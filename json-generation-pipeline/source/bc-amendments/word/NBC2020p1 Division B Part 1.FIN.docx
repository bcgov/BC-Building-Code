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4BF02" w14:textId="2A1A2371" w:rsidR="00776CBC" w:rsidRDefault="00776CBC" w:rsidP="00135AFF">
      <w:pPr>
        <w:pStyle w:val="01Part"/>
        <w:rPr>
          <w:rFonts w:eastAsia="HelveticaLTPro-Black"/>
          <w:lang w:val="en-CA"/>
        </w:rPr>
      </w:pPr>
      <w:r>
        <w:rPr>
          <w:rFonts w:eastAsia="HelveticaLTPro-Black"/>
          <w:lang w:val="en-CA"/>
        </w:rPr>
        <w:t>Part 1</w:t>
      </w:r>
    </w:p>
    <w:p w14:paraId="65B0B3D3" w14:textId="77777777" w:rsidR="00AC10E8" w:rsidRDefault="00776CBC" w:rsidP="00135AFF">
      <w:pPr>
        <w:pStyle w:val="01Part"/>
        <w:rPr>
          <w:rFonts w:eastAsia="HelveticaLTPro-Black"/>
          <w:lang w:val="en-CA"/>
        </w:rPr>
      </w:pPr>
      <w:r>
        <w:rPr>
          <w:rFonts w:eastAsia="HelveticaLTPro-Black"/>
          <w:lang w:val="en-CA"/>
        </w:rPr>
        <w:t>General</w:t>
      </w:r>
    </w:p>
    <w:p w14:paraId="46EF887C" w14:textId="77777777" w:rsidR="00776CBC" w:rsidRPr="00B620DB" w:rsidRDefault="00776CBC" w:rsidP="00135AFF">
      <w:pPr>
        <w:pStyle w:val="02Section"/>
      </w:pPr>
      <w:r w:rsidRPr="00B620DB">
        <w:t>Section  1.1.   General</w:t>
      </w:r>
    </w:p>
    <w:p w14:paraId="6E53C6EC" w14:textId="77777777" w:rsidR="00776CBC" w:rsidRPr="00B620DB" w:rsidRDefault="00776CBC" w:rsidP="00135AFF">
      <w:pPr>
        <w:pStyle w:val="03Subsection"/>
      </w:pPr>
      <w:bookmarkStart w:id="1" w:name="a55309"/>
      <w:bookmarkStart w:id="2" w:name="a55310"/>
      <w:bookmarkStart w:id="3" w:name="ep001021.1.1"/>
      <w:bookmarkEnd w:id="1"/>
      <w:bookmarkEnd w:id="2"/>
      <w:bookmarkEnd w:id="3"/>
      <w:r w:rsidRPr="00B620DB">
        <w:t>1.1.1. Application</w:t>
      </w:r>
      <w:bookmarkStart w:id="4" w:name="a55312"/>
      <w:bookmarkEnd w:id="4"/>
    </w:p>
    <w:p w14:paraId="1F034FAF" w14:textId="77777777" w:rsidR="00776CBC" w:rsidRPr="00B620DB" w:rsidRDefault="00776CBC" w:rsidP="00135AFF">
      <w:pPr>
        <w:pStyle w:val="04Article"/>
      </w:pPr>
      <w:bookmarkStart w:id="5" w:name="a55592"/>
      <w:bookmarkStart w:id="6" w:name="ea004150"/>
      <w:bookmarkEnd w:id="5"/>
      <w:bookmarkEnd w:id="6"/>
      <w:r w:rsidRPr="00B620DB">
        <w:rPr>
          <w:rStyle w:val="f101"/>
        </w:rPr>
        <w:t>1.1.1.1. Application</w:t>
      </w:r>
    </w:p>
    <w:p w14:paraId="5D14C177" w14:textId="77777777" w:rsidR="00776CBC" w:rsidRPr="00B620DB" w:rsidRDefault="00776CBC" w:rsidP="00776CBC">
      <w:pPr>
        <w:pStyle w:val="05Sentence"/>
      </w:pPr>
      <w:bookmarkStart w:id="7" w:name="a55601"/>
      <w:bookmarkStart w:id="8" w:name="es007243"/>
      <w:bookmarkEnd w:id="7"/>
      <w:bookmarkEnd w:id="8"/>
      <w:r w:rsidRPr="00B620DB">
        <w:rPr>
          <w:rStyle w:val="f101"/>
        </w:rPr>
        <w:t xml:space="preserve">1)   This Part applies to all </w:t>
      </w:r>
      <w:hyperlink r:id="rId8" w:history="1">
        <w:r w:rsidRPr="00B620DB">
          <w:rPr>
            <w:rStyle w:val="Hyperlink"/>
            <w:i/>
            <w:iCs/>
            <w:color w:val="auto"/>
            <w:u w:val="none"/>
          </w:rPr>
          <w:t>buildings</w:t>
        </w:r>
      </w:hyperlink>
      <w:r w:rsidRPr="00B620DB">
        <w:rPr>
          <w:rStyle w:val="f101"/>
        </w:rPr>
        <w:t xml:space="preserve"> covered in this Code. (See </w:t>
      </w:r>
      <w:hyperlink r:id="rId9" w:anchor="ea004131" w:history="1">
        <w:r w:rsidRPr="00B620DB">
          <w:rPr>
            <w:rStyle w:val="Hyperlink"/>
            <w:color w:val="auto"/>
            <w:u w:val="none"/>
          </w:rPr>
          <w:t>Article</w:t>
        </w:r>
      </w:hyperlink>
      <w:hyperlink r:id="rId10" w:anchor="ea004131" w:history="1">
        <w:r w:rsidRPr="00B620DB">
          <w:rPr>
            <w:rStyle w:val="Hyperlink"/>
            <w:color w:val="auto"/>
            <w:u w:val="none"/>
          </w:rPr>
          <w:t> </w:t>
        </w:r>
      </w:hyperlink>
      <w:hyperlink r:id="rId11" w:anchor="ea004131" w:history="1">
        <w:r w:rsidRPr="00B620DB">
          <w:rPr>
            <w:rStyle w:val="Hyperlink"/>
            <w:color w:val="auto"/>
            <w:u w:val="none"/>
          </w:rPr>
          <w:t>1.1.1.1.</w:t>
        </w:r>
      </w:hyperlink>
      <w:r w:rsidRPr="00B620DB">
        <w:rPr>
          <w:rStyle w:val="f101"/>
        </w:rPr>
        <w:t> of Division </w:t>
      </w:r>
      <w:hyperlink r:id="rId12" w:anchor="ea004131" w:history="1">
        <w:r w:rsidRPr="00B620DB">
          <w:rPr>
            <w:rStyle w:val="Hyperlink"/>
            <w:color w:val="auto"/>
            <w:u w:val="none"/>
          </w:rPr>
          <w:t>A</w:t>
        </w:r>
      </w:hyperlink>
      <w:r w:rsidRPr="00B620DB">
        <w:rPr>
          <w:rStyle w:val="f101"/>
        </w:rPr>
        <w:t>.)</w:t>
      </w:r>
      <w:bookmarkStart w:id="9" w:name="a55817"/>
      <w:bookmarkStart w:id="10" w:name="a55599"/>
      <w:bookmarkStart w:id="11" w:name="a55314"/>
      <w:bookmarkEnd w:id="9"/>
      <w:bookmarkEnd w:id="10"/>
      <w:bookmarkEnd w:id="11"/>
    </w:p>
    <w:p w14:paraId="004EEAB8" w14:textId="77777777" w:rsidR="00776CBC" w:rsidRPr="00B620DB" w:rsidRDefault="00776CBC" w:rsidP="00135AFF">
      <w:pPr>
        <w:pStyle w:val="03Subsection"/>
      </w:pPr>
      <w:bookmarkStart w:id="12" w:name="a55315"/>
      <w:bookmarkStart w:id="13" w:name="a55316"/>
      <w:bookmarkStart w:id="14" w:name="ep001021.1.2"/>
      <w:bookmarkEnd w:id="12"/>
      <w:bookmarkEnd w:id="13"/>
      <w:bookmarkEnd w:id="14"/>
      <w:r w:rsidRPr="00B620DB">
        <w:t>1.1.2. Objectives and Functional Statements</w:t>
      </w:r>
      <w:bookmarkStart w:id="15" w:name="a55318"/>
      <w:bookmarkEnd w:id="15"/>
    </w:p>
    <w:p w14:paraId="6E8F4B50" w14:textId="77777777" w:rsidR="00776CBC" w:rsidRPr="00B620DB" w:rsidRDefault="00776CBC" w:rsidP="00135AFF">
      <w:pPr>
        <w:pStyle w:val="04Article"/>
      </w:pPr>
      <w:bookmarkStart w:id="16" w:name="a55819"/>
      <w:bookmarkStart w:id="17" w:name="ea004151"/>
      <w:bookmarkEnd w:id="16"/>
      <w:bookmarkEnd w:id="17"/>
      <w:r w:rsidRPr="00B620DB">
        <w:rPr>
          <w:rStyle w:val="f101"/>
        </w:rPr>
        <w:t>1.1.2.1. Attributions to Acceptable Solutions</w:t>
      </w:r>
    </w:p>
    <w:p w14:paraId="0A493E4B" w14:textId="73D17327" w:rsidR="00776CBC" w:rsidRPr="00B620DB" w:rsidRDefault="00776CBC" w:rsidP="00776CBC">
      <w:pPr>
        <w:pStyle w:val="05Sentence"/>
      </w:pPr>
      <w:bookmarkStart w:id="18" w:name="a55826"/>
      <w:bookmarkStart w:id="19" w:name="es007244"/>
      <w:bookmarkEnd w:id="18"/>
      <w:bookmarkEnd w:id="19"/>
      <w:r w:rsidRPr="00B620DB">
        <w:rPr>
          <w:rStyle w:val="f101"/>
        </w:rPr>
        <w:t xml:space="preserve">1)   For the purpose of compliance with this Code as required in </w:t>
      </w:r>
      <w:hyperlink r:id="rId13" w:anchor="es007221b" w:history="1">
        <w:r w:rsidRPr="00B620DB">
          <w:rPr>
            <w:rStyle w:val="Hyperlink"/>
            <w:color w:val="auto"/>
            <w:u w:val="none"/>
          </w:rPr>
          <w:t>Clause</w:t>
        </w:r>
      </w:hyperlink>
      <w:hyperlink r:id="rId14" w:anchor="es007221b" w:history="1">
        <w:r w:rsidRPr="00B620DB">
          <w:rPr>
            <w:rStyle w:val="Hyperlink"/>
            <w:color w:val="auto"/>
            <w:u w:val="none"/>
          </w:rPr>
          <w:t> </w:t>
        </w:r>
      </w:hyperlink>
      <w:hyperlink r:id="rId15" w:anchor="es007221b" w:history="1">
        <w:r w:rsidRPr="00B620DB">
          <w:rPr>
            <w:rStyle w:val="Hyperlink"/>
            <w:color w:val="auto"/>
            <w:u w:val="none"/>
          </w:rPr>
          <w:t>1.2.1.1.(1)(b)</w:t>
        </w:r>
      </w:hyperlink>
      <w:r w:rsidRPr="00B620DB">
        <w:rPr>
          <w:rStyle w:val="f101"/>
        </w:rPr>
        <w:t> of Division </w:t>
      </w:r>
      <w:hyperlink r:id="rId16" w:anchor="es007221b" w:history="1">
        <w:r w:rsidRPr="00B620DB">
          <w:rPr>
            <w:rStyle w:val="Hyperlink"/>
            <w:color w:val="auto"/>
            <w:u w:val="none"/>
          </w:rPr>
          <w:t>A</w:t>
        </w:r>
      </w:hyperlink>
      <w:r w:rsidRPr="00B620DB">
        <w:rPr>
          <w:rStyle w:val="f101"/>
        </w:rPr>
        <w:t>, the objectives and functional statements attributed to the acceptable solutions in Division B shall be the objectives and functional statements identified in Sections </w:t>
      </w:r>
      <w:hyperlink r:id="rId17" w:anchor="ep001022.5" w:history="1">
        <w:r w:rsidRPr="00B620DB">
          <w:rPr>
            <w:rStyle w:val="Hyperlink"/>
            <w:color w:val="auto"/>
            <w:u w:val="none"/>
          </w:rPr>
          <w:t>2.5.</w:t>
        </w:r>
      </w:hyperlink>
      <w:r w:rsidRPr="00B620DB">
        <w:rPr>
          <w:rStyle w:val="f101"/>
        </w:rPr>
        <w:t>, </w:t>
      </w:r>
      <w:hyperlink r:id="rId18" w:anchor="ep001023.9" w:history="1">
        <w:r w:rsidRPr="00B620DB">
          <w:rPr>
            <w:rStyle w:val="Hyperlink"/>
            <w:color w:val="auto"/>
            <w:u w:val="none"/>
          </w:rPr>
          <w:t>3.10.</w:t>
        </w:r>
      </w:hyperlink>
      <w:r w:rsidRPr="00B620DB">
        <w:rPr>
          <w:rStyle w:val="f101"/>
        </w:rPr>
        <w:t>, </w:t>
      </w:r>
      <w:hyperlink r:id="rId19" w:anchor="ep001024.5" w:history="1">
        <w:r w:rsidRPr="00B620DB">
          <w:rPr>
            <w:rStyle w:val="Hyperlink"/>
            <w:color w:val="auto"/>
            <w:u w:val="none"/>
          </w:rPr>
          <w:t>4.5.</w:t>
        </w:r>
      </w:hyperlink>
      <w:r w:rsidRPr="00B620DB">
        <w:rPr>
          <w:rStyle w:val="f101"/>
        </w:rPr>
        <w:t>, </w:t>
      </w:r>
      <w:hyperlink r:id="rId20" w:anchor="ep001025.11" w:history="1">
        <w:r w:rsidRPr="00B620DB">
          <w:rPr>
            <w:rStyle w:val="Hyperlink"/>
            <w:color w:val="auto"/>
            <w:u w:val="none"/>
          </w:rPr>
          <w:t>5.10.</w:t>
        </w:r>
      </w:hyperlink>
      <w:r w:rsidRPr="00B620DB">
        <w:rPr>
          <w:rStyle w:val="f101"/>
        </w:rPr>
        <w:t>, </w:t>
      </w:r>
      <w:hyperlink r:id="rId21" w:anchor="ep001026.10" w:history="1">
        <w:r w:rsidRPr="00B620DB">
          <w:rPr>
            <w:rStyle w:val="Hyperlink"/>
            <w:color w:val="auto"/>
            <w:u w:val="none"/>
          </w:rPr>
          <w:t>6.10.</w:t>
        </w:r>
      </w:hyperlink>
      <w:r w:rsidRPr="00B620DB">
        <w:rPr>
          <w:rStyle w:val="f101"/>
        </w:rPr>
        <w:t>, </w:t>
      </w:r>
      <w:hyperlink r:id="rId22" w:anchor="ep001027.2" w:history="1">
        <w:r w:rsidRPr="00B620DB">
          <w:rPr>
            <w:rStyle w:val="Hyperlink"/>
            <w:color w:val="auto"/>
            <w:u w:val="none"/>
          </w:rPr>
          <w:t>7.2.</w:t>
        </w:r>
      </w:hyperlink>
      <w:r w:rsidRPr="00B620DB">
        <w:rPr>
          <w:rStyle w:val="f101"/>
        </w:rPr>
        <w:t>, </w:t>
      </w:r>
      <w:hyperlink r:id="rId23" w:anchor="ep001028.3" w:history="1">
        <w:r w:rsidRPr="00B620DB">
          <w:rPr>
            <w:rStyle w:val="Hyperlink"/>
            <w:color w:val="auto"/>
            <w:u w:val="none"/>
          </w:rPr>
          <w:t>8.3.</w:t>
        </w:r>
      </w:hyperlink>
      <w:ins w:id="20" w:author="Dang, Tommy OHCS:EX" w:date="2023-04-05T11:51:00Z">
        <w:r w:rsidR="000F62BF">
          <w:rPr>
            <w:rStyle w:val="f101"/>
          </w:rPr>
          <w:t xml:space="preserve">, </w:t>
        </w:r>
        <w:r w:rsidR="000F62BF">
          <w:fldChar w:fldCharType="begin"/>
        </w:r>
        <w:r w:rsidR="000F62BF">
          <w:instrText>HYPERLINK "file:///E:\\_2005-201X_Codes_Guides\\HTML_DOCX\\_WORD_source\\NBC2020p1\\nbc2020.htm" \l "ep001029.36"</w:instrText>
        </w:r>
        <w:r w:rsidR="000F62BF">
          <w:fldChar w:fldCharType="separate"/>
        </w:r>
        <w:r w:rsidR="000F62BF" w:rsidRPr="00B620DB">
          <w:rPr>
            <w:rStyle w:val="Hyperlink"/>
            <w:color w:val="auto"/>
            <w:u w:val="none"/>
          </w:rPr>
          <w:t>9.3</w:t>
        </w:r>
      </w:ins>
      <w:ins w:id="21" w:author="Chase, Andy HOUS:EX" w:date="2023-08-24T11:00:00Z">
        <w:r w:rsidR="002E3B31">
          <w:rPr>
            <w:rStyle w:val="Hyperlink"/>
            <w:color w:val="auto"/>
            <w:u w:val="none"/>
          </w:rPr>
          <w:t>8</w:t>
        </w:r>
      </w:ins>
      <w:ins w:id="22" w:author="Dang, Tommy OHCS:EX" w:date="2023-04-05T11:51:00Z">
        <w:r w:rsidR="000F62BF">
          <w:rPr>
            <w:rStyle w:val="Hyperlink"/>
            <w:color w:val="auto"/>
            <w:u w:val="none"/>
          </w:rPr>
          <w:t>,</w:t>
        </w:r>
        <w:r w:rsidR="000F62BF">
          <w:rPr>
            <w:rStyle w:val="Hyperlink"/>
            <w:color w:val="auto"/>
            <w:u w:val="none"/>
          </w:rPr>
          <w:fldChar w:fldCharType="end"/>
        </w:r>
        <w:r w:rsidR="000F62BF">
          <w:rPr>
            <w:rStyle w:val="Hyperlink"/>
            <w:color w:val="auto"/>
            <w:u w:val="none"/>
          </w:rPr>
          <w:t xml:space="preserve"> and 10.</w:t>
        </w:r>
      </w:ins>
      <w:ins w:id="23" w:author="Chase, Andy HOUS:EX" w:date="2023-08-24T10:57:00Z">
        <w:r w:rsidR="002E3B31">
          <w:rPr>
            <w:rStyle w:val="Hyperlink"/>
            <w:color w:val="auto"/>
            <w:u w:val="none"/>
          </w:rPr>
          <w:t>4</w:t>
        </w:r>
      </w:ins>
      <w:ins w:id="24" w:author="Dang, Tommy OHCS:EX" w:date="2023-04-05T11:51:00Z">
        <w:r w:rsidR="000F62BF">
          <w:rPr>
            <w:rStyle w:val="Hyperlink"/>
            <w:color w:val="auto"/>
            <w:u w:val="none"/>
          </w:rPr>
          <w:t>.</w:t>
        </w:r>
      </w:ins>
      <w:r w:rsidRPr="00B620DB">
        <w:rPr>
          <w:rStyle w:val="f101"/>
        </w:rPr>
        <w:t xml:space="preserve"> (See </w:t>
      </w:r>
      <w:hyperlink r:id="rId24" w:anchor="en001281" w:history="1">
        <w:r w:rsidRPr="00B620DB">
          <w:rPr>
            <w:rStyle w:val="Hyperlink"/>
            <w:color w:val="auto"/>
            <w:u w:val="none"/>
          </w:rPr>
          <w:t>Note</w:t>
        </w:r>
      </w:hyperlink>
      <w:hyperlink r:id="rId25" w:anchor="en001281" w:history="1">
        <w:r w:rsidRPr="00B620DB">
          <w:rPr>
            <w:rStyle w:val="Hyperlink"/>
            <w:color w:val="auto"/>
            <w:u w:val="none"/>
          </w:rPr>
          <w:t> </w:t>
        </w:r>
      </w:hyperlink>
      <w:hyperlink r:id="rId26" w:anchor="en001281" w:history="1">
        <w:r w:rsidRPr="00B620DB">
          <w:rPr>
            <w:rStyle w:val="Hyperlink"/>
            <w:color w:val="auto"/>
            <w:u w:val="none"/>
          </w:rPr>
          <w:t>A-1.1.2.1.(1)</w:t>
        </w:r>
      </w:hyperlink>
      <w:r w:rsidRPr="00B620DB">
        <w:rPr>
          <w:rStyle w:val="f101"/>
        </w:rPr>
        <w:t>.)</w:t>
      </w:r>
      <w:bookmarkStart w:id="25" w:name="a55848"/>
      <w:bookmarkStart w:id="26" w:name="a55824"/>
      <w:bookmarkStart w:id="27" w:name="a55320"/>
      <w:bookmarkEnd w:id="25"/>
      <w:bookmarkEnd w:id="26"/>
      <w:bookmarkEnd w:id="27"/>
    </w:p>
    <w:p w14:paraId="36E77945" w14:textId="77777777" w:rsidR="00776CBC" w:rsidRPr="00B620DB" w:rsidRDefault="00776CBC" w:rsidP="00135AFF">
      <w:pPr>
        <w:pStyle w:val="03Subsection"/>
      </w:pPr>
      <w:bookmarkStart w:id="28" w:name="a55321"/>
      <w:bookmarkStart w:id="29" w:name="a55322"/>
      <w:bookmarkStart w:id="30" w:name="ep001021.1.3"/>
      <w:bookmarkEnd w:id="28"/>
      <w:bookmarkEnd w:id="29"/>
      <w:bookmarkEnd w:id="30"/>
      <w:r w:rsidRPr="00B620DB">
        <w:t>1.1.3. Climatic and Seismic Data</w:t>
      </w:r>
      <w:bookmarkStart w:id="31" w:name="a55324"/>
      <w:bookmarkEnd w:id="31"/>
    </w:p>
    <w:p w14:paraId="6924247B" w14:textId="77777777" w:rsidR="00776CBC" w:rsidRPr="00B620DB" w:rsidRDefault="00776CBC" w:rsidP="00135AFF">
      <w:pPr>
        <w:pStyle w:val="04Article"/>
      </w:pPr>
      <w:bookmarkStart w:id="32" w:name="a55850"/>
      <w:bookmarkStart w:id="33" w:name="ea000113"/>
      <w:bookmarkEnd w:id="32"/>
      <w:bookmarkEnd w:id="33"/>
      <w:r w:rsidRPr="00B620DB">
        <w:rPr>
          <w:rStyle w:val="f101"/>
        </w:rPr>
        <w:t>1.1.3.1. Climatic and Seismic Values</w:t>
      </w:r>
    </w:p>
    <w:p w14:paraId="2A986969" w14:textId="494A54D5" w:rsidR="00776CBC" w:rsidRPr="00B620DB" w:rsidRDefault="00776CBC" w:rsidP="00776CBC">
      <w:pPr>
        <w:pStyle w:val="05Sentence"/>
      </w:pPr>
      <w:bookmarkStart w:id="34" w:name="a56074"/>
      <w:bookmarkStart w:id="35" w:name="es000114"/>
      <w:bookmarkEnd w:id="34"/>
      <w:bookmarkEnd w:id="35"/>
      <w:r w:rsidRPr="00B620DB">
        <w:rPr>
          <w:rStyle w:val="f101"/>
        </w:rPr>
        <w:t>1)   Except as provided in Sentences </w:t>
      </w:r>
      <w:hyperlink r:id="rId27" w:anchor="es008971" w:history="1">
        <w:r w:rsidRPr="00B620DB">
          <w:rPr>
            <w:rStyle w:val="Hyperlink"/>
            <w:color w:val="auto"/>
            <w:u w:val="none"/>
          </w:rPr>
          <w:t>(2)</w:t>
        </w:r>
      </w:hyperlink>
      <w:r w:rsidRPr="00B620DB">
        <w:rPr>
          <w:rStyle w:val="f101"/>
        </w:rPr>
        <w:t xml:space="preserve"> and </w:t>
      </w:r>
      <w:hyperlink r:id="rId28" w:anchor="es008969" w:history="1">
        <w:r w:rsidRPr="00B620DB">
          <w:rPr>
            <w:rStyle w:val="Hyperlink"/>
            <w:color w:val="auto"/>
            <w:u w:val="none"/>
          </w:rPr>
          <w:t>(4)</w:t>
        </w:r>
      </w:hyperlink>
      <w:ins w:id="36" w:author="Dang, Tommy HOUS:EX" w:date="2023-06-15T10:33:00Z">
        <w:r w:rsidR="00B41451">
          <w:rPr>
            <w:rStyle w:val="Hyperlink"/>
            <w:color w:val="auto"/>
            <w:u w:val="none"/>
          </w:rPr>
          <w:t xml:space="preserve"> and as </w:t>
        </w:r>
      </w:ins>
      <w:ins w:id="37" w:author="Dang, Tommy HOUS:EX" w:date="2023-06-15T10:38:00Z">
        <w:r w:rsidR="00B41451">
          <w:rPr>
            <w:rStyle w:val="Hyperlink"/>
            <w:color w:val="auto"/>
            <w:u w:val="none"/>
          </w:rPr>
          <w:t>required by Sentence 9.7.4.3.(2)</w:t>
        </w:r>
      </w:ins>
      <w:r w:rsidRPr="00B620DB">
        <w:rPr>
          <w:rStyle w:val="f101"/>
        </w:rPr>
        <w:t xml:space="preserve">, the climatic and seismic values required for the design of </w:t>
      </w:r>
      <w:hyperlink r:id="rId29" w:history="1">
        <w:r w:rsidRPr="00B620DB">
          <w:rPr>
            <w:rStyle w:val="Hyperlink"/>
            <w:i/>
            <w:iCs/>
            <w:color w:val="auto"/>
            <w:u w:val="none"/>
          </w:rPr>
          <w:t>buildings</w:t>
        </w:r>
      </w:hyperlink>
      <w:r w:rsidRPr="00B620DB">
        <w:rPr>
          <w:rStyle w:val="f101"/>
        </w:rPr>
        <w:t xml:space="preserve"> under this Code shall be in conformance with the values established by the </w:t>
      </w:r>
      <w:hyperlink r:id="rId30" w:history="1">
        <w:r w:rsidRPr="00B620DB">
          <w:rPr>
            <w:rStyle w:val="Hyperlink"/>
            <w:i/>
            <w:iCs/>
            <w:color w:val="auto"/>
            <w:u w:val="none"/>
          </w:rPr>
          <w:t>authority having jurisdiction</w:t>
        </w:r>
      </w:hyperlink>
      <w:r w:rsidRPr="00B620DB">
        <w:rPr>
          <w:rStyle w:val="f101"/>
        </w:rPr>
        <w:t xml:space="preserve">. </w:t>
      </w:r>
      <w:bookmarkStart w:id="38" w:name="a56096"/>
      <w:bookmarkEnd w:id="38"/>
    </w:p>
    <w:p w14:paraId="3410BC1C" w14:textId="77777777" w:rsidR="00776CBC" w:rsidRPr="00B620DB" w:rsidRDefault="00776CBC" w:rsidP="00776CBC">
      <w:pPr>
        <w:pStyle w:val="05Sentence"/>
      </w:pPr>
      <w:bookmarkStart w:id="39" w:name="a56098"/>
      <w:bookmarkStart w:id="40" w:name="es008971"/>
      <w:bookmarkEnd w:id="39"/>
      <w:bookmarkEnd w:id="40"/>
      <w:r w:rsidRPr="00B620DB">
        <w:rPr>
          <w:rStyle w:val="f101"/>
        </w:rPr>
        <w:t xml:space="preserve">2)   Where they have not been established by the </w:t>
      </w:r>
      <w:hyperlink r:id="rId31" w:history="1">
        <w:r w:rsidRPr="00B620DB">
          <w:rPr>
            <w:rStyle w:val="Hyperlink"/>
            <w:i/>
            <w:iCs/>
            <w:color w:val="auto"/>
            <w:u w:val="none"/>
          </w:rPr>
          <w:t>authority having jurisdiction</w:t>
        </w:r>
      </w:hyperlink>
      <w:r w:rsidRPr="00B620DB">
        <w:rPr>
          <w:rStyle w:val="f101"/>
        </w:rPr>
        <w:t xml:space="preserve">, the climatic values required for the design of </w:t>
      </w:r>
      <w:hyperlink r:id="rId32" w:history="1">
        <w:r w:rsidRPr="00B620DB">
          <w:rPr>
            <w:rStyle w:val="Hyperlink"/>
            <w:i/>
            <w:iCs/>
            <w:color w:val="auto"/>
            <w:u w:val="none"/>
          </w:rPr>
          <w:t>buildings</w:t>
        </w:r>
      </w:hyperlink>
      <w:r w:rsidRPr="00B620DB">
        <w:rPr>
          <w:rStyle w:val="f101"/>
        </w:rPr>
        <w:t xml:space="preserve"> shall be in conformance with </w:t>
      </w:r>
      <w:hyperlink r:id="rId33" w:anchor="es000115" w:history="1">
        <w:r w:rsidRPr="00B620DB">
          <w:rPr>
            <w:rStyle w:val="Hyperlink"/>
            <w:color w:val="auto"/>
            <w:u w:val="none"/>
          </w:rPr>
          <w:t>Sentence</w:t>
        </w:r>
      </w:hyperlink>
      <w:hyperlink r:id="rId34" w:anchor="es000115" w:history="1">
        <w:r w:rsidRPr="00B620DB">
          <w:rPr>
            <w:rStyle w:val="Hyperlink"/>
            <w:color w:val="auto"/>
            <w:u w:val="none"/>
          </w:rPr>
          <w:t> </w:t>
        </w:r>
      </w:hyperlink>
      <w:hyperlink r:id="rId35" w:anchor="es000115" w:history="1">
        <w:r w:rsidRPr="00B620DB">
          <w:rPr>
            <w:rStyle w:val="Hyperlink"/>
            <w:color w:val="auto"/>
            <w:u w:val="none"/>
          </w:rPr>
          <w:t>(3)</w:t>
        </w:r>
      </w:hyperlink>
      <w:r w:rsidRPr="00B620DB">
        <w:rPr>
          <w:rStyle w:val="f101"/>
        </w:rPr>
        <w:t xml:space="preserve"> and the values listed in </w:t>
      </w:r>
      <w:hyperlink r:id="rId36" w:anchor="ex000108" w:history="1">
        <w:r w:rsidRPr="00B620DB">
          <w:rPr>
            <w:rStyle w:val="Hyperlink"/>
            <w:color w:val="auto"/>
            <w:u w:val="none"/>
          </w:rPr>
          <w:t>Appendix</w:t>
        </w:r>
      </w:hyperlink>
      <w:hyperlink r:id="rId37" w:anchor="ex000108" w:history="1">
        <w:r w:rsidRPr="00B620DB">
          <w:rPr>
            <w:rStyle w:val="Hyperlink"/>
            <w:color w:val="auto"/>
            <w:u w:val="none"/>
          </w:rPr>
          <w:t> </w:t>
        </w:r>
      </w:hyperlink>
      <w:hyperlink r:id="rId38" w:anchor="ex000108" w:history="1">
        <w:r w:rsidRPr="00B620DB">
          <w:rPr>
            <w:rStyle w:val="Hyperlink"/>
            <w:color w:val="auto"/>
            <w:u w:val="none"/>
          </w:rPr>
          <w:t>C</w:t>
        </w:r>
      </w:hyperlink>
      <w:r w:rsidRPr="00B620DB">
        <w:rPr>
          <w:rStyle w:val="f101"/>
        </w:rPr>
        <w:t xml:space="preserve">. (See </w:t>
      </w:r>
      <w:hyperlink r:id="rId39" w:anchor="en000012" w:history="1">
        <w:r w:rsidRPr="00B620DB">
          <w:rPr>
            <w:rStyle w:val="Hyperlink"/>
            <w:color w:val="auto"/>
            <w:u w:val="none"/>
          </w:rPr>
          <w:t>Note</w:t>
        </w:r>
      </w:hyperlink>
      <w:hyperlink r:id="rId40" w:anchor="en000012" w:history="1">
        <w:r w:rsidRPr="00B620DB">
          <w:rPr>
            <w:rStyle w:val="Hyperlink"/>
            <w:color w:val="auto"/>
            <w:u w:val="none"/>
          </w:rPr>
          <w:t> </w:t>
        </w:r>
      </w:hyperlink>
      <w:hyperlink r:id="rId41" w:anchor="en000012" w:history="1">
        <w:r w:rsidRPr="00B620DB">
          <w:rPr>
            <w:rStyle w:val="Hyperlink"/>
            <w:color w:val="auto"/>
            <w:u w:val="none"/>
          </w:rPr>
          <w:t>A-1.1.3.1.(2)</w:t>
        </w:r>
      </w:hyperlink>
      <w:r w:rsidRPr="00B620DB">
        <w:rPr>
          <w:rStyle w:val="f101"/>
        </w:rPr>
        <w:t>.)</w:t>
      </w:r>
      <w:bookmarkStart w:id="41" w:name="a56327"/>
      <w:bookmarkEnd w:id="41"/>
    </w:p>
    <w:p w14:paraId="010D4548" w14:textId="77777777" w:rsidR="00776CBC" w:rsidRPr="00B620DB" w:rsidRDefault="00776CBC" w:rsidP="00776CBC">
      <w:pPr>
        <w:pStyle w:val="05Sentence"/>
      </w:pPr>
      <w:bookmarkStart w:id="42" w:name="a56329"/>
      <w:bookmarkStart w:id="43" w:name="es000115"/>
      <w:bookmarkEnd w:id="42"/>
      <w:bookmarkEnd w:id="43"/>
      <w:r w:rsidRPr="00B620DB">
        <w:rPr>
          <w:rStyle w:val="f101"/>
        </w:rPr>
        <w:t xml:space="preserve">3)   The outside winter design temperatures determined from </w:t>
      </w:r>
      <w:hyperlink r:id="rId42" w:anchor="ex000108" w:history="1">
        <w:r w:rsidRPr="00B620DB">
          <w:rPr>
            <w:rStyle w:val="Hyperlink"/>
            <w:color w:val="auto"/>
            <w:u w:val="none"/>
          </w:rPr>
          <w:t>Appendix</w:t>
        </w:r>
      </w:hyperlink>
      <w:hyperlink r:id="rId43" w:anchor="ex000108" w:history="1">
        <w:r w:rsidRPr="00B620DB">
          <w:rPr>
            <w:rStyle w:val="Hyperlink"/>
            <w:color w:val="auto"/>
            <w:u w:val="none"/>
          </w:rPr>
          <w:t> </w:t>
        </w:r>
      </w:hyperlink>
      <w:hyperlink r:id="rId44" w:anchor="ex000108" w:history="1">
        <w:r w:rsidRPr="00B620DB">
          <w:rPr>
            <w:rStyle w:val="Hyperlink"/>
            <w:color w:val="auto"/>
            <w:u w:val="none"/>
          </w:rPr>
          <w:t>C</w:t>
        </w:r>
      </w:hyperlink>
      <w:r w:rsidRPr="00B620DB">
        <w:rPr>
          <w:rStyle w:val="f101"/>
        </w:rPr>
        <w:t xml:space="preserve"> shall be those listed for the January 2.5% values. (See </w:t>
      </w:r>
      <w:hyperlink r:id="rId45" w:anchor="en000013" w:history="1">
        <w:r w:rsidRPr="00B620DB">
          <w:rPr>
            <w:rStyle w:val="Hyperlink"/>
            <w:color w:val="auto"/>
            <w:u w:val="none"/>
          </w:rPr>
          <w:t>Note</w:t>
        </w:r>
      </w:hyperlink>
      <w:hyperlink r:id="rId46" w:anchor="en000013" w:history="1">
        <w:r w:rsidRPr="00B620DB">
          <w:rPr>
            <w:rStyle w:val="Hyperlink"/>
            <w:color w:val="auto"/>
            <w:u w:val="none"/>
          </w:rPr>
          <w:t> </w:t>
        </w:r>
      </w:hyperlink>
      <w:hyperlink r:id="rId47" w:anchor="en000013" w:history="1">
        <w:r w:rsidRPr="00B620DB">
          <w:rPr>
            <w:rStyle w:val="Hyperlink"/>
            <w:color w:val="auto"/>
            <w:u w:val="none"/>
          </w:rPr>
          <w:t>A-1.1.3.1.(3)</w:t>
        </w:r>
      </w:hyperlink>
      <w:r w:rsidRPr="00B620DB">
        <w:rPr>
          <w:rStyle w:val="f101"/>
        </w:rPr>
        <w:t>.)</w:t>
      </w:r>
      <w:bookmarkStart w:id="44" w:name="a56341"/>
      <w:bookmarkEnd w:id="44"/>
    </w:p>
    <w:p w14:paraId="75279D17" w14:textId="77777777" w:rsidR="00776CBC" w:rsidRDefault="00776CBC" w:rsidP="00776CBC">
      <w:pPr>
        <w:pStyle w:val="05Sentence"/>
        <w:rPr>
          <w:ins w:id="45" w:author="Watt, Stephen HOUS:EX" w:date="2023-05-31T15:02:00Z"/>
          <w:rStyle w:val="f101"/>
        </w:rPr>
      </w:pPr>
      <w:bookmarkStart w:id="46" w:name="a56343"/>
      <w:bookmarkStart w:id="47" w:name="es008969"/>
      <w:bookmarkEnd w:id="46"/>
      <w:bookmarkEnd w:id="47"/>
      <w:r w:rsidRPr="00B620DB">
        <w:rPr>
          <w:rStyle w:val="f101"/>
        </w:rPr>
        <w:t>4)</w:t>
      </w:r>
      <w:bookmarkStart w:id="48" w:name="_Hlk136437785"/>
      <w:r w:rsidRPr="00B620DB">
        <w:rPr>
          <w:rStyle w:val="f101"/>
        </w:rPr>
        <w:t>   </w:t>
      </w:r>
      <w:bookmarkEnd w:id="48"/>
      <w:r w:rsidRPr="00B620DB">
        <w:rPr>
          <w:rStyle w:val="f101"/>
        </w:rPr>
        <w:t xml:space="preserve">Where they have not been established by the </w:t>
      </w:r>
      <w:hyperlink r:id="rId48" w:history="1">
        <w:r w:rsidRPr="00B620DB">
          <w:rPr>
            <w:rStyle w:val="Hyperlink"/>
            <w:i/>
            <w:iCs/>
            <w:color w:val="auto"/>
            <w:u w:val="none"/>
          </w:rPr>
          <w:t>authority having jurisdiction</w:t>
        </w:r>
      </w:hyperlink>
      <w:r w:rsidRPr="00B620DB">
        <w:rPr>
          <w:rStyle w:val="f101"/>
        </w:rPr>
        <w:t xml:space="preserve">, the seismic values required for the design of </w:t>
      </w:r>
      <w:hyperlink r:id="rId49" w:history="1">
        <w:r w:rsidRPr="00B620DB">
          <w:rPr>
            <w:rStyle w:val="Hyperlink"/>
            <w:i/>
            <w:iCs/>
            <w:color w:val="auto"/>
            <w:u w:val="none"/>
          </w:rPr>
          <w:t>buildings</w:t>
        </w:r>
      </w:hyperlink>
      <w:r w:rsidRPr="00B620DB">
        <w:rPr>
          <w:rStyle w:val="f101"/>
        </w:rPr>
        <w:t xml:space="preserve"> under Part 4 and Part 9 shall be in conformance with </w:t>
      </w:r>
      <w:hyperlink r:id="rId50" w:anchor="ex000108" w:history="1">
        <w:r w:rsidRPr="00B620DB">
          <w:rPr>
            <w:rStyle w:val="Hyperlink"/>
            <w:color w:val="auto"/>
            <w:u w:val="none"/>
          </w:rPr>
          <w:t>Appendix</w:t>
        </w:r>
      </w:hyperlink>
      <w:hyperlink r:id="rId51" w:anchor="ex000108" w:history="1">
        <w:r w:rsidRPr="00B620DB">
          <w:rPr>
            <w:rStyle w:val="Hyperlink"/>
            <w:color w:val="auto"/>
            <w:u w:val="none"/>
          </w:rPr>
          <w:t> </w:t>
        </w:r>
      </w:hyperlink>
      <w:hyperlink r:id="rId52" w:anchor="ex000108" w:history="1">
        <w:r w:rsidRPr="00B620DB">
          <w:rPr>
            <w:rStyle w:val="Hyperlink"/>
            <w:color w:val="auto"/>
            <w:u w:val="none"/>
          </w:rPr>
          <w:t>C</w:t>
        </w:r>
      </w:hyperlink>
      <w:r w:rsidRPr="00B620DB">
        <w:rPr>
          <w:rStyle w:val="f101"/>
        </w:rPr>
        <w:t xml:space="preserve">. (See </w:t>
      </w:r>
      <w:hyperlink r:id="rId53" w:anchor="en001034" w:history="1">
        <w:r w:rsidRPr="00B620DB">
          <w:rPr>
            <w:rStyle w:val="Hyperlink"/>
            <w:color w:val="auto"/>
            <w:u w:val="none"/>
          </w:rPr>
          <w:t>Note</w:t>
        </w:r>
      </w:hyperlink>
      <w:hyperlink r:id="rId54" w:anchor="en001034" w:history="1">
        <w:r w:rsidRPr="00B620DB">
          <w:rPr>
            <w:rStyle w:val="Hyperlink"/>
            <w:color w:val="auto"/>
            <w:u w:val="none"/>
          </w:rPr>
          <w:t> </w:t>
        </w:r>
      </w:hyperlink>
      <w:hyperlink r:id="rId55" w:anchor="en001034" w:history="1">
        <w:r w:rsidRPr="00B620DB">
          <w:rPr>
            <w:rStyle w:val="Hyperlink"/>
            <w:color w:val="auto"/>
            <w:u w:val="none"/>
          </w:rPr>
          <w:t>A-1.1.3.1.(4)</w:t>
        </w:r>
      </w:hyperlink>
      <w:r w:rsidRPr="00B620DB">
        <w:rPr>
          <w:rStyle w:val="f101"/>
        </w:rPr>
        <w:t>.)</w:t>
      </w:r>
      <w:bookmarkStart w:id="49" w:name="a56364"/>
      <w:bookmarkStart w:id="50" w:name="a56072"/>
      <w:bookmarkEnd w:id="49"/>
      <w:bookmarkEnd w:id="50"/>
    </w:p>
    <w:p w14:paraId="1AC63976" w14:textId="09BD8DB3" w:rsidR="00E12787" w:rsidRPr="00B620DB" w:rsidRDefault="00E12787" w:rsidP="00776CBC">
      <w:pPr>
        <w:pStyle w:val="05Sentence"/>
      </w:pPr>
      <w:ins w:id="51" w:author="Watt, Stephen HOUS:EX" w:date="2023-05-31T15:02:00Z">
        <w:r w:rsidRPr="00E12787">
          <w:t>5)</w:t>
        </w:r>
        <w:r w:rsidRPr="00B620DB">
          <w:rPr>
            <w:rStyle w:val="f101"/>
          </w:rPr>
          <w:t>   </w:t>
        </w:r>
        <w:r w:rsidRPr="00E12787">
          <w:t>The outside summer design temperatures determined from Appendix C shall be those listed for the July 2.5% dry values.</w:t>
        </w:r>
      </w:ins>
    </w:p>
    <w:p w14:paraId="0BC27591" w14:textId="77777777" w:rsidR="00776CBC" w:rsidRPr="00B620DB" w:rsidRDefault="00776CBC" w:rsidP="00135AFF">
      <w:pPr>
        <w:pStyle w:val="04Article"/>
      </w:pPr>
      <w:bookmarkStart w:id="52" w:name="a56366"/>
      <w:bookmarkStart w:id="53" w:name="ea000114"/>
      <w:bookmarkEnd w:id="52"/>
      <w:bookmarkEnd w:id="53"/>
      <w:r w:rsidRPr="00B620DB">
        <w:rPr>
          <w:rStyle w:val="f101"/>
        </w:rPr>
        <w:t>1.1.3.2. Depth of Frost Penetration</w:t>
      </w:r>
    </w:p>
    <w:p w14:paraId="3E250495" w14:textId="77777777" w:rsidR="00776CBC" w:rsidRPr="00B620DB" w:rsidRDefault="00776CBC" w:rsidP="00776CBC">
      <w:pPr>
        <w:pStyle w:val="05Sentence"/>
      </w:pPr>
      <w:bookmarkStart w:id="54" w:name="a56579"/>
      <w:bookmarkStart w:id="55" w:name="es000116"/>
      <w:bookmarkEnd w:id="54"/>
      <w:bookmarkEnd w:id="55"/>
      <w:r w:rsidRPr="00B620DB">
        <w:rPr>
          <w:rStyle w:val="f101"/>
        </w:rPr>
        <w:t>1)   Depth of frost penetration shall be established on the basis of local experience.</w:t>
      </w:r>
      <w:bookmarkStart w:id="56" w:name="a56583"/>
      <w:bookmarkStart w:id="57" w:name="a56577"/>
      <w:bookmarkStart w:id="58" w:name="a55327"/>
      <w:bookmarkEnd w:id="56"/>
      <w:bookmarkEnd w:id="57"/>
      <w:bookmarkEnd w:id="58"/>
    </w:p>
    <w:p w14:paraId="2D2D97DB" w14:textId="77777777" w:rsidR="00776CBC" w:rsidRPr="00B620DB" w:rsidRDefault="00776CBC" w:rsidP="00135AFF">
      <w:pPr>
        <w:pStyle w:val="03Subsection"/>
      </w:pPr>
      <w:bookmarkStart w:id="59" w:name="a55328"/>
      <w:bookmarkStart w:id="60" w:name="a55329"/>
      <w:bookmarkStart w:id="61" w:name="ep001021.1.4"/>
      <w:bookmarkEnd w:id="59"/>
      <w:bookmarkEnd w:id="60"/>
      <w:bookmarkEnd w:id="61"/>
      <w:r w:rsidRPr="00B620DB">
        <w:t>1.1.4. Fire Safety Plan</w:t>
      </w:r>
      <w:bookmarkStart w:id="62" w:name="a55331"/>
      <w:bookmarkEnd w:id="62"/>
    </w:p>
    <w:p w14:paraId="49276A39" w14:textId="77777777" w:rsidR="00776CBC" w:rsidRPr="00B620DB" w:rsidRDefault="00776CBC" w:rsidP="00135AFF">
      <w:pPr>
        <w:pStyle w:val="04Article"/>
      </w:pPr>
      <w:bookmarkStart w:id="63" w:name="a56585"/>
      <w:bookmarkStart w:id="64" w:name="ea004934"/>
      <w:bookmarkEnd w:id="63"/>
      <w:bookmarkEnd w:id="64"/>
      <w:r w:rsidRPr="00B620DB">
        <w:rPr>
          <w:rStyle w:val="f101"/>
        </w:rPr>
        <w:t>1.1.4.1. Fire Safety Plan</w:t>
      </w:r>
    </w:p>
    <w:p w14:paraId="0822F95B" w14:textId="234DE1EA" w:rsidR="00776CBC" w:rsidRPr="00B620DB" w:rsidRDefault="00776CBC" w:rsidP="00776CBC">
      <w:pPr>
        <w:pStyle w:val="05Sentence"/>
      </w:pPr>
      <w:bookmarkStart w:id="65" w:name="a56592"/>
      <w:bookmarkStart w:id="66" w:name="es008676"/>
      <w:bookmarkEnd w:id="65"/>
      <w:bookmarkEnd w:id="66"/>
      <w:r w:rsidRPr="00B620DB">
        <w:rPr>
          <w:rStyle w:val="f101"/>
        </w:rPr>
        <w:t xml:space="preserve">1)   Where a fire safety plan is required, it shall conform to Section 2.8. of Division B of the </w:t>
      </w:r>
      <w:ins w:id="67" w:author="Dang, Tommy OHCS:EX" w:date="2023-04-05T12:50:00Z">
        <w:r w:rsidR="00643526">
          <w:rPr>
            <w:rStyle w:val="f101"/>
          </w:rPr>
          <w:t xml:space="preserve"> British Columbia Fire Code</w:t>
        </w:r>
      </w:ins>
      <w:r w:rsidRPr="00B620DB">
        <w:rPr>
          <w:rStyle w:val="f101"/>
        </w:rPr>
        <w:t>.</w:t>
      </w:r>
      <w:bookmarkStart w:id="68" w:name="a56605"/>
      <w:bookmarkStart w:id="69" w:name="a56590"/>
      <w:bookmarkStart w:id="70" w:name="a55333"/>
      <w:bookmarkStart w:id="71" w:name="a55334"/>
      <w:bookmarkEnd w:id="68"/>
      <w:bookmarkEnd w:id="69"/>
      <w:bookmarkEnd w:id="70"/>
      <w:bookmarkEnd w:id="71"/>
    </w:p>
    <w:p w14:paraId="40C4DA12" w14:textId="77777777" w:rsidR="00776CBC" w:rsidRPr="00B620DB" w:rsidRDefault="00776CBC" w:rsidP="00135AFF">
      <w:pPr>
        <w:pStyle w:val="02Section"/>
      </w:pPr>
      <w:bookmarkStart w:id="72" w:name="a55335"/>
      <w:bookmarkStart w:id="73" w:name="ep001021.2"/>
      <w:bookmarkEnd w:id="72"/>
      <w:bookmarkEnd w:id="73"/>
      <w:r w:rsidRPr="00B620DB">
        <w:t>Section  1.2.   Terms and Abbreviations</w:t>
      </w:r>
    </w:p>
    <w:p w14:paraId="5AEEBF5A" w14:textId="77777777" w:rsidR="00776CBC" w:rsidRPr="00B620DB" w:rsidRDefault="00776CBC" w:rsidP="00135AFF">
      <w:pPr>
        <w:pStyle w:val="03Subsection"/>
      </w:pPr>
      <w:bookmarkStart w:id="74" w:name="a55339"/>
      <w:bookmarkStart w:id="75" w:name="a55340"/>
      <w:bookmarkStart w:id="76" w:name="ep001021.2.1"/>
      <w:bookmarkEnd w:id="74"/>
      <w:bookmarkEnd w:id="75"/>
      <w:bookmarkEnd w:id="76"/>
      <w:r w:rsidRPr="00B620DB">
        <w:t>1.2.1. Definitions of Words and Phrases</w:t>
      </w:r>
      <w:bookmarkStart w:id="77" w:name="a55342"/>
      <w:bookmarkEnd w:id="77"/>
    </w:p>
    <w:p w14:paraId="142FBF3B" w14:textId="77777777" w:rsidR="00776CBC" w:rsidRPr="00B620DB" w:rsidRDefault="00776CBC" w:rsidP="00135AFF">
      <w:pPr>
        <w:pStyle w:val="04Article"/>
      </w:pPr>
      <w:bookmarkStart w:id="78" w:name="a56607"/>
      <w:bookmarkStart w:id="79" w:name="ea004154"/>
      <w:bookmarkEnd w:id="78"/>
      <w:bookmarkEnd w:id="79"/>
      <w:r w:rsidRPr="00B620DB">
        <w:rPr>
          <w:rStyle w:val="f101"/>
        </w:rPr>
        <w:t>1.2.1.1. Non-defined Terms</w:t>
      </w:r>
    </w:p>
    <w:p w14:paraId="06C8049E" w14:textId="77777777" w:rsidR="00776CBC" w:rsidRPr="00B620DB" w:rsidRDefault="00776CBC" w:rsidP="00776CBC">
      <w:pPr>
        <w:pStyle w:val="05Sentence"/>
      </w:pPr>
      <w:bookmarkStart w:id="80" w:name="a56616"/>
      <w:bookmarkStart w:id="81" w:name="es007248"/>
      <w:bookmarkEnd w:id="80"/>
      <w:bookmarkEnd w:id="81"/>
      <w:r w:rsidRPr="00B620DB">
        <w:rPr>
          <w:rStyle w:val="f101"/>
        </w:rPr>
        <w:lastRenderedPageBreak/>
        <w:t xml:space="preserve">1)   Words and phrases used in Division B that are not included in the list of definitions in </w:t>
      </w:r>
      <w:hyperlink r:id="rId56" w:anchor="ea004484" w:history="1">
        <w:r w:rsidRPr="00B620DB">
          <w:rPr>
            <w:rStyle w:val="Hyperlink"/>
            <w:color w:val="auto"/>
            <w:u w:val="none"/>
          </w:rPr>
          <w:t>Article</w:t>
        </w:r>
      </w:hyperlink>
      <w:hyperlink r:id="rId57" w:anchor="ea004484" w:history="1">
        <w:r w:rsidRPr="00B620DB">
          <w:rPr>
            <w:rStyle w:val="Hyperlink"/>
            <w:color w:val="auto"/>
            <w:u w:val="none"/>
          </w:rPr>
          <w:t> </w:t>
        </w:r>
      </w:hyperlink>
      <w:hyperlink r:id="rId58" w:anchor="ea004484" w:history="1">
        <w:r w:rsidRPr="00B620DB">
          <w:rPr>
            <w:rStyle w:val="Hyperlink"/>
            <w:color w:val="auto"/>
            <w:u w:val="none"/>
          </w:rPr>
          <w:t>1.4.1.2.</w:t>
        </w:r>
      </w:hyperlink>
      <w:r w:rsidRPr="00B620DB">
        <w:rPr>
          <w:rStyle w:val="f101"/>
        </w:rPr>
        <w:t> of Division </w:t>
      </w:r>
      <w:hyperlink r:id="rId59" w:anchor="ea004484" w:history="1">
        <w:r w:rsidRPr="00B620DB">
          <w:rPr>
            <w:rStyle w:val="Hyperlink"/>
            <w:color w:val="auto"/>
            <w:u w:val="none"/>
          </w:rPr>
          <w:t>A</w:t>
        </w:r>
      </w:hyperlink>
      <w:r w:rsidRPr="00B620DB">
        <w:rPr>
          <w:rStyle w:val="f101"/>
        </w:rPr>
        <w:t xml:space="preserve"> shall have the meanings that are commonly assigned to them in the context in which they are used, taking into account the specialized use of terms by the various trades and professions to which the terminology applies.</w:t>
      </w:r>
      <w:bookmarkStart w:id="82" w:name="a56622"/>
      <w:bookmarkEnd w:id="82"/>
    </w:p>
    <w:p w14:paraId="4265CE21" w14:textId="77777777" w:rsidR="00776CBC" w:rsidRPr="00B620DB" w:rsidRDefault="00776CBC" w:rsidP="00776CBC">
      <w:pPr>
        <w:pStyle w:val="05Sentence"/>
      </w:pPr>
      <w:bookmarkStart w:id="83" w:name="a56624"/>
      <w:bookmarkStart w:id="84" w:name="es007206"/>
      <w:bookmarkEnd w:id="83"/>
      <w:bookmarkEnd w:id="84"/>
      <w:r w:rsidRPr="00B620DB">
        <w:rPr>
          <w:rStyle w:val="f101"/>
        </w:rPr>
        <w:t>2)   Where objectives and functional statements are referred to in Division B, they shall be the objectives and functional statements described in Parts 2 and 3 of Division A.</w:t>
      </w:r>
      <w:bookmarkStart w:id="85" w:name="a56834"/>
      <w:bookmarkEnd w:id="85"/>
    </w:p>
    <w:p w14:paraId="56A1B2AF" w14:textId="29EE33FF" w:rsidR="00776CBC" w:rsidRPr="00B620DB" w:rsidRDefault="00776CBC" w:rsidP="00776CBC">
      <w:pPr>
        <w:pStyle w:val="05Sentence"/>
      </w:pPr>
      <w:bookmarkStart w:id="86" w:name="a56836"/>
      <w:bookmarkStart w:id="87" w:name="es007249"/>
      <w:bookmarkEnd w:id="86"/>
      <w:bookmarkEnd w:id="87"/>
      <w:r w:rsidRPr="00B620DB">
        <w:rPr>
          <w:rStyle w:val="f101"/>
        </w:rPr>
        <w:t xml:space="preserve">3)   Where acceptable solutions are referred to in Division B, they shall be the provisions stated in Parts </w:t>
      </w:r>
      <w:ins w:id="88" w:author="Dang, Tommy OHCS:EX" w:date="2023-04-05T12:50:00Z">
        <w:r w:rsidR="00643526">
          <w:rPr>
            <w:rStyle w:val="f101"/>
          </w:rPr>
          <w:t>3</w:t>
        </w:r>
      </w:ins>
      <w:r w:rsidRPr="00B620DB">
        <w:rPr>
          <w:rStyle w:val="f101"/>
        </w:rPr>
        <w:t xml:space="preserve"> to </w:t>
      </w:r>
      <w:ins w:id="89" w:author="Dang, Tommy OHCS:EX" w:date="2023-04-05T12:50:00Z">
        <w:r w:rsidR="00643526">
          <w:rPr>
            <w:rStyle w:val="f101"/>
          </w:rPr>
          <w:t>10</w:t>
        </w:r>
      </w:ins>
      <w:r w:rsidRPr="00B620DB">
        <w:rPr>
          <w:rStyle w:val="f101"/>
        </w:rPr>
        <w:t>.</w:t>
      </w:r>
      <w:bookmarkStart w:id="90" w:name="a56844"/>
      <w:bookmarkStart w:id="91" w:name="a56614"/>
      <w:bookmarkEnd w:id="90"/>
      <w:bookmarkEnd w:id="91"/>
    </w:p>
    <w:p w14:paraId="1450D698" w14:textId="77777777" w:rsidR="00776CBC" w:rsidRPr="00B620DB" w:rsidRDefault="00776CBC" w:rsidP="00135AFF">
      <w:pPr>
        <w:pStyle w:val="04Article"/>
      </w:pPr>
      <w:bookmarkStart w:id="92" w:name="a56846"/>
      <w:bookmarkStart w:id="93" w:name="ea004155"/>
      <w:bookmarkEnd w:id="92"/>
      <w:bookmarkEnd w:id="93"/>
      <w:r w:rsidRPr="00B620DB">
        <w:rPr>
          <w:rStyle w:val="f101"/>
        </w:rPr>
        <w:t>1.2.1.2. Defined Terms</w:t>
      </w:r>
    </w:p>
    <w:p w14:paraId="7C4531B9" w14:textId="77777777" w:rsidR="00776CBC" w:rsidRPr="00B620DB" w:rsidRDefault="00776CBC" w:rsidP="00776CBC">
      <w:pPr>
        <w:pStyle w:val="05Sentence"/>
      </w:pPr>
      <w:bookmarkStart w:id="94" w:name="a56853"/>
      <w:bookmarkStart w:id="95" w:name="es008640"/>
      <w:bookmarkEnd w:id="94"/>
      <w:bookmarkEnd w:id="95"/>
      <w:r w:rsidRPr="00B620DB">
        <w:rPr>
          <w:rStyle w:val="f101"/>
        </w:rPr>
        <w:t xml:space="preserve">1)   The words and terms in italics in Division B shall have the meanings assigned to them in </w:t>
      </w:r>
      <w:hyperlink r:id="rId60" w:anchor="ea004484" w:history="1">
        <w:r w:rsidRPr="00B620DB">
          <w:rPr>
            <w:rStyle w:val="Hyperlink"/>
            <w:color w:val="auto"/>
            <w:u w:val="none"/>
          </w:rPr>
          <w:t>Article</w:t>
        </w:r>
      </w:hyperlink>
      <w:hyperlink r:id="rId61" w:anchor="ea004484" w:history="1">
        <w:r w:rsidRPr="00B620DB">
          <w:rPr>
            <w:rStyle w:val="Hyperlink"/>
            <w:color w:val="auto"/>
            <w:u w:val="none"/>
          </w:rPr>
          <w:t> </w:t>
        </w:r>
      </w:hyperlink>
      <w:hyperlink r:id="rId62" w:anchor="ea004484" w:history="1">
        <w:r w:rsidRPr="00B620DB">
          <w:rPr>
            <w:rStyle w:val="Hyperlink"/>
            <w:color w:val="auto"/>
            <w:u w:val="none"/>
          </w:rPr>
          <w:t>1.4.1.2.</w:t>
        </w:r>
      </w:hyperlink>
      <w:r w:rsidRPr="00B620DB">
        <w:rPr>
          <w:rStyle w:val="f101"/>
        </w:rPr>
        <w:t> of Division </w:t>
      </w:r>
      <w:hyperlink r:id="rId63" w:anchor="ea004484" w:history="1">
        <w:r w:rsidRPr="00B620DB">
          <w:rPr>
            <w:rStyle w:val="Hyperlink"/>
            <w:color w:val="auto"/>
            <w:u w:val="none"/>
          </w:rPr>
          <w:t>A</w:t>
        </w:r>
      </w:hyperlink>
      <w:r w:rsidRPr="00B620DB">
        <w:rPr>
          <w:rStyle w:val="f101"/>
        </w:rPr>
        <w:t>.</w:t>
      </w:r>
      <w:bookmarkStart w:id="96" w:name="a56859"/>
      <w:bookmarkStart w:id="97" w:name="a56851"/>
      <w:bookmarkStart w:id="98" w:name="a55345"/>
      <w:bookmarkEnd w:id="96"/>
      <w:bookmarkEnd w:id="97"/>
      <w:bookmarkEnd w:id="98"/>
    </w:p>
    <w:p w14:paraId="0591825E" w14:textId="77777777" w:rsidR="00776CBC" w:rsidRPr="00B620DB" w:rsidRDefault="00776CBC" w:rsidP="00135AFF">
      <w:pPr>
        <w:pStyle w:val="03Subsection"/>
      </w:pPr>
      <w:bookmarkStart w:id="99" w:name="a55346"/>
      <w:bookmarkStart w:id="100" w:name="a55553"/>
      <w:bookmarkStart w:id="101" w:name="ep001021.2.2"/>
      <w:bookmarkEnd w:id="99"/>
      <w:bookmarkEnd w:id="100"/>
      <w:bookmarkEnd w:id="101"/>
      <w:r w:rsidRPr="00B620DB">
        <w:t>1.2.2. Symbols and Other Abbreviations</w:t>
      </w:r>
      <w:bookmarkStart w:id="102" w:name="a55555"/>
      <w:bookmarkEnd w:id="102"/>
    </w:p>
    <w:p w14:paraId="3A4302E0" w14:textId="77777777" w:rsidR="00776CBC" w:rsidRPr="00B620DB" w:rsidRDefault="00776CBC" w:rsidP="00135AFF">
      <w:pPr>
        <w:pStyle w:val="04Article"/>
      </w:pPr>
      <w:bookmarkStart w:id="103" w:name="a56861"/>
      <w:bookmarkStart w:id="104" w:name="ea004156"/>
      <w:bookmarkEnd w:id="103"/>
      <w:bookmarkEnd w:id="104"/>
      <w:r w:rsidRPr="00B620DB">
        <w:rPr>
          <w:rStyle w:val="f101"/>
        </w:rPr>
        <w:t>1.2.2.1. Symbols and Other Abbreviations</w:t>
      </w:r>
    </w:p>
    <w:p w14:paraId="37D22417" w14:textId="77777777" w:rsidR="00776CBC" w:rsidRPr="00B620DB" w:rsidRDefault="00776CBC" w:rsidP="00776CBC">
      <w:pPr>
        <w:pStyle w:val="05Sentence"/>
      </w:pPr>
      <w:bookmarkStart w:id="105" w:name="a56868"/>
      <w:bookmarkStart w:id="106" w:name="es008641"/>
      <w:bookmarkEnd w:id="105"/>
      <w:bookmarkEnd w:id="106"/>
      <w:r w:rsidRPr="00B620DB">
        <w:rPr>
          <w:rStyle w:val="f101"/>
        </w:rPr>
        <w:t xml:space="preserve">1)   The symbols and other abbreviations in Division B shall have the meanings assigned to them in </w:t>
      </w:r>
      <w:hyperlink r:id="rId64" w:anchor="ea004447" w:history="1">
        <w:r w:rsidRPr="00B620DB">
          <w:rPr>
            <w:rStyle w:val="Hyperlink"/>
            <w:color w:val="auto"/>
            <w:u w:val="none"/>
          </w:rPr>
          <w:t>Article</w:t>
        </w:r>
      </w:hyperlink>
      <w:hyperlink r:id="rId65" w:anchor="ea004447" w:history="1">
        <w:r w:rsidRPr="00B620DB">
          <w:rPr>
            <w:rStyle w:val="Hyperlink"/>
            <w:color w:val="auto"/>
            <w:u w:val="none"/>
          </w:rPr>
          <w:t> </w:t>
        </w:r>
      </w:hyperlink>
      <w:hyperlink r:id="rId66" w:anchor="ea004447" w:history="1">
        <w:r w:rsidRPr="00B620DB">
          <w:rPr>
            <w:rStyle w:val="Hyperlink"/>
            <w:color w:val="auto"/>
            <w:u w:val="none"/>
          </w:rPr>
          <w:t>1.4.2.1.</w:t>
        </w:r>
      </w:hyperlink>
      <w:r w:rsidRPr="00B620DB">
        <w:rPr>
          <w:rStyle w:val="f101"/>
        </w:rPr>
        <w:t> of Division </w:t>
      </w:r>
      <w:hyperlink r:id="rId67" w:anchor="ea004447" w:history="1">
        <w:r w:rsidRPr="00B620DB">
          <w:rPr>
            <w:rStyle w:val="Hyperlink"/>
            <w:color w:val="auto"/>
            <w:u w:val="none"/>
          </w:rPr>
          <w:t>A</w:t>
        </w:r>
      </w:hyperlink>
      <w:r w:rsidRPr="00B620DB">
        <w:rPr>
          <w:rStyle w:val="f101"/>
        </w:rPr>
        <w:t xml:space="preserve"> and </w:t>
      </w:r>
      <w:hyperlink r:id="rId68" w:anchor="ea000104" w:history="1">
        <w:r w:rsidRPr="00B620DB">
          <w:rPr>
            <w:rStyle w:val="Hyperlink"/>
            <w:color w:val="auto"/>
            <w:u w:val="none"/>
          </w:rPr>
          <w:t>Article</w:t>
        </w:r>
      </w:hyperlink>
      <w:hyperlink r:id="rId69" w:anchor="ea000104" w:history="1">
        <w:r w:rsidRPr="00B620DB">
          <w:rPr>
            <w:rStyle w:val="Hyperlink"/>
            <w:color w:val="auto"/>
            <w:u w:val="none"/>
          </w:rPr>
          <w:t> </w:t>
        </w:r>
      </w:hyperlink>
      <w:hyperlink r:id="rId70" w:anchor="ea000104" w:history="1">
        <w:r w:rsidRPr="00B620DB">
          <w:rPr>
            <w:rStyle w:val="Hyperlink"/>
            <w:color w:val="auto"/>
            <w:u w:val="none"/>
          </w:rPr>
          <w:t>1.3.2.1.</w:t>
        </w:r>
      </w:hyperlink>
      <w:bookmarkStart w:id="107" w:name="a56875"/>
      <w:bookmarkStart w:id="108" w:name="a56866"/>
      <w:bookmarkStart w:id="109" w:name="a55557"/>
      <w:bookmarkStart w:id="110" w:name="a55558"/>
      <w:bookmarkEnd w:id="107"/>
      <w:bookmarkEnd w:id="108"/>
      <w:bookmarkEnd w:id="109"/>
      <w:bookmarkEnd w:id="110"/>
    </w:p>
    <w:p w14:paraId="13BF6298" w14:textId="77777777" w:rsidR="00776CBC" w:rsidRPr="00B620DB" w:rsidRDefault="00776CBC" w:rsidP="00135AFF">
      <w:pPr>
        <w:pStyle w:val="02Section"/>
      </w:pPr>
      <w:bookmarkStart w:id="111" w:name="a55559"/>
      <w:bookmarkStart w:id="112" w:name="ep001021.3"/>
      <w:bookmarkEnd w:id="111"/>
      <w:bookmarkEnd w:id="112"/>
      <w:r w:rsidRPr="00B620DB">
        <w:t>Section  1.3.   Referenced Documents and Organizations</w:t>
      </w:r>
    </w:p>
    <w:p w14:paraId="30362BB3" w14:textId="77777777" w:rsidR="00776CBC" w:rsidRPr="00B620DB" w:rsidRDefault="00776CBC" w:rsidP="00135AFF">
      <w:pPr>
        <w:pStyle w:val="03Subsection"/>
      </w:pPr>
      <w:bookmarkStart w:id="113" w:name="a55563"/>
      <w:bookmarkStart w:id="114" w:name="a55564"/>
      <w:bookmarkStart w:id="115" w:name="ep001021.3.1"/>
      <w:bookmarkEnd w:id="113"/>
      <w:bookmarkEnd w:id="114"/>
      <w:bookmarkEnd w:id="115"/>
      <w:r w:rsidRPr="00B620DB">
        <w:t>1.3.1. Referenced Documents</w:t>
      </w:r>
      <w:bookmarkStart w:id="116" w:name="a55566"/>
      <w:bookmarkEnd w:id="116"/>
    </w:p>
    <w:p w14:paraId="29373AA2" w14:textId="77777777" w:rsidR="00776CBC" w:rsidRPr="00B620DB" w:rsidRDefault="00776CBC" w:rsidP="00135AFF">
      <w:pPr>
        <w:pStyle w:val="04Article"/>
      </w:pPr>
      <w:bookmarkStart w:id="117" w:name="a56877"/>
      <w:bookmarkStart w:id="118" w:name="ea000145"/>
      <w:bookmarkEnd w:id="117"/>
      <w:bookmarkEnd w:id="118"/>
      <w:r w:rsidRPr="00B620DB">
        <w:rPr>
          <w:rStyle w:val="f101"/>
        </w:rPr>
        <w:t>1.3.1.1. Effective Date</w:t>
      </w:r>
    </w:p>
    <w:p w14:paraId="46D13311" w14:textId="77777777" w:rsidR="00776CBC" w:rsidRPr="00B620DB" w:rsidRDefault="00776CBC" w:rsidP="00776CBC">
      <w:pPr>
        <w:pStyle w:val="05Sentence"/>
      </w:pPr>
      <w:bookmarkStart w:id="119" w:name="a57090"/>
      <w:bookmarkStart w:id="120" w:name="es000148"/>
      <w:bookmarkEnd w:id="119"/>
      <w:bookmarkEnd w:id="120"/>
      <w:r w:rsidRPr="00B620DB">
        <w:rPr>
          <w:rStyle w:val="f101"/>
        </w:rPr>
        <w:t>1)   Unless otherwise specified herein, the documents referenced in this Code shall include all amendments, revisions, reaffirmations, reapprovals, addenda and supplements effective to 15 July 2019.</w:t>
      </w:r>
      <w:bookmarkStart w:id="121" w:name="a57103"/>
      <w:bookmarkStart w:id="122" w:name="a56882"/>
      <w:bookmarkEnd w:id="121"/>
      <w:bookmarkEnd w:id="122"/>
    </w:p>
    <w:p w14:paraId="62A0E153" w14:textId="77777777" w:rsidR="00776CBC" w:rsidRPr="00B620DB" w:rsidRDefault="00776CBC" w:rsidP="00135AFF">
      <w:pPr>
        <w:pStyle w:val="04Article"/>
      </w:pPr>
      <w:bookmarkStart w:id="123" w:name="a57105"/>
      <w:bookmarkStart w:id="124" w:name="ea004456"/>
      <w:bookmarkEnd w:id="123"/>
      <w:bookmarkEnd w:id="124"/>
      <w:r w:rsidRPr="00B620DB">
        <w:rPr>
          <w:rStyle w:val="f101"/>
        </w:rPr>
        <w:t>1.3.1.2. Applicable Editions</w:t>
      </w:r>
    </w:p>
    <w:p w14:paraId="50F1184D" w14:textId="77777777" w:rsidR="00776CBC" w:rsidRPr="00B620DB" w:rsidRDefault="00776CBC" w:rsidP="00776CBC">
      <w:pPr>
        <w:pStyle w:val="05Sentence"/>
      </w:pPr>
      <w:bookmarkStart w:id="125" w:name="a57113"/>
      <w:bookmarkStart w:id="126" w:name="es000149"/>
      <w:bookmarkEnd w:id="125"/>
      <w:bookmarkEnd w:id="126"/>
      <w:r w:rsidRPr="00B620DB">
        <w:rPr>
          <w:rStyle w:val="f101"/>
        </w:rPr>
        <w:t xml:space="preserve">1)   Where documents are referenced in this Code, they shall be the editions designated in </w:t>
      </w:r>
      <w:hyperlink r:id="rId71" w:anchor="et001030" w:history="1">
        <w:r w:rsidRPr="00B620DB">
          <w:rPr>
            <w:rStyle w:val="Hyperlink"/>
            <w:color w:val="auto"/>
            <w:u w:val="none"/>
          </w:rPr>
          <w:t>Table</w:t>
        </w:r>
      </w:hyperlink>
      <w:hyperlink r:id="rId72" w:anchor="et001030" w:history="1">
        <w:r w:rsidRPr="00B620DB">
          <w:rPr>
            <w:rStyle w:val="Hyperlink"/>
            <w:color w:val="auto"/>
            <w:u w:val="none"/>
          </w:rPr>
          <w:t> </w:t>
        </w:r>
      </w:hyperlink>
      <w:hyperlink r:id="rId73" w:anchor="et001030" w:history="1">
        <w:r w:rsidRPr="00B620DB">
          <w:rPr>
            <w:rStyle w:val="Hyperlink"/>
            <w:color w:val="auto"/>
            <w:u w:val="none"/>
          </w:rPr>
          <w:t>1.3.1.2.</w:t>
        </w:r>
      </w:hyperlink>
      <w:r w:rsidRPr="00B620DB">
        <w:rPr>
          <w:rStyle w:val="f101"/>
        </w:rPr>
        <w:t xml:space="preserve"> </w:t>
      </w:r>
      <w:bookmarkStart w:id="127" w:name="a57119"/>
      <w:bookmarkEnd w:id="127"/>
    </w:p>
    <w:p w14:paraId="4C3E1212" w14:textId="77777777" w:rsidR="00776CBC" w:rsidRPr="005E7C9F" w:rsidRDefault="00776CBC" w:rsidP="005E7C9F">
      <w:pPr>
        <w:pStyle w:val="10Tabtitle"/>
      </w:pPr>
      <w:bookmarkStart w:id="128" w:name="a57121"/>
      <w:bookmarkStart w:id="129" w:name="et001030"/>
      <w:bookmarkEnd w:id="128"/>
      <w:bookmarkEnd w:id="129"/>
      <w:r w:rsidRPr="005E7C9F">
        <w:rPr>
          <w:rStyle w:val="b1"/>
          <w:b/>
          <w:bCs w:val="0"/>
        </w:rPr>
        <w:t>Table </w:t>
      </w:r>
      <w:hyperlink r:id="rId74" w:anchor="et001030" w:history="1">
        <w:r w:rsidRPr="005E7C9F">
          <w:rPr>
            <w:rStyle w:val="Hyperlink"/>
            <w:color w:val="auto"/>
            <w:u w:val="none"/>
          </w:rPr>
          <w:t>1.3.1.2.</w:t>
        </w:r>
      </w:hyperlink>
    </w:p>
    <w:p w14:paraId="04481D0D" w14:textId="50B93951" w:rsidR="00776CBC" w:rsidRPr="005E7C9F" w:rsidRDefault="00776CBC" w:rsidP="005E7C9F">
      <w:pPr>
        <w:pStyle w:val="10Tabtitle"/>
      </w:pPr>
      <w:r w:rsidRPr="005E7C9F">
        <w:rPr>
          <w:rStyle w:val="b1"/>
          <w:b/>
          <w:bCs w:val="0"/>
        </w:rPr>
        <w:t xml:space="preserve">Documents Referenced in </w:t>
      </w:r>
      <w:bookmarkStart w:id="130" w:name="a57128"/>
      <w:bookmarkStart w:id="131" w:name="et001030-2"/>
      <w:bookmarkEnd w:id="130"/>
      <w:bookmarkEnd w:id="131"/>
      <w:ins w:id="132" w:author="Dang, Tommy OHCS:EX" w:date="2023-04-05T12:51:00Z">
        <w:r w:rsidR="00643526">
          <w:rPr>
            <w:rStyle w:val="b1"/>
            <w:b/>
            <w:bCs w:val="0"/>
          </w:rPr>
          <w:t>Book I (General) of the British Columbia Building Code</w:t>
        </w:r>
      </w:ins>
      <w:r w:rsidRPr="00643526">
        <w:rPr>
          <w:rStyle w:val="b1"/>
          <w:b/>
          <w:bCs w:val="0"/>
          <w:vertAlign w:val="superscript"/>
        </w:rPr>
        <w:t>(1)</w:t>
      </w:r>
      <w:bookmarkStart w:id="133" w:name="a57132"/>
      <w:bookmarkStart w:id="134" w:name="a57133"/>
      <w:bookmarkStart w:id="135" w:name="et001030-5"/>
      <w:bookmarkEnd w:id="133"/>
      <w:bookmarkEnd w:id="134"/>
      <w:bookmarkEnd w:id="135"/>
      <w:r w:rsidRPr="00643526">
        <w:rPr>
          <w:rStyle w:val="b1"/>
          <w:b/>
          <w:bCs w:val="0"/>
          <w:vertAlign w:val="superscript"/>
        </w:rPr>
        <w:t>(2)</w:t>
      </w:r>
      <w:bookmarkStart w:id="136" w:name="a57345"/>
      <w:bookmarkEnd w:id="136"/>
    </w:p>
    <w:p w14:paraId="5D8F2D66" w14:textId="77777777" w:rsidR="00776CBC" w:rsidRPr="005E7C9F" w:rsidRDefault="00776CBC" w:rsidP="005E7C9F">
      <w:pPr>
        <w:pStyle w:val="10Tabtitle"/>
      </w:pPr>
      <w:r w:rsidRPr="005E7C9F">
        <w:rPr>
          <w:rStyle w:val="f101"/>
        </w:rPr>
        <w:t>Forming Part of </w:t>
      </w:r>
      <w:hyperlink r:id="rId75" w:anchor="es000149" w:history="1">
        <w:r w:rsidRPr="005E7C9F">
          <w:rPr>
            <w:rStyle w:val="Hyperlink"/>
            <w:color w:val="auto"/>
            <w:u w:val="none"/>
          </w:rPr>
          <w:t>Sentence</w:t>
        </w:r>
      </w:hyperlink>
      <w:hyperlink r:id="rId76" w:anchor="es000149" w:history="1">
        <w:r w:rsidRPr="005E7C9F">
          <w:rPr>
            <w:rStyle w:val="Hyperlink"/>
            <w:color w:val="auto"/>
            <w:u w:val="none"/>
          </w:rPr>
          <w:t> </w:t>
        </w:r>
      </w:hyperlink>
      <w:hyperlink r:id="rId77" w:anchor="es000149" w:history="1">
        <w:r w:rsidRPr="005E7C9F">
          <w:rPr>
            <w:rStyle w:val="Hyperlink"/>
            <w:color w:val="auto"/>
            <w:u w:val="none"/>
          </w:rPr>
          <w:t>1.3.1.2.(1)</w:t>
        </w:r>
      </w:hyperlink>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004"/>
        <w:gridCol w:w="2161"/>
        <w:gridCol w:w="2830"/>
        <w:gridCol w:w="2629"/>
      </w:tblGrid>
      <w:tr w:rsidR="00776CBC" w:rsidRPr="00B620DB" w14:paraId="5FA7D577" w14:textId="77777777" w:rsidTr="00752338">
        <w:tc>
          <w:tcPr>
            <w:tcW w:w="582" w:type="pct"/>
            <w:tcBorders>
              <w:top w:val="outset" w:sz="6" w:space="0" w:color="auto"/>
              <w:left w:val="outset" w:sz="6" w:space="0" w:color="auto"/>
              <w:bottom w:val="outset" w:sz="6" w:space="0" w:color="auto"/>
              <w:right w:val="outset" w:sz="6" w:space="0" w:color="auto"/>
            </w:tcBorders>
            <w:vAlign w:val="center"/>
            <w:hideMark/>
          </w:tcPr>
          <w:p w14:paraId="58CD8C4D" w14:textId="77777777" w:rsidR="00776CBC" w:rsidRPr="00B620DB" w:rsidRDefault="00776CBC" w:rsidP="00776CBC">
            <w:pPr>
              <w:pStyle w:val="12TabHeadBody"/>
            </w:pPr>
            <w:r w:rsidRPr="00B620DB">
              <w:rPr>
                <w:rStyle w:val="flts1"/>
                <w:b/>
                <w:bCs/>
              </w:rPr>
              <w:t>Issuing Agency</w:t>
            </w:r>
          </w:p>
        </w:tc>
        <w:tc>
          <w:tcPr>
            <w:tcW w:w="1253" w:type="pct"/>
            <w:tcBorders>
              <w:top w:val="outset" w:sz="6" w:space="0" w:color="auto"/>
              <w:left w:val="outset" w:sz="6" w:space="0" w:color="auto"/>
              <w:bottom w:val="outset" w:sz="6" w:space="0" w:color="auto"/>
              <w:right w:val="outset" w:sz="6" w:space="0" w:color="auto"/>
            </w:tcBorders>
            <w:vAlign w:val="center"/>
            <w:hideMark/>
          </w:tcPr>
          <w:p w14:paraId="608C558A" w14:textId="77777777" w:rsidR="00776CBC" w:rsidRPr="00B620DB" w:rsidRDefault="00776CBC" w:rsidP="00776CBC">
            <w:pPr>
              <w:pStyle w:val="12TabHeadBody"/>
            </w:pPr>
            <w:r w:rsidRPr="00B620DB">
              <w:rPr>
                <w:rStyle w:val="flts1"/>
                <w:b/>
                <w:bCs/>
              </w:rPr>
              <w:t>Document Number</w:t>
            </w:r>
            <w:bookmarkStart w:id="137" w:name="et001030-1"/>
            <w:bookmarkStart w:id="138" w:name="a57360"/>
            <w:bookmarkEnd w:id="137"/>
            <w:bookmarkEnd w:id="138"/>
            <w:r w:rsidRPr="00B620DB">
              <w:rPr>
                <w:sz w:val="12"/>
                <w:szCs w:val="12"/>
                <w:vertAlign w:val="superscript"/>
              </w:rPr>
              <w:t>(3)</w:t>
            </w:r>
            <w:bookmarkStart w:id="139" w:name="a57364"/>
            <w:bookmarkEnd w:id="139"/>
          </w:p>
        </w:tc>
        <w:tc>
          <w:tcPr>
            <w:tcW w:w="1641" w:type="pct"/>
            <w:tcBorders>
              <w:top w:val="outset" w:sz="6" w:space="0" w:color="auto"/>
              <w:left w:val="outset" w:sz="6" w:space="0" w:color="auto"/>
              <w:bottom w:val="outset" w:sz="6" w:space="0" w:color="auto"/>
              <w:right w:val="outset" w:sz="6" w:space="0" w:color="auto"/>
            </w:tcBorders>
            <w:vAlign w:val="center"/>
            <w:hideMark/>
          </w:tcPr>
          <w:p w14:paraId="02BA7ABC" w14:textId="77777777" w:rsidR="00776CBC" w:rsidRPr="00B620DB" w:rsidRDefault="00776CBC" w:rsidP="00776CBC">
            <w:pPr>
              <w:pStyle w:val="12TabHeadBody"/>
            </w:pPr>
            <w:r w:rsidRPr="00B620DB">
              <w:rPr>
                <w:rStyle w:val="flts1"/>
                <w:b/>
                <w:bCs/>
              </w:rPr>
              <w:t>Title of Document</w:t>
            </w:r>
          </w:p>
        </w:tc>
        <w:tc>
          <w:tcPr>
            <w:tcW w:w="1524" w:type="pct"/>
            <w:tcBorders>
              <w:top w:val="outset" w:sz="6" w:space="0" w:color="auto"/>
              <w:left w:val="outset" w:sz="6" w:space="0" w:color="auto"/>
              <w:bottom w:val="outset" w:sz="6" w:space="0" w:color="auto"/>
              <w:right w:val="outset" w:sz="6" w:space="0" w:color="auto"/>
            </w:tcBorders>
            <w:vAlign w:val="center"/>
            <w:hideMark/>
          </w:tcPr>
          <w:p w14:paraId="47032B7B" w14:textId="77777777" w:rsidR="00776CBC" w:rsidRPr="00B620DB" w:rsidRDefault="00776CBC" w:rsidP="00776CBC">
            <w:pPr>
              <w:pStyle w:val="12TabHeadBody"/>
            </w:pPr>
            <w:r w:rsidRPr="00B620DB">
              <w:rPr>
                <w:rStyle w:val="flts1"/>
                <w:b/>
                <w:bCs/>
              </w:rPr>
              <w:t>Code Reference</w:t>
            </w:r>
          </w:p>
        </w:tc>
      </w:tr>
      <w:tr w:rsidR="00776CBC" w:rsidRPr="00B620DB" w14:paraId="678ABDA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4B52786" w14:textId="77777777" w:rsidR="00776CBC" w:rsidRPr="00B620DB" w:rsidRDefault="00776CBC" w:rsidP="00776CBC">
            <w:pPr>
              <w:pStyle w:val="12TabHeadBody"/>
            </w:pPr>
            <w:r w:rsidRPr="00B620DB">
              <w:rPr>
                <w:rStyle w:val="flts1"/>
              </w:rPr>
              <w:t>AAMA</w:t>
            </w:r>
          </w:p>
        </w:tc>
        <w:tc>
          <w:tcPr>
            <w:tcW w:w="1253" w:type="pct"/>
            <w:tcBorders>
              <w:top w:val="outset" w:sz="6" w:space="0" w:color="auto"/>
              <w:left w:val="outset" w:sz="6" w:space="0" w:color="auto"/>
              <w:bottom w:val="outset" w:sz="6" w:space="0" w:color="auto"/>
              <w:right w:val="outset" w:sz="6" w:space="0" w:color="auto"/>
            </w:tcBorders>
            <w:hideMark/>
          </w:tcPr>
          <w:p w14:paraId="74BA0BBB" w14:textId="77777777" w:rsidR="00776CBC" w:rsidRPr="00B620DB" w:rsidRDefault="00776CBC" w:rsidP="00776CBC">
            <w:pPr>
              <w:pStyle w:val="12TabHeadBody"/>
            </w:pPr>
            <w:r w:rsidRPr="00B620DB">
              <w:rPr>
                <w:rStyle w:val="flts1"/>
              </w:rPr>
              <w:t>501-05</w:t>
            </w:r>
          </w:p>
        </w:tc>
        <w:tc>
          <w:tcPr>
            <w:tcW w:w="1641" w:type="pct"/>
            <w:tcBorders>
              <w:top w:val="outset" w:sz="6" w:space="0" w:color="auto"/>
              <w:left w:val="outset" w:sz="6" w:space="0" w:color="auto"/>
              <w:bottom w:val="outset" w:sz="6" w:space="0" w:color="auto"/>
              <w:right w:val="outset" w:sz="6" w:space="0" w:color="auto"/>
            </w:tcBorders>
            <w:hideMark/>
          </w:tcPr>
          <w:p w14:paraId="2060ECC9" w14:textId="77777777" w:rsidR="00776CBC" w:rsidRPr="00B620DB" w:rsidRDefault="00776CBC" w:rsidP="00776CBC">
            <w:pPr>
              <w:pStyle w:val="12TabHeadBody"/>
            </w:pPr>
            <w:bookmarkStart w:id="140" w:name="aama501"/>
            <w:bookmarkStart w:id="141" w:name="a57387"/>
            <w:bookmarkEnd w:id="140"/>
            <w:bookmarkEnd w:id="141"/>
            <w:r w:rsidRPr="00B620DB">
              <w:rPr>
                <w:rStyle w:val="flts1"/>
              </w:rPr>
              <w:t>Methods of Test for Exterior Walls</w:t>
            </w:r>
            <w:bookmarkStart w:id="142" w:name="a57389"/>
            <w:bookmarkEnd w:id="142"/>
          </w:p>
        </w:tc>
        <w:tc>
          <w:tcPr>
            <w:tcW w:w="1524" w:type="pct"/>
            <w:tcBorders>
              <w:top w:val="outset" w:sz="6" w:space="0" w:color="auto"/>
              <w:left w:val="outset" w:sz="6" w:space="0" w:color="auto"/>
              <w:bottom w:val="outset" w:sz="6" w:space="0" w:color="auto"/>
              <w:right w:val="outset" w:sz="6" w:space="0" w:color="auto"/>
            </w:tcBorders>
            <w:hideMark/>
          </w:tcPr>
          <w:p w14:paraId="4168AB91" w14:textId="77777777" w:rsidR="00776CBC" w:rsidRPr="00B620DB" w:rsidRDefault="00135AFF" w:rsidP="00776CBC">
            <w:pPr>
              <w:pStyle w:val="12TabHeadBody"/>
            </w:pPr>
            <w:hyperlink r:id="rId78" w:anchor="en000926" w:history="1">
              <w:r w:rsidR="00776CBC" w:rsidRPr="00B620DB">
                <w:rPr>
                  <w:rStyle w:val="Hyperlink"/>
                  <w:color w:val="auto"/>
                  <w:szCs w:val="18"/>
                  <w:u w:val="none"/>
                </w:rPr>
                <w:t>A-5.9.3.</w:t>
              </w:r>
            </w:hyperlink>
          </w:p>
        </w:tc>
      </w:tr>
      <w:tr w:rsidR="00776CBC" w:rsidRPr="00B620DB" w14:paraId="4A3E5E9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099AF2A" w14:textId="77777777" w:rsidR="00776CBC" w:rsidRPr="00B620DB" w:rsidRDefault="00776CBC" w:rsidP="00776CBC">
            <w:pPr>
              <w:pStyle w:val="12TabHeadBody"/>
            </w:pPr>
            <w:r w:rsidRPr="00B620DB">
              <w:rPr>
                <w:rStyle w:val="flts1"/>
              </w:rPr>
              <w:t>AAMA</w:t>
            </w:r>
          </w:p>
        </w:tc>
        <w:tc>
          <w:tcPr>
            <w:tcW w:w="1253" w:type="pct"/>
            <w:tcBorders>
              <w:top w:val="outset" w:sz="6" w:space="0" w:color="auto"/>
              <w:left w:val="outset" w:sz="6" w:space="0" w:color="auto"/>
              <w:bottom w:val="outset" w:sz="6" w:space="0" w:color="auto"/>
              <w:right w:val="outset" w:sz="6" w:space="0" w:color="auto"/>
            </w:tcBorders>
            <w:hideMark/>
          </w:tcPr>
          <w:p w14:paraId="32E1CAC1" w14:textId="77777777" w:rsidR="00776CBC" w:rsidRPr="00B620DB" w:rsidRDefault="00776CBC" w:rsidP="00776CBC">
            <w:pPr>
              <w:pStyle w:val="12TabHeadBody"/>
            </w:pPr>
            <w:r w:rsidRPr="00B620DB">
              <w:rPr>
                <w:rStyle w:val="flts1"/>
              </w:rPr>
              <w:t>501.1-05</w:t>
            </w:r>
          </w:p>
        </w:tc>
        <w:tc>
          <w:tcPr>
            <w:tcW w:w="1641" w:type="pct"/>
            <w:tcBorders>
              <w:top w:val="outset" w:sz="6" w:space="0" w:color="auto"/>
              <w:left w:val="outset" w:sz="6" w:space="0" w:color="auto"/>
              <w:bottom w:val="outset" w:sz="6" w:space="0" w:color="auto"/>
              <w:right w:val="outset" w:sz="6" w:space="0" w:color="auto"/>
            </w:tcBorders>
            <w:hideMark/>
          </w:tcPr>
          <w:p w14:paraId="1B2C288E" w14:textId="77777777" w:rsidR="00776CBC" w:rsidRPr="00B620DB" w:rsidRDefault="00776CBC" w:rsidP="00776CBC">
            <w:pPr>
              <w:pStyle w:val="12TabHeadBody"/>
            </w:pPr>
            <w:bookmarkStart w:id="143" w:name="aama501.1"/>
            <w:bookmarkStart w:id="144" w:name="a57613"/>
            <w:bookmarkEnd w:id="143"/>
            <w:bookmarkEnd w:id="144"/>
            <w:r w:rsidRPr="00B620DB">
              <w:rPr>
                <w:rStyle w:val="flts1"/>
              </w:rPr>
              <w:t>Standard Test Method for Water Penetration of Windows, Curtain Walls and Doors Using Dynamic Pressure</w:t>
            </w:r>
            <w:bookmarkStart w:id="145" w:name="a57615"/>
            <w:bookmarkEnd w:id="145"/>
          </w:p>
        </w:tc>
        <w:tc>
          <w:tcPr>
            <w:tcW w:w="1524" w:type="pct"/>
            <w:tcBorders>
              <w:top w:val="outset" w:sz="6" w:space="0" w:color="auto"/>
              <w:left w:val="outset" w:sz="6" w:space="0" w:color="auto"/>
              <w:bottom w:val="outset" w:sz="6" w:space="0" w:color="auto"/>
              <w:right w:val="outset" w:sz="6" w:space="0" w:color="auto"/>
            </w:tcBorders>
            <w:hideMark/>
          </w:tcPr>
          <w:p w14:paraId="081C8C48" w14:textId="77777777" w:rsidR="00776CBC" w:rsidRPr="00B620DB" w:rsidRDefault="00135AFF" w:rsidP="00776CBC">
            <w:pPr>
              <w:pStyle w:val="12TabHeadBody"/>
            </w:pPr>
            <w:hyperlink r:id="rId79" w:anchor="en000926" w:history="1">
              <w:r w:rsidR="00776CBC" w:rsidRPr="00B620DB">
                <w:rPr>
                  <w:rStyle w:val="Hyperlink"/>
                  <w:color w:val="auto"/>
                  <w:szCs w:val="18"/>
                  <w:u w:val="none"/>
                </w:rPr>
                <w:t>A-5.9.3.</w:t>
              </w:r>
            </w:hyperlink>
          </w:p>
        </w:tc>
      </w:tr>
      <w:tr w:rsidR="00776CBC" w:rsidRPr="00B620DB" w14:paraId="1B6127C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5BF24FD" w14:textId="77777777" w:rsidR="00776CBC" w:rsidRPr="00B620DB" w:rsidRDefault="00776CBC" w:rsidP="00776CBC">
            <w:pPr>
              <w:pStyle w:val="12TabHeadBody"/>
            </w:pPr>
            <w:r w:rsidRPr="00B620DB">
              <w:rPr>
                <w:rStyle w:val="flts1"/>
              </w:rPr>
              <w:t>AAMA</w:t>
            </w:r>
          </w:p>
        </w:tc>
        <w:tc>
          <w:tcPr>
            <w:tcW w:w="1253" w:type="pct"/>
            <w:tcBorders>
              <w:top w:val="outset" w:sz="6" w:space="0" w:color="auto"/>
              <w:left w:val="outset" w:sz="6" w:space="0" w:color="auto"/>
              <w:bottom w:val="outset" w:sz="6" w:space="0" w:color="auto"/>
              <w:right w:val="outset" w:sz="6" w:space="0" w:color="auto"/>
            </w:tcBorders>
            <w:hideMark/>
          </w:tcPr>
          <w:p w14:paraId="20FAD3DB" w14:textId="77777777" w:rsidR="00776CBC" w:rsidRPr="00B620DB" w:rsidRDefault="00776CBC" w:rsidP="00776CBC">
            <w:pPr>
              <w:pStyle w:val="12TabHeadBody"/>
            </w:pPr>
            <w:r w:rsidRPr="00B620DB">
              <w:rPr>
                <w:rStyle w:val="flts1"/>
              </w:rPr>
              <w:t>501.2-09</w:t>
            </w:r>
          </w:p>
        </w:tc>
        <w:tc>
          <w:tcPr>
            <w:tcW w:w="1641" w:type="pct"/>
            <w:tcBorders>
              <w:top w:val="outset" w:sz="6" w:space="0" w:color="auto"/>
              <w:left w:val="outset" w:sz="6" w:space="0" w:color="auto"/>
              <w:bottom w:val="outset" w:sz="6" w:space="0" w:color="auto"/>
              <w:right w:val="outset" w:sz="6" w:space="0" w:color="auto"/>
            </w:tcBorders>
            <w:hideMark/>
          </w:tcPr>
          <w:p w14:paraId="519E3925" w14:textId="77777777" w:rsidR="00776CBC" w:rsidRPr="00B620DB" w:rsidRDefault="00776CBC" w:rsidP="00776CBC">
            <w:pPr>
              <w:pStyle w:val="12TabHeadBody"/>
            </w:pPr>
            <w:bookmarkStart w:id="146" w:name="aama501.2"/>
            <w:bookmarkStart w:id="147" w:name="a57633"/>
            <w:bookmarkEnd w:id="146"/>
            <w:bookmarkEnd w:id="147"/>
            <w:r w:rsidRPr="00B620DB">
              <w:rPr>
                <w:rStyle w:val="flts1"/>
              </w:rPr>
              <w:t>Quality Assurance and Diagnostic Water Leakage Field Check of Installed Storefronts, Curtain Walls, and Sloped Glazing Systems</w:t>
            </w:r>
            <w:bookmarkStart w:id="148" w:name="a57635"/>
            <w:bookmarkEnd w:id="148"/>
          </w:p>
        </w:tc>
        <w:tc>
          <w:tcPr>
            <w:tcW w:w="1524" w:type="pct"/>
            <w:tcBorders>
              <w:top w:val="outset" w:sz="6" w:space="0" w:color="auto"/>
              <w:left w:val="outset" w:sz="6" w:space="0" w:color="auto"/>
              <w:bottom w:val="outset" w:sz="6" w:space="0" w:color="auto"/>
              <w:right w:val="outset" w:sz="6" w:space="0" w:color="auto"/>
            </w:tcBorders>
            <w:hideMark/>
          </w:tcPr>
          <w:p w14:paraId="3E03304F" w14:textId="77777777" w:rsidR="00776CBC" w:rsidRPr="00B620DB" w:rsidRDefault="00135AFF" w:rsidP="00776CBC">
            <w:pPr>
              <w:pStyle w:val="12TabHeadBody"/>
            </w:pPr>
            <w:hyperlink r:id="rId80" w:anchor="en000926" w:history="1">
              <w:r w:rsidR="00776CBC" w:rsidRPr="00B620DB">
                <w:rPr>
                  <w:rStyle w:val="Hyperlink"/>
                  <w:color w:val="auto"/>
                  <w:szCs w:val="18"/>
                  <w:u w:val="none"/>
                </w:rPr>
                <w:t>A-5.9.3.</w:t>
              </w:r>
            </w:hyperlink>
          </w:p>
        </w:tc>
      </w:tr>
      <w:tr w:rsidR="00776CBC" w:rsidRPr="00B620DB" w14:paraId="7D449A7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940F342" w14:textId="77777777" w:rsidR="00776CBC" w:rsidRPr="00B620DB" w:rsidRDefault="00776CBC" w:rsidP="00776CBC">
            <w:pPr>
              <w:pStyle w:val="12TabHeadBody"/>
            </w:pPr>
            <w:r w:rsidRPr="00B620DB">
              <w:rPr>
                <w:rStyle w:val="flts1"/>
              </w:rPr>
              <w:t>AAMA</w:t>
            </w:r>
          </w:p>
        </w:tc>
        <w:tc>
          <w:tcPr>
            <w:tcW w:w="1253" w:type="pct"/>
            <w:tcBorders>
              <w:top w:val="outset" w:sz="6" w:space="0" w:color="auto"/>
              <w:left w:val="outset" w:sz="6" w:space="0" w:color="auto"/>
              <w:bottom w:val="outset" w:sz="6" w:space="0" w:color="auto"/>
              <w:right w:val="outset" w:sz="6" w:space="0" w:color="auto"/>
            </w:tcBorders>
            <w:hideMark/>
          </w:tcPr>
          <w:p w14:paraId="4BC11A9F" w14:textId="77777777" w:rsidR="00776CBC" w:rsidRPr="00B620DB" w:rsidRDefault="00776CBC" w:rsidP="00776CBC">
            <w:pPr>
              <w:pStyle w:val="12TabHeadBody"/>
            </w:pPr>
            <w:r w:rsidRPr="00B620DB">
              <w:rPr>
                <w:rStyle w:val="flts1"/>
              </w:rPr>
              <w:t>501.4-09</w:t>
            </w:r>
          </w:p>
        </w:tc>
        <w:tc>
          <w:tcPr>
            <w:tcW w:w="1641" w:type="pct"/>
            <w:tcBorders>
              <w:top w:val="outset" w:sz="6" w:space="0" w:color="auto"/>
              <w:left w:val="outset" w:sz="6" w:space="0" w:color="auto"/>
              <w:bottom w:val="outset" w:sz="6" w:space="0" w:color="auto"/>
              <w:right w:val="outset" w:sz="6" w:space="0" w:color="auto"/>
            </w:tcBorders>
            <w:hideMark/>
          </w:tcPr>
          <w:p w14:paraId="4A27121D" w14:textId="77777777" w:rsidR="00776CBC" w:rsidRPr="00B620DB" w:rsidRDefault="00776CBC" w:rsidP="00776CBC">
            <w:pPr>
              <w:pStyle w:val="12TabHeadBody"/>
            </w:pPr>
            <w:bookmarkStart w:id="149" w:name="aama501.4"/>
            <w:bookmarkStart w:id="150" w:name="a57860"/>
            <w:bookmarkEnd w:id="149"/>
            <w:bookmarkEnd w:id="150"/>
            <w:r w:rsidRPr="00B620DB">
              <w:rPr>
                <w:rStyle w:val="flts1"/>
              </w:rPr>
              <w:t>Recommended Static Test Method for Evaluating Curtain Wall and Storefront Systems Subjected to Seismic and Wind-Induced Inter-Story Drifts</w:t>
            </w:r>
            <w:bookmarkStart w:id="151" w:name="a57862"/>
            <w:bookmarkEnd w:id="151"/>
          </w:p>
        </w:tc>
        <w:tc>
          <w:tcPr>
            <w:tcW w:w="1524" w:type="pct"/>
            <w:tcBorders>
              <w:top w:val="outset" w:sz="6" w:space="0" w:color="auto"/>
              <w:left w:val="outset" w:sz="6" w:space="0" w:color="auto"/>
              <w:bottom w:val="outset" w:sz="6" w:space="0" w:color="auto"/>
              <w:right w:val="outset" w:sz="6" w:space="0" w:color="auto"/>
            </w:tcBorders>
            <w:hideMark/>
          </w:tcPr>
          <w:p w14:paraId="57EEBFE5" w14:textId="77777777" w:rsidR="00776CBC" w:rsidRPr="00B620DB" w:rsidRDefault="00135AFF" w:rsidP="00776CBC">
            <w:pPr>
              <w:pStyle w:val="12TabHeadBody"/>
            </w:pPr>
            <w:hyperlink r:id="rId81" w:anchor="en000926" w:history="1">
              <w:r w:rsidR="00776CBC" w:rsidRPr="00B620DB">
                <w:rPr>
                  <w:rStyle w:val="Hyperlink"/>
                  <w:color w:val="auto"/>
                  <w:szCs w:val="18"/>
                  <w:u w:val="none"/>
                </w:rPr>
                <w:t>A-5.9.3.</w:t>
              </w:r>
            </w:hyperlink>
          </w:p>
        </w:tc>
      </w:tr>
      <w:tr w:rsidR="00776CBC" w:rsidRPr="00B620DB" w14:paraId="31E674B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BE6C51C" w14:textId="77777777" w:rsidR="00776CBC" w:rsidRPr="00B620DB" w:rsidRDefault="00776CBC" w:rsidP="00776CBC">
            <w:pPr>
              <w:pStyle w:val="12TabHeadBody"/>
            </w:pPr>
            <w:r w:rsidRPr="00B620DB">
              <w:rPr>
                <w:rStyle w:val="flts1"/>
              </w:rPr>
              <w:lastRenderedPageBreak/>
              <w:t>AAMA</w:t>
            </w:r>
          </w:p>
        </w:tc>
        <w:tc>
          <w:tcPr>
            <w:tcW w:w="1253" w:type="pct"/>
            <w:tcBorders>
              <w:top w:val="outset" w:sz="6" w:space="0" w:color="auto"/>
              <w:left w:val="outset" w:sz="6" w:space="0" w:color="auto"/>
              <w:bottom w:val="outset" w:sz="6" w:space="0" w:color="auto"/>
              <w:right w:val="outset" w:sz="6" w:space="0" w:color="auto"/>
            </w:tcBorders>
            <w:hideMark/>
          </w:tcPr>
          <w:p w14:paraId="6F24A301" w14:textId="77777777" w:rsidR="00776CBC" w:rsidRPr="00B620DB" w:rsidRDefault="00776CBC" w:rsidP="00776CBC">
            <w:pPr>
              <w:pStyle w:val="12TabHeadBody"/>
            </w:pPr>
            <w:r w:rsidRPr="00B620DB">
              <w:rPr>
                <w:rStyle w:val="flts1"/>
              </w:rPr>
              <w:t>501.5-07</w:t>
            </w:r>
          </w:p>
        </w:tc>
        <w:tc>
          <w:tcPr>
            <w:tcW w:w="1641" w:type="pct"/>
            <w:tcBorders>
              <w:top w:val="outset" w:sz="6" w:space="0" w:color="auto"/>
              <w:left w:val="outset" w:sz="6" w:space="0" w:color="auto"/>
              <w:bottom w:val="outset" w:sz="6" w:space="0" w:color="auto"/>
              <w:right w:val="outset" w:sz="6" w:space="0" w:color="auto"/>
            </w:tcBorders>
            <w:hideMark/>
          </w:tcPr>
          <w:p w14:paraId="6B8E436A" w14:textId="77777777" w:rsidR="00776CBC" w:rsidRPr="00B620DB" w:rsidRDefault="00776CBC" w:rsidP="00776CBC">
            <w:pPr>
              <w:pStyle w:val="12TabHeadBody"/>
            </w:pPr>
            <w:bookmarkStart w:id="152" w:name="aama501.5"/>
            <w:bookmarkStart w:id="153" w:name="a57880"/>
            <w:bookmarkEnd w:id="152"/>
            <w:bookmarkEnd w:id="153"/>
            <w:r w:rsidRPr="00B620DB">
              <w:rPr>
                <w:rStyle w:val="flts1"/>
              </w:rPr>
              <w:t>Test Method for Thermal Cycling of Exterior Walls</w:t>
            </w:r>
            <w:bookmarkStart w:id="154" w:name="a57882"/>
            <w:bookmarkEnd w:id="154"/>
          </w:p>
        </w:tc>
        <w:tc>
          <w:tcPr>
            <w:tcW w:w="1524" w:type="pct"/>
            <w:tcBorders>
              <w:top w:val="outset" w:sz="6" w:space="0" w:color="auto"/>
              <w:left w:val="outset" w:sz="6" w:space="0" w:color="auto"/>
              <w:bottom w:val="outset" w:sz="6" w:space="0" w:color="auto"/>
              <w:right w:val="outset" w:sz="6" w:space="0" w:color="auto"/>
            </w:tcBorders>
            <w:hideMark/>
          </w:tcPr>
          <w:p w14:paraId="4BBD22A2" w14:textId="77777777" w:rsidR="00776CBC" w:rsidRPr="00B620DB" w:rsidRDefault="00135AFF" w:rsidP="00776CBC">
            <w:pPr>
              <w:pStyle w:val="12TabHeadBody"/>
            </w:pPr>
            <w:hyperlink r:id="rId82" w:anchor="en000926" w:history="1">
              <w:r w:rsidR="00776CBC" w:rsidRPr="00B620DB">
                <w:rPr>
                  <w:rStyle w:val="Hyperlink"/>
                  <w:color w:val="auto"/>
                  <w:szCs w:val="18"/>
                  <w:u w:val="none"/>
                </w:rPr>
                <w:t>A-5.9.3.</w:t>
              </w:r>
            </w:hyperlink>
            <w:r w:rsidR="00776CBC" w:rsidRPr="00B620DB">
              <w:br/>
            </w:r>
            <w:hyperlink r:id="rId83" w:anchor="en000929" w:history="1">
              <w:r w:rsidR="00776CBC" w:rsidRPr="00B620DB">
                <w:rPr>
                  <w:rStyle w:val="Hyperlink"/>
                  <w:color w:val="auto"/>
                  <w:szCs w:val="18"/>
                  <w:u w:val="none"/>
                </w:rPr>
                <w:t>A-5.9.3.3.(1)</w:t>
              </w:r>
            </w:hyperlink>
          </w:p>
        </w:tc>
      </w:tr>
      <w:tr w:rsidR="00776CBC" w:rsidRPr="00B620DB" w14:paraId="7575083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117B451" w14:textId="77777777" w:rsidR="00776CBC" w:rsidRPr="00B620DB" w:rsidRDefault="00776CBC" w:rsidP="00776CBC">
            <w:pPr>
              <w:pStyle w:val="12TabHeadBody"/>
            </w:pPr>
            <w:r w:rsidRPr="00B620DB">
              <w:rPr>
                <w:rStyle w:val="flts1"/>
              </w:rPr>
              <w:t>AAMA</w:t>
            </w:r>
          </w:p>
        </w:tc>
        <w:tc>
          <w:tcPr>
            <w:tcW w:w="1253" w:type="pct"/>
            <w:tcBorders>
              <w:top w:val="outset" w:sz="6" w:space="0" w:color="auto"/>
              <w:left w:val="outset" w:sz="6" w:space="0" w:color="auto"/>
              <w:bottom w:val="outset" w:sz="6" w:space="0" w:color="auto"/>
              <w:right w:val="outset" w:sz="6" w:space="0" w:color="auto"/>
            </w:tcBorders>
            <w:hideMark/>
          </w:tcPr>
          <w:p w14:paraId="356D7798" w14:textId="77777777" w:rsidR="00776CBC" w:rsidRPr="00B620DB" w:rsidRDefault="00776CBC" w:rsidP="00776CBC">
            <w:pPr>
              <w:pStyle w:val="12TabHeadBody"/>
            </w:pPr>
            <w:r w:rsidRPr="00B620DB">
              <w:rPr>
                <w:rStyle w:val="flts1"/>
              </w:rPr>
              <w:t>501.6-09</w:t>
            </w:r>
          </w:p>
        </w:tc>
        <w:tc>
          <w:tcPr>
            <w:tcW w:w="1641" w:type="pct"/>
            <w:tcBorders>
              <w:top w:val="outset" w:sz="6" w:space="0" w:color="auto"/>
              <w:left w:val="outset" w:sz="6" w:space="0" w:color="auto"/>
              <w:bottom w:val="outset" w:sz="6" w:space="0" w:color="auto"/>
              <w:right w:val="outset" w:sz="6" w:space="0" w:color="auto"/>
            </w:tcBorders>
            <w:hideMark/>
          </w:tcPr>
          <w:p w14:paraId="4391D8E9" w14:textId="77777777" w:rsidR="00776CBC" w:rsidRPr="00B620DB" w:rsidRDefault="00776CBC" w:rsidP="00776CBC">
            <w:pPr>
              <w:pStyle w:val="12TabHeadBody"/>
            </w:pPr>
            <w:bookmarkStart w:id="155" w:name="aama501.6"/>
            <w:bookmarkStart w:id="156" w:name="a57902"/>
            <w:bookmarkEnd w:id="155"/>
            <w:bookmarkEnd w:id="156"/>
            <w:r w:rsidRPr="00B620DB">
              <w:rPr>
                <w:rStyle w:val="flts1"/>
              </w:rPr>
              <w:t>Recommended Dynamic Test Method for Determining the Seismic Drift Causing Glass Fallout from a Wall System</w:t>
            </w:r>
            <w:bookmarkStart w:id="157" w:name="a57904"/>
            <w:bookmarkEnd w:id="157"/>
          </w:p>
        </w:tc>
        <w:tc>
          <w:tcPr>
            <w:tcW w:w="1524" w:type="pct"/>
            <w:tcBorders>
              <w:top w:val="outset" w:sz="6" w:space="0" w:color="auto"/>
              <w:left w:val="outset" w:sz="6" w:space="0" w:color="auto"/>
              <w:bottom w:val="outset" w:sz="6" w:space="0" w:color="auto"/>
              <w:right w:val="outset" w:sz="6" w:space="0" w:color="auto"/>
            </w:tcBorders>
            <w:hideMark/>
          </w:tcPr>
          <w:p w14:paraId="4D3B428D" w14:textId="77777777" w:rsidR="00776CBC" w:rsidRPr="00B620DB" w:rsidRDefault="00135AFF" w:rsidP="00776CBC">
            <w:pPr>
              <w:pStyle w:val="12TabHeadBody"/>
            </w:pPr>
            <w:hyperlink r:id="rId84" w:anchor="en000908" w:history="1">
              <w:r w:rsidR="00776CBC" w:rsidRPr="00B620DB">
                <w:rPr>
                  <w:rStyle w:val="Hyperlink"/>
                  <w:color w:val="auto"/>
                  <w:szCs w:val="18"/>
                  <w:u w:val="none"/>
                </w:rPr>
                <w:t>A-4.1.8.18.(14) and (15)</w:t>
              </w:r>
            </w:hyperlink>
            <w:r w:rsidR="00776CBC" w:rsidRPr="00B620DB">
              <w:br/>
            </w:r>
            <w:hyperlink r:id="rId85" w:anchor="en000926" w:history="1">
              <w:r w:rsidR="00776CBC" w:rsidRPr="00B620DB">
                <w:rPr>
                  <w:rStyle w:val="Hyperlink"/>
                  <w:color w:val="auto"/>
                  <w:szCs w:val="18"/>
                  <w:u w:val="none"/>
                </w:rPr>
                <w:t>A-5.9.3.</w:t>
              </w:r>
            </w:hyperlink>
          </w:p>
        </w:tc>
      </w:tr>
      <w:tr w:rsidR="000C695F" w:rsidRPr="00B620DB" w14:paraId="63D348E5" w14:textId="77777777" w:rsidTr="00752338">
        <w:trPr>
          <w:ins w:id="158" w:author="Dang, Tommy HOUS:EX" w:date="2023-04-18T10:51:00Z"/>
        </w:trPr>
        <w:tc>
          <w:tcPr>
            <w:tcW w:w="582" w:type="pct"/>
            <w:tcBorders>
              <w:top w:val="outset" w:sz="6" w:space="0" w:color="auto"/>
              <w:left w:val="outset" w:sz="6" w:space="0" w:color="auto"/>
              <w:bottom w:val="outset" w:sz="6" w:space="0" w:color="auto"/>
              <w:right w:val="outset" w:sz="6" w:space="0" w:color="auto"/>
            </w:tcBorders>
          </w:tcPr>
          <w:p w14:paraId="1AA5CAC4" w14:textId="4C960DCC" w:rsidR="000C695F" w:rsidRPr="00B620DB" w:rsidRDefault="000C695F" w:rsidP="00776CBC">
            <w:pPr>
              <w:pStyle w:val="12TabHeadBody"/>
              <w:rPr>
                <w:ins w:id="159" w:author="Dang, Tommy HOUS:EX" w:date="2023-04-18T10:51:00Z"/>
                <w:rStyle w:val="flts1"/>
              </w:rPr>
            </w:pPr>
            <w:ins w:id="160" w:author="Dang, Tommy HOUS:EX" w:date="2023-04-18T10:51:00Z">
              <w:r>
                <w:rPr>
                  <w:rStyle w:val="flts1"/>
                </w:rPr>
                <w:t>AAMA</w:t>
              </w:r>
            </w:ins>
          </w:p>
        </w:tc>
        <w:tc>
          <w:tcPr>
            <w:tcW w:w="1253" w:type="pct"/>
            <w:tcBorders>
              <w:top w:val="outset" w:sz="6" w:space="0" w:color="auto"/>
              <w:left w:val="outset" w:sz="6" w:space="0" w:color="auto"/>
              <w:bottom w:val="outset" w:sz="6" w:space="0" w:color="auto"/>
              <w:right w:val="outset" w:sz="6" w:space="0" w:color="auto"/>
            </w:tcBorders>
          </w:tcPr>
          <w:p w14:paraId="65607CC5" w14:textId="6E4262D3" w:rsidR="000C695F" w:rsidRPr="00B620DB" w:rsidRDefault="000C695F" w:rsidP="00776CBC">
            <w:pPr>
              <w:pStyle w:val="12TabHeadBody"/>
              <w:rPr>
                <w:ins w:id="161" w:author="Dang, Tommy HOUS:EX" w:date="2023-04-18T10:51:00Z"/>
                <w:rStyle w:val="flts1"/>
              </w:rPr>
            </w:pPr>
            <w:ins w:id="162" w:author="Dang, Tommy HOUS:EX" w:date="2023-04-18T10:51:00Z">
              <w:r>
                <w:rPr>
                  <w:rStyle w:val="flts1"/>
                </w:rPr>
                <w:t>1304-02</w:t>
              </w:r>
            </w:ins>
          </w:p>
        </w:tc>
        <w:tc>
          <w:tcPr>
            <w:tcW w:w="1641" w:type="pct"/>
            <w:tcBorders>
              <w:top w:val="outset" w:sz="6" w:space="0" w:color="auto"/>
              <w:left w:val="outset" w:sz="6" w:space="0" w:color="auto"/>
              <w:bottom w:val="outset" w:sz="6" w:space="0" w:color="auto"/>
              <w:right w:val="outset" w:sz="6" w:space="0" w:color="auto"/>
            </w:tcBorders>
          </w:tcPr>
          <w:p w14:paraId="419F7AEA" w14:textId="60AE6B5D" w:rsidR="000C695F" w:rsidRPr="00B620DB" w:rsidRDefault="000C695F" w:rsidP="00776CBC">
            <w:pPr>
              <w:pStyle w:val="12TabHeadBody"/>
              <w:rPr>
                <w:ins w:id="163" w:author="Dang, Tommy HOUS:EX" w:date="2023-04-18T10:51:00Z"/>
                <w:rStyle w:val="flts1"/>
              </w:rPr>
            </w:pPr>
            <w:ins w:id="164" w:author="Dang, Tommy HOUS:EX" w:date="2023-04-18T10:51:00Z">
              <w:r>
                <w:rPr>
                  <w:rStyle w:val="flts1"/>
                </w:rPr>
                <w:t>Voluntary Specification for Forced Entry Resistance of Side-H</w:t>
              </w:r>
            </w:ins>
            <w:ins w:id="165" w:author="Dang, Tommy HOUS:EX" w:date="2023-04-18T10:52:00Z">
              <w:r>
                <w:rPr>
                  <w:rStyle w:val="flts1"/>
                </w:rPr>
                <w:t>inged Door Systems</w:t>
              </w:r>
            </w:ins>
          </w:p>
        </w:tc>
        <w:tc>
          <w:tcPr>
            <w:tcW w:w="1524" w:type="pct"/>
            <w:tcBorders>
              <w:top w:val="outset" w:sz="6" w:space="0" w:color="auto"/>
              <w:left w:val="outset" w:sz="6" w:space="0" w:color="auto"/>
              <w:bottom w:val="outset" w:sz="6" w:space="0" w:color="auto"/>
              <w:right w:val="outset" w:sz="6" w:space="0" w:color="auto"/>
            </w:tcBorders>
          </w:tcPr>
          <w:p w14:paraId="1E3B4BAF" w14:textId="4C7269C2" w:rsidR="000C695F" w:rsidRDefault="000C695F" w:rsidP="00776CBC">
            <w:pPr>
              <w:pStyle w:val="12TabHeadBody"/>
              <w:rPr>
                <w:ins w:id="166" w:author="Dang, Tommy HOUS:EX" w:date="2023-04-18T10:51:00Z"/>
              </w:rPr>
            </w:pPr>
            <w:ins w:id="167" w:author="Dang, Tommy HOUS:EX" w:date="2023-04-18T10:52:00Z">
              <w:r>
                <w:t>9.7.5.2.(2)</w:t>
              </w:r>
            </w:ins>
          </w:p>
        </w:tc>
      </w:tr>
      <w:tr w:rsidR="00776CBC" w:rsidRPr="00B620DB" w14:paraId="0C561D4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CA1761" w14:textId="77777777" w:rsidR="00776CBC" w:rsidRPr="00B620DB" w:rsidRDefault="00776CBC" w:rsidP="00776CBC">
            <w:pPr>
              <w:pStyle w:val="12TabHeadBody"/>
            </w:pPr>
            <w:r w:rsidRPr="00B620DB">
              <w:rPr>
                <w:rStyle w:val="flts1"/>
              </w:rPr>
              <w:t>ACGIH</w:t>
            </w:r>
          </w:p>
        </w:tc>
        <w:tc>
          <w:tcPr>
            <w:tcW w:w="1253" w:type="pct"/>
            <w:tcBorders>
              <w:top w:val="outset" w:sz="6" w:space="0" w:color="auto"/>
              <w:left w:val="outset" w:sz="6" w:space="0" w:color="auto"/>
              <w:bottom w:val="outset" w:sz="6" w:space="0" w:color="auto"/>
              <w:right w:val="outset" w:sz="6" w:space="0" w:color="auto"/>
            </w:tcBorders>
            <w:hideMark/>
          </w:tcPr>
          <w:p w14:paraId="54EFAA98" w14:textId="77777777" w:rsidR="00776CBC" w:rsidRPr="00B620DB" w:rsidRDefault="00776CBC" w:rsidP="00776CBC">
            <w:pPr>
              <w:pStyle w:val="12TabHeadBody"/>
            </w:pPr>
            <w:r w:rsidRPr="00B620DB">
              <w:rPr>
                <w:rStyle w:val="flts1"/>
              </w:rPr>
              <w:t>28th Edition</w:t>
            </w:r>
          </w:p>
        </w:tc>
        <w:tc>
          <w:tcPr>
            <w:tcW w:w="1641" w:type="pct"/>
            <w:tcBorders>
              <w:top w:val="outset" w:sz="6" w:space="0" w:color="auto"/>
              <w:left w:val="outset" w:sz="6" w:space="0" w:color="auto"/>
              <w:bottom w:val="outset" w:sz="6" w:space="0" w:color="auto"/>
              <w:right w:val="outset" w:sz="6" w:space="0" w:color="auto"/>
            </w:tcBorders>
            <w:hideMark/>
          </w:tcPr>
          <w:p w14:paraId="09707891" w14:textId="77777777" w:rsidR="00776CBC" w:rsidRPr="00B620DB" w:rsidRDefault="00776CBC" w:rsidP="00776CBC">
            <w:pPr>
              <w:pStyle w:val="12TabHeadBody"/>
            </w:pPr>
            <w:bookmarkStart w:id="168" w:name="acgih-iv-mrp"/>
            <w:bookmarkStart w:id="169" w:name="a58130"/>
            <w:bookmarkEnd w:id="168"/>
            <w:bookmarkEnd w:id="169"/>
            <w:r w:rsidRPr="00B620DB">
              <w:rPr>
                <w:rStyle w:val="flts1"/>
              </w:rPr>
              <w:t>Industrial Ventilation: A Manual of Recommended Practice for Design</w:t>
            </w:r>
            <w:bookmarkStart w:id="170" w:name="a58132"/>
            <w:bookmarkEnd w:id="170"/>
          </w:p>
        </w:tc>
        <w:tc>
          <w:tcPr>
            <w:tcW w:w="1524" w:type="pct"/>
            <w:tcBorders>
              <w:top w:val="outset" w:sz="6" w:space="0" w:color="auto"/>
              <w:left w:val="outset" w:sz="6" w:space="0" w:color="auto"/>
              <w:bottom w:val="outset" w:sz="6" w:space="0" w:color="auto"/>
              <w:right w:val="outset" w:sz="6" w:space="0" w:color="auto"/>
            </w:tcBorders>
            <w:hideMark/>
          </w:tcPr>
          <w:p w14:paraId="3ACE0301" w14:textId="37597DFE" w:rsidR="00776CBC" w:rsidRPr="00B620DB" w:rsidRDefault="00135AFF" w:rsidP="00776CBC">
            <w:pPr>
              <w:pStyle w:val="12TabHeadBody"/>
            </w:pPr>
            <w:hyperlink r:id="rId86" w:anchor="es008019" w:history="1">
              <w:r w:rsidR="00776CBC" w:rsidRPr="00B620DB">
                <w:rPr>
                  <w:rStyle w:val="Hyperlink"/>
                  <w:color w:val="auto"/>
                  <w:szCs w:val="18"/>
                  <w:u w:val="none"/>
                </w:rPr>
                <w:t>6.2.1.1.(1)</w:t>
              </w:r>
            </w:hyperlink>
            <w:r w:rsidR="00776CBC" w:rsidRPr="00B620DB">
              <w:br/>
            </w:r>
            <w:hyperlink r:id="rId87" w:anchor="es008841" w:history="1">
              <w:r w:rsidR="00776CBC" w:rsidRPr="00B620DB">
                <w:rPr>
                  <w:rStyle w:val="Hyperlink"/>
                  <w:color w:val="auto"/>
                  <w:szCs w:val="18"/>
                  <w:u w:val="none"/>
                </w:rPr>
                <w:t>6.3.2.14.(2)</w:t>
              </w:r>
            </w:hyperlink>
            <w:r w:rsidR="00776CBC" w:rsidRPr="00B620DB">
              <w:br/>
            </w:r>
            <w:hyperlink r:id="rId88" w:anchor="en000242" w:history="1">
              <w:r w:rsidR="00776CBC" w:rsidRPr="00B620DB">
                <w:rPr>
                  <w:rStyle w:val="Hyperlink"/>
                  <w:color w:val="auto"/>
                  <w:szCs w:val="18"/>
                  <w:u w:val="none"/>
                </w:rPr>
                <w:t>A-6.3.1.5.</w:t>
              </w:r>
            </w:hyperlink>
          </w:p>
        </w:tc>
      </w:tr>
      <w:tr w:rsidR="00776CBC" w:rsidRPr="00B620DB" w14:paraId="63CCCB9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ADCD16" w14:textId="77777777" w:rsidR="00776CBC" w:rsidRPr="00B620DB" w:rsidRDefault="00776CBC" w:rsidP="00776CBC">
            <w:pPr>
              <w:pStyle w:val="12TabHeadBody"/>
            </w:pPr>
            <w:r w:rsidRPr="00B620DB">
              <w:rPr>
                <w:rStyle w:val="flts1"/>
              </w:rPr>
              <w:t>ACI</w:t>
            </w:r>
          </w:p>
        </w:tc>
        <w:tc>
          <w:tcPr>
            <w:tcW w:w="1253" w:type="pct"/>
            <w:tcBorders>
              <w:top w:val="outset" w:sz="6" w:space="0" w:color="auto"/>
              <w:left w:val="outset" w:sz="6" w:space="0" w:color="auto"/>
              <w:bottom w:val="outset" w:sz="6" w:space="0" w:color="auto"/>
              <w:right w:val="outset" w:sz="6" w:space="0" w:color="auto"/>
            </w:tcBorders>
            <w:hideMark/>
          </w:tcPr>
          <w:p w14:paraId="4CA1A9D8" w14:textId="77777777" w:rsidR="00776CBC" w:rsidRPr="00B620DB" w:rsidRDefault="00776CBC" w:rsidP="00776CBC">
            <w:pPr>
              <w:pStyle w:val="12TabHeadBody"/>
            </w:pPr>
            <w:r w:rsidRPr="00B620DB">
              <w:rPr>
                <w:rStyle w:val="flts1"/>
              </w:rPr>
              <w:t>355.2-19</w:t>
            </w:r>
          </w:p>
        </w:tc>
        <w:tc>
          <w:tcPr>
            <w:tcW w:w="1641" w:type="pct"/>
            <w:tcBorders>
              <w:top w:val="outset" w:sz="6" w:space="0" w:color="auto"/>
              <w:left w:val="outset" w:sz="6" w:space="0" w:color="auto"/>
              <w:bottom w:val="outset" w:sz="6" w:space="0" w:color="auto"/>
              <w:right w:val="outset" w:sz="6" w:space="0" w:color="auto"/>
            </w:tcBorders>
            <w:hideMark/>
          </w:tcPr>
          <w:p w14:paraId="70FDB00A" w14:textId="77777777" w:rsidR="00776CBC" w:rsidRPr="00B620DB" w:rsidRDefault="00776CBC" w:rsidP="00776CBC">
            <w:pPr>
              <w:pStyle w:val="12TabHeadBody"/>
            </w:pPr>
            <w:bookmarkStart w:id="171" w:name="aci355.2"/>
            <w:bookmarkStart w:id="172" w:name="a58156"/>
            <w:bookmarkEnd w:id="171"/>
            <w:bookmarkEnd w:id="172"/>
            <w:r w:rsidRPr="00B620DB">
              <w:rPr>
                <w:rStyle w:val="flts1"/>
              </w:rPr>
              <w:t>Qualification of Post-Installed Mechanical Anchors in Concrete (ACI 355.2-19) and Commentary</w:t>
            </w:r>
            <w:bookmarkStart w:id="173" w:name="a58158"/>
            <w:bookmarkEnd w:id="173"/>
          </w:p>
        </w:tc>
        <w:tc>
          <w:tcPr>
            <w:tcW w:w="1524" w:type="pct"/>
            <w:tcBorders>
              <w:top w:val="outset" w:sz="6" w:space="0" w:color="auto"/>
              <w:left w:val="outset" w:sz="6" w:space="0" w:color="auto"/>
              <w:bottom w:val="outset" w:sz="6" w:space="0" w:color="auto"/>
              <w:right w:val="outset" w:sz="6" w:space="0" w:color="auto"/>
            </w:tcBorders>
            <w:hideMark/>
          </w:tcPr>
          <w:p w14:paraId="4F57510A" w14:textId="77777777" w:rsidR="00776CBC" w:rsidRPr="00B620DB" w:rsidRDefault="00135AFF" w:rsidP="00776CBC">
            <w:pPr>
              <w:pStyle w:val="12TabHeadBody"/>
            </w:pPr>
            <w:hyperlink r:id="rId89" w:anchor="es007958" w:history="1">
              <w:r w:rsidR="00776CBC" w:rsidRPr="00B620DB">
                <w:rPr>
                  <w:rStyle w:val="Hyperlink"/>
                  <w:color w:val="auto"/>
                  <w:szCs w:val="18"/>
                  <w:u w:val="none"/>
                </w:rPr>
                <w:t>4.1.8.18.(7)</w:t>
              </w:r>
            </w:hyperlink>
          </w:p>
        </w:tc>
      </w:tr>
      <w:tr w:rsidR="00776CBC" w:rsidRPr="00B620DB" w14:paraId="7E1854A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AA58D6" w14:textId="77777777" w:rsidR="00776CBC" w:rsidRPr="00B620DB" w:rsidRDefault="00776CBC" w:rsidP="00776CBC">
            <w:pPr>
              <w:pStyle w:val="12TabHeadBody"/>
            </w:pPr>
            <w:r w:rsidRPr="00B620DB">
              <w:rPr>
                <w:rStyle w:val="flts1"/>
              </w:rPr>
              <w:t>ACI</w:t>
            </w:r>
          </w:p>
        </w:tc>
        <w:tc>
          <w:tcPr>
            <w:tcW w:w="1253" w:type="pct"/>
            <w:tcBorders>
              <w:top w:val="outset" w:sz="6" w:space="0" w:color="auto"/>
              <w:left w:val="outset" w:sz="6" w:space="0" w:color="auto"/>
              <w:bottom w:val="outset" w:sz="6" w:space="0" w:color="auto"/>
              <w:right w:val="outset" w:sz="6" w:space="0" w:color="auto"/>
            </w:tcBorders>
            <w:hideMark/>
          </w:tcPr>
          <w:p w14:paraId="1C1ED772" w14:textId="77777777" w:rsidR="00776CBC" w:rsidRPr="00B620DB" w:rsidRDefault="00776CBC" w:rsidP="00776CBC">
            <w:pPr>
              <w:pStyle w:val="12TabHeadBody"/>
            </w:pPr>
            <w:r w:rsidRPr="00B620DB">
              <w:rPr>
                <w:rStyle w:val="flts1"/>
              </w:rPr>
              <w:t>355.4M-19</w:t>
            </w:r>
          </w:p>
        </w:tc>
        <w:tc>
          <w:tcPr>
            <w:tcW w:w="1641" w:type="pct"/>
            <w:tcBorders>
              <w:top w:val="outset" w:sz="6" w:space="0" w:color="auto"/>
              <w:left w:val="outset" w:sz="6" w:space="0" w:color="auto"/>
              <w:bottom w:val="outset" w:sz="6" w:space="0" w:color="auto"/>
              <w:right w:val="outset" w:sz="6" w:space="0" w:color="auto"/>
            </w:tcBorders>
            <w:hideMark/>
          </w:tcPr>
          <w:p w14:paraId="663BF1C0" w14:textId="77777777" w:rsidR="00776CBC" w:rsidRPr="00B620DB" w:rsidRDefault="00776CBC" w:rsidP="00776CBC">
            <w:pPr>
              <w:pStyle w:val="12TabHeadBody"/>
            </w:pPr>
            <w:bookmarkStart w:id="174" w:name="aci355.4"/>
            <w:bookmarkStart w:id="175" w:name="a58383"/>
            <w:bookmarkEnd w:id="174"/>
            <w:bookmarkEnd w:id="175"/>
            <w:r w:rsidRPr="00B620DB">
              <w:rPr>
                <w:rStyle w:val="flts1"/>
              </w:rPr>
              <w:t>Qualification of Post-Installed Adhesive Anchors in Concrete (ACI 355.4M-19) and Commentary</w:t>
            </w:r>
            <w:bookmarkStart w:id="176" w:name="a58385"/>
            <w:bookmarkEnd w:id="176"/>
          </w:p>
        </w:tc>
        <w:tc>
          <w:tcPr>
            <w:tcW w:w="1524" w:type="pct"/>
            <w:tcBorders>
              <w:top w:val="outset" w:sz="6" w:space="0" w:color="auto"/>
              <w:left w:val="outset" w:sz="6" w:space="0" w:color="auto"/>
              <w:bottom w:val="outset" w:sz="6" w:space="0" w:color="auto"/>
              <w:right w:val="outset" w:sz="6" w:space="0" w:color="auto"/>
            </w:tcBorders>
            <w:hideMark/>
          </w:tcPr>
          <w:p w14:paraId="24B63B94" w14:textId="77777777" w:rsidR="00776CBC" w:rsidRPr="00B620DB" w:rsidRDefault="00135AFF" w:rsidP="00776CBC">
            <w:pPr>
              <w:pStyle w:val="12TabHeadBody"/>
            </w:pPr>
            <w:hyperlink r:id="rId90" w:anchor="es007958" w:history="1">
              <w:r w:rsidR="00776CBC" w:rsidRPr="00B620DB">
                <w:rPr>
                  <w:rStyle w:val="Hyperlink"/>
                  <w:color w:val="auto"/>
                  <w:szCs w:val="18"/>
                  <w:u w:val="none"/>
                </w:rPr>
                <w:t>4.1.8.18.(7)</w:t>
              </w:r>
            </w:hyperlink>
          </w:p>
        </w:tc>
      </w:tr>
      <w:tr w:rsidR="00776CBC" w:rsidRPr="00B620DB" w14:paraId="6FCD821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674C492" w14:textId="77777777" w:rsidR="00776CBC" w:rsidRPr="00B620DB" w:rsidRDefault="00776CBC" w:rsidP="00776CBC">
            <w:pPr>
              <w:pStyle w:val="12TabHeadBody"/>
            </w:pPr>
            <w:r w:rsidRPr="00B620DB">
              <w:rPr>
                <w:rStyle w:val="flts1"/>
              </w:rPr>
              <w:t>AHRI</w:t>
            </w:r>
          </w:p>
        </w:tc>
        <w:tc>
          <w:tcPr>
            <w:tcW w:w="1253" w:type="pct"/>
            <w:tcBorders>
              <w:top w:val="outset" w:sz="6" w:space="0" w:color="auto"/>
              <w:left w:val="outset" w:sz="6" w:space="0" w:color="auto"/>
              <w:bottom w:val="outset" w:sz="6" w:space="0" w:color="auto"/>
              <w:right w:val="outset" w:sz="6" w:space="0" w:color="auto"/>
            </w:tcBorders>
            <w:hideMark/>
          </w:tcPr>
          <w:p w14:paraId="48A5BB2D" w14:textId="77777777" w:rsidR="00776CBC" w:rsidRPr="00B620DB" w:rsidRDefault="00776CBC" w:rsidP="00776CBC">
            <w:pPr>
              <w:pStyle w:val="12TabHeadBody"/>
            </w:pPr>
            <w:r w:rsidRPr="00B620DB">
              <w:rPr>
                <w:rStyle w:val="flts1"/>
              </w:rPr>
              <w:t>ANSI/AHRI 210/240-2008</w:t>
            </w:r>
          </w:p>
        </w:tc>
        <w:tc>
          <w:tcPr>
            <w:tcW w:w="1641" w:type="pct"/>
            <w:tcBorders>
              <w:top w:val="outset" w:sz="6" w:space="0" w:color="auto"/>
              <w:left w:val="outset" w:sz="6" w:space="0" w:color="auto"/>
              <w:bottom w:val="outset" w:sz="6" w:space="0" w:color="auto"/>
              <w:right w:val="outset" w:sz="6" w:space="0" w:color="auto"/>
            </w:tcBorders>
            <w:hideMark/>
          </w:tcPr>
          <w:p w14:paraId="190A98A6" w14:textId="77777777" w:rsidR="00776CBC" w:rsidRPr="00B620DB" w:rsidRDefault="00776CBC" w:rsidP="00776CBC">
            <w:pPr>
              <w:pStyle w:val="12TabHeadBody"/>
            </w:pPr>
            <w:bookmarkStart w:id="177" w:name="ahri210"/>
            <w:bookmarkStart w:id="178" w:name="a58403"/>
            <w:bookmarkEnd w:id="177"/>
            <w:bookmarkEnd w:id="178"/>
            <w:r w:rsidRPr="00B620DB">
              <w:rPr>
                <w:rStyle w:val="flts1"/>
              </w:rPr>
              <w:t>Performance Rating of Unitary Air-Conditioning and Air-Source Heat Pump Equipment</w:t>
            </w:r>
            <w:bookmarkStart w:id="179" w:name="a58405"/>
            <w:bookmarkEnd w:id="179"/>
          </w:p>
        </w:tc>
        <w:tc>
          <w:tcPr>
            <w:tcW w:w="1524" w:type="pct"/>
            <w:tcBorders>
              <w:top w:val="outset" w:sz="6" w:space="0" w:color="auto"/>
              <w:left w:val="outset" w:sz="6" w:space="0" w:color="auto"/>
              <w:bottom w:val="outset" w:sz="6" w:space="0" w:color="auto"/>
              <w:right w:val="outset" w:sz="6" w:space="0" w:color="auto"/>
            </w:tcBorders>
            <w:hideMark/>
          </w:tcPr>
          <w:p w14:paraId="468ECFFA" w14:textId="77777777" w:rsidR="00776CBC" w:rsidRPr="00B620DB" w:rsidRDefault="00135AFF" w:rsidP="00776CBC">
            <w:pPr>
              <w:pStyle w:val="12TabHeadBody"/>
            </w:pPr>
            <w:hyperlink r:id="rId91" w:anchor="et001375" w:history="1">
              <w:r w:rsidR="00776CBC" w:rsidRPr="00B620DB">
                <w:rPr>
                  <w:rStyle w:val="Hyperlink"/>
                  <w:color w:val="auto"/>
                  <w:szCs w:val="18"/>
                  <w:u w:val="none"/>
                </w:rPr>
                <w:t>Table</w:t>
              </w:r>
            </w:hyperlink>
            <w:hyperlink r:id="rId92" w:anchor="et001375" w:history="1">
              <w:r w:rsidR="00776CBC" w:rsidRPr="00B620DB">
                <w:rPr>
                  <w:rStyle w:val="Hyperlink"/>
                  <w:color w:val="auto"/>
                  <w:u w:val="none"/>
                </w:rPr>
                <w:t> </w:t>
              </w:r>
            </w:hyperlink>
            <w:hyperlink r:id="rId93" w:anchor="et001375" w:history="1">
              <w:r w:rsidR="00776CBC" w:rsidRPr="00B620DB">
                <w:rPr>
                  <w:rStyle w:val="Hyperlink"/>
                  <w:color w:val="auto"/>
                  <w:szCs w:val="18"/>
                  <w:u w:val="none"/>
                </w:rPr>
                <w:t>9.36.3.10.</w:t>
              </w:r>
            </w:hyperlink>
          </w:p>
        </w:tc>
      </w:tr>
      <w:tr w:rsidR="00776CBC" w:rsidRPr="00B620DB" w14:paraId="4415C7A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A045EC8" w14:textId="77777777" w:rsidR="00776CBC" w:rsidRPr="00B620DB" w:rsidRDefault="00776CBC" w:rsidP="00776CBC">
            <w:pPr>
              <w:pStyle w:val="12TabHeadBody"/>
            </w:pPr>
            <w:r w:rsidRPr="00B620DB">
              <w:rPr>
                <w:rStyle w:val="flts1"/>
              </w:rPr>
              <w:t>AHRI</w:t>
            </w:r>
          </w:p>
        </w:tc>
        <w:tc>
          <w:tcPr>
            <w:tcW w:w="1253" w:type="pct"/>
            <w:tcBorders>
              <w:top w:val="outset" w:sz="6" w:space="0" w:color="auto"/>
              <w:left w:val="outset" w:sz="6" w:space="0" w:color="auto"/>
              <w:bottom w:val="outset" w:sz="6" w:space="0" w:color="auto"/>
              <w:right w:val="outset" w:sz="6" w:space="0" w:color="auto"/>
            </w:tcBorders>
            <w:hideMark/>
          </w:tcPr>
          <w:p w14:paraId="54B501EF" w14:textId="77777777" w:rsidR="00776CBC" w:rsidRPr="00B620DB" w:rsidRDefault="00776CBC" w:rsidP="00776CBC">
            <w:pPr>
              <w:pStyle w:val="12TabHeadBody"/>
            </w:pPr>
            <w:r w:rsidRPr="00B620DB">
              <w:rPr>
                <w:rStyle w:val="flts1"/>
              </w:rPr>
              <w:t>1060 (I-P/2013)</w:t>
            </w:r>
          </w:p>
        </w:tc>
        <w:tc>
          <w:tcPr>
            <w:tcW w:w="1641" w:type="pct"/>
            <w:tcBorders>
              <w:top w:val="outset" w:sz="6" w:space="0" w:color="auto"/>
              <w:left w:val="outset" w:sz="6" w:space="0" w:color="auto"/>
              <w:bottom w:val="outset" w:sz="6" w:space="0" w:color="auto"/>
              <w:right w:val="outset" w:sz="6" w:space="0" w:color="auto"/>
            </w:tcBorders>
            <w:hideMark/>
          </w:tcPr>
          <w:p w14:paraId="3F182184" w14:textId="77777777" w:rsidR="00776CBC" w:rsidRPr="00B620DB" w:rsidRDefault="00776CBC" w:rsidP="00776CBC">
            <w:pPr>
              <w:pStyle w:val="12TabHeadBody"/>
            </w:pPr>
            <w:bookmarkStart w:id="180" w:name="ahri1060"/>
            <w:bookmarkStart w:id="181" w:name="a58629"/>
            <w:bookmarkEnd w:id="180"/>
            <w:bookmarkEnd w:id="181"/>
            <w:r w:rsidRPr="00B620DB">
              <w:rPr>
                <w:rStyle w:val="flts1"/>
              </w:rPr>
              <w:t>Performance Rating of Air-to-Air Exchangers for Energy Recovery Ventilation Equipment</w:t>
            </w:r>
            <w:bookmarkStart w:id="182" w:name="a58631"/>
            <w:bookmarkEnd w:id="182"/>
          </w:p>
        </w:tc>
        <w:tc>
          <w:tcPr>
            <w:tcW w:w="1524" w:type="pct"/>
            <w:tcBorders>
              <w:top w:val="outset" w:sz="6" w:space="0" w:color="auto"/>
              <w:left w:val="outset" w:sz="6" w:space="0" w:color="auto"/>
              <w:bottom w:val="outset" w:sz="6" w:space="0" w:color="auto"/>
              <w:right w:val="outset" w:sz="6" w:space="0" w:color="auto"/>
            </w:tcBorders>
            <w:hideMark/>
          </w:tcPr>
          <w:p w14:paraId="1BCA89D1" w14:textId="77777777" w:rsidR="00776CBC" w:rsidRPr="00B620DB" w:rsidRDefault="00135AFF" w:rsidP="00776CBC">
            <w:pPr>
              <w:pStyle w:val="12TabHeadBody"/>
            </w:pPr>
            <w:hyperlink r:id="rId94" w:anchor="es006963" w:history="1">
              <w:r w:rsidR="00776CBC" w:rsidRPr="00B620DB">
                <w:rPr>
                  <w:rStyle w:val="Hyperlink"/>
                  <w:color w:val="auto"/>
                  <w:szCs w:val="18"/>
                  <w:u w:val="none"/>
                </w:rPr>
                <w:t>9.36.3.8.(4)</w:t>
              </w:r>
            </w:hyperlink>
          </w:p>
        </w:tc>
      </w:tr>
      <w:tr w:rsidR="00776CBC" w:rsidRPr="00B620DB" w14:paraId="28692EB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9847E1" w14:textId="77777777" w:rsidR="00776CBC" w:rsidRPr="00B620DB" w:rsidRDefault="00776CBC" w:rsidP="00776CBC">
            <w:pPr>
              <w:pStyle w:val="12TabHeadBody"/>
            </w:pPr>
            <w:r w:rsidRPr="00B620DB">
              <w:rPr>
                <w:rStyle w:val="flts1"/>
              </w:rPr>
              <w:t>AHRI</w:t>
            </w:r>
          </w:p>
        </w:tc>
        <w:tc>
          <w:tcPr>
            <w:tcW w:w="1253" w:type="pct"/>
            <w:tcBorders>
              <w:top w:val="outset" w:sz="6" w:space="0" w:color="auto"/>
              <w:left w:val="outset" w:sz="6" w:space="0" w:color="auto"/>
              <w:bottom w:val="outset" w:sz="6" w:space="0" w:color="auto"/>
              <w:right w:val="outset" w:sz="6" w:space="0" w:color="auto"/>
            </w:tcBorders>
            <w:hideMark/>
          </w:tcPr>
          <w:p w14:paraId="770A34CA" w14:textId="77777777" w:rsidR="00776CBC" w:rsidRPr="00B620DB" w:rsidRDefault="00776CBC" w:rsidP="00776CBC">
            <w:pPr>
              <w:pStyle w:val="12TabHeadBody"/>
            </w:pPr>
            <w:r w:rsidRPr="00B620DB">
              <w:rPr>
                <w:rStyle w:val="flts1"/>
              </w:rPr>
              <w:t>ANSI/AHRI 1500 (2015)</w:t>
            </w:r>
          </w:p>
        </w:tc>
        <w:tc>
          <w:tcPr>
            <w:tcW w:w="1641" w:type="pct"/>
            <w:tcBorders>
              <w:top w:val="outset" w:sz="6" w:space="0" w:color="auto"/>
              <w:left w:val="outset" w:sz="6" w:space="0" w:color="auto"/>
              <w:bottom w:val="outset" w:sz="6" w:space="0" w:color="auto"/>
              <w:right w:val="outset" w:sz="6" w:space="0" w:color="auto"/>
            </w:tcBorders>
            <w:hideMark/>
          </w:tcPr>
          <w:p w14:paraId="5D98101C" w14:textId="77777777" w:rsidR="00776CBC" w:rsidRPr="00B620DB" w:rsidRDefault="00776CBC" w:rsidP="00776CBC">
            <w:pPr>
              <w:pStyle w:val="12TabHeadBody"/>
            </w:pPr>
            <w:bookmarkStart w:id="183" w:name="ahri1500"/>
            <w:bookmarkStart w:id="184" w:name="a58652"/>
            <w:bookmarkEnd w:id="183"/>
            <w:bookmarkEnd w:id="184"/>
            <w:r w:rsidRPr="00B620DB">
              <w:rPr>
                <w:rStyle w:val="flts1"/>
              </w:rPr>
              <w:t>Performance Rating of Commercial Space Heating Boilers</w:t>
            </w:r>
            <w:bookmarkStart w:id="185" w:name="a58654"/>
            <w:bookmarkEnd w:id="185"/>
          </w:p>
        </w:tc>
        <w:tc>
          <w:tcPr>
            <w:tcW w:w="1524" w:type="pct"/>
            <w:tcBorders>
              <w:top w:val="outset" w:sz="6" w:space="0" w:color="auto"/>
              <w:left w:val="outset" w:sz="6" w:space="0" w:color="auto"/>
              <w:bottom w:val="outset" w:sz="6" w:space="0" w:color="auto"/>
              <w:right w:val="outset" w:sz="6" w:space="0" w:color="auto"/>
            </w:tcBorders>
            <w:hideMark/>
          </w:tcPr>
          <w:p w14:paraId="2DAEDD36" w14:textId="77777777" w:rsidR="00776CBC" w:rsidRPr="00B620DB" w:rsidRDefault="00135AFF" w:rsidP="00776CBC">
            <w:pPr>
              <w:pStyle w:val="12TabHeadBody"/>
            </w:pPr>
            <w:hyperlink r:id="rId95" w:anchor="et001375" w:history="1">
              <w:r w:rsidR="00776CBC" w:rsidRPr="00B620DB">
                <w:rPr>
                  <w:rStyle w:val="Hyperlink"/>
                  <w:color w:val="auto"/>
                  <w:szCs w:val="18"/>
                  <w:u w:val="none"/>
                </w:rPr>
                <w:t>Table</w:t>
              </w:r>
            </w:hyperlink>
            <w:hyperlink r:id="rId96" w:anchor="et001375" w:history="1">
              <w:r w:rsidR="00776CBC" w:rsidRPr="00B620DB">
                <w:rPr>
                  <w:rStyle w:val="Hyperlink"/>
                  <w:color w:val="auto"/>
                  <w:u w:val="none"/>
                </w:rPr>
                <w:t> </w:t>
              </w:r>
            </w:hyperlink>
            <w:hyperlink r:id="rId97" w:anchor="et001375" w:history="1">
              <w:r w:rsidR="00776CBC" w:rsidRPr="00B620DB">
                <w:rPr>
                  <w:rStyle w:val="Hyperlink"/>
                  <w:color w:val="auto"/>
                  <w:szCs w:val="18"/>
                  <w:u w:val="none"/>
                </w:rPr>
                <w:t>9.36.3.10.</w:t>
              </w:r>
            </w:hyperlink>
          </w:p>
        </w:tc>
      </w:tr>
      <w:tr w:rsidR="00776CBC" w:rsidRPr="00B620DB" w14:paraId="1783F72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631207A" w14:textId="77777777" w:rsidR="00776CBC" w:rsidRPr="00B620DB" w:rsidRDefault="00776CBC" w:rsidP="00776CBC">
            <w:pPr>
              <w:pStyle w:val="12TabHeadBody"/>
            </w:pPr>
            <w:r w:rsidRPr="00B620DB">
              <w:rPr>
                <w:rStyle w:val="flts1"/>
              </w:rPr>
              <w:t>AISI</w:t>
            </w:r>
          </w:p>
        </w:tc>
        <w:tc>
          <w:tcPr>
            <w:tcW w:w="1253" w:type="pct"/>
            <w:tcBorders>
              <w:top w:val="outset" w:sz="6" w:space="0" w:color="auto"/>
              <w:left w:val="outset" w:sz="6" w:space="0" w:color="auto"/>
              <w:bottom w:val="outset" w:sz="6" w:space="0" w:color="auto"/>
              <w:right w:val="outset" w:sz="6" w:space="0" w:color="auto"/>
            </w:tcBorders>
            <w:hideMark/>
          </w:tcPr>
          <w:p w14:paraId="05B7E2E8" w14:textId="77777777" w:rsidR="00776CBC" w:rsidRPr="00B620DB" w:rsidRDefault="00776CBC" w:rsidP="00776CBC">
            <w:pPr>
              <w:pStyle w:val="12TabHeadBody"/>
            </w:pPr>
            <w:r w:rsidRPr="00B620DB">
              <w:rPr>
                <w:rStyle w:val="flts1"/>
              </w:rPr>
              <w:t>S201-12</w:t>
            </w:r>
          </w:p>
        </w:tc>
        <w:tc>
          <w:tcPr>
            <w:tcW w:w="1641" w:type="pct"/>
            <w:tcBorders>
              <w:top w:val="outset" w:sz="6" w:space="0" w:color="auto"/>
              <w:left w:val="outset" w:sz="6" w:space="0" w:color="auto"/>
              <w:bottom w:val="outset" w:sz="6" w:space="0" w:color="auto"/>
              <w:right w:val="outset" w:sz="6" w:space="0" w:color="auto"/>
            </w:tcBorders>
            <w:hideMark/>
          </w:tcPr>
          <w:p w14:paraId="7A88980C" w14:textId="77777777" w:rsidR="00776CBC" w:rsidRPr="00B620DB" w:rsidRDefault="00776CBC" w:rsidP="00776CBC">
            <w:pPr>
              <w:pStyle w:val="12TabHeadBody"/>
            </w:pPr>
            <w:bookmarkStart w:id="186" w:name="aisis201"/>
            <w:bookmarkStart w:id="187" w:name="a58673"/>
            <w:bookmarkEnd w:id="186"/>
            <w:bookmarkEnd w:id="187"/>
            <w:r w:rsidRPr="00B620DB">
              <w:rPr>
                <w:rStyle w:val="flts1"/>
              </w:rPr>
              <w:t>North American Standard for Cold-Formed Steel Framing - Product Data 2012 Edition</w:t>
            </w:r>
            <w:bookmarkStart w:id="188" w:name="a58881"/>
            <w:bookmarkEnd w:id="188"/>
          </w:p>
        </w:tc>
        <w:tc>
          <w:tcPr>
            <w:tcW w:w="1524" w:type="pct"/>
            <w:tcBorders>
              <w:top w:val="outset" w:sz="6" w:space="0" w:color="auto"/>
              <w:left w:val="outset" w:sz="6" w:space="0" w:color="auto"/>
              <w:bottom w:val="outset" w:sz="6" w:space="0" w:color="auto"/>
              <w:right w:val="outset" w:sz="6" w:space="0" w:color="auto"/>
            </w:tcBorders>
            <w:hideMark/>
          </w:tcPr>
          <w:p w14:paraId="653E0648" w14:textId="77777777" w:rsidR="00776CBC" w:rsidRPr="00B620DB" w:rsidRDefault="00135AFF" w:rsidP="00776CBC">
            <w:pPr>
              <w:pStyle w:val="12TabHeadBody"/>
            </w:pPr>
            <w:hyperlink r:id="rId98" w:anchor="es003045" w:history="1">
              <w:r w:rsidR="00776CBC" w:rsidRPr="00B620DB">
                <w:rPr>
                  <w:rStyle w:val="Hyperlink"/>
                  <w:color w:val="auto"/>
                  <w:szCs w:val="18"/>
                  <w:u w:val="none"/>
                </w:rPr>
                <w:t>9.24.1.2.(1)</w:t>
              </w:r>
            </w:hyperlink>
          </w:p>
        </w:tc>
      </w:tr>
      <w:tr w:rsidR="00776CBC" w:rsidRPr="00B620DB" w14:paraId="311043A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CADB52A" w14:textId="77777777" w:rsidR="00776CBC" w:rsidRPr="00B620DB" w:rsidRDefault="00776CBC" w:rsidP="00776CBC">
            <w:pPr>
              <w:pStyle w:val="12TabHeadBody"/>
            </w:pPr>
            <w:r w:rsidRPr="00B620DB">
              <w:rPr>
                <w:rStyle w:val="flts1"/>
              </w:rPr>
              <w:t>ANSI</w:t>
            </w:r>
          </w:p>
        </w:tc>
        <w:tc>
          <w:tcPr>
            <w:tcW w:w="1253" w:type="pct"/>
            <w:tcBorders>
              <w:top w:val="outset" w:sz="6" w:space="0" w:color="auto"/>
              <w:left w:val="outset" w:sz="6" w:space="0" w:color="auto"/>
              <w:bottom w:val="outset" w:sz="6" w:space="0" w:color="auto"/>
              <w:right w:val="outset" w:sz="6" w:space="0" w:color="auto"/>
            </w:tcBorders>
            <w:hideMark/>
          </w:tcPr>
          <w:p w14:paraId="6F0BDADB" w14:textId="77777777" w:rsidR="00776CBC" w:rsidRPr="00B620DB" w:rsidRDefault="00776CBC" w:rsidP="00776CBC">
            <w:pPr>
              <w:pStyle w:val="12TabHeadBody"/>
            </w:pPr>
            <w:r w:rsidRPr="00B620DB">
              <w:rPr>
                <w:rStyle w:val="flts1"/>
              </w:rPr>
              <w:t>A135.6-2012</w:t>
            </w:r>
          </w:p>
        </w:tc>
        <w:tc>
          <w:tcPr>
            <w:tcW w:w="1641" w:type="pct"/>
            <w:tcBorders>
              <w:top w:val="outset" w:sz="6" w:space="0" w:color="auto"/>
              <w:left w:val="outset" w:sz="6" w:space="0" w:color="auto"/>
              <w:bottom w:val="outset" w:sz="6" w:space="0" w:color="auto"/>
              <w:right w:val="outset" w:sz="6" w:space="0" w:color="auto"/>
            </w:tcBorders>
            <w:hideMark/>
          </w:tcPr>
          <w:p w14:paraId="34D7F227" w14:textId="77777777" w:rsidR="00776CBC" w:rsidRPr="00B620DB" w:rsidRDefault="00776CBC" w:rsidP="00776CBC">
            <w:pPr>
              <w:pStyle w:val="12TabHeadBody"/>
            </w:pPr>
            <w:bookmarkStart w:id="189" w:name="ansia135.6"/>
            <w:bookmarkStart w:id="190" w:name="a58899"/>
            <w:bookmarkEnd w:id="189"/>
            <w:bookmarkEnd w:id="190"/>
            <w:r w:rsidRPr="00B620DB">
              <w:rPr>
                <w:rStyle w:val="flts1"/>
              </w:rPr>
              <w:t>Engineered Wood Siding</w:t>
            </w:r>
            <w:bookmarkStart w:id="191" w:name="a58901"/>
            <w:bookmarkEnd w:id="191"/>
          </w:p>
        </w:tc>
        <w:tc>
          <w:tcPr>
            <w:tcW w:w="1524" w:type="pct"/>
            <w:tcBorders>
              <w:top w:val="outset" w:sz="6" w:space="0" w:color="auto"/>
              <w:left w:val="outset" w:sz="6" w:space="0" w:color="auto"/>
              <w:bottom w:val="outset" w:sz="6" w:space="0" w:color="auto"/>
              <w:right w:val="outset" w:sz="6" w:space="0" w:color="auto"/>
            </w:tcBorders>
            <w:hideMark/>
          </w:tcPr>
          <w:p w14:paraId="5B719FE7" w14:textId="77777777" w:rsidR="00776CBC" w:rsidRPr="00B620DB" w:rsidRDefault="00135AFF" w:rsidP="00776CBC">
            <w:pPr>
              <w:pStyle w:val="12TabHeadBody"/>
            </w:pPr>
            <w:hyperlink r:id="rId99" w:anchor="et001042" w:history="1">
              <w:r w:rsidR="00776CBC" w:rsidRPr="00B620DB">
                <w:rPr>
                  <w:rStyle w:val="Hyperlink"/>
                  <w:color w:val="auto"/>
                  <w:szCs w:val="18"/>
                  <w:u w:val="none"/>
                </w:rPr>
                <w:t>Table</w:t>
              </w:r>
            </w:hyperlink>
            <w:hyperlink r:id="rId100" w:anchor="et001042" w:history="1">
              <w:r w:rsidR="00776CBC" w:rsidRPr="00B620DB">
                <w:rPr>
                  <w:rStyle w:val="Hyperlink"/>
                  <w:color w:val="auto"/>
                  <w:u w:val="none"/>
                </w:rPr>
                <w:t> </w:t>
              </w:r>
            </w:hyperlink>
            <w:hyperlink r:id="rId101" w:anchor="et001042" w:history="1">
              <w:r w:rsidR="00776CBC" w:rsidRPr="00B620DB">
                <w:rPr>
                  <w:rStyle w:val="Hyperlink"/>
                  <w:color w:val="auto"/>
                  <w:szCs w:val="18"/>
                  <w:u w:val="none"/>
                </w:rPr>
                <w:t>5.9.1.1.</w:t>
              </w:r>
            </w:hyperlink>
            <w:r w:rsidR="00776CBC" w:rsidRPr="00B620DB">
              <w:br/>
            </w:r>
            <w:hyperlink r:id="rId102" w:anchor="es003309" w:history="1">
              <w:r w:rsidR="00776CBC" w:rsidRPr="00B620DB">
                <w:rPr>
                  <w:rStyle w:val="Hyperlink"/>
                  <w:color w:val="auto"/>
                  <w:szCs w:val="18"/>
                  <w:u w:val="none"/>
                </w:rPr>
                <w:t>9.27.9.1.(1)</w:t>
              </w:r>
            </w:hyperlink>
          </w:p>
        </w:tc>
      </w:tr>
      <w:tr w:rsidR="00776CBC" w:rsidRPr="00B620DB" w14:paraId="0DEDEC7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0106C2" w14:textId="77777777" w:rsidR="00776CBC" w:rsidRPr="00B620DB" w:rsidRDefault="00776CBC" w:rsidP="00776CBC">
            <w:pPr>
              <w:pStyle w:val="12TabHeadBody"/>
            </w:pPr>
            <w:r w:rsidRPr="00B620DB">
              <w:rPr>
                <w:rStyle w:val="flts1"/>
              </w:rPr>
              <w:t>ANSI</w:t>
            </w:r>
          </w:p>
        </w:tc>
        <w:tc>
          <w:tcPr>
            <w:tcW w:w="1253" w:type="pct"/>
            <w:tcBorders>
              <w:top w:val="outset" w:sz="6" w:space="0" w:color="auto"/>
              <w:left w:val="outset" w:sz="6" w:space="0" w:color="auto"/>
              <w:bottom w:val="outset" w:sz="6" w:space="0" w:color="auto"/>
              <w:right w:val="outset" w:sz="6" w:space="0" w:color="auto"/>
            </w:tcBorders>
            <w:hideMark/>
          </w:tcPr>
          <w:p w14:paraId="3A6D222F" w14:textId="77777777" w:rsidR="00776CBC" w:rsidRPr="00B620DB" w:rsidRDefault="00776CBC" w:rsidP="00776CBC">
            <w:pPr>
              <w:pStyle w:val="12TabHeadBody"/>
            </w:pPr>
            <w:r w:rsidRPr="00B620DB">
              <w:rPr>
                <w:rStyle w:val="flts1"/>
              </w:rPr>
              <w:t>A208.1-2009</w:t>
            </w:r>
          </w:p>
        </w:tc>
        <w:tc>
          <w:tcPr>
            <w:tcW w:w="1641" w:type="pct"/>
            <w:tcBorders>
              <w:top w:val="outset" w:sz="6" w:space="0" w:color="auto"/>
              <w:left w:val="outset" w:sz="6" w:space="0" w:color="auto"/>
              <w:bottom w:val="outset" w:sz="6" w:space="0" w:color="auto"/>
              <w:right w:val="outset" w:sz="6" w:space="0" w:color="auto"/>
            </w:tcBorders>
            <w:hideMark/>
          </w:tcPr>
          <w:p w14:paraId="07C53986" w14:textId="77777777" w:rsidR="00776CBC" w:rsidRPr="00B620DB" w:rsidRDefault="00776CBC" w:rsidP="00776CBC">
            <w:pPr>
              <w:pStyle w:val="12TabHeadBody"/>
            </w:pPr>
            <w:bookmarkStart w:id="192" w:name="ansia208.1"/>
            <w:bookmarkStart w:id="193" w:name="a58924"/>
            <w:bookmarkEnd w:id="192"/>
            <w:bookmarkEnd w:id="193"/>
            <w:r w:rsidRPr="00B620DB">
              <w:rPr>
                <w:rStyle w:val="flts1"/>
              </w:rPr>
              <w:t>Particleboard</w:t>
            </w:r>
            <w:bookmarkStart w:id="194" w:name="a58926"/>
            <w:bookmarkEnd w:id="194"/>
          </w:p>
        </w:tc>
        <w:tc>
          <w:tcPr>
            <w:tcW w:w="1524" w:type="pct"/>
            <w:tcBorders>
              <w:top w:val="outset" w:sz="6" w:space="0" w:color="auto"/>
              <w:left w:val="outset" w:sz="6" w:space="0" w:color="auto"/>
              <w:bottom w:val="outset" w:sz="6" w:space="0" w:color="auto"/>
              <w:right w:val="outset" w:sz="6" w:space="0" w:color="auto"/>
            </w:tcBorders>
            <w:hideMark/>
          </w:tcPr>
          <w:p w14:paraId="343C71FE" w14:textId="77777777" w:rsidR="00776CBC" w:rsidRPr="00B620DB" w:rsidRDefault="00135AFF" w:rsidP="00776CBC">
            <w:pPr>
              <w:pStyle w:val="12TabHeadBody"/>
            </w:pPr>
            <w:hyperlink r:id="rId103" w:anchor="es002999" w:history="1">
              <w:r w:rsidR="00776CBC" w:rsidRPr="00B620DB">
                <w:rPr>
                  <w:rStyle w:val="Hyperlink"/>
                  <w:color w:val="auto"/>
                  <w:szCs w:val="18"/>
                  <w:u w:val="none"/>
                </w:rPr>
                <w:t>9.23.15.2.(3)</w:t>
              </w:r>
            </w:hyperlink>
            <w:r w:rsidR="00776CBC" w:rsidRPr="00B620DB">
              <w:br/>
            </w:r>
            <w:hyperlink r:id="rId104" w:anchor="es003419" w:history="1">
              <w:r w:rsidR="00776CBC" w:rsidRPr="00B620DB">
                <w:rPr>
                  <w:rStyle w:val="Hyperlink"/>
                  <w:color w:val="auto"/>
                  <w:szCs w:val="18"/>
                  <w:u w:val="none"/>
                </w:rPr>
                <w:t>9.29.9.1.(1)</w:t>
              </w:r>
            </w:hyperlink>
            <w:r w:rsidR="00776CBC" w:rsidRPr="00B620DB">
              <w:br/>
            </w:r>
            <w:hyperlink r:id="rId105" w:anchor="es003443" w:history="1">
              <w:r w:rsidR="00776CBC" w:rsidRPr="00B620DB">
                <w:rPr>
                  <w:rStyle w:val="Hyperlink"/>
                  <w:color w:val="auto"/>
                  <w:szCs w:val="18"/>
                  <w:u w:val="none"/>
                </w:rPr>
                <w:t>9.30.2.2.(1)</w:t>
              </w:r>
            </w:hyperlink>
          </w:p>
        </w:tc>
      </w:tr>
      <w:tr w:rsidR="00776CBC" w:rsidRPr="00B620DB" w14:paraId="1C66540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B95B791" w14:textId="77777777" w:rsidR="00776CBC" w:rsidRPr="00B620DB" w:rsidRDefault="00776CBC" w:rsidP="00776CBC">
            <w:pPr>
              <w:pStyle w:val="12TabHeadBody"/>
            </w:pPr>
            <w:r w:rsidRPr="00B620DB">
              <w:rPr>
                <w:rStyle w:val="flts1"/>
              </w:rPr>
              <w:t>ANSI/CSA</w:t>
            </w:r>
          </w:p>
        </w:tc>
        <w:tc>
          <w:tcPr>
            <w:tcW w:w="1253" w:type="pct"/>
            <w:tcBorders>
              <w:top w:val="outset" w:sz="6" w:space="0" w:color="auto"/>
              <w:left w:val="outset" w:sz="6" w:space="0" w:color="auto"/>
              <w:bottom w:val="outset" w:sz="6" w:space="0" w:color="auto"/>
              <w:right w:val="outset" w:sz="6" w:space="0" w:color="auto"/>
            </w:tcBorders>
            <w:hideMark/>
          </w:tcPr>
          <w:p w14:paraId="39B03F2B" w14:textId="77777777" w:rsidR="00776CBC" w:rsidRPr="00B620DB" w:rsidRDefault="00776CBC" w:rsidP="00776CBC">
            <w:pPr>
              <w:pStyle w:val="12TabHeadBody"/>
            </w:pPr>
            <w:r w:rsidRPr="00B620DB">
              <w:rPr>
                <w:rStyle w:val="flts1"/>
              </w:rPr>
              <w:t>ANSI Z21.10.3-2017/CSA 4.3-2017</w:t>
            </w:r>
          </w:p>
        </w:tc>
        <w:tc>
          <w:tcPr>
            <w:tcW w:w="1641" w:type="pct"/>
            <w:tcBorders>
              <w:top w:val="outset" w:sz="6" w:space="0" w:color="auto"/>
              <w:left w:val="outset" w:sz="6" w:space="0" w:color="auto"/>
              <w:bottom w:val="outset" w:sz="6" w:space="0" w:color="auto"/>
              <w:right w:val="outset" w:sz="6" w:space="0" w:color="auto"/>
            </w:tcBorders>
            <w:hideMark/>
          </w:tcPr>
          <w:p w14:paraId="39743A73" w14:textId="77777777" w:rsidR="00776CBC" w:rsidRPr="00B620DB" w:rsidRDefault="00776CBC" w:rsidP="00776CBC">
            <w:pPr>
              <w:pStyle w:val="12TabHeadBody"/>
            </w:pPr>
            <w:bookmarkStart w:id="195" w:name="csa4.3"/>
            <w:bookmarkStart w:id="196" w:name="a59156"/>
            <w:bookmarkEnd w:id="195"/>
            <w:bookmarkEnd w:id="196"/>
            <w:r w:rsidRPr="00B620DB">
              <w:rPr>
                <w:rStyle w:val="flts1"/>
              </w:rPr>
              <w:t>Gas-fired water heaters, volume III, storage water heaters with input ratings above 75,000 Btu per hour, circulating and instantaneous</w:t>
            </w:r>
            <w:bookmarkStart w:id="197" w:name="a59158"/>
            <w:bookmarkEnd w:id="197"/>
          </w:p>
        </w:tc>
        <w:tc>
          <w:tcPr>
            <w:tcW w:w="1524" w:type="pct"/>
            <w:tcBorders>
              <w:top w:val="outset" w:sz="6" w:space="0" w:color="auto"/>
              <w:left w:val="outset" w:sz="6" w:space="0" w:color="auto"/>
              <w:bottom w:val="outset" w:sz="6" w:space="0" w:color="auto"/>
              <w:right w:val="outset" w:sz="6" w:space="0" w:color="auto"/>
            </w:tcBorders>
            <w:hideMark/>
          </w:tcPr>
          <w:p w14:paraId="3AF321D9" w14:textId="77777777" w:rsidR="00776CBC" w:rsidRPr="00B620DB" w:rsidRDefault="00135AFF" w:rsidP="00776CBC">
            <w:pPr>
              <w:pStyle w:val="12TabHeadBody"/>
            </w:pPr>
            <w:hyperlink r:id="rId106" w:anchor="et001376" w:history="1">
              <w:r w:rsidR="00776CBC" w:rsidRPr="00B620DB">
                <w:rPr>
                  <w:rStyle w:val="Hyperlink"/>
                  <w:color w:val="auto"/>
                  <w:szCs w:val="18"/>
                  <w:u w:val="none"/>
                </w:rPr>
                <w:t>Table</w:t>
              </w:r>
            </w:hyperlink>
            <w:hyperlink r:id="rId107" w:anchor="et001376" w:history="1">
              <w:r w:rsidR="00776CBC" w:rsidRPr="00B620DB">
                <w:rPr>
                  <w:rStyle w:val="Hyperlink"/>
                  <w:color w:val="auto"/>
                  <w:u w:val="none"/>
                </w:rPr>
                <w:t> </w:t>
              </w:r>
            </w:hyperlink>
            <w:hyperlink r:id="rId108" w:anchor="et001376" w:history="1">
              <w:r w:rsidR="00776CBC" w:rsidRPr="00B620DB">
                <w:rPr>
                  <w:rStyle w:val="Hyperlink"/>
                  <w:color w:val="auto"/>
                  <w:szCs w:val="18"/>
                  <w:u w:val="none"/>
                </w:rPr>
                <w:t>9.36.4.2.</w:t>
              </w:r>
            </w:hyperlink>
          </w:p>
        </w:tc>
      </w:tr>
      <w:tr w:rsidR="00776CBC" w:rsidRPr="00B620DB" w14:paraId="759A7AC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CB2745A" w14:textId="77777777" w:rsidR="00776CBC" w:rsidRPr="00B620DB" w:rsidRDefault="00776CBC" w:rsidP="00776CBC">
            <w:pPr>
              <w:pStyle w:val="12TabHeadBody"/>
            </w:pPr>
            <w:r w:rsidRPr="00B620DB">
              <w:rPr>
                <w:rStyle w:val="flts1"/>
              </w:rPr>
              <w:t>ANSI/CSA</w:t>
            </w:r>
          </w:p>
        </w:tc>
        <w:tc>
          <w:tcPr>
            <w:tcW w:w="1253" w:type="pct"/>
            <w:tcBorders>
              <w:top w:val="outset" w:sz="6" w:space="0" w:color="auto"/>
              <w:left w:val="outset" w:sz="6" w:space="0" w:color="auto"/>
              <w:bottom w:val="outset" w:sz="6" w:space="0" w:color="auto"/>
              <w:right w:val="outset" w:sz="6" w:space="0" w:color="auto"/>
            </w:tcBorders>
            <w:hideMark/>
          </w:tcPr>
          <w:p w14:paraId="05265214" w14:textId="77777777" w:rsidR="00776CBC" w:rsidRPr="00B620DB" w:rsidRDefault="00776CBC" w:rsidP="00776CBC">
            <w:pPr>
              <w:pStyle w:val="12TabHeadBody"/>
            </w:pPr>
            <w:r w:rsidRPr="00B620DB">
              <w:rPr>
                <w:rStyle w:val="flts1"/>
              </w:rPr>
              <w:t>ANSI Z21.47-2016/CSA 2.3-2016</w:t>
            </w:r>
          </w:p>
        </w:tc>
        <w:tc>
          <w:tcPr>
            <w:tcW w:w="1641" w:type="pct"/>
            <w:tcBorders>
              <w:top w:val="outset" w:sz="6" w:space="0" w:color="auto"/>
              <w:left w:val="outset" w:sz="6" w:space="0" w:color="auto"/>
              <w:bottom w:val="outset" w:sz="6" w:space="0" w:color="auto"/>
              <w:right w:val="outset" w:sz="6" w:space="0" w:color="auto"/>
            </w:tcBorders>
            <w:hideMark/>
          </w:tcPr>
          <w:p w14:paraId="2A277147" w14:textId="77777777" w:rsidR="00776CBC" w:rsidRPr="00B620DB" w:rsidRDefault="00776CBC" w:rsidP="00776CBC">
            <w:pPr>
              <w:pStyle w:val="12TabHeadBody"/>
            </w:pPr>
            <w:bookmarkStart w:id="198" w:name="csa2.3"/>
            <w:bookmarkStart w:id="199" w:name="a59177"/>
            <w:bookmarkEnd w:id="198"/>
            <w:bookmarkEnd w:id="199"/>
            <w:r w:rsidRPr="00B620DB">
              <w:rPr>
                <w:rStyle w:val="flts1"/>
              </w:rPr>
              <w:t>Gas-fired central furnaces</w:t>
            </w:r>
            <w:bookmarkStart w:id="200" w:name="a59179"/>
            <w:bookmarkEnd w:id="200"/>
          </w:p>
        </w:tc>
        <w:tc>
          <w:tcPr>
            <w:tcW w:w="1524" w:type="pct"/>
            <w:tcBorders>
              <w:top w:val="outset" w:sz="6" w:space="0" w:color="auto"/>
              <w:left w:val="outset" w:sz="6" w:space="0" w:color="auto"/>
              <w:bottom w:val="outset" w:sz="6" w:space="0" w:color="auto"/>
              <w:right w:val="outset" w:sz="6" w:space="0" w:color="auto"/>
            </w:tcBorders>
            <w:hideMark/>
          </w:tcPr>
          <w:p w14:paraId="46318A7B" w14:textId="77777777" w:rsidR="00776CBC" w:rsidRPr="00B620DB" w:rsidRDefault="00135AFF" w:rsidP="00776CBC">
            <w:pPr>
              <w:pStyle w:val="12TabHeadBody"/>
            </w:pPr>
            <w:hyperlink r:id="rId109" w:anchor="et001375" w:history="1">
              <w:r w:rsidR="00776CBC" w:rsidRPr="00B620DB">
                <w:rPr>
                  <w:rStyle w:val="Hyperlink"/>
                  <w:color w:val="auto"/>
                  <w:szCs w:val="18"/>
                  <w:u w:val="none"/>
                </w:rPr>
                <w:t>Table</w:t>
              </w:r>
            </w:hyperlink>
            <w:hyperlink r:id="rId110" w:anchor="et001375" w:history="1">
              <w:r w:rsidR="00776CBC" w:rsidRPr="00B620DB">
                <w:rPr>
                  <w:rStyle w:val="Hyperlink"/>
                  <w:color w:val="auto"/>
                  <w:u w:val="none"/>
                </w:rPr>
                <w:t> </w:t>
              </w:r>
            </w:hyperlink>
            <w:hyperlink r:id="rId111" w:anchor="et001375" w:history="1">
              <w:r w:rsidR="00776CBC" w:rsidRPr="00B620DB">
                <w:rPr>
                  <w:rStyle w:val="Hyperlink"/>
                  <w:color w:val="auto"/>
                  <w:szCs w:val="18"/>
                  <w:u w:val="none"/>
                </w:rPr>
                <w:t>9.36.3.10.</w:t>
              </w:r>
            </w:hyperlink>
          </w:p>
        </w:tc>
      </w:tr>
      <w:tr w:rsidR="00776CBC" w:rsidRPr="00B620DB" w14:paraId="729A01F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652C4A" w14:textId="77777777" w:rsidR="00776CBC" w:rsidRPr="00B620DB" w:rsidRDefault="00776CBC" w:rsidP="00776CBC">
            <w:pPr>
              <w:pStyle w:val="12TabHeadBody"/>
            </w:pPr>
            <w:r w:rsidRPr="00B620DB">
              <w:rPr>
                <w:rStyle w:val="flts1"/>
              </w:rPr>
              <w:t>ANSI/CSA</w:t>
            </w:r>
          </w:p>
        </w:tc>
        <w:tc>
          <w:tcPr>
            <w:tcW w:w="1253" w:type="pct"/>
            <w:tcBorders>
              <w:top w:val="outset" w:sz="6" w:space="0" w:color="auto"/>
              <w:left w:val="outset" w:sz="6" w:space="0" w:color="auto"/>
              <w:bottom w:val="outset" w:sz="6" w:space="0" w:color="auto"/>
              <w:right w:val="outset" w:sz="6" w:space="0" w:color="auto"/>
            </w:tcBorders>
            <w:hideMark/>
          </w:tcPr>
          <w:p w14:paraId="3E60E06F" w14:textId="77777777" w:rsidR="00776CBC" w:rsidRPr="00B620DB" w:rsidRDefault="00776CBC" w:rsidP="00776CBC">
            <w:pPr>
              <w:pStyle w:val="12TabHeadBody"/>
            </w:pPr>
            <w:r w:rsidRPr="00B620DB">
              <w:rPr>
                <w:rStyle w:val="flts1"/>
              </w:rPr>
              <w:t>ANSI Z21.50-2016/CSA 2.22-2016</w:t>
            </w:r>
          </w:p>
        </w:tc>
        <w:tc>
          <w:tcPr>
            <w:tcW w:w="1641" w:type="pct"/>
            <w:tcBorders>
              <w:top w:val="outset" w:sz="6" w:space="0" w:color="auto"/>
              <w:left w:val="outset" w:sz="6" w:space="0" w:color="auto"/>
              <w:bottom w:val="outset" w:sz="6" w:space="0" w:color="auto"/>
              <w:right w:val="outset" w:sz="6" w:space="0" w:color="auto"/>
            </w:tcBorders>
            <w:hideMark/>
          </w:tcPr>
          <w:p w14:paraId="258EDC17" w14:textId="77777777" w:rsidR="00776CBC" w:rsidRPr="00B620DB" w:rsidRDefault="00776CBC" w:rsidP="00776CBC">
            <w:pPr>
              <w:pStyle w:val="12TabHeadBody"/>
            </w:pPr>
            <w:bookmarkStart w:id="201" w:name="csa2.22"/>
            <w:bookmarkStart w:id="202" w:name="a59404"/>
            <w:bookmarkEnd w:id="201"/>
            <w:bookmarkEnd w:id="202"/>
            <w:r w:rsidRPr="00B620DB">
              <w:rPr>
                <w:rStyle w:val="flts1"/>
              </w:rPr>
              <w:t>Vented decorative gas appliances</w:t>
            </w:r>
            <w:bookmarkStart w:id="203" w:name="a59406"/>
            <w:bookmarkEnd w:id="203"/>
          </w:p>
        </w:tc>
        <w:tc>
          <w:tcPr>
            <w:tcW w:w="1524" w:type="pct"/>
            <w:tcBorders>
              <w:top w:val="outset" w:sz="6" w:space="0" w:color="auto"/>
              <w:left w:val="outset" w:sz="6" w:space="0" w:color="auto"/>
              <w:bottom w:val="outset" w:sz="6" w:space="0" w:color="auto"/>
              <w:right w:val="outset" w:sz="6" w:space="0" w:color="auto"/>
            </w:tcBorders>
            <w:hideMark/>
          </w:tcPr>
          <w:p w14:paraId="749E290E" w14:textId="77777777" w:rsidR="00776CBC" w:rsidRPr="00B620DB" w:rsidRDefault="00135AFF" w:rsidP="00776CBC">
            <w:pPr>
              <w:pStyle w:val="12TabHeadBody"/>
            </w:pPr>
            <w:hyperlink r:id="rId112" w:anchor="et001375" w:history="1">
              <w:r w:rsidR="00776CBC" w:rsidRPr="00B620DB">
                <w:rPr>
                  <w:rStyle w:val="Hyperlink"/>
                  <w:color w:val="auto"/>
                  <w:szCs w:val="18"/>
                  <w:u w:val="none"/>
                </w:rPr>
                <w:t>Table</w:t>
              </w:r>
            </w:hyperlink>
            <w:hyperlink r:id="rId113" w:anchor="et001375" w:history="1">
              <w:r w:rsidR="00776CBC" w:rsidRPr="00B620DB">
                <w:rPr>
                  <w:rStyle w:val="Hyperlink"/>
                  <w:color w:val="auto"/>
                  <w:u w:val="none"/>
                </w:rPr>
                <w:t> </w:t>
              </w:r>
            </w:hyperlink>
            <w:hyperlink r:id="rId114" w:anchor="et001375" w:history="1">
              <w:r w:rsidR="00776CBC" w:rsidRPr="00B620DB">
                <w:rPr>
                  <w:rStyle w:val="Hyperlink"/>
                  <w:color w:val="auto"/>
                  <w:szCs w:val="18"/>
                  <w:u w:val="none"/>
                </w:rPr>
                <w:t>9.36.3.10.</w:t>
              </w:r>
            </w:hyperlink>
          </w:p>
        </w:tc>
      </w:tr>
      <w:tr w:rsidR="00776CBC" w:rsidRPr="00B620DB" w14:paraId="0BD5D62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4A0838" w14:textId="77777777" w:rsidR="00776CBC" w:rsidRPr="00B620DB" w:rsidRDefault="00776CBC" w:rsidP="00776CBC">
            <w:pPr>
              <w:pStyle w:val="12TabHeadBody"/>
            </w:pPr>
            <w:r w:rsidRPr="00B620DB">
              <w:rPr>
                <w:rStyle w:val="flts1"/>
              </w:rPr>
              <w:t>ANSI/CSA</w:t>
            </w:r>
          </w:p>
        </w:tc>
        <w:tc>
          <w:tcPr>
            <w:tcW w:w="1253" w:type="pct"/>
            <w:tcBorders>
              <w:top w:val="outset" w:sz="6" w:space="0" w:color="auto"/>
              <w:left w:val="outset" w:sz="6" w:space="0" w:color="auto"/>
              <w:bottom w:val="outset" w:sz="6" w:space="0" w:color="auto"/>
              <w:right w:val="outset" w:sz="6" w:space="0" w:color="auto"/>
            </w:tcBorders>
            <w:hideMark/>
          </w:tcPr>
          <w:p w14:paraId="482A1BB1" w14:textId="77777777" w:rsidR="00776CBC" w:rsidRPr="00B620DB" w:rsidRDefault="00776CBC" w:rsidP="00776CBC">
            <w:pPr>
              <w:pStyle w:val="12TabHeadBody"/>
            </w:pPr>
            <w:r w:rsidRPr="00B620DB">
              <w:rPr>
                <w:rStyle w:val="flts1"/>
              </w:rPr>
              <w:t>ANSI Z21.56-2017/CSA 4.7-2017</w:t>
            </w:r>
          </w:p>
        </w:tc>
        <w:tc>
          <w:tcPr>
            <w:tcW w:w="1641" w:type="pct"/>
            <w:tcBorders>
              <w:top w:val="outset" w:sz="6" w:space="0" w:color="auto"/>
              <w:left w:val="outset" w:sz="6" w:space="0" w:color="auto"/>
              <w:bottom w:val="outset" w:sz="6" w:space="0" w:color="auto"/>
              <w:right w:val="outset" w:sz="6" w:space="0" w:color="auto"/>
            </w:tcBorders>
            <w:hideMark/>
          </w:tcPr>
          <w:p w14:paraId="12753CDB" w14:textId="77777777" w:rsidR="00776CBC" w:rsidRPr="00B620DB" w:rsidRDefault="00776CBC" w:rsidP="00776CBC">
            <w:pPr>
              <w:pStyle w:val="12TabHeadBody"/>
            </w:pPr>
            <w:bookmarkStart w:id="204" w:name="csa4.7"/>
            <w:bookmarkStart w:id="205" w:name="a59425"/>
            <w:bookmarkEnd w:id="204"/>
            <w:bookmarkEnd w:id="205"/>
            <w:r w:rsidRPr="00B620DB">
              <w:rPr>
                <w:rStyle w:val="flts1"/>
              </w:rPr>
              <w:t>Gas-fired pool heaters</w:t>
            </w:r>
            <w:bookmarkStart w:id="206" w:name="a59427"/>
            <w:bookmarkEnd w:id="206"/>
          </w:p>
        </w:tc>
        <w:tc>
          <w:tcPr>
            <w:tcW w:w="1524" w:type="pct"/>
            <w:tcBorders>
              <w:top w:val="outset" w:sz="6" w:space="0" w:color="auto"/>
              <w:left w:val="outset" w:sz="6" w:space="0" w:color="auto"/>
              <w:bottom w:val="outset" w:sz="6" w:space="0" w:color="auto"/>
              <w:right w:val="outset" w:sz="6" w:space="0" w:color="auto"/>
            </w:tcBorders>
            <w:hideMark/>
          </w:tcPr>
          <w:p w14:paraId="36AC5216" w14:textId="77777777" w:rsidR="00776CBC" w:rsidRPr="00B620DB" w:rsidRDefault="00135AFF" w:rsidP="00776CBC">
            <w:pPr>
              <w:pStyle w:val="12TabHeadBody"/>
            </w:pPr>
            <w:hyperlink r:id="rId115" w:anchor="et001376" w:history="1">
              <w:r w:rsidR="00776CBC" w:rsidRPr="00B620DB">
                <w:rPr>
                  <w:rStyle w:val="Hyperlink"/>
                  <w:color w:val="auto"/>
                  <w:szCs w:val="18"/>
                  <w:u w:val="none"/>
                </w:rPr>
                <w:t>Table</w:t>
              </w:r>
            </w:hyperlink>
            <w:hyperlink r:id="rId116" w:anchor="et001376" w:history="1">
              <w:r w:rsidR="00776CBC" w:rsidRPr="00B620DB">
                <w:rPr>
                  <w:rStyle w:val="Hyperlink"/>
                  <w:color w:val="auto"/>
                  <w:u w:val="none"/>
                </w:rPr>
                <w:t> </w:t>
              </w:r>
            </w:hyperlink>
            <w:hyperlink r:id="rId117" w:anchor="et001376" w:history="1">
              <w:r w:rsidR="00776CBC" w:rsidRPr="00B620DB">
                <w:rPr>
                  <w:rStyle w:val="Hyperlink"/>
                  <w:color w:val="auto"/>
                  <w:szCs w:val="18"/>
                  <w:u w:val="none"/>
                </w:rPr>
                <w:t>9.36.4.2.</w:t>
              </w:r>
            </w:hyperlink>
          </w:p>
        </w:tc>
      </w:tr>
      <w:tr w:rsidR="00776CBC" w:rsidRPr="00B620DB" w14:paraId="0550A43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849C69" w14:textId="77777777" w:rsidR="00776CBC" w:rsidRPr="00B620DB" w:rsidRDefault="00776CBC" w:rsidP="00776CBC">
            <w:pPr>
              <w:pStyle w:val="12TabHeadBody"/>
            </w:pPr>
            <w:r w:rsidRPr="00B620DB">
              <w:rPr>
                <w:rStyle w:val="flts1"/>
              </w:rPr>
              <w:t>ANSI/CSA</w:t>
            </w:r>
          </w:p>
        </w:tc>
        <w:tc>
          <w:tcPr>
            <w:tcW w:w="1253" w:type="pct"/>
            <w:tcBorders>
              <w:top w:val="outset" w:sz="6" w:space="0" w:color="auto"/>
              <w:left w:val="outset" w:sz="6" w:space="0" w:color="auto"/>
              <w:bottom w:val="outset" w:sz="6" w:space="0" w:color="auto"/>
              <w:right w:val="outset" w:sz="6" w:space="0" w:color="auto"/>
            </w:tcBorders>
            <w:hideMark/>
          </w:tcPr>
          <w:p w14:paraId="6B713B9D" w14:textId="77777777" w:rsidR="00776CBC" w:rsidRPr="00B620DB" w:rsidRDefault="00776CBC" w:rsidP="00776CBC">
            <w:pPr>
              <w:pStyle w:val="12TabHeadBody"/>
            </w:pPr>
            <w:r w:rsidRPr="00B620DB">
              <w:rPr>
                <w:rStyle w:val="flts1"/>
              </w:rPr>
              <w:t>ANSI Z83.8-2016/CSA 2.6-2016</w:t>
            </w:r>
          </w:p>
        </w:tc>
        <w:tc>
          <w:tcPr>
            <w:tcW w:w="1641" w:type="pct"/>
            <w:tcBorders>
              <w:top w:val="outset" w:sz="6" w:space="0" w:color="auto"/>
              <w:left w:val="outset" w:sz="6" w:space="0" w:color="auto"/>
              <w:bottom w:val="outset" w:sz="6" w:space="0" w:color="auto"/>
              <w:right w:val="outset" w:sz="6" w:space="0" w:color="auto"/>
            </w:tcBorders>
            <w:hideMark/>
          </w:tcPr>
          <w:p w14:paraId="7208DD35" w14:textId="77777777" w:rsidR="00776CBC" w:rsidRPr="00B620DB" w:rsidRDefault="00776CBC" w:rsidP="00776CBC">
            <w:pPr>
              <w:pStyle w:val="12TabHeadBody"/>
            </w:pPr>
            <w:bookmarkStart w:id="207" w:name="csa2.6"/>
            <w:bookmarkStart w:id="208" w:name="a59654"/>
            <w:bookmarkEnd w:id="207"/>
            <w:bookmarkEnd w:id="208"/>
            <w:r w:rsidRPr="00B620DB">
              <w:rPr>
                <w:rStyle w:val="flts1"/>
              </w:rPr>
              <w:t>Gas unit heaters, gas packaged heaters, gas utility heaters and gas-fired duct furnaces</w:t>
            </w:r>
            <w:bookmarkStart w:id="209" w:name="a59656"/>
            <w:bookmarkEnd w:id="209"/>
          </w:p>
        </w:tc>
        <w:tc>
          <w:tcPr>
            <w:tcW w:w="1524" w:type="pct"/>
            <w:tcBorders>
              <w:top w:val="outset" w:sz="6" w:space="0" w:color="auto"/>
              <w:left w:val="outset" w:sz="6" w:space="0" w:color="auto"/>
              <w:bottom w:val="outset" w:sz="6" w:space="0" w:color="auto"/>
              <w:right w:val="outset" w:sz="6" w:space="0" w:color="auto"/>
            </w:tcBorders>
            <w:hideMark/>
          </w:tcPr>
          <w:p w14:paraId="591B3F1A" w14:textId="77777777" w:rsidR="00776CBC" w:rsidRPr="00B620DB" w:rsidRDefault="00135AFF" w:rsidP="00776CBC">
            <w:pPr>
              <w:pStyle w:val="12TabHeadBody"/>
            </w:pPr>
            <w:hyperlink r:id="rId118" w:anchor="et001375" w:history="1">
              <w:r w:rsidR="00776CBC" w:rsidRPr="00B620DB">
                <w:rPr>
                  <w:rStyle w:val="Hyperlink"/>
                  <w:color w:val="auto"/>
                  <w:szCs w:val="18"/>
                  <w:u w:val="none"/>
                </w:rPr>
                <w:t>Table</w:t>
              </w:r>
            </w:hyperlink>
            <w:hyperlink r:id="rId119" w:anchor="et001375" w:history="1">
              <w:r w:rsidR="00776CBC" w:rsidRPr="00B620DB">
                <w:rPr>
                  <w:rStyle w:val="Hyperlink"/>
                  <w:color w:val="auto"/>
                  <w:u w:val="none"/>
                </w:rPr>
                <w:t> </w:t>
              </w:r>
            </w:hyperlink>
            <w:hyperlink r:id="rId120" w:anchor="et001375" w:history="1">
              <w:r w:rsidR="00776CBC" w:rsidRPr="00B620DB">
                <w:rPr>
                  <w:rStyle w:val="Hyperlink"/>
                  <w:color w:val="auto"/>
                  <w:szCs w:val="18"/>
                  <w:u w:val="none"/>
                </w:rPr>
                <w:t>9.36.3.10.</w:t>
              </w:r>
            </w:hyperlink>
          </w:p>
        </w:tc>
      </w:tr>
      <w:tr w:rsidR="00776CBC" w:rsidRPr="00B620DB" w14:paraId="34A3127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1B958D5" w14:textId="77777777" w:rsidR="00776CBC" w:rsidRPr="00B620DB" w:rsidRDefault="00776CBC" w:rsidP="00776CBC">
            <w:pPr>
              <w:pStyle w:val="12TabHeadBody"/>
            </w:pPr>
            <w:r w:rsidRPr="00B620DB">
              <w:rPr>
                <w:rStyle w:val="flts1"/>
              </w:rPr>
              <w:t>APA</w:t>
            </w:r>
          </w:p>
        </w:tc>
        <w:tc>
          <w:tcPr>
            <w:tcW w:w="1253" w:type="pct"/>
            <w:tcBorders>
              <w:top w:val="outset" w:sz="6" w:space="0" w:color="auto"/>
              <w:left w:val="outset" w:sz="6" w:space="0" w:color="auto"/>
              <w:bottom w:val="outset" w:sz="6" w:space="0" w:color="auto"/>
              <w:right w:val="outset" w:sz="6" w:space="0" w:color="auto"/>
            </w:tcBorders>
            <w:hideMark/>
          </w:tcPr>
          <w:p w14:paraId="3E919E59" w14:textId="77777777" w:rsidR="00776CBC" w:rsidRPr="00B620DB" w:rsidRDefault="00776CBC" w:rsidP="00776CBC">
            <w:pPr>
              <w:pStyle w:val="12TabHeadBody"/>
            </w:pPr>
            <w:r w:rsidRPr="00B620DB">
              <w:rPr>
                <w:rStyle w:val="flts1"/>
              </w:rPr>
              <w:t>ANSI/APA PRG 320-2018</w:t>
            </w:r>
          </w:p>
        </w:tc>
        <w:tc>
          <w:tcPr>
            <w:tcW w:w="1641" w:type="pct"/>
            <w:tcBorders>
              <w:top w:val="outset" w:sz="6" w:space="0" w:color="auto"/>
              <w:left w:val="outset" w:sz="6" w:space="0" w:color="auto"/>
              <w:bottom w:val="outset" w:sz="6" w:space="0" w:color="auto"/>
              <w:right w:val="outset" w:sz="6" w:space="0" w:color="auto"/>
            </w:tcBorders>
            <w:hideMark/>
          </w:tcPr>
          <w:p w14:paraId="7374944C" w14:textId="77777777" w:rsidR="00776CBC" w:rsidRPr="00B620DB" w:rsidRDefault="00776CBC" w:rsidP="00776CBC">
            <w:pPr>
              <w:pStyle w:val="12TabHeadBody"/>
            </w:pPr>
            <w:bookmarkStart w:id="210" w:name="apaprg320"/>
            <w:bookmarkStart w:id="211" w:name="a59676"/>
            <w:bookmarkEnd w:id="210"/>
            <w:bookmarkEnd w:id="211"/>
            <w:r w:rsidRPr="00B620DB">
              <w:rPr>
                <w:rStyle w:val="flts1"/>
              </w:rPr>
              <w:t>Standard for Performance-Rated Cross-Laminated Timber</w:t>
            </w:r>
            <w:bookmarkStart w:id="212" w:name="a59678"/>
            <w:bookmarkEnd w:id="212"/>
          </w:p>
        </w:tc>
        <w:tc>
          <w:tcPr>
            <w:tcW w:w="1524" w:type="pct"/>
            <w:tcBorders>
              <w:top w:val="outset" w:sz="6" w:space="0" w:color="auto"/>
              <w:left w:val="outset" w:sz="6" w:space="0" w:color="auto"/>
              <w:bottom w:val="outset" w:sz="6" w:space="0" w:color="auto"/>
              <w:right w:val="outset" w:sz="6" w:space="0" w:color="auto"/>
            </w:tcBorders>
            <w:hideMark/>
          </w:tcPr>
          <w:p w14:paraId="5A6A21E4" w14:textId="77777777" w:rsidR="00776CBC" w:rsidRPr="00B620DB" w:rsidRDefault="001308B2" w:rsidP="00776CBC">
            <w:pPr>
              <w:pStyle w:val="12TabHeadBody"/>
            </w:pPr>
            <w:hyperlink r:id="rId121" w:anchor="es013836" w:history="1">
              <w:r w:rsidR="00776CBC" w:rsidRPr="00B620DB">
                <w:rPr>
                  <w:rStyle w:val="Hyperlink"/>
                  <w:color w:val="auto"/>
                  <w:szCs w:val="18"/>
                  <w:u w:val="none"/>
                </w:rPr>
                <w:t>3.1.6.3.(3)</w:t>
              </w:r>
            </w:hyperlink>
          </w:p>
        </w:tc>
      </w:tr>
      <w:tr w:rsidR="00776CBC" w:rsidRPr="00B620DB" w14:paraId="2279094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F07B1D2" w14:textId="77777777" w:rsidR="00776CBC" w:rsidRPr="00B620DB" w:rsidRDefault="00776CBC" w:rsidP="00776CBC">
            <w:pPr>
              <w:pStyle w:val="12TabHeadBody"/>
            </w:pPr>
            <w:r w:rsidRPr="00B620DB">
              <w:rPr>
                <w:rStyle w:val="flts1"/>
              </w:rPr>
              <w:lastRenderedPageBreak/>
              <w:t>ASCE</w:t>
            </w:r>
          </w:p>
        </w:tc>
        <w:tc>
          <w:tcPr>
            <w:tcW w:w="1253" w:type="pct"/>
            <w:tcBorders>
              <w:top w:val="outset" w:sz="6" w:space="0" w:color="auto"/>
              <w:left w:val="outset" w:sz="6" w:space="0" w:color="auto"/>
              <w:bottom w:val="outset" w:sz="6" w:space="0" w:color="auto"/>
              <w:right w:val="outset" w:sz="6" w:space="0" w:color="auto"/>
            </w:tcBorders>
            <w:hideMark/>
          </w:tcPr>
          <w:p w14:paraId="153DC2A6" w14:textId="77777777" w:rsidR="00776CBC" w:rsidRPr="00B620DB" w:rsidRDefault="00776CBC" w:rsidP="00776CBC">
            <w:pPr>
              <w:pStyle w:val="12TabHeadBody"/>
            </w:pPr>
            <w:r w:rsidRPr="00B620DB">
              <w:rPr>
                <w:rStyle w:val="flts1"/>
              </w:rPr>
              <w:t>ASCE/SEI (7-10)</w:t>
            </w:r>
          </w:p>
        </w:tc>
        <w:tc>
          <w:tcPr>
            <w:tcW w:w="1641" w:type="pct"/>
            <w:tcBorders>
              <w:top w:val="outset" w:sz="6" w:space="0" w:color="auto"/>
              <w:left w:val="outset" w:sz="6" w:space="0" w:color="auto"/>
              <w:bottom w:val="outset" w:sz="6" w:space="0" w:color="auto"/>
              <w:right w:val="outset" w:sz="6" w:space="0" w:color="auto"/>
            </w:tcBorders>
            <w:hideMark/>
          </w:tcPr>
          <w:p w14:paraId="7D61096E" w14:textId="77777777" w:rsidR="00776CBC" w:rsidRPr="00B620DB" w:rsidRDefault="00776CBC" w:rsidP="00776CBC">
            <w:pPr>
              <w:pStyle w:val="12TabHeadBody"/>
            </w:pPr>
            <w:bookmarkStart w:id="213" w:name="asce7"/>
            <w:bookmarkStart w:id="214" w:name="a59697"/>
            <w:bookmarkEnd w:id="213"/>
            <w:bookmarkEnd w:id="214"/>
            <w:r w:rsidRPr="00B620DB">
              <w:rPr>
                <w:rStyle w:val="flts1"/>
              </w:rPr>
              <w:t>Minimum Design Loads for Buildings and Other Structures</w:t>
            </w:r>
            <w:bookmarkStart w:id="215" w:name="a59905"/>
            <w:bookmarkEnd w:id="215"/>
          </w:p>
        </w:tc>
        <w:tc>
          <w:tcPr>
            <w:tcW w:w="1524" w:type="pct"/>
            <w:tcBorders>
              <w:top w:val="outset" w:sz="6" w:space="0" w:color="auto"/>
              <w:left w:val="outset" w:sz="6" w:space="0" w:color="auto"/>
              <w:bottom w:val="outset" w:sz="6" w:space="0" w:color="auto"/>
              <w:right w:val="outset" w:sz="6" w:space="0" w:color="auto"/>
            </w:tcBorders>
            <w:hideMark/>
          </w:tcPr>
          <w:p w14:paraId="0EB3CAD5" w14:textId="77777777" w:rsidR="00776CBC" w:rsidRPr="00B620DB" w:rsidRDefault="00135AFF" w:rsidP="00776CBC">
            <w:pPr>
              <w:pStyle w:val="12TabHeadBody"/>
            </w:pPr>
            <w:hyperlink r:id="rId122" w:anchor="en000908" w:history="1">
              <w:r w:rsidR="00776CBC" w:rsidRPr="00B620DB">
                <w:rPr>
                  <w:rStyle w:val="Hyperlink"/>
                  <w:color w:val="auto"/>
                  <w:szCs w:val="18"/>
                  <w:u w:val="none"/>
                </w:rPr>
                <w:t>A-4.1.8.18.(14) and (15)</w:t>
              </w:r>
            </w:hyperlink>
            <w:r w:rsidR="00776CBC" w:rsidRPr="00B620DB">
              <w:br/>
            </w:r>
            <w:hyperlink r:id="rId123" w:anchor="en000679" w:history="1">
              <w:r w:rsidR="00776CBC" w:rsidRPr="00B620DB">
                <w:rPr>
                  <w:rStyle w:val="Hyperlink"/>
                  <w:color w:val="auto"/>
                  <w:szCs w:val="18"/>
                  <w:u w:val="none"/>
                </w:rPr>
                <w:t>A-9.4.2.1. and 9.4.2.2.</w:t>
              </w:r>
            </w:hyperlink>
          </w:p>
        </w:tc>
      </w:tr>
      <w:tr w:rsidR="00776CBC" w:rsidRPr="00B620DB" w14:paraId="0099D95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86494C0" w14:textId="77777777" w:rsidR="00776CBC" w:rsidRPr="00B620DB" w:rsidRDefault="00776CBC" w:rsidP="00776CBC">
            <w:pPr>
              <w:pStyle w:val="12TabHeadBody"/>
            </w:pPr>
            <w:r w:rsidRPr="00B620DB">
              <w:rPr>
                <w:rStyle w:val="flts1"/>
              </w:rPr>
              <w:t>ASCE</w:t>
            </w:r>
          </w:p>
        </w:tc>
        <w:tc>
          <w:tcPr>
            <w:tcW w:w="1253" w:type="pct"/>
            <w:tcBorders>
              <w:top w:val="outset" w:sz="6" w:space="0" w:color="auto"/>
              <w:left w:val="outset" w:sz="6" w:space="0" w:color="auto"/>
              <w:bottom w:val="outset" w:sz="6" w:space="0" w:color="auto"/>
              <w:right w:val="outset" w:sz="6" w:space="0" w:color="auto"/>
            </w:tcBorders>
            <w:hideMark/>
          </w:tcPr>
          <w:p w14:paraId="65AB3B93" w14:textId="77777777" w:rsidR="00776CBC" w:rsidRPr="00B620DB" w:rsidRDefault="00776CBC" w:rsidP="00776CBC">
            <w:pPr>
              <w:pStyle w:val="12TabHeadBody"/>
            </w:pPr>
            <w:r w:rsidRPr="00B620DB">
              <w:rPr>
                <w:rStyle w:val="flts1"/>
              </w:rPr>
              <w:t>ASCE/SEI (8-02)</w:t>
            </w:r>
          </w:p>
        </w:tc>
        <w:tc>
          <w:tcPr>
            <w:tcW w:w="1641" w:type="pct"/>
            <w:tcBorders>
              <w:top w:val="outset" w:sz="6" w:space="0" w:color="auto"/>
              <w:left w:val="outset" w:sz="6" w:space="0" w:color="auto"/>
              <w:bottom w:val="outset" w:sz="6" w:space="0" w:color="auto"/>
              <w:right w:val="outset" w:sz="6" w:space="0" w:color="auto"/>
            </w:tcBorders>
            <w:hideMark/>
          </w:tcPr>
          <w:p w14:paraId="75196E96" w14:textId="77777777" w:rsidR="00776CBC" w:rsidRPr="00B620DB" w:rsidRDefault="00776CBC" w:rsidP="00776CBC">
            <w:pPr>
              <w:pStyle w:val="12TabHeadBody"/>
            </w:pPr>
            <w:bookmarkStart w:id="216" w:name="asce8"/>
            <w:bookmarkStart w:id="217" w:name="a59926"/>
            <w:bookmarkEnd w:id="216"/>
            <w:bookmarkEnd w:id="217"/>
            <w:r w:rsidRPr="00B620DB">
              <w:rPr>
                <w:rStyle w:val="flts1"/>
              </w:rPr>
              <w:t>Specification for the Design of Cold-Formed Stainless Steel Structural Members</w:t>
            </w:r>
            <w:bookmarkStart w:id="218" w:name="a59928"/>
            <w:bookmarkEnd w:id="218"/>
          </w:p>
        </w:tc>
        <w:tc>
          <w:tcPr>
            <w:tcW w:w="1524" w:type="pct"/>
            <w:tcBorders>
              <w:top w:val="outset" w:sz="6" w:space="0" w:color="auto"/>
              <w:left w:val="outset" w:sz="6" w:space="0" w:color="auto"/>
              <w:bottom w:val="outset" w:sz="6" w:space="0" w:color="auto"/>
              <w:right w:val="outset" w:sz="6" w:space="0" w:color="auto"/>
            </w:tcBorders>
            <w:hideMark/>
          </w:tcPr>
          <w:p w14:paraId="6BB457D1" w14:textId="77777777" w:rsidR="00776CBC" w:rsidRPr="00B620DB" w:rsidRDefault="00135AFF" w:rsidP="00776CBC">
            <w:pPr>
              <w:pStyle w:val="12TabHeadBody"/>
            </w:pPr>
            <w:hyperlink r:id="rId124" w:anchor="en000213" w:history="1">
              <w:r w:rsidR="00776CBC" w:rsidRPr="00B620DB">
                <w:rPr>
                  <w:rStyle w:val="Hyperlink"/>
                  <w:color w:val="auto"/>
                  <w:szCs w:val="18"/>
                  <w:u w:val="none"/>
                </w:rPr>
                <w:t>A-4.3.4.2.(1)</w:t>
              </w:r>
            </w:hyperlink>
          </w:p>
        </w:tc>
      </w:tr>
      <w:tr w:rsidR="00776CBC" w:rsidRPr="00B620DB" w14:paraId="7FD47EC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33FEE1" w14:textId="77777777" w:rsidR="00776CBC" w:rsidRPr="00B620DB" w:rsidRDefault="00776CBC" w:rsidP="00776CBC">
            <w:pPr>
              <w:pStyle w:val="12TabHeadBody"/>
            </w:pPr>
            <w:r w:rsidRPr="00B620DB">
              <w:rPr>
                <w:rStyle w:val="flts1"/>
              </w:rPr>
              <w:t>ASCE</w:t>
            </w:r>
          </w:p>
        </w:tc>
        <w:tc>
          <w:tcPr>
            <w:tcW w:w="1253" w:type="pct"/>
            <w:tcBorders>
              <w:top w:val="outset" w:sz="6" w:space="0" w:color="auto"/>
              <w:left w:val="outset" w:sz="6" w:space="0" w:color="auto"/>
              <w:bottom w:val="outset" w:sz="6" w:space="0" w:color="auto"/>
              <w:right w:val="outset" w:sz="6" w:space="0" w:color="auto"/>
            </w:tcBorders>
            <w:hideMark/>
          </w:tcPr>
          <w:p w14:paraId="4AC5C585" w14:textId="77777777" w:rsidR="00776CBC" w:rsidRPr="00B620DB" w:rsidRDefault="00776CBC" w:rsidP="00776CBC">
            <w:pPr>
              <w:pStyle w:val="12TabHeadBody"/>
            </w:pPr>
            <w:r w:rsidRPr="00B620DB">
              <w:rPr>
                <w:rStyle w:val="flts1"/>
              </w:rPr>
              <w:t>ASCE/SEI (49-12)</w:t>
            </w:r>
          </w:p>
        </w:tc>
        <w:tc>
          <w:tcPr>
            <w:tcW w:w="1641" w:type="pct"/>
            <w:tcBorders>
              <w:top w:val="outset" w:sz="6" w:space="0" w:color="auto"/>
              <w:left w:val="outset" w:sz="6" w:space="0" w:color="auto"/>
              <w:bottom w:val="outset" w:sz="6" w:space="0" w:color="auto"/>
              <w:right w:val="outset" w:sz="6" w:space="0" w:color="auto"/>
            </w:tcBorders>
            <w:hideMark/>
          </w:tcPr>
          <w:p w14:paraId="2037651C" w14:textId="77777777" w:rsidR="00776CBC" w:rsidRPr="00B620DB" w:rsidRDefault="00776CBC" w:rsidP="00776CBC">
            <w:pPr>
              <w:pStyle w:val="12TabHeadBody"/>
            </w:pPr>
            <w:bookmarkStart w:id="219" w:name="asce49"/>
            <w:bookmarkStart w:id="220" w:name="a59947"/>
            <w:bookmarkEnd w:id="219"/>
            <w:bookmarkEnd w:id="220"/>
            <w:r w:rsidRPr="00B620DB">
              <w:rPr>
                <w:rStyle w:val="flts1"/>
              </w:rPr>
              <w:t>Wind Tunnel Testing for Buildings and Other Structures</w:t>
            </w:r>
            <w:bookmarkStart w:id="221" w:name="a59949"/>
            <w:bookmarkEnd w:id="221"/>
          </w:p>
        </w:tc>
        <w:tc>
          <w:tcPr>
            <w:tcW w:w="1524" w:type="pct"/>
            <w:tcBorders>
              <w:top w:val="outset" w:sz="6" w:space="0" w:color="auto"/>
              <w:left w:val="outset" w:sz="6" w:space="0" w:color="auto"/>
              <w:bottom w:val="outset" w:sz="6" w:space="0" w:color="auto"/>
              <w:right w:val="outset" w:sz="6" w:space="0" w:color="auto"/>
            </w:tcBorders>
            <w:hideMark/>
          </w:tcPr>
          <w:p w14:paraId="082EA09E" w14:textId="77777777" w:rsidR="00776CBC" w:rsidRPr="00B620DB" w:rsidRDefault="00135AFF" w:rsidP="00776CBC">
            <w:pPr>
              <w:pStyle w:val="12TabHeadBody"/>
            </w:pPr>
            <w:hyperlink r:id="rId125" w:anchor="es014456" w:history="1">
              <w:r w:rsidR="00776CBC" w:rsidRPr="00B620DB">
                <w:rPr>
                  <w:rStyle w:val="Hyperlink"/>
                  <w:color w:val="auto"/>
                  <w:szCs w:val="18"/>
                  <w:u w:val="none"/>
                </w:rPr>
                <w:t>4.1.7.14.(1)</w:t>
              </w:r>
            </w:hyperlink>
          </w:p>
        </w:tc>
      </w:tr>
      <w:tr w:rsidR="00776CBC" w:rsidRPr="00B620DB" w14:paraId="5765136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61066AC"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0E3F87F7" w14:textId="77777777" w:rsidR="00776CBC" w:rsidRPr="00B620DB" w:rsidRDefault="00776CBC" w:rsidP="00776CBC">
            <w:pPr>
              <w:pStyle w:val="12TabHeadBody"/>
            </w:pPr>
            <w:r w:rsidRPr="00B620DB">
              <w:rPr>
                <w:rStyle w:val="flts1"/>
              </w:rPr>
              <w:t>1997</w:t>
            </w:r>
          </w:p>
        </w:tc>
        <w:tc>
          <w:tcPr>
            <w:tcW w:w="1641" w:type="pct"/>
            <w:tcBorders>
              <w:top w:val="outset" w:sz="6" w:space="0" w:color="auto"/>
              <w:left w:val="outset" w:sz="6" w:space="0" w:color="auto"/>
              <w:bottom w:val="outset" w:sz="6" w:space="0" w:color="auto"/>
              <w:right w:val="outset" w:sz="6" w:space="0" w:color="auto"/>
            </w:tcBorders>
            <w:hideMark/>
          </w:tcPr>
          <w:p w14:paraId="364FBA0A" w14:textId="77777777" w:rsidR="00776CBC" w:rsidRPr="00B620DB" w:rsidRDefault="00776CBC" w:rsidP="00776CBC">
            <w:pPr>
              <w:pStyle w:val="12TabHeadBody"/>
            </w:pPr>
            <w:bookmarkStart w:id="222" w:name="ashr-hb-fun-97"/>
            <w:bookmarkStart w:id="223" w:name="a60176"/>
            <w:bookmarkEnd w:id="222"/>
            <w:bookmarkEnd w:id="223"/>
            <w:r w:rsidRPr="00B620DB">
              <w:rPr>
                <w:rStyle w:val="flts1"/>
              </w:rPr>
              <w:t>ASHRAE Handbook – Fundamentals</w:t>
            </w:r>
            <w:bookmarkStart w:id="224" w:name="a60178"/>
            <w:bookmarkEnd w:id="224"/>
          </w:p>
        </w:tc>
        <w:tc>
          <w:tcPr>
            <w:tcW w:w="1524" w:type="pct"/>
            <w:tcBorders>
              <w:top w:val="outset" w:sz="6" w:space="0" w:color="auto"/>
              <w:left w:val="outset" w:sz="6" w:space="0" w:color="auto"/>
              <w:bottom w:val="outset" w:sz="6" w:space="0" w:color="auto"/>
              <w:right w:val="outset" w:sz="6" w:space="0" w:color="auto"/>
            </w:tcBorders>
            <w:hideMark/>
          </w:tcPr>
          <w:p w14:paraId="2BA0EB06" w14:textId="77777777" w:rsidR="00776CBC" w:rsidRPr="00B620DB" w:rsidRDefault="00135AFF" w:rsidP="00776CBC">
            <w:pPr>
              <w:pStyle w:val="12TabHeadBody"/>
            </w:pPr>
            <w:hyperlink r:id="rId126" w:anchor="en001271" w:history="1">
              <w:r w:rsidR="00776CBC" w:rsidRPr="00B620DB">
                <w:rPr>
                  <w:rStyle w:val="Hyperlink"/>
                  <w:color w:val="auto"/>
                  <w:szCs w:val="18"/>
                  <w:u w:val="none"/>
                </w:rPr>
                <w:t>A-9.32.3.11.</w:t>
              </w:r>
            </w:hyperlink>
          </w:p>
        </w:tc>
      </w:tr>
      <w:tr w:rsidR="00776CBC" w:rsidRPr="00B620DB" w14:paraId="0D3CD62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BA64888"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15397BC0" w14:textId="77777777" w:rsidR="00776CBC" w:rsidRPr="00B620DB" w:rsidRDefault="00776CBC" w:rsidP="00776CBC">
            <w:pPr>
              <w:pStyle w:val="12TabHeadBody"/>
            </w:pPr>
            <w:r w:rsidRPr="00B620DB">
              <w:rPr>
                <w:rStyle w:val="flts1"/>
              </w:rPr>
              <w:t>2011</w:t>
            </w:r>
          </w:p>
        </w:tc>
        <w:tc>
          <w:tcPr>
            <w:tcW w:w="1641" w:type="pct"/>
            <w:tcBorders>
              <w:top w:val="outset" w:sz="6" w:space="0" w:color="auto"/>
              <w:left w:val="outset" w:sz="6" w:space="0" w:color="auto"/>
              <w:bottom w:val="outset" w:sz="6" w:space="0" w:color="auto"/>
              <w:right w:val="outset" w:sz="6" w:space="0" w:color="auto"/>
            </w:tcBorders>
            <w:hideMark/>
          </w:tcPr>
          <w:p w14:paraId="594D2F45" w14:textId="77777777" w:rsidR="00776CBC" w:rsidRPr="00B620DB" w:rsidRDefault="00776CBC" w:rsidP="00776CBC">
            <w:pPr>
              <w:pStyle w:val="12TabHeadBody"/>
            </w:pPr>
            <w:bookmarkStart w:id="225" w:name="ashr-hb-hvaca"/>
            <w:bookmarkStart w:id="226" w:name="a60200"/>
            <w:bookmarkEnd w:id="225"/>
            <w:bookmarkEnd w:id="226"/>
            <w:r w:rsidRPr="00B620DB">
              <w:rPr>
                <w:rStyle w:val="flts1"/>
              </w:rPr>
              <w:t>ASHRAE Handbook – HVAC Applications</w:t>
            </w:r>
            <w:bookmarkStart w:id="227" w:name="a60202"/>
            <w:bookmarkEnd w:id="227"/>
          </w:p>
        </w:tc>
        <w:tc>
          <w:tcPr>
            <w:tcW w:w="1524" w:type="pct"/>
            <w:tcBorders>
              <w:top w:val="outset" w:sz="6" w:space="0" w:color="auto"/>
              <w:left w:val="outset" w:sz="6" w:space="0" w:color="auto"/>
              <w:bottom w:val="outset" w:sz="6" w:space="0" w:color="auto"/>
              <w:right w:val="outset" w:sz="6" w:space="0" w:color="auto"/>
            </w:tcBorders>
            <w:hideMark/>
          </w:tcPr>
          <w:p w14:paraId="011B3E97" w14:textId="77777777" w:rsidR="00776CBC" w:rsidRPr="00B620DB" w:rsidRDefault="00135AFF" w:rsidP="00776CBC">
            <w:pPr>
              <w:pStyle w:val="12TabHeadBody"/>
            </w:pPr>
            <w:hyperlink r:id="rId127" w:anchor="en001146" w:history="1">
              <w:r w:rsidR="00776CBC" w:rsidRPr="00B620DB">
                <w:rPr>
                  <w:rStyle w:val="Hyperlink"/>
                  <w:color w:val="auto"/>
                  <w:szCs w:val="18"/>
                  <w:u w:val="none"/>
                </w:rPr>
                <w:t>A-2.4.2.1.(1)</w:t>
              </w:r>
            </w:hyperlink>
          </w:p>
        </w:tc>
      </w:tr>
      <w:tr w:rsidR="00776CBC" w:rsidRPr="00B620DB" w14:paraId="531B94E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1EFC7CB"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16D09C3D" w14:textId="77777777" w:rsidR="00776CBC" w:rsidRPr="00B620DB" w:rsidRDefault="00776CBC" w:rsidP="00776CBC">
            <w:pPr>
              <w:pStyle w:val="12TabHeadBody"/>
            </w:pPr>
            <w:r w:rsidRPr="00B620DB">
              <w:rPr>
                <w:rStyle w:val="flts1"/>
              </w:rPr>
              <w:t>2013</w:t>
            </w:r>
          </w:p>
        </w:tc>
        <w:tc>
          <w:tcPr>
            <w:tcW w:w="1641" w:type="pct"/>
            <w:tcBorders>
              <w:top w:val="outset" w:sz="6" w:space="0" w:color="auto"/>
              <w:left w:val="outset" w:sz="6" w:space="0" w:color="auto"/>
              <w:bottom w:val="outset" w:sz="6" w:space="0" w:color="auto"/>
              <w:right w:val="outset" w:sz="6" w:space="0" w:color="auto"/>
            </w:tcBorders>
            <w:hideMark/>
          </w:tcPr>
          <w:p w14:paraId="5C06982A" w14:textId="77777777" w:rsidR="00776CBC" w:rsidRPr="00B620DB" w:rsidRDefault="00776CBC" w:rsidP="00776CBC">
            <w:pPr>
              <w:pStyle w:val="12TabHeadBody"/>
            </w:pPr>
            <w:bookmarkStart w:id="228" w:name="ashr-hb-fun"/>
            <w:bookmarkStart w:id="229" w:name="a60428"/>
            <w:bookmarkEnd w:id="228"/>
            <w:bookmarkEnd w:id="229"/>
            <w:r w:rsidRPr="00B620DB">
              <w:rPr>
                <w:rStyle w:val="flts1"/>
              </w:rPr>
              <w:t>ASHRAE Handbook – Fundamentals</w:t>
            </w:r>
            <w:bookmarkStart w:id="230" w:name="a60430"/>
            <w:bookmarkEnd w:id="230"/>
          </w:p>
        </w:tc>
        <w:tc>
          <w:tcPr>
            <w:tcW w:w="1524" w:type="pct"/>
            <w:tcBorders>
              <w:top w:val="outset" w:sz="6" w:space="0" w:color="auto"/>
              <w:left w:val="outset" w:sz="6" w:space="0" w:color="auto"/>
              <w:bottom w:val="outset" w:sz="6" w:space="0" w:color="auto"/>
              <w:right w:val="outset" w:sz="6" w:space="0" w:color="auto"/>
            </w:tcBorders>
            <w:hideMark/>
          </w:tcPr>
          <w:p w14:paraId="04087275" w14:textId="77777777" w:rsidR="00776CBC" w:rsidRPr="00B620DB" w:rsidRDefault="00135AFF" w:rsidP="00776CBC">
            <w:pPr>
              <w:pStyle w:val="12TabHeadBody"/>
            </w:pPr>
            <w:hyperlink r:id="rId128" w:anchor="en001741" w:history="1">
              <w:r w:rsidR="00776CBC" w:rsidRPr="00B620DB">
                <w:rPr>
                  <w:rStyle w:val="Hyperlink"/>
                  <w:color w:val="auto"/>
                  <w:szCs w:val="18"/>
                  <w:u w:val="none"/>
                </w:rPr>
                <w:t>A-9.36.2.4.(1)</w:t>
              </w:r>
            </w:hyperlink>
            <w:r w:rsidR="00776CBC" w:rsidRPr="00B620DB">
              <w:br/>
            </w:r>
            <w:hyperlink r:id="rId129" w:anchor="et001352" w:history="1">
              <w:r w:rsidR="00776CBC" w:rsidRPr="00B620DB">
                <w:rPr>
                  <w:rStyle w:val="Hyperlink"/>
                  <w:color w:val="auto"/>
                  <w:szCs w:val="18"/>
                  <w:u w:val="none"/>
                </w:rPr>
                <w:t>Table</w:t>
              </w:r>
            </w:hyperlink>
            <w:hyperlink r:id="rId130" w:anchor="et001352" w:history="1">
              <w:r w:rsidR="00776CBC" w:rsidRPr="00B620DB">
                <w:rPr>
                  <w:rStyle w:val="Hyperlink"/>
                  <w:color w:val="auto"/>
                  <w:u w:val="none"/>
                </w:rPr>
                <w:t> </w:t>
              </w:r>
            </w:hyperlink>
            <w:hyperlink r:id="rId131" w:anchor="et001352" w:history="1">
              <w:r w:rsidR="00776CBC" w:rsidRPr="00B620DB">
                <w:rPr>
                  <w:rStyle w:val="Hyperlink"/>
                  <w:color w:val="auto"/>
                  <w:szCs w:val="18"/>
                  <w:u w:val="none"/>
                </w:rPr>
                <w:t>A-9.36.2.4.(1)-D</w:t>
              </w:r>
            </w:hyperlink>
          </w:p>
        </w:tc>
      </w:tr>
      <w:tr w:rsidR="00776CBC" w:rsidRPr="00B620DB" w14:paraId="2C5F5BB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42BFD57"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06A2DEE1" w14:textId="77777777" w:rsidR="00776CBC" w:rsidRPr="00B620DB" w:rsidRDefault="00776CBC" w:rsidP="00776CBC">
            <w:pPr>
              <w:pStyle w:val="12TabHeadBody"/>
            </w:pPr>
            <w:r w:rsidRPr="00B620DB">
              <w:rPr>
                <w:rStyle w:val="flts1"/>
              </w:rPr>
              <w:t>Guideline 12-2000</w:t>
            </w:r>
          </w:p>
        </w:tc>
        <w:tc>
          <w:tcPr>
            <w:tcW w:w="1641" w:type="pct"/>
            <w:tcBorders>
              <w:top w:val="outset" w:sz="6" w:space="0" w:color="auto"/>
              <w:left w:val="outset" w:sz="6" w:space="0" w:color="auto"/>
              <w:bottom w:val="outset" w:sz="6" w:space="0" w:color="auto"/>
              <w:right w:val="outset" w:sz="6" w:space="0" w:color="auto"/>
            </w:tcBorders>
            <w:hideMark/>
          </w:tcPr>
          <w:p w14:paraId="314D2346" w14:textId="77777777" w:rsidR="00776CBC" w:rsidRPr="00B620DB" w:rsidRDefault="00776CBC" w:rsidP="00776CBC">
            <w:pPr>
              <w:pStyle w:val="12TabHeadBody"/>
            </w:pPr>
            <w:bookmarkStart w:id="231" w:name="ashrae12"/>
            <w:bookmarkStart w:id="232" w:name="a60451"/>
            <w:bookmarkEnd w:id="231"/>
            <w:bookmarkEnd w:id="232"/>
            <w:r w:rsidRPr="00B620DB">
              <w:rPr>
                <w:rStyle w:val="flts1"/>
              </w:rPr>
              <w:t>Minimizing the Risk of Legionellosis Associated with Building Water Systems</w:t>
            </w:r>
            <w:bookmarkStart w:id="233" w:name="a60453"/>
            <w:bookmarkEnd w:id="233"/>
          </w:p>
        </w:tc>
        <w:tc>
          <w:tcPr>
            <w:tcW w:w="1524" w:type="pct"/>
            <w:tcBorders>
              <w:top w:val="outset" w:sz="6" w:space="0" w:color="auto"/>
              <w:left w:val="outset" w:sz="6" w:space="0" w:color="auto"/>
              <w:bottom w:val="outset" w:sz="6" w:space="0" w:color="auto"/>
              <w:right w:val="outset" w:sz="6" w:space="0" w:color="auto"/>
            </w:tcBorders>
            <w:hideMark/>
          </w:tcPr>
          <w:p w14:paraId="774EFD7B" w14:textId="77777777" w:rsidR="00776CBC" w:rsidRPr="00B620DB" w:rsidRDefault="00135AFF" w:rsidP="00776CBC">
            <w:pPr>
              <w:pStyle w:val="12TabHeadBody"/>
            </w:pPr>
            <w:hyperlink r:id="rId132" w:anchor="es008019" w:history="1">
              <w:r w:rsidR="00776CBC" w:rsidRPr="00B620DB">
                <w:rPr>
                  <w:rStyle w:val="Hyperlink"/>
                  <w:color w:val="auto"/>
                  <w:szCs w:val="18"/>
                  <w:u w:val="none"/>
                </w:rPr>
                <w:t>6.2.1.1.(1)</w:t>
              </w:r>
            </w:hyperlink>
            <w:r w:rsidR="00776CBC" w:rsidRPr="00B620DB">
              <w:br/>
            </w:r>
            <w:hyperlink r:id="rId133" w:anchor="es008845" w:history="1">
              <w:r w:rsidR="00776CBC" w:rsidRPr="00B620DB">
                <w:rPr>
                  <w:rStyle w:val="Hyperlink"/>
                  <w:color w:val="auto"/>
                  <w:szCs w:val="18"/>
                  <w:u w:val="none"/>
                </w:rPr>
                <w:t>6.3.2.15.(9)</w:t>
              </w:r>
            </w:hyperlink>
            <w:r w:rsidR="00776CBC" w:rsidRPr="00B620DB">
              <w:br/>
            </w:r>
            <w:hyperlink r:id="rId134" w:anchor="es007692" w:history="1">
              <w:r w:rsidR="00776CBC" w:rsidRPr="00B620DB">
                <w:rPr>
                  <w:rStyle w:val="Hyperlink"/>
                  <w:color w:val="auto"/>
                  <w:szCs w:val="18"/>
                  <w:u w:val="none"/>
                </w:rPr>
                <w:t>6.3.2.16.(1)</w:t>
              </w:r>
            </w:hyperlink>
          </w:p>
        </w:tc>
      </w:tr>
      <w:tr w:rsidR="00776CBC" w:rsidRPr="00B620DB" w14:paraId="4F16091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14E0AB0"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09FCFD46" w14:textId="77777777" w:rsidR="00776CBC" w:rsidRPr="00B620DB" w:rsidRDefault="00776CBC" w:rsidP="00776CBC">
            <w:pPr>
              <w:pStyle w:val="12TabHeadBody"/>
            </w:pPr>
            <w:r w:rsidRPr="00B620DB">
              <w:rPr>
                <w:rStyle w:val="flts1"/>
              </w:rPr>
              <w:t>ANSI/ASHRAE 62-2001</w:t>
            </w:r>
          </w:p>
        </w:tc>
        <w:tc>
          <w:tcPr>
            <w:tcW w:w="1641" w:type="pct"/>
            <w:tcBorders>
              <w:top w:val="outset" w:sz="6" w:space="0" w:color="auto"/>
              <w:left w:val="outset" w:sz="6" w:space="0" w:color="auto"/>
              <w:bottom w:val="outset" w:sz="6" w:space="0" w:color="auto"/>
              <w:right w:val="outset" w:sz="6" w:space="0" w:color="auto"/>
            </w:tcBorders>
            <w:hideMark/>
          </w:tcPr>
          <w:p w14:paraId="498D1928" w14:textId="77777777" w:rsidR="00776CBC" w:rsidRPr="00B620DB" w:rsidRDefault="00776CBC" w:rsidP="00776CBC">
            <w:pPr>
              <w:pStyle w:val="12TabHeadBody"/>
            </w:pPr>
            <w:bookmarkStart w:id="234" w:name="ashrae62-add"/>
            <w:bookmarkStart w:id="235" w:name="a60682"/>
            <w:bookmarkEnd w:id="234"/>
            <w:bookmarkEnd w:id="235"/>
            <w:r w:rsidRPr="00B620DB">
              <w:rPr>
                <w:rStyle w:val="flts1"/>
              </w:rPr>
              <w:t>Ventilation for Acceptable Indoor Air Quality (except Addendum n)</w:t>
            </w:r>
            <w:bookmarkStart w:id="236" w:name="a60684"/>
            <w:bookmarkEnd w:id="236"/>
          </w:p>
        </w:tc>
        <w:tc>
          <w:tcPr>
            <w:tcW w:w="1524" w:type="pct"/>
            <w:tcBorders>
              <w:top w:val="outset" w:sz="6" w:space="0" w:color="auto"/>
              <w:left w:val="outset" w:sz="6" w:space="0" w:color="auto"/>
              <w:bottom w:val="outset" w:sz="6" w:space="0" w:color="auto"/>
              <w:right w:val="outset" w:sz="6" w:space="0" w:color="auto"/>
            </w:tcBorders>
            <w:hideMark/>
          </w:tcPr>
          <w:p w14:paraId="450AEC3F" w14:textId="77777777" w:rsidR="00776CBC" w:rsidRPr="00B620DB" w:rsidRDefault="00135AFF" w:rsidP="00776CBC">
            <w:pPr>
              <w:pStyle w:val="12TabHeadBody"/>
            </w:pPr>
            <w:hyperlink r:id="rId135" w:anchor="en001569" w:history="1">
              <w:r w:rsidR="00776CBC" w:rsidRPr="00B620DB">
                <w:rPr>
                  <w:rStyle w:val="Hyperlink"/>
                  <w:color w:val="auto"/>
                  <w:szCs w:val="18"/>
                  <w:u w:val="none"/>
                </w:rPr>
                <w:t>A-9.25.5.2.</w:t>
              </w:r>
            </w:hyperlink>
          </w:p>
        </w:tc>
      </w:tr>
      <w:tr w:rsidR="00776CBC" w:rsidRPr="00B620DB" w14:paraId="1AE5243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B68DB1B"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20AA636B" w14:textId="77777777" w:rsidR="00776CBC" w:rsidRPr="00B620DB" w:rsidRDefault="00776CBC" w:rsidP="00776CBC">
            <w:pPr>
              <w:pStyle w:val="12TabHeadBody"/>
            </w:pPr>
            <w:r w:rsidRPr="00B620DB">
              <w:rPr>
                <w:rStyle w:val="flts1"/>
              </w:rPr>
              <w:t>ANSI/ASHRAE 62.1-2016</w:t>
            </w:r>
          </w:p>
        </w:tc>
        <w:tc>
          <w:tcPr>
            <w:tcW w:w="1641" w:type="pct"/>
            <w:tcBorders>
              <w:top w:val="outset" w:sz="6" w:space="0" w:color="auto"/>
              <w:left w:val="outset" w:sz="6" w:space="0" w:color="auto"/>
              <w:bottom w:val="outset" w:sz="6" w:space="0" w:color="auto"/>
              <w:right w:val="outset" w:sz="6" w:space="0" w:color="auto"/>
            </w:tcBorders>
            <w:hideMark/>
          </w:tcPr>
          <w:p w14:paraId="43B4B3B9" w14:textId="77777777" w:rsidR="00776CBC" w:rsidRPr="00B620DB" w:rsidRDefault="00776CBC" w:rsidP="00776CBC">
            <w:pPr>
              <w:pStyle w:val="12TabHeadBody"/>
            </w:pPr>
            <w:bookmarkStart w:id="237" w:name="ashrae62.1"/>
            <w:bookmarkStart w:id="238" w:name="a60703"/>
            <w:bookmarkEnd w:id="237"/>
            <w:bookmarkEnd w:id="238"/>
            <w:r w:rsidRPr="00B620DB">
              <w:rPr>
                <w:rStyle w:val="flts1"/>
              </w:rPr>
              <w:t>Ventilation for Acceptable Indoor Air Quality</w:t>
            </w:r>
            <w:bookmarkStart w:id="239" w:name="a60705"/>
            <w:bookmarkEnd w:id="239"/>
          </w:p>
        </w:tc>
        <w:tc>
          <w:tcPr>
            <w:tcW w:w="1524" w:type="pct"/>
            <w:tcBorders>
              <w:top w:val="outset" w:sz="6" w:space="0" w:color="auto"/>
              <w:left w:val="outset" w:sz="6" w:space="0" w:color="auto"/>
              <w:bottom w:val="outset" w:sz="6" w:space="0" w:color="auto"/>
              <w:right w:val="outset" w:sz="6" w:space="0" w:color="auto"/>
            </w:tcBorders>
            <w:hideMark/>
          </w:tcPr>
          <w:p w14:paraId="065F8E5C" w14:textId="77777777" w:rsidR="00776CBC" w:rsidRPr="00B620DB" w:rsidRDefault="00135AFF" w:rsidP="00776CBC">
            <w:pPr>
              <w:pStyle w:val="12TabHeadBody"/>
            </w:pPr>
            <w:hyperlink r:id="rId136" w:anchor="es008023" w:history="1">
              <w:r w:rsidR="00776CBC" w:rsidRPr="00B620DB">
                <w:rPr>
                  <w:rStyle w:val="Hyperlink"/>
                  <w:color w:val="auto"/>
                  <w:szCs w:val="18"/>
                  <w:u w:val="none"/>
                </w:rPr>
                <w:t>6.3.1.1.(2)</w:t>
              </w:r>
            </w:hyperlink>
            <w:r w:rsidR="00776CBC" w:rsidRPr="00B620DB">
              <w:br/>
            </w:r>
            <w:hyperlink r:id="rId137" w:anchor="es008947" w:history="1">
              <w:r w:rsidR="00776CBC" w:rsidRPr="00B620DB">
                <w:rPr>
                  <w:rStyle w:val="Hyperlink"/>
                  <w:color w:val="auto"/>
                  <w:szCs w:val="18"/>
                  <w:u w:val="none"/>
                </w:rPr>
                <w:t>6.3.1.1.(3)</w:t>
              </w:r>
            </w:hyperlink>
            <w:r w:rsidR="00776CBC" w:rsidRPr="00B620DB">
              <w:br/>
            </w:r>
            <w:hyperlink r:id="rId138" w:anchor="es008839" w:history="1">
              <w:r w:rsidR="00776CBC" w:rsidRPr="00B620DB">
                <w:rPr>
                  <w:rStyle w:val="Hyperlink"/>
                  <w:color w:val="auto"/>
                  <w:szCs w:val="18"/>
                  <w:u w:val="none"/>
                </w:rPr>
                <w:t>6.3.2.2.(1)</w:t>
              </w:r>
            </w:hyperlink>
          </w:p>
        </w:tc>
      </w:tr>
      <w:tr w:rsidR="00C23E5F" w:rsidRPr="00B620DB" w14:paraId="65B9EE55" w14:textId="77777777" w:rsidTr="00752338">
        <w:trPr>
          <w:ins w:id="240" w:author="Dang, Tommy OHCS:EX" w:date="2023-04-05T15:14:00Z"/>
        </w:trPr>
        <w:tc>
          <w:tcPr>
            <w:tcW w:w="582" w:type="pct"/>
            <w:tcBorders>
              <w:top w:val="outset" w:sz="6" w:space="0" w:color="auto"/>
              <w:left w:val="outset" w:sz="6" w:space="0" w:color="auto"/>
              <w:bottom w:val="outset" w:sz="6" w:space="0" w:color="auto"/>
              <w:right w:val="outset" w:sz="6" w:space="0" w:color="auto"/>
            </w:tcBorders>
          </w:tcPr>
          <w:p w14:paraId="016DA05C" w14:textId="419836C8" w:rsidR="00C23E5F" w:rsidRPr="00B620DB" w:rsidRDefault="00C23E5F" w:rsidP="00776CBC">
            <w:pPr>
              <w:pStyle w:val="12TabHeadBody"/>
              <w:rPr>
                <w:ins w:id="241" w:author="Dang, Tommy OHCS:EX" w:date="2023-04-05T15:14:00Z"/>
                <w:rStyle w:val="flts1"/>
              </w:rPr>
            </w:pPr>
            <w:ins w:id="242" w:author="Dang, Tommy OHCS:EX" w:date="2023-04-05T15:14:00Z">
              <w:r>
                <w:rPr>
                  <w:rStyle w:val="flts1"/>
                </w:rPr>
                <w:t>A</w:t>
              </w:r>
            </w:ins>
            <w:ins w:id="243" w:author="Dang, Tommy OHCS:EX" w:date="2023-04-05T15:15:00Z">
              <w:r>
                <w:rPr>
                  <w:rStyle w:val="flts1"/>
                </w:rPr>
                <w:t xml:space="preserve">SHRAE </w:t>
              </w:r>
            </w:ins>
          </w:p>
        </w:tc>
        <w:tc>
          <w:tcPr>
            <w:tcW w:w="1253" w:type="pct"/>
            <w:tcBorders>
              <w:top w:val="outset" w:sz="6" w:space="0" w:color="auto"/>
              <w:left w:val="outset" w:sz="6" w:space="0" w:color="auto"/>
              <w:bottom w:val="outset" w:sz="6" w:space="0" w:color="auto"/>
              <w:right w:val="outset" w:sz="6" w:space="0" w:color="auto"/>
            </w:tcBorders>
          </w:tcPr>
          <w:p w14:paraId="65AD8D63" w14:textId="24CD635A" w:rsidR="00C23E5F" w:rsidRPr="00B620DB" w:rsidRDefault="00C23E5F" w:rsidP="00776CBC">
            <w:pPr>
              <w:pStyle w:val="12TabHeadBody"/>
              <w:rPr>
                <w:ins w:id="244" w:author="Dang, Tommy OHCS:EX" w:date="2023-04-05T15:14:00Z"/>
                <w:rStyle w:val="flts1"/>
              </w:rPr>
            </w:pPr>
            <w:ins w:id="245" w:author="Dang, Tommy OHCS:EX" w:date="2023-04-05T15:19:00Z">
              <w:r>
                <w:rPr>
                  <w:rFonts w:cstheme="minorHAnsi"/>
                  <w:szCs w:val="18"/>
                </w:rPr>
                <w:t>ANSI/ASHRAE/IES 90.1-2019</w:t>
              </w:r>
            </w:ins>
          </w:p>
        </w:tc>
        <w:tc>
          <w:tcPr>
            <w:tcW w:w="1641" w:type="pct"/>
            <w:tcBorders>
              <w:top w:val="outset" w:sz="6" w:space="0" w:color="auto"/>
              <w:left w:val="outset" w:sz="6" w:space="0" w:color="auto"/>
              <w:bottom w:val="outset" w:sz="6" w:space="0" w:color="auto"/>
              <w:right w:val="outset" w:sz="6" w:space="0" w:color="auto"/>
            </w:tcBorders>
          </w:tcPr>
          <w:p w14:paraId="4E15EFFF" w14:textId="53E9DE04" w:rsidR="00C23E5F" w:rsidRPr="00B620DB" w:rsidRDefault="00C23E5F" w:rsidP="00776CBC">
            <w:pPr>
              <w:pStyle w:val="12TabHeadBody"/>
              <w:rPr>
                <w:ins w:id="246" w:author="Dang, Tommy OHCS:EX" w:date="2023-04-05T15:14:00Z"/>
                <w:rStyle w:val="flts1"/>
              </w:rPr>
            </w:pPr>
            <w:ins w:id="247" w:author="Dang, Tommy OHCS:EX" w:date="2023-04-05T15:19:00Z">
              <w:r>
                <w:rPr>
                  <w:rFonts w:cstheme="minorHAnsi"/>
                  <w:szCs w:val="18"/>
                </w:rPr>
                <w:t>Energy Standard for Buildings Except Low-Rise Residential Buildings</w:t>
              </w:r>
            </w:ins>
          </w:p>
        </w:tc>
        <w:tc>
          <w:tcPr>
            <w:tcW w:w="1524" w:type="pct"/>
            <w:tcBorders>
              <w:top w:val="outset" w:sz="6" w:space="0" w:color="auto"/>
              <w:left w:val="outset" w:sz="6" w:space="0" w:color="auto"/>
              <w:bottom w:val="outset" w:sz="6" w:space="0" w:color="auto"/>
              <w:right w:val="outset" w:sz="6" w:space="0" w:color="auto"/>
            </w:tcBorders>
          </w:tcPr>
          <w:p w14:paraId="53283B95" w14:textId="77777777" w:rsidR="00C23E5F" w:rsidRDefault="00C23E5F" w:rsidP="00C23E5F">
            <w:pPr>
              <w:pStyle w:val="NoSpacing"/>
              <w:rPr>
                <w:ins w:id="248" w:author="Dang, Tommy OHCS:EX" w:date="2023-04-05T15:20:00Z"/>
                <w:rFonts w:ascii="Arial Narrow" w:hAnsi="Arial Narrow" w:cstheme="minorHAnsi"/>
                <w:sz w:val="18"/>
                <w:szCs w:val="18"/>
              </w:rPr>
            </w:pPr>
            <w:ins w:id="249" w:author="Dang, Tommy OHCS:EX" w:date="2023-04-05T15:20:00Z">
              <w:r>
                <w:rPr>
                  <w:rFonts w:ascii="Arial Narrow" w:hAnsi="Arial Narrow" w:cstheme="minorHAnsi"/>
                  <w:sz w:val="18"/>
                  <w:szCs w:val="18"/>
                </w:rPr>
                <w:t>10.2.2.1.(1)</w:t>
              </w:r>
            </w:ins>
          </w:p>
          <w:p w14:paraId="3AA4F78F" w14:textId="577C35C9" w:rsidR="00C23E5F" w:rsidRPr="00B064DC" w:rsidRDefault="00C23E5F" w:rsidP="00135AFF">
            <w:pPr>
              <w:pStyle w:val="NoSpacing"/>
              <w:rPr>
                <w:ins w:id="250" w:author="Dang, Tommy OHCS:EX" w:date="2023-04-05T15:14:00Z"/>
                <w:rFonts w:cstheme="minorHAnsi"/>
                <w:szCs w:val="18"/>
              </w:rPr>
            </w:pPr>
            <w:ins w:id="251" w:author="Dang, Tommy OHCS:EX" w:date="2023-04-05T15:20:00Z">
              <w:r>
                <w:rPr>
                  <w:rFonts w:ascii="Arial Narrow" w:hAnsi="Arial Narrow" w:cstheme="minorHAnsi"/>
                  <w:sz w:val="18"/>
                  <w:szCs w:val="18"/>
                </w:rPr>
                <w:t>A-10.2.2.2.</w:t>
              </w:r>
            </w:ins>
          </w:p>
        </w:tc>
      </w:tr>
      <w:tr w:rsidR="00776CBC" w:rsidRPr="00B620DB" w14:paraId="0FE9BB5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3AAD55A"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2BC7BE34" w14:textId="77777777" w:rsidR="00776CBC" w:rsidRPr="00B620DB" w:rsidRDefault="00776CBC" w:rsidP="00776CBC">
            <w:pPr>
              <w:pStyle w:val="12TabHeadBody"/>
            </w:pPr>
            <w:r w:rsidRPr="00B620DB">
              <w:rPr>
                <w:rStyle w:val="flts1"/>
              </w:rPr>
              <w:t>ANSI/ASHRAE 140-2011</w:t>
            </w:r>
          </w:p>
        </w:tc>
        <w:tc>
          <w:tcPr>
            <w:tcW w:w="1641" w:type="pct"/>
            <w:tcBorders>
              <w:top w:val="outset" w:sz="6" w:space="0" w:color="auto"/>
              <w:left w:val="outset" w:sz="6" w:space="0" w:color="auto"/>
              <w:bottom w:val="outset" w:sz="6" w:space="0" w:color="auto"/>
              <w:right w:val="outset" w:sz="6" w:space="0" w:color="auto"/>
            </w:tcBorders>
            <w:hideMark/>
          </w:tcPr>
          <w:p w14:paraId="28D8A8EF" w14:textId="77777777" w:rsidR="00776CBC" w:rsidRPr="00B620DB" w:rsidRDefault="00776CBC" w:rsidP="00776CBC">
            <w:pPr>
              <w:pStyle w:val="12TabHeadBody"/>
            </w:pPr>
            <w:bookmarkStart w:id="252" w:name="ashrae140"/>
            <w:bookmarkStart w:id="253" w:name="a60934"/>
            <w:bookmarkEnd w:id="252"/>
            <w:bookmarkEnd w:id="253"/>
            <w:r w:rsidRPr="00B620DB">
              <w:rPr>
                <w:rStyle w:val="flts1"/>
              </w:rPr>
              <w:t>Standard Method of Test for the Evaluation of Building Energy Analysis Computer Programs</w:t>
            </w:r>
            <w:bookmarkStart w:id="254" w:name="a60936"/>
            <w:bookmarkEnd w:id="254"/>
          </w:p>
        </w:tc>
        <w:tc>
          <w:tcPr>
            <w:tcW w:w="1524" w:type="pct"/>
            <w:tcBorders>
              <w:top w:val="outset" w:sz="6" w:space="0" w:color="auto"/>
              <w:left w:val="outset" w:sz="6" w:space="0" w:color="auto"/>
              <w:bottom w:val="outset" w:sz="6" w:space="0" w:color="auto"/>
              <w:right w:val="outset" w:sz="6" w:space="0" w:color="auto"/>
            </w:tcBorders>
            <w:hideMark/>
          </w:tcPr>
          <w:p w14:paraId="30CA0DFF" w14:textId="77777777" w:rsidR="00776CBC" w:rsidRDefault="00135AFF" w:rsidP="00776CBC">
            <w:pPr>
              <w:pStyle w:val="12TabHeadBody"/>
              <w:rPr>
                <w:ins w:id="255" w:author="Dang, Tommy HOUS:EX" w:date="2023-04-18T11:05:00Z"/>
                <w:rStyle w:val="Hyperlink"/>
                <w:color w:val="auto"/>
                <w:szCs w:val="18"/>
                <w:u w:val="none"/>
              </w:rPr>
            </w:pPr>
            <w:hyperlink r:id="rId139" w:anchor="es008684" w:history="1">
              <w:r w:rsidR="00776CBC" w:rsidRPr="00B620DB">
                <w:rPr>
                  <w:rStyle w:val="Hyperlink"/>
                  <w:color w:val="auto"/>
                  <w:szCs w:val="18"/>
                  <w:u w:val="none"/>
                </w:rPr>
                <w:t>9.36.5.4.(8)</w:t>
              </w:r>
            </w:hyperlink>
          </w:p>
          <w:p w14:paraId="1AD59CB6" w14:textId="0ABDE3C5" w:rsidR="00710D3C" w:rsidRPr="00B620DB" w:rsidRDefault="00710D3C" w:rsidP="00776CBC">
            <w:pPr>
              <w:pStyle w:val="12TabHeadBody"/>
            </w:pPr>
            <w:ins w:id="256" w:author="Dang, Tommy HOUS:EX" w:date="2023-04-18T11:06:00Z">
              <w:r>
                <w:rPr>
                  <w:rStyle w:val="Hyperlink"/>
                  <w:szCs w:val="18"/>
                </w:rPr>
                <w:t>9.36.6.4.(1)</w:t>
              </w:r>
            </w:ins>
          </w:p>
        </w:tc>
      </w:tr>
      <w:tr w:rsidR="00776CBC" w:rsidRPr="00B620DB" w14:paraId="576DAD9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4C42464" w14:textId="77777777" w:rsidR="00776CBC" w:rsidRPr="00B620DB" w:rsidRDefault="00776CBC" w:rsidP="00776CBC">
            <w:pPr>
              <w:pStyle w:val="12TabHeadBody"/>
            </w:pPr>
            <w:r w:rsidRPr="00B620DB">
              <w:rPr>
                <w:rStyle w:val="flts1"/>
              </w:rPr>
              <w:t>ASHRAE</w:t>
            </w:r>
          </w:p>
        </w:tc>
        <w:tc>
          <w:tcPr>
            <w:tcW w:w="1253" w:type="pct"/>
            <w:tcBorders>
              <w:top w:val="outset" w:sz="6" w:space="0" w:color="auto"/>
              <w:left w:val="outset" w:sz="6" w:space="0" w:color="auto"/>
              <w:bottom w:val="outset" w:sz="6" w:space="0" w:color="auto"/>
              <w:right w:val="outset" w:sz="6" w:space="0" w:color="auto"/>
            </w:tcBorders>
            <w:hideMark/>
          </w:tcPr>
          <w:p w14:paraId="43B4BD83" w14:textId="77777777" w:rsidR="00776CBC" w:rsidRPr="00B620DB" w:rsidRDefault="00776CBC" w:rsidP="00776CBC">
            <w:pPr>
              <w:pStyle w:val="12TabHeadBody"/>
            </w:pPr>
            <w:r w:rsidRPr="00B620DB">
              <w:rPr>
                <w:rStyle w:val="flts1"/>
              </w:rPr>
              <w:t>ANSI/ASHRAE 188-2015</w:t>
            </w:r>
          </w:p>
        </w:tc>
        <w:tc>
          <w:tcPr>
            <w:tcW w:w="1641" w:type="pct"/>
            <w:tcBorders>
              <w:top w:val="outset" w:sz="6" w:space="0" w:color="auto"/>
              <w:left w:val="outset" w:sz="6" w:space="0" w:color="auto"/>
              <w:bottom w:val="outset" w:sz="6" w:space="0" w:color="auto"/>
              <w:right w:val="outset" w:sz="6" w:space="0" w:color="auto"/>
            </w:tcBorders>
            <w:hideMark/>
          </w:tcPr>
          <w:p w14:paraId="07D71260" w14:textId="77777777" w:rsidR="00776CBC" w:rsidRPr="00B620DB" w:rsidRDefault="00776CBC" w:rsidP="00776CBC">
            <w:pPr>
              <w:pStyle w:val="12TabHeadBody"/>
            </w:pPr>
            <w:bookmarkStart w:id="257" w:name="ashrae188"/>
            <w:bookmarkStart w:id="258" w:name="a60957"/>
            <w:bookmarkEnd w:id="257"/>
            <w:bookmarkEnd w:id="258"/>
            <w:r w:rsidRPr="00B620DB">
              <w:rPr>
                <w:rStyle w:val="flts1"/>
              </w:rPr>
              <w:t>Legionellosis: Risk Management for Building Water Systems</w:t>
            </w:r>
            <w:bookmarkStart w:id="259" w:name="a60959"/>
            <w:bookmarkEnd w:id="259"/>
          </w:p>
        </w:tc>
        <w:tc>
          <w:tcPr>
            <w:tcW w:w="1524" w:type="pct"/>
            <w:tcBorders>
              <w:top w:val="outset" w:sz="6" w:space="0" w:color="auto"/>
              <w:left w:val="outset" w:sz="6" w:space="0" w:color="auto"/>
              <w:bottom w:val="outset" w:sz="6" w:space="0" w:color="auto"/>
              <w:right w:val="outset" w:sz="6" w:space="0" w:color="auto"/>
            </w:tcBorders>
            <w:hideMark/>
          </w:tcPr>
          <w:p w14:paraId="60E8A0CC" w14:textId="77777777" w:rsidR="00776CBC" w:rsidRPr="00B620DB" w:rsidRDefault="00135AFF" w:rsidP="00776CBC">
            <w:pPr>
              <w:pStyle w:val="12TabHeadBody"/>
            </w:pPr>
            <w:hyperlink r:id="rId140" w:anchor="en001201" w:history="1">
              <w:r w:rsidR="00776CBC" w:rsidRPr="00B620DB">
                <w:rPr>
                  <w:rStyle w:val="Hyperlink"/>
                  <w:color w:val="auto"/>
                  <w:szCs w:val="18"/>
                  <w:u w:val="none"/>
                </w:rPr>
                <w:t>A-6.2.1.1.</w:t>
              </w:r>
            </w:hyperlink>
          </w:p>
        </w:tc>
      </w:tr>
      <w:tr w:rsidR="00776CBC" w:rsidRPr="00B620DB" w14:paraId="0E1531D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A960E2" w14:textId="77777777" w:rsidR="00776CBC" w:rsidRPr="00B620DB" w:rsidRDefault="00776CBC" w:rsidP="00776CBC">
            <w:pPr>
              <w:pStyle w:val="12TabHeadBody"/>
            </w:pPr>
            <w:r w:rsidRPr="00B620DB">
              <w:rPr>
                <w:rStyle w:val="flts1"/>
              </w:rPr>
              <w:t>ASME</w:t>
            </w:r>
          </w:p>
        </w:tc>
        <w:tc>
          <w:tcPr>
            <w:tcW w:w="1253" w:type="pct"/>
            <w:tcBorders>
              <w:top w:val="outset" w:sz="6" w:space="0" w:color="auto"/>
              <w:left w:val="outset" w:sz="6" w:space="0" w:color="auto"/>
              <w:bottom w:val="outset" w:sz="6" w:space="0" w:color="auto"/>
              <w:right w:val="outset" w:sz="6" w:space="0" w:color="auto"/>
            </w:tcBorders>
            <w:hideMark/>
          </w:tcPr>
          <w:p w14:paraId="6DF68E92" w14:textId="77777777" w:rsidR="00776CBC" w:rsidRPr="00B620DB" w:rsidRDefault="00776CBC" w:rsidP="00776CBC">
            <w:pPr>
              <w:pStyle w:val="12TabHeadBody"/>
            </w:pPr>
            <w:r w:rsidRPr="00B620DB">
              <w:rPr>
                <w:rStyle w:val="flts1"/>
              </w:rPr>
              <w:t>B18.6.1-1981</w:t>
            </w:r>
          </w:p>
        </w:tc>
        <w:tc>
          <w:tcPr>
            <w:tcW w:w="1641" w:type="pct"/>
            <w:tcBorders>
              <w:top w:val="outset" w:sz="6" w:space="0" w:color="auto"/>
              <w:left w:val="outset" w:sz="6" w:space="0" w:color="auto"/>
              <w:bottom w:val="outset" w:sz="6" w:space="0" w:color="auto"/>
              <w:right w:val="outset" w:sz="6" w:space="0" w:color="auto"/>
            </w:tcBorders>
            <w:hideMark/>
          </w:tcPr>
          <w:p w14:paraId="26C87A64" w14:textId="77777777" w:rsidR="00776CBC" w:rsidRPr="00B620DB" w:rsidRDefault="00776CBC" w:rsidP="00776CBC">
            <w:pPr>
              <w:pStyle w:val="12TabHeadBody"/>
            </w:pPr>
            <w:bookmarkStart w:id="260" w:name="asmeb18.6.1"/>
            <w:bookmarkStart w:id="261" w:name="a61187"/>
            <w:bookmarkEnd w:id="260"/>
            <w:bookmarkEnd w:id="261"/>
            <w:r w:rsidRPr="00B620DB">
              <w:rPr>
                <w:rStyle w:val="flts1"/>
              </w:rPr>
              <w:t>Wood Screws (Inch Series)</w:t>
            </w:r>
            <w:bookmarkStart w:id="262" w:name="a61189"/>
            <w:bookmarkEnd w:id="262"/>
          </w:p>
        </w:tc>
        <w:tc>
          <w:tcPr>
            <w:tcW w:w="1524" w:type="pct"/>
            <w:tcBorders>
              <w:top w:val="outset" w:sz="6" w:space="0" w:color="auto"/>
              <w:left w:val="outset" w:sz="6" w:space="0" w:color="auto"/>
              <w:bottom w:val="outset" w:sz="6" w:space="0" w:color="auto"/>
              <w:right w:val="outset" w:sz="6" w:space="0" w:color="auto"/>
            </w:tcBorders>
            <w:hideMark/>
          </w:tcPr>
          <w:p w14:paraId="740C11D6" w14:textId="77777777" w:rsidR="00776CBC" w:rsidRPr="00B620DB" w:rsidRDefault="00135AFF" w:rsidP="00776CBC">
            <w:pPr>
              <w:pStyle w:val="12TabHeadBody"/>
            </w:pPr>
            <w:hyperlink r:id="rId141" w:anchor="et001042" w:history="1">
              <w:r w:rsidR="00776CBC" w:rsidRPr="00B620DB">
                <w:rPr>
                  <w:rStyle w:val="Hyperlink"/>
                  <w:color w:val="auto"/>
                  <w:szCs w:val="18"/>
                  <w:u w:val="none"/>
                </w:rPr>
                <w:t>Table</w:t>
              </w:r>
            </w:hyperlink>
            <w:hyperlink r:id="rId142" w:anchor="et001042" w:history="1">
              <w:r w:rsidR="00776CBC" w:rsidRPr="00B620DB">
                <w:rPr>
                  <w:rStyle w:val="Hyperlink"/>
                  <w:color w:val="auto"/>
                  <w:u w:val="none"/>
                </w:rPr>
                <w:t> </w:t>
              </w:r>
            </w:hyperlink>
            <w:hyperlink r:id="rId143" w:anchor="et001042" w:history="1">
              <w:r w:rsidR="00776CBC" w:rsidRPr="00B620DB">
                <w:rPr>
                  <w:rStyle w:val="Hyperlink"/>
                  <w:color w:val="auto"/>
                  <w:szCs w:val="18"/>
                  <w:u w:val="none"/>
                </w:rPr>
                <w:t>5.9.1.1.</w:t>
              </w:r>
            </w:hyperlink>
            <w:r w:rsidR="00776CBC" w:rsidRPr="00B620DB">
              <w:br/>
            </w:r>
            <w:hyperlink r:id="rId144" w:anchor="es002862" w:history="1">
              <w:r w:rsidR="00776CBC" w:rsidRPr="00B620DB">
                <w:rPr>
                  <w:rStyle w:val="Hyperlink"/>
                  <w:color w:val="auto"/>
                  <w:szCs w:val="18"/>
                  <w:u w:val="none"/>
                </w:rPr>
                <w:t>9.23.3.1.(3)</w:t>
              </w:r>
            </w:hyperlink>
            <w:r w:rsidR="00776CBC" w:rsidRPr="00B620DB">
              <w:br/>
            </w:r>
            <w:hyperlink r:id="rId145" w:anchor="en000318" w:history="1">
              <w:r w:rsidR="00776CBC" w:rsidRPr="00B620DB">
                <w:rPr>
                  <w:rStyle w:val="Hyperlink"/>
                  <w:color w:val="auto"/>
                  <w:szCs w:val="18"/>
                  <w:u w:val="none"/>
                </w:rPr>
                <w:t>A-9.23.3.1.(3)</w:t>
              </w:r>
            </w:hyperlink>
          </w:p>
        </w:tc>
      </w:tr>
      <w:tr w:rsidR="00776CBC" w:rsidRPr="00B620DB" w14:paraId="3DD5366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259237" w14:textId="77777777" w:rsidR="00776CBC" w:rsidRPr="00B620DB" w:rsidRDefault="00776CBC" w:rsidP="00776CBC">
            <w:pPr>
              <w:pStyle w:val="12TabHeadBody"/>
            </w:pPr>
            <w:r w:rsidRPr="00B620DB">
              <w:rPr>
                <w:rStyle w:val="flts1"/>
              </w:rPr>
              <w:t>ASME/CSA</w:t>
            </w:r>
          </w:p>
        </w:tc>
        <w:tc>
          <w:tcPr>
            <w:tcW w:w="1253" w:type="pct"/>
            <w:tcBorders>
              <w:top w:val="outset" w:sz="6" w:space="0" w:color="auto"/>
              <w:left w:val="outset" w:sz="6" w:space="0" w:color="auto"/>
              <w:bottom w:val="outset" w:sz="6" w:space="0" w:color="auto"/>
              <w:right w:val="outset" w:sz="6" w:space="0" w:color="auto"/>
            </w:tcBorders>
            <w:hideMark/>
          </w:tcPr>
          <w:p w14:paraId="62674004" w14:textId="77777777" w:rsidR="00776CBC" w:rsidRPr="00B620DB" w:rsidRDefault="00776CBC" w:rsidP="00776CBC">
            <w:pPr>
              <w:pStyle w:val="12TabHeadBody"/>
            </w:pPr>
            <w:r w:rsidRPr="00B620DB">
              <w:rPr>
                <w:rStyle w:val="flts1"/>
              </w:rPr>
              <w:t>ASME A17.1-2016/CSA B44-16</w:t>
            </w:r>
          </w:p>
        </w:tc>
        <w:tc>
          <w:tcPr>
            <w:tcW w:w="1641" w:type="pct"/>
            <w:tcBorders>
              <w:top w:val="outset" w:sz="6" w:space="0" w:color="auto"/>
              <w:left w:val="outset" w:sz="6" w:space="0" w:color="auto"/>
              <w:bottom w:val="outset" w:sz="6" w:space="0" w:color="auto"/>
              <w:right w:val="outset" w:sz="6" w:space="0" w:color="auto"/>
            </w:tcBorders>
            <w:hideMark/>
          </w:tcPr>
          <w:p w14:paraId="2E0FB2D8" w14:textId="77777777" w:rsidR="00776CBC" w:rsidRPr="00B620DB" w:rsidRDefault="00776CBC" w:rsidP="00776CBC">
            <w:pPr>
              <w:pStyle w:val="12TabHeadBody"/>
            </w:pPr>
            <w:bookmarkStart w:id="263" w:name="asmea17.1"/>
            <w:bookmarkStart w:id="264" w:name="a61215"/>
            <w:bookmarkEnd w:id="263"/>
            <w:bookmarkEnd w:id="264"/>
            <w:r w:rsidRPr="00B620DB">
              <w:rPr>
                <w:rStyle w:val="flts1"/>
              </w:rPr>
              <w:t>Safety Code for Elevators and Escalators</w:t>
            </w:r>
            <w:bookmarkStart w:id="265" w:name="a61217"/>
            <w:bookmarkEnd w:id="265"/>
          </w:p>
        </w:tc>
        <w:tc>
          <w:tcPr>
            <w:tcW w:w="1524" w:type="pct"/>
            <w:tcBorders>
              <w:top w:val="outset" w:sz="6" w:space="0" w:color="auto"/>
              <w:left w:val="outset" w:sz="6" w:space="0" w:color="auto"/>
              <w:bottom w:val="outset" w:sz="6" w:space="0" w:color="auto"/>
              <w:right w:val="outset" w:sz="6" w:space="0" w:color="auto"/>
            </w:tcBorders>
            <w:hideMark/>
          </w:tcPr>
          <w:p w14:paraId="24672DD6" w14:textId="77777777" w:rsidR="00CC3FD1" w:rsidRDefault="00135AFF" w:rsidP="00776CBC">
            <w:pPr>
              <w:pStyle w:val="12TabHeadBody"/>
              <w:rPr>
                <w:ins w:id="266" w:author="Dang, Tommy HOUS:EX" w:date="2023-04-18T11:14:00Z"/>
                <w:rStyle w:val="Hyperlink"/>
                <w:color w:val="auto"/>
                <w:szCs w:val="18"/>
                <w:u w:val="none"/>
              </w:rPr>
            </w:pPr>
            <w:hyperlink r:id="rId146" w:anchor="es000776" w:history="1">
              <w:r w:rsidR="00776CBC" w:rsidRPr="00B620DB">
                <w:rPr>
                  <w:rStyle w:val="Hyperlink"/>
                  <w:color w:val="auto"/>
                  <w:szCs w:val="18"/>
                  <w:u w:val="none"/>
                </w:rPr>
                <w:t>3.2.6.7.(2)</w:t>
              </w:r>
            </w:hyperlink>
            <w:r w:rsidR="00776CBC" w:rsidRPr="00B620DB">
              <w:br/>
            </w:r>
            <w:hyperlink r:id="rId147" w:anchor="es001181" w:history="1">
              <w:r w:rsidR="00776CBC" w:rsidRPr="00B620DB">
                <w:rPr>
                  <w:rStyle w:val="Hyperlink"/>
                  <w:color w:val="auto"/>
                  <w:szCs w:val="18"/>
                  <w:u w:val="none"/>
                </w:rPr>
                <w:t>3.5.2.1.(1)</w:t>
              </w:r>
            </w:hyperlink>
            <w:r w:rsidR="00776CBC" w:rsidRPr="00B620DB">
              <w:br/>
            </w:r>
            <w:hyperlink r:id="rId148" w:anchor="es001182" w:history="1">
              <w:r w:rsidR="00776CBC" w:rsidRPr="00B620DB">
                <w:rPr>
                  <w:rStyle w:val="Hyperlink"/>
                  <w:color w:val="auto"/>
                  <w:szCs w:val="18"/>
                  <w:u w:val="none"/>
                </w:rPr>
                <w:t>3.5.2.1.(2)</w:t>
              </w:r>
            </w:hyperlink>
            <w:r w:rsidR="00776CBC" w:rsidRPr="00B620DB">
              <w:br/>
            </w:r>
            <w:hyperlink r:id="rId149" w:anchor="es007746" w:history="1">
              <w:r w:rsidR="00776CBC" w:rsidRPr="00B620DB">
                <w:rPr>
                  <w:rStyle w:val="Hyperlink"/>
                  <w:color w:val="auto"/>
                  <w:szCs w:val="18"/>
                  <w:u w:val="none"/>
                </w:rPr>
                <w:t>3.5.2.1.(3)</w:t>
              </w:r>
            </w:hyperlink>
            <w:r w:rsidR="00776CBC" w:rsidRPr="00B620DB">
              <w:br/>
            </w:r>
            <w:hyperlink r:id="rId150" w:anchor="es013802" w:history="1">
              <w:r w:rsidR="00776CBC" w:rsidRPr="00B620DB">
                <w:rPr>
                  <w:rStyle w:val="Hyperlink"/>
                  <w:color w:val="auto"/>
                  <w:szCs w:val="18"/>
                  <w:u w:val="none"/>
                </w:rPr>
                <w:t>3.5.4.1.(2)</w:t>
              </w:r>
            </w:hyperlink>
            <w:r w:rsidR="00776CBC" w:rsidRPr="00B620DB">
              <w:br/>
            </w:r>
            <w:hyperlink r:id="rId151" w:anchor="es001190" w:history="1">
              <w:r w:rsidR="00776CBC" w:rsidRPr="00B620DB">
                <w:rPr>
                  <w:rStyle w:val="Hyperlink"/>
                  <w:color w:val="auto"/>
                  <w:szCs w:val="18"/>
                  <w:u w:val="none"/>
                </w:rPr>
                <w:t>3.5.4.2.(1)</w:t>
              </w:r>
            </w:hyperlink>
          </w:p>
          <w:p w14:paraId="2B4CD6B2" w14:textId="7B77A7A0" w:rsidR="00776CBC" w:rsidRPr="00B620DB" w:rsidRDefault="00CC3FD1" w:rsidP="00776CBC">
            <w:pPr>
              <w:pStyle w:val="12TabHeadBody"/>
            </w:pPr>
            <w:ins w:id="267" w:author="Dang, Tommy HOUS:EX" w:date="2023-04-18T11:14:00Z">
              <w:r>
                <w:rPr>
                  <w:rStyle w:val="Hyperlink"/>
                  <w:szCs w:val="18"/>
                </w:rPr>
                <w:t>3.8.3.7.(1)</w:t>
              </w:r>
            </w:ins>
            <w:r w:rsidR="00776CBC" w:rsidRPr="00B620DB">
              <w:br/>
            </w:r>
            <w:hyperlink r:id="rId152" w:anchor="en000122" w:history="1">
              <w:r w:rsidR="00776CBC" w:rsidRPr="00B620DB">
                <w:rPr>
                  <w:rStyle w:val="Hyperlink"/>
                  <w:color w:val="auto"/>
                  <w:szCs w:val="18"/>
                  <w:u w:val="none"/>
                </w:rPr>
                <w:t>A-3.5.2.1.(1)</w:t>
              </w:r>
            </w:hyperlink>
            <w:r w:rsidR="00776CBC" w:rsidRPr="00B620DB">
              <w:br/>
            </w:r>
            <w:hyperlink r:id="rId153" w:anchor="et000160" w:history="1">
              <w:r w:rsidR="00776CBC" w:rsidRPr="00B620DB">
                <w:rPr>
                  <w:rStyle w:val="Hyperlink"/>
                  <w:color w:val="auto"/>
                  <w:szCs w:val="18"/>
                  <w:u w:val="none"/>
                </w:rPr>
                <w:t>Table</w:t>
              </w:r>
            </w:hyperlink>
            <w:hyperlink r:id="rId154" w:anchor="et000160" w:history="1">
              <w:r w:rsidR="00776CBC" w:rsidRPr="00B620DB">
                <w:rPr>
                  <w:rStyle w:val="Hyperlink"/>
                  <w:color w:val="auto"/>
                  <w:u w:val="none"/>
                </w:rPr>
                <w:t> </w:t>
              </w:r>
            </w:hyperlink>
            <w:hyperlink r:id="rId155" w:anchor="et000160" w:history="1">
              <w:r w:rsidR="00776CBC" w:rsidRPr="00B620DB">
                <w:rPr>
                  <w:rStyle w:val="Hyperlink"/>
                  <w:color w:val="auto"/>
                  <w:szCs w:val="18"/>
                  <w:u w:val="none"/>
                </w:rPr>
                <w:t>4.1.5.11.</w:t>
              </w:r>
            </w:hyperlink>
            <w:r w:rsidR="00776CBC" w:rsidRPr="00B620DB">
              <w:br/>
            </w:r>
            <w:hyperlink r:id="rId156" w:anchor="et001041" w:history="1">
              <w:r w:rsidR="00776CBC" w:rsidRPr="00B620DB">
                <w:rPr>
                  <w:rStyle w:val="Hyperlink"/>
                  <w:color w:val="auto"/>
                  <w:szCs w:val="18"/>
                  <w:u w:val="none"/>
                </w:rPr>
                <w:t>Table</w:t>
              </w:r>
            </w:hyperlink>
            <w:hyperlink r:id="rId157" w:anchor="et001041" w:history="1">
              <w:r w:rsidR="00776CBC" w:rsidRPr="00B620DB">
                <w:rPr>
                  <w:rStyle w:val="Hyperlink"/>
                  <w:color w:val="auto"/>
                  <w:u w:val="none"/>
                </w:rPr>
                <w:t> </w:t>
              </w:r>
            </w:hyperlink>
            <w:hyperlink r:id="rId158" w:anchor="et001041" w:history="1">
              <w:r w:rsidR="00776CBC" w:rsidRPr="00B620DB">
                <w:rPr>
                  <w:rStyle w:val="Hyperlink"/>
                  <w:color w:val="auto"/>
                  <w:szCs w:val="18"/>
                  <w:u w:val="none"/>
                </w:rPr>
                <w:t>4.1.8.18.</w:t>
              </w:r>
            </w:hyperlink>
          </w:p>
        </w:tc>
      </w:tr>
      <w:tr w:rsidR="00776CBC" w:rsidRPr="00B620DB" w14:paraId="5FAFFA0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9572D9"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B63CFB6" w14:textId="77777777" w:rsidR="00776CBC" w:rsidRPr="00B620DB" w:rsidRDefault="00776CBC" w:rsidP="00776CBC">
            <w:pPr>
              <w:pStyle w:val="12TabHeadBody"/>
            </w:pPr>
            <w:r w:rsidRPr="00B620DB">
              <w:rPr>
                <w:rStyle w:val="flts1"/>
              </w:rPr>
              <w:t>A123/A123M-17</w:t>
            </w:r>
          </w:p>
        </w:tc>
        <w:tc>
          <w:tcPr>
            <w:tcW w:w="1641" w:type="pct"/>
            <w:tcBorders>
              <w:top w:val="outset" w:sz="6" w:space="0" w:color="auto"/>
              <w:left w:val="outset" w:sz="6" w:space="0" w:color="auto"/>
              <w:bottom w:val="outset" w:sz="6" w:space="0" w:color="auto"/>
              <w:right w:val="outset" w:sz="6" w:space="0" w:color="auto"/>
            </w:tcBorders>
            <w:hideMark/>
          </w:tcPr>
          <w:p w14:paraId="3F247400" w14:textId="77777777" w:rsidR="00776CBC" w:rsidRPr="00B620DB" w:rsidRDefault="00776CBC" w:rsidP="00776CBC">
            <w:pPr>
              <w:pStyle w:val="12TabHeadBody"/>
            </w:pPr>
            <w:bookmarkStart w:id="268" w:name="astma123m"/>
            <w:bookmarkStart w:id="269" w:name="a61459"/>
            <w:bookmarkEnd w:id="268"/>
            <w:bookmarkEnd w:id="269"/>
            <w:r w:rsidRPr="00B620DB">
              <w:rPr>
                <w:rStyle w:val="flts1"/>
              </w:rPr>
              <w:t>Standard Specification for Zinc (Hot-Dip Galvanized) Coatings on Iron and Steel Products</w:t>
            </w:r>
            <w:bookmarkStart w:id="270" w:name="a61461"/>
            <w:bookmarkEnd w:id="270"/>
          </w:p>
        </w:tc>
        <w:tc>
          <w:tcPr>
            <w:tcW w:w="1524" w:type="pct"/>
            <w:tcBorders>
              <w:top w:val="outset" w:sz="6" w:space="0" w:color="auto"/>
              <w:left w:val="outset" w:sz="6" w:space="0" w:color="auto"/>
              <w:bottom w:val="outset" w:sz="6" w:space="0" w:color="auto"/>
              <w:right w:val="outset" w:sz="6" w:space="0" w:color="auto"/>
            </w:tcBorders>
            <w:hideMark/>
          </w:tcPr>
          <w:p w14:paraId="7482F9A4" w14:textId="77777777" w:rsidR="00776CBC" w:rsidRPr="00B620DB" w:rsidRDefault="00135AFF" w:rsidP="00776CBC">
            <w:pPr>
              <w:pStyle w:val="12TabHeadBody"/>
            </w:pPr>
            <w:hyperlink r:id="rId159" w:anchor="et001042" w:history="1">
              <w:r w:rsidR="00776CBC" w:rsidRPr="00B620DB">
                <w:rPr>
                  <w:rStyle w:val="Hyperlink"/>
                  <w:color w:val="auto"/>
                  <w:szCs w:val="18"/>
                  <w:u w:val="none"/>
                </w:rPr>
                <w:t>Table</w:t>
              </w:r>
            </w:hyperlink>
            <w:hyperlink r:id="rId160" w:anchor="et001042" w:history="1">
              <w:r w:rsidR="00776CBC" w:rsidRPr="00B620DB">
                <w:rPr>
                  <w:rStyle w:val="Hyperlink"/>
                  <w:color w:val="auto"/>
                  <w:u w:val="none"/>
                </w:rPr>
                <w:t> </w:t>
              </w:r>
            </w:hyperlink>
            <w:hyperlink r:id="rId161" w:anchor="et001042" w:history="1">
              <w:r w:rsidR="00776CBC" w:rsidRPr="00B620DB">
                <w:rPr>
                  <w:rStyle w:val="Hyperlink"/>
                  <w:color w:val="auto"/>
                  <w:szCs w:val="18"/>
                  <w:u w:val="none"/>
                </w:rPr>
                <w:t>5.9.1.1.</w:t>
              </w:r>
            </w:hyperlink>
            <w:r w:rsidR="00776CBC" w:rsidRPr="00B620DB">
              <w:br/>
            </w:r>
            <w:hyperlink r:id="rId162" w:anchor="et000186" w:history="1">
              <w:r w:rsidR="00776CBC" w:rsidRPr="00B620DB">
                <w:rPr>
                  <w:rStyle w:val="Hyperlink"/>
                  <w:color w:val="auto"/>
                  <w:szCs w:val="18"/>
                  <w:u w:val="none"/>
                </w:rPr>
                <w:t>Table</w:t>
              </w:r>
            </w:hyperlink>
            <w:hyperlink r:id="rId163" w:anchor="et000186" w:history="1">
              <w:r w:rsidR="00776CBC" w:rsidRPr="00B620DB">
                <w:rPr>
                  <w:rStyle w:val="Hyperlink"/>
                  <w:color w:val="auto"/>
                  <w:u w:val="none"/>
                </w:rPr>
                <w:t> </w:t>
              </w:r>
            </w:hyperlink>
            <w:hyperlink r:id="rId164" w:anchor="et000186" w:history="1">
              <w:r w:rsidR="00776CBC" w:rsidRPr="00B620DB">
                <w:rPr>
                  <w:rStyle w:val="Hyperlink"/>
                  <w:color w:val="auto"/>
                  <w:szCs w:val="18"/>
                  <w:u w:val="none"/>
                </w:rPr>
                <w:t>9.20.16.1.</w:t>
              </w:r>
            </w:hyperlink>
          </w:p>
        </w:tc>
      </w:tr>
      <w:tr w:rsidR="00776CBC" w:rsidRPr="00B620DB" w14:paraId="2CD3FC1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176BF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6955D31" w14:textId="77777777" w:rsidR="00776CBC" w:rsidRPr="00B620DB" w:rsidRDefault="00776CBC" w:rsidP="00776CBC">
            <w:pPr>
              <w:pStyle w:val="12TabHeadBody"/>
            </w:pPr>
            <w:r w:rsidRPr="00B620DB">
              <w:rPr>
                <w:rStyle w:val="flts1"/>
              </w:rPr>
              <w:t>A153/A153M-16a</w:t>
            </w:r>
          </w:p>
        </w:tc>
        <w:tc>
          <w:tcPr>
            <w:tcW w:w="1641" w:type="pct"/>
            <w:tcBorders>
              <w:top w:val="outset" w:sz="6" w:space="0" w:color="auto"/>
              <w:left w:val="outset" w:sz="6" w:space="0" w:color="auto"/>
              <w:bottom w:val="outset" w:sz="6" w:space="0" w:color="auto"/>
              <w:right w:val="outset" w:sz="6" w:space="0" w:color="auto"/>
            </w:tcBorders>
            <w:hideMark/>
          </w:tcPr>
          <w:p w14:paraId="2B24C37F" w14:textId="77777777" w:rsidR="00776CBC" w:rsidRPr="00B620DB" w:rsidRDefault="00776CBC" w:rsidP="00776CBC">
            <w:pPr>
              <w:pStyle w:val="12TabHeadBody"/>
            </w:pPr>
            <w:bookmarkStart w:id="271" w:name="astma153m"/>
            <w:bookmarkStart w:id="272" w:name="a61482"/>
            <w:bookmarkEnd w:id="271"/>
            <w:bookmarkEnd w:id="272"/>
            <w:r w:rsidRPr="00B620DB">
              <w:rPr>
                <w:rStyle w:val="flts1"/>
              </w:rPr>
              <w:t>Standard Specification for Zinc Coating (Hot-Dip) on Iron and Steel Hardware</w:t>
            </w:r>
            <w:bookmarkStart w:id="273" w:name="a61484"/>
            <w:bookmarkEnd w:id="273"/>
          </w:p>
        </w:tc>
        <w:tc>
          <w:tcPr>
            <w:tcW w:w="1524" w:type="pct"/>
            <w:tcBorders>
              <w:top w:val="outset" w:sz="6" w:space="0" w:color="auto"/>
              <w:left w:val="outset" w:sz="6" w:space="0" w:color="auto"/>
              <w:bottom w:val="outset" w:sz="6" w:space="0" w:color="auto"/>
              <w:right w:val="outset" w:sz="6" w:space="0" w:color="auto"/>
            </w:tcBorders>
            <w:hideMark/>
          </w:tcPr>
          <w:p w14:paraId="3C6C966F" w14:textId="77777777" w:rsidR="00776CBC" w:rsidRPr="00B620DB" w:rsidRDefault="00135AFF" w:rsidP="00776CBC">
            <w:pPr>
              <w:pStyle w:val="12TabHeadBody"/>
            </w:pPr>
            <w:hyperlink r:id="rId165" w:anchor="et001042" w:history="1">
              <w:r w:rsidR="00776CBC" w:rsidRPr="00B620DB">
                <w:rPr>
                  <w:rStyle w:val="Hyperlink"/>
                  <w:color w:val="auto"/>
                  <w:szCs w:val="18"/>
                  <w:u w:val="none"/>
                </w:rPr>
                <w:t>Table</w:t>
              </w:r>
            </w:hyperlink>
            <w:hyperlink r:id="rId166" w:anchor="et001042" w:history="1">
              <w:r w:rsidR="00776CBC" w:rsidRPr="00B620DB">
                <w:rPr>
                  <w:rStyle w:val="Hyperlink"/>
                  <w:color w:val="auto"/>
                  <w:u w:val="none"/>
                </w:rPr>
                <w:t> </w:t>
              </w:r>
            </w:hyperlink>
            <w:hyperlink r:id="rId167" w:anchor="et001042" w:history="1">
              <w:r w:rsidR="00776CBC" w:rsidRPr="00B620DB">
                <w:rPr>
                  <w:rStyle w:val="Hyperlink"/>
                  <w:color w:val="auto"/>
                  <w:szCs w:val="18"/>
                  <w:u w:val="none"/>
                </w:rPr>
                <w:t>5.9.1.1.</w:t>
              </w:r>
            </w:hyperlink>
            <w:r w:rsidR="00776CBC" w:rsidRPr="00B620DB">
              <w:br/>
            </w:r>
            <w:hyperlink r:id="rId168" w:anchor="et000186" w:history="1">
              <w:r w:rsidR="00776CBC" w:rsidRPr="00B620DB">
                <w:rPr>
                  <w:rStyle w:val="Hyperlink"/>
                  <w:color w:val="auto"/>
                  <w:szCs w:val="18"/>
                  <w:u w:val="none"/>
                </w:rPr>
                <w:t>Table</w:t>
              </w:r>
            </w:hyperlink>
            <w:hyperlink r:id="rId169" w:anchor="et000186" w:history="1">
              <w:r w:rsidR="00776CBC" w:rsidRPr="00B620DB">
                <w:rPr>
                  <w:rStyle w:val="Hyperlink"/>
                  <w:color w:val="auto"/>
                  <w:u w:val="none"/>
                </w:rPr>
                <w:t> </w:t>
              </w:r>
            </w:hyperlink>
            <w:hyperlink r:id="rId170" w:anchor="et000186" w:history="1">
              <w:r w:rsidR="00776CBC" w:rsidRPr="00B620DB">
                <w:rPr>
                  <w:rStyle w:val="Hyperlink"/>
                  <w:color w:val="auto"/>
                  <w:szCs w:val="18"/>
                  <w:u w:val="none"/>
                </w:rPr>
                <w:t>9.20.16.1.</w:t>
              </w:r>
            </w:hyperlink>
            <w:r w:rsidR="00776CBC" w:rsidRPr="00B620DB">
              <w:br/>
            </w:r>
            <w:hyperlink r:id="rId171" w:anchor="es013901" w:history="1">
              <w:r w:rsidR="00776CBC" w:rsidRPr="00B620DB">
                <w:rPr>
                  <w:rStyle w:val="Hyperlink"/>
                  <w:color w:val="auto"/>
                  <w:szCs w:val="18"/>
                  <w:u w:val="none"/>
                </w:rPr>
                <w:t>9.23.2.4.(2)</w:t>
              </w:r>
            </w:hyperlink>
          </w:p>
        </w:tc>
      </w:tr>
      <w:tr w:rsidR="00776CBC" w:rsidRPr="00B620DB" w14:paraId="1640317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B7BAB91"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271BB02" w14:textId="77777777" w:rsidR="00776CBC" w:rsidRPr="00B620DB" w:rsidRDefault="00776CBC" w:rsidP="00776CBC">
            <w:pPr>
              <w:pStyle w:val="12TabHeadBody"/>
            </w:pPr>
            <w:r w:rsidRPr="00B620DB">
              <w:rPr>
                <w:rStyle w:val="flts1"/>
              </w:rPr>
              <w:t>A252-10</w:t>
            </w:r>
          </w:p>
        </w:tc>
        <w:tc>
          <w:tcPr>
            <w:tcW w:w="1641" w:type="pct"/>
            <w:tcBorders>
              <w:top w:val="outset" w:sz="6" w:space="0" w:color="auto"/>
              <w:left w:val="outset" w:sz="6" w:space="0" w:color="auto"/>
              <w:bottom w:val="outset" w:sz="6" w:space="0" w:color="auto"/>
              <w:right w:val="outset" w:sz="6" w:space="0" w:color="auto"/>
            </w:tcBorders>
            <w:hideMark/>
          </w:tcPr>
          <w:p w14:paraId="502013B1" w14:textId="77777777" w:rsidR="00776CBC" w:rsidRPr="00B620DB" w:rsidRDefault="00776CBC" w:rsidP="00776CBC">
            <w:pPr>
              <w:pStyle w:val="12TabHeadBody"/>
            </w:pPr>
            <w:bookmarkStart w:id="274" w:name="astma252"/>
            <w:bookmarkStart w:id="275" w:name="a61713"/>
            <w:bookmarkEnd w:id="274"/>
            <w:bookmarkEnd w:id="275"/>
            <w:r w:rsidRPr="00B620DB">
              <w:rPr>
                <w:rStyle w:val="flts1"/>
              </w:rPr>
              <w:t>Standard Specification for Welded and Seamless Steel Pipe Piles</w:t>
            </w:r>
            <w:bookmarkStart w:id="276" w:name="a61715"/>
            <w:bookmarkEnd w:id="276"/>
          </w:p>
        </w:tc>
        <w:tc>
          <w:tcPr>
            <w:tcW w:w="1524" w:type="pct"/>
            <w:tcBorders>
              <w:top w:val="outset" w:sz="6" w:space="0" w:color="auto"/>
              <w:left w:val="outset" w:sz="6" w:space="0" w:color="auto"/>
              <w:bottom w:val="outset" w:sz="6" w:space="0" w:color="auto"/>
              <w:right w:val="outset" w:sz="6" w:space="0" w:color="auto"/>
            </w:tcBorders>
            <w:hideMark/>
          </w:tcPr>
          <w:p w14:paraId="79A05094" w14:textId="77777777" w:rsidR="00776CBC" w:rsidRPr="00B620DB" w:rsidRDefault="00135AFF" w:rsidP="00776CBC">
            <w:pPr>
              <w:pStyle w:val="12TabHeadBody"/>
            </w:pPr>
            <w:hyperlink r:id="rId172" w:anchor="es001529" w:history="1">
              <w:r w:rsidR="00776CBC" w:rsidRPr="00B620DB">
                <w:rPr>
                  <w:rStyle w:val="Hyperlink"/>
                  <w:color w:val="auto"/>
                  <w:szCs w:val="18"/>
                  <w:u w:val="none"/>
                </w:rPr>
                <w:t>4.2.3.8.(1)</w:t>
              </w:r>
            </w:hyperlink>
          </w:p>
        </w:tc>
      </w:tr>
      <w:tr w:rsidR="00776CBC" w:rsidRPr="00B620DB" w14:paraId="0031CE3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B61A5D"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601E38DA" w14:textId="77777777" w:rsidR="00776CBC" w:rsidRPr="00B620DB" w:rsidRDefault="00776CBC" w:rsidP="00776CBC">
            <w:pPr>
              <w:pStyle w:val="12TabHeadBody"/>
            </w:pPr>
            <w:r w:rsidRPr="00B620DB">
              <w:rPr>
                <w:rStyle w:val="flts1"/>
              </w:rPr>
              <w:t>A283/A283M-18</w:t>
            </w:r>
          </w:p>
        </w:tc>
        <w:tc>
          <w:tcPr>
            <w:tcW w:w="1641" w:type="pct"/>
            <w:tcBorders>
              <w:top w:val="outset" w:sz="6" w:space="0" w:color="auto"/>
              <w:left w:val="outset" w:sz="6" w:space="0" w:color="auto"/>
              <w:bottom w:val="outset" w:sz="6" w:space="0" w:color="auto"/>
              <w:right w:val="outset" w:sz="6" w:space="0" w:color="auto"/>
            </w:tcBorders>
            <w:hideMark/>
          </w:tcPr>
          <w:p w14:paraId="0277DF96" w14:textId="77777777" w:rsidR="00776CBC" w:rsidRPr="00B620DB" w:rsidRDefault="00776CBC" w:rsidP="00776CBC">
            <w:pPr>
              <w:pStyle w:val="12TabHeadBody"/>
            </w:pPr>
            <w:bookmarkStart w:id="277" w:name="astma283m"/>
            <w:bookmarkStart w:id="278" w:name="a61734"/>
            <w:bookmarkEnd w:id="277"/>
            <w:bookmarkEnd w:id="278"/>
            <w:r w:rsidRPr="00B620DB">
              <w:rPr>
                <w:rStyle w:val="flts1"/>
              </w:rPr>
              <w:t>Standard Specification for Low and Intermediate Tensile Strength Carbon Steel Plates</w:t>
            </w:r>
            <w:bookmarkStart w:id="279" w:name="a61736"/>
            <w:bookmarkEnd w:id="279"/>
          </w:p>
        </w:tc>
        <w:tc>
          <w:tcPr>
            <w:tcW w:w="1524" w:type="pct"/>
            <w:tcBorders>
              <w:top w:val="outset" w:sz="6" w:space="0" w:color="auto"/>
              <w:left w:val="outset" w:sz="6" w:space="0" w:color="auto"/>
              <w:bottom w:val="outset" w:sz="6" w:space="0" w:color="auto"/>
              <w:right w:val="outset" w:sz="6" w:space="0" w:color="auto"/>
            </w:tcBorders>
            <w:hideMark/>
          </w:tcPr>
          <w:p w14:paraId="4BC92F8B" w14:textId="77777777" w:rsidR="00776CBC" w:rsidRPr="00B620DB" w:rsidRDefault="00135AFF" w:rsidP="00776CBC">
            <w:pPr>
              <w:pStyle w:val="12TabHeadBody"/>
            </w:pPr>
            <w:hyperlink r:id="rId173" w:anchor="es001529" w:history="1">
              <w:r w:rsidR="00776CBC" w:rsidRPr="00B620DB">
                <w:rPr>
                  <w:rStyle w:val="Hyperlink"/>
                  <w:color w:val="auto"/>
                  <w:szCs w:val="18"/>
                  <w:u w:val="none"/>
                </w:rPr>
                <w:t>4.2.3.8.(1)</w:t>
              </w:r>
            </w:hyperlink>
          </w:p>
        </w:tc>
      </w:tr>
      <w:tr w:rsidR="00776CBC" w:rsidRPr="00B620DB" w14:paraId="04B0DC5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1C152A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08D74E4" w14:textId="77777777" w:rsidR="00776CBC" w:rsidRPr="00B620DB" w:rsidRDefault="00776CBC" w:rsidP="00776CBC">
            <w:pPr>
              <w:pStyle w:val="12TabHeadBody"/>
            </w:pPr>
            <w:r w:rsidRPr="00B620DB">
              <w:rPr>
                <w:rStyle w:val="flts1"/>
              </w:rPr>
              <w:t>A390-06</w:t>
            </w:r>
          </w:p>
        </w:tc>
        <w:tc>
          <w:tcPr>
            <w:tcW w:w="1641" w:type="pct"/>
            <w:tcBorders>
              <w:top w:val="outset" w:sz="6" w:space="0" w:color="auto"/>
              <w:left w:val="outset" w:sz="6" w:space="0" w:color="auto"/>
              <w:bottom w:val="outset" w:sz="6" w:space="0" w:color="auto"/>
              <w:right w:val="outset" w:sz="6" w:space="0" w:color="auto"/>
            </w:tcBorders>
            <w:hideMark/>
          </w:tcPr>
          <w:p w14:paraId="0DCA1FF6" w14:textId="77777777" w:rsidR="00776CBC" w:rsidRPr="00B620DB" w:rsidRDefault="00776CBC" w:rsidP="00776CBC">
            <w:pPr>
              <w:pStyle w:val="12TabHeadBody"/>
            </w:pPr>
            <w:bookmarkStart w:id="280" w:name="astma390"/>
            <w:bookmarkStart w:id="281" w:name="a61961"/>
            <w:bookmarkEnd w:id="280"/>
            <w:bookmarkEnd w:id="281"/>
            <w:r w:rsidRPr="00B620DB">
              <w:rPr>
                <w:rStyle w:val="flts1"/>
              </w:rPr>
              <w:t>Standard Specification for Zinc-Coated (Galvanized) Steel Poultry Fence Fabric (Hexagonal and Straight Line)</w:t>
            </w:r>
            <w:bookmarkStart w:id="282" w:name="a61963"/>
            <w:bookmarkEnd w:id="282"/>
          </w:p>
        </w:tc>
        <w:tc>
          <w:tcPr>
            <w:tcW w:w="1524" w:type="pct"/>
            <w:tcBorders>
              <w:top w:val="outset" w:sz="6" w:space="0" w:color="auto"/>
              <w:left w:val="outset" w:sz="6" w:space="0" w:color="auto"/>
              <w:bottom w:val="outset" w:sz="6" w:space="0" w:color="auto"/>
              <w:right w:val="outset" w:sz="6" w:space="0" w:color="auto"/>
            </w:tcBorders>
            <w:hideMark/>
          </w:tcPr>
          <w:p w14:paraId="1E38D0D9" w14:textId="77777777" w:rsidR="00776CBC" w:rsidRPr="00B620DB" w:rsidRDefault="00135AFF" w:rsidP="00776CBC">
            <w:pPr>
              <w:pStyle w:val="12TabHeadBody"/>
            </w:pPr>
            <w:hyperlink r:id="rId174" w:anchor="et000456" w:history="1">
              <w:r w:rsidR="00776CBC" w:rsidRPr="00B620DB">
                <w:rPr>
                  <w:rStyle w:val="Hyperlink"/>
                  <w:color w:val="auto"/>
                  <w:szCs w:val="18"/>
                  <w:u w:val="none"/>
                </w:rPr>
                <w:t>Table</w:t>
              </w:r>
            </w:hyperlink>
            <w:hyperlink r:id="rId175" w:anchor="et000456" w:history="1">
              <w:r w:rsidR="00776CBC" w:rsidRPr="00B620DB">
                <w:rPr>
                  <w:rStyle w:val="Hyperlink"/>
                  <w:color w:val="auto"/>
                  <w:u w:val="none"/>
                </w:rPr>
                <w:t> </w:t>
              </w:r>
            </w:hyperlink>
            <w:hyperlink r:id="rId176" w:anchor="et000456" w:history="1">
              <w:r w:rsidR="00776CBC" w:rsidRPr="00B620DB">
                <w:rPr>
                  <w:rStyle w:val="Hyperlink"/>
                  <w:color w:val="auto"/>
                  <w:szCs w:val="18"/>
                  <w:u w:val="none"/>
                </w:rPr>
                <w:t>9.10.3.1.-B</w:t>
              </w:r>
            </w:hyperlink>
          </w:p>
        </w:tc>
      </w:tr>
      <w:tr w:rsidR="00776CBC" w:rsidRPr="00B620DB" w14:paraId="3F79322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000CDD8"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9E596B6" w14:textId="77777777" w:rsidR="00776CBC" w:rsidRPr="00B620DB" w:rsidRDefault="00776CBC" w:rsidP="00776CBC">
            <w:pPr>
              <w:pStyle w:val="12TabHeadBody"/>
            </w:pPr>
            <w:r w:rsidRPr="00B620DB">
              <w:rPr>
                <w:rStyle w:val="flts1"/>
              </w:rPr>
              <w:t>A653/A653M-18</w:t>
            </w:r>
          </w:p>
        </w:tc>
        <w:tc>
          <w:tcPr>
            <w:tcW w:w="1641" w:type="pct"/>
            <w:tcBorders>
              <w:top w:val="outset" w:sz="6" w:space="0" w:color="auto"/>
              <w:left w:val="outset" w:sz="6" w:space="0" w:color="auto"/>
              <w:bottom w:val="outset" w:sz="6" w:space="0" w:color="auto"/>
              <w:right w:val="outset" w:sz="6" w:space="0" w:color="auto"/>
            </w:tcBorders>
            <w:hideMark/>
          </w:tcPr>
          <w:p w14:paraId="47D38348" w14:textId="77777777" w:rsidR="00776CBC" w:rsidRPr="00B620DB" w:rsidRDefault="00776CBC" w:rsidP="00776CBC">
            <w:pPr>
              <w:pStyle w:val="12TabHeadBody"/>
            </w:pPr>
            <w:bookmarkStart w:id="283" w:name="astma653m"/>
            <w:bookmarkStart w:id="284" w:name="a61982"/>
            <w:bookmarkEnd w:id="283"/>
            <w:bookmarkEnd w:id="284"/>
            <w:r w:rsidRPr="00B620DB">
              <w:rPr>
                <w:rStyle w:val="flts1"/>
              </w:rPr>
              <w:t>Standard Specification for Steel Sheet, Zinc-Coated (Galvanized) or Zinc-Iron Alloy-Coated (Galvannealed) by the Hot-Dip Process</w:t>
            </w:r>
            <w:bookmarkStart w:id="285" w:name="a61984"/>
            <w:bookmarkEnd w:id="285"/>
          </w:p>
        </w:tc>
        <w:tc>
          <w:tcPr>
            <w:tcW w:w="1524" w:type="pct"/>
            <w:tcBorders>
              <w:top w:val="outset" w:sz="6" w:space="0" w:color="auto"/>
              <w:left w:val="outset" w:sz="6" w:space="0" w:color="auto"/>
              <w:bottom w:val="outset" w:sz="6" w:space="0" w:color="auto"/>
              <w:right w:val="outset" w:sz="6" w:space="0" w:color="auto"/>
            </w:tcBorders>
            <w:hideMark/>
          </w:tcPr>
          <w:p w14:paraId="18603FB8" w14:textId="77777777" w:rsidR="00776CBC" w:rsidRPr="00B620DB" w:rsidRDefault="00135AFF" w:rsidP="00776CBC">
            <w:pPr>
              <w:pStyle w:val="12TabHeadBody"/>
            </w:pPr>
            <w:hyperlink r:id="rId177" w:anchor="et001042" w:history="1">
              <w:r w:rsidR="00776CBC" w:rsidRPr="00B620DB">
                <w:rPr>
                  <w:rStyle w:val="Hyperlink"/>
                  <w:color w:val="auto"/>
                  <w:szCs w:val="18"/>
                  <w:u w:val="none"/>
                </w:rPr>
                <w:t>Table</w:t>
              </w:r>
            </w:hyperlink>
            <w:hyperlink r:id="rId178" w:anchor="et001042" w:history="1">
              <w:r w:rsidR="00776CBC" w:rsidRPr="00B620DB">
                <w:rPr>
                  <w:rStyle w:val="Hyperlink"/>
                  <w:color w:val="auto"/>
                  <w:u w:val="none"/>
                </w:rPr>
                <w:t> </w:t>
              </w:r>
            </w:hyperlink>
            <w:hyperlink r:id="rId179" w:anchor="et001042" w:history="1">
              <w:r w:rsidR="00776CBC" w:rsidRPr="00B620DB">
                <w:rPr>
                  <w:rStyle w:val="Hyperlink"/>
                  <w:color w:val="auto"/>
                  <w:szCs w:val="18"/>
                  <w:u w:val="none"/>
                </w:rPr>
                <w:t>5.9.1.1.</w:t>
              </w:r>
            </w:hyperlink>
            <w:r w:rsidR="00776CBC" w:rsidRPr="00B620DB">
              <w:br/>
            </w:r>
            <w:hyperlink r:id="rId180" w:anchor="es008083" w:history="1">
              <w:r w:rsidR="00776CBC" w:rsidRPr="00B620DB">
                <w:rPr>
                  <w:rStyle w:val="Hyperlink"/>
                  <w:color w:val="auto"/>
                  <w:szCs w:val="18"/>
                  <w:u w:val="none"/>
                </w:rPr>
                <w:t>9.3.3.2.(1)</w:t>
              </w:r>
            </w:hyperlink>
            <w:r w:rsidR="00776CBC" w:rsidRPr="00B620DB">
              <w:br/>
            </w:r>
            <w:hyperlink r:id="rId181" w:anchor="es013900" w:history="1">
              <w:r w:rsidR="00776CBC" w:rsidRPr="00B620DB">
                <w:rPr>
                  <w:rStyle w:val="Hyperlink"/>
                  <w:color w:val="auto"/>
                  <w:szCs w:val="18"/>
                  <w:u w:val="none"/>
                </w:rPr>
                <w:t>9.23.2.4.(1)</w:t>
              </w:r>
            </w:hyperlink>
          </w:p>
        </w:tc>
      </w:tr>
      <w:tr w:rsidR="00776CBC" w:rsidRPr="00B620DB" w14:paraId="61BE44E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86313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21A575A" w14:textId="77777777" w:rsidR="00776CBC" w:rsidRPr="00B620DB" w:rsidRDefault="00776CBC" w:rsidP="00776CBC">
            <w:pPr>
              <w:pStyle w:val="12TabHeadBody"/>
            </w:pPr>
            <w:r w:rsidRPr="00B620DB">
              <w:rPr>
                <w:rStyle w:val="flts1"/>
              </w:rPr>
              <w:t>A792/A792M-10</w:t>
            </w:r>
          </w:p>
        </w:tc>
        <w:tc>
          <w:tcPr>
            <w:tcW w:w="1641" w:type="pct"/>
            <w:tcBorders>
              <w:top w:val="outset" w:sz="6" w:space="0" w:color="auto"/>
              <w:left w:val="outset" w:sz="6" w:space="0" w:color="auto"/>
              <w:bottom w:val="outset" w:sz="6" w:space="0" w:color="auto"/>
              <w:right w:val="outset" w:sz="6" w:space="0" w:color="auto"/>
            </w:tcBorders>
            <w:hideMark/>
          </w:tcPr>
          <w:p w14:paraId="27961221" w14:textId="77777777" w:rsidR="00776CBC" w:rsidRPr="00B620DB" w:rsidRDefault="00776CBC" w:rsidP="00776CBC">
            <w:pPr>
              <w:pStyle w:val="12TabHeadBody"/>
            </w:pPr>
            <w:bookmarkStart w:id="286" w:name="astma792m"/>
            <w:bookmarkStart w:id="287" w:name="a62213"/>
            <w:bookmarkEnd w:id="286"/>
            <w:bookmarkEnd w:id="287"/>
            <w:r w:rsidRPr="00B620DB">
              <w:rPr>
                <w:rStyle w:val="flts1"/>
              </w:rPr>
              <w:t>Standard Specification for Steel Sheet, 55% Aluminum-Zinc Alloy-Coated by the Hot-Dip Process</w:t>
            </w:r>
            <w:bookmarkStart w:id="288" w:name="a62215"/>
            <w:bookmarkEnd w:id="288"/>
          </w:p>
        </w:tc>
        <w:tc>
          <w:tcPr>
            <w:tcW w:w="1524" w:type="pct"/>
            <w:tcBorders>
              <w:top w:val="outset" w:sz="6" w:space="0" w:color="auto"/>
              <w:left w:val="outset" w:sz="6" w:space="0" w:color="auto"/>
              <w:bottom w:val="outset" w:sz="6" w:space="0" w:color="auto"/>
              <w:right w:val="outset" w:sz="6" w:space="0" w:color="auto"/>
            </w:tcBorders>
            <w:hideMark/>
          </w:tcPr>
          <w:p w14:paraId="43424E2F" w14:textId="77777777" w:rsidR="00776CBC" w:rsidRPr="00B620DB" w:rsidRDefault="00135AFF" w:rsidP="00776CBC">
            <w:pPr>
              <w:pStyle w:val="12TabHeadBody"/>
            </w:pPr>
            <w:hyperlink r:id="rId182" w:anchor="es008083" w:history="1">
              <w:r w:rsidR="00776CBC" w:rsidRPr="00B620DB">
                <w:rPr>
                  <w:rStyle w:val="Hyperlink"/>
                  <w:color w:val="auto"/>
                  <w:szCs w:val="18"/>
                  <w:u w:val="none"/>
                </w:rPr>
                <w:t>9.3.3.2.(1)</w:t>
              </w:r>
            </w:hyperlink>
          </w:p>
        </w:tc>
      </w:tr>
      <w:tr w:rsidR="00776CBC" w:rsidRPr="00B620DB" w14:paraId="1FE91A3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B65437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6DA940F" w14:textId="77777777" w:rsidR="00776CBC" w:rsidRPr="00B620DB" w:rsidRDefault="00776CBC" w:rsidP="00776CBC">
            <w:pPr>
              <w:pStyle w:val="12TabHeadBody"/>
            </w:pPr>
            <w:r w:rsidRPr="00B620DB">
              <w:rPr>
                <w:rStyle w:val="flts1"/>
              </w:rPr>
              <w:t>A1008/A1008M-18</w:t>
            </w:r>
          </w:p>
        </w:tc>
        <w:tc>
          <w:tcPr>
            <w:tcW w:w="1641" w:type="pct"/>
            <w:tcBorders>
              <w:top w:val="outset" w:sz="6" w:space="0" w:color="auto"/>
              <w:left w:val="outset" w:sz="6" w:space="0" w:color="auto"/>
              <w:bottom w:val="outset" w:sz="6" w:space="0" w:color="auto"/>
              <w:right w:val="outset" w:sz="6" w:space="0" w:color="auto"/>
            </w:tcBorders>
            <w:hideMark/>
          </w:tcPr>
          <w:p w14:paraId="1A6EDD24" w14:textId="77777777" w:rsidR="00776CBC" w:rsidRPr="00B620DB" w:rsidRDefault="00776CBC" w:rsidP="00776CBC">
            <w:pPr>
              <w:pStyle w:val="12TabHeadBody"/>
            </w:pPr>
            <w:bookmarkStart w:id="289" w:name="astma1008m"/>
            <w:bookmarkStart w:id="290" w:name="a62234"/>
            <w:bookmarkEnd w:id="289"/>
            <w:bookmarkEnd w:id="290"/>
            <w:r w:rsidRPr="00B620DB">
              <w:rPr>
                <w:rStyle w:val="flts1"/>
              </w:rPr>
              <w:t>Standard Specification for Steel, Sheet, Cold-Rolled, Carbon, Structural, High-Strength Low-Alloy, High-Strength Low-Alloy with Improved Formability, Solution Hardened, and Bake Hardenable</w:t>
            </w:r>
            <w:bookmarkStart w:id="291" w:name="a62236"/>
            <w:bookmarkEnd w:id="291"/>
          </w:p>
        </w:tc>
        <w:tc>
          <w:tcPr>
            <w:tcW w:w="1524" w:type="pct"/>
            <w:tcBorders>
              <w:top w:val="outset" w:sz="6" w:space="0" w:color="auto"/>
              <w:left w:val="outset" w:sz="6" w:space="0" w:color="auto"/>
              <w:bottom w:val="outset" w:sz="6" w:space="0" w:color="auto"/>
              <w:right w:val="outset" w:sz="6" w:space="0" w:color="auto"/>
            </w:tcBorders>
            <w:hideMark/>
          </w:tcPr>
          <w:p w14:paraId="2A2671D1" w14:textId="77777777" w:rsidR="00776CBC" w:rsidRPr="00B620DB" w:rsidRDefault="00135AFF" w:rsidP="00776CBC">
            <w:pPr>
              <w:pStyle w:val="12TabHeadBody"/>
            </w:pPr>
            <w:hyperlink r:id="rId183" w:anchor="es001529" w:history="1">
              <w:r w:rsidR="00776CBC" w:rsidRPr="00B620DB">
                <w:rPr>
                  <w:rStyle w:val="Hyperlink"/>
                  <w:color w:val="auto"/>
                  <w:szCs w:val="18"/>
                  <w:u w:val="none"/>
                </w:rPr>
                <w:t>4.2.3.8.(1)</w:t>
              </w:r>
            </w:hyperlink>
          </w:p>
        </w:tc>
      </w:tr>
      <w:tr w:rsidR="00776CBC" w:rsidRPr="00B620DB" w14:paraId="2432DC1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C9EBDA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0DE0F61" w14:textId="77777777" w:rsidR="00776CBC" w:rsidRPr="00B620DB" w:rsidRDefault="00776CBC" w:rsidP="00776CBC">
            <w:pPr>
              <w:pStyle w:val="12TabHeadBody"/>
            </w:pPr>
            <w:r w:rsidRPr="00B620DB">
              <w:rPr>
                <w:rStyle w:val="flts1"/>
              </w:rPr>
              <w:t>A1011/A1011M-18a</w:t>
            </w:r>
          </w:p>
        </w:tc>
        <w:tc>
          <w:tcPr>
            <w:tcW w:w="1641" w:type="pct"/>
            <w:tcBorders>
              <w:top w:val="outset" w:sz="6" w:space="0" w:color="auto"/>
              <w:left w:val="outset" w:sz="6" w:space="0" w:color="auto"/>
              <w:bottom w:val="outset" w:sz="6" w:space="0" w:color="auto"/>
              <w:right w:val="outset" w:sz="6" w:space="0" w:color="auto"/>
            </w:tcBorders>
            <w:hideMark/>
          </w:tcPr>
          <w:p w14:paraId="6200A4B3" w14:textId="77777777" w:rsidR="00776CBC" w:rsidRPr="00B620DB" w:rsidRDefault="00776CBC" w:rsidP="00776CBC">
            <w:pPr>
              <w:pStyle w:val="12TabHeadBody"/>
            </w:pPr>
            <w:bookmarkStart w:id="292" w:name="astma1011m"/>
            <w:bookmarkStart w:id="293" w:name="a62255"/>
            <w:bookmarkEnd w:id="292"/>
            <w:bookmarkEnd w:id="293"/>
            <w:r w:rsidRPr="00B620DB">
              <w:rPr>
                <w:rStyle w:val="flts1"/>
              </w:rPr>
              <w:t>Standard Specification for Steel, Sheet and Strip, Hot-Rolled, Carbon, Structural, High-Strength Low-Alloy, High-Strength Low-Alloy with Improved Formability, and Ultra-High Strength</w:t>
            </w:r>
            <w:bookmarkStart w:id="294" w:name="a62257"/>
            <w:bookmarkEnd w:id="294"/>
          </w:p>
        </w:tc>
        <w:tc>
          <w:tcPr>
            <w:tcW w:w="1524" w:type="pct"/>
            <w:tcBorders>
              <w:top w:val="outset" w:sz="6" w:space="0" w:color="auto"/>
              <w:left w:val="outset" w:sz="6" w:space="0" w:color="auto"/>
              <w:bottom w:val="outset" w:sz="6" w:space="0" w:color="auto"/>
              <w:right w:val="outset" w:sz="6" w:space="0" w:color="auto"/>
            </w:tcBorders>
            <w:hideMark/>
          </w:tcPr>
          <w:p w14:paraId="4DBB442A" w14:textId="77777777" w:rsidR="00776CBC" w:rsidRPr="00B620DB" w:rsidRDefault="00135AFF" w:rsidP="00776CBC">
            <w:pPr>
              <w:pStyle w:val="12TabHeadBody"/>
            </w:pPr>
            <w:hyperlink r:id="rId184" w:anchor="es001529" w:history="1">
              <w:r w:rsidR="00776CBC" w:rsidRPr="00B620DB">
                <w:rPr>
                  <w:rStyle w:val="Hyperlink"/>
                  <w:color w:val="auto"/>
                  <w:szCs w:val="18"/>
                  <w:u w:val="none"/>
                </w:rPr>
                <w:t>4.2.3.8.(1)</w:t>
              </w:r>
            </w:hyperlink>
          </w:p>
        </w:tc>
      </w:tr>
      <w:tr w:rsidR="00776CBC" w:rsidRPr="00B620DB" w14:paraId="6FD5C16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E326095"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DB00220" w14:textId="77777777" w:rsidR="00776CBC" w:rsidRPr="00B620DB" w:rsidRDefault="00776CBC" w:rsidP="00776CBC">
            <w:pPr>
              <w:pStyle w:val="12TabHeadBody"/>
            </w:pPr>
            <w:r w:rsidRPr="00B620DB">
              <w:rPr>
                <w:rStyle w:val="flts1"/>
              </w:rPr>
              <w:t>C4-04</w:t>
            </w:r>
          </w:p>
        </w:tc>
        <w:tc>
          <w:tcPr>
            <w:tcW w:w="1641" w:type="pct"/>
            <w:tcBorders>
              <w:top w:val="outset" w:sz="6" w:space="0" w:color="auto"/>
              <w:left w:val="outset" w:sz="6" w:space="0" w:color="auto"/>
              <w:bottom w:val="outset" w:sz="6" w:space="0" w:color="auto"/>
              <w:right w:val="outset" w:sz="6" w:space="0" w:color="auto"/>
            </w:tcBorders>
            <w:hideMark/>
          </w:tcPr>
          <w:p w14:paraId="644E8932" w14:textId="77777777" w:rsidR="00776CBC" w:rsidRPr="00B620DB" w:rsidRDefault="00776CBC" w:rsidP="00776CBC">
            <w:pPr>
              <w:pStyle w:val="12TabHeadBody"/>
            </w:pPr>
            <w:bookmarkStart w:id="295" w:name="astmc4"/>
            <w:bookmarkStart w:id="296" w:name="a62482"/>
            <w:bookmarkEnd w:id="295"/>
            <w:bookmarkEnd w:id="296"/>
            <w:r w:rsidRPr="00B620DB">
              <w:rPr>
                <w:rStyle w:val="flts1"/>
              </w:rPr>
              <w:t>Standard Specification for Clay Drain Tile and Perforated Clay Drain Tile</w:t>
            </w:r>
            <w:bookmarkStart w:id="297" w:name="a62484"/>
            <w:bookmarkEnd w:id="297"/>
          </w:p>
        </w:tc>
        <w:tc>
          <w:tcPr>
            <w:tcW w:w="1524" w:type="pct"/>
            <w:tcBorders>
              <w:top w:val="outset" w:sz="6" w:space="0" w:color="auto"/>
              <w:left w:val="outset" w:sz="6" w:space="0" w:color="auto"/>
              <w:bottom w:val="outset" w:sz="6" w:space="0" w:color="auto"/>
              <w:right w:val="outset" w:sz="6" w:space="0" w:color="auto"/>
            </w:tcBorders>
            <w:hideMark/>
          </w:tcPr>
          <w:p w14:paraId="33F241DE" w14:textId="77777777" w:rsidR="00776CBC" w:rsidRPr="00B620DB" w:rsidRDefault="00135AFF" w:rsidP="00776CBC">
            <w:pPr>
              <w:pStyle w:val="12TabHeadBody"/>
            </w:pPr>
            <w:hyperlink r:id="rId185" w:anchor="et001042" w:history="1">
              <w:r w:rsidR="00776CBC" w:rsidRPr="00B620DB">
                <w:rPr>
                  <w:rStyle w:val="Hyperlink"/>
                  <w:color w:val="auto"/>
                  <w:szCs w:val="18"/>
                  <w:u w:val="none"/>
                </w:rPr>
                <w:t>Table</w:t>
              </w:r>
            </w:hyperlink>
            <w:hyperlink r:id="rId186" w:anchor="et001042" w:history="1">
              <w:r w:rsidR="00776CBC" w:rsidRPr="00B620DB">
                <w:rPr>
                  <w:rStyle w:val="Hyperlink"/>
                  <w:color w:val="auto"/>
                  <w:u w:val="none"/>
                </w:rPr>
                <w:t> </w:t>
              </w:r>
            </w:hyperlink>
            <w:hyperlink r:id="rId187" w:anchor="et001042" w:history="1">
              <w:r w:rsidR="00776CBC" w:rsidRPr="00B620DB">
                <w:rPr>
                  <w:rStyle w:val="Hyperlink"/>
                  <w:color w:val="auto"/>
                  <w:szCs w:val="18"/>
                  <w:u w:val="none"/>
                </w:rPr>
                <w:t>5.9.1.1.</w:t>
              </w:r>
            </w:hyperlink>
            <w:r w:rsidR="00776CBC" w:rsidRPr="00B620DB">
              <w:br/>
            </w:r>
            <w:hyperlink r:id="rId188" w:anchor="es002486" w:history="1">
              <w:r w:rsidR="00776CBC" w:rsidRPr="00B620DB">
                <w:rPr>
                  <w:rStyle w:val="Hyperlink"/>
                  <w:color w:val="auto"/>
                  <w:szCs w:val="18"/>
                  <w:u w:val="none"/>
                </w:rPr>
                <w:t>9.14.3.1.(1)</w:t>
              </w:r>
            </w:hyperlink>
          </w:p>
        </w:tc>
      </w:tr>
      <w:tr w:rsidR="00776CBC" w:rsidRPr="00B620DB" w14:paraId="5101B36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66991D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B0DB875" w14:textId="77777777" w:rsidR="00776CBC" w:rsidRPr="00B620DB" w:rsidRDefault="00776CBC" w:rsidP="00776CBC">
            <w:pPr>
              <w:pStyle w:val="12TabHeadBody"/>
            </w:pPr>
            <w:r w:rsidRPr="00B620DB">
              <w:rPr>
                <w:rStyle w:val="flts1"/>
              </w:rPr>
              <w:t>C27-98</w:t>
            </w:r>
          </w:p>
        </w:tc>
        <w:tc>
          <w:tcPr>
            <w:tcW w:w="1641" w:type="pct"/>
            <w:tcBorders>
              <w:top w:val="outset" w:sz="6" w:space="0" w:color="auto"/>
              <w:left w:val="outset" w:sz="6" w:space="0" w:color="auto"/>
              <w:bottom w:val="outset" w:sz="6" w:space="0" w:color="auto"/>
              <w:right w:val="outset" w:sz="6" w:space="0" w:color="auto"/>
            </w:tcBorders>
            <w:hideMark/>
          </w:tcPr>
          <w:p w14:paraId="686A2D01" w14:textId="77777777" w:rsidR="00776CBC" w:rsidRPr="00B620DB" w:rsidRDefault="00776CBC" w:rsidP="00776CBC">
            <w:pPr>
              <w:pStyle w:val="12TabHeadBody"/>
            </w:pPr>
            <w:bookmarkStart w:id="298" w:name="astmc27"/>
            <w:bookmarkStart w:id="299" w:name="a62505"/>
            <w:bookmarkEnd w:id="298"/>
            <w:bookmarkEnd w:id="299"/>
            <w:r w:rsidRPr="00B620DB">
              <w:rPr>
                <w:rStyle w:val="flts1"/>
              </w:rPr>
              <w:t>Standard Classification of Fireclay and High-Alumina Refractory Brick</w:t>
            </w:r>
            <w:bookmarkStart w:id="300" w:name="a62507"/>
            <w:bookmarkEnd w:id="300"/>
          </w:p>
        </w:tc>
        <w:tc>
          <w:tcPr>
            <w:tcW w:w="1524" w:type="pct"/>
            <w:tcBorders>
              <w:top w:val="outset" w:sz="6" w:space="0" w:color="auto"/>
              <w:left w:val="outset" w:sz="6" w:space="0" w:color="auto"/>
              <w:bottom w:val="outset" w:sz="6" w:space="0" w:color="auto"/>
              <w:right w:val="outset" w:sz="6" w:space="0" w:color="auto"/>
            </w:tcBorders>
            <w:hideMark/>
          </w:tcPr>
          <w:p w14:paraId="4C4D6AA9" w14:textId="77777777" w:rsidR="00776CBC" w:rsidRPr="00B620DB" w:rsidRDefault="00135AFF" w:rsidP="00776CBC">
            <w:pPr>
              <w:pStyle w:val="12TabHeadBody"/>
            </w:pPr>
            <w:hyperlink r:id="rId189" w:anchor="es002791" w:history="1">
              <w:r w:rsidR="00776CBC" w:rsidRPr="00B620DB">
                <w:rPr>
                  <w:rStyle w:val="Hyperlink"/>
                  <w:color w:val="auto"/>
                  <w:szCs w:val="18"/>
                  <w:u w:val="none"/>
                </w:rPr>
                <w:t>9.21.3.4.(1)</w:t>
              </w:r>
            </w:hyperlink>
          </w:p>
        </w:tc>
      </w:tr>
      <w:tr w:rsidR="00776CBC" w:rsidRPr="00B620DB" w14:paraId="45C1E25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94D5B3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7B198DC" w14:textId="77777777" w:rsidR="00776CBC" w:rsidRPr="00B620DB" w:rsidRDefault="00776CBC" w:rsidP="00776CBC">
            <w:pPr>
              <w:pStyle w:val="12TabHeadBody"/>
            </w:pPr>
            <w:r w:rsidRPr="00B620DB">
              <w:rPr>
                <w:rStyle w:val="flts1"/>
              </w:rPr>
              <w:t>C73-17</w:t>
            </w:r>
          </w:p>
        </w:tc>
        <w:tc>
          <w:tcPr>
            <w:tcW w:w="1641" w:type="pct"/>
            <w:tcBorders>
              <w:top w:val="outset" w:sz="6" w:space="0" w:color="auto"/>
              <w:left w:val="outset" w:sz="6" w:space="0" w:color="auto"/>
              <w:bottom w:val="outset" w:sz="6" w:space="0" w:color="auto"/>
              <w:right w:val="outset" w:sz="6" w:space="0" w:color="auto"/>
            </w:tcBorders>
            <w:hideMark/>
          </w:tcPr>
          <w:p w14:paraId="33421321" w14:textId="77777777" w:rsidR="00776CBC" w:rsidRPr="00B620DB" w:rsidRDefault="00776CBC" w:rsidP="00776CBC">
            <w:pPr>
              <w:pStyle w:val="12TabHeadBody"/>
            </w:pPr>
            <w:bookmarkStart w:id="301" w:name="astmc73"/>
            <w:bookmarkStart w:id="302" w:name="a62732"/>
            <w:bookmarkEnd w:id="301"/>
            <w:bookmarkEnd w:id="302"/>
            <w:r w:rsidRPr="00B620DB">
              <w:rPr>
                <w:rStyle w:val="flts1"/>
              </w:rPr>
              <w:t>Standard Specification for Calcium Silicate Brick (Sand-Lime Brick)</w:t>
            </w:r>
            <w:bookmarkStart w:id="303" w:name="a62734"/>
            <w:bookmarkEnd w:id="303"/>
          </w:p>
        </w:tc>
        <w:tc>
          <w:tcPr>
            <w:tcW w:w="1524" w:type="pct"/>
            <w:tcBorders>
              <w:top w:val="outset" w:sz="6" w:space="0" w:color="auto"/>
              <w:left w:val="outset" w:sz="6" w:space="0" w:color="auto"/>
              <w:bottom w:val="outset" w:sz="6" w:space="0" w:color="auto"/>
              <w:right w:val="outset" w:sz="6" w:space="0" w:color="auto"/>
            </w:tcBorders>
            <w:hideMark/>
          </w:tcPr>
          <w:p w14:paraId="08E49F5A" w14:textId="77777777" w:rsidR="00776CBC" w:rsidRPr="00B620DB" w:rsidRDefault="00135AFF" w:rsidP="00776CBC">
            <w:pPr>
              <w:pStyle w:val="12TabHeadBody"/>
            </w:pPr>
            <w:hyperlink r:id="rId190" w:anchor="et001042" w:history="1">
              <w:r w:rsidR="00776CBC" w:rsidRPr="00B620DB">
                <w:rPr>
                  <w:rStyle w:val="Hyperlink"/>
                  <w:color w:val="auto"/>
                  <w:szCs w:val="18"/>
                  <w:u w:val="none"/>
                </w:rPr>
                <w:t>Table</w:t>
              </w:r>
            </w:hyperlink>
            <w:hyperlink r:id="rId191" w:anchor="et001042" w:history="1">
              <w:r w:rsidR="00776CBC" w:rsidRPr="00B620DB">
                <w:rPr>
                  <w:rStyle w:val="Hyperlink"/>
                  <w:color w:val="auto"/>
                  <w:u w:val="none"/>
                </w:rPr>
                <w:t> </w:t>
              </w:r>
            </w:hyperlink>
            <w:hyperlink r:id="rId192" w:anchor="et001042" w:history="1">
              <w:r w:rsidR="00776CBC" w:rsidRPr="00B620DB">
                <w:rPr>
                  <w:rStyle w:val="Hyperlink"/>
                  <w:color w:val="auto"/>
                  <w:szCs w:val="18"/>
                  <w:u w:val="none"/>
                </w:rPr>
                <w:t>5.9.1.1.</w:t>
              </w:r>
            </w:hyperlink>
            <w:r w:rsidR="00776CBC" w:rsidRPr="00B620DB">
              <w:br/>
            </w:r>
            <w:hyperlink r:id="rId193" w:anchor="es002640" w:history="1">
              <w:r w:rsidR="00776CBC" w:rsidRPr="00B620DB">
                <w:rPr>
                  <w:rStyle w:val="Hyperlink"/>
                  <w:color w:val="auto"/>
                  <w:szCs w:val="18"/>
                  <w:u w:val="none"/>
                </w:rPr>
                <w:t>9.20.2.1.(1)</w:t>
              </w:r>
            </w:hyperlink>
          </w:p>
        </w:tc>
      </w:tr>
      <w:tr w:rsidR="00776CBC" w:rsidRPr="00B620DB" w14:paraId="328596C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A13EDC1"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994E506" w14:textId="77777777" w:rsidR="00776CBC" w:rsidRPr="00B620DB" w:rsidRDefault="00776CBC" w:rsidP="00776CBC">
            <w:pPr>
              <w:pStyle w:val="12TabHeadBody"/>
            </w:pPr>
            <w:r w:rsidRPr="00B620DB">
              <w:rPr>
                <w:rStyle w:val="flts1"/>
              </w:rPr>
              <w:t>C126-13</w:t>
            </w:r>
          </w:p>
        </w:tc>
        <w:tc>
          <w:tcPr>
            <w:tcW w:w="1641" w:type="pct"/>
            <w:tcBorders>
              <w:top w:val="outset" w:sz="6" w:space="0" w:color="auto"/>
              <w:left w:val="outset" w:sz="6" w:space="0" w:color="auto"/>
              <w:bottom w:val="outset" w:sz="6" w:space="0" w:color="auto"/>
              <w:right w:val="outset" w:sz="6" w:space="0" w:color="auto"/>
            </w:tcBorders>
            <w:hideMark/>
          </w:tcPr>
          <w:p w14:paraId="5022DDD6" w14:textId="77777777" w:rsidR="00776CBC" w:rsidRPr="00B620DB" w:rsidRDefault="00776CBC" w:rsidP="00776CBC">
            <w:pPr>
              <w:pStyle w:val="12TabHeadBody"/>
            </w:pPr>
            <w:bookmarkStart w:id="304" w:name="astmc126"/>
            <w:bookmarkStart w:id="305" w:name="a62755"/>
            <w:bookmarkEnd w:id="304"/>
            <w:bookmarkEnd w:id="305"/>
            <w:r w:rsidRPr="00B620DB">
              <w:rPr>
                <w:rStyle w:val="flts1"/>
              </w:rPr>
              <w:t>Ceramic Glazed Structural Clay Facing Tile, Facing Brick, and Solid Masonry Units</w:t>
            </w:r>
            <w:bookmarkStart w:id="306" w:name="a62757"/>
            <w:bookmarkEnd w:id="306"/>
          </w:p>
        </w:tc>
        <w:tc>
          <w:tcPr>
            <w:tcW w:w="1524" w:type="pct"/>
            <w:tcBorders>
              <w:top w:val="outset" w:sz="6" w:space="0" w:color="auto"/>
              <w:left w:val="outset" w:sz="6" w:space="0" w:color="auto"/>
              <w:bottom w:val="outset" w:sz="6" w:space="0" w:color="auto"/>
              <w:right w:val="outset" w:sz="6" w:space="0" w:color="auto"/>
            </w:tcBorders>
            <w:hideMark/>
          </w:tcPr>
          <w:p w14:paraId="64A53F98" w14:textId="77777777" w:rsidR="00776CBC" w:rsidRPr="00B620DB" w:rsidRDefault="00135AFF" w:rsidP="00776CBC">
            <w:pPr>
              <w:pStyle w:val="12TabHeadBody"/>
            </w:pPr>
            <w:hyperlink r:id="rId194" w:anchor="et001042" w:history="1">
              <w:r w:rsidR="00776CBC" w:rsidRPr="00B620DB">
                <w:rPr>
                  <w:rStyle w:val="Hyperlink"/>
                  <w:color w:val="auto"/>
                  <w:szCs w:val="18"/>
                  <w:u w:val="none"/>
                </w:rPr>
                <w:t>Table</w:t>
              </w:r>
            </w:hyperlink>
            <w:hyperlink r:id="rId195" w:anchor="et001042" w:history="1">
              <w:r w:rsidR="00776CBC" w:rsidRPr="00B620DB">
                <w:rPr>
                  <w:rStyle w:val="Hyperlink"/>
                  <w:color w:val="auto"/>
                  <w:u w:val="none"/>
                </w:rPr>
                <w:t> </w:t>
              </w:r>
            </w:hyperlink>
            <w:hyperlink r:id="rId196" w:anchor="et001042" w:history="1">
              <w:r w:rsidR="00776CBC" w:rsidRPr="00B620DB">
                <w:rPr>
                  <w:rStyle w:val="Hyperlink"/>
                  <w:color w:val="auto"/>
                  <w:szCs w:val="18"/>
                  <w:u w:val="none"/>
                </w:rPr>
                <w:t>5.9.1.1.</w:t>
              </w:r>
            </w:hyperlink>
            <w:r w:rsidR="00776CBC" w:rsidRPr="00B620DB">
              <w:br/>
            </w:r>
            <w:hyperlink r:id="rId197" w:anchor="es002640" w:history="1">
              <w:r w:rsidR="00776CBC" w:rsidRPr="00B620DB">
                <w:rPr>
                  <w:rStyle w:val="Hyperlink"/>
                  <w:color w:val="auto"/>
                  <w:szCs w:val="18"/>
                  <w:u w:val="none"/>
                </w:rPr>
                <w:t>9.20.2.1.(1)</w:t>
              </w:r>
            </w:hyperlink>
          </w:p>
        </w:tc>
      </w:tr>
      <w:tr w:rsidR="00776CBC" w:rsidRPr="00B620DB" w14:paraId="7501918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9F6A4C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61CB852" w14:textId="77777777" w:rsidR="00776CBC" w:rsidRPr="00B620DB" w:rsidRDefault="00776CBC" w:rsidP="00776CBC">
            <w:pPr>
              <w:pStyle w:val="12TabHeadBody"/>
            </w:pPr>
            <w:r w:rsidRPr="00B620DB">
              <w:rPr>
                <w:rStyle w:val="flts1"/>
              </w:rPr>
              <w:t>C177-19</w:t>
            </w:r>
          </w:p>
        </w:tc>
        <w:tc>
          <w:tcPr>
            <w:tcW w:w="1641" w:type="pct"/>
            <w:tcBorders>
              <w:top w:val="outset" w:sz="6" w:space="0" w:color="auto"/>
              <w:left w:val="outset" w:sz="6" w:space="0" w:color="auto"/>
              <w:bottom w:val="outset" w:sz="6" w:space="0" w:color="auto"/>
              <w:right w:val="outset" w:sz="6" w:space="0" w:color="auto"/>
            </w:tcBorders>
            <w:hideMark/>
          </w:tcPr>
          <w:p w14:paraId="66D7DA95" w14:textId="77777777" w:rsidR="00776CBC" w:rsidRPr="00B620DB" w:rsidRDefault="00776CBC" w:rsidP="00776CBC">
            <w:pPr>
              <w:pStyle w:val="12TabHeadBody"/>
            </w:pPr>
            <w:bookmarkStart w:id="307" w:name="astmc177"/>
            <w:bookmarkStart w:id="308" w:name="a62984"/>
            <w:bookmarkEnd w:id="307"/>
            <w:bookmarkEnd w:id="308"/>
            <w:r w:rsidRPr="00B620DB">
              <w:rPr>
                <w:rStyle w:val="flts1"/>
              </w:rPr>
              <w:t>Standard Test Method for Steady-State Heat Flux Measurements and Thermal Transmission Properties by Means of the Guarded-Hot-Plate Apparatus</w:t>
            </w:r>
            <w:bookmarkStart w:id="309" w:name="a62986"/>
            <w:bookmarkEnd w:id="309"/>
          </w:p>
        </w:tc>
        <w:tc>
          <w:tcPr>
            <w:tcW w:w="1524" w:type="pct"/>
            <w:tcBorders>
              <w:top w:val="outset" w:sz="6" w:space="0" w:color="auto"/>
              <w:left w:val="outset" w:sz="6" w:space="0" w:color="auto"/>
              <w:bottom w:val="outset" w:sz="6" w:space="0" w:color="auto"/>
              <w:right w:val="outset" w:sz="6" w:space="0" w:color="auto"/>
            </w:tcBorders>
            <w:hideMark/>
          </w:tcPr>
          <w:p w14:paraId="01E97A32" w14:textId="77777777" w:rsidR="00776CBC" w:rsidRPr="00B620DB" w:rsidRDefault="00135AFF" w:rsidP="00776CBC">
            <w:pPr>
              <w:pStyle w:val="12TabHeadBody"/>
            </w:pPr>
            <w:hyperlink r:id="rId198" w:anchor="es006872" w:history="1">
              <w:r w:rsidR="00776CBC" w:rsidRPr="00B620DB">
                <w:rPr>
                  <w:rStyle w:val="Hyperlink"/>
                  <w:color w:val="auto"/>
                  <w:szCs w:val="18"/>
                  <w:u w:val="none"/>
                </w:rPr>
                <w:t>9.36.2.2.(1)</w:t>
              </w:r>
            </w:hyperlink>
          </w:p>
        </w:tc>
      </w:tr>
      <w:tr w:rsidR="00776CBC" w:rsidRPr="00B620DB" w14:paraId="3051CBC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37C45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E73996A" w14:textId="77777777" w:rsidR="00776CBC" w:rsidRPr="00B620DB" w:rsidRDefault="00776CBC" w:rsidP="00776CBC">
            <w:pPr>
              <w:pStyle w:val="12TabHeadBody"/>
            </w:pPr>
            <w:r w:rsidRPr="00B620DB">
              <w:rPr>
                <w:rStyle w:val="flts1"/>
              </w:rPr>
              <w:t>C212-17</w:t>
            </w:r>
          </w:p>
        </w:tc>
        <w:tc>
          <w:tcPr>
            <w:tcW w:w="1641" w:type="pct"/>
            <w:tcBorders>
              <w:top w:val="outset" w:sz="6" w:space="0" w:color="auto"/>
              <w:left w:val="outset" w:sz="6" w:space="0" w:color="auto"/>
              <w:bottom w:val="outset" w:sz="6" w:space="0" w:color="auto"/>
              <w:right w:val="outset" w:sz="6" w:space="0" w:color="auto"/>
            </w:tcBorders>
            <w:hideMark/>
          </w:tcPr>
          <w:p w14:paraId="63D15B9C" w14:textId="77777777" w:rsidR="00776CBC" w:rsidRPr="00B620DB" w:rsidRDefault="00776CBC" w:rsidP="00776CBC">
            <w:pPr>
              <w:pStyle w:val="12TabHeadBody"/>
            </w:pPr>
            <w:bookmarkStart w:id="310" w:name="astmc212"/>
            <w:bookmarkStart w:id="311" w:name="a63005"/>
            <w:bookmarkEnd w:id="310"/>
            <w:bookmarkEnd w:id="311"/>
            <w:r w:rsidRPr="00B620DB">
              <w:rPr>
                <w:rStyle w:val="flts1"/>
              </w:rPr>
              <w:t>Standard Specification for Structural Clay Facing Tile</w:t>
            </w:r>
            <w:bookmarkStart w:id="312" w:name="a63007"/>
            <w:bookmarkEnd w:id="312"/>
          </w:p>
        </w:tc>
        <w:tc>
          <w:tcPr>
            <w:tcW w:w="1524" w:type="pct"/>
            <w:tcBorders>
              <w:top w:val="outset" w:sz="6" w:space="0" w:color="auto"/>
              <w:left w:val="outset" w:sz="6" w:space="0" w:color="auto"/>
              <w:bottom w:val="outset" w:sz="6" w:space="0" w:color="auto"/>
              <w:right w:val="outset" w:sz="6" w:space="0" w:color="auto"/>
            </w:tcBorders>
            <w:hideMark/>
          </w:tcPr>
          <w:p w14:paraId="71B46349" w14:textId="77777777" w:rsidR="00776CBC" w:rsidRPr="00B620DB" w:rsidRDefault="00135AFF" w:rsidP="00776CBC">
            <w:pPr>
              <w:pStyle w:val="12TabHeadBody"/>
            </w:pPr>
            <w:hyperlink r:id="rId199" w:anchor="et001042" w:history="1">
              <w:r w:rsidR="00776CBC" w:rsidRPr="00B620DB">
                <w:rPr>
                  <w:rStyle w:val="Hyperlink"/>
                  <w:color w:val="auto"/>
                  <w:szCs w:val="18"/>
                  <w:u w:val="none"/>
                </w:rPr>
                <w:t>Table</w:t>
              </w:r>
            </w:hyperlink>
            <w:hyperlink r:id="rId200" w:anchor="et001042" w:history="1">
              <w:r w:rsidR="00776CBC" w:rsidRPr="00B620DB">
                <w:rPr>
                  <w:rStyle w:val="Hyperlink"/>
                  <w:color w:val="auto"/>
                  <w:u w:val="none"/>
                </w:rPr>
                <w:t> </w:t>
              </w:r>
            </w:hyperlink>
            <w:hyperlink r:id="rId201" w:anchor="et001042" w:history="1">
              <w:r w:rsidR="00776CBC" w:rsidRPr="00B620DB">
                <w:rPr>
                  <w:rStyle w:val="Hyperlink"/>
                  <w:color w:val="auto"/>
                  <w:szCs w:val="18"/>
                  <w:u w:val="none"/>
                </w:rPr>
                <w:t>5.9.1.1.</w:t>
              </w:r>
            </w:hyperlink>
            <w:r w:rsidR="00776CBC" w:rsidRPr="00B620DB">
              <w:br/>
            </w:r>
            <w:hyperlink r:id="rId202" w:anchor="es002640" w:history="1">
              <w:r w:rsidR="00776CBC" w:rsidRPr="00B620DB">
                <w:rPr>
                  <w:rStyle w:val="Hyperlink"/>
                  <w:color w:val="auto"/>
                  <w:szCs w:val="18"/>
                  <w:u w:val="none"/>
                </w:rPr>
                <w:t>9.20.2.1.(1)</w:t>
              </w:r>
            </w:hyperlink>
          </w:p>
        </w:tc>
      </w:tr>
      <w:tr w:rsidR="00776CBC" w:rsidRPr="00B620DB" w14:paraId="485B89E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03464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1AB88A8" w14:textId="77777777" w:rsidR="00776CBC" w:rsidRPr="00B620DB" w:rsidRDefault="00776CBC" w:rsidP="00776CBC">
            <w:pPr>
              <w:pStyle w:val="12TabHeadBody"/>
            </w:pPr>
            <w:r w:rsidRPr="00B620DB">
              <w:rPr>
                <w:rStyle w:val="flts1"/>
              </w:rPr>
              <w:t>C260/C260M-10a</w:t>
            </w:r>
          </w:p>
        </w:tc>
        <w:tc>
          <w:tcPr>
            <w:tcW w:w="1641" w:type="pct"/>
            <w:tcBorders>
              <w:top w:val="outset" w:sz="6" w:space="0" w:color="auto"/>
              <w:left w:val="outset" w:sz="6" w:space="0" w:color="auto"/>
              <w:bottom w:val="outset" w:sz="6" w:space="0" w:color="auto"/>
              <w:right w:val="outset" w:sz="6" w:space="0" w:color="auto"/>
            </w:tcBorders>
            <w:hideMark/>
          </w:tcPr>
          <w:p w14:paraId="7CA6425C" w14:textId="77777777" w:rsidR="00776CBC" w:rsidRPr="00B620DB" w:rsidRDefault="00776CBC" w:rsidP="00776CBC">
            <w:pPr>
              <w:pStyle w:val="12TabHeadBody"/>
            </w:pPr>
            <w:bookmarkStart w:id="313" w:name="astmc260"/>
            <w:bookmarkStart w:id="314" w:name="a63234"/>
            <w:bookmarkEnd w:id="313"/>
            <w:bookmarkEnd w:id="314"/>
            <w:r w:rsidRPr="00B620DB">
              <w:rPr>
                <w:rStyle w:val="flts1"/>
              </w:rPr>
              <w:t>Standard Specification for Air-Entraining Admixtures for Concrete</w:t>
            </w:r>
            <w:bookmarkStart w:id="315" w:name="a63236"/>
            <w:bookmarkEnd w:id="315"/>
          </w:p>
        </w:tc>
        <w:tc>
          <w:tcPr>
            <w:tcW w:w="1524" w:type="pct"/>
            <w:tcBorders>
              <w:top w:val="outset" w:sz="6" w:space="0" w:color="auto"/>
              <w:left w:val="outset" w:sz="6" w:space="0" w:color="auto"/>
              <w:bottom w:val="outset" w:sz="6" w:space="0" w:color="auto"/>
              <w:right w:val="outset" w:sz="6" w:space="0" w:color="auto"/>
            </w:tcBorders>
            <w:hideMark/>
          </w:tcPr>
          <w:p w14:paraId="114CBF82" w14:textId="77777777" w:rsidR="00776CBC" w:rsidRPr="00B620DB" w:rsidRDefault="00135AFF" w:rsidP="00776CBC">
            <w:pPr>
              <w:pStyle w:val="12TabHeadBody"/>
            </w:pPr>
            <w:hyperlink r:id="rId203" w:anchor="es001898" w:history="1">
              <w:r w:rsidR="00776CBC" w:rsidRPr="00B620DB">
                <w:rPr>
                  <w:rStyle w:val="Hyperlink"/>
                  <w:color w:val="auto"/>
                  <w:szCs w:val="18"/>
                  <w:u w:val="none"/>
                </w:rPr>
                <w:t>9.3.1.8.(1)</w:t>
              </w:r>
            </w:hyperlink>
          </w:p>
        </w:tc>
      </w:tr>
      <w:tr w:rsidR="00776CBC" w:rsidRPr="00B620DB" w14:paraId="5A35444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C68582"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CFCD293" w14:textId="77777777" w:rsidR="00776CBC" w:rsidRPr="00B620DB" w:rsidRDefault="00776CBC" w:rsidP="00776CBC">
            <w:pPr>
              <w:pStyle w:val="12TabHeadBody"/>
            </w:pPr>
            <w:r w:rsidRPr="00B620DB">
              <w:rPr>
                <w:rStyle w:val="flts1"/>
              </w:rPr>
              <w:t>C411-19</w:t>
            </w:r>
          </w:p>
        </w:tc>
        <w:tc>
          <w:tcPr>
            <w:tcW w:w="1641" w:type="pct"/>
            <w:tcBorders>
              <w:top w:val="outset" w:sz="6" w:space="0" w:color="auto"/>
              <w:left w:val="outset" w:sz="6" w:space="0" w:color="auto"/>
              <w:bottom w:val="outset" w:sz="6" w:space="0" w:color="auto"/>
              <w:right w:val="outset" w:sz="6" w:space="0" w:color="auto"/>
            </w:tcBorders>
            <w:hideMark/>
          </w:tcPr>
          <w:p w14:paraId="7A271F1A" w14:textId="77777777" w:rsidR="00776CBC" w:rsidRPr="00B620DB" w:rsidRDefault="00776CBC" w:rsidP="00776CBC">
            <w:pPr>
              <w:pStyle w:val="12TabHeadBody"/>
            </w:pPr>
            <w:bookmarkStart w:id="316" w:name="astmc411"/>
            <w:bookmarkStart w:id="317" w:name="a63255"/>
            <w:bookmarkEnd w:id="316"/>
            <w:bookmarkEnd w:id="317"/>
            <w:r w:rsidRPr="00B620DB">
              <w:rPr>
                <w:rStyle w:val="flts1"/>
              </w:rPr>
              <w:t>Standard Specification for Hot-Surface Performance of High-Temperature Thermal Insulation</w:t>
            </w:r>
            <w:bookmarkStart w:id="318" w:name="a63257"/>
            <w:bookmarkEnd w:id="318"/>
          </w:p>
        </w:tc>
        <w:tc>
          <w:tcPr>
            <w:tcW w:w="1524" w:type="pct"/>
            <w:tcBorders>
              <w:top w:val="outset" w:sz="6" w:space="0" w:color="auto"/>
              <w:left w:val="outset" w:sz="6" w:space="0" w:color="auto"/>
              <w:bottom w:val="outset" w:sz="6" w:space="0" w:color="auto"/>
              <w:right w:val="outset" w:sz="6" w:space="0" w:color="auto"/>
            </w:tcBorders>
            <w:hideMark/>
          </w:tcPr>
          <w:p w14:paraId="49E11025" w14:textId="77777777" w:rsidR="00776CBC" w:rsidRPr="00B620DB" w:rsidRDefault="00135AFF" w:rsidP="00776CBC">
            <w:pPr>
              <w:pStyle w:val="12TabHeadBody"/>
            </w:pPr>
            <w:hyperlink r:id="rId204" w:anchor="es001257" w:history="1">
              <w:r w:rsidR="00776CBC" w:rsidRPr="00B620DB">
                <w:rPr>
                  <w:rStyle w:val="Hyperlink"/>
                  <w:color w:val="auto"/>
                  <w:szCs w:val="18"/>
                  <w:u w:val="none"/>
                </w:rPr>
                <w:t>3.6.5.4.(4)</w:t>
              </w:r>
            </w:hyperlink>
            <w:r w:rsidR="00776CBC" w:rsidRPr="00B620DB">
              <w:br/>
            </w:r>
            <w:hyperlink r:id="rId205" w:anchor="es001261" w:history="1">
              <w:r w:rsidR="00776CBC" w:rsidRPr="00B620DB">
                <w:rPr>
                  <w:rStyle w:val="Hyperlink"/>
                  <w:color w:val="auto"/>
                  <w:szCs w:val="18"/>
                  <w:u w:val="none"/>
                </w:rPr>
                <w:t>3.6.5.5.(1)</w:t>
              </w:r>
            </w:hyperlink>
            <w:r w:rsidR="00776CBC" w:rsidRPr="00B620DB">
              <w:br/>
            </w:r>
            <w:hyperlink r:id="rId206" w:anchor="es003622" w:history="1">
              <w:r w:rsidR="00776CBC" w:rsidRPr="00B620DB">
                <w:rPr>
                  <w:rStyle w:val="Hyperlink"/>
                  <w:color w:val="auto"/>
                  <w:szCs w:val="18"/>
                  <w:u w:val="none"/>
                </w:rPr>
                <w:t>9.33.6.4.(4)</w:t>
              </w:r>
            </w:hyperlink>
            <w:r w:rsidR="00776CBC" w:rsidRPr="00B620DB">
              <w:br/>
            </w:r>
            <w:hyperlink r:id="rId207" w:anchor="es003679" w:history="1">
              <w:r w:rsidR="00776CBC" w:rsidRPr="00B620DB">
                <w:rPr>
                  <w:rStyle w:val="Hyperlink"/>
                  <w:color w:val="auto"/>
                  <w:szCs w:val="18"/>
                  <w:u w:val="none"/>
                </w:rPr>
                <w:t>9.33.8.2.(2)</w:t>
              </w:r>
            </w:hyperlink>
          </w:p>
        </w:tc>
      </w:tr>
      <w:tr w:rsidR="00776CBC" w:rsidRPr="00B620DB" w14:paraId="02936DF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888C2F6"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1AC448A" w14:textId="77777777" w:rsidR="00776CBC" w:rsidRPr="00B620DB" w:rsidRDefault="00776CBC" w:rsidP="00776CBC">
            <w:pPr>
              <w:pStyle w:val="12TabHeadBody"/>
            </w:pPr>
            <w:r w:rsidRPr="00B620DB">
              <w:rPr>
                <w:rStyle w:val="flts1"/>
              </w:rPr>
              <w:t>C412M-15</w:t>
            </w:r>
          </w:p>
        </w:tc>
        <w:tc>
          <w:tcPr>
            <w:tcW w:w="1641" w:type="pct"/>
            <w:tcBorders>
              <w:top w:val="outset" w:sz="6" w:space="0" w:color="auto"/>
              <w:left w:val="outset" w:sz="6" w:space="0" w:color="auto"/>
              <w:bottom w:val="outset" w:sz="6" w:space="0" w:color="auto"/>
              <w:right w:val="outset" w:sz="6" w:space="0" w:color="auto"/>
            </w:tcBorders>
            <w:hideMark/>
          </w:tcPr>
          <w:p w14:paraId="08CE2E90" w14:textId="77777777" w:rsidR="00776CBC" w:rsidRPr="00B620DB" w:rsidRDefault="00776CBC" w:rsidP="00776CBC">
            <w:pPr>
              <w:pStyle w:val="12TabHeadBody"/>
            </w:pPr>
            <w:bookmarkStart w:id="319" w:name="astmc412m"/>
            <w:bookmarkStart w:id="320" w:name="a63282"/>
            <w:bookmarkEnd w:id="319"/>
            <w:bookmarkEnd w:id="320"/>
            <w:r w:rsidRPr="00B620DB">
              <w:rPr>
                <w:rStyle w:val="flts1"/>
              </w:rPr>
              <w:t>Standard Specification for Concrete Drain Tile</w:t>
            </w:r>
            <w:bookmarkStart w:id="321" w:name="a63490"/>
            <w:bookmarkEnd w:id="321"/>
          </w:p>
        </w:tc>
        <w:tc>
          <w:tcPr>
            <w:tcW w:w="1524" w:type="pct"/>
            <w:tcBorders>
              <w:top w:val="outset" w:sz="6" w:space="0" w:color="auto"/>
              <w:left w:val="outset" w:sz="6" w:space="0" w:color="auto"/>
              <w:bottom w:val="outset" w:sz="6" w:space="0" w:color="auto"/>
              <w:right w:val="outset" w:sz="6" w:space="0" w:color="auto"/>
            </w:tcBorders>
            <w:hideMark/>
          </w:tcPr>
          <w:p w14:paraId="68DD0847" w14:textId="77777777" w:rsidR="00776CBC" w:rsidRPr="00B620DB" w:rsidRDefault="00135AFF" w:rsidP="00776CBC">
            <w:pPr>
              <w:pStyle w:val="12TabHeadBody"/>
            </w:pPr>
            <w:hyperlink r:id="rId208" w:anchor="et001042" w:history="1">
              <w:r w:rsidR="00776CBC" w:rsidRPr="00B620DB">
                <w:rPr>
                  <w:rStyle w:val="Hyperlink"/>
                  <w:color w:val="auto"/>
                  <w:szCs w:val="18"/>
                  <w:u w:val="none"/>
                </w:rPr>
                <w:t>Table</w:t>
              </w:r>
            </w:hyperlink>
            <w:hyperlink r:id="rId209" w:anchor="et001042" w:history="1">
              <w:r w:rsidR="00776CBC" w:rsidRPr="00B620DB">
                <w:rPr>
                  <w:rStyle w:val="Hyperlink"/>
                  <w:color w:val="auto"/>
                  <w:u w:val="none"/>
                </w:rPr>
                <w:t> </w:t>
              </w:r>
            </w:hyperlink>
            <w:hyperlink r:id="rId210" w:anchor="et001042" w:history="1">
              <w:r w:rsidR="00776CBC" w:rsidRPr="00B620DB">
                <w:rPr>
                  <w:rStyle w:val="Hyperlink"/>
                  <w:color w:val="auto"/>
                  <w:szCs w:val="18"/>
                  <w:u w:val="none"/>
                </w:rPr>
                <w:t>5.9.1.1.</w:t>
              </w:r>
            </w:hyperlink>
            <w:r w:rsidR="00776CBC" w:rsidRPr="00B620DB">
              <w:br/>
            </w:r>
            <w:hyperlink r:id="rId211" w:anchor="es002486" w:history="1">
              <w:r w:rsidR="00776CBC" w:rsidRPr="00B620DB">
                <w:rPr>
                  <w:rStyle w:val="Hyperlink"/>
                  <w:color w:val="auto"/>
                  <w:szCs w:val="18"/>
                  <w:u w:val="none"/>
                </w:rPr>
                <w:t>9.14.3.1.(1)</w:t>
              </w:r>
            </w:hyperlink>
          </w:p>
        </w:tc>
      </w:tr>
      <w:tr w:rsidR="00776CBC" w:rsidRPr="00B620DB" w14:paraId="45A14CC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EDDB2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BFDDCEF" w14:textId="77777777" w:rsidR="00776CBC" w:rsidRPr="00B620DB" w:rsidRDefault="00776CBC" w:rsidP="00776CBC">
            <w:pPr>
              <w:pStyle w:val="12TabHeadBody"/>
            </w:pPr>
            <w:r w:rsidRPr="00B620DB">
              <w:rPr>
                <w:rStyle w:val="flts1"/>
              </w:rPr>
              <w:t>C444M-17</w:t>
            </w:r>
          </w:p>
        </w:tc>
        <w:tc>
          <w:tcPr>
            <w:tcW w:w="1641" w:type="pct"/>
            <w:tcBorders>
              <w:top w:val="outset" w:sz="6" w:space="0" w:color="auto"/>
              <w:left w:val="outset" w:sz="6" w:space="0" w:color="auto"/>
              <w:bottom w:val="outset" w:sz="6" w:space="0" w:color="auto"/>
              <w:right w:val="outset" w:sz="6" w:space="0" w:color="auto"/>
            </w:tcBorders>
            <w:hideMark/>
          </w:tcPr>
          <w:p w14:paraId="5511A559" w14:textId="77777777" w:rsidR="00776CBC" w:rsidRPr="00B620DB" w:rsidRDefault="00776CBC" w:rsidP="00776CBC">
            <w:pPr>
              <w:pStyle w:val="12TabHeadBody"/>
            </w:pPr>
            <w:bookmarkStart w:id="322" w:name="astmc444m"/>
            <w:bookmarkStart w:id="323" w:name="a63511"/>
            <w:bookmarkEnd w:id="322"/>
            <w:bookmarkEnd w:id="323"/>
            <w:r w:rsidRPr="00B620DB">
              <w:rPr>
                <w:rStyle w:val="flts1"/>
              </w:rPr>
              <w:t>Standard Specification for Perforated Concrete Pipe</w:t>
            </w:r>
            <w:bookmarkStart w:id="324" w:name="a63513"/>
            <w:bookmarkEnd w:id="324"/>
          </w:p>
        </w:tc>
        <w:tc>
          <w:tcPr>
            <w:tcW w:w="1524" w:type="pct"/>
            <w:tcBorders>
              <w:top w:val="outset" w:sz="6" w:space="0" w:color="auto"/>
              <w:left w:val="outset" w:sz="6" w:space="0" w:color="auto"/>
              <w:bottom w:val="outset" w:sz="6" w:space="0" w:color="auto"/>
              <w:right w:val="outset" w:sz="6" w:space="0" w:color="auto"/>
            </w:tcBorders>
            <w:hideMark/>
          </w:tcPr>
          <w:p w14:paraId="21013029" w14:textId="77777777" w:rsidR="00776CBC" w:rsidRPr="00B620DB" w:rsidRDefault="00135AFF" w:rsidP="00776CBC">
            <w:pPr>
              <w:pStyle w:val="12TabHeadBody"/>
            </w:pPr>
            <w:hyperlink r:id="rId212" w:anchor="et001042" w:history="1">
              <w:r w:rsidR="00776CBC" w:rsidRPr="00B620DB">
                <w:rPr>
                  <w:rStyle w:val="Hyperlink"/>
                  <w:color w:val="auto"/>
                  <w:szCs w:val="18"/>
                  <w:u w:val="none"/>
                </w:rPr>
                <w:t>Table</w:t>
              </w:r>
            </w:hyperlink>
            <w:hyperlink r:id="rId213" w:anchor="et001042" w:history="1">
              <w:r w:rsidR="00776CBC" w:rsidRPr="00B620DB">
                <w:rPr>
                  <w:rStyle w:val="Hyperlink"/>
                  <w:color w:val="auto"/>
                  <w:u w:val="none"/>
                </w:rPr>
                <w:t> </w:t>
              </w:r>
            </w:hyperlink>
            <w:hyperlink r:id="rId214" w:anchor="et001042" w:history="1">
              <w:r w:rsidR="00776CBC" w:rsidRPr="00B620DB">
                <w:rPr>
                  <w:rStyle w:val="Hyperlink"/>
                  <w:color w:val="auto"/>
                  <w:szCs w:val="18"/>
                  <w:u w:val="none"/>
                </w:rPr>
                <w:t>5.9.1.1.</w:t>
              </w:r>
            </w:hyperlink>
            <w:r w:rsidR="00776CBC" w:rsidRPr="00B620DB">
              <w:br/>
            </w:r>
            <w:hyperlink r:id="rId215" w:anchor="es002486" w:history="1">
              <w:r w:rsidR="00776CBC" w:rsidRPr="00B620DB">
                <w:rPr>
                  <w:rStyle w:val="Hyperlink"/>
                  <w:color w:val="auto"/>
                  <w:szCs w:val="18"/>
                  <w:u w:val="none"/>
                </w:rPr>
                <w:t>9.14.3.1.(1)</w:t>
              </w:r>
            </w:hyperlink>
          </w:p>
        </w:tc>
      </w:tr>
      <w:tr w:rsidR="00776CBC" w:rsidRPr="00B620DB" w14:paraId="43F524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0BCE8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7FFEA03" w14:textId="77777777" w:rsidR="00776CBC" w:rsidRPr="00B620DB" w:rsidRDefault="00776CBC" w:rsidP="00776CBC">
            <w:pPr>
              <w:pStyle w:val="12TabHeadBody"/>
            </w:pPr>
            <w:r w:rsidRPr="00B620DB">
              <w:rPr>
                <w:rStyle w:val="flts1"/>
              </w:rPr>
              <w:t>C494/C494M-17</w:t>
            </w:r>
          </w:p>
        </w:tc>
        <w:tc>
          <w:tcPr>
            <w:tcW w:w="1641" w:type="pct"/>
            <w:tcBorders>
              <w:top w:val="outset" w:sz="6" w:space="0" w:color="auto"/>
              <w:left w:val="outset" w:sz="6" w:space="0" w:color="auto"/>
              <w:bottom w:val="outset" w:sz="6" w:space="0" w:color="auto"/>
              <w:right w:val="outset" w:sz="6" w:space="0" w:color="auto"/>
            </w:tcBorders>
            <w:hideMark/>
          </w:tcPr>
          <w:p w14:paraId="0FC1596C" w14:textId="77777777" w:rsidR="00776CBC" w:rsidRPr="00B620DB" w:rsidRDefault="00776CBC" w:rsidP="00776CBC">
            <w:pPr>
              <w:pStyle w:val="12TabHeadBody"/>
            </w:pPr>
            <w:bookmarkStart w:id="325" w:name="astmc494m"/>
            <w:bookmarkStart w:id="326" w:name="a63534"/>
            <w:bookmarkEnd w:id="325"/>
            <w:bookmarkEnd w:id="326"/>
            <w:r w:rsidRPr="00B620DB">
              <w:rPr>
                <w:rStyle w:val="flts1"/>
              </w:rPr>
              <w:t>Standard Specification for Chemical Admixtures for Concrete</w:t>
            </w:r>
            <w:bookmarkStart w:id="327" w:name="a63536"/>
            <w:bookmarkEnd w:id="327"/>
          </w:p>
        </w:tc>
        <w:tc>
          <w:tcPr>
            <w:tcW w:w="1524" w:type="pct"/>
            <w:tcBorders>
              <w:top w:val="outset" w:sz="6" w:space="0" w:color="auto"/>
              <w:left w:val="outset" w:sz="6" w:space="0" w:color="auto"/>
              <w:bottom w:val="outset" w:sz="6" w:space="0" w:color="auto"/>
              <w:right w:val="outset" w:sz="6" w:space="0" w:color="auto"/>
            </w:tcBorders>
            <w:hideMark/>
          </w:tcPr>
          <w:p w14:paraId="07904008" w14:textId="77777777" w:rsidR="00776CBC" w:rsidRPr="00B620DB" w:rsidRDefault="00135AFF" w:rsidP="00776CBC">
            <w:pPr>
              <w:pStyle w:val="12TabHeadBody"/>
            </w:pPr>
            <w:hyperlink r:id="rId216" w:anchor="es001898" w:history="1">
              <w:r w:rsidR="00776CBC" w:rsidRPr="00B620DB">
                <w:rPr>
                  <w:rStyle w:val="Hyperlink"/>
                  <w:color w:val="auto"/>
                  <w:szCs w:val="18"/>
                  <w:u w:val="none"/>
                </w:rPr>
                <w:t>9.3.1.8.(1)</w:t>
              </w:r>
            </w:hyperlink>
          </w:p>
        </w:tc>
      </w:tr>
      <w:tr w:rsidR="00776CBC" w:rsidRPr="00B620DB" w14:paraId="6DB9AA2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E8392A3"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089D48AA" w14:textId="77777777" w:rsidR="00776CBC" w:rsidRPr="00B620DB" w:rsidRDefault="00776CBC" w:rsidP="00776CBC">
            <w:pPr>
              <w:pStyle w:val="12TabHeadBody"/>
            </w:pPr>
            <w:r w:rsidRPr="00B620DB">
              <w:rPr>
                <w:rStyle w:val="flts1"/>
              </w:rPr>
              <w:t>C516-08e1</w:t>
            </w:r>
          </w:p>
        </w:tc>
        <w:tc>
          <w:tcPr>
            <w:tcW w:w="1641" w:type="pct"/>
            <w:tcBorders>
              <w:top w:val="outset" w:sz="6" w:space="0" w:color="auto"/>
              <w:left w:val="outset" w:sz="6" w:space="0" w:color="auto"/>
              <w:bottom w:val="outset" w:sz="6" w:space="0" w:color="auto"/>
              <w:right w:val="outset" w:sz="6" w:space="0" w:color="auto"/>
            </w:tcBorders>
            <w:hideMark/>
          </w:tcPr>
          <w:p w14:paraId="14F9663F" w14:textId="77777777" w:rsidR="00776CBC" w:rsidRPr="00B620DB" w:rsidRDefault="00776CBC" w:rsidP="00776CBC">
            <w:pPr>
              <w:pStyle w:val="12TabHeadBody"/>
            </w:pPr>
            <w:bookmarkStart w:id="328" w:name="astmc516"/>
            <w:bookmarkStart w:id="329" w:name="a63761"/>
            <w:bookmarkEnd w:id="328"/>
            <w:bookmarkEnd w:id="329"/>
            <w:r w:rsidRPr="00B620DB">
              <w:rPr>
                <w:rStyle w:val="flts1"/>
              </w:rPr>
              <w:t>Standard Specification for Vermiculite Loose Fill Thermal Insulation</w:t>
            </w:r>
            <w:bookmarkStart w:id="330" w:name="a63763"/>
            <w:bookmarkEnd w:id="330"/>
          </w:p>
        </w:tc>
        <w:tc>
          <w:tcPr>
            <w:tcW w:w="1524" w:type="pct"/>
            <w:tcBorders>
              <w:top w:val="outset" w:sz="6" w:space="0" w:color="auto"/>
              <w:left w:val="outset" w:sz="6" w:space="0" w:color="auto"/>
              <w:bottom w:val="outset" w:sz="6" w:space="0" w:color="auto"/>
              <w:right w:val="outset" w:sz="6" w:space="0" w:color="auto"/>
            </w:tcBorders>
            <w:hideMark/>
          </w:tcPr>
          <w:p w14:paraId="3ED4331D" w14:textId="77777777" w:rsidR="00776CBC" w:rsidRPr="00B620DB" w:rsidRDefault="00135AFF" w:rsidP="00776CBC">
            <w:pPr>
              <w:pStyle w:val="12TabHeadBody"/>
            </w:pPr>
            <w:hyperlink r:id="rId217" w:anchor="en000341" w:history="1">
              <w:r w:rsidR="00776CBC" w:rsidRPr="00B620DB">
                <w:rPr>
                  <w:rStyle w:val="Hyperlink"/>
                  <w:color w:val="auto"/>
                  <w:szCs w:val="18"/>
                  <w:u w:val="none"/>
                </w:rPr>
                <w:t>A-9.25.2.4.(5)</w:t>
              </w:r>
            </w:hyperlink>
          </w:p>
        </w:tc>
      </w:tr>
      <w:tr w:rsidR="00776CBC" w:rsidRPr="00B620DB" w14:paraId="4FE4551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6C1E3CE"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74D0185" w14:textId="77777777" w:rsidR="00776CBC" w:rsidRPr="00B620DB" w:rsidRDefault="00776CBC" w:rsidP="00776CBC">
            <w:pPr>
              <w:pStyle w:val="12TabHeadBody"/>
            </w:pPr>
            <w:r w:rsidRPr="00B620DB">
              <w:rPr>
                <w:rStyle w:val="flts1"/>
              </w:rPr>
              <w:t>C518-17</w:t>
            </w:r>
          </w:p>
        </w:tc>
        <w:tc>
          <w:tcPr>
            <w:tcW w:w="1641" w:type="pct"/>
            <w:tcBorders>
              <w:top w:val="outset" w:sz="6" w:space="0" w:color="auto"/>
              <w:left w:val="outset" w:sz="6" w:space="0" w:color="auto"/>
              <w:bottom w:val="outset" w:sz="6" w:space="0" w:color="auto"/>
              <w:right w:val="outset" w:sz="6" w:space="0" w:color="auto"/>
            </w:tcBorders>
            <w:hideMark/>
          </w:tcPr>
          <w:p w14:paraId="4040212F" w14:textId="77777777" w:rsidR="00776CBC" w:rsidRPr="00B620DB" w:rsidRDefault="00776CBC" w:rsidP="00776CBC">
            <w:pPr>
              <w:pStyle w:val="12TabHeadBody"/>
            </w:pPr>
            <w:bookmarkStart w:id="331" w:name="astmc518"/>
            <w:bookmarkStart w:id="332" w:name="a63782"/>
            <w:bookmarkEnd w:id="331"/>
            <w:bookmarkEnd w:id="332"/>
            <w:r w:rsidRPr="00B620DB">
              <w:rPr>
                <w:rStyle w:val="flts1"/>
              </w:rPr>
              <w:t>Standard Test Method for Steady-State Thermal Transmission Properties by Means of the Heat Flow Meter Apparatus</w:t>
            </w:r>
            <w:bookmarkStart w:id="333" w:name="a63784"/>
            <w:bookmarkEnd w:id="333"/>
          </w:p>
        </w:tc>
        <w:tc>
          <w:tcPr>
            <w:tcW w:w="1524" w:type="pct"/>
            <w:tcBorders>
              <w:top w:val="outset" w:sz="6" w:space="0" w:color="auto"/>
              <w:left w:val="outset" w:sz="6" w:space="0" w:color="auto"/>
              <w:bottom w:val="outset" w:sz="6" w:space="0" w:color="auto"/>
              <w:right w:val="outset" w:sz="6" w:space="0" w:color="auto"/>
            </w:tcBorders>
            <w:hideMark/>
          </w:tcPr>
          <w:p w14:paraId="7745E80E" w14:textId="77777777" w:rsidR="00776CBC" w:rsidRPr="00B620DB" w:rsidRDefault="00135AFF" w:rsidP="00776CBC">
            <w:pPr>
              <w:pStyle w:val="12TabHeadBody"/>
            </w:pPr>
            <w:hyperlink r:id="rId218" w:anchor="es006872" w:history="1">
              <w:r w:rsidR="00776CBC" w:rsidRPr="00B620DB">
                <w:rPr>
                  <w:rStyle w:val="Hyperlink"/>
                  <w:color w:val="auto"/>
                  <w:szCs w:val="18"/>
                  <w:u w:val="none"/>
                </w:rPr>
                <w:t>9.36.2.2.(1)</w:t>
              </w:r>
            </w:hyperlink>
          </w:p>
        </w:tc>
      </w:tr>
      <w:tr w:rsidR="00776CBC" w:rsidRPr="00B620DB" w14:paraId="5C6EA4A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5A09AA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D5925CB" w14:textId="77777777" w:rsidR="00776CBC" w:rsidRPr="00B620DB" w:rsidRDefault="00776CBC" w:rsidP="00776CBC">
            <w:pPr>
              <w:pStyle w:val="12TabHeadBody"/>
            </w:pPr>
            <w:r w:rsidRPr="00B620DB">
              <w:rPr>
                <w:rStyle w:val="flts1"/>
              </w:rPr>
              <w:t>C553-13</w:t>
            </w:r>
          </w:p>
        </w:tc>
        <w:tc>
          <w:tcPr>
            <w:tcW w:w="1641" w:type="pct"/>
            <w:tcBorders>
              <w:top w:val="outset" w:sz="6" w:space="0" w:color="auto"/>
              <w:left w:val="outset" w:sz="6" w:space="0" w:color="auto"/>
              <w:bottom w:val="outset" w:sz="6" w:space="0" w:color="auto"/>
              <w:right w:val="outset" w:sz="6" w:space="0" w:color="auto"/>
            </w:tcBorders>
            <w:hideMark/>
          </w:tcPr>
          <w:p w14:paraId="600BE0FE" w14:textId="77777777" w:rsidR="00776CBC" w:rsidRPr="00B620DB" w:rsidRDefault="00776CBC" w:rsidP="00776CBC">
            <w:pPr>
              <w:pStyle w:val="12TabHeadBody"/>
            </w:pPr>
            <w:bookmarkStart w:id="334" w:name="astmc553"/>
            <w:bookmarkStart w:id="335" w:name="a64009"/>
            <w:bookmarkEnd w:id="334"/>
            <w:bookmarkEnd w:id="335"/>
            <w:r w:rsidRPr="00B620DB">
              <w:rPr>
                <w:rStyle w:val="flts1"/>
              </w:rPr>
              <w:t>Standard Specification for Mineral Fiber Blanket Thermal Insulation for Commercial and Industrial Applications</w:t>
            </w:r>
            <w:bookmarkStart w:id="336" w:name="a64011"/>
            <w:bookmarkEnd w:id="336"/>
          </w:p>
        </w:tc>
        <w:tc>
          <w:tcPr>
            <w:tcW w:w="1524" w:type="pct"/>
            <w:tcBorders>
              <w:top w:val="outset" w:sz="6" w:space="0" w:color="auto"/>
              <w:left w:val="outset" w:sz="6" w:space="0" w:color="auto"/>
              <w:bottom w:val="outset" w:sz="6" w:space="0" w:color="auto"/>
              <w:right w:val="outset" w:sz="6" w:space="0" w:color="auto"/>
            </w:tcBorders>
            <w:hideMark/>
          </w:tcPr>
          <w:p w14:paraId="42C3610A" w14:textId="77777777" w:rsidR="00776CBC" w:rsidRPr="00B620DB" w:rsidRDefault="00135AFF" w:rsidP="00776CBC">
            <w:pPr>
              <w:pStyle w:val="12TabHeadBody"/>
            </w:pPr>
            <w:hyperlink r:id="rId219" w:anchor="et001042" w:history="1">
              <w:r w:rsidR="00776CBC" w:rsidRPr="00B620DB">
                <w:rPr>
                  <w:rStyle w:val="Hyperlink"/>
                  <w:color w:val="auto"/>
                  <w:szCs w:val="18"/>
                  <w:u w:val="none"/>
                </w:rPr>
                <w:t>Table</w:t>
              </w:r>
            </w:hyperlink>
            <w:hyperlink r:id="rId220" w:anchor="et001042" w:history="1">
              <w:r w:rsidR="00776CBC" w:rsidRPr="00B620DB">
                <w:rPr>
                  <w:rStyle w:val="Hyperlink"/>
                  <w:color w:val="auto"/>
                  <w:u w:val="none"/>
                </w:rPr>
                <w:t> </w:t>
              </w:r>
            </w:hyperlink>
            <w:hyperlink r:id="rId221" w:anchor="et001042" w:history="1">
              <w:r w:rsidR="00776CBC" w:rsidRPr="00B620DB">
                <w:rPr>
                  <w:rStyle w:val="Hyperlink"/>
                  <w:color w:val="auto"/>
                  <w:szCs w:val="18"/>
                  <w:u w:val="none"/>
                </w:rPr>
                <w:t>5.9.1.1.</w:t>
              </w:r>
            </w:hyperlink>
          </w:p>
        </w:tc>
      </w:tr>
      <w:tr w:rsidR="00776CBC" w:rsidRPr="00B620DB" w14:paraId="18FB845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BAEB930"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9033437" w14:textId="77777777" w:rsidR="00776CBC" w:rsidRPr="00B620DB" w:rsidRDefault="00776CBC" w:rsidP="00776CBC">
            <w:pPr>
              <w:pStyle w:val="12TabHeadBody"/>
            </w:pPr>
            <w:r w:rsidRPr="00B620DB">
              <w:rPr>
                <w:rStyle w:val="flts1"/>
              </w:rPr>
              <w:t>C612-14</w:t>
            </w:r>
          </w:p>
        </w:tc>
        <w:tc>
          <w:tcPr>
            <w:tcW w:w="1641" w:type="pct"/>
            <w:tcBorders>
              <w:top w:val="outset" w:sz="6" w:space="0" w:color="auto"/>
              <w:left w:val="outset" w:sz="6" w:space="0" w:color="auto"/>
              <w:bottom w:val="outset" w:sz="6" w:space="0" w:color="auto"/>
              <w:right w:val="outset" w:sz="6" w:space="0" w:color="auto"/>
            </w:tcBorders>
            <w:hideMark/>
          </w:tcPr>
          <w:p w14:paraId="2AF6EA4A" w14:textId="77777777" w:rsidR="00776CBC" w:rsidRPr="00B620DB" w:rsidRDefault="00776CBC" w:rsidP="00776CBC">
            <w:pPr>
              <w:pStyle w:val="12TabHeadBody"/>
            </w:pPr>
            <w:bookmarkStart w:id="337" w:name="astmc612"/>
            <w:bookmarkStart w:id="338" w:name="a64030"/>
            <w:bookmarkEnd w:id="337"/>
            <w:bookmarkEnd w:id="338"/>
            <w:r w:rsidRPr="00B620DB">
              <w:rPr>
                <w:rStyle w:val="flts1"/>
              </w:rPr>
              <w:t>Standard Specification for Mineral Fiber Block and Board Thermal Insulation</w:t>
            </w:r>
            <w:bookmarkStart w:id="339" w:name="a64032"/>
            <w:bookmarkEnd w:id="339"/>
          </w:p>
        </w:tc>
        <w:tc>
          <w:tcPr>
            <w:tcW w:w="1524" w:type="pct"/>
            <w:tcBorders>
              <w:top w:val="outset" w:sz="6" w:space="0" w:color="auto"/>
              <w:left w:val="outset" w:sz="6" w:space="0" w:color="auto"/>
              <w:bottom w:val="outset" w:sz="6" w:space="0" w:color="auto"/>
              <w:right w:val="outset" w:sz="6" w:space="0" w:color="auto"/>
            </w:tcBorders>
            <w:hideMark/>
          </w:tcPr>
          <w:p w14:paraId="5D86D739" w14:textId="77777777" w:rsidR="00776CBC" w:rsidRPr="00B620DB" w:rsidRDefault="00135AFF" w:rsidP="00776CBC">
            <w:pPr>
              <w:pStyle w:val="12TabHeadBody"/>
            </w:pPr>
            <w:hyperlink r:id="rId222" w:anchor="et001042" w:history="1">
              <w:r w:rsidR="00776CBC" w:rsidRPr="00B620DB">
                <w:rPr>
                  <w:rStyle w:val="Hyperlink"/>
                  <w:color w:val="auto"/>
                  <w:szCs w:val="18"/>
                  <w:u w:val="none"/>
                </w:rPr>
                <w:t>Table</w:t>
              </w:r>
            </w:hyperlink>
            <w:hyperlink r:id="rId223" w:anchor="et001042" w:history="1">
              <w:r w:rsidR="00776CBC" w:rsidRPr="00B620DB">
                <w:rPr>
                  <w:rStyle w:val="Hyperlink"/>
                  <w:color w:val="auto"/>
                  <w:u w:val="none"/>
                </w:rPr>
                <w:t> </w:t>
              </w:r>
            </w:hyperlink>
            <w:hyperlink r:id="rId224" w:anchor="et001042" w:history="1">
              <w:r w:rsidR="00776CBC" w:rsidRPr="00B620DB">
                <w:rPr>
                  <w:rStyle w:val="Hyperlink"/>
                  <w:color w:val="auto"/>
                  <w:szCs w:val="18"/>
                  <w:u w:val="none"/>
                </w:rPr>
                <w:t>5.9.1.1.</w:t>
              </w:r>
            </w:hyperlink>
          </w:p>
        </w:tc>
      </w:tr>
      <w:tr w:rsidR="00776CBC" w:rsidRPr="00B620DB" w14:paraId="069493A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410E742"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78486CD" w14:textId="77777777" w:rsidR="00776CBC" w:rsidRPr="00B620DB" w:rsidRDefault="00776CBC" w:rsidP="00776CBC">
            <w:pPr>
              <w:pStyle w:val="12TabHeadBody"/>
            </w:pPr>
            <w:r w:rsidRPr="00B620DB">
              <w:rPr>
                <w:rStyle w:val="flts1"/>
              </w:rPr>
              <w:t>C700-18</w:t>
            </w:r>
          </w:p>
        </w:tc>
        <w:tc>
          <w:tcPr>
            <w:tcW w:w="1641" w:type="pct"/>
            <w:tcBorders>
              <w:top w:val="outset" w:sz="6" w:space="0" w:color="auto"/>
              <w:left w:val="outset" w:sz="6" w:space="0" w:color="auto"/>
              <w:bottom w:val="outset" w:sz="6" w:space="0" w:color="auto"/>
              <w:right w:val="outset" w:sz="6" w:space="0" w:color="auto"/>
            </w:tcBorders>
            <w:hideMark/>
          </w:tcPr>
          <w:p w14:paraId="52342650" w14:textId="77777777" w:rsidR="00776CBC" w:rsidRPr="00B620DB" w:rsidRDefault="00776CBC" w:rsidP="00776CBC">
            <w:pPr>
              <w:pStyle w:val="12TabHeadBody"/>
            </w:pPr>
            <w:bookmarkStart w:id="340" w:name="astmc700"/>
            <w:bookmarkStart w:id="341" w:name="a64257"/>
            <w:bookmarkEnd w:id="340"/>
            <w:bookmarkEnd w:id="341"/>
            <w:r w:rsidRPr="00B620DB">
              <w:rPr>
                <w:rStyle w:val="flts1"/>
              </w:rPr>
              <w:t>Standard Specification for Vitrified Clay Pipe, Extra Strength, Standard Strength, and Perforated</w:t>
            </w:r>
            <w:bookmarkStart w:id="342" w:name="a64259"/>
            <w:bookmarkEnd w:id="342"/>
          </w:p>
        </w:tc>
        <w:tc>
          <w:tcPr>
            <w:tcW w:w="1524" w:type="pct"/>
            <w:tcBorders>
              <w:top w:val="outset" w:sz="6" w:space="0" w:color="auto"/>
              <w:left w:val="outset" w:sz="6" w:space="0" w:color="auto"/>
              <w:bottom w:val="outset" w:sz="6" w:space="0" w:color="auto"/>
              <w:right w:val="outset" w:sz="6" w:space="0" w:color="auto"/>
            </w:tcBorders>
            <w:hideMark/>
          </w:tcPr>
          <w:p w14:paraId="35AE9B9D" w14:textId="77777777" w:rsidR="00776CBC" w:rsidRPr="00B620DB" w:rsidRDefault="00135AFF" w:rsidP="00776CBC">
            <w:pPr>
              <w:pStyle w:val="12TabHeadBody"/>
            </w:pPr>
            <w:hyperlink r:id="rId225" w:anchor="et001042" w:history="1">
              <w:r w:rsidR="00776CBC" w:rsidRPr="00B620DB">
                <w:rPr>
                  <w:rStyle w:val="Hyperlink"/>
                  <w:color w:val="auto"/>
                  <w:szCs w:val="18"/>
                  <w:u w:val="none"/>
                </w:rPr>
                <w:t>Table</w:t>
              </w:r>
            </w:hyperlink>
            <w:hyperlink r:id="rId226" w:anchor="et001042" w:history="1">
              <w:r w:rsidR="00776CBC" w:rsidRPr="00B620DB">
                <w:rPr>
                  <w:rStyle w:val="Hyperlink"/>
                  <w:color w:val="auto"/>
                  <w:u w:val="none"/>
                </w:rPr>
                <w:t> </w:t>
              </w:r>
            </w:hyperlink>
            <w:hyperlink r:id="rId227" w:anchor="et001042" w:history="1">
              <w:r w:rsidR="00776CBC" w:rsidRPr="00B620DB">
                <w:rPr>
                  <w:rStyle w:val="Hyperlink"/>
                  <w:color w:val="auto"/>
                  <w:szCs w:val="18"/>
                  <w:u w:val="none"/>
                </w:rPr>
                <w:t>5.9.1.1.</w:t>
              </w:r>
            </w:hyperlink>
            <w:r w:rsidR="00776CBC" w:rsidRPr="00B620DB">
              <w:br/>
            </w:r>
            <w:hyperlink r:id="rId228" w:anchor="es002486" w:history="1">
              <w:r w:rsidR="00776CBC" w:rsidRPr="00B620DB">
                <w:rPr>
                  <w:rStyle w:val="Hyperlink"/>
                  <w:color w:val="auto"/>
                  <w:szCs w:val="18"/>
                  <w:u w:val="none"/>
                </w:rPr>
                <w:t>9.14.3.1.(1)</w:t>
              </w:r>
            </w:hyperlink>
          </w:p>
        </w:tc>
      </w:tr>
      <w:tr w:rsidR="00776CBC" w:rsidRPr="00B620DB" w14:paraId="71D59F8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CF046CE"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8D912F7" w14:textId="77777777" w:rsidR="00776CBC" w:rsidRPr="00B620DB" w:rsidRDefault="00776CBC" w:rsidP="00776CBC">
            <w:pPr>
              <w:pStyle w:val="12TabHeadBody"/>
            </w:pPr>
            <w:r w:rsidRPr="00B620DB">
              <w:rPr>
                <w:rStyle w:val="flts1"/>
              </w:rPr>
              <w:t>C726-17</w:t>
            </w:r>
          </w:p>
        </w:tc>
        <w:tc>
          <w:tcPr>
            <w:tcW w:w="1641" w:type="pct"/>
            <w:tcBorders>
              <w:top w:val="outset" w:sz="6" w:space="0" w:color="auto"/>
              <w:left w:val="outset" w:sz="6" w:space="0" w:color="auto"/>
              <w:bottom w:val="outset" w:sz="6" w:space="0" w:color="auto"/>
              <w:right w:val="outset" w:sz="6" w:space="0" w:color="auto"/>
            </w:tcBorders>
            <w:hideMark/>
          </w:tcPr>
          <w:p w14:paraId="3AB98E88" w14:textId="77777777" w:rsidR="00776CBC" w:rsidRPr="00B620DB" w:rsidRDefault="00776CBC" w:rsidP="00776CBC">
            <w:pPr>
              <w:pStyle w:val="12TabHeadBody"/>
            </w:pPr>
            <w:bookmarkStart w:id="343" w:name="astmc726"/>
            <w:bookmarkStart w:id="344" w:name="a64280"/>
            <w:bookmarkEnd w:id="343"/>
            <w:bookmarkEnd w:id="344"/>
            <w:r w:rsidRPr="00B620DB">
              <w:rPr>
                <w:rStyle w:val="flts1"/>
              </w:rPr>
              <w:t>Standard Specification for Mineral Wool Roof Insulation Board</w:t>
            </w:r>
            <w:bookmarkStart w:id="345" w:name="a64282"/>
            <w:bookmarkEnd w:id="345"/>
          </w:p>
        </w:tc>
        <w:tc>
          <w:tcPr>
            <w:tcW w:w="1524" w:type="pct"/>
            <w:tcBorders>
              <w:top w:val="outset" w:sz="6" w:space="0" w:color="auto"/>
              <w:left w:val="outset" w:sz="6" w:space="0" w:color="auto"/>
              <w:bottom w:val="outset" w:sz="6" w:space="0" w:color="auto"/>
              <w:right w:val="outset" w:sz="6" w:space="0" w:color="auto"/>
            </w:tcBorders>
            <w:hideMark/>
          </w:tcPr>
          <w:p w14:paraId="7B9DDA88" w14:textId="77777777" w:rsidR="00776CBC" w:rsidRPr="00B620DB" w:rsidRDefault="00135AFF" w:rsidP="00776CBC">
            <w:pPr>
              <w:pStyle w:val="12TabHeadBody"/>
            </w:pPr>
            <w:hyperlink r:id="rId229" w:anchor="et001042" w:history="1">
              <w:r w:rsidR="00776CBC" w:rsidRPr="00B620DB">
                <w:rPr>
                  <w:rStyle w:val="Hyperlink"/>
                  <w:color w:val="auto"/>
                  <w:szCs w:val="18"/>
                  <w:u w:val="none"/>
                </w:rPr>
                <w:t>Table</w:t>
              </w:r>
            </w:hyperlink>
            <w:hyperlink r:id="rId230" w:anchor="et001042" w:history="1">
              <w:r w:rsidR="00776CBC" w:rsidRPr="00B620DB">
                <w:rPr>
                  <w:rStyle w:val="Hyperlink"/>
                  <w:color w:val="auto"/>
                  <w:u w:val="none"/>
                </w:rPr>
                <w:t> </w:t>
              </w:r>
            </w:hyperlink>
            <w:hyperlink r:id="rId231" w:anchor="et001042" w:history="1">
              <w:r w:rsidR="00776CBC" w:rsidRPr="00B620DB">
                <w:rPr>
                  <w:rStyle w:val="Hyperlink"/>
                  <w:color w:val="auto"/>
                  <w:szCs w:val="18"/>
                  <w:u w:val="none"/>
                </w:rPr>
                <w:t>5.9.1.1.</w:t>
              </w:r>
            </w:hyperlink>
            <w:r w:rsidR="00776CBC" w:rsidRPr="00B620DB">
              <w:br/>
            </w:r>
            <w:hyperlink r:id="rId232" w:anchor="es003080" w:history="1">
              <w:r w:rsidR="00776CBC" w:rsidRPr="00B620DB">
                <w:rPr>
                  <w:rStyle w:val="Hyperlink"/>
                  <w:color w:val="auto"/>
                  <w:szCs w:val="18"/>
                  <w:u w:val="none"/>
                </w:rPr>
                <w:t>9.25.2.2.(1)</w:t>
              </w:r>
            </w:hyperlink>
          </w:p>
        </w:tc>
      </w:tr>
      <w:tr w:rsidR="00776CBC" w:rsidRPr="00B620DB" w14:paraId="1095B97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B55A4E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FA522CB" w14:textId="77777777" w:rsidR="00776CBC" w:rsidRPr="00B620DB" w:rsidRDefault="00776CBC" w:rsidP="00776CBC">
            <w:pPr>
              <w:pStyle w:val="12TabHeadBody"/>
            </w:pPr>
            <w:r w:rsidRPr="00B620DB">
              <w:rPr>
                <w:rStyle w:val="flts1"/>
              </w:rPr>
              <w:t>C754-18</w:t>
            </w:r>
          </w:p>
        </w:tc>
        <w:tc>
          <w:tcPr>
            <w:tcW w:w="1641" w:type="pct"/>
            <w:tcBorders>
              <w:top w:val="outset" w:sz="6" w:space="0" w:color="auto"/>
              <w:left w:val="outset" w:sz="6" w:space="0" w:color="auto"/>
              <w:bottom w:val="outset" w:sz="6" w:space="0" w:color="auto"/>
              <w:right w:val="outset" w:sz="6" w:space="0" w:color="auto"/>
            </w:tcBorders>
            <w:hideMark/>
          </w:tcPr>
          <w:p w14:paraId="4D34818A" w14:textId="77777777" w:rsidR="00776CBC" w:rsidRPr="00B620DB" w:rsidRDefault="00776CBC" w:rsidP="00776CBC">
            <w:pPr>
              <w:pStyle w:val="12TabHeadBody"/>
            </w:pPr>
            <w:bookmarkStart w:id="346" w:name="astmc754"/>
            <w:bookmarkStart w:id="347" w:name="a64303"/>
            <w:bookmarkEnd w:id="346"/>
            <w:bookmarkEnd w:id="347"/>
            <w:r w:rsidRPr="00B620DB">
              <w:rPr>
                <w:rStyle w:val="flts1"/>
              </w:rPr>
              <w:t>Standard Specification for Installation of Steel Framing Members to Receive Screw-Attached Gypsum Panel Products</w:t>
            </w:r>
            <w:bookmarkStart w:id="348" w:name="a64305"/>
            <w:bookmarkEnd w:id="348"/>
          </w:p>
        </w:tc>
        <w:tc>
          <w:tcPr>
            <w:tcW w:w="1524" w:type="pct"/>
            <w:tcBorders>
              <w:top w:val="outset" w:sz="6" w:space="0" w:color="auto"/>
              <w:left w:val="outset" w:sz="6" w:space="0" w:color="auto"/>
              <w:bottom w:val="outset" w:sz="6" w:space="0" w:color="auto"/>
              <w:right w:val="outset" w:sz="6" w:space="0" w:color="auto"/>
            </w:tcBorders>
            <w:hideMark/>
          </w:tcPr>
          <w:p w14:paraId="725A6305" w14:textId="77777777" w:rsidR="00776CBC" w:rsidRPr="00B620DB" w:rsidRDefault="00135AFF" w:rsidP="00776CBC">
            <w:pPr>
              <w:pStyle w:val="12TabHeadBody"/>
            </w:pPr>
            <w:hyperlink r:id="rId233" w:anchor="et000091" w:history="1">
              <w:r w:rsidR="00776CBC" w:rsidRPr="00B620DB">
                <w:rPr>
                  <w:rStyle w:val="Hyperlink"/>
                  <w:color w:val="auto"/>
                  <w:szCs w:val="18"/>
                  <w:u w:val="none"/>
                </w:rPr>
                <w:t>Table</w:t>
              </w:r>
            </w:hyperlink>
            <w:hyperlink r:id="rId234" w:anchor="et000091" w:history="1">
              <w:r w:rsidR="00776CBC" w:rsidRPr="00B620DB">
                <w:rPr>
                  <w:rStyle w:val="Hyperlink"/>
                  <w:color w:val="auto"/>
                  <w:u w:val="none"/>
                </w:rPr>
                <w:t> </w:t>
              </w:r>
            </w:hyperlink>
            <w:hyperlink r:id="rId235" w:anchor="et000091" w:history="1">
              <w:r w:rsidR="00776CBC" w:rsidRPr="00B620DB">
                <w:rPr>
                  <w:rStyle w:val="Hyperlink"/>
                  <w:color w:val="auto"/>
                  <w:szCs w:val="18"/>
                  <w:u w:val="none"/>
                </w:rPr>
                <w:t>A-9.11.1.4.-A</w:t>
              </w:r>
            </w:hyperlink>
            <w:r w:rsidR="00776CBC" w:rsidRPr="00B620DB">
              <w:br/>
            </w:r>
            <w:hyperlink r:id="rId236" w:anchor="et000092" w:history="1">
              <w:r w:rsidR="00776CBC" w:rsidRPr="00B620DB">
                <w:rPr>
                  <w:rStyle w:val="Hyperlink"/>
                  <w:color w:val="auto"/>
                  <w:szCs w:val="18"/>
                  <w:u w:val="none"/>
                </w:rPr>
                <w:t>Table</w:t>
              </w:r>
            </w:hyperlink>
            <w:hyperlink r:id="rId237" w:anchor="et000092" w:history="1">
              <w:r w:rsidR="00776CBC" w:rsidRPr="00B620DB">
                <w:rPr>
                  <w:rStyle w:val="Hyperlink"/>
                  <w:color w:val="auto"/>
                  <w:u w:val="none"/>
                </w:rPr>
                <w:t> </w:t>
              </w:r>
            </w:hyperlink>
            <w:hyperlink r:id="rId238" w:anchor="et000092" w:history="1">
              <w:r w:rsidR="00776CBC" w:rsidRPr="00B620DB">
                <w:rPr>
                  <w:rStyle w:val="Hyperlink"/>
                  <w:color w:val="auto"/>
                  <w:szCs w:val="18"/>
                  <w:u w:val="none"/>
                </w:rPr>
                <w:t>A-9.11.1.4.-B</w:t>
              </w:r>
            </w:hyperlink>
            <w:r w:rsidR="00776CBC" w:rsidRPr="00B620DB">
              <w:br/>
            </w:r>
            <w:hyperlink r:id="rId239" w:anchor="et000093" w:history="1">
              <w:r w:rsidR="00776CBC" w:rsidRPr="00B620DB">
                <w:rPr>
                  <w:rStyle w:val="Hyperlink"/>
                  <w:color w:val="auto"/>
                  <w:szCs w:val="18"/>
                  <w:u w:val="none"/>
                </w:rPr>
                <w:t>Table</w:t>
              </w:r>
            </w:hyperlink>
            <w:hyperlink r:id="rId240" w:anchor="et000093" w:history="1">
              <w:r w:rsidR="00776CBC" w:rsidRPr="00B620DB">
                <w:rPr>
                  <w:rStyle w:val="Hyperlink"/>
                  <w:color w:val="auto"/>
                  <w:u w:val="none"/>
                </w:rPr>
                <w:t> </w:t>
              </w:r>
            </w:hyperlink>
            <w:hyperlink r:id="rId241" w:anchor="et000093" w:history="1">
              <w:r w:rsidR="00776CBC" w:rsidRPr="00B620DB">
                <w:rPr>
                  <w:rStyle w:val="Hyperlink"/>
                  <w:color w:val="auto"/>
                  <w:szCs w:val="18"/>
                  <w:u w:val="none"/>
                </w:rPr>
                <w:t>A-9.11.1.4.-C</w:t>
              </w:r>
            </w:hyperlink>
            <w:r w:rsidR="00776CBC" w:rsidRPr="00B620DB">
              <w:br/>
            </w:r>
            <w:hyperlink r:id="rId242" w:anchor="et000094" w:history="1">
              <w:r w:rsidR="00776CBC" w:rsidRPr="00B620DB">
                <w:rPr>
                  <w:rStyle w:val="Hyperlink"/>
                  <w:color w:val="auto"/>
                  <w:szCs w:val="18"/>
                  <w:u w:val="none"/>
                </w:rPr>
                <w:t>Table</w:t>
              </w:r>
            </w:hyperlink>
            <w:hyperlink r:id="rId243" w:anchor="et000094" w:history="1">
              <w:r w:rsidR="00776CBC" w:rsidRPr="00B620DB">
                <w:rPr>
                  <w:rStyle w:val="Hyperlink"/>
                  <w:color w:val="auto"/>
                  <w:u w:val="none"/>
                </w:rPr>
                <w:t> </w:t>
              </w:r>
            </w:hyperlink>
            <w:hyperlink r:id="rId244" w:anchor="et000094" w:history="1">
              <w:r w:rsidR="00776CBC" w:rsidRPr="00B620DB">
                <w:rPr>
                  <w:rStyle w:val="Hyperlink"/>
                  <w:color w:val="auto"/>
                  <w:szCs w:val="18"/>
                  <w:u w:val="none"/>
                </w:rPr>
                <w:t>A-9.11.1.4.-D</w:t>
              </w:r>
            </w:hyperlink>
          </w:p>
        </w:tc>
      </w:tr>
      <w:tr w:rsidR="00776CBC" w:rsidRPr="00B620DB" w14:paraId="29F2B08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AF9E838"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04E9731" w14:textId="77777777" w:rsidR="00776CBC" w:rsidRPr="00B620DB" w:rsidRDefault="00776CBC" w:rsidP="00776CBC">
            <w:pPr>
              <w:pStyle w:val="12TabHeadBody"/>
            </w:pPr>
            <w:r w:rsidRPr="00B620DB">
              <w:rPr>
                <w:rStyle w:val="flts1"/>
              </w:rPr>
              <w:t>C834-17</w:t>
            </w:r>
          </w:p>
        </w:tc>
        <w:tc>
          <w:tcPr>
            <w:tcW w:w="1641" w:type="pct"/>
            <w:tcBorders>
              <w:top w:val="outset" w:sz="6" w:space="0" w:color="auto"/>
              <w:left w:val="outset" w:sz="6" w:space="0" w:color="auto"/>
              <w:bottom w:val="outset" w:sz="6" w:space="0" w:color="auto"/>
              <w:right w:val="outset" w:sz="6" w:space="0" w:color="auto"/>
            </w:tcBorders>
            <w:hideMark/>
          </w:tcPr>
          <w:p w14:paraId="220B0D64" w14:textId="77777777" w:rsidR="00776CBC" w:rsidRPr="00B620DB" w:rsidRDefault="00776CBC" w:rsidP="00776CBC">
            <w:pPr>
              <w:pStyle w:val="12TabHeadBody"/>
            </w:pPr>
            <w:bookmarkStart w:id="349" w:name="astmc834"/>
            <w:bookmarkStart w:id="350" w:name="a64536"/>
            <w:bookmarkEnd w:id="349"/>
            <w:bookmarkEnd w:id="350"/>
            <w:r w:rsidRPr="00B620DB">
              <w:rPr>
                <w:rStyle w:val="flts1"/>
              </w:rPr>
              <w:t>Standard Specification for Latex Sealants</w:t>
            </w:r>
            <w:bookmarkStart w:id="351" w:name="a64538"/>
            <w:bookmarkEnd w:id="351"/>
          </w:p>
        </w:tc>
        <w:tc>
          <w:tcPr>
            <w:tcW w:w="1524" w:type="pct"/>
            <w:tcBorders>
              <w:top w:val="outset" w:sz="6" w:space="0" w:color="auto"/>
              <w:left w:val="outset" w:sz="6" w:space="0" w:color="auto"/>
              <w:bottom w:val="outset" w:sz="6" w:space="0" w:color="auto"/>
              <w:right w:val="outset" w:sz="6" w:space="0" w:color="auto"/>
            </w:tcBorders>
            <w:hideMark/>
          </w:tcPr>
          <w:p w14:paraId="1D0D7FF6" w14:textId="77777777" w:rsidR="00776CBC" w:rsidRPr="00B620DB" w:rsidRDefault="00135AFF" w:rsidP="00776CBC">
            <w:pPr>
              <w:pStyle w:val="12TabHeadBody"/>
            </w:pPr>
            <w:hyperlink r:id="rId245" w:anchor="et001042" w:history="1">
              <w:r w:rsidR="00776CBC" w:rsidRPr="00B620DB">
                <w:rPr>
                  <w:rStyle w:val="Hyperlink"/>
                  <w:color w:val="auto"/>
                  <w:szCs w:val="18"/>
                  <w:u w:val="none"/>
                </w:rPr>
                <w:t>Table</w:t>
              </w:r>
            </w:hyperlink>
            <w:hyperlink r:id="rId246" w:anchor="et001042" w:history="1">
              <w:r w:rsidR="00776CBC" w:rsidRPr="00B620DB">
                <w:rPr>
                  <w:rStyle w:val="Hyperlink"/>
                  <w:color w:val="auto"/>
                  <w:u w:val="none"/>
                </w:rPr>
                <w:t> </w:t>
              </w:r>
            </w:hyperlink>
            <w:hyperlink r:id="rId247" w:anchor="et001042" w:history="1">
              <w:r w:rsidR="00776CBC" w:rsidRPr="00B620DB">
                <w:rPr>
                  <w:rStyle w:val="Hyperlink"/>
                  <w:color w:val="auto"/>
                  <w:szCs w:val="18"/>
                  <w:u w:val="none"/>
                </w:rPr>
                <w:t>5.9.1.1.</w:t>
              </w:r>
            </w:hyperlink>
            <w:r w:rsidR="00776CBC" w:rsidRPr="00B620DB">
              <w:br/>
            </w:r>
            <w:hyperlink r:id="rId248" w:anchor="es003251" w:history="1">
              <w:r w:rsidR="00776CBC" w:rsidRPr="00B620DB">
                <w:rPr>
                  <w:rStyle w:val="Hyperlink"/>
                  <w:color w:val="auto"/>
                  <w:szCs w:val="18"/>
                  <w:u w:val="none"/>
                </w:rPr>
                <w:t>9.27.4.2.(2)</w:t>
              </w:r>
            </w:hyperlink>
          </w:p>
        </w:tc>
      </w:tr>
      <w:tr w:rsidR="00776CBC" w:rsidRPr="00B620DB" w14:paraId="125B941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6BBCD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6380647" w14:textId="77777777" w:rsidR="00776CBC" w:rsidRPr="00B620DB" w:rsidRDefault="00776CBC" w:rsidP="00776CBC">
            <w:pPr>
              <w:pStyle w:val="12TabHeadBody"/>
            </w:pPr>
            <w:r w:rsidRPr="00B620DB">
              <w:rPr>
                <w:rStyle w:val="flts1"/>
              </w:rPr>
              <w:t>C840-18b</w:t>
            </w:r>
          </w:p>
        </w:tc>
        <w:tc>
          <w:tcPr>
            <w:tcW w:w="1641" w:type="pct"/>
            <w:tcBorders>
              <w:top w:val="outset" w:sz="6" w:space="0" w:color="auto"/>
              <w:left w:val="outset" w:sz="6" w:space="0" w:color="auto"/>
              <w:bottom w:val="outset" w:sz="6" w:space="0" w:color="auto"/>
              <w:right w:val="outset" w:sz="6" w:space="0" w:color="auto"/>
            </w:tcBorders>
            <w:hideMark/>
          </w:tcPr>
          <w:p w14:paraId="0E55B5E7" w14:textId="77777777" w:rsidR="00776CBC" w:rsidRPr="00B620DB" w:rsidRDefault="00776CBC" w:rsidP="00776CBC">
            <w:pPr>
              <w:pStyle w:val="12TabHeadBody"/>
            </w:pPr>
            <w:bookmarkStart w:id="352" w:name="astmc840"/>
            <w:bookmarkStart w:id="353" w:name="a64559"/>
            <w:bookmarkEnd w:id="352"/>
            <w:bookmarkEnd w:id="353"/>
            <w:r w:rsidRPr="00B620DB">
              <w:rPr>
                <w:rStyle w:val="flts1"/>
              </w:rPr>
              <w:t>Standard Specification for Application and Finishing of Gypsum Board</w:t>
            </w:r>
            <w:bookmarkStart w:id="354" w:name="a64561"/>
            <w:bookmarkEnd w:id="354"/>
          </w:p>
        </w:tc>
        <w:tc>
          <w:tcPr>
            <w:tcW w:w="1524" w:type="pct"/>
            <w:tcBorders>
              <w:top w:val="outset" w:sz="6" w:space="0" w:color="auto"/>
              <w:left w:val="outset" w:sz="6" w:space="0" w:color="auto"/>
              <w:bottom w:val="outset" w:sz="6" w:space="0" w:color="auto"/>
              <w:right w:val="outset" w:sz="6" w:space="0" w:color="auto"/>
            </w:tcBorders>
            <w:hideMark/>
          </w:tcPr>
          <w:p w14:paraId="093005CF" w14:textId="77777777" w:rsidR="00776CBC" w:rsidRPr="00B620DB" w:rsidRDefault="00135AFF" w:rsidP="00776CBC">
            <w:pPr>
              <w:pStyle w:val="12TabHeadBody"/>
            </w:pPr>
            <w:hyperlink r:id="rId249" w:anchor="es008936" w:history="1">
              <w:r w:rsidR="00776CBC" w:rsidRPr="00B620DB">
                <w:rPr>
                  <w:rStyle w:val="Hyperlink"/>
                  <w:color w:val="auto"/>
                  <w:szCs w:val="18"/>
                  <w:u w:val="none"/>
                </w:rPr>
                <w:t>3.1.6.6.(2)</w:t>
              </w:r>
            </w:hyperlink>
            <w:r w:rsidR="00776CBC" w:rsidRPr="00B620DB">
              <w:br/>
            </w:r>
            <w:hyperlink r:id="rId250" w:anchor="et001042" w:history="1">
              <w:r w:rsidR="00776CBC" w:rsidRPr="00B620DB">
                <w:rPr>
                  <w:rStyle w:val="Hyperlink"/>
                  <w:color w:val="auto"/>
                  <w:szCs w:val="18"/>
                  <w:u w:val="none"/>
                </w:rPr>
                <w:t>Table</w:t>
              </w:r>
            </w:hyperlink>
            <w:hyperlink r:id="rId251" w:anchor="et001042" w:history="1">
              <w:r w:rsidR="00776CBC" w:rsidRPr="00B620DB">
                <w:rPr>
                  <w:rStyle w:val="Hyperlink"/>
                  <w:color w:val="auto"/>
                  <w:u w:val="none"/>
                </w:rPr>
                <w:t> </w:t>
              </w:r>
            </w:hyperlink>
            <w:hyperlink r:id="rId252" w:anchor="et001042" w:history="1">
              <w:r w:rsidR="00776CBC" w:rsidRPr="00B620DB">
                <w:rPr>
                  <w:rStyle w:val="Hyperlink"/>
                  <w:color w:val="auto"/>
                  <w:szCs w:val="18"/>
                  <w:u w:val="none"/>
                </w:rPr>
                <w:t>5.9.1.1.</w:t>
              </w:r>
            </w:hyperlink>
            <w:r w:rsidR="00776CBC" w:rsidRPr="00B620DB">
              <w:br/>
            </w:r>
            <w:hyperlink r:id="rId253" w:anchor="es008975" w:history="1">
              <w:r w:rsidR="00776CBC" w:rsidRPr="00B620DB">
                <w:rPr>
                  <w:rStyle w:val="Hyperlink"/>
                  <w:color w:val="auto"/>
                  <w:szCs w:val="18"/>
                  <w:u w:val="none"/>
                </w:rPr>
                <w:t>9.29.5.1.(3)</w:t>
              </w:r>
            </w:hyperlink>
            <w:r w:rsidR="00776CBC" w:rsidRPr="00B620DB">
              <w:br/>
            </w:r>
            <w:hyperlink r:id="rId254" w:anchor="en001090" w:history="1">
              <w:r w:rsidR="00776CBC" w:rsidRPr="00B620DB">
                <w:rPr>
                  <w:rStyle w:val="Hyperlink"/>
                  <w:color w:val="auto"/>
                  <w:szCs w:val="18"/>
                  <w:u w:val="none"/>
                </w:rPr>
                <w:t>A-9.29.5.1.(3)</w:t>
              </w:r>
            </w:hyperlink>
          </w:p>
        </w:tc>
      </w:tr>
      <w:tr w:rsidR="00776CBC" w:rsidRPr="00B620DB" w14:paraId="6551CA2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4D118B"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DA6DD82" w14:textId="77777777" w:rsidR="00776CBC" w:rsidRPr="00B620DB" w:rsidRDefault="00776CBC" w:rsidP="00776CBC">
            <w:pPr>
              <w:pStyle w:val="12TabHeadBody"/>
            </w:pPr>
            <w:r w:rsidRPr="00B620DB">
              <w:rPr>
                <w:rStyle w:val="flts1"/>
              </w:rPr>
              <w:t>C920-18</w:t>
            </w:r>
          </w:p>
        </w:tc>
        <w:tc>
          <w:tcPr>
            <w:tcW w:w="1641" w:type="pct"/>
            <w:tcBorders>
              <w:top w:val="outset" w:sz="6" w:space="0" w:color="auto"/>
              <w:left w:val="outset" w:sz="6" w:space="0" w:color="auto"/>
              <w:bottom w:val="outset" w:sz="6" w:space="0" w:color="auto"/>
              <w:right w:val="outset" w:sz="6" w:space="0" w:color="auto"/>
            </w:tcBorders>
            <w:hideMark/>
          </w:tcPr>
          <w:p w14:paraId="158CA02B" w14:textId="77777777" w:rsidR="00776CBC" w:rsidRPr="00B620DB" w:rsidRDefault="00776CBC" w:rsidP="00776CBC">
            <w:pPr>
              <w:pStyle w:val="12TabHeadBody"/>
            </w:pPr>
            <w:bookmarkStart w:id="355" w:name="astmc920"/>
            <w:bookmarkStart w:id="356" w:name="a64792"/>
            <w:bookmarkEnd w:id="355"/>
            <w:bookmarkEnd w:id="356"/>
            <w:r w:rsidRPr="00B620DB">
              <w:rPr>
                <w:rStyle w:val="flts1"/>
              </w:rPr>
              <w:t>Standard Specification for Elastomeric Joint Sealants</w:t>
            </w:r>
            <w:bookmarkStart w:id="357" w:name="a64794"/>
            <w:bookmarkEnd w:id="357"/>
          </w:p>
        </w:tc>
        <w:tc>
          <w:tcPr>
            <w:tcW w:w="1524" w:type="pct"/>
            <w:tcBorders>
              <w:top w:val="outset" w:sz="6" w:space="0" w:color="auto"/>
              <w:left w:val="outset" w:sz="6" w:space="0" w:color="auto"/>
              <w:bottom w:val="outset" w:sz="6" w:space="0" w:color="auto"/>
              <w:right w:val="outset" w:sz="6" w:space="0" w:color="auto"/>
            </w:tcBorders>
            <w:hideMark/>
          </w:tcPr>
          <w:p w14:paraId="4EE9403A" w14:textId="77777777" w:rsidR="00776CBC" w:rsidRPr="00B620DB" w:rsidRDefault="00135AFF" w:rsidP="00776CBC">
            <w:pPr>
              <w:pStyle w:val="12TabHeadBody"/>
            </w:pPr>
            <w:hyperlink r:id="rId255" w:anchor="et001042" w:history="1">
              <w:r w:rsidR="00776CBC" w:rsidRPr="00B620DB">
                <w:rPr>
                  <w:rStyle w:val="Hyperlink"/>
                  <w:color w:val="auto"/>
                  <w:szCs w:val="18"/>
                  <w:u w:val="none"/>
                </w:rPr>
                <w:t>Table</w:t>
              </w:r>
            </w:hyperlink>
            <w:hyperlink r:id="rId256" w:anchor="et001042" w:history="1">
              <w:r w:rsidR="00776CBC" w:rsidRPr="00B620DB">
                <w:rPr>
                  <w:rStyle w:val="Hyperlink"/>
                  <w:color w:val="auto"/>
                  <w:u w:val="none"/>
                </w:rPr>
                <w:t> </w:t>
              </w:r>
            </w:hyperlink>
            <w:hyperlink r:id="rId257" w:anchor="et001042" w:history="1">
              <w:r w:rsidR="00776CBC" w:rsidRPr="00B620DB">
                <w:rPr>
                  <w:rStyle w:val="Hyperlink"/>
                  <w:color w:val="auto"/>
                  <w:szCs w:val="18"/>
                  <w:u w:val="none"/>
                </w:rPr>
                <w:t>5.9.1.1.</w:t>
              </w:r>
            </w:hyperlink>
            <w:r w:rsidR="00776CBC" w:rsidRPr="00B620DB">
              <w:br/>
            </w:r>
            <w:hyperlink r:id="rId258" w:anchor="es003251" w:history="1">
              <w:r w:rsidR="00776CBC" w:rsidRPr="00B620DB">
                <w:rPr>
                  <w:rStyle w:val="Hyperlink"/>
                  <w:color w:val="auto"/>
                  <w:szCs w:val="18"/>
                  <w:u w:val="none"/>
                </w:rPr>
                <w:t>9.27.4.2.(2)</w:t>
              </w:r>
            </w:hyperlink>
          </w:p>
        </w:tc>
      </w:tr>
      <w:tr w:rsidR="00776CBC" w:rsidRPr="00B620DB" w14:paraId="7A774DA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DC55F9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7F1BFE8" w14:textId="77777777" w:rsidR="00776CBC" w:rsidRPr="00B620DB" w:rsidRDefault="00776CBC" w:rsidP="00776CBC">
            <w:pPr>
              <w:pStyle w:val="12TabHeadBody"/>
            </w:pPr>
            <w:r w:rsidRPr="00B620DB">
              <w:rPr>
                <w:rStyle w:val="flts1"/>
              </w:rPr>
              <w:t>C954-18</w:t>
            </w:r>
          </w:p>
        </w:tc>
        <w:tc>
          <w:tcPr>
            <w:tcW w:w="1641" w:type="pct"/>
            <w:tcBorders>
              <w:top w:val="outset" w:sz="6" w:space="0" w:color="auto"/>
              <w:left w:val="outset" w:sz="6" w:space="0" w:color="auto"/>
              <w:bottom w:val="outset" w:sz="6" w:space="0" w:color="auto"/>
              <w:right w:val="outset" w:sz="6" w:space="0" w:color="auto"/>
            </w:tcBorders>
            <w:hideMark/>
          </w:tcPr>
          <w:p w14:paraId="405C1820" w14:textId="77777777" w:rsidR="00776CBC" w:rsidRPr="00B620DB" w:rsidRDefault="00776CBC" w:rsidP="00776CBC">
            <w:pPr>
              <w:pStyle w:val="12TabHeadBody"/>
            </w:pPr>
            <w:bookmarkStart w:id="358" w:name="astmc954"/>
            <w:bookmarkStart w:id="359" w:name="a64815"/>
            <w:bookmarkEnd w:id="358"/>
            <w:bookmarkEnd w:id="359"/>
            <w:r w:rsidRPr="00B620DB">
              <w:rPr>
                <w:rStyle w:val="flts1"/>
              </w:rPr>
              <w:t>Standard Specification for Steel Drill Screws for the Application of Gypsum Panel Products or Metal Plaster Bases to Steel Studs from 0.033 in. (0.84 mm) to 0.112 in. (2.84 mm) in Thickness</w:t>
            </w:r>
            <w:bookmarkStart w:id="360" w:name="a64817"/>
            <w:bookmarkEnd w:id="360"/>
          </w:p>
        </w:tc>
        <w:tc>
          <w:tcPr>
            <w:tcW w:w="1524" w:type="pct"/>
            <w:tcBorders>
              <w:top w:val="outset" w:sz="6" w:space="0" w:color="auto"/>
              <w:left w:val="outset" w:sz="6" w:space="0" w:color="auto"/>
              <w:bottom w:val="outset" w:sz="6" w:space="0" w:color="auto"/>
              <w:right w:val="outset" w:sz="6" w:space="0" w:color="auto"/>
            </w:tcBorders>
            <w:hideMark/>
          </w:tcPr>
          <w:p w14:paraId="28164C3B" w14:textId="77777777" w:rsidR="00776CBC" w:rsidRPr="00B620DB" w:rsidRDefault="00135AFF" w:rsidP="00776CBC">
            <w:pPr>
              <w:pStyle w:val="12TabHeadBody"/>
            </w:pPr>
            <w:hyperlink r:id="rId259" w:anchor="es003047" w:history="1">
              <w:r w:rsidR="00776CBC" w:rsidRPr="00B620DB">
                <w:rPr>
                  <w:rStyle w:val="Hyperlink"/>
                  <w:color w:val="auto"/>
                  <w:szCs w:val="18"/>
                  <w:u w:val="none"/>
                </w:rPr>
                <w:t>9.24.1.4.(1)</w:t>
              </w:r>
            </w:hyperlink>
          </w:p>
        </w:tc>
      </w:tr>
      <w:tr w:rsidR="00776CBC" w:rsidRPr="00B620DB" w14:paraId="136D859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EAA77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E26F85D" w14:textId="77777777" w:rsidR="00776CBC" w:rsidRPr="00B620DB" w:rsidRDefault="00776CBC" w:rsidP="00776CBC">
            <w:pPr>
              <w:pStyle w:val="12TabHeadBody"/>
            </w:pPr>
            <w:r w:rsidRPr="00B620DB">
              <w:rPr>
                <w:rStyle w:val="flts1"/>
              </w:rPr>
              <w:t>C991-16</w:t>
            </w:r>
          </w:p>
        </w:tc>
        <w:tc>
          <w:tcPr>
            <w:tcW w:w="1641" w:type="pct"/>
            <w:tcBorders>
              <w:top w:val="outset" w:sz="6" w:space="0" w:color="auto"/>
              <w:left w:val="outset" w:sz="6" w:space="0" w:color="auto"/>
              <w:bottom w:val="outset" w:sz="6" w:space="0" w:color="auto"/>
              <w:right w:val="outset" w:sz="6" w:space="0" w:color="auto"/>
            </w:tcBorders>
            <w:hideMark/>
          </w:tcPr>
          <w:p w14:paraId="7812DED9" w14:textId="77777777" w:rsidR="00776CBC" w:rsidRPr="00B620DB" w:rsidRDefault="00776CBC" w:rsidP="00776CBC">
            <w:pPr>
              <w:pStyle w:val="12TabHeadBody"/>
            </w:pPr>
            <w:bookmarkStart w:id="361" w:name="astmc991"/>
            <w:bookmarkStart w:id="362" w:name="a65042"/>
            <w:bookmarkEnd w:id="361"/>
            <w:bookmarkEnd w:id="362"/>
            <w:r w:rsidRPr="00B620DB">
              <w:rPr>
                <w:rStyle w:val="flts1"/>
              </w:rPr>
              <w:t>Standard Specification for Flexible Fibrous Glass Insulation for Metal Buildings</w:t>
            </w:r>
            <w:bookmarkStart w:id="363" w:name="a65044"/>
            <w:bookmarkEnd w:id="363"/>
          </w:p>
        </w:tc>
        <w:tc>
          <w:tcPr>
            <w:tcW w:w="1524" w:type="pct"/>
            <w:tcBorders>
              <w:top w:val="outset" w:sz="6" w:space="0" w:color="auto"/>
              <w:left w:val="outset" w:sz="6" w:space="0" w:color="auto"/>
              <w:bottom w:val="outset" w:sz="6" w:space="0" w:color="auto"/>
              <w:right w:val="outset" w:sz="6" w:space="0" w:color="auto"/>
            </w:tcBorders>
            <w:hideMark/>
          </w:tcPr>
          <w:p w14:paraId="06FC2D96" w14:textId="77777777" w:rsidR="00776CBC" w:rsidRPr="00B620DB" w:rsidRDefault="00135AFF" w:rsidP="00776CBC">
            <w:pPr>
              <w:pStyle w:val="12TabHeadBody"/>
            </w:pPr>
            <w:hyperlink r:id="rId260" w:anchor="et001042" w:history="1">
              <w:r w:rsidR="00776CBC" w:rsidRPr="00B620DB">
                <w:rPr>
                  <w:rStyle w:val="Hyperlink"/>
                  <w:color w:val="auto"/>
                  <w:szCs w:val="18"/>
                  <w:u w:val="none"/>
                </w:rPr>
                <w:t>Table</w:t>
              </w:r>
            </w:hyperlink>
            <w:hyperlink r:id="rId261" w:anchor="et001042" w:history="1">
              <w:r w:rsidR="00776CBC" w:rsidRPr="00B620DB">
                <w:rPr>
                  <w:rStyle w:val="Hyperlink"/>
                  <w:color w:val="auto"/>
                  <w:u w:val="none"/>
                </w:rPr>
                <w:t> </w:t>
              </w:r>
            </w:hyperlink>
            <w:hyperlink r:id="rId262" w:anchor="et001042" w:history="1">
              <w:r w:rsidR="00776CBC" w:rsidRPr="00B620DB">
                <w:rPr>
                  <w:rStyle w:val="Hyperlink"/>
                  <w:color w:val="auto"/>
                  <w:szCs w:val="18"/>
                  <w:u w:val="none"/>
                </w:rPr>
                <w:t>5.9.1.1.</w:t>
              </w:r>
            </w:hyperlink>
          </w:p>
        </w:tc>
      </w:tr>
      <w:tr w:rsidR="00776CBC" w:rsidRPr="00B620DB" w14:paraId="5485BE5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BABEC17"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D8D2B90" w14:textId="77777777" w:rsidR="00776CBC" w:rsidRPr="00B620DB" w:rsidRDefault="00776CBC" w:rsidP="00776CBC">
            <w:pPr>
              <w:pStyle w:val="12TabHeadBody"/>
            </w:pPr>
            <w:r w:rsidRPr="00B620DB">
              <w:rPr>
                <w:rStyle w:val="flts1"/>
              </w:rPr>
              <w:t>C1002-07</w:t>
            </w:r>
          </w:p>
        </w:tc>
        <w:tc>
          <w:tcPr>
            <w:tcW w:w="1641" w:type="pct"/>
            <w:tcBorders>
              <w:top w:val="outset" w:sz="6" w:space="0" w:color="auto"/>
              <w:left w:val="outset" w:sz="6" w:space="0" w:color="auto"/>
              <w:bottom w:val="outset" w:sz="6" w:space="0" w:color="auto"/>
              <w:right w:val="outset" w:sz="6" w:space="0" w:color="auto"/>
            </w:tcBorders>
            <w:hideMark/>
          </w:tcPr>
          <w:p w14:paraId="6BCCFADE" w14:textId="77777777" w:rsidR="00776CBC" w:rsidRPr="00B620DB" w:rsidRDefault="00776CBC" w:rsidP="00776CBC">
            <w:pPr>
              <w:pStyle w:val="12TabHeadBody"/>
            </w:pPr>
            <w:bookmarkStart w:id="364" w:name="astmc1002"/>
            <w:bookmarkStart w:id="365" w:name="a65063"/>
            <w:bookmarkEnd w:id="364"/>
            <w:bookmarkEnd w:id="365"/>
            <w:r w:rsidRPr="00B620DB">
              <w:rPr>
                <w:rStyle w:val="flts1"/>
              </w:rPr>
              <w:t>Standard Specification for Steel Self-Piercing Tapping Screws for the Application of Gypsum Panel Products or Metal Plaster Bases to Wood Studs or Steel Studs</w:t>
            </w:r>
            <w:bookmarkStart w:id="366" w:name="a65065"/>
            <w:bookmarkEnd w:id="366"/>
          </w:p>
        </w:tc>
        <w:tc>
          <w:tcPr>
            <w:tcW w:w="1524" w:type="pct"/>
            <w:tcBorders>
              <w:top w:val="outset" w:sz="6" w:space="0" w:color="auto"/>
              <w:left w:val="outset" w:sz="6" w:space="0" w:color="auto"/>
              <w:bottom w:val="outset" w:sz="6" w:space="0" w:color="auto"/>
              <w:right w:val="outset" w:sz="6" w:space="0" w:color="auto"/>
            </w:tcBorders>
            <w:hideMark/>
          </w:tcPr>
          <w:p w14:paraId="31C10266" w14:textId="77777777" w:rsidR="00776CBC" w:rsidRPr="00B620DB" w:rsidRDefault="00135AFF" w:rsidP="00776CBC">
            <w:pPr>
              <w:pStyle w:val="12TabHeadBody"/>
            </w:pPr>
            <w:hyperlink r:id="rId263" w:anchor="et001042" w:history="1">
              <w:r w:rsidR="00776CBC" w:rsidRPr="00B620DB">
                <w:rPr>
                  <w:rStyle w:val="Hyperlink"/>
                  <w:color w:val="auto"/>
                  <w:szCs w:val="18"/>
                  <w:u w:val="none"/>
                </w:rPr>
                <w:t>Table</w:t>
              </w:r>
            </w:hyperlink>
            <w:hyperlink r:id="rId264" w:anchor="et001042" w:history="1">
              <w:r w:rsidR="00776CBC" w:rsidRPr="00B620DB">
                <w:rPr>
                  <w:rStyle w:val="Hyperlink"/>
                  <w:color w:val="auto"/>
                  <w:u w:val="none"/>
                </w:rPr>
                <w:t> </w:t>
              </w:r>
            </w:hyperlink>
            <w:hyperlink r:id="rId265" w:anchor="et001042" w:history="1">
              <w:r w:rsidR="00776CBC" w:rsidRPr="00B620DB">
                <w:rPr>
                  <w:rStyle w:val="Hyperlink"/>
                  <w:color w:val="auto"/>
                  <w:szCs w:val="18"/>
                  <w:u w:val="none"/>
                </w:rPr>
                <w:t>5.9.1.1.</w:t>
              </w:r>
            </w:hyperlink>
            <w:r w:rsidR="00776CBC" w:rsidRPr="00B620DB">
              <w:br/>
            </w:r>
            <w:hyperlink r:id="rId266" w:anchor="es003047" w:history="1">
              <w:r w:rsidR="00776CBC" w:rsidRPr="00B620DB">
                <w:rPr>
                  <w:rStyle w:val="Hyperlink"/>
                  <w:color w:val="auto"/>
                  <w:szCs w:val="18"/>
                  <w:u w:val="none"/>
                </w:rPr>
                <w:t>9.24.1.4.(1)</w:t>
              </w:r>
            </w:hyperlink>
            <w:r w:rsidR="00776CBC" w:rsidRPr="00B620DB">
              <w:br/>
            </w:r>
            <w:hyperlink r:id="rId267" w:anchor="es003394" w:history="1">
              <w:r w:rsidR="00776CBC" w:rsidRPr="00B620DB">
                <w:rPr>
                  <w:rStyle w:val="Hyperlink"/>
                  <w:color w:val="auto"/>
                  <w:szCs w:val="18"/>
                  <w:u w:val="none"/>
                </w:rPr>
                <w:t>9.29.5.7.(1)</w:t>
              </w:r>
            </w:hyperlink>
          </w:p>
        </w:tc>
      </w:tr>
      <w:tr w:rsidR="00776CBC" w:rsidRPr="00B620DB" w14:paraId="512CFF2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E343A1"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EA64A4A" w14:textId="77777777" w:rsidR="00776CBC" w:rsidRPr="00B620DB" w:rsidRDefault="00776CBC" w:rsidP="00776CBC">
            <w:pPr>
              <w:pStyle w:val="12TabHeadBody"/>
            </w:pPr>
            <w:r w:rsidRPr="00B620DB">
              <w:rPr>
                <w:rStyle w:val="flts1"/>
              </w:rPr>
              <w:t>C1055-03</w:t>
            </w:r>
          </w:p>
        </w:tc>
        <w:tc>
          <w:tcPr>
            <w:tcW w:w="1641" w:type="pct"/>
            <w:tcBorders>
              <w:top w:val="outset" w:sz="6" w:space="0" w:color="auto"/>
              <w:left w:val="outset" w:sz="6" w:space="0" w:color="auto"/>
              <w:bottom w:val="outset" w:sz="6" w:space="0" w:color="auto"/>
              <w:right w:val="outset" w:sz="6" w:space="0" w:color="auto"/>
            </w:tcBorders>
            <w:hideMark/>
          </w:tcPr>
          <w:p w14:paraId="1C7CA159" w14:textId="77777777" w:rsidR="00776CBC" w:rsidRPr="00B620DB" w:rsidRDefault="00776CBC" w:rsidP="00776CBC">
            <w:pPr>
              <w:pStyle w:val="12TabHeadBody"/>
            </w:pPr>
            <w:bookmarkStart w:id="367" w:name="astmc1055"/>
            <w:bookmarkStart w:id="368" w:name="a65294"/>
            <w:bookmarkEnd w:id="367"/>
            <w:bookmarkEnd w:id="368"/>
            <w:r w:rsidRPr="00B620DB">
              <w:rPr>
                <w:rStyle w:val="flts1"/>
              </w:rPr>
              <w:t>Standard Guide for Heated System Surface Conditions that Produce Contact Burn Injuries</w:t>
            </w:r>
            <w:bookmarkStart w:id="369" w:name="a65296"/>
            <w:bookmarkEnd w:id="369"/>
          </w:p>
        </w:tc>
        <w:tc>
          <w:tcPr>
            <w:tcW w:w="1524" w:type="pct"/>
            <w:tcBorders>
              <w:top w:val="outset" w:sz="6" w:space="0" w:color="auto"/>
              <w:left w:val="outset" w:sz="6" w:space="0" w:color="auto"/>
              <w:bottom w:val="outset" w:sz="6" w:space="0" w:color="auto"/>
              <w:right w:val="outset" w:sz="6" w:space="0" w:color="auto"/>
            </w:tcBorders>
            <w:hideMark/>
          </w:tcPr>
          <w:p w14:paraId="74468A1A" w14:textId="77777777" w:rsidR="00776CBC" w:rsidRPr="00B620DB" w:rsidRDefault="00135AFF" w:rsidP="00776CBC">
            <w:pPr>
              <w:pStyle w:val="12TabHeadBody"/>
            </w:pPr>
            <w:hyperlink r:id="rId268" w:anchor="en000245" w:history="1">
              <w:r w:rsidR="00776CBC" w:rsidRPr="00B620DB">
                <w:rPr>
                  <w:rStyle w:val="Hyperlink"/>
                  <w:color w:val="auto"/>
                  <w:szCs w:val="18"/>
                  <w:u w:val="none"/>
                </w:rPr>
                <w:t>A-6.5.1.1.(3)</w:t>
              </w:r>
            </w:hyperlink>
          </w:p>
        </w:tc>
      </w:tr>
      <w:tr w:rsidR="00776CBC" w:rsidRPr="00B620DB" w14:paraId="069C180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466BB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6A01E4F" w14:textId="77777777" w:rsidR="00776CBC" w:rsidRPr="00B620DB" w:rsidRDefault="00776CBC" w:rsidP="00776CBC">
            <w:pPr>
              <w:pStyle w:val="12TabHeadBody"/>
            </w:pPr>
            <w:r w:rsidRPr="00B620DB">
              <w:rPr>
                <w:rStyle w:val="flts1"/>
              </w:rPr>
              <w:t>C1177/C1177M-17</w:t>
            </w:r>
          </w:p>
        </w:tc>
        <w:tc>
          <w:tcPr>
            <w:tcW w:w="1641" w:type="pct"/>
            <w:tcBorders>
              <w:top w:val="outset" w:sz="6" w:space="0" w:color="auto"/>
              <w:left w:val="outset" w:sz="6" w:space="0" w:color="auto"/>
              <w:bottom w:val="outset" w:sz="6" w:space="0" w:color="auto"/>
              <w:right w:val="outset" w:sz="6" w:space="0" w:color="auto"/>
            </w:tcBorders>
            <w:hideMark/>
          </w:tcPr>
          <w:p w14:paraId="17B77EB7" w14:textId="77777777" w:rsidR="00776CBC" w:rsidRPr="00B620DB" w:rsidRDefault="00776CBC" w:rsidP="00776CBC">
            <w:pPr>
              <w:pStyle w:val="12TabHeadBody"/>
            </w:pPr>
            <w:bookmarkStart w:id="370" w:name="astmc1177m"/>
            <w:bookmarkStart w:id="371" w:name="a65315"/>
            <w:bookmarkEnd w:id="370"/>
            <w:bookmarkEnd w:id="371"/>
            <w:r w:rsidRPr="00B620DB">
              <w:rPr>
                <w:rStyle w:val="flts1"/>
              </w:rPr>
              <w:t>Standard Specification for Glass Mat Gypsum Substrate for Use as Sheathing</w:t>
            </w:r>
            <w:bookmarkStart w:id="372" w:name="a65317"/>
            <w:bookmarkEnd w:id="372"/>
          </w:p>
        </w:tc>
        <w:tc>
          <w:tcPr>
            <w:tcW w:w="1524" w:type="pct"/>
            <w:tcBorders>
              <w:top w:val="outset" w:sz="6" w:space="0" w:color="auto"/>
              <w:left w:val="outset" w:sz="6" w:space="0" w:color="auto"/>
              <w:bottom w:val="outset" w:sz="6" w:space="0" w:color="auto"/>
              <w:right w:val="outset" w:sz="6" w:space="0" w:color="auto"/>
            </w:tcBorders>
            <w:hideMark/>
          </w:tcPr>
          <w:p w14:paraId="7584E6ED" w14:textId="77777777" w:rsidR="00776CBC" w:rsidRPr="00B620DB" w:rsidRDefault="00135AFF" w:rsidP="00776CBC">
            <w:pPr>
              <w:pStyle w:val="12TabHeadBody"/>
            </w:pPr>
            <w:hyperlink r:id="rId269" w:anchor="es000213" w:history="1">
              <w:r w:rsidR="00776CBC" w:rsidRPr="00B620DB">
                <w:rPr>
                  <w:rStyle w:val="Hyperlink"/>
                  <w:color w:val="auto"/>
                  <w:szCs w:val="18"/>
                  <w:u w:val="none"/>
                </w:rPr>
                <w:t>3.1.5.14.(6)</w:t>
              </w:r>
            </w:hyperlink>
            <w:r w:rsidR="00776CBC" w:rsidRPr="00B620DB">
              <w:br/>
            </w:r>
            <w:hyperlink r:id="rId270" w:anchor="es005932" w:history="1">
              <w:r w:rsidR="00776CBC" w:rsidRPr="00B620DB">
                <w:rPr>
                  <w:rStyle w:val="Hyperlink"/>
                  <w:color w:val="auto"/>
                  <w:szCs w:val="18"/>
                  <w:u w:val="none"/>
                </w:rPr>
                <w:t>3.1.5.15.(4)</w:t>
              </w:r>
            </w:hyperlink>
            <w:r w:rsidR="00776CBC" w:rsidRPr="00B620DB">
              <w:br/>
            </w:r>
            <w:hyperlink r:id="rId271" w:anchor="et001042" w:history="1">
              <w:r w:rsidR="00776CBC" w:rsidRPr="00B620DB">
                <w:rPr>
                  <w:rStyle w:val="Hyperlink"/>
                  <w:color w:val="auto"/>
                  <w:szCs w:val="18"/>
                  <w:u w:val="none"/>
                </w:rPr>
                <w:t>Table</w:t>
              </w:r>
            </w:hyperlink>
            <w:hyperlink r:id="rId272" w:anchor="et001042" w:history="1">
              <w:r w:rsidR="00776CBC" w:rsidRPr="00B620DB">
                <w:rPr>
                  <w:rStyle w:val="Hyperlink"/>
                  <w:color w:val="auto"/>
                  <w:u w:val="none"/>
                </w:rPr>
                <w:t> </w:t>
              </w:r>
            </w:hyperlink>
            <w:hyperlink r:id="rId273" w:anchor="et001042" w:history="1">
              <w:r w:rsidR="00776CBC" w:rsidRPr="00B620DB">
                <w:rPr>
                  <w:rStyle w:val="Hyperlink"/>
                  <w:color w:val="auto"/>
                  <w:szCs w:val="18"/>
                  <w:u w:val="none"/>
                </w:rPr>
                <w:t>5.9.1.1.</w:t>
              </w:r>
            </w:hyperlink>
            <w:r w:rsidR="00776CBC" w:rsidRPr="00B620DB">
              <w:br/>
            </w:r>
            <w:hyperlink r:id="rId274" w:anchor="et001065" w:history="1">
              <w:r w:rsidR="00776CBC" w:rsidRPr="00B620DB">
                <w:rPr>
                  <w:rStyle w:val="Hyperlink"/>
                  <w:color w:val="auto"/>
                  <w:szCs w:val="18"/>
                  <w:u w:val="none"/>
                </w:rPr>
                <w:t>Table</w:t>
              </w:r>
            </w:hyperlink>
            <w:hyperlink r:id="rId275" w:anchor="et001065" w:history="1">
              <w:r w:rsidR="00776CBC" w:rsidRPr="00B620DB">
                <w:rPr>
                  <w:rStyle w:val="Hyperlink"/>
                  <w:color w:val="auto"/>
                  <w:u w:val="none"/>
                </w:rPr>
                <w:t> </w:t>
              </w:r>
            </w:hyperlink>
            <w:hyperlink r:id="rId276" w:anchor="et001065" w:history="1">
              <w:r w:rsidR="00776CBC" w:rsidRPr="00B620DB">
                <w:rPr>
                  <w:rStyle w:val="Hyperlink"/>
                  <w:color w:val="auto"/>
                  <w:szCs w:val="18"/>
                  <w:u w:val="none"/>
                </w:rPr>
                <w:t>9.23.17.2.-A</w:t>
              </w:r>
            </w:hyperlink>
            <w:r w:rsidR="00776CBC" w:rsidRPr="00B620DB">
              <w:br/>
            </w:r>
            <w:hyperlink r:id="rId277" w:anchor="en000952" w:history="1">
              <w:r w:rsidR="00776CBC" w:rsidRPr="00B620DB">
                <w:rPr>
                  <w:rStyle w:val="Hyperlink"/>
                  <w:color w:val="auto"/>
                  <w:szCs w:val="18"/>
                  <w:u w:val="none"/>
                </w:rPr>
                <w:t>A-9.27.14.2.(2)(a)</w:t>
              </w:r>
            </w:hyperlink>
          </w:p>
        </w:tc>
      </w:tr>
      <w:tr w:rsidR="00776CBC" w:rsidRPr="00B620DB" w14:paraId="1B9C268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515BE4"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253F13E5" w14:textId="77777777" w:rsidR="00776CBC" w:rsidRPr="00B620DB" w:rsidRDefault="00776CBC" w:rsidP="00776CBC">
            <w:pPr>
              <w:pStyle w:val="12TabHeadBody"/>
            </w:pPr>
            <w:r w:rsidRPr="00B620DB">
              <w:rPr>
                <w:rStyle w:val="flts1"/>
              </w:rPr>
              <w:t>C1178/C1178M-18</w:t>
            </w:r>
          </w:p>
        </w:tc>
        <w:tc>
          <w:tcPr>
            <w:tcW w:w="1641" w:type="pct"/>
            <w:tcBorders>
              <w:top w:val="outset" w:sz="6" w:space="0" w:color="auto"/>
              <w:left w:val="outset" w:sz="6" w:space="0" w:color="auto"/>
              <w:bottom w:val="outset" w:sz="6" w:space="0" w:color="auto"/>
              <w:right w:val="outset" w:sz="6" w:space="0" w:color="auto"/>
            </w:tcBorders>
            <w:hideMark/>
          </w:tcPr>
          <w:p w14:paraId="7FEAF867" w14:textId="77777777" w:rsidR="00776CBC" w:rsidRPr="00B620DB" w:rsidRDefault="00776CBC" w:rsidP="00776CBC">
            <w:pPr>
              <w:pStyle w:val="12TabHeadBody"/>
            </w:pPr>
            <w:bookmarkStart w:id="373" w:name="astmc1178m"/>
            <w:bookmarkStart w:id="374" w:name="a65550"/>
            <w:bookmarkEnd w:id="373"/>
            <w:bookmarkEnd w:id="374"/>
            <w:r w:rsidRPr="00B620DB">
              <w:rPr>
                <w:rStyle w:val="flts1"/>
              </w:rPr>
              <w:t>Standard Specification for Coated Glass Mat Water-Resistant Gypsum Backing Panel</w:t>
            </w:r>
            <w:bookmarkStart w:id="375" w:name="a65552"/>
            <w:bookmarkEnd w:id="375"/>
          </w:p>
        </w:tc>
        <w:tc>
          <w:tcPr>
            <w:tcW w:w="1524" w:type="pct"/>
            <w:tcBorders>
              <w:top w:val="outset" w:sz="6" w:space="0" w:color="auto"/>
              <w:left w:val="outset" w:sz="6" w:space="0" w:color="auto"/>
              <w:bottom w:val="outset" w:sz="6" w:space="0" w:color="auto"/>
              <w:right w:val="outset" w:sz="6" w:space="0" w:color="auto"/>
            </w:tcBorders>
            <w:hideMark/>
          </w:tcPr>
          <w:p w14:paraId="74487ACE" w14:textId="77777777" w:rsidR="00776CBC" w:rsidRPr="00B620DB" w:rsidRDefault="00135AFF" w:rsidP="00776CBC">
            <w:pPr>
              <w:pStyle w:val="12TabHeadBody"/>
            </w:pPr>
            <w:hyperlink r:id="rId278" w:anchor="es000213" w:history="1">
              <w:r w:rsidR="00776CBC" w:rsidRPr="00B620DB">
                <w:rPr>
                  <w:rStyle w:val="Hyperlink"/>
                  <w:color w:val="auto"/>
                  <w:szCs w:val="18"/>
                  <w:u w:val="none"/>
                </w:rPr>
                <w:t>3.1.5.14.(6)</w:t>
              </w:r>
            </w:hyperlink>
            <w:r w:rsidR="00776CBC" w:rsidRPr="00B620DB">
              <w:br/>
            </w:r>
            <w:hyperlink r:id="rId279" w:anchor="es005932" w:history="1">
              <w:r w:rsidR="00776CBC" w:rsidRPr="00B620DB">
                <w:rPr>
                  <w:rStyle w:val="Hyperlink"/>
                  <w:color w:val="auto"/>
                  <w:szCs w:val="18"/>
                  <w:u w:val="none"/>
                </w:rPr>
                <w:t>3.1.5.15.(4)</w:t>
              </w:r>
            </w:hyperlink>
            <w:r w:rsidR="00776CBC" w:rsidRPr="00B620DB">
              <w:br/>
            </w:r>
            <w:hyperlink r:id="rId280" w:anchor="et001042" w:history="1">
              <w:r w:rsidR="00776CBC" w:rsidRPr="00B620DB">
                <w:rPr>
                  <w:rStyle w:val="Hyperlink"/>
                  <w:color w:val="auto"/>
                  <w:szCs w:val="18"/>
                  <w:u w:val="none"/>
                </w:rPr>
                <w:t>Table</w:t>
              </w:r>
            </w:hyperlink>
            <w:hyperlink r:id="rId281" w:anchor="et001042" w:history="1">
              <w:r w:rsidR="00776CBC" w:rsidRPr="00B620DB">
                <w:rPr>
                  <w:rStyle w:val="Hyperlink"/>
                  <w:color w:val="auto"/>
                  <w:u w:val="none"/>
                </w:rPr>
                <w:t> </w:t>
              </w:r>
            </w:hyperlink>
            <w:hyperlink r:id="rId282" w:anchor="et001042" w:history="1">
              <w:r w:rsidR="00776CBC" w:rsidRPr="00B620DB">
                <w:rPr>
                  <w:rStyle w:val="Hyperlink"/>
                  <w:color w:val="auto"/>
                  <w:szCs w:val="18"/>
                  <w:u w:val="none"/>
                </w:rPr>
                <w:t>5.9.1.1.</w:t>
              </w:r>
            </w:hyperlink>
            <w:r w:rsidR="00776CBC" w:rsidRPr="00B620DB">
              <w:br/>
            </w:r>
            <w:hyperlink r:id="rId283" w:anchor="es008496" w:history="1">
              <w:r w:rsidR="00776CBC" w:rsidRPr="00B620DB">
                <w:rPr>
                  <w:rStyle w:val="Hyperlink"/>
                  <w:color w:val="auto"/>
                  <w:szCs w:val="18"/>
                  <w:u w:val="none"/>
                </w:rPr>
                <w:t>9.29.5.2.(1)</w:t>
              </w:r>
            </w:hyperlink>
          </w:p>
        </w:tc>
      </w:tr>
      <w:tr w:rsidR="00776CBC" w:rsidRPr="00B620DB" w14:paraId="6E78F3B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07FB07C"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DA266E7" w14:textId="77777777" w:rsidR="00776CBC" w:rsidRPr="00B620DB" w:rsidRDefault="00776CBC" w:rsidP="00776CBC">
            <w:pPr>
              <w:pStyle w:val="12TabHeadBody"/>
            </w:pPr>
            <w:r w:rsidRPr="00B620DB">
              <w:rPr>
                <w:rStyle w:val="flts1"/>
              </w:rPr>
              <w:t>C1184-18e1</w:t>
            </w:r>
          </w:p>
        </w:tc>
        <w:tc>
          <w:tcPr>
            <w:tcW w:w="1641" w:type="pct"/>
            <w:tcBorders>
              <w:top w:val="outset" w:sz="6" w:space="0" w:color="auto"/>
              <w:left w:val="outset" w:sz="6" w:space="0" w:color="auto"/>
              <w:bottom w:val="outset" w:sz="6" w:space="0" w:color="auto"/>
              <w:right w:val="outset" w:sz="6" w:space="0" w:color="auto"/>
            </w:tcBorders>
            <w:hideMark/>
          </w:tcPr>
          <w:p w14:paraId="6A528E4C" w14:textId="77777777" w:rsidR="00776CBC" w:rsidRPr="00B620DB" w:rsidRDefault="00776CBC" w:rsidP="00776CBC">
            <w:pPr>
              <w:pStyle w:val="12TabHeadBody"/>
            </w:pPr>
            <w:bookmarkStart w:id="376" w:name="astmc1184"/>
            <w:bookmarkStart w:id="377" w:name="a65577"/>
            <w:bookmarkEnd w:id="376"/>
            <w:bookmarkEnd w:id="377"/>
            <w:r w:rsidRPr="00B620DB">
              <w:rPr>
                <w:rStyle w:val="flts1"/>
              </w:rPr>
              <w:t>Standard Specification for Structural Silicone Sealants</w:t>
            </w:r>
            <w:bookmarkStart w:id="378" w:name="a65579"/>
            <w:bookmarkEnd w:id="378"/>
          </w:p>
        </w:tc>
        <w:tc>
          <w:tcPr>
            <w:tcW w:w="1524" w:type="pct"/>
            <w:tcBorders>
              <w:top w:val="outset" w:sz="6" w:space="0" w:color="auto"/>
              <w:left w:val="outset" w:sz="6" w:space="0" w:color="auto"/>
              <w:bottom w:val="outset" w:sz="6" w:space="0" w:color="auto"/>
              <w:right w:val="outset" w:sz="6" w:space="0" w:color="auto"/>
            </w:tcBorders>
            <w:hideMark/>
          </w:tcPr>
          <w:p w14:paraId="7C29E667" w14:textId="77777777" w:rsidR="00776CBC" w:rsidRPr="00B620DB" w:rsidRDefault="00135AFF" w:rsidP="00776CBC">
            <w:pPr>
              <w:pStyle w:val="12TabHeadBody"/>
            </w:pPr>
            <w:hyperlink r:id="rId284" w:anchor="et001042" w:history="1">
              <w:r w:rsidR="00776CBC" w:rsidRPr="00B620DB">
                <w:rPr>
                  <w:rStyle w:val="Hyperlink"/>
                  <w:color w:val="auto"/>
                  <w:szCs w:val="18"/>
                  <w:u w:val="none"/>
                </w:rPr>
                <w:t>Table</w:t>
              </w:r>
            </w:hyperlink>
            <w:hyperlink r:id="rId285" w:anchor="et001042" w:history="1">
              <w:r w:rsidR="00776CBC" w:rsidRPr="00B620DB">
                <w:rPr>
                  <w:rStyle w:val="Hyperlink"/>
                  <w:color w:val="auto"/>
                  <w:u w:val="none"/>
                </w:rPr>
                <w:t> </w:t>
              </w:r>
            </w:hyperlink>
            <w:hyperlink r:id="rId286" w:anchor="et001042" w:history="1">
              <w:r w:rsidR="00776CBC" w:rsidRPr="00B620DB">
                <w:rPr>
                  <w:rStyle w:val="Hyperlink"/>
                  <w:color w:val="auto"/>
                  <w:szCs w:val="18"/>
                  <w:u w:val="none"/>
                </w:rPr>
                <w:t>5.9.1.1.</w:t>
              </w:r>
            </w:hyperlink>
            <w:r w:rsidR="00776CBC" w:rsidRPr="00B620DB">
              <w:br/>
            </w:r>
            <w:hyperlink r:id="rId287" w:anchor="es003251" w:history="1">
              <w:r w:rsidR="00776CBC" w:rsidRPr="00B620DB">
                <w:rPr>
                  <w:rStyle w:val="Hyperlink"/>
                  <w:color w:val="auto"/>
                  <w:szCs w:val="18"/>
                  <w:u w:val="none"/>
                </w:rPr>
                <w:t>9.27.4.2.(2)</w:t>
              </w:r>
            </w:hyperlink>
          </w:p>
        </w:tc>
      </w:tr>
      <w:tr w:rsidR="00776CBC" w:rsidRPr="00B620DB" w14:paraId="73E42D1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12B1F95"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E675817" w14:textId="77777777" w:rsidR="00776CBC" w:rsidRPr="00B620DB" w:rsidRDefault="00776CBC" w:rsidP="00776CBC">
            <w:pPr>
              <w:pStyle w:val="12TabHeadBody"/>
            </w:pPr>
            <w:r w:rsidRPr="00B620DB">
              <w:rPr>
                <w:rStyle w:val="flts1"/>
              </w:rPr>
              <w:t>C1193-16</w:t>
            </w:r>
          </w:p>
        </w:tc>
        <w:tc>
          <w:tcPr>
            <w:tcW w:w="1641" w:type="pct"/>
            <w:tcBorders>
              <w:top w:val="outset" w:sz="6" w:space="0" w:color="auto"/>
              <w:left w:val="outset" w:sz="6" w:space="0" w:color="auto"/>
              <w:bottom w:val="outset" w:sz="6" w:space="0" w:color="auto"/>
              <w:right w:val="outset" w:sz="6" w:space="0" w:color="auto"/>
            </w:tcBorders>
            <w:hideMark/>
          </w:tcPr>
          <w:p w14:paraId="3DAB56B4" w14:textId="77777777" w:rsidR="00776CBC" w:rsidRPr="00B620DB" w:rsidRDefault="00776CBC" w:rsidP="00776CBC">
            <w:pPr>
              <w:pStyle w:val="12TabHeadBody"/>
            </w:pPr>
            <w:bookmarkStart w:id="379" w:name="astmc1193"/>
            <w:bookmarkStart w:id="380" w:name="a65806"/>
            <w:bookmarkEnd w:id="379"/>
            <w:bookmarkEnd w:id="380"/>
            <w:r w:rsidRPr="00B620DB">
              <w:rPr>
                <w:rStyle w:val="flts1"/>
              </w:rPr>
              <w:t>Standard Specification for Use of Joint Sealants</w:t>
            </w:r>
            <w:bookmarkStart w:id="381" w:name="a65808"/>
            <w:bookmarkEnd w:id="381"/>
          </w:p>
        </w:tc>
        <w:tc>
          <w:tcPr>
            <w:tcW w:w="1524" w:type="pct"/>
            <w:tcBorders>
              <w:top w:val="outset" w:sz="6" w:space="0" w:color="auto"/>
              <w:left w:val="outset" w:sz="6" w:space="0" w:color="auto"/>
              <w:bottom w:val="outset" w:sz="6" w:space="0" w:color="auto"/>
              <w:right w:val="outset" w:sz="6" w:space="0" w:color="auto"/>
            </w:tcBorders>
            <w:hideMark/>
          </w:tcPr>
          <w:p w14:paraId="712A03E4" w14:textId="77777777" w:rsidR="00776CBC" w:rsidRPr="00B620DB" w:rsidRDefault="00135AFF" w:rsidP="00776CBC">
            <w:pPr>
              <w:pStyle w:val="12TabHeadBody"/>
            </w:pPr>
            <w:hyperlink r:id="rId288" w:anchor="en001585" w:history="1">
              <w:r w:rsidR="00776CBC" w:rsidRPr="00B620DB">
                <w:rPr>
                  <w:rStyle w:val="Hyperlink"/>
                  <w:color w:val="auto"/>
                  <w:szCs w:val="18"/>
                  <w:u w:val="none"/>
                </w:rPr>
                <w:t>A-Table 5.9.1.1.</w:t>
              </w:r>
            </w:hyperlink>
            <w:r w:rsidR="00776CBC" w:rsidRPr="00B620DB">
              <w:br/>
            </w:r>
            <w:hyperlink r:id="rId289" w:anchor="en001525" w:history="1">
              <w:r w:rsidR="00776CBC" w:rsidRPr="00B620DB">
                <w:rPr>
                  <w:rStyle w:val="Hyperlink"/>
                  <w:color w:val="auto"/>
                  <w:szCs w:val="18"/>
                  <w:u w:val="none"/>
                </w:rPr>
                <w:t>A-9.27.4.2.(1)</w:t>
              </w:r>
            </w:hyperlink>
          </w:p>
        </w:tc>
      </w:tr>
      <w:tr w:rsidR="00776CBC" w:rsidRPr="00B620DB" w14:paraId="4D745BB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3A402A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606E5BD" w14:textId="77777777" w:rsidR="00776CBC" w:rsidRPr="00B620DB" w:rsidRDefault="00776CBC" w:rsidP="00776CBC">
            <w:pPr>
              <w:pStyle w:val="12TabHeadBody"/>
            </w:pPr>
            <w:r w:rsidRPr="00B620DB">
              <w:rPr>
                <w:rStyle w:val="flts1"/>
              </w:rPr>
              <w:t>C1280-13</w:t>
            </w:r>
          </w:p>
        </w:tc>
        <w:tc>
          <w:tcPr>
            <w:tcW w:w="1641" w:type="pct"/>
            <w:tcBorders>
              <w:top w:val="outset" w:sz="6" w:space="0" w:color="auto"/>
              <w:left w:val="outset" w:sz="6" w:space="0" w:color="auto"/>
              <w:bottom w:val="outset" w:sz="6" w:space="0" w:color="auto"/>
              <w:right w:val="outset" w:sz="6" w:space="0" w:color="auto"/>
            </w:tcBorders>
            <w:hideMark/>
          </w:tcPr>
          <w:p w14:paraId="21A83D0F" w14:textId="77777777" w:rsidR="00776CBC" w:rsidRPr="00B620DB" w:rsidRDefault="00776CBC" w:rsidP="00776CBC">
            <w:pPr>
              <w:pStyle w:val="12TabHeadBody"/>
            </w:pPr>
            <w:bookmarkStart w:id="382" w:name="astmc1280"/>
            <w:bookmarkStart w:id="383" w:name="a65829"/>
            <w:bookmarkEnd w:id="382"/>
            <w:bookmarkEnd w:id="383"/>
            <w:r w:rsidRPr="00B620DB">
              <w:rPr>
                <w:rStyle w:val="flts1"/>
              </w:rPr>
              <w:t>Standard Specification for Application of Exterior Gypsum Panel Products for Use as Sheathing</w:t>
            </w:r>
            <w:bookmarkStart w:id="384" w:name="a65831"/>
            <w:bookmarkEnd w:id="384"/>
          </w:p>
        </w:tc>
        <w:tc>
          <w:tcPr>
            <w:tcW w:w="1524" w:type="pct"/>
            <w:tcBorders>
              <w:top w:val="outset" w:sz="6" w:space="0" w:color="auto"/>
              <w:left w:val="outset" w:sz="6" w:space="0" w:color="auto"/>
              <w:bottom w:val="outset" w:sz="6" w:space="0" w:color="auto"/>
              <w:right w:val="outset" w:sz="6" w:space="0" w:color="auto"/>
            </w:tcBorders>
            <w:hideMark/>
          </w:tcPr>
          <w:p w14:paraId="4E3B212B" w14:textId="77777777" w:rsidR="00776CBC" w:rsidRPr="00B620DB" w:rsidRDefault="00135AFF" w:rsidP="00776CBC">
            <w:pPr>
              <w:pStyle w:val="12TabHeadBody"/>
            </w:pPr>
            <w:hyperlink r:id="rId290" w:anchor="et001042" w:history="1">
              <w:r w:rsidR="00776CBC" w:rsidRPr="00B620DB">
                <w:rPr>
                  <w:rStyle w:val="Hyperlink"/>
                  <w:color w:val="auto"/>
                  <w:szCs w:val="18"/>
                  <w:u w:val="none"/>
                </w:rPr>
                <w:t>Table</w:t>
              </w:r>
            </w:hyperlink>
            <w:hyperlink r:id="rId291" w:anchor="et001042" w:history="1">
              <w:r w:rsidR="00776CBC" w:rsidRPr="00B620DB">
                <w:rPr>
                  <w:rStyle w:val="Hyperlink"/>
                  <w:color w:val="auto"/>
                  <w:u w:val="none"/>
                </w:rPr>
                <w:t> </w:t>
              </w:r>
            </w:hyperlink>
            <w:hyperlink r:id="rId292" w:anchor="et001042" w:history="1">
              <w:r w:rsidR="00776CBC" w:rsidRPr="00B620DB">
                <w:rPr>
                  <w:rStyle w:val="Hyperlink"/>
                  <w:color w:val="auto"/>
                  <w:szCs w:val="18"/>
                  <w:u w:val="none"/>
                </w:rPr>
                <w:t>5.9.1.1.</w:t>
              </w:r>
            </w:hyperlink>
          </w:p>
        </w:tc>
      </w:tr>
      <w:tr w:rsidR="00776CBC" w:rsidRPr="00B620DB" w14:paraId="5C16DD3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3EF674E"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25ADD6D" w14:textId="77777777" w:rsidR="00776CBC" w:rsidRPr="00B620DB" w:rsidRDefault="00776CBC" w:rsidP="00776CBC">
            <w:pPr>
              <w:pStyle w:val="12TabHeadBody"/>
            </w:pPr>
            <w:r w:rsidRPr="00B620DB">
              <w:rPr>
                <w:rStyle w:val="flts1"/>
              </w:rPr>
              <w:t>C1299-03</w:t>
            </w:r>
          </w:p>
        </w:tc>
        <w:tc>
          <w:tcPr>
            <w:tcW w:w="1641" w:type="pct"/>
            <w:tcBorders>
              <w:top w:val="outset" w:sz="6" w:space="0" w:color="auto"/>
              <w:left w:val="outset" w:sz="6" w:space="0" w:color="auto"/>
              <w:bottom w:val="outset" w:sz="6" w:space="0" w:color="auto"/>
              <w:right w:val="outset" w:sz="6" w:space="0" w:color="auto"/>
            </w:tcBorders>
            <w:hideMark/>
          </w:tcPr>
          <w:p w14:paraId="42ED5A04" w14:textId="77777777" w:rsidR="00776CBC" w:rsidRPr="00B620DB" w:rsidRDefault="00776CBC" w:rsidP="00776CBC">
            <w:pPr>
              <w:pStyle w:val="12TabHeadBody"/>
            </w:pPr>
            <w:bookmarkStart w:id="385" w:name="astmc1299"/>
            <w:bookmarkStart w:id="386" w:name="a66056"/>
            <w:bookmarkEnd w:id="385"/>
            <w:bookmarkEnd w:id="386"/>
            <w:r w:rsidRPr="00B620DB">
              <w:rPr>
                <w:rStyle w:val="flts1"/>
              </w:rPr>
              <w:t>Standard Guide for Use in Selection of Liquid-Applied Sealants</w:t>
            </w:r>
            <w:bookmarkStart w:id="387" w:name="a66058"/>
            <w:bookmarkEnd w:id="387"/>
          </w:p>
        </w:tc>
        <w:tc>
          <w:tcPr>
            <w:tcW w:w="1524" w:type="pct"/>
            <w:tcBorders>
              <w:top w:val="outset" w:sz="6" w:space="0" w:color="auto"/>
              <w:left w:val="outset" w:sz="6" w:space="0" w:color="auto"/>
              <w:bottom w:val="outset" w:sz="6" w:space="0" w:color="auto"/>
              <w:right w:val="outset" w:sz="6" w:space="0" w:color="auto"/>
            </w:tcBorders>
            <w:hideMark/>
          </w:tcPr>
          <w:p w14:paraId="26A326DE" w14:textId="77777777" w:rsidR="00776CBC" w:rsidRPr="00B620DB" w:rsidRDefault="00135AFF" w:rsidP="00776CBC">
            <w:pPr>
              <w:pStyle w:val="12TabHeadBody"/>
            </w:pPr>
            <w:hyperlink r:id="rId293" w:anchor="en001525" w:history="1">
              <w:r w:rsidR="00776CBC" w:rsidRPr="00B620DB">
                <w:rPr>
                  <w:rStyle w:val="Hyperlink"/>
                  <w:color w:val="auto"/>
                  <w:szCs w:val="18"/>
                  <w:u w:val="none"/>
                </w:rPr>
                <w:t>A-9.27.4.2.(1)</w:t>
              </w:r>
            </w:hyperlink>
          </w:p>
        </w:tc>
      </w:tr>
      <w:tr w:rsidR="00776CBC" w:rsidRPr="00B620DB" w14:paraId="2AFFC9B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430E376"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2932254" w14:textId="77777777" w:rsidR="00776CBC" w:rsidRPr="00B620DB" w:rsidRDefault="00776CBC" w:rsidP="00776CBC">
            <w:pPr>
              <w:pStyle w:val="12TabHeadBody"/>
            </w:pPr>
            <w:r w:rsidRPr="00B620DB">
              <w:rPr>
                <w:rStyle w:val="flts1"/>
              </w:rPr>
              <w:t>C1311-14</w:t>
            </w:r>
          </w:p>
        </w:tc>
        <w:tc>
          <w:tcPr>
            <w:tcW w:w="1641" w:type="pct"/>
            <w:tcBorders>
              <w:top w:val="outset" w:sz="6" w:space="0" w:color="auto"/>
              <w:left w:val="outset" w:sz="6" w:space="0" w:color="auto"/>
              <w:bottom w:val="outset" w:sz="6" w:space="0" w:color="auto"/>
              <w:right w:val="outset" w:sz="6" w:space="0" w:color="auto"/>
            </w:tcBorders>
            <w:hideMark/>
          </w:tcPr>
          <w:p w14:paraId="319898C1" w14:textId="77777777" w:rsidR="00776CBC" w:rsidRPr="00B620DB" w:rsidRDefault="00776CBC" w:rsidP="00776CBC">
            <w:pPr>
              <w:pStyle w:val="12TabHeadBody"/>
            </w:pPr>
            <w:bookmarkStart w:id="388" w:name="astmc1311"/>
            <w:bookmarkStart w:id="389" w:name="a66077"/>
            <w:bookmarkEnd w:id="388"/>
            <w:bookmarkEnd w:id="389"/>
            <w:r w:rsidRPr="00B620DB">
              <w:rPr>
                <w:rStyle w:val="flts1"/>
              </w:rPr>
              <w:t>Standard Specification for Solvent Release Sealants</w:t>
            </w:r>
            <w:bookmarkStart w:id="390" w:name="a66079"/>
            <w:bookmarkEnd w:id="390"/>
          </w:p>
        </w:tc>
        <w:tc>
          <w:tcPr>
            <w:tcW w:w="1524" w:type="pct"/>
            <w:tcBorders>
              <w:top w:val="outset" w:sz="6" w:space="0" w:color="auto"/>
              <w:left w:val="outset" w:sz="6" w:space="0" w:color="auto"/>
              <w:bottom w:val="outset" w:sz="6" w:space="0" w:color="auto"/>
              <w:right w:val="outset" w:sz="6" w:space="0" w:color="auto"/>
            </w:tcBorders>
            <w:hideMark/>
          </w:tcPr>
          <w:p w14:paraId="4628EC58" w14:textId="77777777" w:rsidR="00776CBC" w:rsidRPr="00B620DB" w:rsidRDefault="00135AFF" w:rsidP="00776CBC">
            <w:pPr>
              <w:pStyle w:val="12TabHeadBody"/>
            </w:pPr>
            <w:hyperlink r:id="rId294" w:anchor="et001042" w:history="1">
              <w:r w:rsidR="00776CBC" w:rsidRPr="00B620DB">
                <w:rPr>
                  <w:rStyle w:val="Hyperlink"/>
                  <w:color w:val="auto"/>
                  <w:szCs w:val="18"/>
                  <w:u w:val="none"/>
                </w:rPr>
                <w:t>Table</w:t>
              </w:r>
            </w:hyperlink>
            <w:hyperlink r:id="rId295" w:anchor="et001042" w:history="1">
              <w:r w:rsidR="00776CBC" w:rsidRPr="00B620DB">
                <w:rPr>
                  <w:rStyle w:val="Hyperlink"/>
                  <w:color w:val="auto"/>
                  <w:u w:val="none"/>
                </w:rPr>
                <w:t> </w:t>
              </w:r>
            </w:hyperlink>
            <w:hyperlink r:id="rId296" w:anchor="et001042" w:history="1">
              <w:r w:rsidR="00776CBC" w:rsidRPr="00B620DB">
                <w:rPr>
                  <w:rStyle w:val="Hyperlink"/>
                  <w:color w:val="auto"/>
                  <w:szCs w:val="18"/>
                  <w:u w:val="none"/>
                </w:rPr>
                <w:t>5.9.1.1.</w:t>
              </w:r>
            </w:hyperlink>
            <w:r w:rsidR="00776CBC" w:rsidRPr="00B620DB">
              <w:br/>
            </w:r>
            <w:hyperlink r:id="rId297" w:anchor="es003251" w:history="1">
              <w:r w:rsidR="00776CBC" w:rsidRPr="00B620DB">
                <w:rPr>
                  <w:rStyle w:val="Hyperlink"/>
                  <w:color w:val="auto"/>
                  <w:szCs w:val="18"/>
                  <w:u w:val="none"/>
                </w:rPr>
                <w:t>9.27.4.2.(2)</w:t>
              </w:r>
            </w:hyperlink>
          </w:p>
        </w:tc>
      </w:tr>
      <w:tr w:rsidR="00776CBC" w:rsidRPr="00B620DB" w14:paraId="37E1B0C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1E9E126"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46F31B6" w14:textId="77777777" w:rsidR="00776CBC" w:rsidRPr="00B620DB" w:rsidRDefault="00776CBC" w:rsidP="00776CBC">
            <w:pPr>
              <w:pStyle w:val="12TabHeadBody"/>
            </w:pPr>
            <w:r w:rsidRPr="00B620DB">
              <w:rPr>
                <w:rStyle w:val="flts1"/>
              </w:rPr>
              <w:t>C1330-18</w:t>
            </w:r>
          </w:p>
        </w:tc>
        <w:tc>
          <w:tcPr>
            <w:tcW w:w="1641" w:type="pct"/>
            <w:tcBorders>
              <w:top w:val="outset" w:sz="6" w:space="0" w:color="auto"/>
              <w:left w:val="outset" w:sz="6" w:space="0" w:color="auto"/>
              <w:bottom w:val="outset" w:sz="6" w:space="0" w:color="auto"/>
              <w:right w:val="outset" w:sz="6" w:space="0" w:color="auto"/>
            </w:tcBorders>
            <w:hideMark/>
          </w:tcPr>
          <w:p w14:paraId="68D31B2F" w14:textId="77777777" w:rsidR="00776CBC" w:rsidRPr="00B620DB" w:rsidRDefault="00776CBC" w:rsidP="00776CBC">
            <w:pPr>
              <w:pStyle w:val="12TabHeadBody"/>
            </w:pPr>
            <w:bookmarkStart w:id="391" w:name="astmc1330"/>
            <w:bookmarkStart w:id="392" w:name="a66306"/>
            <w:bookmarkEnd w:id="391"/>
            <w:bookmarkEnd w:id="392"/>
            <w:r w:rsidRPr="00B620DB">
              <w:rPr>
                <w:rStyle w:val="flts1"/>
              </w:rPr>
              <w:t>Standard Specification for Cylindrical Sealant Backing for Use with Cold Liquid-Applied Sealants</w:t>
            </w:r>
            <w:bookmarkStart w:id="393" w:name="a66308"/>
            <w:bookmarkEnd w:id="393"/>
          </w:p>
        </w:tc>
        <w:tc>
          <w:tcPr>
            <w:tcW w:w="1524" w:type="pct"/>
            <w:tcBorders>
              <w:top w:val="outset" w:sz="6" w:space="0" w:color="auto"/>
              <w:left w:val="outset" w:sz="6" w:space="0" w:color="auto"/>
              <w:bottom w:val="outset" w:sz="6" w:space="0" w:color="auto"/>
              <w:right w:val="outset" w:sz="6" w:space="0" w:color="auto"/>
            </w:tcBorders>
            <w:hideMark/>
          </w:tcPr>
          <w:p w14:paraId="05C6D4E3" w14:textId="77777777" w:rsidR="00776CBC" w:rsidRPr="00B620DB" w:rsidRDefault="00135AFF" w:rsidP="00776CBC">
            <w:pPr>
              <w:pStyle w:val="12TabHeadBody"/>
            </w:pPr>
            <w:hyperlink r:id="rId298" w:anchor="et001042" w:history="1">
              <w:r w:rsidR="00776CBC" w:rsidRPr="00B620DB">
                <w:rPr>
                  <w:rStyle w:val="Hyperlink"/>
                  <w:color w:val="auto"/>
                  <w:szCs w:val="18"/>
                  <w:u w:val="none"/>
                </w:rPr>
                <w:t>Table</w:t>
              </w:r>
            </w:hyperlink>
            <w:hyperlink r:id="rId299" w:anchor="et001042" w:history="1">
              <w:r w:rsidR="00776CBC" w:rsidRPr="00B620DB">
                <w:rPr>
                  <w:rStyle w:val="Hyperlink"/>
                  <w:color w:val="auto"/>
                  <w:u w:val="none"/>
                </w:rPr>
                <w:t> </w:t>
              </w:r>
            </w:hyperlink>
            <w:hyperlink r:id="rId300" w:anchor="et001042" w:history="1">
              <w:r w:rsidR="00776CBC" w:rsidRPr="00B620DB">
                <w:rPr>
                  <w:rStyle w:val="Hyperlink"/>
                  <w:color w:val="auto"/>
                  <w:szCs w:val="18"/>
                  <w:u w:val="none"/>
                </w:rPr>
                <w:t>5.9.1.1.</w:t>
              </w:r>
            </w:hyperlink>
            <w:r w:rsidR="00776CBC" w:rsidRPr="00B620DB">
              <w:br/>
            </w:r>
            <w:hyperlink r:id="rId301" w:anchor="es016007" w:history="1">
              <w:r w:rsidR="00776CBC" w:rsidRPr="00B620DB">
                <w:rPr>
                  <w:rStyle w:val="Hyperlink"/>
                  <w:color w:val="auto"/>
                  <w:szCs w:val="18"/>
                  <w:u w:val="none"/>
                </w:rPr>
                <w:t>9.27.4.2.(3)</w:t>
              </w:r>
            </w:hyperlink>
          </w:p>
        </w:tc>
      </w:tr>
      <w:tr w:rsidR="00776CBC" w:rsidRPr="00B620DB" w14:paraId="2AA4FE0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47917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CA56864" w14:textId="77777777" w:rsidR="00776CBC" w:rsidRPr="00B620DB" w:rsidRDefault="00776CBC" w:rsidP="00776CBC">
            <w:pPr>
              <w:pStyle w:val="12TabHeadBody"/>
            </w:pPr>
            <w:r w:rsidRPr="00B620DB">
              <w:rPr>
                <w:rStyle w:val="flts1"/>
              </w:rPr>
              <w:t>C1363-11</w:t>
            </w:r>
          </w:p>
        </w:tc>
        <w:tc>
          <w:tcPr>
            <w:tcW w:w="1641" w:type="pct"/>
            <w:tcBorders>
              <w:top w:val="outset" w:sz="6" w:space="0" w:color="auto"/>
              <w:left w:val="outset" w:sz="6" w:space="0" w:color="auto"/>
              <w:bottom w:val="outset" w:sz="6" w:space="0" w:color="auto"/>
              <w:right w:val="outset" w:sz="6" w:space="0" w:color="auto"/>
            </w:tcBorders>
            <w:hideMark/>
          </w:tcPr>
          <w:p w14:paraId="10A28119" w14:textId="77777777" w:rsidR="00776CBC" w:rsidRPr="00B620DB" w:rsidRDefault="00776CBC" w:rsidP="00776CBC">
            <w:pPr>
              <w:pStyle w:val="12TabHeadBody"/>
            </w:pPr>
            <w:bookmarkStart w:id="394" w:name="astmc1363"/>
            <w:bookmarkStart w:id="395" w:name="a66329"/>
            <w:bookmarkEnd w:id="394"/>
            <w:bookmarkEnd w:id="395"/>
            <w:r w:rsidRPr="00B620DB">
              <w:rPr>
                <w:rStyle w:val="flts1"/>
              </w:rPr>
              <w:t>Standard Test Method for Thermal Performance of Building Materials and Envelope Assemblies by Means of a Hot Box Apparatus</w:t>
            </w:r>
            <w:bookmarkStart w:id="396" w:name="a66331"/>
            <w:bookmarkEnd w:id="396"/>
          </w:p>
        </w:tc>
        <w:tc>
          <w:tcPr>
            <w:tcW w:w="1524" w:type="pct"/>
            <w:tcBorders>
              <w:top w:val="outset" w:sz="6" w:space="0" w:color="auto"/>
              <w:left w:val="outset" w:sz="6" w:space="0" w:color="auto"/>
              <w:bottom w:val="outset" w:sz="6" w:space="0" w:color="auto"/>
              <w:right w:val="outset" w:sz="6" w:space="0" w:color="auto"/>
            </w:tcBorders>
            <w:hideMark/>
          </w:tcPr>
          <w:p w14:paraId="453F5B79" w14:textId="77777777" w:rsidR="00776CBC" w:rsidRPr="00B620DB" w:rsidRDefault="00135AFF" w:rsidP="00776CBC">
            <w:pPr>
              <w:pStyle w:val="12TabHeadBody"/>
            </w:pPr>
            <w:hyperlink r:id="rId302" w:anchor="en000935" w:history="1">
              <w:r w:rsidR="00776CBC" w:rsidRPr="00B620DB">
                <w:rPr>
                  <w:rStyle w:val="Hyperlink"/>
                  <w:color w:val="auto"/>
                  <w:szCs w:val="18"/>
                  <w:u w:val="none"/>
                </w:rPr>
                <w:t>A-5.9.4.1.(1)</w:t>
              </w:r>
            </w:hyperlink>
            <w:r w:rsidR="00776CBC" w:rsidRPr="00B620DB">
              <w:br/>
            </w:r>
            <w:hyperlink r:id="rId303" w:anchor="es006875" w:history="1">
              <w:r w:rsidR="00776CBC" w:rsidRPr="00B620DB">
                <w:rPr>
                  <w:rStyle w:val="Hyperlink"/>
                  <w:color w:val="auto"/>
                  <w:szCs w:val="18"/>
                  <w:u w:val="none"/>
                </w:rPr>
                <w:t>9.36.2.2.(4)</w:t>
              </w:r>
            </w:hyperlink>
          </w:p>
        </w:tc>
      </w:tr>
      <w:tr w:rsidR="00776CBC" w:rsidRPr="00B620DB" w14:paraId="1ADA158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6B35BC5"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9D451A1" w14:textId="77777777" w:rsidR="00776CBC" w:rsidRPr="00B620DB" w:rsidRDefault="00776CBC" w:rsidP="00776CBC">
            <w:pPr>
              <w:pStyle w:val="12TabHeadBody"/>
            </w:pPr>
            <w:r w:rsidRPr="00B620DB">
              <w:rPr>
                <w:rStyle w:val="flts1"/>
              </w:rPr>
              <w:t>C1396/C1396M-17</w:t>
            </w:r>
          </w:p>
        </w:tc>
        <w:tc>
          <w:tcPr>
            <w:tcW w:w="1641" w:type="pct"/>
            <w:tcBorders>
              <w:top w:val="outset" w:sz="6" w:space="0" w:color="auto"/>
              <w:left w:val="outset" w:sz="6" w:space="0" w:color="auto"/>
              <w:bottom w:val="outset" w:sz="6" w:space="0" w:color="auto"/>
              <w:right w:val="outset" w:sz="6" w:space="0" w:color="auto"/>
            </w:tcBorders>
            <w:hideMark/>
          </w:tcPr>
          <w:p w14:paraId="614C8F1D" w14:textId="77777777" w:rsidR="00776CBC" w:rsidRPr="00B620DB" w:rsidRDefault="00776CBC" w:rsidP="00776CBC">
            <w:pPr>
              <w:pStyle w:val="12TabHeadBody"/>
            </w:pPr>
            <w:bookmarkStart w:id="397" w:name="astmc1396m"/>
            <w:bookmarkStart w:id="398" w:name="a66352"/>
            <w:bookmarkEnd w:id="397"/>
            <w:bookmarkEnd w:id="398"/>
            <w:r w:rsidRPr="00B620DB">
              <w:rPr>
                <w:rStyle w:val="flts1"/>
              </w:rPr>
              <w:t>Standard Specification for Gypsum Board</w:t>
            </w:r>
            <w:bookmarkStart w:id="399" w:name="a66354"/>
            <w:bookmarkEnd w:id="399"/>
          </w:p>
        </w:tc>
        <w:tc>
          <w:tcPr>
            <w:tcW w:w="1524" w:type="pct"/>
            <w:tcBorders>
              <w:top w:val="outset" w:sz="6" w:space="0" w:color="auto"/>
              <w:left w:val="outset" w:sz="6" w:space="0" w:color="auto"/>
              <w:bottom w:val="outset" w:sz="6" w:space="0" w:color="auto"/>
              <w:right w:val="outset" w:sz="6" w:space="0" w:color="auto"/>
            </w:tcBorders>
            <w:hideMark/>
          </w:tcPr>
          <w:p w14:paraId="511B2EAA" w14:textId="77777777" w:rsidR="00776CBC" w:rsidRPr="00B620DB" w:rsidRDefault="00135AFF" w:rsidP="00776CBC">
            <w:pPr>
              <w:pStyle w:val="12TabHeadBody"/>
            </w:pPr>
            <w:hyperlink r:id="rId304" w:anchor="es000213" w:history="1">
              <w:r w:rsidR="00776CBC" w:rsidRPr="00B620DB">
                <w:rPr>
                  <w:rStyle w:val="Hyperlink"/>
                  <w:color w:val="auto"/>
                  <w:szCs w:val="18"/>
                  <w:u w:val="none"/>
                </w:rPr>
                <w:t>3.1.5.14.(6)</w:t>
              </w:r>
            </w:hyperlink>
            <w:r w:rsidR="00776CBC" w:rsidRPr="00B620DB">
              <w:br/>
            </w:r>
            <w:hyperlink r:id="rId305" w:anchor="es005932" w:history="1">
              <w:r w:rsidR="00776CBC" w:rsidRPr="00B620DB">
                <w:rPr>
                  <w:rStyle w:val="Hyperlink"/>
                  <w:color w:val="auto"/>
                  <w:szCs w:val="18"/>
                  <w:u w:val="none"/>
                </w:rPr>
                <w:t>3.1.5.15.(4)</w:t>
              </w:r>
            </w:hyperlink>
            <w:r w:rsidR="00776CBC" w:rsidRPr="00B620DB">
              <w:br/>
            </w:r>
            <w:hyperlink r:id="rId306" w:anchor="es008936" w:history="1">
              <w:r w:rsidR="00776CBC" w:rsidRPr="00B620DB">
                <w:rPr>
                  <w:rStyle w:val="Hyperlink"/>
                  <w:color w:val="auto"/>
                  <w:szCs w:val="18"/>
                  <w:u w:val="none"/>
                </w:rPr>
                <w:t>3.1.6.6.(2)</w:t>
              </w:r>
            </w:hyperlink>
            <w:r w:rsidR="00776CBC" w:rsidRPr="00B620DB">
              <w:br/>
            </w:r>
            <w:hyperlink r:id="rId307" w:anchor="es013869" w:history="1">
              <w:r w:rsidR="00776CBC" w:rsidRPr="00B620DB">
                <w:rPr>
                  <w:rStyle w:val="Hyperlink"/>
                  <w:color w:val="auto"/>
                  <w:szCs w:val="18"/>
                  <w:u w:val="none"/>
                </w:rPr>
                <w:t>3.1.6.15.(1)</w:t>
              </w:r>
            </w:hyperlink>
            <w:r w:rsidR="00776CBC" w:rsidRPr="00B620DB">
              <w:br/>
            </w:r>
            <w:hyperlink r:id="rId308" w:anchor="et001042" w:history="1">
              <w:r w:rsidR="00776CBC" w:rsidRPr="00B620DB">
                <w:rPr>
                  <w:rStyle w:val="Hyperlink"/>
                  <w:color w:val="auto"/>
                  <w:szCs w:val="18"/>
                  <w:u w:val="none"/>
                </w:rPr>
                <w:t>Table</w:t>
              </w:r>
            </w:hyperlink>
            <w:hyperlink r:id="rId309" w:anchor="et001042" w:history="1">
              <w:r w:rsidR="00776CBC" w:rsidRPr="00B620DB">
                <w:rPr>
                  <w:rStyle w:val="Hyperlink"/>
                  <w:color w:val="auto"/>
                  <w:u w:val="none"/>
                </w:rPr>
                <w:t> </w:t>
              </w:r>
            </w:hyperlink>
            <w:hyperlink r:id="rId310" w:anchor="et001042" w:history="1">
              <w:r w:rsidR="00776CBC" w:rsidRPr="00B620DB">
                <w:rPr>
                  <w:rStyle w:val="Hyperlink"/>
                  <w:color w:val="auto"/>
                  <w:szCs w:val="18"/>
                  <w:u w:val="none"/>
                </w:rPr>
                <w:t>5.9.1.1.</w:t>
              </w:r>
            </w:hyperlink>
            <w:r w:rsidR="00776CBC" w:rsidRPr="00B620DB">
              <w:br/>
            </w:r>
            <w:hyperlink r:id="rId311" w:anchor="et001065" w:history="1">
              <w:r w:rsidR="00776CBC" w:rsidRPr="00B620DB">
                <w:rPr>
                  <w:rStyle w:val="Hyperlink"/>
                  <w:color w:val="auto"/>
                  <w:szCs w:val="18"/>
                  <w:u w:val="none"/>
                </w:rPr>
                <w:t>Table</w:t>
              </w:r>
            </w:hyperlink>
            <w:hyperlink r:id="rId312" w:anchor="et001065" w:history="1">
              <w:r w:rsidR="00776CBC" w:rsidRPr="00B620DB">
                <w:rPr>
                  <w:rStyle w:val="Hyperlink"/>
                  <w:color w:val="auto"/>
                  <w:u w:val="none"/>
                </w:rPr>
                <w:t> </w:t>
              </w:r>
            </w:hyperlink>
            <w:hyperlink r:id="rId313" w:anchor="et001065" w:history="1">
              <w:r w:rsidR="00776CBC" w:rsidRPr="00B620DB">
                <w:rPr>
                  <w:rStyle w:val="Hyperlink"/>
                  <w:color w:val="auto"/>
                  <w:szCs w:val="18"/>
                  <w:u w:val="none"/>
                </w:rPr>
                <w:t>9.23.17.2.-A</w:t>
              </w:r>
            </w:hyperlink>
            <w:r w:rsidR="00776CBC" w:rsidRPr="00B620DB">
              <w:br/>
            </w:r>
            <w:hyperlink r:id="rId314" w:anchor="es008496" w:history="1">
              <w:r w:rsidR="00776CBC" w:rsidRPr="00B620DB">
                <w:rPr>
                  <w:rStyle w:val="Hyperlink"/>
                  <w:color w:val="auto"/>
                  <w:szCs w:val="18"/>
                  <w:u w:val="none"/>
                </w:rPr>
                <w:t>9.29.5.2.(1)</w:t>
              </w:r>
            </w:hyperlink>
            <w:r w:rsidR="00776CBC" w:rsidRPr="00B620DB">
              <w:br/>
            </w:r>
            <w:hyperlink r:id="rId315" w:anchor="et001067" w:history="1">
              <w:r w:rsidR="00776CBC" w:rsidRPr="00B620DB">
                <w:rPr>
                  <w:rStyle w:val="Hyperlink"/>
                  <w:color w:val="auto"/>
                  <w:szCs w:val="18"/>
                  <w:u w:val="none"/>
                </w:rPr>
                <w:t>Table</w:t>
              </w:r>
            </w:hyperlink>
            <w:hyperlink r:id="rId316" w:anchor="et001067" w:history="1">
              <w:r w:rsidR="00776CBC" w:rsidRPr="00B620DB">
                <w:rPr>
                  <w:rStyle w:val="Hyperlink"/>
                  <w:color w:val="auto"/>
                  <w:u w:val="none"/>
                </w:rPr>
                <w:t> </w:t>
              </w:r>
            </w:hyperlink>
            <w:hyperlink r:id="rId317" w:anchor="et001067" w:history="1">
              <w:r w:rsidR="00776CBC" w:rsidRPr="00B620DB">
                <w:rPr>
                  <w:rStyle w:val="Hyperlink"/>
                  <w:color w:val="auto"/>
                  <w:szCs w:val="18"/>
                  <w:u w:val="none"/>
                </w:rPr>
                <w:t>9.29.5.3.</w:t>
              </w:r>
            </w:hyperlink>
          </w:p>
        </w:tc>
      </w:tr>
      <w:tr w:rsidR="00776CBC" w:rsidRPr="00B620DB" w14:paraId="2EC4C1C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B780FB1"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7FECF9F" w14:textId="77777777" w:rsidR="00776CBC" w:rsidRPr="00B620DB" w:rsidRDefault="00776CBC" w:rsidP="00776CBC">
            <w:pPr>
              <w:pStyle w:val="12TabHeadBody"/>
            </w:pPr>
            <w:r w:rsidRPr="00B620DB">
              <w:rPr>
                <w:rStyle w:val="flts1"/>
              </w:rPr>
              <w:t>C1472-16</w:t>
            </w:r>
          </w:p>
        </w:tc>
        <w:tc>
          <w:tcPr>
            <w:tcW w:w="1641" w:type="pct"/>
            <w:tcBorders>
              <w:top w:val="outset" w:sz="6" w:space="0" w:color="auto"/>
              <w:left w:val="outset" w:sz="6" w:space="0" w:color="auto"/>
              <w:bottom w:val="outset" w:sz="6" w:space="0" w:color="auto"/>
              <w:right w:val="outset" w:sz="6" w:space="0" w:color="auto"/>
            </w:tcBorders>
            <w:hideMark/>
          </w:tcPr>
          <w:p w14:paraId="556FC3D4" w14:textId="77777777" w:rsidR="00776CBC" w:rsidRPr="00B620DB" w:rsidRDefault="00776CBC" w:rsidP="00776CBC">
            <w:pPr>
              <w:pStyle w:val="12TabHeadBody"/>
            </w:pPr>
            <w:bookmarkStart w:id="400" w:name="astmc1472"/>
            <w:bookmarkStart w:id="401" w:name="a66593"/>
            <w:bookmarkEnd w:id="400"/>
            <w:bookmarkEnd w:id="401"/>
            <w:r w:rsidRPr="00B620DB">
              <w:rPr>
                <w:rStyle w:val="flts1"/>
              </w:rPr>
              <w:t>Standard Guide for Calculating Movement and Other Effects When Establishing Sealant Joint Width</w:t>
            </w:r>
            <w:bookmarkStart w:id="402" w:name="a66595"/>
            <w:bookmarkEnd w:id="402"/>
          </w:p>
        </w:tc>
        <w:tc>
          <w:tcPr>
            <w:tcW w:w="1524" w:type="pct"/>
            <w:tcBorders>
              <w:top w:val="outset" w:sz="6" w:space="0" w:color="auto"/>
              <w:left w:val="outset" w:sz="6" w:space="0" w:color="auto"/>
              <w:bottom w:val="outset" w:sz="6" w:space="0" w:color="auto"/>
              <w:right w:val="outset" w:sz="6" w:space="0" w:color="auto"/>
            </w:tcBorders>
            <w:hideMark/>
          </w:tcPr>
          <w:p w14:paraId="3BB87747" w14:textId="77777777" w:rsidR="00776CBC" w:rsidRPr="00B620DB" w:rsidRDefault="00135AFF" w:rsidP="00776CBC">
            <w:pPr>
              <w:pStyle w:val="12TabHeadBody"/>
            </w:pPr>
            <w:hyperlink r:id="rId318" w:anchor="en001585" w:history="1">
              <w:r w:rsidR="00776CBC" w:rsidRPr="00B620DB">
                <w:rPr>
                  <w:rStyle w:val="Hyperlink"/>
                  <w:color w:val="auto"/>
                  <w:szCs w:val="18"/>
                  <w:u w:val="none"/>
                </w:rPr>
                <w:t>A-Table 5.9.1.1.</w:t>
              </w:r>
            </w:hyperlink>
            <w:r w:rsidR="00776CBC" w:rsidRPr="00B620DB">
              <w:br/>
            </w:r>
            <w:hyperlink r:id="rId319" w:anchor="en001525" w:history="1">
              <w:r w:rsidR="00776CBC" w:rsidRPr="00B620DB">
                <w:rPr>
                  <w:rStyle w:val="Hyperlink"/>
                  <w:color w:val="auto"/>
                  <w:szCs w:val="18"/>
                  <w:u w:val="none"/>
                </w:rPr>
                <w:t>A-9.27.4.2.(1)</w:t>
              </w:r>
            </w:hyperlink>
          </w:p>
        </w:tc>
      </w:tr>
      <w:tr w:rsidR="00776CBC" w:rsidRPr="00B620DB" w14:paraId="41E9BD9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4AA0B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30594BB" w14:textId="77777777" w:rsidR="00776CBC" w:rsidRPr="00B620DB" w:rsidRDefault="00776CBC" w:rsidP="00776CBC">
            <w:pPr>
              <w:pStyle w:val="12TabHeadBody"/>
            </w:pPr>
            <w:r w:rsidRPr="00B620DB">
              <w:rPr>
                <w:rStyle w:val="flts1"/>
              </w:rPr>
              <w:t>C1658/C1658M-18</w:t>
            </w:r>
          </w:p>
        </w:tc>
        <w:tc>
          <w:tcPr>
            <w:tcW w:w="1641" w:type="pct"/>
            <w:tcBorders>
              <w:top w:val="outset" w:sz="6" w:space="0" w:color="auto"/>
              <w:left w:val="outset" w:sz="6" w:space="0" w:color="auto"/>
              <w:bottom w:val="outset" w:sz="6" w:space="0" w:color="auto"/>
              <w:right w:val="outset" w:sz="6" w:space="0" w:color="auto"/>
            </w:tcBorders>
            <w:hideMark/>
          </w:tcPr>
          <w:p w14:paraId="48279F80" w14:textId="77777777" w:rsidR="00776CBC" w:rsidRPr="00B620DB" w:rsidRDefault="00776CBC" w:rsidP="00776CBC">
            <w:pPr>
              <w:pStyle w:val="12TabHeadBody"/>
            </w:pPr>
            <w:bookmarkStart w:id="403" w:name="astmc1658m"/>
            <w:bookmarkStart w:id="404" w:name="a66822"/>
            <w:bookmarkEnd w:id="403"/>
            <w:bookmarkEnd w:id="404"/>
            <w:r w:rsidRPr="00B620DB">
              <w:rPr>
                <w:rStyle w:val="flts1"/>
              </w:rPr>
              <w:t>Standard Specification for Glass Mat Gypsum Panels</w:t>
            </w:r>
            <w:bookmarkStart w:id="405" w:name="a66824"/>
            <w:bookmarkEnd w:id="405"/>
          </w:p>
        </w:tc>
        <w:tc>
          <w:tcPr>
            <w:tcW w:w="1524" w:type="pct"/>
            <w:tcBorders>
              <w:top w:val="outset" w:sz="6" w:space="0" w:color="auto"/>
              <w:left w:val="outset" w:sz="6" w:space="0" w:color="auto"/>
              <w:bottom w:val="outset" w:sz="6" w:space="0" w:color="auto"/>
              <w:right w:val="outset" w:sz="6" w:space="0" w:color="auto"/>
            </w:tcBorders>
            <w:hideMark/>
          </w:tcPr>
          <w:p w14:paraId="331EDBF9" w14:textId="77777777" w:rsidR="00776CBC" w:rsidRPr="00B620DB" w:rsidRDefault="00135AFF" w:rsidP="00776CBC">
            <w:pPr>
              <w:pStyle w:val="12TabHeadBody"/>
            </w:pPr>
            <w:hyperlink r:id="rId320" w:anchor="es000213" w:history="1">
              <w:r w:rsidR="00776CBC" w:rsidRPr="00B620DB">
                <w:rPr>
                  <w:rStyle w:val="Hyperlink"/>
                  <w:color w:val="auto"/>
                  <w:szCs w:val="18"/>
                  <w:u w:val="none"/>
                </w:rPr>
                <w:t>3.1.5.14.(6)</w:t>
              </w:r>
            </w:hyperlink>
            <w:r w:rsidR="00776CBC" w:rsidRPr="00B620DB">
              <w:br/>
            </w:r>
            <w:hyperlink r:id="rId321" w:anchor="et001042" w:history="1">
              <w:r w:rsidR="00776CBC" w:rsidRPr="00B620DB">
                <w:rPr>
                  <w:rStyle w:val="Hyperlink"/>
                  <w:color w:val="auto"/>
                  <w:szCs w:val="18"/>
                  <w:u w:val="none"/>
                </w:rPr>
                <w:t>Table</w:t>
              </w:r>
            </w:hyperlink>
            <w:hyperlink r:id="rId322" w:anchor="et001042" w:history="1">
              <w:r w:rsidR="00776CBC" w:rsidRPr="00B620DB">
                <w:rPr>
                  <w:rStyle w:val="Hyperlink"/>
                  <w:color w:val="auto"/>
                  <w:u w:val="none"/>
                </w:rPr>
                <w:t> </w:t>
              </w:r>
            </w:hyperlink>
            <w:hyperlink r:id="rId323" w:anchor="et001042" w:history="1">
              <w:r w:rsidR="00776CBC" w:rsidRPr="00B620DB">
                <w:rPr>
                  <w:rStyle w:val="Hyperlink"/>
                  <w:color w:val="auto"/>
                  <w:szCs w:val="18"/>
                  <w:u w:val="none"/>
                </w:rPr>
                <w:t>5.9.1.1.</w:t>
              </w:r>
            </w:hyperlink>
          </w:p>
        </w:tc>
      </w:tr>
      <w:tr w:rsidR="00776CBC" w:rsidRPr="00B620DB" w14:paraId="634015E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F1A42E9"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D85B950" w14:textId="77777777" w:rsidR="00776CBC" w:rsidRPr="00B620DB" w:rsidRDefault="00776CBC" w:rsidP="00776CBC">
            <w:pPr>
              <w:pStyle w:val="12TabHeadBody"/>
            </w:pPr>
            <w:r w:rsidRPr="00B620DB">
              <w:rPr>
                <w:rStyle w:val="flts1"/>
              </w:rPr>
              <w:t>D323-15a</w:t>
            </w:r>
          </w:p>
        </w:tc>
        <w:tc>
          <w:tcPr>
            <w:tcW w:w="1641" w:type="pct"/>
            <w:tcBorders>
              <w:top w:val="outset" w:sz="6" w:space="0" w:color="auto"/>
              <w:left w:val="outset" w:sz="6" w:space="0" w:color="auto"/>
              <w:bottom w:val="outset" w:sz="6" w:space="0" w:color="auto"/>
              <w:right w:val="outset" w:sz="6" w:space="0" w:color="auto"/>
            </w:tcBorders>
            <w:hideMark/>
          </w:tcPr>
          <w:p w14:paraId="3E2315A5" w14:textId="77777777" w:rsidR="00776CBC" w:rsidRPr="00B620DB" w:rsidRDefault="00776CBC" w:rsidP="00776CBC">
            <w:pPr>
              <w:pStyle w:val="12TabHeadBody"/>
            </w:pPr>
            <w:bookmarkStart w:id="406" w:name="astmd323"/>
            <w:bookmarkStart w:id="407" w:name="a66845"/>
            <w:bookmarkEnd w:id="406"/>
            <w:bookmarkEnd w:id="407"/>
            <w:r w:rsidRPr="00B620DB">
              <w:rPr>
                <w:rStyle w:val="flts1"/>
              </w:rPr>
              <w:t>Standard Test Method for Vapor Pressure of Petroleum Products (Reid Method)</w:t>
            </w:r>
            <w:bookmarkStart w:id="408" w:name="a66847"/>
            <w:bookmarkEnd w:id="408"/>
          </w:p>
        </w:tc>
        <w:tc>
          <w:tcPr>
            <w:tcW w:w="1524" w:type="pct"/>
            <w:tcBorders>
              <w:top w:val="outset" w:sz="6" w:space="0" w:color="auto"/>
              <w:left w:val="outset" w:sz="6" w:space="0" w:color="auto"/>
              <w:bottom w:val="outset" w:sz="6" w:space="0" w:color="auto"/>
              <w:right w:val="outset" w:sz="6" w:space="0" w:color="auto"/>
            </w:tcBorders>
            <w:hideMark/>
          </w:tcPr>
          <w:p w14:paraId="63021DDA" w14:textId="77777777" w:rsidR="00776CBC" w:rsidRPr="00B620DB" w:rsidRDefault="00135AFF" w:rsidP="00776CBC">
            <w:pPr>
              <w:pStyle w:val="12TabHeadBody"/>
            </w:pPr>
            <w:hyperlink r:id="rId324" w:anchor="es007694" w:history="1">
              <w:r w:rsidR="00776CBC" w:rsidRPr="00B620DB">
                <w:rPr>
                  <w:rStyle w:val="Hyperlink"/>
                  <w:color w:val="auto"/>
                  <w:szCs w:val="18"/>
                  <w:u w:val="none"/>
                </w:rPr>
                <w:t>1.4.1.2.(1)</w:t>
              </w:r>
            </w:hyperlink>
            <w:bookmarkStart w:id="409" w:name="et001030-3"/>
            <w:bookmarkStart w:id="410" w:name="a66851"/>
            <w:bookmarkEnd w:id="409"/>
            <w:bookmarkEnd w:id="410"/>
            <w:r w:rsidR="00776CBC" w:rsidRPr="00B620DB">
              <w:rPr>
                <w:sz w:val="12"/>
                <w:szCs w:val="12"/>
                <w:vertAlign w:val="superscript"/>
              </w:rPr>
              <w:t>(4)</w:t>
            </w:r>
            <w:bookmarkStart w:id="411" w:name="a66855"/>
            <w:bookmarkEnd w:id="411"/>
          </w:p>
        </w:tc>
      </w:tr>
      <w:tr w:rsidR="00776CBC" w:rsidRPr="00B620DB" w14:paraId="4F09E06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C95135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E14A575" w14:textId="77777777" w:rsidR="00776CBC" w:rsidRPr="00B620DB" w:rsidRDefault="00776CBC" w:rsidP="00776CBC">
            <w:pPr>
              <w:pStyle w:val="12TabHeadBody"/>
            </w:pPr>
            <w:r w:rsidRPr="00B620DB">
              <w:rPr>
                <w:rStyle w:val="flts1"/>
              </w:rPr>
              <w:t>D1037-12</w:t>
            </w:r>
          </w:p>
        </w:tc>
        <w:tc>
          <w:tcPr>
            <w:tcW w:w="1641" w:type="pct"/>
            <w:tcBorders>
              <w:top w:val="outset" w:sz="6" w:space="0" w:color="auto"/>
              <w:left w:val="outset" w:sz="6" w:space="0" w:color="auto"/>
              <w:bottom w:val="outset" w:sz="6" w:space="0" w:color="auto"/>
              <w:right w:val="outset" w:sz="6" w:space="0" w:color="auto"/>
            </w:tcBorders>
            <w:hideMark/>
          </w:tcPr>
          <w:p w14:paraId="291C6F11" w14:textId="77777777" w:rsidR="00776CBC" w:rsidRPr="00B620DB" w:rsidRDefault="00776CBC" w:rsidP="00776CBC">
            <w:pPr>
              <w:pStyle w:val="12TabHeadBody"/>
            </w:pPr>
            <w:bookmarkStart w:id="412" w:name="astmd1037"/>
            <w:bookmarkStart w:id="413" w:name="a67077"/>
            <w:bookmarkEnd w:id="412"/>
            <w:bookmarkEnd w:id="413"/>
            <w:r w:rsidRPr="00B620DB">
              <w:rPr>
                <w:rStyle w:val="flts1"/>
              </w:rPr>
              <w:t>Standard Test Methods for Evaluating Properties of Wood-Base Fiber and Particle Panel Materials</w:t>
            </w:r>
            <w:bookmarkStart w:id="414" w:name="a67079"/>
            <w:bookmarkEnd w:id="414"/>
          </w:p>
        </w:tc>
        <w:tc>
          <w:tcPr>
            <w:tcW w:w="1524" w:type="pct"/>
            <w:tcBorders>
              <w:top w:val="outset" w:sz="6" w:space="0" w:color="auto"/>
              <w:left w:val="outset" w:sz="6" w:space="0" w:color="auto"/>
              <w:bottom w:val="outset" w:sz="6" w:space="0" w:color="auto"/>
              <w:right w:val="outset" w:sz="6" w:space="0" w:color="auto"/>
            </w:tcBorders>
            <w:hideMark/>
          </w:tcPr>
          <w:p w14:paraId="42DDB8DD" w14:textId="77777777" w:rsidR="00776CBC" w:rsidRPr="00B620DB" w:rsidRDefault="00135AFF" w:rsidP="00776CBC">
            <w:pPr>
              <w:pStyle w:val="12TabHeadBody"/>
            </w:pPr>
            <w:hyperlink r:id="rId325" w:anchor="en000330" w:history="1">
              <w:r w:rsidR="00776CBC" w:rsidRPr="00B620DB">
                <w:rPr>
                  <w:rStyle w:val="Hyperlink"/>
                  <w:color w:val="auto"/>
                  <w:szCs w:val="18"/>
                  <w:u w:val="none"/>
                </w:rPr>
                <w:t>A-9.23.15.2.(4)</w:t>
              </w:r>
            </w:hyperlink>
          </w:p>
        </w:tc>
      </w:tr>
      <w:tr w:rsidR="00776CBC" w:rsidRPr="00B620DB" w14:paraId="32B7D95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8F1F13C"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4C05847" w14:textId="77777777" w:rsidR="00776CBC" w:rsidRPr="00B620DB" w:rsidRDefault="00776CBC" w:rsidP="00776CBC">
            <w:pPr>
              <w:pStyle w:val="12TabHeadBody"/>
            </w:pPr>
            <w:r w:rsidRPr="00B620DB">
              <w:rPr>
                <w:rStyle w:val="flts1"/>
              </w:rPr>
              <w:t>D1143/D1143M-07</w:t>
            </w:r>
          </w:p>
        </w:tc>
        <w:tc>
          <w:tcPr>
            <w:tcW w:w="1641" w:type="pct"/>
            <w:tcBorders>
              <w:top w:val="outset" w:sz="6" w:space="0" w:color="auto"/>
              <w:left w:val="outset" w:sz="6" w:space="0" w:color="auto"/>
              <w:bottom w:val="outset" w:sz="6" w:space="0" w:color="auto"/>
              <w:right w:val="outset" w:sz="6" w:space="0" w:color="auto"/>
            </w:tcBorders>
            <w:hideMark/>
          </w:tcPr>
          <w:p w14:paraId="62074839" w14:textId="77777777" w:rsidR="00776CBC" w:rsidRPr="00B620DB" w:rsidRDefault="00776CBC" w:rsidP="00776CBC">
            <w:pPr>
              <w:pStyle w:val="12TabHeadBody"/>
            </w:pPr>
            <w:bookmarkStart w:id="415" w:name="astmd1143m"/>
            <w:bookmarkStart w:id="416" w:name="a67098"/>
            <w:bookmarkEnd w:id="415"/>
            <w:bookmarkEnd w:id="416"/>
            <w:r w:rsidRPr="00B620DB">
              <w:rPr>
                <w:rStyle w:val="flts1"/>
              </w:rPr>
              <w:t>Standard Test Methods for Deep Foundations Under Static Axial Compressive Load</w:t>
            </w:r>
            <w:bookmarkStart w:id="417" w:name="a67100"/>
            <w:bookmarkEnd w:id="417"/>
          </w:p>
        </w:tc>
        <w:tc>
          <w:tcPr>
            <w:tcW w:w="1524" w:type="pct"/>
            <w:tcBorders>
              <w:top w:val="outset" w:sz="6" w:space="0" w:color="auto"/>
              <w:left w:val="outset" w:sz="6" w:space="0" w:color="auto"/>
              <w:bottom w:val="outset" w:sz="6" w:space="0" w:color="auto"/>
              <w:right w:val="outset" w:sz="6" w:space="0" w:color="auto"/>
            </w:tcBorders>
            <w:hideMark/>
          </w:tcPr>
          <w:p w14:paraId="4C6AA7E5" w14:textId="77777777" w:rsidR="00776CBC" w:rsidRPr="00B620DB" w:rsidRDefault="00135AFF" w:rsidP="00776CBC">
            <w:pPr>
              <w:pStyle w:val="12TabHeadBody"/>
            </w:pPr>
            <w:hyperlink r:id="rId326" w:anchor="en000210" w:history="1">
              <w:r w:rsidR="00776CBC" w:rsidRPr="00B620DB">
                <w:rPr>
                  <w:rStyle w:val="Hyperlink"/>
                  <w:color w:val="auto"/>
                  <w:szCs w:val="18"/>
                  <w:u w:val="none"/>
                </w:rPr>
                <w:t>A-4.2.7.2.(2)</w:t>
              </w:r>
            </w:hyperlink>
          </w:p>
        </w:tc>
      </w:tr>
      <w:tr w:rsidR="00776CBC" w:rsidRPr="00B620DB" w14:paraId="45BE7A4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193CE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D41B459" w14:textId="77777777" w:rsidR="00776CBC" w:rsidRPr="00B620DB" w:rsidRDefault="00776CBC" w:rsidP="00776CBC">
            <w:pPr>
              <w:pStyle w:val="12TabHeadBody"/>
            </w:pPr>
            <w:r w:rsidRPr="00B620DB">
              <w:rPr>
                <w:rStyle w:val="flts1"/>
              </w:rPr>
              <w:t>D1227/D1227M-13</w:t>
            </w:r>
          </w:p>
        </w:tc>
        <w:tc>
          <w:tcPr>
            <w:tcW w:w="1641" w:type="pct"/>
            <w:tcBorders>
              <w:top w:val="outset" w:sz="6" w:space="0" w:color="auto"/>
              <w:left w:val="outset" w:sz="6" w:space="0" w:color="auto"/>
              <w:bottom w:val="outset" w:sz="6" w:space="0" w:color="auto"/>
              <w:right w:val="outset" w:sz="6" w:space="0" w:color="auto"/>
            </w:tcBorders>
            <w:hideMark/>
          </w:tcPr>
          <w:p w14:paraId="4CB072AD" w14:textId="77777777" w:rsidR="00776CBC" w:rsidRPr="00B620DB" w:rsidRDefault="00776CBC" w:rsidP="00776CBC">
            <w:pPr>
              <w:pStyle w:val="12TabHeadBody"/>
            </w:pPr>
            <w:bookmarkStart w:id="418" w:name="astmd1227"/>
            <w:bookmarkStart w:id="419" w:name="a67119"/>
            <w:bookmarkEnd w:id="418"/>
            <w:bookmarkEnd w:id="419"/>
            <w:r w:rsidRPr="00B620DB">
              <w:rPr>
                <w:rStyle w:val="flts1"/>
              </w:rPr>
              <w:t>Standard Specification for Emulsified Asphalt Used as a Protective Coating for Roofing</w:t>
            </w:r>
            <w:bookmarkStart w:id="420" w:name="a67121"/>
            <w:bookmarkEnd w:id="420"/>
          </w:p>
        </w:tc>
        <w:tc>
          <w:tcPr>
            <w:tcW w:w="1524" w:type="pct"/>
            <w:tcBorders>
              <w:top w:val="outset" w:sz="6" w:space="0" w:color="auto"/>
              <w:left w:val="outset" w:sz="6" w:space="0" w:color="auto"/>
              <w:bottom w:val="outset" w:sz="6" w:space="0" w:color="auto"/>
              <w:right w:val="outset" w:sz="6" w:space="0" w:color="auto"/>
            </w:tcBorders>
            <w:hideMark/>
          </w:tcPr>
          <w:p w14:paraId="282C4777" w14:textId="77777777" w:rsidR="00776CBC" w:rsidRPr="00B620DB" w:rsidRDefault="00135AFF" w:rsidP="00776CBC">
            <w:pPr>
              <w:pStyle w:val="12TabHeadBody"/>
            </w:pPr>
            <w:hyperlink r:id="rId327" w:anchor="et001042" w:history="1">
              <w:r w:rsidR="00776CBC" w:rsidRPr="00B620DB">
                <w:rPr>
                  <w:rStyle w:val="Hyperlink"/>
                  <w:color w:val="auto"/>
                  <w:szCs w:val="18"/>
                  <w:u w:val="none"/>
                </w:rPr>
                <w:t>Table</w:t>
              </w:r>
            </w:hyperlink>
            <w:hyperlink r:id="rId328" w:anchor="et001042" w:history="1">
              <w:r w:rsidR="00776CBC" w:rsidRPr="00B620DB">
                <w:rPr>
                  <w:rStyle w:val="Hyperlink"/>
                  <w:color w:val="auto"/>
                  <w:u w:val="none"/>
                </w:rPr>
                <w:t> </w:t>
              </w:r>
            </w:hyperlink>
            <w:hyperlink r:id="rId329" w:anchor="et001042" w:history="1">
              <w:r w:rsidR="00776CBC" w:rsidRPr="00B620DB">
                <w:rPr>
                  <w:rStyle w:val="Hyperlink"/>
                  <w:color w:val="auto"/>
                  <w:szCs w:val="18"/>
                  <w:u w:val="none"/>
                </w:rPr>
                <w:t>5.9.1.1.</w:t>
              </w:r>
            </w:hyperlink>
            <w:r w:rsidR="00776CBC" w:rsidRPr="00B620DB">
              <w:br/>
            </w:r>
            <w:hyperlink r:id="rId330" w:anchor="es007689" w:history="1">
              <w:r w:rsidR="00776CBC" w:rsidRPr="00B620DB">
                <w:rPr>
                  <w:rStyle w:val="Hyperlink"/>
                  <w:color w:val="auto"/>
                  <w:szCs w:val="18"/>
                  <w:u w:val="none"/>
                </w:rPr>
                <w:t>9.13.2.2.(2)</w:t>
              </w:r>
            </w:hyperlink>
            <w:r w:rsidR="00776CBC" w:rsidRPr="00B620DB">
              <w:br/>
            </w:r>
            <w:hyperlink r:id="rId331" w:anchor="es008311" w:history="1">
              <w:r w:rsidR="00776CBC" w:rsidRPr="00B620DB">
                <w:rPr>
                  <w:rStyle w:val="Hyperlink"/>
                  <w:color w:val="auto"/>
                  <w:szCs w:val="18"/>
                  <w:u w:val="none"/>
                </w:rPr>
                <w:t>9.13.3.2.(2)</w:t>
              </w:r>
            </w:hyperlink>
          </w:p>
        </w:tc>
      </w:tr>
      <w:tr w:rsidR="00776CBC" w:rsidRPr="00B620DB" w14:paraId="33C9D84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6675D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0C2ECAD" w14:textId="77777777" w:rsidR="00776CBC" w:rsidRPr="00B620DB" w:rsidRDefault="00776CBC" w:rsidP="00776CBC">
            <w:pPr>
              <w:pStyle w:val="12TabHeadBody"/>
            </w:pPr>
            <w:r w:rsidRPr="00B620DB">
              <w:rPr>
                <w:rStyle w:val="flts1"/>
              </w:rPr>
              <w:t>D1761-12</w:t>
            </w:r>
          </w:p>
        </w:tc>
        <w:tc>
          <w:tcPr>
            <w:tcW w:w="1641" w:type="pct"/>
            <w:tcBorders>
              <w:top w:val="outset" w:sz="6" w:space="0" w:color="auto"/>
              <w:left w:val="outset" w:sz="6" w:space="0" w:color="auto"/>
              <w:bottom w:val="outset" w:sz="6" w:space="0" w:color="auto"/>
              <w:right w:val="outset" w:sz="6" w:space="0" w:color="auto"/>
            </w:tcBorders>
            <w:hideMark/>
          </w:tcPr>
          <w:p w14:paraId="00FE9E90" w14:textId="77777777" w:rsidR="00776CBC" w:rsidRPr="00B620DB" w:rsidRDefault="00776CBC" w:rsidP="00776CBC">
            <w:pPr>
              <w:pStyle w:val="12TabHeadBody"/>
            </w:pPr>
            <w:bookmarkStart w:id="421" w:name="astmd1761"/>
            <w:bookmarkStart w:id="422" w:name="a67350"/>
            <w:bookmarkEnd w:id="421"/>
            <w:bookmarkEnd w:id="422"/>
            <w:r w:rsidRPr="00B620DB">
              <w:rPr>
                <w:rStyle w:val="flts1"/>
              </w:rPr>
              <w:t>Standard Test Methods for Mechanical Fasteners in Wood and Wood-Based Materials</w:t>
            </w:r>
            <w:bookmarkStart w:id="423" w:name="a67352"/>
            <w:bookmarkEnd w:id="423"/>
          </w:p>
        </w:tc>
        <w:tc>
          <w:tcPr>
            <w:tcW w:w="1524" w:type="pct"/>
            <w:tcBorders>
              <w:top w:val="outset" w:sz="6" w:space="0" w:color="auto"/>
              <w:left w:val="outset" w:sz="6" w:space="0" w:color="auto"/>
              <w:bottom w:val="outset" w:sz="6" w:space="0" w:color="auto"/>
              <w:right w:val="outset" w:sz="6" w:space="0" w:color="auto"/>
            </w:tcBorders>
            <w:hideMark/>
          </w:tcPr>
          <w:p w14:paraId="4315BB93" w14:textId="77777777" w:rsidR="00776CBC" w:rsidRPr="00B620DB" w:rsidRDefault="00135AFF" w:rsidP="00776CBC">
            <w:pPr>
              <w:pStyle w:val="12TabHeadBody"/>
            </w:pPr>
            <w:hyperlink r:id="rId332" w:anchor="en001474" w:history="1">
              <w:r w:rsidR="00776CBC" w:rsidRPr="00B620DB">
                <w:rPr>
                  <w:rStyle w:val="Hyperlink"/>
                  <w:color w:val="auto"/>
                  <w:szCs w:val="18"/>
                  <w:u w:val="none"/>
                </w:rPr>
                <w:t>A-9.27.5.4.(2)</w:t>
              </w:r>
            </w:hyperlink>
          </w:p>
        </w:tc>
      </w:tr>
      <w:tr w:rsidR="00776CBC" w:rsidRPr="00B620DB" w14:paraId="0521F4D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17A49D2"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2B6EE212" w14:textId="77777777" w:rsidR="00776CBC" w:rsidRPr="00B620DB" w:rsidRDefault="00776CBC" w:rsidP="00776CBC">
            <w:pPr>
              <w:pStyle w:val="12TabHeadBody"/>
            </w:pPr>
            <w:r w:rsidRPr="00B620DB">
              <w:rPr>
                <w:rStyle w:val="flts1"/>
              </w:rPr>
              <w:t>D2178/D2178M-13a</w:t>
            </w:r>
          </w:p>
        </w:tc>
        <w:tc>
          <w:tcPr>
            <w:tcW w:w="1641" w:type="pct"/>
            <w:tcBorders>
              <w:top w:val="outset" w:sz="6" w:space="0" w:color="auto"/>
              <w:left w:val="outset" w:sz="6" w:space="0" w:color="auto"/>
              <w:bottom w:val="outset" w:sz="6" w:space="0" w:color="auto"/>
              <w:right w:val="outset" w:sz="6" w:space="0" w:color="auto"/>
            </w:tcBorders>
            <w:hideMark/>
          </w:tcPr>
          <w:p w14:paraId="57E38BC7" w14:textId="77777777" w:rsidR="00776CBC" w:rsidRPr="00B620DB" w:rsidRDefault="00776CBC" w:rsidP="00776CBC">
            <w:pPr>
              <w:pStyle w:val="12TabHeadBody"/>
            </w:pPr>
            <w:bookmarkStart w:id="424" w:name="astmd2178m"/>
            <w:bookmarkStart w:id="425" w:name="a67371"/>
            <w:bookmarkEnd w:id="424"/>
            <w:bookmarkEnd w:id="425"/>
            <w:r w:rsidRPr="00B620DB">
              <w:rPr>
                <w:rStyle w:val="flts1"/>
              </w:rPr>
              <w:t>Standard Specification for Asphalt Glass Felt Used in Roofing and Waterproofing</w:t>
            </w:r>
            <w:bookmarkStart w:id="426" w:name="a67373"/>
            <w:bookmarkEnd w:id="426"/>
          </w:p>
        </w:tc>
        <w:tc>
          <w:tcPr>
            <w:tcW w:w="1524" w:type="pct"/>
            <w:tcBorders>
              <w:top w:val="outset" w:sz="6" w:space="0" w:color="auto"/>
              <w:left w:val="outset" w:sz="6" w:space="0" w:color="auto"/>
              <w:bottom w:val="outset" w:sz="6" w:space="0" w:color="auto"/>
              <w:right w:val="outset" w:sz="6" w:space="0" w:color="auto"/>
            </w:tcBorders>
            <w:hideMark/>
          </w:tcPr>
          <w:p w14:paraId="4F7636D2" w14:textId="77777777" w:rsidR="00776CBC" w:rsidRPr="00B620DB" w:rsidRDefault="00135AFF" w:rsidP="00776CBC">
            <w:pPr>
              <w:pStyle w:val="12TabHeadBody"/>
            </w:pPr>
            <w:hyperlink r:id="rId333" w:anchor="et001042" w:history="1">
              <w:r w:rsidR="00776CBC" w:rsidRPr="00B620DB">
                <w:rPr>
                  <w:rStyle w:val="Hyperlink"/>
                  <w:color w:val="auto"/>
                  <w:szCs w:val="18"/>
                  <w:u w:val="none"/>
                </w:rPr>
                <w:t>Table</w:t>
              </w:r>
            </w:hyperlink>
            <w:hyperlink r:id="rId334" w:anchor="et001042" w:history="1">
              <w:r w:rsidR="00776CBC" w:rsidRPr="00B620DB">
                <w:rPr>
                  <w:rStyle w:val="Hyperlink"/>
                  <w:color w:val="auto"/>
                  <w:u w:val="none"/>
                </w:rPr>
                <w:t> </w:t>
              </w:r>
            </w:hyperlink>
            <w:hyperlink r:id="rId335" w:anchor="et001042" w:history="1">
              <w:r w:rsidR="00776CBC" w:rsidRPr="00B620DB">
                <w:rPr>
                  <w:rStyle w:val="Hyperlink"/>
                  <w:color w:val="auto"/>
                  <w:szCs w:val="18"/>
                  <w:u w:val="none"/>
                </w:rPr>
                <w:t>5.9.1.1.</w:t>
              </w:r>
            </w:hyperlink>
          </w:p>
        </w:tc>
      </w:tr>
      <w:tr w:rsidR="00776CBC" w:rsidRPr="00B620DB" w14:paraId="762A6EF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2BB0B8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CB582E5" w14:textId="77777777" w:rsidR="00776CBC" w:rsidRPr="00B620DB" w:rsidRDefault="00776CBC" w:rsidP="00776CBC">
            <w:pPr>
              <w:pStyle w:val="12TabHeadBody"/>
            </w:pPr>
            <w:r w:rsidRPr="00B620DB">
              <w:rPr>
                <w:rStyle w:val="flts1"/>
              </w:rPr>
              <w:t>D2898-10</w:t>
            </w:r>
          </w:p>
        </w:tc>
        <w:tc>
          <w:tcPr>
            <w:tcW w:w="1641" w:type="pct"/>
            <w:tcBorders>
              <w:top w:val="outset" w:sz="6" w:space="0" w:color="auto"/>
              <w:left w:val="outset" w:sz="6" w:space="0" w:color="auto"/>
              <w:bottom w:val="outset" w:sz="6" w:space="0" w:color="auto"/>
              <w:right w:val="outset" w:sz="6" w:space="0" w:color="auto"/>
            </w:tcBorders>
            <w:hideMark/>
          </w:tcPr>
          <w:p w14:paraId="3A6B7106" w14:textId="77777777" w:rsidR="00776CBC" w:rsidRPr="00B620DB" w:rsidRDefault="00776CBC" w:rsidP="00776CBC">
            <w:pPr>
              <w:pStyle w:val="12TabHeadBody"/>
            </w:pPr>
            <w:bookmarkStart w:id="427" w:name="astmd2898"/>
            <w:bookmarkStart w:id="428" w:name="a67598"/>
            <w:bookmarkEnd w:id="427"/>
            <w:bookmarkEnd w:id="428"/>
            <w:r w:rsidRPr="00B620DB">
              <w:rPr>
                <w:rStyle w:val="flts1"/>
              </w:rPr>
              <w:t>Standard Practice for Accelerated Weathering of Fire-Retardant-Treated Wood for Fire Testing</w:t>
            </w:r>
            <w:bookmarkStart w:id="429" w:name="a67600"/>
            <w:bookmarkEnd w:id="429"/>
          </w:p>
        </w:tc>
        <w:tc>
          <w:tcPr>
            <w:tcW w:w="1524" w:type="pct"/>
            <w:tcBorders>
              <w:top w:val="outset" w:sz="6" w:space="0" w:color="auto"/>
              <w:left w:val="outset" w:sz="6" w:space="0" w:color="auto"/>
              <w:bottom w:val="outset" w:sz="6" w:space="0" w:color="auto"/>
              <w:right w:val="outset" w:sz="6" w:space="0" w:color="auto"/>
            </w:tcBorders>
            <w:hideMark/>
          </w:tcPr>
          <w:p w14:paraId="46DBB7E4" w14:textId="77777777" w:rsidR="00776CBC" w:rsidRPr="00B620DB" w:rsidRDefault="00135AFF" w:rsidP="00776CBC">
            <w:pPr>
              <w:pStyle w:val="12TabHeadBody"/>
            </w:pPr>
            <w:hyperlink r:id="rId336" w:anchor="es005922" w:history="1">
              <w:r w:rsidR="00776CBC" w:rsidRPr="00B620DB">
                <w:rPr>
                  <w:rStyle w:val="Hyperlink"/>
                  <w:color w:val="auto"/>
                  <w:szCs w:val="18"/>
                  <w:u w:val="none"/>
                </w:rPr>
                <w:t>3.1.4.8.(3)</w:t>
              </w:r>
            </w:hyperlink>
            <w:r w:rsidR="00776CBC" w:rsidRPr="00B620DB">
              <w:br/>
            </w:r>
            <w:hyperlink r:id="rId337" w:anchor="es000198" w:history="1">
              <w:r w:rsidR="00776CBC" w:rsidRPr="00B620DB">
                <w:rPr>
                  <w:rStyle w:val="Hyperlink"/>
                  <w:color w:val="auto"/>
                  <w:szCs w:val="18"/>
                  <w:u w:val="none"/>
                </w:rPr>
                <w:t>3.1.5.5.(3)</w:t>
              </w:r>
            </w:hyperlink>
            <w:r w:rsidR="00776CBC" w:rsidRPr="00B620DB">
              <w:br/>
            </w:r>
            <w:hyperlink r:id="rId338" w:anchor="es007614" w:history="1">
              <w:r w:rsidR="00776CBC" w:rsidRPr="00B620DB">
                <w:rPr>
                  <w:rStyle w:val="Hyperlink"/>
                  <w:color w:val="auto"/>
                  <w:szCs w:val="18"/>
                  <w:u w:val="none"/>
                </w:rPr>
                <w:t>3.1.5.24.(1)</w:t>
              </w:r>
            </w:hyperlink>
            <w:r w:rsidR="00776CBC" w:rsidRPr="00B620DB">
              <w:br/>
            </w:r>
            <w:hyperlink r:id="rId339" w:anchor="es013853" w:history="1">
              <w:r w:rsidR="00776CBC" w:rsidRPr="00B620DB">
                <w:rPr>
                  <w:rStyle w:val="Hyperlink"/>
                  <w:color w:val="auto"/>
                  <w:szCs w:val="18"/>
                  <w:u w:val="none"/>
                </w:rPr>
                <w:t>3.1.6.9.(6)</w:t>
              </w:r>
            </w:hyperlink>
            <w:r w:rsidR="00776CBC" w:rsidRPr="00B620DB">
              <w:br/>
            </w:r>
            <w:hyperlink r:id="rId340" w:anchor="es000578" w:history="1">
              <w:r w:rsidR="00776CBC" w:rsidRPr="00B620DB">
                <w:rPr>
                  <w:rStyle w:val="Hyperlink"/>
                  <w:color w:val="auto"/>
                  <w:szCs w:val="18"/>
                  <w:u w:val="none"/>
                </w:rPr>
                <w:t>3.2.3.7.(4)</w:t>
              </w:r>
            </w:hyperlink>
            <w:r w:rsidR="00776CBC" w:rsidRPr="00B620DB">
              <w:br/>
            </w:r>
            <w:hyperlink r:id="rId341" w:anchor="es008268" w:history="1">
              <w:r w:rsidR="00776CBC" w:rsidRPr="00B620DB">
                <w:rPr>
                  <w:rStyle w:val="Hyperlink"/>
                  <w:color w:val="auto"/>
                  <w:szCs w:val="18"/>
                  <w:u w:val="none"/>
                </w:rPr>
                <w:t>9.10.14.5.(3)</w:t>
              </w:r>
            </w:hyperlink>
            <w:r w:rsidR="00776CBC" w:rsidRPr="00B620DB">
              <w:br/>
            </w:r>
            <w:hyperlink r:id="rId342" w:anchor="es016069" w:history="1">
              <w:r w:rsidR="00776CBC" w:rsidRPr="00B620DB">
                <w:rPr>
                  <w:rStyle w:val="Hyperlink"/>
                  <w:color w:val="auto"/>
                  <w:szCs w:val="18"/>
                  <w:u w:val="none"/>
                </w:rPr>
                <w:t>9.10.15.5.(3)</w:t>
              </w:r>
            </w:hyperlink>
          </w:p>
        </w:tc>
      </w:tr>
      <w:tr w:rsidR="00776CBC" w:rsidRPr="00B620DB" w14:paraId="1BE7C26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4EF91A2"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5B2CB99" w14:textId="77777777" w:rsidR="00776CBC" w:rsidRPr="00B620DB" w:rsidRDefault="00776CBC" w:rsidP="00776CBC">
            <w:pPr>
              <w:pStyle w:val="12TabHeadBody"/>
            </w:pPr>
            <w:r w:rsidRPr="00B620DB">
              <w:rPr>
                <w:rStyle w:val="flts1"/>
              </w:rPr>
              <w:t>D3019/D3019M-17</w:t>
            </w:r>
          </w:p>
        </w:tc>
        <w:tc>
          <w:tcPr>
            <w:tcW w:w="1641" w:type="pct"/>
            <w:tcBorders>
              <w:top w:val="outset" w:sz="6" w:space="0" w:color="auto"/>
              <w:left w:val="outset" w:sz="6" w:space="0" w:color="auto"/>
              <w:bottom w:val="outset" w:sz="6" w:space="0" w:color="auto"/>
              <w:right w:val="outset" w:sz="6" w:space="0" w:color="auto"/>
            </w:tcBorders>
            <w:hideMark/>
          </w:tcPr>
          <w:p w14:paraId="37395498" w14:textId="77777777" w:rsidR="00776CBC" w:rsidRPr="00B620DB" w:rsidRDefault="00776CBC" w:rsidP="00776CBC">
            <w:pPr>
              <w:pStyle w:val="12TabHeadBody"/>
            </w:pPr>
            <w:bookmarkStart w:id="430" w:name="astmd3019"/>
            <w:bookmarkStart w:id="431" w:name="a67631"/>
            <w:bookmarkEnd w:id="430"/>
            <w:bookmarkEnd w:id="431"/>
            <w:r w:rsidRPr="00B620DB">
              <w:rPr>
                <w:rStyle w:val="flts1"/>
              </w:rPr>
              <w:t>Standard Specification for Lap Cement Used with Asphalt Roll Roofing, Non-Fibered, and Fibered</w:t>
            </w:r>
            <w:bookmarkStart w:id="432" w:name="a67633"/>
            <w:bookmarkEnd w:id="432"/>
          </w:p>
        </w:tc>
        <w:tc>
          <w:tcPr>
            <w:tcW w:w="1524" w:type="pct"/>
            <w:tcBorders>
              <w:top w:val="outset" w:sz="6" w:space="0" w:color="auto"/>
              <w:left w:val="outset" w:sz="6" w:space="0" w:color="auto"/>
              <w:bottom w:val="outset" w:sz="6" w:space="0" w:color="auto"/>
              <w:right w:val="outset" w:sz="6" w:space="0" w:color="auto"/>
            </w:tcBorders>
            <w:hideMark/>
          </w:tcPr>
          <w:p w14:paraId="2D6F24E9" w14:textId="77777777" w:rsidR="00776CBC" w:rsidRPr="00B620DB" w:rsidRDefault="00135AFF" w:rsidP="00776CBC">
            <w:pPr>
              <w:pStyle w:val="12TabHeadBody"/>
            </w:pPr>
            <w:hyperlink r:id="rId343" w:anchor="et001042" w:history="1">
              <w:r w:rsidR="00776CBC" w:rsidRPr="00B620DB">
                <w:rPr>
                  <w:rStyle w:val="Hyperlink"/>
                  <w:color w:val="auto"/>
                  <w:szCs w:val="18"/>
                  <w:u w:val="none"/>
                </w:rPr>
                <w:t>Table</w:t>
              </w:r>
            </w:hyperlink>
            <w:hyperlink r:id="rId344" w:anchor="et001042" w:history="1">
              <w:r w:rsidR="00776CBC" w:rsidRPr="00B620DB">
                <w:rPr>
                  <w:rStyle w:val="Hyperlink"/>
                  <w:color w:val="auto"/>
                  <w:u w:val="none"/>
                </w:rPr>
                <w:t> </w:t>
              </w:r>
            </w:hyperlink>
            <w:hyperlink r:id="rId345" w:anchor="et001042" w:history="1">
              <w:r w:rsidR="00776CBC" w:rsidRPr="00B620DB">
                <w:rPr>
                  <w:rStyle w:val="Hyperlink"/>
                  <w:color w:val="auto"/>
                  <w:szCs w:val="18"/>
                  <w:u w:val="none"/>
                </w:rPr>
                <w:t>5.9.1.1.</w:t>
              </w:r>
            </w:hyperlink>
            <w:r w:rsidR="00776CBC" w:rsidRPr="00B620DB">
              <w:br/>
            </w:r>
            <w:hyperlink r:id="rId346" w:anchor="es008311" w:history="1">
              <w:r w:rsidR="00776CBC" w:rsidRPr="00B620DB">
                <w:rPr>
                  <w:rStyle w:val="Hyperlink"/>
                  <w:color w:val="auto"/>
                  <w:szCs w:val="18"/>
                  <w:u w:val="none"/>
                </w:rPr>
                <w:t>9.13.3.2.(2)</w:t>
              </w:r>
            </w:hyperlink>
            <w:r w:rsidR="00776CBC" w:rsidRPr="00B620DB">
              <w:br/>
            </w:r>
            <w:hyperlink r:id="rId347" w:anchor="et000057" w:history="1">
              <w:r w:rsidR="00776CBC" w:rsidRPr="00B620DB">
                <w:rPr>
                  <w:rStyle w:val="Hyperlink"/>
                  <w:color w:val="auto"/>
                  <w:szCs w:val="18"/>
                  <w:u w:val="none"/>
                </w:rPr>
                <w:t>Table</w:t>
              </w:r>
            </w:hyperlink>
            <w:hyperlink r:id="rId348" w:anchor="et000057" w:history="1">
              <w:r w:rsidR="00776CBC" w:rsidRPr="00B620DB">
                <w:rPr>
                  <w:rStyle w:val="Hyperlink"/>
                  <w:color w:val="auto"/>
                  <w:u w:val="none"/>
                </w:rPr>
                <w:t> </w:t>
              </w:r>
            </w:hyperlink>
            <w:hyperlink r:id="rId349" w:anchor="et000057" w:history="1">
              <w:r w:rsidR="00776CBC" w:rsidRPr="00B620DB">
                <w:rPr>
                  <w:rStyle w:val="Hyperlink"/>
                  <w:color w:val="auto"/>
                  <w:szCs w:val="18"/>
                  <w:u w:val="none"/>
                </w:rPr>
                <w:t>9.26.2.1.-B</w:t>
              </w:r>
            </w:hyperlink>
          </w:p>
        </w:tc>
      </w:tr>
      <w:tr w:rsidR="00776CBC" w:rsidRPr="00B620DB" w14:paraId="286B566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18E4D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7110C7D" w14:textId="77777777" w:rsidR="00776CBC" w:rsidRPr="00B620DB" w:rsidRDefault="00776CBC" w:rsidP="00776CBC">
            <w:pPr>
              <w:pStyle w:val="12TabHeadBody"/>
            </w:pPr>
            <w:r w:rsidRPr="00B620DB">
              <w:rPr>
                <w:rStyle w:val="flts1"/>
              </w:rPr>
              <w:t>D3679-17</w:t>
            </w:r>
          </w:p>
        </w:tc>
        <w:tc>
          <w:tcPr>
            <w:tcW w:w="1641" w:type="pct"/>
            <w:tcBorders>
              <w:top w:val="outset" w:sz="6" w:space="0" w:color="auto"/>
              <w:left w:val="outset" w:sz="6" w:space="0" w:color="auto"/>
              <w:bottom w:val="outset" w:sz="6" w:space="0" w:color="auto"/>
              <w:right w:val="outset" w:sz="6" w:space="0" w:color="auto"/>
            </w:tcBorders>
            <w:hideMark/>
          </w:tcPr>
          <w:p w14:paraId="7418EA34" w14:textId="77777777" w:rsidR="00776CBC" w:rsidRPr="00B620DB" w:rsidRDefault="00776CBC" w:rsidP="00776CBC">
            <w:pPr>
              <w:pStyle w:val="12TabHeadBody"/>
            </w:pPr>
            <w:bookmarkStart w:id="433" w:name="astmd3679"/>
            <w:bookmarkStart w:id="434" w:name="a67862"/>
            <w:bookmarkEnd w:id="433"/>
            <w:bookmarkEnd w:id="434"/>
            <w:r w:rsidRPr="00B620DB">
              <w:rPr>
                <w:rStyle w:val="flts1"/>
              </w:rPr>
              <w:t>Standard Specification for Rigid Poly (Vinyl Chloride) (PVC) Siding</w:t>
            </w:r>
            <w:bookmarkStart w:id="435" w:name="a67864"/>
            <w:bookmarkEnd w:id="435"/>
          </w:p>
        </w:tc>
        <w:tc>
          <w:tcPr>
            <w:tcW w:w="1524" w:type="pct"/>
            <w:tcBorders>
              <w:top w:val="outset" w:sz="6" w:space="0" w:color="auto"/>
              <w:left w:val="outset" w:sz="6" w:space="0" w:color="auto"/>
              <w:bottom w:val="outset" w:sz="6" w:space="0" w:color="auto"/>
              <w:right w:val="outset" w:sz="6" w:space="0" w:color="auto"/>
            </w:tcBorders>
            <w:hideMark/>
          </w:tcPr>
          <w:p w14:paraId="7ADDC213" w14:textId="77777777" w:rsidR="00776CBC" w:rsidRPr="00B620DB" w:rsidRDefault="00135AFF" w:rsidP="00776CBC">
            <w:pPr>
              <w:pStyle w:val="12TabHeadBody"/>
            </w:pPr>
            <w:hyperlink r:id="rId350" w:anchor="es003334" w:history="1">
              <w:r w:rsidR="00776CBC" w:rsidRPr="00B620DB">
                <w:rPr>
                  <w:rStyle w:val="Hyperlink"/>
                  <w:color w:val="auto"/>
                  <w:szCs w:val="18"/>
                  <w:u w:val="none"/>
                </w:rPr>
                <w:t>9.27.12.1.(1)</w:t>
              </w:r>
            </w:hyperlink>
          </w:p>
        </w:tc>
      </w:tr>
      <w:tr w:rsidR="00776CBC" w:rsidRPr="00B620DB" w14:paraId="694E104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DE7EDE"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AB5CF22" w14:textId="77777777" w:rsidR="00776CBC" w:rsidRPr="00B620DB" w:rsidRDefault="00776CBC" w:rsidP="00776CBC">
            <w:pPr>
              <w:pStyle w:val="12TabHeadBody"/>
            </w:pPr>
            <w:r w:rsidRPr="00B620DB">
              <w:rPr>
                <w:rStyle w:val="flts1"/>
              </w:rPr>
              <w:t>D4477-16</w:t>
            </w:r>
          </w:p>
        </w:tc>
        <w:tc>
          <w:tcPr>
            <w:tcW w:w="1641" w:type="pct"/>
            <w:tcBorders>
              <w:top w:val="outset" w:sz="6" w:space="0" w:color="auto"/>
              <w:left w:val="outset" w:sz="6" w:space="0" w:color="auto"/>
              <w:bottom w:val="outset" w:sz="6" w:space="0" w:color="auto"/>
              <w:right w:val="outset" w:sz="6" w:space="0" w:color="auto"/>
            </w:tcBorders>
            <w:hideMark/>
          </w:tcPr>
          <w:p w14:paraId="3BD825F1" w14:textId="77777777" w:rsidR="00776CBC" w:rsidRPr="00B620DB" w:rsidRDefault="00776CBC" w:rsidP="00776CBC">
            <w:pPr>
              <w:pStyle w:val="12TabHeadBody"/>
            </w:pPr>
            <w:bookmarkStart w:id="436" w:name="astmd4477"/>
            <w:bookmarkStart w:id="437" w:name="a67883"/>
            <w:bookmarkEnd w:id="436"/>
            <w:bookmarkEnd w:id="437"/>
            <w:r w:rsidRPr="00B620DB">
              <w:rPr>
                <w:rStyle w:val="flts1"/>
              </w:rPr>
              <w:t>Standard Specification for Rigid (Unplasticized) Poly(Vinyl Chloride) (PVC) Soffit</w:t>
            </w:r>
            <w:bookmarkStart w:id="438" w:name="a67885"/>
            <w:bookmarkEnd w:id="438"/>
          </w:p>
        </w:tc>
        <w:tc>
          <w:tcPr>
            <w:tcW w:w="1524" w:type="pct"/>
            <w:tcBorders>
              <w:top w:val="outset" w:sz="6" w:space="0" w:color="auto"/>
              <w:left w:val="outset" w:sz="6" w:space="0" w:color="auto"/>
              <w:bottom w:val="outset" w:sz="6" w:space="0" w:color="auto"/>
              <w:right w:val="outset" w:sz="6" w:space="0" w:color="auto"/>
            </w:tcBorders>
            <w:hideMark/>
          </w:tcPr>
          <w:p w14:paraId="6E34592D" w14:textId="77777777" w:rsidR="00776CBC" w:rsidRPr="00B620DB" w:rsidRDefault="00135AFF" w:rsidP="00776CBC">
            <w:pPr>
              <w:pStyle w:val="12TabHeadBody"/>
            </w:pPr>
            <w:hyperlink r:id="rId351" w:anchor="es013811" w:history="1">
              <w:r w:rsidR="00776CBC" w:rsidRPr="00B620DB">
                <w:rPr>
                  <w:rStyle w:val="Hyperlink"/>
                  <w:color w:val="auto"/>
                  <w:szCs w:val="18"/>
                  <w:u w:val="none"/>
                </w:rPr>
                <w:t>9.27.12.1.(3)</w:t>
              </w:r>
            </w:hyperlink>
          </w:p>
        </w:tc>
      </w:tr>
      <w:tr w:rsidR="00776CBC" w:rsidRPr="00B620DB" w14:paraId="396FC5F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2D25FA8"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BACAC44" w14:textId="77777777" w:rsidR="00776CBC" w:rsidRPr="00B620DB" w:rsidRDefault="00776CBC" w:rsidP="00776CBC">
            <w:pPr>
              <w:pStyle w:val="12TabHeadBody"/>
            </w:pPr>
            <w:r w:rsidRPr="00B620DB">
              <w:rPr>
                <w:rStyle w:val="flts1"/>
              </w:rPr>
              <w:t>D4479/D4479M-07e1</w:t>
            </w:r>
          </w:p>
        </w:tc>
        <w:tc>
          <w:tcPr>
            <w:tcW w:w="1641" w:type="pct"/>
            <w:tcBorders>
              <w:top w:val="outset" w:sz="6" w:space="0" w:color="auto"/>
              <w:left w:val="outset" w:sz="6" w:space="0" w:color="auto"/>
              <w:bottom w:val="outset" w:sz="6" w:space="0" w:color="auto"/>
              <w:right w:val="outset" w:sz="6" w:space="0" w:color="auto"/>
            </w:tcBorders>
            <w:hideMark/>
          </w:tcPr>
          <w:p w14:paraId="7A596678" w14:textId="77777777" w:rsidR="00776CBC" w:rsidRPr="00B620DB" w:rsidRDefault="00776CBC" w:rsidP="00776CBC">
            <w:pPr>
              <w:pStyle w:val="12TabHeadBody"/>
            </w:pPr>
            <w:bookmarkStart w:id="439" w:name="astmd4479m"/>
            <w:bookmarkStart w:id="440" w:name="a68110"/>
            <w:bookmarkEnd w:id="439"/>
            <w:bookmarkEnd w:id="440"/>
            <w:r w:rsidRPr="00B620DB">
              <w:rPr>
                <w:rStyle w:val="flts1"/>
              </w:rPr>
              <w:t>Standard Specification for Asphalt Roof Coatings – Asbestos-Free</w:t>
            </w:r>
            <w:bookmarkStart w:id="441" w:name="a68112"/>
            <w:bookmarkEnd w:id="441"/>
          </w:p>
        </w:tc>
        <w:tc>
          <w:tcPr>
            <w:tcW w:w="1524" w:type="pct"/>
            <w:tcBorders>
              <w:top w:val="outset" w:sz="6" w:space="0" w:color="auto"/>
              <w:left w:val="outset" w:sz="6" w:space="0" w:color="auto"/>
              <w:bottom w:val="outset" w:sz="6" w:space="0" w:color="auto"/>
              <w:right w:val="outset" w:sz="6" w:space="0" w:color="auto"/>
            </w:tcBorders>
            <w:hideMark/>
          </w:tcPr>
          <w:p w14:paraId="52BD0B85" w14:textId="77777777" w:rsidR="00776CBC" w:rsidRPr="00B620DB" w:rsidRDefault="00135AFF" w:rsidP="00776CBC">
            <w:pPr>
              <w:pStyle w:val="12TabHeadBody"/>
            </w:pPr>
            <w:hyperlink r:id="rId352" w:anchor="et001042" w:history="1">
              <w:r w:rsidR="00776CBC" w:rsidRPr="00B620DB">
                <w:rPr>
                  <w:rStyle w:val="Hyperlink"/>
                  <w:color w:val="auto"/>
                  <w:szCs w:val="18"/>
                  <w:u w:val="none"/>
                </w:rPr>
                <w:t>Table</w:t>
              </w:r>
            </w:hyperlink>
            <w:hyperlink r:id="rId353" w:anchor="et001042" w:history="1">
              <w:r w:rsidR="00776CBC" w:rsidRPr="00B620DB">
                <w:rPr>
                  <w:rStyle w:val="Hyperlink"/>
                  <w:color w:val="auto"/>
                  <w:u w:val="none"/>
                </w:rPr>
                <w:t> </w:t>
              </w:r>
            </w:hyperlink>
            <w:hyperlink r:id="rId354" w:anchor="et001042" w:history="1">
              <w:r w:rsidR="00776CBC" w:rsidRPr="00B620DB">
                <w:rPr>
                  <w:rStyle w:val="Hyperlink"/>
                  <w:color w:val="auto"/>
                  <w:szCs w:val="18"/>
                  <w:u w:val="none"/>
                </w:rPr>
                <w:t>5.9.1.1.</w:t>
              </w:r>
            </w:hyperlink>
            <w:r w:rsidR="00776CBC" w:rsidRPr="00B620DB">
              <w:br/>
            </w:r>
            <w:hyperlink r:id="rId355" w:anchor="es007689" w:history="1">
              <w:r w:rsidR="00776CBC" w:rsidRPr="00B620DB">
                <w:rPr>
                  <w:rStyle w:val="Hyperlink"/>
                  <w:color w:val="auto"/>
                  <w:szCs w:val="18"/>
                  <w:u w:val="none"/>
                </w:rPr>
                <w:t>9.13.2.2.(2)</w:t>
              </w:r>
            </w:hyperlink>
            <w:r w:rsidR="00776CBC" w:rsidRPr="00B620DB">
              <w:br/>
            </w:r>
            <w:hyperlink r:id="rId356" w:anchor="es008311" w:history="1">
              <w:r w:rsidR="00776CBC" w:rsidRPr="00B620DB">
                <w:rPr>
                  <w:rStyle w:val="Hyperlink"/>
                  <w:color w:val="auto"/>
                  <w:szCs w:val="18"/>
                  <w:u w:val="none"/>
                </w:rPr>
                <w:t>9.13.3.2.(2)</w:t>
              </w:r>
            </w:hyperlink>
            <w:r w:rsidR="00776CBC" w:rsidRPr="00B620DB">
              <w:br/>
            </w:r>
            <w:hyperlink r:id="rId357" w:anchor="et000057" w:history="1">
              <w:r w:rsidR="00776CBC" w:rsidRPr="00B620DB">
                <w:rPr>
                  <w:rStyle w:val="Hyperlink"/>
                  <w:color w:val="auto"/>
                  <w:szCs w:val="18"/>
                  <w:u w:val="none"/>
                </w:rPr>
                <w:t>Table</w:t>
              </w:r>
            </w:hyperlink>
            <w:hyperlink r:id="rId358" w:anchor="et000057" w:history="1">
              <w:r w:rsidR="00776CBC" w:rsidRPr="00B620DB">
                <w:rPr>
                  <w:rStyle w:val="Hyperlink"/>
                  <w:color w:val="auto"/>
                  <w:u w:val="none"/>
                </w:rPr>
                <w:t> </w:t>
              </w:r>
            </w:hyperlink>
            <w:hyperlink r:id="rId359" w:anchor="et000057" w:history="1">
              <w:r w:rsidR="00776CBC" w:rsidRPr="00B620DB">
                <w:rPr>
                  <w:rStyle w:val="Hyperlink"/>
                  <w:color w:val="auto"/>
                  <w:szCs w:val="18"/>
                  <w:u w:val="none"/>
                </w:rPr>
                <w:t>9.26.2.1.-B</w:t>
              </w:r>
            </w:hyperlink>
          </w:p>
        </w:tc>
      </w:tr>
      <w:tr w:rsidR="00776CBC" w:rsidRPr="00B620DB" w14:paraId="1EE4868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00A1D47"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F11D507" w14:textId="77777777" w:rsidR="00776CBC" w:rsidRPr="00B620DB" w:rsidRDefault="00776CBC" w:rsidP="00776CBC">
            <w:pPr>
              <w:pStyle w:val="12TabHeadBody"/>
            </w:pPr>
            <w:r w:rsidRPr="00B620DB">
              <w:rPr>
                <w:rStyle w:val="flts1"/>
              </w:rPr>
              <w:t>D4637/D4637M-15</w:t>
            </w:r>
          </w:p>
        </w:tc>
        <w:tc>
          <w:tcPr>
            <w:tcW w:w="1641" w:type="pct"/>
            <w:tcBorders>
              <w:top w:val="outset" w:sz="6" w:space="0" w:color="auto"/>
              <w:left w:val="outset" w:sz="6" w:space="0" w:color="auto"/>
              <w:bottom w:val="outset" w:sz="6" w:space="0" w:color="auto"/>
              <w:right w:val="outset" w:sz="6" w:space="0" w:color="auto"/>
            </w:tcBorders>
            <w:hideMark/>
          </w:tcPr>
          <w:p w14:paraId="1A265C24" w14:textId="77777777" w:rsidR="00776CBC" w:rsidRPr="00B620DB" w:rsidRDefault="00776CBC" w:rsidP="00776CBC">
            <w:pPr>
              <w:pStyle w:val="12TabHeadBody"/>
            </w:pPr>
            <w:bookmarkStart w:id="442" w:name="astmd4637m"/>
            <w:bookmarkStart w:id="443" w:name="a68137"/>
            <w:bookmarkEnd w:id="442"/>
            <w:bookmarkEnd w:id="443"/>
            <w:r w:rsidRPr="00B620DB">
              <w:rPr>
                <w:rStyle w:val="flts1"/>
              </w:rPr>
              <w:t>Standard Specification for EPDM Sheet Used In Single-Ply Roof Membrane</w:t>
            </w:r>
            <w:bookmarkStart w:id="444" w:name="a68139"/>
            <w:bookmarkEnd w:id="444"/>
          </w:p>
        </w:tc>
        <w:tc>
          <w:tcPr>
            <w:tcW w:w="1524" w:type="pct"/>
            <w:tcBorders>
              <w:top w:val="outset" w:sz="6" w:space="0" w:color="auto"/>
              <w:left w:val="outset" w:sz="6" w:space="0" w:color="auto"/>
              <w:bottom w:val="outset" w:sz="6" w:space="0" w:color="auto"/>
              <w:right w:val="outset" w:sz="6" w:space="0" w:color="auto"/>
            </w:tcBorders>
            <w:hideMark/>
          </w:tcPr>
          <w:p w14:paraId="4CA98873" w14:textId="77777777" w:rsidR="00776CBC" w:rsidRPr="00B620DB" w:rsidRDefault="00135AFF" w:rsidP="00776CBC">
            <w:pPr>
              <w:pStyle w:val="12TabHeadBody"/>
            </w:pPr>
            <w:hyperlink r:id="rId360" w:anchor="et001042" w:history="1">
              <w:r w:rsidR="00776CBC" w:rsidRPr="00B620DB">
                <w:rPr>
                  <w:rStyle w:val="Hyperlink"/>
                  <w:color w:val="auto"/>
                  <w:szCs w:val="18"/>
                  <w:u w:val="none"/>
                </w:rPr>
                <w:t>Table</w:t>
              </w:r>
            </w:hyperlink>
            <w:hyperlink r:id="rId361" w:anchor="et001042" w:history="1">
              <w:r w:rsidR="00776CBC" w:rsidRPr="00B620DB">
                <w:rPr>
                  <w:rStyle w:val="Hyperlink"/>
                  <w:color w:val="auto"/>
                  <w:u w:val="none"/>
                </w:rPr>
                <w:t> </w:t>
              </w:r>
            </w:hyperlink>
            <w:hyperlink r:id="rId362" w:anchor="et001042" w:history="1">
              <w:r w:rsidR="00776CBC" w:rsidRPr="00B620DB">
                <w:rPr>
                  <w:rStyle w:val="Hyperlink"/>
                  <w:color w:val="auto"/>
                  <w:szCs w:val="18"/>
                  <w:u w:val="none"/>
                </w:rPr>
                <w:t>5.9.1.1.</w:t>
              </w:r>
            </w:hyperlink>
            <w:r w:rsidR="00776CBC" w:rsidRPr="00B620DB">
              <w:br/>
            </w:r>
            <w:hyperlink r:id="rId363" w:anchor="es008311" w:history="1">
              <w:r w:rsidR="00776CBC" w:rsidRPr="00B620DB">
                <w:rPr>
                  <w:rStyle w:val="Hyperlink"/>
                  <w:color w:val="auto"/>
                  <w:szCs w:val="18"/>
                  <w:u w:val="none"/>
                </w:rPr>
                <w:t>9.13.3.2.(2)</w:t>
              </w:r>
            </w:hyperlink>
            <w:r w:rsidR="00776CBC" w:rsidRPr="00B620DB">
              <w:br/>
            </w:r>
            <w:hyperlink r:id="rId364" w:anchor="et000057" w:history="1">
              <w:r w:rsidR="00776CBC" w:rsidRPr="00B620DB">
                <w:rPr>
                  <w:rStyle w:val="Hyperlink"/>
                  <w:color w:val="auto"/>
                  <w:szCs w:val="18"/>
                  <w:u w:val="none"/>
                </w:rPr>
                <w:t>Table</w:t>
              </w:r>
            </w:hyperlink>
            <w:hyperlink r:id="rId365" w:anchor="et000057" w:history="1">
              <w:r w:rsidR="00776CBC" w:rsidRPr="00B620DB">
                <w:rPr>
                  <w:rStyle w:val="Hyperlink"/>
                  <w:color w:val="auto"/>
                  <w:u w:val="none"/>
                </w:rPr>
                <w:t> </w:t>
              </w:r>
            </w:hyperlink>
            <w:hyperlink r:id="rId366" w:anchor="et000057" w:history="1">
              <w:r w:rsidR="00776CBC" w:rsidRPr="00B620DB">
                <w:rPr>
                  <w:rStyle w:val="Hyperlink"/>
                  <w:color w:val="auto"/>
                  <w:szCs w:val="18"/>
                  <w:u w:val="none"/>
                </w:rPr>
                <w:t>9.26.2.1.-B</w:t>
              </w:r>
            </w:hyperlink>
          </w:p>
        </w:tc>
      </w:tr>
      <w:tr w:rsidR="00776CBC" w:rsidRPr="00B620DB" w14:paraId="6A11624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009F8AE"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59960CEB" w14:textId="77777777" w:rsidR="00776CBC" w:rsidRPr="00B620DB" w:rsidRDefault="00776CBC" w:rsidP="00776CBC">
            <w:pPr>
              <w:pStyle w:val="12TabHeadBody"/>
            </w:pPr>
            <w:r w:rsidRPr="00B620DB">
              <w:rPr>
                <w:rStyle w:val="flts1"/>
              </w:rPr>
              <w:t>D4811/D4811M-16</w:t>
            </w:r>
          </w:p>
        </w:tc>
        <w:tc>
          <w:tcPr>
            <w:tcW w:w="1641" w:type="pct"/>
            <w:tcBorders>
              <w:top w:val="outset" w:sz="6" w:space="0" w:color="auto"/>
              <w:left w:val="outset" w:sz="6" w:space="0" w:color="auto"/>
              <w:bottom w:val="outset" w:sz="6" w:space="0" w:color="auto"/>
              <w:right w:val="outset" w:sz="6" w:space="0" w:color="auto"/>
            </w:tcBorders>
            <w:hideMark/>
          </w:tcPr>
          <w:p w14:paraId="6C7A67D0" w14:textId="77777777" w:rsidR="00776CBC" w:rsidRPr="00B620DB" w:rsidRDefault="00776CBC" w:rsidP="00776CBC">
            <w:pPr>
              <w:pStyle w:val="12TabHeadBody"/>
            </w:pPr>
            <w:bookmarkStart w:id="445" w:name="astmd4811m"/>
            <w:bookmarkStart w:id="446" w:name="a68368"/>
            <w:bookmarkEnd w:id="445"/>
            <w:bookmarkEnd w:id="446"/>
            <w:r w:rsidRPr="00B620DB">
              <w:rPr>
                <w:rStyle w:val="flts1"/>
              </w:rPr>
              <w:t>Standard Specification for Nonvulcanized (Uncured) Rubber Sheet Used as Roof Flashing</w:t>
            </w:r>
            <w:bookmarkStart w:id="447" w:name="a68370"/>
            <w:bookmarkEnd w:id="447"/>
          </w:p>
        </w:tc>
        <w:tc>
          <w:tcPr>
            <w:tcW w:w="1524" w:type="pct"/>
            <w:tcBorders>
              <w:top w:val="outset" w:sz="6" w:space="0" w:color="auto"/>
              <w:left w:val="outset" w:sz="6" w:space="0" w:color="auto"/>
              <w:bottom w:val="outset" w:sz="6" w:space="0" w:color="auto"/>
              <w:right w:val="outset" w:sz="6" w:space="0" w:color="auto"/>
            </w:tcBorders>
            <w:hideMark/>
          </w:tcPr>
          <w:p w14:paraId="2EED8B9A" w14:textId="77777777" w:rsidR="00776CBC" w:rsidRPr="00B620DB" w:rsidRDefault="00135AFF" w:rsidP="00776CBC">
            <w:pPr>
              <w:pStyle w:val="12TabHeadBody"/>
            </w:pPr>
            <w:hyperlink r:id="rId367" w:anchor="et001042" w:history="1">
              <w:r w:rsidR="00776CBC" w:rsidRPr="00B620DB">
                <w:rPr>
                  <w:rStyle w:val="Hyperlink"/>
                  <w:color w:val="auto"/>
                  <w:szCs w:val="18"/>
                  <w:u w:val="none"/>
                </w:rPr>
                <w:t>Table</w:t>
              </w:r>
            </w:hyperlink>
            <w:hyperlink r:id="rId368" w:anchor="et001042" w:history="1">
              <w:r w:rsidR="00776CBC" w:rsidRPr="00B620DB">
                <w:rPr>
                  <w:rStyle w:val="Hyperlink"/>
                  <w:color w:val="auto"/>
                  <w:u w:val="none"/>
                </w:rPr>
                <w:t> </w:t>
              </w:r>
            </w:hyperlink>
            <w:hyperlink r:id="rId369" w:anchor="et001042" w:history="1">
              <w:r w:rsidR="00776CBC" w:rsidRPr="00B620DB">
                <w:rPr>
                  <w:rStyle w:val="Hyperlink"/>
                  <w:color w:val="auto"/>
                  <w:szCs w:val="18"/>
                  <w:u w:val="none"/>
                </w:rPr>
                <w:t>5.9.1.1.</w:t>
              </w:r>
            </w:hyperlink>
            <w:r w:rsidR="00776CBC" w:rsidRPr="00B620DB">
              <w:br/>
            </w:r>
            <w:hyperlink r:id="rId370" w:anchor="es008311" w:history="1">
              <w:r w:rsidR="00776CBC" w:rsidRPr="00B620DB">
                <w:rPr>
                  <w:rStyle w:val="Hyperlink"/>
                  <w:color w:val="auto"/>
                  <w:szCs w:val="18"/>
                  <w:u w:val="none"/>
                </w:rPr>
                <w:t>9.13.3.2.(2)</w:t>
              </w:r>
            </w:hyperlink>
            <w:r w:rsidR="00776CBC" w:rsidRPr="00B620DB">
              <w:br/>
            </w:r>
            <w:hyperlink r:id="rId371" w:anchor="et000057" w:history="1">
              <w:r w:rsidR="00776CBC" w:rsidRPr="00B620DB">
                <w:rPr>
                  <w:rStyle w:val="Hyperlink"/>
                  <w:color w:val="auto"/>
                  <w:szCs w:val="18"/>
                  <w:u w:val="none"/>
                </w:rPr>
                <w:t>Table</w:t>
              </w:r>
            </w:hyperlink>
            <w:hyperlink r:id="rId372" w:anchor="et000057" w:history="1">
              <w:r w:rsidR="00776CBC" w:rsidRPr="00B620DB">
                <w:rPr>
                  <w:rStyle w:val="Hyperlink"/>
                  <w:color w:val="auto"/>
                  <w:u w:val="none"/>
                </w:rPr>
                <w:t> </w:t>
              </w:r>
            </w:hyperlink>
            <w:hyperlink r:id="rId373" w:anchor="et000057" w:history="1">
              <w:r w:rsidR="00776CBC" w:rsidRPr="00B620DB">
                <w:rPr>
                  <w:rStyle w:val="Hyperlink"/>
                  <w:color w:val="auto"/>
                  <w:szCs w:val="18"/>
                  <w:u w:val="none"/>
                </w:rPr>
                <w:t>9.26.2.1.-B</w:t>
              </w:r>
            </w:hyperlink>
          </w:p>
        </w:tc>
      </w:tr>
      <w:tr w:rsidR="00776CBC" w:rsidRPr="00B620DB" w14:paraId="3D12B02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F4BECC"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34872FF" w14:textId="77777777" w:rsidR="00776CBC" w:rsidRPr="00B620DB" w:rsidRDefault="00776CBC" w:rsidP="00776CBC">
            <w:pPr>
              <w:pStyle w:val="12TabHeadBody"/>
            </w:pPr>
            <w:r w:rsidRPr="00B620DB">
              <w:rPr>
                <w:rStyle w:val="flts1"/>
              </w:rPr>
              <w:t>D5456-19</w:t>
            </w:r>
          </w:p>
        </w:tc>
        <w:tc>
          <w:tcPr>
            <w:tcW w:w="1641" w:type="pct"/>
            <w:tcBorders>
              <w:top w:val="outset" w:sz="6" w:space="0" w:color="auto"/>
              <w:left w:val="outset" w:sz="6" w:space="0" w:color="auto"/>
              <w:bottom w:val="outset" w:sz="6" w:space="0" w:color="auto"/>
              <w:right w:val="outset" w:sz="6" w:space="0" w:color="auto"/>
            </w:tcBorders>
            <w:hideMark/>
          </w:tcPr>
          <w:p w14:paraId="4D708723" w14:textId="77777777" w:rsidR="00776CBC" w:rsidRPr="00B620DB" w:rsidRDefault="00776CBC" w:rsidP="00776CBC">
            <w:pPr>
              <w:pStyle w:val="12TabHeadBody"/>
            </w:pPr>
            <w:bookmarkStart w:id="448" w:name="astmd5456"/>
            <w:bookmarkStart w:id="449" w:name="a68393"/>
            <w:bookmarkEnd w:id="448"/>
            <w:bookmarkEnd w:id="449"/>
            <w:r w:rsidRPr="00B620DB">
              <w:rPr>
                <w:rStyle w:val="flts1"/>
              </w:rPr>
              <w:t>Standard Specification for Evaluation of Structural Composite Lumber Products</w:t>
            </w:r>
            <w:bookmarkStart w:id="450" w:name="a68395"/>
            <w:bookmarkEnd w:id="450"/>
          </w:p>
        </w:tc>
        <w:tc>
          <w:tcPr>
            <w:tcW w:w="1524" w:type="pct"/>
            <w:tcBorders>
              <w:top w:val="outset" w:sz="6" w:space="0" w:color="auto"/>
              <w:left w:val="outset" w:sz="6" w:space="0" w:color="auto"/>
              <w:bottom w:val="outset" w:sz="6" w:space="0" w:color="auto"/>
              <w:right w:val="outset" w:sz="6" w:space="0" w:color="auto"/>
            </w:tcBorders>
            <w:hideMark/>
          </w:tcPr>
          <w:p w14:paraId="70FD3622" w14:textId="77777777" w:rsidR="00776CBC" w:rsidRPr="00B620DB" w:rsidRDefault="00135AFF" w:rsidP="00776CBC">
            <w:pPr>
              <w:pStyle w:val="12TabHeadBody"/>
            </w:pPr>
            <w:hyperlink r:id="rId374" w:anchor="es000338" w:history="1">
              <w:r w:rsidR="00776CBC" w:rsidRPr="00B620DB">
                <w:rPr>
                  <w:rStyle w:val="Hyperlink"/>
                  <w:color w:val="auto"/>
                  <w:szCs w:val="18"/>
                  <w:u w:val="none"/>
                </w:rPr>
                <w:t>3.1.11.7.(5)</w:t>
              </w:r>
            </w:hyperlink>
          </w:p>
        </w:tc>
      </w:tr>
      <w:tr w:rsidR="00776CBC" w:rsidRPr="00B620DB" w14:paraId="4B93960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0FDE267"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6E34F66" w14:textId="77777777" w:rsidR="00776CBC" w:rsidRPr="00B620DB" w:rsidRDefault="00776CBC" w:rsidP="00776CBC">
            <w:pPr>
              <w:pStyle w:val="12TabHeadBody"/>
            </w:pPr>
            <w:r w:rsidRPr="00B620DB">
              <w:rPr>
                <w:rStyle w:val="flts1"/>
              </w:rPr>
              <w:t>D6878/D6878M-11a</w:t>
            </w:r>
          </w:p>
        </w:tc>
        <w:tc>
          <w:tcPr>
            <w:tcW w:w="1641" w:type="pct"/>
            <w:tcBorders>
              <w:top w:val="outset" w:sz="6" w:space="0" w:color="auto"/>
              <w:left w:val="outset" w:sz="6" w:space="0" w:color="auto"/>
              <w:bottom w:val="outset" w:sz="6" w:space="0" w:color="auto"/>
              <w:right w:val="outset" w:sz="6" w:space="0" w:color="auto"/>
            </w:tcBorders>
            <w:hideMark/>
          </w:tcPr>
          <w:p w14:paraId="0969EEEC" w14:textId="77777777" w:rsidR="00776CBC" w:rsidRPr="00B620DB" w:rsidRDefault="00776CBC" w:rsidP="00776CBC">
            <w:pPr>
              <w:pStyle w:val="12TabHeadBody"/>
            </w:pPr>
            <w:bookmarkStart w:id="451" w:name="astmd6878m"/>
            <w:bookmarkStart w:id="452" w:name="a68620"/>
            <w:bookmarkEnd w:id="451"/>
            <w:bookmarkEnd w:id="452"/>
            <w:r w:rsidRPr="00B620DB">
              <w:rPr>
                <w:rStyle w:val="flts1"/>
              </w:rPr>
              <w:t>Standard Specification for Thermoplastic Polyolefin Based Sheet Roofing</w:t>
            </w:r>
            <w:bookmarkStart w:id="453" w:name="a68622"/>
            <w:bookmarkEnd w:id="453"/>
          </w:p>
        </w:tc>
        <w:tc>
          <w:tcPr>
            <w:tcW w:w="1524" w:type="pct"/>
            <w:tcBorders>
              <w:top w:val="outset" w:sz="6" w:space="0" w:color="auto"/>
              <w:left w:val="outset" w:sz="6" w:space="0" w:color="auto"/>
              <w:bottom w:val="outset" w:sz="6" w:space="0" w:color="auto"/>
              <w:right w:val="outset" w:sz="6" w:space="0" w:color="auto"/>
            </w:tcBorders>
            <w:hideMark/>
          </w:tcPr>
          <w:p w14:paraId="3FFF98BE" w14:textId="77777777" w:rsidR="00776CBC" w:rsidRPr="00B620DB" w:rsidRDefault="00135AFF" w:rsidP="00776CBC">
            <w:pPr>
              <w:pStyle w:val="12TabHeadBody"/>
            </w:pPr>
            <w:hyperlink r:id="rId375" w:anchor="et001042" w:history="1">
              <w:r w:rsidR="00776CBC" w:rsidRPr="00B620DB">
                <w:rPr>
                  <w:rStyle w:val="Hyperlink"/>
                  <w:color w:val="auto"/>
                  <w:szCs w:val="18"/>
                  <w:u w:val="none"/>
                </w:rPr>
                <w:t>Table</w:t>
              </w:r>
            </w:hyperlink>
            <w:hyperlink r:id="rId376" w:anchor="et001042" w:history="1">
              <w:r w:rsidR="00776CBC" w:rsidRPr="00B620DB">
                <w:rPr>
                  <w:rStyle w:val="Hyperlink"/>
                  <w:color w:val="auto"/>
                  <w:u w:val="none"/>
                </w:rPr>
                <w:t> </w:t>
              </w:r>
            </w:hyperlink>
            <w:hyperlink r:id="rId377" w:anchor="et001042" w:history="1">
              <w:r w:rsidR="00776CBC" w:rsidRPr="00B620DB">
                <w:rPr>
                  <w:rStyle w:val="Hyperlink"/>
                  <w:color w:val="auto"/>
                  <w:szCs w:val="18"/>
                  <w:u w:val="none"/>
                </w:rPr>
                <w:t>5.9.1.1.</w:t>
              </w:r>
            </w:hyperlink>
            <w:r w:rsidR="00776CBC" w:rsidRPr="00B620DB">
              <w:br/>
            </w:r>
            <w:hyperlink r:id="rId378" w:anchor="es008311" w:history="1">
              <w:r w:rsidR="00776CBC" w:rsidRPr="00B620DB">
                <w:rPr>
                  <w:rStyle w:val="Hyperlink"/>
                  <w:color w:val="auto"/>
                  <w:szCs w:val="18"/>
                  <w:u w:val="none"/>
                </w:rPr>
                <w:t>9.13.3.2.(2)</w:t>
              </w:r>
            </w:hyperlink>
            <w:r w:rsidR="00776CBC" w:rsidRPr="00B620DB">
              <w:br/>
            </w:r>
            <w:hyperlink r:id="rId379" w:anchor="et000057" w:history="1">
              <w:r w:rsidR="00776CBC" w:rsidRPr="00B620DB">
                <w:rPr>
                  <w:rStyle w:val="Hyperlink"/>
                  <w:color w:val="auto"/>
                  <w:szCs w:val="18"/>
                  <w:u w:val="none"/>
                </w:rPr>
                <w:t>Table</w:t>
              </w:r>
            </w:hyperlink>
            <w:hyperlink r:id="rId380" w:anchor="et000057" w:history="1">
              <w:r w:rsidR="00776CBC" w:rsidRPr="00B620DB">
                <w:rPr>
                  <w:rStyle w:val="Hyperlink"/>
                  <w:color w:val="auto"/>
                  <w:u w:val="none"/>
                </w:rPr>
                <w:t> </w:t>
              </w:r>
            </w:hyperlink>
            <w:hyperlink r:id="rId381" w:anchor="et000057" w:history="1">
              <w:r w:rsidR="00776CBC" w:rsidRPr="00B620DB">
                <w:rPr>
                  <w:rStyle w:val="Hyperlink"/>
                  <w:color w:val="auto"/>
                  <w:szCs w:val="18"/>
                  <w:u w:val="none"/>
                </w:rPr>
                <w:t>9.26.2.1.-B</w:t>
              </w:r>
            </w:hyperlink>
          </w:p>
        </w:tc>
      </w:tr>
      <w:tr w:rsidR="00776CBC" w:rsidRPr="00B620DB" w14:paraId="2E35947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7EF5EA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5105F1A" w14:textId="77777777" w:rsidR="00776CBC" w:rsidRPr="00B620DB" w:rsidRDefault="00776CBC" w:rsidP="00776CBC">
            <w:pPr>
              <w:pStyle w:val="12TabHeadBody"/>
            </w:pPr>
            <w:r w:rsidRPr="00B620DB">
              <w:rPr>
                <w:rStyle w:val="flts1"/>
              </w:rPr>
              <w:t>D7254-17</w:t>
            </w:r>
          </w:p>
        </w:tc>
        <w:tc>
          <w:tcPr>
            <w:tcW w:w="1641" w:type="pct"/>
            <w:tcBorders>
              <w:top w:val="outset" w:sz="6" w:space="0" w:color="auto"/>
              <w:left w:val="outset" w:sz="6" w:space="0" w:color="auto"/>
              <w:bottom w:val="outset" w:sz="6" w:space="0" w:color="auto"/>
              <w:right w:val="outset" w:sz="6" w:space="0" w:color="auto"/>
            </w:tcBorders>
            <w:hideMark/>
          </w:tcPr>
          <w:p w14:paraId="501D4847" w14:textId="77777777" w:rsidR="00776CBC" w:rsidRPr="00B620DB" w:rsidRDefault="00776CBC" w:rsidP="00776CBC">
            <w:pPr>
              <w:pStyle w:val="12TabHeadBody"/>
            </w:pPr>
            <w:bookmarkStart w:id="454" w:name="astmd7254"/>
            <w:bookmarkStart w:id="455" w:name="a68645"/>
            <w:bookmarkEnd w:id="454"/>
            <w:bookmarkEnd w:id="455"/>
            <w:r w:rsidRPr="00B620DB">
              <w:rPr>
                <w:rStyle w:val="flts1"/>
              </w:rPr>
              <w:t>Standard Specification for Polypropylene (PP) Siding</w:t>
            </w:r>
            <w:bookmarkStart w:id="456" w:name="a68647"/>
            <w:bookmarkEnd w:id="456"/>
          </w:p>
        </w:tc>
        <w:tc>
          <w:tcPr>
            <w:tcW w:w="1524" w:type="pct"/>
            <w:tcBorders>
              <w:top w:val="outset" w:sz="6" w:space="0" w:color="auto"/>
              <w:left w:val="outset" w:sz="6" w:space="0" w:color="auto"/>
              <w:bottom w:val="outset" w:sz="6" w:space="0" w:color="auto"/>
              <w:right w:val="outset" w:sz="6" w:space="0" w:color="auto"/>
            </w:tcBorders>
            <w:hideMark/>
          </w:tcPr>
          <w:p w14:paraId="0E6AB1D9" w14:textId="77777777" w:rsidR="00776CBC" w:rsidRPr="00B620DB" w:rsidRDefault="00135AFF" w:rsidP="00776CBC">
            <w:pPr>
              <w:pStyle w:val="12TabHeadBody"/>
            </w:pPr>
            <w:hyperlink r:id="rId382" w:anchor="es013809" w:history="1">
              <w:r w:rsidR="00776CBC" w:rsidRPr="00B620DB">
                <w:rPr>
                  <w:rStyle w:val="Hyperlink"/>
                  <w:color w:val="auto"/>
                  <w:szCs w:val="18"/>
                  <w:u w:val="none"/>
                </w:rPr>
                <w:t>9.27.13.1.(1)</w:t>
              </w:r>
            </w:hyperlink>
          </w:p>
        </w:tc>
      </w:tr>
      <w:tr w:rsidR="00776CBC" w:rsidRPr="00B620DB" w14:paraId="3E312E3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8C9F3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5C618D1" w14:textId="77777777" w:rsidR="00776CBC" w:rsidRPr="00B620DB" w:rsidRDefault="00776CBC" w:rsidP="00776CBC">
            <w:pPr>
              <w:pStyle w:val="12TabHeadBody"/>
            </w:pPr>
            <w:r w:rsidRPr="00B620DB">
              <w:rPr>
                <w:rStyle w:val="flts1"/>
              </w:rPr>
              <w:t>D7793-17</w:t>
            </w:r>
          </w:p>
        </w:tc>
        <w:tc>
          <w:tcPr>
            <w:tcW w:w="1641" w:type="pct"/>
            <w:tcBorders>
              <w:top w:val="outset" w:sz="6" w:space="0" w:color="auto"/>
              <w:left w:val="outset" w:sz="6" w:space="0" w:color="auto"/>
              <w:bottom w:val="outset" w:sz="6" w:space="0" w:color="auto"/>
              <w:right w:val="outset" w:sz="6" w:space="0" w:color="auto"/>
            </w:tcBorders>
            <w:hideMark/>
          </w:tcPr>
          <w:p w14:paraId="3BB2D71A" w14:textId="77777777" w:rsidR="00776CBC" w:rsidRPr="00B620DB" w:rsidRDefault="00776CBC" w:rsidP="00776CBC">
            <w:pPr>
              <w:pStyle w:val="12TabHeadBody"/>
            </w:pPr>
            <w:bookmarkStart w:id="457" w:name="astmd7793"/>
            <w:bookmarkStart w:id="458" w:name="a68872"/>
            <w:bookmarkEnd w:id="457"/>
            <w:bookmarkEnd w:id="458"/>
            <w:r w:rsidRPr="00B620DB">
              <w:rPr>
                <w:rStyle w:val="flts1"/>
              </w:rPr>
              <w:t>Standard Specification for Insulated Vinyl Siding</w:t>
            </w:r>
            <w:bookmarkStart w:id="459" w:name="a68874"/>
            <w:bookmarkEnd w:id="459"/>
          </w:p>
        </w:tc>
        <w:tc>
          <w:tcPr>
            <w:tcW w:w="1524" w:type="pct"/>
            <w:tcBorders>
              <w:top w:val="outset" w:sz="6" w:space="0" w:color="auto"/>
              <w:left w:val="outset" w:sz="6" w:space="0" w:color="auto"/>
              <w:bottom w:val="outset" w:sz="6" w:space="0" w:color="auto"/>
              <w:right w:val="outset" w:sz="6" w:space="0" w:color="auto"/>
            </w:tcBorders>
            <w:hideMark/>
          </w:tcPr>
          <w:p w14:paraId="56F2DDBB" w14:textId="77777777" w:rsidR="00776CBC" w:rsidRPr="00B620DB" w:rsidRDefault="00135AFF" w:rsidP="00776CBC">
            <w:pPr>
              <w:pStyle w:val="12TabHeadBody"/>
            </w:pPr>
            <w:hyperlink r:id="rId383" w:anchor="es013810" w:history="1">
              <w:r w:rsidR="00776CBC" w:rsidRPr="00B620DB">
                <w:rPr>
                  <w:rStyle w:val="Hyperlink"/>
                  <w:color w:val="auto"/>
                  <w:szCs w:val="18"/>
                  <w:u w:val="none"/>
                </w:rPr>
                <w:t>9.27.12.1.(2)</w:t>
              </w:r>
            </w:hyperlink>
          </w:p>
        </w:tc>
      </w:tr>
      <w:tr w:rsidR="00776CBC" w:rsidRPr="00B620DB" w14:paraId="091A044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FC7DC28"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155F05B" w14:textId="77777777" w:rsidR="00776CBC" w:rsidRPr="00B620DB" w:rsidRDefault="00776CBC" w:rsidP="00776CBC">
            <w:pPr>
              <w:pStyle w:val="12TabHeadBody"/>
            </w:pPr>
            <w:r w:rsidRPr="00B620DB">
              <w:rPr>
                <w:rStyle w:val="flts1"/>
              </w:rPr>
              <w:t>D8052/D8052M-17</w:t>
            </w:r>
          </w:p>
        </w:tc>
        <w:tc>
          <w:tcPr>
            <w:tcW w:w="1641" w:type="pct"/>
            <w:tcBorders>
              <w:top w:val="outset" w:sz="6" w:space="0" w:color="auto"/>
              <w:left w:val="outset" w:sz="6" w:space="0" w:color="auto"/>
              <w:bottom w:val="outset" w:sz="6" w:space="0" w:color="auto"/>
              <w:right w:val="outset" w:sz="6" w:space="0" w:color="auto"/>
            </w:tcBorders>
            <w:hideMark/>
          </w:tcPr>
          <w:p w14:paraId="48F2966B" w14:textId="77777777" w:rsidR="00776CBC" w:rsidRPr="00B620DB" w:rsidRDefault="00776CBC" w:rsidP="00776CBC">
            <w:pPr>
              <w:pStyle w:val="12TabHeadBody"/>
            </w:pPr>
            <w:bookmarkStart w:id="460" w:name="astmd8052"/>
            <w:bookmarkStart w:id="461" w:name="a68893"/>
            <w:bookmarkEnd w:id="460"/>
            <w:bookmarkEnd w:id="461"/>
            <w:r w:rsidRPr="00B620DB">
              <w:rPr>
                <w:rStyle w:val="flts1"/>
              </w:rPr>
              <w:t>Standard Test Method for Quantification of Air Leakage in Low-Sloped Membrane Roof Assemblies</w:t>
            </w:r>
            <w:bookmarkStart w:id="462" w:name="a68895"/>
            <w:bookmarkEnd w:id="462"/>
          </w:p>
        </w:tc>
        <w:tc>
          <w:tcPr>
            <w:tcW w:w="1524" w:type="pct"/>
            <w:tcBorders>
              <w:top w:val="outset" w:sz="6" w:space="0" w:color="auto"/>
              <w:left w:val="outset" w:sz="6" w:space="0" w:color="auto"/>
              <w:bottom w:val="outset" w:sz="6" w:space="0" w:color="auto"/>
              <w:right w:val="outset" w:sz="6" w:space="0" w:color="auto"/>
            </w:tcBorders>
            <w:hideMark/>
          </w:tcPr>
          <w:p w14:paraId="1D816C07" w14:textId="77777777" w:rsidR="00776CBC" w:rsidRPr="00B620DB" w:rsidRDefault="00135AFF" w:rsidP="00776CBC">
            <w:pPr>
              <w:pStyle w:val="12TabHeadBody"/>
            </w:pPr>
            <w:hyperlink r:id="rId384" w:anchor="en001188" w:history="1">
              <w:r w:rsidR="00776CBC" w:rsidRPr="00B620DB">
                <w:rPr>
                  <w:rStyle w:val="Hyperlink"/>
                  <w:color w:val="auto"/>
                  <w:szCs w:val="18"/>
                  <w:u w:val="none"/>
                </w:rPr>
                <w:t>A-5.4.1.2.(1)</w:t>
              </w:r>
            </w:hyperlink>
          </w:p>
        </w:tc>
      </w:tr>
      <w:tr w:rsidR="00776CBC" w:rsidRPr="00B620DB" w14:paraId="0BD4B15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224F4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D479DC6" w14:textId="77777777" w:rsidR="00776CBC" w:rsidRPr="00B620DB" w:rsidRDefault="00776CBC" w:rsidP="00776CBC">
            <w:pPr>
              <w:pStyle w:val="12TabHeadBody"/>
            </w:pPr>
            <w:r w:rsidRPr="00B620DB">
              <w:rPr>
                <w:rStyle w:val="flts1"/>
              </w:rPr>
              <w:t>E90-09</w:t>
            </w:r>
          </w:p>
        </w:tc>
        <w:tc>
          <w:tcPr>
            <w:tcW w:w="1641" w:type="pct"/>
            <w:tcBorders>
              <w:top w:val="outset" w:sz="6" w:space="0" w:color="auto"/>
              <w:left w:val="outset" w:sz="6" w:space="0" w:color="auto"/>
              <w:bottom w:val="outset" w:sz="6" w:space="0" w:color="auto"/>
              <w:right w:val="outset" w:sz="6" w:space="0" w:color="auto"/>
            </w:tcBorders>
            <w:hideMark/>
          </w:tcPr>
          <w:p w14:paraId="2F7C8601" w14:textId="77777777" w:rsidR="00776CBC" w:rsidRPr="00B620DB" w:rsidRDefault="00776CBC" w:rsidP="00776CBC">
            <w:pPr>
              <w:pStyle w:val="12TabHeadBody"/>
            </w:pPr>
            <w:bookmarkStart w:id="463" w:name="astme90"/>
            <w:bookmarkStart w:id="464" w:name="a68914"/>
            <w:bookmarkEnd w:id="463"/>
            <w:bookmarkEnd w:id="464"/>
            <w:r w:rsidRPr="00B620DB">
              <w:rPr>
                <w:rStyle w:val="flts1"/>
              </w:rPr>
              <w:t>Standard Test Method for Laboratory Measurement of Airborne Sound Transmission Loss of Building Partitions and Elements</w:t>
            </w:r>
            <w:bookmarkStart w:id="465" w:name="a69122"/>
            <w:bookmarkEnd w:id="465"/>
          </w:p>
        </w:tc>
        <w:tc>
          <w:tcPr>
            <w:tcW w:w="1524" w:type="pct"/>
            <w:tcBorders>
              <w:top w:val="outset" w:sz="6" w:space="0" w:color="auto"/>
              <w:left w:val="outset" w:sz="6" w:space="0" w:color="auto"/>
              <w:bottom w:val="outset" w:sz="6" w:space="0" w:color="auto"/>
              <w:right w:val="outset" w:sz="6" w:space="0" w:color="auto"/>
            </w:tcBorders>
            <w:hideMark/>
          </w:tcPr>
          <w:p w14:paraId="572D9C5E" w14:textId="77777777" w:rsidR="00776CBC" w:rsidRPr="00B620DB" w:rsidRDefault="00135AFF" w:rsidP="00776CBC">
            <w:pPr>
              <w:pStyle w:val="12TabHeadBody"/>
            </w:pPr>
            <w:hyperlink r:id="rId385" w:anchor="es001003" w:history="1">
              <w:r w:rsidR="00776CBC" w:rsidRPr="00B620DB">
                <w:rPr>
                  <w:rStyle w:val="Hyperlink"/>
                  <w:color w:val="auto"/>
                  <w:szCs w:val="18"/>
                  <w:u w:val="none"/>
                </w:rPr>
                <w:t>5.8.1.2.(1)</w:t>
              </w:r>
            </w:hyperlink>
            <w:r w:rsidR="00776CBC" w:rsidRPr="00B620DB">
              <w:br/>
            </w:r>
            <w:hyperlink r:id="rId386" w:anchor="es008813" w:history="1">
              <w:r w:rsidR="00776CBC" w:rsidRPr="00B620DB">
                <w:rPr>
                  <w:rStyle w:val="Hyperlink"/>
                  <w:color w:val="auto"/>
                  <w:szCs w:val="18"/>
                  <w:u w:val="none"/>
                </w:rPr>
                <w:t>5.8.1.4.(1)</w:t>
              </w:r>
            </w:hyperlink>
            <w:r w:rsidR="00776CBC" w:rsidRPr="00B620DB">
              <w:br/>
            </w:r>
            <w:hyperlink r:id="rId387" w:anchor="es002418" w:history="1">
              <w:r w:rsidR="00776CBC" w:rsidRPr="00B620DB">
                <w:rPr>
                  <w:rStyle w:val="Hyperlink"/>
                  <w:color w:val="auto"/>
                  <w:szCs w:val="18"/>
                  <w:u w:val="none"/>
                </w:rPr>
                <w:t>9.11.1.2.(1)</w:t>
              </w:r>
            </w:hyperlink>
          </w:p>
        </w:tc>
      </w:tr>
      <w:tr w:rsidR="00776CBC" w:rsidRPr="00B620DB" w14:paraId="2D197A5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9A445B9"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E13B25C" w14:textId="77777777" w:rsidR="00776CBC" w:rsidRPr="00B620DB" w:rsidRDefault="00776CBC" w:rsidP="00776CBC">
            <w:pPr>
              <w:pStyle w:val="12TabHeadBody"/>
            </w:pPr>
            <w:r w:rsidRPr="00B620DB">
              <w:rPr>
                <w:rStyle w:val="flts1"/>
              </w:rPr>
              <w:t>E96/E96M-16</w:t>
            </w:r>
          </w:p>
        </w:tc>
        <w:tc>
          <w:tcPr>
            <w:tcW w:w="1641" w:type="pct"/>
            <w:tcBorders>
              <w:top w:val="outset" w:sz="6" w:space="0" w:color="auto"/>
              <w:left w:val="outset" w:sz="6" w:space="0" w:color="auto"/>
              <w:bottom w:val="outset" w:sz="6" w:space="0" w:color="auto"/>
              <w:right w:val="outset" w:sz="6" w:space="0" w:color="auto"/>
            </w:tcBorders>
            <w:hideMark/>
          </w:tcPr>
          <w:p w14:paraId="44AE397B" w14:textId="77777777" w:rsidR="00776CBC" w:rsidRPr="00B620DB" w:rsidRDefault="00776CBC" w:rsidP="00776CBC">
            <w:pPr>
              <w:pStyle w:val="12TabHeadBody"/>
            </w:pPr>
            <w:bookmarkStart w:id="466" w:name="astme96m"/>
            <w:bookmarkStart w:id="467" w:name="a69145"/>
            <w:bookmarkEnd w:id="466"/>
            <w:bookmarkEnd w:id="467"/>
            <w:r w:rsidRPr="00B620DB">
              <w:rPr>
                <w:rStyle w:val="flts1"/>
              </w:rPr>
              <w:t>Standard Test Methods for Water Vapor Transmission of Materials</w:t>
            </w:r>
            <w:bookmarkStart w:id="468" w:name="a69147"/>
            <w:bookmarkEnd w:id="468"/>
          </w:p>
        </w:tc>
        <w:tc>
          <w:tcPr>
            <w:tcW w:w="1524" w:type="pct"/>
            <w:tcBorders>
              <w:top w:val="outset" w:sz="6" w:space="0" w:color="auto"/>
              <w:left w:val="outset" w:sz="6" w:space="0" w:color="auto"/>
              <w:bottom w:val="outset" w:sz="6" w:space="0" w:color="auto"/>
              <w:right w:val="outset" w:sz="6" w:space="0" w:color="auto"/>
            </w:tcBorders>
            <w:hideMark/>
          </w:tcPr>
          <w:p w14:paraId="6ADFF727" w14:textId="77777777" w:rsidR="00776CBC" w:rsidRPr="00B620DB" w:rsidRDefault="00135AFF" w:rsidP="00776CBC">
            <w:pPr>
              <w:pStyle w:val="12TabHeadBody"/>
            </w:pPr>
            <w:hyperlink r:id="rId388" w:anchor="es001630" w:history="1">
              <w:r w:rsidR="00776CBC" w:rsidRPr="00B620DB">
                <w:rPr>
                  <w:rStyle w:val="Hyperlink"/>
                  <w:color w:val="auto"/>
                  <w:szCs w:val="18"/>
                  <w:u w:val="none"/>
                </w:rPr>
                <w:t>5.5.1.2.(3)</w:t>
              </w:r>
            </w:hyperlink>
            <w:r w:rsidR="00776CBC" w:rsidRPr="00B620DB">
              <w:br/>
            </w:r>
            <w:hyperlink r:id="rId389" w:anchor="es007689" w:history="1">
              <w:r w:rsidR="00776CBC" w:rsidRPr="00B620DB">
                <w:rPr>
                  <w:rStyle w:val="Hyperlink"/>
                  <w:color w:val="auto"/>
                  <w:szCs w:val="18"/>
                  <w:u w:val="none"/>
                </w:rPr>
                <w:t>9.13.2.2.(2)</w:t>
              </w:r>
            </w:hyperlink>
            <w:r w:rsidR="00776CBC" w:rsidRPr="00B620DB">
              <w:br/>
            </w:r>
            <w:hyperlink r:id="rId390" w:anchor="es008448" w:history="1">
              <w:r w:rsidR="00776CBC" w:rsidRPr="00B620DB">
                <w:rPr>
                  <w:rStyle w:val="Hyperlink"/>
                  <w:color w:val="auto"/>
                  <w:szCs w:val="18"/>
                  <w:u w:val="none"/>
                </w:rPr>
                <w:t>9.25.4.2.(1)</w:t>
              </w:r>
            </w:hyperlink>
            <w:r w:rsidR="00776CBC" w:rsidRPr="00B620DB">
              <w:br/>
            </w:r>
            <w:hyperlink r:id="rId391" w:anchor="es014601" w:history="1">
              <w:r w:rsidR="00776CBC" w:rsidRPr="00B620DB">
                <w:rPr>
                  <w:rStyle w:val="Hyperlink"/>
                  <w:color w:val="auto"/>
                  <w:szCs w:val="18"/>
                  <w:u w:val="none"/>
                </w:rPr>
                <w:t>9.25.4.2.(2)</w:t>
              </w:r>
            </w:hyperlink>
            <w:r w:rsidR="00776CBC" w:rsidRPr="00B620DB">
              <w:br/>
            </w:r>
            <w:hyperlink r:id="rId392" w:anchor="es008439" w:history="1">
              <w:r w:rsidR="00776CBC" w:rsidRPr="00B620DB">
                <w:rPr>
                  <w:rStyle w:val="Hyperlink"/>
                  <w:color w:val="auto"/>
                  <w:szCs w:val="18"/>
                  <w:u w:val="none"/>
                </w:rPr>
                <w:t>9.25.5.1.(1)</w:t>
              </w:r>
            </w:hyperlink>
            <w:r w:rsidR="00776CBC" w:rsidRPr="00B620DB">
              <w:br/>
            </w:r>
            <w:hyperlink r:id="rId393" w:anchor="es003437" w:history="1">
              <w:r w:rsidR="00776CBC" w:rsidRPr="00B620DB">
                <w:rPr>
                  <w:rStyle w:val="Hyperlink"/>
                  <w:color w:val="auto"/>
                  <w:szCs w:val="18"/>
                  <w:u w:val="none"/>
                </w:rPr>
                <w:t>9.30.1.2.(1)</w:t>
              </w:r>
            </w:hyperlink>
          </w:p>
        </w:tc>
      </w:tr>
      <w:tr w:rsidR="00776CBC" w:rsidRPr="00B620DB" w14:paraId="410AB4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5776074"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0FBC1DDB" w14:textId="77777777" w:rsidR="00776CBC" w:rsidRPr="00B620DB" w:rsidRDefault="00776CBC" w:rsidP="00776CBC">
            <w:pPr>
              <w:pStyle w:val="12TabHeadBody"/>
            </w:pPr>
            <w:r w:rsidRPr="00B620DB">
              <w:rPr>
                <w:rStyle w:val="flts1"/>
              </w:rPr>
              <w:t>E283-04</w:t>
            </w:r>
          </w:p>
        </w:tc>
        <w:tc>
          <w:tcPr>
            <w:tcW w:w="1641" w:type="pct"/>
            <w:tcBorders>
              <w:top w:val="outset" w:sz="6" w:space="0" w:color="auto"/>
              <w:left w:val="outset" w:sz="6" w:space="0" w:color="auto"/>
              <w:bottom w:val="outset" w:sz="6" w:space="0" w:color="auto"/>
              <w:right w:val="outset" w:sz="6" w:space="0" w:color="auto"/>
            </w:tcBorders>
            <w:hideMark/>
          </w:tcPr>
          <w:p w14:paraId="3ED21A9F" w14:textId="77777777" w:rsidR="00776CBC" w:rsidRPr="00B620DB" w:rsidRDefault="00776CBC" w:rsidP="00776CBC">
            <w:pPr>
              <w:pStyle w:val="12TabHeadBody"/>
            </w:pPr>
            <w:bookmarkStart w:id="469" w:name="astme283"/>
            <w:bookmarkStart w:id="470" w:name="a69382"/>
            <w:bookmarkEnd w:id="469"/>
            <w:bookmarkEnd w:id="470"/>
            <w:r w:rsidRPr="00B620DB">
              <w:rPr>
                <w:rStyle w:val="flts1"/>
              </w:rPr>
              <w:t>Standard Test Method for Determining Rate of Air Leakage Through Exterior Windows, Curtain Walls, and Doors Under Specified Pressure Differences Across the Specimen</w:t>
            </w:r>
            <w:bookmarkStart w:id="471" w:name="a69384"/>
            <w:bookmarkEnd w:id="471"/>
          </w:p>
        </w:tc>
        <w:tc>
          <w:tcPr>
            <w:tcW w:w="1524" w:type="pct"/>
            <w:tcBorders>
              <w:top w:val="outset" w:sz="6" w:space="0" w:color="auto"/>
              <w:left w:val="outset" w:sz="6" w:space="0" w:color="auto"/>
              <w:bottom w:val="outset" w:sz="6" w:space="0" w:color="auto"/>
              <w:right w:val="outset" w:sz="6" w:space="0" w:color="auto"/>
            </w:tcBorders>
            <w:hideMark/>
          </w:tcPr>
          <w:p w14:paraId="1D542B38" w14:textId="77777777" w:rsidR="00776CBC" w:rsidRPr="00B620DB" w:rsidRDefault="00135AFF" w:rsidP="00776CBC">
            <w:pPr>
              <w:pStyle w:val="12TabHeadBody"/>
            </w:pPr>
            <w:hyperlink r:id="rId394" w:anchor="es008831" w:history="1">
              <w:r w:rsidR="00776CBC" w:rsidRPr="00B620DB">
                <w:rPr>
                  <w:rStyle w:val="Hyperlink"/>
                  <w:color w:val="auto"/>
                  <w:szCs w:val="18"/>
                  <w:u w:val="none"/>
                </w:rPr>
                <w:t>5.9.3.4.(2)</w:t>
              </w:r>
            </w:hyperlink>
            <w:r w:rsidR="00776CBC" w:rsidRPr="00B620DB">
              <w:br/>
            </w:r>
            <w:hyperlink r:id="rId395" w:anchor="en000930" w:history="1">
              <w:r w:rsidR="00776CBC" w:rsidRPr="00B620DB">
                <w:rPr>
                  <w:rStyle w:val="Hyperlink"/>
                  <w:color w:val="auto"/>
                  <w:szCs w:val="18"/>
                  <w:u w:val="none"/>
                </w:rPr>
                <w:t>A-5.9.3.4.(2)</w:t>
              </w:r>
            </w:hyperlink>
          </w:p>
        </w:tc>
      </w:tr>
      <w:tr w:rsidR="00776CBC" w:rsidRPr="00B620DB" w14:paraId="0B49963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BE2BD7"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4A4B909" w14:textId="77777777" w:rsidR="00776CBC" w:rsidRPr="00B620DB" w:rsidRDefault="00776CBC" w:rsidP="00776CBC">
            <w:pPr>
              <w:pStyle w:val="12TabHeadBody"/>
            </w:pPr>
            <w:r w:rsidRPr="00B620DB">
              <w:rPr>
                <w:rStyle w:val="flts1"/>
              </w:rPr>
              <w:t>E330/E330M-14</w:t>
            </w:r>
          </w:p>
        </w:tc>
        <w:tc>
          <w:tcPr>
            <w:tcW w:w="1641" w:type="pct"/>
            <w:tcBorders>
              <w:top w:val="outset" w:sz="6" w:space="0" w:color="auto"/>
              <w:left w:val="outset" w:sz="6" w:space="0" w:color="auto"/>
              <w:bottom w:val="outset" w:sz="6" w:space="0" w:color="auto"/>
              <w:right w:val="outset" w:sz="6" w:space="0" w:color="auto"/>
            </w:tcBorders>
            <w:hideMark/>
          </w:tcPr>
          <w:p w14:paraId="1E5B779F" w14:textId="77777777" w:rsidR="00776CBC" w:rsidRPr="00B620DB" w:rsidRDefault="00776CBC" w:rsidP="00776CBC">
            <w:pPr>
              <w:pStyle w:val="12TabHeadBody"/>
            </w:pPr>
            <w:bookmarkStart w:id="472" w:name="astme330m"/>
            <w:bookmarkStart w:id="473" w:name="a69405"/>
            <w:bookmarkEnd w:id="472"/>
            <w:bookmarkEnd w:id="473"/>
            <w:r w:rsidRPr="00B620DB">
              <w:rPr>
                <w:rStyle w:val="flts1"/>
              </w:rPr>
              <w:t>Standard Test Method for Structural Performance of Exterior Windows, Doors, Skylights and Curtain Walls by Uniform Static Air Pressure Difference</w:t>
            </w:r>
            <w:bookmarkStart w:id="474" w:name="a69407"/>
            <w:bookmarkEnd w:id="474"/>
          </w:p>
        </w:tc>
        <w:tc>
          <w:tcPr>
            <w:tcW w:w="1524" w:type="pct"/>
            <w:tcBorders>
              <w:top w:val="outset" w:sz="6" w:space="0" w:color="auto"/>
              <w:left w:val="outset" w:sz="6" w:space="0" w:color="auto"/>
              <w:bottom w:val="outset" w:sz="6" w:space="0" w:color="auto"/>
              <w:right w:val="outset" w:sz="6" w:space="0" w:color="auto"/>
            </w:tcBorders>
            <w:hideMark/>
          </w:tcPr>
          <w:p w14:paraId="3608D113" w14:textId="77777777" w:rsidR="00776CBC" w:rsidRPr="00B620DB" w:rsidRDefault="00135AFF" w:rsidP="00776CBC">
            <w:pPr>
              <w:pStyle w:val="12TabHeadBody"/>
            </w:pPr>
            <w:hyperlink r:id="rId396" w:anchor="en000928" w:history="1">
              <w:r w:rsidR="00776CBC" w:rsidRPr="00B620DB">
                <w:rPr>
                  <w:rStyle w:val="Hyperlink"/>
                  <w:color w:val="auto"/>
                  <w:szCs w:val="18"/>
                  <w:u w:val="none"/>
                </w:rPr>
                <w:t>A-5.9.3.2.(1)</w:t>
              </w:r>
            </w:hyperlink>
          </w:p>
        </w:tc>
      </w:tr>
      <w:tr w:rsidR="00776CBC" w:rsidRPr="00B620DB" w14:paraId="483D2EC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114FE1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D65B6F1" w14:textId="77777777" w:rsidR="00776CBC" w:rsidRPr="00B620DB" w:rsidRDefault="00776CBC" w:rsidP="00776CBC">
            <w:pPr>
              <w:pStyle w:val="12TabHeadBody"/>
            </w:pPr>
            <w:r w:rsidRPr="00B620DB">
              <w:rPr>
                <w:rStyle w:val="flts1"/>
              </w:rPr>
              <w:t>E331-00</w:t>
            </w:r>
          </w:p>
        </w:tc>
        <w:tc>
          <w:tcPr>
            <w:tcW w:w="1641" w:type="pct"/>
            <w:tcBorders>
              <w:top w:val="outset" w:sz="6" w:space="0" w:color="auto"/>
              <w:left w:val="outset" w:sz="6" w:space="0" w:color="auto"/>
              <w:bottom w:val="outset" w:sz="6" w:space="0" w:color="auto"/>
              <w:right w:val="outset" w:sz="6" w:space="0" w:color="auto"/>
            </w:tcBorders>
            <w:hideMark/>
          </w:tcPr>
          <w:p w14:paraId="02280090" w14:textId="77777777" w:rsidR="00776CBC" w:rsidRPr="00B620DB" w:rsidRDefault="00776CBC" w:rsidP="00776CBC">
            <w:pPr>
              <w:pStyle w:val="12TabHeadBody"/>
            </w:pPr>
            <w:bookmarkStart w:id="475" w:name="astme331"/>
            <w:bookmarkStart w:id="476" w:name="a69426"/>
            <w:bookmarkEnd w:id="475"/>
            <w:bookmarkEnd w:id="476"/>
            <w:r w:rsidRPr="00B620DB">
              <w:rPr>
                <w:rStyle w:val="flts1"/>
              </w:rPr>
              <w:t>Standard Test Method for Water Penetration of Exterior Windows, Skylights, Doors, and Curtain Walls by Uniform Static Air Pressure Difference</w:t>
            </w:r>
            <w:bookmarkStart w:id="477" w:name="a69634"/>
            <w:bookmarkEnd w:id="477"/>
          </w:p>
        </w:tc>
        <w:tc>
          <w:tcPr>
            <w:tcW w:w="1524" w:type="pct"/>
            <w:tcBorders>
              <w:top w:val="outset" w:sz="6" w:space="0" w:color="auto"/>
              <w:left w:val="outset" w:sz="6" w:space="0" w:color="auto"/>
              <w:bottom w:val="outset" w:sz="6" w:space="0" w:color="auto"/>
              <w:right w:val="outset" w:sz="6" w:space="0" w:color="auto"/>
            </w:tcBorders>
            <w:hideMark/>
          </w:tcPr>
          <w:p w14:paraId="53AA52F4" w14:textId="77777777" w:rsidR="00776CBC" w:rsidRPr="00B620DB" w:rsidRDefault="00135AFF" w:rsidP="00776CBC">
            <w:pPr>
              <w:pStyle w:val="12TabHeadBody"/>
            </w:pPr>
            <w:hyperlink r:id="rId397" w:anchor="es008834" w:history="1">
              <w:r w:rsidR="00776CBC" w:rsidRPr="00B620DB">
                <w:rPr>
                  <w:rStyle w:val="Hyperlink"/>
                  <w:color w:val="auto"/>
                  <w:szCs w:val="18"/>
                  <w:u w:val="none"/>
                </w:rPr>
                <w:t>5.9.3.5.(2)</w:t>
              </w:r>
            </w:hyperlink>
            <w:r w:rsidR="00776CBC" w:rsidRPr="00B620DB">
              <w:br/>
            </w:r>
            <w:hyperlink r:id="rId398" w:anchor="en000932" w:history="1">
              <w:r w:rsidR="00776CBC" w:rsidRPr="00B620DB">
                <w:rPr>
                  <w:rStyle w:val="Hyperlink"/>
                  <w:color w:val="auto"/>
                  <w:szCs w:val="18"/>
                  <w:u w:val="none"/>
                </w:rPr>
                <w:t>A-5.9.3.5.(2)</w:t>
              </w:r>
            </w:hyperlink>
          </w:p>
        </w:tc>
      </w:tr>
      <w:tr w:rsidR="00776CBC" w:rsidRPr="00B620DB" w14:paraId="0BB0484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E38C52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2F1990F" w14:textId="77777777" w:rsidR="00776CBC" w:rsidRPr="00B620DB" w:rsidRDefault="00776CBC" w:rsidP="00776CBC">
            <w:pPr>
              <w:pStyle w:val="12TabHeadBody"/>
            </w:pPr>
            <w:r w:rsidRPr="00B620DB">
              <w:rPr>
                <w:rStyle w:val="flts1"/>
              </w:rPr>
              <w:t>E336-11</w:t>
            </w:r>
          </w:p>
        </w:tc>
        <w:tc>
          <w:tcPr>
            <w:tcW w:w="1641" w:type="pct"/>
            <w:tcBorders>
              <w:top w:val="outset" w:sz="6" w:space="0" w:color="auto"/>
              <w:left w:val="outset" w:sz="6" w:space="0" w:color="auto"/>
              <w:bottom w:val="outset" w:sz="6" w:space="0" w:color="auto"/>
              <w:right w:val="outset" w:sz="6" w:space="0" w:color="auto"/>
            </w:tcBorders>
            <w:hideMark/>
          </w:tcPr>
          <w:p w14:paraId="59898706" w14:textId="77777777" w:rsidR="00776CBC" w:rsidRPr="00B620DB" w:rsidRDefault="00776CBC" w:rsidP="00776CBC">
            <w:pPr>
              <w:pStyle w:val="12TabHeadBody"/>
            </w:pPr>
            <w:bookmarkStart w:id="478" w:name="astme336"/>
            <w:bookmarkStart w:id="479" w:name="a69655"/>
            <w:bookmarkEnd w:id="478"/>
            <w:bookmarkEnd w:id="479"/>
            <w:r w:rsidRPr="00B620DB">
              <w:rPr>
                <w:rStyle w:val="flts1"/>
              </w:rPr>
              <w:t>Standard Test Method for Measurement of Airborne Sound Attenuation between Rooms in Buildings</w:t>
            </w:r>
            <w:bookmarkStart w:id="480" w:name="a69657"/>
            <w:bookmarkEnd w:id="480"/>
          </w:p>
        </w:tc>
        <w:tc>
          <w:tcPr>
            <w:tcW w:w="1524" w:type="pct"/>
            <w:tcBorders>
              <w:top w:val="outset" w:sz="6" w:space="0" w:color="auto"/>
              <w:left w:val="outset" w:sz="6" w:space="0" w:color="auto"/>
              <w:bottom w:val="outset" w:sz="6" w:space="0" w:color="auto"/>
              <w:right w:val="outset" w:sz="6" w:space="0" w:color="auto"/>
            </w:tcBorders>
            <w:hideMark/>
          </w:tcPr>
          <w:p w14:paraId="0C0DE253" w14:textId="77777777" w:rsidR="00776CBC" w:rsidRPr="00B620DB" w:rsidRDefault="00135AFF" w:rsidP="00776CBC">
            <w:pPr>
              <w:pStyle w:val="12TabHeadBody"/>
            </w:pPr>
            <w:hyperlink r:id="rId399" w:anchor="es008810" w:history="1">
              <w:r w:rsidR="00776CBC" w:rsidRPr="00B620DB">
                <w:rPr>
                  <w:rStyle w:val="Hyperlink"/>
                  <w:color w:val="auto"/>
                  <w:szCs w:val="18"/>
                  <w:u w:val="none"/>
                </w:rPr>
                <w:t>5.8.1.2.(2)</w:t>
              </w:r>
            </w:hyperlink>
            <w:r w:rsidR="00776CBC" w:rsidRPr="00B620DB">
              <w:br/>
            </w:r>
            <w:hyperlink r:id="rId400" w:anchor="es008819" w:history="1">
              <w:r w:rsidR="00776CBC" w:rsidRPr="00B620DB">
                <w:rPr>
                  <w:rStyle w:val="Hyperlink"/>
                  <w:color w:val="auto"/>
                  <w:szCs w:val="18"/>
                  <w:u w:val="none"/>
                </w:rPr>
                <w:t>5.8.1.4.(7)</w:t>
              </w:r>
            </w:hyperlink>
            <w:r w:rsidR="00776CBC" w:rsidRPr="00B620DB">
              <w:br/>
            </w:r>
            <w:hyperlink r:id="rId401" w:anchor="es008850" w:history="1">
              <w:r w:rsidR="00776CBC" w:rsidRPr="00B620DB">
                <w:rPr>
                  <w:rStyle w:val="Hyperlink"/>
                  <w:color w:val="auto"/>
                  <w:szCs w:val="18"/>
                  <w:u w:val="none"/>
                </w:rPr>
                <w:t>9.11.1.2.(2)</w:t>
              </w:r>
            </w:hyperlink>
            <w:r w:rsidR="00776CBC" w:rsidRPr="00B620DB">
              <w:br/>
            </w:r>
            <w:hyperlink r:id="rId402" w:anchor="en000297" w:history="1">
              <w:r w:rsidR="00776CBC" w:rsidRPr="00B620DB">
                <w:rPr>
                  <w:rStyle w:val="Hyperlink"/>
                  <w:color w:val="auto"/>
                  <w:szCs w:val="18"/>
                  <w:u w:val="none"/>
                </w:rPr>
                <w:t>A-9.11.</w:t>
              </w:r>
            </w:hyperlink>
          </w:p>
        </w:tc>
      </w:tr>
      <w:tr w:rsidR="00776CBC" w:rsidRPr="00B620DB" w14:paraId="09F41B9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4D148C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BE289C1" w14:textId="77777777" w:rsidR="00776CBC" w:rsidRPr="00B620DB" w:rsidRDefault="00776CBC" w:rsidP="00776CBC">
            <w:pPr>
              <w:pStyle w:val="12TabHeadBody"/>
            </w:pPr>
            <w:r w:rsidRPr="00B620DB">
              <w:rPr>
                <w:rStyle w:val="flts1"/>
              </w:rPr>
              <w:t>E413-16</w:t>
            </w:r>
          </w:p>
        </w:tc>
        <w:tc>
          <w:tcPr>
            <w:tcW w:w="1641" w:type="pct"/>
            <w:tcBorders>
              <w:top w:val="outset" w:sz="6" w:space="0" w:color="auto"/>
              <w:left w:val="outset" w:sz="6" w:space="0" w:color="auto"/>
              <w:bottom w:val="outset" w:sz="6" w:space="0" w:color="auto"/>
              <w:right w:val="outset" w:sz="6" w:space="0" w:color="auto"/>
            </w:tcBorders>
            <w:hideMark/>
          </w:tcPr>
          <w:p w14:paraId="6CCBB489" w14:textId="77777777" w:rsidR="00776CBC" w:rsidRPr="00B620DB" w:rsidRDefault="00776CBC" w:rsidP="00776CBC">
            <w:pPr>
              <w:pStyle w:val="12TabHeadBody"/>
            </w:pPr>
            <w:bookmarkStart w:id="481" w:name="astme413"/>
            <w:bookmarkStart w:id="482" w:name="a69682"/>
            <w:bookmarkEnd w:id="481"/>
            <w:bookmarkEnd w:id="482"/>
            <w:r w:rsidRPr="00B620DB">
              <w:rPr>
                <w:rStyle w:val="flts1"/>
              </w:rPr>
              <w:t>Classification for Rating Sound Insulation</w:t>
            </w:r>
            <w:bookmarkStart w:id="483" w:name="a69890"/>
            <w:bookmarkEnd w:id="483"/>
          </w:p>
        </w:tc>
        <w:tc>
          <w:tcPr>
            <w:tcW w:w="1524" w:type="pct"/>
            <w:tcBorders>
              <w:top w:val="outset" w:sz="6" w:space="0" w:color="auto"/>
              <w:left w:val="outset" w:sz="6" w:space="0" w:color="auto"/>
              <w:bottom w:val="outset" w:sz="6" w:space="0" w:color="auto"/>
              <w:right w:val="outset" w:sz="6" w:space="0" w:color="auto"/>
            </w:tcBorders>
            <w:hideMark/>
          </w:tcPr>
          <w:p w14:paraId="5DD9DCAF" w14:textId="77777777" w:rsidR="00776CBC" w:rsidRPr="00B620DB" w:rsidRDefault="00135AFF" w:rsidP="00776CBC">
            <w:pPr>
              <w:pStyle w:val="12TabHeadBody"/>
            </w:pPr>
            <w:hyperlink r:id="rId403" w:anchor="en001287" w:history="1">
              <w:r w:rsidR="00776CBC" w:rsidRPr="00B620DB">
                <w:rPr>
                  <w:rStyle w:val="Hyperlink"/>
                  <w:color w:val="auto"/>
                  <w:szCs w:val="18"/>
                  <w:u w:val="none"/>
                </w:rPr>
                <w:t>A-1.4.1.2.(1)</w:t>
              </w:r>
            </w:hyperlink>
            <w:hyperlink r:id="rId404" w:anchor="et001030-3" w:history="1">
              <w:r w:rsidR="00776CBC" w:rsidRPr="00B620DB">
                <w:rPr>
                  <w:rStyle w:val="Hyperlink"/>
                  <w:color w:val="auto"/>
                  <w:sz w:val="12"/>
                  <w:szCs w:val="12"/>
                  <w:u w:val="none"/>
                  <w:vertAlign w:val="superscript"/>
                </w:rPr>
                <w:t>(4)</w:t>
              </w:r>
            </w:hyperlink>
            <w:r w:rsidR="00776CBC" w:rsidRPr="00B620DB">
              <w:br/>
            </w:r>
            <w:hyperlink r:id="rId405" w:anchor="es001003" w:history="1">
              <w:r w:rsidR="00776CBC" w:rsidRPr="00B620DB">
                <w:rPr>
                  <w:rStyle w:val="Hyperlink"/>
                  <w:color w:val="auto"/>
                  <w:szCs w:val="18"/>
                  <w:u w:val="none"/>
                </w:rPr>
                <w:t>5.8.1.2.(1)</w:t>
              </w:r>
            </w:hyperlink>
            <w:r w:rsidR="00776CBC" w:rsidRPr="00B620DB">
              <w:br/>
            </w:r>
            <w:hyperlink r:id="rId406" w:anchor="es008810" w:history="1">
              <w:r w:rsidR="00776CBC" w:rsidRPr="00B620DB">
                <w:rPr>
                  <w:rStyle w:val="Hyperlink"/>
                  <w:color w:val="auto"/>
                  <w:szCs w:val="18"/>
                  <w:u w:val="none"/>
                </w:rPr>
                <w:t>5.8.1.2.(2)</w:t>
              </w:r>
            </w:hyperlink>
            <w:r w:rsidR="00776CBC" w:rsidRPr="00B620DB">
              <w:br/>
            </w:r>
            <w:hyperlink r:id="rId407" w:anchor="es008819" w:history="1">
              <w:r w:rsidR="00776CBC" w:rsidRPr="00B620DB">
                <w:rPr>
                  <w:rStyle w:val="Hyperlink"/>
                  <w:color w:val="auto"/>
                  <w:szCs w:val="18"/>
                  <w:u w:val="none"/>
                </w:rPr>
                <w:t>5.8.1.4.(7)</w:t>
              </w:r>
            </w:hyperlink>
            <w:r w:rsidR="00776CBC" w:rsidRPr="00B620DB">
              <w:br/>
            </w:r>
            <w:hyperlink r:id="rId408" w:anchor="es008822" w:history="1">
              <w:r w:rsidR="00776CBC" w:rsidRPr="00B620DB">
                <w:rPr>
                  <w:rStyle w:val="Hyperlink"/>
                  <w:color w:val="auto"/>
                  <w:szCs w:val="18"/>
                  <w:u w:val="none"/>
                </w:rPr>
                <w:t>5.8.1.5.(3)</w:t>
              </w:r>
            </w:hyperlink>
            <w:r w:rsidR="00776CBC" w:rsidRPr="00B620DB">
              <w:br/>
            </w:r>
            <w:hyperlink r:id="rId409" w:anchor="es002418" w:history="1">
              <w:r w:rsidR="00776CBC" w:rsidRPr="00B620DB">
                <w:rPr>
                  <w:rStyle w:val="Hyperlink"/>
                  <w:color w:val="auto"/>
                  <w:szCs w:val="18"/>
                  <w:u w:val="none"/>
                </w:rPr>
                <w:t>9.11.1.2.(1)</w:t>
              </w:r>
            </w:hyperlink>
            <w:r w:rsidR="00776CBC" w:rsidRPr="00B620DB">
              <w:br/>
            </w:r>
            <w:hyperlink r:id="rId410" w:anchor="es008850" w:history="1">
              <w:r w:rsidR="00776CBC" w:rsidRPr="00B620DB">
                <w:rPr>
                  <w:rStyle w:val="Hyperlink"/>
                  <w:color w:val="auto"/>
                  <w:szCs w:val="18"/>
                  <w:u w:val="none"/>
                </w:rPr>
                <w:t>9.11.1.2.(2)</w:t>
              </w:r>
            </w:hyperlink>
          </w:p>
        </w:tc>
      </w:tr>
      <w:tr w:rsidR="00776CBC" w:rsidRPr="00B620DB" w14:paraId="0C55F0D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4D3268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37ADFFD" w14:textId="77777777" w:rsidR="00776CBC" w:rsidRPr="00B620DB" w:rsidRDefault="00776CBC" w:rsidP="00776CBC">
            <w:pPr>
              <w:pStyle w:val="12TabHeadBody"/>
            </w:pPr>
            <w:r w:rsidRPr="00B620DB">
              <w:rPr>
                <w:rStyle w:val="flts1"/>
              </w:rPr>
              <w:t>E492-09e1</w:t>
            </w:r>
          </w:p>
        </w:tc>
        <w:tc>
          <w:tcPr>
            <w:tcW w:w="1641" w:type="pct"/>
            <w:tcBorders>
              <w:top w:val="outset" w:sz="6" w:space="0" w:color="auto"/>
              <w:left w:val="outset" w:sz="6" w:space="0" w:color="auto"/>
              <w:bottom w:val="outset" w:sz="6" w:space="0" w:color="auto"/>
              <w:right w:val="outset" w:sz="6" w:space="0" w:color="auto"/>
            </w:tcBorders>
            <w:hideMark/>
          </w:tcPr>
          <w:p w14:paraId="7BEFD4FB" w14:textId="77777777" w:rsidR="00776CBC" w:rsidRPr="00B620DB" w:rsidRDefault="00776CBC" w:rsidP="00776CBC">
            <w:pPr>
              <w:pStyle w:val="12TabHeadBody"/>
            </w:pPr>
            <w:bookmarkStart w:id="484" w:name="astme492"/>
            <w:bookmarkStart w:id="485" w:name="a69922"/>
            <w:bookmarkEnd w:id="484"/>
            <w:bookmarkEnd w:id="485"/>
            <w:r w:rsidRPr="00B620DB">
              <w:rPr>
                <w:rStyle w:val="flts1"/>
              </w:rPr>
              <w:t>Standard Test Method for Laboratory Measurement of Impact Sound Transmission Through Floor-Ceiling Assemblies Using the Tapping Machine</w:t>
            </w:r>
            <w:bookmarkStart w:id="486" w:name="a69924"/>
            <w:bookmarkEnd w:id="486"/>
          </w:p>
        </w:tc>
        <w:tc>
          <w:tcPr>
            <w:tcW w:w="1524" w:type="pct"/>
            <w:tcBorders>
              <w:top w:val="outset" w:sz="6" w:space="0" w:color="auto"/>
              <w:left w:val="outset" w:sz="6" w:space="0" w:color="auto"/>
              <w:bottom w:val="outset" w:sz="6" w:space="0" w:color="auto"/>
              <w:right w:val="outset" w:sz="6" w:space="0" w:color="auto"/>
            </w:tcBorders>
            <w:hideMark/>
          </w:tcPr>
          <w:p w14:paraId="3ACAACDA" w14:textId="77777777" w:rsidR="00776CBC" w:rsidRPr="00B620DB" w:rsidRDefault="00135AFF" w:rsidP="00776CBC">
            <w:pPr>
              <w:pStyle w:val="12TabHeadBody"/>
            </w:pPr>
            <w:hyperlink r:id="rId411" w:anchor="en000297" w:history="1">
              <w:r w:rsidR="00776CBC" w:rsidRPr="00B620DB">
                <w:rPr>
                  <w:rStyle w:val="Hyperlink"/>
                  <w:color w:val="auto"/>
                  <w:szCs w:val="18"/>
                  <w:u w:val="none"/>
                </w:rPr>
                <w:t>A-9.11.</w:t>
              </w:r>
            </w:hyperlink>
          </w:p>
        </w:tc>
      </w:tr>
      <w:tr w:rsidR="00776CBC" w:rsidRPr="00B620DB" w14:paraId="5893128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05A3E0"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B6CA98E" w14:textId="77777777" w:rsidR="00776CBC" w:rsidRPr="00B620DB" w:rsidRDefault="00776CBC" w:rsidP="00776CBC">
            <w:pPr>
              <w:pStyle w:val="12TabHeadBody"/>
            </w:pPr>
            <w:r w:rsidRPr="00B620DB">
              <w:rPr>
                <w:rStyle w:val="flts1"/>
              </w:rPr>
              <w:t>E547-00</w:t>
            </w:r>
          </w:p>
        </w:tc>
        <w:tc>
          <w:tcPr>
            <w:tcW w:w="1641" w:type="pct"/>
            <w:tcBorders>
              <w:top w:val="outset" w:sz="6" w:space="0" w:color="auto"/>
              <w:left w:val="outset" w:sz="6" w:space="0" w:color="auto"/>
              <w:bottom w:val="outset" w:sz="6" w:space="0" w:color="auto"/>
              <w:right w:val="outset" w:sz="6" w:space="0" w:color="auto"/>
            </w:tcBorders>
            <w:hideMark/>
          </w:tcPr>
          <w:p w14:paraId="42B19CFB" w14:textId="77777777" w:rsidR="00776CBC" w:rsidRPr="00B620DB" w:rsidRDefault="00776CBC" w:rsidP="00776CBC">
            <w:pPr>
              <w:pStyle w:val="12TabHeadBody"/>
            </w:pPr>
            <w:bookmarkStart w:id="487" w:name="astme547"/>
            <w:bookmarkStart w:id="488" w:name="a70149"/>
            <w:bookmarkEnd w:id="487"/>
            <w:bookmarkEnd w:id="488"/>
            <w:r w:rsidRPr="00B620DB">
              <w:rPr>
                <w:rStyle w:val="flts1"/>
              </w:rPr>
              <w:t>Standard Test Method for Water Penetration of Exterior Windows, Skylights, Doors, and Curtain Walls by Cyclic Static Air Pressure Difference</w:t>
            </w:r>
            <w:bookmarkStart w:id="489" w:name="a70151"/>
            <w:bookmarkEnd w:id="489"/>
          </w:p>
        </w:tc>
        <w:tc>
          <w:tcPr>
            <w:tcW w:w="1524" w:type="pct"/>
            <w:tcBorders>
              <w:top w:val="outset" w:sz="6" w:space="0" w:color="auto"/>
              <w:left w:val="outset" w:sz="6" w:space="0" w:color="auto"/>
              <w:bottom w:val="outset" w:sz="6" w:space="0" w:color="auto"/>
              <w:right w:val="outset" w:sz="6" w:space="0" w:color="auto"/>
            </w:tcBorders>
            <w:hideMark/>
          </w:tcPr>
          <w:p w14:paraId="32E00E58" w14:textId="77777777" w:rsidR="00776CBC" w:rsidRPr="00B620DB" w:rsidRDefault="00135AFF" w:rsidP="00776CBC">
            <w:pPr>
              <w:pStyle w:val="12TabHeadBody"/>
            </w:pPr>
            <w:hyperlink r:id="rId412" w:anchor="es008834" w:history="1">
              <w:r w:rsidR="00776CBC" w:rsidRPr="00B620DB">
                <w:rPr>
                  <w:rStyle w:val="Hyperlink"/>
                  <w:color w:val="auto"/>
                  <w:szCs w:val="18"/>
                  <w:u w:val="none"/>
                </w:rPr>
                <w:t>5.9.3.5.(2)</w:t>
              </w:r>
            </w:hyperlink>
            <w:r w:rsidR="00776CBC" w:rsidRPr="00B620DB">
              <w:br/>
            </w:r>
            <w:hyperlink r:id="rId413" w:anchor="en000932" w:history="1">
              <w:r w:rsidR="00776CBC" w:rsidRPr="00B620DB">
                <w:rPr>
                  <w:rStyle w:val="Hyperlink"/>
                  <w:color w:val="auto"/>
                  <w:szCs w:val="18"/>
                  <w:u w:val="none"/>
                </w:rPr>
                <w:t>A-5.9.3.5.(2)</w:t>
              </w:r>
            </w:hyperlink>
          </w:p>
        </w:tc>
      </w:tr>
      <w:tr w:rsidR="00776CBC" w:rsidRPr="00B620DB" w14:paraId="07EA293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D3B50C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79622C2" w14:textId="77777777" w:rsidR="00776CBC" w:rsidRPr="00B620DB" w:rsidRDefault="00776CBC" w:rsidP="00776CBC">
            <w:pPr>
              <w:pStyle w:val="12TabHeadBody"/>
            </w:pPr>
            <w:r w:rsidRPr="00B620DB">
              <w:rPr>
                <w:rStyle w:val="flts1"/>
              </w:rPr>
              <w:t>E597-95</w:t>
            </w:r>
          </w:p>
        </w:tc>
        <w:tc>
          <w:tcPr>
            <w:tcW w:w="1641" w:type="pct"/>
            <w:tcBorders>
              <w:top w:val="outset" w:sz="6" w:space="0" w:color="auto"/>
              <w:left w:val="outset" w:sz="6" w:space="0" w:color="auto"/>
              <w:bottom w:val="outset" w:sz="6" w:space="0" w:color="auto"/>
              <w:right w:val="outset" w:sz="6" w:space="0" w:color="auto"/>
            </w:tcBorders>
            <w:hideMark/>
          </w:tcPr>
          <w:p w14:paraId="25C01EC1" w14:textId="77777777" w:rsidR="00776CBC" w:rsidRPr="00B620DB" w:rsidRDefault="00776CBC" w:rsidP="00776CBC">
            <w:pPr>
              <w:pStyle w:val="12TabHeadBody"/>
            </w:pPr>
            <w:bookmarkStart w:id="490" w:name="astme597"/>
            <w:bookmarkStart w:id="491" w:name="a70172"/>
            <w:bookmarkEnd w:id="490"/>
            <w:bookmarkEnd w:id="491"/>
            <w:r w:rsidRPr="00B620DB">
              <w:rPr>
                <w:rStyle w:val="flts1"/>
              </w:rPr>
              <w:t>Practice for Determining a Single Number Rating of Airborne Sound Insulation for Use in Multi-Unit Building Specifications</w:t>
            </w:r>
            <w:bookmarkStart w:id="492" w:name="a70174"/>
            <w:bookmarkEnd w:id="492"/>
          </w:p>
        </w:tc>
        <w:tc>
          <w:tcPr>
            <w:tcW w:w="1524" w:type="pct"/>
            <w:tcBorders>
              <w:top w:val="outset" w:sz="6" w:space="0" w:color="auto"/>
              <w:left w:val="outset" w:sz="6" w:space="0" w:color="auto"/>
              <w:bottom w:val="outset" w:sz="6" w:space="0" w:color="auto"/>
              <w:right w:val="outset" w:sz="6" w:space="0" w:color="auto"/>
            </w:tcBorders>
            <w:hideMark/>
          </w:tcPr>
          <w:p w14:paraId="5668A761" w14:textId="77777777" w:rsidR="00776CBC" w:rsidRPr="00B620DB" w:rsidRDefault="00135AFF" w:rsidP="00776CBC">
            <w:pPr>
              <w:pStyle w:val="12TabHeadBody"/>
            </w:pPr>
            <w:hyperlink r:id="rId414" w:anchor="en000297" w:history="1">
              <w:r w:rsidR="00776CBC" w:rsidRPr="00B620DB">
                <w:rPr>
                  <w:rStyle w:val="Hyperlink"/>
                  <w:color w:val="auto"/>
                  <w:szCs w:val="18"/>
                  <w:u w:val="none"/>
                </w:rPr>
                <w:t>A-9.11.</w:t>
              </w:r>
            </w:hyperlink>
          </w:p>
        </w:tc>
      </w:tr>
      <w:tr w:rsidR="00776CBC" w:rsidRPr="00B620DB" w14:paraId="199449A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D3B781F"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D7C1B00" w14:textId="77777777" w:rsidR="00776CBC" w:rsidRPr="00B620DB" w:rsidRDefault="00776CBC" w:rsidP="00776CBC">
            <w:pPr>
              <w:pStyle w:val="12TabHeadBody"/>
            </w:pPr>
            <w:r w:rsidRPr="00B620DB">
              <w:rPr>
                <w:rStyle w:val="flts1"/>
              </w:rPr>
              <w:t>E736/E736M-17</w:t>
            </w:r>
          </w:p>
        </w:tc>
        <w:tc>
          <w:tcPr>
            <w:tcW w:w="1641" w:type="pct"/>
            <w:tcBorders>
              <w:top w:val="outset" w:sz="6" w:space="0" w:color="auto"/>
              <w:left w:val="outset" w:sz="6" w:space="0" w:color="auto"/>
              <w:bottom w:val="outset" w:sz="6" w:space="0" w:color="auto"/>
              <w:right w:val="outset" w:sz="6" w:space="0" w:color="auto"/>
            </w:tcBorders>
            <w:hideMark/>
          </w:tcPr>
          <w:p w14:paraId="0D248B65" w14:textId="77777777" w:rsidR="00776CBC" w:rsidRPr="00B620DB" w:rsidRDefault="00776CBC" w:rsidP="00776CBC">
            <w:pPr>
              <w:pStyle w:val="12TabHeadBody"/>
            </w:pPr>
            <w:bookmarkStart w:id="493" w:name="astme736"/>
            <w:bookmarkStart w:id="494" w:name="a70193"/>
            <w:bookmarkEnd w:id="493"/>
            <w:bookmarkEnd w:id="494"/>
            <w:r w:rsidRPr="00B620DB">
              <w:rPr>
                <w:rStyle w:val="flts1"/>
              </w:rPr>
              <w:t>Standard Test Method for Cohesion/Adhesion of Sprayed Fire-Resistive Materials Applied to Structural Members</w:t>
            </w:r>
            <w:bookmarkStart w:id="495" w:name="a70401"/>
            <w:bookmarkEnd w:id="495"/>
          </w:p>
        </w:tc>
        <w:tc>
          <w:tcPr>
            <w:tcW w:w="1524" w:type="pct"/>
            <w:tcBorders>
              <w:top w:val="outset" w:sz="6" w:space="0" w:color="auto"/>
              <w:left w:val="outset" w:sz="6" w:space="0" w:color="auto"/>
              <w:bottom w:val="outset" w:sz="6" w:space="0" w:color="auto"/>
              <w:right w:val="outset" w:sz="6" w:space="0" w:color="auto"/>
            </w:tcBorders>
            <w:hideMark/>
          </w:tcPr>
          <w:p w14:paraId="4E04649A" w14:textId="77777777" w:rsidR="00776CBC" w:rsidRPr="00B620DB" w:rsidRDefault="00135AFF" w:rsidP="00776CBC">
            <w:pPr>
              <w:pStyle w:val="12TabHeadBody"/>
            </w:pPr>
            <w:hyperlink r:id="rId415" w:anchor="et000456" w:history="1">
              <w:r w:rsidR="00776CBC" w:rsidRPr="00B620DB">
                <w:rPr>
                  <w:rStyle w:val="Hyperlink"/>
                  <w:color w:val="auto"/>
                  <w:szCs w:val="18"/>
                  <w:u w:val="none"/>
                </w:rPr>
                <w:t>Table</w:t>
              </w:r>
            </w:hyperlink>
            <w:hyperlink r:id="rId416" w:anchor="et000456" w:history="1">
              <w:r w:rsidR="00776CBC" w:rsidRPr="00B620DB">
                <w:rPr>
                  <w:rStyle w:val="Hyperlink"/>
                  <w:color w:val="auto"/>
                  <w:u w:val="none"/>
                </w:rPr>
                <w:t> </w:t>
              </w:r>
            </w:hyperlink>
            <w:hyperlink r:id="rId417" w:anchor="et000456" w:history="1">
              <w:r w:rsidR="00776CBC" w:rsidRPr="00B620DB">
                <w:rPr>
                  <w:rStyle w:val="Hyperlink"/>
                  <w:color w:val="auto"/>
                  <w:szCs w:val="18"/>
                  <w:u w:val="none"/>
                </w:rPr>
                <w:t>9.10.3.1.-B</w:t>
              </w:r>
            </w:hyperlink>
          </w:p>
        </w:tc>
      </w:tr>
      <w:tr w:rsidR="00C23E5F" w:rsidRPr="00B620DB" w14:paraId="6828D10E" w14:textId="77777777" w:rsidTr="00752338">
        <w:trPr>
          <w:ins w:id="496" w:author="Dang, Tommy OHCS:EX" w:date="2023-04-05T15:21:00Z"/>
        </w:trPr>
        <w:tc>
          <w:tcPr>
            <w:tcW w:w="582" w:type="pct"/>
            <w:tcBorders>
              <w:top w:val="outset" w:sz="6" w:space="0" w:color="auto"/>
              <w:left w:val="outset" w:sz="6" w:space="0" w:color="auto"/>
              <w:bottom w:val="outset" w:sz="6" w:space="0" w:color="auto"/>
              <w:right w:val="outset" w:sz="6" w:space="0" w:color="auto"/>
            </w:tcBorders>
          </w:tcPr>
          <w:p w14:paraId="272A8183" w14:textId="38A66498" w:rsidR="00C23E5F" w:rsidRPr="00B620DB" w:rsidRDefault="00C23E5F" w:rsidP="00776CBC">
            <w:pPr>
              <w:pStyle w:val="12TabHeadBody"/>
              <w:rPr>
                <w:ins w:id="497" w:author="Dang, Tommy OHCS:EX" w:date="2023-04-05T15:21:00Z"/>
                <w:rStyle w:val="flts1"/>
              </w:rPr>
            </w:pPr>
            <w:ins w:id="498" w:author="Dang, Tommy OHCS:EX" w:date="2023-04-05T15:21:00Z">
              <w:r>
                <w:rPr>
                  <w:rStyle w:val="flts1"/>
                </w:rPr>
                <w:t>ASTM</w:t>
              </w:r>
            </w:ins>
          </w:p>
        </w:tc>
        <w:tc>
          <w:tcPr>
            <w:tcW w:w="1253" w:type="pct"/>
            <w:tcBorders>
              <w:top w:val="outset" w:sz="6" w:space="0" w:color="auto"/>
              <w:left w:val="outset" w:sz="6" w:space="0" w:color="auto"/>
              <w:bottom w:val="outset" w:sz="6" w:space="0" w:color="auto"/>
              <w:right w:val="outset" w:sz="6" w:space="0" w:color="auto"/>
            </w:tcBorders>
          </w:tcPr>
          <w:p w14:paraId="24B7348B" w14:textId="69719E59" w:rsidR="00C23E5F" w:rsidRPr="00B620DB" w:rsidRDefault="00C23E5F" w:rsidP="00776CBC">
            <w:pPr>
              <w:pStyle w:val="12TabHeadBody"/>
              <w:rPr>
                <w:ins w:id="499" w:author="Dang, Tommy OHCS:EX" w:date="2023-04-05T15:21:00Z"/>
                <w:rStyle w:val="flts1"/>
              </w:rPr>
            </w:pPr>
            <w:ins w:id="500" w:author="Dang, Tommy OHCS:EX" w:date="2023-04-05T15:21:00Z">
              <w:r>
                <w:rPr>
                  <w:rStyle w:val="flts1"/>
                </w:rPr>
                <w:t>E779-10</w:t>
              </w:r>
            </w:ins>
          </w:p>
        </w:tc>
        <w:tc>
          <w:tcPr>
            <w:tcW w:w="1641" w:type="pct"/>
            <w:tcBorders>
              <w:top w:val="outset" w:sz="6" w:space="0" w:color="auto"/>
              <w:left w:val="outset" w:sz="6" w:space="0" w:color="auto"/>
              <w:bottom w:val="outset" w:sz="6" w:space="0" w:color="auto"/>
              <w:right w:val="outset" w:sz="6" w:space="0" w:color="auto"/>
            </w:tcBorders>
          </w:tcPr>
          <w:p w14:paraId="23677A96" w14:textId="65B9C5A6" w:rsidR="00C23E5F" w:rsidRPr="00B620DB" w:rsidRDefault="00C23E5F" w:rsidP="00776CBC">
            <w:pPr>
              <w:pStyle w:val="12TabHeadBody"/>
              <w:rPr>
                <w:ins w:id="501" w:author="Dang, Tommy OHCS:EX" w:date="2023-04-05T15:21:00Z"/>
                <w:rStyle w:val="flts1"/>
              </w:rPr>
            </w:pPr>
            <w:ins w:id="502" w:author="Dang, Tommy OHCS:EX" w:date="2023-04-05T15:21:00Z">
              <w:r>
                <w:rPr>
                  <w:rStyle w:val="flts1"/>
                </w:rPr>
                <w:t>Standard Test Method for Determining Air Leakage Rate by Fan Pressurization</w:t>
              </w:r>
            </w:ins>
          </w:p>
        </w:tc>
        <w:tc>
          <w:tcPr>
            <w:tcW w:w="1524" w:type="pct"/>
            <w:tcBorders>
              <w:top w:val="outset" w:sz="6" w:space="0" w:color="auto"/>
              <w:left w:val="outset" w:sz="6" w:space="0" w:color="auto"/>
              <w:bottom w:val="outset" w:sz="6" w:space="0" w:color="auto"/>
              <w:right w:val="outset" w:sz="6" w:space="0" w:color="auto"/>
            </w:tcBorders>
          </w:tcPr>
          <w:p w14:paraId="53D687E9" w14:textId="50C7E3C1" w:rsidR="00C23E5F" w:rsidRDefault="00C23E5F" w:rsidP="00776CBC">
            <w:pPr>
              <w:pStyle w:val="12TabHeadBody"/>
              <w:rPr>
                <w:ins w:id="503" w:author="Dang, Tommy OHCS:EX" w:date="2023-04-05T15:21:00Z"/>
              </w:rPr>
            </w:pPr>
            <w:ins w:id="504" w:author="Dang, Tommy OHCS:EX" w:date="2023-04-05T15:21:00Z">
              <w:r>
                <w:t>1</w:t>
              </w:r>
            </w:ins>
            <w:ins w:id="505" w:author="Dang, Tommy OHCS:EX" w:date="2023-04-05T15:22:00Z">
              <w:r>
                <w:t>0.2.3.5.(1)</w:t>
              </w:r>
            </w:ins>
          </w:p>
        </w:tc>
      </w:tr>
      <w:tr w:rsidR="00776CBC" w:rsidRPr="00B620DB" w14:paraId="5D7BE94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DA601C"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CA60736" w14:textId="77777777" w:rsidR="00776CBC" w:rsidRPr="00B620DB" w:rsidRDefault="00776CBC" w:rsidP="00776CBC">
            <w:pPr>
              <w:pStyle w:val="12TabHeadBody"/>
            </w:pPr>
            <w:r w:rsidRPr="00B620DB">
              <w:rPr>
                <w:rStyle w:val="flts1"/>
              </w:rPr>
              <w:t>E783-02</w:t>
            </w:r>
          </w:p>
        </w:tc>
        <w:tc>
          <w:tcPr>
            <w:tcW w:w="1641" w:type="pct"/>
            <w:tcBorders>
              <w:top w:val="outset" w:sz="6" w:space="0" w:color="auto"/>
              <w:left w:val="outset" w:sz="6" w:space="0" w:color="auto"/>
              <w:bottom w:val="outset" w:sz="6" w:space="0" w:color="auto"/>
              <w:right w:val="outset" w:sz="6" w:space="0" w:color="auto"/>
            </w:tcBorders>
            <w:hideMark/>
          </w:tcPr>
          <w:p w14:paraId="286F71D1" w14:textId="77777777" w:rsidR="00776CBC" w:rsidRPr="00B620DB" w:rsidRDefault="00776CBC" w:rsidP="00776CBC">
            <w:pPr>
              <w:pStyle w:val="12TabHeadBody"/>
            </w:pPr>
            <w:bookmarkStart w:id="506" w:name="astme783"/>
            <w:bookmarkStart w:id="507" w:name="a70420"/>
            <w:bookmarkEnd w:id="506"/>
            <w:bookmarkEnd w:id="507"/>
            <w:r w:rsidRPr="00B620DB">
              <w:rPr>
                <w:rStyle w:val="flts1"/>
              </w:rPr>
              <w:t>Standard Test Method for Field Measurement of Air Leakage Through Installed Exterior Windows and Doors</w:t>
            </w:r>
            <w:bookmarkStart w:id="508" w:name="a70422"/>
            <w:bookmarkEnd w:id="508"/>
          </w:p>
        </w:tc>
        <w:tc>
          <w:tcPr>
            <w:tcW w:w="1524" w:type="pct"/>
            <w:tcBorders>
              <w:top w:val="outset" w:sz="6" w:space="0" w:color="auto"/>
              <w:left w:val="outset" w:sz="6" w:space="0" w:color="auto"/>
              <w:bottom w:val="outset" w:sz="6" w:space="0" w:color="auto"/>
              <w:right w:val="outset" w:sz="6" w:space="0" w:color="auto"/>
            </w:tcBorders>
            <w:hideMark/>
          </w:tcPr>
          <w:p w14:paraId="566E388A" w14:textId="77777777" w:rsidR="00776CBC" w:rsidRPr="00B620DB" w:rsidRDefault="00135AFF" w:rsidP="00776CBC">
            <w:pPr>
              <w:pStyle w:val="12TabHeadBody"/>
            </w:pPr>
            <w:hyperlink r:id="rId418" w:anchor="en001342" w:history="1">
              <w:r w:rsidR="00776CBC" w:rsidRPr="00B620DB">
                <w:rPr>
                  <w:rStyle w:val="Hyperlink"/>
                  <w:color w:val="auto"/>
                  <w:szCs w:val="18"/>
                  <w:u w:val="none"/>
                </w:rPr>
                <w:t>A-5.4.1.2.(2)</w:t>
              </w:r>
            </w:hyperlink>
            <w:r w:rsidR="00776CBC" w:rsidRPr="00B620DB">
              <w:br/>
            </w:r>
            <w:hyperlink r:id="rId419" w:anchor="en000925" w:history="1">
              <w:r w:rsidR="00776CBC" w:rsidRPr="00B620DB">
                <w:rPr>
                  <w:rStyle w:val="Hyperlink"/>
                  <w:color w:val="auto"/>
                  <w:szCs w:val="18"/>
                  <w:u w:val="none"/>
                </w:rPr>
                <w:t>A-5.9.2.3.(1)</w:t>
              </w:r>
            </w:hyperlink>
            <w:r w:rsidR="00776CBC" w:rsidRPr="00B620DB">
              <w:br/>
            </w:r>
            <w:hyperlink r:id="rId420" w:anchor="en000930" w:history="1">
              <w:r w:rsidR="00776CBC" w:rsidRPr="00B620DB">
                <w:rPr>
                  <w:rStyle w:val="Hyperlink"/>
                  <w:color w:val="auto"/>
                  <w:szCs w:val="18"/>
                  <w:u w:val="none"/>
                </w:rPr>
                <w:t>A-5.9.3.4.(2)</w:t>
              </w:r>
            </w:hyperlink>
          </w:p>
        </w:tc>
      </w:tr>
      <w:tr w:rsidR="00776CBC" w:rsidRPr="00B620DB" w14:paraId="5591FCD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B09517"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25486D3" w14:textId="77777777" w:rsidR="00776CBC" w:rsidRPr="00B620DB" w:rsidRDefault="00776CBC" w:rsidP="00776CBC">
            <w:pPr>
              <w:pStyle w:val="12TabHeadBody"/>
            </w:pPr>
            <w:r w:rsidRPr="00B620DB">
              <w:rPr>
                <w:rStyle w:val="flts1"/>
              </w:rPr>
              <w:t>E1007-19</w:t>
            </w:r>
          </w:p>
        </w:tc>
        <w:tc>
          <w:tcPr>
            <w:tcW w:w="1641" w:type="pct"/>
            <w:tcBorders>
              <w:top w:val="outset" w:sz="6" w:space="0" w:color="auto"/>
              <w:left w:val="outset" w:sz="6" w:space="0" w:color="auto"/>
              <w:bottom w:val="outset" w:sz="6" w:space="0" w:color="auto"/>
              <w:right w:val="outset" w:sz="6" w:space="0" w:color="auto"/>
            </w:tcBorders>
            <w:hideMark/>
          </w:tcPr>
          <w:p w14:paraId="4FC4FCAE" w14:textId="77777777" w:rsidR="00776CBC" w:rsidRPr="00B620DB" w:rsidRDefault="00776CBC" w:rsidP="00776CBC">
            <w:pPr>
              <w:pStyle w:val="12TabHeadBody"/>
            </w:pPr>
            <w:bookmarkStart w:id="509" w:name="astme1007"/>
            <w:bookmarkStart w:id="510" w:name="a70445"/>
            <w:bookmarkEnd w:id="509"/>
            <w:bookmarkEnd w:id="510"/>
            <w:r w:rsidRPr="00B620DB">
              <w:rPr>
                <w:rStyle w:val="flts1"/>
              </w:rPr>
              <w:t>Standard Test Method for Field Measurement of Tapping Machine Impact Sound Transmission Through Floor-Ceiling Assemblies and Associated Support Structures</w:t>
            </w:r>
            <w:bookmarkStart w:id="511" w:name="a70447"/>
            <w:bookmarkEnd w:id="511"/>
          </w:p>
        </w:tc>
        <w:tc>
          <w:tcPr>
            <w:tcW w:w="1524" w:type="pct"/>
            <w:tcBorders>
              <w:top w:val="outset" w:sz="6" w:space="0" w:color="auto"/>
              <w:left w:val="outset" w:sz="6" w:space="0" w:color="auto"/>
              <w:bottom w:val="outset" w:sz="6" w:space="0" w:color="auto"/>
              <w:right w:val="outset" w:sz="6" w:space="0" w:color="auto"/>
            </w:tcBorders>
            <w:hideMark/>
          </w:tcPr>
          <w:p w14:paraId="531E899C" w14:textId="77777777" w:rsidR="00776CBC" w:rsidRPr="00B620DB" w:rsidRDefault="00135AFF" w:rsidP="00776CBC">
            <w:pPr>
              <w:pStyle w:val="12TabHeadBody"/>
            </w:pPr>
            <w:hyperlink r:id="rId421" w:anchor="en000297" w:history="1">
              <w:r w:rsidR="00776CBC" w:rsidRPr="00B620DB">
                <w:rPr>
                  <w:rStyle w:val="Hyperlink"/>
                  <w:color w:val="auto"/>
                  <w:szCs w:val="18"/>
                  <w:u w:val="none"/>
                </w:rPr>
                <w:t>A-9.11.</w:t>
              </w:r>
            </w:hyperlink>
          </w:p>
        </w:tc>
      </w:tr>
      <w:tr w:rsidR="00776CBC" w:rsidRPr="00B620DB" w14:paraId="0CD24CA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C9C9AEA" w14:textId="77777777" w:rsidR="00776CBC" w:rsidRPr="00B620DB" w:rsidRDefault="00776CBC" w:rsidP="00776CBC">
            <w:pPr>
              <w:pStyle w:val="12TabHeadBody"/>
            </w:pPr>
            <w:r w:rsidRPr="00B620DB">
              <w:rPr>
                <w:rStyle w:val="flts1"/>
              </w:rPr>
              <w:lastRenderedPageBreak/>
              <w:t>ASTM</w:t>
            </w:r>
          </w:p>
        </w:tc>
        <w:tc>
          <w:tcPr>
            <w:tcW w:w="1253" w:type="pct"/>
            <w:tcBorders>
              <w:top w:val="outset" w:sz="6" w:space="0" w:color="auto"/>
              <w:left w:val="outset" w:sz="6" w:space="0" w:color="auto"/>
              <w:bottom w:val="outset" w:sz="6" w:space="0" w:color="auto"/>
              <w:right w:val="outset" w:sz="6" w:space="0" w:color="auto"/>
            </w:tcBorders>
            <w:hideMark/>
          </w:tcPr>
          <w:p w14:paraId="7EEFFDA9" w14:textId="77777777" w:rsidR="00776CBC" w:rsidRPr="00B620DB" w:rsidRDefault="00776CBC" w:rsidP="00776CBC">
            <w:pPr>
              <w:pStyle w:val="12TabHeadBody"/>
            </w:pPr>
            <w:r w:rsidRPr="00B620DB">
              <w:rPr>
                <w:rStyle w:val="flts1"/>
              </w:rPr>
              <w:t>E1105-15</w:t>
            </w:r>
          </w:p>
        </w:tc>
        <w:tc>
          <w:tcPr>
            <w:tcW w:w="1641" w:type="pct"/>
            <w:tcBorders>
              <w:top w:val="outset" w:sz="6" w:space="0" w:color="auto"/>
              <w:left w:val="outset" w:sz="6" w:space="0" w:color="auto"/>
              <w:bottom w:val="outset" w:sz="6" w:space="0" w:color="auto"/>
              <w:right w:val="outset" w:sz="6" w:space="0" w:color="auto"/>
            </w:tcBorders>
            <w:hideMark/>
          </w:tcPr>
          <w:p w14:paraId="57E349DC" w14:textId="77777777" w:rsidR="00776CBC" w:rsidRPr="00B620DB" w:rsidRDefault="00776CBC" w:rsidP="00776CBC">
            <w:pPr>
              <w:pStyle w:val="12TabHeadBody"/>
            </w:pPr>
            <w:bookmarkStart w:id="512" w:name="astme1105"/>
            <w:bookmarkStart w:id="513" w:name="a70672"/>
            <w:bookmarkEnd w:id="512"/>
            <w:bookmarkEnd w:id="513"/>
            <w:r w:rsidRPr="00B620DB">
              <w:rPr>
                <w:rStyle w:val="flts1"/>
              </w:rPr>
              <w:t>Standard Test Method for Field Determination of Water Penetration of Installed Exterior Windows, Skylights, Doors, and Curtain Walls, by Uniform or Cyclic Static Air Pressure Difference</w:t>
            </w:r>
            <w:bookmarkStart w:id="514" w:name="a70674"/>
            <w:bookmarkEnd w:id="514"/>
          </w:p>
        </w:tc>
        <w:tc>
          <w:tcPr>
            <w:tcW w:w="1524" w:type="pct"/>
            <w:tcBorders>
              <w:top w:val="outset" w:sz="6" w:space="0" w:color="auto"/>
              <w:left w:val="outset" w:sz="6" w:space="0" w:color="auto"/>
              <w:bottom w:val="outset" w:sz="6" w:space="0" w:color="auto"/>
              <w:right w:val="outset" w:sz="6" w:space="0" w:color="auto"/>
            </w:tcBorders>
            <w:hideMark/>
          </w:tcPr>
          <w:p w14:paraId="4595545D" w14:textId="77777777" w:rsidR="00776CBC" w:rsidRPr="00B620DB" w:rsidRDefault="00135AFF" w:rsidP="00776CBC">
            <w:pPr>
              <w:pStyle w:val="12TabHeadBody"/>
            </w:pPr>
            <w:hyperlink r:id="rId422" w:anchor="en000925" w:history="1">
              <w:r w:rsidR="00776CBC" w:rsidRPr="00B620DB">
                <w:rPr>
                  <w:rStyle w:val="Hyperlink"/>
                  <w:color w:val="auto"/>
                  <w:szCs w:val="18"/>
                  <w:u w:val="none"/>
                </w:rPr>
                <w:t>A-5.9.2.3.(1)</w:t>
              </w:r>
            </w:hyperlink>
            <w:r w:rsidR="00776CBC" w:rsidRPr="00B620DB">
              <w:br/>
            </w:r>
            <w:hyperlink r:id="rId423" w:anchor="en000932" w:history="1">
              <w:r w:rsidR="00776CBC" w:rsidRPr="00B620DB">
                <w:rPr>
                  <w:rStyle w:val="Hyperlink"/>
                  <w:color w:val="auto"/>
                  <w:szCs w:val="18"/>
                  <w:u w:val="none"/>
                </w:rPr>
                <w:t>A-5.9.3.5.(2)</w:t>
              </w:r>
            </w:hyperlink>
          </w:p>
        </w:tc>
      </w:tr>
      <w:tr w:rsidR="00776CBC" w:rsidRPr="00B620DB" w14:paraId="629DEC5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D3667A"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1B0F3EEC" w14:textId="77777777" w:rsidR="00776CBC" w:rsidRPr="00B620DB" w:rsidRDefault="00776CBC" w:rsidP="00776CBC">
            <w:pPr>
              <w:pStyle w:val="12TabHeadBody"/>
            </w:pPr>
            <w:r w:rsidRPr="00B620DB">
              <w:rPr>
                <w:rStyle w:val="flts1"/>
              </w:rPr>
              <w:t>E1186-17</w:t>
            </w:r>
          </w:p>
        </w:tc>
        <w:tc>
          <w:tcPr>
            <w:tcW w:w="1641" w:type="pct"/>
            <w:tcBorders>
              <w:top w:val="outset" w:sz="6" w:space="0" w:color="auto"/>
              <w:left w:val="outset" w:sz="6" w:space="0" w:color="auto"/>
              <w:bottom w:val="outset" w:sz="6" w:space="0" w:color="auto"/>
              <w:right w:val="outset" w:sz="6" w:space="0" w:color="auto"/>
            </w:tcBorders>
            <w:hideMark/>
          </w:tcPr>
          <w:p w14:paraId="32EDAD17" w14:textId="77777777" w:rsidR="00776CBC" w:rsidRPr="00B620DB" w:rsidRDefault="00776CBC" w:rsidP="00776CBC">
            <w:pPr>
              <w:pStyle w:val="12TabHeadBody"/>
            </w:pPr>
            <w:bookmarkStart w:id="515" w:name="astme1186"/>
            <w:bookmarkStart w:id="516" w:name="a70695"/>
            <w:bookmarkEnd w:id="515"/>
            <w:bookmarkEnd w:id="516"/>
            <w:r w:rsidRPr="00B620DB">
              <w:rPr>
                <w:rStyle w:val="flts1"/>
              </w:rPr>
              <w:t>Standard Practices for Air Leakage Site Detection in Building Envelopes and Air Barrier Systems</w:t>
            </w:r>
            <w:bookmarkStart w:id="517" w:name="a70697"/>
            <w:bookmarkEnd w:id="517"/>
          </w:p>
        </w:tc>
        <w:tc>
          <w:tcPr>
            <w:tcW w:w="1524" w:type="pct"/>
            <w:tcBorders>
              <w:top w:val="outset" w:sz="6" w:space="0" w:color="auto"/>
              <w:left w:val="outset" w:sz="6" w:space="0" w:color="auto"/>
              <w:bottom w:val="outset" w:sz="6" w:space="0" w:color="auto"/>
              <w:right w:val="outset" w:sz="6" w:space="0" w:color="auto"/>
            </w:tcBorders>
            <w:hideMark/>
          </w:tcPr>
          <w:p w14:paraId="63161E86" w14:textId="77777777" w:rsidR="00776CBC" w:rsidRPr="00B620DB" w:rsidRDefault="00135AFF" w:rsidP="00776CBC">
            <w:pPr>
              <w:pStyle w:val="12TabHeadBody"/>
            </w:pPr>
            <w:hyperlink r:id="rId424" w:anchor="en001342" w:history="1">
              <w:r w:rsidR="00776CBC" w:rsidRPr="00B620DB">
                <w:rPr>
                  <w:rStyle w:val="Hyperlink"/>
                  <w:color w:val="auto"/>
                  <w:szCs w:val="18"/>
                  <w:u w:val="none"/>
                </w:rPr>
                <w:t>A-5.4.1.2.(2)</w:t>
              </w:r>
            </w:hyperlink>
          </w:p>
        </w:tc>
      </w:tr>
      <w:tr w:rsidR="00776CBC" w:rsidRPr="00B620DB" w14:paraId="37FE3C2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F80DADC"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D592387" w14:textId="77777777" w:rsidR="00776CBC" w:rsidRPr="00B620DB" w:rsidRDefault="00776CBC" w:rsidP="00776CBC">
            <w:pPr>
              <w:pStyle w:val="12TabHeadBody"/>
            </w:pPr>
            <w:r w:rsidRPr="00B620DB">
              <w:rPr>
                <w:rStyle w:val="flts1"/>
              </w:rPr>
              <w:t>E1300-16</w:t>
            </w:r>
          </w:p>
        </w:tc>
        <w:tc>
          <w:tcPr>
            <w:tcW w:w="1641" w:type="pct"/>
            <w:tcBorders>
              <w:top w:val="outset" w:sz="6" w:space="0" w:color="auto"/>
              <w:left w:val="outset" w:sz="6" w:space="0" w:color="auto"/>
              <w:bottom w:val="outset" w:sz="6" w:space="0" w:color="auto"/>
              <w:right w:val="outset" w:sz="6" w:space="0" w:color="auto"/>
            </w:tcBorders>
            <w:hideMark/>
          </w:tcPr>
          <w:p w14:paraId="0FB4EAAE" w14:textId="77777777" w:rsidR="00776CBC" w:rsidRPr="00B620DB" w:rsidRDefault="00776CBC" w:rsidP="00776CBC">
            <w:pPr>
              <w:pStyle w:val="12TabHeadBody"/>
            </w:pPr>
            <w:bookmarkStart w:id="518" w:name="astme1300"/>
            <w:bookmarkStart w:id="519" w:name="a70922"/>
            <w:bookmarkEnd w:id="518"/>
            <w:bookmarkEnd w:id="519"/>
            <w:r w:rsidRPr="00B620DB">
              <w:rPr>
                <w:rStyle w:val="flts1"/>
              </w:rPr>
              <w:t>Standard Practice for Determining Load Resistance of Glass in Buildings</w:t>
            </w:r>
            <w:bookmarkStart w:id="520" w:name="a70924"/>
            <w:bookmarkEnd w:id="520"/>
          </w:p>
        </w:tc>
        <w:tc>
          <w:tcPr>
            <w:tcW w:w="1524" w:type="pct"/>
            <w:tcBorders>
              <w:top w:val="outset" w:sz="6" w:space="0" w:color="auto"/>
              <w:left w:val="outset" w:sz="6" w:space="0" w:color="auto"/>
              <w:bottom w:val="outset" w:sz="6" w:space="0" w:color="auto"/>
              <w:right w:val="outset" w:sz="6" w:space="0" w:color="auto"/>
            </w:tcBorders>
            <w:hideMark/>
          </w:tcPr>
          <w:p w14:paraId="2A9BD9C6" w14:textId="77777777" w:rsidR="00776CBC" w:rsidRPr="00B620DB" w:rsidRDefault="00135AFF" w:rsidP="00776CBC">
            <w:pPr>
              <w:pStyle w:val="12TabHeadBody"/>
            </w:pPr>
            <w:hyperlink r:id="rId425" w:anchor="es001585" w:history="1">
              <w:r w:rsidR="00776CBC" w:rsidRPr="00B620DB">
                <w:rPr>
                  <w:rStyle w:val="Hyperlink"/>
                  <w:color w:val="auto"/>
                  <w:szCs w:val="18"/>
                  <w:u w:val="none"/>
                </w:rPr>
                <w:t>4.3.6.1.(1)</w:t>
              </w:r>
            </w:hyperlink>
            <w:r w:rsidR="00776CBC" w:rsidRPr="00B620DB">
              <w:br/>
            </w:r>
            <w:hyperlink r:id="rId426" w:anchor="es001991" w:history="1">
              <w:r w:rsidR="00776CBC" w:rsidRPr="00B620DB">
                <w:rPr>
                  <w:rStyle w:val="Hyperlink"/>
                  <w:color w:val="auto"/>
                  <w:szCs w:val="18"/>
                  <w:u w:val="none"/>
                </w:rPr>
                <w:t>9.6.1.3.(1)</w:t>
              </w:r>
            </w:hyperlink>
          </w:p>
        </w:tc>
      </w:tr>
      <w:tr w:rsidR="00776CBC" w:rsidRPr="00B620DB" w14:paraId="0A06A49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F555E22"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9091544" w14:textId="77777777" w:rsidR="00776CBC" w:rsidRPr="00B620DB" w:rsidRDefault="00776CBC" w:rsidP="00776CBC">
            <w:pPr>
              <w:pStyle w:val="12TabHeadBody"/>
            </w:pPr>
            <w:r w:rsidRPr="00B620DB">
              <w:rPr>
                <w:rStyle w:val="flts1"/>
              </w:rPr>
              <w:t>E2190-19</w:t>
            </w:r>
          </w:p>
        </w:tc>
        <w:tc>
          <w:tcPr>
            <w:tcW w:w="1641" w:type="pct"/>
            <w:tcBorders>
              <w:top w:val="outset" w:sz="6" w:space="0" w:color="auto"/>
              <w:left w:val="outset" w:sz="6" w:space="0" w:color="auto"/>
              <w:bottom w:val="outset" w:sz="6" w:space="0" w:color="auto"/>
              <w:right w:val="outset" w:sz="6" w:space="0" w:color="auto"/>
            </w:tcBorders>
            <w:hideMark/>
          </w:tcPr>
          <w:p w14:paraId="6C81C684" w14:textId="77777777" w:rsidR="00776CBC" w:rsidRPr="00B620DB" w:rsidRDefault="00776CBC" w:rsidP="00776CBC">
            <w:pPr>
              <w:pStyle w:val="12TabHeadBody"/>
            </w:pPr>
            <w:bookmarkStart w:id="521" w:name="astme2190"/>
            <w:bookmarkStart w:id="522" w:name="a70945"/>
            <w:bookmarkEnd w:id="521"/>
            <w:bookmarkEnd w:id="522"/>
            <w:r w:rsidRPr="00B620DB">
              <w:rPr>
                <w:rStyle w:val="flts1"/>
              </w:rPr>
              <w:t>Standard Specification for Insulating Glass Unit Performance and Evaluation</w:t>
            </w:r>
            <w:bookmarkStart w:id="523" w:name="a70947"/>
            <w:bookmarkEnd w:id="523"/>
          </w:p>
        </w:tc>
        <w:tc>
          <w:tcPr>
            <w:tcW w:w="1524" w:type="pct"/>
            <w:tcBorders>
              <w:top w:val="outset" w:sz="6" w:space="0" w:color="auto"/>
              <w:left w:val="outset" w:sz="6" w:space="0" w:color="auto"/>
              <w:bottom w:val="outset" w:sz="6" w:space="0" w:color="auto"/>
              <w:right w:val="outset" w:sz="6" w:space="0" w:color="auto"/>
            </w:tcBorders>
            <w:hideMark/>
          </w:tcPr>
          <w:p w14:paraId="49A996AF" w14:textId="77777777" w:rsidR="00776CBC" w:rsidRPr="00B620DB" w:rsidRDefault="00135AFF" w:rsidP="00776CBC">
            <w:pPr>
              <w:pStyle w:val="12TabHeadBody"/>
            </w:pPr>
            <w:hyperlink r:id="rId427" w:anchor="et001042" w:history="1">
              <w:r w:rsidR="00776CBC" w:rsidRPr="00B620DB">
                <w:rPr>
                  <w:rStyle w:val="Hyperlink"/>
                  <w:color w:val="auto"/>
                  <w:szCs w:val="18"/>
                  <w:u w:val="none"/>
                </w:rPr>
                <w:t>Table</w:t>
              </w:r>
            </w:hyperlink>
            <w:hyperlink r:id="rId428" w:anchor="et001042" w:history="1">
              <w:r w:rsidR="00776CBC" w:rsidRPr="00B620DB">
                <w:rPr>
                  <w:rStyle w:val="Hyperlink"/>
                  <w:color w:val="auto"/>
                  <w:u w:val="none"/>
                </w:rPr>
                <w:t> </w:t>
              </w:r>
            </w:hyperlink>
            <w:hyperlink r:id="rId429" w:anchor="et001042" w:history="1">
              <w:r w:rsidR="00776CBC" w:rsidRPr="00B620DB">
                <w:rPr>
                  <w:rStyle w:val="Hyperlink"/>
                  <w:color w:val="auto"/>
                  <w:szCs w:val="18"/>
                  <w:u w:val="none"/>
                </w:rPr>
                <w:t>5.9.1.1.</w:t>
              </w:r>
            </w:hyperlink>
            <w:r w:rsidR="00776CBC" w:rsidRPr="00B620DB">
              <w:br/>
            </w:r>
            <w:hyperlink r:id="rId430" w:anchor="es001990" w:history="1">
              <w:r w:rsidR="00776CBC" w:rsidRPr="00B620DB">
                <w:rPr>
                  <w:rStyle w:val="Hyperlink"/>
                  <w:color w:val="auto"/>
                  <w:szCs w:val="18"/>
                  <w:u w:val="none"/>
                </w:rPr>
                <w:t>9.6.1.2.(1)</w:t>
              </w:r>
            </w:hyperlink>
          </w:p>
        </w:tc>
      </w:tr>
      <w:tr w:rsidR="00776CBC" w:rsidRPr="00B620DB" w14:paraId="1E89543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BE54013"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64D7DF1C" w14:textId="77777777" w:rsidR="00776CBC" w:rsidRPr="00B620DB" w:rsidRDefault="00776CBC" w:rsidP="00776CBC">
            <w:pPr>
              <w:pStyle w:val="12TabHeadBody"/>
            </w:pPr>
            <w:r w:rsidRPr="00B620DB">
              <w:rPr>
                <w:rStyle w:val="flts1"/>
              </w:rPr>
              <w:t>E2307-15b</w:t>
            </w:r>
          </w:p>
        </w:tc>
        <w:tc>
          <w:tcPr>
            <w:tcW w:w="1641" w:type="pct"/>
            <w:tcBorders>
              <w:top w:val="outset" w:sz="6" w:space="0" w:color="auto"/>
              <w:left w:val="outset" w:sz="6" w:space="0" w:color="auto"/>
              <w:bottom w:val="outset" w:sz="6" w:space="0" w:color="auto"/>
              <w:right w:val="outset" w:sz="6" w:space="0" w:color="auto"/>
            </w:tcBorders>
            <w:hideMark/>
          </w:tcPr>
          <w:p w14:paraId="48971694" w14:textId="77777777" w:rsidR="00776CBC" w:rsidRPr="00B620DB" w:rsidRDefault="00776CBC" w:rsidP="00776CBC">
            <w:pPr>
              <w:pStyle w:val="12TabHeadBody"/>
            </w:pPr>
            <w:bookmarkStart w:id="524" w:name="astme2307"/>
            <w:bookmarkStart w:id="525" w:name="a71174"/>
            <w:bookmarkEnd w:id="524"/>
            <w:bookmarkEnd w:id="525"/>
            <w:r w:rsidRPr="00B620DB">
              <w:rPr>
                <w:rStyle w:val="flts1"/>
              </w:rPr>
              <w:t>Standard Test Method for Determining Fire Resistance of Perimeter Fire Barriers Using Intermediate-Scale, Multi-storey Test Apparatus</w:t>
            </w:r>
            <w:bookmarkStart w:id="526" w:name="a71176"/>
            <w:bookmarkEnd w:id="526"/>
          </w:p>
        </w:tc>
        <w:tc>
          <w:tcPr>
            <w:tcW w:w="1524" w:type="pct"/>
            <w:tcBorders>
              <w:top w:val="outset" w:sz="6" w:space="0" w:color="auto"/>
              <w:left w:val="outset" w:sz="6" w:space="0" w:color="auto"/>
              <w:bottom w:val="outset" w:sz="6" w:space="0" w:color="auto"/>
              <w:right w:val="outset" w:sz="6" w:space="0" w:color="auto"/>
            </w:tcBorders>
            <w:hideMark/>
          </w:tcPr>
          <w:p w14:paraId="674A0AB3" w14:textId="77777777" w:rsidR="00776CBC" w:rsidRPr="00B620DB" w:rsidRDefault="00135AFF" w:rsidP="00776CBC">
            <w:pPr>
              <w:pStyle w:val="12TabHeadBody"/>
            </w:pPr>
            <w:hyperlink r:id="rId431" w:anchor="es013800" w:history="1">
              <w:r w:rsidR="00776CBC" w:rsidRPr="00B620DB">
                <w:rPr>
                  <w:rStyle w:val="Hyperlink"/>
                  <w:color w:val="auto"/>
                  <w:szCs w:val="18"/>
                  <w:u w:val="none"/>
                </w:rPr>
                <w:t>3.1.8.3.(4)</w:t>
              </w:r>
            </w:hyperlink>
            <w:r w:rsidR="00776CBC" w:rsidRPr="00B620DB">
              <w:br/>
            </w:r>
            <w:hyperlink r:id="rId432" w:anchor="en000032" w:history="1">
              <w:r w:rsidR="00776CBC" w:rsidRPr="00B620DB">
                <w:rPr>
                  <w:rStyle w:val="Hyperlink"/>
                  <w:color w:val="auto"/>
                  <w:szCs w:val="18"/>
                  <w:u w:val="none"/>
                </w:rPr>
                <w:t>A-3.1.8.3.(2)</w:t>
              </w:r>
            </w:hyperlink>
            <w:r w:rsidR="00776CBC" w:rsidRPr="00B620DB">
              <w:br/>
            </w:r>
            <w:hyperlink r:id="rId433" w:anchor="es014621" w:history="1">
              <w:r w:rsidR="00776CBC" w:rsidRPr="00B620DB">
                <w:rPr>
                  <w:rStyle w:val="Hyperlink"/>
                  <w:color w:val="auto"/>
                  <w:szCs w:val="18"/>
                  <w:u w:val="none"/>
                </w:rPr>
                <w:t>9.10.9.2.(4)</w:t>
              </w:r>
            </w:hyperlink>
          </w:p>
        </w:tc>
      </w:tr>
      <w:tr w:rsidR="00776CBC" w:rsidRPr="00B620DB" w14:paraId="05A86EC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56F8324"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7206BD6A" w14:textId="77777777" w:rsidR="00776CBC" w:rsidRPr="00B620DB" w:rsidRDefault="00776CBC" w:rsidP="00776CBC">
            <w:pPr>
              <w:pStyle w:val="12TabHeadBody"/>
            </w:pPr>
            <w:r w:rsidRPr="00B620DB">
              <w:rPr>
                <w:rStyle w:val="flts1"/>
              </w:rPr>
              <w:t>E2357-18</w:t>
            </w:r>
          </w:p>
        </w:tc>
        <w:tc>
          <w:tcPr>
            <w:tcW w:w="1641" w:type="pct"/>
            <w:tcBorders>
              <w:top w:val="outset" w:sz="6" w:space="0" w:color="auto"/>
              <w:left w:val="outset" w:sz="6" w:space="0" w:color="auto"/>
              <w:bottom w:val="outset" w:sz="6" w:space="0" w:color="auto"/>
              <w:right w:val="outset" w:sz="6" w:space="0" w:color="auto"/>
            </w:tcBorders>
            <w:hideMark/>
          </w:tcPr>
          <w:p w14:paraId="079D7456" w14:textId="77777777" w:rsidR="00776CBC" w:rsidRPr="00B620DB" w:rsidRDefault="00776CBC" w:rsidP="00776CBC">
            <w:pPr>
              <w:pStyle w:val="12TabHeadBody"/>
            </w:pPr>
            <w:bookmarkStart w:id="527" w:name="astme2357"/>
            <w:bookmarkStart w:id="528" w:name="a71199"/>
            <w:bookmarkEnd w:id="527"/>
            <w:bookmarkEnd w:id="528"/>
            <w:r w:rsidRPr="00B620DB">
              <w:rPr>
                <w:rStyle w:val="flts1"/>
              </w:rPr>
              <w:t>Standard Test Method for Determining Air Leakage Rate of Air Barrier Assemblies</w:t>
            </w:r>
            <w:bookmarkStart w:id="529" w:name="a71201"/>
            <w:bookmarkEnd w:id="529"/>
          </w:p>
        </w:tc>
        <w:tc>
          <w:tcPr>
            <w:tcW w:w="1524" w:type="pct"/>
            <w:tcBorders>
              <w:top w:val="outset" w:sz="6" w:space="0" w:color="auto"/>
              <w:left w:val="outset" w:sz="6" w:space="0" w:color="auto"/>
              <w:bottom w:val="outset" w:sz="6" w:space="0" w:color="auto"/>
              <w:right w:val="outset" w:sz="6" w:space="0" w:color="auto"/>
            </w:tcBorders>
            <w:hideMark/>
          </w:tcPr>
          <w:p w14:paraId="3E84BF37" w14:textId="77777777" w:rsidR="00776CBC" w:rsidRPr="00B620DB" w:rsidRDefault="00135AFF" w:rsidP="00776CBC">
            <w:pPr>
              <w:pStyle w:val="12TabHeadBody"/>
            </w:pPr>
            <w:hyperlink r:id="rId434" w:anchor="en001308" w:history="1">
              <w:r w:rsidR="00776CBC" w:rsidRPr="00B620DB">
                <w:rPr>
                  <w:rStyle w:val="Hyperlink"/>
                  <w:color w:val="auto"/>
                  <w:szCs w:val="18"/>
                  <w:u w:val="none"/>
                </w:rPr>
                <w:t>A-5.4.1.1.(3)</w:t>
              </w:r>
            </w:hyperlink>
            <w:r w:rsidR="00776CBC" w:rsidRPr="00B620DB">
              <w:br/>
            </w:r>
            <w:hyperlink r:id="rId435" w:anchor="es006910" w:history="1">
              <w:r w:rsidR="00776CBC" w:rsidRPr="00B620DB">
                <w:rPr>
                  <w:rStyle w:val="Hyperlink"/>
                  <w:color w:val="auto"/>
                  <w:szCs w:val="18"/>
                  <w:u w:val="none"/>
                </w:rPr>
                <w:t>9.36.2.9.(1)</w:t>
              </w:r>
            </w:hyperlink>
            <w:r w:rsidR="00776CBC" w:rsidRPr="00B620DB">
              <w:br/>
            </w:r>
            <w:hyperlink r:id="rId436" w:anchor="en001751" w:history="1">
              <w:r w:rsidR="00776CBC" w:rsidRPr="00B620DB">
                <w:rPr>
                  <w:rStyle w:val="Hyperlink"/>
                  <w:color w:val="auto"/>
                  <w:szCs w:val="18"/>
                  <w:u w:val="none"/>
                </w:rPr>
                <w:t>A-9.36.2.9.(1)</w:t>
              </w:r>
            </w:hyperlink>
          </w:p>
        </w:tc>
      </w:tr>
      <w:tr w:rsidR="00C23E5F" w:rsidRPr="00B620DB" w14:paraId="38F2FAF6" w14:textId="77777777" w:rsidTr="00752338">
        <w:trPr>
          <w:trHeight w:val="617"/>
          <w:ins w:id="530" w:author="Dang, Tommy OHCS:EX" w:date="2023-04-05T15:23:00Z"/>
        </w:trPr>
        <w:tc>
          <w:tcPr>
            <w:tcW w:w="582" w:type="pct"/>
            <w:tcBorders>
              <w:top w:val="outset" w:sz="6" w:space="0" w:color="auto"/>
              <w:left w:val="outset" w:sz="6" w:space="0" w:color="auto"/>
              <w:bottom w:val="outset" w:sz="6" w:space="0" w:color="auto"/>
              <w:right w:val="outset" w:sz="6" w:space="0" w:color="auto"/>
            </w:tcBorders>
          </w:tcPr>
          <w:p w14:paraId="5638DF3D" w14:textId="1855B12D" w:rsidR="00C23E5F" w:rsidRPr="00B620DB" w:rsidRDefault="00C23E5F" w:rsidP="00776CBC">
            <w:pPr>
              <w:pStyle w:val="12TabHeadBody"/>
              <w:rPr>
                <w:ins w:id="531" w:author="Dang, Tommy OHCS:EX" w:date="2023-04-05T15:23:00Z"/>
                <w:rStyle w:val="flts1"/>
              </w:rPr>
            </w:pPr>
            <w:ins w:id="532" w:author="Dang, Tommy OHCS:EX" w:date="2023-04-05T15:23:00Z">
              <w:r>
                <w:rPr>
                  <w:rStyle w:val="flts1"/>
                </w:rPr>
                <w:t>ASTM</w:t>
              </w:r>
            </w:ins>
          </w:p>
        </w:tc>
        <w:tc>
          <w:tcPr>
            <w:tcW w:w="1253" w:type="pct"/>
            <w:tcBorders>
              <w:top w:val="outset" w:sz="6" w:space="0" w:color="auto"/>
              <w:left w:val="outset" w:sz="6" w:space="0" w:color="auto"/>
              <w:bottom w:val="outset" w:sz="6" w:space="0" w:color="auto"/>
              <w:right w:val="outset" w:sz="6" w:space="0" w:color="auto"/>
            </w:tcBorders>
          </w:tcPr>
          <w:p w14:paraId="5ED90ABD" w14:textId="6C7CAFAB" w:rsidR="00C23E5F" w:rsidRPr="00B620DB" w:rsidRDefault="00C23E5F" w:rsidP="00776CBC">
            <w:pPr>
              <w:pStyle w:val="12TabHeadBody"/>
              <w:rPr>
                <w:ins w:id="533" w:author="Dang, Tommy OHCS:EX" w:date="2023-04-05T15:23:00Z"/>
                <w:rStyle w:val="flts1"/>
              </w:rPr>
            </w:pPr>
            <w:ins w:id="534" w:author="Dang, Tommy OHCS:EX" w:date="2023-04-05T15:23:00Z">
              <w:r>
                <w:rPr>
                  <w:rStyle w:val="flts1"/>
                </w:rPr>
                <w:t>E3158-18</w:t>
              </w:r>
            </w:ins>
          </w:p>
        </w:tc>
        <w:tc>
          <w:tcPr>
            <w:tcW w:w="1641" w:type="pct"/>
            <w:tcBorders>
              <w:top w:val="outset" w:sz="6" w:space="0" w:color="auto"/>
              <w:left w:val="outset" w:sz="6" w:space="0" w:color="auto"/>
              <w:bottom w:val="outset" w:sz="6" w:space="0" w:color="auto"/>
              <w:right w:val="outset" w:sz="6" w:space="0" w:color="auto"/>
            </w:tcBorders>
          </w:tcPr>
          <w:p w14:paraId="477DDDDC" w14:textId="39F092CB" w:rsidR="00C23E5F" w:rsidRPr="00B620DB" w:rsidRDefault="00C23E5F" w:rsidP="00776CBC">
            <w:pPr>
              <w:pStyle w:val="12TabHeadBody"/>
              <w:rPr>
                <w:ins w:id="535" w:author="Dang, Tommy OHCS:EX" w:date="2023-04-05T15:23:00Z"/>
                <w:rStyle w:val="flts1"/>
              </w:rPr>
            </w:pPr>
            <w:ins w:id="536" w:author="Dang, Tommy OHCS:EX" w:date="2023-04-05T15:23:00Z">
              <w:r>
                <w:rPr>
                  <w:rStyle w:val="flts1"/>
                </w:rPr>
                <w:t>Standard Test Method for Measuring the Air Leakage Rate of a Large or Multizone Building</w:t>
              </w:r>
            </w:ins>
          </w:p>
        </w:tc>
        <w:tc>
          <w:tcPr>
            <w:tcW w:w="1524" w:type="pct"/>
            <w:tcBorders>
              <w:top w:val="outset" w:sz="6" w:space="0" w:color="auto"/>
              <w:left w:val="outset" w:sz="6" w:space="0" w:color="auto"/>
              <w:bottom w:val="outset" w:sz="6" w:space="0" w:color="auto"/>
              <w:right w:val="outset" w:sz="6" w:space="0" w:color="auto"/>
            </w:tcBorders>
          </w:tcPr>
          <w:p w14:paraId="42B51BA9" w14:textId="6B578AF1" w:rsidR="00C23E5F" w:rsidRDefault="00C23E5F" w:rsidP="00776CBC">
            <w:pPr>
              <w:pStyle w:val="12TabHeadBody"/>
              <w:rPr>
                <w:ins w:id="537" w:author="Dang, Tommy OHCS:EX" w:date="2023-04-05T15:23:00Z"/>
              </w:rPr>
            </w:pPr>
            <w:ins w:id="538" w:author="Dang, Tommy OHCS:EX" w:date="2023-04-05T15:23:00Z">
              <w:r>
                <w:t>10.2.3.5.(1)</w:t>
              </w:r>
            </w:ins>
          </w:p>
        </w:tc>
      </w:tr>
      <w:tr w:rsidR="00776CBC" w:rsidRPr="00B620DB" w14:paraId="18F3CD7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ADD0C9"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0C2F6D5D" w14:textId="77777777" w:rsidR="00776CBC" w:rsidRPr="00B620DB" w:rsidRDefault="00776CBC" w:rsidP="00776CBC">
            <w:pPr>
              <w:pStyle w:val="12TabHeadBody"/>
            </w:pPr>
            <w:r w:rsidRPr="00B620DB">
              <w:rPr>
                <w:rStyle w:val="flts1"/>
              </w:rPr>
              <w:t>F476-14</w:t>
            </w:r>
          </w:p>
        </w:tc>
        <w:tc>
          <w:tcPr>
            <w:tcW w:w="1641" w:type="pct"/>
            <w:tcBorders>
              <w:top w:val="outset" w:sz="6" w:space="0" w:color="auto"/>
              <w:left w:val="outset" w:sz="6" w:space="0" w:color="auto"/>
              <w:bottom w:val="outset" w:sz="6" w:space="0" w:color="auto"/>
              <w:right w:val="outset" w:sz="6" w:space="0" w:color="auto"/>
            </w:tcBorders>
            <w:hideMark/>
          </w:tcPr>
          <w:p w14:paraId="1283410F" w14:textId="77777777" w:rsidR="00776CBC" w:rsidRPr="00B620DB" w:rsidRDefault="00776CBC" w:rsidP="00776CBC">
            <w:pPr>
              <w:pStyle w:val="12TabHeadBody"/>
            </w:pPr>
            <w:bookmarkStart w:id="539" w:name="astmf476"/>
            <w:bookmarkStart w:id="540" w:name="a71430"/>
            <w:bookmarkEnd w:id="539"/>
            <w:bookmarkEnd w:id="540"/>
            <w:r w:rsidRPr="00B620DB">
              <w:rPr>
                <w:rStyle w:val="flts1"/>
              </w:rPr>
              <w:t>Standard Test Methods for Security of Swinging Door Assemblies</w:t>
            </w:r>
            <w:bookmarkStart w:id="541" w:name="a71432"/>
            <w:bookmarkEnd w:id="541"/>
          </w:p>
        </w:tc>
        <w:tc>
          <w:tcPr>
            <w:tcW w:w="1524" w:type="pct"/>
            <w:tcBorders>
              <w:top w:val="outset" w:sz="6" w:space="0" w:color="auto"/>
              <w:left w:val="outset" w:sz="6" w:space="0" w:color="auto"/>
              <w:bottom w:val="outset" w:sz="6" w:space="0" w:color="auto"/>
              <w:right w:val="outset" w:sz="6" w:space="0" w:color="auto"/>
            </w:tcBorders>
            <w:hideMark/>
          </w:tcPr>
          <w:p w14:paraId="50639FBC" w14:textId="77777777" w:rsidR="00776CBC" w:rsidRPr="00B620DB" w:rsidRDefault="002A4795" w:rsidP="00776CBC">
            <w:pPr>
              <w:pStyle w:val="12TabHeadBody"/>
            </w:pPr>
            <w:hyperlink r:id="rId437" w:anchor="es001978" w:history="1">
              <w:r w:rsidR="00776CBC" w:rsidRPr="00B620DB">
                <w:rPr>
                  <w:rStyle w:val="Hyperlink"/>
                  <w:color w:val="auto"/>
                  <w:szCs w:val="18"/>
                  <w:u w:val="none"/>
                </w:rPr>
                <w:t>9.7.5.2.(2)</w:t>
              </w:r>
            </w:hyperlink>
            <w:r w:rsidR="00776CBC" w:rsidRPr="00B620DB">
              <w:br/>
            </w:r>
            <w:hyperlink r:id="rId438" w:anchor="en000266" w:history="1">
              <w:r w:rsidR="00776CBC" w:rsidRPr="00B620DB">
                <w:rPr>
                  <w:rStyle w:val="Hyperlink"/>
                  <w:color w:val="auto"/>
                  <w:szCs w:val="18"/>
                  <w:u w:val="none"/>
                </w:rPr>
                <w:t>A-9.7.5.2.(2)</w:t>
              </w:r>
            </w:hyperlink>
          </w:p>
        </w:tc>
      </w:tr>
      <w:tr w:rsidR="00CC3FD1" w:rsidRPr="00B620DB" w14:paraId="6681A992" w14:textId="77777777" w:rsidTr="00752338">
        <w:trPr>
          <w:ins w:id="542" w:author="Dang, Tommy HOUS:EX" w:date="2023-04-18T11:20:00Z"/>
        </w:trPr>
        <w:tc>
          <w:tcPr>
            <w:tcW w:w="582" w:type="pct"/>
            <w:tcBorders>
              <w:top w:val="outset" w:sz="6" w:space="0" w:color="auto"/>
              <w:left w:val="outset" w:sz="6" w:space="0" w:color="auto"/>
              <w:bottom w:val="outset" w:sz="6" w:space="0" w:color="auto"/>
              <w:right w:val="outset" w:sz="6" w:space="0" w:color="auto"/>
            </w:tcBorders>
          </w:tcPr>
          <w:p w14:paraId="654EF23C" w14:textId="4820143E" w:rsidR="00CC3FD1" w:rsidRPr="00B620DB" w:rsidRDefault="00CC3FD1" w:rsidP="00776CBC">
            <w:pPr>
              <w:pStyle w:val="12TabHeadBody"/>
              <w:rPr>
                <w:ins w:id="543" w:author="Dang, Tommy HOUS:EX" w:date="2023-04-18T11:20:00Z"/>
                <w:rStyle w:val="flts1"/>
              </w:rPr>
            </w:pPr>
            <w:ins w:id="544" w:author="Dang, Tommy HOUS:EX" w:date="2023-04-18T11:20:00Z">
              <w:r>
                <w:rPr>
                  <w:rStyle w:val="flts1"/>
                </w:rPr>
                <w:t>ASTM</w:t>
              </w:r>
            </w:ins>
          </w:p>
        </w:tc>
        <w:tc>
          <w:tcPr>
            <w:tcW w:w="1253" w:type="pct"/>
            <w:tcBorders>
              <w:top w:val="outset" w:sz="6" w:space="0" w:color="auto"/>
              <w:left w:val="outset" w:sz="6" w:space="0" w:color="auto"/>
              <w:bottom w:val="outset" w:sz="6" w:space="0" w:color="auto"/>
              <w:right w:val="outset" w:sz="6" w:space="0" w:color="auto"/>
            </w:tcBorders>
          </w:tcPr>
          <w:p w14:paraId="20AFC6BC" w14:textId="1A159EF7" w:rsidR="00CC3FD1" w:rsidRPr="00B620DB" w:rsidRDefault="00CC3FD1" w:rsidP="00776CBC">
            <w:pPr>
              <w:pStyle w:val="12TabHeadBody"/>
              <w:rPr>
                <w:ins w:id="545" w:author="Dang, Tommy HOUS:EX" w:date="2023-04-18T11:20:00Z"/>
                <w:rStyle w:val="flts1"/>
              </w:rPr>
            </w:pPr>
            <w:ins w:id="546" w:author="Dang, Tommy HOUS:EX" w:date="2023-04-18T11:20:00Z">
              <w:r>
                <w:rPr>
                  <w:rStyle w:val="flts1"/>
                </w:rPr>
                <w:t>F842-01 or 04</w:t>
              </w:r>
            </w:ins>
          </w:p>
        </w:tc>
        <w:tc>
          <w:tcPr>
            <w:tcW w:w="1641" w:type="pct"/>
            <w:tcBorders>
              <w:top w:val="outset" w:sz="6" w:space="0" w:color="auto"/>
              <w:left w:val="outset" w:sz="6" w:space="0" w:color="auto"/>
              <w:bottom w:val="outset" w:sz="6" w:space="0" w:color="auto"/>
              <w:right w:val="outset" w:sz="6" w:space="0" w:color="auto"/>
            </w:tcBorders>
          </w:tcPr>
          <w:p w14:paraId="1267D318" w14:textId="76D4F4C3" w:rsidR="00CC3FD1" w:rsidRPr="00B620DB" w:rsidRDefault="00CC3FD1" w:rsidP="00776CBC">
            <w:pPr>
              <w:pStyle w:val="12TabHeadBody"/>
              <w:rPr>
                <w:ins w:id="547" w:author="Dang, Tommy HOUS:EX" w:date="2023-04-18T11:20:00Z"/>
                <w:rStyle w:val="flts1"/>
              </w:rPr>
            </w:pPr>
            <w:ins w:id="548" w:author="Dang, Tommy HOUS:EX" w:date="2023-04-18T11:20:00Z">
              <w:r>
                <w:rPr>
                  <w:rStyle w:val="flts1"/>
                </w:rPr>
                <w:t>Sta</w:t>
              </w:r>
            </w:ins>
            <w:ins w:id="549" w:author="Dang, Tommy HOUS:EX" w:date="2023-04-18T11:21:00Z">
              <w:r>
                <w:rPr>
                  <w:rStyle w:val="flts1"/>
                </w:rPr>
                <w:t>ndard Test Methods for Measuring the Forced Entry Resistance of Sliding Door Assemblies, Excluding Glazing Impact</w:t>
              </w:r>
            </w:ins>
          </w:p>
        </w:tc>
        <w:tc>
          <w:tcPr>
            <w:tcW w:w="1524" w:type="pct"/>
            <w:tcBorders>
              <w:top w:val="outset" w:sz="6" w:space="0" w:color="auto"/>
              <w:left w:val="outset" w:sz="6" w:space="0" w:color="auto"/>
              <w:bottom w:val="outset" w:sz="6" w:space="0" w:color="auto"/>
              <w:right w:val="outset" w:sz="6" w:space="0" w:color="auto"/>
            </w:tcBorders>
          </w:tcPr>
          <w:p w14:paraId="341A0D6C" w14:textId="7A6F47F8" w:rsidR="00CC3FD1" w:rsidRDefault="00CC3FD1" w:rsidP="00776CBC">
            <w:pPr>
              <w:pStyle w:val="12TabHeadBody"/>
              <w:rPr>
                <w:ins w:id="550" w:author="Dang, Tommy HOUS:EX" w:date="2023-04-18T11:20:00Z"/>
              </w:rPr>
            </w:pPr>
            <w:ins w:id="551" w:author="Dang, Tommy HOUS:EX" w:date="2023-04-18T11:21:00Z">
              <w:r>
                <w:t>9.7.5.1.(3)</w:t>
              </w:r>
            </w:ins>
          </w:p>
        </w:tc>
      </w:tr>
      <w:tr w:rsidR="00776CBC" w:rsidRPr="00B620DB" w14:paraId="7EB8070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C1ECDE2"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24CD4E04" w14:textId="77777777" w:rsidR="00776CBC" w:rsidRPr="00B620DB" w:rsidRDefault="00776CBC" w:rsidP="00776CBC">
            <w:pPr>
              <w:pStyle w:val="12TabHeadBody"/>
            </w:pPr>
            <w:r w:rsidRPr="00B620DB">
              <w:rPr>
                <w:rStyle w:val="flts1"/>
              </w:rPr>
              <w:t>F1667-18a</w:t>
            </w:r>
          </w:p>
        </w:tc>
        <w:tc>
          <w:tcPr>
            <w:tcW w:w="1641" w:type="pct"/>
            <w:tcBorders>
              <w:top w:val="outset" w:sz="6" w:space="0" w:color="auto"/>
              <w:left w:val="outset" w:sz="6" w:space="0" w:color="auto"/>
              <w:bottom w:val="outset" w:sz="6" w:space="0" w:color="auto"/>
              <w:right w:val="outset" w:sz="6" w:space="0" w:color="auto"/>
            </w:tcBorders>
            <w:hideMark/>
          </w:tcPr>
          <w:p w14:paraId="7336AD0B" w14:textId="77777777" w:rsidR="00776CBC" w:rsidRPr="00B620DB" w:rsidRDefault="00776CBC" w:rsidP="00776CBC">
            <w:pPr>
              <w:pStyle w:val="12TabHeadBody"/>
            </w:pPr>
            <w:bookmarkStart w:id="552" w:name="astmf1667"/>
            <w:bookmarkStart w:id="553" w:name="a71453"/>
            <w:bookmarkEnd w:id="552"/>
            <w:bookmarkEnd w:id="553"/>
            <w:r w:rsidRPr="00B620DB">
              <w:rPr>
                <w:rStyle w:val="flts1"/>
              </w:rPr>
              <w:t>Standard Specification for Driven Fasteners: Nails, Spikes, and Staples</w:t>
            </w:r>
            <w:bookmarkStart w:id="554" w:name="a71455"/>
            <w:bookmarkEnd w:id="554"/>
          </w:p>
        </w:tc>
        <w:tc>
          <w:tcPr>
            <w:tcW w:w="1524" w:type="pct"/>
            <w:tcBorders>
              <w:top w:val="outset" w:sz="6" w:space="0" w:color="auto"/>
              <w:left w:val="outset" w:sz="6" w:space="0" w:color="auto"/>
              <w:bottom w:val="outset" w:sz="6" w:space="0" w:color="auto"/>
              <w:right w:val="outset" w:sz="6" w:space="0" w:color="auto"/>
            </w:tcBorders>
            <w:hideMark/>
          </w:tcPr>
          <w:p w14:paraId="139964AD" w14:textId="77777777" w:rsidR="00776CBC" w:rsidRPr="00B620DB" w:rsidRDefault="00135AFF" w:rsidP="00776CBC">
            <w:pPr>
              <w:pStyle w:val="12TabHeadBody"/>
            </w:pPr>
            <w:hyperlink r:id="rId439" w:anchor="es002861" w:history="1">
              <w:r w:rsidR="00776CBC" w:rsidRPr="00B620DB">
                <w:rPr>
                  <w:rStyle w:val="Hyperlink"/>
                  <w:color w:val="auto"/>
                  <w:szCs w:val="18"/>
                  <w:u w:val="none"/>
                </w:rPr>
                <w:t>9.23.3.1.(1)</w:t>
              </w:r>
            </w:hyperlink>
            <w:r w:rsidR="00776CBC" w:rsidRPr="00B620DB">
              <w:br/>
            </w:r>
            <w:hyperlink r:id="rId440" w:anchor="es003121" w:history="1">
              <w:r w:rsidR="00776CBC" w:rsidRPr="00B620DB">
                <w:rPr>
                  <w:rStyle w:val="Hyperlink"/>
                  <w:color w:val="auto"/>
                  <w:szCs w:val="18"/>
                  <w:u w:val="none"/>
                </w:rPr>
                <w:t>9.26.2.3.(1)</w:t>
              </w:r>
            </w:hyperlink>
            <w:r w:rsidR="00776CBC" w:rsidRPr="00B620DB">
              <w:br/>
            </w:r>
            <w:hyperlink r:id="rId441" w:anchor="es003393" w:history="1">
              <w:r w:rsidR="00776CBC" w:rsidRPr="00B620DB">
                <w:rPr>
                  <w:rStyle w:val="Hyperlink"/>
                  <w:color w:val="auto"/>
                  <w:szCs w:val="18"/>
                  <w:u w:val="none"/>
                </w:rPr>
                <w:t>9.29.5.6.(1)</w:t>
              </w:r>
            </w:hyperlink>
          </w:p>
        </w:tc>
      </w:tr>
      <w:tr w:rsidR="00776CBC" w:rsidRPr="00B620DB" w14:paraId="0AA3DA5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4F3857D"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3D5511B5" w14:textId="77777777" w:rsidR="00776CBC" w:rsidRPr="00B620DB" w:rsidRDefault="00776CBC" w:rsidP="00776CBC">
            <w:pPr>
              <w:pStyle w:val="12TabHeadBody"/>
            </w:pPr>
            <w:r w:rsidRPr="00B620DB">
              <w:rPr>
                <w:rStyle w:val="flts1"/>
              </w:rPr>
              <w:t>F2090-17</w:t>
            </w:r>
          </w:p>
        </w:tc>
        <w:tc>
          <w:tcPr>
            <w:tcW w:w="1641" w:type="pct"/>
            <w:tcBorders>
              <w:top w:val="outset" w:sz="6" w:space="0" w:color="auto"/>
              <w:left w:val="outset" w:sz="6" w:space="0" w:color="auto"/>
              <w:bottom w:val="outset" w:sz="6" w:space="0" w:color="auto"/>
              <w:right w:val="outset" w:sz="6" w:space="0" w:color="auto"/>
            </w:tcBorders>
            <w:hideMark/>
          </w:tcPr>
          <w:p w14:paraId="03952BFE" w14:textId="77777777" w:rsidR="00776CBC" w:rsidRPr="00B620DB" w:rsidRDefault="00776CBC" w:rsidP="00776CBC">
            <w:pPr>
              <w:pStyle w:val="12TabHeadBody"/>
            </w:pPr>
            <w:bookmarkStart w:id="555" w:name="astmf2090"/>
            <w:bookmarkStart w:id="556" w:name="a71684"/>
            <w:bookmarkEnd w:id="555"/>
            <w:bookmarkEnd w:id="556"/>
            <w:r w:rsidRPr="00B620DB">
              <w:rPr>
                <w:rStyle w:val="flts1"/>
              </w:rPr>
              <w:t>Standard Specification for Window Fall Prevention Devices With Emergency Escape (Egress) Release Mechanisms</w:t>
            </w:r>
            <w:bookmarkStart w:id="557" w:name="a71686"/>
            <w:bookmarkEnd w:id="557"/>
          </w:p>
        </w:tc>
        <w:tc>
          <w:tcPr>
            <w:tcW w:w="1524" w:type="pct"/>
            <w:tcBorders>
              <w:top w:val="outset" w:sz="6" w:space="0" w:color="auto"/>
              <w:left w:val="outset" w:sz="6" w:space="0" w:color="auto"/>
              <w:bottom w:val="outset" w:sz="6" w:space="0" w:color="auto"/>
              <w:right w:val="outset" w:sz="6" w:space="0" w:color="auto"/>
            </w:tcBorders>
            <w:hideMark/>
          </w:tcPr>
          <w:p w14:paraId="0CC55D95" w14:textId="77777777" w:rsidR="00776CBC" w:rsidRPr="00B620DB" w:rsidRDefault="00135AFF" w:rsidP="00776CBC">
            <w:pPr>
              <w:pStyle w:val="12TabHeadBody"/>
            </w:pPr>
            <w:hyperlink r:id="rId442" w:anchor="en000270" w:history="1">
              <w:r w:rsidR="00776CBC" w:rsidRPr="00B620DB">
                <w:rPr>
                  <w:rStyle w:val="Hyperlink"/>
                  <w:color w:val="auto"/>
                  <w:szCs w:val="18"/>
                  <w:u w:val="none"/>
                </w:rPr>
                <w:t>A-9.8.8.1.(4)</w:t>
              </w:r>
            </w:hyperlink>
          </w:p>
        </w:tc>
      </w:tr>
      <w:tr w:rsidR="00776CBC" w:rsidRPr="00B620DB" w14:paraId="6C7DE25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AFC4B2B" w14:textId="77777777" w:rsidR="00776CBC" w:rsidRPr="00B620DB" w:rsidRDefault="00776CBC" w:rsidP="00776CBC">
            <w:pPr>
              <w:pStyle w:val="12TabHeadBody"/>
            </w:pPr>
            <w:r w:rsidRPr="00B620DB">
              <w:rPr>
                <w:rStyle w:val="flts1"/>
              </w:rPr>
              <w:t>ASTM</w:t>
            </w:r>
          </w:p>
        </w:tc>
        <w:tc>
          <w:tcPr>
            <w:tcW w:w="1253" w:type="pct"/>
            <w:tcBorders>
              <w:top w:val="outset" w:sz="6" w:space="0" w:color="auto"/>
              <w:left w:val="outset" w:sz="6" w:space="0" w:color="auto"/>
              <w:bottom w:val="outset" w:sz="6" w:space="0" w:color="auto"/>
              <w:right w:val="outset" w:sz="6" w:space="0" w:color="auto"/>
            </w:tcBorders>
            <w:hideMark/>
          </w:tcPr>
          <w:p w14:paraId="4BDC8B5C" w14:textId="77777777" w:rsidR="00776CBC" w:rsidRPr="00B620DB" w:rsidRDefault="00776CBC" w:rsidP="00776CBC">
            <w:pPr>
              <w:pStyle w:val="12TabHeadBody"/>
            </w:pPr>
            <w:r w:rsidRPr="00B620DB">
              <w:rPr>
                <w:rStyle w:val="flts1"/>
              </w:rPr>
              <w:t>G115-10</w:t>
            </w:r>
          </w:p>
        </w:tc>
        <w:tc>
          <w:tcPr>
            <w:tcW w:w="1641" w:type="pct"/>
            <w:tcBorders>
              <w:top w:val="outset" w:sz="6" w:space="0" w:color="auto"/>
              <w:left w:val="outset" w:sz="6" w:space="0" w:color="auto"/>
              <w:bottom w:val="outset" w:sz="6" w:space="0" w:color="auto"/>
              <w:right w:val="outset" w:sz="6" w:space="0" w:color="auto"/>
            </w:tcBorders>
            <w:hideMark/>
          </w:tcPr>
          <w:p w14:paraId="66DB20FC" w14:textId="77777777" w:rsidR="00776CBC" w:rsidRPr="00B620DB" w:rsidRDefault="00776CBC" w:rsidP="00776CBC">
            <w:pPr>
              <w:pStyle w:val="12TabHeadBody"/>
            </w:pPr>
            <w:bookmarkStart w:id="558" w:name="astmg115"/>
            <w:bookmarkStart w:id="559" w:name="a71705"/>
            <w:bookmarkEnd w:id="558"/>
            <w:bookmarkEnd w:id="559"/>
            <w:r w:rsidRPr="00B620DB">
              <w:rPr>
                <w:rStyle w:val="flts1"/>
              </w:rPr>
              <w:t>Standard Guide for Measuring and Reporting Friction Coefficients</w:t>
            </w:r>
            <w:bookmarkStart w:id="560" w:name="a71707"/>
            <w:bookmarkEnd w:id="560"/>
          </w:p>
        </w:tc>
        <w:tc>
          <w:tcPr>
            <w:tcW w:w="1524" w:type="pct"/>
            <w:tcBorders>
              <w:top w:val="outset" w:sz="6" w:space="0" w:color="auto"/>
              <w:left w:val="outset" w:sz="6" w:space="0" w:color="auto"/>
              <w:bottom w:val="outset" w:sz="6" w:space="0" w:color="auto"/>
              <w:right w:val="outset" w:sz="6" w:space="0" w:color="auto"/>
            </w:tcBorders>
            <w:hideMark/>
          </w:tcPr>
          <w:p w14:paraId="7F8D5835" w14:textId="77777777" w:rsidR="00776CBC" w:rsidRPr="00B620DB" w:rsidRDefault="00135AFF" w:rsidP="00776CBC">
            <w:pPr>
              <w:pStyle w:val="12TabHeadBody"/>
            </w:pPr>
            <w:hyperlink r:id="rId443" w:anchor="es008922" w:history="1">
              <w:r w:rsidR="00776CBC" w:rsidRPr="00B620DB">
                <w:rPr>
                  <w:rStyle w:val="Hyperlink"/>
                  <w:color w:val="auto"/>
                  <w:szCs w:val="18"/>
                  <w:u w:val="none"/>
                </w:rPr>
                <w:t>4.1.8.18.(18)</w:t>
              </w:r>
            </w:hyperlink>
          </w:p>
        </w:tc>
      </w:tr>
      <w:tr w:rsidR="00BA1D90" w:rsidRPr="00B620DB" w14:paraId="4AE32925" w14:textId="77777777" w:rsidTr="00752338">
        <w:tc>
          <w:tcPr>
            <w:tcW w:w="582" w:type="pct"/>
            <w:tcBorders>
              <w:top w:val="outset" w:sz="6" w:space="0" w:color="auto"/>
              <w:left w:val="outset" w:sz="6" w:space="0" w:color="auto"/>
              <w:bottom w:val="outset" w:sz="6" w:space="0" w:color="auto"/>
              <w:right w:val="outset" w:sz="6" w:space="0" w:color="auto"/>
            </w:tcBorders>
          </w:tcPr>
          <w:p w14:paraId="08A6D541" w14:textId="43988DF3" w:rsidR="00BA1D90" w:rsidRPr="00B620DB" w:rsidRDefault="002602F2" w:rsidP="00776CBC">
            <w:pPr>
              <w:pStyle w:val="12TabHeadBody"/>
              <w:rPr>
                <w:rStyle w:val="flts1"/>
              </w:rPr>
            </w:pPr>
            <w:ins w:id="561" w:author="Dang, Tommy HOUS:EX" w:date="2023-05-02T10:56: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034FDF6E" w14:textId="6172F482" w:rsidR="00BA1D90" w:rsidRPr="00B620DB" w:rsidRDefault="002602F2" w:rsidP="00776CBC">
            <w:pPr>
              <w:pStyle w:val="12TabHeadBody"/>
              <w:rPr>
                <w:rStyle w:val="flts1"/>
              </w:rPr>
            </w:pPr>
            <w:ins w:id="562" w:author="Dang, Tommy HOUS:EX" w:date="2023-05-02T10:56:00Z">
              <w:r>
                <w:rPr>
                  <w:rStyle w:val="flts1"/>
                </w:rPr>
                <w:t>2023</w:t>
              </w:r>
            </w:ins>
          </w:p>
        </w:tc>
        <w:tc>
          <w:tcPr>
            <w:tcW w:w="1641" w:type="pct"/>
            <w:tcBorders>
              <w:top w:val="outset" w:sz="6" w:space="0" w:color="auto"/>
              <w:left w:val="outset" w:sz="6" w:space="0" w:color="auto"/>
              <w:bottom w:val="outset" w:sz="6" w:space="0" w:color="auto"/>
              <w:right w:val="outset" w:sz="6" w:space="0" w:color="auto"/>
            </w:tcBorders>
          </w:tcPr>
          <w:p w14:paraId="2A3B3702" w14:textId="65BABF00" w:rsidR="00BA1D90" w:rsidRPr="00B620DB" w:rsidRDefault="002602F2" w:rsidP="00776CBC">
            <w:pPr>
              <w:pStyle w:val="12TabHeadBody"/>
              <w:rPr>
                <w:rStyle w:val="flts1"/>
              </w:rPr>
            </w:pPr>
            <w:ins w:id="563" w:author="Dang, Tommy HOUS:EX" w:date="2023-05-02T10:56:00Z">
              <w:r>
                <w:rPr>
                  <w:rStyle w:val="flts1"/>
                </w:rPr>
                <w:t>British Columbia Fire Code</w:t>
              </w:r>
            </w:ins>
          </w:p>
        </w:tc>
        <w:tc>
          <w:tcPr>
            <w:tcW w:w="1524" w:type="pct"/>
            <w:tcBorders>
              <w:top w:val="outset" w:sz="6" w:space="0" w:color="auto"/>
              <w:left w:val="outset" w:sz="6" w:space="0" w:color="auto"/>
              <w:bottom w:val="outset" w:sz="6" w:space="0" w:color="auto"/>
              <w:right w:val="outset" w:sz="6" w:space="0" w:color="auto"/>
            </w:tcBorders>
          </w:tcPr>
          <w:p w14:paraId="231F4376" w14:textId="77777777" w:rsidR="00BA1D90" w:rsidRDefault="008013B3" w:rsidP="00776CBC">
            <w:pPr>
              <w:pStyle w:val="12TabHeadBody"/>
              <w:rPr>
                <w:ins w:id="564" w:author="Dang, Tommy HOUS:EX" w:date="2023-05-02T10:17:00Z"/>
                <w:vertAlign w:val="superscript"/>
              </w:rPr>
            </w:pPr>
            <w:ins w:id="565" w:author="Dang, Tommy HOUS:EX" w:date="2023-05-02T10:17:00Z">
              <w:r>
                <w:t>1.1.1.1.(1)</w:t>
              </w:r>
              <w:r w:rsidRPr="002602F2">
                <w:rPr>
                  <w:vertAlign w:val="superscript"/>
                </w:rPr>
                <w:t>(4)</w:t>
              </w:r>
            </w:ins>
          </w:p>
          <w:p w14:paraId="2A03B98A" w14:textId="6A4ED4EA" w:rsidR="00000613" w:rsidRDefault="00000613" w:rsidP="00776CBC">
            <w:pPr>
              <w:pStyle w:val="12TabHeadBody"/>
              <w:rPr>
                <w:ins w:id="566" w:author="Dang, Tommy HOUS:EX" w:date="2023-05-02T11:00:00Z"/>
              </w:rPr>
            </w:pPr>
            <w:ins w:id="567" w:author="Dang, Tommy HOUS:EX" w:date="2023-05-02T11:00:00Z">
              <w:r>
                <w:t>A-1.1.1.2.(1)</w:t>
              </w:r>
              <w:r w:rsidRPr="00135AFF">
                <w:rPr>
                  <w:vertAlign w:val="superscript"/>
                </w:rPr>
                <w:t>(4)</w:t>
              </w:r>
            </w:ins>
          </w:p>
          <w:p w14:paraId="22DED01D" w14:textId="73D0BD86" w:rsidR="008013B3" w:rsidRDefault="008013B3" w:rsidP="00776CBC">
            <w:pPr>
              <w:pStyle w:val="12TabHeadBody"/>
              <w:rPr>
                <w:ins w:id="568" w:author="Dang, Tommy HOUS:EX" w:date="2023-05-02T10:17:00Z"/>
              </w:rPr>
            </w:pPr>
            <w:ins w:id="569" w:author="Dang, Tommy HOUS:EX" w:date="2023-05-02T10:17:00Z">
              <w:r>
                <w:t>1.1.4.1.(1)</w:t>
              </w:r>
            </w:ins>
          </w:p>
          <w:p w14:paraId="4575DD7A" w14:textId="77777777" w:rsidR="008013B3" w:rsidRDefault="008013B3" w:rsidP="00776CBC">
            <w:pPr>
              <w:pStyle w:val="12TabHeadBody"/>
              <w:rPr>
                <w:ins w:id="570" w:author="Dang, Tommy HOUS:EX" w:date="2023-05-02T10:25:00Z"/>
                <w:vertAlign w:val="superscript"/>
              </w:rPr>
            </w:pPr>
            <w:ins w:id="571" w:author="Dang, Tommy HOUS:EX" w:date="2023-05-02T10:19:00Z">
              <w:r>
                <w:t>1.4.1.2.(1)</w:t>
              </w:r>
              <w:r w:rsidRPr="002602F2">
                <w:rPr>
                  <w:vertAlign w:val="superscript"/>
                </w:rPr>
                <w:t>(4)</w:t>
              </w:r>
            </w:ins>
          </w:p>
          <w:p w14:paraId="43267FFB" w14:textId="541FF896" w:rsidR="008013B3" w:rsidRDefault="008013B3" w:rsidP="00776CBC">
            <w:pPr>
              <w:pStyle w:val="12TabHeadBody"/>
              <w:rPr>
                <w:ins w:id="572" w:author="Dang, Tommy HOUS:EX" w:date="2023-05-02T10:20:00Z"/>
                <w:vertAlign w:val="superscript"/>
              </w:rPr>
            </w:pPr>
            <w:ins w:id="573" w:author="Dang, Tommy HOUS:EX" w:date="2023-05-02T10:25:00Z">
              <w:r w:rsidRPr="002602F2">
                <w:t>2.1.1.2.(4)</w:t>
              </w:r>
              <w:r>
                <w:rPr>
                  <w:vertAlign w:val="superscript"/>
                </w:rPr>
                <w:t>(4)</w:t>
              </w:r>
            </w:ins>
          </w:p>
          <w:p w14:paraId="41E4415E" w14:textId="77777777" w:rsidR="008013B3" w:rsidRDefault="008013B3" w:rsidP="00776CBC">
            <w:pPr>
              <w:pStyle w:val="12TabHeadBody"/>
              <w:rPr>
                <w:ins w:id="574" w:author="Dang, Tommy HOUS:EX" w:date="2023-05-02T10:28:00Z"/>
                <w:vertAlign w:val="superscript"/>
              </w:rPr>
            </w:pPr>
            <w:ins w:id="575" w:author="Dang, Tommy HOUS:EX" w:date="2023-05-02T10:27:00Z">
              <w:r>
                <w:t>A-2.2.1.1.(1)</w:t>
              </w:r>
              <w:r w:rsidRPr="002602F2">
                <w:rPr>
                  <w:vertAlign w:val="superscript"/>
                </w:rPr>
                <w:t>(4)</w:t>
              </w:r>
            </w:ins>
          </w:p>
          <w:p w14:paraId="60813FD5" w14:textId="303448A9" w:rsidR="009B630C" w:rsidRPr="002602F2" w:rsidRDefault="009B630C" w:rsidP="00776CBC">
            <w:pPr>
              <w:pStyle w:val="12TabHeadBody"/>
              <w:rPr>
                <w:ins w:id="576" w:author="Dang, Tommy HOUS:EX" w:date="2023-05-02T10:28:00Z"/>
              </w:rPr>
            </w:pPr>
            <w:ins w:id="577" w:author="Dang, Tommy HOUS:EX" w:date="2023-05-02T10:28:00Z">
              <w:r>
                <w:t>A-3.2.1.1.(1)</w:t>
              </w:r>
            </w:ins>
            <w:ins w:id="578" w:author="Dang, Tommy HOUS:EX" w:date="2023-05-02T10:29:00Z">
              <w:r w:rsidRPr="002602F2">
                <w:rPr>
                  <w:vertAlign w:val="superscript"/>
                </w:rPr>
                <w:t>(4)</w:t>
              </w:r>
            </w:ins>
          </w:p>
          <w:p w14:paraId="54B4DAE2" w14:textId="13C7AA9F" w:rsidR="009B630C" w:rsidRPr="002602F2" w:rsidRDefault="00746FD0" w:rsidP="00776CBC">
            <w:pPr>
              <w:pStyle w:val="12TabHeadBody"/>
              <w:rPr>
                <w:ins w:id="579" w:author="Dang, Tommy HOUS:EX" w:date="2023-05-02T10:28:00Z"/>
              </w:rPr>
            </w:pPr>
            <w:ins w:id="580" w:author="Dang, Tommy HOUS:EX" w:date="2023-05-02T10:30:00Z">
              <w:r>
                <w:t>3.1.13.1.(1)</w:t>
              </w:r>
            </w:ins>
          </w:p>
          <w:p w14:paraId="28330CF0" w14:textId="77777777" w:rsidR="00746FD0" w:rsidRDefault="00746FD0" w:rsidP="00776CBC">
            <w:pPr>
              <w:pStyle w:val="12TabHeadBody"/>
              <w:rPr>
                <w:ins w:id="581" w:author="Dang, Tommy HOUS:EX" w:date="2023-05-02T10:31:00Z"/>
              </w:rPr>
            </w:pPr>
            <w:ins w:id="582" w:author="Dang, Tommy HOUS:EX" w:date="2023-05-02T10:31:00Z">
              <w:r>
                <w:t xml:space="preserve">3.2.3.21.(1) 3.2.5.16.(1) </w:t>
              </w:r>
            </w:ins>
          </w:p>
          <w:p w14:paraId="3EA18D32" w14:textId="77777777" w:rsidR="00746FD0" w:rsidRDefault="00746FD0" w:rsidP="00776CBC">
            <w:pPr>
              <w:pStyle w:val="12TabHeadBody"/>
              <w:rPr>
                <w:ins w:id="583" w:author="Dang, Tommy HOUS:EX" w:date="2023-05-02T10:31:00Z"/>
              </w:rPr>
            </w:pPr>
            <w:ins w:id="584" w:author="Dang, Tommy HOUS:EX" w:date="2023-05-02T10:31:00Z">
              <w:r>
                <w:t xml:space="preserve">3.3.1.2.(1) </w:t>
              </w:r>
            </w:ins>
          </w:p>
          <w:p w14:paraId="7F1ACE4E" w14:textId="77777777" w:rsidR="00746FD0" w:rsidRDefault="00746FD0" w:rsidP="00776CBC">
            <w:pPr>
              <w:pStyle w:val="12TabHeadBody"/>
              <w:rPr>
                <w:ins w:id="585" w:author="Dang, Tommy HOUS:EX" w:date="2023-05-02T10:31:00Z"/>
              </w:rPr>
            </w:pPr>
            <w:ins w:id="586" w:author="Dang, Tommy HOUS:EX" w:date="2023-05-02T10:31:00Z">
              <w:r>
                <w:t xml:space="preserve">3.3.1.10.(1) </w:t>
              </w:r>
            </w:ins>
          </w:p>
          <w:p w14:paraId="276A5F55" w14:textId="77777777" w:rsidR="00746FD0" w:rsidRDefault="00746FD0" w:rsidP="00776CBC">
            <w:pPr>
              <w:pStyle w:val="12TabHeadBody"/>
              <w:rPr>
                <w:ins w:id="587" w:author="Dang, Tommy HOUS:EX" w:date="2023-05-02T10:31:00Z"/>
              </w:rPr>
            </w:pPr>
            <w:ins w:id="588" w:author="Dang, Tommy HOUS:EX" w:date="2023-05-02T10:31:00Z">
              <w:r>
                <w:t xml:space="preserve">3.3.2.3.(1) </w:t>
              </w:r>
            </w:ins>
          </w:p>
          <w:p w14:paraId="7FBB3598" w14:textId="77777777" w:rsidR="00746FD0" w:rsidRDefault="00746FD0" w:rsidP="00776CBC">
            <w:pPr>
              <w:pStyle w:val="12TabHeadBody"/>
              <w:rPr>
                <w:ins w:id="589" w:author="Dang, Tommy HOUS:EX" w:date="2023-05-02T10:31:00Z"/>
              </w:rPr>
            </w:pPr>
            <w:ins w:id="590" w:author="Dang, Tommy HOUS:EX" w:date="2023-05-02T10:31:00Z">
              <w:r>
                <w:t xml:space="preserve">3.3.2.16.(1) </w:t>
              </w:r>
            </w:ins>
          </w:p>
          <w:p w14:paraId="78105082" w14:textId="77777777" w:rsidR="00746FD0" w:rsidRDefault="00746FD0" w:rsidP="00776CBC">
            <w:pPr>
              <w:pStyle w:val="12TabHeadBody"/>
              <w:rPr>
                <w:ins w:id="591" w:author="Dang, Tommy HOUS:EX" w:date="2023-05-02T10:31:00Z"/>
              </w:rPr>
            </w:pPr>
            <w:ins w:id="592" w:author="Dang, Tommy HOUS:EX" w:date="2023-05-02T10:31:00Z">
              <w:r>
                <w:t xml:space="preserve">3.3.4.3.(4) </w:t>
              </w:r>
            </w:ins>
          </w:p>
          <w:p w14:paraId="21701A06" w14:textId="77777777" w:rsidR="00746FD0" w:rsidRDefault="00746FD0" w:rsidP="00776CBC">
            <w:pPr>
              <w:pStyle w:val="12TabHeadBody"/>
              <w:rPr>
                <w:ins w:id="593" w:author="Dang, Tommy HOUS:EX" w:date="2023-05-02T10:32:00Z"/>
              </w:rPr>
            </w:pPr>
            <w:ins w:id="594" w:author="Dang, Tommy HOUS:EX" w:date="2023-05-02T10:31:00Z">
              <w:r>
                <w:t xml:space="preserve">3.3.5.2.(1) </w:t>
              </w:r>
            </w:ins>
          </w:p>
          <w:p w14:paraId="7DE4FF4E" w14:textId="77777777" w:rsidR="00746FD0" w:rsidRDefault="00746FD0" w:rsidP="00776CBC">
            <w:pPr>
              <w:pStyle w:val="12TabHeadBody"/>
              <w:rPr>
                <w:ins w:id="595" w:author="Dang, Tommy HOUS:EX" w:date="2023-05-02T10:32:00Z"/>
              </w:rPr>
            </w:pPr>
            <w:ins w:id="596" w:author="Dang, Tommy HOUS:EX" w:date="2023-05-02T10:31:00Z">
              <w:r>
                <w:t xml:space="preserve">3.3.6.1.(1) </w:t>
              </w:r>
            </w:ins>
          </w:p>
          <w:p w14:paraId="09CE4015" w14:textId="77777777" w:rsidR="00746FD0" w:rsidRDefault="00746FD0" w:rsidP="00776CBC">
            <w:pPr>
              <w:pStyle w:val="12TabHeadBody"/>
              <w:rPr>
                <w:ins w:id="597" w:author="Dang, Tommy HOUS:EX" w:date="2023-05-02T10:32:00Z"/>
              </w:rPr>
            </w:pPr>
            <w:ins w:id="598" w:author="Dang, Tommy HOUS:EX" w:date="2023-05-02T10:31:00Z">
              <w:r>
                <w:t xml:space="preserve">3.3.6.3.(1) </w:t>
              </w:r>
            </w:ins>
          </w:p>
          <w:p w14:paraId="3F9FB0A4" w14:textId="77777777" w:rsidR="00746FD0" w:rsidRDefault="00746FD0" w:rsidP="00776CBC">
            <w:pPr>
              <w:pStyle w:val="12TabHeadBody"/>
              <w:rPr>
                <w:ins w:id="599" w:author="Dang, Tommy HOUS:EX" w:date="2023-05-02T10:32:00Z"/>
              </w:rPr>
            </w:pPr>
            <w:ins w:id="600" w:author="Dang, Tommy HOUS:EX" w:date="2023-05-02T10:31:00Z">
              <w:r>
                <w:lastRenderedPageBreak/>
                <w:t xml:space="preserve">3.3.6.3.(2) </w:t>
              </w:r>
            </w:ins>
          </w:p>
          <w:p w14:paraId="55696EB4" w14:textId="77777777" w:rsidR="00746FD0" w:rsidRDefault="00746FD0" w:rsidP="00776CBC">
            <w:pPr>
              <w:pStyle w:val="12TabHeadBody"/>
              <w:rPr>
                <w:ins w:id="601" w:author="Dang, Tommy HOUS:EX" w:date="2023-05-02T10:32:00Z"/>
              </w:rPr>
            </w:pPr>
            <w:ins w:id="602" w:author="Dang, Tommy HOUS:EX" w:date="2023-05-02T10:31:00Z">
              <w:r>
                <w:t xml:space="preserve">3.3.6.4.(1) </w:t>
              </w:r>
            </w:ins>
          </w:p>
          <w:p w14:paraId="29DC6868" w14:textId="77777777" w:rsidR="00746FD0" w:rsidRDefault="00746FD0" w:rsidP="00776CBC">
            <w:pPr>
              <w:pStyle w:val="12TabHeadBody"/>
              <w:rPr>
                <w:ins w:id="603" w:author="Dang, Tommy HOUS:EX" w:date="2023-05-02T10:32:00Z"/>
              </w:rPr>
            </w:pPr>
            <w:ins w:id="604" w:author="Dang, Tommy HOUS:EX" w:date="2023-05-02T10:31:00Z">
              <w:r>
                <w:t xml:space="preserve">3.3.6.4.(2) </w:t>
              </w:r>
            </w:ins>
          </w:p>
          <w:p w14:paraId="7DA5997F" w14:textId="77777777" w:rsidR="00746FD0" w:rsidRDefault="00746FD0" w:rsidP="00776CBC">
            <w:pPr>
              <w:pStyle w:val="12TabHeadBody"/>
              <w:rPr>
                <w:ins w:id="605" w:author="Dang, Tommy HOUS:EX" w:date="2023-05-02T10:32:00Z"/>
              </w:rPr>
            </w:pPr>
            <w:ins w:id="606" w:author="Dang, Tommy HOUS:EX" w:date="2023-05-02T10:31:00Z">
              <w:r>
                <w:t xml:space="preserve">3.3.6.6.(1) </w:t>
              </w:r>
            </w:ins>
          </w:p>
          <w:p w14:paraId="17B01662" w14:textId="77777777" w:rsidR="00746FD0" w:rsidRDefault="00746FD0" w:rsidP="00776CBC">
            <w:pPr>
              <w:pStyle w:val="12TabHeadBody"/>
              <w:rPr>
                <w:ins w:id="607" w:author="Dang, Tommy HOUS:EX" w:date="2023-05-02T10:32:00Z"/>
              </w:rPr>
            </w:pPr>
            <w:ins w:id="608" w:author="Dang, Tommy HOUS:EX" w:date="2023-05-02T10:31:00Z">
              <w:r>
                <w:t xml:space="preserve">3.7.3.1.(1) </w:t>
              </w:r>
            </w:ins>
          </w:p>
          <w:p w14:paraId="720B0331" w14:textId="77777777" w:rsidR="00746FD0" w:rsidRDefault="00746FD0" w:rsidP="00776CBC">
            <w:pPr>
              <w:pStyle w:val="12TabHeadBody"/>
              <w:rPr>
                <w:ins w:id="609" w:author="Dang, Tommy HOUS:EX" w:date="2023-05-02T10:32:00Z"/>
              </w:rPr>
            </w:pPr>
            <w:ins w:id="610" w:author="Dang, Tommy HOUS:EX" w:date="2023-05-02T10:31:00Z">
              <w:r>
                <w:t xml:space="preserve">A-3.1.2.3.(1) </w:t>
              </w:r>
            </w:ins>
          </w:p>
          <w:p w14:paraId="0595A994" w14:textId="77777777" w:rsidR="00746FD0" w:rsidRDefault="00746FD0" w:rsidP="00776CBC">
            <w:pPr>
              <w:pStyle w:val="12TabHeadBody"/>
              <w:rPr>
                <w:ins w:id="611" w:author="Dang, Tommy HOUS:EX" w:date="2023-05-02T10:32:00Z"/>
              </w:rPr>
            </w:pPr>
            <w:ins w:id="612" w:author="Dang, Tommy HOUS:EX" w:date="2023-05-02T10:31:00Z">
              <w:r>
                <w:t xml:space="preserve">A-3.2.4.6.(2) </w:t>
              </w:r>
            </w:ins>
          </w:p>
          <w:p w14:paraId="3C585AFE" w14:textId="77777777" w:rsidR="00746FD0" w:rsidRDefault="00746FD0" w:rsidP="00776CBC">
            <w:pPr>
              <w:pStyle w:val="12TabHeadBody"/>
              <w:rPr>
                <w:ins w:id="613" w:author="Dang, Tommy HOUS:EX" w:date="2023-05-02T10:32:00Z"/>
              </w:rPr>
            </w:pPr>
            <w:ins w:id="614" w:author="Dang, Tommy HOUS:EX" w:date="2023-05-02T10:31:00Z">
              <w:r>
                <w:t xml:space="preserve">A-3.2.6. </w:t>
              </w:r>
            </w:ins>
          </w:p>
          <w:p w14:paraId="7E03419B" w14:textId="77777777" w:rsidR="00746FD0" w:rsidRDefault="00746FD0" w:rsidP="00776CBC">
            <w:pPr>
              <w:pStyle w:val="12TabHeadBody"/>
              <w:rPr>
                <w:ins w:id="615" w:author="Dang, Tommy HOUS:EX" w:date="2023-05-02T10:32:00Z"/>
              </w:rPr>
            </w:pPr>
            <w:ins w:id="616" w:author="Dang, Tommy HOUS:EX" w:date="2023-05-02T10:31:00Z">
              <w:r>
                <w:t xml:space="preserve">A-3.2.7.8.(3) </w:t>
              </w:r>
            </w:ins>
          </w:p>
          <w:p w14:paraId="1802C2B9" w14:textId="77777777" w:rsidR="00746FD0" w:rsidRDefault="00746FD0" w:rsidP="00776CBC">
            <w:pPr>
              <w:pStyle w:val="12TabHeadBody"/>
              <w:rPr>
                <w:ins w:id="617" w:author="Dang, Tommy HOUS:EX" w:date="2023-05-02T10:32:00Z"/>
              </w:rPr>
            </w:pPr>
            <w:ins w:id="618" w:author="Dang, Tommy HOUS:EX" w:date="2023-05-02T10:31:00Z">
              <w:r>
                <w:t xml:space="preserve">A-3.3. </w:t>
              </w:r>
            </w:ins>
          </w:p>
          <w:p w14:paraId="63B04F68" w14:textId="77777777" w:rsidR="00746FD0" w:rsidRDefault="00746FD0" w:rsidP="00776CBC">
            <w:pPr>
              <w:pStyle w:val="12TabHeadBody"/>
              <w:rPr>
                <w:ins w:id="619" w:author="Dang, Tommy HOUS:EX" w:date="2023-05-02T10:32:00Z"/>
              </w:rPr>
            </w:pPr>
            <w:ins w:id="620" w:author="Dang, Tommy HOUS:EX" w:date="2023-05-02T10:31:00Z">
              <w:r>
                <w:t xml:space="preserve">A-3.3.1.7.(1) </w:t>
              </w:r>
            </w:ins>
          </w:p>
          <w:p w14:paraId="2BFAB73E" w14:textId="77777777" w:rsidR="00746FD0" w:rsidRDefault="00746FD0" w:rsidP="00776CBC">
            <w:pPr>
              <w:pStyle w:val="12TabHeadBody"/>
              <w:rPr>
                <w:ins w:id="621" w:author="Dang, Tommy HOUS:EX" w:date="2023-05-02T10:32:00Z"/>
              </w:rPr>
            </w:pPr>
            <w:ins w:id="622" w:author="Dang, Tommy HOUS:EX" w:date="2023-05-02T10:31:00Z">
              <w:r>
                <w:t xml:space="preserve">A-3.3.3.1.(1) </w:t>
              </w:r>
            </w:ins>
          </w:p>
          <w:p w14:paraId="38CE0A90" w14:textId="77777777" w:rsidR="00746FD0" w:rsidRDefault="00746FD0" w:rsidP="00776CBC">
            <w:pPr>
              <w:pStyle w:val="12TabHeadBody"/>
              <w:rPr>
                <w:ins w:id="623" w:author="Dang, Tommy HOUS:EX" w:date="2023-05-02T10:32:00Z"/>
              </w:rPr>
            </w:pPr>
            <w:ins w:id="624" w:author="Dang, Tommy HOUS:EX" w:date="2023-05-02T10:31:00Z">
              <w:r>
                <w:t xml:space="preserve">A-3.3.6.1.(1) </w:t>
              </w:r>
            </w:ins>
          </w:p>
          <w:p w14:paraId="1F6F2FDB" w14:textId="77777777" w:rsidR="00746FD0" w:rsidRDefault="00746FD0" w:rsidP="00776CBC">
            <w:pPr>
              <w:pStyle w:val="12TabHeadBody"/>
              <w:rPr>
                <w:ins w:id="625" w:author="Dang, Tommy HOUS:EX" w:date="2023-05-02T10:32:00Z"/>
              </w:rPr>
            </w:pPr>
            <w:ins w:id="626" w:author="Dang, Tommy HOUS:EX" w:date="2023-05-02T10:31:00Z">
              <w:r>
                <w:t xml:space="preserve">A-3.9.3.1.(1) 6.3.4.2.(3) </w:t>
              </w:r>
            </w:ins>
          </w:p>
          <w:p w14:paraId="67E930F5" w14:textId="77777777" w:rsidR="00746FD0" w:rsidRDefault="00746FD0" w:rsidP="00776CBC">
            <w:pPr>
              <w:pStyle w:val="12TabHeadBody"/>
              <w:rPr>
                <w:ins w:id="627" w:author="Dang, Tommy HOUS:EX" w:date="2023-05-02T10:32:00Z"/>
              </w:rPr>
            </w:pPr>
            <w:ins w:id="628" w:author="Dang, Tommy HOUS:EX" w:date="2023-05-02T10:31:00Z">
              <w:r>
                <w:t xml:space="preserve">6.3.4.3.(1) </w:t>
              </w:r>
            </w:ins>
          </w:p>
          <w:p w14:paraId="6CAA354D" w14:textId="77777777" w:rsidR="00746FD0" w:rsidRDefault="00746FD0" w:rsidP="00776CBC">
            <w:pPr>
              <w:pStyle w:val="12TabHeadBody"/>
              <w:rPr>
                <w:ins w:id="629" w:author="Dang, Tommy HOUS:EX" w:date="2023-05-02T10:32:00Z"/>
              </w:rPr>
            </w:pPr>
            <w:ins w:id="630" w:author="Dang, Tommy HOUS:EX" w:date="2023-05-02T10:31:00Z">
              <w:r>
                <w:t xml:space="preserve">6.3.4.4.(1) </w:t>
              </w:r>
            </w:ins>
          </w:p>
          <w:p w14:paraId="45332310" w14:textId="77777777" w:rsidR="00746FD0" w:rsidRDefault="00746FD0" w:rsidP="00776CBC">
            <w:pPr>
              <w:pStyle w:val="12TabHeadBody"/>
              <w:rPr>
                <w:ins w:id="631" w:author="Dang, Tommy HOUS:EX" w:date="2023-05-02T10:32:00Z"/>
              </w:rPr>
            </w:pPr>
            <w:ins w:id="632" w:author="Dang, Tommy HOUS:EX" w:date="2023-05-02T10:31:00Z">
              <w:r>
                <w:t xml:space="preserve">6.9.1.2.(1) </w:t>
              </w:r>
            </w:ins>
          </w:p>
          <w:p w14:paraId="7A93A964" w14:textId="77777777" w:rsidR="00746FD0" w:rsidRDefault="00746FD0" w:rsidP="00776CBC">
            <w:pPr>
              <w:pStyle w:val="12TabHeadBody"/>
              <w:rPr>
                <w:ins w:id="633" w:author="Dang, Tommy HOUS:EX" w:date="2023-05-02T10:33:00Z"/>
              </w:rPr>
            </w:pPr>
            <w:ins w:id="634" w:author="Dang, Tommy HOUS:EX" w:date="2023-05-02T10:31:00Z">
              <w:r>
                <w:t xml:space="preserve">8.1.1.1.(3) </w:t>
              </w:r>
            </w:ins>
          </w:p>
          <w:p w14:paraId="3CBA1C79" w14:textId="78DCC93A" w:rsidR="009B630C" w:rsidRPr="008013B3" w:rsidRDefault="00746FD0" w:rsidP="00776CBC">
            <w:pPr>
              <w:pStyle w:val="12TabHeadBody"/>
            </w:pPr>
            <w:ins w:id="635" w:author="Dang, Tommy HOUS:EX" w:date="2023-05-02T10:31:00Z">
              <w:r>
                <w:t>8.1.1.3.(1) 9.10.20.4.(1) 9.10.21.8.(1)</w:t>
              </w:r>
            </w:ins>
          </w:p>
        </w:tc>
      </w:tr>
      <w:tr w:rsidR="00B57F1B" w:rsidRPr="00B620DB" w14:paraId="66005087" w14:textId="77777777" w:rsidTr="00135AFF">
        <w:trPr>
          <w:trHeight w:val="351"/>
          <w:ins w:id="636" w:author="Dang, Tommy HOUS:EX" w:date="2023-04-18T11:41:00Z"/>
        </w:trPr>
        <w:tc>
          <w:tcPr>
            <w:tcW w:w="582" w:type="pct"/>
            <w:tcBorders>
              <w:top w:val="outset" w:sz="6" w:space="0" w:color="auto"/>
              <w:left w:val="outset" w:sz="6" w:space="0" w:color="auto"/>
              <w:bottom w:val="outset" w:sz="6" w:space="0" w:color="auto"/>
              <w:right w:val="outset" w:sz="6" w:space="0" w:color="auto"/>
            </w:tcBorders>
          </w:tcPr>
          <w:p w14:paraId="0A68F423" w14:textId="0F28FDD4" w:rsidR="00B57F1B" w:rsidRDefault="002A4795" w:rsidP="00776CBC">
            <w:pPr>
              <w:pStyle w:val="12TabHeadBody"/>
              <w:rPr>
                <w:ins w:id="637" w:author="Dang, Tommy HOUS:EX" w:date="2023-04-18T11:41:00Z"/>
                <w:rStyle w:val="flts1"/>
              </w:rPr>
            </w:pPr>
            <w:ins w:id="638" w:author="Dang, Tommy HOUS:EX" w:date="2023-04-18T11:42:00Z">
              <w:r>
                <w:rPr>
                  <w:rStyle w:val="flts1"/>
                </w:rPr>
                <w:lastRenderedPageBreak/>
                <w:t>BC</w:t>
              </w:r>
            </w:ins>
          </w:p>
        </w:tc>
        <w:tc>
          <w:tcPr>
            <w:tcW w:w="1253" w:type="pct"/>
            <w:tcBorders>
              <w:top w:val="outset" w:sz="6" w:space="0" w:color="auto"/>
              <w:left w:val="outset" w:sz="6" w:space="0" w:color="auto"/>
              <w:bottom w:val="outset" w:sz="6" w:space="0" w:color="auto"/>
              <w:right w:val="outset" w:sz="6" w:space="0" w:color="auto"/>
            </w:tcBorders>
          </w:tcPr>
          <w:p w14:paraId="776A9570" w14:textId="2CAB0E98" w:rsidR="00B57F1B" w:rsidRDefault="002A4795" w:rsidP="00776CBC">
            <w:pPr>
              <w:pStyle w:val="12TabHeadBody"/>
              <w:rPr>
                <w:ins w:id="639" w:author="Dang, Tommy HOUS:EX" w:date="2023-04-18T11:41:00Z"/>
                <w:rFonts w:cstheme="minorHAnsi"/>
                <w:szCs w:val="18"/>
              </w:rPr>
            </w:pPr>
            <w:ins w:id="640" w:author="Dang, Tommy HOUS:EX" w:date="2023-04-18T11:42:00Z">
              <w:r>
                <w:rPr>
                  <w:rFonts w:cstheme="minorHAnsi"/>
                  <w:szCs w:val="18"/>
                </w:rPr>
                <w:t>2023</w:t>
              </w:r>
            </w:ins>
          </w:p>
        </w:tc>
        <w:tc>
          <w:tcPr>
            <w:tcW w:w="1641" w:type="pct"/>
            <w:tcBorders>
              <w:top w:val="outset" w:sz="6" w:space="0" w:color="auto"/>
              <w:left w:val="outset" w:sz="6" w:space="0" w:color="auto"/>
              <w:bottom w:val="outset" w:sz="6" w:space="0" w:color="auto"/>
              <w:right w:val="outset" w:sz="6" w:space="0" w:color="auto"/>
            </w:tcBorders>
          </w:tcPr>
          <w:p w14:paraId="4EF3E8C4" w14:textId="64623D7E" w:rsidR="00B57F1B" w:rsidRDefault="002A4795" w:rsidP="00776CBC">
            <w:pPr>
              <w:pStyle w:val="12TabHeadBody"/>
              <w:rPr>
                <w:ins w:id="641" w:author="Dang, Tommy HOUS:EX" w:date="2023-04-18T11:41:00Z"/>
                <w:rStyle w:val="flts1"/>
              </w:rPr>
            </w:pPr>
            <w:ins w:id="642" w:author="Dang, Tommy HOUS:EX" w:date="2023-04-18T11:42:00Z">
              <w:r>
                <w:rPr>
                  <w:rStyle w:val="flts1"/>
                </w:rPr>
                <w:t>Book II (Plumbing Systems) o</w:t>
              </w:r>
            </w:ins>
            <w:ins w:id="643" w:author="Dang, Tommy HOUS:EX" w:date="2023-04-18T11:43:00Z">
              <w:r>
                <w:rPr>
                  <w:rStyle w:val="flts1"/>
                </w:rPr>
                <w:t>f the British Columbia Building Code</w:t>
              </w:r>
            </w:ins>
          </w:p>
        </w:tc>
        <w:tc>
          <w:tcPr>
            <w:tcW w:w="1524" w:type="pct"/>
            <w:tcBorders>
              <w:top w:val="outset" w:sz="6" w:space="0" w:color="auto"/>
              <w:left w:val="outset" w:sz="6" w:space="0" w:color="auto"/>
              <w:bottom w:val="outset" w:sz="6" w:space="0" w:color="auto"/>
              <w:right w:val="outset" w:sz="6" w:space="0" w:color="auto"/>
            </w:tcBorders>
          </w:tcPr>
          <w:p w14:paraId="51BCFC29" w14:textId="3FF681E0" w:rsidR="00E3799B" w:rsidRDefault="00E3799B" w:rsidP="0067046A">
            <w:pPr>
              <w:pStyle w:val="NoSpacing"/>
              <w:rPr>
                <w:ins w:id="644" w:author="Chase, Andy HOUS:EX" w:date="2023-07-20T13:26:00Z"/>
                <w:rFonts w:ascii="Arial Narrow" w:hAnsi="Arial Narrow"/>
                <w:sz w:val="18"/>
                <w:szCs w:val="18"/>
              </w:rPr>
            </w:pPr>
            <w:ins w:id="645" w:author="Chase, Andy HOUS:EX" w:date="2023-07-20T13:26:00Z">
              <w:r>
                <w:rPr>
                  <w:rFonts w:ascii="Arial Narrow" w:hAnsi="Arial Narrow"/>
                  <w:sz w:val="18"/>
                  <w:szCs w:val="18"/>
                </w:rPr>
                <w:t>1.1.2.1.(1)</w:t>
              </w:r>
              <w:r w:rsidRPr="00E3799B">
                <w:rPr>
                  <w:rFonts w:ascii="Arial Narrow" w:hAnsi="Arial Narrow"/>
                  <w:sz w:val="18"/>
                  <w:szCs w:val="18"/>
                  <w:vertAlign w:val="superscript"/>
                </w:rPr>
                <w:t>(4)</w:t>
              </w:r>
            </w:ins>
          </w:p>
          <w:p w14:paraId="59027E71" w14:textId="131618AA" w:rsidR="00C65FB6" w:rsidRDefault="00C65FB6" w:rsidP="0067046A">
            <w:pPr>
              <w:pStyle w:val="NoSpacing"/>
              <w:rPr>
                <w:ins w:id="646" w:author="Dang, Tommy HOUS:EX" w:date="2023-05-02T14:05:00Z"/>
                <w:rFonts w:ascii="Arial Narrow" w:hAnsi="Arial Narrow"/>
                <w:sz w:val="18"/>
                <w:szCs w:val="18"/>
              </w:rPr>
            </w:pPr>
            <w:ins w:id="647" w:author="Dang, Tommy HOUS:EX" w:date="2023-05-02T14:05:00Z">
              <w:r w:rsidRPr="00C65FB6">
                <w:rPr>
                  <w:rFonts w:ascii="Arial Narrow" w:hAnsi="Arial Narrow"/>
                  <w:sz w:val="18"/>
                  <w:szCs w:val="18"/>
                </w:rPr>
                <w:t>2.1.1.2.(4)</w:t>
              </w:r>
              <w:r w:rsidRPr="00C65FB6">
                <w:rPr>
                  <w:rFonts w:ascii="Arial Narrow" w:hAnsi="Arial Narrow"/>
                  <w:sz w:val="18"/>
                  <w:szCs w:val="18"/>
                  <w:vertAlign w:val="superscript"/>
                </w:rPr>
                <w:t>(4)</w:t>
              </w:r>
              <w:r w:rsidRPr="00C65FB6">
                <w:rPr>
                  <w:rFonts w:ascii="Arial Narrow" w:hAnsi="Arial Narrow"/>
                  <w:sz w:val="18"/>
                  <w:szCs w:val="18"/>
                </w:rPr>
                <w:t xml:space="preserve"> </w:t>
              </w:r>
            </w:ins>
          </w:p>
          <w:p w14:paraId="15955C80" w14:textId="77777777" w:rsidR="00C65FB6" w:rsidRDefault="00C65FB6" w:rsidP="0067046A">
            <w:pPr>
              <w:pStyle w:val="NoSpacing"/>
              <w:rPr>
                <w:ins w:id="648" w:author="Dang, Tommy HOUS:EX" w:date="2023-05-02T14:06:00Z"/>
                <w:rFonts w:ascii="Arial Narrow" w:hAnsi="Arial Narrow"/>
                <w:sz w:val="18"/>
                <w:szCs w:val="18"/>
              </w:rPr>
            </w:pPr>
            <w:ins w:id="649" w:author="Dang, Tommy HOUS:EX" w:date="2023-05-02T14:05:00Z">
              <w:r w:rsidRPr="00C65FB6">
                <w:rPr>
                  <w:rFonts w:ascii="Arial Narrow" w:hAnsi="Arial Narrow"/>
                  <w:sz w:val="18"/>
                  <w:szCs w:val="18"/>
                </w:rPr>
                <w:t>A-2.2.1.1.(1)</w:t>
              </w:r>
              <w:r w:rsidRPr="00C65FB6">
                <w:rPr>
                  <w:rFonts w:ascii="Arial Narrow" w:hAnsi="Arial Narrow"/>
                  <w:sz w:val="18"/>
                  <w:szCs w:val="18"/>
                  <w:vertAlign w:val="superscript"/>
                </w:rPr>
                <w:t>(4)</w:t>
              </w:r>
              <w:r w:rsidRPr="00C65FB6">
                <w:rPr>
                  <w:rFonts w:ascii="Arial Narrow" w:hAnsi="Arial Narrow"/>
                  <w:sz w:val="18"/>
                  <w:szCs w:val="18"/>
                </w:rPr>
                <w:t xml:space="preserve"> </w:t>
              </w:r>
            </w:ins>
          </w:p>
          <w:p w14:paraId="0E7EB985" w14:textId="77777777" w:rsidR="00C65FB6" w:rsidRDefault="00C65FB6" w:rsidP="0067046A">
            <w:pPr>
              <w:pStyle w:val="NoSpacing"/>
              <w:rPr>
                <w:ins w:id="650" w:author="Dang, Tommy HOUS:EX" w:date="2023-05-02T14:06:00Z"/>
                <w:rFonts w:ascii="Arial Narrow" w:hAnsi="Arial Narrow"/>
                <w:sz w:val="18"/>
                <w:szCs w:val="18"/>
              </w:rPr>
            </w:pPr>
            <w:ins w:id="651" w:author="Dang, Tommy HOUS:EX" w:date="2023-05-02T14:05:00Z">
              <w:r w:rsidRPr="00C65FB6">
                <w:rPr>
                  <w:rFonts w:ascii="Arial Narrow" w:hAnsi="Arial Narrow"/>
                  <w:sz w:val="18"/>
                  <w:szCs w:val="18"/>
                </w:rPr>
                <w:t>A-3.2.1.1.(1)</w:t>
              </w:r>
              <w:r w:rsidRPr="00C65FB6">
                <w:rPr>
                  <w:rFonts w:ascii="Arial Narrow" w:hAnsi="Arial Narrow"/>
                  <w:sz w:val="18"/>
                  <w:szCs w:val="18"/>
                  <w:vertAlign w:val="superscript"/>
                </w:rPr>
                <w:t>(4)</w:t>
              </w:r>
              <w:r w:rsidRPr="00C65FB6">
                <w:rPr>
                  <w:rFonts w:ascii="Arial Narrow" w:hAnsi="Arial Narrow"/>
                  <w:sz w:val="18"/>
                  <w:szCs w:val="18"/>
                </w:rPr>
                <w:t xml:space="preserve"> </w:t>
              </w:r>
            </w:ins>
          </w:p>
          <w:p w14:paraId="59DB7359" w14:textId="77777777" w:rsidR="00C65FB6" w:rsidRDefault="00C65FB6" w:rsidP="0067046A">
            <w:pPr>
              <w:pStyle w:val="NoSpacing"/>
              <w:rPr>
                <w:ins w:id="652" w:author="Dang, Tommy HOUS:EX" w:date="2023-05-02T14:06:00Z"/>
                <w:rFonts w:ascii="Arial Narrow" w:hAnsi="Arial Narrow"/>
                <w:sz w:val="18"/>
                <w:szCs w:val="18"/>
              </w:rPr>
            </w:pPr>
            <w:ins w:id="653" w:author="Dang, Tommy HOUS:EX" w:date="2023-05-02T14:05:00Z">
              <w:r w:rsidRPr="00C65FB6">
                <w:rPr>
                  <w:rFonts w:ascii="Arial Narrow" w:hAnsi="Arial Narrow"/>
                  <w:sz w:val="18"/>
                  <w:szCs w:val="18"/>
                </w:rPr>
                <w:t xml:space="preserve">A-4.1.6.4.(3) </w:t>
              </w:r>
            </w:ins>
          </w:p>
          <w:p w14:paraId="7FDF8411" w14:textId="77777777" w:rsidR="00C65FB6" w:rsidRDefault="00C65FB6" w:rsidP="0067046A">
            <w:pPr>
              <w:pStyle w:val="NoSpacing"/>
              <w:rPr>
                <w:ins w:id="654" w:author="Dang, Tommy HOUS:EX" w:date="2023-05-02T14:06:00Z"/>
                <w:rFonts w:ascii="Arial Narrow" w:hAnsi="Arial Narrow"/>
                <w:sz w:val="18"/>
                <w:szCs w:val="18"/>
              </w:rPr>
            </w:pPr>
            <w:ins w:id="655" w:author="Dang, Tommy HOUS:EX" w:date="2023-05-02T14:05:00Z">
              <w:r w:rsidRPr="00C65FB6">
                <w:rPr>
                  <w:rFonts w:ascii="Arial Narrow" w:hAnsi="Arial Narrow"/>
                  <w:sz w:val="18"/>
                  <w:szCs w:val="18"/>
                </w:rPr>
                <w:t xml:space="preserve">5.6.2.2.(2) </w:t>
              </w:r>
            </w:ins>
          </w:p>
          <w:p w14:paraId="5D95A383" w14:textId="3D688E03" w:rsidR="00C65FB6" w:rsidRDefault="00C65FB6" w:rsidP="0067046A">
            <w:pPr>
              <w:pStyle w:val="NoSpacing"/>
              <w:rPr>
                <w:ins w:id="656" w:author="Dang, Tommy HOUS:EX" w:date="2023-05-02T14:06:00Z"/>
                <w:rFonts w:ascii="Arial Narrow" w:hAnsi="Arial Narrow"/>
                <w:sz w:val="18"/>
                <w:szCs w:val="18"/>
              </w:rPr>
            </w:pPr>
            <w:ins w:id="657" w:author="Dang, Tommy HOUS:EX" w:date="2023-05-02T14:05:00Z">
              <w:r w:rsidRPr="00C65FB6">
                <w:rPr>
                  <w:rFonts w:ascii="Arial Narrow" w:hAnsi="Arial Narrow"/>
                  <w:sz w:val="18"/>
                  <w:szCs w:val="18"/>
                </w:rPr>
                <w:t>6.3.2.15.(</w:t>
              </w:r>
            </w:ins>
            <w:ins w:id="658" w:author="Dang, Tommy HOUS:EX" w:date="2023-05-02T14:28:00Z">
              <w:r w:rsidR="00872C87">
                <w:rPr>
                  <w:rFonts w:ascii="Arial Narrow" w:hAnsi="Arial Narrow"/>
                  <w:sz w:val="18"/>
                  <w:szCs w:val="18"/>
                </w:rPr>
                <w:t>8</w:t>
              </w:r>
            </w:ins>
            <w:ins w:id="659" w:author="Dang, Tommy HOUS:EX" w:date="2023-05-02T14:05:00Z">
              <w:r w:rsidRPr="00C65FB6">
                <w:rPr>
                  <w:rFonts w:ascii="Arial Narrow" w:hAnsi="Arial Narrow"/>
                  <w:sz w:val="18"/>
                  <w:szCs w:val="18"/>
                </w:rPr>
                <w:t xml:space="preserve">) </w:t>
              </w:r>
            </w:ins>
          </w:p>
          <w:p w14:paraId="23F9D39A" w14:textId="77777777" w:rsidR="00872C87" w:rsidRDefault="00C65FB6" w:rsidP="0067046A">
            <w:pPr>
              <w:pStyle w:val="NoSpacing"/>
              <w:rPr>
                <w:ins w:id="660" w:author="Dang, Tommy HOUS:EX" w:date="2023-05-02T14:30:00Z"/>
                <w:rFonts w:ascii="Arial Narrow" w:hAnsi="Arial Narrow"/>
                <w:sz w:val="18"/>
                <w:szCs w:val="18"/>
              </w:rPr>
            </w:pPr>
            <w:ins w:id="661" w:author="Dang, Tommy HOUS:EX" w:date="2023-05-02T14:05:00Z">
              <w:r w:rsidRPr="00C65FB6">
                <w:rPr>
                  <w:rFonts w:ascii="Arial Narrow" w:hAnsi="Arial Narrow"/>
                  <w:sz w:val="18"/>
                  <w:szCs w:val="18"/>
                </w:rPr>
                <w:t>6.3.2.15.(</w:t>
              </w:r>
            </w:ins>
            <w:ins w:id="662" w:author="Dang, Tommy HOUS:EX" w:date="2023-05-02T14:29:00Z">
              <w:r w:rsidR="00872C87">
                <w:rPr>
                  <w:rFonts w:ascii="Arial Narrow" w:hAnsi="Arial Narrow"/>
                  <w:sz w:val="18"/>
                  <w:szCs w:val="18"/>
                </w:rPr>
                <w:t>10</w:t>
              </w:r>
            </w:ins>
            <w:ins w:id="663" w:author="Dang, Tommy HOUS:EX" w:date="2023-05-02T14:05:00Z">
              <w:r w:rsidRPr="00C65FB6">
                <w:rPr>
                  <w:rFonts w:ascii="Arial Narrow" w:hAnsi="Arial Narrow"/>
                  <w:sz w:val="18"/>
                  <w:szCs w:val="18"/>
                </w:rPr>
                <w:t>)</w:t>
              </w:r>
            </w:ins>
          </w:p>
          <w:p w14:paraId="09DFA22B" w14:textId="6A177911" w:rsidR="00C65FB6" w:rsidRDefault="00872C87" w:rsidP="0067046A">
            <w:pPr>
              <w:pStyle w:val="NoSpacing"/>
              <w:rPr>
                <w:ins w:id="664" w:author="Dang, Tommy HOUS:EX" w:date="2023-05-02T14:06:00Z"/>
                <w:rFonts w:ascii="Arial Narrow" w:hAnsi="Arial Narrow"/>
                <w:sz w:val="18"/>
                <w:szCs w:val="18"/>
              </w:rPr>
            </w:pPr>
            <w:ins w:id="665" w:author="Dang, Tommy HOUS:EX" w:date="2023-05-02T14:30:00Z">
              <w:r>
                <w:rPr>
                  <w:rFonts w:ascii="Arial Narrow" w:hAnsi="Arial Narrow"/>
                  <w:sz w:val="18"/>
                  <w:szCs w:val="18"/>
                </w:rPr>
                <w:t>6.3.2.16.(6)</w:t>
              </w:r>
            </w:ins>
            <w:ins w:id="666" w:author="Dang, Tommy HOUS:EX" w:date="2023-05-02T14:05:00Z">
              <w:r w:rsidR="00C65FB6" w:rsidRPr="00C65FB6">
                <w:rPr>
                  <w:rFonts w:ascii="Arial Narrow" w:hAnsi="Arial Narrow"/>
                  <w:sz w:val="18"/>
                  <w:szCs w:val="18"/>
                </w:rPr>
                <w:t xml:space="preserve"> </w:t>
              </w:r>
            </w:ins>
          </w:p>
          <w:p w14:paraId="5659D227" w14:textId="77777777" w:rsidR="00E3799B" w:rsidRDefault="00C65FB6" w:rsidP="0067046A">
            <w:pPr>
              <w:pStyle w:val="NoSpacing"/>
              <w:rPr>
                <w:ins w:id="667" w:author="Chase, Andy HOUS:EX" w:date="2023-07-20T13:23:00Z"/>
                <w:rFonts w:ascii="Arial Narrow" w:hAnsi="Arial Narrow"/>
                <w:sz w:val="18"/>
                <w:szCs w:val="18"/>
              </w:rPr>
            </w:pPr>
            <w:ins w:id="668" w:author="Dang, Tommy HOUS:EX" w:date="2023-05-02T14:05:00Z">
              <w:r w:rsidRPr="00C65FB6">
                <w:rPr>
                  <w:rFonts w:ascii="Arial Narrow" w:hAnsi="Arial Narrow"/>
                  <w:sz w:val="18"/>
                  <w:szCs w:val="18"/>
                </w:rPr>
                <w:t>7.1.2.1.(1)</w:t>
              </w:r>
            </w:ins>
          </w:p>
          <w:p w14:paraId="42F362EB" w14:textId="77777777" w:rsidR="00E3799B" w:rsidRDefault="00E3799B" w:rsidP="0067046A">
            <w:pPr>
              <w:pStyle w:val="NoSpacing"/>
              <w:rPr>
                <w:ins w:id="669" w:author="Chase, Andy HOUS:EX" w:date="2023-07-20T13:23:00Z"/>
                <w:rFonts w:ascii="Arial Narrow" w:hAnsi="Arial Narrow"/>
                <w:sz w:val="18"/>
                <w:szCs w:val="18"/>
              </w:rPr>
            </w:pPr>
            <w:ins w:id="670" w:author="Chase, Andy HOUS:EX" w:date="2023-07-20T13:23:00Z">
              <w:r>
                <w:rPr>
                  <w:rFonts w:ascii="Arial Narrow" w:hAnsi="Arial Narrow"/>
                  <w:sz w:val="18"/>
                  <w:szCs w:val="18"/>
                </w:rPr>
                <w:t>7.1.2.1.(2)</w:t>
              </w:r>
            </w:ins>
          </w:p>
          <w:p w14:paraId="4E5D366C" w14:textId="77777777" w:rsidR="00E3799B" w:rsidRDefault="00E3799B" w:rsidP="0067046A">
            <w:pPr>
              <w:pStyle w:val="NoSpacing"/>
              <w:rPr>
                <w:ins w:id="671" w:author="Chase, Andy HOUS:EX" w:date="2023-07-20T13:23:00Z"/>
                <w:rFonts w:ascii="Arial Narrow" w:hAnsi="Arial Narrow"/>
                <w:sz w:val="18"/>
                <w:szCs w:val="18"/>
              </w:rPr>
            </w:pPr>
            <w:ins w:id="672" w:author="Chase, Andy HOUS:EX" w:date="2023-07-20T13:23:00Z">
              <w:r>
                <w:rPr>
                  <w:rFonts w:ascii="Arial Narrow" w:hAnsi="Arial Narrow"/>
                  <w:sz w:val="18"/>
                  <w:szCs w:val="18"/>
                </w:rPr>
                <w:t>7.1.2.1.(3)</w:t>
              </w:r>
            </w:ins>
          </w:p>
          <w:p w14:paraId="630D7E58" w14:textId="29DF7544" w:rsidR="00C65FB6" w:rsidRDefault="00E3799B" w:rsidP="0067046A">
            <w:pPr>
              <w:pStyle w:val="NoSpacing"/>
              <w:rPr>
                <w:ins w:id="673" w:author="Dang, Tommy HOUS:EX" w:date="2023-05-02T14:06:00Z"/>
                <w:rFonts w:ascii="Arial Narrow" w:hAnsi="Arial Narrow"/>
                <w:sz w:val="18"/>
                <w:szCs w:val="18"/>
              </w:rPr>
            </w:pPr>
            <w:ins w:id="674" w:author="Chase, Andy HOUS:EX" w:date="2023-07-20T13:23:00Z">
              <w:r>
                <w:rPr>
                  <w:rFonts w:ascii="Arial Narrow" w:hAnsi="Arial Narrow"/>
                  <w:sz w:val="18"/>
                  <w:szCs w:val="18"/>
                </w:rPr>
                <w:t>7.1.2.1.(4)</w:t>
              </w:r>
            </w:ins>
            <w:ins w:id="675" w:author="Dang, Tommy HOUS:EX" w:date="2023-05-02T14:05:00Z">
              <w:r w:rsidR="00C65FB6" w:rsidRPr="00C65FB6">
                <w:rPr>
                  <w:rFonts w:ascii="Arial Narrow" w:hAnsi="Arial Narrow"/>
                  <w:sz w:val="18"/>
                  <w:szCs w:val="18"/>
                </w:rPr>
                <w:t xml:space="preserve"> </w:t>
              </w:r>
            </w:ins>
          </w:p>
          <w:p w14:paraId="0F0342F7" w14:textId="77777777" w:rsidR="00C65FB6" w:rsidRDefault="00C65FB6" w:rsidP="0067046A">
            <w:pPr>
              <w:pStyle w:val="NoSpacing"/>
              <w:rPr>
                <w:ins w:id="676" w:author="Dang, Tommy HOUS:EX" w:date="2023-05-02T14:06:00Z"/>
                <w:rFonts w:ascii="Arial Narrow" w:hAnsi="Arial Narrow"/>
                <w:sz w:val="18"/>
                <w:szCs w:val="18"/>
              </w:rPr>
            </w:pPr>
            <w:ins w:id="677" w:author="Dang, Tommy HOUS:EX" w:date="2023-05-02T14:05:00Z">
              <w:r w:rsidRPr="00C65FB6">
                <w:rPr>
                  <w:rFonts w:ascii="Arial Narrow" w:hAnsi="Arial Narrow"/>
                  <w:sz w:val="18"/>
                  <w:szCs w:val="18"/>
                </w:rPr>
                <w:t xml:space="preserve">9.31.6.2.(1) </w:t>
              </w:r>
            </w:ins>
          </w:p>
          <w:p w14:paraId="197D0073" w14:textId="77777777" w:rsidR="00C65FB6" w:rsidRDefault="00C65FB6" w:rsidP="0067046A">
            <w:pPr>
              <w:pStyle w:val="NoSpacing"/>
              <w:rPr>
                <w:ins w:id="678" w:author="Dang, Tommy HOUS:EX" w:date="2023-05-02T14:06:00Z"/>
                <w:rFonts w:ascii="Arial Narrow" w:hAnsi="Arial Narrow"/>
                <w:sz w:val="18"/>
                <w:szCs w:val="18"/>
              </w:rPr>
            </w:pPr>
            <w:ins w:id="679" w:author="Dang, Tommy HOUS:EX" w:date="2023-05-02T14:05:00Z">
              <w:r w:rsidRPr="00C65FB6">
                <w:rPr>
                  <w:rFonts w:ascii="Arial Narrow" w:hAnsi="Arial Narrow"/>
                  <w:sz w:val="18"/>
                  <w:szCs w:val="18"/>
                </w:rPr>
                <w:t xml:space="preserve">9.36.3.11.(2) </w:t>
              </w:r>
            </w:ins>
          </w:p>
          <w:p w14:paraId="058E313F" w14:textId="77777777" w:rsidR="00C65FB6" w:rsidRDefault="00C65FB6" w:rsidP="0067046A">
            <w:pPr>
              <w:pStyle w:val="NoSpacing"/>
              <w:rPr>
                <w:ins w:id="680" w:author="Dang, Tommy HOUS:EX" w:date="2023-05-02T14:06:00Z"/>
                <w:rFonts w:ascii="Arial Narrow" w:hAnsi="Arial Narrow"/>
                <w:sz w:val="18"/>
                <w:szCs w:val="18"/>
              </w:rPr>
            </w:pPr>
            <w:ins w:id="681" w:author="Dang, Tommy HOUS:EX" w:date="2023-05-02T14:05:00Z">
              <w:r w:rsidRPr="00C65FB6">
                <w:rPr>
                  <w:rFonts w:ascii="Arial Narrow" w:hAnsi="Arial Narrow"/>
                  <w:sz w:val="18"/>
                  <w:szCs w:val="18"/>
                </w:rPr>
                <w:t xml:space="preserve">9.36.4.3.(2) </w:t>
              </w:r>
            </w:ins>
          </w:p>
          <w:p w14:paraId="7831C97C" w14:textId="77777777" w:rsidR="00C65FB6" w:rsidRDefault="00C65FB6" w:rsidP="0067046A">
            <w:pPr>
              <w:pStyle w:val="NoSpacing"/>
              <w:rPr>
                <w:ins w:id="682" w:author="Dang, Tommy HOUS:EX" w:date="2023-05-02T14:06:00Z"/>
                <w:rFonts w:ascii="Arial Narrow" w:hAnsi="Arial Narrow"/>
                <w:sz w:val="18"/>
                <w:szCs w:val="18"/>
              </w:rPr>
            </w:pPr>
            <w:ins w:id="683" w:author="Dang, Tommy HOUS:EX" w:date="2023-05-02T14:05:00Z">
              <w:r w:rsidRPr="00C65FB6">
                <w:rPr>
                  <w:rFonts w:ascii="Arial Narrow" w:hAnsi="Arial Narrow"/>
                  <w:sz w:val="18"/>
                  <w:szCs w:val="18"/>
                </w:rPr>
                <w:t xml:space="preserve">A-9.36.5.8.(5) </w:t>
              </w:r>
            </w:ins>
          </w:p>
          <w:p w14:paraId="7E358370" w14:textId="4D4C0392" w:rsidR="00B57F1B" w:rsidRPr="00C65FB6" w:rsidRDefault="00C65FB6" w:rsidP="0067046A">
            <w:pPr>
              <w:pStyle w:val="NoSpacing"/>
              <w:rPr>
                <w:ins w:id="684" w:author="Dang, Tommy HOUS:EX" w:date="2023-04-18T11:41:00Z"/>
                <w:rFonts w:ascii="Arial Narrow" w:hAnsi="Arial Narrow" w:cstheme="minorHAnsi"/>
                <w:sz w:val="18"/>
                <w:szCs w:val="18"/>
              </w:rPr>
            </w:pPr>
            <w:ins w:id="685" w:author="Dang, Tommy HOUS:EX" w:date="2023-05-02T14:05:00Z">
              <w:r w:rsidRPr="00C65FB6">
                <w:rPr>
                  <w:rFonts w:ascii="Arial Narrow" w:hAnsi="Arial Narrow"/>
                  <w:sz w:val="18"/>
                  <w:szCs w:val="18"/>
                </w:rPr>
                <w:t>Appendix C</w:t>
              </w:r>
            </w:ins>
          </w:p>
        </w:tc>
      </w:tr>
      <w:tr w:rsidR="002A4795" w:rsidRPr="00B620DB" w14:paraId="0C794474" w14:textId="77777777" w:rsidTr="00752338">
        <w:trPr>
          <w:trHeight w:val="577"/>
          <w:ins w:id="686" w:author="Dang, Tommy HOUS:EX" w:date="2023-04-18T11:42:00Z"/>
        </w:trPr>
        <w:tc>
          <w:tcPr>
            <w:tcW w:w="582" w:type="pct"/>
            <w:tcBorders>
              <w:top w:val="outset" w:sz="6" w:space="0" w:color="auto"/>
              <w:left w:val="outset" w:sz="6" w:space="0" w:color="auto"/>
              <w:bottom w:val="outset" w:sz="6" w:space="0" w:color="auto"/>
              <w:right w:val="outset" w:sz="6" w:space="0" w:color="auto"/>
            </w:tcBorders>
          </w:tcPr>
          <w:p w14:paraId="318660E4" w14:textId="71C5E449" w:rsidR="002A4795" w:rsidRDefault="00CF2988" w:rsidP="00776CBC">
            <w:pPr>
              <w:pStyle w:val="12TabHeadBody"/>
              <w:rPr>
                <w:ins w:id="687" w:author="Dang, Tommy HOUS:EX" w:date="2023-04-18T11:42:00Z"/>
                <w:rStyle w:val="flts1"/>
              </w:rPr>
            </w:pPr>
            <w:ins w:id="688" w:author="Dang, Tommy HOUS:EX" w:date="2023-05-02T16:09: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0B3FE246" w14:textId="762DB315" w:rsidR="002A4795" w:rsidRDefault="00CF2988" w:rsidP="00776CBC">
            <w:pPr>
              <w:pStyle w:val="12TabHeadBody"/>
              <w:rPr>
                <w:ins w:id="689" w:author="Dang, Tommy HOUS:EX" w:date="2023-04-18T11:42:00Z"/>
                <w:rFonts w:cstheme="minorHAnsi"/>
                <w:szCs w:val="18"/>
              </w:rPr>
            </w:pPr>
            <w:ins w:id="690" w:author="Dang, Tommy HOUS:EX" w:date="2023-05-02T16:09:00Z">
              <w:r>
                <w:rPr>
                  <w:rFonts w:cstheme="minorHAnsi"/>
                  <w:szCs w:val="18"/>
                </w:rPr>
                <w:t>R.S.B.C. 1996 c.293</w:t>
              </w:r>
            </w:ins>
          </w:p>
        </w:tc>
        <w:tc>
          <w:tcPr>
            <w:tcW w:w="1641" w:type="pct"/>
            <w:tcBorders>
              <w:top w:val="outset" w:sz="6" w:space="0" w:color="auto"/>
              <w:left w:val="outset" w:sz="6" w:space="0" w:color="auto"/>
              <w:bottom w:val="outset" w:sz="6" w:space="0" w:color="auto"/>
              <w:right w:val="outset" w:sz="6" w:space="0" w:color="auto"/>
            </w:tcBorders>
          </w:tcPr>
          <w:p w14:paraId="2CD849EF" w14:textId="4A5F28A2" w:rsidR="002A4795" w:rsidRDefault="00CF2988" w:rsidP="00776CBC">
            <w:pPr>
              <w:pStyle w:val="12TabHeadBody"/>
              <w:rPr>
                <w:ins w:id="691" w:author="Dang, Tommy HOUS:EX" w:date="2023-04-18T11:42:00Z"/>
                <w:rStyle w:val="flts1"/>
              </w:rPr>
            </w:pPr>
            <w:ins w:id="692" w:author="Dang, Tommy HOUS:EX" w:date="2023-05-02T16:09:00Z">
              <w:r>
                <w:rPr>
                  <w:rStyle w:val="flts1"/>
                </w:rPr>
                <w:t>M</w:t>
              </w:r>
            </w:ins>
            <w:ins w:id="693" w:author="Dang, Tommy HOUS:EX" w:date="2023-05-02T16:10:00Z">
              <w:r>
                <w:rPr>
                  <w:rStyle w:val="flts1"/>
                </w:rPr>
                <w:t>ines Act</w:t>
              </w:r>
            </w:ins>
          </w:p>
        </w:tc>
        <w:tc>
          <w:tcPr>
            <w:tcW w:w="1524" w:type="pct"/>
            <w:tcBorders>
              <w:top w:val="outset" w:sz="6" w:space="0" w:color="auto"/>
              <w:left w:val="outset" w:sz="6" w:space="0" w:color="auto"/>
              <w:bottom w:val="outset" w:sz="6" w:space="0" w:color="auto"/>
              <w:right w:val="outset" w:sz="6" w:space="0" w:color="auto"/>
            </w:tcBorders>
          </w:tcPr>
          <w:p w14:paraId="009919A3" w14:textId="4A5C7667" w:rsidR="002A4795" w:rsidRDefault="00CF2988" w:rsidP="0067046A">
            <w:pPr>
              <w:pStyle w:val="NoSpacing"/>
              <w:rPr>
                <w:ins w:id="694" w:author="Dang, Tommy HOUS:EX" w:date="2023-04-18T11:42:00Z"/>
                <w:rFonts w:ascii="Arial Narrow" w:hAnsi="Arial Narrow" w:cstheme="minorHAnsi"/>
                <w:sz w:val="18"/>
                <w:szCs w:val="18"/>
              </w:rPr>
            </w:pPr>
            <w:ins w:id="695" w:author="Dang, Tommy HOUS:EX" w:date="2023-05-02T16:10:00Z">
              <w:r>
                <w:rPr>
                  <w:rFonts w:ascii="Arial Narrow" w:hAnsi="Arial Narrow" w:cstheme="minorHAnsi"/>
                  <w:sz w:val="18"/>
                  <w:szCs w:val="18"/>
                </w:rPr>
                <w:t>1.4.1.2.(1)</w:t>
              </w:r>
              <w:r w:rsidRPr="00CF2988">
                <w:rPr>
                  <w:rFonts w:ascii="Arial Narrow" w:hAnsi="Arial Narrow" w:cstheme="minorHAnsi"/>
                  <w:sz w:val="18"/>
                  <w:szCs w:val="18"/>
                  <w:vertAlign w:val="superscript"/>
                </w:rPr>
                <w:t>(4)</w:t>
              </w:r>
            </w:ins>
          </w:p>
        </w:tc>
      </w:tr>
      <w:tr w:rsidR="00B51B64" w:rsidRPr="00B620DB" w14:paraId="4A101FA8" w14:textId="77777777" w:rsidTr="00752338">
        <w:trPr>
          <w:trHeight w:val="577"/>
          <w:ins w:id="696" w:author="Watt, Stephen HOUS:EX" w:date="2023-08-23T11:42:00Z"/>
        </w:trPr>
        <w:tc>
          <w:tcPr>
            <w:tcW w:w="582" w:type="pct"/>
            <w:tcBorders>
              <w:top w:val="outset" w:sz="6" w:space="0" w:color="auto"/>
              <w:left w:val="outset" w:sz="6" w:space="0" w:color="auto"/>
              <w:bottom w:val="outset" w:sz="6" w:space="0" w:color="auto"/>
              <w:right w:val="outset" w:sz="6" w:space="0" w:color="auto"/>
            </w:tcBorders>
          </w:tcPr>
          <w:p w14:paraId="043FAD93" w14:textId="77777777" w:rsidR="00B51B64" w:rsidRDefault="00B51B64" w:rsidP="00CB0812">
            <w:pPr>
              <w:pStyle w:val="12TabHeadBody"/>
              <w:rPr>
                <w:ins w:id="697" w:author="Watt, Stephen HOUS:EX" w:date="2023-08-23T11:42:00Z"/>
                <w:rStyle w:val="flts1"/>
              </w:rPr>
            </w:pPr>
            <w:ins w:id="698" w:author="Watt, Stephen HOUS:EX" w:date="2023-08-23T11:42: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19F28558" w14:textId="77777777" w:rsidR="00B51B64" w:rsidRDefault="00B51B64" w:rsidP="00CB0812">
            <w:pPr>
              <w:pStyle w:val="12TabHeadBody"/>
              <w:rPr>
                <w:ins w:id="699" w:author="Watt, Stephen HOUS:EX" w:date="2023-08-23T11:42:00Z"/>
                <w:rFonts w:cstheme="minorHAnsi"/>
                <w:szCs w:val="18"/>
              </w:rPr>
            </w:pPr>
            <w:ins w:id="700" w:author="Watt, Stephen HOUS:EX" w:date="2023-08-23T11:42:00Z">
              <w:r>
                <w:rPr>
                  <w:rFonts w:cstheme="minorHAnsi"/>
                  <w:szCs w:val="18"/>
                </w:rPr>
                <w:t>R.S.B.C. 2018 c.47</w:t>
              </w:r>
            </w:ins>
          </w:p>
        </w:tc>
        <w:tc>
          <w:tcPr>
            <w:tcW w:w="1641" w:type="pct"/>
            <w:tcBorders>
              <w:top w:val="outset" w:sz="6" w:space="0" w:color="auto"/>
              <w:left w:val="outset" w:sz="6" w:space="0" w:color="auto"/>
              <w:bottom w:val="outset" w:sz="6" w:space="0" w:color="auto"/>
              <w:right w:val="outset" w:sz="6" w:space="0" w:color="auto"/>
            </w:tcBorders>
          </w:tcPr>
          <w:p w14:paraId="07F24981" w14:textId="77777777" w:rsidR="00B51B64" w:rsidRDefault="00B51B64" w:rsidP="00CB0812">
            <w:pPr>
              <w:pStyle w:val="12TabHeadBody"/>
              <w:rPr>
                <w:ins w:id="701" w:author="Watt, Stephen HOUS:EX" w:date="2023-08-23T11:42:00Z"/>
                <w:rStyle w:val="flts1"/>
              </w:rPr>
            </w:pPr>
            <w:ins w:id="702" w:author="Watt, Stephen HOUS:EX" w:date="2023-08-23T11:42:00Z">
              <w:r>
                <w:rPr>
                  <w:rStyle w:val="flts1"/>
                </w:rPr>
                <w:t>Professional Governance Act</w:t>
              </w:r>
            </w:ins>
          </w:p>
        </w:tc>
        <w:tc>
          <w:tcPr>
            <w:tcW w:w="1524" w:type="pct"/>
            <w:tcBorders>
              <w:top w:val="outset" w:sz="6" w:space="0" w:color="auto"/>
              <w:left w:val="outset" w:sz="6" w:space="0" w:color="auto"/>
              <w:bottom w:val="outset" w:sz="6" w:space="0" w:color="auto"/>
              <w:right w:val="outset" w:sz="6" w:space="0" w:color="auto"/>
            </w:tcBorders>
          </w:tcPr>
          <w:p w14:paraId="74FA86BE" w14:textId="77777777" w:rsidR="00B51B64" w:rsidRDefault="00B51B64" w:rsidP="00CB0812">
            <w:pPr>
              <w:pStyle w:val="NoSpacing"/>
              <w:rPr>
                <w:ins w:id="703" w:author="Watt, Stephen HOUS:EX" w:date="2023-08-23T11:42:00Z"/>
                <w:rFonts w:ascii="Arial Narrow" w:hAnsi="Arial Narrow" w:cstheme="minorHAnsi"/>
                <w:sz w:val="18"/>
                <w:szCs w:val="18"/>
              </w:rPr>
            </w:pPr>
            <w:ins w:id="704" w:author="Watt, Stephen HOUS:EX" w:date="2023-08-23T11:42:00Z">
              <w:r>
                <w:rPr>
                  <w:rFonts w:ascii="Arial Narrow" w:hAnsi="Arial Narrow" w:cstheme="minorHAnsi"/>
                  <w:sz w:val="18"/>
                  <w:szCs w:val="18"/>
                </w:rPr>
                <w:t>1.4.1.2.(1)</w:t>
              </w:r>
              <w:r w:rsidRPr="00CF2988">
                <w:rPr>
                  <w:rFonts w:ascii="Arial Narrow" w:hAnsi="Arial Narrow" w:cstheme="minorHAnsi"/>
                  <w:sz w:val="18"/>
                  <w:szCs w:val="18"/>
                  <w:vertAlign w:val="superscript"/>
                </w:rPr>
                <w:t>(4)</w:t>
              </w:r>
            </w:ins>
          </w:p>
        </w:tc>
      </w:tr>
      <w:tr w:rsidR="002A4795" w:rsidRPr="00B620DB" w14:paraId="4D46895E" w14:textId="77777777" w:rsidTr="00752338">
        <w:trPr>
          <w:trHeight w:val="577"/>
          <w:ins w:id="705" w:author="Dang, Tommy HOUS:EX" w:date="2023-04-18T11:42:00Z"/>
        </w:trPr>
        <w:tc>
          <w:tcPr>
            <w:tcW w:w="582" w:type="pct"/>
            <w:tcBorders>
              <w:top w:val="outset" w:sz="6" w:space="0" w:color="auto"/>
              <w:left w:val="outset" w:sz="6" w:space="0" w:color="auto"/>
              <w:bottom w:val="outset" w:sz="6" w:space="0" w:color="auto"/>
              <w:right w:val="outset" w:sz="6" w:space="0" w:color="auto"/>
            </w:tcBorders>
          </w:tcPr>
          <w:p w14:paraId="2343DF80" w14:textId="3349FA59" w:rsidR="002A4795" w:rsidRDefault="00CF3D15" w:rsidP="00776CBC">
            <w:pPr>
              <w:pStyle w:val="12TabHeadBody"/>
              <w:rPr>
                <w:ins w:id="706" w:author="Dang, Tommy HOUS:EX" w:date="2023-04-18T11:42:00Z"/>
                <w:rStyle w:val="flts1"/>
              </w:rPr>
            </w:pPr>
            <w:ins w:id="707" w:author="Dang, Tommy HOUS:EX" w:date="2023-05-02T16:12: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7DE1E9CE" w14:textId="0822449C" w:rsidR="002A4795" w:rsidRDefault="00CF3D15" w:rsidP="00776CBC">
            <w:pPr>
              <w:pStyle w:val="12TabHeadBody"/>
              <w:rPr>
                <w:ins w:id="708" w:author="Dang, Tommy HOUS:EX" w:date="2023-04-18T11:42:00Z"/>
                <w:rFonts w:cstheme="minorHAnsi"/>
                <w:szCs w:val="18"/>
              </w:rPr>
            </w:pPr>
            <w:ins w:id="709" w:author="Dang, Tommy HOUS:EX" w:date="2023-05-02T16:12:00Z">
              <w:r>
                <w:rPr>
                  <w:rFonts w:cstheme="minorHAnsi"/>
                  <w:szCs w:val="18"/>
                </w:rPr>
                <w:t>S.B.C.</w:t>
              </w:r>
            </w:ins>
            <w:ins w:id="710" w:author="Dang, Tommy HOUS:EX" w:date="2023-05-02T16:13:00Z">
              <w:r>
                <w:rPr>
                  <w:rFonts w:cstheme="minorHAnsi"/>
                  <w:szCs w:val="18"/>
                </w:rPr>
                <w:t xml:space="preserve"> 1998 c.43</w:t>
              </w:r>
            </w:ins>
          </w:p>
        </w:tc>
        <w:tc>
          <w:tcPr>
            <w:tcW w:w="1641" w:type="pct"/>
            <w:tcBorders>
              <w:top w:val="outset" w:sz="6" w:space="0" w:color="auto"/>
              <w:left w:val="outset" w:sz="6" w:space="0" w:color="auto"/>
              <w:bottom w:val="outset" w:sz="6" w:space="0" w:color="auto"/>
              <w:right w:val="outset" w:sz="6" w:space="0" w:color="auto"/>
            </w:tcBorders>
          </w:tcPr>
          <w:p w14:paraId="5ED38426" w14:textId="3ACA3C2F" w:rsidR="002A4795" w:rsidRDefault="00CF3D15" w:rsidP="00776CBC">
            <w:pPr>
              <w:pStyle w:val="12TabHeadBody"/>
              <w:rPr>
                <w:ins w:id="711" w:author="Dang, Tommy HOUS:EX" w:date="2023-04-18T11:42:00Z"/>
                <w:rStyle w:val="flts1"/>
              </w:rPr>
            </w:pPr>
            <w:ins w:id="712" w:author="Dang, Tommy HOUS:EX" w:date="2023-05-02T16:13:00Z">
              <w:r>
                <w:rPr>
                  <w:rStyle w:val="flts1"/>
                </w:rPr>
                <w:t>Strata Property Act</w:t>
              </w:r>
            </w:ins>
          </w:p>
        </w:tc>
        <w:tc>
          <w:tcPr>
            <w:tcW w:w="1524" w:type="pct"/>
            <w:tcBorders>
              <w:top w:val="outset" w:sz="6" w:space="0" w:color="auto"/>
              <w:left w:val="outset" w:sz="6" w:space="0" w:color="auto"/>
              <w:bottom w:val="outset" w:sz="6" w:space="0" w:color="auto"/>
              <w:right w:val="outset" w:sz="6" w:space="0" w:color="auto"/>
            </w:tcBorders>
          </w:tcPr>
          <w:p w14:paraId="73819538" w14:textId="72186CFE" w:rsidR="002A4795" w:rsidRDefault="00CF3D15" w:rsidP="0067046A">
            <w:pPr>
              <w:pStyle w:val="NoSpacing"/>
              <w:rPr>
                <w:ins w:id="713" w:author="Dang, Tommy HOUS:EX" w:date="2023-04-18T11:42:00Z"/>
                <w:rFonts w:ascii="Arial Narrow" w:hAnsi="Arial Narrow" w:cstheme="minorHAnsi"/>
                <w:sz w:val="18"/>
                <w:szCs w:val="18"/>
              </w:rPr>
            </w:pPr>
            <w:ins w:id="714" w:author="Dang, Tommy HOUS:EX" w:date="2023-05-02T16:13:00Z">
              <w:r>
                <w:rPr>
                  <w:rFonts w:ascii="Arial Narrow" w:hAnsi="Arial Narrow" w:cstheme="minorHAnsi"/>
                  <w:sz w:val="18"/>
                  <w:szCs w:val="18"/>
                </w:rPr>
                <w:t>A-9.37.1.1.</w:t>
              </w:r>
            </w:ins>
          </w:p>
        </w:tc>
      </w:tr>
      <w:tr w:rsidR="00D45A8C" w:rsidRPr="00B620DB" w14:paraId="7C816A94" w14:textId="77777777" w:rsidTr="00752338">
        <w:trPr>
          <w:trHeight w:val="351"/>
          <w:ins w:id="715" w:author="Dang, Tommy HOUS:EX" w:date="2023-04-18T11:42:00Z"/>
        </w:trPr>
        <w:tc>
          <w:tcPr>
            <w:tcW w:w="582" w:type="pct"/>
            <w:tcBorders>
              <w:top w:val="outset" w:sz="6" w:space="0" w:color="auto"/>
              <w:left w:val="outset" w:sz="6" w:space="0" w:color="auto"/>
              <w:bottom w:val="outset" w:sz="6" w:space="0" w:color="auto"/>
              <w:right w:val="outset" w:sz="6" w:space="0" w:color="auto"/>
            </w:tcBorders>
          </w:tcPr>
          <w:p w14:paraId="2610B716" w14:textId="76569D76" w:rsidR="00D45A8C" w:rsidRDefault="00D45A8C" w:rsidP="00D45A8C">
            <w:pPr>
              <w:pStyle w:val="12TabHeadBody"/>
              <w:rPr>
                <w:ins w:id="716" w:author="Dang, Tommy HOUS:EX" w:date="2023-04-18T11:42:00Z"/>
                <w:rStyle w:val="flts1"/>
              </w:rPr>
            </w:pPr>
            <w:ins w:id="717" w:author="Dang, Tommy HOUS:EX" w:date="2023-05-02T16:13: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6A4C9BF5" w14:textId="28D27A07" w:rsidR="00D45A8C" w:rsidRDefault="00D45A8C" w:rsidP="00D45A8C">
            <w:pPr>
              <w:pStyle w:val="12TabHeadBody"/>
              <w:rPr>
                <w:ins w:id="718" w:author="Dang, Tommy HOUS:EX" w:date="2023-04-18T11:42:00Z"/>
                <w:rFonts w:cstheme="minorHAnsi"/>
                <w:szCs w:val="18"/>
              </w:rPr>
            </w:pPr>
            <w:ins w:id="719" w:author="Dang, Tommy HOUS:EX" w:date="2023-05-02T16:13:00Z">
              <w:r>
                <w:rPr>
                  <w:rFonts w:cstheme="minorHAnsi"/>
                  <w:szCs w:val="18"/>
                </w:rPr>
                <w:t>S.B.C. 2003 c.39</w:t>
              </w:r>
            </w:ins>
          </w:p>
        </w:tc>
        <w:tc>
          <w:tcPr>
            <w:tcW w:w="1641" w:type="pct"/>
            <w:tcBorders>
              <w:top w:val="outset" w:sz="6" w:space="0" w:color="auto"/>
              <w:left w:val="outset" w:sz="6" w:space="0" w:color="auto"/>
              <w:bottom w:val="outset" w:sz="6" w:space="0" w:color="auto"/>
              <w:right w:val="outset" w:sz="6" w:space="0" w:color="auto"/>
            </w:tcBorders>
          </w:tcPr>
          <w:p w14:paraId="18080576" w14:textId="61F5E999" w:rsidR="00D45A8C" w:rsidRDefault="00D45A8C" w:rsidP="00D45A8C">
            <w:pPr>
              <w:pStyle w:val="12TabHeadBody"/>
              <w:rPr>
                <w:ins w:id="720" w:author="Dang, Tommy HOUS:EX" w:date="2023-04-18T11:42:00Z"/>
                <w:rStyle w:val="flts1"/>
              </w:rPr>
            </w:pPr>
            <w:ins w:id="721" w:author="Dang, Tommy HOUS:EX" w:date="2023-05-02T16:13:00Z">
              <w:r>
                <w:rPr>
                  <w:rStyle w:val="flts1"/>
                </w:rPr>
                <w:t>Safety Standards Act</w:t>
              </w:r>
            </w:ins>
          </w:p>
        </w:tc>
        <w:tc>
          <w:tcPr>
            <w:tcW w:w="1524" w:type="pct"/>
            <w:tcBorders>
              <w:top w:val="outset" w:sz="6" w:space="0" w:color="auto"/>
              <w:left w:val="outset" w:sz="6" w:space="0" w:color="auto"/>
              <w:bottom w:val="outset" w:sz="6" w:space="0" w:color="auto"/>
              <w:right w:val="outset" w:sz="6" w:space="0" w:color="auto"/>
            </w:tcBorders>
          </w:tcPr>
          <w:p w14:paraId="7C34A549" w14:textId="2CA84763" w:rsidR="00D45A8C" w:rsidRPr="00CB2968" w:rsidRDefault="00D45A8C" w:rsidP="00D45A8C">
            <w:pPr>
              <w:pStyle w:val="NoSpacing"/>
              <w:rPr>
                <w:ins w:id="722" w:author="Watt, Stephen HOUS:EX" w:date="2023-08-24T08:53:00Z"/>
                <w:rFonts w:ascii="Arial Narrow" w:hAnsi="Arial Narrow"/>
                <w:color w:val="00B0F0"/>
                <w:sz w:val="18"/>
                <w:szCs w:val="18"/>
              </w:rPr>
            </w:pPr>
            <w:ins w:id="723" w:author="Watt, Stephen HOUS:EX" w:date="2023-08-24T08:53:00Z">
              <w:r w:rsidRPr="00CB2968">
                <w:rPr>
                  <w:rFonts w:ascii="Arial Narrow" w:hAnsi="Arial Narrow"/>
                  <w:color w:val="00B0F0"/>
                  <w:sz w:val="18"/>
                  <w:szCs w:val="18"/>
                </w:rPr>
                <w:t>3.2.6.7.(2)</w:t>
              </w:r>
            </w:ins>
          </w:p>
          <w:p w14:paraId="0AB5D849" w14:textId="77777777" w:rsidR="00D45A8C" w:rsidRPr="00CB2968" w:rsidRDefault="00D45A8C" w:rsidP="00D45A8C">
            <w:pPr>
              <w:pStyle w:val="NoSpacing"/>
              <w:rPr>
                <w:ins w:id="724" w:author="Watt, Stephen HOUS:EX" w:date="2023-08-24T08:53:00Z"/>
                <w:rFonts w:ascii="Arial Narrow" w:hAnsi="Arial Narrow" w:cstheme="minorHAnsi"/>
                <w:color w:val="00B0F0"/>
                <w:sz w:val="18"/>
                <w:szCs w:val="18"/>
              </w:rPr>
            </w:pPr>
            <w:ins w:id="725" w:author="Watt, Stephen HOUS:EX" w:date="2023-08-24T08:53:00Z">
              <w:r w:rsidRPr="00CB2968">
                <w:rPr>
                  <w:rFonts w:ascii="Arial Narrow" w:hAnsi="Arial Narrow" w:cstheme="minorHAnsi"/>
                  <w:color w:val="00B0F0"/>
                  <w:sz w:val="18"/>
                  <w:szCs w:val="18"/>
                </w:rPr>
                <w:t>3.3.6.2.(4)</w:t>
              </w:r>
            </w:ins>
          </w:p>
          <w:p w14:paraId="7D37183F" w14:textId="653196E3" w:rsidR="00D45A8C" w:rsidRPr="00CB2968" w:rsidRDefault="00D45A8C" w:rsidP="00D45A8C">
            <w:pPr>
              <w:pStyle w:val="NoSpacing"/>
              <w:rPr>
                <w:ins w:id="726" w:author="Watt, Stephen HOUS:EX" w:date="2023-08-24T08:53:00Z"/>
                <w:rFonts w:ascii="Arial Narrow" w:hAnsi="Arial Narrow"/>
                <w:color w:val="00B0F0"/>
                <w:sz w:val="18"/>
                <w:szCs w:val="18"/>
              </w:rPr>
            </w:pPr>
            <w:ins w:id="727" w:author="Watt, Stephen HOUS:EX" w:date="2023-08-24T08:53:00Z">
              <w:r w:rsidRPr="00CB2968">
                <w:rPr>
                  <w:rFonts w:ascii="Arial Narrow" w:hAnsi="Arial Narrow"/>
                  <w:color w:val="00B0F0"/>
                  <w:sz w:val="18"/>
                  <w:szCs w:val="18"/>
                </w:rPr>
                <w:t>3.5.2.1.(1)</w:t>
              </w:r>
            </w:ins>
          </w:p>
          <w:p w14:paraId="45AA1DC6" w14:textId="7A32AEB8" w:rsidR="00D45A8C" w:rsidRPr="00CB2968" w:rsidRDefault="00D45A8C" w:rsidP="00D45A8C">
            <w:pPr>
              <w:pStyle w:val="NoSpacing"/>
              <w:rPr>
                <w:ins w:id="728" w:author="Watt, Stephen HOUS:EX" w:date="2023-08-24T08:53:00Z"/>
                <w:rFonts w:ascii="Arial Narrow" w:hAnsi="Arial Narrow"/>
                <w:color w:val="00B0F0"/>
                <w:sz w:val="18"/>
                <w:szCs w:val="18"/>
              </w:rPr>
            </w:pPr>
            <w:ins w:id="729" w:author="Watt, Stephen HOUS:EX" w:date="2023-08-24T08:53:00Z">
              <w:r w:rsidRPr="00CB2968">
                <w:rPr>
                  <w:rFonts w:ascii="Arial Narrow" w:hAnsi="Arial Narrow"/>
                  <w:color w:val="00B0F0"/>
                  <w:sz w:val="18"/>
                  <w:szCs w:val="18"/>
                </w:rPr>
                <w:t>3.5.2.1.(2)</w:t>
              </w:r>
            </w:ins>
          </w:p>
          <w:p w14:paraId="2A451C8F" w14:textId="21165CC5" w:rsidR="00D45A8C" w:rsidRPr="00CB2968" w:rsidRDefault="00D45A8C" w:rsidP="00D45A8C">
            <w:pPr>
              <w:pStyle w:val="NoSpacing"/>
              <w:rPr>
                <w:ins w:id="730" w:author="Watt, Stephen HOUS:EX" w:date="2023-08-24T08:53:00Z"/>
                <w:rFonts w:ascii="Arial Narrow" w:hAnsi="Arial Narrow"/>
                <w:color w:val="00B0F0"/>
                <w:sz w:val="18"/>
                <w:szCs w:val="18"/>
              </w:rPr>
            </w:pPr>
            <w:ins w:id="731" w:author="Watt, Stephen HOUS:EX" w:date="2023-08-24T08:53:00Z">
              <w:r w:rsidRPr="00CB2968">
                <w:rPr>
                  <w:rFonts w:ascii="Arial Narrow" w:hAnsi="Arial Narrow"/>
                  <w:color w:val="00B0F0"/>
                  <w:sz w:val="18"/>
                  <w:szCs w:val="18"/>
                </w:rPr>
                <w:t>3.5.4.1.(2)</w:t>
              </w:r>
            </w:ins>
          </w:p>
          <w:p w14:paraId="38655571" w14:textId="77777777" w:rsidR="00D45A8C" w:rsidRPr="00CB2968" w:rsidRDefault="00D45A8C" w:rsidP="00D45A8C">
            <w:pPr>
              <w:pStyle w:val="NoSpacing"/>
              <w:rPr>
                <w:ins w:id="732" w:author="Watt, Stephen HOUS:EX" w:date="2023-08-24T08:53:00Z"/>
                <w:rFonts w:ascii="Arial Narrow" w:hAnsi="Arial Narrow" w:cstheme="minorHAnsi"/>
                <w:color w:val="00B0F0"/>
                <w:sz w:val="18"/>
                <w:szCs w:val="18"/>
              </w:rPr>
            </w:pPr>
            <w:ins w:id="733" w:author="Watt, Stephen HOUS:EX" w:date="2023-08-24T08:53:00Z">
              <w:r w:rsidRPr="00CB2968">
                <w:rPr>
                  <w:rFonts w:ascii="Arial Narrow" w:hAnsi="Arial Narrow" w:cstheme="minorHAnsi"/>
                  <w:color w:val="00B0F0"/>
                  <w:sz w:val="18"/>
                  <w:szCs w:val="18"/>
                </w:rPr>
                <w:t>3.6.1.2.(1)</w:t>
              </w:r>
            </w:ins>
          </w:p>
          <w:p w14:paraId="228BB26F" w14:textId="77777777" w:rsidR="00D45A8C" w:rsidRPr="00CB2968" w:rsidRDefault="00D45A8C" w:rsidP="00D45A8C">
            <w:pPr>
              <w:pStyle w:val="NoSpacing"/>
              <w:rPr>
                <w:ins w:id="734" w:author="Watt, Stephen HOUS:EX" w:date="2023-08-24T08:53:00Z"/>
                <w:rFonts w:ascii="Arial Narrow" w:hAnsi="Arial Narrow" w:cstheme="minorHAnsi"/>
                <w:color w:val="00B0F0"/>
                <w:sz w:val="18"/>
                <w:szCs w:val="18"/>
              </w:rPr>
            </w:pPr>
            <w:ins w:id="735" w:author="Watt, Stephen HOUS:EX" w:date="2023-08-24T08:53:00Z">
              <w:r w:rsidRPr="00CB2968">
                <w:rPr>
                  <w:rFonts w:ascii="Arial Narrow" w:hAnsi="Arial Narrow" w:cstheme="minorHAnsi"/>
                  <w:color w:val="00B0F0"/>
                  <w:sz w:val="18"/>
                  <w:szCs w:val="18"/>
                </w:rPr>
                <w:t>3.6.2.1.(6)</w:t>
              </w:r>
            </w:ins>
          </w:p>
          <w:p w14:paraId="644912C1" w14:textId="77777777" w:rsidR="00D45A8C" w:rsidRPr="00CB2968" w:rsidRDefault="00D45A8C" w:rsidP="00D45A8C">
            <w:pPr>
              <w:pStyle w:val="NoSpacing"/>
              <w:rPr>
                <w:ins w:id="736" w:author="Watt, Stephen HOUS:EX" w:date="2023-08-24T08:53:00Z"/>
                <w:rFonts w:ascii="Arial Narrow" w:hAnsi="Arial Narrow" w:cstheme="minorHAnsi"/>
                <w:color w:val="00B0F0"/>
                <w:sz w:val="18"/>
                <w:szCs w:val="18"/>
              </w:rPr>
            </w:pPr>
            <w:ins w:id="737" w:author="Watt, Stephen HOUS:EX" w:date="2023-08-24T08:53:00Z">
              <w:r w:rsidRPr="00CB2968">
                <w:rPr>
                  <w:rFonts w:ascii="Arial Narrow" w:hAnsi="Arial Narrow" w:cstheme="minorHAnsi"/>
                  <w:color w:val="00B0F0"/>
                  <w:sz w:val="18"/>
                  <w:szCs w:val="18"/>
                </w:rPr>
                <w:t>3.6.2.7.(1)</w:t>
              </w:r>
            </w:ins>
          </w:p>
          <w:p w14:paraId="62616C6C" w14:textId="77777777" w:rsidR="00D45A8C" w:rsidRDefault="00D45A8C" w:rsidP="00D45A8C">
            <w:pPr>
              <w:pStyle w:val="NoSpacing"/>
              <w:rPr>
                <w:ins w:id="738" w:author="Watt, Stephen HOUS:EX" w:date="2023-08-24T08:53:00Z"/>
                <w:rFonts w:ascii="Arial Narrow" w:hAnsi="Arial Narrow" w:cstheme="minorHAnsi"/>
                <w:color w:val="00B0F0"/>
                <w:sz w:val="18"/>
                <w:szCs w:val="18"/>
              </w:rPr>
            </w:pPr>
            <w:ins w:id="739" w:author="Watt, Stephen HOUS:EX" w:date="2023-08-24T08:53:00Z">
              <w:r w:rsidRPr="00CB2968">
                <w:rPr>
                  <w:rFonts w:ascii="Arial Narrow" w:hAnsi="Arial Narrow" w:cstheme="minorHAnsi"/>
                  <w:color w:val="00B0F0"/>
                  <w:sz w:val="18"/>
                  <w:szCs w:val="18"/>
                </w:rPr>
                <w:t>6.2.1.5.(1)</w:t>
              </w:r>
            </w:ins>
          </w:p>
          <w:p w14:paraId="4E89642B" w14:textId="77777777" w:rsidR="00D45A8C" w:rsidRPr="00CB2968" w:rsidRDefault="00D45A8C" w:rsidP="00D45A8C">
            <w:pPr>
              <w:pStyle w:val="NoSpacing"/>
              <w:rPr>
                <w:ins w:id="740" w:author="Watt, Stephen HOUS:EX" w:date="2023-08-24T08:53:00Z"/>
                <w:rFonts w:ascii="Arial Narrow" w:hAnsi="Arial Narrow" w:cstheme="minorHAnsi"/>
                <w:color w:val="00B0F0"/>
                <w:sz w:val="18"/>
                <w:szCs w:val="18"/>
              </w:rPr>
            </w:pPr>
            <w:ins w:id="741" w:author="Watt, Stephen HOUS:EX" w:date="2023-08-24T08:53:00Z">
              <w:r w:rsidRPr="00CB2968">
                <w:rPr>
                  <w:rFonts w:ascii="Arial Narrow" w:hAnsi="Arial Narrow" w:cstheme="minorHAnsi"/>
                  <w:color w:val="00B0F0"/>
                  <w:sz w:val="18"/>
                  <w:szCs w:val="18"/>
                </w:rPr>
                <w:t>6.2.1.5.(</w:t>
              </w:r>
              <w:r>
                <w:rPr>
                  <w:rFonts w:ascii="Arial Narrow" w:hAnsi="Arial Narrow" w:cstheme="minorHAnsi"/>
                  <w:color w:val="00B0F0"/>
                  <w:sz w:val="18"/>
                  <w:szCs w:val="18"/>
                </w:rPr>
                <w:t>2</w:t>
              </w:r>
              <w:r w:rsidRPr="00CB2968">
                <w:rPr>
                  <w:rFonts w:ascii="Arial Narrow" w:hAnsi="Arial Narrow" w:cstheme="minorHAnsi"/>
                  <w:color w:val="00B0F0"/>
                  <w:sz w:val="18"/>
                  <w:szCs w:val="18"/>
                </w:rPr>
                <w:t>)</w:t>
              </w:r>
            </w:ins>
          </w:p>
          <w:p w14:paraId="07D4A5E8" w14:textId="77777777" w:rsidR="00D45A8C" w:rsidRPr="00CB2968" w:rsidRDefault="00D45A8C" w:rsidP="00D45A8C">
            <w:pPr>
              <w:pStyle w:val="NoSpacing"/>
              <w:rPr>
                <w:ins w:id="742" w:author="Watt, Stephen HOUS:EX" w:date="2023-08-24T08:53:00Z"/>
                <w:rFonts w:ascii="Arial Narrow" w:hAnsi="Arial Narrow"/>
                <w:color w:val="00B0F0"/>
                <w:sz w:val="18"/>
                <w:szCs w:val="18"/>
              </w:rPr>
            </w:pPr>
            <w:ins w:id="743" w:author="Watt, Stephen HOUS:EX" w:date="2023-08-24T08:53:00Z">
              <w:r w:rsidRPr="00CB2968">
                <w:rPr>
                  <w:rFonts w:ascii="Arial Narrow" w:hAnsi="Arial Narrow"/>
                  <w:color w:val="00B0F0"/>
                  <w:sz w:val="18"/>
                  <w:szCs w:val="18"/>
                </w:rPr>
                <w:t>9.10.22.1.(1)</w:t>
              </w:r>
            </w:ins>
          </w:p>
          <w:p w14:paraId="03ED786C" w14:textId="77777777" w:rsidR="00D45A8C" w:rsidRPr="00CB2968" w:rsidRDefault="00D45A8C" w:rsidP="00D45A8C">
            <w:pPr>
              <w:pStyle w:val="NoSpacing"/>
              <w:rPr>
                <w:ins w:id="744" w:author="Watt, Stephen HOUS:EX" w:date="2023-08-24T08:53:00Z"/>
                <w:rFonts w:ascii="Arial Narrow" w:hAnsi="Arial Narrow"/>
                <w:color w:val="00B0F0"/>
                <w:sz w:val="18"/>
                <w:szCs w:val="18"/>
              </w:rPr>
            </w:pPr>
            <w:ins w:id="745" w:author="Watt, Stephen HOUS:EX" w:date="2023-08-24T08:53:00Z">
              <w:r w:rsidRPr="00CB2968">
                <w:rPr>
                  <w:rFonts w:ascii="Arial Narrow" w:hAnsi="Arial Narrow"/>
                  <w:color w:val="00B0F0"/>
                  <w:sz w:val="18"/>
                  <w:szCs w:val="18"/>
                </w:rPr>
                <w:lastRenderedPageBreak/>
                <w:t xml:space="preserve">9.31.6.2.(2) </w:t>
              </w:r>
            </w:ins>
          </w:p>
          <w:p w14:paraId="4831711E" w14:textId="77777777" w:rsidR="00D45A8C" w:rsidRDefault="00D45A8C" w:rsidP="00D45A8C">
            <w:pPr>
              <w:pStyle w:val="NoSpacing"/>
              <w:rPr>
                <w:ins w:id="746" w:author="Watt, Stephen HOUS:EX" w:date="2023-08-24T08:53:00Z"/>
                <w:rFonts w:ascii="Arial Narrow" w:hAnsi="Arial Narrow" w:cstheme="minorHAnsi"/>
                <w:color w:val="00B0F0"/>
                <w:sz w:val="18"/>
                <w:szCs w:val="18"/>
              </w:rPr>
            </w:pPr>
            <w:ins w:id="747" w:author="Watt, Stephen HOUS:EX" w:date="2023-08-24T08:53:00Z">
              <w:r w:rsidRPr="00CB2968">
                <w:rPr>
                  <w:rFonts w:ascii="Arial Narrow" w:hAnsi="Arial Narrow"/>
                  <w:color w:val="00B0F0"/>
                  <w:sz w:val="18"/>
                  <w:szCs w:val="18"/>
                </w:rPr>
                <w:t>9.33.5.2.(1)</w:t>
              </w:r>
              <w:r w:rsidRPr="00CB2968">
                <w:rPr>
                  <w:rFonts w:ascii="Arial Narrow" w:hAnsi="Arial Narrow" w:cstheme="minorHAnsi"/>
                  <w:color w:val="00B0F0"/>
                  <w:sz w:val="18"/>
                  <w:szCs w:val="18"/>
                </w:rPr>
                <w:t xml:space="preserve"> </w:t>
              </w:r>
            </w:ins>
          </w:p>
          <w:p w14:paraId="2BCD7A58" w14:textId="77777777" w:rsidR="00D45A8C" w:rsidRDefault="00D45A8C" w:rsidP="00D45A8C">
            <w:pPr>
              <w:pStyle w:val="NoSpacing"/>
              <w:rPr>
                <w:ins w:id="748" w:author="Watt, Stephen HOUS:EX" w:date="2023-08-24T08:53:00Z"/>
                <w:rFonts w:ascii="Arial Narrow" w:hAnsi="Arial Narrow" w:cstheme="minorHAnsi"/>
                <w:color w:val="00B0F0"/>
                <w:sz w:val="18"/>
                <w:szCs w:val="18"/>
              </w:rPr>
            </w:pPr>
            <w:ins w:id="749" w:author="Watt, Stephen HOUS:EX" w:date="2023-08-24T08:53:00Z">
              <w:r w:rsidRPr="00CB2968">
                <w:rPr>
                  <w:rFonts w:ascii="Arial Narrow" w:hAnsi="Arial Narrow" w:cstheme="minorHAnsi"/>
                  <w:color w:val="00B0F0"/>
                  <w:sz w:val="18"/>
                  <w:szCs w:val="18"/>
                </w:rPr>
                <w:t>9.34.1.1.(1)</w:t>
              </w:r>
            </w:ins>
          </w:p>
          <w:p w14:paraId="04DB51C5" w14:textId="77777777" w:rsidR="00D45A8C" w:rsidRPr="00CB2968" w:rsidRDefault="00D45A8C" w:rsidP="00D45A8C">
            <w:pPr>
              <w:pStyle w:val="NoSpacing"/>
              <w:rPr>
                <w:ins w:id="750" w:author="Watt, Stephen HOUS:EX" w:date="2023-08-24T08:53:00Z"/>
                <w:rFonts w:ascii="Arial Narrow" w:hAnsi="Arial Narrow"/>
                <w:color w:val="00B0F0"/>
                <w:sz w:val="18"/>
                <w:szCs w:val="18"/>
              </w:rPr>
            </w:pPr>
            <w:ins w:id="751" w:author="Watt, Stephen HOUS:EX" w:date="2023-08-24T08:53:00Z">
              <w:r w:rsidRPr="00CB2968">
                <w:rPr>
                  <w:rFonts w:ascii="Arial Narrow" w:hAnsi="Arial Narrow"/>
                  <w:color w:val="00B0F0"/>
                  <w:sz w:val="18"/>
                  <w:szCs w:val="18"/>
                </w:rPr>
                <w:t xml:space="preserve">A-3.5.2.1.(1) </w:t>
              </w:r>
            </w:ins>
          </w:p>
          <w:p w14:paraId="6CDCB733" w14:textId="6A17CAED" w:rsidR="00D45A8C" w:rsidRPr="00CB2968" w:rsidRDefault="00D45A8C" w:rsidP="00D45A8C">
            <w:pPr>
              <w:pStyle w:val="NoSpacing"/>
              <w:rPr>
                <w:ins w:id="752" w:author="Watt, Stephen HOUS:EX" w:date="2023-08-24T08:53:00Z"/>
                <w:rFonts w:ascii="Arial Narrow" w:hAnsi="Arial Narrow"/>
                <w:color w:val="00B0F0"/>
                <w:sz w:val="18"/>
                <w:szCs w:val="18"/>
              </w:rPr>
            </w:pPr>
            <w:ins w:id="753" w:author="Watt, Stephen HOUS:EX" w:date="2023-08-24T08:53:00Z">
              <w:r w:rsidRPr="00CB2968">
                <w:rPr>
                  <w:rFonts w:ascii="Arial Narrow" w:hAnsi="Arial Narrow"/>
                  <w:color w:val="00B0F0"/>
                  <w:sz w:val="18"/>
                  <w:szCs w:val="18"/>
                </w:rPr>
                <w:t>Table 4.1.5.11.</w:t>
              </w:r>
            </w:ins>
          </w:p>
          <w:p w14:paraId="06C63239" w14:textId="3670DB1F" w:rsidR="00D45A8C" w:rsidRPr="00CF3D15" w:rsidRDefault="00D45A8C" w:rsidP="00D45A8C">
            <w:pPr>
              <w:pStyle w:val="NoSpacing"/>
              <w:rPr>
                <w:ins w:id="754" w:author="Dang, Tommy HOUS:EX" w:date="2023-04-18T11:42:00Z"/>
                <w:rFonts w:ascii="Arial Narrow" w:hAnsi="Arial Narrow" w:cstheme="minorHAnsi"/>
                <w:sz w:val="18"/>
                <w:szCs w:val="18"/>
              </w:rPr>
            </w:pPr>
            <w:ins w:id="755" w:author="Watt, Stephen HOUS:EX" w:date="2023-08-24T08:53:00Z">
              <w:r w:rsidRPr="00CB2968">
                <w:rPr>
                  <w:rFonts w:ascii="Arial Narrow" w:hAnsi="Arial Narrow"/>
                  <w:color w:val="00B0F0"/>
                  <w:sz w:val="18"/>
                  <w:szCs w:val="18"/>
                </w:rPr>
                <w:t>Table 4.1.8.18.</w:t>
              </w:r>
            </w:ins>
          </w:p>
        </w:tc>
      </w:tr>
      <w:tr w:rsidR="00D45A8C" w:rsidRPr="00B620DB" w14:paraId="7BFEE9ED" w14:textId="77777777" w:rsidTr="00752338">
        <w:trPr>
          <w:trHeight w:val="577"/>
          <w:ins w:id="756" w:author="Dang, Tommy HOUS:EX" w:date="2023-04-18T11:42:00Z"/>
        </w:trPr>
        <w:tc>
          <w:tcPr>
            <w:tcW w:w="582" w:type="pct"/>
            <w:tcBorders>
              <w:top w:val="outset" w:sz="6" w:space="0" w:color="auto"/>
              <w:left w:val="outset" w:sz="6" w:space="0" w:color="auto"/>
              <w:bottom w:val="outset" w:sz="6" w:space="0" w:color="auto"/>
              <w:right w:val="outset" w:sz="6" w:space="0" w:color="auto"/>
            </w:tcBorders>
          </w:tcPr>
          <w:p w14:paraId="0BE2A09C" w14:textId="32E343A2" w:rsidR="00D45A8C" w:rsidRDefault="00D45A8C" w:rsidP="00D45A8C">
            <w:pPr>
              <w:pStyle w:val="12TabHeadBody"/>
              <w:rPr>
                <w:ins w:id="757" w:author="Dang, Tommy HOUS:EX" w:date="2023-04-18T11:42:00Z"/>
                <w:rStyle w:val="flts1"/>
              </w:rPr>
            </w:pPr>
            <w:ins w:id="758" w:author="Dang, Tommy HOUS:EX" w:date="2023-05-02T16:16:00Z">
              <w:r>
                <w:rPr>
                  <w:rStyle w:val="flts1"/>
                </w:rPr>
                <w:lastRenderedPageBreak/>
                <w:t>BC</w:t>
              </w:r>
            </w:ins>
          </w:p>
        </w:tc>
        <w:tc>
          <w:tcPr>
            <w:tcW w:w="1253" w:type="pct"/>
            <w:tcBorders>
              <w:top w:val="outset" w:sz="6" w:space="0" w:color="auto"/>
              <w:left w:val="outset" w:sz="6" w:space="0" w:color="auto"/>
              <w:bottom w:val="outset" w:sz="6" w:space="0" w:color="auto"/>
              <w:right w:val="outset" w:sz="6" w:space="0" w:color="auto"/>
            </w:tcBorders>
          </w:tcPr>
          <w:p w14:paraId="1038496E" w14:textId="58EDDE36" w:rsidR="00D45A8C" w:rsidRDefault="00D45A8C" w:rsidP="00D45A8C">
            <w:pPr>
              <w:pStyle w:val="12TabHeadBody"/>
              <w:rPr>
                <w:ins w:id="759" w:author="Dang, Tommy HOUS:EX" w:date="2023-04-18T11:42:00Z"/>
                <w:rFonts w:cstheme="minorHAnsi"/>
                <w:szCs w:val="18"/>
              </w:rPr>
            </w:pPr>
            <w:ins w:id="760" w:author="Dang, Tommy HOUS:EX" w:date="2023-05-02T16:16:00Z">
              <w:r>
                <w:rPr>
                  <w:rFonts w:cstheme="minorHAnsi"/>
                  <w:szCs w:val="18"/>
                </w:rPr>
                <w:t>S.B.C. 2015</w:t>
              </w:r>
            </w:ins>
          </w:p>
        </w:tc>
        <w:tc>
          <w:tcPr>
            <w:tcW w:w="1641" w:type="pct"/>
            <w:tcBorders>
              <w:top w:val="outset" w:sz="6" w:space="0" w:color="auto"/>
              <w:left w:val="outset" w:sz="6" w:space="0" w:color="auto"/>
              <w:bottom w:val="outset" w:sz="6" w:space="0" w:color="auto"/>
              <w:right w:val="outset" w:sz="6" w:space="0" w:color="auto"/>
            </w:tcBorders>
          </w:tcPr>
          <w:p w14:paraId="5A65C2BF" w14:textId="42634682" w:rsidR="00D45A8C" w:rsidRDefault="00D45A8C" w:rsidP="00D45A8C">
            <w:pPr>
              <w:pStyle w:val="12TabHeadBody"/>
              <w:rPr>
                <w:ins w:id="761" w:author="Dang, Tommy HOUS:EX" w:date="2023-04-18T11:42:00Z"/>
                <w:rStyle w:val="flts1"/>
              </w:rPr>
            </w:pPr>
            <w:ins w:id="762" w:author="Dang, Tommy HOUS:EX" w:date="2023-05-02T16:16:00Z">
              <w:r>
                <w:rPr>
                  <w:rStyle w:val="flts1"/>
                </w:rPr>
                <w:t>Building Act</w:t>
              </w:r>
            </w:ins>
          </w:p>
        </w:tc>
        <w:tc>
          <w:tcPr>
            <w:tcW w:w="1524" w:type="pct"/>
            <w:tcBorders>
              <w:top w:val="outset" w:sz="6" w:space="0" w:color="auto"/>
              <w:left w:val="outset" w:sz="6" w:space="0" w:color="auto"/>
              <w:bottom w:val="outset" w:sz="6" w:space="0" w:color="auto"/>
              <w:right w:val="outset" w:sz="6" w:space="0" w:color="auto"/>
            </w:tcBorders>
          </w:tcPr>
          <w:p w14:paraId="0CED05A9" w14:textId="27CE23B6" w:rsidR="00D45A8C" w:rsidRDefault="00D45A8C" w:rsidP="00D45A8C">
            <w:pPr>
              <w:pStyle w:val="NoSpacing"/>
              <w:rPr>
                <w:ins w:id="763" w:author="Dang, Tommy HOUS:EX" w:date="2023-04-18T11:42:00Z"/>
                <w:rFonts w:ascii="Arial Narrow" w:hAnsi="Arial Narrow" w:cstheme="minorHAnsi"/>
                <w:sz w:val="18"/>
                <w:szCs w:val="18"/>
              </w:rPr>
            </w:pPr>
            <w:ins w:id="764" w:author="Dang, Tommy HOUS:EX" w:date="2023-05-02T16:16:00Z">
              <w:r>
                <w:rPr>
                  <w:rFonts w:ascii="Arial Narrow" w:hAnsi="Arial Narrow" w:cstheme="minorHAnsi"/>
                  <w:sz w:val="18"/>
                  <w:szCs w:val="18"/>
                </w:rPr>
                <w:t>2.2.1.1.(1)</w:t>
              </w:r>
              <w:r w:rsidRPr="00CF3D15">
                <w:rPr>
                  <w:rFonts w:ascii="Arial Narrow" w:hAnsi="Arial Narrow" w:cstheme="minorHAnsi"/>
                  <w:sz w:val="18"/>
                  <w:szCs w:val="18"/>
                  <w:vertAlign w:val="superscript"/>
                </w:rPr>
                <w:t>(4)</w:t>
              </w:r>
            </w:ins>
          </w:p>
        </w:tc>
      </w:tr>
      <w:tr w:rsidR="00D45A8C" w:rsidRPr="00B620DB" w14:paraId="08815AA8" w14:textId="77777777" w:rsidTr="00752338">
        <w:trPr>
          <w:trHeight w:val="577"/>
        </w:trPr>
        <w:tc>
          <w:tcPr>
            <w:tcW w:w="582" w:type="pct"/>
            <w:tcBorders>
              <w:top w:val="outset" w:sz="6" w:space="0" w:color="auto"/>
              <w:left w:val="outset" w:sz="6" w:space="0" w:color="auto"/>
              <w:bottom w:val="outset" w:sz="6" w:space="0" w:color="auto"/>
              <w:right w:val="outset" w:sz="6" w:space="0" w:color="auto"/>
            </w:tcBorders>
          </w:tcPr>
          <w:p w14:paraId="220691EA" w14:textId="5EB35A7A" w:rsidR="00D45A8C" w:rsidRPr="00B620DB" w:rsidRDefault="00D45A8C" w:rsidP="00D45A8C">
            <w:pPr>
              <w:pStyle w:val="12TabHeadBody"/>
              <w:rPr>
                <w:rStyle w:val="flts1"/>
              </w:rPr>
            </w:pPr>
            <w:ins w:id="765" w:author="Dang, Tommy HOUS:EX" w:date="2023-05-02T16:19:00Z">
              <w:r>
                <w:rPr>
                  <w:rStyle w:val="flts1"/>
                </w:rPr>
                <w:t>BC</w:t>
              </w:r>
            </w:ins>
          </w:p>
        </w:tc>
        <w:tc>
          <w:tcPr>
            <w:tcW w:w="1253" w:type="pct"/>
            <w:tcBorders>
              <w:top w:val="outset" w:sz="6" w:space="0" w:color="auto"/>
              <w:left w:val="outset" w:sz="6" w:space="0" w:color="auto"/>
              <w:bottom w:val="outset" w:sz="6" w:space="0" w:color="auto"/>
              <w:right w:val="outset" w:sz="6" w:space="0" w:color="auto"/>
            </w:tcBorders>
          </w:tcPr>
          <w:p w14:paraId="71188616" w14:textId="2BD11B84" w:rsidR="00D45A8C" w:rsidRPr="00B620DB" w:rsidRDefault="00D45A8C" w:rsidP="00D45A8C">
            <w:pPr>
              <w:pStyle w:val="12TabHeadBody"/>
              <w:rPr>
                <w:rStyle w:val="flts1"/>
              </w:rPr>
            </w:pPr>
            <w:ins w:id="766" w:author="Dang, Tommy HOUS:EX" w:date="2023-05-02T16:19:00Z">
              <w:r>
                <w:rPr>
                  <w:rFonts w:cstheme="minorHAnsi"/>
                  <w:szCs w:val="18"/>
                </w:rPr>
                <w:t>S.B.C. 2007 c.42</w:t>
              </w:r>
            </w:ins>
          </w:p>
        </w:tc>
        <w:tc>
          <w:tcPr>
            <w:tcW w:w="1641" w:type="pct"/>
            <w:tcBorders>
              <w:top w:val="outset" w:sz="6" w:space="0" w:color="auto"/>
              <w:left w:val="outset" w:sz="6" w:space="0" w:color="auto"/>
              <w:bottom w:val="outset" w:sz="6" w:space="0" w:color="auto"/>
              <w:right w:val="outset" w:sz="6" w:space="0" w:color="auto"/>
            </w:tcBorders>
          </w:tcPr>
          <w:p w14:paraId="54DCF027" w14:textId="669C71EF" w:rsidR="00D45A8C" w:rsidRPr="00B620DB" w:rsidRDefault="00D45A8C" w:rsidP="00D45A8C">
            <w:pPr>
              <w:pStyle w:val="12TabHeadBody"/>
              <w:rPr>
                <w:rStyle w:val="flts1"/>
              </w:rPr>
            </w:pPr>
            <w:ins w:id="767" w:author="Dang, Tommy HOUS:EX" w:date="2023-05-02T16:20:00Z">
              <w:r>
                <w:rPr>
                  <w:rStyle w:val="flts1"/>
                </w:rPr>
                <w:t>Climate Change Accountability Act</w:t>
              </w:r>
            </w:ins>
          </w:p>
        </w:tc>
        <w:tc>
          <w:tcPr>
            <w:tcW w:w="1524" w:type="pct"/>
            <w:tcBorders>
              <w:top w:val="outset" w:sz="6" w:space="0" w:color="auto"/>
              <w:left w:val="outset" w:sz="6" w:space="0" w:color="auto"/>
              <w:bottom w:val="outset" w:sz="6" w:space="0" w:color="auto"/>
              <w:right w:val="outset" w:sz="6" w:space="0" w:color="auto"/>
            </w:tcBorders>
          </w:tcPr>
          <w:p w14:paraId="2C89FDDA" w14:textId="77777777" w:rsidR="00D45A8C" w:rsidRDefault="00D45A8C" w:rsidP="00D45A8C">
            <w:pPr>
              <w:pStyle w:val="NoSpacing"/>
              <w:rPr>
                <w:ins w:id="768" w:author="Dang, Tommy HOUS:EX" w:date="2023-05-02T16:20:00Z"/>
                <w:rFonts w:ascii="Arial Narrow" w:hAnsi="Arial Narrow" w:cstheme="minorHAnsi"/>
                <w:sz w:val="18"/>
                <w:szCs w:val="18"/>
              </w:rPr>
            </w:pPr>
            <w:ins w:id="769" w:author="Dang, Tommy HOUS:EX" w:date="2023-05-02T16:20:00Z">
              <w:r>
                <w:rPr>
                  <w:rFonts w:ascii="Arial Narrow" w:hAnsi="Arial Narrow" w:cstheme="minorHAnsi"/>
                  <w:sz w:val="18"/>
                  <w:szCs w:val="18"/>
                </w:rPr>
                <w:t>9.37.1.2.(2)</w:t>
              </w:r>
            </w:ins>
          </w:p>
          <w:p w14:paraId="3AF5F33E" w14:textId="7DA9E3FF" w:rsidR="00D45A8C" w:rsidRPr="00B064DC" w:rsidRDefault="00D45A8C" w:rsidP="00D45A8C">
            <w:pPr>
              <w:pStyle w:val="NoSpacing"/>
              <w:rPr>
                <w:rFonts w:cstheme="minorHAnsi"/>
                <w:szCs w:val="18"/>
              </w:rPr>
            </w:pPr>
            <w:ins w:id="770" w:author="Dang, Tommy HOUS:EX" w:date="2023-05-02T16:20:00Z">
              <w:r>
                <w:rPr>
                  <w:rFonts w:ascii="Arial Narrow" w:hAnsi="Arial Narrow" w:cstheme="minorHAnsi"/>
                  <w:sz w:val="18"/>
                  <w:szCs w:val="18"/>
                </w:rPr>
                <w:t>10.3.1.2.(1)</w:t>
              </w:r>
            </w:ins>
          </w:p>
        </w:tc>
      </w:tr>
      <w:tr w:rsidR="00D45A8C" w:rsidRPr="00B620DB" w14:paraId="4D3E7E6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60EB76" w14:textId="77777777" w:rsidR="00D45A8C" w:rsidRPr="00B620DB" w:rsidRDefault="00D45A8C" w:rsidP="00D45A8C">
            <w:pPr>
              <w:pStyle w:val="12TabHeadBody"/>
            </w:pPr>
            <w:r w:rsidRPr="00B620DB">
              <w:rPr>
                <w:rStyle w:val="flts1"/>
              </w:rPr>
              <w:t>BNQ</w:t>
            </w:r>
          </w:p>
        </w:tc>
        <w:tc>
          <w:tcPr>
            <w:tcW w:w="1253" w:type="pct"/>
            <w:tcBorders>
              <w:top w:val="outset" w:sz="6" w:space="0" w:color="auto"/>
              <w:left w:val="outset" w:sz="6" w:space="0" w:color="auto"/>
              <w:bottom w:val="outset" w:sz="6" w:space="0" w:color="auto"/>
              <w:right w:val="outset" w:sz="6" w:space="0" w:color="auto"/>
            </w:tcBorders>
            <w:hideMark/>
          </w:tcPr>
          <w:p w14:paraId="0535EF34" w14:textId="77777777" w:rsidR="00D45A8C" w:rsidRPr="00B620DB" w:rsidRDefault="00D45A8C" w:rsidP="00D45A8C">
            <w:pPr>
              <w:pStyle w:val="12TabHeadBody"/>
            </w:pPr>
            <w:r w:rsidRPr="00B620DB">
              <w:rPr>
                <w:rStyle w:val="flts1"/>
              </w:rPr>
              <w:t>BNQ 3624-115/2016</w:t>
            </w:r>
          </w:p>
        </w:tc>
        <w:tc>
          <w:tcPr>
            <w:tcW w:w="1641" w:type="pct"/>
            <w:tcBorders>
              <w:top w:val="outset" w:sz="6" w:space="0" w:color="auto"/>
              <w:left w:val="outset" w:sz="6" w:space="0" w:color="auto"/>
              <w:bottom w:val="outset" w:sz="6" w:space="0" w:color="auto"/>
              <w:right w:val="outset" w:sz="6" w:space="0" w:color="auto"/>
            </w:tcBorders>
            <w:hideMark/>
          </w:tcPr>
          <w:p w14:paraId="01264F7F" w14:textId="77777777" w:rsidR="00D45A8C" w:rsidRPr="00B620DB" w:rsidRDefault="00D45A8C" w:rsidP="00D45A8C">
            <w:pPr>
              <w:pStyle w:val="12TabHeadBody"/>
            </w:pPr>
            <w:bookmarkStart w:id="771" w:name="bnq3624-115"/>
            <w:bookmarkStart w:id="772" w:name="a71726"/>
            <w:bookmarkEnd w:id="771"/>
            <w:bookmarkEnd w:id="772"/>
            <w:r w:rsidRPr="00B620DB">
              <w:rPr>
                <w:rStyle w:val="flts1"/>
              </w:rPr>
              <w:t>Polyethylene (PE) Pipe and Fittings for Soil and Foundation Drainage</w:t>
            </w:r>
            <w:bookmarkStart w:id="773" w:name="a71728"/>
            <w:bookmarkEnd w:id="773"/>
          </w:p>
        </w:tc>
        <w:tc>
          <w:tcPr>
            <w:tcW w:w="1524" w:type="pct"/>
            <w:tcBorders>
              <w:top w:val="outset" w:sz="6" w:space="0" w:color="auto"/>
              <w:left w:val="outset" w:sz="6" w:space="0" w:color="auto"/>
              <w:bottom w:val="outset" w:sz="6" w:space="0" w:color="auto"/>
              <w:right w:val="outset" w:sz="6" w:space="0" w:color="auto"/>
            </w:tcBorders>
            <w:hideMark/>
          </w:tcPr>
          <w:p w14:paraId="35C4780E" w14:textId="77777777" w:rsidR="00D45A8C" w:rsidRPr="00B620DB" w:rsidRDefault="00135AFF" w:rsidP="00D45A8C">
            <w:pPr>
              <w:pStyle w:val="12TabHeadBody"/>
            </w:pPr>
            <w:hyperlink r:id="rId444" w:anchor="et001042" w:history="1">
              <w:r w:rsidR="00D45A8C" w:rsidRPr="00B620DB">
                <w:rPr>
                  <w:rStyle w:val="Hyperlink"/>
                  <w:color w:val="auto"/>
                  <w:szCs w:val="18"/>
                  <w:u w:val="none"/>
                </w:rPr>
                <w:t>Table</w:t>
              </w:r>
            </w:hyperlink>
            <w:hyperlink r:id="rId445" w:anchor="et001042" w:history="1">
              <w:r w:rsidR="00D45A8C" w:rsidRPr="00B620DB">
                <w:rPr>
                  <w:rStyle w:val="Hyperlink"/>
                  <w:color w:val="auto"/>
                  <w:u w:val="none"/>
                </w:rPr>
                <w:t> </w:t>
              </w:r>
            </w:hyperlink>
            <w:hyperlink r:id="rId446" w:anchor="et001042" w:history="1">
              <w:r w:rsidR="00D45A8C" w:rsidRPr="00B620DB">
                <w:rPr>
                  <w:rStyle w:val="Hyperlink"/>
                  <w:color w:val="auto"/>
                  <w:szCs w:val="18"/>
                  <w:u w:val="none"/>
                </w:rPr>
                <w:t>5.9.1.1.</w:t>
              </w:r>
            </w:hyperlink>
            <w:r w:rsidR="00D45A8C" w:rsidRPr="00B620DB">
              <w:br/>
            </w:r>
            <w:hyperlink r:id="rId447" w:anchor="es002486" w:history="1">
              <w:r w:rsidR="00D45A8C" w:rsidRPr="00B620DB">
                <w:rPr>
                  <w:rStyle w:val="Hyperlink"/>
                  <w:color w:val="auto"/>
                  <w:szCs w:val="18"/>
                  <w:u w:val="none"/>
                </w:rPr>
                <w:t>9.14.3.1.(1)</w:t>
              </w:r>
            </w:hyperlink>
          </w:p>
        </w:tc>
      </w:tr>
      <w:tr w:rsidR="00D45A8C" w:rsidRPr="00B620DB" w14:paraId="1210316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18478D4"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021C526F" w14:textId="77777777" w:rsidR="00D45A8C" w:rsidRPr="00B620DB" w:rsidRDefault="00D45A8C" w:rsidP="00D45A8C">
            <w:pPr>
              <w:pStyle w:val="12TabHeadBody"/>
            </w:pPr>
            <w:r w:rsidRPr="00B620DB">
              <w:rPr>
                <w:rStyle w:val="flts1"/>
              </w:rPr>
              <w:t>NRCC 35951</w:t>
            </w:r>
          </w:p>
        </w:tc>
        <w:tc>
          <w:tcPr>
            <w:tcW w:w="1641" w:type="pct"/>
            <w:tcBorders>
              <w:top w:val="outset" w:sz="6" w:space="0" w:color="auto"/>
              <w:left w:val="outset" w:sz="6" w:space="0" w:color="auto"/>
              <w:bottom w:val="outset" w:sz="6" w:space="0" w:color="auto"/>
              <w:right w:val="outset" w:sz="6" w:space="0" w:color="auto"/>
            </w:tcBorders>
            <w:hideMark/>
          </w:tcPr>
          <w:p w14:paraId="139311B7" w14:textId="77777777" w:rsidR="00D45A8C" w:rsidRPr="00B620DB" w:rsidRDefault="00D45A8C" w:rsidP="00D45A8C">
            <w:pPr>
              <w:pStyle w:val="12TabHeadBody"/>
            </w:pPr>
            <w:bookmarkStart w:id="774" w:name="nrcc35951"/>
            <w:bookmarkStart w:id="775" w:name="a71955"/>
            <w:bookmarkEnd w:id="774"/>
            <w:bookmarkEnd w:id="775"/>
            <w:r w:rsidRPr="00B620DB">
              <w:rPr>
                <w:rStyle w:val="flts1"/>
              </w:rPr>
              <w:t>Guidelines for Application of Part 3 of the National Building Code of Canada to Existing Buildings</w:t>
            </w:r>
            <w:bookmarkStart w:id="776" w:name="a71957"/>
            <w:bookmarkEnd w:id="776"/>
          </w:p>
        </w:tc>
        <w:tc>
          <w:tcPr>
            <w:tcW w:w="1524" w:type="pct"/>
            <w:tcBorders>
              <w:top w:val="outset" w:sz="6" w:space="0" w:color="auto"/>
              <w:left w:val="outset" w:sz="6" w:space="0" w:color="auto"/>
              <w:bottom w:val="outset" w:sz="6" w:space="0" w:color="auto"/>
              <w:right w:val="outset" w:sz="6" w:space="0" w:color="auto"/>
            </w:tcBorders>
            <w:hideMark/>
          </w:tcPr>
          <w:p w14:paraId="0C1B6577" w14:textId="77777777" w:rsidR="00D45A8C" w:rsidRPr="00B620DB" w:rsidRDefault="00135AFF" w:rsidP="00D45A8C">
            <w:pPr>
              <w:pStyle w:val="12TabHeadBody"/>
            </w:pPr>
            <w:hyperlink r:id="rId448" w:anchor="en001217" w:history="1">
              <w:r w:rsidR="00D45A8C" w:rsidRPr="00B620DB">
                <w:rPr>
                  <w:rStyle w:val="Hyperlink"/>
                  <w:color w:val="auto"/>
                  <w:szCs w:val="18"/>
                  <w:u w:val="none"/>
                </w:rPr>
                <w:t>A-1.1.1.1.(1)</w:t>
              </w:r>
            </w:hyperlink>
            <w:hyperlink r:id="rId449" w:anchor="et001030-3" w:history="1">
              <w:r w:rsidR="00D45A8C" w:rsidRPr="00B620DB">
                <w:rPr>
                  <w:rStyle w:val="Hyperlink"/>
                  <w:color w:val="auto"/>
                  <w:sz w:val="12"/>
                  <w:szCs w:val="12"/>
                  <w:u w:val="none"/>
                  <w:vertAlign w:val="superscript"/>
                </w:rPr>
                <w:t>(4)</w:t>
              </w:r>
            </w:hyperlink>
          </w:p>
        </w:tc>
      </w:tr>
      <w:tr w:rsidR="00D45A8C" w:rsidRPr="00B620DB" w14:paraId="4A714AF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4394C9"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45AF9320" w14:textId="77777777" w:rsidR="00D45A8C" w:rsidRPr="00B620DB" w:rsidRDefault="00D45A8C" w:rsidP="00D45A8C">
            <w:pPr>
              <w:pStyle w:val="12TabHeadBody"/>
            </w:pPr>
            <w:r w:rsidRPr="00B620DB">
              <w:rPr>
                <w:rStyle w:val="flts1"/>
              </w:rPr>
              <w:t>NRCC 38730</w:t>
            </w:r>
          </w:p>
        </w:tc>
        <w:tc>
          <w:tcPr>
            <w:tcW w:w="1641" w:type="pct"/>
            <w:tcBorders>
              <w:top w:val="outset" w:sz="6" w:space="0" w:color="auto"/>
              <w:left w:val="outset" w:sz="6" w:space="0" w:color="auto"/>
              <w:bottom w:val="outset" w:sz="6" w:space="0" w:color="auto"/>
              <w:right w:val="outset" w:sz="6" w:space="0" w:color="auto"/>
            </w:tcBorders>
            <w:hideMark/>
          </w:tcPr>
          <w:p w14:paraId="7BABFDA0" w14:textId="77777777" w:rsidR="00D45A8C" w:rsidRPr="00B620DB" w:rsidRDefault="00D45A8C" w:rsidP="00D45A8C">
            <w:pPr>
              <w:pStyle w:val="12TabHeadBody"/>
            </w:pPr>
            <w:bookmarkStart w:id="777" w:name="nrcc38730"/>
            <w:bookmarkStart w:id="778" w:name="a71977"/>
            <w:bookmarkEnd w:id="777"/>
            <w:bookmarkEnd w:id="778"/>
            <w:r w:rsidRPr="00B620DB">
              <w:rPr>
                <w:rStyle w:val="flts1"/>
              </w:rPr>
              <w:t>Model National Energy Code of Canada for Houses 1997</w:t>
            </w:r>
            <w:bookmarkStart w:id="779" w:name="a71979"/>
            <w:bookmarkEnd w:id="779"/>
          </w:p>
        </w:tc>
        <w:tc>
          <w:tcPr>
            <w:tcW w:w="1524" w:type="pct"/>
            <w:tcBorders>
              <w:top w:val="outset" w:sz="6" w:space="0" w:color="auto"/>
              <w:left w:val="outset" w:sz="6" w:space="0" w:color="auto"/>
              <w:bottom w:val="outset" w:sz="6" w:space="0" w:color="auto"/>
              <w:right w:val="outset" w:sz="6" w:space="0" w:color="auto"/>
            </w:tcBorders>
            <w:hideMark/>
          </w:tcPr>
          <w:p w14:paraId="102DDC83" w14:textId="77777777" w:rsidR="00D45A8C" w:rsidRPr="00B620DB" w:rsidRDefault="00135AFF" w:rsidP="00D45A8C">
            <w:pPr>
              <w:pStyle w:val="12TabHeadBody"/>
            </w:pPr>
            <w:hyperlink r:id="rId450" w:anchor="en001802" w:history="1">
              <w:r w:rsidR="00D45A8C" w:rsidRPr="00B620DB">
                <w:rPr>
                  <w:rStyle w:val="Hyperlink"/>
                  <w:color w:val="auto"/>
                  <w:szCs w:val="18"/>
                  <w:u w:val="none"/>
                </w:rPr>
                <w:t>A-9.36.3.10.(1)</w:t>
              </w:r>
            </w:hyperlink>
            <w:r w:rsidR="00D45A8C" w:rsidRPr="00B620DB">
              <w:br/>
            </w:r>
            <w:hyperlink r:id="rId451" w:anchor="en001763" w:history="1">
              <w:r w:rsidR="00D45A8C" w:rsidRPr="00B620DB">
                <w:rPr>
                  <w:rStyle w:val="Hyperlink"/>
                  <w:color w:val="auto"/>
                  <w:szCs w:val="18"/>
                  <w:u w:val="none"/>
                </w:rPr>
                <w:t>A-9.36.4.2.(1)</w:t>
              </w:r>
            </w:hyperlink>
          </w:p>
        </w:tc>
      </w:tr>
      <w:tr w:rsidR="00D45A8C" w:rsidRPr="00B620DB" w14:paraId="418C974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75569C6"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22C7C9CB" w14:textId="77777777" w:rsidR="00D45A8C" w:rsidRPr="00B620DB" w:rsidRDefault="00D45A8C" w:rsidP="00D45A8C">
            <w:pPr>
              <w:pStyle w:val="12TabHeadBody"/>
            </w:pPr>
            <w:r w:rsidRPr="00B620DB">
              <w:rPr>
                <w:rStyle w:val="flts1"/>
              </w:rPr>
              <w:t>NRCC 38732</w:t>
            </w:r>
          </w:p>
        </w:tc>
        <w:tc>
          <w:tcPr>
            <w:tcW w:w="1641" w:type="pct"/>
            <w:tcBorders>
              <w:top w:val="outset" w:sz="6" w:space="0" w:color="auto"/>
              <w:left w:val="outset" w:sz="6" w:space="0" w:color="auto"/>
              <w:bottom w:val="outset" w:sz="6" w:space="0" w:color="auto"/>
              <w:right w:val="outset" w:sz="6" w:space="0" w:color="auto"/>
            </w:tcBorders>
            <w:hideMark/>
          </w:tcPr>
          <w:p w14:paraId="659523C5" w14:textId="77777777" w:rsidR="00D45A8C" w:rsidRPr="00B620DB" w:rsidRDefault="00D45A8C" w:rsidP="00D45A8C">
            <w:pPr>
              <w:pStyle w:val="12TabHeadBody"/>
            </w:pPr>
            <w:bookmarkStart w:id="780" w:name="nrcc38732"/>
            <w:bookmarkStart w:id="781" w:name="a72206"/>
            <w:bookmarkEnd w:id="780"/>
            <w:bookmarkEnd w:id="781"/>
            <w:r w:rsidRPr="00B620DB">
              <w:rPr>
                <w:rStyle w:val="flts1"/>
              </w:rPr>
              <w:t>National Farm Building Code of Canada 1995</w:t>
            </w:r>
            <w:bookmarkStart w:id="782" w:name="a72208"/>
            <w:bookmarkEnd w:id="782"/>
          </w:p>
        </w:tc>
        <w:tc>
          <w:tcPr>
            <w:tcW w:w="1524" w:type="pct"/>
            <w:tcBorders>
              <w:top w:val="outset" w:sz="6" w:space="0" w:color="auto"/>
              <w:left w:val="outset" w:sz="6" w:space="0" w:color="auto"/>
              <w:bottom w:val="outset" w:sz="6" w:space="0" w:color="auto"/>
              <w:right w:val="outset" w:sz="6" w:space="0" w:color="auto"/>
            </w:tcBorders>
            <w:hideMark/>
          </w:tcPr>
          <w:p w14:paraId="258A3128" w14:textId="77777777" w:rsidR="00D45A8C" w:rsidRPr="00B620DB" w:rsidRDefault="00135AFF" w:rsidP="00D45A8C">
            <w:pPr>
              <w:pStyle w:val="12TabHeadBody"/>
            </w:pPr>
            <w:hyperlink r:id="rId452" w:anchor="es000110" w:history="1">
              <w:r w:rsidR="00D45A8C" w:rsidRPr="00B620DB">
                <w:rPr>
                  <w:rStyle w:val="Hyperlink"/>
                  <w:color w:val="auto"/>
                  <w:szCs w:val="18"/>
                  <w:u w:val="none"/>
                </w:rPr>
                <w:t>1.1.1.1.(3)</w:t>
              </w:r>
            </w:hyperlink>
            <w:hyperlink r:id="rId453" w:anchor="et001030-3" w:history="1">
              <w:r w:rsidR="00D45A8C" w:rsidRPr="00B620DB">
                <w:rPr>
                  <w:rStyle w:val="Hyperlink"/>
                  <w:color w:val="auto"/>
                  <w:sz w:val="12"/>
                  <w:szCs w:val="12"/>
                  <w:u w:val="none"/>
                  <w:vertAlign w:val="superscript"/>
                </w:rPr>
                <w:t>(4)</w:t>
              </w:r>
            </w:hyperlink>
            <w:r w:rsidR="00D45A8C" w:rsidRPr="00B620DB">
              <w:br/>
            </w:r>
            <w:hyperlink r:id="rId454" w:anchor="en000216" w:history="1">
              <w:r w:rsidR="00D45A8C" w:rsidRPr="00B620DB">
                <w:rPr>
                  <w:rStyle w:val="Hyperlink"/>
                  <w:color w:val="auto"/>
                  <w:szCs w:val="18"/>
                  <w:u w:val="none"/>
                </w:rPr>
                <w:t>A-5.1.2.1.(1)</w:t>
              </w:r>
            </w:hyperlink>
          </w:p>
        </w:tc>
      </w:tr>
      <w:tr w:rsidR="00D45A8C" w:rsidRPr="00B620DB" w14:paraId="307BAF8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994977F"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6484C404" w14:textId="77777777" w:rsidR="00D45A8C" w:rsidRPr="00B620DB" w:rsidRDefault="00D45A8C" w:rsidP="00D45A8C">
            <w:pPr>
              <w:pStyle w:val="12TabHeadBody"/>
            </w:pPr>
            <w:r w:rsidRPr="00B620DB">
              <w:rPr>
                <w:rStyle w:val="flts1"/>
              </w:rPr>
              <w:t>NRCC 40383</w:t>
            </w:r>
          </w:p>
        </w:tc>
        <w:tc>
          <w:tcPr>
            <w:tcW w:w="1641" w:type="pct"/>
            <w:tcBorders>
              <w:top w:val="outset" w:sz="6" w:space="0" w:color="auto"/>
              <w:left w:val="outset" w:sz="6" w:space="0" w:color="auto"/>
              <w:bottom w:val="outset" w:sz="6" w:space="0" w:color="auto"/>
              <w:right w:val="outset" w:sz="6" w:space="0" w:color="auto"/>
            </w:tcBorders>
            <w:hideMark/>
          </w:tcPr>
          <w:p w14:paraId="5460C856" w14:textId="77777777" w:rsidR="00D45A8C" w:rsidRPr="00B620DB" w:rsidRDefault="00D45A8C" w:rsidP="00D45A8C">
            <w:pPr>
              <w:pStyle w:val="12TabHeadBody"/>
            </w:pPr>
            <w:bookmarkStart w:id="783" w:name="nrcc40383"/>
            <w:bookmarkStart w:id="784" w:name="a72230"/>
            <w:bookmarkEnd w:id="783"/>
            <w:bookmarkEnd w:id="784"/>
            <w:r w:rsidRPr="00B620DB">
              <w:rPr>
                <w:rStyle w:val="flts1"/>
              </w:rPr>
              <w:t>User's Guide – NBC 1995, Fire Protection, Occupant Safety and Accessibility (Part 3)</w:t>
            </w:r>
            <w:bookmarkStart w:id="785" w:name="a72234"/>
            <w:bookmarkEnd w:id="785"/>
          </w:p>
        </w:tc>
        <w:tc>
          <w:tcPr>
            <w:tcW w:w="1524" w:type="pct"/>
            <w:tcBorders>
              <w:top w:val="outset" w:sz="6" w:space="0" w:color="auto"/>
              <w:left w:val="outset" w:sz="6" w:space="0" w:color="auto"/>
              <w:bottom w:val="outset" w:sz="6" w:space="0" w:color="auto"/>
              <w:right w:val="outset" w:sz="6" w:space="0" w:color="auto"/>
            </w:tcBorders>
            <w:hideMark/>
          </w:tcPr>
          <w:p w14:paraId="1FF260E3" w14:textId="77777777" w:rsidR="00D45A8C" w:rsidRPr="00B620DB" w:rsidRDefault="00135AFF" w:rsidP="00D45A8C">
            <w:pPr>
              <w:pStyle w:val="12TabHeadBody"/>
            </w:pPr>
            <w:hyperlink r:id="rId455" w:anchor="en001217" w:history="1">
              <w:r w:rsidR="00D45A8C" w:rsidRPr="00B620DB">
                <w:rPr>
                  <w:rStyle w:val="Hyperlink"/>
                  <w:color w:val="auto"/>
                  <w:szCs w:val="18"/>
                  <w:u w:val="none"/>
                </w:rPr>
                <w:t>A-1.1.1.1.(1)</w:t>
              </w:r>
            </w:hyperlink>
            <w:hyperlink r:id="rId456" w:anchor="et001030-3" w:history="1">
              <w:r w:rsidR="00D45A8C" w:rsidRPr="00B620DB">
                <w:rPr>
                  <w:rStyle w:val="Hyperlink"/>
                  <w:color w:val="auto"/>
                  <w:sz w:val="12"/>
                  <w:szCs w:val="12"/>
                  <w:u w:val="none"/>
                  <w:vertAlign w:val="superscript"/>
                </w:rPr>
                <w:t>(4)</w:t>
              </w:r>
            </w:hyperlink>
          </w:p>
        </w:tc>
      </w:tr>
      <w:tr w:rsidR="00D45A8C" w:rsidRPr="00B620DB" w14:paraId="0FFEEEC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40A417D"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687F11A7" w14:textId="77777777" w:rsidR="00D45A8C" w:rsidRPr="00B620DB" w:rsidRDefault="00D45A8C" w:rsidP="00D45A8C">
            <w:pPr>
              <w:pStyle w:val="12TabHeadBody"/>
            </w:pPr>
            <w:r w:rsidRPr="00B620DB">
              <w:rPr>
                <w:rStyle w:val="flts1"/>
              </w:rPr>
              <w:t>NRCC 43963</w:t>
            </w:r>
          </w:p>
        </w:tc>
        <w:tc>
          <w:tcPr>
            <w:tcW w:w="1641" w:type="pct"/>
            <w:tcBorders>
              <w:top w:val="outset" w:sz="6" w:space="0" w:color="auto"/>
              <w:left w:val="outset" w:sz="6" w:space="0" w:color="auto"/>
              <w:bottom w:val="outset" w:sz="6" w:space="0" w:color="auto"/>
              <w:right w:val="outset" w:sz="6" w:space="0" w:color="auto"/>
            </w:tcBorders>
            <w:hideMark/>
          </w:tcPr>
          <w:p w14:paraId="6DD52B2D" w14:textId="77777777" w:rsidR="00D45A8C" w:rsidRPr="00B620DB" w:rsidRDefault="00D45A8C" w:rsidP="00D45A8C">
            <w:pPr>
              <w:pStyle w:val="12TabHeadBody"/>
            </w:pPr>
            <w:bookmarkStart w:id="786" w:name="nrcc43963"/>
            <w:bookmarkStart w:id="787" w:name="a72462"/>
            <w:bookmarkEnd w:id="786"/>
            <w:bookmarkEnd w:id="787"/>
            <w:r w:rsidRPr="00B620DB">
              <w:rPr>
                <w:rStyle w:val="flts1"/>
              </w:rPr>
              <w:t>User's Guide – NBC 1995, Application of Part 9 to Existing Buildings</w:t>
            </w:r>
            <w:bookmarkStart w:id="788" w:name="a72466"/>
            <w:bookmarkEnd w:id="788"/>
          </w:p>
        </w:tc>
        <w:tc>
          <w:tcPr>
            <w:tcW w:w="1524" w:type="pct"/>
            <w:tcBorders>
              <w:top w:val="outset" w:sz="6" w:space="0" w:color="auto"/>
              <w:left w:val="outset" w:sz="6" w:space="0" w:color="auto"/>
              <w:bottom w:val="outset" w:sz="6" w:space="0" w:color="auto"/>
              <w:right w:val="outset" w:sz="6" w:space="0" w:color="auto"/>
            </w:tcBorders>
            <w:hideMark/>
          </w:tcPr>
          <w:p w14:paraId="25E652B0" w14:textId="77777777" w:rsidR="00D45A8C" w:rsidRPr="00B620DB" w:rsidRDefault="00135AFF" w:rsidP="00D45A8C">
            <w:pPr>
              <w:pStyle w:val="12TabHeadBody"/>
            </w:pPr>
            <w:hyperlink r:id="rId457" w:anchor="en001217" w:history="1">
              <w:r w:rsidR="00D45A8C" w:rsidRPr="00B620DB">
                <w:rPr>
                  <w:rStyle w:val="Hyperlink"/>
                  <w:color w:val="auto"/>
                  <w:szCs w:val="18"/>
                  <w:u w:val="none"/>
                </w:rPr>
                <w:t>A-1.1.1.1.(1)</w:t>
              </w:r>
            </w:hyperlink>
            <w:hyperlink r:id="rId458" w:anchor="et001030-3" w:history="1">
              <w:r w:rsidR="00D45A8C" w:rsidRPr="00B620DB">
                <w:rPr>
                  <w:rStyle w:val="Hyperlink"/>
                  <w:color w:val="auto"/>
                  <w:sz w:val="12"/>
                  <w:szCs w:val="12"/>
                  <w:u w:val="none"/>
                  <w:vertAlign w:val="superscript"/>
                </w:rPr>
                <w:t>(4)</w:t>
              </w:r>
            </w:hyperlink>
          </w:p>
        </w:tc>
      </w:tr>
      <w:tr w:rsidR="00D45A8C" w:rsidRPr="00B620DB" w14:paraId="5BA16A6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1BDF2D"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424D9DBC" w14:textId="77777777" w:rsidR="00D45A8C" w:rsidRPr="00B620DB" w:rsidRDefault="00D45A8C" w:rsidP="00D45A8C">
            <w:pPr>
              <w:pStyle w:val="12TabHeadBody"/>
            </w:pPr>
            <w:r w:rsidRPr="00B620DB">
              <w:rPr>
                <w:rStyle w:val="flts1"/>
              </w:rPr>
              <w:t>NRCC 56190</w:t>
            </w:r>
          </w:p>
        </w:tc>
        <w:tc>
          <w:tcPr>
            <w:tcW w:w="1641" w:type="pct"/>
            <w:tcBorders>
              <w:top w:val="outset" w:sz="6" w:space="0" w:color="auto"/>
              <w:left w:val="outset" w:sz="6" w:space="0" w:color="auto"/>
              <w:bottom w:val="outset" w:sz="6" w:space="0" w:color="auto"/>
              <w:right w:val="outset" w:sz="6" w:space="0" w:color="auto"/>
            </w:tcBorders>
            <w:hideMark/>
          </w:tcPr>
          <w:p w14:paraId="36A90DB7" w14:textId="77777777" w:rsidR="00D45A8C" w:rsidRPr="00B620DB" w:rsidRDefault="00D45A8C" w:rsidP="00D45A8C">
            <w:pPr>
              <w:pStyle w:val="12TabHeadBody"/>
            </w:pPr>
            <w:bookmarkStart w:id="789" w:name="nrcc56190"/>
            <w:bookmarkStart w:id="790" w:name="a72489"/>
            <w:bookmarkEnd w:id="789"/>
            <w:bookmarkEnd w:id="790"/>
            <w:r w:rsidRPr="00B620DB">
              <w:rPr>
                <w:rStyle w:val="flts1"/>
              </w:rPr>
              <w:t>National Building Code of Canada 2015</w:t>
            </w:r>
            <w:bookmarkStart w:id="791" w:name="a72491"/>
            <w:bookmarkEnd w:id="791"/>
          </w:p>
        </w:tc>
        <w:tc>
          <w:tcPr>
            <w:tcW w:w="1524" w:type="pct"/>
            <w:tcBorders>
              <w:top w:val="outset" w:sz="6" w:space="0" w:color="auto"/>
              <w:left w:val="outset" w:sz="6" w:space="0" w:color="auto"/>
              <w:bottom w:val="outset" w:sz="6" w:space="0" w:color="auto"/>
              <w:right w:val="outset" w:sz="6" w:space="0" w:color="auto"/>
            </w:tcBorders>
            <w:hideMark/>
          </w:tcPr>
          <w:p w14:paraId="0E7FE5D9" w14:textId="77777777" w:rsidR="00D45A8C" w:rsidRPr="00B620DB" w:rsidRDefault="00135AFF" w:rsidP="00D45A8C">
            <w:pPr>
              <w:pStyle w:val="12TabHeadBody"/>
            </w:pPr>
            <w:hyperlink r:id="rId459" w:anchor="en001154" w:history="1">
              <w:r w:rsidR="00D45A8C" w:rsidRPr="00B620DB">
                <w:rPr>
                  <w:rStyle w:val="Hyperlink"/>
                  <w:color w:val="auto"/>
                  <w:szCs w:val="18"/>
                  <w:u w:val="none"/>
                </w:rPr>
                <w:t>A-4.1.8.4.(3)</w:t>
              </w:r>
            </w:hyperlink>
            <w:r w:rsidR="00D45A8C" w:rsidRPr="00B620DB">
              <w:br/>
            </w:r>
            <w:hyperlink r:id="rId460" w:anchor="ex000108" w:history="1">
              <w:r w:rsidR="00D45A8C" w:rsidRPr="00B620DB">
                <w:rPr>
                  <w:rStyle w:val="Hyperlink"/>
                  <w:color w:val="auto"/>
                  <w:szCs w:val="18"/>
                  <w:u w:val="none"/>
                </w:rPr>
                <w:t>Appendix</w:t>
              </w:r>
            </w:hyperlink>
            <w:hyperlink r:id="rId461" w:anchor="ex000108" w:history="1">
              <w:r w:rsidR="00D45A8C" w:rsidRPr="00B620DB">
                <w:rPr>
                  <w:rStyle w:val="Hyperlink"/>
                  <w:color w:val="auto"/>
                  <w:u w:val="none"/>
                </w:rPr>
                <w:t> </w:t>
              </w:r>
            </w:hyperlink>
            <w:hyperlink r:id="rId462" w:anchor="ex000108" w:history="1">
              <w:r w:rsidR="00D45A8C" w:rsidRPr="00B620DB">
                <w:rPr>
                  <w:rStyle w:val="Hyperlink"/>
                  <w:color w:val="auto"/>
                  <w:szCs w:val="18"/>
                  <w:u w:val="none"/>
                </w:rPr>
                <w:t>C</w:t>
              </w:r>
            </w:hyperlink>
          </w:p>
        </w:tc>
      </w:tr>
      <w:tr w:rsidR="00D45A8C" w:rsidRPr="00B620DB" w14:paraId="1BD062E4" w14:textId="6AE63420" w:rsidTr="00752338">
        <w:tc>
          <w:tcPr>
            <w:tcW w:w="582" w:type="pct"/>
            <w:tcBorders>
              <w:top w:val="outset" w:sz="6" w:space="0" w:color="auto"/>
              <w:left w:val="outset" w:sz="6" w:space="0" w:color="auto"/>
              <w:bottom w:val="outset" w:sz="6" w:space="0" w:color="auto"/>
              <w:right w:val="outset" w:sz="6" w:space="0" w:color="auto"/>
            </w:tcBorders>
            <w:hideMark/>
          </w:tcPr>
          <w:p w14:paraId="5A7CEB6E" w14:textId="3C9FFC5B"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0560C344" w14:textId="1A91EBBE" w:rsidR="00D45A8C" w:rsidRPr="00B620DB" w:rsidRDefault="00D45A8C" w:rsidP="00D45A8C">
            <w:pPr>
              <w:pStyle w:val="12TabHeadBody"/>
            </w:pPr>
            <w:r w:rsidRPr="00B620DB">
              <w:rPr>
                <w:rStyle w:val="flts1"/>
              </w:rPr>
              <w:t>NRCC-CONST-56436E</w:t>
            </w:r>
          </w:p>
        </w:tc>
        <w:tc>
          <w:tcPr>
            <w:tcW w:w="1641" w:type="pct"/>
            <w:tcBorders>
              <w:top w:val="outset" w:sz="6" w:space="0" w:color="auto"/>
              <w:left w:val="outset" w:sz="6" w:space="0" w:color="auto"/>
              <w:bottom w:val="outset" w:sz="6" w:space="0" w:color="auto"/>
              <w:right w:val="outset" w:sz="6" w:space="0" w:color="auto"/>
            </w:tcBorders>
            <w:hideMark/>
          </w:tcPr>
          <w:p w14:paraId="6C2FB52F" w14:textId="1F54A5E8" w:rsidR="00D45A8C" w:rsidRPr="00B620DB" w:rsidRDefault="00D45A8C" w:rsidP="00D45A8C">
            <w:pPr>
              <w:pStyle w:val="12TabHeadBody"/>
            </w:pPr>
            <w:bookmarkStart w:id="792" w:name="nrcc-npc"/>
            <w:bookmarkStart w:id="793" w:name="a72722"/>
            <w:bookmarkEnd w:id="792"/>
            <w:bookmarkEnd w:id="793"/>
            <w:r w:rsidRPr="00B620DB">
              <w:rPr>
                <w:rStyle w:val="flts1"/>
              </w:rPr>
              <w:t>National Plumbing Code of Canada 2020</w:t>
            </w:r>
            <w:bookmarkStart w:id="794" w:name="a72724"/>
            <w:bookmarkEnd w:id="794"/>
          </w:p>
        </w:tc>
        <w:tc>
          <w:tcPr>
            <w:tcW w:w="1524" w:type="pct"/>
            <w:tcBorders>
              <w:top w:val="outset" w:sz="6" w:space="0" w:color="auto"/>
              <w:left w:val="outset" w:sz="6" w:space="0" w:color="auto"/>
              <w:bottom w:val="outset" w:sz="6" w:space="0" w:color="auto"/>
              <w:right w:val="outset" w:sz="6" w:space="0" w:color="auto"/>
            </w:tcBorders>
            <w:hideMark/>
          </w:tcPr>
          <w:p w14:paraId="7D46AFBA" w14:textId="2B2C3753" w:rsidR="00D45A8C" w:rsidRPr="00B620DB" w:rsidRDefault="00D45A8C" w:rsidP="00D45A8C">
            <w:pPr>
              <w:pStyle w:val="12TabHeadBody"/>
            </w:pPr>
            <w:r w:rsidRPr="00B620DB">
              <w:br/>
            </w:r>
            <w:hyperlink r:id="rId463" w:anchor="es001796" w:history="1">
              <w:r w:rsidRPr="00B620DB">
                <w:rPr>
                  <w:rStyle w:val="Hyperlink"/>
                  <w:color w:val="auto"/>
                  <w:szCs w:val="18"/>
                  <w:u w:val="none"/>
                </w:rPr>
                <w:t>7.1.2.1.(1)</w:t>
              </w:r>
            </w:hyperlink>
            <w:r w:rsidRPr="00B620DB">
              <w:br/>
            </w:r>
          </w:p>
        </w:tc>
      </w:tr>
      <w:tr w:rsidR="00D45A8C" w:rsidRPr="00B620DB" w14:paraId="0C250D84" w14:textId="0A947A3C" w:rsidTr="00752338">
        <w:tc>
          <w:tcPr>
            <w:tcW w:w="582" w:type="pct"/>
            <w:tcBorders>
              <w:top w:val="outset" w:sz="6" w:space="0" w:color="auto"/>
              <w:left w:val="outset" w:sz="6" w:space="0" w:color="auto"/>
              <w:bottom w:val="outset" w:sz="6" w:space="0" w:color="auto"/>
              <w:right w:val="outset" w:sz="6" w:space="0" w:color="auto"/>
            </w:tcBorders>
            <w:hideMark/>
          </w:tcPr>
          <w:p w14:paraId="246E8318" w14:textId="17DCD3EF" w:rsidR="00D45A8C" w:rsidRPr="00B620DB" w:rsidRDefault="00D45A8C" w:rsidP="00D45A8C">
            <w:pPr>
              <w:pStyle w:val="12TabHeadBody"/>
            </w:pPr>
            <w:bookmarkStart w:id="795" w:name="_Hlk133917526"/>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3EA80763" w14:textId="60989938" w:rsidR="00D45A8C" w:rsidRPr="00B620DB" w:rsidRDefault="00D45A8C" w:rsidP="00D45A8C">
            <w:pPr>
              <w:pStyle w:val="12TabHeadBody"/>
            </w:pPr>
            <w:r w:rsidRPr="00B620DB">
              <w:rPr>
                <w:rStyle w:val="flts1"/>
              </w:rPr>
              <w:t>NRCC-CONST-56437E</w:t>
            </w:r>
          </w:p>
        </w:tc>
        <w:tc>
          <w:tcPr>
            <w:tcW w:w="1641" w:type="pct"/>
            <w:tcBorders>
              <w:top w:val="outset" w:sz="6" w:space="0" w:color="auto"/>
              <w:left w:val="outset" w:sz="6" w:space="0" w:color="auto"/>
              <w:bottom w:val="outset" w:sz="6" w:space="0" w:color="auto"/>
              <w:right w:val="outset" w:sz="6" w:space="0" w:color="auto"/>
            </w:tcBorders>
            <w:hideMark/>
          </w:tcPr>
          <w:p w14:paraId="4F30285F" w14:textId="4567AE56" w:rsidR="00D45A8C" w:rsidRPr="00B620DB" w:rsidRDefault="00D45A8C" w:rsidP="00D45A8C">
            <w:pPr>
              <w:pStyle w:val="12TabHeadBody"/>
            </w:pPr>
            <w:bookmarkStart w:id="796" w:name="nrcc-nfc"/>
            <w:bookmarkStart w:id="797" w:name="a72979"/>
            <w:bookmarkEnd w:id="796"/>
            <w:bookmarkEnd w:id="797"/>
            <w:r w:rsidRPr="00B620DB">
              <w:rPr>
                <w:rStyle w:val="flts1"/>
              </w:rPr>
              <w:t>National Fire Code of Canada 2020</w:t>
            </w:r>
            <w:bookmarkStart w:id="798" w:name="a72981"/>
            <w:bookmarkEnd w:id="798"/>
          </w:p>
        </w:tc>
        <w:tc>
          <w:tcPr>
            <w:tcW w:w="1524" w:type="pct"/>
            <w:tcBorders>
              <w:top w:val="outset" w:sz="6" w:space="0" w:color="auto"/>
              <w:left w:val="outset" w:sz="6" w:space="0" w:color="auto"/>
              <w:bottom w:val="outset" w:sz="6" w:space="0" w:color="auto"/>
              <w:right w:val="outset" w:sz="6" w:space="0" w:color="auto"/>
            </w:tcBorders>
            <w:hideMark/>
          </w:tcPr>
          <w:p w14:paraId="0589A253" w14:textId="187F4E01" w:rsidR="00D45A8C" w:rsidRPr="00B620DB" w:rsidRDefault="00D45A8C" w:rsidP="00D45A8C">
            <w:pPr>
              <w:pStyle w:val="12TabHeadBody"/>
            </w:pPr>
            <w:ins w:id="799" w:author="Chase, Andy HOUS:EX" w:date="2023-07-20T13:30:00Z">
              <w:r>
                <w:rPr>
                  <w:rStyle w:val="Hyperlink"/>
                  <w:color w:val="auto"/>
                  <w:szCs w:val="18"/>
                  <w:u w:val="none"/>
                </w:rPr>
                <w:t>7.1.2.1.(2)</w:t>
              </w:r>
            </w:ins>
            <w:r w:rsidRPr="00B620DB">
              <w:br/>
            </w:r>
          </w:p>
        </w:tc>
      </w:tr>
      <w:tr w:rsidR="00D45A8C" w:rsidRPr="00B620DB" w14:paraId="7EFA6738" w14:textId="2B412393" w:rsidTr="005E79FC">
        <w:tc>
          <w:tcPr>
            <w:tcW w:w="582" w:type="pct"/>
            <w:tcBorders>
              <w:top w:val="outset" w:sz="6" w:space="0" w:color="auto"/>
              <w:left w:val="outset" w:sz="6" w:space="0" w:color="auto"/>
              <w:bottom w:val="outset" w:sz="6" w:space="0" w:color="auto"/>
              <w:right w:val="outset" w:sz="6" w:space="0" w:color="auto"/>
            </w:tcBorders>
          </w:tcPr>
          <w:p w14:paraId="04843FBF" w14:textId="66E02E57" w:rsidR="00D45A8C" w:rsidRPr="00B620DB" w:rsidRDefault="00D45A8C" w:rsidP="00D45A8C">
            <w:pPr>
              <w:pStyle w:val="12TabHeadBody"/>
            </w:pPr>
          </w:p>
        </w:tc>
        <w:tc>
          <w:tcPr>
            <w:tcW w:w="1253" w:type="pct"/>
            <w:tcBorders>
              <w:top w:val="outset" w:sz="6" w:space="0" w:color="auto"/>
              <w:left w:val="outset" w:sz="6" w:space="0" w:color="auto"/>
              <w:bottom w:val="outset" w:sz="6" w:space="0" w:color="auto"/>
              <w:right w:val="outset" w:sz="6" w:space="0" w:color="auto"/>
            </w:tcBorders>
          </w:tcPr>
          <w:p w14:paraId="608E3E1A" w14:textId="4609BAD6" w:rsidR="00D45A8C" w:rsidRPr="00B620DB" w:rsidRDefault="00D45A8C" w:rsidP="00D45A8C">
            <w:pPr>
              <w:pStyle w:val="12TabHeadBody"/>
            </w:pPr>
          </w:p>
        </w:tc>
        <w:tc>
          <w:tcPr>
            <w:tcW w:w="1641" w:type="pct"/>
            <w:tcBorders>
              <w:top w:val="outset" w:sz="6" w:space="0" w:color="auto"/>
              <w:left w:val="outset" w:sz="6" w:space="0" w:color="auto"/>
              <w:bottom w:val="outset" w:sz="6" w:space="0" w:color="auto"/>
              <w:right w:val="outset" w:sz="6" w:space="0" w:color="auto"/>
            </w:tcBorders>
          </w:tcPr>
          <w:p w14:paraId="4BF162BB" w14:textId="415E9F5D" w:rsidR="00D45A8C" w:rsidRPr="00B620DB" w:rsidRDefault="00D45A8C" w:rsidP="00D45A8C">
            <w:pPr>
              <w:pStyle w:val="12TabHeadBody"/>
            </w:pPr>
          </w:p>
        </w:tc>
        <w:tc>
          <w:tcPr>
            <w:tcW w:w="1524" w:type="pct"/>
            <w:tcBorders>
              <w:top w:val="outset" w:sz="6" w:space="0" w:color="auto"/>
              <w:left w:val="outset" w:sz="6" w:space="0" w:color="auto"/>
              <w:bottom w:val="outset" w:sz="6" w:space="0" w:color="auto"/>
              <w:right w:val="outset" w:sz="6" w:space="0" w:color="auto"/>
            </w:tcBorders>
          </w:tcPr>
          <w:p w14:paraId="0665805F" w14:textId="6EBDCFE8" w:rsidR="00D45A8C" w:rsidRPr="00B620DB" w:rsidRDefault="00D45A8C" w:rsidP="00D45A8C">
            <w:pPr>
              <w:pStyle w:val="12TabHeadBody"/>
            </w:pPr>
          </w:p>
        </w:tc>
      </w:tr>
      <w:bookmarkEnd w:id="795"/>
      <w:tr w:rsidR="00D45A8C" w:rsidRPr="00B620DB" w14:paraId="1CF92A6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756BDB6" w14:textId="77777777" w:rsidR="00D45A8C" w:rsidRPr="00B620DB" w:rsidRDefault="00D45A8C" w:rsidP="00D45A8C">
            <w:pPr>
              <w:pStyle w:val="12TabHeadBody"/>
            </w:pPr>
            <w:r w:rsidRPr="00B620DB">
              <w:rPr>
                <w:rStyle w:val="flts1"/>
              </w:rPr>
              <w:t>CCBFC</w:t>
            </w:r>
          </w:p>
        </w:tc>
        <w:tc>
          <w:tcPr>
            <w:tcW w:w="1253" w:type="pct"/>
            <w:tcBorders>
              <w:top w:val="outset" w:sz="6" w:space="0" w:color="auto"/>
              <w:left w:val="outset" w:sz="6" w:space="0" w:color="auto"/>
              <w:bottom w:val="outset" w:sz="6" w:space="0" w:color="auto"/>
              <w:right w:val="outset" w:sz="6" w:space="0" w:color="auto"/>
            </w:tcBorders>
            <w:hideMark/>
          </w:tcPr>
          <w:p w14:paraId="05B8DE64" w14:textId="77777777" w:rsidR="00D45A8C" w:rsidRPr="00B620DB" w:rsidRDefault="00D45A8C" w:rsidP="00D45A8C">
            <w:pPr>
              <w:pStyle w:val="12TabHeadBody"/>
            </w:pPr>
            <w:r w:rsidRPr="00B620DB">
              <w:rPr>
                <w:rStyle w:val="flts1"/>
              </w:rPr>
              <w:t>NRCC-CONST-56438E</w:t>
            </w:r>
          </w:p>
        </w:tc>
        <w:tc>
          <w:tcPr>
            <w:tcW w:w="1641" w:type="pct"/>
            <w:tcBorders>
              <w:top w:val="outset" w:sz="6" w:space="0" w:color="auto"/>
              <w:left w:val="outset" w:sz="6" w:space="0" w:color="auto"/>
              <w:bottom w:val="outset" w:sz="6" w:space="0" w:color="auto"/>
              <w:right w:val="outset" w:sz="6" w:space="0" w:color="auto"/>
            </w:tcBorders>
            <w:hideMark/>
          </w:tcPr>
          <w:p w14:paraId="20384BB1" w14:textId="77777777" w:rsidR="00D45A8C" w:rsidRPr="00B620DB" w:rsidRDefault="00D45A8C" w:rsidP="00D45A8C">
            <w:pPr>
              <w:pStyle w:val="12TabHeadBody"/>
            </w:pPr>
            <w:bookmarkStart w:id="800" w:name="nrcc-necb"/>
            <w:bookmarkStart w:id="801" w:name="a73731"/>
            <w:bookmarkEnd w:id="800"/>
            <w:bookmarkEnd w:id="801"/>
            <w:r w:rsidRPr="00B620DB">
              <w:rPr>
                <w:rStyle w:val="flts1"/>
              </w:rPr>
              <w:t>National Energy Code of Canada for Buildings 2020</w:t>
            </w:r>
            <w:bookmarkStart w:id="802" w:name="a73733"/>
            <w:bookmarkEnd w:id="802"/>
          </w:p>
        </w:tc>
        <w:tc>
          <w:tcPr>
            <w:tcW w:w="1524" w:type="pct"/>
            <w:tcBorders>
              <w:top w:val="outset" w:sz="6" w:space="0" w:color="auto"/>
              <w:left w:val="outset" w:sz="6" w:space="0" w:color="auto"/>
              <w:bottom w:val="outset" w:sz="6" w:space="0" w:color="auto"/>
              <w:right w:val="outset" w:sz="6" w:space="0" w:color="auto"/>
            </w:tcBorders>
            <w:hideMark/>
          </w:tcPr>
          <w:p w14:paraId="49671DEF" w14:textId="4E84A37D" w:rsidR="00D45A8C" w:rsidRDefault="00135AFF" w:rsidP="00D45A8C">
            <w:pPr>
              <w:pStyle w:val="12TabHeadBody"/>
              <w:rPr>
                <w:ins w:id="803" w:author="Chase, Andy HOUS:EX" w:date="2023-07-20T13:31:00Z"/>
              </w:rPr>
            </w:pPr>
            <w:hyperlink r:id="rId464" w:anchor="en001728" w:history="1">
              <w:r w:rsidR="00D45A8C" w:rsidRPr="00B620DB">
                <w:rPr>
                  <w:rStyle w:val="Hyperlink"/>
                  <w:color w:val="auto"/>
                  <w:szCs w:val="18"/>
                  <w:u w:val="none"/>
                </w:rPr>
                <w:t>A-2.1.1.2.(6)</w:t>
              </w:r>
            </w:hyperlink>
            <w:hyperlink r:id="rId465" w:anchor="et001030-3" w:history="1">
              <w:r w:rsidR="00D45A8C" w:rsidRPr="00B620DB">
                <w:rPr>
                  <w:rStyle w:val="Hyperlink"/>
                  <w:color w:val="auto"/>
                  <w:sz w:val="12"/>
                  <w:szCs w:val="12"/>
                  <w:u w:val="none"/>
                  <w:vertAlign w:val="superscript"/>
                </w:rPr>
                <w:t>(4)</w:t>
              </w:r>
            </w:hyperlink>
            <w:r w:rsidR="00D45A8C" w:rsidRPr="00B620DB">
              <w:br/>
            </w:r>
            <w:hyperlink r:id="rId466" w:anchor="en001280" w:history="1">
              <w:r w:rsidR="00D45A8C" w:rsidRPr="00B620DB">
                <w:rPr>
                  <w:rStyle w:val="Hyperlink"/>
                  <w:color w:val="auto"/>
                  <w:szCs w:val="18"/>
                  <w:u w:val="none"/>
                </w:rPr>
                <w:t>A-2.2.1.1.(1)</w:t>
              </w:r>
            </w:hyperlink>
            <w:hyperlink r:id="rId467" w:anchor="et001030-3" w:history="1">
              <w:r w:rsidR="00D45A8C" w:rsidRPr="00B620DB">
                <w:rPr>
                  <w:rStyle w:val="Hyperlink"/>
                  <w:color w:val="auto"/>
                  <w:sz w:val="12"/>
                  <w:szCs w:val="12"/>
                  <w:u w:val="none"/>
                  <w:vertAlign w:val="superscript"/>
                </w:rPr>
                <w:t>(4)</w:t>
              </w:r>
            </w:hyperlink>
            <w:r w:rsidR="00D45A8C" w:rsidRPr="00B620DB">
              <w:br/>
            </w:r>
            <w:hyperlink r:id="rId468" w:anchor="en001289" w:history="1">
              <w:r w:rsidR="00D45A8C" w:rsidRPr="00B620DB">
                <w:rPr>
                  <w:rStyle w:val="Hyperlink"/>
                  <w:color w:val="auto"/>
                  <w:szCs w:val="18"/>
                  <w:u w:val="none"/>
                </w:rPr>
                <w:t>A-3.2.1.1.(1)</w:t>
              </w:r>
            </w:hyperlink>
            <w:hyperlink r:id="rId469" w:anchor="et001030-3" w:history="1">
              <w:r w:rsidR="00D45A8C" w:rsidRPr="00B620DB">
                <w:rPr>
                  <w:rStyle w:val="Hyperlink"/>
                  <w:color w:val="auto"/>
                  <w:sz w:val="12"/>
                  <w:szCs w:val="12"/>
                  <w:u w:val="none"/>
                  <w:vertAlign w:val="superscript"/>
                </w:rPr>
                <w:t>(4)</w:t>
              </w:r>
            </w:hyperlink>
            <w:r w:rsidR="00D45A8C" w:rsidRPr="00B620DB">
              <w:br/>
            </w:r>
            <w:hyperlink r:id="rId470" w:anchor="en001305" w:history="1">
              <w:r w:rsidR="00D45A8C" w:rsidRPr="00B620DB">
                <w:rPr>
                  <w:rStyle w:val="Hyperlink"/>
                  <w:color w:val="auto"/>
                  <w:szCs w:val="18"/>
                  <w:u w:val="none"/>
                </w:rPr>
                <w:t>A-5.4.1.</w:t>
              </w:r>
            </w:hyperlink>
            <w:r w:rsidR="00D45A8C" w:rsidRPr="00B620DB">
              <w:br/>
            </w:r>
            <w:hyperlink r:id="rId471" w:anchor="en001781" w:history="1">
              <w:r w:rsidR="00D45A8C" w:rsidRPr="00B620DB">
                <w:rPr>
                  <w:rStyle w:val="Hyperlink"/>
                  <w:color w:val="auto"/>
                  <w:szCs w:val="18"/>
                  <w:u w:val="none"/>
                </w:rPr>
                <w:t>A-2.2.8.1.(1)</w:t>
              </w:r>
            </w:hyperlink>
            <w:bookmarkStart w:id="804" w:name="et001030-4"/>
            <w:bookmarkStart w:id="805" w:name="a73749"/>
            <w:bookmarkEnd w:id="804"/>
            <w:bookmarkEnd w:id="805"/>
            <w:r w:rsidR="00D45A8C" w:rsidRPr="00B620DB">
              <w:rPr>
                <w:sz w:val="12"/>
                <w:szCs w:val="12"/>
                <w:vertAlign w:val="superscript"/>
              </w:rPr>
              <w:t>(5)</w:t>
            </w:r>
            <w:bookmarkStart w:id="806" w:name="a73753"/>
            <w:bookmarkEnd w:id="806"/>
            <w:r w:rsidR="00D45A8C" w:rsidRPr="00B620DB">
              <w:br/>
            </w:r>
            <w:ins w:id="807" w:author="Chase, Andy HOUS:EX" w:date="2023-07-20T13:32:00Z">
              <w:r w:rsidR="00D45A8C">
                <w:t>7.1.2.1.(2)</w:t>
              </w:r>
            </w:ins>
          </w:p>
          <w:p w14:paraId="060BB8AD" w14:textId="24BA6BE1" w:rsidR="00D45A8C" w:rsidRDefault="00135AFF" w:rsidP="00D45A8C">
            <w:pPr>
              <w:pStyle w:val="12TabHeadBody"/>
              <w:rPr>
                <w:ins w:id="808" w:author="Dang, Tommy HOUS:EX" w:date="2023-04-06T15:58:00Z"/>
                <w:rStyle w:val="Hyperlink"/>
                <w:color w:val="auto"/>
                <w:szCs w:val="18"/>
                <w:u w:val="none"/>
              </w:rPr>
            </w:pPr>
            <w:hyperlink r:id="rId472" w:anchor="es006876" w:history="1">
              <w:r w:rsidR="00D45A8C" w:rsidRPr="00B620DB">
                <w:rPr>
                  <w:rStyle w:val="Hyperlink"/>
                  <w:color w:val="auto"/>
                  <w:szCs w:val="18"/>
                  <w:u w:val="none"/>
                </w:rPr>
                <w:t>9.36.1.3.(1)</w:t>
              </w:r>
            </w:hyperlink>
            <w:r w:rsidR="00D45A8C" w:rsidRPr="00B620DB">
              <w:br/>
            </w:r>
            <w:r w:rsidR="00D45A8C">
              <w:fldChar w:fldCharType="begin"/>
            </w:r>
            <w:r w:rsidR="00D45A8C">
              <w:instrText>HYPERLINK "file:///E:\\_2005-201X_Codes_Guides\\HTML_DOCX\\_WORD_source\\NBC2020p1\\nbc2020.htm" \l "es006860"</w:instrText>
            </w:r>
            <w:r w:rsidR="00D45A8C">
              <w:fldChar w:fldCharType="separate"/>
            </w:r>
            <w:r w:rsidR="00D45A8C" w:rsidRPr="00B620DB">
              <w:rPr>
                <w:rStyle w:val="Hyperlink"/>
                <w:color w:val="auto"/>
                <w:szCs w:val="18"/>
                <w:u w:val="none"/>
              </w:rPr>
              <w:t>9.36.1.3.(</w:t>
            </w:r>
            <w:ins w:id="809" w:author="Dang, Tommy HOUS:EX" w:date="2023-04-06T15:54:00Z">
              <w:r w:rsidR="00D45A8C">
                <w:rPr>
                  <w:rStyle w:val="Hyperlink"/>
                  <w:color w:val="auto"/>
                  <w:szCs w:val="18"/>
                  <w:u w:val="none"/>
                </w:rPr>
                <w:t>4</w:t>
              </w:r>
            </w:ins>
            <w:r w:rsidR="00D45A8C" w:rsidRPr="00B620DB">
              <w:rPr>
                <w:rStyle w:val="Hyperlink"/>
                <w:color w:val="auto"/>
                <w:szCs w:val="18"/>
                <w:u w:val="none"/>
              </w:rPr>
              <w:t>)</w:t>
            </w:r>
            <w:r w:rsidR="00D45A8C">
              <w:rPr>
                <w:rStyle w:val="Hyperlink"/>
                <w:color w:val="auto"/>
                <w:szCs w:val="18"/>
                <w:u w:val="none"/>
              </w:rPr>
              <w:fldChar w:fldCharType="end"/>
            </w:r>
            <w:r w:rsidR="00D45A8C" w:rsidRPr="00B620DB">
              <w:br/>
            </w:r>
            <w:hyperlink r:id="rId473" w:anchor="es006201" w:history="1">
              <w:r w:rsidR="00D45A8C" w:rsidRPr="00B620DB">
                <w:rPr>
                  <w:rStyle w:val="Hyperlink"/>
                  <w:color w:val="auto"/>
                  <w:szCs w:val="18"/>
                  <w:u w:val="none"/>
                </w:rPr>
                <w:t>9.36.3.1.(2)</w:t>
              </w:r>
            </w:hyperlink>
            <w:r w:rsidR="00D45A8C" w:rsidRPr="00B620DB">
              <w:br/>
            </w:r>
            <w:hyperlink r:id="rId474" w:anchor="et001375" w:history="1">
              <w:r w:rsidR="00D45A8C" w:rsidRPr="00B620DB">
                <w:rPr>
                  <w:rStyle w:val="Hyperlink"/>
                  <w:color w:val="auto"/>
                  <w:szCs w:val="18"/>
                  <w:u w:val="none"/>
                </w:rPr>
                <w:t>Table</w:t>
              </w:r>
            </w:hyperlink>
            <w:hyperlink r:id="rId475" w:anchor="et001375" w:history="1">
              <w:r w:rsidR="00D45A8C" w:rsidRPr="00B620DB">
                <w:rPr>
                  <w:rStyle w:val="Hyperlink"/>
                  <w:color w:val="auto"/>
                  <w:u w:val="none"/>
                </w:rPr>
                <w:t> </w:t>
              </w:r>
            </w:hyperlink>
            <w:hyperlink r:id="rId476" w:anchor="et001375" w:history="1">
              <w:r w:rsidR="00D45A8C" w:rsidRPr="00B620DB">
                <w:rPr>
                  <w:rStyle w:val="Hyperlink"/>
                  <w:color w:val="auto"/>
                  <w:szCs w:val="18"/>
                  <w:u w:val="none"/>
                </w:rPr>
                <w:t>9.36.3.10.</w:t>
              </w:r>
            </w:hyperlink>
            <w:r w:rsidR="00D45A8C" w:rsidRPr="00B620DB">
              <w:br/>
            </w:r>
            <w:hyperlink r:id="rId477" w:anchor="es006972" w:history="1">
              <w:r w:rsidR="00D45A8C" w:rsidRPr="00B620DB">
                <w:rPr>
                  <w:rStyle w:val="Hyperlink"/>
                  <w:color w:val="auto"/>
                  <w:szCs w:val="18"/>
                  <w:u w:val="none"/>
                </w:rPr>
                <w:t>9.36.4.1.(2)</w:t>
              </w:r>
            </w:hyperlink>
            <w:r w:rsidR="00D45A8C" w:rsidRPr="00B620DB">
              <w:br/>
            </w:r>
            <w:hyperlink r:id="rId478" w:anchor="en001730" w:history="1">
              <w:r w:rsidR="00D45A8C" w:rsidRPr="00B620DB">
                <w:rPr>
                  <w:rStyle w:val="Hyperlink"/>
                  <w:color w:val="auto"/>
                  <w:szCs w:val="18"/>
                  <w:u w:val="none"/>
                </w:rPr>
                <w:t>A-9.36.1.3.</w:t>
              </w:r>
            </w:hyperlink>
            <w:r w:rsidR="00D45A8C" w:rsidRPr="00B620DB">
              <w:br/>
            </w:r>
            <w:hyperlink r:id="rId479" w:anchor="en001741" w:history="1">
              <w:r w:rsidR="00D45A8C" w:rsidRPr="00B620DB">
                <w:rPr>
                  <w:rStyle w:val="Hyperlink"/>
                  <w:color w:val="auto"/>
                  <w:szCs w:val="18"/>
                  <w:u w:val="none"/>
                </w:rPr>
                <w:t>A-9.36.2.4.(1)</w:t>
              </w:r>
            </w:hyperlink>
            <w:r w:rsidR="00D45A8C" w:rsidRPr="00B620DB">
              <w:br/>
            </w:r>
            <w:hyperlink r:id="rId480" w:anchor="en001802" w:history="1">
              <w:r w:rsidR="00D45A8C" w:rsidRPr="00B620DB">
                <w:rPr>
                  <w:rStyle w:val="Hyperlink"/>
                  <w:color w:val="auto"/>
                  <w:szCs w:val="18"/>
                  <w:u w:val="none"/>
                </w:rPr>
                <w:t>A-9.36.3.10.(1)</w:t>
              </w:r>
            </w:hyperlink>
            <w:r w:rsidR="00D45A8C" w:rsidRPr="00B620DB">
              <w:br/>
            </w:r>
            <w:hyperlink r:id="rId481" w:anchor="en001763" w:history="1">
              <w:r w:rsidR="00D45A8C" w:rsidRPr="00B620DB">
                <w:rPr>
                  <w:rStyle w:val="Hyperlink"/>
                  <w:color w:val="auto"/>
                  <w:szCs w:val="18"/>
                  <w:u w:val="none"/>
                </w:rPr>
                <w:t>A-9.36.4.2.(1)</w:t>
              </w:r>
            </w:hyperlink>
            <w:r w:rsidR="00D45A8C" w:rsidRPr="00B620DB">
              <w:br/>
            </w:r>
            <w:hyperlink r:id="rId482" w:anchor="en001836" w:history="1">
              <w:r w:rsidR="00D45A8C" w:rsidRPr="00B620DB">
                <w:rPr>
                  <w:rStyle w:val="Hyperlink"/>
                  <w:color w:val="auto"/>
                  <w:szCs w:val="18"/>
                  <w:u w:val="none"/>
                </w:rPr>
                <w:t>A-9.36.5.2.</w:t>
              </w:r>
            </w:hyperlink>
          </w:p>
          <w:p w14:paraId="37E2A8CA" w14:textId="7CA207E0" w:rsidR="00D45A8C" w:rsidRDefault="00D45A8C" w:rsidP="00D45A8C">
            <w:pPr>
              <w:pStyle w:val="12TabHeadBody"/>
              <w:rPr>
                <w:ins w:id="810" w:author="Dang, Tommy HOUS:EX" w:date="2023-04-06T15:58:00Z"/>
                <w:rStyle w:val="Hyperlink"/>
                <w:color w:val="auto"/>
                <w:szCs w:val="18"/>
                <w:u w:val="none"/>
              </w:rPr>
            </w:pPr>
            <w:ins w:id="811" w:author="Dang, Tommy HOUS:EX" w:date="2023-04-06T15:58:00Z">
              <w:r>
                <w:rPr>
                  <w:rStyle w:val="Hyperlink"/>
                  <w:color w:val="auto"/>
                  <w:szCs w:val="18"/>
                  <w:u w:val="none"/>
                </w:rPr>
                <w:t>10.2.2.1.(1)</w:t>
              </w:r>
            </w:ins>
          </w:p>
          <w:p w14:paraId="6F152438" w14:textId="07E15CCB" w:rsidR="00D45A8C" w:rsidRDefault="00D45A8C" w:rsidP="00D45A8C">
            <w:pPr>
              <w:pStyle w:val="12TabHeadBody"/>
              <w:rPr>
                <w:ins w:id="812" w:author="Dang, Tommy HOUS:EX" w:date="2023-04-06T15:58:00Z"/>
                <w:rStyle w:val="Hyperlink"/>
                <w:color w:val="auto"/>
                <w:szCs w:val="18"/>
                <w:u w:val="none"/>
              </w:rPr>
            </w:pPr>
            <w:ins w:id="813" w:author="Dang, Tommy HOUS:EX" w:date="2023-04-06T15:58:00Z">
              <w:r>
                <w:rPr>
                  <w:rStyle w:val="Hyperlink"/>
                  <w:color w:val="auto"/>
                  <w:szCs w:val="18"/>
                  <w:u w:val="none"/>
                </w:rPr>
                <w:t>10.2.2.2.(2)</w:t>
              </w:r>
            </w:ins>
          </w:p>
          <w:p w14:paraId="6BB1878C" w14:textId="20369342" w:rsidR="00D45A8C" w:rsidRDefault="00D45A8C" w:rsidP="00D45A8C">
            <w:pPr>
              <w:pStyle w:val="12TabHeadBody"/>
              <w:rPr>
                <w:ins w:id="814" w:author="Dang, Tommy HOUS:EX" w:date="2023-04-06T15:58:00Z"/>
                <w:rStyle w:val="Hyperlink"/>
                <w:color w:val="auto"/>
                <w:szCs w:val="18"/>
                <w:u w:val="none"/>
              </w:rPr>
            </w:pPr>
            <w:ins w:id="815" w:author="Dang, Tommy HOUS:EX" w:date="2023-04-06T15:58:00Z">
              <w:r>
                <w:rPr>
                  <w:rStyle w:val="Hyperlink"/>
                  <w:color w:val="auto"/>
                  <w:szCs w:val="18"/>
                  <w:u w:val="none"/>
                </w:rPr>
                <w:t>10.2.2.2.(3)</w:t>
              </w:r>
            </w:ins>
          </w:p>
          <w:p w14:paraId="68BC0AE3" w14:textId="33AA1810" w:rsidR="00D45A8C" w:rsidRDefault="00D45A8C" w:rsidP="00D45A8C">
            <w:pPr>
              <w:pStyle w:val="12TabHeadBody"/>
              <w:rPr>
                <w:ins w:id="816" w:author="Dang, Tommy HOUS:EX" w:date="2023-04-06T15:59:00Z"/>
                <w:rStyle w:val="Hyperlink"/>
                <w:color w:val="auto"/>
                <w:szCs w:val="18"/>
                <w:u w:val="none"/>
              </w:rPr>
            </w:pPr>
            <w:ins w:id="817" w:author="Dang, Tommy HOUS:EX" w:date="2023-04-06T15:58:00Z">
              <w:r>
                <w:rPr>
                  <w:rStyle w:val="Hyperlink"/>
                  <w:color w:val="auto"/>
                  <w:szCs w:val="18"/>
                  <w:u w:val="none"/>
                </w:rPr>
                <w:t>10.2.2.2.</w:t>
              </w:r>
            </w:ins>
            <w:ins w:id="818" w:author="Dang, Tommy HOUS:EX" w:date="2023-04-06T15:59:00Z">
              <w:r>
                <w:rPr>
                  <w:rStyle w:val="Hyperlink"/>
                  <w:color w:val="auto"/>
                  <w:szCs w:val="18"/>
                  <w:u w:val="none"/>
                </w:rPr>
                <w:t>(4)</w:t>
              </w:r>
            </w:ins>
          </w:p>
          <w:p w14:paraId="1F69ED2A" w14:textId="59BC2DD4" w:rsidR="00D45A8C" w:rsidRDefault="00D45A8C" w:rsidP="00D45A8C">
            <w:pPr>
              <w:pStyle w:val="12TabHeadBody"/>
              <w:rPr>
                <w:ins w:id="819" w:author="Dang, Tommy HOUS:EX" w:date="2023-04-06T16:00:00Z"/>
                <w:rStyle w:val="Hyperlink"/>
                <w:color w:val="auto"/>
                <w:szCs w:val="18"/>
                <w:u w:val="none"/>
              </w:rPr>
            </w:pPr>
            <w:ins w:id="820" w:author="Dang, Tommy HOUS:EX" w:date="2023-04-06T15:59:00Z">
              <w:r>
                <w:rPr>
                  <w:rStyle w:val="Hyperlink"/>
                  <w:color w:val="auto"/>
                  <w:szCs w:val="18"/>
                  <w:u w:val="none"/>
                </w:rPr>
                <w:t xml:space="preserve">Table </w:t>
              </w:r>
            </w:ins>
            <w:ins w:id="821" w:author="Dang, Tommy HOUS:EX" w:date="2023-04-06T16:00:00Z">
              <w:r>
                <w:rPr>
                  <w:rStyle w:val="Hyperlink"/>
                  <w:color w:val="auto"/>
                  <w:szCs w:val="18"/>
                  <w:u w:val="none"/>
                </w:rPr>
                <w:t>10.2.3.3.-A</w:t>
              </w:r>
            </w:ins>
          </w:p>
          <w:p w14:paraId="233713BB" w14:textId="3A3D038A" w:rsidR="00D45A8C" w:rsidRDefault="00D45A8C" w:rsidP="00D45A8C">
            <w:pPr>
              <w:pStyle w:val="12TabHeadBody"/>
              <w:rPr>
                <w:ins w:id="822" w:author="Dang, Tommy HOUS:EX" w:date="2023-04-06T16:00:00Z"/>
                <w:rStyle w:val="Hyperlink"/>
                <w:color w:val="auto"/>
                <w:szCs w:val="18"/>
                <w:u w:val="none"/>
              </w:rPr>
            </w:pPr>
            <w:ins w:id="823" w:author="Dang, Tommy HOUS:EX" w:date="2023-04-06T16:00:00Z">
              <w:r>
                <w:rPr>
                  <w:rStyle w:val="Hyperlink"/>
                  <w:color w:val="auto"/>
                  <w:szCs w:val="18"/>
                  <w:u w:val="none"/>
                </w:rPr>
                <w:lastRenderedPageBreak/>
                <w:t>Table 10.2.3.3.-B</w:t>
              </w:r>
            </w:ins>
          </w:p>
          <w:p w14:paraId="51BD8C2A" w14:textId="3AC5340E" w:rsidR="00D45A8C" w:rsidRDefault="00D45A8C" w:rsidP="00D45A8C">
            <w:pPr>
              <w:pStyle w:val="12TabHeadBody"/>
              <w:rPr>
                <w:ins w:id="824" w:author="Dang, Tommy HOUS:EX" w:date="2023-04-06T16:01:00Z"/>
                <w:rStyle w:val="Hyperlink"/>
                <w:color w:val="auto"/>
                <w:szCs w:val="18"/>
                <w:u w:val="none"/>
              </w:rPr>
            </w:pPr>
            <w:ins w:id="825" w:author="Dang, Tommy HOUS:EX" w:date="2023-04-06T16:00:00Z">
              <w:r>
                <w:rPr>
                  <w:rStyle w:val="Hyperlink"/>
                  <w:color w:val="auto"/>
                  <w:szCs w:val="18"/>
                  <w:u w:val="none"/>
                </w:rPr>
                <w:t>10.2.3.4.(1)</w:t>
              </w:r>
            </w:ins>
          </w:p>
          <w:p w14:paraId="3A6AC218" w14:textId="30DE40F6" w:rsidR="00D45A8C" w:rsidRDefault="00D45A8C" w:rsidP="00D45A8C">
            <w:pPr>
              <w:pStyle w:val="12TabHeadBody"/>
              <w:rPr>
                <w:ins w:id="826" w:author="Dang, Tommy HOUS:EX" w:date="2023-04-06T16:01:00Z"/>
                <w:rStyle w:val="Hyperlink"/>
                <w:color w:val="auto"/>
                <w:szCs w:val="18"/>
                <w:u w:val="none"/>
              </w:rPr>
            </w:pPr>
            <w:ins w:id="827" w:author="Dang, Tommy HOUS:EX" w:date="2023-04-06T16:01:00Z">
              <w:r>
                <w:rPr>
                  <w:rStyle w:val="Hyperlink"/>
                  <w:color w:val="auto"/>
                  <w:szCs w:val="18"/>
                  <w:u w:val="none"/>
                </w:rPr>
                <w:t>10.2.3.4.(4)</w:t>
              </w:r>
            </w:ins>
          </w:p>
          <w:p w14:paraId="596EF8B4" w14:textId="0C843CE2" w:rsidR="00D45A8C" w:rsidRDefault="00D45A8C" w:rsidP="00D45A8C">
            <w:pPr>
              <w:pStyle w:val="12TabHeadBody"/>
              <w:rPr>
                <w:ins w:id="828" w:author="Dang, Tommy HOUS:EX" w:date="2023-04-06T16:01:00Z"/>
                <w:rStyle w:val="Hyperlink"/>
                <w:color w:val="auto"/>
                <w:szCs w:val="18"/>
                <w:u w:val="none"/>
              </w:rPr>
            </w:pPr>
            <w:ins w:id="829" w:author="Dang, Tommy HOUS:EX" w:date="2023-04-06T16:01:00Z">
              <w:r>
                <w:rPr>
                  <w:rStyle w:val="Hyperlink"/>
                  <w:color w:val="auto"/>
                  <w:szCs w:val="18"/>
                  <w:u w:val="none"/>
                </w:rPr>
                <w:t>A-10.2.2.2.</w:t>
              </w:r>
            </w:ins>
          </w:p>
          <w:p w14:paraId="48206A17" w14:textId="14712D11" w:rsidR="00D45A8C" w:rsidRDefault="00D45A8C" w:rsidP="00D45A8C">
            <w:pPr>
              <w:pStyle w:val="12TabHeadBody"/>
              <w:rPr>
                <w:ins w:id="830" w:author="Dang, Tommy HOUS:EX" w:date="2023-04-06T16:02:00Z"/>
                <w:rStyle w:val="Hyperlink"/>
                <w:color w:val="auto"/>
                <w:szCs w:val="18"/>
                <w:u w:val="none"/>
              </w:rPr>
            </w:pPr>
            <w:ins w:id="831" w:author="Dang, Tommy HOUS:EX" w:date="2023-04-06T16:01:00Z">
              <w:r>
                <w:rPr>
                  <w:rStyle w:val="Hyperlink"/>
                  <w:color w:val="auto"/>
                  <w:szCs w:val="18"/>
                  <w:u w:val="none"/>
                </w:rPr>
                <w:t>A-10</w:t>
              </w:r>
            </w:ins>
            <w:ins w:id="832" w:author="Dang, Tommy HOUS:EX" w:date="2023-04-06T16:02:00Z">
              <w:r>
                <w:rPr>
                  <w:rStyle w:val="Hyperlink"/>
                  <w:color w:val="auto"/>
                  <w:szCs w:val="18"/>
                  <w:u w:val="none"/>
                </w:rPr>
                <w:t>.2.3.3.(2)</w:t>
              </w:r>
            </w:ins>
          </w:p>
          <w:p w14:paraId="2222DCFF" w14:textId="3BFBA08C" w:rsidR="00D45A8C" w:rsidRDefault="00D45A8C" w:rsidP="00D45A8C">
            <w:pPr>
              <w:pStyle w:val="12TabHeadBody"/>
              <w:rPr>
                <w:ins w:id="833" w:author="Dang, Tommy HOUS:EX" w:date="2023-04-06T15:57:00Z"/>
                <w:rStyle w:val="Hyperlink"/>
                <w:color w:val="auto"/>
                <w:szCs w:val="18"/>
                <w:u w:val="none"/>
              </w:rPr>
            </w:pPr>
            <w:ins w:id="834" w:author="Dang, Tommy HOUS:EX" w:date="2023-04-06T16:02:00Z">
              <w:r>
                <w:rPr>
                  <w:rStyle w:val="Hyperlink"/>
                  <w:color w:val="auto"/>
                  <w:szCs w:val="18"/>
                  <w:u w:val="none"/>
                </w:rPr>
                <w:t>A-10.2.3.4.</w:t>
              </w:r>
            </w:ins>
          </w:p>
          <w:p w14:paraId="2ABC82F8" w14:textId="10F79B41" w:rsidR="00D45A8C" w:rsidRPr="00B620DB" w:rsidRDefault="00D45A8C" w:rsidP="00D45A8C">
            <w:pPr>
              <w:pStyle w:val="12TabHeadBody"/>
            </w:pPr>
          </w:p>
        </w:tc>
      </w:tr>
      <w:tr w:rsidR="00D45A8C" w:rsidRPr="00B620DB" w14:paraId="30C598B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DDB8D41" w14:textId="77777777" w:rsidR="00D45A8C" w:rsidRPr="00B620DB" w:rsidRDefault="00D45A8C" w:rsidP="00D45A8C">
            <w:pPr>
              <w:pStyle w:val="12TabHeadBody"/>
            </w:pPr>
            <w:r w:rsidRPr="00B620DB">
              <w:rPr>
                <w:rStyle w:val="flts1"/>
              </w:rPr>
              <w:lastRenderedPageBreak/>
              <w:t>CCBFC</w:t>
            </w:r>
          </w:p>
        </w:tc>
        <w:tc>
          <w:tcPr>
            <w:tcW w:w="1253" w:type="pct"/>
            <w:tcBorders>
              <w:top w:val="outset" w:sz="6" w:space="0" w:color="auto"/>
              <w:left w:val="outset" w:sz="6" w:space="0" w:color="auto"/>
              <w:bottom w:val="outset" w:sz="6" w:space="0" w:color="auto"/>
              <w:right w:val="outset" w:sz="6" w:space="0" w:color="auto"/>
            </w:tcBorders>
            <w:hideMark/>
          </w:tcPr>
          <w:p w14:paraId="0AC6AB11" w14:textId="77777777" w:rsidR="00D45A8C" w:rsidRPr="00B620DB" w:rsidRDefault="00D45A8C" w:rsidP="00D45A8C">
            <w:pPr>
              <w:pStyle w:val="12TabHeadBody"/>
            </w:pPr>
            <w:r w:rsidRPr="00B620DB">
              <w:rPr>
                <w:rStyle w:val="flts1"/>
              </w:rPr>
              <w:t>NRCC-CONST-56529E</w:t>
            </w:r>
          </w:p>
        </w:tc>
        <w:tc>
          <w:tcPr>
            <w:tcW w:w="1641" w:type="pct"/>
            <w:tcBorders>
              <w:top w:val="outset" w:sz="6" w:space="0" w:color="auto"/>
              <w:left w:val="outset" w:sz="6" w:space="0" w:color="auto"/>
              <w:bottom w:val="outset" w:sz="6" w:space="0" w:color="auto"/>
              <w:right w:val="outset" w:sz="6" w:space="0" w:color="auto"/>
            </w:tcBorders>
            <w:hideMark/>
          </w:tcPr>
          <w:p w14:paraId="029D645A" w14:textId="77777777" w:rsidR="00D45A8C" w:rsidRPr="00B620DB" w:rsidRDefault="00D45A8C" w:rsidP="00D45A8C">
            <w:pPr>
              <w:pStyle w:val="12TabHeadBody"/>
            </w:pPr>
            <w:bookmarkStart w:id="835" w:name="nrcc-nbcug4"/>
            <w:bookmarkStart w:id="836" w:name="a73999"/>
            <w:bookmarkEnd w:id="835"/>
            <w:bookmarkEnd w:id="836"/>
            <w:r w:rsidRPr="00B620DB">
              <w:rPr>
                <w:rStyle w:val="flts1"/>
              </w:rPr>
              <w:t>Structural Commentaries (User's Guide – NBC 2020: Part 4 of Division B)</w:t>
            </w:r>
            <w:bookmarkStart w:id="837" w:name="a74003"/>
            <w:bookmarkEnd w:id="837"/>
          </w:p>
        </w:tc>
        <w:tc>
          <w:tcPr>
            <w:tcW w:w="1524" w:type="pct"/>
            <w:tcBorders>
              <w:top w:val="outset" w:sz="6" w:space="0" w:color="auto"/>
              <w:left w:val="outset" w:sz="6" w:space="0" w:color="auto"/>
              <w:bottom w:val="outset" w:sz="6" w:space="0" w:color="auto"/>
              <w:right w:val="outset" w:sz="6" w:space="0" w:color="auto"/>
            </w:tcBorders>
            <w:hideMark/>
          </w:tcPr>
          <w:p w14:paraId="6B1F7482" w14:textId="3BABCD8B" w:rsidR="00D45A8C" w:rsidRPr="00B620DB" w:rsidRDefault="00135AFF" w:rsidP="00D45A8C">
            <w:pPr>
              <w:pStyle w:val="12TabHeadBody"/>
            </w:pPr>
            <w:hyperlink r:id="rId483" w:anchor="en001217" w:history="1">
              <w:r w:rsidR="00D45A8C" w:rsidRPr="00B620DB">
                <w:rPr>
                  <w:rStyle w:val="Hyperlink"/>
                  <w:color w:val="auto"/>
                  <w:szCs w:val="18"/>
                  <w:u w:val="none"/>
                </w:rPr>
                <w:t>A-1.1.1.1.(1)</w:t>
              </w:r>
            </w:hyperlink>
            <w:hyperlink r:id="rId484" w:anchor="et001030-3" w:history="1">
              <w:r w:rsidR="00D45A8C" w:rsidRPr="00B620DB">
                <w:rPr>
                  <w:rStyle w:val="Hyperlink"/>
                  <w:color w:val="auto"/>
                  <w:sz w:val="12"/>
                  <w:szCs w:val="12"/>
                  <w:u w:val="none"/>
                  <w:vertAlign w:val="superscript"/>
                </w:rPr>
                <w:t>(4)</w:t>
              </w:r>
            </w:hyperlink>
            <w:r w:rsidR="00D45A8C" w:rsidRPr="00B620DB">
              <w:br/>
            </w:r>
            <w:hyperlink r:id="rId485" w:anchor="en000164" w:history="1">
              <w:r w:rsidR="00D45A8C" w:rsidRPr="00B620DB">
                <w:rPr>
                  <w:rStyle w:val="Hyperlink"/>
                  <w:color w:val="auto"/>
                  <w:szCs w:val="18"/>
                  <w:u w:val="none"/>
                </w:rPr>
                <w:t>A-4.1.1.3.(1)</w:t>
              </w:r>
            </w:hyperlink>
            <w:r w:rsidR="00D45A8C" w:rsidRPr="00B620DB">
              <w:br/>
            </w:r>
            <w:hyperlink r:id="rId486" w:anchor="en001123" w:history="1">
              <w:r w:rsidR="00D45A8C" w:rsidRPr="00B620DB">
                <w:rPr>
                  <w:rStyle w:val="Hyperlink"/>
                  <w:color w:val="auto"/>
                  <w:szCs w:val="18"/>
                  <w:u w:val="none"/>
                </w:rPr>
                <w:t>A-4.1.1.3.(2)</w:t>
              </w:r>
            </w:hyperlink>
            <w:r w:rsidR="00D45A8C" w:rsidRPr="00B620DB">
              <w:br/>
            </w:r>
            <w:hyperlink r:id="rId487" w:anchor="en001124" w:history="1">
              <w:r w:rsidR="00D45A8C" w:rsidRPr="00B620DB">
                <w:rPr>
                  <w:rStyle w:val="Hyperlink"/>
                  <w:color w:val="auto"/>
                  <w:szCs w:val="18"/>
                  <w:u w:val="none"/>
                </w:rPr>
                <w:t>A-4.1.2.1.</w:t>
              </w:r>
            </w:hyperlink>
            <w:r w:rsidR="00D45A8C" w:rsidRPr="00B620DB">
              <w:br/>
            </w:r>
            <w:hyperlink r:id="rId488" w:anchor="en000169" w:history="1">
              <w:r w:rsidR="00D45A8C" w:rsidRPr="00B620DB">
                <w:rPr>
                  <w:rStyle w:val="Hyperlink"/>
                  <w:color w:val="auto"/>
                  <w:szCs w:val="18"/>
                  <w:u w:val="none"/>
                </w:rPr>
                <w:t>A-4.1.2.1.(1)</w:t>
              </w:r>
            </w:hyperlink>
            <w:r w:rsidR="00D45A8C" w:rsidRPr="00B620DB">
              <w:br/>
            </w:r>
            <w:hyperlink r:id="rId489" w:anchor="en001125" w:history="1">
              <w:r w:rsidR="00D45A8C" w:rsidRPr="00B620DB">
                <w:rPr>
                  <w:rStyle w:val="Hyperlink"/>
                  <w:color w:val="auto"/>
                  <w:szCs w:val="18"/>
                  <w:u w:val="none"/>
                </w:rPr>
                <w:t>A-Table 4.1.2.1.</w:t>
              </w:r>
            </w:hyperlink>
            <w:r w:rsidR="00D45A8C" w:rsidRPr="00B620DB">
              <w:br/>
            </w:r>
            <w:hyperlink r:id="rId490" w:anchor="en000170" w:history="1">
              <w:r w:rsidR="00D45A8C" w:rsidRPr="00B620DB">
                <w:rPr>
                  <w:rStyle w:val="Hyperlink"/>
                  <w:color w:val="auto"/>
                  <w:szCs w:val="18"/>
                  <w:u w:val="none"/>
                </w:rPr>
                <w:t>A-4.1.3.</w:t>
              </w:r>
            </w:hyperlink>
            <w:r w:rsidR="00D45A8C" w:rsidRPr="00B620DB">
              <w:br/>
            </w:r>
            <w:hyperlink r:id="rId491" w:anchor="en001128" w:history="1">
              <w:r w:rsidR="00D45A8C" w:rsidRPr="00B620DB">
                <w:rPr>
                  <w:rStyle w:val="Hyperlink"/>
                  <w:color w:val="auto"/>
                  <w:szCs w:val="18"/>
                  <w:u w:val="none"/>
                </w:rPr>
                <w:t>A-4.1.3.2.(2)</w:t>
              </w:r>
            </w:hyperlink>
            <w:r w:rsidR="00D45A8C" w:rsidRPr="00B620DB">
              <w:br/>
            </w:r>
            <w:hyperlink r:id="rId492" w:anchor="en001129" w:history="1">
              <w:r w:rsidR="00D45A8C" w:rsidRPr="00B620DB">
                <w:rPr>
                  <w:rStyle w:val="Hyperlink"/>
                  <w:color w:val="auto"/>
                  <w:szCs w:val="18"/>
                  <w:u w:val="none"/>
                </w:rPr>
                <w:t>A-4.1.3.2.(4)</w:t>
              </w:r>
            </w:hyperlink>
            <w:r w:rsidR="00D45A8C" w:rsidRPr="00B620DB">
              <w:br/>
            </w:r>
            <w:hyperlink r:id="rId493" w:anchor="en001130" w:history="1">
              <w:r w:rsidR="00D45A8C" w:rsidRPr="00B620DB">
                <w:rPr>
                  <w:rStyle w:val="Hyperlink"/>
                  <w:color w:val="auto"/>
                  <w:szCs w:val="18"/>
                  <w:u w:val="none"/>
                </w:rPr>
                <w:t>A-4.1.3.2.(5)</w:t>
              </w:r>
            </w:hyperlink>
            <w:r w:rsidR="00D45A8C" w:rsidRPr="00B620DB">
              <w:br/>
            </w:r>
            <w:hyperlink r:id="rId494" w:anchor="en001133" w:history="1">
              <w:r w:rsidR="00D45A8C" w:rsidRPr="00B620DB">
                <w:rPr>
                  <w:rStyle w:val="Hyperlink"/>
                  <w:color w:val="auto"/>
                  <w:szCs w:val="18"/>
                  <w:u w:val="none"/>
                </w:rPr>
                <w:t>A-4.1.3.3.(2)</w:t>
              </w:r>
            </w:hyperlink>
            <w:r w:rsidR="00D45A8C" w:rsidRPr="00B620DB">
              <w:br/>
            </w:r>
            <w:hyperlink r:id="rId495" w:anchor="en001134" w:history="1">
              <w:r w:rsidR="00D45A8C" w:rsidRPr="00B620DB">
                <w:rPr>
                  <w:rStyle w:val="Hyperlink"/>
                  <w:color w:val="auto"/>
                  <w:szCs w:val="18"/>
                  <w:u w:val="none"/>
                </w:rPr>
                <w:t>A-4.1.3.4.(1)</w:t>
              </w:r>
            </w:hyperlink>
            <w:r w:rsidR="00D45A8C" w:rsidRPr="00B620DB">
              <w:br/>
            </w:r>
            <w:hyperlink r:id="rId496" w:anchor="en001292" w:history="1">
              <w:r w:rsidR="00D45A8C" w:rsidRPr="00B620DB">
                <w:rPr>
                  <w:rStyle w:val="Hyperlink"/>
                  <w:color w:val="auto"/>
                  <w:szCs w:val="18"/>
                  <w:u w:val="none"/>
                </w:rPr>
                <w:t>A-Table 4.1.3.4.</w:t>
              </w:r>
            </w:hyperlink>
            <w:r w:rsidR="00D45A8C" w:rsidRPr="00B620DB">
              <w:br/>
            </w:r>
            <w:hyperlink r:id="rId497" w:anchor="en001135" w:history="1">
              <w:r w:rsidR="00D45A8C" w:rsidRPr="00B620DB">
                <w:rPr>
                  <w:rStyle w:val="Hyperlink"/>
                  <w:color w:val="auto"/>
                  <w:szCs w:val="18"/>
                  <w:u w:val="none"/>
                </w:rPr>
                <w:t>A-4.1.3.5.(1)</w:t>
              </w:r>
            </w:hyperlink>
            <w:r w:rsidR="00D45A8C" w:rsidRPr="00B620DB">
              <w:br/>
            </w:r>
            <w:hyperlink r:id="rId498" w:anchor="en001136" w:history="1">
              <w:r w:rsidR="00D45A8C" w:rsidRPr="00B620DB">
                <w:rPr>
                  <w:rStyle w:val="Hyperlink"/>
                  <w:color w:val="auto"/>
                  <w:szCs w:val="18"/>
                  <w:u w:val="none"/>
                </w:rPr>
                <w:t>A-4.1.3.5.(3)</w:t>
              </w:r>
            </w:hyperlink>
            <w:r w:rsidR="00D45A8C" w:rsidRPr="00B620DB">
              <w:br/>
            </w:r>
            <w:hyperlink r:id="rId499" w:anchor="en001137" w:history="1">
              <w:r w:rsidR="00D45A8C" w:rsidRPr="00B620DB">
                <w:rPr>
                  <w:rStyle w:val="Hyperlink"/>
                  <w:color w:val="auto"/>
                  <w:szCs w:val="18"/>
                  <w:u w:val="none"/>
                </w:rPr>
                <w:t>A-4.1.3.6.(1)</w:t>
              </w:r>
            </w:hyperlink>
            <w:r w:rsidR="00D45A8C" w:rsidRPr="00B620DB">
              <w:br/>
            </w:r>
            <w:hyperlink r:id="rId500" w:anchor="en000993" w:history="1">
              <w:r w:rsidR="00D45A8C" w:rsidRPr="00B620DB">
                <w:rPr>
                  <w:rStyle w:val="Hyperlink"/>
                  <w:color w:val="auto"/>
                  <w:szCs w:val="18"/>
                  <w:u w:val="none"/>
                </w:rPr>
                <w:t>A-4.1.3.6.(2)</w:t>
              </w:r>
            </w:hyperlink>
            <w:r w:rsidR="00D45A8C" w:rsidRPr="00B620DB">
              <w:br/>
            </w:r>
            <w:hyperlink r:id="rId501" w:anchor="en000199" w:history="1">
              <w:r w:rsidR="00D45A8C" w:rsidRPr="00B620DB">
                <w:rPr>
                  <w:rStyle w:val="Hyperlink"/>
                  <w:color w:val="auto"/>
                  <w:szCs w:val="18"/>
                  <w:u w:val="none"/>
                </w:rPr>
                <w:t>A-4.1.3.6.(3)</w:t>
              </w:r>
            </w:hyperlink>
            <w:r w:rsidR="00D45A8C" w:rsidRPr="00B620DB">
              <w:br/>
            </w:r>
            <w:hyperlink r:id="rId502" w:anchor="en001138" w:history="1">
              <w:r w:rsidR="00D45A8C" w:rsidRPr="00B620DB">
                <w:rPr>
                  <w:rStyle w:val="Hyperlink"/>
                  <w:color w:val="auto"/>
                  <w:szCs w:val="18"/>
                  <w:u w:val="none"/>
                </w:rPr>
                <w:t>A-4.1.3.6.(4)</w:t>
              </w:r>
            </w:hyperlink>
            <w:r w:rsidR="00D45A8C" w:rsidRPr="00B620DB">
              <w:br/>
            </w:r>
            <w:hyperlink r:id="rId503" w:anchor="en001502" w:history="1">
              <w:r w:rsidR="00D45A8C" w:rsidRPr="00B620DB">
                <w:rPr>
                  <w:rStyle w:val="Hyperlink"/>
                  <w:color w:val="auto"/>
                  <w:szCs w:val="18"/>
                  <w:u w:val="none"/>
                </w:rPr>
                <w:t>A-4.1.5.5.</w:t>
              </w:r>
            </w:hyperlink>
            <w:r w:rsidR="00D45A8C" w:rsidRPr="00B620DB">
              <w:br/>
            </w:r>
            <w:hyperlink r:id="rId504" w:anchor="en000174" w:history="1">
              <w:r w:rsidR="00D45A8C" w:rsidRPr="00B620DB">
                <w:rPr>
                  <w:rStyle w:val="Hyperlink"/>
                  <w:color w:val="auto"/>
                  <w:szCs w:val="18"/>
                  <w:u w:val="none"/>
                </w:rPr>
                <w:t>A-4.1.5.8.</w:t>
              </w:r>
            </w:hyperlink>
            <w:r w:rsidR="00D45A8C" w:rsidRPr="00B620DB">
              <w:br/>
            </w:r>
            <w:hyperlink r:id="rId505" w:anchor="en000198" w:history="1">
              <w:r w:rsidR="00D45A8C" w:rsidRPr="00B620DB">
                <w:rPr>
                  <w:rStyle w:val="Hyperlink"/>
                  <w:color w:val="auto"/>
                  <w:szCs w:val="18"/>
                  <w:u w:val="none"/>
                </w:rPr>
                <w:t>A-4.1.5.17.</w:t>
              </w:r>
            </w:hyperlink>
            <w:r w:rsidR="00D45A8C" w:rsidRPr="00B620DB">
              <w:br/>
            </w:r>
            <w:hyperlink r:id="rId506" w:anchor="en001106" w:history="1">
              <w:r w:rsidR="00D45A8C" w:rsidRPr="00B620DB">
                <w:rPr>
                  <w:rStyle w:val="Hyperlink"/>
                  <w:color w:val="auto"/>
                  <w:szCs w:val="18"/>
                  <w:u w:val="none"/>
                </w:rPr>
                <w:t>A-4.1.6.1.(1)</w:t>
              </w:r>
            </w:hyperlink>
            <w:r w:rsidR="00D45A8C" w:rsidRPr="00B620DB">
              <w:br/>
            </w:r>
            <w:hyperlink r:id="rId507" w:anchor="en001144" w:history="1">
              <w:r w:rsidR="00D45A8C" w:rsidRPr="00B620DB">
                <w:rPr>
                  <w:rStyle w:val="Hyperlink"/>
                  <w:color w:val="auto"/>
                  <w:szCs w:val="18"/>
                  <w:u w:val="none"/>
                </w:rPr>
                <w:t>A-4.1.6.2.</w:t>
              </w:r>
            </w:hyperlink>
            <w:r w:rsidR="00D45A8C" w:rsidRPr="00B620DB">
              <w:br/>
            </w:r>
            <w:hyperlink r:id="rId508" w:anchor="en000178" w:history="1">
              <w:r w:rsidR="00D45A8C" w:rsidRPr="00B620DB">
                <w:rPr>
                  <w:rStyle w:val="Hyperlink"/>
                  <w:color w:val="auto"/>
                  <w:szCs w:val="18"/>
                  <w:u w:val="none"/>
                </w:rPr>
                <w:t>A-4.1.6.3.(2)</w:t>
              </w:r>
            </w:hyperlink>
            <w:r w:rsidR="00D45A8C" w:rsidRPr="00B620DB">
              <w:br/>
            </w:r>
            <w:hyperlink r:id="rId509" w:anchor="en000179" w:history="1">
              <w:r w:rsidR="00D45A8C" w:rsidRPr="00B620DB">
                <w:rPr>
                  <w:rStyle w:val="Hyperlink"/>
                  <w:color w:val="auto"/>
                  <w:szCs w:val="18"/>
                  <w:u w:val="none"/>
                </w:rPr>
                <w:t>A-4.1.6.4.(1)</w:t>
              </w:r>
            </w:hyperlink>
          </w:p>
        </w:tc>
      </w:tr>
      <w:tr w:rsidR="00D45A8C" w:rsidRPr="00B620DB" w14:paraId="6F18168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7F7347" w14:textId="77777777" w:rsidR="00D45A8C" w:rsidRPr="00B620DB" w:rsidRDefault="00D45A8C" w:rsidP="00D45A8C">
            <w:pPr>
              <w:pStyle w:val="12TabHeadBody"/>
            </w:pPr>
            <w:r w:rsidRPr="00B620DB">
              <w:t> </w:t>
            </w:r>
          </w:p>
        </w:tc>
        <w:tc>
          <w:tcPr>
            <w:tcW w:w="1253" w:type="pct"/>
            <w:tcBorders>
              <w:top w:val="outset" w:sz="6" w:space="0" w:color="auto"/>
              <w:left w:val="outset" w:sz="6" w:space="0" w:color="auto"/>
              <w:bottom w:val="outset" w:sz="6" w:space="0" w:color="auto"/>
              <w:right w:val="outset" w:sz="6" w:space="0" w:color="auto"/>
            </w:tcBorders>
            <w:hideMark/>
          </w:tcPr>
          <w:p w14:paraId="5F762E60" w14:textId="77777777" w:rsidR="00D45A8C" w:rsidRPr="00B620DB" w:rsidRDefault="00D45A8C" w:rsidP="00D45A8C">
            <w:pPr>
              <w:pStyle w:val="12TabHeadBody"/>
            </w:pPr>
            <w:r w:rsidRPr="00B620DB">
              <w:t> </w:t>
            </w:r>
          </w:p>
        </w:tc>
        <w:tc>
          <w:tcPr>
            <w:tcW w:w="1641" w:type="pct"/>
            <w:tcBorders>
              <w:top w:val="outset" w:sz="6" w:space="0" w:color="auto"/>
              <w:left w:val="outset" w:sz="6" w:space="0" w:color="auto"/>
              <w:bottom w:val="outset" w:sz="6" w:space="0" w:color="auto"/>
              <w:right w:val="outset" w:sz="6" w:space="0" w:color="auto"/>
            </w:tcBorders>
            <w:hideMark/>
          </w:tcPr>
          <w:p w14:paraId="53DE12EF" w14:textId="77777777" w:rsidR="00D45A8C" w:rsidRPr="00B620DB" w:rsidRDefault="00D45A8C" w:rsidP="00D45A8C">
            <w:pPr>
              <w:pStyle w:val="12TabHeadBody"/>
            </w:pPr>
            <w:r w:rsidRPr="00B620DB">
              <w:rPr>
                <w:rStyle w:val="flts1"/>
              </w:rPr>
              <w:t>Structural Commentaries (User's Guide – NBC 2020: Part 4 of Division B) (continued)</w:t>
            </w:r>
          </w:p>
        </w:tc>
        <w:tc>
          <w:tcPr>
            <w:tcW w:w="1524" w:type="pct"/>
            <w:tcBorders>
              <w:top w:val="outset" w:sz="6" w:space="0" w:color="auto"/>
              <w:left w:val="outset" w:sz="6" w:space="0" w:color="auto"/>
              <w:bottom w:val="outset" w:sz="6" w:space="0" w:color="auto"/>
              <w:right w:val="outset" w:sz="6" w:space="0" w:color="auto"/>
            </w:tcBorders>
            <w:hideMark/>
          </w:tcPr>
          <w:p w14:paraId="0989308C" w14:textId="77777777" w:rsidR="00D45A8C" w:rsidRPr="00B620DB" w:rsidRDefault="00135AFF" w:rsidP="00D45A8C">
            <w:pPr>
              <w:pStyle w:val="12TabHeadBody"/>
            </w:pPr>
            <w:hyperlink r:id="rId510" w:anchor="en001293" w:history="1">
              <w:r w:rsidR="00D45A8C" w:rsidRPr="00B620DB">
                <w:rPr>
                  <w:rStyle w:val="Hyperlink"/>
                  <w:color w:val="auto"/>
                  <w:szCs w:val="18"/>
                  <w:u w:val="none"/>
                </w:rPr>
                <w:t>A-4.1.6.16.</w:t>
              </w:r>
            </w:hyperlink>
            <w:r w:rsidR="00D45A8C" w:rsidRPr="00B620DB">
              <w:br/>
            </w:r>
            <w:hyperlink r:id="rId511" w:anchor="en001503" w:history="1">
              <w:r w:rsidR="00D45A8C" w:rsidRPr="00B620DB">
                <w:rPr>
                  <w:rStyle w:val="Hyperlink"/>
                  <w:color w:val="auto"/>
                  <w:szCs w:val="18"/>
                  <w:u w:val="none"/>
                </w:rPr>
                <w:t>A-4.1.7.2.(2)</w:t>
              </w:r>
            </w:hyperlink>
            <w:r w:rsidR="00D45A8C" w:rsidRPr="00B620DB">
              <w:br/>
            </w:r>
            <w:hyperlink r:id="rId512" w:anchor="en001147" w:history="1">
              <w:r w:rsidR="00D45A8C" w:rsidRPr="00B620DB">
                <w:rPr>
                  <w:rStyle w:val="Hyperlink"/>
                  <w:color w:val="auto"/>
                  <w:szCs w:val="18"/>
                  <w:u w:val="none"/>
                </w:rPr>
                <w:t>A-4.1.7.3.(5)(c)</w:t>
              </w:r>
            </w:hyperlink>
            <w:r w:rsidR="00D45A8C" w:rsidRPr="00B620DB">
              <w:br/>
            </w:r>
            <w:hyperlink r:id="rId513" w:anchor="en000892" w:history="1">
              <w:r w:rsidR="00D45A8C" w:rsidRPr="00B620DB">
                <w:rPr>
                  <w:rStyle w:val="Hyperlink"/>
                  <w:color w:val="auto"/>
                  <w:szCs w:val="18"/>
                  <w:u w:val="none"/>
                </w:rPr>
                <w:t>A-4.1.7.3.(10)</w:t>
              </w:r>
            </w:hyperlink>
            <w:r w:rsidR="00D45A8C" w:rsidRPr="00B620DB">
              <w:br/>
            </w:r>
            <w:hyperlink r:id="rId514" w:anchor="en000992" w:history="1">
              <w:r w:rsidR="00D45A8C" w:rsidRPr="00B620DB">
                <w:rPr>
                  <w:rStyle w:val="Hyperlink"/>
                  <w:color w:val="auto"/>
                  <w:szCs w:val="18"/>
                  <w:u w:val="none"/>
                </w:rPr>
                <w:t>A-4.1.7.7.(2)</w:t>
              </w:r>
            </w:hyperlink>
            <w:r w:rsidR="00D45A8C" w:rsidRPr="00B620DB">
              <w:br/>
            </w:r>
            <w:hyperlink r:id="rId515" w:anchor="en000184" w:history="1">
              <w:r w:rsidR="00D45A8C" w:rsidRPr="00B620DB">
                <w:rPr>
                  <w:rStyle w:val="Hyperlink"/>
                  <w:color w:val="auto"/>
                  <w:szCs w:val="18"/>
                  <w:u w:val="none"/>
                </w:rPr>
                <w:t>A-4.1.7.9.(1)</w:t>
              </w:r>
            </w:hyperlink>
            <w:r w:rsidR="00D45A8C" w:rsidRPr="00B620DB">
              <w:br/>
            </w:r>
            <w:hyperlink r:id="rId516" w:anchor="en001291" w:history="1">
              <w:r w:rsidR="00D45A8C" w:rsidRPr="00B620DB">
                <w:rPr>
                  <w:rStyle w:val="Hyperlink"/>
                  <w:color w:val="auto"/>
                  <w:szCs w:val="18"/>
                  <w:u w:val="none"/>
                </w:rPr>
                <w:t>A-4.1.7.13.</w:t>
              </w:r>
            </w:hyperlink>
            <w:r w:rsidR="00D45A8C" w:rsidRPr="00B620DB">
              <w:br/>
            </w:r>
            <w:hyperlink r:id="rId517" w:anchor="en001149" w:history="1">
              <w:r w:rsidR="00D45A8C" w:rsidRPr="00B620DB">
                <w:rPr>
                  <w:rStyle w:val="Hyperlink"/>
                  <w:color w:val="auto"/>
                  <w:szCs w:val="18"/>
                  <w:u w:val="none"/>
                </w:rPr>
                <w:t>A-4.1.8.2.(1)</w:t>
              </w:r>
            </w:hyperlink>
            <w:r w:rsidR="00D45A8C" w:rsidRPr="00B620DB">
              <w:br/>
            </w:r>
            <w:hyperlink r:id="rId518" w:anchor="en001150" w:history="1">
              <w:r w:rsidR="00D45A8C" w:rsidRPr="00B620DB">
                <w:rPr>
                  <w:rStyle w:val="Hyperlink"/>
                  <w:color w:val="auto"/>
                  <w:szCs w:val="18"/>
                  <w:u w:val="none"/>
                </w:rPr>
                <w:t>A-4.1.8.3.(4)</w:t>
              </w:r>
            </w:hyperlink>
            <w:r w:rsidR="00D45A8C" w:rsidRPr="00B620DB">
              <w:br/>
            </w:r>
            <w:hyperlink r:id="rId519" w:anchor="en001151" w:history="1">
              <w:r w:rsidR="00D45A8C" w:rsidRPr="00B620DB">
                <w:rPr>
                  <w:rStyle w:val="Hyperlink"/>
                  <w:color w:val="auto"/>
                  <w:szCs w:val="18"/>
                  <w:u w:val="none"/>
                </w:rPr>
                <w:t>A-4.1.8.3.(6)</w:t>
              </w:r>
            </w:hyperlink>
            <w:r w:rsidR="00D45A8C" w:rsidRPr="00B620DB">
              <w:br/>
            </w:r>
            <w:hyperlink r:id="rId520" w:anchor="en001152" w:history="1">
              <w:r w:rsidR="00D45A8C" w:rsidRPr="00B620DB">
                <w:rPr>
                  <w:rStyle w:val="Hyperlink"/>
                  <w:color w:val="auto"/>
                  <w:szCs w:val="18"/>
                  <w:u w:val="none"/>
                </w:rPr>
                <w:t>A-4.1.8.3.(7)(b) and (c)</w:t>
              </w:r>
            </w:hyperlink>
            <w:r w:rsidR="00D45A8C" w:rsidRPr="00B620DB">
              <w:br/>
            </w:r>
            <w:hyperlink r:id="rId521" w:anchor="en001153" w:history="1">
              <w:r w:rsidR="00D45A8C" w:rsidRPr="00B620DB">
                <w:rPr>
                  <w:rStyle w:val="Hyperlink"/>
                  <w:color w:val="auto"/>
                  <w:szCs w:val="18"/>
                  <w:u w:val="none"/>
                </w:rPr>
                <w:t>A-4.1.8.3.(8)</w:t>
              </w:r>
            </w:hyperlink>
            <w:r w:rsidR="00D45A8C" w:rsidRPr="00B620DB">
              <w:br/>
            </w:r>
            <w:hyperlink r:id="rId522" w:anchor="en000983" w:history="1">
              <w:r w:rsidR="00D45A8C" w:rsidRPr="00B620DB">
                <w:rPr>
                  <w:rStyle w:val="Hyperlink"/>
                  <w:color w:val="auto"/>
                  <w:szCs w:val="18"/>
                  <w:u w:val="none"/>
                </w:rPr>
                <w:t>A-4.1.8.4.(2) and (3)</w:t>
              </w:r>
            </w:hyperlink>
            <w:r w:rsidR="00D45A8C" w:rsidRPr="00B620DB">
              <w:br/>
            </w:r>
            <w:hyperlink r:id="rId523" w:anchor="en001154" w:history="1">
              <w:r w:rsidR="00D45A8C" w:rsidRPr="00B620DB">
                <w:rPr>
                  <w:rStyle w:val="Hyperlink"/>
                  <w:color w:val="auto"/>
                  <w:szCs w:val="18"/>
                  <w:u w:val="none"/>
                </w:rPr>
                <w:t>A-4.1.8.4.(3)</w:t>
              </w:r>
            </w:hyperlink>
            <w:r w:rsidR="00D45A8C" w:rsidRPr="00B620DB">
              <w:br/>
            </w:r>
            <w:hyperlink r:id="rId524" w:anchor="en001155" w:history="1">
              <w:r w:rsidR="00D45A8C" w:rsidRPr="00B620DB">
                <w:rPr>
                  <w:rStyle w:val="Hyperlink"/>
                  <w:color w:val="auto"/>
                  <w:szCs w:val="18"/>
                  <w:u w:val="none"/>
                </w:rPr>
                <w:t>A-Table 4.1.8.5.-A</w:t>
              </w:r>
            </w:hyperlink>
            <w:r w:rsidR="00D45A8C" w:rsidRPr="00B620DB">
              <w:br/>
            </w:r>
            <w:hyperlink r:id="rId525" w:anchor="en001157" w:history="1">
              <w:r w:rsidR="00D45A8C" w:rsidRPr="00B620DB">
                <w:rPr>
                  <w:rStyle w:val="Hyperlink"/>
                  <w:color w:val="auto"/>
                  <w:szCs w:val="18"/>
                  <w:u w:val="none"/>
                </w:rPr>
                <w:t>A-Table 4.1.8.6.</w:t>
              </w:r>
            </w:hyperlink>
            <w:r w:rsidR="00D45A8C" w:rsidRPr="00B620DB">
              <w:br/>
            </w:r>
            <w:hyperlink r:id="rId526" w:anchor="en001156" w:history="1">
              <w:r w:rsidR="00D45A8C" w:rsidRPr="00B620DB">
                <w:rPr>
                  <w:rStyle w:val="Hyperlink"/>
                  <w:color w:val="auto"/>
                  <w:szCs w:val="18"/>
                  <w:u w:val="none"/>
                </w:rPr>
                <w:t>A-4.1.8.7.(1)</w:t>
              </w:r>
            </w:hyperlink>
            <w:r w:rsidR="00D45A8C" w:rsidRPr="00B620DB">
              <w:br/>
            </w:r>
            <w:hyperlink r:id="rId527" w:anchor="en001158" w:history="1">
              <w:r w:rsidR="00D45A8C" w:rsidRPr="00B620DB">
                <w:rPr>
                  <w:rStyle w:val="Hyperlink"/>
                  <w:color w:val="auto"/>
                  <w:szCs w:val="18"/>
                  <w:u w:val="none"/>
                </w:rPr>
                <w:t>A-4.1.8.9.(4)</w:t>
              </w:r>
            </w:hyperlink>
            <w:r w:rsidR="00D45A8C" w:rsidRPr="00B620DB">
              <w:br/>
            </w:r>
            <w:hyperlink r:id="rId528" w:anchor="en001159" w:history="1">
              <w:r w:rsidR="00D45A8C" w:rsidRPr="00B620DB">
                <w:rPr>
                  <w:rStyle w:val="Hyperlink"/>
                  <w:color w:val="auto"/>
                  <w:szCs w:val="18"/>
                  <w:u w:val="none"/>
                </w:rPr>
                <w:t>A-4.1.8.9.(5)</w:t>
              </w:r>
            </w:hyperlink>
            <w:r w:rsidR="00D45A8C" w:rsidRPr="00B620DB">
              <w:br/>
            </w:r>
            <w:hyperlink r:id="rId529" w:anchor="en000899" w:history="1">
              <w:r w:rsidR="00D45A8C" w:rsidRPr="00B620DB">
                <w:rPr>
                  <w:rStyle w:val="Hyperlink"/>
                  <w:color w:val="auto"/>
                  <w:szCs w:val="18"/>
                  <w:u w:val="none"/>
                </w:rPr>
                <w:t>A-4.1.8.10.(5) and (6)</w:t>
              </w:r>
            </w:hyperlink>
            <w:r w:rsidR="00D45A8C" w:rsidRPr="00B620DB">
              <w:br/>
            </w:r>
            <w:hyperlink r:id="rId530" w:anchor="en000900" w:history="1">
              <w:r w:rsidR="00D45A8C" w:rsidRPr="00B620DB">
                <w:rPr>
                  <w:rStyle w:val="Hyperlink"/>
                  <w:color w:val="auto"/>
                  <w:szCs w:val="18"/>
                  <w:u w:val="none"/>
                </w:rPr>
                <w:t>A-4.1.8.10.(7)</w:t>
              </w:r>
            </w:hyperlink>
            <w:r w:rsidR="00D45A8C" w:rsidRPr="00B620DB">
              <w:br/>
            </w:r>
            <w:hyperlink r:id="rId531" w:anchor="en000901" w:history="1">
              <w:r w:rsidR="00D45A8C" w:rsidRPr="00B620DB">
                <w:rPr>
                  <w:rStyle w:val="Hyperlink"/>
                  <w:color w:val="auto"/>
                  <w:szCs w:val="18"/>
                  <w:u w:val="none"/>
                </w:rPr>
                <w:t>A-4.1.8.10.(9)</w:t>
              </w:r>
            </w:hyperlink>
            <w:r w:rsidR="00D45A8C" w:rsidRPr="00B620DB">
              <w:br/>
            </w:r>
            <w:hyperlink r:id="rId532" w:anchor="en000984" w:history="1">
              <w:r w:rsidR="00D45A8C" w:rsidRPr="00B620DB">
                <w:rPr>
                  <w:rStyle w:val="Hyperlink"/>
                  <w:color w:val="auto"/>
                  <w:szCs w:val="18"/>
                  <w:u w:val="none"/>
                </w:rPr>
                <w:t>A-4.1.8.10.(10)(a)</w:t>
              </w:r>
            </w:hyperlink>
            <w:r w:rsidR="00D45A8C" w:rsidRPr="00B620DB">
              <w:br/>
            </w:r>
            <w:hyperlink r:id="rId533" w:anchor="en001160" w:history="1">
              <w:r w:rsidR="00D45A8C" w:rsidRPr="00B620DB">
                <w:rPr>
                  <w:rStyle w:val="Hyperlink"/>
                  <w:color w:val="auto"/>
                  <w:szCs w:val="18"/>
                  <w:u w:val="none"/>
                </w:rPr>
                <w:t>A-4.1.8.11.(3)</w:t>
              </w:r>
            </w:hyperlink>
            <w:r w:rsidR="00D45A8C" w:rsidRPr="00B620DB">
              <w:br/>
            </w:r>
            <w:hyperlink r:id="rId534" w:anchor="en001161" w:history="1">
              <w:r w:rsidR="00D45A8C" w:rsidRPr="00B620DB">
                <w:rPr>
                  <w:rStyle w:val="Hyperlink"/>
                  <w:color w:val="auto"/>
                  <w:szCs w:val="18"/>
                  <w:u w:val="none"/>
                </w:rPr>
                <w:t>A-4.1.8.12.(1)(a)</w:t>
              </w:r>
            </w:hyperlink>
            <w:r w:rsidR="00D45A8C" w:rsidRPr="00B620DB">
              <w:br/>
            </w:r>
            <w:hyperlink r:id="rId535" w:anchor="en001162" w:history="1">
              <w:r w:rsidR="00D45A8C" w:rsidRPr="00B620DB">
                <w:rPr>
                  <w:rStyle w:val="Hyperlink"/>
                  <w:color w:val="auto"/>
                  <w:szCs w:val="18"/>
                  <w:u w:val="none"/>
                </w:rPr>
                <w:t>A-4.1.8.12.(1)(b)</w:t>
              </w:r>
            </w:hyperlink>
            <w:r w:rsidR="00D45A8C" w:rsidRPr="00B620DB">
              <w:br/>
            </w:r>
            <w:hyperlink r:id="rId536" w:anchor="en001163" w:history="1">
              <w:r w:rsidR="00D45A8C" w:rsidRPr="00B620DB">
                <w:rPr>
                  <w:rStyle w:val="Hyperlink"/>
                  <w:color w:val="auto"/>
                  <w:szCs w:val="18"/>
                  <w:u w:val="none"/>
                </w:rPr>
                <w:t>A-4.1.8.12.(3)</w:t>
              </w:r>
            </w:hyperlink>
            <w:r w:rsidR="00D45A8C" w:rsidRPr="00B620DB">
              <w:br/>
            </w:r>
            <w:hyperlink r:id="rId537" w:anchor="en001164" w:history="1">
              <w:r w:rsidR="00D45A8C" w:rsidRPr="00B620DB">
                <w:rPr>
                  <w:rStyle w:val="Hyperlink"/>
                  <w:color w:val="auto"/>
                  <w:szCs w:val="18"/>
                  <w:u w:val="none"/>
                </w:rPr>
                <w:t>A-4.1.8.12.(4)(a)</w:t>
              </w:r>
            </w:hyperlink>
            <w:r w:rsidR="00D45A8C" w:rsidRPr="00B620DB">
              <w:br/>
            </w:r>
            <w:hyperlink r:id="rId538" w:anchor="en001165" w:history="1">
              <w:r w:rsidR="00D45A8C" w:rsidRPr="00B620DB">
                <w:rPr>
                  <w:rStyle w:val="Hyperlink"/>
                  <w:color w:val="auto"/>
                  <w:szCs w:val="18"/>
                  <w:u w:val="none"/>
                </w:rPr>
                <w:t>A-4.1.8.13.(4)</w:t>
              </w:r>
            </w:hyperlink>
            <w:r w:rsidR="00D45A8C" w:rsidRPr="00B620DB">
              <w:br/>
            </w:r>
            <w:hyperlink r:id="rId539" w:anchor="en001166" w:history="1">
              <w:r w:rsidR="00D45A8C" w:rsidRPr="00B620DB">
                <w:rPr>
                  <w:rStyle w:val="Hyperlink"/>
                  <w:color w:val="auto"/>
                  <w:szCs w:val="18"/>
                  <w:u w:val="none"/>
                </w:rPr>
                <w:t>A-4.1.8.15.(1)</w:t>
              </w:r>
            </w:hyperlink>
            <w:r w:rsidR="00D45A8C" w:rsidRPr="00B620DB">
              <w:br/>
            </w:r>
            <w:hyperlink r:id="rId540" w:anchor="en001561" w:history="1">
              <w:r w:rsidR="00D45A8C" w:rsidRPr="00B620DB">
                <w:rPr>
                  <w:rStyle w:val="Hyperlink"/>
                  <w:color w:val="auto"/>
                  <w:szCs w:val="18"/>
                  <w:u w:val="none"/>
                </w:rPr>
                <w:t>A-4.1.8.15.(3)</w:t>
              </w:r>
            </w:hyperlink>
            <w:r w:rsidR="00D45A8C" w:rsidRPr="00B620DB">
              <w:br/>
            </w:r>
            <w:hyperlink r:id="rId541" w:anchor="en000902" w:history="1">
              <w:r w:rsidR="00D45A8C" w:rsidRPr="00B620DB">
                <w:rPr>
                  <w:rStyle w:val="Hyperlink"/>
                  <w:color w:val="auto"/>
                  <w:szCs w:val="18"/>
                  <w:u w:val="none"/>
                </w:rPr>
                <w:t>A-4.1.8.15.(4)</w:t>
              </w:r>
            </w:hyperlink>
            <w:r w:rsidR="00D45A8C" w:rsidRPr="00B620DB">
              <w:br/>
            </w:r>
            <w:hyperlink r:id="rId542" w:anchor="en001167" w:history="1">
              <w:r w:rsidR="00D45A8C" w:rsidRPr="00B620DB">
                <w:rPr>
                  <w:rStyle w:val="Hyperlink"/>
                  <w:color w:val="auto"/>
                  <w:szCs w:val="18"/>
                  <w:u w:val="none"/>
                </w:rPr>
                <w:t>A-4.1.8.15.(5)</w:t>
              </w:r>
            </w:hyperlink>
            <w:r w:rsidR="00D45A8C" w:rsidRPr="00B620DB">
              <w:br/>
            </w:r>
            <w:hyperlink r:id="rId543" w:anchor="en001168" w:history="1">
              <w:r w:rsidR="00D45A8C" w:rsidRPr="00B620DB">
                <w:rPr>
                  <w:rStyle w:val="Hyperlink"/>
                  <w:color w:val="auto"/>
                  <w:szCs w:val="18"/>
                  <w:u w:val="none"/>
                </w:rPr>
                <w:t>A-4.1.8.15.(6)</w:t>
              </w:r>
            </w:hyperlink>
            <w:r w:rsidR="00D45A8C" w:rsidRPr="00B620DB">
              <w:br/>
            </w:r>
            <w:hyperlink r:id="rId544" w:anchor="en001169" w:history="1">
              <w:r w:rsidR="00D45A8C" w:rsidRPr="00B620DB">
                <w:rPr>
                  <w:rStyle w:val="Hyperlink"/>
                  <w:color w:val="auto"/>
                  <w:szCs w:val="18"/>
                  <w:u w:val="none"/>
                </w:rPr>
                <w:t>A-4.1.8.15.(7)</w:t>
              </w:r>
            </w:hyperlink>
            <w:r w:rsidR="00D45A8C" w:rsidRPr="00B620DB">
              <w:br/>
            </w:r>
            <w:hyperlink r:id="rId545" w:anchor="en001170" w:history="1">
              <w:r w:rsidR="00D45A8C" w:rsidRPr="00B620DB">
                <w:rPr>
                  <w:rStyle w:val="Hyperlink"/>
                  <w:color w:val="auto"/>
                  <w:szCs w:val="18"/>
                  <w:u w:val="none"/>
                </w:rPr>
                <w:t>A-4.1.8.15.(8)</w:t>
              </w:r>
            </w:hyperlink>
            <w:r w:rsidR="00D45A8C" w:rsidRPr="00B620DB">
              <w:br/>
            </w:r>
            <w:hyperlink r:id="rId546" w:anchor="en000903" w:history="1">
              <w:r w:rsidR="00D45A8C" w:rsidRPr="00B620DB">
                <w:rPr>
                  <w:rStyle w:val="Hyperlink"/>
                  <w:color w:val="auto"/>
                  <w:szCs w:val="18"/>
                  <w:u w:val="none"/>
                </w:rPr>
                <w:t>A-4.1.8.16.(1)</w:t>
              </w:r>
            </w:hyperlink>
            <w:r w:rsidR="00D45A8C" w:rsidRPr="00B620DB">
              <w:br/>
            </w:r>
            <w:hyperlink r:id="rId547" w:anchor="en000905" w:history="1">
              <w:r w:rsidR="00D45A8C" w:rsidRPr="00B620DB">
                <w:rPr>
                  <w:rStyle w:val="Hyperlink"/>
                  <w:color w:val="auto"/>
                  <w:szCs w:val="18"/>
                  <w:u w:val="none"/>
                </w:rPr>
                <w:t>A-4.1.8.16.(4)</w:t>
              </w:r>
            </w:hyperlink>
            <w:r w:rsidR="00D45A8C" w:rsidRPr="00B620DB">
              <w:br/>
            </w:r>
            <w:hyperlink r:id="rId548" w:anchor="en001172" w:history="1">
              <w:r w:rsidR="00D45A8C" w:rsidRPr="00B620DB">
                <w:rPr>
                  <w:rStyle w:val="Hyperlink"/>
                  <w:color w:val="auto"/>
                  <w:szCs w:val="18"/>
                  <w:u w:val="none"/>
                </w:rPr>
                <w:t>A-4.1.8.16.(6)(a)</w:t>
              </w:r>
            </w:hyperlink>
            <w:r w:rsidR="00D45A8C" w:rsidRPr="00B620DB">
              <w:br/>
            </w:r>
            <w:hyperlink r:id="rId549" w:anchor="en000196" w:history="1">
              <w:r w:rsidR="00D45A8C" w:rsidRPr="00B620DB">
                <w:rPr>
                  <w:rStyle w:val="Hyperlink"/>
                  <w:color w:val="auto"/>
                  <w:szCs w:val="18"/>
                  <w:u w:val="none"/>
                </w:rPr>
                <w:t>A-4.1.8.16.(7)</w:t>
              </w:r>
            </w:hyperlink>
            <w:r w:rsidR="00D45A8C" w:rsidRPr="00B620DB">
              <w:br/>
            </w:r>
            <w:hyperlink r:id="rId550" w:anchor="en001173" w:history="1">
              <w:r w:rsidR="00D45A8C" w:rsidRPr="00B620DB">
                <w:rPr>
                  <w:rStyle w:val="Hyperlink"/>
                  <w:color w:val="auto"/>
                  <w:szCs w:val="18"/>
                  <w:u w:val="none"/>
                </w:rPr>
                <w:t>A-4.1.8.16.(8)(a)</w:t>
              </w:r>
            </w:hyperlink>
            <w:r w:rsidR="00D45A8C" w:rsidRPr="00B620DB">
              <w:br/>
            </w:r>
            <w:hyperlink r:id="rId551" w:anchor="en001174" w:history="1">
              <w:r w:rsidR="00D45A8C" w:rsidRPr="00B620DB">
                <w:rPr>
                  <w:rStyle w:val="Hyperlink"/>
                  <w:color w:val="auto"/>
                  <w:szCs w:val="18"/>
                  <w:u w:val="none"/>
                </w:rPr>
                <w:t>A-4.1.8.16.(10)</w:t>
              </w:r>
            </w:hyperlink>
            <w:r w:rsidR="00D45A8C" w:rsidRPr="00B620DB">
              <w:br/>
            </w:r>
            <w:hyperlink r:id="rId552" w:anchor="en001565" w:history="1">
              <w:r w:rsidR="00D45A8C" w:rsidRPr="00B620DB">
                <w:rPr>
                  <w:rStyle w:val="Hyperlink"/>
                  <w:color w:val="auto"/>
                  <w:szCs w:val="18"/>
                  <w:u w:val="none"/>
                </w:rPr>
                <w:t>A-4.1.8.17.(1)</w:t>
              </w:r>
            </w:hyperlink>
            <w:r w:rsidR="00D45A8C" w:rsidRPr="00B620DB">
              <w:br/>
            </w:r>
            <w:hyperlink r:id="rId553" w:anchor="en001504" w:history="1">
              <w:r w:rsidR="00D45A8C" w:rsidRPr="00B620DB">
                <w:rPr>
                  <w:rStyle w:val="Hyperlink"/>
                  <w:color w:val="auto"/>
                  <w:szCs w:val="18"/>
                  <w:u w:val="none"/>
                </w:rPr>
                <w:t>A-4.1.8.18.</w:t>
              </w:r>
            </w:hyperlink>
            <w:r w:rsidR="00D45A8C" w:rsidRPr="00B620DB">
              <w:br/>
            </w:r>
            <w:hyperlink r:id="rId554" w:anchor="en000985" w:history="1">
              <w:r w:rsidR="00D45A8C" w:rsidRPr="00B620DB">
                <w:rPr>
                  <w:rStyle w:val="Hyperlink"/>
                  <w:color w:val="auto"/>
                  <w:szCs w:val="18"/>
                  <w:u w:val="none"/>
                </w:rPr>
                <w:t>A-4.1.8.18.(7)(e)</w:t>
              </w:r>
            </w:hyperlink>
            <w:r w:rsidR="00D45A8C" w:rsidRPr="00B620DB">
              <w:br/>
            </w:r>
            <w:hyperlink r:id="rId555" w:anchor="en000907" w:history="1">
              <w:r w:rsidR="00D45A8C" w:rsidRPr="00B620DB">
                <w:rPr>
                  <w:rStyle w:val="Hyperlink"/>
                  <w:color w:val="auto"/>
                  <w:szCs w:val="18"/>
                  <w:u w:val="none"/>
                </w:rPr>
                <w:t>A-4.1.8.18.(13) and 4.4.3.1.(1)</w:t>
              </w:r>
            </w:hyperlink>
            <w:r w:rsidR="00D45A8C" w:rsidRPr="00B620DB">
              <w:br/>
            </w:r>
            <w:hyperlink r:id="rId556" w:anchor="en000908" w:history="1">
              <w:r w:rsidR="00D45A8C" w:rsidRPr="00B620DB">
                <w:rPr>
                  <w:rStyle w:val="Hyperlink"/>
                  <w:color w:val="auto"/>
                  <w:szCs w:val="18"/>
                  <w:u w:val="none"/>
                </w:rPr>
                <w:t>A-4.1.8.18.(14) and (15)</w:t>
              </w:r>
            </w:hyperlink>
            <w:r w:rsidR="00D45A8C" w:rsidRPr="00B620DB">
              <w:br/>
            </w:r>
            <w:hyperlink r:id="rId557" w:anchor="en000994" w:history="1">
              <w:r w:rsidR="00D45A8C" w:rsidRPr="00B620DB">
                <w:rPr>
                  <w:rStyle w:val="Hyperlink"/>
                  <w:color w:val="auto"/>
                  <w:szCs w:val="18"/>
                  <w:u w:val="none"/>
                </w:rPr>
                <w:t>A-4.1.8.18.(16)</w:t>
              </w:r>
            </w:hyperlink>
            <w:r w:rsidR="00D45A8C" w:rsidRPr="00B620DB">
              <w:br/>
            </w:r>
            <w:hyperlink r:id="rId558" w:anchor="en000910" w:history="1">
              <w:r w:rsidR="00D45A8C" w:rsidRPr="00B620DB">
                <w:rPr>
                  <w:rStyle w:val="Hyperlink"/>
                  <w:color w:val="auto"/>
                  <w:szCs w:val="18"/>
                  <w:u w:val="none"/>
                </w:rPr>
                <w:t>A-4.1.8.19.(3)(a)</w:t>
              </w:r>
            </w:hyperlink>
            <w:r w:rsidR="00D45A8C" w:rsidRPr="00B620DB">
              <w:br/>
            </w:r>
            <w:hyperlink r:id="rId559" w:anchor="en000911" w:history="1">
              <w:r w:rsidR="00D45A8C" w:rsidRPr="00B620DB">
                <w:rPr>
                  <w:rStyle w:val="Hyperlink"/>
                  <w:color w:val="auto"/>
                  <w:szCs w:val="18"/>
                  <w:u w:val="none"/>
                </w:rPr>
                <w:t>A-4.1.8.19.(4) and 4.1.8.21.(5)</w:t>
              </w:r>
            </w:hyperlink>
            <w:r w:rsidR="00D45A8C" w:rsidRPr="00B620DB">
              <w:br/>
            </w:r>
            <w:hyperlink r:id="rId560" w:anchor="en000913" w:history="1">
              <w:r w:rsidR="00D45A8C" w:rsidRPr="00B620DB">
                <w:rPr>
                  <w:rStyle w:val="Hyperlink"/>
                  <w:color w:val="auto"/>
                  <w:szCs w:val="18"/>
                  <w:u w:val="none"/>
                </w:rPr>
                <w:t>A-4.1.8.21.(4)(a)</w:t>
              </w:r>
            </w:hyperlink>
            <w:r w:rsidR="00D45A8C" w:rsidRPr="00B620DB">
              <w:br/>
            </w:r>
            <w:hyperlink r:id="rId561" w:anchor="en001176" w:history="1">
              <w:r w:rsidR="00D45A8C" w:rsidRPr="00B620DB">
                <w:rPr>
                  <w:rStyle w:val="Hyperlink"/>
                  <w:color w:val="auto"/>
                  <w:szCs w:val="18"/>
                  <w:u w:val="none"/>
                </w:rPr>
                <w:t>A-4.2.4.1.(3)</w:t>
              </w:r>
            </w:hyperlink>
            <w:r w:rsidR="00D45A8C" w:rsidRPr="00B620DB">
              <w:br/>
            </w:r>
            <w:hyperlink r:id="rId562" w:anchor="en000204" w:history="1">
              <w:r w:rsidR="00D45A8C" w:rsidRPr="00B620DB">
                <w:rPr>
                  <w:rStyle w:val="Hyperlink"/>
                  <w:color w:val="auto"/>
                  <w:szCs w:val="18"/>
                  <w:u w:val="none"/>
                </w:rPr>
                <w:t>A-4.2.4.1.(5)</w:t>
              </w:r>
            </w:hyperlink>
            <w:r w:rsidR="00D45A8C" w:rsidRPr="00B620DB">
              <w:br/>
            </w:r>
            <w:hyperlink r:id="rId563" w:anchor="en000206" w:history="1">
              <w:r w:rsidR="00D45A8C" w:rsidRPr="00B620DB">
                <w:rPr>
                  <w:rStyle w:val="Hyperlink"/>
                  <w:color w:val="auto"/>
                  <w:szCs w:val="18"/>
                  <w:u w:val="none"/>
                </w:rPr>
                <w:t>A-4.2.5.1.(1)</w:t>
              </w:r>
            </w:hyperlink>
            <w:r w:rsidR="00D45A8C" w:rsidRPr="00B620DB">
              <w:br/>
            </w:r>
            <w:hyperlink r:id="rId564" w:anchor="en000207" w:history="1">
              <w:r w:rsidR="00D45A8C" w:rsidRPr="00B620DB">
                <w:rPr>
                  <w:rStyle w:val="Hyperlink"/>
                  <w:color w:val="auto"/>
                  <w:szCs w:val="18"/>
                  <w:u w:val="none"/>
                </w:rPr>
                <w:t>A-4.2.6.1.(1)</w:t>
              </w:r>
            </w:hyperlink>
            <w:r w:rsidR="00D45A8C" w:rsidRPr="00B620DB">
              <w:br/>
            </w:r>
            <w:hyperlink r:id="rId565" w:anchor="en000209" w:history="1">
              <w:r w:rsidR="00D45A8C" w:rsidRPr="00B620DB">
                <w:rPr>
                  <w:rStyle w:val="Hyperlink"/>
                  <w:color w:val="auto"/>
                  <w:szCs w:val="18"/>
                  <w:u w:val="none"/>
                </w:rPr>
                <w:t>A-4.2.7.2.(1)</w:t>
              </w:r>
            </w:hyperlink>
            <w:r w:rsidR="00D45A8C" w:rsidRPr="00B620DB">
              <w:br/>
            </w:r>
            <w:hyperlink r:id="rId566" w:anchor="en000915" w:history="1">
              <w:r w:rsidR="00D45A8C" w:rsidRPr="00B620DB">
                <w:rPr>
                  <w:rStyle w:val="Hyperlink"/>
                  <w:color w:val="auto"/>
                  <w:szCs w:val="18"/>
                  <w:u w:val="none"/>
                </w:rPr>
                <w:t>A-4.3.6.1.(1)</w:t>
              </w:r>
            </w:hyperlink>
            <w:r w:rsidR="00D45A8C" w:rsidRPr="00B620DB">
              <w:br/>
            </w:r>
            <w:hyperlink r:id="rId567" w:anchor="en000916" w:history="1">
              <w:r w:rsidR="00D45A8C" w:rsidRPr="00B620DB">
                <w:rPr>
                  <w:rStyle w:val="Hyperlink"/>
                  <w:color w:val="auto"/>
                  <w:szCs w:val="18"/>
                  <w:u w:val="none"/>
                </w:rPr>
                <w:t>A-4.4.2.1.(1)</w:t>
              </w:r>
            </w:hyperlink>
            <w:r w:rsidR="00D45A8C" w:rsidRPr="00B620DB">
              <w:br/>
            </w:r>
            <w:hyperlink r:id="rId568" w:anchor="en001181" w:history="1">
              <w:r w:rsidR="00D45A8C" w:rsidRPr="00B620DB">
                <w:rPr>
                  <w:rStyle w:val="Hyperlink"/>
                  <w:color w:val="auto"/>
                  <w:szCs w:val="18"/>
                  <w:u w:val="none"/>
                </w:rPr>
                <w:t>A-5.1.4.2.</w:t>
              </w:r>
            </w:hyperlink>
            <w:r w:rsidR="00D45A8C" w:rsidRPr="00B620DB">
              <w:br/>
            </w:r>
            <w:hyperlink r:id="rId569" w:anchor="en000918" w:history="1">
              <w:r w:rsidR="00D45A8C" w:rsidRPr="00B620DB">
                <w:rPr>
                  <w:rStyle w:val="Hyperlink"/>
                  <w:color w:val="auto"/>
                  <w:szCs w:val="18"/>
                  <w:u w:val="none"/>
                </w:rPr>
                <w:t>A-5.2.2.2.(4)</w:t>
              </w:r>
            </w:hyperlink>
            <w:r w:rsidR="00D45A8C" w:rsidRPr="00B620DB">
              <w:br/>
            </w:r>
            <w:hyperlink r:id="rId570" w:anchor="et000076" w:history="1">
              <w:r w:rsidR="00D45A8C" w:rsidRPr="00B620DB">
                <w:rPr>
                  <w:rStyle w:val="Hyperlink"/>
                  <w:color w:val="auto"/>
                  <w:szCs w:val="18"/>
                  <w:u w:val="none"/>
                </w:rPr>
                <w:t>Table</w:t>
              </w:r>
            </w:hyperlink>
            <w:hyperlink r:id="rId571" w:anchor="et000076" w:history="1">
              <w:r w:rsidR="00D45A8C" w:rsidRPr="00B620DB">
                <w:rPr>
                  <w:rStyle w:val="Hyperlink"/>
                  <w:color w:val="auto"/>
                  <w:u w:val="none"/>
                </w:rPr>
                <w:t> </w:t>
              </w:r>
            </w:hyperlink>
            <w:hyperlink r:id="rId572" w:anchor="et000076" w:history="1">
              <w:r w:rsidR="00D45A8C" w:rsidRPr="00B620DB">
                <w:rPr>
                  <w:rStyle w:val="Hyperlink"/>
                  <w:color w:val="auto"/>
                  <w:szCs w:val="18"/>
                  <w:u w:val="none"/>
                </w:rPr>
                <w:t>C-3</w:t>
              </w:r>
            </w:hyperlink>
          </w:p>
        </w:tc>
      </w:tr>
      <w:tr w:rsidR="00D45A8C" w:rsidRPr="00B620DB" w14:paraId="7E78A4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A25A85E" w14:textId="77777777" w:rsidR="00D45A8C" w:rsidRPr="00B620DB" w:rsidRDefault="00D45A8C" w:rsidP="00D45A8C">
            <w:pPr>
              <w:pStyle w:val="12TabHeadBody"/>
            </w:pPr>
            <w:r w:rsidRPr="00B620DB">
              <w:rPr>
                <w:rStyle w:val="flts1"/>
              </w:rPr>
              <w:lastRenderedPageBreak/>
              <w:t>CGSB</w:t>
            </w:r>
          </w:p>
        </w:tc>
        <w:tc>
          <w:tcPr>
            <w:tcW w:w="1253" w:type="pct"/>
            <w:tcBorders>
              <w:top w:val="outset" w:sz="6" w:space="0" w:color="auto"/>
              <w:left w:val="outset" w:sz="6" w:space="0" w:color="auto"/>
              <w:bottom w:val="outset" w:sz="6" w:space="0" w:color="auto"/>
              <w:right w:val="outset" w:sz="6" w:space="0" w:color="auto"/>
            </w:tcBorders>
            <w:hideMark/>
          </w:tcPr>
          <w:p w14:paraId="61B8D7EB" w14:textId="77777777" w:rsidR="00D45A8C" w:rsidRPr="00B620DB" w:rsidRDefault="00D45A8C" w:rsidP="00D45A8C">
            <w:pPr>
              <w:pStyle w:val="12TabHeadBody"/>
            </w:pPr>
            <w:r w:rsidRPr="00B620DB">
              <w:rPr>
                <w:rStyle w:val="flts1"/>
              </w:rPr>
              <w:t>CAN/CGSB-1.501-M89</w:t>
            </w:r>
          </w:p>
        </w:tc>
        <w:tc>
          <w:tcPr>
            <w:tcW w:w="1641" w:type="pct"/>
            <w:tcBorders>
              <w:top w:val="outset" w:sz="6" w:space="0" w:color="auto"/>
              <w:left w:val="outset" w:sz="6" w:space="0" w:color="auto"/>
              <w:bottom w:val="outset" w:sz="6" w:space="0" w:color="auto"/>
              <w:right w:val="outset" w:sz="6" w:space="0" w:color="auto"/>
            </w:tcBorders>
            <w:hideMark/>
          </w:tcPr>
          <w:p w14:paraId="0B402DF0" w14:textId="77777777" w:rsidR="00D45A8C" w:rsidRPr="00B620DB" w:rsidRDefault="00D45A8C" w:rsidP="00D45A8C">
            <w:pPr>
              <w:pStyle w:val="12TabHeadBody"/>
            </w:pPr>
            <w:bookmarkStart w:id="838" w:name="cgsb-1.501"/>
            <w:bookmarkStart w:id="839" w:name="a75041"/>
            <w:bookmarkEnd w:id="838"/>
            <w:bookmarkEnd w:id="839"/>
            <w:r w:rsidRPr="00B620DB">
              <w:rPr>
                <w:rStyle w:val="flts1"/>
              </w:rPr>
              <w:t>Method for Permeance of Coated Wallboard</w:t>
            </w:r>
            <w:bookmarkStart w:id="840" w:name="a75043"/>
            <w:bookmarkEnd w:id="840"/>
          </w:p>
        </w:tc>
        <w:tc>
          <w:tcPr>
            <w:tcW w:w="1524" w:type="pct"/>
            <w:tcBorders>
              <w:top w:val="outset" w:sz="6" w:space="0" w:color="auto"/>
              <w:left w:val="outset" w:sz="6" w:space="0" w:color="auto"/>
              <w:bottom w:val="outset" w:sz="6" w:space="0" w:color="auto"/>
              <w:right w:val="outset" w:sz="6" w:space="0" w:color="auto"/>
            </w:tcBorders>
            <w:hideMark/>
          </w:tcPr>
          <w:p w14:paraId="382F0251" w14:textId="77777777" w:rsidR="00D45A8C" w:rsidRPr="00B620DB" w:rsidRDefault="00135AFF" w:rsidP="00D45A8C">
            <w:pPr>
              <w:pStyle w:val="12TabHeadBody"/>
            </w:pPr>
            <w:hyperlink r:id="rId573" w:anchor="es001629" w:history="1">
              <w:r w:rsidR="00D45A8C" w:rsidRPr="00B620DB">
                <w:rPr>
                  <w:rStyle w:val="Hyperlink"/>
                  <w:color w:val="auto"/>
                  <w:szCs w:val="18"/>
                  <w:u w:val="none"/>
                </w:rPr>
                <w:t>5.5.1.2.(2)</w:t>
              </w:r>
            </w:hyperlink>
            <w:r w:rsidR="00D45A8C" w:rsidRPr="00B620DB">
              <w:br/>
            </w:r>
            <w:hyperlink r:id="rId574" w:anchor="es003115" w:history="1">
              <w:r w:rsidR="00D45A8C" w:rsidRPr="00B620DB">
                <w:rPr>
                  <w:rStyle w:val="Hyperlink"/>
                  <w:color w:val="auto"/>
                  <w:szCs w:val="18"/>
                  <w:u w:val="none"/>
                </w:rPr>
                <w:t>9.25.4.2.(7)</w:t>
              </w:r>
            </w:hyperlink>
          </w:p>
        </w:tc>
      </w:tr>
      <w:tr w:rsidR="00D45A8C" w:rsidRPr="00B620DB" w14:paraId="04D69B0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557D51"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6BB57A58" w14:textId="77777777" w:rsidR="00D45A8C" w:rsidRPr="00B620DB" w:rsidRDefault="00D45A8C" w:rsidP="00D45A8C">
            <w:pPr>
              <w:pStyle w:val="12TabHeadBody"/>
            </w:pPr>
            <w:r w:rsidRPr="00B620DB">
              <w:rPr>
                <w:rStyle w:val="flts1"/>
              </w:rPr>
              <w:t>CAN/CGSB-7.2-94</w:t>
            </w:r>
          </w:p>
        </w:tc>
        <w:tc>
          <w:tcPr>
            <w:tcW w:w="1641" w:type="pct"/>
            <w:tcBorders>
              <w:top w:val="outset" w:sz="6" w:space="0" w:color="auto"/>
              <w:left w:val="outset" w:sz="6" w:space="0" w:color="auto"/>
              <w:bottom w:val="outset" w:sz="6" w:space="0" w:color="auto"/>
              <w:right w:val="outset" w:sz="6" w:space="0" w:color="auto"/>
            </w:tcBorders>
            <w:hideMark/>
          </w:tcPr>
          <w:p w14:paraId="2C236DCB" w14:textId="77777777" w:rsidR="00D45A8C" w:rsidRPr="00B620DB" w:rsidRDefault="00D45A8C" w:rsidP="00D45A8C">
            <w:pPr>
              <w:pStyle w:val="12TabHeadBody"/>
            </w:pPr>
            <w:bookmarkStart w:id="841" w:name="cgsb-7.2"/>
            <w:bookmarkStart w:id="842" w:name="a75270"/>
            <w:bookmarkEnd w:id="841"/>
            <w:bookmarkEnd w:id="842"/>
            <w:r w:rsidRPr="00B620DB">
              <w:rPr>
                <w:rStyle w:val="flts1"/>
              </w:rPr>
              <w:t>Adjustable Steel Columns</w:t>
            </w:r>
            <w:bookmarkStart w:id="843" w:name="a75272"/>
            <w:bookmarkEnd w:id="843"/>
          </w:p>
        </w:tc>
        <w:tc>
          <w:tcPr>
            <w:tcW w:w="1524" w:type="pct"/>
            <w:tcBorders>
              <w:top w:val="outset" w:sz="6" w:space="0" w:color="auto"/>
              <w:left w:val="outset" w:sz="6" w:space="0" w:color="auto"/>
              <w:bottom w:val="outset" w:sz="6" w:space="0" w:color="auto"/>
              <w:right w:val="outset" w:sz="6" w:space="0" w:color="auto"/>
            </w:tcBorders>
            <w:hideMark/>
          </w:tcPr>
          <w:p w14:paraId="6637C6E8" w14:textId="77777777" w:rsidR="00D45A8C" w:rsidRPr="00B620DB" w:rsidRDefault="00135AFF" w:rsidP="00D45A8C">
            <w:pPr>
              <w:pStyle w:val="12TabHeadBody"/>
            </w:pPr>
            <w:hyperlink r:id="rId575" w:anchor="es008366" w:history="1">
              <w:r w:rsidR="00D45A8C" w:rsidRPr="00B620DB">
                <w:rPr>
                  <w:rStyle w:val="Hyperlink"/>
                  <w:color w:val="auto"/>
                  <w:szCs w:val="18"/>
                  <w:u w:val="none"/>
                </w:rPr>
                <w:t>9.17.3.4.(1)</w:t>
              </w:r>
            </w:hyperlink>
            <w:r w:rsidR="00D45A8C" w:rsidRPr="00B620DB">
              <w:br/>
            </w:r>
            <w:hyperlink r:id="rId576" w:anchor="en001238" w:history="1">
              <w:r w:rsidR="00D45A8C" w:rsidRPr="00B620DB">
                <w:rPr>
                  <w:rStyle w:val="Hyperlink"/>
                  <w:color w:val="auto"/>
                  <w:szCs w:val="18"/>
                  <w:u w:val="none"/>
                </w:rPr>
                <w:t>A-9.17.3.4.</w:t>
              </w:r>
            </w:hyperlink>
          </w:p>
        </w:tc>
      </w:tr>
      <w:tr w:rsidR="00D45A8C" w:rsidRPr="00B620DB" w14:paraId="4A72741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065933"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6698C474" w14:textId="77777777" w:rsidR="00D45A8C" w:rsidRPr="00B620DB" w:rsidRDefault="00D45A8C" w:rsidP="00D45A8C">
            <w:pPr>
              <w:pStyle w:val="12TabHeadBody"/>
            </w:pPr>
            <w:r w:rsidRPr="00B620DB">
              <w:rPr>
                <w:rStyle w:val="flts1"/>
              </w:rPr>
              <w:t>CAN/CGSB-10.3-92</w:t>
            </w:r>
          </w:p>
        </w:tc>
        <w:tc>
          <w:tcPr>
            <w:tcW w:w="1641" w:type="pct"/>
            <w:tcBorders>
              <w:top w:val="outset" w:sz="6" w:space="0" w:color="auto"/>
              <w:left w:val="outset" w:sz="6" w:space="0" w:color="auto"/>
              <w:bottom w:val="outset" w:sz="6" w:space="0" w:color="auto"/>
              <w:right w:val="outset" w:sz="6" w:space="0" w:color="auto"/>
            </w:tcBorders>
            <w:hideMark/>
          </w:tcPr>
          <w:p w14:paraId="0DB5888F" w14:textId="77777777" w:rsidR="00D45A8C" w:rsidRPr="00B620DB" w:rsidRDefault="00D45A8C" w:rsidP="00D45A8C">
            <w:pPr>
              <w:pStyle w:val="12TabHeadBody"/>
            </w:pPr>
            <w:bookmarkStart w:id="844" w:name="cgsb-10.3"/>
            <w:bookmarkStart w:id="845" w:name="a75293"/>
            <w:bookmarkEnd w:id="844"/>
            <w:bookmarkEnd w:id="845"/>
            <w:r w:rsidRPr="00B620DB">
              <w:rPr>
                <w:rStyle w:val="flts1"/>
              </w:rPr>
              <w:t>Air Setting Refractory Mortar</w:t>
            </w:r>
            <w:bookmarkStart w:id="846" w:name="a75295"/>
            <w:bookmarkEnd w:id="846"/>
          </w:p>
        </w:tc>
        <w:tc>
          <w:tcPr>
            <w:tcW w:w="1524" w:type="pct"/>
            <w:tcBorders>
              <w:top w:val="outset" w:sz="6" w:space="0" w:color="auto"/>
              <w:left w:val="outset" w:sz="6" w:space="0" w:color="auto"/>
              <w:bottom w:val="outset" w:sz="6" w:space="0" w:color="auto"/>
              <w:right w:val="outset" w:sz="6" w:space="0" w:color="auto"/>
            </w:tcBorders>
            <w:hideMark/>
          </w:tcPr>
          <w:p w14:paraId="08449771" w14:textId="77777777" w:rsidR="00D45A8C" w:rsidRPr="00B620DB" w:rsidRDefault="00135AFF" w:rsidP="00D45A8C">
            <w:pPr>
              <w:pStyle w:val="12TabHeadBody"/>
            </w:pPr>
            <w:hyperlink r:id="rId577" w:anchor="es002792" w:history="1">
              <w:r w:rsidR="00D45A8C" w:rsidRPr="00B620DB">
                <w:rPr>
                  <w:rStyle w:val="Hyperlink"/>
                  <w:color w:val="auto"/>
                  <w:szCs w:val="18"/>
                  <w:u w:val="none"/>
                </w:rPr>
                <w:t>9.21.3.4.(2)</w:t>
              </w:r>
            </w:hyperlink>
            <w:r w:rsidR="00D45A8C" w:rsidRPr="00B620DB">
              <w:br/>
            </w:r>
            <w:hyperlink r:id="rId578" w:anchor="es002799" w:history="1">
              <w:r w:rsidR="00D45A8C" w:rsidRPr="00B620DB">
                <w:rPr>
                  <w:rStyle w:val="Hyperlink"/>
                  <w:color w:val="auto"/>
                  <w:szCs w:val="18"/>
                  <w:u w:val="none"/>
                </w:rPr>
                <w:t>9.21.3.9.(1)</w:t>
              </w:r>
            </w:hyperlink>
            <w:r w:rsidR="00D45A8C" w:rsidRPr="00B620DB">
              <w:br/>
            </w:r>
            <w:hyperlink r:id="rId579" w:anchor="es002829" w:history="1">
              <w:r w:rsidR="00D45A8C" w:rsidRPr="00B620DB">
                <w:rPr>
                  <w:rStyle w:val="Hyperlink"/>
                  <w:color w:val="auto"/>
                  <w:szCs w:val="18"/>
                  <w:u w:val="none"/>
                </w:rPr>
                <w:t>9.22.2.2.(2)</w:t>
              </w:r>
            </w:hyperlink>
          </w:p>
        </w:tc>
      </w:tr>
      <w:tr w:rsidR="00D45A8C" w:rsidRPr="00B620DB" w14:paraId="53F660C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3DC4603"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5476A8A5" w14:textId="77777777" w:rsidR="00D45A8C" w:rsidRPr="00B620DB" w:rsidRDefault="00D45A8C" w:rsidP="00D45A8C">
            <w:pPr>
              <w:pStyle w:val="12TabHeadBody"/>
            </w:pPr>
            <w:r w:rsidRPr="00B620DB">
              <w:rPr>
                <w:rStyle w:val="flts1"/>
              </w:rPr>
              <w:t>CAN/CGSB-11.3-M87</w:t>
            </w:r>
          </w:p>
        </w:tc>
        <w:tc>
          <w:tcPr>
            <w:tcW w:w="1641" w:type="pct"/>
            <w:tcBorders>
              <w:top w:val="outset" w:sz="6" w:space="0" w:color="auto"/>
              <w:left w:val="outset" w:sz="6" w:space="0" w:color="auto"/>
              <w:bottom w:val="outset" w:sz="6" w:space="0" w:color="auto"/>
              <w:right w:val="outset" w:sz="6" w:space="0" w:color="auto"/>
            </w:tcBorders>
            <w:hideMark/>
          </w:tcPr>
          <w:p w14:paraId="6730ADB0" w14:textId="77777777" w:rsidR="00D45A8C" w:rsidRPr="00B620DB" w:rsidRDefault="00D45A8C" w:rsidP="00D45A8C">
            <w:pPr>
              <w:pStyle w:val="12TabHeadBody"/>
            </w:pPr>
            <w:bookmarkStart w:id="847" w:name="cgsb-11.3"/>
            <w:bookmarkStart w:id="848" w:name="a75524"/>
            <w:bookmarkEnd w:id="847"/>
            <w:bookmarkEnd w:id="848"/>
            <w:r w:rsidRPr="00B620DB">
              <w:rPr>
                <w:rStyle w:val="flts1"/>
              </w:rPr>
              <w:t>Hardboard</w:t>
            </w:r>
            <w:bookmarkStart w:id="849" w:name="a75526"/>
            <w:bookmarkEnd w:id="849"/>
          </w:p>
        </w:tc>
        <w:tc>
          <w:tcPr>
            <w:tcW w:w="1524" w:type="pct"/>
            <w:tcBorders>
              <w:top w:val="outset" w:sz="6" w:space="0" w:color="auto"/>
              <w:left w:val="outset" w:sz="6" w:space="0" w:color="auto"/>
              <w:bottom w:val="outset" w:sz="6" w:space="0" w:color="auto"/>
              <w:right w:val="outset" w:sz="6" w:space="0" w:color="auto"/>
            </w:tcBorders>
            <w:hideMark/>
          </w:tcPr>
          <w:p w14:paraId="51841A6B" w14:textId="77777777" w:rsidR="00D45A8C" w:rsidRPr="00B620DB" w:rsidRDefault="00135AFF" w:rsidP="00D45A8C">
            <w:pPr>
              <w:pStyle w:val="12TabHeadBody"/>
            </w:pPr>
            <w:hyperlink r:id="rId580" w:anchor="et001042" w:history="1">
              <w:r w:rsidR="00D45A8C" w:rsidRPr="00B620DB">
                <w:rPr>
                  <w:rStyle w:val="Hyperlink"/>
                  <w:color w:val="auto"/>
                  <w:szCs w:val="18"/>
                  <w:u w:val="none"/>
                </w:rPr>
                <w:t>Table</w:t>
              </w:r>
            </w:hyperlink>
            <w:hyperlink r:id="rId581" w:anchor="et001042" w:history="1">
              <w:r w:rsidR="00D45A8C" w:rsidRPr="00B620DB">
                <w:rPr>
                  <w:rStyle w:val="Hyperlink"/>
                  <w:color w:val="auto"/>
                  <w:u w:val="none"/>
                </w:rPr>
                <w:t> </w:t>
              </w:r>
            </w:hyperlink>
            <w:hyperlink r:id="rId582" w:anchor="et001042" w:history="1">
              <w:r w:rsidR="00D45A8C" w:rsidRPr="00B620DB">
                <w:rPr>
                  <w:rStyle w:val="Hyperlink"/>
                  <w:color w:val="auto"/>
                  <w:szCs w:val="18"/>
                  <w:u w:val="none"/>
                </w:rPr>
                <w:t>5.9.1.1.</w:t>
              </w:r>
            </w:hyperlink>
            <w:r w:rsidR="00D45A8C" w:rsidRPr="00B620DB">
              <w:br/>
            </w:r>
            <w:hyperlink r:id="rId583" w:anchor="es003409" w:history="1">
              <w:r w:rsidR="00D45A8C" w:rsidRPr="00B620DB">
                <w:rPr>
                  <w:rStyle w:val="Hyperlink"/>
                  <w:color w:val="auto"/>
                  <w:szCs w:val="18"/>
                  <w:u w:val="none"/>
                </w:rPr>
                <w:t>9.29.7.1.(1)</w:t>
              </w:r>
            </w:hyperlink>
            <w:r w:rsidR="00D45A8C" w:rsidRPr="00B620DB">
              <w:br/>
            </w:r>
            <w:hyperlink r:id="rId584" w:anchor="es003443" w:history="1">
              <w:r w:rsidR="00D45A8C" w:rsidRPr="00B620DB">
                <w:rPr>
                  <w:rStyle w:val="Hyperlink"/>
                  <w:color w:val="auto"/>
                  <w:szCs w:val="18"/>
                  <w:u w:val="none"/>
                </w:rPr>
                <w:t>9.30.2.2.(1)</w:t>
              </w:r>
            </w:hyperlink>
          </w:p>
        </w:tc>
      </w:tr>
      <w:tr w:rsidR="00D45A8C" w:rsidRPr="00B620DB" w14:paraId="50A21D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EB66F8"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ADA062B" w14:textId="77777777" w:rsidR="00D45A8C" w:rsidRPr="00B620DB" w:rsidRDefault="00D45A8C" w:rsidP="00D45A8C">
            <w:pPr>
              <w:pStyle w:val="12TabHeadBody"/>
            </w:pPr>
            <w:r w:rsidRPr="00B620DB">
              <w:rPr>
                <w:rStyle w:val="flts1"/>
              </w:rPr>
              <w:t>CAN/CGSB-12.1-2017</w:t>
            </w:r>
          </w:p>
        </w:tc>
        <w:tc>
          <w:tcPr>
            <w:tcW w:w="1641" w:type="pct"/>
            <w:tcBorders>
              <w:top w:val="outset" w:sz="6" w:space="0" w:color="auto"/>
              <w:left w:val="outset" w:sz="6" w:space="0" w:color="auto"/>
              <w:bottom w:val="outset" w:sz="6" w:space="0" w:color="auto"/>
              <w:right w:val="outset" w:sz="6" w:space="0" w:color="auto"/>
            </w:tcBorders>
            <w:hideMark/>
          </w:tcPr>
          <w:p w14:paraId="592B83CD" w14:textId="77777777" w:rsidR="00D45A8C" w:rsidRPr="00B620DB" w:rsidRDefault="00D45A8C" w:rsidP="00D45A8C">
            <w:pPr>
              <w:pStyle w:val="12TabHeadBody"/>
            </w:pPr>
            <w:bookmarkStart w:id="850" w:name="cgsb-12.1"/>
            <w:bookmarkStart w:id="851" w:name="a75549"/>
            <w:bookmarkEnd w:id="850"/>
            <w:bookmarkEnd w:id="851"/>
            <w:r w:rsidRPr="00B620DB">
              <w:rPr>
                <w:rStyle w:val="flts1"/>
              </w:rPr>
              <w:t>Safety Glazing</w:t>
            </w:r>
            <w:bookmarkStart w:id="852" w:name="a75551"/>
            <w:bookmarkEnd w:id="852"/>
          </w:p>
        </w:tc>
        <w:tc>
          <w:tcPr>
            <w:tcW w:w="1524" w:type="pct"/>
            <w:tcBorders>
              <w:top w:val="outset" w:sz="6" w:space="0" w:color="auto"/>
              <w:left w:val="outset" w:sz="6" w:space="0" w:color="auto"/>
              <w:bottom w:val="outset" w:sz="6" w:space="0" w:color="auto"/>
              <w:right w:val="outset" w:sz="6" w:space="0" w:color="auto"/>
            </w:tcBorders>
            <w:hideMark/>
          </w:tcPr>
          <w:p w14:paraId="756C23B0" w14:textId="77777777" w:rsidR="00D45A8C" w:rsidRPr="00B620DB" w:rsidRDefault="00135AFF" w:rsidP="00D45A8C">
            <w:pPr>
              <w:pStyle w:val="12TabHeadBody"/>
            </w:pPr>
            <w:hyperlink r:id="rId585" w:anchor="es000889" w:history="1">
              <w:r w:rsidR="00D45A8C" w:rsidRPr="00B620DB">
                <w:rPr>
                  <w:rStyle w:val="Hyperlink"/>
                  <w:color w:val="auto"/>
                  <w:szCs w:val="18"/>
                  <w:u w:val="none"/>
                </w:rPr>
                <w:t>3.3.1.20.(3)</w:t>
              </w:r>
            </w:hyperlink>
            <w:r w:rsidR="00D45A8C" w:rsidRPr="00B620DB">
              <w:br/>
            </w:r>
            <w:hyperlink r:id="rId586" w:anchor="es014609" w:history="1">
              <w:r w:rsidR="00D45A8C" w:rsidRPr="00B620DB">
                <w:rPr>
                  <w:rStyle w:val="Hyperlink"/>
                  <w:color w:val="auto"/>
                  <w:szCs w:val="18"/>
                  <w:u w:val="none"/>
                </w:rPr>
                <w:t>3.3.2.17.(1)</w:t>
              </w:r>
            </w:hyperlink>
            <w:r w:rsidR="00D45A8C" w:rsidRPr="00B620DB">
              <w:br/>
            </w:r>
            <w:hyperlink r:id="rId587" w:anchor="es014610" w:history="1">
              <w:r w:rsidR="00D45A8C" w:rsidRPr="00B620DB">
                <w:rPr>
                  <w:rStyle w:val="Hyperlink"/>
                  <w:color w:val="auto"/>
                  <w:szCs w:val="18"/>
                  <w:u w:val="none"/>
                </w:rPr>
                <w:t>3.3.2.17.(2)</w:t>
              </w:r>
            </w:hyperlink>
            <w:r w:rsidR="00D45A8C" w:rsidRPr="00B620DB">
              <w:br/>
            </w:r>
            <w:hyperlink r:id="rId588" w:anchor="es001142" w:history="1">
              <w:r w:rsidR="00D45A8C" w:rsidRPr="00B620DB">
                <w:rPr>
                  <w:rStyle w:val="Hyperlink"/>
                  <w:color w:val="auto"/>
                  <w:szCs w:val="18"/>
                  <w:u w:val="none"/>
                </w:rPr>
                <w:t>3.4.6.15.(1)</w:t>
              </w:r>
            </w:hyperlink>
            <w:r w:rsidR="00D45A8C" w:rsidRPr="00B620DB">
              <w:br/>
            </w:r>
            <w:hyperlink r:id="rId589" w:anchor="es001144" w:history="1">
              <w:r w:rsidR="00D45A8C" w:rsidRPr="00B620DB">
                <w:rPr>
                  <w:rStyle w:val="Hyperlink"/>
                  <w:color w:val="auto"/>
                  <w:szCs w:val="18"/>
                  <w:u w:val="none"/>
                </w:rPr>
                <w:t>3.4.6.15.(3)</w:t>
              </w:r>
            </w:hyperlink>
            <w:r w:rsidR="00D45A8C" w:rsidRPr="00B620DB">
              <w:br/>
            </w:r>
            <w:hyperlink r:id="rId590" w:anchor="es001302" w:history="1">
              <w:r w:rsidR="00D45A8C" w:rsidRPr="00B620DB">
                <w:rPr>
                  <w:rStyle w:val="Hyperlink"/>
                  <w:color w:val="auto"/>
                  <w:szCs w:val="18"/>
                  <w:u w:val="none"/>
                </w:rPr>
                <w:t>3.7.2.4.(1)</w:t>
              </w:r>
            </w:hyperlink>
            <w:r w:rsidR="00D45A8C" w:rsidRPr="00B620DB">
              <w:br/>
            </w:r>
            <w:hyperlink r:id="rId591" w:anchor="et001042" w:history="1">
              <w:r w:rsidR="00D45A8C" w:rsidRPr="00B620DB">
                <w:rPr>
                  <w:rStyle w:val="Hyperlink"/>
                  <w:color w:val="auto"/>
                  <w:szCs w:val="18"/>
                  <w:u w:val="none"/>
                </w:rPr>
                <w:t>Table</w:t>
              </w:r>
            </w:hyperlink>
            <w:hyperlink r:id="rId592" w:anchor="et001042" w:history="1">
              <w:r w:rsidR="00D45A8C" w:rsidRPr="00B620DB">
                <w:rPr>
                  <w:rStyle w:val="Hyperlink"/>
                  <w:color w:val="auto"/>
                  <w:u w:val="none"/>
                </w:rPr>
                <w:t> </w:t>
              </w:r>
            </w:hyperlink>
            <w:hyperlink r:id="rId593" w:anchor="et001042" w:history="1">
              <w:r w:rsidR="00D45A8C" w:rsidRPr="00B620DB">
                <w:rPr>
                  <w:rStyle w:val="Hyperlink"/>
                  <w:color w:val="auto"/>
                  <w:szCs w:val="18"/>
                  <w:u w:val="none"/>
                </w:rPr>
                <w:t>5.9.1.1.</w:t>
              </w:r>
            </w:hyperlink>
            <w:r w:rsidR="00D45A8C" w:rsidRPr="00B620DB">
              <w:br/>
            </w:r>
            <w:hyperlink r:id="rId594" w:anchor="es001990" w:history="1">
              <w:r w:rsidR="00D45A8C" w:rsidRPr="00B620DB">
                <w:rPr>
                  <w:rStyle w:val="Hyperlink"/>
                  <w:color w:val="auto"/>
                  <w:szCs w:val="18"/>
                  <w:u w:val="none"/>
                </w:rPr>
                <w:t>9.6.1.2.(1)</w:t>
              </w:r>
            </w:hyperlink>
            <w:r w:rsidR="00D45A8C" w:rsidRPr="00B620DB">
              <w:br/>
            </w:r>
            <w:hyperlink r:id="rId595" w:anchor="es001957" w:history="1">
              <w:r w:rsidR="00D45A8C" w:rsidRPr="00B620DB">
                <w:rPr>
                  <w:rStyle w:val="Hyperlink"/>
                  <w:color w:val="auto"/>
                  <w:szCs w:val="18"/>
                  <w:u w:val="none"/>
                </w:rPr>
                <w:t>9.6.1.4.(1)</w:t>
              </w:r>
            </w:hyperlink>
            <w:r w:rsidR="00D45A8C" w:rsidRPr="00B620DB">
              <w:br/>
            </w:r>
            <w:hyperlink r:id="rId596" w:anchor="es001961" w:history="1">
              <w:r w:rsidR="00D45A8C" w:rsidRPr="00B620DB">
                <w:rPr>
                  <w:rStyle w:val="Hyperlink"/>
                  <w:color w:val="auto"/>
                  <w:szCs w:val="18"/>
                  <w:u w:val="none"/>
                </w:rPr>
                <w:t>9.6.1.4.(6)</w:t>
              </w:r>
            </w:hyperlink>
            <w:r w:rsidR="00D45A8C" w:rsidRPr="00B620DB">
              <w:br/>
            </w:r>
            <w:hyperlink r:id="rId597" w:anchor="es002056" w:history="1">
              <w:r w:rsidR="00D45A8C" w:rsidRPr="00B620DB">
                <w:rPr>
                  <w:rStyle w:val="Hyperlink"/>
                  <w:color w:val="auto"/>
                  <w:szCs w:val="18"/>
                  <w:u w:val="none"/>
                </w:rPr>
                <w:t>9.8.8.7.(1)</w:t>
              </w:r>
            </w:hyperlink>
          </w:p>
        </w:tc>
      </w:tr>
      <w:tr w:rsidR="00D45A8C" w:rsidRPr="00B620DB" w14:paraId="0FA0508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65006F5"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727EAD3" w14:textId="77777777" w:rsidR="00D45A8C" w:rsidRPr="00B620DB" w:rsidRDefault="00D45A8C" w:rsidP="00D45A8C">
            <w:pPr>
              <w:pStyle w:val="12TabHeadBody"/>
            </w:pPr>
            <w:r w:rsidRPr="00B620DB">
              <w:rPr>
                <w:rStyle w:val="flts1"/>
              </w:rPr>
              <w:t>CAN/CGSB-12.2-M91</w:t>
            </w:r>
          </w:p>
        </w:tc>
        <w:tc>
          <w:tcPr>
            <w:tcW w:w="1641" w:type="pct"/>
            <w:tcBorders>
              <w:top w:val="outset" w:sz="6" w:space="0" w:color="auto"/>
              <w:left w:val="outset" w:sz="6" w:space="0" w:color="auto"/>
              <w:bottom w:val="outset" w:sz="6" w:space="0" w:color="auto"/>
              <w:right w:val="outset" w:sz="6" w:space="0" w:color="auto"/>
            </w:tcBorders>
            <w:hideMark/>
          </w:tcPr>
          <w:p w14:paraId="51688A60" w14:textId="77777777" w:rsidR="00D45A8C" w:rsidRPr="00B620DB" w:rsidRDefault="00D45A8C" w:rsidP="00D45A8C">
            <w:pPr>
              <w:pStyle w:val="12TabHeadBody"/>
            </w:pPr>
            <w:bookmarkStart w:id="853" w:name="cgsb-12.2"/>
            <w:bookmarkStart w:id="854" w:name="a75796"/>
            <w:bookmarkEnd w:id="853"/>
            <w:bookmarkEnd w:id="854"/>
            <w:r w:rsidRPr="00B620DB">
              <w:rPr>
                <w:rStyle w:val="flts1"/>
              </w:rPr>
              <w:t>Flat, Clear Sheet Glass</w:t>
            </w:r>
            <w:bookmarkStart w:id="855" w:name="a75798"/>
            <w:bookmarkEnd w:id="855"/>
          </w:p>
        </w:tc>
        <w:tc>
          <w:tcPr>
            <w:tcW w:w="1524" w:type="pct"/>
            <w:tcBorders>
              <w:top w:val="outset" w:sz="6" w:space="0" w:color="auto"/>
              <w:left w:val="outset" w:sz="6" w:space="0" w:color="auto"/>
              <w:bottom w:val="outset" w:sz="6" w:space="0" w:color="auto"/>
              <w:right w:val="outset" w:sz="6" w:space="0" w:color="auto"/>
            </w:tcBorders>
            <w:hideMark/>
          </w:tcPr>
          <w:p w14:paraId="32916A1B" w14:textId="77777777" w:rsidR="00D45A8C" w:rsidRPr="00B620DB" w:rsidRDefault="00135AFF" w:rsidP="00D45A8C">
            <w:pPr>
              <w:pStyle w:val="12TabHeadBody"/>
            </w:pPr>
            <w:hyperlink r:id="rId598" w:anchor="et001042" w:history="1">
              <w:r w:rsidR="00D45A8C" w:rsidRPr="00B620DB">
                <w:rPr>
                  <w:rStyle w:val="Hyperlink"/>
                  <w:color w:val="auto"/>
                  <w:szCs w:val="18"/>
                  <w:u w:val="none"/>
                </w:rPr>
                <w:t>Table</w:t>
              </w:r>
            </w:hyperlink>
            <w:hyperlink r:id="rId599" w:anchor="et001042" w:history="1">
              <w:r w:rsidR="00D45A8C" w:rsidRPr="00B620DB">
                <w:rPr>
                  <w:rStyle w:val="Hyperlink"/>
                  <w:color w:val="auto"/>
                  <w:u w:val="none"/>
                </w:rPr>
                <w:t> </w:t>
              </w:r>
            </w:hyperlink>
            <w:hyperlink r:id="rId600" w:anchor="et001042" w:history="1">
              <w:r w:rsidR="00D45A8C" w:rsidRPr="00B620DB">
                <w:rPr>
                  <w:rStyle w:val="Hyperlink"/>
                  <w:color w:val="auto"/>
                  <w:szCs w:val="18"/>
                  <w:u w:val="none"/>
                </w:rPr>
                <w:t>5.9.1.1.</w:t>
              </w:r>
            </w:hyperlink>
            <w:r w:rsidR="00D45A8C" w:rsidRPr="00B620DB">
              <w:br/>
            </w:r>
            <w:hyperlink r:id="rId601" w:anchor="es001990" w:history="1">
              <w:r w:rsidR="00D45A8C" w:rsidRPr="00B620DB">
                <w:rPr>
                  <w:rStyle w:val="Hyperlink"/>
                  <w:color w:val="auto"/>
                  <w:szCs w:val="18"/>
                  <w:u w:val="none"/>
                </w:rPr>
                <w:t>9.6.1.2.(1)</w:t>
              </w:r>
            </w:hyperlink>
          </w:p>
        </w:tc>
      </w:tr>
      <w:tr w:rsidR="00D45A8C" w:rsidRPr="00B620DB" w14:paraId="5661EF7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43CE4F1" w14:textId="77777777" w:rsidR="00D45A8C" w:rsidRPr="00B620DB" w:rsidRDefault="00D45A8C" w:rsidP="00D45A8C">
            <w:pPr>
              <w:pStyle w:val="12TabHeadBody"/>
            </w:pPr>
            <w:r w:rsidRPr="00B620DB">
              <w:rPr>
                <w:rStyle w:val="flts1"/>
              </w:rPr>
              <w:lastRenderedPageBreak/>
              <w:t>CGSB</w:t>
            </w:r>
          </w:p>
        </w:tc>
        <w:tc>
          <w:tcPr>
            <w:tcW w:w="1253" w:type="pct"/>
            <w:tcBorders>
              <w:top w:val="outset" w:sz="6" w:space="0" w:color="auto"/>
              <w:left w:val="outset" w:sz="6" w:space="0" w:color="auto"/>
              <w:bottom w:val="outset" w:sz="6" w:space="0" w:color="auto"/>
              <w:right w:val="outset" w:sz="6" w:space="0" w:color="auto"/>
            </w:tcBorders>
            <w:hideMark/>
          </w:tcPr>
          <w:p w14:paraId="7F27ABFE" w14:textId="77777777" w:rsidR="00D45A8C" w:rsidRPr="00B620DB" w:rsidRDefault="00D45A8C" w:rsidP="00D45A8C">
            <w:pPr>
              <w:pStyle w:val="12TabHeadBody"/>
            </w:pPr>
            <w:r w:rsidRPr="00B620DB">
              <w:rPr>
                <w:rStyle w:val="flts1"/>
              </w:rPr>
              <w:t>CAN/CGSB-12.3-M91</w:t>
            </w:r>
          </w:p>
        </w:tc>
        <w:tc>
          <w:tcPr>
            <w:tcW w:w="1641" w:type="pct"/>
            <w:tcBorders>
              <w:top w:val="outset" w:sz="6" w:space="0" w:color="auto"/>
              <w:left w:val="outset" w:sz="6" w:space="0" w:color="auto"/>
              <w:bottom w:val="outset" w:sz="6" w:space="0" w:color="auto"/>
              <w:right w:val="outset" w:sz="6" w:space="0" w:color="auto"/>
            </w:tcBorders>
            <w:hideMark/>
          </w:tcPr>
          <w:p w14:paraId="2FFE2330" w14:textId="77777777" w:rsidR="00D45A8C" w:rsidRPr="00B620DB" w:rsidRDefault="00D45A8C" w:rsidP="00D45A8C">
            <w:pPr>
              <w:pStyle w:val="12TabHeadBody"/>
            </w:pPr>
            <w:bookmarkStart w:id="856" w:name="cgsb-12.3"/>
            <w:bookmarkStart w:id="857" w:name="a75819"/>
            <w:bookmarkEnd w:id="856"/>
            <w:bookmarkEnd w:id="857"/>
            <w:r w:rsidRPr="00B620DB">
              <w:rPr>
                <w:rStyle w:val="flts1"/>
              </w:rPr>
              <w:t>Flat, Clear Float Glass</w:t>
            </w:r>
            <w:bookmarkStart w:id="858" w:name="a75821"/>
            <w:bookmarkEnd w:id="858"/>
          </w:p>
        </w:tc>
        <w:tc>
          <w:tcPr>
            <w:tcW w:w="1524" w:type="pct"/>
            <w:tcBorders>
              <w:top w:val="outset" w:sz="6" w:space="0" w:color="auto"/>
              <w:left w:val="outset" w:sz="6" w:space="0" w:color="auto"/>
              <w:bottom w:val="outset" w:sz="6" w:space="0" w:color="auto"/>
              <w:right w:val="outset" w:sz="6" w:space="0" w:color="auto"/>
            </w:tcBorders>
            <w:hideMark/>
          </w:tcPr>
          <w:p w14:paraId="4398C247" w14:textId="77777777" w:rsidR="00D45A8C" w:rsidRPr="00B620DB" w:rsidRDefault="00135AFF" w:rsidP="00D45A8C">
            <w:pPr>
              <w:pStyle w:val="12TabHeadBody"/>
            </w:pPr>
            <w:hyperlink r:id="rId602" w:anchor="et001042" w:history="1">
              <w:r w:rsidR="00D45A8C" w:rsidRPr="00B620DB">
                <w:rPr>
                  <w:rStyle w:val="Hyperlink"/>
                  <w:color w:val="auto"/>
                  <w:szCs w:val="18"/>
                  <w:u w:val="none"/>
                </w:rPr>
                <w:t>Table</w:t>
              </w:r>
            </w:hyperlink>
            <w:hyperlink r:id="rId603" w:anchor="et001042" w:history="1">
              <w:r w:rsidR="00D45A8C" w:rsidRPr="00B620DB">
                <w:rPr>
                  <w:rStyle w:val="Hyperlink"/>
                  <w:color w:val="auto"/>
                  <w:u w:val="none"/>
                </w:rPr>
                <w:t> </w:t>
              </w:r>
            </w:hyperlink>
            <w:hyperlink r:id="rId604" w:anchor="et001042" w:history="1">
              <w:r w:rsidR="00D45A8C" w:rsidRPr="00B620DB">
                <w:rPr>
                  <w:rStyle w:val="Hyperlink"/>
                  <w:color w:val="auto"/>
                  <w:szCs w:val="18"/>
                  <w:u w:val="none"/>
                </w:rPr>
                <w:t>5.9.1.1.</w:t>
              </w:r>
            </w:hyperlink>
            <w:r w:rsidR="00D45A8C" w:rsidRPr="00B620DB">
              <w:br/>
            </w:r>
            <w:hyperlink r:id="rId605" w:anchor="es001990" w:history="1">
              <w:r w:rsidR="00D45A8C" w:rsidRPr="00B620DB">
                <w:rPr>
                  <w:rStyle w:val="Hyperlink"/>
                  <w:color w:val="auto"/>
                  <w:szCs w:val="18"/>
                  <w:u w:val="none"/>
                </w:rPr>
                <w:t>9.6.1.2.(1)</w:t>
              </w:r>
            </w:hyperlink>
          </w:p>
        </w:tc>
      </w:tr>
      <w:tr w:rsidR="00D45A8C" w:rsidRPr="00B620DB" w14:paraId="667D910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62C81A0"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4757EFC" w14:textId="77777777" w:rsidR="00D45A8C" w:rsidRPr="00B620DB" w:rsidRDefault="00D45A8C" w:rsidP="00D45A8C">
            <w:pPr>
              <w:pStyle w:val="12TabHeadBody"/>
            </w:pPr>
            <w:r w:rsidRPr="00B620DB">
              <w:rPr>
                <w:rStyle w:val="flts1"/>
              </w:rPr>
              <w:t>CAN/CGSB-12.4-M91</w:t>
            </w:r>
          </w:p>
        </w:tc>
        <w:tc>
          <w:tcPr>
            <w:tcW w:w="1641" w:type="pct"/>
            <w:tcBorders>
              <w:top w:val="outset" w:sz="6" w:space="0" w:color="auto"/>
              <w:left w:val="outset" w:sz="6" w:space="0" w:color="auto"/>
              <w:bottom w:val="outset" w:sz="6" w:space="0" w:color="auto"/>
              <w:right w:val="outset" w:sz="6" w:space="0" w:color="auto"/>
            </w:tcBorders>
            <w:hideMark/>
          </w:tcPr>
          <w:p w14:paraId="5A957BA9" w14:textId="77777777" w:rsidR="00D45A8C" w:rsidRPr="00B620DB" w:rsidRDefault="00D45A8C" w:rsidP="00D45A8C">
            <w:pPr>
              <w:pStyle w:val="12TabHeadBody"/>
            </w:pPr>
            <w:bookmarkStart w:id="859" w:name="cgsb-12.4"/>
            <w:bookmarkStart w:id="860" w:name="a76048"/>
            <w:bookmarkEnd w:id="859"/>
            <w:bookmarkEnd w:id="860"/>
            <w:r w:rsidRPr="00B620DB">
              <w:rPr>
                <w:rStyle w:val="flts1"/>
              </w:rPr>
              <w:t>Heat Absorbing Glass</w:t>
            </w:r>
            <w:bookmarkStart w:id="861" w:name="a76050"/>
            <w:bookmarkEnd w:id="861"/>
          </w:p>
        </w:tc>
        <w:tc>
          <w:tcPr>
            <w:tcW w:w="1524" w:type="pct"/>
            <w:tcBorders>
              <w:top w:val="outset" w:sz="6" w:space="0" w:color="auto"/>
              <w:left w:val="outset" w:sz="6" w:space="0" w:color="auto"/>
              <w:bottom w:val="outset" w:sz="6" w:space="0" w:color="auto"/>
              <w:right w:val="outset" w:sz="6" w:space="0" w:color="auto"/>
            </w:tcBorders>
            <w:hideMark/>
          </w:tcPr>
          <w:p w14:paraId="33B5F4D0" w14:textId="77777777" w:rsidR="00D45A8C" w:rsidRPr="00B620DB" w:rsidRDefault="00135AFF" w:rsidP="00D45A8C">
            <w:pPr>
              <w:pStyle w:val="12TabHeadBody"/>
            </w:pPr>
            <w:hyperlink r:id="rId606" w:anchor="et001042" w:history="1">
              <w:r w:rsidR="00D45A8C" w:rsidRPr="00B620DB">
                <w:rPr>
                  <w:rStyle w:val="Hyperlink"/>
                  <w:color w:val="auto"/>
                  <w:szCs w:val="18"/>
                  <w:u w:val="none"/>
                </w:rPr>
                <w:t>Table</w:t>
              </w:r>
            </w:hyperlink>
            <w:hyperlink r:id="rId607" w:anchor="et001042" w:history="1">
              <w:r w:rsidR="00D45A8C" w:rsidRPr="00B620DB">
                <w:rPr>
                  <w:rStyle w:val="Hyperlink"/>
                  <w:color w:val="auto"/>
                  <w:u w:val="none"/>
                </w:rPr>
                <w:t> </w:t>
              </w:r>
            </w:hyperlink>
            <w:hyperlink r:id="rId608" w:anchor="et001042" w:history="1">
              <w:r w:rsidR="00D45A8C" w:rsidRPr="00B620DB">
                <w:rPr>
                  <w:rStyle w:val="Hyperlink"/>
                  <w:color w:val="auto"/>
                  <w:szCs w:val="18"/>
                  <w:u w:val="none"/>
                </w:rPr>
                <w:t>5.9.1.1.</w:t>
              </w:r>
            </w:hyperlink>
            <w:r w:rsidR="00D45A8C" w:rsidRPr="00B620DB">
              <w:br/>
            </w:r>
            <w:hyperlink r:id="rId609" w:anchor="es001990" w:history="1">
              <w:r w:rsidR="00D45A8C" w:rsidRPr="00B620DB">
                <w:rPr>
                  <w:rStyle w:val="Hyperlink"/>
                  <w:color w:val="auto"/>
                  <w:szCs w:val="18"/>
                  <w:u w:val="none"/>
                </w:rPr>
                <w:t>9.6.1.2.(1)</w:t>
              </w:r>
            </w:hyperlink>
          </w:p>
        </w:tc>
      </w:tr>
      <w:tr w:rsidR="00D45A8C" w:rsidRPr="00B620DB" w14:paraId="694B5CA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32701E"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C042B47" w14:textId="77777777" w:rsidR="00D45A8C" w:rsidRPr="00B620DB" w:rsidRDefault="00D45A8C" w:rsidP="00D45A8C">
            <w:pPr>
              <w:pStyle w:val="12TabHeadBody"/>
            </w:pPr>
            <w:r w:rsidRPr="00B620DB">
              <w:rPr>
                <w:rStyle w:val="flts1"/>
              </w:rPr>
              <w:t>CAN/CGSB-12.8-97</w:t>
            </w:r>
          </w:p>
        </w:tc>
        <w:tc>
          <w:tcPr>
            <w:tcW w:w="1641" w:type="pct"/>
            <w:tcBorders>
              <w:top w:val="outset" w:sz="6" w:space="0" w:color="auto"/>
              <w:left w:val="outset" w:sz="6" w:space="0" w:color="auto"/>
              <w:bottom w:val="outset" w:sz="6" w:space="0" w:color="auto"/>
              <w:right w:val="outset" w:sz="6" w:space="0" w:color="auto"/>
            </w:tcBorders>
            <w:hideMark/>
          </w:tcPr>
          <w:p w14:paraId="46FD30B6" w14:textId="77777777" w:rsidR="00D45A8C" w:rsidRPr="00B620DB" w:rsidRDefault="00D45A8C" w:rsidP="00D45A8C">
            <w:pPr>
              <w:pStyle w:val="12TabHeadBody"/>
            </w:pPr>
            <w:bookmarkStart w:id="862" w:name="cgsb-12.8"/>
            <w:bookmarkStart w:id="863" w:name="a76071"/>
            <w:bookmarkEnd w:id="862"/>
            <w:bookmarkEnd w:id="863"/>
            <w:r w:rsidRPr="00B620DB">
              <w:rPr>
                <w:rStyle w:val="flts1"/>
              </w:rPr>
              <w:t>Insulating glass units</w:t>
            </w:r>
            <w:bookmarkStart w:id="864" w:name="a76073"/>
            <w:bookmarkEnd w:id="864"/>
          </w:p>
        </w:tc>
        <w:tc>
          <w:tcPr>
            <w:tcW w:w="1524" w:type="pct"/>
            <w:tcBorders>
              <w:top w:val="outset" w:sz="6" w:space="0" w:color="auto"/>
              <w:left w:val="outset" w:sz="6" w:space="0" w:color="auto"/>
              <w:bottom w:val="outset" w:sz="6" w:space="0" w:color="auto"/>
              <w:right w:val="outset" w:sz="6" w:space="0" w:color="auto"/>
            </w:tcBorders>
            <w:hideMark/>
          </w:tcPr>
          <w:p w14:paraId="7A42A1F0" w14:textId="77777777" w:rsidR="00D45A8C" w:rsidRPr="00B620DB" w:rsidRDefault="00135AFF" w:rsidP="00D45A8C">
            <w:pPr>
              <w:pStyle w:val="12TabHeadBody"/>
            </w:pPr>
            <w:hyperlink r:id="rId610" w:anchor="et001042" w:history="1">
              <w:r w:rsidR="00D45A8C" w:rsidRPr="00B620DB">
                <w:rPr>
                  <w:rStyle w:val="Hyperlink"/>
                  <w:color w:val="auto"/>
                  <w:szCs w:val="18"/>
                  <w:u w:val="none"/>
                </w:rPr>
                <w:t>Table</w:t>
              </w:r>
            </w:hyperlink>
            <w:hyperlink r:id="rId611" w:anchor="et001042" w:history="1">
              <w:r w:rsidR="00D45A8C" w:rsidRPr="00B620DB">
                <w:rPr>
                  <w:rStyle w:val="Hyperlink"/>
                  <w:color w:val="auto"/>
                  <w:u w:val="none"/>
                </w:rPr>
                <w:t> </w:t>
              </w:r>
            </w:hyperlink>
            <w:hyperlink r:id="rId612" w:anchor="et001042" w:history="1">
              <w:r w:rsidR="00D45A8C" w:rsidRPr="00B620DB">
                <w:rPr>
                  <w:rStyle w:val="Hyperlink"/>
                  <w:color w:val="auto"/>
                  <w:szCs w:val="18"/>
                  <w:u w:val="none"/>
                </w:rPr>
                <w:t>5.9.1.1.</w:t>
              </w:r>
            </w:hyperlink>
            <w:r w:rsidR="00D45A8C" w:rsidRPr="00B620DB">
              <w:br/>
            </w:r>
            <w:hyperlink r:id="rId613" w:anchor="es001990" w:history="1">
              <w:r w:rsidR="00D45A8C" w:rsidRPr="00B620DB">
                <w:rPr>
                  <w:rStyle w:val="Hyperlink"/>
                  <w:color w:val="auto"/>
                  <w:szCs w:val="18"/>
                  <w:u w:val="none"/>
                </w:rPr>
                <w:t>9.6.1.2.(1)</w:t>
              </w:r>
            </w:hyperlink>
          </w:p>
        </w:tc>
      </w:tr>
      <w:tr w:rsidR="00D45A8C" w:rsidRPr="00B620DB" w14:paraId="284BDAD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B2DBB26"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47163CA" w14:textId="77777777" w:rsidR="00D45A8C" w:rsidRPr="00B620DB" w:rsidRDefault="00D45A8C" w:rsidP="00D45A8C">
            <w:pPr>
              <w:pStyle w:val="12TabHeadBody"/>
            </w:pPr>
            <w:r w:rsidRPr="00B620DB">
              <w:rPr>
                <w:rStyle w:val="flts1"/>
              </w:rPr>
              <w:t>CAN/CGSB-12.9-M91</w:t>
            </w:r>
          </w:p>
        </w:tc>
        <w:tc>
          <w:tcPr>
            <w:tcW w:w="1641" w:type="pct"/>
            <w:tcBorders>
              <w:top w:val="outset" w:sz="6" w:space="0" w:color="auto"/>
              <w:left w:val="outset" w:sz="6" w:space="0" w:color="auto"/>
              <w:bottom w:val="outset" w:sz="6" w:space="0" w:color="auto"/>
              <w:right w:val="outset" w:sz="6" w:space="0" w:color="auto"/>
            </w:tcBorders>
            <w:hideMark/>
          </w:tcPr>
          <w:p w14:paraId="3D0E250F" w14:textId="77777777" w:rsidR="00D45A8C" w:rsidRPr="00B620DB" w:rsidRDefault="00D45A8C" w:rsidP="00D45A8C">
            <w:pPr>
              <w:pStyle w:val="12TabHeadBody"/>
            </w:pPr>
            <w:bookmarkStart w:id="865" w:name="cgsb-12.9"/>
            <w:bookmarkStart w:id="866" w:name="a76300"/>
            <w:bookmarkEnd w:id="865"/>
            <w:bookmarkEnd w:id="866"/>
            <w:r w:rsidRPr="00B620DB">
              <w:rPr>
                <w:rStyle w:val="flts1"/>
              </w:rPr>
              <w:t>Spandrel glass</w:t>
            </w:r>
            <w:bookmarkStart w:id="867" w:name="a76302"/>
            <w:bookmarkEnd w:id="867"/>
          </w:p>
        </w:tc>
        <w:tc>
          <w:tcPr>
            <w:tcW w:w="1524" w:type="pct"/>
            <w:tcBorders>
              <w:top w:val="outset" w:sz="6" w:space="0" w:color="auto"/>
              <w:left w:val="outset" w:sz="6" w:space="0" w:color="auto"/>
              <w:bottom w:val="outset" w:sz="6" w:space="0" w:color="auto"/>
              <w:right w:val="outset" w:sz="6" w:space="0" w:color="auto"/>
            </w:tcBorders>
            <w:hideMark/>
          </w:tcPr>
          <w:p w14:paraId="62B080D8" w14:textId="77777777" w:rsidR="00D45A8C" w:rsidRPr="00B620DB" w:rsidRDefault="00135AFF" w:rsidP="00D45A8C">
            <w:pPr>
              <w:pStyle w:val="12TabHeadBody"/>
            </w:pPr>
            <w:hyperlink r:id="rId614" w:anchor="et001042" w:history="1">
              <w:r w:rsidR="00D45A8C" w:rsidRPr="00B620DB">
                <w:rPr>
                  <w:rStyle w:val="Hyperlink"/>
                  <w:color w:val="auto"/>
                  <w:szCs w:val="18"/>
                  <w:u w:val="none"/>
                </w:rPr>
                <w:t>Table</w:t>
              </w:r>
            </w:hyperlink>
            <w:hyperlink r:id="rId615" w:anchor="et001042" w:history="1">
              <w:r w:rsidR="00D45A8C" w:rsidRPr="00B620DB">
                <w:rPr>
                  <w:rStyle w:val="Hyperlink"/>
                  <w:color w:val="auto"/>
                  <w:u w:val="none"/>
                </w:rPr>
                <w:t> </w:t>
              </w:r>
            </w:hyperlink>
            <w:hyperlink r:id="rId616" w:anchor="et001042" w:history="1">
              <w:r w:rsidR="00D45A8C" w:rsidRPr="00B620DB">
                <w:rPr>
                  <w:rStyle w:val="Hyperlink"/>
                  <w:color w:val="auto"/>
                  <w:szCs w:val="18"/>
                  <w:u w:val="none"/>
                </w:rPr>
                <w:t>5.9.1.1.</w:t>
              </w:r>
            </w:hyperlink>
            <w:r w:rsidR="00D45A8C" w:rsidRPr="00B620DB">
              <w:br/>
            </w:r>
            <w:hyperlink r:id="rId617" w:anchor="es001990" w:history="1">
              <w:r w:rsidR="00D45A8C" w:rsidRPr="00B620DB">
                <w:rPr>
                  <w:rStyle w:val="Hyperlink"/>
                  <w:color w:val="auto"/>
                  <w:szCs w:val="18"/>
                  <w:u w:val="none"/>
                </w:rPr>
                <w:t>9.6.1.2.(1)</w:t>
              </w:r>
            </w:hyperlink>
          </w:p>
        </w:tc>
      </w:tr>
      <w:tr w:rsidR="00D45A8C" w:rsidRPr="00B620DB" w14:paraId="7D613B3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117A4C2"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03184580" w14:textId="77777777" w:rsidR="00D45A8C" w:rsidRPr="00B620DB" w:rsidRDefault="00D45A8C" w:rsidP="00D45A8C">
            <w:pPr>
              <w:pStyle w:val="12TabHeadBody"/>
            </w:pPr>
            <w:r w:rsidRPr="00B620DB">
              <w:rPr>
                <w:rStyle w:val="flts1"/>
              </w:rPr>
              <w:t>CAN/CGSB-12.10-M76</w:t>
            </w:r>
          </w:p>
        </w:tc>
        <w:tc>
          <w:tcPr>
            <w:tcW w:w="1641" w:type="pct"/>
            <w:tcBorders>
              <w:top w:val="outset" w:sz="6" w:space="0" w:color="auto"/>
              <w:left w:val="outset" w:sz="6" w:space="0" w:color="auto"/>
              <w:bottom w:val="outset" w:sz="6" w:space="0" w:color="auto"/>
              <w:right w:val="outset" w:sz="6" w:space="0" w:color="auto"/>
            </w:tcBorders>
            <w:hideMark/>
          </w:tcPr>
          <w:p w14:paraId="552EFA9E" w14:textId="77777777" w:rsidR="00D45A8C" w:rsidRPr="00B620DB" w:rsidRDefault="00D45A8C" w:rsidP="00D45A8C">
            <w:pPr>
              <w:pStyle w:val="12TabHeadBody"/>
            </w:pPr>
            <w:bookmarkStart w:id="868" w:name="cgsb-12.10"/>
            <w:bookmarkStart w:id="869" w:name="a76323"/>
            <w:bookmarkEnd w:id="868"/>
            <w:bookmarkEnd w:id="869"/>
            <w:r w:rsidRPr="00B620DB">
              <w:rPr>
                <w:rStyle w:val="flts1"/>
              </w:rPr>
              <w:t>Glass, Light and Heat Reflecting</w:t>
            </w:r>
            <w:bookmarkStart w:id="870" w:name="a76325"/>
            <w:bookmarkEnd w:id="870"/>
          </w:p>
        </w:tc>
        <w:tc>
          <w:tcPr>
            <w:tcW w:w="1524" w:type="pct"/>
            <w:tcBorders>
              <w:top w:val="outset" w:sz="6" w:space="0" w:color="auto"/>
              <w:left w:val="outset" w:sz="6" w:space="0" w:color="auto"/>
              <w:bottom w:val="outset" w:sz="6" w:space="0" w:color="auto"/>
              <w:right w:val="outset" w:sz="6" w:space="0" w:color="auto"/>
            </w:tcBorders>
            <w:hideMark/>
          </w:tcPr>
          <w:p w14:paraId="065170CE" w14:textId="77777777" w:rsidR="00D45A8C" w:rsidRPr="00B620DB" w:rsidRDefault="00135AFF" w:rsidP="00D45A8C">
            <w:pPr>
              <w:pStyle w:val="12TabHeadBody"/>
            </w:pPr>
            <w:hyperlink r:id="rId618" w:anchor="es001990" w:history="1">
              <w:r w:rsidR="00D45A8C" w:rsidRPr="00B620DB">
                <w:rPr>
                  <w:rStyle w:val="Hyperlink"/>
                  <w:color w:val="auto"/>
                  <w:szCs w:val="18"/>
                  <w:u w:val="none"/>
                </w:rPr>
                <w:t>9.6.1.2.(1)</w:t>
              </w:r>
            </w:hyperlink>
          </w:p>
        </w:tc>
      </w:tr>
      <w:tr w:rsidR="00D45A8C" w:rsidRPr="00B620DB" w14:paraId="64D2953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628B506"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2B56226" w14:textId="77777777" w:rsidR="00D45A8C" w:rsidRPr="00B620DB" w:rsidRDefault="00D45A8C" w:rsidP="00D45A8C">
            <w:pPr>
              <w:pStyle w:val="12TabHeadBody"/>
            </w:pPr>
            <w:r w:rsidRPr="00B620DB">
              <w:rPr>
                <w:rStyle w:val="flts1"/>
              </w:rPr>
              <w:t>CAN/CGSB-12.11-M90</w:t>
            </w:r>
          </w:p>
        </w:tc>
        <w:tc>
          <w:tcPr>
            <w:tcW w:w="1641" w:type="pct"/>
            <w:tcBorders>
              <w:top w:val="outset" w:sz="6" w:space="0" w:color="auto"/>
              <w:left w:val="outset" w:sz="6" w:space="0" w:color="auto"/>
              <w:bottom w:val="outset" w:sz="6" w:space="0" w:color="auto"/>
              <w:right w:val="outset" w:sz="6" w:space="0" w:color="auto"/>
            </w:tcBorders>
            <w:hideMark/>
          </w:tcPr>
          <w:p w14:paraId="738323C5" w14:textId="77777777" w:rsidR="00D45A8C" w:rsidRPr="00B620DB" w:rsidRDefault="00D45A8C" w:rsidP="00D45A8C">
            <w:pPr>
              <w:pStyle w:val="12TabHeadBody"/>
            </w:pPr>
            <w:bookmarkStart w:id="871" w:name="cgsb-12.11"/>
            <w:bookmarkStart w:id="872" w:name="a76550"/>
            <w:bookmarkEnd w:id="871"/>
            <w:bookmarkEnd w:id="872"/>
            <w:r w:rsidRPr="00B620DB">
              <w:rPr>
                <w:rStyle w:val="flts1"/>
              </w:rPr>
              <w:t>Wired Safety Glass</w:t>
            </w:r>
            <w:bookmarkStart w:id="873" w:name="a76552"/>
            <w:bookmarkEnd w:id="873"/>
          </w:p>
        </w:tc>
        <w:tc>
          <w:tcPr>
            <w:tcW w:w="1524" w:type="pct"/>
            <w:tcBorders>
              <w:top w:val="outset" w:sz="6" w:space="0" w:color="auto"/>
              <w:left w:val="outset" w:sz="6" w:space="0" w:color="auto"/>
              <w:bottom w:val="outset" w:sz="6" w:space="0" w:color="auto"/>
              <w:right w:val="outset" w:sz="6" w:space="0" w:color="auto"/>
            </w:tcBorders>
            <w:hideMark/>
          </w:tcPr>
          <w:p w14:paraId="09001FDA" w14:textId="77777777" w:rsidR="00D45A8C" w:rsidRPr="00B620DB" w:rsidRDefault="00135AFF" w:rsidP="00D45A8C">
            <w:pPr>
              <w:pStyle w:val="12TabHeadBody"/>
            </w:pPr>
            <w:hyperlink r:id="rId619" w:anchor="es000889" w:history="1">
              <w:r w:rsidR="00D45A8C" w:rsidRPr="00B620DB">
                <w:rPr>
                  <w:rStyle w:val="Hyperlink"/>
                  <w:color w:val="auto"/>
                  <w:szCs w:val="18"/>
                  <w:u w:val="none"/>
                </w:rPr>
                <w:t>3.3.1.20.(3)</w:t>
              </w:r>
            </w:hyperlink>
            <w:r w:rsidR="00D45A8C" w:rsidRPr="00B620DB">
              <w:br/>
            </w:r>
            <w:hyperlink r:id="rId620" w:anchor="es001142" w:history="1">
              <w:r w:rsidR="00D45A8C" w:rsidRPr="00B620DB">
                <w:rPr>
                  <w:rStyle w:val="Hyperlink"/>
                  <w:color w:val="auto"/>
                  <w:szCs w:val="18"/>
                  <w:u w:val="none"/>
                </w:rPr>
                <w:t>3.4.6.15.(1)</w:t>
              </w:r>
            </w:hyperlink>
            <w:r w:rsidR="00D45A8C" w:rsidRPr="00B620DB">
              <w:br/>
            </w:r>
            <w:hyperlink r:id="rId621" w:anchor="es001144" w:history="1">
              <w:r w:rsidR="00D45A8C" w:rsidRPr="00B620DB">
                <w:rPr>
                  <w:rStyle w:val="Hyperlink"/>
                  <w:color w:val="auto"/>
                  <w:szCs w:val="18"/>
                  <w:u w:val="none"/>
                </w:rPr>
                <w:t>3.4.6.15.(3)</w:t>
              </w:r>
            </w:hyperlink>
            <w:r w:rsidR="00D45A8C" w:rsidRPr="00B620DB">
              <w:br/>
            </w:r>
            <w:hyperlink r:id="rId622" w:anchor="es001990" w:history="1">
              <w:r w:rsidR="00D45A8C" w:rsidRPr="00B620DB">
                <w:rPr>
                  <w:rStyle w:val="Hyperlink"/>
                  <w:color w:val="auto"/>
                  <w:szCs w:val="18"/>
                  <w:u w:val="none"/>
                </w:rPr>
                <w:t>9.6.1.2.(1)</w:t>
              </w:r>
            </w:hyperlink>
            <w:r w:rsidR="00D45A8C" w:rsidRPr="00B620DB">
              <w:br/>
            </w:r>
            <w:hyperlink r:id="rId623" w:anchor="es001957" w:history="1">
              <w:r w:rsidR="00D45A8C" w:rsidRPr="00B620DB">
                <w:rPr>
                  <w:rStyle w:val="Hyperlink"/>
                  <w:color w:val="auto"/>
                  <w:szCs w:val="18"/>
                  <w:u w:val="none"/>
                </w:rPr>
                <w:t>9.6.1.4.(1)</w:t>
              </w:r>
            </w:hyperlink>
            <w:r w:rsidR="00D45A8C" w:rsidRPr="00B620DB">
              <w:br/>
            </w:r>
            <w:hyperlink r:id="rId624" w:anchor="es002056" w:history="1">
              <w:r w:rsidR="00D45A8C" w:rsidRPr="00B620DB">
                <w:rPr>
                  <w:rStyle w:val="Hyperlink"/>
                  <w:color w:val="auto"/>
                  <w:szCs w:val="18"/>
                  <w:u w:val="none"/>
                </w:rPr>
                <w:t>9.8.8.7.(1)</w:t>
              </w:r>
            </w:hyperlink>
          </w:p>
        </w:tc>
      </w:tr>
      <w:tr w:rsidR="00D45A8C" w:rsidRPr="00B620DB" w14:paraId="6DF7D88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B3EA9F"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A3CCF11" w14:textId="77777777" w:rsidR="00D45A8C" w:rsidRPr="00B620DB" w:rsidRDefault="00D45A8C" w:rsidP="00D45A8C">
            <w:pPr>
              <w:pStyle w:val="12TabHeadBody"/>
            </w:pPr>
            <w:r w:rsidRPr="00B620DB">
              <w:rPr>
                <w:rStyle w:val="flts1"/>
              </w:rPr>
              <w:t>CAN/CGSB-12.20-M89</w:t>
            </w:r>
          </w:p>
        </w:tc>
        <w:tc>
          <w:tcPr>
            <w:tcW w:w="1641" w:type="pct"/>
            <w:tcBorders>
              <w:top w:val="outset" w:sz="6" w:space="0" w:color="auto"/>
              <w:left w:val="outset" w:sz="6" w:space="0" w:color="auto"/>
              <w:bottom w:val="outset" w:sz="6" w:space="0" w:color="auto"/>
              <w:right w:val="outset" w:sz="6" w:space="0" w:color="auto"/>
            </w:tcBorders>
            <w:hideMark/>
          </w:tcPr>
          <w:p w14:paraId="09E0C261" w14:textId="77777777" w:rsidR="00D45A8C" w:rsidRPr="00B620DB" w:rsidRDefault="00D45A8C" w:rsidP="00D45A8C">
            <w:pPr>
              <w:pStyle w:val="12TabHeadBody"/>
            </w:pPr>
            <w:bookmarkStart w:id="874" w:name="cgsb-12.20"/>
            <w:bookmarkStart w:id="875" w:name="a76581"/>
            <w:bookmarkEnd w:id="874"/>
            <w:bookmarkEnd w:id="875"/>
            <w:r w:rsidRPr="00B620DB">
              <w:rPr>
                <w:rStyle w:val="flts1"/>
              </w:rPr>
              <w:t>Structural Design of Glass for Buildings</w:t>
            </w:r>
            <w:bookmarkStart w:id="876" w:name="a76583"/>
            <w:bookmarkEnd w:id="876"/>
          </w:p>
        </w:tc>
        <w:tc>
          <w:tcPr>
            <w:tcW w:w="1524" w:type="pct"/>
            <w:tcBorders>
              <w:top w:val="outset" w:sz="6" w:space="0" w:color="auto"/>
              <w:left w:val="outset" w:sz="6" w:space="0" w:color="auto"/>
              <w:bottom w:val="outset" w:sz="6" w:space="0" w:color="auto"/>
              <w:right w:val="outset" w:sz="6" w:space="0" w:color="auto"/>
            </w:tcBorders>
            <w:hideMark/>
          </w:tcPr>
          <w:p w14:paraId="0E8DB8D1" w14:textId="77777777" w:rsidR="00D45A8C" w:rsidRPr="00B620DB" w:rsidRDefault="00135AFF" w:rsidP="00D45A8C">
            <w:pPr>
              <w:pStyle w:val="12TabHeadBody"/>
            </w:pPr>
            <w:hyperlink r:id="rId625" w:anchor="es001585" w:history="1">
              <w:r w:rsidR="00D45A8C" w:rsidRPr="00B620DB">
                <w:rPr>
                  <w:rStyle w:val="Hyperlink"/>
                  <w:color w:val="auto"/>
                  <w:szCs w:val="18"/>
                  <w:u w:val="none"/>
                </w:rPr>
                <w:t>4.3.6.1.(1)</w:t>
              </w:r>
            </w:hyperlink>
            <w:r w:rsidR="00D45A8C" w:rsidRPr="00B620DB">
              <w:br/>
            </w:r>
            <w:hyperlink r:id="rId626" w:anchor="es001991" w:history="1">
              <w:r w:rsidR="00D45A8C" w:rsidRPr="00B620DB">
                <w:rPr>
                  <w:rStyle w:val="Hyperlink"/>
                  <w:color w:val="auto"/>
                  <w:szCs w:val="18"/>
                  <w:u w:val="none"/>
                </w:rPr>
                <w:t>9.6.1.3.(1)</w:t>
              </w:r>
            </w:hyperlink>
            <w:r w:rsidR="00D45A8C" w:rsidRPr="00B620DB">
              <w:br/>
            </w:r>
            <w:hyperlink r:id="rId627" w:anchor="en000272" w:history="1">
              <w:r w:rsidR="00D45A8C" w:rsidRPr="00B620DB">
                <w:rPr>
                  <w:rStyle w:val="Hyperlink"/>
                  <w:color w:val="auto"/>
                  <w:szCs w:val="18"/>
                  <w:u w:val="none"/>
                </w:rPr>
                <w:t>A-9.6.1.3.(2)</w:t>
              </w:r>
            </w:hyperlink>
          </w:p>
        </w:tc>
      </w:tr>
      <w:tr w:rsidR="00D45A8C" w:rsidRPr="00B620DB" w14:paraId="76C2E4A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3AB27F"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5EDE8AED" w14:textId="77777777" w:rsidR="00D45A8C" w:rsidRPr="00B620DB" w:rsidRDefault="00D45A8C" w:rsidP="00D45A8C">
            <w:pPr>
              <w:pStyle w:val="12TabHeadBody"/>
            </w:pPr>
            <w:r w:rsidRPr="00B620DB">
              <w:rPr>
                <w:rStyle w:val="flts1"/>
              </w:rPr>
              <w:t>CAN/CGSB-19.22-M89</w:t>
            </w:r>
          </w:p>
        </w:tc>
        <w:tc>
          <w:tcPr>
            <w:tcW w:w="1641" w:type="pct"/>
            <w:tcBorders>
              <w:top w:val="outset" w:sz="6" w:space="0" w:color="auto"/>
              <w:left w:val="outset" w:sz="6" w:space="0" w:color="auto"/>
              <w:bottom w:val="outset" w:sz="6" w:space="0" w:color="auto"/>
              <w:right w:val="outset" w:sz="6" w:space="0" w:color="auto"/>
            </w:tcBorders>
            <w:hideMark/>
          </w:tcPr>
          <w:p w14:paraId="1A84894E" w14:textId="77777777" w:rsidR="00D45A8C" w:rsidRPr="00B620DB" w:rsidRDefault="00D45A8C" w:rsidP="00D45A8C">
            <w:pPr>
              <w:pStyle w:val="12TabHeadBody"/>
            </w:pPr>
            <w:bookmarkStart w:id="877" w:name="cgsb-19.22"/>
            <w:bookmarkStart w:id="878" w:name="a76812"/>
            <w:bookmarkEnd w:id="877"/>
            <w:bookmarkEnd w:id="878"/>
            <w:r w:rsidRPr="00B620DB">
              <w:rPr>
                <w:rStyle w:val="flts1"/>
              </w:rPr>
              <w:t>Mildew-Resistant Sealing Compound for Tubs and Tiles</w:t>
            </w:r>
            <w:bookmarkStart w:id="879" w:name="a76814"/>
            <w:bookmarkEnd w:id="879"/>
          </w:p>
        </w:tc>
        <w:tc>
          <w:tcPr>
            <w:tcW w:w="1524" w:type="pct"/>
            <w:tcBorders>
              <w:top w:val="outset" w:sz="6" w:space="0" w:color="auto"/>
              <w:left w:val="outset" w:sz="6" w:space="0" w:color="auto"/>
              <w:bottom w:val="outset" w:sz="6" w:space="0" w:color="auto"/>
              <w:right w:val="outset" w:sz="6" w:space="0" w:color="auto"/>
            </w:tcBorders>
            <w:hideMark/>
          </w:tcPr>
          <w:p w14:paraId="69943BB1" w14:textId="77777777" w:rsidR="00D45A8C" w:rsidRPr="00B620DB" w:rsidRDefault="00135AFF" w:rsidP="00D45A8C">
            <w:pPr>
              <w:pStyle w:val="12TabHeadBody"/>
            </w:pPr>
            <w:hyperlink r:id="rId628" w:anchor="es003435" w:history="1">
              <w:r w:rsidR="00D45A8C" w:rsidRPr="00B620DB">
                <w:rPr>
                  <w:rStyle w:val="Hyperlink"/>
                  <w:color w:val="auto"/>
                  <w:szCs w:val="18"/>
                  <w:u w:val="none"/>
                </w:rPr>
                <w:t>9.29.10.5.(1)</w:t>
              </w:r>
            </w:hyperlink>
          </w:p>
        </w:tc>
      </w:tr>
      <w:tr w:rsidR="00D45A8C" w:rsidRPr="00B620DB" w14:paraId="7C3D7B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CA64A3"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48837AD6" w14:textId="77777777" w:rsidR="00D45A8C" w:rsidRPr="00B620DB" w:rsidRDefault="00D45A8C" w:rsidP="00D45A8C">
            <w:pPr>
              <w:pStyle w:val="12TabHeadBody"/>
            </w:pPr>
            <w:r w:rsidRPr="00B620DB">
              <w:rPr>
                <w:rStyle w:val="flts1"/>
              </w:rPr>
              <w:t>37-GP-9Ma-1983</w:t>
            </w:r>
          </w:p>
        </w:tc>
        <w:tc>
          <w:tcPr>
            <w:tcW w:w="1641" w:type="pct"/>
            <w:tcBorders>
              <w:top w:val="outset" w:sz="6" w:space="0" w:color="auto"/>
              <w:left w:val="outset" w:sz="6" w:space="0" w:color="auto"/>
              <w:bottom w:val="outset" w:sz="6" w:space="0" w:color="auto"/>
              <w:right w:val="outset" w:sz="6" w:space="0" w:color="auto"/>
            </w:tcBorders>
            <w:hideMark/>
          </w:tcPr>
          <w:p w14:paraId="770C315D" w14:textId="77777777" w:rsidR="00D45A8C" w:rsidRPr="00B620DB" w:rsidRDefault="00D45A8C" w:rsidP="00D45A8C">
            <w:pPr>
              <w:pStyle w:val="12TabHeadBody"/>
            </w:pPr>
            <w:bookmarkStart w:id="880" w:name="cgsb37-gp-9ma"/>
            <w:bookmarkStart w:id="881" w:name="a76833"/>
            <w:bookmarkEnd w:id="880"/>
            <w:bookmarkEnd w:id="881"/>
            <w:r w:rsidRPr="00B620DB">
              <w:rPr>
                <w:rStyle w:val="flts1"/>
              </w:rPr>
              <w:t>Primer, Asphalt, Unfilled, for Asphalt Roofing, Dampproofing and Waterproofing</w:t>
            </w:r>
            <w:bookmarkStart w:id="882" w:name="a76835"/>
            <w:bookmarkEnd w:id="882"/>
          </w:p>
        </w:tc>
        <w:tc>
          <w:tcPr>
            <w:tcW w:w="1524" w:type="pct"/>
            <w:tcBorders>
              <w:top w:val="outset" w:sz="6" w:space="0" w:color="auto"/>
              <w:left w:val="outset" w:sz="6" w:space="0" w:color="auto"/>
              <w:bottom w:val="outset" w:sz="6" w:space="0" w:color="auto"/>
              <w:right w:val="outset" w:sz="6" w:space="0" w:color="auto"/>
            </w:tcBorders>
            <w:hideMark/>
          </w:tcPr>
          <w:p w14:paraId="29CEC3E2" w14:textId="77777777" w:rsidR="00D45A8C" w:rsidRPr="00B620DB" w:rsidRDefault="00135AFF" w:rsidP="00D45A8C">
            <w:pPr>
              <w:pStyle w:val="12TabHeadBody"/>
            </w:pPr>
            <w:hyperlink r:id="rId629" w:anchor="et001042" w:history="1">
              <w:r w:rsidR="00D45A8C" w:rsidRPr="00B620DB">
                <w:rPr>
                  <w:rStyle w:val="Hyperlink"/>
                  <w:color w:val="auto"/>
                  <w:szCs w:val="18"/>
                  <w:u w:val="none"/>
                </w:rPr>
                <w:t>Table</w:t>
              </w:r>
            </w:hyperlink>
            <w:hyperlink r:id="rId630" w:anchor="et001042" w:history="1">
              <w:r w:rsidR="00D45A8C" w:rsidRPr="00B620DB">
                <w:rPr>
                  <w:rStyle w:val="Hyperlink"/>
                  <w:color w:val="auto"/>
                  <w:u w:val="none"/>
                </w:rPr>
                <w:t> </w:t>
              </w:r>
            </w:hyperlink>
            <w:hyperlink r:id="rId631" w:anchor="et001042" w:history="1">
              <w:r w:rsidR="00D45A8C" w:rsidRPr="00B620DB">
                <w:rPr>
                  <w:rStyle w:val="Hyperlink"/>
                  <w:color w:val="auto"/>
                  <w:szCs w:val="18"/>
                  <w:u w:val="none"/>
                </w:rPr>
                <w:t>5.9.1.1.</w:t>
              </w:r>
            </w:hyperlink>
            <w:r w:rsidR="00D45A8C" w:rsidRPr="00B620DB">
              <w:br/>
            </w:r>
            <w:hyperlink r:id="rId632" w:anchor="es008311" w:history="1">
              <w:r w:rsidR="00D45A8C" w:rsidRPr="00B620DB">
                <w:rPr>
                  <w:rStyle w:val="Hyperlink"/>
                  <w:color w:val="auto"/>
                  <w:szCs w:val="18"/>
                  <w:u w:val="none"/>
                </w:rPr>
                <w:t>9.13.3.2.(2)</w:t>
              </w:r>
            </w:hyperlink>
            <w:r w:rsidR="00D45A8C" w:rsidRPr="00B620DB">
              <w:br/>
            </w:r>
            <w:hyperlink r:id="rId633" w:anchor="et000000" w:history="1">
              <w:r w:rsidR="00D45A8C" w:rsidRPr="00B620DB">
                <w:rPr>
                  <w:rStyle w:val="Hyperlink"/>
                  <w:color w:val="auto"/>
                  <w:szCs w:val="18"/>
                  <w:u w:val="none"/>
                </w:rPr>
                <w:t>Table</w:t>
              </w:r>
            </w:hyperlink>
            <w:hyperlink r:id="rId634" w:anchor="et000000" w:history="1">
              <w:r w:rsidR="00D45A8C" w:rsidRPr="00B620DB">
                <w:rPr>
                  <w:rStyle w:val="Hyperlink"/>
                  <w:color w:val="auto"/>
                  <w:u w:val="none"/>
                </w:rPr>
                <w:t> </w:t>
              </w:r>
            </w:hyperlink>
            <w:hyperlink r:id="rId635" w:anchor="et000000" w:history="1">
              <w:r w:rsidR="00D45A8C" w:rsidRPr="00B620DB">
                <w:rPr>
                  <w:rStyle w:val="Hyperlink"/>
                  <w:color w:val="auto"/>
                  <w:szCs w:val="18"/>
                  <w:u w:val="none"/>
                </w:rPr>
                <w:t>9.26.2.1.-A</w:t>
              </w:r>
            </w:hyperlink>
          </w:p>
        </w:tc>
      </w:tr>
      <w:tr w:rsidR="00D45A8C" w:rsidRPr="00B620DB" w14:paraId="1075FE7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C1A654"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6916D13C" w14:textId="77777777" w:rsidR="00D45A8C" w:rsidRPr="00B620DB" w:rsidRDefault="00D45A8C" w:rsidP="00D45A8C">
            <w:pPr>
              <w:pStyle w:val="12TabHeadBody"/>
            </w:pPr>
            <w:r w:rsidRPr="00B620DB">
              <w:rPr>
                <w:rStyle w:val="flts1"/>
              </w:rPr>
              <w:t>CAN/CGSB-37.50-M89</w:t>
            </w:r>
          </w:p>
        </w:tc>
        <w:tc>
          <w:tcPr>
            <w:tcW w:w="1641" w:type="pct"/>
            <w:tcBorders>
              <w:top w:val="outset" w:sz="6" w:space="0" w:color="auto"/>
              <w:left w:val="outset" w:sz="6" w:space="0" w:color="auto"/>
              <w:bottom w:val="outset" w:sz="6" w:space="0" w:color="auto"/>
              <w:right w:val="outset" w:sz="6" w:space="0" w:color="auto"/>
            </w:tcBorders>
            <w:hideMark/>
          </w:tcPr>
          <w:p w14:paraId="2B65DA24" w14:textId="77777777" w:rsidR="00D45A8C" w:rsidRPr="00B620DB" w:rsidRDefault="00D45A8C" w:rsidP="00D45A8C">
            <w:pPr>
              <w:pStyle w:val="12TabHeadBody"/>
            </w:pPr>
            <w:bookmarkStart w:id="883" w:name="cgsb-37.50"/>
            <w:bookmarkStart w:id="884" w:name="a77064"/>
            <w:bookmarkEnd w:id="883"/>
            <w:bookmarkEnd w:id="884"/>
            <w:r w:rsidRPr="00B620DB">
              <w:rPr>
                <w:rStyle w:val="flts1"/>
              </w:rPr>
              <w:t>Hot-Applied, Rubberized Asphalt for Roofing and Waterproofing</w:t>
            </w:r>
            <w:bookmarkStart w:id="885" w:name="a77066"/>
            <w:bookmarkEnd w:id="885"/>
          </w:p>
        </w:tc>
        <w:tc>
          <w:tcPr>
            <w:tcW w:w="1524" w:type="pct"/>
            <w:tcBorders>
              <w:top w:val="outset" w:sz="6" w:space="0" w:color="auto"/>
              <w:left w:val="outset" w:sz="6" w:space="0" w:color="auto"/>
              <w:bottom w:val="outset" w:sz="6" w:space="0" w:color="auto"/>
              <w:right w:val="outset" w:sz="6" w:space="0" w:color="auto"/>
            </w:tcBorders>
            <w:hideMark/>
          </w:tcPr>
          <w:p w14:paraId="7D6E6DC4" w14:textId="77777777" w:rsidR="00D45A8C" w:rsidRPr="00B620DB" w:rsidRDefault="00135AFF" w:rsidP="00D45A8C">
            <w:pPr>
              <w:pStyle w:val="12TabHeadBody"/>
            </w:pPr>
            <w:hyperlink r:id="rId636" w:anchor="et001042" w:history="1">
              <w:r w:rsidR="00D45A8C" w:rsidRPr="00B620DB">
                <w:rPr>
                  <w:rStyle w:val="Hyperlink"/>
                  <w:color w:val="auto"/>
                  <w:szCs w:val="18"/>
                  <w:u w:val="none"/>
                </w:rPr>
                <w:t>Table</w:t>
              </w:r>
            </w:hyperlink>
            <w:hyperlink r:id="rId637" w:anchor="et001042" w:history="1">
              <w:r w:rsidR="00D45A8C" w:rsidRPr="00B620DB">
                <w:rPr>
                  <w:rStyle w:val="Hyperlink"/>
                  <w:color w:val="auto"/>
                  <w:u w:val="none"/>
                </w:rPr>
                <w:t> </w:t>
              </w:r>
            </w:hyperlink>
            <w:hyperlink r:id="rId638" w:anchor="et001042" w:history="1">
              <w:r w:rsidR="00D45A8C" w:rsidRPr="00B620DB">
                <w:rPr>
                  <w:rStyle w:val="Hyperlink"/>
                  <w:color w:val="auto"/>
                  <w:szCs w:val="18"/>
                  <w:u w:val="none"/>
                </w:rPr>
                <w:t>5.9.1.1.</w:t>
              </w:r>
            </w:hyperlink>
            <w:r w:rsidR="00D45A8C" w:rsidRPr="00B620DB">
              <w:br/>
            </w:r>
            <w:hyperlink r:id="rId639" w:anchor="es008311" w:history="1">
              <w:r w:rsidR="00D45A8C" w:rsidRPr="00B620DB">
                <w:rPr>
                  <w:rStyle w:val="Hyperlink"/>
                  <w:color w:val="auto"/>
                  <w:szCs w:val="18"/>
                  <w:u w:val="none"/>
                </w:rPr>
                <w:t>9.13.3.2.(2)</w:t>
              </w:r>
            </w:hyperlink>
            <w:r w:rsidR="00D45A8C" w:rsidRPr="00B620DB">
              <w:br/>
            </w:r>
            <w:hyperlink r:id="rId640" w:anchor="et000057" w:history="1">
              <w:r w:rsidR="00D45A8C" w:rsidRPr="00B620DB">
                <w:rPr>
                  <w:rStyle w:val="Hyperlink"/>
                  <w:color w:val="auto"/>
                  <w:szCs w:val="18"/>
                  <w:u w:val="none"/>
                </w:rPr>
                <w:t>Table</w:t>
              </w:r>
            </w:hyperlink>
            <w:hyperlink r:id="rId641" w:anchor="et000057" w:history="1">
              <w:r w:rsidR="00D45A8C" w:rsidRPr="00B620DB">
                <w:rPr>
                  <w:rStyle w:val="Hyperlink"/>
                  <w:color w:val="auto"/>
                  <w:u w:val="none"/>
                </w:rPr>
                <w:t> </w:t>
              </w:r>
            </w:hyperlink>
            <w:hyperlink r:id="rId642" w:anchor="et000057" w:history="1">
              <w:r w:rsidR="00D45A8C" w:rsidRPr="00B620DB">
                <w:rPr>
                  <w:rStyle w:val="Hyperlink"/>
                  <w:color w:val="auto"/>
                  <w:szCs w:val="18"/>
                  <w:u w:val="none"/>
                </w:rPr>
                <w:t>9.26.2.1.-B</w:t>
              </w:r>
            </w:hyperlink>
          </w:p>
        </w:tc>
      </w:tr>
      <w:tr w:rsidR="00D45A8C" w:rsidRPr="00B620DB" w14:paraId="640A78B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B054FB"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1CB8DFAD" w14:textId="77777777" w:rsidR="00D45A8C" w:rsidRPr="00B620DB" w:rsidRDefault="00D45A8C" w:rsidP="00D45A8C">
            <w:pPr>
              <w:pStyle w:val="12TabHeadBody"/>
            </w:pPr>
            <w:r w:rsidRPr="00B620DB">
              <w:rPr>
                <w:rStyle w:val="flts1"/>
              </w:rPr>
              <w:t>CAN/CGSB-37.51-M90</w:t>
            </w:r>
          </w:p>
        </w:tc>
        <w:tc>
          <w:tcPr>
            <w:tcW w:w="1641" w:type="pct"/>
            <w:tcBorders>
              <w:top w:val="outset" w:sz="6" w:space="0" w:color="auto"/>
              <w:left w:val="outset" w:sz="6" w:space="0" w:color="auto"/>
              <w:bottom w:val="outset" w:sz="6" w:space="0" w:color="auto"/>
              <w:right w:val="outset" w:sz="6" w:space="0" w:color="auto"/>
            </w:tcBorders>
            <w:hideMark/>
          </w:tcPr>
          <w:p w14:paraId="7B69B60D" w14:textId="77777777" w:rsidR="00D45A8C" w:rsidRPr="00B620DB" w:rsidRDefault="00D45A8C" w:rsidP="00D45A8C">
            <w:pPr>
              <w:pStyle w:val="12TabHeadBody"/>
            </w:pPr>
            <w:bookmarkStart w:id="886" w:name="cgsb-37.51"/>
            <w:bookmarkStart w:id="887" w:name="a77089"/>
            <w:bookmarkEnd w:id="886"/>
            <w:bookmarkEnd w:id="887"/>
            <w:r w:rsidRPr="00B620DB">
              <w:rPr>
                <w:rStyle w:val="flts1"/>
              </w:rPr>
              <w:t>Application for Hot-Applied Rubberized Asphalt for Roofing and Waterproofing</w:t>
            </w:r>
            <w:bookmarkStart w:id="888" w:name="a77091"/>
            <w:bookmarkEnd w:id="888"/>
          </w:p>
        </w:tc>
        <w:tc>
          <w:tcPr>
            <w:tcW w:w="1524" w:type="pct"/>
            <w:tcBorders>
              <w:top w:val="outset" w:sz="6" w:space="0" w:color="auto"/>
              <w:left w:val="outset" w:sz="6" w:space="0" w:color="auto"/>
              <w:bottom w:val="outset" w:sz="6" w:space="0" w:color="auto"/>
              <w:right w:val="outset" w:sz="6" w:space="0" w:color="auto"/>
            </w:tcBorders>
            <w:hideMark/>
          </w:tcPr>
          <w:p w14:paraId="217A187F" w14:textId="77777777" w:rsidR="00D45A8C" w:rsidRPr="00B620DB" w:rsidRDefault="00135AFF" w:rsidP="00D45A8C">
            <w:pPr>
              <w:pStyle w:val="12TabHeadBody"/>
            </w:pPr>
            <w:hyperlink r:id="rId643" w:anchor="es003230" w:history="1">
              <w:r w:rsidR="00D45A8C" w:rsidRPr="00B620DB">
                <w:rPr>
                  <w:rStyle w:val="Hyperlink"/>
                  <w:color w:val="auto"/>
                  <w:szCs w:val="18"/>
                  <w:u w:val="none"/>
                </w:rPr>
                <w:t>9.26.15.1.(1)</w:t>
              </w:r>
            </w:hyperlink>
          </w:p>
        </w:tc>
      </w:tr>
      <w:tr w:rsidR="00D45A8C" w:rsidRPr="00B620DB" w14:paraId="5687DB3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0C596EB"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73B5CB6" w14:textId="77777777" w:rsidR="00D45A8C" w:rsidRPr="00B620DB" w:rsidRDefault="00D45A8C" w:rsidP="00D45A8C">
            <w:pPr>
              <w:pStyle w:val="12TabHeadBody"/>
            </w:pPr>
            <w:r w:rsidRPr="00B620DB">
              <w:rPr>
                <w:rStyle w:val="flts1"/>
              </w:rPr>
              <w:t>CAN/CGSB-37.54-95</w:t>
            </w:r>
          </w:p>
        </w:tc>
        <w:tc>
          <w:tcPr>
            <w:tcW w:w="1641" w:type="pct"/>
            <w:tcBorders>
              <w:top w:val="outset" w:sz="6" w:space="0" w:color="auto"/>
              <w:left w:val="outset" w:sz="6" w:space="0" w:color="auto"/>
              <w:bottom w:val="outset" w:sz="6" w:space="0" w:color="auto"/>
              <w:right w:val="outset" w:sz="6" w:space="0" w:color="auto"/>
            </w:tcBorders>
            <w:hideMark/>
          </w:tcPr>
          <w:p w14:paraId="7B607374" w14:textId="77777777" w:rsidR="00D45A8C" w:rsidRPr="00B620DB" w:rsidRDefault="00D45A8C" w:rsidP="00D45A8C">
            <w:pPr>
              <w:pStyle w:val="12TabHeadBody"/>
            </w:pPr>
            <w:bookmarkStart w:id="889" w:name="cgsb-37.54"/>
            <w:bookmarkStart w:id="890" w:name="a77316"/>
            <w:bookmarkEnd w:id="889"/>
            <w:bookmarkEnd w:id="890"/>
            <w:r w:rsidRPr="00B620DB">
              <w:rPr>
                <w:rStyle w:val="flts1"/>
              </w:rPr>
              <w:t>Polyvinyl Chloride Roofing and Waterproofing Membrane</w:t>
            </w:r>
            <w:bookmarkStart w:id="891" w:name="a77318"/>
            <w:bookmarkEnd w:id="891"/>
          </w:p>
        </w:tc>
        <w:tc>
          <w:tcPr>
            <w:tcW w:w="1524" w:type="pct"/>
            <w:tcBorders>
              <w:top w:val="outset" w:sz="6" w:space="0" w:color="auto"/>
              <w:left w:val="outset" w:sz="6" w:space="0" w:color="auto"/>
              <w:bottom w:val="outset" w:sz="6" w:space="0" w:color="auto"/>
              <w:right w:val="outset" w:sz="6" w:space="0" w:color="auto"/>
            </w:tcBorders>
            <w:hideMark/>
          </w:tcPr>
          <w:p w14:paraId="3E3A1D6E" w14:textId="77777777" w:rsidR="00D45A8C" w:rsidRPr="00B620DB" w:rsidRDefault="00135AFF" w:rsidP="00D45A8C">
            <w:pPr>
              <w:pStyle w:val="12TabHeadBody"/>
            </w:pPr>
            <w:hyperlink r:id="rId644" w:anchor="et001042" w:history="1">
              <w:r w:rsidR="00D45A8C" w:rsidRPr="00B620DB">
                <w:rPr>
                  <w:rStyle w:val="Hyperlink"/>
                  <w:color w:val="auto"/>
                  <w:szCs w:val="18"/>
                  <w:u w:val="none"/>
                </w:rPr>
                <w:t>Table</w:t>
              </w:r>
            </w:hyperlink>
            <w:hyperlink r:id="rId645" w:anchor="et001042" w:history="1">
              <w:r w:rsidR="00D45A8C" w:rsidRPr="00B620DB">
                <w:rPr>
                  <w:rStyle w:val="Hyperlink"/>
                  <w:color w:val="auto"/>
                  <w:u w:val="none"/>
                </w:rPr>
                <w:t> </w:t>
              </w:r>
            </w:hyperlink>
            <w:hyperlink r:id="rId646" w:anchor="et001042" w:history="1">
              <w:r w:rsidR="00D45A8C" w:rsidRPr="00B620DB">
                <w:rPr>
                  <w:rStyle w:val="Hyperlink"/>
                  <w:color w:val="auto"/>
                  <w:szCs w:val="18"/>
                  <w:u w:val="none"/>
                </w:rPr>
                <w:t>5.9.1.1.</w:t>
              </w:r>
            </w:hyperlink>
            <w:r w:rsidR="00D45A8C" w:rsidRPr="00B620DB">
              <w:br/>
            </w:r>
            <w:hyperlink r:id="rId647" w:anchor="es008311" w:history="1">
              <w:r w:rsidR="00D45A8C" w:rsidRPr="00B620DB">
                <w:rPr>
                  <w:rStyle w:val="Hyperlink"/>
                  <w:color w:val="auto"/>
                  <w:szCs w:val="18"/>
                  <w:u w:val="none"/>
                </w:rPr>
                <w:t>9.13.3.2.(2)</w:t>
              </w:r>
            </w:hyperlink>
            <w:r w:rsidR="00D45A8C" w:rsidRPr="00B620DB">
              <w:br/>
            </w:r>
            <w:hyperlink r:id="rId648" w:anchor="et000057" w:history="1">
              <w:r w:rsidR="00D45A8C" w:rsidRPr="00B620DB">
                <w:rPr>
                  <w:rStyle w:val="Hyperlink"/>
                  <w:color w:val="auto"/>
                  <w:szCs w:val="18"/>
                  <w:u w:val="none"/>
                </w:rPr>
                <w:t>Table</w:t>
              </w:r>
            </w:hyperlink>
            <w:hyperlink r:id="rId649" w:anchor="et000057" w:history="1">
              <w:r w:rsidR="00D45A8C" w:rsidRPr="00B620DB">
                <w:rPr>
                  <w:rStyle w:val="Hyperlink"/>
                  <w:color w:val="auto"/>
                  <w:u w:val="none"/>
                </w:rPr>
                <w:t> </w:t>
              </w:r>
            </w:hyperlink>
            <w:hyperlink r:id="rId650" w:anchor="et000057" w:history="1">
              <w:r w:rsidR="00D45A8C" w:rsidRPr="00B620DB">
                <w:rPr>
                  <w:rStyle w:val="Hyperlink"/>
                  <w:color w:val="auto"/>
                  <w:szCs w:val="18"/>
                  <w:u w:val="none"/>
                </w:rPr>
                <w:t>9.26.2.1.-B</w:t>
              </w:r>
            </w:hyperlink>
          </w:p>
        </w:tc>
      </w:tr>
      <w:tr w:rsidR="00D45A8C" w:rsidRPr="00B620DB" w14:paraId="29ED394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F1365A"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24BEFA15" w14:textId="77777777" w:rsidR="00D45A8C" w:rsidRPr="00B620DB" w:rsidRDefault="00D45A8C" w:rsidP="00D45A8C">
            <w:pPr>
              <w:pStyle w:val="12TabHeadBody"/>
            </w:pPr>
            <w:r w:rsidRPr="00B620DB">
              <w:rPr>
                <w:rStyle w:val="flts1"/>
              </w:rPr>
              <w:t>37-GP-55M-1979</w:t>
            </w:r>
          </w:p>
        </w:tc>
        <w:tc>
          <w:tcPr>
            <w:tcW w:w="1641" w:type="pct"/>
            <w:tcBorders>
              <w:top w:val="outset" w:sz="6" w:space="0" w:color="auto"/>
              <w:left w:val="outset" w:sz="6" w:space="0" w:color="auto"/>
              <w:bottom w:val="outset" w:sz="6" w:space="0" w:color="auto"/>
              <w:right w:val="outset" w:sz="6" w:space="0" w:color="auto"/>
            </w:tcBorders>
            <w:hideMark/>
          </w:tcPr>
          <w:p w14:paraId="4D8CB3DF" w14:textId="77777777" w:rsidR="00D45A8C" w:rsidRPr="00B620DB" w:rsidRDefault="00D45A8C" w:rsidP="00D45A8C">
            <w:pPr>
              <w:pStyle w:val="12TabHeadBody"/>
            </w:pPr>
            <w:bookmarkStart w:id="892" w:name="cgsb37-gp-55m"/>
            <w:bookmarkStart w:id="893" w:name="a77341"/>
            <w:bookmarkEnd w:id="892"/>
            <w:bookmarkEnd w:id="893"/>
            <w:r w:rsidRPr="00B620DB">
              <w:rPr>
                <w:rStyle w:val="flts1"/>
              </w:rPr>
              <w:t>Application of Sheet Applied Flexible Polyvinyl Chloride Roofing Membrane</w:t>
            </w:r>
            <w:bookmarkStart w:id="894" w:name="a77343"/>
            <w:bookmarkEnd w:id="894"/>
          </w:p>
        </w:tc>
        <w:tc>
          <w:tcPr>
            <w:tcW w:w="1524" w:type="pct"/>
            <w:tcBorders>
              <w:top w:val="outset" w:sz="6" w:space="0" w:color="auto"/>
              <w:left w:val="outset" w:sz="6" w:space="0" w:color="auto"/>
              <w:bottom w:val="outset" w:sz="6" w:space="0" w:color="auto"/>
              <w:right w:val="outset" w:sz="6" w:space="0" w:color="auto"/>
            </w:tcBorders>
            <w:hideMark/>
          </w:tcPr>
          <w:p w14:paraId="29DD4D5A" w14:textId="77777777" w:rsidR="00D45A8C" w:rsidRPr="00B620DB" w:rsidRDefault="00135AFF" w:rsidP="00D45A8C">
            <w:pPr>
              <w:pStyle w:val="12TabHeadBody"/>
            </w:pPr>
            <w:hyperlink r:id="rId651" w:anchor="es003231" w:history="1">
              <w:r w:rsidR="00D45A8C" w:rsidRPr="00B620DB">
                <w:rPr>
                  <w:rStyle w:val="Hyperlink"/>
                  <w:color w:val="auto"/>
                  <w:szCs w:val="18"/>
                  <w:u w:val="none"/>
                </w:rPr>
                <w:t>9.26.16.1.(1)</w:t>
              </w:r>
            </w:hyperlink>
          </w:p>
        </w:tc>
      </w:tr>
      <w:tr w:rsidR="00D45A8C" w:rsidRPr="00B620DB" w14:paraId="4DF193A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CBB52DB"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09664AEB" w14:textId="77777777" w:rsidR="00D45A8C" w:rsidRPr="00B620DB" w:rsidRDefault="00D45A8C" w:rsidP="00D45A8C">
            <w:pPr>
              <w:pStyle w:val="12TabHeadBody"/>
            </w:pPr>
            <w:r w:rsidRPr="00B620DB">
              <w:rPr>
                <w:rStyle w:val="flts1"/>
              </w:rPr>
              <w:t>37-GP-56M-1985</w:t>
            </w:r>
          </w:p>
        </w:tc>
        <w:tc>
          <w:tcPr>
            <w:tcW w:w="1641" w:type="pct"/>
            <w:tcBorders>
              <w:top w:val="outset" w:sz="6" w:space="0" w:color="auto"/>
              <w:left w:val="outset" w:sz="6" w:space="0" w:color="auto"/>
              <w:bottom w:val="outset" w:sz="6" w:space="0" w:color="auto"/>
              <w:right w:val="outset" w:sz="6" w:space="0" w:color="auto"/>
            </w:tcBorders>
            <w:hideMark/>
          </w:tcPr>
          <w:p w14:paraId="3454C50E" w14:textId="77777777" w:rsidR="00D45A8C" w:rsidRPr="00B620DB" w:rsidRDefault="00D45A8C" w:rsidP="00D45A8C">
            <w:pPr>
              <w:pStyle w:val="12TabHeadBody"/>
            </w:pPr>
            <w:bookmarkStart w:id="895" w:name="cgsb37-gp-56m"/>
            <w:bookmarkStart w:id="896" w:name="a77362"/>
            <w:bookmarkEnd w:id="895"/>
            <w:bookmarkEnd w:id="896"/>
            <w:r w:rsidRPr="00B620DB">
              <w:rPr>
                <w:rStyle w:val="flts1"/>
              </w:rPr>
              <w:t>Membrane, Modified, Bituminous, Prefabricated, and Reinforced for Roofing</w:t>
            </w:r>
            <w:bookmarkStart w:id="897" w:name="a77570"/>
            <w:bookmarkEnd w:id="897"/>
          </w:p>
        </w:tc>
        <w:tc>
          <w:tcPr>
            <w:tcW w:w="1524" w:type="pct"/>
            <w:tcBorders>
              <w:top w:val="outset" w:sz="6" w:space="0" w:color="auto"/>
              <w:left w:val="outset" w:sz="6" w:space="0" w:color="auto"/>
              <w:bottom w:val="outset" w:sz="6" w:space="0" w:color="auto"/>
              <w:right w:val="outset" w:sz="6" w:space="0" w:color="auto"/>
            </w:tcBorders>
            <w:hideMark/>
          </w:tcPr>
          <w:p w14:paraId="33187FF4" w14:textId="77777777" w:rsidR="00D45A8C" w:rsidRPr="00B620DB" w:rsidRDefault="00135AFF" w:rsidP="00D45A8C">
            <w:pPr>
              <w:pStyle w:val="12TabHeadBody"/>
            </w:pPr>
            <w:hyperlink r:id="rId652" w:anchor="es008311" w:history="1">
              <w:r w:rsidR="00D45A8C" w:rsidRPr="00B620DB">
                <w:rPr>
                  <w:rStyle w:val="Hyperlink"/>
                  <w:color w:val="auto"/>
                  <w:szCs w:val="18"/>
                  <w:u w:val="none"/>
                </w:rPr>
                <w:t>9.13.3.2.(2)</w:t>
              </w:r>
            </w:hyperlink>
            <w:r w:rsidR="00D45A8C" w:rsidRPr="00B620DB">
              <w:br/>
            </w:r>
            <w:hyperlink r:id="rId653" w:anchor="et000057" w:history="1">
              <w:r w:rsidR="00D45A8C" w:rsidRPr="00B620DB">
                <w:rPr>
                  <w:rStyle w:val="Hyperlink"/>
                  <w:color w:val="auto"/>
                  <w:szCs w:val="18"/>
                  <w:u w:val="none"/>
                </w:rPr>
                <w:t>Table</w:t>
              </w:r>
            </w:hyperlink>
            <w:hyperlink r:id="rId654" w:anchor="et000057" w:history="1">
              <w:r w:rsidR="00D45A8C" w:rsidRPr="00B620DB">
                <w:rPr>
                  <w:rStyle w:val="Hyperlink"/>
                  <w:color w:val="auto"/>
                  <w:u w:val="none"/>
                </w:rPr>
                <w:t> </w:t>
              </w:r>
            </w:hyperlink>
            <w:hyperlink r:id="rId655" w:anchor="et000057" w:history="1">
              <w:r w:rsidR="00D45A8C" w:rsidRPr="00B620DB">
                <w:rPr>
                  <w:rStyle w:val="Hyperlink"/>
                  <w:color w:val="auto"/>
                  <w:szCs w:val="18"/>
                  <w:u w:val="none"/>
                </w:rPr>
                <w:t>9.26.2.1.-B</w:t>
              </w:r>
            </w:hyperlink>
          </w:p>
        </w:tc>
      </w:tr>
      <w:tr w:rsidR="00D45A8C" w:rsidRPr="00B620DB" w14:paraId="7F3DB23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7B92EC0"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26435C7C" w14:textId="77777777" w:rsidR="00D45A8C" w:rsidRPr="00B620DB" w:rsidRDefault="00D45A8C" w:rsidP="00D45A8C">
            <w:pPr>
              <w:pStyle w:val="12TabHeadBody"/>
            </w:pPr>
            <w:r w:rsidRPr="00B620DB">
              <w:rPr>
                <w:rStyle w:val="flts1"/>
              </w:rPr>
              <w:t>CAN/CGSB-37.58-M86</w:t>
            </w:r>
          </w:p>
        </w:tc>
        <w:tc>
          <w:tcPr>
            <w:tcW w:w="1641" w:type="pct"/>
            <w:tcBorders>
              <w:top w:val="outset" w:sz="6" w:space="0" w:color="auto"/>
              <w:left w:val="outset" w:sz="6" w:space="0" w:color="auto"/>
              <w:bottom w:val="outset" w:sz="6" w:space="0" w:color="auto"/>
              <w:right w:val="outset" w:sz="6" w:space="0" w:color="auto"/>
            </w:tcBorders>
            <w:hideMark/>
          </w:tcPr>
          <w:p w14:paraId="013FC7A2" w14:textId="77777777" w:rsidR="00D45A8C" w:rsidRPr="00B620DB" w:rsidRDefault="00D45A8C" w:rsidP="00D45A8C">
            <w:pPr>
              <w:pStyle w:val="12TabHeadBody"/>
            </w:pPr>
            <w:bookmarkStart w:id="898" w:name="cgsb-37.58"/>
            <w:bookmarkStart w:id="899" w:name="a77591"/>
            <w:bookmarkEnd w:id="898"/>
            <w:bookmarkEnd w:id="899"/>
            <w:r w:rsidRPr="00B620DB">
              <w:rPr>
                <w:rStyle w:val="flts1"/>
              </w:rPr>
              <w:t>Membrane, Elastomeric, Cold-Applied Liquid, for Non-Exposed Use in Roofing and Waterproofing</w:t>
            </w:r>
            <w:bookmarkStart w:id="900" w:name="a77593"/>
            <w:bookmarkEnd w:id="900"/>
          </w:p>
        </w:tc>
        <w:tc>
          <w:tcPr>
            <w:tcW w:w="1524" w:type="pct"/>
            <w:tcBorders>
              <w:top w:val="outset" w:sz="6" w:space="0" w:color="auto"/>
              <w:left w:val="outset" w:sz="6" w:space="0" w:color="auto"/>
              <w:bottom w:val="outset" w:sz="6" w:space="0" w:color="auto"/>
              <w:right w:val="outset" w:sz="6" w:space="0" w:color="auto"/>
            </w:tcBorders>
            <w:hideMark/>
          </w:tcPr>
          <w:p w14:paraId="06DA4961" w14:textId="77777777" w:rsidR="00D45A8C" w:rsidRPr="00B620DB" w:rsidRDefault="00135AFF" w:rsidP="00D45A8C">
            <w:pPr>
              <w:pStyle w:val="12TabHeadBody"/>
            </w:pPr>
            <w:hyperlink r:id="rId656" w:anchor="et001042" w:history="1">
              <w:r w:rsidR="00D45A8C" w:rsidRPr="00B620DB">
                <w:rPr>
                  <w:rStyle w:val="Hyperlink"/>
                  <w:color w:val="auto"/>
                  <w:szCs w:val="18"/>
                  <w:u w:val="none"/>
                </w:rPr>
                <w:t>Table</w:t>
              </w:r>
            </w:hyperlink>
            <w:hyperlink r:id="rId657" w:anchor="et001042" w:history="1">
              <w:r w:rsidR="00D45A8C" w:rsidRPr="00B620DB">
                <w:rPr>
                  <w:rStyle w:val="Hyperlink"/>
                  <w:color w:val="auto"/>
                  <w:u w:val="none"/>
                </w:rPr>
                <w:t> </w:t>
              </w:r>
            </w:hyperlink>
            <w:hyperlink r:id="rId658" w:anchor="et001042" w:history="1">
              <w:r w:rsidR="00D45A8C" w:rsidRPr="00B620DB">
                <w:rPr>
                  <w:rStyle w:val="Hyperlink"/>
                  <w:color w:val="auto"/>
                  <w:szCs w:val="18"/>
                  <w:u w:val="none"/>
                </w:rPr>
                <w:t>5.9.1.1.</w:t>
              </w:r>
            </w:hyperlink>
            <w:r w:rsidR="00D45A8C" w:rsidRPr="00B620DB">
              <w:br/>
            </w:r>
            <w:hyperlink r:id="rId659" w:anchor="es008311" w:history="1">
              <w:r w:rsidR="00D45A8C" w:rsidRPr="00B620DB">
                <w:rPr>
                  <w:rStyle w:val="Hyperlink"/>
                  <w:color w:val="auto"/>
                  <w:szCs w:val="18"/>
                  <w:u w:val="none"/>
                </w:rPr>
                <w:t>9.13.3.2.(2)</w:t>
              </w:r>
            </w:hyperlink>
            <w:r w:rsidR="00D45A8C" w:rsidRPr="00B620DB">
              <w:br/>
            </w:r>
            <w:hyperlink r:id="rId660" w:anchor="et000057" w:history="1">
              <w:r w:rsidR="00D45A8C" w:rsidRPr="00B620DB">
                <w:rPr>
                  <w:rStyle w:val="Hyperlink"/>
                  <w:color w:val="auto"/>
                  <w:szCs w:val="18"/>
                  <w:u w:val="none"/>
                </w:rPr>
                <w:t>Table</w:t>
              </w:r>
            </w:hyperlink>
            <w:hyperlink r:id="rId661" w:anchor="et000057" w:history="1">
              <w:r w:rsidR="00D45A8C" w:rsidRPr="00B620DB">
                <w:rPr>
                  <w:rStyle w:val="Hyperlink"/>
                  <w:color w:val="auto"/>
                  <w:u w:val="none"/>
                </w:rPr>
                <w:t> </w:t>
              </w:r>
            </w:hyperlink>
            <w:hyperlink r:id="rId662" w:anchor="et000057" w:history="1">
              <w:r w:rsidR="00D45A8C" w:rsidRPr="00B620DB">
                <w:rPr>
                  <w:rStyle w:val="Hyperlink"/>
                  <w:color w:val="auto"/>
                  <w:szCs w:val="18"/>
                  <w:u w:val="none"/>
                </w:rPr>
                <w:t>9.26.2.1.-B</w:t>
              </w:r>
            </w:hyperlink>
          </w:p>
        </w:tc>
      </w:tr>
      <w:tr w:rsidR="00D45A8C" w:rsidRPr="00B620DB" w14:paraId="47269B2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CEA616C"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46A85D73" w14:textId="77777777" w:rsidR="00D45A8C" w:rsidRPr="00B620DB" w:rsidRDefault="00D45A8C" w:rsidP="00D45A8C">
            <w:pPr>
              <w:pStyle w:val="12TabHeadBody"/>
            </w:pPr>
            <w:r w:rsidRPr="00B620DB">
              <w:rPr>
                <w:rStyle w:val="flts1"/>
              </w:rPr>
              <w:t>CAN/CGSB-41.24-95</w:t>
            </w:r>
          </w:p>
        </w:tc>
        <w:tc>
          <w:tcPr>
            <w:tcW w:w="1641" w:type="pct"/>
            <w:tcBorders>
              <w:top w:val="outset" w:sz="6" w:space="0" w:color="auto"/>
              <w:left w:val="outset" w:sz="6" w:space="0" w:color="auto"/>
              <w:bottom w:val="outset" w:sz="6" w:space="0" w:color="auto"/>
              <w:right w:val="outset" w:sz="6" w:space="0" w:color="auto"/>
            </w:tcBorders>
            <w:hideMark/>
          </w:tcPr>
          <w:p w14:paraId="4415F04D" w14:textId="77777777" w:rsidR="00D45A8C" w:rsidRPr="00B620DB" w:rsidRDefault="00D45A8C" w:rsidP="00D45A8C">
            <w:pPr>
              <w:pStyle w:val="12TabHeadBody"/>
            </w:pPr>
            <w:bookmarkStart w:id="901" w:name="cgsb-41.24"/>
            <w:bookmarkStart w:id="902" w:name="a77616"/>
            <w:bookmarkEnd w:id="901"/>
            <w:bookmarkEnd w:id="902"/>
            <w:r w:rsidRPr="00B620DB">
              <w:rPr>
                <w:rStyle w:val="flts1"/>
              </w:rPr>
              <w:t>Rigid Vinyl Siding, Soffits and Fascia</w:t>
            </w:r>
            <w:bookmarkStart w:id="903" w:name="a77618"/>
            <w:bookmarkEnd w:id="903"/>
          </w:p>
        </w:tc>
        <w:tc>
          <w:tcPr>
            <w:tcW w:w="1524" w:type="pct"/>
            <w:tcBorders>
              <w:top w:val="outset" w:sz="6" w:space="0" w:color="auto"/>
              <w:left w:val="outset" w:sz="6" w:space="0" w:color="auto"/>
              <w:bottom w:val="outset" w:sz="6" w:space="0" w:color="auto"/>
              <w:right w:val="outset" w:sz="6" w:space="0" w:color="auto"/>
            </w:tcBorders>
            <w:hideMark/>
          </w:tcPr>
          <w:p w14:paraId="18B0868D" w14:textId="77777777" w:rsidR="00D45A8C" w:rsidRPr="00B620DB" w:rsidRDefault="00135AFF" w:rsidP="00D45A8C">
            <w:pPr>
              <w:pStyle w:val="12TabHeadBody"/>
            </w:pPr>
            <w:hyperlink r:id="rId663" w:anchor="et001042" w:history="1">
              <w:r w:rsidR="00D45A8C" w:rsidRPr="00B620DB">
                <w:rPr>
                  <w:rStyle w:val="Hyperlink"/>
                  <w:color w:val="auto"/>
                  <w:szCs w:val="18"/>
                  <w:u w:val="none"/>
                </w:rPr>
                <w:t>Table</w:t>
              </w:r>
            </w:hyperlink>
            <w:hyperlink r:id="rId664" w:anchor="et001042" w:history="1">
              <w:r w:rsidR="00D45A8C" w:rsidRPr="00B620DB">
                <w:rPr>
                  <w:rStyle w:val="Hyperlink"/>
                  <w:color w:val="auto"/>
                  <w:u w:val="none"/>
                </w:rPr>
                <w:t> </w:t>
              </w:r>
            </w:hyperlink>
            <w:hyperlink r:id="rId665" w:anchor="et001042" w:history="1">
              <w:r w:rsidR="00D45A8C" w:rsidRPr="00B620DB">
                <w:rPr>
                  <w:rStyle w:val="Hyperlink"/>
                  <w:color w:val="auto"/>
                  <w:szCs w:val="18"/>
                  <w:u w:val="none"/>
                </w:rPr>
                <w:t>5.9.1.1.</w:t>
              </w:r>
            </w:hyperlink>
          </w:p>
        </w:tc>
      </w:tr>
      <w:tr w:rsidR="00D45A8C" w:rsidRPr="00B620DB" w14:paraId="7EE19C3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F19F48A"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11C72AC7" w14:textId="77777777" w:rsidR="00D45A8C" w:rsidRPr="00B620DB" w:rsidRDefault="00D45A8C" w:rsidP="00D45A8C">
            <w:pPr>
              <w:pStyle w:val="12TabHeadBody"/>
            </w:pPr>
            <w:r w:rsidRPr="00B620DB">
              <w:rPr>
                <w:rStyle w:val="flts1"/>
              </w:rPr>
              <w:t>CAN/CGSB-51.25-M87</w:t>
            </w:r>
          </w:p>
        </w:tc>
        <w:tc>
          <w:tcPr>
            <w:tcW w:w="1641" w:type="pct"/>
            <w:tcBorders>
              <w:top w:val="outset" w:sz="6" w:space="0" w:color="auto"/>
              <w:left w:val="outset" w:sz="6" w:space="0" w:color="auto"/>
              <w:bottom w:val="outset" w:sz="6" w:space="0" w:color="auto"/>
              <w:right w:val="outset" w:sz="6" w:space="0" w:color="auto"/>
            </w:tcBorders>
            <w:hideMark/>
          </w:tcPr>
          <w:p w14:paraId="20C0C333" w14:textId="77777777" w:rsidR="00D45A8C" w:rsidRPr="00B620DB" w:rsidRDefault="00D45A8C" w:rsidP="00D45A8C">
            <w:pPr>
              <w:pStyle w:val="12TabHeadBody"/>
            </w:pPr>
            <w:bookmarkStart w:id="904" w:name="cgsb-51.25"/>
            <w:bookmarkStart w:id="905" w:name="a77843"/>
            <w:bookmarkEnd w:id="904"/>
            <w:bookmarkEnd w:id="905"/>
            <w:r w:rsidRPr="00B620DB">
              <w:rPr>
                <w:rStyle w:val="flts1"/>
              </w:rPr>
              <w:t>Thermal Insulation, Phenolic, Faced</w:t>
            </w:r>
            <w:bookmarkStart w:id="906" w:name="a77845"/>
            <w:bookmarkEnd w:id="906"/>
          </w:p>
        </w:tc>
        <w:tc>
          <w:tcPr>
            <w:tcW w:w="1524" w:type="pct"/>
            <w:tcBorders>
              <w:top w:val="outset" w:sz="6" w:space="0" w:color="auto"/>
              <w:left w:val="outset" w:sz="6" w:space="0" w:color="auto"/>
              <w:bottom w:val="outset" w:sz="6" w:space="0" w:color="auto"/>
              <w:right w:val="outset" w:sz="6" w:space="0" w:color="auto"/>
            </w:tcBorders>
            <w:hideMark/>
          </w:tcPr>
          <w:p w14:paraId="1E0D4A21" w14:textId="77777777" w:rsidR="00D45A8C" w:rsidRPr="00B620DB" w:rsidRDefault="00135AFF" w:rsidP="00D45A8C">
            <w:pPr>
              <w:pStyle w:val="12TabHeadBody"/>
            </w:pPr>
            <w:hyperlink r:id="rId666" w:anchor="et001065" w:history="1">
              <w:r w:rsidR="00D45A8C" w:rsidRPr="00B620DB">
                <w:rPr>
                  <w:rStyle w:val="Hyperlink"/>
                  <w:color w:val="auto"/>
                  <w:szCs w:val="18"/>
                  <w:u w:val="none"/>
                </w:rPr>
                <w:t>Table</w:t>
              </w:r>
            </w:hyperlink>
            <w:hyperlink r:id="rId667" w:anchor="et001065" w:history="1">
              <w:r w:rsidR="00D45A8C" w:rsidRPr="00B620DB">
                <w:rPr>
                  <w:rStyle w:val="Hyperlink"/>
                  <w:color w:val="auto"/>
                  <w:u w:val="none"/>
                </w:rPr>
                <w:t> </w:t>
              </w:r>
            </w:hyperlink>
            <w:hyperlink r:id="rId668" w:anchor="et001065" w:history="1">
              <w:r w:rsidR="00D45A8C" w:rsidRPr="00B620DB">
                <w:rPr>
                  <w:rStyle w:val="Hyperlink"/>
                  <w:color w:val="auto"/>
                  <w:szCs w:val="18"/>
                  <w:u w:val="none"/>
                </w:rPr>
                <w:t>9.23.17.2.-A</w:t>
              </w:r>
            </w:hyperlink>
            <w:r w:rsidR="00D45A8C" w:rsidRPr="00B620DB">
              <w:br/>
            </w:r>
            <w:hyperlink r:id="rId669" w:anchor="es003080" w:history="1">
              <w:r w:rsidR="00D45A8C" w:rsidRPr="00B620DB">
                <w:rPr>
                  <w:rStyle w:val="Hyperlink"/>
                  <w:color w:val="auto"/>
                  <w:szCs w:val="18"/>
                  <w:u w:val="none"/>
                </w:rPr>
                <w:t>9.25.2.2.(1)</w:t>
              </w:r>
            </w:hyperlink>
          </w:p>
        </w:tc>
      </w:tr>
      <w:tr w:rsidR="00D45A8C" w:rsidRPr="00B620DB" w14:paraId="177677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032EE15"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2CE45819" w14:textId="77777777" w:rsidR="00D45A8C" w:rsidRPr="00B620DB" w:rsidRDefault="00D45A8C" w:rsidP="00D45A8C">
            <w:pPr>
              <w:pStyle w:val="12TabHeadBody"/>
            </w:pPr>
            <w:r w:rsidRPr="00B620DB">
              <w:rPr>
                <w:rStyle w:val="flts1"/>
              </w:rPr>
              <w:t>51-GP-27M-1979</w:t>
            </w:r>
          </w:p>
        </w:tc>
        <w:tc>
          <w:tcPr>
            <w:tcW w:w="1641" w:type="pct"/>
            <w:tcBorders>
              <w:top w:val="outset" w:sz="6" w:space="0" w:color="auto"/>
              <w:left w:val="outset" w:sz="6" w:space="0" w:color="auto"/>
              <w:bottom w:val="outset" w:sz="6" w:space="0" w:color="auto"/>
              <w:right w:val="outset" w:sz="6" w:space="0" w:color="auto"/>
            </w:tcBorders>
            <w:hideMark/>
          </w:tcPr>
          <w:p w14:paraId="4F1480F6" w14:textId="77777777" w:rsidR="00D45A8C" w:rsidRPr="00B620DB" w:rsidRDefault="00D45A8C" w:rsidP="00D45A8C">
            <w:pPr>
              <w:pStyle w:val="12TabHeadBody"/>
            </w:pPr>
            <w:bookmarkStart w:id="907" w:name="cgsb51-gp-27m"/>
            <w:bookmarkStart w:id="908" w:name="a77866"/>
            <w:bookmarkEnd w:id="907"/>
            <w:bookmarkEnd w:id="908"/>
            <w:r w:rsidRPr="00B620DB">
              <w:rPr>
                <w:rStyle w:val="flts1"/>
              </w:rPr>
              <w:t>Thermal Insulation, Polystyrene, Loose Fill</w:t>
            </w:r>
            <w:bookmarkStart w:id="909" w:name="a77868"/>
            <w:bookmarkEnd w:id="909"/>
          </w:p>
        </w:tc>
        <w:tc>
          <w:tcPr>
            <w:tcW w:w="1524" w:type="pct"/>
            <w:tcBorders>
              <w:top w:val="outset" w:sz="6" w:space="0" w:color="auto"/>
              <w:left w:val="outset" w:sz="6" w:space="0" w:color="auto"/>
              <w:bottom w:val="outset" w:sz="6" w:space="0" w:color="auto"/>
              <w:right w:val="outset" w:sz="6" w:space="0" w:color="auto"/>
            </w:tcBorders>
            <w:hideMark/>
          </w:tcPr>
          <w:p w14:paraId="60A43AF3" w14:textId="77777777" w:rsidR="00D45A8C" w:rsidRPr="00B620DB" w:rsidRDefault="00135AFF" w:rsidP="00D45A8C">
            <w:pPr>
              <w:pStyle w:val="12TabHeadBody"/>
            </w:pPr>
            <w:hyperlink r:id="rId670" w:anchor="es003080" w:history="1">
              <w:r w:rsidR="00D45A8C" w:rsidRPr="00B620DB">
                <w:rPr>
                  <w:rStyle w:val="Hyperlink"/>
                  <w:color w:val="auto"/>
                  <w:szCs w:val="18"/>
                  <w:u w:val="none"/>
                </w:rPr>
                <w:t>9.25.2.2.(1)</w:t>
              </w:r>
            </w:hyperlink>
          </w:p>
        </w:tc>
      </w:tr>
      <w:tr w:rsidR="00D45A8C" w:rsidRPr="00B620DB" w14:paraId="7D4E042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6D1B505"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261A61C7" w14:textId="77777777" w:rsidR="00D45A8C" w:rsidRPr="00B620DB" w:rsidRDefault="00D45A8C" w:rsidP="00D45A8C">
            <w:pPr>
              <w:pStyle w:val="12TabHeadBody"/>
            </w:pPr>
            <w:r w:rsidRPr="00B620DB">
              <w:rPr>
                <w:rStyle w:val="flts1"/>
              </w:rPr>
              <w:t>CAN/CGSB-51.32-M77</w:t>
            </w:r>
          </w:p>
        </w:tc>
        <w:tc>
          <w:tcPr>
            <w:tcW w:w="1641" w:type="pct"/>
            <w:tcBorders>
              <w:top w:val="outset" w:sz="6" w:space="0" w:color="auto"/>
              <w:left w:val="outset" w:sz="6" w:space="0" w:color="auto"/>
              <w:bottom w:val="outset" w:sz="6" w:space="0" w:color="auto"/>
              <w:right w:val="outset" w:sz="6" w:space="0" w:color="auto"/>
            </w:tcBorders>
            <w:hideMark/>
          </w:tcPr>
          <w:p w14:paraId="5D25C46A" w14:textId="77777777" w:rsidR="00D45A8C" w:rsidRPr="00B620DB" w:rsidRDefault="00D45A8C" w:rsidP="00D45A8C">
            <w:pPr>
              <w:pStyle w:val="12TabHeadBody"/>
            </w:pPr>
            <w:bookmarkStart w:id="910" w:name="cgsb-51.32"/>
            <w:bookmarkStart w:id="911" w:name="a78093"/>
            <w:bookmarkEnd w:id="910"/>
            <w:bookmarkEnd w:id="911"/>
            <w:r w:rsidRPr="00B620DB">
              <w:rPr>
                <w:rStyle w:val="flts1"/>
              </w:rPr>
              <w:t>Sheathing, Membrane, Breather Type</w:t>
            </w:r>
            <w:bookmarkStart w:id="912" w:name="a78095"/>
            <w:bookmarkEnd w:id="912"/>
          </w:p>
        </w:tc>
        <w:tc>
          <w:tcPr>
            <w:tcW w:w="1524" w:type="pct"/>
            <w:tcBorders>
              <w:top w:val="outset" w:sz="6" w:space="0" w:color="auto"/>
              <w:left w:val="outset" w:sz="6" w:space="0" w:color="auto"/>
              <w:bottom w:val="outset" w:sz="6" w:space="0" w:color="auto"/>
              <w:right w:val="outset" w:sz="6" w:space="0" w:color="auto"/>
            </w:tcBorders>
            <w:hideMark/>
          </w:tcPr>
          <w:p w14:paraId="0CED0E66" w14:textId="77777777" w:rsidR="00D45A8C" w:rsidRPr="00B620DB" w:rsidRDefault="00135AFF" w:rsidP="00D45A8C">
            <w:pPr>
              <w:pStyle w:val="12TabHeadBody"/>
            </w:pPr>
            <w:hyperlink r:id="rId671" w:anchor="et001042" w:history="1">
              <w:r w:rsidR="00D45A8C" w:rsidRPr="00B620DB">
                <w:rPr>
                  <w:rStyle w:val="Hyperlink"/>
                  <w:color w:val="auto"/>
                  <w:szCs w:val="18"/>
                  <w:u w:val="none"/>
                </w:rPr>
                <w:t>Table</w:t>
              </w:r>
            </w:hyperlink>
            <w:hyperlink r:id="rId672" w:anchor="et001042" w:history="1">
              <w:r w:rsidR="00D45A8C" w:rsidRPr="00B620DB">
                <w:rPr>
                  <w:rStyle w:val="Hyperlink"/>
                  <w:color w:val="auto"/>
                  <w:u w:val="none"/>
                </w:rPr>
                <w:t> </w:t>
              </w:r>
            </w:hyperlink>
            <w:hyperlink r:id="rId673" w:anchor="et001042" w:history="1">
              <w:r w:rsidR="00D45A8C" w:rsidRPr="00B620DB">
                <w:rPr>
                  <w:rStyle w:val="Hyperlink"/>
                  <w:color w:val="auto"/>
                  <w:szCs w:val="18"/>
                  <w:u w:val="none"/>
                </w:rPr>
                <w:t>5.9.1.1.</w:t>
              </w:r>
            </w:hyperlink>
            <w:r w:rsidR="00D45A8C" w:rsidRPr="00B620DB">
              <w:br/>
            </w:r>
            <w:hyperlink r:id="rId674" w:anchor="es002759" w:history="1">
              <w:r w:rsidR="00D45A8C" w:rsidRPr="00B620DB">
                <w:rPr>
                  <w:rStyle w:val="Hyperlink"/>
                  <w:color w:val="auto"/>
                  <w:szCs w:val="18"/>
                  <w:u w:val="none"/>
                </w:rPr>
                <w:t>9.20.13.9.(1)</w:t>
              </w:r>
            </w:hyperlink>
            <w:r w:rsidR="00D45A8C" w:rsidRPr="00B620DB">
              <w:br/>
            </w:r>
            <w:hyperlink r:id="rId675" w:anchor="et000000" w:history="1">
              <w:r w:rsidR="00D45A8C" w:rsidRPr="00B620DB">
                <w:rPr>
                  <w:rStyle w:val="Hyperlink"/>
                  <w:color w:val="auto"/>
                  <w:szCs w:val="18"/>
                  <w:u w:val="none"/>
                </w:rPr>
                <w:t>Table</w:t>
              </w:r>
            </w:hyperlink>
            <w:hyperlink r:id="rId676" w:anchor="et000000" w:history="1">
              <w:r w:rsidR="00D45A8C" w:rsidRPr="00B620DB">
                <w:rPr>
                  <w:rStyle w:val="Hyperlink"/>
                  <w:color w:val="auto"/>
                  <w:u w:val="none"/>
                </w:rPr>
                <w:t> </w:t>
              </w:r>
            </w:hyperlink>
            <w:hyperlink r:id="rId677" w:anchor="et000000" w:history="1">
              <w:r w:rsidR="00D45A8C" w:rsidRPr="00B620DB">
                <w:rPr>
                  <w:rStyle w:val="Hyperlink"/>
                  <w:color w:val="auto"/>
                  <w:szCs w:val="18"/>
                  <w:u w:val="none"/>
                </w:rPr>
                <w:t>9.26.2.1.-A</w:t>
              </w:r>
            </w:hyperlink>
            <w:r w:rsidR="00D45A8C" w:rsidRPr="00B620DB">
              <w:br/>
            </w:r>
            <w:hyperlink r:id="rId678" w:anchor="es003029" w:history="1">
              <w:r w:rsidR="00D45A8C" w:rsidRPr="00B620DB">
                <w:rPr>
                  <w:rStyle w:val="Hyperlink"/>
                  <w:color w:val="auto"/>
                  <w:szCs w:val="18"/>
                  <w:u w:val="none"/>
                </w:rPr>
                <w:t>9.27.3.2.(1)</w:t>
              </w:r>
            </w:hyperlink>
          </w:p>
        </w:tc>
      </w:tr>
      <w:tr w:rsidR="00D45A8C" w:rsidRPr="00B620DB" w14:paraId="0E956F5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01D5E9" w14:textId="77777777" w:rsidR="00D45A8C" w:rsidRPr="00B620DB" w:rsidRDefault="00D45A8C" w:rsidP="00D45A8C">
            <w:pPr>
              <w:pStyle w:val="12TabHeadBody"/>
            </w:pPr>
            <w:r w:rsidRPr="00B620DB">
              <w:rPr>
                <w:rStyle w:val="flts1"/>
              </w:rPr>
              <w:lastRenderedPageBreak/>
              <w:t>CGSB</w:t>
            </w:r>
          </w:p>
        </w:tc>
        <w:tc>
          <w:tcPr>
            <w:tcW w:w="1253" w:type="pct"/>
            <w:tcBorders>
              <w:top w:val="outset" w:sz="6" w:space="0" w:color="auto"/>
              <w:left w:val="outset" w:sz="6" w:space="0" w:color="auto"/>
              <w:bottom w:val="outset" w:sz="6" w:space="0" w:color="auto"/>
              <w:right w:val="outset" w:sz="6" w:space="0" w:color="auto"/>
            </w:tcBorders>
            <w:hideMark/>
          </w:tcPr>
          <w:p w14:paraId="227816CD" w14:textId="77777777" w:rsidR="00D45A8C" w:rsidRPr="00B620DB" w:rsidRDefault="00D45A8C" w:rsidP="00D45A8C">
            <w:pPr>
              <w:pStyle w:val="12TabHeadBody"/>
            </w:pPr>
            <w:r w:rsidRPr="00B620DB">
              <w:rPr>
                <w:rStyle w:val="flts1"/>
              </w:rPr>
              <w:t>CAN/CGSB-51.33-M89</w:t>
            </w:r>
          </w:p>
        </w:tc>
        <w:tc>
          <w:tcPr>
            <w:tcW w:w="1641" w:type="pct"/>
            <w:tcBorders>
              <w:top w:val="outset" w:sz="6" w:space="0" w:color="auto"/>
              <w:left w:val="outset" w:sz="6" w:space="0" w:color="auto"/>
              <w:bottom w:val="outset" w:sz="6" w:space="0" w:color="auto"/>
              <w:right w:val="outset" w:sz="6" w:space="0" w:color="auto"/>
            </w:tcBorders>
            <w:hideMark/>
          </w:tcPr>
          <w:p w14:paraId="740F7110" w14:textId="77777777" w:rsidR="00D45A8C" w:rsidRPr="00B620DB" w:rsidRDefault="00D45A8C" w:rsidP="00D45A8C">
            <w:pPr>
              <w:pStyle w:val="12TabHeadBody"/>
            </w:pPr>
            <w:bookmarkStart w:id="913" w:name="cgsb-51.33"/>
            <w:bookmarkStart w:id="914" w:name="a78120"/>
            <w:bookmarkEnd w:id="913"/>
            <w:bookmarkEnd w:id="914"/>
            <w:r w:rsidRPr="00B620DB">
              <w:rPr>
                <w:rStyle w:val="flts1"/>
              </w:rPr>
              <w:t>Vapour Barrier Sheet, Excluding Polyethylene, for Use in Building Construction</w:t>
            </w:r>
            <w:bookmarkStart w:id="915" w:name="a78122"/>
            <w:bookmarkEnd w:id="915"/>
          </w:p>
        </w:tc>
        <w:tc>
          <w:tcPr>
            <w:tcW w:w="1524" w:type="pct"/>
            <w:tcBorders>
              <w:top w:val="outset" w:sz="6" w:space="0" w:color="auto"/>
              <w:left w:val="outset" w:sz="6" w:space="0" w:color="auto"/>
              <w:bottom w:val="outset" w:sz="6" w:space="0" w:color="auto"/>
              <w:right w:val="outset" w:sz="6" w:space="0" w:color="auto"/>
            </w:tcBorders>
            <w:hideMark/>
          </w:tcPr>
          <w:p w14:paraId="0F7174AB" w14:textId="77777777" w:rsidR="00D45A8C" w:rsidRPr="00B620DB" w:rsidRDefault="00135AFF" w:rsidP="00D45A8C">
            <w:pPr>
              <w:pStyle w:val="12TabHeadBody"/>
            </w:pPr>
            <w:hyperlink r:id="rId679" w:anchor="et001042" w:history="1">
              <w:r w:rsidR="00D45A8C" w:rsidRPr="00B620DB">
                <w:rPr>
                  <w:rStyle w:val="Hyperlink"/>
                  <w:color w:val="auto"/>
                  <w:szCs w:val="18"/>
                  <w:u w:val="none"/>
                </w:rPr>
                <w:t>Table</w:t>
              </w:r>
            </w:hyperlink>
            <w:hyperlink r:id="rId680" w:anchor="et001042" w:history="1">
              <w:r w:rsidR="00D45A8C" w:rsidRPr="00B620DB">
                <w:rPr>
                  <w:rStyle w:val="Hyperlink"/>
                  <w:color w:val="auto"/>
                  <w:u w:val="none"/>
                </w:rPr>
                <w:t> </w:t>
              </w:r>
            </w:hyperlink>
            <w:hyperlink r:id="rId681" w:anchor="et001042" w:history="1">
              <w:r w:rsidR="00D45A8C" w:rsidRPr="00B620DB">
                <w:rPr>
                  <w:rStyle w:val="Hyperlink"/>
                  <w:color w:val="auto"/>
                  <w:szCs w:val="18"/>
                  <w:u w:val="none"/>
                </w:rPr>
                <w:t>5.9.1.1.</w:t>
              </w:r>
            </w:hyperlink>
            <w:r w:rsidR="00D45A8C" w:rsidRPr="00B620DB">
              <w:br/>
            </w:r>
            <w:hyperlink r:id="rId682" w:anchor="es003114" w:history="1">
              <w:r w:rsidR="00D45A8C" w:rsidRPr="00B620DB">
                <w:rPr>
                  <w:rStyle w:val="Hyperlink"/>
                  <w:color w:val="auto"/>
                  <w:szCs w:val="18"/>
                  <w:u w:val="none"/>
                </w:rPr>
                <w:t>9.25.4.2.(5)</w:t>
              </w:r>
            </w:hyperlink>
            <w:r w:rsidR="00D45A8C" w:rsidRPr="00B620DB">
              <w:br/>
            </w:r>
            <w:hyperlink r:id="rId683" w:anchor="en001323" w:history="1">
              <w:r w:rsidR="00D45A8C" w:rsidRPr="00B620DB">
                <w:rPr>
                  <w:rStyle w:val="Hyperlink"/>
                  <w:color w:val="auto"/>
                  <w:szCs w:val="18"/>
                  <w:u w:val="none"/>
                </w:rPr>
                <w:t>A-9.25.4.2.(6)</w:t>
              </w:r>
            </w:hyperlink>
          </w:p>
        </w:tc>
      </w:tr>
      <w:tr w:rsidR="00D45A8C" w:rsidRPr="00B620DB" w14:paraId="28A309A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5DDC87C"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860E907" w14:textId="77777777" w:rsidR="00D45A8C" w:rsidRPr="00B620DB" w:rsidRDefault="00D45A8C" w:rsidP="00D45A8C">
            <w:pPr>
              <w:pStyle w:val="12TabHeadBody"/>
            </w:pPr>
            <w:r w:rsidRPr="00B620DB">
              <w:rPr>
                <w:rStyle w:val="flts1"/>
              </w:rPr>
              <w:t>CAN/CGSB-51.34-M86</w:t>
            </w:r>
          </w:p>
        </w:tc>
        <w:tc>
          <w:tcPr>
            <w:tcW w:w="1641" w:type="pct"/>
            <w:tcBorders>
              <w:top w:val="outset" w:sz="6" w:space="0" w:color="auto"/>
              <w:left w:val="outset" w:sz="6" w:space="0" w:color="auto"/>
              <w:bottom w:val="outset" w:sz="6" w:space="0" w:color="auto"/>
              <w:right w:val="outset" w:sz="6" w:space="0" w:color="auto"/>
            </w:tcBorders>
            <w:hideMark/>
          </w:tcPr>
          <w:p w14:paraId="38D8A349" w14:textId="77777777" w:rsidR="00D45A8C" w:rsidRPr="00B620DB" w:rsidRDefault="00D45A8C" w:rsidP="00D45A8C">
            <w:pPr>
              <w:pStyle w:val="12TabHeadBody"/>
            </w:pPr>
            <w:bookmarkStart w:id="916" w:name="cgsb-51.34"/>
            <w:bookmarkStart w:id="917" w:name="a78351"/>
            <w:bookmarkEnd w:id="916"/>
            <w:bookmarkEnd w:id="917"/>
            <w:r w:rsidRPr="00B620DB">
              <w:rPr>
                <w:rStyle w:val="flts1"/>
              </w:rPr>
              <w:t>Vapour Barrier, Polyethylene Sheet for Use in Building Construction</w:t>
            </w:r>
            <w:bookmarkStart w:id="918" w:name="a78353"/>
            <w:bookmarkEnd w:id="918"/>
          </w:p>
        </w:tc>
        <w:tc>
          <w:tcPr>
            <w:tcW w:w="1524" w:type="pct"/>
            <w:tcBorders>
              <w:top w:val="outset" w:sz="6" w:space="0" w:color="auto"/>
              <w:left w:val="outset" w:sz="6" w:space="0" w:color="auto"/>
              <w:bottom w:val="outset" w:sz="6" w:space="0" w:color="auto"/>
              <w:right w:val="outset" w:sz="6" w:space="0" w:color="auto"/>
            </w:tcBorders>
            <w:hideMark/>
          </w:tcPr>
          <w:p w14:paraId="69FCF72B" w14:textId="77777777" w:rsidR="00D45A8C" w:rsidRPr="00B620DB" w:rsidRDefault="00135AFF" w:rsidP="00D45A8C">
            <w:pPr>
              <w:pStyle w:val="12TabHeadBody"/>
            </w:pPr>
            <w:hyperlink r:id="rId684" w:anchor="et001042" w:history="1">
              <w:r w:rsidR="00D45A8C" w:rsidRPr="00B620DB">
                <w:rPr>
                  <w:rStyle w:val="Hyperlink"/>
                  <w:color w:val="auto"/>
                  <w:szCs w:val="18"/>
                  <w:u w:val="none"/>
                </w:rPr>
                <w:t>Table</w:t>
              </w:r>
            </w:hyperlink>
            <w:hyperlink r:id="rId685" w:anchor="et001042" w:history="1">
              <w:r w:rsidR="00D45A8C" w:rsidRPr="00B620DB">
                <w:rPr>
                  <w:rStyle w:val="Hyperlink"/>
                  <w:color w:val="auto"/>
                  <w:u w:val="none"/>
                </w:rPr>
                <w:t> </w:t>
              </w:r>
            </w:hyperlink>
            <w:hyperlink r:id="rId686" w:anchor="et001042" w:history="1">
              <w:r w:rsidR="00D45A8C" w:rsidRPr="00B620DB">
                <w:rPr>
                  <w:rStyle w:val="Hyperlink"/>
                  <w:color w:val="auto"/>
                  <w:szCs w:val="18"/>
                  <w:u w:val="none"/>
                </w:rPr>
                <w:t>5.9.1.1.</w:t>
              </w:r>
            </w:hyperlink>
            <w:r w:rsidR="00D45A8C" w:rsidRPr="00B620DB">
              <w:br/>
            </w:r>
            <w:hyperlink r:id="rId687" w:anchor="es007689" w:history="1">
              <w:r w:rsidR="00D45A8C" w:rsidRPr="00B620DB">
                <w:rPr>
                  <w:rStyle w:val="Hyperlink"/>
                  <w:color w:val="auto"/>
                  <w:szCs w:val="18"/>
                  <w:u w:val="none"/>
                </w:rPr>
                <w:t>9.13.2.2.(2)</w:t>
              </w:r>
            </w:hyperlink>
            <w:r w:rsidR="00D45A8C" w:rsidRPr="00B620DB">
              <w:br/>
            </w:r>
            <w:hyperlink r:id="rId688" w:anchor="es002615" w:history="1">
              <w:r w:rsidR="00D45A8C" w:rsidRPr="00B620DB">
                <w:rPr>
                  <w:rStyle w:val="Hyperlink"/>
                  <w:color w:val="auto"/>
                  <w:szCs w:val="18"/>
                  <w:u w:val="none"/>
                </w:rPr>
                <w:t>9.18.6.2.(1)</w:t>
              </w:r>
            </w:hyperlink>
            <w:r w:rsidR="00D45A8C" w:rsidRPr="00B620DB">
              <w:br/>
            </w:r>
            <w:hyperlink r:id="rId689" w:anchor="es003101" w:history="1">
              <w:r w:rsidR="00D45A8C" w:rsidRPr="00B620DB">
                <w:rPr>
                  <w:rStyle w:val="Hyperlink"/>
                  <w:color w:val="auto"/>
                  <w:szCs w:val="18"/>
                  <w:u w:val="none"/>
                </w:rPr>
                <w:t>9.25.3.2.(2)</w:t>
              </w:r>
            </w:hyperlink>
            <w:r w:rsidR="00D45A8C" w:rsidRPr="00B620DB">
              <w:br/>
            </w:r>
            <w:hyperlink r:id="rId690" w:anchor="es008317" w:history="1">
              <w:r w:rsidR="00D45A8C" w:rsidRPr="00B620DB">
                <w:rPr>
                  <w:rStyle w:val="Hyperlink"/>
                  <w:color w:val="auto"/>
                  <w:szCs w:val="18"/>
                  <w:u w:val="none"/>
                </w:rPr>
                <w:t>9.25.3.6.(1)</w:t>
              </w:r>
            </w:hyperlink>
            <w:r w:rsidR="00D45A8C" w:rsidRPr="00B620DB">
              <w:br/>
            </w:r>
            <w:hyperlink r:id="rId691" w:anchor="es008449" w:history="1">
              <w:r w:rsidR="00D45A8C" w:rsidRPr="00B620DB">
                <w:rPr>
                  <w:rStyle w:val="Hyperlink"/>
                  <w:color w:val="auto"/>
                  <w:szCs w:val="18"/>
                  <w:u w:val="none"/>
                </w:rPr>
                <w:t>9.25.4.2.(4)</w:t>
              </w:r>
            </w:hyperlink>
          </w:p>
        </w:tc>
      </w:tr>
      <w:tr w:rsidR="00D45A8C" w:rsidRPr="00B620DB" w14:paraId="3868D53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1B748FB"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F7786D2" w14:textId="77777777" w:rsidR="00D45A8C" w:rsidRPr="00B620DB" w:rsidRDefault="00D45A8C" w:rsidP="00D45A8C">
            <w:pPr>
              <w:pStyle w:val="12TabHeadBody"/>
            </w:pPr>
            <w:r w:rsidRPr="00B620DB">
              <w:rPr>
                <w:rStyle w:val="flts1"/>
              </w:rPr>
              <w:t>CAN/CGSB-51.71-2005</w:t>
            </w:r>
          </w:p>
        </w:tc>
        <w:tc>
          <w:tcPr>
            <w:tcW w:w="1641" w:type="pct"/>
            <w:tcBorders>
              <w:top w:val="outset" w:sz="6" w:space="0" w:color="auto"/>
              <w:left w:val="outset" w:sz="6" w:space="0" w:color="auto"/>
              <w:bottom w:val="outset" w:sz="6" w:space="0" w:color="auto"/>
              <w:right w:val="outset" w:sz="6" w:space="0" w:color="auto"/>
            </w:tcBorders>
            <w:hideMark/>
          </w:tcPr>
          <w:p w14:paraId="677C049F" w14:textId="77777777" w:rsidR="00D45A8C" w:rsidRPr="00B620DB" w:rsidRDefault="00D45A8C" w:rsidP="00D45A8C">
            <w:pPr>
              <w:pStyle w:val="12TabHeadBody"/>
            </w:pPr>
            <w:bookmarkStart w:id="919" w:name="cgsb-51.71"/>
            <w:bookmarkStart w:id="920" w:name="a78382"/>
            <w:bookmarkEnd w:id="919"/>
            <w:bookmarkEnd w:id="920"/>
            <w:r w:rsidRPr="00B620DB">
              <w:rPr>
                <w:rStyle w:val="flts1"/>
              </w:rPr>
              <w:t>Depressurization Test</w:t>
            </w:r>
            <w:bookmarkStart w:id="921" w:name="a78384"/>
            <w:bookmarkEnd w:id="921"/>
          </w:p>
        </w:tc>
        <w:tc>
          <w:tcPr>
            <w:tcW w:w="1524" w:type="pct"/>
            <w:tcBorders>
              <w:top w:val="outset" w:sz="6" w:space="0" w:color="auto"/>
              <w:left w:val="outset" w:sz="6" w:space="0" w:color="auto"/>
              <w:bottom w:val="outset" w:sz="6" w:space="0" w:color="auto"/>
              <w:right w:val="outset" w:sz="6" w:space="0" w:color="auto"/>
            </w:tcBorders>
            <w:hideMark/>
          </w:tcPr>
          <w:p w14:paraId="1BCA3BE7" w14:textId="77777777" w:rsidR="00D45A8C" w:rsidRPr="00B620DB" w:rsidRDefault="00135AFF" w:rsidP="00D45A8C">
            <w:pPr>
              <w:pStyle w:val="12TabHeadBody"/>
            </w:pPr>
            <w:hyperlink r:id="rId692" w:anchor="es008588" w:history="1">
              <w:r w:rsidR="00D45A8C" w:rsidRPr="00B620DB">
                <w:rPr>
                  <w:rStyle w:val="Hyperlink"/>
                  <w:color w:val="auto"/>
                  <w:szCs w:val="18"/>
                  <w:u w:val="none"/>
                </w:rPr>
                <w:t>9.32.3.8.(7)</w:t>
              </w:r>
            </w:hyperlink>
          </w:p>
        </w:tc>
      </w:tr>
      <w:tr w:rsidR="00D45A8C" w:rsidRPr="00B620DB" w14:paraId="0C52E68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8C8D06A"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AF02AC8" w14:textId="77777777" w:rsidR="00D45A8C" w:rsidRPr="00B620DB" w:rsidRDefault="00D45A8C" w:rsidP="00D45A8C">
            <w:pPr>
              <w:pStyle w:val="12TabHeadBody"/>
            </w:pPr>
            <w:r w:rsidRPr="00B620DB">
              <w:rPr>
                <w:rStyle w:val="flts1"/>
              </w:rPr>
              <w:t>CAN/CGSB-71.26-M88</w:t>
            </w:r>
          </w:p>
        </w:tc>
        <w:tc>
          <w:tcPr>
            <w:tcW w:w="1641" w:type="pct"/>
            <w:tcBorders>
              <w:top w:val="outset" w:sz="6" w:space="0" w:color="auto"/>
              <w:left w:val="outset" w:sz="6" w:space="0" w:color="auto"/>
              <w:bottom w:val="outset" w:sz="6" w:space="0" w:color="auto"/>
              <w:right w:val="outset" w:sz="6" w:space="0" w:color="auto"/>
            </w:tcBorders>
            <w:hideMark/>
          </w:tcPr>
          <w:p w14:paraId="2AA5FDF2" w14:textId="77777777" w:rsidR="00D45A8C" w:rsidRPr="00B620DB" w:rsidRDefault="00D45A8C" w:rsidP="00D45A8C">
            <w:pPr>
              <w:pStyle w:val="12TabHeadBody"/>
            </w:pPr>
            <w:bookmarkStart w:id="922" w:name="cgsb-71.26"/>
            <w:bookmarkStart w:id="923" w:name="a78609"/>
            <w:bookmarkEnd w:id="922"/>
            <w:bookmarkEnd w:id="923"/>
            <w:r w:rsidRPr="00B620DB">
              <w:rPr>
                <w:rStyle w:val="flts1"/>
              </w:rPr>
              <w:t>Adhesive for Field-Gluing Plywood to Lumber Framing for Floor Systems</w:t>
            </w:r>
            <w:bookmarkStart w:id="924" w:name="a78611"/>
            <w:bookmarkEnd w:id="924"/>
          </w:p>
        </w:tc>
        <w:tc>
          <w:tcPr>
            <w:tcW w:w="1524" w:type="pct"/>
            <w:tcBorders>
              <w:top w:val="outset" w:sz="6" w:space="0" w:color="auto"/>
              <w:left w:val="outset" w:sz="6" w:space="0" w:color="auto"/>
              <w:bottom w:val="outset" w:sz="6" w:space="0" w:color="auto"/>
              <w:right w:val="outset" w:sz="6" w:space="0" w:color="auto"/>
            </w:tcBorders>
            <w:hideMark/>
          </w:tcPr>
          <w:p w14:paraId="3D0BE4BC" w14:textId="77777777" w:rsidR="00D45A8C" w:rsidRPr="00B620DB" w:rsidRDefault="00135AFF" w:rsidP="00D45A8C">
            <w:pPr>
              <w:pStyle w:val="12TabHeadBody"/>
            </w:pPr>
            <w:hyperlink r:id="rId693" w:anchor="en000321" w:history="1">
              <w:r w:rsidR="00D45A8C" w:rsidRPr="00B620DB">
                <w:rPr>
                  <w:rStyle w:val="Hyperlink"/>
                  <w:color w:val="auto"/>
                  <w:szCs w:val="18"/>
                  <w:u w:val="none"/>
                </w:rPr>
                <w:t>A-9.23.4.2.(2)</w:t>
              </w:r>
            </w:hyperlink>
            <w:r w:rsidR="00D45A8C" w:rsidRPr="00B620DB">
              <w:br/>
            </w:r>
            <w:hyperlink r:id="rId694" w:anchor="et000266" w:history="1">
              <w:r w:rsidR="00D45A8C" w:rsidRPr="00B620DB">
                <w:rPr>
                  <w:rStyle w:val="Hyperlink"/>
                  <w:color w:val="auto"/>
                  <w:szCs w:val="18"/>
                  <w:u w:val="none"/>
                </w:rPr>
                <w:t>Table</w:t>
              </w:r>
            </w:hyperlink>
            <w:hyperlink r:id="rId695" w:anchor="et000266" w:history="1">
              <w:r w:rsidR="00D45A8C" w:rsidRPr="00B620DB">
                <w:rPr>
                  <w:rStyle w:val="Hyperlink"/>
                  <w:color w:val="auto"/>
                  <w:u w:val="none"/>
                </w:rPr>
                <w:t> </w:t>
              </w:r>
            </w:hyperlink>
            <w:hyperlink r:id="rId696" w:anchor="et000266" w:history="1">
              <w:r w:rsidR="00D45A8C" w:rsidRPr="00B620DB">
                <w:rPr>
                  <w:rStyle w:val="Hyperlink"/>
                  <w:color w:val="auto"/>
                  <w:szCs w:val="18"/>
                  <w:u w:val="none"/>
                </w:rPr>
                <w:t>A-9.23.4.2.(2)-C</w:t>
              </w:r>
            </w:hyperlink>
          </w:p>
        </w:tc>
      </w:tr>
      <w:tr w:rsidR="00D45A8C" w:rsidRPr="00B620DB" w14:paraId="6EF4BAF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3618D0C"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306CE951" w14:textId="77777777" w:rsidR="00D45A8C" w:rsidRPr="00B620DB" w:rsidRDefault="00D45A8C" w:rsidP="00D45A8C">
            <w:pPr>
              <w:pStyle w:val="12TabHeadBody"/>
            </w:pPr>
            <w:r w:rsidRPr="00B620DB">
              <w:rPr>
                <w:rStyle w:val="flts1"/>
              </w:rPr>
              <w:t>CAN/CGSB-82.6-M86</w:t>
            </w:r>
          </w:p>
        </w:tc>
        <w:tc>
          <w:tcPr>
            <w:tcW w:w="1641" w:type="pct"/>
            <w:tcBorders>
              <w:top w:val="outset" w:sz="6" w:space="0" w:color="auto"/>
              <w:left w:val="outset" w:sz="6" w:space="0" w:color="auto"/>
              <w:bottom w:val="outset" w:sz="6" w:space="0" w:color="auto"/>
              <w:right w:val="outset" w:sz="6" w:space="0" w:color="auto"/>
            </w:tcBorders>
            <w:hideMark/>
          </w:tcPr>
          <w:p w14:paraId="5D3F87BD" w14:textId="77777777" w:rsidR="00D45A8C" w:rsidRPr="00B620DB" w:rsidRDefault="00D45A8C" w:rsidP="00D45A8C">
            <w:pPr>
              <w:pStyle w:val="12TabHeadBody"/>
            </w:pPr>
            <w:bookmarkStart w:id="925" w:name="cgsb-82.6"/>
            <w:bookmarkStart w:id="926" w:name="a78632"/>
            <w:bookmarkEnd w:id="925"/>
            <w:bookmarkEnd w:id="926"/>
            <w:r w:rsidRPr="00B620DB">
              <w:rPr>
                <w:rStyle w:val="flts1"/>
              </w:rPr>
              <w:t>Doors, Mirrored Glass, Sliding or Folding, Wardrobe</w:t>
            </w:r>
            <w:bookmarkStart w:id="927" w:name="a78634"/>
            <w:bookmarkEnd w:id="927"/>
          </w:p>
        </w:tc>
        <w:tc>
          <w:tcPr>
            <w:tcW w:w="1524" w:type="pct"/>
            <w:tcBorders>
              <w:top w:val="outset" w:sz="6" w:space="0" w:color="auto"/>
              <w:left w:val="outset" w:sz="6" w:space="0" w:color="auto"/>
              <w:bottom w:val="outset" w:sz="6" w:space="0" w:color="auto"/>
              <w:right w:val="outset" w:sz="6" w:space="0" w:color="auto"/>
            </w:tcBorders>
            <w:hideMark/>
          </w:tcPr>
          <w:p w14:paraId="69474A27" w14:textId="77777777" w:rsidR="00D45A8C" w:rsidRPr="00B620DB" w:rsidRDefault="00135AFF" w:rsidP="00D45A8C">
            <w:pPr>
              <w:pStyle w:val="12TabHeadBody"/>
            </w:pPr>
            <w:hyperlink r:id="rId697" w:anchor="es001959" w:history="1">
              <w:r w:rsidR="00D45A8C" w:rsidRPr="00B620DB">
                <w:rPr>
                  <w:rStyle w:val="Hyperlink"/>
                  <w:color w:val="auto"/>
                  <w:szCs w:val="18"/>
                  <w:u w:val="none"/>
                </w:rPr>
                <w:t>9.6.1.2.(2)</w:t>
              </w:r>
            </w:hyperlink>
            <w:r w:rsidR="00D45A8C" w:rsidRPr="00B620DB">
              <w:br/>
            </w:r>
            <w:hyperlink r:id="rId698" w:anchor="en000261" w:history="1">
              <w:r w:rsidR="00D45A8C" w:rsidRPr="00B620DB">
                <w:rPr>
                  <w:rStyle w:val="Hyperlink"/>
                  <w:color w:val="auto"/>
                  <w:szCs w:val="18"/>
                  <w:u w:val="none"/>
                </w:rPr>
                <w:t>A-9.6.1.2.(2)</w:t>
              </w:r>
            </w:hyperlink>
          </w:p>
        </w:tc>
      </w:tr>
      <w:tr w:rsidR="00D45A8C" w:rsidRPr="00B620DB" w14:paraId="642CBA5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DB59F26"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7BA753BC" w14:textId="77777777" w:rsidR="00D45A8C" w:rsidRPr="00B620DB" w:rsidRDefault="00D45A8C" w:rsidP="00D45A8C">
            <w:pPr>
              <w:pStyle w:val="12TabHeadBody"/>
            </w:pPr>
            <w:r w:rsidRPr="00B620DB">
              <w:rPr>
                <w:rStyle w:val="flts1"/>
              </w:rPr>
              <w:t>CAN/CGSB-93.1-M85</w:t>
            </w:r>
          </w:p>
        </w:tc>
        <w:tc>
          <w:tcPr>
            <w:tcW w:w="1641" w:type="pct"/>
            <w:tcBorders>
              <w:top w:val="outset" w:sz="6" w:space="0" w:color="auto"/>
              <w:left w:val="outset" w:sz="6" w:space="0" w:color="auto"/>
              <w:bottom w:val="outset" w:sz="6" w:space="0" w:color="auto"/>
              <w:right w:val="outset" w:sz="6" w:space="0" w:color="auto"/>
            </w:tcBorders>
            <w:hideMark/>
          </w:tcPr>
          <w:p w14:paraId="5D4458D1" w14:textId="77777777" w:rsidR="00D45A8C" w:rsidRPr="00B620DB" w:rsidRDefault="00D45A8C" w:rsidP="00D45A8C">
            <w:pPr>
              <w:pStyle w:val="12TabHeadBody"/>
            </w:pPr>
            <w:bookmarkStart w:id="928" w:name="cgsb-93.1"/>
            <w:bookmarkStart w:id="929" w:name="a78861"/>
            <w:bookmarkEnd w:id="928"/>
            <w:bookmarkEnd w:id="929"/>
            <w:r w:rsidRPr="00B620DB">
              <w:rPr>
                <w:rStyle w:val="flts1"/>
              </w:rPr>
              <w:t>Sheet, Aluminum Alloy, Prefinished, Residential</w:t>
            </w:r>
            <w:bookmarkStart w:id="930" w:name="a78863"/>
            <w:bookmarkEnd w:id="930"/>
          </w:p>
        </w:tc>
        <w:tc>
          <w:tcPr>
            <w:tcW w:w="1524" w:type="pct"/>
            <w:tcBorders>
              <w:top w:val="outset" w:sz="6" w:space="0" w:color="auto"/>
              <w:left w:val="outset" w:sz="6" w:space="0" w:color="auto"/>
              <w:bottom w:val="outset" w:sz="6" w:space="0" w:color="auto"/>
              <w:right w:val="outset" w:sz="6" w:space="0" w:color="auto"/>
            </w:tcBorders>
            <w:hideMark/>
          </w:tcPr>
          <w:p w14:paraId="22103E24" w14:textId="77777777" w:rsidR="00D45A8C" w:rsidRPr="00B620DB" w:rsidRDefault="00135AFF" w:rsidP="00D45A8C">
            <w:pPr>
              <w:pStyle w:val="12TabHeadBody"/>
            </w:pPr>
            <w:hyperlink r:id="rId699" w:anchor="et001042" w:history="1">
              <w:r w:rsidR="00D45A8C" w:rsidRPr="00B620DB">
                <w:rPr>
                  <w:rStyle w:val="Hyperlink"/>
                  <w:color w:val="auto"/>
                  <w:szCs w:val="18"/>
                  <w:u w:val="none"/>
                </w:rPr>
                <w:t>Table</w:t>
              </w:r>
            </w:hyperlink>
            <w:hyperlink r:id="rId700" w:anchor="et001042" w:history="1">
              <w:r w:rsidR="00D45A8C" w:rsidRPr="00B620DB">
                <w:rPr>
                  <w:rStyle w:val="Hyperlink"/>
                  <w:color w:val="auto"/>
                  <w:u w:val="none"/>
                </w:rPr>
                <w:t> </w:t>
              </w:r>
            </w:hyperlink>
            <w:hyperlink r:id="rId701" w:anchor="et001042" w:history="1">
              <w:r w:rsidR="00D45A8C" w:rsidRPr="00B620DB">
                <w:rPr>
                  <w:rStyle w:val="Hyperlink"/>
                  <w:color w:val="auto"/>
                  <w:szCs w:val="18"/>
                  <w:u w:val="none"/>
                </w:rPr>
                <w:t>5.9.1.1.</w:t>
              </w:r>
            </w:hyperlink>
            <w:r w:rsidR="00D45A8C" w:rsidRPr="00B620DB">
              <w:br/>
            </w:r>
            <w:hyperlink r:id="rId702" w:anchor="es003333" w:history="1">
              <w:r w:rsidR="00D45A8C" w:rsidRPr="00B620DB">
                <w:rPr>
                  <w:rStyle w:val="Hyperlink"/>
                  <w:color w:val="auto"/>
                  <w:szCs w:val="18"/>
                  <w:u w:val="none"/>
                </w:rPr>
                <w:t>9.27.11.1.(3)</w:t>
              </w:r>
            </w:hyperlink>
            <w:r w:rsidR="00D45A8C" w:rsidRPr="00B620DB">
              <w:br/>
            </w:r>
            <w:hyperlink r:id="rId703" w:anchor="en001254" w:history="1">
              <w:r w:rsidR="00D45A8C" w:rsidRPr="00B620DB">
                <w:rPr>
                  <w:rStyle w:val="Hyperlink"/>
                  <w:color w:val="auto"/>
                  <w:szCs w:val="18"/>
                  <w:u w:val="none"/>
                </w:rPr>
                <w:t>A-9.27.11.1.(2) and (3)</w:t>
              </w:r>
            </w:hyperlink>
          </w:p>
        </w:tc>
      </w:tr>
      <w:tr w:rsidR="00D45A8C" w:rsidRPr="00B620DB" w14:paraId="1DD1FCC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2F5EF48"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4FE955CD" w14:textId="77777777" w:rsidR="00D45A8C" w:rsidRPr="00B620DB" w:rsidRDefault="00D45A8C" w:rsidP="00D45A8C">
            <w:pPr>
              <w:pStyle w:val="12TabHeadBody"/>
            </w:pPr>
            <w:r w:rsidRPr="00B620DB">
              <w:rPr>
                <w:rStyle w:val="flts1"/>
              </w:rPr>
              <w:t>CAN/CGSB-93.2-M91</w:t>
            </w:r>
          </w:p>
        </w:tc>
        <w:tc>
          <w:tcPr>
            <w:tcW w:w="1641" w:type="pct"/>
            <w:tcBorders>
              <w:top w:val="outset" w:sz="6" w:space="0" w:color="auto"/>
              <w:left w:val="outset" w:sz="6" w:space="0" w:color="auto"/>
              <w:bottom w:val="outset" w:sz="6" w:space="0" w:color="auto"/>
              <w:right w:val="outset" w:sz="6" w:space="0" w:color="auto"/>
            </w:tcBorders>
            <w:hideMark/>
          </w:tcPr>
          <w:p w14:paraId="458D7F9A" w14:textId="77777777" w:rsidR="00D45A8C" w:rsidRPr="00B620DB" w:rsidRDefault="00D45A8C" w:rsidP="00D45A8C">
            <w:pPr>
              <w:pStyle w:val="12TabHeadBody"/>
            </w:pPr>
            <w:bookmarkStart w:id="931" w:name="cgsb-93.2"/>
            <w:bookmarkStart w:id="932" w:name="a78886"/>
            <w:bookmarkEnd w:id="931"/>
            <w:bookmarkEnd w:id="932"/>
            <w:r w:rsidRPr="00B620DB">
              <w:rPr>
                <w:rStyle w:val="flts1"/>
              </w:rPr>
              <w:t>Prefinished Aluminum Siding, Soffits, and Fascia, for Residential Use</w:t>
            </w:r>
            <w:bookmarkStart w:id="933" w:name="a78888"/>
            <w:bookmarkEnd w:id="933"/>
          </w:p>
        </w:tc>
        <w:tc>
          <w:tcPr>
            <w:tcW w:w="1524" w:type="pct"/>
            <w:tcBorders>
              <w:top w:val="outset" w:sz="6" w:space="0" w:color="auto"/>
              <w:left w:val="outset" w:sz="6" w:space="0" w:color="auto"/>
              <w:bottom w:val="outset" w:sz="6" w:space="0" w:color="auto"/>
              <w:right w:val="outset" w:sz="6" w:space="0" w:color="auto"/>
            </w:tcBorders>
            <w:hideMark/>
          </w:tcPr>
          <w:p w14:paraId="60650086" w14:textId="77777777" w:rsidR="00D45A8C" w:rsidRPr="00B620DB" w:rsidRDefault="00135AFF" w:rsidP="00D45A8C">
            <w:pPr>
              <w:pStyle w:val="12TabHeadBody"/>
            </w:pPr>
            <w:hyperlink r:id="rId704" w:anchor="es016139" w:history="1">
              <w:r w:rsidR="00D45A8C" w:rsidRPr="00B620DB">
                <w:rPr>
                  <w:rStyle w:val="Hyperlink"/>
                  <w:color w:val="auto"/>
                  <w:szCs w:val="18"/>
                  <w:u w:val="none"/>
                </w:rPr>
                <w:t>3.2.3.6.(5)</w:t>
              </w:r>
            </w:hyperlink>
            <w:r w:rsidR="00D45A8C" w:rsidRPr="00B620DB">
              <w:br/>
            </w:r>
            <w:hyperlink r:id="rId705" w:anchor="et001042" w:history="1">
              <w:r w:rsidR="00D45A8C" w:rsidRPr="00B620DB">
                <w:rPr>
                  <w:rStyle w:val="Hyperlink"/>
                  <w:color w:val="auto"/>
                  <w:szCs w:val="18"/>
                  <w:u w:val="none"/>
                </w:rPr>
                <w:t>Table</w:t>
              </w:r>
            </w:hyperlink>
            <w:hyperlink r:id="rId706" w:anchor="et001042" w:history="1">
              <w:r w:rsidR="00D45A8C" w:rsidRPr="00B620DB">
                <w:rPr>
                  <w:rStyle w:val="Hyperlink"/>
                  <w:color w:val="auto"/>
                  <w:u w:val="none"/>
                </w:rPr>
                <w:t> </w:t>
              </w:r>
            </w:hyperlink>
            <w:hyperlink r:id="rId707" w:anchor="et001042" w:history="1">
              <w:r w:rsidR="00D45A8C" w:rsidRPr="00B620DB">
                <w:rPr>
                  <w:rStyle w:val="Hyperlink"/>
                  <w:color w:val="auto"/>
                  <w:szCs w:val="18"/>
                  <w:u w:val="none"/>
                </w:rPr>
                <w:t>5.9.1.1.</w:t>
              </w:r>
            </w:hyperlink>
            <w:r w:rsidR="00D45A8C" w:rsidRPr="00B620DB">
              <w:br/>
            </w:r>
            <w:hyperlink r:id="rId708" w:anchor="es016302" w:history="1">
              <w:r w:rsidR="00D45A8C" w:rsidRPr="00B620DB">
                <w:rPr>
                  <w:rStyle w:val="Hyperlink"/>
                  <w:color w:val="auto"/>
                  <w:szCs w:val="18"/>
                  <w:u w:val="none"/>
                </w:rPr>
                <w:t>9.10.14.5.(8)</w:t>
              </w:r>
            </w:hyperlink>
            <w:r w:rsidR="00D45A8C" w:rsidRPr="00B620DB">
              <w:br/>
            </w:r>
            <w:hyperlink r:id="rId709" w:anchor="es016305" w:history="1">
              <w:r w:rsidR="00D45A8C" w:rsidRPr="00B620DB">
                <w:rPr>
                  <w:rStyle w:val="Hyperlink"/>
                  <w:color w:val="auto"/>
                  <w:szCs w:val="18"/>
                  <w:u w:val="none"/>
                </w:rPr>
                <w:t>9.10.14.5.(12)</w:t>
              </w:r>
            </w:hyperlink>
            <w:r w:rsidR="00D45A8C" w:rsidRPr="00B620DB">
              <w:br/>
            </w:r>
            <w:hyperlink r:id="rId710" w:anchor="es016310" w:history="1">
              <w:r w:rsidR="00D45A8C" w:rsidRPr="00B620DB">
                <w:rPr>
                  <w:rStyle w:val="Hyperlink"/>
                  <w:color w:val="auto"/>
                  <w:szCs w:val="18"/>
                  <w:u w:val="none"/>
                </w:rPr>
                <w:t>9.10.15.5.(7)</w:t>
              </w:r>
            </w:hyperlink>
            <w:r w:rsidR="00D45A8C" w:rsidRPr="00B620DB">
              <w:br/>
            </w:r>
            <w:hyperlink r:id="rId711" w:anchor="es016313" w:history="1">
              <w:r w:rsidR="00D45A8C" w:rsidRPr="00B620DB">
                <w:rPr>
                  <w:rStyle w:val="Hyperlink"/>
                  <w:color w:val="auto"/>
                  <w:szCs w:val="18"/>
                  <w:u w:val="none"/>
                </w:rPr>
                <w:t>9.10.15.5.(11)</w:t>
              </w:r>
            </w:hyperlink>
            <w:r w:rsidR="00D45A8C" w:rsidRPr="00B620DB">
              <w:br/>
            </w:r>
            <w:hyperlink r:id="rId712" w:anchor="es003332" w:history="1">
              <w:r w:rsidR="00D45A8C" w:rsidRPr="00B620DB">
                <w:rPr>
                  <w:rStyle w:val="Hyperlink"/>
                  <w:color w:val="auto"/>
                  <w:szCs w:val="18"/>
                  <w:u w:val="none"/>
                </w:rPr>
                <w:t>9.27.11.1.(2)</w:t>
              </w:r>
            </w:hyperlink>
            <w:r w:rsidR="00D45A8C" w:rsidRPr="00B620DB">
              <w:br/>
            </w:r>
            <w:hyperlink r:id="rId713" w:anchor="en001254" w:history="1">
              <w:r w:rsidR="00D45A8C" w:rsidRPr="00B620DB">
                <w:rPr>
                  <w:rStyle w:val="Hyperlink"/>
                  <w:color w:val="auto"/>
                  <w:szCs w:val="18"/>
                  <w:u w:val="none"/>
                </w:rPr>
                <w:t>A-9.27.11.1.(2) and (3)</w:t>
              </w:r>
            </w:hyperlink>
          </w:p>
        </w:tc>
      </w:tr>
      <w:tr w:rsidR="00D45A8C" w:rsidRPr="00B620DB" w14:paraId="432B1A5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BDA5D6B" w14:textId="77777777" w:rsidR="00D45A8C" w:rsidRPr="00B620DB" w:rsidRDefault="00D45A8C" w:rsidP="00D45A8C">
            <w:pPr>
              <w:pStyle w:val="12TabHeadBody"/>
            </w:pPr>
            <w:r w:rsidRPr="00B620DB">
              <w:rPr>
                <w:rStyle w:val="flts1"/>
              </w:rPr>
              <w:t>CGSB</w:t>
            </w:r>
          </w:p>
        </w:tc>
        <w:tc>
          <w:tcPr>
            <w:tcW w:w="1253" w:type="pct"/>
            <w:tcBorders>
              <w:top w:val="outset" w:sz="6" w:space="0" w:color="auto"/>
              <w:left w:val="outset" w:sz="6" w:space="0" w:color="auto"/>
              <w:bottom w:val="outset" w:sz="6" w:space="0" w:color="auto"/>
              <w:right w:val="outset" w:sz="6" w:space="0" w:color="auto"/>
            </w:tcBorders>
            <w:hideMark/>
          </w:tcPr>
          <w:p w14:paraId="233E9B87" w14:textId="77777777" w:rsidR="00D45A8C" w:rsidRPr="00B620DB" w:rsidRDefault="00D45A8C" w:rsidP="00D45A8C">
            <w:pPr>
              <w:pStyle w:val="12TabHeadBody"/>
            </w:pPr>
            <w:r w:rsidRPr="00B620DB">
              <w:rPr>
                <w:rStyle w:val="flts1"/>
              </w:rPr>
              <w:t>CAN/CGSB-149.10-2019</w:t>
            </w:r>
          </w:p>
        </w:tc>
        <w:tc>
          <w:tcPr>
            <w:tcW w:w="1641" w:type="pct"/>
            <w:tcBorders>
              <w:top w:val="outset" w:sz="6" w:space="0" w:color="auto"/>
              <w:left w:val="outset" w:sz="6" w:space="0" w:color="auto"/>
              <w:bottom w:val="outset" w:sz="6" w:space="0" w:color="auto"/>
              <w:right w:val="outset" w:sz="6" w:space="0" w:color="auto"/>
            </w:tcBorders>
            <w:hideMark/>
          </w:tcPr>
          <w:p w14:paraId="33E152B9" w14:textId="77777777" w:rsidR="00D45A8C" w:rsidRPr="00B620DB" w:rsidRDefault="00D45A8C" w:rsidP="00D45A8C">
            <w:pPr>
              <w:pStyle w:val="12TabHeadBody"/>
            </w:pPr>
            <w:bookmarkStart w:id="934" w:name="cgsb149.10"/>
            <w:bookmarkStart w:id="935" w:name="a79127"/>
            <w:bookmarkEnd w:id="934"/>
            <w:bookmarkEnd w:id="935"/>
            <w:r w:rsidRPr="00B620DB">
              <w:rPr>
                <w:rStyle w:val="flts1"/>
              </w:rPr>
              <w:t>Determination of the airtightness of building envelopes by the fan depressurization method</w:t>
            </w:r>
            <w:bookmarkStart w:id="936" w:name="a79129"/>
            <w:bookmarkEnd w:id="936"/>
          </w:p>
        </w:tc>
        <w:tc>
          <w:tcPr>
            <w:tcW w:w="1524" w:type="pct"/>
            <w:tcBorders>
              <w:top w:val="outset" w:sz="6" w:space="0" w:color="auto"/>
              <w:left w:val="outset" w:sz="6" w:space="0" w:color="auto"/>
              <w:bottom w:val="outset" w:sz="6" w:space="0" w:color="auto"/>
              <w:right w:val="outset" w:sz="6" w:space="0" w:color="auto"/>
            </w:tcBorders>
            <w:hideMark/>
          </w:tcPr>
          <w:p w14:paraId="662F6463" w14:textId="4A55605E" w:rsidR="00D45A8C" w:rsidRPr="00B620DB" w:rsidRDefault="00D45A8C" w:rsidP="00D45A8C">
            <w:pPr>
              <w:pStyle w:val="12TabHeadBody"/>
            </w:pPr>
            <w:r>
              <w:fldChar w:fldCharType="begin"/>
            </w:r>
            <w:r>
              <w:instrText>HYPERLINK "file:///E:\\_2005-201X_Codes_Guides\\HTML_DOCX\\_WORD_source\\NBC2020p1\\nbc2020.htm" \l "es014645"</w:instrText>
            </w:r>
            <w:r>
              <w:fldChar w:fldCharType="separate"/>
            </w:r>
            <w:r w:rsidRPr="00B620DB">
              <w:rPr>
                <w:rStyle w:val="Hyperlink"/>
                <w:color w:val="auto"/>
                <w:szCs w:val="18"/>
                <w:u w:val="none"/>
              </w:rPr>
              <w:t>9.36.</w:t>
            </w:r>
            <w:ins w:id="937" w:author="Dang, Tommy HOUS:EX" w:date="2023-04-06T16:12:00Z">
              <w:r>
                <w:rPr>
                  <w:rStyle w:val="Hyperlink"/>
                  <w:color w:val="auto"/>
                  <w:szCs w:val="18"/>
                  <w:u w:val="none"/>
                </w:rPr>
                <w:t>7</w:t>
              </w:r>
            </w:ins>
            <w:r w:rsidRPr="00B620DB">
              <w:rPr>
                <w:rStyle w:val="Hyperlink"/>
                <w:color w:val="auto"/>
                <w:szCs w:val="18"/>
                <w:u w:val="none"/>
              </w:rPr>
              <w:t>.3.(1)</w:t>
            </w:r>
            <w:r>
              <w:rPr>
                <w:rStyle w:val="Hyperlink"/>
                <w:color w:val="auto"/>
                <w:szCs w:val="18"/>
                <w:u w:val="none"/>
              </w:rPr>
              <w:fldChar w:fldCharType="end"/>
            </w:r>
          </w:p>
        </w:tc>
      </w:tr>
      <w:tr w:rsidR="00D45A8C" w:rsidRPr="00B620DB" w14:paraId="273A6D8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79F0094" w14:textId="77777777" w:rsidR="00D45A8C" w:rsidRPr="00B620DB" w:rsidRDefault="00D45A8C" w:rsidP="00D45A8C">
            <w:pPr>
              <w:pStyle w:val="12TabHeadBody"/>
            </w:pPr>
            <w:r w:rsidRPr="00B620DB">
              <w:rPr>
                <w:rStyle w:val="flts1"/>
              </w:rPr>
              <w:t>CISC/ICCA</w:t>
            </w:r>
          </w:p>
        </w:tc>
        <w:tc>
          <w:tcPr>
            <w:tcW w:w="1253" w:type="pct"/>
            <w:tcBorders>
              <w:top w:val="outset" w:sz="6" w:space="0" w:color="auto"/>
              <w:left w:val="outset" w:sz="6" w:space="0" w:color="auto"/>
              <w:bottom w:val="outset" w:sz="6" w:space="0" w:color="auto"/>
              <w:right w:val="outset" w:sz="6" w:space="0" w:color="auto"/>
            </w:tcBorders>
            <w:hideMark/>
          </w:tcPr>
          <w:p w14:paraId="59E620B4" w14:textId="77777777" w:rsidR="00D45A8C" w:rsidRPr="00B620DB" w:rsidRDefault="00D45A8C" w:rsidP="00D45A8C">
            <w:pPr>
              <w:pStyle w:val="12TabHeadBody"/>
            </w:pPr>
            <w:r w:rsidRPr="00B620DB">
              <w:rPr>
                <w:rStyle w:val="flts1"/>
              </w:rPr>
              <w:t>2018</w:t>
            </w:r>
          </w:p>
        </w:tc>
        <w:tc>
          <w:tcPr>
            <w:tcW w:w="1641" w:type="pct"/>
            <w:tcBorders>
              <w:top w:val="outset" w:sz="6" w:space="0" w:color="auto"/>
              <w:left w:val="outset" w:sz="6" w:space="0" w:color="auto"/>
              <w:bottom w:val="outset" w:sz="6" w:space="0" w:color="auto"/>
              <w:right w:val="outset" w:sz="6" w:space="0" w:color="auto"/>
            </w:tcBorders>
            <w:hideMark/>
          </w:tcPr>
          <w:p w14:paraId="6C818BA7" w14:textId="77777777" w:rsidR="00D45A8C" w:rsidRPr="00B620DB" w:rsidRDefault="00D45A8C" w:rsidP="00D45A8C">
            <w:pPr>
              <w:pStyle w:val="12TabHeadBody"/>
            </w:pPr>
            <w:bookmarkStart w:id="938" w:name="cisc-csssdg"/>
            <w:bookmarkStart w:id="939" w:name="a79152"/>
            <w:bookmarkEnd w:id="938"/>
            <w:bookmarkEnd w:id="939"/>
            <w:r w:rsidRPr="00B620DB">
              <w:rPr>
                <w:rStyle w:val="flts1"/>
              </w:rPr>
              <w:t>Crane-Supporting Steel Structures: Design Guide (Third Edition)</w:t>
            </w:r>
            <w:bookmarkStart w:id="940" w:name="a79154"/>
            <w:bookmarkEnd w:id="940"/>
          </w:p>
        </w:tc>
        <w:tc>
          <w:tcPr>
            <w:tcW w:w="1524" w:type="pct"/>
            <w:tcBorders>
              <w:top w:val="outset" w:sz="6" w:space="0" w:color="auto"/>
              <w:left w:val="outset" w:sz="6" w:space="0" w:color="auto"/>
              <w:bottom w:val="outset" w:sz="6" w:space="0" w:color="auto"/>
              <w:right w:val="outset" w:sz="6" w:space="0" w:color="auto"/>
            </w:tcBorders>
            <w:hideMark/>
          </w:tcPr>
          <w:p w14:paraId="40D785F2" w14:textId="77777777" w:rsidR="00D45A8C" w:rsidRPr="00B620DB" w:rsidRDefault="00135AFF" w:rsidP="00D45A8C">
            <w:pPr>
              <w:pStyle w:val="12TabHeadBody"/>
            </w:pPr>
            <w:hyperlink r:id="rId714" w:anchor="en001128" w:history="1">
              <w:r w:rsidR="00D45A8C" w:rsidRPr="00B620DB">
                <w:rPr>
                  <w:rStyle w:val="Hyperlink"/>
                  <w:color w:val="auto"/>
                  <w:szCs w:val="18"/>
                  <w:u w:val="none"/>
                </w:rPr>
                <w:t>A-4.1.3.2.(2)</w:t>
              </w:r>
            </w:hyperlink>
          </w:p>
        </w:tc>
      </w:tr>
      <w:tr w:rsidR="00D45A8C" w:rsidRPr="00B620DB" w14:paraId="59940B2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789B5DC" w14:textId="77777777" w:rsidR="00D45A8C" w:rsidRPr="00B620DB" w:rsidRDefault="00D45A8C" w:rsidP="00D45A8C">
            <w:pPr>
              <w:pStyle w:val="12TabHeadBody"/>
            </w:pPr>
            <w:r w:rsidRPr="00B620DB">
              <w:rPr>
                <w:rStyle w:val="flts1"/>
              </w:rPr>
              <w:t>CMHC</w:t>
            </w:r>
          </w:p>
        </w:tc>
        <w:tc>
          <w:tcPr>
            <w:tcW w:w="1253" w:type="pct"/>
            <w:tcBorders>
              <w:top w:val="outset" w:sz="6" w:space="0" w:color="auto"/>
              <w:left w:val="outset" w:sz="6" w:space="0" w:color="auto"/>
              <w:bottom w:val="outset" w:sz="6" w:space="0" w:color="auto"/>
              <w:right w:val="outset" w:sz="6" w:space="0" w:color="auto"/>
            </w:tcBorders>
            <w:hideMark/>
          </w:tcPr>
          <w:p w14:paraId="49126128" w14:textId="77777777" w:rsidR="00D45A8C" w:rsidRPr="00B620DB" w:rsidRDefault="00D45A8C" w:rsidP="00D45A8C">
            <w:pPr>
              <w:pStyle w:val="12TabHeadBody"/>
            </w:pPr>
            <w:r w:rsidRPr="00B620DB">
              <w:rPr>
                <w:rStyle w:val="flts1"/>
              </w:rPr>
              <w:t>1988</w:t>
            </w:r>
          </w:p>
        </w:tc>
        <w:tc>
          <w:tcPr>
            <w:tcW w:w="1641" w:type="pct"/>
            <w:tcBorders>
              <w:top w:val="outset" w:sz="6" w:space="0" w:color="auto"/>
              <w:left w:val="outset" w:sz="6" w:space="0" w:color="auto"/>
              <w:bottom w:val="outset" w:sz="6" w:space="0" w:color="auto"/>
              <w:right w:val="outset" w:sz="6" w:space="0" w:color="auto"/>
            </w:tcBorders>
            <w:hideMark/>
          </w:tcPr>
          <w:p w14:paraId="61262A20" w14:textId="77777777" w:rsidR="00D45A8C" w:rsidRPr="00B620DB" w:rsidRDefault="00D45A8C" w:rsidP="00D45A8C">
            <w:pPr>
              <w:pStyle w:val="12TabHeadBody"/>
            </w:pPr>
            <w:bookmarkStart w:id="941" w:name="cmhc-apbm"/>
            <w:bookmarkStart w:id="942" w:name="a79382"/>
            <w:bookmarkEnd w:id="941"/>
            <w:bookmarkEnd w:id="942"/>
            <w:r w:rsidRPr="00B620DB">
              <w:rPr>
                <w:rStyle w:val="flts1"/>
              </w:rPr>
              <w:t>Air Permeance of Building Materials</w:t>
            </w:r>
            <w:bookmarkStart w:id="943" w:name="a79384"/>
            <w:bookmarkEnd w:id="943"/>
          </w:p>
        </w:tc>
        <w:tc>
          <w:tcPr>
            <w:tcW w:w="1524" w:type="pct"/>
            <w:tcBorders>
              <w:top w:val="outset" w:sz="6" w:space="0" w:color="auto"/>
              <w:left w:val="outset" w:sz="6" w:space="0" w:color="auto"/>
              <w:bottom w:val="outset" w:sz="6" w:space="0" w:color="auto"/>
              <w:right w:val="outset" w:sz="6" w:space="0" w:color="auto"/>
            </w:tcBorders>
            <w:hideMark/>
          </w:tcPr>
          <w:p w14:paraId="102AEB5D" w14:textId="77777777" w:rsidR="00D45A8C" w:rsidRPr="00B620DB" w:rsidRDefault="00135AFF" w:rsidP="00D45A8C">
            <w:pPr>
              <w:pStyle w:val="12TabHeadBody"/>
            </w:pPr>
            <w:hyperlink r:id="rId715" w:anchor="et000269" w:history="1">
              <w:r w:rsidR="00D45A8C" w:rsidRPr="00B620DB">
                <w:rPr>
                  <w:rStyle w:val="Hyperlink"/>
                  <w:color w:val="auto"/>
                  <w:szCs w:val="18"/>
                  <w:u w:val="none"/>
                </w:rPr>
                <w:t>Table</w:t>
              </w:r>
            </w:hyperlink>
            <w:hyperlink r:id="rId716" w:anchor="et000269" w:history="1">
              <w:r w:rsidR="00D45A8C" w:rsidRPr="00B620DB">
                <w:rPr>
                  <w:rStyle w:val="Hyperlink"/>
                  <w:color w:val="auto"/>
                  <w:u w:val="none"/>
                </w:rPr>
                <w:t> </w:t>
              </w:r>
            </w:hyperlink>
            <w:hyperlink r:id="rId717" w:anchor="et000269" w:history="1">
              <w:r w:rsidR="00D45A8C" w:rsidRPr="00B620DB">
                <w:rPr>
                  <w:rStyle w:val="Hyperlink"/>
                  <w:color w:val="auto"/>
                  <w:szCs w:val="18"/>
                  <w:u w:val="none"/>
                </w:rPr>
                <w:t>A-9.25.5.1.(1)</w:t>
              </w:r>
            </w:hyperlink>
          </w:p>
        </w:tc>
      </w:tr>
      <w:tr w:rsidR="00D45A8C" w:rsidRPr="00B620DB" w14:paraId="311E5AE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F7DA6A0" w14:textId="77777777" w:rsidR="00D45A8C" w:rsidRPr="00B620DB" w:rsidRDefault="00D45A8C" w:rsidP="00D45A8C">
            <w:pPr>
              <w:pStyle w:val="12TabHeadBody"/>
            </w:pPr>
            <w:r w:rsidRPr="00B620DB">
              <w:rPr>
                <w:rStyle w:val="flts1"/>
              </w:rPr>
              <w:t>CMHC</w:t>
            </w:r>
          </w:p>
        </w:tc>
        <w:tc>
          <w:tcPr>
            <w:tcW w:w="1253" w:type="pct"/>
            <w:tcBorders>
              <w:top w:val="outset" w:sz="6" w:space="0" w:color="auto"/>
              <w:left w:val="outset" w:sz="6" w:space="0" w:color="auto"/>
              <w:bottom w:val="outset" w:sz="6" w:space="0" w:color="auto"/>
              <w:right w:val="outset" w:sz="6" w:space="0" w:color="auto"/>
            </w:tcBorders>
            <w:hideMark/>
          </w:tcPr>
          <w:p w14:paraId="326E0378" w14:textId="77777777" w:rsidR="00D45A8C" w:rsidRPr="00B620DB" w:rsidRDefault="00D45A8C" w:rsidP="00D45A8C">
            <w:pPr>
              <w:pStyle w:val="12TabHeadBody"/>
            </w:pPr>
            <w:r w:rsidRPr="00B620DB">
              <w:rPr>
                <w:rStyle w:val="flts1"/>
              </w:rPr>
              <w:t>1993</w:t>
            </w:r>
          </w:p>
        </w:tc>
        <w:tc>
          <w:tcPr>
            <w:tcW w:w="1641" w:type="pct"/>
            <w:tcBorders>
              <w:top w:val="outset" w:sz="6" w:space="0" w:color="auto"/>
              <w:left w:val="outset" w:sz="6" w:space="0" w:color="auto"/>
              <w:bottom w:val="outset" w:sz="6" w:space="0" w:color="auto"/>
              <w:right w:val="outset" w:sz="6" w:space="0" w:color="auto"/>
            </w:tcBorders>
            <w:hideMark/>
          </w:tcPr>
          <w:p w14:paraId="4187E70A" w14:textId="77777777" w:rsidR="00D45A8C" w:rsidRPr="00B620DB" w:rsidRDefault="00D45A8C" w:rsidP="00D45A8C">
            <w:pPr>
              <w:pStyle w:val="12TabHeadBody"/>
            </w:pPr>
            <w:bookmarkStart w:id="944" w:name="cmhc-tfamd"/>
            <w:bookmarkStart w:id="945" w:name="a79406"/>
            <w:bookmarkEnd w:id="944"/>
            <w:bookmarkEnd w:id="945"/>
            <w:r w:rsidRPr="00B620DB">
              <w:rPr>
                <w:rStyle w:val="flts1"/>
              </w:rPr>
              <w:t>Testing of Fresh Air Mixing Devices</w:t>
            </w:r>
            <w:bookmarkStart w:id="946" w:name="a79408"/>
            <w:bookmarkEnd w:id="946"/>
          </w:p>
        </w:tc>
        <w:tc>
          <w:tcPr>
            <w:tcW w:w="1524" w:type="pct"/>
            <w:tcBorders>
              <w:top w:val="outset" w:sz="6" w:space="0" w:color="auto"/>
              <w:left w:val="outset" w:sz="6" w:space="0" w:color="auto"/>
              <w:bottom w:val="outset" w:sz="6" w:space="0" w:color="auto"/>
              <w:right w:val="outset" w:sz="6" w:space="0" w:color="auto"/>
            </w:tcBorders>
            <w:hideMark/>
          </w:tcPr>
          <w:p w14:paraId="15B7394F" w14:textId="77777777" w:rsidR="00D45A8C" w:rsidRPr="00B620DB" w:rsidRDefault="00135AFF" w:rsidP="00D45A8C">
            <w:pPr>
              <w:pStyle w:val="12TabHeadBody"/>
            </w:pPr>
            <w:hyperlink r:id="rId718" w:anchor="en001265" w:history="1">
              <w:r w:rsidR="00D45A8C" w:rsidRPr="00B620DB">
                <w:rPr>
                  <w:rStyle w:val="Hyperlink"/>
                  <w:color w:val="auto"/>
                  <w:szCs w:val="18"/>
                  <w:u w:val="none"/>
                </w:rPr>
                <w:t>A-9.32.3.4.</w:t>
              </w:r>
            </w:hyperlink>
          </w:p>
        </w:tc>
      </w:tr>
      <w:tr w:rsidR="00D45A8C" w:rsidRPr="00B620DB" w14:paraId="796066BC" w14:textId="77777777" w:rsidTr="00752338">
        <w:trPr>
          <w:ins w:id="947" w:author="Dang, Tommy HOUS:EX" w:date="2023-04-06T16:15:00Z"/>
        </w:trPr>
        <w:tc>
          <w:tcPr>
            <w:tcW w:w="582" w:type="pct"/>
            <w:tcBorders>
              <w:top w:val="outset" w:sz="6" w:space="0" w:color="auto"/>
              <w:left w:val="outset" w:sz="6" w:space="0" w:color="auto"/>
              <w:bottom w:val="outset" w:sz="6" w:space="0" w:color="auto"/>
              <w:right w:val="outset" w:sz="6" w:space="0" w:color="auto"/>
            </w:tcBorders>
          </w:tcPr>
          <w:p w14:paraId="0D130564" w14:textId="21C3C9BA" w:rsidR="00D45A8C" w:rsidRPr="00B620DB" w:rsidRDefault="00D45A8C" w:rsidP="00D45A8C">
            <w:pPr>
              <w:pStyle w:val="12TabHeadBody"/>
              <w:rPr>
                <w:ins w:id="948" w:author="Dang, Tommy HOUS:EX" w:date="2023-04-06T16:15:00Z"/>
                <w:rStyle w:val="flts1"/>
              </w:rPr>
            </w:pPr>
            <w:ins w:id="949" w:author="Dang, Tommy HOUS:EX" w:date="2023-04-06T16:15:00Z">
              <w:r>
                <w:rPr>
                  <w:rStyle w:val="flts1"/>
                </w:rPr>
                <w:t>CoV</w:t>
              </w:r>
            </w:ins>
          </w:p>
        </w:tc>
        <w:tc>
          <w:tcPr>
            <w:tcW w:w="1253" w:type="pct"/>
            <w:tcBorders>
              <w:top w:val="outset" w:sz="6" w:space="0" w:color="auto"/>
              <w:left w:val="outset" w:sz="6" w:space="0" w:color="auto"/>
              <w:bottom w:val="outset" w:sz="6" w:space="0" w:color="auto"/>
              <w:right w:val="outset" w:sz="6" w:space="0" w:color="auto"/>
            </w:tcBorders>
          </w:tcPr>
          <w:p w14:paraId="2DC28959" w14:textId="5A74DA92" w:rsidR="00D45A8C" w:rsidRPr="00B620DB" w:rsidRDefault="00D45A8C" w:rsidP="00D45A8C">
            <w:pPr>
              <w:pStyle w:val="12TabHeadBody"/>
              <w:rPr>
                <w:ins w:id="950" w:author="Dang, Tommy HOUS:EX" w:date="2023-04-06T16:15:00Z"/>
                <w:rStyle w:val="flts1"/>
              </w:rPr>
            </w:pPr>
            <w:ins w:id="951" w:author="Dang, Tommy HOUS:EX" w:date="2023-04-06T16:15:00Z">
              <w:r>
                <w:rPr>
                  <w:rStyle w:val="flts1"/>
                </w:rPr>
                <w:t>Version 2.0</w:t>
              </w:r>
            </w:ins>
          </w:p>
        </w:tc>
        <w:tc>
          <w:tcPr>
            <w:tcW w:w="1641" w:type="pct"/>
            <w:tcBorders>
              <w:top w:val="outset" w:sz="6" w:space="0" w:color="auto"/>
              <w:left w:val="outset" w:sz="6" w:space="0" w:color="auto"/>
              <w:bottom w:val="outset" w:sz="6" w:space="0" w:color="auto"/>
              <w:right w:val="outset" w:sz="6" w:space="0" w:color="auto"/>
            </w:tcBorders>
          </w:tcPr>
          <w:p w14:paraId="1B1BE1C4" w14:textId="6DE30B93" w:rsidR="00D45A8C" w:rsidRPr="00B620DB" w:rsidRDefault="00D45A8C" w:rsidP="00D45A8C">
            <w:pPr>
              <w:pStyle w:val="12TabHeadBody"/>
              <w:rPr>
                <w:ins w:id="952" w:author="Dang, Tommy HOUS:EX" w:date="2023-04-06T16:15:00Z"/>
                <w:rStyle w:val="flts1"/>
              </w:rPr>
            </w:pPr>
            <w:ins w:id="953" w:author="Dang, Tommy HOUS:EX" w:date="2023-04-06T16:15:00Z">
              <w:r>
                <w:rPr>
                  <w:rStyle w:val="flts1"/>
                </w:rPr>
                <w:t>City of Vancouver Energy Modeling Guidelines</w:t>
              </w:r>
            </w:ins>
          </w:p>
        </w:tc>
        <w:tc>
          <w:tcPr>
            <w:tcW w:w="1524" w:type="pct"/>
            <w:tcBorders>
              <w:top w:val="outset" w:sz="6" w:space="0" w:color="auto"/>
              <w:left w:val="outset" w:sz="6" w:space="0" w:color="auto"/>
              <w:bottom w:val="outset" w:sz="6" w:space="0" w:color="auto"/>
              <w:right w:val="outset" w:sz="6" w:space="0" w:color="auto"/>
            </w:tcBorders>
          </w:tcPr>
          <w:p w14:paraId="09A158D0" w14:textId="77777777" w:rsidR="00D45A8C" w:rsidRDefault="00D45A8C" w:rsidP="00D45A8C">
            <w:pPr>
              <w:pStyle w:val="12TabHeadBody"/>
              <w:rPr>
                <w:ins w:id="954" w:author="Dang, Tommy HOUS:EX" w:date="2023-04-06T16:15:00Z"/>
              </w:rPr>
            </w:pPr>
            <w:ins w:id="955" w:author="Dang, Tommy HOUS:EX" w:date="2023-04-06T16:15:00Z">
              <w:r>
                <w:t>10.2.3.4.(1)</w:t>
              </w:r>
            </w:ins>
          </w:p>
          <w:p w14:paraId="0DD8EC19" w14:textId="77777777" w:rsidR="00D45A8C" w:rsidRDefault="00D45A8C" w:rsidP="00D45A8C">
            <w:pPr>
              <w:pStyle w:val="12TabHeadBody"/>
              <w:rPr>
                <w:ins w:id="956" w:author="Dang, Tommy HOUS:EX" w:date="2023-04-06T16:15:00Z"/>
              </w:rPr>
            </w:pPr>
            <w:ins w:id="957" w:author="Dang, Tommy HOUS:EX" w:date="2023-04-06T16:15:00Z">
              <w:r>
                <w:t>10.2.3.4.(3)</w:t>
              </w:r>
            </w:ins>
          </w:p>
          <w:p w14:paraId="55E627F7" w14:textId="77777777" w:rsidR="00D45A8C" w:rsidRDefault="00D45A8C" w:rsidP="00D45A8C">
            <w:pPr>
              <w:pStyle w:val="12TabHeadBody"/>
              <w:rPr>
                <w:ins w:id="958" w:author="Dang, Tommy HOUS:EX" w:date="2023-04-06T16:15:00Z"/>
              </w:rPr>
            </w:pPr>
            <w:ins w:id="959" w:author="Dang, Tommy HOUS:EX" w:date="2023-04-06T16:15:00Z">
              <w:r>
                <w:t>10.2.3.4.(4)</w:t>
              </w:r>
            </w:ins>
          </w:p>
          <w:p w14:paraId="79980100" w14:textId="77777777" w:rsidR="00D45A8C" w:rsidRDefault="00D45A8C" w:rsidP="00D45A8C">
            <w:pPr>
              <w:pStyle w:val="12TabHeadBody"/>
              <w:rPr>
                <w:ins w:id="960" w:author="Dang, Tommy HOUS:EX" w:date="2023-04-06T16:15:00Z"/>
              </w:rPr>
            </w:pPr>
            <w:ins w:id="961" w:author="Dang, Tommy HOUS:EX" w:date="2023-04-06T16:15:00Z">
              <w:r>
                <w:t>10.3.1.1.(2)</w:t>
              </w:r>
            </w:ins>
          </w:p>
          <w:p w14:paraId="17B0EC28" w14:textId="576B47C6" w:rsidR="00D45A8C" w:rsidRDefault="00D45A8C" w:rsidP="00D45A8C">
            <w:pPr>
              <w:pStyle w:val="12TabHeadBody"/>
              <w:rPr>
                <w:ins w:id="962" w:author="Dang, Tommy HOUS:EX" w:date="2023-04-06T16:15:00Z"/>
              </w:rPr>
            </w:pPr>
            <w:ins w:id="963" w:author="Dang, Tommy HOUS:EX" w:date="2023-04-06T16:15:00Z">
              <w:r>
                <w:t>A-10.2.3.4.</w:t>
              </w:r>
            </w:ins>
          </w:p>
        </w:tc>
      </w:tr>
      <w:tr w:rsidR="00D45A8C" w:rsidRPr="00B620DB" w14:paraId="7C6A9AE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492032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0906BC1" w14:textId="77777777" w:rsidR="00D45A8C" w:rsidRPr="00B620DB" w:rsidRDefault="00D45A8C" w:rsidP="00D45A8C">
            <w:pPr>
              <w:pStyle w:val="12TabHeadBody"/>
            </w:pPr>
            <w:r w:rsidRPr="00B620DB">
              <w:rPr>
                <w:rStyle w:val="flts1"/>
              </w:rPr>
              <w:t>6.19-01</w:t>
            </w:r>
          </w:p>
        </w:tc>
        <w:tc>
          <w:tcPr>
            <w:tcW w:w="1641" w:type="pct"/>
            <w:tcBorders>
              <w:top w:val="outset" w:sz="6" w:space="0" w:color="auto"/>
              <w:left w:val="outset" w:sz="6" w:space="0" w:color="auto"/>
              <w:bottom w:val="outset" w:sz="6" w:space="0" w:color="auto"/>
              <w:right w:val="outset" w:sz="6" w:space="0" w:color="auto"/>
            </w:tcBorders>
            <w:hideMark/>
          </w:tcPr>
          <w:p w14:paraId="5F828A93" w14:textId="77777777" w:rsidR="00D45A8C" w:rsidRPr="00B620DB" w:rsidRDefault="00D45A8C" w:rsidP="00D45A8C">
            <w:pPr>
              <w:pStyle w:val="12TabHeadBody"/>
            </w:pPr>
            <w:bookmarkStart w:id="964" w:name="csa6.19"/>
            <w:bookmarkStart w:id="965" w:name="a79634"/>
            <w:bookmarkEnd w:id="964"/>
            <w:bookmarkEnd w:id="965"/>
            <w:r w:rsidRPr="00B620DB">
              <w:rPr>
                <w:rStyle w:val="flts1"/>
              </w:rPr>
              <w:t>Residential carbon monoxide alarming devices</w:t>
            </w:r>
            <w:bookmarkStart w:id="966" w:name="a79636"/>
            <w:bookmarkEnd w:id="966"/>
          </w:p>
        </w:tc>
        <w:tc>
          <w:tcPr>
            <w:tcW w:w="1524" w:type="pct"/>
            <w:tcBorders>
              <w:top w:val="outset" w:sz="6" w:space="0" w:color="auto"/>
              <w:left w:val="outset" w:sz="6" w:space="0" w:color="auto"/>
              <w:bottom w:val="outset" w:sz="6" w:space="0" w:color="auto"/>
              <w:right w:val="outset" w:sz="6" w:space="0" w:color="auto"/>
            </w:tcBorders>
            <w:hideMark/>
          </w:tcPr>
          <w:p w14:paraId="2E0B23D6" w14:textId="77777777" w:rsidR="00D45A8C" w:rsidRPr="00B620DB" w:rsidRDefault="00135AFF" w:rsidP="00D45A8C">
            <w:pPr>
              <w:pStyle w:val="12TabHeadBody"/>
            </w:pPr>
            <w:hyperlink r:id="rId719" w:anchor="es008059" w:history="1">
              <w:r w:rsidR="00D45A8C" w:rsidRPr="00B620DB">
                <w:rPr>
                  <w:rStyle w:val="Hyperlink"/>
                  <w:color w:val="auto"/>
                  <w:szCs w:val="18"/>
                  <w:u w:val="none"/>
                </w:rPr>
                <w:t>6.9.3.1.(2)</w:t>
              </w:r>
            </w:hyperlink>
            <w:r w:rsidR="00D45A8C" w:rsidRPr="00B620DB">
              <w:br/>
            </w:r>
            <w:hyperlink r:id="rId720" w:anchor="es008622" w:history="1">
              <w:r w:rsidR="00D45A8C" w:rsidRPr="00B620DB">
                <w:rPr>
                  <w:rStyle w:val="Hyperlink"/>
                  <w:color w:val="auto"/>
                  <w:szCs w:val="18"/>
                  <w:u w:val="none"/>
                </w:rPr>
                <w:t>9.32.3.9.(2)</w:t>
              </w:r>
            </w:hyperlink>
            <w:r w:rsidR="00D45A8C" w:rsidRPr="00B620DB">
              <w:br/>
            </w:r>
            <w:hyperlink r:id="rId721" w:anchor="es008585" w:history="1">
              <w:r w:rsidR="00D45A8C" w:rsidRPr="00B620DB">
                <w:rPr>
                  <w:rStyle w:val="Hyperlink"/>
                  <w:color w:val="auto"/>
                  <w:szCs w:val="18"/>
                  <w:u w:val="none"/>
                </w:rPr>
                <w:t>9.32.3.9.(3)</w:t>
              </w:r>
            </w:hyperlink>
          </w:p>
        </w:tc>
      </w:tr>
      <w:tr w:rsidR="00D45A8C" w:rsidRPr="00B620DB" w14:paraId="59013C7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0C6CCF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5B30405" w14:textId="77777777" w:rsidR="00D45A8C" w:rsidRPr="00B620DB" w:rsidRDefault="00D45A8C" w:rsidP="00D45A8C">
            <w:pPr>
              <w:pStyle w:val="12TabHeadBody"/>
            </w:pPr>
            <w:r w:rsidRPr="00B620DB">
              <w:rPr>
                <w:rStyle w:val="flts1"/>
              </w:rPr>
              <w:t>A23.1:19</w:t>
            </w:r>
          </w:p>
        </w:tc>
        <w:tc>
          <w:tcPr>
            <w:tcW w:w="1641" w:type="pct"/>
            <w:tcBorders>
              <w:top w:val="outset" w:sz="6" w:space="0" w:color="auto"/>
              <w:left w:val="outset" w:sz="6" w:space="0" w:color="auto"/>
              <w:bottom w:val="outset" w:sz="6" w:space="0" w:color="auto"/>
              <w:right w:val="outset" w:sz="6" w:space="0" w:color="auto"/>
            </w:tcBorders>
            <w:hideMark/>
          </w:tcPr>
          <w:p w14:paraId="3FADDBD4" w14:textId="77777777" w:rsidR="00D45A8C" w:rsidRPr="00B620DB" w:rsidRDefault="00D45A8C" w:rsidP="00D45A8C">
            <w:pPr>
              <w:pStyle w:val="12TabHeadBody"/>
            </w:pPr>
            <w:bookmarkStart w:id="967" w:name="csaa23.1"/>
            <w:bookmarkStart w:id="968" w:name="a79659"/>
            <w:bookmarkEnd w:id="967"/>
            <w:bookmarkEnd w:id="968"/>
            <w:r w:rsidRPr="00B620DB">
              <w:rPr>
                <w:rStyle w:val="flts1"/>
              </w:rPr>
              <w:t>Concrete materials and methods of concrete construction</w:t>
            </w:r>
            <w:bookmarkStart w:id="969" w:name="a79661"/>
            <w:bookmarkEnd w:id="969"/>
          </w:p>
        </w:tc>
        <w:tc>
          <w:tcPr>
            <w:tcW w:w="1524" w:type="pct"/>
            <w:tcBorders>
              <w:top w:val="outset" w:sz="6" w:space="0" w:color="auto"/>
              <w:left w:val="outset" w:sz="6" w:space="0" w:color="auto"/>
              <w:bottom w:val="outset" w:sz="6" w:space="0" w:color="auto"/>
              <w:right w:val="outset" w:sz="6" w:space="0" w:color="auto"/>
            </w:tcBorders>
            <w:hideMark/>
          </w:tcPr>
          <w:p w14:paraId="0BD72DB5" w14:textId="628B61A0" w:rsidR="00D45A8C" w:rsidRPr="00B620DB" w:rsidRDefault="00135AFF" w:rsidP="00D45A8C">
            <w:pPr>
              <w:pStyle w:val="12TabHeadBody"/>
            </w:pPr>
            <w:hyperlink r:id="rId722" w:anchor="es001527" w:history="1">
              <w:r w:rsidR="00D45A8C" w:rsidRPr="00B620DB">
                <w:rPr>
                  <w:rStyle w:val="Hyperlink"/>
                  <w:color w:val="auto"/>
                  <w:szCs w:val="18"/>
                  <w:u w:val="none"/>
                </w:rPr>
                <w:t>4.2.3.6.(1)</w:t>
              </w:r>
            </w:hyperlink>
            <w:r w:rsidR="00D45A8C" w:rsidRPr="00B620DB">
              <w:br/>
            </w:r>
            <w:hyperlink r:id="rId723" w:anchor="es001530" w:history="1">
              <w:r w:rsidR="00D45A8C" w:rsidRPr="00B620DB">
                <w:rPr>
                  <w:rStyle w:val="Hyperlink"/>
                  <w:color w:val="auto"/>
                  <w:szCs w:val="18"/>
                  <w:u w:val="none"/>
                </w:rPr>
                <w:t>4.2.3.9.(1)</w:t>
              </w:r>
            </w:hyperlink>
            <w:r w:rsidR="00D45A8C" w:rsidRPr="00B620DB">
              <w:br/>
            </w:r>
            <w:hyperlink r:id="rId724" w:anchor="et001042" w:history="1">
              <w:r w:rsidR="00D45A8C" w:rsidRPr="00B620DB">
                <w:rPr>
                  <w:rStyle w:val="Hyperlink"/>
                  <w:color w:val="auto"/>
                  <w:szCs w:val="18"/>
                  <w:u w:val="none"/>
                </w:rPr>
                <w:t>Table</w:t>
              </w:r>
            </w:hyperlink>
            <w:hyperlink r:id="rId725" w:anchor="et001042" w:history="1">
              <w:r w:rsidR="00D45A8C" w:rsidRPr="00B620DB">
                <w:rPr>
                  <w:rStyle w:val="Hyperlink"/>
                  <w:color w:val="auto"/>
                  <w:u w:val="none"/>
                </w:rPr>
                <w:t> </w:t>
              </w:r>
            </w:hyperlink>
            <w:hyperlink r:id="rId726" w:anchor="et001042" w:history="1">
              <w:r w:rsidR="00D45A8C" w:rsidRPr="00B620DB">
                <w:rPr>
                  <w:rStyle w:val="Hyperlink"/>
                  <w:color w:val="auto"/>
                  <w:szCs w:val="18"/>
                  <w:u w:val="none"/>
                </w:rPr>
                <w:t>5.9.1.1.</w:t>
              </w:r>
            </w:hyperlink>
            <w:r w:rsidR="00D45A8C" w:rsidRPr="00B620DB">
              <w:br/>
            </w:r>
            <w:hyperlink r:id="rId727" w:anchor="es008072" w:history="1">
              <w:r w:rsidR="00D45A8C" w:rsidRPr="00B620DB">
                <w:rPr>
                  <w:rStyle w:val="Hyperlink"/>
                  <w:color w:val="auto"/>
                  <w:szCs w:val="18"/>
                  <w:u w:val="none"/>
                </w:rPr>
                <w:t>9.3.1.1.(1)</w:t>
              </w:r>
            </w:hyperlink>
            <w:r w:rsidR="00D45A8C" w:rsidRPr="00B620DB">
              <w:br/>
            </w:r>
            <w:hyperlink r:id="rId728" w:anchor="es008071" w:history="1">
              <w:r w:rsidR="00D45A8C" w:rsidRPr="00B620DB">
                <w:rPr>
                  <w:rStyle w:val="Hyperlink"/>
                  <w:color w:val="auto"/>
                  <w:szCs w:val="18"/>
                  <w:u w:val="none"/>
                </w:rPr>
                <w:t>9.3.1.1.(4)</w:t>
              </w:r>
            </w:hyperlink>
            <w:r w:rsidR="00D45A8C" w:rsidRPr="00B620DB">
              <w:br/>
            </w:r>
            <w:hyperlink r:id="rId729" w:anchor="es001891" w:history="1">
              <w:r w:rsidR="00D45A8C" w:rsidRPr="00B620DB">
                <w:rPr>
                  <w:rStyle w:val="Hyperlink"/>
                  <w:color w:val="auto"/>
                  <w:szCs w:val="18"/>
                  <w:u w:val="none"/>
                </w:rPr>
                <w:t>9.3.1.3.(1)</w:t>
              </w:r>
            </w:hyperlink>
            <w:r w:rsidR="00D45A8C" w:rsidRPr="00B620DB">
              <w:br/>
            </w:r>
            <w:hyperlink r:id="rId730" w:anchor="es001892" w:history="1">
              <w:r w:rsidR="00D45A8C" w:rsidRPr="00B620DB">
                <w:rPr>
                  <w:rStyle w:val="Hyperlink"/>
                  <w:color w:val="auto"/>
                  <w:szCs w:val="18"/>
                  <w:u w:val="none"/>
                </w:rPr>
                <w:t>9.3.1.4.(1)</w:t>
              </w:r>
            </w:hyperlink>
          </w:p>
        </w:tc>
      </w:tr>
      <w:tr w:rsidR="00D45A8C" w:rsidRPr="00B620DB" w14:paraId="09B5F25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F7A690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61C9879" w14:textId="77777777" w:rsidR="00D45A8C" w:rsidRPr="00B620DB" w:rsidRDefault="00D45A8C" w:rsidP="00D45A8C">
            <w:pPr>
              <w:pStyle w:val="12TabHeadBody"/>
            </w:pPr>
            <w:r w:rsidRPr="00B620DB">
              <w:rPr>
                <w:rStyle w:val="flts1"/>
              </w:rPr>
              <w:t>A23.3:19</w:t>
            </w:r>
          </w:p>
        </w:tc>
        <w:tc>
          <w:tcPr>
            <w:tcW w:w="1641" w:type="pct"/>
            <w:tcBorders>
              <w:top w:val="outset" w:sz="6" w:space="0" w:color="auto"/>
              <w:left w:val="outset" w:sz="6" w:space="0" w:color="auto"/>
              <w:bottom w:val="outset" w:sz="6" w:space="0" w:color="auto"/>
              <w:right w:val="outset" w:sz="6" w:space="0" w:color="auto"/>
            </w:tcBorders>
            <w:hideMark/>
          </w:tcPr>
          <w:p w14:paraId="02122CC2" w14:textId="77777777" w:rsidR="00D45A8C" w:rsidRPr="00B620DB" w:rsidRDefault="00D45A8C" w:rsidP="00D45A8C">
            <w:pPr>
              <w:pStyle w:val="12TabHeadBody"/>
            </w:pPr>
            <w:bookmarkStart w:id="970" w:name="csaa23.3"/>
            <w:bookmarkStart w:id="971" w:name="a79900"/>
            <w:bookmarkEnd w:id="970"/>
            <w:bookmarkEnd w:id="971"/>
            <w:r w:rsidRPr="00B620DB">
              <w:rPr>
                <w:rStyle w:val="flts1"/>
              </w:rPr>
              <w:t>Design of concrete structures</w:t>
            </w:r>
            <w:bookmarkStart w:id="972" w:name="a79902"/>
            <w:bookmarkEnd w:id="972"/>
          </w:p>
        </w:tc>
        <w:tc>
          <w:tcPr>
            <w:tcW w:w="1524" w:type="pct"/>
            <w:tcBorders>
              <w:top w:val="outset" w:sz="6" w:space="0" w:color="auto"/>
              <w:left w:val="outset" w:sz="6" w:space="0" w:color="auto"/>
              <w:bottom w:val="outset" w:sz="6" w:space="0" w:color="auto"/>
              <w:right w:val="outset" w:sz="6" w:space="0" w:color="auto"/>
            </w:tcBorders>
            <w:hideMark/>
          </w:tcPr>
          <w:p w14:paraId="0E4BB6F1" w14:textId="77777777" w:rsidR="00D45A8C" w:rsidRPr="00B620DB" w:rsidRDefault="00135AFF" w:rsidP="00D45A8C">
            <w:pPr>
              <w:pStyle w:val="12TabHeadBody"/>
            </w:pPr>
            <w:hyperlink r:id="rId731" w:anchor="et001038" w:history="1">
              <w:r w:rsidR="00D45A8C" w:rsidRPr="00B620DB">
                <w:rPr>
                  <w:rStyle w:val="Hyperlink"/>
                  <w:color w:val="auto"/>
                  <w:szCs w:val="18"/>
                  <w:u w:val="none"/>
                </w:rPr>
                <w:t>Table</w:t>
              </w:r>
            </w:hyperlink>
            <w:hyperlink r:id="rId732" w:anchor="et001038" w:history="1">
              <w:r w:rsidR="00D45A8C" w:rsidRPr="00B620DB">
                <w:rPr>
                  <w:rStyle w:val="Hyperlink"/>
                  <w:color w:val="auto"/>
                  <w:u w:val="none"/>
                </w:rPr>
                <w:t> </w:t>
              </w:r>
            </w:hyperlink>
            <w:hyperlink r:id="rId733" w:anchor="et001038" w:history="1">
              <w:r w:rsidR="00D45A8C" w:rsidRPr="00B620DB">
                <w:rPr>
                  <w:rStyle w:val="Hyperlink"/>
                  <w:color w:val="auto"/>
                  <w:szCs w:val="18"/>
                  <w:u w:val="none"/>
                </w:rPr>
                <w:t>4.1.8.9.</w:t>
              </w:r>
            </w:hyperlink>
            <w:r w:rsidR="00D45A8C" w:rsidRPr="00B620DB">
              <w:br/>
            </w:r>
            <w:hyperlink r:id="rId734" w:anchor="es007958" w:history="1">
              <w:r w:rsidR="00D45A8C" w:rsidRPr="00B620DB">
                <w:rPr>
                  <w:rStyle w:val="Hyperlink"/>
                  <w:color w:val="auto"/>
                  <w:szCs w:val="18"/>
                  <w:u w:val="none"/>
                </w:rPr>
                <w:t>4.1.8.18.(7)</w:t>
              </w:r>
            </w:hyperlink>
            <w:r w:rsidR="00D45A8C" w:rsidRPr="00B620DB">
              <w:br/>
            </w:r>
            <w:hyperlink r:id="rId735" w:anchor="es001581" w:history="1">
              <w:r w:rsidR="00D45A8C" w:rsidRPr="00B620DB">
                <w:rPr>
                  <w:rStyle w:val="Hyperlink"/>
                  <w:color w:val="auto"/>
                  <w:szCs w:val="18"/>
                  <w:u w:val="none"/>
                </w:rPr>
                <w:t>4.3.3.1.(1)</w:t>
              </w:r>
            </w:hyperlink>
            <w:r w:rsidR="00D45A8C" w:rsidRPr="00B620DB">
              <w:br/>
            </w:r>
            <w:hyperlink r:id="rId736" w:anchor="en001129" w:history="1">
              <w:r w:rsidR="00D45A8C" w:rsidRPr="00B620DB">
                <w:rPr>
                  <w:rStyle w:val="Hyperlink"/>
                  <w:color w:val="auto"/>
                  <w:szCs w:val="18"/>
                  <w:u w:val="none"/>
                </w:rPr>
                <w:t>A-4.1.3.2.(4)</w:t>
              </w:r>
            </w:hyperlink>
            <w:r w:rsidR="00D45A8C" w:rsidRPr="00B620DB">
              <w:br/>
            </w:r>
            <w:hyperlink r:id="rId737" w:anchor="en000903" w:history="1">
              <w:r w:rsidR="00D45A8C" w:rsidRPr="00B620DB">
                <w:rPr>
                  <w:rStyle w:val="Hyperlink"/>
                  <w:color w:val="auto"/>
                  <w:szCs w:val="18"/>
                  <w:u w:val="none"/>
                </w:rPr>
                <w:t>A-4.1.8.16.(1)</w:t>
              </w:r>
            </w:hyperlink>
            <w:r w:rsidR="00D45A8C" w:rsidRPr="00B620DB">
              <w:br/>
            </w:r>
            <w:hyperlink r:id="rId738" w:anchor="en000905" w:history="1">
              <w:r w:rsidR="00D45A8C" w:rsidRPr="00B620DB">
                <w:rPr>
                  <w:rStyle w:val="Hyperlink"/>
                  <w:color w:val="auto"/>
                  <w:szCs w:val="18"/>
                  <w:u w:val="none"/>
                </w:rPr>
                <w:t>A-4.1.8.16.(4)</w:t>
              </w:r>
            </w:hyperlink>
            <w:r w:rsidR="00D45A8C" w:rsidRPr="00B620DB">
              <w:br/>
            </w:r>
            <w:hyperlink r:id="rId739" w:anchor="en000211" w:history="1">
              <w:r w:rsidR="00D45A8C" w:rsidRPr="00B620DB">
                <w:rPr>
                  <w:rStyle w:val="Hyperlink"/>
                  <w:color w:val="auto"/>
                  <w:szCs w:val="18"/>
                  <w:u w:val="none"/>
                </w:rPr>
                <w:t>A-4.3.3.1.(1)</w:t>
              </w:r>
            </w:hyperlink>
          </w:p>
        </w:tc>
      </w:tr>
      <w:tr w:rsidR="00D45A8C" w:rsidRPr="00B620DB" w14:paraId="188B28A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41E4288"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37EB0FDB" w14:textId="77777777" w:rsidR="00D45A8C" w:rsidRPr="00B620DB" w:rsidRDefault="00D45A8C" w:rsidP="00D45A8C">
            <w:pPr>
              <w:pStyle w:val="12TabHeadBody"/>
            </w:pPr>
            <w:r w:rsidRPr="00B620DB">
              <w:rPr>
                <w:rStyle w:val="flts1"/>
              </w:rPr>
              <w:t>A23.4-16</w:t>
            </w:r>
          </w:p>
        </w:tc>
        <w:tc>
          <w:tcPr>
            <w:tcW w:w="1641" w:type="pct"/>
            <w:tcBorders>
              <w:top w:val="outset" w:sz="6" w:space="0" w:color="auto"/>
              <w:left w:val="outset" w:sz="6" w:space="0" w:color="auto"/>
              <w:bottom w:val="outset" w:sz="6" w:space="0" w:color="auto"/>
              <w:right w:val="outset" w:sz="6" w:space="0" w:color="auto"/>
            </w:tcBorders>
            <w:hideMark/>
          </w:tcPr>
          <w:p w14:paraId="4FCC2417" w14:textId="77777777" w:rsidR="00D45A8C" w:rsidRPr="00B620DB" w:rsidRDefault="00D45A8C" w:rsidP="00D45A8C">
            <w:pPr>
              <w:pStyle w:val="12TabHeadBody"/>
            </w:pPr>
            <w:bookmarkStart w:id="973" w:name="csaa23.4"/>
            <w:bookmarkStart w:id="974" w:name="a80139"/>
            <w:bookmarkEnd w:id="973"/>
            <w:bookmarkEnd w:id="974"/>
            <w:r w:rsidRPr="00B620DB">
              <w:rPr>
                <w:rStyle w:val="flts1"/>
              </w:rPr>
              <w:t>Precast concrete – Materials and construction</w:t>
            </w:r>
            <w:bookmarkStart w:id="975" w:name="a80141"/>
            <w:bookmarkEnd w:id="975"/>
          </w:p>
        </w:tc>
        <w:tc>
          <w:tcPr>
            <w:tcW w:w="1524" w:type="pct"/>
            <w:tcBorders>
              <w:top w:val="outset" w:sz="6" w:space="0" w:color="auto"/>
              <w:left w:val="outset" w:sz="6" w:space="0" w:color="auto"/>
              <w:bottom w:val="outset" w:sz="6" w:space="0" w:color="auto"/>
              <w:right w:val="outset" w:sz="6" w:space="0" w:color="auto"/>
            </w:tcBorders>
            <w:hideMark/>
          </w:tcPr>
          <w:p w14:paraId="659176E5" w14:textId="77777777" w:rsidR="00D45A8C" w:rsidRPr="00B620DB" w:rsidRDefault="00135AFF" w:rsidP="00D45A8C">
            <w:pPr>
              <w:pStyle w:val="12TabHeadBody"/>
            </w:pPr>
            <w:hyperlink r:id="rId740" w:anchor="en000211" w:history="1">
              <w:r w:rsidR="00D45A8C" w:rsidRPr="00B620DB">
                <w:rPr>
                  <w:rStyle w:val="Hyperlink"/>
                  <w:color w:val="auto"/>
                  <w:szCs w:val="18"/>
                  <w:u w:val="none"/>
                </w:rPr>
                <w:t>A-4.3.3.1.(1)</w:t>
              </w:r>
            </w:hyperlink>
          </w:p>
        </w:tc>
      </w:tr>
      <w:tr w:rsidR="00D45A8C" w:rsidRPr="00B620DB" w14:paraId="34BD3BA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A3530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DB41A03" w14:textId="77777777" w:rsidR="00D45A8C" w:rsidRPr="00B620DB" w:rsidRDefault="00D45A8C" w:rsidP="00D45A8C">
            <w:pPr>
              <w:pStyle w:val="12TabHeadBody"/>
            </w:pPr>
            <w:r w:rsidRPr="00B620DB">
              <w:rPr>
                <w:rStyle w:val="flts1"/>
              </w:rPr>
              <w:t>CAN/CSA-A82:14</w:t>
            </w:r>
          </w:p>
        </w:tc>
        <w:tc>
          <w:tcPr>
            <w:tcW w:w="1641" w:type="pct"/>
            <w:tcBorders>
              <w:top w:val="outset" w:sz="6" w:space="0" w:color="auto"/>
              <w:left w:val="outset" w:sz="6" w:space="0" w:color="auto"/>
              <w:bottom w:val="outset" w:sz="6" w:space="0" w:color="auto"/>
              <w:right w:val="outset" w:sz="6" w:space="0" w:color="auto"/>
            </w:tcBorders>
            <w:hideMark/>
          </w:tcPr>
          <w:p w14:paraId="3156DE53" w14:textId="77777777" w:rsidR="00D45A8C" w:rsidRPr="00B620DB" w:rsidRDefault="00D45A8C" w:rsidP="00D45A8C">
            <w:pPr>
              <w:pStyle w:val="12TabHeadBody"/>
            </w:pPr>
            <w:bookmarkStart w:id="976" w:name="csaa82"/>
            <w:bookmarkStart w:id="977" w:name="a80160"/>
            <w:bookmarkEnd w:id="976"/>
            <w:bookmarkEnd w:id="977"/>
            <w:r w:rsidRPr="00B620DB">
              <w:rPr>
                <w:rStyle w:val="flts1"/>
              </w:rPr>
              <w:t>Fired masonry brick made from clay or shale</w:t>
            </w:r>
            <w:bookmarkStart w:id="978" w:name="a80162"/>
            <w:bookmarkEnd w:id="978"/>
          </w:p>
        </w:tc>
        <w:tc>
          <w:tcPr>
            <w:tcW w:w="1524" w:type="pct"/>
            <w:tcBorders>
              <w:top w:val="outset" w:sz="6" w:space="0" w:color="auto"/>
              <w:left w:val="outset" w:sz="6" w:space="0" w:color="auto"/>
              <w:bottom w:val="outset" w:sz="6" w:space="0" w:color="auto"/>
              <w:right w:val="outset" w:sz="6" w:space="0" w:color="auto"/>
            </w:tcBorders>
            <w:hideMark/>
          </w:tcPr>
          <w:p w14:paraId="6C9BEC18" w14:textId="77777777" w:rsidR="00D45A8C" w:rsidRPr="00B620DB" w:rsidRDefault="00135AFF" w:rsidP="00D45A8C">
            <w:pPr>
              <w:pStyle w:val="12TabHeadBody"/>
            </w:pPr>
            <w:hyperlink r:id="rId741" w:anchor="et001042" w:history="1">
              <w:r w:rsidR="00D45A8C" w:rsidRPr="00B620DB">
                <w:rPr>
                  <w:rStyle w:val="Hyperlink"/>
                  <w:color w:val="auto"/>
                  <w:szCs w:val="18"/>
                  <w:u w:val="none"/>
                </w:rPr>
                <w:t>Table</w:t>
              </w:r>
            </w:hyperlink>
            <w:hyperlink r:id="rId742" w:anchor="et001042" w:history="1">
              <w:r w:rsidR="00D45A8C" w:rsidRPr="00B620DB">
                <w:rPr>
                  <w:rStyle w:val="Hyperlink"/>
                  <w:color w:val="auto"/>
                  <w:u w:val="none"/>
                </w:rPr>
                <w:t> </w:t>
              </w:r>
            </w:hyperlink>
            <w:hyperlink r:id="rId743" w:anchor="et001042" w:history="1">
              <w:r w:rsidR="00D45A8C" w:rsidRPr="00B620DB">
                <w:rPr>
                  <w:rStyle w:val="Hyperlink"/>
                  <w:color w:val="auto"/>
                  <w:szCs w:val="18"/>
                  <w:u w:val="none"/>
                </w:rPr>
                <w:t>5.9.1.1.</w:t>
              </w:r>
            </w:hyperlink>
            <w:r w:rsidR="00D45A8C" w:rsidRPr="00B620DB">
              <w:br/>
            </w:r>
            <w:hyperlink r:id="rId744" w:anchor="es002640" w:history="1">
              <w:r w:rsidR="00D45A8C" w:rsidRPr="00B620DB">
                <w:rPr>
                  <w:rStyle w:val="Hyperlink"/>
                  <w:color w:val="auto"/>
                  <w:szCs w:val="18"/>
                  <w:u w:val="none"/>
                </w:rPr>
                <w:t>9.20.2.1.(1)</w:t>
              </w:r>
            </w:hyperlink>
          </w:p>
        </w:tc>
      </w:tr>
      <w:tr w:rsidR="00D45A8C" w:rsidRPr="00B620DB" w14:paraId="1E0C7EC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AA6FF2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396D0C2" w14:textId="77777777" w:rsidR="00D45A8C" w:rsidRPr="00B620DB" w:rsidRDefault="00D45A8C" w:rsidP="00D45A8C">
            <w:pPr>
              <w:pStyle w:val="12TabHeadBody"/>
            </w:pPr>
            <w:r w:rsidRPr="00B620DB">
              <w:rPr>
                <w:rStyle w:val="flts1"/>
              </w:rPr>
              <w:t>CAN/CSA A82.27-M91</w:t>
            </w:r>
          </w:p>
        </w:tc>
        <w:tc>
          <w:tcPr>
            <w:tcW w:w="1641" w:type="pct"/>
            <w:tcBorders>
              <w:top w:val="outset" w:sz="6" w:space="0" w:color="auto"/>
              <w:left w:val="outset" w:sz="6" w:space="0" w:color="auto"/>
              <w:bottom w:val="outset" w:sz="6" w:space="0" w:color="auto"/>
              <w:right w:val="outset" w:sz="6" w:space="0" w:color="auto"/>
            </w:tcBorders>
            <w:hideMark/>
          </w:tcPr>
          <w:p w14:paraId="5BD383A8" w14:textId="77777777" w:rsidR="00D45A8C" w:rsidRPr="00B620DB" w:rsidRDefault="00D45A8C" w:rsidP="00D45A8C">
            <w:pPr>
              <w:pStyle w:val="12TabHeadBody"/>
            </w:pPr>
            <w:bookmarkStart w:id="979" w:name="csaa82.27"/>
            <w:bookmarkStart w:id="980" w:name="a80389"/>
            <w:bookmarkEnd w:id="979"/>
            <w:bookmarkEnd w:id="980"/>
            <w:r w:rsidRPr="00B620DB">
              <w:rPr>
                <w:rStyle w:val="flts1"/>
              </w:rPr>
              <w:t>Gypsum Board</w:t>
            </w:r>
            <w:bookmarkStart w:id="981" w:name="a80391"/>
            <w:bookmarkEnd w:id="981"/>
          </w:p>
        </w:tc>
        <w:tc>
          <w:tcPr>
            <w:tcW w:w="1524" w:type="pct"/>
            <w:tcBorders>
              <w:top w:val="outset" w:sz="6" w:space="0" w:color="auto"/>
              <w:left w:val="outset" w:sz="6" w:space="0" w:color="auto"/>
              <w:bottom w:val="outset" w:sz="6" w:space="0" w:color="auto"/>
              <w:right w:val="outset" w:sz="6" w:space="0" w:color="auto"/>
            </w:tcBorders>
            <w:hideMark/>
          </w:tcPr>
          <w:p w14:paraId="5C6EB46C" w14:textId="77777777" w:rsidR="00D45A8C" w:rsidRPr="00B620DB" w:rsidRDefault="00135AFF" w:rsidP="00D45A8C">
            <w:pPr>
              <w:pStyle w:val="12TabHeadBody"/>
            </w:pPr>
            <w:hyperlink r:id="rId745" w:anchor="es000213" w:history="1">
              <w:r w:rsidR="00D45A8C" w:rsidRPr="00B620DB">
                <w:rPr>
                  <w:rStyle w:val="Hyperlink"/>
                  <w:color w:val="auto"/>
                  <w:szCs w:val="18"/>
                  <w:u w:val="none"/>
                </w:rPr>
                <w:t>3.1.5.14.(6)</w:t>
              </w:r>
            </w:hyperlink>
            <w:r w:rsidR="00D45A8C" w:rsidRPr="00B620DB">
              <w:br/>
            </w:r>
            <w:hyperlink r:id="rId746" w:anchor="es005932" w:history="1">
              <w:r w:rsidR="00D45A8C" w:rsidRPr="00B620DB">
                <w:rPr>
                  <w:rStyle w:val="Hyperlink"/>
                  <w:color w:val="auto"/>
                  <w:szCs w:val="18"/>
                  <w:u w:val="none"/>
                </w:rPr>
                <w:t>3.1.5.15.(4)</w:t>
              </w:r>
            </w:hyperlink>
            <w:r w:rsidR="00D45A8C" w:rsidRPr="00B620DB">
              <w:br/>
            </w:r>
            <w:hyperlink r:id="rId747" w:anchor="es008936" w:history="1">
              <w:r w:rsidR="00D45A8C" w:rsidRPr="00B620DB">
                <w:rPr>
                  <w:rStyle w:val="Hyperlink"/>
                  <w:color w:val="auto"/>
                  <w:szCs w:val="18"/>
                  <w:u w:val="none"/>
                </w:rPr>
                <w:t>3.1.6.6.(2)</w:t>
              </w:r>
            </w:hyperlink>
            <w:r w:rsidR="00D45A8C" w:rsidRPr="00B620DB">
              <w:br/>
            </w:r>
            <w:hyperlink r:id="rId748" w:anchor="es013869" w:history="1">
              <w:r w:rsidR="00D45A8C" w:rsidRPr="00B620DB">
                <w:rPr>
                  <w:rStyle w:val="Hyperlink"/>
                  <w:color w:val="auto"/>
                  <w:szCs w:val="18"/>
                  <w:u w:val="none"/>
                </w:rPr>
                <w:t>3.1.6.15.(1)</w:t>
              </w:r>
            </w:hyperlink>
          </w:p>
        </w:tc>
      </w:tr>
      <w:tr w:rsidR="00D45A8C" w:rsidRPr="00B620DB" w14:paraId="0326A88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067A50D"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333D5FE" w14:textId="77777777" w:rsidR="00D45A8C" w:rsidRPr="00B620DB" w:rsidRDefault="00D45A8C" w:rsidP="00D45A8C">
            <w:pPr>
              <w:pStyle w:val="12TabHeadBody"/>
            </w:pPr>
            <w:r w:rsidRPr="00B620DB">
              <w:rPr>
                <w:rStyle w:val="flts1"/>
              </w:rPr>
              <w:t>A82.30-M1980</w:t>
            </w:r>
          </w:p>
        </w:tc>
        <w:tc>
          <w:tcPr>
            <w:tcW w:w="1641" w:type="pct"/>
            <w:tcBorders>
              <w:top w:val="outset" w:sz="6" w:space="0" w:color="auto"/>
              <w:left w:val="outset" w:sz="6" w:space="0" w:color="auto"/>
              <w:bottom w:val="outset" w:sz="6" w:space="0" w:color="auto"/>
              <w:right w:val="outset" w:sz="6" w:space="0" w:color="auto"/>
            </w:tcBorders>
            <w:hideMark/>
          </w:tcPr>
          <w:p w14:paraId="76A524D2" w14:textId="77777777" w:rsidR="00D45A8C" w:rsidRPr="00B620DB" w:rsidRDefault="00D45A8C" w:rsidP="00D45A8C">
            <w:pPr>
              <w:pStyle w:val="12TabHeadBody"/>
            </w:pPr>
            <w:bookmarkStart w:id="982" w:name="csaa82.30"/>
            <w:bookmarkStart w:id="983" w:name="a80416"/>
            <w:bookmarkEnd w:id="982"/>
            <w:bookmarkEnd w:id="983"/>
            <w:r w:rsidRPr="00B620DB">
              <w:rPr>
                <w:rStyle w:val="flts1"/>
              </w:rPr>
              <w:t>Interior Furring, Lathing and Gypsum Plastering</w:t>
            </w:r>
            <w:bookmarkStart w:id="984" w:name="a80418"/>
            <w:bookmarkEnd w:id="984"/>
          </w:p>
        </w:tc>
        <w:tc>
          <w:tcPr>
            <w:tcW w:w="1524" w:type="pct"/>
            <w:tcBorders>
              <w:top w:val="outset" w:sz="6" w:space="0" w:color="auto"/>
              <w:left w:val="outset" w:sz="6" w:space="0" w:color="auto"/>
              <w:bottom w:val="outset" w:sz="6" w:space="0" w:color="auto"/>
              <w:right w:val="outset" w:sz="6" w:space="0" w:color="auto"/>
            </w:tcBorders>
            <w:hideMark/>
          </w:tcPr>
          <w:p w14:paraId="38828B4C" w14:textId="77777777" w:rsidR="00D45A8C" w:rsidRPr="00B620DB" w:rsidRDefault="00135AFF" w:rsidP="00D45A8C">
            <w:pPr>
              <w:pStyle w:val="12TabHeadBody"/>
            </w:pPr>
            <w:hyperlink r:id="rId749" w:anchor="es003386" w:history="1">
              <w:r w:rsidR="00D45A8C" w:rsidRPr="00B620DB">
                <w:rPr>
                  <w:rStyle w:val="Hyperlink"/>
                  <w:color w:val="auto"/>
                  <w:szCs w:val="18"/>
                  <w:u w:val="none"/>
                </w:rPr>
                <w:t>9.29.4.1.(1)</w:t>
              </w:r>
            </w:hyperlink>
          </w:p>
        </w:tc>
      </w:tr>
      <w:tr w:rsidR="00D45A8C" w:rsidRPr="00B620DB" w14:paraId="07F656C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1BBBD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C026341" w14:textId="77777777" w:rsidR="00D45A8C" w:rsidRPr="00B620DB" w:rsidRDefault="00D45A8C" w:rsidP="00D45A8C">
            <w:pPr>
              <w:pStyle w:val="12TabHeadBody"/>
            </w:pPr>
            <w:r w:rsidRPr="00B620DB">
              <w:rPr>
                <w:rStyle w:val="flts1"/>
              </w:rPr>
              <w:t>A82.31-M1980</w:t>
            </w:r>
          </w:p>
        </w:tc>
        <w:tc>
          <w:tcPr>
            <w:tcW w:w="1641" w:type="pct"/>
            <w:tcBorders>
              <w:top w:val="outset" w:sz="6" w:space="0" w:color="auto"/>
              <w:left w:val="outset" w:sz="6" w:space="0" w:color="auto"/>
              <w:bottom w:val="outset" w:sz="6" w:space="0" w:color="auto"/>
              <w:right w:val="outset" w:sz="6" w:space="0" w:color="auto"/>
            </w:tcBorders>
            <w:hideMark/>
          </w:tcPr>
          <w:p w14:paraId="72A682E9" w14:textId="77777777" w:rsidR="00D45A8C" w:rsidRPr="00B620DB" w:rsidRDefault="00D45A8C" w:rsidP="00D45A8C">
            <w:pPr>
              <w:pStyle w:val="12TabHeadBody"/>
            </w:pPr>
            <w:bookmarkStart w:id="985" w:name="csaa82.31"/>
            <w:bookmarkStart w:id="986" w:name="a80643"/>
            <w:bookmarkEnd w:id="985"/>
            <w:bookmarkEnd w:id="986"/>
            <w:r w:rsidRPr="00B620DB">
              <w:rPr>
                <w:rStyle w:val="flts1"/>
              </w:rPr>
              <w:t>Gypsum Board Application</w:t>
            </w:r>
            <w:bookmarkStart w:id="987" w:name="a80645"/>
            <w:bookmarkEnd w:id="987"/>
          </w:p>
        </w:tc>
        <w:tc>
          <w:tcPr>
            <w:tcW w:w="1524" w:type="pct"/>
            <w:tcBorders>
              <w:top w:val="outset" w:sz="6" w:space="0" w:color="auto"/>
              <w:left w:val="outset" w:sz="6" w:space="0" w:color="auto"/>
              <w:bottom w:val="outset" w:sz="6" w:space="0" w:color="auto"/>
              <w:right w:val="outset" w:sz="6" w:space="0" w:color="auto"/>
            </w:tcBorders>
            <w:hideMark/>
          </w:tcPr>
          <w:p w14:paraId="78F91DBA" w14:textId="77777777" w:rsidR="00D45A8C" w:rsidRPr="00B620DB" w:rsidRDefault="00135AFF" w:rsidP="00D45A8C">
            <w:pPr>
              <w:pStyle w:val="12TabHeadBody"/>
            </w:pPr>
            <w:hyperlink r:id="rId750" w:anchor="es016139" w:history="1">
              <w:r w:rsidR="00D45A8C" w:rsidRPr="00B620DB">
                <w:rPr>
                  <w:rStyle w:val="Hyperlink"/>
                  <w:color w:val="auto"/>
                  <w:szCs w:val="18"/>
                  <w:u w:val="none"/>
                </w:rPr>
                <w:t>3.2.3.6.(5)</w:t>
              </w:r>
            </w:hyperlink>
            <w:r w:rsidR="00D45A8C" w:rsidRPr="00B620DB">
              <w:br/>
            </w:r>
            <w:hyperlink r:id="rId751" w:anchor="es016177" w:history="1">
              <w:r w:rsidR="00D45A8C" w:rsidRPr="00B620DB">
                <w:rPr>
                  <w:rStyle w:val="Hyperlink"/>
                  <w:color w:val="auto"/>
                  <w:szCs w:val="18"/>
                  <w:u w:val="none"/>
                </w:rPr>
                <w:t>9.10.9.2.(5)</w:t>
              </w:r>
            </w:hyperlink>
            <w:r w:rsidR="00D45A8C" w:rsidRPr="00B620DB">
              <w:br/>
            </w:r>
            <w:hyperlink r:id="rId752" w:anchor="es008250" w:history="1">
              <w:r w:rsidR="00D45A8C" w:rsidRPr="00B620DB">
                <w:rPr>
                  <w:rStyle w:val="Hyperlink"/>
                  <w:color w:val="auto"/>
                  <w:szCs w:val="18"/>
                  <w:u w:val="none"/>
                </w:rPr>
                <w:t>9.10.12.4.(3)</w:t>
              </w:r>
            </w:hyperlink>
            <w:r w:rsidR="00D45A8C" w:rsidRPr="00B620DB">
              <w:br/>
            </w:r>
            <w:hyperlink r:id="rId753" w:anchor="es016302" w:history="1">
              <w:r w:rsidR="00D45A8C" w:rsidRPr="00B620DB">
                <w:rPr>
                  <w:rStyle w:val="Hyperlink"/>
                  <w:color w:val="auto"/>
                  <w:szCs w:val="18"/>
                  <w:u w:val="none"/>
                </w:rPr>
                <w:t>9.10.14.5.(8)</w:t>
              </w:r>
            </w:hyperlink>
            <w:r w:rsidR="00D45A8C" w:rsidRPr="00B620DB">
              <w:br/>
            </w:r>
            <w:hyperlink r:id="rId754" w:anchor="es016305" w:history="1">
              <w:r w:rsidR="00D45A8C" w:rsidRPr="00B620DB">
                <w:rPr>
                  <w:rStyle w:val="Hyperlink"/>
                  <w:color w:val="auto"/>
                  <w:szCs w:val="18"/>
                  <w:u w:val="none"/>
                </w:rPr>
                <w:t>9.10.14.5.(12)</w:t>
              </w:r>
            </w:hyperlink>
            <w:r w:rsidR="00D45A8C" w:rsidRPr="00B620DB">
              <w:br/>
            </w:r>
            <w:hyperlink r:id="rId755" w:anchor="es016310" w:history="1">
              <w:r w:rsidR="00D45A8C" w:rsidRPr="00B620DB">
                <w:rPr>
                  <w:rStyle w:val="Hyperlink"/>
                  <w:color w:val="auto"/>
                  <w:szCs w:val="18"/>
                  <w:u w:val="none"/>
                </w:rPr>
                <w:t>9.10.15.5.(7)</w:t>
              </w:r>
            </w:hyperlink>
            <w:r w:rsidR="00D45A8C" w:rsidRPr="00B620DB">
              <w:br/>
            </w:r>
            <w:hyperlink r:id="rId756" w:anchor="es016313" w:history="1">
              <w:r w:rsidR="00D45A8C" w:rsidRPr="00B620DB">
                <w:rPr>
                  <w:rStyle w:val="Hyperlink"/>
                  <w:color w:val="auto"/>
                  <w:szCs w:val="18"/>
                  <w:u w:val="none"/>
                </w:rPr>
                <w:t>9.10.15.5.(11)</w:t>
              </w:r>
            </w:hyperlink>
            <w:r w:rsidR="00D45A8C" w:rsidRPr="00B620DB">
              <w:br/>
            </w:r>
            <w:hyperlink r:id="rId757" w:anchor="es003388" w:history="1">
              <w:r w:rsidR="00D45A8C" w:rsidRPr="00B620DB">
                <w:rPr>
                  <w:rStyle w:val="Hyperlink"/>
                  <w:color w:val="auto"/>
                  <w:szCs w:val="18"/>
                  <w:u w:val="none"/>
                </w:rPr>
                <w:t>9.29.5.1.(2)</w:t>
              </w:r>
            </w:hyperlink>
            <w:r w:rsidR="00D45A8C" w:rsidRPr="00B620DB">
              <w:br/>
            </w:r>
            <w:hyperlink r:id="rId758" w:anchor="et000261" w:history="1">
              <w:r w:rsidR="00D45A8C" w:rsidRPr="00B620DB">
                <w:rPr>
                  <w:rStyle w:val="Hyperlink"/>
                  <w:color w:val="auto"/>
                  <w:szCs w:val="18"/>
                  <w:u w:val="none"/>
                </w:rPr>
                <w:t>Table</w:t>
              </w:r>
            </w:hyperlink>
            <w:hyperlink r:id="rId759" w:anchor="et000261" w:history="1">
              <w:r w:rsidR="00D45A8C" w:rsidRPr="00B620DB">
                <w:rPr>
                  <w:rStyle w:val="Hyperlink"/>
                  <w:color w:val="auto"/>
                  <w:u w:val="none"/>
                </w:rPr>
                <w:t> </w:t>
              </w:r>
            </w:hyperlink>
            <w:hyperlink r:id="rId760" w:anchor="et000261" w:history="1">
              <w:r w:rsidR="00D45A8C" w:rsidRPr="00B620DB">
                <w:rPr>
                  <w:rStyle w:val="Hyperlink"/>
                  <w:color w:val="auto"/>
                  <w:szCs w:val="18"/>
                  <w:u w:val="none"/>
                </w:rPr>
                <w:t>9.10.3.1.-A</w:t>
              </w:r>
            </w:hyperlink>
          </w:p>
        </w:tc>
      </w:tr>
      <w:tr w:rsidR="00D45A8C" w:rsidRPr="00B620DB" w14:paraId="54C27A2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06C64B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9609873" w14:textId="77777777" w:rsidR="00D45A8C" w:rsidRPr="00B620DB" w:rsidRDefault="00D45A8C" w:rsidP="00D45A8C">
            <w:pPr>
              <w:pStyle w:val="12TabHeadBody"/>
            </w:pPr>
            <w:r w:rsidRPr="00B620DB">
              <w:rPr>
                <w:rStyle w:val="flts1"/>
              </w:rPr>
              <w:t>CAN3-A93-M82</w:t>
            </w:r>
          </w:p>
        </w:tc>
        <w:tc>
          <w:tcPr>
            <w:tcW w:w="1641" w:type="pct"/>
            <w:tcBorders>
              <w:top w:val="outset" w:sz="6" w:space="0" w:color="auto"/>
              <w:left w:val="outset" w:sz="6" w:space="0" w:color="auto"/>
              <w:bottom w:val="outset" w:sz="6" w:space="0" w:color="auto"/>
              <w:right w:val="outset" w:sz="6" w:space="0" w:color="auto"/>
            </w:tcBorders>
            <w:hideMark/>
          </w:tcPr>
          <w:p w14:paraId="79C530B1" w14:textId="77777777" w:rsidR="00D45A8C" w:rsidRPr="00B620DB" w:rsidRDefault="00D45A8C" w:rsidP="00D45A8C">
            <w:pPr>
              <w:pStyle w:val="12TabHeadBody"/>
            </w:pPr>
            <w:bookmarkStart w:id="988" w:name="csaa93"/>
            <w:bookmarkStart w:id="989" w:name="a80680"/>
            <w:bookmarkEnd w:id="988"/>
            <w:bookmarkEnd w:id="989"/>
            <w:r w:rsidRPr="00B620DB">
              <w:rPr>
                <w:rStyle w:val="flts1"/>
              </w:rPr>
              <w:t>Natural Airflow Ventilators for Buildings</w:t>
            </w:r>
            <w:bookmarkStart w:id="990" w:name="a80682"/>
            <w:bookmarkEnd w:id="990"/>
          </w:p>
        </w:tc>
        <w:tc>
          <w:tcPr>
            <w:tcW w:w="1524" w:type="pct"/>
            <w:tcBorders>
              <w:top w:val="outset" w:sz="6" w:space="0" w:color="auto"/>
              <w:left w:val="outset" w:sz="6" w:space="0" w:color="auto"/>
              <w:bottom w:val="outset" w:sz="6" w:space="0" w:color="auto"/>
              <w:right w:val="outset" w:sz="6" w:space="0" w:color="auto"/>
            </w:tcBorders>
            <w:hideMark/>
          </w:tcPr>
          <w:p w14:paraId="1CE9E9FE" w14:textId="77777777" w:rsidR="00D45A8C" w:rsidRPr="00B620DB" w:rsidRDefault="00135AFF" w:rsidP="00D45A8C">
            <w:pPr>
              <w:pStyle w:val="12TabHeadBody"/>
            </w:pPr>
            <w:hyperlink r:id="rId761" w:anchor="et001042" w:history="1">
              <w:r w:rsidR="00D45A8C" w:rsidRPr="00B620DB">
                <w:rPr>
                  <w:rStyle w:val="Hyperlink"/>
                  <w:color w:val="auto"/>
                  <w:szCs w:val="18"/>
                  <w:u w:val="none"/>
                </w:rPr>
                <w:t>Table</w:t>
              </w:r>
            </w:hyperlink>
            <w:hyperlink r:id="rId762" w:anchor="et001042" w:history="1">
              <w:r w:rsidR="00D45A8C" w:rsidRPr="00B620DB">
                <w:rPr>
                  <w:rStyle w:val="Hyperlink"/>
                  <w:color w:val="auto"/>
                  <w:u w:val="none"/>
                </w:rPr>
                <w:t> </w:t>
              </w:r>
            </w:hyperlink>
            <w:hyperlink r:id="rId763" w:anchor="et001042" w:history="1">
              <w:r w:rsidR="00D45A8C" w:rsidRPr="00B620DB">
                <w:rPr>
                  <w:rStyle w:val="Hyperlink"/>
                  <w:color w:val="auto"/>
                  <w:szCs w:val="18"/>
                  <w:u w:val="none"/>
                </w:rPr>
                <w:t>5.9.1.1.</w:t>
              </w:r>
            </w:hyperlink>
            <w:r w:rsidR="00D45A8C" w:rsidRPr="00B620DB">
              <w:br/>
            </w:r>
            <w:hyperlink r:id="rId764" w:anchor="es008368" w:history="1">
              <w:r w:rsidR="00D45A8C" w:rsidRPr="00B620DB">
                <w:rPr>
                  <w:rStyle w:val="Hyperlink"/>
                  <w:color w:val="auto"/>
                  <w:szCs w:val="18"/>
                  <w:u w:val="none"/>
                </w:rPr>
                <w:t>9.19.1.2.(5)</w:t>
              </w:r>
            </w:hyperlink>
          </w:p>
        </w:tc>
      </w:tr>
      <w:tr w:rsidR="00D45A8C" w:rsidRPr="00B620DB" w14:paraId="2970910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3D4416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0DE8242" w14:textId="77777777" w:rsidR="00D45A8C" w:rsidRPr="00B620DB" w:rsidRDefault="00D45A8C" w:rsidP="00D45A8C">
            <w:pPr>
              <w:pStyle w:val="12TabHeadBody"/>
            </w:pPr>
            <w:r w:rsidRPr="00B620DB">
              <w:rPr>
                <w:rStyle w:val="flts1"/>
              </w:rPr>
              <w:t>CAN/CSA-A123.2-03</w:t>
            </w:r>
          </w:p>
        </w:tc>
        <w:tc>
          <w:tcPr>
            <w:tcW w:w="1641" w:type="pct"/>
            <w:tcBorders>
              <w:top w:val="outset" w:sz="6" w:space="0" w:color="auto"/>
              <w:left w:val="outset" w:sz="6" w:space="0" w:color="auto"/>
              <w:bottom w:val="outset" w:sz="6" w:space="0" w:color="auto"/>
              <w:right w:val="outset" w:sz="6" w:space="0" w:color="auto"/>
            </w:tcBorders>
            <w:hideMark/>
          </w:tcPr>
          <w:p w14:paraId="3337F665" w14:textId="77777777" w:rsidR="00D45A8C" w:rsidRPr="00B620DB" w:rsidRDefault="00D45A8C" w:rsidP="00D45A8C">
            <w:pPr>
              <w:pStyle w:val="12TabHeadBody"/>
            </w:pPr>
            <w:bookmarkStart w:id="991" w:name="csaa123.2"/>
            <w:bookmarkStart w:id="992" w:name="a80909"/>
            <w:bookmarkEnd w:id="991"/>
            <w:bookmarkEnd w:id="992"/>
            <w:r w:rsidRPr="00B620DB">
              <w:rPr>
                <w:rStyle w:val="flts1"/>
              </w:rPr>
              <w:t>Asphalt-Coated Roofing Sheets</w:t>
            </w:r>
            <w:bookmarkStart w:id="993" w:name="a80911"/>
            <w:bookmarkEnd w:id="993"/>
          </w:p>
        </w:tc>
        <w:tc>
          <w:tcPr>
            <w:tcW w:w="1524" w:type="pct"/>
            <w:tcBorders>
              <w:top w:val="outset" w:sz="6" w:space="0" w:color="auto"/>
              <w:left w:val="outset" w:sz="6" w:space="0" w:color="auto"/>
              <w:bottom w:val="outset" w:sz="6" w:space="0" w:color="auto"/>
              <w:right w:val="outset" w:sz="6" w:space="0" w:color="auto"/>
            </w:tcBorders>
            <w:hideMark/>
          </w:tcPr>
          <w:p w14:paraId="04F4410F" w14:textId="77777777" w:rsidR="00D45A8C" w:rsidRPr="00B620DB" w:rsidRDefault="00135AFF" w:rsidP="00D45A8C">
            <w:pPr>
              <w:pStyle w:val="12TabHeadBody"/>
            </w:pPr>
            <w:hyperlink r:id="rId765" w:anchor="et001042" w:history="1">
              <w:r w:rsidR="00D45A8C" w:rsidRPr="00B620DB">
                <w:rPr>
                  <w:rStyle w:val="Hyperlink"/>
                  <w:color w:val="auto"/>
                  <w:szCs w:val="18"/>
                  <w:u w:val="none"/>
                </w:rPr>
                <w:t>Table</w:t>
              </w:r>
            </w:hyperlink>
            <w:hyperlink r:id="rId766" w:anchor="et001042" w:history="1">
              <w:r w:rsidR="00D45A8C" w:rsidRPr="00B620DB">
                <w:rPr>
                  <w:rStyle w:val="Hyperlink"/>
                  <w:color w:val="auto"/>
                  <w:u w:val="none"/>
                </w:rPr>
                <w:t> </w:t>
              </w:r>
            </w:hyperlink>
            <w:hyperlink r:id="rId767" w:anchor="et001042" w:history="1">
              <w:r w:rsidR="00D45A8C" w:rsidRPr="00B620DB">
                <w:rPr>
                  <w:rStyle w:val="Hyperlink"/>
                  <w:color w:val="auto"/>
                  <w:szCs w:val="18"/>
                  <w:u w:val="none"/>
                </w:rPr>
                <w:t>5.9.1.1.</w:t>
              </w:r>
            </w:hyperlink>
            <w:r w:rsidR="00D45A8C" w:rsidRPr="00B620DB">
              <w:br/>
            </w:r>
            <w:hyperlink r:id="rId768" w:anchor="es008311" w:history="1">
              <w:r w:rsidR="00D45A8C" w:rsidRPr="00B620DB">
                <w:rPr>
                  <w:rStyle w:val="Hyperlink"/>
                  <w:color w:val="auto"/>
                  <w:szCs w:val="18"/>
                  <w:u w:val="none"/>
                </w:rPr>
                <w:t>9.13.3.2.(2)</w:t>
              </w:r>
            </w:hyperlink>
            <w:r w:rsidR="00D45A8C" w:rsidRPr="00B620DB">
              <w:br/>
            </w:r>
            <w:hyperlink r:id="rId769" w:anchor="et000057" w:history="1">
              <w:r w:rsidR="00D45A8C" w:rsidRPr="00B620DB">
                <w:rPr>
                  <w:rStyle w:val="Hyperlink"/>
                  <w:color w:val="auto"/>
                  <w:szCs w:val="18"/>
                  <w:u w:val="none"/>
                </w:rPr>
                <w:t>Table</w:t>
              </w:r>
            </w:hyperlink>
            <w:hyperlink r:id="rId770" w:anchor="et000057" w:history="1">
              <w:r w:rsidR="00D45A8C" w:rsidRPr="00B620DB">
                <w:rPr>
                  <w:rStyle w:val="Hyperlink"/>
                  <w:color w:val="auto"/>
                  <w:u w:val="none"/>
                </w:rPr>
                <w:t> </w:t>
              </w:r>
            </w:hyperlink>
            <w:hyperlink r:id="rId771" w:anchor="et000057" w:history="1">
              <w:r w:rsidR="00D45A8C" w:rsidRPr="00B620DB">
                <w:rPr>
                  <w:rStyle w:val="Hyperlink"/>
                  <w:color w:val="auto"/>
                  <w:szCs w:val="18"/>
                  <w:u w:val="none"/>
                </w:rPr>
                <w:t>9.26.2.1.-B</w:t>
              </w:r>
            </w:hyperlink>
          </w:p>
        </w:tc>
      </w:tr>
      <w:tr w:rsidR="00D45A8C" w:rsidRPr="00B620DB" w14:paraId="225A0AE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7966D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26ABB50" w14:textId="77777777" w:rsidR="00D45A8C" w:rsidRPr="00B620DB" w:rsidRDefault="00D45A8C" w:rsidP="00D45A8C">
            <w:pPr>
              <w:pStyle w:val="12TabHeadBody"/>
            </w:pPr>
            <w:r w:rsidRPr="00B620DB">
              <w:rPr>
                <w:rStyle w:val="flts1"/>
              </w:rPr>
              <w:t>A123.3-05</w:t>
            </w:r>
          </w:p>
        </w:tc>
        <w:tc>
          <w:tcPr>
            <w:tcW w:w="1641" w:type="pct"/>
            <w:tcBorders>
              <w:top w:val="outset" w:sz="6" w:space="0" w:color="auto"/>
              <w:left w:val="outset" w:sz="6" w:space="0" w:color="auto"/>
              <w:bottom w:val="outset" w:sz="6" w:space="0" w:color="auto"/>
              <w:right w:val="outset" w:sz="6" w:space="0" w:color="auto"/>
            </w:tcBorders>
            <w:hideMark/>
          </w:tcPr>
          <w:p w14:paraId="03A0E646" w14:textId="77777777" w:rsidR="00D45A8C" w:rsidRPr="00B620DB" w:rsidRDefault="00D45A8C" w:rsidP="00D45A8C">
            <w:pPr>
              <w:pStyle w:val="12TabHeadBody"/>
            </w:pPr>
            <w:bookmarkStart w:id="994" w:name="csaa123.3"/>
            <w:bookmarkStart w:id="995" w:name="a80934"/>
            <w:bookmarkEnd w:id="994"/>
            <w:bookmarkEnd w:id="995"/>
            <w:r w:rsidRPr="00B620DB">
              <w:rPr>
                <w:rStyle w:val="flts1"/>
              </w:rPr>
              <w:t>Asphalt Saturated Organic Roofing Felt</w:t>
            </w:r>
            <w:bookmarkStart w:id="996" w:name="a80936"/>
            <w:bookmarkEnd w:id="996"/>
          </w:p>
        </w:tc>
        <w:tc>
          <w:tcPr>
            <w:tcW w:w="1524" w:type="pct"/>
            <w:tcBorders>
              <w:top w:val="outset" w:sz="6" w:space="0" w:color="auto"/>
              <w:left w:val="outset" w:sz="6" w:space="0" w:color="auto"/>
              <w:bottom w:val="outset" w:sz="6" w:space="0" w:color="auto"/>
              <w:right w:val="outset" w:sz="6" w:space="0" w:color="auto"/>
            </w:tcBorders>
            <w:hideMark/>
          </w:tcPr>
          <w:p w14:paraId="4EAEC8CC" w14:textId="77777777" w:rsidR="00D45A8C" w:rsidRPr="00B620DB" w:rsidRDefault="00135AFF" w:rsidP="00D45A8C">
            <w:pPr>
              <w:pStyle w:val="12TabHeadBody"/>
            </w:pPr>
            <w:hyperlink r:id="rId772" w:anchor="et001042" w:history="1">
              <w:r w:rsidR="00D45A8C" w:rsidRPr="00B620DB">
                <w:rPr>
                  <w:rStyle w:val="Hyperlink"/>
                  <w:color w:val="auto"/>
                  <w:szCs w:val="18"/>
                  <w:u w:val="none"/>
                </w:rPr>
                <w:t>Table</w:t>
              </w:r>
            </w:hyperlink>
            <w:hyperlink r:id="rId773" w:anchor="et001042" w:history="1">
              <w:r w:rsidR="00D45A8C" w:rsidRPr="00B620DB">
                <w:rPr>
                  <w:rStyle w:val="Hyperlink"/>
                  <w:color w:val="auto"/>
                  <w:u w:val="none"/>
                </w:rPr>
                <w:t> </w:t>
              </w:r>
            </w:hyperlink>
            <w:hyperlink r:id="rId774" w:anchor="et001042" w:history="1">
              <w:r w:rsidR="00D45A8C" w:rsidRPr="00B620DB">
                <w:rPr>
                  <w:rStyle w:val="Hyperlink"/>
                  <w:color w:val="auto"/>
                  <w:szCs w:val="18"/>
                  <w:u w:val="none"/>
                </w:rPr>
                <w:t>5.9.1.1.</w:t>
              </w:r>
            </w:hyperlink>
            <w:r w:rsidR="00D45A8C" w:rsidRPr="00B620DB">
              <w:br/>
            </w:r>
            <w:hyperlink r:id="rId775" w:anchor="et000057" w:history="1">
              <w:r w:rsidR="00D45A8C" w:rsidRPr="00B620DB">
                <w:rPr>
                  <w:rStyle w:val="Hyperlink"/>
                  <w:color w:val="auto"/>
                  <w:szCs w:val="18"/>
                  <w:u w:val="none"/>
                </w:rPr>
                <w:t>Table</w:t>
              </w:r>
            </w:hyperlink>
            <w:hyperlink r:id="rId776" w:anchor="et000057" w:history="1">
              <w:r w:rsidR="00D45A8C" w:rsidRPr="00B620DB">
                <w:rPr>
                  <w:rStyle w:val="Hyperlink"/>
                  <w:color w:val="auto"/>
                  <w:u w:val="none"/>
                </w:rPr>
                <w:t> </w:t>
              </w:r>
            </w:hyperlink>
            <w:hyperlink r:id="rId777" w:anchor="et000057" w:history="1">
              <w:r w:rsidR="00D45A8C" w:rsidRPr="00B620DB">
                <w:rPr>
                  <w:rStyle w:val="Hyperlink"/>
                  <w:color w:val="auto"/>
                  <w:szCs w:val="18"/>
                  <w:u w:val="none"/>
                </w:rPr>
                <w:t>9.26.2.1.-B</w:t>
              </w:r>
            </w:hyperlink>
          </w:p>
        </w:tc>
      </w:tr>
      <w:tr w:rsidR="00D45A8C" w:rsidRPr="00B620DB" w14:paraId="5B3B414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360529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14D90E5" w14:textId="77777777" w:rsidR="00D45A8C" w:rsidRPr="00B620DB" w:rsidRDefault="00D45A8C" w:rsidP="00D45A8C">
            <w:pPr>
              <w:pStyle w:val="12TabHeadBody"/>
            </w:pPr>
            <w:r w:rsidRPr="00B620DB">
              <w:rPr>
                <w:rStyle w:val="flts1"/>
              </w:rPr>
              <w:t>CAN/CSA-A123.4-04</w:t>
            </w:r>
          </w:p>
        </w:tc>
        <w:tc>
          <w:tcPr>
            <w:tcW w:w="1641" w:type="pct"/>
            <w:tcBorders>
              <w:top w:val="outset" w:sz="6" w:space="0" w:color="auto"/>
              <w:left w:val="outset" w:sz="6" w:space="0" w:color="auto"/>
              <w:bottom w:val="outset" w:sz="6" w:space="0" w:color="auto"/>
              <w:right w:val="outset" w:sz="6" w:space="0" w:color="auto"/>
            </w:tcBorders>
            <w:hideMark/>
          </w:tcPr>
          <w:p w14:paraId="27BC8ED0" w14:textId="77777777" w:rsidR="00D45A8C" w:rsidRPr="00B620DB" w:rsidRDefault="00D45A8C" w:rsidP="00D45A8C">
            <w:pPr>
              <w:pStyle w:val="12TabHeadBody"/>
            </w:pPr>
            <w:bookmarkStart w:id="997" w:name="csaa123.4"/>
            <w:bookmarkStart w:id="998" w:name="a81163"/>
            <w:bookmarkEnd w:id="997"/>
            <w:bookmarkEnd w:id="998"/>
            <w:r w:rsidRPr="00B620DB">
              <w:rPr>
                <w:rStyle w:val="flts1"/>
              </w:rPr>
              <w:t>Asphalt for Constructing Built-Up Roof Coverings and Waterproofing Systems</w:t>
            </w:r>
            <w:bookmarkStart w:id="999" w:name="a81165"/>
            <w:bookmarkEnd w:id="999"/>
          </w:p>
        </w:tc>
        <w:tc>
          <w:tcPr>
            <w:tcW w:w="1524" w:type="pct"/>
            <w:tcBorders>
              <w:top w:val="outset" w:sz="6" w:space="0" w:color="auto"/>
              <w:left w:val="outset" w:sz="6" w:space="0" w:color="auto"/>
              <w:bottom w:val="outset" w:sz="6" w:space="0" w:color="auto"/>
              <w:right w:val="outset" w:sz="6" w:space="0" w:color="auto"/>
            </w:tcBorders>
            <w:hideMark/>
          </w:tcPr>
          <w:p w14:paraId="07BF9171" w14:textId="77777777" w:rsidR="00D45A8C" w:rsidRPr="00B620DB" w:rsidRDefault="00135AFF" w:rsidP="00D45A8C">
            <w:pPr>
              <w:pStyle w:val="12TabHeadBody"/>
            </w:pPr>
            <w:hyperlink r:id="rId778" w:anchor="et001042" w:history="1">
              <w:r w:rsidR="00D45A8C" w:rsidRPr="00B620DB">
                <w:rPr>
                  <w:rStyle w:val="Hyperlink"/>
                  <w:color w:val="auto"/>
                  <w:szCs w:val="18"/>
                  <w:u w:val="none"/>
                </w:rPr>
                <w:t>Table</w:t>
              </w:r>
            </w:hyperlink>
            <w:hyperlink r:id="rId779" w:anchor="et001042" w:history="1">
              <w:r w:rsidR="00D45A8C" w:rsidRPr="00B620DB">
                <w:rPr>
                  <w:rStyle w:val="Hyperlink"/>
                  <w:color w:val="auto"/>
                  <w:u w:val="none"/>
                </w:rPr>
                <w:t> </w:t>
              </w:r>
            </w:hyperlink>
            <w:hyperlink r:id="rId780" w:anchor="et001042" w:history="1">
              <w:r w:rsidR="00D45A8C" w:rsidRPr="00B620DB">
                <w:rPr>
                  <w:rStyle w:val="Hyperlink"/>
                  <w:color w:val="auto"/>
                  <w:szCs w:val="18"/>
                  <w:u w:val="none"/>
                </w:rPr>
                <w:t>5.9.1.1.</w:t>
              </w:r>
            </w:hyperlink>
            <w:r w:rsidR="00D45A8C" w:rsidRPr="00B620DB">
              <w:br/>
            </w:r>
            <w:hyperlink r:id="rId781" w:anchor="es007689" w:history="1">
              <w:r w:rsidR="00D45A8C" w:rsidRPr="00B620DB">
                <w:rPr>
                  <w:rStyle w:val="Hyperlink"/>
                  <w:color w:val="auto"/>
                  <w:szCs w:val="18"/>
                  <w:u w:val="none"/>
                </w:rPr>
                <w:t>9.13.2.2.(2)</w:t>
              </w:r>
            </w:hyperlink>
            <w:r w:rsidR="00D45A8C" w:rsidRPr="00B620DB">
              <w:br/>
            </w:r>
            <w:hyperlink r:id="rId782" w:anchor="es008311" w:history="1">
              <w:r w:rsidR="00D45A8C" w:rsidRPr="00B620DB">
                <w:rPr>
                  <w:rStyle w:val="Hyperlink"/>
                  <w:color w:val="auto"/>
                  <w:szCs w:val="18"/>
                  <w:u w:val="none"/>
                </w:rPr>
                <w:t>9.13.3.2.(2)</w:t>
              </w:r>
            </w:hyperlink>
            <w:r w:rsidR="00D45A8C" w:rsidRPr="00B620DB">
              <w:br/>
            </w:r>
            <w:hyperlink r:id="rId783" w:anchor="et000057" w:history="1">
              <w:r w:rsidR="00D45A8C" w:rsidRPr="00B620DB">
                <w:rPr>
                  <w:rStyle w:val="Hyperlink"/>
                  <w:color w:val="auto"/>
                  <w:szCs w:val="18"/>
                  <w:u w:val="none"/>
                </w:rPr>
                <w:t>Table</w:t>
              </w:r>
            </w:hyperlink>
            <w:hyperlink r:id="rId784" w:anchor="et000057" w:history="1">
              <w:r w:rsidR="00D45A8C" w:rsidRPr="00B620DB">
                <w:rPr>
                  <w:rStyle w:val="Hyperlink"/>
                  <w:color w:val="auto"/>
                  <w:u w:val="none"/>
                </w:rPr>
                <w:t> </w:t>
              </w:r>
            </w:hyperlink>
            <w:hyperlink r:id="rId785" w:anchor="et000057" w:history="1">
              <w:r w:rsidR="00D45A8C" w:rsidRPr="00B620DB">
                <w:rPr>
                  <w:rStyle w:val="Hyperlink"/>
                  <w:color w:val="auto"/>
                  <w:szCs w:val="18"/>
                  <w:u w:val="none"/>
                </w:rPr>
                <w:t>9.26.2.1.-B</w:t>
              </w:r>
            </w:hyperlink>
          </w:p>
        </w:tc>
      </w:tr>
      <w:tr w:rsidR="00D45A8C" w:rsidRPr="00B620DB" w14:paraId="7A8810C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B44984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19311A4" w14:textId="77777777" w:rsidR="00D45A8C" w:rsidRPr="00B620DB" w:rsidRDefault="00D45A8C" w:rsidP="00D45A8C">
            <w:pPr>
              <w:pStyle w:val="12TabHeadBody"/>
            </w:pPr>
            <w:r w:rsidRPr="00B620DB">
              <w:rPr>
                <w:rStyle w:val="flts1"/>
              </w:rPr>
              <w:t>A123.5:16</w:t>
            </w:r>
          </w:p>
        </w:tc>
        <w:tc>
          <w:tcPr>
            <w:tcW w:w="1641" w:type="pct"/>
            <w:tcBorders>
              <w:top w:val="outset" w:sz="6" w:space="0" w:color="auto"/>
              <w:left w:val="outset" w:sz="6" w:space="0" w:color="auto"/>
              <w:bottom w:val="outset" w:sz="6" w:space="0" w:color="auto"/>
              <w:right w:val="outset" w:sz="6" w:space="0" w:color="auto"/>
            </w:tcBorders>
            <w:hideMark/>
          </w:tcPr>
          <w:p w14:paraId="6218BAB6" w14:textId="77777777" w:rsidR="00D45A8C" w:rsidRPr="00B620DB" w:rsidRDefault="00D45A8C" w:rsidP="00D45A8C">
            <w:pPr>
              <w:pStyle w:val="12TabHeadBody"/>
            </w:pPr>
            <w:bookmarkStart w:id="1000" w:name="csaa123.1a123.5"/>
            <w:bookmarkStart w:id="1001" w:name="a81190"/>
            <w:bookmarkEnd w:id="1000"/>
            <w:bookmarkEnd w:id="1001"/>
            <w:r w:rsidRPr="00B620DB">
              <w:rPr>
                <w:rStyle w:val="flts1"/>
              </w:rPr>
              <w:t>Asphalt shingles made from glass felt and surfaced with mineral granules</w:t>
            </w:r>
            <w:bookmarkStart w:id="1002" w:name="a81192"/>
            <w:bookmarkEnd w:id="1002"/>
          </w:p>
        </w:tc>
        <w:tc>
          <w:tcPr>
            <w:tcW w:w="1524" w:type="pct"/>
            <w:tcBorders>
              <w:top w:val="outset" w:sz="6" w:space="0" w:color="auto"/>
              <w:left w:val="outset" w:sz="6" w:space="0" w:color="auto"/>
              <w:bottom w:val="outset" w:sz="6" w:space="0" w:color="auto"/>
              <w:right w:val="outset" w:sz="6" w:space="0" w:color="auto"/>
            </w:tcBorders>
            <w:hideMark/>
          </w:tcPr>
          <w:p w14:paraId="69BFB4CD" w14:textId="77777777" w:rsidR="00D45A8C" w:rsidRPr="00B620DB" w:rsidRDefault="00135AFF" w:rsidP="00D45A8C">
            <w:pPr>
              <w:pStyle w:val="12TabHeadBody"/>
            </w:pPr>
            <w:hyperlink r:id="rId786" w:anchor="et001042" w:history="1">
              <w:r w:rsidR="00D45A8C" w:rsidRPr="00B620DB">
                <w:rPr>
                  <w:rStyle w:val="Hyperlink"/>
                  <w:color w:val="auto"/>
                  <w:szCs w:val="18"/>
                  <w:u w:val="none"/>
                </w:rPr>
                <w:t>Table</w:t>
              </w:r>
            </w:hyperlink>
            <w:hyperlink r:id="rId787" w:anchor="et001042" w:history="1">
              <w:r w:rsidR="00D45A8C" w:rsidRPr="00B620DB">
                <w:rPr>
                  <w:rStyle w:val="Hyperlink"/>
                  <w:color w:val="auto"/>
                  <w:u w:val="none"/>
                </w:rPr>
                <w:t> </w:t>
              </w:r>
            </w:hyperlink>
            <w:hyperlink r:id="rId788" w:anchor="et001042" w:history="1">
              <w:r w:rsidR="00D45A8C" w:rsidRPr="00B620DB">
                <w:rPr>
                  <w:rStyle w:val="Hyperlink"/>
                  <w:color w:val="auto"/>
                  <w:szCs w:val="18"/>
                  <w:u w:val="none"/>
                </w:rPr>
                <w:t>5.9.1.1.</w:t>
              </w:r>
            </w:hyperlink>
            <w:r w:rsidR="00D45A8C" w:rsidRPr="00B620DB">
              <w:br/>
            </w:r>
            <w:hyperlink r:id="rId789" w:anchor="et000057" w:history="1">
              <w:r w:rsidR="00D45A8C" w:rsidRPr="00B620DB">
                <w:rPr>
                  <w:rStyle w:val="Hyperlink"/>
                  <w:color w:val="auto"/>
                  <w:szCs w:val="18"/>
                  <w:u w:val="none"/>
                </w:rPr>
                <w:t>Table</w:t>
              </w:r>
            </w:hyperlink>
            <w:hyperlink r:id="rId790" w:anchor="et000057" w:history="1">
              <w:r w:rsidR="00D45A8C" w:rsidRPr="00B620DB">
                <w:rPr>
                  <w:rStyle w:val="Hyperlink"/>
                  <w:color w:val="auto"/>
                  <w:u w:val="none"/>
                </w:rPr>
                <w:t> </w:t>
              </w:r>
            </w:hyperlink>
            <w:hyperlink r:id="rId791" w:anchor="et000057" w:history="1">
              <w:r w:rsidR="00D45A8C" w:rsidRPr="00B620DB">
                <w:rPr>
                  <w:rStyle w:val="Hyperlink"/>
                  <w:color w:val="auto"/>
                  <w:szCs w:val="18"/>
                  <w:u w:val="none"/>
                </w:rPr>
                <w:t>9.26.2.1.-B</w:t>
              </w:r>
            </w:hyperlink>
          </w:p>
        </w:tc>
      </w:tr>
      <w:tr w:rsidR="00D45A8C" w:rsidRPr="00B620DB" w14:paraId="38CC4F3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0F7DF1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036052A" w14:textId="77777777" w:rsidR="00D45A8C" w:rsidRPr="00B620DB" w:rsidRDefault="00D45A8C" w:rsidP="00D45A8C">
            <w:pPr>
              <w:pStyle w:val="12TabHeadBody"/>
            </w:pPr>
            <w:r w:rsidRPr="00B620DB">
              <w:rPr>
                <w:rStyle w:val="flts1"/>
              </w:rPr>
              <w:t>CAN/CSA-A123.16:04</w:t>
            </w:r>
          </w:p>
        </w:tc>
        <w:tc>
          <w:tcPr>
            <w:tcW w:w="1641" w:type="pct"/>
            <w:tcBorders>
              <w:top w:val="outset" w:sz="6" w:space="0" w:color="auto"/>
              <w:left w:val="outset" w:sz="6" w:space="0" w:color="auto"/>
              <w:bottom w:val="outset" w:sz="6" w:space="0" w:color="auto"/>
              <w:right w:val="outset" w:sz="6" w:space="0" w:color="auto"/>
            </w:tcBorders>
            <w:hideMark/>
          </w:tcPr>
          <w:p w14:paraId="4371029C" w14:textId="77777777" w:rsidR="00D45A8C" w:rsidRPr="00B620DB" w:rsidRDefault="00D45A8C" w:rsidP="00D45A8C">
            <w:pPr>
              <w:pStyle w:val="12TabHeadBody"/>
            </w:pPr>
            <w:bookmarkStart w:id="1003" w:name="csaa123.16"/>
            <w:bookmarkStart w:id="1004" w:name="a81419"/>
            <w:bookmarkEnd w:id="1003"/>
            <w:bookmarkEnd w:id="1004"/>
            <w:r w:rsidRPr="00B620DB">
              <w:rPr>
                <w:rStyle w:val="flts1"/>
              </w:rPr>
              <w:t>Asphalt-coated glass-base sheets</w:t>
            </w:r>
            <w:bookmarkStart w:id="1005" w:name="a81421"/>
            <w:bookmarkEnd w:id="1005"/>
          </w:p>
        </w:tc>
        <w:tc>
          <w:tcPr>
            <w:tcW w:w="1524" w:type="pct"/>
            <w:tcBorders>
              <w:top w:val="outset" w:sz="6" w:space="0" w:color="auto"/>
              <w:left w:val="outset" w:sz="6" w:space="0" w:color="auto"/>
              <w:bottom w:val="outset" w:sz="6" w:space="0" w:color="auto"/>
              <w:right w:val="outset" w:sz="6" w:space="0" w:color="auto"/>
            </w:tcBorders>
            <w:hideMark/>
          </w:tcPr>
          <w:p w14:paraId="617DF928" w14:textId="77777777" w:rsidR="00D45A8C" w:rsidRPr="00B620DB" w:rsidRDefault="00135AFF" w:rsidP="00D45A8C">
            <w:pPr>
              <w:pStyle w:val="12TabHeadBody"/>
            </w:pPr>
            <w:hyperlink r:id="rId792" w:anchor="et001042" w:history="1">
              <w:r w:rsidR="00D45A8C" w:rsidRPr="00B620DB">
                <w:rPr>
                  <w:rStyle w:val="Hyperlink"/>
                  <w:color w:val="auto"/>
                  <w:szCs w:val="18"/>
                  <w:u w:val="none"/>
                </w:rPr>
                <w:t>Table</w:t>
              </w:r>
            </w:hyperlink>
            <w:hyperlink r:id="rId793" w:anchor="et001042" w:history="1">
              <w:r w:rsidR="00D45A8C" w:rsidRPr="00B620DB">
                <w:rPr>
                  <w:rStyle w:val="Hyperlink"/>
                  <w:color w:val="auto"/>
                  <w:u w:val="none"/>
                </w:rPr>
                <w:t> </w:t>
              </w:r>
            </w:hyperlink>
            <w:hyperlink r:id="rId794" w:anchor="et001042" w:history="1">
              <w:r w:rsidR="00D45A8C" w:rsidRPr="00B620DB">
                <w:rPr>
                  <w:rStyle w:val="Hyperlink"/>
                  <w:color w:val="auto"/>
                  <w:szCs w:val="18"/>
                  <w:u w:val="none"/>
                </w:rPr>
                <w:t>5.9.1.1.</w:t>
              </w:r>
            </w:hyperlink>
            <w:r w:rsidR="00D45A8C" w:rsidRPr="00B620DB">
              <w:br/>
            </w:r>
            <w:hyperlink r:id="rId795" w:anchor="et000057" w:history="1">
              <w:r w:rsidR="00D45A8C" w:rsidRPr="00B620DB">
                <w:rPr>
                  <w:rStyle w:val="Hyperlink"/>
                  <w:color w:val="auto"/>
                  <w:szCs w:val="18"/>
                  <w:u w:val="none"/>
                </w:rPr>
                <w:t>Table</w:t>
              </w:r>
            </w:hyperlink>
            <w:hyperlink r:id="rId796" w:anchor="et000057" w:history="1">
              <w:r w:rsidR="00D45A8C" w:rsidRPr="00B620DB">
                <w:rPr>
                  <w:rStyle w:val="Hyperlink"/>
                  <w:color w:val="auto"/>
                  <w:u w:val="none"/>
                </w:rPr>
                <w:t> </w:t>
              </w:r>
            </w:hyperlink>
            <w:hyperlink r:id="rId797" w:anchor="et000057" w:history="1">
              <w:r w:rsidR="00D45A8C" w:rsidRPr="00B620DB">
                <w:rPr>
                  <w:rStyle w:val="Hyperlink"/>
                  <w:color w:val="auto"/>
                  <w:szCs w:val="18"/>
                  <w:u w:val="none"/>
                </w:rPr>
                <w:t>9.26.2.1.-B</w:t>
              </w:r>
            </w:hyperlink>
          </w:p>
        </w:tc>
      </w:tr>
      <w:tr w:rsidR="00D45A8C" w:rsidRPr="00B620DB" w14:paraId="42DFE29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108E3F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D1DC6BC" w14:textId="77777777" w:rsidR="00D45A8C" w:rsidRPr="00B620DB" w:rsidRDefault="00D45A8C" w:rsidP="00D45A8C">
            <w:pPr>
              <w:pStyle w:val="12TabHeadBody"/>
            </w:pPr>
            <w:r w:rsidRPr="00B620DB">
              <w:rPr>
                <w:rStyle w:val="flts1"/>
              </w:rPr>
              <w:t>A123.17-05</w:t>
            </w:r>
          </w:p>
        </w:tc>
        <w:tc>
          <w:tcPr>
            <w:tcW w:w="1641" w:type="pct"/>
            <w:tcBorders>
              <w:top w:val="outset" w:sz="6" w:space="0" w:color="auto"/>
              <w:left w:val="outset" w:sz="6" w:space="0" w:color="auto"/>
              <w:bottom w:val="outset" w:sz="6" w:space="0" w:color="auto"/>
              <w:right w:val="outset" w:sz="6" w:space="0" w:color="auto"/>
            </w:tcBorders>
            <w:hideMark/>
          </w:tcPr>
          <w:p w14:paraId="1A5DCB87" w14:textId="77777777" w:rsidR="00D45A8C" w:rsidRPr="00B620DB" w:rsidRDefault="00D45A8C" w:rsidP="00D45A8C">
            <w:pPr>
              <w:pStyle w:val="12TabHeadBody"/>
            </w:pPr>
            <w:bookmarkStart w:id="1006" w:name="csaa123.17"/>
            <w:bookmarkStart w:id="1007" w:name="a81442"/>
            <w:bookmarkEnd w:id="1006"/>
            <w:bookmarkEnd w:id="1007"/>
            <w:r w:rsidRPr="00B620DB">
              <w:rPr>
                <w:rStyle w:val="flts1"/>
              </w:rPr>
              <w:t>Asphalt Glass Felt Used in Roofing and Waterproofing</w:t>
            </w:r>
            <w:bookmarkStart w:id="1008" w:name="a81444"/>
            <w:bookmarkEnd w:id="1008"/>
          </w:p>
        </w:tc>
        <w:tc>
          <w:tcPr>
            <w:tcW w:w="1524" w:type="pct"/>
            <w:tcBorders>
              <w:top w:val="outset" w:sz="6" w:space="0" w:color="auto"/>
              <w:left w:val="outset" w:sz="6" w:space="0" w:color="auto"/>
              <w:bottom w:val="outset" w:sz="6" w:space="0" w:color="auto"/>
              <w:right w:val="outset" w:sz="6" w:space="0" w:color="auto"/>
            </w:tcBorders>
            <w:hideMark/>
          </w:tcPr>
          <w:p w14:paraId="1B55BA7C" w14:textId="77777777" w:rsidR="00D45A8C" w:rsidRPr="00B620DB" w:rsidRDefault="00135AFF" w:rsidP="00D45A8C">
            <w:pPr>
              <w:pStyle w:val="12TabHeadBody"/>
            </w:pPr>
            <w:hyperlink r:id="rId798" w:anchor="et001042" w:history="1">
              <w:r w:rsidR="00D45A8C" w:rsidRPr="00B620DB">
                <w:rPr>
                  <w:rStyle w:val="Hyperlink"/>
                  <w:color w:val="auto"/>
                  <w:szCs w:val="18"/>
                  <w:u w:val="none"/>
                </w:rPr>
                <w:t>Table</w:t>
              </w:r>
            </w:hyperlink>
            <w:hyperlink r:id="rId799" w:anchor="et001042" w:history="1">
              <w:r w:rsidR="00D45A8C" w:rsidRPr="00B620DB">
                <w:rPr>
                  <w:rStyle w:val="Hyperlink"/>
                  <w:color w:val="auto"/>
                  <w:u w:val="none"/>
                </w:rPr>
                <w:t> </w:t>
              </w:r>
            </w:hyperlink>
            <w:hyperlink r:id="rId800" w:anchor="et001042" w:history="1">
              <w:r w:rsidR="00D45A8C" w:rsidRPr="00B620DB">
                <w:rPr>
                  <w:rStyle w:val="Hyperlink"/>
                  <w:color w:val="auto"/>
                  <w:szCs w:val="18"/>
                  <w:u w:val="none"/>
                </w:rPr>
                <w:t>5.9.1.1.</w:t>
              </w:r>
            </w:hyperlink>
            <w:r w:rsidR="00D45A8C" w:rsidRPr="00B620DB">
              <w:br/>
            </w:r>
            <w:hyperlink r:id="rId801" w:anchor="es008311" w:history="1">
              <w:r w:rsidR="00D45A8C" w:rsidRPr="00B620DB">
                <w:rPr>
                  <w:rStyle w:val="Hyperlink"/>
                  <w:color w:val="auto"/>
                  <w:szCs w:val="18"/>
                  <w:u w:val="none"/>
                </w:rPr>
                <w:t>9.13.3.2.(2)</w:t>
              </w:r>
            </w:hyperlink>
            <w:r w:rsidR="00D45A8C" w:rsidRPr="00B620DB">
              <w:br/>
            </w:r>
            <w:hyperlink r:id="rId802" w:anchor="et000057" w:history="1">
              <w:r w:rsidR="00D45A8C" w:rsidRPr="00B620DB">
                <w:rPr>
                  <w:rStyle w:val="Hyperlink"/>
                  <w:color w:val="auto"/>
                  <w:szCs w:val="18"/>
                  <w:u w:val="none"/>
                </w:rPr>
                <w:t>Table</w:t>
              </w:r>
            </w:hyperlink>
            <w:hyperlink r:id="rId803" w:anchor="et000057" w:history="1">
              <w:r w:rsidR="00D45A8C" w:rsidRPr="00B620DB">
                <w:rPr>
                  <w:rStyle w:val="Hyperlink"/>
                  <w:color w:val="auto"/>
                  <w:u w:val="none"/>
                </w:rPr>
                <w:t> </w:t>
              </w:r>
            </w:hyperlink>
            <w:hyperlink r:id="rId804" w:anchor="et000057" w:history="1">
              <w:r w:rsidR="00D45A8C" w:rsidRPr="00B620DB">
                <w:rPr>
                  <w:rStyle w:val="Hyperlink"/>
                  <w:color w:val="auto"/>
                  <w:szCs w:val="18"/>
                  <w:u w:val="none"/>
                </w:rPr>
                <w:t>9.26.2.1.-B</w:t>
              </w:r>
            </w:hyperlink>
          </w:p>
        </w:tc>
      </w:tr>
      <w:tr w:rsidR="00D45A8C" w:rsidRPr="00B620DB" w14:paraId="434BE4F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2058A6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99ABA47" w14:textId="77777777" w:rsidR="00D45A8C" w:rsidRPr="00B620DB" w:rsidRDefault="00D45A8C" w:rsidP="00D45A8C">
            <w:pPr>
              <w:pStyle w:val="12TabHeadBody"/>
            </w:pPr>
            <w:r w:rsidRPr="00B620DB">
              <w:rPr>
                <w:rStyle w:val="flts1"/>
              </w:rPr>
              <w:t>CAN/CSA-A123.21:14</w:t>
            </w:r>
          </w:p>
        </w:tc>
        <w:tc>
          <w:tcPr>
            <w:tcW w:w="1641" w:type="pct"/>
            <w:tcBorders>
              <w:top w:val="outset" w:sz="6" w:space="0" w:color="auto"/>
              <w:left w:val="outset" w:sz="6" w:space="0" w:color="auto"/>
              <w:bottom w:val="outset" w:sz="6" w:space="0" w:color="auto"/>
              <w:right w:val="outset" w:sz="6" w:space="0" w:color="auto"/>
            </w:tcBorders>
            <w:hideMark/>
          </w:tcPr>
          <w:p w14:paraId="4FE9061E" w14:textId="77777777" w:rsidR="00D45A8C" w:rsidRPr="00B620DB" w:rsidRDefault="00D45A8C" w:rsidP="00D45A8C">
            <w:pPr>
              <w:pStyle w:val="12TabHeadBody"/>
            </w:pPr>
            <w:bookmarkStart w:id="1009" w:name="csaa123.21"/>
            <w:bookmarkStart w:id="1010" w:name="a81673"/>
            <w:bookmarkEnd w:id="1009"/>
            <w:bookmarkEnd w:id="1010"/>
            <w:r w:rsidRPr="00B620DB">
              <w:rPr>
                <w:rStyle w:val="flts1"/>
              </w:rPr>
              <w:t>Standard test method for the dynamic wind uplift resistance of membrane-roofing systems</w:t>
            </w:r>
            <w:bookmarkStart w:id="1011" w:name="a81675"/>
            <w:bookmarkEnd w:id="1011"/>
          </w:p>
        </w:tc>
        <w:tc>
          <w:tcPr>
            <w:tcW w:w="1524" w:type="pct"/>
            <w:tcBorders>
              <w:top w:val="outset" w:sz="6" w:space="0" w:color="auto"/>
              <w:left w:val="outset" w:sz="6" w:space="0" w:color="auto"/>
              <w:bottom w:val="outset" w:sz="6" w:space="0" w:color="auto"/>
              <w:right w:val="outset" w:sz="6" w:space="0" w:color="auto"/>
            </w:tcBorders>
            <w:hideMark/>
          </w:tcPr>
          <w:p w14:paraId="399C7BF3" w14:textId="77777777" w:rsidR="00D45A8C" w:rsidRPr="00B620DB" w:rsidRDefault="00135AFF" w:rsidP="00D45A8C">
            <w:pPr>
              <w:pStyle w:val="12TabHeadBody"/>
            </w:pPr>
            <w:hyperlink r:id="rId805" w:anchor="es008799" w:history="1">
              <w:r w:rsidR="00D45A8C" w:rsidRPr="00B620DB">
                <w:rPr>
                  <w:rStyle w:val="Hyperlink"/>
                  <w:color w:val="auto"/>
                  <w:szCs w:val="18"/>
                  <w:u w:val="none"/>
                </w:rPr>
                <w:t>5.2.2.2.(4)</w:t>
              </w:r>
            </w:hyperlink>
            <w:r w:rsidR="00D45A8C" w:rsidRPr="00B620DB">
              <w:br/>
            </w:r>
            <w:hyperlink r:id="rId806" w:anchor="en000918" w:history="1">
              <w:r w:rsidR="00D45A8C" w:rsidRPr="00B620DB">
                <w:rPr>
                  <w:rStyle w:val="Hyperlink"/>
                  <w:color w:val="auto"/>
                  <w:szCs w:val="18"/>
                  <w:u w:val="none"/>
                </w:rPr>
                <w:t>A-5.2.2.2.(4)</w:t>
              </w:r>
            </w:hyperlink>
          </w:p>
        </w:tc>
      </w:tr>
      <w:tr w:rsidR="00D45A8C" w:rsidRPr="00B620DB" w14:paraId="5A1AAA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19B500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E596818" w14:textId="77777777" w:rsidR="00D45A8C" w:rsidRPr="00B620DB" w:rsidRDefault="00D45A8C" w:rsidP="00D45A8C">
            <w:pPr>
              <w:pStyle w:val="12TabHeadBody"/>
            </w:pPr>
            <w:r w:rsidRPr="00B620DB">
              <w:rPr>
                <w:rStyle w:val="flts1"/>
              </w:rPr>
              <w:t>A123.22-08</w:t>
            </w:r>
          </w:p>
        </w:tc>
        <w:tc>
          <w:tcPr>
            <w:tcW w:w="1641" w:type="pct"/>
            <w:tcBorders>
              <w:top w:val="outset" w:sz="6" w:space="0" w:color="auto"/>
              <w:left w:val="outset" w:sz="6" w:space="0" w:color="auto"/>
              <w:bottom w:val="outset" w:sz="6" w:space="0" w:color="auto"/>
              <w:right w:val="outset" w:sz="6" w:space="0" w:color="auto"/>
            </w:tcBorders>
            <w:hideMark/>
          </w:tcPr>
          <w:p w14:paraId="56FB34DD" w14:textId="77777777" w:rsidR="00D45A8C" w:rsidRPr="00B620DB" w:rsidRDefault="00D45A8C" w:rsidP="00D45A8C">
            <w:pPr>
              <w:pStyle w:val="12TabHeadBody"/>
            </w:pPr>
            <w:bookmarkStart w:id="1012" w:name="csaa123.22"/>
            <w:bookmarkStart w:id="1013" w:name="a81696"/>
            <w:bookmarkEnd w:id="1012"/>
            <w:bookmarkEnd w:id="1013"/>
            <w:r w:rsidRPr="00B620DB">
              <w:rPr>
                <w:rStyle w:val="flts1"/>
              </w:rPr>
              <w:t>Self-Adhering Polymer Modified Bituminous Sheet Materials Used as Steep Roofing Underlayment for Ice Dam Protection</w:t>
            </w:r>
            <w:bookmarkStart w:id="1014" w:name="a81698"/>
            <w:bookmarkEnd w:id="1014"/>
          </w:p>
        </w:tc>
        <w:tc>
          <w:tcPr>
            <w:tcW w:w="1524" w:type="pct"/>
            <w:tcBorders>
              <w:top w:val="outset" w:sz="6" w:space="0" w:color="auto"/>
              <w:left w:val="outset" w:sz="6" w:space="0" w:color="auto"/>
              <w:bottom w:val="outset" w:sz="6" w:space="0" w:color="auto"/>
              <w:right w:val="outset" w:sz="6" w:space="0" w:color="auto"/>
            </w:tcBorders>
            <w:hideMark/>
          </w:tcPr>
          <w:p w14:paraId="7E27DB72" w14:textId="77777777" w:rsidR="00D45A8C" w:rsidRPr="00B620DB" w:rsidRDefault="00135AFF" w:rsidP="00D45A8C">
            <w:pPr>
              <w:pStyle w:val="12TabHeadBody"/>
            </w:pPr>
            <w:hyperlink r:id="rId807" w:anchor="et000057" w:history="1">
              <w:r w:rsidR="00D45A8C" w:rsidRPr="00B620DB">
                <w:rPr>
                  <w:rStyle w:val="Hyperlink"/>
                  <w:color w:val="auto"/>
                  <w:szCs w:val="18"/>
                  <w:u w:val="none"/>
                </w:rPr>
                <w:t>Table</w:t>
              </w:r>
            </w:hyperlink>
            <w:hyperlink r:id="rId808" w:anchor="et000057" w:history="1">
              <w:r w:rsidR="00D45A8C" w:rsidRPr="00B620DB">
                <w:rPr>
                  <w:rStyle w:val="Hyperlink"/>
                  <w:color w:val="auto"/>
                  <w:u w:val="none"/>
                </w:rPr>
                <w:t> </w:t>
              </w:r>
            </w:hyperlink>
            <w:hyperlink r:id="rId809" w:anchor="et000057" w:history="1">
              <w:r w:rsidR="00D45A8C" w:rsidRPr="00B620DB">
                <w:rPr>
                  <w:rStyle w:val="Hyperlink"/>
                  <w:color w:val="auto"/>
                  <w:szCs w:val="18"/>
                  <w:u w:val="none"/>
                </w:rPr>
                <w:t>9.26.2.1.-B</w:t>
              </w:r>
            </w:hyperlink>
          </w:p>
        </w:tc>
      </w:tr>
      <w:tr w:rsidR="00D45A8C" w:rsidRPr="00B620DB" w14:paraId="70179D7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C0A490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1A19645" w14:textId="77777777" w:rsidR="00D45A8C" w:rsidRPr="00B620DB" w:rsidRDefault="00D45A8C" w:rsidP="00D45A8C">
            <w:pPr>
              <w:pStyle w:val="12TabHeadBody"/>
            </w:pPr>
            <w:r w:rsidRPr="00B620DB">
              <w:rPr>
                <w:rStyle w:val="flts1"/>
              </w:rPr>
              <w:t>A123.23-15</w:t>
            </w:r>
          </w:p>
        </w:tc>
        <w:tc>
          <w:tcPr>
            <w:tcW w:w="1641" w:type="pct"/>
            <w:tcBorders>
              <w:top w:val="outset" w:sz="6" w:space="0" w:color="auto"/>
              <w:left w:val="outset" w:sz="6" w:space="0" w:color="auto"/>
              <w:bottom w:val="outset" w:sz="6" w:space="0" w:color="auto"/>
              <w:right w:val="outset" w:sz="6" w:space="0" w:color="auto"/>
            </w:tcBorders>
            <w:hideMark/>
          </w:tcPr>
          <w:p w14:paraId="6F0EBC64" w14:textId="77777777" w:rsidR="00D45A8C" w:rsidRPr="00B620DB" w:rsidRDefault="00D45A8C" w:rsidP="00D45A8C">
            <w:pPr>
              <w:pStyle w:val="12TabHeadBody"/>
            </w:pPr>
            <w:bookmarkStart w:id="1015" w:name="csaa123.23"/>
            <w:bookmarkStart w:id="1016" w:name="a81923"/>
            <w:bookmarkEnd w:id="1015"/>
            <w:bookmarkEnd w:id="1016"/>
            <w:r w:rsidRPr="00B620DB">
              <w:rPr>
                <w:rStyle w:val="flts1"/>
              </w:rPr>
              <w:t>Product specification for polymer-modified bitumen sheet, prefabricated and reinforced</w:t>
            </w:r>
            <w:bookmarkStart w:id="1017" w:name="a81925"/>
            <w:bookmarkEnd w:id="1017"/>
          </w:p>
        </w:tc>
        <w:tc>
          <w:tcPr>
            <w:tcW w:w="1524" w:type="pct"/>
            <w:tcBorders>
              <w:top w:val="outset" w:sz="6" w:space="0" w:color="auto"/>
              <w:left w:val="outset" w:sz="6" w:space="0" w:color="auto"/>
              <w:bottom w:val="outset" w:sz="6" w:space="0" w:color="auto"/>
              <w:right w:val="outset" w:sz="6" w:space="0" w:color="auto"/>
            </w:tcBorders>
            <w:hideMark/>
          </w:tcPr>
          <w:p w14:paraId="235E34AD" w14:textId="77777777" w:rsidR="00D45A8C" w:rsidRPr="00B620DB" w:rsidRDefault="00135AFF" w:rsidP="00D45A8C">
            <w:pPr>
              <w:pStyle w:val="12TabHeadBody"/>
            </w:pPr>
            <w:hyperlink r:id="rId810" w:anchor="et001042" w:history="1">
              <w:r w:rsidR="00D45A8C" w:rsidRPr="00B620DB">
                <w:rPr>
                  <w:rStyle w:val="Hyperlink"/>
                  <w:color w:val="auto"/>
                  <w:szCs w:val="18"/>
                  <w:u w:val="none"/>
                </w:rPr>
                <w:t>Table</w:t>
              </w:r>
            </w:hyperlink>
            <w:hyperlink r:id="rId811" w:anchor="et001042" w:history="1">
              <w:r w:rsidR="00D45A8C" w:rsidRPr="00B620DB">
                <w:rPr>
                  <w:rStyle w:val="Hyperlink"/>
                  <w:color w:val="auto"/>
                  <w:u w:val="none"/>
                </w:rPr>
                <w:t> </w:t>
              </w:r>
            </w:hyperlink>
            <w:hyperlink r:id="rId812" w:anchor="et001042" w:history="1">
              <w:r w:rsidR="00D45A8C" w:rsidRPr="00B620DB">
                <w:rPr>
                  <w:rStyle w:val="Hyperlink"/>
                  <w:color w:val="auto"/>
                  <w:szCs w:val="18"/>
                  <w:u w:val="none"/>
                </w:rPr>
                <w:t>5.9.1.1.</w:t>
              </w:r>
            </w:hyperlink>
            <w:r w:rsidR="00D45A8C" w:rsidRPr="00B620DB">
              <w:br/>
            </w:r>
            <w:hyperlink r:id="rId813" w:anchor="et000057" w:history="1">
              <w:r w:rsidR="00D45A8C" w:rsidRPr="00B620DB">
                <w:rPr>
                  <w:rStyle w:val="Hyperlink"/>
                  <w:color w:val="auto"/>
                  <w:szCs w:val="18"/>
                  <w:u w:val="none"/>
                </w:rPr>
                <w:t>Table</w:t>
              </w:r>
            </w:hyperlink>
            <w:hyperlink r:id="rId814" w:anchor="et000057" w:history="1">
              <w:r w:rsidR="00D45A8C" w:rsidRPr="00B620DB">
                <w:rPr>
                  <w:rStyle w:val="Hyperlink"/>
                  <w:color w:val="auto"/>
                  <w:u w:val="none"/>
                </w:rPr>
                <w:t> </w:t>
              </w:r>
            </w:hyperlink>
            <w:hyperlink r:id="rId815" w:anchor="et000057" w:history="1">
              <w:r w:rsidR="00D45A8C" w:rsidRPr="00B620DB">
                <w:rPr>
                  <w:rStyle w:val="Hyperlink"/>
                  <w:color w:val="auto"/>
                  <w:szCs w:val="18"/>
                  <w:u w:val="none"/>
                </w:rPr>
                <w:t>9.26.2.1.-B</w:t>
              </w:r>
            </w:hyperlink>
          </w:p>
        </w:tc>
      </w:tr>
      <w:tr w:rsidR="00D45A8C" w:rsidRPr="00B620DB" w14:paraId="7888DAD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5020A5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A54B474" w14:textId="77777777" w:rsidR="00D45A8C" w:rsidRPr="00B620DB" w:rsidRDefault="00D45A8C" w:rsidP="00D45A8C">
            <w:pPr>
              <w:pStyle w:val="12TabHeadBody"/>
            </w:pPr>
            <w:r w:rsidRPr="00B620DB">
              <w:rPr>
                <w:rStyle w:val="flts1"/>
              </w:rPr>
              <w:t>A123.51-14</w:t>
            </w:r>
          </w:p>
        </w:tc>
        <w:tc>
          <w:tcPr>
            <w:tcW w:w="1641" w:type="pct"/>
            <w:tcBorders>
              <w:top w:val="outset" w:sz="6" w:space="0" w:color="auto"/>
              <w:left w:val="outset" w:sz="6" w:space="0" w:color="auto"/>
              <w:bottom w:val="outset" w:sz="6" w:space="0" w:color="auto"/>
              <w:right w:val="outset" w:sz="6" w:space="0" w:color="auto"/>
            </w:tcBorders>
            <w:hideMark/>
          </w:tcPr>
          <w:p w14:paraId="2E9BAD18" w14:textId="77777777" w:rsidR="00D45A8C" w:rsidRPr="00B620DB" w:rsidRDefault="00D45A8C" w:rsidP="00D45A8C">
            <w:pPr>
              <w:pStyle w:val="12TabHeadBody"/>
            </w:pPr>
            <w:bookmarkStart w:id="1018" w:name="csaa123.51"/>
            <w:bookmarkStart w:id="1019" w:name="a81946"/>
            <w:bookmarkEnd w:id="1018"/>
            <w:bookmarkEnd w:id="1019"/>
            <w:r w:rsidRPr="00B620DB">
              <w:rPr>
                <w:rStyle w:val="flts1"/>
              </w:rPr>
              <w:t>Asphalt shingle application on roof slopes 1:6 and steeper</w:t>
            </w:r>
            <w:bookmarkStart w:id="1020" w:name="a81948"/>
            <w:bookmarkEnd w:id="1020"/>
          </w:p>
        </w:tc>
        <w:tc>
          <w:tcPr>
            <w:tcW w:w="1524" w:type="pct"/>
            <w:tcBorders>
              <w:top w:val="outset" w:sz="6" w:space="0" w:color="auto"/>
              <w:left w:val="outset" w:sz="6" w:space="0" w:color="auto"/>
              <w:bottom w:val="outset" w:sz="6" w:space="0" w:color="auto"/>
              <w:right w:val="outset" w:sz="6" w:space="0" w:color="auto"/>
            </w:tcBorders>
            <w:hideMark/>
          </w:tcPr>
          <w:p w14:paraId="254C3B3A" w14:textId="77777777" w:rsidR="00D45A8C" w:rsidRPr="00B620DB" w:rsidRDefault="00135AFF" w:rsidP="00D45A8C">
            <w:pPr>
              <w:pStyle w:val="12TabHeadBody"/>
            </w:pPr>
            <w:hyperlink r:id="rId816" w:anchor="et001042" w:history="1">
              <w:r w:rsidR="00D45A8C" w:rsidRPr="00B620DB">
                <w:rPr>
                  <w:rStyle w:val="Hyperlink"/>
                  <w:color w:val="auto"/>
                  <w:szCs w:val="18"/>
                  <w:u w:val="none"/>
                </w:rPr>
                <w:t>Table</w:t>
              </w:r>
            </w:hyperlink>
            <w:hyperlink r:id="rId817" w:anchor="et001042" w:history="1">
              <w:r w:rsidR="00D45A8C" w:rsidRPr="00B620DB">
                <w:rPr>
                  <w:rStyle w:val="Hyperlink"/>
                  <w:color w:val="auto"/>
                  <w:u w:val="none"/>
                </w:rPr>
                <w:t> </w:t>
              </w:r>
            </w:hyperlink>
            <w:hyperlink r:id="rId818" w:anchor="et001042" w:history="1">
              <w:r w:rsidR="00D45A8C" w:rsidRPr="00B620DB">
                <w:rPr>
                  <w:rStyle w:val="Hyperlink"/>
                  <w:color w:val="auto"/>
                  <w:szCs w:val="18"/>
                  <w:u w:val="none"/>
                </w:rPr>
                <w:t>5.9.1.1.</w:t>
              </w:r>
            </w:hyperlink>
            <w:r w:rsidR="00D45A8C" w:rsidRPr="00B620DB">
              <w:br/>
            </w:r>
            <w:hyperlink r:id="rId819" w:anchor="es003119" w:history="1">
              <w:r w:rsidR="00D45A8C" w:rsidRPr="00B620DB">
                <w:rPr>
                  <w:rStyle w:val="Hyperlink"/>
                  <w:color w:val="auto"/>
                  <w:szCs w:val="18"/>
                  <w:u w:val="none"/>
                </w:rPr>
                <w:t>9.26.1.3.(1)</w:t>
              </w:r>
            </w:hyperlink>
          </w:p>
        </w:tc>
      </w:tr>
      <w:tr w:rsidR="00D45A8C" w:rsidRPr="00B620DB" w14:paraId="369647B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3F46FD"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57932144" w14:textId="77777777" w:rsidR="00D45A8C" w:rsidRPr="00B620DB" w:rsidRDefault="00D45A8C" w:rsidP="00D45A8C">
            <w:pPr>
              <w:pStyle w:val="12TabHeadBody"/>
            </w:pPr>
            <w:r w:rsidRPr="00B620DB">
              <w:rPr>
                <w:rStyle w:val="flts1"/>
              </w:rPr>
              <w:t>A165.1-14</w:t>
            </w:r>
          </w:p>
        </w:tc>
        <w:tc>
          <w:tcPr>
            <w:tcW w:w="1641" w:type="pct"/>
            <w:tcBorders>
              <w:top w:val="outset" w:sz="6" w:space="0" w:color="auto"/>
              <w:left w:val="outset" w:sz="6" w:space="0" w:color="auto"/>
              <w:bottom w:val="outset" w:sz="6" w:space="0" w:color="auto"/>
              <w:right w:val="outset" w:sz="6" w:space="0" w:color="auto"/>
            </w:tcBorders>
            <w:hideMark/>
          </w:tcPr>
          <w:p w14:paraId="427000E0" w14:textId="77777777" w:rsidR="00D45A8C" w:rsidRPr="00B620DB" w:rsidRDefault="00D45A8C" w:rsidP="00D45A8C">
            <w:pPr>
              <w:pStyle w:val="12TabHeadBody"/>
            </w:pPr>
            <w:bookmarkStart w:id="1021" w:name="csaa165.1"/>
            <w:bookmarkStart w:id="1022" w:name="a81969"/>
            <w:bookmarkEnd w:id="1021"/>
            <w:bookmarkEnd w:id="1022"/>
            <w:r w:rsidRPr="00B620DB">
              <w:rPr>
                <w:rStyle w:val="flts1"/>
              </w:rPr>
              <w:t>Concrete block masonry units</w:t>
            </w:r>
            <w:bookmarkStart w:id="1023" w:name="a82177"/>
            <w:bookmarkEnd w:id="1023"/>
          </w:p>
        </w:tc>
        <w:tc>
          <w:tcPr>
            <w:tcW w:w="1524" w:type="pct"/>
            <w:tcBorders>
              <w:top w:val="outset" w:sz="6" w:space="0" w:color="auto"/>
              <w:left w:val="outset" w:sz="6" w:space="0" w:color="auto"/>
              <w:bottom w:val="outset" w:sz="6" w:space="0" w:color="auto"/>
              <w:right w:val="outset" w:sz="6" w:space="0" w:color="auto"/>
            </w:tcBorders>
            <w:hideMark/>
          </w:tcPr>
          <w:p w14:paraId="5DDE5CAD" w14:textId="77777777" w:rsidR="00D45A8C" w:rsidRPr="00B620DB" w:rsidRDefault="00135AFF" w:rsidP="00D45A8C">
            <w:pPr>
              <w:pStyle w:val="12TabHeadBody"/>
            </w:pPr>
            <w:hyperlink r:id="rId820" w:anchor="et001042" w:history="1">
              <w:r w:rsidR="00D45A8C" w:rsidRPr="00B620DB">
                <w:rPr>
                  <w:rStyle w:val="Hyperlink"/>
                  <w:color w:val="auto"/>
                  <w:szCs w:val="18"/>
                  <w:u w:val="none"/>
                </w:rPr>
                <w:t>Table</w:t>
              </w:r>
            </w:hyperlink>
            <w:hyperlink r:id="rId821" w:anchor="et001042" w:history="1">
              <w:r w:rsidR="00D45A8C" w:rsidRPr="00B620DB">
                <w:rPr>
                  <w:rStyle w:val="Hyperlink"/>
                  <w:color w:val="auto"/>
                  <w:u w:val="none"/>
                </w:rPr>
                <w:t> </w:t>
              </w:r>
            </w:hyperlink>
            <w:hyperlink r:id="rId822" w:anchor="et001042" w:history="1">
              <w:r w:rsidR="00D45A8C" w:rsidRPr="00B620DB">
                <w:rPr>
                  <w:rStyle w:val="Hyperlink"/>
                  <w:color w:val="auto"/>
                  <w:szCs w:val="18"/>
                  <w:u w:val="none"/>
                </w:rPr>
                <w:t>5.9.1.1.</w:t>
              </w:r>
            </w:hyperlink>
            <w:r w:rsidR="00D45A8C" w:rsidRPr="00B620DB">
              <w:br/>
            </w:r>
            <w:hyperlink r:id="rId823" w:anchor="es008626" w:history="1">
              <w:r w:rsidR="00D45A8C" w:rsidRPr="00B620DB">
                <w:rPr>
                  <w:rStyle w:val="Hyperlink"/>
                  <w:color w:val="auto"/>
                  <w:szCs w:val="18"/>
                  <w:u w:val="none"/>
                </w:rPr>
                <w:t>9.15.2.2.(1)</w:t>
              </w:r>
            </w:hyperlink>
            <w:r w:rsidR="00D45A8C" w:rsidRPr="00B620DB">
              <w:br/>
            </w:r>
            <w:hyperlink r:id="rId824" w:anchor="es002593" w:history="1">
              <w:r w:rsidR="00D45A8C" w:rsidRPr="00B620DB">
                <w:rPr>
                  <w:rStyle w:val="Hyperlink"/>
                  <w:color w:val="auto"/>
                  <w:szCs w:val="18"/>
                  <w:u w:val="none"/>
                </w:rPr>
                <w:t>9.17.5.1.(1)</w:t>
              </w:r>
            </w:hyperlink>
            <w:r w:rsidR="00D45A8C" w:rsidRPr="00B620DB">
              <w:br/>
            </w:r>
            <w:hyperlink r:id="rId825" w:anchor="es002640" w:history="1">
              <w:r w:rsidR="00D45A8C" w:rsidRPr="00B620DB">
                <w:rPr>
                  <w:rStyle w:val="Hyperlink"/>
                  <w:color w:val="auto"/>
                  <w:szCs w:val="18"/>
                  <w:u w:val="none"/>
                </w:rPr>
                <w:t>9.20.2.1.(1)</w:t>
              </w:r>
            </w:hyperlink>
            <w:r w:rsidR="00D45A8C" w:rsidRPr="00B620DB">
              <w:br/>
            </w:r>
            <w:hyperlink r:id="rId826" w:anchor="es008375" w:history="1">
              <w:r w:rsidR="00D45A8C" w:rsidRPr="00B620DB">
                <w:rPr>
                  <w:rStyle w:val="Hyperlink"/>
                  <w:color w:val="auto"/>
                  <w:szCs w:val="18"/>
                  <w:u w:val="none"/>
                </w:rPr>
                <w:t>9.20.2.6.(1)</w:t>
              </w:r>
            </w:hyperlink>
            <w:r w:rsidR="00D45A8C" w:rsidRPr="00B620DB">
              <w:br/>
            </w:r>
            <w:hyperlink r:id="rId827" w:anchor="et000091" w:history="1">
              <w:r w:rsidR="00D45A8C" w:rsidRPr="00B620DB">
                <w:rPr>
                  <w:rStyle w:val="Hyperlink"/>
                  <w:color w:val="auto"/>
                  <w:szCs w:val="18"/>
                  <w:u w:val="none"/>
                </w:rPr>
                <w:t>Table</w:t>
              </w:r>
            </w:hyperlink>
            <w:hyperlink r:id="rId828" w:anchor="et000091" w:history="1">
              <w:r w:rsidR="00D45A8C" w:rsidRPr="00B620DB">
                <w:rPr>
                  <w:rStyle w:val="Hyperlink"/>
                  <w:color w:val="auto"/>
                  <w:u w:val="none"/>
                </w:rPr>
                <w:t> </w:t>
              </w:r>
            </w:hyperlink>
            <w:hyperlink r:id="rId829" w:anchor="et000091" w:history="1">
              <w:r w:rsidR="00D45A8C" w:rsidRPr="00B620DB">
                <w:rPr>
                  <w:rStyle w:val="Hyperlink"/>
                  <w:color w:val="auto"/>
                  <w:szCs w:val="18"/>
                  <w:u w:val="none"/>
                </w:rPr>
                <w:t>A-9.11.1.4.-A</w:t>
              </w:r>
            </w:hyperlink>
            <w:r w:rsidR="00D45A8C" w:rsidRPr="00B620DB">
              <w:br/>
            </w:r>
            <w:hyperlink r:id="rId830" w:anchor="et000093" w:history="1">
              <w:r w:rsidR="00D45A8C" w:rsidRPr="00B620DB">
                <w:rPr>
                  <w:rStyle w:val="Hyperlink"/>
                  <w:color w:val="auto"/>
                  <w:szCs w:val="18"/>
                  <w:u w:val="none"/>
                </w:rPr>
                <w:t>Table</w:t>
              </w:r>
            </w:hyperlink>
            <w:hyperlink r:id="rId831" w:anchor="et000093" w:history="1">
              <w:r w:rsidR="00D45A8C" w:rsidRPr="00B620DB">
                <w:rPr>
                  <w:rStyle w:val="Hyperlink"/>
                  <w:color w:val="auto"/>
                  <w:u w:val="none"/>
                </w:rPr>
                <w:t> </w:t>
              </w:r>
            </w:hyperlink>
            <w:hyperlink r:id="rId832" w:anchor="et000093" w:history="1">
              <w:r w:rsidR="00D45A8C" w:rsidRPr="00B620DB">
                <w:rPr>
                  <w:rStyle w:val="Hyperlink"/>
                  <w:color w:val="auto"/>
                  <w:szCs w:val="18"/>
                  <w:u w:val="none"/>
                </w:rPr>
                <w:t>A-9.11.1.4.-C</w:t>
              </w:r>
            </w:hyperlink>
          </w:p>
        </w:tc>
      </w:tr>
      <w:tr w:rsidR="00D45A8C" w:rsidRPr="00B620DB" w14:paraId="4F8192A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4B174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1C88456" w14:textId="77777777" w:rsidR="00D45A8C" w:rsidRPr="00B620DB" w:rsidRDefault="00D45A8C" w:rsidP="00D45A8C">
            <w:pPr>
              <w:pStyle w:val="12TabHeadBody"/>
            </w:pPr>
            <w:r w:rsidRPr="00B620DB">
              <w:rPr>
                <w:rStyle w:val="flts1"/>
              </w:rPr>
              <w:t>A165.2-14</w:t>
            </w:r>
          </w:p>
        </w:tc>
        <w:tc>
          <w:tcPr>
            <w:tcW w:w="1641" w:type="pct"/>
            <w:tcBorders>
              <w:top w:val="outset" w:sz="6" w:space="0" w:color="auto"/>
              <w:left w:val="outset" w:sz="6" w:space="0" w:color="auto"/>
              <w:bottom w:val="outset" w:sz="6" w:space="0" w:color="auto"/>
              <w:right w:val="outset" w:sz="6" w:space="0" w:color="auto"/>
            </w:tcBorders>
            <w:hideMark/>
          </w:tcPr>
          <w:p w14:paraId="6489C203" w14:textId="77777777" w:rsidR="00D45A8C" w:rsidRPr="00B620DB" w:rsidRDefault="00D45A8C" w:rsidP="00D45A8C">
            <w:pPr>
              <w:pStyle w:val="12TabHeadBody"/>
            </w:pPr>
            <w:bookmarkStart w:id="1024" w:name="csaa165.2"/>
            <w:bookmarkStart w:id="1025" w:name="a82208"/>
            <w:bookmarkEnd w:id="1024"/>
            <w:bookmarkEnd w:id="1025"/>
            <w:r w:rsidRPr="00B620DB">
              <w:rPr>
                <w:rStyle w:val="flts1"/>
              </w:rPr>
              <w:t>Concrete brick masonry units</w:t>
            </w:r>
            <w:bookmarkStart w:id="1026" w:name="a82210"/>
            <w:bookmarkEnd w:id="1026"/>
          </w:p>
        </w:tc>
        <w:tc>
          <w:tcPr>
            <w:tcW w:w="1524" w:type="pct"/>
            <w:tcBorders>
              <w:top w:val="outset" w:sz="6" w:space="0" w:color="auto"/>
              <w:left w:val="outset" w:sz="6" w:space="0" w:color="auto"/>
              <w:bottom w:val="outset" w:sz="6" w:space="0" w:color="auto"/>
              <w:right w:val="outset" w:sz="6" w:space="0" w:color="auto"/>
            </w:tcBorders>
            <w:hideMark/>
          </w:tcPr>
          <w:p w14:paraId="13E4E713" w14:textId="77777777" w:rsidR="00D45A8C" w:rsidRPr="00B620DB" w:rsidRDefault="00135AFF" w:rsidP="00D45A8C">
            <w:pPr>
              <w:pStyle w:val="12TabHeadBody"/>
            </w:pPr>
            <w:hyperlink r:id="rId833" w:anchor="et001042" w:history="1">
              <w:r w:rsidR="00D45A8C" w:rsidRPr="00B620DB">
                <w:rPr>
                  <w:rStyle w:val="Hyperlink"/>
                  <w:color w:val="auto"/>
                  <w:szCs w:val="18"/>
                  <w:u w:val="none"/>
                </w:rPr>
                <w:t>Table</w:t>
              </w:r>
            </w:hyperlink>
            <w:hyperlink r:id="rId834" w:anchor="et001042" w:history="1">
              <w:r w:rsidR="00D45A8C" w:rsidRPr="00B620DB">
                <w:rPr>
                  <w:rStyle w:val="Hyperlink"/>
                  <w:color w:val="auto"/>
                  <w:u w:val="none"/>
                </w:rPr>
                <w:t> </w:t>
              </w:r>
            </w:hyperlink>
            <w:hyperlink r:id="rId835" w:anchor="et001042" w:history="1">
              <w:r w:rsidR="00D45A8C" w:rsidRPr="00B620DB">
                <w:rPr>
                  <w:rStyle w:val="Hyperlink"/>
                  <w:color w:val="auto"/>
                  <w:szCs w:val="18"/>
                  <w:u w:val="none"/>
                </w:rPr>
                <w:t>5.9.1.1.</w:t>
              </w:r>
            </w:hyperlink>
            <w:r w:rsidR="00D45A8C" w:rsidRPr="00B620DB">
              <w:br/>
            </w:r>
            <w:hyperlink r:id="rId836" w:anchor="es002640" w:history="1">
              <w:r w:rsidR="00D45A8C" w:rsidRPr="00B620DB">
                <w:rPr>
                  <w:rStyle w:val="Hyperlink"/>
                  <w:color w:val="auto"/>
                  <w:szCs w:val="18"/>
                  <w:u w:val="none"/>
                </w:rPr>
                <w:t>9.20.2.1.(1)</w:t>
              </w:r>
            </w:hyperlink>
          </w:p>
        </w:tc>
      </w:tr>
      <w:tr w:rsidR="00D45A8C" w:rsidRPr="00B620DB" w14:paraId="4237D7C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E3E6D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A1B753D" w14:textId="77777777" w:rsidR="00D45A8C" w:rsidRPr="00B620DB" w:rsidRDefault="00D45A8C" w:rsidP="00D45A8C">
            <w:pPr>
              <w:pStyle w:val="12TabHeadBody"/>
            </w:pPr>
            <w:r w:rsidRPr="00B620DB">
              <w:rPr>
                <w:rStyle w:val="flts1"/>
              </w:rPr>
              <w:t>A165.3-14</w:t>
            </w:r>
          </w:p>
        </w:tc>
        <w:tc>
          <w:tcPr>
            <w:tcW w:w="1641" w:type="pct"/>
            <w:tcBorders>
              <w:top w:val="outset" w:sz="6" w:space="0" w:color="auto"/>
              <w:left w:val="outset" w:sz="6" w:space="0" w:color="auto"/>
              <w:bottom w:val="outset" w:sz="6" w:space="0" w:color="auto"/>
              <w:right w:val="outset" w:sz="6" w:space="0" w:color="auto"/>
            </w:tcBorders>
            <w:hideMark/>
          </w:tcPr>
          <w:p w14:paraId="2A6D624E" w14:textId="77777777" w:rsidR="00D45A8C" w:rsidRPr="00B620DB" w:rsidRDefault="00D45A8C" w:rsidP="00D45A8C">
            <w:pPr>
              <w:pStyle w:val="12TabHeadBody"/>
            </w:pPr>
            <w:bookmarkStart w:id="1027" w:name="csaa165.3"/>
            <w:bookmarkStart w:id="1028" w:name="a82437"/>
            <w:bookmarkEnd w:id="1027"/>
            <w:bookmarkEnd w:id="1028"/>
            <w:r w:rsidRPr="00B620DB">
              <w:rPr>
                <w:rStyle w:val="flts1"/>
              </w:rPr>
              <w:t>Prefaced concrete masonry units</w:t>
            </w:r>
            <w:bookmarkStart w:id="1029" w:name="a82439"/>
            <w:bookmarkEnd w:id="1029"/>
          </w:p>
        </w:tc>
        <w:tc>
          <w:tcPr>
            <w:tcW w:w="1524" w:type="pct"/>
            <w:tcBorders>
              <w:top w:val="outset" w:sz="6" w:space="0" w:color="auto"/>
              <w:left w:val="outset" w:sz="6" w:space="0" w:color="auto"/>
              <w:bottom w:val="outset" w:sz="6" w:space="0" w:color="auto"/>
              <w:right w:val="outset" w:sz="6" w:space="0" w:color="auto"/>
            </w:tcBorders>
            <w:hideMark/>
          </w:tcPr>
          <w:p w14:paraId="41610634" w14:textId="77777777" w:rsidR="00D45A8C" w:rsidRPr="00B620DB" w:rsidRDefault="00135AFF" w:rsidP="00D45A8C">
            <w:pPr>
              <w:pStyle w:val="12TabHeadBody"/>
            </w:pPr>
            <w:hyperlink r:id="rId837" w:anchor="et001042" w:history="1">
              <w:r w:rsidR="00D45A8C" w:rsidRPr="00B620DB">
                <w:rPr>
                  <w:rStyle w:val="Hyperlink"/>
                  <w:color w:val="auto"/>
                  <w:szCs w:val="18"/>
                  <w:u w:val="none"/>
                </w:rPr>
                <w:t>Table</w:t>
              </w:r>
            </w:hyperlink>
            <w:hyperlink r:id="rId838" w:anchor="et001042" w:history="1">
              <w:r w:rsidR="00D45A8C" w:rsidRPr="00B620DB">
                <w:rPr>
                  <w:rStyle w:val="Hyperlink"/>
                  <w:color w:val="auto"/>
                  <w:u w:val="none"/>
                </w:rPr>
                <w:t> </w:t>
              </w:r>
            </w:hyperlink>
            <w:hyperlink r:id="rId839" w:anchor="et001042" w:history="1">
              <w:r w:rsidR="00D45A8C" w:rsidRPr="00B620DB">
                <w:rPr>
                  <w:rStyle w:val="Hyperlink"/>
                  <w:color w:val="auto"/>
                  <w:szCs w:val="18"/>
                  <w:u w:val="none"/>
                </w:rPr>
                <w:t>5.9.1.1.</w:t>
              </w:r>
            </w:hyperlink>
            <w:r w:rsidR="00D45A8C" w:rsidRPr="00B620DB">
              <w:br/>
            </w:r>
            <w:hyperlink r:id="rId840" w:anchor="es002640" w:history="1">
              <w:r w:rsidR="00D45A8C" w:rsidRPr="00B620DB">
                <w:rPr>
                  <w:rStyle w:val="Hyperlink"/>
                  <w:color w:val="auto"/>
                  <w:szCs w:val="18"/>
                  <w:u w:val="none"/>
                </w:rPr>
                <w:t>9.20.2.1.(1)</w:t>
              </w:r>
            </w:hyperlink>
          </w:p>
        </w:tc>
      </w:tr>
      <w:tr w:rsidR="00D45A8C" w:rsidRPr="00B620DB" w14:paraId="52A8E2D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35CB8F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72FC75F" w14:textId="77777777" w:rsidR="00D45A8C" w:rsidRPr="00B620DB" w:rsidRDefault="00D45A8C" w:rsidP="00D45A8C">
            <w:pPr>
              <w:pStyle w:val="12TabHeadBody"/>
            </w:pPr>
            <w:r w:rsidRPr="00B620DB">
              <w:rPr>
                <w:rStyle w:val="flts1"/>
              </w:rPr>
              <w:t>CAN/CSA-A179-14</w:t>
            </w:r>
          </w:p>
        </w:tc>
        <w:tc>
          <w:tcPr>
            <w:tcW w:w="1641" w:type="pct"/>
            <w:tcBorders>
              <w:top w:val="outset" w:sz="6" w:space="0" w:color="auto"/>
              <w:left w:val="outset" w:sz="6" w:space="0" w:color="auto"/>
              <w:bottom w:val="outset" w:sz="6" w:space="0" w:color="auto"/>
              <w:right w:val="outset" w:sz="6" w:space="0" w:color="auto"/>
            </w:tcBorders>
            <w:hideMark/>
          </w:tcPr>
          <w:p w14:paraId="0F006ED7" w14:textId="77777777" w:rsidR="00D45A8C" w:rsidRPr="00B620DB" w:rsidRDefault="00D45A8C" w:rsidP="00D45A8C">
            <w:pPr>
              <w:pStyle w:val="12TabHeadBody"/>
            </w:pPr>
            <w:bookmarkStart w:id="1030" w:name="csaa179"/>
            <w:bookmarkStart w:id="1031" w:name="a82460"/>
            <w:bookmarkEnd w:id="1030"/>
            <w:bookmarkEnd w:id="1031"/>
            <w:r w:rsidRPr="00B620DB">
              <w:rPr>
                <w:rStyle w:val="flts1"/>
              </w:rPr>
              <w:t>Mortar and Grout for Unit Masonry</w:t>
            </w:r>
            <w:bookmarkStart w:id="1032" w:name="a82462"/>
            <w:bookmarkEnd w:id="1032"/>
          </w:p>
        </w:tc>
        <w:tc>
          <w:tcPr>
            <w:tcW w:w="1524" w:type="pct"/>
            <w:tcBorders>
              <w:top w:val="outset" w:sz="6" w:space="0" w:color="auto"/>
              <w:left w:val="outset" w:sz="6" w:space="0" w:color="auto"/>
              <w:bottom w:val="outset" w:sz="6" w:space="0" w:color="auto"/>
              <w:right w:val="outset" w:sz="6" w:space="0" w:color="auto"/>
            </w:tcBorders>
            <w:hideMark/>
          </w:tcPr>
          <w:p w14:paraId="1EA8F417" w14:textId="77777777" w:rsidR="00D45A8C" w:rsidRPr="00B620DB" w:rsidRDefault="00135AFF" w:rsidP="00D45A8C">
            <w:pPr>
              <w:pStyle w:val="12TabHeadBody"/>
            </w:pPr>
            <w:hyperlink r:id="rId841" w:anchor="et001042" w:history="1">
              <w:r w:rsidR="00D45A8C" w:rsidRPr="00B620DB">
                <w:rPr>
                  <w:rStyle w:val="Hyperlink"/>
                  <w:color w:val="auto"/>
                  <w:szCs w:val="18"/>
                  <w:u w:val="none"/>
                </w:rPr>
                <w:t>Table</w:t>
              </w:r>
            </w:hyperlink>
            <w:hyperlink r:id="rId842" w:anchor="et001042" w:history="1">
              <w:r w:rsidR="00D45A8C" w:rsidRPr="00B620DB">
                <w:rPr>
                  <w:rStyle w:val="Hyperlink"/>
                  <w:color w:val="auto"/>
                  <w:u w:val="none"/>
                </w:rPr>
                <w:t> </w:t>
              </w:r>
            </w:hyperlink>
            <w:hyperlink r:id="rId843" w:anchor="et001042" w:history="1">
              <w:r w:rsidR="00D45A8C" w:rsidRPr="00B620DB">
                <w:rPr>
                  <w:rStyle w:val="Hyperlink"/>
                  <w:color w:val="auto"/>
                  <w:szCs w:val="18"/>
                  <w:u w:val="none"/>
                </w:rPr>
                <w:t>5.9.1.1.</w:t>
              </w:r>
            </w:hyperlink>
            <w:r w:rsidR="00D45A8C" w:rsidRPr="00B620DB">
              <w:br/>
            </w:r>
            <w:hyperlink r:id="rId844" w:anchor="es008328" w:history="1">
              <w:r w:rsidR="00D45A8C" w:rsidRPr="00B620DB">
                <w:rPr>
                  <w:rStyle w:val="Hyperlink"/>
                  <w:color w:val="auto"/>
                  <w:szCs w:val="18"/>
                  <w:u w:val="none"/>
                </w:rPr>
                <w:t>9.15.2.2.(3)</w:t>
              </w:r>
            </w:hyperlink>
            <w:r w:rsidR="00D45A8C" w:rsidRPr="00B620DB">
              <w:br/>
            </w:r>
            <w:hyperlink r:id="rId845" w:anchor="es008376" w:history="1">
              <w:r w:rsidR="00D45A8C" w:rsidRPr="00B620DB">
                <w:rPr>
                  <w:rStyle w:val="Hyperlink"/>
                  <w:color w:val="auto"/>
                  <w:szCs w:val="18"/>
                  <w:u w:val="none"/>
                </w:rPr>
                <w:t>9.20.3.1.(1)</w:t>
              </w:r>
            </w:hyperlink>
          </w:p>
        </w:tc>
      </w:tr>
      <w:tr w:rsidR="00D45A8C" w:rsidRPr="00B620DB" w14:paraId="110E45C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13D6D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8266D97" w14:textId="77777777" w:rsidR="00D45A8C" w:rsidRPr="00B620DB" w:rsidRDefault="00D45A8C" w:rsidP="00D45A8C">
            <w:pPr>
              <w:pStyle w:val="12TabHeadBody"/>
            </w:pPr>
            <w:r w:rsidRPr="00B620DB">
              <w:rPr>
                <w:rStyle w:val="flts1"/>
              </w:rPr>
              <w:t>CAN/CSA-A220 Series-06</w:t>
            </w:r>
          </w:p>
        </w:tc>
        <w:tc>
          <w:tcPr>
            <w:tcW w:w="1641" w:type="pct"/>
            <w:tcBorders>
              <w:top w:val="outset" w:sz="6" w:space="0" w:color="auto"/>
              <w:left w:val="outset" w:sz="6" w:space="0" w:color="auto"/>
              <w:bottom w:val="outset" w:sz="6" w:space="0" w:color="auto"/>
              <w:right w:val="outset" w:sz="6" w:space="0" w:color="auto"/>
            </w:tcBorders>
            <w:hideMark/>
          </w:tcPr>
          <w:p w14:paraId="7547387B" w14:textId="77777777" w:rsidR="00D45A8C" w:rsidRPr="00B620DB" w:rsidRDefault="00D45A8C" w:rsidP="00D45A8C">
            <w:pPr>
              <w:pStyle w:val="12TabHeadBody"/>
            </w:pPr>
            <w:bookmarkStart w:id="1033" w:name="csaa220s"/>
            <w:bookmarkStart w:id="1034" w:name="a82691"/>
            <w:bookmarkEnd w:id="1033"/>
            <w:bookmarkEnd w:id="1034"/>
            <w:r w:rsidRPr="00B620DB">
              <w:rPr>
                <w:rStyle w:val="flts1"/>
              </w:rPr>
              <w:t>Concrete Roof Tiles</w:t>
            </w:r>
            <w:bookmarkStart w:id="1035" w:name="a82693"/>
            <w:bookmarkEnd w:id="1035"/>
          </w:p>
        </w:tc>
        <w:tc>
          <w:tcPr>
            <w:tcW w:w="1524" w:type="pct"/>
            <w:tcBorders>
              <w:top w:val="outset" w:sz="6" w:space="0" w:color="auto"/>
              <w:left w:val="outset" w:sz="6" w:space="0" w:color="auto"/>
              <w:bottom w:val="outset" w:sz="6" w:space="0" w:color="auto"/>
              <w:right w:val="outset" w:sz="6" w:space="0" w:color="auto"/>
            </w:tcBorders>
            <w:hideMark/>
          </w:tcPr>
          <w:p w14:paraId="484EC5FD" w14:textId="77777777" w:rsidR="00D45A8C" w:rsidRPr="00B620DB" w:rsidRDefault="00135AFF" w:rsidP="00D45A8C">
            <w:pPr>
              <w:pStyle w:val="12TabHeadBody"/>
            </w:pPr>
            <w:hyperlink r:id="rId846" w:anchor="et001042" w:history="1">
              <w:r w:rsidR="00D45A8C" w:rsidRPr="00B620DB">
                <w:rPr>
                  <w:rStyle w:val="Hyperlink"/>
                  <w:color w:val="auto"/>
                  <w:szCs w:val="18"/>
                  <w:u w:val="none"/>
                </w:rPr>
                <w:t>Table</w:t>
              </w:r>
            </w:hyperlink>
            <w:hyperlink r:id="rId847" w:anchor="et001042" w:history="1">
              <w:r w:rsidR="00D45A8C" w:rsidRPr="00B620DB">
                <w:rPr>
                  <w:rStyle w:val="Hyperlink"/>
                  <w:color w:val="auto"/>
                  <w:u w:val="none"/>
                </w:rPr>
                <w:t> </w:t>
              </w:r>
            </w:hyperlink>
            <w:hyperlink r:id="rId848" w:anchor="et001042" w:history="1">
              <w:r w:rsidR="00D45A8C" w:rsidRPr="00B620DB">
                <w:rPr>
                  <w:rStyle w:val="Hyperlink"/>
                  <w:color w:val="auto"/>
                  <w:szCs w:val="18"/>
                  <w:u w:val="none"/>
                </w:rPr>
                <w:t>5.9.1.1.</w:t>
              </w:r>
            </w:hyperlink>
            <w:r w:rsidR="00D45A8C" w:rsidRPr="00B620DB">
              <w:br/>
            </w:r>
            <w:hyperlink r:id="rId849" w:anchor="et000057" w:history="1">
              <w:r w:rsidR="00D45A8C" w:rsidRPr="00B620DB">
                <w:rPr>
                  <w:rStyle w:val="Hyperlink"/>
                  <w:color w:val="auto"/>
                  <w:szCs w:val="18"/>
                  <w:u w:val="none"/>
                </w:rPr>
                <w:t>Table</w:t>
              </w:r>
            </w:hyperlink>
            <w:hyperlink r:id="rId850" w:anchor="et000057" w:history="1">
              <w:r w:rsidR="00D45A8C" w:rsidRPr="00B620DB">
                <w:rPr>
                  <w:rStyle w:val="Hyperlink"/>
                  <w:color w:val="auto"/>
                  <w:u w:val="none"/>
                </w:rPr>
                <w:t> </w:t>
              </w:r>
            </w:hyperlink>
            <w:hyperlink r:id="rId851" w:anchor="et000057" w:history="1">
              <w:r w:rsidR="00D45A8C" w:rsidRPr="00B620DB">
                <w:rPr>
                  <w:rStyle w:val="Hyperlink"/>
                  <w:color w:val="auto"/>
                  <w:szCs w:val="18"/>
                  <w:u w:val="none"/>
                </w:rPr>
                <w:t>9.26.2.1.-B</w:t>
              </w:r>
            </w:hyperlink>
            <w:r w:rsidR="00D45A8C" w:rsidRPr="00B620DB">
              <w:br/>
            </w:r>
            <w:hyperlink r:id="rId852" w:anchor="es003232" w:history="1">
              <w:r w:rsidR="00D45A8C" w:rsidRPr="00B620DB">
                <w:rPr>
                  <w:rStyle w:val="Hyperlink"/>
                  <w:color w:val="auto"/>
                  <w:szCs w:val="18"/>
                  <w:u w:val="none"/>
                </w:rPr>
                <w:t>9.26.17.1.(1)</w:t>
              </w:r>
            </w:hyperlink>
          </w:p>
        </w:tc>
      </w:tr>
      <w:tr w:rsidR="00D45A8C" w:rsidRPr="00B620DB" w14:paraId="66BF8F5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B97354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2E41D7E" w14:textId="77777777" w:rsidR="00D45A8C" w:rsidRPr="00B620DB" w:rsidRDefault="00D45A8C" w:rsidP="00D45A8C">
            <w:pPr>
              <w:pStyle w:val="12TabHeadBody"/>
            </w:pPr>
            <w:r w:rsidRPr="00B620DB">
              <w:rPr>
                <w:rStyle w:val="flts1"/>
              </w:rPr>
              <w:t>A277-16</w:t>
            </w:r>
          </w:p>
        </w:tc>
        <w:tc>
          <w:tcPr>
            <w:tcW w:w="1641" w:type="pct"/>
            <w:tcBorders>
              <w:top w:val="outset" w:sz="6" w:space="0" w:color="auto"/>
              <w:left w:val="outset" w:sz="6" w:space="0" w:color="auto"/>
              <w:bottom w:val="outset" w:sz="6" w:space="0" w:color="auto"/>
              <w:right w:val="outset" w:sz="6" w:space="0" w:color="auto"/>
            </w:tcBorders>
            <w:hideMark/>
          </w:tcPr>
          <w:p w14:paraId="244C3AE0" w14:textId="77777777" w:rsidR="00D45A8C" w:rsidRPr="00B620DB" w:rsidRDefault="00D45A8C" w:rsidP="00D45A8C">
            <w:pPr>
              <w:pStyle w:val="12TabHeadBody"/>
            </w:pPr>
            <w:bookmarkStart w:id="1036" w:name="csaa277"/>
            <w:bookmarkStart w:id="1037" w:name="a82716"/>
            <w:bookmarkEnd w:id="1036"/>
            <w:bookmarkEnd w:id="1037"/>
            <w:r w:rsidRPr="00B620DB">
              <w:rPr>
                <w:rStyle w:val="flts1"/>
              </w:rPr>
              <w:t>Procedure for certification of prefabricated buildings, modules, and panels</w:t>
            </w:r>
            <w:bookmarkStart w:id="1038" w:name="a82718"/>
            <w:bookmarkEnd w:id="1038"/>
          </w:p>
        </w:tc>
        <w:tc>
          <w:tcPr>
            <w:tcW w:w="1524" w:type="pct"/>
            <w:tcBorders>
              <w:top w:val="outset" w:sz="6" w:space="0" w:color="auto"/>
              <w:left w:val="outset" w:sz="6" w:space="0" w:color="auto"/>
              <w:bottom w:val="outset" w:sz="6" w:space="0" w:color="auto"/>
              <w:right w:val="outset" w:sz="6" w:space="0" w:color="auto"/>
            </w:tcBorders>
            <w:hideMark/>
          </w:tcPr>
          <w:p w14:paraId="1B7B5D86" w14:textId="77777777" w:rsidR="00D45A8C" w:rsidRPr="00B620DB" w:rsidRDefault="00135AFF" w:rsidP="00D45A8C">
            <w:pPr>
              <w:pStyle w:val="12TabHeadBody"/>
            </w:pPr>
            <w:hyperlink r:id="rId853" w:anchor="en000009" w:history="1">
              <w:r w:rsidR="00D45A8C" w:rsidRPr="00B620DB">
                <w:rPr>
                  <w:rStyle w:val="Hyperlink"/>
                  <w:color w:val="auto"/>
                  <w:szCs w:val="18"/>
                  <w:u w:val="none"/>
                </w:rPr>
                <w:t>A-1.1.1.1.(2)</w:t>
              </w:r>
            </w:hyperlink>
            <w:hyperlink r:id="rId854" w:anchor="et001030-3" w:history="1">
              <w:r w:rsidR="00D45A8C" w:rsidRPr="00B620DB">
                <w:rPr>
                  <w:rStyle w:val="Hyperlink"/>
                  <w:color w:val="auto"/>
                  <w:sz w:val="12"/>
                  <w:szCs w:val="12"/>
                  <w:u w:val="none"/>
                  <w:vertAlign w:val="superscript"/>
                </w:rPr>
                <w:t>(4)</w:t>
              </w:r>
            </w:hyperlink>
          </w:p>
        </w:tc>
      </w:tr>
      <w:tr w:rsidR="00D45A8C" w:rsidRPr="00B620DB" w14:paraId="32E8714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EB804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EA61FE8" w14:textId="77777777" w:rsidR="00D45A8C" w:rsidRPr="00B620DB" w:rsidRDefault="00D45A8C" w:rsidP="00D45A8C">
            <w:pPr>
              <w:pStyle w:val="12TabHeadBody"/>
            </w:pPr>
            <w:r w:rsidRPr="00B620DB">
              <w:rPr>
                <w:rStyle w:val="flts1"/>
              </w:rPr>
              <w:t>CAN/CSA-A324-M88</w:t>
            </w:r>
          </w:p>
        </w:tc>
        <w:tc>
          <w:tcPr>
            <w:tcW w:w="1641" w:type="pct"/>
            <w:tcBorders>
              <w:top w:val="outset" w:sz="6" w:space="0" w:color="auto"/>
              <w:left w:val="outset" w:sz="6" w:space="0" w:color="auto"/>
              <w:bottom w:val="outset" w:sz="6" w:space="0" w:color="auto"/>
              <w:right w:val="outset" w:sz="6" w:space="0" w:color="auto"/>
            </w:tcBorders>
            <w:hideMark/>
          </w:tcPr>
          <w:p w14:paraId="3622CC84" w14:textId="77777777" w:rsidR="00D45A8C" w:rsidRPr="00B620DB" w:rsidRDefault="00D45A8C" w:rsidP="00D45A8C">
            <w:pPr>
              <w:pStyle w:val="12TabHeadBody"/>
            </w:pPr>
            <w:bookmarkStart w:id="1039" w:name="csaa324"/>
            <w:bookmarkStart w:id="1040" w:name="a82738"/>
            <w:bookmarkEnd w:id="1039"/>
            <w:bookmarkEnd w:id="1040"/>
            <w:r w:rsidRPr="00B620DB">
              <w:rPr>
                <w:rStyle w:val="flts1"/>
              </w:rPr>
              <w:t>Clay Flue Liners</w:t>
            </w:r>
            <w:bookmarkStart w:id="1041" w:name="a82946"/>
            <w:bookmarkEnd w:id="1041"/>
          </w:p>
        </w:tc>
        <w:tc>
          <w:tcPr>
            <w:tcW w:w="1524" w:type="pct"/>
            <w:tcBorders>
              <w:top w:val="outset" w:sz="6" w:space="0" w:color="auto"/>
              <w:left w:val="outset" w:sz="6" w:space="0" w:color="auto"/>
              <w:bottom w:val="outset" w:sz="6" w:space="0" w:color="auto"/>
              <w:right w:val="outset" w:sz="6" w:space="0" w:color="auto"/>
            </w:tcBorders>
            <w:hideMark/>
          </w:tcPr>
          <w:p w14:paraId="700CB77F" w14:textId="77777777" w:rsidR="00D45A8C" w:rsidRPr="00B620DB" w:rsidRDefault="00135AFF" w:rsidP="00D45A8C">
            <w:pPr>
              <w:pStyle w:val="12TabHeadBody"/>
            </w:pPr>
            <w:hyperlink r:id="rId855" w:anchor="es002789" w:history="1">
              <w:r w:rsidR="00D45A8C" w:rsidRPr="00B620DB">
                <w:rPr>
                  <w:rStyle w:val="Hyperlink"/>
                  <w:color w:val="auto"/>
                  <w:szCs w:val="18"/>
                  <w:u w:val="none"/>
                </w:rPr>
                <w:t>9.21.3.3.(1)</w:t>
              </w:r>
            </w:hyperlink>
          </w:p>
        </w:tc>
      </w:tr>
      <w:tr w:rsidR="00D45A8C" w:rsidRPr="00B620DB" w14:paraId="55AC39E6" w14:textId="77777777" w:rsidTr="00752338">
        <w:trPr>
          <w:ins w:id="1042" w:author="Chase, Andy HOUS:EX" w:date="2023-07-20T16:12:00Z"/>
        </w:trPr>
        <w:tc>
          <w:tcPr>
            <w:tcW w:w="582" w:type="pct"/>
            <w:tcBorders>
              <w:top w:val="outset" w:sz="6" w:space="0" w:color="auto"/>
              <w:left w:val="outset" w:sz="6" w:space="0" w:color="auto"/>
              <w:bottom w:val="outset" w:sz="6" w:space="0" w:color="auto"/>
              <w:right w:val="outset" w:sz="6" w:space="0" w:color="auto"/>
            </w:tcBorders>
          </w:tcPr>
          <w:p w14:paraId="3CCE2A36" w14:textId="3B2DA63C" w:rsidR="00D45A8C" w:rsidRPr="00B620DB" w:rsidRDefault="00D45A8C" w:rsidP="00D45A8C">
            <w:pPr>
              <w:pStyle w:val="12TabHeadBody"/>
              <w:rPr>
                <w:ins w:id="1043" w:author="Chase, Andy HOUS:EX" w:date="2023-07-20T16:12:00Z"/>
                <w:rStyle w:val="flts1"/>
              </w:rPr>
            </w:pPr>
            <w:ins w:id="1044" w:author="Chase, Andy HOUS:EX" w:date="2023-07-20T16:12:00Z">
              <w:r>
                <w:rPr>
                  <w:rStyle w:val="flts1"/>
                </w:rPr>
                <w:t>CSA</w:t>
              </w:r>
            </w:ins>
          </w:p>
        </w:tc>
        <w:tc>
          <w:tcPr>
            <w:tcW w:w="1253" w:type="pct"/>
            <w:tcBorders>
              <w:top w:val="outset" w:sz="6" w:space="0" w:color="auto"/>
              <w:left w:val="outset" w:sz="6" w:space="0" w:color="auto"/>
              <w:bottom w:val="outset" w:sz="6" w:space="0" w:color="auto"/>
              <w:right w:val="outset" w:sz="6" w:space="0" w:color="auto"/>
            </w:tcBorders>
          </w:tcPr>
          <w:p w14:paraId="4C362392" w14:textId="476FF269" w:rsidR="00D45A8C" w:rsidRPr="00B620DB" w:rsidRDefault="00D45A8C" w:rsidP="00D45A8C">
            <w:pPr>
              <w:pStyle w:val="12TabHeadBody"/>
              <w:rPr>
                <w:ins w:id="1045" w:author="Chase, Andy HOUS:EX" w:date="2023-07-20T16:12:00Z"/>
                <w:rStyle w:val="flts1"/>
              </w:rPr>
            </w:pPr>
            <w:ins w:id="1046" w:author="Chase, Andy HOUS:EX" w:date="2023-07-20T16:12:00Z">
              <w:r>
                <w:rPr>
                  <w:rStyle w:val="flts1"/>
                </w:rPr>
                <w:t>C</w:t>
              </w:r>
            </w:ins>
            <w:ins w:id="1047" w:author="Chase, Andy HOUS:EX" w:date="2023-07-20T16:13:00Z">
              <w:r>
                <w:rPr>
                  <w:rStyle w:val="flts1"/>
                </w:rPr>
                <w:t>SA-A344.2-05</w:t>
              </w:r>
            </w:ins>
          </w:p>
        </w:tc>
        <w:tc>
          <w:tcPr>
            <w:tcW w:w="1641" w:type="pct"/>
            <w:tcBorders>
              <w:top w:val="outset" w:sz="6" w:space="0" w:color="auto"/>
              <w:left w:val="outset" w:sz="6" w:space="0" w:color="auto"/>
              <w:bottom w:val="outset" w:sz="6" w:space="0" w:color="auto"/>
              <w:right w:val="outset" w:sz="6" w:space="0" w:color="auto"/>
            </w:tcBorders>
          </w:tcPr>
          <w:p w14:paraId="53FF7C98" w14:textId="2AA609C9" w:rsidR="00D45A8C" w:rsidRPr="00B620DB" w:rsidRDefault="00D45A8C" w:rsidP="00D45A8C">
            <w:pPr>
              <w:pStyle w:val="12TabHeadBody"/>
              <w:rPr>
                <w:ins w:id="1048" w:author="Chase, Andy HOUS:EX" w:date="2023-07-20T16:12:00Z"/>
                <w:rStyle w:val="flts1"/>
              </w:rPr>
            </w:pPr>
            <w:ins w:id="1049" w:author="Chase, Andy HOUS:EX" w:date="2023-07-20T16:13:00Z">
              <w:r>
                <w:rPr>
                  <w:rStyle w:val="flts1"/>
                </w:rPr>
                <w:t>Standard for the design and construction of steel storage racks</w:t>
              </w:r>
            </w:ins>
          </w:p>
        </w:tc>
        <w:tc>
          <w:tcPr>
            <w:tcW w:w="1524" w:type="pct"/>
            <w:tcBorders>
              <w:top w:val="outset" w:sz="6" w:space="0" w:color="auto"/>
              <w:left w:val="outset" w:sz="6" w:space="0" w:color="auto"/>
              <w:bottom w:val="outset" w:sz="6" w:space="0" w:color="auto"/>
              <w:right w:val="outset" w:sz="6" w:space="0" w:color="auto"/>
            </w:tcBorders>
          </w:tcPr>
          <w:p w14:paraId="0B5BA3EC" w14:textId="3B887800" w:rsidR="00D45A8C" w:rsidRDefault="00D45A8C" w:rsidP="00D45A8C">
            <w:pPr>
              <w:pStyle w:val="12TabHeadBody"/>
              <w:rPr>
                <w:ins w:id="1050" w:author="Chase, Andy HOUS:EX" w:date="2023-07-20T16:12:00Z"/>
              </w:rPr>
            </w:pPr>
            <w:ins w:id="1051" w:author="Chase, Andy HOUS:EX" w:date="2023-07-20T16:13:00Z">
              <w:r>
                <w:t>4.1.8.18.</w:t>
              </w:r>
            </w:ins>
            <w:ins w:id="1052" w:author="Chase, Andy HOUS:EX" w:date="2023-07-20T16:44:00Z">
              <w:r>
                <w:t>(13)</w:t>
              </w:r>
            </w:ins>
          </w:p>
        </w:tc>
      </w:tr>
      <w:tr w:rsidR="00D45A8C" w:rsidRPr="00B620DB" w14:paraId="003022D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A4EB19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7FFF746" w14:textId="77777777" w:rsidR="00D45A8C" w:rsidRPr="00B620DB" w:rsidRDefault="00D45A8C" w:rsidP="00D45A8C">
            <w:pPr>
              <w:pStyle w:val="12TabHeadBody"/>
            </w:pPr>
            <w:r w:rsidRPr="00B620DB">
              <w:rPr>
                <w:rStyle w:val="flts1"/>
              </w:rPr>
              <w:t>CAN/CSA-A370:14</w:t>
            </w:r>
          </w:p>
        </w:tc>
        <w:tc>
          <w:tcPr>
            <w:tcW w:w="1641" w:type="pct"/>
            <w:tcBorders>
              <w:top w:val="outset" w:sz="6" w:space="0" w:color="auto"/>
              <w:left w:val="outset" w:sz="6" w:space="0" w:color="auto"/>
              <w:bottom w:val="outset" w:sz="6" w:space="0" w:color="auto"/>
              <w:right w:val="outset" w:sz="6" w:space="0" w:color="auto"/>
            </w:tcBorders>
            <w:hideMark/>
          </w:tcPr>
          <w:p w14:paraId="11BE1738" w14:textId="77777777" w:rsidR="00D45A8C" w:rsidRPr="00B620DB" w:rsidRDefault="00D45A8C" w:rsidP="00D45A8C">
            <w:pPr>
              <w:pStyle w:val="12TabHeadBody"/>
            </w:pPr>
            <w:bookmarkStart w:id="1053" w:name="csaa370"/>
            <w:bookmarkStart w:id="1054" w:name="a82965"/>
            <w:bookmarkEnd w:id="1053"/>
            <w:bookmarkEnd w:id="1054"/>
            <w:r w:rsidRPr="00B620DB">
              <w:rPr>
                <w:rStyle w:val="flts1"/>
              </w:rPr>
              <w:t>Connectors for masonry</w:t>
            </w:r>
            <w:bookmarkStart w:id="1055" w:name="a82967"/>
            <w:bookmarkEnd w:id="1055"/>
          </w:p>
        </w:tc>
        <w:tc>
          <w:tcPr>
            <w:tcW w:w="1524" w:type="pct"/>
            <w:tcBorders>
              <w:top w:val="outset" w:sz="6" w:space="0" w:color="auto"/>
              <w:left w:val="outset" w:sz="6" w:space="0" w:color="auto"/>
              <w:bottom w:val="outset" w:sz="6" w:space="0" w:color="auto"/>
              <w:right w:val="outset" w:sz="6" w:space="0" w:color="auto"/>
            </w:tcBorders>
            <w:hideMark/>
          </w:tcPr>
          <w:p w14:paraId="448D6A34" w14:textId="77777777" w:rsidR="00D45A8C" w:rsidRPr="00B620DB" w:rsidRDefault="00135AFF" w:rsidP="00D45A8C">
            <w:pPr>
              <w:pStyle w:val="12TabHeadBody"/>
            </w:pPr>
            <w:hyperlink r:id="rId856" w:anchor="en000316" w:history="1">
              <w:r w:rsidR="00D45A8C" w:rsidRPr="00B620DB">
                <w:rPr>
                  <w:rStyle w:val="Hyperlink"/>
                  <w:color w:val="auto"/>
                  <w:szCs w:val="18"/>
                  <w:u w:val="none"/>
                </w:rPr>
                <w:t>A-9.21.4.5.(2)</w:t>
              </w:r>
            </w:hyperlink>
          </w:p>
        </w:tc>
      </w:tr>
      <w:tr w:rsidR="00D45A8C" w:rsidRPr="00B620DB" w14:paraId="3484F81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1B52C5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E728263" w14:textId="77777777" w:rsidR="00D45A8C" w:rsidRPr="00B620DB" w:rsidRDefault="00D45A8C" w:rsidP="00D45A8C">
            <w:pPr>
              <w:pStyle w:val="12TabHeadBody"/>
            </w:pPr>
            <w:r w:rsidRPr="00B620DB">
              <w:rPr>
                <w:rStyle w:val="flts1"/>
              </w:rPr>
              <w:t>CAN/CSA-A371-14</w:t>
            </w:r>
          </w:p>
        </w:tc>
        <w:tc>
          <w:tcPr>
            <w:tcW w:w="1641" w:type="pct"/>
            <w:tcBorders>
              <w:top w:val="outset" w:sz="6" w:space="0" w:color="auto"/>
              <w:left w:val="outset" w:sz="6" w:space="0" w:color="auto"/>
              <w:bottom w:val="outset" w:sz="6" w:space="0" w:color="auto"/>
              <w:right w:val="outset" w:sz="6" w:space="0" w:color="auto"/>
            </w:tcBorders>
            <w:hideMark/>
          </w:tcPr>
          <w:p w14:paraId="7A00D917" w14:textId="77777777" w:rsidR="00D45A8C" w:rsidRPr="00B620DB" w:rsidRDefault="00D45A8C" w:rsidP="00D45A8C">
            <w:pPr>
              <w:pStyle w:val="12TabHeadBody"/>
            </w:pPr>
            <w:bookmarkStart w:id="1056" w:name="csaa371"/>
            <w:bookmarkStart w:id="1057" w:name="a82986"/>
            <w:bookmarkEnd w:id="1056"/>
            <w:bookmarkEnd w:id="1057"/>
            <w:r w:rsidRPr="00B620DB">
              <w:rPr>
                <w:rStyle w:val="flts1"/>
              </w:rPr>
              <w:t>Masonry Construction for Buildings</w:t>
            </w:r>
            <w:bookmarkStart w:id="1058" w:name="a82988"/>
            <w:bookmarkEnd w:id="1058"/>
          </w:p>
        </w:tc>
        <w:tc>
          <w:tcPr>
            <w:tcW w:w="1524" w:type="pct"/>
            <w:tcBorders>
              <w:top w:val="outset" w:sz="6" w:space="0" w:color="auto"/>
              <w:left w:val="outset" w:sz="6" w:space="0" w:color="auto"/>
              <w:bottom w:val="outset" w:sz="6" w:space="0" w:color="auto"/>
              <w:right w:val="outset" w:sz="6" w:space="0" w:color="auto"/>
            </w:tcBorders>
            <w:hideMark/>
          </w:tcPr>
          <w:p w14:paraId="0D95525A" w14:textId="77777777" w:rsidR="00D45A8C" w:rsidRPr="00B620DB" w:rsidRDefault="00135AFF" w:rsidP="00D45A8C">
            <w:pPr>
              <w:pStyle w:val="12TabHeadBody"/>
            </w:pPr>
            <w:hyperlink r:id="rId857" w:anchor="et001042" w:history="1">
              <w:r w:rsidR="00D45A8C" w:rsidRPr="00B620DB">
                <w:rPr>
                  <w:rStyle w:val="Hyperlink"/>
                  <w:color w:val="auto"/>
                  <w:szCs w:val="18"/>
                  <w:u w:val="none"/>
                </w:rPr>
                <w:t>Table</w:t>
              </w:r>
            </w:hyperlink>
            <w:hyperlink r:id="rId858" w:anchor="et001042" w:history="1">
              <w:r w:rsidR="00D45A8C" w:rsidRPr="00B620DB">
                <w:rPr>
                  <w:rStyle w:val="Hyperlink"/>
                  <w:color w:val="auto"/>
                  <w:u w:val="none"/>
                </w:rPr>
                <w:t> </w:t>
              </w:r>
            </w:hyperlink>
            <w:hyperlink r:id="rId859" w:anchor="et001042" w:history="1">
              <w:r w:rsidR="00D45A8C" w:rsidRPr="00B620DB">
                <w:rPr>
                  <w:rStyle w:val="Hyperlink"/>
                  <w:color w:val="auto"/>
                  <w:szCs w:val="18"/>
                  <w:u w:val="none"/>
                </w:rPr>
                <w:t>5.9.1.1.</w:t>
              </w:r>
            </w:hyperlink>
            <w:r w:rsidR="00D45A8C" w:rsidRPr="00B620DB">
              <w:br/>
            </w:r>
            <w:hyperlink r:id="rId860" w:anchor="es008328" w:history="1">
              <w:r w:rsidR="00D45A8C" w:rsidRPr="00B620DB">
                <w:rPr>
                  <w:rStyle w:val="Hyperlink"/>
                  <w:color w:val="auto"/>
                  <w:szCs w:val="18"/>
                  <w:u w:val="none"/>
                </w:rPr>
                <w:t>9.15.2.2.(3)</w:t>
              </w:r>
            </w:hyperlink>
            <w:r w:rsidR="00D45A8C" w:rsidRPr="00B620DB">
              <w:br/>
            </w:r>
            <w:hyperlink r:id="rId861" w:anchor="es008383" w:history="1">
              <w:r w:rsidR="00D45A8C" w:rsidRPr="00B620DB">
                <w:rPr>
                  <w:rStyle w:val="Hyperlink"/>
                  <w:color w:val="auto"/>
                  <w:szCs w:val="18"/>
                  <w:u w:val="none"/>
                </w:rPr>
                <w:t>9.20.3.2.(7)</w:t>
              </w:r>
            </w:hyperlink>
            <w:r w:rsidR="00D45A8C" w:rsidRPr="00B620DB">
              <w:br/>
            </w:r>
            <w:hyperlink r:id="rId862" w:anchor="es002769" w:history="1">
              <w:r w:rsidR="00D45A8C" w:rsidRPr="00B620DB">
                <w:rPr>
                  <w:rStyle w:val="Hyperlink"/>
                  <w:color w:val="auto"/>
                  <w:szCs w:val="18"/>
                  <w:u w:val="none"/>
                </w:rPr>
                <w:t>9.20.15.2.(1)</w:t>
              </w:r>
            </w:hyperlink>
          </w:p>
        </w:tc>
      </w:tr>
      <w:tr w:rsidR="00D45A8C" w:rsidRPr="00B620DB" w14:paraId="5D2EF83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2DBF4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20FE07C" w14:textId="77777777" w:rsidR="00D45A8C" w:rsidRPr="00B620DB" w:rsidRDefault="00D45A8C" w:rsidP="00D45A8C">
            <w:pPr>
              <w:pStyle w:val="12TabHeadBody"/>
            </w:pPr>
            <w:r w:rsidRPr="00B620DB">
              <w:rPr>
                <w:rStyle w:val="flts1"/>
              </w:rPr>
              <w:t>CAN/CSA-A405-M87</w:t>
            </w:r>
          </w:p>
        </w:tc>
        <w:tc>
          <w:tcPr>
            <w:tcW w:w="1641" w:type="pct"/>
            <w:tcBorders>
              <w:top w:val="outset" w:sz="6" w:space="0" w:color="auto"/>
              <w:left w:val="outset" w:sz="6" w:space="0" w:color="auto"/>
              <w:bottom w:val="outset" w:sz="6" w:space="0" w:color="auto"/>
              <w:right w:val="outset" w:sz="6" w:space="0" w:color="auto"/>
            </w:tcBorders>
            <w:hideMark/>
          </w:tcPr>
          <w:p w14:paraId="2623B8DC" w14:textId="77777777" w:rsidR="00D45A8C" w:rsidRPr="00B620DB" w:rsidRDefault="00D45A8C" w:rsidP="00D45A8C">
            <w:pPr>
              <w:pStyle w:val="12TabHeadBody"/>
            </w:pPr>
            <w:bookmarkStart w:id="1059" w:name="csaa405"/>
            <w:bookmarkStart w:id="1060" w:name="a83219"/>
            <w:bookmarkEnd w:id="1059"/>
            <w:bookmarkEnd w:id="1060"/>
            <w:r w:rsidRPr="00B620DB">
              <w:rPr>
                <w:rStyle w:val="flts1"/>
              </w:rPr>
              <w:t>Design and Construction of Masonry Chimneys and Fireplaces</w:t>
            </w:r>
            <w:bookmarkStart w:id="1061" w:name="a83221"/>
            <w:bookmarkEnd w:id="1061"/>
          </w:p>
        </w:tc>
        <w:tc>
          <w:tcPr>
            <w:tcW w:w="1524" w:type="pct"/>
            <w:tcBorders>
              <w:top w:val="outset" w:sz="6" w:space="0" w:color="auto"/>
              <w:left w:val="outset" w:sz="6" w:space="0" w:color="auto"/>
              <w:bottom w:val="outset" w:sz="6" w:space="0" w:color="auto"/>
              <w:right w:val="outset" w:sz="6" w:space="0" w:color="auto"/>
            </w:tcBorders>
            <w:hideMark/>
          </w:tcPr>
          <w:p w14:paraId="43779229" w14:textId="77777777" w:rsidR="00D45A8C" w:rsidRPr="00B620DB" w:rsidRDefault="00135AFF" w:rsidP="00D45A8C">
            <w:pPr>
              <w:pStyle w:val="12TabHeadBody"/>
            </w:pPr>
            <w:hyperlink r:id="rId863" w:anchor="es002793" w:history="1">
              <w:r w:rsidR="00D45A8C" w:rsidRPr="00B620DB">
                <w:rPr>
                  <w:rStyle w:val="Hyperlink"/>
                  <w:color w:val="auto"/>
                  <w:szCs w:val="18"/>
                  <w:u w:val="none"/>
                </w:rPr>
                <w:t>9.21.3.5.(1)</w:t>
              </w:r>
            </w:hyperlink>
            <w:r w:rsidR="00D45A8C" w:rsidRPr="00B620DB">
              <w:br/>
            </w:r>
            <w:hyperlink r:id="rId864" w:anchor="es002826" w:history="1">
              <w:r w:rsidR="00D45A8C" w:rsidRPr="00B620DB">
                <w:rPr>
                  <w:rStyle w:val="Hyperlink"/>
                  <w:color w:val="auto"/>
                  <w:szCs w:val="18"/>
                  <w:u w:val="none"/>
                </w:rPr>
                <w:t>9.22.1.4.(1)</w:t>
              </w:r>
            </w:hyperlink>
            <w:r w:rsidR="00D45A8C" w:rsidRPr="00B620DB">
              <w:br/>
            </w:r>
            <w:hyperlink r:id="rId865" w:anchor="es002838" w:history="1">
              <w:r w:rsidR="00D45A8C" w:rsidRPr="00B620DB">
                <w:rPr>
                  <w:rStyle w:val="Hyperlink"/>
                  <w:color w:val="auto"/>
                  <w:szCs w:val="18"/>
                  <w:u w:val="none"/>
                </w:rPr>
                <w:t>9.22.5.2.(2)</w:t>
              </w:r>
            </w:hyperlink>
          </w:p>
        </w:tc>
      </w:tr>
      <w:tr w:rsidR="00D45A8C" w:rsidRPr="00B620DB" w14:paraId="0E7E058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DF6826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4F6348A" w14:textId="77777777" w:rsidR="00D45A8C" w:rsidRPr="00B620DB" w:rsidRDefault="00D45A8C" w:rsidP="00D45A8C">
            <w:pPr>
              <w:pStyle w:val="12TabHeadBody"/>
            </w:pPr>
            <w:r w:rsidRPr="00B620DB">
              <w:rPr>
                <w:rStyle w:val="flts1"/>
              </w:rPr>
              <w:t>AAMA/WDMA/CSA 101/I.S.2/A440-17</w:t>
            </w:r>
          </w:p>
        </w:tc>
        <w:tc>
          <w:tcPr>
            <w:tcW w:w="1641" w:type="pct"/>
            <w:tcBorders>
              <w:top w:val="outset" w:sz="6" w:space="0" w:color="auto"/>
              <w:left w:val="outset" w:sz="6" w:space="0" w:color="auto"/>
              <w:bottom w:val="outset" w:sz="6" w:space="0" w:color="auto"/>
              <w:right w:val="outset" w:sz="6" w:space="0" w:color="auto"/>
            </w:tcBorders>
            <w:hideMark/>
          </w:tcPr>
          <w:p w14:paraId="144A5ABE" w14:textId="77777777" w:rsidR="00D45A8C" w:rsidRPr="00B620DB" w:rsidRDefault="00D45A8C" w:rsidP="00D45A8C">
            <w:pPr>
              <w:pStyle w:val="12TabHeadBody"/>
            </w:pPr>
            <w:bookmarkStart w:id="1062" w:name="csa101a440"/>
            <w:bookmarkStart w:id="1063" w:name="a83244"/>
            <w:bookmarkEnd w:id="1062"/>
            <w:bookmarkEnd w:id="1063"/>
            <w:r w:rsidRPr="00B620DB">
              <w:rPr>
                <w:rStyle w:val="flts1"/>
              </w:rPr>
              <w:t>North American Fenestration Standard/Specification for windows, doors, and skylights</w:t>
            </w:r>
            <w:bookmarkStart w:id="1064" w:name="a83246"/>
            <w:bookmarkEnd w:id="1064"/>
          </w:p>
        </w:tc>
        <w:tc>
          <w:tcPr>
            <w:tcW w:w="1524" w:type="pct"/>
            <w:tcBorders>
              <w:top w:val="outset" w:sz="6" w:space="0" w:color="auto"/>
              <w:left w:val="outset" w:sz="6" w:space="0" w:color="auto"/>
              <w:bottom w:val="outset" w:sz="6" w:space="0" w:color="auto"/>
              <w:right w:val="outset" w:sz="6" w:space="0" w:color="auto"/>
            </w:tcBorders>
            <w:hideMark/>
          </w:tcPr>
          <w:p w14:paraId="6022A6AE" w14:textId="6E39F899" w:rsidR="00D45A8C" w:rsidRPr="00494FCF" w:rsidRDefault="00135AFF" w:rsidP="00D45A8C">
            <w:pPr>
              <w:pStyle w:val="12TabHeadBody"/>
              <w:rPr>
                <w:ins w:id="1065" w:author="Dang, Tommy HOUS:EX" w:date="2023-05-17T10:54:00Z"/>
              </w:rPr>
            </w:pPr>
            <w:hyperlink r:id="rId866" w:anchor="es016160" w:history="1">
              <w:r w:rsidR="00D45A8C" w:rsidRPr="00494FCF">
                <w:rPr>
                  <w:rStyle w:val="Hyperlink"/>
                  <w:color w:val="auto"/>
                  <w:szCs w:val="18"/>
                  <w:u w:val="none"/>
                </w:rPr>
                <w:t>5.9.2.2.(1)</w:t>
              </w:r>
            </w:hyperlink>
            <w:r w:rsidR="00D45A8C" w:rsidRPr="00494FCF">
              <w:br/>
            </w:r>
            <w:hyperlink r:id="rId867" w:anchor="en000222" w:history="1">
              <w:r w:rsidR="00D45A8C" w:rsidRPr="00494FCF">
                <w:rPr>
                  <w:rStyle w:val="Hyperlink"/>
                  <w:color w:val="auto"/>
                  <w:szCs w:val="18"/>
                  <w:u w:val="none"/>
                </w:rPr>
                <w:t>A-5.3.1.2.</w:t>
              </w:r>
            </w:hyperlink>
            <w:r w:rsidR="00D45A8C" w:rsidRPr="00494FCF">
              <w:br/>
            </w:r>
            <w:hyperlink r:id="rId868" w:anchor="en000925" w:history="1">
              <w:r w:rsidR="00D45A8C" w:rsidRPr="00494FCF">
                <w:rPr>
                  <w:rStyle w:val="Hyperlink"/>
                  <w:color w:val="auto"/>
                  <w:szCs w:val="18"/>
                  <w:u w:val="none"/>
                </w:rPr>
                <w:t>A-5.9.2.3.(1)</w:t>
              </w:r>
            </w:hyperlink>
            <w:r w:rsidR="00D45A8C" w:rsidRPr="00494FCF">
              <w:br/>
            </w:r>
            <w:hyperlink r:id="rId869" w:anchor="en000927" w:history="1">
              <w:r w:rsidR="00D45A8C" w:rsidRPr="00494FCF">
                <w:rPr>
                  <w:rStyle w:val="Hyperlink"/>
                  <w:color w:val="auto"/>
                  <w:szCs w:val="18"/>
                  <w:u w:val="none"/>
                </w:rPr>
                <w:t>A-5.9.3.1.(1)</w:t>
              </w:r>
            </w:hyperlink>
            <w:r w:rsidR="00D45A8C" w:rsidRPr="00494FCF">
              <w:br/>
            </w:r>
            <w:ins w:id="1066" w:author="Dang, Tommy HOUS:EX" w:date="2023-05-17T10:53:00Z">
              <w:r w:rsidR="00D45A8C" w:rsidRPr="00494FCF">
                <w:t>9.7.4.3.(1)</w:t>
              </w:r>
            </w:ins>
          </w:p>
          <w:p w14:paraId="0387DEE1" w14:textId="1A6C9F67" w:rsidR="00D45A8C" w:rsidRPr="00B620DB" w:rsidRDefault="00D45A8C" w:rsidP="00D45A8C">
            <w:pPr>
              <w:pStyle w:val="12TabHeadBody"/>
            </w:pPr>
            <w:ins w:id="1067" w:author="Dang, Tommy HOUS:EX" w:date="2023-05-17T10:54:00Z">
              <w:r w:rsidRPr="00494FCF">
                <w:t>9.7.4.3.(2)</w:t>
              </w:r>
            </w:ins>
            <w:r w:rsidRPr="00494FCF">
              <w:br/>
            </w:r>
            <w:hyperlink r:id="rId870" w:anchor="es016283" w:history="1">
              <w:r w:rsidRPr="00494FCF">
                <w:rPr>
                  <w:rStyle w:val="Hyperlink"/>
                  <w:color w:val="auto"/>
                  <w:szCs w:val="18"/>
                  <w:u w:val="none"/>
                </w:rPr>
                <w:t>9.7.5.1.(1)</w:t>
              </w:r>
            </w:hyperlink>
            <w:r w:rsidRPr="00494FCF">
              <w:br/>
            </w:r>
            <w:hyperlink r:id="rId871" w:anchor="es001998" w:history="1">
              <w:r w:rsidRPr="00494FCF">
                <w:rPr>
                  <w:rStyle w:val="Hyperlink"/>
                  <w:color w:val="auto"/>
                  <w:szCs w:val="18"/>
                  <w:u w:val="none"/>
                </w:rPr>
                <w:t>9.7.5.3.(1)</w:t>
              </w:r>
            </w:hyperlink>
            <w:r w:rsidRPr="00494FCF">
              <w:br/>
            </w:r>
            <w:hyperlink r:id="rId872" w:anchor="es006911" w:history="1">
              <w:r w:rsidRPr="00494FCF">
                <w:rPr>
                  <w:rStyle w:val="Hyperlink"/>
                  <w:color w:val="auto"/>
                  <w:szCs w:val="18"/>
                  <w:u w:val="none"/>
                </w:rPr>
                <w:t>9.36.2.9.(3)</w:t>
              </w:r>
            </w:hyperlink>
            <w:r w:rsidRPr="00494FCF">
              <w:br/>
            </w:r>
            <w:hyperlink r:id="rId873" w:anchor="en001566" w:history="1">
              <w:r w:rsidRPr="00494FCF">
                <w:rPr>
                  <w:rStyle w:val="Hyperlink"/>
                  <w:color w:val="auto"/>
                  <w:szCs w:val="18"/>
                  <w:u w:val="none"/>
                </w:rPr>
                <w:t>A-9.7.4.2.(1)</w:t>
              </w:r>
            </w:hyperlink>
          </w:p>
        </w:tc>
      </w:tr>
      <w:tr w:rsidR="00D45A8C" w:rsidRPr="00B620DB" w14:paraId="68C78EF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3A6D0D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1A6251E" w14:textId="77777777" w:rsidR="00D45A8C" w:rsidRPr="00B620DB" w:rsidRDefault="00D45A8C" w:rsidP="00D45A8C">
            <w:pPr>
              <w:pStyle w:val="12TabHeadBody"/>
            </w:pPr>
            <w:r w:rsidRPr="00B620DB">
              <w:rPr>
                <w:rStyle w:val="flts1"/>
              </w:rPr>
              <w:t>A440S1:19</w:t>
            </w:r>
          </w:p>
        </w:tc>
        <w:tc>
          <w:tcPr>
            <w:tcW w:w="1641" w:type="pct"/>
            <w:tcBorders>
              <w:top w:val="outset" w:sz="6" w:space="0" w:color="auto"/>
              <w:left w:val="outset" w:sz="6" w:space="0" w:color="auto"/>
              <w:bottom w:val="outset" w:sz="6" w:space="0" w:color="auto"/>
              <w:right w:val="outset" w:sz="6" w:space="0" w:color="auto"/>
            </w:tcBorders>
            <w:hideMark/>
          </w:tcPr>
          <w:p w14:paraId="5DEAAA0B" w14:textId="77777777" w:rsidR="00D45A8C" w:rsidRPr="00B620DB" w:rsidRDefault="00D45A8C" w:rsidP="00D45A8C">
            <w:pPr>
              <w:pStyle w:val="12TabHeadBody"/>
            </w:pPr>
            <w:bookmarkStart w:id="1068" w:name="csaa440S1"/>
            <w:bookmarkStart w:id="1069" w:name="a83491"/>
            <w:bookmarkEnd w:id="1068"/>
            <w:bookmarkEnd w:id="1069"/>
            <w:r w:rsidRPr="00B620DB">
              <w:rPr>
                <w:rStyle w:val="flts1"/>
              </w:rPr>
              <w:t>Canadian Supplement to AAMA/WDMA/CSA 101/I.S.2/A440-17, North American Fenestration Standard/Specification for windows, doors, and skylights</w:t>
            </w:r>
            <w:bookmarkStart w:id="1070" w:name="a83493"/>
            <w:bookmarkEnd w:id="1070"/>
          </w:p>
        </w:tc>
        <w:tc>
          <w:tcPr>
            <w:tcW w:w="1524" w:type="pct"/>
            <w:tcBorders>
              <w:top w:val="outset" w:sz="6" w:space="0" w:color="auto"/>
              <w:left w:val="outset" w:sz="6" w:space="0" w:color="auto"/>
              <w:bottom w:val="outset" w:sz="6" w:space="0" w:color="auto"/>
              <w:right w:val="outset" w:sz="6" w:space="0" w:color="auto"/>
            </w:tcBorders>
            <w:hideMark/>
          </w:tcPr>
          <w:p w14:paraId="0E8A400B" w14:textId="77777777" w:rsidR="00D45A8C" w:rsidRPr="00B620DB" w:rsidRDefault="00135AFF" w:rsidP="00D45A8C">
            <w:pPr>
              <w:pStyle w:val="12TabHeadBody"/>
            </w:pPr>
            <w:hyperlink r:id="rId874" w:anchor="es016160" w:history="1">
              <w:r w:rsidR="00D45A8C" w:rsidRPr="00B620DB">
                <w:rPr>
                  <w:rStyle w:val="Hyperlink"/>
                  <w:color w:val="auto"/>
                  <w:szCs w:val="18"/>
                  <w:u w:val="none"/>
                </w:rPr>
                <w:t>5.9.2.2.(1)</w:t>
              </w:r>
            </w:hyperlink>
            <w:r w:rsidR="00D45A8C" w:rsidRPr="00B620DB">
              <w:br/>
            </w:r>
            <w:hyperlink r:id="rId875" w:anchor="es008835" w:history="1">
              <w:r w:rsidR="00D45A8C" w:rsidRPr="00B620DB">
                <w:rPr>
                  <w:rStyle w:val="Hyperlink"/>
                  <w:color w:val="auto"/>
                  <w:szCs w:val="18"/>
                  <w:u w:val="none"/>
                </w:rPr>
                <w:t>5.9.3.5.(3)</w:t>
              </w:r>
            </w:hyperlink>
            <w:r w:rsidR="00D45A8C" w:rsidRPr="00B620DB">
              <w:br/>
            </w:r>
            <w:hyperlink r:id="rId876" w:anchor="en001548" w:history="1">
              <w:r w:rsidR="00D45A8C" w:rsidRPr="00B620DB">
                <w:rPr>
                  <w:rStyle w:val="Hyperlink"/>
                  <w:color w:val="auto"/>
                  <w:szCs w:val="18"/>
                  <w:u w:val="none"/>
                </w:rPr>
                <w:t>A-5.9.2.2.</w:t>
              </w:r>
            </w:hyperlink>
            <w:r w:rsidR="00D45A8C" w:rsidRPr="00B620DB">
              <w:br/>
            </w:r>
            <w:hyperlink r:id="rId877" w:anchor="en000933" w:history="1">
              <w:r w:rsidR="00D45A8C" w:rsidRPr="00B620DB">
                <w:rPr>
                  <w:rStyle w:val="Hyperlink"/>
                  <w:color w:val="auto"/>
                  <w:szCs w:val="18"/>
                  <w:u w:val="none"/>
                </w:rPr>
                <w:t>A-5.9.3.5.(3)</w:t>
              </w:r>
            </w:hyperlink>
            <w:r w:rsidR="00D45A8C" w:rsidRPr="00B620DB">
              <w:br/>
            </w:r>
            <w:hyperlink r:id="rId878" w:anchor="es016279" w:history="1">
              <w:r w:rsidR="00D45A8C" w:rsidRPr="00B620DB">
                <w:rPr>
                  <w:rStyle w:val="Hyperlink"/>
                  <w:color w:val="auto"/>
                  <w:szCs w:val="18"/>
                  <w:u w:val="none"/>
                </w:rPr>
                <w:t>9.7.4.2.(1)</w:t>
              </w:r>
            </w:hyperlink>
            <w:r w:rsidR="00D45A8C" w:rsidRPr="00B620DB">
              <w:br/>
            </w:r>
            <w:hyperlink r:id="rId879" w:anchor="es006911" w:history="1">
              <w:r w:rsidR="00D45A8C" w:rsidRPr="00B620DB">
                <w:rPr>
                  <w:rStyle w:val="Hyperlink"/>
                  <w:color w:val="auto"/>
                  <w:szCs w:val="18"/>
                  <w:u w:val="none"/>
                </w:rPr>
                <w:t>9.36.2.9.(3)</w:t>
              </w:r>
            </w:hyperlink>
            <w:r w:rsidR="00D45A8C" w:rsidRPr="00B620DB">
              <w:br/>
            </w:r>
            <w:hyperlink r:id="rId880" w:anchor="en001566" w:history="1">
              <w:r w:rsidR="00D45A8C" w:rsidRPr="00B620DB">
                <w:rPr>
                  <w:rStyle w:val="Hyperlink"/>
                  <w:color w:val="auto"/>
                  <w:szCs w:val="18"/>
                  <w:u w:val="none"/>
                </w:rPr>
                <w:t>A-9.7.4.2.(1)</w:t>
              </w:r>
            </w:hyperlink>
          </w:p>
        </w:tc>
      </w:tr>
      <w:tr w:rsidR="00D45A8C" w:rsidRPr="00B620DB" w14:paraId="642B4F1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AC51ABC"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69F7930" w14:textId="77777777" w:rsidR="00D45A8C" w:rsidRPr="00B620DB" w:rsidRDefault="00D45A8C" w:rsidP="00D45A8C">
            <w:pPr>
              <w:pStyle w:val="12TabHeadBody"/>
            </w:pPr>
            <w:r w:rsidRPr="00B620DB">
              <w:rPr>
                <w:rStyle w:val="flts1"/>
              </w:rPr>
              <w:t>A440.2:19/A440.3:19</w:t>
            </w:r>
          </w:p>
        </w:tc>
        <w:tc>
          <w:tcPr>
            <w:tcW w:w="1641" w:type="pct"/>
            <w:tcBorders>
              <w:top w:val="outset" w:sz="6" w:space="0" w:color="auto"/>
              <w:left w:val="outset" w:sz="6" w:space="0" w:color="auto"/>
              <w:bottom w:val="outset" w:sz="6" w:space="0" w:color="auto"/>
              <w:right w:val="outset" w:sz="6" w:space="0" w:color="auto"/>
            </w:tcBorders>
            <w:hideMark/>
          </w:tcPr>
          <w:p w14:paraId="2EF8E694" w14:textId="77777777" w:rsidR="00D45A8C" w:rsidRPr="00B620DB" w:rsidRDefault="00D45A8C" w:rsidP="00D45A8C">
            <w:pPr>
              <w:pStyle w:val="12TabHeadBody"/>
            </w:pPr>
            <w:bookmarkStart w:id="1071" w:name="csaa440.2a440.3"/>
            <w:bookmarkStart w:id="1072" w:name="a83730"/>
            <w:bookmarkEnd w:id="1071"/>
            <w:bookmarkEnd w:id="1072"/>
            <w:r w:rsidRPr="00B620DB">
              <w:rPr>
                <w:rStyle w:val="flts1"/>
              </w:rPr>
              <w:t>Fenestration energy performance/User guide to CSA A440.2:19, Fenestration energy performance</w:t>
            </w:r>
            <w:bookmarkStart w:id="1073" w:name="a83732"/>
            <w:bookmarkEnd w:id="1073"/>
          </w:p>
        </w:tc>
        <w:tc>
          <w:tcPr>
            <w:tcW w:w="1524" w:type="pct"/>
            <w:tcBorders>
              <w:top w:val="outset" w:sz="6" w:space="0" w:color="auto"/>
              <w:left w:val="outset" w:sz="6" w:space="0" w:color="auto"/>
              <w:bottom w:val="outset" w:sz="6" w:space="0" w:color="auto"/>
              <w:right w:val="outset" w:sz="6" w:space="0" w:color="auto"/>
            </w:tcBorders>
            <w:hideMark/>
          </w:tcPr>
          <w:p w14:paraId="1DB281D3" w14:textId="77777777" w:rsidR="00D45A8C" w:rsidRPr="00B620DB" w:rsidRDefault="00135AFF" w:rsidP="00D45A8C">
            <w:pPr>
              <w:pStyle w:val="12TabHeadBody"/>
            </w:pPr>
            <w:hyperlink r:id="rId881" w:anchor="et001225" w:history="1">
              <w:r w:rsidR="00D45A8C" w:rsidRPr="00B620DB">
                <w:rPr>
                  <w:rStyle w:val="Hyperlink"/>
                  <w:color w:val="auto"/>
                  <w:szCs w:val="18"/>
                  <w:u w:val="none"/>
                </w:rPr>
                <w:t>Table</w:t>
              </w:r>
            </w:hyperlink>
            <w:hyperlink r:id="rId882" w:anchor="et001225" w:history="1">
              <w:r w:rsidR="00D45A8C" w:rsidRPr="00B620DB">
                <w:rPr>
                  <w:rStyle w:val="Hyperlink"/>
                  <w:color w:val="auto"/>
                  <w:u w:val="none"/>
                </w:rPr>
                <w:t> </w:t>
              </w:r>
            </w:hyperlink>
            <w:hyperlink r:id="rId883" w:anchor="et001225" w:history="1">
              <w:r w:rsidR="00D45A8C" w:rsidRPr="00B620DB">
                <w:rPr>
                  <w:rStyle w:val="Hyperlink"/>
                  <w:color w:val="auto"/>
                  <w:szCs w:val="18"/>
                  <w:u w:val="none"/>
                </w:rPr>
                <w:t>9.7.3.3.</w:t>
              </w:r>
            </w:hyperlink>
            <w:r w:rsidR="00D45A8C" w:rsidRPr="00B620DB">
              <w:br/>
            </w:r>
            <w:hyperlink r:id="rId884" w:anchor="es006874" w:history="1">
              <w:r w:rsidR="00D45A8C" w:rsidRPr="00B620DB">
                <w:rPr>
                  <w:rStyle w:val="Hyperlink"/>
                  <w:color w:val="auto"/>
                  <w:szCs w:val="18"/>
                  <w:u w:val="none"/>
                </w:rPr>
                <w:t>9.36.2.2.(3)</w:t>
              </w:r>
            </w:hyperlink>
            <w:r w:rsidR="00D45A8C" w:rsidRPr="00B620DB">
              <w:br/>
            </w:r>
            <w:hyperlink r:id="rId885" w:anchor="en001787" w:history="1">
              <w:r w:rsidR="00D45A8C" w:rsidRPr="00B620DB">
                <w:rPr>
                  <w:rStyle w:val="Hyperlink"/>
                  <w:color w:val="auto"/>
                  <w:szCs w:val="18"/>
                  <w:u w:val="none"/>
                </w:rPr>
                <w:t>A-Table 9.36.2.7.-A</w:t>
              </w:r>
            </w:hyperlink>
          </w:p>
        </w:tc>
      </w:tr>
      <w:tr w:rsidR="00D45A8C" w:rsidRPr="00B620DB" w14:paraId="7BF26B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873F70"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1B998A1A" w14:textId="77777777" w:rsidR="00D45A8C" w:rsidRPr="00B620DB" w:rsidRDefault="00D45A8C" w:rsidP="00D45A8C">
            <w:pPr>
              <w:pStyle w:val="12TabHeadBody"/>
            </w:pPr>
            <w:r w:rsidRPr="00B620DB">
              <w:rPr>
                <w:rStyle w:val="flts1"/>
              </w:rPr>
              <w:t>A440.2:19</w:t>
            </w:r>
          </w:p>
        </w:tc>
        <w:tc>
          <w:tcPr>
            <w:tcW w:w="1641" w:type="pct"/>
            <w:tcBorders>
              <w:top w:val="outset" w:sz="6" w:space="0" w:color="auto"/>
              <w:left w:val="outset" w:sz="6" w:space="0" w:color="auto"/>
              <w:bottom w:val="outset" w:sz="6" w:space="0" w:color="auto"/>
              <w:right w:val="outset" w:sz="6" w:space="0" w:color="auto"/>
            </w:tcBorders>
            <w:hideMark/>
          </w:tcPr>
          <w:p w14:paraId="6C53B5D3" w14:textId="77777777" w:rsidR="00D45A8C" w:rsidRPr="00B620DB" w:rsidRDefault="00D45A8C" w:rsidP="00D45A8C">
            <w:pPr>
              <w:pStyle w:val="12TabHeadBody"/>
            </w:pPr>
            <w:bookmarkStart w:id="1074" w:name="csaa440.2"/>
            <w:bookmarkStart w:id="1075" w:name="a83755"/>
            <w:bookmarkEnd w:id="1074"/>
            <w:bookmarkEnd w:id="1075"/>
            <w:r w:rsidRPr="00B620DB">
              <w:rPr>
                <w:rStyle w:val="flts1"/>
              </w:rPr>
              <w:t>Fenestration energy performance</w:t>
            </w:r>
            <w:bookmarkStart w:id="1076" w:name="a83757"/>
            <w:bookmarkEnd w:id="1076"/>
          </w:p>
        </w:tc>
        <w:tc>
          <w:tcPr>
            <w:tcW w:w="1524" w:type="pct"/>
            <w:tcBorders>
              <w:top w:val="outset" w:sz="6" w:space="0" w:color="auto"/>
              <w:left w:val="outset" w:sz="6" w:space="0" w:color="auto"/>
              <w:bottom w:val="outset" w:sz="6" w:space="0" w:color="auto"/>
              <w:right w:val="outset" w:sz="6" w:space="0" w:color="auto"/>
            </w:tcBorders>
            <w:hideMark/>
          </w:tcPr>
          <w:p w14:paraId="62734A33" w14:textId="77777777" w:rsidR="00D45A8C" w:rsidRPr="00B620DB" w:rsidRDefault="00135AFF" w:rsidP="00D45A8C">
            <w:pPr>
              <w:pStyle w:val="12TabHeadBody"/>
            </w:pPr>
            <w:hyperlink r:id="rId886" w:anchor="en000222" w:history="1">
              <w:r w:rsidR="00D45A8C" w:rsidRPr="00B620DB">
                <w:rPr>
                  <w:rStyle w:val="Hyperlink"/>
                  <w:color w:val="auto"/>
                  <w:szCs w:val="18"/>
                  <w:u w:val="none"/>
                </w:rPr>
                <w:t>A-5.3.1.2.</w:t>
              </w:r>
            </w:hyperlink>
            <w:r w:rsidR="00D45A8C" w:rsidRPr="00B620DB">
              <w:br/>
            </w:r>
            <w:hyperlink r:id="rId887" w:anchor="en000929" w:history="1">
              <w:r w:rsidR="00D45A8C" w:rsidRPr="00B620DB">
                <w:rPr>
                  <w:rStyle w:val="Hyperlink"/>
                  <w:color w:val="auto"/>
                  <w:szCs w:val="18"/>
                  <w:u w:val="none"/>
                </w:rPr>
                <w:t>A-5.9.3.3.(1)</w:t>
              </w:r>
            </w:hyperlink>
            <w:r w:rsidR="00D45A8C" w:rsidRPr="00B620DB">
              <w:br/>
            </w:r>
            <w:hyperlink r:id="rId888" w:anchor="et000499" w:history="1">
              <w:r w:rsidR="00D45A8C" w:rsidRPr="00B620DB">
                <w:rPr>
                  <w:rStyle w:val="Hyperlink"/>
                  <w:color w:val="auto"/>
                  <w:szCs w:val="18"/>
                  <w:u w:val="none"/>
                </w:rPr>
                <w:t>Table</w:t>
              </w:r>
            </w:hyperlink>
            <w:hyperlink r:id="rId889" w:anchor="et000499" w:history="1">
              <w:r w:rsidR="00D45A8C" w:rsidRPr="00B620DB">
                <w:rPr>
                  <w:rStyle w:val="Hyperlink"/>
                  <w:color w:val="auto"/>
                  <w:u w:val="none"/>
                </w:rPr>
                <w:t> </w:t>
              </w:r>
            </w:hyperlink>
            <w:hyperlink r:id="rId890" w:anchor="et000499" w:history="1">
              <w:r w:rsidR="00D45A8C" w:rsidRPr="00B620DB">
                <w:rPr>
                  <w:rStyle w:val="Hyperlink"/>
                  <w:color w:val="auto"/>
                  <w:szCs w:val="18"/>
                  <w:u w:val="none"/>
                </w:rPr>
                <w:t>9.36.8.6.</w:t>
              </w:r>
            </w:hyperlink>
            <w:r w:rsidR="00D45A8C" w:rsidRPr="00B620DB">
              <w:br/>
            </w:r>
            <w:hyperlink r:id="rId891" w:anchor="en001566" w:history="1">
              <w:r w:rsidR="00D45A8C" w:rsidRPr="00B620DB">
                <w:rPr>
                  <w:rStyle w:val="Hyperlink"/>
                  <w:color w:val="auto"/>
                  <w:szCs w:val="18"/>
                  <w:u w:val="none"/>
                </w:rPr>
                <w:t>A-9.7.4.2.(1)</w:t>
              </w:r>
            </w:hyperlink>
          </w:p>
        </w:tc>
      </w:tr>
      <w:tr w:rsidR="00D45A8C" w:rsidRPr="00B620DB" w14:paraId="7CB88E3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E1CB42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E387C35" w14:textId="77777777" w:rsidR="00D45A8C" w:rsidRPr="00B620DB" w:rsidRDefault="00D45A8C" w:rsidP="00D45A8C">
            <w:pPr>
              <w:pStyle w:val="12TabHeadBody"/>
            </w:pPr>
            <w:r w:rsidRPr="00B620DB">
              <w:rPr>
                <w:rStyle w:val="flts1"/>
              </w:rPr>
              <w:t>A440.3:19</w:t>
            </w:r>
          </w:p>
        </w:tc>
        <w:tc>
          <w:tcPr>
            <w:tcW w:w="1641" w:type="pct"/>
            <w:tcBorders>
              <w:top w:val="outset" w:sz="6" w:space="0" w:color="auto"/>
              <w:left w:val="outset" w:sz="6" w:space="0" w:color="auto"/>
              <w:bottom w:val="outset" w:sz="6" w:space="0" w:color="auto"/>
              <w:right w:val="outset" w:sz="6" w:space="0" w:color="auto"/>
            </w:tcBorders>
            <w:hideMark/>
          </w:tcPr>
          <w:p w14:paraId="6801EBFF" w14:textId="77777777" w:rsidR="00D45A8C" w:rsidRPr="00B620DB" w:rsidRDefault="00D45A8C" w:rsidP="00D45A8C">
            <w:pPr>
              <w:pStyle w:val="12TabHeadBody"/>
            </w:pPr>
            <w:bookmarkStart w:id="1077" w:name="csaa440.3"/>
            <w:bookmarkStart w:id="1078" w:name="a83988"/>
            <w:bookmarkEnd w:id="1077"/>
            <w:bookmarkEnd w:id="1078"/>
            <w:r w:rsidRPr="00B620DB">
              <w:rPr>
                <w:rStyle w:val="flts1"/>
              </w:rPr>
              <w:t>User guide to CSA A440.2:19, Fenestration energy performance</w:t>
            </w:r>
            <w:bookmarkStart w:id="1079" w:name="a83990"/>
            <w:bookmarkEnd w:id="1079"/>
          </w:p>
        </w:tc>
        <w:tc>
          <w:tcPr>
            <w:tcW w:w="1524" w:type="pct"/>
            <w:tcBorders>
              <w:top w:val="outset" w:sz="6" w:space="0" w:color="auto"/>
              <w:left w:val="outset" w:sz="6" w:space="0" w:color="auto"/>
              <w:bottom w:val="outset" w:sz="6" w:space="0" w:color="auto"/>
              <w:right w:val="outset" w:sz="6" w:space="0" w:color="auto"/>
            </w:tcBorders>
            <w:hideMark/>
          </w:tcPr>
          <w:p w14:paraId="2CC7814F" w14:textId="77777777" w:rsidR="00D45A8C" w:rsidRPr="00B620DB" w:rsidRDefault="00135AFF" w:rsidP="00D45A8C">
            <w:pPr>
              <w:pStyle w:val="12TabHeadBody"/>
            </w:pPr>
            <w:hyperlink r:id="rId892" w:anchor="en000222" w:history="1">
              <w:r w:rsidR="00D45A8C" w:rsidRPr="00B620DB">
                <w:rPr>
                  <w:rStyle w:val="Hyperlink"/>
                  <w:color w:val="auto"/>
                  <w:szCs w:val="18"/>
                  <w:u w:val="none"/>
                </w:rPr>
                <w:t>A-5.3.1.2.</w:t>
              </w:r>
            </w:hyperlink>
          </w:p>
        </w:tc>
      </w:tr>
      <w:tr w:rsidR="00D45A8C" w:rsidRPr="00B620DB" w14:paraId="28D9002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F3497A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FAA4951" w14:textId="77777777" w:rsidR="00D45A8C" w:rsidRPr="00B620DB" w:rsidRDefault="00D45A8C" w:rsidP="00D45A8C">
            <w:pPr>
              <w:pStyle w:val="12TabHeadBody"/>
            </w:pPr>
            <w:r w:rsidRPr="00B620DB">
              <w:rPr>
                <w:rStyle w:val="flts1"/>
              </w:rPr>
              <w:t>A440.4:19</w:t>
            </w:r>
          </w:p>
        </w:tc>
        <w:tc>
          <w:tcPr>
            <w:tcW w:w="1641" w:type="pct"/>
            <w:tcBorders>
              <w:top w:val="outset" w:sz="6" w:space="0" w:color="auto"/>
              <w:left w:val="outset" w:sz="6" w:space="0" w:color="auto"/>
              <w:bottom w:val="outset" w:sz="6" w:space="0" w:color="auto"/>
              <w:right w:val="outset" w:sz="6" w:space="0" w:color="auto"/>
            </w:tcBorders>
            <w:hideMark/>
          </w:tcPr>
          <w:p w14:paraId="32CB80FE" w14:textId="77777777" w:rsidR="00D45A8C" w:rsidRPr="00B620DB" w:rsidRDefault="00D45A8C" w:rsidP="00D45A8C">
            <w:pPr>
              <w:pStyle w:val="12TabHeadBody"/>
            </w:pPr>
            <w:bookmarkStart w:id="1080" w:name="csaa440.4"/>
            <w:bookmarkStart w:id="1081" w:name="a84009"/>
            <w:bookmarkEnd w:id="1080"/>
            <w:bookmarkEnd w:id="1081"/>
            <w:r w:rsidRPr="00B620DB">
              <w:rPr>
                <w:rStyle w:val="flts1"/>
              </w:rPr>
              <w:t>Window, door, and skylight installation</w:t>
            </w:r>
            <w:bookmarkStart w:id="1082" w:name="a84011"/>
            <w:bookmarkEnd w:id="1082"/>
          </w:p>
        </w:tc>
        <w:tc>
          <w:tcPr>
            <w:tcW w:w="1524" w:type="pct"/>
            <w:tcBorders>
              <w:top w:val="outset" w:sz="6" w:space="0" w:color="auto"/>
              <w:left w:val="outset" w:sz="6" w:space="0" w:color="auto"/>
              <w:bottom w:val="outset" w:sz="6" w:space="0" w:color="auto"/>
              <w:right w:val="outset" w:sz="6" w:space="0" w:color="auto"/>
            </w:tcBorders>
            <w:hideMark/>
          </w:tcPr>
          <w:p w14:paraId="44205E93" w14:textId="6F9295D0" w:rsidR="00D45A8C" w:rsidRPr="00B620DB" w:rsidRDefault="00135AFF" w:rsidP="00D45A8C">
            <w:pPr>
              <w:pStyle w:val="12TabHeadBody"/>
            </w:pPr>
            <w:hyperlink r:id="rId893" w:anchor="en000925" w:history="1">
              <w:r w:rsidR="00D45A8C" w:rsidRPr="00B620DB">
                <w:rPr>
                  <w:rStyle w:val="Hyperlink"/>
                  <w:color w:val="auto"/>
                  <w:szCs w:val="18"/>
                  <w:u w:val="none"/>
                </w:rPr>
                <w:t>A-5.9.2.3.(1)</w:t>
              </w:r>
            </w:hyperlink>
            <w:r w:rsidR="00D45A8C" w:rsidRPr="00B620DB">
              <w:br/>
            </w:r>
          </w:p>
        </w:tc>
      </w:tr>
      <w:tr w:rsidR="00D45A8C" w:rsidRPr="00B620DB" w14:paraId="5BCA5D4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E6937C"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3B4B6F1" w14:textId="77777777" w:rsidR="00D45A8C" w:rsidRPr="00B620DB" w:rsidRDefault="00D45A8C" w:rsidP="00D45A8C">
            <w:pPr>
              <w:pStyle w:val="12TabHeadBody"/>
            </w:pPr>
            <w:r w:rsidRPr="00B620DB">
              <w:rPr>
                <w:rStyle w:val="flts1"/>
              </w:rPr>
              <w:t>A660-10</w:t>
            </w:r>
          </w:p>
        </w:tc>
        <w:tc>
          <w:tcPr>
            <w:tcW w:w="1641" w:type="pct"/>
            <w:tcBorders>
              <w:top w:val="outset" w:sz="6" w:space="0" w:color="auto"/>
              <w:left w:val="outset" w:sz="6" w:space="0" w:color="auto"/>
              <w:bottom w:val="outset" w:sz="6" w:space="0" w:color="auto"/>
              <w:right w:val="outset" w:sz="6" w:space="0" w:color="auto"/>
            </w:tcBorders>
            <w:hideMark/>
          </w:tcPr>
          <w:p w14:paraId="56DB0C8C" w14:textId="77777777" w:rsidR="00D45A8C" w:rsidRPr="00B620DB" w:rsidRDefault="00D45A8C" w:rsidP="00D45A8C">
            <w:pPr>
              <w:pStyle w:val="12TabHeadBody"/>
            </w:pPr>
            <w:bookmarkStart w:id="1083" w:name="csaa660"/>
            <w:bookmarkStart w:id="1084" w:name="a84240"/>
            <w:bookmarkEnd w:id="1083"/>
            <w:bookmarkEnd w:id="1084"/>
            <w:r w:rsidRPr="00B620DB">
              <w:rPr>
                <w:rStyle w:val="flts1"/>
              </w:rPr>
              <w:t>Certification of manufacturers of steel building systems</w:t>
            </w:r>
            <w:bookmarkStart w:id="1085" w:name="a84242"/>
            <w:bookmarkEnd w:id="1085"/>
          </w:p>
        </w:tc>
        <w:tc>
          <w:tcPr>
            <w:tcW w:w="1524" w:type="pct"/>
            <w:tcBorders>
              <w:top w:val="outset" w:sz="6" w:space="0" w:color="auto"/>
              <w:left w:val="outset" w:sz="6" w:space="0" w:color="auto"/>
              <w:bottom w:val="outset" w:sz="6" w:space="0" w:color="auto"/>
              <w:right w:val="outset" w:sz="6" w:space="0" w:color="auto"/>
            </w:tcBorders>
            <w:hideMark/>
          </w:tcPr>
          <w:p w14:paraId="2C7D3E43" w14:textId="77777777" w:rsidR="00D45A8C" w:rsidRPr="00B620DB" w:rsidRDefault="00135AFF" w:rsidP="00D45A8C">
            <w:pPr>
              <w:pStyle w:val="12TabHeadBody"/>
            </w:pPr>
            <w:hyperlink r:id="rId894" w:anchor="es007977" w:history="1">
              <w:r w:rsidR="00D45A8C" w:rsidRPr="00B620DB">
                <w:rPr>
                  <w:rStyle w:val="Hyperlink"/>
                  <w:color w:val="auto"/>
                  <w:szCs w:val="18"/>
                  <w:u w:val="none"/>
                </w:rPr>
                <w:t>4.3.4.3.(1)</w:t>
              </w:r>
            </w:hyperlink>
          </w:p>
        </w:tc>
      </w:tr>
      <w:tr w:rsidR="00D45A8C" w:rsidRPr="00B620DB" w14:paraId="208F7F9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69CEA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F28BBCC" w14:textId="77777777" w:rsidR="00D45A8C" w:rsidRPr="00B620DB" w:rsidRDefault="00D45A8C" w:rsidP="00D45A8C">
            <w:pPr>
              <w:pStyle w:val="12TabHeadBody"/>
            </w:pPr>
            <w:r w:rsidRPr="00B620DB">
              <w:rPr>
                <w:rStyle w:val="flts1"/>
              </w:rPr>
              <w:t>A3001-18</w:t>
            </w:r>
          </w:p>
        </w:tc>
        <w:tc>
          <w:tcPr>
            <w:tcW w:w="1641" w:type="pct"/>
            <w:tcBorders>
              <w:top w:val="outset" w:sz="6" w:space="0" w:color="auto"/>
              <w:left w:val="outset" w:sz="6" w:space="0" w:color="auto"/>
              <w:bottom w:val="outset" w:sz="6" w:space="0" w:color="auto"/>
              <w:right w:val="outset" w:sz="6" w:space="0" w:color="auto"/>
            </w:tcBorders>
            <w:hideMark/>
          </w:tcPr>
          <w:p w14:paraId="38B95BB3" w14:textId="77777777" w:rsidR="00D45A8C" w:rsidRPr="00B620DB" w:rsidRDefault="00D45A8C" w:rsidP="00D45A8C">
            <w:pPr>
              <w:pStyle w:val="12TabHeadBody"/>
            </w:pPr>
            <w:bookmarkStart w:id="1086" w:name="csaa3001"/>
            <w:bookmarkStart w:id="1087" w:name="a84261"/>
            <w:bookmarkEnd w:id="1086"/>
            <w:bookmarkEnd w:id="1087"/>
            <w:r w:rsidRPr="00B620DB">
              <w:rPr>
                <w:rStyle w:val="flts1"/>
              </w:rPr>
              <w:t>Cementitious Materials for Use in Concrete</w:t>
            </w:r>
            <w:bookmarkStart w:id="1088" w:name="a84263"/>
            <w:bookmarkEnd w:id="1088"/>
          </w:p>
        </w:tc>
        <w:tc>
          <w:tcPr>
            <w:tcW w:w="1524" w:type="pct"/>
            <w:tcBorders>
              <w:top w:val="outset" w:sz="6" w:space="0" w:color="auto"/>
              <w:left w:val="outset" w:sz="6" w:space="0" w:color="auto"/>
              <w:bottom w:val="outset" w:sz="6" w:space="0" w:color="auto"/>
              <w:right w:val="outset" w:sz="6" w:space="0" w:color="auto"/>
            </w:tcBorders>
            <w:hideMark/>
          </w:tcPr>
          <w:p w14:paraId="39FFACA8" w14:textId="77777777" w:rsidR="00D45A8C" w:rsidRPr="00B620DB" w:rsidRDefault="00135AFF" w:rsidP="00D45A8C">
            <w:pPr>
              <w:pStyle w:val="12TabHeadBody"/>
            </w:pPr>
            <w:hyperlink r:id="rId895" w:anchor="et001042" w:history="1">
              <w:r w:rsidR="00D45A8C" w:rsidRPr="00B620DB">
                <w:rPr>
                  <w:rStyle w:val="Hyperlink"/>
                  <w:color w:val="auto"/>
                  <w:szCs w:val="18"/>
                  <w:u w:val="none"/>
                </w:rPr>
                <w:t>Table</w:t>
              </w:r>
            </w:hyperlink>
            <w:hyperlink r:id="rId896" w:anchor="et001042" w:history="1">
              <w:r w:rsidR="00D45A8C" w:rsidRPr="00B620DB">
                <w:rPr>
                  <w:rStyle w:val="Hyperlink"/>
                  <w:color w:val="auto"/>
                  <w:u w:val="none"/>
                </w:rPr>
                <w:t> </w:t>
              </w:r>
            </w:hyperlink>
            <w:hyperlink r:id="rId897" w:anchor="et001042" w:history="1">
              <w:r w:rsidR="00D45A8C" w:rsidRPr="00B620DB">
                <w:rPr>
                  <w:rStyle w:val="Hyperlink"/>
                  <w:color w:val="auto"/>
                  <w:szCs w:val="18"/>
                  <w:u w:val="none"/>
                </w:rPr>
                <w:t>5.9.1.1.</w:t>
              </w:r>
            </w:hyperlink>
            <w:r w:rsidR="00D45A8C" w:rsidRPr="00B620DB">
              <w:br/>
            </w:r>
            <w:hyperlink r:id="rId898" w:anchor="es001890" w:history="1">
              <w:r w:rsidR="00D45A8C" w:rsidRPr="00B620DB">
                <w:rPr>
                  <w:rStyle w:val="Hyperlink"/>
                  <w:color w:val="auto"/>
                  <w:szCs w:val="18"/>
                  <w:u w:val="none"/>
                </w:rPr>
                <w:t>9.3.1.2.(1)</w:t>
              </w:r>
            </w:hyperlink>
            <w:r w:rsidR="00D45A8C" w:rsidRPr="00B620DB">
              <w:br/>
            </w:r>
            <w:hyperlink r:id="rId899" w:anchor="es003344" w:history="1">
              <w:r w:rsidR="00D45A8C" w:rsidRPr="00B620DB">
                <w:rPr>
                  <w:rStyle w:val="Hyperlink"/>
                  <w:color w:val="auto"/>
                  <w:szCs w:val="18"/>
                  <w:u w:val="none"/>
                </w:rPr>
                <w:t>9.28.2.1.(1)</w:t>
              </w:r>
            </w:hyperlink>
          </w:p>
        </w:tc>
      </w:tr>
      <w:tr w:rsidR="00D45A8C" w:rsidRPr="00B620DB" w14:paraId="0752619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C1DFC6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567BDC6" w14:textId="77777777" w:rsidR="00D45A8C" w:rsidRPr="00B620DB" w:rsidRDefault="00D45A8C" w:rsidP="00D45A8C">
            <w:pPr>
              <w:pStyle w:val="12TabHeadBody"/>
            </w:pPr>
            <w:r w:rsidRPr="00B620DB">
              <w:rPr>
                <w:rStyle w:val="flts1"/>
              </w:rPr>
              <w:t>B51:19</w:t>
            </w:r>
          </w:p>
        </w:tc>
        <w:tc>
          <w:tcPr>
            <w:tcW w:w="1641" w:type="pct"/>
            <w:tcBorders>
              <w:top w:val="outset" w:sz="6" w:space="0" w:color="auto"/>
              <w:left w:val="outset" w:sz="6" w:space="0" w:color="auto"/>
              <w:bottom w:val="outset" w:sz="6" w:space="0" w:color="auto"/>
              <w:right w:val="outset" w:sz="6" w:space="0" w:color="auto"/>
            </w:tcBorders>
            <w:hideMark/>
          </w:tcPr>
          <w:p w14:paraId="57E83908" w14:textId="77777777" w:rsidR="00D45A8C" w:rsidRPr="00B620DB" w:rsidRDefault="00D45A8C" w:rsidP="00D45A8C">
            <w:pPr>
              <w:pStyle w:val="12TabHeadBody"/>
            </w:pPr>
            <w:bookmarkStart w:id="1089" w:name="csab51"/>
            <w:bookmarkStart w:id="1090" w:name="a84492"/>
            <w:bookmarkEnd w:id="1089"/>
            <w:bookmarkEnd w:id="1090"/>
            <w:r w:rsidRPr="00B620DB">
              <w:rPr>
                <w:rStyle w:val="flts1"/>
              </w:rPr>
              <w:t>Boiler, pressure vessel, and pressure piping code</w:t>
            </w:r>
            <w:bookmarkStart w:id="1091" w:name="a84494"/>
            <w:bookmarkEnd w:id="1091"/>
          </w:p>
        </w:tc>
        <w:tc>
          <w:tcPr>
            <w:tcW w:w="1524" w:type="pct"/>
            <w:tcBorders>
              <w:top w:val="outset" w:sz="6" w:space="0" w:color="auto"/>
              <w:left w:val="outset" w:sz="6" w:space="0" w:color="auto"/>
              <w:bottom w:val="outset" w:sz="6" w:space="0" w:color="auto"/>
              <w:right w:val="outset" w:sz="6" w:space="0" w:color="auto"/>
            </w:tcBorders>
            <w:hideMark/>
          </w:tcPr>
          <w:p w14:paraId="02E0DB86" w14:textId="77777777" w:rsidR="00D45A8C" w:rsidRPr="00B620DB" w:rsidRDefault="00135AFF" w:rsidP="00D45A8C">
            <w:pPr>
              <w:pStyle w:val="12TabHeadBody"/>
            </w:pPr>
            <w:hyperlink r:id="rId900" w:anchor="es001673" w:history="1">
              <w:r w:rsidR="00D45A8C" w:rsidRPr="00B620DB">
                <w:rPr>
                  <w:rStyle w:val="Hyperlink"/>
                  <w:color w:val="auto"/>
                  <w:szCs w:val="18"/>
                  <w:u w:val="none"/>
                </w:rPr>
                <w:t>6.2.1.5.(1)</w:t>
              </w:r>
            </w:hyperlink>
            <w:r w:rsidR="00D45A8C" w:rsidRPr="00B620DB">
              <w:br/>
            </w:r>
            <w:hyperlink r:id="rId901" w:anchor="es003481" w:history="1">
              <w:r w:rsidR="00D45A8C" w:rsidRPr="00B620DB">
                <w:rPr>
                  <w:rStyle w:val="Hyperlink"/>
                  <w:color w:val="auto"/>
                  <w:szCs w:val="18"/>
                  <w:u w:val="none"/>
                </w:rPr>
                <w:t>9.31.6.2.(2)</w:t>
              </w:r>
            </w:hyperlink>
            <w:r w:rsidR="00D45A8C" w:rsidRPr="00B620DB">
              <w:br/>
            </w:r>
            <w:hyperlink r:id="rId902" w:anchor="es008590" w:history="1">
              <w:r w:rsidR="00D45A8C" w:rsidRPr="00B620DB">
                <w:rPr>
                  <w:rStyle w:val="Hyperlink"/>
                  <w:color w:val="auto"/>
                  <w:szCs w:val="18"/>
                  <w:u w:val="none"/>
                </w:rPr>
                <w:t>9.33.5.2.(1)</w:t>
              </w:r>
            </w:hyperlink>
          </w:p>
        </w:tc>
      </w:tr>
      <w:tr w:rsidR="00D45A8C" w:rsidRPr="00B620DB" w14:paraId="3A54FF7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E75F93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EE71914" w14:textId="77777777" w:rsidR="00D45A8C" w:rsidRPr="00B620DB" w:rsidRDefault="00D45A8C" w:rsidP="00D45A8C">
            <w:pPr>
              <w:pStyle w:val="12TabHeadBody"/>
            </w:pPr>
            <w:r w:rsidRPr="00B620DB">
              <w:rPr>
                <w:rStyle w:val="flts1"/>
              </w:rPr>
              <w:t>B52:18</w:t>
            </w:r>
          </w:p>
        </w:tc>
        <w:tc>
          <w:tcPr>
            <w:tcW w:w="1641" w:type="pct"/>
            <w:tcBorders>
              <w:top w:val="outset" w:sz="6" w:space="0" w:color="auto"/>
              <w:left w:val="outset" w:sz="6" w:space="0" w:color="auto"/>
              <w:bottom w:val="outset" w:sz="6" w:space="0" w:color="auto"/>
              <w:right w:val="outset" w:sz="6" w:space="0" w:color="auto"/>
            </w:tcBorders>
            <w:hideMark/>
          </w:tcPr>
          <w:p w14:paraId="52B9D7ED" w14:textId="77777777" w:rsidR="00D45A8C" w:rsidRPr="00B620DB" w:rsidRDefault="00D45A8C" w:rsidP="00D45A8C">
            <w:pPr>
              <w:pStyle w:val="12TabHeadBody"/>
            </w:pPr>
            <w:bookmarkStart w:id="1092" w:name="csab52"/>
            <w:bookmarkStart w:id="1093" w:name="a84517"/>
            <w:bookmarkEnd w:id="1092"/>
            <w:bookmarkEnd w:id="1093"/>
            <w:r w:rsidRPr="00B620DB">
              <w:rPr>
                <w:rStyle w:val="flts1"/>
              </w:rPr>
              <w:t>Mechanical refrigeration code</w:t>
            </w:r>
            <w:bookmarkStart w:id="1094" w:name="a84519"/>
            <w:bookmarkEnd w:id="1094"/>
          </w:p>
        </w:tc>
        <w:tc>
          <w:tcPr>
            <w:tcW w:w="1524" w:type="pct"/>
            <w:tcBorders>
              <w:top w:val="outset" w:sz="6" w:space="0" w:color="auto"/>
              <w:left w:val="outset" w:sz="6" w:space="0" w:color="auto"/>
              <w:bottom w:val="outset" w:sz="6" w:space="0" w:color="auto"/>
              <w:right w:val="outset" w:sz="6" w:space="0" w:color="auto"/>
            </w:tcBorders>
            <w:hideMark/>
          </w:tcPr>
          <w:p w14:paraId="3E9D79C3" w14:textId="77777777" w:rsidR="00D45A8C" w:rsidRPr="00B620DB" w:rsidRDefault="00135AFF" w:rsidP="00D45A8C">
            <w:pPr>
              <w:pStyle w:val="12TabHeadBody"/>
            </w:pPr>
            <w:hyperlink r:id="rId903" w:anchor="es001673" w:history="1">
              <w:r w:rsidR="00D45A8C" w:rsidRPr="00B620DB">
                <w:rPr>
                  <w:rStyle w:val="Hyperlink"/>
                  <w:color w:val="auto"/>
                  <w:szCs w:val="18"/>
                  <w:u w:val="none"/>
                </w:rPr>
                <w:t>6.2.1.5.(1)</w:t>
              </w:r>
            </w:hyperlink>
            <w:r w:rsidR="00D45A8C" w:rsidRPr="00B620DB">
              <w:br/>
            </w:r>
            <w:hyperlink r:id="rId904" w:anchor="es008590" w:history="1">
              <w:r w:rsidR="00D45A8C" w:rsidRPr="00B620DB">
                <w:rPr>
                  <w:rStyle w:val="Hyperlink"/>
                  <w:color w:val="auto"/>
                  <w:szCs w:val="18"/>
                  <w:u w:val="none"/>
                </w:rPr>
                <w:t>9.33.5.2.(1)</w:t>
              </w:r>
            </w:hyperlink>
          </w:p>
        </w:tc>
      </w:tr>
      <w:tr w:rsidR="00D45A8C" w:rsidRPr="00B620DB" w14:paraId="1A0B19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9D83E1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7D38A85" w14:textId="77777777" w:rsidR="00D45A8C" w:rsidRPr="00B620DB" w:rsidRDefault="00D45A8C" w:rsidP="00D45A8C">
            <w:pPr>
              <w:pStyle w:val="12TabHeadBody"/>
            </w:pPr>
            <w:r w:rsidRPr="00B620DB">
              <w:rPr>
                <w:rStyle w:val="flts1"/>
              </w:rPr>
              <w:t>B55.1:15</w:t>
            </w:r>
          </w:p>
        </w:tc>
        <w:tc>
          <w:tcPr>
            <w:tcW w:w="1641" w:type="pct"/>
            <w:tcBorders>
              <w:top w:val="outset" w:sz="6" w:space="0" w:color="auto"/>
              <w:left w:val="outset" w:sz="6" w:space="0" w:color="auto"/>
              <w:bottom w:val="outset" w:sz="6" w:space="0" w:color="auto"/>
              <w:right w:val="outset" w:sz="6" w:space="0" w:color="auto"/>
            </w:tcBorders>
            <w:hideMark/>
          </w:tcPr>
          <w:p w14:paraId="7975DBB1" w14:textId="77777777" w:rsidR="00D45A8C" w:rsidRPr="00B620DB" w:rsidRDefault="00D45A8C" w:rsidP="00D45A8C">
            <w:pPr>
              <w:pStyle w:val="12TabHeadBody"/>
            </w:pPr>
            <w:bookmarkStart w:id="1095" w:name="csab55.1"/>
            <w:bookmarkStart w:id="1096" w:name="a84746"/>
            <w:bookmarkEnd w:id="1095"/>
            <w:bookmarkEnd w:id="1096"/>
            <w:r w:rsidRPr="00B620DB">
              <w:rPr>
                <w:rStyle w:val="flts1"/>
              </w:rPr>
              <w:t>Test method for measuring efficiency and pressure loss of drain water heat recovery units</w:t>
            </w:r>
            <w:bookmarkStart w:id="1097" w:name="a84748"/>
            <w:bookmarkEnd w:id="1097"/>
          </w:p>
        </w:tc>
        <w:tc>
          <w:tcPr>
            <w:tcW w:w="1524" w:type="pct"/>
            <w:tcBorders>
              <w:top w:val="outset" w:sz="6" w:space="0" w:color="auto"/>
              <w:left w:val="outset" w:sz="6" w:space="0" w:color="auto"/>
              <w:bottom w:val="outset" w:sz="6" w:space="0" w:color="auto"/>
              <w:right w:val="outset" w:sz="6" w:space="0" w:color="auto"/>
            </w:tcBorders>
            <w:hideMark/>
          </w:tcPr>
          <w:p w14:paraId="397A0B2A" w14:textId="77777777" w:rsidR="00D45A8C" w:rsidRPr="00B620DB" w:rsidRDefault="00135AFF" w:rsidP="00D45A8C">
            <w:pPr>
              <w:pStyle w:val="12TabHeadBody"/>
            </w:pPr>
            <w:hyperlink r:id="rId905" w:anchor="es008750" w:history="1">
              <w:r w:rsidR="00D45A8C" w:rsidRPr="00B620DB">
                <w:rPr>
                  <w:rStyle w:val="Hyperlink"/>
                  <w:color w:val="auto"/>
                  <w:szCs w:val="18"/>
                  <w:u w:val="none"/>
                </w:rPr>
                <w:t>9.36.5.12.(2)</w:t>
              </w:r>
            </w:hyperlink>
          </w:p>
        </w:tc>
      </w:tr>
      <w:tr w:rsidR="00D45A8C" w:rsidRPr="00B620DB" w14:paraId="61739F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6DC771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2D29D07" w14:textId="77777777" w:rsidR="00D45A8C" w:rsidRPr="00B620DB" w:rsidRDefault="00D45A8C" w:rsidP="00D45A8C">
            <w:pPr>
              <w:pStyle w:val="12TabHeadBody"/>
            </w:pPr>
            <w:r w:rsidRPr="00B620DB">
              <w:rPr>
                <w:rStyle w:val="flts1"/>
              </w:rPr>
              <w:t>CAN/CSA-B72-M87</w:t>
            </w:r>
          </w:p>
        </w:tc>
        <w:tc>
          <w:tcPr>
            <w:tcW w:w="1641" w:type="pct"/>
            <w:tcBorders>
              <w:top w:val="outset" w:sz="6" w:space="0" w:color="auto"/>
              <w:left w:val="outset" w:sz="6" w:space="0" w:color="auto"/>
              <w:bottom w:val="outset" w:sz="6" w:space="0" w:color="auto"/>
              <w:right w:val="outset" w:sz="6" w:space="0" w:color="auto"/>
            </w:tcBorders>
            <w:hideMark/>
          </w:tcPr>
          <w:p w14:paraId="24DEFB4C" w14:textId="77777777" w:rsidR="00D45A8C" w:rsidRPr="00B620DB" w:rsidRDefault="00D45A8C" w:rsidP="00D45A8C">
            <w:pPr>
              <w:pStyle w:val="12TabHeadBody"/>
            </w:pPr>
            <w:bookmarkStart w:id="1098" w:name="csab72"/>
            <w:bookmarkStart w:id="1099" w:name="a84767"/>
            <w:bookmarkEnd w:id="1098"/>
            <w:bookmarkEnd w:id="1099"/>
            <w:r w:rsidRPr="00B620DB">
              <w:rPr>
                <w:rStyle w:val="flts1"/>
              </w:rPr>
              <w:t>Installation Code for Lightning Protection Systems</w:t>
            </w:r>
            <w:bookmarkStart w:id="1100" w:name="a84769"/>
            <w:bookmarkEnd w:id="1100"/>
          </w:p>
        </w:tc>
        <w:tc>
          <w:tcPr>
            <w:tcW w:w="1524" w:type="pct"/>
            <w:tcBorders>
              <w:top w:val="outset" w:sz="6" w:space="0" w:color="auto"/>
              <w:left w:val="outset" w:sz="6" w:space="0" w:color="auto"/>
              <w:bottom w:val="outset" w:sz="6" w:space="0" w:color="auto"/>
              <w:right w:val="outset" w:sz="6" w:space="0" w:color="auto"/>
            </w:tcBorders>
            <w:hideMark/>
          </w:tcPr>
          <w:p w14:paraId="195B5FB7" w14:textId="77777777" w:rsidR="00D45A8C" w:rsidRPr="00B620DB" w:rsidRDefault="00135AFF" w:rsidP="00D45A8C">
            <w:pPr>
              <w:pStyle w:val="12TabHeadBody"/>
            </w:pPr>
            <w:hyperlink r:id="rId906" w:anchor="es001791" w:history="1">
              <w:r w:rsidR="00D45A8C" w:rsidRPr="00B620DB">
                <w:rPr>
                  <w:rStyle w:val="Hyperlink"/>
                  <w:color w:val="auto"/>
                  <w:szCs w:val="18"/>
                  <w:u w:val="none"/>
                </w:rPr>
                <w:t>3.6.1.3.(1)</w:t>
              </w:r>
            </w:hyperlink>
          </w:p>
        </w:tc>
      </w:tr>
      <w:tr w:rsidR="00D45A8C" w:rsidRPr="00B620DB" w14:paraId="2DD5753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BB848C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7CBEF60" w14:textId="77777777" w:rsidR="00D45A8C" w:rsidRPr="00B620DB" w:rsidRDefault="00D45A8C" w:rsidP="00D45A8C">
            <w:pPr>
              <w:pStyle w:val="12TabHeadBody"/>
            </w:pPr>
            <w:r w:rsidRPr="00B620DB">
              <w:rPr>
                <w:rStyle w:val="flts1"/>
              </w:rPr>
              <w:t>B111-1974</w:t>
            </w:r>
          </w:p>
        </w:tc>
        <w:tc>
          <w:tcPr>
            <w:tcW w:w="1641" w:type="pct"/>
            <w:tcBorders>
              <w:top w:val="outset" w:sz="6" w:space="0" w:color="auto"/>
              <w:left w:val="outset" w:sz="6" w:space="0" w:color="auto"/>
              <w:bottom w:val="outset" w:sz="6" w:space="0" w:color="auto"/>
              <w:right w:val="outset" w:sz="6" w:space="0" w:color="auto"/>
            </w:tcBorders>
            <w:hideMark/>
          </w:tcPr>
          <w:p w14:paraId="45AB18DB" w14:textId="77777777" w:rsidR="00D45A8C" w:rsidRPr="00B620DB" w:rsidRDefault="00D45A8C" w:rsidP="00D45A8C">
            <w:pPr>
              <w:pStyle w:val="12TabHeadBody"/>
            </w:pPr>
            <w:bookmarkStart w:id="1101" w:name="csab111"/>
            <w:bookmarkStart w:id="1102" w:name="a84994"/>
            <w:bookmarkEnd w:id="1101"/>
            <w:bookmarkEnd w:id="1102"/>
            <w:r w:rsidRPr="00B620DB">
              <w:rPr>
                <w:rStyle w:val="flts1"/>
              </w:rPr>
              <w:t>Wire Nails, Spikes and Staples</w:t>
            </w:r>
            <w:bookmarkStart w:id="1103" w:name="a84996"/>
            <w:bookmarkEnd w:id="1103"/>
          </w:p>
        </w:tc>
        <w:tc>
          <w:tcPr>
            <w:tcW w:w="1524" w:type="pct"/>
            <w:tcBorders>
              <w:top w:val="outset" w:sz="6" w:space="0" w:color="auto"/>
              <w:left w:val="outset" w:sz="6" w:space="0" w:color="auto"/>
              <w:bottom w:val="outset" w:sz="6" w:space="0" w:color="auto"/>
              <w:right w:val="outset" w:sz="6" w:space="0" w:color="auto"/>
            </w:tcBorders>
            <w:hideMark/>
          </w:tcPr>
          <w:p w14:paraId="4FE56160" w14:textId="77777777" w:rsidR="00D45A8C" w:rsidRPr="00B620DB" w:rsidRDefault="00135AFF" w:rsidP="00D45A8C">
            <w:pPr>
              <w:pStyle w:val="12TabHeadBody"/>
            </w:pPr>
            <w:hyperlink r:id="rId907" w:anchor="es002861" w:history="1">
              <w:r w:rsidR="00D45A8C" w:rsidRPr="00B620DB">
                <w:rPr>
                  <w:rStyle w:val="Hyperlink"/>
                  <w:color w:val="auto"/>
                  <w:szCs w:val="18"/>
                  <w:u w:val="none"/>
                </w:rPr>
                <w:t>9.23.3.1.(1)</w:t>
              </w:r>
            </w:hyperlink>
            <w:r w:rsidR="00D45A8C" w:rsidRPr="00B620DB">
              <w:br/>
            </w:r>
            <w:hyperlink r:id="rId908" w:anchor="es003121" w:history="1">
              <w:r w:rsidR="00D45A8C" w:rsidRPr="00B620DB">
                <w:rPr>
                  <w:rStyle w:val="Hyperlink"/>
                  <w:color w:val="auto"/>
                  <w:szCs w:val="18"/>
                  <w:u w:val="none"/>
                </w:rPr>
                <w:t>9.26.2.3.(1)</w:t>
              </w:r>
            </w:hyperlink>
            <w:r w:rsidR="00D45A8C" w:rsidRPr="00B620DB">
              <w:br/>
            </w:r>
            <w:hyperlink r:id="rId909" w:anchor="es003393" w:history="1">
              <w:r w:rsidR="00D45A8C" w:rsidRPr="00B620DB">
                <w:rPr>
                  <w:rStyle w:val="Hyperlink"/>
                  <w:color w:val="auto"/>
                  <w:szCs w:val="18"/>
                  <w:u w:val="none"/>
                </w:rPr>
                <w:t>9.29.5.6.(1)</w:t>
              </w:r>
            </w:hyperlink>
            <w:r w:rsidR="00D45A8C" w:rsidRPr="00B620DB">
              <w:br/>
            </w:r>
            <w:hyperlink r:id="rId910" w:anchor="en001549" w:history="1">
              <w:r w:rsidR="00D45A8C" w:rsidRPr="00B620DB">
                <w:rPr>
                  <w:rStyle w:val="Hyperlink"/>
                  <w:color w:val="auto"/>
                  <w:szCs w:val="18"/>
                  <w:u w:val="none"/>
                </w:rPr>
                <w:t>A-Table 9.23.3.5.-B</w:t>
              </w:r>
            </w:hyperlink>
          </w:p>
        </w:tc>
      </w:tr>
      <w:tr w:rsidR="00D45A8C" w:rsidRPr="00B620DB" w14:paraId="3913A2C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0FEBAE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755671D" w14:textId="77777777" w:rsidR="00D45A8C" w:rsidRPr="00B620DB" w:rsidRDefault="00D45A8C" w:rsidP="00D45A8C">
            <w:pPr>
              <w:pStyle w:val="12TabHeadBody"/>
            </w:pPr>
            <w:r w:rsidRPr="00B620DB">
              <w:rPr>
                <w:rStyle w:val="flts1"/>
              </w:rPr>
              <w:t>B139 Series:19</w:t>
            </w:r>
          </w:p>
        </w:tc>
        <w:tc>
          <w:tcPr>
            <w:tcW w:w="1641" w:type="pct"/>
            <w:tcBorders>
              <w:top w:val="outset" w:sz="6" w:space="0" w:color="auto"/>
              <w:left w:val="outset" w:sz="6" w:space="0" w:color="auto"/>
              <w:bottom w:val="outset" w:sz="6" w:space="0" w:color="auto"/>
              <w:right w:val="outset" w:sz="6" w:space="0" w:color="auto"/>
            </w:tcBorders>
            <w:hideMark/>
          </w:tcPr>
          <w:p w14:paraId="2261C816" w14:textId="77777777" w:rsidR="00D45A8C" w:rsidRPr="00B620DB" w:rsidRDefault="00D45A8C" w:rsidP="00D45A8C">
            <w:pPr>
              <w:pStyle w:val="12TabHeadBody"/>
            </w:pPr>
            <w:bookmarkStart w:id="1104" w:name="csab139"/>
            <w:bookmarkStart w:id="1105" w:name="a85021"/>
            <w:bookmarkEnd w:id="1104"/>
            <w:bookmarkEnd w:id="1105"/>
            <w:r w:rsidRPr="00B620DB">
              <w:rPr>
                <w:rStyle w:val="flts1"/>
              </w:rPr>
              <w:t>Installation code for oil-burning equipment</w:t>
            </w:r>
            <w:bookmarkStart w:id="1106" w:name="a85023"/>
            <w:bookmarkEnd w:id="1106"/>
          </w:p>
        </w:tc>
        <w:tc>
          <w:tcPr>
            <w:tcW w:w="1524" w:type="pct"/>
            <w:tcBorders>
              <w:top w:val="outset" w:sz="6" w:space="0" w:color="auto"/>
              <w:left w:val="outset" w:sz="6" w:space="0" w:color="auto"/>
              <w:bottom w:val="outset" w:sz="6" w:space="0" w:color="auto"/>
              <w:right w:val="outset" w:sz="6" w:space="0" w:color="auto"/>
            </w:tcBorders>
            <w:hideMark/>
          </w:tcPr>
          <w:p w14:paraId="1C45B3E9" w14:textId="77777777" w:rsidR="00D45A8C" w:rsidRPr="00B620DB" w:rsidRDefault="00135AFF" w:rsidP="00D45A8C">
            <w:pPr>
              <w:pStyle w:val="12TabHeadBody"/>
            </w:pPr>
            <w:hyperlink r:id="rId911" w:anchor="es001673" w:history="1">
              <w:r w:rsidR="00D45A8C" w:rsidRPr="00B620DB">
                <w:rPr>
                  <w:rStyle w:val="Hyperlink"/>
                  <w:color w:val="auto"/>
                  <w:szCs w:val="18"/>
                  <w:u w:val="none"/>
                </w:rPr>
                <w:t>6.2.1.5.(1)</w:t>
              </w:r>
            </w:hyperlink>
            <w:r w:rsidR="00D45A8C" w:rsidRPr="00B620DB">
              <w:br/>
            </w:r>
            <w:hyperlink r:id="rId912" w:anchor="es003481" w:history="1">
              <w:r w:rsidR="00D45A8C" w:rsidRPr="00B620DB">
                <w:rPr>
                  <w:rStyle w:val="Hyperlink"/>
                  <w:color w:val="auto"/>
                  <w:szCs w:val="18"/>
                  <w:u w:val="none"/>
                </w:rPr>
                <w:t>9.31.6.2.(2)</w:t>
              </w:r>
            </w:hyperlink>
            <w:r w:rsidR="00D45A8C" w:rsidRPr="00B620DB">
              <w:br/>
            </w:r>
            <w:hyperlink r:id="rId913" w:anchor="es008590" w:history="1">
              <w:r w:rsidR="00D45A8C" w:rsidRPr="00B620DB">
                <w:rPr>
                  <w:rStyle w:val="Hyperlink"/>
                  <w:color w:val="auto"/>
                  <w:szCs w:val="18"/>
                  <w:u w:val="none"/>
                </w:rPr>
                <w:t>9.33.5.2.(1)</w:t>
              </w:r>
            </w:hyperlink>
          </w:p>
        </w:tc>
      </w:tr>
      <w:tr w:rsidR="00D45A8C" w:rsidRPr="00B620DB" w14:paraId="777E7C9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594BF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9C3429B" w14:textId="77777777" w:rsidR="00D45A8C" w:rsidRPr="00B620DB" w:rsidRDefault="00D45A8C" w:rsidP="00D45A8C">
            <w:pPr>
              <w:pStyle w:val="12TabHeadBody"/>
            </w:pPr>
            <w:r w:rsidRPr="00B620DB">
              <w:rPr>
                <w:rStyle w:val="flts1"/>
              </w:rPr>
              <w:t>B140.4:04</w:t>
            </w:r>
          </w:p>
        </w:tc>
        <w:tc>
          <w:tcPr>
            <w:tcW w:w="1641" w:type="pct"/>
            <w:tcBorders>
              <w:top w:val="outset" w:sz="6" w:space="0" w:color="auto"/>
              <w:left w:val="outset" w:sz="6" w:space="0" w:color="auto"/>
              <w:bottom w:val="outset" w:sz="6" w:space="0" w:color="auto"/>
              <w:right w:val="outset" w:sz="6" w:space="0" w:color="auto"/>
            </w:tcBorders>
            <w:hideMark/>
          </w:tcPr>
          <w:p w14:paraId="72DEF6EB" w14:textId="77777777" w:rsidR="00D45A8C" w:rsidRPr="00B620DB" w:rsidRDefault="00D45A8C" w:rsidP="00D45A8C">
            <w:pPr>
              <w:pStyle w:val="12TabHeadBody"/>
            </w:pPr>
            <w:bookmarkStart w:id="1107" w:name="csab140.4"/>
            <w:bookmarkStart w:id="1108" w:name="a85252"/>
            <w:bookmarkEnd w:id="1107"/>
            <w:bookmarkEnd w:id="1108"/>
            <w:r w:rsidRPr="00B620DB">
              <w:rPr>
                <w:rStyle w:val="flts1"/>
              </w:rPr>
              <w:t>Oil-Fired Warm Air Furnaces</w:t>
            </w:r>
            <w:bookmarkStart w:id="1109" w:name="a85254"/>
            <w:bookmarkEnd w:id="1109"/>
          </w:p>
        </w:tc>
        <w:tc>
          <w:tcPr>
            <w:tcW w:w="1524" w:type="pct"/>
            <w:tcBorders>
              <w:top w:val="outset" w:sz="6" w:space="0" w:color="auto"/>
              <w:left w:val="outset" w:sz="6" w:space="0" w:color="auto"/>
              <w:bottom w:val="outset" w:sz="6" w:space="0" w:color="auto"/>
              <w:right w:val="outset" w:sz="6" w:space="0" w:color="auto"/>
            </w:tcBorders>
            <w:hideMark/>
          </w:tcPr>
          <w:p w14:paraId="6EB38191" w14:textId="77777777" w:rsidR="00D45A8C" w:rsidRPr="00B620DB" w:rsidRDefault="00135AFF" w:rsidP="00D45A8C">
            <w:pPr>
              <w:pStyle w:val="12TabHeadBody"/>
            </w:pPr>
            <w:hyperlink r:id="rId914" w:anchor="et001375" w:history="1">
              <w:r w:rsidR="00D45A8C" w:rsidRPr="00B620DB">
                <w:rPr>
                  <w:rStyle w:val="Hyperlink"/>
                  <w:color w:val="auto"/>
                  <w:szCs w:val="18"/>
                  <w:u w:val="none"/>
                </w:rPr>
                <w:t>Table</w:t>
              </w:r>
            </w:hyperlink>
            <w:hyperlink r:id="rId915" w:anchor="et001375" w:history="1">
              <w:r w:rsidR="00D45A8C" w:rsidRPr="00B620DB">
                <w:rPr>
                  <w:rStyle w:val="Hyperlink"/>
                  <w:color w:val="auto"/>
                  <w:u w:val="none"/>
                </w:rPr>
                <w:t> </w:t>
              </w:r>
            </w:hyperlink>
            <w:hyperlink r:id="rId916" w:anchor="et001375" w:history="1">
              <w:r w:rsidR="00D45A8C" w:rsidRPr="00B620DB">
                <w:rPr>
                  <w:rStyle w:val="Hyperlink"/>
                  <w:color w:val="auto"/>
                  <w:szCs w:val="18"/>
                  <w:u w:val="none"/>
                </w:rPr>
                <w:t>9.36.3.10.</w:t>
              </w:r>
            </w:hyperlink>
          </w:p>
        </w:tc>
      </w:tr>
      <w:tr w:rsidR="00D45A8C" w:rsidRPr="00B620DB" w14:paraId="698BD1E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A7F138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81E3948" w14:textId="77777777" w:rsidR="00D45A8C" w:rsidRPr="00B620DB" w:rsidRDefault="00D45A8C" w:rsidP="00D45A8C">
            <w:pPr>
              <w:pStyle w:val="12TabHeadBody"/>
            </w:pPr>
            <w:r w:rsidRPr="00B620DB">
              <w:rPr>
                <w:rStyle w:val="flts1"/>
              </w:rPr>
              <w:t>B140.12-03</w:t>
            </w:r>
          </w:p>
        </w:tc>
        <w:tc>
          <w:tcPr>
            <w:tcW w:w="1641" w:type="pct"/>
            <w:tcBorders>
              <w:top w:val="outset" w:sz="6" w:space="0" w:color="auto"/>
              <w:left w:val="outset" w:sz="6" w:space="0" w:color="auto"/>
              <w:bottom w:val="outset" w:sz="6" w:space="0" w:color="auto"/>
              <w:right w:val="outset" w:sz="6" w:space="0" w:color="auto"/>
            </w:tcBorders>
            <w:hideMark/>
          </w:tcPr>
          <w:p w14:paraId="0A883AF4" w14:textId="77777777" w:rsidR="00D45A8C" w:rsidRPr="00B620DB" w:rsidRDefault="00D45A8C" w:rsidP="00D45A8C">
            <w:pPr>
              <w:pStyle w:val="12TabHeadBody"/>
            </w:pPr>
            <w:bookmarkStart w:id="1110" w:name="csab140.12"/>
            <w:bookmarkStart w:id="1111" w:name="a85273"/>
            <w:bookmarkEnd w:id="1110"/>
            <w:bookmarkEnd w:id="1111"/>
            <w:r w:rsidRPr="00B620DB">
              <w:rPr>
                <w:rStyle w:val="flts1"/>
              </w:rPr>
              <w:t>Oil-Burning Equipment: Service Water Heaters for Domestic Hot Water, Space Heating, and Swimming Pools</w:t>
            </w:r>
            <w:bookmarkStart w:id="1112" w:name="a85275"/>
            <w:bookmarkEnd w:id="1112"/>
          </w:p>
        </w:tc>
        <w:tc>
          <w:tcPr>
            <w:tcW w:w="1524" w:type="pct"/>
            <w:tcBorders>
              <w:top w:val="outset" w:sz="6" w:space="0" w:color="auto"/>
              <w:left w:val="outset" w:sz="6" w:space="0" w:color="auto"/>
              <w:bottom w:val="outset" w:sz="6" w:space="0" w:color="auto"/>
              <w:right w:val="outset" w:sz="6" w:space="0" w:color="auto"/>
            </w:tcBorders>
            <w:hideMark/>
          </w:tcPr>
          <w:p w14:paraId="274A542C" w14:textId="77777777" w:rsidR="00D45A8C" w:rsidRPr="00B620DB" w:rsidRDefault="00135AFF" w:rsidP="00D45A8C">
            <w:pPr>
              <w:pStyle w:val="12TabHeadBody"/>
            </w:pPr>
            <w:hyperlink r:id="rId917" w:anchor="et001376" w:history="1">
              <w:r w:rsidR="00D45A8C" w:rsidRPr="00B620DB">
                <w:rPr>
                  <w:rStyle w:val="Hyperlink"/>
                  <w:color w:val="auto"/>
                  <w:szCs w:val="18"/>
                  <w:u w:val="none"/>
                </w:rPr>
                <w:t>Table</w:t>
              </w:r>
            </w:hyperlink>
            <w:hyperlink r:id="rId918" w:anchor="et001376" w:history="1">
              <w:r w:rsidR="00D45A8C" w:rsidRPr="00B620DB">
                <w:rPr>
                  <w:rStyle w:val="Hyperlink"/>
                  <w:color w:val="auto"/>
                  <w:u w:val="none"/>
                </w:rPr>
                <w:t> </w:t>
              </w:r>
            </w:hyperlink>
            <w:hyperlink r:id="rId919" w:anchor="et001376" w:history="1">
              <w:r w:rsidR="00D45A8C" w:rsidRPr="00B620DB">
                <w:rPr>
                  <w:rStyle w:val="Hyperlink"/>
                  <w:color w:val="auto"/>
                  <w:szCs w:val="18"/>
                  <w:u w:val="none"/>
                </w:rPr>
                <w:t>9.36.4.2.</w:t>
              </w:r>
            </w:hyperlink>
          </w:p>
        </w:tc>
      </w:tr>
      <w:tr w:rsidR="00D45A8C" w:rsidRPr="00B620DB" w14:paraId="0D884D2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018F4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AE234EA" w14:textId="77777777" w:rsidR="00D45A8C" w:rsidRPr="00B620DB" w:rsidRDefault="00D45A8C" w:rsidP="00D45A8C">
            <w:pPr>
              <w:pStyle w:val="12TabHeadBody"/>
            </w:pPr>
            <w:r w:rsidRPr="00B620DB">
              <w:rPr>
                <w:rStyle w:val="flts1"/>
              </w:rPr>
              <w:t>B149.1-15</w:t>
            </w:r>
          </w:p>
        </w:tc>
        <w:tc>
          <w:tcPr>
            <w:tcW w:w="1641" w:type="pct"/>
            <w:tcBorders>
              <w:top w:val="outset" w:sz="6" w:space="0" w:color="auto"/>
              <w:left w:val="outset" w:sz="6" w:space="0" w:color="auto"/>
              <w:bottom w:val="outset" w:sz="6" w:space="0" w:color="auto"/>
              <w:right w:val="outset" w:sz="6" w:space="0" w:color="auto"/>
            </w:tcBorders>
            <w:hideMark/>
          </w:tcPr>
          <w:p w14:paraId="1314CF99" w14:textId="77777777" w:rsidR="00D45A8C" w:rsidRPr="00B620DB" w:rsidRDefault="00D45A8C" w:rsidP="00D45A8C">
            <w:pPr>
              <w:pStyle w:val="12TabHeadBody"/>
            </w:pPr>
            <w:bookmarkStart w:id="1113" w:name="csab149.1"/>
            <w:bookmarkStart w:id="1114" w:name="a85294"/>
            <w:bookmarkEnd w:id="1113"/>
            <w:bookmarkEnd w:id="1114"/>
            <w:r w:rsidRPr="00B620DB">
              <w:rPr>
                <w:rStyle w:val="flts1"/>
              </w:rPr>
              <w:t>Natural gas and propane installation code</w:t>
            </w:r>
            <w:bookmarkStart w:id="1115" w:name="a85296"/>
            <w:bookmarkEnd w:id="1115"/>
          </w:p>
        </w:tc>
        <w:tc>
          <w:tcPr>
            <w:tcW w:w="1524" w:type="pct"/>
            <w:tcBorders>
              <w:top w:val="outset" w:sz="6" w:space="0" w:color="auto"/>
              <w:left w:val="outset" w:sz="6" w:space="0" w:color="auto"/>
              <w:bottom w:val="outset" w:sz="6" w:space="0" w:color="auto"/>
              <w:right w:val="outset" w:sz="6" w:space="0" w:color="auto"/>
            </w:tcBorders>
            <w:hideMark/>
          </w:tcPr>
          <w:p w14:paraId="206CEB36" w14:textId="347699CA" w:rsidR="00D45A8C" w:rsidRPr="00B620DB" w:rsidRDefault="00135AFF" w:rsidP="00D45A8C">
            <w:pPr>
              <w:pStyle w:val="12TabHeadBody"/>
            </w:pPr>
            <w:hyperlink r:id="rId920" w:anchor="es001673" w:history="1">
              <w:r w:rsidR="00D45A8C" w:rsidRPr="00B620DB">
                <w:rPr>
                  <w:rStyle w:val="Hyperlink"/>
                  <w:color w:val="auto"/>
                  <w:szCs w:val="18"/>
                  <w:u w:val="none"/>
                </w:rPr>
                <w:t>6.2.1.5.(1)</w:t>
              </w:r>
            </w:hyperlink>
            <w:r w:rsidR="00D45A8C" w:rsidRPr="00B620DB">
              <w:br/>
            </w:r>
            <w:hyperlink r:id="rId921" w:anchor="es008291" w:history="1">
              <w:r w:rsidR="00D45A8C" w:rsidRPr="00B620DB">
                <w:rPr>
                  <w:rStyle w:val="Hyperlink"/>
                  <w:color w:val="auto"/>
                  <w:szCs w:val="18"/>
                  <w:u w:val="none"/>
                </w:rPr>
                <w:t>9.10.22.1.(1)</w:t>
              </w:r>
            </w:hyperlink>
            <w:r w:rsidR="00D45A8C" w:rsidRPr="00B620DB">
              <w:br/>
            </w:r>
            <w:hyperlink r:id="rId922" w:anchor="es003481" w:history="1">
              <w:r w:rsidR="00D45A8C" w:rsidRPr="00B620DB">
                <w:rPr>
                  <w:rStyle w:val="Hyperlink"/>
                  <w:color w:val="auto"/>
                  <w:szCs w:val="18"/>
                  <w:u w:val="none"/>
                </w:rPr>
                <w:t>9.31.6.2.(2)</w:t>
              </w:r>
            </w:hyperlink>
            <w:r w:rsidR="00D45A8C" w:rsidRPr="00B620DB">
              <w:br/>
            </w:r>
            <w:hyperlink r:id="rId923" w:anchor="es008590" w:history="1">
              <w:r w:rsidR="00D45A8C" w:rsidRPr="00B620DB">
                <w:rPr>
                  <w:rStyle w:val="Hyperlink"/>
                  <w:color w:val="auto"/>
                  <w:szCs w:val="18"/>
                  <w:u w:val="none"/>
                </w:rPr>
                <w:t>9.33.5.2.(1)</w:t>
              </w:r>
            </w:hyperlink>
            <w:r w:rsidR="00D45A8C" w:rsidRPr="00B620DB">
              <w:br/>
            </w:r>
            <w:hyperlink r:id="rId924" w:anchor="en000296" w:history="1">
              <w:r w:rsidR="00D45A8C" w:rsidRPr="00B620DB">
                <w:rPr>
                  <w:rStyle w:val="Hyperlink"/>
                  <w:color w:val="auto"/>
                  <w:szCs w:val="18"/>
                  <w:u w:val="none"/>
                </w:rPr>
                <w:t>A-9.10.22.</w:t>
              </w:r>
            </w:hyperlink>
          </w:p>
        </w:tc>
      </w:tr>
      <w:tr w:rsidR="00D45A8C" w:rsidRPr="00B620DB" w14:paraId="7296DD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04EFD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572E68C" w14:textId="77777777" w:rsidR="00D45A8C" w:rsidRPr="00B620DB" w:rsidRDefault="00D45A8C" w:rsidP="00D45A8C">
            <w:pPr>
              <w:pStyle w:val="12TabHeadBody"/>
            </w:pPr>
            <w:r w:rsidRPr="00B620DB">
              <w:rPr>
                <w:rStyle w:val="flts1"/>
              </w:rPr>
              <w:t>ANSI/CSA-B149.6-15</w:t>
            </w:r>
          </w:p>
        </w:tc>
        <w:tc>
          <w:tcPr>
            <w:tcW w:w="1641" w:type="pct"/>
            <w:tcBorders>
              <w:top w:val="outset" w:sz="6" w:space="0" w:color="auto"/>
              <w:left w:val="outset" w:sz="6" w:space="0" w:color="auto"/>
              <w:bottom w:val="outset" w:sz="6" w:space="0" w:color="auto"/>
              <w:right w:val="outset" w:sz="6" w:space="0" w:color="auto"/>
            </w:tcBorders>
            <w:hideMark/>
          </w:tcPr>
          <w:p w14:paraId="54036CF6" w14:textId="77777777" w:rsidR="00D45A8C" w:rsidRPr="00B620DB" w:rsidRDefault="00D45A8C" w:rsidP="00D45A8C">
            <w:pPr>
              <w:pStyle w:val="12TabHeadBody"/>
            </w:pPr>
            <w:bookmarkStart w:id="1116" w:name="csab149.6"/>
            <w:bookmarkStart w:id="1117" w:name="a85531"/>
            <w:bookmarkEnd w:id="1116"/>
            <w:bookmarkEnd w:id="1117"/>
            <w:r w:rsidRPr="00B620DB">
              <w:rPr>
                <w:rStyle w:val="flts1"/>
              </w:rPr>
              <w:t>Code for digester gas, landfill gas, and biogas generation and utilization</w:t>
            </w:r>
            <w:bookmarkStart w:id="1118" w:name="a85533"/>
            <w:bookmarkEnd w:id="1118"/>
          </w:p>
        </w:tc>
        <w:tc>
          <w:tcPr>
            <w:tcW w:w="1524" w:type="pct"/>
            <w:tcBorders>
              <w:top w:val="outset" w:sz="6" w:space="0" w:color="auto"/>
              <w:left w:val="outset" w:sz="6" w:space="0" w:color="auto"/>
              <w:bottom w:val="outset" w:sz="6" w:space="0" w:color="auto"/>
              <w:right w:val="outset" w:sz="6" w:space="0" w:color="auto"/>
            </w:tcBorders>
            <w:hideMark/>
          </w:tcPr>
          <w:p w14:paraId="22780CFC" w14:textId="77777777" w:rsidR="00D45A8C" w:rsidRPr="00B620DB" w:rsidRDefault="00135AFF" w:rsidP="00D45A8C">
            <w:pPr>
              <w:pStyle w:val="12TabHeadBody"/>
            </w:pPr>
            <w:hyperlink r:id="rId925" w:anchor="es014552" w:history="1">
              <w:r w:rsidR="00D45A8C" w:rsidRPr="00B620DB">
                <w:rPr>
                  <w:rStyle w:val="Hyperlink"/>
                  <w:color w:val="auto"/>
                  <w:szCs w:val="18"/>
                  <w:u w:val="none"/>
                </w:rPr>
                <w:t>2.2.8.1.(3)</w:t>
              </w:r>
            </w:hyperlink>
          </w:p>
        </w:tc>
      </w:tr>
      <w:tr w:rsidR="00D45A8C" w:rsidRPr="00B620DB" w14:paraId="7CDC5D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0B9ECE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7C12977" w14:textId="77777777" w:rsidR="00D45A8C" w:rsidRPr="00B620DB" w:rsidRDefault="00D45A8C" w:rsidP="00D45A8C">
            <w:pPr>
              <w:pStyle w:val="12TabHeadBody"/>
            </w:pPr>
            <w:r w:rsidRPr="00B620DB">
              <w:rPr>
                <w:rStyle w:val="flts1"/>
              </w:rPr>
              <w:t>B182.1-18</w:t>
            </w:r>
          </w:p>
        </w:tc>
        <w:tc>
          <w:tcPr>
            <w:tcW w:w="1641" w:type="pct"/>
            <w:tcBorders>
              <w:top w:val="outset" w:sz="6" w:space="0" w:color="auto"/>
              <w:left w:val="outset" w:sz="6" w:space="0" w:color="auto"/>
              <w:bottom w:val="outset" w:sz="6" w:space="0" w:color="auto"/>
              <w:right w:val="outset" w:sz="6" w:space="0" w:color="auto"/>
            </w:tcBorders>
            <w:hideMark/>
          </w:tcPr>
          <w:p w14:paraId="686076C5" w14:textId="77777777" w:rsidR="00D45A8C" w:rsidRPr="00B620DB" w:rsidRDefault="00D45A8C" w:rsidP="00D45A8C">
            <w:pPr>
              <w:pStyle w:val="12TabHeadBody"/>
            </w:pPr>
            <w:bookmarkStart w:id="1119" w:name="csab182.1"/>
            <w:bookmarkStart w:id="1120" w:name="a85552"/>
            <w:bookmarkEnd w:id="1119"/>
            <w:bookmarkEnd w:id="1120"/>
            <w:r w:rsidRPr="00B620DB">
              <w:rPr>
                <w:rStyle w:val="flts1"/>
              </w:rPr>
              <w:t>Plastic drain and sewer pipe and pipe fittings</w:t>
            </w:r>
            <w:bookmarkStart w:id="1121" w:name="a85554"/>
            <w:bookmarkEnd w:id="1121"/>
          </w:p>
        </w:tc>
        <w:tc>
          <w:tcPr>
            <w:tcW w:w="1524" w:type="pct"/>
            <w:tcBorders>
              <w:top w:val="outset" w:sz="6" w:space="0" w:color="auto"/>
              <w:left w:val="outset" w:sz="6" w:space="0" w:color="auto"/>
              <w:bottom w:val="outset" w:sz="6" w:space="0" w:color="auto"/>
              <w:right w:val="outset" w:sz="6" w:space="0" w:color="auto"/>
            </w:tcBorders>
            <w:hideMark/>
          </w:tcPr>
          <w:p w14:paraId="57B95AC7" w14:textId="77777777" w:rsidR="00D45A8C" w:rsidRPr="00B620DB" w:rsidRDefault="00135AFF" w:rsidP="00D45A8C">
            <w:pPr>
              <w:pStyle w:val="12TabHeadBody"/>
            </w:pPr>
            <w:hyperlink r:id="rId926" w:anchor="et001042" w:history="1">
              <w:r w:rsidR="00D45A8C" w:rsidRPr="00B620DB">
                <w:rPr>
                  <w:rStyle w:val="Hyperlink"/>
                  <w:color w:val="auto"/>
                  <w:szCs w:val="18"/>
                  <w:u w:val="none"/>
                </w:rPr>
                <w:t>Table</w:t>
              </w:r>
            </w:hyperlink>
            <w:hyperlink r:id="rId927" w:anchor="et001042" w:history="1">
              <w:r w:rsidR="00D45A8C" w:rsidRPr="00B620DB">
                <w:rPr>
                  <w:rStyle w:val="Hyperlink"/>
                  <w:color w:val="auto"/>
                  <w:u w:val="none"/>
                </w:rPr>
                <w:t> </w:t>
              </w:r>
            </w:hyperlink>
            <w:hyperlink r:id="rId928" w:anchor="et001042" w:history="1">
              <w:r w:rsidR="00D45A8C" w:rsidRPr="00B620DB">
                <w:rPr>
                  <w:rStyle w:val="Hyperlink"/>
                  <w:color w:val="auto"/>
                  <w:szCs w:val="18"/>
                  <w:u w:val="none"/>
                </w:rPr>
                <w:t>5.9.1.1.</w:t>
              </w:r>
            </w:hyperlink>
            <w:r w:rsidR="00D45A8C" w:rsidRPr="00B620DB">
              <w:br/>
            </w:r>
            <w:hyperlink r:id="rId929" w:anchor="es002486" w:history="1">
              <w:r w:rsidR="00D45A8C" w:rsidRPr="00B620DB">
                <w:rPr>
                  <w:rStyle w:val="Hyperlink"/>
                  <w:color w:val="auto"/>
                  <w:szCs w:val="18"/>
                  <w:u w:val="none"/>
                </w:rPr>
                <w:t>9.14.3.1.(1)</w:t>
              </w:r>
            </w:hyperlink>
          </w:p>
        </w:tc>
      </w:tr>
      <w:tr w:rsidR="00D45A8C" w:rsidRPr="00B620DB" w14:paraId="00E9142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05B0AC"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E577E31" w14:textId="77777777" w:rsidR="00D45A8C" w:rsidRPr="00B620DB" w:rsidRDefault="00D45A8C" w:rsidP="00D45A8C">
            <w:pPr>
              <w:pStyle w:val="12TabHeadBody"/>
            </w:pPr>
            <w:r w:rsidRPr="00B620DB">
              <w:rPr>
                <w:rStyle w:val="flts1"/>
              </w:rPr>
              <w:t>CAN/CSA-B211-00</w:t>
            </w:r>
          </w:p>
        </w:tc>
        <w:tc>
          <w:tcPr>
            <w:tcW w:w="1641" w:type="pct"/>
            <w:tcBorders>
              <w:top w:val="outset" w:sz="6" w:space="0" w:color="auto"/>
              <w:left w:val="outset" w:sz="6" w:space="0" w:color="auto"/>
              <w:bottom w:val="outset" w:sz="6" w:space="0" w:color="auto"/>
              <w:right w:val="outset" w:sz="6" w:space="0" w:color="auto"/>
            </w:tcBorders>
            <w:hideMark/>
          </w:tcPr>
          <w:p w14:paraId="0D90F120" w14:textId="77777777" w:rsidR="00D45A8C" w:rsidRPr="00B620DB" w:rsidRDefault="00D45A8C" w:rsidP="00D45A8C">
            <w:pPr>
              <w:pStyle w:val="12TabHeadBody"/>
            </w:pPr>
            <w:bookmarkStart w:id="1122" w:name="csab211"/>
            <w:bookmarkStart w:id="1123" w:name="a85781"/>
            <w:bookmarkEnd w:id="1122"/>
            <w:bookmarkEnd w:id="1123"/>
            <w:r w:rsidRPr="00B620DB">
              <w:rPr>
                <w:rStyle w:val="flts1"/>
              </w:rPr>
              <w:t>Energy Efficiency of Oil-Fired Storage Tank Water Heaters</w:t>
            </w:r>
            <w:bookmarkStart w:id="1124" w:name="a85783"/>
            <w:bookmarkEnd w:id="1124"/>
          </w:p>
        </w:tc>
        <w:tc>
          <w:tcPr>
            <w:tcW w:w="1524" w:type="pct"/>
            <w:tcBorders>
              <w:top w:val="outset" w:sz="6" w:space="0" w:color="auto"/>
              <w:left w:val="outset" w:sz="6" w:space="0" w:color="auto"/>
              <w:bottom w:val="outset" w:sz="6" w:space="0" w:color="auto"/>
              <w:right w:val="outset" w:sz="6" w:space="0" w:color="auto"/>
            </w:tcBorders>
            <w:hideMark/>
          </w:tcPr>
          <w:p w14:paraId="0C7F0B81" w14:textId="77777777" w:rsidR="00D45A8C" w:rsidRPr="00B620DB" w:rsidRDefault="00135AFF" w:rsidP="00D45A8C">
            <w:pPr>
              <w:pStyle w:val="12TabHeadBody"/>
            </w:pPr>
            <w:hyperlink r:id="rId930" w:anchor="et001376" w:history="1">
              <w:r w:rsidR="00D45A8C" w:rsidRPr="00B620DB">
                <w:rPr>
                  <w:rStyle w:val="Hyperlink"/>
                  <w:color w:val="auto"/>
                  <w:szCs w:val="18"/>
                  <w:u w:val="none"/>
                </w:rPr>
                <w:t>Table</w:t>
              </w:r>
            </w:hyperlink>
            <w:hyperlink r:id="rId931" w:anchor="et001376" w:history="1">
              <w:r w:rsidR="00D45A8C" w:rsidRPr="00B620DB">
                <w:rPr>
                  <w:rStyle w:val="Hyperlink"/>
                  <w:color w:val="auto"/>
                  <w:u w:val="none"/>
                </w:rPr>
                <w:t> </w:t>
              </w:r>
            </w:hyperlink>
            <w:hyperlink r:id="rId932" w:anchor="et001376" w:history="1">
              <w:r w:rsidR="00D45A8C" w:rsidRPr="00B620DB">
                <w:rPr>
                  <w:rStyle w:val="Hyperlink"/>
                  <w:color w:val="auto"/>
                  <w:szCs w:val="18"/>
                  <w:u w:val="none"/>
                </w:rPr>
                <w:t>9.36.4.2.</w:t>
              </w:r>
            </w:hyperlink>
          </w:p>
        </w:tc>
      </w:tr>
      <w:tr w:rsidR="00D45A8C" w:rsidRPr="00B620DB" w14:paraId="662923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8B6F02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D28467C" w14:textId="77777777" w:rsidR="00D45A8C" w:rsidRPr="00B620DB" w:rsidRDefault="00D45A8C" w:rsidP="00D45A8C">
            <w:pPr>
              <w:pStyle w:val="12TabHeadBody"/>
            </w:pPr>
            <w:r w:rsidRPr="00B620DB">
              <w:rPr>
                <w:rStyle w:val="flts1"/>
              </w:rPr>
              <w:t>B214-16</w:t>
            </w:r>
          </w:p>
        </w:tc>
        <w:tc>
          <w:tcPr>
            <w:tcW w:w="1641" w:type="pct"/>
            <w:tcBorders>
              <w:top w:val="outset" w:sz="6" w:space="0" w:color="auto"/>
              <w:left w:val="outset" w:sz="6" w:space="0" w:color="auto"/>
              <w:bottom w:val="outset" w:sz="6" w:space="0" w:color="auto"/>
              <w:right w:val="outset" w:sz="6" w:space="0" w:color="auto"/>
            </w:tcBorders>
            <w:hideMark/>
          </w:tcPr>
          <w:p w14:paraId="3D24F679" w14:textId="77777777" w:rsidR="00D45A8C" w:rsidRPr="00B620DB" w:rsidRDefault="00D45A8C" w:rsidP="00D45A8C">
            <w:pPr>
              <w:pStyle w:val="12TabHeadBody"/>
            </w:pPr>
            <w:bookmarkStart w:id="1125" w:name="csab214"/>
            <w:bookmarkStart w:id="1126" w:name="a85802"/>
            <w:bookmarkEnd w:id="1125"/>
            <w:bookmarkEnd w:id="1126"/>
            <w:r w:rsidRPr="00B620DB">
              <w:rPr>
                <w:rStyle w:val="flts1"/>
              </w:rPr>
              <w:t>Installation code for hydronic heating systems</w:t>
            </w:r>
            <w:bookmarkStart w:id="1127" w:name="a85804"/>
            <w:bookmarkEnd w:id="1127"/>
          </w:p>
        </w:tc>
        <w:tc>
          <w:tcPr>
            <w:tcW w:w="1524" w:type="pct"/>
            <w:tcBorders>
              <w:top w:val="outset" w:sz="6" w:space="0" w:color="auto"/>
              <w:left w:val="outset" w:sz="6" w:space="0" w:color="auto"/>
              <w:bottom w:val="outset" w:sz="6" w:space="0" w:color="auto"/>
              <w:right w:val="outset" w:sz="6" w:space="0" w:color="auto"/>
            </w:tcBorders>
            <w:hideMark/>
          </w:tcPr>
          <w:p w14:paraId="4E106615" w14:textId="77777777" w:rsidR="00D45A8C" w:rsidRPr="00B620DB" w:rsidRDefault="00135AFF" w:rsidP="00D45A8C">
            <w:pPr>
              <w:pStyle w:val="12TabHeadBody"/>
            </w:pPr>
            <w:hyperlink r:id="rId933" w:anchor="es008019" w:history="1">
              <w:r w:rsidR="00D45A8C" w:rsidRPr="00B620DB">
                <w:rPr>
                  <w:rStyle w:val="Hyperlink"/>
                  <w:color w:val="auto"/>
                  <w:szCs w:val="18"/>
                  <w:u w:val="none"/>
                </w:rPr>
                <w:t>6.2.1.1.(1)</w:t>
              </w:r>
            </w:hyperlink>
            <w:r w:rsidR="00D45A8C" w:rsidRPr="00B620DB">
              <w:br/>
            </w:r>
            <w:hyperlink r:id="rId934" w:anchor="es016079" w:history="1">
              <w:r w:rsidR="00D45A8C" w:rsidRPr="00B620DB">
                <w:rPr>
                  <w:rStyle w:val="Hyperlink"/>
                  <w:color w:val="auto"/>
                  <w:szCs w:val="18"/>
                  <w:u w:val="none"/>
                </w:rPr>
                <w:t>9.33.4.2.(1)</w:t>
              </w:r>
            </w:hyperlink>
            <w:r w:rsidR="00D45A8C" w:rsidRPr="00B620DB">
              <w:br/>
            </w:r>
            <w:hyperlink r:id="rId935" w:anchor="en001798" w:history="1">
              <w:r w:rsidR="00D45A8C" w:rsidRPr="00B620DB">
                <w:rPr>
                  <w:rStyle w:val="Hyperlink"/>
                  <w:color w:val="auto"/>
                  <w:szCs w:val="18"/>
                  <w:u w:val="none"/>
                </w:rPr>
                <w:t>A-9.36.3.4.(1)</w:t>
              </w:r>
            </w:hyperlink>
          </w:p>
        </w:tc>
      </w:tr>
      <w:tr w:rsidR="00D45A8C" w:rsidRPr="00B620DB" w14:paraId="24A8A6A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346801D"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2ADBDD6" w14:textId="77777777" w:rsidR="00D45A8C" w:rsidRPr="00B620DB" w:rsidRDefault="00D45A8C" w:rsidP="00D45A8C">
            <w:pPr>
              <w:pStyle w:val="12TabHeadBody"/>
            </w:pPr>
            <w:r w:rsidRPr="00B620DB">
              <w:rPr>
                <w:rStyle w:val="flts1"/>
              </w:rPr>
              <w:t>B355:19</w:t>
            </w:r>
          </w:p>
        </w:tc>
        <w:tc>
          <w:tcPr>
            <w:tcW w:w="1641" w:type="pct"/>
            <w:tcBorders>
              <w:top w:val="outset" w:sz="6" w:space="0" w:color="auto"/>
              <w:left w:val="outset" w:sz="6" w:space="0" w:color="auto"/>
              <w:bottom w:val="outset" w:sz="6" w:space="0" w:color="auto"/>
              <w:right w:val="outset" w:sz="6" w:space="0" w:color="auto"/>
            </w:tcBorders>
            <w:hideMark/>
          </w:tcPr>
          <w:p w14:paraId="6E58AAC2" w14:textId="77777777" w:rsidR="00D45A8C" w:rsidRPr="00B620DB" w:rsidRDefault="00D45A8C" w:rsidP="00D45A8C">
            <w:pPr>
              <w:pStyle w:val="12TabHeadBody"/>
            </w:pPr>
            <w:bookmarkStart w:id="1128" w:name="csab355"/>
            <w:bookmarkStart w:id="1129" w:name="a86033"/>
            <w:bookmarkEnd w:id="1128"/>
            <w:bookmarkEnd w:id="1129"/>
            <w:r w:rsidRPr="00B620DB">
              <w:rPr>
                <w:rStyle w:val="flts1"/>
              </w:rPr>
              <w:t>Platform lifts and stair lifts for barrier-free access</w:t>
            </w:r>
            <w:bookmarkStart w:id="1130" w:name="a86035"/>
            <w:bookmarkEnd w:id="1130"/>
          </w:p>
        </w:tc>
        <w:tc>
          <w:tcPr>
            <w:tcW w:w="1524" w:type="pct"/>
            <w:tcBorders>
              <w:top w:val="outset" w:sz="6" w:space="0" w:color="auto"/>
              <w:left w:val="outset" w:sz="6" w:space="0" w:color="auto"/>
              <w:bottom w:val="outset" w:sz="6" w:space="0" w:color="auto"/>
              <w:right w:val="outset" w:sz="6" w:space="0" w:color="auto"/>
            </w:tcBorders>
            <w:hideMark/>
          </w:tcPr>
          <w:p w14:paraId="5A9BC385" w14:textId="77777777" w:rsidR="00D45A8C" w:rsidRPr="00B620DB" w:rsidRDefault="00135AFF" w:rsidP="00D45A8C">
            <w:pPr>
              <w:pStyle w:val="12TabHeadBody"/>
            </w:pPr>
            <w:hyperlink r:id="rId936" w:anchor="es001348" w:history="1">
              <w:r w:rsidR="00D45A8C" w:rsidRPr="00B620DB">
                <w:rPr>
                  <w:rStyle w:val="Hyperlink"/>
                  <w:color w:val="auto"/>
                  <w:szCs w:val="18"/>
                  <w:u w:val="none"/>
                </w:rPr>
                <w:t>3.8.3.7.(1)</w:t>
              </w:r>
            </w:hyperlink>
          </w:p>
        </w:tc>
      </w:tr>
      <w:tr w:rsidR="00D45A8C" w:rsidRPr="00B620DB" w14:paraId="2DC139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0E0645"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36136859" w14:textId="77777777" w:rsidR="00D45A8C" w:rsidRPr="00B620DB" w:rsidRDefault="00D45A8C" w:rsidP="00D45A8C">
            <w:pPr>
              <w:pStyle w:val="12TabHeadBody"/>
            </w:pPr>
            <w:r w:rsidRPr="00B620DB">
              <w:rPr>
                <w:rStyle w:val="flts1"/>
              </w:rPr>
              <w:t>B365-17</w:t>
            </w:r>
          </w:p>
        </w:tc>
        <w:tc>
          <w:tcPr>
            <w:tcW w:w="1641" w:type="pct"/>
            <w:tcBorders>
              <w:top w:val="outset" w:sz="6" w:space="0" w:color="auto"/>
              <w:left w:val="outset" w:sz="6" w:space="0" w:color="auto"/>
              <w:bottom w:val="outset" w:sz="6" w:space="0" w:color="auto"/>
              <w:right w:val="outset" w:sz="6" w:space="0" w:color="auto"/>
            </w:tcBorders>
            <w:hideMark/>
          </w:tcPr>
          <w:p w14:paraId="2196EBBC" w14:textId="77777777" w:rsidR="00D45A8C" w:rsidRPr="00B620DB" w:rsidRDefault="00D45A8C" w:rsidP="00D45A8C">
            <w:pPr>
              <w:pStyle w:val="12TabHeadBody"/>
            </w:pPr>
            <w:bookmarkStart w:id="1131" w:name="csab365"/>
            <w:bookmarkStart w:id="1132" w:name="a86054"/>
            <w:bookmarkEnd w:id="1131"/>
            <w:bookmarkEnd w:id="1132"/>
            <w:r w:rsidRPr="00B620DB">
              <w:rPr>
                <w:rStyle w:val="flts1"/>
              </w:rPr>
              <w:t>Installation code for solid-fuel-burning appliances and equipment</w:t>
            </w:r>
            <w:bookmarkStart w:id="1133" w:name="a86056"/>
            <w:bookmarkEnd w:id="1133"/>
          </w:p>
        </w:tc>
        <w:tc>
          <w:tcPr>
            <w:tcW w:w="1524" w:type="pct"/>
            <w:tcBorders>
              <w:top w:val="outset" w:sz="6" w:space="0" w:color="auto"/>
              <w:left w:val="outset" w:sz="6" w:space="0" w:color="auto"/>
              <w:bottom w:val="outset" w:sz="6" w:space="0" w:color="auto"/>
              <w:right w:val="outset" w:sz="6" w:space="0" w:color="auto"/>
            </w:tcBorders>
            <w:hideMark/>
          </w:tcPr>
          <w:p w14:paraId="35DE5720" w14:textId="77777777" w:rsidR="00D45A8C" w:rsidRPr="00B620DB" w:rsidRDefault="00135AFF" w:rsidP="00D45A8C">
            <w:pPr>
              <w:pStyle w:val="12TabHeadBody"/>
            </w:pPr>
            <w:hyperlink r:id="rId937" w:anchor="es001673" w:history="1">
              <w:r w:rsidR="00D45A8C" w:rsidRPr="00B620DB">
                <w:rPr>
                  <w:rStyle w:val="Hyperlink"/>
                  <w:color w:val="auto"/>
                  <w:szCs w:val="18"/>
                  <w:u w:val="none"/>
                </w:rPr>
                <w:t>6.2.1.5.(1)</w:t>
              </w:r>
            </w:hyperlink>
            <w:r w:rsidR="00D45A8C" w:rsidRPr="00B620DB">
              <w:br/>
            </w:r>
            <w:hyperlink r:id="rId938" w:anchor="es002849" w:history="1">
              <w:r w:rsidR="00D45A8C" w:rsidRPr="00B620DB">
                <w:rPr>
                  <w:rStyle w:val="Hyperlink"/>
                  <w:color w:val="auto"/>
                  <w:szCs w:val="18"/>
                  <w:u w:val="none"/>
                </w:rPr>
                <w:t>9.22.10.2.(1)</w:t>
              </w:r>
            </w:hyperlink>
            <w:r w:rsidR="00D45A8C" w:rsidRPr="00B620DB">
              <w:br/>
            </w:r>
            <w:hyperlink r:id="rId939" w:anchor="es003481" w:history="1">
              <w:r w:rsidR="00D45A8C" w:rsidRPr="00B620DB">
                <w:rPr>
                  <w:rStyle w:val="Hyperlink"/>
                  <w:color w:val="auto"/>
                  <w:szCs w:val="18"/>
                  <w:u w:val="none"/>
                </w:rPr>
                <w:t>9.31.6.2.(2)</w:t>
              </w:r>
            </w:hyperlink>
            <w:r w:rsidR="00D45A8C" w:rsidRPr="00B620DB">
              <w:br/>
            </w:r>
            <w:hyperlink r:id="rId940" w:anchor="es008592" w:history="1">
              <w:r w:rsidR="00D45A8C" w:rsidRPr="00B620DB">
                <w:rPr>
                  <w:rStyle w:val="Hyperlink"/>
                  <w:color w:val="auto"/>
                  <w:szCs w:val="18"/>
                  <w:u w:val="none"/>
                </w:rPr>
                <w:t>9.33.5.3.(1)</w:t>
              </w:r>
            </w:hyperlink>
            <w:r w:rsidR="00D45A8C" w:rsidRPr="00B620DB">
              <w:br/>
            </w:r>
            <w:hyperlink r:id="rId941" w:anchor="en000354" w:history="1">
              <w:r w:rsidR="00D45A8C" w:rsidRPr="00B620DB">
                <w:rPr>
                  <w:rStyle w:val="Hyperlink"/>
                  <w:color w:val="auto"/>
                  <w:szCs w:val="18"/>
                  <w:u w:val="none"/>
                </w:rPr>
                <w:t>A-9.33.1.1.(2)</w:t>
              </w:r>
            </w:hyperlink>
            <w:r w:rsidR="00D45A8C" w:rsidRPr="00B620DB">
              <w:br/>
            </w:r>
            <w:hyperlink r:id="rId942" w:anchor="en001257" w:history="1">
              <w:r w:rsidR="00D45A8C" w:rsidRPr="00B620DB">
                <w:rPr>
                  <w:rStyle w:val="Hyperlink"/>
                  <w:color w:val="auto"/>
                  <w:szCs w:val="18"/>
                  <w:u w:val="none"/>
                </w:rPr>
                <w:t>A-9.33.5.3.</w:t>
              </w:r>
            </w:hyperlink>
          </w:p>
        </w:tc>
      </w:tr>
      <w:tr w:rsidR="00D45A8C" w:rsidRPr="00B620DB" w14:paraId="27BDFBC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CA72CC"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9A2F75E" w14:textId="77777777" w:rsidR="00D45A8C" w:rsidRPr="00B620DB" w:rsidRDefault="00D45A8C" w:rsidP="00D45A8C">
            <w:pPr>
              <w:pStyle w:val="12TabHeadBody"/>
            </w:pPr>
            <w:r w:rsidRPr="00B620DB">
              <w:rPr>
                <w:rStyle w:val="flts1"/>
              </w:rPr>
              <w:t>B415.1-10</w:t>
            </w:r>
          </w:p>
        </w:tc>
        <w:tc>
          <w:tcPr>
            <w:tcW w:w="1641" w:type="pct"/>
            <w:tcBorders>
              <w:top w:val="outset" w:sz="6" w:space="0" w:color="auto"/>
              <w:left w:val="outset" w:sz="6" w:space="0" w:color="auto"/>
              <w:bottom w:val="outset" w:sz="6" w:space="0" w:color="auto"/>
              <w:right w:val="outset" w:sz="6" w:space="0" w:color="auto"/>
            </w:tcBorders>
            <w:hideMark/>
          </w:tcPr>
          <w:p w14:paraId="3BF8A345" w14:textId="77777777" w:rsidR="00D45A8C" w:rsidRPr="00B620DB" w:rsidRDefault="00D45A8C" w:rsidP="00D45A8C">
            <w:pPr>
              <w:pStyle w:val="12TabHeadBody"/>
            </w:pPr>
            <w:bookmarkStart w:id="1134" w:name="csab415.1"/>
            <w:bookmarkStart w:id="1135" w:name="a86291"/>
            <w:bookmarkEnd w:id="1134"/>
            <w:bookmarkEnd w:id="1135"/>
            <w:r w:rsidRPr="00B620DB">
              <w:rPr>
                <w:rStyle w:val="flts1"/>
              </w:rPr>
              <w:t>Performance Testing of Solid-Fuel-Burning Heating Appliances</w:t>
            </w:r>
            <w:bookmarkStart w:id="1136" w:name="a86293"/>
            <w:bookmarkEnd w:id="1136"/>
          </w:p>
        </w:tc>
        <w:tc>
          <w:tcPr>
            <w:tcW w:w="1524" w:type="pct"/>
            <w:tcBorders>
              <w:top w:val="outset" w:sz="6" w:space="0" w:color="auto"/>
              <w:left w:val="outset" w:sz="6" w:space="0" w:color="auto"/>
              <w:bottom w:val="outset" w:sz="6" w:space="0" w:color="auto"/>
              <w:right w:val="outset" w:sz="6" w:space="0" w:color="auto"/>
            </w:tcBorders>
            <w:hideMark/>
          </w:tcPr>
          <w:p w14:paraId="4C9C6AE7" w14:textId="77777777" w:rsidR="00D45A8C" w:rsidRPr="00B620DB" w:rsidRDefault="00135AFF" w:rsidP="00D45A8C">
            <w:pPr>
              <w:pStyle w:val="12TabHeadBody"/>
            </w:pPr>
            <w:hyperlink r:id="rId943" w:anchor="et001375" w:history="1">
              <w:r w:rsidR="00D45A8C" w:rsidRPr="00B620DB">
                <w:rPr>
                  <w:rStyle w:val="Hyperlink"/>
                  <w:color w:val="auto"/>
                  <w:szCs w:val="18"/>
                  <w:u w:val="none"/>
                </w:rPr>
                <w:t>Table</w:t>
              </w:r>
            </w:hyperlink>
            <w:hyperlink r:id="rId944" w:anchor="et001375" w:history="1">
              <w:r w:rsidR="00D45A8C" w:rsidRPr="00B620DB">
                <w:rPr>
                  <w:rStyle w:val="Hyperlink"/>
                  <w:color w:val="auto"/>
                  <w:u w:val="none"/>
                </w:rPr>
                <w:t> </w:t>
              </w:r>
            </w:hyperlink>
            <w:hyperlink r:id="rId945" w:anchor="et001375" w:history="1">
              <w:r w:rsidR="00D45A8C" w:rsidRPr="00B620DB">
                <w:rPr>
                  <w:rStyle w:val="Hyperlink"/>
                  <w:color w:val="auto"/>
                  <w:szCs w:val="18"/>
                  <w:u w:val="none"/>
                </w:rPr>
                <w:t>9.36.3.10.</w:t>
              </w:r>
            </w:hyperlink>
          </w:p>
        </w:tc>
      </w:tr>
      <w:tr w:rsidR="00D45A8C" w:rsidRPr="00B620DB" w14:paraId="524BB41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70F5A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E8D0B3F" w14:textId="77777777" w:rsidR="00D45A8C" w:rsidRPr="00B620DB" w:rsidRDefault="00D45A8C" w:rsidP="00D45A8C">
            <w:pPr>
              <w:pStyle w:val="12TabHeadBody"/>
            </w:pPr>
            <w:r w:rsidRPr="00B620DB">
              <w:rPr>
                <w:rStyle w:val="flts1"/>
              </w:rPr>
              <w:t>B651-18</w:t>
            </w:r>
          </w:p>
        </w:tc>
        <w:tc>
          <w:tcPr>
            <w:tcW w:w="1641" w:type="pct"/>
            <w:tcBorders>
              <w:top w:val="outset" w:sz="6" w:space="0" w:color="auto"/>
              <w:left w:val="outset" w:sz="6" w:space="0" w:color="auto"/>
              <w:bottom w:val="outset" w:sz="6" w:space="0" w:color="auto"/>
              <w:right w:val="outset" w:sz="6" w:space="0" w:color="auto"/>
            </w:tcBorders>
            <w:hideMark/>
          </w:tcPr>
          <w:p w14:paraId="53F521DD" w14:textId="77777777" w:rsidR="00D45A8C" w:rsidRPr="00B620DB" w:rsidRDefault="00D45A8C" w:rsidP="00D45A8C">
            <w:pPr>
              <w:pStyle w:val="12TabHeadBody"/>
            </w:pPr>
            <w:bookmarkStart w:id="1137" w:name="csab651"/>
            <w:bookmarkStart w:id="1138" w:name="a86312"/>
            <w:bookmarkEnd w:id="1137"/>
            <w:bookmarkEnd w:id="1138"/>
            <w:r w:rsidRPr="00B620DB">
              <w:rPr>
                <w:rStyle w:val="flts1"/>
              </w:rPr>
              <w:t>Accessible design for the built environment</w:t>
            </w:r>
            <w:bookmarkStart w:id="1139" w:name="a86314"/>
            <w:bookmarkEnd w:id="1139"/>
          </w:p>
        </w:tc>
        <w:tc>
          <w:tcPr>
            <w:tcW w:w="1524" w:type="pct"/>
            <w:tcBorders>
              <w:top w:val="outset" w:sz="6" w:space="0" w:color="auto"/>
              <w:left w:val="outset" w:sz="6" w:space="0" w:color="auto"/>
              <w:bottom w:val="outset" w:sz="6" w:space="0" w:color="auto"/>
              <w:right w:val="outset" w:sz="6" w:space="0" w:color="auto"/>
            </w:tcBorders>
            <w:hideMark/>
          </w:tcPr>
          <w:p w14:paraId="360EB4FF" w14:textId="77777777" w:rsidR="00D45A8C" w:rsidRDefault="00135AFF" w:rsidP="00D45A8C">
            <w:pPr>
              <w:pStyle w:val="12TabHeadBody"/>
              <w:rPr>
                <w:ins w:id="1140" w:author="Chase, Andy HOUS:EX" w:date="2023-07-27T11:55:00Z"/>
                <w:rStyle w:val="Hyperlink"/>
                <w:color w:val="auto"/>
                <w:szCs w:val="18"/>
                <w:u w:val="none"/>
              </w:rPr>
            </w:pPr>
            <w:hyperlink r:id="rId946" w:anchor="es013886" w:history="1">
              <w:r w:rsidR="00D45A8C" w:rsidRPr="00B620DB">
                <w:rPr>
                  <w:rStyle w:val="Hyperlink"/>
                  <w:color w:val="auto"/>
                  <w:szCs w:val="18"/>
                  <w:u w:val="none"/>
                </w:rPr>
                <w:t>3.3.1.19.(1)</w:t>
              </w:r>
            </w:hyperlink>
            <w:r w:rsidR="00D45A8C" w:rsidRPr="00B620DB">
              <w:br/>
            </w:r>
            <w:hyperlink r:id="rId947" w:anchor="es000070" w:history="1">
              <w:r w:rsidR="00D45A8C" w:rsidRPr="00B620DB">
                <w:rPr>
                  <w:rStyle w:val="Hyperlink"/>
                  <w:color w:val="auto"/>
                  <w:szCs w:val="18"/>
                  <w:u w:val="none"/>
                </w:rPr>
                <w:t>3.8.3.1.(1)</w:t>
              </w:r>
            </w:hyperlink>
            <w:r w:rsidR="00D45A8C" w:rsidRPr="00B620DB">
              <w:br/>
            </w:r>
            <w:hyperlink r:id="rId948" w:anchor="et000059" w:history="1">
              <w:r w:rsidR="00D45A8C" w:rsidRPr="00B620DB">
                <w:rPr>
                  <w:rStyle w:val="Hyperlink"/>
                  <w:color w:val="auto"/>
                  <w:szCs w:val="18"/>
                  <w:u w:val="none"/>
                </w:rPr>
                <w:t>Table</w:t>
              </w:r>
            </w:hyperlink>
            <w:hyperlink r:id="rId949" w:anchor="et000059" w:history="1">
              <w:r w:rsidR="00D45A8C" w:rsidRPr="00B620DB">
                <w:rPr>
                  <w:rStyle w:val="Hyperlink"/>
                  <w:color w:val="auto"/>
                  <w:u w:val="none"/>
                </w:rPr>
                <w:t> </w:t>
              </w:r>
            </w:hyperlink>
            <w:hyperlink r:id="rId950" w:anchor="et000059" w:history="1">
              <w:r w:rsidR="00D45A8C" w:rsidRPr="00B620DB">
                <w:rPr>
                  <w:rStyle w:val="Hyperlink"/>
                  <w:color w:val="auto"/>
                  <w:szCs w:val="18"/>
                  <w:u w:val="none"/>
                </w:rPr>
                <w:t>3.8.3.1.</w:t>
              </w:r>
            </w:hyperlink>
            <w:r w:rsidR="00D45A8C" w:rsidRPr="00B620DB">
              <w:br/>
            </w:r>
            <w:hyperlink r:id="rId951" w:anchor="es001330" w:history="1">
              <w:r w:rsidR="00D45A8C" w:rsidRPr="00B620DB">
                <w:rPr>
                  <w:rStyle w:val="Hyperlink"/>
                  <w:color w:val="auto"/>
                  <w:szCs w:val="18"/>
                  <w:u w:val="none"/>
                </w:rPr>
                <w:t>3.8.3.3.(1)</w:t>
              </w:r>
            </w:hyperlink>
            <w:r w:rsidR="00D45A8C" w:rsidRPr="00B620DB">
              <w:br/>
            </w:r>
            <w:hyperlink r:id="rId952" w:anchor="es013894" w:history="1">
              <w:r w:rsidR="00D45A8C" w:rsidRPr="00B620DB">
                <w:rPr>
                  <w:rStyle w:val="Hyperlink"/>
                  <w:color w:val="auto"/>
                  <w:szCs w:val="18"/>
                  <w:u w:val="none"/>
                </w:rPr>
                <w:t>3.8.3.9.(1)</w:t>
              </w:r>
            </w:hyperlink>
            <w:r w:rsidR="00D45A8C" w:rsidRPr="00B620DB">
              <w:br/>
            </w:r>
            <w:hyperlink r:id="rId953" w:anchor="es013895" w:history="1">
              <w:r w:rsidR="00D45A8C" w:rsidRPr="00B620DB">
                <w:rPr>
                  <w:rStyle w:val="Hyperlink"/>
                  <w:color w:val="auto"/>
                  <w:szCs w:val="18"/>
                  <w:u w:val="none"/>
                </w:rPr>
                <w:t>3.8.3.9.(2)</w:t>
              </w:r>
            </w:hyperlink>
          </w:p>
          <w:p w14:paraId="7E20FB0A" w14:textId="5B4EF44F" w:rsidR="00D45A8C" w:rsidRPr="00B620DB" w:rsidRDefault="00D45A8C" w:rsidP="00D45A8C">
            <w:pPr>
              <w:pStyle w:val="12TabHeadBody"/>
            </w:pPr>
            <w:ins w:id="1141" w:author="Chase, Andy HOUS:EX" w:date="2023-07-27T11:55:00Z">
              <w:r>
                <w:rPr>
                  <w:rStyle w:val="Hyperlink"/>
                  <w:color w:val="auto"/>
                  <w:szCs w:val="18"/>
                  <w:u w:val="none"/>
                </w:rPr>
                <w:t>A-3.8.2.5.</w:t>
              </w:r>
            </w:ins>
            <w:r w:rsidRPr="00B620DB">
              <w:br/>
            </w:r>
            <w:hyperlink r:id="rId954" w:anchor="en000880" w:history="1">
              <w:r w:rsidRPr="00B620DB">
                <w:rPr>
                  <w:rStyle w:val="Hyperlink"/>
                  <w:color w:val="auto"/>
                  <w:szCs w:val="18"/>
                  <w:u w:val="none"/>
                </w:rPr>
                <w:t>A-3.8.3.1.(1)</w:t>
              </w:r>
            </w:hyperlink>
          </w:p>
        </w:tc>
      </w:tr>
      <w:tr w:rsidR="00D45A8C" w:rsidRPr="00B620DB" w14:paraId="1FDD1BF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D48507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A42A51E" w14:textId="77777777" w:rsidR="00D45A8C" w:rsidRPr="00B620DB" w:rsidRDefault="00D45A8C" w:rsidP="00D45A8C">
            <w:pPr>
              <w:pStyle w:val="12TabHeadBody"/>
            </w:pPr>
            <w:r w:rsidRPr="00B620DB">
              <w:rPr>
                <w:rStyle w:val="flts1"/>
              </w:rPr>
              <w:t>C22.1-18</w:t>
            </w:r>
          </w:p>
        </w:tc>
        <w:tc>
          <w:tcPr>
            <w:tcW w:w="1641" w:type="pct"/>
            <w:tcBorders>
              <w:top w:val="outset" w:sz="6" w:space="0" w:color="auto"/>
              <w:left w:val="outset" w:sz="6" w:space="0" w:color="auto"/>
              <w:bottom w:val="outset" w:sz="6" w:space="0" w:color="auto"/>
              <w:right w:val="outset" w:sz="6" w:space="0" w:color="auto"/>
            </w:tcBorders>
            <w:hideMark/>
          </w:tcPr>
          <w:p w14:paraId="09C52DDE" w14:textId="77777777" w:rsidR="00D45A8C" w:rsidRPr="00B620DB" w:rsidRDefault="00D45A8C" w:rsidP="00D45A8C">
            <w:pPr>
              <w:pStyle w:val="12TabHeadBody"/>
            </w:pPr>
            <w:bookmarkStart w:id="1142" w:name="csac22.1"/>
            <w:bookmarkStart w:id="1143" w:name="a86551"/>
            <w:bookmarkEnd w:id="1142"/>
            <w:bookmarkEnd w:id="1143"/>
            <w:r w:rsidRPr="00B620DB">
              <w:rPr>
                <w:rStyle w:val="flts1"/>
              </w:rPr>
              <w:t>Canadian Electrical Code, Part I (24th edition), Safety Standard for Electrical Installations</w:t>
            </w:r>
            <w:bookmarkStart w:id="1144" w:name="a86553"/>
            <w:bookmarkEnd w:id="1144"/>
          </w:p>
        </w:tc>
        <w:tc>
          <w:tcPr>
            <w:tcW w:w="1524" w:type="pct"/>
            <w:tcBorders>
              <w:top w:val="outset" w:sz="6" w:space="0" w:color="auto"/>
              <w:left w:val="outset" w:sz="6" w:space="0" w:color="auto"/>
              <w:bottom w:val="outset" w:sz="6" w:space="0" w:color="auto"/>
              <w:right w:val="outset" w:sz="6" w:space="0" w:color="auto"/>
            </w:tcBorders>
            <w:hideMark/>
          </w:tcPr>
          <w:p w14:paraId="6C7D5970" w14:textId="1790DBFB" w:rsidR="00D45A8C" w:rsidRPr="00B620DB" w:rsidRDefault="00135AFF" w:rsidP="00D45A8C">
            <w:pPr>
              <w:pStyle w:val="12TabHeadBody"/>
            </w:pPr>
            <w:hyperlink r:id="rId955" w:anchor="en000023" w:history="1">
              <w:r w:rsidR="00D45A8C" w:rsidRPr="00B620DB">
                <w:rPr>
                  <w:rStyle w:val="Hyperlink"/>
                  <w:color w:val="auto"/>
                  <w:szCs w:val="18"/>
                  <w:u w:val="none"/>
                </w:rPr>
                <w:t>A-3.1.4.3.(1)(b)(i)</w:t>
              </w:r>
            </w:hyperlink>
            <w:r w:rsidR="00D45A8C" w:rsidRPr="00B620DB">
              <w:br/>
            </w:r>
            <w:hyperlink r:id="rId956" w:anchor="en000067" w:history="1">
              <w:r w:rsidR="00D45A8C" w:rsidRPr="00B620DB">
                <w:rPr>
                  <w:rStyle w:val="Hyperlink"/>
                  <w:color w:val="auto"/>
                  <w:szCs w:val="18"/>
                  <w:u w:val="none"/>
                </w:rPr>
                <w:t>A-3.2.4.20.(9)(a)</w:t>
              </w:r>
            </w:hyperlink>
            <w:r w:rsidR="00D45A8C" w:rsidRPr="00B620DB">
              <w:br/>
            </w:r>
            <w:hyperlink r:id="rId957" w:anchor="en001580" w:history="1">
              <w:r w:rsidR="00D45A8C" w:rsidRPr="00B620DB">
                <w:rPr>
                  <w:rStyle w:val="Hyperlink"/>
                  <w:color w:val="auto"/>
                  <w:szCs w:val="18"/>
                  <w:u w:val="none"/>
                </w:rPr>
                <w:t>A-3.3.6.2.(4)</w:t>
              </w:r>
            </w:hyperlink>
            <w:r w:rsidR="00D45A8C" w:rsidRPr="00B620DB">
              <w:br/>
            </w:r>
            <w:hyperlink r:id="rId958" w:anchor="en000296" w:history="1">
              <w:r w:rsidR="00D45A8C" w:rsidRPr="00B620DB">
                <w:rPr>
                  <w:rStyle w:val="Hyperlink"/>
                  <w:color w:val="auto"/>
                  <w:szCs w:val="18"/>
                  <w:u w:val="none"/>
                </w:rPr>
                <w:t>A-9.10.22.</w:t>
              </w:r>
            </w:hyperlink>
            <w:r w:rsidR="00D45A8C" w:rsidRPr="00B620DB">
              <w:br/>
            </w:r>
            <w:hyperlink r:id="rId959" w:anchor="en001258" w:history="1">
              <w:r w:rsidR="00D45A8C" w:rsidRPr="00B620DB">
                <w:rPr>
                  <w:rStyle w:val="Hyperlink"/>
                  <w:color w:val="auto"/>
                  <w:szCs w:val="18"/>
                  <w:u w:val="none"/>
                </w:rPr>
                <w:t>A-9.34.2.</w:t>
              </w:r>
            </w:hyperlink>
            <w:r w:rsidR="00D45A8C" w:rsidRPr="00B620DB">
              <w:br/>
            </w:r>
            <w:hyperlink r:id="rId960" w:anchor="en001516" w:history="1">
              <w:r w:rsidR="00D45A8C" w:rsidRPr="00B620DB">
                <w:rPr>
                  <w:rStyle w:val="Hyperlink"/>
                  <w:color w:val="auto"/>
                  <w:szCs w:val="18"/>
                  <w:u w:val="none"/>
                </w:rPr>
                <w:t>A-9.35.2.2.(1)</w:t>
              </w:r>
            </w:hyperlink>
          </w:p>
        </w:tc>
      </w:tr>
      <w:tr w:rsidR="00D45A8C" w:rsidRPr="00B620DB" w14:paraId="21F3590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085C8F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77A779B" w14:textId="77777777" w:rsidR="00D45A8C" w:rsidRPr="00B620DB" w:rsidRDefault="00D45A8C" w:rsidP="00D45A8C">
            <w:pPr>
              <w:pStyle w:val="12TabHeadBody"/>
            </w:pPr>
            <w:r w:rsidRPr="00B620DB">
              <w:rPr>
                <w:rStyle w:val="flts1"/>
              </w:rPr>
              <w:t>C22.2 No. 0.3-09</w:t>
            </w:r>
          </w:p>
        </w:tc>
        <w:tc>
          <w:tcPr>
            <w:tcW w:w="1641" w:type="pct"/>
            <w:tcBorders>
              <w:top w:val="outset" w:sz="6" w:space="0" w:color="auto"/>
              <w:left w:val="outset" w:sz="6" w:space="0" w:color="auto"/>
              <w:bottom w:val="outset" w:sz="6" w:space="0" w:color="auto"/>
              <w:right w:val="outset" w:sz="6" w:space="0" w:color="auto"/>
            </w:tcBorders>
            <w:hideMark/>
          </w:tcPr>
          <w:p w14:paraId="204B35AD" w14:textId="77777777" w:rsidR="00D45A8C" w:rsidRPr="00B620DB" w:rsidRDefault="00D45A8C" w:rsidP="00D45A8C">
            <w:pPr>
              <w:pStyle w:val="12TabHeadBody"/>
            </w:pPr>
            <w:bookmarkStart w:id="1145" w:name="csac22.2no.0.3"/>
            <w:bookmarkStart w:id="1146" w:name="a86806"/>
            <w:bookmarkEnd w:id="1145"/>
            <w:bookmarkEnd w:id="1146"/>
            <w:r w:rsidRPr="00B620DB">
              <w:rPr>
                <w:rStyle w:val="flts1"/>
              </w:rPr>
              <w:t>Test methods for electrical wires and cables</w:t>
            </w:r>
            <w:bookmarkStart w:id="1147" w:name="a86808"/>
            <w:bookmarkEnd w:id="1147"/>
          </w:p>
        </w:tc>
        <w:tc>
          <w:tcPr>
            <w:tcW w:w="1524" w:type="pct"/>
            <w:tcBorders>
              <w:top w:val="outset" w:sz="6" w:space="0" w:color="auto"/>
              <w:left w:val="outset" w:sz="6" w:space="0" w:color="auto"/>
              <w:bottom w:val="outset" w:sz="6" w:space="0" w:color="auto"/>
              <w:right w:val="outset" w:sz="6" w:space="0" w:color="auto"/>
            </w:tcBorders>
            <w:hideMark/>
          </w:tcPr>
          <w:p w14:paraId="0056EDF4" w14:textId="77777777" w:rsidR="00D45A8C" w:rsidRPr="00B620DB" w:rsidRDefault="00135AFF" w:rsidP="00D45A8C">
            <w:pPr>
              <w:pStyle w:val="12TabHeadBody"/>
            </w:pPr>
            <w:hyperlink r:id="rId961" w:anchor="es000168" w:history="1">
              <w:r w:rsidR="00D45A8C" w:rsidRPr="00B620DB">
                <w:rPr>
                  <w:rStyle w:val="Hyperlink"/>
                  <w:color w:val="auto"/>
                  <w:szCs w:val="18"/>
                  <w:u w:val="none"/>
                </w:rPr>
                <w:t>3.1.4.3.(1)</w:t>
              </w:r>
            </w:hyperlink>
            <w:r w:rsidR="00D45A8C" w:rsidRPr="00B620DB">
              <w:br/>
            </w:r>
            <w:hyperlink r:id="rId962" w:anchor="es005920" w:history="1">
              <w:r w:rsidR="00D45A8C" w:rsidRPr="00B620DB">
                <w:rPr>
                  <w:rStyle w:val="Hyperlink"/>
                  <w:color w:val="auto"/>
                  <w:szCs w:val="18"/>
                  <w:u w:val="none"/>
                </w:rPr>
                <w:t>3.1.4.3.(3)</w:t>
              </w:r>
            </w:hyperlink>
            <w:r w:rsidR="00D45A8C" w:rsidRPr="00B620DB">
              <w:br/>
            </w:r>
            <w:hyperlink r:id="rId963" w:anchor="es000227" w:history="1">
              <w:r w:rsidR="00D45A8C" w:rsidRPr="00B620DB">
                <w:rPr>
                  <w:rStyle w:val="Hyperlink"/>
                  <w:color w:val="auto"/>
                  <w:szCs w:val="18"/>
                  <w:u w:val="none"/>
                </w:rPr>
                <w:t>3.1.5.21.(1)</w:t>
              </w:r>
            </w:hyperlink>
            <w:r w:rsidR="00D45A8C" w:rsidRPr="00B620DB">
              <w:br/>
            </w:r>
            <w:hyperlink r:id="rId964" w:anchor="es016102" w:history="1">
              <w:r w:rsidR="00D45A8C" w:rsidRPr="00B620DB">
                <w:rPr>
                  <w:rStyle w:val="Hyperlink"/>
                  <w:color w:val="auto"/>
                  <w:szCs w:val="18"/>
                  <w:u w:val="none"/>
                </w:rPr>
                <w:t>3.1.5.21.(3)</w:t>
              </w:r>
            </w:hyperlink>
            <w:r w:rsidR="00D45A8C" w:rsidRPr="00B620DB">
              <w:br/>
            </w:r>
            <w:hyperlink r:id="rId965" w:anchor="es003694" w:history="1">
              <w:r w:rsidR="00D45A8C" w:rsidRPr="00B620DB">
                <w:rPr>
                  <w:rStyle w:val="Hyperlink"/>
                  <w:color w:val="auto"/>
                  <w:szCs w:val="18"/>
                  <w:u w:val="none"/>
                </w:rPr>
                <w:t>9.34.1.5.(1)</w:t>
              </w:r>
            </w:hyperlink>
          </w:p>
        </w:tc>
      </w:tr>
      <w:tr w:rsidR="00D45A8C" w:rsidRPr="00B620DB" w14:paraId="7BE4AA5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FAB70A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F0C52C6" w14:textId="77777777" w:rsidR="00D45A8C" w:rsidRPr="00B620DB" w:rsidRDefault="00D45A8C" w:rsidP="00D45A8C">
            <w:pPr>
              <w:pStyle w:val="12TabHeadBody"/>
            </w:pPr>
            <w:r w:rsidRPr="00B620DB">
              <w:rPr>
                <w:rStyle w:val="flts1"/>
              </w:rPr>
              <w:t>C22.2 No. 113-10</w:t>
            </w:r>
          </w:p>
        </w:tc>
        <w:tc>
          <w:tcPr>
            <w:tcW w:w="1641" w:type="pct"/>
            <w:tcBorders>
              <w:top w:val="outset" w:sz="6" w:space="0" w:color="auto"/>
              <w:left w:val="outset" w:sz="6" w:space="0" w:color="auto"/>
              <w:bottom w:val="outset" w:sz="6" w:space="0" w:color="auto"/>
              <w:right w:val="outset" w:sz="6" w:space="0" w:color="auto"/>
            </w:tcBorders>
            <w:hideMark/>
          </w:tcPr>
          <w:p w14:paraId="56D0514E" w14:textId="77777777" w:rsidR="00D45A8C" w:rsidRPr="00B620DB" w:rsidRDefault="00D45A8C" w:rsidP="00D45A8C">
            <w:pPr>
              <w:pStyle w:val="12TabHeadBody"/>
            </w:pPr>
            <w:bookmarkStart w:id="1148" w:name="csac22.2no.113"/>
            <w:bookmarkStart w:id="1149" w:name="a87041"/>
            <w:bookmarkEnd w:id="1148"/>
            <w:bookmarkEnd w:id="1149"/>
            <w:r w:rsidRPr="00B620DB">
              <w:rPr>
                <w:rStyle w:val="flts1"/>
              </w:rPr>
              <w:t>Fans and Ventilators</w:t>
            </w:r>
            <w:bookmarkStart w:id="1150" w:name="a87043"/>
            <w:bookmarkEnd w:id="1150"/>
          </w:p>
        </w:tc>
        <w:tc>
          <w:tcPr>
            <w:tcW w:w="1524" w:type="pct"/>
            <w:tcBorders>
              <w:top w:val="outset" w:sz="6" w:space="0" w:color="auto"/>
              <w:left w:val="outset" w:sz="6" w:space="0" w:color="auto"/>
              <w:bottom w:val="outset" w:sz="6" w:space="0" w:color="auto"/>
              <w:right w:val="outset" w:sz="6" w:space="0" w:color="auto"/>
            </w:tcBorders>
            <w:hideMark/>
          </w:tcPr>
          <w:p w14:paraId="10CBF78E" w14:textId="77777777" w:rsidR="00D45A8C" w:rsidRPr="00B620DB" w:rsidRDefault="00135AFF" w:rsidP="00D45A8C">
            <w:pPr>
              <w:pStyle w:val="12TabHeadBody"/>
            </w:pPr>
            <w:hyperlink r:id="rId966" w:anchor="es003559" w:history="1">
              <w:r w:rsidR="00D45A8C" w:rsidRPr="00B620DB">
                <w:rPr>
                  <w:rStyle w:val="Hyperlink"/>
                  <w:color w:val="auto"/>
                  <w:szCs w:val="18"/>
                  <w:u w:val="none"/>
                </w:rPr>
                <w:t>9.32.3.10.(7)</w:t>
              </w:r>
            </w:hyperlink>
          </w:p>
        </w:tc>
      </w:tr>
      <w:tr w:rsidR="00D45A8C" w:rsidRPr="00B620DB" w14:paraId="3CF41CD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E68E9A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9D8C8A4" w14:textId="77777777" w:rsidR="00D45A8C" w:rsidRPr="00B620DB" w:rsidRDefault="00D45A8C" w:rsidP="00D45A8C">
            <w:pPr>
              <w:pStyle w:val="12TabHeadBody"/>
            </w:pPr>
            <w:r w:rsidRPr="00B620DB">
              <w:rPr>
                <w:rStyle w:val="flts1"/>
              </w:rPr>
              <w:t>C22.2 No. 141:15</w:t>
            </w:r>
          </w:p>
        </w:tc>
        <w:tc>
          <w:tcPr>
            <w:tcW w:w="1641" w:type="pct"/>
            <w:tcBorders>
              <w:top w:val="outset" w:sz="6" w:space="0" w:color="auto"/>
              <w:left w:val="outset" w:sz="6" w:space="0" w:color="auto"/>
              <w:bottom w:val="outset" w:sz="6" w:space="0" w:color="auto"/>
              <w:right w:val="outset" w:sz="6" w:space="0" w:color="auto"/>
            </w:tcBorders>
            <w:hideMark/>
          </w:tcPr>
          <w:p w14:paraId="3C962A06" w14:textId="77777777" w:rsidR="00D45A8C" w:rsidRPr="00B620DB" w:rsidRDefault="00D45A8C" w:rsidP="00D45A8C">
            <w:pPr>
              <w:pStyle w:val="12TabHeadBody"/>
            </w:pPr>
            <w:bookmarkStart w:id="1151" w:name="csac22.2no.141"/>
            <w:bookmarkStart w:id="1152" w:name="a87062"/>
            <w:bookmarkEnd w:id="1151"/>
            <w:bookmarkEnd w:id="1152"/>
            <w:r w:rsidRPr="00B620DB">
              <w:rPr>
                <w:rStyle w:val="flts1"/>
              </w:rPr>
              <w:t>Emergency lighting equipment</w:t>
            </w:r>
            <w:bookmarkStart w:id="1153" w:name="a87064"/>
            <w:bookmarkEnd w:id="1153"/>
          </w:p>
        </w:tc>
        <w:tc>
          <w:tcPr>
            <w:tcW w:w="1524" w:type="pct"/>
            <w:tcBorders>
              <w:top w:val="outset" w:sz="6" w:space="0" w:color="auto"/>
              <w:left w:val="outset" w:sz="6" w:space="0" w:color="auto"/>
              <w:bottom w:val="outset" w:sz="6" w:space="0" w:color="auto"/>
              <w:right w:val="outset" w:sz="6" w:space="0" w:color="auto"/>
            </w:tcBorders>
            <w:hideMark/>
          </w:tcPr>
          <w:p w14:paraId="67D6F7FA" w14:textId="77777777" w:rsidR="00D45A8C" w:rsidRPr="00B620DB" w:rsidRDefault="00135AFF" w:rsidP="00D45A8C">
            <w:pPr>
              <w:pStyle w:val="12TabHeadBody"/>
            </w:pPr>
            <w:hyperlink r:id="rId967" w:anchor="es000789" w:history="1">
              <w:r w:rsidR="00D45A8C" w:rsidRPr="00B620DB">
                <w:rPr>
                  <w:rStyle w:val="Hyperlink"/>
                  <w:color w:val="auto"/>
                  <w:szCs w:val="18"/>
                  <w:u w:val="none"/>
                </w:rPr>
                <w:t>3.2.7.4.(2)</w:t>
              </w:r>
            </w:hyperlink>
            <w:r w:rsidR="00D45A8C" w:rsidRPr="00B620DB">
              <w:br/>
            </w:r>
            <w:hyperlink r:id="rId968" w:anchor="es016341" w:history="1">
              <w:r w:rsidR="00D45A8C" w:rsidRPr="00B620DB">
                <w:rPr>
                  <w:rStyle w:val="Hyperlink"/>
                  <w:color w:val="auto"/>
                  <w:szCs w:val="18"/>
                  <w:u w:val="none"/>
                </w:rPr>
                <w:t>3.4.5.1.(3)</w:t>
              </w:r>
            </w:hyperlink>
            <w:r w:rsidR="00D45A8C" w:rsidRPr="00B620DB">
              <w:br/>
            </w:r>
            <w:hyperlink r:id="rId969" w:anchor="es016337" w:history="1">
              <w:r w:rsidR="00D45A8C" w:rsidRPr="00B620DB">
                <w:rPr>
                  <w:rStyle w:val="Hyperlink"/>
                  <w:color w:val="auto"/>
                  <w:szCs w:val="18"/>
                  <w:u w:val="none"/>
                </w:rPr>
                <w:t>9.9.11.3.(3)</w:t>
              </w:r>
            </w:hyperlink>
            <w:r w:rsidR="00D45A8C" w:rsidRPr="00B620DB">
              <w:br/>
            </w:r>
            <w:hyperlink r:id="rId970" w:anchor="es002171" w:history="1">
              <w:r w:rsidR="00D45A8C" w:rsidRPr="00B620DB">
                <w:rPr>
                  <w:rStyle w:val="Hyperlink"/>
                  <w:color w:val="auto"/>
                  <w:szCs w:val="18"/>
                  <w:u w:val="none"/>
                </w:rPr>
                <w:t>9.9.12.3.(7)</w:t>
              </w:r>
            </w:hyperlink>
          </w:p>
        </w:tc>
      </w:tr>
      <w:tr w:rsidR="00D45A8C" w:rsidRPr="00B620DB" w14:paraId="79BFA0D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C02667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3213288" w14:textId="77777777" w:rsidR="00D45A8C" w:rsidRPr="00B620DB" w:rsidRDefault="00D45A8C" w:rsidP="00D45A8C">
            <w:pPr>
              <w:pStyle w:val="12TabHeadBody"/>
            </w:pPr>
            <w:r w:rsidRPr="00B620DB">
              <w:rPr>
                <w:rStyle w:val="flts1"/>
              </w:rPr>
              <w:t>CAN/CSA-C22.2 No. 150-M89</w:t>
            </w:r>
          </w:p>
        </w:tc>
        <w:tc>
          <w:tcPr>
            <w:tcW w:w="1641" w:type="pct"/>
            <w:tcBorders>
              <w:top w:val="outset" w:sz="6" w:space="0" w:color="auto"/>
              <w:left w:val="outset" w:sz="6" w:space="0" w:color="auto"/>
              <w:bottom w:val="outset" w:sz="6" w:space="0" w:color="auto"/>
              <w:right w:val="outset" w:sz="6" w:space="0" w:color="auto"/>
            </w:tcBorders>
            <w:hideMark/>
          </w:tcPr>
          <w:p w14:paraId="2B9C3C7C" w14:textId="77777777" w:rsidR="00D45A8C" w:rsidRPr="00B620DB" w:rsidRDefault="00D45A8C" w:rsidP="00D45A8C">
            <w:pPr>
              <w:pStyle w:val="12TabHeadBody"/>
            </w:pPr>
            <w:bookmarkStart w:id="1154" w:name="csac22.2no150"/>
            <w:bookmarkStart w:id="1155" w:name="a87089"/>
            <w:bookmarkEnd w:id="1154"/>
            <w:bookmarkEnd w:id="1155"/>
            <w:r w:rsidRPr="00B620DB">
              <w:rPr>
                <w:rStyle w:val="flts1"/>
              </w:rPr>
              <w:t>Microwave Ovens</w:t>
            </w:r>
            <w:bookmarkStart w:id="1156" w:name="a87297"/>
            <w:bookmarkEnd w:id="1156"/>
          </w:p>
        </w:tc>
        <w:tc>
          <w:tcPr>
            <w:tcW w:w="1524" w:type="pct"/>
            <w:tcBorders>
              <w:top w:val="outset" w:sz="6" w:space="0" w:color="auto"/>
              <w:left w:val="outset" w:sz="6" w:space="0" w:color="auto"/>
              <w:bottom w:val="outset" w:sz="6" w:space="0" w:color="auto"/>
              <w:right w:val="outset" w:sz="6" w:space="0" w:color="auto"/>
            </w:tcBorders>
            <w:hideMark/>
          </w:tcPr>
          <w:p w14:paraId="23C939EB" w14:textId="77777777" w:rsidR="00D45A8C" w:rsidRPr="00B620DB" w:rsidRDefault="00135AFF" w:rsidP="00D45A8C">
            <w:pPr>
              <w:pStyle w:val="12TabHeadBody"/>
            </w:pPr>
            <w:hyperlink r:id="rId971" w:anchor="en000296" w:history="1">
              <w:r w:rsidR="00D45A8C" w:rsidRPr="00B620DB">
                <w:rPr>
                  <w:rStyle w:val="Hyperlink"/>
                  <w:color w:val="auto"/>
                  <w:szCs w:val="18"/>
                  <w:u w:val="none"/>
                </w:rPr>
                <w:t>A-9.10.22.</w:t>
              </w:r>
            </w:hyperlink>
          </w:p>
        </w:tc>
      </w:tr>
      <w:tr w:rsidR="00D45A8C" w:rsidRPr="00B620DB" w14:paraId="3C27C2A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78977D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FC6A3E7" w14:textId="77777777" w:rsidR="00D45A8C" w:rsidRPr="00B620DB" w:rsidRDefault="00D45A8C" w:rsidP="00D45A8C">
            <w:pPr>
              <w:pStyle w:val="12TabHeadBody"/>
            </w:pPr>
            <w:r w:rsidRPr="00B620DB">
              <w:rPr>
                <w:rStyle w:val="flts1"/>
              </w:rPr>
              <w:t>C22.2 No. 211.0-03</w:t>
            </w:r>
          </w:p>
        </w:tc>
        <w:tc>
          <w:tcPr>
            <w:tcW w:w="1641" w:type="pct"/>
            <w:tcBorders>
              <w:top w:val="outset" w:sz="6" w:space="0" w:color="auto"/>
              <w:left w:val="outset" w:sz="6" w:space="0" w:color="auto"/>
              <w:bottom w:val="outset" w:sz="6" w:space="0" w:color="auto"/>
              <w:right w:val="outset" w:sz="6" w:space="0" w:color="auto"/>
            </w:tcBorders>
            <w:hideMark/>
          </w:tcPr>
          <w:p w14:paraId="028AD559" w14:textId="77777777" w:rsidR="00D45A8C" w:rsidRPr="00B620DB" w:rsidRDefault="00D45A8C" w:rsidP="00D45A8C">
            <w:pPr>
              <w:pStyle w:val="12TabHeadBody"/>
            </w:pPr>
            <w:bookmarkStart w:id="1157" w:name="csac22.2no.211.0"/>
            <w:bookmarkStart w:id="1158" w:name="a87316"/>
            <w:bookmarkEnd w:id="1157"/>
            <w:bookmarkEnd w:id="1158"/>
            <w:r w:rsidRPr="00B620DB">
              <w:rPr>
                <w:rStyle w:val="flts1"/>
              </w:rPr>
              <w:t>General Requirements and Methods of Testing for Nonmetallic Conduit</w:t>
            </w:r>
            <w:bookmarkStart w:id="1159" w:name="a87318"/>
            <w:bookmarkEnd w:id="1159"/>
          </w:p>
        </w:tc>
        <w:tc>
          <w:tcPr>
            <w:tcW w:w="1524" w:type="pct"/>
            <w:tcBorders>
              <w:top w:val="outset" w:sz="6" w:space="0" w:color="auto"/>
              <w:left w:val="outset" w:sz="6" w:space="0" w:color="auto"/>
              <w:bottom w:val="outset" w:sz="6" w:space="0" w:color="auto"/>
              <w:right w:val="outset" w:sz="6" w:space="0" w:color="auto"/>
            </w:tcBorders>
            <w:hideMark/>
          </w:tcPr>
          <w:p w14:paraId="232777B3" w14:textId="77777777" w:rsidR="00D45A8C" w:rsidRPr="00B620DB" w:rsidRDefault="00135AFF" w:rsidP="00D45A8C">
            <w:pPr>
              <w:pStyle w:val="12TabHeadBody"/>
            </w:pPr>
            <w:hyperlink r:id="rId972" w:anchor="es000229" w:history="1">
              <w:r w:rsidR="00D45A8C" w:rsidRPr="00B620DB">
                <w:rPr>
                  <w:rStyle w:val="Hyperlink"/>
                  <w:color w:val="auto"/>
                  <w:szCs w:val="18"/>
                  <w:u w:val="none"/>
                </w:rPr>
                <w:t>3.1.5.23.(1)</w:t>
              </w:r>
            </w:hyperlink>
          </w:p>
        </w:tc>
      </w:tr>
      <w:tr w:rsidR="00D45A8C" w:rsidRPr="00B620DB" w14:paraId="37D3074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C62789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8B964D1" w14:textId="77777777" w:rsidR="00D45A8C" w:rsidRPr="00B620DB" w:rsidRDefault="00D45A8C" w:rsidP="00D45A8C">
            <w:pPr>
              <w:pStyle w:val="12TabHeadBody"/>
            </w:pPr>
            <w:r w:rsidRPr="00B620DB">
              <w:rPr>
                <w:rStyle w:val="flts1"/>
              </w:rPr>
              <w:t>CAN/CSA-C22.2 No. 262-04</w:t>
            </w:r>
          </w:p>
        </w:tc>
        <w:tc>
          <w:tcPr>
            <w:tcW w:w="1641" w:type="pct"/>
            <w:tcBorders>
              <w:top w:val="outset" w:sz="6" w:space="0" w:color="auto"/>
              <w:left w:val="outset" w:sz="6" w:space="0" w:color="auto"/>
              <w:bottom w:val="outset" w:sz="6" w:space="0" w:color="auto"/>
              <w:right w:val="outset" w:sz="6" w:space="0" w:color="auto"/>
            </w:tcBorders>
            <w:hideMark/>
          </w:tcPr>
          <w:p w14:paraId="0B5D7A99" w14:textId="77777777" w:rsidR="00D45A8C" w:rsidRPr="00B620DB" w:rsidRDefault="00D45A8C" w:rsidP="00D45A8C">
            <w:pPr>
              <w:pStyle w:val="12TabHeadBody"/>
            </w:pPr>
            <w:bookmarkStart w:id="1160" w:name="csac22.2no.262"/>
            <w:bookmarkStart w:id="1161" w:name="a87337"/>
            <w:bookmarkEnd w:id="1160"/>
            <w:bookmarkEnd w:id="1161"/>
            <w:r w:rsidRPr="00B620DB">
              <w:rPr>
                <w:rStyle w:val="flts1"/>
              </w:rPr>
              <w:t>Optical Fiber Cable and Communication Cable Raceway Systems</w:t>
            </w:r>
            <w:bookmarkStart w:id="1162" w:name="a87339"/>
            <w:bookmarkEnd w:id="1162"/>
          </w:p>
        </w:tc>
        <w:tc>
          <w:tcPr>
            <w:tcW w:w="1524" w:type="pct"/>
            <w:tcBorders>
              <w:top w:val="outset" w:sz="6" w:space="0" w:color="auto"/>
              <w:left w:val="outset" w:sz="6" w:space="0" w:color="auto"/>
              <w:bottom w:val="outset" w:sz="6" w:space="0" w:color="auto"/>
              <w:right w:val="outset" w:sz="6" w:space="0" w:color="auto"/>
            </w:tcBorders>
            <w:hideMark/>
          </w:tcPr>
          <w:p w14:paraId="1C34FCCD" w14:textId="77777777" w:rsidR="00D45A8C" w:rsidRPr="00B620DB" w:rsidRDefault="00135AFF" w:rsidP="00D45A8C">
            <w:pPr>
              <w:pStyle w:val="12TabHeadBody"/>
            </w:pPr>
            <w:hyperlink r:id="rId973" w:anchor="es000229" w:history="1">
              <w:r w:rsidR="00D45A8C" w:rsidRPr="00B620DB">
                <w:rPr>
                  <w:rStyle w:val="Hyperlink"/>
                  <w:color w:val="auto"/>
                  <w:szCs w:val="18"/>
                  <w:u w:val="none"/>
                </w:rPr>
                <w:t>3.1.5.23.(1)</w:t>
              </w:r>
            </w:hyperlink>
          </w:p>
        </w:tc>
      </w:tr>
      <w:tr w:rsidR="00D45A8C" w:rsidRPr="00B620DB" w14:paraId="2DD268A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CC3C7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7376D40" w14:textId="77777777" w:rsidR="00D45A8C" w:rsidRPr="00B620DB" w:rsidRDefault="00D45A8C" w:rsidP="00D45A8C">
            <w:pPr>
              <w:pStyle w:val="12TabHeadBody"/>
            </w:pPr>
            <w:r w:rsidRPr="00B620DB">
              <w:rPr>
                <w:rStyle w:val="flts1"/>
              </w:rPr>
              <w:t>CAN/CSA-C191-04</w:t>
            </w:r>
          </w:p>
        </w:tc>
        <w:tc>
          <w:tcPr>
            <w:tcW w:w="1641" w:type="pct"/>
            <w:tcBorders>
              <w:top w:val="outset" w:sz="6" w:space="0" w:color="auto"/>
              <w:left w:val="outset" w:sz="6" w:space="0" w:color="auto"/>
              <w:bottom w:val="outset" w:sz="6" w:space="0" w:color="auto"/>
              <w:right w:val="outset" w:sz="6" w:space="0" w:color="auto"/>
            </w:tcBorders>
            <w:hideMark/>
          </w:tcPr>
          <w:p w14:paraId="246724EA" w14:textId="77777777" w:rsidR="00D45A8C" w:rsidRPr="00B620DB" w:rsidRDefault="00D45A8C" w:rsidP="00D45A8C">
            <w:pPr>
              <w:pStyle w:val="12TabHeadBody"/>
            </w:pPr>
            <w:bookmarkStart w:id="1163" w:name="csac191"/>
            <w:bookmarkStart w:id="1164" w:name="a87564"/>
            <w:bookmarkEnd w:id="1163"/>
            <w:bookmarkEnd w:id="1164"/>
            <w:r w:rsidRPr="00B620DB">
              <w:rPr>
                <w:rStyle w:val="flts1"/>
              </w:rPr>
              <w:t>Performance of Electric Storage Tank Water Heaters for Domestic Hot Water Service</w:t>
            </w:r>
            <w:bookmarkStart w:id="1165" w:name="a87566"/>
            <w:bookmarkEnd w:id="1165"/>
          </w:p>
        </w:tc>
        <w:tc>
          <w:tcPr>
            <w:tcW w:w="1524" w:type="pct"/>
            <w:tcBorders>
              <w:top w:val="outset" w:sz="6" w:space="0" w:color="auto"/>
              <w:left w:val="outset" w:sz="6" w:space="0" w:color="auto"/>
              <w:bottom w:val="outset" w:sz="6" w:space="0" w:color="auto"/>
              <w:right w:val="outset" w:sz="6" w:space="0" w:color="auto"/>
            </w:tcBorders>
            <w:hideMark/>
          </w:tcPr>
          <w:p w14:paraId="23FFF7CE" w14:textId="77777777" w:rsidR="00D45A8C" w:rsidRPr="00B620DB" w:rsidRDefault="00135AFF" w:rsidP="00D45A8C">
            <w:pPr>
              <w:pStyle w:val="12TabHeadBody"/>
            </w:pPr>
            <w:hyperlink r:id="rId974" w:anchor="et001376" w:history="1">
              <w:r w:rsidR="00D45A8C" w:rsidRPr="00B620DB">
                <w:rPr>
                  <w:rStyle w:val="Hyperlink"/>
                  <w:color w:val="auto"/>
                  <w:szCs w:val="18"/>
                  <w:u w:val="none"/>
                </w:rPr>
                <w:t>Table</w:t>
              </w:r>
            </w:hyperlink>
            <w:hyperlink r:id="rId975" w:anchor="et001376" w:history="1">
              <w:r w:rsidR="00D45A8C" w:rsidRPr="00B620DB">
                <w:rPr>
                  <w:rStyle w:val="Hyperlink"/>
                  <w:color w:val="auto"/>
                  <w:u w:val="none"/>
                </w:rPr>
                <w:t> </w:t>
              </w:r>
            </w:hyperlink>
            <w:hyperlink r:id="rId976" w:anchor="et001376" w:history="1">
              <w:r w:rsidR="00D45A8C" w:rsidRPr="00B620DB">
                <w:rPr>
                  <w:rStyle w:val="Hyperlink"/>
                  <w:color w:val="auto"/>
                  <w:szCs w:val="18"/>
                  <w:u w:val="none"/>
                </w:rPr>
                <w:t>9.36.4.2.</w:t>
              </w:r>
            </w:hyperlink>
          </w:p>
        </w:tc>
      </w:tr>
      <w:tr w:rsidR="00D45A8C" w:rsidRPr="00B620DB" w14:paraId="2C8E80B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C05F887"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C1C4AC8" w14:textId="77777777" w:rsidR="00D45A8C" w:rsidRPr="00B620DB" w:rsidRDefault="00D45A8C" w:rsidP="00D45A8C">
            <w:pPr>
              <w:pStyle w:val="12TabHeadBody"/>
            </w:pPr>
            <w:r w:rsidRPr="00B620DB">
              <w:rPr>
                <w:rStyle w:val="flts1"/>
              </w:rPr>
              <w:t>CAN/CSA-C260-M90</w:t>
            </w:r>
          </w:p>
        </w:tc>
        <w:tc>
          <w:tcPr>
            <w:tcW w:w="1641" w:type="pct"/>
            <w:tcBorders>
              <w:top w:val="outset" w:sz="6" w:space="0" w:color="auto"/>
              <w:left w:val="outset" w:sz="6" w:space="0" w:color="auto"/>
              <w:bottom w:val="outset" w:sz="6" w:space="0" w:color="auto"/>
              <w:right w:val="outset" w:sz="6" w:space="0" w:color="auto"/>
            </w:tcBorders>
            <w:hideMark/>
          </w:tcPr>
          <w:p w14:paraId="346D9853" w14:textId="77777777" w:rsidR="00D45A8C" w:rsidRPr="00B620DB" w:rsidRDefault="00D45A8C" w:rsidP="00D45A8C">
            <w:pPr>
              <w:pStyle w:val="12TabHeadBody"/>
            </w:pPr>
            <w:bookmarkStart w:id="1166" w:name="csac260"/>
            <w:bookmarkStart w:id="1167" w:name="a87585"/>
            <w:bookmarkEnd w:id="1166"/>
            <w:bookmarkEnd w:id="1167"/>
            <w:r w:rsidRPr="00B620DB">
              <w:rPr>
                <w:rStyle w:val="flts1"/>
              </w:rPr>
              <w:t>Rating the Performance of Residential Mechanical Ventilating Equipment</w:t>
            </w:r>
            <w:bookmarkStart w:id="1168" w:name="a87587"/>
            <w:bookmarkEnd w:id="1168"/>
          </w:p>
        </w:tc>
        <w:tc>
          <w:tcPr>
            <w:tcW w:w="1524" w:type="pct"/>
            <w:tcBorders>
              <w:top w:val="outset" w:sz="6" w:space="0" w:color="auto"/>
              <w:left w:val="outset" w:sz="6" w:space="0" w:color="auto"/>
              <w:bottom w:val="outset" w:sz="6" w:space="0" w:color="auto"/>
              <w:right w:val="outset" w:sz="6" w:space="0" w:color="auto"/>
            </w:tcBorders>
            <w:hideMark/>
          </w:tcPr>
          <w:p w14:paraId="6B796E6F" w14:textId="77777777" w:rsidR="00D45A8C" w:rsidRPr="00B620DB" w:rsidRDefault="00135AFF" w:rsidP="00D45A8C">
            <w:pPr>
              <w:pStyle w:val="12TabHeadBody"/>
            </w:pPr>
            <w:hyperlink r:id="rId977" w:anchor="es008598" w:history="1">
              <w:r w:rsidR="00D45A8C" w:rsidRPr="00B620DB">
                <w:rPr>
                  <w:rStyle w:val="Hyperlink"/>
                  <w:color w:val="auto"/>
                  <w:szCs w:val="18"/>
                  <w:u w:val="none"/>
                </w:rPr>
                <w:t>9.32.3.10.(1)</w:t>
              </w:r>
            </w:hyperlink>
            <w:r w:rsidR="00D45A8C" w:rsidRPr="00B620DB">
              <w:br/>
            </w:r>
            <w:hyperlink r:id="rId978" w:anchor="es008599" w:history="1">
              <w:r w:rsidR="00D45A8C" w:rsidRPr="00B620DB">
                <w:rPr>
                  <w:rStyle w:val="Hyperlink"/>
                  <w:color w:val="auto"/>
                  <w:szCs w:val="18"/>
                  <w:u w:val="none"/>
                </w:rPr>
                <w:t>9.32.3.10.(2)</w:t>
              </w:r>
            </w:hyperlink>
            <w:r w:rsidR="00D45A8C" w:rsidRPr="00B620DB">
              <w:br/>
            </w:r>
            <w:hyperlink r:id="rId979" w:anchor="et001083" w:history="1">
              <w:r w:rsidR="00D45A8C" w:rsidRPr="00B620DB">
                <w:rPr>
                  <w:rStyle w:val="Hyperlink"/>
                  <w:color w:val="auto"/>
                  <w:szCs w:val="18"/>
                  <w:u w:val="none"/>
                </w:rPr>
                <w:t>Table</w:t>
              </w:r>
            </w:hyperlink>
            <w:hyperlink r:id="rId980" w:anchor="et001083" w:history="1">
              <w:r w:rsidR="00D45A8C" w:rsidRPr="00B620DB">
                <w:rPr>
                  <w:rStyle w:val="Hyperlink"/>
                  <w:color w:val="auto"/>
                  <w:u w:val="none"/>
                </w:rPr>
                <w:t> </w:t>
              </w:r>
            </w:hyperlink>
            <w:hyperlink r:id="rId981" w:anchor="et001083" w:history="1">
              <w:r w:rsidR="00D45A8C" w:rsidRPr="00B620DB">
                <w:rPr>
                  <w:rStyle w:val="Hyperlink"/>
                  <w:color w:val="auto"/>
                  <w:szCs w:val="18"/>
                  <w:u w:val="none"/>
                </w:rPr>
                <w:t>9.32.3.10.-B</w:t>
              </w:r>
            </w:hyperlink>
          </w:p>
        </w:tc>
      </w:tr>
      <w:tr w:rsidR="00D45A8C" w:rsidRPr="00B620DB" w14:paraId="5FBE094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1EC2DE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CAA5083" w14:textId="77777777" w:rsidR="00D45A8C" w:rsidRPr="00B620DB" w:rsidRDefault="00D45A8C" w:rsidP="00D45A8C">
            <w:pPr>
              <w:pStyle w:val="12TabHeadBody"/>
            </w:pPr>
            <w:r w:rsidRPr="00B620DB">
              <w:rPr>
                <w:rStyle w:val="flts1"/>
              </w:rPr>
              <w:t>C282-15</w:t>
            </w:r>
          </w:p>
        </w:tc>
        <w:tc>
          <w:tcPr>
            <w:tcW w:w="1641" w:type="pct"/>
            <w:tcBorders>
              <w:top w:val="outset" w:sz="6" w:space="0" w:color="auto"/>
              <w:left w:val="outset" w:sz="6" w:space="0" w:color="auto"/>
              <w:bottom w:val="outset" w:sz="6" w:space="0" w:color="auto"/>
              <w:right w:val="outset" w:sz="6" w:space="0" w:color="auto"/>
            </w:tcBorders>
            <w:hideMark/>
          </w:tcPr>
          <w:p w14:paraId="7CDF77A5" w14:textId="77777777" w:rsidR="00D45A8C" w:rsidRPr="00B620DB" w:rsidRDefault="00D45A8C" w:rsidP="00D45A8C">
            <w:pPr>
              <w:pStyle w:val="12TabHeadBody"/>
            </w:pPr>
            <w:bookmarkStart w:id="1169" w:name="csac282"/>
            <w:bookmarkStart w:id="1170" w:name="a87816"/>
            <w:bookmarkEnd w:id="1169"/>
            <w:bookmarkEnd w:id="1170"/>
            <w:r w:rsidRPr="00B620DB">
              <w:rPr>
                <w:rStyle w:val="flts1"/>
              </w:rPr>
              <w:t>Emergency electrical power supply for buildings</w:t>
            </w:r>
            <w:bookmarkStart w:id="1171" w:name="a87818"/>
            <w:bookmarkEnd w:id="1171"/>
          </w:p>
        </w:tc>
        <w:tc>
          <w:tcPr>
            <w:tcW w:w="1524" w:type="pct"/>
            <w:tcBorders>
              <w:top w:val="outset" w:sz="6" w:space="0" w:color="auto"/>
              <w:left w:val="outset" w:sz="6" w:space="0" w:color="auto"/>
              <w:bottom w:val="outset" w:sz="6" w:space="0" w:color="auto"/>
              <w:right w:val="outset" w:sz="6" w:space="0" w:color="auto"/>
            </w:tcBorders>
            <w:hideMark/>
          </w:tcPr>
          <w:p w14:paraId="23FDEEC7" w14:textId="77777777" w:rsidR="00D45A8C" w:rsidRPr="00B620DB" w:rsidRDefault="00135AFF" w:rsidP="00D45A8C">
            <w:pPr>
              <w:pStyle w:val="12TabHeadBody"/>
            </w:pPr>
            <w:hyperlink r:id="rId982" w:anchor="es007686" w:history="1">
              <w:r w:rsidR="00D45A8C" w:rsidRPr="00B620DB">
                <w:rPr>
                  <w:rStyle w:val="Hyperlink"/>
                  <w:color w:val="auto"/>
                  <w:szCs w:val="18"/>
                  <w:u w:val="none"/>
                </w:rPr>
                <w:t>3.2.7.5.(1)</w:t>
              </w:r>
            </w:hyperlink>
          </w:p>
        </w:tc>
      </w:tr>
      <w:tr w:rsidR="00D45A8C" w:rsidRPr="00B620DB" w14:paraId="11EFC18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875EEF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F5D1FDE" w14:textId="77777777" w:rsidR="00D45A8C" w:rsidRPr="00B620DB" w:rsidRDefault="00D45A8C" w:rsidP="00D45A8C">
            <w:pPr>
              <w:pStyle w:val="12TabHeadBody"/>
            </w:pPr>
            <w:r w:rsidRPr="00B620DB">
              <w:rPr>
                <w:rStyle w:val="flts1"/>
              </w:rPr>
              <w:t>C368.1:14</w:t>
            </w:r>
          </w:p>
        </w:tc>
        <w:tc>
          <w:tcPr>
            <w:tcW w:w="1641" w:type="pct"/>
            <w:tcBorders>
              <w:top w:val="outset" w:sz="6" w:space="0" w:color="auto"/>
              <w:left w:val="outset" w:sz="6" w:space="0" w:color="auto"/>
              <w:bottom w:val="outset" w:sz="6" w:space="0" w:color="auto"/>
              <w:right w:val="outset" w:sz="6" w:space="0" w:color="auto"/>
            </w:tcBorders>
            <w:hideMark/>
          </w:tcPr>
          <w:p w14:paraId="329C72F2" w14:textId="77777777" w:rsidR="00D45A8C" w:rsidRPr="00B620DB" w:rsidRDefault="00D45A8C" w:rsidP="00D45A8C">
            <w:pPr>
              <w:pStyle w:val="12TabHeadBody"/>
            </w:pPr>
            <w:bookmarkStart w:id="1172" w:name="csac368.1"/>
            <w:bookmarkStart w:id="1173" w:name="a87837"/>
            <w:bookmarkEnd w:id="1172"/>
            <w:bookmarkEnd w:id="1173"/>
            <w:r w:rsidRPr="00B620DB">
              <w:rPr>
                <w:rStyle w:val="flts1"/>
              </w:rPr>
              <w:t>Energy performance of room air conditioners</w:t>
            </w:r>
            <w:bookmarkStart w:id="1174" w:name="a87839"/>
            <w:bookmarkEnd w:id="1174"/>
          </w:p>
        </w:tc>
        <w:tc>
          <w:tcPr>
            <w:tcW w:w="1524" w:type="pct"/>
            <w:tcBorders>
              <w:top w:val="outset" w:sz="6" w:space="0" w:color="auto"/>
              <w:left w:val="outset" w:sz="6" w:space="0" w:color="auto"/>
              <w:bottom w:val="outset" w:sz="6" w:space="0" w:color="auto"/>
              <w:right w:val="outset" w:sz="6" w:space="0" w:color="auto"/>
            </w:tcBorders>
            <w:hideMark/>
          </w:tcPr>
          <w:p w14:paraId="36F28BF3" w14:textId="77777777" w:rsidR="00D45A8C" w:rsidRPr="00B620DB" w:rsidRDefault="00135AFF" w:rsidP="00D45A8C">
            <w:pPr>
              <w:pStyle w:val="12TabHeadBody"/>
            </w:pPr>
            <w:hyperlink r:id="rId983" w:anchor="et001375" w:history="1">
              <w:r w:rsidR="00D45A8C" w:rsidRPr="00B620DB">
                <w:rPr>
                  <w:rStyle w:val="Hyperlink"/>
                  <w:color w:val="auto"/>
                  <w:szCs w:val="18"/>
                  <w:u w:val="none"/>
                </w:rPr>
                <w:t>Table</w:t>
              </w:r>
            </w:hyperlink>
            <w:hyperlink r:id="rId984" w:anchor="et001375" w:history="1">
              <w:r w:rsidR="00D45A8C" w:rsidRPr="00B620DB">
                <w:rPr>
                  <w:rStyle w:val="Hyperlink"/>
                  <w:color w:val="auto"/>
                  <w:u w:val="none"/>
                </w:rPr>
                <w:t> </w:t>
              </w:r>
            </w:hyperlink>
            <w:hyperlink r:id="rId985" w:anchor="et001375" w:history="1">
              <w:r w:rsidR="00D45A8C" w:rsidRPr="00B620DB">
                <w:rPr>
                  <w:rStyle w:val="Hyperlink"/>
                  <w:color w:val="auto"/>
                  <w:szCs w:val="18"/>
                  <w:u w:val="none"/>
                </w:rPr>
                <w:t>9.36.3.10.</w:t>
              </w:r>
            </w:hyperlink>
          </w:p>
        </w:tc>
      </w:tr>
      <w:tr w:rsidR="00D45A8C" w:rsidRPr="00B620DB" w14:paraId="579E22E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E0CA4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BBD35BA" w14:textId="77777777" w:rsidR="00D45A8C" w:rsidRPr="00B620DB" w:rsidRDefault="00D45A8C" w:rsidP="00D45A8C">
            <w:pPr>
              <w:pStyle w:val="12TabHeadBody"/>
            </w:pPr>
            <w:r w:rsidRPr="00B620DB">
              <w:rPr>
                <w:rStyle w:val="flts1"/>
              </w:rPr>
              <w:t>CAN/CSA-C439-09</w:t>
            </w:r>
          </w:p>
        </w:tc>
        <w:tc>
          <w:tcPr>
            <w:tcW w:w="1641" w:type="pct"/>
            <w:tcBorders>
              <w:top w:val="outset" w:sz="6" w:space="0" w:color="auto"/>
              <w:left w:val="outset" w:sz="6" w:space="0" w:color="auto"/>
              <w:bottom w:val="outset" w:sz="6" w:space="0" w:color="auto"/>
              <w:right w:val="outset" w:sz="6" w:space="0" w:color="auto"/>
            </w:tcBorders>
            <w:hideMark/>
          </w:tcPr>
          <w:p w14:paraId="74C2E6ED" w14:textId="77777777" w:rsidR="00D45A8C" w:rsidRPr="00B620DB" w:rsidRDefault="00D45A8C" w:rsidP="00D45A8C">
            <w:pPr>
              <w:pStyle w:val="12TabHeadBody"/>
            </w:pPr>
            <w:bookmarkStart w:id="1175" w:name="csac439"/>
            <w:bookmarkStart w:id="1176" w:name="a87858"/>
            <w:bookmarkEnd w:id="1175"/>
            <w:bookmarkEnd w:id="1176"/>
            <w:r w:rsidRPr="00B620DB">
              <w:rPr>
                <w:rStyle w:val="flts1"/>
              </w:rPr>
              <w:t>Standard laboratory methods of test for rating the performance of heat/energy-recovery ventilators</w:t>
            </w:r>
            <w:bookmarkStart w:id="1177" w:name="a88066"/>
            <w:bookmarkEnd w:id="1177"/>
          </w:p>
        </w:tc>
        <w:tc>
          <w:tcPr>
            <w:tcW w:w="1524" w:type="pct"/>
            <w:tcBorders>
              <w:top w:val="outset" w:sz="6" w:space="0" w:color="auto"/>
              <w:left w:val="outset" w:sz="6" w:space="0" w:color="auto"/>
              <w:bottom w:val="outset" w:sz="6" w:space="0" w:color="auto"/>
              <w:right w:val="outset" w:sz="6" w:space="0" w:color="auto"/>
            </w:tcBorders>
            <w:hideMark/>
          </w:tcPr>
          <w:p w14:paraId="74220170" w14:textId="77777777" w:rsidR="00D45A8C" w:rsidRPr="00B620DB" w:rsidRDefault="00135AFF" w:rsidP="00D45A8C">
            <w:pPr>
              <w:pStyle w:val="12TabHeadBody"/>
            </w:pPr>
            <w:hyperlink r:id="rId986" w:anchor="es008601" w:history="1">
              <w:r w:rsidR="00D45A8C" w:rsidRPr="00B620DB">
                <w:rPr>
                  <w:rStyle w:val="Hyperlink"/>
                  <w:color w:val="auto"/>
                  <w:szCs w:val="18"/>
                  <w:u w:val="none"/>
                </w:rPr>
                <w:t>9.32.3.10.(4)</w:t>
              </w:r>
            </w:hyperlink>
            <w:r w:rsidR="00D45A8C" w:rsidRPr="00B620DB">
              <w:br/>
            </w:r>
            <w:hyperlink r:id="rId987" w:anchor="es008602" w:history="1">
              <w:r w:rsidR="00D45A8C" w:rsidRPr="00B620DB">
                <w:rPr>
                  <w:rStyle w:val="Hyperlink"/>
                  <w:color w:val="auto"/>
                  <w:szCs w:val="18"/>
                  <w:u w:val="none"/>
                </w:rPr>
                <w:t>9.32.3.10.(5)</w:t>
              </w:r>
            </w:hyperlink>
            <w:r w:rsidR="00D45A8C" w:rsidRPr="00B620DB">
              <w:br/>
            </w:r>
            <w:hyperlink r:id="rId988" w:anchor="es006963" w:history="1">
              <w:r w:rsidR="00D45A8C" w:rsidRPr="00B620DB">
                <w:rPr>
                  <w:rStyle w:val="Hyperlink"/>
                  <w:color w:val="auto"/>
                  <w:szCs w:val="18"/>
                  <w:u w:val="none"/>
                </w:rPr>
                <w:t>9.36.3.8.(4)</w:t>
              </w:r>
            </w:hyperlink>
            <w:r w:rsidR="00D45A8C" w:rsidRPr="00B620DB">
              <w:br/>
            </w:r>
            <w:hyperlink r:id="rId989" w:anchor="es006966" w:history="1">
              <w:r w:rsidR="00D45A8C" w:rsidRPr="00B620DB">
                <w:rPr>
                  <w:rStyle w:val="Hyperlink"/>
                  <w:color w:val="auto"/>
                  <w:szCs w:val="18"/>
                  <w:u w:val="none"/>
                </w:rPr>
                <w:t>9.36.3.9.(3)</w:t>
              </w:r>
            </w:hyperlink>
            <w:r w:rsidR="00D45A8C" w:rsidRPr="00B620DB">
              <w:br/>
            </w:r>
            <w:hyperlink r:id="rId990" w:anchor="en001762" w:history="1">
              <w:r w:rsidR="00D45A8C" w:rsidRPr="00B620DB">
                <w:rPr>
                  <w:rStyle w:val="Hyperlink"/>
                  <w:color w:val="auto"/>
                  <w:szCs w:val="18"/>
                  <w:u w:val="none"/>
                </w:rPr>
                <w:t>A-9.36.3.9.(3)</w:t>
              </w:r>
            </w:hyperlink>
          </w:p>
        </w:tc>
      </w:tr>
      <w:tr w:rsidR="00D45A8C" w:rsidRPr="00B620DB" w14:paraId="7A36DC3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AD72BF"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6117F522" w14:textId="77777777" w:rsidR="00D45A8C" w:rsidRPr="00B620DB" w:rsidRDefault="00D45A8C" w:rsidP="00D45A8C">
            <w:pPr>
              <w:pStyle w:val="12TabHeadBody"/>
            </w:pPr>
            <w:r w:rsidRPr="00B620DB">
              <w:rPr>
                <w:rStyle w:val="flts1"/>
              </w:rPr>
              <w:t>CAN/CSA-C448 Series-13</w:t>
            </w:r>
          </w:p>
        </w:tc>
        <w:tc>
          <w:tcPr>
            <w:tcW w:w="1641" w:type="pct"/>
            <w:tcBorders>
              <w:top w:val="outset" w:sz="6" w:space="0" w:color="auto"/>
              <w:left w:val="outset" w:sz="6" w:space="0" w:color="auto"/>
              <w:bottom w:val="outset" w:sz="6" w:space="0" w:color="auto"/>
              <w:right w:val="outset" w:sz="6" w:space="0" w:color="auto"/>
            </w:tcBorders>
            <w:hideMark/>
          </w:tcPr>
          <w:p w14:paraId="6F23FAD5" w14:textId="77777777" w:rsidR="00D45A8C" w:rsidRPr="00B620DB" w:rsidRDefault="00D45A8C" w:rsidP="00D45A8C">
            <w:pPr>
              <w:pStyle w:val="12TabHeadBody"/>
            </w:pPr>
            <w:bookmarkStart w:id="1178" w:name="csac448series"/>
            <w:bookmarkStart w:id="1179" w:name="a88093"/>
            <w:bookmarkEnd w:id="1178"/>
            <w:bookmarkEnd w:id="1179"/>
            <w:r w:rsidRPr="00B620DB">
              <w:rPr>
                <w:rStyle w:val="flts1"/>
              </w:rPr>
              <w:t>Design and installation of earth energy systems</w:t>
            </w:r>
            <w:bookmarkStart w:id="1180" w:name="a88095"/>
            <w:bookmarkEnd w:id="1180"/>
          </w:p>
        </w:tc>
        <w:tc>
          <w:tcPr>
            <w:tcW w:w="1524" w:type="pct"/>
            <w:tcBorders>
              <w:top w:val="outset" w:sz="6" w:space="0" w:color="auto"/>
              <w:left w:val="outset" w:sz="6" w:space="0" w:color="auto"/>
              <w:bottom w:val="outset" w:sz="6" w:space="0" w:color="auto"/>
              <w:right w:val="outset" w:sz="6" w:space="0" w:color="auto"/>
            </w:tcBorders>
            <w:hideMark/>
          </w:tcPr>
          <w:p w14:paraId="525AA348" w14:textId="77777777" w:rsidR="00D45A8C" w:rsidRPr="00B620DB" w:rsidRDefault="00135AFF" w:rsidP="00D45A8C">
            <w:pPr>
              <w:pStyle w:val="12TabHeadBody"/>
            </w:pPr>
            <w:hyperlink r:id="rId991" w:anchor="es008590" w:history="1">
              <w:r w:rsidR="00D45A8C" w:rsidRPr="00B620DB">
                <w:rPr>
                  <w:rStyle w:val="Hyperlink"/>
                  <w:color w:val="auto"/>
                  <w:szCs w:val="18"/>
                  <w:u w:val="none"/>
                </w:rPr>
                <w:t>9.33.5.2.(1)</w:t>
              </w:r>
            </w:hyperlink>
          </w:p>
        </w:tc>
      </w:tr>
      <w:tr w:rsidR="00D45A8C" w:rsidRPr="00B620DB" w14:paraId="7046C5F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AA383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E3C607E" w14:textId="77777777" w:rsidR="00D45A8C" w:rsidRPr="00B620DB" w:rsidRDefault="00D45A8C" w:rsidP="00D45A8C">
            <w:pPr>
              <w:pStyle w:val="12TabHeadBody"/>
            </w:pPr>
            <w:r w:rsidRPr="00B620DB">
              <w:rPr>
                <w:rStyle w:val="flts1"/>
              </w:rPr>
              <w:t>C656-14</w:t>
            </w:r>
          </w:p>
        </w:tc>
        <w:tc>
          <w:tcPr>
            <w:tcW w:w="1641" w:type="pct"/>
            <w:tcBorders>
              <w:top w:val="outset" w:sz="6" w:space="0" w:color="auto"/>
              <w:left w:val="outset" w:sz="6" w:space="0" w:color="auto"/>
              <w:bottom w:val="outset" w:sz="6" w:space="0" w:color="auto"/>
              <w:right w:val="outset" w:sz="6" w:space="0" w:color="auto"/>
            </w:tcBorders>
            <w:hideMark/>
          </w:tcPr>
          <w:p w14:paraId="3D4E7D91" w14:textId="77777777" w:rsidR="00D45A8C" w:rsidRPr="00B620DB" w:rsidRDefault="00D45A8C" w:rsidP="00D45A8C">
            <w:pPr>
              <w:pStyle w:val="12TabHeadBody"/>
            </w:pPr>
            <w:bookmarkStart w:id="1181" w:name="csac656"/>
            <w:bookmarkStart w:id="1182" w:name="a88114"/>
            <w:bookmarkEnd w:id="1181"/>
            <w:bookmarkEnd w:id="1182"/>
            <w:r w:rsidRPr="00B620DB">
              <w:rPr>
                <w:rStyle w:val="flts1"/>
              </w:rPr>
              <w:t>Performance standard for split-system and single-package air conditioners and heat pumps</w:t>
            </w:r>
            <w:bookmarkStart w:id="1183" w:name="a88322"/>
            <w:bookmarkEnd w:id="1183"/>
          </w:p>
        </w:tc>
        <w:tc>
          <w:tcPr>
            <w:tcW w:w="1524" w:type="pct"/>
            <w:tcBorders>
              <w:top w:val="outset" w:sz="6" w:space="0" w:color="auto"/>
              <w:left w:val="outset" w:sz="6" w:space="0" w:color="auto"/>
              <w:bottom w:val="outset" w:sz="6" w:space="0" w:color="auto"/>
              <w:right w:val="outset" w:sz="6" w:space="0" w:color="auto"/>
            </w:tcBorders>
            <w:hideMark/>
          </w:tcPr>
          <w:p w14:paraId="0733FB92" w14:textId="77777777" w:rsidR="00D45A8C" w:rsidRPr="00B620DB" w:rsidRDefault="00135AFF" w:rsidP="00D45A8C">
            <w:pPr>
              <w:pStyle w:val="12TabHeadBody"/>
            </w:pPr>
            <w:hyperlink r:id="rId992" w:anchor="et001375" w:history="1">
              <w:r w:rsidR="00D45A8C" w:rsidRPr="00B620DB">
                <w:rPr>
                  <w:rStyle w:val="Hyperlink"/>
                  <w:color w:val="auto"/>
                  <w:szCs w:val="18"/>
                  <w:u w:val="none"/>
                </w:rPr>
                <w:t>Table</w:t>
              </w:r>
            </w:hyperlink>
            <w:hyperlink r:id="rId993" w:anchor="et001375" w:history="1">
              <w:r w:rsidR="00D45A8C" w:rsidRPr="00B620DB">
                <w:rPr>
                  <w:rStyle w:val="Hyperlink"/>
                  <w:color w:val="auto"/>
                  <w:u w:val="none"/>
                </w:rPr>
                <w:t> </w:t>
              </w:r>
            </w:hyperlink>
            <w:hyperlink r:id="rId994" w:anchor="et001375" w:history="1">
              <w:r w:rsidR="00D45A8C" w:rsidRPr="00B620DB">
                <w:rPr>
                  <w:rStyle w:val="Hyperlink"/>
                  <w:color w:val="auto"/>
                  <w:szCs w:val="18"/>
                  <w:u w:val="none"/>
                </w:rPr>
                <w:t>9.36.3.10.</w:t>
              </w:r>
            </w:hyperlink>
          </w:p>
        </w:tc>
      </w:tr>
      <w:tr w:rsidR="00D45A8C" w:rsidRPr="00B620DB" w14:paraId="06A6D65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6264C5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64C29FB" w14:textId="77777777" w:rsidR="00D45A8C" w:rsidRPr="00B620DB" w:rsidRDefault="00D45A8C" w:rsidP="00D45A8C">
            <w:pPr>
              <w:pStyle w:val="12TabHeadBody"/>
            </w:pPr>
            <w:r w:rsidRPr="00B620DB">
              <w:rPr>
                <w:rStyle w:val="flts1"/>
              </w:rPr>
              <w:t>CAN/CSA-C745-03</w:t>
            </w:r>
          </w:p>
        </w:tc>
        <w:tc>
          <w:tcPr>
            <w:tcW w:w="1641" w:type="pct"/>
            <w:tcBorders>
              <w:top w:val="outset" w:sz="6" w:space="0" w:color="auto"/>
              <w:left w:val="outset" w:sz="6" w:space="0" w:color="auto"/>
              <w:bottom w:val="outset" w:sz="6" w:space="0" w:color="auto"/>
              <w:right w:val="outset" w:sz="6" w:space="0" w:color="auto"/>
            </w:tcBorders>
            <w:hideMark/>
          </w:tcPr>
          <w:p w14:paraId="12F363BE" w14:textId="77777777" w:rsidR="00D45A8C" w:rsidRPr="00B620DB" w:rsidRDefault="00D45A8C" w:rsidP="00D45A8C">
            <w:pPr>
              <w:pStyle w:val="12TabHeadBody"/>
            </w:pPr>
            <w:bookmarkStart w:id="1184" w:name="csac745"/>
            <w:bookmarkStart w:id="1185" w:name="a88341"/>
            <w:bookmarkEnd w:id="1184"/>
            <w:bookmarkEnd w:id="1185"/>
            <w:r w:rsidRPr="00B620DB">
              <w:rPr>
                <w:rStyle w:val="flts1"/>
              </w:rPr>
              <w:t>Energy Efficiency of Electric Storage Tank Water Heaters and Heat Pump Water Heaters</w:t>
            </w:r>
            <w:bookmarkStart w:id="1186" w:name="a88343"/>
            <w:bookmarkEnd w:id="1186"/>
          </w:p>
        </w:tc>
        <w:tc>
          <w:tcPr>
            <w:tcW w:w="1524" w:type="pct"/>
            <w:tcBorders>
              <w:top w:val="outset" w:sz="6" w:space="0" w:color="auto"/>
              <w:left w:val="outset" w:sz="6" w:space="0" w:color="auto"/>
              <w:bottom w:val="outset" w:sz="6" w:space="0" w:color="auto"/>
              <w:right w:val="outset" w:sz="6" w:space="0" w:color="auto"/>
            </w:tcBorders>
            <w:hideMark/>
          </w:tcPr>
          <w:p w14:paraId="1E463689" w14:textId="77777777" w:rsidR="00D45A8C" w:rsidRPr="00B620DB" w:rsidRDefault="00135AFF" w:rsidP="00D45A8C">
            <w:pPr>
              <w:pStyle w:val="12TabHeadBody"/>
            </w:pPr>
            <w:hyperlink r:id="rId995" w:anchor="et001376" w:history="1">
              <w:r w:rsidR="00D45A8C" w:rsidRPr="00B620DB">
                <w:rPr>
                  <w:rStyle w:val="Hyperlink"/>
                  <w:color w:val="auto"/>
                  <w:szCs w:val="18"/>
                  <w:u w:val="none"/>
                </w:rPr>
                <w:t>Table</w:t>
              </w:r>
            </w:hyperlink>
            <w:hyperlink r:id="rId996" w:anchor="et001376" w:history="1">
              <w:r w:rsidR="00D45A8C" w:rsidRPr="00B620DB">
                <w:rPr>
                  <w:rStyle w:val="Hyperlink"/>
                  <w:color w:val="auto"/>
                  <w:u w:val="none"/>
                </w:rPr>
                <w:t> </w:t>
              </w:r>
            </w:hyperlink>
            <w:hyperlink r:id="rId997" w:anchor="et001376" w:history="1">
              <w:r w:rsidR="00D45A8C" w:rsidRPr="00B620DB">
                <w:rPr>
                  <w:rStyle w:val="Hyperlink"/>
                  <w:color w:val="auto"/>
                  <w:szCs w:val="18"/>
                  <w:u w:val="none"/>
                </w:rPr>
                <w:t>9.36.4.2.</w:t>
              </w:r>
            </w:hyperlink>
            <w:r w:rsidR="00D45A8C" w:rsidRPr="00B620DB">
              <w:br/>
            </w:r>
            <w:hyperlink r:id="rId998" w:anchor="et000503" w:history="1">
              <w:r w:rsidR="00D45A8C" w:rsidRPr="00B620DB">
                <w:rPr>
                  <w:rStyle w:val="Hyperlink"/>
                  <w:color w:val="auto"/>
                  <w:szCs w:val="18"/>
                  <w:u w:val="none"/>
                </w:rPr>
                <w:t>Table</w:t>
              </w:r>
            </w:hyperlink>
            <w:hyperlink r:id="rId999" w:anchor="et000503" w:history="1">
              <w:r w:rsidR="00D45A8C" w:rsidRPr="00B620DB">
                <w:rPr>
                  <w:rStyle w:val="Hyperlink"/>
                  <w:color w:val="auto"/>
                  <w:u w:val="none"/>
                </w:rPr>
                <w:t> </w:t>
              </w:r>
            </w:hyperlink>
            <w:hyperlink r:id="rId1000" w:anchor="et000503" w:history="1">
              <w:r w:rsidR="00D45A8C" w:rsidRPr="00B620DB">
                <w:rPr>
                  <w:rStyle w:val="Hyperlink"/>
                  <w:color w:val="auto"/>
                  <w:szCs w:val="18"/>
                  <w:u w:val="none"/>
                </w:rPr>
                <w:t>9.36.8.10.</w:t>
              </w:r>
            </w:hyperlink>
          </w:p>
        </w:tc>
      </w:tr>
      <w:tr w:rsidR="00D45A8C" w:rsidRPr="00B620DB" w14:paraId="2D9B26F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978FC9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17F809A" w14:textId="77777777" w:rsidR="00D45A8C" w:rsidRPr="00B620DB" w:rsidRDefault="00D45A8C" w:rsidP="00D45A8C">
            <w:pPr>
              <w:pStyle w:val="12TabHeadBody"/>
            </w:pPr>
            <w:r w:rsidRPr="00B620DB">
              <w:rPr>
                <w:rStyle w:val="flts1"/>
              </w:rPr>
              <w:t>CAN/CSA-C746-06</w:t>
            </w:r>
          </w:p>
        </w:tc>
        <w:tc>
          <w:tcPr>
            <w:tcW w:w="1641" w:type="pct"/>
            <w:tcBorders>
              <w:top w:val="outset" w:sz="6" w:space="0" w:color="auto"/>
              <w:left w:val="outset" w:sz="6" w:space="0" w:color="auto"/>
              <w:bottom w:val="outset" w:sz="6" w:space="0" w:color="auto"/>
              <w:right w:val="outset" w:sz="6" w:space="0" w:color="auto"/>
            </w:tcBorders>
            <w:hideMark/>
          </w:tcPr>
          <w:p w14:paraId="537579EC" w14:textId="77777777" w:rsidR="00D45A8C" w:rsidRPr="00B620DB" w:rsidRDefault="00D45A8C" w:rsidP="00D45A8C">
            <w:pPr>
              <w:pStyle w:val="12TabHeadBody"/>
            </w:pPr>
            <w:bookmarkStart w:id="1187" w:name="csac746"/>
            <w:bookmarkStart w:id="1188" w:name="a88364"/>
            <w:bookmarkEnd w:id="1187"/>
            <w:bookmarkEnd w:id="1188"/>
            <w:r w:rsidRPr="00B620DB">
              <w:rPr>
                <w:rStyle w:val="flts1"/>
              </w:rPr>
              <w:t>Performance Standard for Rating Large and Single Packaged Vertical Air Conditioners and Heat Pumps</w:t>
            </w:r>
            <w:bookmarkStart w:id="1189" w:name="a88366"/>
            <w:bookmarkEnd w:id="1189"/>
          </w:p>
        </w:tc>
        <w:tc>
          <w:tcPr>
            <w:tcW w:w="1524" w:type="pct"/>
            <w:tcBorders>
              <w:top w:val="outset" w:sz="6" w:space="0" w:color="auto"/>
              <w:left w:val="outset" w:sz="6" w:space="0" w:color="auto"/>
              <w:bottom w:val="outset" w:sz="6" w:space="0" w:color="auto"/>
              <w:right w:val="outset" w:sz="6" w:space="0" w:color="auto"/>
            </w:tcBorders>
            <w:hideMark/>
          </w:tcPr>
          <w:p w14:paraId="5CD334BD" w14:textId="77777777" w:rsidR="00D45A8C" w:rsidRPr="00B620DB" w:rsidRDefault="00135AFF" w:rsidP="00D45A8C">
            <w:pPr>
              <w:pStyle w:val="12TabHeadBody"/>
            </w:pPr>
            <w:hyperlink r:id="rId1001" w:anchor="et001375" w:history="1">
              <w:r w:rsidR="00D45A8C" w:rsidRPr="00B620DB">
                <w:rPr>
                  <w:rStyle w:val="Hyperlink"/>
                  <w:color w:val="auto"/>
                  <w:szCs w:val="18"/>
                  <w:u w:val="none"/>
                </w:rPr>
                <w:t>Table</w:t>
              </w:r>
            </w:hyperlink>
            <w:hyperlink r:id="rId1002" w:anchor="et001375" w:history="1">
              <w:r w:rsidR="00D45A8C" w:rsidRPr="00B620DB">
                <w:rPr>
                  <w:rStyle w:val="Hyperlink"/>
                  <w:color w:val="auto"/>
                  <w:u w:val="none"/>
                </w:rPr>
                <w:t> </w:t>
              </w:r>
            </w:hyperlink>
            <w:hyperlink r:id="rId1003" w:anchor="et001375" w:history="1">
              <w:r w:rsidR="00D45A8C" w:rsidRPr="00B620DB">
                <w:rPr>
                  <w:rStyle w:val="Hyperlink"/>
                  <w:color w:val="auto"/>
                  <w:szCs w:val="18"/>
                  <w:u w:val="none"/>
                </w:rPr>
                <w:t>9.36.3.10.</w:t>
              </w:r>
            </w:hyperlink>
          </w:p>
        </w:tc>
      </w:tr>
      <w:tr w:rsidR="00D45A8C" w:rsidRPr="00B620DB" w14:paraId="04DEA37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33296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9C71893" w14:textId="77777777" w:rsidR="00D45A8C" w:rsidRPr="00B620DB" w:rsidRDefault="00D45A8C" w:rsidP="00D45A8C">
            <w:pPr>
              <w:pStyle w:val="12TabHeadBody"/>
            </w:pPr>
            <w:r w:rsidRPr="00B620DB">
              <w:rPr>
                <w:rStyle w:val="flts1"/>
              </w:rPr>
              <w:t>C748-13</w:t>
            </w:r>
          </w:p>
        </w:tc>
        <w:tc>
          <w:tcPr>
            <w:tcW w:w="1641" w:type="pct"/>
            <w:tcBorders>
              <w:top w:val="outset" w:sz="6" w:space="0" w:color="auto"/>
              <w:left w:val="outset" w:sz="6" w:space="0" w:color="auto"/>
              <w:bottom w:val="outset" w:sz="6" w:space="0" w:color="auto"/>
              <w:right w:val="outset" w:sz="6" w:space="0" w:color="auto"/>
            </w:tcBorders>
            <w:hideMark/>
          </w:tcPr>
          <w:p w14:paraId="56068AEE" w14:textId="77777777" w:rsidR="00D45A8C" w:rsidRPr="00B620DB" w:rsidRDefault="00D45A8C" w:rsidP="00D45A8C">
            <w:pPr>
              <w:pStyle w:val="12TabHeadBody"/>
            </w:pPr>
            <w:bookmarkStart w:id="1190" w:name="csac748"/>
            <w:bookmarkStart w:id="1191" w:name="a88591"/>
            <w:bookmarkEnd w:id="1190"/>
            <w:bookmarkEnd w:id="1191"/>
            <w:r w:rsidRPr="00B620DB">
              <w:rPr>
                <w:rStyle w:val="flts1"/>
              </w:rPr>
              <w:t>Performance of direct-expansion (DX) ground-source heat pumps</w:t>
            </w:r>
            <w:bookmarkStart w:id="1192" w:name="a88593"/>
            <w:bookmarkEnd w:id="1192"/>
          </w:p>
        </w:tc>
        <w:tc>
          <w:tcPr>
            <w:tcW w:w="1524" w:type="pct"/>
            <w:tcBorders>
              <w:top w:val="outset" w:sz="6" w:space="0" w:color="auto"/>
              <w:left w:val="outset" w:sz="6" w:space="0" w:color="auto"/>
              <w:bottom w:val="outset" w:sz="6" w:space="0" w:color="auto"/>
              <w:right w:val="outset" w:sz="6" w:space="0" w:color="auto"/>
            </w:tcBorders>
            <w:hideMark/>
          </w:tcPr>
          <w:p w14:paraId="540CA9E5" w14:textId="77777777" w:rsidR="00D45A8C" w:rsidRPr="00B620DB" w:rsidRDefault="00135AFF" w:rsidP="00D45A8C">
            <w:pPr>
              <w:pStyle w:val="12TabHeadBody"/>
            </w:pPr>
            <w:hyperlink r:id="rId1004" w:anchor="et001375" w:history="1">
              <w:r w:rsidR="00D45A8C" w:rsidRPr="00B620DB">
                <w:rPr>
                  <w:rStyle w:val="Hyperlink"/>
                  <w:color w:val="auto"/>
                  <w:szCs w:val="18"/>
                  <w:u w:val="none"/>
                </w:rPr>
                <w:t>Table</w:t>
              </w:r>
            </w:hyperlink>
            <w:hyperlink r:id="rId1005" w:anchor="et001375" w:history="1">
              <w:r w:rsidR="00D45A8C" w:rsidRPr="00B620DB">
                <w:rPr>
                  <w:rStyle w:val="Hyperlink"/>
                  <w:color w:val="auto"/>
                  <w:u w:val="none"/>
                </w:rPr>
                <w:t> </w:t>
              </w:r>
            </w:hyperlink>
            <w:hyperlink r:id="rId1006" w:anchor="et001375" w:history="1">
              <w:r w:rsidR="00D45A8C" w:rsidRPr="00B620DB">
                <w:rPr>
                  <w:rStyle w:val="Hyperlink"/>
                  <w:color w:val="auto"/>
                  <w:szCs w:val="18"/>
                  <w:u w:val="none"/>
                </w:rPr>
                <w:t>9.36.3.10.</w:t>
              </w:r>
            </w:hyperlink>
          </w:p>
        </w:tc>
      </w:tr>
      <w:tr w:rsidR="00D45A8C" w:rsidRPr="00B620DB" w14:paraId="7E12DD2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30D31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81EACD7" w14:textId="77777777" w:rsidR="00D45A8C" w:rsidRPr="00B620DB" w:rsidRDefault="00D45A8C" w:rsidP="00D45A8C">
            <w:pPr>
              <w:pStyle w:val="12TabHeadBody"/>
            </w:pPr>
            <w:r w:rsidRPr="00B620DB">
              <w:rPr>
                <w:rStyle w:val="flts1"/>
              </w:rPr>
              <w:t>CAN/CSA-C749-07</w:t>
            </w:r>
          </w:p>
        </w:tc>
        <w:tc>
          <w:tcPr>
            <w:tcW w:w="1641" w:type="pct"/>
            <w:tcBorders>
              <w:top w:val="outset" w:sz="6" w:space="0" w:color="auto"/>
              <w:left w:val="outset" w:sz="6" w:space="0" w:color="auto"/>
              <w:bottom w:val="outset" w:sz="6" w:space="0" w:color="auto"/>
              <w:right w:val="outset" w:sz="6" w:space="0" w:color="auto"/>
            </w:tcBorders>
            <w:hideMark/>
          </w:tcPr>
          <w:p w14:paraId="3BD97046" w14:textId="77777777" w:rsidR="00D45A8C" w:rsidRPr="00B620DB" w:rsidRDefault="00D45A8C" w:rsidP="00D45A8C">
            <w:pPr>
              <w:pStyle w:val="12TabHeadBody"/>
            </w:pPr>
            <w:bookmarkStart w:id="1193" w:name="csac749"/>
            <w:bookmarkStart w:id="1194" w:name="a88612"/>
            <w:bookmarkEnd w:id="1193"/>
            <w:bookmarkEnd w:id="1194"/>
            <w:r w:rsidRPr="00B620DB">
              <w:rPr>
                <w:rStyle w:val="flts1"/>
              </w:rPr>
              <w:t>Performance of Dehumidifiers</w:t>
            </w:r>
            <w:bookmarkStart w:id="1195" w:name="a88614"/>
            <w:bookmarkEnd w:id="1195"/>
          </w:p>
        </w:tc>
        <w:tc>
          <w:tcPr>
            <w:tcW w:w="1524" w:type="pct"/>
            <w:tcBorders>
              <w:top w:val="outset" w:sz="6" w:space="0" w:color="auto"/>
              <w:left w:val="outset" w:sz="6" w:space="0" w:color="auto"/>
              <w:bottom w:val="outset" w:sz="6" w:space="0" w:color="auto"/>
              <w:right w:val="outset" w:sz="6" w:space="0" w:color="auto"/>
            </w:tcBorders>
            <w:hideMark/>
          </w:tcPr>
          <w:p w14:paraId="1FB501CD" w14:textId="77777777" w:rsidR="00D45A8C" w:rsidRPr="00B620DB" w:rsidRDefault="00135AFF" w:rsidP="00D45A8C">
            <w:pPr>
              <w:pStyle w:val="12TabHeadBody"/>
            </w:pPr>
            <w:hyperlink r:id="rId1007" w:anchor="et001375" w:history="1">
              <w:r w:rsidR="00D45A8C" w:rsidRPr="00B620DB">
                <w:rPr>
                  <w:rStyle w:val="Hyperlink"/>
                  <w:color w:val="auto"/>
                  <w:szCs w:val="18"/>
                  <w:u w:val="none"/>
                </w:rPr>
                <w:t>Table</w:t>
              </w:r>
            </w:hyperlink>
            <w:hyperlink r:id="rId1008" w:anchor="et001375" w:history="1">
              <w:r w:rsidR="00D45A8C" w:rsidRPr="00B620DB">
                <w:rPr>
                  <w:rStyle w:val="Hyperlink"/>
                  <w:color w:val="auto"/>
                  <w:u w:val="none"/>
                </w:rPr>
                <w:t> </w:t>
              </w:r>
            </w:hyperlink>
            <w:hyperlink r:id="rId1009" w:anchor="et001375" w:history="1">
              <w:r w:rsidR="00D45A8C" w:rsidRPr="00B620DB">
                <w:rPr>
                  <w:rStyle w:val="Hyperlink"/>
                  <w:color w:val="auto"/>
                  <w:szCs w:val="18"/>
                  <w:u w:val="none"/>
                </w:rPr>
                <w:t>9.36.3.10.</w:t>
              </w:r>
            </w:hyperlink>
          </w:p>
        </w:tc>
      </w:tr>
      <w:tr w:rsidR="00D45A8C" w:rsidRPr="00B620DB" w14:paraId="045702C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BC010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B806926" w14:textId="77777777" w:rsidR="00D45A8C" w:rsidRPr="00B620DB" w:rsidRDefault="00D45A8C" w:rsidP="00D45A8C">
            <w:pPr>
              <w:pStyle w:val="12TabHeadBody"/>
            </w:pPr>
            <w:r w:rsidRPr="00B620DB">
              <w:rPr>
                <w:rStyle w:val="flts1"/>
              </w:rPr>
              <w:t>CAN/CSA-C828-13</w:t>
            </w:r>
          </w:p>
        </w:tc>
        <w:tc>
          <w:tcPr>
            <w:tcW w:w="1641" w:type="pct"/>
            <w:tcBorders>
              <w:top w:val="outset" w:sz="6" w:space="0" w:color="auto"/>
              <w:left w:val="outset" w:sz="6" w:space="0" w:color="auto"/>
              <w:bottom w:val="outset" w:sz="6" w:space="0" w:color="auto"/>
              <w:right w:val="outset" w:sz="6" w:space="0" w:color="auto"/>
            </w:tcBorders>
            <w:hideMark/>
          </w:tcPr>
          <w:p w14:paraId="784E9717" w14:textId="77777777" w:rsidR="00D45A8C" w:rsidRPr="00B620DB" w:rsidRDefault="00D45A8C" w:rsidP="00D45A8C">
            <w:pPr>
              <w:pStyle w:val="12TabHeadBody"/>
            </w:pPr>
            <w:bookmarkStart w:id="1196" w:name="csac828"/>
            <w:bookmarkStart w:id="1197" w:name="a88839"/>
            <w:bookmarkEnd w:id="1196"/>
            <w:bookmarkEnd w:id="1197"/>
            <w:r w:rsidRPr="00B620DB">
              <w:rPr>
                <w:rStyle w:val="flts1"/>
              </w:rPr>
              <w:t>Performance requirements for thermostats used with individual room electric space heating devices</w:t>
            </w:r>
            <w:bookmarkStart w:id="1198" w:name="a88841"/>
            <w:bookmarkEnd w:id="1198"/>
          </w:p>
        </w:tc>
        <w:tc>
          <w:tcPr>
            <w:tcW w:w="1524" w:type="pct"/>
            <w:tcBorders>
              <w:top w:val="outset" w:sz="6" w:space="0" w:color="auto"/>
              <w:left w:val="outset" w:sz="6" w:space="0" w:color="auto"/>
              <w:bottom w:val="outset" w:sz="6" w:space="0" w:color="auto"/>
              <w:right w:val="outset" w:sz="6" w:space="0" w:color="auto"/>
            </w:tcBorders>
            <w:hideMark/>
          </w:tcPr>
          <w:p w14:paraId="7A0747B6" w14:textId="77777777" w:rsidR="00D45A8C" w:rsidRPr="00B620DB" w:rsidRDefault="00135AFF" w:rsidP="00D45A8C">
            <w:pPr>
              <w:pStyle w:val="12TabHeadBody"/>
            </w:pPr>
            <w:hyperlink r:id="rId1010" w:anchor="es006953" w:history="1">
              <w:r w:rsidR="00D45A8C" w:rsidRPr="00B620DB">
                <w:rPr>
                  <w:rStyle w:val="Hyperlink"/>
                  <w:color w:val="auto"/>
                  <w:szCs w:val="18"/>
                  <w:u w:val="none"/>
                </w:rPr>
                <w:t>9.36.3.6.(3)</w:t>
              </w:r>
            </w:hyperlink>
          </w:p>
        </w:tc>
      </w:tr>
      <w:tr w:rsidR="00D45A8C" w:rsidRPr="00B620DB" w14:paraId="1390396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12A1A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ACF5156" w14:textId="77777777" w:rsidR="00D45A8C" w:rsidRPr="00B620DB" w:rsidRDefault="00D45A8C" w:rsidP="00D45A8C">
            <w:pPr>
              <w:pStyle w:val="12TabHeadBody"/>
            </w:pPr>
            <w:r w:rsidRPr="00B620DB">
              <w:rPr>
                <w:rStyle w:val="flts1"/>
              </w:rPr>
              <w:t>CAN/CSA-C13256-1-01</w:t>
            </w:r>
          </w:p>
        </w:tc>
        <w:tc>
          <w:tcPr>
            <w:tcW w:w="1641" w:type="pct"/>
            <w:tcBorders>
              <w:top w:val="outset" w:sz="6" w:space="0" w:color="auto"/>
              <w:left w:val="outset" w:sz="6" w:space="0" w:color="auto"/>
              <w:bottom w:val="outset" w:sz="6" w:space="0" w:color="auto"/>
              <w:right w:val="outset" w:sz="6" w:space="0" w:color="auto"/>
            </w:tcBorders>
            <w:hideMark/>
          </w:tcPr>
          <w:p w14:paraId="7E7044C1" w14:textId="77777777" w:rsidR="00D45A8C" w:rsidRPr="00B620DB" w:rsidRDefault="00D45A8C" w:rsidP="00D45A8C">
            <w:pPr>
              <w:pStyle w:val="12TabHeadBody"/>
            </w:pPr>
            <w:bookmarkStart w:id="1199" w:name="csac13256-1"/>
            <w:bookmarkStart w:id="1200" w:name="a88860"/>
            <w:bookmarkEnd w:id="1199"/>
            <w:bookmarkEnd w:id="1200"/>
            <w:r w:rsidRPr="00B620DB">
              <w:rPr>
                <w:rStyle w:val="flts1"/>
              </w:rPr>
              <w:t>Water-Source Heat Pumps - Testing and Rating for Performance - Part 1: Water-to-Air and Brine-to-Air Heat Pumps (Adopted ISO 13256-1:1998, first edition, 1998-08-15, with Canadian Deviations)</w:t>
            </w:r>
            <w:bookmarkStart w:id="1201" w:name="a88862"/>
            <w:bookmarkEnd w:id="1201"/>
          </w:p>
        </w:tc>
        <w:tc>
          <w:tcPr>
            <w:tcW w:w="1524" w:type="pct"/>
            <w:tcBorders>
              <w:top w:val="outset" w:sz="6" w:space="0" w:color="auto"/>
              <w:left w:val="outset" w:sz="6" w:space="0" w:color="auto"/>
              <w:bottom w:val="outset" w:sz="6" w:space="0" w:color="auto"/>
              <w:right w:val="outset" w:sz="6" w:space="0" w:color="auto"/>
            </w:tcBorders>
            <w:hideMark/>
          </w:tcPr>
          <w:p w14:paraId="340A8B56" w14:textId="77777777" w:rsidR="00D45A8C" w:rsidRPr="00B620DB" w:rsidRDefault="00135AFF" w:rsidP="00D45A8C">
            <w:pPr>
              <w:pStyle w:val="12TabHeadBody"/>
            </w:pPr>
            <w:hyperlink r:id="rId1011" w:anchor="et001375" w:history="1">
              <w:r w:rsidR="00D45A8C" w:rsidRPr="00B620DB">
                <w:rPr>
                  <w:rStyle w:val="Hyperlink"/>
                  <w:color w:val="auto"/>
                  <w:szCs w:val="18"/>
                  <w:u w:val="none"/>
                </w:rPr>
                <w:t>Table</w:t>
              </w:r>
            </w:hyperlink>
            <w:hyperlink r:id="rId1012" w:anchor="et001375" w:history="1">
              <w:r w:rsidR="00D45A8C" w:rsidRPr="00B620DB">
                <w:rPr>
                  <w:rStyle w:val="Hyperlink"/>
                  <w:color w:val="auto"/>
                  <w:u w:val="none"/>
                </w:rPr>
                <w:t> </w:t>
              </w:r>
            </w:hyperlink>
            <w:hyperlink r:id="rId1013" w:anchor="et001375" w:history="1">
              <w:r w:rsidR="00D45A8C" w:rsidRPr="00B620DB">
                <w:rPr>
                  <w:rStyle w:val="Hyperlink"/>
                  <w:color w:val="auto"/>
                  <w:szCs w:val="18"/>
                  <w:u w:val="none"/>
                </w:rPr>
                <w:t>9.36.3.10.</w:t>
              </w:r>
            </w:hyperlink>
          </w:p>
        </w:tc>
      </w:tr>
      <w:tr w:rsidR="00D45A8C" w:rsidRPr="00B620DB" w14:paraId="62E797E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EF647F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933564C" w14:textId="77777777" w:rsidR="00D45A8C" w:rsidRPr="00B620DB" w:rsidRDefault="00D45A8C" w:rsidP="00D45A8C">
            <w:pPr>
              <w:pStyle w:val="12TabHeadBody"/>
            </w:pPr>
            <w:r w:rsidRPr="00B620DB">
              <w:rPr>
                <w:rStyle w:val="flts1"/>
              </w:rPr>
              <w:t>CAN/CSA-C13256-2-01</w:t>
            </w:r>
          </w:p>
        </w:tc>
        <w:tc>
          <w:tcPr>
            <w:tcW w:w="1641" w:type="pct"/>
            <w:tcBorders>
              <w:top w:val="outset" w:sz="6" w:space="0" w:color="auto"/>
              <w:left w:val="outset" w:sz="6" w:space="0" w:color="auto"/>
              <w:bottom w:val="outset" w:sz="6" w:space="0" w:color="auto"/>
              <w:right w:val="outset" w:sz="6" w:space="0" w:color="auto"/>
            </w:tcBorders>
            <w:hideMark/>
          </w:tcPr>
          <w:p w14:paraId="718288B5" w14:textId="77777777" w:rsidR="00D45A8C" w:rsidRPr="00B620DB" w:rsidRDefault="00D45A8C" w:rsidP="00D45A8C">
            <w:pPr>
              <w:pStyle w:val="12TabHeadBody"/>
            </w:pPr>
            <w:bookmarkStart w:id="1202" w:name="csac13256-2"/>
            <w:bookmarkStart w:id="1203" w:name="a88881"/>
            <w:bookmarkEnd w:id="1202"/>
            <w:bookmarkEnd w:id="1203"/>
            <w:r w:rsidRPr="00B620DB">
              <w:rPr>
                <w:rStyle w:val="flts1"/>
              </w:rPr>
              <w:t>Water-Source Heat Pumps - Testing and Rating for Performance - Part 2: Water-to-Water and Brine-to-Water Heat Pumps (Adopted ISO 13256-2:1998, first edition, 1998-08-15, with Canadian Deviations)</w:t>
            </w:r>
            <w:bookmarkStart w:id="1204" w:name="a89089"/>
            <w:bookmarkEnd w:id="1204"/>
          </w:p>
        </w:tc>
        <w:tc>
          <w:tcPr>
            <w:tcW w:w="1524" w:type="pct"/>
            <w:tcBorders>
              <w:top w:val="outset" w:sz="6" w:space="0" w:color="auto"/>
              <w:left w:val="outset" w:sz="6" w:space="0" w:color="auto"/>
              <w:bottom w:val="outset" w:sz="6" w:space="0" w:color="auto"/>
              <w:right w:val="outset" w:sz="6" w:space="0" w:color="auto"/>
            </w:tcBorders>
            <w:hideMark/>
          </w:tcPr>
          <w:p w14:paraId="37C3858F" w14:textId="77777777" w:rsidR="00D45A8C" w:rsidRPr="00B620DB" w:rsidRDefault="00135AFF" w:rsidP="00D45A8C">
            <w:pPr>
              <w:pStyle w:val="12TabHeadBody"/>
            </w:pPr>
            <w:hyperlink r:id="rId1014" w:anchor="et001375" w:history="1">
              <w:r w:rsidR="00D45A8C" w:rsidRPr="00B620DB">
                <w:rPr>
                  <w:rStyle w:val="Hyperlink"/>
                  <w:color w:val="auto"/>
                  <w:szCs w:val="18"/>
                  <w:u w:val="none"/>
                </w:rPr>
                <w:t>Table</w:t>
              </w:r>
            </w:hyperlink>
            <w:hyperlink r:id="rId1015" w:anchor="et001375" w:history="1">
              <w:r w:rsidR="00D45A8C" w:rsidRPr="00B620DB">
                <w:rPr>
                  <w:rStyle w:val="Hyperlink"/>
                  <w:color w:val="auto"/>
                  <w:u w:val="none"/>
                </w:rPr>
                <w:t> </w:t>
              </w:r>
            </w:hyperlink>
            <w:hyperlink r:id="rId1016" w:anchor="et001375" w:history="1">
              <w:r w:rsidR="00D45A8C" w:rsidRPr="00B620DB">
                <w:rPr>
                  <w:rStyle w:val="Hyperlink"/>
                  <w:color w:val="auto"/>
                  <w:szCs w:val="18"/>
                  <w:u w:val="none"/>
                </w:rPr>
                <w:t>9.36.3.10.</w:t>
              </w:r>
            </w:hyperlink>
          </w:p>
        </w:tc>
      </w:tr>
      <w:tr w:rsidR="00D45A8C" w:rsidRPr="00B620DB" w14:paraId="40799D3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9BAD09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EE1AECA" w14:textId="77777777" w:rsidR="00D45A8C" w:rsidRPr="00B620DB" w:rsidRDefault="00D45A8C" w:rsidP="00D45A8C">
            <w:pPr>
              <w:pStyle w:val="12TabHeadBody"/>
            </w:pPr>
            <w:r w:rsidRPr="00B620DB">
              <w:rPr>
                <w:rStyle w:val="flts1"/>
              </w:rPr>
              <w:t>F280-12</w:t>
            </w:r>
          </w:p>
        </w:tc>
        <w:tc>
          <w:tcPr>
            <w:tcW w:w="1641" w:type="pct"/>
            <w:tcBorders>
              <w:top w:val="outset" w:sz="6" w:space="0" w:color="auto"/>
              <w:left w:val="outset" w:sz="6" w:space="0" w:color="auto"/>
              <w:bottom w:val="outset" w:sz="6" w:space="0" w:color="auto"/>
              <w:right w:val="outset" w:sz="6" w:space="0" w:color="auto"/>
            </w:tcBorders>
            <w:hideMark/>
          </w:tcPr>
          <w:p w14:paraId="72FB451C" w14:textId="77777777" w:rsidR="00D45A8C" w:rsidRPr="00B620DB" w:rsidRDefault="00D45A8C" w:rsidP="00D45A8C">
            <w:pPr>
              <w:pStyle w:val="12TabHeadBody"/>
            </w:pPr>
            <w:bookmarkStart w:id="1205" w:name="csaf280"/>
            <w:bookmarkStart w:id="1206" w:name="a89108"/>
            <w:bookmarkEnd w:id="1205"/>
            <w:bookmarkEnd w:id="1206"/>
            <w:r w:rsidRPr="00B620DB">
              <w:rPr>
                <w:rStyle w:val="flts1"/>
              </w:rPr>
              <w:t>Determining the required capacity of residential space heating and cooling appliances</w:t>
            </w:r>
            <w:bookmarkStart w:id="1207" w:name="a89110"/>
            <w:bookmarkEnd w:id="1207"/>
          </w:p>
        </w:tc>
        <w:tc>
          <w:tcPr>
            <w:tcW w:w="1524" w:type="pct"/>
            <w:tcBorders>
              <w:top w:val="outset" w:sz="6" w:space="0" w:color="auto"/>
              <w:left w:val="outset" w:sz="6" w:space="0" w:color="auto"/>
              <w:bottom w:val="outset" w:sz="6" w:space="0" w:color="auto"/>
              <w:right w:val="outset" w:sz="6" w:space="0" w:color="auto"/>
            </w:tcBorders>
            <w:hideMark/>
          </w:tcPr>
          <w:p w14:paraId="2C97392F" w14:textId="77777777" w:rsidR="00D45A8C" w:rsidRPr="00B620DB" w:rsidRDefault="00135AFF" w:rsidP="00D45A8C">
            <w:pPr>
              <w:pStyle w:val="12TabHeadBody"/>
            </w:pPr>
            <w:hyperlink r:id="rId1017" w:anchor="es003606" w:history="1">
              <w:r w:rsidR="00D45A8C" w:rsidRPr="00B620DB">
                <w:rPr>
                  <w:rStyle w:val="Hyperlink"/>
                  <w:color w:val="auto"/>
                  <w:szCs w:val="18"/>
                  <w:u w:val="none"/>
                </w:rPr>
                <w:t>9.33.5.1.(1)</w:t>
              </w:r>
            </w:hyperlink>
            <w:r w:rsidR="00D45A8C" w:rsidRPr="00B620DB">
              <w:br/>
            </w:r>
            <w:hyperlink r:id="rId1018" w:anchor="en001797" w:history="1">
              <w:r w:rsidR="00D45A8C" w:rsidRPr="00B620DB">
                <w:rPr>
                  <w:rStyle w:val="Hyperlink"/>
                  <w:color w:val="auto"/>
                  <w:szCs w:val="18"/>
                  <w:u w:val="none"/>
                </w:rPr>
                <w:t>A-9.36.3.2.(1)</w:t>
              </w:r>
            </w:hyperlink>
            <w:r w:rsidR="00D45A8C" w:rsidRPr="00B620DB">
              <w:br/>
            </w:r>
            <w:hyperlink r:id="rId1019" w:anchor="en001809" w:history="1">
              <w:r w:rsidR="00D45A8C" w:rsidRPr="00B620DB">
                <w:rPr>
                  <w:rStyle w:val="Hyperlink"/>
                  <w:color w:val="auto"/>
                  <w:szCs w:val="18"/>
                  <w:u w:val="none"/>
                </w:rPr>
                <w:t>A-9.36.5.15.(5)</w:t>
              </w:r>
            </w:hyperlink>
          </w:p>
        </w:tc>
      </w:tr>
      <w:tr w:rsidR="00D45A8C" w:rsidRPr="00B620DB" w14:paraId="5396CA9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490F1F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7A05ACB" w14:textId="77777777" w:rsidR="00D45A8C" w:rsidRPr="00B620DB" w:rsidRDefault="00D45A8C" w:rsidP="00D45A8C">
            <w:pPr>
              <w:pStyle w:val="12TabHeadBody"/>
            </w:pPr>
            <w:r w:rsidRPr="00B620DB">
              <w:rPr>
                <w:rStyle w:val="flts1"/>
              </w:rPr>
              <w:t>CAN/CSA-F326-M91</w:t>
            </w:r>
          </w:p>
        </w:tc>
        <w:tc>
          <w:tcPr>
            <w:tcW w:w="1641" w:type="pct"/>
            <w:tcBorders>
              <w:top w:val="outset" w:sz="6" w:space="0" w:color="auto"/>
              <w:left w:val="outset" w:sz="6" w:space="0" w:color="auto"/>
              <w:bottom w:val="outset" w:sz="6" w:space="0" w:color="auto"/>
              <w:right w:val="outset" w:sz="6" w:space="0" w:color="auto"/>
            </w:tcBorders>
            <w:hideMark/>
          </w:tcPr>
          <w:p w14:paraId="7DC7D617" w14:textId="77777777" w:rsidR="00D45A8C" w:rsidRPr="00B620DB" w:rsidRDefault="00D45A8C" w:rsidP="00D45A8C">
            <w:pPr>
              <w:pStyle w:val="12TabHeadBody"/>
            </w:pPr>
            <w:bookmarkStart w:id="1208" w:name="csaf326"/>
            <w:bookmarkStart w:id="1209" w:name="a89133"/>
            <w:bookmarkEnd w:id="1208"/>
            <w:bookmarkEnd w:id="1209"/>
            <w:r w:rsidRPr="00B620DB">
              <w:rPr>
                <w:rStyle w:val="flts1"/>
              </w:rPr>
              <w:t>Residential Mechanical Ventilation Systems</w:t>
            </w:r>
            <w:bookmarkStart w:id="1210" w:name="a89135"/>
            <w:bookmarkEnd w:id="1210"/>
          </w:p>
        </w:tc>
        <w:tc>
          <w:tcPr>
            <w:tcW w:w="1524" w:type="pct"/>
            <w:tcBorders>
              <w:top w:val="outset" w:sz="6" w:space="0" w:color="auto"/>
              <w:left w:val="outset" w:sz="6" w:space="0" w:color="auto"/>
              <w:bottom w:val="outset" w:sz="6" w:space="0" w:color="auto"/>
              <w:right w:val="outset" w:sz="6" w:space="0" w:color="auto"/>
            </w:tcBorders>
            <w:hideMark/>
          </w:tcPr>
          <w:p w14:paraId="766D20F8" w14:textId="77777777" w:rsidR="00D45A8C" w:rsidRPr="00B620DB" w:rsidRDefault="00135AFF" w:rsidP="00D45A8C">
            <w:pPr>
              <w:pStyle w:val="12TabHeadBody"/>
            </w:pPr>
            <w:hyperlink r:id="rId1020" w:anchor="es008527" w:history="1">
              <w:r w:rsidR="00D45A8C" w:rsidRPr="00B620DB">
                <w:rPr>
                  <w:rStyle w:val="Hyperlink"/>
                  <w:color w:val="auto"/>
                  <w:szCs w:val="18"/>
                  <w:u w:val="none"/>
                </w:rPr>
                <w:t>9.32.3.1.(1)</w:t>
              </w:r>
            </w:hyperlink>
            <w:r w:rsidR="00D45A8C" w:rsidRPr="00B620DB">
              <w:br/>
            </w:r>
            <w:hyperlink r:id="rId1021" w:anchor="en001259" w:history="1">
              <w:r w:rsidR="00D45A8C" w:rsidRPr="00B620DB">
                <w:rPr>
                  <w:rStyle w:val="Hyperlink"/>
                  <w:color w:val="auto"/>
                  <w:szCs w:val="18"/>
                  <w:u w:val="none"/>
                </w:rPr>
                <w:t>A-9.32.3.1.(1)</w:t>
              </w:r>
            </w:hyperlink>
            <w:r w:rsidR="00D45A8C" w:rsidRPr="00B620DB">
              <w:br/>
            </w:r>
            <w:hyperlink r:id="rId1022" w:anchor="en001266" w:history="1">
              <w:r w:rsidR="00D45A8C" w:rsidRPr="00B620DB">
                <w:rPr>
                  <w:rStyle w:val="Hyperlink"/>
                  <w:color w:val="auto"/>
                  <w:szCs w:val="18"/>
                  <w:u w:val="none"/>
                </w:rPr>
                <w:t>A-9.32.3.5.</w:t>
              </w:r>
            </w:hyperlink>
            <w:r w:rsidR="00D45A8C" w:rsidRPr="00B620DB">
              <w:br/>
            </w:r>
            <w:hyperlink r:id="rId1023" w:anchor="en001268" w:history="1">
              <w:r w:rsidR="00D45A8C" w:rsidRPr="00B620DB">
                <w:rPr>
                  <w:rStyle w:val="Hyperlink"/>
                  <w:color w:val="auto"/>
                  <w:szCs w:val="18"/>
                  <w:u w:val="none"/>
                </w:rPr>
                <w:t>A-9.32.3.7.</w:t>
              </w:r>
            </w:hyperlink>
            <w:r w:rsidR="00D45A8C" w:rsidRPr="00B620DB">
              <w:br/>
            </w:r>
            <w:hyperlink r:id="rId1024" w:anchor="en001269" w:history="1">
              <w:r w:rsidR="00D45A8C" w:rsidRPr="00B620DB">
                <w:rPr>
                  <w:rStyle w:val="Hyperlink"/>
                  <w:color w:val="auto"/>
                  <w:szCs w:val="18"/>
                  <w:u w:val="none"/>
                </w:rPr>
                <w:t>A-9.32.3.8.</w:t>
              </w:r>
            </w:hyperlink>
            <w:r w:rsidR="00D45A8C" w:rsidRPr="00B620DB">
              <w:br/>
            </w:r>
            <w:hyperlink r:id="rId1025" w:anchor="en000355" w:history="1">
              <w:r w:rsidR="00D45A8C" w:rsidRPr="00B620DB">
                <w:rPr>
                  <w:rStyle w:val="Hyperlink"/>
                  <w:color w:val="auto"/>
                  <w:szCs w:val="18"/>
                  <w:u w:val="none"/>
                </w:rPr>
                <w:t>A-9.33.6.13.</w:t>
              </w:r>
            </w:hyperlink>
          </w:p>
        </w:tc>
      </w:tr>
      <w:tr w:rsidR="00D45A8C" w:rsidRPr="00B620DB" w14:paraId="7069D03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AE716D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E6405FA" w14:textId="77777777" w:rsidR="00D45A8C" w:rsidRPr="00B620DB" w:rsidRDefault="00D45A8C" w:rsidP="00D45A8C">
            <w:pPr>
              <w:pStyle w:val="12TabHeadBody"/>
            </w:pPr>
            <w:r w:rsidRPr="00B620DB">
              <w:rPr>
                <w:rStyle w:val="flts1"/>
              </w:rPr>
              <w:t>G30.18-09</w:t>
            </w:r>
          </w:p>
        </w:tc>
        <w:tc>
          <w:tcPr>
            <w:tcW w:w="1641" w:type="pct"/>
            <w:tcBorders>
              <w:top w:val="outset" w:sz="6" w:space="0" w:color="auto"/>
              <w:left w:val="outset" w:sz="6" w:space="0" w:color="auto"/>
              <w:bottom w:val="outset" w:sz="6" w:space="0" w:color="auto"/>
              <w:right w:val="outset" w:sz="6" w:space="0" w:color="auto"/>
            </w:tcBorders>
            <w:hideMark/>
          </w:tcPr>
          <w:p w14:paraId="0E4639CA" w14:textId="77777777" w:rsidR="00D45A8C" w:rsidRPr="00B620DB" w:rsidRDefault="00D45A8C" w:rsidP="00D45A8C">
            <w:pPr>
              <w:pStyle w:val="12TabHeadBody"/>
            </w:pPr>
            <w:bookmarkStart w:id="1211" w:name="csag30.18"/>
            <w:bookmarkStart w:id="1212" w:name="a89370"/>
            <w:bookmarkEnd w:id="1211"/>
            <w:bookmarkEnd w:id="1212"/>
            <w:r w:rsidRPr="00B620DB">
              <w:rPr>
                <w:rStyle w:val="flts1"/>
              </w:rPr>
              <w:t>Carbon steel bars for concrete reinforcement</w:t>
            </w:r>
            <w:bookmarkStart w:id="1213" w:name="a89372"/>
            <w:bookmarkEnd w:id="1213"/>
          </w:p>
        </w:tc>
        <w:tc>
          <w:tcPr>
            <w:tcW w:w="1524" w:type="pct"/>
            <w:tcBorders>
              <w:top w:val="outset" w:sz="6" w:space="0" w:color="auto"/>
              <w:left w:val="outset" w:sz="6" w:space="0" w:color="auto"/>
              <w:bottom w:val="outset" w:sz="6" w:space="0" w:color="auto"/>
              <w:right w:val="outset" w:sz="6" w:space="0" w:color="auto"/>
            </w:tcBorders>
            <w:hideMark/>
          </w:tcPr>
          <w:p w14:paraId="3723B880" w14:textId="77777777" w:rsidR="00D45A8C" w:rsidRPr="00B620DB" w:rsidRDefault="00135AFF" w:rsidP="00D45A8C">
            <w:pPr>
              <w:pStyle w:val="12TabHeadBody"/>
            </w:pPr>
            <w:hyperlink r:id="rId1026" w:anchor="es008071" w:history="1">
              <w:r w:rsidR="00D45A8C" w:rsidRPr="00B620DB">
                <w:rPr>
                  <w:rStyle w:val="Hyperlink"/>
                  <w:color w:val="auto"/>
                  <w:szCs w:val="18"/>
                  <w:u w:val="none"/>
                </w:rPr>
                <w:t>9.3.1.1.(4)</w:t>
              </w:r>
            </w:hyperlink>
          </w:p>
        </w:tc>
      </w:tr>
      <w:tr w:rsidR="00D45A8C" w:rsidRPr="00B620DB" w14:paraId="77ACA8F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666371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A5BFDC4" w14:textId="77777777" w:rsidR="00D45A8C" w:rsidRPr="00B620DB" w:rsidRDefault="00D45A8C" w:rsidP="00D45A8C">
            <w:pPr>
              <w:pStyle w:val="12TabHeadBody"/>
            </w:pPr>
            <w:r w:rsidRPr="00B620DB">
              <w:rPr>
                <w:rStyle w:val="flts1"/>
              </w:rPr>
              <w:t>G40.21-13</w:t>
            </w:r>
          </w:p>
        </w:tc>
        <w:tc>
          <w:tcPr>
            <w:tcW w:w="1641" w:type="pct"/>
            <w:tcBorders>
              <w:top w:val="outset" w:sz="6" w:space="0" w:color="auto"/>
              <w:left w:val="outset" w:sz="6" w:space="0" w:color="auto"/>
              <w:bottom w:val="outset" w:sz="6" w:space="0" w:color="auto"/>
              <w:right w:val="outset" w:sz="6" w:space="0" w:color="auto"/>
            </w:tcBorders>
            <w:hideMark/>
          </w:tcPr>
          <w:p w14:paraId="76231993" w14:textId="77777777" w:rsidR="00D45A8C" w:rsidRPr="00B620DB" w:rsidRDefault="00D45A8C" w:rsidP="00D45A8C">
            <w:pPr>
              <w:pStyle w:val="12TabHeadBody"/>
            </w:pPr>
            <w:bookmarkStart w:id="1214" w:name="csag40.21"/>
            <w:bookmarkStart w:id="1215" w:name="a89391"/>
            <w:bookmarkEnd w:id="1214"/>
            <w:bookmarkEnd w:id="1215"/>
            <w:r w:rsidRPr="00B620DB">
              <w:rPr>
                <w:rStyle w:val="flts1"/>
              </w:rPr>
              <w:t>Structural quality steel</w:t>
            </w:r>
            <w:bookmarkStart w:id="1216" w:name="a89393"/>
            <w:bookmarkEnd w:id="1216"/>
          </w:p>
        </w:tc>
        <w:tc>
          <w:tcPr>
            <w:tcW w:w="1524" w:type="pct"/>
            <w:tcBorders>
              <w:top w:val="outset" w:sz="6" w:space="0" w:color="auto"/>
              <w:left w:val="outset" w:sz="6" w:space="0" w:color="auto"/>
              <w:bottom w:val="outset" w:sz="6" w:space="0" w:color="auto"/>
              <w:right w:val="outset" w:sz="6" w:space="0" w:color="auto"/>
            </w:tcBorders>
            <w:hideMark/>
          </w:tcPr>
          <w:p w14:paraId="3B990048" w14:textId="77777777" w:rsidR="00D45A8C" w:rsidRPr="00B620DB" w:rsidRDefault="00135AFF" w:rsidP="00D45A8C">
            <w:pPr>
              <w:pStyle w:val="12TabHeadBody"/>
            </w:pPr>
            <w:hyperlink r:id="rId1027" w:anchor="es001529" w:history="1">
              <w:r w:rsidR="00D45A8C" w:rsidRPr="00B620DB">
                <w:rPr>
                  <w:rStyle w:val="Hyperlink"/>
                  <w:color w:val="auto"/>
                  <w:szCs w:val="18"/>
                  <w:u w:val="none"/>
                </w:rPr>
                <w:t>4.2.3.8.(1)</w:t>
              </w:r>
            </w:hyperlink>
            <w:r w:rsidR="00D45A8C" w:rsidRPr="00B620DB">
              <w:br/>
            </w:r>
            <w:hyperlink r:id="rId1028" w:anchor="et001042" w:history="1">
              <w:r w:rsidR="00D45A8C" w:rsidRPr="00B620DB">
                <w:rPr>
                  <w:rStyle w:val="Hyperlink"/>
                  <w:color w:val="auto"/>
                  <w:szCs w:val="18"/>
                  <w:u w:val="none"/>
                </w:rPr>
                <w:t>Table</w:t>
              </w:r>
            </w:hyperlink>
            <w:hyperlink r:id="rId1029" w:anchor="et001042" w:history="1">
              <w:r w:rsidR="00D45A8C" w:rsidRPr="00B620DB">
                <w:rPr>
                  <w:rStyle w:val="Hyperlink"/>
                  <w:color w:val="auto"/>
                  <w:u w:val="none"/>
                </w:rPr>
                <w:t> </w:t>
              </w:r>
            </w:hyperlink>
            <w:hyperlink r:id="rId1030" w:anchor="et001042" w:history="1">
              <w:r w:rsidR="00D45A8C" w:rsidRPr="00B620DB">
                <w:rPr>
                  <w:rStyle w:val="Hyperlink"/>
                  <w:color w:val="auto"/>
                  <w:szCs w:val="18"/>
                  <w:u w:val="none"/>
                </w:rPr>
                <w:t>5.9.1.1.</w:t>
              </w:r>
            </w:hyperlink>
            <w:r w:rsidR="00D45A8C" w:rsidRPr="00B620DB">
              <w:br/>
            </w:r>
            <w:hyperlink r:id="rId1031" w:anchor="es002878" w:history="1">
              <w:r w:rsidR="00D45A8C" w:rsidRPr="00B620DB">
                <w:rPr>
                  <w:rStyle w:val="Hyperlink"/>
                  <w:color w:val="auto"/>
                  <w:szCs w:val="18"/>
                  <w:u w:val="none"/>
                </w:rPr>
                <w:t>9.23.4.3.(2)</w:t>
              </w:r>
            </w:hyperlink>
          </w:p>
        </w:tc>
      </w:tr>
      <w:tr w:rsidR="00D45A8C" w:rsidRPr="00B620DB" w14:paraId="514E4BE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D9F6C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5DCDFE0" w14:textId="77777777" w:rsidR="00D45A8C" w:rsidRPr="00B620DB" w:rsidRDefault="00D45A8C" w:rsidP="00D45A8C">
            <w:pPr>
              <w:pStyle w:val="12TabHeadBody"/>
            </w:pPr>
            <w:r w:rsidRPr="00B620DB">
              <w:rPr>
                <w:rStyle w:val="flts1"/>
              </w:rPr>
              <w:t>CAN/CSA-G401-14</w:t>
            </w:r>
          </w:p>
        </w:tc>
        <w:tc>
          <w:tcPr>
            <w:tcW w:w="1641" w:type="pct"/>
            <w:tcBorders>
              <w:top w:val="outset" w:sz="6" w:space="0" w:color="auto"/>
              <w:left w:val="outset" w:sz="6" w:space="0" w:color="auto"/>
              <w:bottom w:val="outset" w:sz="6" w:space="0" w:color="auto"/>
              <w:right w:val="outset" w:sz="6" w:space="0" w:color="auto"/>
            </w:tcBorders>
            <w:hideMark/>
          </w:tcPr>
          <w:p w14:paraId="058554F8" w14:textId="77777777" w:rsidR="00D45A8C" w:rsidRPr="00B620DB" w:rsidRDefault="00D45A8C" w:rsidP="00D45A8C">
            <w:pPr>
              <w:pStyle w:val="12TabHeadBody"/>
            </w:pPr>
            <w:bookmarkStart w:id="1217" w:name="csag401"/>
            <w:bookmarkStart w:id="1218" w:name="a89622"/>
            <w:bookmarkEnd w:id="1217"/>
            <w:bookmarkEnd w:id="1218"/>
            <w:r w:rsidRPr="00B620DB">
              <w:rPr>
                <w:rStyle w:val="flts1"/>
              </w:rPr>
              <w:t>Corrugated steel pipe products</w:t>
            </w:r>
            <w:bookmarkStart w:id="1219" w:name="a89624"/>
            <w:bookmarkEnd w:id="1219"/>
          </w:p>
        </w:tc>
        <w:tc>
          <w:tcPr>
            <w:tcW w:w="1524" w:type="pct"/>
            <w:tcBorders>
              <w:top w:val="outset" w:sz="6" w:space="0" w:color="auto"/>
              <w:left w:val="outset" w:sz="6" w:space="0" w:color="auto"/>
              <w:bottom w:val="outset" w:sz="6" w:space="0" w:color="auto"/>
              <w:right w:val="outset" w:sz="6" w:space="0" w:color="auto"/>
            </w:tcBorders>
            <w:hideMark/>
          </w:tcPr>
          <w:p w14:paraId="6719513C" w14:textId="77777777" w:rsidR="00D45A8C" w:rsidRPr="00B620DB" w:rsidRDefault="00135AFF" w:rsidP="00D45A8C">
            <w:pPr>
              <w:pStyle w:val="12TabHeadBody"/>
            </w:pPr>
            <w:hyperlink r:id="rId1032" w:anchor="et001042" w:history="1">
              <w:r w:rsidR="00D45A8C" w:rsidRPr="00B620DB">
                <w:rPr>
                  <w:rStyle w:val="Hyperlink"/>
                  <w:color w:val="auto"/>
                  <w:szCs w:val="18"/>
                  <w:u w:val="none"/>
                </w:rPr>
                <w:t>Table</w:t>
              </w:r>
            </w:hyperlink>
            <w:hyperlink r:id="rId1033" w:anchor="et001042" w:history="1">
              <w:r w:rsidR="00D45A8C" w:rsidRPr="00B620DB">
                <w:rPr>
                  <w:rStyle w:val="Hyperlink"/>
                  <w:color w:val="auto"/>
                  <w:u w:val="none"/>
                </w:rPr>
                <w:t> </w:t>
              </w:r>
            </w:hyperlink>
            <w:hyperlink r:id="rId1034" w:anchor="et001042" w:history="1">
              <w:r w:rsidR="00D45A8C" w:rsidRPr="00B620DB">
                <w:rPr>
                  <w:rStyle w:val="Hyperlink"/>
                  <w:color w:val="auto"/>
                  <w:szCs w:val="18"/>
                  <w:u w:val="none"/>
                </w:rPr>
                <w:t>5.9.1.1.</w:t>
              </w:r>
            </w:hyperlink>
            <w:r w:rsidR="00D45A8C" w:rsidRPr="00B620DB">
              <w:br/>
            </w:r>
            <w:hyperlink r:id="rId1035" w:anchor="es002486" w:history="1">
              <w:r w:rsidR="00D45A8C" w:rsidRPr="00B620DB">
                <w:rPr>
                  <w:rStyle w:val="Hyperlink"/>
                  <w:color w:val="auto"/>
                  <w:szCs w:val="18"/>
                  <w:u w:val="none"/>
                </w:rPr>
                <w:t>9.14.3.1.(1)</w:t>
              </w:r>
            </w:hyperlink>
          </w:p>
        </w:tc>
      </w:tr>
      <w:tr w:rsidR="00D45A8C" w:rsidRPr="00B620DB" w14:paraId="15C28DD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3C2C65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23FE740" w14:textId="77777777" w:rsidR="00D45A8C" w:rsidRPr="00B620DB" w:rsidRDefault="00D45A8C" w:rsidP="00D45A8C">
            <w:pPr>
              <w:pStyle w:val="12TabHeadBody"/>
            </w:pPr>
            <w:r w:rsidRPr="00B620DB">
              <w:rPr>
                <w:rStyle w:val="flts1"/>
              </w:rPr>
              <w:t>CAN/CSA-O80 Series-15</w:t>
            </w:r>
          </w:p>
        </w:tc>
        <w:tc>
          <w:tcPr>
            <w:tcW w:w="1641" w:type="pct"/>
            <w:tcBorders>
              <w:top w:val="outset" w:sz="6" w:space="0" w:color="auto"/>
              <w:left w:val="outset" w:sz="6" w:space="0" w:color="auto"/>
              <w:bottom w:val="outset" w:sz="6" w:space="0" w:color="auto"/>
              <w:right w:val="outset" w:sz="6" w:space="0" w:color="auto"/>
            </w:tcBorders>
            <w:hideMark/>
          </w:tcPr>
          <w:p w14:paraId="08974E75" w14:textId="77777777" w:rsidR="00D45A8C" w:rsidRPr="00B620DB" w:rsidRDefault="00D45A8C" w:rsidP="00D45A8C">
            <w:pPr>
              <w:pStyle w:val="12TabHeadBody"/>
            </w:pPr>
            <w:bookmarkStart w:id="1220" w:name="csao80series"/>
            <w:bookmarkStart w:id="1221" w:name="a89645"/>
            <w:bookmarkEnd w:id="1220"/>
            <w:bookmarkEnd w:id="1221"/>
            <w:r w:rsidRPr="00B620DB">
              <w:rPr>
                <w:rStyle w:val="flts1"/>
              </w:rPr>
              <w:t>Wood preservation</w:t>
            </w:r>
            <w:bookmarkStart w:id="1222" w:name="a89647"/>
            <w:bookmarkEnd w:id="1222"/>
          </w:p>
        </w:tc>
        <w:tc>
          <w:tcPr>
            <w:tcW w:w="1524" w:type="pct"/>
            <w:tcBorders>
              <w:top w:val="outset" w:sz="6" w:space="0" w:color="auto"/>
              <w:left w:val="outset" w:sz="6" w:space="0" w:color="auto"/>
              <w:bottom w:val="outset" w:sz="6" w:space="0" w:color="auto"/>
              <w:right w:val="outset" w:sz="6" w:space="0" w:color="auto"/>
            </w:tcBorders>
            <w:hideMark/>
          </w:tcPr>
          <w:p w14:paraId="2FA98791" w14:textId="77777777" w:rsidR="00D45A8C" w:rsidRPr="00B620DB" w:rsidRDefault="00135AFF" w:rsidP="00D45A8C">
            <w:pPr>
              <w:pStyle w:val="12TabHeadBody"/>
            </w:pPr>
            <w:hyperlink r:id="rId1036" w:anchor="es000169" w:history="1">
              <w:r w:rsidR="00D45A8C" w:rsidRPr="00B620DB">
                <w:rPr>
                  <w:rStyle w:val="Hyperlink"/>
                  <w:color w:val="auto"/>
                  <w:szCs w:val="18"/>
                  <w:u w:val="none"/>
                </w:rPr>
                <w:t>3.1.4.5.(1)</w:t>
              </w:r>
            </w:hyperlink>
            <w:r w:rsidR="00D45A8C" w:rsidRPr="00B620DB">
              <w:br/>
            </w:r>
            <w:hyperlink r:id="rId1037" w:anchor="es001522" w:history="1">
              <w:r w:rsidR="00D45A8C" w:rsidRPr="00B620DB">
                <w:rPr>
                  <w:rStyle w:val="Hyperlink"/>
                  <w:color w:val="auto"/>
                  <w:szCs w:val="18"/>
                  <w:u w:val="none"/>
                </w:rPr>
                <w:t>4.2.3.2.(1)</w:t>
              </w:r>
            </w:hyperlink>
            <w:r w:rsidR="00D45A8C" w:rsidRPr="00B620DB">
              <w:br/>
            </w:r>
            <w:hyperlink r:id="rId1038" w:anchor="et001042" w:history="1">
              <w:r w:rsidR="00D45A8C" w:rsidRPr="00B620DB">
                <w:rPr>
                  <w:rStyle w:val="Hyperlink"/>
                  <w:color w:val="auto"/>
                  <w:szCs w:val="18"/>
                  <w:u w:val="none"/>
                </w:rPr>
                <w:t>Table</w:t>
              </w:r>
            </w:hyperlink>
            <w:hyperlink r:id="rId1039" w:anchor="et001042" w:history="1">
              <w:r w:rsidR="00D45A8C" w:rsidRPr="00B620DB">
                <w:rPr>
                  <w:rStyle w:val="Hyperlink"/>
                  <w:color w:val="auto"/>
                  <w:u w:val="none"/>
                </w:rPr>
                <w:t> </w:t>
              </w:r>
            </w:hyperlink>
            <w:hyperlink r:id="rId1040" w:anchor="et001042" w:history="1">
              <w:r w:rsidR="00D45A8C" w:rsidRPr="00B620DB">
                <w:rPr>
                  <w:rStyle w:val="Hyperlink"/>
                  <w:color w:val="auto"/>
                  <w:szCs w:val="18"/>
                  <w:u w:val="none"/>
                </w:rPr>
                <w:t>5.9.1.1.</w:t>
              </w:r>
            </w:hyperlink>
          </w:p>
        </w:tc>
      </w:tr>
      <w:tr w:rsidR="00D45A8C" w:rsidRPr="00B620DB" w14:paraId="2120E45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3C7FB25"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09FAA152" w14:textId="77777777" w:rsidR="00D45A8C" w:rsidRPr="00B620DB" w:rsidRDefault="00D45A8C" w:rsidP="00D45A8C">
            <w:pPr>
              <w:pStyle w:val="12TabHeadBody"/>
            </w:pPr>
            <w:r w:rsidRPr="00B620DB">
              <w:rPr>
                <w:rStyle w:val="flts1"/>
              </w:rPr>
              <w:t>CAN/CSA-O80.0-15</w:t>
            </w:r>
          </w:p>
        </w:tc>
        <w:tc>
          <w:tcPr>
            <w:tcW w:w="1641" w:type="pct"/>
            <w:tcBorders>
              <w:top w:val="outset" w:sz="6" w:space="0" w:color="auto"/>
              <w:left w:val="outset" w:sz="6" w:space="0" w:color="auto"/>
              <w:bottom w:val="outset" w:sz="6" w:space="0" w:color="auto"/>
              <w:right w:val="outset" w:sz="6" w:space="0" w:color="auto"/>
            </w:tcBorders>
            <w:hideMark/>
          </w:tcPr>
          <w:p w14:paraId="6F0B8953" w14:textId="77777777" w:rsidR="00D45A8C" w:rsidRPr="00B620DB" w:rsidRDefault="00D45A8C" w:rsidP="00D45A8C">
            <w:pPr>
              <w:pStyle w:val="12TabHeadBody"/>
            </w:pPr>
            <w:bookmarkStart w:id="1223" w:name="csao80.0"/>
            <w:bookmarkStart w:id="1224" w:name="a89876"/>
            <w:bookmarkEnd w:id="1223"/>
            <w:bookmarkEnd w:id="1224"/>
            <w:r w:rsidRPr="00B620DB">
              <w:rPr>
                <w:rStyle w:val="flts1"/>
              </w:rPr>
              <w:t>General requirements for wood preservation</w:t>
            </w:r>
            <w:bookmarkStart w:id="1225" w:name="a89878"/>
            <w:bookmarkEnd w:id="1225"/>
          </w:p>
        </w:tc>
        <w:tc>
          <w:tcPr>
            <w:tcW w:w="1524" w:type="pct"/>
            <w:tcBorders>
              <w:top w:val="outset" w:sz="6" w:space="0" w:color="auto"/>
              <w:left w:val="outset" w:sz="6" w:space="0" w:color="auto"/>
              <w:bottom w:val="outset" w:sz="6" w:space="0" w:color="auto"/>
              <w:right w:val="outset" w:sz="6" w:space="0" w:color="auto"/>
            </w:tcBorders>
            <w:hideMark/>
          </w:tcPr>
          <w:p w14:paraId="28A01A62" w14:textId="77777777" w:rsidR="00D45A8C" w:rsidRPr="00B620DB" w:rsidRDefault="00135AFF" w:rsidP="00D45A8C">
            <w:pPr>
              <w:pStyle w:val="12TabHeadBody"/>
            </w:pPr>
            <w:hyperlink r:id="rId1041" w:anchor="es001523" w:history="1">
              <w:r w:rsidR="00D45A8C" w:rsidRPr="00B620DB">
                <w:rPr>
                  <w:rStyle w:val="Hyperlink"/>
                  <w:color w:val="auto"/>
                  <w:szCs w:val="18"/>
                  <w:u w:val="none"/>
                </w:rPr>
                <w:t>4.2.3.2.(2)</w:t>
              </w:r>
            </w:hyperlink>
          </w:p>
        </w:tc>
      </w:tr>
      <w:tr w:rsidR="00D45A8C" w:rsidRPr="00B620DB" w14:paraId="3E5139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5E5978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3F3FF45" w14:textId="77777777" w:rsidR="00D45A8C" w:rsidRPr="00B620DB" w:rsidRDefault="00D45A8C" w:rsidP="00D45A8C">
            <w:pPr>
              <w:pStyle w:val="12TabHeadBody"/>
            </w:pPr>
            <w:r w:rsidRPr="00B620DB">
              <w:rPr>
                <w:rStyle w:val="flts1"/>
              </w:rPr>
              <w:t>CAN/CSA-O80.1-15</w:t>
            </w:r>
          </w:p>
        </w:tc>
        <w:tc>
          <w:tcPr>
            <w:tcW w:w="1641" w:type="pct"/>
            <w:tcBorders>
              <w:top w:val="outset" w:sz="6" w:space="0" w:color="auto"/>
              <w:left w:val="outset" w:sz="6" w:space="0" w:color="auto"/>
              <w:bottom w:val="outset" w:sz="6" w:space="0" w:color="auto"/>
              <w:right w:val="outset" w:sz="6" w:space="0" w:color="auto"/>
            </w:tcBorders>
            <w:hideMark/>
          </w:tcPr>
          <w:p w14:paraId="5294EE5B" w14:textId="77777777" w:rsidR="00D45A8C" w:rsidRPr="00B620DB" w:rsidRDefault="00D45A8C" w:rsidP="00D45A8C">
            <w:pPr>
              <w:pStyle w:val="12TabHeadBody"/>
            </w:pPr>
            <w:bookmarkStart w:id="1226" w:name="csao80.1"/>
            <w:bookmarkStart w:id="1227" w:name="a89897"/>
            <w:bookmarkEnd w:id="1226"/>
            <w:bookmarkEnd w:id="1227"/>
            <w:r w:rsidRPr="00B620DB">
              <w:rPr>
                <w:rStyle w:val="flts1"/>
              </w:rPr>
              <w:t>Specification of treated wood</w:t>
            </w:r>
            <w:bookmarkStart w:id="1228" w:name="a89899"/>
            <w:bookmarkEnd w:id="1228"/>
          </w:p>
        </w:tc>
        <w:tc>
          <w:tcPr>
            <w:tcW w:w="1524" w:type="pct"/>
            <w:tcBorders>
              <w:top w:val="outset" w:sz="6" w:space="0" w:color="auto"/>
              <w:left w:val="outset" w:sz="6" w:space="0" w:color="auto"/>
              <w:bottom w:val="outset" w:sz="6" w:space="0" w:color="auto"/>
              <w:right w:val="outset" w:sz="6" w:space="0" w:color="auto"/>
            </w:tcBorders>
            <w:hideMark/>
          </w:tcPr>
          <w:p w14:paraId="3688EF4D" w14:textId="77777777" w:rsidR="00D45A8C" w:rsidRPr="00B620DB" w:rsidRDefault="00135AFF" w:rsidP="00D45A8C">
            <w:pPr>
              <w:pStyle w:val="12TabHeadBody"/>
            </w:pPr>
            <w:hyperlink r:id="rId1042" w:anchor="es001522" w:history="1">
              <w:r w:rsidR="00D45A8C" w:rsidRPr="00B620DB">
                <w:rPr>
                  <w:rStyle w:val="Hyperlink"/>
                  <w:color w:val="auto"/>
                  <w:szCs w:val="18"/>
                  <w:u w:val="none"/>
                </w:rPr>
                <w:t>4.2.3.2.(1)</w:t>
              </w:r>
            </w:hyperlink>
            <w:r w:rsidR="00D45A8C" w:rsidRPr="00B620DB">
              <w:br/>
            </w:r>
            <w:hyperlink r:id="rId1043" w:anchor="es008079" w:history="1">
              <w:r w:rsidR="00D45A8C" w:rsidRPr="00B620DB">
                <w:rPr>
                  <w:rStyle w:val="Hyperlink"/>
                  <w:color w:val="auto"/>
                  <w:szCs w:val="18"/>
                  <w:u w:val="none"/>
                </w:rPr>
                <w:t>9.3.2.9.(5)</w:t>
              </w:r>
            </w:hyperlink>
          </w:p>
        </w:tc>
      </w:tr>
      <w:tr w:rsidR="00D45A8C" w:rsidRPr="00B620DB" w14:paraId="2A27994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1536B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1E0A05C" w14:textId="77777777" w:rsidR="00D45A8C" w:rsidRPr="00B620DB" w:rsidRDefault="00D45A8C" w:rsidP="00D45A8C">
            <w:pPr>
              <w:pStyle w:val="12TabHeadBody"/>
            </w:pPr>
            <w:r w:rsidRPr="00B620DB">
              <w:rPr>
                <w:rStyle w:val="flts1"/>
              </w:rPr>
              <w:t>CAN/CSA-O80.2-15</w:t>
            </w:r>
          </w:p>
        </w:tc>
        <w:tc>
          <w:tcPr>
            <w:tcW w:w="1641" w:type="pct"/>
            <w:tcBorders>
              <w:top w:val="outset" w:sz="6" w:space="0" w:color="auto"/>
              <w:left w:val="outset" w:sz="6" w:space="0" w:color="auto"/>
              <w:bottom w:val="outset" w:sz="6" w:space="0" w:color="auto"/>
              <w:right w:val="outset" w:sz="6" w:space="0" w:color="auto"/>
            </w:tcBorders>
            <w:hideMark/>
          </w:tcPr>
          <w:p w14:paraId="6174C4C2" w14:textId="77777777" w:rsidR="00D45A8C" w:rsidRPr="00B620DB" w:rsidRDefault="00D45A8C" w:rsidP="00D45A8C">
            <w:pPr>
              <w:pStyle w:val="12TabHeadBody"/>
            </w:pPr>
            <w:bookmarkStart w:id="1229" w:name="csao80.2"/>
            <w:bookmarkStart w:id="1230" w:name="a90126"/>
            <w:bookmarkEnd w:id="1229"/>
            <w:bookmarkEnd w:id="1230"/>
            <w:r w:rsidRPr="00B620DB">
              <w:rPr>
                <w:rStyle w:val="flts1"/>
              </w:rPr>
              <w:t>Processing and treatment</w:t>
            </w:r>
            <w:bookmarkStart w:id="1231" w:name="a90128"/>
            <w:bookmarkEnd w:id="1231"/>
          </w:p>
        </w:tc>
        <w:tc>
          <w:tcPr>
            <w:tcW w:w="1524" w:type="pct"/>
            <w:tcBorders>
              <w:top w:val="outset" w:sz="6" w:space="0" w:color="auto"/>
              <w:left w:val="outset" w:sz="6" w:space="0" w:color="auto"/>
              <w:bottom w:val="outset" w:sz="6" w:space="0" w:color="auto"/>
              <w:right w:val="outset" w:sz="6" w:space="0" w:color="auto"/>
            </w:tcBorders>
            <w:hideMark/>
          </w:tcPr>
          <w:p w14:paraId="57AD306D" w14:textId="77777777" w:rsidR="00D45A8C" w:rsidRPr="00B620DB" w:rsidRDefault="00135AFF" w:rsidP="00D45A8C">
            <w:pPr>
              <w:pStyle w:val="12TabHeadBody"/>
            </w:pPr>
            <w:hyperlink r:id="rId1044" w:anchor="es001522" w:history="1">
              <w:r w:rsidR="00D45A8C" w:rsidRPr="00B620DB">
                <w:rPr>
                  <w:rStyle w:val="Hyperlink"/>
                  <w:color w:val="auto"/>
                  <w:szCs w:val="18"/>
                  <w:u w:val="none"/>
                </w:rPr>
                <w:t>4.2.3.2.(1)</w:t>
              </w:r>
            </w:hyperlink>
          </w:p>
        </w:tc>
      </w:tr>
      <w:tr w:rsidR="00D45A8C" w:rsidRPr="00B620DB" w14:paraId="1A7F6CD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C30A7F7"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1A880C8" w14:textId="77777777" w:rsidR="00D45A8C" w:rsidRPr="00B620DB" w:rsidRDefault="00D45A8C" w:rsidP="00D45A8C">
            <w:pPr>
              <w:pStyle w:val="12TabHeadBody"/>
            </w:pPr>
            <w:r w:rsidRPr="00B620DB">
              <w:rPr>
                <w:rStyle w:val="flts1"/>
              </w:rPr>
              <w:t>CAN/CSA-O80.3-15</w:t>
            </w:r>
          </w:p>
        </w:tc>
        <w:tc>
          <w:tcPr>
            <w:tcW w:w="1641" w:type="pct"/>
            <w:tcBorders>
              <w:top w:val="outset" w:sz="6" w:space="0" w:color="auto"/>
              <w:left w:val="outset" w:sz="6" w:space="0" w:color="auto"/>
              <w:bottom w:val="outset" w:sz="6" w:space="0" w:color="auto"/>
              <w:right w:val="outset" w:sz="6" w:space="0" w:color="auto"/>
            </w:tcBorders>
            <w:hideMark/>
          </w:tcPr>
          <w:p w14:paraId="38612829" w14:textId="77777777" w:rsidR="00D45A8C" w:rsidRPr="00B620DB" w:rsidRDefault="00D45A8C" w:rsidP="00D45A8C">
            <w:pPr>
              <w:pStyle w:val="12TabHeadBody"/>
            </w:pPr>
            <w:bookmarkStart w:id="1232" w:name="csao80.3"/>
            <w:bookmarkStart w:id="1233" w:name="a90147"/>
            <w:bookmarkEnd w:id="1232"/>
            <w:bookmarkEnd w:id="1233"/>
            <w:r w:rsidRPr="00B620DB">
              <w:rPr>
                <w:rStyle w:val="flts1"/>
              </w:rPr>
              <w:t>Preservative formulations</w:t>
            </w:r>
            <w:bookmarkStart w:id="1234" w:name="a90149"/>
            <w:bookmarkEnd w:id="1234"/>
          </w:p>
        </w:tc>
        <w:tc>
          <w:tcPr>
            <w:tcW w:w="1524" w:type="pct"/>
            <w:tcBorders>
              <w:top w:val="outset" w:sz="6" w:space="0" w:color="auto"/>
              <w:left w:val="outset" w:sz="6" w:space="0" w:color="auto"/>
              <w:bottom w:val="outset" w:sz="6" w:space="0" w:color="auto"/>
              <w:right w:val="outset" w:sz="6" w:space="0" w:color="auto"/>
            </w:tcBorders>
            <w:hideMark/>
          </w:tcPr>
          <w:p w14:paraId="024E8CE2" w14:textId="77777777" w:rsidR="00D45A8C" w:rsidRPr="00B620DB" w:rsidRDefault="00135AFF" w:rsidP="00D45A8C">
            <w:pPr>
              <w:pStyle w:val="12TabHeadBody"/>
            </w:pPr>
            <w:hyperlink r:id="rId1045" w:anchor="es001522" w:history="1">
              <w:r w:rsidR="00D45A8C" w:rsidRPr="00B620DB">
                <w:rPr>
                  <w:rStyle w:val="Hyperlink"/>
                  <w:color w:val="auto"/>
                  <w:szCs w:val="18"/>
                  <w:u w:val="none"/>
                </w:rPr>
                <w:t>4.2.3.2.(1)</w:t>
              </w:r>
            </w:hyperlink>
          </w:p>
        </w:tc>
      </w:tr>
      <w:tr w:rsidR="00D45A8C" w:rsidRPr="00B620DB" w14:paraId="28EAA83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7ED9BC"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E73CE2D" w14:textId="77777777" w:rsidR="00D45A8C" w:rsidRPr="00B620DB" w:rsidRDefault="00D45A8C" w:rsidP="00D45A8C">
            <w:pPr>
              <w:pStyle w:val="12TabHeadBody"/>
            </w:pPr>
            <w:r w:rsidRPr="00B620DB">
              <w:rPr>
                <w:rStyle w:val="flts1"/>
              </w:rPr>
              <w:t>O86:19</w:t>
            </w:r>
          </w:p>
        </w:tc>
        <w:tc>
          <w:tcPr>
            <w:tcW w:w="1641" w:type="pct"/>
            <w:tcBorders>
              <w:top w:val="outset" w:sz="6" w:space="0" w:color="auto"/>
              <w:left w:val="outset" w:sz="6" w:space="0" w:color="auto"/>
              <w:bottom w:val="outset" w:sz="6" w:space="0" w:color="auto"/>
              <w:right w:val="outset" w:sz="6" w:space="0" w:color="auto"/>
            </w:tcBorders>
            <w:hideMark/>
          </w:tcPr>
          <w:p w14:paraId="0BB955C3" w14:textId="77777777" w:rsidR="00D45A8C" w:rsidRPr="00B620DB" w:rsidRDefault="00D45A8C" w:rsidP="00D45A8C">
            <w:pPr>
              <w:pStyle w:val="12TabHeadBody"/>
            </w:pPr>
            <w:bookmarkStart w:id="1235" w:name="csao86"/>
            <w:bookmarkStart w:id="1236" w:name="a90374"/>
            <w:bookmarkEnd w:id="1235"/>
            <w:bookmarkEnd w:id="1236"/>
            <w:r w:rsidRPr="00B620DB">
              <w:rPr>
                <w:rStyle w:val="flts1"/>
              </w:rPr>
              <w:t>Engineering design in wood</w:t>
            </w:r>
            <w:bookmarkStart w:id="1237" w:name="a90376"/>
            <w:bookmarkEnd w:id="1237"/>
          </w:p>
        </w:tc>
        <w:tc>
          <w:tcPr>
            <w:tcW w:w="1524" w:type="pct"/>
            <w:tcBorders>
              <w:top w:val="outset" w:sz="6" w:space="0" w:color="auto"/>
              <w:left w:val="outset" w:sz="6" w:space="0" w:color="auto"/>
              <w:bottom w:val="outset" w:sz="6" w:space="0" w:color="auto"/>
              <w:right w:val="outset" w:sz="6" w:space="0" w:color="auto"/>
            </w:tcBorders>
            <w:hideMark/>
          </w:tcPr>
          <w:p w14:paraId="601BE345" w14:textId="77777777" w:rsidR="00D45A8C" w:rsidRPr="00B620DB" w:rsidRDefault="00135AFF" w:rsidP="00D45A8C">
            <w:pPr>
              <w:pStyle w:val="12TabHeadBody"/>
            </w:pPr>
            <w:hyperlink r:id="rId1046" w:anchor="et001038" w:history="1">
              <w:r w:rsidR="00D45A8C" w:rsidRPr="00B620DB">
                <w:rPr>
                  <w:rStyle w:val="Hyperlink"/>
                  <w:color w:val="auto"/>
                  <w:szCs w:val="18"/>
                  <w:u w:val="none"/>
                </w:rPr>
                <w:t>Table</w:t>
              </w:r>
            </w:hyperlink>
            <w:hyperlink r:id="rId1047" w:anchor="et001038" w:history="1">
              <w:r w:rsidR="00D45A8C" w:rsidRPr="00B620DB">
                <w:rPr>
                  <w:rStyle w:val="Hyperlink"/>
                  <w:color w:val="auto"/>
                  <w:u w:val="none"/>
                </w:rPr>
                <w:t> </w:t>
              </w:r>
            </w:hyperlink>
            <w:hyperlink r:id="rId1048" w:anchor="et001038" w:history="1">
              <w:r w:rsidR="00D45A8C" w:rsidRPr="00B620DB">
                <w:rPr>
                  <w:rStyle w:val="Hyperlink"/>
                  <w:color w:val="auto"/>
                  <w:szCs w:val="18"/>
                  <w:u w:val="none"/>
                </w:rPr>
                <w:t>4.1.8.9.</w:t>
              </w:r>
            </w:hyperlink>
            <w:r w:rsidR="00D45A8C" w:rsidRPr="00B620DB">
              <w:br/>
            </w:r>
            <w:hyperlink r:id="rId1049" w:anchor="es007975" w:history="1">
              <w:r w:rsidR="00D45A8C" w:rsidRPr="00B620DB">
                <w:rPr>
                  <w:rStyle w:val="Hyperlink"/>
                  <w:color w:val="auto"/>
                  <w:szCs w:val="18"/>
                  <w:u w:val="none"/>
                </w:rPr>
                <w:t>4.3.1.1.(1)</w:t>
              </w:r>
            </w:hyperlink>
            <w:r w:rsidR="00D45A8C" w:rsidRPr="00B620DB">
              <w:br/>
            </w:r>
            <w:hyperlink r:id="rId1050" w:anchor="en001185" w:history="1">
              <w:r w:rsidR="00D45A8C" w:rsidRPr="00B620DB">
                <w:rPr>
                  <w:rStyle w:val="Hyperlink"/>
                  <w:color w:val="auto"/>
                  <w:szCs w:val="18"/>
                  <w:u w:val="none"/>
                </w:rPr>
                <w:t>A-5.1.4.1.(6)(b) and (c)</w:t>
              </w:r>
            </w:hyperlink>
            <w:r w:rsidR="00D45A8C" w:rsidRPr="00B620DB">
              <w:br/>
            </w:r>
            <w:hyperlink r:id="rId1051" w:anchor="en000305" w:history="1">
              <w:r w:rsidR="00D45A8C" w:rsidRPr="00B620DB">
                <w:rPr>
                  <w:rStyle w:val="Hyperlink"/>
                  <w:color w:val="auto"/>
                  <w:szCs w:val="18"/>
                  <w:u w:val="none"/>
                </w:rPr>
                <w:t>A-9.15.2.4.(1)</w:t>
              </w:r>
            </w:hyperlink>
            <w:r w:rsidR="00D45A8C" w:rsidRPr="00B620DB">
              <w:br/>
            </w:r>
            <w:hyperlink r:id="rId1052" w:anchor="en000320" w:history="1">
              <w:r w:rsidR="00D45A8C" w:rsidRPr="00B620DB">
                <w:rPr>
                  <w:rStyle w:val="Hyperlink"/>
                  <w:color w:val="auto"/>
                  <w:szCs w:val="18"/>
                  <w:u w:val="none"/>
                </w:rPr>
                <w:t>A-9.23.4.2.</w:t>
              </w:r>
            </w:hyperlink>
          </w:p>
        </w:tc>
      </w:tr>
      <w:tr w:rsidR="00D45A8C" w:rsidRPr="00B620DB" w14:paraId="3B30D26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43C06F"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B3A5198" w14:textId="77777777" w:rsidR="00D45A8C" w:rsidRPr="00B620DB" w:rsidRDefault="00D45A8C" w:rsidP="00D45A8C">
            <w:pPr>
              <w:pStyle w:val="12TabHeadBody"/>
            </w:pPr>
            <w:r w:rsidRPr="00B620DB">
              <w:rPr>
                <w:rStyle w:val="flts1"/>
              </w:rPr>
              <w:t>O112.9:10</w:t>
            </w:r>
          </w:p>
        </w:tc>
        <w:tc>
          <w:tcPr>
            <w:tcW w:w="1641" w:type="pct"/>
            <w:tcBorders>
              <w:top w:val="outset" w:sz="6" w:space="0" w:color="auto"/>
              <w:left w:val="outset" w:sz="6" w:space="0" w:color="auto"/>
              <w:bottom w:val="outset" w:sz="6" w:space="0" w:color="auto"/>
              <w:right w:val="outset" w:sz="6" w:space="0" w:color="auto"/>
            </w:tcBorders>
            <w:hideMark/>
          </w:tcPr>
          <w:p w14:paraId="475903F1" w14:textId="77777777" w:rsidR="00D45A8C" w:rsidRPr="00B620DB" w:rsidRDefault="00D45A8C" w:rsidP="00D45A8C">
            <w:pPr>
              <w:pStyle w:val="12TabHeadBody"/>
            </w:pPr>
            <w:bookmarkStart w:id="1238" w:name="csao112.9"/>
            <w:bookmarkStart w:id="1239" w:name="a90403"/>
            <w:bookmarkEnd w:id="1238"/>
            <w:bookmarkEnd w:id="1239"/>
            <w:r w:rsidRPr="00B620DB">
              <w:rPr>
                <w:rStyle w:val="flts1"/>
              </w:rPr>
              <w:t>Evaluation of adhesives for structural wood products (exterior exposure)</w:t>
            </w:r>
            <w:bookmarkStart w:id="1240" w:name="a90405"/>
            <w:bookmarkEnd w:id="1240"/>
          </w:p>
        </w:tc>
        <w:tc>
          <w:tcPr>
            <w:tcW w:w="1524" w:type="pct"/>
            <w:tcBorders>
              <w:top w:val="outset" w:sz="6" w:space="0" w:color="auto"/>
              <w:left w:val="outset" w:sz="6" w:space="0" w:color="auto"/>
              <w:bottom w:val="outset" w:sz="6" w:space="0" w:color="auto"/>
              <w:right w:val="outset" w:sz="6" w:space="0" w:color="auto"/>
            </w:tcBorders>
            <w:hideMark/>
          </w:tcPr>
          <w:p w14:paraId="3CF91895" w14:textId="77777777" w:rsidR="00D45A8C" w:rsidRPr="00B620DB" w:rsidRDefault="00135AFF" w:rsidP="00D45A8C">
            <w:pPr>
              <w:pStyle w:val="12TabHeadBody"/>
            </w:pPr>
            <w:hyperlink r:id="rId1053" w:anchor="et000456" w:history="1">
              <w:r w:rsidR="00D45A8C" w:rsidRPr="00B620DB">
                <w:rPr>
                  <w:rStyle w:val="Hyperlink"/>
                  <w:color w:val="auto"/>
                  <w:szCs w:val="18"/>
                  <w:u w:val="none"/>
                </w:rPr>
                <w:t>Table</w:t>
              </w:r>
            </w:hyperlink>
            <w:hyperlink r:id="rId1054" w:anchor="et000456" w:history="1">
              <w:r w:rsidR="00D45A8C" w:rsidRPr="00B620DB">
                <w:rPr>
                  <w:rStyle w:val="Hyperlink"/>
                  <w:color w:val="auto"/>
                  <w:u w:val="none"/>
                </w:rPr>
                <w:t> </w:t>
              </w:r>
            </w:hyperlink>
            <w:hyperlink r:id="rId1055" w:anchor="et000456" w:history="1">
              <w:r w:rsidR="00D45A8C" w:rsidRPr="00B620DB">
                <w:rPr>
                  <w:rStyle w:val="Hyperlink"/>
                  <w:color w:val="auto"/>
                  <w:szCs w:val="18"/>
                  <w:u w:val="none"/>
                </w:rPr>
                <w:t>9.10.3.1.-B</w:t>
              </w:r>
            </w:hyperlink>
          </w:p>
        </w:tc>
      </w:tr>
      <w:tr w:rsidR="00D45A8C" w:rsidRPr="00B620DB" w14:paraId="08D0C50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B04EE8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73F3F21" w14:textId="77777777" w:rsidR="00D45A8C" w:rsidRPr="00B620DB" w:rsidRDefault="00D45A8C" w:rsidP="00D45A8C">
            <w:pPr>
              <w:pStyle w:val="12TabHeadBody"/>
            </w:pPr>
            <w:r w:rsidRPr="00B620DB">
              <w:rPr>
                <w:rStyle w:val="flts1"/>
              </w:rPr>
              <w:t>O112.10-08</w:t>
            </w:r>
          </w:p>
        </w:tc>
        <w:tc>
          <w:tcPr>
            <w:tcW w:w="1641" w:type="pct"/>
            <w:tcBorders>
              <w:top w:val="outset" w:sz="6" w:space="0" w:color="auto"/>
              <w:left w:val="outset" w:sz="6" w:space="0" w:color="auto"/>
              <w:bottom w:val="outset" w:sz="6" w:space="0" w:color="auto"/>
              <w:right w:val="outset" w:sz="6" w:space="0" w:color="auto"/>
            </w:tcBorders>
            <w:hideMark/>
          </w:tcPr>
          <w:p w14:paraId="0065B487" w14:textId="77777777" w:rsidR="00D45A8C" w:rsidRPr="00B620DB" w:rsidRDefault="00D45A8C" w:rsidP="00D45A8C">
            <w:pPr>
              <w:pStyle w:val="12TabHeadBody"/>
            </w:pPr>
            <w:bookmarkStart w:id="1241" w:name="csao112.10"/>
            <w:bookmarkStart w:id="1242" w:name="a90630"/>
            <w:bookmarkEnd w:id="1241"/>
            <w:bookmarkEnd w:id="1242"/>
            <w:r w:rsidRPr="00B620DB">
              <w:rPr>
                <w:rStyle w:val="flts1"/>
              </w:rPr>
              <w:t>Evaluation of Adhesives for Structural Wood Products (Limited Moisture Exposure)</w:t>
            </w:r>
            <w:bookmarkStart w:id="1243" w:name="a90632"/>
            <w:bookmarkEnd w:id="1243"/>
          </w:p>
        </w:tc>
        <w:tc>
          <w:tcPr>
            <w:tcW w:w="1524" w:type="pct"/>
            <w:tcBorders>
              <w:top w:val="outset" w:sz="6" w:space="0" w:color="auto"/>
              <w:left w:val="outset" w:sz="6" w:space="0" w:color="auto"/>
              <w:bottom w:val="outset" w:sz="6" w:space="0" w:color="auto"/>
              <w:right w:val="outset" w:sz="6" w:space="0" w:color="auto"/>
            </w:tcBorders>
            <w:hideMark/>
          </w:tcPr>
          <w:p w14:paraId="58CB42DC" w14:textId="77777777" w:rsidR="00D45A8C" w:rsidRPr="00B620DB" w:rsidRDefault="00135AFF" w:rsidP="00D45A8C">
            <w:pPr>
              <w:pStyle w:val="12TabHeadBody"/>
            </w:pPr>
            <w:hyperlink r:id="rId1056" w:anchor="et000456" w:history="1">
              <w:r w:rsidR="00D45A8C" w:rsidRPr="00B620DB">
                <w:rPr>
                  <w:rStyle w:val="Hyperlink"/>
                  <w:color w:val="auto"/>
                  <w:szCs w:val="18"/>
                  <w:u w:val="none"/>
                </w:rPr>
                <w:t>Table</w:t>
              </w:r>
            </w:hyperlink>
            <w:hyperlink r:id="rId1057" w:anchor="et000456" w:history="1">
              <w:r w:rsidR="00D45A8C" w:rsidRPr="00B620DB">
                <w:rPr>
                  <w:rStyle w:val="Hyperlink"/>
                  <w:color w:val="auto"/>
                  <w:u w:val="none"/>
                </w:rPr>
                <w:t> </w:t>
              </w:r>
            </w:hyperlink>
            <w:hyperlink r:id="rId1058" w:anchor="et000456" w:history="1">
              <w:r w:rsidR="00D45A8C" w:rsidRPr="00B620DB">
                <w:rPr>
                  <w:rStyle w:val="Hyperlink"/>
                  <w:color w:val="auto"/>
                  <w:szCs w:val="18"/>
                  <w:u w:val="none"/>
                </w:rPr>
                <w:t>9.10.3.1.-B</w:t>
              </w:r>
            </w:hyperlink>
          </w:p>
        </w:tc>
      </w:tr>
      <w:tr w:rsidR="00D45A8C" w:rsidRPr="00B620DB" w14:paraId="62898D8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C23238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B172CFC" w14:textId="77777777" w:rsidR="00D45A8C" w:rsidRPr="00B620DB" w:rsidRDefault="00D45A8C" w:rsidP="00D45A8C">
            <w:pPr>
              <w:pStyle w:val="12TabHeadBody"/>
            </w:pPr>
            <w:r w:rsidRPr="00B620DB">
              <w:rPr>
                <w:rStyle w:val="flts1"/>
              </w:rPr>
              <w:t>O118.1-08</w:t>
            </w:r>
          </w:p>
        </w:tc>
        <w:tc>
          <w:tcPr>
            <w:tcW w:w="1641" w:type="pct"/>
            <w:tcBorders>
              <w:top w:val="outset" w:sz="6" w:space="0" w:color="auto"/>
              <w:left w:val="outset" w:sz="6" w:space="0" w:color="auto"/>
              <w:bottom w:val="outset" w:sz="6" w:space="0" w:color="auto"/>
              <w:right w:val="outset" w:sz="6" w:space="0" w:color="auto"/>
            </w:tcBorders>
            <w:hideMark/>
          </w:tcPr>
          <w:p w14:paraId="4325C72B" w14:textId="77777777" w:rsidR="00D45A8C" w:rsidRPr="00B620DB" w:rsidRDefault="00D45A8C" w:rsidP="00D45A8C">
            <w:pPr>
              <w:pStyle w:val="12TabHeadBody"/>
            </w:pPr>
            <w:bookmarkStart w:id="1244" w:name="csao118.1"/>
            <w:bookmarkStart w:id="1245" w:name="a90651"/>
            <w:bookmarkEnd w:id="1244"/>
            <w:bookmarkEnd w:id="1245"/>
            <w:r w:rsidRPr="00B620DB">
              <w:rPr>
                <w:rStyle w:val="flts1"/>
              </w:rPr>
              <w:t>Western Red Cedar Shakes and Shingles</w:t>
            </w:r>
            <w:bookmarkStart w:id="1246" w:name="a90653"/>
            <w:bookmarkEnd w:id="1246"/>
          </w:p>
        </w:tc>
        <w:tc>
          <w:tcPr>
            <w:tcW w:w="1524" w:type="pct"/>
            <w:tcBorders>
              <w:top w:val="outset" w:sz="6" w:space="0" w:color="auto"/>
              <w:left w:val="outset" w:sz="6" w:space="0" w:color="auto"/>
              <w:bottom w:val="outset" w:sz="6" w:space="0" w:color="auto"/>
              <w:right w:val="outset" w:sz="6" w:space="0" w:color="auto"/>
            </w:tcBorders>
            <w:hideMark/>
          </w:tcPr>
          <w:p w14:paraId="1B568DC5" w14:textId="77777777" w:rsidR="00D45A8C" w:rsidRPr="00B620DB" w:rsidRDefault="00135AFF" w:rsidP="00D45A8C">
            <w:pPr>
              <w:pStyle w:val="12TabHeadBody"/>
            </w:pPr>
            <w:hyperlink r:id="rId1059" w:anchor="et001042" w:history="1">
              <w:r w:rsidR="00D45A8C" w:rsidRPr="00B620DB">
                <w:rPr>
                  <w:rStyle w:val="Hyperlink"/>
                  <w:color w:val="auto"/>
                  <w:szCs w:val="18"/>
                  <w:u w:val="none"/>
                </w:rPr>
                <w:t>Table</w:t>
              </w:r>
            </w:hyperlink>
            <w:hyperlink r:id="rId1060" w:anchor="et001042" w:history="1">
              <w:r w:rsidR="00D45A8C" w:rsidRPr="00B620DB">
                <w:rPr>
                  <w:rStyle w:val="Hyperlink"/>
                  <w:color w:val="auto"/>
                  <w:u w:val="none"/>
                </w:rPr>
                <w:t> </w:t>
              </w:r>
            </w:hyperlink>
            <w:hyperlink r:id="rId1061" w:anchor="et001042" w:history="1">
              <w:r w:rsidR="00D45A8C" w:rsidRPr="00B620DB">
                <w:rPr>
                  <w:rStyle w:val="Hyperlink"/>
                  <w:color w:val="auto"/>
                  <w:szCs w:val="18"/>
                  <w:u w:val="none"/>
                </w:rPr>
                <w:t>5.9.1.1.</w:t>
              </w:r>
            </w:hyperlink>
            <w:r w:rsidR="00D45A8C" w:rsidRPr="00B620DB">
              <w:br/>
            </w:r>
            <w:hyperlink r:id="rId1062" w:anchor="et000057" w:history="1">
              <w:r w:rsidR="00D45A8C" w:rsidRPr="00B620DB">
                <w:rPr>
                  <w:rStyle w:val="Hyperlink"/>
                  <w:color w:val="auto"/>
                  <w:szCs w:val="18"/>
                  <w:u w:val="none"/>
                </w:rPr>
                <w:t>Table</w:t>
              </w:r>
            </w:hyperlink>
            <w:hyperlink r:id="rId1063" w:anchor="et000057" w:history="1">
              <w:r w:rsidR="00D45A8C" w:rsidRPr="00B620DB">
                <w:rPr>
                  <w:rStyle w:val="Hyperlink"/>
                  <w:color w:val="auto"/>
                  <w:u w:val="none"/>
                </w:rPr>
                <w:t> </w:t>
              </w:r>
            </w:hyperlink>
            <w:hyperlink r:id="rId1064" w:anchor="et000057" w:history="1">
              <w:r w:rsidR="00D45A8C" w:rsidRPr="00B620DB">
                <w:rPr>
                  <w:rStyle w:val="Hyperlink"/>
                  <w:color w:val="auto"/>
                  <w:szCs w:val="18"/>
                  <w:u w:val="none"/>
                </w:rPr>
                <w:t>9.26.2.1.-B</w:t>
              </w:r>
            </w:hyperlink>
            <w:r w:rsidR="00D45A8C" w:rsidRPr="00B620DB">
              <w:br/>
            </w:r>
            <w:hyperlink r:id="rId1065" w:anchor="es003274" w:history="1">
              <w:r w:rsidR="00D45A8C" w:rsidRPr="00B620DB">
                <w:rPr>
                  <w:rStyle w:val="Hyperlink"/>
                  <w:color w:val="auto"/>
                  <w:szCs w:val="18"/>
                  <w:u w:val="none"/>
                </w:rPr>
                <w:t>9.27.7.1.(1)</w:t>
              </w:r>
            </w:hyperlink>
          </w:p>
        </w:tc>
      </w:tr>
      <w:tr w:rsidR="00D45A8C" w:rsidRPr="00B620DB" w14:paraId="1F6E87D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07D23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1180463" w14:textId="77777777" w:rsidR="00D45A8C" w:rsidRPr="00B620DB" w:rsidRDefault="00D45A8C" w:rsidP="00D45A8C">
            <w:pPr>
              <w:pStyle w:val="12TabHeadBody"/>
            </w:pPr>
            <w:r w:rsidRPr="00B620DB">
              <w:rPr>
                <w:rStyle w:val="flts1"/>
              </w:rPr>
              <w:t>O118.2-08</w:t>
            </w:r>
          </w:p>
        </w:tc>
        <w:tc>
          <w:tcPr>
            <w:tcW w:w="1641" w:type="pct"/>
            <w:tcBorders>
              <w:top w:val="outset" w:sz="6" w:space="0" w:color="auto"/>
              <w:left w:val="outset" w:sz="6" w:space="0" w:color="auto"/>
              <w:bottom w:val="outset" w:sz="6" w:space="0" w:color="auto"/>
              <w:right w:val="outset" w:sz="6" w:space="0" w:color="auto"/>
            </w:tcBorders>
            <w:hideMark/>
          </w:tcPr>
          <w:p w14:paraId="616D083B" w14:textId="77777777" w:rsidR="00D45A8C" w:rsidRPr="00B620DB" w:rsidRDefault="00D45A8C" w:rsidP="00D45A8C">
            <w:pPr>
              <w:pStyle w:val="12TabHeadBody"/>
            </w:pPr>
            <w:bookmarkStart w:id="1247" w:name="csao118.2"/>
            <w:bookmarkStart w:id="1248" w:name="a90882"/>
            <w:bookmarkEnd w:id="1247"/>
            <w:bookmarkEnd w:id="1248"/>
            <w:r w:rsidRPr="00B620DB">
              <w:rPr>
                <w:rStyle w:val="flts1"/>
              </w:rPr>
              <w:t>Eastern White Cedar Shingles</w:t>
            </w:r>
            <w:bookmarkStart w:id="1249" w:name="a90884"/>
            <w:bookmarkEnd w:id="1249"/>
          </w:p>
        </w:tc>
        <w:tc>
          <w:tcPr>
            <w:tcW w:w="1524" w:type="pct"/>
            <w:tcBorders>
              <w:top w:val="outset" w:sz="6" w:space="0" w:color="auto"/>
              <w:left w:val="outset" w:sz="6" w:space="0" w:color="auto"/>
              <w:bottom w:val="outset" w:sz="6" w:space="0" w:color="auto"/>
              <w:right w:val="outset" w:sz="6" w:space="0" w:color="auto"/>
            </w:tcBorders>
            <w:hideMark/>
          </w:tcPr>
          <w:p w14:paraId="2EE1971A" w14:textId="77777777" w:rsidR="00D45A8C" w:rsidRPr="00B620DB" w:rsidRDefault="00135AFF" w:rsidP="00D45A8C">
            <w:pPr>
              <w:pStyle w:val="12TabHeadBody"/>
            </w:pPr>
            <w:hyperlink r:id="rId1066" w:anchor="et001042" w:history="1">
              <w:r w:rsidR="00D45A8C" w:rsidRPr="00B620DB">
                <w:rPr>
                  <w:rStyle w:val="Hyperlink"/>
                  <w:color w:val="auto"/>
                  <w:szCs w:val="18"/>
                  <w:u w:val="none"/>
                </w:rPr>
                <w:t>Table</w:t>
              </w:r>
            </w:hyperlink>
            <w:hyperlink r:id="rId1067" w:anchor="et001042" w:history="1">
              <w:r w:rsidR="00D45A8C" w:rsidRPr="00B620DB">
                <w:rPr>
                  <w:rStyle w:val="Hyperlink"/>
                  <w:color w:val="auto"/>
                  <w:u w:val="none"/>
                </w:rPr>
                <w:t> </w:t>
              </w:r>
            </w:hyperlink>
            <w:hyperlink r:id="rId1068" w:anchor="et001042" w:history="1">
              <w:r w:rsidR="00D45A8C" w:rsidRPr="00B620DB">
                <w:rPr>
                  <w:rStyle w:val="Hyperlink"/>
                  <w:color w:val="auto"/>
                  <w:szCs w:val="18"/>
                  <w:u w:val="none"/>
                </w:rPr>
                <w:t>5.9.1.1.</w:t>
              </w:r>
            </w:hyperlink>
            <w:r w:rsidR="00D45A8C" w:rsidRPr="00B620DB">
              <w:br/>
            </w:r>
            <w:hyperlink r:id="rId1069" w:anchor="et000057" w:history="1">
              <w:r w:rsidR="00D45A8C" w:rsidRPr="00B620DB">
                <w:rPr>
                  <w:rStyle w:val="Hyperlink"/>
                  <w:color w:val="auto"/>
                  <w:szCs w:val="18"/>
                  <w:u w:val="none"/>
                </w:rPr>
                <w:t>Table</w:t>
              </w:r>
            </w:hyperlink>
            <w:hyperlink r:id="rId1070" w:anchor="et000057" w:history="1">
              <w:r w:rsidR="00D45A8C" w:rsidRPr="00B620DB">
                <w:rPr>
                  <w:rStyle w:val="Hyperlink"/>
                  <w:color w:val="auto"/>
                  <w:u w:val="none"/>
                </w:rPr>
                <w:t> </w:t>
              </w:r>
            </w:hyperlink>
            <w:hyperlink r:id="rId1071" w:anchor="et000057" w:history="1">
              <w:r w:rsidR="00D45A8C" w:rsidRPr="00B620DB">
                <w:rPr>
                  <w:rStyle w:val="Hyperlink"/>
                  <w:color w:val="auto"/>
                  <w:szCs w:val="18"/>
                  <w:u w:val="none"/>
                </w:rPr>
                <w:t>9.26.2.1.-B</w:t>
              </w:r>
            </w:hyperlink>
            <w:r w:rsidR="00D45A8C" w:rsidRPr="00B620DB">
              <w:br/>
            </w:r>
            <w:hyperlink r:id="rId1072" w:anchor="es003274" w:history="1">
              <w:r w:rsidR="00D45A8C" w:rsidRPr="00B620DB">
                <w:rPr>
                  <w:rStyle w:val="Hyperlink"/>
                  <w:color w:val="auto"/>
                  <w:szCs w:val="18"/>
                  <w:u w:val="none"/>
                </w:rPr>
                <w:t>9.27.7.1.(1)</w:t>
              </w:r>
            </w:hyperlink>
          </w:p>
        </w:tc>
      </w:tr>
      <w:tr w:rsidR="00D45A8C" w:rsidRPr="00B620DB" w14:paraId="72AE857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E5E940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D60D416" w14:textId="77777777" w:rsidR="00D45A8C" w:rsidRPr="00B620DB" w:rsidRDefault="00D45A8C" w:rsidP="00D45A8C">
            <w:pPr>
              <w:pStyle w:val="12TabHeadBody"/>
            </w:pPr>
            <w:r w:rsidRPr="00B620DB">
              <w:rPr>
                <w:rStyle w:val="flts1"/>
              </w:rPr>
              <w:t>O121-17</w:t>
            </w:r>
          </w:p>
        </w:tc>
        <w:tc>
          <w:tcPr>
            <w:tcW w:w="1641" w:type="pct"/>
            <w:tcBorders>
              <w:top w:val="outset" w:sz="6" w:space="0" w:color="auto"/>
              <w:left w:val="outset" w:sz="6" w:space="0" w:color="auto"/>
              <w:bottom w:val="outset" w:sz="6" w:space="0" w:color="auto"/>
              <w:right w:val="outset" w:sz="6" w:space="0" w:color="auto"/>
            </w:tcBorders>
            <w:hideMark/>
          </w:tcPr>
          <w:p w14:paraId="46B53538" w14:textId="77777777" w:rsidR="00D45A8C" w:rsidRPr="00B620DB" w:rsidRDefault="00D45A8C" w:rsidP="00D45A8C">
            <w:pPr>
              <w:pStyle w:val="12TabHeadBody"/>
            </w:pPr>
            <w:bookmarkStart w:id="1250" w:name="csao121"/>
            <w:bookmarkStart w:id="1251" w:name="a90907"/>
            <w:bookmarkEnd w:id="1250"/>
            <w:bookmarkEnd w:id="1251"/>
            <w:r w:rsidRPr="00B620DB">
              <w:rPr>
                <w:rStyle w:val="flts1"/>
              </w:rPr>
              <w:t>Douglas fir plywood</w:t>
            </w:r>
            <w:bookmarkStart w:id="1252" w:name="a90909"/>
            <w:bookmarkEnd w:id="1252"/>
          </w:p>
        </w:tc>
        <w:tc>
          <w:tcPr>
            <w:tcW w:w="1524" w:type="pct"/>
            <w:tcBorders>
              <w:top w:val="outset" w:sz="6" w:space="0" w:color="auto"/>
              <w:left w:val="outset" w:sz="6" w:space="0" w:color="auto"/>
              <w:bottom w:val="outset" w:sz="6" w:space="0" w:color="auto"/>
              <w:right w:val="outset" w:sz="6" w:space="0" w:color="auto"/>
            </w:tcBorders>
            <w:hideMark/>
          </w:tcPr>
          <w:p w14:paraId="30C78E65" w14:textId="77777777" w:rsidR="00D45A8C" w:rsidRPr="00B620DB" w:rsidRDefault="00135AFF" w:rsidP="00D45A8C">
            <w:pPr>
              <w:pStyle w:val="12TabHeadBody"/>
            </w:pPr>
            <w:hyperlink r:id="rId1073" w:anchor="et001042" w:history="1">
              <w:r w:rsidR="00D45A8C" w:rsidRPr="00B620DB">
                <w:rPr>
                  <w:rStyle w:val="Hyperlink"/>
                  <w:color w:val="auto"/>
                  <w:szCs w:val="18"/>
                  <w:u w:val="none"/>
                </w:rPr>
                <w:t>Table</w:t>
              </w:r>
            </w:hyperlink>
            <w:hyperlink r:id="rId1074" w:anchor="et001042" w:history="1">
              <w:r w:rsidR="00D45A8C" w:rsidRPr="00B620DB">
                <w:rPr>
                  <w:rStyle w:val="Hyperlink"/>
                  <w:color w:val="auto"/>
                  <w:u w:val="none"/>
                </w:rPr>
                <w:t> </w:t>
              </w:r>
            </w:hyperlink>
            <w:hyperlink r:id="rId1075" w:anchor="et001042" w:history="1">
              <w:r w:rsidR="00D45A8C" w:rsidRPr="00B620DB">
                <w:rPr>
                  <w:rStyle w:val="Hyperlink"/>
                  <w:color w:val="auto"/>
                  <w:szCs w:val="18"/>
                  <w:u w:val="none"/>
                </w:rPr>
                <w:t>5.9.1.1.</w:t>
              </w:r>
            </w:hyperlink>
            <w:r w:rsidR="00D45A8C" w:rsidRPr="00B620DB">
              <w:br/>
            </w:r>
            <w:hyperlink r:id="rId1076" w:anchor="es002997" w:history="1">
              <w:r w:rsidR="00D45A8C" w:rsidRPr="00B620DB">
                <w:rPr>
                  <w:rStyle w:val="Hyperlink"/>
                  <w:color w:val="auto"/>
                  <w:szCs w:val="18"/>
                  <w:u w:val="none"/>
                </w:rPr>
                <w:t>9.23.15.2.(1)</w:t>
              </w:r>
            </w:hyperlink>
            <w:r w:rsidR="00D45A8C" w:rsidRPr="00B620DB">
              <w:br/>
            </w:r>
            <w:hyperlink r:id="rId1077" w:anchor="es003011" w:history="1">
              <w:r w:rsidR="00D45A8C" w:rsidRPr="00B620DB">
                <w:rPr>
                  <w:rStyle w:val="Hyperlink"/>
                  <w:color w:val="auto"/>
                  <w:szCs w:val="18"/>
                  <w:u w:val="none"/>
                </w:rPr>
                <w:t>9.23.16.2.(1)</w:t>
              </w:r>
            </w:hyperlink>
            <w:r w:rsidR="00D45A8C" w:rsidRPr="00B620DB">
              <w:br/>
            </w:r>
            <w:hyperlink r:id="rId1078" w:anchor="et001065" w:history="1">
              <w:r w:rsidR="00D45A8C" w:rsidRPr="00B620DB">
                <w:rPr>
                  <w:rStyle w:val="Hyperlink"/>
                  <w:color w:val="auto"/>
                  <w:szCs w:val="18"/>
                  <w:u w:val="none"/>
                </w:rPr>
                <w:t>Table</w:t>
              </w:r>
            </w:hyperlink>
            <w:hyperlink r:id="rId1079" w:anchor="et001065" w:history="1">
              <w:r w:rsidR="00D45A8C" w:rsidRPr="00B620DB">
                <w:rPr>
                  <w:rStyle w:val="Hyperlink"/>
                  <w:color w:val="auto"/>
                  <w:u w:val="none"/>
                </w:rPr>
                <w:t> </w:t>
              </w:r>
            </w:hyperlink>
            <w:hyperlink r:id="rId1080" w:anchor="et001065" w:history="1">
              <w:r w:rsidR="00D45A8C" w:rsidRPr="00B620DB">
                <w:rPr>
                  <w:rStyle w:val="Hyperlink"/>
                  <w:color w:val="auto"/>
                  <w:szCs w:val="18"/>
                  <w:u w:val="none"/>
                </w:rPr>
                <w:t>9.23.17.2.-A</w:t>
              </w:r>
            </w:hyperlink>
            <w:r w:rsidR="00D45A8C" w:rsidRPr="00B620DB">
              <w:br/>
            </w:r>
            <w:hyperlink r:id="rId1081" w:anchor="es003297" w:history="1">
              <w:r w:rsidR="00D45A8C" w:rsidRPr="00B620DB">
                <w:rPr>
                  <w:rStyle w:val="Hyperlink"/>
                  <w:color w:val="auto"/>
                  <w:szCs w:val="18"/>
                  <w:u w:val="none"/>
                </w:rPr>
                <w:t>9.27.8.1.(1)</w:t>
              </w:r>
            </w:hyperlink>
            <w:r w:rsidR="00D45A8C" w:rsidRPr="00B620DB">
              <w:br/>
            </w:r>
            <w:hyperlink r:id="rId1082" w:anchor="es003443" w:history="1">
              <w:r w:rsidR="00D45A8C" w:rsidRPr="00B620DB">
                <w:rPr>
                  <w:rStyle w:val="Hyperlink"/>
                  <w:color w:val="auto"/>
                  <w:szCs w:val="18"/>
                  <w:u w:val="none"/>
                </w:rPr>
                <w:t>9.30.2.2.(1)</w:t>
              </w:r>
            </w:hyperlink>
            <w:r w:rsidR="00D45A8C" w:rsidRPr="00B620DB">
              <w:br/>
            </w:r>
            <w:hyperlink r:id="rId1083" w:anchor="et001074" w:history="1">
              <w:r w:rsidR="00D45A8C" w:rsidRPr="00B620DB">
                <w:rPr>
                  <w:rStyle w:val="Hyperlink"/>
                  <w:color w:val="auto"/>
                  <w:szCs w:val="18"/>
                  <w:u w:val="none"/>
                </w:rPr>
                <w:t>Table</w:t>
              </w:r>
            </w:hyperlink>
            <w:hyperlink r:id="rId1084" w:anchor="et001074" w:history="1">
              <w:r w:rsidR="00D45A8C" w:rsidRPr="00B620DB">
                <w:rPr>
                  <w:rStyle w:val="Hyperlink"/>
                  <w:color w:val="auto"/>
                  <w:u w:val="none"/>
                </w:rPr>
                <w:t> </w:t>
              </w:r>
            </w:hyperlink>
            <w:hyperlink r:id="rId1085" w:anchor="et001074" w:history="1">
              <w:r w:rsidR="00D45A8C" w:rsidRPr="00B620DB">
                <w:rPr>
                  <w:rStyle w:val="Hyperlink"/>
                  <w:color w:val="auto"/>
                  <w:szCs w:val="18"/>
                  <w:u w:val="none"/>
                </w:rPr>
                <w:t>9.23.12.3.-A</w:t>
              </w:r>
            </w:hyperlink>
            <w:r w:rsidR="00D45A8C" w:rsidRPr="00B620DB">
              <w:br/>
            </w:r>
            <w:hyperlink r:id="rId1086" w:anchor="et001075" w:history="1">
              <w:r w:rsidR="00D45A8C" w:rsidRPr="00B620DB">
                <w:rPr>
                  <w:rStyle w:val="Hyperlink"/>
                  <w:color w:val="auto"/>
                  <w:szCs w:val="18"/>
                  <w:u w:val="none"/>
                </w:rPr>
                <w:t>Table</w:t>
              </w:r>
            </w:hyperlink>
            <w:hyperlink r:id="rId1087" w:anchor="et001075" w:history="1">
              <w:r w:rsidR="00D45A8C" w:rsidRPr="00B620DB">
                <w:rPr>
                  <w:rStyle w:val="Hyperlink"/>
                  <w:color w:val="auto"/>
                  <w:u w:val="none"/>
                </w:rPr>
                <w:t> </w:t>
              </w:r>
            </w:hyperlink>
            <w:hyperlink r:id="rId1088" w:anchor="et001075" w:history="1">
              <w:r w:rsidR="00D45A8C" w:rsidRPr="00B620DB">
                <w:rPr>
                  <w:rStyle w:val="Hyperlink"/>
                  <w:color w:val="auto"/>
                  <w:szCs w:val="18"/>
                  <w:u w:val="none"/>
                </w:rPr>
                <w:t>9.23.12.3.-B</w:t>
              </w:r>
            </w:hyperlink>
            <w:r w:rsidR="00D45A8C" w:rsidRPr="00B620DB">
              <w:br/>
            </w:r>
            <w:hyperlink r:id="rId1089" w:anchor="et001076" w:history="1">
              <w:r w:rsidR="00D45A8C" w:rsidRPr="00B620DB">
                <w:rPr>
                  <w:rStyle w:val="Hyperlink"/>
                  <w:color w:val="auto"/>
                  <w:szCs w:val="18"/>
                  <w:u w:val="none"/>
                </w:rPr>
                <w:t>Table</w:t>
              </w:r>
            </w:hyperlink>
            <w:hyperlink r:id="rId1090" w:anchor="et001076" w:history="1">
              <w:r w:rsidR="00D45A8C" w:rsidRPr="00B620DB">
                <w:rPr>
                  <w:rStyle w:val="Hyperlink"/>
                  <w:color w:val="auto"/>
                  <w:u w:val="none"/>
                </w:rPr>
                <w:t> </w:t>
              </w:r>
            </w:hyperlink>
            <w:hyperlink r:id="rId1091" w:anchor="et001076" w:history="1">
              <w:r w:rsidR="00D45A8C" w:rsidRPr="00B620DB">
                <w:rPr>
                  <w:rStyle w:val="Hyperlink"/>
                  <w:color w:val="auto"/>
                  <w:szCs w:val="18"/>
                  <w:u w:val="none"/>
                </w:rPr>
                <w:t>9.23.12.3.-C</w:t>
              </w:r>
            </w:hyperlink>
          </w:p>
        </w:tc>
      </w:tr>
      <w:tr w:rsidR="00D45A8C" w:rsidRPr="00B620DB" w14:paraId="2784033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C441395"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AB008AE" w14:textId="77777777" w:rsidR="00D45A8C" w:rsidRPr="00B620DB" w:rsidRDefault="00D45A8C" w:rsidP="00D45A8C">
            <w:pPr>
              <w:pStyle w:val="12TabHeadBody"/>
            </w:pPr>
            <w:r w:rsidRPr="00B620DB">
              <w:rPr>
                <w:rStyle w:val="flts1"/>
              </w:rPr>
              <w:t>CAN/CSA-O122-16</w:t>
            </w:r>
          </w:p>
        </w:tc>
        <w:tc>
          <w:tcPr>
            <w:tcW w:w="1641" w:type="pct"/>
            <w:tcBorders>
              <w:top w:val="outset" w:sz="6" w:space="0" w:color="auto"/>
              <w:left w:val="outset" w:sz="6" w:space="0" w:color="auto"/>
              <w:bottom w:val="outset" w:sz="6" w:space="0" w:color="auto"/>
              <w:right w:val="outset" w:sz="6" w:space="0" w:color="auto"/>
            </w:tcBorders>
            <w:hideMark/>
          </w:tcPr>
          <w:p w14:paraId="5E49D4F9" w14:textId="77777777" w:rsidR="00D45A8C" w:rsidRPr="00B620DB" w:rsidRDefault="00D45A8C" w:rsidP="00D45A8C">
            <w:pPr>
              <w:pStyle w:val="12TabHeadBody"/>
            </w:pPr>
            <w:bookmarkStart w:id="1253" w:name="csao122"/>
            <w:bookmarkStart w:id="1254" w:name="a91150"/>
            <w:bookmarkEnd w:id="1253"/>
            <w:bookmarkEnd w:id="1254"/>
            <w:r w:rsidRPr="00B620DB">
              <w:rPr>
                <w:rStyle w:val="flts1"/>
              </w:rPr>
              <w:t>Structural glued-laminated timber</w:t>
            </w:r>
            <w:bookmarkStart w:id="1255" w:name="a91152"/>
            <w:bookmarkEnd w:id="1255"/>
          </w:p>
        </w:tc>
        <w:tc>
          <w:tcPr>
            <w:tcW w:w="1524" w:type="pct"/>
            <w:tcBorders>
              <w:top w:val="outset" w:sz="6" w:space="0" w:color="auto"/>
              <w:left w:val="outset" w:sz="6" w:space="0" w:color="auto"/>
              <w:bottom w:val="outset" w:sz="6" w:space="0" w:color="auto"/>
              <w:right w:val="outset" w:sz="6" w:space="0" w:color="auto"/>
            </w:tcBorders>
            <w:hideMark/>
          </w:tcPr>
          <w:p w14:paraId="517C4586" w14:textId="77777777" w:rsidR="00D45A8C" w:rsidRPr="00B620DB" w:rsidRDefault="00135AFF" w:rsidP="00D45A8C">
            <w:pPr>
              <w:pStyle w:val="12TabHeadBody"/>
            </w:pPr>
            <w:hyperlink r:id="rId1092" w:anchor="et000244" w:history="1">
              <w:r w:rsidR="00D45A8C" w:rsidRPr="00B620DB">
                <w:rPr>
                  <w:rStyle w:val="Hyperlink"/>
                  <w:color w:val="auto"/>
                  <w:szCs w:val="18"/>
                  <w:u w:val="none"/>
                </w:rPr>
                <w:t>Table</w:t>
              </w:r>
            </w:hyperlink>
            <w:hyperlink r:id="rId1093" w:anchor="et000244" w:history="1">
              <w:r w:rsidR="00D45A8C" w:rsidRPr="00B620DB">
                <w:rPr>
                  <w:rStyle w:val="Hyperlink"/>
                  <w:color w:val="auto"/>
                  <w:u w:val="none"/>
                </w:rPr>
                <w:t> </w:t>
              </w:r>
            </w:hyperlink>
            <w:hyperlink r:id="rId1094" w:anchor="et000244" w:history="1">
              <w:r w:rsidR="00D45A8C" w:rsidRPr="00B620DB">
                <w:rPr>
                  <w:rStyle w:val="Hyperlink"/>
                  <w:color w:val="auto"/>
                  <w:szCs w:val="18"/>
                  <w:u w:val="none"/>
                </w:rPr>
                <w:t>9.23.4.2.-K</w:t>
              </w:r>
            </w:hyperlink>
            <w:r w:rsidR="00D45A8C" w:rsidRPr="00B620DB">
              <w:br/>
            </w:r>
            <w:hyperlink r:id="rId1095" w:anchor="et000253" w:history="1">
              <w:r w:rsidR="00D45A8C" w:rsidRPr="00B620DB">
                <w:rPr>
                  <w:rStyle w:val="Hyperlink"/>
                  <w:color w:val="auto"/>
                  <w:szCs w:val="18"/>
                  <w:u w:val="none"/>
                </w:rPr>
                <w:t>Table</w:t>
              </w:r>
            </w:hyperlink>
            <w:hyperlink r:id="rId1096" w:anchor="et000253" w:history="1">
              <w:r w:rsidR="00D45A8C" w:rsidRPr="00B620DB">
                <w:rPr>
                  <w:rStyle w:val="Hyperlink"/>
                  <w:color w:val="auto"/>
                  <w:u w:val="none"/>
                </w:rPr>
                <w:t> </w:t>
              </w:r>
            </w:hyperlink>
            <w:hyperlink r:id="rId1097" w:anchor="et000253" w:history="1">
              <w:r w:rsidR="00D45A8C" w:rsidRPr="00B620DB">
                <w:rPr>
                  <w:rStyle w:val="Hyperlink"/>
                  <w:color w:val="auto"/>
                  <w:szCs w:val="18"/>
                  <w:u w:val="none"/>
                </w:rPr>
                <w:t>9.23.12.3.-D</w:t>
              </w:r>
            </w:hyperlink>
          </w:p>
        </w:tc>
      </w:tr>
      <w:tr w:rsidR="00D45A8C" w:rsidRPr="00B620DB" w14:paraId="2F2DFD8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E7B3CA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8D2A1F2" w14:textId="77777777" w:rsidR="00D45A8C" w:rsidRPr="00B620DB" w:rsidRDefault="00D45A8C" w:rsidP="00D45A8C">
            <w:pPr>
              <w:pStyle w:val="12TabHeadBody"/>
            </w:pPr>
            <w:r w:rsidRPr="00B620DB">
              <w:rPr>
                <w:rStyle w:val="flts1"/>
              </w:rPr>
              <w:t>CAN/CSA-O132.2 Series-90</w:t>
            </w:r>
          </w:p>
        </w:tc>
        <w:tc>
          <w:tcPr>
            <w:tcW w:w="1641" w:type="pct"/>
            <w:tcBorders>
              <w:top w:val="outset" w:sz="6" w:space="0" w:color="auto"/>
              <w:left w:val="outset" w:sz="6" w:space="0" w:color="auto"/>
              <w:bottom w:val="outset" w:sz="6" w:space="0" w:color="auto"/>
              <w:right w:val="outset" w:sz="6" w:space="0" w:color="auto"/>
            </w:tcBorders>
            <w:hideMark/>
          </w:tcPr>
          <w:p w14:paraId="339B7B22" w14:textId="77777777" w:rsidR="00D45A8C" w:rsidRPr="00B620DB" w:rsidRDefault="00D45A8C" w:rsidP="00D45A8C">
            <w:pPr>
              <w:pStyle w:val="12TabHeadBody"/>
            </w:pPr>
            <w:bookmarkStart w:id="1256" w:name="csao132.2series"/>
            <w:bookmarkStart w:id="1257" w:name="a91173"/>
            <w:bookmarkEnd w:id="1256"/>
            <w:bookmarkEnd w:id="1257"/>
            <w:r w:rsidRPr="00B620DB">
              <w:rPr>
                <w:rStyle w:val="flts1"/>
              </w:rPr>
              <w:t>Wood Flush Doors</w:t>
            </w:r>
            <w:bookmarkStart w:id="1258" w:name="a91175"/>
            <w:bookmarkEnd w:id="1258"/>
          </w:p>
        </w:tc>
        <w:tc>
          <w:tcPr>
            <w:tcW w:w="1524" w:type="pct"/>
            <w:tcBorders>
              <w:top w:val="outset" w:sz="6" w:space="0" w:color="auto"/>
              <w:left w:val="outset" w:sz="6" w:space="0" w:color="auto"/>
              <w:bottom w:val="outset" w:sz="6" w:space="0" w:color="auto"/>
              <w:right w:val="outset" w:sz="6" w:space="0" w:color="auto"/>
            </w:tcBorders>
            <w:hideMark/>
          </w:tcPr>
          <w:p w14:paraId="6ECFA65C" w14:textId="77777777" w:rsidR="00D45A8C" w:rsidRPr="00B620DB" w:rsidRDefault="00135AFF" w:rsidP="00D45A8C">
            <w:pPr>
              <w:pStyle w:val="12TabHeadBody"/>
            </w:pPr>
            <w:hyperlink r:id="rId1098" w:anchor="es001952" w:history="1">
              <w:r w:rsidR="00D45A8C" w:rsidRPr="00B620DB">
                <w:rPr>
                  <w:rStyle w:val="Hyperlink"/>
                  <w:color w:val="auto"/>
                  <w:szCs w:val="18"/>
                  <w:u w:val="none"/>
                </w:rPr>
                <w:t>9.7.4.3.(4)</w:t>
              </w:r>
            </w:hyperlink>
          </w:p>
        </w:tc>
      </w:tr>
      <w:tr w:rsidR="00D45A8C" w:rsidRPr="00B620DB" w14:paraId="2EBF380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64D3E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121276B" w14:textId="77777777" w:rsidR="00D45A8C" w:rsidRPr="00B620DB" w:rsidRDefault="00D45A8C" w:rsidP="00D45A8C">
            <w:pPr>
              <w:pStyle w:val="12TabHeadBody"/>
            </w:pPr>
            <w:r w:rsidRPr="00B620DB">
              <w:rPr>
                <w:rStyle w:val="flts1"/>
              </w:rPr>
              <w:t>O141:05</w:t>
            </w:r>
          </w:p>
        </w:tc>
        <w:tc>
          <w:tcPr>
            <w:tcW w:w="1641" w:type="pct"/>
            <w:tcBorders>
              <w:top w:val="outset" w:sz="6" w:space="0" w:color="auto"/>
              <w:left w:val="outset" w:sz="6" w:space="0" w:color="auto"/>
              <w:bottom w:val="outset" w:sz="6" w:space="0" w:color="auto"/>
              <w:right w:val="outset" w:sz="6" w:space="0" w:color="auto"/>
            </w:tcBorders>
            <w:hideMark/>
          </w:tcPr>
          <w:p w14:paraId="2FF2150E" w14:textId="77777777" w:rsidR="00D45A8C" w:rsidRPr="00B620DB" w:rsidRDefault="00D45A8C" w:rsidP="00D45A8C">
            <w:pPr>
              <w:pStyle w:val="12TabHeadBody"/>
            </w:pPr>
            <w:bookmarkStart w:id="1259" w:name="csao141"/>
            <w:bookmarkStart w:id="1260" w:name="a91400"/>
            <w:bookmarkEnd w:id="1259"/>
            <w:bookmarkEnd w:id="1260"/>
            <w:r w:rsidRPr="00B620DB">
              <w:rPr>
                <w:rStyle w:val="flts1"/>
              </w:rPr>
              <w:t>Softwood Lumber</w:t>
            </w:r>
            <w:bookmarkStart w:id="1261" w:name="a91402"/>
            <w:bookmarkEnd w:id="1261"/>
          </w:p>
        </w:tc>
        <w:tc>
          <w:tcPr>
            <w:tcW w:w="1524" w:type="pct"/>
            <w:tcBorders>
              <w:top w:val="outset" w:sz="6" w:space="0" w:color="auto"/>
              <w:left w:val="outset" w:sz="6" w:space="0" w:color="auto"/>
              <w:bottom w:val="outset" w:sz="6" w:space="0" w:color="auto"/>
              <w:right w:val="outset" w:sz="6" w:space="0" w:color="auto"/>
            </w:tcBorders>
            <w:hideMark/>
          </w:tcPr>
          <w:p w14:paraId="751E841D" w14:textId="77777777" w:rsidR="00D45A8C" w:rsidRPr="00B620DB" w:rsidRDefault="00135AFF" w:rsidP="00D45A8C">
            <w:pPr>
              <w:pStyle w:val="12TabHeadBody"/>
            </w:pPr>
            <w:hyperlink r:id="rId1099" w:anchor="et001042" w:history="1">
              <w:r w:rsidR="00D45A8C" w:rsidRPr="00B620DB">
                <w:rPr>
                  <w:rStyle w:val="Hyperlink"/>
                  <w:color w:val="auto"/>
                  <w:szCs w:val="18"/>
                  <w:u w:val="none"/>
                </w:rPr>
                <w:t>Table</w:t>
              </w:r>
            </w:hyperlink>
            <w:hyperlink r:id="rId1100" w:anchor="et001042" w:history="1">
              <w:r w:rsidR="00D45A8C" w:rsidRPr="00B620DB">
                <w:rPr>
                  <w:rStyle w:val="Hyperlink"/>
                  <w:color w:val="auto"/>
                  <w:u w:val="none"/>
                </w:rPr>
                <w:t> </w:t>
              </w:r>
            </w:hyperlink>
            <w:hyperlink r:id="rId1101" w:anchor="et001042" w:history="1">
              <w:r w:rsidR="00D45A8C" w:rsidRPr="00B620DB">
                <w:rPr>
                  <w:rStyle w:val="Hyperlink"/>
                  <w:color w:val="auto"/>
                  <w:szCs w:val="18"/>
                  <w:u w:val="none"/>
                </w:rPr>
                <w:t>5.9.1.1.</w:t>
              </w:r>
            </w:hyperlink>
            <w:r w:rsidR="00D45A8C" w:rsidRPr="00B620DB">
              <w:br/>
            </w:r>
            <w:hyperlink r:id="rId1102" w:anchor="es001907" w:history="1">
              <w:r w:rsidR="00D45A8C" w:rsidRPr="00B620DB">
                <w:rPr>
                  <w:rStyle w:val="Hyperlink"/>
                  <w:color w:val="auto"/>
                  <w:szCs w:val="18"/>
                  <w:u w:val="none"/>
                </w:rPr>
                <w:t>9.3.2.6.(1)</w:t>
              </w:r>
            </w:hyperlink>
            <w:r w:rsidR="00D45A8C" w:rsidRPr="00B620DB">
              <w:br/>
            </w:r>
            <w:hyperlink r:id="rId1103" w:anchor="en000255" w:history="1">
              <w:r w:rsidR="00D45A8C" w:rsidRPr="00B620DB">
                <w:rPr>
                  <w:rStyle w:val="Hyperlink"/>
                  <w:color w:val="auto"/>
                  <w:szCs w:val="18"/>
                  <w:u w:val="none"/>
                </w:rPr>
                <w:t>A-9.3.2.1.(1)</w:t>
              </w:r>
            </w:hyperlink>
          </w:p>
        </w:tc>
      </w:tr>
      <w:tr w:rsidR="00D45A8C" w:rsidRPr="00B620DB" w14:paraId="1B3454F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8D6641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3CB0C51" w14:textId="77777777" w:rsidR="00D45A8C" w:rsidRPr="00B620DB" w:rsidRDefault="00D45A8C" w:rsidP="00D45A8C">
            <w:pPr>
              <w:pStyle w:val="12TabHeadBody"/>
            </w:pPr>
            <w:r w:rsidRPr="00B620DB">
              <w:rPr>
                <w:rStyle w:val="flts1"/>
              </w:rPr>
              <w:t>O151-17</w:t>
            </w:r>
          </w:p>
        </w:tc>
        <w:tc>
          <w:tcPr>
            <w:tcW w:w="1641" w:type="pct"/>
            <w:tcBorders>
              <w:top w:val="outset" w:sz="6" w:space="0" w:color="auto"/>
              <w:left w:val="outset" w:sz="6" w:space="0" w:color="auto"/>
              <w:bottom w:val="outset" w:sz="6" w:space="0" w:color="auto"/>
              <w:right w:val="outset" w:sz="6" w:space="0" w:color="auto"/>
            </w:tcBorders>
            <w:hideMark/>
          </w:tcPr>
          <w:p w14:paraId="2FA4555F" w14:textId="77777777" w:rsidR="00D45A8C" w:rsidRPr="00B620DB" w:rsidRDefault="00D45A8C" w:rsidP="00D45A8C">
            <w:pPr>
              <w:pStyle w:val="12TabHeadBody"/>
            </w:pPr>
            <w:bookmarkStart w:id="1262" w:name="csao151"/>
            <w:bookmarkStart w:id="1263" w:name="a91425"/>
            <w:bookmarkEnd w:id="1262"/>
            <w:bookmarkEnd w:id="1263"/>
            <w:r w:rsidRPr="00B620DB">
              <w:rPr>
                <w:rStyle w:val="flts1"/>
              </w:rPr>
              <w:t>Canadian softwood plywood</w:t>
            </w:r>
            <w:bookmarkStart w:id="1264" w:name="a91427"/>
            <w:bookmarkEnd w:id="1264"/>
          </w:p>
        </w:tc>
        <w:tc>
          <w:tcPr>
            <w:tcW w:w="1524" w:type="pct"/>
            <w:tcBorders>
              <w:top w:val="outset" w:sz="6" w:space="0" w:color="auto"/>
              <w:left w:val="outset" w:sz="6" w:space="0" w:color="auto"/>
              <w:bottom w:val="outset" w:sz="6" w:space="0" w:color="auto"/>
              <w:right w:val="outset" w:sz="6" w:space="0" w:color="auto"/>
            </w:tcBorders>
            <w:hideMark/>
          </w:tcPr>
          <w:p w14:paraId="4E6BDE19" w14:textId="77777777" w:rsidR="00D45A8C" w:rsidRPr="00B620DB" w:rsidRDefault="00135AFF" w:rsidP="00D45A8C">
            <w:pPr>
              <w:pStyle w:val="12TabHeadBody"/>
            </w:pPr>
            <w:hyperlink r:id="rId1104" w:anchor="et001042" w:history="1">
              <w:r w:rsidR="00D45A8C" w:rsidRPr="00B620DB">
                <w:rPr>
                  <w:rStyle w:val="Hyperlink"/>
                  <w:color w:val="auto"/>
                  <w:szCs w:val="18"/>
                  <w:u w:val="none"/>
                </w:rPr>
                <w:t>Table</w:t>
              </w:r>
            </w:hyperlink>
            <w:hyperlink r:id="rId1105" w:anchor="et001042" w:history="1">
              <w:r w:rsidR="00D45A8C" w:rsidRPr="00B620DB">
                <w:rPr>
                  <w:rStyle w:val="Hyperlink"/>
                  <w:color w:val="auto"/>
                  <w:u w:val="none"/>
                </w:rPr>
                <w:t> </w:t>
              </w:r>
            </w:hyperlink>
            <w:hyperlink r:id="rId1106" w:anchor="et001042" w:history="1">
              <w:r w:rsidR="00D45A8C" w:rsidRPr="00B620DB">
                <w:rPr>
                  <w:rStyle w:val="Hyperlink"/>
                  <w:color w:val="auto"/>
                  <w:szCs w:val="18"/>
                  <w:u w:val="none"/>
                </w:rPr>
                <w:t>5.9.1.1.</w:t>
              </w:r>
            </w:hyperlink>
            <w:r w:rsidR="00D45A8C" w:rsidRPr="00B620DB">
              <w:br/>
            </w:r>
            <w:hyperlink r:id="rId1107" w:anchor="es002997" w:history="1">
              <w:r w:rsidR="00D45A8C" w:rsidRPr="00B620DB">
                <w:rPr>
                  <w:rStyle w:val="Hyperlink"/>
                  <w:color w:val="auto"/>
                  <w:szCs w:val="18"/>
                  <w:u w:val="none"/>
                </w:rPr>
                <w:t>9.23.15.2.(1)</w:t>
              </w:r>
            </w:hyperlink>
            <w:r w:rsidR="00D45A8C" w:rsidRPr="00B620DB">
              <w:br/>
            </w:r>
            <w:hyperlink r:id="rId1108" w:anchor="es003011" w:history="1">
              <w:r w:rsidR="00D45A8C" w:rsidRPr="00B620DB">
                <w:rPr>
                  <w:rStyle w:val="Hyperlink"/>
                  <w:color w:val="auto"/>
                  <w:szCs w:val="18"/>
                  <w:u w:val="none"/>
                </w:rPr>
                <w:t>9.23.16.2.(1)</w:t>
              </w:r>
            </w:hyperlink>
            <w:r w:rsidR="00D45A8C" w:rsidRPr="00B620DB">
              <w:br/>
            </w:r>
            <w:hyperlink r:id="rId1109" w:anchor="et001065" w:history="1">
              <w:r w:rsidR="00D45A8C" w:rsidRPr="00B620DB">
                <w:rPr>
                  <w:rStyle w:val="Hyperlink"/>
                  <w:color w:val="auto"/>
                  <w:szCs w:val="18"/>
                  <w:u w:val="none"/>
                </w:rPr>
                <w:t>Table</w:t>
              </w:r>
            </w:hyperlink>
            <w:hyperlink r:id="rId1110" w:anchor="et001065" w:history="1">
              <w:r w:rsidR="00D45A8C" w:rsidRPr="00B620DB">
                <w:rPr>
                  <w:rStyle w:val="Hyperlink"/>
                  <w:color w:val="auto"/>
                  <w:u w:val="none"/>
                </w:rPr>
                <w:t> </w:t>
              </w:r>
            </w:hyperlink>
            <w:hyperlink r:id="rId1111" w:anchor="et001065" w:history="1">
              <w:r w:rsidR="00D45A8C" w:rsidRPr="00B620DB">
                <w:rPr>
                  <w:rStyle w:val="Hyperlink"/>
                  <w:color w:val="auto"/>
                  <w:szCs w:val="18"/>
                  <w:u w:val="none"/>
                </w:rPr>
                <w:t>9.23.17.2.-A</w:t>
              </w:r>
            </w:hyperlink>
            <w:r w:rsidR="00D45A8C" w:rsidRPr="00B620DB">
              <w:br/>
            </w:r>
            <w:hyperlink r:id="rId1112" w:anchor="es003297" w:history="1">
              <w:r w:rsidR="00D45A8C" w:rsidRPr="00B620DB">
                <w:rPr>
                  <w:rStyle w:val="Hyperlink"/>
                  <w:color w:val="auto"/>
                  <w:szCs w:val="18"/>
                  <w:u w:val="none"/>
                </w:rPr>
                <w:t>9.27.8.1.(1)</w:t>
              </w:r>
            </w:hyperlink>
            <w:r w:rsidR="00D45A8C" w:rsidRPr="00B620DB">
              <w:br/>
            </w:r>
            <w:hyperlink r:id="rId1113" w:anchor="es003443" w:history="1">
              <w:r w:rsidR="00D45A8C" w:rsidRPr="00B620DB">
                <w:rPr>
                  <w:rStyle w:val="Hyperlink"/>
                  <w:color w:val="auto"/>
                  <w:szCs w:val="18"/>
                  <w:u w:val="none"/>
                </w:rPr>
                <w:t>9.30.2.2.(1)</w:t>
              </w:r>
            </w:hyperlink>
            <w:r w:rsidR="00D45A8C" w:rsidRPr="00B620DB">
              <w:br/>
            </w:r>
            <w:hyperlink r:id="rId1114" w:anchor="et001074" w:history="1">
              <w:r w:rsidR="00D45A8C" w:rsidRPr="00B620DB">
                <w:rPr>
                  <w:rStyle w:val="Hyperlink"/>
                  <w:color w:val="auto"/>
                  <w:szCs w:val="18"/>
                  <w:u w:val="none"/>
                </w:rPr>
                <w:t>Table</w:t>
              </w:r>
            </w:hyperlink>
            <w:hyperlink r:id="rId1115" w:anchor="et001074" w:history="1">
              <w:r w:rsidR="00D45A8C" w:rsidRPr="00B620DB">
                <w:rPr>
                  <w:rStyle w:val="Hyperlink"/>
                  <w:color w:val="auto"/>
                  <w:u w:val="none"/>
                </w:rPr>
                <w:t> </w:t>
              </w:r>
            </w:hyperlink>
            <w:hyperlink r:id="rId1116" w:anchor="et001074" w:history="1">
              <w:r w:rsidR="00D45A8C" w:rsidRPr="00B620DB">
                <w:rPr>
                  <w:rStyle w:val="Hyperlink"/>
                  <w:color w:val="auto"/>
                  <w:szCs w:val="18"/>
                  <w:u w:val="none"/>
                </w:rPr>
                <w:t>9.23.12.3.-A</w:t>
              </w:r>
            </w:hyperlink>
            <w:r w:rsidR="00D45A8C" w:rsidRPr="00B620DB">
              <w:br/>
            </w:r>
            <w:hyperlink r:id="rId1117" w:anchor="et001075" w:history="1">
              <w:r w:rsidR="00D45A8C" w:rsidRPr="00B620DB">
                <w:rPr>
                  <w:rStyle w:val="Hyperlink"/>
                  <w:color w:val="auto"/>
                  <w:szCs w:val="18"/>
                  <w:u w:val="none"/>
                </w:rPr>
                <w:t>Table</w:t>
              </w:r>
            </w:hyperlink>
            <w:hyperlink r:id="rId1118" w:anchor="et001075" w:history="1">
              <w:r w:rsidR="00D45A8C" w:rsidRPr="00B620DB">
                <w:rPr>
                  <w:rStyle w:val="Hyperlink"/>
                  <w:color w:val="auto"/>
                  <w:u w:val="none"/>
                </w:rPr>
                <w:t> </w:t>
              </w:r>
            </w:hyperlink>
            <w:hyperlink r:id="rId1119" w:anchor="et001075" w:history="1">
              <w:r w:rsidR="00D45A8C" w:rsidRPr="00B620DB">
                <w:rPr>
                  <w:rStyle w:val="Hyperlink"/>
                  <w:color w:val="auto"/>
                  <w:szCs w:val="18"/>
                  <w:u w:val="none"/>
                </w:rPr>
                <w:t>9.23.12.3.-B</w:t>
              </w:r>
            </w:hyperlink>
            <w:r w:rsidR="00D45A8C" w:rsidRPr="00B620DB">
              <w:br/>
            </w:r>
            <w:hyperlink r:id="rId1120" w:anchor="et001076" w:history="1">
              <w:r w:rsidR="00D45A8C" w:rsidRPr="00B620DB">
                <w:rPr>
                  <w:rStyle w:val="Hyperlink"/>
                  <w:color w:val="auto"/>
                  <w:szCs w:val="18"/>
                  <w:u w:val="none"/>
                </w:rPr>
                <w:t>Table</w:t>
              </w:r>
            </w:hyperlink>
            <w:hyperlink r:id="rId1121" w:anchor="et001076" w:history="1">
              <w:r w:rsidR="00D45A8C" w:rsidRPr="00B620DB">
                <w:rPr>
                  <w:rStyle w:val="Hyperlink"/>
                  <w:color w:val="auto"/>
                  <w:u w:val="none"/>
                </w:rPr>
                <w:t> </w:t>
              </w:r>
            </w:hyperlink>
            <w:hyperlink r:id="rId1122" w:anchor="et001076" w:history="1">
              <w:r w:rsidR="00D45A8C" w:rsidRPr="00B620DB">
                <w:rPr>
                  <w:rStyle w:val="Hyperlink"/>
                  <w:color w:val="auto"/>
                  <w:szCs w:val="18"/>
                  <w:u w:val="none"/>
                </w:rPr>
                <w:t>9.23.12.3.-C</w:t>
              </w:r>
            </w:hyperlink>
          </w:p>
        </w:tc>
      </w:tr>
      <w:tr w:rsidR="00D45A8C" w:rsidRPr="00B620DB" w14:paraId="40CE1BB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ABCF6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73FCC06" w14:textId="77777777" w:rsidR="00D45A8C" w:rsidRPr="00B620DB" w:rsidRDefault="00D45A8C" w:rsidP="00D45A8C">
            <w:pPr>
              <w:pStyle w:val="12TabHeadBody"/>
            </w:pPr>
            <w:r w:rsidRPr="00B620DB">
              <w:rPr>
                <w:rStyle w:val="flts1"/>
              </w:rPr>
              <w:t>O153-13</w:t>
            </w:r>
          </w:p>
        </w:tc>
        <w:tc>
          <w:tcPr>
            <w:tcW w:w="1641" w:type="pct"/>
            <w:tcBorders>
              <w:top w:val="outset" w:sz="6" w:space="0" w:color="auto"/>
              <w:left w:val="outset" w:sz="6" w:space="0" w:color="auto"/>
              <w:bottom w:val="outset" w:sz="6" w:space="0" w:color="auto"/>
              <w:right w:val="outset" w:sz="6" w:space="0" w:color="auto"/>
            </w:tcBorders>
            <w:hideMark/>
          </w:tcPr>
          <w:p w14:paraId="6582F1D2" w14:textId="77777777" w:rsidR="00D45A8C" w:rsidRPr="00B620DB" w:rsidRDefault="00D45A8C" w:rsidP="00D45A8C">
            <w:pPr>
              <w:pStyle w:val="12TabHeadBody"/>
            </w:pPr>
            <w:bookmarkStart w:id="1265" w:name="csao153"/>
            <w:bookmarkStart w:id="1266" w:name="a91668"/>
            <w:bookmarkEnd w:id="1265"/>
            <w:bookmarkEnd w:id="1266"/>
            <w:r w:rsidRPr="00B620DB">
              <w:rPr>
                <w:rStyle w:val="flts1"/>
              </w:rPr>
              <w:t>Poplar plywood</w:t>
            </w:r>
            <w:bookmarkStart w:id="1267" w:name="a91670"/>
            <w:bookmarkEnd w:id="1267"/>
          </w:p>
        </w:tc>
        <w:tc>
          <w:tcPr>
            <w:tcW w:w="1524" w:type="pct"/>
            <w:tcBorders>
              <w:top w:val="outset" w:sz="6" w:space="0" w:color="auto"/>
              <w:left w:val="outset" w:sz="6" w:space="0" w:color="auto"/>
              <w:bottom w:val="outset" w:sz="6" w:space="0" w:color="auto"/>
              <w:right w:val="outset" w:sz="6" w:space="0" w:color="auto"/>
            </w:tcBorders>
            <w:hideMark/>
          </w:tcPr>
          <w:p w14:paraId="6B83F800" w14:textId="77777777" w:rsidR="00D45A8C" w:rsidRPr="00B620DB" w:rsidRDefault="00135AFF" w:rsidP="00D45A8C">
            <w:pPr>
              <w:pStyle w:val="12TabHeadBody"/>
            </w:pPr>
            <w:hyperlink r:id="rId1123" w:anchor="et001042" w:history="1">
              <w:r w:rsidR="00D45A8C" w:rsidRPr="00B620DB">
                <w:rPr>
                  <w:rStyle w:val="Hyperlink"/>
                  <w:color w:val="auto"/>
                  <w:szCs w:val="18"/>
                  <w:u w:val="none"/>
                </w:rPr>
                <w:t>Table</w:t>
              </w:r>
            </w:hyperlink>
            <w:hyperlink r:id="rId1124" w:anchor="et001042" w:history="1">
              <w:r w:rsidR="00D45A8C" w:rsidRPr="00B620DB">
                <w:rPr>
                  <w:rStyle w:val="Hyperlink"/>
                  <w:color w:val="auto"/>
                  <w:u w:val="none"/>
                </w:rPr>
                <w:t> </w:t>
              </w:r>
            </w:hyperlink>
            <w:hyperlink r:id="rId1125" w:anchor="et001042" w:history="1">
              <w:r w:rsidR="00D45A8C" w:rsidRPr="00B620DB">
                <w:rPr>
                  <w:rStyle w:val="Hyperlink"/>
                  <w:color w:val="auto"/>
                  <w:szCs w:val="18"/>
                  <w:u w:val="none"/>
                </w:rPr>
                <w:t>5.9.1.1.</w:t>
              </w:r>
            </w:hyperlink>
            <w:r w:rsidR="00D45A8C" w:rsidRPr="00B620DB">
              <w:br/>
            </w:r>
            <w:hyperlink r:id="rId1126" w:anchor="es002997" w:history="1">
              <w:r w:rsidR="00D45A8C" w:rsidRPr="00B620DB">
                <w:rPr>
                  <w:rStyle w:val="Hyperlink"/>
                  <w:color w:val="auto"/>
                  <w:szCs w:val="18"/>
                  <w:u w:val="none"/>
                </w:rPr>
                <w:t>9.23.15.2.(1)</w:t>
              </w:r>
            </w:hyperlink>
            <w:r w:rsidR="00D45A8C" w:rsidRPr="00B620DB">
              <w:br/>
            </w:r>
            <w:hyperlink r:id="rId1127" w:anchor="es003011" w:history="1">
              <w:r w:rsidR="00D45A8C" w:rsidRPr="00B620DB">
                <w:rPr>
                  <w:rStyle w:val="Hyperlink"/>
                  <w:color w:val="auto"/>
                  <w:szCs w:val="18"/>
                  <w:u w:val="none"/>
                </w:rPr>
                <w:t>9.23.16.2.(1)</w:t>
              </w:r>
            </w:hyperlink>
            <w:r w:rsidR="00D45A8C" w:rsidRPr="00B620DB">
              <w:br/>
            </w:r>
            <w:hyperlink r:id="rId1128" w:anchor="et001065" w:history="1">
              <w:r w:rsidR="00D45A8C" w:rsidRPr="00B620DB">
                <w:rPr>
                  <w:rStyle w:val="Hyperlink"/>
                  <w:color w:val="auto"/>
                  <w:szCs w:val="18"/>
                  <w:u w:val="none"/>
                </w:rPr>
                <w:t>Table</w:t>
              </w:r>
            </w:hyperlink>
            <w:hyperlink r:id="rId1129" w:anchor="et001065" w:history="1">
              <w:r w:rsidR="00D45A8C" w:rsidRPr="00B620DB">
                <w:rPr>
                  <w:rStyle w:val="Hyperlink"/>
                  <w:color w:val="auto"/>
                  <w:u w:val="none"/>
                </w:rPr>
                <w:t> </w:t>
              </w:r>
            </w:hyperlink>
            <w:hyperlink r:id="rId1130" w:anchor="et001065" w:history="1">
              <w:r w:rsidR="00D45A8C" w:rsidRPr="00B620DB">
                <w:rPr>
                  <w:rStyle w:val="Hyperlink"/>
                  <w:color w:val="auto"/>
                  <w:szCs w:val="18"/>
                  <w:u w:val="none"/>
                </w:rPr>
                <w:t>9.23.17.2.-A</w:t>
              </w:r>
            </w:hyperlink>
            <w:r w:rsidR="00D45A8C" w:rsidRPr="00B620DB">
              <w:br/>
            </w:r>
            <w:hyperlink r:id="rId1131" w:anchor="es003297" w:history="1">
              <w:r w:rsidR="00D45A8C" w:rsidRPr="00B620DB">
                <w:rPr>
                  <w:rStyle w:val="Hyperlink"/>
                  <w:color w:val="auto"/>
                  <w:szCs w:val="18"/>
                  <w:u w:val="none"/>
                </w:rPr>
                <w:t>9.27.8.1.(1)</w:t>
              </w:r>
            </w:hyperlink>
            <w:r w:rsidR="00D45A8C" w:rsidRPr="00B620DB">
              <w:br/>
            </w:r>
            <w:hyperlink r:id="rId1132" w:anchor="es003443" w:history="1">
              <w:r w:rsidR="00D45A8C" w:rsidRPr="00B620DB">
                <w:rPr>
                  <w:rStyle w:val="Hyperlink"/>
                  <w:color w:val="auto"/>
                  <w:szCs w:val="18"/>
                  <w:u w:val="none"/>
                </w:rPr>
                <w:t>9.30.2.2.(1)</w:t>
              </w:r>
            </w:hyperlink>
          </w:p>
        </w:tc>
      </w:tr>
      <w:tr w:rsidR="00D45A8C" w:rsidRPr="00B620DB" w14:paraId="354E847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0A6EA2"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3143224E" w14:textId="77777777" w:rsidR="00D45A8C" w:rsidRPr="00B620DB" w:rsidRDefault="00D45A8C" w:rsidP="00D45A8C">
            <w:pPr>
              <w:pStyle w:val="12TabHeadBody"/>
            </w:pPr>
            <w:r w:rsidRPr="00B620DB">
              <w:rPr>
                <w:rStyle w:val="flts1"/>
              </w:rPr>
              <w:t>O177-06</w:t>
            </w:r>
          </w:p>
        </w:tc>
        <w:tc>
          <w:tcPr>
            <w:tcW w:w="1641" w:type="pct"/>
            <w:tcBorders>
              <w:top w:val="outset" w:sz="6" w:space="0" w:color="auto"/>
              <w:left w:val="outset" w:sz="6" w:space="0" w:color="auto"/>
              <w:bottom w:val="outset" w:sz="6" w:space="0" w:color="auto"/>
              <w:right w:val="outset" w:sz="6" w:space="0" w:color="auto"/>
            </w:tcBorders>
            <w:hideMark/>
          </w:tcPr>
          <w:p w14:paraId="7787E1ED" w14:textId="77777777" w:rsidR="00D45A8C" w:rsidRPr="00B620DB" w:rsidRDefault="00D45A8C" w:rsidP="00D45A8C">
            <w:pPr>
              <w:pStyle w:val="12TabHeadBody"/>
            </w:pPr>
            <w:bookmarkStart w:id="1268" w:name="csao177"/>
            <w:bookmarkStart w:id="1269" w:name="a91905"/>
            <w:bookmarkEnd w:id="1268"/>
            <w:bookmarkEnd w:id="1269"/>
            <w:r w:rsidRPr="00B620DB">
              <w:rPr>
                <w:rStyle w:val="flts1"/>
              </w:rPr>
              <w:t>Qualification Code for Manufacturers of Structural Glued-Laminated Timber</w:t>
            </w:r>
            <w:bookmarkStart w:id="1270" w:name="a91907"/>
            <w:bookmarkEnd w:id="1270"/>
          </w:p>
        </w:tc>
        <w:tc>
          <w:tcPr>
            <w:tcW w:w="1524" w:type="pct"/>
            <w:tcBorders>
              <w:top w:val="outset" w:sz="6" w:space="0" w:color="auto"/>
              <w:left w:val="outset" w:sz="6" w:space="0" w:color="auto"/>
              <w:bottom w:val="outset" w:sz="6" w:space="0" w:color="auto"/>
              <w:right w:val="outset" w:sz="6" w:space="0" w:color="auto"/>
            </w:tcBorders>
            <w:hideMark/>
          </w:tcPr>
          <w:p w14:paraId="32F327E7" w14:textId="77777777" w:rsidR="00D45A8C" w:rsidRPr="00B620DB" w:rsidRDefault="00135AFF" w:rsidP="00D45A8C">
            <w:pPr>
              <w:pStyle w:val="12TabHeadBody"/>
            </w:pPr>
            <w:hyperlink r:id="rId1133" w:anchor="es001578" w:history="1">
              <w:r w:rsidR="00D45A8C" w:rsidRPr="00B620DB">
                <w:rPr>
                  <w:rStyle w:val="Hyperlink"/>
                  <w:color w:val="auto"/>
                  <w:szCs w:val="18"/>
                  <w:u w:val="none"/>
                </w:rPr>
                <w:t>4.3.1.2.(1)</w:t>
              </w:r>
            </w:hyperlink>
            <w:r w:rsidR="00D45A8C" w:rsidRPr="00B620DB">
              <w:br/>
            </w:r>
            <w:hyperlink r:id="rId1134" w:anchor="et000244" w:history="1">
              <w:r w:rsidR="00D45A8C" w:rsidRPr="00B620DB">
                <w:rPr>
                  <w:rStyle w:val="Hyperlink"/>
                  <w:color w:val="auto"/>
                  <w:szCs w:val="18"/>
                  <w:u w:val="none"/>
                </w:rPr>
                <w:t>Table</w:t>
              </w:r>
            </w:hyperlink>
            <w:hyperlink r:id="rId1135" w:anchor="et000244" w:history="1">
              <w:r w:rsidR="00D45A8C" w:rsidRPr="00B620DB">
                <w:rPr>
                  <w:rStyle w:val="Hyperlink"/>
                  <w:color w:val="auto"/>
                  <w:u w:val="none"/>
                </w:rPr>
                <w:t> </w:t>
              </w:r>
            </w:hyperlink>
            <w:hyperlink r:id="rId1136" w:anchor="et000244" w:history="1">
              <w:r w:rsidR="00D45A8C" w:rsidRPr="00B620DB">
                <w:rPr>
                  <w:rStyle w:val="Hyperlink"/>
                  <w:color w:val="auto"/>
                  <w:szCs w:val="18"/>
                  <w:u w:val="none"/>
                </w:rPr>
                <w:t>9.23.4.2.-K</w:t>
              </w:r>
            </w:hyperlink>
            <w:r w:rsidR="00D45A8C" w:rsidRPr="00B620DB">
              <w:br/>
            </w:r>
            <w:hyperlink r:id="rId1137" w:anchor="et000253" w:history="1">
              <w:r w:rsidR="00D45A8C" w:rsidRPr="00B620DB">
                <w:rPr>
                  <w:rStyle w:val="Hyperlink"/>
                  <w:color w:val="auto"/>
                  <w:szCs w:val="18"/>
                  <w:u w:val="none"/>
                </w:rPr>
                <w:t>Table</w:t>
              </w:r>
            </w:hyperlink>
            <w:hyperlink r:id="rId1138" w:anchor="et000253" w:history="1">
              <w:r w:rsidR="00D45A8C" w:rsidRPr="00B620DB">
                <w:rPr>
                  <w:rStyle w:val="Hyperlink"/>
                  <w:color w:val="auto"/>
                  <w:u w:val="none"/>
                </w:rPr>
                <w:t> </w:t>
              </w:r>
            </w:hyperlink>
            <w:hyperlink r:id="rId1139" w:anchor="et000253" w:history="1">
              <w:r w:rsidR="00D45A8C" w:rsidRPr="00B620DB">
                <w:rPr>
                  <w:rStyle w:val="Hyperlink"/>
                  <w:color w:val="auto"/>
                  <w:szCs w:val="18"/>
                  <w:u w:val="none"/>
                </w:rPr>
                <w:t>9.23.12.3.-D</w:t>
              </w:r>
            </w:hyperlink>
          </w:p>
        </w:tc>
      </w:tr>
      <w:tr w:rsidR="00D45A8C" w:rsidRPr="00B620DB" w14:paraId="1729846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03D726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05A755D" w14:textId="77777777" w:rsidR="00D45A8C" w:rsidRPr="00B620DB" w:rsidRDefault="00D45A8C" w:rsidP="00D45A8C">
            <w:pPr>
              <w:pStyle w:val="12TabHeadBody"/>
            </w:pPr>
            <w:r w:rsidRPr="00B620DB">
              <w:rPr>
                <w:rStyle w:val="flts1"/>
              </w:rPr>
              <w:t>O325-16</w:t>
            </w:r>
          </w:p>
        </w:tc>
        <w:tc>
          <w:tcPr>
            <w:tcW w:w="1641" w:type="pct"/>
            <w:tcBorders>
              <w:top w:val="outset" w:sz="6" w:space="0" w:color="auto"/>
              <w:left w:val="outset" w:sz="6" w:space="0" w:color="auto"/>
              <w:bottom w:val="outset" w:sz="6" w:space="0" w:color="auto"/>
              <w:right w:val="outset" w:sz="6" w:space="0" w:color="auto"/>
            </w:tcBorders>
            <w:hideMark/>
          </w:tcPr>
          <w:p w14:paraId="59556778" w14:textId="77777777" w:rsidR="00D45A8C" w:rsidRPr="00B620DB" w:rsidRDefault="00D45A8C" w:rsidP="00D45A8C">
            <w:pPr>
              <w:pStyle w:val="12TabHeadBody"/>
            </w:pPr>
            <w:bookmarkStart w:id="1271" w:name="csao325"/>
            <w:bookmarkStart w:id="1272" w:name="a91930"/>
            <w:bookmarkEnd w:id="1271"/>
            <w:bookmarkEnd w:id="1272"/>
            <w:r w:rsidRPr="00B620DB">
              <w:rPr>
                <w:rStyle w:val="flts1"/>
              </w:rPr>
              <w:t>Construction sheathing</w:t>
            </w:r>
            <w:bookmarkStart w:id="1273" w:name="a91932"/>
            <w:bookmarkEnd w:id="1273"/>
          </w:p>
        </w:tc>
        <w:tc>
          <w:tcPr>
            <w:tcW w:w="1524" w:type="pct"/>
            <w:tcBorders>
              <w:top w:val="outset" w:sz="6" w:space="0" w:color="auto"/>
              <w:left w:val="outset" w:sz="6" w:space="0" w:color="auto"/>
              <w:bottom w:val="outset" w:sz="6" w:space="0" w:color="auto"/>
              <w:right w:val="outset" w:sz="6" w:space="0" w:color="auto"/>
            </w:tcBorders>
            <w:hideMark/>
          </w:tcPr>
          <w:p w14:paraId="3C6F5C02" w14:textId="77777777" w:rsidR="00D45A8C" w:rsidRPr="00B620DB" w:rsidRDefault="00135AFF" w:rsidP="00D45A8C">
            <w:pPr>
              <w:pStyle w:val="12TabHeadBody"/>
            </w:pPr>
            <w:hyperlink r:id="rId1140" w:anchor="et001042" w:history="1">
              <w:r w:rsidR="00D45A8C" w:rsidRPr="00B620DB">
                <w:rPr>
                  <w:rStyle w:val="Hyperlink"/>
                  <w:color w:val="auto"/>
                  <w:szCs w:val="18"/>
                  <w:u w:val="none"/>
                </w:rPr>
                <w:t>Table</w:t>
              </w:r>
            </w:hyperlink>
            <w:hyperlink r:id="rId1141" w:anchor="et001042" w:history="1">
              <w:r w:rsidR="00D45A8C" w:rsidRPr="00B620DB">
                <w:rPr>
                  <w:rStyle w:val="Hyperlink"/>
                  <w:color w:val="auto"/>
                  <w:u w:val="none"/>
                </w:rPr>
                <w:t> </w:t>
              </w:r>
            </w:hyperlink>
            <w:hyperlink r:id="rId1142" w:anchor="et001042" w:history="1">
              <w:r w:rsidR="00D45A8C" w:rsidRPr="00B620DB">
                <w:rPr>
                  <w:rStyle w:val="Hyperlink"/>
                  <w:color w:val="auto"/>
                  <w:szCs w:val="18"/>
                  <w:u w:val="none"/>
                </w:rPr>
                <w:t>5.9.1.1.</w:t>
              </w:r>
            </w:hyperlink>
            <w:r w:rsidR="00D45A8C" w:rsidRPr="00B620DB">
              <w:br/>
            </w:r>
            <w:hyperlink r:id="rId1143" w:anchor="et001210" w:history="1">
              <w:r w:rsidR="00D45A8C" w:rsidRPr="00B620DB">
                <w:rPr>
                  <w:rStyle w:val="Hyperlink"/>
                  <w:color w:val="auto"/>
                  <w:szCs w:val="18"/>
                  <w:u w:val="none"/>
                </w:rPr>
                <w:t>Table</w:t>
              </w:r>
            </w:hyperlink>
            <w:hyperlink r:id="rId1144" w:anchor="et001210" w:history="1">
              <w:r w:rsidR="00D45A8C" w:rsidRPr="00B620DB">
                <w:rPr>
                  <w:rStyle w:val="Hyperlink"/>
                  <w:color w:val="auto"/>
                  <w:u w:val="none"/>
                </w:rPr>
                <w:t> </w:t>
              </w:r>
            </w:hyperlink>
            <w:hyperlink r:id="rId1145" w:anchor="et001210" w:history="1">
              <w:r w:rsidR="00D45A8C" w:rsidRPr="00B620DB">
                <w:rPr>
                  <w:rStyle w:val="Hyperlink"/>
                  <w:color w:val="auto"/>
                  <w:szCs w:val="18"/>
                  <w:u w:val="none"/>
                </w:rPr>
                <w:t>9.23.13.6.</w:t>
              </w:r>
            </w:hyperlink>
            <w:r w:rsidR="00D45A8C" w:rsidRPr="00B620DB">
              <w:br/>
            </w:r>
            <w:hyperlink r:id="rId1146" w:anchor="es002997" w:history="1">
              <w:r w:rsidR="00D45A8C" w:rsidRPr="00B620DB">
                <w:rPr>
                  <w:rStyle w:val="Hyperlink"/>
                  <w:color w:val="auto"/>
                  <w:szCs w:val="18"/>
                  <w:u w:val="none"/>
                </w:rPr>
                <w:t>9.23.15.2.(1)</w:t>
              </w:r>
            </w:hyperlink>
            <w:r w:rsidR="00D45A8C" w:rsidRPr="00B620DB">
              <w:br/>
            </w:r>
            <w:hyperlink r:id="rId1147" w:anchor="es008434" w:history="1">
              <w:r w:rsidR="00D45A8C" w:rsidRPr="00B620DB">
                <w:rPr>
                  <w:rStyle w:val="Hyperlink"/>
                  <w:color w:val="auto"/>
                  <w:szCs w:val="18"/>
                  <w:u w:val="none"/>
                </w:rPr>
                <w:t>9.23.15.4.(2)</w:t>
              </w:r>
            </w:hyperlink>
            <w:r w:rsidR="00D45A8C" w:rsidRPr="00B620DB">
              <w:br/>
            </w:r>
            <w:hyperlink r:id="rId1148" w:anchor="es003011" w:history="1">
              <w:r w:rsidR="00D45A8C" w:rsidRPr="00B620DB">
                <w:rPr>
                  <w:rStyle w:val="Hyperlink"/>
                  <w:color w:val="auto"/>
                  <w:szCs w:val="18"/>
                  <w:u w:val="none"/>
                </w:rPr>
                <w:t>9.23.16.2.(1)</w:t>
              </w:r>
            </w:hyperlink>
            <w:r w:rsidR="00D45A8C" w:rsidRPr="00B620DB">
              <w:br/>
            </w:r>
            <w:hyperlink r:id="rId1149" w:anchor="es008438" w:history="1">
              <w:r w:rsidR="00D45A8C" w:rsidRPr="00B620DB">
                <w:rPr>
                  <w:rStyle w:val="Hyperlink"/>
                  <w:color w:val="auto"/>
                  <w:szCs w:val="18"/>
                  <w:u w:val="none"/>
                </w:rPr>
                <w:t>9.23.16.3.(2)</w:t>
              </w:r>
            </w:hyperlink>
            <w:r w:rsidR="00D45A8C" w:rsidRPr="00B620DB">
              <w:br/>
            </w:r>
            <w:hyperlink r:id="rId1150" w:anchor="es008508" w:history="1">
              <w:r w:rsidR="00D45A8C" w:rsidRPr="00B620DB">
                <w:rPr>
                  <w:rStyle w:val="Hyperlink"/>
                  <w:color w:val="auto"/>
                  <w:szCs w:val="18"/>
                  <w:u w:val="none"/>
                </w:rPr>
                <w:t>9.29.9.1.(2)</w:t>
              </w:r>
            </w:hyperlink>
            <w:r w:rsidR="00D45A8C" w:rsidRPr="00B620DB">
              <w:br/>
            </w:r>
            <w:hyperlink r:id="rId1151" w:anchor="es008509" w:history="1">
              <w:r w:rsidR="00D45A8C" w:rsidRPr="00B620DB">
                <w:rPr>
                  <w:rStyle w:val="Hyperlink"/>
                  <w:color w:val="auto"/>
                  <w:szCs w:val="18"/>
                  <w:u w:val="none"/>
                </w:rPr>
                <w:t>9.29.9.2.(5)</w:t>
              </w:r>
            </w:hyperlink>
            <w:r w:rsidR="00D45A8C" w:rsidRPr="00B620DB">
              <w:br/>
            </w:r>
            <w:hyperlink r:id="rId1152" w:anchor="et001074" w:history="1">
              <w:r w:rsidR="00D45A8C" w:rsidRPr="00B620DB">
                <w:rPr>
                  <w:rStyle w:val="Hyperlink"/>
                  <w:color w:val="auto"/>
                  <w:szCs w:val="18"/>
                  <w:u w:val="none"/>
                </w:rPr>
                <w:t>Table</w:t>
              </w:r>
            </w:hyperlink>
            <w:hyperlink r:id="rId1153" w:anchor="et001074" w:history="1">
              <w:r w:rsidR="00D45A8C" w:rsidRPr="00B620DB">
                <w:rPr>
                  <w:rStyle w:val="Hyperlink"/>
                  <w:color w:val="auto"/>
                  <w:u w:val="none"/>
                </w:rPr>
                <w:t> </w:t>
              </w:r>
            </w:hyperlink>
            <w:hyperlink r:id="rId1154" w:anchor="et001074" w:history="1">
              <w:r w:rsidR="00D45A8C" w:rsidRPr="00B620DB">
                <w:rPr>
                  <w:rStyle w:val="Hyperlink"/>
                  <w:color w:val="auto"/>
                  <w:szCs w:val="18"/>
                  <w:u w:val="none"/>
                </w:rPr>
                <w:t>9.23.12.3.-A</w:t>
              </w:r>
            </w:hyperlink>
            <w:r w:rsidR="00D45A8C" w:rsidRPr="00B620DB">
              <w:br/>
            </w:r>
            <w:hyperlink r:id="rId1155" w:anchor="et001075" w:history="1">
              <w:r w:rsidR="00D45A8C" w:rsidRPr="00B620DB">
                <w:rPr>
                  <w:rStyle w:val="Hyperlink"/>
                  <w:color w:val="auto"/>
                  <w:szCs w:val="18"/>
                  <w:u w:val="none"/>
                </w:rPr>
                <w:t>Table</w:t>
              </w:r>
            </w:hyperlink>
            <w:hyperlink r:id="rId1156" w:anchor="et001075" w:history="1">
              <w:r w:rsidR="00D45A8C" w:rsidRPr="00B620DB">
                <w:rPr>
                  <w:rStyle w:val="Hyperlink"/>
                  <w:color w:val="auto"/>
                  <w:u w:val="none"/>
                </w:rPr>
                <w:t> </w:t>
              </w:r>
            </w:hyperlink>
            <w:hyperlink r:id="rId1157" w:anchor="et001075" w:history="1">
              <w:r w:rsidR="00D45A8C" w:rsidRPr="00B620DB">
                <w:rPr>
                  <w:rStyle w:val="Hyperlink"/>
                  <w:color w:val="auto"/>
                  <w:szCs w:val="18"/>
                  <w:u w:val="none"/>
                </w:rPr>
                <w:t>9.23.12.3.-B</w:t>
              </w:r>
            </w:hyperlink>
            <w:r w:rsidR="00D45A8C" w:rsidRPr="00B620DB">
              <w:br/>
            </w:r>
            <w:hyperlink r:id="rId1158" w:anchor="et001076" w:history="1">
              <w:r w:rsidR="00D45A8C" w:rsidRPr="00B620DB">
                <w:rPr>
                  <w:rStyle w:val="Hyperlink"/>
                  <w:color w:val="auto"/>
                  <w:szCs w:val="18"/>
                  <w:u w:val="none"/>
                </w:rPr>
                <w:t>Table</w:t>
              </w:r>
            </w:hyperlink>
            <w:hyperlink r:id="rId1159" w:anchor="et001076" w:history="1">
              <w:r w:rsidR="00D45A8C" w:rsidRPr="00B620DB">
                <w:rPr>
                  <w:rStyle w:val="Hyperlink"/>
                  <w:color w:val="auto"/>
                  <w:u w:val="none"/>
                </w:rPr>
                <w:t> </w:t>
              </w:r>
            </w:hyperlink>
            <w:hyperlink r:id="rId1160" w:anchor="et001076" w:history="1">
              <w:r w:rsidR="00D45A8C" w:rsidRPr="00B620DB">
                <w:rPr>
                  <w:rStyle w:val="Hyperlink"/>
                  <w:color w:val="auto"/>
                  <w:szCs w:val="18"/>
                  <w:u w:val="none"/>
                </w:rPr>
                <w:t>9.23.12.3.-C</w:t>
              </w:r>
            </w:hyperlink>
          </w:p>
        </w:tc>
      </w:tr>
      <w:tr w:rsidR="00D45A8C" w:rsidRPr="00B620DB" w14:paraId="528C9BD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EC94ECB"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BE08062" w14:textId="77777777" w:rsidR="00D45A8C" w:rsidRPr="00B620DB" w:rsidRDefault="00D45A8C" w:rsidP="00D45A8C">
            <w:pPr>
              <w:pStyle w:val="12TabHeadBody"/>
            </w:pPr>
            <w:r w:rsidRPr="00B620DB">
              <w:rPr>
                <w:rStyle w:val="flts1"/>
              </w:rPr>
              <w:t>O437.0-93</w:t>
            </w:r>
          </w:p>
        </w:tc>
        <w:tc>
          <w:tcPr>
            <w:tcW w:w="1641" w:type="pct"/>
            <w:tcBorders>
              <w:top w:val="outset" w:sz="6" w:space="0" w:color="auto"/>
              <w:left w:val="outset" w:sz="6" w:space="0" w:color="auto"/>
              <w:bottom w:val="outset" w:sz="6" w:space="0" w:color="auto"/>
              <w:right w:val="outset" w:sz="6" w:space="0" w:color="auto"/>
            </w:tcBorders>
            <w:hideMark/>
          </w:tcPr>
          <w:p w14:paraId="6EAA2A1B" w14:textId="77777777" w:rsidR="00D45A8C" w:rsidRPr="00B620DB" w:rsidRDefault="00D45A8C" w:rsidP="00D45A8C">
            <w:pPr>
              <w:pStyle w:val="12TabHeadBody"/>
            </w:pPr>
            <w:bookmarkStart w:id="1274" w:name="csao437.0"/>
            <w:bookmarkStart w:id="1275" w:name="a92177"/>
            <w:bookmarkEnd w:id="1274"/>
            <w:bookmarkEnd w:id="1275"/>
            <w:r w:rsidRPr="00B620DB">
              <w:rPr>
                <w:rStyle w:val="flts1"/>
              </w:rPr>
              <w:t>OSB and Waferboard</w:t>
            </w:r>
            <w:bookmarkStart w:id="1276" w:name="a92179"/>
            <w:bookmarkEnd w:id="1276"/>
          </w:p>
        </w:tc>
        <w:tc>
          <w:tcPr>
            <w:tcW w:w="1524" w:type="pct"/>
            <w:tcBorders>
              <w:top w:val="outset" w:sz="6" w:space="0" w:color="auto"/>
              <w:left w:val="outset" w:sz="6" w:space="0" w:color="auto"/>
              <w:bottom w:val="outset" w:sz="6" w:space="0" w:color="auto"/>
              <w:right w:val="outset" w:sz="6" w:space="0" w:color="auto"/>
            </w:tcBorders>
            <w:hideMark/>
          </w:tcPr>
          <w:p w14:paraId="111E4D6A" w14:textId="77777777" w:rsidR="00D45A8C" w:rsidRPr="00B620DB" w:rsidRDefault="00135AFF" w:rsidP="00D45A8C">
            <w:pPr>
              <w:pStyle w:val="12TabHeadBody"/>
            </w:pPr>
            <w:hyperlink r:id="rId1161" w:anchor="et001042" w:history="1">
              <w:r w:rsidR="00D45A8C" w:rsidRPr="00B620DB">
                <w:rPr>
                  <w:rStyle w:val="Hyperlink"/>
                  <w:color w:val="auto"/>
                  <w:szCs w:val="18"/>
                  <w:u w:val="none"/>
                </w:rPr>
                <w:t>Table</w:t>
              </w:r>
            </w:hyperlink>
            <w:hyperlink r:id="rId1162" w:anchor="et001042" w:history="1">
              <w:r w:rsidR="00D45A8C" w:rsidRPr="00B620DB">
                <w:rPr>
                  <w:rStyle w:val="Hyperlink"/>
                  <w:color w:val="auto"/>
                  <w:u w:val="none"/>
                </w:rPr>
                <w:t> </w:t>
              </w:r>
            </w:hyperlink>
            <w:hyperlink r:id="rId1163" w:anchor="et001042" w:history="1">
              <w:r w:rsidR="00D45A8C" w:rsidRPr="00B620DB">
                <w:rPr>
                  <w:rStyle w:val="Hyperlink"/>
                  <w:color w:val="auto"/>
                  <w:szCs w:val="18"/>
                  <w:u w:val="none"/>
                </w:rPr>
                <w:t>5.9.1.1.</w:t>
              </w:r>
            </w:hyperlink>
            <w:r w:rsidR="00D45A8C" w:rsidRPr="00B620DB">
              <w:br/>
            </w:r>
            <w:hyperlink r:id="rId1164" w:anchor="es002997" w:history="1">
              <w:r w:rsidR="00D45A8C" w:rsidRPr="00B620DB">
                <w:rPr>
                  <w:rStyle w:val="Hyperlink"/>
                  <w:color w:val="auto"/>
                  <w:szCs w:val="18"/>
                  <w:u w:val="none"/>
                </w:rPr>
                <w:t>9.23.15.2.(1)</w:t>
              </w:r>
            </w:hyperlink>
            <w:r w:rsidR="00D45A8C" w:rsidRPr="00B620DB">
              <w:br/>
            </w:r>
            <w:hyperlink r:id="rId1165" w:anchor="es008434" w:history="1">
              <w:r w:rsidR="00D45A8C" w:rsidRPr="00B620DB">
                <w:rPr>
                  <w:rStyle w:val="Hyperlink"/>
                  <w:color w:val="auto"/>
                  <w:szCs w:val="18"/>
                  <w:u w:val="none"/>
                </w:rPr>
                <w:t>9.23.15.4.(2)</w:t>
              </w:r>
            </w:hyperlink>
            <w:r w:rsidR="00D45A8C" w:rsidRPr="00B620DB">
              <w:br/>
            </w:r>
            <w:hyperlink r:id="rId1166" w:anchor="es003011" w:history="1">
              <w:r w:rsidR="00D45A8C" w:rsidRPr="00B620DB">
                <w:rPr>
                  <w:rStyle w:val="Hyperlink"/>
                  <w:color w:val="auto"/>
                  <w:szCs w:val="18"/>
                  <w:u w:val="none"/>
                </w:rPr>
                <w:t>9.23.16.2.(1)</w:t>
              </w:r>
            </w:hyperlink>
            <w:r w:rsidR="00D45A8C" w:rsidRPr="00B620DB">
              <w:br/>
            </w:r>
            <w:hyperlink r:id="rId1167" w:anchor="es008438" w:history="1">
              <w:r w:rsidR="00D45A8C" w:rsidRPr="00B620DB">
                <w:rPr>
                  <w:rStyle w:val="Hyperlink"/>
                  <w:color w:val="auto"/>
                  <w:szCs w:val="18"/>
                  <w:u w:val="none"/>
                </w:rPr>
                <w:t>9.23.16.3.(2)</w:t>
              </w:r>
            </w:hyperlink>
            <w:r w:rsidR="00D45A8C" w:rsidRPr="00B620DB">
              <w:br/>
            </w:r>
            <w:hyperlink r:id="rId1168" w:anchor="et001065" w:history="1">
              <w:r w:rsidR="00D45A8C" w:rsidRPr="00B620DB">
                <w:rPr>
                  <w:rStyle w:val="Hyperlink"/>
                  <w:color w:val="auto"/>
                  <w:szCs w:val="18"/>
                  <w:u w:val="none"/>
                </w:rPr>
                <w:t>Table</w:t>
              </w:r>
            </w:hyperlink>
            <w:hyperlink r:id="rId1169" w:anchor="et001065" w:history="1">
              <w:r w:rsidR="00D45A8C" w:rsidRPr="00B620DB">
                <w:rPr>
                  <w:rStyle w:val="Hyperlink"/>
                  <w:color w:val="auto"/>
                  <w:u w:val="none"/>
                </w:rPr>
                <w:t> </w:t>
              </w:r>
            </w:hyperlink>
            <w:hyperlink r:id="rId1170" w:anchor="et001065" w:history="1">
              <w:r w:rsidR="00D45A8C" w:rsidRPr="00B620DB">
                <w:rPr>
                  <w:rStyle w:val="Hyperlink"/>
                  <w:color w:val="auto"/>
                  <w:szCs w:val="18"/>
                  <w:u w:val="none"/>
                </w:rPr>
                <w:t>9.23.17.2.-A</w:t>
              </w:r>
            </w:hyperlink>
            <w:r w:rsidR="00D45A8C" w:rsidRPr="00B620DB">
              <w:br/>
            </w:r>
            <w:hyperlink r:id="rId1171" w:anchor="es003320" w:history="1">
              <w:r w:rsidR="00D45A8C" w:rsidRPr="00B620DB">
                <w:rPr>
                  <w:rStyle w:val="Hyperlink"/>
                  <w:color w:val="auto"/>
                  <w:szCs w:val="18"/>
                  <w:u w:val="none"/>
                </w:rPr>
                <w:t>9.27.10.1.(1)</w:t>
              </w:r>
            </w:hyperlink>
            <w:r w:rsidR="00D45A8C" w:rsidRPr="00B620DB">
              <w:br/>
            </w:r>
            <w:hyperlink r:id="rId1172" w:anchor="es008508" w:history="1">
              <w:r w:rsidR="00D45A8C" w:rsidRPr="00B620DB">
                <w:rPr>
                  <w:rStyle w:val="Hyperlink"/>
                  <w:color w:val="auto"/>
                  <w:szCs w:val="18"/>
                  <w:u w:val="none"/>
                </w:rPr>
                <w:t>9.29.9.1.(2)</w:t>
              </w:r>
            </w:hyperlink>
            <w:r w:rsidR="00D45A8C" w:rsidRPr="00B620DB">
              <w:br/>
            </w:r>
            <w:hyperlink r:id="rId1173" w:anchor="es003443" w:history="1">
              <w:r w:rsidR="00D45A8C" w:rsidRPr="00B620DB">
                <w:rPr>
                  <w:rStyle w:val="Hyperlink"/>
                  <w:color w:val="auto"/>
                  <w:szCs w:val="18"/>
                  <w:u w:val="none"/>
                </w:rPr>
                <w:t>9.30.2.2.(1)</w:t>
              </w:r>
            </w:hyperlink>
            <w:r w:rsidR="00D45A8C" w:rsidRPr="00B620DB">
              <w:br/>
            </w:r>
            <w:hyperlink r:id="rId1174" w:anchor="et001074" w:history="1">
              <w:r w:rsidR="00D45A8C" w:rsidRPr="00B620DB">
                <w:rPr>
                  <w:rStyle w:val="Hyperlink"/>
                  <w:color w:val="auto"/>
                  <w:szCs w:val="18"/>
                  <w:u w:val="none"/>
                </w:rPr>
                <w:t>Table</w:t>
              </w:r>
            </w:hyperlink>
            <w:hyperlink r:id="rId1175" w:anchor="et001074" w:history="1">
              <w:r w:rsidR="00D45A8C" w:rsidRPr="00B620DB">
                <w:rPr>
                  <w:rStyle w:val="Hyperlink"/>
                  <w:color w:val="auto"/>
                  <w:u w:val="none"/>
                </w:rPr>
                <w:t> </w:t>
              </w:r>
            </w:hyperlink>
            <w:hyperlink r:id="rId1176" w:anchor="et001074" w:history="1">
              <w:r w:rsidR="00D45A8C" w:rsidRPr="00B620DB">
                <w:rPr>
                  <w:rStyle w:val="Hyperlink"/>
                  <w:color w:val="auto"/>
                  <w:szCs w:val="18"/>
                  <w:u w:val="none"/>
                </w:rPr>
                <w:t>9.23.12.3.-A</w:t>
              </w:r>
            </w:hyperlink>
            <w:r w:rsidR="00D45A8C" w:rsidRPr="00B620DB">
              <w:br/>
            </w:r>
            <w:hyperlink r:id="rId1177" w:anchor="et001075" w:history="1">
              <w:r w:rsidR="00D45A8C" w:rsidRPr="00B620DB">
                <w:rPr>
                  <w:rStyle w:val="Hyperlink"/>
                  <w:color w:val="auto"/>
                  <w:szCs w:val="18"/>
                  <w:u w:val="none"/>
                </w:rPr>
                <w:t>Table</w:t>
              </w:r>
            </w:hyperlink>
            <w:hyperlink r:id="rId1178" w:anchor="et001075" w:history="1">
              <w:r w:rsidR="00D45A8C" w:rsidRPr="00B620DB">
                <w:rPr>
                  <w:rStyle w:val="Hyperlink"/>
                  <w:color w:val="auto"/>
                  <w:u w:val="none"/>
                </w:rPr>
                <w:t> </w:t>
              </w:r>
            </w:hyperlink>
            <w:hyperlink r:id="rId1179" w:anchor="et001075" w:history="1">
              <w:r w:rsidR="00D45A8C" w:rsidRPr="00B620DB">
                <w:rPr>
                  <w:rStyle w:val="Hyperlink"/>
                  <w:color w:val="auto"/>
                  <w:szCs w:val="18"/>
                  <w:u w:val="none"/>
                </w:rPr>
                <w:t>9.23.12.3.-B</w:t>
              </w:r>
            </w:hyperlink>
            <w:r w:rsidR="00D45A8C" w:rsidRPr="00B620DB">
              <w:br/>
            </w:r>
            <w:hyperlink r:id="rId1180" w:anchor="et001076" w:history="1">
              <w:r w:rsidR="00D45A8C" w:rsidRPr="00B620DB">
                <w:rPr>
                  <w:rStyle w:val="Hyperlink"/>
                  <w:color w:val="auto"/>
                  <w:szCs w:val="18"/>
                  <w:u w:val="none"/>
                </w:rPr>
                <w:t>Table</w:t>
              </w:r>
            </w:hyperlink>
            <w:hyperlink r:id="rId1181" w:anchor="et001076" w:history="1">
              <w:r w:rsidR="00D45A8C" w:rsidRPr="00B620DB">
                <w:rPr>
                  <w:rStyle w:val="Hyperlink"/>
                  <w:color w:val="auto"/>
                  <w:u w:val="none"/>
                </w:rPr>
                <w:t> </w:t>
              </w:r>
            </w:hyperlink>
            <w:hyperlink r:id="rId1182" w:anchor="et001076" w:history="1">
              <w:r w:rsidR="00D45A8C" w:rsidRPr="00B620DB">
                <w:rPr>
                  <w:rStyle w:val="Hyperlink"/>
                  <w:color w:val="auto"/>
                  <w:szCs w:val="18"/>
                  <w:u w:val="none"/>
                </w:rPr>
                <w:t>9.23.12.3.-C</w:t>
              </w:r>
            </w:hyperlink>
            <w:r w:rsidR="00D45A8C" w:rsidRPr="00B620DB">
              <w:br/>
            </w:r>
            <w:hyperlink r:id="rId1183" w:anchor="en000331" w:history="1">
              <w:r w:rsidR="00D45A8C" w:rsidRPr="00B620DB">
                <w:rPr>
                  <w:rStyle w:val="Hyperlink"/>
                  <w:color w:val="auto"/>
                  <w:szCs w:val="18"/>
                  <w:u w:val="none"/>
                </w:rPr>
                <w:t>A-9.23.15.4.(2)</w:t>
              </w:r>
            </w:hyperlink>
          </w:p>
        </w:tc>
      </w:tr>
      <w:tr w:rsidR="00D45A8C" w:rsidRPr="00B620DB" w14:paraId="40C0C21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74494F9"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D1401EE" w14:textId="77777777" w:rsidR="00D45A8C" w:rsidRPr="00B620DB" w:rsidRDefault="00D45A8C" w:rsidP="00D45A8C">
            <w:pPr>
              <w:pStyle w:val="12TabHeadBody"/>
            </w:pPr>
            <w:r w:rsidRPr="00B620DB">
              <w:rPr>
                <w:rStyle w:val="flts1"/>
              </w:rPr>
              <w:t>CAN/CSA-P.2-13</w:t>
            </w:r>
          </w:p>
        </w:tc>
        <w:tc>
          <w:tcPr>
            <w:tcW w:w="1641" w:type="pct"/>
            <w:tcBorders>
              <w:top w:val="outset" w:sz="6" w:space="0" w:color="auto"/>
              <w:left w:val="outset" w:sz="6" w:space="0" w:color="auto"/>
              <w:bottom w:val="outset" w:sz="6" w:space="0" w:color="auto"/>
              <w:right w:val="outset" w:sz="6" w:space="0" w:color="auto"/>
            </w:tcBorders>
            <w:hideMark/>
          </w:tcPr>
          <w:p w14:paraId="239AC97A" w14:textId="77777777" w:rsidR="00D45A8C" w:rsidRPr="00B620DB" w:rsidRDefault="00D45A8C" w:rsidP="00D45A8C">
            <w:pPr>
              <w:pStyle w:val="12TabHeadBody"/>
            </w:pPr>
            <w:bookmarkStart w:id="1277" w:name="csap.2"/>
            <w:bookmarkStart w:id="1278" w:name="a92428"/>
            <w:bookmarkEnd w:id="1277"/>
            <w:bookmarkEnd w:id="1278"/>
            <w:r w:rsidRPr="00B620DB">
              <w:rPr>
                <w:rStyle w:val="flts1"/>
              </w:rPr>
              <w:t>Testing method for measuring the annual fuel utilization efficiency of residential gas-fired or oil-fired furnaces and boilers</w:t>
            </w:r>
            <w:bookmarkStart w:id="1279" w:name="a92430"/>
            <w:bookmarkEnd w:id="1279"/>
          </w:p>
        </w:tc>
        <w:tc>
          <w:tcPr>
            <w:tcW w:w="1524" w:type="pct"/>
            <w:tcBorders>
              <w:top w:val="outset" w:sz="6" w:space="0" w:color="auto"/>
              <w:left w:val="outset" w:sz="6" w:space="0" w:color="auto"/>
              <w:bottom w:val="outset" w:sz="6" w:space="0" w:color="auto"/>
              <w:right w:val="outset" w:sz="6" w:space="0" w:color="auto"/>
            </w:tcBorders>
            <w:hideMark/>
          </w:tcPr>
          <w:p w14:paraId="043001C6" w14:textId="77777777" w:rsidR="00D45A8C" w:rsidRPr="00B620DB" w:rsidRDefault="00135AFF" w:rsidP="00D45A8C">
            <w:pPr>
              <w:pStyle w:val="12TabHeadBody"/>
            </w:pPr>
            <w:hyperlink r:id="rId1184" w:anchor="et001375" w:history="1">
              <w:r w:rsidR="00D45A8C" w:rsidRPr="00B620DB">
                <w:rPr>
                  <w:rStyle w:val="Hyperlink"/>
                  <w:color w:val="auto"/>
                  <w:szCs w:val="18"/>
                  <w:u w:val="none"/>
                </w:rPr>
                <w:t>Table</w:t>
              </w:r>
            </w:hyperlink>
            <w:hyperlink r:id="rId1185" w:anchor="et001375" w:history="1">
              <w:r w:rsidR="00D45A8C" w:rsidRPr="00B620DB">
                <w:rPr>
                  <w:rStyle w:val="Hyperlink"/>
                  <w:color w:val="auto"/>
                  <w:u w:val="none"/>
                </w:rPr>
                <w:t> </w:t>
              </w:r>
            </w:hyperlink>
            <w:hyperlink r:id="rId1186" w:anchor="et001375" w:history="1">
              <w:r w:rsidR="00D45A8C" w:rsidRPr="00B620DB">
                <w:rPr>
                  <w:rStyle w:val="Hyperlink"/>
                  <w:color w:val="auto"/>
                  <w:szCs w:val="18"/>
                  <w:u w:val="none"/>
                </w:rPr>
                <w:t>9.36.3.10.</w:t>
              </w:r>
            </w:hyperlink>
          </w:p>
        </w:tc>
      </w:tr>
      <w:tr w:rsidR="00D45A8C" w:rsidRPr="00B620DB" w14:paraId="4F329E2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DE329A0"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EC0B238" w14:textId="77777777" w:rsidR="00D45A8C" w:rsidRPr="00B620DB" w:rsidRDefault="00D45A8C" w:rsidP="00D45A8C">
            <w:pPr>
              <w:pStyle w:val="12TabHeadBody"/>
            </w:pPr>
            <w:r w:rsidRPr="00B620DB">
              <w:rPr>
                <w:rStyle w:val="flts1"/>
              </w:rPr>
              <w:t>CAN/CSA-P.3-15</w:t>
            </w:r>
          </w:p>
        </w:tc>
        <w:tc>
          <w:tcPr>
            <w:tcW w:w="1641" w:type="pct"/>
            <w:tcBorders>
              <w:top w:val="outset" w:sz="6" w:space="0" w:color="auto"/>
              <w:left w:val="outset" w:sz="6" w:space="0" w:color="auto"/>
              <w:bottom w:val="outset" w:sz="6" w:space="0" w:color="auto"/>
              <w:right w:val="outset" w:sz="6" w:space="0" w:color="auto"/>
            </w:tcBorders>
            <w:hideMark/>
          </w:tcPr>
          <w:p w14:paraId="5181F90A" w14:textId="77777777" w:rsidR="00D45A8C" w:rsidRPr="00B620DB" w:rsidRDefault="00D45A8C" w:rsidP="00D45A8C">
            <w:pPr>
              <w:pStyle w:val="12TabHeadBody"/>
            </w:pPr>
            <w:bookmarkStart w:id="1280" w:name="csap.3"/>
            <w:bookmarkStart w:id="1281" w:name="a92449"/>
            <w:bookmarkEnd w:id="1280"/>
            <w:bookmarkEnd w:id="1281"/>
            <w:r w:rsidRPr="00B620DB">
              <w:rPr>
                <w:rStyle w:val="flts1"/>
              </w:rPr>
              <w:t>Testing method for measuring energy consumption and determining efficiencies of gas-fired and fuel oil-fired water heaters</w:t>
            </w:r>
            <w:bookmarkStart w:id="1282" w:name="a92451"/>
            <w:bookmarkEnd w:id="1282"/>
          </w:p>
        </w:tc>
        <w:tc>
          <w:tcPr>
            <w:tcW w:w="1524" w:type="pct"/>
            <w:tcBorders>
              <w:top w:val="outset" w:sz="6" w:space="0" w:color="auto"/>
              <w:left w:val="outset" w:sz="6" w:space="0" w:color="auto"/>
              <w:bottom w:val="outset" w:sz="6" w:space="0" w:color="auto"/>
              <w:right w:val="outset" w:sz="6" w:space="0" w:color="auto"/>
            </w:tcBorders>
            <w:hideMark/>
          </w:tcPr>
          <w:p w14:paraId="023BE7A7" w14:textId="71CC9D62" w:rsidR="00D45A8C" w:rsidRPr="00B620DB" w:rsidRDefault="00135AFF" w:rsidP="00D45A8C">
            <w:pPr>
              <w:pStyle w:val="12TabHeadBody"/>
            </w:pPr>
            <w:hyperlink r:id="rId1187" w:anchor="et001376" w:history="1">
              <w:r w:rsidR="00D45A8C" w:rsidRPr="00B620DB">
                <w:rPr>
                  <w:rStyle w:val="Hyperlink"/>
                  <w:color w:val="auto"/>
                  <w:szCs w:val="18"/>
                  <w:u w:val="none"/>
                </w:rPr>
                <w:t>Table</w:t>
              </w:r>
            </w:hyperlink>
            <w:hyperlink r:id="rId1188" w:anchor="et001376" w:history="1">
              <w:r w:rsidR="00D45A8C" w:rsidRPr="00B620DB">
                <w:rPr>
                  <w:rStyle w:val="Hyperlink"/>
                  <w:color w:val="auto"/>
                  <w:u w:val="none"/>
                </w:rPr>
                <w:t> </w:t>
              </w:r>
            </w:hyperlink>
            <w:hyperlink r:id="rId1189" w:anchor="et001376" w:history="1">
              <w:r w:rsidR="00D45A8C" w:rsidRPr="00B620DB">
                <w:rPr>
                  <w:rStyle w:val="Hyperlink"/>
                  <w:color w:val="auto"/>
                  <w:szCs w:val="18"/>
                  <w:u w:val="none"/>
                </w:rPr>
                <w:t>9.36.4.2.</w:t>
              </w:r>
            </w:hyperlink>
            <w:r w:rsidR="00D45A8C" w:rsidRPr="00B620DB">
              <w:br/>
            </w:r>
          </w:p>
        </w:tc>
      </w:tr>
      <w:tr w:rsidR="00D45A8C" w:rsidRPr="00B620DB" w14:paraId="2C09E43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3EAFA2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488B2719" w14:textId="77777777" w:rsidR="00D45A8C" w:rsidRPr="00B620DB" w:rsidRDefault="00D45A8C" w:rsidP="00D45A8C">
            <w:pPr>
              <w:pStyle w:val="12TabHeadBody"/>
            </w:pPr>
            <w:r w:rsidRPr="00B620DB">
              <w:rPr>
                <w:rStyle w:val="flts1"/>
              </w:rPr>
              <w:t>CAN/CSA-P.4.1-15</w:t>
            </w:r>
          </w:p>
        </w:tc>
        <w:tc>
          <w:tcPr>
            <w:tcW w:w="1641" w:type="pct"/>
            <w:tcBorders>
              <w:top w:val="outset" w:sz="6" w:space="0" w:color="auto"/>
              <w:left w:val="outset" w:sz="6" w:space="0" w:color="auto"/>
              <w:bottom w:val="outset" w:sz="6" w:space="0" w:color="auto"/>
              <w:right w:val="outset" w:sz="6" w:space="0" w:color="auto"/>
            </w:tcBorders>
            <w:hideMark/>
          </w:tcPr>
          <w:p w14:paraId="1D67B2C4" w14:textId="77777777" w:rsidR="00D45A8C" w:rsidRPr="00B620DB" w:rsidRDefault="00D45A8C" w:rsidP="00D45A8C">
            <w:pPr>
              <w:pStyle w:val="12TabHeadBody"/>
            </w:pPr>
            <w:bookmarkStart w:id="1283" w:name="csap.4.1"/>
            <w:bookmarkStart w:id="1284" w:name="a92678"/>
            <w:bookmarkEnd w:id="1283"/>
            <w:bookmarkEnd w:id="1284"/>
            <w:r w:rsidRPr="00B620DB">
              <w:rPr>
                <w:rStyle w:val="flts1"/>
              </w:rPr>
              <w:t>Testing method for measuring annual fireplace efficiency</w:t>
            </w:r>
            <w:bookmarkStart w:id="1285" w:name="a92680"/>
            <w:bookmarkEnd w:id="1285"/>
          </w:p>
        </w:tc>
        <w:tc>
          <w:tcPr>
            <w:tcW w:w="1524" w:type="pct"/>
            <w:tcBorders>
              <w:top w:val="outset" w:sz="6" w:space="0" w:color="auto"/>
              <w:left w:val="outset" w:sz="6" w:space="0" w:color="auto"/>
              <w:bottom w:val="outset" w:sz="6" w:space="0" w:color="auto"/>
              <w:right w:val="outset" w:sz="6" w:space="0" w:color="auto"/>
            </w:tcBorders>
            <w:hideMark/>
          </w:tcPr>
          <w:p w14:paraId="2E41C406" w14:textId="77777777" w:rsidR="00D45A8C" w:rsidRPr="00B620DB" w:rsidRDefault="00135AFF" w:rsidP="00D45A8C">
            <w:pPr>
              <w:pStyle w:val="12TabHeadBody"/>
            </w:pPr>
            <w:hyperlink r:id="rId1190" w:anchor="et001375" w:history="1">
              <w:r w:rsidR="00D45A8C" w:rsidRPr="00B620DB">
                <w:rPr>
                  <w:rStyle w:val="Hyperlink"/>
                  <w:color w:val="auto"/>
                  <w:szCs w:val="18"/>
                  <w:u w:val="none"/>
                </w:rPr>
                <w:t>Table</w:t>
              </w:r>
            </w:hyperlink>
            <w:hyperlink r:id="rId1191" w:anchor="et001375" w:history="1">
              <w:r w:rsidR="00D45A8C" w:rsidRPr="00B620DB">
                <w:rPr>
                  <w:rStyle w:val="Hyperlink"/>
                  <w:color w:val="auto"/>
                  <w:u w:val="none"/>
                </w:rPr>
                <w:t> </w:t>
              </w:r>
            </w:hyperlink>
            <w:hyperlink r:id="rId1192" w:anchor="et001375" w:history="1">
              <w:r w:rsidR="00D45A8C" w:rsidRPr="00B620DB">
                <w:rPr>
                  <w:rStyle w:val="Hyperlink"/>
                  <w:color w:val="auto"/>
                  <w:szCs w:val="18"/>
                  <w:u w:val="none"/>
                </w:rPr>
                <w:t>9.36.3.10.</w:t>
              </w:r>
            </w:hyperlink>
          </w:p>
        </w:tc>
      </w:tr>
      <w:tr w:rsidR="00D45A8C" w:rsidRPr="00B620DB" w14:paraId="65E3645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84B0C7"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77E8EE0" w14:textId="77777777" w:rsidR="00D45A8C" w:rsidRPr="00B620DB" w:rsidRDefault="00D45A8C" w:rsidP="00D45A8C">
            <w:pPr>
              <w:pStyle w:val="12TabHeadBody"/>
            </w:pPr>
            <w:r w:rsidRPr="00B620DB">
              <w:rPr>
                <w:rStyle w:val="flts1"/>
              </w:rPr>
              <w:t>P.6-09</w:t>
            </w:r>
          </w:p>
        </w:tc>
        <w:tc>
          <w:tcPr>
            <w:tcW w:w="1641" w:type="pct"/>
            <w:tcBorders>
              <w:top w:val="outset" w:sz="6" w:space="0" w:color="auto"/>
              <w:left w:val="outset" w:sz="6" w:space="0" w:color="auto"/>
              <w:bottom w:val="outset" w:sz="6" w:space="0" w:color="auto"/>
              <w:right w:val="outset" w:sz="6" w:space="0" w:color="auto"/>
            </w:tcBorders>
            <w:hideMark/>
          </w:tcPr>
          <w:p w14:paraId="1D3BCCEB" w14:textId="77777777" w:rsidR="00D45A8C" w:rsidRPr="00B620DB" w:rsidRDefault="00D45A8C" w:rsidP="00D45A8C">
            <w:pPr>
              <w:pStyle w:val="12TabHeadBody"/>
            </w:pPr>
            <w:bookmarkStart w:id="1286" w:name="csap.6"/>
            <w:bookmarkStart w:id="1287" w:name="a92699"/>
            <w:bookmarkEnd w:id="1286"/>
            <w:bookmarkEnd w:id="1287"/>
            <w:r w:rsidRPr="00B620DB">
              <w:rPr>
                <w:rStyle w:val="flts1"/>
              </w:rPr>
              <w:t>Test method for measuring thermal efficiency of gas-fired pool heaters</w:t>
            </w:r>
            <w:bookmarkStart w:id="1288" w:name="a92701"/>
            <w:bookmarkEnd w:id="1288"/>
          </w:p>
        </w:tc>
        <w:tc>
          <w:tcPr>
            <w:tcW w:w="1524" w:type="pct"/>
            <w:tcBorders>
              <w:top w:val="outset" w:sz="6" w:space="0" w:color="auto"/>
              <w:left w:val="outset" w:sz="6" w:space="0" w:color="auto"/>
              <w:bottom w:val="outset" w:sz="6" w:space="0" w:color="auto"/>
              <w:right w:val="outset" w:sz="6" w:space="0" w:color="auto"/>
            </w:tcBorders>
            <w:hideMark/>
          </w:tcPr>
          <w:p w14:paraId="1A3106ED" w14:textId="77777777" w:rsidR="00D45A8C" w:rsidRPr="00B620DB" w:rsidRDefault="00135AFF" w:rsidP="00D45A8C">
            <w:pPr>
              <w:pStyle w:val="12TabHeadBody"/>
            </w:pPr>
            <w:hyperlink r:id="rId1193" w:anchor="et001376" w:history="1">
              <w:r w:rsidR="00D45A8C" w:rsidRPr="00B620DB">
                <w:rPr>
                  <w:rStyle w:val="Hyperlink"/>
                  <w:color w:val="auto"/>
                  <w:szCs w:val="18"/>
                  <w:u w:val="none"/>
                </w:rPr>
                <w:t>Table</w:t>
              </w:r>
            </w:hyperlink>
            <w:hyperlink r:id="rId1194" w:anchor="et001376" w:history="1">
              <w:r w:rsidR="00D45A8C" w:rsidRPr="00B620DB">
                <w:rPr>
                  <w:rStyle w:val="Hyperlink"/>
                  <w:color w:val="auto"/>
                  <w:u w:val="none"/>
                </w:rPr>
                <w:t> </w:t>
              </w:r>
            </w:hyperlink>
            <w:hyperlink r:id="rId1195" w:anchor="et001376" w:history="1">
              <w:r w:rsidR="00D45A8C" w:rsidRPr="00B620DB">
                <w:rPr>
                  <w:rStyle w:val="Hyperlink"/>
                  <w:color w:val="auto"/>
                  <w:szCs w:val="18"/>
                  <w:u w:val="none"/>
                </w:rPr>
                <w:t>9.36.4.2.</w:t>
              </w:r>
            </w:hyperlink>
          </w:p>
        </w:tc>
      </w:tr>
      <w:tr w:rsidR="00D45A8C" w:rsidRPr="00B620DB" w14:paraId="05FEC39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F8E8C2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AA3360A" w14:textId="77777777" w:rsidR="00D45A8C" w:rsidRPr="00B620DB" w:rsidRDefault="00D45A8C" w:rsidP="00D45A8C">
            <w:pPr>
              <w:pStyle w:val="12TabHeadBody"/>
            </w:pPr>
            <w:r w:rsidRPr="00B620DB">
              <w:rPr>
                <w:rStyle w:val="flts1"/>
              </w:rPr>
              <w:t>CAN/CSA-P.8-09</w:t>
            </w:r>
          </w:p>
        </w:tc>
        <w:tc>
          <w:tcPr>
            <w:tcW w:w="1641" w:type="pct"/>
            <w:tcBorders>
              <w:top w:val="outset" w:sz="6" w:space="0" w:color="auto"/>
              <w:left w:val="outset" w:sz="6" w:space="0" w:color="auto"/>
              <w:bottom w:val="outset" w:sz="6" w:space="0" w:color="auto"/>
              <w:right w:val="outset" w:sz="6" w:space="0" w:color="auto"/>
            </w:tcBorders>
            <w:hideMark/>
          </w:tcPr>
          <w:p w14:paraId="625D0C3A" w14:textId="77777777" w:rsidR="00D45A8C" w:rsidRPr="00B620DB" w:rsidRDefault="00D45A8C" w:rsidP="00D45A8C">
            <w:pPr>
              <w:pStyle w:val="12TabHeadBody"/>
            </w:pPr>
            <w:bookmarkStart w:id="1289" w:name="csap.8"/>
            <w:bookmarkStart w:id="1290" w:name="a92720"/>
            <w:bookmarkEnd w:id="1289"/>
            <w:bookmarkEnd w:id="1290"/>
            <w:r w:rsidRPr="00B620DB">
              <w:rPr>
                <w:rStyle w:val="flts1"/>
              </w:rPr>
              <w:t>Thermal efficiencies of industrial and commercial gas-fired package furnaces</w:t>
            </w:r>
            <w:bookmarkStart w:id="1291" w:name="a92722"/>
            <w:bookmarkEnd w:id="1291"/>
          </w:p>
        </w:tc>
        <w:tc>
          <w:tcPr>
            <w:tcW w:w="1524" w:type="pct"/>
            <w:tcBorders>
              <w:top w:val="outset" w:sz="6" w:space="0" w:color="auto"/>
              <w:left w:val="outset" w:sz="6" w:space="0" w:color="auto"/>
              <w:bottom w:val="outset" w:sz="6" w:space="0" w:color="auto"/>
              <w:right w:val="outset" w:sz="6" w:space="0" w:color="auto"/>
            </w:tcBorders>
            <w:hideMark/>
          </w:tcPr>
          <w:p w14:paraId="26AAEACF" w14:textId="77777777" w:rsidR="00D45A8C" w:rsidRPr="00B620DB" w:rsidRDefault="00135AFF" w:rsidP="00D45A8C">
            <w:pPr>
              <w:pStyle w:val="12TabHeadBody"/>
            </w:pPr>
            <w:hyperlink r:id="rId1196" w:anchor="et001375" w:history="1">
              <w:r w:rsidR="00D45A8C" w:rsidRPr="00B620DB">
                <w:rPr>
                  <w:rStyle w:val="Hyperlink"/>
                  <w:color w:val="auto"/>
                  <w:szCs w:val="18"/>
                  <w:u w:val="none"/>
                </w:rPr>
                <w:t>Table</w:t>
              </w:r>
            </w:hyperlink>
            <w:hyperlink r:id="rId1197" w:anchor="et001375" w:history="1">
              <w:r w:rsidR="00D45A8C" w:rsidRPr="00B620DB">
                <w:rPr>
                  <w:rStyle w:val="Hyperlink"/>
                  <w:color w:val="auto"/>
                  <w:u w:val="none"/>
                </w:rPr>
                <w:t> </w:t>
              </w:r>
            </w:hyperlink>
            <w:hyperlink r:id="rId1198" w:anchor="et001375" w:history="1">
              <w:r w:rsidR="00D45A8C" w:rsidRPr="00B620DB">
                <w:rPr>
                  <w:rStyle w:val="Hyperlink"/>
                  <w:color w:val="auto"/>
                  <w:szCs w:val="18"/>
                  <w:u w:val="none"/>
                </w:rPr>
                <w:t>9.36.3.10.</w:t>
              </w:r>
            </w:hyperlink>
          </w:p>
        </w:tc>
      </w:tr>
      <w:tr w:rsidR="00D45A8C" w:rsidRPr="00B620DB" w14:paraId="7164ED2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A2612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57510B3" w14:textId="77777777" w:rsidR="00D45A8C" w:rsidRPr="00B620DB" w:rsidRDefault="00D45A8C" w:rsidP="00D45A8C">
            <w:pPr>
              <w:pStyle w:val="12TabHeadBody"/>
            </w:pPr>
            <w:r w:rsidRPr="00B620DB">
              <w:rPr>
                <w:rStyle w:val="flts1"/>
              </w:rPr>
              <w:t>CAN/CSA-P.9-11</w:t>
            </w:r>
          </w:p>
        </w:tc>
        <w:tc>
          <w:tcPr>
            <w:tcW w:w="1641" w:type="pct"/>
            <w:tcBorders>
              <w:top w:val="outset" w:sz="6" w:space="0" w:color="auto"/>
              <w:left w:val="outset" w:sz="6" w:space="0" w:color="auto"/>
              <w:bottom w:val="outset" w:sz="6" w:space="0" w:color="auto"/>
              <w:right w:val="outset" w:sz="6" w:space="0" w:color="auto"/>
            </w:tcBorders>
            <w:hideMark/>
          </w:tcPr>
          <w:p w14:paraId="770E511B" w14:textId="77777777" w:rsidR="00D45A8C" w:rsidRPr="00B620DB" w:rsidRDefault="00D45A8C" w:rsidP="00D45A8C">
            <w:pPr>
              <w:pStyle w:val="12TabHeadBody"/>
            </w:pPr>
            <w:bookmarkStart w:id="1292" w:name="csap.9"/>
            <w:bookmarkStart w:id="1293" w:name="a92947"/>
            <w:bookmarkEnd w:id="1292"/>
            <w:bookmarkEnd w:id="1293"/>
            <w:r w:rsidRPr="00B620DB">
              <w:rPr>
                <w:rStyle w:val="flts1"/>
              </w:rPr>
              <w:t>Test method for determining the performance of combined space and water heating systems (combos)</w:t>
            </w:r>
            <w:bookmarkStart w:id="1294" w:name="a92949"/>
            <w:bookmarkEnd w:id="1294"/>
          </w:p>
        </w:tc>
        <w:tc>
          <w:tcPr>
            <w:tcW w:w="1524" w:type="pct"/>
            <w:tcBorders>
              <w:top w:val="outset" w:sz="6" w:space="0" w:color="auto"/>
              <w:left w:val="outset" w:sz="6" w:space="0" w:color="auto"/>
              <w:bottom w:val="outset" w:sz="6" w:space="0" w:color="auto"/>
              <w:right w:val="outset" w:sz="6" w:space="0" w:color="auto"/>
            </w:tcBorders>
            <w:hideMark/>
          </w:tcPr>
          <w:p w14:paraId="7B4A6DD8" w14:textId="77777777" w:rsidR="00D45A8C" w:rsidRPr="00B620DB" w:rsidRDefault="00135AFF" w:rsidP="00D45A8C">
            <w:pPr>
              <w:pStyle w:val="12TabHeadBody"/>
            </w:pPr>
            <w:hyperlink r:id="rId1199" w:anchor="es008899" w:history="1">
              <w:r w:rsidR="00D45A8C" w:rsidRPr="00B620DB">
                <w:rPr>
                  <w:rStyle w:val="Hyperlink"/>
                  <w:color w:val="auto"/>
                  <w:szCs w:val="18"/>
                  <w:u w:val="none"/>
                </w:rPr>
                <w:t>9.36.3.10.(3)</w:t>
              </w:r>
            </w:hyperlink>
            <w:r w:rsidR="00D45A8C" w:rsidRPr="00B620DB">
              <w:br/>
            </w:r>
            <w:hyperlink r:id="rId1200" w:anchor="et001375" w:history="1">
              <w:r w:rsidR="00D45A8C" w:rsidRPr="00B620DB">
                <w:rPr>
                  <w:rStyle w:val="Hyperlink"/>
                  <w:color w:val="auto"/>
                  <w:szCs w:val="18"/>
                  <w:u w:val="none"/>
                </w:rPr>
                <w:t>Table</w:t>
              </w:r>
            </w:hyperlink>
            <w:hyperlink r:id="rId1201" w:anchor="et001375" w:history="1">
              <w:r w:rsidR="00D45A8C" w:rsidRPr="00B620DB">
                <w:rPr>
                  <w:rStyle w:val="Hyperlink"/>
                  <w:color w:val="auto"/>
                  <w:u w:val="none"/>
                </w:rPr>
                <w:t> </w:t>
              </w:r>
            </w:hyperlink>
            <w:hyperlink r:id="rId1202" w:anchor="et001375" w:history="1">
              <w:r w:rsidR="00D45A8C" w:rsidRPr="00B620DB">
                <w:rPr>
                  <w:rStyle w:val="Hyperlink"/>
                  <w:color w:val="auto"/>
                  <w:szCs w:val="18"/>
                  <w:u w:val="none"/>
                </w:rPr>
                <w:t>9.36.3.10.</w:t>
              </w:r>
            </w:hyperlink>
            <w:r w:rsidR="00D45A8C" w:rsidRPr="00B620DB">
              <w:br/>
            </w:r>
            <w:hyperlink r:id="rId1203" w:anchor="et001376" w:history="1">
              <w:r w:rsidR="00D45A8C" w:rsidRPr="00B620DB">
                <w:rPr>
                  <w:rStyle w:val="Hyperlink"/>
                  <w:color w:val="auto"/>
                  <w:szCs w:val="18"/>
                  <w:u w:val="none"/>
                </w:rPr>
                <w:t>Table</w:t>
              </w:r>
            </w:hyperlink>
            <w:hyperlink r:id="rId1204" w:anchor="et001376" w:history="1">
              <w:r w:rsidR="00D45A8C" w:rsidRPr="00B620DB">
                <w:rPr>
                  <w:rStyle w:val="Hyperlink"/>
                  <w:color w:val="auto"/>
                  <w:u w:val="none"/>
                </w:rPr>
                <w:t> </w:t>
              </w:r>
            </w:hyperlink>
            <w:hyperlink r:id="rId1205" w:anchor="et001376" w:history="1">
              <w:r w:rsidR="00D45A8C" w:rsidRPr="00B620DB">
                <w:rPr>
                  <w:rStyle w:val="Hyperlink"/>
                  <w:color w:val="auto"/>
                  <w:szCs w:val="18"/>
                  <w:u w:val="none"/>
                </w:rPr>
                <w:t>9.36.4.2.</w:t>
              </w:r>
            </w:hyperlink>
            <w:r w:rsidR="00D45A8C" w:rsidRPr="00B620DB">
              <w:br/>
            </w:r>
            <w:hyperlink r:id="rId1206" w:anchor="et001369" w:history="1">
              <w:r w:rsidR="00D45A8C" w:rsidRPr="00B620DB">
                <w:rPr>
                  <w:rStyle w:val="Hyperlink"/>
                  <w:color w:val="auto"/>
                  <w:szCs w:val="18"/>
                  <w:u w:val="none"/>
                </w:rPr>
                <w:t>Table</w:t>
              </w:r>
            </w:hyperlink>
            <w:hyperlink r:id="rId1207" w:anchor="et001369" w:history="1">
              <w:r w:rsidR="00D45A8C" w:rsidRPr="00B620DB">
                <w:rPr>
                  <w:rStyle w:val="Hyperlink"/>
                  <w:color w:val="auto"/>
                  <w:u w:val="none"/>
                </w:rPr>
                <w:t> </w:t>
              </w:r>
            </w:hyperlink>
            <w:hyperlink r:id="rId1208" w:anchor="et001369" w:history="1">
              <w:r w:rsidR="00D45A8C" w:rsidRPr="00B620DB">
                <w:rPr>
                  <w:rStyle w:val="Hyperlink"/>
                  <w:color w:val="auto"/>
                  <w:szCs w:val="18"/>
                  <w:u w:val="none"/>
                </w:rPr>
                <w:t>9.36.5.15.-C</w:t>
              </w:r>
            </w:hyperlink>
          </w:p>
        </w:tc>
      </w:tr>
      <w:tr w:rsidR="00D45A8C" w:rsidRPr="00B620DB" w14:paraId="72A01FE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7EBE55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FC9F62C" w14:textId="77777777" w:rsidR="00D45A8C" w:rsidRPr="00B620DB" w:rsidRDefault="00D45A8C" w:rsidP="00D45A8C">
            <w:pPr>
              <w:pStyle w:val="12TabHeadBody"/>
            </w:pPr>
            <w:r w:rsidRPr="00B620DB">
              <w:rPr>
                <w:rStyle w:val="flts1"/>
              </w:rPr>
              <w:t>P.10-07</w:t>
            </w:r>
          </w:p>
        </w:tc>
        <w:tc>
          <w:tcPr>
            <w:tcW w:w="1641" w:type="pct"/>
            <w:tcBorders>
              <w:top w:val="outset" w:sz="6" w:space="0" w:color="auto"/>
              <w:left w:val="outset" w:sz="6" w:space="0" w:color="auto"/>
              <w:bottom w:val="outset" w:sz="6" w:space="0" w:color="auto"/>
              <w:right w:val="outset" w:sz="6" w:space="0" w:color="auto"/>
            </w:tcBorders>
            <w:hideMark/>
          </w:tcPr>
          <w:p w14:paraId="41F5DF55" w14:textId="77777777" w:rsidR="00D45A8C" w:rsidRPr="00B620DB" w:rsidRDefault="00D45A8C" w:rsidP="00D45A8C">
            <w:pPr>
              <w:pStyle w:val="12TabHeadBody"/>
            </w:pPr>
            <w:bookmarkStart w:id="1295" w:name="csap.10"/>
            <w:bookmarkStart w:id="1296" w:name="a92974"/>
            <w:bookmarkEnd w:id="1295"/>
            <w:bookmarkEnd w:id="1296"/>
            <w:r w:rsidRPr="00B620DB">
              <w:rPr>
                <w:rStyle w:val="flts1"/>
              </w:rPr>
              <w:t>Performance of Integrated Mechanical Systems for Residential Heating and Ventilation</w:t>
            </w:r>
            <w:bookmarkStart w:id="1297" w:name="a92976"/>
            <w:bookmarkEnd w:id="1297"/>
          </w:p>
        </w:tc>
        <w:tc>
          <w:tcPr>
            <w:tcW w:w="1524" w:type="pct"/>
            <w:tcBorders>
              <w:top w:val="outset" w:sz="6" w:space="0" w:color="auto"/>
              <w:left w:val="outset" w:sz="6" w:space="0" w:color="auto"/>
              <w:bottom w:val="outset" w:sz="6" w:space="0" w:color="auto"/>
              <w:right w:val="outset" w:sz="6" w:space="0" w:color="auto"/>
            </w:tcBorders>
            <w:hideMark/>
          </w:tcPr>
          <w:p w14:paraId="1085A88F" w14:textId="77777777" w:rsidR="00D45A8C" w:rsidRPr="00B620DB" w:rsidRDefault="00135AFF" w:rsidP="00D45A8C">
            <w:pPr>
              <w:pStyle w:val="12TabHeadBody"/>
            </w:pPr>
            <w:hyperlink r:id="rId1209" w:anchor="es008897" w:history="1">
              <w:r w:rsidR="00D45A8C" w:rsidRPr="00B620DB">
                <w:rPr>
                  <w:rStyle w:val="Hyperlink"/>
                  <w:color w:val="auto"/>
                  <w:szCs w:val="18"/>
                  <w:u w:val="none"/>
                </w:rPr>
                <w:t>9.36.3.9.(2)</w:t>
              </w:r>
            </w:hyperlink>
            <w:r w:rsidR="00D45A8C" w:rsidRPr="00B620DB">
              <w:br/>
            </w:r>
            <w:hyperlink r:id="rId1210" w:anchor="et001375" w:history="1">
              <w:r w:rsidR="00D45A8C" w:rsidRPr="00B620DB">
                <w:rPr>
                  <w:rStyle w:val="Hyperlink"/>
                  <w:color w:val="auto"/>
                  <w:szCs w:val="18"/>
                  <w:u w:val="none"/>
                </w:rPr>
                <w:t>Table</w:t>
              </w:r>
            </w:hyperlink>
            <w:hyperlink r:id="rId1211" w:anchor="et001375" w:history="1">
              <w:r w:rsidR="00D45A8C" w:rsidRPr="00B620DB">
                <w:rPr>
                  <w:rStyle w:val="Hyperlink"/>
                  <w:color w:val="auto"/>
                  <w:u w:val="none"/>
                </w:rPr>
                <w:t> </w:t>
              </w:r>
            </w:hyperlink>
            <w:hyperlink r:id="rId1212" w:anchor="et001375" w:history="1">
              <w:r w:rsidR="00D45A8C" w:rsidRPr="00B620DB">
                <w:rPr>
                  <w:rStyle w:val="Hyperlink"/>
                  <w:color w:val="auto"/>
                  <w:szCs w:val="18"/>
                  <w:u w:val="none"/>
                </w:rPr>
                <w:t>9.36.3.10.</w:t>
              </w:r>
            </w:hyperlink>
            <w:r w:rsidR="00D45A8C" w:rsidRPr="00B620DB">
              <w:br/>
            </w:r>
            <w:hyperlink r:id="rId1213" w:anchor="et001376" w:history="1">
              <w:r w:rsidR="00D45A8C" w:rsidRPr="00B620DB">
                <w:rPr>
                  <w:rStyle w:val="Hyperlink"/>
                  <w:color w:val="auto"/>
                  <w:szCs w:val="18"/>
                  <w:u w:val="none"/>
                </w:rPr>
                <w:t>Table</w:t>
              </w:r>
            </w:hyperlink>
            <w:hyperlink r:id="rId1214" w:anchor="et001376" w:history="1">
              <w:r w:rsidR="00D45A8C" w:rsidRPr="00B620DB">
                <w:rPr>
                  <w:rStyle w:val="Hyperlink"/>
                  <w:color w:val="auto"/>
                  <w:u w:val="none"/>
                </w:rPr>
                <w:t> </w:t>
              </w:r>
            </w:hyperlink>
            <w:hyperlink r:id="rId1215" w:anchor="et001376" w:history="1">
              <w:r w:rsidR="00D45A8C" w:rsidRPr="00B620DB">
                <w:rPr>
                  <w:rStyle w:val="Hyperlink"/>
                  <w:color w:val="auto"/>
                  <w:szCs w:val="18"/>
                  <w:u w:val="none"/>
                </w:rPr>
                <w:t>9.36.4.2.</w:t>
              </w:r>
            </w:hyperlink>
            <w:r w:rsidR="00D45A8C" w:rsidRPr="00B620DB">
              <w:br/>
            </w:r>
            <w:hyperlink r:id="rId1216" w:anchor="et001369" w:history="1">
              <w:r w:rsidR="00D45A8C" w:rsidRPr="00B620DB">
                <w:rPr>
                  <w:rStyle w:val="Hyperlink"/>
                  <w:color w:val="auto"/>
                  <w:szCs w:val="18"/>
                  <w:u w:val="none"/>
                </w:rPr>
                <w:t>Table</w:t>
              </w:r>
            </w:hyperlink>
            <w:hyperlink r:id="rId1217" w:anchor="et001369" w:history="1">
              <w:r w:rsidR="00D45A8C" w:rsidRPr="00B620DB">
                <w:rPr>
                  <w:rStyle w:val="Hyperlink"/>
                  <w:color w:val="auto"/>
                  <w:u w:val="none"/>
                </w:rPr>
                <w:t> </w:t>
              </w:r>
            </w:hyperlink>
            <w:hyperlink r:id="rId1218" w:anchor="et001369" w:history="1">
              <w:r w:rsidR="00D45A8C" w:rsidRPr="00B620DB">
                <w:rPr>
                  <w:rStyle w:val="Hyperlink"/>
                  <w:color w:val="auto"/>
                  <w:szCs w:val="18"/>
                  <w:u w:val="none"/>
                </w:rPr>
                <w:t>9.36.5.15.-C</w:t>
              </w:r>
            </w:hyperlink>
          </w:p>
        </w:tc>
      </w:tr>
      <w:tr w:rsidR="00D45A8C" w:rsidRPr="00B620DB" w14:paraId="07B57A0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3F4FCB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88F046A" w14:textId="77777777" w:rsidR="00D45A8C" w:rsidRPr="00B620DB" w:rsidRDefault="00D45A8C" w:rsidP="00D45A8C">
            <w:pPr>
              <w:pStyle w:val="12TabHeadBody"/>
            </w:pPr>
            <w:r w:rsidRPr="00B620DB">
              <w:rPr>
                <w:rStyle w:val="flts1"/>
              </w:rPr>
              <w:t>CAN/CSA-P.11-07</w:t>
            </w:r>
          </w:p>
        </w:tc>
        <w:tc>
          <w:tcPr>
            <w:tcW w:w="1641" w:type="pct"/>
            <w:tcBorders>
              <w:top w:val="outset" w:sz="6" w:space="0" w:color="auto"/>
              <w:left w:val="outset" w:sz="6" w:space="0" w:color="auto"/>
              <w:bottom w:val="outset" w:sz="6" w:space="0" w:color="auto"/>
              <w:right w:val="outset" w:sz="6" w:space="0" w:color="auto"/>
            </w:tcBorders>
            <w:hideMark/>
          </w:tcPr>
          <w:p w14:paraId="51A948D9" w14:textId="77777777" w:rsidR="00D45A8C" w:rsidRPr="00B620DB" w:rsidRDefault="00D45A8C" w:rsidP="00D45A8C">
            <w:pPr>
              <w:pStyle w:val="12TabHeadBody"/>
            </w:pPr>
            <w:bookmarkStart w:id="1298" w:name="csap.11"/>
            <w:bookmarkStart w:id="1299" w:name="a93207"/>
            <w:bookmarkEnd w:id="1298"/>
            <w:bookmarkEnd w:id="1299"/>
            <w:r w:rsidRPr="00B620DB">
              <w:rPr>
                <w:rStyle w:val="flts1"/>
              </w:rPr>
              <w:t>Testing Method for Measuring Efficiency and Energy Consumption of Gas-Fired Unit Heaters</w:t>
            </w:r>
            <w:bookmarkStart w:id="1300" w:name="a93209"/>
            <w:bookmarkEnd w:id="1300"/>
          </w:p>
        </w:tc>
        <w:tc>
          <w:tcPr>
            <w:tcW w:w="1524" w:type="pct"/>
            <w:tcBorders>
              <w:top w:val="outset" w:sz="6" w:space="0" w:color="auto"/>
              <w:left w:val="outset" w:sz="6" w:space="0" w:color="auto"/>
              <w:bottom w:val="outset" w:sz="6" w:space="0" w:color="auto"/>
              <w:right w:val="outset" w:sz="6" w:space="0" w:color="auto"/>
            </w:tcBorders>
            <w:hideMark/>
          </w:tcPr>
          <w:p w14:paraId="665C8DB6" w14:textId="77777777" w:rsidR="00D45A8C" w:rsidRPr="00B620DB" w:rsidRDefault="00135AFF" w:rsidP="00D45A8C">
            <w:pPr>
              <w:pStyle w:val="12TabHeadBody"/>
            </w:pPr>
            <w:hyperlink r:id="rId1219" w:anchor="et001375" w:history="1">
              <w:r w:rsidR="00D45A8C" w:rsidRPr="00B620DB">
                <w:rPr>
                  <w:rStyle w:val="Hyperlink"/>
                  <w:color w:val="auto"/>
                  <w:szCs w:val="18"/>
                  <w:u w:val="none"/>
                </w:rPr>
                <w:t>Table</w:t>
              </w:r>
            </w:hyperlink>
            <w:hyperlink r:id="rId1220" w:anchor="et001375" w:history="1">
              <w:r w:rsidR="00D45A8C" w:rsidRPr="00B620DB">
                <w:rPr>
                  <w:rStyle w:val="Hyperlink"/>
                  <w:color w:val="auto"/>
                  <w:u w:val="none"/>
                </w:rPr>
                <w:t> </w:t>
              </w:r>
            </w:hyperlink>
            <w:hyperlink r:id="rId1221" w:anchor="et001375" w:history="1">
              <w:r w:rsidR="00D45A8C" w:rsidRPr="00B620DB">
                <w:rPr>
                  <w:rStyle w:val="Hyperlink"/>
                  <w:color w:val="auto"/>
                  <w:szCs w:val="18"/>
                  <w:u w:val="none"/>
                </w:rPr>
                <w:t>9.36.3.10.</w:t>
              </w:r>
            </w:hyperlink>
          </w:p>
        </w:tc>
      </w:tr>
      <w:tr w:rsidR="00D45A8C" w:rsidRPr="00B620DB" w14:paraId="11427D9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1627A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4FBB005" w14:textId="77777777" w:rsidR="00D45A8C" w:rsidRPr="00B620DB" w:rsidRDefault="00D45A8C" w:rsidP="00D45A8C">
            <w:pPr>
              <w:pStyle w:val="12TabHeadBody"/>
            </w:pPr>
            <w:r w:rsidRPr="00B620DB">
              <w:rPr>
                <w:rStyle w:val="flts1"/>
              </w:rPr>
              <w:t>S6-14</w:t>
            </w:r>
          </w:p>
        </w:tc>
        <w:tc>
          <w:tcPr>
            <w:tcW w:w="1641" w:type="pct"/>
            <w:tcBorders>
              <w:top w:val="outset" w:sz="6" w:space="0" w:color="auto"/>
              <w:left w:val="outset" w:sz="6" w:space="0" w:color="auto"/>
              <w:bottom w:val="outset" w:sz="6" w:space="0" w:color="auto"/>
              <w:right w:val="outset" w:sz="6" w:space="0" w:color="auto"/>
            </w:tcBorders>
            <w:hideMark/>
          </w:tcPr>
          <w:p w14:paraId="269C89CF" w14:textId="77777777" w:rsidR="00D45A8C" w:rsidRPr="00B620DB" w:rsidRDefault="00D45A8C" w:rsidP="00D45A8C">
            <w:pPr>
              <w:pStyle w:val="12TabHeadBody"/>
            </w:pPr>
            <w:bookmarkStart w:id="1301" w:name="csas6"/>
            <w:bookmarkStart w:id="1302" w:name="a93228"/>
            <w:bookmarkEnd w:id="1301"/>
            <w:bookmarkEnd w:id="1302"/>
            <w:r w:rsidRPr="00B620DB">
              <w:rPr>
                <w:rStyle w:val="flts1"/>
              </w:rPr>
              <w:t>Canadian Highway Bridge Design Code</w:t>
            </w:r>
            <w:bookmarkStart w:id="1303" w:name="a93230"/>
            <w:bookmarkEnd w:id="1303"/>
          </w:p>
        </w:tc>
        <w:tc>
          <w:tcPr>
            <w:tcW w:w="1524" w:type="pct"/>
            <w:tcBorders>
              <w:top w:val="outset" w:sz="6" w:space="0" w:color="auto"/>
              <w:left w:val="outset" w:sz="6" w:space="0" w:color="auto"/>
              <w:bottom w:val="outset" w:sz="6" w:space="0" w:color="auto"/>
              <w:right w:val="outset" w:sz="6" w:space="0" w:color="auto"/>
            </w:tcBorders>
            <w:hideMark/>
          </w:tcPr>
          <w:p w14:paraId="5E5F8371" w14:textId="77777777" w:rsidR="00D45A8C" w:rsidRPr="00B620DB" w:rsidRDefault="00135AFF" w:rsidP="00D45A8C">
            <w:pPr>
              <w:pStyle w:val="12TabHeadBody"/>
            </w:pPr>
            <w:hyperlink r:id="rId1222" w:anchor="en001141" w:history="1">
              <w:r w:rsidR="00D45A8C" w:rsidRPr="00B620DB">
                <w:rPr>
                  <w:rStyle w:val="Hyperlink"/>
                  <w:color w:val="auto"/>
                  <w:szCs w:val="18"/>
                  <w:u w:val="none"/>
                </w:rPr>
                <w:t>A-Table 4.1.5.3.</w:t>
              </w:r>
            </w:hyperlink>
            <w:r w:rsidR="00D45A8C" w:rsidRPr="00B620DB">
              <w:br/>
            </w:r>
            <w:hyperlink r:id="rId1223" w:anchor="en000175" w:history="1">
              <w:r w:rsidR="00D45A8C" w:rsidRPr="00B620DB">
                <w:rPr>
                  <w:rStyle w:val="Hyperlink"/>
                  <w:color w:val="auto"/>
                  <w:szCs w:val="18"/>
                  <w:u w:val="none"/>
                </w:rPr>
                <w:t>A-Table 4.1.5.9.</w:t>
              </w:r>
            </w:hyperlink>
          </w:p>
        </w:tc>
      </w:tr>
      <w:tr w:rsidR="00D45A8C" w:rsidRPr="00B620DB" w14:paraId="2561AA0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D7CC4A"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77C4F797" w14:textId="77777777" w:rsidR="00D45A8C" w:rsidRPr="00B620DB" w:rsidRDefault="00D45A8C" w:rsidP="00D45A8C">
            <w:pPr>
              <w:pStyle w:val="12TabHeadBody"/>
            </w:pPr>
            <w:r w:rsidRPr="00B620DB">
              <w:rPr>
                <w:rStyle w:val="flts1"/>
              </w:rPr>
              <w:t>S16:19</w:t>
            </w:r>
          </w:p>
        </w:tc>
        <w:tc>
          <w:tcPr>
            <w:tcW w:w="1641" w:type="pct"/>
            <w:tcBorders>
              <w:top w:val="outset" w:sz="6" w:space="0" w:color="auto"/>
              <w:left w:val="outset" w:sz="6" w:space="0" w:color="auto"/>
              <w:bottom w:val="outset" w:sz="6" w:space="0" w:color="auto"/>
              <w:right w:val="outset" w:sz="6" w:space="0" w:color="auto"/>
            </w:tcBorders>
            <w:hideMark/>
          </w:tcPr>
          <w:p w14:paraId="5A5B4B59" w14:textId="77777777" w:rsidR="00D45A8C" w:rsidRPr="00B620DB" w:rsidRDefault="00D45A8C" w:rsidP="00D45A8C">
            <w:pPr>
              <w:pStyle w:val="12TabHeadBody"/>
            </w:pPr>
            <w:bookmarkStart w:id="1304" w:name="csas16"/>
            <w:bookmarkStart w:id="1305" w:name="a93457"/>
            <w:bookmarkEnd w:id="1304"/>
            <w:bookmarkEnd w:id="1305"/>
            <w:r w:rsidRPr="00B620DB">
              <w:rPr>
                <w:rStyle w:val="flts1"/>
              </w:rPr>
              <w:t>Design of steel structures</w:t>
            </w:r>
            <w:bookmarkStart w:id="1306" w:name="a93459"/>
            <w:bookmarkEnd w:id="1306"/>
          </w:p>
        </w:tc>
        <w:tc>
          <w:tcPr>
            <w:tcW w:w="1524" w:type="pct"/>
            <w:tcBorders>
              <w:top w:val="outset" w:sz="6" w:space="0" w:color="auto"/>
              <w:left w:val="outset" w:sz="6" w:space="0" w:color="auto"/>
              <w:bottom w:val="outset" w:sz="6" w:space="0" w:color="auto"/>
              <w:right w:val="outset" w:sz="6" w:space="0" w:color="auto"/>
            </w:tcBorders>
            <w:hideMark/>
          </w:tcPr>
          <w:p w14:paraId="7B6679F5" w14:textId="77777777" w:rsidR="00D45A8C" w:rsidRPr="00B620DB" w:rsidRDefault="00135AFF" w:rsidP="00D45A8C">
            <w:pPr>
              <w:pStyle w:val="12TabHeadBody"/>
            </w:pPr>
            <w:hyperlink r:id="rId1224" w:anchor="et001038" w:history="1">
              <w:r w:rsidR="00D45A8C" w:rsidRPr="00B620DB">
                <w:rPr>
                  <w:rStyle w:val="Hyperlink"/>
                  <w:color w:val="auto"/>
                  <w:szCs w:val="18"/>
                  <w:u w:val="none"/>
                </w:rPr>
                <w:t>Table</w:t>
              </w:r>
            </w:hyperlink>
            <w:hyperlink r:id="rId1225" w:anchor="et001038" w:history="1">
              <w:r w:rsidR="00D45A8C" w:rsidRPr="00B620DB">
                <w:rPr>
                  <w:rStyle w:val="Hyperlink"/>
                  <w:color w:val="auto"/>
                  <w:u w:val="none"/>
                </w:rPr>
                <w:t> </w:t>
              </w:r>
            </w:hyperlink>
            <w:hyperlink r:id="rId1226" w:anchor="et001038" w:history="1">
              <w:r w:rsidR="00D45A8C" w:rsidRPr="00B620DB">
                <w:rPr>
                  <w:rStyle w:val="Hyperlink"/>
                  <w:color w:val="auto"/>
                  <w:szCs w:val="18"/>
                  <w:u w:val="none"/>
                </w:rPr>
                <w:t>4.1.8.9.</w:t>
              </w:r>
            </w:hyperlink>
            <w:r w:rsidR="00D45A8C" w:rsidRPr="00B620DB">
              <w:br/>
            </w:r>
            <w:hyperlink r:id="rId1227" w:anchor="es001582" w:history="1">
              <w:r w:rsidR="00D45A8C" w:rsidRPr="00B620DB">
                <w:rPr>
                  <w:rStyle w:val="Hyperlink"/>
                  <w:color w:val="auto"/>
                  <w:szCs w:val="18"/>
                  <w:u w:val="none"/>
                </w:rPr>
                <w:t>4.3.4.1.(1)</w:t>
              </w:r>
            </w:hyperlink>
            <w:r w:rsidR="00D45A8C" w:rsidRPr="00B620DB">
              <w:br/>
            </w:r>
            <w:hyperlink r:id="rId1228" w:anchor="en001142" w:history="1">
              <w:r w:rsidR="00D45A8C" w:rsidRPr="00B620DB">
                <w:rPr>
                  <w:rStyle w:val="Hyperlink"/>
                  <w:color w:val="auto"/>
                  <w:szCs w:val="18"/>
                  <w:u w:val="none"/>
                </w:rPr>
                <w:t>A-4.1.5.11.</w:t>
              </w:r>
            </w:hyperlink>
            <w:r w:rsidR="00D45A8C" w:rsidRPr="00B620DB">
              <w:br/>
            </w:r>
            <w:hyperlink r:id="rId1229" w:anchor="en000898" w:history="1">
              <w:r w:rsidR="00D45A8C" w:rsidRPr="00B620DB">
                <w:rPr>
                  <w:rStyle w:val="Hyperlink"/>
                  <w:color w:val="auto"/>
                  <w:szCs w:val="18"/>
                  <w:u w:val="none"/>
                </w:rPr>
                <w:t>A-Table 4.1.8.9.</w:t>
              </w:r>
            </w:hyperlink>
            <w:r w:rsidR="00D45A8C" w:rsidRPr="00B620DB">
              <w:br/>
            </w:r>
            <w:hyperlink r:id="rId1230" w:anchor="en000212" w:history="1">
              <w:r w:rsidR="00D45A8C" w:rsidRPr="00B620DB">
                <w:rPr>
                  <w:rStyle w:val="Hyperlink"/>
                  <w:color w:val="auto"/>
                  <w:szCs w:val="18"/>
                  <w:u w:val="none"/>
                </w:rPr>
                <w:t>A-4.3.4.1.(1)</w:t>
              </w:r>
            </w:hyperlink>
          </w:p>
        </w:tc>
      </w:tr>
      <w:tr w:rsidR="00D45A8C" w:rsidRPr="00B620DB" w14:paraId="0DF1688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EC4E2D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23EA466" w14:textId="77777777" w:rsidR="00D45A8C" w:rsidRPr="00B620DB" w:rsidRDefault="00D45A8C" w:rsidP="00D45A8C">
            <w:pPr>
              <w:pStyle w:val="12TabHeadBody"/>
            </w:pPr>
            <w:r w:rsidRPr="00B620DB">
              <w:rPr>
                <w:rStyle w:val="flts1"/>
              </w:rPr>
              <w:t>CAN/CSA-S37-18</w:t>
            </w:r>
          </w:p>
        </w:tc>
        <w:tc>
          <w:tcPr>
            <w:tcW w:w="1641" w:type="pct"/>
            <w:tcBorders>
              <w:top w:val="outset" w:sz="6" w:space="0" w:color="auto"/>
              <w:left w:val="outset" w:sz="6" w:space="0" w:color="auto"/>
              <w:bottom w:val="outset" w:sz="6" w:space="0" w:color="auto"/>
              <w:right w:val="outset" w:sz="6" w:space="0" w:color="auto"/>
            </w:tcBorders>
            <w:hideMark/>
          </w:tcPr>
          <w:p w14:paraId="4835BE89" w14:textId="77777777" w:rsidR="00D45A8C" w:rsidRPr="00B620DB" w:rsidRDefault="00D45A8C" w:rsidP="00D45A8C">
            <w:pPr>
              <w:pStyle w:val="12TabHeadBody"/>
            </w:pPr>
            <w:bookmarkStart w:id="1307" w:name="csas37"/>
            <w:bookmarkStart w:id="1308" w:name="a93486"/>
            <w:bookmarkEnd w:id="1307"/>
            <w:bookmarkEnd w:id="1308"/>
            <w:r w:rsidRPr="00B620DB">
              <w:rPr>
                <w:rStyle w:val="flts1"/>
              </w:rPr>
              <w:t>Antennas, towers, and antenna-supporting structures</w:t>
            </w:r>
            <w:bookmarkStart w:id="1309" w:name="a93488"/>
            <w:bookmarkEnd w:id="1309"/>
          </w:p>
        </w:tc>
        <w:tc>
          <w:tcPr>
            <w:tcW w:w="1524" w:type="pct"/>
            <w:tcBorders>
              <w:top w:val="outset" w:sz="6" w:space="0" w:color="auto"/>
              <w:left w:val="outset" w:sz="6" w:space="0" w:color="auto"/>
              <w:bottom w:val="outset" w:sz="6" w:space="0" w:color="auto"/>
              <w:right w:val="outset" w:sz="6" w:space="0" w:color="auto"/>
            </w:tcBorders>
            <w:hideMark/>
          </w:tcPr>
          <w:p w14:paraId="50DB73AC" w14:textId="77777777" w:rsidR="00D45A8C" w:rsidRPr="00B620DB" w:rsidRDefault="00135AFF" w:rsidP="00D45A8C">
            <w:pPr>
              <w:pStyle w:val="12TabHeadBody"/>
            </w:pPr>
            <w:hyperlink r:id="rId1231" w:anchor="es014420" w:history="1">
              <w:r w:rsidR="00D45A8C" w:rsidRPr="00B620DB">
                <w:rPr>
                  <w:rStyle w:val="Hyperlink"/>
                  <w:color w:val="auto"/>
                  <w:szCs w:val="18"/>
                  <w:u w:val="none"/>
                </w:rPr>
                <w:t>4.1.6.15.(1)</w:t>
              </w:r>
            </w:hyperlink>
            <w:r w:rsidR="00D45A8C" w:rsidRPr="00B620DB">
              <w:br/>
            </w:r>
            <w:hyperlink r:id="rId1232" w:anchor="es014454" w:history="1">
              <w:r w:rsidR="00D45A8C" w:rsidRPr="00B620DB">
                <w:rPr>
                  <w:rStyle w:val="Hyperlink"/>
                  <w:color w:val="auto"/>
                  <w:szCs w:val="18"/>
                  <w:u w:val="none"/>
                </w:rPr>
                <w:t>4.1.7.11.(1)</w:t>
              </w:r>
            </w:hyperlink>
          </w:p>
        </w:tc>
      </w:tr>
      <w:tr w:rsidR="00D45A8C" w:rsidRPr="00B620DB" w14:paraId="6340FB9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143AAC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BFA924C" w14:textId="77777777" w:rsidR="00D45A8C" w:rsidRPr="00B620DB" w:rsidRDefault="00D45A8C" w:rsidP="00D45A8C">
            <w:pPr>
              <w:pStyle w:val="12TabHeadBody"/>
            </w:pPr>
            <w:r w:rsidRPr="00B620DB">
              <w:rPr>
                <w:rStyle w:val="flts1"/>
              </w:rPr>
              <w:t>S136-16</w:t>
            </w:r>
          </w:p>
        </w:tc>
        <w:tc>
          <w:tcPr>
            <w:tcW w:w="1641" w:type="pct"/>
            <w:tcBorders>
              <w:top w:val="outset" w:sz="6" w:space="0" w:color="auto"/>
              <w:left w:val="outset" w:sz="6" w:space="0" w:color="auto"/>
              <w:bottom w:val="outset" w:sz="6" w:space="0" w:color="auto"/>
              <w:right w:val="outset" w:sz="6" w:space="0" w:color="auto"/>
            </w:tcBorders>
            <w:hideMark/>
          </w:tcPr>
          <w:p w14:paraId="76CB1B77" w14:textId="77777777" w:rsidR="00D45A8C" w:rsidRPr="00B620DB" w:rsidRDefault="00D45A8C" w:rsidP="00D45A8C">
            <w:pPr>
              <w:pStyle w:val="12TabHeadBody"/>
            </w:pPr>
            <w:bookmarkStart w:id="1310" w:name="csas136"/>
            <w:bookmarkStart w:id="1311" w:name="a93715"/>
            <w:bookmarkEnd w:id="1310"/>
            <w:bookmarkEnd w:id="1311"/>
            <w:r w:rsidRPr="00B620DB">
              <w:rPr>
                <w:rStyle w:val="flts1"/>
              </w:rPr>
              <w:t>North American specification for the design of cold-formed steel structural members (using the Appendix B provisions applicable to Canada)</w:t>
            </w:r>
            <w:bookmarkStart w:id="1312" w:name="a93717"/>
            <w:bookmarkEnd w:id="1312"/>
          </w:p>
        </w:tc>
        <w:tc>
          <w:tcPr>
            <w:tcW w:w="1524" w:type="pct"/>
            <w:tcBorders>
              <w:top w:val="outset" w:sz="6" w:space="0" w:color="auto"/>
              <w:left w:val="outset" w:sz="6" w:space="0" w:color="auto"/>
              <w:bottom w:val="outset" w:sz="6" w:space="0" w:color="auto"/>
              <w:right w:val="outset" w:sz="6" w:space="0" w:color="auto"/>
            </w:tcBorders>
            <w:hideMark/>
          </w:tcPr>
          <w:p w14:paraId="68E98FDD" w14:textId="77777777" w:rsidR="00D45A8C" w:rsidRPr="00B620DB" w:rsidRDefault="00135AFF" w:rsidP="00D45A8C">
            <w:pPr>
              <w:pStyle w:val="12TabHeadBody"/>
            </w:pPr>
            <w:hyperlink r:id="rId1233" w:anchor="es014462" w:history="1">
              <w:r w:rsidR="00D45A8C" w:rsidRPr="00B620DB">
                <w:rPr>
                  <w:rStyle w:val="Hyperlink"/>
                  <w:color w:val="auto"/>
                  <w:szCs w:val="18"/>
                  <w:u w:val="none"/>
                </w:rPr>
                <w:t>4.1.8.1.(5)</w:t>
              </w:r>
            </w:hyperlink>
            <w:r w:rsidR="00D45A8C" w:rsidRPr="00B620DB">
              <w:br/>
            </w:r>
            <w:hyperlink r:id="rId1234" w:anchor="et001038" w:history="1">
              <w:r w:rsidR="00D45A8C" w:rsidRPr="00B620DB">
                <w:rPr>
                  <w:rStyle w:val="Hyperlink"/>
                  <w:color w:val="auto"/>
                  <w:szCs w:val="18"/>
                  <w:u w:val="none"/>
                </w:rPr>
                <w:t>Table</w:t>
              </w:r>
            </w:hyperlink>
            <w:hyperlink r:id="rId1235" w:anchor="et001038" w:history="1">
              <w:r w:rsidR="00D45A8C" w:rsidRPr="00B620DB">
                <w:rPr>
                  <w:rStyle w:val="Hyperlink"/>
                  <w:color w:val="auto"/>
                  <w:u w:val="none"/>
                </w:rPr>
                <w:t> </w:t>
              </w:r>
            </w:hyperlink>
            <w:hyperlink r:id="rId1236" w:anchor="et001038" w:history="1">
              <w:r w:rsidR="00D45A8C" w:rsidRPr="00B620DB">
                <w:rPr>
                  <w:rStyle w:val="Hyperlink"/>
                  <w:color w:val="auto"/>
                  <w:szCs w:val="18"/>
                  <w:u w:val="none"/>
                </w:rPr>
                <w:t>4.1.8.9.</w:t>
              </w:r>
            </w:hyperlink>
            <w:r w:rsidR="00D45A8C" w:rsidRPr="00B620DB">
              <w:br/>
            </w:r>
            <w:hyperlink r:id="rId1237" w:anchor="es001583" w:history="1">
              <w:r w:rsidR="00D45A8C" w:rsidRPr="00B620DB">
                <w:rPr>
                  <w:rStyle w:val="Hyperlink"/>
                  <w:color w:val="auto"/>
                  <w:szCs w:val="18"/>
                  <w:u w:val="none"/>
                </w:rPr>
                <w:t>4.3.4.2.(1)</w:t>
              </w:r>
            </w:hyperlink>
          </w:p>
        </w:tc>
      </w:tr>
      <w:tr w:rsidR="00D45A8C" w:rsidRPr="00B620DB" w14:paraId="14C2B80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F015FD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2C6C8F3" w14:textId="77777777" w:rsidR="00D45A8C" w:rsidRPr="00B620DB" w:rsidRDefault="00D45A8C" w:rsidP="00D45A8C">
            <w:pPr>
              <w:pStyle w:val="12TabHeadBody"/>
            </w:pPr>
            <w:r w:rsidRPr="00B620DB">
              <w:rPr>
                <w:rStyle w:val="flts1"/>
              </w:rPr>
              <w:t>S157-17/S157.1-17</w:t>
            </w:r>
          </w:p>
        </w:tc>
        <w:tc>
          <w:tcPr>
            <w:tcW w:w="1641" w:type="pct"/>
            <w:tcBorders>
              <w:top w:val="outset" w:sz="6" w:space="0" w:color="auto"/>
              <w:left w:val="outset" w:sz="6" w:space="0" w:color="auto"/>
              <w:bottom w:val="outset" w:sz="6" w:space="0" w:color="auto"/>
              <w:right w:val="outset" w:sz="6" w:space="0" w:color="auto"/>
            </w:tcBorders>
            <w:hideMark/>
          </w:tcPr>
          <w:p w14:paraId="1F17BFD6" w14:textId="77777777" w:rsidR="00D45A8C" w:rsidRPr="00B620DB" w:rsidRDefault="00D45A8C" w:rsidP="00D45A8C">
            <w:pPr>
              <w:pStyle w:val="12TabHeadBody"/>
            </w:pPr>
            <w:bookmarkStart w:id="1313" w:name="csas157s157.1"/>
            <w:bookmarkStart w:id="1314" w:name="a93740"/>
            <w:bookmarkEnd w:id="1313"/>
            <w:bookmarkEnd w:id="1314"/>
            <w:r w:rsidRPr="00B620DB">
              <w:rPr>
                <w:rStyle w:val="flts1"/>
              </w:rPr>
              <w:t>Strength design in aluminum/Commentary on CSA S157-17, Strength design in aluminum</w:t>
            </w:r>
            <w:bookmarkStart w:id="1315" w:name="a93742"/>
            <w:bookmarkEnd w:id="1315"/>
          </w:p>
        </w:tc>
        <w:tc>
          <w:tcPr>
            <w:tcW w:w="1524" w:type="pct"/>
            <w:tcBorders>
              <w:top w:val="outset" w:sz="6" w:space="0" w:color="auto"/>
              <w:left w:val="outset" w:sz="6" w:space="0" w:color="auto"/>
              <w:bottom w:val="outset" w:sz="6" w:space="0" w:color="auto"/>
              <w:right w:val="outset" w:sz="6" w:space="0" w:color="auto"/>
            </w:tcBorders>
            <w:hideMark/>
          </w:tcPr>
          <w:p w14:paraId="6D273900" w14:textId="77777777" w:rsidR="00D45A8C" w:rsidRPr="00B620DB" w:rsidRDefault="00135AFF" w:rsidP="00D45A8C">
            <w:pPr>
              <w:pStyle w:val="12TabHeadBody"/>
            </w:pPr>
            <w:hyperlink r:id="rId1238" w:anchor="es001584" w:history="1">
              <w:r w:rsidR="00D45A8C" w:rsidRPr="00B620DB">
                <w:rPr>
                  <w:rStyle w:val="Hyperlink"/>
                  <w:color w:val="auto"/>
                  <w:szCs w:val="18"/>
                  <w:u w:val="none"/>
                </w:rPr>
                <w:t>4.3.5.1.(1)</w:t>
              </w:r>
            </w:hyperlink>
          </w:p>
        </w:tc>
      </w:tr>
      <w:tr w:rsidR="00D45A8C" w:rsidRPr="00B620DB" w14:paraId="35D98BD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D1B98BA"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6BECE6A" w14:textId="77777777" w:rsidR="00D45A8C" w:rsidRPr="00B620DB" w:rsidRDefault="00D45A8C" w:rsidP="00D45A8C">
            <w:pPr>
              <w:pStyle w:val="12TabHeadBody"/>
            </w:pPr>
            <w:r w:rsidRPr="00B620DB">
              <w:rPr>
                <w:rStyle w:val="flts1"/>
              </w:rPr>
              <w:t>S269.1-16</w:t>
            </w:r>
          </w:p>
        </w:tc>
        <w:tc>
          <w:tcPr>
            <w:tcW w:w="1641" w:type="pct"/>
            <w:tcBorders>
              <w:top w:val="outset" w:sz="6" w:space="0" w:color="auto"/>
              <w:left w:val="outset" w:sz="6" w:space="0" w:color="auto"/>
              <w:bottom w:val="outset" w:sz="6" w:space="0" w:color="auto"/>
              <w:right w:val="outset" w:sz="6" w:space="0" w:color="auto"/>
            </w:tcBorders>
            <w:hideMark/>
          </w:tcPr>
          <w:p w14:paraId="1101B737" w14:textId="77777777" w:rsidR="00D45A8C" w:rsidRPr="00B620DB" w:rsidRDefault="00D45A8C" w:rsidP="00D45A8C">
            <w:pPr>
              <w:pStyle w:val="12TabHeadBody"/>
            </w:pPr>
            <w:bookmarkStart w:id="1316" w:name="csas269.1"/>
            <w:bookmarkStart w:id="1317" w:name="a93967"/>
            <w:bookmarkEnd w:id="1316"/>
            <w:bookmarkEnd w:id="1317"/>
            <w:r w:rsidRPr="00B620DB">
              <w:rPr>
                <w:rStyle w:val="flts1"/>
              </w:rPr>
              <w:t>Falsework and formwork</w:t>
            </w:r>
            <w:bookmarkStart w:id="1318" w:name="a93969"/>
            <w:bookmarkEnd w:id="1318"/>
          </w:p>
        </w:tc>
        <w:tc>
          <w:tcPr>
            <w:tcW w:w="1524" w:type="pct"/>
            <w:tcBorders>
              <w:top w:val="outset" w:sz="6" w:space="0" w:color="auto"/>
              <w:left w:val="outset" w:sz="6" w:space="0" w:color="auto"/>
              <w:bottom w:val="outset" w:sz="6" w:space="0" w:color="auto"/>
              <w:right w:val="outset" w:sz="6" w:space="0" w:color="auto"/>
            </w:tcBorders>
            <w:hideMark/>
          </w:tcPr>
          <w:p w14:paraId="09DE7274" w14:textId="77777777" w:rsidR="00D45A8C" w:rsidRPr="00B620DB" w:rsidRDefault="00135AFF" w:rsidP="00D45A8C">
            <w:pPr>
              <w:pStyle w:val="12TabHeadBody"/>
            </w:pPr>
            <w:hyperlink r:id="rId1239" w:anchor="es001374" w:history="1">
              <w:r w:rsidR="00D45A8C" w:rsidRPr="00B620DB">
                <w:rPr>
                  <w:rStyle w:val="Hyperlink"/>
                  <w:color w:val="auto"/>
                  <w:szCs w:val="18"/>
                  <w:u w:val="none"/>
                </w:rPr>
                <w:t>4.1.1.3.(4)</w:t>
              </w:r>
            </w:hyperlink>
            <w:r w:rsidR="00D45A8C" w:rsidRPr="00B620DB">
              <w:br/>
            </w:r>
            <w:hyperlink r:id="rId1240" w:anchor="en001236" w:history="1">
              <w:r w:rsidR="00D45A8C" w:rsidRPr="00B620DB">
                <w:rPr>
                  <w:rStyle w:val="Hyperlink"/>
                  <w:color w:val="auto"/>
                  <w:szCs w:val="18"/>
                  <w:u w:val="none"/>
                </w:rPr>
                <w:t>A-9.15.1.1.(1)(c) and 9.20.1.1.(1)(b)</w:t>
              </w:r>
            </w:hyperlink>
          </w:p>
        </w:tc>
      </w:tr>
      <w:tr w:rsidR="00D45A8C" w:rsidRPr="00B620DB" w14:paraId="65EFBC2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D62CFD"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488D21C" w14:textId="77777777" w:rsidR="00D45A8C" w:rsidRPr="00B620DB" w:rsidRDefault="00D45A8C" w:rsidP="00D45A8C">
            <w:pPr>
              <w:pStyle w:val="12TabHeadBody"/>
            </w:pPr>
            <w:r w:rsidRPr="00B620DB">
              <w:rPr>
                <w:rStyle w:val="flts1"/>
              </w:rPr>
              <w:t>S269.2-16</w:t>
            </w:r>
          </w:p>
        </w:tc>
        <w:tc>
          <w:tcPr>
            <w:tcW w:w="1641" w:type="pct"/>
            <w:tcBorders>
              <w:top w:val="outset" w:sz="6" w:space="0" w:color="auto"/>
              <w:left w:val="outset" w:sz="6" w:space="0" w:color="auto"/>
              <w:bottom w:val="outset" w:sz="6" w:space="0" w:color="auto"/>
              <w:right w:val="outset" w:sz="6" w:space="0" w:color="auto"/>
            </w:tcBorders>
            <w:hideMark/>
          </w:tcPr>
          <w:p w14:paraId="7FF13ABC" w14:textId="77777777" w:rsidR="00D45A8C" w:rsidRPr="00B620DB" w:rsidRDefault="00D45A8C" w:rsidP="00D45A8C">
            <w:pPr>
              <w:pStyle w:val="12TabHeadBody"/>
            </w:pPr>
            <w:bookmarkStart w:id="1319" w:name="csas269.2"/>
            <w:bookmarkStart w:id="1320" w:name="a93990"/>
            <w:bookmarkEnd w:id="1319"/>
            <w:bookmarkEnd w:id="1320"/>
            <w:r w:rsidRPr="00B620DB">
              <w:rPr>
                <w:rStyle w:val="flts1"/>
              </w:rPr>
              <w:t>Access scaffolding for construction purposes</w:t>
            </w:r>
            <w:bookmarkStart w:id="1321" w:name="a93992"/>
            <w:bookmarkEnd w:id="1321"/>
          </w:p>
        </w:tc>
        <w:tc>
          <w:tcPr>
            <w:tcW w:w="1524" w:type="pct"/>
            <w:tcBorders>
              <w:top w:val="outset" w:sz="6" w:space="0" w:color="auto"/>
              <w:left w:val="outset" w:sz="6" w:space="0" w:color="auto"/>
              <w:bottom w:val="outset" w:sz="6" w:space="0" w:color="auto"/>
              <w:right w:val="outset" w:sz="6" w:space="0" w:color="auto"/>
            </w:tcBorders>
            <w:hideMark/>
          </w:tcPr>
          <w:p w14:paraId="646731D6" w14:textId="77777777" w:rsidR="00D45A8C" w:rsidRPr="00B620DB" w:rsidRDefault="00135AFF" w:rsidP="00D45A8C">
            <w:pPr>
              <w:pStyle w:val="12TabHeadBody"/>
            </w:pPr>
            <w:hyperlink r:id="rId1241" w:anchor="es001374" w:history="1">
              <w:r w:rsidR="00D45A8C" w:rsidRPr="00B620DB">
                <w:rPr>
                  <w:rStyle w:val="Hyperlink"/>
                  <w:color w:val="auto"/>
                  <w:szCs w:val="18"/>
                  <w:u w:val="none"/>
                </w:rPr>
                <w:t>4.1.1.3.(4)</w:t>
              </w:r>
            </w:hyperlink>
          </w:p>
        </w:tc>
      </w:tr>
      <w:tr w:rsidR="00D45A8C" w:rsidRPr="00B620DB" w14:paraId="2549CE7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912F79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27B1559E" w14:textId="77777777" w:rsidR="00D45A8C" w:rsidRPr="00B620DB" w:rsidRDefault="00D45A8C" w:rsidP="00D45A8C">
            <w:pPr>
              <w:pStyle w:val="12TabHeadBody"/>
            </w:pPr>
            <w:r w:rsidRPr="00B620DB">
              <w:rPr>
                <w:rStyle w:val="flts1"/>
              </w:rPr>
              <w:t>CAN/CSA-S269.3-M92</w:t>
            </w:r>
          </w:p>
        </w:tc>
        <w:tc>
          <w:tcPr>
            <w:tcW w:w="1641" w:type="pct"/>
            <w:tcBorders>
              <w:top w:val="outset" w:sz="6" w:space="0" w:color="auto"/>
              <w:left w:val="outset" w:sz="6" w:space="0" w:color="auto"/>
              <w:bottom w:val="outset" w:sz="6" w:space="0" w:color="auto"/>
              <w:right w:val="outset" w:sz="6" w:space="0" w:color="auto"/>
            </w:tcBorders>
            <w:hideMark/>
          </w:tcPr>
          <w:p w14:paraId="592E483E" w14:textId="77777777" w:rsidR="00D45A8C" w:rsidRPr="00B620DB" w:rsidRDefault="00D45A8C" w:rsidP="00D45A8C">
            <w:pPr>
              <w:pStyle w:val="12TabHeadBody"/>
            </w:pPr>
            <w:bookmarkStart w:id="1322" w:name="csas269.3"/>
            <w:bookmarkStart w:id="1323" w:name="a94217"/>
            <w:bookmarkEnd w:id="1322"/>
            <w:bookmarkEnd w:id="1323"/>
            <w:r w:rsidRPr="00B620DB">
              <w:rPr>
                <w:rStyle w:val="flts1"/>
              </w:rPr>
              <w:t>Concrete Formwork</w:t>
            </w:r>
            <w:bookmarkStart w:id="1324" w:name="a94219"/>
            <w:bookmarkEnd w:id="1324"/>
          </w:p>
        </w:tc>
        <w:tc>
          <w:tcPr>
            <w:tcW w:w="1524" w:type="pct"/>
            <w:tcBorders>
              <w:top w:val="outset" w:sz="6" w:space="0" w:color="auto"/>
              <w:left w:val="outset" w:sz="6" w:space="0" w:color="auto"/>
              <w:bottom w:val="outset" w:sz="6" w:space="0" w:color="auto"/>
              <w:right w:val="outset" w:sz="6" w:space="0" w:color="auto"/>
            </w:tcBorders>
            <w:hideMark/>
          </w:tcPr>
          <w:p w14:paraId="5F96550D" w14:textId="77777777" w:rsidR="00D45A8C" w:rsidRPr="00B620DB" w:rsidRDefault="00135AFF" w:rsidP="00D45A8C">
            <w:pPr>
              <w:pStyle w:val="12TabHeadBody"/>
            </w:pPr>
            <w:hyperlink r:id="rId1242" w:anchor="es001374" w:history="1">
              <w:r w:rsidR="00D45A8C" w:rsidRPr="00B620DB">
                <w:rPr>
                  <w:rStyle w:val="Hyperlink"/>
                  <w:color w:val="auto"/>
                  <w:szCs w:val="18"/>
                  <w:u w:val="none"/>
                </w:rPr>
                <w:t>4.1.1.3.(4)</w:t>
              </w:r>
            </w:hyperlink>
          </w:p>
        </w:tc>
      </w:tr>
      <w:tr w:rsidR="00D45A8C" w:rsidRPr="00B620DB" w14:paraId="2D46FF1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B82263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6B00B8EF" w14:textId="77777777" w:rsidR="00D45A8C" w:rsidRPr="00B620DB" w:rsidRDefault="00D45A8C" w:rsidP="00D45A8C">
            <w:pPr>
              <w:pStyle w:val="12TabHeadBody"/>
            </w:pPr>
            <w:r w:rsidRPr="00B620DB">
              <w:rPr>
                <w:rStyle w:val="flts1"/>
              </w:rPr>
              <w:t>S304-14</w:t>
            </w:r>
          </w:p>
        </w:tc>
        <w:tc>
          <w:tcPr>
            <w:tcW w:w="1641" w:type="pct"/>
            <w:tcBorders>
              <w:top w:val="outset" w:sz="6" w:space="0" w:color="auto"/>
              <w:left w:val="outset" w:sz="6" w:space="0" w:color="auto"/>
              <w:bottom w:val="outset" w:sz="6" w:space="0" w:color="auto"/>
              <w:right w:val="outset" w:sz="6" w:space="0" w:color="auto"/>
            </w:tcBorders>
            <w:hideMark/>
          </w:tcPr>
          <w:p w14:paraId="15C3A86E" w14:textId="77777777" w:rsidR="00D45A8C" w:rsidRPr="00B620DB" w:rsidRDefault="00D45A8C" w:rsidP="00D45A8C">
            <w:pPr>
              <w:pStyle w:val="12TabHeadBody"/>
            </w:pPr>
            <w:bookmarkStart w:id="1325" w:name="csas304"/>
            <w:bookmarkStart w:id="1326" w:name="a94238"/>
            <w:bookmarkEnd w:id="1325"/>
            <w:bookmarkEnd w:id="1326"/>
            <w:r w:rsidRPr="00B620DB">
              <w:rPr>
                <w:rStyle w:val="flts1"/>
              </w:rPr>
              <w:t>Design of masonry structures</w:t>
            </w:r>
            <w:bookmarkStart w:id="1327" w:name="a94240"/>
            <w:bookmarkEnd w:id="1327"/>
          </w:p>
        </w:tc>
        <w:tc>
          <w:tcPr>
            <w:tcW w:w="1524" w:type="pct"/>
            <w:tcBorders>
              <w:top w:val="outset" w:sz="6" w:space="0" w:color="auto"/>
              <w:left w:val="outset" w:sz="6" w:space="0" w:color="auto"/>
              <w:bottom w:val="outset" w:sz="6" w:space="0" w:color="auto"/>
              <w:right w:val="outset" w:sz="6" w:space="0" w:color="auto"/>
            </w:tcBorders>
            <w:hideMark/>
          </w:tcPr>
          <w:p w14:paraId="0E214454" w14:textId="77777777" w:rsidR="00D45A8C" w:rsidRPr="00B620DB" w:rsidRDefault="00135AFF" w:rsidP="00D45A8C">
            <w:pPr>
              <w:pStyle w:val="12TabHeadBody"/>
            </w:pPr>
            <w:hyperlink r:id="rId1243" w:anchor="et001038" w:history="1">
              <w:r w:rsidR="00D45A8C" w:rsidRPr="00B620DB">
                <w:rPr>
                  <w:rStyle w:val="Hyperlink"/>
                  <w:color w:val="auto"/>
                  <w:szCs w:val="18"/>
                  <w:u w:val="none"/>
                </w:rPr>
                <w:t>Table</w:t>
              </w:r>
            </w:hyperlink>
            <w:hyperlink r:id="rId1244" w:anchor="et001038" w:history="1">
              <w:r w:rsidR="00D45A8C" w:rsidRPr="00B620DB">
                <w:rPr>
                  <w:rStyle w:val="Hyperlink"/>
                  <w:color w:val="auto"/>
                  <w:u w:val="none"/>
                </w:rPr>
                <w:t> </w:t>
              </w:r>
            </w:hyperlink>
            <w:hyperlink r:id="rId1245" w:anchor="et001038" w:history="1">
              <w:r w:rsidR="00D45A8C" w:rsidRPr="00B620DB">
                <w:rPr>
                  <w:rStyle w:val="Hyperlink"/>
                  <w:color w:val="auto"/>
                  <w:szCs w:val="18"/>
                  <w:u w:val="none"/>
                </w:rPr>
                <w:t>4.1.8.9.</w:t>
              </w:r>
            </w:hyperlink>
            <w:r w:rsidR="00D45A8C" w:rsidRPr="00B620DB">
              <w:br/>
            </w:r>
            <w:hyperlink r:id="rId1246" w:anchor="es007976" w:history="1">
              <w:r w:rsidR="00D45A8C" w:rsidRPr="00B620DB">
                <w:rPr>
                  <w:rStyle w:val="Hyperlink"/>
                  <w:color w:val="auto"/>
                  <w:szCs w:val="18"/>
                  <w:u w:val="none"/>
                </w:rPr>
                <w:t>4.3.2.1.(1)</w:t>
              </w:r>
            </w:hyperlink>
            <w:r w:rsidR="00D45A8C" w:rsidRPr="00B620DB">
              <w:br/>
            </w:r>
            <w:hyperlink r:id="rId1247" w:anchor="en001185" w:history="1">
              <w:r w:rsidR="00D45A8C" w:rsidRPr="00B620DB">
                <w:rPr>
                  <w:rStyle w:val="Hyperlink"/>
                  <w:color w:val="auto"/>
                  <w:szCs w:val="18"/>
                  <w:u w:val="none"/>
                </w:rPr>
                <w:t>A-5.1.4.1.(6)(b) and (c)</w:t>
              </w:r>
            </w:hyperlink>
          </w:p>
        </w:tc>
      </w:tr>
      <w:tr w:rsidR="00D45A8C" w:rsidRPr="00B620DB" w14:paraId="493D8CC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7B5E90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8B8B3AA" w14:textId="77777777" w:rsidR="00D45A8C" w:rsidRPr="00B620DB" w:rsidRDefault="00D45A8C" w:rsidP="00D45A8C">
            <w:pPr>
              <w:pStyle w:val="12TabHeadBody"/>
            </w:pPr>
            <w:r w:rsidRPr="00B620DB">
              <w:rPr>
                <w:rStyle w:val="flts1"/>
              </w:rPr>
              <w:t>S367-12</w:t>
            </w:r>
          </w:p>
        </w:tc>
        <w:tc>
          <w:tcPr>
            <w:tcW w:w="1641" w:type="pct"/>
            <w:tcBorders>
              <w:top w:val="outset" w:sz="6" w:space="0" w:color="auto"/>
              <w:left w:val="outset" w:sz="6" w:space="0" w:color="auto"/>
              <w:bottom w:val="outset" w:sz="6" w:space="0" w:color="auto"/>
              <w:right w:val="outset" w:sz="6" w:space="0" w:color="auto"/>
            </w:tcBorders>
            <w:hideMark/>
          </w:tcPr>
          <w:p w14:paraId="20D1549B" w14:textId="77777777" w:rsidR="00D45A8C" w:rsidRPr="00B620DB" w:rsidRDefault="00D45A8C" w:rsidP="00D45A8C">
            <w:pPr>
              <w:pStyle w:val="12TabHeadBody"/>
            </w:pPr>
            <w:bookmarkStart w:id="1328" w:name="csas367"/>
            <w:bookmarkStart w:id="1329" w:name="a94469"/>
            <w:bookmarkEnd w:id="1328"/>
            <w:bookmarkEnd w:id="1329"/>
            <w:r w:rsidRPr="00B620DB">
              <w:rPr>
                <w:rStyle w:val="flts1"/>
              </w:rPr>
              <w:t>Air-, cable-, and frame-supported membrane structures</w:t>
            </w:r>
            <w:bookmarkStart w:id="1330" w:name="a94471"/>
            <w:bookmarkEnd w:id="1330"/>
          </w:p>
        </w:tc>
        <w:tc>
          <w:tcPr>
            <w:tcW w:w="1524" w:type="pct"/>
            <w:tcBorders>
              <w:top w:val="outset" w:sz="6" w:space="0" w:color="auto"/>
              <w:left w:val="outset" w:sz="6" w:space="0" w:color="auto"/>
              <w:bottom w:val="outset" w:sz="6" w:space="0" w:color="auto"/>
              <w:right w:val="outset" w:sz="6" w:space="0" w:color="auto"/>
            </w:tcBorders>
            <w:hideMark/>
          </w:tcPr>
          <w:p w14:paraId="19A77B9A" w14:textId="77777777" w:rsidR="00D45A8C" w:rsidRPr="00B620DB" w:rsidRDefault="00135AFF" w:rsidP="00D45A8C">
            <w:pPr>
              <w:pStyle w:val="12TabHeadBody"/>
            </w:pPr>
            <w:hyperlink r:id="rId1248" w:anchor="es001586" w:history="1">
              <w:r w:rsidR="00D45A8C" w:rsidRPr="00B620DB">
                <w:rPr>
                  <w:rStyle w:val="Hyperlink"/>
                  <w:color w:val="auto"/>
                  <w:szCs w:val="18"/>
                  <w:u w:val="none"/>
                </w:rPr>
                <w:t>4.4.1.1.(1)</w:t>
              </w:r>
            </w:hyperlink>
          </w:p>
        </w:tc>
      </w:tr>
      <w:tr w:rsidR="00D45A8C" w:rsidRPr="00B620DB" w14:paraId="7EABC91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94D785E"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0C0F8718" w14:textId="77777777" w:rsidR="00D45A8C" w:rsidRPr="00B620DB" w:rsidRDefault="00D45A8C" w:rsidP="00D45A8C">
            <w:pPr>
              <w:pStyle w:val="12TabHeadBody"/>
            </w:pPr>
            <w:r w:rsidRPr="00B620DB">
              <w:rPr>
                <w:rStyle w:val="flts1"/>
              </w:rPr>
              <w:t>S406-16</w:t>
            </w:r>
          </w:p>
        </w:tc>
        <w:tc>
          <w:tcPr>
            <w:tcW w:w="1641" w:type="pct"/>
            <w:tcBorders>
              <w:top w:val="outset" w:sz="6" w:space="0" w:color="auto"/>
              <w:left w:val="outset" w:sz="6" w:space="0" w:color="auto"/>
              <w:bottom w:val="outset" w:sz="6" w:space="0" w:color="auto"/>
              <w:right w:val="outset" w:sz="6" w:space="0" w:color="auto"/>
            </w:tcBorders>
            <w:hideMark/>
          </w:tcPr>
          <w:p w14:paraId="4ABE4822" w14:textId="77777777" w:rsidR="00D45A8C" w:rsidRPr="00B620DB" w:rsidRDefault="00D45A8C" w:rsidP="00D45A8C">
            <w:pPr>
              <w:pStyle w:val="12TabHeadBody"/>
            </w:pPr>
            <w:bookmarkStart w:id="1331" w:name="csas406"/>
            <w:bookmarkStart w:id="1332" w:name="a94490"/>
            <w:bookmarkEnd w:id="1331"/>
            <w:bookmarkEnd w:id="1332"/>
            <w:r w:rsidRPr="00B620DB">
              <w:rPr>
                <w:rStyle w:val="flts1"/>
              </w:rPr>
              <w:t>Specification of permanent wood foundations for housing and small buildings</w:t>
            </w:r>
            <w:bookmarkStart w:id="1333" w:name="a94492"/>
            <w:bookmarkEnd w:id="1333"/>
          </w:p>
        </w:tc>
        <w:tc>
          <w:tcPr>
            <w:tcW w:w="1524" w:type="pct"/>
            <w:tcBorders>
              <w:top w:val="outset" w:sz="6" w:space="0" w:color="auto"/>
              <w:left w:val="outset" w:sz="6" w:space="0" w:color="auto"/>
              <w:bottom w:val="outset" w:sz="6" w:space="0" w:color="auto"/>
              <w:right w:val="outset" w:sz="6" w:space="0" w:color="auto"/>
            </w:tcBorders>
            <w:hideMark/>
          </w:tcPr>
          <w:p w14:paraId="00E224D6" w14:textId="77777777" w:rsidR="00D45A8C" w:rsidRPr="00B620DB" w:rsidRDefault="00135AFF" w:rsidP="00D45A8C">
            <w:pPr>
              <w:pStyle w:val="12TabHeadBody"/>
            </w:pPr>
            <w:hyperlink r:id="rId1249" w:anchor="es008327" w:history="1">
              <w:r w:rsidR="00D45A8C" w:rsidRPr="00B620DB">
                <w:rPr>
                  <w:rStyle w:val="Hyperlink"/>
                  <w:color w:val="auto"/>
                  <w:szCs w:val="18"/>
                  <w:u w:val="none"/>
                </w:rPr>
                <w:t>9.15.2.4.(1)</w:t>
              </w:r>
            </w:hyperlink>
            <w:r w:rsidR="00D45A8C" w:rsidRPr="00B620DB">
              <w:br/>
            </w:r>
            <w:hyperlink r:id="rId1250" w:anchor="es002576" w:history="1">
              <w:r w:rsidR="00D45A8C" w:rsidRPr="00B620DB">
                <w:rPr>
                  <w:rStyle w:val="Hyperlink"/>
                  <w:color w:val="auto"/>
                  <w:szCs w:val="18"/>
                  <w:u w:val="none"/>
                </w:rPr>
                <w:t>9.16.5.1.(1)</w:t>
              </w:r>
            </w:hyperlink>
            <w:r w:rsidR="00D45A8C" w:rsidRPr="00B620DB">
              <w:br/>
            </w:r>
            <w:hyperlink r:id="rId1251" w:anchor="en000305" w:history="1">
              <w:r w:rsidR="00D45A8C" w:rsidRPr="00B620DB">
                <w:rPr>
                  <w:rStyle w:val="Hyperlink"/>
                  <w:color w:val="auto"/>
                  <w:szCs w:val="18"/>
                  <w:u w:val="none"/>
                </w:rPr>
                <w:t>A-9.15.2.4.(1)</w:t>
              </w:r>
            </w:hyperlink>
          </w:p>
        </w:tc>
      </w:tr>
      <w:tr w:rsidR="00D45A8C" w:rsidRPr="00B620DB" w14:paraId="635B8C7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F4F06D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5C58EF7" w14:textId="77777777" w:rsidR="00D45A8C" w:rsidRPr="00B620DB" w:rsidRDefault="00D45A8C" w:rsidP="00D45A8C">
            <w:pPr>
              <w:pStyle w:val="12TabHeadBody"/>
            </w:pPr>
            <w:r w:rsidRPr="00B620DB">
              <w:rPr>
                <w:rStyle w:val="flts1"/>
              </w:rPr>
              <w:t>S413-14</w:t>
            </w:r>
          </w:p>
        </w:tc>
        <w:tc>
          <w:tcPr>
            <w:tcW w:w="1641" w:type="pct"/>
            <w:tcBorders>
              <w:top w:val="outset" w:sz="6" w:space="0" w:color="auto"/>
              <w:left w:val="outset" w:sz="6" w:space="0" w:color="auto"/>
              <w:bottom w:val="outset" w:sz="6" w:space="0" w:color="auto"/>
              <w:right w:val="outset" w:sz="6" w:space="0" w:color="auto"/>
            </w:tcBorders>
            <w:hideMark/>
          </w:tcPr>
          <w:p w14:paraId="770A6A0D" w14:textId="77777777" w:rsidR="00D45A8C" w:rsidRPr="00B620DB" w:rsidRDefault="00D45A8C" w:rsidP="00D45A8C">
            <w:pPr>
              <w:pStyle w:val="12TabHeadBody"/>
            </w:pPr>
            <w:bookmarkStart w:id="1334" w:name="csas413"/>
            <w:bookmarkStart w:id="1335" w:name="a94721"/>
            <w:bookmarkEnd w:id="1334"/>
            <w:bookmarkEnd w:id="1335"/>
            <w:r w:rsidRPr="00B620DB">
              <w:rPr>
                <w:rStyle w:val="flts1"/>
              </w:rPr>
              <w:t>Parking structures</w:t>
            </w:r>
            <w:bookmarkStart w:id="1336" w:name="a94723"/>
            <w:bookmarkEnd w:id="1336"/>
          </w:p>
        </w:tc>
        <w:tc>
          <w:tcPr>
            <w:tcW w:w="1524" w:type="pct"/>
            <w:tcBorders>
              <w:top w:val="outset" w:sz="6" w:space="0" w:color="auto"/>
              <w:left w:val="outset" w:sz="6" w:space="0" w:color="auto"/>
              <w:bottom w:val="outset" w:sz="6" w:space="0" w:color="auto"/>
              <w:right w:val="outset" w:sz="6" w:space="0" w:color="auto"/>
            </w:tcBorders>
            <w:hideMark/>
          </w:tcPr>
          <w:p w14:paraId="65936A22" w14:textId="77777777" w:rsidR="00D45A8C" w:rsidRPr="00B620DB" w:rsidRDefault="00135AFF" w:rsidP="00D45A8C">
            <w:pPr>
              <w:pStyle w:val="12TabHeadBody"/>
            </w:pPr>
            <w:hyperlink r:id="rId1252" w:anchor="es001587" w:history="1">
              <w:r w:rsidR="00D45A8C" w:rsidRPr="00B620DB">
                <w:rPr>
                  <w:rStyle w:val="Hyperlink"/>
                  <w:color w:val="auto"/>
                  <w:szCs w:val="18"/>
                  <w:u w:val="none"/>
                </w:rPr>
                <w:t>4.4.2.1.(1)</w:t>
              </w:r>
            </w:hyperlink>
            <w:r w:rsidR="00D45A8C" w:rsidRPr="00B620DB">
              <w:br/>
            </w:r>
            <w:hyperlink r:id="rId1253" w:anchor="en000916" w:history="1">
              <w:r w:rsidR="00D45A8C" w:rsidRPr="00B620DB">
                <w:rPr>
                  <w:rStyle w:val="Hyperlink"/>
                  <w:color w:val="auto"/>
                  <w:szCs w:val="18"/>
                  <w:u w:val="none"/>
                </w:rPr>
                <w:t>A-4.4.2.1.(1)</w:t>
              </w:r>
            </w:hyperlink>
          </w:p>
        </w:tc>
      </w:tr>
      <w:tr w:rsidR="00D45A8C" w:rsidRPr="00B620DB" w14:paraId="0E15302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A28A39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417F8ED" w14:textId="77777777" w:rsidR="00D45A8C" w:rsidRPr="00B620DB" w:rsidRDefault="00D45A8C" w:rsidP="00D45A8C">
            <w:pPr>
              <w:pStyle w:val="12TabHeadBody"/>
            </w:pPr>
            <w:r w:rsidRPr="00B620DB">
              <w:rPr>
                <w:rStyle w:val="flts1"/>
              </w:rPr>
              <w:t>S478:19</w:t>
            </w:r>
          </w:p>
        </w:tc>
        <w:tc>
          <w:tcPr>
            <w:tcW w:w="1641" w:type="pct"/>
            <w:tcBorders>
              <w:top w:val="outset" w:sz="6" w:space="0" w:color="auto"/>
              <w:left w:val="outset" w:sz="6" w:space="0" w:color="auto"/>
              <w:bottom w:val="outset" w:sz="6" w:space="0" w:color="auto"/>
              <w:right w:val="outset" w:sz="6" w:space="0" w:color="auto"/>
            </w:tcBorders>
            <w:hideMark/>
          </w:tcPr>
          <w:p w14:paraId="76B54A40" w14:textId="77777777" w:rsidR="00D45A8C" w:rsidRPr="00B620DB" w:rsidRDefault="00D45A8C" w:rsidP="00D45A8C">
            <w:pPr>
              <w:pStyle w:val="12TabHeadBody"/>
            </w:pPr>
            <w:bookmarkStart w:id="1337" w:name="csas478"/>
            <w:bookmarkStart w:id="1338" w:name="a94744"/>
            <w:bookmarkEnd w:id="1337"/>
            <w:bookmarkEnd w:id="1338"/>
            <w:r w:rsidRPr="00B620DB">
              <w:rPr>
                <w:rStyle w:val="flts1"/>
              </w:rPr>
              <w:t>Durability in buildings</w:t>
            </w:r>
            <w:bookmarkStart w:id="1339" w:name="a94746"/>
            <w:bookmarkEnd w:id="1339"/>
          </w:p>
        </w:tc>
        <w:tc>
          <w:tcPr>
            <w:tcW w:w="1524" w:type="pct"/>
            <w:tcBorders>
              <w:top w:val="outset" w:sz="6" w:space="0" w:color="auto"/>
              <w:left w:val="outset" w:sz="6" w:space="0" w:color="auto"/>
              <w:bottom w:val="outset" w:sz="6" w:space="0" w:color="auto"/>
              <w:right w:val="outset" w:sz="6" w:space="0" w:color="auto"/>
            </w:tcBorders>
            <w:hideMark/>
          </w:tcPr>
          <w:p w14:paraId="23EE7542" w14:textId="77777777" w:rsidR="00D45A8C" w:rsidRPr="00B620DB" w:rsidRDefault="00135AFF" w:rsidP="00D45A8C">
            <w:pPr>
              <w:pStyle w:val="12TabHeadBody"/>
            </w:pPr>
            <w:hyperlink r:id="rId1254" w:anchor="en001181" w:history="1">
              <w:r w:rsidR="00D45A8C" w:rsidRPr="00B620DB">
                <w:rPr>
                  <w:rStyle w:val="Hyperlink"/>
                  <w:color w:val="auto"/>
                  <w:szCs w:val="18"/>
                  <w:u w:val="none"/>
                </w:rPr>
                <w:t>A-5.1.4.2.</w:t>
              </w:r>
            </w:hyperlink>
          </w:p>
        </w:tc>
      </w:tr>
      <w:tr w:rsidR="00D45A8C" w:rsidRPr="00B620DB" w14:paraId="55EB5ED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E442F2"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18E91967" w14:textId="77777777" w:rsidR="00D45A8C" w:rsidRPr="00B620DB" w:rsidRDefault="00D45A8C" w:rsidP="00D45A8C">
            <w:pPr>
              <w:pStyle w:val="12TabHeadBody"/>
            </w:pPr>
            <w:r w:rsidRPr="00B620DB">
              <w:rPr>
                <w:rStyle w:val="flts1"/>
              </w:rPr>
              <w:t>S832:14</w:t>
            </w:r>
          </w:p>
        </w:tc>
        <w:tc>
          <w:tcPr>
            <w:tcW w:w="1641" w:type="pct"/>
            <w:tcBorders>
              <w:top w:val="outset" w:sz="6" w:space="0" w:color="auto"/>
              <w:left w:val="outset" w:sz="6" w:space="0" w:color="auto"/>
              <w:bottom w:val="outset" w:sz="6" w:space="0" w:color="auto"/>
              <w:right w:val="outset" w:sz="6" w:space="0" w:color="auto"/>
            </w:tcBorders>
            <w:hideMark/>
          </w:tcPr>
          <w:p w14:paraId="418055F1" w14:textId="77777777" w:rsidR="00D45A8C" w:rsidRPr="00B620DB" w:rsidRDefault="00D45A8C" w:rsidP="00D45A8C">
            <w:pPr>
              <w:pStyle w:val="12TabHeadBody"/>
            </w:pPr>
            <w:bookmarkStart w:id="1340" w:name="csas832"/>
            <w:bookmarkStart w:id="1341" w:name="a94765"/>
            <w:bookmarkEnd w:id="1340"/>
            <w:bookmarkEnd w:id="1341"/>
            <w:r w:rsidRPr="00B620DB">
              <w:rPr>
                <w:rStyle w:val="flts1"/>
              </w:rPr>
              <w:t>Seismic risk reduction of operational and functional components (OFCs) of buildings</w:t>
            </w:r>
            <w:bookmarkStart w:id="1342" w:name="a94767"/>
            <w:bookmarkEnd w:id="1342"/>
          </w:p>
        </w:tc>
        <w:tc>
          <w:tcPr>
            <w:tcW w:w="1524" w:type="pct"/>
            <w:tcBorders>
              <w:top w:val="outset" w:sz="6" w:space="0" w:color="auto"/>
              <w:left w:val="outset" w:sz="6" w:space="0" w:color="auto"/>
              <w:bottom w:val="outset" w:sz="6" w:space="0" w:color="auto"/>
              <w:right w:val="outset" w:sz="6" w:space="0" w:color="auto"/>
            </w:tcBorders>
            <w:hideMark/>
          </w:tcPr>
          <w:p w14:paraId="736DCA00" w14:textId="77777777" w:rsidR="00D45A8C" w:rsidRPr="00B620DB" w:rsidRDefault="00135AFF" w:rsidP="00D45A8C">
            <w:pPr>
              <w:pStyle w:val="12TabHeadBody"/>
            </w:pPr>
            <w:hyperlink r:id="rId1255" w:anchor="en000906" w:history="1">
              <w:r w:rsidR="00D45A8C" w:rsidRPr="00B620DB">
                <w:rPr>
                  <w:rStyle w:val="Hyperlink"/>
                  <w:color w:val="auto"/>
                  <w:szCs w:val="18"/>
                  <w:u w:val="none"/>
                </w:rPr>
                <w:t>A-Table 4.1.8.18.</w:t>
              </w:r>
            </w:hyperlink>
          </w:p>
        </w:tc>
      </w:tr>
      <w:tr w:rsidR="00D45A8C" w:rsidRPr="00B620DB" w14:paraId="0B06DAF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A1DC88"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9962E5C" w14:textId="77777777" w:rsidR="00D45A8C" w:rsidRPr="00B620DB" w:rsidRDefault="00D45A8C" w:rsidP="00D45A8C">
            <w:pPr>
              <w:pStyle w:val="12TabHeadBody"/>
            </w:pPr>
            <w:r w:rsidRPr="00B620DB">
              <w:rPr>
                <w:rStyle w:val="flts1"/>
              </w:rPr>
              <w:t>Z32-15</w:t>
            </w:r>
          </w:p>
        </w:tc>
        <w:tc>
          <w:tcPr>
            <w:tcW w:w="1641" w:type="pct"/>
            <w:tcBorders>
              <w:top w:val="outset" w:sz="6" w:space="0" w:color="auto"/>
              <w:left w:val="outset" w:sz="6" w:space="0" w:color="auto"/>
              <w:bottom w:val="outset" w:sz="6" w:space="0" w:color="auto"/>
              <w:right w:val="outset" w:sz="6" w:space="0" w:color="auto"/>
            </w:tcBorders>
            <w:hideMark/>
          </w:tcPr>
          <w:p w14:paraId="117D8147" w14:textId="77777777" w:rsidR="00D45A8C" w:rsidRPr="00B620DB" w:rsidRDefault="00D45A8C" w:rsidP="00D45A8C">
            <w:pPr>
              <w:pStyle w:val="12TabHeadBody"/>
            </w:pPr>
            <w:bookmarkStart w:id="1343" w:name="csaz32"/>
            <w:bookmarkStart w:id="1344" w:name="a94992"/>
            <w:bookmarkEnd w:id="1343"/>
            <w:bookmarkEnd w:id="1344"/>
            <w:r w:rsidRPr="00B620DB">
              <w:rPr>
                <w:rStyle w:val="flts1"/>
              </w:rPr>
              <w:t>Electrical safety and essential electrical systems in health care facilities</w:t>
            </w:r>
            <w:bookmarkStart w:id="1345" w:name="a94994"/>
            <w:bookmarkEnd w:id="1345"/>
          </w:p>
        </w:tc>
        <w:tc>
          <w:tcPr>
            <w:tcW w:w="1524" w:type="pct"/>
            <w:tcBorders>
              <w:top w:val="outset" w:sz="6" w:space="0" w:color="auto"/>
              <w:left w:val="outset" w:sz="6" w:space="0" w:color="auto"/>
              <w:bottom w:val="outset" w:sz="6" w:space="0" w:color="auto"/>
              <w:right w:val="outset" w:sz="6" w:space="0" w:color="auto"/>
            </w:tcBorders>
            <w:hideMark/>
          </w:tcPr>
          <w:p w14:paraId="16D52C08" w14:textId="77777777" w:rsidR="00D45A8C" w:rsidRPr="00B620DB" w:rsidRDefault="00135AFF" w:rsidP="00D45A8C">
            <w:pPr>
              <w:pStyle w:val="12TabHeadBody"/>
            </w:pPr>
            <w:hyperlink r:id="rId1256" w:anchor="es007685" w:history="1">
              <w:r w:rsidR="00D45A8C" w:rsidRPr="00B620DB">
                <w:rPr>
                  <w:rStyle w:val="Hyperlink"/>
                  <w:color w:val="auto"/>
                  <w:szCs w:val="18"/>
                  <w:u w:val="none"/>
                </w:rPr>
                <w:t>3.2.7.3.(4)</w:t>
              </w:r>
            </w:hyperlink>
            <w:r w:rsidR="00D45A8C" w:rsidRPr="00B620DB">
              <w:br/>
            </w:r>
            <w:hyperlink r:id="rId1257" w:anchor="es007687" w:history="1">
              <w:r w:rsidR="00D45A8C" w:rsidRPr="00B620DB">
                <w:rPr>
                  <w:rStyle w:val="Hyperlink"/>
                  <w:color w:val="auto"/>
                  <w:szCs w:val="18"/>
                  <w:u w:val="none"/>
                </w:rPr>
                <w:t>3.2.7.6.(1)</w:t>
              </w:r>
            </w:hyperlink>
            <w:r w:rsidR="00D45A8C" w:rsidRPr="00B620DB">
              <w:br/>
            </w:r>
            <w:hyperlink r:id="rId1258" w:anchor="en001113" w:history="1">
              <w:r w:rsidR="00D45A8C" w:rsidRPr="00B620DB">
                <w:rPr>
                  <w:rStyle w:val="Hyperlink"/>
                  <w:color w:val="auto"/>
                  <w:szCs w:val="18"/>
                  <w:u w:val="none"/>
                </w:rPr>
                <w:t>A-3.2.7.6.(1)</w:t>
              </w:r>
            </w:hyperlink>
          </w:p>
        </w:tc>
      </w:tr>
      <w:tr w:rsidR="00D45A8C" w:rsidRPr="00B620DB" w14:paraId="620BA1F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10B0814"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F41B2A5" w14:textId="77777777" w:rsidR="00D45A8C" w:rsidRPr="00B620DB" w:rsidRDefault="00D45A8C" w:rsidP="00D45A8C">
            <w:pPr>
              <w:pStyle w:val="12TabHeadBody"/>
            </w:pPr>
            <w:r w:rsidRPr="00B620DB">
              <w:rPr>
                <w:rStyle w:val="flts1"/>
              </w:rPr>
              <w:t>Z240 MH Series-16</w:t>
            </w:r>
          </w:p>
        </w:tc>
        <w:tc>
          <w:tcPr>
            <w:tcW w:w="1641" w:type="pct"/>
            <w:tcBorders>
              <w:top w:val="outset" w:sz="6" w:space="0" w:color="auto"/>
              <w:left w:val="outset" w:sz="6" w:space="0" w:color="auto"/>
              <w:bottom w:val="outset" w:sz="6" w:space="0" w:color="auto"/>
              <w:right w:val="outset" w:sz="6" w:space="0" w:color="auto"/>
            </w:tcBorders>
            <w:hideMark/>
          </w:tcPr>
          <w:p w14:paraId="566F3370" w14:textId="77777777" w:rsidR="00D45A8C" w:rsidRPr="00B620DB" w:rsidRDefault="00D45A8C" w:rsidP="00D45A8C">
            <w:pPr>
              <w:pStyle w:val="12TabHeadBody"/>
            </w:pPr>
            <w:bookmarkStart w:id="1346" w:name="csaz240mhseries"/>
            <w:bookmarkStart w:id="1347" w:name="a95017"/>
            <w:bookmarkEnd w:id="1346"/>
            <w:bookmarkEnd w:id="1347"/>
            <w:r w:rsidRPr="00B620DB">
              <w:rPr>
                <w:rStyle w:val="flts1"/>
              </w:rPr>
              <w:t>Manufactured homes</w:t>
            </w:r>
            <w:bookmarkStart w:id="1348" w:name="a95019"/>
            <w:bookmarkEnd w:id="1348"/>
          </w:p>
        </w:tc>
        <w:tc>
          <w:tcPr>
            <w:tcW w:w="1524" w:type="pct"/>
            <w:tcBorders>
              <w:top w:val="outset" w:sz="6" w:space="0" w:color="auto"/>
              <w:left w:val="outset" w:sz="6" w:space="0" w:color="auto"/>
              <w:bottom w:val="outset" w:sz="6" w:space="0" w:color="auto"/>
              <w:right w:val="outset" w:sz="6" w:space="0" w:color="auto"/>
            </w:tcBorders>
            <w:hideMark/>
          </w:tcPr>
          <w:p w14:paraId="11D99AAF" w14:textId="0AD76FB5" w:rsidR="00D45A8C" w:rsidRDefault="00D45A8C" w:rsidP="00D45A8C">
            <w:pPr>
              <w:pStyle w:val="12TabHeadBody"/>
              <w:rPr>
                <w:ins w:id="1349" w:author="Dang, Tommy HOUS:EX" w:date="2023-05-03T14:48:00Z"/>
              </w:rPr>
            </w:pPr>
            <w:ins w:id="1350" w:author="Dang, Tommy HOUS:EX" w:date="2023-05-03T14:48:00Z">
              <w:r>
                <w:t>1.1.1.1.(2)</w:t>
              </w:r>
              <w:r w:rsidRPr="005E79FC">
                <w:rPr>
                  <w:vertAlign w:val="superscript"/>
                </w:rPr>
                <w:t>(4)</w:t>
              </w:r>
            </w:ins>
          </w:p>
          <w:p w14:paraId="0315452E" w14:textId="5E9EEC3C" w:rsidR="00D45A8C" w:rsidRPr="00B620DB" w:rsidRDefault="00135AFF" w:rsidP="00D45A8C">
            <w:pPr>
              <w:pStyle w:val="12TabHeadBody"/>
            </w:pPr>
            <w:hyperlink r:id="rId1259" w:anchor="en000009" w:history="1">
              <w:r w:rsidR="00D45A8C" w:rsidRPr="00B620DB">
                <w:rPr>
                  <w:rStyle w:val="Hyperlink"/>
                  <w:color w:val="auto"/>
                  <w:szCs w:val="18"/>
                  <w:u w:val="none"/>
                </w:rPr>
                <w:t>A-1.1.1.1.(2)</w:t>
              </w:r>
            </w:hyperlink>
            <w:hyperlink r:id="rId1260" w:anchor="et001030-3" w:history="1">
              <w:r w:rsidR="00D45A8C" w:rsidRPr="00B620DB">
                <w:rPr>
                  <w:rStyle w:val="Hyperlink"/>
                  <w:color w:val="auto"/>
                  <w:sz w:val="12"/>
                  <w:szCs w:val="12"/>
                  <w:u w:val="none"/>
                  <w:vertAlign w:val="superscript"/>
                </w:rPr>
                <w:t>(4)</w:t>
              </w:r>
            </w:hyperlink>
          </w:p>
        </w:tc>
      </w:tr>
      <w:tr w:rsidR="00D45A8C" w:rsidRPr="00B620DB" w14:paraId="2F31EDA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352748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D4D3510" w14:textId="77777777" w:rsidR="00D45A8C" w:rsidRPr="00B620DB" w:rsidRDefault="00D45A8C" w:rsidP="00D45A8C">
            <w:pPr>
              <w:pStyle w:val="12TabHeadBody"/>
            </w:pPr>
            <w:r w:rsidRPr="00B620DB">
              <w:rPr>
                <w:rStyle w:val="flts1"/>
              </w:rPr>
              <w:t>Z240.2.1-16</w:t>
            </w:r>
          </w:p>
        </w:tc>
        <w:tc>
          <w:tcPr>
            <w:tcW w:w="1641" w:type="pct"/>
            <w:tcBorders>
              <w:top w:val="outset" w:sz="6" w:space="0" w:color="auto"/>
              <w:left w:val="outset" w:sz="6" w:space="0" w:color="auto"/>
              <w:bottom w:val="outset" w:sz="6" w:space="0" w:color="auto"/>
              <w:right w:val="outset" w:sz="6" w:space="0" w:color="auto"/>
            </w:tcBorders>
            <w:hideMark/>
          </w:tcPr>
          <w:p w14:paraId="55F96E5E" w14:textId="77777777" w:rsidR="00D45A8C" w:rsidRPr="00B620DB" w:rsidRDefault="00D45A8C" w:rsidP="00D45A8C">
            <w:pPr>
              <w:pStyle w:val="12TabHeadBody"/>
            </w:pPr>
            <w:bookmarkStart w:id="1351" w:name="csaz240.2.1"/>
            <w:bookmarkStart w:id="1352" w:name="a95245"/>
            <w:bookmarkEnd w:id="1351"/>
            <w:bookmarkEnd w:id="1352"/>
            <w:r w:rsidRPr="00B620DB">
              <w:rPr>
                <w:rStyle w:val="flts1"/>
              </w:rPr>
              <w:t>Structural requirements for manufactured homes</w:t>
            </w:r>
            <w:bookmarkStart w:id="1353" w:name="a95247"/>
            <w:bookmarkEnd w:id="1353"/>
          </w:p>
        </w:tc>
        <w:tc>
          <w:tcPr>
            <w:tcW w:w="1524" w:type="pct"/>
            <w:tcBorders>
              <w:top w:val="outset" w:sz="6" w:space="0" w:color="auto"/>
              <w:left w:val="outset" w:sz="6" w:space="0" w:color="auto"/>
              <w:bottom w:val="outset" w:sz="6" w:space="0" w:color="auto"/>
              <w:right w:val="outset" w:sz="6" w:space="0" w:color="auto"/>
            </w:tcBorders>
            <w:hideMark/>
          </w:tcPr>
          <w:p w14:paraId="5D0BF7E5" w14:textId="77777777" w:rsidR="00D45A8C" w:rsidRPr="00B620DB" w:rsidRDefault="00135AFF" w:rsidP="00D45A8C">
            <w:pPr>
              <w:pStyle w:val="12TabHeadBody"/>
            </w:pPr>
            <w:hyperlink r:id="rId1261" w:anchor="en000009" w:history="1">
              <w:r w:rsidR="00D45A8C" w:rsidRPr="00B620DB">
                <w:rPr>
                  <w:rStyle w:val="Hyperlink"/>
                  <w:color w:val="auto"/>
                  <w:szCs w:val="18"/>
                  <w:u w:val="none"/>
                </w:rPr>
                <w:t>A-1.1.1.1.(2)</w:t>
              </w:r>
            </w:hyperlink>
            <w:hyperlink r:id="rId1262" w:anchor="et001030-3" w:history="1">
              <w:r w:rsidR="00D45A8C" w:rsidRPr="00B620DB">
                <w:rPr>
                  <w:rStyle w:val="Hyperlink"/>
                  <w:color w:val="auto"/>
                  <w:sz w:val="12"/>
                  <w:szCs w:val="12"/>
                  <w:u w:val="none"/>
                  <w:vertAlign w:val="superscript"/>
                </w:rPr>
                <w:t>(4)</w:t>
              </w:r>
            </w:hyperlink>
            <w:r w:rsidR="00D45A8C" w:rsidRPr="00B620DB">
              <w:br/>
            </w:r>
            <w:hyperlink r:id="rId1263" w:anchor="es008293" w:history="1">
              <w:r w:rsidR="00D45A8C" w:rsidRPr="00B620DB">
                <w:rPr>
                  <w:rStyle w:val="Hyperlink"/>
                  <w:color w:val="auto"/>
                  <w:szCs w:val="18"/>
                  <w:u w:val="none"/>
                </w:rPr>
                <w:t>9.12.2.2.(6)</w:t>
              </w:r>
            </w:hyperlink>
            <w:r w:rsidR="00D45A8C" w:rsidRPr="00B620DB">
              <w:br/>
            </w:r>
            <w:hyperlink r:id="rId1264" w:anchor="es008326" w:history="1">
              <w:r w:rsidR="00D45A8C" w:rsidRPr="00B620DB">
                <w:rPr>
                  <w:rStyle w:val="Hyperlink"/>
                  <w:color w:val="auto"/>
                  <w:szCs w:val="18"/>
                  <w:u w:val="none"/>
                </w:rPr>
                <w:t>9.15.1.3.(1)</w:t>
              </w:r>
            </w:hyperlink>
          </w:p>
        </w:tc>
      </w:tr>
      <w:tr w:rsidR="00D45A8C" w:rsidRPr="00B620DB" w14:paraId="6DB0329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77C563"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72DC4200" w14:textId="77777777" w:rsidR="00D45A8C" w:rsidRPr="00B620DB" w:rsidRDefault="00D45A8C" w:rsidP="00D45A8C">
            <w:pPr>
              <w:pStyle w:val="12TabHeadBody"/>
            </w:pPr>
            <w:r w:rsidRPr="00B620DB">
              <w:rPr>
                <w:rStyle w:val="flts1"/>
              </w:rPr>
              <w:t>Z240.10.1:19</w:t>
            </w:r>
          </w:p>
        </w:tc>
        <w:tc>
          <w:tcPr>
            <w:tcW w:w="1641" w:type="pct"/>
            <w:tcBorders>
              <w:top w:val="outset" w:sz="6" w:space="0" w:color="auto"/>
              <w:left w:val="outset" w:sz="6" w:space="0" w:color="auto"/>
              <w:bottom w:val="outset" w:sz="6" w:space="0" w:color="auto"/>
              <w:right w:val="outset" w:sz="6" w:space="0" w:color="auto"/>
            </w:tcBorders>
            <w:hideMark/>
          </w:tcPr>
          <w:p w14:paraId="06DCEE71" w14:textId="77777777" w:rsidR="00D45A8C" w:rsidRPr="00B620DB" w:rsidRDefault="00D45A8C" w:rsidP="00D45A8C">
            <w:pPr>
              <w:pStyle w:val="12TabHeadBody"/>
            </w:pPr>
            <w:bookmarkStart w:id="1354" w:name="csaz240.10.1"/>
            <w:bookmarkStart w:id="1355" w:name="a95271"/>
            <w:bookmarkEnd w:id="1354"/>
            <w:bookmarkEnd w:id="1355"/>
            <w:r w:rsidRPr="00B620DB">
              <w:rPr>
                <w:rStyle w:val="flts1"/>
              </w:rPr>
              <w:t>Site preparation, foundation, and installation of buildings</w:t>
            </w:r>
            <w:bookmarkStart w:id="1356" w:name="a95273"/>
            <w:bookmarkEnd w:id="1356"/>
          </w:p>
        </w:tc>
        <w:tc>
          <w:tcPr>
            <w:tcW w:w="1524" w:type="pct"/>
            <w:tcBorders>
              <w:top w:val="outset" w:sz="6" w:space="0" w:color="auto"/>
              <w:left w:val="outset" w:sz="6" w:space="0" w:color="auto"/>
              <w:bottom w:val="outset" w:sz="6" w:space="0" w:color="auto"/>
              <w:right w:val="outset" w:sz="6" w:space="0" w:color="auto"/>
            </w:tcBorders>
            <w:hideMark/>
          </w:tcPr>
          <w:p w14:paraId="64B42304" w14:textId="77777777" w:rsidR="00D45A8C" w:rsidRPr="00B620DB" w:rsidRDefault="00135AFF" w:rsidP="00D45A8C">
            <w:pPr>
              <w:pStyle w:val="12TabHeadBody"/>
            </w:pPr>
            <w:hyperlink r:id="rId1265" w:anchor="en000009" w:history="1">
              <w:r w:rsidR="00D45A8C" w:rsidRPr="00B620DB">
                <w:rPr>
                  <w:rStyle w:val="Hyperlink"/>
                  <w:color w:val="auto"/>
                  <w:szCs w:val="18"/>
                  <w:u w:val="none"/>
                </w:rPr>
                <w:t>A-1.1.1.1.(2)</w:t>
              </w:r>
            </w:hyperlink>
            <w:hyperlink r:id="rId1266" w:anchor="et001030-3" w:history="1">
              <w:r w:rsidR="00D45A8C" w:rsidRPr="00B620DB">
                <w:rPr>
                  <w:rStyle w:val="Hyperlink"/>
                  <w:color w:val="auto"/>
                  <w:sz w:val="12"/>
                  <w:szCs w:val="12"/>
                  <w:u w:val="none"/>
                  <w:vertAlign w:val="superscript"/>
                </w:rPr>
                <w:t>(4)</w:t>
              </w:r>
            </w:hyperlink>
            <w:r w:rsidR="00D45A8C" w:rsidRPr="00B620DB">
              <w:br/>
            </w:r>
            <w:hyperlink r:id="rId1267" w:anchor="es008326" w:history="1">
              <w:r w:rsidR="00D45A8C" w:rsidRPr="00B620DB">
                <w:rPr>
                  <w:rStyle w:val="Hyperlink"/>
                  <w:color w:val="auto"/>
                  <w:szCs w:val="18"/>
                  <w:u w:val="none"/>
                </w:rPr>
                <w:t>9.15.1.3.(1)</w:t>
              </w:r>
            </w:hyperlink>
            <w:r w:rsidR="00D45A8C" w:rsidRPr="00B620DB">
              <w:br/>
            </w:r>
            <w:hyperlink r:id="rId1268" w:anchor="es002892" w:history="1">
              <w:r w:rsidR="00D45A8C" w:rsidRPr="00B620DB">
                <w:rPr>
                  <w:rStyle w:val="Hyperlink"/>
                  <w:color w:val="auto"/>
                  <w:szCs w:val="18"/>
                  <w:u w:val="none"/>
                </w:rPr>
                <w:t>9.23.6.3.(1)</w:t>
              </w:r>
            </w:hyperlink>
          </w:p>
        </w:tc>
      </w:tr>
      <w:tr w:rsidR="00D45A8C" w:rsidRPr="00B620DB" w14:paraId="7A1F834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B926291"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59DC0AB3" w14:textId="77777777" w:rsidR="00D45A8C" w:rsidRPr="00B620DB" w:rsidRDefault="00D45A8C" w:rsidP="00D45A8C">
            <w:pPr>
              <w:pStyle w:val="12TabHeadBody"/>
            </w:pPr>
            <w:r w:rsidRPr="00B620DB">
              <w:rPr>
                <w:rStyle w:val="flts1"/>
              </w:rPr>
              <w:t>CAN/CSA-Z317.2-15</w:t>
            </w:r>
          </w:p>
        </w:tc>
        <w:tc>
          <w:tcPr>
            <w:tcW w:w="1641" w:type="pct"/>
            <w:tcBorders>
              <w:top w:val="outset" w:sz="6" w:space="0" w:color="auto"/>
              <w:left w:val="outset" w:sz="6" w:space="0" w:color="auto"/>
              <w:bottom w:val="outset" w:sz="6" w:space="0" w:color="auto"/>
              <w:right w:val="outset" w:sz="6" w:space="0" w:color="auto"/>
            </w:tcBorders>
            <w:hideMark/>
          </w:tcPr>
          <w:p w14:paraId="69934D71" w14:textId="77777777" w:rsidR="00D45A8C" w:rsidRPr="00B620DB" w:rsidRDefault="00D45A8C" w:rsidP="00D45A8C">
            <w:pPr>
              <w:pStyle w:val="12TabHeadBody"/>
            </w:pPr>
            <w:bookmarkStart w:id="1357" w:name="csaz317.2"/>
            <w:bookmarkStart w:id="1358" w:name="a95503"/>
            <w:bookmarkEnd w:id="1357"/>
            <w:bookmarkEnd w:id="1358"/>
            <w:r w:rsidRPr="00B620DB">
              <w:rPr>
                <w:rStyle w:val="flts1"/>
              </w:rPr>
              <w:t>Special requirements for heating, ventilation, and air-conditioning (HVAC) systems in health care facilities</w:t>
            </w:r>
            <w:bookmarkStart w:id="1359" w:name="a95505"/>
            <w:bookmarkEnd w:id="1359"/>
          </w:p>
        </w:tc>
        <w:tc>
          <w:tcPr>
            <w:tcW w:w="1524" w:type="pct"/>
            <w:tcBorders>
              <w:top w:val="outset" w:sz="6" w:space="0" w:color="auto"/>
              <w:left w:val="outset" w:sz="6" w:space="0" w:color="auto"/>
              <w:bottom w:val="outset" w:sz="6" w:space="0" w:color="auto"/>
              <w:right w:val="outset" w:sz="6" w:space="0" w:color="auto"/>
            </w:tcBorders>
            <w:hideMark/>
          </w:tcPr>
          <w:p w14:paraId="530ECEC7" w14:textId="77777777" w:rsidR="00D45A8C" w:rsidRPr="00B620DB" w:rsidRDefault="00135AFF" w:rsidP="00D45A8C">
            <w:pPr>
              <w:pStyle w:val="12TabHeadBody"/>
            </w:pPr>
            <w:hyperlink r:id="rId1269" w:anchor="es008019" w:history="1">
              <w:r w:rsidR="00D45A8C" w:rsidRPr="00B620DB">
                <w:rPr>
                  <w:rStyle w:val="Hyperlink"/>
                  <w:color w:val="auto"/>
                  <w:szCs w:val="18"/>
                  <w:u w:val="none"/>
                </w:rPr>
                <w:t>6.2.1.1.(1)</w:t>
              </w:r>
            </w:hyperlink>
            <w:r w:rsidR="00D45A8C" w:rsidRPr="00B620DB">
              <w:br/>
            </w:r>
            <w:hyperlink r:id="rId1270" w:anchor="es008955" w:history="1">
              <w:r w:rsidR="00D45A8C" w:rsidRPr="00B620DB">
                <w:rPr>
                  <w:rStyle w:val="Hyperlink"/>
                  <w:color w:val="auto"/>
                  <w:szCs w:val="18"/>
                  <w:u w:val="none"/>
                </w:rPr>
                <w:t>6.3.2.15.(6)</w:t>
              </w:r>
            </w:hyperlink>
          </w:p>
        </w:tc>
      </w:tr>
      <w:tr w:rsidR="00D45A8C" w:rsidRPr="00B620DB" w14:paraId="667EA24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FB4216" w14:textId="77777777" w:rsidR="00D45A8C" w:rsidRPr="00B620DB" w:rsidRDefault="00D45A8C" w:rsidP="00D45A8C">
            <w:pPr>
              <w:pStyle w:val="12TabHeadBody"/>
            </w:pPr>
            <w:r w:rsidRPr="00B620DB">
              <w:rPr>
                <w:rStyle w:val="flts1"/>
              </w:rPr>
              <w:t>CSA</w:t>
            </w:r>
          </w:p>
        </w:tc>
        <w:tc>
          <w:tcPr>
            <w:tcW w:w="1253" w:type="pct"/>
            <w:tcBorders>
              <w:top w:val="outset" w:sz="6" w:space="0" w:color="auto"/>
              <w:left w:val="outset" w:sz="6" w:space="0" w:color="auto"/>
              <w:bottom w:val="outset" w:sz="6" w:space="0" w:color="auto"/>
              <w:right w:val="outset" w:sz="6" w:space="0" w:color="auto"/>
            </w:tcBorders>
            <w:hideMark/>
          </w:tcPr>
          <w:p w14:paraId="33230801" w14:textId="77777777" w:rsidR="00D45A8C" w:rsidRPr="00B620DB" w:rsidRDefault="00D45A8C" w:rsidP="00D45A8C">
            <w:pPr>
              <w:pStyle w:val="12TabHeadBody"/>
            </w:pPr>
            <w:r w:rsidRPr="00B620DB">
              <w:rPr>
                <w:rStyle w:val="flts1"/>
              </w:rPr>
              <w:t>CAN/CSA-Z662-15</w:t>
            </w:r>
          </w:p>
        </w:tc>
        <w:tc>
          <w:tcPr>
            <w:tcW w:w="1641" w:type="pct"/>
            <w:tcBorders>
              <w:top w:val="outset" w:sz="6" w:space="0" w:color="auto"/>
              <w:left w:val="outset" w:sz="6" w:space="0" w:color="auto"/>
              <w:bottom w:val="outset" w:sz="6" w:space="0" w:color="auto"/>
              <w:right w:val="outset" w:sz="6" w:space="0" w:color="auto"/>
            </w:tcBorders>
            <w:hideMark/>
          </w:tcPr>
          <w:p w14:paraId="61F6E92D" w14:textId="77777777" w:rsidR="00D45A8C" w:rsidRPr="00B620DB" w:rsidRDefault="00D45A8C" w:rsidP="00D45A8C">
            <w:pPr>
              <w:pStyle w:val="12TabHeadBody"/>
            </w:pPr>
            <w:bookmarkStart w:id="1360" w:name="csaz662"/>
            <w:bookmarkStart w:id="1361" w:name="a95526"/>
            <w:bookmarkEnd w:id="1360"/>
            <w:bookmarkEnd w:id="1361"/>
            <w:r w:rsidRPr="00B620DB">
              <w:rPr>
                <w:rStyle w:val="flts1"/>
              </w:rPr>
              <w:t>Oil and gas pipeline systems</w:t>
            </w:r>
            <w:bookmarkStart w:id="1362" w:name="a95528"/>
            <w:bookmarkEnd w:id="1362"/>
          </w:p>
        </w:tc>
        <w:tc>
          <w:tcPr>
            <w:tcW w:w="1524" w:type="pct"/>
            <w:tcBorders>
              <w:top w:val="outset" w:sz="6" w:space="0" w:color="auto"/>
              <w:left w:val="outset" w:sz="6" w:space="0" w:color="auto"/>
              <w:bottom w:val="outset" w:sz="6" w:space="0" w:color="auto"/>
              <w:right w:val="outset" w:sz="6" w:space="0" w:color="auto"/>
            </w:tcBorders>
            <w:hideMark/>
          </w:tcPr>
          <w:p w14:paraId="585C42E1" w14:textId="77777777" w:rsidR="00D45A8C" w:rsidRPr="00B620DB" w:rsidRDefault="00135AFF" w:rsidP="00D45A8C">
            <w:pPr>
              <w:pStyle w:val="12TabHeadBody"/>
            </w:pPr>
            <w:hyperlink r:id="rId1271" w:anchor="es016141" w:history="1">
              <w:r w:rsidR="00D45A8C" w:rsidRPr="00B620DB">
                <w:rPr>
                  <w:rStyle w:val="Hyperlink"/>
                  <w:color w:val="auto"/>
                  <w:szCs w:val="18"/>
                  <w:u w:val="none"/>
                </w:rPr>
                <w:t>3.2.3.22.(1)</w:t>
              </w:r>
            </w:hyperlink>
          </w:p>
        </w:tc>
      </w:tr>
      <w:tr w:rsidR="00D45A8C" w:rsidRPr="00B620DB" w14:paraId="52A50DA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3247741" w14:textId="77777777" w:rsidR="00D45A8C" w:rsidRPr="00B620DB" w:rsidRDefault="00D45A8C" w:rsidP="00D45A8C">
            <w:pPr>
              <w:pStyle w:val="12TabHeadBody"/>
            </w:pPr>
            <w:r w:rsidRPr="00B620DB">
              <w:rPr>
                <w:rStyle w:val="flts1"/>
              </w:rPr>
              <w:lastRenderedPageBreak/>
              <w:t>CSA</w:t>
            </w:r>
          </w:p>
        </w:tc>
        <w:tc>
          <w:tcPr>
            <w:tcW w:w="1253" w:type="pct"/>
            <w:tcBorders>
              <w:top w:val="outset" w:sz="6" w:space="0" w:color="auto"/>
              <w:left w:val="outset" w:sz="6" w:space="0" w:color="auto"/>
              <w:bottom w:val="outset" w:sz="6" w:space="0" w:color="auto"/>
              <w:right w:val="outset" w:sz="6" w:space="0" w:color="auto"/>
            </w:tcBorders>
            <w:hideMark/>
          </w:tcPr>
          <w:p w14:paraId="48FFBCF3" w14:textId="77777777" w:rsidR="00D45A8C" w:rsidRPr="00B620DB" w:rsidRDefault="00D45A8C" w:rsidP="00D45A8C">
            <w:pPr>
              <w:pStyle w:val="12TabHeadBody"/>
            </w:pPr>
            <w:r w:rsidRPr="00B620DB">
              <w:rPr>
                <w:rStyle w:val="flts1"/>
              </w:rPr>
              <w:t>Z7396.1-17</w:t>
            </w:r>
          </w:p>
        </w:tc>
        <w:tc>
          <w:tcPr>
            <w:tcW w:w="1641" w:type="pct"/>
            <w:tcBorders>
              <w:top w:val="outset" w:sz="6" w:space="0" w:color="auto"/>
              <w:left w:val="outset" w:sz="6" w:space="0" w:color="auto"/>
              <w:bottom w:val="outset" w:sz="6" w:space="0" w:color="auto"/>
              <w:right w:val="outset" w:sz="6" w:space="0" w:color="auto"/>
            </w:tcBorders>
            <w:hideMark/>
          </w:tcPr>
          <w:p w14:paraId="160082EF" w14:textId="77777777" w:rsidR="00D45A8C" w:rsidRPr="00B620DB" w:rsidRDefault="00D45A8C" w:rsidP="00D45A8C">
            <w:pPr>
              <w:pStyle w:val="12TabHeadBody"/>
            </w:pPr>
            <w:bookmarkStart w:id="1363" w:name="csaz7396.1"/>
            <w:bookmarkStart w:id="1364" w:name="a95753"/>
            <w:bookmarkEnd w:id="1363"/>
            <w:bookmarkEnd w:id="1364"/>
            <w:r w:rsidRPr="00B620DB">
              <w:rPr>
                <w:rStyle w:val="flts1"/>
              </w:rPr>
              <w:t>Medical gas pipeline systems – Part 1: Pipelines for medical gases, medical vacuum, medical support gases, and anaesthetic gas scavenging systems</w:t>
            </w:r>
            <w:bookmarkStart w:id="1365" w:name="a95755"/>
            <w:bookmarkEnd w:id="1365"/>
          </w:p>
        </w:tc>
        <w:tc>
          <w:tcPr>
            <w:tcW w:w="1524" w:type="pct"/>
            <w:tcBorders>
              <w:top w:val="outset" w:sz="6" w:space="0" w:color="auto"/>
              <w:left w:val="outset" w:sz="6" w:space="0" w:color="auto"/>
              <w:bottom w:val="outset" w:sz="6" w:space="0" w:color="auto"/>
              <w:right w:val="outset" w:sz="6" w:space="0" w:color="auto"/>
            </w:tcBorders>
            <w:hideMark/>
          </w:tcPr>
          <w:p w14:paraId="2CABB755" w14:textId="77777777" w:rsidR="00D45A8C" w:rsidRPr="00B620DB" w:rsidRDefault="00135AFF" w:rsidP="00D45A8C">
            <w:pPr>
              <w:pStyle w:val="12TabHeadBody"/>
            </w:pPr>
            <w:hyperlink r:id="rId1272" w:anchor="es007774" w:history="1">
              <w:r w:rsidR="00D45A8C" w:rsidRPr="00B620DB">
                <w:rPr>
                  <w:rStyle w:val="Hyperlink"/>
                  <w:color w:val="auto"/>
                  <w:szCs w:val="18"/>
                  <w:u w:val="none"/>
                </w:rPr>
                <w:t>3.7.3.1.(1)</w:t>
              </w:r>
            </w:hyperlink>
          </w:p>
        </w:tc>
      </w:tr>
      <w:tr w:rsidR="00D45A8C" w:rsidRPr="00B620DB" w14:paraId="16AE5F7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10A5880" w14:textId="77777777" w:rsidR="00D45A8C" w:rsidRPr="00B620DB" w:rsidRDefault="00D45A8C" w:rsidP="00D45A8C">
            <w:pPr>
              <w:pStyle w:val="12TabHeadBody"/>
            </w:pPr>
            <w:r w:rsidRPr="00B620DB">
              <w:rPr>
                <w:rStyle w:val="flts1"/>
              </w:rPr>
              <w:t>CSSBI</w:t>
            </w:r>
          </w:p>
        </w:tc>
        <w:tc>
          <w:tcPr>
            <w:tcW w:w="1253" w:type="pct"/>
            <w:tcBorders>
              <w:top w:val="outset" w:sz="6" w:space="0" w:color="auto"/>
              <w:left w:val="outset" w:sz="6" w:space="0" w:color="auto"/>
              <w:bottom w:val="outset" w:sz="6" w:space="0" w:color="auto"/>
              <w:right w:val="outset" w:sz="6" w:space="0" w:color="auto"/>
            </w:tcBorders>
            <w:hideMark/>
          </w:tcPr>
          <w:p w14:paraId="24F1F840" w14:textId="77777777" w:rsidR="00D45A8C" w:rsidRPr="00B620DB" w:rsidRDefault="00D45A8C" w:rsidP="00D45A8C">
            <w:pPr>
              <w:pStyle w:val="12TabHeadBody"/>
            </w:pPr>
            <w:r w:rsidRPr="00B620DB">
              <w:rPr>
                <w:rStyle w:val="flts1"/>
              </w:rPr>
              <w:t>23M-2016</w:t>
            </w:r>
          </w:p>
        </w:tc>
        <w:tc>
          <w:tcPr>
            <w:tcW w:w="1641" w:type="pct"/>
            <w:tcBorders>
              <w:top w:val="outset" w:sz="6" w:space="0" w:color="auto"/>
              <w:left w:val="outset" w:sz="6" w:space="0" w:color="auto"/>
              <w:bottom w:val="outset" w:sz="6" w:space="0" w:color="auto"/>
              <w:right w:val="outset" w:sz="6" w:space="0" w:color="auto"/>
            </w:tcBorders>
            <w:hideMark/>
          </w:tcPr>
          <w:p w14:paraId="71CD693E" w14:textId="77777777" w:rsidR="00D45A8C" w:rsidRPr="00B620DB" w:rsidRDefault="00D45A8C" w:rsidP="00D45A8C">
            <w:pPr>
              <w:pStyle w:val="12TabHeadBody"/>
            </w:pPr>
            <w:bookmarkStart w:id="1366" w:name="cssbi23m"/>
            <w:bookmarkStart w:id="1367" w:name="a95774"/>
            <w:bookmarkEnd w:id="1366"/>
            <w:bookmarkEnd w:id="1367"/>
            <w:r w:rsidRPr="00B620DB">
              <w:rPr>
                <w:rStyle w:val="flts1"/>
              </w:rPr>
              <w:t>Standard for Residential Steel Cladding</w:t>
            </w:r>
            <w:bookmarkStart w:id="1368" w:name="a95776"/>
            <w:bookmarkEnd w:id="1368"/>
          </w:p>
        </w:tc>
        <w:tc>
          <w:tcPr>
            <w:tcW w:w="1524" w:type="pct"/>
            <w:tcBorders>
              <w:top w:val="outset" w:sz="6" w:space="0" w:color="auto"/>
              <w:left w:val="outset" w:sz="6" w:space="0" w:color="auto"/>
              <w:bottom w:val="outset" w:sz="6" w:space="0" w:color="auto"/>
              <w:right w:val="outset" w:sz="6" w:space="0" w:color="auto"/>
            </w:tcBorders>
            <w:hideMark/>
          </w:tcPr>
          <w:p w14:paraId="704B5FFD" w14:textId="77777777" w:rsidR="00D45A8C" w:rsidRPr="00B620DB" w:rsidRDefault="00135AFF" w:rsidP="00D45A8C">
            <w:pPr>
              <w:pStyle w:val="12TabHeadBody"/>
            </w:pPr>
            <w:hyperlink r:id="rId1273" w:anchor="es003331" w:history="1">
              <w:r w:rsidR="00D45A8C" w:rsidRPr="00B620DB">
                <w:rPr>
                  <w:rStyle w:val="Hyperlink"/>
                  <w:color w:val="auto"/>
                  <w:szCs w:val="18"/>
                  <w:u w:val="none"/>
                </w:rPr>
                <w:t>9.27.11.1.(1)</w:t>
              </w:r>
            </w:hyperlink>
            <w:r w:rsidR="00D45A8C" w:rsidRPr="00B620DB">
              <w:br/>
            </w:r>
            <w:hyperlink r:id="rId1274" w:anchor="en001325" w:history="1">
              <w:r w:rsidR="00D45A8C" w:rsidRPr="00B620DB">
                <w:rPr>
                  <w:rStyle w:val="Hyperlink"/>
                  <w:color w:val="auto"/>
                  <w:szCs w:val="18"/>
                  <w:u w:val="none"/>
                </w:rPr>
                <w:t>A-9.27.11.1.(1)</w:t>
              </w:r>
            </w:hyperlink>
          </w:p>
        </w:tc>
      </w:tr>
      <w:tr w:rsidR="00D45A8C" w:rsidRPr="00B620DB" w14:paraId="099E6B3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A919AD2" w14:textId="77777777" w:rsidR="00D45A8C" w:rsidRPr="00B620DB" w:rsidRDefault="00D45A8C" w:rsidP="00D45A8C">
            <w:pPr>
              <w:pStyle w:val="12TabHeadBody"/>
            </w:pPr>
            <w:r w:rsidRPr="00B620DB">
              <w:rPr>
                <w:rStyle w:val="flts1"/>
              </w:rPr>
              <w:t>CWC</w:t>
            </w:r>
          </w:p>
        </w:tc>
        <w:tc>
          <w:tcPr>
            <w:tcW w:w="1253" w:type="pct"/>
            <w:tcBorders>
              <w:top w:val="outset" w:sz="6" w:space="0" w:color="auto"/>
              <w:left w:val="outset" w:sz="6" w:space="0" w:color="auto"/>
              <w:bottom w:val="outset" w:sz="6" w:space="0" w:color="auto"/>
              <w:right w:val="outset" w:sz="6" w:space="0" w:color="auto"/>
            </w:tcBorders>
            <w:hideMark/>
          </w:tcPr>
          <w:p w14:paraId="7EED3969" w14:textId="77777777" w:rsidR="00D45A8C" w:rsidRPr="00B620DB" w:rsidRDefault="00D45A8C" w:rsidP="00D45A8C">
            <w:pPr>
              <w:pStyle w:val="12TabHeadBody"/>
            </w:pPr>
            <w:r w:rsidRPr="00B620DB">
              <w:rPr>
                <w:rStyle w:val="flts1"/>
              </w:rPr>
              <w:t>1997</w:t>
            </w:r>
          </w:p>
        </w:tc>
        <w:tc>
          <w:tcPr>
            <w:tcW w:w="1641" w:type="pct"/>
            <w:tcBorders>
              <w:top w:val="outset" w:sz="6" w:space="0" w:color="auto"/>
              <w:left w:val="outset" w:sz="6" w:space="0" w:color="auto"/>
              <w:bottom w:val="outset" w:sz="6" w:space="0" w:color="auto"/>
              <w:right w:val="outset" w:sz="6" w:space="0" w:color="auto"/>
            </w:tcBorders>
            <w:hideMark/>
          </w:tcPr>
          <w:p w14:paraId="6DC06A27" w14:textId="77777777" w:rsidR="00D45A8C" w:rsidRPr="00B620DB" w:rsidRDefault="00D45A8C" w:rsidP="00D45A8C">
            <w:pPr>
              <w:pStyle w:val="12TabHeadBody"/>
            </w:pPr>
            <w:bookmarkStart w:id="1369" w:name="cwc-iwbt"/>
            <w:bookmarkStart w:id="1370" w:name="a96003"/>
            <w:bookmarkEnd w:id="1369"/>
            <w:bookmarkEnd w:id="1370"/>
            <w:r w:rsidRPr="00B620DB">
              <w:rPr>
                <w:rStyle w:val="flts1"/>
              </w:rPr>
              <w:t>Introduction to Wood Building Technology</w:t>
            </w:r>
            <w:bookmarkStart w:id="1371" w:name="a96005"/>
            <w:bookmarkEnd w:id="1371"/>
          </w:p>
        </w:tc>
        <w:tc>
          <w:tcPr>
            <w:tcW w:w="1524" w:type="pct"/>
            <w:tcBorders>
              <w:top w:val="outset" w:sz="6" w:space="0" w:color="auto"/>
              <w:left w:val="outset" w:sz="6" w:space="0" w:color="auto"/>
              <w:bottom w:val="outset" w:sz="6" w:space="0" w:color="auto"/>
              <w:right w:val="outset" w:sz="6" w:space="0" w:color="auto"/>
            </w:tcBorders>
            <w:hideMark/>
          </w:tcPr>
          <w:p w14:paraId="09B5417F" w14:textId="77777777" w:rsidR="00D45A8C" w:rsidRPr="00B620DB" w:rsidRDefault="00135AFF" w:rsidP="00D45A8C">
            <w:pPr>
              <w:pStyle w:val="12TabHeadBody"/>
            </w:pPr>
            <w:hyperlink r:id="rId1275" w:anchor="en001251" w:history="1">
              <w:r w:rsidR="00D45A8C" w:rsidRPr="00B620DB">
                <w:rPr>
                  <w:rStyle w:val="Hyperlink"/>
                  <w:color w:val="auto"/>
                  <w:szCs w:val="18"/>
                  <w:u w:val="none"/>
                </w:rPr>
                <w:t>A-9.27.3.8.(4)</w:t>
              </w:r>
            </w:hyperlink>
          </w:p>
        </w:tc>
      </w:tr>
      <w:tr w:rsidR="00D45A8C" w:rsidRPr="00B620DB" w14:paraId="48CE1B2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D8330A3" w14:textId="77777777" w:rsidR="00D45A8C" w:rsidRPr="00B620DB" w:rsidRDefault="00D45A8C" w:rsidP="00D45A8C">
            <w:pPr>
              <w:pStyle w:val="12TabHeadBody"/>
            </w:pPr>
            <w:r w:rsidRPr="00B620DB">
              <w:rPr>
                <w:rStyle w:val="flts1"/>
              </w:rPr>
              <w:t>CWC</w:t>
            </w:r>
          </w:p>
        </w:tc>
        <w:tc>
          <w:tcPr>
            <w:tcW w:w="1253" w:type="pct"/>
            <w:tcBorders>
              <w:top w:val="outset" w:sz="6" w:space="0" w:color="auto"/>
              <w:left w:val="outset" w:sz="6" w:space="0" w:color="auto"/>
              <w:bottom w:val="outset" w:sz="6" w:space="0" w:color="auto"/>
              <w:right w:val="outset" w:sz="6" w:space="0" w:color="auto"/>
            </w:tcBorders>
            <w:hideMark/>
          </w:tcPr>
          <w:p w14:paraId="4CED9E07" w14:textId="77777777" w:rsidR="00D45A8C" w:rsidRPr="00B620DB" w:rsidRDefault="00D45A8C" w:rsidP="00D45A8C">
            <w:pPr>
              <w:pStyle w:val="12TabHeadBody"/>
            </w:pPr>
            <w:r w:rsidRPr="00B620DB">
              <w:rPr>
                <w:rStyle w:val="flts1"/>
              </w:rPr>
              <w:t>2000</w:t>
            </w:r>
          </w:p>
        </w:tc>
        <w:tc>
          <w:tcPr>
            <w:tcW w:w="1641" w:type="pct"/>
            <w:tcBorders>
              <w:top w:val="outset" w:sz="6" w:space="0" w:color="auto"/>
              <w:left w:val="outset" w:sz="6" w:space="0" w:color="auto"/>
              <w:bottom w:val="outset" w:sz="6" w:space="0" w:color="auto"/>
              <w:right w:val="outset" w:sz="6" w:space="0" w:color="auto"/>
            </w:tcBorders>
            <w:hideMark/>
          </w:tcPr>
          <w:p w14:paraId="52D450F4" w14:textId="77777777" w:rsidR="00D45A8C" w:rsidRPr="00B620DB" w:rsidRDefault="00D45A8C" w:rsidP="00D45A8C">
            <w:pPr>
              <w:pStyle w:val="12TabHeadBody"/>
            </w:pPr>
            <w:bookmarkStart w:id="1372" w:name="cwc-wrh"/>
            <w:bookmarkStart w:id="1373" w:name="a96024"/>
            <w:bookmarkEnd w:id="1372"/>
            <w:bookmarkEnd w:id="1373"/>
            <w:r w:rsidRPr="00B620DB">
              <w:rPr>
                <w:rStyle w:val="flts1"/>
              </w:rPr>
              <w:t>Wood Reference Handbook</w:t>
            </w:r>
            <w:bookmarkStart w:id="1374" w:name="a96026"/>
            <w:bookmarkEnd w:id="1374"/>
          </w:p>
        </w:tc>
        <w:tc>
          <w:tcPr>
            <w:tcW w:w="1524" w:type="pct"/>
            <w:tcBorders>
              <w:top w:val="outset" w:sz="6" w:space="0" w:color="auto"/>
              <w:left w:val="outset" w:sz="6" w:space="0" w:color="auto"/>
              <w:bottom w:val="outset" w:sz="6" w:space="0" w:color="auto"/>
              <w:right w:val="outset" w:sz="6" w:space="0" w:color="auto"/>
            </w:tcBorders>
            <w:hideMark/>
          </w:tcPr>
          <w:p w14:paraId="36327563" w14:textId="77777777" w:rsidR="00D45A8C" w:rsidRPr="00B620DB" w:rsidRDefault="00135AFF" w:rsidP="00D45A8C">
            <w:pPr>
              <w:pStyle w:val="12TabHeadBody"/>
            </w:pPr>
            <w:hyperlink r:id="rId1276" w:anchor="en001251" w:history="1">
              <w:r w:rsidR="00D45A8C" w:rsidRPr="00B620DB">
                <w:rPr>
                  <w:rStyle w:val="Hyperlink"/>
                  <w:color w:val="auto"/>
                  <w:szCs w:val="18"/>
                  <w:u w:val="none"/>
                </w:rPr>
                <w:t>A-9.27.3.8.(4)</w:t>
              </w:r>
            </w:hyperlink>
          </w:p>
        </w:tc>
      </w:tr>
      <w:tr w:rsidR="00D45A8C" w:rsidRPr="00B620DB" w14:paraId="6EA8E3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F465E3" w14:textId="77777777" w:rsidR="00D45A8C" w:rsidRPr="00B620DB" w:rsidRDefault="00D45A8C" w:rsidP="00D45A8C">
            <w:pPr>
              <w:pStyle w:val="12TabHeadBody"/>
            </w:pPr>
            <w:r w:rsidRPr="00B620DB">
              <w:rPr>
                <w:rStyle w:val="flts1"/>
              </w:rPr>
              <w:t>CWC</w:t>
            </w:r>
          </w:p>
        </w:tc>
        <w:tc>
          <w:tcPr>
            <w:tcW w:w="1253" w:type="pct"/>
            <w:tcBorders>
              <w:top w:val="outset" w:sz="6" w:space="0" w:color="auto"/>
              <w:left w:val="outset" w:sz="6" w:space="0" w:color="auto"/>
              <w:bottom w:val="outset" w:sz="6" w:space="0" w:color="auto"/>
              <w:right w:val="outset" w:sz="6" w:space="0" w:color="auto"/>
            </w:tcBorders>
            <w:hideMark/>
          </w:tcPr>
          <w:p w14:paraId="2BF56A37" w14:textId="77777777" w:rsidR="00D45A8C" w:rsidRPr="00B620DB" w:rsidRDefault="00D45A8C" w:rsidP="00D45A8C">
            <w:pPr>
              <w:pStyle w:val="12TabHeadBody"/>
            </w:pPr>
            <w:r w:rsidRPr="00B620DB">
              <w:rPr>
                <w:rStyle w:val="flts1"/>
              </w:rPr>
              <w:t>2009</w:t>
            </w:r>
          </w:p>
        </w:tc>
        <w:tc>
          <w:tcPr>
            <w:tcW w:w="1641" w:type="pct"/>
            <w:tcBorders>
              <w:top w:val="outset" w:sz="6" w:space="0" w:color="auto"/>
              <w:left w:val="outset" w:sz="6" w:space="0" w:color="auto"/>
              <w:bottom w:val="outset" w:sz="6" w:space="0" w:color="auto"/>
              <w:right w:val="outset" w:sz="6" w:space="0" w:color="auto"/>
            </w:tcBorders>
            <w:hideMark/>
          </w:tcPr>
          <w:p w14:paraId="00F89507" w14:textId="77777777" w:rsidR="00D45A8C" w:rsidRPr="00B620DB" w:rsidRDefault="00D45A8C" w:rsidP="00D45A8C">
            <w:pPr>
              <w:pStyle w:val="12TabHeadBody"/>
            </w:pPr>
            <w:bookmarkStart w:id="1375" w:name="cwc-sb"/>
            <w:bookmarkStart w:id="1376" w:name="a96045"/>
            <w:bookmarkEnd w:id="1375"/>
            <w:bookmarkEnd w:id="1376"/>
            <w:r w:rsidRPr="00B620DB">
              <w:rPr>
                <w:rStyle w:val="flts1"/>
              </w:rPr>
              <w:t>The Span Book</w:t>
            </w:r>
            <w:bookmarkStart w:id="1377" w:name="a96047"/>
            <w:bookmarkEnd w:id="1377"/>
          </w:p>
        </w:tc>
        <w:tc>
          <w:tcPr>
            <w:tcW w:w="1524" w:type="pct"/>
            <w:tcBorders>
              <w:top w:val="outset" w:sz="6" w:space="0" w:color="auto"/>
              <w:left w:val="outset" w:sz="6" w:space="0" w:color="auto"/>
              <w:bottom w:val="outset" w:sz="6" w:space="0" w:color="auto"/>
              <w:right w:val="outset" w:sz="6" w:space="0" w:color="auto"/>
            </w:tcBorders>
            <w:hideMark/>
          </w:tcPr>
          <w:p w14:paraId="5B79E73D" w14:textId="77777777" w:rsidR="00D45A8C" w:rsidRPr="00B620DB" w:rsidRDefault="00135AFF" w:rsidP="00D45A8C">
            <w:pPr>
              <w:pStyle w:val="12TabHeadBody"/>
            </w:pPr>
            <w:hyperlink r:id="rId1277" w:anchor="en000320" w:history="1">
              <w:r w:rsidR="00D45A8C" w:rsidRPr="00B620DB">
                <w:rPr>
                  <w:rStyle w:val="Hyperlink"/>
                  <w:color w:val="auto"/>
                  <w:szCs w:val="18"/>
                  <w:u w:val="none"/>
                </w:rPr>
                <w:t>A-9.23.4.2.</w:t>
              </w:r>
            </w:hyperlink>
          </w:p>
        </w:tc>
      </w:tr>
      <w:tr w:rsidR="00D45A8C" w:rsidRPr="00B620DB" w14:paraId="664E663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0364B30" w14:textId="77777777" w:rsidR="00D45A8C" w:rsidRPr="00B620DB" w:rsidRDefault="00D45A8C" w:rsidP="00D45A8C">
            <w:pPr>
              <w:pStyle w:val="12TabHeadBody"/>
            </w:pPr>
            <w:r w:rsidRPr="00B620DB">
              <w:rPr>
                <w:rStyle w:val="flts1"/>
              </w:rPr>
              <w:t>CWC</w:t>
            </w:r>
          </w:p>
        </w:tc>
        <w:tc>
          <w:tcPr>
            <w:tcW w:w="1253" w:type="pct"/>
            <w:tcBorders>
              <w:top w:val="outset" w:sz="6" w:space="0" w:color="auto"/>
              <w:left w:val="outset" w:sz="6" w:space="0" w:color="auto"/>
              <w:bottom w:val="outset" w:sz="6" w:space="0" w:color="auto"/>
              <w:right w:val="outset" w:sz="6" w:space="0" w:color="auto"/>
            </w:tcBorders>
            <w:hideMark/>
          </w:tcPr>
          <w:p w14:paraId="1DEF55D1" w14:textId="77777777" w:rsidR="00D45A8C" w:rsidRPr="00B620DB" w:rsidRDefault="00D45A8C" w:rsidP="00D45A8C">
            <w:pPr>
              <w:pStyle w:val="12TabHeadBody"/>
            </w:pPr>
            <w:r w:rsidRPr="00B620DB">
              <w:rPr>
                <w:rStyle w:val="flts1"/>
              </w:rPr>
              <w:t>2014</w:t>
            </w:r>
          </w:p>
        </w:tc>
        <w:tc>
          <w:tcPr>
            <w:tcW w:w="1641" w:type="pct"/>
            <w:tcBorders>
              <w:top w:val="outset" w:sz="6" w:space="0" w:color="auto"/>
              <w:left w:val="outset" w:sz="6" w:space="0" w:color="auto"/>
              <w:bottom w:val="outset" w:sz="6" w:space="0" w:color="auto"/>
              <w:right w:val="outset" w:sz="6" w:space="0" w:color="auto"/>
            </w:tcBorders>
            <w:hideMark/>
          </w:tcPr>
          <w:p w14:paraId="01BC038E" w14:textId="77777777" w:rsidR="00D45A8C" w:rsidRPr="00B620DB" w:rsidRDefault="00D45A8C" w:rsidP="00D45A8C">
            <w:pPr>
              <w:pStyle w:val="12TabHeadBody"/>
            </w:pPr>
            <w:bookmarkStart w:id="1378" w:name="cwc-egwfc"/>
            <w:bookmarkStart w:id="1379" w:name="a96272"/>
            <w:bookmarkEnd w:id="1378"/>
            <w:bookmarkEnd w:id="1379"/>
            <w:r w:rsidRPr="00B620DB">
              <w:rPr>
                <w:rStyle w:val="flts1"/>
              </w:rPr>
              <w:t>Engineering Guide for Wood Frame Construction</w:t>
            </w:r>
            <w:bookmarkStart w:id="1380" w:name="a96274"/>
            <w:bookmarkEnd w:id="1380"/>
          </w:p>
        </w:tc>
        <w:tc>
          <w:tcPr>
            <w:tcW w:w="1524" w:type="pct"/>
            <w:tcBorders>
              <w:top w:val="outset" w:sz="6" w:space="0" w:color="auto"/>
              <w:left w:val="outset" w:sz="6" w:space="0" w:color="auto"/>
              <w:bottom w:val="outset" w:sz="6" w:space="0" w:color="auto"/>
              <w:right w:val="outset" w:sz="6" w:space="0" w:color="auto"/>
            </w:tcBorders>
            <w:hideMark/>
          </w:tcPr>
          <w:p w14:paraId="24E0FCC9" w14:textId="77777777" w:rsidR="00D45A8C" w:rsidRPr="00B620DB" w:rsidRDefault="00135AFF" w:rsidP="00D45A8C">
            <w:pPr>
              <w:pStyle w:val="12TabHeadBody"/>
            </w:pPr>
            <w:hyperlink r:id="rId1278" w:anchor="es008085" w:history="1">
              <w:r w:rsidR="00D45A8C" w:rsidRPr="00B620DB">
                <w:rPr>
                  <w:rStyle w:val="Hyperlink"/>
                  <w:color w:val="auto"/>
                  <w:szCs w:val="18"/>
                  <w:u w:val="none"/>
                </w:rPr>
                <w:t>9.4.1.1.(1)</w:t>
              </w:r>
            </w:hyperlink>
            <w:r w:rsidR="00D45A8C" w:rsidRPr="00B620DB">
              <w:br/>
            </w:r>
            <w:hyperlink r:id="rId1279" w:anchor="es016201" w:history="1">
              <w:r w:rsidR="00D45A8C" w:rsidRPr="00B620DB">
                <w:rPr>
                  <w:rStyle w:val="Hyperlink"/>
                  <w:color w:val="auto"/>
                  <w:szCs w:val="18"/>
                  <w:u w:val="none"/>
                </w:rPr>
                <w:t>9.23.13.1.(2)</w:t>
              </w:r>
            </w:hyperlink>
            <w:r w:rsidR="00D45A8C" w:rsidRPr="00B620DB">
              <w:br/>
            </w:r>
            <w:hyperlink r:id="rId1280" w:anchor="es016203" w:history="1">
              <w:r w:rsidR="00D45A8C" w:rsidRPr="00B620DB">
                <w:rPr>
                  <w:rStyle w:val="Hyperlink"/>
                  <w:color w:val="auto"/>
                  <w:szCs w:val="18"/>
                  <w:u w:val="none"/>
                </w:rPr>
                <w:t>9.23.13.2.(2)</w:t>
              </w:r>
            </w:hyperlink>
            <w:r w:rsidR="00D45A8C" w:rsidRPr="00B620DB">
              <w:br/>
            </w:r>
            <w:hyperlink r:id="rId1281" w:anchor="es016205" w:history="1">
              <w:r w:rsidR="00D45A8C" w:rsidRPr="00B620DB">
                <w:rPr>
                  <w:rStyle w:val="Hyperlink"/>
                  <w:color w:val="auto"/>
                  <w:szCs w:val="18"/>
                  <w:u w:val="none"/>
                </w:rPr>
                <w:t>9.23.13.3.(2)</w:t>
              </w:r>
            </w:hyperlink>
            <w:r w:rsidR="00D45A8C" w:rsidRPr="00B620DB">
              <w:br/>
            </w:r>
            <w:hyperlink r:id="rId1282" w:anchor="en001205" w:history="1">
              <w:r w:rsidR="00D45A8C" w:rsidRPr="00B620DB">
                <w:rPr>
                  <w:rStyle w:val="Hyperlink"/>
                  <w:color w:val="auto"/>
                  <w:szCs w:val="18"/>
                  <w:u w:val="none"/>
                </w:rPr>
                <w:t>A-9.4.1.1.</w:t>
              </w:r>
            </w:hyperlink>
            <w:r w:rsidR="00D45A8C" w:rsidRPr="00B620DB">
              <w:br/>
            </w:r>
            <w:hyperlink r:id="rId1283" w:anchor="en001522" w:history="1">
              <w:r w:rsidR="00D45A8C" w:rsidRPr="00B620DB">
                <w:rPr>
                  <w:rStyle w:val="Hyperlink"/>
                  <w:color w:val="auto"/>
                  <w:szCs w:val="18"/>
                  <w:u w:val="none"/>
                </w:rPr>
                <w:t>A-9.23.13.1.</w:t>
              </w:r>
            </w:hyperlink>
          </w:p>
        </w:tc>
      </w:tr>
      <w:tr w:rsidR="00D45A8C" w:rsidRPr="00B620DB" w14:paraId="2EA7E64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B4297D" w14:textId="77777777" w:rsidR="00D45A8C" w:rsidRPr="00B620DB" w:rsidRDefault="00D45A8C" w:rsidP="00D45A8C">
            <w:pPr>
              <w:pStyle w:val="12TabHeadBody"/>
            </w:pPr>
            <w:r w:rsidRPr="00B620DB">
              <w:rPr>
                <w:rStyle w:val="flts1"/>
              </w:rPr>
              <w:t>DIN</w:t>
            </w:r>
          </w:p>
        </w:tc>
        <w:tc>
          <w:tcPr>
            <w:tcW w:w="1253" w:type="pct"/>
            <w:tcBorders>
              <w:top w:val="outset" w:sz="6" w:space="0" w:color="auto"/>
              <w:left w:val="outset" w:sz="6" w:space="0" w:color="auto"/>
              <w:bottom w:val="outset" w:sz="6" w:space="0" w:color="auto"/>
              <w:right w:val="outset" w:sz="6" w:space="0" w:color="auto"/>
            </w:tcBorders>
            <w:hideMark/>
          </w:tcPr>
          <w:p w14:paraId="62A8949F" w14:textId="77777777" w:rsidR="00D45A8C" w:rsidRPr="00B620DB" w:rsidRDefault="00D45A8C" w:rsidP="00D45A8C">
            <w:pPr>
              <w:pStyle w:val="12TabHeadBody"/>
            </w:pPr>
            <w:r w:rsidRPr="00B620DB">
              <w:rPr>
                <w:rStyle w:val="flts1"/>
              </w:rPr>
              <w:t>EN 303-5:2012</w:t>
            </w:r>
          </w:p>
        </w:tc>
        <w:tc>
          <w:tcPr>
            <w:tcW w:w="1641" w:type="pct"/>
            <w:tcBorders>
              <w:top w:val="outset" w:sz="6" w:space="0" w:color="auto"/>
              <w:left w:val="outset" w:sz="6" w:space="0" w:color="auto"/>
              <w:bottom w:val="outset" w:sz="6" w:space="0" w:color="auto"/>
              <w:right w:val="outset" w:sz="6" w:space="0" w:color="auto"/>
            </w:tcBorders>
            <w:hideMark/>
          </w:tcPr>
          <w:p w14:paraId="785A8D65" w14:textId="77777777" w:rsidR="00D45A8C" w:rsidRPr="00B620DB" w:rsidRDefault="00D45A8C" w:rsidP="00D45A8C">
            <w:pPr>
              <w:pStyle w:val="12TabHeadBody"/>
            </w:pPr>
            <w:bookmarkStart w:id="1381" w:name="dinen303-5"/>
            <w:bookmarkStart w:id="1382" w:name="a96303"/>
            <w:bookmarkEnd w:id="1381"/>
            <w:bookmarkEnd w:id="1382"/>
            <w:r w:rsidRPr="00B620DB">
              <w:rPr>
                <w:rStyle w:val="flts1"/>
              </w:rPr>
              <w:t>Heating boilers – Part 5: Heating boilers for solid fuels, manually and automatically stoked, nominal heat output of up to 500 kW – Terminology, requirements, testing and marking; German version EN 303-5:2012</w:t>
            </w:r>
            <w:bookmarkStart w:id="1383" w:name="a96305"/>
            <w:bookmarkEnd w:id="1383"/>
          </w:p>
        </w:tc>
        <w:tc>
          <w:tcPr>
            <w:tcW w:w="1524" w:type="pct"/>
            <w:tcBorders>
              <w:top w:val="outset" w:sz="6" w:space="0" w:color="auto"/>
              <w:left w:val="outset" w:sz="6" w:space="0" w:color="auto"/>
              <w:bottom w:val="outset" w:sz="6" w:space="0" w:color="auto"/>
              <w:right w:val="outset" w:sz="6" w:space="0" w:color="auto"/>
            </w:tcBorders>
            <w:hideMark/>
          </w:tcPr>
          <w:p w14:paraId="44EF62A3" w14:textId="77777777" w:rsidR="00D45A8C" w:rsidRPr="00B620DB" w:rsidRDefault="00135AFF" w:rsidP="00D45A8C">
            <w:pPr>
              <w:pStyle w:val="12TabHeadBody"/>
            </w:pPr>
            <w:hyperlink r:id="rId1284" w:anchor="et001375" w:history="1">
              <w:r w:rsidR="00D45A8C" w:rsidRPr="00B620DB">
                <w:rPr>
                  <w:rStyle w:val="Hyperlink"/>
                  <w:color w:val="auto"/>
                  <w:szCs w:val="18"/>
                  <w:u w:val="none"/>
                </w:rPr>
                <w:t>Table</w:t>
              </w:r>
            </w:hyperlink>
            <w:hyperlink r:id="rId1285" w:anchor="et001375" w:history="1">
              <w:r w:rsidR="00D45A8C" w:rsidRPr="00B620DB">
                <w:rPr>
                  <w:rStyle w:val="Hyperlink"/>
                  <w:color w:val="auto"/>
                  <w:u w:val="none"/>
                </w:rPr>
                <w:t> </w:t>
              </w:r>
            </w:hyperlink>
            <w:hyperlink r:id="rId1286" w:anchor="et001375" w:history="1">
              <w:r w:rsidR="00D45A8C" w:rsidRPr="00B620DB">
                <w:rPr>
                  <w:rStyle w:val="Hyperlink"/>
                  <w:color w:val="auto"/>
                  <w:szCs w:val="18"/>
                  <w:u w:val="none"/>
                </w:rPr>
                <w:t>9.36.3.10.</w:t>
              </w:r>
            </w:hyperlink>
          </w:p>
        </w:tc>
      </w:tr>
      <w:tr w:rsidR="00D45A8C" w:rsidRPr="00B620DB" w14:paraId="17CE4C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3ADEB4" w14:textId="77777777" w:rsidR="00D45A8C" w:rsidRPr="00B620DB" w:rsidRDefault="00D45A8C" w:rsidP="00D45A8C">
            <w:pPr>
              <w:pStyle w:val="12TabHeadBody"/>
            </w:pPr>
            <w:r w:rsidRPr="00B620DB">
              <w:rPr>
                <w:rStyle w:val="flts1"/>
              </w:rPr>
              <w:t>DOE</w:t>
            </w:r>
          </w:p>
        </w:tc>
        <w:tc>
          <w:tcPr>
            <w:tcW w:w="1253" w:type="pct"/>
            <w:tcBorders>
              <w:top w:val="outset" w:sz="6" w:space="0" w:color="auto"/>
              <w:left w:val="outset" w:sz="6" w:space="0" w:color="auto"/>
              <w:bottom w:val="outset" w:sz="6" w:space="0" w:color="auto"/>
              <w:right w:val="outset" w:sz="6" w:space="0" w:color="auto"/>
            </w:tcBorders>
            <w:hideMark/>
          </w:tcPr>
          <w:p w14:paraId="3F7E8B36" w14:textId="77777777" w:rsidR="00D45A8C" w:rsidRPr="00B620DB" w:rsidRDefault="00D45A8C" w:rsidP="00D45A8C">
            <w:pPr>
              <w:pStyle w:val="12TabHeadBody"/>
            </w:pPr>
            <w:r w:rsidRPr="00B620DB">
              <w:rPr>
                <w:rStyle w:val="flts1"/>
              </w:rPr>
              <w:t>10 CFR, Part 430-2011</w:t>
            </w:r>
          </w:p>
        </w:tc>
        <w:tc>
          <w:tcPr>
            <w:tcW w:w="1641" w:type="pct"/>
            <w:tcBorders>
              <w:top w:val="outset" w:sz="6" w:space="0" w:color="auto"/>
              <w:left w:val="outset" w:sz="6" w:space="0" w:color="auto"/>
              <w:bottom w:val="outset" w:sz="6" w:space="0" w:color="auto"/>
              <w:right w:val="outset" w:sz="6" w:space="0" w:color="auto"/>
            </w:tcBorders>
            <w:hideMark/>
          </w:tcPr>
          <w:p w14:paraId="74AF7F24" w14:textId="77777777" w:rsidR="00D45A8C" w:rsidRPr="00B620DB" w:rsidRDefault="00D45A8C" w:rsidP="00D45A8C">
            <w:pPr>
              <w:pStyle w:val="12TabHeadBody"/>
            </w:pPr>
            <w:bookmarkStart w:id="1384" w:name="doe10cfr430"/>
            <w:bookmarkStart w:id="1385" w:name="a96530"/>
            <w:bookmarkEnd w:id="1384"/>
            <w:bookmarkEnd w:id="1385"/>
            <w:r w:rsidRPr="00B620DB">
              <w:rPr>
                <w:rStyle w:val="flts1"/>
              </w:rPr>
              <w:t>Energy, Energy Conservation Program for Consumer Products</w:t>
            </w:r>
            <w:bookmarkStart w:id="1386" w:name="a96532"/>
            <w:bookmarkEnd w:id="1386"/>
          </w:p>
        </w:tc>
        <w:tc>
          <w:tcPr>
            <w:tcW w:w="1524" w:type="pct"/>
            <w:tcBorders>
              <w:top w:val="outset" w:sz="6" w:space="0" w:color="auto"/>
              <w:left w:val="outset" w:sz="6" w:space="0" w:color="auto"/>
              <w:bottom w:val="outset" w:sz="6" w:space="0" w:color="auto"/>
              <w:right w:val="outset" w:sz="6" w:space="0" w:color="auto"/>
            </w:tcBorders>
            <w:hideMark/>
          </w:tcPr>
          <w:p w14:paraId="0BAD70D5" w14:textId="77777777" w:rsidR="00D45A8C" w:rsidRPr="00B620DB" w:rsidRDefault="00135AFF" w:rsidP="00D45A8C">
            <w:pPr>
              <w:pStyle w:val="12TabHeadBody"/>
            </w:pPr>
            <w:hyperlink r:id="rId1287" w:anchor="et001376" w:history="1">
              <w:r w:rsidR="00D45A8C" w:rsidRPr="00B620DB">
                <w:rPr>
                  <w:rStyle w:val="Hyperlink"/>
                  <w:color w:val="auto"/>
                  <w:szCs w:val="18"/>
                  <w:u w:val="none"/>
                </w:rPr>
                <w:t>Table</w:t>
              </w:r>
            </w:hyperlink>
            <w:hyperlink r:id="rId1288" w:anchor="et001376" w:history="1">
              <w:r w:rsidR="00D45A8C" w:rsidRPr="00B620DB">
                <w:rPr>
                  <w:rStyle w:val="Hyperlink"/>
                  <w:color w:val="auto"/>
                  <w:u w:val="none"/>
                </w:rPr>
                <w:t> </w:t>
              </w:r>
            </w:hyperlink>
            <w:hyperlink r:id="rId1289" w:anchor="et001376" w:history="1">
              <w:r w:rsidR="00D45A8C" w:rsidRPr="00B620DB">
                <w:rPr>
                  <w:rStyle w:val="Hyperlink"/>
                  <w:color w:val="auto"/>
                  <w:szCs w:val="18"/>
                  <w:u w:val="none"/>
                </w:rPr>
                <w:t>9.36.4.2.</w:t>
              </w:r>
            </w:hyperlink>
          </w:p>
        </w:tc>
      </w:tr>
      <w:tr w:rsidR="00D45A8C" w:rsidRPr="00B620DB" w14:paraId="10556CB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057FD5E" w14:textId="77777777" w:rsidR="00D45A8C" w:rsidRPr="00B620DB" w:rsidRDefault="00D45A8C" w:rsidP="00D45A8C">
            <w:pPr>
              <w:pStyle w:val="12TabHeadBody"/>
            </w:pPr>
            <w:r w:rsidRPr="00B620DB">
              <w:rPr>
                <w:rStyle w:val="flts1"/>
              </w:rPr>
              <w:t>DOE</w:t>
            </w:r>
          </w:p>
        </w:tc>
        <w:tc>
          <w:tcPr>
            <w:tcW w:w="1253" w:type="pct"/>
            <w:tcBorders>
              <w:top w:val="outset" w:sz="6" w:space="0" w:color="auto"/>
              <w:left w:val="outset" w:sz="6" w:space="0" w:color="auto"/>
              <w:bottom w:val="outset" w:sz="6" w:space="0" w:color="auto"/>
              <w:right w:val="outset" w:sz="6" w:space="0" w:color="auto"/>
            </w:tcBorders>
            <w:hideMark/>
          </w:tcPr>
          <w:p w14:paraId="2A9FE953" w14:textId="77777777" w:rsidR="00D45A8C" w:rsidRPr="00B620DB" w:rsidRDefault="00D45A8C" w:rsidP="00D45A8C">
            <w:pPr>
              <w:pStyle w:val="12TabHeadBody"/>
            </w:pPr>
            <w:r w:rsidRPr="00B620DB">
              <w:rPr>
                <w:rStyle w:val="flts1"/>
              </w:rPr>
              <w:t>10 CFR, Part 431-2011</w:t>
            </w:r>
          </w:p>
        </w:tc>
        <w:tc>
          <w:tcPr>
            <w:tcW w:w="1641" w:type="pct"/>
            <w:tcBorders>
              <w:top w:val="outset" w:sz="6" w:space="0" w:color="auto"/>
              <w:left w:val="outset" w:sz="6" w:space="0" w:color="auto"/>
              <w:bottom w:val="outset" w:sz="6" w:space="0" w:color="auto"/>
              <w:right w:val="outset" w:sz="6" w:space="0" w:color="auto"/>
            </w:tcBorders>
            <w:hideMark/>
          </w:tcPr>
          <w:p w14:paraId="53C6D763" w14:textId="77777777" w:rsidR="00D45A8C" w:rsidRPr="00B620DB" w:rsidRDefault="00D45A8C" w:rsidP="00D45A8C">
            <w:pPr>
              <w:pStyle w:val="12TabHeadBody"/>
            </w:pPr>
            <w:bookmarkStart w:id="1387" w:name="doe10cfr431"/>
            <w:bookmarkStart w:id="1388" w:name="a96551"/>
            <w:bookmarkEnd w:id="1387"/>
            <w:bookmarkEnd w:id="1388"/>
            <w:r w:rsidRPr="00B620DB">
              <w:rPr>
                <w:rStyle w:val="flts1"/>
              </w:rPr>
              <w:t>Energy, Energy Efficiency Program for Certain Commercial and Industrial Equipment</w:t>
            </w:r>
            <w:bookmarkStart w:id="1389" w:name="a96553"/>
            <w:bookmarkEnd w:id="1389"/>
          </w:p>
        </w:tc>
        <w:tc>
          <w:tcPr>
            <w:tcW w:w="1524" w:type="pct"/>
            <w:tcBorders>
              <w:top w:val="outset" w:sz="6" w:space="0" w:color="auto"/>
              <w:left w:val="outset" w:sz="6" w:space="0" w:color="auto"/>
              <w:bottom w:val="outset" w:sz="6" w:space="0" w:color="auto"/>
              <w:right w:val="outset" w:sz="6" w:space="0" w:color="auto"/>
            </w:tcBorders>
            <w:hideMark/>
          </w:tcPr>
          <w:p w14:paraId="0E41E0B0" w14:textId="77777777" w:rsidR="00D45A8C" w:rsidRPr="00B620DB" w:rsidRDefault="00135AFF" w:rsidP="00D45A8C">
            <w:pPr>
              <w:pStyle w:val="12TabHeadBody"/>
            </w:pPr>
            <w:hyperlink r:id="rId1290" w:anchor="et001375" w:history="1">
              <w:r w:rsidR="00D45A8C" w:rsidRPr="00B620DB">
                <w:rPr>
                  <w:rStyle w:val="Hyperlink"/>
                  <w:color w:val="auto"/>
                  <w:szCs w:val="18"/>
                  <w:u w:val="none"/>
                </w:rPr>
                <w:t>Table</w:t>
              </w:r>
            </w:hyperlink>
            <w:hyperlink r:id="rId1291" w:anchor="et001375" w:history="1">
              <w:r w:rsidR="00D45A8C" w:rsidRPr="00B620DB">
                <w:rPr>
                  <w:rStyle w:val="Hyperlink"/>
                  <w:color w:val="auto"/>
                  <w:u w:val="none"/>
                </w:rPr>
                <w:t> </w:t>
              </w:r>
            </w:hyperlink>
            <w:hyperlink r:id="rId1292" w:anchor="et001375" w:history="1">
              <w:r w:rsidR="00D45A8C" w:rsidRPr="00B620DB">
                <w:rPr>
                  <w:rStyle w:val="Hyperlink"/>
                  <w:color w:val="auto"/>
                  <w:szCs w:val="18"/>
                  <w:u w:val="none"/>
                </w:rPr>
                <w:t>9.36.3.10.</w:t>
              </w:r>
            </w:hyperlink>
            <w:r w:rsidR="00D45A8C" w:rsidRPr="00B620DB">
              <w:br/>
            </w:r>
            <w:hyperlink r:id="rId1293" w:anchor="et001376" w:history="1">
              <w:r w:rsidR="00D45A8C" w:rsidRPr="00B620DB">
                <w:rPr>
                  <w:rStyle w:val="Hyperlink"/>
                  <w:color w:val="auto"/>
                  <w:szCs w:val="18"/>
                  <w:u w:val="none"/>
                </w:rPr>
                <w:t>Table</w:t>
              </w:r>
            </w:hyperlink>
            <w:hyperlink r:id="rId1294" w:anchor="et001376" w:history="1">
              <w:r w:rsidR="00D45A8C" w:rsidRPr="00B620DB">
                <w:rPr>
                  <w:rStyle w:val="Hyperlink"/>
                  <w:color w:val="auto"/>
                  <w:u w:val="none"/>
                </w:rPr>
                <w:t> </w:t>
              </w:r>
            </w:hyperlink>
            <w:hyperlink r:id="rId1295" w:anchor="et001376" w:history="1">
              <w:r w:rsidR="00D45A8C" w:rsidRPr="00B620DB">
                <w:rPr>
                  <w:rStyle w:val="Hyperlink"/>
                  <w:color w:val="auto"/>
                  <w:szCs w:val="18"/>
                  <w:u w:val="none"/>
                </w:rPr>
                <w:t>9.36.4.2.</w:t>
              </w:r>
            </w:hyperlink>
          </w:p>
        </w:tc>
      </w:tr>
      <w:tr w:rsidR="00D45A8C" w:rsidRPr="00B620DB" w14:paraId="6DB863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39A6B1" w14:textId="77777777" w:rsidR="00D45A8C" w:rsidRPr="00B620DB" w:rsidRDefault="00D45A8C" w:rsidP="00D45A8C">
            <w:pPr>
              <w:pStyle w:val="12TabHeadBody"/>
            </w:pPr>
            <w:r w:rsidRPr="00B620DB">
              <w:rPr>
                <w:rStyle w:val="flts1"/>
              </w:rPr>
              <w:t>ECC</w:t>
            </w:r>
          </w:p>
        </w:tc>
        <w:tc>
          <w:tcPr>
            <w:tcW w:w="1253" w:type="pct"/>
            <w:tcBorders>
              <w:top w:val="outset" w:sz="6" w:space="0" w:color="auto"/>
              <w:left w:val="outset" w:sz="6" w:space="0" w:color="auto"/>
              <w:bottom w:val="outset" w:sz="6" w:space="0" w:color="auto"/>
              <w:right w:val="outset" w:sz="6" w:space="0" w:color="auto"/>
            </w:tcBorders>
            <w:hideMark/>
          </w:tcPr>
          <w:p w14:paraId="16BC9CD6" w14:textId="77777777" w:rsidR="00D45A8C" w:rsidRPr="00B620DB" w:rsidRDefault="00D45A8C" w:rsidP="00D45A8C">
            <w:pPr>
              <w:pStyle w:val="12TabHeadBody"/>
            </w:pPr>
            <w:r w:rsidRPr="00B620DB">
              <w:rPr>
                <w:rStyle w:val="flts1"/>
              </w:rPr>
              <w:t>2013</w:t>
            </w:r>
          </w:p>
        </w:tc>
        <w:tc>
          <w:tcPr>
            <w:tcW w:w="1641" w:type="pct"/>
            <w:tcBorders>
              <w:top w:val="outset" w:sz="6" w:space="0" w:color="auto"/>
              <w:left w:val="outset" w:sz="6" w:space="0" w:color="auto"/>
              <w:bottom w:val="outset" w:sz="6" w:space="0" w:color="auto"/>
              <w:right w:val="outset" w:sz="6" w:space="0" w:color="auto"/>
            </w:tcBorders>
            <w:hideMark/>
          </w:tcPr>
          <w:p w14:paraId="5CD96A9F" w14:textId="77777777" w:rsidR="00D45A8C" w:rsidRPr="00B620DB" w:rsidRDefault="00D45A8C" w:rsidP="00D45A8C">
            <w:pPr>
              <w:pStyle w:val="12TabHeadBody"/>
            </w:pPr>
            <w:bookmarkStart w:id="1390" w:name="ecc-eifs"/>
            <w:bookmarkStart w:id="1391" w:name="a96780"/>
            <w:bookmarkEnd w:id="1390"/>
            <w:bookmarkEnd w:id="1391"/>
            <w:r w:rsidRPr="00B620DB">
              <w:rPr>
                <w:rStyle w:val="flts1"/>
              </w:rPr>
              <w:t>EIFS Practice Manual</w:t>
            </w:r>
            <w:bookmarkStart w:id="1392" w:name="a96782"/>
            <w:bookmarkEnd w:id="1392"/>
          </w:p>
        </w:tc>
        <w:tc>
          <w:tcPr>
            <w:tcW w:w="1524" w:type="pct"/>
            <w:tcBorders>
              <w:top w:val="outset" w:sz="6" w:space="0" w:color="auto"/>
              <w:left w:val="outset" w:sz="6" w:space="0" w:color="auto"/>
              <w:bottom w:val="outset" w:sz="6" w:space="0" w:color="auto"/>
              <w:right w:val="outset" w:sz="6" w:space="0" w:color="auto"/>
            </w:tcBorders>
            <w:hideMark/>
          </w:tcPr>
          <w:p w14:paraId="1BDC4E66" w14:textId="77777777" w:rsidR="00D45A8C" w:rsidRPr="00B620DB" w:rsidRDefault="00135AFF" w:rsidP="00D45A8C">
            <w:pPr>
              <w:pStyle w:val="12TabHeadBody"/>
            </w:pPr>
            <w:hyperlink r:id="rId1296" w:anchor="en000935" w:history="1">
              <w:r w:rsidR="00D45A8C" w:rsidRPr="00B620DB">
                <w:rPr>
                  <w:rStyle w:val="Hyperlink"/>
                  <w:color w:val="auto"/>
                  <w:szCs w:val="18"/>
                  <w:u w:val="none"/>
                </w:rPr>
                <w:t>A-5.9.4.1.(1)</w:t>
              </w:r>
            </w:hyperlink>
            <w:r w:rsidR="00D45A8C" w:rsidRPr="00B620DB">
              <w:br/>
            </w:r>
            <w:hyperlink r:id="rId1297" w:anchor="en000951" w:history="1">
              <w:r w:rsidR="00D45A8C" w:rsidRPr="00B620DB">
                <w:rPr>
                  <w:rStyle w:val="Hyperlink"/>
                  <w:color w:val="auto"/>
                  <w:szCs w:val="18"/>
                  <w:u w:val="none"/>
                </w:rPr>
                <w:t>A-9.27.14.1.(1)</w:t>
              </w:r>
            </w:hyperlink>
          </w:p>
        </w:tc>
      </w:tr>
      <w:tr w:rsidR="00D45A8C" w:rsidRPr="00B620DB" w14:paraId="58534DC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5CC9FD9" w14:textId="77777777" w:rsidR="00D45A8C" w:rsidRPr="00B620DB" w:rsidRDefault="00D45A8C" w:rsidP="00D45A8C">
            <w:pPr>
              <w:pStyle w:val="12TabHeadBody"/>
            </w:pPr>
            <w:r w:rsidRPr="00B620DB">
              <w:rPr>
                <w:rStyle w:val="flts1"/>
              </w:rPr>
              <w:t>EPA</w:t>
            </w:r>
          </w:p>
        </w:tc>
        <w:tc>
          <w:tcPr>
            <w:tcW w:w="1253" w:type="pct"/>
            <w:tcBorders>
              <w:top w:val="outset" w:sz="6" w:space="0" w:color="auto"/>
              <w:left w:val="outset" w:sz="6" w:space="0" w:color="auto"/>
              <w:bottom w:val="outset" w:sz="6" w:space="0" w:color="auto"/>
              <w:right w:val="outset" w:sz="6" w:space="0" w:color="auto"/>
            </w:tcBorders>
            <w:hideMark/>
          </w:tcPr>
          <w:p w14:paraId="261D3CF2" w14:textId="77777777" w:rsidR="00D45A8C" w:rsidRPr="00B620DB" w:rsidRDefault="00D45A8C" w:rsidP="00D45A8C">
            <w:pPr>
              <w:pStyle w:val="12TabHeadBody"/>
            </w:pPr>
            <w:r w:rsidRPr="00B620DB">
              <w:rPr>
                <w:rStyle w:val="flts1"/>
              </w:rPr>
              <w:t>40 CFR, Part 60-2008</w:t>
            </w:r>
          </w:p>
        </w:tc>
        <w:tc>
          <w:tcPr>
            <w:tcW w:w="1641" w:type="pct"/>
            <w:tcBorders>
              <w:top w:val="outset" w:sz="6" w:space="0" w:color="auto"/>
              <w:left w:val="outset" w:sz="6" w:space="0" w:color="auto"/>
              <w:bottom w:val="outset" w:sz="6" w:space="0" w:color="auto"/>
              <w:right w:val="outset" w:sz="6" w:space="0" w:color="auto"/>
            </w:tcBorders>
            <w:hideMark/>
          </w:tcPr>
          <w:p w14:paraId="4AB7E615" w14:textId="77777777" w:rsidR="00D45A8C" w:rsidRPr="00B620DB" w:rsidRDefault="00D45A8C" w:rsidP="00D45A8C">
            <w:pPr>
              <w:pStyle w:val="12TabHeadBody"/>
            </w:pPr>
            <w:bookmarkStart w:id="1393" w:name="epa40cfr60"/>
            <w:bookmarkStart w:id="1394" w:name="a96803"/>
            <w:bookmarkEnd w:id="1393"/>
            <w:bookmarkEnd w:id="1394"/>
            <w:r w:rsidRPr="00B620DB">
              <w:rPr>
                <w:rStyle w:val="flts1"/>
              </w:rPr>
              <w:t>Protection of Environment, Standards of Performance for New Stationary Sources</w:t>
            </w:r>
            <w:bookmarkStart w:id="1395" w:name="a96805"/>
            <w:bookmarkEnd w:id="1395"/>
          </w:p>
        </w:tc>
        <w:tc>
          <w:tcPr>
            <w:tcW w:w="1524" w:type="pct"/>
            <w:tcBorders>
              <w:top w:val="outset" w:sz="6" w:space="0" w:color="auto"/>
              <w:left w:val="outset" w:sz="6" w:space="0" w:color="auto"/>
              <w:bottom w:val="outset" w:sz="6" w:space="0" w:color="auto"/>
              <w:right w:val="outset" w:sz="6" w:space="0" w:color="auto"/>
            </w:tcBorders>
            <w:hideMark/>
          </w:tcPr>
          <w:p w14:paraId="0C028920" w14:textId="77777777" w:rsidR="00D45A8C" w:rsidRPr="00B620DB" w:rsidRDefault="00135AFF" w:rsidP="00D45A8C">
            <w:pPr>
              <w:pStyle w:val="12TabHeadBody"/>
            </w:pPr>
            <w:hyperlink r:id="rId1298" w:anchor="et001375" w:history="1">
              <w:r w:rsidR="00D45A8C" w:rsidRPr="00B620DB">
                <w:rPr>
                  <w:rStyle w:val="Hyperlink"/>
                  <w:color w:val="auto"/>
                  <w:szCs w:val="18"/>
                  <w:u w:val="none"/>
                </w:rPr>
                <w:t>Table</w:t>
              </w:r>
            </w:hyperlink>
            <w:hyperlink r:id="rId1299" w:anchor="et001375" w:history="1">
              <w:r w:rsidR="00D45A8C" w:rsidRPr="00B620DB">
                <w:rPr>
                  <w:rStyle w:val="Hyperlink"/>
                  <w:color w:val="auto"/>
                  <w:u w:val="none"/>
                </w:rPr>
                <w:t> </w:t>
              </w:r>
            </w:hyperlink>
            <w:hyperlink r:id="rId1300" w:anchor="et001375" w:history="1">
              <w:r w:rsidR="00D45A8C" w:rsidRPr="00B620DB">
                <w:rPr>
                  <w:rStyle w:val="Hyperlink"/>
                  <w:color w:val="auto"/>
                  <w:szCs w:val="18"/>
                  <w:u w:val="none"/>
                </w:rPr>
                <w:t>9.36.3.10.</w:t>
              </w:r>
            </w:hyperlink>
          </w:p>
        </w:tc>
      </w:tr>
      <w:tr w:rsidR="00D45A8C" w:rsidRPr="00B620DB" w14:paraId="27A8D00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EDB3A70" w14:textId="77777777" w:rsidR="00D45A8C" w:rsidRPr="00B620DB" w:rsidRDefault="00D45A8C" w:rsidP="00D45A8C">
            <w:pPr>
              <w:pStyle w:val="12TabHeadBody"/>
            </w:pPr>
            <w:r w:rsidRPr="00B620DB">
              <w:rPr>
                <w:rStyle w:val="flts1"/>
              </w:rPr>
              <w:t>EPA</w:t>
            </w:r>
          </w:p>
        </w:tc>
        <w:tc>
          <w:tcPr>
            <w:tcW w:w="1253" w:type="pct"/>
            <w:tcBorders>
              <w:top w:val="outset" w:sz="6" w:space="0" w:color="auto"/>
              <w:left w:val="outset" w:sz="6" w:space="0" w:color="auto"/>
              <w:bottom w:val="outset" w:sz="6" w:space="0" w:color="auto"/>
              <w:right w:val="outset" w:sz="6" w:space="0" w:color="auto"/>
            </w:tcBorders>
            <w:hideMark/>
          </w:tcPr>
          <w:p w14:paraId="0B5D9330" w14:textId="77777777" w:rsidR="00D45A8C" w:rsidRPr="00B620DB" w:rsidRDefault="00D45A8C" w:rsidP="00D45A8C">
            <w:pPr>
              <w:pStyle w:val="12TabHeadBody"/>
            </w:pPr>
            <w:r w:rsidRPr="00B620DB">
              <w:rPr>
                <w:rStyle w:val="flts1"/>
              </w:rPr>
              <w:t>625/R-92/016 (1994)</w:t>
            </w:r>
          </w:p>
        </w:tc>
        <w:tc>
          <w:tcPr>
            <w:tcW w:w="1641" w:type="pct"/>
            <w:tcBorders>
              <w:top w:val="outset" w:sz="6" w:space="0" w:color="auto"/>
              <w:left w:val="outset" w:sz="6" w:space="0" w:color="auto"/>
              <w:bottom w:val="outset" w:sz="6" w:space="0" w:color="auto"/>
              <w:right w:val="outset" w:sz="6" w:space="0" w:color="auto"/>
            </w:tcBorders>
            <w:hideMark/>
          </w:tcPr>
          <w:p w14:paraId="1FE44A44" w14:textId="77777777" w:rsidR="00D45A8C" w:rsidRPr="00B620DB" w:rsidRDefault="00D45A8C" w:rsidP="00D45A8C">
            <w:pPr>
              <w:pStyle w:val="12TabHeadBody"/>
            </w:pPr>
            <w:bookmarkStart w:id="1396" w:name="epa625_r92-016"/>
            <w:bookmarkStart w:id="1397" w:name="a97030"/>
            <w:bookmarkEnd w:id="1396"/>
            <w:bookmarkEnd w:id="1397"/>
            <w:r w:rsidRPr="00B620DB">
              <w:rPr>
                <w:rStyle w:val="flts1"/>
              </w:rPr>
              <w:t>Radon Prevention in the Design and Construction of Schools and Other Large Buildings</w:t>
            </w:r>
            <w:bookmarkStart w:id="1398" w:name="a97032"/>
            <w:bookmarkEnd w:id="1398"/>
          </w:p>
        </w:tc>
        <w:tc>
          <w:tcPr>
            <w:tcW w:w="1524" w:type="pct"/>
            <w:tcBorders>
              <w:top w:val="outset" w:sz="6" w:space="0" w:color="auto"/>
              <w:left w:val="outset" w:sz="6" w:space="0" w:color="auto"/>
              <w:bottom w:val="outset" w:sz="6" w:space="0" w:color="auto"/>
              <w:right w:val="outset" w:sz="6" w:space="0" w:color="auto"/>
            </w:tcBorders>
            <w:hideMark/>
          </w:tcPr>
          <w:p w14:paraId="1401E487" w14:textId="77777777" w:rsidR="00D45A8C" w:rsidRPr="00B620DB" w:rsidRDefault="00135AFF" w:rsidP="00D45A8C">
            <w:pPr>
              <w:pStyle w:val="12TabHeadBody"/>
            </w:pPr>
            <w:hyperlink r:id="rId1301" w:anchor="en001187" w:history="1">
              <w:r w:rsidR="00D45A8C" w:rsidRPr="00B620DB">
                <w:rPr>
                  <w:rStyle w:val="Hyperlink"/>
                  <w:color w:val="auto"/>
                  <w:szCs w:val="18"/>
                  <w:u w:val="none"/>
                </w:rPr>
                <w:t>A-5.4.1.1.</w:t>
              </w:r>
            </w:hyperlink>
            <w:r w:rsidR="00D45A8C" w:rsidRPr="00B620DB">
              <w:br/>
            </w:r>
            <w:hyperlink r:id="rId1302" w:anchor="es008019" w:history="1">
              <w:r w:rsidR="00D45A8C" w:rsidRPr="00B620DB">
                <w:rPr>
                  <w:rStyle w:val="Hyperlink"/>
                  <w:color w:val="auto"/>
                  <w:szCs w:val="18"/>
                  <w:u w:val="none"/>
                </w:rPr>
                <w:t>6.2.1.1.(1)</w:t>
              </w:r>
            </w:hyperlink>
          </w:p>
        </w:tc>
      </w:tr>
      <w:tr w:rsidR="00D45A8C" w:rsidRPr="00B620DB" w14:paraId="66BEC14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40A2B6" w14:textId="77777777" w:rsidR="00D45A8C" w:rsidRPr="00B620DB" w:rsidRDefault="00D45A8C" w:rsidP="00D45A8C">
            <w:pPr>
              <w:pStyle w:val="12TabHeadBody"/>
            </w:pPr>
            <w:r w:rsidRPr="00B620DB">
              <w:rPr>
                <w:rStyle w:val="flts1"/>
              </w:rPr>
              <w:t>FEMA</w:t>
            </w:r>
          </w:p>
        </w:tc>
        <w:tc>
          <w:tcPr>
            <w:tcW w:w="1253" w:type="pct"/>
            <w:tcBorders>
              <w:top w:val="outset" w:sz="6" w:space="0" w:color="auto"/>
              <w:left w:val="outset" w:sz="6" w:space="0" w:color="auto"/>
              <w:bottom w:val="outset" w:sz="6" w:space="0" w:color="auto"/>
              <w:right w:val="outset" w:sz="6" w:space="0" w:color="auto"/>
            </w:tcBorders>
            <w:hideMark/>
          </w:tcPr>
          <w:p w14:paraId="54AEEC9E" w14:textId="77777777" w:rsidR="00D45A8C" w:rsidRPr="00B620DB" w:rsidRDefault="00D45A8C" w:rsidP="00D45A8C">
            <w:pPr>
              <w:pStyle w:val="12TabHeadBody"/>
            </w:pPr>
            <w:r w:rsidRPr="00B620DB">
              <w:rPr>
                <w:rStyle w:val="flts1"/>
              </w:rPr>
              <w:t>450-1-2003</w:t>
            </w:r>
          </w:p>
        </w:tc>
        <w:tc>
          <w:tcPr>
            <w:tcW w:w="1641" w:type="pct"/>
            <w:tcBorders>
              <w:top w:val="outset" w:sz="6" w:space="0" w:color="auto"/>
              <w:left w:val="outset" w:sz="6" w:space="0" w:color="auto"/>
              <w:bottom w:val="outset" w:sz="6" w:space="0" w:color="auto"/>
              <w:right w:val="outset" w:sz="6" w:space="0" w:color="auto"/>
            </w:tcBorders>
            <w:hideMark/>
          </w:tcPr>
          <w:p w14:paraId="55B854B2" w14:textId="77777777" w:rsidR="00D45A8C" w:rsidRPr="00B620DB" w:rsidRDefault="00D45A8C" w:rsidP="00D45A8C">
            <w:pPr>
              <w:pStyle w:val="12TabHeadBody"/>
            </w:pPr>
            <w:bookmarkStart w:id="1399" w:name="fema450-1"/>
            <w:bookmarkStart w:id="1400" w:name="a97053"/>
            <w:bookmarkEnd w:id="1399"/>
            <w:bookmarkEnd w:id="1400"/>
            <w:r w:rsidRPr="00B620DB">
              <w:rPr>
                <w:rStyle w:val="flts1"/>
              </w:rPr>
              <w:t>NEHRP Recommended Provisions for Seismic Regulations for New Buildings and Other Structures</w:t>
            </w:r>
            <w:bookmarkStart w:id="1401" w:name="a97055"/>
            <w:bookmarkEnd w:id="1401"/>
          </w:p>
        </w:tc>
        <w:tc>
          <w:tcPr>
            <w:tcW w:w="1524" w:type="pct"/>
            <w:tcBorders>
              <w:top w:val="outset" w:sz="6" w:space="0" w:color="auto"/>
              <w:left w:val="outset" w:sz="6" w:space="0" w:color="auto"/>
              <w:bottom w:val="outset" w:sz="6" w:space="0" w:color="auto"/>
              <w:right w:val="outset" w:sz="6" w:space="0" w:color="auto"/>
            </w:tcBorders>
            <w:hideMark/>
          </w:tcPr>
          <w:p w14:paraId="1B960EB4" w14:textId="77777777" w:rsidR="00D45A8C" w:rsidRPr="00B620DB" w:rsidRDefault="00135AFF" w:rsidP="00D45A8C">
            <w:pPr>
              <w:pStyle w:val="12TabHeadBody"/>
            </w:pPr>
            <w:hyperlink r:id="rId1303" w:anchor="en000908" w:history="1">
              <w:r w:rsidR="00D45A8C" w:rsidRPr="00B620DB">
                <w:rPr>
                  <w:rStyle w:val="Hyperlink"/>
                  <w:color w:val="auto"/>
                  <w:szCs w:val="18"/>
                  <w:u w:val="none"/>
                </w:rPr>
                <w:t>A-4.1.8.18.(14) and (15)</w:t>
              </w:r>
            </w:hyperlink>
          </w:p>
        </w:tc>
      </w:tr>
      <w:tr w:rsidR="00D45A8C" w:rsidRPr="00B620DB" w14:paraId="7391E77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F0A3309" w14:textId="77777777" w:rsidR="00D45A8C" w:rsidRPr="00B620DB" w:rsidRDefault="00D45A8C" w:rsidP="00D45A8C">
            <w:pPr>
              <w:pStyle w:val="12TabHeadBody"/>
            </w:pPr>
            <w:r w:rsidRPr="00B620DB">
              <w:rPr>
                <w:rStyle w:val="flts1"/>
              </w:rPr>
              <w:t>FEMA</w:t>
            </w:r>
          </w:p>
        </w:tc>
        <w:tc>
          <w:tcPr>
            <w:tcW w:w="1253" w:type="pct"/>
            <w:tcBorders>
              <w:top w:val="outset" w:sz="6" w:space="0" w:color="auto"/>
              <w:left w:val="outset" w:sz="6" w:space="0" w:color="auto"/>
              <w:bottom w:val="outset" w:sz="6" w:space="0" w:color="auto"/>
              <w:right w:val="outset" w:sz="6" w:space="0" w:color="auto"/>
            </w:tcBorders>
            <w:hideMark/>
          </w:tcPr>
          <w:p w14:paraId="0554C37A" w14:textId="77777777" w:rsidR="00D45A8C" w:rsidRPr="00B620DB" w:rsidRDefault="00D45A8C" w:rsidP="00D45A8C">
            <w:pPr>
              <w:pStyle w:val="12TabHeadBody"/>
            </w:pPr>
            <w:r w:rsidRPr="00B620DB">
              <w:rPr>
                <w:rStyle w:val="flts1"/>
              </w:rPr>
              <w:t>P-750-2009</w:t>
            </w:r>
          </w:p>
        </w:tc>
        <w:tc>
          <w:tcPr>
            <w:tcW w:w="1641" w:type="pct"/>
            <w:tcBorders>
              <w:top w:val="outset" w:sz="6" w:space="0" w:color="auto"/>
              <w:left w:val="outset" w:sz="6" w:space="0" w:color="auto"/>
              <w:bottom w:val="outset" w:sz="6" w:space="0" w:color="auto"/>
              <w:right w:val="outset" w:sz="6" w:space="0" w:color="auto"/>
            </w:tcBorders>
            <w:hideMark/>
          </w:tcPr>
          <w:p w14:paraId="1FDBE5AE" w14:textId="77777777" w:rsidR="00D45A8C" w:rsidRPr="00B620DB" w:rsidRDefault="00D45A8C" w:rsidP="00D45A8C">
            <w:pPr>
              <w:pStyle w:val="12TabHeadBody"/>
            </w:pPr>
            <w:bookmarkStart w:id="1402" w:name="femap750"/>
            <w:bookmarkStart w:id="1403" w:name="a97074"/>
            <w:bookmarkEnd w:id="1402"/>
            <w:bookmarkEnd w:id="1403"/>
            <w:r w:rsidRPr="00B620DB">
              <w:rPr>
                <w:rStyle w:val="flts1"/>
              </w:rPr>
              <w:t>NEHRP Recommended Seismic Provisions for New Buildings and Other Structures</w:t>
            </w:r>
            <w:bookmarkStart w:id="1404" w:name="a97282"/>
            <w:bookmarkEnd w:id="1404"/>
          </w:p>
        </w:tc>
        <w:tc>
          <w:tcPr>
            <w:tcW w:w="1524" w:type="pct"/>
            <w:tcBorders>
              <w:top w:val="outset" w:sz="6" w:space="0" w:color="auto"/>
              <w:left w:val="outset" w:sz="6" w:space="0" w:color="auto"/>
              <w:bottom w:val="outset" w:sz="6" w:space="0" w:color="auto"/>
              <w:right w:val="outset" w:sz="6" w:space="0" w:color="auto"/>
            </w:tcBorders>
            <w:hideMark/>
          </w:tcPr>
          <w:p w14:paraId="52070D31" w14:textId="77777777" w:rsidR="00D45A8C" w:rsidRPr="00B620DB" w:rsidRDefault="00135AFF" w:rsidP="00D45A8C">
            <w:pPr>
              <w:pStyle w:val="12TabHeadBody"/>
            </w:pPr>
            <w:hyperlink r:id="rId1304" w:anchor="en000908" w:history="1">
              <w:r w:rsidR="00D45A8C" w:rsidRPr="00B620DB">
                <w:rPr>
                  <w:rStyle w:val="Hyperlink"/>
                  <w:color w:val="auto"/>
                  <w:szCs w:val="18"/>
                  <w:u w:val="none"/>
                </w:rPr>
                <w:t>A-4.1.8.18.(14) and (15)</w:t>
              </w:r>
            </w:hyperlink>
          </w:p>
        </w:tc>
      </w:tr>
      <w:tr w:rsidR="00D45A8C" w:rsidRPr="00B620DB" w14:paraId="4279648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F6AACAF" w14:textId="77777777" w:rsidR="00D45A8C" w:rsidRPr="00B620DB" w:rsidRDefault="00D45A8C" w:rsidP="00D45A8C">
            <w:pPr>
              <w:pStyle w:val="12TabHeadBody"/>
            </w:pPr>
            <w:r w:rsidRPr="00B620DB">
              <w:rPr>
                <w:rStyle w:val="flts1"/>
              </w:rPr>
              <w:t>FLL</w:t>
            </w:r>
          </w:p>
        </w:tc>
        <w:tc>
          <w:tcPr>
            <w:tcW w:w="1253" w:type="pct"/>
            <w:tcBorders>
              <w:top w:val="outset" w:sz="6" w:space="0" w:color="auto"/>
              <w:left w:val="outset" w:sz="6" w:space="0" w:color="auto"/>
              <w:bottom w:val="outset" w:sz="6" w:space="0" w:color="auto"/>
              <w:right w:val="outset" w:sz="6" w:space="0" w:color="auto"/>
            </w:tcBorders>
            <w:hideMark/>
          </w:tcPr>
          <w:p w14:paraId="7A6F7C3A" w14:textId="77777777" w:rsidR="00D45A8C" w:rsidRPr="00B620DB" w:rsidRDefault="00D45A8C" w:rsidP="00D45A8C">
            <w:pPr>
              <w:pStyle w:val="12TabHeadBody"/>
            </w:pPr>
            <w:r w:rsidRPr="00B620DB">
              <w:rPr>
                <w:rStyle w:val="flts1"/>
              </w:rPr>
              <w:t>2008</w:t>
            </w:r>
          </w:p>
        </w:tc>
        <w:tc>
          <w:tcPr>
            <w:tcW w:w="1641" w:type="pct"/>
            <w:tcBorders>
              <w:top w:val="outset" w:sz="6" w:space="0" w:color="auto"/>
              <w:left w:val="outset" w:sz="6" w:space="0" w:color="auto"/>
              <w:bottom w:val="outset" w:sz="6" w:space="0" w:color="auto"/>
              <w:right w:val="outset" w:sz="6" w:space="0" w:color="auto"/>
            </w:tcBorders>
            <w:hideMark/>
          </w:tcPr>
          <w:p w14:paraId="21FDC84A" w14:textId="77777777" w:rsidR="00D45A8C" w:rsidRPr="00B620DB" w:rsidRDefault="00D45A8C" w:rsidP="00D45A8C">
            <w:pPr>
              <w:pStyle w:val="12TabHeadBody"/>
            </w:pPr>
            <w:bookmarkStart w:id="1405" w:name="fll-gl"/>
            <w:bookmarkStart w:id="1406" w:name="a97301"/>
            <w:bookmarkEnd w:id="1405"/>
            <w:bookmarkEnd w:id="1406"/>
            <w:r w:rsidRPr="00B620DB">
              <w:rPr>
                <w:rStyle w:val="flts1"/>
              </w:rPr>
              <w:t>Guidelines for the Planning, Construction and Maintenance of Green Roofing</w:t>
            </w:r>
            <w:bookmarkStart w:id="1407" w:name="a97303"/>
            <w:bookmarkEnd w:id="1407"/>
          </w:p>
        </w:tc>
        <w:tc>
          <w:tcPr>
            <w:tcW w:w="1524" w:type="pct"/>
            <w:tcBorders>
              <w:top w:val="outset" w:sz="6" w:space="0" w:color="auto"/>
              <w:left w:val="outset" w:sz="6" w:space="0" w:color="auto"/>
              <w:bottom w:val="outset" w:sz="6" w:space="0" w:color="auto"/>
              <w:right w:val="outset" w:sz="6" w:space="0" w:color="auto"/>
            </w:tcBorders>
            <w:hideMark/>
          </w:tcPr>
          <w:p w14:paraId="1FF9853E" w14:textId="77777777" w:rsidR="00D45A8C" w:rsidRPr="00B620DB" w:rsidRDefault="00135AFF" w:rsidP="00D45A8C">
            <w:pPr>
              <w:pStyle w:val="12TabHeadBody"/>
            </w:pPr>
            <w:hyperlink r:id="rId1305" w:anchor="en000919" w:history="1">
              <w:r w:rsidR="00D45A8C" w:rsidRPr="00B620DB">
                <w:rPr>
                  <w:rStyle w:val="Hyperlink"/>
                  <w:color w:val="auto"/>
                  <w:szCs w:val="18"/>
                  <w:u w:val="none"/>
                </w:rPr>
                <w:t>A-5.6.1.2.(2)</w:t>
              </w:r>
            </w:hyperlink>
          </w:p>
        </w:tc>
      </w:tr>
      <w:tr w:rsidR="00D45A8C" w:rsidRPr="00B620DB" w14:paraId="5EB0475A" w14:textId="77777777" w:rsidTr="00752338">
        <w:trPr>
          <w:ins w:id="1408" w:author="Dang, Tommy HOUS:EX" w:date="2023-05-03T15:57:00Z"/>
        </w:trPr>
        <w:tc>
          <w:tcPr>
            <w:tcW w:w="582" w:type="pct"/>
            <w:tcBorders>
              <w:top w:val="outset" w:sz="6" w:space="0" w:color="auto"/>
              <w:left w:val="outset" w:sz="6" w:space="0" w:color="auto"/>
              <w:bottom w:val="outset" w:sz="6" w:space="0" w:color="auto"/>
              <w:right w:val="outset" w:sz="6" w:space="0" w:color="auto"/>
            </w:tcBorders>
          </w:tcPr>
          <w:p w14:paraId="0CCD6CF1" w14:textId="4831B7DF" w:rsidR="00D45A8C" w:rsidRPr="00B620DB" w:rsidRDefault="00D45A8C" w:rsidP="00D45A8C">
            <w:pPr>
              <w:pStyle w:val="12TabHeadBody"/>
              <w:rPr>
                <w:ins w:id="1409" w:author="Dang, Tommy HOUS:EX" w:date="2023-05-03T15:57:00Z"/>
                <w:rStyle w:val="flts1"/>
              </w:rPr>
            </w:pPr>
            <w:ins w:id="1410" w:author="Dang, Tommy HOUS:EX" w:date="2023-05-03T15:57:00Z">
              <w:r>
                <w:rPr>
                  <w:rStyle w:val="flts1"/>
                </w:rPr>
                <w:t>FM Approvals</w:t>
              </w:r>
            </w:ins>
          </w:p>
        </w:tc>
        <w:tc>
          <w:tcPr>
            <w:tcW w:w="1253" w:type="pct"/>
            <w:tcBorders>
              <w:top w:val="outset" w:sz="6" w:space="0" w:color="auto"/>
              <w:left w:val="outset" w:sz="6" w:space="0" w:color="auto"/>
              <w:bottom w:val="outset" w:sz="6" w:space="0" w:color="auto"/>
              <w:right w:val="outset" w:sz="6" w:space="0" w:color="auto"/>
            </w:tcBorders>
          </w:tcPr>
          <w:p w14:paraId="3FD90815" w14:textId="46AA286E" w:rsidR="00D45A8C" w:rsidRPr="00B620DB" w:rsidRDefault="00D45A8C" w:rsidP="00D45A8C">
            <w:pPr>
              <w:pStyle w:val="12TabHeadBody"/>
              <w:rPr>
                <w:ins w:id="1411" w:author="Dang, Tommy HOUS:EX" w:date="2023-05-03T15:57:00Z"/>
                <w:rStyle w:val="flts1"/>
              </w:rPr>
            </w:pPr>
            <w:ins w:id="1412" w:author="Dang, Tommy HOUS:EX" w:date="2023-05-03T15:57:00Z">
              <w:r>
                <w:rPr>
                  <w:rStyle w:val="flts1"/>
                </w:rPr>
                <w:t>2008</w:t>
              </w:r>
            </w:ins>
          </w:p>
        </w:tc>
        <w:tc>
          <w:tcPr>
            <w:tcW w:w="1641" w:type="pct"/>
            <w:tcBorders>
              <w:top w:val="outset" w:sz="6" w:space="0" w:color="auto"/>
              <w:left w:val="outset" w:sz="6" w:space="0" w:color="auto"/>
              <w:bottom w:val="outset" w:sz="6" w:space="0" w:color="auto"/>
              <w:right w:val="outset" w:sz="6" w:space="0" w:color="auto"/>
            </w:tcBorders>
          </w:tcPr>
          <w:p w14:paraId="0417DFC1" w14:textId="36E86447" w:rsidR="00D45A8C" w:rsidRPr="00B620DB" w:rsidRDefault="00D45A8C" w:rsidP="00D45A8C">
            <w:pPr>
              <w:pStyle w:val="12TabHeadBody"/>
              <w:rPr>
                <w:ins w:id="1413" w:author="Dang, Tommy HOUS:EX" w:date="2023-05-03T15:57:00Z"/>
                <w:rStyle w:val="flts1"/>
              </w:rPr>
            </w:pPr>
            <w:ins w:id="1414" w:author="Dang, Tommy HOUS:EX" w:date="2023-05-03T15:57:00Z">
              <w:r>
                <w:rPr>
                  <w:rStyle w:val="flts1"/>
                </w:rPr>
                <w:t>Approval Standard for Quick</w:t>
              </w:r>
            </w:ins>
            <w:ins w:id="1415" w:author="Dang, Tommy HOUS:EX" w:date="2023-05-03T15:58:00Z">
              <w:r>
                <w:rPr>
                  <w:rStyle w:val="flts1"/>
                </w:rPr>
                <w:t xml:space="preserve"> Response Storage Sprinklers for Fire Protection</w:t>
              </w:r>
            </w:ins>
          </w:p>
        </w:tc>
        <w:tc>
          <w:tcPr>
            <w:tcW w:w="1524" w:type="pct"/>
            <w:tcBorders>
              <w:top w:val="outset" w:sz="6" w:space="0" w:color="auto"/>
              <w:left w:val="outset" w:sz="6" w:space="0" w:color="auto"/>
              <w:bottom w:val="outset" w:sz="6" w:space="0" w:color="auto"/>
              <w:right w:val="outset" w:sz="6" w:space="0" w:color="auto"/>
            </w:tcBorders>
          </w:tcPr>
          <w:p w14:paraId="22EFA597" w14:textId="6A5DF510" w:rsidR="00D45A8C" w:rsidRDefault="00D45A8C" w:rsidP="00D45A8C">
            <w:pPr>
              <w:pStyle w:val="12TabHeadBody"/>
              <w:rPr>
                <w:ins w:id="1416" w:author="Dang, Tommy HOUS:EX" w:date="2023-05-03T15:57:00Z"/>
              </w:rPr>
            </w:pPr>
            <w:ins w:id="1417" w:author="Dang, Tommy HOUS:EX" w:date="2023-05-03T15:59:00Z">
              <w:r>
                <w:t>A-3.2.5.12.(</w:t>
              </w:r>
            </w:ins>
            <w:ins w:id="1418" w:author="Chase, Andy HOUS:EX" w:date="2023-08-24T15:19:00Z">
              <w:r w:rsidR="00B5413D">
                <w:t>10</w:t>
              </w:r>
            </w:ins>
            <w:ins w:id="1419" w:author="Dang, Tommy HOUS:EX" w:date="2023-05-03T15:59:00Z">
              <w:r>
                <w:t>)</w:t>
              </w:r>
            </w:ins>
          </w:p>
        </w:tc>
      </w:tr>
      <w:tr w:rsidR="00D45A8C" w:rsidRPr="00B620DB" w14:paraId="5A531A2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117F8E" w14:textId="77777777" w:rsidR="00D45A8C" w:rsidRPr="00B620DB" w:rsidRDefault="00D45A8C" w:rsidP="00D45A8C">
            <w:pPr>
              <w:pStyle w:val="12TabHeadBody"/>
            </w:pPr>
            <w:r w:rsidRPr="00B620DB">
              <w:rPr>
                <w:rStyle w:val="flts1"/>
              </w:rPr>
              <w:t>FPI</w:t>
            </w:r>
          </w:p>
        </w:tc>
        <w:tc>
          <w:tcPr>
            <w:tcW w:w="1253" w:type="pct"/>
            <w:tcBorders>
              <w:top w:val="outset" w:sz="6" w:space="0" w:color="auto"/>
              <w:left w:val="outset" w:sz="6" w:space="0" w:color="auto"/>
              <w:bottom w:val="outset" w:sz="6" w:space="0" w:color="auto"/>
              <w:right w:val="outset" w:sz="6" w:space="0" w:color="auto"/>
            </w:tcBorders>
            <w:hideMark/>
          </w:tcPr>
          <w:p w14:paraId="28574A7F" w14:textId="77777777" w:rsidR="00D45A8C" w:rsidRPr="00B620DB" w:rsidRDefault="00D45A8C" w:rsidP="00D45A8C">
            <w:pPr>
              <w:pStyle w:val="12TabHeadBody"/>
            </w:pPr>
            <w:r w:rsidRPr="00B620DB">
              <w:rPr>
                <w:rStyle w:val="flts1"/>
              </w:rPr>
              <w:t>Project 43-10C-024 (1988)</w:t>
            </w:r>
          </w:p>
        </w:tc>
        <w:tc>
          <w:tcPr>
            <w:tcW w:w="1641" w:type="pct"/>
            <w:tcBorders>
              <w:top w:val="outset" w:sz="6" w:space="0" w:color="auto"/>
              <w:left w:val="outset" w:sz="6" w:space="0" w:color="auto"/>
              <w:bottom w:val="outset" w:sz="6" w:space="0" w:color="auto"/>
              <w:right w:val="outset" w:sz="6" w:space="0" w:color="auto"/>
            </w:tcBorders>
            <w:hideMark/>
          </w:tcPr>
          <w:p w14:paraId="37D1B0CC" w14:textId="77777777" w:rsidR="00D45A8C" w:rsidRPr="00B620DB" w:rsidRDefault="00D45A8C" w:rsidP="00D45A8C">
            <w:pPr>
              <w:pStyle w:val="12TabHeadBody"/>
            </w:pPr>
            <w:bookmarkStart w:id="1420" w:name="fpi_p4310c024"/>
            <w:bookmarkStart w:id="1421" w:name="a97322"/>
            <w:bookmarkEnd w:id="1420"/>
            <w:bookmarkEnd w:id="1421"/>
            <w:r w:rsidRPr="00B620DB">
              <w:rPr>
                <w:rStyle w:val="flts1"/>
              </w:rPr>
              <w:t>Deflection Serviceability Criteria for Residential Floors</w:t>
            </w:r>
            <w:bookmarkStart w:id="1422" w:name="a97324"/>
            <w:bookmarkEnd w:id="1422"/>
          </w:p>
        </w:tc>
        <w:tc>
          <w:tcPr>
            <w:tcW w:w="1524" w:type="pct"/>
            <w:tcBorders>
              <w:top w:val="outset" w:sz="6" w:space="0" w:color="auto"/>
              <w:left w:val="outset" w:sz="6" w:space="0" w:color="auto"/>
              <w:bottom w:val="outset" w:sz="6" w:space="0" w:color="auto"/>
              <w:right w:val="outset" w:sz="6" w:space="0" w:color="auto"/>
            </w:tcBorders>
            <w:hideMark/>
          </w:tcPr>
          <w:p w14:paraId="0278409B" w14:textId="77777777" w:rsidR="00D45A8C" w:rsidRPr="00B620DB" w:rsidRDefault="00135AFF" w:rsidP="00D45A8C">
            <w:pPr>
              <w:pStyle w:val="12TabHeadBody"/>
            </w:pPr>
            <w:hyperlink r:id="rId1306" w:anchor="en000321" w:history="1">
              <w:r w:rsidR="00D45A8C" w:rsidRPr="00B620DB">
                <w:rPr>
                  <w:rStyle w:val="Hyperlink"/>
                  <w:color w:val="auto"/>
                  <w:szCs w:val="18"/>
                  <w:u w:val="none"/>
                </w:rPr>
                <w:t>A-9.23.4.2.(2)</w:t>
              </w:r>
            </w:hyperlink>
          </w:p>
        </w:tc>
      </w:tr>
      <w:tr w:rsidR="00D45A8C" w:rsidRPr="00B620DB" w14:paraId="1576A8D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1F2B94" w14:textId="77777777" w:rsidR="00D45A8C" w:rsidRPr="00B620DB" w:rsidRDefault="00D45A8C" w:rsidP="00D45A8C">
            <w:pPr>
              <w:pStyle w:val="12TabHeadBody"/>
            </w:pPr>
            <w:r w:rsidRPr="00B620DB">
              <w:rPr>
                <w:rStyle w:val="flts1"/>
              </w:rPr>
              <w:lastRenderedPageBreak/>
              <w:t>HC</w:t>
            </w:r>
          </w:p>
        </w:tc>
        <w:tc>
          <w:tcPr>
            <w:tcW w:w="1253" w:type="pct"/>
            <w:tcBorders>
              <w:top w:val="outset" w:sz="6" w:space="0" w:color="auto"/>
              <w:left w:val="outset" w:sz="6" w:space="0" w:color="auto"/>
              <w:bottom w:val="outset" w:sz="6" w:space="0" w:color="auto"/>
              <w:right w:val="outset" w:sz="6" w:space="0" w:color="auto"/>
            </w:tcBorders>
            <w:hideMark/>
          </w:tcPr>
          <w:p w14:paraId="63D79C56" w14:textId="77777777" w:rsidR="00D45A8C" w:rsidRPr="00B620DB" w:rsidRDefault="00D45A8C" w:rsidP="00D45A8C">
            <w:pPr>
              <w:pStyle w:val="12TabHeadBody"/>
            </w:pPr>
            <w:r w:rsidRPr="00B620DB">
              <w:rPr>
                <w:rStyle w:val="flts1"/>
              </w:rPr>
              <w:t>2004</w:t>
            </w:r>
          </w:p>
        </w:tc>
        <w:tc>
          <w:tcPr>
            <w:tcW w:w="1641" w:type="pct"/>
            <w:tcBorders>
              <w:top w:val="outset" w:sz="6" w:space="0" w:color="auto"/>
              <w:left w:val="outset" w:sz="6" w:space="0" w:color="auto"/>
              <w:bottom w:val="outset" w:sz="6" w:space="0" w:color="auto"/>
              <w:right w:val="outset" w:sz="6" w:space="0" w:color="auto"/>
            </w:tcBorders>
            <w:hideMark/>
          </w:tcPr>
          <w:p w14:paraId="61958BB2" w14:textId="77777777" w:rsidR="00D45A8C" w:rsidRPr="00B620DB" w:rsidRDefault="00D45A8C" w:rsidP="00D45A8C">
            <w:pPr>
              <w:pStyle w:val="12TabHeadBody"/>
            </w:pPr>
            <w:bookmarkStart w:id="1423" w:name="hc_fcpb_heim"/>
            <w:bookmarkStart w:id="1424" w:name="a97551"/>
            <w:bookmarkEnd w:id="1423"/>
            <w:bookmarkEnd w:id="1424"/>
            <w:r w:rsidRPr="00B620DB">
              <w:rPr>
                <w:rStyle w:val="flts1"/>
              </w:rPr>
              <w:t>Fungal Contamination in Public Buildings: Health Effects and Investigation Methods</w:t>
            </w:r>
            <w:bookmarkStart w:id="1425" w:name="a97553"/>
            <w:bookmarkEnd w:id="1425"/>
          </w:p>
        </w:tc>
        <w:tc>
          <w:tcPr>
            <w:tcW w:w="1524" w:type="pct"/>
            <w:tcBorders>
              <w:top w:val="outset" w:sz="6" w:space="0" w:color="auto"/>
              <w:left w:val="outset" w:sz="6" w:space="0" w:color="auto"/>
              <w:bottom w:val="outset" w:sz="6" w:space="0" w:color="auto"/>
              <w:right w:val="outset" w:sz="6" w:space="0" w:color="auto"/>
            </w:tcBorders>
            <w:hideMark/>
          </w:tcPr>
          <w:p w14:paraId="411D208D" w14:textId="77777777" w:rsidR="00D45A8C" w:rsidRPr="00B620DB" w:rsidRDefault="00135AFF" w:rsidP="00D45A8C">
            <w:pPr>
              <w:pStyle w:val="12TabHeadBody"/>
            </w:pPr>
            <w:hyperlink r:id="rId1307" w:anchor="en001189" w:history="1">
              <w:r w:rsidR="00D45A8C" w:rsidRPr="00B620DB">
                <w:rPr>
                  <w:rStyle w:val="Hyperlink"/>
                  <w:color w:val="auto"/>
                  <w:szCs w:val="18"/>
                  <w:u w:val="none"/>
                </w:rPr>
                <w:t>A-5.5.1.1.</w:t>
              </w:r>
            </w:hyperlink>
          </w:p>
        </w:tc>
      </w:tr>
      <w:tr w:rsidR="00D45A8C" w:rsidRPr="00B620DB" w14:paraId="5469599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4386EB1"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03FB3853" w14:textId="77777777" w:rsidR="00D45A8C" w:rsidRPr="00B620DB" w:rsidRDefault="00D45A8C" w:rsidP="00D45A8C">
            <w:pPr>
              <w:pStyle w:val="12TabHeadBody"/>
            </w:pPr>
            <w:r w:rsidRPr="00B620DB">
              <w:rPr>
                <w:rStyle w:val="flts1"/>
              </w:rPr>
              <w:t>2007</w:t>
            </w:r>
          </w:p>
        </w:tc>
        <w:tc>
          <w:tcPr>
            <w:tcW w:w="1641" w:type="pct"/>
            <w:tcBorders>
              <w:top w:val="outset" w:sz="6" w:space="0" w:color="auto"/>
              <w:left w:val="outset" w:sz="6" w:space="0" w:color="auto"/>
              <w:bottom w:val="outset" w:sz="6" w:space="0" w:color="auto"/>
              <w:right w:val="outset" w:sz="6" w:space="0" w:color="auto"/>
            </w:tcBorders>
            <w:hideMark/>
          </w:tcPr>
          <w:p w14:paraId="57AC6838" w14:textId="77777777" w:rsidR="00D45A8C" w:rsidRPr="00B620DB" w:rsidRDefault="00D45A8C" w:rsidP="00D45A8C">
            <w:pPr>
              <w:pStyle w:val="12TabHeadBody"/>
            </w:pPr>
            <w:bookmarkStart w:id="1426" w:name="hc-rgch"/>
            <w:bookmarkStart w:id="1427" w:name="a97575"/>
            <w:bookmarkEnd w:id="1426"/>
            <w:bookmarkEnd w:id="1427"/>
            <w:r w:rsidRPr="00B620DB">
              <w:rPr>
                <w:rStyle w:val="flts1"/>
              </w:rPr>
              <w:t>Radon: A Guide for Canadian Homeowners</w:t>
            </w:r>
            <w:bookmarkStart w:id="1428" w:name="a97577"/>
            <w:bookmarkEnd w:id="1428"/>
          </w:p>
        </w:tc>
        <w:tc>
          <w:tcPr>
            <w:tcW w:w="1524" w:type="pct"/>
            <w:tcBorders>
              <w:top w:val="outset" w:sz="6" w:space="0" w:color="auto"/>
              <w:left w:val="outset" w:sz="6" w:space="0" w:color="auto"/>
              <w:bottom w:val="outset" w:sz="6" w:space="0" w:color="auto"/>
              <w:right w:val="outset" w:sz="6" w:space="0" w:color="auto"/>
            </w:tcBorders>
            <w:hideMark/>
          </w:tcPr>
          <w:p w14:paraId="0C2722A9" w14:textId="77777777" w:rsidR="00D45A8C" w:rsidRPr="00B620DB" w:rsidRDefault="00135AFF" w:rsidP="00D45A8C">
            <w:pPr>
              <w:pStyle w:val="12TabHeadBody"/>
            </w:pPr>
            <w:hyperlink r:id="rId1308" w:anchor="en001187" w:history="1">
              <w:r w:rsidR="00D45A8C" w:rsidRPr="00B620DB">
                <w:rPr>
                  <w:rStyle w:val="Hyperlink"/>
                  <w:color w:val="auto"/>
                  <w:szCs w:val="18"/>
                  <w:u w:val="none"/>
                </w:rPr>
                <w:t>A-5.4.1.1.</w:t>
              </w:r>
            </w:hyperlink>
            <w:r w:rsidR="00D45A8C" w:rsidRPr="00B620DB">
              <w:br/>
            </w:r>
            <w:hyperlink r:id="rId1309" w:anchor="en001201" w:history="1">
              <w:r w:rsidR="00D45A8C" w:rsidRPr="00B620DB">
                <w:rPr>
                  <w:rStyle w:val="Hyperlink"/>
                  <w:color w:val="auto"/>
                  <w:szCs w:val="18"/>
                  <w:u w:val="none"/>
                </w:rPr>
                <w:t>A-6.2.1.1.</w:t>
              </w:r>
            </w:hyperlink>
            <w:r w:rsidR="00D45A8C" w:rsidRPr="00B620DB">
              <w:br/>
            </w:r>
            <w:hyperlink r:id="rId1310" w:anchor="en001574" w:history="1">
              <w:r w:rsidR="00D45A8C" w:rsidRPr="00B620DB">
                <w:rPr>
                  <w:rStyle w:val="Hyperlink"/>
                  <w:color w:val="auto"/>
                  <w:szCs w:val="18"/>
                  <w:u w:val="none"/>
                </w:rPr>
                <w:t>A-9.13.4.3.</w:t>
              </w:r>
            </w:hyperlink>
          </w:p>
        </w:tc>
      </w:tr>
      <w:tr w:rsidR="00D45A8C" w:rsidRPr="00B620DB" w14:paraId="6DE10D8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9F493A"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41C91F92" w14:textId="77777777" w:rsidR="00D45A8C" w:rsidRPr="00B620DB" w:rsidRDefault="00D45A8C" w:rsidP="00D45A8C">
            <w:pPr>
              <w:pStyle w:val="12TabHeadBody"/>
            </w:pPr>
            <w:r w:rsidRPr="00B620DB">
              <w:rPr>
                <w:rStyle w:val="flts1"/>
              </w:rPr>
              <w:t>2008</w:t>
            </w:r>
          </w:p>
        </w:tc>
        <w:tc>
          <w:tcPr>
            <w:tcW w:w="1641" w:type="pct"/>
            <w:tcBorders>
              <w:top w:val="outset" w:sz="6" w:space="0" w:color="auto"/>
              <w:left w:val="outset" w:sz="6" w:space="0" w:color="auto"/>
              <w:bottom w:val="outset" w:sz="6" w:space="0" w:color="auto"/>
              <w:right w:val="outset" w:sz="6" w:space="0" w:color="auto"/>
            </w:tcBorders>
            <w:hideMark/>
          </w:tcPr>
          <w:p w14:paraId="5BCCF449" w14:textId="77777777" w:rsidR="00D45A8C" w:rsidRPr="00B620DB" w:rsidRDefault="00D45A8C" w:rsidP="00D45A8C">
            <w:pPr>
              <w:pStyle w:val="12TabHeadBody"/>
            </w:pPr>
            <w:bookmarkStart w:id="1429" w:name="hc_grmpb"/>
            <w:bookmarkStart w:id="1430" w:name="a97809"/>
            <w:bookmarkEnd w:id="1429"/>
            <w:bookmarkEnd w:id="1430"/>
            <w:r w:rsidRPr="00B620DB">
              <w:rPr>
                <w:rStyle w:val="flts1"/>
              </w:rPr>
              <w:t>Guide for Radon Measurements in Public Buildings (Schools, Hospitals, Care Facilities, Detention Centres)</w:t>
            </w:r>
            <w:bookmarkStart w:id="1431" w:name="a97811"/>
            <w:bookmarkEnd w:id="1431"/>
          </w:p>
        </w:tc>
        <w:tc>
          <w:tcPr>
            <w:tcW w:w="1524" w:type="pct"/>
            <w:tcBorders>
              <w:top w:val="outset" w:sz="6" w:space="0" w:color="auto"/>
              <w:left w:val="outset" w:sz="6" w:space="0" w:color="auto"/>
              <w:bottom w:val="outset" w:sz="6" w:space="0" w:color="auto"/>
              <w:right w:val="outset" w:sz="6" w:space="0" w:color="auto"/>
            </w:tcBorders>
            <w:hideMark/>
          </w:tcPr>
          <w:p w14:paraId="60C482F6" w14:textId="77777777" w:rsidR="00D45A8C" w:rsidRPr="00B620DB" w:rsidRDefault="00135AFF" w:rsidP="00D45A8C">
            <w:pPr>
              <w:pStyle w:val="12TabHeadBody"/>
            </w:pPr>
            <w:hyperlink r:id="rId1311" w:anchor="en001187" w:history="1">
              <w:r w:rsidR="00D45A8C" w:rsidRPr="00B620DB">
                <w:rPr>
                  <w:rStyle w:val="Hyperlink"/>
                  <w:color w:val="auto"/>
                  <w:szCs w:val="18"/>
                  <w:u w:val="none"/>
                </w:rPr>
                <w:t>A-5.4.1.1.</w:t>
              </w:r>
            </w:hyperlink>
            <w:r w:rsidR="00D45A8C" w:rsidRPr="00B620DB">
              <w:br/>
            </w:r>
            <w:hyperlink r:id="rId1312" w:anchor="en001201" w:history="1">
              <w:r w:rsidR="00D45A8C" w:rsidRPr="00B620DB">
                <w:rPr>
                  <w:rStyle w:val="Hyperlink"/>
                  <w:color w:val="auto"/>
                  <w:szCs w:val="18"/>
                  <w:u w:val="none"/>
                </w:rPr>
                <w:t>A-6.2.1.1.</w:t>
              </w:r>
            </w:hyperlink>
          </w:p>
        </w:tc>
      </w:tr>
      <w:tr w:rsidR="00D45A8C" w:rsidRPr="00B620DB" w14:paraId="04096F1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DD0DF0A"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01096B29" w14:textId="77777777" w:rsidR="00D45A8C" w:rsidRPr="00B620DB" w:rsidRDefault="00D45A8C" w:rsidP="00D45A8C">
            <w:pPr>
              <w:pStyle w:val="12TabHeadBody"/>
            </w:pPr>
            <w:r w:rsidRPr="00B620DB">
              <w:rPr>
                <w:rStyle w:val="flts1"/>
              </w:rPr>
              <w:t>2008</w:t>
            </w:r>
          </w:p>
        </w:tc>
        <w:tc>
          <w:tcPr>
            <w:tcW w:w="1641" w:type="pct"/>
            <w:tcBorders>
              <w:top w:val="outset" w:sz="6" w:space="0" w:color="auto"/>
              <w:left w:val="outset" w:sz="6" w:space="0" w:color="auto"/>
              <w:bottom w:val="outset" w:sz="6" w:space="0" w:color="auto"/>
              <w:right w:val="outset" w:sz="6" w:space="0" w:color="auto"/>
            </w:tcBorders>
            <w:hideMark/>
          </w:tcPr>
          <w:p w14:paraId="6160C65B" w14:textId="77777777" w:rsidR="00D45A8C" w:rsidRPr="00B620DB" w:rsidRDefault="00D45A8C" w:rsidP="00D45A8C">
            <w:pPr>
              <w:pStyle w:val="12TabHeadBody"/>
            </w:pPr>
            <w:bookmarkStart w:id="1432" w:name="hc_grmrd"/>
            <w:bookmarkStart w:id="1433" w:name="a97835"/>
            <w:bookmarkEnd w:id="1432"/>
            <w:bookmarkEnd w:id="1433"/>
            <w:r w:rsidRPr="00B620DB">
              <w:rPr>
                <w:rStyle w:val="flts1"/>
              </w:rPr>
              <w:t>Guide for Radon Measurements in Residential Dwellings (Homes)</w:t>
            </w:r>
            <w:bookmarkStart w:id="1434" w:name="a97837"/>
            <w:bookmarkEnd w:id="1434"/>
          </w:p>
        </w:tc>
        <w:tc>
          <w:tcPr>
            <w:tcW w:w="1524" w:type="pct"/>
            <w:tcBorders>
              <w:top w:val="outset" w:sz="6" w:space="0" w:color="auto"/>
              <w:left w:val="outset" w:sz="6" w:space="0" w:color="auto"/>
              <w:bottom w:val="outset" w:sz="6" w:space="0" w:color="auto"/>
              <w:right w:val="outset" w:sz="6" w:space="0" w:color="auto"/>
            </w:tcBorders>
            <w:hideMark/>
          </w:tcPr>
          <w:p w14:paraId="58A66F52" w14:textId="77777777" w:rsidR="00D45A8C" w:rsidRPr="00B620DB" w:rsidRDefault="00135AFF" w:rsidP="00D45A8C">
            <w:pPr>
              <w:pStyle w:val="12TabHeadBody"/>
            </w:pPr>
            <w:hyperlink r:id="rId1313" w:anchor="en001574" w:history="1">
              <w:r w:rsidR="00D45A8C" w:rsidRPr="00B620DB">
                <w:rPr>
                  <w:rStyle w:val="Hyperlink"/>
                  <w:color w:val="auto"/>
                  <w:szCs w:val="18"/>
                  <w:u w:val="none"/>
                </w:rPr>
                <w:t>A-9.13.4.3.</w:t>
              </w:r>
            </w:hyperlink>
          </w:p>
        </w:tc>
      </w:tr>
      <w:tr w:rsidR="00D45A8C" w:rsidRPr="00B620DB" w14:paraId="7F529E8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8F67D38"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232EC754" w14:textId="77777777" w:rsidR="00D45A8C" w:rsidRPr="00B620DB" w:rsidRDefault="00D45A8C" w:rsidP="00D45A8C">
            <w:pPr>
              <w:pStyle w:val="12TabHeadBody"/>
            </w:pPr>
            <w:r w:rsidRPr="00B620DB">
              <w:rPr>
                <w:rStyle w:val="flts1"/>
              </w:rPr>
              <w:t>H46-2/90-156E</w:t>
            </w:r>
          </w:p>
        </w:tc>
        <w:tc>
          <w:tcPr>
            <w:tcW w:w="1641" w:type="pct"/>
            <w:tcBorders>
              <w:top w:val="outset" w:sz="6" w:space="0" w:color="auto"/>
              <w:left w:val="outset" w:sz="6" w:space="0" w:color="auto"/>
              <w:bottom w:val="outset" w:sz="6" w:space="0" w:color="auto"/>
              <w:right w:val="outset" w:sz="6" w:space="0" w:color="auto"/>
            </w:tcBorders>
            <w:hideMark/>
          </w:tcPr>
          <w:p w14:paraId="54A1B044" w14:textId="77777777" w:rsidR="00D45A8C" w:rsidRPr="00B620DB" w:rsidRDefault="00D45A8C" w:rsidP="00D45A8C">
            <w:pPr>
              <w:pStyle w:val="12TabHeadBody"/>
            </w:pPr>
            <w:bookmarkStart w:id="1435" w:name="hc46-2.90-156e"/>
            <w:bookmarkStart w:id="1436" w:name="a98063"/>
            <w:bookmarkEnd w:id="1435"/>
            <w:bookmarkEnd w:id="1436"/>
            <w:r w:rsidRPr="00B620DB">
              <w:rPr>
                <w:rStyle w:val="flts1"/>
              </w:rPr>
              <w:t>Exposure Guidelines for Residential Indoor Air Quality</w:t>
            </w:r>
            <w:bookmarkStart w:id="1437" w:name="a98065"/>
            <w:bookmarkEnd w:id="1437"/>
          </w:p>
        </w:tc>
        <w:tc>
          <w:tcPr>
            <w:tcW w:w="1524" w:type="pct"/>
            <w:tcBorders>
              <w:top w:val="outset" w:sz="6" w:space="0" w:color="auto"/>
              <w:left w:val="outset" w:sz="6" w:space="0" w:color="auto"/>
              <w:bottom w:val="outset" w:sz="6" w:space="0" w:color="auto"/>
              <w:right w:val="outset" w:sz="6" w:space="0" w:color="auto"/>
            </w:tcBorders>
            <w:hideMark/>
          </w:tcPr>
          <w:p w14:paraId="59F3F6DF" w14:textId="77777777" w:rsidR="00D45A8C" w:rsidRPr="00B620DB" w:rsidRDefault="00135AFF" w:rsidP="00D45A8C">
            <w:pPr>
              <w:pStyle w:val="12TabHeadBody"/>
            </w:pPr>
            <w:hyperlink r:id="rId1314" w:anchor="en000242" w:history="1">
              <w:r w:rsidR="00D45A8C" w:rsidRPr="00B620DB">
                <w:rPr>
                  <w:rStyle w:val="Hyperlink"/>
                  <w:color w:val="auto"/>
                  <w:szCs w:val="18"/>
                  <w:u w:val="none"/>
                </w:rPr>
                <w:t>A-6.3.1.5.</w:t>
              </w:r>
            </w:hyperlink>
            <w:r w:rsidR="00D45A8C" w:rsidRPr="00B620DB">
              <w:br/>
            </w:r>
            <w:hyperlink r:id="rId1315" w:anchor="en001569" w:history="1">
              <w:r w:rsidR="00D45A8C" w:rsidRPr="00B620DB">
                <w:rPr>
                  <w:rStyle w:val="Hyperlink"/>
                  <w:color w:val="auto"/>
                  <w:szCs w:val="18"/>
                  <w:u w:val="none"/>
                </w:rPr>
                <w:t>A-9.25.5.2.</w:t>
              </w:r>
            </w:hyperlink>
          </w:p>
        </w:tc>
      </w:tr>
      <w:tr w:rsidR="00D45A8C" w:rsidRPr="00B620DB" w14:paraId="0F75A84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F979E5F"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16A35E62" w14:textId="77777777" w:rsidR="00D45A8C" w:rsidRPr="00B620DB" w:rsidRDefault="00D45A8C" w:rsidP="00D45A8C">
            <w:pPr>
              <w:pStyle w:val="12TabHeadBody"/>
            </w:pPr>
            <w:r w:rsidRPr="00B620DB">
              <w:rPr>
                <w:rStyle w:val="flts1"/>
              </w:rPr>
              <w:t>R.S.C. 1985, c. H-3</w:t>
            </w:r>
          </w:p>
        </w:tc>
        <w:tc>
          <w:tcPr>
            <w:tcW w:w="1641" w:type="pct"/>
            <w:tcBorders>
              <w:top w:val="outset" w:sz="6" w:space="0" w:color="auto"/>
              <w:left w:val="outset" w:sz="6" w:space="0" w:color="auto"/>
              <w:bottom w:val="outset" w:sz="6" w:space="0" w:color="auto"/>
              <w:right w:val="outset" w:sz="6" w:space="0" w:color="auto"/>
            </w:tcBorders>
            <w:hideMark/>
          </w:tcPr>
          <w:p w14:paraId="14688E1A" w14:textId="77777777" w:rsidR="00D45A8C" w:rsidRPr="00B620DB" w:rsidRDefault="00D45A8C" w:rsidP="00D45A8C">
            <w:pPr>
              <w:pStyle w:val="12TabHeadBody"/>
            </w:pPr>
            <w:bookmarkStart w:id="1438" w:name="hc_rs1985c-h3"/>
            <w:bookmarkStart w:id="1439" w:name="a98086"/>
            <w:bookmarkEnd w:id="1438"/>
            <w:bookmarkEnd w:id="1439"/>
            <w:r w:rsidRPr="00B620DB">
              <w:rPr>
                <w:rStyle w:val="flts1"/>
              </w:rPr>
              <w:t>Hazardous Products Act</w:t>
            </w:r>
            <w:bookmarkStart w:id="1440" w:name="a98088"/>
            <w:bookmarkEnd w:id="1440"/>
          </w:p>
        </w:tc>
        <w:tc>
          <w:tcPr>
            <w:tcW w:w="1524" w:type="pct"/>
            <w:tcBorders>
              <w:top w:val="outset" w:sz="6" w:space="0" w:color="auto"/>
              <w:left w:val="outset" w:sz="6" w:space="0" w:color="auto"/>
              <w:bottom w:val="outset" w:sz="6" w:space="0" w:color="auto"/>
              <w:right w:val="outset" w:sz="6" w:space="0" w:color="auto"/>
            </w:tcBorders>
            <w:hideMark/>
          </w:tcPr>
          <w:p w14:paraId="0A202D47" w14:textId="77777777" w:rsidR="00D45A8C" w:rsidRPr="00B620DB" w:rsidRDefault="00135AFF" w:rsidP="00D45A8C">
            <w:pPr>
              <w:pStyle w:val="12TabHeadBody"/>
            </w:pPr>
            <w:hyperlink r:id="rId1316" w:anchor="en001287" w:history="1">
              <w:r w:rsidR="00D45A8C" w:rsidRPr="00B620DB">
                <w:rPr>
                  <w:rStyle w:val="Hyperlink"/>
                  <w:color w:val="auto"/>
                  <w:szCs w:val="18"/>
                  <w:u w:val="none"/>
                </w:rPr>
                <w:t>A-1.4.1.2.(1)</w:t>
              </w:r>
            </w:hyperlink>
            <w:hyperlink r:id="rId1317" w:anchor="et001030-3" w:history="1">
              <w:r w:rsidR="00D45A8C" w:rsidRPr="00B620DB">
                <w:rPr>
                  <w:rStyle w:val="Hyperlink"/>
                  <w:color w:val="auto"/>
                  <w:sz w:val="12"/>
                  <w:szCs w:val="12"/>
                  <w:u w:val="none"/>
                  <w:vertAlign w:val="superscript"/>
                </w:rPr>
                <w:t>(4)</w:t>
              </w:r>
            </w:hyperlink>
            <w:r w:rsidR="00D45A8C" w:rsidRPr="00B620DB">
              <w:br/>
            </w:r>
            <w:hyperlink r:id="rId1318" w:anchor="en000338" w:history="1">
              <w:r w:rsidR="00D45A8C" w:rsidRPr="00B620DB">
                <w:rPr>
                  <w:rStyle w:val="Hyperlink"/>
                  <w:color w:val="auto"/>
                  <w:szCs w:val="18"/>
                  <w:u w:val="none"/>
                </w:rPr>
                <w:t>A-9.25.2.2.(2)</w:t>
              </w:r>
            </w:hyperlink>
          </w:p>
        </w:tc>
      </w:tr>
      <w:tr w:rsidR="00D45A8C" w:rsidRPr="00B620DB" w14:paraId="2BEAD9E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FC48694"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216BA1C0" w14:textId="77777777" w:rsidR="00D45A8C" w:rsidRPr="00B620DB" w:rsidRDefault="00D45A8C" w:rsidP="00D45A8C">
            <w:pPr>
              <w:pStyle w:val="12TabHeadBody"/>
            </w:pPr>
            <w:r w:rsidRPr="00B620DB">
              <w:rPr>
                <w:rStyle w:val="flts1"/>
              </w:rPr>
              <w:t>WHMIS 1988</w:t>
            </w:r>
          </w:p>
        </w:tc>
        <w:tc>
          <w:tcPr>
            <w:tcW w:w="1641" w:type="pct"/>
            <w:tcBorders>
              <w:top w:val="outset" w:sz="6" w:space="0" w:color="auto"/>
              <w:left w:val="outset" w:sz="6" w:space="0" w:color="auto"/>
              <w:bottom w:val="outset" w:sz="6" w:space="0" w:color="auto"/>
              <w:right w:val="outset" w:sz="6" w:space="0" w:color="auto"/>
            </w:tcBorders>
            <w:hideMark/>
          </w:tcPr>
          <w:p w14:paraId="39290F41" w14:textId="77777777" w:rsidR="00D45A8C" w:rsidRPr="00B620DB" w:rsidRDefault="00D45A8C" w:rsidP="00D45A8C">
            <w:pPr>
              <w:pStyle w:val="12TabHeadBody"/>
            </w:pPr>
            <w:bookmarkStart w:id="1441" w:name="hc_hpa-p2"/>
            <w:bookmarkStart w:id="1442" w:name="a98316"/>
            <w:bookmarkEnd w:id="1441"/>
            <w:bookmarkEnd w:id="1442"/>
            <w:r w:rsidRPr="00B620DB">
              <w:rPr>
                <w:rStyle w:val="flts1"/>
              </w:rPr>
              <w:t>Workplace Hazardous Materials Information System (WHMIS)</w:t>
            </w:r>
            <w:bookmarkStart w:id="1443" w:name="a98318"/>
            <w:bookmarkEnd w:id="1443"/>
          </w:p>
        </w:tc>
        <w:tc>
          <w:tcPr>
            <w:tcW w:w="1524" w:type="pct"/>
            <w:tcBorders>
              <w:top w:val="outset" w:sz="6" w:space="0" w:color="auto"/>
              <w:left w:val="outset" w:sz="6" w:space="0" w:color="auto"/>
              <w:bottom w:val="outset" w:sz="6" w:space="0" w:color="auto"/>
              <w:right w:val="outset" w:sz="6" w:space="0" w:color="auto"/>
            </w:tcBorders>
            <w:hideMark/>
          </w:tcPr>
          <w:p w14:paraId="773AF58B" w14:textId="77777777" w:rsidR="00D45A8C" w:rsidRPr="00B620DB" w:rsidRDefault="00135AFF" w:rsidP="00D45A8C">
            <w:pPr>
              <w:pStyle w:val="12TabHeadBody"/>
            </w:pPr>
            <w:hyperlink r:id="rId1319" w:anchor="en001287" w:history="1">
              <w:r w:rsidR="00D45A8C" w:rsidRPr="00B620DB">
                <w:rPr>
                  <w:rStyle w:val="Hyperlink"/>
                  <w:color w:val="auto"/>
                  <w:szCs w:val="18"/>
                  <w:u w:val="none"/>
                </w:rPr>
                <w:t>A-1.4.1.2.(1)</w:t>
              </w:r>
            </w:hyperlink>
            <w:hyperlink r:id="rId1320" w:anchor="et001030-3" w:history="1">
              <w:r w:rsidR="00D45A8C" w:rsidRPr="00B620DB">
                <w:rPr>
                  <w:rStyle w:val="Hyperlink"/>
                  <w:color w:val="auto"/>
                  <w:sz w:val="12"/>
                  <w:szCs w:val="12"/>
                  <w:u w:val="none"/>
                  <w:vertAlign w:val="superscript"/>
                </w:rPr>
                <w:t>(4)</w:t>
              </w:r>
            </w:hyperlink>
            <w:r w:rsidR="00D45A8C" w:rsidRPr="00B620DB">
              <w:br/>
            </w:r>
            <w:hyperlink r:id="rId1321" w:anchor="en001115" w:history="1">
              <w:r w:rsidR="00D45A8C" w:rsidRPr="00B620DB">
                <w:rPr>
                  <w:rStyle w:val="Hyperlink"/>
                  <w:color w:val="auto"/>
                  <w:szCs w:val="18"/>
                  <w:u w:val="none"/>
                </w:rPr>
                <w:t>A-3.3.1.2.(1)</w:t>
              </w:r>
            </w:hyperlink>
          </w:p>
        </w:tc>
      </w:tr>
      <w:tr w:rsidR="00D45A8C" w:rsidRPr="00B620DB" w14:paraId="66E98DA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BB5FE88" w14:textId="77777777" w:rsidR="00D45A8C" w:rsidRPr="00B620DB" w:rsidRDefault="00D45A8C" w:rsidP="00D45A8C">
            <w:pPr>
              <w:pStyle w:val="12TabHeadBody"/>
            </w:pPr>
            <w:r w:rsidRPr="00B620DB">
              <w:rPr>
                <w:rStyle w:val="flts1"/>
              </w:rPr>
              <w:t>HC</w:t>
            </w:r>
          </w:p>
        </w:tc>
        <w:tc>
          <w:tcPr>
            <w:tcW w:w="1253" w:type="pct"/>
            <w:tcBorders>
              <w:top w:val="outset" w:sz="6" w:space="0" w:color="auto"/>
              <w:left w:val="outset" w:sz="6" w:space="0" w:color="auto"/>
              <w:bottom w:val="outset" w:sz="6" w:space="0" w:color="auto"/>
              <w:right w:val="outset" w:sz="6" w:space="0" w:color="auto"/>
            </w:tcBorders>
            <w:hideMark/>
          </w:tcPr>
          <w:p w14:paraId="3FF2872A" w14:textId="77777777" w:rsidR="00D45A8C" w:rsidRPr="00B620DB" w:rsidRDefault="00D45A8C" w:rsidP="00D45A8C">
            <w:pPr>
              <w:pStyle w:val="12TabHeadBody"/>
            </w:pPr>
            <w:r w:rsidRPr="00B620DB">
              <w:rPr>
                <w:rStyle w:val="flts1"/>
              </w:rPr>
              <w:t>SOR/2015-17</w:t>
            </w:r>
          </w:p>
        </w:tc>
        <w:tc>
          <w:tcPr>
            <w:tcW w:w="1641" w:type="pct"/>
            <w:tcBorders>
              <w:top w:val="outset" w:sz="6" w:space="0" w:color="auto"/>
              <w:left w:val="outset" w:sz="6" w:space="0" w:color="auto"/>
              <w:bottom w:val="outset" w:sz="6" w:space="0" w:color="auto"/>
              <w:right w:val="outset" w:sz="6" w:space="0" w:color="auto"/>
            </w:tcBorders>
            <w:hideMark/>
          </w:tcPr>
          <w:p w14:paraId="5638357E" w14:textId="77777777" w:rsidR="00D45A8C" w:rsidRPr="00B620DB" w:rsidRDefault="00D45A8C" w:rsidP="00D45A8C">
            <w:pPr>
              <w:pStyle w:val="12TabHeadBody"/>
            </w:pPr>
            <w:bookmarkStart w:id="1444" w:name="hc_sor15-17"/>
            <w:bookmarkStart w:id="1445" w:name="a98342"/>
            <w:bookmarkEnd w:id="1444"/>
            <w:bookmarkEnd w:id="1445"/>
            <w:r w:rsidRPr="00B620DB">
              <w:rPr>
                <w:rStyle w:val="flts1"/>
              </w:rPr>
              <w:t>Hazardous Products Regulations</w:t>
            </w:r>
            <w:bookmarkStart w:id="1446" w:name="a98344"/>
            <w:bookmarkEnd w:id="1446"/>
          </w:p>
        </w:tc>
        <w:tc>
          <w:tcPr>
            <w:tcW w:w="1524" w:type="pct"/>
            <w:tcBorders>
              <w:top w:val="outset" w:sz="6" w:space="0" w:color="auto"/>
              <w:left w:val="outset" w:sz="6" w:space="0" w:color="auto"/>
              <w:bottom w:val="outset" w:sz="6" w:space="0" w:color="auto"/>
              <w:right w:val="outset" w:sz="6" w:space="0" w:color="auto"/>
            </w:tcBorders>
            <w:hideMark/>
          </w:tcPr>
          <w:p w14:paraId="4568F771" w14:textId="77777777" w:rsidR="00D45A8C" w:rsidRPr="00B620DB" w:rsidRDefault="00135AFF" w:rsidP="00D45A8C">
            <w:pPr>
              <w:pStyle w:val="12TabHeadBody"/>
            </w:pPr>
            <w:hyperlink r:id="rId1322" w:anchor="es007694" w:history="1">
              <w:r w:rsidR="00D45A8C" w:rsidRPr="00B620DB">
                <w:rPr>
                  <w:rStyle w:val="Hyperlink"/>
                  <w:color w:val="auto"/>
                  <w:szCs w:val="18"/>
                  <w:u w:val="none"/>
                </w:rPr>
                <w:t>1.4.1.2.(1)</w:t>
              </w:r>
            </w:hyperlink>
            <w:hyperlink r:id="rId1323" w:anchor="et001030-3" w:history="1">
              <w:r w:rsidR="00D45A8C" w:rsidRPr="00B620DB">
                <w:rPr>
                  <w:rStyle w:val="Hyperlink"/>
                  <w:color w:val="auto"/>
                  <w:sz w:val="12"/>
                  <w:szCs w:val="12"/>
                  <w:u w:val="none"/>
                  <w:vertAlign w:val="superscript"/>
                </w:rPr>
                <w:t>(4)</w:t>
              </w:r>
            </w:hyperlink>
            <w:r w:rsidR="00D45A8C" w:rsidRPr="00B620DB">
              <w:br/>
            </w:r>
            <w:hyperlink r:id="rId1324" w:anchor="en001115" w:history="1">
              <w:r w:rsidR="00D45A8C" w:rsidRPr="00B620DB">
                <w:rPr>
                  <w:rStyle w:val="Hyperlink"/>
                  <w:color w:val="auto"/>
                  <w:szCs w:val="18"/>
                  <w:u w:val="none"/>
                </w:rPr>
                <w:t>A-3.3.1.2.(1)</w:t>
              </w:r>
            </w:hyperlink>
          </w:p>
        </w:tc>
      </w:tr>
      <w:tr w:rsidR="00D45A8C" w:rsidRPr="00B620DB" w14:paraId="6D4C78E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8EB42B0" w14:textId="77777777" w:rsidR="00D45A8C" w:rsidRPr="00B620DB" w:rsidRDefault="00D45A8C" w:rsidP="00D45A8C">
            <w:pPr>
              <w:pStyle w:val="12TabHeadBody"/>
            </w:pPr>
            <w:r w:rsidRPr="00B620DB">
              <w:rPr>
                <w:rStyle w:val="flts1"/>
              </w:rPr>
              <w:t>HPVA</w:t>
            </w:r>
          </w:p>
        </w:tc>
        <w:tc>
          <w:tcPr>
            <w:tcW w:w="1253" w:type="pct"/>
            <w:tcBorders>
              <w:top w:val="outset" w:sz="6" w:space="0" w:color="auto"/>
              <w:left w:val="outset" w:sz="6" w:space="0" w:color="auto"/>
              <w:bottom w:val="outset" w:sz="6" w:space="0" w:color="auto"/>
              <w:right w:val="outset" w:sz="6" w:space="0" w:color="auto"/>
            </w:tcBorders>
            <w:hideMark/>
          </w:tcPr>
          <w:p w14:paraId="646A34AC" w14:textId="77777777" w:rsidR="00D45A8C" w:rsidRPr="00B620DB" w:rsidRDefault="00D45A8C" w:rsidP="00D45A8C">
            <w:pPr>
              <w:pStyle w:val="12TabHeadBody"/>
            </w:pPr>
            <w:r w:rsidRPr="00B620DB">
              <w:rPr>
                <w:rStyle w:val="flts1"/>
              </w:rPr>
              <w:t>ANSI/HPVA HP-1-2009</w:t>
            </w:r>
          </w:p>
        </w:tc>
        <w:tc>
          <w:tcPr>
            <w:tcW w:w="1641" w:type="pct"/>
            <w:tcBorders>
              <w:top w:val="outset" w:sz="6" w:space="0" w:color="auto"/>
              <w:left w:val="outset" w:sz="6" w:space="0" w:color="auto"/>
              <w:bottom w:val="outset" w:sz="6" w:space="0" w:color="auto"/>
              <w:right w:val="outset" w:sz="6" w:space="0" w:color="auto"/>
            </w:tcBorders>
            <w:hideMark/>
          </w:tcPr>
          <w:p w14:paraId="5973A969" w14:textId="77777777" w:rsidR="00D45A8C" w:rsidRPr="00B620DB" w:rsidRDefault="00D45A8C" w:rsidP="00D45A8C">
            <w:pPr>
              <w:pStyle w:val="12TabHeadBody"/>
            </w:pPr>
            <w:bookmarkStart w:id="1447" w:name="hpvahp1"/>
            <w:bookmarkStart w:id="1448" w:name="a98573"/>
            <w:bookmarkEnd w:id="1447"/>
            <w:bookmarkEnd w:id="1448"/>
            <w:r w:rsidRPr="00B620DB">
              <w:rPr>
                <w:rStyle w:val="flts1"/>
              </w:rPr>
              <w:t>American National Standard for Hardwood and Decorative Plywood</w:t>
            </w:r>
            <w:bookmarkStart w:id="1449" w:name="a98575"/>
            <w:bookmarkEnd w:id="1449"/>
          </w:p>
        </w:tc>
        <w:tc>
          <w:tcPr>
            <w:tcW w:w="1524" w:type="pct"/>
            <w:tcBorders>
              <w:top w:val="outset" w:sz="6" w:space="0" w:color="auto"/>
              <w:left w:val="outset" w:sz="6" w:space="0" w:color="auto"/>
              <w:bottom w:val="outset" w:sz="6" w:space="0" w:color="auto"/>
              <w:right w:val="outset" w:sz="6" w:space="0" w:color="auto"/>
            </w:tcBorders>
            <w:hideMark/>
          </w:tcPr>
          <w:p w14:paraId="453715CF" w14:textId="77777777" w:rsidR="00D45A8C" w:rsidRPr="00B620DB" w:rsidRDefault="00135AFF" w:rsidP="00D45A8C">
            <w:pPr>
              <w:pStyle w:val="12TabHeadBody"/>
            </w:pPr>
            <w:hyperlink r:id="rId1325" w:anchor="et001042" w:history="1">
              <w:r w:rsidR="00D45A8C" w:rsidRPr="00B620DB">
                <w:rPr>
                  <w:rStyle w:val="Hyperlink"/>
                  <w:color w:val="auto"/>
                  <w:szCs w:val="18"/>
                  <w:u w:val="none"/>
                </w:rPr>
                <w:t>Table</w:t>
              </w:r>
            </w:hyperlink>
            <w:hyperlink r:id="rId1326" w:anchor="et001042" w:history="1">
              <w:r w:rsidR="00D45A8C" w:rsidRPr="00B620DB">
                <w:rPr>
                  <w:rStyle w:val="Hyperlink"/>
                  <w:color w:val="auto"/>
                  <w:u w:val="none"/>
                </w:rPr>
                <w:t> </w:t>
              </w:r>
            </w:hyperlink>
            <w:hyperlink r:id="rId1327" w:anchor="et001042" w:history="1">
              <w:r w:rsidR="00D45A8C" w:rsidRPr="00B620DB">
                <w:rPr>
                  <w:rStyle w:val="Hyperlink"/>
                  <w:color w:val="auto"/>
                  <w:szCs w:val="18"/>
                  <w:u w:val="none"/>
                </w:rPr>
                <w:t>5.9.1.1.</w:t>
              </w:r>
            </w:hyperlink>
            <w:r w:rsidR="00D45A8C" w:rsidRPr="00B620DB">
              <w:br/>
            </w:r>
            <w:hyperlink r:id="rId1328" w:anchor="es003297" w:history="1">
              <w:r w:rsidR="00D45A8C" w:rsidRPr="00B620DB">
                <w:rPr>
                  <w:rStyle w:val="Hyperlink"/>
                  <w:color w:val="auto"/>
                  <w:szCs w:val="18"/>
                  <w:u w:val="none"/>
                </w:rPr>
                <w:t>9.27.8.1.(1)</w:t>
              </w:r>
            </w:hyperlink>
            <w:r w:rsidR="00D45A8C" w:rsidRPr="00B620DB">
              <w:br/>
            </w:r>
            <w:hyperlink r:id="rId1329" w:anchor="es003443" w:history="1">
              <w:r w:rsidR="00D45A8C" w:rsidRPr="00B620DB">
                <w:rPr>
                  <w:rStyle w:val="Hyperlink"/>
                  <w:color w:val="auto"/>
                  <w:szCs w:val="18"/>
                  <w:u w:val="none"/>
                </w:rPr>
                <w:t>9.30.2.2.(1)</w:t>
              </w:r>
            </w:hyperlink>
          </w:p>
        </w:tc>
      </w:tr>
      <w:tr w:rsidR="00D45A8C" w:rsidRPr="00B620DB" w14:paraId="7161121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C7BD98" w14:textId="77777777" w:rsidR="00D45A8C" w:rsidRPr="00B620DB" w:rsidRDefault="00D45A8C" w:rsidP="00D45A8C">
            <w:pPr>
              <w:pStyle w:val="12TabHeadBody"/>
            </w:pPr>
            <w:r w:rsidRPr="00B620DB">
              <w:rPr>
                <w:rStyle w:val="flts1"/>
              </w:rPr>
              <w:t>HRAI</w:t>
            </w:r>
          </w:p>
        </w:tc>
        <w:tc>
          <w:tcPr>
            <w:tcW w:w="1253" w:type="pct"/>
            <w:tcBorders>
              <w:top w:val="outset" w:sz="6" w:space="0" w:color="auto"/>
              <w:left w:val="outset" w:sz="6" w:space="0" w:color="auto"/>
              <w:bottom w:val="outset" w:sz="6" w:space="0" w:color="auto"/>
              <w:right w:val="outset" w:sz="6" w:space="0" w:color="auto"/>
            </w:tcBorders>
            <w:hideMark/>
          </w:tcPr>
          <w:p w14:paraId="6EC12B2F" w14:textId="77777777" w:rsidR="00D45A8C" w:rsidRPr="00B620DB" w:rsidRDefault="00D45A8C" w:rsidP="00D45A8C">
            <w:pPr>
              <w:pStyle w:val="12TabHeadBody"/>
            </w:pPr>
            <w:r w:rsidRPr="00B620DB">
              <w:rPr>
                <w:rStyle w:val="flts1"/>
              </w:rPr>
              <w:t>2017 Edition</w:t>
            </w:r>
          </w:p>
        </w:tc>
        <w:tc>
          <w:tcPr>
            <w:tcW w:w="1641" w:type="pct"/>
            <w:tcBorders>
              <w:top w:val="outset" w:sz="6" w:space="0" w:color="auto"/>
              <w:left w:val="outset" w:sz="6" w:space="0" w:color="auto"/>
              <w:bottom w:val="outset" w:sz="6" w:space="0" w:color="auto"/>
              <w:right w:val="outset" w:sz="6" w:space="0" w:color="auto"/>
            </w:tcBorders>
            <w:hideMark/>
          </w:tcPr>
          <w:p w14:paraId="03A2A868" w14:textId="77777777" w:rsidR="00D45A8C" w:rsidRPr="00B620DB" w:rsidRDefault="00D45A8C" w:rsidP="00D45A8C">
            <w:pPr>
              <w:pStyle w:val="12TabHeadBody"/>
            </w:pPr>
            <w:bookmarkStart w:id="1450" w:name="hraisar-g1"/>
            <w:bookmarkStart w:id="1451" w:name="a98598"/>
            <w:bookmarkEnd w:id="1450"/>
            <w:bookmarkEnd w:id="1451"/>
            <w:r w:rsidRPr="00B620DB">
              <w:rPr>
                <w:rStyle w:val="flts1"/>
              </w:rPr>
              <w:t>HRAI Digest</w:t>
            </w:r>
            <w:bookmarkStart w:id="1452" w:name="a98600"/>
            <w:bookmarkEnd w:id="1452"/>
          </w:p>
        </w:tc>
        <w:tc>
          <w:tcPr>
            <w:tcW w:w="1524" w:type="pct"/>
            <w:tcBorders>
              <w:top w:val="outset" w:sz="6" w:space="0" w:color="auto"/>
              <w:left w:val="outset" w:sz="6" w:space="0" w:color="auto"/>
              <w:bottom w:val="outset" w:sz="6" w:space="0" w:color="auto"/>
              <w:right w:val="outset" w:sz="6" w:space="0" w:color="auto"/>
            </w:tcBorders>
            <w:hideMark/>
          </w:tcPr>
          <w:p w14:paraId="12235ADA" w14:textId="77777777" w:rsidR="00D45A8C" w:rsidRPr="00B620DB" w:rsidRDefault="00135AFF" w:rsidP="00D45A8C">
            <w:pPr>
              <w:pStyle w:val="12TabHeadBody"/>
            </w:pPr>
            <w:hyperlink r:id="rId1330" w:anchor="es008019" w:history="1">
              <w:r w:rsidR="00D45A8C" w:rsidRPr="00B620DB">
                <w:rPr>
                  <w:rStyle w:val="Hyperlink"/>
                  <w:color w:val="auto"/>
                  <w:szCs w:val="18"/>
                  <w:u w:val="none"/>
                </w:rPr>
                <w:t>6.2.1.1.(1)</w:t>
              </w:r>
            </w:hyperlink>
            <w:r w:rsidR="00D45A8C" w:rsidRPr="00B620DB">
              <w:br/>
            </w:r>
            <w:hyperlink r:id="rId1331" w:anchor="es008526" w:history="1">
              <w:r w:rsidR="00D45A8C" w:rsidRPr="00B620DB">
                <w:rPr>
                  <w:rStyle w:val="Hyperlink"/>
                  <w:color w:val="auto"/>
                  <w:szCs w:val="18"/>
                  <w:u w:val="none"/>
                </w:rPr>
                <w:t>9.32.2.3.(4)</w:t>
              </w:r>
            </w:hyperlink>
            <w:r w:rsidR="00D45A8C" w:rsidRPr="00B620DB">
              <w:br/>
            </w:r>
            <w:hyperlink r:id="rId1332" w:anchor="es008529" w:history="1">
              <w:r w:rsidR="00D45A8C" w:rsidRPr="00B620DB">
                <w:rPr>
                  <w:rStyle w:val="Hyperlink"/>
                  <w:color w:val="auto"/>
                  <w:szCs w:val="18"/>
                  <w:u w:val="none"/>
                </w:rPr>
                <w:t>9.32.3.2.(1)</w:t>
              </w:r>
            </w:hyperlink>
            <w:r w:rsidR="00D45A8C" w:rsidRPr="00B620DB">
              <w:br/>
            </w:r>
            <w:hyperlink r:id="rId1333" w:anchor="es003600" w:history="1">
              <w:r w:rsidR="00D45A8C" w:rsidRPr="00B620DB">
                <w:rPr>
                  <w:rStyle w:val="Hyperlink"/>
                  <w:color w:val="auto"/>
                  <w:szCs w:val="18"/>
                  <w:u w:val="none"/>
                </w:rPr>
                <w:t>9.33.4.1.(1)</w:t>
              </w:r>
            </w:hyperlink>
            <w:r w:rsidR="00D45A8C" w:rsidRPr="00B620DB">
              <w:br/>
            </w:r>
            <w:hyperlink r:id="rId1334" w:anchor="en001797" w:history="1">
              <w:r w:rsidR="00D45A8C" w:rsidRPr="00B620DB">
                <w:rPr>
                  <w:rStyle w:val="Hyperlink"/>
                  <w:color w:val="auto"/>
                  <w:szCs w:val="18"/>
                  <w:u w:val="none"/>
                </w:rPr>
                <w:t>A-9.36.3.2.(1)</w:t>
              </w:r>
            </w:hyperlink>
            <w:r w:rsidR="00D45A8C" w:rsidRPr="00B620DB">
              <w:br/>
            </w:r>
            <w:hyperlink r:id="rId1335" w:anchor="en001757" w:history="1">
              <w:r w:rsidR="00D45A8C" w:rsidRPr="00B620DB">
                <w:rPr>
                  <w:rStyle w:val="Hyperlink"/>
                  <w:color w:val="auto"/>
                  <w:szCs w:val="18"/>
                  <w:u w:val="none"/>
                </w:rPr>
                <w:t>A-9.36.3.2.(2)</w:t>
              </w:r>
            </w:hyperlink>
            <w:r w:rsidR="00D45A8C" w:rsidRPr="00B620DB">
              <w:br/>
            </w:r>
            <w:hyperlink r:id="rId1336" w:anchor="en001798" w:history="1">
              <w:r w:rsidR="00D45A8C" w:rsidRPr="00B620DB">
                <w:rPr>
                  <w:rStyle w:val="Hyperlink"/>
                  <w:color w:val="auto"/>
                  <w:szCs w:val="18"/>
                  <w:u w:val="none"/>
                </w:rPr>
                <w:t>A-9.36.3.4.(1)</w:t>
              </w:r>
            </w:hyperlink>
          </w:p>
        </w:tc>
      </w:tr>
      <w:tr w:rsidR="00D45A8C" w:rsidRPr="00B620DB" w14:paraId="0041FBB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40005B3" w14:textId="77777777" w:rsidR="00D45A8C" w:rsidRPr="00B620DB" w:rsidRDefault="00D45A8C" w:rsidP="00D45A8C">
            <w:pPr>
              <w:pStyle w:val="12TabHeadBody"/>
            </w:pPr>
            <w:r w:rsidRPr="00B620DB">
              <w:rPr>
                <w:rStyle w:val="flts1"/>
              </w:rPr>
              <w:t>HVI</w:t>
            </w:r>
          </w:p>
        </w:tc>
        <w:tc>
          <w:tcPr>
            <w:tcW w:w="1253" w:type="pct"/>
            <w:tcBorders>
              <w:top w:val="outset" w:sz="6" w:space="0" w:color="auto"/>
              <w:left w:val="outset" w:sz="6" w:space="0" w:color="auto"/>
              <w:bottom w:val="outset" w:sz="6" w:space="0" w:color="auto"/>
              <w:right w:val="outset" w:sz="6" w:space="0" w:color="auto"/>
            </w:tcBorders>
            <w:hideMark/>
          </w:tcPr>
          <w:p w14:paraId="7FE77BEA" w14:textId="77777777" w:rsidR="00D45A8C" w:rsidRPr="00B620DB" w:rsidRDefault="00D45A8C" w:rsidP="00D45A8C">
            <w:pPr>
              <w:pStyle w:val="12TabHeadBody"/>
            </w:pPr>
            <w:r w:rsidRPr="00B620DB">
              <w:rPr>
                <w:rStyle w:val="flts1"/>
              </w:rPr>
              <w:t>HVI Publication 911</w:t>
            </w:r>
          </w:p>
        </w:tc>
        <w:tc>
          <w:tcPr>
            <w:tcW w:w="1641" w:type="pct"/>
            <w:tcBorders>
              <w:top w:val="outset" w:sz="6" w:space="0" w:color="auto"/>
              <w:left w:val="outset" w:sz="6" w:space="0" w:color="auto"/>
              <w:bottom w:val="outset" w:sz="6" w:space="0" w:color="auto"/>
              <w:right w:val="outset" w:sz="6" w:space="0" w:color="auto"/>
            </w:tcBorders>
            <w:hideMark/>
          </w:tcPr>
          <w:p w14:paraId="6E89C2AE" w14:textId="77777777" w:rsidR="00D45A8C" w:rsidRPr="00B620DB" w:rsidRDefault="00D45A8C" w:rsidP="00D45A8C">
            <w:pPr>
              <w:pStyle w:val="12TabHeadBody"/>
            </w:pPr>
            <w:bookmarkStart w:id="1453" w:name="hvi-chvpd"/>
            <w:bookmarkStart w:id="1454" w:name="a98837"/>
            <w:bookmarkEnd w:id="1453"/>
            <w:bookmarkEnd w:id="1454"/>
            <w:r w:rsidRPr="00B620DB">
              <w:rPr>
                <w:rStyle w:val="flts1"/>
              </w:rPr>
              <w:t>Certified Home Ventilating Products Directory</w:t>
            </w:r>
            <w:bookmarkStart w:id="1455" w:name="a98839"/>
            <w:bookmarkEnd w:id="1455"/>
          </w:p>
        </w:tc>
        <w:tc>
          <w:tcPr>
            <w:tcW w:w="1524" w:type="pct"/>
            <w:tcBorders>
              <w:top w:val="outset" w:sz="6" w:space="0" w:color="auto"/>
              <w:left w:val="outset" w:sz="6" w:space="0" w:color="auto"/>
              <w:bottom w:val="outset" w:sz="6" w:space="0" w:color="auto"/>
              <w:right w:val="outset" w:sz="6" w:space="0" w:color="auto"/>
            </w:tcBorders>
            <w:hideMark/>
          </w:tcPr>
          <w:p w14:paraId="35FE8506" w14:textId="77777777" w:rsidR="00D45A8C" w:rsidRPr="00B620DB" w:rsidRDefault="00135AFF" w:rsidP="00D45A8C">
            <w:pPr>
              <w:pStyle w:val="12TabHeadBody"/>
            </w:pPr>
            <w:hyperlink r:id="rId1337" w:anchor="en001762" w:history="1">
              <w:r w:rsidR="00D45A8C" w:rsidRPr="00B620DB">
                <w:rPr>
                  <w:rStyle w:val="Hyperlink"/>
                  <w:color w:val="auto"/>
                  <w:szCs w:val="18"/>
                  <w:u w:val="none"/>
                </w:rPr>
                <w:t>A-9.36.3.9.(3)</w:t>
              </w:r>
            </w:hyperlink>
          </w:p>
        </w:tc>
      </w:tr>
      <w:tr w:rsidR="00D45A8C" w:rsidRPr="00B620DB" w14:paraId="470EFE1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E636337" w14:textId="77777777" w:rsidR="00D45A8C" w:rsidRPr="00B620DB" w:rsidRDefault="00D45A8C" w:rsidP="00D45A8C">
            <w:pPr>
              <w:pStyle w:val="12TabHeadBody"/>
            </w:pPr>
            <w:r w:rsidRPr="00B620DB">
              <w:rPr>
                <w:rStyle w:val="flts1"/>
              </w:rPr>
              <w:t>HVI</w:t>
            </w:r>
          </w:p>
        </w:tc>
        <w:tc>
          <w:tcPr>
            <w:tcW w:w="1253" w:type="pct"/>
            <w:tcBorders>
              <w:top w:val="outset" w:sz="6" w:space="0" w:color="auto"/>
              <w:left w:val="outset" w:sz="6" w:space="0" w:color="auto"/>
              <w:bottom w:val="outset" w:sz="6" w:space="0" w:color="auto"/>
              <w:right w:val="outset" w:sz="6" w:space="0" w:color="auto"/>
            </w:tcBorders>
            <w:hideMark/>
          </w:tcPr>
          <w:p w14:paraId="45E221DA" w14:textId="77777777" w:rsidR="00D45A8C" w:rsidRPr="00B620DB" w:rsidRDefault="00D45A8C" w:rsidP="00D45A8C">
            <w:pPr>
              <w:pStyle w:val="12TabHeadBody"/>
            </w:pPr>
            <w:r w:rsidRPr="00B620DB">
              <w:rPr>
                <w:rStyle w:val="flts1"/>
              </w:rPr>
              <w:t>HVI Publication 915-2013</w:t>
            </w:r>
          </w:p>
        </w:tc>
        <w:tc>
          <w:tcPr>
            <w:tcW w:w="1641" w:type="pct"/>
            <w:tcBorders>
              <w:top w:val="outset" w:sz="6" w:space="0" w:color="auto"/>
              <w:left w:val="outset" w:sz="6" w:space="0" w:color="auto"/>
              <w:bottom w:val="outset" w:sz="6" w:space="0" w:color="auto"/>
              <w:right w:val="outset" w:sz="6" w:space="0" w:color="auto"/>
            </w:tcBorders>
            <w:hideMark/>
          </w:tcPr>
          <w:p w14:paraId="0F398D94" w14:textId="77777777" w:rsidR="00D45A8C" w:rsidRPr="00B620DB" w:rsidRDefault="00D45A8C" w:rsidP="00D45A8C">
            <w:pPr>
              <w:pStyle w:val="12TabHeadBody"/>
            </w:pPr>
            <w:bookmarkStart w:id="1456" w:name="hvi915"/>
            <w:bookmarkStart w:id="1457" w:name="a98858"/>
            <w:bookmarkEnd w:id="1456"/>
            <w:bookmarkEnd w:id="1457"/>
            <w:r w:rsidRPr="00B620DB">
              <w:rPr>
                <w:rStyle w:val="flts1"/>
              </w:rPr>
              <w:t>Loudness Testing and Rating Procedure</w:t>
            </w:r>
            <w:bookmarkStart w:id="1458" w:name="a98860"/>
            <w:bookmarkEnd w:id="1458"/>
          </w:p>
        </w:tc>
        <w:tc>
          <w:tcPr>
            <w:tcW w:w="1524" w:type="pct"/>
            <w:tcBorders>
              <w:top w:val="outset" w:sz="6" w:space="0" w:color="auto"/>
              <w:left w:val="outset" w:sz="6" w:space="0" w:color="auto"/>
              <w:bottom w:val="outset" w:sz="6" w:space="0" w:color="auto"/>
              <w:right w:val="outset" w:sz="6" w:space="0" w:color="auto"/>
            </w:tcBorders>
            <w:hideMark/>
          </w:tcPr>
          <w:p w14:paraId="2DF91107" w14:textId="77777777" w:rsidR="00D45A8C" w:rsidRPr="00B620DB" w:rsidRDefault="00135AFF" w:rsidP="00D45A8C">
            <w:pPr>
              <w:pStyle w:val="12TabHeadBody"/>
            </w:pPr>
            <w:hyperlink r:id="rId1338" w:anchor="es008599" w:history="1">
              <w:r w:rsidR="00D45A8C" w:rsidRPr="00B620DB">
                <w:rPr>
                  <w:rStyle w:val="Hyperlink"/>
                  <w:color w:val="auto"/>
                  <w:szCs w:val="18"/>
                  <w:u w:val="none"/>
                </w:rPr>
                <w:t>9.32.3.10.(2)</w:t>
              </w:r>
            </w:hyperlink>
            <w:r w:rsidR="00D45A8C" w:rsidRPr="00B620DB">
              <w:br/>
            </w:r>
            <w:hyperlink r:id="rId1339" w:anchor="et001083" w:history="1">
              <w:r w:rsidR="00D45A8C" w:rsidRPr="00B620DB">
                <w:rPr>
                  <w:rStyle w:val="Hyperlink"/>
                  <w:color w:val="auto"/>
                  <w:szCs w:val="18"/>
                  <w:u w:val="none"/>
                </w:rPr>
                <w:t>Table</w:t>
              </w:r>
            </w:hyperlink>
            <w:hyperlink r:id="rId1340" w:anchor="et001083" w:history="1">
              <w:r w:rsidR="00D45A8C" w:rsidRPr="00B620DB">
                <w:rPr>
                  <w:rStyle w:val="Hyperlink"/>
                  <w:color w:val="auto"/>
                  <w:u w:val="none"/>
                </w:rPr>
                <w:t> </w:t>
              </w:r>
            </w:hyperlink>
            <w:hyperlink r:id="rId1341" w:anchor="et001083" w:history="1">
              <w:r w:rsidR="00D45A8C" w:rsidRPr="00B620DB">
                <w:rPr>
                  <w:rStyle w:val="Hyperlink"/>
                  <w:color w:val="auto"/>
                  <w:szCs w:val="18"/>
                  <w:u w:val="none"/>
                </w:rPr>
                <w:t>9.32.3.10.-B</w:t>
              </w:r>
            </w:hyperlink>
          </w:p>
        </w:tc>
      </w:tr>
      <w:tr w:rsidR="00D45A8C" w:rsidRPr="00B620DB" w14:paraId="75B6A54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370D01" w14:textId="77777777" w:rsidR="00D45A8C" w:rsidRPr="00B620DB" w:rsidRDefault="00D45A8C" w:rsidP="00D45A8C">
            <w:pPr>
              <w:pStyle w:val="12TabHeadBody"/>
            </w:pPr>
            <w:r w:rsidRPr="00B620DB">
              <w:rPr>
                <w:rStyle w:val="flts1"/>
              </w:rPr>
              <w:t>HVI</w:t>
            </w:r>
          </w:p>
        </w:tc>
        <w:tc>
          <w:tcPr>
            <w:tcW w:w="1253" w:type="pct"/>
            <w:tcBorders>
              <w:top w:val="outset" w:sz="6" w:space="0" w:color="auto"/>
              <w:left w:val="outset" w:sz="6" w:space="0" w:color="auto"/>
              <w:bottom w:val="outset" w:sz="6" w:space="0" w:color="auto"/>
              <w:right w:val="outset" w:sz="6" w:space="0" w:color="auto"/>
            </w:tcBorders>
            <w:hideMark/>
          </w:tcPr>
          <w:p w14:paraId="4BFAA5DF" w14:textId="77777777" w:rsidR="00D45A8C" w:rsidRPr="00B620DB" w:rsidRDefault="00D45A8C" w:rsidP="00D45A8C">
            <w:pPr>
              <w:pStyle w:val="12TabHeadBody"/>
            </w:pPr>
            <w:r w:rsidRPr="00B620DB">
              <w:rPr>
                <w:rStyle w:val="flts1"/>
              </w:rPr>
              <w:t>HVI Publication 916-2013</w:t>
            </w:r>
          </w:p>
        </w:tc>
        <w:tc>
          <w:tcPr>
            <w:tcW w:w="1641" w:type="pct"/>
            <w:tcBorders>
              <w:top w:val="outset" w:sz="6" w:space="0" w:color="auto"/>
              <w:left w:val="outset" w:sz="6" w:space="0" w:color="auto"/>
              <w:bottom w:val="outset" w:sz="6" w:space="0" w:color="auto"/>
              <w:right w:val="outset" w:sz="6" w:space="0" w:color="auto"/>
            </w:tcBorders>
            <w:hideMark/>
          </w:tcPr>
          <w:p w14:paraId="69BA32ED" w14:textId="77777777" w:rsidR="00D45A8C" w:rsidRPr="00B620DB" w:rsidRDefault="00D45A8C" w:rsidP="00D45A8C">
            <w:pPr>
              <w:pStyle w:val="12TabHeadBody"/>
            </w:pPr>
            <w:bookmarkStart w:id="1459" w:name="hvi916"/>
            <w:bookmarkStart w:id="1460" w:name="a99089"/>
            <w:bookmarkEnd w:id="1459"/>
            <w:bookmarkEnd w:id="1460"/>
            <w:r w:rsidRPr="00B620DB">
              <w:rPr>
                <w:rStyle w:val="flts1"/>
              </w:rPr>
              <w:t>Airflow Test Procedure</w:t>
            </w:r>
            <w:bookmarkStart w:id="1461" w:name="a99091"/>
            <w:bookmarkEnd w:id="1461"/>
          </w:p>
        </w:tc>
        <w:tc>
          <w:tcPr>
            <w:tcW w:w="1524" w:type="pct"/>
            <w:tcBorders>
              <w:top w:val="outset" w:sz="6" w:space="0" w:color="auto"/>
              <w:left w:val="outset" w:sz="6" w:space="0" w:color="auto"/>
              <w:bottom w:val="outset" w:sz="6" w:space="0" w:color="auto"/>
              <w:right w:val="outset" w:sz="6" w:space="0" w:color="auto"/>
            </w:tcBorders>
            <w:hideMark/>
          </w:tcPr>
          <w:p w14:paraId="2740A2EA" w14:textId="77777777" w:rsidR="00D45A8C" w:rsidRPr="00B620DB" w:rsidRDefault="00135AFF" w:rsidP="00D45A8C">
            <w:pPr>
              <w:pStyle w:val="12TabHeadBody"/>
            </w:pPr>
            <w:hyperlink r:id="rId1342" w:anchor="es008598" w:history="1">
              <w:r w:rsidR="00D45A8C" w:rsidRPr="00B620DB">
                <w:rPr>
                  <w:rStyle w:val="Hyperlink"/>
                  <w:color w:val="auto"/>
                  <w:szCs w:val="18"/>
                  <w:u w:val="none"/>
                </w:rPr>
                <w:t>9.32.3.10.(1)</w:t>
              </w:r>
            </w:hyperlink>
          </w:p>
        </w:tc>
      </w:tr>
      <w:tr w:rsidR="00D45A8C" w:rsidRPr="00B620DB" w14:paraId="5607205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F060F2" w14:textId="77777777" w:rsidR="00D45A8C" w:rsidRPr="00B620DB" w:rsidRDefault="00D45A8C" w:rsidP="00D45A8C">
            <w:pPr>
              <w:pStyle w:val="12TabHeadBody"/>
            </w:pPr>
            <w:r w:rsidRPr="00B620DB">
              <w:rPr>
                <w:rStyle w:val="flts1"/>
              </w:rPr>
              <w:t>ICC</w:t>
            </w:r>
          </w:p>
        </w:tc>
        <w:tc>
          <w:tcPr>
            <w:tcW w:w="1253" w:type="pct"/>
            <w:tcBorders>
              <w:top w:val="outset" w:sz="6" w:space="0" w:color="auto"/>
              <w:left w:val="outset" w:sz="6" w:space="0" w:color="auto"/>
              <w:bottom w:val="outset" w:sz="6" w:space="0" w:color="auto"/>
              <w:right w:val="outset" w:sz="6" w:space="0" w:color="auto"/>
            </w:tcBorders>
            <w:hideMark/>
          </w:tcPr>
          <w:p w14:paraId="72C42C5B" w14:textId="77777777" w:rsidR="00D45A8C" w:rsidRPr="00B620DB" w:rsidRDefault="00D45A8C" w:rsidP="00D45A8C">
            <w:pPr>
              <w:pStyle w:val="12TabHeadBody"/>
            </w:pPr>
            <w:r w:rsidRPr="00B620DB">
              <w:rPr>
                <w:rStyle w:val="flts1"/>
              </w:rPr>
              <w:t>400-2012</w:t>
            </w:r>
          </w:p>
        </w:tc>
        <w:tc>
          <w:tcPr>
            <w:tcW w:w="1641" w:type="pct"/>
            <w:tcBorders>
              <w:top w:val="outset" w:sz="6" w:space="0" w:color="auto"/>
              <w:left w:val="outset" w:sz="6" w:space="0" w:color="auto"/>
              <w:bottom w:val="outset" w:sz="6" w:space="0" w:color="auto"/>
              <w:right w:val="outset" w:sz="6" w:space="0" w:color="auto"/>
            </w:tcBorders>
            <w:hideMark/>
          </w:tcPr>
          <w:p w14:paraId="6AE6966B" w14:textId="77777777" w:rsidR="00D45A8C" w:rsidRPr="00B620DB" w:rsidRDefault="00D45A8C" w:rsidP="00D45A8C">
            <w:pPr>
              <w:pStyle w:val="12TabHeadBody"/>
            </w:pPr>
            <w:bookmarkStart w:id="1462" w:name="icc400"/>
            <w:bookmarkStart w:id="1463" w:name="a99111"/>
            <w:bookmarkEnd w:id="1462"/>
            <w:bookmarkEnd w:id="1463"/>
            <w:r w:rsidRPr="00B620DB">
              <w:rPr>
                <w:rStyle w:val="flts1"/>
              </w:rPr>
              <w:t>Standard on the Design and Construction of Log Structures</w:t>
            </w:r>
            <w:bookmarkStart w:id="1464" w:name="a99113"/>
            <w:bookmarkEnd w:id="1464"/>
          </w:p>
        </w:tc>
        <w:tc>
          <w:tcPr>
            <w:tcW w:w="1524" w:type="pct"/>
            <w:tcBorders>
              <w:top w:val="outset" w:sz="6" w:space="0" w:color="auto"/>
              <w:left w:val="outset" w:sz="6" w:space="0" w:color="auto"/>
              <w:bottom w:val="outset" w:sz="6" w:space="0" w:color="auto"/>
              <w:right w:val="outset" w:sz="6" w:space="0" w:color="auto"/>
            </w:tcBorders>
            <w:hideMark/>
          </w:tcPr>
          <w:p w14:paraId="2B256E59" w14:textId="77777777" w:rsidR="00D45A8C" w:rsidRPr="00B620DB" w:rsidRDefault="00135AFF" w:rsidP="00D45A8C">
            <w:pPr>
              <w:pStyle w:val="12TabHeadBody"/>
            </w:pPr>
            <w:hyperlink r:id="rId1343" w:anchor="es008889" w:history="1">
              <w:r w:rsidR="00D45A8C" w:rsidRPr="00B620DB">
                <w:rPr>
                  <w:rStyle w:val="Hyperlink"/>
                  <w:color w:val="auto"/>
                  <w:szCs w:val="18"/>
                  <w:u w:val="none"/>
                </w:rPr>
                <w:t>9.36.2.2.(5)</w:t>
              </w:r>
            </w:hyperlink>
            <w:r w:rsidR="00D45A8C" w:rsidRPr="00B620DB">
              <w:br/>
            </w:r>
            <w:hyperlink r:id="rId1344" w:anchor="en001829" w:history="1">
              <w:r w:rsidR="00D45A8C" w:rsidRPr="00B620DB">
                <w:rPr>
                  <w:rStyle w:val="Hyperlink"/>
                  <w:color w:val="auto"/>
                  <w:szCs w:val="18"/>
                  <w:u w:val="none"/>
                </w:rPr>
                <w:t>A-9.36.2.2.(5)</w:t>
              </w:r>
            </w:hyperlink>
          </w:p>
        </w:tc>
      </w:tr>
      <w:tr w:rsidR="00D45A8C" w:rsidRPr="00B620DB" w14:paraId="50C2390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A7001BE" w14:textId="77777777" w:rsidR="00D45A8C" w:rsidRPr="00B620DB" w:rsidRDefault="00D45A8C" w:rsidP="00D45A8C">
            <w:pPr>
              <w:pStyle w:val="12TabHeadBody"/>
            </w:pPr>
            <w:r w:rsidRPr="00B620DB">
              <w:rPr>
                <w:rStyle w:val="flts1"/>
              </w:rPr>
              <w:t>IEC</w:t>
            </w:r>
          </w:p>
        </w:tc>
        <w:tc>
          <w:tcPr>
            <w:tcW w:w="1253" w:type="pct"/>
            <w:tcBorders>
              <w:top w:val="outset" w:sz="6" w:space="0" w:color="auto"/>
              <w:left w:val="outset" w:sz="6" w:space="0" w:color="auto"/>
              <w:bottom w:val="outset" w:sz="6" w:space="0" w:color="auto"/>
              <w:right w:val="outset" w:sz="6" w:space="0" w:color="auto"/>
            </w:tcBorders>
            <w:hideMark/>
          </w:tcPr>
          <w:p w14:paraId="65FFBDF2" w14:textId="77777777" w:rsidR="00D45A8C" w:rsidRPr="00B620DB" w:rsidRDefault="00D45A8C" w:rsidP="00D45A8C">
            <w:pPr>
              <w:pStyle w:val="12TabHeadBody"/>
            </w:pPr>
            <w:r w:rsidRPr="00B620DB">
              <w:rPr>
                <w:rStyle w:val="flts1"/>
              </w:rPr>
              <w:t>60268-16:2011</w:t>
            </w:r>
          </w:p>
        </w:tc>
        <w:tc>
          <w:tcPr>
            <w:tcW w:w="1641" w:type="pct"/>
            <w:tcBorders>
              <w:top w:val="outset" w:sz="6" w:space="0" w:color="auto"/>
              <w:left w:val="outset" w:sz="6" w:space="0" w:color="auto"/>
              <w:bottom w:val="outset" w:sz="6" w:space="0" w:color="auto"/>
              <w:right w:val="outset" w:sz="6" w:space="0" w:color="auto"/>
            </w:tcBorders>
            <w:hideMark/>
          </w:tcPr>
          <w:p w14:paraId="1F26EAA5" w14:textId="77777777" w:rsidR="00D45A8C" w:rsidRPr="00B620DB" w:rsidRDefault="00D45A8C" w:rsidP="00D45A8C">
            <w:pPr>
              <w:pStyle w:val="12TabHeadBody"/>
            </w:pPr>
            <w:bookmarkStart w:id="1465" w:name="iec60268-16"/>
            <w:bookmarkStart w:id="1466" w:name="a99340"/>
            <w:bookmarkEnd w:id="1465"/>
            <w:bookmarkEnd w:id="1466"/>
            <w:r w:rsidRPr="00B620DB">
              <w:rPr>
                <w:rStyle w:val="flts1"/>
              </w:rPr>
              <w:t>Sound system equipment – Part 16: Objective rating of speech intelligibility by speech transmission index</w:t>
            </w:r>
            <w:bookmarkStart w:id="1467" w:name="a99342"/>
            <w:bookmarkEnd w:id="1467"/>
          </w:p>
        </w:tc>
        <w:tc>
          <w:tcPr>
            <w:tcW w:w="1524" w:type="pct"/>
            <w:tcBorders>
              <w:top w:val="outset" w:sz="6" w:space="0" w:color="auto"/>
              <w:left w:val="outset" w:sz="6" w:space="0" w:color="auto"/>
              <w:bottom w:val="outset" w:sz="6" w:space="0" w:color="auto"/>
              <w:right w:val="outset" w:sz="6" w:space="0" w:color="auto"/>
            </w:tcBorders>
            <w:hideMark/>
          </w:tcPr>
          <w:p w14:paraId="33048DD7" w14:textId="77777777" w:rsidR="00D45A8C" w:rsidRPr="00B620DB" w:rsidRDefault="00135AFF" w:rsidP="00D45A8C">
            <w:pPr>
              <w:pStyle w:val="12TabHeadBody"/>
            </w:pPr>
            <w:hyperlink r:id="rId1345" w:anchor="en000068" w:history="1">
              <w:r w:rsidR="00D45A8C" w:rsidRPr="00B620DB">
                <w:rPr>
                  <w:rStyle w:val="Hyperlink"/>
                  <w:color w:val="auto"/>
                  <w:szCs w:val="18"/>
                  <w:u w:val="none"/>
                </w:rPr>
                <w:t>A-3.2.4.22.(1)(b)</w:t>
              </w:r>
            </w:hyperlink>
          </w:p>
        </w:tc>
      </w:tr>
      <w:tr w:rsidR="00D45A8C" w:rsidRPr="00B620DB" w14:paraId="1B48986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12F67F"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60873303" w14:textId="77777777" w:rsidR="00D45A8C" w:rsidRPr="00B620DB" w:rsidRDefault="00D45A8C" w:rsidP="00D45A8C">
            <w:pPr>
              <w:pStyle w:val="12TabHeadBody"/>
            </w:pPr>
            <w:r w:rsidRPr="00B620DB">
              <w:rPr>
                <w:rStyle w:val="flts1"/>
              </w:rPr>
              <w:t>3864-1:2011</w:t>
            </w:r>
          </w:p>
        </w:tc>
        <w:tc>
          <w:tcPr>
            <w:tcW w:w="1641" w:type="pct"/>
            <w:tcBorders>
              <w:top w:val="outset" w:sz="6" w:space="0" w:color="auto"/>
              <w:left w:val="outset" w:sz="6" w:space="0" w:color="auto"/>
              <w:bottom w:val="outset" w:sz="6" w:space="0" w:color="auto"/>
              <w:right w:val="outset" w:sz="6" w:space="0" w:color="auto"/>
            </w:tcBorders>
            <w:hideMark/>
          </w:tcPr>
          <w:p w14:paraId="3DBCE1DE" w14:textId="77777777" w:rsidR="00D45A8C" w:rsidRPr="00B620DB" w:rsidRDefault="00D45A8C" w:rsidP="00D45A8C">
            <w:pPr>
              <w:pStyle w:val="12TabHeadBody"/>
            </w:pPr>
            <w:bookmarkStart w:id="1468" w:name="iso3864-1"/>
            <w:bookmarkStart w:id="1469" w:name="a99361"/>
            <w:bookmarkEnd w:id="1468"/>
            <w:bookmarkEnd w:id="1469"/>
            <w:r w:rsidRPr="00B620DB">
              <w:rPr>
                <w:rStyle w:val="flts1"/>
              </w:rPr>
              <w:t>Graphical symbols – Safety colours and safety signs – Part 1: Design principles for safety signs and safety markings</w:t>
            </w:r>
            <w:bookmarkStart w:id="1470" w:name="a99363"/>
            <w:bookmarkEnd w:id="1470"/>
          </w:p>
        </w:tc>
        <w:tc>
          <w:tcPr>
            <w:tcW w:w="1524" w:type="pct"/>
            <w:tcBorders>
              <w:top w:val="outset" w:sz="6" w:space="0" w:color="auto"/>
              <w:left w:val="outset" w:sz="6" w:space="0" w:color="auto"/>
              <w:bottom w:val="outset" w:sz="6" w:space="0" w:color="auto"/>
              <w:right w:val="outset" w:sz="6" w:space="0" w:color="auto"/>
            </w:tcBorders>
            <w:hideMark/>
          </w:tcPr>
          <w:p w14:paraId="1231CB15" w14:textId="77777777" w:rsidR="00D45A8C" w:rsidRPr="00B620DB" w:rsidRDefault="00135AFF" w:rsidP="00D45A8C">
            <w:pPr>
              <w:pStyle w:val="12TabHeadBody"/>
            </w:pPr>
            <w:hyperlink r:id="rId1346" w:anchor="es001090" w:history="1">
              <w:r w:rsidR="00D45A8C" w:rsidRPr="00B620DB">
                <w:rPr>
                  <w:rStyle w:val="Hyperlink"/>
                  <w:color w:val="auto"/>
                  <w:szCs w:val="18"/>
                  <w:u w:val="none"/>
                </w:rPr>
                <w:t>3.4.5.1.(2)</w:t>
              </w:r>
            </w:hyperlink>
            <w:r w:rsidR="00D45A8C" w:rsidRPr="00B620DB">
              <w:br/>
            </w:r>
            <w:hyperlink r:id="rId1347" w:anchor="es016336" w:history="1">
              <w:r w:rsidR="00D45A8C" w:rsidRPr="00B620DB">
                <w:rPr>
                  <w:rStyle w:val="Hyperlink"/>
                  <w:color w:val="auto"/>
                  <w:szCs w:val="18"/>
                  <w:u w:val="none"/>
                </w:rPr>
                <w:t>9.9.11.3.(2)</w:t>
              </w:r>
            </w:hyperlink>
          </w:p>
        </w:tc>
      </w:tr>
      <w:tr w:rsidR="00D45A8C" w:rsidRPr="00B620DB" w14:paraId="4E37A5A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B0B94F6"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165E90A3" w14:textId="7D25C4CD" w:rsidR="00D45A8C" w:rsidRPr="00B620DB" w:rsidRDefault="00D45A8C" w:rsidP="00D45A8C">
            <w:pPr>
              <w:pStyle w:val="12TabHeadBody"/>
            </w:pPr>
            <w:r w:rsidRPr="00B620DB">
              <w:rPr>
                <w:rStyle w:val="flts1"/>
              </w:rPr>
              <w:t>7010:2011</w:t>
            </w:r>
          </w:p>
        </w:tc>
        <w:tc>
          <w:tcPr>
            <w:tcW w:w="1641" w:type="pct"/>
            <w:tcBorders>
              <w:top w:val="outset" w:sz="6" w:space="0" w:color="auto"/>
              <w:left w:val="outset" w:sz="6" w:space="0" w:color="auto"/>
              <w:bottom w:val="outset" w:sz="6" w:space="0" w:color="auto"/>
              <w:right w:val="outset" w:sz="6" w:space="0" w:color="auto"/>
            </w:tcBorders>
            <w:hideMark/>
          </w:tcPr>
          <w:p w14:paraId="44DF8CF0" w14:textId="77777777" w:rsidR="00D45A8C" w:rsidRPr="00B620DB" w:rsidRDefault="00D45A8C" w:rsidP="00D45A8C">
            <w:pPr>
              <w:pStyle w:val="12TabHeadBody"/>
            </w:pPr>
            <w:bookmarkStart w:id="1471" w:name="iso7010"/>
            <w:bookmarkStart w:id="1472" w:name="a99590"/>
            <w:bookmarkEnd w:id="1471"/>
            <w:bookmarkEnd w:id="1472"/>
            <w:r w:rsidRPr="00B620DB">
              <w:rPr>
                <w:rStyle w:val="flts1"/>
              </w:rPr>
              <w:t>Graphical symbols – Safety colours and safety signs – Registered safety signs</w:t>
            </w:r>
            <w:bookmarkStart w:id="1473" w:name="a99592"/>
            <w:bookmarkEnd w:id="1473"/>
          </w:p>
        </w:tc>
        <w:tc>
          <w:tcPr>
            <w:tcW w:w="1524" w:type="pct"/>
            <w:tcBorders>
              <w:top w:val="outset" w:sz="6" w:space="0" w:color="auto"/>
              <w:left w:val="outset" w:sz="6" w:space="0" w:color="auto"/>
              <w:bottom w:val="outset" w:sz="6" w:space="0" w:color="auto"/>
              <w:right w:val="outset" w:sz="6" w:space="0" w:color="auto"/>
            </w:tcBorders>
            <w:hideMark/>
          </w:tcPr>
          <w:p w14:paraId="4F2EB737" w14:textId="77777777" w:rsidR="00D45A8C" w:rsidRPr="00B620DB" w:rsidRDefault="00135AFF" w:rsidP="00D45A8C">
            <w:pPr>
              <w:pStyle w:val="12TabHeadBody"/>
            </w:pPr>
            <w:hyperlink r:id="rId1348" w:anchor="es001090" w:history="1">
              <w:r w:rsidR="00D45A8C" w:rsidRPr="00B620DB">
                <w:rPr>
                  <w:rStyle w:val="Hyperlink"/>
                  <w:color w:val="auto"/>
                  <w:szCs w:val="18"/>
                  <w:u w:val="none"/>
                </w:rPr>
                <w:t>3.4.5.1.(2)</w:t>
              </w:r>
            </w:hyperlink>
            <w:r w:rsidR="00D45A8C" w:rsidRPr="00B620DB">
              <w:br/>
            </w:r>
            <w:hyperlink r:id="rId1349" w:anchor="en001563" w:history="1">
              <w:r w:rsidR="00D45A8C" w:rsidRPr="00B620DB">
                <w:rPr>
                  <w:rStyle w:val="Hyperlink"/>
                  <w:color w:val="auto"/>
                  <w:szCs w:val="18"/>
                  <w:u w:val="none"/>
                </w:rPr>
                <w:t>A-3.4.5.1.(2)(c)</w:t>
              </w:r>
            </w:hyperlink>
            <w:r w:rsidR="00D45A8C" w:rsidRPr="00B620DB">
              <w:br/>
            </w:r>
            <w:hyperlink r:id="rId1350" w:anchor="es016336" w:history="1">
              <w:r w:rsidR="00D45A8C" w:rsidRPr="00B620DB">
                <w:rPr>
                  <w:rStyle w:val="Hyperlink"/>
                  <w:color w:val="auto"/>
                  <w:szCs w:val="18"/>
                  <w:u w:val="none"/>
                </w:rPr>
                <w:t>9.9.11.3.(2)</w:t>
              </w:r>
            </w:hyperlink>
          </w:p>
        </w:tc>
      </w:tr>
      <w:tr w:rsidR="00D45A8C" w:rsidRPr="00B620DB" w14:paraId="2FA0B2F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7D9D380"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0A93B051" w14:textId="77777777" w:rsidR="00D45A8C" w:rsidRPr="00B620DB" w:rsidRDefault="00D45A8C" w:rsidP="00D45A8C">
            <w:pPr>
              <w:pStyle w:val="12TabHeadBody"/>
            </w:pPr>
            <w:r w:rsidRPr="00B620DB">
              <w:rPr>
                <w:rStyle w:val="flts1"/>
              </w:rPr>
              <w:t>7240-19:2007</w:t>
            </w:r>
          </w:p>
        </w:tc>
        <w:tc>
          <w:tcPr>
            <w:tcW w:w="1641" w:type="pct"/>
            <w:tcBorders>
              <w:top w:val="outset" w:sz="6" w:space="0" w:color="auto"/>
              <w:left w:val="outset" w:sz="6" w:space="0" w:color="auto"/>
              <w:bottom w:val="outset" w:sz="6" w:space="0" w:color="auto"/>
              <w:right w:val="outset" w:sz="6" w:space="0" w:color="auto"/>
            </w:tcBorders>
            <w:hideMark/>
          </w:tcPr>
          <w:p w14:paraId="5EDFCC98" w14:textId="77777777" w:rsidR="00D45A8C" w:rsidRPr="00B620DB" w:rsidRDefault="00D45A8C" w:rsidP="00D45A8C">
            <w:pPr>
              <w:pStyle w:val="12TabHeadBody"/>
            </w:pPr>
            <w:bookmarkStart w:id="1474" w:name="iso7240-19"/>
            <w:bookmarkStart w:id="1475" w:name="a99615"/>
            <w:bookmarkEnd w:id="1474"/>
            <w:bookmarkEnd w:id="1475"/>
            <w:r w:rsidRPr="00B620DB">
              <w:rPr>
                <w:rStyle w:val="flts1"/>
              </w:rPr>
              <w:t>Fire detection and alarm systems – Part 19: Design, installation, commissioning and service of sound systems for emergency purposes</w:t>
            </w:r>
            <w:bookmarkStart w:id="1476" w:name="a99617"/>
            <w:bookmarkEnd w:id="1476"/>
          </w:p>
        </w:tc>
        <w:tc>
          <w:tcPr>
            <w:tcW w:w="1524" w:type="pct"/>
            <w:tcBorders>
              <w:top w:val="outset" w:sz="6" w:space="0" w:color="auto"/>
              <w:left w:val="outset" w:sz="6" w:space="0" w:color="auto"/>
              <w:bottom w:val="outset" w:sz="6" w:space="0" w:color="auto"/>
              <w:right w:val="outset" w:sz="6" w:space="0" w:color="auto"/>
            </w:tcBorders>
            <w:hideMark/>
          </w:tcPr>
          <w:p w14:paraId="4AB8D3C3" w14:textId="77777777" w:rsidR="00D45A8C" w:rsidRPr="00B620DB" w:rsidRDefault="00135AFF" w:rsidP="00D45A8C">
            <w:pPr>
              <w:pStyle w:val="12TabHeadBody"/>
            </w:pPr>
            <w:hyperlink r:id="rId1351" w:anchor="en000068" w:history="1">
              <w:r w:rsidR="00D45A8C" w:rsidRPr="00B620DB">
                <w:rPr>
                  <w:rStyle w:val="Hyperlink"/>
                  <w:color w:val="auto"/>
                  <w:szCs w:val="18"/>
                  <w:u w:val="none"/>
                </w:rPr>
                <w:t>A-3.2.4.22.(1)(b)</w:t>
              </w:r>
            </w:hyperlink>
          </w:p>
        </w:tc>
      </w:tr>
      <w:tr w:rsidR="00D45A8C" w:rsidRPr="00B620DB" w14:paraId="6BD41D8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FD6586" w14:textId="77777777" w:rsidR="00D45A8C" w:rsidRPr="00B620DB" w:rsidRDefault="00D45A8C" w:rsidP="00D45A8C">
            <w:pPr>
              <w:pStyle w:val="12TabHeadBody"/>
            </w:pPr>
            <w:r w:rsidRPr="00B620DB">
              <w:rPr>
                <w:rStyle w:val="flts1"/>
              </w:rPr>
              <w:lastRenderedPageBreak/>
              <w:t>ISO</w:t>
            </w:r>
          </w:p>
        </w:tc>
        <w:tc>
          <w:tcPr>
            <w:tcW w:w="1253" w:type="pct"/>
            <w:tcBorders>
              <w:top w:val="outset" w:sz="6" w:space="0" w:color="auto"/>
              <w:left w:val="outset" w:sz="6" w:space="0" w:color="auto"/>
              <w:bottom w:val="outset" w:sz="6" w:space="0" w:color="auto"/>
              <w:right w:val="outset" w:sz="6" w:space="0" w:color="auto"/>
            </w:tcBorders>
            <w:hideMark/>
          </w:tcPr>
          <w:p w14:paraId="0E2C9256" w14:textId="77777777" w:rsidR="00D45A8C" w:rsidRPr="00B620DB" w:rsidRDefault="00D45A8C" w:rsidP="00D45A8C">
            <w:pPr>
              <w:pStyle w:val="12TabHeadBody"/>
            </w:pPr>
            <w:r w:rsidRPr="00B620DB">
              <w:rPr>
                <w:rStyle w:val="flts1"/>
              </w:rPr>
              <w:t>7731:2003</w:t>
            </w:r>
          </w:p>
        </w:tc>
        <w:tc>
          <w:tcPr>
            <w:tcW w:w="1641" w:type="pct"/>
            <w:tcBorders>
              <w:top w:val="outset" w:sz="6" w:space="0" w:color="auto"/>
              <w:left w:val="outset" w:sz="6" w:space="0" w:color="auto"/>
              <w:bottom w:val="outset" w:sz="6" w:space="0" w:color="auto"/>
              <w:right w:val="outset" w:sz="6" w:space="0" w:color="auto"/>
            </w:tcBorders>
            <w:hideMark/>
          </w:tcPr>
          <w:p w14:paraId="5EF699BF" w14:textId="77777777" w:rsidR="00D45A8C" w:rsidRPr="00B620DB" w:rsidRDefault="00D45A8C" w:rsidP="00D45A8C">
            <w:pPr>
              <w:pStyle w:val="12TabHeadBody"/>
            </w:pPr>
            <w:bookmarkStart w:id="1477" w:name="iso7731"/>
            <w:bookmarkStart w:id="1478" w:name="a99842"/>
            <w:bookmarkEnd w:id="1477"/>
            <w:bookmarkEnd w:id="1478"/>
            <w:r w:rsidRPr="00B620DB">
              <w:rPr>
                <w:rStyle w:val="flts1"/>
              </w:rPr>
              <w:t>Ergonomics – Danger signals for public and work areas – Auditory danger signals</w:t>
            </w:r>
            <w:bookmarkStart w:id="1479" w:name="a99844"/>
            <w:bookmarkEnd w:id="1479"/>
          </w:p>
        </w:tc>
        <w:tc>
          <w:tcPr>
            <w:tcW w:w="1524" w:type="pct"/>
            <w:tcBorders>
              <w:top w:val="outset" w:sz="6" w:space="0" w:color="auto"/>
              <w:left w:val="outset" w:sz="6" w:space="0" w:color="auto"/>
              <w:bottom w:val="outset" w:sz="6" w:space="0" w:color="auto"/>
              <w:right w:val="outset" w:sz="6" w:space="0" w:color="auto"/>
            </w:tcBorders>
            <w:hideMark/>
          </w:tcPr>
          <w:p w14:paraId="3575308B" w14:textId="77777777" w:rsidR="00D45A8C" w:rsidRPr="00B620DB" w:rsidRDefault="00135AFF" w:rsidP="00D45A8C">
            <w:pPr>
              <w:pStyle w:val="12TabHeadBody"/>
            </w:pPr>
            <w:hyperlink r:id="rId1352" w:anchor="en000068" w:history="1">
              <w:r w:rsidR="00D45A8C" w:rsidRPr="00B620DB">
                <w:rPr>
                  <w:rStyle w:val="Hyperlink"/>
                  <w:color w:val="auto"/>
                  <w:szCs w:val="18"/>
                  <w:u w:val="none"/>
                </w:rPr>
                <w:t>A-3.2.4.22.(1)(b)</w:t>
              </w:r>
            </w:hyperlink>
          </w:p>
        </w:tc>
      </w:tr>
      <w:tr w:rsidR="00D45A8C" w:rsidRPr="00B620DB" w14:paraId="525EA2D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37CFC56"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2CE94FAD" w14:textId="77777777" w:rsidR="00D45A8C" w:rsidRPr="00B620DB" w:rsidRDefault="00D45A8C" w:rsidP="00D45A8C">
            <w:pPr>
              <w:pStyle w:val="12TabHeadBody"/>
            </w:pPr>
            <w:r w:rsidRPr="00B620DB">
              <w:rPr>
                <w:rStyle w:val="flts1"/>
              </w:rPr>
              <w:t>8201:1987</w:t>
            </w:r>
          </w:p>
        </w:tc>
        <w:tc>
          <w:tcPr>
            <w:tcW w:w="1641" w:type="pct"/>
            <w:tcBorders>
              <w:top w:val="outset" w:sz="6" w:space="0" w:color="auto"/>
              <w:left w:val="outset" w:sz="6" w:space="0" w:color="auto"/>
              <w:bottom w:val="outset" w:sz="6" w:space="0" w:color="auto"/>
              <w:right w:val="outset" w:sz="6" w:space="0" w:color="auto"/>
            </w:tcBorders>
            <w:hideMark/>
          </w:tcPr>
          <w:p w14:paraId="0DA270EC" w14:textId="77777777" w:rsidR="00D45A8C" w:rsidRPr="00B620DB" w:rsidRDefault="00D45A8C" w:rsidP="00D45A8C">
            <w:pPr>
              <w:pStyle w:val="12TabHeadBody"/>
            </w:pPr>
            <w:bookmarkStart w:id="1480" w:name="iso8201"/>
            <w:bookmarkStart w:id="1481" w:name="a99863"/>
            <w:bookmarkEnd w:id="1480"/>
            <w:bookmarkEnd w:id="1481"/>
            <w:r w:rsidRPr="00B620DB">
              <w:rPr>
                <w:rStyle w:val="flts1"/>
              </w:rPr>
              <w:t>Acoustics – Audible emergency evacuation signal</w:t>
            </w:r>
            <w:bookmarkStart w:id="1482" w:name="a99865"/>
            <w:bookmarkEnd w:id="1482"/>
          </w:p>
        </w:tc>
        <w:tc>
          <w:tcPr>
            <w:tcW w:w="1524" w:type="pct"/>
            <w:tcBorders>
              <w:top w:val="outset" w:sz="6" w:space="0" w:color="auto"/>
              <w:left w:val="outset" w:sz="6" w:space="0" w:color="auto"/>
              <w:bottom w:val="outset" w:sz="6" w:space="0" w:color="auto"/>
              <w:right w:val="outset" w:sz="6" w:space="0" w:color="auto"/>
            </w:tcBorders>
            <w:hideMark/>
          </w:tcPr>
          <w:p w14:paraId="2BD2D5BE" w14:textId="77777777" w:rsidR="00D45A8C" w:rsidRPr="00B620DB" w:rsidRDefault="00135AFF" w:rsidP="00D45A8C">
            <w:pPr>
              <w:pStyle w:val="12TabHeadBody"/>
            </w:pPr>
            <w:hyperlink r:id="rId1353" w:anchor="es000676" w:history="1">
              <w:r w:rsidR="00D45A8C" w:rsidRPr="00B620DB">
                <w:rPr>
                  <w:rStyle w:val="Hyperlink"/>
                  <w:color w:val="auto"/>
                  <w:szCs w:val="18"/>
                  <w:u w:val="none"/>
                </w:rPr>
                <w:t>3.2.4.18.(2)</w:t>
              </w:r>
            </w:hyperlink>
            <w:r w:rsidR="00D45A8C" w:rsidRPr="00B620DB">
              <w:br/>
            </w:r>
            <w:hyperlink r:id="rId1354" w:anchor="en000061" w:history="1">
              <w:r w:rsidR="00D45A8C" w:rsidRPr="00B620DB">
                <w:rPr>
                  <w:rStyle w:val="Hyperlink"/>
                  <w:color w:val="auto"/>
                  <w:szCs w:val="18"/>
                  <w:u w:val="none"/>
                </w:rPr>
                <w:t>A-3.2.4.18.(2)</w:t>
              </w:r>
            </w:hyperlink>
          </w:p>
        </w:tc>
      </w:tr>
      <w:tr w:rsidR="00D45A8C" w:rsidRPr="00B620DB" w14:paraId="55A770D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39A7451"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276D0937" w14:textId="77777777" w:rsidR="00D45A8C" w:rsidRPr="00B620DB" w:rsidRDefault="00D45A8C" w:rsidP="00D45A8C">
            <w:pPr>
              <w:pStyle w:val="12TabHeadBody"/>
            </w:pPr>
            <w:r w:rsidRPr="00B620DB">
              <w:rPr>
                <w:rStyle w:val="flts1"/>
              </w:rPr>
              <w:t>10848-1:2006</w:t>
            </w:r>
          </w:p>
        </w:tc>
        <w:tc>
          <w:tcPr>
            <w:tcW w:w="1641" w:type="pct"/>
            <w:tcBorders>
              <w:top w:val="outset" w:sz="6" w:space="0" w:color="auto"/>
              <w:left w:val="outset" w:sz="6" w:space="0" w:color="auto"/>
              <w:bottom w:val="outset" w:sz="6" w:space="0" w:color="auto"/>
              <w:right w:val="outset" w:sz="6" w:space="0" w:color="auto"/>
            </w:tcBorders>
            <w:hideMark/>
          </w:tcPr>
          <w:p w14:paraId="1D0748E4" w14:textId="77777777" w:rsidR="00D45A8C" w:rsidRPr="00B620DB" w:rsidRDefault="00D45A8C" w:rsidP="00D45A8C">
            <w:pPr>
              <w:pStyle w:val="12TabHeadBody"/>
            </w:pPr>
            <w:bookmarkStart w:id="1483" w:name="iso10848-1"/>
            <w:bookmarkStart w:id="1484" w:name="a99886"/>
            <w:bookmarkEnd w:id="1483"/>
            <w:bookmarkEnd w:id="1484"/>
            <w:r w:rsidRPr="00B620DB">
              <w:rPr>
                <w:rStyle w:val="flts1"/>
              </w:rPr>
              <w:t>Acoustics – Laboratory measurement of the flanking transmission of airborne and impact sound between adjoining rooms – Part 1: Frame document</w:t>
            </w:r>
            <w:bookmarkStart w:id="1485" w:name="a99888"/>
            <w:bookmarkEnd w:id="1485"/>
          </w:p>
        </w:tc>
        <w:tc>
          <w:tcPr>
            <w:tcW w:w="1524" w:type="pct"/>
            <w:tcBorders>
              <w:top w:val="outset" w:sz="6" w:space="0" w:color="auto"/>
              <w:left w:val="outset" w:sz="6" w:space="0" w:color="auto"/>
              <w:bottom w:val="outset" w:sz="6" w:space="0" w:color="auto"/>
              <w:right w:val="outset" w:sz="6" w:space="0" w:color="auto"/>
            </w:tcBorders>
            <w:hideMark/>
          </w:tcPr>
          <w:p w14:paraId="3B84185D" w14:textId="77777777" w:rsidR="00D45A8C" w:rsidRPr="00B620DB" w:rsidRDefault="00135AFF" w:rsidP="00D45A8C">
            <w:pPr>
              <w:pStyle w:val="12TabHeadBody"/>
            </w:pPr>
            <w:hyperlink r:id="rId1355" w:anchor="es008814" w:history="1">
              <w:r w:rsidR="00D45A8C" w:rsidRPr="00B620DB">
                <w:rPr>
                  <w:rStyle w:val="Hyperlink"/>
                  <w:color w:val="auto"/>
                  <w:szCs w:val="18"/>
                  <w:u w:val="none"/>
                </w:rPr>
                <w:t>5.8.1.4.(2)</w:t>
              </w:r>
            </w:hyperlink>
            <w:r w:rsidR="00D45A8C" w:rsidRPr="00B620DB">
              <w:br/>
            </w:r>
            <w:hyperlink r:id="rId1356" w:anchor="es008815" w:history="1">
              <w:r w:rsidR="00D45A8C" w:rsidRPr="00B620DB">
                <w:rPr>
                  <w:rStyle w:val="Hyperlink"/>
                  <w:color w:val="auto"/>
                  <w:szCs w:val="18"/>
                  <w:u w:val="none"/>
                </w:rPr>
                <w:t>5.8.1.4.(3)</w:t>
              </w:r>
            </w:hyperlink>
            <w:r w:rsidR="00D45A8C" w:rsidRPr="00B620DB">
              <w:br/>
            </w:r>
            <w:hyperlink r:id="rId1357" w:anchor="es008821" w:history="1">
              <w:r w:rsidR="00D45A8C" w:rsidRPr="00B620DB">
                <w:rPr>
                  <w:rStyle w:val="Hyperlink"/>
                  <w:color w:val="auto"/>
                  <w:szCs w:val="18"/>
                  <w:u w:val="none"/>
                </w:rPr>
                <w:t>5.8.1.5.(2)</w:t>
              </w:r>
            </w:hyperlink>
            <w:r w:rsidR="00D45A8C" w:rsidRPr="00B620DB">
              <w:br/>
            </w:r>
            <w:hyperlink r:id="rId1358" w:anchor="es008822" w:history="1">
              <w:r w:rsidR="00D45A8C" w:rsidRPr="00B620DB">
                <w:rPr>
                  <w:rStyle w:val="Hyperlink"/>
                  <w:color w:val="auto"/>
                  <w:szCs w:val="18"/>
                  <w:u w:val="none"/>
                </w:rPr>
                <w:t>5.8.1.5.(3)</w:t>
              </w:r>
            </w:hyperlink>
          </w:p>
        </w:tc>
      </w:tr>
      <w:tr w:rsidR="00D45A8C" w:rsidRPr="00B620DB" w14:paraId="0DE5EB1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3A0C5C5" w14:textId="77777777" w:rsidR="00D45A8C" w:rsidRPr="00B620DB" w:rsidRDefault="00D45A8C" w:rsidP="00D45A8C">
            <w:pPr>
              <w:pStyle w:val="12TabHeadBody"/>
            </w:pPr>
            <w:r w:rsidRPr="00B620DB">
              <w:rPr>
                <w:rStyle w:val="flts1"/>
              </w:rPr>
              <w:t>ISO</w:t>
            </w:r>
          </w:p>
        </w:tc>
        <w:tc>
          <w:tcPr>
            <w:tcW w:w="1253" w:type="pct"/>
            <w:tcBorders>
              <w:top w:val="outset" w:sz="6" w:space="0" w:color="auto"/>
              <w:left w:val="outset" w:sz="6" w:space="0" w:color="auto"/>
              <w:bottom w:val="outset" w:sz="6" w:space="0" w:color="auto"/>
              <w:right w:val="outset" w:sz="6" w:space="0" w:color="auto"/>
            </w:tcBorders>
            <w:hideMark/>
          </w:tcPr>
          <w:p w14:paraId="19CFCBFE" w14:textId="77777777" w:rsidR="00D45A8C" w:rsidRPr="00B620DB" w:rsidRDefault="00D45A8C" w:rsidP="00D45A8C">
            <w:pPr>
              <w:pStyle w:val="12TabHeadBody"/>
            </w:pPr>
            <w:r w:rsidRPr="00B620DB">
              <w:rPr>
                <w:rStyle w:val="flts1"/>
              </w:rPr>
              <w:t>15712-1:2005</w:t>
            </w:r>
          </w:p>
        </w:tc>
        <w:tc>
          <w:tcPr>
            <w:tcW w:w="1641" w:type="pct"/>
            <w:tcBorders>
              <w:top w:val="outset" w:sz="6" w:space="0" w:color="auto"/>
              <w:left w:val="outset" w:sz="6" w:space="0" w:color="auto"/>
              <w:bottom w:val="outset" w:sz="6" w:space="0" w:color="auto"/>
              <w:right w:val="outset" w:sz="6" w:space="0" w:color="auto"/>
            </w:tcBorders>
            <w:hideMark/>
          </w:tcPr>
          <w:p w14:paraId="53D1964E" w14:textId="77777777" w:rsidR="00D45A8C" w:rsidRPr="00B620DB" w:rsidRDefault="00D45A8C" w:rsidP="00D45A8C">
            <w:pPr>
              <w:pStyle w:val="12TabHeadBody"/>
            </w:pPr>
            <w:bookmarkStart w:id="1486" w:name="iso15712-1"/>
            <w:bookmarkStart w:id="1487" w:name="a100119"/>
            <w:bookmarkEnd w:id="1486"/>
            <w:bookmarkEnd w:id="1487"/>
            <w:r w:rsidRPr="00B620DB">
              <w:rPr>
                <w:rStyle w:val="flts1"/>
              </w:rPr>
              <w:t>Building acoustics - Estimation of acoustic performance of buildings from the performance of elements - Part 1: Airborne sound insulation between rooms</w:t>
            </w:r>
            <w:bookmarkStart w:id="1488" w:name="a100121"/>
            <w:bookmarkEnd w:id="1488"/>
          </w:p>
        </w:tc>
        <w:tc>
          <w:tcPr>
            <w:tcW w:w="1524" w:type="pct"/>
            <w:tcBorders>
              <w:top w:val="outset" w:sz="6" w:space="0" w:color="auto"/>
              <w:left w:val="outset" w:sz="6" w:space="0" w:color="auto"/>
              <w:bottom w:val="outset" w:sz="6" w:space="0" w:color="auto"/>
              <w:right w:val="outset" w:sz="6" w:space="0" w:color="auto"/>
            </w:tcBorders>
            <w:hideMark/>
          </w:tcPr>
          <w:p w14:paraId="2A800FAB" w14:textId="77777777" w:rsidR="00D45A8C" w:rsidRPr="00B620DB" w:rsidRDefault="00135AFF" w:rsidP="00D45A8C">
            <w:pPr>
              <w:pStyle w:val="12TabHeadBody"/>
            </w:pPr>
            <w:hyperlink r:id="rId1359" w:anchor="es008813" w:history="1">
              <w:r w:rsidR="00D45A8C" w:rsidRPr="00B620DB">
                <w:rPr>
                  <w:rStyle w:val="Hyperlink"/>
                  <w:color w:val="auto"/>
                  <w:szCs w:val="18"/>
                  <w:u w:val="none"/>
                </w:rPr>
                <w:t>5.8.1.4.(1)</w:t>
              </w:r>
            </w:hyperlink>
            <w:r w:rsidR="00D45A8C" w:rsidRPr="00B620DB">
              <w:br/>
            </w:r>
            <w:hyperlink r:id="rId1360" w:anchor="es008814" w:history="1">
              <w:r w:rsidR="00D45A8C" w:rsidRPr="00B620DB">
                <w:rPr>
                  <w:rStyle w:val="Hyperlink"/>
                  <w:color w:val="auto"/>
                  <w:szCs w:val="18"/>
                  <w:u w:val="none"/>
                </w:rPr>
                <w:t>5.8.1.4.(2)</w:t>
              </w:r>
            </w:hyperlink>
            <w:r w:rsidR="00D45A8C" w:rsidRPr="00B620DB">
              <w:br/>
            </w:r>
            <w:hyperlink r:id="rId1361" w:anchor="es008816" w:history="1">
              <w:r w:rsidR="00D45A8C" w:rsidRPr="00B620DB">
                <w:rPr>
                  <w:rStyle w:val="Hyperlink"/>
                  <w:color w:val="auto"/>
                  <w:szCs w:val="18"/>
                  <w:u w:val="none"/>
                </w:rPr>
                <w:t>5.8.1.4.(4)</w:t>
              </w:r>
            </w:hyperlink>
            <w:r w:rsidR="00D45A8C" w:rsidRPr="00B620DB">
              <w:br/>
            </w:r>
            <w:hyperlink r:id="rId1362" w:anchor="es008817" w:history="1">
              <w:r w:rsidR="00D45A8C" w:rsidRPr="00B620DB">
                <w:rPr>
                  <w:rStyle w:val="Hyperlink"/>
                  <w:color w:val="auto"/>
                  <w:szCs w:val="18"/>
                  <w:u w:val="none"/>
                </w:rPr>
                <w:t>5.8.1.4.(5)</w:t>
              </w:r>
            </w:hyperlink>
            <w:r w:rsidR="00D45A8C" w:rsidRPr="00B620DB">
              <w:br/>
            </w:r>
            <w:hyperlink r:id="rId1363" w:anchor="es008818" w:history="1">
              <w:r w:rsidR="00D45A8C" w:rsidRPr="00B620DB">
                <w:rPr>
                  <w:rStyle w:val="Hyperlink"/>
                  <w:color w:val="auto"/>
                  <w:szCs w:val="18"/>
                  <w:u w:val="none"/>
                </w:rPr>
                <w:t>5.8.1.4.(6)</w:t>
              </w:r>
            </w:hyperlink>
            <w:r w:rsidR="00D45A8C" w:rsidRPr="00B620DB">
              <w:br/>
            </w:r>
            <w:hyperlink r:id="rId1364" w:anchor="es008820" w:history="1">
              <w:r w:rsidR="00D45A8C" w:rsidRPr="00B620DB">
                <w:rPr>
                  <w:rStyle w:val="Hyperlink"/>
                  <w:color w:val="auto"/>
                  <w:szCs w:val="18"/>
                  <w:u w:val="none"/>
                </w:rPr>
                <w:t>5.8.1.5.(1)</w:t>
              </w:r>
            </w:hyperlink>
            <w:r w:rsidR="00D45A8C" w:rsidRPr="00B620DB">
              <w:br/>
            </w:r>
            <w:hyperlink r:id="rId1365" w:anchor="es008821" w:history="1">
              <w:r w:rsidR="00D45A8C" w:rsidRPr="00B620DB">
                <w:rPr>
                  <w:rStyle w:val="Hyperlink"/>
                  <w:color w:val="auto"/>
                  <w:szCs w:val="18"/>
                  <w:u w:val="none"/>
                </w:rPr>
                <w:t>5.8.1.5.(2)</w:t>
              </w:r>
            </w:hyperlink>
            <w:r w:rsidR="00D45A8C" w:rsidRPr="00B620DB">
              <w:br/>
            </w:r>
            <w:hyperlink r:id="rId1366" w:anchor="es008824" w:history="1">
              <w:r w:rsidR="00D45A8C" w:rsidRPr="00B620DB">
                <w:rPr>
                  <w:rStyle w:val="Hyperlink"/>
                  <w:color w:val="auto"/>
                  <w:szCs w:val="18"/>
                  <w:u w:val="none"/>
                </w:rPr>
                <w:t>5.8.1.5.(5)</w:t>
              </w:r>
            </w:hyperlink>
            <w:r w:rsidR="00D45A8C" w:rsidRPr="00B620DB">
              <w:br/>
            </w:r>
            <w:hyperlink r:id="rId1367" w:anchor="es008825" w:history="1">
              <w:r w:rsidR="00D45A8C" w:rsidRPr="00B620DB">
                <w:rPr>
                  <w:rStyle w:val="Hyperlink"/>
                  <w:color w:val="auto"/>
                  <w:szCs w:val="18"/>
                  <w:u w:val="none"/>
                </w:rPr>
                <w:t>5.8.1.5.(6)</w:t>
              </w:r>
            </w:hyperlink>
          </w:p>
        </w:tc>
      </w:tr>
      <w:tr w:rsidR="00D45A8C" w:rsidRPr="00B620DB" w14:paraId="0874741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8788E46" w14:textId="77777777" w:rsidR="00D45A8C" w:rsidRPr="00B620DB" w:rsidRDefault="00D45A8C" w:rsidP="00D45A8C">
            <w:pPr>
              <w:pStyle w:val="12TabHeadBody"/>
            </w:pPr>
            <w:r w:rsidRPr="00B620DB">
              <w:rPr>
                <w:rStyle w:val="flts1"/>
              </w:rPr>
              <w:t>NEMA</w:t>
            </w:r>
          </w:p>
        </w:tc>
        <w:tc>
          <w:tcPr>
            <w:tcW w:w="1253" w:type="pct"/>
            <w:tcBorders>
              <w:top w:val="outset" w:sz="6" w:space="0" w:color="auto"/>
              <w:left w:val="outset" w:sz="6" w:space="0" w:color="auto"/>
              <w:bottom w:val="outset" w:sz="6" w:space="0" w:color="auto"/>
              <w:right w:val="outset" w:sz="6" w:space="0" w:color="auto"/>
            </w:tcBorders>
            <w:hideMark/>
          </w:tcPr>
          <w:p w14:paraId="53F6E0C1" w14:textId="77777777" w:rsidR="00D45A8C" w:rsidRPr="00B620DB" w:rsidRDefault="00D45A8C" w:rsidP="00D45A8C">
            <w:pPr>
              <w:pStyle w:val="12TabHeadBody"/>
            </w:pPr>
            <w:r w:rsidRPr="00B620DB">
              <w:rPr>
                <w:rStyle w:val="flts1"/>
              </w:rPr>
              <w:t>SB 50:2008</w:t>
            </w:r>
          </w:p>
        </w:tc>
        <w:tc>
          <w:tcPr>
            <w:tcW w:w="1641" w:type="pct"/>
            <w:tcBorders>
              <w:top w:val="outset" w:sz="6" w:space="0" w:color="auto"/>
              <w:left w:val="outset" w:sz="6" w:space="0" w:color="auto"/>
              <w:bottom w:val="outset" w:sz="6" w:space="0" w:color="auto"/>
              <w:right w:val="outset" w:sz="6" w:space="0" w:color="auto"/>
            </w:tcBorders>
            <w:hideMark/>
          </w:tcPr>
          <w:p w14:paraId="41193756" w14:textId="77777777" w:rsidR="00D45A8C" w:rsidRPr="00B620DB" w:rsidRDefault="00D45A8C" w:rsidP="00D45A8C">
            <w:pPr>
              <w:pStyle w:val="12TabHeadBody"/>
            </w:pPr>
            <w:bookmarkStart w:id="1489" w:name="nemasb50"/>
            <w:bookmarkStart w:id="1490" w:name="a100362"/>
            <w:bookmarkEnd w:id="1489"/>
            <w:bookmarkEnd w:id="1490"/>
            <w:r w:rsidRPr="00B620DB">
              <w:rPr>
                <w:rStyle w:val="flts1"/>
              </w:rPr>
              <w:t>Emergency Communications Audio Intelligibility Applications Guide</w:t>
            </w:r>
            <w:bookmarkStart w:id="1491" w:name="a100364"/>
            <w:bookmarkEnd w:id="1491"/>
          </w:p>
        </w:tc>
        <w:tc>
          <w:tcPr>
            <w:tcW w:w="1524" w:type="pct"/>
            <w:tcBorders>
              <w:top w:val="outset" w:sz="6" w:space="0" w:color="auto"/>
              <w:left w:val="outset" w:sz="6" w:space="0" w:color="auto"/>
              <w:bottom w:val="outset" w:sz="6" w:space="0" w:color="auto"/>
              <w:right w:val="outset" w:sz="6" w:space="0" w:color="auto"/>
            </w:tcBorders>
            <w:hideMark/>
          </w:tcPr>
          <w:p w14:paraId="7F6CB54E" w14:textId="77777777" w:rsidR="00D45A8C" w:rsidRPr="00B620DB" w:rsidRDefault="00135AFF" w:rsidP="00D45A8C">
            <w:pPr>
              <w:pStyle w:val="12TabHeadBody"/>
            </w:pPr>
            <w:hyperlink r:id="rId1368" w:anchor="en000068" w:history="1">
              <w:r w:rsidR="00D45A8C" w:rsidRPr="00B620DB">
                <w:rPr>
                  <w:rStyle w:val="Hyperlink"/>
                  <w:color w:val="auto"/>
                  <w:szCs w:val="18"/>
                  <w:u w:val="none"/>
                </w:rPr>
                <w:t>A-3.2.4.22.(1)(b)</w:t>
              </w:r>
            </w:hyperlink>
          </w:p>
        </w:tc>
      </w:tr>
      <w:tr w:rsidR="00D45A8C" w:rsidRPr="00B620DB" w14:paraId="0E8F03D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696487B"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7E678460" w14:textId="77777777" w:rsidR="00D45A8C" w:rsidRPr="00B620DB" w:rsidRDefault="00D45A8C" w:rsidP="00D45A8C">
            <w:pPr>
              <w:pStyle w:val="12TabHeadBody"/>
            </w:pPr>
            <w:r w:rsidRPr="00B620DB">
              <w:rPr>
                <w:rStyle w:val="flts1"/>
              </w:rPr>
              <w:t>2010 Edition</w:t>
            </w:r>
          </w:p>
        </w:tc>
        <w:tc>
          <w:tcPr>
            <w:tcW w:w="1641" w:type="pct"/>
            <w:tcBorders>
              <w:top w:val="outset" w:sz="6" w:space="0" w:color="auto"/>
              <w:left w:val="outset" w:sz="6" w:space="0" w:color="auto"/>
              <w:bottom w:val="outset" w:sz="6" w:space="0" w:color="auto"/>
              <w:right w:val="outset" w:sz="6" w:space="0" w:color="auto"/>
            </w:tcBorders>
            <w:hideMark/>
          </w:tcPr>
          <w:p w14:paraId="644E5414" w14:textId="77777777" w:rsidR="00D45A8C" w:rsidRPr="00B620DB" w:rsidRDefault="00D45A8C" w:rsidP="00D45A8C">
            <w:pPr>
              <w:pStyle w:val="12TabHeadBody"/>
            </w:pPr>
            <w:bookmarkStart w:id="1492" w:name="nfpa_fpghm"/>
            <w:bookmarkStart w:id="1493" w:name="a100383"/>
            <w:bookmarkEnd w:id="1492"/>
            <w:bookmarkEnd w:id="1493"/>
            <w:r w:rsidRPr="00B620DB">
              <w:rPr>
                <w:rStyle w:val="flts1"/>
              </w:rPr>
              <w:t>Fire Protection Guide to Hazardous Materials</w:t>
            </w:r>
            <w:bookmarkStart w:id="1494" w:name="a100385"/>
            <w:bookmarkEnd w:id="1494"/>
          </w:p>
        </w:tc>
        <w:tc>
          <w:tcPr>
            <w:tcW w:w="1524" w:type="pct"/>
            <w:tcBorders>
              <w:top w:val="outset" w:sz="6" w:space="0" w:color="auto"/>
              <w:left w:val="outset" w:sz="6" w:space="0" w:color="auto"/>
              <w:bottom w:val="outset" w:sz="6" w:space="0" w:color="auto"/>
              <w:right w:val="outset" w:sz="6" w:space="0" w:color="auto"/>
            </w:tcBorders>
            <w:hideMark/>
          </w:tcPr>
          <w:p w14:paraId="2BFC7130" w14:textId="77777777" w:rsidR="00D45A8C" w:rsidRPr="00B620DB" w:rsidRDefault="00135AFF" w:rsidP="00D45A8C">
            <w:pPr>
              <w:pStyle w:val="12TabHeadBody"/>
            </w:pPr>
            <w:hyperlink r:id="rId1369" w:anchor="en001196" w:history="1">
              <w:r w:rsidR="00D45A8C" w:rsidRPr="00B620DB">
                <w:rPr>
                  <w:rStyle w:val="Hyperlink"/>
                  <w:color w:val="auto"/>
                  <w:szCs w:val="18"/>
                  <w:u w:val="none"/>
                </w:rPr>
                <w:t>A-6.9.1.2.(1)</w:t>
              </w:r>
            </w:hyperlink>
          </w:p>
        </w:tc>
      </w:tr>
      <w:tr w:rsidR="00D45A8C" w:rsidRPr="00B620DB" w14:paraId="3FDE394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F9270C6"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4FFD1B78" w14:textId="77777777" w:rsidR="00D45A8C" w:rsidRPr="00B620DB" w:rsidRDefault="00D45A8C" w:rsidP="00D45A8C">
            <w:pPr>
              <w:pStyle w:val="12TabHeadBody"/>
            </w:pPr>
            <w:r w:rsidRPr="00B620DB">
              <w:rPr>
                <w:rStyle w:val="flts1"/>
              </w:rPr>
              <w:t>2008</w:t>
            </w:r>
          </w:p>
        </w:tc>
        <w:tc>
          <w:tcPr>
            <w:tcW w:w="1641" w:type="pct"/>
            <w:tcBorders>
              <w:top w:val="outset" w:sz="6" w:space="0" w:color="auto"/>
              <w:left w:val="outset" w:sz="6" w:space="0" w:color="auto"/>
              <w:bottom w:val="outset" w:sz="6" w:space="0" w:color="auto"/>
              <w:right w:val="outset" w:sz="6" w:space="0" w:color="auto"/>
            </w:tcBorders>
            <w:hideMark/>
          </w:tcPr>
          <w:p w14:paraId="3C13A5A2" w14:textId="77777777" w:rsidR="00D45A8C" w:rsidRPr="00B620DB" w:rsidRDefault="00D45A8C" w:rsidP="00D45A8C">
            <w:pPr>
              <w:pStyle w:val="12TabHeadBody"/>
            </w:pPr>
            <w:bookmarkStart w:id="1495" w:name="nfpa_fph"/>
            <w:bookmarkStart w:id="1496" w:name="a100610"/>
            <w:bookmarkEnd w:id="1495"/>
            <w:bookmarkEnd w:id="1496"/>
            <w:r w:rsidRPr="00B620DB">
              <w:rPr>
                <w:rStyle w:val="flts1"/>
              </w:rPr>
              <w:t>Fire Protection Handbook, Twentieth Edition</w:t>
            </w:r>
            <w:bookmarkStart w:id="1497" w:name="a100612"/>
            <w:bookmarkEnd w:id="1497"/>
          </w:p>
        </w:tc>
        <w:tc>
          <w:tcPr>
            <w:tcW w:w="1524" w:type="pct"/>
            <w:tcBorders>
              <w:top w:val="outset" w:sz="6" w:space="0" w:color="auto"/>
              <w:left w:val="outset" w:sz="6" w:space="0" w:color="auto"/>
              <w:bottom w:val="outset" w:sz="6" w:space="0" w:color="auto"/>
              <w:right w:val="outset" w:sz="6" w:space="0" w:color="auto"/>
            </w:tcBorders>
            <w:hideMark/>
          </w:tcPr>
          <w:p w14:paraId="58C605ED" w14:textId="77777777" w:rsidR="00D45A8C" w:rsidRPr="00B620DB" w:rsidRDefault="00135AFF" w:rsidP="00D45A8C">
            <w:pPr>
              <w:pStyle w:val="12TabHeadBody"/>
            </w:pPr>
            <w:hyperlink r:id="rId1370" w:anchor="en000042" w:history="1">
              <w:r w:rsidR="00D45A8C" w:rsidRPr="00B620DB">
                <w:rPr>
                  <w:rStyle w:val="Hyperlink"/>
                  <w:color w:val="auto"/>
                  <w:szCs w:val="18"/>
                  <w:u w:val="none"/>
                </w:rPr>
                <w:t>A-3.2.2.2.(1)</w:t>
              </w:r>
            </w:hyperlink>
            <w:r w:rsidR="00D45A8C" w:rsidRPr="00B620DB">
              <w:br/>
            </w:r>
            <w:hyperlink r:id="rId1371" w:anchor="en001118" w:history="1">
              <w:r w:rsidR="00D45A8C" w:rsidRPr="00B620DB">
                <w:rPr>
                  <w:rStyle w:val="Hyperlink"/>
                  <w:color w:val="auto"/>
                  <w:szCs w:val="18"/>
                  <w:u w:val="none"/>
                </w:rPr>
                <w:t>A-3.6.2.7.(5)</w:t>
              </w:r>
            </w:hyperlink>
          </w:p>
        </w:tc>
      </w:tr>
      <w:tr w:rsidR="00D45A8C" w:rsidRPr="00B620DB" w14:paraId="06C5BA4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B482D0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2AF3AC39" w14:textId="77777777" w:rsidR="00D45A8C" w:rsidRPr="00B620DB" w:rsidRDefault="00D45A8C" w:rsidP="00D45A8C">
            <w:pPr>
              <w:pStyle w:val="12TabHeadBody"/>
            </w:pPr>
            <w:r w:rsidRPr="00B620DB">
              <w:rPr>
                <w:rStyle w:val="flts1"/>
              </w:rPr>
              <w:t>13-2019</w:t>
            </w:r>
            <w:bookmarkStart w:id="1498" w:name="et001030-6"/>
            <w:bookmarkStart w:id="1499" w:name="a100630"/>
            <w:bookmarkEnd w:id="1498"/>
            <w:bookmarkEnd w:id="1499"/>
            <w:r w:rsidRPr="00B620DB">
              <w:rPr>
                <w:sz w:val="12"/>
                <w:szCs w:val="12"/>
                <w:vertAlign w:val="superscript"/>
              </w:rPr>
              <w:t>(6)</w:t>
            </w:r>
            <w:bookmarkStart w:id="1500" w:name="a100634"/>
            <w:bookmarkEnd w:id="1500"/>
          </w:p>
        </w:tc>
        <w:tc>
          <w:tcPr>
            <w:tcW w:w="1641" w:type="pct"/>
            <w:tcBorders>
              <w:top w:val="outset" w:sz="6" w:space="0" w:color="auto"/>
              <w:left w:val="outset" w:sz="6" w:space="0" w:color="auto"/>
              <w:bottom w:val="outset" w:sz="6" w:space="0" w:color="auto"/>
              <w:right w:val="outset" w:sz="6" w:space="0" w:color="auto"/>
            </w:tcBorders>
            <w:hideMark/>
          </w:tcPr>
          <w:p w14:paraId="6122E245" w14:textId="77777777" w:rsidR="00D45A8C" w:rsidRPr="00B620DB" w:rsidRDefault="00D45A8C" w:rsidP="00D45A8C">
            <w:pPr>
              <w:pStyle w:val="12TabHeadBody"/>
            </w:pPr>
            <w:bookmarkStart w:id="1501" w:name="nfpa13"/>
            <w:bookmarkStart w:id="1502" w:name="a100638"/>
            <w:bookmarkEnd w:id="1501"/>
            <w:bookmarkEnd w:id="1502"/>
            <w:r w:rsidRPr="00B620DB">
              <w:rPr>
                <w:rStyle w:val="flts1"/>
              </w:rPr>
              <w:t>Standard for the Installation of Sprinkler Systems</w:t>
            </w:r>
            <w:bookmarkStart w:id="1503" w:name="a100640"/>
            <w:bookmarkEnd w:id="1503"/>
          </w:p>
        </w:tc>
        <w:tc>
          <w:tcPr>
            <w:tcW w:w="1524" w:type="pct"/>
            <w:tcBorders>
              <w:top w:val="outset" w:sz="6" w:space="0" w:color="auto"/>
              <w:left w:val="outset" w:sz="6" w:space="0" w:color="auto"/>
              <w:bottom w:val="outset" w:sz="6" w:space="0" w:color="auto"/>
              <w:right w:val="outset" w:sz="6" w:space="0" w:color="auto"/>
            </w:tcBorders>
            <w:hideMark/>
          </w:tcPr>
          <w:p w14:paraId="124F498F" w14:textId="77777777" w:rsidR="00D45A8C" w:rsidRPr="00B620DB" w:rsidRDefault="00135AFF" w:rsidP="00D45A8C">
            <w:pPr>
              <w:pStyle w:val="12TabHeadBody"/>
            </w:pPr>
            <w:hyperlink r:id="rId1372" w:anchor="es016018" w:history="1">
              <w:r w:rsidR="00D45A8C" w:rsidRPr="00B620DB">
                <w:rPr>
                  <w:rStyle w:val="Hyperlink"/>
                  <w:color w:val="auto"/>
                  <w:szCs w:val="18"/>
                  <w:u w:val="none"/>
                </w:rPr>
                <w:t>3.1.9.1.(4)</w:t>
              </w:r>
            </w:hyperlink>
            <w:r w:rsidR="00D45A8C" w:rsidRPr="00B620DB">
              <w:br/>
            </w:r>
            <w:hyperlink r:id="rId1373" w:anchor="es000645" w:history="1">
              <w:r w:rsidR="00D45A8C" w:rsidRPr="00B620DB">
                <w:rPr>
                  <w:rStyle w:val="Hyperlink"/>
                  <w:color w:val="auto"/>
                  <w:szCs w:val="18"/>
                  <w:u w:val="none"/>
                </w:rPr>
                <w:t>3.2.4.8.(2)</w:t>
              </w:r>
            </w:hyperlink>
            <w:r w:rsidR="00D45A8C" w:rsidRPr="00B620DB">
              <w:br/>
            </w:r>
            <w:hyperlink r:id="rId1374" w:anchor="es000664" w:history="1">
              <w:r w:rsidR="00D45A8C" w:rsidRPr="00B620DB">
                <w:rPr>
                  <w:rStyle w:val="Hyperlink"/>
                  <w:color w:val="auto"/>
                  <w:szCs w:val="18"/>
                  <w:u w:val="none"/>
                </w:rPr>
                <w:t>3.2.4.15.(1)</w:t>
              </w:r>
            </w:hyperlink>
            <w:r w:rsidR="00D45A8C" w:rsidRPr="00B620DB">
              <w:br/>
            </w:r>
            <w:hyperlink r:id="rId1375" w:anchor="es000733" w:history="1">
              <w:r w:rsidR="00D45A8C" w:rsidRPr="00B620DB">
                <w:rPr>
                  <w:rStyle w:val="Hyperlink"/>
                  <w:color w:val="auto"/>
                  <w:szCs w:val="18"/>
                  <w:u w:val="none"/>
                </w:rPr>
                <w:t>3.2.5.12.(1)</w:t>
              </w:r>
            </w:hyperlink>
            <w:r w:rsidR="00D45A8C" w:rsidRPr="00B620DB">
              <w:br/>
            </w:r>
            <w:hyperlink r:id="rId1376" w:anchor="es008932" w:history="1">
              <w:r w:rsidR="00D45A8C" w:rsidRPr="00B620DB">
                <w:rPr>
                  <w:rStyle w:val="Hyperlink"/>
                  <w:color w:val="auto"/>
                  <w:szCs w:val="18"/>
                  <w:u w:val="none"/>
                </w:rPr>
                <w:t>3.2.5.12.(9)</w:t>
              </w:r>
            </w:hyperlink>
            <w:r w:rsidR="00D45A8C" w:rsidRPr="00B620DB">
              <w:br/>
            </w:r>
            <w:hyperlink r:id="rId1377" w:anchor="es000810" w:history="1">
              <w:r w:rsidR="00D45A8C" w:rsidRPr="00B620DB">
                <w:rPr>
                  <w:rStyle w:val="Hyperlink"/>
                  <w:color w:val="auto"/>
                  <w:szCs w:val="18"/>
                  <w:u w:val="none"/>
                </w:rPr>
                <w:t>3.2.8.2.(5)</w:t>
              </w:r>
            </w:hyperlink>
            <w:r w:rsidR="00D45A8C" w:rsidRPr="00B620DB">
              <w:br/>
            </w:r>
            <w:hyperlink r:id="rId1378" w:anchor="es008931" w:history="1">
              <w:r w:rsidR="00D45A8C" w:rsidRPr="00B620DB">
                <w:rPr>
                  <w:rStyle w:val="Hyperlink"/>
                  <w:color w:val="auto"/>
                  <w:szCs w:val="18"/>
                  <w:u w:val="none"/>
                </w:rPr>
                <w:t>3.2.8.3.(2)</w:t>
              </w:r>
            </w:hyperlink>
            <w:r w:rsidR="00D45A8C" w:rsidRPr="00B620DB">
              <w:br/>
            </w:r>
            <w:hyperlink r:id="rId1379" w:anchor="es000957" w:history="1">
              <w:r w:rsidR="00D45A8C" w:rsidRPr="00B620DB">
                <w:rPr>
                  <w:rStyle w:val="Hyperlink"/>
                  <w:color w:val="auto"/>
                  <w:szCs w:val="18"/>
                  <w:u w:val="none"/>
                </w:rPr>
                <w:t>3.3.2.14.(3)</w:t>
              </w:r>
            </w:hyperlink>
            <w:r w:rsidR="00D45A8C" w:rsidRPr="00B620DB">
              <w:br/>
            </w:r>
            <w:hyperlink r:id="rId1380" w:anchor="en000867" w:history="1">
              <w:r w:rsidR="00D45A8C" w:rsidRPr="00B620DB">
                <w:rPr>
                  <w:rStyle w:val="Hyperlink"/>
                  <w:color w:val="auto"/>
                  <w:szCs w:val="18"/>
                  <w:u w:val="none"/>
                </w:rPr>
                <w:t>A-3.1.11.5.(3) and (4)</w:t>
              </w:r>
            </w:hyperlink>
            <w:r w:rsidR="00D45A8C" w:rsidRPr="00B620DB">
              <w:br/>
            </w:r>
            <w:hyperlink r:id="rId1381" w:anchor="en000056" w:history="1">
              <w:r w:rsidR="00D45A8C" w:rsidRPr="00B620DB">
                <w:rPr>
                  <w:rStyle w:val="Hyperlink"/>
                  <w:color w:val="auto"/>
                  <w:szCs w:val="18"/>
                  <w:u w:val="none"/>
                </w:rPr>
                <w:t>A-3.2.4.9.(3)(f)</w:t>
              </w:r>
            </w:hyperlink>
            <w:r w:rsidR="00D45A8C" w:rsidRPr="00B620DB">
              <w:br/>
            </w:r>
            <w:hyperlink r:id="rId1382" w:anchor="en000072" w:history="1">
              <w:r w:rsidR="00D45A8C" w:rsidRPr="00B620DB">
                <w:rPr>
                  <w:rStyle w:val="Hyperlink"/>
                  <w:color w:val="auto"/>
                  <w:szCs w:val="18"/>
                  <w:u w:val="none"/>
                </w:rPr>
                <w:t>A-3.2.5.12.(1)</w:t>
              </w:r>
            </w:hyperlink>
            <w:r w:rsidR="00D45A8C" w:rsidRPr="00B620DB">
              <w:br/>
            </w:r>
            <w:hyperlink r:id="rId1383" w:anchor="en001112" w:history="1">
              <w:r w:rsidR="00D45A8C" w:rsidRPr="00B620DB">
                <w:rPr>
                  <w:rStyle w:val="Hyperlink"/>
                  <w:color w:val="auto"/>
                  <w:szCs w:val="18"/>
                  <w:u w:val="none"/>
                </w:rPr>
                <w:t>A-3.2.5.12.(6)</w:t>
              </w:r>
            </w:hyperlink>
            <w:r w:rsidR="00D45A8C" w:rsidRPr="00B620DB">
              <w:br/>
            </w:r>
            <w:hyperlink r:id="rId1384" w:anchor="en000076" w:history="1">
              <w:r w:rsidR="00D45A8C" w:rsidRPr="00B620DB">
                <w:rPr>
                  <w:rStyle w:val="Hyperlink"/>
                  <w:color w:val="auto"/>
                  <w:szCs w:val="18"/>
                  <w:u w:val="none"/>
                </w:rPr>
                <w:t>A-3.2.5.13.(1)</w:t>
              </w:r>
            </w:hyperlink>
            <w:r w:rsidR="00D45A8C" w:rsidRPr="00B620DB">
              <w:br/>
            </w:r>
            <w:hyperlink r:id="rId1385" w:anchor="en000082" w:history="1">
              <w:r w:rsidR="00D45A8C" w:rsidRPr="00B620DB">
                <w:rPr>
                  <w:rStyle w:val="Hyperlink"/>
                  <w:color w:val="auto"/>
                  <w:szCs w:val="18"/>
                  <w:u w:val="none"/>
                </w:rPr>
                <w:t>A-3.2.8.2.(3)</w:t>
              </w:r>
            </w:hyperlink>
            <w:r w:rsidR="00D45A8C" w:rsidRPr="00B620DB">
              <w:br/>
            </w:r>
            <w:hyperlink r:id="rId1386" w:anchor="es014633" w:history="1">
              <w:r w:rsidR="00D45A8C" w:rsidRPr="00B620DB">
                <w:rPr>
                  <w:rStyle w:val="Hyperlink"/>
                  <w:color w:val="auto"/>
                  <w:szCs w:val="18"/>
                  <w:u w:val="none"/>
                </w:rPr>
                <w:t>9.10.9.9.(4)</w:t>
              </w:r>
            </w:hyperlink>
          </w:p>
        </w:tc>
      </w:tr>
      <w:tr w:rsidR="00D45A8C" w:rsidRPr="00B620DB" w14:paraId="0580562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A8832FF"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06194E7C" w14:textId="77777777" w:rsidR="00D45A8C" w:rsidRPr="00B620DB" w:rsidRDefault="00D45A8C" w:rsidP="00D45A8C">
            <w:pPr>
              <w:pStyle w:val="12TabHeadBody"/>
            </w:pPr>
            <w:r w:rsidRPr="00B620DB">
              <w:rPr>
                <w:rStyle w:val="flts1"/>
              </w:rPr>
              <w:t>13D-2016</w:t>
            </w:r>
          </w:p>
        </w:tc>
        <w:tc>
          <w:tcPr>
            <w:tcW w:w="1641" w:type="pct"/>
            <w:tcBorders>
              <w:top w:val="outset" w:sz="6" w:space="0" w:color="auto"/>
              <w:left w:val="outset" w:sz="6" w:space="0" w:color="auto"/>
              <w:bottom w:val="outset" w:sz="6" w:space="0" w:color="auto"/>
              <w:right w:val="outset" w:sz="6" w:space="0" w:color="auto"/>
            </w:tcBorders>
            <w:hideMark/>
          </w:tcPr>
          <w:p w14:paraId="13E4A977" w14:textId="77777777" w:rsidR="00D45A8C" w:rsidRPr="00B620DB" w:rsidRDefault="00D45A8C" w:rsidP="00D45A8C">
            <w:pPr>
              <w:pStyle w:val="12TabHeadBody"/>
            </w:pPr>
            <w:bookmarkStart w:id="1504" w:name="nfpa13d"/>
            <w:bookmarkStart w:id="1505" w:name="a100893"/>
            <w:bookmarkEnd w:id="1504"/>
            <w:bookmarkEnd w:id="1505"/>
            <w:r w:rsidRPr="00B620DB">
              <w:rPr>
                <w:rStyle w:val="flts1"/>
              </w:rPr>
              <w:t>Standard for the Installation of Sprinkler Systems in One- and Two-Family Dwellings and Manufactured Homes</w:t>
            </w:r>
            <w:bookmarkStart w:id="1506" w:name="a100895"/>
            <w:bookmarkEnd w:id="1506"/>
          </w:p>
        </w:tc>
        <w:tc>
          <w:tcPr>
            <w:tcW w:w="1524" w:type="pct"/>
            <w:tcBorders>
              <w:top w:val="outset" w:sz="6" w:space="0" w:color="auto"/>
              <w:left w:val="outset" w:sz="6" w:space="0" w:color="auto"/>
              <w:bottom w:val="outset" w:sz="6" w:space="0" w:color="auto"/>
              <w:right w:val="outset" w:sz="6" w:space="0" w:color="auto"/>
            </w:tcBorders>
            <w:hideMark/>
          </w:tcPr>
          <w:p w14:paraId="4645F978" w14:textId="77777777" w:rsidR="00D45A8C" w:rsidRPr="00B620DB" w:rsidRDefault="00135AFF" w:rsidP="00D45A8C">
            <w:pPr>
              <w:pStyle w:val="12TabHeadBody"/>
            </w:pPr>
            <w:hyperlink r:id="rId1387" w:anchor="es016020" w:history="1">
              <w:r w:rsidR="00D45A8C" w:rsidRPr="00B620DB">
                <w:rPr>
                  <w:rStyle w:val="Hyperlink"/>
                  <w:color w:val="auto"/>
                  <w:szCs w:val="18"/>
                  <w:u w:val="none"/>
                </w:rPr>
                <w:t>3.2.4.1.(2)</w:t>
              </w:r>
            </w:hyperlink>
            <w:r w:rsidR="00D45A8C" w:rsidRPr="00B620DB">
              <w:br/>
            </w:r>
            <w:hyperlink r:id="rId1388" w:anchor="es000735" w:history="1">
              <w:r w:rsidR="00D45A8C" w:rsidRPr="00B620DB">
                <w:rPr>
                  <w:rStyle w:val="Hyperlink"/>
                  <w:color w:val="auto"/>
                  <w:szCs w:val="18"/>
                  <w:u w:val="none"/>
                </w:rPr>
                <w:t>3.2.5.12.(3)</w:t>
              </w:r>
            </w:hyperlink>
            <w:r w:rsidR="00D45A8C" w:rsidRPr="00B620DB">
              <w:br/>
            </w:r>
            <w:hyperlink r:id="rId1389" w:anchor="es008972" w:history="1">
              <w:r w:rsidR="00D45A8C" w:rsidRPr="00B620DB">
                <w:rPr>
                  <w:rStyle w:val="Hyperlink"/>
                  <w:color w:val="auto"/>
                  <w:szCs w:val="18"/>
                  <w:u w:val="none"/>
                </w:rPr>
                <w:t>3.2.7.9.(4)</w:t>
              </w:r>
            </w:hyperlink>
            <w:r w:rsidR="00D45A8C" w:rsidRPr="00B620DB">
              <w:br/>
            </w:r>
            <w:hyperlink r:id="rId1390" w:anchor="en000870" w:history="1">
              <w:r w:rsidR="00D45A8C" w:rsidRPr="00B620DB">
                <w:rPr>
                  <w:rStyle w:val="Hyperlink"/>
                  <w:color w:val="auto"/>
                  <w:szCs w:val="18"/>
                  <w:u w:val="none"/>
                </w:rPr>
                <w:t>A-3.2.5.12.(2)</w:t>
              </w:r>
            </w:hyperlink>
            <w:r w:rsidR="00D45A8C" w:rsidRPr="00B620DB">
              <w:br/>
            </w:r>
            <w:hyperlink r:id="rId1391" w:anchor="en001112" w:history="1">
              <w:r w:rsidR="00D45A8C" w:rsidRPr="00B620DB">
                <w:rPr>
                  <w:rStyle w:val="Hyperlink"/>
                  <w:color w:val="auto"/>
                  <w:szCs w:val="18"/>
                  <w:u w:val="none"/>
                </w:rPr>
                <w:t>A-3.2.5.12.(6)</w:t>
              </w:r>
            </w:hyperlink>
            <w:r w:rsidR="00D45A8C" w:rsidRPr="00B620DB">
              <w:br/>
            </w:r>
            <w:hyperlink r:id="rId1392" w:anchor="en000076" w:history="1">
              <w:r w:rsidR="00D45A8C" w:rsidRPr="00B620DB">
                <w:rPr>
                  <w:rStyle w:val="Hyperlink"/>
                  <w:color w:val="auto"/>
                  <w:szCs w:val="18"/>
                  <w:u w:val="none"/>
                </w:rPr>
                <w:t>A-3.2.5.13.(1)</w:t>
              </w:r>
            </w:hyperlink>
            <w:r w:rsidR="00D45A8C" w:rsidRPr="00B620DB">
              <w:br/>
            </w:r>
            <w:hyperlink r:id="rId1393" w:anchor="es013718" w:history="1">
              <w:r w:rsidR="00D45A8C" w:rsidRPr="00B620DB">
                <w:rPr>
                  <w:rStyle w:val="Hyperlink"/>
                  <w:color w:val="auto"/>
                  <w:szCs w:val="18"/>
                  <w:u w:val="none"/>
                </w:rPr>
                <w:t>9.10.2.2.(2)</w:t>
              </w:r>
            </w:hyperlink>
            <w:r w:rsidR="00D45A8C" w:rsidRPr="00B620DB">
              <w:br/>
            </w:r>
            <w:hyperlink r:id="rId1394" w:anchor="es016039" w:history="1">
              <w:r w:rsidR="00D45A8C" w:rsidRPr="00B620DB">
                <w:rPr>
                  <w:rStyle w:val="Hyperlink"/>
                  <w:color w:val="auto"/>
                  <w:szCs w:val="18"/>
                  <w:u w:val="none"/>
                </w:rPr>
                <w:t>9.10.18.2.(3)</w:t>
              </w:r>
            </w:hyperlink>
          </w:p>
        </w:tc>
      </w:tr>
      <w:tr w:rsidR="00D45A8C" w:rsidRPr="00B620DB" w14:paraId="108D272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74C1D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453C77F8" w14:textId="77777777" w:rsidR="00D45A8C" w:rsidRPr="00B620DB" w:rsidRDefault="00D45A8C" w:rsidP="00D45A8C">
            <w:pPr>
              <w:pStyle w:val="12TabHeadBody"/>
            </w:pPr>
            <w:r w:rsidRPr="00B620DB">
              <w:rPr>
                <w:rStyle w:val="flts1"/>
              </w:rPr>
              <w:t>13R-2019</w:t>
            </w:r>
            <w:bookmarkStart w:id="1507" w:name="et001030-7"/>
            <w:bookmarkStart w:id="1508" w:name="a101131"/>
            <w:bookmarkEnd w:id="1507"/>
            <w:bookmarkEnd w:id="1508"/>
            <w:r w:rsidRPr="00B620DB">
              <w:rPr>
                <w:sz w:val="12"/>
                <w:szCs w:val="12"/>
                <w:vertAlign w:val="superscript"/>
              </w:rPr>
              <w:t>(7)</w:t>
            </w:r>
            <w:bookmarkStart w:id="1509" w:name="a101135"/>
            <w:bookmarkEnd w:id="1509"/>
          </w:p>
        </w:tc>
        <w:tc>
          <w:tcPr>
            <w:tcW w:w="1641" w:type="pct"/>
            <w:tcBorders>
              <w:top w:val="outset" w:sz="6" w:space="0" w:color="auto"/>
              <w:left w:val="outset" w:sz="6" w:space="0" w:color="auto"/>
              <w:bottom w:val="outset" w:sz="6" w:space="0" w:color="auto"/>
              <w:right w:val="outset" w:sz="6" w:space="0" w:color="auto"/>
            </w:tcBorders>
            <w:hideMark/>
          </w:tcPr>
          <w:p w14:paraId="3BD34766" w14:textId="77777777" w:rsidR="00D45A8C" w:rsidRPr="00B620DB" w:rsidRDefault="00D45A8C" w:rsidP="00D45A8C">
            <w:pPr>
              <w:pStyle w:val="12TabHeadBody"/>
            </w:pPr>
            <w:bookmarkStart w:id="1510" w:name="nfpa13r"/>
            <w:bookmarkStart w:id="1511" w:name="a101139"/>
            <w:bookmarkEnd w:id="1510"/>
            <w:bookmarkEnd w:id="1511"/>
            <w:r w:rsidRPr="00B620DB">
              <w:rPr>
                <w:rStyle w:val="flts1"/>
              </w:rPr>
              <w:t>Standard for the Installation of Sprinkler Systems in Low-Rise Residential Occupancies</w:t>
            </w:r>
            <w:bookmarkStart w:id="1512" w:name="a101141"/>
            <w:bookmarkEnd w:id="1512"/>
          </w:p>
        </w:tc>
        <w:tc>
          <w:tcPr>
            <w:tcW w:w="1524" w:type="pct"/>
            <w:tcBorders>
              <w:top w:val="outset" w:sz="6" w:space="0" w:color="auto"/>
              <w:left w:val="outset" w:sz="6" w:space="0" w:color="auto"/>
              <w:bottom w:val="outset" w:sz="6" w:space="0" w:color="auto"/>
              <w:right w:val="outset" w:sz="6" w:space="0" w:color="auto"/>
            </w:tcBorders>
            <w:hideMark/>
          </w:tcPr>
          <w:p w14:paraId="3366F9E2" w14:textId="77777777" w:rsidR="00D45A8C" w:rsidRPr="00B620DB" w:rsidRDefault="00135AFF" w:rsidP="00D45A8C">
            <w:pPr>
              <w:pStyle w:val="12TabHeadBody"/>
            </w:pPr>
            <w:hyperlink r:id="rId1395" w:anchor="es000734" w:history="1">
              <w:r w:rsidR="00D45A8C" w:rsidRPr="00B620DB">
                <w:rPr>
                  <w:rStyle w:val="Hyperlink"/>
                  <w:color w:val="auto"/>
                  <w:szCs w:val="18"/>
                  <w:u w:val="none"/>
                </w:rPr>
                <w:t>3.2.5.12.(2)</w:t>
              </w:r>
            </w:hyperlink>
            <w:r w:rsidR="00D45A8C" w:rsidRPr="00B620DB">
              <w:br/>
            </w:r>
            <w:hyperlink r:id="rId1396" w:anchor="en000870" w:history="1">
              <w:r w:rsidR="00D45A8C" w:rsidRPr="00B620DB">
                <w:rPr>
                  <w:rStyle w:val="Hyperlink"/>
                  <w:color w:val="auto"/>
                  <w:szCs w:val="18"/>
                  <w:u w:val="none"/>
                </w:rPr>
                <w:t>A-3.2.5.12.(2)</w:t>
              </w:r>
            </w:hyperlink>
            <w:r w:rsidR="00D45A8C" w:rsidRPr="00B620DB">
              <w:br/>
            </w:r>
            <w:hyperlink r:id="rId1397" w:anchor="en001112" w:history="1">
              <w:r w:rsidR="00D45A8C" w:rsidRPr="00B620DB">
                <w:rPr>
                  <w:rStyle w:val="Hyperlink"/>
                  <w:color w:val="auto"/>
                  <w:szCs w:val="18"/>
                  <w:u w:val="none"/>
                </w:rPr>
                <w:t>A-3.2.5.12.(6)</w:t>
              </w:r>
            </w:hyperlink>
            <w:r w:rsidR="00D45A8C" w:rsidRPr="00B620DB">
              <w:br/>
            </w:r>
            <w:hyperlink r:id="rId1398" w:anchor="en000076" w:history="1">
              <w:r w:rsidR="00D45A8C" w:rsidRPr="00B620DB">
                <w:rPr>
                  <w:rStyle w:val="Hyperlink"/>
                  <w:color w:val="auto"/>
                  <w:szCs w:val="18"/>
                  <w:u w:val="none"/>
                </w:rPr>
                <w:t>A-3.2.5.13.(1)</w:t>
              </w:r>
            </w:hyperlink>
          </w:p>
        </w:tc>
      </w:tr>
      <w:tr w:rsidR="00D45A8C" w:rsidRPr="00B620DB" w14:paraId="531B6C5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224952F"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207BE985" w14:textId="77777777" w:rsidR="00D45A8C" w:rsidRPr="00B620DB" w:rsidRDefault="00D45A8C" w:rsidP="00D45A8C">
            <w:pPr>
              <w:pStyle w:val="12TabHeadBody"/>
            </w:pPr>
            <w:r w:rsidRPr="00B620DB">
              <w:rPr>
                <w:rStyle w:val="flts1"/>
              </w:rPr>
              <w:t>14-2013</w:t>
            </w:r>
          </w:p>
        </w:tc>
        <w:tc>
          <w:tcPr>
            <w:tcW w:w="1641" w:type="pct"/>
            <w:tcBorders>
              <w:top w:val="outset" w:sz="6" w:space="0" w:color="auto"/>
              <w:left w:val="outset" w:sz="6" w:space="0" w:color="auto"/>
              <w:bottom w:val="outset" w:sz="6" w:space="0" w:color="auto"/>
              <w:right w:val="outset" w:sz="6" w:space="0" w:color="auto"/>
            </w:tcBorders>
            <w:hideMark/>
          </w:tcPr>
          <w:p w14:paraId="4CBA44B2" w14:textId="77777777" w:rsidR="00D45A8C" w:rsidRPr="00B620DB" w:rsidRDefault="00D45A8C" w:rsidP="00D45A8C">
            <w:pPr>
              <w:pStyle w:val="12TabHeadBody"/>
            </w:pPr>
            <w:bookmarkStart w:id="1513" w:name="nfpa14"/>
            <w:bookmarkStart w:id="1514" w:name="a101166"/>
            <w:bookmarkEnd w:id="1513"/>
            <w:bookmarkEnd w:id="1514"/>
            <w:r w:rsidRPr="00B620DB">
              <w:rPr>
                <w:rStyle w:val="flts1"/>
              </w:rPr>
              <w:t>Standard for the Installation of Standpipe and Hose Systems</w:t>
            </w:r>
            <w:bookmarkStart w:id="1515" w:name="a101168"/>
            <w:bookmarkEnd w:id="1515"/>
          </w:p>
        </w:tc>
        <w:tc>
          <w:tcPr>
            <w:tcW w:w="1524" w:type="pct"/>
            <w:tcBorders>
              <w:top w:val="outset" w:sz="6" w:space="0" w:color="auto"/>
              <w:left w:val="outset" w:sz="6" w:space="0" w:color="auto"/>
              <w:bottom w:val="outset" w:sz="6" w:space="0" w:color="auto"/>
              <w:right w:val="outset" w:sz="6" w:space="0" w:color="auto"/>
            </w:tcBorders>
            <w:hideMark/>
          </w:tcPr>
          <w:p w14:paraId="20EA2F0B" w14:textId="77777777" w:rsidR="00D45A8C" w:rsidRPr="00B620DB" w:rsidRDefault="00135AFF" w:rsidP="00D45A8C">
            <w:pPr>
              <w:pStyle w:val="12TabHeadBody"/>
            </w:pPr>
            <w:hyperlink r:id="rId1399" w:anchor="es000716" w:history="1">
              <w:r w:rsidR="00D45A8C" w:rsidRPr="00B620DB">
                <w:rPr>
                  <w:rStyle w:val="Hyperlink"/>
                  <w:color w:val="auto"/>
                  <w:szCs w:val="18"/>
                  <w:u w:val="none"/>
                </w:rPr>
                <w:t>3.2.5.9.(1)</w:t>
              </w:r>
            </w:hyperlink>
            <w:r w:rsidR="00D45A8C" w:rsidRPr="00B620DB">
              <w:br/>
            </w:r>
            <w:hyperlink r:id="rId1400" w:anchor="es000722" w:history="1">
              <w:r w:rsidR="00D45A8C" w:rsidRPr="00B620DB">
                <w:rPr>
                  <w:rStyle w:val="Hyperlink"/>
                  <w:color w:val="auto"/>
                  <w:szCs w:val="18"/>
                  <w:u w:val="none"/>
                </w:rPr>
                <w:t>3.2.5.10.(1)</w:t>
              </w:r>
            </w:hyperlink>
          </w:p>
        </w:tc>
      </w:tr>
      <w:tr w:rsidR="00D45A8C" w:rsidRPr="00B620DB" w14:paraId="53D9B74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176FE3" w14:textId="77777777" w:rsidR="00D45A8C" w:rsidRPr="00B620DB" w:rsidRDefault="00D45A8C" w:rsidP="00D45A8C">
            <w:pPr>
              <w:pStyle w:val="12TabHeadBody"/>
            </w:pPr>
            <w:r w:rsidRPr="00B620DB">
              <w:rPr>
                <w:rStyle w:val="flts1"/>
              </w:rPr>
              <w:lastRenderedPageBreak/>
              <w:t>NFPA</w:t>
            </w:r>
          </w:p>
        </w:tc>
        <w:tc>
          <w:tcPr>
            <w:tcW w:w="1253" w:type="pct"/>
            <w:tcBorders>
              <w:top w:val="outset" w:sz="6" w:space="0" w:color="auto"/>
              <w:left w:val="outset" w:sz="6" w:space="0" w:color="auto"/>
              <w:bottom w:val="outset" w:sz="6" w:space="0" w:color="auto"/>
              <w:right w:val="outset" w:sz="6" w:space="0" w:color="auto"/>
            </w:tcBorders>
            <w:hideMark/>
          </w:tcPr>
          <w:p w14:paraId="442C3919" w14:textId="77777777" w:rsidR="00D45A8C" w:rsidRPr="00B620DB" w:rsidRDefault="00D45A8C" w:rsidP="00D45A8C">
            <w:pPr>
              <w:pStyle w:val="12TabHeadBody"/>
            </w:pPr>
            <w:r w:rsidRPr="00B620DB">
              <w:rPr>
                <w:rStyle w:val="flts1"/>
              </w:rPr>
              <w:t>20-2016</w:t>
            </w:r>
          </w:p>
        </w:tc>
        <w:tc>
          <w:tcPr>
            <w:tcW w:w="1641" w:type="pct"/>
            <w:tcBorders>
              <w:top w:val="outset" w:sz="6" w:space="0" w:color="auto"/>
              <w:left w:val="outset" w:sz="6" w:space="0" w:color="auto"/>
              <w:bottom w:val="outset" w:sz="6" w:space="0" w:color="auto"/>
              <w:right w:val="outset" w:sz="6" w:space="0" w:color="auto"/>
            </w:tcBorders>
            <w:hideMark/>
          </w:tcPr>
          <w:p w14:paraId="6F97418E" w14:textId="77777777" w:rsidR="00D45A8C" w:rsidRPr="00B620DB" w:rsidRDefault="00D45A8C" w:rsidP="00D45A8C">
            <w:pPr>
              <w:pStyle w:val="12TabHeadBody"/>
            </w:pPr>
            <w:bookmarkStart w:id="1516" w:name="nfpa20"/>
            <w:bookmarkStart w:id="1517" w:name="a101395"/>
            <w:bookmarkEnd w:id="1516"/>
            <w:bookmarkEnd w:id="1517"/>
            <w:r w:rsidRPr="00B620DB">
              <w:rPr>
                <w:rStyle w:val="flts1"/>
              </w:rPr>
              <w:t>Standard for the Installation of Stationary Pumps for Fire Protection</w:t>
            </w:r>
            <w:bookmarkStart w:id="1518" w:name="a101397"/>
            <w:bookmarkEnd w:id="1518"/>
          </w:p>
        </w:tc>
        <w:tc>
          <w:tcPr>
            <w:tcW w:w="1524" w:type="pct"/>
            <w:tcBorders>
              <w:top w:val="outset" w:sz="6" w:space="0" w:color="auto"/>
              <w:left w:val="outset" w:sz="6" w:space="0" w:color="auto"/>
              <w:bottom w:val="outset" w:sz="6" w:space="0" w:color="auto"/>
              <w:right w:val="outset" w:sz="6" w:space="0" w:color="auto"/>
            </w:tcBorders>
            <w:hideMark/>
          </w:tcPr>
          <w:p w14:paraId="18BADDBF" w14:textId="77777777" w:rsidR="00D45A8C" w:rsidRPr="00B620DB" w:rsidRDefault="00135AFF" w:rsidP="00D45A8C">
            <w:pPr>
              <w:pStyle w:val="12TabHeadBody"/>
            </w:pPr>
            <w:hyperlink r:id="rId1401" w:anchor="es016001" w:history="1">
              <w:r w:rsidR="00D45A8C" w:rsidRPr="00B620DB">
                <w:rPr>
                  <w:rStyle w:val="Hyperlink"/>
                  <w:color w:val="auto"/>
                  <w:szCs w:val="18"/>
                  <w:u w:val="none"/>
                </w:rPr>
                <w:t>3.2.4.9.(4)</w:t>
              </w:r>
            </w:hyperlink>
            <w:r w:rsidR="00D45A8C" w:rsidRPr="00B620DB">
              <w:br/>
            </w:r>
            <w:hyperlink r:id="rId1402" w:anchor="es000753" w:history="1">
              <w:r w:rsidR="00D45A8C" w:rsidRPr="00B620DB">
                <w:rPr>
                  <w:rStyle w:val="Hyperlink"/>
                  <w:color w:val="auto"/>
                  <w:szCs w:val="18"/>
                  <w:u w:val="none"/>
                </w:rPr>
                <w:t>3.2.5.18.(1)</w:t>
              </w:r>
            </w:hyperlink>
            <w:r w:rsidR="00D45A8C" w:rsidRPr="00B620DB">
              <w:br/>
            </w:r>
            <w:hyperlink r:id="rId1403" w:anchor="en000056" w:history="1">
              <w:r w:rsidR="00D45A8C" w:rsidRPr="00B620DB">
                <w:rPr>
                  <w:rStyle w:val="Hyperlink"/>
                  <w:color w:val="auto"/>
                  <w:szCs w:val="18"/>
                  <w:u w:val="none"/>
                </w:rPr>
                <w:t>A-3.2.4.9.(3)(f)</w:t>
              </w:r>
            </w:hyperlink>
          </w:p>
        </w:tc>
      </w:tr>
      <w:tr w:rsidR="00D45A8C" w:rsidRPr="00B620DB" w14:paraId="5BB1345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2594F9F"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17507A61" w14:textId="77777777" w:rsidR="00D45A8C" w:rsidRPr="00B620DB" w:rsidRDefault="00D45A8C" w:rsidP="00D45A8C">
            <w:pPr>
              <w:pStyle w:val="12TabHeadBody"/>
            </w:pPr>
            <w:r w:rsidRPr="00B620DB">
              <w:rPr>
                <w:rStyle w:val="flts1"/>
              </w:rPr>
              <w:t>30-2018</w:t>
            </w:r>
          </w:p>
        </w:tc>
        <w:tc>
          <w:tcPr>
            <w:tcW w:w="1641" w:type="pct"/>
            <w:tcBorders>
              <w:top w:val="outset" w:sz="6" w:space="0" w:color="auto"/>
              <w:left w:val="outset" w:sz="6" w:space="0" w:color="auto"/>
              <w:bottom w:val="outset" w:sz="6" w:space="0" w:color="auto"/>
              <w:right w:val="outset" w:sz="6" w:space="0" w:color="auto"/>
            </w:tcBorders>
            <w:hideMark/>
          </w:tcPr>
          <w:p w14:paraId="05739922" w14:textId="77777777" w:rsidR="00D45A8C" w:rsidRPr="00B620DB" w:rsidRDefault="00D45A8C" w:rsidP="00D45A8C">
            <w:pPr>
              <w:pStyle w:val="12TabHeadBody"/>
            </w:pPr>
            <w:bookmarkStart w:id="1519" w:name="nfpa30"/>
            <w:bookmarkStart w:id="1520" w:name="a101420"/>
            <w:bookmarkEnd w:id="1519"/>
            <w:bookmarkEnd w:id="1520"/>
            <w:r w:rsidRPr="00B620DB">
              <w:rPr>
                <w:rStyle w:val="flts1"/>
              </w:rPr>
              <w:t>Flammable and Combustible Liquids Code</w:t>
            </w:r>
            <w:bookmarkStart w:id="1521" w:name="a101422"/>
            <w:bookmarkEnd w:id="1521"/>
          </w:p>
        </w:tc>
        <w:tc>
          <w:tcPr>
            <w:tcW w:w="1524" w:type="pct"/>
            <w:tcBorders>
              <w:top w:val="outset" w:sz="6" w:space="0" w:color="auto"/>
              <w:left w:val="outset" w:sz="6" w:space="0" w:color="auto"/>
              <w:bottom w:val="outset" w:sz="6" w:space="0" w:color="auto"/>
              <w:right w:val="outset" w:sz="6" w:space="0" w:color="auto"/>
            </w:tcBorders>
            <w:hideMark/>
          </w:tcPr>
          <w:p w14:paraId="3EC6622D" w14:textId="77777777" w:rsidR="00D45A8C" w:rsidRPr="00B620DB" w:rsidRDefault="00135AFF" w:rsidP="00D45A8C">
            <w:pPr>
              <w:pStyle w:val="12TabHeadBody"/>
            </w:pPr>
            <w:hyperlink r:id="rId1404" w:anchor="en001196" w:history="1">
              <w:r w:rsidR="00D45A8C" w:rsidRPr="00B620DB">
                <w:rPr>
                  <w:rStyle w:val="Hyperlink"/>
                  <w:color w:val="auto"/>
                  <w:szCs w:val="18"/>
                  <w:u w:val="none"/>
                </w:rPr>
                <w:t>A-6.9.1.2.(1)</w:t>
              </w:r>
            </w:hyperlink>
          </w:p>
        </w:tc>
      </w:tr>
      <w:tr w:rsidR="00D45A8C" w:rsidRPr="00B620DB" w14:paraId="61783FB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32895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05CC6365" w14:textId="77777777" w:rsidR="00D45A8C" w:rsidRPr="00B620DB" w:rsidRDefault="00D45A8C" w:rsidP="00D45A8C">
            <w:pPr>
              <w:pStyle w:val="12TabHeadBody"/>
            </w:pPr>
            <w:r w:rsidRPr="00B620DB">
              <w:rPr>
                <w:rStyle w:val="flts1"/>
              </w:rPr>
              <w:t>30A-2018</w:t>
            </w:r>
          </w:p>
        </w:tc>
        <w:tc>
          <w:tcPr>
            <w:tcW w:w="1641" w:type="pct"/>
            <w:tcBorders>
              <w:top w:val="outset" w:sz="6" w:space="0" w:color="auto"/>
              <w:left w:val="outset" w:sz="6" w:space="0" w:color="auto"/>
              <w:bottom w:val="outset" w:sz="6" w:space="0" w:color="auto"/>
              <w:right w:val="outset" w:sz="6" w:space="0" w:color="auto"/>
            </w:tcBorders>
            <w:hideMark/>
          </w:tcPr>
          <w:p w14:paraId="0D0DCC6C" w14:textId="77777777" w:rsidR="00D45A8C" w:rsidRPr="00B620DB" w:rsidRDefault="00D45A8C" w:rsidP="00D45A8C">
            <w:pPr>
              <w:pStyle w:val="12TabHeadBody"/>
            </w:pPr>
            <w:bookmarkStart w:id="1522" w:name="nfpa30a"/>
            <w:bookmarkStart w:id="1523" w:name="a101647"/>
            <w:bookmarkEnd w:id="1522"/>
            <w:bookmarkEnd w:id="1523"/>
            <w:r w:rsidRPr="00B620DB">
              <w:rPr>
                <w:rStyle w:val="flts1"/>
              </w:rPr>
              <w:t>Code for Motor Fuel Dispensing Facilities and Repair Garages</w:t>
            </w:r>
            <w:bookmarkStart w:id="1524" w:name="a101649"/>
            <w:bookmarkEnd w:id="1524"/>
          </w:p>
        </w:tc>
        <w:tc>
          <w:tcPr>
            <w:tcW w:w="1524" w:type="pct"/>
            <w:tcBorders>
              <w:top w:val="outset" w:sz="6" w:space="0" w:color="auto"/>
              <w:left w:val="outset" w:sz="6" w:space="0" w:color="auto"/>
              <w:bottom w:val="outset" w:sz="6" w:space="0" w:color="auto"/>
              <w:right w:val="outset" w:sz="6" w:space="0" w:color="auto"/>
            </w:tcBorders>
            <w:hideMark/>
          </w:tcPr>
          <w:p w14:paraId="6567FD96" w14:textId="77777777" w:rsidR="00D45A8C" w:rsidRPr="00B620DB" w:rsidRDefault="00135AFF" w:rsidP="00D45A8C">
            <w:pPr>
              <w:pStyle w:val="12TabHeadBody"/>
            </w:pPr>
            <w:hyperlink r:id="rId1405" w:anchor="en001196" w:history="1">
              <w:r w:rsidR="00D45A8C" w:rsidRPr="00B620DB">
                <w:rPr>
                  <w:rStyle w:val="Hyperlink"/>
                  <w:color w:val="auto"/>
                  <w:szCs w:val="18"/>
                  <w:u w:val="none"/>
                </w:rPr>
                <w:t>A-6.9.1.2.(1)</w:t>
              </w:r>
            </w:hyperlink>
          </w:p>
        </w:tc>
      </w:tr>
      <w:tr w:rsidR="00D45A8C" w:rsidRPr="00B620DB" w14:paraId="384585B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31B369"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56BCB21D" w14:textId="77777777" w:rsidR="00D45A8C" w:rsidRPr="00B620DB" w:rsidRDefault="00D45A8C" w:rsidP="00D45A8C">
            <w:pPr>
              <w:pStyle w:val="12TabHeadBody"/>
            </w:pPr>
            <w:r w:rsidRPr="00B620DB">
              <w:rPr>
                <w:rStyle w:val="flts1"/>
              </w:rPr>
              <w:t>32-2016</w:t>
            </w:r>
          </w:p>
        </w:tc>
        <w:tc>
          <w:tcPr>
            <w:tcW w:w="1641" w:type="pct"/>
            <w:tcBorders>
              <w:top w:val="outset" w:sz="6" w:space="0" w:color="auto"/>
              <w:left w:val="outset" w:sz="6" w:space="0" w:color="auto"/>
              <w:bottom w:val="outset" w:sz="6" w:space="0" w:color="auto"/>
              <w:right w:val="outset" w:sz="6" w:space="0" w:color="auto"/>
            </w:tcBorders>
            <w:hideMark/>
          </w:tcPr>
          <w:p w14:paraId="2009DCC0" w14:textId="77777777" w:rsidR="00D45A8C" w:rsidRPr="00B620DB" w:rsidRDefault="00D45A8C" w:rsidP="00D45A8C">
            <w:pPr>
              <w:pStyle w:val="12TabHeadBody"/>
            </w:pPr>
            <w:bookmarkStart w:id="1525" w:name="nfpa32"/>
            <w:bookmarkStart w:id="1526" w:name="a101668"/>
            <w:bookmarkEnd w:id="1525"/>
            <w:bookmarkEnd w:id="1526"/>
            <w:r w:rsidRPr="00B620DB">
              <w:rPr>
                <w:rStyle w:val="flts1"/>
              </w:rPr>
              <w:t>Standard for Drycleaning Facilities</w:t>
            </w:r>
            <w:bookmarkStart w:id="1527" w:name="a101670"/>
            <w:bookmarkEnd w:id="1527"/>
          </w:p>
        </w:tc>
        <w:tc>
          <w:tcPr>
            <w:tcW w:w="1524" w:type="pct"/>
            <w:tcBorders>
              <w:top w:val="outset" w:sz="6" w:space="0" w:color="auto"/>
              <w:left w:val="outset" w:sz="6" w:space="0" w:color="auto"/>
              <w:bottom w:val="outset" w:sz="6" w:space="0" w:color="auto"/>
              <w:right w:val="outset" w:sz="6" w:space="0" w:color="auto"/>
            </w:tcBorders>
            <w:hideMark/>
          </w:tcPr>
          <w:p w14:paraId="35667FE7" w14:textId="77777777" w:rsidR="00D45A8C" w:rsidRPr="00B620DB" w:rsidRDefault="00135AFF" w:rsidP="00D45A8C">
            <w:pPr>
              <w:pStyle w:val="12TabHeadBody"/>
            </w:pPr>
            <w:hyperlink r:id="rId1406" w:anchor="en001196" w:history="1">
              <w:r w:rsidR="00D45A8C" w:rsidRPr="00B620DB">
                <w:rPr>
                  <w:rStyle w:val="Hyperlink"/>
                  <w:color w:val="auto"/>
                  <w:szCs w:val="18"/>
                  <w:u w:val="none"/>
                </w:rPr>
                <w:t>A-6.9.1.2.(1)</w:t>
              </w:r>
            </w:hyperlink>
          </w:p>
        </w:tc>
      </w:tr>
      <w:tr w:rsidR="00D45A8C" w:rsidRPr="00B620DB" w14:paraId="0D0F41E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271A7D"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1D300DEC" w14:textId="77777777" w:rsidR="00D45A8C" w:rsidRPr="00B620DB" w:rsidRDefault="00D45A8C" w:rsidP="00D45A8C">
            <w:pPr>
              <w:pStyle w:val="12TabHeadBody"/>
            </w:pPr>
            <w:r w:rsidRPr="00B620DB">
              <w:rPr>
                <w:rStyle w:val="flts1"/>
              </w:rPr>
              <w:t>33-2018</w:t>
            </w:r>
          </w:p>
        </w:tc>
        <w:tc>
          <w:tcPr>
            <w:tcW w:w="1641" w:type="pct"/>
            <w:tcBorders>
              <w:top w:val="outset" w:sz="6" w:space="0" w:color="auto"/>
              <w:left w:val="outset" w:sz="6" w:space="0" w:color="auto"/>
              <w:bottom w:val="outset" w:sz="6" w:space="0" w:color="auto"/>
              <w:right w:val="outset" w:sz="6" w:space="0" w:color="auto"/>
            </w:tcBorders>
            <w:hideMark/>
          </w:tcPr>
          <w:p w14:paraId="5792C869" w14:textId="77777777" w:rsidR="00D45A8C" w:rsidRPr="00B620DB" w:rsidRDefault="00D45A8C" w:rsidP="00D45A8C">
            <w:pPr>
              <w:pStyle w:val="12TabHeadBody"/>
            </w:pPr>
            <w:bookmarkStart w:id="1528" w:name="nfpa33"/>
            <w:bookmarkStart w:id="1529" w:name="a101895"/>
            <w:bookmarkEnd w:id="1528"/>
            <w:bookmarkEnd w:id="1529"/>
            <w:r w:rsidRPr="00B620DB">
              <w:rPr>
                <w:rStyle w:val="flts1"/>
              </w:rPr>
              <w:t>Standard for Spray Application Using Flammable or Combustible Materials</w:t>
            </w:r>
            <w:bookmarkStart w:id="1530" w:name="a101897"/>
            <w:bookmarkEnd w:id="1530"/>
          </w:p>
        </w:tc>
        <w:tc>
          <w:tcPr>
            <w:tcW w:w="1524" w:type="pct"/>
            <w:tcBorders>
              <w:top w:val="outset" w:sz="6" w:space="0" w:color="auto"/>
              <w:left w:val="outset" w:sz="6" w:space="0" w:color="auto"/>
              <w:bottom w:val="outset" w:sz="6" w:space="0" w:color="auto"/>
              <w:right w:val="outset" w:sz="6" w:space="0" w:color="auto"/>
            </w:tcBorders>
            <w:hideMark/>
          </w:tcPr>
          <w:p w14:paraId="351F4E65" w14:textId="77777777" w:rsidR="00D45A8C" w:rsidRPr="00B620DB" w:rsidRDefault="00135AFF" w:rsidP="00D45A8C">
            <w:pPr>
              <w:pStyle w:val="12TabHeadBody"/>
            </w:pPr>
            <w:hyperlink r:id="rId1407" w:anchor="en001196" w:history="1">
              <w:r w:rsidR="00D45A8C" w:rsidRPr="00B620DB">
                <w:rPr>
                  <w:rStyle w:val="Hyperlink"/>
                  <w:color w:val="auto"/>
                  <w:szCs w:val="18"/>
                  <w:u w:val="none"/>
                </w:rPr>
                <w:t>A-6.9.1.2.(1)</w:t>
              </w:r>
            </w:hyperlink>
          </w:p>
        </w:tc>
      </w:tr>
      <w:tr w:rsidR="00D45A8C" w:rsidRPr="00B620DB" w14:paraId="0CE9433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D5FD9CA"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0132EDEF" w14:textId="77777777" w:rsidR="00D45A8C" w:rsidRPr="00B620DB" w:rsidRDefault="00D45A8C" w:rsidP="00D45A8C">
            <w:pPr>
              <w:pStyle w:val="12TabHeadBody"/>
            </w:pPr>
            <w:r w:rsidRPr="00B620DB">
              <w:rPr>
                <w:rStyle w:val="flts1"/>
              </w:rPr>
              <w:t>34-2018</w:t>
            </w:r>
          </w:p>
        </w:tc>
        <w:tc>
          <w:tcPr>
            <w:tcW w:w="1641" w:type="pct"/>
            <w:tcBorders>
              <w:top w:val="outset" w:sz="6" w:space="0" w:color="auto"/>
              <w:left w:val="outset" w:sz="6" w:space="0" w:color="auto"/>
              <w:bottom w:val="outset" w:sz="6" w:space="0" w:color="auto"/>
              <w:right w:val="outset" w:sz="6" w:space="0" w:color="auto"/>
            </w:tcBorders>
            <w:hideMark/>
          </w:tcPr>
          <w:p w14:paraId="19DE8B3F" w14:textId="77777777" w:rsidR="00D45A8C" w:rsidRPr="00B620DB" w:rsidRDefault="00D45A8C" w:rsidP="00D45A8C">
            <w:pPr>
              <w:pStyle w:val="12TabHeadBody"/>
            </w:pPr>
            <w:bookmarkStart w:id="1531" w:name="nfpa34"/>
            <w:bookmarkStart w:id="1532" w:name="a101916"/>
            <w:bookmarkEnd w:id="1531"/>
            <w:bookmarkEnd w:id="1532"/>
            <w:r w:rsidRPr="00B620DB">
              <w:rPr>
                <w:rStyle w:val="flts1"/>
              </w:rPr>
              <w:t>Standard for Dipping, Coating, and Printing Processes Using Flammable or Combustible Liquids</w:t>
            </w:r>
            <w:bookmarkStart w:id="1533" w:name="a101918"/>
            <w:bookmarkEnd w:id="1533"/>
          </w:p>
        </w:tc>
        <w:tc>
          <w:tcPr>
            <w:tcW w:w="1524" w:type="pct"/>
            <w:tcBorders>
              <w:top w:val="outset" w:sz="6" w:space="0" w:color="auto"/>
              <w:left w:val="outset" w:sz="6" w:space="0" w:color="auto"/>
              <w:bottom w:val="outset" w:sz="6" w:space="0" w:color="auto"/>
              <w:right w:val="outset" w:sz="6" w:space="0" w:color="auto"/>
            </w:tcBorders>
            <w:hideMark/>
          </w:tcPr>
          <w:p w14:paraId="0990A3D1" w14:textId="77777777" w:rsidR="00D45A8C" w:rsidRPr="00B620DB" w:rsidRDefault="00135AFF" w:rsidP="00D45A8C">
            <w:pPr>
              <w:pStyle w:val="12TabHeadBody"/>
            </w:pPr>
            <w:hyperlink r:id="rId1408" w:anchor="en001196" w:history="1">
              <w:r w:rsidR="00D45A8C" w:rsidRPr="00B620DB">
                <w:rPr>
                  <w:rStyle w:val="Hyperlink"/>
                  <w:color w:val="auto"/>
                  <w:szCs w:val="18"/>
                  <w:u w:val="none"/>
                </w:rPr>
                <w:t>A-6.9.1.2.(1)</w:t>
              </w:r>
            </w:hyperlink>
          </w:p>
        </w:tc>
      </w:tr>
      <w:tr w:rsidR="00D45A8C" w:rsidRPr="00B620DB" w14:paraId="1DF0605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BC33162"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3A4A73DA" w14:textId="77777777" w:rsidR="00D45A8C" w:rsidRPr="00B620DB" w:rsidRDefault="00D45A8C" w:rsidP="00D45A8C">
            <w:pPr>
              <w:pStyle w:val="12TabHeadBody"/>
            </w:pPr>
            <w:r w:rsidRPr="00B620DB">
              <w:rPr>
                <w:rStyle w:val="flts1"/>
              </w:rPr>
              <w:t>35-2016</w:t>
            </w:r>
          </w:p>
        </w:tc>
        <w:tc>
          <w:tcPr>
            <w:tcW w:w="1641" w:type="pct"/>
            <w:tcBorders>
              <w:top w:val="outset" w:sz="6" w:space="0" w:color="auto"/>
              <w:left w:val="outset" w:sz="6" w:space="0" w:color="auto"/>
              <w:bottom w:val="outset" w:sz="6" w:space="0" w:color="auto"/>
              <w:right w:val="outset" w:sz="6" w:space="0" w:color="auto"/>
            </w:tcBorders>
            <w:hideMark/>
          </w:tcPr>
          <w:p w14:paraId="554B3C00" w14:textId="77777777" w:rsidR="00D45A8C" w:rsidRPr="00B620DB" w:rsidRDefault="00D45A8C" w:rsidP="00D45A8C">
            <w:pPr>
              <w:pStyle w:val="12TabHeadBody"/>
            </w:pPr>
            <w:bookmarkStart w:id="1534" w:name="nfpa35"/>
            <w:bookmarkStart w:id="1535" w:name="a101937"/>
            <w:bookmarkEnd w:id="1534"/>
            <w:bookmarkEnd w:id="1535"/>
            <w:r w:rsidRPr="00B620DB">
              <w:rPr>
                <w:rStyle w:val="flts1"/>
              </w:rPr>
              <w:t>Standard for Manufacture of Organic Coatings</w:t>
            </w:r>
            <w:bookmarkStart w:id="1536" w:name="a102145"/>
            <w:bookmarkEnd w:id="1536"/>
          </w:p>
        </w:tc>
        <w:tc>
          <w:tcPr>
            <w:tcW w:w="1524" w:type="pct"/>
            <w:tcBorders>
              <w:top w:val="outset" w:sz="6" w:space="0" w:color="auto"/>
              <w:left w:val="outset" w:sz="6" w:space="0" w:color="auto"/>
              <w:bottom w:val="outset" w:sz="6" w:space="0" w:color="auto"/>
              <w:right w:val="outset" w:sz="6" w:space="0" w:color="auto"/>
            </w:tcBorders>
            <w:hideMark/>
          </w:tcPr>
          <w:p w14:paraId="4249A29E" w14:textId="77777777" w:rsidR="00D45A8C" w:rsidRPr="00B620DB" w:rsidRDefault="00135AFF" w:rsidP="00D45A8C">
            <w:pPr>
              <w:pStyle w:val="12TabHeadBody"/>
            </w:pPr>
            <w:hyperlink r:id="rId1409" w:anchor="en001196" w:history="1">
              <w:r w:rsidR="00D45A8C" w:rsidRPr="00B620DB">
                <w:rPr>
                  <w:rStyle w:val="Hyperlink"/>
                  <w:color w:val="auto"/>
                  <w:szCs w:val="18"/>
                  <w:u w:val="none"/>
                </w:rPr>
                <w:t>A-6.9.1.2.(1)</w:t>
              </w:r>
            </w:hyperlink>
          </w:p>
        </w:tc>
      </w:tr>
      <w:tr w:rsidR="00D45A8C" w:rsidRPr="00B620DB" w14:paraId="4BF9A39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9ACB46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190F814" w14:textId="77777777" w:rsidR="00D45A8C" w:rsidRPr="00B620DB" w:rsidRDefault="00D45A8C" w:rsidP="00D45A8C">
            <w:pPr>
              <w:pStyle w:val="12TabHeadBody"/>
            </w:pPr>
            <w:r w:rsidRPr="00B620DB">
              <w:rPr>
                <w:rStyle w:val="flts1"/>
              </w:rPr>
              <w:t>36-2017</w:t>
            </w:r>
          </w:p>
        </w:tc>
        <w:tc>
          <w:tcPr>
            <w:tcW w:w="1641" w:type="pct"/>
            <w:tcBorders>
              <w:top w:val="outset" w:sz="6" w:space="0" w:color="auto"/>
              <w:left w:val="outset" w:sz="6" w:space="0" w:color="auto"/>
              <w:bottom w:val="outset" w:sz="6" w:space="0" w:color="auto"/>
              <w:right w:val="outset" w:sz="6" w:space="0" w:color="auto"/>
            </w:tcBorders>
            <w:hideMark/>
          </w:tcPr>
          <w:p w14:paraId="118A075D" w14:textId="77777777" w:rsidR="00D45A8C" w:rsidRPr="00B620DB" w:rsidRDefault="00D45A8C" w:rsidP="00D45A8C">
            <w:pPr>
              <w:pStyle w:val="12TabHeadBody"/>
            </w:pPr>
            <w:bookmarkStart w:id="1537" w:name="nfpa36"/>
            <w:bookmarkStart w:id="1538" w:name="a102164"/>
            <w:bookmarkEnd w:id="1537"/>
            <w:bookmarkEnd w:id="1538"/>
            <w:r w:rsidRPr="00B620DB">
              <w:rPr>
                <w:rStyle w:val="flts1"/>
              </w:rPr>
              <w:t>Standard for Solvent Extraction Plants</w:t>
            </w:r>
            <w:bookmarkStart w:id="1539" w:name="a102166"/>
            <w:bookmarkEnd w:id="1539"/>
          </w:p>
        </w:tc>
        <w:tc>
          <w:tcPr>
            <w:tcW w:w="1524" w:type="pct"/>
            <w:tcBorders>
              <w:top w:val="outset" w:sz="6" w:space="0" w:color="auto"/>
              <w:left w:val="outset" w:sz="6" w:space="0" w:color="auto"/>
              <w:bottom w:val="outset" w:sz="6" w:space="0" w:color="auto"/>
              <w:right w:val="outset" w:sz="6" w:space="0" w:color="auto"/>
            </w:tcBorders>
            <w:hideMark/>
          </w:tcPr>
          <w:p w14:paraId="77492411" w14:textId="77777777" w:rsidR="00D45A8C" w:rsidRPr="00B620DB" w:rsidRDefault="00135AFF" w:rsidP="00D45A8C">
            <w:pPr>
              <w:pStyle w:val="12TabHeadBody"/>
            </w:pPr>
            <w:hyperlink r:id="rId1410" w:anchor="en001196" w:history="1">
              <w:r w:rsidR="00D45A8C" w:rsidRPr="00B620DB">
                <w:rPr>
                  <w:rStyle w:val="Hyperlink"/>
                  <w:color w:val="auto"/>
                  <w:szCs w:val="18"/>
                  <w:u w:val="none"/>
                </w:rPr>
                <w:t>A-6.9.1.2.(1)</w:t>
              </w:r>
            </w:hyperlink>
          </w:p>
        </w:tc>
      </w:tr>
      <w:tr w:rsidR="00D45A8C" w:rsidRPr="00B620DB" w14:paraId="5E99968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3061580"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5B739F13" w14:textId="77777777" w:rsidR="00D45A8C" w:rsidRPr="00B620DB" w:rsidRDefault="00D45A8C" w:rsidP="00D45A8C">
            <w:pPr>
              <w:pStyle w:val="12TabHeadBody"/>
            </w:pPr>
            <w:r w:rsidRPr="00B620DB">
              <w:rPr>
                <w:rStyle w:val="flts1"/>
              </w:rPr>
              <w:t>40-2019</w:t>
            </w:r>
          </w:p>
        </w:tc>
        <w:tc>
          <w:tcPr>
            <w:tcW w:w="1641" w:type="pct"/>
            <w:tcBorders>
              <w:top w:val="outset" w:sz="6" w:space="0" w:color="auto"/>
              <w:left w:val="outset" w:sz="6" w:space="0" w:color="auto"/>
              <w:bottom w:val="outset" w:sz="6" w:space="0" w:color="auto"/>
              <w:right w:val="outset" w:sz="6" w:space="0" w:color="auto"/>
            </w:tcBorders>
            <w:hideMark/>
          </w:tcPr>
          <w:p w14:paraId="7DAA71FE" w14:textId="77777777" w:rsidR="00D45A8C" w:rsidRPr="00B620DB" w:rsidRDefault="00D45A8C" w:rsidP="00D45A8C">
            <w:pPr>
              <w:pStyle w:val="12TabHeadBody"/>
            </w:pPr>
            <w:bookmarkStart w:id="1540" w:name="nfpa40"/>
            <w:bookmarkStart w:id="1541" w:name="a102185"/>
            <w:bookmarkEnd w:id="1540"/>
            <w:bookmarkEnd w:id="1541"/>
            <w:r w:rsidRPr="00B620DB">
              <w:rPr>
                <w:rStyle w:val="flts1"/>
              </w:rPr>
              <w:t>Standard for the Storage and Handling of Cellulose Nitrate Film</w:t>
            </w:r>
            <w:bookmarkStart w:id="1542" w:name="a102187"/>
            <w:bookmarkEnd w:id="1542"/>
          </w:p>
        </w:tc>
        <w:tc>
          <w:tcPr>
            <w:tcW w:w="1524" w:type="pct"/>
            <w:tcBorders>
              <w:top w:val="outset" w:sz="6" w:space="0" w:color="auto"/>
              <w:left w:val="outset" w:sz="6" w:space="0" w:color="auto"/>
              <w:bottom w:val="outset" w:sz="6" w:space="0" w:color="auto"/>
              <w:right w:val="outset" w:sz="6" w:space="0" w:color="auto"/>
            </w:tcBorders>
            <w:hideMark/>
          </w:tcPr>
          <w:p w14:paraId="0EE4122A" w14:textId="77777777" w:rsidR="00D45A8C" w:rsidRPr="00B620DB" w:rsidRDefault="00135AFF" w:rsidP="00D45A8C">
            <w:pPr>
              <w:pStyle w:val="12TabHeadBody"/>
            </w:pPr>
            <w:hyperlink r:id="rId1411" w:anchor="en001196" w:history="1">
              <w:r w:rsidR="00D45A8C" w:rsidRPr="00B620DB">
                <w:rPr>
                  <w:rStyle w:val="Hyperlink"/>
                  <w:color w:val="auto"/>
                  <w:szCs w:val="18"/>
                  <w:u w:val="none"/>
                </w:rPr>
                <w:t>A-6.9.1.2.(1)</w:t>
              </w:r>
            </w:hyperlink>
          </w:p>
        </w:tc>
      </w:tr>
      <w:tr w:rsidR="00D45A8C" w:rsidRPr="00B620DB" w14:paraId="6731B1D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5304E2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933D05D" w14:textId="77777777" w:rsidR="00D45A8C" w:rsidRPr="00B620DB" w:rsidRDefault="00D45A8C" w:rsidP="00D45A8C">
            <w:pPr>
              <w:pStyle w:val="12TabHeadBody"/>
            </w:pPr>
            <w:r w:rsidRPr="00B620DB">
              <w:rPr>
                <w:rStyle w:val="flts1"/>
              </w:rPr>
              <w:t>51-2018</w:t>
            </w:r>
          </w:p>
        </w:tc>
        <w:tc>
          <w:tcPr>
            <w:tcW w:w="1641" w:type="pct"/>
            <w:tcBorders>
              <w:top w:val="outset" w:sz="6" w:space="0" w:color="auto"/>
              <w:left w:val="outset" w:sz="6" w:space="0" w:color="auto"/>
              <w:bottom w:val="outset" w:sz="6" w:space="0" w:color="auto"/>
              <w:right w:val="outset" w:sz="6" w:space="0" w:color="auto"/>
            </w:tcBorders>
            <w:hideMark/>
          </w:tcPr>
          <w:p w14:paraId="03CD6C96" w14:textId="77777777" w:rsidR="00D45A8C" w:rsidRPr="00B620DB" w:rsidRDefault="00D45A8C" w:rsidP="00D45A8C">
            <w:pPr>
              <w:pStyle w:val="12TabHeadBody"/>
            </w:pPr>
            <w:bookmarkStart w:id="1543" w:name="nfpa51"/>
            <w:bookmarkStart w:id="1544" w:name="a102412"/>
            <w:bookmarkEnd w:id="1543"/>
            <w:bookmarkEnd w:id="1544"/>
            <w:r w:rsidRPr="00B620DB">
              <w:rPr>
                <w:rStyle w:val="flts1"/>
              </w:rPr>
              <w:t>Standard for the Design and Installation of Oxygen-Fuel Gas Systems for Welding, Cutting, and Allied Processes</w:t>
            </w:r>
            <w:bookmarkStart w:id="1545" w:name="a102414"/>
            <w:bookmarkEnd w:id="1545"/>
          </w:p>
        </w:tc>
        <w:tc>
          <w:tcPr>
            <w:tcW w:w="1524" w:type="pct"/>
            <w:tcBorders>
              <w:top w:val="outset" w:sz="6" w:space="0" w:color="auto"/>
              <w:left w:val="outset" w:sz="6" w:space="0" w:color="auto"/>
              <w:bottom w:val="outset" w:sz="6" w:space="0" w:color="auto"/>
              <w:right w:val="outset" w:sz="6" w:space="0" w:color="auto"/>
            </w:tcBorders>
            <w:hideMark/>
          </w:tcPr>
          <w:p w14:paraId="7ACB6013" w14:textId="77777777" w:rsidR="00D45A8C" w:rsidRPr="00B620DB" w:rsidRDefault="00135AFF" w:rsidP="00D45A8C">
            <w:pPr>
              <w:pStyle w:val="12TabHeadBody"/>
            </w:pPr>
            <w:hyperlink r:id="rId1412" w:anchor="en001196" w:history="1">
              <w:r w:rsidR="00D45A8C" w:rsidRPr="00B620DB">
                <w:rPr>
                  <w:rStyle w:val="Hyperlink"/>
                  <w:color w:val="auto"/>
                  <w:szCs w:val="18"/>
                  <w:u w:val="none"/>
                </w:rPr>
                <w:t>A-6.9.1.2.(1)</w:t>
              </w:r>
            </w:hyperlink>
          </w:p>
        </w:tc>
      </w:tr>
      <w:tr w:rsidR="00D45A8C" w:rsidRPr="00B620DB" w14:paraId="10C02F7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8803F2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B04726B" w14:textId="77777777" w:rsidR="00D45A8C" w:rsidRPr="00B620DB" w:rsidRDefault="00D45A8C" w:rsidP="00D45A8C">
            <w:pPr>
              <w:pStyle w:val="12TabHeadBody"/>
            </w:pPr>
            <w:r w:rsidRPr="00B620DB">
              <w:rPr>
                <w:rStyle w:val="flts1"/>
              </w:rPr>
              <w:t>51A-2012</w:t>
            </w:r>
          </w:p>
        </w:tc>
        <w:tc>
          <w:tcPr>
            <w:tcW w:w="1641" w:type="pct"/>
            <w:tcBorders>
              <w:top w:val="outset" w:sz="6" w:space="0" w:color="auto"/>
              <w:left w:val="outset" w:sz="6" w:space="0" w:color="auto"/>
              <w:bottom w:val="outset" w:sz="6" w:space="0" w:color="auto"/>
              <w:right w:val="outset" w:sz="6" w:space="0" w:color="auto"/>
            </w:tcBorders>
            <w:hideMark/>
          </w:tcPr>
          <w:p w14:paraId="24A66164" w14:textId="77777777" w:rsidR="00D45A8C" w:rsidRPr="00B620DB" w:rsidRDefault="00D45A8C" w:rsidP="00D45A8C">
            <w:pPr>
              <w:pStyle w:val="12TabHeadBody"/>
            </w:pPr>
            <w:bookmarkStart w:id="1546" w:name="nfpa51a"/>
            <w:bookmarkStart w:id="1547" w:name="a102433"/>
            <w:bookmarkEnd w:id="1546"/>
            <w:bookmarkEnd w:id="1547"/>
            <w:r w:rsidRPr="00B620DB">
              <w:rPr>
                <w:rStyle w:val="flts1"/>
              </w:rPr>
              <w:t>Standard for Acetylene Cylinder Charging Plants</w:t>
            </w:r>
            <w:bookmarkStart w:id="1548" w:name="a102435"/>
            <w:bookmarkEnd w:id="1548"/>
          </w:p>
        </w:tc>
        <w:tc>
          <w:tcPr>
            <w:tcW w:w="1524" w:type="pct"/>
            <w:tcBorders>
              <w:top w:val="outset" w:sz="6" w:space="0" w:color="auto"/>
              <w:left w:val="outset" w:sz="6" w:space="0" w:color="auto"/>
              <w:bottom w:val="outset" w:sz="6" w:space="0" w:color="auto"/>
              <w:right w:val="outset" w:sz="6" w:space="0" w:color="auto"/>
            </w:tcBorders>
            <w:hideMark/>
          </w:tcPr>
          <w:p w14:paraId="1DF3102C" w14:textId="77777777" w:rsidR="00D45A8C" w:rsidRPr="00B620DB" w:rsidRDefault="00135AFF" w:rsidP="00D45A8C">
            <w:pPr>
              <w:pStyle w:val="12TabHeadBody"/>
            </w:pPr>
            <w:hyperlink r:id="rId1413" w:anchor="en001196" w:history="1">
              <w:r w:rsidR="00D45A8C" w:rsidRPr="00B620DB">
                <w:rPr>
                  <w:rStyle w:val="Hyperlink"/>
                  <w:color w:val="auto"/>
                  <w:szCs w:val="18"/>
                  <w:u w:val="none"/>
                </w:rPr>
                <w:t>A-6.9.1.2.(1)</w:t>
              </w:r>
            </w:hyperlink>
          </w:p>
        </w:tc>
      </w:tr>
      <w:tr w:rsidR="00D45A8C" w:rsidRPr="00B620DB" w14:paraId="163BD14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E9CD0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1F6AAB55" w14:textId="77777777" w:rsidR="00D45A8C" w:rsidRPr="00B620DB" w:rsidRDefault="00D45A8C" w:rsidP="00D45A8C">
            <w:pPr>
              <w:pStyle w:val="12TabHeadBody"/>
            </w:pPr>
            <w:r w:rsidRPr="00B620DB">
              <w:rPr>
                <w:rStyle w:val="flts1"/>
              </w:rPr>
              <w:t>55-2020</w:t>
            </w:r>
          </w:p>
        </w:tc>
        <w:tc>
          <w:tcPr>
            <w:tcW w:w="1641" w:type="pct"/>
            <w:tcBorders>
              <w:top w:val="outset" w:sz="6" w:space="0" w:color="auto"/>
              <w:left w:val="outset" w:sz="6" w:space="0" w:color="auto"/>
              <w:bottom w:val="outset" w:sz="6" w:space="0" w:color="auto"/>
              <w:right w:val="outset" w:sz="6" w:space="0" w:color="auto"/>
            </w:tcBorders>
            <w:hideMark/>
          </w:tcPr>
          <w:p w14:paraId="5A3B9B0B" w14:textId="77777777" w:rsidR="00D45A8C" w:rsidRPr="00B620DB" w:rsidRDefault="00D45A8C" w:rsidP="00D45A8C">
            <w:pPr>
              <w:pStyle w:val="12TabHeadBody"/>
            </w:pPr>
            <w:bookmarkStart w:id="1549" w:name="nfpa55"/>
            <w:bookmarkStart w:id="1550" w:name="a102660"/>
            <w:bookmarkEnd w:id="1549"/>
            <w:bookmarkEnd w:id="1550"/>
            <w:r w:rsidRPr="00B620DB">
              <w:rPr>
                <w:rStyle w:val="flts1"/>
              </w:rPr>
              <w:t>Compressed Gases and Cryogenic Fluids Code</w:t>
            </w:r>
            <w:bookmarkStart w:id="1551" w:name="a102662"/>
            <w:bookmarkEnd w:id="1551"/>
          </w:p>
        </w:tc>
        <w:tc>
          <w:tcPr>
            <w:tcW w:w="1524" w:type="pct"/>
            <w:tcBorders>
              <w:top w:val="outset" w:sz="6" w:space="0" w:color="auto"/>
              <w:left w:val="outset" w:sz="6" w:space="0" w:color="auto"/>
              <w:bottom w:val="outset" w:sz="6" w:space="0" w:color="auto"/>
              <w:right w:val="outset" w:sz="6" w:space="0" w:color="auto"/>
            </w:tcBorders>
            <w:hideMark/>
          </w:tcPr>
          <w:p w14:paraId="3BB7D38E" w14:textId="77777777" w:rsidR="00D45A8C" w:rsidRPr="00B620DB" w:rsidRDefault="00135AFF" w:rsidP="00D45A8C">
            <w:pPr>
              <w:pStyle w:val="12TabHeadBody"/>
            </w:pPr>
            <w:hyperlink r:id="rId1414" w:anchor="en001196" w:history="1">
              <w:r w:rsidR="00D45A8C" w:rsidRPr="00B620DB">
                <w:rPr>
                  <w:rStyle w:val="Hyperlink"/>
                  <w:color w:val="auto"/>
                  <w:szCs w:val="18"/>
                  <w:u w:val="none"/>
                </w:rPr>
                <w:t>A-6.9.1.2.(1)</w:t>
              </w:r>
            </w:hyperlink>
          </w:p>
        </w:tc>
      </w:tr>
      <w:tr w:rsidR="00D45A8C" w:rsidRPr="00B620DB" w14:paraId="2023249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FD8000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C85328D" w14:textId="77777777" w:rsidR="00D45A8C" w:rsidRPr="00B620DB" w:rsidRDefault="00D45A8C" w:rsidP="00D45A8C">
            <w:pPr>
              <w:pStyle w:val="12TabHeadBody"/>
            </w:pPr>
            <w:r w:rsidRPr="00B620DB">
              <w:rPr>
                <w:rStyle w:val="flts1"/>
              </w:rPr>
              <w:t>61-2017</w:t>
            </w:r>
          </w:p>
        </w:tc>
        <w:tc>
          <w:tcPr>
            <w:tcW w:w="1641" w:type="pct"/>
            <w:tcBorders>
              <w:top w:val="outset" w:sz="6" w:space="0" w:color="auto"/>
              <w:left w:val="outset" w:sz="6" w:space="0" w:color="auto"/>
              <w:bottom w:val="outset" w:sz="6" w:space="0" w:color="auto"/>
              <w:right w:val="outset" w:sz="6" w:space="0" w:color="auto"/>
            </w:tcBorders>
            <w:hideMark/>
          </w:tcPr>
          <w:p w14:paraId="4CF145A8" w14:textId="77777777" w:rsidR="00D45A8C" w:rsidRPr="00B620DB" w:rsidRDefault="00D45A8C" w:rsidP="00D45A8C">
            <w:pPr>
              <w:pStyle w:val="12TabHeadBody"/>
            </w:pPr>
            <w:bookmarkStart w:id="1552" w:name="nfpa61"/>
            <w:bookmarkStart w:id="1553" w:name="a102681"/>
            <w:bookmarkEnd w:id="1552"/>
            <w:bookmarkEnd w:id="1553"/>
            <w:r w:rsidRPr="00B620DB">
              <w:rPr>
                <w:rStyle w:val="flts1"/>
              </w:rPr>
              <w:t>Standard for the Prevention of Fires and Dust Explosions in Agricultural and Food Processing Facilities</w:t>
            </w:r>
            <w:bookmarkStart w:id="1554" w:name="a102683"/>
            <w:bookmarkEnd w:id="1554"/>
          </w:p>
        </w:tc>
        <w:tc>
          <w:tcPr>
            <w:tcW w:w="1524" w:type="pct"/>
            <w:tcBorders>
              <w:top w:val="outset" w:sz="6" w:space="0" w:color="auto"/>
              <w:left w:val="outset" w:sz="6" w:space="0" w:color="auto"/>
              <w:bottom w:val="outset" w:sz="6" w:space="0" w:color="auto"/>
              <w:right w:val="outset" w:sz="6" w:space="0" w:color="auto"/>
            </w:tcBorders>
            <w:hideMark/>
          </w:tcPr>
          <w:p w14:paraId="5F0A1060" w14:textId="77777777" w:rsidR="00D45A8C" w:rsidRPr="00B620DB" w:rsidRDefault="00135AFF" w:rsidP="00D45A8C">
            <w:pPr>
              <w:pStyle w:val="12TabHeadBody"/>
            </w:pPr>
            <w:hyperlink r:id="rId1415" w:anchor="en001196" w:history="1">
              <w:r w:rsidR="00D45A8C" w:rsidRPr="00B620DB">
                <w:rPr>
                  <w:rStyle w:val="Hyperlink"/>
                  <w:color w:val="auto"/>
                  <w:szCs w:val="18"/>
                  <w:u w:val="none"/>
                </w:rPr>
                <w:t>A-6.9.1.2.(1)</w:t>
              </w:r>
            </w:hyperlink>
          </w:p>
        </w:tc>
      </w:tr>
      <w:tr w:rsidR="00D45A8C" w:rsidRPr="00B620DB" w14:paraId="2DF75D7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F4090E5"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B0396AD" w14:textId="77777777" w:rsidR="00D45A8C" w:rsidRPr="00B620DB" w:rsidRDefault="00D45A8C" w:rsidP="00D45A8C">
            <w:pPr>
              <w:pStyle w:val="12TabHeadBody"/>
            </w:pPr>
            <w:r w:rsidRPr="00B620DB">
              <w:rPr>
                <w:rStyle w:val="flts1"/>
              </w:rPr>
              <w:t>68-2013</w:t>
            </w:r>
          </w:p>
        </w:tc>
        <w:tc>
          <w:tcPr>
            <w:tcW w:w="1641" w:type="pct"/>
            <w:tcBorders>
              <w:top w:val="outset" w:sz="6" w:space="0" w:color="auto"/>
              <w:left w:val="outset" w:sz="6" w:space="0" w:color="auto"/>
              <w:bottom w:val="outset" w:sz="6" w:space="0" w:color="auto"/>
              <w:right w:val="outset" w:sz="6" w:space="0" w:color="auto"/>
            </w:tcBorders>
            <w:hideMark/>
          </w:tcPr>
          <w:p w14:paraId="03B863DC" w14:textId="77777777" w:rsidR="00D45A8C" w:rsidRPr="00B620DB" w:rsidRDefault="00D45A8C" w:rsidP="00D45A8C">
            <w:pPr>
              <w:pStyle w:val="12TabHeadBody"/>
            </w:pPr>
            <w:bookmarkStart w:id="1555" w:name="nfpa68"/>
            <w:bookmarkStart w:id="1556" w:name="a102702"/>
            <w:bookmarkEnd w:id="1555"/>
            <w:bookmarkEnd w:id="1556"/>
            <w:r w:rsidRPr="00B620DB">
              <w:rPr>
                <w:rStyle w:val="flts1"/>
              </w:rPr>
              <w:t>Standard on Explosion Protection by Deflagration Venting</w:t>
            </w:r>
            <w:bookmarkStart w:id="1557" w:name="a102704"/>
            <w:bookmarkEnd w:id="1557"/>
          </w:p>
        </w:tc>
        <w:tc>
          <w:tcPr>
            <w:tcW w:w="1524" w:type="pct"/>
            <w:tcBorders>
              <w:top w:val="outset" w:sz="6" w:space="0" w:color="auto"/>
              <w:left w:val="outset" w:sz="6" w:space="0" w:color="auto"/>
              <w:bottom w:val="outset" w:sz="6" w:space="0" w:color="auto"/>
              <w:right w:val="outset" w:sz="6" w:space="0" w:color="auto"/>
            </w:tcBorders>
            <w:hideMark/>
          </w:tcPr>
          <w:p w14:paraId="53DBAFE2" w14:textId="77777777" w:rsidR="00D45A8C" w:rsidRPr="00B620DB" w:rsidRDefault="00135AFF" w:rsidP="00D45A8C">
            <w:pPr>
              <w:pStyle w:val="12TabHeadBody"/>
            </w:pPr>
            <w:hyperlink r:id="rId1416" w:anchor="es016323" w:history="1">
              <w:r w:rsidR="00D45A8C" w:rsidRPr="00B620DB">
                <w:rPr>
                  <w:rStyle w:val="Hyperlink"/>
                  <w:color w:val="auto"/>
                  <w:szCs w:val="18"/>
                  <w:u w:val="none"/>
                </w:rPr>
                <w:t>3.3.6.4.(2)</w:t>
              </w:r>
            </w:hyperlink>
            <w:r w:rsidR="00D45A8C" w:rsidRPr="00B620DB">
              <w:br/>
            </w:r>
            <w:hyperlink r:id="rId1417" w:anchor="en001118" w:history="1">
              <w:r w:rsidR="00D45A8C" w:rsidRPr="00B620DB">
                <w:rPr>
                  <w:rStyle w:val="Hyperlink"/>
                  <w:color w:val="auto"/>
                  <w:szCs w:val="18"/>
                  <w:u w:val="none"/>
                </w:rPr>
                <w:t>A-3.6.2.7.(5)</w:t>
              </w:r>
            </w:hyperlink>
            <w:r w:rsidR="00D45A8C" w:rsidRPr="00B620DB">
              <w:br/>
            </w:r>
            <w:hyperlink r:id="rId1418" w:anchor="en001196" w:history="1">
              <w:r w:rsidR="00D45A8C" w:rsidRPr="00B620DB">
                <w:rPr>
                  <w:rStyle w:val="Hyperlink"/>
                  <w:color w:val="auto"/>
                  <w:szCs w:val="18"/>
                  <w:u w:val="none"/>
                </w:rPr>
                <w:t>A-6.9.1.2.(1)</w:t>
              </w:r>
            </w:hyperlink>
          </w:p>
        </w:tc>
      </w:tr>
      <w:tr w:rsidR="00D45A8C" w:rsidRPr="00B620DB" w14:paraId="01CDE00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5C8D148"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04117C18" w14:textId="77777777" w:rsidR="00D45A8C" w:rsidRPr="00B620DB" w:rsidRDefault="00D45A8C" w:rsidP="00D45A8C">
            <w:pPr>
              <w:pStyle w:val="12TabHeadBody"/>
            </w:pPr>
            <w:r w:rsidRPr="00B620DB">
              <w:rPr>
                <w:rStyle w:val="flts1"/>
              </w:rPr>
              <w:t>69-2014</w:t>
            </w:r>
          </w:p>
        </w:tc>
        <w:tc>
          <w:tcPr>
            <w:tcW w:w="1641" w:type="pct"/>
            <w:tcBorders>
              <w:top w:val="outset" w:sz="6" w:space="0" w:color="auto"/>
              <w:left w:val="outset" w:sz="6" w:space="0" w:color="auto"/>
              <w:bottom w:val="outset" w:sz="6" w:space="0" w:color="auto"/>
              <w:right w:val="outset" w:sz="6" w:space="0" w:color="auto"/>
            </w:tcBorders>
            <w:hideMark/>
          </w:tcPr>
          <w:p w14:paraId="2DD25C64" w14:textId="77777777" w:rsidR="00D45A8C" w:rsidRPr="00B620DB" w:rsidRDefault="00D45A8C" w:rsidP="00D45A8C">
            <w:pPr>
              <w:pStyle w:val="12TabHeadBody"/>
            </w:pPr>
            <w:bookmarkStart w:id="1558" w:name="nfpa69"/>
            <w:bookmarkStart w:id="1559" w:name="a102933"/>
            <w:bookmarkEnd w:id="1558"/>
            <w:bookmarkEnd w:id="1559"/>
            <w:r w:rsidRPr="00B620DB">
              <w:rPr>
                <w:rStyle w:val="flts1"/>
              </w:rPr>
              <w:t>Standard on Explosion Prevention Systems</w:t>
            </w:r>
            <w:bookmarkStart w:id="1560" w:name="a102935"/>
            <w:bookmarkEnd w:id="1560"/>
          </w:p>
        </w:tc>
        <w:tc>
          <w:tcPr>
            <w:tcW w:w="1524" w:type="pct"/>
            <w:tcBorders>
              <w:top w:val="outset" w:sz="6" w:space="0" w:color="auto"/>
              <w:left w:val="outset" w:sz="6" w:space="0" w:color="auto"/>
              <w:bottom w:val="outset" w:sz="6" w:space="0" w:color="auto"/>
              <w:right w:val="outset" w:sz="6" w:space="0" w:color="auto"/>
            </w:tcBorders>
            <w:hideMark/>
          </w:tcPr>
          <w:p w14:paraId="7A2F4097" w14:textId="77777777" w:rsidR="00D45A8C" w:rsidRPr="00B620DB" w:rsidRDefault="00135AFF" w:rsidP="00D45A8C">
            <w:pPr>
              <w:pStyle w:val="12TabHeadBody"/>
            </w:pPr>
            <w:hyperlink r:id="rId1419" w:anchor="en001118" w:history="1">
              <w:r w:rsidR="00D45A8C" w:rsidRPr="00B620DB">
                <w:rPr>
                  <w:rStyle w:val="Hyperlink"/>
                  <w:color w:val="auto"/>
                  <w:szCs w:val="18"/>
                  <w:u w:val="none"/>
                </w:rPr>
                <w:t>A-3.6.2.7.(5)</w:t>
              </w:r>
            </w:hyperlink>
            <w:r w:rsidR="00D45A8C" w:rsidRPr="00B620DB">
              <w:br/>
            </w:r>
            <w:hyperlink r:id="rId1420" w:anchor="en001196" w:history="1">
              <w:r w:rsidR="00D45A8C" w:rsidRPr="00B620DB">
                <w:rPr>
                  <w:rStyle w:val="Hyperlink"/>
                  <w:color w:val="auto"/>
                  <w:szCs w:val="18"/>
                  <w:u w:val="none"/>
                </w:rPr>
                <w:t>A-6.9.1.2.(1)</w:t>
              </w:r>
            </w:hyperlink>
          </w:p>
        </w:tc>
      </w:tr>
      <w:tr w:rsidR="00D45A8C" w:rsidRPr="00B620DB" w14:paraId="50EE3EB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179001"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CFC6A0D" w14:textId="77777777" w:rsidR="00D45A8C" w:rsidRPr="00B620DB" w:rsidRDefault="00D45A8C" w:rsidP="00D45A8C">
            <w:pPr>
              <w:pStyle w:val="12TabHeadBody"/>
            </w:pPr>
            <w:r w:rsidRPr="00B620DB">
              <w:rPr>
                <w:rStyle w:val="flts1"/>
              </w:rPr>
              <w:t>72-2019</w:t>
            </w:r>
          </w:p>
        </w:tc>
        <w:tc>
          <w:tcPr>
            <w:tcW w:w="1641" w:type="pct"/>
            <w:tcBorders>
              <w:top w:val="outset" w:sz="6" w:space="0" w:color="auto"/>
              <w:left w:val="outset" w:sz="6" w:space="0" w:color="auto"/>
              <w:bottom w:val="outset" w:sz="6" w:space="0" w:color="auto"/>
              <w:right w:val="outset" w:sz="6" w:space="0" w:color="auto"/>
            </w:tcBorders>
            <w:hideMark/>
          </w:tcPr>
          <w:p w14:paraId="2A7D76F3" w14:textId="77777777" w:rsidR="00D45A8C" w:rsidRPr="00B620DB" w:rsidRDefault="00D45A8C" w:rsidP="00D45A8C">
            <w:pPr>
              <w:pStyle w:val="12TabHeadBody"/>
            </w:pPr>
            <w:bookmarkStart w:id="1561" w:name="nfpa72"/>
            <w:bookmarkStart w:id="1562" w:name="a102956"/>
            <w:bookmarkEnd w:id="1561"/>
            <w:bookmarkEnd w:id="1562"/>
            <w:r w:rsidRPr="00B620DB">
              <w:rPr>
                <w:rStyle w:val="flts1"/>
              </w:rPr>
              <w:t>National Fire Alarm and Signaling Code</w:t>
            </w:r>
            <w:bookmarkStart w:id="1563" w:name="a102958"/>
            <w:bookmarkEnd w:id="1563"/>
          </w:p>
        </w:tc>
        <w:tc>
          <w:tcPr>
            <w:tcW w:w="1524" w:type="pct"/>
            <w:tcBorders>
              <w:top w:val="outset" w:sz="6" w:space="0" w:color="auto"/>
              <w:left w:val="outset" w:sz="6" w:space="0" w:color="auto"/>
              <w:bottom w:val="outset" w:sz="6" w:space="0" w:color="auto"/>
              <w:right w:val="outset" w:sz="6" w:space="0" w:color="auto"/>
            </w:tcBorders>
            <w:hideMark/>
          </w:tcPr>
          <w:p w14:paraId="2A49166E" w14:textId="77777777" w:rsidR="00D45A8C" w:rsidRPr="00B620DB" w:rsidRDefault="00135AFF" w:rsidP="00D45A8C">
            <w:pPr>
              <w:pStyle w:val="12TabHeadBody"/>
            </w:pPr>
            <w:hyperlink r:id="rId1421" w:anchor="en000068" w:history="1">
              <w:r w:rsidR="00D45A8C" w:rsidRPr="00B620DB">
                <w:rPr>
                  <w:rStyle w:val="Hyperlink"/>
                  <w:color w:val="auto"/>
                  <w:szCs w:val="18"/>
                  <w:u w:val="none"/>
                </w:rPr>
                <w:t>A-3.2.4.22.(1)(b)</w:t>
              </w:r>
            </w:hyperlink>
          </w:p>
        </w:tc>
      </w:tr>
      <w:tr w:rsidR="00D45A8C" w:rsidRPr="00B620DB" w14:paraId="59A0A51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E9F57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507B768E" w14:textId="77777777" w:rsidR="00D45A8C" w:rsidRPr="00B620DB" w:rsidRDefault="00D45A8C" w:rsidP="00D45A8C">
            <w:pPr>
              <w:pStyle w:val="12TabHeadBody"/>
            </w:pPr>
            <w:r w:rsidRPr="00B620DB">
              <w:rPr>
                <w:rStyle w:val="flts1"/>
              </w:rPr>
              <w:t>80-2013</w:t>
            </w:r>
          </w:p>
        </w:tc>
        <w:tc>
          <w:tcPr>
            <w:tcW w:w="1641" w:type="pct"/>
            <w:tcBorders>
              <w:top w:val="outset" w:sz="6" w:space="0" w:color="auto"/>
              <w:left w:val="outset" w:sz="6" w:space="0" w:color="auto"/>
              <w:bottom w:val="outset" w:sz="6" w:space="0" w:color="auto"/>
              <w:right w:val="outset" w:sz="6" w:space="0" w:color="auto"/>
            </w:tcBorders>
            <w:hideMark/>
          </w:tcPr>
          <w:p w14:paraId="2B7FFDA1" w14:textId="77777777" w:rsidR="00D45A8C" w:rsidRPr="00B620DB" w:rsidRDefault="00D45A8C" w:rsidP="00D45A8C">
            <w:pPr>
              <w:pStyle w:val="12TabHeadBody"/>
            </w:pPr>
            <w:bookmarkStart w:id="1564" w:name="nfpa80"/>
            <w:bookmarkStart w:id="1565" w:name="a103183"/>
            <w:bookmarkEnd w:id="1564"/>
            <w:bookmarkEnd w:id="1565"/>
            <w:r w:rsidRPr="00B620DB">
              <w:rPr>
                <w:rStyle w:val="flts1"/>
              </w:rPr>
              <w:t>Standard for Fire Doors and Other Opening Protectives</w:t>
            </w:r>
            <w:bookmarkStart w:id="1566" w:name="a103185"/>
            <w:bookmarkEnd w:id="1566"/>
          </w:p>
        </w:tc>
        <w:tc>
          <w:tcPr>
            <w:tcW w:w="1524" w:type="pct"/>
            <w:tcBorders>
              <w:top w:val="outset" w:sz="6" w:space="0" w:color="auto"/>
              <w:left w:val="outset" w:sz="6" w:space="0" w:color="auto"/>
              <w:bottom w:val="outset" w:sz="6" w:space="0" w:color="auto"/>
              <w:right w:val="outset" w:sz="6" w:space="0" w:color="auto"/>
            </w:tcBorders>
            <w:hideMark/>
          </w:tcPr>
          <w:p w14:paraId="6831CD5F" w14:textId="77777777" w:rsidR="00D45A8C" w:rsidRPr="00B620DB" w:rsidRDefault="00135AFF" w:rsidP="00D45A8C">
            <w:pPr>
              <w:pStyle w:val="12TabHeadBody"/>
            </w:pPr>
            <w:hyperlink r:id="rId1422" w:anchor="es000260" w:history="1">
              <w:r w:rsidR="00D45A8C" w:rsidRPr="00B620DB">
                <w:rPr>
                  <w:rStyle w:val="Hyperlink"/>
                  <w:color w:val="auto"/>
                  <w:szCs w:val="18"/>
                  <w:u w:val="none"/>
                </w:rPr>
                <w:t>3.1.8.5.(2)</w:t>
              </w:r>
            </w:hyperlink>
            <w:r w:rsidR="00D45A8C" w:rsidRPr="00B620DB">
              <w:br/>
            </w:r>
            <w:hyperlink r:id="rId1423" w:anchor="es000278" w:history="1">
              <w:r w:rsidR="00D45A8C" w:rsidRPr="00B620DB">
                <w:rPr>
                  <w:rStyle w:val="Hyperlink"/>
                  <w:color w:val="auto"/>
                  <w:szCs w:val="18"/>
                  <w:u w:val="none"/>
                </w:rPr>
                <w:t>3.1.8.12.(2)</w:t>
              </w:r>
            </w:hyperlink>
            <w:r w:rsidR="00D45A8C" w:rsidRPr="00B620DB">
              <w:br/>
            </w:r>
            <w:hyperlink r:id="rId1424" w:anchor="es000287" w:history="1">
              <w:r w:rsidR="00D45A8C" w:rsidRPr="00B620DB">
                <w:rPr>
                  <w:rStyle w:val="Hyperlink"/>
                  <w:color w:val="auto"/>
                  <w:szCs w:val="18"/>
                  <w:u w:val="none"/>
                </w:rPr>
                <w:t>3.1.8.16.(1)</w:t>
              </w:r>
            </w:hyperlink>
            <w:r w:rsidR="00D45A8C" w:rsidRPr="00B620DB">
              <w:br/>
            </w:r>
            <w:hyperlink r:id="rId1425" w:anchor="es016019" w:history="1">
              <w:r w:rsidR="00D45A8C" w:rsidRPr="00B620DB">
                <w:rPr>
                  <w:rStyle w:val="Hyperlink"/>
                  <w:color w:val="auto"/>
                  <w:szCs w:val="18"/>
                  <w:u w:val="none"/>
                </w:rPr>
                <w:t>3.1.9.1.(5)</w:t>
              </w:r>
            </w:hyperlink>
            <w:r w:rsidR="00D45A8C" w:rsidRPr="00B620DB">
              <w:br/>
            </w:r>
            <w:hyperlink r:id="rId1426" w:anchor="en000034" w:history="1">
              <w:r w:rsidR="00D45A8C" w:rsidRPr="00B620DB">
                <w:rPr>
                  <w:rStyle w:val="Hyperlink"/>
                  <w:color w:val="auto"/>
                  <w:szCs w:val="18"/>
                  <w:u w:val="none"/>
                </w:rPr>
                <w:t>A-3.1.8.1.(2)</w:t>
              </w:r>
            </w:hyperlink>
            <w:r w:rsidR="00D45A8C" w:rsidRPr="00B620DB">
              <w:br/>
            </w:r>
            <w:hyperlink r:id="rId1427" w:anchor="en000082" w:history="1">
              <w:r w:rsidR="00D45A8C" w:rsidRPr="00B620DB">
                <w:rPr>
                  <w:rStyle w:val="Hyperlink"/>
                  <w:color w:val="auto"/>
                  <w:szCs w:val="18"/>
                  <w:u w:val="none"/>
                </w:rPr>
                <w:t>A-3.2.8.2.(3)</w:t>
              </w:r>
            </w:hyperlink>
            <w:r w:rsidR="00D45A8C" w:rsidRPr="00B620DB">
              <w:br/>
            </w:r>
            <w:hyperlink r:id="rId1428" w:anchor="es014634" w:history="1">
              <w:r w:rsidR="00D45A8C" w:rsidRPr="00B620DB">
                <w:rPr>
                  <w:rStyle w:val="Hyperlink"/>
                  <w:color w:val="auto"/>
                  <w:szCs w:val="18"/>
                  <w:u w:val="none"/>
                </w:rPr>
                <w:t>9.10.9.9.(5)</w:t>
              </w:r>
            </w:hyperlink>
            <w:r w:rsidR="00D45A8C" w:rsidRPr="00B620DB">
              <w:br/>
            </w:r>
            <w:hyperlink r:id="rId1429" w:anchor="es002292" w:history="1">
              <w:r w:rsidR="00D45A8C" w:rsidRPr="00B620DB">
                <w:rPr>
                  <w:rStyle w:val="Hyperlink"/>
                  <w:color w:val="auto"/>
                  <w:szCs w:val="18"/>
                  <w:u w:val="none"/>
                </w:rPr>
                <w:t>9.10.13.1.(1)</w:t>
              </w:r>
            </w:hyperlink>
          </w:p>
        </w:tc>
      </w:tr>
      <w:tr w:rsidR="00D45A8C" w:rsidRPr="00B620DB" w14:paraId="10BD067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2E9DBDE"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0A480D4" w14:textId="77777777" w:rsidR="00D45A8C" w:rsidRPr="00B620DB" w:rsidRDefault="00D45A8C" w:rsidP="00D45A8C">
            <w:pPr>
              <w:pStyle w:val="12TabHeadBody"/>
            </w:pPr>
            <w:r w:rsidRPr="00B620DB">
              <w:rPr>
                <w:rStyle w:val="flts1"/>
              </w:rPr>
              <w:t>80A-2012</w:t>
            </w:r>
          </w:p>
        </w:tc>
        <w:tc>
          <w:tcPr>
            <w:tcW w:w="1641" w:type="pct"/>
            <w:tcBorders>
              <w:top w:val="outset" w:sz="6" w:space="0" w:color="auto"/>
              <w:left w:val="outset" w:sz="6" w:space="0" w:color="auto"/>
              <w:bottom w:val="outset" w:sz="6" w:space="0" w:color="auto"/>
              <w:right w:val="outset" w:sz="6" w:space="0" w:color="auto"/>
            </w:tcBorders>
            <w:hideMark/>
          </w:tcPr>
          <w:p w14:paraId="21EF332A" w14:textId="77777777" w:rsidR="00D45A8C" w:rsidRPr="00B620DB" w:rsidRDefault="00D45A8C" w:rsidP="00D45A8C">
            <w:pPr>
              <w:pStyle w:val="12TabHeadBody"/>
            </w:pPr>
            <w:bookmarkStart w:id="1567" w:name="nfpa80a"/>
            <w:bookmarkStart w:id="1568" w:name="a103218"/>
            <w:bookmarkEnd w:id="1567"/>
            <w:bookmarkEnd w:id="1568"/>
            <w:r w:rsidRPr="00B620DB">
              <w:rPr>
                <w:rStyle w:val="flts1"/>
              </w:rPr>
              <w:t>Recommended Practice for Protection of Buildings from Exterior Fire Exposures</w:t>
            </w:r>
            <w:bookmarkStart w:id="1569" w:name="a103426"/>
            <w:bookmarkEnd w:id="1569"/>
          </w:p>
        </w:tc>
        <w:tc>
          <w:tcPr>
            <w:tcW w:w="1524" w:type="pct"/>
            <w:tcBorders>
              <w:top w:val="outset" w:sz="6" w:space="0" w:color="auto"/>
              <w:left w:val="outset" w:sz="6" w:space="0" w:color="auto"/>
              <w:bottom w:val="outset" w:sz="6" w:space="0" w:color="auto"/>
              <w:right w:val="outset" w:sz="6" w:space="0" w:color="auto"/>
            </w:tcBorders>
            <w:hideMark/>
          </w:tcPr>
          <w:p w14:paraId="708A9D2F" w14:textId="77777777" w:rsidR="00D45A8C" w:rsidRPr="00B620DB" w:rsidRDefault="00135AFF" w:rsidP="00D45A8C">
            <w:pPr>
              <w:pStyle w:val="12TabHeadBody"/>
            </w:pPr>
            <w:hyperlink r:id="rId1430" w:anchor="en000017" w:history="1">
              <w:r w:rsidR="00D45A8C" w:rsidRPr="00B620DB">
                <w:rPr>
                  <w:rStyle w:val="Hyperlink"/>
                  <w:color w:val="auto"/>
                  <w:szCs w:val="18"/>
                  <w:u w:val="none"/>
                </w:rPr>
                <w:t>A-3</w:t>
              </w:r>
            </w:hyperlink>
          </w:p>
        </w:tc>
      </w:tr>
      <w:tr w:rsidR="00D45A8C" w:rsidRPr="00B620DB" w14:paraId="03AE9F5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AED156" w14:textId="77777777" w:rsidR="00D45A8C" w:rsidRPr="00B620DB" w:rsidRDefault="00D45A8C" w:rsidP="00D45A8C">
            <w:pPr>
              <w:pStyle w:val="12TabHeadBody"/>
            </w:pPr>
            <w:r w:rsidRPr="00B620DB">
              <w:rPr>
                <w:rStyle w:val="flts1"/>
              </w:rPr>
              <w:lastRenderedPageBreak/>
              <w:t>NFPA</w:t>
            </w:r>
          </w:p>
        </w:tc>
        <w:tc>
          <w:tcPr>
            <w:tcW w:w="1253" w:type="pct"/>
            <w:tcBorders>
              <w:top w:val="outset" w:sz="6" w:space="0" w:color="auto"/>
              <w:left w:val="outset" w:sz="6" w:space="0" w:color="auto"/>
              <w:bottom w:val="outset" w:sz="6" w:space="0" w:color="auto"/>
              <w:right w:val="outset" w:sz="6" w:space="0" w:color="auto"/>
            </w:tcBorders>
            <w:hideMark/>
          </w:tcPr>
          <w:p w14:paraId="53A1A79C" w14:textId="77777777" w:rsidR="00D45A8C" w:rsidRPr="00B620DB" w:rsidRDefault="00D45A8C" w:rsidP="00D45A8C">
            <w:pPr>
              <w:pStyle w:val="12TabHeadBody"/>
            </w:pPr>
            <w:r w:rsidRPr="00B620DB">
              <w:rPr>
                <w:rStyle w:val="flts1"/>
              </w:rPr>
              <w:t>82-2014</w:t>
            </w:r>
          </w:p>
        </w:tc>
        <w:tc>
          <w:tcPr>
            <w:tcW w:w="1641" w:type="pct"/>
            <w:tcBorders>
              <w:top w:val="outset" w:sz="6" w:space="0" w:color="auto"/>
              <w:left w:val="outset" w:sz="6" w:space="0" w:color="auto"/>
              <w:bottom w:val="outset" w:sz="6" w:space="0" w:color="auto"/>
              <w:right w:val="outset" w:sz="6" w:space="0" w:color="auto"/>
            </w:tcBorders>
            <w:hideMark/>
          </w:tcPr>
          <w:p w14:paraId="7BA7DD91" w14:textId="77777777" w:rsidR="00D45A8C" w:rsidRPr="00B620DB" w:rsidRDefault="00D45A8C" w:rsidP="00D45A8C">
            <w:pPr>
              <w:pStyle w:val="12TabHeadBody"/>
            </w:pPr>
            <w:bookmarkStart w:id="1570" w:name="nfpa82"/>
            <w:bookmarkStart w:id="1571" w:name="a103445"/>
            <w:bookmarkEnd w:id="1570"/>
            <w:bookmarkEnd w:id="1571"/>
            <w:r w:rsidRPr="00B620DB">
              <w:rPr>
                <w:rStyle w:val="flts1"/>
              </w:rPr>
              <w:t>Standard on Incinerators and Waste and Linen Handling Systems and Equipment</w:t>
            </w:r>
            <w:bookmarkStart w:id="1572" w:name="a103447"/>
            <w:bookmarkEnd w:id="1572"/>
          </w:p>
        </w:tc>
        <w:tc>
          <w:tcPr>
            <w:tcW w:w="1524" w:type="pct"/>
            <w:tcBorders>
              <w:top w:val="outset" w:sz="6" w:space="0" w:color="auto"/>
              <w:left w:val="outset" w:sz="6" w:space="0" w:color="auto"/>
              <w:bottom w:val="outset" w:sz="6" w:space="0" w:color="auto"/>
              <w:right w:val="outset" w:sz="6" w:space="0" w:color="auto"/>
            </w:tcBorders>
            <w:hideMark/>
          </w:tcPr>
          <w:p w14:paraId="71EBF1F8" w14:textId="77777777" w:rsidR="00D45A8C" w:rsidRPr="00B620DB" w:rsidRDefault="00135AFF" w:rsidP="00D45A8C">
            <w:pPr>
              <w:pStyle w:val="12TabHeadBody"/>
            </w:pPr>
            <w:hyperlink r:id="rId1431" w:anchor="es001765" w:history="1">
              <w:r w:rsidR="00D45A8C" w:rsidRPr="00B620DB">
                <w:rPr>
                  <w:rStyle w:val="Hyperlink"/>
                  <w:color w:val="auto"/>
                  <w:szCs w:val="18"/>
                  <w:u w:val="none"/>
                </w:rPr>
                <w:t>6.2.2.1.(1)</w:t>
              </w:r>
            </w:hyperlink>
            <w:r w:rsidR="00D45A8C" w:rsidRPr="00B620DB">
              <w:br/>
            </w:r>
            <w:hyperlink r:id="rId1432" w:anchor="es002273" w:history="1">
              <w:r w:rsidR="00D45A8C" w:rsidRPr="00B620DB">
                <w:rPr>
                  <w:rStyle w:val="Hyperlink"/>
                  <w:color w:val="auto"/>
                  <w:szCs w:val="18"/>
                  <w:u w:val="none"/>
                </w:rPr>
                <w:t>9.10.10.5.(2)</w:t>
              </w:r>
            </w:hyperlink>
          </w:p>
        </w:tc>
      </w:tr>
      <w:tr w:rsidR="00D45A8C" w:rsidRPr="00B620DB" w14:paraId="7D2CABA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22D9BD"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1D081668" w14:textId="77777777" w:rsidR="00D45A8C" w:rsidRPr="00B620DB" w:rsidRDefault="00D45A8C" w:rsidP="00D45A8C">
            <w:pPr>
              <w:pStyle w:val="12TabHeadBody"/>
            </w:pPr>
            <w:r w:rsidRPr="00B620DB">
              <w:rPr>
                <w:rStyle w:val="flts1"/>
              </w:rPr>
              <w:t>85-2019</w:t>
            </w:r>
          </w:p>
        </w:tc>
        <w:tc>
          <w:tcPr>
            <w:tcW w:w="1641" w:type="pct"/>
            <w:tcBorders>
              <w:top w:val="outset" w:sz="6" w:space="0" w:color="auto"/>
              <w:left w:val="outset" w:sz="6" w:space="0" w:color="auto"/>
              <w:bottom w:val="outset" w:sz="6" w:space="0" w:color="auto"/>
              <w:right w:val="outset" w:sz="6" w:space="0" w:color="auto"/>
            </w:tcBorders>
            <w:hideMark/>
          </w:tcPr>
          <w:p w14:paraId="5A505917" w14:textId="77777777" w:rsidR="00D45A8C" w:rsidRPr="00B620DB" w:rsidRDefault="00D45A8C" w:rsidP="00D45A8C">
            <w:pPr>
              <w:pStyle w:val="12TabHeadBody"/>
            </w:pPr>
            <w:bookmarkStart w:id="1573" w:name="nfpa85"/>
            <w:bookmarkStart w:id="1574" w:name="a103468"/>
            <w:bookmarkEnd w:id="1573"/>
            <w:bookmarkEnd w:id="1574"/>
            <w:r w:rsidRPr="00B620DB">
              <w:rPr>
                <w:rStyle w:val="flts1"/>
              </w:rPr>
              <w:t>Boiler and Combustion Systems Hazards Code</w:t>
            </w:r>
            <w:bookmarkStart w:id="1575" w:name="a103470"/>
            <w:bookmarkEnd w:id="1575"/>
          </w:p>
        </w:tc>
        <w:tc>
          <w:tcPr>
            <w:tcW w:w="1524" w:type="pct"/>
            <w:tcBorders>
              <w:top w:val="outset" w:sz="6" w:space="0" w:color="auto"/>
              <w:left w:val="outset" w:sz="6" w:space="0" w:color="auto"/>
              <w:bottom w:val="outset" w:sz="6" w:space="0" w:color="auto"/>
              <w:right w:val="outset" w:sz="6" w:space="0" w:color="auto"/>
            </w:tcBorders>
            <w:hideMark/>
          </w:tcPr>
          <w:p w14:paraId="5776A1DE" w14:textId="77777777" w:rsidR="00D45A8C" w:rsidRPr="00B620DB" w:rsidRDefault="00135AFF" w:rsidP="00D45A8C">
            <w:pPr>
              <w:pStyle w:val="12TabHeadBody"/>
            </w:pPr>
            <w:hyperlink r:id="rId1433" w:anchor="en001196" w:history="1">
              <w:r w:rsidR="00D45A8C" w:rsidRPr="00B620DB">
                <w:rPr>
                  <w:rStyle w:val="Hyperlink"/>
                  <w:color w:val="auto"/>
                  <w:szCs w:val="18"/>
                  <w:u w:val="none"/>
                </w:rPr>
                <w:t>A-6.9.1.2.(1)</w:t>
              </w:r>
            </w:hyperlink>
          </w:p>
        </w:tc>
      </w:tr>
      <w:tr w:rsidR="00D45A8C" w:rsidRPr="00B620DB" w14:paraId="0AAEC80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C2C026"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0B52438E" w14:textId="77777777" w:rsidR="00D45A8C" w:rsidRPr="00B620DB" w:rsidRDefault="00D45A8C" w:rsidP="00D45A8C">
            <w:pPr>
              <w:pStyle w:val="12TabHeadBody"/>
            </w:pPr>
            <w:r w:rsidRPr="00B620DB">
              <w:rPr>
                <w:rStyle w:val="flts1"/>
              </w:rPr>
              <w:t>86-2019</w:t>
            </w:r>
          </w:p>
        </w:tc>
        <w:tc>
          <w:tcPr>
            <w:tcW w:w="1641" w:type="pct"/>
            <w:tcBorders>
              <w:top w:val="outset" w:sz="6" w:space="0" w:color="auto"/>
              <w:left w:val="outset" w:sz="6" w:space="0" w:color="auto"/>
              <w:bottom w:val="outset" w:sz="6" w:space="0" w:color="auto"/>
              <w:right w:val="outset" w:sz="6" w:space="0" w:color="auto"/>
            </w:tcBorders>
            <w:hideMark/>
          </w:tcPr>
          <w:p w14:paraId="6DF65894" w14:textId="77777777" w:rsidR="00D45A8C" w:rsidRPr="00B620DB" w:rsidRDefault="00D45A8C" w:rsidP="00D45A8C">
            <w:pPr>
              <w:pStyle w:val="12TabHeadBody"/>
            </w:pPr>
            <w:bookmarkStart w:id="1576" w:name="nfpa86"/>
            <w:bookmarkStart w:id="1577" w:name="a103695"/>
            <w:bookmarkEnd w:id="1576"/>
            <w:bookmarkEnd w:id="1577"/>
            <w:r w:rsidRPr="00B620DB">
              <w:rPr>
                <w:rStyle w:val="flts1"/>
              </w:rPr>
              <w:t>Standard for Ovens and Furnaces</w:t>
            </w:r>
            <w:bookmarkStart w:id="1578" w:name="a103697"/>
            <w:bookmarkEnd w:id="1578"/>
          </w:p>
        </w:tc>
        <w:tc>
          <w:tcPr>
            <w:tcW w:w="1524" w:type="pct"/>
            <w:tcBorders>
              <w:top w:val="outset" w:sz="6" w:space="0" w:color="auto"/>
              <w:left w:val="outset" w:sz="6" w:space="0" w:color="auto"/>
              <w:bottom w:val="outset" w:sz="6" w:space="0" w:color="auto"/>
              <w:right w:val="outset" w:sz="6" w:space="0" w:color="auto"/>
            </w:tcBorders>
            <w:hideMark/>
          </w:tcPr>
          <w:p w14:paraId="1EB1163C" w14:textId="77777777" w:rsidR="00D45A8C" w:rsidRPr="00B620DB" w:rsidRDefault="00135AFF" w:rsidP="00D45A8C">
            <w:pPr>
              <w:pStyle w:val="12TabHeadBody"/>
            </w:pPr>
            <w:hyperlink r:id="rId1434" w:anchor="en001196" w:history="1">
              <w:r w:rsidR="00D45A8C" w:rsidRPr="00B620DB">
                <w:rPr>
                  <w:rStyle w:val="Hyperlink"/>
                  <w:color w:val="auto"/>
                  <w:szCs w:val="18"/>
                  <w:u w:val="none"/>
                </w:rPr>
                <w:t>A-6.9.1.2.(1)</w:t>
              </w:r>
            </w:hyperlink>
          </w:p>
        </w:tc>
      </w:tr>
      <w:tr w:rsidR="00D45A8C" w:rsidRPr="00B620DB" w14:paraId="337B29B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E3B776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7A6158C0" w14:textId="77777777" w:rsidR="00D45A8C" w:rsidRPr="00B620DB" w:rsidRDefault="00D45A8C" w:rsidP="00D45A8C">
            <w:pPr>
              <w:pStyle w:val="12TabHeadBody"/>
            </w:pPr>
            <w:r w:rsidRPr="00B620DB">
              <w:rPr>
                <w:rStyle w:val="flts1"/>
              </w:rPr>
              <w:t>88A-2019</w:t>
            </w:r>
          </w:p>
        </w:tc>
        <w:tc>
          <w:tcPr>
            <w:tcW w:w="1641" w:type="pct"/>
            <w:tcBorders>
              <w:top w:val="outset" w:sz="6" w:space="0" w:color="auto"/>
              <w:left w:val="outset" w:sz="6" w:space="0" w:color="auto"/>
              <w:bottom w:val="outset" w:sz="6" w:space="0" w:color="auto"/>
              <w:right w:val="outset" w:sz="6" w:space="0" w:color="auto"/>
            </w:tcBorders>
            <w:hideMark/>
          </w:tcPr>
          <w:p w14:paraId="0396BAF6" w14:textId="77777777" w:rsidR="00D45A8C" w:rsidRPr="00B620DB" w:rsidRDefault="00D45A8C" w:rsidP="00D45A8C">
            <w:pPr>
              <w:pStyle w:val="12TabHeadBody"/>
            </w:pPr>
            <w:bookmarkStart w:id="1579" w:name="nfpa88a"/>
            <w:bookmarkStart w:id="1580" w:name="a103716"/>
            <w:bookmarkEnd w:id="1579"/>
            <w:bookmarkEnd w:id="1580"/>
            <w:r w:rsidRPr="00B620DB">
              <w:rPr>
                <w:rStyle w:val="flts1"/>
              </w:rPr>
              <w:t>Standard for Parking Structures</w:t>
            </w:r>
            <w:bookmarkStart w:id="1581" w:name="a103718"/>
            <w:bookmarkEnd w:id="1581"/>
          </w:p>
        </w:tc>
        <w:tc>
          <w:tcPr>
            <w:tcW w:w="1524" w:type="pct"/>
            <w:tcBorders>
              <w:top w:val="outset" w:sz="6" w:space="0" w:color="auto"/>
              <w:left w:val="outset" w:sz="6" w:space="0" w:color="auto"/>
              <w:bottom w:val="outset" w:sz="6" w:space="0" w:color="auto"/>
              <w:right w:val="outset" w:sz="6" w:space="0" w:color="auto"/>
            </w:tcBorders>
            <w:hideMark/>
          </w:tcPr>
          <w:p w14:paraId="488F108F" w14:textId="77777777" w:rsidR="00D45A8C" w:rsidRPr="00B620DB" w:rsidRDefault="00135AFF" w:rsidP="00D45A8C">
            <w:pPr>
              <w:pStyle w:val="12TabHeadBody"/>
            </w:pPr>
            <w:hyperlink r:id="rId1435" w:anchor="en001196" w:history="1">
              <w:r w:rsidR="00D45A8C" w:rsidRPr="00B620DB">
                <w:rPr>
                  <w:rStyle w:val="Hyperlink"/>
                  <w:color w:val="auto"/>
                  <w:szCs w:val="18"/>
                  <w:u w:val="none"/>
                </w:rPr>
                <w:t>A-6.9.1.2.(1)</w:t>
              </w:r>
            </w:hyperlink>
          </w:p>
        </w:tc>
      </w:tr>
      <w:tr w:rsidR="00D45A8C" w:rsidRPr="00B620DB" w14:paraId="788DC9A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6FB7326"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477D3858" w14:textId="77777777" w:rsidR="00D45A8C" w:rsidRPr="00B620DB" w:rsidRDefault="00D45A8C" w:rsidP="00D45A8C">
            <w:pPr>
              <w:pStyle w:val="12TabHeadBody"/>
            </w:pPr>
            <w:r w:rsidRPr="00B620DB">
              <w:rPr>
                <w:rStyle w:val="flts1"/>
              </w:rPr>
              <w:t>91-2015</w:t>
            </w:r>
          </w:p>
        </w:tc>
        <w:tc>
          <w:tcPr>
            <w:tcW w:w="1641" w:type="pct"/>
            <w:tcBorders>
              <w:top w:val="outset" w:sz="6" w:space="0" w:color="auto"/>
              <w:left w:val="outset" w:sz="6" w:space="0" w:color="auto"/>
              <w:bottom w:val="outset" w:sz="6" w:space="0" w:color="auto"/>
              <w:right w:val="outset" w:sz="6" w:space="0" w:color="auto"/>
            </w:tcBorders>
            <w:hideMark/>
          </w:tcPr>
          <w:p w14:paraId="29E76302" w14:textId="77777777" w:rsidR="00D45A8C" w:rsidRPr="00B620DB" w:rsidRDefault="00D45A8C" w:rsidP="00D45A8C">
            <w:pPr>
              <w:pStyle w:val="12TabHeadBody"/>
            </w:pPr>
            <w:bookmarkStart w:id="1582" w:name="nfpa91"/>
            <w:bookmarkStart w:id="1583" w:name="a103943"/>
            <w:bookmarkEnd w:id="1582"/>
            <w:bookmarkEnd w:id="1583"/>
            <w:r w:rsidRPr="00B620DB">
              <w:rPr>
                <w:rStyle w:val="flts1"/>
              </w:rPr>
              <w:t>Standard for Exhaust Systems for Air Conveying of Vapors, Gases, Mists, and Particulate Solids</w:t>
            </w:r>
            <w:bookmarkStart w:id="1584" w:name="a103945"/>
            <w:bookmarkEnd w:id="1584"/>
          </w:p>
        </w:tc>
        <w:tc>
          <w:tcPr>
            <w:tcW w:w="1524" w:type="pct"/>
            <w:tcBorders>
              <w:top w:val="outset" w:sz="6" w:space="0" w:color="auto"/>
              <w:left w:val="outset" w:sz="6" w:space="0" w:color="auto"/>
              <w:bottom w:val="outset" w:sz="6" w:space="0" w:color="auto"/>
              <w:right w:val="outset" w:sz="6" w:space="0" w:color="auto"/>
            </w:tcBorders>
            <w:hideMark/>
          </w:tcPr>
          <w:p w14:paraId="2CCE11CE" w14:textId="77777777" w:rsidR="00D45A8C" w:rsidRPr="00B620DB" w:rsidRDefault="00135AFF" w:rsidP="00D45A8C">
            <w:pPr>
              <w:pStyle w:val="12TabHeadBody"/>
            </w:pPr>
            <w:hyperlink r:id="rId1436" w:anchor="es016353" w:history="1">
              <w:r w:rsidR="00D45A8C" w:rsidRPr="00B620DB">
                <w:rPr>
                  <w:rStyle w:val="Hyperlink"/>
                  <w:color w:val="auto"/>
                  <w:szCs w:val="18"/>
                  <w:u w:val="none"/>
                </w:rPr>
                <w:t>6.3.4.3.(1)</w:t>
              </w:r>
            </w:hyperlink>
            <w:r w:rsidR="00D45A8C" w:rsidRPr="00B620DB">
              <w:br/>
            </w:r>
            <w:hyperlink r:id="rId1437" w:anchor="en001196" w:history="1">
              <w:r w:rsidR="00D45A8C" w:rsidRPr="00B620DB">
                <w:rPr>
                  <w:rStyle w:val="Hyperlink"/>
                  <w:color w:val="auto"/>
                  <w:szCs w:val="18"/>
                  <w:u w:val="none"/>
                </w:rPr>
                <w:t>A-6.9.1.2.(1)</w:t>
              </w:r>
            </w:hyperlink>
          </w:p>
        </w:tc>
      </w:tr>
      <w:tr w:rsidR="00D45A8C" w:rsidRPr="00B620DB" w14:paraId="5EDB4D0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27DDFE2"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202E799" w14:textId="77777777" w:rsidR="00D45A8C" w:rsidRPr="00B620DB" w:rsidRDefault="00D45A8C" w:rsidP="00D45A8C">
            <w:pPr>
              <w:pStyle w:val="12TabHeadBody"/>
            </w:pPr>
            <w:r w:rsidRPr="00B620DB">
              <w:rPr>
                <w:rStyle w:val="flts1"/>
              </w:rPr>
              <w:t>96-2014</w:t>
            </w:r>
          </w:p>
        </w:tc>
        <w:tc>
          <w:tcPr>
            <w:tcW w:w="1641" w:type="pct"/>
            <w:tcBorders>
              <w:top w:val="outset" w:sz="6" w:space="0" w:color="auto"/>
              <w:left w:val="outset" w:sz="6" w:space="0" w:color="auto"/>
              <w:bottom w:val="outset" w:sz="6" w:space="0" w:color="auto"/>
              <w:right w:val="outset" w:sz="6" w:space="0" w:color="auto"/>
            </w:tcBorders>
            <w:hideMark/>
          </w:tcPr>
          <w:p w14:paraId="247BB439" w14:textId="77777777" w:rsidR="00D45A8C" w:rsidRPr="00B620DB" w:rsidRDefault="00D45A8C" w:rsidP="00D45A8C">
            <w:pPr>
              <w:pStyle w:val="12TabHeadBody"/>
            </w:pPr>
            <w:bookmarkStart w:id="1585" w:name="nfpa96"/>
            <w:bookmarkStart w:id="1586" w:name="a103966"/>
            <w:bookmarkEnd w:id="1585"/>
            <w:bookmarkEnd w:id="1586"/>
            <w:r w:rsidRPr="00B620DB">
              <w:rPr>
                <w:rStyle w:val="flts1"/>
              </w:rPr>
              <w:t>Standard for Ventilation Control and Fire Protection of Commercial Cooking Operations</w:t>
            </w:r>
            <w:bookmarkStart w:id="1587" w:name="a103968"/>
            <w:bookmarkEnd w:id="1587"/>
          </w:p>
        </w:tc>
        <w:tc>
          <w:tcPr>
            <w:tcW w:w="1524" w:type="pct"/>
            <w:tcBorders>
              <w:top w:val="outset" w:sz="6" w:space="0" w:color="auto"/>
              <w:left w:val="outset" w:sz="6" w:space="0" w:color="auto"/>
              <w:bottom w:val="outset" w:sz="6" w:space="0" w:color="auto"/>
              <w:right w:val="outset" w:sz="6" w:space="0" w:color="auto"/>
            </w:tcBorders>
            <w:hideMark/>
          </w:tcPr>
          <w:p w14:paraId="38BDA7CE" w14:textId="77777777" w:rsidR="00D45A8C" w:rsidRPr="00B620DB" w:rsidRDefault="00135AFF" w:rsidP="00D45A8C">
            <w:pPr>
              <w:pStyle w:val="12TabHeadBody"/>
            </w:pPr>
            <w:hyperlink r:id="rId1438" w:anchor="es000645" w:history="1">
              <w:r w:rsidR="00D45A8C" w:rsidRPr="00B620DB">
                <w:rPr>
                  <w:rStyle w:val="Hyperlink"/>
                  <w:color w:val="auto"/>
                  <w:szCs w:val="18"/>
                  <w:u w:val="none"/>
                </w:rPr>
                <w:t>3.2.4.8.(2)</w:t>
              </w:r>
            </w:hyperlink>
            <w:r w:rsidR="00D45A8C" w:rsidRPr="00B620DB">
              <w:br/>
            </w:r>
            <w:hyperlink r:id="rId1439" w:anchor="es000068" w:history="1">
              <w:r w:rsidR="00D45A8C" w:rsidRPr="00B620DB">
                <w:rPr>
                  <w:rStyle w:val="Hyperlink"/>
                  <w:color w:val="auto"/>
                  <w:szCs w:val="18"/>
                  <w:u w:val="none"/>
                </w:rPr>
                <w:t>3.6.3.5.(1)</w:t>
              </w:r>
            </w:hyperlink>
            <w:r w:rsidR="00D45A8C" w:rsidRPr="00B620DB">
              <w:br/>
            </w:r>
            <w:hyperlink r:id="rId1440" w:anchor="en000088" w:history="1">
              <w:r w:rsidR="00D45A8C" w:rsidRPr="00B620DB">
                <w:rPr>
                  <w:rStyle w:val="Hyperlink"/>
                  <w:color w:val="auto"/>
                  <w:szCs w:val="18"/>
                  <w:u w:val="none"/>
                </w:rPr>
                <w:t>A-3.3.1.2.(2)</w:t>
              </w:r>
            </w:hyperlink>
            <w:r w:rsidR="00D45A8C" w:rsidRPr="00B620DB">
              <w:br/>
            </w:r>
            <w:hyperlink r:id="rId1441" w:anchor="en000877" w:history="1">
              <w:r w:rsidR="00D45A8C" w:rsidRPr="00B620DB">
                <w:rPr>
                  <w:rStyle w:val="Hyperlink"/>
                  <w:color w:val="auto"/>
                  <w:szCs w:val="18"/>
                  <w:u w:val="none"/>
                </w:rPr>
                <w:t>A-3.6.3.5.</w:t>
              </w:r>
            </w:hyperlink>
            <w:r w:rsidR="00D45A8C" w:rsidRPr="00B620DB">
              <w:br/>
            </w:r>
            <w:hyperlink r:id="rId1442" w:anchor="es001697" w:history="1">
              <w:r w:rsidR="00D45A8C" w:rsidRPr="00B620DB">
                <w:rPr>
                  <w:rStyle w:val="Hyperlink"/>
                  <w:color w:val="auto"/>
                  <w:szCs w:val="18"/>
                  <w:u w:val="none"/>
                </w:rPr>
                <w:t>6.3.1.6.(1)</w:t>
              </w:r>
            </w:hyperlink>
            <w:r w:rsidR="00D45A8C" w:rsidRPr="00B620DB">
              <w:br/>
            </w:r>
            <w:hyperlink r:id="rId1443" w:anchor="en001196" w:history="1">
              <w:r w:rsidR="00D45A8C" w:rsidRPr="00B620DB">
                <w:rPr>
                  <w:rStyle w:val="Hyperlink"/>
                  <w:color w:val="auto"/>
                  <w:szCs w:val="18"/>
                  <w:u w:val="none"/>
                </w:rPr>
                <w:t>A-6.9.1.2.(1)</w:t>
              </w:r>
            </w:hyperlink>
            <w:r w:rsidR="00D45A8C" w:rsidRPr="00B620DB">
              <w:br/>
            </w:r>
            <w:hyperlink r:id="rId1444" w:anchor="en000287" w:history="1">
              <w:r w:rsidR="00D45A8C" w:rsidRPr="00B620DB">
                <w:rPr>
                  <w:rStyle w:val="Hyperlink"/>
                  <w:color w:val="auto"/>
                  <w:szCs w:val="18"/>
                  <w:u w:val="none"/>
                </w:rPr>
                <w:t>A-9.10.1.4.(1)</w:t>
              </w:r>
            </w:hyperlink>
          </w:p>
        </w:tc>
      </w:tr>
      <w:tr w:rsidR="00D45A8C" w:rsidRPr="00B620DB" w14:paraId="0FA31A3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E279C94"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70AE9DB9" w14:textId="77777777" w:rsidR="00D45A8C" w:rsidRPr="00B620DB" w:rsidRDefault="00D45A8C" w:rsidP="00D45A8C">
            <w:pPr>
              <w:pStyle w:val="12TabHeadBody"/>
            </w:pPr>
            <w:r w:rsidRPr="00B620DB">
              <w:rPr>
                <w:rStyle w:val="flts1"/>
              </w:rPr>
              <w:t>101-2018</w:t>
            </w:r>
          </w:p>
        </w:tc>
        <w:tc>
          <w:tcPr>
            <w:tcW w:w="1641" w:type="pct"/>
            <w:tcBorders>
              <w:top w:val="outset" w:sz="6" w:space="0" w:color="auto"/>
              <w:left w:val="outset" w:sz="6" w:space="0" w:color="auto"/>
              <w:bottom w:val="outset" w:sz="6" w:space="0" w:color="auto"/>
              <w:right w:val="outset" w:sz="6" w:space="0" w:color="auto"/>
            </w:tcBorders>
            <w:hideMark/>
          </w:tcPr>
          <w:p w14:paraId="75E5B8BE" w14:textId="77777777" w:rsidR="00D45A8C" w:rsidRPr="00B620DB" w:rsidRDefault="00D45A8C" w:rsidP="00D45A8C">
            <w:pPr>
              <w:pStyle w:val="12TabHeadBody"/>
            </w:pPr>
            <w:bookmarkStart w:id="1588" w:name="nfpa101"/>
            <w:bookmarkStart w:id="1589" w:name="a104205"/>
            <w:bookmarkEnd w:id="1588"/>
            <w:bookmarkEnd w:id="1589"/>
            <w:r w:rsidRPr="00B620DB">
              <w:rPr>
                <w:rStyle w:val="flts1"/>
              </w:rPr>
              <w:t>Life Safety Code</w:t>
            </w:r>
            <w:bookmarkStart w:id="1590" w:name="a104207"/>
            <w:bookmarkEnd w:id="1590"/>
          </w:p>
        </w:tc>
        <w:tc>
          <w:tcPr>
            <w:tcW w:w="1524" w:type="pct"/>
            <w:tcBorders>
              <w:top w:val="outset" w:sz="6" w:space="0" w:color="auto"/>
              <w:left w:val="outset" w:sz="6" w:space="0" w:color="auto"/>
              <w:bottom w:val="outset" w:sz="6" w:space="0" w:color="auto"/>
              <w:right w:val="outset" w:sz="6" w:space="0" w:color="auto"/>
            </w:tcBorders>
            <w:hideMark/>
          </w:tcPr>
          <w:p w14:paraId="08ED38A7" w14:textId="77777777" w:rsidR="00D45A8C" w:rsidRPr="00B620DB" w:rsidRDefault="00135AFF" w:rsidP="00D45A8C">
            <w:pPr>
              <w:pStyle w:val="12TabHeadBody"/>
            </w:pPr>
            <w:hyperlink r:id="rId1445" w:anchor="es016235" w:history="1">
              <w:r w:rsidR="00D45A8C" w:rsidRPr="00B620DB">
                <w:rPr>
                  <w:rStyle w:val="Hyperlink"/>
                  <w:color w:val="auto"/>
                  <w:szCs w:val="18"/>
                  <w:u w:val="none"/>
                </w:rPr>
                <w:t>3.3.2.1.(2)</w:t>
              </w:r>
            </w:hyperlink>
            <w:r w:rsidR="00D45A8C" w:rsidRPr="00B620DB">
              <w:br/>
            </w:r>
            <w:hyperlink r:id="rId1446" w:anchor="es016236" w:history="1">
              <w:r w:rsidR="00D45A8C" w:rsidRPr="00B620DB">
                <w:rPr>
                  <w:rStyle w:val="Hyperlink"/>
                  <w:color w:val="auto"/>
                  <w:szCs w:val="18"/>
                  <w:u w:val="none"/>
                </w:rPr>
                <w:t>3.3.2.1.(3)</w:t>
              </w:r>
            </w:hyperlink>
            <w:r w:rsidR="00D45A8C" w:rsidRPr="00B620DB">
              <w:br/>
            </w:r>
            <w:hyperlink r:id="rId1447" w:anchor="en001560" w:history="1">
              <w:r w:rsidR="00D45A8C" w:rsidRPr="00B620DB">
                <w:rPr>
                  <w:rStyle w:val="Hyperlink"/>
                  <w:color w:val="auto"/>
                  <w:szCs w:val="18"/>
                  <w:u w:val="none"/>
                </w:rPr>
                <w:t>A-3.3.2.1.(2)</w:t>
              </w:r>
            </w:hyperlink>
          </w:p>
        </w:tc>
      </w:tr>
      <w:tr w:rsidR="00D45A8C" w:rsidRPr="00B620DB" w14:paraId="4C37910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F325924"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4992C91E" w14:textId="77777777" w:rsidR="00D45A8C" w:rsidRPr="00B620DB" w:rsidRDefault="00D45A8C" w:rsidP="00D45A8C">
            <w:pPr>
              <w:pStyle w:val="12TabHeadBody"/>
            </w:pPr>
            <w:r w:rsidRPr="00B620DB">
              <w:rPr>
                <w:rStyle w:val="flts1"/>
              </w:rPr>
              <w:t>105-2013</w:t>
            </w:r>
          </w:p>
        </w:tc>
        <w:tc>
          <w:tcPr>
            <w:tcW w:w="1641" w:type="pct"/>
            <w:tcBorders>
              <w:top w:val="outset" w:sz="6" w:space="0" w:color="auto"/>
              <w:left w:val="outset" w:sz="6" w:space="0" w:color="auto"/>
              <w:bottom w:val="outset" w:sz="6" w:space="0" w:color="auto"/>
              <w:right w:val="outset" w:sz="6" w:space="0" w:color="auto"/>
            </w:tcBorders>
            <w:hideMark/>
          </w:tcPr>
          <w:p w14:paraId="1F3A544C" w14:textId="77777777" w:rsidR="00D45A8C" w:rsidRPr="00B620DB" w:rsidRDefault="00D45A8C" w:rsidP="00D45A8C">
            <w:pPr>
              <w:pStyle w:val="12TabHeadBody"/>
            </w:pPr>
            <w:bookmarkStart w:id="1591" w:name="nfpa105"/>
            <w:bookmarkStart w:id="1592" w:name="a104230"/>
            <w:bookmarkEnd w:id="1591"/>
            <w:bookmarkEnd w:id="1592"/>
            <w:r w:rsidRPr="00B620DB">
              <w:rPr>
                <w:rStyle w:val="flts1"/>
              </w:rPr>
              <w:t>Standard for Smoke Door Assemblies and Other Opening Protectives</w:t>
            </w:r>
            <w:bookmarkStart w:id="1593" w:name="a104232"/>
            <w:bookmarkEnd w:id="1593"/>
          </w:p>
        </w:tc>
        <w:tc>
          <w:tcPr>
            <w:tcW w:w="1524" w:type="pct"/>
            <w:tcBorders>
              <w:top w:val="outset" w:sz="6" w:space="0" w:color="auto"/>
              <w:left w:val="outset" w:sz="6" w:space="0" w:color="auto"/>
              <w:bottom w:val="outset" w:sz="6" w:space="0" w:color="auto"/>
              <w:right w:val="outset" w:sz="6" w:space="0" w:color="auto"/>
            </w:tcBorders>
            <w:hideMark/>
          </w:tcPr>
          <w:p w14:paraId="1BC0BDA1" w14:textId="77777777" w:rsidR="00D45A8C" w:rsidRPr="00B620DB" w:rsidRDefault="00135AFF" w:rsidP="00D45A8C">
            <w:pPr>
              <w:pStyle w:val="12TabHeadBody"/>
            </w:pPr>
            <w:hyperlink r:id="rId1448" w:anchor="es005937" w:history="1">
              <w:r w:rsidR="00D45A8C" w:rsidRPr="00B620DB">
                <w:rPr>
                  <w:rStyle w:val="Hyperlink"/>
                  <w:color w:val="auto"/>
                  <w:szCs w:val="18"/>
                  <w:u w:val="none"/>
                </w:rPr>
                <w:t>3.1.8.5.(3)</w:t>
              </w:r>
            </w:hyperlink>
            <w:r w:rsidR="00D45A8C" w:rsidRPr="00B620DB">
              <w:br/>
            </w:r>
            <w:hyperlink r:id="rId1449" w:anchor="es005939" w:history="1">
              <w:r w:rsidR="00D45A8C" w:rsidRPr="00B620DB">
                <w:rPr>
                  <w:rStyle w:val="Hyperlink"/>
                  <w:color w:val="auto"/>
                  <w:szCs w:val="18"/>
                  <w:u w:val="none"/>
                </w:rPr>
                <w:t>3.1.8.5.(7)</w:t>
              </w:r>
            </w:hyperlink>
          </w:p>
        </w:tc>
      </w:tr>
      <w:tr w:rsidR="00D45A8C" w:rsidRPr="00B620DB" w14:paraId="1E70149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AC43EBF"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25A7E082" w14:textId="77777777" w:rsidR="00D45A8C" w:rsidRPr="00B620DB" w:rsidRDefault="00D45A8C" w:rsidP="00D45A8C">
            <w:pPr>
              <w:pStyle w:val="12TabHeadBody"/>
            </w:pPr>
            <w:r w:rsidRPr="00B620DB">
              <w:rPr>
                <w:rStyle w:val="flts1"/>
              </w:rPr>
              <w:t>204-2018</w:t>
            </w:r>
          </w:p>
        </w:tc>
        <w:tc>
          <w:tcPr>
            <w:tcW w:w="1641" w:type="pct"/>
            <w:tcBorders>
              <w:top w:val="outset" w:sz="6" w:space="0" w:color="auto"/>
              <w:left w:val="outset" w:sz="6" w:space="0" w:color="auto"/>
              <w:bottom w:val="outset" w:sz="6" w:space="0" w:color="auto"/>
              <w:right w:val="outset" w:sz="6" w:space="0" w:color="auto"/>
            </w:tcBorders>
            <w:hideMark/>
          </w:tcPr>
          <w:p w14:paraId="345C9AC4" w14:textId="77777777" w:rsidR="00D45A8C" w:rsidRPr="00B620DB" w:rsidRDefault="00D45A8C" w:rsidP="00D45A8C">
            <w:pPr>
              <w:pStyle w:val="12TabHeadBody"/>
            </w:pPr>
            <w:bookmarkStart w:id="1594" w:name="nfpa204"/>
            <w:bookmarkStart w:id="1595" w:name="a104459"/>
            <w:bookmarkEnd w:id="1594"/>
            <w:bookmarkEnd w:id="1595"/>
            <w:r w:rsidRPr="00B620DB">
              <w:rPr>
                <w:rStyle w:val="flts1"/>
              </w:rPr>
              <w:t>Standard for Smoke and Heat Venting</w:t>
            </w:r>
            <w:bookmarkStart w:id="1596" w:name="a104461"/>
            <w:bookmarkEnd w:id="1596"/>
          </w:p>
        </w:tc>
        <w:tc>
          <w:tcPr>
            <w:tcW w:w="1524" w:type="pct"/>
            <w:tcBorders>
              <w:top w:val="outset" w:sz="6" w:space="0" w:color="auto"/>
              <w:left w:val="outset" w:sz="6" w:space="0" w:color="auto"/>
              <w:bottom w:val="outset" w:sz="6" w:space="0" w:color="auto"/>
              <w:right w:val="outset" w:sz="6" w:space="0" w:color="auto"/>
            </w:tcBorders>
            <w:hideMark/>
          </w:tcPr>
          <w:p w14:paraId="5FAA2C3D" w14:textId="77777777" w:rsidR="00D45A8C" w:rsidRPr="00B620DB" w:rsidRDefault="00135AFF" w:rsidP="00D45A8C">
            <w:pPr>
              <w:pStyle w:val="12TabHeadBody"/>
            </w:pPr>
            <w:hyperlink r:id="rId1450" w:anchor="en001196" w:history="1">
              <w:r w:rsidR="00D45A8C" w:rsidRPr="00B620DB">
                <w:rPr>
                  <w:rStyle w:val="Hyperlink"/>
                  <w:color w:val="auto"/>
                  <w:szCs w:val="18"/>
                  <w:u w:val="none"/>
                </w:rPr>
                <w:t>A-6.9.1.2.(1)</w:t>
              </w:r>
            </w:hyperlink>
          </w:p>
        </w:tc>
      </w:tr>
      <w:tr w:rsidR="00D45A8C" w:rsidRPr="00B620DB" w14:paraId="186D2EC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CD315C3"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58F6AE0F" w14:textId="77777777" w:rsidR="00D45A8C" w:rsidRPr="00B620DB" w:rsidRDefault="00D45A8C" w:rsidP="00D45A8C">
            <w:pPr>
              <w:pStyle w:val="12TabHeadBody"/>
            </w:pPr>
            <w:r w:rsidRPr="00B620DB">
              <w:rPr>
                <w:rStyle w:val="flts1"/>
              </w:rPr>
              <w:t>211-2019</w:t>
            </w:r>
          </w:p>
        </w:tc>
        <w:tc>
          <w:tcPr>
            <w:tcW w:w="1641" w:type="pct"/>
            <w:tcBorders>
              <w:top w:val="outset" w:sz="6" w:space="0" w:color="auto"/>
              <w:left w:val="outset" w:sz="6" w:space="0" w:color="auto"/>
              <w:bottom w:val="outset" w:sz="6" w:space="0" w:color="auto"/>
              <w:right w:val="outset" w:sz="6" w:space="0" w:color="auto"/>
            </w:tcBorders>
            <w:hideMark/>
          </w:tcPr>
          <w:p w14:paraId="0A805596" w14:textId="77777777" w:rsidR="00D45A8C" w:rsidRPr="00B620DB" w:rsidRDefault="00D45A8C" w:rsidP="00D45A8C">
            <w:pPr>
              <w:pStyle w:val="12TabHeadBody"/>
            </w:pPr>
            <w:bookmarkStart w:id="1597" w:name="nfpa211"/>
            <w:bookmarkStart w:id="1598" w:name="a104480"/>
            <w:bookmarkEnd w:id="1597"/>
            <w:bookmarkEnd w:id="1598"/>
            <w:r w:rsidRPr="00B620DB">
              <w:rPr>
                <w:rStyle w:val="flts1"/>
              </w:rPr>
              <w:t>Standard for Chimneys, Fireplaces, Vents, and Solid Fuel-Burning Appliances</w:t>
            </w:r>
            <w:bookmarkStart w:id="1599" w:name="a104482"/>
            <w:bookmarkEnd w:id="1599"/>
          </w:p>
        </w:tc>
        <w:tc>
          <w:tcPr>
            <w:tcW w:w="1524" w:type="pct"/>
            <w:tcBorders>
              <w:top w:val="outset" w:sz="6" w:space="0" w:color="auto"/>
              <w:left w:val="outset" w:sz="6" w:space="0" w:color="auto"/>
              <w:bottom w:val="outset" w:sz="6" w:space="0" w:color="auto"/>
              <w:right w:val="outset" w:sz="6" w:space="0" w:color="auto"/>
            </w:tcBorders>
            <w:hideMark/>
          </w:tcPr>
          <w:p w14:paraId="786010B0" w14:textId="77777777" w:rsidR="00D45A8C" w:rsidRPr="00B620DB" w:rsidRDefault="00135AFF" w:rsidP="00D45A8C">
            <w:pPr>
              <w:pStyle w:val="12TabHeadBody"/>
            </w:pPr>
            <w:hyperlink r:id="rId1451" w:anchor="es001789" w:history="1">
              <w:r w:rsidR="00D45A8C" w:rsidRPr="00B620DB">
                <w:rPr>
                  <w:rStyle w:val="Hyperlink"/>
                  <w:color w:val="auto"/>
                  <w:szCs w:val="18"/>
                  <w:u w:val="none"/>
                </w:rPr>
                <w:t>6.3.3.2.(2)</w:t>
              </w:r>
            </w:hyperlink>
            <w:r w:rsidR="00D45A8C" w:rsidRPr="00B620DB">
              <w:br/>
            </w:r>
            <w:hyperlink r:id="rId1452" w:anchor="es001790" w:history="1">
              <w:r w:rsidR="00D45A8C" w:rsidRPr="00B620DB">
                <w:rPr>
                  <w:rStyle w:val="Hyperlink"/>
                  <w:color w:val="auto"/>
                  <w:szCs w:val="18"/>
                  <w:u w:val="none"/>
                </w:rPr>
                <w:t>6.3.3.3.(1)</w:t>
              </w:r>
            </w:hyperlink>
          </w:p>
        </w:tc>
      </w:tr>
      <w:tr w:rsidR="00D45A8C" w:rsidRPr="00B620DB" w14:paraId="75B6F94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FA8E927"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7E055AFA" w14:textId="77777777" w:rsidR="00D45A8C" w:rsidRPr="00B620DB" w:rsidRDefault="00D45A8C" w:rsidP="00D45A8C">
            <w:pPr>
              <w:pStyle w:val="12TabHeadBody"/>
            </w:pPr>
            <w:r w:rsidRPr="00B620DB">
              <w:rPr>
                <w:rStyle w:val="flts1"/>
              </w:rPr>
              <w:t>303-2016</w:t>
            </w:r>
          </w:p>
        </w:tc>
        <w:tc>
          <w:tcPr>
            <w:tcW w:w="1641" w:type="pct"/>
            <w:tcBorders>
              <w:top w:val="outset" w:sz="6" w:space="0" w:color="auto"/>
              <w:left w:val="outset" w:sz="6" w:space="0" w:color="auto"/>
              <w:bottom w:val="outset" w:sz="6" w:space="0" w:color="auto"/>
              <w:right w:val="outset" w:sz="6" w:space="0" w:color="auto"/>
            </w:tcBorders>
            <w:hideMark/>
          </w:tcPr>
          <w:p w14:paraId="2E80128C" w14:textId="77777777" w:rsidR="00D45A8C" w:rsidRPr="00B620DB" w:rsidRDefault="00D45A8C" w:rsidP="00D45A8C">
            <w:pPr>
              <w:pStyle w:val="12TabHeadBody"/>
            </w:pPr>
            <w:bookmarkStart w:id="1600" w:name="nfpa303"/>
            <w:bookmarkStart w:id="1601" w:name="a104709"/>
            <w:bookmarkEnd w:id="1600"/>
            <w:bookmarkEnd w:id="1601"/>
            <w:r w:rsidRPr="00B620DB">
              <w:rPr>
                <w:rStyle w:val="flts1"/>
              </w:rPr>
              <w:t>Fire Protection Standard for Marinas and Boatyards</w:t>
            </w:r>
            <w:bookmarkStart w:id="1602" w:name="a104711"/>
            <w:bookmarkEnd w:id="1602"/>
          </w:p>
        </w:tc>
        <w:tc>
          <w:tcPr>
            <w:tcW w:w="1524" w:type="pct"/>
            <w:tcBorders>
              <w:top w:val="outset" w:sz="6" w:space="0" w:color="auto"/>
              <w:left w:val="outset" w:sz="6" w:space="0" w:color="auto"/>
              <w:bottom w:val="outset" w:sz="6" w:space="0" w:color="auto"/>
              <w:right w:val="outset" w:sz="6" w:space="0" w:color="auto"/>
            </w:tcBorders>
            <w:hideMark/>
          </w:tcPr>
          <w:p w14:paraId="025443BA" w14:textId="77777777" w:rsidR="00D45A8C" w:rsidRPr="00B620DB" w:rsidRDefault="00135AFF" w:rsidP="00D45A8C">
            <w:pPr>
              <w:pStyle w:val="12TabHeadBody"/>
            </w:pPr>
            <w:hyperlink r:id="rId1453" w:anchor="en001196" w:history="1">
              <w:r w:rsidR="00D45A8C" w:rsidRPr="00B620DB">
                <w:rPr>
                  <w:rStyle w:val="Hyperlink"/>
                  <w:color w:val="auto"/>
                  <w:szCs w:val="18"/>
                  <w:u w:val="none"/>
                </w:rPr>
                <w:t>A-6.9.1.2.(1)</w:t>
              </w:r>
            </w:hyperlink>
          </w:p>
        </w:tc>
      </w:tr>
      <w:tr w:rsidR="00D45A8C" w:rsidRPr="00B620DB" w14:paraId="2956AE5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78525C9"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1A073B1B" w14:textId="77777777" w:rsidR="00D45A8C" w:rsidRPr="00B620DB" w:rsidRDefault="00D45A8C" w:rsidP="00D45A8C">
            <w:pPr>
              <w:pStyle w:val="12TabHeadBody"/>
            </w:pPr>
            <w:r w:rsidRPr="00B620DB">
              <w:rPr>
                <w:rStyle w:val="flts1"/>
              </w:rPr>
              <w:t>307-2016</w:t>
            </w:r>
          </w:p>
        </w:tc>
        <w:tc>
          <w:tcPr>
            <w:tcW w:w="1641" w:type="pct"/>
            <w:tcBorders>
              <w:top w:val="outset" w:sz="6" w:space="0" w:color="auto"/>
              <w:left w:val="outset" w:sz="6" w:space="0" w:color="auto"/>
              <w:bottom w:val="outset" w:sz="6" w:space="0" w:color="auto"/>
              <w:right w:val="outset" w:sz="6" w:space="0" w:color="auto"/>
            </w:tcBorders>
            <w:hideMark/>
          </w:tcPr>
          <w:p w14:paraId="22733F4C" w14:textId="77777777" w:rsidR="00D45A8C" w:rsidRPr="00B620DB" w:rsidRDefault="00D45A8C" w:rsidP="00D45A8C">
            <w:pPr>
              <w:pStyle w:val="12TabHeadBody"/>
            </w:pPr>
            <w:bookmarkStart w:id="1603" w:name="nfpa307"/>
            <w:bookmarkStart w:id="1604" w:name="a104730"/>
            <w:bookmarkEnd w:id="1603"/>
            <w:bookmarkEnd w:id="1604"/>
            <w:r w:rsidRPr="00B620DB">
              <w:rPr>
                <w:rStyle w:val="flts1"/>
              </w:rPr>
              <w:t>Standard for the Construction and Fire Protection of Marine Terminals, Piers, and Wharves</w:t>
            </w:r>
            <w:bookmarkStart w:id="1605" w:name="a104732"/>
            <w:bookmarkEnd w:id="1605"/>
          </w:p>
        </w:tc>
        <w:tc>
          <w:tcPr>
            <w:tcW w:w="1524" w:type="pct"/>
            <w:tcBorders>
              <w:top w:val="outset" w:sz="6" w:space="0" w:color="auto"/>
              <w:left w:val="outset" w:sz="6" w:space="0" w:color="auto"/>
              <w:bottom w:val="outset" w:sz="6" w:space="0" w:color="auto"/>
              <w:right w:val="outset" w:sz="6" w:space="0" w:color="auto"/>
            </w:tcBorders>
            <w:hideMark/>
          </w:tcPr>
          <w:p w14:paraId="3A4FFAD6" w14:textId="77777777" w:rsidR="00D45A8C" w:rsidRPr="00B620DB" w:rsidRDefault="00135AFF" w:rsidP="00D45A8C">
            <w:pPr>
              <w:pStyle w:val="12TabHeadBody"/>
            </w:pPr>
            <w:hyperlink r:id="rId1454" w:anchor="en001196" w:history="1">
              <w:r w:rsidR="00D45A8C" w:rsidRPr="00B620DB">
                <w:rPr>
                  <w:rStyle w:val="Hyperlink"/>
                  <w:color w:val="auto"/>
                  <w:szCs w:val="18"/>
                  <w:u w:val="none"/>
                </w:rPr>
                <w:t>A-6.9.1.2.(1)</w:t>
              </w:r>
            </w:hyperlink>
          </w:p>
        </w:tc>
      </w:tr>
      <w:tr w:rsidR="00D45A8C" w:rsidRPr="00B620DB" w14:paraId="799EA9B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6C490D"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3E3B700F" w14:textId="77777777" w:rsidR="00D45A8C" w:rsidRPr="00B620DB" w:rsidRDefault="00D45A8C" w:rsidP="00D45A8C">
            <w:pPr>
              <w:pStyle w:val="12TabHeadBody"/>
            </w:pPr>
            <w:r w:rsidRPr="00B620DB">
              <w:rPr>
                <w:rStyle w:val="flts1"/>
              </w:rPr>
              <w:t>409-2016</w:t>
            </w:r>
          </w:p>
        </w:tc>
        <w:tc>
          <w:tcPr>
            <w:tcW w:w="1641" w:type="pct"/>
            <w:tcBorders>
              <w:top w:val="outset" w:sz="6" w:space="0" w:color="auto"/>
              <w:left w:val="outset" w:sz="6" w:space="0" w:color="auto"/>
              <w:bottom w:val="outset" w:sz="6" w:space="0" w:color="auto"/>
              <w:right w:val="outset" w:sz="6" w:space="0" w:color="auto"/>
            </w:tcBorders>
            <w:hideMark/>
          </w:tcPr>
          <w:p w14:paraId="0946BE81" w14:textId="77777777" w:rsidR="00D45A8C" w:rsidRPr="00B620DB" w:rsidRDefault="00D45A8C" w:rsidP="00D45A8C">
            <w:pPr>
              <w:pStyle w:val="12TabHeadBody"/>
            </w:pPr>
            <w:bookmarkStart w:id="1606" w:name="nfpa409"/>
            <w:bookmarkStart w:id="1607" w:name="a104751"/>
            <w:bookmarkEnd w:id="1606"/>
            <w:bookmarkEnd w:id="1607"/>
            <w:r w:rsidRPr="00B620DB">
              <w:rPr>
                <w:rStyle w:val="flts1"/>
              </w:rPr>
              <w:t>Standard on Aircraft Hangars</w:t>
            </w:r>
            <w:bookmarkStart w:id="1608" w:name="a104753"/>
            <w:bookmarkEnd w:id="1608"/>
          </w:p>
        </w:tc>
        <w:tc>
          <w:tcPr>
            <w:tcW w:w="1524" w:type="pct"/>
            <w:tcBorders>
              <w:top w:val="outset" w:sz="6" w:space="0" w:color="auto"/>
              <w:left w:val="outset" w:sz="6" w:space="0" w:color="auto"/>
              <w:bottom w:val="outset" w:sz="6" w:space="0" w:color="auto"/>
              <w:right w:val="outset" w:sz="6" w:space="0" w:color="auto"/>
            </w:tcBorders>
            <w:hideMark/>
          </w:tcPr>
          <w:p w14:paraId="7A07002D" w14:textId="77777777" w:rsidR="00D45A8C" w:rsidRPr="00B620DB" w:rsidRDefault="00135AFF" w:rsidP="00D45A8C">
            <w:pPr>
              <w:pStyle w:val="12TabHeadBody"/>
            </w:pPr>
            <w:hyperlink r:id="rId1455" w:anchor="en001196" w:history="1">
              <w:r w:rsidR="00D45A8C" w:rsidRPr="00B620DB">
                <w:rPr>
                  <w:rStyle w:val="Hyperlink"/>
                  <w:color w:val="auto"/>
                  <w:szCs w:val="18"/>
                  <w:u w:val="none"/>
                </w:rPr>
                <w:t>A-6.9.1.2.(1)</w:t>
              </w:r>
            </w:hyperlink>
          </w:p>
        </w:tc>
      </w:tr>
      <w:tr w:rsidR="00D45A8C" w:rsidRPr="00B620DB" w14:paraId="44F8691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6E1DCEC"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31E524EC" w14:textId="77777777" w:rsidR="00D45A8C" w:rsidRPr="00B620DB" w:rsidRDefault="00D45A8C" w:rsidP="00D45A8C">
            <w:pPr>
              <w:pStyle w:val="12TabHeadBody"/>
            </w:pPr>
            <w:r w:rsidRPr="00B620DB">
              <w:rPr>
                <w:rStyle w:val="flts1"/>
              </w:rPr>
              <w:t>415-2016</w:t>
            </w:r>
          </w:p>
        </w:tc>
        <w:tc>
          <w:tcPr>
            <w:tcW w:w="1641" w:type="pct"/>
            <w:tcBorders>
              <w:top w:val="outset" w:sz="6" w:space="0" w:color="auto"/>
              <w:left w:val="outset" w:sz="6" w:space="0" w:color="auto"/>
              <w:bottom w:val="outset" w:sz="6" w:space="0" w:color="auto"/>
              <w:right w:val="outset" w:sz="6" w:space="0" w:color="auto"/>
            </w:tcBorders>
            <w:hideMark/>
          </w:tcPr>
          <w:p w14:paraId="3EC64DBF" w14:textId="77777777" w:rsidR="00D45A8C" w:rsidRPr="00B620DB" w:rsidRDefault="00D45A8C" w:rsidP="00D45A8C">
            <w:pPr>
              <w:pStyle w:val="12TabHeadBody"/>
            </w:pPr>
            <w:bookmarkStart w:id="1609" w:name="nfpa415"/>
            <w:bookmarkStart w:id="1610" w:name="a104978"/>
            <w:bookmarkEnd w:id="1609"/>
            <w:bookmarkEnd w:id="1610"/>
            <w:r w:rsidRPr="00B620DB">
              <w:rPr>
                <w:rStyle w:val="flts1"/>
              </w:rPr>
              <w:t>Standard on Airport Terminal Buildings, Fueling Ramp Drainage, and Loading Walkways</w:t>
            </w:r>
            <w:bookmarkStart w:id="1611" w:name="a104980"/>
            <w:bookmarkEnd w:id="1611"/>
          </w:p>
        </w:tc>
        <w:tc>
          <w:tcPr>
            <w:tcW w:w="1524" w:type="pct"/>
            <w:tcBorders>
              <w:top w:val="outset" w:sz="6" w:space="0" w:color="auto"/>
              <w:left w:val="outset" w:sz="6" w:space="0" w:color="auto"/>
              <w:bottom w:val="outset" w:sz="6" w:space="0" w:color="auto"/>
              <w:right w:val="outset" w:sz="6" w:space="0" w:color="auto"/>
            </w:tcBorders>
            <w:hideMark/>
          </w:tcPr>
          <w:p w14:paraId="58A17453" w14:textId="77777777" w:rsidR="00D45A8C" w:rsidRPr="00B620DB" w:rsidRDefault="00135AFF" w:rsidP="00D45A8C">
            <w:pPr>
              <w:pStyle w:val="12TabHeadBody"/>
            </w:pPr>
            <w:hyperlink r:id="rId1456" w:anchor="en001196" w:history="1">
              <w:r w:rsidR="00D45A8C" w:rsidRPr="00B620DB">
                <w:rPr>
                  <w:rStyle w:val="Hyperlink"/>
                  <w:color w:val="auto"/>
                  <w:szCs w:val="18"/>
                  <w:u w:val="none"/>
                </w:rPr>
                <w:t>A-6.9.1.2.(1)</w:t>
              </w:r>
            </w:hyperlink>
          </w:p>
        </w:tc>
      </w:tr>
      <w:tr w:rsidR="00D45A8C" w:rsidRPr="00B620DB" w14:paraId="06D0342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8E5A35B"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6CB88C68" w14:textId="77777777" w:rsidR="00D45A8C" w:rsidRPr="00B620DB" w:rsidRDefault="00D45A8C" w:rsidP="00D45A8C">
            <w:pPr>
              <w:pStyle w:val="12TabHeadBody"/>
            </w:pPr>
            <w:r w:rsidRPr="00B620DB">
              <w:rPr>
                <w:rStyle w:val="flts1"/>
              </w:rPr>
              <w:t>484-2019</w:t>
            </w:r>
          </w:p>
        </w:tc>
        <w:tc>
          <w:tcPr>
            <w:tcW w:w="1641" w:type="pct"/>
            <w:tcBorders>
              <w:top w:val="outset" w:sz="6" w:space="0" w:color="auto"/>
              <w:left w:val="outset" w:sz="6" w:space="0" w:color="auto"/>
              <w:bottom w:val="outset" w:sz="6" w:space="0" w:color="auto"/>
              <w:right w:val="outset" w:sz="6" w:space="0" w:color="auto"/>
            </w:tcBorders>
            <w:hideMark/>
          </w:tcPr>
          <w:p w14:paraId="7EEF7461" w14:textId="77777777" w:rsidR="00D45A8C" w:rsidRPr="00B620DB" w:rsidRDefault="00D45A8C" w:rsidP="00D45A8C">
            <w:pPr>
              <w:pStyle w:val="12TabHeadBody"/>
            </w:pPr>
            <w:bookmarkStart w:id="1612" w:name="nfpa484"/>
            <w:bookmarkStart w:id="1613" w:name="a104999"/>
            <w:bookmarkEnd w:id="1612"/>
            <w:bookmarkEnd w:id="1613"/>
            <w:r w:rsidRPr="00B620DB">
              <w:rPr>
                <w:rStyle w:val="flts1"/>
              </w:rPr>
              <w:t>Standard for Combustible Metals</w:t>
            </w:r>
            <w:bookmarkStart w:id="1614" w:name="a105001"/>
            <w:bookmarkEnd w:id="1614"/>
          </w:p>
        </w:tc>
        <w:tc>
          <w:tcPr>
            <w:tcW w:w="1524" w:type="pct"/>
            <w:tcBorders>
              <w:top w:val="outset" w:sz="6" w:space="0" w:color="auto"/>
              <w:left w:val="outset" w:sz="6" w:space="0" w:color="auto"/>
              <w:bottom w:val="outset" w:sz="6" w:space="0" w:color="auto"/>
              <w:right w:val="outset" w:sz="6" w:space="0" w:color="auto"/>
            </w:tcBorders>
            <w:hideMark/>
          </w:tcPr>
          <w:p w14:paraId="43509E28" w14:textId="77777777" w:rsidR="00D45A8C" w:rsidRPr="00B620DB" w:rsidRDefault="00135AFF" w:rsidP="00D45A8C">
            <w:pPr>
              <w:pStyle w:val="12TabHeadBody"/>
            </w:pPr>
            <w:hyperlink r:id="rId1457" w:anchor="en001196" w:history="1">
              <w:r w:rsidR="00D45A8C" w:rsidRPr="00B620DB">
                <w:rPr>
                  <w:rStyle w:val="Hyperlink"/>
                  <w:color w:val="auto"/>
                  <w:szCs w:val="18"/>
                  <w:u w:val="none"/>
                </w:rPr>
                <w:t>A-6.9.1.2.(1)</w:t>
              </w:r>
            </w:hyperlink>
          </w:p>
        </w:tc>
      </w:tr>
      <w:tr w:rsidR="00D45A8C" w:rsidRPr="00B620DB" w14:paraId="157855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C6EA5C5"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3BDA6756" w14:textId="77777777" w:rsidR="00D45A8C" w:rsidRPr="00B620DB" w:rsidRDefault="00D45A8C" w:rsidP="00D45A8C">
            <w:pPr>
              <w:pStyle w:val="12TabHeadBody"/>
            </w:pPr>
            <w:r w:rsidRPr="00B620DB">
              <w:rPr>
                <w:rStyle w:val="flts1"/>
              </w:rPr>
              <w:t>654-2017</w:t>
            </w:r>
          </w:p>
        </w:tc>
        <w:tc>
          <w:tcPr>
            <w:tcW w:w="1641" w:type="pct"/>
            <w:tcBorders>
              <w:top w:val="outset" w:sz="6" w:space="0" w:color="auto"/>
              <w:left w:val="outset" w:sz="6" w:space="0" w:color="auto"/>
              <w:bottom w:val="outset" w:sz="6" w:space="0" w:color="auto"/>
              <w:right w:val="outset" w:sz="6" w:space="0" w:color="auto"/>
            </w:tcBorders>
            <w:hideMark/>
          </w:tcPr>
          <w:p w14:paraId="44BB0FF4" w14:textId="77777777" w:rsidR="00D45A8C" w:rsidRPr="00B620DB" w:rsidRDefault="00D45A8C" w:rsidP="00D45A8C">
            <w:pPr>
              <w:pStyle w:val="12TabHeadBody"/>
            </w:pPr>
            <w:bookmarkStart w:id="1615" w:name="nfpa654"/>
            <w:bookmarkStart w:id="1616" w:name="a105226"/>
            <w:bookmarkEnd w:id="1615"/>
            <w:bookmarkEnd w:id="1616"/>
            <w:r w:rsidRPr="00B620DB">
              <w:rPr>
                <w:rStyle w:val="flts1"/>
              </w:rPr>
              <w:t>Standard for the Prevention of Fire and Dust Explosions from the Manufacturing, Processing, and Handling of Combustible Particulate Solids</w:t>
            </w:r>
            <w:bookmarkStart w:id="1617" w:name="a105228"/>
            <w:bookmarkEnd w:id="1617"/>
          </w:p>
        </w:tc>
        <w:tc>
          <w:tcPr>
            <w:tcW w:w="1524" w:type="pct"/>
            <w:tcBorders>
              <w:top w:val="outset" w:sz="6" w:space="0" w:color="auto"/>
              <w:left w:val="outset" w:sz="6" w:space="0" w:color="auto"/>
              <w:bottom w:val="outset" w:sz="6" w:space="0" w:color="auto"/>
              <w:right w:val="outset" w:sz="6" w:space="0" w:color="auto"/>
            </w:tcBorders>
            <w:hideMark/>
          </w:tcPr>
          <w:p w14:paraId="575FE8F1" w14:textId="77777777" w:rsidR="00D45A8C" w:rsidRPr="00B620DB" w:rsidRDefault="00135AFF" w:rsidP="00D45A8C">
            <w:pPr>
              <w:pStyle w:val="12TabHeadBody"/>
            </w:pPr>
            <w:hyperlink r:id="rId1458" w:anchor="en001196" w:history="1">
              <w:r w:rsidR="00D45A8C" w:rsidRPr="00B620DB">
                <w:rPr>
                  <w:rStyle w:val="Hyperlink"/>
                  <w:color w:val="auto"/>
                  <w:szCs w:val="18"/>
                  <w:u w:val="none"/>
                </w:rPr>
                <w:t>A-6.9.1.2.(1)</w:t>
              </w:r>
            </w:hyperlink>
          </w:p>
        </w:tc>
      </w:tr>
      <w:tr w:rsidR="00D45A8C" w:rsidRPr="00B620DB" w14:paraId="3C7170F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4778AB8"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39119607" w14:textId="77777777" w:rsidR="00D45A8C" w:rsidRPr="00B620DB" w:rsidRDefault="00D45A8C" w:rsidP="00D45A8C">
            <w:pPr>
              <w:pStyle w:val="12TabHeadBody"/>
            </w:pPr>
            <w:r w:rsidRPr="00B620DB">
              <w:rPr>
                <w:rStyle w:val="flts1"/>
              </w:rPr>
              <w:t>655-2017</w:t>
            </w:r>
          </w:p>
        </w:tc>
        <w:tc>
          <w:tcPr>
            <w:tcW w:w="1641" w:type="pct"/>
            <w:tcBorders>
              <w:top w:val="outset" w:sz="6" w:space="0" w:color="auto"/>
              <w:left w:val="outset" w:sz="6" w:space="0" w:color="auto"/>
              <w:bottom w:val="outset" w:sz="6" w:space="0" w:color="auto"/>
              <w:right w:val="outset" w:sz="6" w:space="0" w:color="auto"/>
            </w:tcBorders>
            <w:hideMark/>
          </w:tcPr>
          <w:p w14:paraId="72B55492" w14:textId="77777777" w:rsidR="00D45A8C" w:rsidRPr="00B620DB" w:rsidRDefault="00D45A8C" w:rsidP="00D45A8C">
            <w:pPr>
              <w:pStyle w:val="12TabHeadBody"/>
            </w:pPr>
            <w:bookmarkStart w:id="1618" w:name="nfpa655"/>
            <w:bookmarkStart w:id="1619" w:name="a105247"/>
            <w:bookmarkEnd w:id="1618"/>
            <w:bookmarkEnd w:id="1619"/>
            <w:r w:rsidRPr="00B620DB">
              <w:rPr>
                <w:rStyle w:val="flts1"/>
              </w:rPr>
              <w:t>Standard for Prevention of Sulfur Fires and Explosions</w:t>
            </w:r>
            <w:bookmarkStart w:id="1620" w:name="a105249"/>
            <w:bookmarkEnd w:id="1620"/>
          </w:p>
        </w:tc>
        <w:tc>
          <w:tcPr>
            <w:tcW w:w="1524" w:type="pct"/>
            <w:tcBorders>
              <w:top w:val="outset" w:sz="6" w:space="0" w:color="auto"/>
              <w:left w:val="outset" w:sz="6" w:space="0" w:color="auto"/>
              <w:bottom w:val="outset" w:sz="6" w:space="0" w:color="auto"/>
              <w:right w:val="outset" w:sz="6" w:space="0" w:color="auto"/>
            </w:tcBorders>
            <w:hideMark/>
          </w:tcPr>
          <w:p w14:paraId="317A5090" w14:textId="77777777" w:rsidR="00D45A8C" w:rsidRPr="00B620DB" w:rsidRDefault="00135AFF" w:rsidP="00D45A8C">
            <w:pPr>
              <w:pStyle w:val="12TabHeadBody"/>
            </w:pPr>
            <w:hyperlink r:id="rId1459" w:anchor="en001196" w:history="1">
              <w:r w:rsidR="00D45A8C" w:rsidRPr="00B620DB">
                <w:rPr>
                  <w:rStyle w:val="Hyperlink"/>
                  <w:color w:val="auto"/>
                  <w:szCs w:val="18"/>
                  <w:u w:val="none"/>
                </w:rPr>
                <w:t>A-6.9.1.2.(1)</w:t>
              </w:r>
            </w:hyperlink>
          </w:p>
        </w:tc>
      </w:tr>
      <w:tr w:rsidR="00D45A8C" w:rsidRPr="00B620DB" w14:paraId="0A46639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7078699" w14:textId="77777777" w:rsidR="00D45A8C" w:rsidRPr="00B620DB" w:rsidRDefault="00D45A8C" w:rsidP="00D45A8C">
            <w:pPr>
              <w:pStyle w:val="12TabHeadBody"/>
            </w:pPr>
            <w:r w:rsidRPr="00B620DB">
              <w:rPr>
                <w:rStyle w:val="flts1"/>
              </w:rPr>
              <w:t>NFPA</w:t>
            </w:r>
          </w:p>
        </w:tc>
        <w:tc>
          <w:tcPr>
            <w:tcW w:w="1253" w:type="pct"/>
            <w:tcBorders>
              <w:top w:val="outset" w:sz="6" w:space="0" w:color="auto"/>
              <w:left w:val="outset" w:sz="6" w:space="0" w:color="auto"/>
              <w:bottom w:val="outset" w:sz="6" w:space="0" w:color="auto"/>
              <w:right w:val="outset" w:sz="6" w:space="0" w:color="auto"/>
            </w:tcBorders>
            <w:hideMark/>
          </w:tcPr>
          <w:p w14:paraId="26C397BD" w14:textId="77777777" w:rsidR="00D45A8C" w:rsidRPr="00B620DB" w:rsidRDefault="00D45A8C" w:rsidP="00D45A8C">
            <w:pPr>
              <w:pStyle w:val="12TabHeadBody"/>
            </w:pPr>
            <w:r w:rsidRPr="00B620DB">
              <w:rPr>
                <w:rStyle w:val="flts1"/>
              </w:rPr>
              <w:t>664-2017</w:t>
            </w:r>
          </w:p>
        </w:tc>
        <w:tc>
          <w:tcPr>
            <w:tcW w:w="1641" w:type="pct"/>
            <w:tcBorders>
              <w:top w:val="outset" w:sz="6" w:space="0" w:color="auto"/>
              <w:left w:val="outset" w:sz="6" w:space="0" w:color="auto"/>
              <w:bottom w:val="outset" w:sz="6" w:space="0" w:color="auto"/>
              <w:right w:val="outset" w:sz="6" w:space="0" w:color="auto"/>
            </w:tcBorders>
            <w:hideMark/>
          </w:tcPr>
          <w:p w14:paraId="38A106AD" w14:textId="77777777" w:rsidR="00D45A8C" w:rsidRPr="00B620DB" w:rsidRDefault="00D45A8C" w:rsidP="00D45A8C">
            <w:pPr>
              <w:pStyle w:val="12TabHeadBody"/>
            </w:pPr>
            <w:bookmarkStart w:id="1621" w:name="nfpa664"/>
            <w:bookmarkStart w:id="1622" w:name="a105474"/>
            <w:bookmarkEnd w:id="1621"/>
            <w:bookmarkEnd w:id="1622"/>
            <w:r w:rsidRPr="00B620DB">
              <w:rPr>
                <w:rStyle w:val="flts1"/>
              </w:rPr>
              <w:t>Standard for the Prevention of Fires and Explosions in Wood Processing and Woodworking Facilities</w:t>
            </w:r>
            <w:bookmarkStart w:id="1623" w:name="a105476"/>
            <w:bookmarkEnd w:id="1623"/>
          </w:p>
        </w:tc>
        <w:tc>
          <w:tcPr>
            <w:tcW w:w="1524" w:type="pct"/>
            <w:tcBorders>
              <w:top w:val="outset" w:sz="6" w:space="0" w:color="auto"/>
              <w:left w:val="outset" w:sz="6" w:space="0" w:color="auto"/>
              <w:bottom w:val="outset" w:sz="6" w:space="0" w:color="auto"/>
              <w:right w:val="outset" w:sz="6" w:space="0" w:color="auto"/>
            </w:tcBorders>
            <w:hideMark/>
          </w:tcPr>
          <w:p w14:paraId="1489EC99" w14:textId="77777777" w:rsidR="00D45A8C" w:rsidRPr="00B620DB" w:rsidRDefault="00135AFF" w:rsidP="00D45A8C">
            <w:pPr>
              <w:pStyle w:val="12TabHeadBody"/>
            </w:pPr>
            <w:hyperlink r:id="rId1460" w:anchor="en001196" w:history="1">
              <w:r w:rsidR="00D45A8C" w:rsidRPr="00B620DB">
                <w:rPr>
                  <w:rStyle w:val="Hyperlink"/>
                  <w:color w:val="auto"/>
                  <w:szCs w:val="18"/>
                  <w:u w:val="none"/>
                </w:rPr>
                <w:t>A-6.9.1.2.(1)</w:t>
              </w:r>
            </w:hyperlink>
          </w:p>
        </w:tc>
      </w:tr>
      <w:tr w:rsidR="00D45A8C" w:rsidRPr="00B620DB" w14:paraId="32B2D670" w14:textId="77777777" w:rsidTr="00752338">
        <w:trPr>
          <w:ins w:id="1624" w:author="Dang, Tommy HOUS:EX" w:date="2023-05-03T16:25:00Z"/>
        </w:trPr>
        <w:tc>
          <w:tcPr>
            <w:tcW w:w="582" w:type="pct"/>
            <w:tcBorders>
              <w:top w:val="outset" w:sz="6" w:space="0" w:color="auto"/>
              <w:left w:val="outset" w:sz="6" w:space="0" w:color="auto"/>
              <w:bottom w:val="outset" w:sz="6" w:space="0" w:color="auto"/>
              <w:right w:val="outset" w:sz="6" w:space="0" w:color="auto"/>
            </w:tcBorders>
          </w:tcPr>
          <w:p w14:paraId="43FBE34B" w14:textId="36A2D3E6" w:rsidR="00D45A8C" w:rsidRPr="00B620DB" w:rsidRDefault="00D45A8C" w:rsidP="00D45A8C">
            <w:pPr>
              <w:pStyle w:val="12TabHeadBody"/>
              <w:rPr>
                <w:ins w:id="1625" w:author="Dang, Tommy HOUS:EX" w:date="2023-05-03T16:25:00Z"/>
                <w:rStyle w:val="flts1"/>
              </w:rPr>
            </w:pPr>
            <w:ins w:id="1626" w:author="Dang, Tommy HOUS:EX" w:date="2023-05-03T16:26:00Z">
              <w:r>
                <w:rPr>
                  <w:rStyle w:val="flts1"/>
                </w:rPr>
                <w:t>NFPA</w:t>
              </w:r>
            </w:ins>
          </w:p>
        </w:tc>
        <w:tc>
          <w:tcPr>
            <w:tcW w:w="1253" w:type="pct"/>
            <w:tcBorders>
              <w:top w:val="outset" w:sz="6" w:space="0" w:color="auto"/>
              <w:left w:val="outset" w:sz="6" w:space="0" w:color="auto"/>
              <w:bottom w:val="outset" w:sz="6" w:space="0" w:color="auto"/>
              <w:right w:val="outset" w:sz="6" w:space="0" w:color="auto"/>
            </w:tcBorders>
          </w:tcPr>
          <w:p w14:paraId="314B7DFA" w14:textId="6E05F588" w:rsidR="00D45A8C" w:rsidRPr="00B620DB" w:rsidRDefault="00D45A8C" w:rsidP="00D45A8C">
            <w:pPr>
              <w:pStyle w:val="12TabHeadBody"/>
              <w:rPr>
                <w:ins w:id="1627" w:author="Dang, Tommy HOUS:EX" w:date="2023-05-03T16:25:00Z"/>
                <w:rStyle w:val="flts1"/>
              </w:rPr>
            </w:pPr>
            <w:ins w:id="1628" w:author="Dang, Tommy HOUS:EX" w:date="2023-05-03T16:27:00Z">
              <w:r>
                <w:rPr>
                  <w:rStyle w:val="flts1"/>
                </w:rPr>
                <w:t>1142-2007</w:t>
              </w:r>
            </w:ins>
          </w:p>
        </w:tc>
        <w:tc>
          <w:tcPr>
            <w:tcW w:w="1641" w:type="pct"/>
            <w:tcBorders>
              <w:top w:val="outset" w:sz="6" w:space="0" w:color="auto"/>
              <w:left w:val="outset" w:sz="6" w:space="0" w:color="auto"/>
              <w:bottom w:val="outset" w:sz="6" w:space="0" w:color="auto"/>
              <w:right w:val="outset" w:sz="6" w:space="0" w:color="auto"/>
            </w:tcBorders>
          </w:tcPr>
          <w:p w14:paraId="382CAF78" w14:textId="0D17B784" w:rsidR="00D45A8C" w:rsidRPr="00B620DB" w:rsidRDefault="00D45A8C" w:rsidP="00D45A8C">
            <w:pPr>
              <w:pStyle w:val="12TabHeadBody"/>
              <w:rPr>
                <w:ins w:id="1629" w:author="Dang, Tommy HOUS:EX" w:date="2023-05-03T16:25:00Z"/>
                <w:rStyle w:val="flts1"/>
              </w:rPr>
            </w:pPr>
            <w:ins w:id="1630" w:author="Dang, Tommy HOUS:EX" w:date="2023-05-03T16:27:00Z">
              <w:r>
                <w:rPr>
                  <w:rStyle w:val="flts1"/>
                </w:rPr>
                <w:t>Standard on Water Supplies for Suburban and Rural Fire Fighting</w:t>
              </w:r>
            </w:ins>
          </w:p>
        </w:tc>
        <w:tc>
          <w:tcPr>
            <w:tcW w:w="1524" w:type="pct"/>
            <w:tcBorders>
              <w:top w:val="outset" w:sz="6" w:space="0" w:color="auto"/>
              <w:left w:val="outset" w:sz="6" w:space="0" w:color="auto"/>
              <w:bottom w:val="outset" w:sz="6" w:space="0" w:color="auto"/>
              <w:right w:val="outset" w:sz="6" w:space="0" w:color="auto"/>
            </w:tcBorders>
          </w:tcPr>
          <w:p w14:paraId="25546BA8" w14:textId="18F4A42E" w:rsidR="00D45A8C" w:rsidRDefault="00D45A8C" w:rsidP="00D45A8C">
            <w:pPr>
              <w:pStyle w:val="12TabHeadBody"/>
              <w:rPr>
                <w:ins w:id="1631" w:author="Dang, Tommy HOUS:EX" w:date="2023-05-03T16:25:00Z"/>
              </w:rPr>
            </w:pPr>
            <w:ins w:id="1632" w:author="Dang, Tommy HOUS:EX" w:date="2023-05-03T16:27:00Z">
              <w:r>
                <w:t>A-3.2.5.7.(1)</w:t>
              </w:r>
            </w:ins>
          </w:p>
        </w:tc>
      </w:tr>
      <w:tr w:rsidR="00D45A8C" w:rsidRPr="00B620DB" w14:paraId="36C9DCC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966EEDF" w14:textId="77777777" w:rsidR="00D45A8C" w:rsidRPr="00B620DB" w:rsidRDefault="00D45A8C" w:rsidP="00D45A8C">
            <w:pPr>
              <w:pStyle w:val="12TabHeadBody"/>
            </w:pPr>
            <w:r w:rsidRPr="00B620DB">
              <w:rPr>
                <w:rStyle w:val="flts1"/>
              </w:rPr>
              <w:lastRenderedPageBreak/>
              <w:t>NFPA</w:t>
            </w:r>
          </w:p>
        </w:tc>
        <w:tc>
          <w:tcPr>
            <w:tcW w:w="1253" w:type="pct"/>
            <w:tcBorders>
              <w:top w:val="outset" w:sz="6" w:space="0" w:color="auto"/>
              <w:left w:val="outset" w:sz="6" w:space="0" w:color="auto"/>
              <w:bottom w:val="outset" w:sz="6" w:space="0" w:color="auto"/>
              <w:right w:val="outset" w:sz="6" w:space="0" w:color="auto"/>
            </w:tcBorders>
            <w:hideMark/>
          </w:tcPr>
          <w:p w14:paraId="0CE6AD24" w14:textId="77777777" w:rsidR="00D45A8C" w:rsidRPr="00B620DB" w:rsidRDefault="00D45A8C" w:rsidP="00D45A8C">
            <w:pPr>
              <w:pStyle w:val="12TabHeadBody"/>
            </w:pPr>
            <w:r w:rsidRPr="00B620DB">
              <w:rPr>
                <w:rStyle w:val="flts1"/>
              </w:rPr>
              <w:t>1710-2010</w:t>
            </w:r>
          </w:p>
        </w:tc>
        <w:tc>
          <w:tcPr>
            <w:tcW w:w="1641" w:type="pct"/>
            <w:tcBorders>
              <w:top w:val="outset" w:sz="6" w:space="0" w:color="auto"/>
              <w:left w:val="outset" w:sz="6" w:space="0" w:color="auto"/>
              <w:bottom w:val="outset" w:sz="6" w:space="0" w:color="auto"/>
              <w:right w:val="outset" w:sz="6" w:space="0" w:color="auto"/>
            </w:tcBorders>
            <w:hideMark/>
          </w:tcPr>
          <w:p w14:paraId="088D068A" w14:textId="77777777" w:rsidR="00D45A8C" w:rsidRPr="00B620DB" w:rsidRDefault="00D45A8C" w:rsidP="00D45A8C">
            <w:pPr>
              <w:pStyle w:val="12TabHeadBody"/>
            </w:pPr>
            <w:bookmarkStart w:id="1633" w:name="nfpa1710"/>
            <w:bookmarkStart w:id="1634" w:name="a105495"/>
            <w:bookmarkEnd w:id="1633"/>
            <w:bookmarkEnd w:id="1634"/>
            <w:r w:rsidRPr="00B620DB">
              <w:rPr>
                <w:rStyle w:val="flts1"/>
              </w:rPr>
              <w:t>Standard for the Organization and Deployment of Fire Suppression Operations, Emergency Medical Operations, and Special Operations to the Public by Career Fire Departments</w:t>
            </w:r>
            <w:bookmarkStart w:id="1635" w:name="a105497"/>
            <w:bookmarkEnd w:id="1635"/>
          </w:p>
        </w:tc>
        <w:tc>
          <w:tcPr>
            <w:tcW w:w="1524" w:type="pct"/>
            <w:tcBorders>
              <w:top w:val="outset" w:sz="6" w:space="0" w:color="auto"/>
              <w:left w:val="outset" w:sz="6" w:space="0" w:color="auto"/>
              <w:bottom w:val="outset" w:sz="6" w:space="0" w:color="auto"/>
              <w:right w:val="outset" w:sz="6" w:space="0" w:color="auto"/>
            </w:tcBorders>
            <w:hideMark/>
          </w:tcPr>
          <w:p w14:paraId="2540820C" w14:textId="77777777" w:rsidR="00D45A8C" w:rsidRPr="00B620DB" w:rsidRDefault="00135AFF" w:rsidP="00D45A8C">
            <w:pPr>
              <w:pStyle w:val="12TabHeadBody"/>
            </w:pPr>
            <w:hyperlink r:id="rId1461" w:anchor="en001537" w:history="1">
              <w:r w:rsidR="00D45A8C" w:rsidRPr="00B620DB">
                <w:rPr>
                  <w:rStyle w:val="Hyperlink"/>
                  <w:color w:val="auto"/>
                  <w:szCs w:val="18"/>
                  <w:u w:val="none"/>
                </w:rPr>
                <w:t>A-3.2.3.1.(8)</w:t>
              </w:r>
            </w:hyperlink>
          </w:p>
        </w:tc>
      </w:tr>
      <w:tr w:rsidR="00D45A8C" w:rsidRPr="00B620DB" w14:paraId="18765C6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9269C25" w14:textId="77777777" w:rsidR="00D45A8C" w:rsidRPr="00B620DB" w:rsidRDefault="00D45A8C" w:rsidP="00D45A8C">
            <w:pPr>
              <w:pStyle w:val="12TabHeadBody"/>
            </w:pPr>
            <w:r w:rsidRPr="00B620DB">
              <w:rPr>
                <w:rStyle w:val="flts1"/>
              </w:rPr>
              <w:t>NFRC</w:t>
            </w:r>
          </w:p>
        </w:tc>
        <w:tc>
          <w:tcPr>
            <w:tcW w:w="1253" w:type="pct"/>
            <w:tcBorders>
              <w:top w:val="outset" w:sz="6" w:space="0" w:color="auto"/>
              <w:left w:val="outset" w:sz="6" w:space="0" w:color="auto"/>
              <w:bottom w:val="outset" w:sz="6" w:space="0" w:color="auto"/>
              <w:right w:val="outset" w:sz="6" w:space="0" w:color="auto"/>
            </w:tcBorders>
            <w:hideMark/>
          </w:tcPr>
          <w:p w14:paraId="594134F2" w14:textId="77777777" w:rsidR="00D45A8C" w:rsidRPr="00B620DB" w:rsidRDefault="00D45A8C" w:rsidP="00D45A8C">
            <w:pPr>
              <w:pStyle w:val="12TabHeadBody"/>
            </w:pPr>
            <w:r w:rsidRPr="00B620DB">
              <w:rPr>
                <w:rStyle w:val="flts1"/>
              </w:rPr>
              <w:t>100-2010</w:t>
            </w:r>
          </w:p>
        </w:tc>
        <w:tc>
          <w:tcPr>
            <w:tcW w:w="1641" w:type="pct"/>
            <w:tcBorders>
              <w:top w:val="outset" w:sz="6" w:space="0" w:color="auto"/>
              <w:left w:val="outset" w:sz="6" w:space="0" w:color="auto"/>
              <w:bottom w:val="outset" w:sz="6" w:space="0" w:color="auto"/>
              <w:right w:val="outset" w:sz="6" w:space="0" w:color="auto"/>
            </w:tcBorders>
            <w:hideMark/>
          </w:tcPr>
          <w:p w14:paraId="35990B58" w14:textId="77777777" w:rsidR="00D45A8C" w:rsidRPr="00B620DB" w:rsidRDefault="00D45A8C" w:rsidP="00D45A8C">
            <w:pPr>
              <w:pStyle w:val="12TabHeadBody"/>
            </w:pPr>
            <w:bookmarkStart w:id="1636" w:name="nfrc100"/>
            <w:bookmarkStart w:id="1637" w:name="a105516"/>
            <w:bookmarkEnd w:id="1636"/>
            <w:bookmarkEnd w:id="1637"/>
            <w:r w:rsidRPr="00B620DB">
              <w:rPr>
                <w:rStyle w:val="flts1"/>
              </w:rPr>
              <w:t>Procedure for Determining Fenestration Product U-factors</w:t>
            </w:r>
            <w:bookmarkStart w:id="1638" w:name="a105518"/>
            <w:bookmarkEnd w:id="1638"/>
          </w:p>
        </w:tc>
        <w:tc>
          <w:tcPr>
            <w:tcW w:w="1524" w:type="pct"/>
            <w:tcBorders>
              <w:top w:val="outset" w:sz="6" w:space="0" w:color="auto"/>
              <w:left w:val="outset" w:sz="6" w:space="0" w:color="auto"/>
              <w:bottom w:val="outset" w:sz="6" w:space="0" w:color="auto"/>
              <w:right w:val="outset" w:sz="6" w:space="0" w:color="auto"/>
            </w:tcBorders>
            <w:hideMark/>
          </w:tcPr>
          <w:p w14:paraId="4B550A3B" w14:textId="77777777" w:rsidR="00D45A8C" w:rsidRPr="00B620DB" w:rsidRDefault="00135AFF" w:rsidP="00D45A8C">
            <w:pPr>
              <w:pStyle w:val="12TabHeadBody"/>
            </w:pPr>
            <w:hyperlink r:id="rId1462" w:anchor="es006874" w:history="1">
              <w:r w:rsidR="00D45A8C" w:rsidRPr="00B620DB">
                <w:rPr>
                  <w:rStyle w:val="Hyperlink"/>
                  <w:color w:val="auto"/>
                  <w:szCs w:val="18"/>
                  <w:u w:val="none"/>
                </w:rPr>
                <w:t>9.36.2.2.(3)</w:t>
              </w:r>
            </w:hyperlink>
          </w:p>
        </w:tc>
      </w:tr>
      <w:tr w:rsidR="00D45A8C" w:rsidRPr="00B620DB" w14:paraId="4864172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FC42654" w14:textId="77777777" w:rsidR="00D45A8C" w:rsidRPr="00B620DB" w:rsidRDefault="00D45A8C" w:rsidP="00D45A8C">
            <w:pPr>
              <w:pStyle w:val="12TabHeadBody"/>
            </w:pPr>
            <w:r w:rsidRPr="00B620DB">
              <w:rPr>
                <w:rStyle w:val="flts1"/>
              </w:rPr>
              <w:t>NFRC</w:t>
            </w:r>
          </w:p>
        </w:tc>
        <w:tc>
          <w:tcPr>
            <w:tcW w:w="1253" w:type="pct"/>
            <w:tcBorders>
              <w:top w:val="outset" w:sz="6" w:space="0" w:color="auto"/>
              <w:left w:val="outset" w:sz="6" w:space="0" w:color="auto"/>
              <w:bottom w:val="outset" w:sz="6" w:space="0" w:color="auto"/>
              <w:right w:val="outset" w:sz="6" w:space="0" w:color="auto"/>
            </w:tcBorders>
            <w:hideMark/>
          </w:tcPr>
          <w:p w14:paraId="72FF137E" w14:textId="77777777" w:rsidR="00D45A8C" w:rsidRPr="00B620DB" w:rsidRDefault="00D45A8C" w:rsidP="00D45A8C">
            <w:pPr>
              <w:pStyle w:val="12TabHeadBody"/>
            </w:pPr>
            <w:r w:rsidRPr="00B620DB">
              <w:rPr>
                <w:rStyle w:val="flts1"/>
              </w:rPr>
              <w:t>200-2010</w:t>
            </w:r>
          </w:p>
        </w:tc>
        <w:tc>
          <w:tcPr>
            <w:tcW w:w="1641" w:type="pct"/>
            <w:tcBorders>
              <w:top w:val="outset" w:sz="6" w:space="0" w:color="auto"/>
              <w:left w:val="outset" w:sz="6" w:space="0" w:color="auto"/>
              <w:bottom w:val="outset" w:sz="6" w:space="0" w:color="auto"/>
              <w:right w:val="outset" w:sz="6" w:space="0" w:color="auto"/>
            </w:tcBorders>
            <w:hideMark/>
          </w:tcPr>
          <w:p w14:paraId="3E9BC4B5" w14:textId="77777777" w:rsidR="00D45A8C" w:rsidRPr="00B620DB" w:rsidRDefault="00D45A8C" w:rsidP="00D45A8C">
            <w:pPr>
              <w:pStyle w:val="12TabHeadBody"/>
            </w:pPr>
            <w:bookmarkStart w:id="1639" w:name="nfrc200"/>
            <w:bookmarkStart w:id="1640" w:name="a105743"/>
            <w:bookmarkEnd w:id="1639"/>
            <w:bookmarkEnd w:id="1640"/>
            <w:r w:rsidRPr="00B620DB">
              <w:rPr>
                <w:rStyle w:val="flts1"/>
              </w:rPr>
              <w:t>Procedure for Determining Fenestration Product Solar Heat Gain Coefficient and Visible Transmittance at Normal Incidence</w:t>
            </w:r>
            <w:bookmarkStart w:id="1641" w:name="a105745"/>
            <w:bookmarkEnd w:id="1641"/>
          </w:p>
        </w:tc>
        <w:tc>
          <w:tcPr>
            <w:tcW w:w="1524" w:type="pct"/>
            <w:tcBorders>
              <w:top w:val="outset" w:sz="6" w:space="0" w:color="auto"/>
              <w:left w:val="outset" w:sz="6" w:space="0" w:color="auto"/>
              <w:bottom w:val="outset" w:sz="6" w:space="0" w:color="auto"/>
              <w:right w:val="outset" w:sz="6" w:space="0" w:color="auto"/>
            </w:tcBorders>
            <w:hideMark/>
          </w:tcPr>
          <w:p w14:paraId="78D61803" w14:textId="77777777" w:rsidR="00D45A8C" w:rsidRPr="00B620DB" w:rsidRDefault="00135AFF" w:rsidP="00D45A8C">
            <w:pPr>
              <w:pStyle w:val="12TabHeadBody"/>
            </w:pPr>
            <w:hyperlink r:id="rId1463" w:anchor="es006874" w:history="1">
              <w:r w:rsidR="00D45A8C" w:rsidRPr="00B620DB">
                <w:rPr>
                  <w:rStyle w:val="Hyperlink"/>
                  <w:color w:val="auto"/>
                  <w:szCs w:val="18"/>
                  <w:u w:val="none"/>
                </w:rPr>
                <w:t>9.36.2.2.(3)</w:t>
              </w:r>
            </w:hyperlink>
          </w:p>
        </w:tc>
      </w:tr>
      <w:tr w:rsidR="00D45A8C" w:rsidRPr="00B620DB" w14:paraId="63AA7E5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D870DB" w14:textId="77777777" w:rsidR="00D45A8C" w:rsidRPr="00B620DB" w:rsidRDefault="00D45A8C" w:rsidP="00D45A8C">
            <w:pPr>
              <w:pStyle w:val="12TabHeadBody"/>
            </w:pPr>
            <w:r w:rsidRPr="00B620DB">
              <w:rPr>
                <w:rStyle w:val="flts1"/>
              </w:rPr>
              <w:t>NLGA</w:t>
            </w:r>
          </w:p>
        </w:tc>
        <w:tc>
          <w:tcPr>
            <w:tcW w:w="1253" w:type="pct"/>
            <w:tcBorders>
              <w:top w:val="outset" w:sz="6" w:space="0" w:color="auto"/>
              <w:left w:val="outset" w:sz="6" w:space="0" w:color="auto"/>
              <w:bottom w:val="outset" w:sz="6" w:space="0" w:color="auto"/>
              <w:right w:val="outset" w:sz="6" w:space="0" w:color="auto"/>
            </w:tcBorders>
            <w:hideMark/>
          </w:tcPr>
          <w:p w14:paraId="046E64EB" w14:textId="77777777" w:rsidR="00D45A8C" w:rsidRPr="00B620DB" w:rsidRDefault="00D45A8C" w:rsidP="00D45A8C">
            <w:pPr>
              <w:pStyle w:val="12TabHeadBody"/>
            </w:pPr>
            <w:r w:rsidRPr="00B620DB">
              <w:rPr>
                <w:rStyle w:val="flts1"/>
              </w:rPr>
              <w:t>2017</w:t>
            </w:r>
          </w:p>
        </w:tc>
        <w:tc>
          <w:tcPr>
            <w:tcW w:w="1641" w:type="pct"/>
            <w:tcBorders>
              <w:top w:val="outset" w:sz="6" w:space="0" w:color="auto"/>
              <w:left w:val="outset" w:sz="6" w:space="0" w:color="auto"/>
              <w:bottom w:val="outset" w:sz="6" w:space="0" w:color="auto"/>
              <w:right w:val="outset" w:sz="6" w:space="0" w:color="auto"/>
            </w:tcBorders>
            <w:hideMark/>
          </w:tcPr>
          <w:p w14:paraId="1A22394E" w14:textId="77777777" w:rsidR="00D45A8C" w:rsidRPr="00B620DB" w:rsidRDefault="00D45A8C" w:rsidP="00D45A8C">
            <w:pPr>
              <w:pStyle w:val="12TabHeadBody"/>
            </w:pPr>
            <w:bookmarkStart w:id="1642" w:name="nlga_sgrcl"/>
            <w:bookmarkStart w:id="1643" w:name="a105764"/>
            <w:bookmarkEnd w:id="1642"/>
            <w:bookmarkEnd w:id="1643"/>
            <w:r w:rsidRPr="00B620DB">
              <w:rPr>
                <w:rStyle w:val="flts1"/>
              </w:rPr>
              <w:t>Standard Grading Rules for Canadian Lumber</w:t>
            </w:r>
            <w:bookmarkStart w:id="1644" w:name="a105766"/>
            <w:bookmarkEnd w:id="1644"/>
          </w:p>
        </w:tc>
        <w:tc>
          <w:tcPr>
            <w:tcW w:w="1524" w:type="pct"/>
            <w:tcBorders>
              <w:top w:val="outset" w:sz="6" w:space="0" w:color="auto"/>
              <w:left w:val="outset" w:sz="6" w:space="0" w:color="auto"/>
              <w:bottom w:val="outset" w:sz="6" w:space="0" w:color="auto"/>
              <w:right w:val="outset" w:sz="6" w:space="0" w:color="auto"/>
            </w:tcBorders>
            <w:hideMark/>
          </w:tcPr>
          <w:p w14:paraId="2DFD2613" w14:textId="77777777" w:rsidR="00D45A8C" w:rsidRPr="00B620DB" w:rsidRDefault="00135AFF" w:rsidP="00D45A8C">
            <w:pPr>
              <w:pStyle w:val="12TabHeadBody"/>
            </w:pPr>
            <w:hyperlink r:id="rId1464" w:anchor="es001902" w:history="1">
              <w:r w:rsidR="00D45A8C" w:rsidRPr="00B620DB">
                <w:rPr>
                  <w:rStyle w:val="Hyperlink"/>
                  <w:color w:val="auto"/>
                  <w:szCs w:val="18"/>
                  <w:u w:val="none"/>
                </w:rPr>
                <w:t>9.3.2.1.(1)</w:t>
              </w:r>
            </w:hyperlink>
            <w:r w:rsidR="00D45A8C" w:rsidRPr="00B620DB">
              <w:br/>
            </w:r>
            <w:hyperlink r:id="rId1465" w:anchor="en000255" w:history="1">
              <w:r w:rsidR="00D45A8C" w:rsidRPr="00B620DB">
                <w:rPr>
                  <w:rStyle w:val="Hyperlink"/>
                  <w:color w:val="auto"/>
                  <w:szCs w:val="18"/>
                  <w:u w:val="none"/>
                </w:rPr>
                <w:t>A-9.3.2.1.(1)</w:t>
              </w:r>
            </w:hyperlink>
            <w:r w:rsidR="00D45A8C" w:rsidRPr="00B620DB">
              <w:br/>
            </w:r>
            <w:hyperlink r:id="rId1466" w:anchor="et000256" w:history="1">
              <w:r w:rsidR="00D45A8C" w:rsidRPr="00B620DB">
                <w:rPr>
                  <w:rStyle w:val="Hyperlink"/>
                  <w:color w:val="auto"/>
                  <w:szCs w:val="18"/>
                  <w:u w:val="none"/>
                </w:rPr>
                <w:t>Table</w:t>
              </w:r>
            </w:hyperlink>
            <w:hyperlink r:id="rId1467" w:anchor="et000256" w:history="1">
              <w:r w:rsidR="00D45A8C" w:rsidRPr="00B620DB">
                <w:rPr>
                  <w:rStyle w:val="Hyperlink"/>
                  <w:color w:val="auto"/>
                  <w:u w:val="none"/>
                </w:rPr>
                <w:t> </w:t>
              </w:r>
            </w:hyperlink>
            <w:hyperlink r:id="rId1468" w:anchor="et000256" w:history="1">
              <w:r w:rsidR="00D45A8C" w:rsidRPr="00B620DB">
                <w:rPr>
                  <w:rStyle w:val="Hyperlink"/>
                  <w:color w:val="auto"/>
                  <w:szCs w:val="18"/>
                  <w:u w:val="none"/>
                </w:rPr>
                <w:t>A-9.3.2.1.(1)-A</w:t>
              </w:r>
            </w:hyperlink>
            <w:r w:rsidR="00D45A8C" w:rsidRPr="00B620DB">
              <w:br/>
            </w:r>
            <w:hyperlink r:id="rId1469" w:anchor="en000254" w:history="1">
              <w:r w:rsidR="00D45A8C" w:rsidRPr="00B620DB">
                <w:rPr>
                  <w:rStyle w:val="Hyperlink"/>
                  <w:color w:val="auto"/>
                  <w:szCs w:val="18"/>
                  <w:u w:val="none"/>
                </w:rPr>
                <w:t>A-Table 9.3.2.1.</w:t>
              </w:r>
            </w:hyperlink>
            <w:r w:rsidR="00D45A8C" w:rsidRPr="00B620DB">
              <w:br/>
            </w:r>
            <w:hyperlink r:id="rId1470" w:anchor="en000256" w:history="1">
              <w:r w:rsidR="00D45A8C" w:rsidRPr="00B620DB">
                <w:rPr>
                  <w:rStyle w:val="Hyperlink"/>
                  <w:color w:val="auto"/>
                  <w:szCs w:val="18"/>
                  <w:u w:val="none"/>
                </w:rPr>
                <w:t>A-9.3.2.8.(1)</w:t>
              </w:r>
            </w:hyperlink>
            <w:r w:rsidR="00D45A8C" w:rsidRPr="00B620DB">
              <w:br/>
            </w:r>
            <w:hyperlink r:id="rId1471" w:anchor="en000327" w:history="1">
              <w:r w:rsidR="00D45A8C" w:rsidRPr="00B620DB">
                <w:rPr>
                  <w:rStyle w:val="Hyperlink"/>
                  <w:color w:val="auto"/>
                  <w:szCs w:val="18"/>
                  <w:u w:val="none"/>
                </w:rPr>
                <w:t>A-9.23.10.4.(1)</w:t>
              </w:r>
            </w:hyperlink>
          </w:p>
        </w:tc>
      </w:tr>
      <w:tr w:rsidR="00D45A8C" w:rsidRPr="00B620DB" w14:paraId="0B1C4FE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EBDCED6" w14:textId="77777777" w:rsidR="00D45A8C" w:rsidRPr="00B620DB" w:rsidRDefault="00D45A8C" w:rsidP="00D45A8C">
            <w:pPr>
              <w:pStyle w:val="12TabHeadBody"/>
            </w:pPr>
            <w:r w:rsidRPr="00B620DB">
              <w:rPr>
                <w:rStyle w:val="flts1"/>
              </w:rPr>
              <w:t>NLGA</w:t>
            </w:r>
          </w:p>
        </w:tc>
        <w:tc>
          <w:tcPr>
            <w:tcW w:w="1253" w:type="pct"/>
            <w:tcBorders>
              <w:top w:val="outset" w:sz="6" w:space="0" w:color="auto"/>
              <w:left w:val="outset" w:sz="6" w:space="0" w:color="auto"/>
              <w:bottom w:val="outset" w:sz="6" w:space="0" w:color="auto"/>
              <w:right w:val="outset" w:sz="6" w:space="0" w:color="auto"/>
            </w:tcBorders>
            <w:hideMark/>
          </w:tcPr>
          <w:p w14:paraId="72B4AB8D" w14:textId="77777777" w:rsidR="00D45A8C" w:rsidRPr="00B620DB" w:rsidRDefault="00D45A8C" w:rsidP="00D45A8C">
            <w:pPr>
              <w:pStyle w:val="12TabHeadBody"/>
            </w:pPr>
            <w:r w:rsidRPr="00B620DB">
              <w:rPr>
                <w:rStyle w:val="flts1"/>
              </w:rPr>
              <w:t>SPS-1-2017</w:t>
            </w:r>
          </w:p>
        </w:tc>
        <w:tc>
          <w:tcPr>
            <w:tcW w:w="1641" w:type="pct"/>
            <w:tcBorders>
              <w:top w:val="outset" w:sz="6" w:space="0" w:color="auto"/>
              <w:left w:val="outset" w:sz="6" w:space="0" w:color="auto"/>
              <w:bottom w:val="outset" w:sz="6" w:space="0" w:color="auto"/>
              <w:right w:val="outset" w:sz="6" w:space="0" w:color="auto"/>
            </w:tcBorders>
            <w:hideMark/>
          </w:tcPr>
          <w:p w14:paraId="182628D3" w14:textId="77777777" w:rsidR="00D45A8C" w:rsidRPr="00B620DB" w:rsidRDefault="00D45A8C" w:rsidP="00D45A8C">
            <w:pPr>
              <w:pStyle w:val="12TabHeadBody"/>
            </w:pPr>
            <w:bookmarkStart w:id="1645" w:name="nlgasps-1"/>
            <w:bookmarkStart w:id="1646" w:name="a106001"/>
            <w:bookmarkEnd w:id="1645"/>
            <w:bookmarkEnd w:id="1646"/>
            <w:r w:rsidRPr="00B620DB">
              <w:rPr>
                <w:rStyle w:val="flts1"/>
              </w:rPr>
              <w:t>Fingerjoined Structural Lumber</w:t>
            </w:r>
            <w:bookmarkStart w:id="1647" w:name="a106003"/>
            <w:bookmarkEnd w:id="1647"/>
          </w:p>
        </w:tc>
        <w:tc>
          <w:tcPr>
            <w:tcW w:w="1524" w:type="pct"/>
            <w:tcBorders>
              <w:top w:val="outset" w:sz="6" w:space="0" w:color="auto"/>
              <w:left w:val="outset" w:sz="6" w:space="0" w:color="auto"/>
              <w:bottom w:val="outset" w:sz="6" w:space="0" w:color="auto"/>
              <w:right w:val="outset" w:sz="6" w:space="0" w:color="auto"/>
            </w:tcBorders>
            <w:hideMark/>
          </w:tcPr>
          <w:p w14:paraId="0AF8F003" w14:textId="77777777" w:rsidR="00D45A8C" w:rsidRPr="00B620DB" w:rsidRDefault="00135AFF" w:rsidP="00D45A8C">
            <w:pPr>
              <w:pStyle w:val="12TabHeadBody"/>
            </w:pPr>
            <w:hyperlink r:id="rId1472" w:anchor="et000261" w:history="1">
              <w:r w:rsidR="00D45A8C" w:rsidRPr="00B620DB">
                <w:rPr>
                  <w:rStyle w:val="Hyperlink"/>
                  <w:color w:val="auto"/>
                  <w:szCs w:val="18"/>
                  <w:u w:val="none"/>
                </w:rPr>
                <w:t>Table</w:t>
              </w:r>
            </w:hyperlink>
            <w:hyperlink r:id="rId1473" w:anchor="et000261" w:history="1">
              <w:r w:rsidR="00D45A8C" w:rsidRPr="00B620DB">
                <w:rPr>
                  <w:rStyle w:val="Hyperlink"/>
                  <w:color w:val="auto"/>
                  <w:u w:val="none"/>
                </w:rPr>
                <w:t> </w:t>
              </w:r>
            </w:hyperlink>
            <w:hyperlink r:id="rId1474" w:anchor="et000261" w:history="1">
              <w:r w:rsidR="00D45A8C" w:rsidRPr="00B620DB">
                <w:rPr>
                  <w:rStyle w:val="Hyperlink"/>
                  <w:color w:val="auto"/>
                  <w:szCs w:val="18"/>
                  <w:u w:val="none"/>
                </w:rPr>
                <w:t>9.10.3.1.-A</w:t>
              </w:r>
            </w:hyperlink>
            <w:r w:rsidR="00D45A8C" w:rsidRPr="00B620DB">
              <w:br/>
            </w:r>
            <w:hyperlink r:id="rId1475" w:anchor="en000327" w:history="1">
              <w:r w:rsidR="00D45A8C" w:rsidRPr="00B620DB">
                <w:rPr>
                  <w:rStyle w:val="Hyperlink"/>
                  <w:color w:val="auto"/>
                  <w:szCs w:val="18"/>
                  <w:u w:val="none"/>
                </w:rPr>
                <w:t>A-9.23.10.4.(1)</w:t>
              </w:r>
            </w:hyperlink>
          </w:p>
        </w:tc>
      </w:tr>
      <w:tr w:rsidR="00D45A8C" w:rsidRPr="00B620DB" w14:paraId="722B529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31F5DB" w14:textId="77777777" w:rsidR="00D45A8C" w:rsidRPr="00B620DB" w:rsidRDefault="00D45A8C" w:rsidP="00D45A8C">
            <w:pPr>
              <w:pStyle w:val="12TabHeadBody"/>
            </w:pPr>
            <w:r w:rsidRPr="00B620DB">
              <w:rPr>
                <w:rStyle w:val="flts1"/>
              </w:rPr>
              <w:t>NLGA</w:t>
            </w:r>
          </w:p>
        </w:tc>
        <w:tc>
          <w:tcPr>
            <w:tcW w:w="1253" w:type="pct"/>
            <w:tcBorders>
              <w:top w:val="outset" w:sz="6" w:space="0" w:color="auto"/>
              <w:left w:val="outset" w:sz="6" w:space="0" w:color="auto"/>
              <w:bottom w:val="outset" w:sz="6" w:space="0" w:color="auto"/>
              <w:right w:val="outset" w:sz="6" w:space="0" w:color="auto"/>
            </w:tcBorders>
            <w:hideMark/>
          </w:tcPr>
          <w:p w14:paraId="0FB1C175" w14:textId="77777777" w:rsidR="00D45A8C" w:rsidRPr="00B620DB" w:rsidRDefault="00D45A8C" w:rsidP="00D45A8C">
            <w:pPr>
              <w:pStyle w:val="12TabHeadBody"/>
            </w:pPr>
            <w:r w:rsidRPr="00B620DB">
              <w:rPr>
                <w:rStyle w:val="flts1"/>
              </w:rPr>
              <w:t>SPS-3-2017</w:t>
            </w:r>
          </w:p>
        </w:tc>
        <w:tc>
          <w:tcPr>
            <w:tcW w:w="1641" w:type="pct"/>
            <w:tcBorders>
              <w:top w:val="outset" w:sz="6" w:space="0" w:color="auto"/>
              <w:left w:val="outset" w:sz="6" w:space="0" w:color="auto"/>
              <w:bottom w:val="outset" w:sz="6" w:space="0" w:color="auto"/>
              <w:right w:val="outset" w:sz="6" w:space="0" w:color="auto"/>
            </w:tcBorders>
            <w:hideMark/>
          </w:tcPr>
          <w:p w14:paraId="31575263" w14:textId="77777777" w:rsidR="00D45A8C" w:rsidRPr="00B620DB" w:rsidRDefault="00D45A8C" w:rsidP="00D45A8C">
            <w:pPr>
              <w:pStyle w:val="12TabHeadBody"/>
            </w:pPr>
            <w:bookmarkStart w:id="1648" w:name="nlgasps-3"/>
            <w:bookmarkStart w:id="1649" w:name="a106026"/>
            <w:bookmarkEnd w:id="1648"/>
            <w:bookmarkEnd w:id="1649"/>
            <w:r w:rsidRPr="00B620DB">
              <w:rPr>
                <w:rStyle w:val="flts1"/>
              </w:rPr>
              <w:t>Fingerjoined “Vertical Stud Use Only” Lumber</w:t>
            </w:r>
            <w:bookmarkStart w:id="1650" w:name="a106028"/>
            <w:bookmarkEnd w:id="1650"/>
          </w:p>
        </w:tc>
        <w:tc>
          <w:tcPr>
            <w:tcW w:w="1524" w:type="pct"/>
            <w:tcBorders>
              <w:top w:val="outset" w:sz="6" w:space="0" w:color="auto"/>
              <w:left w:val="outset" w:sz="6" w:space="0" w:color="auto"/>
              <w:bottom w:val="outset" w:sz="6" w:space="0" w:color="auto"/>
              <w:right w:val="outset" w:sz="6" w:space="0" w:color="auto"/>
            </w:tcBorders>
            <w:hideMark/>
          </w:tcPr>
          <w:p w14:paraId="7E00723C" w14:textId="77777777" w:rsidR="00D45A8C" w:rsidRPr="00B620DB" w:rsidRDefault="00135AFF" w:rsidP="00D45A8C">
            <w:pPr>
              <w:pStyle w:val="12TabHeadBody"/>
            </w:pPr>
            <w:hyperlink r:id="rId1476" w:anchor="et000261" w:history="1">
              <w:r w:rsidR="00D45A8C" w:rsidRPr="00B620DB">
                <w:rPr>
                  <w:rStyle w:val="Hyperlink"/>
                  <w:color w:val="auto"/>
                  <w:szCs w:val="18"/>
                  <w:u w:val="none"/>
                </w:rPr>
                <w:t>Table</w:t>
              </w:r>
            </w:hyperlink>
            <w:hyperlink r:id="rId1477" w:anchor="et000261" w:history="1">
              <w:r w:rsidR="00D45A8C" w:rsidRPr="00B620DB">
                <w:rPr>
                  <w:rStyle w:val="Hyperlink"/>
                  <w:color w:val="auto"/>
                  <w:u w:val="none"/>
                </w:rPr>
                <w:t> </w:t>
              </w:r>
            </w:hyperlink>
            <w:hyperlink r:id="rId1478" w:anchor="et000261" w:history="1">
              <w:r w:rsidR="00D45A8C" w:rsidRPr="00B620DB">
                <w:rPr>
                  <w:rStyle w:val="Hyperlink"/>
                  <w:color w:val="auto"/>
                  <w:szCs w:val="18"/>
                  <w:u w:val="none"/>
                </w:rPr>
                <w:t>9.10.3.1.-A</w:t>
              </w:r>
            </w:hyperlink>
            <w:r w:rsidR="00D45A8C" w:rsidRPr="00B620DB">
              <w:br/>
            </w:r>
            <w:hyperlink r:id="rId1479" w:anchor="en000327" w:history="1">
              <w:r w:rsidR="00D45A8C" w:rsidRPr="00B620DB">
                <w:rPr>
                  <w:rStyle w:val="Hyperlink"/>
                  <w:color w:val="auto"/>
                  <w:szCs w:val="18"/>
                  <w:u w:val="none"/>
                </w:rPr>
                <w:t>A-9.23.10.4.(1)</w:t>
              </w:r>
            </w:hyperlink>
          </w:p>
        </w:tc>
      </w:tr>
      <w:tr w:rsidR="00D45A8C" w:rsidRPr="00B620DB" w14:paraId="4B0EFD9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30B7EBD"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6B09C816" w14:textId="77777777" w:rsidR="00D45A8C" w:rsidRPr="00B620DB" w:rsidRDefault="00D45A8C" w:rsidP="00D45A8C">
            <w:pPr>
              <w:pStyle w:val="12TabHeadBody"/>
            </w:pPr>
            <w:r w:rsidRPr="00B620DB">
              <w:rPr>
                <w:rStyle w:val="flts1"/>
              </w:rPr>
              <w:t>1988</w:t>
            </w:r>
          </w:p>
        </w:tc>
        <w:tc>
          <w:tcPr>
            <w:tcW w:w="1641" w:type="pct"/>
            <w:tcBorders>
              <w:top w:val="outset" w:sz="6" w:space="0" w:color="auto"/>
              <w:left w:val="outset" w:sz="6" w:space="0" w:color="auto"/>
              <w:bottom w:val="outset" w:sz="6" w:space="0" w:color="auto"/>
              <w:right w:val="outset" w:sz="6" w:space="0" w:color="auto"/>
            </w:tcBorders>
            <w:hideMark/>
          </w:tcPr>
          <w:p w14:paraId="714DF35F" w14:textId="77777777" w:rsidR="00D45A8C" w:rsidRPr="00B620DB" w:rsidRDefault="00D45A8C" w:rsidP="00D45A8C">
            <w:pPr>
              <w:pStyle w:val="12TabHeadBody"/>
            </w:pPr>
            <w:bookmarkStart w:id="1651" w:name="pqwffs"/>
            <w:bookmarkStart w:id="1652" w:name="a106258"/>
            <w:bookmarkEnd w:id="1651"/>
            <w:bookmarkEnd w:id="1652"/>
            <w:r w:rsidRPr="00B620DB">
              <w:rPr>
                <w:rStyle w:val="flts1"/>
              </w:rPr>
              <w:t>Performance and acceptability of wood floors – Forintek studies</w:t>
            </w:r>
            <w:bookmarkStart w:id="1653" w:name="a106260"/>
            <w:bookmarkEnd w:id="1653"/>
          </w:p>
        </w:tc>
        <w:tc>
          <w:tcPr>
            <w:tcW w:w="1524" w:type="pct"/>
            <w:tcBorders>
              <w:top w:val="outset" w:sz="6" w:space="0" w:color="auto"/>
              <w:left w:val="outset" w:sz="6" w:space="0" w:color="auto"/>
              <w:bottom w:val="outset" w:sz="6" w:space="0" w:color="auto"/>
              <w:right w:val="outset" w:sz="6" w:space="0" w:color="auto"/>
            </w:tcBorders>
            <w:hideMark/>
          </w:tcPr>
          <w:p w14:paraId="567E6C56" w14:textId="77777777" w:rsidR="00D45A8C" w:rsidRPr="00B620DB" w:rsidRDefault="00135AFF" w:rsidP="00D45A8C">
            <w:pPr>
              <w:pStyle w:val="12TabHeadBody"/>
            </w:pPr>
            <w:hyperlink r:id="rId1480" w:anchor="en000321" w:history="1">
              <w:r w:rsidR="00D45A8C" w:rsidRPr="00B620DB">
                <w:rPr>
                  <w:rStyle w:val="Hyperlink"/>
                  <w:color w:val="auto"/>
                  <w:szCs w:val="18"/>
                  <w:u w:val="none"/>
                </w:rPr>
                <w:t>A-9.23.4.2.(2)</w:t>
              </w:r>
            </w:hyperlink>
          </w:p>
        </w:tc>
      </w:tr>
      <w:tr w:rsidR="00D45A8C" w:rsidRPr="00B620DB" w14:paraId="7261A7D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22E48B"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6AA670CD" w14:textId="77777777" w:rsidR="00D45A8C" w:rsidRPr="00B620DB" w:rsidRDefault="00D45A8C" w:rsidP="00D45A8C">
            <w:pPr>
              <w:pStyle w:val="12TabHeadBody"/>
            </w:pPr>
            <w:r w:rsidRPr="00B620DB">
              <w:rPr>
                <w:rStyle w:val="flts1"/>
              </w:rPr>
              <w:t>2005</w:t>
            </w:r>
          </w:p>
        </w:tc>
        <w:tc>
          <w:tcPr>
            <w:tcW w:w="1641" w:type="pct"/>
            <w:tcBorders>
              <w:top w:val="outset" w:sz="6" w:space="0" w:color="auto"/>
              <w:left w:val="outset" w:sz="6" w:space="0" w:color="auto"/>
              <w:bottom w:val="outset" w:sz="6" w:space="0" w:color="auto"/>
              <w:right w:val="outset" w:sz="6" w:space="0" w:color="auto"/>
            </w:tcBorders>
            <w:hideMark/>
          </w:tcPr>
          <w:p w14:paraId="0E424D2E" w14:textId="77777777" w:rsidR="00D45A8C" w:rsidRPr="00B620DB" w:rsidRDefault="00D45A8C" w:rsidP="00D45A8C">
            <w:pPr>
              <w:pStyle w:val="12TabHeadBody"/>
            </w:pPr>
            <w:bookmarkStart w:id="1654" w:name="nrcconst_guide"/>
            <w:bookmarkStart w:id="1655" w:name="a106282"/>
            <w:bookmarkEnd w:id="1654"/>
            <w:bookmarkEnd w:id="1655"/>
            <w:r w:rsidRPr="00B620DB">
              <w:rPr>
                <w:rStyle w:val="flts1"/>
              </w:rPr>
              <w:t>A Guide for the Wind Design of Mechanically Attached Flexible Membrane Roofs</w:t>
            </w:r>
            <w:bookmarkStart w:id="1656" w:name="a106284"/>
            <w:bookmarkEnd w:id="1656"/>
          </w:p>
        </w:tc>
        <w:tc>
          <w:tcPr>
            <w:tcW w:w="1524" w:type="pct"/>
            <w:tcBorders>
              <w:top w:val="outset" w:sz="6" w:space="0" w:color="auto"/>
              <w:left w:val="outset" w:sz="6" w:space="0" w:color="auto"/>
              <w:bottom w:val="outset" w:sz="6" w:space="0" w:color="auto"/>
              <w:right w:val="outset" w:sz="6" w:space="0" w:color="auto"/>
            </w:tcBorders>
            <w:hideMark/>
          </w:tcPr>
          <w:p w14:paraId="209795FC" w14:textId="77777777" w:rsidR="00D45A8C" w:rsidRPr="00B620DB" w:rsidRDefault="00135AFF" w:rsidP="00D45A8C">
            <w:pPr>
              <w:pStyle w:val="12TabHeadBody"/>
            </w:pPr>
            <w:hyperlink r:id="rId1481" w:anchor="en000918" w:history="1">
              <w:r w:rsidR="00D45A8C" w:rsidRPr="00B620DB">
                <w:rPr>
                  <w:rStyle w:val="Hyperlink"/>
                  <w:color w:val="auto"/>
                  <w:szCs w:val="18"/>
                  <w:u w:val="none"/>
                </w:rPr>
                <w:t>A-5.2.2.2.(4)</w:t>
              </w:r>
            </w:hyperlink>
          </w:p>
        </w:tc>
      </w:tr>
      <w:tr w:rsidR="00D45A8C" w:rsidRPr="00B620DB" w14:paraId="7703900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707491"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20349E98" w14:textId="77777777" w:rsidR="00D45A8C" w:rsidRPr="00B620DB" w:rsidRDefault="00D45A8C" w:rsidP="00D45A8C">
            <w:pPr>
              <w:pStyle w:val="12TabHeadBody"/>
            </w:pPr>
            <w:r w:rsidRPr="00B620DB">
              <w:rPr>
                <w:rStyle w:val="flts1"/>
              </w:rPr>
              <w:t>17808-2005</w:t>
            </w:r>
          </w:p>
        </w:tc>
        <w:tc>
          <w:tcPr>
            <w:tcW w:w="1641" w:type="pct"/>
            <w:tcBorders>
              <w:top w:val="outset" w:sz="6" w:space="0" w:color="auto"/>
              <w:left w:val="outset" w:sz="6" w:space="0" w:color="auto"/>
              <w:bottom w:val="outset" w:sz="6" w:space="0" w:color="auto"/>
              <w:right w:val="outset" w:sz="6" w:space="0" w:color="auto"/>
            </w:tcBorders>
            <w:hideMark/>
          </w:tcPr>
          <w:p w14:paraId="1DB4DE60" w14:textId="77777777" w:rsidR="00D45A8C" w:rsidRPr="00B620DB" w:rsidRDefault="00D45A8C" w:rsidP="00D45A8C">
            <w:pPr>
              <w:pStyle w:val="12TabHeadBody"/>
            </w:pPr>
            <w:bookmarkStart w:id="1657" w:name="nrc-irc-17808"/>
            <w:bookmarkStart w:id="1658" w:name="a106512"/>
            <w:bookmarkEnd w:id="1657"/>
            <w:bookmarkEnd w:id="1658"/>
            <w:r w:rsidRPr="00B620DB">
              <w:rPr>
                <w:rStyle w:val="flts1"/>
              </w:rPr>
              <w:t>Performance Guidelines for Basement Envelope Systems and Materials: Final Research Report</w:t>
            </w:r>
            <w:bookmarkStart w:id="1659" w:name="a106514"/>
            <w:bookmarkEnd w:id="1659"/>
          </w:p>
        </w:tc>
        <w:tc>
          <w:tcPr>
            <w:tcW w:w="1524" w:type="pct"/>
            <w:tcBorders>
              <w:top w:val="outset" w:sz="6" w:space="0" w:color="auto"/>
              <w:left w:val="outset" w:sz="6" w:space="0" w:color="auto"/>
              <w:bottom w:val="outset" w:sz="6" w:space="0" w:color="auto"/>
              <w:right w:val="outset" w:sz="6" w:space="0" w:color="auto"/>
            </w:tcBorders>
            <w:hideMark/>
          </w:tcPr>
          <w:p w14:paraId="3EC3C258" w14:textId="77777777" w:rsidR="00D45A8C" w:rsidRPr="00B620DB" w:rsidRDefault="00135AFF" w:rsidP="00D45A8C">
            <w:pPr>
              <w:pStyle w:val="12TabHeadBody"/>
            </w:pPr>
            <w:hyperlink r:id="rId1482" w:anchor="en001570" w:history="1">
              <w:r w:rsidR="00D45A8C" w:rsidRPr="00B620DB">
                <w:rPr>
                  <w:rStyle w:val="Hyperlink"/>
                  <w:color w:val="auto"/>
                  <w:szCs w:val="18"/>
                  <w:u w:val="none"/>
                </w:rPr>
                <w:t>A-9.25.5.1.</w:t>
              </w:r>
            </w:hyperlink>
          </w:p>
        </w:tc>
      </w:tr>
      <w:tr w:rsidR="00D45A8C" w:rsidRPr="00B620DB" w14:paraId="6283E99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EB8F8CA"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792D49A7" w14:textId="77777777" w:rsidR="00D45A8C" w:rsidRPr="00B620DB" w:rsidRDefault="00D45A8C" w:rsidP="00D45A8C">
            <w:pPr>
              <w:pStyle w:val="12TabHeadBody"/>
            </w:pPr>
            <w:r w:rsidRPr="00B620DB">
              <w:rPr>
                <w:rStyle w:val="flts1"/>
              </w:rPr>
              <w:t>BPN 54-85</w:t>
            </w:r>
          </w:p>
        </w:tc>
        <w:tc>
          <w:tcPr>
            <w:tcW w:w="1641" w:type="pct"/>
            <w:tcBorders>
              <w:top w:val="outset" w:sz="6" w:space="0" w:color="auto"/>
              <w:left w:val="outset" w:sz="6" w:space="0" w:color="auto"/>
              <w:bottom w:val="outset" w:sz="6" w:space="0" w:color="auto"/>
              <w:right w:val="outset" w:sz="6" w:space="0" w:color="auto"/>
            </w:tcBorders>
            <w:hideMark/>
          </w:tcPr>
          <w:p w14:paraId="596F7790" w14:textId="77777777" w:rsidR="00D45A8C" w:rsidRPr="00B620DB" w:rsidRDefault="00D45A8C" w:rsidP="00D45A8C">
            <w:pPr>
              <w:pStyle w:val="12TabHeadBody"/>
            </w:pPr>
            <w:bookmarkStart w:id="1660" w:name="bpn54"/>
            <w:bookmarkStart w:id="1661" w:name="a106534"/>
            <w:bookmarkEnd w:id="1660"/>
            <w:bookmarkEnd w:id="1661"/>
            <w:r w:rsidRPr="00B620DB">
              <w:rPr>
                <w:rStyle w:val="flts1"/>
              </w:rPr>
              <w:t>The difference between a vapour barrier and an air barrier</w:t>
            </w:r>
            <w:bookmarkStart w:id="1662" w:name="a106536"/>
            <w:bookmarkEnd w:id="1662"/>
          </w:p>
        </w:tc>
        <w:tc>
          <w:tcPr>
            <w:tcW w:w="1524" w:type="pct"/>
            <w:tcBorders>
              <w:top w:val="outset" w:sz="6" w:space="0" w:color="auto"/>
              <w:left w:val="outset" w:sz="6" w:space="0" w:color="auto"/>
              <w:bottom w:val="outset" w:sz="6" w:space="0" w:color="auto"/>
              <w:right w:val="outset" w:sz="6" w:space="0" w:color="auto"/>
            </w:tcBorders>
            <w:hideMark/>
          </w:tcPr>
          <w:p w14:paraId="244ABEBC" w14:textId="77777777" w:rsidR="00D45A8C" w:rsidRPr="00B620DB" w:rsidRDefault="00135AFF" w:rsidP="00D45A8C">
            <w:pPr>
              <w:pStyle w:val="12TabHeadBody"/>
            </w:pPr>
            <w:hyperlink r:id="rId1483" w:anchor="en000996" w:history="1">
              <w:r w:rsidR="00D45A8C" w:rsidRPr="00B620DB">
                <w:rPr>
                  <w:rStyle w:val="Hyperlink"/>
                  <w:color w:val="auto"/>
                  <w:szCs w:val="18"/>
                  <w:u w:val="none"/>
                </w:rPr>
                <w:t>A-9.25.1.1.(2)</w:t>
              </w:r>
            </w:hyperlink>
          </w:p>
        </w:tc>
      </w:tr>
      <w:tr w:rsidR="00D45A8C" w:rsidRPr="00B620DB" w14:paraId="4D28698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9A54801"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54C83BC2" w14:textId="77777777" w:rsidR="00D45A8C" w:rsidRPr="00B620DB" w:rsidRDefault="00D45A8C" w:rsidP="00D45A8C">
            <w:pPr>
              <w:pStyle w:val="12TabHeadBody"/>
            </w:pPr>
            <w:r w:rsidRPr="00B620DB">
              <w:rPr>
                <w:rStyle w:val="flts1"/>
              </w:rPr>
              <w:t>CBD 222</w:t>
            </w:r>
          </w:p>
        </w:tc>
        <w:tc>
          <w:tcPr>
            <w:tcW w:w="1641" w:type="pct"/>
            <w:tcBorders>
              <w:top w:val="outset" w:sz="6" w:space="0" w:color="auto"/>
              <w:left w:val="outset" w:sz="6" w:space="0" w:color="auto"/>
              <w:bottom w:val="outset" w:sz="6" w:space="0" w:color="auto"/>
              <w:right w:val="outset" w:sz="6" w:space="0" w:color="auto"/>
            </w:tcBorders>
            <w:hideMark/>
          </w:tcPr>
          <w:p w14:paraId="20A962D0" w14:textId="77777777" w:rsidR="00D45A8C" w:rsidRPr="00B620DB" w:rsidRDefault="00D45A8C" w:rsidP="00D45A8C">
            <w:pPr>
              <w:pStyle w:val="12TabHeadBody"/>
            </w:pPr>
            <w:bookmarkStart w:id="1663" w:name="cbd222"/>
            <w:bookmarkStart w:id="1664" w:name="a106761"/>
            <w:bookmarkEnd w:id="1663"/>
            <w:bookmarkEnd w:id="1664"/>
            <w:r w:rsidRPr="00B620DB">
              <w:rPr>
                <w:rStyle w:val="flts1"/>
              </w:rPr>
              <w:t>Airtight houses and carbon monoxide poisoning</w:t>
            </w:r>
            <w:bookmarkStart w:id="1665" w:name="a106763"/>
            <w:bookmarkEnd w:id="1665"/>
          </w:p>
        </w:tc>
        <w:tc>
          <w:tcPr>
            <w:tcW w:w="1524" w:type="pct"/>
            <w:tcBorders>
              <w:top w:val="outset" w:sz="6" w:space="0" w:color="auto"/>
              <w:left w:val="outset" w:sz="6" w:space="0" w:color="auto"/>
              <w:bottom w:val="outset" w:sz="6" w:space="0" w:color="auto"/>
              <w:right w:val="outset" w:sz="6" w:space="0" w:color="auto"/>
            </w:tcBorders>
            <w:hideMark/>
          </w:tcPr>
          <w:p w14:paraId="1D40772B" w14:textId="77777777" w:rsidR="00D45A8C" w:rsidRPr="00B620DB" w:rsidRDefault="00135AFF" w:rsidP="00D45A8C">
            <w:pPr>
              <w:pStyle w:val="12TabHeadBody"/>
            </w:pPr>
            <w:hyperlink r:id="rId1484" w:anchor="en000354" w:history="1">
              <w:r w:rsidR="00D45A8C" w:rsidRPr="00B620DB">
                <w:rPr>
                  <w:rStyle w:val="Hyperlink"/>
                  <w:color w:val="auto"/>
                  <w:szCs w:val="18"/>
                  <w:u w:val="none"/>
                </w:rPr>
                <w:t>A-9.33.1.1.(2)</w:t>
              </w:r>
            </w:hyperlink>
          </w:p>
        </w:tc>
      </w:tr>
      <w:tr w:rsidR="00D45A8C" w:rsidRPr="00B620DB" w14:paraId="3EA2365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265A076"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2FC993BA" w14:textId="77777777" w:rsidR="00D45A8C" w:rsidRPr="00B620DB" w:rsidRDefault="00D45A8C" w:rsidP="00D45A8C">
            <w:pPr>
              <w:pStyle w:val="12TabHeadBody"/>
            </w:pPr>
            <w:r w:rsidRPr="00B620DB">
              <w:rPr>
                <w:rStyle w:val="flts1"/>
              </w:rPr>
              <w:t>CBD 230</w:t>
            </w:r>
          </w:p>
        </w:tc>
        <w:tc>
          <w:tcPr>
            <w:tcW w:w="1641" w:type="pct"/>
            <w:tcBorders>
              <w:top w:val="outset" w:sz="6" w:space="0" w:color="auto"/>
              <w:left w:val="outset" w:sz="6" w:space="0" w:color="auto"/>
              <w:bottom w:val="outset" w:sz="6" w:space="0" w:color="auto"/>
              <w:right w:val="outset" w:sz="6" w:space="0" w:color="auto"/>
            </w:tcBorders>
            <w:hideMark/>
          </w:tcPr>
          <w:p w14:paraId="63351DA3" w14:textId="77777777" w:rsidR="00D45A8C" w:rsidRPr="00B620DB" w:rsidRDefault="00D45A8C" w:rsidP="00D45A8C">
            <w:pPr>
              <w:pStyle w:val="12TabHeadBody"/>
            </w:pPr>
            <w:bookmarkStart w:id="1666" w:name="cbd230"/>
            <w:bookmarkStart w:id="1667" w:name="a106782"/>
            <w:bookmarkEnd w:id="1666"/>
            <w:bookmarkEnd w:id="1667"/>
            <w:r w:rsidRPr="00B620DB">
              <w:rPr>
                <w:rStyle w:val="flts1"/>
              </w:rPr>
              <w:t>Applying building codes to existing buildings</w:t>
            </w:r>
            <w:bookmarkStart w:id="1668" w:name="a106784"/>
            <w:bookmarkEnd w:id="1668"/>
          </w:p>
        </w:tc>
        <w:tc>
          <w:tcPr>
            <w:tcW w:w="1524" w:type="pct"/>
            <w:tcBorders>
              <w:top w:val="outset" w:sz="6" w:space="0" w:color="auto"/>
              <w:left w:val="outset" w:sz="6" w:space="0" w:color="auto"/>
              <w:bottom w:val="outset" w:sz="6" w:space="0" w:color="auto"/>
              <w:right w:val="outset" w:sz="6" w:space="0" w:color="auto"/>
            </w:tcBorders>
            <w:hideMark/>
          </w:tcPr>
          <w:p w14:paraId="07BED29B" w14:textId="77777777" w:rsidR="00D45A8C" w:rsidRPr="00B620DB" w:rsidRDefault="00135AFF" w:rsidP="00D45A8C">
            <w:pPr>
              <w:pStyle w:val="12TabHeadBody"/>
            </w:pPr>
            <w:hyperlink r:id="rId1485" w:anchor="en001217" w:history="1">
              <w:r w:rsidR="00D45A8C" w:rsidRPr="00B620DB">
                <w:rPr>
                  <w:rStyle w:val="Hyperlink"/>
                  <w:color w:val="auto"/>
                  <w:szCs w:val="18"/>
                  <w:u w:val="none"/>
                </w:rPr>
                <w:t>A-1.1.1.1.(1)</w:t>
              </w:r>
            </w:hyperlink>
            <w:hyperlink r:id="rId1486" w:anchor="et001030-3" w:history="1">
              <w:r w:rsidR="00D45A8C" w:rsidRPr="00B620DB">
                <w:rPr>
                  <w:rStyle w:val="Hyperlink"/>
                  <w:color w:val="auto"/>
                  <w:sz w:val="12"/>
                  <w:szCs w:val="12"/>
                  <w:u w:val="none"/>
                  <w:vertAlign w:val="superscript"/>
                </w:rPr>
                <w:t>(4)</w:t>
              </w:r>
            </w:hyperlink>
          </w:p>
        </w:tc>
      </w:tr>
      <w:tr w:rsidR="00D45A8C" w:rsidRPr="00B620DB" w14:paraId="6B1512C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00C4E25"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231EE2C5" w14:textId="77777777" w:rsidR="00D45A8C" w:rsidRPr="00B620DB" w:rsidRDefault="00D45A8C" w:rsidP="00D45A8C">
            <w:pPr>
              <w:pStyle w:val="12TabHeadBody"/>
            </w:pPr>
            <w:r w:rsidRPr="00B620DB">
              <w:rPr>
                <w:rStyle w:val="flts1"/>
              </w:rPr>
              <w:t>CBD 231</w:t>
            </w:r>
          </w:p>
        </w:tc>
        <w:tc>
          <w:tcPr>
            <w:tcW w:w="1641" w:type="pct"/>
            <w:tcBorders>
              <w:top w:val="outset" w:sz="6" w:space="0" w:color="auto"/>
              <w:left w:val="outset" w:sz="6" w:space="0" w:color="auto"/>
              <w:bottom w:val="outset" w:sz="6" w:space="0" w:color="auto"/>
              <w:right w:val="outset" w:sz="6" w:space="0" w:color="auto"/>
            </w:tcBorders>
            <w:hideMark/>
          </w:tcPr>
          <w:p w14:paraId="72EE66D2" w14:textId="77777777" w:rsidR="00D45A8C" w:rsidRPr="00B620DB" w:rsidRDefault="00D45A8C" w:rsidP="00D45A8C">
            <w:pPr>
              <w:pStyle w:val="12TabHeadBody"/>
            </w:pPr>
            <w:bookmarkStart w:id="1669" w:name="cbd231"/>
            <w:bookmarkStart w:id="1670" w:name="a107010"/>
            <w:bookmarkEnd w:id="1669"/>
            <w:bookmarkEnd w:id="1670"/>
            <w:r w:rsidRPr="00B620DB">
              <w:rPr>
                <w:rStyle w:val="flts1"/>
              </w:rPr>
              <w:t>Moisture problems in houses</w:t>
            </w:r>
            <w:bookmarkStart w:id="1671" w:name="a107012"/>
            <w:bookmarkEnd w:id="1671"/>
          </w:p>
        </w:tc>
        <w:tc>
          <w:tcPr>
            <w:tcW w:w="1524" w:type="pct"/>
            <w:tcBorders>
              <w:top w:val="outset" w:sz="6" w:space="0" w:color="auto"/>
              <w:left w:val="outset" w:sz="6" w:space="0" w:color="auto"/>
              <w:bottom w:val="outset" w:sz="6" w:space="0" w:color="auto"/>
              <w:right w:val="outset" w:sz="6" w:space="0" w:color="auto"/>
            </w:tcBorders>
            <w:hideMark/>
          </w:tcPr>
          <w:p w14:paraId="3EEB7C87" w14:textId="77777777" w:rsidR="00D45A8C" w:rsidRPr="00B620DB" w:rsidRDefault="00135AFF" w:rsidP="00D45A8C">
            <w:pPr>
              <w:pStyle w:val="12TabHeadBody"/>
            </w:pPr>
            <w:hyperlink r:id="rId1487" w:anchor="en000342" w:history="1">
              <w:r w:rsidR="00D45A8C" w:rsidRPr="00B620DB">
                <w:rPr>
                  <w:rStyle w:val="Hyperlink"/>
                  <w:color w:val="auto"/>
                  <w:szCs w:val="18"/>
                  <w:u w:val="none"/>
                </w:rPr>
                <w:t>A-9.25.3.1.(1)</w:t>
              </w:r>
            </w:hyperlink>
          </w:p>
        </w:tc>
      </w:tr>
      <w:tr w:rsidR="00D45A8C" w:rsidRPr="00B620DB" w14:paraId="1B329BF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27EE817"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799A7505" w14:textId="77777777" w:rsidR="00D45A8C" w:rsidRPr="00B620DB" w:rsidRDefault="00D45A8C" w:rsidP="00D45A8C">
            <w:pPr>
              <w:pStyle w:val="12TabHeadBody"/>
            </w:pPr>
            <w:r w:rsidRPr="00B620DB">
              <w:rPr>
                <w:rStyle w:val="flts1"/>
              </w:rPr>
              <w:t>CRBCPI-Y2-R19</w:t>
            </w:r>
          </w:p>
        </w:tc>
        <w:tc>
          <w:tcPr>
            <w:tcW w:w="1641" w:type="pct"/>
            <w:tcBorders>
              <w:top w:val="outset" w:sz="6" w:space="0" w:color="auto"/>
              <w:left w:val="outset" w:sz="6" w:space="0" w:color="auto"/>
              <w:bottom w:val="outset" w:sz="6" w:space="0" w:color="auto"/>
              <w:right w:val="outset" w:sz="6" w:space="0" w:color="auto"/>
            </w:tcBorders>
            <w:hideMark/>
          </w:tcPr>
          <w:p w14:paraId="358849A3" w14:textId="77777777" w:rsidR="00D45A8C" w:rsidRPr="00B620DB" w:rsidRDefault="00D45A8C" w:rsidP="00D45A8C">
            <w:pPr>
              <w:pStyle w:val="12TabHeadBody"/>
            </w:pPr>
            <w:bookmarkStart w:id="1672" w:name="crbcpiy2r19"/>
            <w:bookmarkStart w:id="1673" w:name="a107033"/>
            <w:bookmarkEnd w:id="1672"/>
            <w:bookmarkEnd w:id="1673"/>
            <w:r w:rsidRPr="00B620DB">
              <w:rPr>
                <w:rStyle w:val="flts1"/>
              </w:rPr>
              <w:t>Guideline on Design for Durability of Building Envelopes</w:t>
            </w:r>
            <w:bookmarkStart w:id="1674" w:name="a107035"/>
            <w:bookmarkEnd w:id="1674"/>
          </w:p>
        </w:tc>
        <w:tc>
          <w:tcPr>
            <w:tcW w:w="1524" w:type="pct"/>
            <w:tcBorders>
              <w:top w:val="outset" w:sz="6" w:space="0" w:color="auto"/>
              <w:left w:val="outset" w:sz="6" w:space="0" w:color="auto"/>
              <w:bottom w:val="outset" w:sz="6" w:space="0" w:color="auto"/>
              <w:right w:val="outset" w:sz="6" w:space="0" w:color="auto"/>
            </w:tcBorders>
            <w:hideMark/>
          </w:tcPr>
          <w:p w14:paraId="487DBFC4" w14:textId="77777777" w:rsidR="00D45A8C" w:rsidRPr="00B620DB" w:rsidRDefault="00135AFF" w:rsidP="00D45A8C">
            <w:pPr>
              <w:pStyle w:val="12TabHeadBody"/>
            </w:pPr>
            <w:hyperlink r:id="rId1488" w:anchor="en001181" w:history="1">
              <w:r w:rsidR="00D45A8C" w:rsidRPr="00B620DB">
                <w:rPr>
                  <w:rStyle w:val="Hyperlink"/>
                  <w:color w:val="auto"/>
                  <w:szCs w:val="18"/>
                  <w:u w:val="none"/>
                </w:rPr>
                <w:t>A-5.1.4.2.</w:t>
              </w:r>
            </w:hyperlink>
            <w:r w:rsidR="00D45A8C" w:rsidRPr="00B620DB">
              <w:br/>
            </w:r>
            <w:hyperlink r:id="rId1489" w:anchor="en001308" w:history="1">
              <w:r w:rsidR="00D45A8C" w:rsidRPr="00B620DB">
                <w:rPr>
                  <w:rStyle w:val="Hyperlink"/>
                  <w:color w:val="auto"/>
                  <w:szCs w:val="18"/>
                  <w:u w:val="none"/>
                </w:rPr>
                <w:t>A-5.4.1.1.(3)</w:t>
              </w:r>
            </w:hyperlink>
          </w:p>
        </w:tc>
      </w:tr>
      <w:tr w:rsidR="00D45A8C" w:rsidRPr="00B620DB" w14:paraId="47E23C4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F9643CB"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42B3C69F" w14:textId="77777777" w:rsidR="00D45A8C" w:rsidRPr="00B620DB" w:rsidRDefault="00D45A8C" w:rsidP="00D45A8C">
            <w:pPr>
              <w:pStyle w:val="12TabHeadBody"/>
            </w:pPr>
            <w:r w:rsidRPr="00B620DB">
              <w:rPr>
                <w:rStyle w:val="flts1"/>
              </w:rPr>
              <w:t>NRCC 49677-2007</w:t>
            </w:r>
          </w:p>
        </w:tc>
        <w:tc>
          <w:tcPr>
            <w:tcW w:w="1641" w:type="pct"/>
            <w:tcBorders>
              <w:top w:val="outset" w:sz="6" w:space="0" w:color="auto"/>
              <w:left w:val="outset" w:sz="6" w:space="0" w:color="auto"/>
              <w:bottom w:val="outset" w:sz="6" w:space="0" w:color="auto"/>
              <w:right w:val="outset" w:sz="6" w:space="0" w:color="auto"/>
            </w:tcBorders>
            <w:hideMark/>
          </w:tcPr>
          <w:p w14:paraId="05D78F9E" w14:textId="77777777" w:rsidR="00D45A8C" w:rsidRPr="00B620DB" w:rsidRDefault="00D45A8C" w:rsidP="00D45A8C">
            <w:pPr>
              <w:pStyle w:val="12TabHeadBody"/>
            </w:pPr>
            <w:bookmarkStart w:id="1675" w:name="nrcc49677"/>
            <w:bookmarkStart w:id="1676" w:name="a107057"/>
            <w:bookmarkEnd w:id="1675"/>
            <w:bookmarkEnd w:id="1676"/>
            <w:r w:rsidRPr="00B620DB">
              <w:rPr>
                <w:rStyle w:val="flts1"/>
              </w:rPr>
              <w:t>Best Practice Guide on Fire Stops and Fire Blocks and their Impact on Sound Transmission</w:t>
            </w:r>
            <w:bookmarkStart w:id="1677" w:name="a107265"/>
            <w:bookmarkEnd w:id="1677"/>
          </w:p>
        </w:tc>
        <w:tc>
          <w:tcPr>
            <w:tcW w:w="1524" w:type="pct"/>
            <w:tcBorders>
              <w:top w:val="outset" w:sz="6" w:space="0" w:color="auto"/>
              <w:left w:val="outset" w:sz="6" w:space="0" w:color="auto"/>
              <w:bottom w:val="outset" w:sz="6" w:space="0" w:color="auto"/>
              <w:right w:val="outset" w:sz="6" w:space="0" w:color="auto"/>
            </w:tcBorders>
            <w:hideMark/>
          </w:tcPr>
          <w:p w14:paraId="39AD494F" w14:textId="77777777" w:rsidR="00D45A8C" w:rsidRPr="00B620DB" w:rsidRDefault="00135AFF" w:rsidP="00D45A8C">
            <w:pPr>
              <w:pStyle w:val="12TabHeadBody"/>
            </w:pPr>
            <w:hyperlink r:id="rId1490" w:anchor="en000297" w:history="1">
              <w:r w:rsidR="00D45A8C" w:rsidRPr="00B620DB">
                <w:rPr>
                  <w:rStyle w:val="Hyperlink"/>
                  <w:color w:val="auto"/>
                  <w:szCs w:val="18"/>
                  <w:u w:val="none"/>
                </w:rPr>
                <w:t>A-9.11.</w:t>
              </w:r>
            </w:hyperlink>
          </w:p>
        </w:tc>
      </w:tr>
      <w:tr w:rsidR="00D45A8C" w:rsidRPr="00B620DB" w14:paraId="6AD8635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2F752A" w14:textId="77777777" w:rsidR="00D45A8C" w:rsidRPr="00B620DB" w:rsidRDefault="00D45A8C" w:rsidP="00D45A8C">
            <w:pPr>
              <w:pStyle w:val="12TabHeadBody"/>
            </w:pPr>
            <w:r w:rsidRPr="00B620DB">
              <w:rPr>
                <w:rStyle w:val="flts1"/>
              </w:rPr>
              <w:t>NRC</w:t>
            </w:r>
          </w:p>
        </w:tc>
        <w:tc>
          <w:tcPr>
            <w:tcW w:w="1253" w:type="pct"/>
            <w:tcBorders>
              <w:top w:val="outset" w:sz="6" w:space="0" w:color="auto"/>
              <w:left w:val="outset" w:sz="6" w:space="0" w:color="auto"/>
              <w:bottom w:val="outset" w:sz="6" w:space="0" w:color="auto"/>
              <w:right w:val="outset" w:sz="6" w:space="0" w:color="auto"/>
            </w:tcBorders>
            <w:hideMark/>
          </w:tcPr>
          <w:p w14:paraId="30AEB263" w14:textId="77777777" w:rsidR="00D45A8C" w:rsidRPr="00B620DB" w:rsidRDefault="00D45A8C" w:rsidP="00D45A8C">
            <w:pPr>
              <w:pStyle w:val="12TabHeadBody"/>
            </w:pPr>
            <w:r w:rsidRPr="00B620DB">
              <w:rPr>
                <w:rStyle w:val="flts1"/>
              </w:rPr>
              <w:t>RR-331-2017</w:t>
            </w:r>
          </w:p>
        </w:tc>
        <w:tc>
          <w:tcPr>
            <w:tcW w:w="1641" w:type="pct"/>
            <w:tcBorders>
              <w:top w:val="outset" w:sz="6" w:space="0" w:color="auto"/>
              <w:left w:val="outset" w:sz="6" w:space="0" w:color="auto"/>
              <w:bottom w:val="outset" w:sz="6" w:space="0" w:color="auto"/>
              <w:right w:val="outset" w:sz="6" w:space="0" w:color="auto"/>
            </w:tcBorders>
            <w:hideMark/>
          </w:tcPr>
          <w:p w14:paraId="38FE498C" w14:textId="77777777" w:rsidR="00D45A8C" w:rsidRPr="00B620DB" w:rsidRDefault="00D45A8C" w:rsidP="00D45A8C">
            <w:pPr>
              <w:pStyle w:val="12TabHeadBody"/>
            </w:pPr>
            <w:bookmarkStart w:id="1678" w:name="nrcconst_rr331"/>
            <w:bookmarkStart w:id="1679" w:name="a107286"/>
            <w:bookmarkEnd w:id="1678"/>
            <w:bookmarkEnd w:id="1679"/>
            <w:r w:rsidRPr="00B620DB">
              <w:rPr>
                <w:rStyle w:val="flts1"/>
              </w:rPr>
              <w:t>Guide to Calculating Airborne Sound Transmission in Buildings</w:t>
            </w:r>
            <w:bookmarkStart w:id="1680" w:name="a107288"/>
            <w:bookmarkEnd w:id="1680"/>
          </w:p>
        </w:tc>
        <w:tc>
          <w:tcPr>
            <w:tcW w:w="1524" w:type="pct"/>
            <w:tcBorders>
              <w:top w:val="outset" w:sz="6" w:space="0" w:color="auto"/>
              <w:left w:val="outset" w:sz="6" w:space="0" w:color="auto"/>
              <w:bottom w:val="outset" w:sz="6" w:space="0" w:color="auto"/>
              <w:right w:val="outset" w:sz="6" w:space="0" w:color="auto"/>
            </w:tcBorders>
            <w:hideMark/>
          </w:tcPr>
          <w:p w14:paraId="0E584193" w14:textId="77777777" w:rsidR="00D45A8C" w:rsidRPr="00B620DB" w:rsidRDefault="00135AFF" w:rsidP="00D45A8C">
            <w:pPr>
              <w:pStyle w:val="12TabHeadBody"/>
            </w:pPr>
            <w:hyperlink r:id="rId1491" w:anchor="en001117" w:history="1">
              <w:r w:rsidR="00D45A8C" w:rsidRPr="00B620DB">
                <w:rPr>
                  <w:rStyle w:val="Hyperlink"/>
                  <w:color w:val="auto"/>
                  <w:szCs w:val="18"/>
                  <w:u w:val="none"/>
                </w:rPr>
                <w:t>A-5.8.1.4.</w:t>
              </w:r>
            </w:hyperlink>
            <w:r w:rsidR="00D45A8C" w:rsidRPr="00B620DB">
              <w:br/>
            </w:r>
            <w:hyperlink r:id="rId1492" w:anchor="en001483" w:history="1">
              <w:r w:rsidR="00D45A8C" w:rsidRPr="00B620DB">
                <w:rPr>
                  <w:rStyle w:val="Hyperlink"/>
                  <w:color w:val="auto"/>
                  <w:szCs w:val="18"/>
                  <w:u w:val="none"/>
                </w:rPr>
                <w:t>A-5.8.1.4.(4)(b)</w:t>
              </w:r>
            </w:hyperlink>
          </w:p>
        </w:tc>
      </w:tr>
      <w:tr w:rsidR="00D45A8C" w:rsidRPr="00B620DB" w14:paraId="4C86D93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A67F0A0" w14:textId="77777777" w:rsidR="00D45A8C" w:rsidRPr="00B620DB" w:rsidRDefault="00D45A8C" w:rsidP="00D45A8C">
            <w:pPr>
              <w:pStyle w:val="12TabHeadBody"/>
            </w:pPr>
            <w:r w:rsidRPr="00B620DB">
              <w:rPr>
                <w:rStyle w:val="flts1"/>
              </w:rPr>
              <w:t>NRCA</w:t>
            </w:r>
          </w:p>
        </w:tc>
        <w:tc>
          <w:tcPr>
            <w:tcW w:w="1253" w:type="pct"/>
            <w:tcBorders>
              <w:top w:val="outset" w:sz="6" w:space="0" w:color="auto"/>
              <w:left w:val="outset" w:sz="6" w:space="0" w:color="auto"/>
              <w:bottom w:val="outset" w:sz="6" w:space="0" w:color="auto"/>
              <w:right w:val="outset" w:sz="6" w:space="0" w:color="auto"/>
            </w:tcBorders>
            <w:hideMark/>
          </w:tcPr>
          <w:p w14:paraId="5086F2E1" w14:textId="77777777" w:rsidR="00D45A8C" w:rsidRPr="00B620DB" w:rsidRDefault="00D45A8C" w:rsidP="00D45A8C">
            <w:pPr>
              <w:pStyle w:val="12TabHeadBody"/>
            </w:pPr>
            <w:r w:rsidRPr="00B620DB">
              <w:rPr>
                <w:rStyle w:val="flts1"/>
              </w:rPr>
              <w:t>3rd Edition, 2017</w:t>
            </w:r>
          </w:p>
        </w:tc>
        <w:tc>
          <w:tcPr>
            <w:tcW w:w="1641" w:type="pct"/>
            <w:tcBorders>
              <w:top w:val="outset" w:sz="6" w:space="0" w:color="auto"/>
              <w:left w:val="outset" w:sz="6" w:space="0" w:color="auto"/>
              <w:bottom w:val="outset" w:sz="6" w:space="0" w:color="auto"/>
              <w:right w:val="outset" w:sz="6" w:space="0" w:color="auto"/>
            </w:tcBorders>
            <w:hideMark/>
          </w:tcPr>
          <w:p w14:paraId="642089E3" w14:textId="77777777" w:rsidR="00D45A8C" w:rsidRPr="00B620DB" w:rsidRDefault="00D45A8C" w:rsidP="00D45A8C">
            <w:pPr>
              <w:pStyle w:val="12TabHeadBody"/>
            </w:pPr>
            <w:bookmarkStart w:id="1681" w:name="nrca_vrsm"/>
            <w:bookmarkStart w:id="1682" w:name="a107310"/>
            <w:bookmarkEnd w:id="1681"/>
            <w:bookmarkEnd w:id="1682"/>
            <w:r w:rsidRPr="00B620DB">
              <w:rPr>
                <w:rStyle w:val="flts1"/>
              </w:rPr>
              <w:t>The NRCA Vegetative Roof Systems Manual</w:t>
            </w:r>
            <w:bookmarkStart w:id="1683" w:name="a107312"/>
            <w:bookmarkEnd w:id="1683"/>
          </w:p>
        </w:tc>
        <w:tc>
          <w:tcPr>
            <w:tcW w:w="1524" w:type="pct"/>
            <w:tcBorders>
              <w:top w:val="outset" w:sz="6" w:space="0" w:color="auto"/>
              <w:left w:val="outset" w:sz="6" w:space="0" w:color="auto"/>
              <w:bottom w:val="outset" w:sz="6" w:space="0" w:color="auto"/>
              <w:right w:val="outset" w:sz="6" w:space="0" w:color="auto"/>
            </w:tcBorders>
            <w:hideMark/>
          </w:tcPr>
          <w:p w14:paraId="4F56B5BC" w14:textId="77777777" w:rsidR="00D45A8C" w:rsidRPr="00B620DB" w:rsidRDefault="00135AFF" w:rsidP="00D45A8C">
            <w:pPr>
              <w:pStyle w:val="12TabHeadBody"/>
            </w:pPr>
            <w:hyperlink r:id="rId1493" w:anchor="en000919" w:history="1">
              <w:r w:rsidR="00D45A8C" w:rsidRPr="00B620DB">
                <w:rPr>
                  <w:rStyle w:val="Hyperlink"/>
                  <w:color w:val="auto"/>
                  <w:szCs w:val="18"/>
                  <w:u w:val="none"/>
                </w:rPr>
                <w:t>A-5.6.1.2.(2)</w:t>
              </w:r>
            </w:hyperlink>
          </w:p>
        </w:tc>
      </w:tr>
      <w:tr w:rsidR="00D45A8C" w:rsidRPr="00B620DB" w14:paraId="71FEB48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471C37" w14:textId="77777777" w:rsidR="00D45A8C" w:rsidRPr="00B620DB" w:rsidRDefault="00D45A8C" w:rsidP="00D45A8C">
            <w:pPr>
              <w:pStyle w:val="12TabHeadBody"/>
            </w:pPr>
            <w:r w:rsidRPr="00B620DB">
              <w:rPr>
                <w:rStyle w:val="flts1"/>
              </w:rPr>
              <w:t>NRCan</w:t>
            </w:r>
          </w:p>
        </w:tc>
        <w:tc>
          <w:tcPr>
            <w:tcW w:w="1253" w:type="pct"/>
            <w:tcBorders>
              <w:top w:val="outset" w:sz="6" w:space="0" w:color="auto"/>
              <w:left w:val="outset" w:sz="6" w:space="0" w:color="auto"/>
              <w:bottom w:val="outset" w:sz="6" w:space="0" w:color="auto"/>
              <w:right w:val="outset" w:sz="6" w:space="0" w:color="auto"/>
            </w:tcBorders>
            <w:hideMark/>
          </w:tcPr>
          <w:p w14:paraId="7F126E00" w14:textId="77777777" w:rsidR="00D45A8C" w:rsidRPr="00B620DB" w:rsidRDefault="00D45A8C" w:rsidP="00D45A8C">
            <w:pPr>
              <w:pStyle w:val="12TabHeadBody"/>
            </w:pPr>
            <w:r w:rsidRPr="00B620DB">
              <w:rPr>
                <w:rStyle w:val="flts1"/>
              </w:rPr>
              <w:t>R.S.C. 1985, c. E-17</w:t>
            </w:r>
          </w:p>
        </w:tc>
        <w:tc>
          <w:tcPr>
            <w:tcW w:w="1641" w:type="pct"/>
            <w:tcBorders>
              <w:top w:val="outset" w:sz="6" w:space="0" w:color="auto"/>
              <w:left w:val="outset" w:sz="6" w:space="0" w:color="auto"/>
              <w:bottom w:val="outset" w:sz="6" w:space="0" w:color="auto"/>
              <w:right w:val="outset" w:sz="6" w:space="0" w:color="auto"/>
            </w:tcBorders>
            <w:hideMark/>
          </w:tcPr>
          <w:p w14:paraId="0112F84E" w14:textId="77777777" w:rsidR="00D45A8C" w:rsidRPr="00B620DB" w:rsidRDefault="00D45A8C" w:rsidP="00D45A8C">
            <w:pPr>
              <w:pStyle w:val="12TabHeadBody"/>
            </w:pPr>
            <w:bookmarkStart w:id="1684" w:name="nrcan_ea"/>
            <w:bookmarkStart w:id="1685" w:name="a107537"/>
            <w:bookmarkEnd w:id="1684"/>
            <w:bookmarkEnd w:id="1685"/>
            <w:r w:rsidRPr="00B620DB">
              <w:rPr>
                <w:rStyle w:val="flts1"/>
              </w:rPr>
              <w:t>Explosives Act</w:t>
            </w:r>
            <w:bookmarkStart w:id="1686" w:name="a107539"/>
            <w:bookmarkEnd w:id="1686"/>
          </w:p>
        </w:tc>
        <w:tc>
          <w:tcPr>
            <w:tcW w:w="1524" w:type="pct"/>
            <w:tcBorders>
              <w:top w:val="outset" w:sz="6" w:space="0" w:color="auto"/>
              <w:left w:val="outset" w:sz="6" w:space="0" w:color="auto"/>
              <w:bottom w:val="outset" w:sz="6" w:space="0" w:color="auto"/>
              <w:right w:val="outset" w:sz="6" w:space="0" w:color="auto"/>
            </w:tcBorders>
            <w:hideMark/>
          </w:tcPr>
          <w:p w14:paraId="4FCC7704" w14:textId="77777777" w:rsidR="00D45A8C" w:rsidRPr="00B620DB" w:rsidRDefault="00135AFF" w:rsidP="00D45A8C">
            <w:pPr>
              <w:pStyle w:val="12TabHeadBody"/>
            </w:pPr>
            <w:hyperlink r:id="rId1494" w:anchor="es016321" w:history="1">
              <w:r w:rsidR="00D45A8C" w:rsidRPr="00B620DB">
                <w:rPr>
                  <w:rStyle w:val="Hyperlink"/>
                  <w:color w:val="auto"/>
                  <w:szCs w:val="18"/>
                  <w:u w:val="none"/>
                </w:rPr>
                <w:t>3.3.6.2.(3)</w:t>
              </w:r>
            </w:hyperlink>
          </w:p>
        </w:tc>
      </w:tr>
      <w:tr w:rsidR="00D45A8C" w:rsidRPr="00B620DB" w14:paraId="65FD6D8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35FE5A6" w14:textId="77777777" w:rsidR="00D45A8C" w:rsidRPr="00B620DB" w:rsidRDefault="00D45A8C" w:rsidP="00D45A8C">
            <w:pPr>
              <w:pStyle w:val="12TabHeadBody"/>
            </w:pPr>
            <w:r w:rsidRPr="00B620DB">
              <w:rPr>
                <w:rStyle w:val="flts1"/>
              </w:rPr>
              <w:t>NRCan</w:t>
            </w:r>
          </w:p>
        </w:tc>
        <w:tc>
          <w:tcPr>
            <w:tcW w:w="1253" w:type="pct"/>
            <w:tcBorders>
              <w:top w:val="outset" w:sz="6" w:space="0" w:color="auto"/>
              <w:left w:val="outset" w:sz="6" w:space="0" w:color="auto"/>
              <w:bottom w:val="outset" w:sz="6" w:space="0" w:color="auto"/>
              <w:right w:val="outset" w:sz="6" w:space="0" w:color="auto"/>
            </w:tcBorders>
            <w:hideMark/>
          </w:tcPr>
          <w:p w14:paraId="20F9E60D" w14:textId="77777777" w:rsidR="00D45A8C" w:rsidRPr="00B620DB" w:rsidRDefault="00D45A8C" w:rsidP="00D45A8C">
            <w:pPr>
              <w:pStyle w:val="12TabHeadBody"/>
            </w:pPr>
            <w:r w:rsidRPr="00B620DB">
              <w:rPr>
                <w:rStyle w:val="flts1"/>
              </w:rPr>
              <w:t>SOR/2016-311</w:t>
            </w:r>
          </w:p>
        </w:tc>
        <w:tc>
          <w:tcPr>
            <w:tcW w:w="1641" w:type="pct"/>
            <w:tcBorders>
              <w:top w:val="outset" w:sz="6" w:space="0" w:color="auto"/>
              <w:left w:val="outset" w:sz="6" w:space="0" w:color="auto"/>
              <w:bottom w:val="outset" w:sz="6" w:space="0" w:color="auto"/>
              <w:right w:val="outset" w:sz="6" w:space="0" w:color="auto"/>
            </w:tcBorders>
            <w:hideMark/>
          </w:tcPr>
          <w:p w14:paraId="2DFB44E9" w14:textId="77777777" w:rsidR="00D45A8C" w:rsidRPr="00B620DB" w:rsidRDefault="00D45A8C" w:rsidP="00D45A8C">
            <w:pPr>
              <w:pStyle w:val="12TabHeadBody"/>
            </w:pPr>
            <w:bookmarkStart w:id="1687" w:name="nrcan_eer"/>
            <w:bookmarkStart w:id="1688" w:name="a107558"/>
            <w:bookmarkEnd w:id="1687"/>
            <w:bookmarkEnd w:id="1688"/>
            <w:r w:rsidRPr="00B620DB">
              <w:rPr>
                <w:rStyle w:val="flts1"/>
              </w:rPr>
              <w:t>Energy Efficiency Regulations, 2016</w:t>
            </w:r>
            <w:bookmarkStart w:id="1689" w:name="a107560"/>
            <w:bookmarkEnd w:id="1689"/>
          </w:p>
        </w:tc>
        <w:tc>
          <w:tcPr>
            <w:tcW w:w="1524" w:type="pct"/>
            <w:tcBorders>
              <w:top w:val="outset" w:sz="6" w:space="0" w:color="auto"/>
              <w:left w:val="outset" w:sz="6" w:space="0" w:color="auto"/>
              <w:bottom w:val="outset" w:sz="6" w:space="0" w:color="auto"/>
              <w:right w:val="outset" w:sz="6" w:space="0" w:color="auto"/>
            </w:tcBorders>
            <w:hideMark/>
          </w:tcPr>
          <w:p w14:paraId="1B8F5D5D" w14:textId="77777777" w:rsidR="00D45A8C" w:rsidRPr="00B620DB" w:rsidRDefault="00135AFF" w:rsidP="00D45A8C">
            <w:pPr>
              <w:pStyle w:val="12TabHeadBody"/>
            </w:pPr>
            <w:hyperlink r:id="rId1495" w:anchor="et001376" w:history="1">
              <w:r w:rsidR="00D45A8C" w:rsidRPr="00B620DB">
                <w:rPr>
                  <w:rStyle w:val="Hyperlink"/>
                  <w:color w:val="auto"/>
                  <w:szCs w:val="18"/>
                  <w:u w:val="none"/>
                </w:rPr>
                <w:t>Table</w:t>
              </w:r>
            </w:hyperlink>
            <w:hyperlink r:id="rId1496" w:anchor="et001376" w:history="1">
              <w:r w:rsidR="00D45A8C" w:rsidRPr="00B620DB">
                <w:rPr>
                  <w:rStyle w:val="Hyperlink"/>
                  <w:color w:val="auto"/>
                  <w:u w:val="none"/>
                </w:rPr>
                <w:t> </w:t>
              </w:r>
            </w:hyperlink>
            <w:hyperlink r:id="rId1497" w:anchor="et001376" w:history="1">
              <w:r w:rsidR="00D45A8C" w:rsidRPr="00B620DB">
                <w:rPr>
                  <w:rStyle w:val="Hyperlink"/>
                  <w:color w:val="auto"/>
                  <w:szCs w:val="18"/>
                  <w:u w:val="none"/>
                </w:rPr>
                <w:t>9.36.4.2.</w:t>
              </w:r>
            </w:hyperlink>
          </w:p>
        </w:tc>
      </w:tr>
      <w:tr w:rsidR="00D45A8C" w:rsidRPr="00B620DB" w14:paraId="4BCED47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5FF5D0" w14:textId="77777777" w:rsidR="00D45A8C" w:rsidRPr="00B620DB" w:rsidRDefault="00D45A8C" w:rsidP="00D45A8C">
            <w:pPr>
              <w:pStyle w:val="12TabHeadBody"/>
            </w:pPr>
            <w:r w:rsidRPr="00B620DB">
              <w:rPr>
                <w:rStyle w:val="flts1"/>
              </w:rPr>
              <w:lastRenderedPageBreak/>
              <w:t>NYCDH</w:t>
            </w:r>
          </w:p>
        </w:tc>
        <w:tc>
          <w:tcPr>
            <w:tcW w:w="1253" w:type="pct"/>
            <w:tcBorders>
              <w:top w:val="outset" w:sz="6" w:space="0" w:color="auto"/>
              <w:left w:val="outset" w:sz="6" w:space="0" w:color="auto"/>
              <w:bottom w:val="outset" w:sz="6" w:space="0" w:color="auto"/>
              <w:right w:val="outset" w:sz="6" w:space="0" w:color="auto"/>
            </w:tcBorders>
            <w:hideMark/>
          </w:tcPr>
          <w:p w14:paraId="6A660C9E" w14:textId="77777777" w:rsidR="00D45A8C" w:rsidRPr="00B620DB" w:rsidRDefault="00D45A8C" w:rsidP="00D45A8C">
            <w:pPr>
              <w:pStyle w:val="12TabHeadBody"/>
            </w:pPr>
            <w:r w:rsidRPr="00B620DB">
              <w:rPr>
                <w:rStyle w:val="flts1"/>
              </w:rPr>
              <w:t>2008</w:t>
            </w:r>
          </w:p>
        </w:tc>
        <w:tc>
          <w:tcPr>
            <w:tcW w:w="1641" w:type="pct"/>
            <w:tcBorders>
              <w:top w:val="outset" w:sz="6" w:space="0" w:color="auto"/>
              <w:left w:val="outset" w:sz="6" w:space="0" w:color="auto"/>
              <w:bottom w:val="outset" w:sz="6" w:space="0" w:color="auto"/>
              <w:right w:val="outset" w:sz="6" w:space="0" w:color="auto"/>
            </w:tcBorders>
            <w:hideMark/>
          </w:tcPr>
          <w:p w14:paraId="67FF045B" w14:textId="77777777" w:rsidR="00D45A8C" w:rsidRPr="00B620DB" w:rsidRDefault="00D45A8C" w:rsidP="00D45A8C">
            <w:pPr>
              <w:pStyle w:val="12TabHeadBody"/>
            </w:pPr>
            <w:bookmarkStart w:id="1690" w:name="nycdh_garfie"/>
            <w:bookmarkStart w:id="1691" w:name="a107785"/>
            <w:bookmarkEnd w:id="1690"/>
            <w:bookmarkEnd w:id="1691"/>
            <w:r w:rsidRPr="00B620DB">
              <w:rPr>
                <w:rStyle w:val="flts1"/>
              </w:rPr>
              <w:t>Guidelines on Assessment and Remediation of Fungi in Indoor Environments</w:t>
            </w:r>
            <w:bookmarkStart w:id="1692" w:name="a107787"/>
            <w:bookmarkEnd w:id="1692"/>
          </w:p>
        </w:tc>
        <w:tc>
          <w:tcPr>
            <w:tcW w:w="1524" w:type="pct"/>
            <w:tcBorders>
              <w:top w:val="outset" w:sz="6" w:space="0" w:color="auto"/>
              <w:left w:val="outset" w:sz="6" w:space="0" w:color="auto"/>
              <w:bottom w:val="outset" w:sz="6" w:space="0" w:color="auto"/>
              <w:right w:val="outset" w:sz="6" w:space="0" w:color="auto"/>
            </w:tcBorders>
            <w:hideMark/>
          </w:tcPr>
          <w:p w14:paraId="3D56F3AC" w14:textId="77777777" w:rsidR="00D45A8C" w:rsidRPr="00B620DB" w:rsidRDefault="00135AFF" w:rsidP="00D45A8C">
            <w:pPr>
              <w:pStyle w:val="12TabHeadBody"/>
            </w:pPr>
            <w:hyperlink r:id="rId1498" w:anchor="en001189" w:history="1">
              <w:r w:rsidR="00D45A8C" w:rsidRPr="00B620DB">
                <w:rPr>
                  <w:rStyle w:val="Hyperlink"/>
                  <w:color w:val="auto"/>
                  <w:szCs w:val="18"/>
                  <w:u w:val="none"/>
                </w:rPr>
                <w:t>A-5.5.1.1.</w:t>
              </w:r>
            </w:hyperlink>
          </w:p>
        </w:tc>
      </w:tr>
      <w:tr w:rsidR="00D45A8C" w:rsidRPr="00B620DB" w14:paraId="0689346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B8CD6A" w14:textId="77777777" w:rsidR="00D45A8C" w:rsidRPr="00B620DB" w:rsidRDefault="00D45A8C" w:rsidP="00D45A8C">
            <w:pPr>
              <w:pStyle w:val="12TabHeadBody"/>
            </w:pPr>
            <w:r w:rsidRPr="00B620DB">
              <w:rPr>
                <w:rStyle w:val="flts1"/>
              </w:rPr>
              <w:t>OMMAH</w:t>
            </w:r>
          </w:p>
        </w:tc>
        <w:tc>
          <w:tcPr>
            <w:tcW w:w="1253" w:type="pct"/>
            <w:tcBorders>
              <w:top w:val="outset" w:sz="6" w:space="0" w:color="auto"/>
              <w:left w:val="outset" w:sz="6" w:space="0" w:color="auto"/>
              <w:bottom w:val="outset" w:sz="6" w:space="0" w:color="auto"/>
              <w:right w:val="outset" w:sz="6" w:space="0" w:color="auto"/>
            </w:tcBorders>
            <w:hideMark/>
          </w:tcPr>
          <w:p w14:paraId="44AD3798" w14:textId="77777777" w:rsidR="00D45A8C" w:rsidRPr="00B620DB" w:rsidRDefault="00D45A8C" w:rsidP="00D45A8C">
            <w:pPr>
              <w:pStyle w:val="12TabHeadBody"/>
            </w:pPr>
            <w:r w:rsidRPr="00B620DB">
              <w:rPr>
                <w:rStyle w:val="flts1"/>
              </w:rPr>
              <w:t>2012</w:t>
            </w:r>
          </w:p>
        </w:tc>
        <w:tc>
          <w:tcPr>
            <w:tcW w:w="1641" w:type="pct"/>
            <w:tcBorders>
              <w:top w:val="outset" w:sz="6" w:space="0" w:color="auto"/>
              <w:left w:val="outset" w:sz="6" w:space="0" w:color="auto"/>
              <w:bottom w:val="outset" w:sz="6" w:space="0" w:color="auto"/>
              <w:right w:val="outset" w:sz="6" w:space="0" w:color="auto"/>
            </w:tcBorders>
            <w:hideMark/>
          </w:tcPr>
          <w:p w14:paraId="443AA520" w14:textId="77777777" w:rsidR="00D45A8C" w:rsidRPr="00B620DB" w:rsidRDefault="00D45A8C" w:rsidP="00D45A8C">
            <w:pPr>
              <w:pStyle w:val="12TabHeadBody"/>
            </w:pPr>
            <w:bookmarkStart w:id="1693" w:name="ommah_bccv2sssb7"/>
            <w:bookmarkStart w:id="1694" w:name="a107806"/>
            <w:bookmarkEnd w:id="1693"/>
            <w:bookmarkEnd w:id="1694"/>
            <w:r w:rsidRPr="00B620DB">
              <w:rPr>
                <w:rStyle w:val="flts1"/>
              </w:rPr>
              <w:t>2012 Building Code Compendium, Volume 2, Supplementary Standard SB-7, Guards for Housing and Small Buildings</w:t>
            </w:r>
            <w:bookmarkStart w:id="1695" w:name="a107808"/>
            <w:bookmarkEnd w:id="1695"/>
          </w:p>
        </w:tc>
        <w:tc>
          <w:tcPr>
            <w:tcW w:w="1524" w:type="pct"/>
            <w:tcBorders>
              <w:top w:val="outset" w:sz="6" w:space="0" w:color="auto"/>
              <w:left w:val="outset" w:sz="6" w:space="0" w:color="auto"/>
              <w:bottom w:val="outset" w:sz="6" w:space="0" w:color="auto"/>
              <w:right w:val="outset" w:sz="6" w:space="0" w:color="auto"/>
            </w:tcBorders>
            <w:hideMark/>
          </w:tcPr>
          <w:p w14:paraId="18DD8D7A" w14:textId="77777777" w:rsidR="00D45A8C" w:rsidRPr="00B620DB" w:rsidRDefault="00135AFF" w:rsidP="00D45A8C">
            <w:pPr>
              <w:pStyle w:val="12TabHeadBody"/>
            </w:pPr>
            <w:hyperlink r:id="rId1499" w:anchor="en001224" w:history="1">
              <w:r w:rsidR="00D45A8C" w:rsidRPr="00B620DB">
                <w:rPr>
                  <w:rStyle w:val="Hyperlink"/>
                  <w:color w:val="auto"/>
                  <w:szCs w:val="18"/>
                  <w:u w:val="none"/>
                </w:rPr>
                <w:t>A-9.8.8.2.</w:t>
              </w:r>
            </w:hyperlink>
          </w:p>
        </w:tc>
      </w:tr>
      <w:tr w:rsidR="00D45A8C" w:rsidRPr="00B620DB" w14:paraId="71D3373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8ACE86D" w14:textId="77777777" w:rsidR="00D45A8C" w:rsidRPr="00B620DB" w:rsidRDefault="00D45A8C" w:rsidP="00D45A8C">
            <w:pPr>
              <w:pStyle w:val="12TabHeadBody"/>
            </w:pPr>
            <w:r w:rsidRPr="00B620DB">
              <w:rPr>
                <w:rStyle w:val="flts1"/>
              </w:rPr>
              <w:t>SMACNA</w:t>
            </w:r>
          </w:p>
        </w:tc>
        <w:tc>
          <w:tcPr>
            <w:tcW w:w="1253" w:type="pct"/>
            <w:tcBorders>
              <w:top w:val="outset" w:sz="6" w:space="0" w:color="auto"/>
              <w:left w:val="outset" w:sz="6" w:space="0" w:color="auto"/>
              <w:bottom w:val="outset" w:sz="6" w:space="0" w:color="auto"/>
              <w:right w:val="outset" w:sz="6" w:space="0" w:color="auto"/>
            </w:tcBorders>
            <w:hideMark/>
          </w:tcPr>
          <w:p w14:paraId="7C5D8B97" w14:textId="77777777" w:rsidR="00D45A8C" w:rsidRPr="00B620DB" w:rsidRDefault="00D45A8C" w:rsidP="00D45A8C">
            <w:pPr>
              <w:pStyle w:val="12TabHeadBody"/>
            </w:pPr>
            <w:r w:rsidRPr="00B620DB">
              <w:rPr>
                <w:rStyle w:val="flts1"/>
              </w:rPr>
              <w:t>ANSI/SMACNA 006-2006</w:t>
            </w:r>
          </w:p>
        </w:tc>
        <w:tc>
          <w:tcPr>
            <w:tcW w:w="1641" w:type="pct"/>
            <w:tcBorders>
              <w:top w:val="outset" w:sz="6" w:space="0" w:color="auto"/>
              <w:left w:val="outset" w:sz="6" w:space="0" w:color="auto"/>
              <w:bottom w:val="outset" w:sz="6" w:space="0" w:color="auto"/>
              <w:right w:val="outset" w:sz="6" w:space="0" w:color="auto"/>
            </w:tcBorders>
            <w:hideMark/>
          </w:tcPr>
          <w:p w14:paraId="2BC11292" w14:textId="77777777" w:rsidR="00D45A8C" w:rsidRPr="00B620DB" w:rsidRDefault="00D45A8C" w:rsidP="00D45A8C">
            <w:pPr>
              <w:pStyle w:val="12TabHeadBody"/>
            </w:pPr>
            <w:bookmarkStart w:id="1696" w:name="smacna006"/>
            <w:bookmarkStart w:id="1697" w:name="a108033"/>
            <w:bookmarkEnd w:id="1696"/>
            <w:bookmarkEnd w:id="1697"/>
            <w:r w:rsidRPr="00B620DB">
              <w:rPr>
                <w:rStyle w:val="flts1"/>
              </w:rPr>
              <w:t>HVAC Duct Construction Standards – Metal and Flexible</w:t>
            </w:r>
            <w:bookmarkStart w:id="1698" w:name="a108035"/>
            <w:bookmarkEnd w:id="1698"/>
          </w:p>
        </w:tc>
        <w:tc>
          <w:tcPr>
            <w:tcW w:w="1524" w:type="pct"/>
            <w:tcBorders>
              <w:top w:val="outset" w:sz="6" w:space="0" w:color="auto"/>
              <w:left w:val="outset" w:sz="6" w:space="0" w:color="auto"/>
              <w:bottom w:val="outset" w:sz="6" w:space="0" w:color="auto"/>
              <w:right w:val="outset" w:sz="6" w:space="0" w:color="auto"/>
            </w:tcBorders>
            <w:hideMark/>
          </w:tcPr>
          <w:p w14:paraId="28F2487A" w14:textId="77777777" w:rsidR="00D45A8C" w:rsidRPr="00B620DB" w:rsidRDefault="00135AFF" w:rsidP="00D45A8C">
            <w:pPr>
              <w:pStyle w:val="12TabHeadBody"/>
            </w:pPr>
            <w:hyperlink r:id="rId1500" w:anchor="es003628" w:history="1">
              <w:r w:rsidR="00D45A8C" w:rsidRPr="00B620DB">
                <w:rPr>
                  <w:rStyle w:val="Hyperlink"/>
                  <w:color w:val="auto"/>
                  <w:szCs w:val="18"/>
                  <w:u w:val="none"/>
                </w:rPr>
                <w:t>9.33.6.5.(2)</w:t>
              </w:r>
            </w:hyperlink>
            <w:r w:rsidR="00D45A8C" w:rsidRPr="00B620DB">
              <w:br/>
            </w:r>
            <w:hyperlink r:id="rId1501" w:anchor="en001757" w:history="1">
              <w:r w:rsidR="00D45A8C" w:rsidRPr="00B620DB">
                <w:rPr>
                  <w:rStyle w:val="Hyperlink"/>
                  <w:color w:val="auto"/>
                  <w:szCs w:val="18"/>
                  <w:u w:val="none"/>
                </w:rPr>
                <w:t>A-9.36.3.2.(2)</w:t>
              </w:r>
            </w:hyperlink>
          </w:p>
        </w:tc>
      </w:tr>
      <w:tr w:rsidR="00D45A8C" w:rsidRPr="00B620DB" w14:paraId="2F87E9D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EF99949" w14:textId="77777777" w:rsidR="00D45A8C" w:rsidRPr="00B620DB" w:rsidRDefault="00D45A8C" w:rsidP="00D45A8C">
            <w:pPr>
              <w:pStyle w:val="12TabHeadBody"/>
            </w:pPr>
            <w:r w:rsidRPr="00B620DB">
              <w:rPr>
                <w:rStyle w:val="flts1"/>
              </w:rPr>
              <w:t>SPRI</w:t>
            </w:r>
          </w:p>
        </w:tc>
        <w:tc>
          <w:tcPr>
            <w:tcW w:w="1253" w:type="pct"/>
            <w:tcBorders>
              <w:top w:val="outset" w:sz="6" w:space="0" w:color="auto"/>
              <w:left w:val="outset" w:sz="6" w:space="0" w:color="auto"/>
              <w:bottom w:val="outset" w:sz="6" w:space="0" w:color="auto"/>
              <w:right w:val="outset" w:sz="6" w:space="0" w:color="auto"/>
            </w:tcBorders>
            <w:hideMark/>
          </w:tcPr>
          <w:p w14:paraId="587A65CD" w14:textId="77777777" w:rsidR="00D45A8C" w:rsidRPr="00B620DB" w:rsidRDefault="00D45A8C" w:rsidP="00D45A8C">
            <w:pPr>
              <w:pStyle w:val="12TabHeadBody"/>
            </w:pPr>
            <w:r w:rsidRPr="00B620DB">
              <w:rPr>
                <w:rStyle w:val="flts1"/>
              </w:rPr>
              <w:t>ANSI/GRHC/SPRI VR-1-2018</w:t>
            </w:r>
          </w:p>
        </w:tc>
        <w:tc>
          <w:tcPr>
            <w:tcW w:w="1641" w:type="pct"/>
            <w:tcBorders>
              <w:top w:val="outset" w:sz="6" w:space="0" w:color="auto"/>
              <w:left w:val="outset" w:sz="6" w:space="0" w:color="auto"/>
              <w:bottom w:val="outset" w:sz="6" w:space="0" w:color="auto"/>
              <w:right w:val="outset" w:sz="6" w:space="0" w:color="auto"/>
            </w:tcBorders>
            <w:hideMark/>
          </w:tcPr>
          <w:p w14:paraId="6AA052F8" w14:textId="77777777" w:rsidR="00D45A8C" w:rsidRPr="00B620DB" w:rsidRDefault="00D45A8C" w:rsidP="00D45A8C">
            <w:pPr>
              <w:pStyle w:val="12TabHeadBody"/>
            </w:pPr>
            <w:bookmarkStart w:id="1699" w:name="sprivr1"/>
            <w:bookmarkStart w:id="1700" w:name="a108056"/>
            <w:bookmarkEnd w:id="1699"/>
            <w:bookmarkEnd w:id="1700"/>
            <w:r w:rsidRPr="00B620DB">
              <w:rPr>
                <w:rStyle w:val="flts1"/>
              </w:rPr>
              <w:t>Procedure for Investigating Resistance to Root or Rhizome Penetration on Vegetative Roofs</w:t>
            </w:r>
            <w:bookmarkStart w:id="1701" w:name="a108058"/>
            <w:bookmarkEnd w:id="1701"/>
          </w:p>
        </w:tc>
        <w:tc>
          <w:tcPr>
            <w:tcW w:w="1524" w:type="pct"/>
            <w:tcBorders>
              <w:top w:val="outset" w:sz="6" w:space="0" w:color="auto"/>
              <w:left w:val="outset" w:sz="6" w:space="0" w:color="auto"/>
              <w:bottom w:val="outset" w:sz="6" w:space="0" w:color="auto"/>
              <w:right w:val="outset" w:sz="6" w:space="0" w:color="auto"/>
            </w:tcBorders>
            <w:hideMark/>
          </w:tcPr>
          <w:p w14:paraId="239BEAB5" w14:textId="77777777" w:rsidR="00D45A8C" w:rsidRPr="00B620DB" w:rsidRDefault="00135AFF" w:rsidP="00D45A8C">
            <w:pPr>
              <w:pStyle w:val="12TabHeadBody"/>
            </w:pPr>
            <w:hyperlink r:id="rId1502" w:anchor="es008801" w:history="1">
              <w:r w:rsidR="00D45A8C" w:rsidRPr="00B620DB">
                <w:rPr>
                  <w:rStyle w:val="Hyperlink"/>
                  <w:color w:val="auto"/>
                  <w:szCs w:val="18"/>
                  <w:u w:val="none"/>
                </w:rPr>
                <w:t>5.6.1.2.(2)</w:t>
              </w:r>
            </w:hyperlink>
          </w:p>
        </w:tc>
      </w:tr>
      <w:tr w:rsidR="00D45A8C" w:rsidRPr="00B620DB" w14:paraId="4DA7900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C22868B" w14:textId="77777777" w:rsidR="00D45A8C" w:rsidRPr="00B620DB" w:rsidRDefault="00D45A8C" w:rsidP="00D45A8C">
            <w:pPr>
              <w:pStyle w:val="12TabHeadBody"/>
            </w:pPr>
            <w:r w:rsidRPr="00B620DB">
              <w:rPr>
                <w:rStyle w:val="flts1"/>
              </w:rPr>
              <w:t>SPRI</w:t>
            </w:r>
          </w:p>
        </w:tc>
        <w:tc>
          <w:tcPr>
            <w:tcW w:w="1253" w:type="pct"/>
            <w:tcBorders>
              <w:top w:val="outset" w:sz="6" w:space="0" w:color="auto"/>
              <w:left w:val="outset" w:sz="6" w:space="0" w:color="auto"/>
              <w:bottom w:val="outset" w:sz="6" w:space="0" w:color="auto"/>
              <w:right w:val="outset" w:sz="6" w:space="0" w:color="auto"/>
            </w:tcBorders>
            <w:hideMark/>
          </w:tcPr>
          <w:p w14:paraId="23904722" w14:textId="77777777" w:rsidR="00D45A8C" w:rsidRPr="00B620DB" w:rsidRDefault="00D45A8C" w:rsidP="00D45A8C">
            <w:pPr>
              <w:pStyle w:val="12TabHeadBody"/>
            </w:pPr>
            <w:r w:rsidRPr="00B620DB">
              <w:rPr>
                <w:rStyle w:val="flts1"/>
              </w:rPr>
              <w:t>ANSI/SPRI WD-1-2014</w:t>
            </w:r>
          </w:p>
        </w:tc>
        <w:tc>
          <w:tcPr>
            <w:tcW w:w="1641" w:type="pct"/>
            <w:tcBorders>
              <w:top w:val="outset" w:sz="6" w:space="0" w:color="auto"/>
              <w:left w:val="outset" w:sz="6" w:space="0" w:color="auto"/>
              <w:bottom w:val="outset" w:sz="6" w:space="0" w:color="auto"/>
              <w:right w:val="outset" w:sz="6" w:space="0" w:color="auto"/>
            </w:tcBorders>
            <w:hideMark/>
          </w:tcPr>
          <w:p w14:paraId="7105A583" w14:textId="77777777" w:rsidR="00D45A8C" w:rsidRPr="00B620DB" w:rsidRDefault="00D45A8C" w:rsidP="00D45A8C">
            <w:pPr>
              <w:pStyle w:val="12TabHeadBody"/>
            </w:pPr>
            <w:bookmarkStart w:id="1702" w:name="spriwd1"/>
            <w:bookmarkStart w:id="1703" w:name="a108077"/>
            <w:bookmarkEnd w:id="1702"/>
            <w:bookmarkEnd w:id="1703"/>
            <w:r w:rsidRPr="00B620DB">
              <w:rPr>
                <w:rStyle w:val="flts1"/>
              </w:rPr>
              <w:t>Wind Design Standard Practice for Roofing Assemblies</w:t>
            </w:r>
            <w:bookmarkStart w:id="1704" w:name="a108079"/>
            <w:bookmarkEnd w:id="1704"/>
          </w:p>
        </w:tc>
        <w:tc>
          <w:tcPr>
            <w:tcW w:w="1524" w:type="pct"/>
            <w:tcBorders>
              <w:top w:val="outset" w:sz="6" w:space="0" w:color="auto"/>
              <w:left w:val="outset" w:sz="6" w:space="0" w:color="auto"/>
              <w:bottom w:val="outset" w:sz="6" w:space="0" w:color="auto"/>
              <w:right w:val="outset" w:sz="6" w:space="0" w:color="auto"/>
            </w:tcBorders>
            <w:hideMark/>
          </w:tcPr>
          <w:p w14:paraId="00AB7B58" w14:textId="77777777" w:rsidR="00D45A8C" w:rsidRPr="00B620DB" w:rsidRDefault="00135AFF" w:rsidP="00D45A8C">
            <w:pPr>
              <w:pStyle w:val="12TabHeadBody"/>
            </w:pPr>
            <w:hyperlink r:id="rId1503" w:anchor="en000918" w:history="1">
              <w:r w:rsidR="00D45A8C" w:rsidRPr="00B620DB">
                <w:rPr>
                  <w:rStyle w:val="Hyperlink"/>
                  <w:color w:val="auto"/>
                  <w:szCs w:val="18"/>
                  <w:u w:val="none"/>
                </w:rPr>
                <w:t>A-5.2.2.2.(4)</w:t>
              </w:r>
            </w:hyperlink>
          </w:p>
        </w:tc>
      </w:tr>
      <w:tr w:rsidR="00D45A8C" w:rsidRPr="00B620DB" w14:paraId="3859D29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04DF53A" w14:textId="77777777" w:rsidR="00D45A8C" w:rsidRPr="00B620DB" w:rsidRDefault="00D45A8C" w:rsidP="00D45A8C">
            <w:pPr>
              <w:pStyle w:val="12TabHeadBody"/>
            </w:pPr>
            <w:r w:rsidRPr="00B620DB">
              <w:rPr>
                <w:rStyle w:val="flts1"/>
              </w:rPr>
              <w:t>TC</w:t>
            </w:r>
          </w:p>
        </w:tc>
        <w:tc>
          <w:tcPr>
            <w:tcW w:w="1253" w:type="pct"/>
            <w:tcBorders>
              <w:top w:val="outset" w:sz="6" w:space="0" w:color="auto"/>
              <w:left w:val="outset" w:sz="6" w:space="0" w:color="auto"/>
              <w:bottom w:val="outset" w:sz="6" w:space="0" w:color="auto"/>
              <w:right w:val="outset" w:sz="6" w:space="0" w:color="auto"/>
            </w:tcBorders>
            <w:hideMark/>
          </w:tcPr>
          <w:p w14:paraId="39C58158" w14:textId="77777777" w:rsidR="00D45A8C" w:rsidRPr="00B620DB" w:rsidRDefault="00D45A8C" w:rsidP="00D45A8C">
            <w:pPr>
              <w:pStyle w:val="12TabHeadBody"/>
            </w:pPr>
            <w:r w:rsidRPr="00B620DB">
              <w:rPr>
                <w:rStyle w:val="flts1"/>
              </w:rPr>
              <w:t>SOR/96-433</w:t>
            </w:r>
          </w:p>
        </w:tc>
        <w:tc>
          <w:tcPr>
            <w:tcW w:w="1641" w:type="pct"/>
            <w:tcBorders>
              <w:top w:val="outset" w:sz="6" w:space="0" w:color="auto"/>
              <w:left w:val="outset" w:sz="6" w:space="0" w:color="auto"/>
              <w:bottom w:val="outset" w:sz="6" w:space="0" w:color="auto"/>
              <w:right w:val="outset" w:sz="6" w:space="0" w:color="auto"/>
            </w:tcBorders>
            <w:hideMark/>
          </w:tcPr>
          <w:p w14:paraId="68FFED8D" w14:textId="77777777" w:rsidR="00D45A8C" w:rsidRPr="00B620DB" w:rsidRDefault="00D45A8C" w:rsidP="00D45A8C">
            <w:pPr>
              <w:pStyle w:val="12TabHeadBody"/>
            </w:pPr>
            <w:bookmarkStart w:id="1705" w:name="tc_sor433"/>
            <w:bookmarkStart w:id="1706" w:name="a108304"/>
            <w:bookmarkEnd w:id="1705"/>
            <w:bookmarkEnd w:id="1706"/>
            <w:r w:rsidRPr="00B620DB">
              <w:rPr>
                <w:rStyle w:val="flts1"/>
              </w:rPr>
              <w:t>Canadian Aviation Regulations – Part III</w:t>
            </w:r>
            <w:bookmarkStart w:id="1707" w:name="a108306"/>
            <w:bookmarkEnd w:id="1707"/>
          </w:p>
        </w:tc>
        <w:tc>
          <w:tcPr>
            <w:tcW w:w="1524" w:type="pct"/>
            <w:tcBorders>
              <w:top w:val="outset" w:sz="6" w:space="0" w:color="auto"/>
              <w:left w:val="outset" w:sz="6" w:space="0" w:color="auto"/>
              <w:bottom w:val="outset" w:sz="6" w:space="0" w:color="auto"/>
              <w:right w:val="outset" w:sz="6" w:space="0" w:color="auto"/>
            </w:tcBorders>
            <w:hideMark/>
          </w:tcPr>
          <w:p w14:paraId="3D49193B" w14:textId="77777777" w:rsidR="00D45A8C" w:rsidRPr="00B620DB" w:rsidRDefault="00135AFF" w:rsidP="00D45A8C">
            <w:pPr>
              <w:pStyle w:val="12TabHeadBody"/>
            </w:pPr>
            <w:hyperlink r:id="rId1504" w:anchor="es001426" w:history="1">
              <w:r w:rsidR="00D45A8C" w:rsidRPr="00B620DB">
                <w:rPr>
                  <w:rStyle w:val="Hyperlink"/>
                  <w:color w:val="auto"/>
                  <w:szCs w:val="18"/>
                  <w:u w:val="none"/>
                </w:rPr>
                <w:t>4.1.5.13.(1)</w:t>
              </w:r>
            </w:hyperlink>
          </w:p>
        </w:tc>
      </w:tr>
      <w:tr w:rsidR="00D45A8C" w:rsidRPr="00B620DB" w14:paraId="612AC87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8EFA7E4" w14:textId="77777777" w:rsidR="00D45A8C" w:rsidRPr="00B620DB" w:rsidRDefault="00D45A8C" w:rsidP="00D45A8C">
            <w:pPr>
              <w:pStyle w:val="12TabHeadBody"/>
            </w:pPr>
            <w:r w:rsidRPr="00B620DB">
              <w:rPr>
                <w:rStyle w:val="flts1"/>
              </w:rPr>
              <w:t>TC</w:t>
            </w:r>
          </w:p>
        </w:tc>
        <w:tc>
          <w:tcPr>
            <w:tcW w:w="1253" w:type="pct"/>
            <w:tcBorders>
              <w:top w:val="outset" w:sz="6" w:space="0" w:color="auto"/>
              <w:left w:val="outset" w:sz="6" w:space="0" w:color="auto"/>
              <w:bottom w:val="outset" w:sz="6" w:space="0" w:color="auto"/>
              <w:right w:val="outset" w:sz="6" w:space="0" w:color="auto"/>
            </w:tcBorders>
            <w:hideMark/>
          </w:tcPr>
          <w:p w14:paraId="4D08BDE7" w14:textId="77777777" w:rsidR="00D45A8C" w:rsidRPr="00B620DB" w:rsidRDefault="00D45A8C" w:rsidP="00D45A8C">
            <w:pPr>
              <w:pStyle w:val="12TabHeadBody"/>
            </w:pPr>
            <w:r w:rsidRPr="00B620DB">
              <w:rPr>
                <w:rStyle w:val="flts1"/>
              </w:rPr>
              <w:t>SOR/2001-286</w:t>
            </w:r>
          </w:p>
        </w:tc>
        <w:tc>
          <w:tcPr>
            <w:tcW w:w="1641" w:type="pct"/>
            <w:tcBorders>
              <w:top w:val="outset" w:sz="6" w:space="0" w:color="auto"/>
              <w:left w:val="outset" w:sz="6" w:space="0" w:color="auto"/>
              <w:bottom w:val="outset" w:sz="6" w:space="0" w:color="auto"/>
              <w:right w:val="outset" w:sz="6" w:space="0" w:color="auto"/>
            </w:tcBorders>
            <w:hideMark/>
          </w:tcPr>
          <w:p w14:paraId="636A2C38" w14:textId="77777777" w:rsidR="00D45A8C" w:rsidRPr="00B620DB" w:rsidRDefault="00D45A8C" w:rsidP="00D45A8C">
            <w:pPr>
              <w:pStyle w:val="12TabHeadBody"/>
            </w:pPr>
            <w:bookmarkStart w:id="1708" w:name="tc_sor95"/>
            <w:bookmarkStart w:id="1709" w:name="a108325"/>
            <w:bookmarkEnd w:id="1708"/>
            <w:bookmarkEnd w:id="1709"/>
            <w:r w:rsidRPr="00B620DB">
              <w:rPr>
                <w:rStyle w:val="flts1"/>
              </w:rPr>
              <w:t>Transportation of Dangerous Goods Regulations (TDGR)</w:t>
            </w:r>
            <w:bookmarkStart w:id="1710" w:name="a108327"/>
            <w:bookmarkEnd w:id="1710"/>
          </w:p>
        </w:tc>
        <w:tc>
          <w:tcPr>
            <w:tcW w:w="1524" w:type="pct"/>
            <w:tcBorders>
              <w:top w:val="outset" w:sz="6" w:space="0" w:color="auto"/>
              <w:left w:val="outset" w:sz="6" w:space="0" w:color="auto"/>
              <w:bottom w:val="outset" w:sz="6" w:space="0" w:color="auto"/>
              <w:right w:val="outset" w:sz="6" w:space="0" w:color="auto"/>
            </w:tcBorders>
            <w:hideMark/>
          </w:tcPr>
          <w:p w14:paraId="7B2F505C" w14:textId="77777777" w:rsidR="00D45A8C" w:rsidRPr="00B620DB" w:rsidRDefault="00135AFF" w:rsidP="00D45A8C">
            <w:pPr>
              <w:pStyle w:val="12TabHeadBody"/>
            </w:pPr>
            <w:hyperlink r:id="rId1505" w:anchor="es007694" w:history="1">
              <w:r w:rsidR="00D45A8C" w:rsidRPr="00B620DB">
                <w:rPr>
                  <w:rStyle w:val="Hyperlink"/>
                  <w:color w:val="auto"/>
                  <w:szCs w:val="18"/>
                  <w:u w:val="none"/>
                </w:rPr>
                <w:t>1.4.1.2.(1)</w:t>
              </w:r>
            </w:hyperlink>
            <w:hyperlink r:id="rId1506" w:anchor="et001030-3" w:history="1">
              <w:r w:rsidR="00D45A8C" w:rsidRPr="00B620DB">
                <w:rPr>
                  <w:rStyle w:val="Hyperlink"/>
                  <w:color w:val="auto"/>
                  <w:sz w:val="12"/>
                  <w:szCs w:val="12"/>
                  <w:u w:val="none"/>
                  <w:vertAlign w:val="superscript"/>
                </w:rPr>
                <w:t>(4)</w:t>
              </w:r>
            </w:hyperlink>
            <w:r w:rsidR="00D45A8C" w:rsidRPr="00B620DB">
              <w:br/>
            </w:r>
            <w:hyperlink r:id="rId1507" w:anchor="en001287" w:history="1">
              <w:r w:rsidR="00D45A8C" w:rsidRPr="00B620DB">
                <w:rPr>
                  <w:rStyle w:val="Hyperlink"/>
                  <w:color w:val="auto"/>
                  <w:szCs w:val="18"/>
                  <w:u w:val="none"/>
                </w:rPr>
                <w:t>A-1.4.1.2.(1)</w:t>
              </w:r>
            </w:hyperlink>
            <w:hyperlink r:id="rId1508" w:anchor="et001030-3" w:history="1">
              <w:r w:rsidR="00D45A8C" w:rsidRPr="00B620DB">
                <w:rPr>
                  <w:rStyle w:val="Hyperlink"/>
                  <w:color w:val="auto"/>
                  <w:sz w:val="12"/>
                  <w:szCs w:val="12"/>
                  <w:u w:val="none"/>
                  <w:vertAlign w:val="superscript"/>
                </w:rPr>
                <w:t>(4)</w:t>
              </w:r>
            </w:hyperlink>
            <w:r w:rsidR="00D45A8C" w:rsidRPr="00B620DB">
              <w:br/>
            </w:r>
            <w:hyperlink r:id="rId1509" w:anchor="en001115" w:history="1">
              <w:r w:rsidR="00D45A8C" w:rsidRPr="00B620DB">
                <w:rPr>
                  <w:rStyle w:val="Hyperlink"/>
                  <w:color w:val="auto"/>
                  <w:szCs w:val="18"/>
                  <w:u w:val="none"/>
                </w:rPr>
                <w:t>A-3.3.1.2.(1)</w:t>
              </w:r>
            </w:hyperlink>
          </w:p>
        </w:tc>
      </w:tr>
      <w:tr w:rsidR="00D45A8C" w:rsidRPr="00B620DB" w14:paraId="1E60C34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1595E90" w14:textId="77777777" w:rsidR="00D45A8C" w:rsidRPr="00B620DB" w:rsidRDefault="00D45A8C" w:rsidP="00D45A8C">
            <w:pPr>
              <w:pStyle w:val="12TabHeadBody"/>
            </w:pPr>
            <w:r w:rsidRPr="00B620DB">
              <w:rPr>
                <w:rStyle w:val="flts1"/>
              </w:rPr>
              <w:t>TIAC</w:t>
            </w:r>
          </w:p>
        </w:tc>
        <w:tc>
          <w:tcPr>
            <w:tcW w:w="1253" w:type="pct"/>
            <w:tcBorders>
              <w:top w:val="outset" w:sz="6" w:space="0" w:color="auto"/>
              <w:left w:val="outset" w:sz="6" w:space="0" w:color="auto"/>
              <w:bottom w:val="outset" w:sz="6" w:space="0" w:color="auto"/>
              <w:right w:val="outset" w:sz="6" w:space="0" w:color="auto"/>
            </w:tcBorders>
            <w:hideMark/>
          </w:tcPr>
          <w:p w14:paraId="1C8D9248" w14:textId="77777777" w:rsidR="00D45A8C" w:rsidRPr="00B620DB" w:rsidRDefault="00D45A8C" w:rsidP="00D45A8C">
            <w:pPr>
              <w:pStyle w:val="12TabHeadBody"/>
            </w:pPr>
            <w:r w:rsidRPr="00B620DB">
              <w:rPr>
                <w:rStyle w:val="flts1"/>
              </w:rPr>
              <w:t>2013</w:t>
            </w:r>
          </w:p>
        </w:tc>
        <w:tc>
          <w:tcPr>
            <w:tcW w:w="1641" w:type="pct"/>
            <w:tcBorders>
              <w:top w:val="outset" w:sz="6" w:space="0" w:color="auto"/>
              <w:left w:val="outset" w:sz="6" w:space="0" w:color="auto"/>
              <w:bottom w:val="outset" w:sz="6" w:space="0" w:color="auto"/>
              <w:right w:val="outset" w:sz="6" w:space="0" w:color="auto"/>
            </w:tcBorders>
            <w:hideMark/>
          </w:tcPr>
          <w:p w14:paraId="7E319112" w14:textId="77777777" w:rsidR="00D45A8C" w:rsidRPr="00B620DB" w:rsidRDefault="00D45A8C" w:rsidP="00D45A8C">
            <w:pPr>
              <w:pStyle w:val="12TabHeadBody"/>
            </w:pPr>
            <w:bookmarkStart w:id="1711" w:name="tiac_bp"/>
            <w:bookmarkStart w:id="1712" w:name="a108560"/>
            <w:bookmarkEnd w:id="1711"/>
            <w:bookmarkEnd w:id="1712"/>
            <w:r w:rsidRPr="00B620DB">
              <w:rPr>
                <w:rStyle w:val="flts1"/>
              </w:rPr>
              <w:t>Mechanical Insulation Best Practices Guide</w:t>
            </w:r>
            <w:bookmarkStart w:id="1713" w:name="a108562"/>
            <w:bookmarkEnd w:id="1713"/>
          </w:p>
        </w:tc>
        <w:tc>
          <w:tcPr>
            <w:tcW w:w="1524" w:type="pct"/>
            <w:tcBorders>
              <w:top w:val="outset" w:sz="6" w:space="0" w:color="auto"/>
              <w:left w:val="outset" w:sz="6" w:space="0" w:color="auto"/>
              <w:bottom w:val="outset" w:sz="6" w:space="0" w:color="auto"/>
              <w:right w:val="outset" w:sz="6" w:space="0" w:color="auto"/>
            </w:tcBorders>
            <w:hideMark/>
          </w:tcPr>
          <w:p w14:paraId="4E97533A" w14:textId="77777777" w:rsidR="00D45A8C" w:rsidRPr="00B620DB" w:rsidRDefault="00135AFF" w:rsidP="00D45A8C">
            <w:pPr>
              <w:pStyle w:val="12TabHeadBody"/>
            </w:pPr>
            <w:hyperlink r:id="rId1510" w:anchor="en000938" w:history="1">
              <w:r w:rsidR="00D45A8C" w:rsidRPr="00B620DB">
                <w:rPr>
                  <w:rStyle w:val="Hyperlink"/>
                  <w:color w:val="auto"/>
                  <w:szCs w:val="18"/>
                  <w:u w:val="none"/>
                </w:rPr>
                <w:t>A-6.3.2.5.</w:t>
              </w:r>
            </w:hyperlink>
          </w:p>
        </w:tc>
      </w:tr>
      <w:tr w:rsidR="00D45A8C" w:rsidRPr="00B620DB" w14:paraId="334A343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130EB51" w14:textId="77777777" w:rsidR="00D45A8C" w:rsidRPr="00B620DB" w:rsidRDefault="00D45A8C" w:rsidP="00D45A8C">
            <w:pPr>
              <w:pStyle w:val="12TabHeadBody"/>
            </w:pPr>
            <w:r w:rsidRPr="00B620DB">
              <w:rPr>
                <w:rStyle w:val="flts1"/>
              </w:rPr>
              <w:t>TPIC</w:t>
            </w:r>
          </w:p>
        </w:tc>
        <w:tc>
          <w:tcPr>
            <w:tcW w:w="1253" w:type="pct"/>
            <w:tcBorders>
              <w:top w:val="outset" w:sz="6" w:space="0" w:color="auto"/>
              <w:left w:val="outset" w:sz="6" w:space="0" w:color="auto"/>
              <w:bottom w:val="outset" w:sz="6" w:space="0" w:color="auto"/>
              <w:right w:val="outset" w:sz="6" w:space="0" w:color="auto"/>
            </w:tcBorders>
            <w:hideMark/>
          </w:tcPr>
          <w:p w14:paraId="4CC03873" w14:textId="77777777" w:rsidR="00D45A8C" w:rsidRPr="00B620DB" w:rsidRDefault="00D45A8C" w:rsidP="00D45A8C">
            <w:pPr>
              <w:pStyle w:val="12TabHeadBody"/>
            </w:pPr>
            <w:r w:rsidRPr="00B620DB">
              <w:rPr>
                <w:rStyle w:val="flts1"/>
              </w:rPr>
              <w:t>2019</w:t>
            </w:r>
          </w:p>
        </w:tc>
        <w:tc>
          <w:tcPr>
            <w:tcW w:w="1641" w:type="pct"/>
            <w:tcBorders>
              <w:top w:val="outset" w:sz="6" w:space="0" w:color="auto"/>
              <w:left w:val="outset" w:sz="6" w:space="0" w:color="auto"/>
              <w:bottom w:val="outset" w:sz="6" w:space="0" w:color="auto"/>
              <w:right w:val="outset" w:sz="6" w:space="0" w:color="auto"/>
            </w:tcBorders>
            <w:hideMark/>
          </w:tcPr>
          <w:p w14:paraId="05426C33" w14:textId="77777777" w:rsidR="00D45A8C" w:rsidRPr="00B620DB" w:rsidRDefault="00D45A8C" w:rsidP="00D45A8C">
            <w:pPr>
              <w:pStyle w:val="12TabHeadBody"/>
            </w:pPr>
            <w:bookmarkStart w:id="1714" w:name="tpic_tdps"/>
            <w:bookmarkStart w:id="1715" w:name="a108582"/>
            <w:bookmarkEnd w:id="1714"/>
            <w:bookmarkEnd w:id="1715"/>
            <w:r w:rsidRPr="00B620DB">
              <w:rPr>
                <w:rStyle w:val="flts1"/>
              </w:rPr>
              <w:t>Truss Design Procedures and Specifications for Light Metal Plate Connected Wood Trusses</w:t>
            </w:r>
            <w:bookmarkStart w:id="1716" w:name="a108584"/>
            <w:bookmarkEnd w:id="1716"/>
          </w:p>
        </w:tc>
        <w:tc>
          <w:tcPr>
            <w:tcW w:w="1524" w:type="pct"/>
            <w:tcBorders>
              <w:top w:val="outset" w:sz="6" w:space="0" w:color="auto"/>
              <w:left w:val="outset" w:sz="6" w:space="0" w:color="auto"/>
              <w:bottom w:val="outset" w:sz="6" w:space="0" w:color="auto"/>
              <w:right w:val="outset" w:sz="6" w:space="0" w:color="auto"/>
            </w:tcBorders>
            <w:hideMark/>
          </w:tcPr>
          <w:p w14:paraId="603D85FD" w14:textId="77777777" w:rsidR="00D45A8C" w:rsidRPr="00B620DB" w:rsidRDefault="00135AFF" w:rsidP="00D45A8C">
            <w:pPr>
              <w:pStyle w:val="12TabHeadBody"/>
            </w:pPr>
            <w:hyperlink r:id="rId1511" w:anchor="es002990" w:history="1">
              <w:r w:rsidR="00D45A8C" w:rsidRPr="00B620DB">
                <w:rPr>
                  <w:rStyle w:val="Hyperlink"/>
                  <w:color w:val="auto"/>
                  <w:szCs w:val="18"/>
                  <w:u w:val="none"/>
                </w:rPr>
                <w:t>9.23.14.11.(1)</w:t>
              </w:r>
            </w:hyperlink>
          </w:p>
        </w:tc>
      </w:tr>
      <w:tr w:rsidR="00D45A8C" w:rsidRPr="00B620DB" w14:paraId="6273EF7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0C2251B" w14:textId="77777777" w:rsidR="00D45A8C" w:rsidRPr="00B620DB" w:rsidRDefault="00D45A8C" w:rsidP="00D45A8C">
            <w:pPr>
              <w:pStyle w:val="12TabHeadBody"/>
            </w:pPr>
            <w:r w:rsidRPr="00B620DB">
              <w:rPr>
                <w:rStyle w:val="flts1"/>
              </w:rPr>
              <w:t>TWC</w:t>
            </w:r>
          </w:p>
        </w:tc>
        <w:tc>
          <w:tcPr>
            <w:tcW w:w="1253" w:type="pct"/>
            <w:tcBorders>
              <w:top w:val="outset" w:sz="6" w:space="0" w:color="auto"/>
              <w:left w:val="outset" w:sz="6" w:space="0" w:color="auto"/>
              <w:bottom w:val="outset" w:sz="6" w:space="0" w:color="auto"/>
              <w:right w:val="outset" w:sz="6" w:space="0" w:color="auto"/>
            </w:tcBorders>
            <w:hideMark/>
          </w:tcPr>
          <w:p w14:paraId="731651B3" w14:textId="77777777" w:rsidR="00D45A8C" w:rsidRPr="00B620DB" w:rsidRDefault="00D45A8C" w:rsidP="00D45A8C">
            <w:pPr>
              <w:pStyle w:val="12TabHeadBody"/>
            </w:pPr>
            <w:r w:rsidRPr="00B620DB">
              <w:rPr>
                <w:rStyle w:val="flts1"/>
              </w:rPr>
              <w:t>1993</w:t>
            </w:r>
          </w:p>
        </w:tc>
        <w:tc>
          <w:tcPr>
            <w:tcW w:w="1641" w:type="pct"/>
            <w:tcBorders>
              <w:top w:val="outset" w:sz="6" w:space="0" w:color="auto"/>
              <w:left w:val="outset" w:sz="6" w:space="0" w:color="auto"/>
              <w:bottom w:val="outset" w:sz="6" w:space="0" w:color="auto"/>
              <w:right w:val="outset" w:sz="6" w:space="0" w:color="auto"/>
            </w:tcBorders>
            <w:hideMark/>
          </w:tcPr>
          <w:p w14:paraId="3A493883" w14:textId="77777777" w:rsidR="00D45A8C" w:rsidRPr="00B620DB" w:rsidRDefault="00D45A8C" w:rsidP="00D45A8C">
            <w:pPr>
              <w:pStyle w:val="12TabHeadBody"/>
            </w:pPr>
            <w:bookmarkStart w:id="1717" w:name="twc_absh"/>
            <w:bookmarkStart w:id="1718" w:name="a108809"/>
            <w:bookmarkEnd w:id="1717"/>
            <w:bookmarkEnd w:id="1718"/>
            <w:r w:rsidRPr="00B620DB">
              <w:rPr>
                <w:rStyle w:val="flts1"/>
              </w:rPr>
              <w:t>Details of Air Barrier Systems for Houses</w:t>
            </w:r>
            <w:bookmarkStart w:id="1719" w:name="a108811"/>
            <w:bookmarkEnd w:id="1719"/>
          </w:p>
        </w:tc>
        <w:tc>
          <w:tcPr>
            <w:tcW w:w="1524" w:type="pct"/>
            <w:tcBorders>
              <w:top w:val="outset" w:sz="6" w:space="0" w:color="auto"/>
              <w:left w:val="outset" w:sz="6" w:space="0" w:color="auto"/>
              <w:bottom w:val="outset" w:sz="6" w:space="0" w:color="auto"/>
              <w:right w:val="outset" w:sz="6" w:space="0" w:color="auto"/>
            </w:tcBorders>
            <w:hideMark/>
          </w:tcPr>
          <w:p w14:paraId="2609D66E" w14:textId="77777777" w:rsidR="00D45A8C" w:rsidRPr="00B620DB" w:rsidRDefault="00135AFF" w:rsidP="00D45A8C">
            <w:pPr>
              <w:pStyle w:val="12TabHeadBody"/>
            </w:pPr>
            <w:hyperlink r:id="rId1512" w:anchor="et000269" w:history="1">
              <w:r w:rsidR="00D45A8C" w:rsidRPr="00B620DB">
                <w:rPr>
                  <w:rStyle w:val="Hyperlink"/>
                  <w:color w:val="auto"/>
                  <w:szCs w:val="18"/>
                  <w:u w:val="none"/>
                </w:rPr>
                <w:t>Table</w:t>
              </w:r>
            </w:hyperlink>
            <w:hyperlink r:id="rId1513" w:anchor="et000269" w:history="1">
              <w:r w:rsidR="00D45A8C" w:rsidRPr="00B620DB">
                <w:rPr>
                  <w:rStyle w:val="Hyperlink"/>
                  <w:color w:val="auto"/>
                  <w:u w:val="none"/>
                </w:rPr>
                <w:t> </w:t>
              </w:r>
            </w:hyperlink>
            <w:hyperlink r:id="rId1514" w:anchor="et000269" w:history="1">
              <w:r w:rsidR="00D45A8C" w:rsidRPr="00B620DB">
                <w:rPr>
                  <w:rStyle w:val="Hyperlink"/>
                  <w:color w:val="auto"/>
                  <w:szCs w:val="18"/>
                  <w:u w:val="none"/>
                </w:rPr>
                <w:t>A-9.25.5.1.(1)</w:t>
              </w:r>
            </w:hyperlink>
          </w:p>
        </w:tc>
      </w:tr>
      <w:tr w:rsidR="00D45A8C" w:rsidRPr="00B620DB" w14:paraId="19F6142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4B64FDF" w14:textId="77777777" w:rsidR="00D45A8C" w:rsidRPr="00B620DB" w:rsidRDefault="00D45A8C" w:rsidP="00D45A8C">
            <w:pPr>
              <w:pStyle w:val="12TabHeadBody"/>
            </w:pPr>
            <w:r w:rsidRPr="00B620DB">
              <w:rPr>
                <w:rStyle w:val="flts1"/>
              </w:rPr>
              <w:t>UL</w:t>
            </w:r>
          </w:p>
        </w:tc>
        <w:tc>
          <w:tcPr>
            <w:tcW w:w="1253" w:type="pct"/>
            <w:tcBorders>
              <w:top w:val="outset" w:sz="6" w:space="0" w:color="auto"/>
              <w:left w:val="outset" w:sz="6" w:space="0" w:color="auto"/>
              <w:bottom w:val="outset" w:sz="6" w:space="0" w:color="auto"/>
              <w:right w:val="outset" w:sz="6" w:space="0" w:color="auto"/>
            </w:tcBorders>
            <w:hideMark/>
          </w:tcPr>
          <w:p w14:paraId="3122D4DC" w14:textId="77777777" w:rsidR="00D45A8C" w:rsidRPr="00B620DB" w:rsidRDefault="00D45A8C" w:rsidP="00D45A8C">
            <w:pPr>
              <w:pStyle w:val="12TabHeadBody"/>
            </w:pPr>
            <w:r w:rsidRPr="00B620DB">
              <w:rPr>
                <w:rStyle w:val="flts1"/>
              </w:rPr>
              <w:t>ANSI/CAN/UL/ULC 300-2019</w:t>
            </w:r>
          </w:p>
        </w:tc>
        <w:tc>
          <w:tcPr>
            <w:tcW w:w="1641" w:type="pct"/>
            <w:tcBorders>
              <w:top w:val="outset" w:sz="6" w:space="0" w:color="auto"/>
              <w:left w:val="outset" w:sz="6" w:space="0" w:color="auto"/>
              <w:bottom w:val="outset" w:sz="6" w:space="0" w:color="auto"/>
              <w:right w:val="outset" w:sz="6" w:space="0" w:color="auto"/>
            </w:tcBorders>
            <w:hideMark/>
          </w:tcPr>
          <w:p w14:paraId="204CD444" w14:textId="77777777" w:rsidR="00D45A8C" w:rsidRPr="00B620DB" w:rsidRDefault="00D45A8C" w:rsidP="00D45A8C">
            <w:pPr>
              <w:pStyle w:val="12TabHeadBody"/>
            </w:pPr>
            <w:bookmarkStart w:id="1720" w:name="ul300"/>
            <w:bookmarkStart w:id="1721" w:name="a108830"/>
            <w:bookmarkEnd w:id="1720"/>
            <w:bookmarkEnd w:id="1721"/>
            <w:r w:rsidRPr="00B620DB">
              <w:rPr>
                <w:rStyle w:val="flts1"/>
              </w:rPr>
              <w:t>Standard for Fire Testing of Fire Extinguishing Systems for Protection of Commercial Cooking Equipment</w:t>
            </w:r>
            <w:bookmarkStart w:id="1722" w:name="a108832"/>
            <w:bookmarkEnd w:id="1722"/>
          </w:p>
        </w:tc>
        <w:tc>
          <w:tcPr>
            <w:tcW w:w="1524" w:type="pct"/>
            <w:tcBorders>
              <w:top w:val="outset" w:sz="6" w:space="0" w:color="auto"/>
              <w:left w:val="outset" w:sz="6" w:space="0" w:color="auto"/>
              <w:bottom w:val="outset" w:sz="6" w:space="0" w:color="auto"/>
              <w:right w:val="outset" w:sz="6" w:space="0" w:color="auto"/>
            </w:tcBorders>
            <w:hideMark/>
          </w:tcPr>
          <w:p w14:paraId="3E77EE19" w14:textId="77777777" w:rsidR="00D45A8C" w:rsidRPr="00B620DB" w:rsidRDefault="00135AFF" w:rsidP="00D45A8C">
            <w:pPr>
              <w:pStyle w:val="12TabHeadBody"/>
            </w:pPr>
            <w:hyperlink r:id="rId1515" w:anchor="es008029" w:history="1">
              <w:r w:rsidR="00D45A8C" w:rsidRPr="00B620DB">
                <w:rPr>
                  <w:rStyle w:val="Hyperlink"/>
                  <w:color w:val="auto"/>
                  <w:szCs w:val="18"/>
                  <w:u w:val="none"/>
                </w:rPr>
                <w:t>6.9.1.3.(1)</w:t>
              </w:r>
            </w:hyperlink>
          </w:p>
        </w:tc>
      </w:tr>
      <w:tr w:rsidR="00D45A8C" w:rsidRPr="00B620DB" w14:paraId="757B60F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0707C5B" w14:textId="77777777" w:rsidR="00D45A8C" w:rsidRPr="00B620DB" w:rsidRDefault="00D45A8C" w:rsidP="00D45A8C">
            <w:pPr>
              <w:pStyle w:val="12TabHeadBody"/>
            </w:pPr>
            <w:r w:rsidRPr="00B620DB">
              <w:rPr>
                <w:rStyle w:val="flts1"/>
              </w:rPr>
              <w:t>UL</w:t>
            </w:r>
          </w:p>
        </w:tc>
        <w:tc>
          <w:tcPr>
            <w:tcW w:w="1253" w:type="pct"/>
            <w:tcBorders>
              <w:top w:val="outset" w:sz="6" w:space="0" w:color="auto"/>
              <w:left w:val="outset" w:sz="6" w:space="0" w:color="auto"/>
              <w:bottom w:val="outset" w:sz="6" w:space="0" w:color="auto"/>
              <w:right w:val="outset" w:sz="6" w:space="0" w:color="auto"/>
            </w:tcBorders>
            <w:hideMark/>
          </w:tcPr>
          <w:p w14:paraId="465F7484" w14:textId="77777777" w:rsidR="00D45A8C" w:rsidRPr="00B620DB" w:rsidRDefault="00D45A8C" w:rsidP="00D45A8C">
            <w:pPr>
              <w:pStyle w:val="12TabHeadBody"/>
            </w:pPr>
            <w:r w:rsidRPr="00B620DB">
              <w:rPr>
                <w:rStyle w:val="flts1"/>
              </w:rPr>
              <w:t>ANSI/UL 1784-2015</w:t>
            </w:r>
          </w:p>
        </w:tc>
        <w:tc>
          <w:tcPr>
            <w:tcW w:w="1641" w:type="pct"/>
            <w:tcBorders>
              <w:top w:val="outset" w:sz="6" w:space="0" w:color="auto"/>
              <w:left w:val="outset" w:sz="6" w:space="0" w:color="auto"/>
              <w:bottom w:val="outset" w:sz="6" w:space="0" w:color="auto"/>
              <w:right w:val="outset" w:sz="6" w:space="0" w:color="auto"/>
            </w:tcBorders>
            <w:hideMark/>
          </w:tcPr>
          <w:p w14:paraId="5705D467" w14:textId="77777777" w:rsidR="00D45A8C" w:rsidRPr="00B620DB" w:rsidRDefault="00D45A8C" w:rsidP="00D45A8C">
            <w:pPr>
              <w:pStyle w:val="12TabHeadBody"/>
            </w:pPr>
            <w:bookmarkStart w:id="1723" w:name="ul1784"/>
            <w:bookmarkStart w:id="1724" w:name="a109057"/>
            <w:bookmarkEnd w:id="1723"/>
            <w:bookmarkEnd w:id="1724"/>
            <w:r w:rsidRPr="00B620DB">
              <w:rPr>
                <w:rStyle w:val="flts1"/>
              </w:rPr>
              <w:t>Standard for Air Leakage Tests of Door Assemblies and Other Opening Protectives</w:t>
            </w:r>
            <w:bookmarkStart w:id="1725" w:name="a109059"/>
            <w:bookmarkEnd w:id="1725"/>
          </w:p>
        </w:tc>
        <w:tc>
          <w:tcPr>
            <w:tcW w:w="1524" w:type="pct"/>
            <w:tcBorders>
              <w:top w:val="outset" w:sz="6" w:space="0" w:color="auto"/>
              <w:left w:val="outset" w:sz="6" w:space="0" w:color="auto"/>
              <w:bottom w:val="outset" w:sz="6" w:space="0" w:color="auto"/>
              <w:right w:val="outset" w:sz="6" w:space="0" w:color="auto"/>
            </w:tcBorders>
            <w:hideMark/>
          </w:tcPr>
          <w:p w14:paraId="15B25534" w14:textId="77777777" w:rsidR="00D45A8C" w:rsidRPr="00B620DB" w:rsidRDefault="00135AFF" w:rsidP="00D45A8C">
            <w:pPr>
              <w:pStyle w:val="12TabHeadBody"/>
            </w:pPr>
            <w:hyperlink r:id="rId1516" w:anchor="es005936" w:history="1">
              <w:r w:rsidR="00D45A8C" w:rsidRPr="00B620DB">
                <w:rPr>
                  <w:rStyle w:val="Hyperlink"/>
                  <w:color w:val="auto"/>
                  <w:szCs w:val="18"/>
                  <w:u w:val="none"/>
                </w:rPr>
                <w:t>3.1.8.4.(4)</w:t>
              </w:r>
            </w:hyperlink>
          </w:p>
        </w:tc>
      </w:tr>
      <w:tr w:rsidR="00D45A8C" w:rsidRPr="00B620DB" w14:paraId="7DFCF31B" w14:textId="77777777" w:rsidTr="00752338">
        <w:trPr>
          <w:ins w:id="1726" w:author="Dang, Tommy HOUS:EX" w:date="2023-05-04T11:10:00Z"/>
        </w:trPr>
        <w:tc>
          <w:tcPr>
            <w:tcW w:w="582" w:type="pct"/>
            <w:tcBorders>
              <w:top w:val="outset" w:sz="6" w:space="0" w:color="auto"/>
              <w:left w:val="outset" w:sz="6" w:space="0" w:color="auto"/>
              <w:bottom w:val="outset" w:sz="6" w:space="0" w:color="auto"/>
              <w:right w:val="outset" w:sz="6" w:space="0" w:color="auto"/>
            </w:tcBorders>
          </w:tcPr>
          <w:p w14:paraId="3AB9A293" w14:textId="25EFD371" w:rsidR="00D45A8C" w:rsidRPr="00B620DB" w:rsidRDefault="00D45A8C" w:rsidP="00D45A8C">
            <w:pPr>
              <w:pStyle w:val="12TabHeadBody"/>
              <w:rPr>
                <w:ins w:id="1727" w:author="Dang, Tommy HOUS:EX" w:date="2023-05-04T11:10:00Z"/>
                <w:rStyle w:val="flts1"/>
              </w:rPr>
            </w:pPr>
            <w:ins w:id="1728" w:author="Dang, Tommy HOUS:EX" w:date="2023-05-04T11:10:00Z">
              <w:r>
                <w:rPr>
                  <w:rStyle w:val="flts1"/>
                </w:rPr>
                <w:t>UL</w:t>
              </w:r>
            </w:ins>
          </w:p>
        </w:tc>
        <w:tc>
          <w:tcPr>
            <w:tcW w:w="1253" w:type="pct"/>
            <w:tcBorders>
              <w:top w:val="outset" w:sz="6" w:space="0" w:color="auto"/>
              <w:left w:val="outset" w:sz="6" w:space="0" w:color="auto"/>
              <w:bottom w:val="outset" w:sz="6" w:space="0" w:color="auto"/>
              <w:right w:val="outset" w:sz="6" w:space="0" w:color="auto"/>
            </w:tcBorders>
          </w:tcPr>
          <w:p w14:paraId="7E9EAF40" w14:textId="37ED4CF7" w:rsidR="00D45A8C" w:rsidRPr="00B620DB" w:rsidRDefault="00D45A8C" w:rsidP="00D45A8C">
            <w:pPr>
              <w:pStyle w:val="12TabHeadBody"/>
              <w:rPr>
                <w:ins w:id="1729" w:author="Dang, Tommy HOUS:EX" w:date="2023-05-04T11:10:00Z"/>
                <w:rStyle w:val="flts1"/>
              </w:rPr>
            </w:pPr>
            <w:ins w:id="1730" w:author="Dang, Tommy HOUS:EX" w:date="2023-05-04T11:10:00Z">
              <w:r>
                <w:rPr>
                  <w:rStyle w:val="flts1"/>
                </w:rPr>
                <w:t>2034-2008</w:t>
              </w:r>
            </w:ins>
          </w:p>
        </w:tc>
        <w:tc>
          <w:tcPr>
            <w:tcW w:w="1641" w:type="pct"/>
            <w:tcBorders>
              <w:top w:val="outset" w:sz="6" w:space="0" w:color="auto"/>
              <w:left w:val="outset" w:sz="6" w:space="0" w:color="auto"/>
              <w:bottom w:val="outset" w:sz="6" w:space="0" w:color="auto"/>
              <w:right w:val="outset" w:sz="6" w:space="0" w:color="auto"/>
            </w:tcBorders>
          </w:tcPr>
          <w:p w14:paraId="28B61FE4" w14:textId="54ACD5E1" w:rsidR="00D45A8C" w:rsidRPr="00B620DB" w:rsidRDefault="00D45A8C" w:rsidP="00D45A8C">
            <w:pPr>
              <w:pStyle w:val="12TabHeadBody"/>
              <w:rPr>
                <w:ins w:id="1731" w:author="Dang, Tommy HOUS:EX" w:date="2023-05-04T11:10:00Z"/>
                <w:rStyle w:val="flts1"/>
              </w:rPr>
            </w:pPr>
            <w:ins w:id="1732" w:author="Dang, Tommy HOUS:EX" w:date="2023-05-04T11:10:00Z">
              <w:r>
                <w:rPr>
                  <w:rStyle w:val="flts1"/>
                </w:rPr>
                <w:t>Standard for Single and Multiple Station Carbon Monoxide Alarms</w:t>
              </w:r>
            </w:ins>
          </w:p>
        </w:tc>
        <w:tc>
          <w:tcPr>
            <w:tcW w:w="1524" w:type="pct"/>
            <w:tcBorders>
              <w:top w:val="outset" w:sz="6" w:space="0" w:color="auto"/>
              <w:left w:val="outset" w:sz="6" w:space="0" w:color="auto"/>
              <w:bottom w:val="outset" w:sz="6" w:space="0" w:color="auto"/>
              <w:right w:val="outset" w:sz="6" w:space="0" w:color="auto"/>
            </w:tcBorders>
          </w:tcPr>
          <w:p w14:paraId="385A7002" w14:textId="77777777" w:rsidR="00D45A8C" w:rsidRDefault="00D45A8C" w:rsidP="00D45A8C">
            <w:pPr>
              <w:pStyle w:val="12TabHeadBody"/>
              <w:rPr>
                <w:ins w:id="1733" w:author="Chase, Andy HOUS:EX" w:date="2023-08-24T16:01:00Z"/>
              </w:rPr>
            </w:pPr>
            <w:ins w:id="1734" w:author="Dang, Tommy HOUS:EX" w:date="2023-05-04T11:12:00Z">
              <w:r>
                <w:t>6.9.3.1.(6)</w:t>
              </w:r>
            </w:ins>
          </w:p>
          <w:p w14:paraId="6DF22832" w14:textId="5625082C" w:rsidR="00F7521C" w:rsidRDefault="00F7521C" w:rsidP="00D45A8C">
            <w:pPr>
              <w:pStyle w:val="12TabHeadBody"/>
              <w:rPr>
                <w:ins w:id="1735" w:author="Dang, Tommy HOUS:EX" w:date="2023-05-04T11:10:00Z"/>
              </w:rPr>
            </w:pPr>
            <w:ins w:id="1736" w:author="Chase, Andy HOUS:EX" w:date="2023-08-24T16:01:00Z">
              <w:r>
                <w:t>9.32.4.2.(8)</w:t>
              </w:r>
            </w:ins>
          </w:p>
        </w:tc>
      </w:tr>
      <w:tr w:rsidR="00D45A8C" w:rsidRPr="00B620DB" w14:paraId="5E30144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942C81B"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2038375" w14:textId="77777777" w:rsidR="00D45A8C" w:rsidRPr="00B620DB" w:rsidRDefault="00D45A8C" w:rsidP="00D45A8C">
            <w:pPr>
              <w:pStyle w:val="12TabHeadBody"/>
            </w:pPr>
            <w:r w:rsidRPr="00B620DB">
              <w:rPr>
                <w:rStyle w:val="flts1"/>
              </w:rPr>
              <w:t>CAN/ULC-S101-14</w:t>
            </w:r>
          </w:p>
        </w:tc>
        <w:tc>
          <w:tcPr>
            <w:tcW w:w="1641" w:type="pct"/>
            <w:tcBorders>
              <w:top w:val="outset" w:sz="6" w:space="0" w:color="auto"/>
              <w:left w:val="outset" w:sz="6" w:space="0" w:color="auto"/>
              <w:bottom w:val="outset" w:sz="6" w:space="0" w:color="auto"/>
              <w:right w:val="outset" w:sz="6" w:space="0" w:color="auto"/>
            </w:tcBorders>
            <w:hideMark/>
          </w:tcPr>
          <w:p w14:paraId="4BD6FC90" w14:textId="77777777" w:rsidR="00D45A8C" w:rsidRPr="00B620DB" w:rsidRDefault="00D45A8C" w:rsidP="00D45A8C">
            <w:pPr>
              <w:pStyle w:val="12TabHeadBody"/>
            </w:pPr>
            <w:bookmarkStart w:id="1737" w:name="ulcs101"/>
            <w:bookmarkStart w:id="1738" w:name="a109078"/>
            <w:bookmarkEnd w:id="1737"/>
            <w:bookmarkEnd w:id="1738"/>
            <w:r w:rsidRPr="00B620DB">
              <w:rPr>
                <w:rStyle w:val="flts1"/>
              </w:rPr>
              <w:t>Standard Method of Fire Endurance Tests of Building Construction and Materials</w:t>
            </w:r>
            <w:bookmarkStart w:id="1739" w:name="a109080"/>
            <w:bookmarkEnd w:id="1739"/>
          </w:p>
        </w:tc>
        <w:tc>
          <w:tcPr>
            <w:tcW w:w="1524" w:type="pct"/>
            <w:tcBorders>
              <w:top w:val="outset" w:sz="6" w:space="0" w:color="auto"/>
              <w:left w:val="outset" w:sz="6" w:space="0" w:color="auto"/>
              <w:bottom w:val="outset" w:sz="6" w:space="0" w:color="auto"/>
              <w:right w:val="outset" w:sz="6" w:space="0" w:color="auto"/>
            </w:tcBorders>
            <w:hideMark/>
          </w:tcPr>
          <w:p w14:paraId="11A41115" w14:textId="50FA0BBB" w:rsidR="00D45A8C" w:rsidRPr="00B620DB" w:rsidRDefault="00135AFF" w:rsidP="00D45A8C">
            <w:pPr>
              <w:pStyle w:val="12TabHeadBody"/>
            </w:pPr>
            <w:hyperlink r:id="rId1517" w:anchor="es005925" w:history="1">
              <w:r w:rsidR="00D45A8C" w:rsidRPr="00B620DB">
                <w:rPr>
                  <w:rStyle w:val="Hyperlink"/>
                  <w:color w:val="auto"/>
                  <w:szCs w:val="18"/>
                  <w:u w:val="none"/>
                </w:rPr>
                <w:t>3.1.5.7.(2)</w:t>
              </w:r>
            </w:hyperlink>
            <w:r w:rsidR="00D45A8C" w:rsidRPr="00B620DB">
              <w:br/>
            </w:r>
            <w:hyperlink r:id="rId1518" w:anchor="es000212" w:history="1">
              <w:r w:rsidR="00D45A8C" w:rsidRPr="00B620DB">
                <w:rPr>
                  <w:rStyle w:val="Hyperlink"/>
                  <w:color w:val="auto"/>
                  <w:szCs w:val="18"/>
                  <w:u w:val="none"/>
                </w:rPr>
                <w:t>3.1.5.14.(5)</w:t>
              </w:r>
            </w:hyperlink>
            <w:r w:rsidR="00D45A8C" w:rsidRPr="00B620DB">
              <w:br/>
            </w:r>
            <w:hyperlink r:id="rId1519" w:anchor="es000213" w:history="1">
              <w:r w:rsidR="00D45A8C" w:rsidRPr="00B620DB">
                <w:rPr>
                  <w:rStyle w:val="Hyperlink"/>
                  <w:color w:val="auto"/>
                  <w:szCs w:val="18"/>
                  <w:u w:val="none"/>
                </w:rPr>
                <w:t>3.1.5.14.(6)</w:t>
              </w:r>
            </w:hyperlink>
            <w:r w:rsidR="00D45A8C" w:rsidRPr="00B620DB">
              <w:br/>
            </w:r>
            <w:hyperlink r:id="rId1520" w:anchor="es005931" w:history="1">
              <w:r w:rsidR="00D45A8C" w:rsidRPr="00B620DB">
                <w:rPr>
                  <w:rStyle w:val="Hyperlink"/>
                  <w:color w:val="auto"/>
                  <w:szCs w:val="18"/>
                  <w:u w:val="none"/>
                </w:rPr>
                <w:t>3.1.5.15.(3)</w:t>
              </w:r>
            </w:hyperlink>
            <w:r w:rsidR="00D45A8C" w:rsidRPr="00B620DB">
              <w:br/>
            </w:r>
            <w:hyperlink r:id="rId1521" w:anchor="es005932" w:history="1">
              <w:r w:rsidR="00D45A8C" w:rsidRPr="00B620DB">
                <w:rPr>
                  <w:rStyle w:val="Hyperlink"/>
                  <w:color w:val="auto"/>
                  <w:szCs w:val="18"/>
                  <w:u w:val="none"/>
                </w:rPr>
                <w:t>3.1.5.15.(4)</w:t>
              </w:r>
            </w:hyperlink>
            <w:r w:rsidR="00D45A8C" w:rsidRPr="00B620DB">
              <w:br/>
            </w:r>
            <w:hyperlink r:id="rId1522" w:anchor="es000241" w:history="1">
              <w:r w:rsidR="00D45A8C" w:rsidRPr="00B620DB">
                <w:rPr>
                  <w:rStyle w:val="Hyperlink"/>
                  <w:color w:val="auto"/>
                  <w:szCs w:val="18"/>
                  <w:u w:val="none"/>
                </w:rPr>
                <w:t>3.1.7.1.(1)</w:t>
              </w:r>
            </w:hyperlink>
            <w:r w:rsidR="00D45A8C" w:rsidRPr="00B620DB">
              <w:br/>
            </w:r>
            <w:hyperlink r:id="rId1523" w:anchor="es000335" w:history="1">
              <w:r w:rsidR="00D45A8C" w:rsidRPr="00B620DB">
                <w:rPr>
                  <w:rStyle w:val="Hyperlink"/>
                  <w:color w:val="auto"/>
                  <w:szCs w:val="18"/>
                  <w:u w:val="none"/>
                </w:rPr>
                <w:t>3.1.11.7.(1)</w:t>
              </w:r>
            </w:hyperlink>
            <w:r w:rsidR="00D45A8C" w:rsidRPr="00B620DB">
              <w:br/>
            </w:r>
            <w:hyperlink r:id="rId1524" w:anchor="es007646" w:history="1">
              <w:r w:rsidR="00D45A8C" w:rsidRPr="00B620DB">
                <w:rPr>
                  <w:rStyle w:val="Hyperlink"/>
                  <w:color w:val="auto"/>
                  <w:szCs w:val="18"/>
                  <w:u w:val="none"/>
                </w:rPr>
                <w:t>3.2.3.8.(1)</w:t>
              </w:r>
            </w:hyperlink>
            <w:r w:rsidR="00D45A8C" w:rsidRPr="00B620DB">
              <w:br/>
            </w:r>
            <w:hyperlink r:id="rId1525" w:anchor="en000029" w:history="1">
              <w:r w:rsidR="00D45A8C" w:rsidRPr="00B620DB">
                <w:rPr>
                  <w:rStyle w:val="Hyperlink"/>
                  <w:color w:val="auto"/>
                  <w:szCs w:val="18"/>
                  <w:u w:val="none"/>
                </w:rPr>
                <w:t>A-3.1.5.14.(5)(d)</w:t>
              </w:r>
            </w:hyperlink>
            <w:r w:rsidR="00D45A8C" w:rsidRPr="00B620DB">
              <w:br/>
            </w:r>
            <w:hyperlink r:id="rId1526" w:anchor="es016037" w:history="1">
              <w:r w:rsidR="00D45A8C" w:rsidRPr="00B620DB">
                <w:rPr>
                  <w:rStyle w:val="Hyperlink"/>
                  <w:color w:val="auto"/>
                  <w:szCs w:val="18"/>
                  <w:u w:val="none"/>
                </w:rPr>
                <w:t>9.10.16.3.(1)</w:t>
              </w:r>
            </w:hyperlink>
            <w:r w:rsidR="00D45A8C" w:rsidRPr="00B620DB">
              <w:br/>
            </w:r>
            <w:hyperlink r:id="rId1527" w:anchor="et000456" w:history="1">
              <w:r w:rsidR="00D45A8C" w:rsidRPr="00B620DB">
                <w:rPr>
                  <w:rStyle w:val="Hyperlink"/>
                  <w:color w:val="auto"/>
                  <w:szCs w:val="18"/>
                  <w:u w:val="none"/>
                </w:rPr>
                <w:t>Table</w:t>
              </w:r>
            </w:hyperlink>
            <w:hyperlink r:id="rId1528" w:anchor="et000456" w:history="1">
              <w:r w:rsidR="00D45A8C" w:rsidRPr="00B620DB">
                <w:rPr>
                  <w:rStyle w:val="Hyperlink"/>
                  <w:color w:val="auto"/>
                  <w:u w:val="none"/>
                </w:rPr>
                <w:t> </w:t>
              </w:r>
            </w:hyperlink>
            <w:hyperlink r:id="rId1529" w:anchor="et000456" w:history="1">
              <w:r w:rsidR="00D45A8C" w:rsidRPr="00B620DB">
                <w:rPr>
                  <w:rStyle w:val="Hyperlink"/>
                  <w:color w:val="auto"/>
                  <w:szCs w:val="18"/>
                  <w:u w:val="none"/>
                </w:rPr>
                <w:t>9.10.3.1.-B</w:t>
              </w:r>
            </w:hyperlink>
          </w:p>
        </w:tc>
      </w:tr>
      <w:tr w:rsidR="00D45A8C" w:rsidRPr="00B620DB" w14:paraId="25B3A94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865309"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D2C7469" w14:textId="77777777" w:rsidR="00D45A8C" w:rsidRPr="00B620DB" w:rsidRDefault="00D45A8C" w:rsidP="00D45A8C">
            <w:pPr>
              <w:pStyle w:val="12TabHeadBody"/>
            </w:pPr>
            <w:r w:rsidRPr="00B620DB">
              <w:rPr>
                <w:rStyle w:val="flts1"/>
              </w:rPr>
              <w:t>CAN/ULC-S102-10</w:t>
            </w:r>
          </w:p>
        </w:tc>
        <w:tc>
          <w:tcPr>
            <w:tcW w:w="1641" w:type="pct"/>
            <w:tcBorders>
              <w:top w:val="outset" w:sz="6" w:space="0" w:color="auto"/>
              <w:left w:val="outset" w:sz="6" w:space="0" w:color="auto"/>
              <w:bottom w:val="outset" w:sz="6" w:space="0" w:color="auto"/>
              <w:right w:val="outset" w:sz="6" w:space="0" w:color="auto"/>
            </w:tcBorders>
            <w:hideMark/>
          </w:tcPr>
          <w:p w14:paraId="6D7AA899" w14:textId="77777777" w:rsidR="00D45A8C" w:rsidRPr="00B620DB" w:rsidRDefault="00D45A8C" w:rsidP="00D45A8C">
            <w:pPr>
              <w:pStyle w:val="12TabHeadBody"/>
            </w:pPr>
            <w:bookmarkStart w:id="1740" w:name="ulcs102"/>
            <w:bookmarkStart w:id="1741" w:name="a109329"/>
            <w:bookmarkEnd w:id="1740"/>
            <w:bookmarkEnd w:id="1741"/>
            <w:r w:rsidRPr="00B620DB">
              <w:rPr>
                <w:rStyle w:val="flts1"/>
              </w:rPr>
              <w:t>Standard Method of Test for Surface Burning Characteristics of Building Materials and Assemblies</w:t>
            </w:r>
            <w:bookmarkStart w:id="1742" w:name="a109331"/>
            <w:bookmarkEnd w:id="1742"/>
          </w:p>
        </w:tc>
        <w:tc>
          <w:tcPr>
            <w:tcW w:w="1524" w:type="pct"/>
            <w:tcBorders>
              <w:top w:val="outset" w:sz="6" w:space="0" w:color="auto"/>
              <w:left w:val="outset" w:sz="6" w:space="0" w:color="auto"/>
              <w:bottom w:val="outset" w:sz="6" w:space="0" w:color="auto"/>
              <w:right w:val="outset" w:sz="6" w:space="0" w:color="auto"/>
            </w:tcBorders>
            <w:hideMark/>
          </w:tcPr>
          <w:p w14:paraId="15A2E83A" w14:textId="77777777" w:rsidR="00D45A8C" w:rsidRPr="00B620DB" w:rsidRDefault="00135AFF" w:rsidP="00D45A8C">
            <w:pPr>
              <w:pStyle w:val="12TabHeadBody"/>
            </w:pPr>
            <w:hyperlink r:id="rId1530" w:anchor="es007614" w:history="1">
              <w:r w:rsidR="00D45A8C" w:rsidRPr="00B620DB">
                <w:rPr>
                  <w:rStyle w:val="Hyperlink"/>
                  <w:color w:val="auto"/>
                  <w:szCs w:val="18"/>
                  <w:u w:val="none"/>
                </w:rPr>
                <w:t>3.1.5.24.(1)</w:t>
              </w:r>
            </w:hyperlink>
            <w:r w:rsidR="00D45A8C" w:rsidRPr="00B620DB">
              <w:br/>
            </w:r>
            <w:hyperlink r:id="rId1531" w:anchor="es000341" w:history="1">
              <w:r w:rsidR="00D45A8C" w:rsidRPr="00B620DB">
                <w:rPr>
                  <w:rStyle w:val="Hyperlink"/>
                  <w:color w:val="auto"/>
                  <w:szCs w:val="18"/>
                  <w:u w:val="none"/>
                </w:rPr>
                <w:t>3.1.12.1.(1)</w:t>
              </w:r>
            </w:hyperlink>
            <w:r w:rsidR="00D45A8C" w:rsidRPr="00B620DB">
              <w:br/>
            </w:r>
            <w:hyperlink r:id="rId1532" w:anchor="et001042" w:history="1">
              <w:r w:rsidR="00D45A8C" w:rsidRPr="00B620DB">
                <w:rPr>
                  <w:rStyle w:val="Hyperlink"/>
                  <w:color w:val="auto"/>
                  <w:szCs w:val="18"/>
                  <w:u w:val="none"/>
                </w:rPr>
                <w:t>Table</w:t>
              </w:r>
            </w:hyperlink>
            <w:hyperlink r:id="rId1533" w:anchor="et001042" w:history="1">
              <w:r w:rsidR="00D45A8C" w:rsidRPr="00B620DB">
                <w:rPr>
                  <w:rStyle w:val="Hyperlink"/>
                  <w:color w:val="auto"/>
                  <w:u w:val="none"/>
                </w:rPr>
                <w:t> </w:t>
              </w:r>
            </w:hyperlink>
            <w:hyperlink r:id="rId1534" w:anchor="et001042" w:history="1">
              <w:r w:rsidR="00D45A8C" w:rsidRPr="00B620DB">
                <w:rPr>
                  <w:rStyle w:val="Hyperlink"/>
                  <w:color w:val="auto"/>
                  <w:szCs w:val="18"/>
                  <w:u w:val="none"/>
                </w:rPr>
                <w:t>5.9.1.1.</w:t>
              </w:r>
            </w:hyperlink>
            <w:r w:rsidR="00D45A8C" w:rsidRPr="00B620DB">
              <w:br/>
            </w:r>
            <w:hyperlink r:id="rId1535" w:anchor="et001065" w:history="1">
              <w:r w:rsidR="00D45A8C" w:rsidRPr="00B620DB">
                <w:rPr>
                  <w:rStyle w:val="Hyperlink"/>
                  <w:color w:val="auto"/>
                  <w:szCs w:val="18"/>
                  <w:u w:val="none"/>
                </w:rPr>
                <w:t>Table</w:t>
              </w:r>
            </w:hyperlink>
            <w:hyperlink r:id="rId1536" w:anchor="et001065" w:history="1">
              <w:r w:rsidR="00D45A8C" w:rsidRPr="00B620DB">
                <w:rPr>
                  <w:rStyle w:val="Hyperlink"/>
                  <w:color w:val="auto"/>
                  <w:u w:val="none"/>
                </w:rPr>
                <w:t> </w:t>
              </w:r>
            </w:hyperlink>
            <w:hyperlink r:id="rId1537" w:anchor="et001065" w:history="1">
              <w:r w:rsidR="00D45A8C" w:rsidRPr="00B620DB">
                <w:rPr>
                  <w:rStyle w:val="Hyperlink"/>
                  <w:color w:val="auto"/>
                  <w:szCs w:val="18"/>
                  <w:u w:val="none"/>
                </w:rPr>
                <w:t>9.23.17.2.-A</w:t>
              </w:r>
            </w:hyperlink>
            <w:r w:rsidR="00D45A8C" w:rsidRPr="00B620DB">
              <w:br/>
            </w:r>
            <w:hyperlink r:id="rId1538" w:anchor="es008496" w:history="1">
              <w:r w:rsidR="00D45A8C" w:rsidRPr="00B620DB">
                <w:rPr>
                  <w:rStyle w:val="Hyperlink"/>
                  <w:color w:val="auto"/>
                  <w:szCs w:val="18"/>
                  <w:u w:val="none"/>
                </w:rPr>
                <w:t>9.29.5.2.(1)</w:t>
              </w:r>
            </w:hyperlink>
          </w:p>
        </w:tc>
      </w:tr>
      <w:tr w:rsidR="00D45A8C" w:rsidRPr="00B620DB" w14:paraId="07446CA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870CE38" w14:textId="77777777" w:rsidR="00D45A8C" w:rsidRPr="00B620DB" w:rsidRDefault="00D45A8C" w:rsidP="00D45A8C">
            <w:pPr>
              <w:pStyle w:val="12TabHeadBody"/>
            </w:pPr>
            <w:r w:rsidRPr="00B620DB">
              <w:rPr>
                <w:rStyle w:val="flts1"/>
              </w:rPr>
              <w:lastRenderedPageBreak/>
              <w:t>ULC</w:t>
            </w:r>
          </w:p>
        </w:tc>
        <w:tc>
          <w:tcPr>
            <w:tcW w:w="1253" w:type="pct"/>
            <w:tcBorders>
              <w:top w:val="outset" w:sz="6" w:space="0" w:color="auto"/>
              <w:left w:val="outset" w:sz="6" w:space="0" w:color="auto"/>
              <w:bottom w:val="outset" w:sz="6" w:space="0" w:color="auto"/>
              <w:right w:val="outset" w:sz="6" w:space="0" w:color="auto"/>
            </w:tcBorders>
            <w:hideMark/>
          </w:tcPr>
          <w:p w14:paraId="1AA42F9C" w14:textId="77777777" w:rsidR="00D45A8C" w:rsidRPr="00B620DB" w:rsidRDefault="00D45A8C" w:rsidP="00D45A8C">
            <w:pPr>
              <w:pStyle w:val="12TabHeadBody"/>
            </w:pPr>
            <w:r w:rsidRPr="00B620DB">
              <w:rPr>
                <w:rStyle w:val="flts1"/>
              </w:rPr>
              <w:t>CAN/ULC-S102.2:2018</w:t>
            </w:r>
          </w:p>
        </w:tc>
        <w:tc>
          <w:tcPr>
            <w:tcW w:w="1641" w:type="pct"/>
            <w:tcBorders>
              <w:top w:val="outset" w:sz="6" w:space="0" w:color="auto"/>
              <w:left w:val="outset" w:sz="6" w:space="0" w:color="auto"/>
              <w:bottom w:val="outset" w:sz="6" w:space="0" w:color="auto"/>
              <w:right w:val="outset" w:sz="6" w:space="0" w:color="auto"/>
            </w:tcBorders>
            <w:hideMark/>
          </w:tcPr>
          <w:p w14:paraId="27C3317D" w14:textId="77777777" w:rsidR="00D45A8C" w:rsidRPr="00B620DB" w:rsidRDefault="00D45A8C" w:rsidP="00D45A8C">
            <w:pPr>
              <w:pStyle w:val="12TabHeadBody"/>
            </w:pPr>
            <w:bookmarkStart w:id="1743" w:name="ulcs102.2"/>
            <w:bookmarkStart w:id="1744" w:name="a109358"/>
            <w:bookmarkEnd w:id="1743"/>
            <w:bookmarkEnd w:id="1744"/>
            <w:r w:rsidRPr="00B620DB">
              <w:rPr>
                <w:rStyle w:val="flts1"/>
              </w:rPr>
              <w:t>Standard Method of Test for Surface Burning Characteristics of Flooring, Floor Coverings, and Miscellaneous Materials and Assemblies</w:t>
            </w:r>
            <w:bookmarkStart w:id="1745" w:name="a109360"/>
            <w:bookmarkEnd w:id="1745"/>
          </w:p>
        </w:tc>
        <w:tc>
          <w:tcPr>
            <w:tcW w:w="1524" w:type="pct"/>
            <w:tcBorders>
              <w:top w:val="outset" w:sz="6" w:space="0" w:color="auto"/>
              <w:left w:val="outset" w:sz="6" w:space="0" w:color="auto"/>
              <w:bottom w:val="outset" w:sz="6" w:space="0" w:color="auto"/>
              <w:right w:val="outset" w:sz="6" w:space="0" w:color="auto"/>
            </w:tcBorders>
            <w:hideMark/>
          </w:tcPr>
          <w:p w14:paraId="064E5CA2" w14:textId="77777777" w:rsidR="00D45A8C" w:rsidRPr="00B620DB" w:rsidRDefault="00135AFF" w:rsidP="00D45A8C">
            <w:pPr>
              <w:pStyle w:val="12TabHeadBody"/>
            </w:pPr>
            <w:hyperlink r:id="rId1539" w:anchor="es000342" w:history="1">
              <w:r w:rsidR="00D45A8C" w:rsidRPr="00B620DB">
                <w:rPr>
                  <w:rStyle w:val="Hyperlink"/>
                  <w:color w:val="auto"/>
                  <w:szCs w:val="18"/>
                  <w:u w:val="none"/>
                </w:rPr>
                <w:t>3.1.12.1.(2)</w:t>
              </w:r>
            </w:hyperlink>
            <w:r w:rsidR="00D45A8C" w:rsidRPr="00B620DB">
              <w:br/>
            </w:r>
            <w:hyperlink r:id="rId1540" w:anchor="es000351" w:history="1">
              <w:r w:rsidR="00D45A8C" w:rsidRPr="00B620DB">
                <w:rPr>
                  <w:rStyle w:val="Hyperlink"/>
                  <w:color w:val="auto"/>
                  <w:szCs w:val="18"/>
                  <w:u w:val="none"/>
                </w:rPr>
                <w:t>3.1.13.4.(1)</w:t>
              </w:r>
            </w:hyperlink>
            <w:r w:rsidR="00D45A8C" w:rsidRPr="00B620DB">
              <w:br/>
            </w:r>
            <w:hyperlink r:id="rId1541" w:anchor="es013812" w:history="1">
              <w:r w:rsidR="00D45A8C" w:rsidRPr="00B620DB">
                <w:rPr>
                  <w:rStyle w:val="Hyperlink"/>
                  <w:color w:val="auto"/>
                  <w:szCs w:val="18"/>
                  <w:u w:val="none"/>
                </w:rPr>
                <w:t>9.27.12.1.(4)</w:t>
              </w:r>
            </w:hyperlink>
            <w:r w:rsidR="00D45A8C" w:rsidRPr="00B620DB">
              <w:br/>
            </w:r>
            <w:hyperlink r:id="rId1542" w:anchor="es013813" w:history="1">
              <w:r w:rsidR="00D45A8C" w:rsidRPr="00B620DB">
                <w:rPr>
                  <w:rStyle w:val="Hyperlink"/>
                  <w:color w:val="auto"/>
                  <w:szCs w:val="18"/>
                  <w:u w:val="none"/>
                </w:rPr>
                <w:t>9.27.13.1.(2)</w:t>
              </w:r>
            </w:hyperlink>
          </w:p>
        </w:tc>
      </w:tr>
      <w:tr w:rsidR="00D45A8C" w:rsidRPr="00B620DB" w14:paraId="757A54E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707EB52"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5DBA7A5" w14:textId="77777777" w:rsidR="00D45A8C" w:rsidRPr="00B620DB" w:rsidRDefault="00D45A8C" w:rsidP="00D45A8C">
            <w:pPr>
              <w:pStyle w:val="12TabHeadBody"/>
            </w:pPr>
            <w:r w:rsidRPr="00B620DB">
              <w:rPr>
                <w:rStyle w:val="flts1"/>
              </w:rPr>
              <w:t>CAN/ULC-S102.3:2018</w:t>
            </w:r>
          </w:p>
        </w:tc>
        <w:tc>
          <w:tcPr>
            <w:tcW w:w="1641" w:type="pct"/>
            <w:tcBorders>
              <w:top w:val="outset" w:sz="6" w:space="0" w:color="auto"/>
              <w:left w:val="outset" w:sz="6" w:space="0" w:color="auto"/>
              <w:bottom w:val="outset" w:sz="6" w:space="0" w:color="auto"/>
              <w:right w:val="outset" w:sz="6" w:space="0" w:color="auto"/>
            </w:tcBorders>
            <w:hideMark/>
          </w:tcPr>
          <w:p w14:paraId="46BB2C46" w14:textId="77777777" w:rsidR="00D45A8C" w:rsidRPr="00B620DB" w:rsidRDefault="00D45A8C" w:rsidP="00D45A8C">
            <w:pPr>
              <w:pStyle w:val="12TabHeadBody"/>
            </w:pPr>
            <w:bookmarkStart w:id="1746" w:name="ulcs102.3"/>
            <w:bookmarkStart w:id="1747" w:name="a109591"/>
            <w:bookmarkEnd w:id="1746"/>
            <w:bookmarkEnd w:id="1747"/>
            <w:r w:rsidRPr="00B620DB">
              <w:rPr>
                <w:rStyle w:val="flts1"/>
              </w:rPr>
              <w:t>Standard Method of Fire Test of Light Diffusers and Lenses</w:t>
            </w:r>
            <w:bookmarkStart w:id="1748" w:name="a109593"/>
            <w:bookmarkEnd w:id="1748"/>
          </w:p>
        </w:tc>
        <w:tc>
          <w:tcPr>
            <w:tcW w:w="1524" w:type="pct"/>
            <w:tcBorders>
              <w:top w:val="outset" w:sz="6" w:space="0" w:color="auto"/>
              <w:left w:val="outset" w:sz="6" w:space="0" w:color="auto"/>
              <w:bottom w:val="outset" w:sz="6" w:space="0" w:color="auto"/>
              <w:right w:val="outset" w:sz="6" w:space="0" w:color="auto"/>
            </w:tcBorders>
            <w:hideMark/>
          </w:tcPr>
          <w:p w14:paraId="159E5046" w14:textId="77777777" w:rsidR="00D45A8C" w:rsidRPr="00B620DB" w:rsidRDefault="00135AFF" w:rsidP="00D45A8C">
            <w:pPr>
              <w:pStyle w:val="12TabHeadBody"/>
            </w:pPr>
            <w:hyperlink r:id="rId1543" w:anchor="es000351" w:history="1">
              <w:r w:rsidR="00D45A8C" w:rsidRPr="00B620DB">
                <w:rPr>
                  <w:rStyle w:val="Hyperlink"/>
                  <w:color w:val="auto"/>
                  <w:szCs w:val="18"/>
                  <w:u w:val="none"/>
                </w:rPr>
                <w:t>3.1.13.4.(1)</w:t>
              </w:r>
            </w:hyperlink>
          </w:p>
        </w:tc>
      </w:tr>
      <w:tr w:rsidR="00D45A8C" w:rsidRPr="00B620DB" w14:paraId="611EEDE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118536C"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D453BE9" w14:textId="77777777" w:rsidR="00D45A8C" w:rsidRPr="00B620DB" w:rsidRDefault="00D45A8C" w:rsidP="00D45A8C">
            <w:pPr>
              <w:pStyle w:val="12TabHeadBody"/>
            </w:pPr>
            <w:r w:rsidRPr="00B620DB">
              <w:rPr>
                <w:rStyle w:val="flts1"/>
              </w:rPr>
              <w:t>CAN/ULC-S102.4:2017</w:t>
            </w:r>
          </w:p>
        </w:tc>
        <w:tc>
          <w:tcPr>
            <w:tcW w:w="1641" w:type="pct"/>
            <w:tcBorders>
              <w:top w:val="outset" w:sz="6" w:space="0" w:color="auto"/>
              <w:left w:val="outset" w:sz="6" w:space="0" w:color="auto"/>
              <w:bottom w:val="outset" w:sz="6" w:space="0" w:color="auto"/>
              <w:right w:val="outset" w:sz="6" w:space="0" w:color="auto"/>
            </w:tcBorders>
            <w:hideMark/>
          </w:tcPr>
          <w:p w14:paraId="74184636" w14:textId="77777777" w:rsidR="00D45A8C" w:rsidRPr="00B620DB" w:rsidRDefault="00D45A8C" w:rsidP="00D45A8C">
            <w:pPr>
              <w:pStyle w:val="12TabHeadBody"/>
            </w:pPr>
            <w:bookmarkStart w:id="1749" w:name="ulcs102.4"/>
            <w:bookmarkStart w:id="1750" w:name="a109612"/>
            <w:bookmarkEnd w:id="1749"/>
            <w:bookmarkEnd w:id="1750"/>
            <w:r w:rsidRPr="00B620DB">
              <w:rPr>
                <w:rStyle w:val="flts1"/>
              </w:rPr>
              <w:t>Standard Method of Test for Fire and Smoke Characteristics of Electrical Wiring, Cables and Non-Metallic Raceways</w:t>
            </w:r>
            <w:bookmarkStart w:id="1751" w:name="a109614"/>
            <w:bookmarkEnd w:id="1751"/>
          </w:p>
        </w:tc>
        <w:tc>
          <w:tcPr>
            <w:tcW w:w="1524" w:type="pct"/>
            <w:tcBorders>
              <w:top w:val="outset" w:sz="6" w:space="0" w:color="auto"/>
              <w:left w:val="outset" w:sz="6" w:space="0" w:color="auto"/>
              <w:bottom w:val="outset" w:sz="6" w:space="0" w:color="auto"/>
              <w:right w:val="outset" w:sz="6" w:space="0" w:color="auto"/>
            </w:tcBorders>
            <w:hideMark/>
          </w:tcPr>
          <w:p w14:paraId="624A8D63" w14:textId="77777777" w:rsidR="00D45A8C" w:rsidRPr="00B620DB" w:rsidRDefault="00135AFF" w:rsidP="00D45A8C">
            <w:pPr>
              <w:pStyle w:val="12TabHeadBody"/>
            </w:pPr>
            <w:hyperlink r:id="rId1544" w:anchor="es016097" w:history="1">
              <w:r w:rsidR="00D45A8C" w:rsidRPr="00B620DB">
                <w:rPr>
                  <w:rStyle w:val="Hyperlink"/>
                  <w:color w:val="auto"/>
                  <w:szCs w:val="18"/>
                  <w:u w:val="none"/>
                </w:rPr>
                <w:t>3.1.4.3.(2)</w:t>
              </w:r>
            </w:hyperlink>
            <w:r w:rsidR="00D45A8C" w:rsidRPr="00B620DB">
              <w:br/>
            </w:r>
            <w:hyperlink r:id="rId1545" w:anchor="es016100" w:history="1">
              <w:r w:rsidR="00D45A8C" w:rsidRPr="00B620DB">
                <w:rPr>
                  <w:rStyle w:val="Hyperlink"/>
                  <w:color w:val="auto"/>
                  <w:szCs w:val="18"/>
                  <w:u w:val="none"/>
                </w:rPr>
                <w:t>3.1.5.21.(2)</w:t>
              </w:r>
            </w:hyperlink>
            <w:r w:rsidR="00D45A8C" w:rsidRPr="00B620DB">
              <w:br/>
            </w:r>
            <w:hyperlink r:id="rId1546" w:anchor="es016103" w:history="1">
              <w:r w:rsidR="00D45A8C" w:rsidRPr="00B620DB">
                <w:rPr>
                  <w:rStyle w:val="Hyperlink"/>
                  <w:color w:val="auto"/>
                  <w:szCs w:val="18"/>
                  <w:u w:val="none"/>
                </w:rPr>
                <w:t>3.1.5.23.(2)</w:t>
              </w:r>
            </w:hyperlink>
          </w:p>
        </w:tc>
      </w:tr>
      <w:tr w:rsidR="00D45A8C" w:rsidRPr="00B620DB" w14:paraId="2D67D31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996FB6"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6B5F8D2E" w14:textId="77777777" w:rsidR="00D45A8C" w:rsidRPr="00B620DB" w:rsidRDefault="00D45A8C" w:rsidP="00D45A8C">
            <w:pPr>
              <w:pStyle w:val="12TabHeadBody"/>
            </w:pPr>
            <w:r w:rsidRPr="00B620DB">
              <w:rPr>
                <w:rStyle w:val="flts1"/>
              </w:rPr>
              <w:t>CAN/ULC-S104-15</w:t>
            </w:r>
          </w:p>
        </w:tc>
        <w:tc>
          <w:tcPr>
            <w:tcW w:w="1641" w:type="pct"/>
            <w:tcBorders>
              <w:top w:val="outset" w:sz="6" w:space="0" w:color="auto"/>
              <w:left w:val="outset" w:sz="6" w:space="0" w:color="auto"/>
              <w:bottom w:val="outset" w:sz="6" w:space="0" w:color="auto"/>
              <w:right w:val="outset" w:sz="6" w:space="0" w:color="auto"/>
            </w:tcBorders>
            <w:hideMark/>
          </w:tcPr>
          <w:p w14:paraId="4BB8057C" w14:textId="77777777" w:rsidR="00D45A8C" w:rsidRPr="00B620DB" w:rsidRDefault="00D45A8C" w:rsidP="00D45A8C">
            <w:pPr>
              <w:pStyle w:val="12TabHeadBody"/>
            </w:pPr>
            <w:bookmarkStart w:id="1752" w:name="ulcs104"/>
            <w:bookmarkStart w:id="1753" w:name="a109843"/>
            <w:bookmarkEnd w:id="1752"/>
            <w:bookmarkEnd w:id="1753"/>
            <w:r w:rsidRPr="00B620DB">
              <w:rPr>
                <w:rStyle w:val="flts1"/>
              </w:rPr>
              <w:t>Standard Method for Fire Tests of Door Assemblies</w:t>
            </w:r>
            <w:bookmarkStart w:id="1754" w:name="a109845"/>
            <w:bookmarkEnd w:id="1754"/>
          </w:p>
        </w:tc>
        <w:tc>
          <w:tcPr>
            <w:tcW w:w="1524" w:type="pct"/>
            <w:tcBorders>
              <w:top w:val="outset" w:sz="6" w:space="0" w:color="auto"/>
              <w:left w:val="outset" w:sz="6" w:space="0" w:color="auto"/>
              <w:bottom w:val="outset" w:sz="6" w:space="0" w:color="auto"/>
              <w:right w:val="outset" w:sz="6" w:space="0" w:color="auto"/>
            </w:tcBorders>
            <w:hideMark/>
          </w:tcPr>
          <w:p w14:paraId="6DB755EA" w14:textId="77777777" w:rsidR="00D45A8C" w:rsidRPr="00B620DB" w:rsidRDefault="00135AFF" w:rsidP="00D45A8C">
            <w:pPr>
              <w:pStyle w:val="12TabHeadBody"/>
            </w:pPr>
            <w:hyperlink r:id="rId1547" w:anchor="es000257" w:history="1">
              <w:r w:rsidR="00D45A8C" w:rsidRPr="00B620DB">
                <w:rPr>
                  <w:rStyle w:val="Hyperlink"/>
                  <w:color w:val="auto"/>
                  <w:szCs w:val="18"/>
                  <w:u w:val="none"/>
                </w:rPr>
                <w:t>3.1.8.4.(1)</w:t>
              </w:r>
            </w:hyperlink>
            <w:r w:rsidR="00D45A8C" w:rsidRPr="00B620DB">
              <w:br/>
            </w:r>
            <w:hyperlink r:id="rId1548" w:anchor="es000767" w:history="1">
              <w:r w:rsidR="00D45A8C" w:rsidRPr="00B620DB">
                <w:rPr>
                  <w:rStyle w:val="Hyperlink"/>
                  <w:color w:val="auto"/>
                  <w:szCs w:val="18"/>
                  <w:u w:val="none"/>
                </w:rPr>
                <w:t>3.2.6.5.(3)</w:t>
              </w:r>
            </w:hyperlink>
          </w:p>
        </w:tc>
      </w:tr>
      <w:tr w:rsidR="00D45A8C" w:rsidRPr="00B620DB" w14:paraId="38D6DB1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31AE8F7"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A67EEA6" w14:textId="77777777" w:rsidR="00D45A8C" w:rsidRPr="00B620DB" w:rsidRDefault="00D45A8C" w:rsidP="00D45A8C">
            <w:pPr>
              <w:pStyle w:val="12TabHeadBody"/>
            </w:pPr>
            <w:r w:rsidRPr="00B620DB">
              <w:rPr>
                <w:rStyle w:val="flts1"/>
              </w:rPr>
              <w:t>CAN/ULC-S105:2016</w:t>
            </w:r>
          </w:p>
        </w:tc>
        <w:tc>
          <w:tcPr>
            <w:tcW w:w="1641" w:type="pct"/>
            <w:tcBorders>
              <w:top w:val="outset" w:sz="6" w:space="0" w:color="auto"/>
              <w:left w:val="outset" w:sz="6" w:space="0" w:color="auto"/>
              <w:bottom w:val="outset" w:sz="6" w:space="0" w:color="auto"/>
              <w:right w:val="outset" w:sz="6" w:space="0" w:color="auto"/>
            </w:tcBorders>
            <w:hideMark/>
          </w:tcPr>
          <w:p w14:paraId="403B2282" w14:textId="77777777" w:rsidR="00D45A8C" w:rsidRPr="00B620DB" w:rsidRDefault="00D45A8C" w:rsidP="00D45A8C">
            <w:pPr>
              <w:pStyle w:val="12TabHeadBody"/>
            </w:pPr>
            <w:bookmarkStart w:id="1755" w:name="ulcs105"/>
            <w:bookmarkStart w:id="1756" w:name="a109866"/>
            <w:bookmarkEnd w:id="1755"/>
            <w:bookmarkEnd w:id="1756"/>
            <w:r w:rsidRPr="00B620DB">
              <w:rPr>
                <w:rStyle w:val="flts1"/>
              </w:rPr>
              <w:t>Standard Specification for Fire Door Frames Meeting the Performance Required by CAN/ULC-S104</w:t>
            </w:r>
            <w:bookmarkStart w:id="1757" w:name="a109868"/>
            <w:bookmarkEnd w:id="1757"/>
          </w:p>
        </w:tc>
        <w:tc>
          <w:tcPr>
            <w:tcW w:w="1524" w:type="pct"/>
            <w:tcBorders>
              <w:top w:val="outset" w:sz="6" w:space="0" w:color="auto"/>
              <w:left w:val="outset" w:sz="6" w:space="0" w:color="auto"/>
              <w:bottom w:val="outset" w:sz="6" w:space="0" w:color="auto"/>
              <w:right w:val="outset" w:sz="6" w:space="0" w:color="auto"/>
            </w:tcBorders>
            <w:hideMark/>
          </w:tcPr>
          <w:p w14:paraId="37A7BBA8" w14:textId="77777777" w:rsidR="00D45A8C" w:rsidRPr="00B620DB" w:rsidRDefault="00135AFF" w:rsidP="00D45A8C">
            <w:pPr>
              <w:pStyle w:val="12TabHeadBody"/>
            </w:pPr>
            <w:hyperlink r:id="rId1549" w:anchor="es002301" w:history="1">
              <w:r w:rsidR="00D45A8C" w:rsidRPr="00B620DB">
                <w:rPr>
                  <w:rStyle w:val="Hyperlink"/>
                  <w:color w:val="auto"/>
                  <w:szCs w:val="18"/>
                  <w:u w:val="none"/>
                </w:rPr>
                <w:t>9.10.13.6.(1)</w:t>
              </w:r>
            </w:hyperlink>
          </w:p>
        </w:tc>
      </w:tr>
      <w:tr w:rsidR="00D45A8C" w:rsidRPr="00B620DB" w14:paraId="1EE40AD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A10BDB"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2E509100" w14:textId="77777777" w:rsidR="00D45A8C" w:rsidRPr="00B620DB" w:rsidRDefault="00D45A8C" w:rsidP="00D45A8C">
            <w:pPr>
              <w:pStyle w:val="12TabHeadBody"/>
            </w:pPr>
            <w:r w:rsidRPr="00B620DB">
              <w:rPr>
                <w:rStyle w:val="flts1"/>
              </w:rPr>
              <w:t>CAN/ULC-S106-15</w:t>
            </w:r>
          </w:p>
        </w:tc>
        <w:tc>
          <w:tcPr>
            <w:tcW w:w="1641" w:type="pct"/>
            <w:tcBorders>
              <w:top w:val="outset" w:sz="6" w:space="0" w:color="auto"/>
              <w:left w:val="outset" w:sz="6" w:space="0" w:color="auto"/>
              <w:bottom w:val="outset" w:sz="6" w:space="0" w:color="auto"/>
              <w:right w:val="outset" w:sz="6" w:space="0" w:color="auto"/>
            </w:tcBorders>
            <w:hideMark/>
          </w:tcPr>
          <w:p w14:paraId="63D76891" w14:textId="77777777" w:rsidR="00D45A8C" w:rsidRPr="00B620DB" w:rsidRDefault="00D45A8C" w:rsidP="00D45A8C">
            <w:pPr>
              <w:pStyle w:val="12TabHeadBody"/>
            </w:pPr>
            <w:bookmarkStart w:id="1758" w:name="ulcs106"/>
            <w:bookmarkStart w:id="1759" w:name="a110093"/>
            <w:bookmarkEnd w:id="1758"/>
            <w:bookmarkEnd w:id="1759"/>
            <w:r w:rsidRPr="00B620DB">
              <w:rPr>
                <w:rStyle w:val="flts1"/>
              </w:rPr>
              <w:t>Standard Method for Fire Tests of Window and Glass Block Assemblies</w:t>
            </w:r>
            <w:bookmarkStart w:id="1760" w:name="a110095"/>
            <w:bookmarkEnd w:id="1760"/>
          </w:p>
        </w:tc>
        <w:tc>
          <w:tcPr>
            <w:tcW w:w="1524" w:type="pct"/>
            <w:tcBorders>
              <w:top w:val="outset" w:sz="6" w:space="0" w:color="auto"/>
              <w:left w:val="outset" w:sz="6" w:space="0" w:color="auto"/>
              <w:bottom w:val="outset" w:sz="6" w:space="0" w:color="auto"/>
              <w:right w:val="outset" w:sz="6" w:space="0" w:color="auto"/>
            </w:tcBorders>
            <w:hideMark/>
          </w:tcPr>
          <w:p w14:paraId="59D36C06" w14:textId="77777777" w:rsidR="00D45A8C" w:rsidRPr="00B620DB" w:rsidRDefault="00135AFF" w:rsidP="00D45A8C">
            <w:pPr>
              <w:pStyle w:val="12TabHeadBody"/>
            </w:pPr>
            <w:hyperlink r:id="rId1550" w:anchor="es000257" w:history="1">
              <w:r w:rsidR="00D45A8C" w:rsidRPr="00B620DB">
                <w:rPr>
                  <w:rStyle w:val="Hyperlink"/>
                  <w:color w:val="auto"/>
                  <w:szCs w:val="18"/>
                  <w:u w:val="none"/>
                </w:rPr>
                <w:t>3.1.8.4.(1)</w:t>
              </w:r>
            </w:hyperlink>
          </w:p>
        </w:tc>
      </w:tr>
      <w:tr w:rsidR="00D45A8C" w:rsidRPr="00B620DB" w14:paraId="72FDB11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D8143E2"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3160426" w14:textId="77777777" w:rsidR="00D45A8C" w:rsidRPr="00B620DB" w:rsidRDefault="00D45A8C" w:rsidP="00D45A8C">
            <w:pPr>
              <w:pStyle w:val="12TabHeadBody"/>
            </w:pPr>
            <w:r w:rsidRPr="00B620DB">
              <w:rPr>
                <w:rStyle w:val="flts1"/>
              </w:rPr>
              <w:t>CAN/ULC-S107:2019</w:t>
            </w:r>
          </w:p>
        </w:tc>
        <w:tc>
          <w:tcPr>
            <w:tcW w:w="1641" w:type="pct"/>
            <w:tcBorders>
              <w:top w:val="outset" w:sz="6" w:space="0" w:color="auto"/>
              <w:left w:val="outset" w:sz="6" w:space="0" w:color="auto"/>
              <w:bottom w:val="outset" w:sz="6" w:space="0" w:color="auto"/>
              <w:right w:val="outset" w:sz="6" w:space="0" w:color="auto"/>
            </w:tcBorders>
            <w:hideMark/>
          </w:tcPr>
          <w:p w14:paraId="0EAA17D9" w14:textId="77777777" w:rsidR="00D45A8C" w:rsidRPr="00B620DB" w:rsidRDefault="00D45A8C" w:rsidP="00D45A8C">
            <w:pPr>
              <w:pStyle w:val="12TabHeadBody"/>
            </w:pPr>
            <w:bookmarkStart w:id="1761" w:name="ulcs107"/>
            <w:bookmarkStart w:id="1762" w:name="a110114"/>
            <w:bookmarkEnd w:id="1761"/>
            <w:bookmarkEnd w:id="1762"/>
            <w:r w:rsidRPr="00B620DB">
              <w:rPr>
                <w:rStyle w:val="flts1"/>
              </w:rPr>
              <w:t>Standard Methods of Fire Tests of Roof Coverings</w:t>
            </w:r>
            <w:bookmarkStart w:id="1763" w:name="a110116"/>
            <w:bookmarkEnd w:id="1763"/>
          </w:p>
        </w:tc>
        <w:tc>
          <w:tcPr>
            <w:tcW w:w="1524" w:type="pct"/>
            <w:tcBorders>
              <w:top w:val="outset" w:sz="6" w:space="0" w:color="auto"/>
              <w:left w:val="outset" w:sz="6" w:space="0" w:color="auto"/>
              <w:bottom w:val="outset" w:sz="6" w:space="0" w:color="auto"/>
              <w:right w:val="outset" w:sz="6" w:space="0" w:color="auto"/>
            </w:tcBorders>
            <w:hideMark/>
          </w:tcPr>
          <w:p w14:paraId="2E61A4D8" w14:textId="77777777" w:rsidR="00D45A8C" w:rsidRPr="00B620DB" w:rsidRDefault="00135AFF" w:rsidP="00D45A8C">
            <w:pPr>
              <w:pStyle w:val="12TabHeadBody"/>
            </w:pPr>
            <w:hyperlink r:id="rId1551" w:anchor="es000369" w:history="1">
              <w:r w:rsidR="00D45A8C" w:rsidRPr="00B620DB">
                <w:rPr>
                  <w:rStyle w:val="Hyperlink"/>
                  <w:color w:val="auto"/>
                  <w:szCs w:val="18"/>
                  <w:u w:val="none"/>
                </w:rPr>
                <w:t>3.1.15.1.(1)</w:t>
              </w:r>
            </w:hyperlink>
          </w:p>
        </w:tc>
      </w:tr>
      <w:tr w:rsidR="00D45A8C" w:rsidRPr="00B620DB" w14:paraId="7B598F4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9805352"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B0923AB" w14:textId="77777777" w:rsidR="00D45A8C" w:rsidRPr="00B620DB" w:rsidRDefault="00D45A8C" w:rsidP="00D45A8C">
            <w:pPr>
              <w:pStyle w:val="12TabHeadBody"/>
            </w:pPr>
            <w:r w:rsidRPr="00B620DB">
              <w:rPr>
                <w:rStyle w:val="flts1"/>
              </w:rPr>
              <w:t>CAN/ULC-S109-14</w:t>
            </w:r>
          </w:p>
        </w:tc>
        <w:tc>
          <w:tcPr>
            <w:tcW w:w="1641" w:type="pct"/>
            <w:tcBorders>
              <w:top w:val="outset" w:sz="6" w:space="0" w:color="auto"/>
              <w:left w:val="outset" w:sz="6" w:space="0" w:color="auto"/>
              <w:bottom w:val="outset" w:sz="6" w:space="0" w:color="auto"/>
              <w:right w:val="outset" w:sz="6" w:space="0" w:color="auto"/>
            </w:tcBorders>
            <w:hideMark/>
          </w:tcPr>
          <w:p w14:paraId="48AA1769" w14:textId="77777777" w:rsidR="00D45A8C" w:rsidRPr="00B620DB" w:rsidRDefault="00D45A8C" w:rsidP="00D45A8C">
            <w:pPr>
              <w:pStyle w:val="12TabHeadBody"/>
            </w:pPr>
            <w:bookmarkStart w:id="1764" w:name="ulcs109"/>
            <w:bookmarkStart w:id="1765" w:name="a110341"/>
            <w:bookmarkEnd w:id="1764"/>
            <w:bookmarkEnd w:id="1765"/>
            <w:r w:rsidRPr="00B620DB">
              <w:rPr>
                <w:rStyle w:val="flts1"/>
              </w:rPr>
              <w:t>Standard Method for Flame Tests of Flame-Resistant Fabrics and Films</w:t>
            </w:r>
            <w:bookmarkStart w:id="1766" w:name="a110343"/>
            <w:bookmarkEnd w:id="1766"/>
          </w:p>
        </w:tc>
        <w:tc>
          <w:tcPr>
            <w:tcW w:w="1524" w:type="pct"/>
            <w:tcBorders>
              <w:top w:val="outset" w:sz="6" w:space="0" w:color="auto"/>
              <w:left w:val="outset" w:sz="6" w:space="0" w:color="auto"/>
              <w:bottom w:val="outset" w:sz="6" w:space="0" w:color="auto"/>
              <w:right w:val="outset" w:sz="6" w:space="0" w:color="auto"/>
            </w:tcBorders>
            <w:hideMark/>
          </w:tcPr>
          <w:p w14:paraId="4050EB24" w14:textId="4A2FA78D" w:rsidR="00D45A8C" w:rsidRPr="00B620DB" w:rsidRDefault="00135AFF" w:rsidP="00D45A8C">
            <w:pPr>
              <w:pStyle w:val="12TabHeadBody"/>
            </w:pPr>
            <w:hyperlink r:id="rId1552" w:anchor="es007629" w:history="1">
              <w:r w:rsidR="00D45A8C" w:rsidRPr="00B620DB">
                <w:rPr>
                  <w:rStyle w:val="Hyperlink"/>
                  <w:color w:val="auto"/>
                  <w:szCs w:val="18"/>
                  <w:u w:val="none"/>
                </w:rPr>
                <w:t>3.1.16.1.(1)</w:t>
              </w:r>
            </w:hyperlink>
            <w:r w:rsidR="00D45A8C" w:rsidRPr="00B620DB">
              <w:br/>
            </w:r>
            <w:hyperlink r:id="rId1553" w:anchor="es000239" w:history="1">
              <w:r w:rsidR="00D45A8C" w:rsidRPr="00B620DB">
                <w:rPr>
                  <w:rStyle w:val="Hyperlink"/>
                  <w:color w:val="auto"/>
                  <w:szCs w:val="18"/>
                  <w:u w:val="none"/>
                </w:rPr>
                <w:t>3.1.18.5.(1)</w:t>
              </w:r>
            </w:hyperlink>
            <w:r w:rsidR="00D45A8C" w:rsidRPr="00B620DB">
              <w:br/>
            </w:r>
            <w:hyperlink r:id="rId1554" w:anchor="es001252" w:history="1">
              <w:r w:rsidR="00D45A8C" w:rsidRPr="00B620DB">
                <w:rPr>
                  <w:rStyle w:val="Hyperlink"/>
                  <w:color w:val="auto"/>
                  <w:szCs w:val="18"/>
                  <w:u w:val="none"/>
                </w:rPr>
                <w:t>3.6.5.2.(2)</w:t>
              </w:r>
            </w:hyperlink>
            <w:r w:rsidR="00D45A8C" w:rsidRPr="00B620DB">
              <w:br/>
            </w:r>
            <w:hyperlink r:id="rId1555" w:anchor="es001253" w:history="1">
              <w:r w:rsidR="00D45A8C" w:rsidRPr="00B620DB">
                <w:rPr>
                  <w:rStyle w:val="Hyperlink"/>
                  <w:color w:val="auto"/>
                  <w:szCs w:val="18"/>
                  <w:u w:val="none"/>
                </w:rPr>
                <w:t>3.6.5.3.(1)</w:t>
              </w:r>
            </w:hyperlink>
            <w:r w:rsidR="00D45A8C" w:rsidRPr="00B620DB">
              <w:br/>
            </w:r>
            <w:hyperlink r:id="rId1556" w:anchor="es003618" w:history="1">
              <w:r w:rsidR="00D45A8C" w:rsidRPr="00B620DB">
                <w:rPr>
                  <w:rStyle w:val="Hyperlink"/>
                  <w:color w:val="auto"/>
                  <w:szCs w:val="18"/>
                  <w:u w:val="none"/>
                </w:rPr>
                <w:t>9.33.6.3.(1)</w:t>
              </w:r>
            </w:hyperlink>
          </w:p>
        </w:tc>
      </w:tr>
      <w:tr w:rsidR="00D45A8C" w:rsidRPr="00B620DB" w14:paraId="3D6D151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5DB8B43"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27A60C8" w14:textId="77777777" w:rsidR="00D45A8C" w:rsidRPr="00B620DB" w:rsidRDefault="00D45A8C" w:rsidP="00D45A8C">
            <w:pPr>
              <w:pStyle w:val="12TabHeadBody"/>
            </w:pPr>
            <w:r w:rsidRPr="00B620DB">
              <w:rPr>
                <w:rStyle w:val="flts1"/>
              </w:rPr>
              <w:t>CAN/ULC-S110-13</w:t>
            </w:r>
          </w:p>
        </w:tc>
        <w:tc>
          <w:tcPr>
            <w:tcW w:w="1641" w:type="pct"/>
            <w:tcBorders>
              <w:top w:val="outset" w:sz="6" w:space="0" w:color="auto"/>
              <w:left w:val="outset" w:sz="6" w:space="0" w:color="auto"/>
              <w:bottom w:val="outset" w:sz="6" w:space="0" w:color="auto"/>
              <w:right w:val="outset" w:sz="6" w:space="0" w:color="auto"/>
            </w:tcBorders>
            <w:hideMark/>
          </w:tcPr>
          <w:p w14:paraId="6BDFB185" w14:textId="77777777" w:rsidR="00D45A8C" w:rsidRPr="00B620DB" w:rsidRDefault="00D45A8C" w:rsidP="00D45A8C">
            <w:pPr>
              <w:pStyle w:val="12TabHeadBody"/>
            </w:pPr>
            <w:bookmarkStart w:id="1767" w:name="ulcs110"/>
            <w:bookmarkStart w:id="1768" w:name="a110372"/>
            <w:bookmarkEnd w:id="1767"/>
            <w:bookmarkEnd w:id="1768"/>
            <w:r w:rsidRPr="00B620DB">
              <w:rPr>
                <w:rStyle w:val="flts1"/>
              </w:rPr>
              <w:t>Standard Methods of Test for Air Ducts</w:t>
            </w:r>
            <w:bookmarkStart w:id="1769" w:name="a110374"/>
            <w:bookmarkEnd w:id="1769"/>
          </w:p>
        </w:tc>
        <w:tc>
          <w:tcPr>
            <w:tcW w:w="1524" w:type="pct"/>
            <w:tcBorders>
              <w:top w:val="outset" w:sz="6" w:space="0" w:color="auto"/>
              <w:left w:val="outset" w:sz="6" w:space="0" w:color="auto"/>
              <w:bottom w:val="outset" w:sz="6" w:space="0" w:color="auto"/>
              <w:right w:val="outset" w:sz="6" w:space="0" w:color="auto"/>
            </w:tcBorders>
            <w:hideMark/>
          </w:tcPr>
          <w:p w14:paraId="7FAA257C" w14:textId="77777777" w:rsidR="00D45A8C" w:rsidRPr="00B620DB" w:rsidRDefault="00135AFF" w:rsidP="00D45A8C">
            <w:pPr>
              <w:pStyle w:val="12TabHeadBody"/>
            </w:pPr>
            <w:hyperlink r:id="rId1557" w:anchor="es001247" w:history="1">
              <w:r w:rsidR="00D45A8C" w:rsidRPr="00B620DB">
                <w:rPr>
                  <w:rStyle w:val="Hyperlink"/>
                  <w:color w:val="auto"/>
                  <w:szCs w:val="18"/>
                  <w:u w:val="none"/>
                </w:rPr>
                <w:t>3.6.5.1.(2)</w:t>
              </w:r>
            </w:hyperlink>
            <w:r w:rsidR="00D45A8C" w:rsidRPr="00B620DB">
              <w:br/>
            </w:r>
            <w:hyperlink r:id="rId1558" w:anchor="es001250" w:history="1">
              <w:r w:rsidR="00D45A8C" w:rsidRPr="00B620DB">
                <w:rPr>
                  <w:rStyle w:val="Hyperlink"/>
                  <w:color w:val="auto"/>
                  <w:szCs w:val="18"/>
                  <w:u w:val="none"/>
                </w:rPr>
                <w:t>3.6.5.1.(5)</w:t>
              </w:r>
            </w:hyperlink>
            <w:r w:rsidR="00D45A8C" w:rsidRPr="00B620DB">
              <w:br/>
            </w:r>
            <w:hyperlink r:id="rId1559" w:anchor="es003613" w:history="1">
              <w:r w:rsidR="00D45A8C" w:rsidRPr="00B620DB">
                <w:rPr>
                  <w:rStyle w:val="Hyperlink"/>
                  <w:color w:val="auto"/>
                  <w:szCs w:val="18"/>
                  <w:u w:val="none"/>
                </w:rPr>
                <w:t>9.33.6.2.(2)</w:t>
              </w:r>
            </w:hyperlink>
            <w:r w:rsidR="00D45A8C" w:rsidRPr="00B620DB">
              <w:br/>
            </w:r>
            <w:hyperlink r:id="rId1560" w:anchor="es003615" w:history="1">
              <w:r w:rsidR="00D45A8C" w:rsidRPr="00B620DB">
                <w:rPr>
                  <w:rStyle w:val="Hyperlink"/>
                  <w:color w:val="auto"/>
                  <w:szCs w:val="18"/>
                  <w:u w:val="none"/>
                </w:rPr>
                <w:t>9.33.6.2.(4)</w:t>
              </w:r>
            </w:hyperlink>
          </w:p>
        </w:tc>
      </w:tr>
      <w:tr w:rsidR="00D45A8C" w:rsidRPr="00B620DB" w14:paraId="511A551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CCEBD6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2447B59" w14:textId="77777777" w:rsidR="00D45A8C" w:rsidRPr="00B620DB" w:rsidRDefault="00D45A8C" w:rsidP="00D45A8C">
            <w:pPr>
              <w:pStyle w:val="12TabHeadBody"/>
            </w:pPr>
            <w:r w:rsidRPr="00B620DB">
              <w:rPr>
                <w:rStyle w:val="flts1"/>
              </w:rPr>
              <w:t>CAN/ULC-S111-13</w:t>
            </w:r>
          </w:p>
        </w:tc>
        <w:tc>
          <w:tcPr>
            <w:tcW w:w="1641" w:type="pct"/>
            <w:tcBorders>
              <w:top w:val="outset" w:sz="6" w:space="0" w:color="auto"/>
              <w:left w:val="outset" w:sz="6" w:space="0" w:color="auto"/>
              <w:bottom w:val="outset" w:sz="6" w:space="0" w:color="auto"/>
              <w:right w:val="outset" w:sz="6" w:space="0" w:color="auto"/>
            </w:tcBorders>
            <w:hideMark/>
          </w:tcPr>
          <w:p w14:paraId="583CCCE3" w14:textId="77777777" w:rsidR="00D45A8C" w:rsidRPr="00B620DB" w:rsidRDefault="00D45A8C" w:rsidP="00D45A8C">
            <w:pPr>
              <w:pStyle w:val="12TabHeadBody"/>
            </w:pPr>
            <w:bookmarkStart w:id="1770" w:name="ulcs111"/>
            <w:bookmarkStart w:id="1771" w:name="a110605"/>
            <w:bookmarkEnd w:id="1770"/>
            <w:bookmarkEnd w:id="1771"/>
            <w:r w:rsidRPr="00B620DB">
              <w:rPr>
                <w:rStyle w:val="flts1"/>
              </w:rPr>
              <w:t>Standard Method of Fire Tests for Air Filter Units</w:t>
            </w:r>
            <w:bookmarkStart w:id="1772" w:name="a110607"/>
            <w:bookmarkEnd w:id="1772"/>
          </w:p>
        </w:tc>
        <w:tc>
          <w:tcPr>
            <w:tcW w:w="1524" w:type="pct"/>
            <w:tcBorders>
              <w:top w:val="outset" w:sz="6" w:space="0" w:color="auto"/>
              <w:left w:val="outset" w:sz="6" w:space="0" w:color="auto"/>
              <w:bottom w:val="outset" w:sz="6" w:space="0" w:color="auto"/>
              <w:right w:val="outset" w:sz="6" w:space="0" w:color="auto"/>
            </w:tcBorders>
            <w:hideMark/>
          </w:tcPr>
          <w:p w14:paraId="2F8D0C37" w14:textId="77777777" w:rsidR="00D45A8C" w:rsidRPr="00B620DB" w:rsidRDefault="00135AFF" w:rsidP="00D45A8C">
            <w:pPr>
              <w:pStyle w:val="12TabHeadBody"/>
            </w:pPr>
            <w:hyperlink r:id="rId1561" w:anchor="es001729" w:history="1">
              <w:r w:rsidR="00D45A8C" w:rsidRPr="00B620DB">
                <w:rPr>
                  <w:rStyle w:val="Hyperlink"/>
                  <w:color w:val="auto"/>
                  <w:szCs w:val="18"/>
                  <w:u w:val="none"/>
                </w:rPr>
                <w:t>6.3.2.13.(1)</w:t>
              </w:r>
            </w:hyperlink>
            <w:r w:rsidR="00D45A8C" w:rsidRPr="00B620DB">
              <w:br/>
            </w:r>
            <w:hyperlink r:id="rId1562" w:anchor="es003670" w:history="1">
              <w:r w:rsidR="00D45A8C" w:rsidRPr="00B620DB">
                <w:rPr>
                  <w:rStyle w:val="Hyperlink"/>
                  <w:color w:val="auto"/>
                  <w:szCs w:val="18"/>
                  <w:u w:val="none"/>
                </w:rPr>
                <w:t>9.33.6.14.(1)</w:t>
              </w:r>
            </w:hyperlink>
          </w:p>
        </w:tc>
      </w:tr>
      <w:tr w:rsidR="00D45A8C" w:rsidRPr="00B620DB" w14:paraId="6525888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A3F85FB"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203EF95" w14:textId="77777777" w:rsidR="00D45A8C" w:rsidRPr="00B620DB" w:rsidRDefault="00D45A8C" w:rsidP="00D45A8C">
            <w:pPr>
              <w:pStyle w:val="12TabHeadBody"/>
            </w:pPr>
            <w:r w:rsidRPr="00B620DB">
              <w:rPr>
                <w:rStyle w:val="flts1"/>
              </w:rPr>
              <w:t>CAN/ULC-S112-10</w:t>
            </w:r>
          </w:p>
        </w:tc>
        <w:tc>
          <w:tcPr>
            <w:tcW w:w="1641" w:type="pct"/>
            <w:tcBorders>
              <w:top w:val="outset" w:sz="6" w:space="0" w:color="auto"/>
              <w:left w:val="outset" w:sz="6" w:space="0" w:color="auto"/>
              <w:bottom w:val="outset" w:sz="6" w:space="0" w:color="auto"/>
              <w:right w:val="outset" w:sz="6" w:space="0" w:color="auto"/>
            </w:tcBorders>
            <w:hideMark/>
          </w:tcPr>
          <w:p w14:paraId="1C0B1BA5" w14:textId="77777777" w:rsidR="00D45A8C" w:rsidRPr="00B620DB" w:rsidRDefault="00D45A8C" w:rsidP="00D45A8C">
            <w:pPr>
              <w:pStyle w:val="12TabHeadBody"/>
            </w:pPr>
            <w:bookmarkStart w:id="1773" w:name="ulcs112"/>
            <w:bookmarkStart w:id="1774" w:name="a110628"/>
            <w:bookmarkEnd w:id="1773"/>
            <w:bookmarkEnd w:id="1774"/>
            <w:r w:rsidRPr="00B620DB">
              <w:rPr>
                <w:rStyle w:val="flts1"/>
              </w:rPr>
              <w:t>Standard Method of Fire Test of Fire Damper Assemblies</w:t>
            </w:r>
            <w:bookmarkStart w:id="1775" w:name="a110630"/>
            <w:bookmarkEnd w:id="1775"/>
          </w:p>
        </w:tc>
        <w:tc>
          <w:tcPr>
            <w:tcW w:w="1524" w:type="pct"/>
            <w:tcBorders>
              <w:top w:val="outset" w:sz="6" w:space="0" w:color="auto"/>
              <w:left w:val="outset" w:sz="6" w:space="0" w:color="auto"/>
              <w:bottom w:val="outset" w:sz="6" w:space="0" w:color="auto"/>
              <w:right w:val="outset" w:sz="6" w:space="0" w:color="auto"/>
            </w:tcBorders>
            <w:hideMark/>
          </w:tcPr>
          <w:p w14:paraId="71304DCC" w14:textId="77777777" w:rsidR="00D45A8C" w:rsidRPr="00B620DB" w:rsidRDefault="00135AFF" w:rsidP="00D45A8C">
            <w:pPr>
              <w:pStyle w:val="12TabHeadBody"/>
            </w:pPr>
            <w:hyperlink r:id="rId1563" w:anchor="es000257" w:history="1">
              <w:r w:rsidR="00D45A8C" w:rsidRPr="00B620DB">
                <w:rPr>
                  <w:rStyle w:val="Hyperlink"/>
                  <w:color w:val="auto"/>
                  <w:szCs w:val="18"/>
                  <w:u w:val="none"/>
                </w:rPr>
                <w:t>3.1.8.4.(1)</w:t>
              </w:r>
            </w:hyperlink>
            <w:r w:rsidR="00D45A8C" w:rsidRPr="00B620DB">
              <w:br/>
            </w:r>
            <w:hyperlink r:id="rId1564" w:anchor="en000439" w:history="1">
              <w:r w:rsidR="00D45A8C" w:rsidRPr="00B620DB">
                <w:rPr>
                  <w:rStyle w:val="Hyperlink"/>
                  <w:color w:val="auto"/>
                  <w:szCs w:val="18"/>
                  <w:u w:val="none"/>
                </w:rPr>
                <w:t>A-3.2.6.6.(1)</w:t>
              </w:r>
            </w:hyperlink>
          </w:p>
        </w:tc>
      </w:tr>
      <w:tr w:rsidR="00D45A8C" w:rsidRPr="00B620DB" w14:paraId="06D3850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BF3F2AB"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08B1707A" w14:textId="77777777" w:rsidR="00D45A8C" w:rsidRPr="00B620DB" w:rsidRDefault="00D45A8C" w:rsidP="00D45A8C">
            <w:pPr>
              <w:pStyle w:val="12TabHeadBody"/>
            </w:pPr>
            <w:r w:rsidRPr="00B620DB">
              <w:rPr>
                <w:rStyle w:val="flts1"/>
              </w:rPr>
              <w:t>CAN/ULC-S112.1-10</w:t>
            </w:r>
          </w:p>
        </w:tc>
        <w:tc>
          <w:tcPr>
            <w:tcW w:w="1641" w:type="pct"/>
            <w:tcBorders>
              <w:top w:val="outset" w:sz="6" w:space="0" w:color="auto"/>
              <w:left w:val="outset" w:sz="6" w:space="0" w:color="auto"/>
              <w:bottom w:val="outset" w:sz="6" w:space="0" w:color="auto"/>
              <w:right w:val="outset" w:sz="6" w:space="0" w:color="auto"/>
            </w:tcBorders>
            <w:hideMark/>
          </w:tcPr>
          <w:p w14:paraId="1A34B098" w14:textId="77777777" w:rsidR="00D45A8C" w:rsidRPr="00B620DB" w:rsidRDefault="00D45A8C" w:rsidP="00D45A8C">
            <w:pPr>
              <w:pStyle w:val="12TabHeadBody"/>
            </w:pPr>
            <w:bookmarkStart w:id="1776" w:name="ulcs1121"/>
            <w:bookmarkStart w:id="1777" w:name="a110857"/>
            <w:bookmarkEnd w:id="1776"/>
            <w:bookmarkEnd w:id="1777"/>
            <w:r w:rsidRPr="00B620DB">
              <w:rPr>
                <w:rStyle w:val="flts1"/>
              </w:rPr>
              <w:t>Standard for Leakage Rated Dampers for Use in Smoke Control Systems</w:t>
            </w:r>
            <w:bookmarkStart w:id="1778" w:name="a110859"/>
            <w:bookmarkEnd w:id="1778"/>
          </w:p>
        </w:tc>
        <w:tc>
          <w:tcPr>
            <w:tcW w:w="1524" w:type="pct"/>
            <w:tcBorders>
              <w:top w:val="outset" w:sz="6" w:space="0" w:color="auto"/>
              <w:left w:val="outset" w:sz="6" w:space="0" w:color="auto"/>
              <w:bottom w:val="outset" w:sz="6" w:space="0" w:color="auto"/>
              <w:right w:val="outset" w:sz="6" w:space="0" w:color="auto"/>
            </w:tcBorders>
            <w:hideMark/>
          </w:tcPr>
          <w:p w14:paraId="72677A80" w14:textId="77777777" w:rsidR="00D45A8C" w:rsidRPr="00B620DB" w:rsidRDefault="00135AFF" w:rsidP="00D45A8C">
            <w:pPr>
              <w:pStyle w:val="12TabHeadBody"/>
            </w:pPr>
            <w:hyperlink r:id="rId1565" w:anchor="es005935" w:history="1">
              <w:r w:rsidR="00D45A8C" w:rsidRPr="00B620DB">
                <w:rPr>
                  <w:rStyle w:val="Hyperlink"/>
                  <w:color w:val="auto"/>
                  <w:szCs w:val="18"/>
                  <w:u w:val="none"/>
                </w:rPr>
                <w:t>3.1.8.4.(3)</w:t>
              </w:r>
            </w:hyperlink>
            <w:r w:rsidR="00D45A8C" w:rsidRPr="00B620DB">
              <w:br/>
            </w:r>
            <w:hyperlink r:id="rId1566" w:anchor="es008048" w:history="1">
              <w:r w:rsidR="00D45A8C" w:rsidRPr="00B620DB">
                <w:rPr>
                  <w:rStyle w:val="Hyperlink"/>
                  <w:color w:val="auto"/>
                  <w:szCs w:val="18"/>
                  <w:u w:val="none"/>
                </w:rPr>
                <w:t>6.3.2.7.(3)</w:t>
              </w:r>
            </w:hyperlink>
          </w:p>
        </w:tc>
      </w:tr>
      <w:tr w:rsidR="00D45A8C" w:rsidRPr="00B620DB" w14:paraId="1DD24B9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BA403A2"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E2C5BBB" w14:textId="77777777" w:rsidR="00D45A8C" w:rsidRPr="00B620DB" w:rsidRDefault="00D45A8C" w:rsidP="00D45A8C">
            <w:pPr>
              <w:pStyle w:val="12TabHeadBody"/>
            </w:pPr>
            <w:r w:rsidRPr="00B620DB">
              <w:rPr>
                <w:rStyle w:val="flts1"/>
              </w:rPr>
              <w:t>CAN/ULC-S112.2-07</w:t>
            </w:r>
          </w:p>
        </w:tc>
        <w:tc>
          <w:tcPr>
            <w:tcW w:w="1641" w:type="pct"/>
            <w:tcBorders>
              <w:top w:val="outset" w:sz="6" w:space="0" w:color="auto"/>
              <w:left w:val="outset" w:sz="6" w:space="0" w:color="auto"/>
              <w:bottom w:val="outset" w:sz="6" w:space="0" w:color="auto"/>
              <w:right w:val="outset" w:sz="6" w:space="0" w:color="auto"/>
            </w:tcBorders>
            <w:hideMark/>
          </w:tcPr>
          <w:p w14:paraId="66C7F4C4" w14:textId="77777777" w:rsidR="00D45A8C" w:rsidRPr="00B620DB" w:rsidRDefault="00D45A8C" w:rsidP="00D45A8C">
            <w:pPr>
              <w:pStyle w:val="12TabHeadBody"/>
            </w:pPr>
            <w:bookmarkStart w:id="1779" w:name="ulcs1122"/>
            <w:bookmarkStart w:id="1780" w:name="a110880"/>
            <w:bookmarkEnd w:id="1779"/>
            <w:bookmarkEnd w:id="1780"/>
            <w:r w:rsidRPr="00B620DB">
              <w:rPr>
                <w:rStyle w:val="flts1"/>
              </w:rPr>
              <w:t>Standard Method of Fire Test of Ceiling Firestop Flap Assemblies</w:t>
            </w:r>
            <w:bookmarkStart w:id="1781" w:name="a110882"/>
            <w:bookmarkEnd w:id="1781"/>
          </w:p>
        </w:tc>
        <w:tc>
          <w:tcPr>
            <w:tcW w:w="1524" w:type="pct"/>
            <w:tcBorders>
              <w:top w:val="outset" w:sz="6" w:space="0" w:color="auto"/>
              <w:left w:val="outset" w:sz="6" w:space="0" w:color="auto"/>
              <w:bottom w:val="outset" w:sz="6" w:space="0" w:color="auto"/>
              <w:right w:val="outset" w:sz="6" w:space="0" w:color="auto"/>
            </w:tcBorders>
            <w:hideMark/>
          </w:tcPr>
          <w:p w14:paraId="2005E942" w14:textId="77777777" w:rsidR="00D45A8C" w:rsidRPr="00B620DB" w:rsidRDefault="00135AFF" w:rsidP="00D45A8C">
            <w:pPr>
              <w:pStyle w:val="12TabHeadBody"/>
            </w:pPr>
            <w:hyperlink r:id="rId1567" w:anchor="es001242" w:history="1">
              <w:r w:rsidR="00D45A8C" w:rsidRPr="00B620DB">
                <w:rPr>
                  <w:rStyle w:val="Hyperlink"/>
                  <w:color w:val="auto"/>
                  <w:szCs w:val="18"/>
                  <w:u w:val="none"/>
                </w:rPr>
                <w:t>3.6.4.3.(2)</w:t>
              </w:r>
            </w:hyperlink>
            <w:r w:rsidR="00D45A8C" w:rsidRPr="00B620DB">
              <w:br/>
            </w:r>
            <w:hyperlink r:id="rId1568" w:anchor="es002315" w:history="1">
              <w:r w:rsidR="00D45A8C" w:rsidRPr="00B620DB">
                <w:rPr>
                  <w:rStyle w:val="Hyperlink"/>
                  <w:color w:val="auto"/>
                  <w:szCs w:val="18"/>
                  <w:u w:val="none"/>
                </w:rPr>
                <w:t>9.10.13.14.(1)</w:t>
              </w:r>
            </w:hyperlink>
          </w:p>
        </w:tc>
      </w:tr>
      <w:tr w:rsidR="00D45A8C" w:rsidRPr="00B620DB" w14:paraId="08EBE78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7AAA5B1"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8A335DD" w14:textId="77777777" w:rsidR="00D45A8C" w:rsidRPr="00B620DB" w:rsidRDefault="00D45A8C" w:rsidP="00D45A8C">
            <w:pPr>
              <w:pStyle w:val="12TabHeadBody"/>
            </w:pPr>
            <w:r w:rsidRPr="00B620DB">
              <w:rPr>
                <w:rStyle w:val="flts1"/>
              </w:rPr>
              <w:t>CAN/ULC-S113:2016</w:t>
            </w:r>
          </w:p>
        </w:tc>
        <w:tc>
          <w:tcPr>
            <w:tcW w:w="1641" w:type="pct"/>
            <w:tcBorders>
              <w:top w:val="outset" w:sz="6" w:space="0" w:color="auto"/>
              <w:left w:val="outset" w:sz="6" w:space="0" w:color="auto"/>
              <w:bottom w:val="outset" w:sz="6" w:space="0" w:color="auto"/>
              <w:right w:val="outset" w:sz="6" w:space="0" w:color="auto"/>
            </w:tcBorders>
            <w:hideMark/>
          </w:tcPr>
          <w:p w14:paraId="085652D4" w14:textId="77777777" w:rsidR="00D45A8C" w:rsidRPr="00B620DB" w:rsidRDefault="00D45A8C" w:rsidP="00D45A8C">
            <w:pPr>
              <w:pStyle w:val="12TabHeadBody"/>
            </w:pPr>
            <w:bookmarkStart w:id="1782" w:name="ulcs113"/>
            <w:bookmarkStart w:id="1783" w:name="a111109"/>
            <w:bookmarkEnd w:id="1782"/>
            <w:bookmarkEnd w:id="1783"/>
            <w:r w:rsidRPr="00B620DB">
              <w:rPr>
                <w:rStyle w:val="flts1"/>
              </w:rPr>
              <w:t>Standard Specification for Wood Core Doors Meeting the Performance Required by CAN/ULC-S104 for Twenty Minute Fire Rated Closure Assemblies</w:t>
            </w:r>
            <w:bookmarkStart w:id="1784" w:name="a111111"/>
            <w:bookmarkEnd w:id="1784"/>
          </w:p>
        </w:tc>
        <w:tc>
          <w:tcPr>
            <w:tcW w:w="1524" w:type="pct"/>
            <w:tcBorders>
              <w:top w:val="outset" w:sz="6" w:space="0" w:color="auto"/>
              <w:left w:val="outset" w:sz="6" w:space="0" w:color="auto"/>
              <w:bottom w:val="outset" w:sz="6" w:space="0" w:color="auto"/>
              <w:right w:val="outset" w:sz="6" w:space="0" w:color="auto"/>
            </w:tcBorders>
            <w:hideMark/>
          </w:tcPr>
          <w:p w14:paraId="72B445EF" w14:textId="77777777" w:rsidR="00D45A8C" w:rsidRPr="00B620DB" w:rsidRDefault="00135AFF" w:rsidP="00D45A8C">
            <w:pPr>
              <w:pStyle w:val="12TabHeadBody"/>
            </w:pPr>
            <w:hyperlink r:id="rId1569" w:anchor="es002293" w:history="1">
              <w:r w:rsidR="00D45A8C" w:rsidRPr="00B620DB">
                <w:rPr>
                  <w:rStyle w:val="Hyperlink"/>
                  <w:color w:val="auto"/>
                  <w:szCs w:val="18"/>
                  <w:u w:val="none"/>
                </w:rPr>
                <w:t>9.10.13.2.(1)</w:t>
              </w:r>
            </w:hyperlink>
            <w:r w:rsidR="00D45A8C" w:rsidRPr="00B620DB">
              <w:br/>
            </w:r>
            <w:hyperlink r:id="rId1570" w:anchor="en001519" w:history="1">
              <w:r w:rsidR="00D45A8C" w:rsidRPr="00B620DB">
                <w:rPr>
                  <w:rStyle w:val="Hyperlink"/>
                  <w:color w:val="auto"/>
                  <w:szCs w:val="18"/>
                  <w:u w:val="none"/>
                </w:rPr>
                <w:t>A-9.10.9.3.(2)</w:t>
              </w:r>
            </w:hyperlink>
            <w:r w:rsidR="00D45A8C" w:rsidRPr="00B620DB">
              <w:br/>
            </w:r>
            <w:hyperlink r:id="rId1571" w:anchor="en000292" w:history="1">
              <w:r w:rsidR="00D45A8C" w:rsidRPr="00B620DB">
                <w:rPr>
                  <w:rStyle w:val="Hyperlink"/>
                  <w:color w:val="auto"/>
                  <w:szCs w:val="18"/>
                  <w:u w:val="none"/>
                </w:rPr>
                <w:t>A-9.10.13.2.(1)</w:t>
              </w:r>
            </w:hyperlink>
          </w:p>
        </w:tc>
      </w:tr>
      <w:tr w:rsidR="00D45A8C" w:rsidRPr="00B620DB" w14:paraId="66A46DA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D1CCEC6"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5356164" w14:textId="77777777" w:rsidR="00D45A8C" w:rsidRPr="00B620DB" w:rsidRDefault="00D45A8C" w:rsidP="00D45A8C">
            <w:pPr>
              <w:pStyle w:val="12TabHeadBody"/>
            </w:pPr>
            <w:r w:rsidRPr="00B620DB">
              <w:rPr>
                <w:rStyle w:val="flts1"/>
              </w:rPr>
              <w:t>CAN/ULC-S114:2018</w:t>
            </w:r>
          </w:p>
        </w:tc>
        <w:tc>
          <w:tcPr>
            <w:tcW w:w="1641" w:type="pct"/>
            <w:tcBorders>
              <w:top w:val="outset" w:sz="6" w:space="0" w:color="auto"/>
              <w:left w:val="outset" w:sz="6" w:space="0" w:color="auto"/>
              <w:bottom w:val="outset" w:sz="6" w:space="0" w:color="auto"/>
              <w:right w:val="outset" w:sz="6" w:space="0" w:color="auto"/>
            </w:tcBorders>
            <w:hideMark/>
          </w:tcPr>
          <w:p w14:paraId="5BE5FC8A" w14:textId="77777777" w:rsidR="00D45A8C" w:rsidRPr="00B620DB" w:rsidRDefault="00D45A8C" w:rsidP="00D45A8C">
            <w:pPr>
              <w:pStyle w:val="12TabHeadBody"/>
            </w:pPr>
            <w:bookmarkStart w:id="1785" w:name="ulcs114"/>
            <w:bookmarkStart w:id="1786" w:name="a111134"/>
            <w:bookmarkEnd w:id="1785"/>
            <w:bookmarkEnd w:id="1786"/>
            <w:r w:rsidRPr="00B620DB">
              <w:rPr>
                <w:rStyle w:val="flts1"/>
              </w:rPr>
              <w:t>Standard Method of Test for Determination of Non-Combustibility in Building Materials</w:t>
            </w:r>
            <w:bookmarkStart w:id="1787" w:name="a111136"/>
            <w:bookmarkEnd w:id="1787"/>
          </w:p>
        </w:tc>
        <w:tc>
          <w:tcPr>
            <w:tcW w:w="1524" w:type="pct"/>
            <w:tcBorders>
              <w:top w:val="outset" w:sz="6" w:space="0" w:color="auto"/>
              <w:left w:val="outset" w:sz="6" w:space="0" w:color="auto"/>
              <w:bottom w:val="outset" w:sz="6" w:space="0" w:color="auto"/>
              <w:right w:val="outset" w:sz="6" w:space="0" w:color="auto"/>
            </w:tcBorders>
            <w:hideMark/>
          </w:tcPr>
          <w:p w14:paraId="2116115A" w14:textId="77777777" w:rsidR="00D45A8C" w:rsidRPr="00B620DB" w:rsidRDefault="00135AFF" w:rsidP="00D45A8C">
            <w:pPr>
              <w:pStyle w:val="12TabHeadBody"/>
            </w:pPr>
            <w:hyperlink r:id="rId1572" w:anchor="es007694" w:history="1">
              <w:r w:rsidR="00D45A8C" w:rsidRPr="00B620DB">
                <w:rPr>
                  <w:rStyle w:val="Hyperlink"/>
                  <w:color w:val="auto"/>
                  <w:szCs w:val="18"/>
                  <w:u w:val="none"/>
                </w:rPr>
                <w:t>1.4.1.2.(1)</w:t>
              </w:r>
            </w:hyperlink>
            <w:hyperlink r:id="rId1573" w:anchor="et001030-3" w:history="1">
              <w:r w:rsidR="00D45A8C" w:rsidRPr="00B620DB">
                <w:rPr>
                  <w:rStyle w:val="Hyperlink"/>
                  <w:color w:val="auto"/>
                  <w:sz w:val="12"/>
                  <w:szCs w:val="12"/>
                  <w:u w:val="none"/>
                  <w:vertAlign w:val="superscript"/>
                </w:rPr>
                <w:t>(4)</w:t>
              </w:r>
            </w:hyperlink>
          </w:p>
        </w:tc>
      </w:tr>
      <w:tr w:rsidR="00D45A8C" w:rsidRPr="00B620DB" w14:paraId="4FBC063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0F9634"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6A02305D" w14:textId="77777777" w:rsidR="00D45A8C" w:rsidRPr="00B620DB" w:rsidRDefault="00D45A8C" w:rsidP="00D45A8C">
            <w:pPr>
              <w:pStyle w:val="12TabHeadBody"/>
            </w:pPr>
            <w:r w:rsidRPr="00B620DB">
              <w:rPr>
                <w:rStyle w:val="flts1"/>
              </w:rPr>
              <w:t>CAN/ULC-S115-11</w:t>
            </w:r>
          </w:p>
        </w:tc>
        <w:tc>
          <w:tcPr>
            <w:tcW w:w="1641" w:type="pct"/>
            <w:tcBorders>
              <w:top w:val="outset" w:sz="6" w:space="0" w:color="auto"/>
              <w:left w:val="outset" w:sz="6" w:space="0" w:color="auto"/>
              <w:bottom w:val="outset" w:sz="6" w:space="0" w:color="auto"/>
              <w:right w:val="outset" w:sz="6" w:space="0" w:color="auto"/>
            </w:tcBorders>
            <w:hideMark/>
          </w:tcPr>
          <w:p w14:paraId="71065A11" w14:textId="77777777" w:rsidR="00D45A8C" w:rsidRPr="00B620DB" w:rsidRDefault="00D45A8C" w:rsidP="00D45A8C">
            <w:pPr>
              <w:pStyle w:val="12TabHeadBody"/>
            </w:pPr>
            <w:bookmarkStart w:id="1788" w:name="ulcs115"/>
            <w:bookmarkStart w:id="1789" w:name="a111362"/>
            <w:bookmarkEnd w:id="1788"/>
            <w:bookmarkEnd w:id="1789"/>
            <w:r w:rsidRPr="00B620DB">
              <w:rPr>
                <w:rStyle w:val="flts1"/>
              </w:rPr>
              <w:t>Standard Method of Fire Tests of Firestop Systems</w:t>
            </w:r>
            <w:bookmarkStart w:id="1790" w:name="a111364"/>
            <w:bookmarkEnd w:id="1790"/>
          </w:p>
        </w:tc>
        <w:tc>
          <w:tcPr>
            <w:tcW w:w="1524" w:type="pct"/>
            <w:tcBorders>
              <w:top w:val="outset" w:sz="6" w:space="0" w:color="auto"/>
              <w:left w:val="outset" w:sz="6" w:space="0" w:color="auto"/>
              <w:bottom w:val="outset" w:sz="6" w:space="0" w:color="auto"/>
              <w:right w:val="outset" w:sz="6" w:space="0" w:color="auto"/>
            </w:tcBorders>
            <w:hideMark/>
          </w:tcPr>
          <w:p w14:paraId="1BBA28CD" w14:textId="77777777" w:rsidR="00D45A8C" w:rsidRPr="00B620DB" w:rsidRDefault="00135AFF" w:rsidP="00D45A8C">
            <w:pPr>
              <w:pStyle w:val="12TabHeadBody"/>
            </w:pPr>
            <w:hyperlink r:id="rId1574" w:anchor="es000225" w:history="1">
              <w:r w:rsidR="00D45A8C" w:rsidRPr="00B620DB">
                <w:rPr>
                  <w:rStyle w:val="Hyperlink"/>
                  <w:color w:val="auto"/>
                  <w:szCs w:val="18"/>
                  <w:u w:val="none"/>
                </w:rPr>
                <w:t>3.1.5.19.(3)</w:t>
              </w:r>
            </w:hyperlink>
            <w:r w:rsidR="00D45A8C" w:rsidRPr="00B620DB">
              <w:br/>
            </w:r>
            <w:hyperlink r:id="rId1575" w:anchor="es013799" w:history="1">
              <w:r w:rsidR="00D45A8C" w:rsidRPr="00B620DB">
                <w:rPr>
                  <w:rStyle w:val="Hyperlink"/>
                  <w:color w:val="auto"/>
                  <w:szCs w:val="18"/>
                  <w:u w:val="none"/>
                </w:rPr>
                <w:t>3.1.8.3.(3)</w:t>
              </w:r>
            </w:hyperlink>
            <w:r w:rsidR="00D45A8C" w:rsidRPr="00B620DB">
              <w:br/>
            </w:r>
            <w:hyperlink r:id="rId1576" w:anchor="es007621" w:history="1">
              <w:r w:rsidR="00D45A8C" w:rsidRPr="00B620DB">
                <w:rPr>
                  <w:rStyle w:val="Hyperlink"/>
                  <w:color w:val="auto"/>
                  <w:szCs w:val="18"/>
                  <w:u w:val="none"/>
                </w:rPr>
                <w:t>3.1.9.1.(1)</w:t>
              </w:r>
            </w:hyperlink>
            <w:r w:rsidR="00D45A8C" w:rsidRPr="00B620DB">
              <w:br/>
            </w:r>
            <w:hyperlink r:id="rId1577" w:anchor="es000295" w:history="1">
              <w:r w:rsidR="00D45A8C" w:rsidRPr="00B620DB">
                <w:rPr>
                  <w:rStyle w:val="Hyperlink"/>
                  <w:color w:val="auto"/>
                  <w:szCs w:val="18"/>
                  <w:u w:val="none"/>
                </w:rPr>
                <w:t>3.1.9.1.(2)</w:t>
              </w:r>
            </w:hyperlink>
            <w:r w:rsidR="00D45A8C" w:rsidRPr="00B620DB">
              <w:br/>
            </w:r>
            <w:hyperlink r:id="rId1578" w:anchor="es016016" w:history="1">
              <w:r w:rsidR="00D45A8C" w:rsidRPr="00B620DB">
                <w:rPr>
                  <w:rStyle w:val="Hyperlink"/>
                  <w:color w:val="auto"/>
                  <w:szCs w:val="18"/>
                  <w:u w:val="none"/>
                </w:rPr>
                <w:t>3.1.9.1.(3)</w:t>
              </w:r>
            </w:hyperlink>
            <w:r w:rsidR="00D45A8C" w:rsidRPr="00B620DB">
              <w:br/>
            </w:r>
            <w:hyperlink r:id="rId1579" w:anchor="es013906" w:history="1">
              <w:r w:rsidR="00D45A8C" w:rsidRPr="00B620DB">
                <w:rPr>
                  <w:rStyle w:val="Hyperlink"/>
                  <w:color w:val="auto"/>
                  <w:szCs w:val="18"/>
                  <w:u w:val="none"/>
                </w:rPr>
                <w:t>3.1.9.1.(6)</w:t>
              </w:r>
            </w:hyperlink>
            <w:r w:rsidR="00D45A8C" w:rsidRPr="00B620DB">
              <w:br/>
            </w:r>
            <w:hyperlink r:id="rId1580" w:anchor="es014637" w:history="1">
              <w:r w:rsidR="00D45A8C" w:rsidRPr="00B620DB">
                <w:rPr>
                  <w:rStyle w:val="Hyperlink"/>
                  <w:color w:val="auto"/>
                  <w:szCs w:val="18"/>
                  <w:u w:val="none"/>
                </w:rPr>
                <w:t>3.1.9.1.(7)</w:t>
              </w:r>
            </w:hyperlink>
            <w:r w:rsidR="00D45A8C" w:rsidRPr="00B620DB">
              <w:br/>
            </w:r>
            <w:hyperlink r:id="rId1581" w:anchor="es005952" w:history="1">
              <w:r w:rsidR="00D45A8C" w:rsidRPr="00B620DB">
                <w:rPr>
                  <w:rStyle w:val="Hyperlink"/>
                  <w:color w:val="auto"/>
                  <w:szCs w:val="18"/>
                  <w:u w:val="none"/>
                </w:rPr>
                <w:t>3.1.9.3.(1)</w:t>
              </w:r>
            </w:hyperlink>
            <w:r w:rsidR="00D45A8C" w:rsidRPr="00B620DB">
              <w:br/>
            </w:r>
            <w:hyperlink r:id="rId1582" w:anchor="es013879" w:history="1">
              <w:r w:rsidR="00D45A8C" w:rsidRPr="00B620DB">
                <w:rPr>
                  <w:rStyle w:val="Hyperlink"/>
                  <w:color w:val="auto"/>
                  <w:szCs w:val="18"/>
                  <w:u w:val="none"/>
                </w:rPr>
                <w:t>3.1.9.3.(2)</w:t>
              </w:r>
            </w:hyperlink>
            <w:r w:rsidR="00D45A8C" w:rsidRPr="00B620DB">
              <w:br/>
            </w:r>
            <w:hyperlink r:id="rId1583" w:anchor="es005954" w:history="1">
              <w:r w:rsidR="00D45A8C" w:rsidRPr="00B620DB">
                <w:rPr>
                  <w:rStyle w:val="Hyperlink"/>
                  <w:color w:val="auto"/>
                  <w:szCs w:val="18"/>
                  <w:u w:val="none"/>
                </w:rPr>
                <w:t>3.1.9.3.(4)</w:t>
              </w:r>
            </w:hyperlink>
            <w:r w:rsidR="00D45A8C" w:rsidRPr="00B620DB">
              <w:br/>
            </w:r>
            <w:hyperlink r:id="rId1584" w:anchor="es000306" w:history="1">
              <w:r w:rsidR="00D45A8C" w:rsidRPr="00B620DB">
                <w:rPr>
                  <w:rStyle w:val="Hyperlink"/>
                  <w:color w:val="auto"/>
                  <w:szCs w:val="18"/>
                  <w:u w:val="none"/>
                </w:rPr>
                <w:t>3.1.9.4.(4)</w:t>
              </w:r>
            </w:hyperlink>
            <w:r w:rsidR="00D45A8C" w:rsidRPr="00B620DB">
              <w:br/>
            </w:r>
            <w:hyperlink r:id="rId1585" w:anchor="es013666" w:history="1">
              <w:r w:rsidR="00D45A8C" w:rsidRPr="00B620DB">
                <w:rPr>
                  <w:rStyle w:val="Hyperlink"/>
                  <w:color w:val="auto"/>
                  <w:szCs w:val="18"/>
                  <w:u w:val="none"/>
                </w:rPr>
                <w:t>3.1.9.4.(7)</w:t>
              </w:r>
            </w:hyperlink>
            <w:r w:rsidR="00D45A8C" w:rsidRPr="00B620DB">
              <w:br/>
            </w:r>
            <w:hyperlink r:id="rId1586" w:anchor="en000032" w:history="1">
              <w:r w:rsidR="00D45A8C" w:rsidRPr="00B620DB">
                <w:rPr>
                  <w:rStyle w:val="Hyperlink"/>
                  <w:color w:val="auto"/>
                  <w:szCs w:val="18"/>
                  <w:u w:val="none"/>
                </w:rPr>
                <w:t>A-3.1.8.3.(2)</w:t>
              </w:r>
            </w:hyperlink>
            <w:r w:rsidR="00D45A8C" w:rsidRPr="00B620DB">
              <w:br/>
            </w:r>
            <w:hyperlink r:id="rId1587" w:anchor="en001511" w:history="1">
              <w:r w:rsidR="00D45A8C" w:rsidRPr="00B620DB">
                <w:rPr>
                  <w:rStyle w:val="Hyperlink"/>
                  <w:color w:val="auto"/>
                  <w:szCs w:val="18"/>
                  <w:u w:val="none"/>
                </w:rPr>
                <w:t>A-3.1.11.7.(7)</w:t>
              </w:r>
            </w:hyperlink>
            <w:r w:rsidR="00D45A8C" w:rsidRPr="00B620DB">
              <w:br/>
            </w:r>
            <w:hyperlink r:id="rId1588" w:anchor="es008238" w:history="1">
              <w:r w:rsidR="00D45A8C" w:rsidRPr="00B620DB">
                <w:rPr>
                  <w:rStyle w:val="Hyperlink"/>
                  <w:color w:val="auto"/>
                  <w:szCs w:val="18"/>
                  <w:u w:val="none"/>
                </w:rPr>
                <w:t>9.10.9.2.(3)</w:t>
              </w:r>
            </w:hyperlink>
            <w:r w:rsidR="00D45A8C" w:rsidRPr="00B620DB">
              <w:br/>
            </w:r>
            <w:hyperlink r:id="rId1589" w:anchor="es002227" w:history="1">
              <w:r w:rsidR="00D45A8C" w:rsidRPr="00B620DB">
                <w:rPr>
                  <w:rStyle w:val="Hyperlink"/>
                  <w:color w:val="auto"/>
                  <w:szCs w:val="18"/>
                  <w:u w:val="none"/>
                </w:rPr>
                <w:t>9.10.9.6.(1)</w:t>
              </w:r>
            </w:hyperlink>
            <w:r w:rsidR="00D45A8C" w:rsidRPr="00B620DB">
              <w:br/>
            </w:r>
            <w:hyperlink r:id="rId1590" w:anchor="es016035" w:history="1">
              <w:r w:rsidR="00D45A8C" w:rsidRPr="00B620DB">
                <w:rPr>
                  <w:rStyle w:val="Hyperlink"/>
                  <w:color w:val="auto"/>
                  <w:szCs w:val="18"/>
                  <w:u w:val="none"/>
                </w:rPr>
                <w:t>9.10.9.6.(2)</w:t>
              </w:r>
            </w:hyperlink>
            <w:r w:rsidR="00D45A8C" w:rsidRPr="00B620DB">
              <w:br/>
            </w:r>
            <w:hyperlink r:id="rId1591" w:anchor="es014624" w:history="1">
              <w:r w:rsidR="00D45A8C" w:rsidRPr="00B620DB">
                <w:rPr>
                  <w:rStyle w:val="Hyperlink"/>
                  <w:color w:val="auto"/>
                  <w:szCs w:val="18"/>
                  <w:u w:val="none"/>
                </w:rPr>
                <w:t>9.10.9.8.(1)</w:t>
              </w:r>
            </w:hyperlink>
            <w:r w:rsidR="00D45A8C" w:rsidRPr="00B620DB">
              <w:br/>
            </w:r>
            <w:hyperlink r:id="rId1592" w:anchor="es014629" w:history="1">
              <w:r w:rsidR="00D45A8C" w:rsidRPr="00B620DB">
                <w:rPr>
                  <w:rStyle w:val="Hyperlink"/>
                  <w:color w:val="auto"/>
                  <w:szCs w:val="18"/>
                  <w:u w:val="none"/>
                </w:rPr>
                <w:t>9.10.9.8.(6)</w:t>
              </w:r>
            </w:hyperlink>
          </w:p>
        </w:tc>
      </w:tr>
      <w:tr w:rsidR="00D45A8C" w:rsidRPr="00B620DB" w14:paraId="276B700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B47E364" w14:textId="77777777" w:rsidR="00D45A8C" w:rsidRPr="00B620DB" w:rsidRDefault="00D45A8C" w:rsidP="00D45A8C">
            <w:pPr>
              <w:pStyle w:val="12TabHeadBody"/>
            </w:pPr>
            <w:r w:rsidRPr="00B620DB">
              <w:rPr>
                <w:rStyle w:val="flts1"/>
              </w:rPr>
              <w:lastRenderedPageBreak/>
              <w:t>ULC</w:t>
            </w:r>
          </w:p>
        </w:tc>
        <w:tc>
          <w:tcPr>
            <w:tcW w:w="1253" w:type="pct"/>
            <w:tcBorders>
              <w:top w:val="outset" w:sz="6" w:space="0" w:color="auto"/>
              <w:left w:val="outset" w:sz="6" w:space="0" w:color="auto"/>
              <w:bottom w:val="outset" w:sz="6" w:space="0" w:color="auto"/>
              <w:right w:val="outset" w:sz="6" w:space="0" w:color="auto"/>
            </w:tcBorders>
            <w:hideMark/>
          </w:tcPr>
          <w:p w14:paraId="0FEB6AFE" w14:textId="77777777" w:rsidR="00D45A8C" w:rsidRPr="00B620DB" w:rsidRDefault="00D45A8C" w:rsidP="00D45A8C">
            <w:pPr>
              <w:pStyle w:val="12TabHeadBody"/>
            </w:pPr>
            <w:r w:rsidRPr="00B620DB">
              <w:rPr>
                <w:rStyle w:val="flts1"/>
              </w:rPr>
              <w:t>CAN/ULC-S124-06</w:t>
            </w:r>
          </w:p>
        </w:tc>
        <w:tc>
          <w:tcPr>
            <w:tcW w:w="1641" w:type="pct"/>
            <w:tcBorders>
              <w:top w:val="outset" w:sz="6" w:space="0" w:color="auto"/>
              <w:left w:val="outset" w:sz="6" w:space="0" w:color="auto"/>
              <w:bottom w:val="outset" w:sz="6" w:space="0" w:color="auto"/>
              <w:right w:val="outset" w:sz="6" w:space="0" w:color="auto"/>
            </w:tcBorders>
            <w:hideMark/>
          </w:tcPr>
          <w:p w14:paraId="557448E5" w14:textId="77777777" w:rsidR="00D45A8C" w:rsidRPr="00B620DB" w:rsidRDefault="00D45A8C" w:rsidP="00D45A8C">
            <w:pPr>
              <w:pStyle w:val="12TabHeadBody"/>
            </w:pPr>
            <w:bookmarkStart w:id="1791" w:name="ulcs124"/>
            <w:bookmarkStart w:id="1792" w:name="a111625"/>
            <w:bookmarkEnd w:id="1791"/>
            <w:bookmarkEnd w:id="1792"/>
            <w:r w:rsidRPr="00B620DB">
              <w:rPr>
                <w:rStyle w:val="flts1"/>
              </w:rPr>
              <w:t>Standard Method of Test for the Evaluation of Protective Coverings for Foamed Plastic</w:t>
            </w:r>
            <w:bookmarkStart w:id="1793" w:name="a111627"/>
            <w:bookmarkEnd w:id="1793"/>
          </w:p>
        </w:tc>
        <w:tc>
          <w:tcPr>
            <w:tcW w:w="1524" w:type="pct"/>
            <w:tcBorders>
              <w:top w:val="outset" w:sz="6" w:space="0" w:color="auto"/>
              <w:left w:val="outset" w:sz="6" w:space="0" w:color="auto"/>
              <w:bottom w:val="outset" w:sz="6" w:space="0" w:color="auto"/>
              <w:right w:val="outset" w:sz="6" w:space="0" w:color="auto"/>
            </w:tcBorders>
            <w:hideMark/>
          </w:tcPr>
          <w:p w14:paraId="691D62FD" w14:textId="77777777" w:rsidR="00D45A8C" w:rsidRPr="00B620DB" w:rsidRDefault="00135AFF" w:rsidP="00D45A8C">
            <w:pPr>
              <w:pStyle w:val="12TabHeadBody"/>
            </w:pPr>
            <w:hyperlink r:id="rId1593" w:anchor="es005930" w:history="1">
              <w:r w:rsidR="00D45A8C" w:rsidRPr="00B620DB">
                <w:rPr>
                  <w:rStyle w:val="Hyperlink"/>
                  <w:color w:val="auto"/>
                  <w:szCs w:val="18"/>
                  <w:u w:val="none"/>
                </w:rPr>
                <w:t>3.1.5.15.(2)</w:t>
              </w:r>
            </w:hyperlink>
            <w:r w:rsidR="00D45A8C" w:rsidRPr="00B620DB">
              <w:br/>
            </w:r>
            <w:hyperlink r:id="rId1594" w:anchor="en000029" w:history="1">
              <w:r w:rsidR="00D45A8C" w:rsidRPr="00B620DB">
                <w:rPr>
                  <w:rStyle w:val="Hyperlink"/>
                  <w:color w:val="auto"/>
                  <w:szCs w:val="18"/>
                  <w:u w:val="none"/>
                </w:rPr>
                <w:t>A-3.1.5.14.(5)(d)</w:t>
              </w:r>
            </w:hyperlink>
          </w:p>
        </w:tc>
      </w:tr>
      <w:tr w:rsidR="00D45A8C" w:rsidRPr="00B620DB" w14:paraId="2E9284E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FB5C0DD"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AB4D5F2" w14:textId="77777777" w:rsidR="00D45A8C" w:rsidRPr="00B620DB" w:rsidRDefault="00D45A8C" w:rsidP="00D45A8C">
            <w:pPr>
              <w:pStyle w:val="12TabHeadBody"/>
            </w:pPr>
            <w:r w:rsidRPr="00B620DB">
              <w:rPr>
                <w:rStyle w:val="flts1"/>
              </w:rPr>
              <w:t>CAN/ULC-S126-14</w:t>
            </w:r>
          </w:p>
        </w:tc>
        <w:tc>
          <w:tcPr>
            <w:tcW w:w="1641" w:type="pct"/>
            <w:tcBorders>
              <w:top w:val="outset" w:sz="6" w:space="0" w:color="auto"/>
              <w:left w:val="outset" w:sz="6" w:space="0" w:color="auto"/>
              <w:bottom w:val="outset" w:sz="6" w:space="0" w:color="auto"/>
              <w:right w:val="outset" w:sz="6" w:space="0" w:color="auto"/>
            </w:tcBorders>
            <w:hideMark/>
          </w:tcPr>
          <w:p w14:paraId="668081D3" w14:textId="77777777" w:rsidR="00D45A8C" w:rsidRPr="00B620DB" w:rsidRDefault="00D45A8C" w:rsidP="00D45A8C">
            <w:pPr>
              <w:pStyle w:val="12TabHeadBody"/>
            </w:pPr>
            <w:bookmarkStart w:id="1794" w:name="ulcs126"/>
            <w:bookmarkStart w:id="1795" w:name="a111648"/>
            <w:bookmarkEnd w:id="1794"/>
            <w:bookmarkEnd w:id="1795"/>
            <w:r w:rsidRPr="00B620DB">
              <w:rPr>
                <w:rStyle w:val="flts1"/>
              </w:rPr>
              <w:t>Standard Method of Test for Fire Spread Under Roof-Deck Assemblies</w:t>
            </w:r>
            <w:bookmarkStart w:id="1796" w:name="a111650"/>
            <w:bookmarkEnd w:id="1796"/>
          </w:p>
        </w:tc>
        <w:tc>
          <w:tcPr>
            <w:tcW w:w="1524" w:type="pct"/>
            <w:tcBorders>
              <w:top w:val="outset" w:sz="6" w:space="0" w:color="auto"/>
              <w:left w:val="outset" w:sz="6" w:space="0" w:color="auto"/>
              <w:bottom w:val="outset" w:sz="6" w:space="0" w:color="auto"/>
              <w:right w:val="outset" w:sz="6" w:space="0" w:color="auto"/>
            </w:tcBorders>
            <w:hideMark/>
          </w:tcPr>
          <w:p w14:paraId="6B015E7B" w14:textId="77777777" w:rsidR="00D45A8C" w:rsidRPr="00B620DB" w:rsidRDefault="00135AFF" w:rsidP="00D45A8C">
            <w:pPr>
              <w:pStyle w:val="12TabHeadBody"/>
            </w:pPr>
            <w:hyperlink r:id="rId1595" w:anchor="es000365" w:history="1">
              <w:r w:rsidR="00D45A8C" w:rsidRPr="00B620DB">
                <w:rPr>
                  <w:rStyle w:val="Hyperlink"/>
                  <w:color w:val="auto"/>
                  <w:szCs w:val="18"/>
                  <w:u w:val="none"/>
                </w:rPr>
                <w:t>3.1.14.1.(1)</w:t>
              </w:r>
            </w:hyperlink>
            <w:r w:rsidR="00D45A8C" w:rsidRPr="00B620DB">
              <w:br/>
            </w:r>
            <w:hyperlink r:id="rId1596" w:anchor="es000367" w:history="1">
              <w:r w:rsidR="00D45A8C" w:rsidRPr="00B620DB">
                <w:rPr>
                  <w:rStyle w:val="Hyperlink"/>
                  <w:color w:val="auto"/>
                  <w:szCs w:val="18"/>
                  <w:u w:val="none"/>
                </w:rPr>
                <w:t>3.1.14.2.(1)</w:t>
              </w:r>
            </w:hyperlink>
          </w:p>
        </w:tc>
      </w:tr>
      <w:tr w:rsidR="00D45A8C" w:rsidRPr="00B620DB" w14:paraId="45DC82D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60255D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62A3AF22" w14:textId="77777777" w:rsidR="00D45A8C" w:rsidRPr="00B620DB" w:rsidRDefault="00D45A8C" w:rsidP="00D45A8C">
            <w:pPr>
              <w:pStyle w:val="12TabHeadBody"/>
            </w:pPr>
            <w:r w:rsidRPr="00B620DB">
              <w:rPr>
                <w:rStyle w:val="flts1"/>
              </w:rPr>
              <w:t>CAN/ULC-S134-13</w:t>
            </w:r>
          </w:p>
        </w:tc>
        <w:tc>
          <w:tcPr>
            <w:tcW w:w="1641" w:type="pct"/>
            <w:tcBorders>
              <w:top w:val="outset" w:sz="6" w:space="0" w:color="auto"/>
              <w:left w:val="outset" w:sz="6" w:space="0" w:color="auto"/>
              <w:bottom w:val="outset" w:sz="6" w:space="0" w:color="auto"/>
              <w:right w:val="outset" w:sz="6" w:space="0" w:color="auto"/>
            </w:tcBorders>
            <w:hideMark/>
          </w:tcPr>
          <w:p w14:paraId="3C8294A0" w14:textId="77777777" w:rsidR="00D45A8C" w:rsidRPr="00B620DB" w:rsidRDefault="00D45A8C" w:rsidP="00D45A8C">
            <w:pPr>
              <w:pStyle w:val="12TabHeadBody"/>
            </w:pPr>
            <w:bookmarkStart w:id="1797" w:name="ulcs134"/>
            <w:bookmarkStart w:id="1798" w:name="a111877"/>
            <w:bookmarkEnd w:id="1797"/>
            <w:bookmarkEnd w:id="1798"/>
            <w:r w:rsidRPr="00B620DB">
              <w:rPr>
                <w:rStyle w:val="flts1"/>
              </w:rPr>
              <w:t>Standard Method of Fire Test of Exterior Wall Assemblies</w:t>
            </w:r>
            <w:bookmarkStart w:id="1799" w:name="a111879"/>
            <w:bookmarkEnd w:id="1799"/>
          </w:p>
        </w:tc>
        <w:tc>
          <w:tcPr>
            <w:tcW w:w="1524" w:type="pct"/>
            <w:tcBorders>
              <w:top w:val="outset" w:sz="6" w:space="0" w:color="auto"/>
              <w:left w:val="outset" w:sz="6" w:space="0" w:color="auto"/>
              <w:bottom w:val="outset" w:sz="6" w:space="0" w:color="auto"/>
              <w:right w:val="outset" w:sz="6" w:space="0" w:color="auto"/>
            </w:tcBorders>
            <w:hideMark/>
          </w:tcPr>
          <w:p w14:paraId="788C9FD4" w14:textId="77777777" w:rsidR="00D45A8C" w:rsidRPr="00B620DB" w:rsidRDefault="00135AFF" w:rsidP="00D45A8C">
            <w:pPr>
              <w:pStyle w:val="12TabHeadBody"/>
            </w:pPr>
            <w:hyperlink r:id="rId1597" w:anchor="es000195" w:history="1">
              <w:r w:rsidR="00D45A8C" w:rsidRPr="00B620DB">
                <w:rPr>
                  <w:rStyle w:val="Hyperlink"/>
                  <w:color w:val="auto"/>
                  <w:szCs w:val="18"/>
                  <w:u w:val="none"/>
                </w:rPr>
                <w:t>3.1.5.5.(1)</w:t>
              </w:r>
            </w:hyperlink>
            <w:r w:rsidR="00D45A8C" w:rsidRPr="00B620DB">
              <w:br/>
            </w:r>
            <w:hyperlink r:id="rId1598" w:anchor="es016300" w:history="1">
              <w:r w:rsidR="00D45A8C" w:rsidRPr="00B620DB">
                <w:rPr>
                  <w:rStyle w:val="Hyperlink"/>
                  <w:color w:val="auto"/>
                  <w:szCs w:val="18"/>
                  <w:u w:val="none"/>
                </w:rPr>
                <w:t>9.10.14.5.(2)</w:t>
              </w:r>
            </w:hyperlink>
            <w:r w:rsidR="00D45A8C" w:rsidRPr="00B620DB">
              <w:br/>
            </w:r>
            <w:hyperlink r:id="rId1599" w:anchor="es008285" w:history="1">
              <w:r w:rsidR="00D45A8C" w:rsidRPr="00B620DB">
                <w:rPr>
                  <w:rStyle w:val="Hyperlink"/>
                  <w:color w:val="auto"/>
                  <w:szCs w:val="18"/>
                  <w:u w:val="none"/>
                </w:rPr>
                <w:t>9.10.15.5.(2)</w:t>
              </w:r>
            </w:hyperlink>
            <w:r w:rsidR="00D45A8C" w:rsidRPr="00B620DB">
              <w:br/>
            </w:r>
            <w:hyperlink r:id="rId1600" w:anchor="es016069" w:history="1">
              <w:r w:rsidR="00D45A8C" w:rsidRPr="00B620DB">
                <w:rPr>
                  <w:rStyle w:val="Hyperlink"/>
                  <w:color w:val="auto"/>
                  <w:szCs w:val="18"/>
                  <w:u w:val="none"/>
                </w:rPr>
                <w:t>9.10.15.5.(3)</w:t>
              </w:r>
            </w:hyperlink>
          </w:p>
        </w:tc>
      </w:tr>
      <w:tr w:rsidR="00D45A8C" w:rsidRPr="00B620DB" w14:paraId="767D36F3"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793A767"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689F096" w14:textId="77777777" w:rsidR="00D45A8C" w:rsidRPr="00B620DB" w:rsidRDefault="00D45A8C" w:rsidP="00D45A8C">
            <w:pPr>
              <w:pStyle w:val="12TabHeadBody"/>
            </w:pPr>
            <w:r w:rsidRPr="00B620DB">
              <w:rPr>
                <w:rStyle w:val="flts1"/>
              </w:rPr>
              <w:t>ULC-S135-04</w:t>
            </w:r>
          </w:p>
        </w:tc>
        <w:tc>
          <w:tcPr>
            <w:tcW w:w="1641" w:type="pct"/>
            <w:tcBorders>
              <w:top w:val="outset" w:sz="6" w:space="0" w:color="auto"/>
              <w:left w:val="outset" w:sz="6" w:space="0" w:color="auto"/>
              <w:bottom w:val="outset" w:sz="6" w:space="0" w:color="auto"/>
              <w:right w:val="outset" w:sz="6" w:space="0" w:color="auto"/>
            </w:tcBorders>
            <w:hideMark/>
          </w:tcPr>
          <w:p w14:paraId="64DF7FFC" w14:textId="77777777" w:rsidR="00D45A8C" w:rsidRPr="00B620DB" w:rsidRDefault="00D45A8C" w:rsidP="00D45A8C">
            <w:pPr>
              <w:pStyle w:val="12TabHeadBody"/>
            </w:pPr>
            <w:bookmarkStart w:id="1800" w:name="ulcs135"/>
            <w:bookmarkStart w:id="1801" w:name="a111904"/>
            <w:bookmarkEnd w:id="1800"/>
            <w:bookmarkEnd w:id="1801"/>
            <w:r w:rsidRPr="00B620DB">
              <w:rPr>
                <w:rStyle w:val="flts1"/>
              </w:rPr>
              <w:t>Standard Test Method for the Determination of Combustibility Parameters of Building Materials Using an Oxygen Consumption Calorimeter (Cone Calorimeter)</w:t>
            </w:r>
            <w:bookmarkStart w:id="1802" w:name="a111906"/>
            <w:bookmarkEnd w:id="1802"/>
          </w:p>
        </w:tc>
        <w:tc>
          <w:tcPr>
            <w:tcW w:w="1524" w:type="pct"/>
            <w:tcBorders>
              <w:top w:val="outset" w:sz="6" w:space="0" w:color="auto"/>
              <w:left w:val="outset" w:sz="6" w:space="0" w:color="auto"/>
              <w:bottom w:val="outset" w:sz="6" w:space="0" w:color="auto"/>
              <w:right w:val="outset" w:sz="6" w:space="0" w:color="auto"/>
            </w:tcBorders>
            <w:hideMark/>
          </w:tcPr>
          <w:p w14:paraId="6D3DCA0D" w14:textId="77777777" w:rsidR="00D45A8C" w:rsidRPr="00B620DB" w:rsidRDefault="00135AFF" w:rsidP="00D45A8C">
            <w:pPr>
              <w:pStyle w:val="12TabHeadBody"/>
            </w:pPr>
            <w:hyperlink r:id="rId1601" w:anchor="es007607" w:history="1">
              <w:r w:rsidR="00D45A8C" w:rsidRPr="00B620DB">
                <w:rPr>
                  <w:rStyle w:val="Hyperlink"/>
                  <w:color w:val="auto"/>
                  <w:szCs w:val="18"/>
                  <w:u w:val="none"/>
                </w:rPr>
                <w:t>3.1.5.1.(2)</w:t>
              </w:r>
            </w:hyperlink>
          </w:p>
        </w:tc>
      </w:tr>
      <w:tr w:rsidR="00D45A8C" w:rsidRPr="00B620DB" w14:paraId="69FC3D7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CB20D93"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5BF9FA4" w14:textId="77777777" w:rsidR="00D45A8C" w:rsidRPr="00B620DB" w:rsidRDefault="00D45A8C" w:rsidP="00D45A8C">
            <w:pPr>
              <w:pStyle w:val="12TabHeadBody"/>
            </w:pPr>
            <w:r w:rsidRPr="00B620DB">
              <w:rPr>
                <w:rStyle w:val="flts1"/>
              </w:rPr>
              <w:t>CAN/ULC-S138-06</w:t>
            </w:r>
          </w:p>
        </w:tc>
        <w:tc>
          <w:tcPr>
            <w:tcW w:w="1641" w:type="pct"/>
            <w:tcBorders>
              <w:top w:val="outset" w:sz="6" w:space="0" w:color="auto"/>
              <w:left w:val="outset" w:sz="6" w:space="0" w:color="auto"/>
              <w:bottom w:val="outset" w:sz="6" w:space="0" w:color="auto"/>
              <w:right w:val="outset" w:sz="6" w:space="0" w:color="auto"/>
            </w:tcBorders>
            <w:hideMark/>
          </w:tcPr>
          <w:p w14:paraId="735C04E2" w14:textId="77777777" w:rsidR="00D45A8C" w:rsidRPr="00B620DB" w:rsidRDefault="00D45A8C" w:rsidP="00D45A8C">
            <w:pPr>
              <w:pStyle w:val="12TabHeadBody"/>
            </w:pPr>
            <w:bookmarkStart w:id="1803" w:name="ulcs138"/>
            <w:bookmarkStart w:id="1804" w:name="a112131"/>
            <w:bookmarkEnd w:id="1803"/>
            <w:bookmarkEnd w:id="1804"/>
            <w:r w:rsidRPr="00B620DB">
              <w:rPr>
                <w:rStyle w:val="flts1"/>
              </w:rPr>
              <w:t>Standard Method of Test for Fire Growth of Insulated Building Panels in a Full-Scale Room Configuration</w:t>
            </w:r>
            <w:bookmarkStart w:id="1805" w:name="a112133"/>
            <w:bookmarkEnd w:id="1805"/>
          </w:p>
        </w:tc>
        <w:tc>
          <w:tcPr>
            <w:tcW w:w="1524" w:type="pct"/>
            <w:tcBorders>
              <w:top w:val="outset" w:sz="6" w:space="0" w:color="auto"/>
              <w:left w:val="outset" w:sz="6" w:space="0" w:color="auto"/>
              <w:bottom w:val="outset" w:sz="6" w:space="0" w:color="auto"/>
              <w:right w:val="outset" w:sz="6" w:space="0" w:color="auto"/>
            </w:tcBorders>
            <w:hideMark/>
          </w:tcPr>
          <w:p w14:paraId="2C3435AF" w14:textId="77777777" w:rsidR="00D45A8C" w:rsidRPr="00B620DB" w:rsidRDefault="00135AFF" w:rsidP="00D45A8C">
            <w:pPr>
              <w:pStyle w:val="12TabHeadBody"/>
            </w:pPr>
            <w:hyperlink r:id="rId1602" w:anchor="es005924" w:history="1">
              <w:r w:rsidR="00D45A8C" w:rsidRPr="00B620DB">
                <w:rPr>
                  <w:rStyle w:val="Hyperlink"/>
                  <w:color w:val="auto"/>
                  <w:szCs w:val="18"/>
                  <w:u w:val="none"/>
                </w:rPr>
                <w:t>3.1.5.7.(1)</w:t>
              </w:r>
            </w:hyperlink>
            <w:r w:rsidR="00D45A8C" w:rsidRPr="00B620DB">
              <w:br/>
            </w:r>
            <w:hyperlink r:id="rId1603" w:anchor="es005926" w:history="1">
              <w:r w:rsidR="00D45A8C" w:rsidRPr="00B620DB">
                <w:rPr>
                  <w:rStyle w:val="Hyperlink"/>
                  <w:color w:val="auto"/>
                  <w:szCs w:val="18"/>
                  <w:u w:val="none"/>
                </w:rPr>
                <w:t>3.1.5.7.(3)</w:t>
              </w:r>
            </w:hyperlink>
          </w:p>
        </w:tc>
      </w:tr>
      <w:tr w:rsidR="00D45A8C" w:rsidRPr="00B620DB" w14:paraId="09C3F9C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CCF9FC2"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430838F" w14:textId="77777777" w:rsidR="00D45A8C" w:rsidRPr="00B620DB" w:rsidRDefault="00D45A8C" w:rsidP="00D45A8C">
            <w:pPr>
              <w:pStyle w:val="12TabHeadBody"/>
            </w:pPr>
            <w:r w:rsidRPr="00B620DB">
              <w:rPr>
                <w:rStyle w:val="flts1"/>
              </w:rPr>
              <w:t>CAN/ULC-S139:2017</w:t>
            </w:r>
          </w:p>
        </w:tc>
        <w:tc>
          <w:tcPr>
            <w:tcW w:w="1641" w:type="pct"/>
            <w:tcBorders>
              <w:top w:val="outset" w:sz="6" w:space="0" w:color="auto"/>
              <w:left w:val="outset" w:sz="6" w:space="0" w:color="auto"/>
              <w:bottom w:val="outset" w:sz="6" w:space="0" w:color="auto"/>
              <w:right w:val="outset" w:sz="6" w:space="0" w:color="auto"/>
            </w:tcBorders>
            <w:hideMark/>
          </w:tcPr>
          <w:p w14:paraId="2433D3A0" w14:textId="77777777" w:rsidR="00D45A8C" w:rsidRPr="00B620DB" w:rsidRDefault="00D45A8C" w:rsidP="00D45A8C">
            <w:pPr>
              <w:pStyle w:val="12TabHeadBody"/>
            </w:pPr>
            <w:bookmarkStart w:id="1806" w:name="ulcs139"/>
            <w:bookmarkStart w:id="1807" w:name="a112154"/>
            <w:bookmarkEnd w:id="1806"/>
            <w:bookmarkEnd w:id="1807"/>
            <w:r w:rsidRPr="00B620DB">
              <w:rPr>
                <w:rStyle w:val="flts1"/>
              </w:rPr>
              <w:t>Standard for Fire Test for Circuit Integrity of Fire-Resistive Power, Instrumentation, Control and Data Cables</w:t>
            </w:r>
            <w:bookmarkStart w:id="1808" w:name="a112156"/>
            <w:bookmarkEnd w:id="1808"/>
          </w:p>
        </w:tc>
        <w:tc>
          <w:tcPr>
            <w:tcW w:w="1524" w:type="pct"/>
            <w:tcBorders>
              <w:top w:val="outset" w:sz="6" w:space="0" w:color="auto"/>
              <w:left w:val="outset" w:sz="6" w:space="0" w:color="auto"/>
              <w:bottom w:val="outset" w:sz="6" w:space="0" w:color="auto"/>
              <w:right w:val="outset" w:sz="6" w:space="0" w:color="auto"/>
            </w:tcBorders>
            <w:hideMark/>
          </w:tcPr>
          <w:p w14:paraId="734A7052" w14:textId="77777777" w:rsidR="00D45A8C" w:rsidRPr="00B620DB" w:rsidRDefault="00135AFF" w:rsidP="00D45A8C">
            <w:pPr>
              <w:pStyle w:val="12TabHeadBody"/>
            </w:pPr>
            <w:hyperlink r:id="rId1604" w:anchor="es000770" w:history="1">
              <w:r w:rsidR="00D45A8C" w:rsidRPr="00B620DB">
                <w:rPr>
                  <w:rStyle w:val="Hyperlink"/>
                  <w:color w:val="auto"/>
                  <w:szCs w:val="18"/>
                  <w:u w:val="none"/>
                </w:rPr>
                <w:t>3.2.6.5.(6)</w:t>
              </w:r>
            </w:hyperlink>
            <w:r w:rsidR="00D45A8C" w:rsidRPr="00B620DB">
              <w:br/>
            </w:r>
            <w:hyperlink r:id="rId1605" w:anchor="es016025" w:history="1">
              <w:r w:rsidR="00D45A8C" w:rsidRPr="00B620DB">
                <w:rPr>
                  <w:rStyle w:val="Hyperlink"/>
                  <w:color w:val="auto"/>
                  <w:szCs w:val="18"/>
                  <w:u w:val="none"/>
                </w:rPr>
                <w:t>3.2.7.10.(2)</w:t>
              </w:r>
            </w:hyperlink>
            <w:r w:rsidR="00D45A8C" w:rsidRPr="00B620DB">
              <w:br/>
            </w:r>
            <w:hyperlink r:id="rId1606" w:anchor="es016026" w:history="1">
              <w:r w:rsidR="00D45A8C" w:rsidRPr="00B620DB">
                <w:rPr>
                  <w:rStyle w:val="Hyperlink"/>
                  <w:color w:val="auto"/>
                  <w:szCs w:val="18"/>
                  <w:u w:val="none"/>
                </w:rPr>
                <w:t>3.2.7.10.(3)</w:t>
              </w:r>
            </w:hyperlink>
          </w:p>
        </w:tc>
      </w:tr>
      <w:tr w:rsidR="00D45A8C" w:rsidRPr="00B620DB" w14:paraId="62D2246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E51B75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FF31DA1" w14:textId="77777777" w:rsidR="00D45A8C" w:rsidRPr="00B620DB" w:rsidRDefault="00D45A8C" w:rsidP="00D45A8C">
            <w:pPr>
              <w:pStyle w:val="12TabHeadBody"/>
            </w:pPr>
            <w:r w:rsidRPr="00B620DB">
              <w:rPr>
                <w:rStyle w:val="flts1"/>
              </w:rPr>
              <w:t>CAN/ULC-S143-14</w:t>
            </w:r>
          </w:p>
        </w:tc>
        <w:tc>
          <w:tcPr>
            <w:tcW w:w="1641" w:type="pct"/>
            <w:tcBorders>
              <w:top w:val="outset" w:sz="6" w:space="0" w:color="auto"/>
              <w:left w:val="outset" w:sz="6" w:space="0" w:color="auto"/>
              <w:bottom w:val="outset" w:sz="6" w:space="0" w:color="auto"/>
              <w:right w:val="outset" w:sz="6" w:space="0" w:color="auto"/>
            </w:tcBorders>
            <w:hideMark/>
          </w:tcPr>
          <w:p w14:paraId="0CC49CF5" w14:textId="77777777" w:rsidR="00D45A8C" w:rsidRPr="00B620DB" w:rsidRDefault="00D45A8C" w:rsidP="00D45A8C">
            <w:pPr>
              <w:pStyle w:val="12TabHeadBody"/>
            </w:pPr>
            <w:bookmarkStart w:id="1809" w:name="ulcs143"/>
            <w:bookmarkStart w:id="1810" w:name="a112385"/>
            <w:bookmarkEnd w:id="1809"/>
            <w:bookmarkEnd w:id="1810"/>
            <w:r w:rsidRPr="00B620DB">
              <w:rPr>
                <w:rStyle w:val="flts1"/>
              </w:rPr>
              <w:t>Standard Method of Fire Tests for Non-Metallic Electrical and Optical Fibre Cable Raceway Systems</w:t>
            </w:r>
            <w:bookmarkStart w:id="1811" w:name="a112387"/>
            <w:bookmarkEnd w:id="1811"/>
          </w:p>
        </w:tc>
        <w:tc>
          <w:tcPr>
            <w:tcW w:w="1524" w:type="pct"/>
            <w:tcBorders>
              <w:top w:val="outset" w:sz="6" w:space="0" w:color="auto"/>
              <w:left w:val="outset" w:sz="6" w:space="0" w:color="auto"/>
              <w:bottom w:val="outset" w:sz="6" w:space="0" w:color="auto"/>
              <w:right w:val="outset" w:sz="6" w:space="0" w:color="auto"/>
            </w:tcBorders>
            <w:hideMark/>
          </w:tcPr>
          <w:p w14:paraId="6DC612F5" w14:textId="77777777" w:rsidR="00D45A8C" w:rsidRPr="00B620DB" w:rsidRDefault="00135AFF" w:rsidP="00D45A8C">
            <w:pPr>
              <w:pStyle w:val="12TabHeadBody"/>
            </w:pPr>
            <w:hyperlink r:id="rId1607" w:anchor="es000229" w:history="1">
              <w:r w:rsidR="00D45A8C" w:rsidRPr="00B620DB">
                <w:rPr>
                  <w:rStyle w:val="Hyperlink"/>
                  <w:color w:val="auto"/>
                  <w:szCs w:val="18"/>
                  <w:u w:val="none"/>
                </w:rPr>
                <w:t>3.1.5.23.(1)</w:t>
              </w:r>
            </w:hyperlink>
          </w:p>
        </w:tc>
      </w:tr>
      <w:tr w:rsidR="00D45A8C" w:rsidRPr="00B620DB" w14:paraId="762A9A3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2CC91AA"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6CFCEA57" w14:textId="77777777" w:rsidR="00D45A8C" w:rsidRPr="00B620DB" w:rsidRDefault="00D45A8C" w:rsidP="00D45A8C">
            <w:pPr>
              <w:pStyle w:val="12TabHeadBody"/>
            </w:pPr>
            <w:r w:rsidRPr="00B620DB">
              <w:rPr>
                <w:rStyle w:val="flts1"/>
              </w:rPr>
              <w:t>CAN/ULC-S144-12</w:t>
            </w:r>
          </w:p>
        </w:tc>
        <w:tc>
          <w:tcPr>
            <w:tcW w:w="1641" w:type="pct"/>
            <w:tcBorders>
              <w:top w:val="outset" w:sz="6" w:space="0" w:color="auto"/>
              <w:left w:val="outset" w:sz="6" w:space="0" w:color="auto"/>
              <w:bottom w:val="outset" w:sz="6" w:space="0" w:color="auto"/>
              <w:right w:val="outset" w:sz="6" w:space="0" w:color="auto"/>
            </w:tcBorders>
            <w:hideMark/>
          </w:tcPr>
          <w:p w14:paraId="3DB705AA" w14:textId="77777777" w:rsidR="00D45A8C" w:rsidRPr="00B620DB" w:rsidRDefault="00D45A8C" w:rsidP="00D45A8C">
            <w:pPr>
              <w:pStyle w:val="12TabHeadBody"/>
            </w:pPr>
            <w:bookmarkStart w:id="1812" w:name="ulcs144"/>
            <w:bookmarkStart w:id="1813" w:name="a112406"/>
            <w:bookmarkEnd w:id="1812"/>
            <w:bookmarkEnd w:id="1813"/>
            <w:r w:rsidRPr="00B620DB">
              <w:rPr>
                <w:rStyle w:val="flts1"/>
              </w:rPr>
              <w:t>Standard Method of Fire Resistance Test – Grease Duct Assemblies</w:t>
            </w:r>
            <w:bookmarkStart w:id="1814" w:name="a112408"/>
            <w:bookmarkEnd w:id="1814"/>
          </w:p>
        </w:tc>
        <w:tc>
          <w:tcPr>
            <w:tcW w:w="1524" w:type="pct"/>
            <w:tcBorders>
              <w:top w:val="outset" w:sz="6" w:space="0" w:color="auto"/>
              <w:left w:val="outset" w:sz="6" w:space="0" w:color="auto"/>
              <w:bottom w:val="outset" w:sz="6" w:space="0" w:color="auto"/>
              <w:right w:val="outset" w:sz="6" w:space="0" w:color="auto"/>
            </w:tcBorders>
            <w:hideMark/>
          </w:tcPr>
          <w:p w14:paraId="3161208D" w14:textId="77777777" w:rsidR="00D45A8C" w:rsidRPr="00B620DB" w:rsidRDefault="00135AFF" w:rsidP="00D45A8C">
            <w:pPr>
              <w:pStyle w:val="12TabHeadBody"/>
            </w:pPr>
            <w:hyperlink r:id="rId1608" w:anchor="es000069" w:history="1">
              <w:r w:rsidR="00D45A8C" w:rsidRPr="00B620DB">
                <w:rPr>
                  <w:rStyle w:val="Hyperlink"/>
                  <w:color w:val="auto"/>
                  <w:szCs w:val="18"/>
                  <w:u w:val="none"/>
                </w:rPr>
                <w:t>3.6.3.5.(2)</w:t>
              </w:r>
            </w:hyperlink>
            <w:r w:rsidR="00D45A8C" w:rsidRPr="00B620DB">
              <w:br/>
            </w:r>
            <w:hyperlink r:id="rId1609" w:anchor="en000877" w:history="1">
              <w:r w:rsidR="00D45A8C" w:rsidRPr="00B620DB">
                <w:rPr>
                  <w:rStyle w:val="Hyperlink"/>
                  <w:color w:val="auto"/>
                  <w:szCs w:val="18"/>
                  <w:u w:val="none"/>
                </w:rPr>
                <w:t>A-3.6.3.5.</w:t>
              </w:r>
            </w:hyperlink>
          </w:p>
        </w:tc>
      </w:tr>
      <w:tr w:rsidR="00D45A8C" w:rsidRPr="00B620DB" w14:paraId="6874B30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B6BE7E8"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5AC8FB7" w14:textId="77777777" w:rsidR="00D45A8C" w:rsidRPr="00B620DB" w:rsidRDefault="00D45A8C" w:rsidP="00D45A8C">
            <w:pPr>
              <w:pStyle w:val="12TabHeadBody"/>
            </w:pPr>
            <w:r w:rsidRPr="00B620DB">
              <w:rPr>
                <w:rStyle w:val="flts1"/>
              </w:rPr>
              <w:t>CAN/ULC-S146-19</w:t>
            </w:r>
          </w:p>
        </w:tc>
        <w:tc>
          <w:tcPr>
            <w:tcW w:w="1641" w:type="pct"/>
            <w:tcBorders>
              <w:top w:val="outset" w:sz="6" w:space="0" w:color="auto"/>
              <w:left w:val="outset" w:sz="6" w:space="0" w:color="auto"/>
              <w:bottom w:val="outset" w:sz="6" w:space="0" w:color="auto"/>
              <w:right w:val="outset" w:sz="6" w:space="0" w:color="auto"/>
            </w:tcBorders>
            <w:hideMark/>
          </w:tcPr>
          <w:p w14:paraId="5812308D" w14:textId="77777777" w:rsidR="00D45A8C" w:rsidRPr="00B620DB" w:rsidRDefault="00D45A8C" w:rsidP="00D45A8C">
            <w:pPr>
              <w:pStyle w:val="12TabHeadBody"/>
            </w:pPr>
            <w:bookmarkStart w:id="1815" w:name="ulcs146"/>
            <w:bookmarkStart w:id="1816" w:name="a112429"/>
            <w:bookmarkEnd w:id="1815"/>
            <w:bookmarkEnd w:id="1816"/>
            <w:r w:rsidRPr="00B620DB">
              <w:rPr>
                <w:rStyle w:val="flts1"/>
              </w:rPr>
              <w:t>Standard Method of Test for the Evaluation of Encapsulation Materials and Assemblies of Materials for the Protection of Structural Timber Elements</w:t>
            </w:r>
            <w:bookmarkStart w:id="1817" w:name="a112431"/>
            <w:bookmarkEnd w:id="1817"/>
          </w:p>
        </w:tc>
        <w:tc>
          <w:tcPr>
            <w:tcW w:w="1524" w:type="pct"/>
            <w:tcBorders>
              <w:top w:val="outset" w:sz="6" w:space="0" w:color="auto"/>
              <w:left w:val="outset" w:sz="6" w:space="0" w:color="auto"/>
              <w:bottom w:val="outset" w:sz="6" w:space="0" w:color="auto"/>
              <w:right w:val="outset" w:sz="6" w:space="0" w:color="auto"/>
            </w:tcBorders>
            <w:hideMark/>
          </w:tcPr>
          <w:p w14:paraId="4CDD7F97" w14:textId="77777777" w:rsidR="00D45A8C" w:rsidRPr="00B620DB" w:rsidRDefault="00D45A8C" w:rsidP="00D45A8C">
            <w:pPr>
              <w:pStyle w:val="12TabHeadBody"/>
            </w:pPr>
            <w:hyperlink r:id="rId1610" w:anchor="es008934" w:history="1">
              <w:r w:rsidRPr="00B620DB">
                <w:rPr>
                  <w:rStyle w:val="Hyperlink"/>
                  <w:color w:val="auto"/>
                  <w:szCs w:val="18"/>
                  <w:u w:val="none"/>
                </w:rPr>
                <w:t>3.1.6.5.(1)</w:t>
              </w:r>
            </w:hyperlink>
          </w:p>
        </w:tc>
      </w:tr>
      <w:tr w:rsidR="00D45A8C" w:rsidRPr="00B620DB" w14:paraId="2FF5272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005C27A"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802AA78" w14:textId="77777777" w:rsidR="00D45A8C" w:rsidRPr="00B620DB" w:rsidRDefault="00D45A8C" w:rsidP="00D45A8C">
            <w:pPr>
              <w:pStyle w:val="12TabHeadBody"/>
            </w:pPr>
            <w:r w:rsidRPr="00B620DB">
              <w:rPr>
                <w:rStyle w:val="flts1"/>
              </w:rPr>
              <w:t>ULC-S332-93</w:t>
            </w:r>
          </w:p>
        </w:tc>
        <w:tc>
          <w:tcPr>
            <w:tcW w:w="1641" w:type="pct"/>
            <w:tcBorders>
              <w:top w:val="outset" w:sz="6" w:space="0" w:color="auto"/>
              <w:left w:val="outset" w:sz="6" w:space="0" w:color="auto"/>
              <w:bottom w:val="outset" w:sz="6" w:space="0" w:color="auto"/>
              <w:right w:val="outset" w:sz="6" w:space="0" w:color="auto"/>
            </w:tcBorders>
            <w:hideMark/>
          </w:tcPr>
          <w:p w14:paraId="7952A9DD" w14:textId="77777777" w:rsidR="00D45A8C" w:rsidRPr="00B620DB" w:rsidRDefault="00D45A8C" w:rsidP="00D45A8C">
            <w:pPr>
              <w:pStyle w:val="12TabHeadBody"/>
            </w:pPr>
            <w:bookmarkStart w:id="1818" w:name="ulcs332"/>
            <w:bookmarkStart w:id="1819" w:name="a112656"/>
            <w:bookmarkEnd w:id="1818"/>
            <w:bookmarkEnd w:id="1819"/>
            <w:r w:rsidRPr="00B620DB">
              <w:rPr>
                <w:rStyle w:val="flts1"/>
              </w:rPr>
              <w:t>Standard for Burglary Resisting Glazing Material</w:t>
            </w:r>
            <w:bookmarkStart w:id="1820" w:name="a112658"/>
            <w:bookmarkEnd w:id="1820"/>
          </w:p>
        </w:tc>
        <w:tc>
          <w:tcPr>
            <w:tcW w:w="1524" w:type="pct"/>
            <w:tcBorders>
              <w:top w:val="outset" w:sz="6" w:space="0" w:color="auto"/>
              <w:left w:val="outset" w:sz="6" w:space="0" w:color="auto"/>
              <w:bottom w:val="outset" w:sz="6" w:space="0" w:color="auto"/>
              <w:right w:val="outset" w:sz="6" w:space="0" w:color="auto"/>
            </w:tcBorders>
            <w:hideMark/>
          </w:tcPr>
          <w:p w14:paraId="734B6F2E" w14:textId="77777777" w:rsidR="00D45A8C" w:rsidRPr="00B620DB" w:rsidRDefault="00135AFF" w:rsidP="00D45A8C">
            <w:pPr>
              <w:pStyle w:val="12TabHeadBody"/>
            </w:pPr>
            <w:hyperlink r:id="rId1611" w:anchor="en000263" w:history="1">
              <w:r w:rsidR="00D45A8C" w:rsidRPr="00B620DB">
                <w:rPr>
                  <w:rStyle w:val="Hyperlink"/>
                  <w:color w:val="auto"/>
                  <w:szCs w:val="18"/>
                  <w:u w:val="none"/>
                </w:rPr>
                <w:t>A-9.7.5.2.(1)</w:t>
              </w:r>
            </w:hyperlink>
          </w:p>
        </w:tc>
      </w:tr>
      <w:tr w:rsidR="00D45A8C" w:rsidRPr="00B620DB" w14:paraId="4D2FB0E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AEAFAB9"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3A16DF6" w14:textId="77777777" w:rsidR="00D45A8C" w:rsidRPr="00B620DB" w:rsidRDefault="00D45A8C" w:rsidP="00D45A8C">
            <w:pPr>
              <w:pStyle w:val="12TabHeadBody"/>
            </w:pPr>
            <w:r w:rsidRPr="00B620DB">
              <w:rPr>
                <w:rStyle w:val="flts1"/>
              </w:rPr>
              <w:t>ULC-S505-74</w:t>
            </w:r>
          </w:p>
        </w:tc>
        <w:tc>
          <w:tcPr>
            <w:tcW w:w="1641" w:type="pct"/>
            <w:tcBorders>
              <w:top w:val="outset" w:sz="6" w:space="0" w:color="auto"/>
              <w:left w:val="outset" w:sz="6" w:space="0" w:color="auto"/>
              <w:bottom w:val="outset" w:sz="6" w:space="0" w:color="auto"/>
              <w:right w:val="outset" w:sz="6" w:space="0" w:color="auto"/>
            </w:tcBorders>
            <w:hideMark/>
          </w:tcPr>
          <w:p w14:paraId="73045FCA" w14:textId="77777777" w:rsidR="00D45A8C" w:rsidRPr="00B620DB" w:rsidRDefault="00D45A8C" w:rsidP="00D45A8C">
            <w:pPr>
              <w:pStyle w:val="12TabHeadBody"/>
            </w:pPr>
            <w:bookmarkStart w:id="1821" w:name="ulcs505"/>
            <w:bookmarkStart w:id="1822" w:name="a112677"/>
            <w:bookmarkEnd w:id="1821"/>
            <w:bookmarkEnd w:id="1822"/>
            <w:r w:rsidRPr="00B620DB">
              <w:rPr>
                <w:rStyle w:val="flts1"/>
              </w:rPr>
              <w:t>Standard for Fusible Links for Fire Protection Services</w:t>
            </w:r>
            <w:bookmarkStart w:id="1823" w:name="a112679"/>
            <w:bookmarkEnd w:id="1823"/>
          </w:p>
        </w:tc>
        <w:tc>
          <w:tcPr>
            <w:tcW w:w="1524" w:type="pct"/>
            <w:tcBorders>
              <w:top w:val="outset" w:sz="6" w:space="0" w:color="auto"/>
              <w:left w:val="outset" w:sz="6" w:space="0" w:color="auto"/>
              <w:bottom w:val="outset" w:sz="6" w:space="0" w:color="auto"/>
              <w:right w:val="outset" w:sz="6" w:space="0" w:color="auto"/>
            </w:tcBorders>
            <w:hideMark/>
          </w:tcPr>
          <w:p w14:paraId="09DBB808" w14:textId="77777777" w:rsidR="00D45A8C" w:rsidRPr="00B620DB" w:rsidRDefault="00135AFF" w:rsidP="00D45A8C">
            <w:pPr>
              <w:pStyle w:val="12TabHeadBody"/>
            </w:pPr>
            <w:hyperlink r:id="rId1612" w:anchor="es000272" w:history="1">
              <w:r w:rsidR="00D45A8C" w:rsidRPr="00B620DB">
                <w:rPr>
                  <w:rStyle w:val="Hyperlink"/>
                  <w:color w:val="auto"/>
                  <w:szCs w:val="18"/>
                  <w:u w:val="none"/>
                </w:rPr>
                <w:t>3.1.8.10.(2)</w:t>
              </w:r>
            </w:hyperlink>
          </w:p>
        </w:tc>
      </w:tr>
      <w:tr w:rsidR="00D45A8C" w:rsidRPr="00B620DB" w14:paraId="431422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9A21E8E"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B7AED81" w14:textId="77777777" w:rsidR="00D45A8C" w:rsidRPr="00B620DB" w:rsidRDefault="00D45A8C" w:rsidP="00D45A8C">
            <w:pPr>
              <w:pStyle w:val="12TabHeadBody"/>
            </w:pPr>
            <w:r w:rsidRPr="00B620DB">
              <w:rPr>
                <w:rStyle w:val="flts1"/>
              </w:rPr>
              <w:t>CAN/ULC-S524:2019</w:t>
            </w:r>
          </w:p>
        </w:tc>
        <w:tc>
          <w:tcPr>
            <w:tcW w:w="1641" w:type="pct"/>
            <w:tcBorders>
              <w:top w:val="outset" w:sz="6" w:space="0" w:color="auto"/>
              <w:left w:val="outset" w:sz="6" w:space="0" w:color="auto"/>
              <w:bottom w:val="outset" w:sz="6" w:space="0" w:color="auto"/>
              <w:right w:val="outset" w:sz="6" w:space="0" w:color="auto"/>
            </w:tcBorders>
            <w:hideMark/>
          </w:tcPr>
          <w:p w14:paraId="55F61F04" w14:textId="77777777" w:rsidR="00D45A8C" w:rsidRPr="00B620DB" w:rsidRDefault="00D45A8C" w:rsidP="00D45A8C">
            <w:pPr>
              <w:pStyle w:val="12TabHeadBody"/>
            </w:pPr>
            <w:bookmarkStart w:id="1824" w:name="ulcs524"/>
            <w:bookmarkStart w:id="1825" w:name="a112904"/>
            <w:bookmarkEnd w:id="1824"/>
            <w:bookmarkEnd w:id="1825"/>
            <w:r w:rsidRPr="00B620DB">
              <w:rPr>
                <w:rStyle w:val="flts1"/>
              </w:rPr>
              <w:t>Standard for Installation of Fire Alarm Systems</w:t>
            </w:r>
            <w:bookmarkStart w:id="1826" w:name="a112906"/>
            <w:bookmarkEnd w:id="1826"/>
          </w:p>
        </w:tc>
        <w:tc>
          <w:tcPr>
            <w:tcW w:w="1524" w:type="pct"/>
            <w:tcBorders>
              <w:top w:val="outset" w:sz="6" w:space="0" w:color="auto"/>
              <w:left w:val="outset" w:sz="6" w:space="0" w:color="auto"/>
              <w:bottom w:val="outset" w:sz="6" w:space="0" w:color="auto"/>
              <w:right w:val="outset" w:sz="6" w:space="0" w:color="auto"/>
            </w:tcBorders>
            <w:hideMark/>
          </w:tcPr>
          <w:p w14:paraId="1BEEDC4E" w14:textId="77777777" w:rsidR="00D45A8C" w:rsidRDefault="00135AFF" w:rsidP="00D45A8C">
            <w:pPr>
              <w:pStyle w:val="12TabHeadBody"/>
              <w:rPr>
                <w:ins w:id="1827" w:author="Chase, Andy HOUS:EX" w:date="2023-07-26T14:16:00Z"/>
                <w:rStyle w:val="Hyperlink"/>
                <w:color w:val="auto"/>
                <w:szCs w:val="18"/>
                <w:u w:val="none"/>
              </w:rPr>
            </w:pPr>
            <w:hyperlink r:id="rId1613" w:anchor="es005947" w:history="1">
              <w:r w:rsidR="00D45A8C" w:rsidRPr="00B620DB">
                <w:rPr>
                  <w:rStyle w:val="Hyperlink"/>
                  <w:color w:val="auto"/>
                  <w:szCs w:val="18"/>
                  <w:u w:val="none"/>
                </w:rPr>
                <w:t>3.1.8.11.(3)</w:t>
              </w:r>
            </w:hyperlink>
            <w:r w:rsidR="00D45A8C" w:rsidRPr="00B620DB">
              <w:br/>
            </w:r>
            <w:hyperlink r:id="rId1614" w:anchor="es000284" w:history="1">
              <w:r w:rsidR="00D45A8C" w:rsidRPr="00B620DB">
                <w:rPr>
                  <w:rStyle w:val="Hyperlink"/>
                  <w:color w:val="auto"/>
                  <w:szCs w:val="18"/>
                  <w:u w:val="none"/>
                </w:rPr>
                <w:t>3.1.8.14.(3)</w:t>
              </w:r>
            </w:hyperlink>
            <w:r w:rsidR="00D45A8C" w:rsidRPr="00B620DB">
              <w:br/>
            </w:r>
            <w:hyperlink r:id="rId1615" w:anchor="es008403" w:history="1">
              <w:r w:rsidR="00D45A8C" w:rsidRPr="00B620DB">
                <w:rPr>
                  <w:rStyle w:val="Hyperlink"/>
                  <w:color w:val="auto"/>
                  <w:szCs w:val="18"/>
                  <w:u w:val="none"/>
                </w:rPr>
                <w:t>3.2.4.5.(1)</w:t>
              </w:r>
            </w:hyperlink>
          </w:p>
          <w:p w14:paraId="5E10BC49" w14:textId="3BAFC422" w:rsidR="00D45A8C" w:rsidRPr="00B620DB" w:rsidRDefault="00D45A8C" w:rsidP="00D45A8C">
            <w:pPr>
              <w:pStyle w:val="12TabHeadBody"/>
            </w:pPr>
            <w:ins w:id="1828" w:author="Chase, Andy HOUS:EX" w:date="2023-07-26T14:16:00Z">
              <w:r>
                <w:rPr>
                  <w:rStyle w:val="Hyperlink"/>
                  <w:color w:val="auto"/>
                  <w:szCs w:val="18"/>
                  <w:u w:val="none"/>
                </w:rPr>
                <w:t>3.2.4.19.(5)</w:t>
              </w:r>
            </w:ins>
            <w:r w:rsidRPr="00B620DB">
              <w:br/>
            </w:r>
            <w:hyperlink r:id="rId1616" w:anchor="es008964" w:history="1">
              <w:r w:rsidRPr="00B620DB">
                <w:rPr>
                  <w:rStyle w:val="Hyperlink"/>
                  <w:color w:val="auto"/>
                  <w:szCs w:val="18"/>
                  <w:u w:val="none"/>
                </w:rPr>
                <w:t>3.2.4.20.(7)</w:t>
              </w:r>
            </w:hyperlink>
            <w:r w:rsidRPr="00B620DB">
              <w:br/>
            </w:r>
            <w:hyperlink r:id="rId1617" w:anchor="es008965" w:history="1">
              <w:r w:rsidRPr="00B620DB">
                <w:rPr>
                  <w:rStyle w:val="Hyperlink"/>
                  <w:color w:val="auto"/>
                  <w:szCs w:val="18"/>
                  <w:u w:val="none"/>
                </w:rPr>
                <w:t>3.2.4.20.(8)</w:t>
              </w:r>
            </w:hyperlink>
            <w:r w:rsidRPr="00B620DB">
              <w:br/>
            </w:r>
            <w:hyperlink r:id="rId1618" w:anchor="es016022" w:history="1">
              <w:r w:rsidRPr="00B620DB">
                <w:rPr>
                  <w:rStyle w:val="Hyperlink"/>
                  <w:color w:val="auto"/>
                  <w:szCs w:val="18"/>
                  <w:u w:val="none"/>
                </w:rPr>
                <w:t>3.2.4.20.(10)</w:t>
              </w:r>
            </w:hyperlink>
            <w:r w:rsidRPr="00B620DB">
              <w:br/>
            </w:r>
            <w:hyperlink r:id="rId1619" w:anchor="es016087" w:history="1">
              <w:r w:rsidRPr="00B620DB">
                <w:rPr>
                  <w:rStyle w:val="Hyperlink"/>
                  <w:color w:val="auto"/>
                  <w:szCs w:val="18"/>
                  <w:u w:val="none"/>
                </w:rPr>
                <w:t>3.2.4.20.(15)</w:t>
              </w:r>
            </w:hyperlink>
            <w:r w:rsidRPr="00B620DB">
              <w:br/>
            </w:r>
            <w:hyperlink r:id="rId1620" w:anchor="en001105" w:history="1">
              <w:r w:rsidRPr="00B620DB">
                <w:rPr>
                  <w:rStyle w:val="Hyperlink"/>
                  <w:color w:val="auto"/>
                  <w:szCs w:val="18"/>
                  <w:u w:val="none"/>
                </w:rPr>
                <w:t>A-3.2.4.7.(4)</w:t>
              </w:r>
            </w:hyperlink>
            <w:r w:rsidRPr="00B620DB">
              <w:br/>
            </w:r>
            <w:hyperlink r:id="rId1621" w:anchor="en001109" w:history="1">
              <w:r w:rsidRPr="00B620DB">
                <w:rPr>
                  <w:rStyle w:val="Hyperlink"/>
                  <w:color w:val="auto"/>
                  <w:szCs w:val="18"/>
                  <w:u w:val="none"/>
                </w:rPr>
                <w:t>A-3.2.4.18.(9) and (10)</w:t>
              </w:r>
            </w:hyperlink>
            <w:r w:rsidRPr="00B620DB">
              <w:br/>
            </w:r>
            <w:hyperlink r:id="rId1622" w:anchor="en001131" w:history="1">
              <w:r w:rsidRPr="00B620DB">
                <w:rPr>
                  <w:rStyle w:val="Hyperlink"/>
                  <w:color w:val="auto"/>
                  <w:szCs w:val="18"/>
                  <w:u w:val="none"/>
                </w:rPr>
                <w:t>A-3.2.4.19.(1)(g)</w:t>
              </w:r>
            </w:hyperlink>
            <w:r w:rsidRPr="00B620DB">
              <w:br/>
            </w:r>
            <w:hyperlink r:id="rId1623" w:anchor="en001508" w:history="1">
              <w:r w:rsidRPr="00B620DB">
                <w:rPr>
                  <w:rStyle w:val="Hyperlink"/>
                  <w:color w:val="auto"/>
                  <w:szCs w:val="18"/>
                  <w:u w:val="none"/>
                </w:rPr>
                <w:t>A-3.2.4.20.(10)</w:t>
              </w:r>
            </w:hyperlink>
            <w:r w:rsidRPr="00B620DB">
              <w:br/>
            </w:r>
            <w:hyperlink r:id="rId1624" w:anchor="es016041" w:history="1">
              <w:r w:rsidRPr="00B620DB">
                <w:rPr>
                  <w:rStyle w:val="Hyperlink"/>
                  <w:color w:val="auto"/>
                  <w:szCs w:val="18"/>
                  <w:u w:val="none"/>
                </w:rPr>
                <w:t>9.10.19.4.(3)</w:t>
              </w:r>
            </w:hyperlink>
            <w:r w:rsidRPr="00B620DB">
              <w:br/>
            </w:r>
            <w:hyperlink r:id="rId1625" w:anchor="es016071" w:history="1">
              <w:r w:rsidRPr="00B620DB">
                <w:rPr>
                  <w:rStyle w:val="Hyperlink"/>
                  <w:color w:val="auto"/>
                  <w:szCs w:val="18"/>
                  <w:u w:val="none"/>
                </w:rPr>
                <w:t>9.10.19.6.(2)</w:t>
              </w:r>
            </w:hyperlink>
          </w:p>
        </w:tc>
      </w:tr>
      <w:tr w:rsidR="00D45A8C" w:rsidRPr="00B620DB" w14:paraId="5F04D1E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67F2403" w14:textId="77777777" w:rsidR="00D45A8C" w:rsidRPr="00B620DB" w:rsidRDefault="00D45A8C" w:rsidP="00D45A8C">
            <w:pPr>
              <w:pStyle w:val="12TabHeadBody"/>
            </w:pPr>
            <w:r w:rsidRPr="00B620DB">
              <w:rPr>
                <w:rStyle w:val="flts1"/>
              </w:rPr>
              <w:lastRenderedPageBreak/>
              <w:t>ULC</w:t>
            </w:r>
          </w:p>
        </w:tc>
        <w:tc>
          <w:tcPr>
            <w:tcW w:w="1253" w:type="pct"/>
            <w:tcBorders>
              <w:top w:val="outset" w:sz="6" w:space="0" w:color="auto"/>
              <w:left w:val="outset" w:sz="6" w:space="0" w:color="auto"/>
              <w:bottom w:val="outset" w:sz="6" w:space="0" w:color="auto"/>
              <w:right w:val="outset" w:sz="6" w:space="0" w:color="auto"/>
            </w:tcBorders>
            <w:hideMark/>
          </w:tcPr>
          <w:p w14:paraId="0695734A" w14:textId="77777777" w:rsidR="00D45A8C" w:rsidRPr="00B620DB" w:rsidRDefault="00D45A8C" w:rsidP="00D45A8C">
            <w:pPr>
              <w:pStyle w:val="12TabHeadBody"/>
            </w:pPr>
            <w:r w:rsidRPr="00B620DB">
              <w:rPr>
                <w:rStyle w:val="flts1"/>
              </w:rPr>
              <w:t>CAN/ULC-S526-2016</w:t>
            </w:r>
          </w:p>
        </w:tc>
        <w:tc>
          <w:tcPr>
            <w:tcW w:w="1641" w:type="pct"/>
            <w:tcBorders>
              <w:top w:val="outset" w:sz="6" w:space="0" w:color="auto"/>
              <w:left w:val="outset" w:sz="6" w:space="0" w:color="auto"/>
              <w:bottom w:val="outset" w:sz="6" w:space="0" w:color="auto"/>
              <w:right w:val="outset" w:sz="6" w:space="0" w:color="auto"/>
            </w:tcBorders>
            <w:hideMark/>
          </w:tcPr>
          <w:p w14:paraId="2E749C73" w14:textId="77777777" w:rsidR="00D45A8C" w:rsidRPr="00B620DB" w:rsidRDefault="00D45A8C" w:rsidP="00D45A8C">
            <w:pPr>
              <w:pStyle w:val="12TabHeadBody"/>
            </w:pPr>
            <w:bookmarkStart w:id="1829" w:name="ulcs526"/>
            <w:bookmarkStart w:id="1830" w:name="a113155"/>
            <w:bookmarkEnd w:id="1829"/>
            <w:bookmarkEnd w:id="1830"/>
            <w:r w:rsidRPr="00B620DB">
              <w:rPr>
                <w:rStyle w:val="flts1"/>
              </w:rPr>
              <w:t>Visible Signaling Devices for Fire Alarm and Signaling Systems, Including Accessories</w:t>
            </w:r>
            <w:bookmarkStart w:id="1831" w:name="a113157"/>
            <w:bookmarkEnd w:id="1831"/>
          </w:p>
        </w:tc>
        <w:tc>
          <w:tcPr>
            <w:tcW w:w="1524" w:type="pct"/>
            <w:tcBorders>
              <w:top w:val="outset" w:sz="6" w:space="0" w:color="auto"/>
              <w:left w:val="outset" w:sz="6" w:space="0" w:color="auto"/>
              <w:bottom w:val="outset" w:sz="6" w:space="0" w:color="auto"/>
              <w:right w:val="outset" w:sz="6" w:space="0" w:color="auto"/>
            </w:tcBorders>
            <w:hideMark/>
          </w:tcPr>
          <w:p w14:paraId="755EB752" w14:textId="64C9905B" w:rsidR="00D45A8C" w:rsidRDefault="00D45A8C" w:rsidP="00D45A8C">
            <w:pPr>
              <w:pStyle w:val="12TabHeadBody"/>
              <w:rPr>
                <w:ins w:id="1832" w:author="Chase, Andy HOUS:EX" w:date="2023-07-26T14:16:00Z"/>
              </w:rPr>
            </w:pPr>
            <w:ins w:id="1833" w:author="Chase, Andy HOUS:EX" w:date="2023-07-26T14:16:00Z">
              <w:r>
                <w:t>3.2.4.19.(5)</w:t>
              </w:r>
            </w:ins>
          </w:p>
          <w:p w14:paraId="6D64C8F2" w14:textId="14897B3E" w:rsidR="00D45A8C" w:rsidRDefault="00D45A8C" w:rsidP="00D45A8C">
            <w:pPr>
              <w:pStyle w:val="12TabHeadBody"/>
              <w:rPr>
                <w:ins w:id="1834" w:author="Chase, Andy HOUS:EX" w:date="2023-07-26T14:16:00Z"/>
              </w:rPr>
            </w:pPr>
            <w:ins w:id="1835" w:author="Chase, Andy HOUS:EX" w:date="2023-07-26T14:16:00Z">
              <w:r>
                <w:t>3.2.4.19.(6)</w:t>
              </w:r>
            </w:ins>
          </w:p>
          <w:p w14:paraId="4AA2B4F4" w14:textId="3CE341C3" w:rsidR="00D45A8C" w:rsidRPr="00B620DB" w:rsidRDefault="00135AFF" w:rsidP="00D45A8C">
            <w:pPr>
              <w:pStyle w:val="12TabHeadBody"/>
            </w:pPr>
            <w:hyperlink r:id="rId1626" w:anchor="en000065" w:history="1">
              <w:r w:rsidR="00D45A8C" w:rsidRPr="00B620DB">
                <w:rPr>
                  <w:rStyle w:val="Hyperlink"/>
                  <w:color w:val="auto"/>
                  <w:szCs w:val="18"/>
                  <w:u w:val="none"/>
                </w:rPr>
                <w:t>A-3.2.4.19.(3)</w:t>
              </w:r>
            </w:hyperlink>
          </w:p>
        </w:tc>
      </w:tr>
      <w:tr w:rsidR="00D45A8C" w:rsidRPr="00B620DB" w14:paraId="716B76A5"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6F65068"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277816B" w14:textId="77777777" w:rsidR="00D45A8C" w:rsidRPr="00B620DB" w:rsidRDefault="00D45A8C" w:rsidP="00D45A8C">
            <w:pPr>
              <w:pStyle w:val="12TabHeadBody"/>
            </w:pPr>
            <w:r w:rsidRPr="00B620DB">
              <w:rPr>
                <w:rStyle w:val="flts1"/>
              </w:rPr>
              <w:t>CAN/ULC-S531:2019</w:t>
            </w:r>
          </w:p>
        </w:tc>
        <w:tc>
          <w:tcPr>
            <w:tcW w:w="1641" w:type="pct"/>
            <w:tcBorders>
              <w:top w:val="outset" w:sz="6" w:space="0" w:color="auto"/>
              <w:left w:val="outset" w:sz="6" w:space="0" w:color="auto"/>
              <w:bottom w:val="outset" w:sz="6" w:space="0" w:color="auto"/>
              <w:right w:val="outset" w:sz="6" w:space="0" w:color="auto"/>
            </w:tcBorders>
            <w:hideMark/>
          </w:tcPr>
          <w:p w14:paraId="7DACC554" w14:textId="77777777" w:rsidR="00D45A8C" w:rsidRPr="00B620DB" w:rsidRDefault="00D45A8C" w:rsidP="00D45A8C">
            <w:pPr>
              <w:pStyle w:val="12TabHeadBody"/>
            </w:pPr>
            <w:bookmarkStart w:id="1836" w:name="ulcs531"/>
            <w:bookmarkStart w:id="1837" w:name="a113176"/>
            <w:bookmarkEnd w:id="1836"/>
            <w:bookmarkEnd w:id="1837"/>
            <w:r w:rsidRPr="00B620DB">
              <w:rPr>
                <w:rStyle w:val="flts1"/>
              </w:rPr>
              <w:t>Standard for Smoke Alarms</w:t>
            </w:r>
            <w:bookmarkStart w:id="1838" w:name="a113178"/>
            <w:bookmarkEnd w:id="1838"/>
          </w:p>
        </w:tc>
        <w:tc>
          <w:tcPr>
            <w:tcW w:w="1524" w:type="pct"/>
            <w:tcBorders>
              <w:top w:val="outset" w:sz="6" w:space="0" w:color="auto"/>
              <w:left w:val="outset" w:sz="6" w:space="0" w:color="auto"/>
              <w:bottom w:val="outset" w:sz="6" w:space="0" w:color="auto"/>
              <w:right w:val="outset" w:sz="6" w:space="0" w:color="auto"/>
            </w:tcBorders>
            <w:hideMark/>
          </w:tcPr>
          <w:p w14:paraId="5543223E" w14:textId="77777777" w:rsidR="00D45A8C" w:rsidRDefault="00135AFF" w:rsidP="00D45A8C">
            <w:pPr>
              <w:pStyle w:val="12TabHeadBody"/>
              <w:rPr>
                <w:ins w:id="1839" w:author="Dang, Tommy HOUS:EX" w:date="2023-05-04T11:21:00Z"/>
                <w:rStyle w:val="Hyperlink"/>
                <w:color w:val="auto"/>
                <w:szCs w:val="18"/>
                <w:u w:val="none"/>
              </w:rPr>
            </w:pPr>
            <w:hyperlink r:id="rId1627" w:anchor="es000689" w:history="1">
              <w:r w:rsidR="00D45A8C" w:rsidRPr="00B620DB">
                <w:rPr>
                  <w:rStyle w:val="Hyperlink"/>
                  <w:color w:val="auto"/>
                  <w:szCs w:val="18"/>
                  <w:u w:val="none"/>
                </w:rPr>
                <w:t>3.2.4.20.(2)</w:t>
              </w:r>
            </w:hyperlink>
          </w:p>
          <w:p w14:paraId="681B1116" w14:textId="4AD265AD" w:rsidR="00D45A8C" w:rsidRPr="00B620DB" w:rsidRDefault="00D45A8C" w:rsidP="00D45A8C">
            <w:pPr>
              <w:pStyle w:val="12TabHeadBody"/>
            </w:pPr>
            <w:ins w:id="1840" w:author="Dang, Tommy HOUS:EX" w:date="2023-05-04T11:21:00Z">
              <w:r>
                <w:rPr>
                  <w:rStyle w:val="Hyperlink"/>
                  <w:color w:val="auto"/>
                  <w:szCs w:val="18"/>
                  <w:u w:val="none"/>
                </w:rPr>
                <w:t>3.3.2.1</w:t>
              </w:r>
            </w:ins>
            <w:ins w:id="1841" w:author="Dang, Tommy HOUS:EX" w:date="2023-05-04T11:22:00Z">
              <w:r>
                <w:rPr>
                  <w:rStyle w:val="Hyperlink"/>
                  <w:color w:val="auto"/>
                  <w:szCs w:val="18"/>
                  <w:u w:val="none"/>
                </w:rPr>
                <w:t>8</w:t>
              </w:r>
            </w:ins>
            <w:ins w:id="1842" w:author="Dang, Tommy HOUS:EX" w:date="2023-05-04T11:21:00Z">
              <w:r>
                <w:rPr>
                  <w:rStyle w:val="Hyperlink"/>
                  <w:color w:val="auto"/>
                  <w:szCs w:val="18"/>
                  <w:u w:val="none"/>
                </w:rPr>
                <w:t>.</w:t>
              </w:r>
            </w:ins>
            <w:ins w:id="1843" w:author="Dang, Tommy HOUS:EX" w:date="2023-05-04T11:22:00Z">
              <w:r>
                <w:rPr>
                  <w:rStyle w:val="Hyperlink"/>
                  <w:color w:val="auto"/>
                  <w:szCs w:val="18"/>
                  <w:u w:val="none"/>
                </w:rPr>
                <w:t>(4)</w:t>
              </w:r>
            </w:ins>
            <w:r w:rsidRPr="00B620DB">
              <w:br/>
            </w:r>
            <w:hyperlink r:id="rId1628" w:anchor="es002382" w:history="1">
              <w:r w:rsidRPr="00B620DB">
                <w:rPr>
                  <w:rStyle w:val="Hyperlink"/>
                  <w:color w:val="auto"/>
                  <w:szCs w:val="18"/>
                  <w:u w:val="none"/>
                </w:rPr>
                <w:t>9.10.19.1.(1)</w:t>
              </w:r>
            </w:hyperlink>
          </w:p>
        </w:tc>
      </w:tr>
      <w:tr w:rsidR="00D45A8C" w:rsidRPr="00B620DB" w14:paraId="3F48BD3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2B3893C"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CA48ED9" w14:textId="77777777" w:rsidR="00D45A8C" w:rsidRPr="00B620DB" w:rsidRDefault="00D45A8C" w:rsidP="00D45A8C">
            <w:pPr>
              <w:pStyle w:val="12TabHeadBody"/>
            </w:pPr>
            <w:r w:rsidRPr="00B620DB">
              <w:rPr>
                <w:rStyle w:val="flts1"/>
              </w:rPr>
              <w:t>CAN/ULC-S537:2019</w:t>
            </w:r>
          </w:p>
        </w:tc>
        <w:tc>
          <w:tcPr>
            <w:tcW w:w="1641" w:type="pct"/>
            <w:tcBorders>
              <w:top w:val="outset" w:sz="6" w:space="0" w:color="auto"/>
              <w:left w:val="outset" w:sz="6" w:space="0" w:color="auto"/>
              <w:bottom w:val="outset" w:sz="6" w:space="0" w:color="auto"/>
              <w:right w:val="outset" w:sz="6" w:space="0" w:color="auto"/>
            </w:tcBorders>
            <w:hideMark/>
          </w:tcPr>
          <w:p w14:paraId="500902AF" w14:textId="77777777" w:rsidR="00D45A8C" w:rsidRPr="00B620DB" w:rsidRDefault="00D45A8C" w:rsidP="00D45A8C">
            <w:pPr>
              <w:pStyle w:val="12TabHeadBody"/>
            </w:pPr>
            <w:bookmarkStart w:id="1844" w:name="ulcs537"/>
            <w:bookmarkStart w:id="1845" w:name="a113199"/>
            <w:bookmarkEnd w:id="1844"/>
            <w:bookmarkEnd w:id="1845"/>
            <w:r w:rsidRPr="00B620DB">
              <w:rPr>
                <w:rStyle w:val="flts1"/>
              </w:rPr>
              <w:t>Standard for Verification of Fire Alarm Systems</w:t>
            </w:r>
            <w:bookmarkStart w:id="1846" w:name="a113201"/>
            <w:bookmarkEnd w:id="1846"/>
          </w:p>
        </w:tc>
        <w:tc>
          <w:tcPr>
            <w:tcW w:w="1524" w:type="pct"/>
            <w:tcBorders>
              <w:top w:val="outset" w:sz="6" w:space="0" w:color="auto"/>
              <w:left w:val="outset" w:sz="6" w:space="0" w:color="auto"/>
              <w:bottom w:val="outset" w:sz="6" w:space="0" w:color="auto"/>
              <w:right w:val="outset" w:sz="6" w:space="0" w:color="auto"/>
            </w:tcBorders>
            <w:hideMark/>
          </w:tcPr>
          <w:p w14:paraId="04B8C420" w14:textId="77777777" w:rsidR="00D45A8C" w:rsidRPr="00B620DB" w:rsidRDefault="00135AFF" w:rsidP="00D45A8C">
            <w:pPr>
              <w:pStyle w:val="12TabHeadBody"/>
            </w:pPr>
            <w:hyperlink r:id="rId1629" w:anchor="es007654" w:history="1">
              <w:r w:rsidR="00D45A8C" w:rsidRPr="00B620DB">
                <w:rPr>
                  <w:rStyle w:val="Hyperlink"/>
                  <w:color w:val="auto"/>
                  <w:szCs w:val="18"/>
                  <w:u w:val="none"/>
                </w:rPr>
                <w:t>3.2.4.5.(2)</w:t>
              </w:r>
            </w:hyperlink>
          </w:p>
        </w:tc>
      </w:tr>
      <w:tr w:rsidR="00D45A8C" w:rsidRPr="00B620DB" w14:paraId="5ACD046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48FCCA8"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BAB3586" w14:textId="77777777" w:rsidR="00D45A8C" w:rsidRPr="00B620DB" w:rsidRDefault="00D45A8C" w:rsidP="00D45A8C">
            <w:pPr>
              <w:pStyle w:val="12TabHeadBody"/>
            </w:pPr>
            <w:r w:rsidRPr="00B620DB">
              <w:rPr>
                <w:rStyle w:val="flts1"/>
              </w:rPr>
              <w:t>CAN/ULC-S540-13</w:t>
            </w:r>
          </w:p>
        </w:tc>
        <w:tc>
          <w:tcPr>
            <w:tcW w:w="1641" w:type="pct"/>
            <w:tcBorders>
              <w:top w:val="outset" w:sz="6" w:space="0" w:color="auto"/>
              <w:left w:val="outset" w:sz="6" w:space="0" w:color="auto"/>
              <w:bottom w:val="outset" w:sz="6" w:space="0" w:color="auto"/>
              <w:right w:val="outset" w:sz="6" w:space="0" w:color="auto"/>
            </w:tcBorders>
            <w:hideMark/>
          </w:tcPr>
          <w:p w14:paraId="7231567B" w14:textId="77777777" w:rsidR="00D45A8C" w:rsidRPr="00B620DB" w:rsidRDefault="00D45A8C" w:rsidP="00D45A8C">
            <w:pPr>
              <w:pStyle w:val="12TabHeadBody"/>
            </w:pPr>
            <w:bookmarkStart w:id="1847" w:name="ulcs540"/>
            <w:bookmarkStart w:id="1848" w:name="a113426"/>
            <w:bookmarkEnd w:id="1847"/>
            <w:bookmarkEnd w:id="1848"/>
            <w:r w:rsidRPr="00B620DB">
              <w:rPr>
                <w:rStyle w:val="flts1"/>
              </w:rPr>
              <w:t>Standard for Residential Fire and Life Safety Warning Systems: Installation, Inspection, Testing and Maintenance</w:t>
            </w:r>
            <w:bookmarkStart w:id="1849" w:name="a113428"/>
            <w:bookmarkEnd w:id="1849"/>
          </w:p>
        </w:tc>
        <w:tc>
          <w:tcPr>
            <w:tcW w:w="1524" w:type="pct"/>
            <w:tcBorders>
              <w:top w:val="outset" w:sz="6" w:space="0" w:color="auto"/>
              <w:left w:val="outset" w:sz="6" w:space="0" w:color="auto"/>
              <w:bottom w:val="outset" w:sz="6" w:space="0" w:color="auto"/>
              <w:right w:val="outset" w:sz="6" w:space="0" w:color="auto"/>
            </w:tcBorders>
            <w:hideMark/>
          </w:tcPr>
          <w:p w14:paraId="69CF8FD0" w14:textId="77777777" w:rsidR="00D45A8C" w:rsidRPr="00B620DB" w:rsidRDefault="00135AFF" w:rsidP="00D45A8C">
            <w:pPr>
              <w:pStyle w:val="12TabHeadBody"/>
            </w:pPr>
            <w:hyperlink r:id="rId1630" w:anchor="es005973" w:history="1">
              <w:r w:rsidR="00D45A8C" w:rsidRPr="00B620DB">
                <w:rPr>
                  <w:rStyle w:val="Hyperlink"/>
                  <w:color w:val="auto"/>
                  <w:szCs w:val="18"/>
                  <w:u w:val="none"/>
                </w:rPr>
                <w:t>3.2.4.21.(1)</w:t>
              </w:r>
            </w:hyperlink>
            <w:r w:rsidR="00D45A8C" w:rsidRPr="00B620DB">
              <w:br/>
            </w:r>
            <w:hyperlink r:id="rId1631" w:anchor="es013719" w:history="1">
              <w:r w:rsidR="00D45A8C" w:rsidRPr="00B620DB">
                <w:rPr>
                  <w:rStyle w:val="Hyperlink"/>
                  <w:color w:val="auto"/>
                  <w:szCs w:val="18"/>
                  <w:u w:val="none"/>
                </w:rPr>
                <w:t>9.10.2.2.(3)</w:t>
              </w:r>
            </w:hyperlink>
            <w:r w:rsidR="00D45A8C" w:rsidRPr="00B620DB">
              <w:br/>
            </w:r>
            <w:hyperlink r:id="rId1632" w:anchor="es013720" w:history="1">
              <w:r w:rsidR="00D45A8C" w:rsidRPr="00B620DB">
                <w:rPr>
                  <w:rStyle w:val="Hyperlink"/>
                  <w:color w:val="auto"/>
                  <w:szCs w:val="18"/>
                  <w:u w:val="none"/>
                </w:rPr>
                <w:t>9.10.2.2.(4)</w:t>
              </w:r>
            </w:hyperlink>
            <w:r w:rsidR="00D45A8C" w:rsidRPr="00B620DB">
              <w:br/>
            </w:r>
            <w:hyperlink r:id="rId1633" w:anchor="es000017" w:history="1">
              <w:r w:rsidR="00D45A8C" w:rsidRPr="00B620DB">
                <w:rPr>
                  <w:rStyle w:val="Hyperlink"/>
                  <w:color w:val="auto"/>
                  <w:szCs w:val="18"/>
                  <w:u w:val="none"/>
                </w:rPr>
                <w:t>9.10.19.8.(1)</w:t>
              </w:r>
            </w:hyperlink>
          </w:p>
        </w:tc>
      </w:tr>
      <w:tr w:rsidR="00D45A8C" w:rsidRPr="00B620DB" w14:paraId="3075616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62E4467"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802CF40" w14:textId="77777777" w:rsidR="00D45A8C" w:rsidRPr="00B620DB" w:rsidRDefault="00D45A8C" w:rsidP="00D45A8C">
            <w:pPr>
              <w:pStyle w:val="12TabHeadBody"/>
            </w:pPr>
            <w:r w:rsidRPr="00B620DB">
              <w:rPr>
                <w:rStyle w:val="flts1"/>
              </w:rPr>
              <w:t>CAN/ULC-S553-14</w:t>
            </w:r>
          </w:p>
        </w:tc>
        <w:tc>
          <w:tcPr>
            <w:tcW w:w="1641" w:type="pct"/>
            <w:tcBorders>
              <w:top w:val="outset" w:sz="6" w:space="0" w:color="auto"/>
              <w:left w:val="outset" w:sz="6" w:space="0" w:color="auto"/>
              <w:bottom w:val="outset" w:sz="6" w:space="0" w:color="auto"/>
              <w:right w:val="outset" w:sz="6" w:space="0" w:color="auto"/>
            </w:tcBorders>
            <w:hideMark/>
          </w:tcPr>
          <w:p w14:paraId="5ED5AE0E" w14:textId="77777777" w:rsidR="00D45A8C" w:rsidRPr="00B620DB" w:rsidRDefault="00D45A8C" w:rsidP="00D45A8C">
            <w:pPr>
              <w:pStyle w:val="12TabHeadBody"/>
            </w:pPr>
            <w:bookmarkStart w:id="1850" w:name="ulcs553"/>
            <w:bookmarkStart w:id="1851" w:name="a113453"/>
            <w:bookmarkEnd w:id="1850"/>
            <w:bookmarkEnd w:id="1851"/>
            <w:r w:rsidRPr="00B620DB">
              <w:rPr>
                <w:rStyle w:val="flts1"/>
              </w:rPr>
              <w:t>Standard for the Installation of Smoke Alarms</w:t>
            </w:r>
            <w:bookmarkStart w:id="1852" w:name="a113455"/>
            <w:bookmarkEnd w:id="1852"/>
          </w:p>
        </w:tc>
        <w:tc>
          <w:tcPr>
            <w:tcW w:w="1524" w:type="pct"/>
            <w:tcBorders>
              <w:top w:val="outset" w:sz="6" w:space="0" w:color="auto"/>
              <w:left w:val="outset" w:sz="6" w:space="0" w:color="auto"/>
              <w:bottom w:val="outset" w:sz="6" w:space="0" w:color="auto"/>
              <w:right w:val="outset" w:sz="6" w:space="0" w:color="auto"/>
            </w:tcBorders>
            <w:hideMark/>
          </w:tcPr>
          <w:p w14:paraId="468326D4" w14:textId="77777777" w:rsidR="00D45A8C" w:rsidRPr="00B620DB" w:rsidRDefault="00135AFF" w:rsidP="00D45A8C">
            <w:pPr>
              <w:pStyle w:val="12TabHeadBody"/>
            </w:pPr>
            <w:hyperlink r:id="rId1634" w:anchor="es000695" w:history="1">
              <w:r w:rsidR="00D45A8C" w:rsidRPr="00B620DB">
                <w:rPr>
                  <w:rStyle w:val="Hyperlink"/>
                  <w:color w:val="auto"/>
                  <w:szCs w:val="18"/>
                  <w:u w:val="none"/>
                </w:rPr>
                <w:t>3.2.4.20.(13)</w:t>
              </w:r>
            </w:hyperlink>
            <w:r w:rsidR="00D45A8C" w:rsidRPr="00B620DB">
              <w:br/>
            </w:r>
            <w:hyperlink r:id="rId1635" w:anchor="es016003" w:history="1">
              <w:r w:rsidR="00D45A8C" w:rsidRPr="00B620DB">
                <w:rPr>
                  <w:rStyle w:val="Hyperlink"/>
                  <w:color w:val="auto"/>
                  <w:szCs w:val="18"/>
                  <w:u w:val="none"/>
                </w:rPr>
                <w:t>9.10.19.3.(2)</w:t>
              </w:r>
            </w:hyperlink>
          </w:p>
        </w:tc>
      </w:tr>
      <w:tr w:rsidR="00D45A8C" w:rsidRPr="00B620DB" w14:paraId="48BE9311"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226130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29B46A8E" w14:textId="77777777" w:rsidR="00D45A8C" w:rsidRPr="00B620DB" w:rsidRDefault="00D45A8C" w:rsidP="00D45A8C">
            <w:pPr>
              <w:pStyle w:val="12TabHeadBody"/>
            </w:pPr>
            <w:r w:rsidRPr="00B620DB">
              <w:rPr>
                <w:rStyle w:val="flts1"/>
              </w:rPr>
              <w:t>CAN/ULC-S561-13</w:t>
            </w:r>
          </w:p>
        </w:tc>
        <w:tc>
          <w:tcPr>
            <w:tcW w:w="1641" w:type="pct"/>
            <w:tcBorders>
              <w:top w:val="outset" w:sz="6" w:space="0" w:color="auto"/>
              <w:left w:val="outset" w:sz="6" w:space="0" w:color="auto"/>
              <w:bottom w:val="outset" w:sz="6" w:space="0" w:color="auto"/>
              <w:right w:val="outset" w:sz="6" w:space="0" w:color="auto"/>
            </w:tcBorders>
            <w:hideMark/>
          </w:tcPr>
          <w:p w14:paraId="096884DC" w14:textId="77777777" w:rsidR="00D45A8C" w:rsidRPr="00B620DB" w:rsidRDefault="00D45A8C" w:rsidP="00D45A8C">
            <w:pPr>
              <w:pStyle w:val="12TabHeadBody"/>
            </w:pPr>
            <w:bookmarkStart w:id="1853" w:name="ulcs561"/>
            <w:bookmarkStart w:id="1854" w:name="a113682"/>
            <w:bookmarkEnd w:id="1853"/>
            <w:bookmarkEnd w:id="1854"/>
            <w:r w:rsidRPr="00B620DB">
              <w:rPr>
                <w:rStyle w:val="flts1"/>
              </w:rPr>
              <w:t>Standard for Installation and Services for Fire Signal Receiving Centres and Systems</w:t>
            </w:r>
            <w:bookmarkStart w:id="1855" w:name="a113684"/>
            <w:bookmarkEnd w:id="1855"/>
          </w:p>
        </w:tc>
        <w:tc>
          <w:tcPr>
            <w:tcW w:w="1524" w:type="pct"/>
            <w:tcBorders>
              <w:top w:val="outset" w:sz="6" w:space="0" w:color="auto"/>
              <w:left w:val="outset" w:sz="6" w:space="0" w:color="auto"/>
              <w:bottom w:val="outset" w:sz="6" w:space="0" w:color="auto"/>
              <w:right w:val="outset" w:sz="6" w:space="0" w:color="auto"/>
            </w:tcBorders>
            <w:hideMark/>
          </w:tcPr>
          <w:p w14:paraId="09BD930A" w14:textId="77777777" w:rsidR="00D45A8C" w:rsidRPr="00B620DB" w:rsidRDefault="00135AFF" w:rsidP="00D45A8C">
            <w:pPr>
              <w:pStyle w:val="12TabHeadBody"/>
            </w:pPr>
            <w:hyperlink r:id="rId1636" w:anchor="es007656" w:history="1">
              <w:r w:rsidR="00D45A8C" w:rsidRPr="00B620DB">
                <w:rPr>
                  <w:rStyle w:val="Hyperlink"/>
                  <w:color w:val="auto"/>
                  <w:szCs w:val="18"/>
                  <w:u w:val="none"/>
                </w:rPr>
                <w:t>3.2.4.7.(4)</w:t>
              </w:r>
            </w:hyperlink>
            <w:r w:rsidR="00D45A8C" w:rsidRPr="00B620DB">
              <w:br/>
            </w:r>
            <w:hyperlink r:id="rId1637" w:anchor="en001105" w:history="1">
              <w:r w:rsidR="00D45A8C" w:rsidRPr="00B620DB">
                <w:rPr>
                  <w:rStyle w:val="Hyperlink"/>
                  <w:color w:val="auto"/>
                  <w:szCs w:val="18"/>
                  <w:u w:val="none"/>
                </w:rPr>
                <w:t>A-3.2.4.7.(4)</w:t>
              </w:r>
            </w:hyperlink>
          </w:p>
        </w:tc>
      </w:tr>
      <w:tr w:rsidR="00D45A8C" w:rsidRPr="00B620DB" w14:paraId="74789FB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1CC200"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44B5723" w14:textId="77777777" w:rsidR="00D45A8C" w:rsidRPr="00B620DB" w:rsidRDefault="00D45A8C" w:rsidP="00D45A8C">
            <w:pPr>
              <w:pStyle w:val="12TabHeadBody"/>
            </w:pPr>
            <w:r w:rsidRPr="00B620DB">
              <w:rPr>
                <w:rStyle w:val="flts1"/>
              </w:rPr>
              <w:t>CAN/ULC-S572:2017</w:t>
            </w:r>
          </w:p>
        </w:tc>
        <w:tc>
          <w:tcPr>
            <w:tcW w:w="1641" w:type="pct"/>
            <w:tcBorders>
              <w:top w:val="outset" w:sz="6" w:space="0" w:color="auto"/>
              <w:left w:val="outset" w:sz="6" w:space="0" w:color="auto"/>
              <w:bottom w:val="outset" w:sz="6" w:space="0" w:color="auto"/>
              <w:right w:val="outset" w:sz="6" w:space="0" w:color="auto"/>
            </w:tcBorders>
            <w:hideMark/>
          </w:tcPr>
          <w:p w14:paraId="495AAB16" w14:textId="77777777" w:rsidR="00D45A8C" w:rsidRPr="00B620DB" w:rsidRDefault="00D45A8C" w:rsidP="00D45A8C">
            <w:pPr>
              <w:pStyle w:val="12TabHeadBody"/>
            </w:pPr>
            <w:bookmarkStart w:id="1856" w:name="ulcs572"/>
            <w:bookmarkStart w:id="1857" w:name="a113705"/>
            <w:bookmarkEnd w:id="1856"/>
            <w:bookmarkEnd w:id="1857"/>
            <w:r w:rsidRPr="00B620DB">
              <w:rPr>
                <w:rStyle w:val="flts1"/>
              </w:rPr>
              <w:t>Standard for Photoluminescent and Self-Luminous Exit Signs and Path Marking Systems</w:t>
            </w:r>
            <w:bookmarkStart w:id="1858" w:name="a113707"/>
            <w:bookmarkEnd w:id="1858"/>
          </w:p>
        </w:tc>
        <w:tc>
          <w:tcPr>
            <w:tcW w:w="1524" w:type="pct"/>
            <w:tcBorders>
              <w:top w:val="outset" w:sz="6" w:space="0" w:color="auto"/>
              <w:left w:val="outset" w:sz="6" w:space="0" w:color="auto"/>
              <w:bottom w:val="outset" w:sz="6" w:space="0" w:color="auto"/>
              <w:right w:val="outset" w:sz="6" w:space="0" w:color="auto"/>
            </w:tcBorders>
            <w:hideMark/>
          </w:tcPr>
          <w:p w14:paraId="36624EDF" w14:textId="77777777" w:rsidR="00D45A8C" w:rsidRPr="00B620DB" w:rsidRDefault="00135AFF" w:rsidP="00D45A8C">
            <w:pPr>
              <w:pStyle w:val="12TabHeadBody"/>
            </w:pPr>
            <w:hyperlink r:id="rId1638" w:anchor="es016341" w:history="1">
              <w:r w:rsidR="00D45A8C" w:rsidRPr="00B620DB">
                <w:rPr>
                  <w:rStyle w:val="Hyperlink"/>
                  <w:color w:val="auto"/>
                  <w:szCs w:val="18"/>
                  <w:u w:val="none"/>
                </w:rPr>
                <w:t>3.4.5.1.(3)</w:t>
              </w:r>
            </w:hyperlink>
            <w:r w:rsidR="00D45A8C" w:rsidRPr="00B620DB">
              <w:br/>
            </w:r>
            <w:hyperlink r:id="rId1639" w:anchor="es016342" w:history="1">
              <w:r w:rsidR="00D45A8C" w:rsidRPr="00B620DB">
                <w:rPr>
                  <w:rStyle w:val="Hyperlink"/>
                  <w:color w:val="auto"/>
                  <w:szCs w:val="18"/>
                  <w:u w:val="none"/>
                </w:rPr>
                <w:t>3.4.5.1.(4)</w:t>
              </w:r>
            </w:hyperlink>
            <w:r w:rsidR="00D45A8C" w:rsidRPr="00B620DB">
              <w:br/>
            </w:r>
            <w:hyperlink r:id="rId1640" w:anchor="en001573" w:history="1">
              <w:r w:rsidR="00D45A8C" w:rsidRPr="00B620DB">
                <w:rPr>
                  <w:rStyle w:val="Hyperlink"/>
                  <w:color w:val="auto"/>
                  <w:szCs w:val="18"/>
                  <w:u w:val="none"/>
                </w:rPr>
                <w:t>A-3.4.5.1.(4)</w:t>
              </w:r>
            </w:hyperlink>
            <w:r w:rsidR="00D45A8C" w:rsidRPr="00B620DB">
              <w:br/>
            </w:r>
            <w:hyperlink r:id="rId1641" w:anchor="es016337" w:history="1">
              <w:r w:rsidR="00D45A8C" w:rsidRPr="00B620DB">
                <w:rPr>
                  <w:rStyle w:val="Hyperlink"/>
                  <w:color w:val="auto"/>
                  <w:szCs w:val="18"/>
                  <w:u w:val="none"/>
                </w:rPr>
                <w:t>9.9.11.3.(3)</w:t>
              </w:r>
            </w:hyperlink>
            <w:r w:rsidR="00D45A8C" w:rsidRPr="00B620DB">
              <w:br/>
            </w:r>
            <w:hyperlink r:id="rId1642" w:anchor="es016338" w:history="1">
              <w:r w:rsidR="00D45A8C" w:rsidRPr="00B620DB">
                <w:rPr>
                  <w:rStyle w:val="Hyperlink"/>
                  <w:color w:val="auto"/>
                  <w:szCs w:val="18"/>
                  <w:u w:val="none"/>
                </w:rPr>
                <w:t>9.9.11.3.(4)</w:t>
              </w:r>
            </w:hyperlink>
          </w:p>
        </w:tc>
      </w:tr>
      <w:tr w:rsidR="00D45A8C" w:rsidRPr="00B620DB" w14:paraId="422AB5F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2944676"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D5FF702" w14:textId="77777777" w:rsidR="00D45A8C" w:rsidRPr="00B620DB" w:rsidRDefault="00D45A8C" w:rsidP="00D45A8C">
            <w:pPr>
              <w:pStyle w:val="12TabHeadBody"/>
            </w:pPr>
            <w:r w:rsidRPr="00B620DB">
              <w:rPr>
                <w:rStyle w:val="flts1"/>
              </w:rPr>
              <w:t>CAN/ULC-S610:2018</w:t>
            </w:r>
          </w:p>
        </w:tc>
        <w:tc>
          <w:tcPr>
            <w:tcW w:w="1641" w:type="pct"/>
            <w:tcBorders>
              <w:top w:val="outset" w:sz="6" w:space="0" w:color="auto"/>
              <w:left w:val="outset" w:sz="6" w:space="0" w:color="auto"/>
              <w:bottom w:val="outset" w:sz="6" w:space="0" w:color="auto"/>
              <w:right w:val="outset" w:sz="6" w:space="0" w:color="auto"/>
            </w:tcBorders>
            <w:hideMark/>
          </w:tcPr>
          <w:p w14:paraId="0593CEEA" w14:textId="77777777" w:rsidR="00D45A8C" w:rsidRPr="00B620DB" w:rsidRDefault="00D45A8C" w:rsidP="00D45A8C">
            <w:pPr>
              <w:pStyle w:val="12TabHeadBody"/>
            </w:pPr>
            <w:bookmarkStart w:id="1859" w:name="ulcs610"/>
            <w:bookmarkStart w:id="1860" w:name="a113940"/>
            <w:bookmarkEnd w:id="1859"/>
            <w:bookmarkEnd w:id="1860"/>
            <w:r w:rsidRPr="00B620DB">
              <w:rPr>
                <w:rStyle w:val="flts1"/>
              </w:rPr>
              <w:t>Standard for Factory-Built Fireplace Systems</w:t>
            </w:r>
            <w:bookmarkStart w:id="1861" w:name="a113942"/>
            <w:bookmarkEnd w:id="1861"/>
          </w:p>
        </w:tc>
        <w:tc>
          <w:tcPr>
            <w:tcW w:w="1524" w:type="pct"/>
            <w:tcBorders>
              <w:top w:val="outset" w:sz="6" w:space="0" w:color="auto"/>
              <w:left w:val="outset" w:sz="6" w:space="0" w:color="auto"/>
              <w:bottom w:val="outset" w:sz="6" w:space="0" w:color="auto"/>
              <w:right w:val="outset" w:sz="6" w:space="0" w:color="auto"/>
            </w:tcBorders>
            <w:hideMark/>
          </w:tcPr>
          <w:p w14:paraId="1275898E" w14:textId="77777777" w:rsidR="00D45A8C" w:rsidRPr="00B620DB" w:rsidRDefault="00135AFF" w:rsidP="00D45A8C">
            <w:pPr>
              <w:pStyle w:val="12TabHeadBody"/>
            </w:pPr>
            <w:hyperlink r:id="rId1643" w:anchor="es002842" w:history="1">
              <w:r w:rsidR="00D45A8C" w:rsidRPr="00B620DB">
                <w:rPr>
                  <w:rStyle w:val="Hyperlink"/>
                  <w:color w:val="auto"/>
                  <w:szCs w:val="18"/>
                  <w:u w:val="none"/>
                </w:rPr>
                <w:t>9.22.8.1.(1)</w:t>
              </w:r>
            </w:hyperlink>
          </w:p>
        </w:tc>
      </w:tr>
      <w:tr w:rsidR="00D45A8C" w:rsidRPr="00B620DB" w14:paraId="4D7B0F3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B92E8F1"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DFF5232" w14:textId="77777777" w:rsidR="00D45A8C" w:rsidRPr="00B620DB" w:rsidRDefault="00D45A8C" w:rsidP="00D45A8C">
            <w:pPr>
              <w:pStyle w:val="12TabHeadBody"/>
            </w:pPr>
            <w:r w:rsidRPr="00B620DB">
              <w:rPr>
                <w:rStyle w:val="flts1"/>
              </w:rPr>
              <w:t>ULC-S628-93</w:t>
            </w:r>
          </w:p>
        </w:tc>
        <w:tc>
          <w:tcPr>
            <w:tcW w:w="1641" w:type="pct"/>
            <w:tcBorders>
              <w:top w:val="outset" w:sz="6" w:space="0" w:color="auto"/>
              <w:left w:val="outset" w:sz="6" w:space="0" w:color="auto"/>
              <w:bottom w:val="outset" w:sz="6" w:space="0" w:color="auto"/>
              <w:right w:val="outset" w:sz="6" w:space="0" w:color="auto"/>
            </w:tcBorders>
            <w:hideMark/>
          </w:tcPr>
          <w:p w14:paraId="570130B0" w14:textId="77777777" w:rsidR="00D45A8C" w:rsidRPr="00B620DB" w:rsidRDefault="00D45A8C" w:rsidP="00D45A8C">
            <w:pPr>
              <w:pStyle w:val="12TabHeadBody"/>
            </w:pPr>
            <w:bookmarkStart w:id="1862" w:name="ulcs628"/>
            <w:bookmarkStart w:id="1863" w:name="a113961"/>
            <w:bookmarkEnd w:id="1862"/>
            <w:bookmarkEnd w:id="1863"/>
            <w:r w:rsidRPr="00B620DB">
              <w:rPr>
                <w:rStyle w:val="flts1"/>
              </w:rPr>
              <w:t>Standard for Fireplace Inserts</w:t>
            </w:r>
            <w:bookmarkStart w:id="1864" w:name="a113963"/>
            <w:bookmarkEnd w:id="1864"/>
          </w:p>
        </w:tc>
        <w:tc>
          <w:tcPr>
            <w:tcW w:w="1524" w:type="pct"/>
            <w:tcBorders>
              <w:top w:val="outset" w:sz="6" w:space="0" w:color="auto"/>
              <w:left w:val="outset" w:sz="6" w:space="0" w:color="auto"/>
              <w:bottom w:val="outset" w:sz="6" w:space="0" w:color="auto"/>
              <w:right w:val="outset" w:sz="6" w:space="0" w:color="auto"/>
            </w:tcBorders>
            <w:hideMark/>
          </w:tcPr>
          <w:p w14:paraId="63B5B8AF" w14:textId="77777777" w:rsidR="00D45A8C" w:rsidRPr="00B620DB" w:rsidRDefault="00135AFF" w:rsidP="00D45A8C">
            <w:pPr>
              <w:pStyle w:val="12TabHeadBody"/>
            </w:pPr>
            <w:hyperlink r:id="rId1644" w:anchor="es002848" w:history="1">
              <w:r w:rsidR="00D45A8C" w:rsidRPr="00B620DB">
                <w:rPr>
                  <w:rStyle w:val="Hyperlink"/>
                  <w:color w:val="auto"/>
                  <w:szCs w:val="18"/>
                  <w:u w:val="none"/>
                </w:rPr>
                <w:t>9.22.10.1.(1)</w:t>
              </w:r>
            </w:hyperlink>
          </w:p>
        </w:tc>
      </w:tr>
      <w:tr w:rsidR="00D45A8C" w:rsidRPr="00B620DB" w14:paraId="7806AB6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504155E"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08B45CD7" w14:textId="77777777" w:rsidR="00D45A8C" w:rsidRPr="00B620DB" w:rsidRDefault="00D45A8C" w:rsidP="00D45A8C">
            <w:pPr>
              <w:pStyle w:val="12TabHeadBody"/>
            </w:pPr>
            <w:r w:rsidRPr="00B620DB">
              <w:rPr>
                <w:rStyle w:val="flts1"/>
              </w:rPr>
              <w:t>CAN/ULC-S629:2016</w:t>
            </w:r>
          </w:p>
        </w:tc>
        <w:tc>
          <w:tcPr>
            <w:tcW w:w="1641" w:type="pct"/>
            <w:tcBorders>
              <w:top w:val="outset" w:sz="6" w:space="0" w:color="auto"/>
              <w:left w:val="outset" w:sz="6" w:space="0" w:color="auto"/>
              <w:bottom w:val="outset" w:sz="6" w:space="0" w:color="auto"/>
              <w:right w:val="outset" w:sz="6" w:space="0" w:color="auto"/>
            </w:tcBorders>
            <w:hideMark/>
          </w:tcPr>
          <w:p w14:paraId="0A5A6599" w14:textId="77777777" w:rsidR="00D45A8C" w:rsidRPr="00B620DB" w:rsidRDefault="00D45A8C" w:rsidP="00D45A8C">
            <w:pPr>
              <w:pStyle w:val="12TabHeadBody"/>
            </w:pPr>
            <w:bookmarkStart w:id="1865" w:name="ulcs629"/>
            <w:bookmarkStart w:id="1866" w:name="a114188"/>
            <w:bookmarkEnd w:id="1865"/>
            <w:bookmarkEnd w:id="1866"/>
            <w:r w:rsidRPr="00B620DB">
              <w:rPr>
                <w:rStyle w:val="flts1"/>
              </w:rPr>
              <w:t>Standard for 650°C Factory-Built Chimneys</w:t>
            </w:r>
            <w:bookmarkStart w:id="1867" w:name="a114190"/>
            <w:bookmarkEnd w:id="1867"/>
          </w:p>
        </w:tc>
        <w:tc>
          <w:tcPr>
            <w:tcW w:w="1524" w:type="pct"/>
            <w:tcBorders>
              <w:top w:val="outset" w:sz="6" w:space="0" w:color="auto"/>
              <w:left w:val="outset" w:sz="6" w:space="0" w:color="auto"/>
              <w:bottom w:val="outset" w:sz="6" w:space="0" w:color="auto"/>
              <w:right w:val="outset" w:sz="6" w:space="0" w:color="auto"/>
            </w:tcBorders>
            <w:hideMark/>
          </w:tcPr>
          <w:p w14:paraId="48F8489E" w14:textId="77777777" w:rsidR="00D45A8C" w:rsidRPr="00B620DB" w:rsidRDefault="00135AFF" w:rsidP="00D45A8C">
            <w:pPr>
              <w:pStyle w:val="12TabHeadBody"/>
            </w:pPr>
            <w:hyperlink r:id="rId1645" w:anchor="es008596" w:history="1">
              <w:r w:rsidR="00D45A8C" w:rsidRPr="00B620DB">
                <w:rPr>
                  <w:rStyle w:val="Hyperlink"/>
                  <w:color w:val="auto"/>
                  <w:szCs w:val="18"/>
                  <w:u w:val="none"/>
                </w:rPr>
                <w:t>9.33.10.2.(1)</w:t>
              </w:r>
            </w:hyperlink>
          </w:p>
        </w:tc>
      </w:tr>
      <w:tr w:rsidR="00D45A8C" w:rsidRPr="00B620DB" w14:paraId="13A5B83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2EAEF6E"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9F0146B" w14:textId="77777777" w:rsidR="00D45A8C" w:rsidRPr="00B620DB" w:rsidRDefault="00D45A8C" w:rsidP="00D45A8C">
            <w:pPr>
              <w:pStyle w:val="12TabHeadBody"/>
            </w:pPr>
            <w:r w:rsidRPr="00B620DB">
              <w:rPr>
                <w:rStyle w:val="flts1"/>
              </w:rPr>
              <w:t>CAN/ULC-S639-M87</w:t>
            </w:r>
          </w:p>
        </w:tc>
        <w:tc>
          <w:tcPr>
            <w:tcW w:w="1641" w:type="pct"/>
            <w:tcBorders>
              <w:top w:val="outset" w:sz="6" w:space="0" w:color="auto"/>
              <w:left w:val="outset" w:sz="6" w:space="0" w:color="auto"/>
              <w:bottom w:val="outset" w:sz="6" w:space="0" w:color="auto"/>
              <w:right w:val="outset" w:sz="6" w:space="0" w:color="auto"/>
            </w:tcBorders>
            <w:hideMark/>
          </w:tcPr>
          <w:p w14:paraId="0A4C3553" w14:textId="77777777" w:rsidR="00D45A8C" w:rsidRPr="00B620DB" w:rsidRDefault="00D45A8C" w:rsidP="00D45A8C">
            <w:pPr>
              <w:pStyle w:val="12TabHeadBody"/>
            </w:pPr>
            <w:bookmarkStart w:id="1868" w:name="ulcs639"/>
            <w:bookmarkStart w:id="1869" w:name="a114209"/>
            <w:bookmarkEnd w:id="1868"/>
            <w:bookmarkEnd w:id="1869"/>
            <w:r w:rsidRPr="00B620DB">
              <w:rPr>
                <w:rStyle w:val="flts1"/>
              </w:rPr>
              <w:t>Standard for Steel Liner Assemblies for Solid-Fuel Burning Masonry Fireplaces</w:t>
            </w:r>
            <w:bookmarkStart w:id="1870" w:name="a114211"/>
            <w:bookmarkEnd w:id="1870"/>
          </w:p>
        </w:tc>
        <w:tc>
          <w:tcPr>
            <w:tcW w:w="1524" w:type="pct"/>
            <w:tcBorders>
              <w:top w:val="outset" w:sz="6" w:space="0" w:color="auto"/>
              <w:left w:val="outset" w:sz="6" w:space="0" w:color="auto"/>
              <w:bottom w:val="outset" w:sz="6" w:space="0" w:color="auto"/>
              <w:right w:val="outset" w:sz="6" w:space="0" w:color="auto"/>
            </w:tcBorders>
            <w:hideMark/>
          </w:tcPr>
          <w:p w14:paraId="28A66CB9" w14:textId="77777777" w:rsidR="00D45A8C" w:rsidRPr="00B620DB" w:rsidRDefault="00135AFF" w:rsidP="00D45A8C">
            <w:pPr>
              <w:pStyle w:val="12TabHeadBody"/>
            </w:pPr>
            <w:hyperlink r:id="rId1646" w:anchor="es002831" w:history="1">
              <w:r w:rsidR="00D45A8C" w:rsidRPr="00B620DB">
                <w:rPr>
                  <w:rStyle w:val="Hyperlink"/>
                  <w:color w:val="auto"/>
                  <w:szCs w:val="18"/>
                  <w:u w:val="none"/>
                </w:rPr>
                <w:t>9.22.2.3.(1)</w:t>
              </w:r>
            </w:hyperlink>
          </w:p>
        </w:tc>
      </w:tr>
      <w:tr w:rsidR="00D45A8C" w:rsidRPr="00B620DB" w14:paraId="563BC82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57981879"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00EFD0A6" w14:textId="77777777" w:rsidR="00D45A8C" w:rsidRPr="00B620DB" w:rsidRDefault="00D45A8C" w:rsidP="00D45A8C">
            <w:pPr>
              <w:pStyle w:val="12TabHeadBody"/>
            </w:pPr>
            <w:r w:rsidRPr="00B620DB">
              <w:rPr>
                <w:rStyle w:val="flts1"/>
              </w:rPr>
              <w:t>CAN/ULC-S701.1:2017</w:t>
            </w:r>
          </w:p>
        </w:tc>
        <w:tc>
          <w:tcPr>
            <w:tcW w:w="1641" w:type="pct"/>
            <w:tcBorders>
              <w:top w:val="outset" w:sz="6" w:space="0" w:color="auto"/>
              <w:left w:val="outset" w:sz="6" w:space="0" w:color="auto"/>
              <w:bottom w:val="outset" w:sz="6" w:space="0" w:color="auto"/>
              <w:right w:val="outset" w:sz="6" w:space="0" w:color="auto"/>
            </w:tcBorders>
            <w:hideMark/>
          </w:tcPr>
          <w:p w14:paraId="0B2418FF" w14:textId="77777777" w:rsidR="00D45A8C" w:rsidRPr="00B620DB" w:rsidRDefault="00D45A8C" w:rsidP="00D45A8C">
            <w:pPr>
              <w:pStyle w:val="12TabHeadBody"/>
            </w:pPr>
            <w:bookmarkStart w:id="1871" w:name="ulcs701"/>
            <w:bookmarkStart w:id="1872" w:name="a114436"/>
            <w:bookmarkEnd w:id="1871"/>
            <w:bookmarkEnd w:id="1872"/>
            <w:r w:rsidRPr="00B620DB">
              <w:rPr>
                <w:rStyle w:val="flts1"/>
              </w:rPr>
              <w:t>Standard for Thermal Insulation, Polystyrene Boards</w:t>
            </w:r>
            <w:bookmarkStart w:id="1873" w:name="a114438"/>
            <w:bookmarkEnd w:id="1873"/>
          </w:p>
        </w:tc>
        <w:tc>
          <w:tcPr>
            <w:tcW w:w="1524" w:type="pct"/>
            <w:tcBorders>
              <w:top w:val="outset" w:sz="6" w:space="0" w:color="auto"/>
              <w:left w:val="outset" w:sz="6" w:space="0" w:color="auto"/>
              <w:bottom w:val="outset" w:sz="6" w:space="0" w:color="auto"/>
              <w:right w:val="outset" w:sz="6" w:space="0" w:color="auto"/>
            </w:tcBorders>
            <w:hideMark/>
          </w:tcPr>
          <w:p w14:paraId="02DF93F5" w14:textId="77777777" w:rsidR="00D45A8C" w:rsidRPr="00B620DB" w:rsidRDefault="00135AFF" w:rsidP="00D45A8C">
            <w:pPr>
              <w:pStyle w:val="12TabHeadBody"/>
            </w:pPr>
            <w:hyperlink r:id="rId1647" w:anchor="et001042" w:history="1">
              <w:r w:rsidR="00D45A8C" w:rsidRPr="00B620DB">
                <w:rPr>
                  <w:rStyle w:val="Hyperlink"/>
                  <w:color w:val="auto"/>
                  <w:szCs w:val="18"/>
                  <w:u w:val="none"/>
                </w:rPr>
                <w:t>Table</w:t>
              </w:r>
            </w:hyperlink>
            <w:hyperlink r:id="rId1648" w:anchor="et001042" w:history="1">
              <w:r w:rsidR="00D45A8C" w:rsidRPr="00B620DB">
                <w:rPr>
                  <w:rStyle w:val="Hyperlink"/>
                  <w:color w:val="auto"/>
                  <w:u w:val="none"/>
                </w:rPr>
                <w:t> </w:t>
              </w:r>
            </w:hyperlink>
            <w:hyperlink r:id="rId1649" w:anchor="et001042" w:history="1">
              <w:r w:rsidR="00D45A8C" w:rsidRPr="00B620DB">
                <w:rPr>
                  <w:rStyle w:val="Hyperlink"/>
                  <w:color w:val="auto"/>
                  <w:szCs w:val="18"/>
                  <w:u w:val="none"/>
                </w:rPr>
                <w:t>5.9.1.1.</w:t>
              </w:r>
            </w:hyperlink>
            <w:r w:rsidR="00D45A8C" w:rsidRPr="00B620DB">
              <w:br/>
            </w:r>
            <w:hyperlink r:id="rId1650" w:anchor="et001065" w:history="1">
              <w:r w:rsidR="00D45A8C" w:rsidRPr="00B620DB">
                <w:rPr>
                  <w:rStyle w:val="Hyperlink"/>
                  <w:color w:val="auto"/>
                  <w:szCs w:val="18"/>
                  <w:u w:val="none"/>
                </w:rPr>
                <w:t>Table</w:t>
              </w:r>
            </w:hyperlink>
            <w:hyperlink r:id="rId1651" w:anchor="et001065" w:history="1">
              <w:r w:rsidR="00D45A8C" w:rsidRPr="00B620DB">
                <w:rPr>
                  <w:rStyle w:val="Hyperlink"/>
                  <w:color w:val="auto"/>
                  <w:u w:val="none"/>
                </w:rPr>
                <w:t> </w:t>
              </w:r>
            </w:hyperlink>
            <w:hyperlink r:id="rId1652" w:anchor="et001065" w:history="1">
              <w:r w:rsidR="00D45A8C" w:rsidRPr="00B620DB">
                <w:rPr>
                  <w:rStyle w:val="Hyperlink"/>
                  <w:color w:val="auto"/>
                  <w:szCs w:val="18"/>
                  <w:u w:val="none"/>
                </w:rPr>
                <w:t>9.23.17.2.-A</w:t>
              </w:r>
            </w:hyperlink>
            <w:r w:rsidR="00D45A8C" w:rsidRPr="00B620DB">
              <w:br/>
            </w:r>
            <w:hyperlink r:id="rId1653" w:anchor="es003080" w:history="1">
              <w:r w:rsidR="00D45A8C" w:rsidRPr="00B620DB">
                <w:rPr>
                  <w:rStyle w:val="Hyperlink"/>
                  <w:color w:val="auto"/>
                  <w:szCs w:val="18"/>
                  <w:u w:val="none"/>
                </w:rPr>
                <w:t>9.25.2.2.(1)</w:t>
              </w:r>
            </w:hyperlink>
            <w:r w:rsidR="00D45A8C" w:rsidRPr="00B620DB">
              <w:br/>
            </w:r>
            <w:hyperlink r:id="rId1654" w:anchor="et001352" w:history="1">
              <w:r w:rsidR="00D45A8C" w:rsidRPr="00B620DB">
                <w:rPr>
                  <w:rStyle w:val="Hyperlink"/>
                  <w:color w:val="auto"/>
                  <w:szCs w:val="18"/>
                  <w:u w:val="none"/>
                </w:rPr>
                <w:t>Table</w:t>
              </w:r>
            </w:hyperlink>
            <w:hyperlink r:id="rId1655" w:anchor="et001352" w:history="1">
              <w:r w:rsidR="00D45A8C" w:rsidRPr="00B620DB">
                <w:rPr>
                  <w:rStyle w:val="Hyperlink"/>
                  <w:color w:val="auto"/>
                  <w:u w:val="none"/>
                </w:rPr>
                <w:t> </w:t>
              </w:r>
            </w:hyperlink>
            <w:hyperlink r:id="rId1656" w:anchor="et001352" w:history="1">
              <w:r w:rsidR="00D45A8C" w:rsidRPr="00B620DB">
                <w:rPr>
                  <w:rStyle w:val="Hyperlink"/>
                  <w:color w:val="auto"/>
                  <w:szCs w:val="18"/>
                  <w:u w:val="none"/>
                </w:rPr>
                <w:t>A-9.36.2.4.(1)-D</w:t>
              </w:r>
            </w:hyperlink>
          </w:p>
        </w:tc>
      </w:tr>
      <w:tr w:rsidR="00D45A8C" w:rsidRPr="00B620DB" w14:paraId="3A4FB42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E7A4D7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4FA6D07" w14:textId="77777777" w:rsidR="00D45A8C" w:rsidRPr="00B620DB" w:rsidRDefault="00D45A8C" w:rsidP="00D45A8C">
            <w:pPr>
              <w:pStyle w:val="12TabHeadBody"/>
            </w:pPr>
            <w:r w:rsidRPr="00B620DB">
              <w:rPr>
                <w:rStyle w:val="flts1"/>
              </w:rPr>
              <w:t>CAN/ULC-S702.1-14</w:t>
            </w:r>
          </w:p>
        </w:tc>
        <w:tc>
          <w:tcPr>
            <w:tcW w:w="1641" w:type="pct"/>
            <w:tcBorders>
              <w:top w:val="outset" w:sz="6" w:space="0" w:color="auto"/>
              <w:left w:val="outset" w:sz="6" w:space="0" w:color="auto"/>
              <w:bottom w:val="outset" w:sz="6" w:space="0" w:color="auto"/>
              <w:right w:val="outset" w:sz="6" w:space="0" w:color="auto"/>
            </w:tcBorders>
            <w:hideMark/>
          </w:tcPr>
          <w:p w14:paraId="5635721E" w14:textId="77777777" w:rsidR="00D45A8C" w:rsidRPr="00B620DB" w:rsidRDefault="00D45A8C" w:rsidP="00D45A8C">
            <w:pPr>
              <w:pStyle w:val="12TabHeadBody"/>
            </w:pPr>
            <w:bookmarkStart w:id="1874" w:name="ulcs702"/>
            <w:bookmarkStart w:id="1875" w:name="a114463"/>
            <w:bookmarkEnd w:id="1874"/>
            <w:bookmarkEnd w:id="1875"/>
            <w:r w:rsidRPr="00B620DB">
              <w:rPr>
                <w:rStyle w:val="flts1"/>
              </w:rPr>
              <w:t>Standard for Mineral Fibre Thermal Insulation for Buildings, Part 1: Material Specification</w:t>
            </w:r>
            <w:bookmarkStart w:id="1876" w:name="a114465"/>
            <w:bookmarkEnd w:id="1876"/>
          </w:p>
        </w:tc>
        <w:tc>
          <w:tcPr>
            <w:tcW w:w="1524" w:type="pct"/>
            <w:tcBorders>
              <w:top w:val="outset" w:sz="6" w:space="0" w:color="auto"/>
              <w:left w:val="outset" w:sz="6" w:space="0" w:color="auto"/>
              <w:bottom w:val="outset" w:sz="6" w:space="0" w:color="auto"/>
              <w:right w:val="outset" w:sz="6" w:space="0" w:color="auto"/>
            </w:tcBorders>
            <w:hideMark/>
          </w:tcPr>
          <w:p w14:paraId="66BD4975" w14:textId="77777777" w:rsidR="00D45A8C" w:rsidRDefault="00D45A8C" w:rsidP="00D45A8C">
            <w:pPr>
              <w:pStyle w:val="12TabHeadBody"/>
              <w:rPr>
                <w:ins w:id="1877" w:author="Dang, Tommy OHCS:EX" w:date="2023-02-02T14:58:00Z"/>
                <w:rStyle w:val="Hyperlink"/>
                <w:color w:val="auto"/>
                <w:szCs w:val="18"/>
                <w:u w:val="none"/>
              </w:rPr>
            </w:pPr>
            <w:hyperlink r:id="rId1657" w:anchor="es013837" w:history="1">
              <w:r w:rsidRPr="00B620DB">
                <w:rPr>
                  <w:rStyle w:val="Hyperlink"/>
                  <w:color w:val="auto"/>
                  <w:szCs w:val="18"/>
                  <w:u w:val="none"/>
                </w:rPr>
                <w:t>3.1.6.3.(4)</w:t>
              </w:r>
            </w:hyperlink>
            <w:r w:rsidRPr="00B620DB">
              <w:br/>
            </w:r>
            <w:hyperlink r:id="rId1658" w:anchor="et001042" w:history="1">
              <w:r w:rsidRPr="00B620DB">
                <w:rPr>
                  <w:rStyle w:val="Hyperlink"/>
                  <w:color w:val="auto"/>
                  <w:szCs w:val="18"/>
                  <w:u w:val="none"/>
                </w:rPr>
                <w:t>Table</w:t>
              </w:r>
            </w:hyperlink>
            <w:hyperlink r:id="rId1659" w:anchor="et001042" w:history="1">
              <w:r w:rsidRPr="00B620DB">
                <w:rPr>
                  <w:rStyle w:val="Hyperlink"/>
                  <w:color w:val="auto"/>
                  <w:u w:val="none"/>
                </w:rPr>
                <w:t> </w:t>
              </w:r>
            </w:hyperlink>
            <w:hyperlink r:id="rId1660" w:anchor="et001042" w:history="1">
              <w:r w:rsidRPr="00B620DB">
                <w:rPr>
                  <w:rStyle w:val="Hyperlink"/>
                  <w:color w:val="auto"/>
                  <w:szCs w:val="18"/>
                  <w:u w:val="none"/>
                </w:rPr>
                <w:t>5.9.1.1.</w:t>
              </w:r>
            </w:hyperlink>
            <w:r w:rsidRPr="00B620DB">
              <w:br/>
            </w:r>
            <w:hyperlink r:id="rId1661" w:anchor="en001182" w:history="1">
              <w:r w:rsidRPr="00B620DB">
                <w:rPr>
                  <w:rStyle w:val="Hyperlink"/>
                  <w:color w:val="auto"/>
                  <w:szCs w:val="18"/>
                  <w:u w:val="none"/>
                </w:rPr>
                <w:t>A-5.9.1.1.(1)</w:t>
              </w:r>
            </w:hyperlink>
            <w:r w:rsidRPr="00B620DB">
              <w:br/>
            </w:r>
            <w:hyperlink r:id="rId1662" w:anchor="es014626" w:history="1">
              <w:r w:rsidRPr="00B620DB">
                <w:rPr>
                  <w:rStyle w:val="Hyperlink"/>
                  <w:color w:val="auto"/>
                  <w:szCs w:val="18"/>
                  <w:u w:val="none"/>
                </w:rPr>
                <w:t>9.10.9.8.(3)</w:t>
              </w:r>
            </w:hyperlink>
          </w:p>
          <w:p w14:paraId="5B67DB2A" w14:textId="31AE9022" w:rsidR="00D45A8C" w:rsidRPr="00B620DB" w:rsidRDefault="00D45A8C" w:rsidP="00D45A8C">
            <w:pPr>
              <w:pStyle w:val="12TabHeadBody"/>
            </w:pPr>
            <w:ins w:id="1878" w:author="Dang, Tommy OHCS:EX" w:date="2023-02-02T14:58:00Z">
              <w:r>
                <w:rPr>
                  <w:rStyle w:val="Hyperlink"/>
                  <w:szCs w:val="18"/>
                </w:rPr>
                <w:t>9.10.3.1.(3)</w:t>
              </w:r>
            </w:ins>
            <w:r w:rsidRPr="00B620DB">
              <w:br/>
            </w:r>
            <w:hyperlink r:id="rId1663" w:anchor="et001065" w:history="1">
              <w:r w:rsidRPr="00B620DB">
                <w:rPr>
                  <w:rStyle w:val="Hyperlink"/>
                  <w:color w:val="auto"/>
                  <w:szCs w:val="18"/>
                  <w:u w:val="none"/>
                </w:rPr>
                <w:t>Table</w:t>
              </w:r>
            </w:hyperlink>
            <w:hyperlink r:id="rId1664" w:anchor="et001065" w:history="1">
              <w:r w:rsidRPr="00B620DB">
                <w:rPr>
                  <w:rStyle w:val="Hyperlink"/>
                  <w:color w:val="auto"/>
                  <w:u w:val="none"/>
                </w:rPr>
                <w:t> </w:t>
              </w:r>
            </w:hyperlink>
            <w:hyperlink r:id="rId1665" w:anchor="et001065" w:history="1">
              <w:r w:rsidRPr="00B620DB">
                <w:rPr>
                  <w:rStyle w:val="Hyperlink"/>
                  <w:color w:val="auto"/>
                  <w:szCs w:val="18"/>
                  <w:u w:val="none"/>
                </w:rPr>
                <w:t>9.23.17.2.-A</w:t>
              </w:r>
            </w:hyperlink>
            <w:r w:rsidRPr="00B620DB">
              <w:br/>
            </w:r>
            <w:hyperlink r:id="rId1666" w:anchor="es003080" w:history="1">
              <w:r w:rsidRPr="00B620DB">
                <w:rPr>
                  <w:rStyle w:val="Hyperlink"/>
                  <w:color w:val="auto"/>
                  <w:szCs w:val="18"/>
                  <w:u w:val="none"/>
                </w:rPr>
                <w:t>9.25.2.2.(1)</w:t>
              </w:r>
            </w:hyperlink>
            <w:r w:rsidRPr="00B620DB">
              <w:br/>
            </w:r>
            <w:hyperlink r:id="rId1667" w:anchor="et001352" w:history="1">
              <w:r w:rsidRPr="00B620DB">
                <w:rPr>
                  <w:rStyle w:val="Hyperlink"/>
                  <w:color w:val="auto"/>
                  <w:szCs w:val="18"/>
                  <w:u w:val="none"/>
                </w:rPr>
                <w:t>Table</w:t>
              </w:r>
            </w:hyperlink>
            <w:hyperlink r:id="rId1668" w:anchor="et001352" w:history="1">
              <w:r w:rsidRPr="00B620DB">
                <w:rPr>
                  <w:rStyle w:val="Hyperlink"/>
                  <w:color w:val="auto"/>
                  <w:u w:val="none"/>
                </w:rPr>
                <w:t> </w:t>
              </w:r>
            </w:hyperlink>
            <w:hyperlink r:id="rId1669" w:anchor="et001352" w:history="1">
              <w:r w:rsidRPr="00B620DB">
                <w:rPr>
                  <w:rStyle w:val="Hyperlink"/>
                  <w:color w:val="auto"/>
                  <w:szCs w:val="18"/>
                  <w:u w:val="none"/>
                </w:rPr>
                <w:t>A-9.36.2.4.(1)-D</w:t>
              </w:r>
            </w:hyperlink>
          </w:p>
        </w:tc>
      </w:tr>
      <w:tr w:rsidR="00D45A8C" w:rsidRPr="00B620DB" w14:paraId="6BCC4F0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EBFD4A0"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04CD365" w14:textId="77777777" w:rsidR="00D45A8C" w:rsidRPr="00B620DB" w:rsidRDefault="00D45A8C" w:rsidP="00D45A8C">
            <w:pPr>
              <w:pStyle w:val="12TabHeadBody"/>
            </w:pPr>
            <w:r w:rsidRPr="00B620DB">
              <w:rPr>
                <w:rStyle w:val="flts1"/>
              </w:rPr>
              <w:t>CAN/ULC-S703-09</w:t>
            </w:r>
          </w:p>
        </w:tc>
        <w:tc>
          <w:tcPr>
            <w:tcW w:w="1641" w:type="pct"/>
            <w:tcBorders>
              <w:top w:val="outset" w:sz="6" w:space="0" w:color="auto"/>
              <w:left w:val="outset" w:sz="6" w:space="0" w:color="auto"/>
              <w:bottom w:val="outset" w:sz="6" w:space="0" w:color="auto"/>
              <w:right w:val="outset" w:sz="6" w:space="0" w:color="auto"/>
            </w:tcBorders>
            <w:hideMark/>
          </w:tcPr>
          <w:p w14:paraId="5E56984A" w14:textId="77777777" w:rsidR="00D45A8C" w:rsidRPr="00B620DB" w:rsidRDefault="00D45A8C" w:rsidP="00D45A8C">
            <w:pPr>
              <w:pStyle w:val="12TabHeadBody"/>
            </w:pPr>
            <w:bookmarkStart w:id="1879" w:name="ulcs703"/>
            <w:bookmarkStart w:id="1880" w:name="a114702"/>
            <w:bookmarkEnd w:id="1879"/>
            <w:bookmarkEnd w:id="1880"/>
            <w:r w:rsidRPr="00B620DB">
              <w:rPr>
                <w:rStyle w:val="flts1"/>
              </w:rPr>
              <w:t>Standard for Cellulose Fibre Insulation (CFI) for Buildings</w:t>
            </w:r>
            <w:bookmarkStart w:id="1881" w:name="a114704"/>
            <w:bookmarkEnd w:id="1881"/>
          </w:p>
        </w:tc>
        <w:tc>
          <w:tcPr>
            <w:tcW w:w="1524" w:type="pct"/>
            <w:tcBorders>
              <w:top w:val="outset" w:sz="6" w:space="0" w:color="auto"/>
              <w:left w:val="outset" w:sz="6" w:space="0" w:color="auto"/>
              <w:bottom w:val="outset" w:sz="6" w:space="0" w:color="auto"/>
              <w:right w:val="outset" w:sz="6" w:space="0" w:color="auto"/>
            </w:tcBorders>
            <w:hideMark/>
          </w:tcPr>
          <w:p w14:paraId="1F65A369" w14:textId="77777777" w:rsidR="00D45A8C" w:rsidRDefault="00135AFF" w:rsidP="00D45A8C">
            <w:pPr>
              <w:pStyle w:val="12TabHeadBody"/>
              <w:rPr>
                <w:ins w:id="1882" w:author="Dang, Tommy HOUS:EX" w:date="2023-05-04T13:50:00Z"/>
                <w:rStyle w:val="Hyperlink"/>
                <w:color w:val="auto"/>
                <w:szCs w:val="18"/>
                <w:u w:val="none"/>
              </w:rPr>
            </w:pPr>
            <w:hyperlink r:id="rId1670" w:anchor="et001042" w:history="1">
              <w:r w:rsidR="00D45A8C" w:rsidRPr="00B620DB">
                <w:rPr>
                  <w:rStyle w:val="Hyperlink"/>
                  <w:color w:val="auto"/>
                  <w:szCs w:val="18"/>
                  <w:u w:val="none"/>
                </w:rPr>
                <w:t>Table</w:t>
              </w:r>
            </w:hyperlink>
            <w:hyperlink r:id="rId1671" w:anchor="et001042" w:history="1">
              <w:r w:rsidR="00D45A8C" w:rsidRPr="00B620DB">
                <w:rPr>
                  <w:rStyle w:val="Hyperlink"/>
                  <w:color w:val="auto"/>
                  <w:u w:val="none"/>
                </w:rPr>
                <w:t> </w:t>
              </w:r>
            </w:hyperlink>
            <w:hyperlink r:id="rId1672" w:anchor="et001042" w:history="1">
              <w:r w:rsidR="00D45A8C" w:rsidRPr="00B620DB">
                <w:rPr>
                  <w:rStyle w:val="Hyperlink"/>
                  <w:color w:val="auto"/>
                  <w:szCs w:val="18"/>
                  <w:u w:val="none"/>
                </w:rPr>
                <w:t>5.9.1.1.</w:t>
              </w:r>
            </w:hyperlink>
          </w:p>
          <w:p w14:paraId="3B1D3D7A" w14:textId="2B26776E" w:rsidR="00D45A8C" w:rsidRPr="00B620DB" w:rsidRDefault="00D45A8C" w:rsidP="00D45A8C">
            <w:pPr>
              <w:pStyle w:val="12TabHeadBody"/>
            </w:pPr>
            <w:ins w:id="1883" w:author="Dang, Tommy HOUS:EX" w:date="2023-05-04T13:50:00Z">
              <w:r>
                <w:rPr>
                  <w:rStyle w:val="Hyperlink"/>
                  <w:color w:val="auto"/>
                  <w:szCs w:val="18"/>
                  <w:u w:val="none"/>
                </w:rPr>
                <w:lastRenderedPageBreak/>
                <w:t>9.10.3.1.(3)</w:t>
              </w:r>
            </w:ins>
            <w:r w:rsidRPr="00B620DB">
              <w:br/>
            </w:r>
            <w:hyperlink r:id="rId1673" w:anchor="es003080" w:history="1">
              <w:r w:rsidRPr="00B620DB">
                <w:rPr>
                  <w:rStyle w:val="Hyperlink"/>
                  <w:color w:val="auto"/>
                  <w:szCs w:val="18"/>
                  <w:u w:val="none"/>
                </w:rPr>
                <w:t>9.25.2.2.(1)</w:t>
              </w:r>
            </w:hyperlink>
            <w:r w:rsidRPr="00B620DB">
              <w:br/>
            </w:r>
            <w:hyperlink r:id="rId1674" w:anchor="et001352" w:history="1">
              <w:r w:rsidRPr="00B620DB">
                <w:rPr>
                  <w:rStyle w:val="Hyperlink"/>
                  <w:color w:val="auto"/>
                  <w:szCs w:val="18"/>
                  <w:u w:val="none"/>
                </w:rPr>
                <w:t>Table</w:t>
              </w:r>
            </w:hyperlink>
            <w:hyperlink r:id="rId1675" w:anchor="et001352" w:history="1">
              <w:r w:rsidRPr="00B620DB">
                <w:rPr>
                  <w:rStyle w:val="Hyperlink"/>
                  <w:color w:val="auto"/>
                  <w:u w:val="none"/>
                </w:rPr>
                <w:t> </w:t>
              </w:r>
            </w:hyperlink>
            <w:hyperlink r:id="rId1676" w:anchor="et001352" w:history="1">
              <w:r w:rsidRPr="00B620DB">
                <w:rPr>
                  <w:rStyle w:val="Hyperlink"/>
                  <w:color w:val="auto"/>
                  <w:szCs w:val="18"/>
                  <w:u w:val="none"/>
                </w:rPr>
                <w:t>A-9.36.2.4.(1)-D</w:t>
              </w:r>
            </w:hyperlink>
          </w:p>
        </w:tc>
      </w:tr>
      <w:tr w:rsidR="00D45A8C" w:rsidRPr="00B620DB" w14:paraId="6AEBDD80"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801AED8" w14:textId="77777777" w:rsidR="00D45A8C" w:rsidRPr="00B620DB" w:rsidRDefault="00D45A8C" w:rsidP="00D45A8C">
            <w:pPr>
              <w:pStyle w:val="12TabHeadBody"/>
            </w:pPr>
            <w:r w:rsidRPr="00B620DB">
              <w:rPr>
                <w:rStyle w:val="flts1"/>
              </w:rPr>
              <w:lastRenderedPageBreak/>
              <w:t>ULC</w:t>
            </w:r>
          </w:p>
        </w:tc>
        <w:tc>
          <w:tcPr>
            <w:tcW w:w="1253" w:type="pct"/>
            <w:tcBorders>
              <w:top w:val="outset" w:sz="6" w:space="0" w:color="auto"/>
              <w:left w:val="outset" w:sz="6" w:space="0" w:color="auto"/>
              <w:bottom w:val="outset" w:sz="6" w:space="0" w:color="auto"/>
              <w:right w:val="outset" w:sz="6" w:space="0" w:color="auto"/>
            </w:tcBorders>
            <w:hideMark/>
          </w:tcPr>
          <w:p w14:paraId="139D5788" w14:textId="77777777" w:rsidR="00D45A8C" w:rsidRPr="00B620DB" w:rsidRDefault="00D45A8C" w:rsidP="00D45A8C">
            <w:pPr>
              <w:pStyle w:val="12TabHeadBody"/>
            </w:pPr>
            <w:r w:rsidRPr="00B620DB">
              <w:rPr>
                <w:rStyle w:val="flts1"/>
              </w:rPr>
              <w:t>CAN/ULC-S704.1:2017</w:t>
            </w:r>
          </w:p>
        </w:tc>
        <w:tc>
          <w:tcPr>
            <w:tcW w:w="1641" w:type="pct"/>
            <w:tcBorders>
              <w:top w:val="outset" w:sz="6" w:space="0" w:color="auto"/>
              <w:left w:val="outset" w:sz="6" w:space="0" w:color="auto"/>
              <w:bottom w:val="outset" w:sz="6" w:space="0" w:color="auto"/>
              <w:right w:val="outset" w:sz="6" w:space="0" w:color="auto"/>
            </w:tcBorders>
            <w:hideMark/>
          </w:tcPr>
          <w:p w14:paraId="1633C5B0" w14:textId="77777777" w:rsidR="00D45A8C" w:rsidRPr="00B620DB" w:rsidRDefault="00D45A8C" w:rsidP="00D45A8C">
            <w:pPr>
              <w:pStyle w:val="12TabHeadBody"/>
            </w:pPr>
            <w:bookmarkStart w:id="1884" w:name="ulcs704"/>
            <w:bookmarkStart w:id="1885" w:name="a114727"/>
            <w:bookmarkEnd w:id="1884"/>
            <w:bookmarkEnd w:id="1885"/>
            <w:r w:rsidRPr="00B620DB">
              <w:rPr>
                <w:rStyle w:val="flts1"/>
              </w:rPr>
              <w:t>Standard for Thermal Insulation, Polyurethane and Polyisocyanurate, Boards, Faced</w:t>
            </w:r>
            <w:bookmarkStart w:id="1886" w:name="a114729"/>
            <w:bookmarkEnd w:id="1886"/>
          </w:p>
        </w:tc>
        <w:tc>
          <w:tcPr>
            <w:tcW w:w="1524" w:type="pct"/>
            <w:tcBorders>
              <w:top w:val="outset" w:sz="6" w:space="0" w:color="auto"/>
              <w:left w:val="outset" w:sz="6" w:space="0" w:color="auto"/>
              <w:bottom w:val="outset" w:sz="6" w:space="0" w:color="auto"/>
              <w:right w:val="outset" w:sz="6" w:space="0" w:color="auto"/>
            </w:tcBorders>
            <w:hideMark/>
          </w:tcPr>
          <w:p w14:paraId="5B33BD23" w14:textId="77777777" w:rsidR="00D45A8C" w:rsidRPr="00B620DB" w:rsidRDefault="00135AFF" w:rsidP="00D45A8C">
            <w:pPr>
              <w:pStyle w:val="12TabHeadBody"/>
            </w:pPr>
            <w:hyperlink r:id="rId1677" w:anchor="et001042" w:history="1">
              <w:r w:rsidR="00D45A8C" w:rsidRPr="00B620DB">
                <w:rPr>
                  <w:rStyle w:val="Hyperlink"/>
                  <w:color w:val="auto"/>
                  <w:szCs w:val="18"/>
                  <w:u w:val="none"/>
                </w:rPr>
                <w:t>Table</w:t>
              </w:r>
            </w:hyperlink>
            <w:hyperlink r:id="rId1678" w:anchor="et001042" w:history="1">
              <w:r w:rsidR="00D45A8C" w:rsidRPr="00B620DB">
                <w:rPr>
                  <w:rStyle w:val="Hyperlink"/>
                  <w:color w:val="auto"/>
                  <w:u w:val="none"/>
                </w:rPr>
                <w:t> </w:t>
              </w:r>
            </w:hyperlink>
            <w:hyperlink r:id="rId1679" w:anchor="et001042" w:history="1">
              <w:r w:rsidR="00D45A8C" w:rsidRPr="00B620DB">
                <w:rPr>
                  <w:rStyle w:val="Hyperlink"/>
                  <w:color w:val="auto"/>
                  <w:szCs w:val="18"/>
                  <w:u w:val="none"/>
                </w:rPr>
                <w:t>5.9.1.1.</w:t>
              </w:r>
            </w:hyperlink>
            <w:r w:rsidR="00D45A8C" w:rsidRPr="00B620DB">
              <w:br/>
            </w:r>
            <w:hyperlink r:id="rId1680" w:anchor="et001065" w:history="1">
              <w:r w:rsidR="00D45A8C" w:rsidRPr="00B620DB">
                <w:rPr>
                  <w:rStyle w:val="Hyperlink"/>
                  <w:color w:val="auto"/>
                  <w:szCs w:val="18"/>
                  <w:u w:val="none"/>
                </w:rPr>
                <w:t>Table</w:t>
              </w:r>
            </w:hyperlink>
            <w:hyperlink r:id="rId1681" w:anchor="et001065" w:history="1">
              <w:r w:rsidR="00D45A8C" w:rsidRPr="00B620DB">
                <w:rPr>
                  <w:rStyle w:val="Hyperlink"/>
                  <w:color w:val="auto"/>
                  <w:u w:val="none"/>
                </w:rPr>
                <w:t> </w:t>
              </w:r>
            </w:hyperlink>
            <w:hyperlink r:id="rId1682" w:anchor="et001065" w:history="1">
              <w:r w:rsidR="00D45A8C" w:rsidRPr="00B620DB">
                <w:rPr>
                  <w:rStyle w:val="Hyperlink"/>
                  <w:color w:val="auto"/>
                  <w:szCs w:val="18"/>
                  <w:u w:val="none"/>
                </w:rPr>
                <w:t>9.23.17.2.-A</w:t>
              </w:r>
            </w:hyperlink>
            <w:r w:rsidR="00D45A8C" w:rsidRPr="00B620DB">
              <w:br/>
            </w:r>
            <w:hyperlink r:id="rId1683" w:anchor="es003080" w:history="1">
              <w:r w:rsidR="00D45A8C" w:rsidRPr="00B620DB">
                <w:rPr>
                  <w:rStyle w:val="Hyperlink"/>
                  <w:color w:val="auto"/>
                  <w:szCs w:val="18"/>
                  <w:u w:val="none"/>
                </w:rPr>
                <w:t>9.25.2.2.(1)</w:t>
              </w:r>
            </w:hyperlink>
            <w:r w:rsidR="00D45A8C" w:rsidRPr="00B620DB">
              <w:br/>
            </w:r>
            <w:hyperlink r:id="rId1684" w:anchor="et001352" w:history="1">
              <w:r w:rsidR="00D45A8C" w:rsidRPr="00B620DB">
                <w:rPr>
                  <w:rStyle w:val="Hyperlink"/>
                  <w:color w:val="auto"/>
                  <w:szCs w:val="18"/>
                  <w:u w:val="none"/>
                </w:rPr>
                <w:t>Table</w:t>
              </w:r>
            </w:hyperlink>
            <w:hyperlink r:id="rId1685" w:anchor="et001352" w:history="1">
              <w:r w:rsidR="00D45A8C" w:rsidRPr="00B620DB">
                <w:rPr>
                  <w:rStyle w:val="Hyperlink"/>
                  <w:color w:val="auto"/>
                  <w:u w:val="none"/>
                </w:rPr>
                <w:t> </w:t>
              </w:r>
            </w:hyperlink>
            <w:hyperlink r:id="rId1686" w:anchor="et001352" w:history="1">
              <w:r w:rsidR="00D45A8C" w:rsidRPr="00B620DB">
                <w:rPr>
                  <w:rStyle w:val="Hyperlink"/>
                  <w:color w:val="auto"/>
                  <w:szCs w:val="18"/>
                  <w:u w:val="none"/>
                </w:rPr>
                <w:t>A-9.36.2.4.(1)-D</w:t>
              </w:r>
            </w:hyperlink>
          </w:p>
        </w:tc>
      </w:tr>
      <w:tr w:rsidR="00D45A8C" w:rsidRPr="00B620DB" w14:paraId="06D8A3A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59D6604"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25FA4A9" w14:textId="77777777" w:rsidR="00D45A8C" w:rsidRPr="00B620DB" w:rsidRDefault="00D45A8C" w:rsidP="00D45A8C">
            <w:pPr>
              <w:pStyle w:val="12TabHeadBody"/>
            </w:pPr>
            <w:r w:rsidRPr="00B620DB">
              <w:rPr>
                <w:rStyle w:val="flts1"/>
              </w:rPr>
              <w:t>CAN/ULC-S705.1-18</w:t>
            </w:r>
          </w:p>
        </w:tc>
        <w:tc>
          <w:tcPr>
            <w:tcW w:w="1641" w:type="pct"/>
            <w:tcBorders>
              <w:top w:val="outset" w:sz="6" w:space="0" w:color="auto"/>
              <w:left w:val="outset" w:sz="6" w:space="0" w:color="auto"/>
              <w:bottom w:val="outset" w:sz="6" w:space="0" w:color="auto"/>
              <w:right w:val="outset" w:sz="6" w:space="0" w:color="auto"/>
            </w:tcBorders>
            <w:hideMark/>
          </w:tcPr>
          <w:p w14:paraId="1A3CAEF4" w14:textId="77777777" w:rsidR="00D45A8C" w:rsidRPr="00B620DB" w:rsidRDefault="00D45A8C" w:rsidP="00D45A8C">
            <w:pPr>
              <w:pStyle w:val="12TabHeadBody"/>
            </w:pPr>
            <w:bookmarkStart w:id="1887" w:name="ulcs705.1"/>
            <w:bookmarkStart w:id="1888" w:name="a114960"/>
            <w:bookmarkEnd w:id="1887"/>
            <w:bookmarkEnd w:id="1888"/>
            <w:r w:rsidRPr="00B620DB">
              <w:rPr>
                <w:rStyle w:val="flts1"/>
              </w:rPr>
              <w:t>Standard for Thermal Insulation – Spray Applied Rigid Polyurethane Foam, Medium Density – Material Specification</w:t>
            </w:r>
            <w:bookmarkStart w:id="1889" w:name="a114962"/>
            <w:bookmarkEnd w:id="1889"/>
          </w:p>
        </w:tc>
        <w:tc>
          <w:tcPr>
            <w:tcW w:w="1524" w:type="pct"/>
            <w:tcBorders>
              <w:top w:val="outset" w:sz="6" w:space="0" w:color="auto"/>
              <w:left w:val="outset" w:sz="6" w:space="0" w:color="auto"/>
              <w:bottom w:val="outset" w:sz="6" w:space="0" w:color="auto"/>
              <w:right w:val="outset" w:sz="6" w:space="0" w:color="auto"/>
            </w:tcBorders>
            <w:hideMark/>
          </w:tcPr>
          <w:p w14:paraId="25108C07" w14:textId="77777777" w:rsidR="00D45A8C" w:rsidRPr="00B620DB" w:rsidRDefault="00135AFF" w:rsidP="00D45A8C">
            <w:pPr>
              <w:pStyle w:val="12TabHeadBody"/>
            </w:pPr>
            <w:hyperlink r:id="rId1687" w:anchor="et001042" w:history="1">
              <w:r w:rsidR="00D45A8C" w:rsidRPr="00B620DB">
                <w:rPr>
                  <w:rStyle w:val="Hyperlink"/>
                  <w:color w:val="auto"/>
                  <w:szCs w:val="18"/>
                  <w:u w:val="none"/>
                </w:rPr>
                <w:t>Table</w:t>
              </w:r>
            </w:hyperlink>
            <w:hyperlink r:id="rId1688" w:anchor="et001042" w:history="1">
              <w:r w:rsidR="00D45A8C" w:rsidRPr="00B620DB">
                <w:rPr>
                  <w:rStyle w:val="Hyperlink"/>
                  <w:color w:val="auto"/>
                  <w:u w:val="none"/>
                </w:rPr>
                <w:t> </w:t>
              </w:r>
            </w:hyperlink>
            <w:hyperlink r:id="rId1689" w:anchor="et001042" w:history="1">
              <w:r w:rsidR="00D45A8C" w:rsidRPr="00B620DB">
                <w:rPr>
                  <w:rStyle w:val="Hyperlink"/>
                  <w:color w:val="auto"/>
                  <w:szCs w:val="18"/>
                  <w:u w:val="none"/>
                </w:rPr>
                <w:t>5.9.1.1.</w:t>
              </w:r>
            </w:hyperlink>
            <w:r w:rsidR="00D45A8C" w:rsidRPr="00B620DB">
              <w:br/>
            </w:r>
            <w:hyperlink r:id="rId1690" w:anchor="es003080" w:history="1">
              <w:r w:rsidR="00D45A8C" w:rsidRPr="00B620DB">
                <w:rPr>
                  <w:rStyle w:val="Hyperlink"/>
                  <w:color w:val="auto"/>
                  <w:szCs w:val="18"/>
                  <w:u w:val="none"/>
                </w:rPr>
                <w:t>9.25.2.2.(1)</w:t>
              </w:r>
            </w:hyperlink>
            <w:r w:rsidR="00D45A8C" w:rsidRPr="00B620DB">
              <w:br/>
            </w:r>
            <w:hyperlink r:id="rId1691" w:anchor="et001352" w:history="1">
              <w:r w:rsidR="00D45A8C" w:rsidRPr="00B620DB">
                <w:rPr>
                  <w:rStyle w:val="Hyperlink"/>
                  <w:color w:val="auto"/>
                  <w:szCs w:val="18"/>
                  <w:u w:val="none"/>
                </w:rPr>
                <w:t>Table</w:t>
              </w:r>
            </w:hyperlink>
            <w:hyperlink r:id="rId1692" w:anchor="et001352" w:history="1">
              <w:r w:rsidR="00D45A8C" w:rsidRPr="00B620DB">
                <w:rPr>
                  <w:rStyle w:val="Hyperlink"/>
                  <w:color w:val="auto"/>
                  <w:u w:val="none"/>
                </w:rPr>
                <w:t> </w:t>
              </w:r>
            </w:hyperlink>
            <w:hyperlink r:id="rId1693" w:anchor="et001352" w:history="1">
              <w:r w:rsidR="00D45A8C" w:rsidRPr="00B620DB">
                <w:rPr>
                  <w:rStyle w:val="Hyperlink"/>
                  <w:color w:val="auto"/>
                  <w:szCs w:val="18"/>
                  <w:u w:val="none"/>
                </w:rPr>
                <w:t>A-9.36.2.4.(1)-D</w:t>
              </w:r>
            </w:hyperlink>
          </w:p>
        </w:tc>
      </w:tr>
      <w:tr w:rsidR="00D45A8C" w:rsidRPr="00B620DB" w14:paraId="6F9CBA1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00B704C"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1DFEEA7" w14:textId="77777777" w:rsidR="00D45A8C" w:rsidRPr="00B620DB" w:rsidRDefault="00D45A8C" w:rsidP="00D45A8C">
            <w:pPr>
              <w:pStyle w:val="12TabHeadBody"/>
            </w:pPr>
            <w:r w:rsidRPr="00B620DB">
              <w:rPr>
                <w:rStyle w:val="flts1"/>
              </w:rPr>
              <w:t>CAN/ULC-S705.2-05</w:t>
            </w:r>
          </w:p>
        </w:tc>
        <w:tc>
          <w:tcPr>
            <w:tcW w:w="1641" w:type="pct"/>
            <w:tcBorders>
              <w:top w:val="outset" w:sz="6" w:space="0" w:color="auto"/>
              <w:left w:val="outset" w:sz="6" w:space="0" w:color="auto"/>
              <w:bottom w:val="outset" w:sz="6" w:space="0" w:color="auto"/>
              <w:right w:val="outset" w:sz="6" w:space="0" w:color="auto"/>
            </w:tcBorders>
            <w:hideMark/>
          </w:tcPr>
          <w:p w14:paraId="56D32461" w14:textId="77777777" w:rsidR="00D45A8C" w:rsidRPr="00B620DB" w:rsidRDefault="00D45A8C" w:rsidP="00D45A8C">
            <w:pPr>
              <w:pStyle w:val="12TabHeadBody"/>
            </w:pPr>
            <w:bookmarkStart w:id="1890" w:name="ulcs705.2"/>
            <w:bookmarkStart w:id="1891" w:name="a114985"/>
            <w:bookmarkEnd w:id="1890"/>
            <w:bookmarkEnd w:id="1891"/>
            <w:r w:rsidRPr="00B620DB">
              <w:rPr>
                <w:rStyle w:val="flts1"/>
              </w:rPr>
              <w:t>Standard for Thermal Insulation – Spray Applied Rigid Polyurethane Foam, Medium Density – Application</w:t>
            </w:r>
            <w:bookmarkStart w:id="1892" w:name="a114987"/>
            <w:bookmarkEnd w:id="1892"/>
          </w:p>
        </w:tc>
        <w:tc>
          <w:tcPr>
            <w:tcW w:w="1524" w:type="pct"/>
            <w:tcBorders>
              <w:top w:val="outset" w:sz="6" w:space="0" w:color="auto"/>
              <w:left w:val="outset" w:sz="6" w:space="0" w:color="auto"/>
              <w:bottom w:val="outset" w:sz="6" w:space="0" w:color="auto"/>
              <w:right w:val="outset" w:sz="6" w:space="0" w:color="auto"/>
            </w:tcBorders>
            <w:hideMark/>
          </w:tcPr>
          <w:p w14:paraId="7D27816A" w14:textId="77777777" w:rsidR="00D45A8C" w:rsidRPr="00B620DB" w:rsidRDefault="00135AFF" w:rsidP="00D45A8C">
            <w:pPr>
              <w:pStyle w:val="12TabHeadBody"/>
            </w:pPr>
            <w:hyperlink r:id="rId1694" w:anchor="et001042" w:history="1">
              <w:r w:rsidR="00D45A8C" w:rsidRPr="00B620DB">
                <w:rPr>
                  <w:rStyle w:val="Hyperlink"/>
                  <w:color w:val="auto"/>
                  <w:szCs w:val="18"/>
                  <w:u w:val="none"/>
                </w:rPr>
                <w:t>Table</w:t>
              </w:r>
            </w:hyperlink>
            <w:hyperlink r:id="rId1695" w:anchor="et001042" w:history="1">
              <w:r w:rsidR="00D45A8C" w:rsidRPr="00B620DB">
                <w:rPr>
                  <w:rStyle w:val="Hyperlink"/>
                  <w:color w:val="auto"/>
                  <w:u w:val="none"/>
                </w:rPr>
                <w:t> </w:t>
              </w:r>
            </w:hyperlink>
            <w:hyperlink r:id="rId1696" w:anchor="et001042" w:history="1">
              <w:r w:rsidR="00D45A8C" w:rsidRPr="00B620DB">
                <w:rPr>
                  <w:rStyle w:val="Hyperlink"/>
                  <w:color w:val="auto"/>
                  <w:szCs w:val="18"/>
                  <w:u w:val="none"/>
                </w:rPr>
                <w:t>5.9.1.1.</w:t>
              </w:r>
            </w:hyperlink>
            <w:r w:rsidR="00D45A8C" w:rsidRPr="00B620DB">
              <w:br/>
            </w:r>
            <w:hyperlink r:id="rId1697" w:anchor="es003098" w:history="1">
              <w:r w:rsidR="00D45A8C" w:rsidRPr="00B620DB">
                <w:rPr>
                  <w:rStyle w:val="Hyperlink"/>
                  <w:color w:val="auto"/>
                  <w:szCs w:val="18"/>
                  <w:u w:val="none"/>
                </w:rPr>
                <w:t>9.25.2.5.(1)</w:t>
              </w:r>
            </w:hyperlink>
          </w:p>
        </w:tc>
      </w:tr>
      <w:tr w:rsidR="00D45A8C" w:rsidRPr="00B620DB" w14:paraId="1F538E7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A9BE47C"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9996B0B" w14:textId="77777777" w:rsidR="00D45A8C" w:rsidRPr="00B620DB" w:rsidRDefault="00D45A8C" w:rsidP="00D45A8C">
            <w:pPr>
              <w:pStyle w:val="12TabHeadBody"/>
            </w:pPr>
            <w:r w:rsidRPr="00B620DB">
              <w:rPr>
                <w:rStyle w:val="flts1"/>
              </w:rPr>
              <w:t>CAN/ULC-S706.1:2016</w:t>
            </w:r>
          </w:p>
        </w:tc>
        <w:tc>
          <w:tcPr>
            <w:tcW w:w="1641" w:type="pct"/>
            <w:tcBorders>
              <w:top w:val="outset" w:sz="6" w:space="0" w:color="auto"/>
              <w:left w:val="outset" w:sz="6" w:space="0" w:color="auto"/>
              <w:bottom w:val="outset" w:sz="6" w:space="0" w:color="auto"/>
              <w:right w:val="outset" w:sz="6" w:space="0" w:color="auto"/>
            </w:tcBorders>
            <w:hideMark/>
          </w:tcPr>
          <w:p w14:paraId="0DAC8AD2" w14:textId="77777777" w:rsidR="00D45A8C" w:rsidRPr="00B620DB" w:rsidRDefault="00D45A8C" w:rsidP="00D45A8C">
            <w:pPr>
              <w:pStyle w:val="12TabHeadBody"/>
            </w:pPr>
            <w:bookmarkStart w:id="1893" w:name="ulcs706"/>
            <w:bookmarkStart w:id="1894" w:name="a115214"/>
            <w:bookmarkEnd w:id="1893"/>
            <w:bookmarkEnd w:id="1894"/>
            <w:r w:rsidRPr="00B620DB">
              <w:rPr>
                <w:rStyle w:val="flts1"/>
              </w:rPr>
              <w:t>Standard for Wood Fibre Insulating Boards for Buildings</w:t>
            </w:r>
            <w:bookmarkStart w:id="1895" w:name="a115216"/>
            <w:bookmarkEnd w:id="1895"/>
          </w:p>
        </w:tc>
        <w:tc>
          <w:tcPr>
            <w:tcW w:w="1524" w:type="pct"/>
            <w:tcBorders>
              <w:top w:val="outset" w:sz="6" w:space="0" w:color="auto"/>
              <w:left w:val="outset" w:sz="6" w:space="0" w:color="auto"/>
              <w:bottom w:val="outset" w:sz="6" w:space="0" w:color="auto"/>
              <w:right w:val="outset" w:sz="6" w:space="0" w:color="auto"/>
            </w:tcBorders>
            <w:hideMark/>
          </w:tcPr>
          <w:p w14:paraId="2F565DA7" w14:textId="77777777" w:rsidR="00D45A8C" w:rsidRPr="00B620DB" w:rsidRDefault="00135AFF" w:rsidP="00D45A8C">
            <w:pPr>
              <w:pStyle w:val="12TabHeadBody"/>
            </w:pPr>
            <w:hyperlink r:id="rId1698" w:anchor="et001042" w:history="1">
              <w:r w:rsidR="00D45A8C" w:rsidRPr="00B620DB">
                <w:rPr>
                  <w:rStyle w:val="Hyperlink"/>
                  <w:color w:val="auto"/>
                  <w:szCs w:val="18"/>
                  <w:u w:val="none"/>
                </w:rPr>
                <w:t>Table</w:t>
              </w:r>
            </w:hyperlink>
            <w:hyperlink r:id="rId1699" w:anchor="et001042" w:history="1">
              <w:r w:rsidR="00D45A8C" w:rsidRPr="00B620DB">
                <w:rPr>
                  <w:rStyle w:val="Hyperlink"/>
                  <w:color w:val="auto"/>
                  <w:u w:val="none"/>
                </w:rPr>
                <w:t> </w:t>
              </w:r>
            </w:hyperlink>
            <w:hyperlink r:id="rId1700" w:anchor="et001042" w:history="1">
              <w:r w:rsidR="00D45A8C" w:rsidRPr="00B620DB">
                <w:rPr>
                  <w:rStyle w:val="Hyperlink"/>
                  <w:color w:val="auto"/>
                  <w:szCs w:val="18"/>
                  <w:u w:val="none"/>
                </w:rPr>
                <w:t>5.9.1.1.</w:t>
              </w:r>
            </w:hyperlink>
            <w:r w:rsidR="00D45A8C" w:rsidRPr="00B620DB">
              <w:br/>
            </w:r>
            <w:hyperlink r:id="rId1701" w:anchor="es003020" w:history="1">
              <w:r w:rsidR="00D45A8C" w:rsidRPr="00B620DB">
                <w:rPr>
                  <w:rStyle w:val="Hyperlink"/>
                  <w:color w:val="auto"/>
                  <w:szCs w:val="18"/>
                  <w:u w:val="none"/>
                </w:rPr>
                <w:t>9.23.16.7.(3)</w:t>
              </w:r>
            </w:hyperlink>
            <w:r w:rsidR="00D45A8C" w:rsidRPr="00B620DB">
              <w:br/>
            </w:r>
            <w:hyperlink r:id="rId1702" w:anchor="et001065" w:history="1">
              <w:r w:rsidR="00D45A8C" w:rsidRPr="00B620DB">
                <w:rPr>
                  <w:rStyle w:val="Hyperlink"/>
                  <w:color w:val="auto"/>
                  <w:szCs w:val="18"/>
                  <w:u w:val="none"/>
                </w:rPr>
                <w:t>Table</w:t>
              </w:r>
            </w:hyperlink>
            <w:hyperlink r:id="rId1703" w:anchor="et001065" w:history="1">
              <w:r w:rsidR="00D45A8C" w:rsidRPr="00B620DB">
                <w:rPr>
                  <w:rStyle w:val="Hyperlink"/>
                  <w:color w:val="auto"/>
                  <w:u w:val="none"/>
                </w:rPr>
                <w:t> </w:t>
              </w:r>
            </w:hyperlink>
            <w:hyperlink r:id="rId1704" w:anchor="et001065" w:history="1">
              <w:r w:rsidR="00D45A8C" w:rsidRPr="00B620DB">
                <w:rPr>
                  <w:rStyle w:val="Hyperlink"/>
                  <w:color w:val="auto"/>
                  <w:szCs w:val="18"/>
                  <w:u w:val="none"/>
                </w:rPr>
                <w:t>9.23.17.2.-A</w:t>
              </w:r>
            </w:hyperlink>
            <w:r w:rsidR="00D45A8C" w:rsidRPr="00B620DB">
              <w:br/>
            </w:r>
            <w:hyperlink r:id="rId1705" w:anchor="es003080" w:history="1">
              <w:r w:rsidR="00D45A8C" w:rsidRPr="00B620DB">
                <w:rPr>
                  <w:rStyle w:val="Hyperlink"/>
                  <w:color w:val="auto"/>
                  <w:szCs w:val="18"/>
                  <w:u w:val="none"/>
                </w:rPr>
                <w:t>9.25.2.2.(1)</w:t>
              </w:r>
            </w:hyperlink>
            <w:r w:rsidR="00D45A8C" w:rsidRPr="00B620DB">
              <w:br/>
            </w:r>
            <w:hyperlink r:id="rId1706" w:anchor="es003413" w:history="1">
              <w:r w:rsidR="00D45A8C" w:rsidRPr="00B620DB">
                <w:rPr>
                  <w:rStyle w:val="Hyperlink"/>
                  <w:color w:val="auto"/>
                  <w:szCs w:val="18"/>
                  <w:u w:val="none"/>
                </w:rPr>
                <w:t>9.29.8.1.(1)</w:t>
              </w:r>
            </w:hyperlink>
          </w:p>
        </w:tc>
      </w:tr>
      <w:tr w:rsidR="00D45A8C" w:rsidRPr="00B620DB" w14:paraId="6E730147"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38D009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335C4B6A" w14:textId="77777777" w:rsidR="00D45A8C" w:rsidRPr="00B620DB" w:rsidRDefault="00D45A8C" w:rsidP="00D45A8C">
            <w:pPr>
              <w:pStyle w:val="12TabHeadBody"/>
            </w:pPr>
            <w:r w:rsidRPr="00B620DB">
              <w:rPr>
                <w:rStyle w:val="flts1"/>
              </w:rPr>
              <w:t>CAN/ULC-S710.1:2019</w:t>
            </w:r>
          </w:p>
        </w:tc>
        <w:tc>
          <w:tcPr>
            <w:tcW w:w="1641" w:type="pct"/>
            <w:tcBorders>
              <w:top w:val="outset" w:sz="6" w:space="0" w:color="auto"/>
              <w:left w:val="outset" w:sz="6" w:space="0" w:color="auto"/>
              <w:bottom w:val="outset" w:sz="6" w:space="0" w:color="auto"/>
              <w:right w:val="outset" w:sz="6" w:space="0" w:color="auto"/>
            </w:tcBorders>
            <w:hideMark/>
          </w:tcPr>
          <w:p w14:paraId="76C601F0" w14:textId="77777777" w:rsidR="00D45A8C" w:rsidRPr="00B620DB" w:rsidRDefault="00D45A8C" w:rsidP="00D45A8C">
            <w:pPr>
              <w:pStyle w:val="12TabHeadBody"/>
            </w:pPr>
            <w:bookmarkStart w:id="1896" w:name="ulcs710.1"/>
            <w:bookmarkStart w:id="1897" w:name="a115243"/>
            <w:bookmarkEnd w:id="1896"/>
            <w:bookmarkEnd w:id="1897"/>
            <w:r w:rsidRPr="00B620DB">
              <w:rPr>
                <w:rStyle w:val="flts1"/>
              </w:rPr>
              <w:t>Standard for Bead-Applied One Component Polyurethane Air Sealant Foam, Part 1: Material Specification</w:t>
            </w:r>
            <w:bookmarkStart w:id="1898" w:name="a115245"/>
            <w:bookmarkEnd w:id="1898"/>
          </w:p>
        </w:tc>
        <w:tc>
          <w:tcPr>
            <w:tcW w:w="1524" w:type="pct"/>
            <w:tcBorders>
              <w:top w:val="outset" w:sz="6" w:space="0" w:color="auto"/>
              <w:left w:val="outset" w:sz="6" w:space="0" w:color="auto"/>
              <w:bottom w:val="outset" w:sz="6" w:space="0" w:color="auto"/>
              <w:right w:val="outset" w:sz="6" w:space="0" w:color="auto"/>
            </w:tcBorders>
            <w:hideMark/>
          </w:tcPr>
          <w:p w14:paraId="25454BA0" w14:textId="77777777" w:rsidR="00D45A8C" w:rsidRPr="00B620DB" w:rsidRDefault="00135AFF" w:rsidP="00D45A8C">
            <w:pPr>
              <w:pStyle w:val="12TabHeadBody"/>
            </w:pPr>
            <w:hyperlink r:id="rId1707" w:anchor="et001042" w:history="1">
              <w:r w:rsidR="00D45A8C" w:rsidRPr="00B620DB">
                <w:rPr>
                  <w:rStyle w:val="Hyperlink"/>
                  <w:color w:val="auto"/>
                  <w:szCs w:val="18"/>
                  <w:u w:val="none"/>
                </w:rPr>
                <w:t>Table</w:t>
              </w:r>
            </w:hyperlink>
            <w:hyperlink r:id="rId1708" w:anchor="et001042" w:history="1">
              <w:r w:rsidR="00D45A8C" w:rsidRPr="00B620DB">
                <w:rPr>
                  <w:rStyle w:val="Hyperlink"/>
                  <w:color w:val="auto"/>
                  <w:u w:val="none"/>
                </w:rPr>
                <w:t> </w:t>
              </w:r>
            </w:hyperlink>
            <w:hyperlink r:id="rId1709" w:anchor="et001042" w:history="1">
              <w:r w:rsidR="00D45A8C" w:rsidRPr="00B620DB">
                <w:rPr>
                  <w:rStyle w:val="Hyperlink"/>
                  <w:color w:val="auto"/>
                  <w:szCs w:val="18"/>
                  <w:u w:val="none"/>
                </w:rPr>
                <w:t>5.9.1.1.</w:t>
              </w:r>
            </w:hyperlink>
            <w:r w:rsidR="00D45A8C" w:rsidRPr="00B620DB">
              <w:br/>
            </w:r>
            <w:hyperlink r:id="rId1710" w:anchor="es006920" w:history="1">
              <w:r w:rsidR="00D45A8C" w:rsidRPr="00B620DB">
                <w:rPr>
                  <w:rStyle w:val="Hyperlink"/>
                  <w:color w:val="auto"/>
                  <w:szCs w:val="18"/>
                  <w:u w:val="none"/>
                </w:rPr>
                <w:t>9.36.2.10.(6)</w:t>
              </w:r>
            </w:hyperlink>
          </w:p>
        </w:tc>
      </w:tr>
      <w:tr w:rsidR="00D45A8C" w:rsidRPr="00B620DB" w14:paraId="0306DA2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04FDEC"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38E2DC3" w14:textId="77777777" w:rsidR="00D45A8C" w:rsidRPr="00B620DB" w:rsidRDefault="00D45A8C" w:rsidP="00D45A8C">
            <w:pPr>
              <w:pStyle w:val="12TabHeadBody"/>
            </w:pPr>
            <w:r w:rsidRPr="00B620DB">
              <w:rPr>
                <w:rStyle w:val="flts1"/>
              </w:rPr>
              <w:t>CAN/ULC-S711.1:2019</w:t>
            </w:r>
          </w:p>
        </w:tc>
        <w:tc>
          <w:tcPr>
            <w:tcW w:w="1641" w:type="pct"/>
            <w:tcBorders>
              <w:top w:val="outset" w:sz="6" w:space="0" w:color="auto"/>
              <w:left w:val="outset" w:sz="6" w:space="0" w:color="auto"/>
              <w:bottom w:val="outset" w:sz="6" w:space="0" w:color="auto"/>
              <w:right w:val="outset" w:sz="6" w:space="0" w:color="auto"/>
            </w:tcBorders>
            <w:hideMark/>
          </w:tcPr>
          <w:p w14:paraId="107E6251" w14:textId="77777777" w:rsidR="00D45A8C" w:rsidRPr="00B620DB" w:rsidRDefault="00D45A8C" w:rsidP="00D45A8C">
            <w:pPr>
              <w:pStyle w:val="12TabHeadBody"/>
            </w:pPr>
            <w:bookmarkStart w:id="1899" w:name="ulcs711.1"/>
            <w:bookmarkStart w:id="1900" w:name="a115472"/>
            <w:bookmarkEnd w:id="1899"/>
            <w:bookmarkEnd w:id="1900"/>
            <w:r w:rsidRPr="00B620DB">
              <w:rPr>
                <w:rStyle w:val="flts1"/>
              </w:rPr>
              <w:t>Standard for Bead-Applied Two Component Polyurethane Air Sealant Foam, Part 1: Material Specification</w:t>
            </w:r>
            <w:bookmarkStart w:id="1901" w:name="a115474"/>
            <w:bookmarkEnd w:id="1901"/>
          </w:p>
        </w:tc>
        <w:tc>
          <w:tcPr>
            <w:tcW w:w="1524" w:type="pct"/>
            <w:tcBorders>
              <w:top w:val="outset" w:sz="6" w:space="0" w:color="auto"/>
              <w:left w:val="outset" w:sz="6" w:space="0" w:color="auto"/>
              <w:bottom w:val="outset" w:sz="6" w:space="0" w:color="auto"/>
              <w:right w:val="outset" w:sz="6" w:space="0" w:color="auto"/>
            </w:tcBorders>
            <w:hideMark/>
          </w:tcPr>
          <w:p w14:paraId="5B8E740C" w14:textId="77777777" w:rsidR="00D45A8C" w:rsidRPr="00B620DB" w:rsidRDefault="00135AFF" w:rsidP="00D45A8C">
            <w:pPr>
              <w:pStyle w:val="12TabHeadBody"/>
            </w:pPr>
            <w:hyperlink r:id="rId1711" w:anchor="et001042" w:history="1">
              <w:r w:rsidR="00D45A8C" w:rsidRPr="00B620DB">
                <w:rPr>
                  <w:rStyle w:val="Hyperlink"/>
                  <w:color w:val="auto"/>
                  <w:szCs w:val="18"/>
                  <w:u w:val="none"/>
                </w:rPr>
                <w:t>Table</w:t>
              </w:r>
            </w:hyperlink>
            <w:hyperlink r:id="rId1712" w:anchor="et001042" w:history="1">
              <w:r w:rsidR="00D45A8C" w:rsidRPr="00B620DB">
                <w:rPr>
                  <w:rStyle w:val="Hyperlink"/>
                  <w:color w:val="auto"/>
                  <w:u w:val="none"/>
                </w:rPr>
                <w:t> </w:t>
              </w:r>
            </w:hyperlink>
            <w:hyperlink r:id="rId1713" w:anchor="et001042" w:history="1">
              <w:r w:rsidR="00D45A8C" w:rsidRPr="00B620DB">
                <w:rPr>
                  <w:rStyle w:val="Hyperlink"/>
                  <w:color w:val="auto"/>
                  <w:szCs w:val="18"/>
                  <w:u w:val="none"/>
                </w:rPr>
                <w:t>5.9.1.1.</w:t>
              </w:r>
            </w:hyperlink>
            <w:r w:rsidR="00D45A8C" w:rsidRPr="00B620DB">
              <w:br/>
            </w:r>
            <w:hyperlink r:id="rId1714" w:anchor="es006920" w:history="1">
              <w:r w:rsidR="00D45A8C" w:rsidRPr="00B620DB">
                <w:rPr>
                  <w:rStyle w:val="Hyperlink"/>
                  <w:color w:val="auto"/>
                  <w:szCs w:val="18"/>
                  <w:u w:val="none"/>
                </w:rPr>
                <w:t>9.36.2.10.(6)</w:t>
              </w:r>
            </w:hyperlink>
          </w:p>
        </w:tc>
      </w:tr>
      <w:tr w:rsidR="00D45A8C" w:rsidRPr="00B620DB" w14:paraId="045341CE"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EC1CA7"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51410A1" w14:textId="77777777" w:rsidR="00D45A8C" w:rsidRPr="00B620DB" w:rsidRDefault="00D45A8C" w:rsidP="00D45A8C">
            <w:pPr>
              <w:pStyle w:val="12TabHeadBody"/>
            </w:pPr>
            <w:r w:rsidRPr="00B620DB">
              <w:rPr>
                <w:rStyle w:val="flts1"/>
              </w:rPr>
              <w:t>CAN/ULC-S712.1:2017</w:t>
            </w:r>
          </w:p>
        </w:tc>
        <w:tc>
          <w:tcPr>
            <w:tcW w:w="1641" w:type="pct"/>
            <w:tcBorders>
              <w:top w:val="outset" w:sz="6" w:space="0" w:color="auto"/>
              <w:left w:val="outset" w:sz="6" w:space="0" w:color="auto"/>
              <w:bottom w:val="outset" w:sz="6" w:space="0" w:color="auto"/>
              <w:right w:val="outset" w:sz="6" w:space="0" w:color="auto"/>
            </w:tcBorders>
            <w:hideMark/>
          </w:tcPr>
          <w:p w14:paraId="7DCED8C9" w14:textId="77777777" w:rsidR="00D45A8C" w:rsidRPr="00B620DB" w:rsidRDefault="00D45A8C" w:rsidP="00D45A8C">
            <w:pPr>
              <w:pStyle w:val="12TabHeadBody"/>
            </w:pPr>
            <w:bookmarkStart w:id="1902" w:name="ulcs712.1"/>
            <w:bookmarkStart w:id="1903" w:name="a115495"/>
            <w:bookmarkEnd w:id="1902"/>
            <w:bookmarkEnd w:id="1903"/>
            <w:r w:rsidRPr="00B620DB">
              <w:rPr>
                <w:rStyle w:val="flts1"/>
              </w:rPr>
              <w:t>Standard for Thermal Insulation - Light Density, Open Cell Spray Applied Semi-Rigid Polyurethane Foam - Material Specification</w:t>
            </w:r>
            <w:bookmarkStart w:id="1904" w:name="a115497"/>
            <w:bookmarkEnd w:id="1904"/>
          </w:p>
        </w:tc>
        <w:tc>
          <w:tcPr>
            <w:tcW w:w="1524" w:type="pct"/>
            <w:tcBorders>
              <w:top w:val="outset" w:sz="6" w:space="0" w:color="auto"/>
              <w:left w:val="outset" w:sz="6" w:space="0" w:color="auto"/>
              <w:bottom w:val="outset" w:sz="6" w:space="0" w:color="auto"/>
              <w:right w:val="outset" w:sz="6" w:space="0" w:color="auto"/>
            </w:tcBorders>
            <w:hideMark/>
          </w:tcPr>
          <w:p w14:paraId="035F913B" w14:textId="77777777" w:rsidR="00D45A8C" w:rsidRPr="00B620DB" w:rsidRDefault="00135AFF" w:rsidP="00D45A8C">
            <w:pPr>
              <w:pStyle w:val="12TabHeadBody"/>
            </w:pPr>
            <w:hyperlink r:id="rId1715" w:anchor="et001352" w:history="1">
              <w:r w:rsidR="00D45A8C" w:rsidRPr="00B620DB">
                <w:rPr>
                  <w:rStyle w:val="Hyperlink"/>
                  <w:color w:val="auto"/>
                  <w:szCs w:val="18"/>
                  <w:u w:val="none"/>
                </w:rPr>
                <w:t>Table</w:t>
              </w:r>
            </w:hyperlink>
            <w:hyperlink r:id="rId1716" w:anchor="et001352" w:history="1">
              <w:r w:rsidR="00D45A8C" w:rsidRPr="00B620DB">
                <w:rPr>
                  <w:rStyle w:val="Hyperlink"/>
                  <w:color w:val="auto"/>
                  <w:u w:val="none"/>
                </w:rPr>
                <w:t> </w:t>
              </w:r>
            </w:hyperlink>
            <w:hyperlink r:id="rId1717" w:anchor="et001352" w:history="1">
              <w:r w:rsidR="00D45A8C" w:rsidRPr="00B620DB">
                <w:rPr>
                  <w:rStyle w:val="Hyperlink"/>
                  <w:color w:val="auto"/>
                  <w:szCs w:val="18"/>
                  <w:u w:val="none"/>
                </w:rPr>
                <w:t>A-9.36.2.4.(1)-D</w:t>
              </w:r>
            </w:hyperlink>
          </w:p>
        </w:tc>
      </w:tr>
      <w:tr w:rsidR="00D45A8C" w:rsidRPr="00B620DB" w14:paraId="798E535C"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09102640"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B981162" w14:textId="77777777" w:rsidR="00D45A8C" w:rsidRPr="00B620DB" w:rsidRDefault="00D45A8C" w:rsidP="00D45A8C">
            <w:pPr>
              <w:pStyle w:val="12TabHeadBody"/>
            </w:pPr>
            <w:r w:rsidRPr="00B620DB">
              <w:rPr>
                <w:rStyle w:val="flts1"/>
              </w:rPr>
              <w:t>CAN/ULC-S716.1-12</w:t>
            </w:r>
          </w:p>
        </w:tc>
        <w:tc>
          <w:tcPr>
            <w:tcW w:w="1641" w:type="pct"/>
            <w:tcBorders>
              <w:top w:val="outset" w:sz="6" w:space="0" w:color="auto"/>
              <w:left w:val="outset" w:sz="6" w:space="0" w:color="auto"/>
              <w:bottom w:val="outset" w:sz="6" w:space="0" w:color="auto"/>
              <w:right w:val="outset" w:sz="6" w:space="0" w:color="auto"/>
            </w:tcBorders>
            <w:hideMark/>
          </w:tcPr>
          <w:p w14:paraId="23DFB5EB" w14:textId="77777777" w:rsidR="00D45A8C" w:rsidRPr="00B620DB" w:rsidRDefault="00D45A8C" w:rsidP="00D45A8C">
            <w:pPr>
              <w:pStyle w:val="12TabHeadBody"/>
            </w:pPr>
            <w:bookmarkStart w:id="1905" w:name="ulcs716.1"/>
            <w:bookmarkStart w:id="1906" w:name="a115722"/>
            <w:bookmarkEnd w:id="1905"/>
            <w:bookmarkEnd w:id="1906"/>
            <w:r w:rsidRPr="00B620DB">
              <w:rPr>
                <w:rStyle w:val="flts1"/>
              </w:rPr>
              <w:t>Standard for Exterior Insulation and Finish Systems (EIFS) - Materials and Systems</w:t>
            </w:r>
            <w:bookmarkStart w:id="1907" w:name="a115724"/>
            <w:bookmarkEnd w:id="1907"/>
          </w:p>
        </w:tc>
        <w:tc>
          <w:tcPr>
            <w:tcW w:w="1524" w:type="pct"/>
            <w:tcBorders>
              <w:top w:val="outset" w:sz="6" w:space="0" w:color="auto"/>
              <w:left w:val="outset" w:sz="6" w:space="0" w:color="auto"/>
              <w:bottom w:val="outset" w:sz="6" w:space="0" w:color="auto"/>
              <w:right w:val="outset" w:sz="6" w:space="0" w:color="auto"/>
            </w:tcBorders>
            <w:hideMark/>
          </w:tcPr>
          <w:p w14:paraId="5852BFA0" w14:textId="77777777" w:rsidR="00D45A8C" w:rsidRPr="00B620DB" w:rsidRDefault="00135AFF" w:rsidP="00D45A8C">
            <w:pPr>
              <w:pStyle w:val="12TabHeadBody"/>
            </w:pPr>
            <w:hyperlink r:id="rId1718" w:anchor="es008837" w:history="1">
              <w:r w:rsidR="00D45A8C" w:rsidRPr="00B620DB">
                <w:rPr>
                  <w:rStyle w:val="Hyperlink"/>
                  <w:color w:val="auto"/>
                  <w:szCs w:val="18"/>
                  <w:u w:val="none"/>
                </w:rPr>
                <w:t>5.9.4.1.(1)</w:t>
              </w:r>
            </w:hyperlink>
            <w:r w:rsidR="00D45A8C" w:rsidRPr="00B620DB">
              <w:br/>
            </w:r>
            <w:hyperlink r:id="rId1719" w:anchor="en000935" w:history="1">
              <w:r w:rsidR="00D45A8C" w:rsidRPr="00B620DB">
                <w:rPr>
                  <w:rStyle w:val="Hyperlink"/>
                  <w:color w:val="auto"/>
                  <w:szCs w:val="18"/>
                  <w:u w:val="none"/>
                </w:rPr>
                <w:t>A-5.9.4.1.(1)</w:t>
              </w:r>
            </w:hyperlink>
            <w:r w:rsidR="00D45A8C" w:rsidRPr="00B620DB">
              <w:br/>
            </w:r>
            <w:hyperlink r:id="rId1720" w:anchor="es000045" w:history="1">
              <w:r w:rsidR="00D45A8C" w:rsidRPr="00B620DB">
                <w:rPr>
                  <w:rStyle w:val="Hyperlink"/>
                  <w:color w:val="auto"/>
                  <w:szCs w:val="18"/>
                  <w:u w:val="none"/>
                </w:rPr>
                <w:t>9.27.14.1.(1)</w:t>
              </w:r>
            </w:hyperlink>
            <w:r w:rsidR="00D45A8C" w:rsidRPr="00B620DB">
              <w:br/>
            </w:r>
            <w:hyperlink r:id="rId1721" w:anchor="es000047" w:history="1">
              <w:r w:rsidR="00D45A8C" w:rsidRPr="00B620DB">
                <w:rPr>
                  <w:rStyle w:val="Hyperlink"/>
                  <w:color w:val="auto"/>
                  <w:szCs w:val="18"/>
                  <w:u w:val="none"/>
                </w:rPr>
                <w:t>9.27.14.2.(1)</w:t>
              </w:r>
            </w:hyperlink>
            <w:r w:rsidR="00D45A8C" w:rsidRPr="00B620DB">
              <w:br/>
            </w:r>
            <w:hyperlink r:id="rId1722" w:anchor="en000952" w:history="1">
              <w:r w:rsidR="00D45A8C" w:rsidRPr="00B620DB">
                <w:rPr>
                  <w:rStyle w:val="Hyperlink"/>
                  <w:color w:val="auto"/>
                  <w:szCs w:val="18"/>
                  <w:u w:val="none"/>
                </w:rPr>
                <w:t>A-9.27.14.2.(2)(a)</w:t>
              </w:r>
            </w:hyperlink>
          </w:p>
        </w:tc>
      </w:tr>
      <w:tr w:rsidR="00D45A8C" w:rsidRPr="00B620DB" w14:paraId="1BF5996B"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420E263"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5C99D471" w14:textId="77777777" w:rsidR="00D45A8C" w:rsidRPr="00B620DB" w:rsidRDefault="00D45A8C" w:rsidP="00D45A8C">
            <w:pPr>
              <w:pStyle w:val="12TabHeadBody"/>
            </w:pPr>
            <w:r w:rsidRPr="00B620DB">
              <w:rPr>
                <w:rStyle w:val="flts1"/>
              </w:rPr>
              <w:t>CAN/ULC-S716.2-12</w:t>
            </w:r>
          </w:p>
        </w:tc>
        <w:tc>
          <w:tcPr>
            <w:tcW w:w="1641" w:type="pct"/>
            <w:tcBorders>
              <w:top w:val="outset" w:sz="6" w:space="0" w:color="auto"/>
              <w:left w:val="outset" w:sz="6" w:space="0" w:color="auto"/>
              <w:bottom w:val="outset" w:sz="6" w:space="0" w:color="auto"/>
              <w:right w:val="outset" w:sz="6" w:space="0" w:color="auto"/>
            </w:tcBorders>
            <w:hideMark/>
          </w:tcPr>
          <w:p w14:paraId="1477E326" w14:textId="77777777" w:rsidR="00D45A8C" w:rsidRPr="00B620DB" w:rsidRDefault="00D45A8C" w:rsidP="00D45A8C">
            <w:pPr>
              <w:pStyle w:val="12TabHeadBody"/>
            </w:pPr>
            <w:bookmarkStart w:id="1908" w:name="ulcs716.2"/>
            <w:bookmarkStart w:id="1909" w:name="a115751"/>
            <w:bookmarkEnd w:id="1908"/>
            <w:bookmarkEnd w:id="1909"/>
            <w:r w:rsidRPr="00B620DB">
              <w:rPr>
                <w:rStyle w:val="flts1"/>
              </w:rPr>
              <w:t>Standard for Exterior Insulation and Finish Systems (EIFS) - Installation of EIFS Components and Water Resistive Barrier</w:t>
            </w:r>
            <w:bookmarkStart w:id="1910" w:name="a115753"/>
            <w:bookmarkEnd w:id="1910"/>
          </w:p>
        </w:tc>
        <w:tc>
          <w:tcPr>
            <w:tcW w:w="1524" w:type="pct"/>
            <w:tcBorders>
              <w:top w:val="outset" w:sz="6" w:space="0" w:color="auto"/>
              <w:left w:val="outset" w:sz="6" w:space="0" w:color="auto"/>
              <w:bottom w:val="outset" w:sz="6" w:space="0" w:color="auto"/>
              <w:right w:val="outset" w:sz="6" w:space="0" w:color="auto"/>
            </w:tcBorders>
            <w:hideMark/>
          </w:tcPr>
          <w:p w14:paraId="5651D217" w14:textId="77777777" w:rsidR="00D45A8C" w:rsidRPr="00B620DB" w:rsidRDefault="00135AFF" w:rsidP="00D45A8C">
            <w:pPr>
              <w:pStyle w:val="12TabHeadBody"/>
            </w:pPr>
            <w:hyperlink r:id="rId1723" w:anchor="en000935" w:history="1">
              <w:r w:rsidR="00D45A8C" w:rsidRPr="00B620DB">
                <w:rPr>
                  <w:rStyle w:val="Hyperlink"/>
                  <w:color w:val="auto"/>
                  <w:szCs w:val="18"/>
                  <w:u w:val="none"/>
                </w:rPr>
                <w:t>A-5.9.4.1.(1)</w:t>
              </w:r>
            </w:hyperlink>
            <w:r w:rsidR="00D45A8C" w:rsidRPr="00B620DB">
              <w:br/>
            </w:r>
            <w:hyperlink r:id="rId1724" w:anchor="es000049" w:history="1">
              <w:r w:rsidR="00D45A8C" w:rsidRPr="00B620DB">
                <w:rPr>
                  <w:rStyle w:val="Hyperlink"/>
                  <w:color w:val="auto"/>
                  <w:szCs w:val="18"/>
                  <w:u w:val="none"/>
                </w:rPr>
                <w:t>9.27.14.3.(1)</w:t>
              </w:r>
            </w:hyperlink>
          </w:p>
        </w:tc>
      </w:tr>
      <w:tr w:rsidR="00D45A8C" w:rsidRPr="00B620DB" w14:paraId="0B2DF66D"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380B6847"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28AC2D6F" w14:textId="77777777" w:rsidR="00D45A8C" w:rsidRPr="00B620DB" w:rsidRDefault="00D45A8C" w:rsidP="00D45A8C">
            <w:pPr>
              <w:pStyle w:val="12TabHeadBody"/>
            </w:pPr>
            <w:r w:rsidRPr="00B620DB">
              <w:rPr>
                <w:rStyle w:val="flts1"/>
              </w:rPr>
              <w:t>CAN/ULC-S716.3-12</w:t>
            </w:r>
          </w:p>
        </w:tc>
        <w:tc>
          <w:tcPr>
            <w:tcW w:w="1641" w:type="pct"/>
            <w:tcBorders>
              <w:top w:val="outset" w:sz="6" w:space="0" w:color="auto"/>
              <w:left w:val="outset" w:sz="6" w:space="0" w:color="auto"/>
              <w:bottom w:val="outset" w:sz="6" w:space="0" w:color="auto"/>
              <w:right w:val="outset" w:sz="6" w:space="0" w:color="auto"/>
            </w:tcBorders>
            <w:hideMark/>
          </w:tcPr>
          <w:p w14:paraId="7057B34B" w14:textId="77777777" w:rsidR="00D45A8C" w:rsidRPr="00B620DB" w:rsidRDefault="00D45A8C" w:rsidP="00D45A8C">
            <w:pPr>
              <w:pStyle w:val="12TabHeadBody"/>
            </w:pPr>
            <w:bookmarkStart w:id="1911" w:name="ulcs716.3"/>
            <w:bookmarkStart w:id="1912" w:name="a115980"/>
            <w:bookmarkEnd w:id="1911"/>
            <w:bookmarkEnd w:id="1912"/>
            <w:r w:rsidRPr="00B620DB">
              <w:rPr>
                <w:rStyle w:val="flts1"/>
              </w:rPr>
              <w:t>Standard for Exterior Insulation and Finish System (EIFS) - Design Application</w:t>
            </w:r>
            <w:bookmarkStart w:id="1913" w:name="a115982"/>
            <w:bookmarkEnd w:id="1913"/>
          </w:p>
        </w:tc>
        <w:tc>
          <w:tcPr>
            <w:tcW w:w="1524" w:type="pct"/>
            <w:tcBorders>
              <w:top w:val="outset" w:sz="6" w:space="0" w:color="auto"/>
              <w:left w:val="outset" w:sz="6" w:space="0" w:color="auto"/>
              <w:bottom w:val="outset" w:sz="6" w:space="0" w:color="auto"/>
              <w:right w:val="outset" w:sz="6" w:space="0" w:color="auto"/>
            </w:tcBorders>
            <w:hideMark/>
          </w:tcPr>
          <w:p w14:paraId="6F863862" w14:textId="77777777" w:rsidR="00D45A8C" w:rsidRPr="00B620DB" w:rsidRDefault="00135AFF" w:rsidP="00D45A8C">
            <w:pPr>
              <w:pStyle w:val="12TabHeadBody"/>
            </w:pPr>
            <w:hyperlink r:id="rId1725" w:anchor="en000935" w:history="1">
              <w:r w:rsidR="00D45A8C" w:rsidRPr="00B620DB">
                <w:rPr>
                  <w:rStyle w:val="Hyperlink"/>
                  <w:color w:val="auto"/>
                  <w:szCs w:val="18"/>
                  <w:u w:val="none"/>
                </w:rPr>
                <w:t>A-5.9.4.1.(1)</w:t>
              </w:r>
            </w:hyperlink>
            <w:r w:rsidR="00D45A8C" w:rsidRPr="00B620DB">
              <w:br/>
            </w:r>
            <w:hyperlink r:id="rId1726" w:anchor="es000049" w:history="1">
              <w:r w:rsidR="00D45A8C" w:rsidRPr="00B620DB">
                <w:rPr>
                  <w:rStyle w:val="Hyperlink"/>
                  <w:color w:val="auto"/>
                  <w:szCs w:val="18"/>
                  <w:u w:val="none"/>
                </w:rPr>
                <w:t>9.27.14.3.(1)</w:t>
              </w:r>
            </w:hyperlink>
          </w:p>
        </w:tc>
      </w:tr>
      <w:tr w:rsidR="00D45A8C" w:rsidRPr="00B620DB" w14:paraId="67398B1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535995"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01A0ACDB" w14:textId="77777777" w:rsidR="00D45A8C" w:rsidRPr="00B620DB" w:rsidRDefault="00D45A8C" w:rsidP="00D45A8C">
            <w:pPr>
              <w:pStyle w:val="12TabHeadBody"/>
            </w:pPr>
            <w:r w:rsidRPr="00B620DB">
              <w:rPr>
                <w:rStyle w:val="flts1"/>
              </w:rPr>
              <w:t>CAN/ULC-S717.1:2017</w:t>
            </w:r>
          </w:p>
        </w:tc>
        <w:tc>
          <w:tcPr>
            <w:tcW w:w="1641" w:type="pct"/>
            <w:tcBorders>
              <w:top w:val="outset" w:sz="6" w:space="0" w:color="auto"/>
              <w:left w:val="outset" w:sz="6" w:space="0" w:color="auto"/>
              <w:bottom w:val="outset" w:sz="6" w:space="0" w:color="auto"/>
              <w:right w:val="outset" w:sz="6" w:space="0" w:color="auto"/>
            </w:tcBorders>
            <w:hideMark/>
          </w:tcPr>
          <w:p w14:paraId="0C140DA0" w14:textId="77777777" w:rsidR="00D45A8C" w:rsidRPr="00B620DB" w:rsidRDefault="00D45A8C" w:rsidP="00D45A8C">
            <w:pPr>
              <w:pStyle w:val="12TabHeadBody"/>
            </w:pPr>
            <w:bookmarkStart w:id="1914" w:name="ulcs717.1"/>
            <w:bookmarkStart w:id="1915" w:name="a116003"/>
            <w:bookmarkEnd w:id="1914"/>
            <w:bookmarkEnd w:id="1915"/>
            <w:r w:rsidRPr="00B620DB">
              <w:rPr>
                <w:rStyle w:val="flts1"/>
              </w:rPr>
              <w:t>Standard for Flat Wall Insulating Concrete Form (ICF) Units – Material Properties</w:t>
            </w:r>
            <w:bookmarkStart w:id="1916" w:name="a116005"/>
            <w:bookmarkEnd w:id="1916"/>
          </w:p>
        </w:tc>
        <w:tc>
          <w:tcPr>
            <w:tcW w:w="1524" w:type="pct"/>
            <w:tcBorders>
              <w:top w:val="outset" w:sz="6" w:space="0" w:color="auto"/>
              <w:left w:val="outset" w:sz="6" w:space="0" w:color="auto"/>
              <w:bottom w:val="outset" w:sz="6" w:space="0" w:color="auto"/>
              <w:right w:val="outset" w:sz="6" w:space="0" w:color="auto"/>
            </w:tcBorders>
            <w:hideMark/>
          </w:tcPr>
          <w:p w14:paraId="785B7236" w14:textId="77777777" w:rsidR="00D45A8C" w:rsidRPr="00B620DB" w:rsidRDefault="00135AFF" w:rsidP="00D45A8C">
            <w:pPr>
              <w:pStyle w:val="12TabHeadBody"/>
            </w:pPr>
            <w:hyperlink r:id="rId1727" w:anchor="et001042" w:history="1">
              <w:r w:rsidR="00D45A8C" w:rsidRPr="00B620DB">
                <w:rPr>
                  <w:rStyle w:val="Hyperlink"/>
                  <w:color w:val="auto"/>
                  <w:szCs w:val="18"/>
                  <w:u w:val="none"/>
                </w:rPr>
                <w:t>Table</w:t>
              </w:r>
            </w:hyperlink>
            <w:hyperlink r:id="rId1728" w:anchor="et001042" w:history="1">
              <w:r w:rsidR="00D45A8C" w:rsidRPr="00B620DB">
                <w:rPr>
                  <w:rStyle w:val="Hyperlink"/>
                  <w:color w:val="auto"/>
                  <w:u w:val="none"/>
                </w:rPr>
                <w:t> </w:t>
              </w:r>
            </w:hyperlink>
            <w:hyperlink r:id="rId1729" w:anchor="et001042" w:history="1">
              <w:r w:rsidR="00D45A8C" w:rsidRPr="00B620DB">
                <w:rPr>
                  <w:rStyle w:val="Hyperlink"/>
                  <w:color w:val="auto"/>
                  <w:szCs w:val="18"/>
                  <w:u w:val="none"/>
                </w:rPr>
                <w:t>5.9.1.1.</w:t>
              </w:r>
            </w:hyperlink>
            <w:r w:rsidR="00D45A8C" w:rsidRPr="00B620DB">
              <w:br/>
            </w:r>
            <w:hyperlink r:id="rId1730" w:anchor="es008338" w:history="1">
              <w:r w:rsidR="00D45A8C" w:rsidRPr="00B620DB">
                <w:rPr>
                  <w:rStyle w:val="Hyperlink"/>
                  <w:color w:val="auto"/>
                  <w:szCs w:val="18"/>
                  <w:u w:val="none"/>
                </w:rPr>
                <w:t>9.15.4.1.(1)</w:t>
              </w:r>
            </w:hyperlink>
          </w:p>
        </w:tc>
      </w:tr>
      <w:tr w:rsidR="00D45A8C" w:rsidRPr="00B620DB" w14:paraId="2EF4C64A"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599271A"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7F7DEA0E" w14:textId="77777777" w:rsidR="00D45A8C" w:rsidRPr="00B620DB" w:rsidRDefault="00D45A8C" w:rsidP="00D45A8C">
            <w:pPr>
              <w:pStyle w:val="12TabHeadBody"/>
            </w:pPr>
            <w:r w:rsidRPr="00B620DB">
              <w:rPr>
                <w:rStyle w:val="flts1"/>
              </w:rPr>
              <w:t>CAN/ULC-S741-08</w:t>
            </w:r>
          </w:p>
        </w:tc>
        <w:tc>
          <w:tcPr>
            <w:tcW w:w="1641" w:type="pct"/>
            <w:tcBorders>
              <w:top w:val="outset" w:sz="6" w:space="0" w:color="auto"/>
              <w:left w:val="outset" w:sz="6" w:space="0" w:color="auto"/>
              <w:bottom w:val="outset" w:sz="6" w:space="0" w:color="auto"/>
              <w:right w:val="outset" w:sz="6" w:space="0" w:color="auto"/>
            </w:tcBorders>
            <w:hideMark/>
          </w:tcPr>
          <w:p w14:paraId="1C892495" w14:textId="77777777" w:rsidR="00D45A8C" w:rsidRPr="00B620DB" w:rsidRDefault="00D45A8C" w:rsidP="00D45A8C">
            <w:pPr>
              <w:pStyle w:val="12TabHeadBody"/>
            </w:pPr>
            <w:bookmarkStart w:id="1917" w:name="ulcs741"/>
            <w:bookmarkStart w:id="1918" w:name="a116232"/>
            <w:bookmarkEnd w:id="1917"/>
            <w:bookmarkEnd w:id="1918"/>
            <w:r w:rsidRPr="00B620DB">
              <w:rPr>
                <w:rStyle w:val="flts1"/>
              </w:rPr>
              <w:t>Standard for Air Barrier Materials – Specification</w:t>
            </w:r>
            <w:bookmarkStart w:id="1919" w:name="a116234"/>
            <w:bookmarkEnd w:id="1919"/>
          </w:p>
        </w:tc>
        <w:tc>
          <w:tcPr>
            <w:tcW w:w="1524" w:type="pct"/>
            <w:tcBorders>
              <w:top w:val="outset" w:sz="6" w:space="0" w:color="auto"/>
              <w:left w:val="outset" w:sz="6" w:space="0" w:color="auto"/>
              <w:bottom w:val="outset" w:sz="6" w:space="0" w:color="auto"/>
              <w:right w:val="outset" w:sz="6" w:space="0" w:color="auto"/>
            </w:tcBorders>
            <w:hideMark/>
          </w:tcPr>
          <w:p w14:paraId="544D2798" w14:textId="77777777" w:rsidR="00D45A8C" w:rsidRPr="00B620DB" w:rsidRDefault="00135AFF" w:rsidP="00D45A8C">
            <w:pPr>
              <w:pStyle w:val="12TabHeadBody"/>
            </w:pPr>
            <w:hyperlink r:id="rId1731" w:anchor="es001615" w:history="1">
              <w:r w:rsidR="00D45A8C" w:rsidRPr="00B620DB">
                <w:rPr>
                  <w:rStyle w:val="Hyperlink"/>
                  <w:color w:val="auto"/>
                  <w:szCs w:val="18"/>
                  <w:u w:val="none"/>
                </w:rPr>
                <w:t>5.4.1.2.(2)</w:t>
              </w:r>
            </w:hyperlink>
            <w:r w:rsidR="00D45A8C" w:rsidRPr="00B620DB">
              <w:br/>
            </w:r>
            <w:hyperlink r:id="rId1732" w:anchor="es006915" w:history="1">
              <w:r w:rsidR="00D45A8C" w:rsidRPr="00B620DB">
                <w:rPr>
                  <w:rStyle w:val="Hyperlink"/>
                  <w:color w:val="auto"/>
                  <w:szCs w:val="18"/>
                  <w:u w:val="none"/>
                </w:rPr>
                <w:t>9.36.2.10.(1)</w:t>
              </w:r>
            </w:hyperlink>
          </w:p>
        </w:tc>
      </w:tr>
      <w:tr w:rsidR="00D45A8C" w:rsidRPr="00B620DB" w14:paraId="5647C31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F67D713"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4DB2FE12" w14:textId="77777777" w:rsidR="00D45A8C" w:rsidRPr="00B620DB" w:rsidRDefault="00D45A8C" w:rsidP="00D45A8C">
            <w:pPr>
              <w:pStyle w:val="12TabHeadBody"/>
            </w:pPr>
            <w:r w:rsidRPr="00B620DB">
              <w:rPr>
                <w:rStyle w:val="flts1"/>
              </w:rPr>
              <w:t>CAN/ULC-S742-11</w:t>
            </w:r>
          </w:p>
        </w:tc>
        <w:tc>
          <w:tcPr>
            <w:tcW w:w="1641" w:type="pct"/>
            <w:tcBorders>
              <w:top w:val="outset" w:sz="6" w:space="0" w:color="auto"/>
              <w:left w:val="outset" w:sz="6" w:space="0" w:color="auto"/>
              <w:bottom w:val="outset" w:sz="6" w:space="0" w:color="auto"/>
              <w:right w:val="outset" w:sz="6" w:space="0" w:color="auto"/>
            </w:tcBorders>
            <w:hideMark/>
          </w:tcPr>
          <w:p w14:paraId="66C9D047" w14:textId="77777777" w:rsidR="00D45A8C" w:rsidRPr="00B620DB" w:rsidRDefault="00D45A8C" w:rsidP="00D45A8C">
            <w:pPr>
              <w:pStyle w:val="12TabHeadBody"/>
            </w:pPr>
            <w:bookmarkStart w:id="1920" w:name="ulcs742"/>
            <w:bookmarkStart w:id="1921" w:name="a116255"/>
            <w:bookmarkEnd w:id="1920"/>
            <w:bookmarkEnd w:id="1921"/>
            <w:r w:rsidRPr="00B620DB">
              <w:rPr>
                <w:rStyle w:val="flts1"/>
              </w:rPr>
              <w:t>Standard for Air Barrier Assemblies – Specification</w:t>
            </w:r>
            <w:bookmarkStart w:id="1922" w:name="a116257"/>
            <w:bookmarkEnd w:id="1922"/>
          </w:p>
        </w:tc>
        <w:tc>
          <w:tcPr>
            <w:tcW w:w="1524" w:type="pct"/>
            <w:tcBorders>
              <w:top w:val="outset" w:sz="6" w:space="0" w:color="auto"/>
              <w:left w:val="outset" w:sz="6" w:space="0" w:color="auto"/>
              <w:bottom w:val="outset" w:sz="6" w:space="0" w:color="auto"/>
              <w:right w:val="outset" w:sz="6" w:space="0" w:color="auto"/>
            </w:tcBorders>
            <w:hideMark/>
          </w:tcPr>
          <w:p w14:paraId="67482887" w14:textId="77777777" w:rsidR="00D45A8C" w:rsidRPr="00B620DB" w:rsidRDefault="00135AFF" w:rsidP="00D45A8C">
            <w:pPr>
              <w:pStyle w:val="12TabHeadBody"/>
            </w:pPr>
            <w:hyperlink r:id="rId1733" w:anchor="es008005" w:history="1">
              <w:r w:rsidR="00D45A8C" w:rsidRPr="00B620DB">
                <w:rPr>
                  <w:rStyle w:val="Hyperlink"/>
                  <w:color w:val="auto"/>
                  <w:szCs w:val="18"/>
                  <w:u w:val="none"/>
                </w:rPr>
                <w:t>5.4.1.2.(1)</w:t>
              </w:r>
            </w:hyperlink>
            <w:r w:rsidR="00D45A8C" w:rsidRPr="00B620DB">
              <w:br/>
            </w:r>
            <w:hyperlink r:id="rId1734" w:anchor="es001615" w:history="1">
              <w:r w:rsidR="00D45A8C" w:rsidRPr="00B620DB">
                <w:rPr>
                  <w:rStyle w:val="Hyperlink"/>
                  <w:color w:val="auto"/>
                  <w:szCs w:val="18"/>
                  <w:u w:val="none"/>
                </w:rPr>
                <w:t>5.4.1.2.(2)</w:t>
              </w:r>
            </w:hyperlink>
            <w:r w:rsidR="00D45A8C" w:rsidRPr="00B620DB">
              <w:br/>
            </w:r>
            <w:hyperlink r:id="rId1735" w:anchor="en001308" w:history="1">
              <w:r w:rsidR="00D45A8C" w:rsidRPr="00B620DB">
                <w:rPr>
                  <w:rStyle w:val="Hyperlink"/>
                  <w:color w:val="auto"/>
                  <w:szCs w:val="18"/>
                  <w:u w:val="none"/>
                </w:rPr>
                <w:t>A-5.4.1.1.(3)</w:t>
              </w:r>
            </w:hyperlink>
            <w:r w:rsidR="00D45A8C" w:rsidRPr="00B620DB">
              <w:br/>
            </w:r>
            <w:hyperlink r:id="rId1736" w:anchor="en001188" w:history="1">
              <w:r w:rsidR="00D45A8C" w:rsidRPr="00B620DB">
                <w:rPr>
                  <w:rStyle w:val="Hyperlink"/>
                  <w:color w:val="auto"/>
                  <w:szCs w:val="18"/>
                  <w:u w:val="none"/>
                </w:rPr>
                <w:t>A-5.4.1.2.(1)</w:t>
              </w:r>
            </w:hyperlink>
            <w:r w:rsidR="00D45A8C" w:rsidRPr="00B620DB">
              <w:br/>
            </w:r>
            <w:hyperlink r:id="rId1737" w:anchor="en001342" w:history="1">
              <w:r w:rsidR="00D45A8C" w:rsidRPr="00B620DB">
                <w:rPr>
                  <w:rStyle w:val="Hyperlink"/>
                  <w:color w:val="auto"/>
                  <w:szCs w:val="18"/>
                  <w:u w:val="none"/>
                </w:rPr>
                <w:t>A-5.4.1.2.(2)</w:t>
              </w:r>
            </w:hyperlink>
            <w:r w:rsidR="00D45A8C" w:rsidRPr="00B620DB">
              <w:br/>
            </w:r>
            <w:hyperlink r:id="rId1738" w:anchor="en001343" w:history="1">
              <w:r w:rsidR="00D45A8C" w:rsidRPr="00B620DB">
                <w:rPr>
                  <w:rStyle w:val="Hyperlink"/>
                  <w:color w:val="auto"/>
                  <w:szCs w:val="18"/>
                  <w:u w:val="none"/>
                </w:rPr>
                <w:t>A-5.4.1.2.(4)</w:t>
              </w:r>
            </w:hyperlink>
            <w:r w:rsidR="00D45A8C" w:rsidRPr="00B620DB">
              <w:br/>
            </w:r>
            <w:hyperlink r:id="rId1739" w:anchor="es006910" w:history="1">
              <w:r w:rsidR="00D45A8C" w:rsidRPr="00B620DB">
                <w:rPr>
                  <w:rStyle w:val="Hyperlink"/>
                  <w:color w:val="auto"/>
                  <w:szCs w:val="18"/>
                  <w:u w:val="none"/>
                </w:rPr>
                <w:t>9.36.2.9.(1)</w:t>
              </w:r>
            </w:hyperlink>
            <w:r w:rsidR="00D45A8C" w:rsidRPr="00B620DB">
              <w:br/>
            </w:r>
            <w:hyperlink r:id="rId1740" w:anchor="en001751" w:history="1">
              <w:r w:rsidR="00D45A8C" w:rsidRPr="00B620DB">
                <w:rPr>
                  <w:rStyle w:val="Hyperlink"/>
                  <w:color w:val="auto"/>
                  <w:szCs w:val="18"/>
                  <w:u w:val="none"/>
                </w:rPr>
                <w:t>A-9.36.2.9.(1)</w:t>
              </w:r>
            </w:hyperlink>
            <w:r w:rsidR="00D45A8C" w:rsidRPr="00B620DB">
              <w:br/>
            </w:r>
            <w:hyperlink r:id="rId1741" w:anchor="en001789" w:history="1">
              <w:r w:rsidR="00D45A8C" w:rsidRPr="00B620DB">
                <w:rPr>
                  <w:rStyle w:val="Hyperlink"/>
                  <w:color w:val="auto"/>
                  <w:szCs w:val="18"/>
                  <w:u w:val="none"/>
                </w:rPr>
                <w:t>A-9.36.2.10.(5)(b)</w:t>
              </w:r>
            </w:hyperlink>
          </w:p>
        </w:tc>
      </w:tr>
      <w:tr w:rsidR="00D45A8C" w:rsidRPr="00B620DB" w14:paraId="14337498"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A1459D2" w14:textId="77777777" w:rsidR="00D45A8C" w:rsidRPr="00B620DB" w:rsidRDefault="00D45A8C" w:rsidP="00D45A8C">
            <w:pPr>
              <w:pStyle w:val="12TabHeadBody"/>
            </w:pPr>
            <w:r w:rsidRPr="00B620DB">
              <w:rPr>
                <w:rStyle w:val="flts1"/>
              </w:rPr>
              <w:lastRenderedPageBreak/>
              <w:t>ULC</w:t>
            </w:r>
          </w:p>
        </w:tc>
        <w:tc>
          <w:tcPr>
            <w:tcW w:w="1253" w:type="pct"/>
            <w:tcBorders>
              <w:top w:val="outset" w:sz="6" w:space="0" w:color="auto"/>
              <w:left w:val="outset" w:sz="6" w:space="0" w:color="auto"/>
              <w:bottom w:val="outset" w:sz="6" w:space="0" w:color="auto"/>
              <w:right w:val="outset" w:sz="6" w:space="0" w:color="auto"/>
            </w:tcBorders>
            <w:hideMark/>
          </w:tcPr>
          <w:p w14:paraId="19C6888F" w14:textId="77777777" w:rsidR="00D45A8C" w:rsidRPr="00B620DB" w:rsidRDefault="00D45A8C" w:rsidP="00D45A8C">
            <w:pPr>
              <w:pStyle w:val="12TabHeadBody"/>
            </w:pPr>
            <w:r w:rsidRPr="00B620DB">
              <w:rPr>
                <w:rStyle w:val="flts1"/>
              </w:rPr>
              <w:t>CAN/ULC-S770-15</w:t>
            </w:r>
          </w:p>
        </w:tc>
        <w:tc>
          <w:tcPr>
            <w:tcW w:w="1641" w:type="pct"/>
            <w:tcBorders>
              <w:top w:val="outset" w:sz="6" w:space="0" w:color="auto"/>
              <w:left w:val="outset" w:sz="6" w:space="0" w:color="auto"/>
              <w:bottom w:val="outset" w:sz="6" w:space="0" w:color="auto"/>
              <w:right w:val="outset" w:sz="6" w:space="0" w:color="auto"/>
            </w:tcBorders>
            <w:hideMark/>
          </w:tcPr>
          <w:p w14:paraId="7071A36C" w14:textId="77777777" w:rsidR="00D45A8C" w:rsidRPr="00B620DB" w:rsidRDefault="00D45A8C" w:rsidP="00D45A8C">
            <w:pPr>
              <w:pStyle w:val="12TabHeadBody"/>
            </w:pPr>
            <w:bookmarkStart w:id="1923" w:name="ulcs770"/>
            <w:bookmarkStart w:id="1924" w:name="a116498"/>
            <w:bookmarkEnd w:id="1923"/>
            <w:bookmarkEnd w:id="1924"/>
            <w:r w:rsidRPr="00B620DB">
              <w:rPr>
                <w:rStyle w:val="flts1"/>
              </w:rPr>
              <w:t>Standard Test Method for Determination of Long-Term Thermal Resistance of Closed-Cell Thermal Insulating Foams</w:t>
            </w:r>
            <w:bookmarkStart w:id="1925" w:name="a116500"/>
            <w:bookmarkEnd w:id="1925"/>
          </w:p>
        </w:tc>
        <w:tc>
          <w:tcPr>
            <w:tcW w:w="1524" w:type="pct"/>
            <w:tcBorders>
              <w:top w:val="outset" w:sz="6" w:space="0" w:color="auto"/>
              <w:left w:val="outset" w:sz="6" w:space="0" w:color="auto"/>
              <w:bottom w:val="outset" w:sz="6" w:space="0" w:color="auto"/>
              <w:right w:val="outset" w:sz="6" w:space="0" w:color="auto"/>
            </w:tcBorders>
            <w:hideMark/>
          </w:tcPr>
          <w:p w14:paraId="52975F65" w14:textId="77777777" w:rsidR="00D45A8C" w:rsidRPr="00B620DB" w:rsidRDefault="00135AFF" w:rsidP="00D45A8C">
            <w:pPr>
              <w:pStyle w:val="12TabHeadBody"/>
            </w:pPr>
            <w:hyperlink r:id="rId1742" w:anchor="et001352" w:history="1">
              <w:r w:rsidR="00D45A8C" w:rsidRPr="00B620DB">
                <w:rPr>
                  <w:rStyle w:val="Hyperlink"/>
                  <w:color w:val="auto"/>
                  <w:szCs w:val="18"/>
                  <w:u w:val="none"/>
                </w:rPr>
                <w:t>Table</w:t>
              </w:r>
            </w:hyperlink>
            <w:hyperlink r:id="rId1743" w:anchor="et001352" w:history="1">
              <w:r w:rsidR="00D45A8C" w:rsidRPr="00B620DB">
                <w:rPr>
                  <w:rStyle w:val="Hyperlink"/>
                  <w:color w:val="auto"/>
                  <w:u w:val="none"/>
                </w:rPr>
                <w:t> </w:t>
              </w:r>
            </w:hyperlink>
            <w:hyperlink r:id="rId1744" w:anchor="et001352" w:history="1">
              <w:r w:rsidR="00D45A8C" w:rsidRPr="00B620DB">
                <w:rPr>
                  <w:rStyle w:val="Hyperlink"/>
                  <w:color w:val="auto"/>
                  <w:szCs w:val="18"/>
                  <w:u w:val="none"/>
                </w:rPr>
                <w:t>A-9.36.2.4.(1)-D</w:t>
              </w:r>
            </w:hyperlink>
          </w:p>
        </w:tc>
      </w:tr>
      <w:tr w:rsidR="00D45A8C" w:rsidRPr="00B620DB" w14:paraId="4ECEBD92"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150CA8F6"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21BAB29F" w14:textId="77777777" w:rsidR="00D45A8C" w:rsidRPr="00B620DB" w:rsidRDefault="00D45A8C" w:rsidP="00D45A8C">
            <w:pPr>
              <w:pStyle w:val="12TabHeadBody"/>
            </w:pPr>
            <w:r w:rsidRPr="00B620DB">
              <w:rPr>
                <w:rStyle w:val="flts1"/>
              </w:rPr>
              <w:t>CAN/ULC-S1001-11</w:t>
            </w:r>
          </w:p>
        </w:tc>
        <w:tc>
          <w:tcPr>
            <w:tcW w:w="1641" w:type="pct"/>
            <w:tcBorders>
              <w:top w:val="outset" w:sz="6" w:space="0" w:color="auto"/>
              <w:left w:val="outset" w:sz="6" w:space="0" w:color="auto"/>
              <w:bottom w:val="outset" w:sz="6" w:space="0" w:color="auto"/>
              <w:right w:val="outset" w:sz="6" w:space="0" w:color="auto"/>
            </w:tcBorders>
            <w:hideMark/>
          </w:tcPr>
          <w:p w14:paraId="12633BA8" w14:textId="77777777" w:rsidR="00D45A8C" w:rsidRPr="00B620DB" w:rsidRDefault="00D45A8C" w:rsidP="00D45A8C">
            <w:pPr>
              <w:pStyle w:val="12TabHeadBody"/>
            </w:pPr>
            <w:bookmarkStart w:id="1926" w:name="ulcs1001"/>
            <w:bookmarkStart w:id="1927" w:name="a116519"/>
            <w:bookmarkEnd w:id="1926"/>
            <w:bookmarkEnd w:id="1927"/>
            <w:r w:rsidRPr="00B620DB">
              <w:rPr>
                <w:rStyle w:val="flts1"/>
              </w:rPr>
              <w:t>Standard for Integrated Systems Testing of Fire Protection and Life Safety Systems</w:t>
            </w:r>
            <w:bookmarkStart w:id="1928" w:name="a116521"/>
            <w:bookmarkEnd w:id="1928"/>
          </w:p>
        </w:tc>
        <w:tc>
          <w:tcPr>
            <w:tcW w:w="1524" w:type="pct"/>
            <w:tcBorders>
              <w:top w:val="outset" w:sz="6" w:space="0" w:color="auto"/>
              <w:left w:val="outset" w:sz="6" w:space="0" w:color="auto"/>
              <w:bottom w:val="outset" w:sz="6" w:space="0" w:color="auto"/>
              <w:right w:val="outset" w:sz="6" w:space="0" w:color="auto"/>
            </w:tcBorders>
            <w:hideMark/>
          </w:tcPr>
          <w:p w14:paraId="03F450DC" w14:textId="77777777" w:rsidR="00D45A8C" w:rsidRPr="00B620DB" w:rsidRDefault="00135AFF" w:rsidP="00D45A8C">
            <w:pPr>
              <w:pStyle w:val="12TabHeadBody"/>
            </w:pPr>
            <w:hyperlink r:id="rId1745" w:anchor="es005960" w:history="1">
              <w:r w:rsidR="00D45A8C" w:rsidRPr="00B620DB">
                <w:rPr>
                  <w:rStyle w:val="Hyperlink"/>
                  <w:color w:val="auto"/>
                  <w:szCs w:val="18"/>
                  <w:u w:val="none"/>
                </w:rPr>
                <w:t>3.2.9.1.(1)</w:t>
              </w:r>
            </w:hyperlink>
            <w:r w:rsidR="00D45A8C" w:rsidRPr="00B620DB">
              <w:br/>
            </w:r>
            <w:hyperlink r:id="rId1746" w:anchor="en000868" w:history="1">
              <w:r w:rsidR="00D45A8C" w:rsidRPr="00B620DB">
                <w:rPr>
                  <w:rStyle w:val="Hyperlink"/>
                  <w:color w:val="auto"/>
                  <w:szCs w:val="18"/>
                  <w:u w:val="none"/>
                </w:rPr>
                <w:t>A-3.2.9.1.(1)</w:t>
              </w:r>
            </w:hyperlink>
            <w:r w:rsidR="00D45A8C" w:rsidRPr="00B620DB">
              <w:br/>
            </w:r>
            <w:hyperlink r:id="rId1747" w:anchor="es016066" w:history="1">
              <w:r w:rsidR="00D45A8C" w:rsidRPr="00B620DB">
                <w:rPr>
                  <w:rStyle w:val="Hyperlink"/>
                  <w:color w:val="auto"/>
                  <w:szCs w:val="18"/>
                  <w:u w:val="none"/>
                </w:rPr>
                <w:t>9.10.1.2.(1)</w:t>
              </w:r>
            </w:hyperlink>
          </w:p>
        </w:tc>
      </w:tr>
      <w:tr w:rsidR="00D45A8C" w:rsidRPr="00B620DB" w14:paraId="79D4C2A6"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6C4B65F9"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2393FCCB" w14:textId="77777777" w:rsidR="00D45A8C" w:rsidRPr="00B620DB" w:rsidRDefault="00D45A8C" w:rsidP="00D45A8C">
            <w:pPr>
              <w:pStyle w:val="12TabHeadBody"/>
            </w:pPr>
            <w:r w:rsidRPr="00B620DB">
              <w:rPr>
                <w:rStyle w:val="flts1"/>
              </w:rPr>
              <w:t>ULC/ORD-C199P-02</w:t>
            </w:r>
          </w:p>
        </w:tc>
        <w:tc>
          <w:tcPr>
            <w:tcW w:w="1641" w:type="pct"/>
            <w:tcBorders>
              <w:top w:val="outset" w:sz="6" w:space="0" w:color="auto"/>
              <w:left w:val="outset" w:sz="6" w:space="0" w:color="auto"/>
              <w:bottom w:val="outset" w:sz="6" w:space="0" w:color="auto"/>
              <w:right w:val="outset" w:sz="6" w:space="0" w:color="auto"/>
            </w:tcBorders>
            <w:hideMark/>
          </w:tcPr>
          <w:p w14:paraId="7F55AA9E" w14:textId="77777777" w:rsidR="00D45A8C" w:rsidRPr="00B620DB" w:rsidRDefault="00D45A8C" w:rsidP="00D45A8C">
            <w:pPr>
              <w:pStyle w:val="12TabHeadBody"/>
            </w:pPr>
            <w:bookmarkStart w:id="1929" w:name="ulcc199p"/>
            <w:bookmarkStart w:id="1930" w:name="a116750"/>
            <w:bookmarkEnd w:id="1929"/>
            <w:bookmarkEnd w:id="1930"/>
            <w:r w:rsidRPr="00B620DB">
              <w:rPr>
                <w:rStyle w:val="flts1"/>
              </w:rPr>
              <w:t>Combustible Piping for Sprinkler Systems</w:t>
            </w:r>
            <w:bookmarkStart w:id="1931" w:name="a116752"/>
            <w:bookmarkEnd w:id="1931"/>
          </w:p>
        </w:tc>
        <w:tc>
          <w:tcPr>
            <w:tcW w:w="1524" w:type="pct"/>
            <w:tcBorders>
              <w:top w:val="outset" w:sz="6" w:space="0" w:color="auto"/>
              <w:left w:val="outset" w:sz="6" w:space="0" w:color="auto"/>
              <w:bottom w:val="outset" w:sz="6" w:space="0" w:color="auto"/>
              <w:right w:val="outset" w:sz="6" w:space="0" w:color="auto"/>
            </w:tcBorders>
            <w:hideMark/>
          </w:tcPr>
          <w:p w14:paraId="147F7C6B" w14:textId="77777777" w:rsidR="00D45A8C" w:rsidRPr="00B620DB" w:rsidRDefault="00135AFF" w:rsidP="00D45A8C">
            <w:pPr>
              <w:pStyle w:val="12TabHeadBody"/>
            </w:pPr>
            <w:hyperlink r:id="rId1748" w:anchor="es000742" w:history="1">
              <w:r w:rsidR="00D45A8C" w:rsidRPr="00B620DB">
                <w:rPr>
                  <w:rStyle w:val="Hyperlink"/>
                  <w:color w:val="auto"/>
                  <w:szCs w:val="18"/>
                  <w:u w:val="none"/>
                </w:rPr>
                <w:t>3.2.5.13.(2)</w:t>
              </w:r>
            </w:hyperlink>
            <w:r w:rsidR="00D45A8C" w:rsidRPr="00B620DB">
              <w:br/>
            </w:r>
            <w:hyperlink r:id="rId1749" w:anchor="es007683" w:history="1">
              <w:r w:rsidR="00D45A8C" w:rsidRPr="00B620DB">
                <w:rPr>
                  <w:rStyle w:val="Hyperlink"/>
                  <w:color w:val="auto"/>
                  <w:szCs w:val="18"/>
                  <w:u w:val="none"/>
                </w:rPr>
                <w:t>3.2.5.13.(5)</w:t>
              </w:r>
            </w:hyperlink>
          </w:p>
        </w:tc>
      </w:tr>
      <w:tr w:rsidR="00D45A8C" w:rsidRPr="00B620DB" w14:paraId="267BF8C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23C59D4" w14:textId="77777777" w:rsidR="00D45A8C" w:rsidRPr="00B620DB" w:rsidRDefault="00D45A8C" w:rsidP="00D45A8C">
            <w:pPr>
              <w:pStyle w:val="12TabHeadBody"/>
            </w:pPr>
            <w:r w:rsidRPr="00B620DB">
              <w:rPr>
                <w:rStyle w:val="flts1"/>
              </w:rPr>
              <w:t>ULC</w:t>
            </w:r>
          </w:p>
        </w:tc>
        <w:tc>
          <w:tcPr>
            <w:tcW w:w="1253" w:type="pct"/>
            <w:tcBorders>
              <w:top w:val="outset" w:sz="6" w:space="0" w:color="auto"/>
              <w:left w:val="outset" w:sz="6" w:space="0" w:color="auto"/>
              <w:bottom w:val="outset" w:sz="6" w:space="0" w:color="auto"/>
              <w:right w:val="outset" w:sz="6" w:space="0" w:color="auto"/>
            </w:tcBorders>
            <w:hideMark/>
          </w:tcPr>
          <w:p w14:paraId="104F2037" w14:textId="77777777" w:rsidR="00D45A8C" w:rsidRPr="00B620DB" w:rsidRDefault="00D45A8C" w:rsidP="00D45A8C">
            <w:pPr>
              <w:pStyle w:val="12TabHeadBody"/>
            </w:pPr>
            <w:r w:rsidRPr="00B620DB">
              <w:rPr>
                <w:rStyle w:val="flts1"/>
              </w:rPr>
              <w:t>ULC/ORD-C1254.6-95</w:t>
            </w:r>
          </w:p>
        </w:tc>
        <w:tc>
          <w:tcPr>
            <w:tcW w:w="1641" w:type="pct"/>
            <w:tcBorders>
              <w:top w:val="outset" w:sz="6" w:space="0" w:color="auto"/>
              <w:left w:val="outset" w:sz="6" w:space="0" w:color="auto"/>
              <w:bottom w:val="outset" w:sz="6" w:space="0" w:color="auto"/>
              <w:right w:val="outset" w:sz="6" w:space="0" w:color="auto"/>
            </w:tcBorders>
            <w:hideMark/>
          </w:tcPr>
          <w:p w14:paraId="46939DBF" w14:textId="77777777" w:rsidR="00D45A8C" w:rsidRPr="00B620DB" w:rsidRDefault="00D45A8C" w:rsidP="00D45A8C">
            <w:pPr>
              <w:pStyle w:val="12TabHeadBody"/>
            </w:pPr>
            <w:bookmarkStart w:id="1932" w:name="ulcc1254.6"/>
            <w:bookmarkStart w:id="1933" w:name="a116773"/>
            <w:bookmarkEnd w:id="1932"/>
            <w:bookmarkEnd w:id="1933"/>
            <w:r w:rsidRPr="00B620DB">
              <w:rPr>
                <w:rStyle w:val="flts1"/>
              </w:rPr>
              <w:t>Fire Testing of Restaurant Cooking Area Fire Extinguishing System Units</w:t>
            </w:r>
            <w:bookmarkStart w:id="1934" w:name="a116775"/>
            <w:bookmarkEnd w:id="1934"/>
          </w:p>
        </w:tc>
        <w:tc>
          <w:tcPr>
            <w:tcW w:w="1524" w:type="pct"/>
            <w:tcBorders>
              <w:top w:val="outset" w:sz="6" w:space="0" w:color="auto"/>
              <w:left w:val="outset" w:sz="6" w:space="0" w:color="auto"/>
              <w:bottom w:val="outset" w:sz="6" w:space="0" w:color="auto"/>
              <w:right w:val="outset" w:sz="6" w:space="0" w:color="auto"/>
            </w:tcBorders>
            <w:hideMark/>
          </w:tcPr>
          <w:p w14:paraId="281771F8" w14:textId="77777777" w:rsidR="00D45A8C" w:rsidRPr="00B620DB" w:rsidRDefault="00135AFF" w:rsidP="00D45A8C">
            <w:pPr>
              <w:pStyle w:val="12TabHeadBody"/>
            </w:pPr>
            <w:hyperlink r:id="rId1750" w:anchor="es008029" w:history="1">
              <w:r w:rsidR="00D45A8C" w:rsidRPr="00B620DB">
                <w:rPr>
                  <w:rStyle w:val="Hyperlink"/>
                  <w:color w:val="auto"/>
                  <w:szCs w:val="18"/>
                  <w:u w:val="none"/>
                </w:rPr>
                <w:t>6.9.1.3.(1)</w:t>
              </w:r>
            </w:hyperlink>
          </w:p>
        </w:tc>
      </w:tr>
      <w:tr w:rsidR="00D45A8C" w:rsidRPr="00B620DB" w14:paraId="10EAB7CA" w14:textId="77777777" w:rsidTr="00752338">
        <w:trPr>
          <w:ins w:id="1935" w:author="Dang, Tommy HOUS:EX" w:date="2023-04-06T16:25:00Z"/>
        </w:trPr>
        <w:tc>
          <w:tcPr>
            <w:tcW w:w="582" w:type="pct"/>
            <w:tcBorders>
              <w:top w:val="outset" w:sz="6" w:space="0" w:color="auto"/>
              <w:left w:val="outset" w:sz="6" w:space="0" w:color="auto"/>
              <w:bottom w:val="outset" w:sz="6" w:space="0" w:color="auto"/>
              <w:right w:val="outset" w:sz="6" w:space="0" w:color="auto"/>
            </w:tcBorders>
          </w:tcPr>
          <w:p w14:paraId="30C7F273" w14:textId="46A5301A" w:rsidR="00D45A8C" w:rsidRPr="00B620DB" w:rsidRDefault="00D45A8C" w:rsidP="00D45A8C">
            <w:pPr>
              <w:pStyle w:val="12TabHeadBody"/>
              <w:rPr>
                <w:ins w:id="1936" w:author="Dang, Tommy HOUS:EX" w:date="2023-04-06T16:25:00Z"/>
                <w:rStyle w:val="flts1"/>
              </w:rPr>
            </w:pPr>
            <w:ins w:id="1937" w:author="Dang, Tommy HOUS:EX" w:date="2023-04-06T16:25:00Z">
              <w:r>
                <w:rPr>
                  <w:rStyle w:val="flts1"/>
                </w:rPr>
                <w:t>USACE</w:t>
              </w:r>
            </w:ins>
          </w:p>
        </w:tc>
        <w:tc>
          <w:tcPr>
            <w:tcW w:w="1253" w:type="pct"/>
            <w:tcBorders>
              <w:top w:val="outset" w:sz="6" w:space="0" w:color="auto"/>
              <w:left w:val="outset" w:sz="6" w:space="0" w:color="auto"/>
              <w:bottom w:val="outset" w:sz="6" w:space="0" w:color="auto"/>
              <w:right w:val="outset" w:sz="6" w:space="0" w:color="auto"/>
            </w:tcBorders>
          </w:tcPr>
          <w:p w14:paraId="01AD023E" w14:textId="194DF81B" w:rsidR="00D45A8C" w:rsidRPr="00B620DB" w:rsidRDefault="00D45A8C" w:rsidP="00D45A8C">
            <w:pPr>
              <w:pStyle w:val="12TabHeadBody"/>
              <w:rPr>
                <w:ins w:id="1938" w:author="Dang, Tommy HOUS:EX" w:date="2023-04-06T16:25:00Z"/>
                <w:rStyle w:val="flts1"/>
              </w:rPr>
            </w:pPr>
            <w:ins w:id="1939" w:author="Dang, Tommy HOUS:EX" w:date="2023-04-06T16:25:00Z">
              <w:r>
                <w:rPr>
                  <w:rStyle w:val="flts1"/>
                </w:rPr>
                <w:t>Version 3-2012</w:t>
              </w:r>
            </w:ins>
          </w:p>
        </w:tc>
        <w:tc>
          <w:tcPr>
            <w:tcW w:w="1641" w:type="pct"/>
            <w:tcBorders>
              <w:top w:val="outset" w:sz="6" w:space="0" w:color="auto"/>
              <w:left w:val="outset" w:sz="6" w:space="0" w:color="auto"/>
              <w:bottom w:val="outset" w:sz="6" w:space="0" w:color="auto"/>
              <w:right w:val="outset" w:sz="6" w:space="0" w:color="auto"/>
            </w:tcBorders>
          </w:tcPr>
          <w:p w14:paraId="653BBD8B" w14:textId="1376B7B8" w:rsidR="00D45A8C" w:rsidRPr="00B620DB" w:rsidRDefault="00D45A8C" w:rsidP="00D45A8C">
            <w:pPr>
              <w:pStyle w:val="12TabHeadBody"/>
              <w:rPr>
                <w:ins w:id="1940" w:author="Dang, Tommy HOUS:EX" w:date="2023-04-06T16:25:00Z"/>
                <w:rStyle w:val="flts1"/>
              </w:rPr>
            </w:pPr>
            <w:ins w:id="1941" w:author="Dang, Tommy HOUS:EX" w:date="2023-04-06T16:26:00Z">
              <w:r>
                <w:rPr>
                  <w:rStyle w:val="flts1"/>
                </w:rPr>
                <w:t>Air Leakage Test Protocol for Building Envelope</w:t>
              </w:r>
            </w:ins>
          </w:p>
        </w:tc>
        <w:tc>
          <w:tcPr>
            <w:tcW w:w="1524" w:type="pct"/>
            <w:tcBorders>
              <w:top w:val="outset" w:sz="6" w:space="0" w:color="auto"/>
              <w:left w:val="outset" w:sz="6" w:space="0" w:color="auto"/>
              <w:bottom w:val="outset" w:sz="6" w:space="0" w:color="auto"/>
              <w:right w:val="outset" w:sz="6" w:space="0" w:color="auto"/>
            </w:tcBorders>
          </w:tcPr>
          <w:p w14:paraId="3FE3601B" w14:textId="56925731" w:rsidR="00D45A8C" w:rsidRDefault="00D45A8C" w:rsidP="00D45A8C">
            <w:pPr>
              <w:pStyle w:val="12TabHeadBody"/>
              <w:rPr>
                <w:ins w:id="1942" w:author="Dang, Tommy HOUS:EX" w:date="2023-04-06T16:25:00Z"/>
              </w:rPr>
            </w:pPr>
            <w:ins w:id="1943" w:author="Dang, Tommy HOUS:EX" w:date="2023-04-06T16:26:00Z">
              <w:r>
                <w:t>10.2.3.5.(1)</w:t>
              </w:r>
            </w:ins>
          </w:p>
        </w:tc>
      </w:tr>
      <w:tr w:rsidR="00D45A8C" w:rsidRPr="00B620DB" w14:paraId="29BF6849"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7D04DC23" w14:textId="77777777" w:rsidR="00D45A8C" w:rsidRPr="00B620DB" w:rsidRDefault="00D45A8C" w:rsidP="00D45A8C">
            <w:pPr>
              <w:pStyle w:val="12TabHeadBody"/>
            </w:pPr>
            <w:r w:rsidRPr="00B620DB">
              <w:rPr>
                <w:rStyle w:val="flts1"/>
              </w:rPr>
              <w:t>U.S. Congress</w:t>
            </w:r>
          </w:p>
        </w:tc>
        <w:tc>
          <w:tcPr>
            <w:tcW w:w="1253" w:type="pct"/>
            <w:tcBorders>
              <w:top w:val="outset" w:sz="6" w:space="0" w:color="auto"/>
              <w:left w:val="outset" w:sz="6" w:space="0" w:color="auto"/>
              <w:bottom w:val="outset" w:sz="6" w:space="0" w:color="auto"/>
              <w:right w:val="outset" w:sz="6" w:space="0" w:color="auto"/>
            </w:tcBorders>
            <w:hideMark/>
          </w:tcPr>
          <w:p w14:paraId="3E7E1ABC" w14:textId="77777777" w:rsidR="00D45A8C" w:rsidRPr="00B620DB" w:rsidRDefault="00D45A8C" w:rsidP="00D45A8C">
            <w:pPr>
              <w:pStyle w:val="12TabHeadBody"/>
            </w:pPr>
            <w:r w:rsidRPr="00B620DB">
              <w:t> </w:t>
            </w:r>
          </w:p>
        </w:tc>
        <w:tc>
          <w:tcPr>
            <w:tcW w:w="1641" w:type="pct"/>
            <w:tcBorders>
              <w:top w:val="outset" w:sz="6" w:space="0" w:color="auto"/>
              <w:left w:val="outset" w:sz="6" w:space="0" w:color="auto"/>
              <w:bottom w:val="outset" w:sz="6" w:space="0" w:color="auto"/>
              <w:right w:val="outset" w:sz="6" w:space="0" w:color="auto"/>
            </w:tcBorders>
            <w:hideMark/>
          </w:tcPr>
          <w:p w14:paraId="06D4670E" w14:textId="77777777" w:rsidR="00D45A8C" w:rsidRPr="00B620DB" w:rsidRDefault="00D45A8C" w:rsidP="00D45A8C">
            <w:pPr>
              <w:pStyle w:val="12TabHeadBody"/>
            </w:pPr>
            <w:bookmarkStart w:id="1944" w:name="usc_naeca"/>
            <w:bookmarkStart w:id="1945" w:name="a116999"/>
            <w:bookmarkEnd w:id="1944"/>
            <w:bookmarkEnd w:id="1945"/>
            <w:r w:rsidRPr="00B620DB">
              <w:rPr>
                <w:rStyle w:val="flts1"/>
              </w:rPr>
              <w:t>National Appliance Energy Conservation Act of 1987</w:t>
            </w:r>
            <w:bookmarkStart w:id="1946" w:name="a117001"/>
            <w:bookmarkEnd w:id="1946"/>
          </w:p>
        </w:tc>
        <w:tc>
          <w:tcPr>
            <w:tcW w:w="1524" w:type="pct"/>
            <w:tcBorders>
              <w:top w:val="outset" w:sz="6" w:space="0" w:color="auto"/>
              <w:left w:val="outset" w:sz="6" w:space="0" w:color="auto"/>
              <w:bottom w:val="outset" w:sz="6" w:space="0" w:color="auto"/>
              <w:right w:val="outset" w:sz="6" w:space="0" w:color="auto"/>
            </w:tcBorders>
            <w:hideMark/>
          </w:tcPr>
          <w:p w14:paraId="1D8245E0" w14:textId="77777777" w:rsidR="00D45A8C" w:rsidRPr="00B620DB" w:rsidRDefault="00135AFF" w:rsidP="00D45A8C">
            <w:pPr>
              <w:pStyle w:val="12TabHeadBody"/>
            </w:pPr>
            <w:hyperlink r:id="rId1751" w:anchor="et001376" w:history="1">
              <w:r w:rsidR="00D45A8C" w:rsidRPr="00B620DB">
                <w:rPr>
                  <w:rStyle w:val="Hyperlink"/>
                  <w:color w:val="auto"/>
                  <w:szCs w:val="18"/>
                  <w:u w:val="none"/>
                </w:rPr>
                <w:t>Table</w:t>
              </w:r>
            </w:hyperlink>
            <w:hyperlink r:id="rId1752" w:anchor="et001376" w:history="1">
              <w:r w:rsidR="00D45A8C" w:rsidRPr="00B620DB">
                <w:rPr>
                  <w:rStyle w:val="Hyperlink"/>
                  <w:color w:val="auto"/>
                  <w:u w:val="none"/>
                </w:rPr>
                <w:t> </w:t>
              </w:r>
            </w:hyperlink>
            <w:hyperlink r:id="rId1753" w:anchor="et001376" w:history="1">
              <w:r w:rsidR="00D45A8C" w:rsidRPr="00B620DB">
                <w:rPr>
                  <w:rStyle w:val="Hyperlink"/>
                  <w:color w:val="auto"/>
                  <w:szCs w:val="18"/>
                  <w:u w:val="none"/>
                </w:rPr>
                <w:t>9.36.4.2.</w:t>
              </w:r>
            </w:hyperlink>
            <w:r w:rsidR="00D45A8C" w:rsidRPr="00B620DB">
              <w:br/>
            </w:r>
            <w:hyperlink r:id="rId1754" w:anchor="et001370" w:history="1">
              <w:r w:rsidR="00D45A8C" w:rsidRPr="00B620DB">
                <w:rPr>
                  <w:rStyle w:val="Hyperlink"/>
                  <w:color w:val="auto"/>
                  <w:szCs w:val="18"/>
                  <w:u w:val="none"/>
                </w:rPr>
                <w:t>Table</w:t>
              </w:r>
            </w:hyperlink>
            <w:hyperlink r:id="rId1755" w:anchor="et001370" w:history="1">
              <w:r w:rsidR="00D45A8C" w:rsidRPr="00B620DB">
                <w:rPr>
                  <w:rStyle w:val="Hyperlink"/>
                  <w:color w:val="auto"/>
                  <w:u w:val="none"/>
                </w:rPr>
                <w:t> </w:t>
              </w:r>
            </w:hyperlink>
            <w:hyperlink r:id="rId1756" w:anchor="et001370" w:history="1">
              <w:r w:rsidR="00D45A8C" w:rsidRPr="00B620DB">
                <w:rPr>
                  <w:rStyle w:val="Hyperlink"/>
                  <w:color w:val="auto"/>
                  <w:szCs w:val="18"/>
                  <w:u w:val="none"/>
                </w:rPr>
                <w:t>9.36.5.16.</w:t>
              </w:r>
            </w:hyperlink>
          </w:p>
        </w:tc>
      </w:tr>
      <w:tr w:rsidR="00D45A8C" w:rsidRPr="00B620DB" w14:paraId="4CFAD2CF"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2F107E0E" w14:textId="77777777" w:rsidR="00D45A8C" w:rsidRPr="00B620DB" w:rsidRDefault="00D45A8C" w:rsidP="00D45A8C">
            <w:pPr>
              <w:pStyle w:val="12TabHeadBody"/>
            </w:pPr>
            <w:r w:rsidRPr="00B620DB">
              <w:rPr>
                <w:rStyle w:val="flts1"/>
              </w:rPr>
              <w:t>WCLIB</w:t>
            </w:r>
          </w:p>
        </w:tc>
        <w:tc>
          <w:tcPr>
            <w:tcW w:w="1253" w:type="pct"/>
            <w:tcBorders>
              <w:top w:val="outset" w:sz="6" w:space="0" w:color="auto"/>
              <w:left w:val="outset" w:sz="6" w:space="0" w:color="auto"/>
              <w:bottom w:val="outset" w:sz="6" w:space="0" w:color="auto"/>
              <w:right w:val="outset" w:sz="6" w:space="0" w:color="auto"/>
            </w:tcBorders>
            <w:hideMark/>
          </w:tcPr>
          <w:p w14:paraId="26C0A825" w14:textId="77777777" w:rsidR="00D45A8C" w:rsidRPr="00B620DB" w:rsidRDefault="00D45A8C" w:rsidP="00D45A8C">
            <w:pPr>
              <w:pStyle w:val="12TabHeadBody"/>
            </w:pPr>
            <w:r w:rsidRPr="00B620DB">
              <w:rPr>
                <w:rStyle w:val="flts1"/>
              </w:rPr>
              <w:t>No. 17 (2004)</w:t>
            </w:r>
          </w:p>
        </w:tc>
        <w:tc>
          <w:tcPr>
            <w:tcW w:w="1641" w:type="pct"/>
            <w:tcBorders>
              <w:top w:val="outset" w:sz="6" w:space="0" w:color="auto"/>
              <w:left w:val="outset" w:sz="6" w:space="0" w:color="auto"/>
              <w:bottom w:val="outset" w:sz="6" w:space="0" w:color="auto"/>
              <w:right w:val="outset" w:sz="6" w:space="0" w:color="auto"/>
            </w:tcBorders>
            <w:hideMark/>
          </w:tcPr>
          <w:p w14:paraId="47FF4ABD" w14:textId="77777777" w:rsidR="00D45A8C" w:rsidRPr="00B620DB" w:rsidRDefault="00D45A8C" w:rsidP="00D45A8C">
            <w:pPr>
              <w:pStyle w:val="12TabHeadBody"/>
            </w:pPr>
            <w:bookmarkStart w:id="1947" w:name="wclib17"/>
            <w:bookmarkStart w:id="1948" w:name="a117022"/>
            <w:bookmarkEnd w:id="1947"/>
            <w:bookmarkEnd w:id="1948"/>
            <w:r w:rsidRPr="00B620DB">
              <w:rPr>
                <w:rStyle w:val="flts1"/>
              </w:rPr>
              <w:t>Grading Rules for West Coast Lumber</w:t>
            </w:r>
            <w:bookmarkStart w:id="1949" w:name="a117024"/>
            <w:bookmarkEnd w:id="1949"/>
          </w:p>
        </w:tc>
        <w:tc>
          <w:tcPr>
            <w:tcW w:w="1524" w:type="pct"/>
            <w:tcBorders>
              <w:top w:val="outset" w:sz="6" w:space="0" w:color="auto"/>
              <w:left w:val="outset" w:sz="6" w:space="0" w:color="auto"/>
              <w:bottom w:val="outset" w:sz="6" w:space="0" w:color="auto"/>
              <w:right w:val="outset" w:sz="6" w:space="0" w:color="auto"/>
            </w:tcBorders>
            <w:hideMark/>
          </w:tcPr>
          <w:p w14:paraId="27E31073" w14:textId="77777777" w:rsidR="00D45A8C" w:rsidRPr="00B620DB" w:rsidRDefault="00135AFF" w:rsidP="00D45A8C">
            <w:pPr>
              <w:pStyle w:val="12TabHeadBody"/>
            </w:pPr>
            <w:hyperlink r:id="rId1757" w:anchor="en000254" w:history="1">
              <w:r w:rsidR="00D45A8C" w:rsidRPr="00B620DB">
                <w:rPr>
                  <w:rStyle w:val="Hyperlink"/>
                  <w:color w:val="auto"/>
                  <w:szCs w:val="18"/>
                  <w:u w:val="none"/>
                </w:rPr>
                <w:t>A-Table 9.3.2.1.</w:t>
              </w:r>
            </w:hyperlink>
          </w:p>
        </w:tc>
      </w:tr>
      <w:tr w:rsidR="00D45A8C" w:rsidRPr="00B620DB" w14:paraId="1562F6C4" w14:textId="77777777" w:rsidTr="00752338">
        <w:tc>
          <w:tcPr>
            <w:tcW w:w="582" w:type="pct"/>
            <w:tcBorders>
              <w:top w:val="outset" w:sz="6" w:space="0" w:color="auto"/>
              <w:left w:val="outset" w:sz="6" w:space="0" w:color="auto"/>
              <w:bottom w:val="outset" w:sz="6" w:space="0" w:color="auto"/>
              <w:right w:val="outset" w:sz="6" w:space="0" w:color="auto"/>
            </w:tcBorders>
            <w:hideMark/>
          </w:tcPr>
          <w:p w14:paraId="4D763088" w14:textId="77777777" w:rsidR="00D45A8C" w:rsidRPr="00B620DB" w:rsidRDefault="00D45A8C" w:rsidP="00D45A8C">
            <w:pPr>
              <w:pStyle w:val="12TabHeadBody"/>
            </w:pPr>
            <w:r w:rsidRPr="00B620DB">
              <w:rPr>
                <w:rStyle w:val="flts1"/>
              </w:rPr>
              <w:t>WWPA</w:t>
            </w:r>
          </w:p>
        </w:tc>
        <w:tc>
          <w:tcPr>
            <w:tcW w:w="1253" w:type="pct"/>
            <w:tcBorders>
              <w:top w:val="outset" w:sz="6" w:space="0" w:color="auto"/>
              <w:left w:val="outset" w:sz="6" w:space="0" w:color="auto"/>
              <w:bottom w:val="outset" w:sz="6" w:space="0" w:color="auto"/>
              <w:right w:val="outset" w:sz="6" w:space="0" w:color="auto"/>
            </w:tcBorders>
            <w:hideMark/>
          </w:tcPr>
          <w:p w14:paraId="4A30A95F" w14:textId="77777777" w:rsidR="00D45A8C" w:rsidRPr="00B620DB" w:rsidRDefault="00D45A8C" w:rsidP="00D45A8C">
            <w:pPr>
              <w:pStyle w:val="12TabHeadBody"/>
            </w:pPr>
            <w:r w:rsidRPr="00B620DB">
              <w:rPr>
                <w:rStyle w:val="flts1"/>
              </w:rPr>
              <w:t>2017</w:t>
            </w:r>
          </w:p>
        </w:tc>
        <w:tc>
          <w:tcPr>
            <w:tcW w:w="1641" w:type="pct"/>
            <w:tcBorders>
              <w:top w:val="outset" w:sz="6" w:space="0" w:color="auto"/>
              <w:left w:val="outset" w:sz="6" w:space="0" w:color="auto"/>
              <w:bottom w:val="outset" w:sz="6" w:space="0" w:color="auto"/>
              <w:right w:val="outset" w:sz="6" w:space="0" w:color="auto"/>
            </w:tcBorders>
            <w:hideMark/>
          </w:tcPr>
          <w:p w14:paraId="47DE84CB" w14:textId="77777777" w:rsidR="00D45A8C" w:rsidRPr="00B620DB" w:rsidRDefault="00D45A8C" w:rsidP="00D45A8C">
            <w:pPr>
              <w:pStyle w:val="12TabHeadBody"/>
            </w:pPr>
            <w:bookmarkStart w:id="1950" w:name="wwpa_wlgr"/>
            <w:bookmarkStart w:id="1951" w:name="a117249"/>
            <w:bookmarkEnd w:id="1950"/>
            <w:bookmarkEnd w:id="1951"/>
            <w:r w:rsidRPr="00B620DB">
              <w:rPr>
                <w:rStyle w:val="flts1"/>
              </w:rPr>
              <w:t>Western Lumber Grading Rules 2017</w:t>
            </w:r>
            <w:bookmarkStart w:id="1952" w:name="a117251"/>
            <w:bookmarkEnd w:id="1952"/>
          </w:p>
        </w:tc>
        <w:tc>
          <w:tcPr>
            <w:tcW w:w="1524" w:type="pct"/>
            <w:tcBorders>
              <w:top w:val="outset" w:sz="6" w:space="0" w:color="auto"/>
              <w:left w:val="outset" w:sz="6" w:space="0" w:color="auto"/>
              <w:bottom w:val="outset" w:sz="6" w:space="0" w:color="auto"/>
              <w:right w:val="outset" w:sz="6" w:space="0" w:color="auto"/>
            </w:tcBorders>
            <w:hideMark/>
          </w:tcPr>
          <w:p w14:paraId="3E992D13" w14:textId="77777777" w:rsidR="00D45A8C" w:rsidRPr="00B620DB" w:rsidRDefault="00135AFF" w:rsidP="00D45A8C">
            <w:pPr>
              <w:pStyle w:val="12TabHeadBody"/>
            </w:pPr>
            <w:hyperlink r:id="rId1758" w:anchor="en000254" w:history="1">
              <w:r w:rsidR="00D45A8C" w:rsidRPr="00B620DB">
                <w:rPr>
                  <w:rStyle w:val="Hyperlink"/>
                  <w:color w:val="auto"/>
                  <w:szCs w:val="18"/>
                  <w:u w:val="none"/>
                </w:rPr>
                <w:t>A-Table 9.3.2.1.</w:t>
              </w:r>
            </w:hyperlink>
          </w:p>
        </w:tc>
      </w:tr>
    </w:tbl>
    <w:p w14:paraId="10A16DE9" w14:textId="77777777" w:rsidR="00776CBC" w:rsidRPr="00B620DB" w:rsidRDefault="00776CBC" w:rsidP="00121228">
      <w:pPr>
        <w:pStyle w:val="12bTabnote"/>
      </w:pPr>
      <w:r w:rsidRPr="00B620DB">
        <w:rPr>
          <w:rStyle w:val="b1"/>
          <w:sz w:val="20"/>
          <w:szCs w:val="20"/>
        </w:rPr>
        <w:t>Notes to Table</w:t>
      </w:r>
      <w:r w:rsidRPr="00B620DB">
        <w:rPr>
          <w:rStyle w:val="b1"/>
        </w:rPr>
        <w:t> </w:t>
      </w:r>
      <w:r w:rsidRPr="00B620DB">
        <w:rPr>
          <w:rStyle w:val="b1"/>
          <w:sz w:val="20"/>
          <w:szCs w:val="20"/>
        </w:rPr>
        <w:t>1.3.1.2.:</w:t>
      </w:r>
    </w:p>
    <w:p w14:paraId="1C0239AC" w14:textId="77777777" w:rsidR="00776CBC" w:rsidRPr="00B620DB" w:rsidRDefault="00776CBC" w:rsidP="00121228">
      <w:pPr>
        <w:pStyle w:val="12bTabnote"/>
      </w:pPr>
      <w:r w:rsidRPr="00B620DB">
        <w:rPr>
          <w:sz w:val="12"/>
          <w:szCs w:val="12"/>
          <w:vertAlign w:val="superscript"/>
        </w:rPr>
        <w:t>(1)</w:t>
      </w:r>
      <w:r w:rsidRPr="00B620DB">
        <w:rPr>
          <w:rStyle w:val="flts1"/>
        </w:rPr>
        <w:t> While every effort was made to ensure the accuracy of the information in this Table, the NRC is not responsible for the accuracy, timeliness or reliability of the content presented therein. For all purposes of interpreting and applying the referenced standards, Code users should refer to the most recent official versions of the referenced editions.</w:t>
      </w:r>
    </w:p>
    <w:p w14:paraId="1C6B2D8A" w14:textId="77777777" w:rsidR="00776CBC" w:rsidRPr="00B620DB" w:rsidRDefault="00776CBC" w:rsidP="00121228">
      <w:pPr>
        <w:pStyle w:val="12bTabnote"/>
      </w:pPr>
      <w:r w:rsidRPr="00B620DB">
        <w:rPr>
          <w:sz w:val="12"/>
          <w:szCs w:val="12"/>
          <w:vertAlign w:val="superscript"/>
        </w:rPr>
        <w:t>(2)</w:t>
      </w:r>
      <w:r w:rsidRPr="00B620DB">
        <w:rPr>
          <w:rStyle w:val="flts1"/>
        </w:rPr>
        <w:t> See Table</w:t>
      </w:r>
      <w:r w:rsidRPr="00B620DB">
        <w:rPr>
          <w:rStyle w:val="flts1"/>
          <w:sz w:val="24"/>
          <w:szCs w:val="24"/>
        </w:rPr>
        <w:t> </w:t>
      </w:r>
      <w:hyperlink r:id="rId1759" w:anchor="et000279" w:history="1">
        <w:r w:rsidRPr="00B620DB">
          <w:rPr>
            <w:rStyle w:val="Hyperlink"/>
            <w:color w:val="auto"/>
            <w:sz w:val="18"/>
            <w:u w:val="none"/>
          </w:rPr>
          <w:t>D-1.1.2.</w:t>
        </w:r>
      </w:hyperlink>
      <w:r w:rsidRPr="00B620DB">
        <w:rPr>
          <w:rStyle w:val="flts1"/>
        </w:rPr>
        <w:t xml:space="preserve"> of Appendix D for the list of standards referenced therein.</w:t>
      </w:r>
    </w:p>
    <w:p w14:paraId="56BEC77F" w14:textId="77777777" w:rsidR="00776CBC" w:rsidRPr="00B620DB" w:rsidRDefault="00776CBC" w:rsidP="00121228">
      <w:pPr>
        <w:pStyle w:val="12bTabnote"/>
      </w:pPr>
      <w:r w:rsidRPr="00B620DB">
        <w:rPr>
          <w:sz w:val="12"/>
          <w:szCs w:val="12"/>
          <w:vertAlign w:val="superscript"/>
        </w:rPr>
        <w:t>(3)</w:t>
      </w:r>
      <w:r w:rsidRPr="00B620DB">
        <w:rPr>
          <w:rStyle w:val="flts1"/>
        </w:rPr>
        <w:t> Some documents may have been reaffirmed or reapproved. Check with the applicable issuing agency for up-to-date information.</w:t>
      </w:r>
    </w:p>
    <w:p w14:paraId="6FF82E19" w14:textId="77777777" w:rsidR="00776CBC" w:rsidRPr="00B620DB" w:rsidRDefault="00776CBC" w:rsidP="00121228">
      <w:pPr>
        <w:pStyle w:val="12bTabnote"/>
      </w:pPr>
      <w:r w:rsidRPr="00B620DB">
        <w:rPr>
          <w:sz w:val="12"/>
          <w:szCs w:val="12"/>
          <w:vertAlign w:val="superscript"/>
        </w:rPr>
        <w:t>(4)</w:t>
      </w:r>
      <w:r w:rsidRPr="00B620DB">
        <w:rPr>
          <w:rStyle w:val="flts1"/>
        </w:rPr>
        <w:t> Code reference is in Division A.</w:t>
      </w:r>
    </w:p>
    <w:p w14:paraId="1F0D628E" w14:textId="77777777" w:rsidR="00776CBC" w:rsidRPr="00B620DB" w:rsidRDefault="00776CBC" w:rsidP="00121228">
      <w:pPr>
        <w:pStyle w:val="12bTabnote"/>
      </w:pPr>
      <w:r w:rsidRPr="00B620DB">
        <w:rPr>
          <w:sz w:val="12"/>
          <w:szCs w:val="12"/>
          <w:vertAlign w:val="superscript"/>
        </w:rPr>
        <w:t>(5)</w:t>
      </w:r>
      <w:r w:rsidRPr="00B620DB">
        <w:rPr>
          <w:rStyle w:val="flts1"/>
        </w:rPr>
        <w:t> Code reference is in Division C.</w:t>
      </w:r>
    </w:p>
    <w:p w14:paraId="5F8AA399" w14:textId="77777777" w:rsidR="00776CBC" w:rsidRPr="00B620DB" w:rsidRDefault="00776CBC" w:rsidP="00121228">
      <w:pPr>
        <w:pStyle w:val="12bTabnote"/>
      </w:pPr>
      <w:r w:rsidRPr="00B620DB">
        <w:rPr>
          <w:sz w:val="12"/>
          <w:szCs w:val="12"/>
          <w:vertAlign w:val="superscript"/>
        </w:rPr>
        <w:t>(6)</w:t>
      </w:r>
      <w:r w:rsidRPr="00B620DB">
        <w:rPr>
          <w:rStyle w:val="flts1"/>
        </w:rPr>
        <w:t> Subsection 9.3.15, Sprinkler-Protected Glazing, does not apply in the context of Division B.</w:t>
      </w:r>
    </w:p>
    <w:p w14:paraId="64B2FF65" w14:textId="77777777" w:rsidR="00776CBC" w:rsidRPr="00B620DB" w:rsidRDefault="00776CBC" w:rsidP="00121228">
      <w:pPr>
        <w:pStyle w:val="12bTabnote"/>
      </w:pPr>
      <w:r w:rsidRPr="00B620DB">
        <w:rPr>
          <w:sz w:val="12"/>
          <w:szCs w:val="12"/>
          <w:vertAlign w:val="superscript"/>
        </w:rPr>
        <w:t>(7)</w:t>
      </w:r>
      <w:r w:rsidRPr="00B620DB">
        <w:rPr>
          <w:rStyle w:val="flts1"/>
        </w:rPr>
        <w:t> Subsection 6.5.3, Sprinkler-Protected Glazing, does not apply in the context of Division B.</w:t>
      </w:r>
      <w:bookmarkStart w:id="1953" w:name="a117259"/>
      <w:bookmarkStart w:id="1954" w:name="a57111"/>
      <w:bookmarkStart w:id="1955" w:name="a55569"/>
      <w:bookmarkEnd w:id="1953"/>
      <w:bookmarkEnd w:id="1954"/>
      <w:bookmarkEnd w:id="1955"/>
    </w:p>
    <w:p w14:paraId="41FCA53A" w14:textId="77777777" w:rsidR="00776CBC" w:rsidRPr="00B620DB" w:rsidRDefault="00776CBC" w:rsidP="00135AFF">
      <w:pPr>
        <w:pStyle w:val="03Subsection"/>
      </w:pPr>
      <w:bookmarkStart w:id="1956" w:name="a55570"/>
      <w:bookmarkStart w:id="1957" w:name="a55571"/>
      <w:bookmarkStart w:id="1958" w:name="ep001021.3.2"/>
      <w:bookmarkEnd w:id="1956"/>
      <w:bookmarkEnd w:id="1957"/>
      <w:bookmarkEnd w:id="1958"/>
      <w:r w:rsidRPr="00B620DB">
        <w:t>1.3.2. Organizations</w:t>
      </w:r>
      <w:bookmarkStart w:id="1959" w:name="a55573"/>
      <w:bookmarkEnd w:id="1959"/>
    </w:p>
    <w:p w14:paraId="145B6C41" w14:textId="77777777" w:rsidR="00776CBC" w:rsidRPr="00B620DB" w:rsidRDefault="00776CBC" w:rsidP="00135AFF">
      <w:pPr>
        <w:pStyle w:val="04Article"/>
      </w:pPr>
      <w:bookmarkStart w:id="1960" w:name="a117261"/>
      <w:bookmarkStart w:id="1961" w:name="ea000104"/>
      <w:bookmarkEnd w:id="1960"/>
      <w:bookmarkEnd w:id="1961"/>
      <w:r w:rsidRPr="00B620DB">
        <w:rPr>
          <w:rStyle w:val="f101"/>
        </w:rPr>
        <w:t>1.3.2.1. Abbreviations of Proper Names</w:t>
      </w:r>
    </w:p>
    <w:p w14:paraId="1254A659" w14:textId="77777777" w:rsidR="00776CBC" w:rsidRPr="00B620DB" w:rsidRDefault="00776CBC" w:rsidP="00776CBC">
      <w:pPr>
        <w:pStyle w:val="05Sentence"/>
      </w:pPr>
      <w:bookmarkStart w:id="1962" w:name="a117270"/>
      <w:bookmarkStart w:id="1963" w:name="es000104"/>
      <w:bookmarkEnd w:id="1962"/>
      <w:bookmarkEnd w:id="1963"/>
      <w:r w:rsidRPr="00B620DB">
        <w:rPr>
          <w:rStyle w:val="f101"/>
        </w:rPr>
        <w:t>1)   The abbreviations of proper names in this Code shall have the meanings assigned to them in this Article.</w:t>
      </w:r>
    </w:p>
    <w:p w14:paraId="547E68AA" w14:textId="77777777" w:rsidR="00776CBC" w:rsidRPr="00B620DB" w:rsidRDefault="00776CBC" w:rsidP="00776CBC">
      <w:pPr>
        <w:pStyle w:val="05Sentence"/>
      </w:pPr>
      <w:r w:rsidRPr="00B620DB">
        <w:rPr>
          <w:rStyle w:val="f101"/>
        </w:rPr>
        <w:t>AAMA    Fenestration and Glazing Industry Alliance (formerly American Architectural Manufacturers Association) ( www.fgiaonline.org)</w:t>
      </w:r>
    </w:p>
    <w:p w14:paraId="108234C7" w14:textId="77777777" w:rsidR="00776CBC" w:rsidRPr="00B620DB" w:rsidRDefault="00776CBC" w:rsidP="00776CBC">
      <w:pPr>
        <w:pStyle w:val="05Sentence"/>
      </w:pPr>
      <w:r w:rsidRPr="00B620DB">
        <w:rPr>
          <w:rStyle w:val="f101"/>
        </w:rPr>
        <w:t>ACGIH    American Conference of Governmental Industrial Hygienists ( www.acgih.org)</w:t>
      </w:r>
    </w:p>
    <w:p w14:paraId="6E2F62CC" w14:textId="77777777" w:rsidR="00776CBC" w:rsidRPr="00B620DB" w:rsidRDefault="00776CBC" w:rsidP="00776CBC">
      <w:pPr>
        <w:pStyle w:val="05Sentence"/>
      </w:pPr>
      <w:r w:rsidRPr="00B620DB">
        <w:rPr>
          <w:rStyle w:val="f101"/>
        </w:rPr>
        <w:t>ACI    American Concrete Institute ( www.concrete.org)</w:t>
      </w:r>
    </w:p>
    <w:p w14:paraId="2AEE2844" w14:textId="77777777" w:rsidR="00776CBC" w:rsidRPr="00B620DB" w:rsidRDefault="00776CBC" w:rsidP="00776CBC">
      <w:pPr>
        <w:pStyle w:val="05Sentence"/>
      </w:pPr>
      <w:r w:rsidRPr="00B620DB">
        <w:rPr>
          <w:rStyle w:val="f101"/>
        </w:rPr>
        <w:t>AHRI    Air-Conditioning, Heating and Refrigeration Institute ( www.ahrinet.org)</w:t>
      </w:r>
    </w:p>
    <w:p w14:paraId="0D8B91CC" w14:textId="77777777" w:rsidR="00776CBC" w:rsidRPr="00B620DB" w:rsidRDefault="00776CBC" w:rsidP="00776CBC">
      <w:pPr>
        <w:pStyle w:val="05Sentence"/>
      </w:pPr>
      <w:r w:rsidRPr="00B620DB">
        <w:rPr>
          <w:rStyle w:val="f101"/>
        </w:rPr>
        <w:t>AISI    American Iron and Steel Institute ( www.steel.org)</w:t>
      </w:r>
    </w:p>
    <w:p w14:paraId="3E64F176" w14:textId="77777777" w:rsidR="00776CBC" w:rsidRPr="00B620DB" w:rsidRDefault="00776CBC" w:rsidP="00776CBC">
      <w:pPr>
        <w:pStyle w:val="05Sentence"/>
      </w:pPr>
      <w:r w:rsidRPr="00B620DB">
        <w:rPr>
          <w:rStyle w:val="f101"/>
        </w:rPr>
        <w:t>ANSI    American National Standards Institute ( www.ansi.org)</w:t>
      </w:r>
    </w:p>
    <w:p w14:paraId="4190181B" w14:textId="77777777" w:rsidR="00776CBC" w:rsidRPr="00B620DB" w:rsidRDefault="00776CBC" w:rsidP="00776CBC">
      <w:pPr>
        <w:pStyle w:val="05Sentence"/>
      </w:pPr>
      <w:r w:rsidRPr="00B620DB">
        <w:rPr>
          <w:rStyle w:val="f101"/>
        </w:rPr>
        <w:t>APA    APA — The Engineered Wood Association ( www.apawood.org)</w:t>
      </w:r>
    </w:p>
    <w:p w14:paraId="4FF98E49" w14:textId="77777777" w:rsidR="00776CBC" w:rsidRPr="00B620DB" w:rsidRDefault="00776CBC" w:rsidP="00776CBC">
      <w:pPr>
        <w:pStyle w:val="05Sentence"/>
      </w:pPr>
      <w:r w:rsidRPr="00B620DB">
        <w:rPr>
          <w:rStyle w:val="f101"/>
        </w:rPr>
        <w:t>ASCE    American Society of Civil Engineers ( www.asce.org)</w:t>
      </w:r>
    </w:p>
    <w:p w14:paraId="33D4757D" w14:textId="77777777" w:rsidR="00776CBC" w:rsidRPr="00B620DB" w:rsidRDefault="00776CBC" w:rsidP="00776CBC">
      <w:pPr>
        <w:pStyle w:val="05Sentence"/>
      </w:pPr>
      <w:r w:rsidRPr="00B620DB">
        <w:rPr>
          <w:rStyle w:val="f101"/>
        </w:rPr>
        <w:lastRenderedPageBreak/>
        <w:t>ASHRAE    American Society of Heating, Refrigerating and Air-Conditioning Engineers ( www.ashrae.org)</w:t>
      </w:r>
    </w:p>
    <w:p w14:paraId="78AC169F" w14:textId="77777777" w:rsidR="00776CBC" w:rsidRPr="00B620DB" w:rsidRDefault="00776CBC" w:rsidP="00776CBC">
      <w:pPr>
        <w:pStyle w:val="05Sentence"/>
      </w:pPr>
      <w:r w:rsidRPr="00B620DB">
        <w:rPr>
          <w:rStyle w:val="f101"/>
        </w:rPr>
        <w:t>ASME    American Society of Mechanical Engineers ( www.asme.org)</w:t>
      </w:r>
    </w:p>
    <w:p w14:paraId="7CECC646" w14:textId="77777777" w:rsidR="00776CBC" w:rsidRPr="00246DCE" w:rsidRDefault="00776CBC" w:rsidP="00776CBC">
      <w:pPr>
        <w:pStyle w:val="05Sentence"/>
        <w:rPr>
          <w:lang w:val="fr-CA"/>
        </w:rPr>
      </w:pPr>
      <w:r w:rsidRPr="00246DCE">
        <w:rPr>
          <w:rStyle w:val="f101"/>
          <w:lang w:val="fr-CA"/>
        </w:rPr>
        <w:t xml:space="preserve">ASTM    ASTM International ( www.astm.org) </w:t>
      </w:r>
    </w:p>
    <w:p w14:paraId="227F56A7" w14:textId="77777777" w:rsidR="00776CBC" w:rsidRPr="00246DCE" w:rsidRDefault="00776CBC" w:rsidP="00776CBC">
      <w:pPr>
        <w:pStyle w:val="05Sentence"/>
        <w:rPr>
          <w:lang w:val="fr-CA"/>
        </w:rPr>
      </w:pPr>
      <w:r w:rsidRPr="00246DCE">
        <w:rPr>
          <w:rStyle w:val="f101"/>
          <w:lang w:val="fr-CA"/>
        </w:rPr>
        <w:t>BNQ    Bureau de normalisation du Québec ( www.bnq.qc.ca/en)</w:t>
      </w:r>
    </w:p>
    <w:p w14:paraId="0A2C1BD0" w14:textId="77777777" w:rsidR="00776CBC" w:rsidRPr="00B620DB" w:rsidRDefault="00776CBC" w:rsidP="00776CBC">
      <w:pPr>
        <w:pStyle w:val="05Sentence"/>
      </w:pPr>
      <w:r w:rsidRPr="00B620DB">
        <w:rPr>
          <w:rStyle w:val="f101"/>
        </w:rPr>
        <w:t>CAN    National Standard of Canada designation ( www.scc.ca) (The number or name following the CAN designation represents the agency under whose auspices the standard is issued.)</w:t>
      </w:r>
    </w:p>
    <w:p w14:paraId="5933B78E" w14:textId="77777777" w:rsidR="00776CBC" w:rsidRPr="00B620DB" w:rsidRDefault="00776CBC" w:rsidP="00776CBC">
      <w:pPr>
        <w:pStyle w:val="05Sentence"/>
      </w:pPr>
      <w:r w:rsidRPr="00B620DB">
        <w:rPr>
          <w:rStyle w:val="f101"/>
        </w:rPr>
        <w:t>CAN3 designates CSA</w:t>
      </w:r>
    </w:p>
    <w:p w14:paraId="301596E2" w14:textId="77777777" w:rsidR="00776CBC" w:rsidRPr="00B620DB" w:rsidRDefault="00776CBC" w:rsidP="00776CBC">
      <w:pPr>
        <w:pStyle w:val="05Sentence"/>
      </w:pPr>
      <w:r w:rsidRPr="00B620DB">
        <w:rPr>
          <w:rStyle w:val="f101"/>
        </w:rPr>
        <w:t>CCBFC    Canadian Commission on Building and Fire Codes (see NRC)</w:t>
      </w:r>
    </w:p>
    <w:p w14:paraId="474A1CD7" w14:textId="77777777" w:rsidR="00776CBC" w:rsidRPr="00B620DB" w:rsidRDefault="00776CBC" w:rsidP="00776CBC">
      <w:pPr>
        <w:pStyle w:val="05Sentence"/>
      </w:pPr>
      <w:r w:rsidRPr="00B620DB">
        <w:rPr>
          <w:rStyle w:val="f101"/>
        </w:rPr>
        <w:t>CCME    Canadian Council of Ministers of the Environment ( www.ccme.ca)</w:t>
      </w:r>
    </w:p>
    <w:p w14:paraId="01413B8D" w14:textId="77777777" w:rsidR="00776CBC" w:rsidRPr="00B620DB" w:rsidRDefault="00776CBC" w:rsidP="00776CBC">
      <w:pPr>
        <w:pStyle w:val="05Sentence"/>
      </w:pPr>
      <w:r w:rsidRPr="00B620DB">
        <w:rPr>
          <w:rStyle w:val="f101"/>
        </w:rPr>
        <w:t xml:space="preserve">CGSB    Canadian General Standards Board </w:t>
      </w:r>
      <w:r w:rsidRPr="00B620DB">
        <w:br/>
      </w:r>
      <w:r w:rsidRPr="00B620DB">
        <w:rPr>
          <w:rStyle w:val="f101"/>
        </w:rPr>
        <w:t>(www.tpsgc-pwgsc.gc.ca/ongc-cgsb/index-eng.html)</w:t>
      </w:r>
    </w:p>
    <w:p w14:paraId="3E9642BA" w14:textId="77777777" w:rsidR="00776CBC" w:rsidRPr="00B620DB" w:rsidRDefault="00776CBC" w:rsidP="00776CBC">
      <w:pPr>
        <w:pStyle w:val="05Sentence"/>
      </w:pPr>
      <w:r w:rsidRPr="00B620DB">
        <w:rPr>
          <w:rStyle w:val="f101"/>
        </w:rPr>
        <w:t>CHC    Canadian Hydronics Council ( www.chchydro.com)</w:t>
      </w:r>
    </w:p>
    <w:p w14:paraId="258A9D62" w14:textId="77777777" w:rsidR="00776CBC" w:rsidRPr="00B620DB" w:rsidRDefault="00776CBC" w:rsidP="00776CBC">
      <w:pPr>
        <w:pStyle w:val="05Sentence"/>
      </w:pPr>
      <w:r w:rsidRPr="00B620DB">
        <w:rPr>
          <w:rStyle w:val="f101"/>
        </w:rPr>
        <w:t>CISC    Canadian Institute of Steel Construction ( www.cisc-icca.ca)</w:t>
      </w:r>
    </w:p>
    <w:p w14:paraId="51C4864D" w14:textId="0CB7A62C" w:rsidR="00776CBC" w:rsidRDefault="00776CBC" w:rsidP="00776CBC">
      <w:pPr>
        <w:pStyle w:val="05Sentence"/>
        <w:rPr>
          <w:ins w:id="1964" w:author="Dang, Tommy HOUS:EX" w:date="2023-05-04T14:27:00Z"/>
          <w:rStyle w:val="f101"/>
        </w:rPr>
      </w:pPr>
      <w:r w:rsidRPr="00B620DB">
        <w:rPr>
          <w:rStyle w:val="f101"/>
        </w:rPr>
        <w:t xml:space="preserve">CMHC    Canada Mortgage and Housing Corporation ( </w:t>
      </w:r>
      <w:ins w:id="1965" w:author="Dang, Tommy HOUS:EX" w:date="2023-05-04T14:27:00Z">
        <w:r w:rsidR="00390CEB">
          <w:rPr>
            <w:rStyle w:val="f101"/>
          </w:rPr>
          <w:fldChar w:fldCharType="begin"/>
        </w:r>
        <w:r w:rsidR="00390CEB">
          <w:rPr>
            <w:rStyle w:val="f101"/>
          </w:rPr>
          <w:instrText xml:space="preserve"> HYPERLINK "http://</w:instrText>
        </w:r>
      </w:ins>
      <w:r w:rsidR="00390CEB" w:rsidRPr="00B620DB">
        <w:rPr>
          <w:rStyle w:val="f101"/>
        </w:rPr>
        <w:instrText>www.cmhc.ca</w:instrText>
      </w:r>
      <w:ins w:id="1966" w:author="Dang, Tommy HOUS:EX" w:date="2023-05-04T14:27:00Z">
        <w:r w:rsidR="00390CEB">
          <w:rPr>
            <w:rStyle w:val="f101"/>
          </w:rPr>
          <w:instrText xml:space="preserve">" </w:instrText>
        </w:r>
        <w:r w:rsidR="00390CEB">
          <w:rPr>
            <w:rStyle w:val="f101"/>
          </w:rPr>
        </w:r>
        <w:r w:rsidR="00390CEB">
          <w:rPr>
            <w:rStyle w:val="f101"/>
          </w:rPr>
          <w:fldChar w:fldCharType="separate"/>
        </w:r>
      </w:ins>
      <w:r w:rsidR="00390CEB" w:rsidRPr="000B1B83">
        <w:rPr>
          <w:rStyle w:val="Hyperlink"/>
        </w:rPr>
        <w:t>www.cmhc.ca</w:t>
      </w:r>
      <w:ins w:id="1967" w:author="Dang, Tommy HOUS:EX" w:date="2023-05-04T14:27:00Z">
        <w:r w:rsidR="00390CEB">
          <w:rPr>
            <w:rStyle w:val="f101"/>
          </w:rPr>
          <w:fldChar w:fldCharType="end"/>
        </w:r>
      </w:ins>
      <w:r w:rsidRPr="00B620DB">
        <w:rPr>
          <w:rStyle w:val="f101"/>
        </w:rPr>
        <w:t>)</w:t>
      </w:r>
    </w:p>
    <w:p w14:paraId="3DA6DBEA" w14:textId="69403B2D" w:rsidR="00390CEB" w:rsidRPr="00B620DB" w:rsidRDefault="00390CEB" w:rsidP="00776CBC">
      <w:pPr>
        <w:pStyle w:val="05Sentence"/>
      </w:pPr>
      <w:ins w:id="1968" w:author="Dang, Tommy HOUS:EX" w:date="2023-05-04T14:27:00Z">
        <w:r>
          <w:rPr>
            <w:rStyle w:val="f101"/>
          </w:rPr>
          <w:t>CoV    City of Vancouver (www.vancouver.ca)</w:t>
        </w:r>
      </w:ins>
    </w:p>
    <w:p w14:paraId="7B611FAC" w14:textId="77777777" w:rsidR="00776CBC" w:rsidRPr="00B620DB" w:rsidRDefault="00776CBC" w:rsidP="00776CBC">
      <w:pPr>
        <w:pStyle w:val="05Sentence"/>
      </w:pPr>
      <w:r w:rsidRPr="00B620DB">
        <w:rPr>
          <w:rStyle w:val="f101"/>
        </w:rPr>
        <w:t>CRCA    Canadian Roofing Contractors' Association ( www.roofingcanada.com)</w:t>
      </w:r>
    </w:p>
    <w:p w14:paraId="5808F24F" w14:textId="77777777" w:rsidR="00776CBC" w:rsidRPr="00B620DB" w:rsidRDefault="00776CBC" w:rsidP="00776CBC">
      <w:pPr>
        <w:pStyle w:val="05Sentence"/>
      </w:pPr>
      <w:r w:rsidRPr="00B620DB">
        <w:rPr>
          <w:rStyle w:val="f101"/>
        </w:rPr>
        <w:t>CSA    CSA Group ( www.csagroup.org)</w:t>
      </w:r>
    </w:p>
    <w:p w14:paraId="6A449F08" w14:textId="77777777" w:rsidR="00776CBC" w:rsidRPr="00B620DB" w:rsidRDefault="00776CBC" w:rsidP="00776CBC">
      <w:pPr>
        <w:pStyle w:val="05Sentence"/>
      </w:pPr>
      <w:r w:rsidRPr="00B620DB">
        <w:rPr>
          <w:rStyle w:val="f101"/>
        </w:rPr>
        <w:t>CSSBI    Canadian Sheet Steel Building Institute ( www.cssbi.ca)</w:t>
      </w:r>
    </w:p>
    <w:p w14:paraId="6595EA0B" w14:textId="77777777" w:rsidR="00776CBC" w:rsidRPr="00B620DB" w:rsidRDefault="00776CBC" w:rsidP="00776CBC">
      <w:pPr>
        <w:pStyle w:val="05Sentence"/>
      </w:pPr>
      <w:r w:rsidRPr="00B620DB">
        <w:rPr>
          <w:rStyle w:val="f101"/>
        </w:rPr>
        <w:t>CWC    Canadian Wood Council ( www.cwc.ca)</w:t>
      </w:r>
    </w:p>
    <w:p w14:paraId="434096AA" w14:textId="77777777" w:rsidR="00776CBC" w:rsidRPr="00B620DB" w:rsidRDefault="00776CBC" w:rsidP="00776CBC">
      <w:pPr>
        <w:pStyle w:val="05Sentence"/>
      </w:pPr>
      <w:r w:rsidRPr="00B620DB">
        <w:rPr>
          <w:rStyle w:val="f101"/>
        </w:rPr>
        <w:t>DOE    U.S. Department of Energy ( www.energy.gov)</w:t>
      </w:r>
    </w:p>
    <w:p w14:paraId="1FE0DC77" w14:textId="77777777" w:rsidR="00776CBC" w:rsidRPr="00B620DB" w:rsidRDefault="00776CBC" w:rsidP="00776CBC">
      <w:pPr>
        <w:pStyle w:val="05Sentence"/>
      </w:pPr>
      <w:r w:rsidRPr="00B620DB">
        <w:rPr>
          <w:rStyle w:val="f101"/>
        </w:rPr>
        <w:t>EC    Environment and Climate Change Canada ( www.ec.gc.ca)</w:t>
      </w:r>
    </w:p>
    <w:p w14:paraId="10767981" w14:textId="77777777" w:rsidR="00776CBC" w:rsidRPr="00B620DB" w:rsidRDefault="00776CBC" w:rsidP="00776CBC">
      <w:pPr>
        <w:pStyle w:val="05Sentence"/>
      </w:pPr>
      <w:r w:rsidRPr="00B620DB">
        <w:rPr>
          <w:rStyle w:val="f101"/>
        </w:rPr>
        <w:t>ECC    EIFS Council of Canada ( www.eifscouncil.org)</w:t>
      </w:r>
    </w:p>
    <w:p w14:paraId="2C200D27" w14:textId="77777777" w:rsidR="00776CBC" w:rsidRPr="00B620DB" w:rsidRDefault="00776CBC" w:rsidP="00776CBC">
      <w:pPr>
        <w:pStyle w:val="05Sentence"/>
      </w:pPr>
      <w:r w:rsidRPr="00B620DB">
        <w:rPr>
          <w:rStyle w:val="f101"/>
        </w:rPr>
        <w:t>EPA    Environmental Protection Agency (U.S.) ( www.epa.gov)</w:t>
      </w:r>
    </w:p>
    <w:p w14:paraId="64A548FD" w14:textId="77777777" w:rsidR="00776CBC" w:rsidRPr="00B620DB" w:rsidRDefault="00776CBC" w:rsidP="00776CBC">
      <w:pPr>
        <w:pStyle w:val="05Sentence"/>
      </w:pPr>
      <w:r w:rsidRPr="00B620DB">
        <w:rPr>
          <w:rStyle w:val="f101"/>
        </w:rPr>
        <w:t>FEMA    Federal Emergency Management Agency (U.S.) ( www.fema.gov)</w:t>
      </w:r>
    </w:p>
    <w:p w14:paraId="33EDF81D" w14:textId="77777777" w:rsidR="00776CBC" w:rsidRPr="00B620DB" w:rsidRDefault="00776CBC" w:rsidP="00776CBC">
      <w:pPr>
        <w:pStyle w:val="05Sentence"/>
      </w:pPr>
      <w:r w:rsidRPr="00B620DB">
        <w:rPr>
          <w:rStyle w:val="f101"/>
        </w:rPr>
        <w:t>FLL    German Landscape Research, Development and Construction Society ( shop.fll.de/en)</w:t>
      </w:r>
    </w:p>
    <w:p w14:paraId="4B544115" w14:textId="77777777" w:rsidR="00776CBC" w:rsidRPr="00B620DB" w:rsidRDefault="00776CBC" w:rsidP="00776CBC">
      <w:pPr>
        <w:pStyle w:val="05Sentence"/>
      </w:pPr>
      <w:r w:rsidRPr="00B620DB">
        <w:rPr>
          <w:rStyle w:val="f101"/>
        </w:rPr>
        <w:t>FPI    FPInnovations – Wood Products (formerly FCC – Forintek Canada Corporation) ( www.fpinnovations.ca)</w:t>
      </w:r>
    </w:p>
    <w:p w14:paraId="7A51A694" w14:textId="77777777" w:rsidR="00776CBC" w:rsidRPr="00B620DB" w:rsidRDefault="00776CBC" w:rsidP="00776CBC">
      <w:pPr>
        <w:pStyle w:val="05Sentence"/>
      </w:pPr>
      <w:r w:rsidRPr="00B620DB">
        <w:rPr>
          <w:rStyle w:val="f101"/>
        </w:rPr>
        <w:t>GRHC    Green Roofs for Healthy Cities ( www.greenroofs.org)</w:t>
      </w:r>
    </w:p>
    <w:p w14:paraId="297087CF" w14:textId="77777777" w:rsidR="00776CBC" w:rsidRPr="00B620DB" w:rsidRDefault="00776CBC" w:rsidP="00776CBC">
      <w:pPr>
        <w:pStyle w:val="05Sentence"/>
      </w:pPr>
      <w:r w:rsidRPr="00B620DB">
        <w:rPr>
          <w:rStyle w:val="f101"/>
        </w:rPr>
        <w:t>HC    Health Canada ( www.hc-sc.gc.ca)</w:t>
      </w:r>
    </w:p>
    <w:p w14:paraId="5D16D668" w14:textId="77777777" w:rsidR="00776CBC" w:rsidRPr="00B620DB" w:rsidRDefault="00776CBC" w:rsidP="00776CBC">
      <w:pPr>
        <w:pStyle w:val="05Sentence"/>
      </w:pPr>
      <w:r w:rsidRPr="00B620DB">
        <w:rPr>
          <w:rStyle w:val="f101"/>
        </w:rPr>
        <w:t>HPVA    Decorative Hardwoods Association (formerly Hardwood Plywood &amp; Veneer Association) ( www.decorativehardwoods.org)</w:t>
      </w:r>
    </w:p>
    <w:p w14:paraId="502C3530" w14:textId="77777777" w:rsidR="00776CBC" w:rsidRPr="00B620DB" w:rsidRDefault="00776CBC" w:rsidP="00776CBC">
      <w:pPr>
        <w:pStyle w:val="05Sentence"/>
      </w:pPr>
      <w:r w:rsidRPr="00B620DB">
        <w:rPr>
          <w:rStyle w:val="f101"/>
        </w:rPr>
        <w:t>HRAI    Heating, Refrigeration and Air Conditioning Institute of Canada ( www.hrai.ca)</w:t>
      </w:r>
    </w:p>
    <w:p w14:paraId="4B01515F" w14:textId="77777777" w:rsidR="00776CBC" w:rsidRPr="00B620DB" w:rsidRDefault="00776CBC" w:rsidP="00776CBC">
      <w:pPr>
        <w:pStyle w:val="05Sentence"/>
      </w:pPr>
      <w:r w:rsidRPr="00B620DB">
        <w:rPr>
          <w:rStyle w:val="f101"/>
        </w:rPr>
        <w:t>HVI    Home Ventilating Institute ( www.hvi.org)</w:t>
      </w:r>
    </w:p>
    <w:p w14:paraId="0C9B88AD" w14:textId="77777777" w:rsidR="00776CBC" w:rsidRPr="00B620DB" w:rsidRDefault="00776CBC" w:rsidP="00776CBC">
      <w:pPr>
        <w:pStyle w:val="05Sentence"/>
      </w:pPr>
      <w:r w:rsidRPr="00B620DB">
        <w:rPr>
          <w:rStyle w:val="f101"/>
        </w:rPr>
        <w:t>ICC    International Code Council ( www.iccsafe.org)</w:t>
      </w:r>
    </w:p>
    <w:p w14:paraId="45D6FC2F" w14:textId="77777777" w:rsidR="00776CBC" w:rsidRPr="00B620DB" w:rsidRDefault="00776CBC" w:rsidP="00776CBC">
      <w:pPr>
        <w:pStyle w:val="05Sentence"/>
      </w:pPr>
      <w:r w:rsidRPr="00B620DB">
        <w:rPr>
          <w:rStyle w:val="f101"/>
        </w:rPr>
        <w:t>IEC    International Electrotechnical Commission ( www.iec.ch)</w:t>
      </w:r>
    </w:p>
    <w:p w14:paraId="63957EC6" w14:textId="77777777" w:rsidR="00776CBC" w:rsidRPr="00B620DB" w:rsidRDefault="00776CBC" w:rsidP="00776CBC">
      <w:pPr>
        <w:pStyle w:val="05Sentence"/>
      </w:pPr>
      <w:r w:rsidRPr="00B620DB">
        <w:rPr>
          <w:rStyle w:val="f101"/>
        </w:rPr>
        <w:lastRenderedPageBreak/>
        <w:t>ISO    International Organization for Standardization ( www.iso.org)</w:t>
      </w:r>
    </w:p>
    <w:p w14:paraId="792D5AC0" w14:textId="77777777" w:rsidR="00776CBC" w:rsidRPr="00B620DB" w:rsidRDefault="00776CBC" w:rsidP="00776CBC">
      <w:pPr>
        <w:pStyle w:val="05Sentence"/>
      </w:pPr>
      <w:r w:rsidRPr="00B620DB">
        <w:rPr>
          <w:rStyle w:val="f101"/>
        </w:rPr>
        <w:t>NBC    National Building Code of Canada 2020</w:t>
      </w:r>
    </w:p>
    <w:p w14:paraId="5BFF7C5F" w14:textId="77777777" w:rsidR="00776CBC" w:rsidRPr="00B620DB" w:rsidRDefault="00776CBC" w:rsidP="00776CBC">
      <w:pPr>
        <w:pStyle w:val="05Sentence"/>
      </w:pPr>
      <w:r w:rsidRPr="00B620DB">
        <w:rPr>
          <w:rStyle w:val="f101"/>
        </w:rPr>
        <w:t>NCMA    National Concrete Masonry Association ( www.ncma.org)</w:t>
      </w:r>
    </w:p>
    <w:p w14:paraId="735335D4" w14:textId="77777777" w:rsidR="00776CBC" w:rsidRPr="00B620DB" w:rsidRDefault="00776CBC" w:rsidP="00776CBC">
      <w:pPr>
        <w:pStyle w:val="05Sentence"/>
      </w:pPr>
      <w:r w:rsidRPr="00B620DB">
        <w:rPr>
          <w:rStyle w:val="f101"/>
        </w:rPr>
        <w:t>NECB    National Energy Code of Canada for Buildings 2020</w:t>
      </w:r>
    </w:p>
    <w:p w14:paraId="5A4506BE" w14:textId="77777777" w:rsidR="00776CBC" w:rsidRPr="00B620DB" w:rsidRDefault="00776CBC" w:rsidP="00776CBC">
      <w:pPr>
        <w:pStyle w:val="05Sentence"/>
      </w:pPr>
      <w:r w:rsidRPr="00B620DB">
        <w:rPr>
          <w:rStyle w:val="f101"/>
        </w:rPr>
        <w:t>NEMA    National Electrical Manufacturers Association ( www.nema.org)</w:t>
      </w:r>
    </w:p>
    <w:p w14:paraId="25208343" w14:textId="77777777" w:rsidR="00776CBC" w:rsidRPr="00B620DB" w:rsidRDefault="00776CBC" w:rsidP="00776CBC">
      <w:pPr>
        <w:pStyle w:val="05Sentence"/>
      </w:pPr>
      <w:r w:rsidRPr="00B620DB">
        <w:rPr>
          <w:rStyle w:val="f101"/>
        </w:rPr>
        <w:t>NFC    National Fire Code of Canada 2020</w:t>
      </w:r>
    </w:p>
    <w:p w14:paraId="6B586BD1" w14:textId="77777777" w:rsidR="00776CBC" w:rsidRPr="00B620DB" w:rsidRDefault="00776CBC" w:rsidP="00776CBC">
      <w:pPr>
        <w:pStyle w:val="05Sentence"/>
      </w:pPr>
      <w:r w:rsidRPr="00B620DB">
        <w:rPr>
          <w:rStyle w:val="f101"/>
        </w:rPr>
        <w:t>NFPA    National Fire Protection Association ( www.nfpa.org)</w:t>
      </w:r>
    </w:p>
    <w:p w14:paraId="3A2D1FE5" w14:textId="77777777" w:rsidR="00776CBC" w:rsidRPr="00B620DB" w:rsidRDefault="00776CBC" w:rsidP="00776CBC">
      <w:pPr>
        <w:pStyle w:val="05Sentence"/>
      </w:pPr>
      <w:r w:rsidRPr="00B620DB">
        <w:rPr>
          <w:rStyle w:val="f101"/>
        </w:rPr>
        <w:t>NFRC    National Fenestration Rating Council ( www.nfrc.org)</w:t>
      </w:r>
    </w:p>
    <w:p w14:paraId="702D6E7A" w14:textId="77777777" w:rsidR="00776CBC" w:rsidRPr="00B620DB" w:rsidRDefault="00776CBC" w:rsidP="00776CBC">
      <w:pPr>
        <w:pStyle w:val="05Sentence"/>
      </w:pPr>
      <w:r w:rsidRPr="00B620DB">
        <w:rPr>
          <w:rStyle w:val="f101"/>
        </w:rPr>
        <w:t>NLGA    National Lumber Grades Authority ( www.nlga.org)</w:t>
      </w:r>
    </w:p>
    <w:p w14:paraId="19F439CE" w14:textId="77777777" w:rsidR="00776CBC" w:rsidRPr="00B620DB" w:rsidRDefault="00776CBC" w:rsidP="00776CBC">
      <w:pPr>
        <w:pStyle w:val="05Sentence"/>
      </w:pPr>
      <w:r w:rsidRPr="00B620DB">
        <w:rPr>
          <w:rStyle w:val="f101"/>
        </w:rPr>
        <w:t>NPC    National Plumbing Code of Canada 2020</w:t>
      </w:r>
    </w:p>
    <w:p w14:paraId="495A5480" w14:textId="77777777" w:rsidR="00776CBC" w:rsidRPr="00B620DB" w:rsidRDefault="00776CBC" w:rsidP="00776CBC">
      <w:pPr>
        <w:pStyle w:val="05Sentence"/>
      </w:pPr>
      <w:r w:rsidRPr="00B620DB">
        <w:rPr>
          <w:rStyle w:val="f101"/>
        </w:rPr>
        <w:t>NRC    National Research Council of Canada ( nrc.canada.ca)</w:t>
      </w:r>
    </w:p>
    <w:p w14:paraId="296882FA" w14:textId="77777777" w:rsidR="00776CBC" w:rsidRPr="00B620DB" w:rsidRDefault="00776CBC" w:rsidP="00776CBC">
      <w:pPr>
        <w:pStyle w:val="05Sentence"/>
      </w:pPr>
      <w:r w:rsidRPr="00B620DB">
        <w:rPr>
          <w:rStyle w:val="f101"/>
        </w:rPr>
        <w:t>NRCA    National Roofing Contractors Association ( www.nrca.net)</w:t>
      </w:r>
    </w:p>
    <w:p w14:paraId="29756772" w14:textId="77777777" w:rsidR="00776CBC" w:rsidRPr="00B620DB" w:rsidRDefault="00776CBC" w:rsidP="00776CBC">
      <w:pPr>
        <w:pStyle w:val="05Sentence"/>
      </w:pPr>
      <w:r w:rsidRPr="00B620DB">
        <w:rPr>
          <w:rStyle w:val="f101"/>
        </w:rPr>
        <w:t>NRCan    Natural Resources Canada ( www.nrcan.gc.ca)</w:t>
      </w:r>
    </w:p>
    <w:p w14:paraId="180E43DA" w14:textId="77777777" w:rsidR="00776CBC" w:rsidRPr="00B620DB" w:rsidRDefault="00776CBC" w:rsidP="00776CBC">
      <w:pPr>
        <w:pStyle w:val="05Sentence"/>
      </w:pPr>
      <w:r w:rsidRPr="00B620DB">
        <w:rPr>
          <w:rStyle w:val="f101"/>
        </w:rPr>
        <w:t>NYCDH    New York City Department of Health and Mental Hygiene ( www.nyc.gov/health)</w:t>
      </w:r>
    </w:p>
    <w:p w14:paraId="764DC7F3" w14:textId="77777777" w:rsidR="00776CBC" w:rsidRPr="00B620DB" w:rsidRDefault="00776CBC" w:rsidP="00776CBC">
      <w:pPr>
        <w:pStyle w:val="05Sentence"/>
      </w:pPr>
      <w:r w:rsidRPr="00B620DB">
        <w:rPr>
          <w:rStyle w:val="f101"/>
        </w:rPr>
        <w:t>OMMAH    Ontario Ministry of Municipal Affairs and Housing ( www.mah.gov.on.ca)</w:t>
      </w:r>
    </w:p>
    <w:p w14:paraId="20FCB99A" w14:textId="77777777" w:rsidR="00776CBC" w:rsidRPr="00B620DB" w:rsidRDefault="00776CBC" w:rsidP="00776CBC">
      <w:pPr>
        <w:pStyle w:val="05Sentence"/>
      </w:pPr>
      <w:r w:rsidRPr="00B620DB">
        <w:rPr>
          <w:rStyle w:val="f101"/>
        </w:rPr>
        <w:t xml:space="preserve">SEI    Structural Engineering Institute </w:t>
      </w:r>
      <w:r w:rsidRPr="00B620DB">
        <w:br/>
      </w:r>
      <w:r w:rsidRPr="00B620DB">
        <w:rPr>
          <w:rStyle w:val="f101"/>
        </w:rPr>
        <w:t>( www.asce.org/structural-engineering/structural-engineering)</w:t>
      </w:r>
    </w:p>
    <w:p w14:paraId="1A691A65" w14:textId="77777777" w:rsidR="00776CBC" w:rsidRPr="00B620DB" w:rsidRDefault="00776CBC" w:rsidP="00776CBC">
      <w:pPr>
        <w:pStyle w:val="05Sentence"/>
      </w:pPr>
      <w:r w:rsidRPr="00B620DB">
        <w:rPr>
          <w:rStyle w:val="f101"/>
        </w:rPr>
        <w:t>SMACNA    Sheet Metal and Air Conditioning Contractors' National Association ( www.smacna.org)</w:t>
      </w:r>
    </w:p>
    <w:p w14:paraId="4D26592D" w14:textId="77777777" w:rsidR="00776CBC" w:rsidRPr="00B620DB" w:rsidRDefault="00776CBC" w:rsidP="00776CBC">
      <w:pPr>
        <w:pStyle w:val="05Sentence"/>
      </w:pPr>
      <w:r w:rsidRPr="00B620DB">
        <w:rPr>
          <w:rStyle w:val="f101"/>
        </w:rPr>
        <w:t>SPRI    Single Ply Roofing Industry ( www.spri.org)</w:t>
      </w:r>
    </w:p>
    <w:p w14:paraId="5337EDEF" w14:textId="77777777" w:rsidR="00776CBC" w:rsidRDefault="00776CBC" w:rsidP="00776CBC">
      <w:pPr>
        <w:pStyle w:val="05Sentence"/>
        <w:rPr>
          <w:ins w:id="1969" w:author="Dang, Tommy HOUS:EX" w:date="2023-05-04T14:29:00Z"/>
          <w:rStyle w:val="f101"/>
        </w:rPr>
      </w:pPr>
      <w:r w:rsidRPr="00B620DB">
        <w:rPr>
          <w:rStyle w:val="f101"/>
        </w:rPr>
        <w:t>TC    Transport Canada ( tc.canada.ca)</w:t>
      </w:r>
    </w:p>
    <w:p w14:paraId="3637CE2E" w14:textId="47212097" w:rsidR="00AE4D50" w:rsidRPr="00B620DB" w:rsidRDefault="00AE4D50" w:rsidP="00776CBC">
      <w:pPr>
        <w:pStyle w:val="05Sentence"/>
      </w:pPr>
      <w:ins w:id="1970" w:author="Dang, Tommy HOUS:EX" w:date="2023-05-04T14:29:00Z">
        <w:r>
          <w:rPr>
            <w:rStyle w:val="f101"/>
          </w:rPr>
          <w:t xml:space="preserve">TECA  </w:t>
        </w:r>
      </w:ins>
      <w:ins w:id="1971" w:author="Dang, Tommy HOUS:EX" w:date="2023-05-04T14:30:00Z">
        <w:r>
          <w:rPr>
            <w:rStyle w:val="f101"/>
          </w:rPr>
          <w:t xml:space="preserve">  Thermal Environmental Comfort Association (www.teca.ca)</w:t>
        </w:r>
      </w:ins>
    </w:p>
    <w:p w14:paraId="23AFDAD1" w14:textId="77777777" w:rsidR="00776CBC" w:rsidRPr="00B620DB" w:rsidRDefault="00776CBC" w:rsidP="00776CBC">
      <w:pPr>
        <w:pStyle w:val="05Sentence"/>
      </w:pPr>
      <w:r w:rsidRPr="00B620DB">
        <w:rPr>
          <w:rStyle w:val="f101"/>
        </w:rPr>
        <w:t>TIAC    Thermal Insulation Association of Canada ( www.tiac.ca)</w:t>
      </w:r>
    </w:p>
    <w:p w14:paraId="2C6A5A78" w14:textId="77777777" w:rsidR="00776CBC" w:rsidRPr="00B620DB" w:rsidRDefault="00776CBC" w:rsidP="00776CBC">
      <w:pPr>
        <w:pStyle w:val="05Sentence"/>
      </w:pPr>
      <w:r w:rsidRPr="00B620DB">
        <w:rPr>
          <w:rStyle w:val="f101"/>
        </w:rPr>
        <w:t>TPIC    Truss Plate Institute of Canada ( www.tpic.ca)</w:t>
      </w:r>
    </w:p>
    <w:p w14:paraId="071D7F92" w14:textId="77777777" w:rsidR="00776CBC" w:rsidRPr="00B620DB" w:rsidRDefault="00776CBC" w:rsidP="00776CBC">
      <w:pPr>
        <w:pStyle w:val="05Sentence"/>
      </w:pPr>
      <w:r w:rsidRPr="00B620DB">
        <w:rPr>
          <w:rStyle w:val="f101"/>
        </w:rPr>
        <w:t>TWC    Tarion Warranty Corporation (formerly Ontario New Home Warranty Program) ( www.tarion.com)</w:t>
      </w:r>
    </w:p>
    <w:p w14:paraId="11B3AC94" w14:textId="77777777" w:rsidR="00776CBC" w:rsidRPr="00B620DB" w:rsidRDefault="00776CBC" w:rsidP="00776CBC">
      <w:pPr>
        <w:pStyle w:val="05Sentence"/>
      </w:pPr>
      <w:r w:rsidRPr="00B620DB">
        <w:rPr>
          <w:rStyle w:val="f101"/>
        </w:rPr>
        <w:t>UL    Underwriters' Laboratories Inc. ( www.ul.com)</w:t>
      </w:r>
    </w:p>
    <w:p w14:paraId="34F06782" w14:textId="77777777" w:rsidR="00776CBC" w:rsidRDefault="00776CBC" w:rsidP="00776CBC">
      <w:pPr>
        <w:pStyle w:val="05Sentence"/>
        <w:rPr>
          <w:ins w:id="1972" w:author="Dang, Tommy HOUS:EX" w:date="2023-05-04T14:30:00Z"/>
          <w:rStyle w:val="f101"/>
        </w:rPr>
      </w:pPr>
      <w:r w:rsidRPr="00B620DB">
        <w:rPr>
          <w:rStyle w:val="f101"/>
        </w:rPr>
        <w:t>ULC    ULC Standards ( canada.ul.com/ulcstandards)</w:t>
      </w:r>
    </w:p>
    <w:p w14:paraId="68ECF416" w14:textId="34DB4D9F" w:rsidR="00AE4D50" w:rsidRPr="00B620DB" w:rsidRDefault="00AE4D50" w:rsidP="00776CBC">
      <w:pPr>
        <w:pStyle w:val="05Sentence"/>
      </w:pPr>
      <w:ins w:id="1973" w:author="Dang, Tommy HOUS:EX" w:date="2023-05-04T14:30:00Z">
        <w:r>
          <w:rPr>
            <w:rStyle w:val="f101"/>
          </w:rPr>
          <w:t>USACE    United States Army Corps of Engineers (www.erdc.usace.army.mil/Locations</w:t>
        </w:r>
      </w:ins>
      <w:ins w:id="1974" w:author="Dang, Tommy HOUS:EX" w:date="2023-05-04T14:31:00Z">
        <w:r>
          <w:rPr>
            <w:rStyle w:val="f101"/>
          </w:rPr>
          <w:t>/CERL)</w:t>
        </w:r>
      </w:ins>
    </w:p>
    <w:p w14:paraId="05BFB37B" w14:textId="77777777" w:rsidR="00776CBC" w:rsidRPr="00B620DB" w:rsidRDefault="00776CBC" w:rsidP="00776CBC">
      <w:pPr>
        <w:pStyle w:val="05Sentence"/>
      </w:pPr>
      <w:r w:rsidRPr="00B620DB">
        <w:rPr>
          <w:rStyle w:val="f101"/>
        </w:rPr>
        <w:t>WCLIB    Pacific Lumber Inspection Bureau (formerly West Coast Lumber Inspection Bureau) ( www.plib.org)</w:t>
      </w:r>
    </w:p>
    <w:p w14:paraId="26553394" w14:textId="77777777" w:rsidR="00776CBC" w:rsidRPr="00B620DB" w:rsidRDefault="00776CBC" w:rsidP="00776CBC">
      <w:pPr>
        <w:pStyle w:val="05Sentence"/>
      </w:pPr>
      <w:r w:rsidRPr="00B620DB">
        <w:rPr>
          <w:rStyle w:val="f101"/>
        </w:rPr>
        <w:t>WWPA    Western Wood Products Association ( www.wwpa.org)</w:t>
      </w:r>
      <w:bookmarkStart w:id="1975" w:name="a121115"/>
      <w:bookmarkStart w:id="1976" w:name="a117268"/>
      <w:bookmarkStart w:id="1977" w:name="a55575"/>
      <w:bookmarkStart w:id="1978" w:name="a55576"/>
      <w:bookmarkEnd w:id="1975"/>
      <w:bookmarkEnd w:id="1976"/>
      <w:bookmarkEnd w:id="1977"/>
      <w:bookmarkEnd w:id="1978"/>
    </w:p>
    <w:p w14:paraId="2DA86997" w14:textId="77777777" w:rsidR="00121228" w:rsidRDefault="00776CBC" w:rsidP="00776CBC">
      <w:pPr>
        <w:pStyle w:val="05Sentence"/>
        <w:rPr>
          <w:rStyle w:val="Hyperlink"/>
          <w:color w:val="auto"/>
          <w:u w:val="none"/>
        </w:rPr>
      </w:pPr>
      <w:r>
        <w:rPr>
          <w:rStyle w:val="Hyperlink"/>
          <w:color w:val="auto"/>
          <w:u w:val="none"/>
        </w:rPr>
        <w:fldChar w:fldCharType="begin"/>
      </w:r>
      <w:r>
        <w:rPr>
          <w:rStyle w:val="Hyperlink"/>
          <w:color w:val="auto"/>
          <w:u w:val="none"/>
        </w:rPr>
        <w:instrText xml:space="preserve"> HYPERLINK "file:///E:\\_2005-201X_Codes_Guides\\HTML_DOCX\\_WORD_source\\NBC2020p1\\nbc2020_files\\flt7.html" </w:instrText>
      </w:r>
      <w:r>
        <w:rPr>
          <w:rStyle w:val="Hyperlink"/>
          <w:color w:val="auto"/>
          <w:u w:val="none"/>
        </w:rPr>
      </w:r>
      <w:r>
        <w:rPr>
          <w:rStyle w:val="Hyperlink"/>
          <w:color w:val="auto"/>
          <w:u w:val="none"/>
        </w:rPr>
        <w:fldChar w:fldCharType="separate"/>
      </w:r>
    </w:p>
    <w:p w14:paraId="30E7A1DE" w14:textId="77777777" w:rsidR="00121228" w:rsidRDefault="00121228">
      <w:pPr>
        <w:rPr>
          <w:rStyle w:val="Hyperlink"/>
          <w:rFonts w:ascii="Palatino" w:hAnsi="Palatino"/>
          <w:snapToGrid w:val="0"/>
          <w:color w:val="auto"/>
          <w:sz w:val="20"/>
          <w:szCs w:val="20"/>
          <w:u w:val="none"/>
        </w:rPr>
      </w:pPr>
      <w:r>
        <w:rPr>
          <w:rStyle w:val="Hyperlink"/>
          <w:color w:val="auto"/>
          <w:u w:val="none"/>
        </w:rPr>
        <w:br w:type="page"/>
      </w:r>
    </w:p>
    <w:p w14:paraId="41399D96" w14:textId="77777777" w:rsidR="00121228" w:rsidRDefault="00776CBC" w:rsidP="00135AFF">
      <w:pPr>
        <w:pStyle w:val="01Part"/>
        <w:rPr>
          <w:rFonts w:eastAsia="HelveticaLTPro-Black"/>
          <w:lang w:val="en-CA"/>
        </w:rPr>
      </w:pPr>
      <w:r>
        <w:rPr>
          <w:rStyle w:val="Hyperlink"/>
          <w:color w:val="auto"/>
          <w:sz w:val="20"/>
          <w:u w:val="none"/>
        </w:rPr>
        <w:lastRenderedPageBreak/>
        <w:fldChar w:fldCharType="end"/>
      </w:r>
      <w:bookmarkStart w:id="1979" w:name="a55577"/>
      <w:bookmarkStart w:id="1980" w:name="a121118"/>
      <w:bookmarkStart w:id="1981" w:name="en001281"/>
      <w:bookmarkEnd w:id="1979"/>
      <w:bookmarkEnd w:id="1980"/>
      <w:bookmarkEnd w:id="1981"/>
      <w:r w:rsidR="00121228">
        <w:rPr>
          <w:rFonts w:eastAsia="HelveticaLTPro-Black"/>
          <w:lang w:val="en-CA"/>
        </w:rPr>
        <w:t>Notes to Part 1</w:t>
      </w:r>
    </w:p>
    <w:p w14:paraId="5A5F5876" w14:textId="77777777" w:rsidR="00121228" w:rsidRDefault="00121228" w:rsidP="00135AFF">
      <w:pPr>
        <w:pStyle w:val="01Part"/>
        <w:rPr>
          <w:rStyle w:val="Hyperlink"/>
          <w:color w:val="auto"/>
          <w:u w:val="none"/>
        </w:rPr>
      </w:pPr>
      <w:r>
        <w:rPr>
          <w:rFonts w:eastAsia="HelveticaLTPro-Black"/>
          <w:lang w:val="en-CA"/>
        </w:rPr>
        <w:t>General</w:t>
      </w:r>
    </w:p>
    <w:p w14:paraId="16D17FF6" w14:textId="77777777" w:rsidR="00776CBC" w:rsidRPr="00B620DB" w:rsidRDefault="00776CBC" w:rsidP="00121228">
      <w:pPr>
        <w:pStyle w:val="13Appnotes"/>
      </w:pPr>
      <w:r w:rsidRPr="00B620DB">
        <w:rPr>
          <w:rStyle w:val="f101"/>
        </w:rPr>
        <w:t>A-1.1.2.1.(1)   </w:t>
      </w:r>
      <w:bookmarkStart w:id="1982" w:name="a121120"/>
      <w:bookmarkEnd w:id="1982"/>
      <w:r w:rsidRPr="00B620DB">
        <w:rPr>
          <w:rStyle w:val="f101"/>
        </w:rPr>
        <w:t>Objectives and Functional Statements Attributed to Acceptable Solutions. The objectives and functional statements attributed to each Code provision are listed in a table following the provisions in each Part.</w:t>
      </w:r>
    </w:p>
    <w:p w14:paraId="7E26B2B7" w14:textId="77777777" w:rsidR="00776CBC" w:rsidRPr="00B620DB" w:rsidRDefault="00776CBC" w:rsidP="00121228">
      <w:pPr>
        <w:pStyle w:val="13Appnotes"/>
      </w:pPr>
      <w:r w:rsidRPr="00B620DB">
        <w:rPr>
          <w:rStyle w:val="f101"/>
        </w:rPr>
        <w:t xml:space="preserve">Many provisions in Division B serve as modifiers of or pointers to other provisions, or serve other clarification or explanatory purposes. In most cases, no objectives and functional statements have been attributed to such provisions, which therefore do not appear in the above-mentioned tables. </w:t>
      </w:r>
    </w:p>
    <w:p w14:paraId="2DA31915" w14:textId="77777777" w:rsidR="00776CBC" w:rsidRPr="00B620DB" w:rsidRDefault="00776CBC" w:rsidP="00121228">
      <w:pPr>
        <w:pStyle w:val="13Appnotes"/>
      </w:pPr>
      <w:r w:rsidRPr="00B620DB">
        <w:rPr>
          <w:rStyle w:val="f101"/>
        </w:rPr>
        <w:t>For provisions that serve as modifiers of or pointers to other referenced provisions and that do not have any objectives and functional statements attributed to them, the objectives and functional statements that should be used are those attributed to the provisions they reference.</w:t>
      </w:r>
    </w:p>
    <w:p w14:paraId="6506052E" w14:textId="77777777" w:rsidR="00776CBC" w:rsidRPr="00B620DB" w:rsidRDefault="00776CBC" w:rsidP="00121228">
      <w:pPr>
        <w:pStyle w:val="13Appnotes"/>
      </w:pPr>
      <w:bookmarkStart w:id="1983" w:name="a121346"/>
      <w:bookmarkStart w:id="1984" w:name="en000012"/>
      <w:bookmarkEnd w:id="1983"/>
      <w:bookmarkEnd w:id="1984"/>
      <w:r w:rsidRPr="00B620DB">
        <w:rPr>
          <w:rStyle w:val="f101"/>
        </w:rPr>
        <w:t>A-1.1.3.1.(2)   </w:t>
      </w:r>
      <w:bookmarkStart w:id="1985" w:name="a121348"/>
      <w:bookmarkEnd w:id="1985"/>
      <w:r w:rsidRPr="00B620DB">
        <w:rPr>
          <w:rStyle w:val="f101"/>
        </w:rPr>
        <w:t xml:space="preserve">Climatic Values. Climatic values for municipalities not listed in </w:t>
      </w:r>
      <w:hyperlink r:id="rId1760" w:anchor="ex000108" w:history="1">
        <w:r w:rsidRPr="00B620DB">
          <w:rPr>
            <w:rStyle w:val="Hyperlink"/>
            <w:color w:val="auto"/>
            <w:u w:val="none"/>
          </w:rPr>
          <w:t>Appendix</w:t>
        </w:r>
      </w:hyperlink>
      <w:hyperlink r:id="rId1761" w:anchor="ex000108" w:history="1">
        <w:r w:rsidRPr="00B620DB">
          <w:rPr>
            <w:rStyle w:val="Hyperlink"/>
            <w:color w:val="auto"/>
            <w:u w:val="none"/>
          </w:rPr>
          <w:t> </w:t>
        </w:r>
      </w:hyperlink>
      <w:hyperlink r:id="rId1762" w:anchor="ex000108" w:history="1">
        <w:r w:rsidRPr="00B620DB">
          <w:rPr>
            <w:rStyle w:val="Hyperlink"/>
            <w:color w:val="auto"/>
            <w:u w:val="none"/>
          </w:rPr>
          <w:t>C</w:t>
        </w:r>
      </w:hyperlink>
      <w:r w:rsidRPr="00B620DB">
        <w:rPr>
          <w:rStyle w:val="f101"/>
        </w:rPr>
        <w:t xml:space="preserve"> can be obtained at www.climate.weather.gc.ca or by e-mail from the Engineering Climate Services Unit of Environment and Climate Change Canada at scg-ecs@ec.gc.ca.</w:t>
      </w:r>
    </w:p>
    <w:p w14:paraId="3301ABA6" w14:textId="77777777" w:rsidR="00776CBC" w:rsidRPr="00B620DB" w:rsidRDefault="00776CBC" w:rsidP="00121228">
      <w:pPr>
        <w:pStyle w:val="13Appnotes"/>
      </w:pPr>
      <w:bookmarkStart w:id="1986" w:name="a121367"/>
      <w:bookmarkStart w:id="1987" w:name="en000013"/>
      <w:bookmarkEnd w:id="1986"/>
      <w:bookmarkEnd w:id="1987"/>
      <w:r w:rsidRPr="00B620DB">
        <w:rPr>
          <w:rStyle w:val="f101"/>
        </w:rPr>
        <w:t>A-1.1.3.1.(3)   </w:t>
      </w:r>
      <w:bookmarkStart w:id="1988" w:name="a121369"/>
      <w:bookmarkEnd w:id="1988"/>
      <w:r w:rsidRPr="00B620DB">
        <w:rPr>
          <w:rStyle w:val="f101"/>
        </w:rPr>
        <w:t xml:space="preserve">Winter Design Temperatures. The 2.5% values referred to in </w:t>
      </w:r>
      <w:hyperlink r:id="rId1763" w:anchor="es000115" w:history="1">
        <w:r w:rsidRPr="00B620DB">
          <w:rPr>
            <w:rStyle w:val="Hyperlink"/>
            <w:color w:val="auto"/>
            <w:u w:val="none"/>
          </w:rPr>
          <w:t>Sentence</w:t>
        </w:r>
      </w:hyperlink>
      <w:hyperlink r:id="rId1764" w:anchor="es000115" w:history="1">
        <w:r w:rsidRPr="00B620DB">
          <w:rPr>
            <w:rStyle w:val="Hyperlink"/>
            <w:color w:val="auto"/>
            <w:u w:val="none"/>
          </w:rPr>
          <w:t> </w:t>
        </w:r>
      </w:hyperlink>
      <w:hyperlink r:id="rId1765" w:anchor="es000115" w:history="1">
        <w:r w:rsidRPr="00B620DB">
          <w:rPr>
            <w:rStyle w:val="Hyperlink"/>
            <w:color w:val="auto"/>
            <w:u w:val="none"/>
          </w:rPr>
          <w:t>1.1.3.1.(3)</w:t>
        </w:r>
      </w:hyperlink>
      <w:r w:rsidRPr="00B620DB">
        <w:rPr>
          <w:rStyle w:val="f101"/>
        </w:rPr>
        <w:t xml:space="preserve"> are the least restrictive temperatures that can be used. A designer may choose to use the 1% values given in </w:t>
      </w:r>
      <w:hyperlink r:id="rId1766" w:anchor="ex000108" w:history="1">
        <w:r w:rsidRPr="00B620DB">
          <w:rPr>
            <w:rStyle w:val="Hyperlink"/>
            <w:color w:val="auto"/>
            <w:u w:val="none"/>
          </w:rPr>
          <w:t>Appendix</w:t>
        </w:r>
      </w:hyperlink>
      <w:hyperlink r:id="rId1767" w:anchor="ex000108" w:history="1">
        <w:r w:rsidRPr="00B620DB">
          <w:rPr>
            <w:rStyle w:val="Hyperlink"/>
            <w:color w:val="auto"/>
            <w:u w:val="none"/>
          </w:rPr>
          <w:t> </w:t>
        </w:r>
      </w:hyperlink>
      <w:hyperlink r:id="rId1768" w:anchor="ex000108" w:history="1">
        <w:r w:rsidRPr="00B620DB">
          <w:rPr>
            <w:rStyle w:val="Hyperlink"/>
            <w:color w:val="auto"/>
            <w:u w:val="none"/>
          </w:rPr>
          <w:t>C</w:t>
        </w:r>
      </w:hyperlink>
      <w:r w:rsidRPr="00B620DB">
        <w:rPr>
          <w:rStyle w:val="f101"/>
        </w:rPr>
        <w:t>, which are in excess of the Code minimums but are considered acceptable.</w:t>
      </w:r>
    </w:p>
    <w:p w14:paraId="6222D565" w14:textId="77777777" w:rsidR="00776CBC" w:rsidRPr="00B620DB" w:rsidRDefault="00776CBC" w:rsidP="00121228">
      <w:pPr>
        <w:pStyle w:val="13Appnotes"/>
      </w:pPr>
      <w:bookmarkStart w:id="1989" w:name="a121388"/>
      <w:bookmarkStart w:id="1990" w:name="en001034"/>
      <w:bookmarkEnd w:id="1989"/>
      <w:bookmarkEnd w:id="1990"/>
      <w:r w:rsidRPr="00B620DB">
        <w:rPr>
          <w:rStyle w:val="f101"/>
        </w:rPr>
        <w:t>A-1.1.3.1.(4)   </w:t>
      </w:r>
      <w:bookmarkStart w:id="1991" w:name="a121390"/>
      <w:bookmarkEnd w:id="1991"/>
      <w:r w:rsidRPr="00B620DB">
        <w:rPr>
          <w:rStyle w:val="f101"/>
        </w:rPr>
        <w:t>Seismic Values. </w:t>
      </w:r>
      <w:hyperlink r:id="rId1769" w:anchor="en001034f1" w:history="1">
        <w:r w:rsidRPr="00B620DB">
          <w:rPr>
            <w:rStyle w:val="Hyperlink"/>
            <w:color w:val="auto"/>
            <w:u w:val="none"/>
          </w:rPr>
          <w:t>Figure</w:t>
        </w:r>
      </w:hyperlink>
      <w:hyperlink r:id="rId1770" w:anchor="en001034f1" w:history="1">
        <w:r w:rsidRPr="00B620DB">
          <w:rPr>
            <w:rStyle w:val="Hyperlink"/>
            <w:color w:val="auto"/>
            <w:u w:val="none"/>
          </w:rPr>
          <w:t> </w:t>
        </w:r>
      </w:hyperlink>
      <w:hyperlink r:id="rId1771" w:anchor="en001034f1" w:history="1">
        <w:r w:rsidRPr="00B620DB">
          <w:rPr>
            <w:rStyle w:val="Hyperlink"/>
            <w:color w:val="auto"/>
            <w:u w:val="none"/>
          </w:rPr>
          <w:t>A-1.1.3.1.(4)</w:t>
        </w:r>
      </w:hyperlink>
      <w:r w:rsidRPr="00B620DB">
        <w:rPr>
          <w:rStyle w:val="f101"/>
        </w:rPr>
        <w:t xml:space="preserve"> illustrates how to determine the seismic hazard values to be used in the application of the Part 4 and Part 9 seismic provisions.</w:t>
      </w:r>
      <w:bookmarkStart w:id="1992" w:name="a121604"/>
      <w:bookmarkStart w:id="1993" w:name="en001034f1"/>
      <w:bookmarkEnd w:id="1992"/>
      <w:bookmarkEnd w:id="1993"/>
    </w:p>
    <w:p w14:paraId="6D617894" w14:textId="77777777" w:rsidR="00776CBC" w:rsidRPr="00B620DB" w:rsidRDefault="00776CBC" w:rsidP="00121228">
      <w:pPr>
        <w:pStyle w:val="13Appnotes"/>
      </w:pPr>
    </w:p>
    <w:p w14:paraId="4F5BAD64" w14:textId="2421ADED" w:rsidR="00776CBC" w:rsidRPr="00B620DB" w:rsidRDefault="00E0022B" w:rsidP="00E0022B">
      <w:pPr>
        <w:pStyle w:val="13Appnotes"/>
      </w:pPr>
      <w:ins w:id="1994" w:author="Dang, Tommy HOUS:EX" w:date="2023-08-01T15:55:00Z">
        <w:r>
          <w:rPr>
            <w:noProof/>
          </w:rPr>
          <w:lastRenderedPageBreak/>
          <w:drawing>
            <wp:inline distT="0" distB="0" distL="0" distR="0" wp14:anchorId="7F8B58F5" wp14:editId="13F964DA">
              <wp:extent cx="4857750" cy="5295900"/>
              <wp:effectExtent l="0" t="0" r="0" b="0"/>
              <wp:docPr id="159482903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29034" name="Picture 1" descr="A diagram of a flowchart&#10;&#10;Description automatically generated"/>
                      <pic:cNvPicPr/>
                    </pic:nvPicPr>
                    <pic:blipFill>
                      <a:blip r:embed="rId1772"/>
                      <a:stretch>
                        <a:fillRect/>
                      </a:stretch>
                    </pic:blipFill>
                    <pic:spPr>
                      <a:xfrm>
                        <a:off x="0" y="0"/>
                        <a:ext cx="4857750" cy="5295900"/>
                      </a:xfrm>
                      <a:prstGeom prst="rect">
                        <a:avLst/>
                      </a:prstGeom>
                    </pic:spPr>
                  </pic:pic>
                </a:graphicData>
              </a:graphic>
            </wp:inline>
          </w:drawing>
        </w:r>
      </w:ins>
    </w:p>
    <w:p w14:paraId="0B17B743" w14:textId="77777777" w:rsidR="00776CBC" w:rsidRPr="00121228" w:rsidRDefault="00776CBC" w:rsidP="00121228">
      <w:pPr>
        <w:pStyle w:val="13cFigTitle"/>
      </w:pPr>
      <w:bookmarkStart w:id="1995" w:name="en001034f1-4"/>
      <w:bookmarkStart w:id="1996" w:name="en001034f1-1"/>
      <w:bookmarkStart w:id="1997" w:name="en001034f1-5"/>
      <w:bookmarkStart w:id="1998" w:name="en001034f1-2"/>
      <w:bookmarkStart w:id="1999" w:name="en001034f1-3"/>
      <w:bookmarkStart w:id="2000" w:name="en001034f1-6"/>
      <w:bookmarkEnd w:id="1995"/>
      <w:bookmarkEnd w:id="1996"/>
      <w:bookmarkEnd w:id="1997"/>
      <w:bookmarkEnd w:id="1998"/>
      <w:bookmarkEnd w:id="1999"/>
      <w:bookmarkEnd w:id="2000"/>
      <w:r w:rsidRPr="00121228">
        <w:rPr>
          <w:rStyle w:val="b1"/>
          <w:b/>
          <w:bCs w:val="0"/>
        </w:rPr>
        <w:t>Figure A-1.1.3.1.(4)</w:t>
      </w:r>
    </w:p>
    <w:p w14:paraId="27DE4854" w14:textId="77777777" w:rsidR="00776CBC" w:rsidRPr="00121228" w:rsidRDefault="00776CBC" w:rsidP="00121228">
      <w:pPr>
        <w:pStyle w:val="13cFigTitle"/>
      </w:pPr>
      <w:r w:rsidRPr="00121228">
        <w:rPr>
          <w:rStyle w:val="b1"/>
          <w:b/>
          <w:bCs w:val="0"/>
        </w:rPr>
        <w:t>Determining seismic hazard values for use in Part 4 and Part 9</w:t>
      </w:r>
    </w:p>
    <w:p w14:paraId="158980D5" w14:textId="77777777" w:rsidR="00776CBC" w:rsidRPr="00EF3617" w:rsidRDefault="00776CBC" w:rsidP="00EF3617">
      <w:pPr>
        <w:pStyle w:val="12bTabnote"/>
      </w:pPr>
      <w:r w:rsidRPr="00EF3617">
        <w:rPr>
          <w:rStyle w:val="f9sb1"/>
          <w:b w:val="0"/>
          <w:bCs w:val="0"/>
          <w:sz w:val="16"/>
        </w:rPr>
        <w:t>Notes to Figure A-1.1.3.1.(4):</w:t>
      </w:r>
    </w:p>
    <w:p w14:paraId="57201556" w14:textId="77777777" w:rsidR="00776CBC" w:rsidRPr="00EF3617" w:rsidRDefault="00776CBC" w:rsidP="00EF3617">
      <w:pPr>
        <w:pStyle w:val="12bTabnote"/>
      </w:pPr>
      <w:r w:rsidRPr="00EF3617">
        <w:rPr>
          <w:rStyle w:val="flts1"/>
          <w:sz w:val="16"/>
        </w:rPr>
        <w:t>(1) The abbreviations used in the figure have the following meanings:</w:t>
      </w:r>
    </w:p>
    <w:p w14:paraId="04DF79A9" w14:textId="77777777" w:rsidR="00776CBC" w:rsidRPr="00EF3617" w:rsidRDefault="00776CBC" w:rsidP="00EF3617">
      <w:pPr>
        <w:pStyle w:val="12bTabnote"/>
      </w:pPr>
      <w:r w:rsidRPr="00EF3617">
        <w:rPr>
          <w:rStyle w:val="flts1"/>
          <w:sz w:val="16"/>
        </w:rPr>
        <w:t>AHJ = authority having jurisdiction</w:t>
      </w:r>
    </w:p>
    <w:p w14:paraId="0C4AEDB6" w14:textId="77777777" w:rsidR="00776CBC" w:rsidRPr="00EF3617" w:rsidRDefault="00776CBC" w:rsidP="00EF3617">
      <w:pPr>
        <w:pStyle w:val="12bTabnote"/>
      </w:pPr>
      <w:r w:rsidRPr="00EF3617">
        <w:rPr>
          <w:rStyle w:val="flts1"/>
          <w:sz w:val="16"/>
        </w:rPr>
        <w:t>NPARC = NRC Publications Archive</w:t>
      </w:r>
    </w:p>
    <w:p w14:paraId="318E2421" w14:textId="77777777" w:rsidR="00776CBC" w:rsidRPr="00EF3617" w:rsidRDefault="00776CBC" w:rsidP="00EF3617">
      <w:pPr>
        <w:pStyle w:val="12bTabnote"/>
      </w:pPr>
      <w:r w:rsidRPr="00EF3617">
        <w:rPr>
          <w:rStyle w:val="flts1"/>
          <w:sz w:val="16"/>
        </w:rPr>
        <w:t xml:space="preserve">(2) See also the section entitled “Seismic Hazard for Part 4” in </w:t>
      </w:r>
      <w:hyperlink r:id="rId1773" w:anchor="ex000108" w:history="1">
        <w:r w:rsidRPr="00EF3617">
          <w:rPr>
            <w:rStyle w:val="Hyperlink"/>
            <w:color w:val="auto"/>
            <w:u w:val="none"/>
          </w:rPr>
          <w:t>Appendix</w:t>
        </w:r>
      </w:hyperlink>
      <w:hyperlink r:id="rId1774" w:anchor="ex000108" w:history="1">
        <w:r w:rsidRPr="00EF3617">
          <w:rPr>
            <w:rStyle w:val="Hyperlink"/>
            <w:color w:val="auto"/>
            <w:u w:val="none"/>
          </w:rPr>
          <w:t> </w:t>
        </w:r>
      </w:hyperlink>
      <w:hyperlink r:id="rId1775" w:anchor="ex000108" w:history="1">
        <w:r w:rsidRPr="00EF3617">
          <w:rPr>
            <w:rStyle w:val="Hyperlink"/>
            <w:color w:val="auto"/>
            <w:u w:val="none"/>
          </w:rPr>
          <w:t>C</w:t>
        </w:r>
      </w:hyperlink>
      <w:r w:rsidRPr="00EF3617">
        <w:rPr>
          <w:rStyle w:val="flts1"/>
          <w:sz w:val="16"/>
        </w:rPr>
        <w:t>.</w:t>
      </w:r>
    </w:p>
    <w:p w14:paraId="350CC4A1" w14:textId="77777777" w:rsidR="00776CBC" w:rsidRPr="00EF3617" w:rsidRDefault="00776CBC" w:rsidP="00EF3617">
      <w:pPr>
        <w:pStyle w:val="12bTabnote"/>
      </w:pPr>
      <w:r w:rsidRPr="00EF3617">
        <w:rPr>
          <w:rStyle w:val="flts1"/>
          <w:sz w:val="16"/>
        </w:rPr>
        <w:t xml:space="preserve">(3) See also the section entitled “Seismic Hazard for Part 9” in </w:t>
      </w:r>
      <w:hyperlink r:id="rId1776" w:anchor="ex000108" w:history="1">
        <w:r w:rsidRPr="00EF3617">
          <w:rPr>
            <w:rStyle w:val="Hyperlink"/>
            <w:color w:val="auto"/>
            <w:u w:val="none"/>
          </w:rPr>
          <w:t>Appendix</w:t>
        </w:r>
      </w:hyperlink>
      <w:hyperlink r:id="rId1777" w:anchor="ex000108" w:history="1">
        <w:r w:rsidRPr="00EF3617">
          <w:rPr>
            <w:rStyle w:val="Hyperlink"/>
            <w:color w:val="auto"/>
            <w:u w:val="none"/>
          </w:rPr>
          <w:t> </w:t>
        </w:r>
      </w:hyperlink>
      <w:hyperlink r:id="rId1778" w:anchor="ex000108" w:history="1">
        <w:r w:rsidRPr="00EF3617">
          <w:rPr>
            <w:rStyle w:val="Hyperlink"/>
            <w:color w:val="auto"/>
            <w:u w:val="none"/>
          </w:rPr>
          <w:t>C</w:t>
        </w:r>
      </w:hyperlink>
      <w:r w:rsidRPr="00EF3617">
        <w:rPr>
          <w:rStyle w:val="flts1"/>
          <w:sz w:val="16"/>
        </w:rPr>
        <w:t>.</w:t>
      </w:r>
    </w:p>
    <w:p w14:paraId="45E028A2" w14:textId="77777777" w:rsidR="00776CBC" w:rsidRPr="00EF3617" w:rsidRDefault="00776CBC" w:rsidP="00EF3617">
      <w:pPr>
        <w:pStyle w:val="12bTabnote"/>
      </w:pPr>
      <w:r w:rsidRPr="00EF3617">
        <w:rPr>
          <w:rStyle w:val="flts1"/>
          <w:sz w:val="16"/>
        </w:rPr>
        <w:t>(4) The seismic hazard values available on NPARC at https://doi.org/10.4224/nqzr-dz38 were generated from the 2020 National Building Code of Canada Seismic Hazard Tool. This subset of values on NPARC is provided as a static, archival record for Code users.</w:t>
      </w:r>
    </w:p>
    <w:p w14:paraId="4383A804" w14:textId="77777777" w:rsidR="00776CBC" w:rsidRPr="00EF3617" w:rsidRDefault="00776CBC" w:rsidP="00EF3617">
      <w:pPr>
        <w:pStyle w:val="12bTabnote"/>
      </w:pPr>
      <w:r w:rsidRPr="00EF3617">
        <w:rPr>
          <w:rStyle w:val="flts1"/>
          <w:sz w:val="16"/>
        </w:rPr>
        <w:t>(5) The 2020 National Building Code of Canada Seismic Hazard Tool is available at https://doi.org/10.23687/b1bd3cf0-0672-47f4-8bfa-290ae75fde9b.</w:t>
      </w:r>
    </w:p>
    <w:p w14:paraId="2CD18123" w14:textId="2B59C7E4" w:rsidR="00776CBC" w:rsidRPr="00EF3617" w:rsidRDefault="00776CBC" w:rsidP="00EF3617">
      <w:pPr>
        <w:pStyle w:val="12bTabnote"/>
      </w:pPr>
      <w:r w:rsidRPr="00EF3617">
        <w:rPr>
          <w:rStyle w:val="flts1"/>
          <w:sz w:val="16"/>
        </w:rPr>
        <w:t xml:space="preserve">(6) Refer to the </w:t>
      </w:r>
      <w:ins w:id="2001" w:author="Dang, Tommy HOUS:EX" w:date="2023-08-01T15:57:00Z">
        <w:r w:rsidR="00E0022B">
          <w:rPr>
            <w:rStyle w:val="flts1"/>
            <w:sz w:val="16"/>
          </w:rPr>
          <w:t>procedure set out in the section entitled “Seismic Hazard for Part 9” in Appendix C.</w:t>
        </w:r>
      </w:ins>
      <w:bookmarkStart w:id="2002" w:name="a121865"/>
      <w:bookmarkStart w:id="2003" w:name="a55589"/>
      <w:bookmarkStart w:id="2004" w:name="a55590"/>
      <w:bookmarkEnd w:id="2002"/>
      <w:bookmarkEnd w:id="2003"/>
      <w:bookmarkEnd w:id="2004"/>
    </w:p>
    <w:p w14:paraId="7C53F3D4" w14:textId="77777777" w:rsidR="00121228" w:rsidRDefault="00121228">
      <w:pPr>
        <w:rPr>
          <w:rStyle w:val="f101"/>
          <w:rFonts w:ascii="Palatino" w:hAnsi="Palatino"/>
          <w:snapToGrid w:val="0"/>
        </w:rPr>
      </w:pPr>
      <w:bookmarkStart w:id="2005" w:name="a121868"/>
      <w:bookmarkStart w:id="2006" w:name="ep001022"/>
      <w:bookmarkEnd w:id="2005"/>
      <w:bookmarkEnd w:id="2006"/>
      <w:r>
        <w:rPr>
          <w:rStyle w:val="f101"/>
        </w:rPr>
        <w:br w:type="page"/>
      </w:r>
    </w:p>
    <w:p w14:paraId="37BF36D4" w14:textId="77777777" w:rsidR="00776CBC" w:rsidRPr="00DA0CBA" w:rsidRDefault="00776CBC" w:rsidP="00135AFF">
      <w:pPr>
        <w:pStyle w:val="01Part"/>
        <w:rPr>
          <w:rStyle w:val="f101"/>
          <w:sz w:val="24"/>
          <w:szCs w:val="24"/>
        </w:rPr>
      </w:pPr>
    </w:p>
    <w:sectPr w:rsidR="00776CBC" w:rsidRPr="00DA0CBA" w:rsidSect="00673CF0">
      <w:headerReference w:type="even" r:id="rId1779"/>
      <w:headerReference w:type="default" r:id="rId1780"/>
      <w:footerReference w:type="even" r:id="rId1781"/>
      <w:footerReference w:type="default" r:id="rId1782"/>
      <w:headerReference w:type="first" r:id="rId1783"/>
      <w:footerReference w:type="first" r:id="rId178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7E1D1" w14:textId="77777777" w:rsidR="008300D0" w:rsidRDefault="008300D0" w:rsidP="006179FF">
      <w:r>
        <w:separator/>
      </w:r>
    </w:p>
    <w:p w14:paraId="2C3EDB47" w14:textId="77777777" w:rsidR="008300D0" w:rsidRDefault="008300D0"/>
  </w:endnote>
  <w:endnote w:type="continuationSeparator" w:id="0">
    <w:p w14:paraId="79CB8E71" w14:textId="77777777" w:rsidR="008300D0" w:rsidRDefault="008300D0" w:rsidP="006179FF">
      <w:r>
        <w:continuationSeparator/>
      </w:r>
    </w:p>
    <w:p w14:paraId="112482F0" w14:textId="77777777" w:rsidR="008300D0" w:rsidRDefault="008300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C Sans">
    <w:panose1 w:val="00000000000000000000"/>
    <w:charset w:val="00"/>
    <w:family w:val="auto"/>
    <w:pitch w:val="variable"/>
    <w:sig w:usb0="E00002FF" w:usb1="4000001B" w:usb2="08002021" w:usb3="00000000" w:csb0="0000019F" w:csb1="00000000"/>
  </w:font>
  <w:font w:name="Calibri">
    <w:panose1 w:val="020F0502020204030204"/>
    <w:charset w:val="00"/>
    <w:family w:val="swiss"/>
    <w:pitch w:val="variable"/>
    <w:sig w:usb0="E4002EFF" w:usb1="C000247B" w:usb2="00000009" w:usb3="00000000" w:csb0="000001FF" w:csb1="00000000"/>
  </w:font>
  <w:font w:name="HelveticaLTPro-Black">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6A2E4" w14:textId="77777777" w:rsidR="00C61FD8" w:rsidRDefault="00C61FD8">
    <w:pPr>
      <w:pStyle w:val="Footer"/>
    </w:pPr>
  </w:p>
  <w:p w14:paraId="57C3B468" w14:textId="77777777" w:rsidR="00C61FD8" w:rsidRDefault="00C61F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729493"/>
      <w:docPartObj>
        <w:docPartGallery w:val="Page Numbers (Bottom of Page)"/>
        <w:docPartUnique/>
      </w:docPartObj>
    </w:sdtPr>
    <w:sdtEndPr/>
    <w:sdtContent>
      <w:p w14:paraId="5F7655CD" w14:textId="77777777" w:rsidR="00C61FD8" w:rsidRDefault="00C61FD8">
        <w:pPr>
          <w:pStyle w:val="Footer"/>
          <w:jc w:val="right"/>
        </w:pPr>
        <w:r>
          <w:rPr>
            <w:noProof/>
          </w:rPr>
          <w:fldChar w:fldCharType="begin"/>
        </w:r>
        <w:r>
          <w:rPr>
            <w:noProof/>
          </w:rPr>
          <w:instrText xml:space="preserve"> PAGE   \* MERGEFORMAT </w:instrText>
        </w:r>
        <w:r>
          <w:rPr>
            <w:noProof/>
          </w:rPr>
          <w:fldChar w:fldCharType="separate"/>
        </w:r>
        <w:r w:rsidR="00CE372F">
          <w:rPr>
            <w:noProof/>
          </w:rPr>
          <w:t>1</w:t>
        </w:r>
        <w:r>
          <w:rPr>
            <w:noProof/>
          </w:rPr>
          <w:fldChar w:fldCharType="end"/>
        </w:r>
      </w:p>
    </w:sdtContent>
  </w:sdt>
  <w:p w14:paraId="59C67A94" w14:textId="77777777" w:rsidR="00C61FD8" w:rsidRDefault="00C61FD8">
    <w:pPr>
      <w:pStyle w:val="Footer"/>
    </w:pPr>
  </w:p>
  <w:p w14:paraId="2E596931" w14:textId="77777777" w:rsidR="00C61FD8" w:rsidRDefault="00C61F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CFFE" w14:textId="77777777" w:rsidR="00C61FD8" w:rsidRDefault="00C61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C1644" w14:textId="77777777" w:rsidR="008300D0" w:rsidRDefault="008300D0" w:rsidP="006179FF">
      <w:r>
        <w:separator/>
      </w:r>
    </w:p>
    <w:p w14:paraId="1BBF2E15" w14:textId="77777777" w:rsidR="008300D0" w:rsidRDefault="008300D0"/>
  </w:footnote>
  <w:footnote w:type="continuationSeparator" w:id="0">
    <w:p w14:paraId="0EA31C3C" w14:textId="77777777" w:rsidR="008300D0" w:rsidRDefault="008300D0" w:rsidP="006179FF">
      <w:r>
        <w:continuationSeparator/>
      </w:r>
    </w:p>
    <w:p w14:paraId="227EF3E7" w14:textId="77777777" w:rsidR="008300D0" w:rsidRDefault="008300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AF78" w14:textId="77777777" w:rsidR="00C61FD8" w:rsidRDefault="00C61FD8">
    <w:pPr>
      <w:pStyle w:val="Header"/>
    </w:pPr>
  </w:p>
  <w:p w14:paraId="5B0B4DE8" w14:textId="77777777" w:rsidR="00C61FD8" w:rsidRDefault="00C61F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11BB" w14:textId="77777777" w:rsidR="00C61FD8" w:rsidRDefault="00C61FD8">
    <w:pPr>
      <w:pStyle w:val="Header"/>
    </w:pPr>
  </w:p>
  <w:p w14:paraId="3EF315FD" w14:textId="77777777" w:rsidR="00C61FD8" w:rsidRDefault="00C61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5FD5" w14:textId="77777777" w:rsidR="00C61FD8" w:rsidRDefault="00C61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4D8E"/>
    <w:multiLevelType w:val="hybridMultilevel"/>
    <w:tmpl w:val="EDF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829"/>
    <w:multiLevelType w:val="hybridMultilevel"/>
    <w:tmpl w:val="FDDA463E"/>
    <w:lvl w:ilvl="0" w:tplc="DFDECB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F28A9"/>
    <w:multiLevelType w:val="hybridMultilevel"/>
    <w:tmpl w:val="40A8C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35881"/>
    <w:multiLevelType w:val="hybridMultilevel"/>
    <w:tmpl w:val="33D262EC"/>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621FB"/>
    <w:multiLevelType w:val="hybridMultilevel"/>
    <w:tmpl w:val="B082F2D4"/>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3014B"/>
    <w:multiLevelType w:val="hybridMultilevel"/>
    <w:tmpl w:val="6DA0F7C8"/>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730244"/>
    <w:multiLevelType w:val="hybridMultilevel"/>
    <w:tmpl w:val="D0642C10"/>
    <w:lvl w:ilvl="0" w:tplc="436A8BD4">
      <w:start w:val="1"/>
      <w:numFmt w:val="decimal"/>
      <w:lvlText w:val="(%1)"/>
      <w:lvlJc w:val="left"/>
      <w:pPr>
        <w:ind w:left="720" w:hanging="360"/>
      </w:pPr>
      <w:rPr>
        <w:rFonts w:hint="default"/>
        <w:sz w:val="1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1756489">
    <w:abstractNumId w:val="0"/>
  </w:num>
  <w:num w:numId="2" w16cid:durableId="63382796">
    <w:abstractNumId w:val="5"/>
  </w:num>
  <w:num w:numId="3" w16cid:durableId="19477580">
    <w:abstractNumId w:val="3"/>
  </w:num>
  <w:num w:numId="4" w16cid:durableId="1441491740">
    <w:abstractNumId w:val="4"/>
  </w:num>
  <w:num w:numId="5" w16cid:durableId="1558589838">
    <w:abstractNumId w:val="2"/>
  </w:num>
  <w:num w:numId="6" w16cid:durableId="876697975">
    <w:abstractNumId w:val="1"/>
  </w:num>
  <w:num w:numId="7" w16cid:durableId="10477251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Tommy HOUS:EX">
    <w15:presenceInfo w15:providerId="AD" w15:userId="S::Tommy.Dang@gov.bc.ca::69d8ff01-ee80-4fa7-bde0-c74fa6d29137"/>
  </w15:person>
  <w15:person w15:author="Dang, Tommy OHCS:EX">
    <w15:presenceInfo w15:providerId="AD" w15:userId="S::Tommy.Dang@gov.bc.ca::69d8ff01-ee80-4fa7-bde0-c74fa6d29137"/>
  </w15:person>
  <w15:person w15:author="Chase, Andy HOUS:EX">
    <w15:presenceInfo w15:providerId="AD" w15:userId="S::Andy.Chase@gov.bc.ca::d6c23233-44e9-4d78-911e-01a9d9e3244a"/>
  </w15:person>
  <w15:person w15:author="Watt, Stephen HOUS:EX">
    <w15:presenceInfo w15:providerId="AD" w15:userId="S::Stephen.Watt@gov.bc.ca::7c0c1894-97f9-4cfa-b647-601d7885a6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CF"/>
    <w:rsid w:val="00000613"/>
    <w:rsid w:val="0000167A"/>
    <w:rsid w:val="000021DC"/>
    <w:rsid w:val="00004D8E"/>
    <w:rsid w:val="0000760E"/>
    <w:rsid w:val="0001593D"/>
    <w:rsid w:val="000160EB"/>
    <w:rsid w:val="00020303"/>
    <w:rsid w:val="000313A1"/>
    <w:rsid w:val="00035AA9"/>
    <w:rsid w:val="000369AC"/>
    <w:rsid w:val="00060DAF"/>
    <w:rsid w:val="00070BED"/>
    <w:rsid w:val="00073C1B"/>
    <w:rsid w:val="00075D4A"/>
    <w:rsid w:val="00076CAF"/>
    <w:rsid w:val="000A2B4E"/>
    <w:rsid w:val="000C4620"/>
    <w:rsid w:val="000C695F"/>
    <w:rsid w:val="000D2E51"/>
    <w:rsid w:val="000D31D4"/>
    <w:rsid w:val="000E37CF"/>
    <w:rsid w:val="000E65B6"/>
    <w:rsid w:val="000E6863"/>
    <w:rsid w:val="000F0094"/>
    <w:rsid w:val="000F2551"/>
    <w:rsid w:val="000F62BF"/>
    <w:rsid w:val="00115817"/>
    <w:rsid w:val="00120290"/>
    <w:rsid w:val="00120AD2"/>
    <w:rsid w:val="00121228"/>
    <w:rsid w:val="00125EE5"/>
    <w:rsid w:val="001308B2"/>
    <w:rsid w:val="00131AC6"/>
    <w:rsid w:val="0013516C"/>
    <w:rsid w:val="00135AFF"/>
    <w:rsid w:val="00144360"/>
    <w:rsid w:val="0015137C"/>
    <w:rsid w:val="001539B9"/>
    <w:rsid w:val="00156595"/>
    <w:rsid w:val="001572F6"/>
    <w:rsid w:val="001606E7"/>
    <w:rsid w:val="00162DC1"/>
    <w:rsid w:val="001917FE"/>
    <w:rsid w:val="001943A7"/>
    <w:rsid w:val="001A11BD"/>
    <w:rsid w:val="001A4B38"/>
    <w:rsid w:val="001C71E4"/>
    <w:rsid w:val="001F5720"/>
    <w:rsid w:val="00236495"/>
    <w:rsid w:val="00243945"/>
    <w:rsid w:val="00245DE3"/>
    <w:rsid w:val="00251387"/>
    <w:rsid w:val="0025705C"/>
    <w:rsid w:val="002602F2"/>
    <w:rsid w:val="002755CC"/>
    <w:rsid w:val="00276F18"/>
    <w:rsid w:val="00276F34"/>
    <w:rsid w:val="002776D1"/>
    <w:rsid w:val="00285C0F"/>
    <w:rsid w:val="00292FCF"/>
    <w:rsid w:val="00294B46"/>
    <w:rsid w:val="00296D1F"/>
    <w:rsid w:val="002A03C7"/>
    <w:rsid w:val="002A3BAB"/>
    <w:rsid w:val="002A4795"/>
    <w:rsid w:val="002E3B31"/>
    <w:rsid w:val="002F21D1"/>
    <w:rsid w:val="00302BD8"/>
    <w:rsid w:val="00305C22"/>
    <w:rsid w:val="00305F64"/>
    <w:rsid w:val="0032031D"/>
    <w:rsid w:val="00323882"/>
    <w:rsid w:val="00327D4A"/>
    <w:rsid w:val="00331763"/>
    <w:rsid w:val="00332A9F"/>
    <w:rsid w:val="00341ADD"/>
    <w:rsid w:val="0034373C"/>
    <w:rsid w:val="0035401E"/>
    <w:rsid w:val="0036072D"/>
    <w:rsid w:val="003776F1"/>
    <w:rsid w:val="0038265D"/>
    <w:rsid w:val="0038429B"/>
    <w:rsid w:val="0038537F"/>
    <w:rsid w:val="0038554F"/>
    <w:rsid w:val="00390CEB"/>
    <w:rsid w:val="00390E49"/>
    <w:rsid w:val="0039369D"/>
    <w:rsid w:val="00393E34"/>
    <w:rsid w:val="00397D0E"/>
    <w:rsid w:val="003A6C33"/>
    <w:rsid w:val="003B09DB"/>
    <w:rsid w:val="003C5060"/>
    <w:rsid w:val="003C6E17"/>
    <w:rsid w:val="003F132A"/>
    <w:rsid w:val="003F62F7"/>
    <w:rsid w:val="0040561E"/>
    <w:rsid w:val="00414061"/>
    <w:rsid w:val="00417D7D"/>
    <w:rsid w:val="00424ADD"/>
    <w:rsid w:val="00427E85"/>
    <w:rsid w:val="0043085B"/>
    <w:rsid w:val="004349AC"/>
    <w:rsid w:val="00434A9F"/>
    <w:rsid w:val="00492E66"/>
    <w:rsid w:val="00494FCF"/>
    <w:rsid w:val="00496368"/>
    <w:rsid w:val="004C4159"/>
    <w:rsid w:val="004D28A2"/>
    <w:rsid w:val="004D4761"/>
    <w:rsid w:val="004D6327"/>
    <w:rsid w:val="004D6A8E"/>
    <w:rsid w:val="004F613F"/>
    <w:rsid w:val="005073ED"/>
    <w:rsid w:val="00521A9D"/>
    <w:rsid w:val="00523CAD"/>
    <w:rsid w:val="0052467F"/>
    <w:rsid w:val="00525B93"/>
    <w:rsid w:val="00530916"/>
    <w:rsid w:val="00533784"/>
    <w:rsid w:val="00542A65"/>
    <w:rsid w:val="00552C8F"/>
    <w:rsid w:val="00556D73"/>
    <w:rsid w:val="0056334F"/>
    <w:rsid w:val="00564BFC"/>
    <w:rsid w:val="00565D4E"/>
    <w:rsid w:val="005672C1"/>
    <w:rsid w:val="00574600"/>
    <w:rsid w:val="00585A45"/>
    <w:rsid w:val="005A45D2"/>
    <w:rsid w:val="005A49C6"/>
    <w:rsid w:val="005B0970"/>
    <w:rsid w:val="005C2D66"/>
    <w:rsid w:val="005D12E7"/>
    <w:rsid w:val="005D7D64"/>
    <w:rsid w:val="005E79FC"/>
    <w:rsid w:val="005E7C9F"/>
    <w:rsid w:val="005F2338"/>
    <w:rsid w:val="005F2F3F"/>
    <w:rsid w:val="005F61FE"/>
    <w:rsid w:val="0060232A"/>
    <w:rsid w:val="006179FF"/>
    <w:rsid w:val="00640AB0"/>
    <w:rsid w:val="00640C73"/>
    <w:rsid w:val="00643526"/>
    <w:rsid w:val="006603C1"/>
    <w:rsid w:val="0067046A"/>
    <w:rsid w:val="006704BA"/>
    <w:rsid w:val="0067186A"/>
    <w:rsid w:val="00673CF0"/>
    <w:rsid w:val="00683489"/>
    <w:rsid w:val="00685065"/>
    <w:rsid w:val="0068541B"/>
    <w:rsid w:val="006862E9"/>
    <w:rsid w:val="00686DDB"/>
    <w:rsid w:val="00696A87"/>
    <w:rsid w:val="006A7376"/>
    <w:rsid w:val="006D0038"/>
    <w:rsid w:val="006E1B90"/>
    <w:rsid w:val="006E2477"/>
    <w:rsid w:val="006E2CC5"/>
    <w:rsid w:val="006F4F38"/>
    <w:rsid w:val="00701FD7"/>
    <w:rsid w:val="00710D3C"/>
    <w:rsid w:val="007225E8"/>
    <w:rsid w:val="0072706C"/>
    <w:rsid w:val="007304DE"/>
    <w:rsid w:val="007340DC"/>
    <w:rsid w:val="00746FD0"/>
    <w:rsid w:val="007513D8"/>
    <w:rsid w:val="00752338"/>
    <w:rsid w:val="007540E4"/>
    <w:rsid w:val="007611C8"/>
    <w:rsid w:val="007737B1"/>
    <w:rsid w:val="00776CBC"/>
    <w:rsid w:val="00776E14"/>
    <w:rsid w:val="00785513"/>
    <w:rsid w:val="00795127"/>
    <w:rsid w:val="007C3FD0"/>
    <w:rsid w:val="007C428E"/>
    <w:rsid w:val="007E65A6"/>
    <w:rsid w:val="007F4FED"/>
    <w:rsid w:val="008013B3"/>
    <w:rsid w:val="00801F14"/>
    <w:rsid w:val="00804ECE"/>
    <w:rsid w:val="00810BEB"/>
    <w:rsid w:val="008119E8"/>
    <w:rsid w:val="0082536A"/>
    <w:rsid w:val="0082611F"/>
    <w:rsid w:val="008300D0"/>
    <w:rsid w:val="008357D7"/>
    <w:rsid w:val="008451ED"/>
    <w:rsid w:val="00845755"/>
    <w:rsid w:val="008524FD"/>
    <w:rsid w:val="008542F5"/>
    <w:rsid w:val="0085446E"/>
    <w:rsid w:val="00855D65"/>
    <w:rsid w:val="00857E05"/>
    <w:rsid w:val="00872C87"/>
    <w:rsid w:val="00880EE6"/>
    <w:rsid w:val="00886FB8"/>
    <w:rsid w:val="008C1784"/>
    <w:rsid w:val="008D4D94"/>
    <w:rsid w:val="008D6B40"/>
    <w:rsid w:val="0090250A"/>
    <w:rsid w:val="00912E88"/>
    <w:rsid w:val="0091769E"/>
    <w:rsid w:val="009211C4"/>
    <w:rsid w:val="00941EBF"/>
    <w:rsid w:val="009455DA"/>
    <w:rsid w:val="00945B91"/>
    <w:rsid w:val="00947560"/>
    <w:rsid w:val="009507DF"/>
    <w:rsid w:val="0095454F"/>
    <w:rsid w:val="00954B9D"/>
    <w:rsid w:val="00956DB7"/>
    <w:rsid w:val="009601EB"/>
    <w:rsid w:val="00984147"/>
    <w:rsid w:val="00990781"/>
    <w:rsid w:val="009971CD"/>
    <w:rsid w:val="009A788D"/>
    <w:rsid w:val="009B630C"/>
    <w:rsid w:val="009C426F"/>
    <w:rsid w:val="009D4D49"/>
    <w:rsid w:val="009E40B7"/>
    <w:rsid w:val="009E7F1F"/>
    <w:rsid w:val="009F78BF"/>
    <w:rsid w:val="009F7F54"/>
    <w:rsid w:val="00A02309"/>
    <w:rsid w:val="00A030EA"/>
    <w:rsid w:val="00A15CAC"/>
    <w:rsid w:val="00A228C7"/>
    <w:rsid w:val="00A31F91"/>
    <w:rsid w:val="00A34560"/>
    <w:rsid w:val="00A4048B"/>
    <w:rsid w:val="00A455DA"/>
    <w:rsid w:val="00A45EA0"/>
    <w:rsid w:val="00A50BE3"/>
    <w:rsid w:val="00A5748F"/>
    <w:rsid w:val="00A613F8"/>
    <w:rsid w:val="00A65917"/>
    <w:rsid w:val="00A72B11"/>
    <w:rsid w:val="00A7525F"/>
    <w:rsid w:val="00A76455"/>
    <w:rsid w:val="00A82129"/>
    <w:rsid w:val="00AA43B3"/>
    <w:rsid w:val="00AC10E8"/>
    <w:rsid w:val="00AC27B4"/>
    <w:rsid w:val="00AD2E2C"/>
    <w:rsid w:val="00AE0989"/>
    <w:rsid w:val="00AE4D50"/>
    <w:rsid w:val="00AE6779"/>
    <w:rsid w:val="00AF5776"/>
    <w:rsid w:val="00B02FBD"/>
    <w:rsid w:val="00B064DC"/>
    <w:rsid w:val="00B26DD2"/>
    <w:rsid w:val="00B33E7C"/>
    <w:rsid w:val="00B377D6"/>
    <w:rsid w:val="00B41451"/>
    <w:rsid w:val="00B44EDF"/>
    <w:rsid w:val="00B479D8"/>
    <w:rsid w:val="00B51B64"/>
    <w:rsid w:val="00B522BB"/>
    <w:rsid w:val="00B5413D"/>
    <w:rsid w:val="00B56106"/>
    <w:rsid w:val="00B56DB7"/>
    <w:rsid w:val="00B57F1B"/>
    <w:rsid w:val="00B62843"/>
    <w:rsid w:val="00B86973"/>
    <w:rsid w:val="00B91FBD"/>
    <w:rsid w:val="00BA1C4F"/>
    <w:rsid w:val="00BA1D90"/>
    <w:rsid w:val="00BB1632"/>
    <w:rsid w:val="00BE3827"/>
    <w:rsid w:val="00BF09AB"/>
    <w:rsid w:val="00BF32E5"/>
    <w:rsid w:val="00BF4A00"/>
    <w:rsid w:val="00C026D2"/>
    <w:rsid w:val="00C039FC"/>
    <w:rsid w:val="00C1354E"/>
    <w:rsid w:val="00C16C91"/>
    <w:rsid w:val="00C23E5F"/>
    <w:rsid w:val="00C26C58"/>
    <w:rsid w:val="00C27EF6"/>
    <w:rsid w:val="00C33658"/>
    <w:rsid w:val="00C40881"/>
    <w:rsid w:val="00C455B5"/>
    <w:rsid w:val="00C471A7"/>
    <w:rsid w:val="00C4764D"/>
    <w:rsid w:val="00C555B5"/>
    <w:rsid w:val="00C55C4A"/>
    <w:rsid w:val="00C56075"/>
    <w:rsid w:val="00C61FD8"/>
    <w:rsid w:val="00C65FB6"/>
    <w:rsid w:val="00C67CED"/>
    <w:rsid w:val="00C733AD"/>
    <w:rsid w:val="00C74C71"/>
    <w:rsid w:val="00C77770"/>
    <w:rsid w:val="00C91C70"/>
    <w:rsid w:val="00C91EBC"/>
    <w:rsid w:val="00C97A2F"/>
    <w:rsid w:val="00CA713B"/>
    <w:rsid w:val="00CB2342"/>
    <w:rsid w:val="00CC3FD1"/>
    <w:rsid w:val="00CC7513"/>
    <w:rsid w:val="00CE372F"/>
    <w:rsid w:val="00CE3AD4"/>
    <w:rsid w:val="00CE676F"/>
    <w:rsid w:val="00CF2988"/>
    <w:rsid w:val="00CF3D15"/>
    <w:rsid w:val="00CF44CA"/>
    <w:rsid w:val="00CF75FA"/>
    <w:rsid w:val="00D06AD9"/>
    <w:rsid w:val="00D1105E"/>
    <w:rsid w:val="00D204D2"/>
    <w:rsid w:val="00D35C4E"/>
    <w:rsid w:val="00D40C65"/>
    <w:rsid w:val="00D45A8C"/>
    <w:rsid w:val="00D477C9"/>
    <w:rsid w:val="00D5382D"/>
    <w:rsid w:val="00D543A8"/>
    <w:rsid w:val="00D5733D"/>
    <w:rsid w:val="00D66BB3"/>
    <w:rsid w:val="00D6727B"/>
    <w:rsid w:val="00D87EFF"/>
    <w:rsid w:val="00D92837"/>
    <w:rsid w:val="00DA0CBA"/>
    <w:rsid w:val="00DA5DA5"/>
    <w:rsid w:val="00DB2E4F"/>
    <w:rsid w:val="00DB6058"/>
    <w:rsid w:val="00DD3AE8"/>
    <w:rsid w:val="00DE0C70"/>
    <w:rsid w:val="00DE49FB"/>
    <w:rsid w:val="00DE6683"/>
    <w:rsid w:val="00DE76E2"/>
    <w:rsid w:val="00E0022B"/>
    <w:rsid w:val="00E0279B"/>
    <w:rsid w:val="00E12787"/>
    <w:rsid w:val="00E1341D"/>
    <w:rsid w:val="00E241A4"/>
    <w:rsid w:val="00E259F7"/>
    <w:rsid w:val="00E33A06"/>
    <w:rsid w:val="00E34B91"/>
    <w:rsid w:val="00E3799B"/>
    <w:rsid w:val="00E41861"/>
    <w:rsid w:val="00E4416F"/>
    <w:rsid w:val="00E57CC3"/>
    <w:rsid w:val="00E7275E"/>
    <w:rsid w:val="00E81CEA"/>
    <w:rsid w:val="00E961FB"/>
    <w:rsid w:val="00EA3222"/>
    <w:rsid w:val="00EB67C7"/>
    <w:rsid w:val="00EB7246"/>
    <w:rsid w:val="00EC1109"/>
    <w:rsid w:val="00EC3367"/>
    <w:rsid w:val="00ED1608"/>
    <w:rsid w:val="00EE4EE7"/>
    <w:rsid w:val="00EF3617"/>
    <w:rsid w:val="00F036AE"/>
    <w:rsid w:val="00F10D3C"/>
    <w:rsid w:val="00F22D1D"/>
    <w:rsid w:val="00F265FC"/>
    <w:rsid w:val="00F653B7"/>
    <w:rsid w:val="00F711E7"/>
    <w:rsid w:val="00F71AC9"/>
    <w:rsid w:val="00F7521C"/>
    <w:rsid w:val="00F76DCE"/>
    <w:rsid w:val="00F826E6"/>
    <w:rsid w:val="00FB0E95"/>
    <w:rsid w:val="00FB5F97"/>
    <w:rsid w:val="00FC4489"/>
    <w:rsid w:val="00FD1D6F"/>
    <w:rsid w:val="00FE7090"/>
    <w:rsid w:val="00FF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77CBA"/>
  <w15:docId w15:val="{9C68D6E0-2873-4E0C-A34B-F79E657E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36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Part">
    <w:name w:val="01_Part"/>
    <w:link w:val="01PartChar"/>
    <w:autoRedefine/>
    <w:rsid w:val="00135AFF"/>
    <w:pPr>
      <w:tabs>
        <w:tab w:val="left" w:pos="342"/>
      </w:tabs>
      <w:spacing w:before="60"/>
      <w:pPrChange w:id="0" w:author="Dang, Tommy HOUS:EX" w:date="2023-09-01T16:42:00Z">
        <w:pPr>
          <w:tabs>
            <w:tab w:val="left" w:pos="342"/>
          </w:tabs>
          <w:spacing w:before="60"/>
        </w:pPr>
      </w:pPrChange>
    </w:pPr>
    <w:rPr>
      <w:rFonts w:ascii="Arial Black" w:hAnsi="Arial Black"/>
      <w:snapToGrid w:val="0"/>
      <w:sz w:val="44"/>
      <w:rPrChange w:id="0" w:author="Dang, Tommy HOUS:EX" w:date="2023-09-01T16:42:00Z">
        <w:rPr>
          <w:rFonts w:ascii="Arial Black" w:hAnsi="Arial Black"/>
          <w:snapToGrid w:val="0"/>
          <w:sz w:val="44"/>
          <w:lang w:val="en-US" w:eastAsia="en-US" w:bidi="ar-SA"/>
        </w:rPr>
      </w:rPrChange>
    </w:rPr>
  </w:style>
  <w:style w:type="paragraph" w:customStyle="1" w:styleId="02Section">
    <w:name w:val="02_Section"/>
    <w:basedOn w:val="01Part"/>
    <w:next w:val="03Subsection"/>
    <w:link w:val="02SectionChar"/>
    <w:autoRedefine/>
    <w:rsid w:val="0090250A"/>
    <w:rPr>
      <w:b/>
      <w:sz w:val="34"/>
    </w:rPr>
  </w:style>
  <w:style w:type="paragraph" w:customStyle="1" w:styleId="03Subsection">
    <w:name w:val="03_Subsection"/>
    <w:basedOn w:val="02Section"/>
    <w:next w:val="04Article"/>
    <w:link w:val="03SubsectionChar"/>
    <w:autoRedefine/>
    <w:rsid w:val="00E41861"/>
    <w:rPr>
      <w:sz w:val="24"/>
    </w:rPr>
  </w:style>
  <w:style w:type="paragraph" w:customStyle="1" w:styleId="04Article">
    <w:name w:val="04_Article"/>
    <w:basedOn w:val="03Subsection"/>
    <w:next w:val="05Sentence"/>
    <w:link w:val="04ArticleChar"/>
    <w:rsid w:val="0090250A"/>
    <w:rPr>
      <w:sz w:val="20"/>
    </w:rPr>
  </w:style>
  <w:style w:type="paragraph" w:customStyle="1" w:styleId="05Sentence">
    <w:name w:val="05_Sentence"/>
    <w:link w:val="05SentenceChar"/>
    <w:rsid w:val="0090250A"/>
    <w:pPr>
      <w:tabs>
        <w:tab w:val="left" w:pos="852"/>
        <w:tab w:val="right" w:pos="4536"/>
      </w:tabs>
      <w:spacing w:before="120"/>
      <w:ind w:left="12" w:firstLine="360"/>
    </w:pPr>
    <w:rPr>
      <w:rFonts w:ascii="Palatino" w:hAnsi="Palatino"/>
      <w:snapToGrid w:val="0"/>
    </w:rPr>
  </w:style>
  <w:style w:type="character" w:styleId="Hyperlink">
    <w:name w:val="Hyperlink"/>
    <w:basedOn w:val="DefaultParagraphFont"/>
    <w:uiPriority w:val="99"/>
    <w:unhideWhenUsed/>
    <w:rsid w:val="007225E8"/>
    <w:rPr>
      <w:color w:val="0000FF"/>
      <w:u w:val="single"/>
    </w:rPr>
  </w:style>
  <w:style w:type="paragraph" w:customStyle="1" w:styleId="08appnote">
    <w:name w:val="08_appnote"/>
    <w:rsid w:val="00424ADD"/>
    <w:pPr>
      <w:spacing w:before="120"/>
    </w:pPr>
    <w:rPr>
      <w:rFonts w:ascii="Palatino" w:hAnsi="Palatino"/>
      <w:snapToGrid w:val="0"/>
    </w:rPr>
  </w:style>
  <w:style w:type="paragraph" w:customStyle="1" w:styleId="11FigTitle">
    <w:name w:val="11_Fig_Title"/>
    <w:basedOn w:val="Normal"/>
    <w:link w:val="11FigTitleChar"/>
    <w:rsid w:val="00D92837"/>
    <w:pPr>
      <w:tabs>
        <w:tab w:val="center" w:pos="5040"/>
        <w:tab w:val="right" w:pos="9600"/>
      </w:tabs>
      <w:ind w:left="120"/>
      <w:jc w:val="center"/>
    </w:pPr>
    <w:rPr>
      <w:rFonts w:ascii="Helvetica" w:hAnsi="Helvetica"/>
      <w:b/>
      <w:noProof/>
      <w:sz w:val="20"/>
      <w:szCs w:val="20"/>
    </w:rPr>
  </w:style>
  <w:style w:type="paragraph" w:customStyle="1" w:styleId="12TabHeadBody">
    <w:name w:val="12_Tab_Head&amp;Body"/>
    <w:basedOn w:val="Normal"/>
    <w:rsid w:val="00020303"/>
    <w:pPr>
      <w:tabs>
        <w:tab w:val="center" w:pos="5040"/>
        <w:tab w:val="right" w:pos="9600"/>
      </w:tabs>
      <w:ind w:left="120"/>
    </w:pPr>
    <w:rPr>
      <w:rFonts w:ascii="Arial Narrow" w:hAnsi="Arial Narrow"/>
      <w:noProof/>
      <w:sz w:val="18"/>
      <w:szCs w:val="20"/>
    </w:rPr>
  </w:style>
  <w:style w:type="character" w:styleId="FollowedHyperlink">
    <w:name w:val="FollowedHyperlink"/>
    <w:basedOn w:val="DefaultParagraphFont"/>
    <w:uiPriority w:val="99"/>
    <w:semiHidden/>
    <w:unhideWhenUsed/>
    <w:rsid w:val="007225E8"/>
    <w:rPr>
      <w:color w:val="800080"/>
      <w:u w:val="single"/>
    </w:rPr>
  </w:style>
  <w:style w:type="paragraph" w:customStyle="1" w:styleId="10Tabtitle">
    <w:name w:val="10_Tab_title"/>
    <w:basedOn w:val="11FigTitle"/>
    <w:link w:val="10TabtitleChar"/>
    <w:qFormat/>
    <w:rsid w:val="00C4764D"/>
    <w:pPr>
      <w:spacing w:before="60"/>
      <w:ind w:left="119"/>
    </w:pPr>
  </w:style>
  <w:style w:type="character" w:customStyle="1" w:styleId="11FigTitleChar">
    <w:name w:val="11_Fig_Title Char"/>
    <w:basedOn w:val="DefaultParagraphFont"/>
    <w:link w:val="11FigTitle"/>
    <w:rsid w:val="00D92837"/>
    <w:rPr>
      <w:rFonts w:ascii="Helvetica" w:hAnsi="Helvetica"/>
      <w:b/>
      <w:noProof/>
    </w:rPr>
  </w:style>
  <w:style w:type="character" w:customStyle="1" w:styleId="10TabtitleChar">
    <w:name w:val="10_Tab_title Char"/>
    <w:basedOn w:val="11FigTitleChar"/>
    <w:link w:val="10Tabtitle"/>
    <w:rsid w:val="00C4764D"/>
    <w:rPr>
      <w:rFonts w:ascii="Helvetica" w:hAnsi="Helvetica"/>
      <w:b/>
      <w:noProof/>
    </w:rPr>
  </w:style>
  <w:style w:type="paragraph" w:customStyle="1" w:styleId="12bTabnote">
    <w:name w:val="12b_Tab_note"/>
    <w:basedOn w:val="05Sentence"/>
    <w:link w:val="12bTabnoteChar"/>
    <w:qFormat/>
    <w:rsid w:val="00984147"/>
    <w:pPr>
      <w:spacing w:before="0"/>
      <w:ind w:hanging="12"/>
    </w:pPr>
    <w:rPr>
      <w:rFonts w:ascii="Arial" w:hAnsi="Arial" w:cs="Arial"/>
      <w:sz w:val="16"/>
      <w:szCs w:val="18"/>
    </w:rPr>
  </w:style>
  <w:style w:type="character" w:customStyle="1" w:styleId="05SentenceChar">
    <w:name w:val="05_Sentence Char"/>
    <w:basedOn w:val="DefaultParagraphFont"/>
    <w:link w:val="05Sentence"/>
    <w:rsid w:val="00EE4EE7"/>
    <w:rPr>
      <w:rFonts w:ascii="Palatino" w:hAnsi="Palatino"/>
      <w:snapToGrid w:val="0"/>
    </w:rPr>
  </w:style>
  <w:style w:type="paragraph" w:customStyle="1" w:styleId="13Appnotes">
    <w:name w:val="13_Appnotes"/>
    <w:basedOn w:val="05Sentence"/>
    <w:link w:val="13AppnotesChar"/>
    <w:qFormat/>
    <w:rsid w:val="003B09DB"/>
    <w:pPr>
      <w:ind w:firstLine="0"/>
    </w:pPr>
  </w:style>
  <w:style w:type="character" w:customStyle="1" w:styleId="12bTabnoteChar">
    <w:name w:val="12b_Tab_note Char"/>
    <w:basedOn w:val="05SentenceChar"/>
    <w:link w:val="12bTabnote"/>
    <w:rsid w:val="00984147"/>
    <w:rPr>
      <w:rFonts w:ascii="Arial" w:hAnsi="Arial" w:cs="Arial"/>
      <w:snapToGrid w:val="0"/>
      <w:sz w:val="16"/>
      <w:szCs w:val="18"/>
    </w:rPr>
  </w:style>
  <w:style w:type="paragraph" w:customStyle="1" w:styleId="13aAppnotenumttl">
    <w:name w:val="13a_Appnote_num_ttl"/>
    <w:basedOn w:val="13Appnotes"/>
    <w:link w:val="13aAppnotenumttlChar"/>
    <w:qFormat/>
    <w:rsid w:val="006E2477"/>
    <w:pPr>
      <w:ind w:hanging="12"/>
    </w:pPr>
    <w:rPr>
      <w:rFonts w:ascii="Arial Black" w:hAnsi="Arial Black"/>
    </w:rPr>
  </w:style>
  <w:style w:type="character" w:customStyle="1" w:styleId="13AppnotesChar">
    <w:name w:val="13_Appnotes Char"/>
    <w:basedOn w:val="05SentenceChar"/>
    <w:link w:val="13Appnotes"/>
    <w:rsid w:val="003B09DB"/>
    <w:rPr>
      <w:rFonts w:ascii="Palatino" w:hAnsi="Palatino"/>
      <w:snapToGrid w:val="0"/>
    </w:rPr>
  </w:style>
  <w:style w:type="paragraph" w:customStyle="1" w:styleId="13bAppnotediv1">
    <w:name w:val="13b_Appnote_div1"/>
    <w:link w:val="13bAppnotediv1Char"/>
    <w:qFormat/>
    <w:rsid w:val="007C428E"/>
    <w:pPr>
      <w:spacing w:before="120"/>
    </w:pPr>
    <w:rPr>
      <w:rFonts w:ascii="Arial" w:hAnsi="Arial"/>
      <w:szCs w:val="24"/>
    </w:rPr>
  </w:style>
  <w:style w:type="character" w:customStyle="1" w:styleId="13aAppnotenumttlChar">
    <w:name w:val="13a_Appnote_num_ttl Char"/>
    <w:basedOn w:val="13AppnotesChar"/>
    <w:link w:val="13aAppnotenumttl"/>
    <w:rsid w:val="006E2477"/>
    <w:rPr>
      <w:rFonts w:ascii="Arial Black" w:hAnsi="Arial Black"/>
      <w:snapToGrid w:val="0"/>
    </w:rPr>
  </w:style>
  <w:style w:type="character" w:customStyle="1" w:styleId="13bAppnotediv1Char">
    <w:name w:val="13b_Appnote_div1 Char"/>
    <w:basedOn w:val="11FigTitleChar"/>
    <w:link w:val="13bAppnotediv1"/>
    <w:rsid w:val="007C428E"/>
    <w:rPr>
      <w:rFonts w:ascii="Arial" w:hAnsi="Arial"/>
      <w:b/>
      <w:noProof/>
      <w:szCs w:val="24"/>
    </w:rPr>
  </w:style>
  <w:style w:type="paragraph" w:customStyle="1" w:styleId="17TOCsect">
    <w:name w:val="17_TOC_sect"/>
    <w:basedOn w:val="04Article"/>
    <w:link w:val="17TOCsectChar"/>
    <w:qFormat/>
    <w:rsid w:val="00ED1608"/>
  </w:style>
  <w:style w:type="paragraph" w:customStyle="1" w:styleId="17aTOCitem">
    <w:name w:val="17a_TOC_item"/>
    <w:basedOn w:val="Normal"/>
    <w:link w:val="17aTOCitemChar"/>
    <w:qFormat/>
    <w:rsid w:val="00ED1608"/>
    <w:rPr>
      <w:rFonts w:ascii="Arial" w:hAnsi="Arial" w:cs="Arial"/>
      <w:sz w:val="20"/>
      <w:szCs w:val="20"/>
    </w:rPr>
  </w:style>
  <w:style w:type="character" w:customStyle="1" w:styleId="01PartChar">
    <w:name w:val="01_Part Char"/>
    <w:basedOn w:val="DefaultParagraphFont"/>
    <w:link w:val="01Part"/>
    <w:rsid w:val="00135AFF"/>
    <w:rPr>
      <w:rFonts w:ascii="Arial Black" w:hAnsi="Arial Black"/>
      <w:snapToGrid w:val="0"/>
      <w:sz w:val="44"/>
    </w:rPr>
  </w:style>
  <w:style w:type="character" w:customStyle="1" w:styleId="02SectionChar">
    <w:name w:val="02_Section Char"/>
    <w:basedOn w:val="01PartChar"/>
    <w:link w:val="02Section"/>
    <w:rsid w:val="00ED1608"/>
    <w:rPr>
      <w:rFonts w:ascii="Arial Black" w:hAnsi="Arial Black"/>
      <w:b/>
      <w:snapToGrid w:val="0"/>
      <w:sz w:val="34"/>
    </w:rPr>
  </w:style>
  <w:style w:type="character" w:customStyle="1" w:styleId="03SubsectionChar">
    <w:name w:val="03_Subsection Char"/>
    <w:basedOn w:val="02SectionChar"/>
    <w:link w:val="03Subsection"/>
    <w:rsid w:val="00E41861"/>
    <w:rPr>
      <w:rFonts w:ascii="Arial Black" w:hAnsi="Arial Black"/>
      <w:b/>
      <w:snapToGrid w:val="0"/>
      <w:sz w:val="24"/>
    </w:rPr>
  </w:style>
  <w:style w:type="character" w:customStyle="1" w:styleId="04ArticleChar">
    <w:name w:val="04_Article Char"/>
    <w:basedOn w:val="03SubsectionChar"/>
    <w:link w:val="04Article"/>
    <w:rsid w:val="00ED1608"/>
    <w:rPr>
      <w:rFonts w:ascii="Arial Black" w:hAnsi="Arial Black"/>
      <w:b/>
      <w:snapToGrid w:val="0"/>
      <w:sz w:val="24"/>
    </w:rPr>
  </w:style>
  <w:style w:type="character" w:customStyle="1" w:styleId="17TOCsectChar">
    <w:name w:val="17_TOC_sect Char"/>
    <w:basedOn w:val="04ArticleChar"/>
    <w:link w:val="17TOCsect"/>
    <w:rsid w:val="00ED1608"/>
    <w:rPr>
      <w:rFonts w:ascii="Arial Black" w:hAnsi="Arial Black"/>
      <w:b/>
      <w:snapToGrid w:val="0"/>
      <w:sz w:val="24"/>
    </w:rPr>
  </w:style>
  <w:style w:type="character" w:customStyle="1" w:styleId="17aTOCitemChar">
    <w:name w:val="17a_TOC_item Char"/>
    <w:basedOn w:val="DefaultParagraphFont"/>
    <w:link w:val="17aTOCitem"/>
    <w:rsid w:val="00ED1608"/>
    <w:rPr>
      <w:rFonts w:ascii="Arial" w:hAnsi="Arial" w:cs="Arial"/>
    </w:rPr>
  </w:style>
  <w:style w:type="paragraph" w:styleId="BalloonText">
    <w:name w:val="Balloon Text"/>
    <w:basedOn w:val="Normal"/>
    <w:link w:val="BalloonTextChar"/>
    <w:uiPriority w:val="99"/>
    <w:semiHidden/>
    <w:unhideWhenUsed/>
    <w:rsid w:val="0038554F"/>
    <w:rPr>
      <w:rFonts w:ascii="Tahoma" w:hAnsi="Tahoma" w:cs="Tahoma"/>
      <w:sz w:val="16"/>
      <w:szCs w:val="16"/>
    </w:rPr>
  </w:style>
  <w:style w:type="character" w:customStyle="1" w:styleId="BalloonTextChar">
    <w:name w:val="Balloon Text Char"/>
    <w:basedOn w:val="DefaultParagraphFont"/>
    <w:link w:val="BalloonText"/>
    <w:uiPriority w:val="99"/>
    <w:semiHidden/>
    <w:rsid w:val="0038554F"/>
    <w:rPr>
      <w:rFonts w:ascii="Tahoma" w:hAnsi="Tahoma" w:cs="Tahoma"/>
      <w:sz w:val="16"/>
      <w:szCs w:val="16"/>
    </w:rPr>
  </w:style>
  <w:style w:type="paragraph" w:customStyle="1" w:styleId="13cFigTitle">
    <w:name w:val="13c_Fig_Title"/>
    <w:basedOn w:val="11FigTitle"/>
    <w:link w:val="13cFigTitleChar"/>
    <w:qFormat/>
    <w:rsid w:val="00A31F91"/>
    <w:pPr>
      <w:jc w:val="left"/>
    </w:pPr>
  </w:style>
  <w:style w:type="character" w:customStyle="1" w:styleId="13cFigTitleChar">
    <w:name w:val="13c_Fig_Title Char"/>
    <w:basedOn w:val="11FigTitleChar"/>
    <w:link w:val="13cFigTitle"/>
    <w:rsid w:val="00A31F91"/>
    <w:rPr>
      <w:rFonts w:ascii="Helvetica" w:hAnsi="Helvetica"/>
      <w:b/>
      <w:noProof/>
    </w:rPr>
  </w:style>
  <w:style w:type="paragraph" w:styleId="Header">
    <w:name w:val="header"/>
    <w:basedOn w:val="Normal"/>
    <w:link w:val="HeaderChar"/>
    <w:uiPriority w:val="99"/>
    <w:semiHidden/>
    <w:unhideWhenUsed/>
    <w:rsid w:val="006179FF"/>
    <w:pPr>
      <w:tabs>
        <w:tab w:val="center" w:pos="4680"/>
        <w:tab w:val="right" w:pos="9360"/>
      </w:tabs>
    </w:pPr>
  </w:style>
  <w:style w:type="character" w:customStyle="1" w:styleId="HeaderChar">
    <w:name w:val="Header Char"/>
    <w:basedOn w:val="DefaultParagraphFont"/>
    <w:link w:val="Header"/>
    <w:uiPriority w:val="99"/>
    <w:semiHidden/>
    <w:rsid w:val="006179FF"/>
    <w:rPr>
      <w:sz w:val="24"/>
      <w:szCs w:val="24"/>
    </w:rPr>
  </w:style>
  <w:style w:type="paragraph" w:styleId="Footer">
    <w:name w:val="footer"/>
    <w:basedOn w:val="Normal"/>
    <w:link w:val="FooterChar"/>
    <w:uiPriority w:val="99"/>
    <w:unhideWhenUsed/>
    <w:rsid w:val="006179FF"/>
    <w:pPr>
      <w:tabs>
        <w:tab w:val="center" w:pos="4680"/>
        <w:tab w:val="right" w:pos="9360"/>
      </w:tabs>
    </w:pPr>
  </w:style>
  <w:style w:type="character" w:customStyle="1" w:styleId="FooterChar">
    <w:name w:val="Footer Char"/>
    <w:basedOn w:val="DefaultParagraphFont"/>
    <w:link w:val="Footer"/>
    <w:uiPriority w:val="99"/>
    <w:rsid w:val="006179FF"/>
    <w:rPr>
      <w:sz w:val="24"/>
      <w:szCs w:val="24"/>
    </w:rPr>
  </w:style>
  <w:style w:type="paragraph" w:customStyle="1" w:styleId="flts">
    <w:name w:val="flts"/>
    <w:basedOn w:val="Normal"/>
    <w:rsid w:val="001A4B38"/>
    <w:pPr>
      <w:spacing w:before="100" w:beforeAutospacing="1" w:after="100" w:afterAutospacing="1"/>
    </w:pPr>
    <w:rPr>
      <w:sz w:val="18"/>
      <w:szCs w:val="18"/>
      <w:lang w:val="en-CA" w:eastAsia="en-CA"/>
    </w:rPr>
  </w:style>
  <w:style w:type="paragraph" w:customStyle="1" w:styleId="fltp">
    <w:name w:val="fltp"/>
    <w:basedOn w:val="Normal"/>
    <w:rsid w:val="001A4B38"/>
    <w:pPr>
      <w:spacing w:before="100" w:beforeAutospacing="1" w:after="100" w:afterAutospacing="1" w:line="200" w:lineRule="atLeast"/>
    </w:pPr>
    <w:rPr>
      <w:lang w:val="en-CA" w:eastAsia="en-CA"/>
    </w:rPr>
  </w:style>
  <w:style w:type="paragraph" w:customStyle="1" w:styleId="b">
    <w:name w:val="b"/>
    <w:basedOn w:val="Normal"/>
    <w:rsid w:val="001A4B38"/>
    <w:pPr>
      <w:spacing w:before="100" w:beforeAutospacing="1" w:after="100" w:afterAutospacing="1"/>
    </w:pPr>
    <w:rPr>
      <w:b/>
      <w:bCs/>
      <w:lang w:val="en-CA" w:eastAsia="en-CA"/>
    </w:rPr>
  </w:style>
  <w:style w:type="paragraph" w:customStyle="1" w:styleId="p8">
    <w:name w:val="p8"/>
    <w:basedOn w:val="Normal"/>
    <w:rsid w:val="001A4B38"/>
    <w:pPr>
      <w:spacing w:before="100" w:beforeAutospacing="1" w:after="100" w:afterAutospacing="1"/>
    </w:pPr>
    <w:rPr>
      <w:lang w:val="en-CA" w:eastAsia="en-CA"/>
    </w:rPr>
  </w:style>
  <w:style w:type="paragraph" w:customStyle="1" w:styleId="l11">
    <w:name w:val="l11"/>
    <w:basedOn w:val="Normal"/>
    <w:rsid w:val="001A4B38"/>
    <w:pPr>
      <w:spacing w:before="100" w:beforeAutospacing="1" w:after="100" w:afterAutospacing="1" w:line="220" w:lineRule="atLeast"/>
    </w:pPr>
    <w:rPr>
      <w:lang w:val="en-CA" w:eastAsia="en-CA"/>
    </w:rPr>
  </w:style>
  <w:style w:type="paragraph" w:customStyle="1" w:styleId="f10">
    <w:name w:val="f10"/>
    <w:basedOn w:val="Normal"/>
    <w:rsid w:val="001A4B38"/>
    <w:pPr>
      <w:spacing w:before="100" w:beforeAutospacing="1" w:after="100" w:afterAutospacing="1"/>
    </w:pPr>
    <w:rPr>
      <w:sz w:val="20"/>
      <w:szCs w:val="20"/>
      <w:lang w:val="en-CA" w:eastAsia="en-CA"/>
    </w:rPr>
  </w:style>
  <w:style w:type="paragraph" w:customStyle="1" w:styleId="l14al">
    <w:name w:val="l14al"/>
    <w:basedOn w:val="Normal"/>
    <w:rsid w:val="001A4B38"/>
    <w:pPr>
      <w:spacing w:before="100" w:beforeAutospacing="1" w:after="100" w:afterAutospacing="1" w:line="280" w:lineRule="atLeast"/>
    </w:pPr>
    <w:rPr>
      <w:lang w:val="en-CA" w:eastAsia="en-CA"/>
    </w:rPr>
  </w:style>
  <w:style w:type="paragraph" w:customStyle="1" w:styleId="l14p14">
    <w:name w:val="l14p14"/>
    <w:basedOn w:val="Normal"/>
    <w:rsid w:val="001A4B38"/>
    <w:pPr>
      <w:spacing w:before="100" w:beforeAutospacing="1" w:after="100" w:afterAutospacing="1" w:line="280" w:lineRule="atLeast"/>
    </w:pPr>
    <w:rPr>
      <w:lang w:val="en-CA" w:eastAsia="en-CA"/>
    </w:rPr>
  </w:style>
  <w:style w:type="paragraph" w:customStyle="1" w:styleId="l11p6">
    <w:name w:val="l11p6"/>
    <w:basedOn w:val="Normal"/>
    <w:rsid w:val="001A4B38"/>
    <w:pPr>
      <w:spacing w:before="100" w:beforeAutospacing="1" w:after="100" w:afterAutospacing="1" w:line="220" w:lineRule="atLeast"/>
    </w:pPr>
    <w:rPr>
      <w:lang w:val="en-CA" w:eastAsia="en-CA"/>
    </w:rPr>
  </w:style>
  <w:style w:type="paragraph" w:customStyle="1" w:styleId="f9sb">
    <w:name w:val="f9sb"/>
    <w:basedOn w:val="Normal"/>
    <w:rsid w:val="001A4B38"/>
    <w:pPr>
      <w:spacing w:before="100" w:beforeAutospacing="1" w:after="100" w:afterAutospacing="1"/>
    </w:pPr>
    <w:rPr>
      <w:rFonts w:ascii="Arial" w:hAnsi="Arial" w:cs="Arial"/>
      <w:b/>
      <w:bCs/>
      <w:sz w:val="18"/>
      <w:szCs w:val="18"/>
      <w:lang w:val="en-CA" w:eastAsia="en-CA"/>
    </w:rPr>
  </w:style>
  <w:style w:type="paragraph" w:customStyle="1" w:styleId="f11s">
    <w:name w:val="f11s"/>
    <w:basedOn w:val="Normal"/>
    <w:rsid w:val="001A4B38"/>
    <w:pPr>
      <w:spacing w:before="100" w:beforeAutospacing="1" w:after="100" w:afterAutospacing="1"/>
    </w:pPr>
    <w:rPr>
      <w:rFonts w:ascii="Arial" w:hAnsi="Arial" w:cs="Arial"/>
      <w:sz w:val="22"/>
      <w:szCs w:val="22"/>
      <w:lang w:val="en-CA" w:eastAsia="en-CA"/>
    </w:rPr>
  </w:style>
  <w:style w:type="character" w:customStyle="1" w:styleId="f101">
    <w:name w:val="f101"/>
    <w:basedOn w:val="DefaultParagraphFont"/>
    <w:rsid w:val="001A4B38"/>
    <w:rPr>
      <w:sz w:val="20"/>
      <w:szCs w:val="20"/>
    </w:rPr>
  </w:style>
  <w:style w:type="character" w:customStyle="1" w:styleId="b1">
    <w:name w:val="b1"/>
    <w:basedOn w:val="DefaultParagraphFont"/>
    <w:rsid w:val="001A4B38"/>
    <w:rPr>
      <w:b/>
      <w:bCs/>
    </w:rPr>
  </w:style>
  <w:style w:type="character" w:customStyle="1" w:styleId="f11s1">
    <w:name w:val="f11s1"/>
    <w:basedOn w:val="DefaultParagraphFont"/>
    <w:rsid w:val="001A4B38"/>
    <w:rPr>
      <w:rFonts w:ascii="Arial" w:hAnsi="Arial" w:cs="Arial" w:hint="default"/>
      <w:sz w:val="22"/>
      <w:szCs w:val="22"/>
    </w:rPr>
  </w:style>
  <w:style w:type="character" w:customStyle="1" w:styleId="flts1">
    <w:name w:val="flts1"/>
    <w:basedOn w:val="DefaultParagraphFont"/>
    <w:rsid w:val="001A4B38"/>
    <w:rPr>
      <w:sz w:val="18"/>
      <w:szCs w:val="18"/>
    </w:rPr>
  </w:style>
  <w:style w:type="character" w:customStyle="1" w:styleId="f9sb1">
    <w:name w:val="f9sb1"/>
    <w:basedOn w:val="DefaultParagraphFont"/>
    <w:rsid w:val="001A4B38"/>
    <w:rPr>
      <w:rFonts w:ascii="Arial" w:hAnsi="Arial" w:cs="Arial" w:hint="default"/>
      <w:b/>
      <w:bCs/>
      <w:sz w:val="18"/>
      <w:szCs w:val="18"/>
    </w:rPr>
  </w:style>
  <w:style w:type="paragraph" w:styleId="Revision">
    <w:name w:val="Revision"/>
    <w:hidden/>
    <w:uiPriority w:val="99"/>
    <w:semiHidden/>
    <w:rsid w:val="00E34B91"/>
    <w:rPr>
      <w:sz w:val="24"/>
      <w:szCs w:val="24"/>
    </w:rPr>
  </w:style>
  <w:style w:type="character" w:styleId="CommentReference">
    <w:name w:val="annotation reference"/>
    <w:basedOn w:val="DefaultParagraphFont"/>
    <w:uiPriority w:val="99"/>
    <w:semiHidden/>
    <w:unhideWhenUsed/>
    <w:rsid w:val="009F78BF"/>
    <w:rPr>
      <w:sz w:val="16"/>
      <w:szCs w:val="16"/>
    </w:rPr>
  </w:style>
  <w:style w:type="paragraph" w:styleId="CommentText">
    <w:name w:val="annotation text"/>
    <w:basedOn w:val="Normal"/>
    <w:link w:val="CommentTextChar"/>
    <w:uiPriority w:val="99"/>
    <w:unhideWhenUsed/>
    <w:rsid w:val="009F78BF"/>
    <w:rPr>
      <w:sz w:val="20"/>
      <w:szCs w:val="20"/>
    </w:rPr>
  </w:style>
  <w:style w:type="character" w:customStyle="1" w:styleId="CommentTextChar">
    <w:name w:val="Comment Text Char"/>
    <w:basedOn w:val="DefaultParagraphFont"/>
    <w:link w:val="CommentText"/>
    <w:uiPriority w:val="99"/>
    <w:rsid w:val="009F78BF"/>
  </w:style>
  <w:style w:type="paragraph" w:styleId="CommentSubject">
    <w:name w:val="annotation subject"/>
    <w:basedOn w:val="CommentText"/>
    <w:next w:val="CommentText"/>
    <w:link w:val="CommentSubjectChar"/>
    <w:uiPriority w:val="99"/>
    <w:semiHidden/>
    <w:unhideWhenUsed/>
    <w:rsid w:val="009F78BF"/>
    <w:rPr>
      <w:b/>
      <w:bCs/>
    </w:rPr>
  </w:style>
  <w:style w:type="character" w:customStyle="1" w:styleId="CommentSubjectChar">
    <w:name w:val="Comment Subject Char"/>
    <w:basedOn w:val="CommentTextChar"/>
    <w:link w:val="CommentSubject"/>
    <w:uiPriority w:val="99"/>
    <w:semiHidden/>
    <w:rsid w:val="009F78BF"/>
    <w:rPr>
      <w:b/>
      <w:bCs/>
    </w:rPr>
  </w:style>
  <w:style w:type="paragraph" w:styleId="NoSpacing">
    <w:name w:val="No Spacing"/>
    <w:uiPriority w:val="1"/>
    <w:qFormat/>
    <w:rsid w:val="00C23E5F"/>
    <w:rPr>
      <w:rFonts w:ascii="BC Sans" w:eastAsiaTheme="minorHAnsi" w:hAnsi="BC Sans" w:cstheme="minorBidi"/>
      <w:sz w:val="24"/>
      <w:szCs w:val="24"/>
      <w:lang w:val="en-CA"/>
    </w:rPr>
  </w:style>
  <w:style w:type="paragraph" w:customStyle="1" w:styleId="paragraph">
    <w:name w:val="paragraph"/>
    <w:basedOn w:val="Normal"/>
    <w:rsid w:val="00C23E5F"/>
    <w:pPr>
      <w:spacing w:before="100" w:beforeAutospacing="1" w:after="100" w:afterAutospacing="1"/>
    </w:pPr>
    <w:rPr>
      <w:lang w:val="en-CA" w:eastAsia="en-CA"/>
    </w:rPr>
  </w:style>
  <w:style w:type="character" w:styleId="UnresolvedMention">
    <w:name w:val="Unresolved Mention"/>
    <w:basedOn w:val="DefaultParagraphFont"/>
    <w:uiPriority w:val="99"/>
    <w:semiHidden/>
    <w:unhideWhenUsed/>
    <w:rsid w:val="00390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45675">
      <w:bodyDiv w:val="1"/>
      <w:marLeft w:val="0"/>
      <w:marRight w:val="0"/>
      <w:marTop w:val="0"/>
      <w:marBottom w:val="0"/>
      <w:divBdr>
        <w:top w:val="none" w:sz="0" w:space="0" w:color="auto"/>
        <w:left w:val="none" w:sz="0" w:space="0" w:color="auto"/>
        <w:bottom w:val="none" w:sz="0" w:space="0" w:color="auto"/>
        <w:right w:val="none" w:sz="0" w:space="0" w:color="auto"/>
      </w:divBdr>
      <w:divsChild>
        <w:div w:id="216015815">
          <w:marLeft w:val="0"/>
          <w:marRight w:val="0"/>
          <w:marTop w:val="0"/>
          <w:marBottom w:val="0"/>
          <w:divBdr>
            <w:top w:val="none" w:sz="0" w:space="0" w:color="auto"/>
            <w:left w:val="none" w:sz="0" w:space="0" w:color="auto"/>
            <w:bottom w:val="none" w:sz="0" w:space="0" w:color="auto"/>
            <w:right w:val="none" w:sz="0" w:space="0" w:color="auto"/>
          </w:divBdr>
          <w:divsChild>
            <w:div w:id="1859676">
              <w:marLeft w:val="0"/>
              <w:marRight w:val="0"/>
              <w:marTop w:val="0"/>
              <w:marBottom w:val="0"/>
              <w:divBdr>
                <w:top w:val="none" w:sz="0" w:space="0" w:color="auto"/>
                <w:left w:val="none" w:sz="0" w:space="0" w:color="auto"/>
                <w:bottom w:val="none" w:sz="0" w:space="0" w:color="auto"/>
                <w:right w:val="none" w:sz="0" w:space="0" w:color="auto"/>
              </w:divBdr>
            </w:div>
            <w:div w:id="2898845">
              <w:marLeft w:val="0"/>
              <w:marRight w:val="0"/>
              <w:marTop w:val="0"/>
              <w:marBottom w:val="0"/>
              <w:divBdr>
                <w:top w:val="none" w:sz="0" w:space="0" w:color="auto"/>
                <w:left w:val="none" w:sz="0" w:space="0" w:color="auto"/>
                <w:bottom w:val="none" w:sz="0" w:space="0" w:color="auto"/>
                <w:right w:val="none" w:sz="0" w:space="0" w:color="auto"/>
              </w:divBdr>
            </w:div>
            <w:div w:id="45186523">
              <w:marLeft w:val="0"/>
              <w:marRight w:val="0"/>
              <w:marTop w:val="0"/>
              <w:marBottom w:val="0"/>
              <w:divBdr>
                <w:top w:val="none" w:sz="0" w:space="0" w:color="auto"/>
                <w:left w:val="none" w:sz="0" w:space="0" w:color="auto"/>
                <w:bottom w:val="none" w:sz="0" w:space="0" w:color="auto"/>
                <w:right w:val="none" w:sz="0" w:space="0" w:color="auto"/>
              </w:divBdr>
            </w:div>
            <w:div w:id="60103721">
              <w:marLeft w:val="0"/>
              <w:marRight w:val="0"/>
              <w:marTop w:val="0"/>
              <w:marBottom w:val="0"/>
              <w:divBdr>
                <w:top w:val="none" w:sz="0" w:space="0" w:color="auto"/>
                <w:left w:val="none" w:sz="0" w:space="0" w:color="auto"/>
                <w:bottom w:val="none" w:sz="0" w:space="0" w:color="auto"/>
                <w:right w:val="none" w:sz="0" w:space="0" w:color="auto"/>
              </w:divBdr>
            </w:div>
            <w:div w:id="67927896">
              <w:marLeft w:val="0"/>
              <w:marRight w:val="0"/>
              <w:marTop w:val="0"/>
              <w:marBottom w:val="0"/>
              <w:divBdr>
                <w:top w:val="none" w:sz="0" w:space="0" w:color="auto"/>
                <w:left w:val="none" w:sz="0" w:space="0" w:color="auto"/>
                <w:bottom w:val="none" w:sz="0" w:space="0" w:color="auto"/>
                <w:right w:val="none" w:sz="0" w:space="0" w:color="auto"/>
              </w:divBdr>
            </w:div>
            <w:div w:id="71200354">
              <w:marLeft w:val="0"/>
              <w:marRight w:val="0"/>
              <w:marTop w:val="0"/>
              <w:marBottom w:val="0"/>
              <w:divBdr>
                <w:top w:val="none" w:sz="0" w:space="0" w:color="auto"/>
                <w:left w:val="none" w:sz="0" w:space="0" w:color="auto"/>
                <w:bottom w:val="none" w:sz="0" w:space="0" w:color="auto"/>
                <w:right w:val="none" w:sz="0" w:space="0" w:color="auto"/>
              </w:divBdr>
            </w:div>
            <w:div w:id="79719614">
              <w:marLeft w:val="0"/>
              <w:marRight w:val="0"/>
              <w:marTop w:val="0"/>
              <w:marBottom w:val="0"/>
              <w:divBdr>
                <w:top w:val="none" w:sz="0" w:space="0" w:color="auto"/>
                <w:left w:val="none" w:sz="0" w:space="0" w:color="auto"/>
                <w:bottom w:val="none" w:sz="0" w:space="0" w:color="auto"/>
                <w:right w:val="none" w:sz="0" w:space="0" w:color="auto"/>
              </w:divBdr>
            </w:div>
            <w:div w:id="81418437">
              <w:marLeft w:val="0"/>
              <w:marRight w:val="0"/>
              <w:marTop w:val="0"/>
              <w:marBottom w:val="0"/>
              <w:divBdr>
                <w:top w:val="none" w:sz="0" w:space="0" w:color="auto"/>
                <w:left w:val="none" w:sz="0" w:space="0" w:color="auto"/>
                <w:bottom w:val="none" w:sz="0" w:space="0" w:color="auto"/>
                <w:right w:val="none" w:sz="0" w:space="0" w:color="auto"/>
              </w:divBdr>
            </w:div>
            <w:div w:id="87849763">
              <w:marLeft w:val="0"/>
              <w:marRight w:val="0"/>
              <w:marTop w:val="0"/>
              <w:marBottom w:val="0"/>
              <w:divBdr>
                <w:top w:val="none" w:sz="0" w:space="0" w:color="auto"/>
                <w:left w:val="none" w:sz="0" w:space="0" w:color="auto"/>
                <w:bottom w:val="none" w:sz="0" w:space="0" w:color="auto"/>
                <w:right w:val="none" w:sz="0" w:space="0" w:color="auto"/>
              </w:divBdr>
            </w:div>
            <w:div w:id="97525878">
              <w:marLeft w:val="0"/>
              <w:marRight w:val="0"/>
              <w:marTop w:val="0"/>
              <w:marBottom w:val="0"/>
              <w:divBdr>
                <w:top w:val="none" w:sz="0" w:space="0" w:color="auto"/>
                <w:left w:val="none" w:sz="0" w:space="0" w:color="auto"/>
                <w:bottom w:val="none" w:sz="0" w:space="0" w:color="auto"/>
                <w:right w:val="none" w:sz="0" w:space="0" w:color="auto"/>
              </w:divBdr>
            </w:div>
            <w:div w:id="101344994">
              <w:marLeft w:val="0"/>
              <w:marRight w:val="0"/>
              <w:marTop w:val="0"/>
              <w:marBottom w:val="0"/>
              <w:divBdr>
                <w:top w:val="none" w:sz="0" w:space="0" w:color="auto"/>
                <w:left w:val="none" w:sz="0" w:space="0" w:color="auto"/>
                <w:bottom w:val="none" w:sz="0" w:space="0" w:color="auto"/>
                <w:right w:val="none" w:sz="0" w:space="0" w:color="auto"/>
              </w:divBdr>
            </w:div>
            <w:div w:id="108624489">
              <w:marLeft w:val="0"/>
              <w:marRight w:val="0"/>
              <w:marTop w:val="0"/>
              <w:marBottom w:val="0"/>
              <w:divBdr>
                <w:top w:val="none" w:sz="0" w:space="0" w:color="auto"/>
                <w:left w:val="none" w:sz="0" w:space="0" w:color="auto"/>
                <w:bottom w:val="none" w:sz="0" w:space="0" w:color="auto"/>
                <w:right w:val="none" w:sz="0" w:space="0" w:color="auto"/>
              </w:divBdr>
            </w:div>
            <w:div w:id="110394019">
              <w:marLeft w:val="0"/>
              <w:marRight w:val="0"/>
              <w:marTop w:val="0"/>
              <w:marBottom w:val="0"/>
              <w:divBdr>
                <w:top w:val="none" w:sz="0" w:space="0" w:color="auto"/>
                <w:left w:val="none" w:sz="0" w:space="0" w:color="auto"/>
                <w:bottom w:val="none" w:sz="0" w:space="0" w:color="auto"/>
                <w:right w:val="none" w:sz="0" w:space="0" w:color="auto"/>
              </w:divBdr>
            </w:div>
            <w:div w:id="119149998">
              <w:marLeft w:val="0"/>
              <w:marRight w:val="0"/>
              <w:marTop w:val="0"/>
              <w:marBottom w:val="0"/>
              <w:divBdr>
                <w:top w:val="none" w:sz="0" w:space="0" w:color="auto"/>
                <w:left w:val="none" w:sz="0" w:space="0" w:color="auto"/>
                <w:bottom w:val="none" w:sz="0" w:space="0" w:color="auto"/>
                <w:right w:val="none" w:sz="0" w:space="0" w:color="auto"/>
              </w:divBdr>
            </w:div>
            <w:div w:id="122311924">
              <w:marLeft w:val="0"/>
              <w:marRight w:val="0"/>
              <w:marTop w:val="0"/>
              <w:marBottom w:val="0"/>
              <w:divBdr>
                <w:top w:val="none" w:sz="0" w:space="0" w:color="auto"/>
                <w:left w:val="none" w:sz="0" w:space="0" w:color="auto"/>
                <w:bottom w:val="none" w:sz="0" w:space="0" w:color="auto"/>
                <w:right w:val="none" w:sz="0" w:space="0" w:color="auto"/>
              </w:divBdr>
            </w:div>
            <w:div w:id="132330790">
              <w:marLeft w:val="0"/>
              <w:marRight w:val="0"/>
              <w:marTop w:val="0"/>
              <w:marBottom w:val="0"/>
              <w:divBdr>
                <w:top w:val="none" w:sz="0" w:space="0" w:color="auto"/>
                <w:left w:val="none" w:sz="0" w:space="0" w:color="auto"/>
                <w:bottom w:val="none" w:sz="0" w:space="0" w:color="auto"/>
                <w:right w:val="none" w:sz="0" w:space="0" w:color="auto"/>
              </w:divBdr>
            </w:div>
            <w:div w:id="141704394">
              <w:marLeft w:val="0"/>
              <w:marRight w:val="0"/>
              <w:marTop w:val="0"/>
              <w:marBottom w:val="0"/>
              <w:divBdr>
                <w:top w:val="none" w:sz="0" w:space="0" w:color="auto"/>
                <w:left w:val="none" w:sz="0" w:space="0" w:color="auto"/>
                <w:bottom w:val="none" w:sz="0" w:space="0" w:color="auto"/>
                <w:right w:val="none" w:sz="0" w:space="0" w:color="auto"/>
              </w:divBdr>
            </w:div>
            <w:div w:id="153644071">
              <w:marLeft w:val="0"/>
              <w:marRight w:val="0"/>
              <w:marTop w:val="0"/>
              <w:marBottom w:val="0"/>
              <w:divBdr>
                <w:top w:val="none" w:sz="0" w:space="0" w:color="auto"/>
                <w:left w:val="none" w:sz="0" w:space="0" w:color="auto"/>
                <w:bottom w:val="none" w:sz="0" w:space="0" w:color="auto"/>
                <w:right w:val="none" w:sz="0" w:space="0" w:color="auto"/>
              </w:divBdr>
            </w:div>
            <w:div w:id="160508179">
              <w:marLeft w:val="0"/>
              <w:marRight w:val="0"/>
              <w:marTop w:val="0"/>
              <w:marBottom w:val="0"/>
              <w:divBdr>
                <w:top w:val="none" w:sz="0" w:space="0" w:color="auto"/>
                <w:left w:val="none" w:sz="0" w:space="0" w:color="auto"/>
                <w:bottom w:val="none" w:sz="0" w:space="0" w:color="auto"/>
                <w:right w:val="none" w:sz="0" w:space="0" w:color="auto"/>
              </w:divBdr>
            </w:div>
            <w:div w:id="164980753">
              <w:marLeft w:val="0"/>
              <w:marRight w:val="0"/>
              <w:marTop w:val="0"/>
              <w:marBottom w:val="0"/>
              <w:divBdr>
                <w:top w:val="none" w:sz="0" w:space="0" w:color="auto"/>
                <w:left w:val="none" w:sz="0" w:space="0" w:color="auto"/>
                <w:bottom w:val="none" w:sz="0" w:space="0" w:color="auto"/>
                <w:right w:val="none" w:sz="0" w:space="0" w:color="auto"/>
              </w:divBdr>
            </w:div>
            <w:div w:id="166362708">
              <w:marLeft w:val="0"/>
              <w:marRight w:val="0"/>
              <w:marTop w:val="0"/>
              <w:marBottom w:val="0"/>
              <w:divBdr>
                <w:top w:val="none" w:sz="0" w:space="0" w:color="auto"/>
                <w:left w:val="none" w:sz="0" w:space="0" w:color="auto"/>
                <w:bottom w:val="none" w:sz="0" w:space="0" w:color="auto"/>
                <w:right w:val="none" w:sz="0" w:space="0" w:color="auto"/>
              </w:divBdr>
            </w:div>
            <w:div w:id="172377577">
              <w:marLeft w:val="0"/>
              <w:marRight w:val="0"/>
              <w:marTop w:val="0"/>
              <w:marBottom w:val="0"/>
              <w:divBdr>
                <w:top w:val="none" w:sz="0" w:space="0" w:color="auto"/>
                <w:left w:val="none" w:sz="0" w:space="0" w:color="auto"/>
                <w:bottom w:val="none" w:sz="0" w:space="0" w:color="auto"/>
                <w:right w:val="none" w:sz="0" w:space="0" w:color="auto"/>
              </w:divBdr>
            </w:div>
            <w:div w:id="195235725">
              <w:marLeft w:val="0"/>
              <w:marRight w:val="0"/>
              <w:marTop w:val="0"/>
              <w:marBottom w:val="0"/>
              <w:divBdr>
                <w:top w:val="none" w:sz="0" w:space="0" w:color="auto"/>
                <w:left w:val="none" w:sz="0" w:space="0" w:color="auto"/>
                <w:bottom w:val="none" w:sz="0" w:space="0" w:color="auto"/>
                <w:right w:val="none" w:sz="0" w:space="0" w:color="auto"/>
              </w:divBdr>
            </w:div>
            <w:div w:id="197671041">
              <w:marLeft w:val="0"/>
              <w:marRight w:val="0"/>
              <w:marTop w:val="0"/>
              <w:marBottom w:val="0"/>
              <w:divBdr>
                <w:top w:val="none" w:sz="0" w:space="0" w:color="auto"/>
                <w:left w:val="none" w:sz="0" w:space="0" w:color="auto"/>
                <w:bottom w:val="none" w:sz="0" w:space="0" w:color="auto"/>
                <w:right w:val="none" w:sz="0" w:space="0" w:color="auto"/>
              </w:divBdr>
            </w:div>
            <w:div w:id="232859137">
              <w:marLeft w:val="0"/>
              <w:marRight w:val="0"/>
              <w:marTop w:val="0"/>
              <w:marBottom w:val="0"/>
              <w:divBdr>
                <w:top w:val="none" w:sz="0" w:space="0" w:color="auto"/>
                <w:left w:val="none" w:sz="0" w:space="0" w:color="auto"/>
                <w:bottom w:val="none" w:sz="0" w:space="0" w:color="auto"/>
                <w:right w:val="none" w:sz="0" w:space="0" w:color="auto"/>
              </w:divBdr>
            </w:div>
            <w:div w:id="242758787">
              <w:marLeft w:val="0"/>
              <w:marRight w:val="0"/>
              <w:marTop w:val="0"/>
              <w:marBottom w:val="0"/>
              <w:divBdr>
                <w:top w:val="none" w:sz="0" w:space="0" w:color="auto"/>
                <w:left w:val="none" w:sz="0" w:space="0" w:color="auto"/>
                <w:bottom w:val="none" w:sz="0" w:space="0" w:color="auto"/>
                <w:right w:val="none" w:sz="0" w:space="0" w:color="auto"/>
              </w:divBdr>
            </w:div>
            <w:div w:id="257326536">
              <w:marLeft w:val="0"/>
              <w:marRight w:val="0"/>
              <w:marTop w:val="0"/>
              <w:marBottom w:val="0"/>
              <w:divBdr>
                <w:top w:val="none" w:sz="0" w:space="0" w:color="auto"/>
                <w:left w:val="none" w:sz="0" w:space="0" w:color="auto"/>
                <w:bottom w:val="none" w:sz="0" w:space="0" w:color="auto"/>
                <w:right w:val="none" w:sz="0" w:space="0" w:color="auto"/>
              </w:divBdr>
            </w:div>
            <w:div w:id="265315119">
              <w:marLeft w:val="0"/>
              <w:marRight w:val="0"/>
              <w:marTop w:val="0"/>
              <w:marBottom w:val="0"/>
              <w:divBdr>
                <w:top w:val="none" w:sz="0" w:space="0" w:color="auto"/>
                <w:left w:val="none" w:sz="0" w:space="0" w:color="auto"/>
                <w:bottom w:val="none" w:sz="0" w:space="0" w:color="auto"/>
                <w:right w:val="none" w:sz="0" w:space="0" w:color="auto"/>
              </w:divBdr>
            </w:div>
            <w:div w:id="301082233">
              <w:marLeft w:val="0"/>
              <w:marRight w:val="0"/>
              <w:marTop w:val="0"/>
              <w:marBottom w:val="0"/>
              <w:divBdr>
                <w:top w:val="none" w:sz="0" w:space="0" w:color="auto"/>
                <w:left w:val="none" w:sz="0" w:space="0" w:color="auto"/>
                <w:bottom w:val="none" w:sz="0" w:space="0" w:color="auto"/>
                <w:right w:val="none" w:sz="0" w:space="0" w:color="auto"/>
              </w:divBdr>
            </w:div>
            <w:div w:id="306281961">
              <w:marLeft w:val="0"/>
              <w:marRight w:val="0"/>
              <w:marTop w:val="0"/>
              <w:marBottom w:val="0"/>
              <w:divBdr>
                <w:top w:val="none" w:sz="0" w:space="0" w:color="auto"/>
                <w:left w:val="none" w:sz="0" w:space="0" w:color="auto"/>
                <w:bottom w:val="none" w:sz="0" w:space="0" w:color="auto"/>
                <w:right w:val="none" w:sz="0" w:space="0" w:color="auto"/>
              </w:divBdr>
            </w:div>
            <w:div w:id="306516276">
              <w:marLeft w:val="0"/>
              <w:marRight w:val="0"/>
              <w:marTop w:val="0"/>
              <w:marBottom w:val="0"/>
              <w:divBdr>
                <w:top w:val="none" w:sz="0" w:space="0" w:color="auto"/>
                <w:left w:val="none" w:sz="0" w:space="0" w:color="auto"/>
                <w:bottom w:val="none" w:sz="0" w:space="0" w:color="auto"/>
                <w:right w:val="none" w:sz="0" w:space="0" w:color="auto"/>
              </w:divBdr>
            </w:div>
            <w:div w:id="309753928">
              <w:marLeft w:val="0"/>
              <w:marRight w:val="0"/>
              <w:marTop w:val="0"/>
              <w:marBottom w:val="0"/>
              <w:divBdr>
                <w:top w:val="none" w:sz="0" w:space="0" w:color="auto"/>
                <w:left w:val="none" w:sz="0" w:space="0" w:color="auto"/>
                <w:bottom w:val="none" w:sz="0" w:space="0" w:color="auto"/>
                <w:right w:val="none" w:sz="0" w:space="0" w:color="auto"/>
              </w:divBdr>
            </w:div>
            <w:div w:id="314381916">
              <w:marLeft w:val="0"/>
              <w:marRight w:val="0"/>
              <w:marTop w:val="0"/>
              <w:marBottom w:val="0"/>
              <w:divBdr>
                <w:top w:val="none" w:sz="0" w:space="0" w:color="auto"/>
                <w:left w:val="none" w:sz="0" w:space="0" w:color="auto"/>
                <w:bottom w:val="none" w:sz="0" w:space="0" w:color="auto"/>
                <w:right w:val="none" w:sz="0" w:space="0" w:color="auto"/>
              </w:divBdr>
            </w:div>
            <w:div w:id="326978787">
              <w:marLeft w:val="0"/>
              <w:marRight w:val="0"/>
              <w:marTop w:val="0"/>
              <w:marBottom w:val="0"/>
              <w:divBdr>
                <w:top w:val="none" w:sz="0" w:space="0" w:color="auto"/>
                <w:left w:val="none" w:sz="0" w:space="0" w:color="auto"/>
                <w:bottom w:val="none" w:sz="0" w:space="0" w:color="auto"/>
                <w:right w:val="none" w:sz="0" w:space="0" w:color="auto"/>
              </w:divBdr>
            </w:div>
            <w:div w:id="360015383">
              <w:marLeft w:val="0"/>
              <w:marRight w:val="0"/>
              <w:marTop w:val="0"/>
              <w:marBottom w:val="0"/>
              <w:divBdr>
                <w:top w:val="none" w:sz="0" w:space="0" w:color="auto"/>
                <w:left w:val="none" w:sz="0" w:space="0" w:color="auto"/>
                <w:bottom w:val="none" w:sz="0" w:space="0" w:color="auto"/>
                <w:right w:val="none" w:sz="0" w:space="0" w:color="auto"/>
              </w:divBdr>
            </w:div>
            <w:div w:id="381367940">
              <w:marLeft w:val="0"/>
              <w:marRight w:val="0"/>
              <w:marTop w:val="0"/>
              <w:marBottom w:val="0"/>
              <w:divBdr>
                <w:top w:val="none" w:sz="0" w:space="0" w:color="auto"/>
                <w:left w:val="none" w:sz="0" w:space="0" w:color="auto"/>
                <w:bottom w:val="none" w:sz="0" w:space="0" w:color="auto"/>
                <w:right w:val="none" w:sz="0" w:space="0" w:color="auto"/>
              </w:divBdr>
            </w:div>
            <w:div w:id="383605813">
              <w:marLeft w:val="0"/>
              <w:marRight w:val="0"/>
              <w:marTop w:val="0"/>
              <w:marBottom w:val="0"/>
              <w:divBdr>
                <w:top w:val="none" w:sz="0" w:space="0" w:color="auto"/>
                <w:left w:val="none" w:sz="0" w:space="0" w:color="auto"/>
                <w:bottom w:val="none" w:sz="0" w:space="0" w:color="auto"/>
                <w:right w:val="none" w:sz="0" w:space="0" w:color="auto"/>
              </w:divBdr>
            </w:div>
            <w:div w:id="393938722">
              <w:marLeft w:val="0"/>
              <w:marRight w:val="0"/>
              <w:marTop w:val="0"/>
              <w:marBottom w:val="0"/>
              <w:divBdr>
                <w:top w:val="none" w:sz="0" w:space="0" w:color="auto"/>
                <w:left w:val="none" w:sz="0" w:space="0" w:color="auto"/>
                <w:bottom w:val="none" w:sz="0" w:space="0" w:color="auto"/>
                <w:right w:val="none" w:sz="0" w:space="0" w:color="auto"/>
              </w:divBdr>
            </w:div>
            <w:div w:id="394359832">
              <w:marLeft w:val="0"/>
              <w:marRight w:val="0"/>
              <w:marTop w:val="0"/>
              <w:marBottom w:val="0"/>
              <w:divBdr>
                <w:top w:val="none" w:sz="0" w:space="0" w:color="auto"/>
                <w:left w:val="none" w:sz="0" w:space="0" w:color="auto"/>
                <w:bottom w:val="none" w:sz="0" w:space="0" w:color="auto"/>
                <w:right w:val="none" w:sz="0" w:space="0" w:color="auto"/>
              </w:divBdr>
            </w:div>
            <w:div w:id="405346024">
              <w:marLeft w:val="0"/>
              <w:marRight w:val="0"/>
              <w:marTop w:val="0"/>
              <w:marBottom w:val="0"/>
              <w:divBdr>
                <w:top w:val="none" w:sz="0" w:space="0" w:color="auto"/>
                <w:left w:val="none" w:sz="0" w:space="0" w:color="auto"/>
                <w:bottom w:val="none" w:sz="0" w:space="0" w:color="auto"/>
                <w:right w:val="none" w:sz="0" w:space="0" w:color="auto"/>
              </w:divBdr>
            </w:div>
            <w:div w:id="429276632">
              <w:marLeft w:val="0"/>
              <w:marRight w:val="0"/>
              <w:marTop w:val="0"/>
              <w:marBottom w:val="0"/>
              <w:divBdr>
                <w:top w:val="none" w:sz="0" w:space="0" w:color="auto"/>
                <w:left w:val="none" w:sz="0" w:space="0" w:color="auto"/>
                <w:bottom w:val="none" w:sz="0" w:space="0" w:color="auto"/>
                <w:right w:val="none" w:sz="0" w:space="0" w:color="auto"/>
              </w:divBdr>
            </w:div>
            <w:div w:id="430398418">
              <w:marLeft w:val="0"/>
              <w:marRight w:val="0"/>
              <w:marTop w:val="0"/>
              <w:marBottom w:val="0"/>
              <w:divBdr>
                <w:top w:val="none" w:sz="0" w:space="0" w:color="auto"/>
                <w:left w:val="none" w:sz="0" w:space="0" w:color="auto"/>
                <w:bottom w:val="none" w:sz="0" w:space="0" w:color="auto"/>
                <w:right w:val="none" w:sz="0" w:space="0" w:color="auto"/>
              </w:divBdr>
            </w:div>
            <w:div w:id="431126902">
              <w:marLeft w:val="0"/>
              <w:marRight w:val="0"/>
              <w:marTop w:val="0"/>
              <w:marBottom w:val="0"/>
              <w:divBdr>
                <w:top w:val="none" w:sz="0" w:space="0" w:color="auto"/>
                <w:left w:val="none" w:sz="0" w:space="0" w:color="auto"/>
                <w:bottom w:val="none" w:sz="0" w:space="0" w:color="auto"/>
                <w:right w:val="none" w:sz="0" w:space="0" w:color="auto"/>
              </w:divBdr>
            </w:div>
            <w:div w:id="433745652">
              <w:marLeft w:val="0"/>
              <w:marRight w:val="0"/>
              <w:marTop w:val="0"/>
              <w:marBottom w:val="0"/>
              <w:divBdr>
                <w:top w:val="none" w:sz="0" w:space="0" w:color="auto"/>
                <w:left w:val="none" w:sz="0" w:space="0" w:color="auto"/>
                <w:bottom w:val="none" w:sz="0" w:space="0" w:color="auto"/>
                <w:right w:val="none" w:sz="0" w:space="0" w:color="auto"/>
              </w:divBdr>
            </w:div>
            <w:div w:id="436020561">
              <w:marLeft w:val="0"/>
              <w:marRight w:val="0"/>
              <w:marTop w:val="0"/>
              <w:marBottom w:val="0"/>
              <w:divBdr>
                <w:top w:val="none" w:sz="0" w:space="0" w:color="auto"/>
                <w:left w:val="none" w:sz="0" w:space="0" w:color="auto"/>
                <w:bottom w:val="none" w:sz="0" w:space="0" w:color="auto"/>
                <w:right w:val="none" w:sz="0" w:space="0" w:color="auto"/>
              </w:divBdr>
            </w:div>
            <w:div w:id="441146726">
              <w:marLeft w:val="0"/>
              <w:marRight w:val="0"/>
              <w:marTop w:val="0"/>
              <w:marBottom w:val="0"/>
              <w:divBdr>
                <w:top w:val="none" w:sz="0" w:space="0" w:color="auto"/>
                <w:left w:val="none" w:sz="0" w:space="0" w:color="auto"/>
                <w:bottom w:val="none" w:sz="0" w:space="0" w:color="auto"/>
                <w:right w:val="none" w:sz="0" w:space="0" w:color="auto"/>
              </w:divBdr>
            </w:div>
            <w:div w:id="469179468">
              <w:marLeft w:val="0"/>
              <w:marRight w:val="0"/>
              <w:marTop w:val="0"/>
              <w:marBottom w:val="0"/>
              <w:divBdr>
                <w:top w:val="none" w:sz="0" w:space="0" w:color="auto"/>
                <w:left w:val="none" w:sz="0" w:space="0" w:color="auto"/>
                <w:bottom w:val="none" w:sz="0" w:space="0" w:color="auto"/>
                <w:right w:val="none" w:sz="0" w:space="0" w:color="auto"/>
              </w:divBdr>
            </w:div>
            <w:div w:id="473911612">
              <w:marLeft w:val="0"/>
              <w:marRight w:val="0"/>
              <w:marTop w:val="0"/>
              <w:marBottom w:val="0"/>
              <w:divBdr>
                <w:top w:val="none" w:sz="0" w:space="0" w:color="auto"/>
                <w:left w:val="none" w:sz="0" w:space="0" w:color="auto"/>
                <w:bottom w:val="none" w:sz="0" w:space="0" w:color="auto"/>
                <w:right w:val="none" w:sz="0" w:space="0" w:color="auto"/>
              </w:divBdr>
            </w:div>
            <w:div w:id="482891775">
              <w:marLeft w:val="0"/>
              <w:marRight w:val="0"/>
              <w:marTop w:val="0"/>
              <w:marBottom w:val="0"/>
              <w:divBdr>
                <w:top w:val="none" w:sz="0" w:space="0" w:color="auto"/>
                <w:left w:val="none" w:sz="0" w:space="0" w:color="auto"/>
                <w:bottom w:val="none" w:sz="0" w:space="0" w:color="auto"/>
                <w:right w:val="none" w:sz="0" w:space="0" w:color="auto"/>
              </w:divBdr>
            </w:div>
            <w:div w:id="488714191">
              <w:marLeft w:val="0"/>
              <w:marRight w:val="0"/>
              <w:marTop w:val="0"/>
              <w:marBottom w:val="0"/>
              <w:divBdr>
                <w:top w:val="none" w:sz="0" w:space="0" w:color="auto"/>
                <w:left w:val="none" w:sz="0" w:space="0" w:color="auto"/>
                <w:bottom w:val="none" w:sz="0" w:space="0" w:color="auto"/>
                <w:right w:val="none" w:sz="0" w:space="0" w:color="auto"/>
              </w:divBdr>
            </w:div>
            <w:div w:id="499273748">
              <w:marLeft w:val="0"/>
              <w:marRight w:val="0"/>
              <w:marTop w:val="0"/>
              <w:marBottom w:val="0"/>
              <w:divBdr>
                <w:top w:val="none" w:sz="0" w:space="0" w:color="auto"/>
                <w:left w:val="none" w:sz="0" w:space="0" w:color="auto"/>
                <w:bottom w:val="none" w:sz="0" w:space="0" w:color="auto"/>
                <w:right w:val="none" w:sz="0" w:space="0" w:color="auto"/>
              </w:divBdr>
            </w:div>
            <w:div w:id="500196403">
              <w:marLeft w:val="0"/>
              <w:marRight w:val="0"/>
              <w:marTop w:val="0"/>
              <w:marBottom w:val="0"/>
              <w:divBdr>
                <w:top w:val="none" w:sz="0" w:space="0" w:color="auto"/>
                <w:left w:val="none" w:sz="0" w:space="0" w:color="auto"/>
                <w:bottom w:val="none" w:sz="0" w:space="0" w:color="auto"/>
                <w:right w:val="none" w:sz="0" w:space="0" w:color="auto"/>
              </w:divBdr>
            </w:div>
            <w:div w:id="514921134">
              <w:marLeft w:val="0"/>
              <w:marRight w:val="0"/>
              <w:marTop w:val="0"/>
              <w:marBottom w:val="0"/>
              <w:divBdr>
                <w:top w:val="none" w:sz="0" w:space="0" w:color="auto"/>
                <w:left w:val="none" w:sz="0" w:space="0" w:color="auto"/>
                <w:bottom w:val="none" w:sz="0" w:space="0" w:color="auto"/>
                <w:right w:val="none" w:sz="0" w:space="0" w:color="auto"/>
              </w:divBdr>
            </w:div>
            <w:div w:id="519517170">
              <w:marLeft w:val="0"/>
              <w:marRight w:val="0"/>
              <w:marTop w:val="0"/>
              <w:marBottom w:val="0"/>
              <w:divBdr>
                <w:top w:val="none" w:sz="0" w:space="0" w:color="auto"/>
                <w:left w:val="none" w:sz="0" w:space="0" w:color="auto"/>
                <w:bottom w:val="none" w:sz="0" w:space="0" w:color="auto"/>
                <w:right w:val="none" w:sz="0" w:space="0" w:color="auto"/>
              </w:divBdr>
            </w:div>
            <w:div w:id="522134928">
              <w:marLeft w:val="0"/>
              <w:marRight w:val="0"/>
              <w:marTop w:val="0"/>
              <w:marBottom w:val="0"/>
              <w:divBdr>
                <w:top w:val="none" w:sz="0" w:space="0" w:color="auto"/>
                <w:left w:val="none" w:sz="0" w:space="0" w:color="auto"/>
                <w:bottom w:val="none" w:sz="0" w:space="0" w:color="auto"/>
                <w:right w:val="none" w:sz="0" w:space="0" w:color="auto"/>
              </w:divBdr>
            </w:div>
            <w:div w:id="522981551">
              <w:marLeft w:val="0"/>
              <w:marRight w:val="0"/>
              <w:marTop w:val="0"/>
              <w:marBottom w:val="0"/>
              <w:divBdr>
                <w:top w:val="none" w:sz="0" w:space="0" w:color="auto"/>
                <w:left w:val="none" w:sz="0" w:space="0" w:color="auto"/>
                <w:bottom w:val="none" w:sz="0" w:space="0" w:color="auto"/>
                <w:right w:val="none" w:sz="0" w:space="0" w:color="auto"/>
              </w:divBdr>
            </w:div>
            <w:div w:id="524825268">
              <w:marLeft w:val="0"/>
              <w:marRight w:val="0"/>
              <w:marTop w:val="0"/>
              <w:marBottom w:val="0"/>
              <w:divBdr>
                <w:top w:val="none" w:sz="0" w:space="0" w:color="auto"/>
                <w:left w:val="none" w:sz="0" w:space="0" w:color="auto"/>
                <w:bottom w:val="none" w:sz="0" w:space="0" w:color="auto"/>
                <w:right w:val="none" w:sz="0" w:space="0" w:color="auto"/>
              </w:divBdr>
            </w:div>
            <w:div w:id="531111792">
              <w:marLeft w:val="0"/>
              <w:marRight w:val="0"/>
              <w:marTop w:val="0"/>
              <w:marBottom w:val="0"/>
              <w:divBdr>
                <w:top w:val="none" w:sz="0" w:space="0" w:color="auto"/>
                <w:left w:val="none" w:sz="0" w:space="0" w:color="auto"/>
                <w:bottom w:val="none" w:sz="0" w:space="0" w:color="auto"/>
                <w:right w:val="none" w:sz="0" w:space="0" w:color="auto"/>
              </w:divBdr>
            </w:div>
            <w:div w:id="533538353">
              <w:marLeft w:val="0"/>
              <w:marRight w:val="0"/>
              <w:marTop w:val="0"/>
              <w:marBottom w:val="0"/>
              <w:divBdr>
                <w:top w:val="none" w:sz="0" w:space="0" w:color="auto"/>
                <w:left w:val="none" w:sz="0" w:space="0" w:color="auto"/>
                <w:bottom w:val="none" w:sz="0" w:space="0" w:color="auto"/>
                <w:right w:val="none" w:sz="0" w:space="0" w:color="auto"/>
              </w:divBdr>
            </w:div>
            <w:div w:id="533806660">
              <w:marLeft w:val="0"/>
              <w:marRight w:val="0"/>
              <w:marTop w:val="0"/>
              <w:marBottom w:val="0"/>
              <w:divBdr>
                <w:top w:val="none" w:sz="0" w:space="0" w:color="auto"/>
                <w:left w:val="none" w:sz="0" w:space="0" w:color="auto"/>
                <w:bottom w:val="none" w:sz="0" w:space="0" w:color="auto"/>
                <w:right w:val="none" w:sz="0" w:space="0" w:color="auto"/>
              </w:divBdr>
            </w:div>
            <w:div w:id="538706245">
              <w:marLeft w:val="0"/>
              <w:marRight w:val="0"/>
              <w:marTop w:val="0"/>
              <w:marBottom w:val="0"/>
              <w:divBdr>
                <w:top w:val="none" w:sz="0" w:space="0" w:color="auto"/>
                <w:left w:val="none" w:sz="0" w:space="0" w:color="auto"/>
                <w:bottom w:val="none" w:sz="0" w:space="0" w:color="auto"/>
                <w:right w:val="none" w:sz="0" w:space="0" w:color="auto"/>
              </w:divBdr>
            </w:div>
            <w:div w:id="544097517">
              <w:marLeft w:val="0"/>
              <w:marRight w:val="0"/>
              <w:marTop w:val="0"/>
              <w:marBottom w:val="0"/>
              <w:divBdr>
                <w:top w:val="none" w:sz="0" w:space="0" w:color="auto"/>
                <w:left w:val="none" w:sz="0" w:space="0" w:color="auto"/>
                <w:bottom w:val="none" w:sz="0" w:space="0" w:color="auto"/>
                <w:right w:val="none" w:sz="0" w:space="0" w:color="auto"/>
              </w:divBdr>
            </w:div>
            <w:div w:id="547423485">
              <w:marLeft w:val="0"/>
              <w:marRight w:val="0"/>
              <w:marTop w:val="0"/>
              <w:marBottom w:val="0"/>
              <w:divBdr>
                <w:top w:val="none" w:sz="0" w:space="0" w:color="auto"/>
                <w:left w:val="none" w:sz="0" w:space="0" w:color="auto"/>
                <w:bottom w:val="none" w:sz="0" w:space="0" w:color="auto"/>
                <w:right w:val="none" w:sz="0" w:space="0" w:color="auto"/>
              </w:divBdr>
            </w:div>
            <w:div w:id="558174329">
              <w:marLeft w:val="0"/>
              <w:marRight w:val="0"/>
              <w:marTop w:val="480"/>
              <w:marBottom w:val="0"/>
              <w:divBdr>
                <w:top w:val="single" w:sz="6" w:space="0" w:color="auto"/>
                <w:left w:val="single" w:sz="6" w:space="0" w:color="auto"/>
                <w:bottom w:val="single" w:sz="6" w:space="0" w:color="auto"/>
                <w:right w:val="single" w:sz="6" w:space="0" w:color="auto"/>
              </w:divBdr>
            </w:div>
            <w:div w:id="559170134">
              <w:marLeft w:val="0"/>
              <w:marRight w:val="0"/>
              <w:marTop w:val="0"/>
              <w:marBottom w:val="0"/>
              <w:divBdr>
                <w:top w:val="none" w:sz="0" w:space="0" w:color="auto"/>
                <w:left w:val="none" w:sz="0" w:space="0" w:color="auto"/>
                <w:bottom w:val="none" w:sz="0" w:space="0" w:color="auto"/>
                <w:right w:val="none" w:sz="0" w:space="0" w:color="auto"/>
              </w:divBdr>
            </w:div>
            <w:div w:id="559831833">
              <w:marLeft w:val="0"/>
              <w:marRight w:val="0"/>
              <w:marTop w:val="0"/>
              <w:marBottom w:val="0"/>
              <w:divBdr>
                <w:top w:val="none" w:sz="0" w:space="0" w:color="auto"/>
                <w:left w:val="none" w:sz="0" w:space="0" w:color="auto"/>
                <w:bottom w:val="none" w:sz="0" w:space="0" w:color="auto"/>
                <w:right w:val="none" w:sz="0" w:space="0" w:color="auto"/>
              </w:divBdr>
            </w:div>
            <w:div w:id="562259313">
              <w:marLeft w:val="0"/>
              <w:marRight w:val="0"/>
              <w:marTop w:val="0"/>
              <w:marBottom w:val="0"/>
              <w:divBdr>
                <w:top w:val="none" w:sz="0" w:space="0" w:color="auto"/>
                <w:left w:val="none" w:sz="0" w:space="0" w:color="auto"/>
                <w:bottom w:val="none" w:sz="0" w:space="0" w:color="auto"/>
                <w:right w:val="none" w:sz="0" w:space="0" w:color="auto"/>
              </w:divBdr>
            </w:div>
            <w:div w:id="564803754">
              <w:marLeft w:val="0"/>
              <w:marRight w:val="0"/>
              <w:marTop w:val="0"/>
              <w:marBottom w:val="0"/>
              <w:divBdr>
                <w:top w:val="none" w:sz="0" w:space="0" w:color="auto"/>
                <w:left w:val="none" w:sz="0" w:space="0" w:color="auto"/>
                <w:bottom w:val="none" w:sz="0" w:space="0" w:color="auto"/>
                <w:right w:val="none" w:sz="0" w:space="0" w:color="auto"/>
              </w:divBdr>
            </w:div>
            <w:div w:id="571429418">
              <w:marLeft w:val="0"/>
              <w:marRight w:val="0"/>
              <w:marTop w:val="0"/>
              <w:marBottom w:val="0"/>
              <w:divBdr>
                <w:top w:val="none" w:sz="0" w:space="0" w:color="auto"/>
                <w:left w:val="none" w:sz="0" w:space="0" w:color="auto"/>
                <w:bottom w:val="none" w:sz="0" w:space="0" w:color="auto"/>
                <w:right w:val="none" w:sz="0" w:space="0" w:color="auto"/>
              </w:divBdr>
            </w:div>
            <w:div w:id="599029682">
              <w:marLeft w:val="0"/>
              <w:marRight w:val="0"/>
              <w:marTop w:val="0"/>
              <w:marBottom w:val="0"/>
              <w:divBdr>
                <w:top w:val="none" w:sz="0" w:space="0" w:color="auto"/>
                <w:left w:val="none" w:sz="0" w:space="0" w:color="auto"/>
                <w:bottom w:val="none" w:sz="0" w:space="0" w:color="auto"/>
                <w:right w:val="none" w:sz="0" w:space="0" w:color="auto"/>
              </w:divBdr>
            </w:div>
            <w:div w:id="599337769">
              <w:marLeft w:val="0"/>
              <w:marRight w:val="0"/>
              <w:marTop w:val="0"/>
              <w:marBottom w:val="0"/>
              <w:divBdr>
                <w:top w:val="none" w:sz="0" w:space="0" w:color="auto"/>
                <w:left w:val="none" w:sz="0" w:space="0" w:color="auto"/>
                <w:bottom w:val="none" w:sz="0" w:space="0" w:color="auto"/>
                <w:right w:val="none" w:sz="0" w:space="0" w:color="auto"/>
              </w:divBdr>
            </w:div>
            <w:div w:id="600340867">
              <w:marLeft w:val="0"/>
              <w:marRight w:val="0"/>
              <w:marTop w:val="0"/>
              <w:marBottom w:val="0"/>
              <w:divBdr>
                <w:top w:val="none" w:sz="0" w:space="0" w:color="auto"/>
                <w:left w:val="none" w:sz="0" w:space="0" w:color="auto"/>
                <w:bottom w:val="none" w:sz="0" w:space="0" w:color="auto"/>
                <w:right w:val="none" w:sz="0" w:space="0" w:color="auto"/>
              </w:divBdr>
            </w:div>
            <w:div w:id="626008494">
              <w:marLeft w:val="0"/>
              <w:marRight w:val="0"/>
              <w:marTop w:val="0"/>
              <w:marBottom w:val="0"/>
              <w:divBdr>
                <w:top w:val="none" w:sz="0" w:space="0" w:color="auto"/>
                <w:left w:val="none" w:sz="0" w:space="0" w:color="auto"/>
                <w:bottom w:val="none" w:sz="0" w:space="0" w:color="auto"/>
                <w:right w:val="none" w:sz="0" w:space="0" w:color="auto"/>
              </w:divBdr>
            </w:div>
            <w:div w:id="633678267">
              <w:marLeft w:val="0"/>
              <w:marRight w:val="0"/>
              <w:marTop w:val="0"/>
              <w:marBottom w:val="0"/>
              <w:divBdr>
                <w:top w:val="none" w:sz="0" w:space="0" w:color="auto"/>
                <w:left w:val="none" w:sz="0" w:space="0" w:color="auto"/>
                <w:bottom w:val="none" w:sz="0" w:space="0" w:color="auto"/>
                <w:right w:val="none" w:sz="0" w:space="0" w:color="auto"/>
              </w:divBdr>
            </w:div>
            <w:div w:id="639845254">
              <w:marLeft w:val="0"/>
              <w:marRight w:val="0"/>
              <w:marTop w:val="0"/>
              <w:marBottom w:val="0"/>
              <w:divBdr>
                <w:top w:val="none" w:sz="0" w:space="0" w:color="auto"/>
                <w:left w:val="none" w:sz="0" w:space="0" w:color="auto"/>
                <w:bottom w:val="none" w:sz="0" w:space="0" w:color="auto"/>
                <w:right w:val="none" w:sz="0" w:space="0" w:color="auto"/>
              </w:divBdr>
            </w:div>
            <w:div w:id="641151752">
              <w:marLeft w:val="0"/>
              <w:marRight w:val="0"/>
              <w:marTop w:val="0"/>
              <w:marBottom w:val="0"/>
              <w:divBdr>
                <w:top w:val="none" w:sz="0" w:space="0" w:color="auto"/>
                <w:left w:val="none" w:sz="0" w:space="0" w:color="auto"/>
                <w:bottom w:val="none" w:sz="0" w:space="0" w:color="auto"/>
                <w:right w:val="none" w:sz="0" w:space="0" w:color="auto"/>
              </w:divBdr>
            </w:div>
            <w:div w:id="665128464">
              <w:marLeft w:val="0"/>
              <w:marRight w:val="0"/>
              <w:marTop w:val="0"/>
              <w:marBottom w:val="0"/>
              <w:divBdr>
                <w:top w:val="none" w:sz="0" w:space="0" w:color="auto"/>
                <w:left w:val="none" w:sz="0" w:space="0" w:color="auto"/>
                <w:bottom w:val="none" w:sz="0" w:space="0" w:color="auto"/>
                <w:right w:val="none" w:sz="0" w:space="0" w:color="auto"/>
              </w:divBdr>
            </w:div>
            <w:div w:id="712847132">
              <w:marLeft w:val="0"/>
              <w:marRight w:val="0"/>
              <w:marTop w:val="0"/>
              <w:marBottom w:val="0"/>
              <w:divBdr>
                <w:top w:val="none" w:sz="0" w:space="0" w:color="auto"/>
                <w:left w:val="none" w:sz="0" w:space="0" w:color="auto"/>
                <w:bottom w:val="none" w:sz="0" w:space="0" w:color="auto"/>
                <w:right w:val="none" w:sz="0" w:space="0" w:color="auto"/>
              </w:divBdr>
            </w:div>
            <w:div w:id="718020258">
              <w:marLeft w:val="0"/>
              <w:marRight w:val="0"/>
              <w:marTop w:val="0"/>
              <w:marBottom w:val="0"/>
              <w:divBdr>
                <w:top w:val="none" w:sz="0" w:space="0" w:color="auto"/>
                <w:left w:val="none" w:sz="0" w:space="0" w:color="auto"/>
                <w:bottom w:val="none" w:sz="0" w:space="0" w:color="auto"/>
                <w:right w:val="none" w:sz="0" w:space="0" w:color="auto"/>
              </w:divBdr>
            </w:div>
            <w:div w:id="729040018">
              <w:marLeft w:val="0"/>
              <w:marRight w:val="0"/>
              <w:marTop w:val="0"/>
              <w:marBottom w:val="0"/>
              <w:divBdr>
                <w:top w:val="none" w:sz="0" w:space="0" w:color="auto"/>
                <w:left w:val="none" w:sz="0" w:space="0" w:color="auto"/>
                <w:bottom w:val="none" w:sz="0" w:space="0" w:color="auto"/>
                <w:right w:val="none" w:sz="0" w:space="0" w:color="auto"/>
              </w:divBdr>
            </w:div>
            <w:div w:id="746998662">
              <w:marLeft w:val="0"/>
              <w:marRight w:val="0"/>
              <w:marTop w:val="0"/>
              <w:marBottom w:val="0"/>
              <w:divBdr>
                <w:top w:val="none" w:sz="0" w:space="0" w:color="auto"/>
                <w:left w:val="none" w:sz="0" w:space="0" w:color="auto"/>
                <w:bottom w:val="none" w:sz="0" w:space="0" w:color="auto"/>
                <w:right w:val="none" w:sz="0" w:space="0" w:color="auto"/>
              </w:divBdr>
            </w:div>
            <w:div w:id="751852929">
              <w:marLeft w:val="0"/>
              <w:marRight w:val="0"/>
              <w:marTop w:val="0"/>
              <w:marBottom w:val="0"/>
              <w:divBdr>
                <w:top w:val="none" w:sz="0" w:space="0" w:color="auto"/>
                <w:left w:val="none" w:sz="0" w:space="0" w:color="auto"/>
                <w:bottom w:val="none" w:sz="0" w:space="0" w:color="auto"/>
                <w:right w:val="none" w:sz="0" w:space="0" w:color="auto"/>
              </w:divBdr>
            </w:div>
            <w:div w:id="786966034">
              <w:marLeft w:val="0"/>
              <w:marRight w:val="0"/>
              <w:marTop w:val="0"/>
              <w:marBottom w:val="0"/>
              <w:divBdr>
                <w:top w:val="none" w:sz="0" w:space="0" w:color="auto"/>
                <w:left w:val="none" w:sz="0" w:space="0" w:color="auto"/>
                <w:bottom w:val="none" w:sz="0" w:space="0" w:color="auto"/>
                <w:right w:val="none" w:sz="0" w:space="0" w:color="auto"/>
              </w:divBdr>
            </w:div>
            <w:div w:id="788278754">
              <w:marLeft w:val="0"/>
              <w:marRight w:val="0"/>
              <w:marTop w:val="0"/>
              <w:marBottom w:val="0"/>
              <w:divBdr>
                <w:top w:val="none" w:sz="0" w:space="0" w:color="auto"/>
                <w:left w:val="none" w:sz="0" w:space="0" w:color="auto"/>
                <w:bottom w:val="none" w:sz="0" w:space="0" w:color="auto"/>
                <w:right w:val="none" w:sz="0" w:space="0" w:color="auto"/>
              </w:divBdr>
            </w:div>
            <w:div w:id="811754368">
              <w:marLeft w:val="0"/>
              <w:marRight w:val="0"/>
              <w:marTop w:val="0"/>
              <w:marBottom w:val="0"/>
              <w:divBdr>
                <w:top w:val="none" w:sz="0" w:space="0" w:color="auto"/>
                <w:left w:val="none" w:sz="0" w:space="0" w:color="auto"/>
                <w:bottom w:val="none" w:sz="0" w:space="0" w:color="auto"/>
                <w:right w:val="none" w:sz="0" w:space="0" w:color="auto"/>
              </w:divBdr>
            </w:div>
            <w:div w:id="827282028">
              <w:marLeft w:val="0"/>
              <w:marRight w:val="0"/>
              <w:marTop w:val="0"/>
              <w:marBottom w:val="0"/>
              <w:divBdr>
                <w:top w:val="none" w:sz="0" w:space="0" w:color="auto"/>
                <w:left w:val="none" w:sz="0" w:space="0" w:color="auto"/>
                <w:bottom w:val="none" w:sz="0" w:space="0" w:color="auto"/>
                <w:right w:val="none" w:sz="0" w:space="0" w:color="auto"/>
              </w:divBdr>
            </w:div>
            <w:div w:id="829177103">
              <w:marLeft w:val="0"/>
              <w:marRight w:val="0"/>
              <w:marTop w:val="0"/>
              <w:marBottom w:val="0"/>
              <w:divBdr>
                <w:top w:val="none" w:sz="0" w:space="0" w:color="auto"/>
                <w:left w:val="none" w:sz="0" w:space="0" w:color="auto"/>
                <w:bottom w:val="none" w:sz="0" w:space="0" w:color="auto"/>
                <w:right w:val="none" w:sz="0" w:space="0" w:color="auto"/>
              </w:divBdr>
            </w:div>
            <w:div w:id="831070407">
              <w:marLeft w:val="0"/>
              <w:marRight w:val="0"/>
              <w:marTop w:val="480"/>
              <w:marBottom w:val="0"/>
              <w:divBdr>
                <w:top w:val="single" w:sz="6" w:space="0" w:color="auto"/>
                <w:left w:val="single" w:sz="6" w:space="0" w:color="auto"/>
                <w:bottom w:val="single" w:sz="6" w:space="0" w:color="auto"/>
                <w:right w:val="single" w:sz="6" w:space="0" w:color="auto"/>
              </w:divBdr>
            </w:div>
            <w:div w:id="833951661">
              <w:marLeft w:val="0"/>
              <w:marRight w:val="0"/>
              <w:marTop w:val="0"/>
              <w:marBottom w:val="0"/>
              <w:divBdr>
                <w:top w:val="none" w:sz="0" w:space="0" w:color="auto"/>
                <w:left w:val="none" w:sz="0" w:space="0" w:color="auto"/>
                <w:bottom w:val="none" w:sz="0" w:space="0" w:color="auto"/>
                <w:right w:val="none" w:sz="0" w:space="0" w:color="auto"/>
              </w:divBdr>
            </w:div>
            <w:div w:id="848369807">
              <w:marLeft w:val="0"/>
              <w:marRight w:val="0"/>
              <w:marTop w:val="0"/>
              <w:marBottom w:val="0"/>
              <w:divBdr>
                <w:top w:val="none" w:sz="0" w:space="0" w:color="auto"/>
                <w:left w:val="none" w:sz="0" w:space="0" w:color="auto"/>
                <w:bottom w:val="none" w:sz="0" w:space="0" w:color="auto"/>
                <w:right w:val="none" w:sz="0" w:space="0" w:color="auto"/>
              </w:divBdr>
            </w:div>
            <w:div w:id="852572165">
              <w:marLeft w:val="0"/>
              <w:marRight w:val="0"/>
              <w:marTop w:val="0"/>
              <w:marBottom w:val="0"/>
              <w:divBdr>
                <w:top w:val="none" w:sz="0" w:space="0" w:color="auto"/>
                <w:left w:val="none" w:sz="0" w:space="0" w:color="auto"/>
                <w:bottom w:val="none" w:sz="0" w:space="0" w:color="auto"/>
                <w:right w:val="none" w:sz="0" w:space="0" w:color="auto"/>
              </w:divBdr>
            </w:div>
            <w:div w:id="862666243">
              <w:marLeft w:val="0"/>
              <w:marRight w:val="0"/>
              <w:marTop w:val="0"/>
              <w:marBottom w:val="0"/>
              <w:divBdr>
                <w:top w:val="none" w:sz="0" w:space="0" w:color="auto"/>
                <w:left w:val="none" w:sz="0" w:space="0" w:color="auto"/>
                <w:bottom w:val="none" w:sz="0" w:space="0" w:color="auto"/>
                <w:right w:val="none" w:sz="0" w:space="0" w:color="auto"/>
              </w:divBdr>
            </w:div>
            <w:div w:id="873810143">
              <w:marLeft w:val="0"/>
              <w:marRight w:val="0"/>
              <w:marTop w:val="0"/>
              <w:marBottom w:val="0"/>
              <w:divBdr>
                <w:top w:val="none" w:sz="0" w:space="0" w:color="auto"/>
                <w:left w:val="none" w:sz="0" w:space="0" w:color="auto"/>
                <w:bottom w:val="none" w:sz="0" w:space="0" w:color="auto"/>
                <w:right w:val="none" w:sz="0" w:space="0" w:color="auto"/>
              </w:divBdr>
            </w:div>
            <w:div w:id="874272938">
              <w:marLeft w:val="0"/>
              <w:marRight w:val="0"/>
              <w:marTop w:val="0"/>
              <w:marBottom w:val="0"/>
              <w:divBdr>
                <w:top w:val="none" w:sz="0" w:space="0" w:color="auto"/>
                <w:left w:val="none" w:sz="0" w:space="0" w:color="auto"/>
                <w:bottom w:val="none" w:sz="0" w:space="0" w:color="auto"/>
                <w:right w:val="none" w:sz="0" w:space="0" w:color="auto"/>
              </w:divBdr>
            </w:div>
            <w:div w:id="880940209">
              <w:marLeft w:val="0"/>
              <w:marRight w:val="0"/>
              <w:marTop w:val="0"/>
              <w:marBottom w:val="0"/>
              <w:divBdr>
                <w:top w:val="none" w:sz="0" w:space="0" w:color="auto"/>
                <w:left w:val="none" w:sz="0" w:space="0" w:color="auto"/>
                <w:bottom w:val="none" w:sz="0" w:space="0" w:color="auto"/>
                <w:right w:val="none" w:sz="0" w:space="0" w:color="auto"/>
              </w:divBdr>
            </w:div>
            <w:div w:id="902836602">
              <w:marLeft w:val="0"/>
              <w:marRight w:val="0"/>
              <w:marTop w:val="0"/>
              <w:marBottom w:val="0"/>
              <w:divBdr>
                <w:top w:val="none" w:sz="0" w:space="0" w:color="auto"/>
                <w:left w:val="none" w:sz="0" w:space="0" w:color="auto"/>
                <w:bottom w:val="none" w:sz="0" w:space="0" w:color="auto"/>
                <w:right w:val="none" w:sz="0" w:space="0" w:color="auto"/>
              </w:divBdr>
            </w:div>
            <w:div w:id="935021121">
              <w:marLeft w:val="0"/>
              <w:marRight w:val="0"/>
              <w:marTop w:val="0"/>
              <w:marBottom w:val="0"/>
              <w:divBdr>
                <w:top w:val="none" w:sz="0" w:space="0" w:color="auto"/>
                <w:left w:val="none" w:sz="0" w:space="0" w:color="auto"/>
                <w:bottom w:val="none" w:sz="0" w:space="0" w:color="auto"/>
                <w:right w:val="none" w:sz="0" w:space="0" w:color="auto"/>
              </w:divBdr>
            </w:div>
            <w:div w:id="937062574">
              <w:marLeft w:val="0"/>
              <w:marRight w:val="0"/>
              <w:marTop w:val="0"/>
              <w:marBottom w:val="0"/>
              <w:divBdr>
                <w:top w:val="none" w:sz="0" w:space="0" w:color="auto"/>
                <w:left w:val="none" w:sz="0" w:space="0" w:color="auto"/>
                <w:bottom w:val="none" w:sz="0" w:space="0" w:color="auto"/>
                <w:right w:val="none" w:sz="0" w:space="0" w:color="auto"/>
              </w:divBdr>
            </w:div>
            <w:div w:id="941836854">
              <w:marLeft w:val="0"/>
              <w:marRight w:val="0"/>
              <w:marTop w:val="0"/>
              <w:marBottom w:val="0"/>
              <w:divBdr>
                <w:top w:val="none" w:sz="0" w:space="0" w:color="auto"/>
                <w:left w:val="none" w:sz="0" w:space="0" w:color="auto"/>
                <w:bottom w:val="none" w:sz="0" w:space="0" w:color="auto"/>
                <w:right w:val="none" w:sz="0" w:space="0" w:color="auto"/>
              </w:divBdr>
            </w:div>
            <w:div w:id="951011499">
              <w:marLeft w:val="0"/>
              <w:marRight w:val="0"/>
              <w:marTop w:val="0"/>
              <w:marBottom w:val="0"/>
              <w:divBdr>
                <w:top w:val="none" w:sz="0" w:space="0" w:color="auto"/>
                <w:left w:val="none" w:sz="0" w:space="0" w:color="auto"/>
                <w:bottom w:val="none" w:sz="0" w:space="0" w:color="auto"/>
                <w:right w:val="none" w:sz="0" w:space="0" w:color="auto"/>
              </w:divBdr>
            </w:div>
            <w:div w:id="952637884">
              <w:marLeft w:val="0"/>
              <w:marRight w:val="0"/>
              <w:marTop w:val="0"/>
              <w:marBottom w:val="0"/>
              <w:divBdr>
                <w:top w:val="none" w:sz="0" w:space="0" w:color="auto"/>
                <w:left w:val="none" w:sz="0" w:space="0" w:color="auto"/>
                <w:bottom w:val="none" w:sz="0" w:space="0" w:color="auto"/>
                <w:right w:val="none" w:sz="0" w:space="0" w:color="auto"/>
              </w:divBdr>
            </w:div>
            <w:div w:id="952782753">
              <w:marLeft w:val="0"/>
              <w:marRight w:val="0"/>
              <w:marTop w:val="0"/>
              <w:marBottom w:val="0"/>
              <w:divBdr>
                <w:top w:val="none" w:sz="0" w:space="0" w:color="auto"/>
                <w:left w:val="none" w:sz="0" w:space="0" w:color="auto"/>
                <w:bottom w:val="none" w:sz="0" w:space="0" w:color="auto"/>
                <w:right w:val="none" w:sz="0" w:space="0" w:color="auto"/>
              </w:divBdr>
            </w:div>
            <w:div w:id="963124063">
              <w:marLeft w:val="0"/>
              <w:marRight w:val="0"/>
              <w:marTop w:val="0"/>
              <w:marBottom w:val="0"/>
              <w:divBdr>
                <w:top w:val="none" w:sz="0" w:space="0" w:color="auto"/>
                <w:left w:val="none" w:sz="0" w:space="0" w:color="auto"/>
                <w:bottom w:val="none" w:sz="0" w:space="0" w:color="auto"/>
                <w:right w:val="none" w:sz="0" w:space="0" w:color="auto"/>
              </w:divBdr>
            </w:div>
            <w:div w:id="975258650">
              <w:marLeft w:val="0"/>
              <w:marRight w:val="0"/>
              <w:marTop w:val="0"/>
              <w:marBottom w:val="0"/>
              <w:divBdr>
                <w:top w:val="none" w:sz="0" w:space="0" w:color="auto"/>
                <w:left w:val="none" w:sz="0" w:space="0" w:color="auto"/>
                <w:bottom w:val="none" w:sz="0" w:space="0" w:color="auto"/>
                <w:right w:val="none" w:sz="0" w:space="0" w:color="auto"/>
              </w:divBdr>
            </w:div>
            <w:div w:id="981034909">
              <w:marLeft w:val="0"/>
              <w:marRight w:val="0"/>
              <w:marTop w:val="0"/>
              <w:marBottom w:val="0"/>
              <w:divBdr>
                <w:top w:val="none" w:sz="0" w:space="0" w:color="auto"/>
                <w:left w:val="none" w:sz="0" w:space="0" w:color="auto"/>
                <w:bottom w:val="none" w:sz="0" w:space="0" w:color="auto"/>
                <w:right w:val="none" w:sz="0" w:space="0" w:color="auto"/>
              </w:divBdr>
            </w:div>
            <w:div w:id="986402077">
              <w:marLeft w:val="0"/>
              <w:marRight w:val="0"/>
              <w:marTop w:val="0"/>
              <w:marBottom w:val="0"/>
              <w:divBdr>
                <w:top w:val="none" w:sz="0" w:space="0" w:color="auto"/>
                <w:left w:val="none" w:sz="0" w:space="0" w:color="auto"/>
                <w:bottom w:val="none" w:sz="0" w:space="0" w:color="auto"/>
                <w:right w:val="none" w:sz="0" w:space="0" w:color="auto"/>
              </w:divBdr>
            </w:div>
            <w:div w:id="986786703">
              <w:marLeft w:val="0"/>
              <w:marRight w:val="0"/>
              <w:marTop w:val="0"/>
              <w:marBottom w:val="0"/>
              <w:divBdr>
                <w:top w:val="none" w:sz="0" w:space="0" w:color="auto"/>
                <w:left w:val="none" w:sz="0" w:space="0" w:color="auto"/>
                <w:bottom w:val="none" w:sz="0" w:space="0" w:color="auto"/>
                <w:right w:val="none" w:sz="0" w:space="0" w:color="auto"/>
              </w:divBdr>
            </w:div>
            <w:div w:id="992217444">
              <w:marLeft w:val="0"/>
              <w:marRight w:val="0"/>
              <w:marTop w:val="0"/>
              <w:marBottom w:val="0"/>
              <w:divBdr>
                <w:top w:val="none" w:sz="0" w:space="0" w:color="auto"/>
                <w:left w:val="none" w:sz="0" w:space="0" w:color="auto"/>
                <w:bottom w:val="none" w:sz="0" w:space="0" w:color="auto"/>
                <w:right w:val="none" w:sz="0" w:space="0" w:color="auto"/>
              </w:divBdr>
            </w:div>
            <w:div w:id="998997414">
              <w:marLeft w:val="0"/>
              <w:marRight w:val="0"/>
              <w:marTop w:val="0"/>
              <w:marBottom w:val="0"/>
              <w:divBdr>
                <w:top w:val="none" w:sz="0" w:space="0" w:color="auto"/>
                <w:left w:val="none" w:sz="0" w:space="0" w:color="auto"/>
                <w:bottom w:val="none" w:sz="0" w:space="0" w:color="auto"/>
                <w:right w:val="none" w:sz="0" w:space="0" w:color="auto"/>
              </w:divBdr>
            </w:div>
            <w:div w:id="1002464794">
              <w:marLeft w:val="0"/>
              <w:marRight w:val="0"/>
              <w:marTop w:val="0"/>
              <w:marBottom w:val="0"/>
              <w:divBdr>
                <w:top w:val="none" w:sz="0" w:space="0" w:color="auto"/>
                <w:left w:val="none" w:sz="0" w:space="0" w:color="auto"/>
                <w:bottom w:val="none" w:sz="0" w:space="0" w:color="auto"/>
                <w:right w:val="none" w:sz="0" w:space="0" w:color="auto"/>
              </w:divBdr>
            </w:div>
            <w:div w:id="1013724122">
              <w:marLeft w:val="0"/>
              <w:marRight w:val="0"/>
              <w:marTop w:val="0"/>
              <w:marBottom w:val="0"/>
              <w:divBdr>
                <w:top w:val="none" w:sz="0" w:space="0" w:color="auto"/>
                <w:left w:val="none" w:sz="0" w:space="0" w:color="auto"/>
                <w:bottom w:val="none" w:sz="0" w:space="0" w:color="auto"/>
                <w:right w:val="none" w:sz="0" w:space="0" w:color="auto"/>
              </w:divBdr>
            </w:div>
            <w:div w:id="1019085354">
              <w:marLeft w:val="0"/>
              <w:marRight w:val="0"/>
              <w:marTop w:val="0"/>
              <w:marBottom w:val="0"/>
              <w:divBdr>
                <w:top w:val="none" w:sz="0" w:space="0" w:color="auto"/>
                <w:left w:val="none" w:sz="0" w:space="0" w:color="auto"/>
                <w:bottom w:val="none" w:sz="0" w:space="0" w:color="auto"/>
                <w:right w:val="none" w:sz="0" w:space="0" w:color="auto"/>
              </w:divBdr>
            </w:div>
            <w:div w:id="1029256715">
              <w:marLeft w:val="0"/>
              <w:marRight w:val="0"/>
              <w:marTop w:val="0"/>
              <w:marBottom w:val="0"/>
              <w:divBdr>
                <w:top w:val="none" w:sz="0" w:space="0" w:color="auto"/>
                <w:left w:val="none" w:sz="0" w:space="0" w:color="auto"/>
                <w:bottom w:val="none" w:sz="0" w:space="0" w:color="auto"/>
                <w:right w:val="none" w:sz="0" w:space="0" w:color="auto"/>
              </w:divBdr>
            </w:div>
            <w:div w:id="1038550708">
              <w:marLeft w:val="0"/>
              <w:marRight w:val="0"/>
              <w:marTop w:val="0"/>
              <w:marBottom w:val="0"/>
              <w:divBdr>
                <w:top w:val="none" w:sz="0" w:space="0" w:color="auto"/>
                <w:left w:val="none" w:sz="0" w:space="0" w:color="auto"/>
                <w:bottom w:val="none" w:sz="0" w:space="0" w:color="auto"/>
                <w:right w:val="none" w:sz="0" w:space="0" w:color="auto"/>
              </w:divBdr>
            </w:div>
            <w:div w:id="1043942149">
              <w:marLeft w:val="0"/>
              <w:marRight w:val="0"/>
              <w:marTop w:val="0"/>
              <w:marBottom w:val="0"/>
              <w:divBdr>
                <w:top w:val="none" w:sz="0" w:space="0" w:color="auto"/>
                <w:left w:val="none" w:sz="0" w:space="0" w:color="auto"/>
                <w:bottom w:val="none" w:sz="0" w:space="0" w:color="auto"/>
                <w:right w:val="none" w:sz="0" w:space="0" w:color="auto"/>
              </w:divBdr>
            </w:div>
            <w:div w:id="1081945921">
              <w:marLeft w:val="0"/>
              <w:marRight w:val="0"/>
              <w:marTop w:val="0"/>
              <w:marBottom w:val="0"/>
              <w:divBdr>
                <w:top w:val="none" w:sz="0" w:space="0" w:color="auto"/>
                <w:left w:val="none" w:sz="0" w:space="0" w:color="auto"/>
                <w:bottom w:val="none" w:sz="0" w:space="0" w:color="auto"/>
                <w:right w:val="none" w:sz="0" w:space="0" w:color="auto"/>
              </w:divBdr>
            </w:div>
            <w:div w:id="1106462262">
              <w:marLeft w:val="0"/>
              <w:marRight w:val="0"/>
              <w:marTop w:val="0"/>
              <w:marBottom w:val="0"/>
              <w:divBdr>
                <w:top w:val="none" w:sz="0" w:space="0" w:color="auto"/>
                <w:left w:val="none" w:sz="0" w:space="0" w:color="auto"/>
                <w:bottom w:val="none" w:sz="0" w:space="0" w:color="auto"/>
                <w:right w:val="none" w:sz="0" w:space="0" w:color="auto"/>
              </w:divBdr>
            </w:div>
            <w:div w:id="1108235300">
              <w:marLeft w:val="0"/>
              <w:marRight w:val="0"/>
              <w:marTop w:val="0"/>
              <w:marBottom w:val="0"/>
              <w:divBdr>
                <w:top w:val="none" w:sz="0" w:space="0" w:color="auto"/>
                <w:left w:val="none" w:sz="0" w:space="0" w:color="auto"/>
                <w:bottom w:val="none" w:sz="0" w:space="0" w:color="auto"/>
                <w:right w:val="none" w:sz="0" w:space="0" w:color="auto"/>
              </w:divBdr>
            </w:div>
            <w:div w:id="1141851532">
              <w:marLeft w:val="0"/>
              <w:marRight w:val="0"/>
              <w:marTop w:val="480"/>
              <w:marBottom w:val="0"/>
              <w:divBdr>
                <w:top w:val="single" w:sz="6" w:space="0" w:color="auto"/>
                <w:left w:val="single" w:sz="6" w:space="0" w:color="auto"/>
                <w:bottom w:val="single" w:sz="6" w:space="0" w:color="auto"/>
                <w:right w:val="single" w:sz="6" w:space="0" w:color="auto"/>
              </w:divBdr>
            </w:div>
            <w:div w:id="1153642444">
              <w:marLeft w:val="0"/>
              <w:marRight w:val="0"/>
              <w:marTop w:val="0"/>
              <w:marBottom w:val="0"/>
              <w:divBdr>
                <w:top w:val="none" w:sz="0" w:space="0" w:color="auto"/>
                <w:left w:val="none" w:sz="0" w:space="0" w:color="auto"/>
                <w:bottom w:val="none" w:sz="0" w:space="0" w:color="auto"/>
                <w:right w:val="none" w:sz="0" w:space="0" w:color="auto"/>
              </w:divBdr>
            </w:div>
            <w:div w:id="1168328462">
              <w:marLeft w:val="0"/>
              <w:marRight w:val="0"/>
              <w:marTop w:val="0"/>
              <w:marBottom w:val="0"/>
              <w:divBdr>
                <w:top w:val="none" w:sz="0" w:space="0" w:color="auto"/>
                <w:left w:val="none" w:sz="0" w:space="0" w:color="auto"/>
                <w:bottom w:val="none" w:sz="0" w:space="0" w:color="auto"/>
                <w:right w:val="none" w:sz="0" w:space="0" w:color="auto"/>
              </w:divBdr>
            </w:div>
            <w:div w:id="1170561209">
              <w:marLeft w:val="0"/>
              <w:marRight w:val="0"/>
              <w:marTop w:val="0"/>
              <w:marBottom w:val="0"/>
              <w:divBdr>
                <w:top w:val="none" w:sz="0" w:space="0" w:color="auto"/>
                <w:left w:val="none" w:sz="0" w:space="0" w:color="auto"/>
                <w:bottom w:val="none" w:sz="0" w:space="0" w:color="auto"/>
                <w:right w:val="none" w:sz="0" w:space="0" w:color="auto"/>
              </w:divBdr>
            </w:div>
            <w:div w:id="1190874183">
              <w:marLeft w:val="0"/>
              <w:marRight w:val="0"/>
              <w:marTop w:val="0"/>
              <w:marBottom w:val="0"/>
              <w:divBdr>
                <w:top w:val="none" w:sz="0" w:space="0" w:color="auto"/>
                <w:left w:val="none" w:sz="0" w:space="0" w:color="auto"/>
                <w:bottom w:val="none" w:sz="0" w:space="0" w:color="auto"/>
                <w:right w:val="none" w:sz="0" w:space="0" w:color="auto"/>
              </w:divBdr>
            </w:div>
            <w:div w:id="1196771754">
              <w:marLeft w:val="0"/>
              <w:marRight w:val="0"/>
              <w:marTop w:val="0"/>
              <w:marBottom w:val="0"/>
              <w:divBdr>
                <w:top w:val="none" w:sz="0" w:space="0" w:color="auto"/>
                <w:left w:val="none" w:sz="0" w:space="0" w:color="auto"/>
                <w:bottom w:val="none" w:sz="0" w:space="0" w:color="auto"/>
                <w:right w:val="none" w:sz="0" w:space="0" w:color="auto"/>
              </w:divBdr>
            </w:div>
            <w:div w:id="1213805955">
              <w:marLeft w:val="0"/>
              <w:marRight w:val="0"/>
              <w:marTop w:val="0"/>
              <w:marBottom w:val="0"/>
              <w:divBdr>
                <w:top w:val="none" w:sz="0" w:space="0" w:color="auto"/>
                <w:left w:val="none" w:sz="0" w:space="0" w:color="auto"/>
                <w:bottom w:val="none" w:sz="0" w:space="0" w:color="auto"/>
                <w:right w:val="none" w:sz="0" w:space="0" w:color="auto"/>
              </w:divBdr>
            </w:div>
            <w:div w:id="1222594355">
              <w:marLeft w:val="0"/>
              <w:marRight w:val="0"/>
              <w:marTop w:val="0"/>
              <w:marBottom w:val="0"/>
              <w:divBdr>
                <w:top w:val="none" w:sz="0" w:space="0" w:color="auto"/>
                <w:left w:val="none" w:sz="0" w:space="0" w:color="auto"/>
                <w:bottom w:val="none" w:sz="0" w:space="0" w:color="auto"/>
                <w:right w:val="none" w:sz="0" w:space="0" w:color="auto"/>
              </w:divBdr>
            </w:div>
            <w:div w:id="1228684559">
              <w:marLeft w:val="0"/>
              <w:marRight w:val="0"/>
              <w:marTop w:val="0"/>
              <w:marBottom w:val="0"/>
              <w:divBdr>
                <w:top w:val="none" w:sz="0" w:space="0" w:color="auto"/>
                <w:left w:val="none" w:sz="0" w:space="0" w:color="auto"/>
                <w:bottom w:val="none" w:sz="0" w:space="0" w:color="auto"/>
                <w:right w:val="none" w:sz="0" w:space="0" w:color="auto"/>
              </w:divBdr>
            </w:div>
            <w:div w:id="1245996811">
              <w:marLeft w:val="0"/>
              <w:marRight w:val="0"/>
              <w:marTop w:val="0"/>
              <w:marBottom w:val="0"/>
              <w:divBdr>
                <w:top w:val="none" w:sz="0" w:space="0" w:color="auto"/>
                <w:left w:val="none" w:sz="0" w:space="0" w:color="auto"/>
                <w:bottom w:val="none" w:sz="0" w:space="0" w:color="auto"/>
                <w:right w:val="none" w:sz="0" w:space="0" w:color="auto"/>
              </w:divBdr>
            </w:div>
            <w:div w:id="1251888724">
              <w:marLeft w:val="0"/>
              <w:marRight w:val="0"/>
              <w:marTop w:val="480"/>
              <w:marBottom w:val="0"/>
              <w:divBdr>
                <w:top w:val="single" w:sz="6" w:space="0" w:color="auto"/>
                <w:left w:val="single" w:sz="6" w:space="0" w:color="auto"/>
                <w:bottom w:val="single" w:sz="6" w:space="0" w:color="auto"/>
                <w:right w:val="single" w:sz="6" w:space="0" w:color="auto"/>
              </w:divBdr>
            </w:div>
            <w:div w:id="1261253822">
              <w:marLeft w:val="0"/>
              <w:marRight w:val="0"/>
              <w:marTop w:val="480"/>
              <w:marBottom w:val="0"/>
              <w:divBdr>
                <w:top w:val="single" w:sz="6" w:space="0" w:color="auto"/>
                <w:left w:val="single" w:sz="6" w:space="0" w:color="auto"/>
                <w:bottom w:val="single" w:sz="6" w:space="0" w:color="auto"/>
                <w:right w:val="single" w:sz="6" w:space="0" w:color="auto"/>
              </w:divBdr>
            </w:div>
            <w:div w:id="1261260513">
              <w:marLeft w:val="0"/>
              <w:marRight w:val="0"/>
              <w:marTop w:val="0"/>
              <w:marBottom w:val="0"/>
              <w:divBdr>
                <w:top w:val="none" w:sz="0" w:space="0" w:color="auto"/>
                <w:left w:val="none" w:sz="0" w:space="0" w:color="auto"/>
                <w:bottom w:val="none" w:sz="0" w:space="0" w:color="auto"/>
                <w:right w:val="none" w:sz="0" w:space="0" w:color="auto"/>
              </w:divBdr>
            </w:div>
            <w:div w:id="1263488159">
              <w:marLeft w:val="0"/>
              <w:marRight w:val="0"/>
              <w:marTop w:val="0"/>
              <w:marBottom w:val="0"/>
              <w:divBdr>
                <w:top w:val="none" w:sz="0" w:space="0" w:color="auto"/>
                <w:left w:val="none" w:sz="0" w:space="0" w:color="auto"/>
                <w:bottom w:val="none" w:sz="0" w:space="0" w:color="auto"/>
                <w:right w:val="none" w:sz="0" w:space="0" w:color="auto"/>
              </w:divBdr>
            </w:div>
            <w:div w:id="1265071269">
              <w:marLeft w:val="0"/>
              <w:marRight w:val="0"/>
              <w:marTop w:val="0"/>
              <w:marBottom w:val="0"/>
              <w:divBdr>
                <w:top w:val="none" w:sz="0" w:space="0" w:color="auto"/>
                <w:left w:val="none" w:sz="0" w:space="0" w:color="auto"/>
                <w:bottom w:val="none" w:sz="0" w:space="0" w:color="auto"/>
                <w:right w:val="none" w:sz="0" w:space="0" w:color="auto"/>
              </w:divBdr>
            </w:div>
            <w:div w:id="1271427221">
              <w:marLeft w:val="0"/>
              <w:marRight w:val="0"/>
              <w:marTop w:val="0"/>
              <w:marBottom w:val="0"/>
              <w:divBdr>
                <w:top w:val="none" w:sz="0" w:space="0" w:color="auto"/>
                <w:left w:val="none" w:sz="0" w:space="0" w:color="auto"/>
                <w:bottom w:val="none" w:sz="0" w:space="0" w:color="auto"/>
                <w:right w:val="none" w:sz="0" w:space="0" w:color="auto"/>
              </w:divBdr>
            </w:div>
            <w:div w:id="1304120956">
              <w:marLeft w:val="0"/>
              <w:marRight w:val="0"/>
              <w:marTop w:val="0"/>
              <w:marBottom w:val="0"/>
              <w:divBdr>
                <w:top w:val="none" w:sz="0" w:space="0" w:color="auto"/>
                <w:left w:val="none" w:sz="0" w:space="0" w:color="auto"/>
                <w:bottom w:val="none" w:sz="0" w:space="0" w:color="auto"/>
                <w:right w:val="none" w:sz="0" w:space="0" w:color="auto"/>
              </w:divBdr>
            </w:div>
            <w:div w:id="1304503760">
              <w:marLeft w:val="0"/>
              <w:marRight w:val="0"/>
              <w:marTop w:val="0"/>
              <w:marBottom w:val="0"/>
              <w:divBdr>
                <w:top w:val="none" w:sz="0" w:space="0" w:color="auto"/>
                <w:left w:val="none" w:sz="0" w:space="0" w:color="auto"/>
                <w:bottom w:val="none" w:sz="0" w:space="0" w:color="auto"/>
                <w:right w:val="none" w:sz="0" w:space="0" w:color="auto"/>
              </w:divBdr>
            </w:div>
            <w:div w:id="1308513809">
              <w:marLeft w:val="0"/>
              <w:marRight w:val="0"/>
              <w:marTop w:val="0"/>
              <w:marBottom w:val="0"/>
              <w:divBdr>
                <w:top w:val="none" w:sz="0" w:space="0" w:color="auto"/>
                <w:left w:val="none" w:sz="0" w:space="0" w:color="auto"/>
                <w:bottom w:val="none" w:sz="0" w:space="0" w:color="auto"/>
                <w:right w:val="none" w:sz="0" w:space="0" w:color="auto"/>
              </w:divBdr>
            </w:div>
            <w:div w:id="1327825332">
              <w:marLeft w:val="0"/>
              <w:marRight w:val="0"/>
              <w:marTop w:val="0"/>
              <w:marBottom w:val="0"/>
              <w:divBdr>
                <w:top w:val="none" w:sz="0" w:space="0" w:color="auto"/>
                <w:left w:val="none" w:sz="0" w:space="0" w:color="auto"/>
                <w:bottom w:val="none" w:sz="0" w:space="0" w:color="auto"/>
                <w:right w:val="none" w:sz="0" w:space="0" w:color="auto"/>
              </w:divBdr>
            </w:div>
            <w:div w:id="1330206523">
              <w:marLeft w:val="0"/>
              <w:marRight w:val="0"/>
              <w:marTop w:val="0"/>
              <w:marBottom w:val="0"/>
              <w:divBdr>
                <w:top w:val="none" w:sz="0" w:space="0" w:color="auto"/>
                <w:left w:val="none" w:sz="0" w:space="0" w:color="auto"/>
                <w:bottom w:val="none" w:sz="0" w:space="0" w:color="auto"/>
                <w:right w:val="none" w:sz="0" w:space="0" w:color="auto"/>
              </w:divBdr>
            </w:div>
            <w:div w:id="1341662792">
              <w:marLeft w:val="0"/>
              <w:marRight w:val="0"/>
              <w:marTop w:val="0"/>
              <w:marBottom w:val="0"/>
              <w:divBdr>
                <w:top w:val="none" w:sz="0" w:space="0" w:color="auto"/>
                <w:left w:val="none" w:sz="0" w:space="0" w:color="auto"/>
                <w:bottom w:val="none" w:sz="0" w:space="0" w:color="auto"/>
                <w:right w:val="none" w:sz="0" w:space="0" w:color="auto"/>
              </w:divBdr>
            </w:div>
            <w:div w:id="1361662452">
              <w:marLeft w:val="0"/>
              <w:marRight w:val="0"/>
              <w:marTop w:val="0"/>
              <w:marBottom w:val="0"/>
              <w:divBdr>
                <w:top w:val="none" w:sz="0" w:space="0" w:color="auto"/>
                <w:left w:val="none" w:sz="0" w:space="0" w:color="auto"/>
                <w:bottom w:val="none" w:sz="0" w:space="0" w:color="auto"/>
                <w:right w:val="none" w:sz="0" w:space="0" w:color="auto"/>
              </w:divBdr>
            </w:div>
            <w:div w:id="1368678537">
              <w:marLeft w:val="0"/>
              <w:marRight w:val="0"/>
              <w:marTop w:val="0"/>
              <w:marBottom w:val="0"/>
              <w:divBdr>
                <w:top w:val="none" w:sz="0" w:space="0" w:color="auto"/>
                <w:left w:val="none" w:sz="0" w:space="0" w:color="auto"/>
                <w:bottom w:val="none" w:sz="0" w:space="0" w:color="auto"/>
                <w:right w:val="none" w:sz="0" w:space="0" w:color="auto"/>
              </w:divBdr>
            </w:div>
            <w:div w:id="1409232244">
              <w:marLeft w:val="0"/>
              <w:marRight w:val="0"/>
              <w:marTop w:val="0"/>
              <w:marBottom w:val="0"/>
              <w:divBdr>
                <w:top w:val="none" w:sz="0" w:space="0" w:color="auto"/>
                <w:left w:val="none" w:sz="0" w:space="0" w:color="auto"/>
                <w:bottom w:val="none" w:sz="0" w:space="0" w:color="auto"/>
                <w:right w:val="none" w:sz="0" w:space="0" w:color="auto"/>
              </w:divBdr>
            </w:div>
            <w:div w:id="1420909898">
              <w:marLeft w:val="0"/>
              <w:marRight w:val="0"/>
              <w:marTop w:val="0"/>
              <w:marBottom w:val="0"/>
              <w:divBdr>
                <w:top w:val="none" w:sz="0" w:space="0" w:color="auto"/>
                <w:left w:val="none" w:sz="0" w:space="0" w:color="auto"/>
                <w:bottom w:val="none" w:sz="0" w:space="0" w:color="auto"/>
                <w:right w:val="none" w:sz="0" w:space="0" w:color="auto"/>
              </w:divBdr>
            </w:div>
            <w:div w:id="1423183081">
              <w:marLeft w:val="0"/>
              <w:marRight w:val="0"/>
              <w:marTop w:val="0"/>
              <w:marBottom w:val="0"/>
              <w:divBdr>
                <w:top w:val="none" w:sz="0" w:space="0" w:color="auto"/>
                <w:left w:val="none" w:sz="0" w:space="0" w:color="auto"/>
                <w:bottom w:val="none" w:sz="0" w:space="0" w:color="auto"/>
                <w:right w:val="none" w:sz="0" w:space="0" w:color="auto"/>
              </w:divBdr>
            </w:div>
            <w:div w:id="1426070173">
              <w:marLeft w:val="0"/>
              <w:marRight w:val="0"/>
              <w:marTop w:val="0"/>
              <w:marBottom w:val="0"/>
              <w:divBdr>
                <w:top w:val="none" w:sz="0" w:space="0" w:color="auto"/>
                <w:left w:val="none" w:sz="0" w:space="0" w:color="auto"/>
                <w:bottom w:val="none" w:sz="0" w:space="0" w:color="auto"/>
                <w:right w:val="none" w:sz="0" w:space="0" w:color="auto"/>
              </w:divBdr>
            </w:div>
            <w:div w:id="1445348432">
              <w:marLeft w:val="0"/>
              <w:marRight w:val="0"/>
              <w:marTop w:val="0"/>
              <w:marBottom w:val="0"/>
              <w:divBdr>
                <w:top w:val="none" w:sz="0" w:space="0" w:color="auto"/>
                <w:left w:val="none" w:sz="0" w:space="0" w:color="auto"/>
                <w:bottom w:val="none" w:sz="0" w:space="0" w:color="auto"/>
                <w:right w:val="none" w:sz="0" w:space="0" w:color="auto"/>
              </w:divBdr>
            </w:div>
            <w:div w:id="1456564972">
              <w:marLeft w:val="0"/>
              <w:marRight w:val="0"/>
              <w:marTop w:val="0"/>
              <w:marBottom w:val="0"/>
              <w:divBdr>
                <w:top w:val="none" w:sz="0" w:space="0" w:color="auto"/>
                <w:left w:val="none" w:sz="0" w:space="0" w:color="auto"/>
                <w:bottom w:val="none" w:sz="0" w:space="0" w:color="auto"/>
                <w:right w:val="none" w:sz="0" w:space="0" w:color="auto"/>
              </w:divBdr>
            </w:div>
            <w:div w:id="1459032688">
              <w:marLeft w:val="0"/>
              <w:marRight w:val="0"/>
              <w:marTop w:val="0"/>
              <w:marBottom w:val="0"/>
              <w:divBdr>
                <w:top w:val="none" w:sz="0" w:space="0" w:color="auto"/>
                <w:left w:val="none" w:sz="0" w:space="0" w:color="auto"/>
                <w:bottom w:val="none" w:sz="0" w:space="0" w:color="auto"/>
                <w:right w:val="none" w:sz="0" w:space="0" w:color="auto"/>
              </w:divBdr>
            </w:div>
            <w:div w:id="1461529984">
              <w:marLeft w:val="0"/>
              <w:marRight w:val="0"/>
              <w:marTop w:val="0"/>
              <w:marBottom w:val="0"/>
              <w:divBdr>
                <w:top w:val="none" w:sz="0" w:space="0" w:color="auto"/>
                <w:left w:val="none" w:sz="0" w:space="0" w:color="auto"/>
                <w:bottom w:val="none" w:sz="0" w:space="0" w:color="auto"/>
                <w:right w:val="none" w:sz="0" w:space="0" w:color="auto"/>
              </w:divBdr>
            </w:div>
            <w:div w:id="1470584818">
              <w:marLeft w:val="0"/>
              <w:marRight w:val="0"/>
              <w:marTop w:val="0"/>
              <w:marBottom w:val="0"/>
              <w:divBdr>
                <w:top w:val="none" w:sz="0" w:space="0" w:color="auto"/>
                <w:left w:val="none" w:sz="0" w:space="0" w:color="auto"/>
                <w:bottom w:val="none" w:sz="0" w:space="0" w:color="auto"/>
                <w:right w:val="none" w:sz="0" w:space="0" w:color="auto"/>
              </w:divBdr>
            </w:div>
            <w:div w:id="1495144873">
              <w:marLeft w:val="0"/>
              <w:marRight w:val="0"/>
              <w:marTop w:val="0"/>
              <w:marBottom w:val="0"/>
              <w:divBdr>
                <w:top w:val="none" w:sz="0" w:space="0" w:color="auto"/>
                <w:left w:val="none" w:sz="0" w:space="0" w:color="auto"/>
                <w:bottom w:val="none" w:sz="0" w:space="0" w:color="auto"/>
                <w:right w:val="none" w:sz="0" w:space="0" w:color="auto"/>
              </w:divBdr>
            </w:div>
            <w:div w:id="1506437938">
              <w:marLeft w:val="0"/>
              <w:marRight w:val="0"/>
              <w:marTop w:val="0"/>
              <w:marBottom w:val="0"/>
              <w:divBdr>
                <w:top w:val="none" w:sz="0" w:space="0" w:color="auto"/>
                <w:left w:val="none" w:sz="0" w:space="0" w:color="auto"/>
                <w:bottom w:val="none" w:sz="0" w:space="0" w:color="auto"/>
                <w:right w:val="none" w:sz="0" w:space="0" w:color="auto"/>
              </w:divBdr>
            </w:div>
            <w:div w:id="1511338863">
              <w:marLeft w:val="0"/>
              <w:marRight w:val="0"/>
              <w:marTop w:val="0"/>
              <w:marBottom w:val="0"/>
              <w:divBdr>
                <w:top w:val="none" w:sz="0" w:space="0" w:color="auto"/>
                <w:left w:val="none" w:sz="0" w:space="0" w:color="auto"/>
                <w:bottom w:val="none" w:sz="0" w:space="0" w:color="auto"/>
                <w:right w:val="none" w:sz="0" w:space="0" w:color="auto"/>
              </w:divBdr>
            </w:div>
            <w:div w:id="1512139418">
              <w:marLeft w:val="0"/>
              <w:marRight w:val="0"/>
              <w:marTop w:val="0"/>
              <w:marBottom w:val="0"/>
              <w:divBdr>
                <w:top w:val="none" w:sz="0" w:space="0" w:color="auto"/>
                <w:left w:val="none" w:sz="0" w:space="0" w:color="auto"/>
                <w:bottom w:val="none" w:sz="0" w:space="0" w:color="auto"/>
                <w:right w:val="none" w:sz="0" w:space="0" w:color="auto"/>
              </w:divBdr>
            </w:div>
            <w:div w:id="1513958731">
              <w:marLeft w:val="0"/>
              <w:marRight w:val="0"/>
              <w:marTop w:val="0"/>
              <w:marBottom w:val="0"/>
              <w:divBdr>
                <w:top w:val="none" w:sz="0" w:space="0" w:color="auto"/>
                <w:left w:val="none" w:sz="0" w:space="0" w:color="auto"/>
                <w:bottom w:val="none" w:sz="0" w:space="0" w:color="auto"/>
                <w:right w:val="none" w:sz="0" w:space="0" w:color="auto"/>
              </w:divBdr>
            </w:div>
            <w:div w:id="1530756048">
              <w:marLeft w:val="0"/>
              <w:marRight w:val="0"/>
              <w:marTop w:val="0"/>
              <w:marBottom w:val="0"/>
              <w:divBdr>
                <w:top w:val="none" w:sz="0" w:space="0" w:color="auto"/>
                <w:left w:val="none" w:sz="0" w:space="0" w:color="auto"/>
                <w:bottom w:val="none" w:sz="0" w:space="0" w:color="auto"/>
                <w:right w:val="none" w:sz="0" w:space="0" w:color="auto"/>
              </w:divBdr>
            </w:div>
            <w:div w:id="1545751527">
              <w:marLeft w:val="0"/>
              <w:marRight w:val="0"/>
              <w:marTop w:val="0"/>
              <w:marBottom w:val="0"/>
              <w:divBdr>
                <w:top w:val="none" w:sz="0" w:space="0" w:color="auto"/>
                <w:left w:val="none" w:sz="0" w:space="0" w:color="auto"/>
                <w:bottom w:val="none" w:sz="0" w:space="0" w:color="auto"/>
                <w:right w:val="none" w:sz="0" w:space="0" w:color="auto"/>
              </w:divBdr>
            </w:div>
            <w:div w:id="1555119877">
              <w:marLeft w:val="0"/>
              <w:marRight w:val="0"/>
              <w:marTop w:val="0"/>
              <w:marBottom w:val="0"/>
              <w:divBdr>
                <w:top w:val="none" w:sz="0" w:space="0" w:color="auto"/>
                <w:left w:val="none" w:sz="0" w:space="0" w:color="auto"/>
                <w:bottom w:val="none" w:sz="0" w:space="0" w:color="auto"/>
                <w:right w:val="none" w:sz="0" w:space="0" w:color="auto"/>
              </w:divBdr>
            </w:div>
            <w:div w:id="1602569162">
              <w:marLeft w:val="0"/>
              <w:marRight w:val="0"/>
              <w:marTop w:val="0"/>
              <w:marBottom w:val="0"/>
              <w:divBdr>
                <w:top w:val="none" w:sz="0" w:space="0" w:color="auto"/>
                <w:left w:val="none" w:sz="0" w:space="0" w:color="auto"/>
                <w:bottom w:val="none" w:sz="0" w:space="0" w:color="auto"/>
                <w:right w:val="none" w:sz="0" w:space="0" w:color="auto"/>
              </w:divBdr>
            </w:div>
            <w:div w:id="1611812855">
              <w:marLeft w:val="0"/>
              <w:marRight w:val="0"/>
              <w:marTop w:val="0"/>
              <w:marBottom w:val="0"/>
              <w:divBdr>
                <w:top w:val="none" w:sz="0" w:space="0" w:color="auto"/>
                <w:left w:val="none" w:sz="0" w:space="0" w:color="auto"/>
                <w:bottom w:val="none" w:sz="0" w:space="0" w:color="auto"/>
                <w:right w:val="none" w:sz="0" w:space="0" w:color="auto"/>
              </w:divBdr>
            </w:div>
            <w:div w:id="1657224161">
              <w:marLeft w:val="0"/>
              <w:marRight w:val="0"/>
              <w:marTop w:val="0"/>
              <w:marBottom w:val="0"/>
              <w:divBdr>
                <w:top w:val="none" w:sz="0" w:space="0" w:color="auto"/>
                <w:left w:val="none" w:sz="0" w:space="0" w:color="auto"/>
                <w:bottom w:val="none" w:sz="0" w:space="0" w:color="auto"/>
                <w:right w:val="none" w:sz="0" w:space="0" w:color="auto"/>
              </w:divBdr>
            </w:div>
            <w:div w:id="1666132088">
              <w:marLeft w:val="0"/>
              <w:marRight w:val="0"/>
              <w:marTop w:val="0"/>
              <w:marBottom w:val="0"/>
              <w:divBdr>
                <w:top w:val="none" w:sz="0" w:space="0" w:color="auto"/>
                <w:left w:val="none" w:sz="0" w:space="0" w:color="auto"/>
                <w:bottom w:val="none" w:sz="0" w:space="0" w:color="auto"/>
                <w:right w:val="none" w:sz="0" w:space="0" w:color="auto"/>
              </w:divBdr>
            </w:div>
            <w:div w:id="1673100551">
              <w:marLeft w:val="0"/>
              <w:marRight w:val="0"/>
              <w:marTop w:val="0"/>
              <w:marBottom w:val="0"/>
              <w:divBdr>
                <w:top w:val="none" w:sz="0" w:space="0" w:color="auto"/>
                <w:left w:val="none" w:sz="0" w:space="0" w:color="auto"/>
                <w:bottom w:val="none" w:sz="0" w:space="0" w:color="auto"/>
                <w:right w:val="none" w:sz="0" w:space="0" w:color="auto"/>
              </w:divBdr>
            </w:div>
            <w:div w:id="1676417657">
              <w:marLeft w:val="0"/>
              <w:marRight w:val="0"/>
              <w:marTop w:val="0"/>
              <w:marBottom w:val="0"/>
              <w:divBdr>
                <w:top w:val="none" w:sz="0" w:space="0" w:color="auto"/>
                <w:left w:val="none" w:sz="0" w:space="0" w:color="auto"/>
                <w:bottom w:val="none" w:sz="0" w:space="0" w:color="auto"/>
                <w:right w:val="none" w:sz="0" w:space="0" w:color="auto"/>
              </w:divBdr>
            </w:div>
            <w:div w:id="1690402729">
              <w:marLeft w:val="0"/>
              <w:marRight w:val="0"/>
              <w:marTop w:val="0"/>
              <w:marBottom w:val="0"/>
              <w:divBdr>
                <w:top w:val="none" w:sz="0" w:space="0" w:color="auto"/>
                <w:left w:val="none" w:sz="0" w:space="0" w:color="auto"/>
                <w:bottom w:val="none" w:sz="0" w:space="0" w:color="auto"/>
                <w:right w:val="none" w:sz="0" w:space="0" w:color="auto"/>
              </w:divBdr>
            </w:div>
            <w:div w:id="1692803890">
              <w:marLeft w:val="0"/>
              <w:marRight w:val="0"/>
              <w:marTop w:val="480"/>
              <w:marBottom w:val="0"/>
              <w:divBdr>
                <w:top w:val="single" w:sz="6" w:space="0" w:color="auto"/>
                <w:left w:val="single" w:sz="6" w:space="0" w:color="auto"/>
                <w:bottom w:val="single" w:sz="6" w:space="0" w:color="auto"/>
                <w:right w:val="single" w:sz="6" w:space="0" w:color="auto"/>
              </w:divBdr>
            </w:div>
            <w:div w:id="1702825446">
              <w:marLeft w:val="0"/>
              <w:marRight w:val="0"/>
              <w:marTop w:val="0"/>
              <w:marBottom w:val="0"/>
              <w:divBdr>
                <w:top w:val="none" w:sz="0" w:space="0" w:color="auto"/>
                <w:left w:val="none" w:sz="0" w:space="0" w:color="auto"/>
                <w:bottom w:val="none" w:sz="0" w:space="0" w:color="auto"/>
                <w:right w:val="none" w:sz="0" w:space="0" w:color="auto"/>
              </w:divBdr>
            </w:div>
            <w:div w:id="1774395441">
              <w:marLeft w:val="0"/>
              <w:marRight w:val="0"/>
              <w:marTop w:val="0"/>
              <w:marBottom w:val="0"/>
              <w:divBdr>
                <w:top w:val="none" w:sz="0" w:space="0" w:color="auto"/>
                <w:left w:val="none" w:sz="0" w:space="0" w:color="auto"/>
                <w:bottom w:val="none" w:sz="0" w:space="0" w:color="auto"/>
                <w:right w:val="none" w:sz="0" w:space="0" w:color="auto"/>
              </w:divBdr>
            </w:div>
            <w:div w:id="1778793411">
              <w:marLeft w:val="0"/>
              <w:marRight w:val="0"/>
              <w:marTop w:val="480"/>
              <w:marBottom w:val="0"/>
              <w:divBdr>
                <w:top w:val="single" w:sz="6" w:space="0" w:color="auto"/>
                <w:left w:val="single" w:sz="6" w:space="0" w:color="auto"/>
                <w:bottom w:val="single" w:sz="6" w:space="0" w:color="auto"/>
                <w:right w:val="single" w:sz="6" w:space="0" w:color="auto"/>
              </w:divBdr>
            </w:div>
            <w:div w:id="1799908136">
              <w:marLeft w:val="0"/>
              <w:marRight w:val="0"/>
              <w:marTop w:val="0"/>
              <w:marBottom w:val="0"/>
              <w:divBdr>
                <w:top w:val="none" w:sz="0" w:space="0" w:color="auto"/>
                <w:left w:val="none" w:sz="0" w:space="0" w:color="auto"/>
                <w:bottom w:val="none" w:sz="0" w:space="0" w:color="auto"/>
                <w:right w:val="none" w:sz="0" w:space="0" w:color="auto"/>
              </w:divBdr>
            </w:div>
            <w:div w:id="1820725050">
              <w:marLeft w:val="0"/>
              <w:marRight w:val="0"/>
              <w:marTop w:val="0"/>
              <w:marBottom w:val="0"/>
              <w:divBdr>
                <w:top w:val="none" w:sz="0" w:space="0" w:color="auto"/>
                <w:left w:val="none" w:sz="0" w:space="0" w:color="auto"/>
                <w:bottom w:val="none" w:sz="0" w:space="0" w:color="auto"/>
                <w:right w:val="none" w:sz="0" w:space="0" w:color="auto"/>
              </w:divBdr>
            </w:div>
            <w:div w:id="1828012603">
              <w:marLeft w:val="0"/>
              <w:marRight w:val="0"/>
              <w:marTop w:val="0"/>
              <w:marBottom w:val="0"/>
              <w:divBdr>
                <w:top w:val="none" w:sz="0" w:space="0" w:color="auto"/>
                <w:left w:val="none" w:sz="0" w:space="0" w:color="auto"/>
                <w:bottom w:val="none" w:sz="0" w:space="0" w:color="auto"/>
                <w:right w:val="none" w:sz="0" w:space="0" w:color="auto"/>
              </w:divBdr>
            </w:div>
            <w:div w:id="1834566485">
              <w:marLeft w:val="0"/>
              <w:marRight w:val="0"/>
              <w:marTop w:val="0"/>
              <w:marBottom w:val="0"/>
              <w:divBdr>
                <w:top w:val="none" w:sz="0" w:space="0" w:color="auto"/>
                <w:left w:val="none" w:sz="0" w:space="0" w:color="auto"/>
                <w:bottom w:val="none" w:sz="0" w:space="0" w:color="auto"/>
                <w:right w:val="none" w:sz="0" w:space="0" w:color="auto"/>
              </w:divBdr>
            </w:div>
            <w:div w:id="1843206379">
              <w:marLeft w:val="0"/>
              <w:marRight w:val="0"/>
              <w:marTop w:val="0"/>
              <w:marBottom w:val="0"/>
              <w:divBdr>
                <w:top w:val="none" w:sz="0" w:space="0" w:color="auto"/>
                <w:left w:val="none" w:sz="0" w:space="0" w:color="auto"/>
                <w:bottom w:val="none" w:sz="0" w:space="0" w:color="auto"/>
                <w:right w:val="none" w:sz="0" w:space="0" w:color="auto"/>
              </w:divBdr>
            </w:div>
            <w:div w:id="1855070384">
              <w:marLeft w:val="0"/>
              <w:marRight w:val="0"/>
              <w:marTop w:val="0"/>
              <w:marBottom w:val="0"/>
              <w:divBdr>
                <w:top w:val="none" w:sz="0" w:space="0" w:color="auto"/>
                <w:left w:val="none" w:sz="0" w:space="0" w:color="auto"/>
                <w:bottom w:val="none" w:sz="0" w:space="0" w:color="auto"/>
                <w:right w:val="none" w:sz="0" w:space="0" w:color="auto"/>
              </w:divBdr>
            </w:div>
            <w:div w:id="1859853283">
              <w:marLeft w:val="0"/>
              <w:marRight w:val="0"/>
              <w:marTop w:val="0"/>
              <w:marBottom w:val="0"/>
              <w:divBdr>
                <w:top w:val="none" w:sz="0" w:space="0" w:color="auto"/>
                <w:left w:val="none" w:sz="0" w:space="0" w:color="auto"/>
                <w:bottom w:val="none" w:sz="0" w:space="0" w:color="auto"/>
                <w:right w:val="none" w:sz="0" w:space="0" w:color="auto"/>
              </w:divBdr>
            </w:div>
            <w:div w:id="1862351324">
              <w:marLeft w:val="0"/>
              <w:marRight w:val="0"/>
              <w:marTop w:val="0"/>
              <w:marBottom w:val="0"/>
              <w:divBdr>
                <w:top w:val="none" w:sz="0" w:space="0" w:color="auto"/>
                <w:left w:val="none" w:sz="0" w:space="0" w:color="auto"/>
                <w:bottom w:val="none" w:sz="0" w:space="0" w:color="auto"/>
                <w:right w:val="none" w:sz="0" w:space="0" w:color="auto"/>
              </w:divBdr>
            </w:div>
            <w:div w:id="1866402786">
              <w:marLeft w:val="0"/>
              <w:marRight w:val="0"/>
              <w:marTop w:val="0"/>
              <w:marBottom w:val="0"/>
              <w:divBdr>
                <w:top w:val="none" w:sz="0" w:space="0" w:color="auto"/>
                <w:left w:val="none" w:sz="0" w:space="0" w:color="auto"/>
                <w:bottom w:val="none" w:sz="0" w:space="0" w:color="auto"/>
                <w:right w:val="none" w:sz="0" w:space="0" w:color="auto"/>
              </w:divBdr>
            </w:div>
            <w:div w:id="1887599804">
              <w:marLeft w:val="0"/>
              <w:marRight w:val="0"/>
              <w:marTop w:val="0"/>
              <w:marBottom w:val="0"/>
              <w:divBdr>
                <w:top w:val="none" w:sz="0" w:space="0" w:color="auto"/>
                <w:left w:val="none" w:sz="0" w:space="0" w:color="auto"/>
                <w:bottom w:val="none" w:sz="0" w:space="0" w:color="auto"/>
                <w:right w:val="none" w:sz="0" w:space="0" w:color="auto"/>
              </w:divBdr>
            </w:div>
            <w:div w:id="1903833748">
              <w:marLeft w:val="0"/>
              <w:marRight w:val="0"/>
              <w:marTop w:val="0"/>
              <w:marBottom w:val="0"/>
              <w:divBdr>
                <w:top w:val="none" w:sz="0" w:space="0" w:color="auto"/>
                <w:left w:val="none" w:sz="0" w:space="0" w:color="auto"/>
                <w:bottom w:val="none" w:sz="0" w:space="0" w:color="auto"/>
                <w:right w:val="none" w:sz="0" w:space="0" w:color="auto"/>
              </w:divBdr>
            </w:div>
            <w:div w:id="1910381749">
              <w:marLeft w:val="0"/>
              <w:marRight w:val="0"/>
              <w:marTop w:val="0"/>
              <w:marBottom w:val="0"/>
              <w:divBdr>
                <w:top w:val="none" w:sz="0" w:space="0" w:color="auto"/>
                <w:left w:val="none" w:sz="0" w:space="0" w:color="auto"/>
                <w:bottom w:val="none" w:sz="0" w:space="0" w:color="auto"/>
                <w:right w:val="none" w:sz="0" w:space="0" w:color="auto"/>
              </w:divBdr>
            </w:div>
            <w:div w:id="1934825459">
              <w:marLeft w:val="0"/>
              <w:marRight w:val="0"/>
              <w:marTop w:val="0"/>
              <w:marBottom w:val="0"/>
              <w:divBdr>
                <w:top w:val="none" w:sz="0" w:space="0" w:color="auto"/>
                <w:left w:val="none" w:sz="0" w:space="0" w:color="auto"/>
                <w:bottom w:val="none" w:sz="0" w:space="0" w:color="auto"/>
                <w:right w:val="none" w:sz="0" w:space="0" w:color="auto"/>
              </w:divBdr>
            </w:div>
            <w:div w:id="1959215078">
              <w:marLeft w:val="0"/>
              <w:marRight w:val="0"/>
              <w:marTop w:val="480"/>
              <w:marBottom w:val="0"/>
              <w:divBdr>
                <w:top w:val="single" w:sz="6" w:space="0" w:color="auto"/>
                <w:left w:val="single" w:sz="6" w:space="0" w:color="auto"/>
                <w:bottom w:val="single" w:sz="6" w:space="0" w:color="auto"/>
                <w:right w:val="single" w:sz="6" w:space="0" w:color="auto"/>
              </w:divBdr>
            </w:div>
            <w:div w:id="1960716160">
              <w:marLeft w:val="0"/>
              <w:marRight w:val="0"/>
              <w:marTop w:val="0"/>
              <w:marBottom w:val="0"/>
              <w:divBdr>
                <w:top w:val="none" w:sz="0" w:space="0" w:color="auto"/>
                <w:left w:val="none" w:sz="0" w:space="0" w:color="auto"/>
                <w:bottom w:val="none" w:sz="0" w:space="0" w:color="auto"/>
                <w:right w:val="none" w:sz="0" w:space="0" w:color="auto"/>
              </w:divBdr>
            </w:div>
            <w:div w:id="1966085293">
              <w:marLeft w:val="0"/>
              <w:marRight w:val="0"/>
              <w:marTop w:val="0"/>
              <w:marBottom w:val="0"/>
              <w:divBdr>
                <w:top w:val="none" w:sz="0" w:space="0" w:color="auto"/>
                <w:left w:val="none" w:sz="0" w:space="0" w:color="auto"/>
                <w:bottom w:val="none" w:sz="0" w:space="0" w:color="auto"/>
                <w:right w:val="none" w:sz="0" w:space="0" w:color="auto"/>
              </w:divBdr>
            </w:div>
            <w:div w:id="1975327626">
              <w:marLeft w:val="0"/>
              <w:marRight w:val="0"/>
              <w:marTop w:val="0"/>
              <w:marBottom w:val="0"/>
              <w:divBdr>
                <w:top w:val="none" w:sz="0" w:space="0" w:color="auto"/>
                <w:left w:val="none" w:sz="0" w:space="0" w:color="auto"/>
                <w:bottom w:val="none" w:sz="0" w:space="0" w:color="auto"/>
                <w:right w:val="none" w:sz="0" w:space="0" w:color="auto"/>
              </w:divBdr>
            </w:div>
            <w:div w:id="1984315194">
              <w:marLeft w:val="0"/>
              <w:marRight w:val="0"/>
              <w:marTop w:val="0"/>
              <w:marBottom w:val="0"/>
              <w:divBdr>
                <w:top w:val="none" w:sz="0" w:space="0" w:color="auto"/>
                <w:left w:val="none" w:sz="0" w:space="0" w:color="auto"/>
                <w:bottom w:val="none" w:sz="0" w:space="0" w:color="auto"/>
                <w:right w:val="none" w:sz="0" w:space="0" w:color="auto"/>
              </w:divBdr>
            </w:div>
            <w:div w:id="2015105543">
              <w:marLeft w:val="0"/>
              <w:marRight w:val="0"/>
              <w:marTop w:val="0"/>
              <w:marBottom w:val="0"/>
              <w:divBdr>
                <w:top w:val="none" w:sz="0" w:space="0" w:color="auto"/>
                <w:left w:val="none" w:sz="0" w:space="0" w:color="auto"/>
                <w:bottom w:val="none" w:sz="0" w:space="0" w:color="auto"/>
                <w:right w:val="none" w:sz="0" w:space="0" w:color="auto"/>
              </w:divBdr>
            </w:div>
            <w:div w:id="2015716496">
              <w:marLeft w:val="0"/>
              <w:marRight w:val="0"/>
              <w:marTop w:val="0"/>
              <w:marBottom w:val="0"/>
              <w:divBdr>
                <w:top w:val="none" w:sz="0" w:space="0" w:color="auto"/>
                <w:left w:val="none" w:sz="0" w:space="0" w:color="auto"/>
                <w:bottom w:val="none" w:sz="0" w:space="0" w:color="auto"/>
                <w:right w:val="none" w:sz="0" w:space="0" w:color="auto"/>
              </w:divBdr>
            </w:div>
            <w:div w:id="2017612924">
              <w:marLeft w:val="0"/>
              <w:marRight w:val="0"/>
              <w:marTop w:val="480"/>
              <w:marBottom w:val="0"/>
              <w:divBdr>
                <w:top w:val="single" w:sz="6" w:space="0" w:color="auto"/>
                <w:left w:val="single" w:sz="6" w:space="0" w:color="auto"/>
                <w:bottom w:val="single" w:sz="6" w:space="0" w:color="auto"/>
                <w:right w:val="single" w:sz="6" w:space="0" w:color="auto"/>
              </w:divBdr>
            </w:div>
            <w:div w:id="2027175583">
              <w:marLeft w:val="0"/>
              <w:marRight w:val="0"/>
              <w:marTop w:val="0"/>
              <w:marBottom w:val="0"/>
              <w:divBdr>
                <w:top w:val="none" w:sz="0" w:space="0" w:color="auto"/>
                <w:left w:val="none" w:sz="0" w:space="0" w:color="auto"/>
                <w:bottom w:val="none" w:sz="0" w:space="0" w:color="auto"/>
                <w:right w:val="none" w:sz="0" w:space="0" w:color="auto"/>
              </w:divBdr>
            </w:div>
            <w:div w:id="2032681205">
              <w:marLeft w:val="0"/>
              <w:marRight w:val="0"/>
              <w:marTop w:val="0"/>
              <w:marBottom w:val="0"/>
              <w:divBdr>
                <w:top w:val="none" w:sz="0" w:space="0" w:color="auto"/>
                <w:left w:val="none" w:sz="0" w:space="0" w:color="auto"/>
                <w:bottom w:val="none" w:sz="0" w:space="0" w:color="auto"/>
                <w:right w:val="none" w:sz="0" w:space="0" w:color="auto"/>
              </w:divBdr>
            </w:div>
            <w:div w:id="2048484234">
              <w:marLeft w:val="0"/>
              <w:marRight w:val="0"/>
              <w:marTop w:val="0"/>
              <w:marBottom w:val="0"/>
              <w:divBdr>
                <w:top w:val="none" w:sz="0" w:space="0" w:color="auto"/>
                <w:left w:val="none" w:sz="0" w:space="0" w:color="auto"/>
                <w:bottom w:val="none" w:sz="0" w:space="0" w:color="auto"/>
                <w:right w:val="none" w:sz="0" w:space="0" w:color="auto"/>
              </w:divBdr>
            </w:div>
            <w:div w:id="2063552021">
              <w:marLeft w:val="0"/>
              <w:marRight w:val="0"/>
              <w:marTop w:val="0"/>
              <w:marBottom w:val="0"/>
              <w:divBdr>
                <w:top w:val="none" w:sz="0" w:space="0" w:color="auto"/>
                <w:left w:val="none" w:sz="0" w:space="0" w:color="auto"/>
                <w:bottom w:val="none" w:sz="0" w:space="0" w:color="auto"/>
                <w:right w:val="none" w:sz="0" w:space="0" w:color="auto"/>
              </w:divBdr>
            </w:div>
            <w:div w:id="2069912355">
              <w:marLeft w:val="0"/>
              <w:marRight w:val="0"/>
              <w:marTop w:val="0"/>
              <w:marBottom w:val="0"/>
              <w:divBdr>
                <w:top w:val="none" w:sz="0" w:space="0" w:color="auto"/>
                <w:left w:val="none" w:sz="0" w:space="0" w:color="auto"/>
                <w:bottom w:val="none" w:sz="0" w:space="0" w:color="auto"/>
                <w:right w:val="none" w:sz="0" w:space="0" w:color="auto"/>
              </w:divBdr>
            </w:div>
            <w:div w:id="2082679612">
              <w:marLeft w:val="0"/>
              <w:marRight w:val="0"/>
              <w:marTop w:val="0"/>
              <w:marBottom w:val="0"/>
              <w:divBdr>
                <w:top w:val="none" w:sz="0" w:space="0" w:color="auto"/>
                <w:left w:val="none" w:sz="0" w:space="0" w:color="auto"/>
                <w:bottom w:val="none" w:sz="0" w:space="0" w:color="auto"/>
                <w:right w:val="none" w:sz="0" w:space="0" w:color="auto"/>
              </w:divBdr>
            </w:div>
            <w:div w:id="2094356289">
              <w:marLeft w:val="0"/>
              <w:marRight w:val="0"/>
              <w:marTop w:val="0"/>
              <w:marBottom w:val="0"/>
              <w:divBdr>
                <w:top w:val="none" w:sz="0" w:space="0" w:color="auto"/>
                <w:left w:val="none" w:sz="0" w:space="0" w:color="auto"/>
                <w:bottom w:val="none" w:sz="0" w:space="0" w:color="auto"/>
                <w:right w:val="none" w:sz="0" w:space="0" w:color="auto"/>
              </w:divBdr>
            </w:div>
            <w:div w:id="2095129800">
              <w:marLeft w:val="0"/>
              <w:marRight w:val="0"/>
              <w:marTop w:val="0"/>
              <w:marBottom w:val="0"/>
              <w:divBdr>
                <w:top w:val="none" w:sz="0" w:space="0" w:color="auto"/>
                <w:left w:val="none" w:sz="0" w:space="0" w:color="auto"/>
                <w:bottom w:val="none" w:sz="0" w:space="0" w:color="auto"/>
                <w:right w:val="none" w:sz="0" w:space="0" w:color="auto"/>
              </w:divBdr>
            </w:div>
            <w:div w:id="2102794870">
              <w:marLeft w:val="0"/>
              <w:marRight w:val="0"/>
              <w:marTop w:val="0"/>
              <w:marBottom w:val="0"/>
              <w:divBdr>
                <w:top w:val="none" w:sz="0" w:space="0" w:color="auto"/>
                <w:left w:val="none" w:sz="0" w:space="0" w:color="auto"/>
                <w:bottom w:val="none" w:sz="0" w:space="0" w:color="auto"/>
                <w:right w:val="none" w:sz="0" w:space="0" w:color="auto"/>
              </w:divBdr>
            </w:div>
            <w:div w:id="2106147980">
              <w:marLeft w:val="0"/>
              <w:marRight w:val="0"/>
              <w:marTop w:val="0"/>
              <w:marBottom w:val="0"/>
              <w:divBdr>
                <w:top w:val="none" w:sz="0" w:space="0" w:color="auto"/>
                <w:left w:val="none" w:sz="0" w:space="0" w:color="auto"/>
                <w:bottom w:val="none" w:sz="0" w:space="0" w:color="auto"/>
                <w:right w:val="none" w:sz="0" w:space="0" w:color="auto"/>
              </w:divBdr>
            </w:div>
            <w:div w:id="2115205627">
              <w:marLeft w:val="0"/>
              <w:marRight w:val="0"/>
              <w:marTop w:val="480"/>
              <w:marBottom w:val="0"/>
              <w:divBdr>
                <w:top w:val="single" w:sz="6" w:space="0" w:color="auto"/>
                <w:left w:val="single" w:sz="6" w:space="0" w:color="auto"/>
                <w:bottom w:val="single" w:sz="6" w:space="0" w:color="auto"/>
                <w:right w:val="single" w:sz="6" w:space="0" w:color="auto"/>
              </w:divBdr>
            </w:div>
            <w:div w:id="2125608799">
              <w:marLeft w:val="0"/>
              <w:marRight w:val="0"/>
              <w:marTop w:val="0"/>
              <w:marBottom w:val="0"/>
              <w:divBdr>
                <w:top w:val="none" w:sz="0" w:space="0" w:color="auto"/>
                <w:left w:val="none" w:sz="0" w:space="0" w:color="auto"/>
                <w:bottom w:val="none" w:sz="0" w:space="0" w:color="auto"/>
                <w:right w:val="none" w:sz="0" w:space="0" w:color="auto"/>
              </w:divBdr>
            </w:div>
            <w:div w:id="2139375845">
              <w:marLeft w:val="0"/>
              <w:marRight w:val="0"/>
              <w:marTop w:val="0"/>
              <w:marBottom w:val="0"/>
              <w:divBdr>
                <w:top w:val="none" w:sz="0" w:space="0" w:color="auto"/>
                <w:left w:val="none" w:sz="0" w:space="0" w:color="auto"/>
                <w:bottom w:val="none" w:sz="0" w:space="0" w:color="auto"/>
                <w:right w:val="none" w:sz="0" w:space="0" w:color="auto"/>
              </w:divBdr>
            </w:div>
            <w:div w:id="2145193100">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 w:id="2146509335">
              <w:marLeft w:val="0"/>
              <w:marRight w:val="0"/>
              <w:marTop w:val="0"/>
              <w:marBottom w:val="0"/>
              <w:divBdr>
                <w:top w:val="none" w:sz="0" w:space="0" w:color="auto"/>
                <w:left w:val="none" w:sz="0" w:space="0" w:color="auto"/>
                <w:bottom w:val="none" w:sz="0" w:space="0" w:color="auto"/>
                <w:right w:val="none" w:sz="0" w:space="0" w:color="auto"/>
              </w:divBdr>
            </w:div>
          </w:divsChild>
        </w:div>
        <w:div w:id="1746757643">
          <w:marLeft w:val="0"/>
          <w:marRight w:val="0"/>
          <w:marTop w:val="0"/>
          <w:marBottom w:val="0"/>
          <w:divBdr>
            <w:top w:val="none" w:sz="0" w:space="0" w:color="auto"/>
            <w:left w:val="none" w:sz="0" w:space="0" w:color="auto"/>
            <w:bottom w:val="none" w:sz="0" w:space="0" w:color="auto"/>
            <w:right w:val="none" w:sz="0" w:space="0" w:color="auto"/>
          </w:divBdr>
          <w:divsChild>
            <w:div w:id="1512570">
              <w:marLeft w:val="0"/>
              <w:marRight w:val="0"/>
              <w:marTop w:val="0"/>
              <w:marBottom w:val="0"/>
              <w:divBdr>
                <w:top w:val="none" w:sz="0" w:space="0" w:color="auto"/>
                <w:left w:val="none" w:sz="0" w:space="0" w:color="auto"/>
                <w:bottom w:val="none" w:sz="0" w:space="0" w:color="auto"/>
                <w:right w:val="none" w:sz="0" w:space="0" w:color="auto"/>
              </w:divBdr>
            </w:div>
            <w:div w:id="4403723">
              <w:marLeft w:val="0"/>
              <w:marRight w:val="0"/>
              <w:marTop w:val="0"/>
              <w:marBottom w:val="0"/>
              <w:divBdr>
                <w:top w:val="none" w:sz="0" w:space="0" w:color="auto"/>
                <w:left w:val="none" w:sz="0" w:space="0" w:color="auto"/>
                <w:bottom w:val="none" w:sz="0" w:space="0" w:color="auto"/>
                <w:right w:val="none" w:sz="0" w:space="0" w:color="auto"/>
              </w:divBdr>
            </w:div>
            <w:div w:id="5180167">
              <w:marLeft w:val="0"/>
              <w:marRight w:val="0"/>
              <w:marTop w:val="0"/>
              <w:marBottom w:val="0"/>
              <w:divBdr>
                <w:top w:val="none" w:sz="0" w:space="0" w:color="auto"/>
                <w:left w:val="none" w:sz="0" w:space="0" w:color="auto"/>
                <w:bottom w:val="none" w:sz="0" w:space="0" w:color="auto"/>
                <w:right w:val="none" w:sz="0" w:space="0" w:color="auto"/>
              </w:divBdr>
            </w:div>
            <w:div w:id="7143480">
              <w:marLeft w:val="0"/>
              <w:marRight w:val="0"/>
              <w:marTop w:val="0"/>
              <w:marBottom w:val="0"/>
              <w:divBdr>
                <w:top w:val="none" w:sz="0" w:space="0" w:color="auto"/>
                <w:left w:val="none" w:sz="0" w:space="0" w:color="auto"/>
                <w:bottom w:val="none" w:sz="0" w:space="0" w:color="auto"/>
                <w:right w:val="none" w:sz="0" w:space="0" w:color="auto"/>
              </w:divBdr>
            </w:div>
            <w:div w:id="9525101">
              <w:marLeft w:val="0"/>
              <w:marRight w:val="0"/>
              <w:marTop w:val="0"/>
              <w:marBottom w:val="0"/>
              <w:divBdr>
                <w:top w:val="none" w:sz="0" w:space="0" w:color="auto"/>
                <w:left w:val="none" w:sz="0" w:space="0" w:color="auto"/>
                <w:bottom w:val="none" w:sz="0" w:space="0" w:color="auto"/>
                <w:right w:val="none" w:sz="0" w:space="0" w:color="auto"/>
              </w:divBdr>
            </w:div>
            <w:div w:id="13388743">
              <w:marLeft w:val="0"/>
              <w:marRight w:val="0"/>
              <w:marTop w:val="0"/>
              <w:marBottom w:val="0"/>
              <w:divBdr>
                <w:top w:val="none" w:sz="0" w:space="0" w:color="auto"/>
                <w:left w:val="none" w:sz="0" w:space="0" w:color="auto"/>
                <w:bottom w:val="none" w:sz="0" w:space="0" w:color="auto"/>
                <w:right w:val="none" w:sz="0" w:space="0" w:color="auto"/>
              </w:divBdr>
            </w:div>
            <w:div w:id="13464047">
              <w:marLeft w:val="0"/>
              <w:marRight w:val="0"/>
              <w:marTop w:val="0"/>
              <w:marBottom w:val="0"/>
              <w:divBdr>
                <w:top w:val="none" w:sz="0" w:space="0" w:color="auto"/>
                <w:left w:val="none" w:sz="0" w:space="0" w:color="auto"/>
                <w:bottom w:val="none" w:sz="0" w:space="0" w:color="auto"/>
                <w:right w:val="none" w:sz="0" w:space="0" w:color="auto"/>
              </w:divBdr>
            </w:div>
            <w:div w:id="14235764">
              <w:marLeft w:val="0"/>
              <w:marRight w:val="0"/>
              <w:marTop w:val="0"/>
              <w:marBottom w:val="0"/>
              <w:divBdr>
                <w:top w:val="none" w:sz="0" w:space="0" w:color="auto"/>
                <w:left w:val="none" w:sz="0" w:space="0" w:color="auto"/>
                <w:bottom w:val="none" w:sz="0" w:space="0" w:color="auto"/>
                <w:right w:val="none" w:sz="0" w:space="0" w:color="auto"/>
              </w:divBdr>
            </w:div>
            <w:div w:id="16470723">
              <w:marLeft w:val="0"/>
              <w:marRight w:val="0"/>
              <w:marTop w:val="0"/>
              <w:marBottom w:val="0"/>
              <w:divBdr>
                <w:top w:val="none" w:sz="0" w:space="0" w:color="auto"/>
                <w:left w:val="none" w:sz="0" w:space="0" w:color="auto"/>
                <w:bottom w:val="none" w:sz="0" w:space="0" w:color="auto"/>
                <w:right w:val="none" w:sz="0" w:space="0" w:color="auto"/>
              </w:divBdr>
            </w:div>
            <w:div w:id="17708288">
              <w:marLeft w:val="0"/>
              <w:marRight w:val="0"/>
              <w:marTop w:val="0"/>
              <w:marBottom w:val="0"/>
              <w:divBdr>
                <w:top w:val="none" w:sz="0" w:space="0" w:color="auto"/>
                <w:left w:val="none" w:sz="0" w:space="0" w:color="auto"/>
                <w:bottom w:val="none" w:sz="0" w:space="0" w:color="auto"/>
                <w:right w:val="none" w:sz="0" w:space="0" w:color="auto"/>
              </w:divBdr>
            </w:div>
            <w:div w:id="18707952">
              <w:marLeft w:val="0"/>
              <w:marRight w:val="0"/>
              <w:marTop w:val="0"/>
              <w:marBottom w:val="0"/>
              <w:divBdr>
                <w:top w:val="none" w:sz="0" w:space="0" w:color="auto"/>
                <w:left w:val="none" w:sz="0" w:space="0" w:color="auto"/>
                <w:bottom w:val="none" w:sz="0" w:space="0" w:color="auto"/>
                <w:right w:val="none" w:sz="0" w:space="0" w:color="auto"/>
              </w:divBdr>
            </w:div>
            <w:div w:id="23214856">
              <w:marLeft w:val="0"/>
              <w:marRight w:val="0"/>
              <w:marTop w:val="0"/>
              <w:marBottom w:val="0"/>
              <w:divBdr>
                <w:top w:val="none" w:sz="0" w:space="0" w:color="auto"/>
                <w:left w:val="none" w:sz="0" w:space="0" w:color="auto"/>
                <w:bottom w:val="none" w:sz="0" w:space="0" w:color="auto"/>
                <w:right w:val="none" w:sz="0" w:space="0" w:color="auto"/>
              </w:divBdr>
            </w:div>
            <w:div w:id="25254913">
              <w:marLeft w:val="0"/>
              <w:marRight w:val="0"/>
              <w:marTop w:val="0"/>
              <w:marBottom w:val="0"/>
              <w:divBdr>
                <w:top w:val="none" w:sz="0" w:space="0" w:color="auto"/>
                <w:left w:val="none" w:sz="0" w:space="0" w:color="auto"/>
                <w:bottom w:val="none" w:sz="0" w:space="0" w:color="auto"/>
                <w:right w:val="none" w:sz="0" w:space="0" w:color="auto"/>
              </w:divBdr>
            </w:div>
            <w:div w:id="25639747">
              <w:marLeft w:val="0"/>
              <w:marRight w:val="0"/>
              <w:marTop w:val="0"/>
              <w:marBottom w:val="0"/>
              <w:divBdr>
                <w:top w:val="none" w:sz="0" w:space="0" w:color="auto"/>
                <w:left w:val="none" w:sz="0" w:space="0" w:color="auto"/>
                <w:bottom w:val="none" w:sz="0" w:space="0" w:color="auto"/>
                <w:right w:val="none" w:sz="0" w:space="0" w:color="auto"/>
              </w:divBdr>
            </w:div>
            <w:div w:id="32115150">
              <w:marLeft w:val="0"/>
              <w:marRight w:val="0"/>
              <w:marTop w:val="0"/>
              <w:marBottom w:val="0"/>
              <w:divBdr>
                <w:top w:val="none" w:sz="0" w:space="0" w:color="auto"/>
                <w:left w:val="none" w:sz="0" w:space="0" w:color="auto"/>
                <w:bottom w:val="none" w:sz="0" w:space="0" w:color="auto"/>
                <w:right w:val="none" w:sz="0" w:space="0" w:color="auto"/>
              </w:divBdr>
            </w:div>
            <w:div w:id="32655187">
              <w:marLeft w:val="0"/>
              <w:marRight w:val="0"/>
              <w:marTop w:val="0"/>
              <w:marBottom w:val="0"/>
              <w:divBdr>
                <w:top w:val="none" w:sz="0" w:space="0" w:color="auto"/>
                <w:left w:val="none" w:sz="0" w:space="0" w:color="auto"/>
                <w:bottom w:val="none" w:sz="0" w:space="0" w:color="auto"/>
                <w:right w:val="none" w:sz="0" w:space="0" w:color="auto"/>
              </w:divBdr>
            </w:div>
            <w:div w:id="35127786">
              <w:marLeft w:val="0"/>
              <w:marRight w:val="0"/>
              <w:marTop w:val="0"/>
              <w:marBottom w:val="0"/>
              <w:divBdr>
                <w:top w:val="none" w:sz="0" w:space="0" w:color="auto"/>
                <w:left w:val="none" w:sz="0" w:space="0" w:color="auto"/>
                <w:bottom w:val="none" w:sz="0" w:space="0" w:color="auto"/>
                <w:right w:val="none" w:sz="0" w:space="0" w:color="auto"/>
              </w:divBdr>
            </w:div>
            <w:div w:id="35281762">
              <w:marLeft w:val="0"/>
              <w:marRight w:val="0"/>
              <w:marTop w:val="0"/>
              <w:marBottom w:val="0"/>
              <w:divBdr>
                <w:top w:val="none" w:sz="0" w:space="0" w:color="auto"/>
                <w:left w:val="none" w:sz="0" w:space="0" w:color="auto"/>
                <w:bottom w:val="none" w:sz="0" w:space="0" w:color="auto"/>
                <w:right w:val="none" w:sz="0" w:space="0" w:color="auto"/>
              </w:divBdr>
            </w:div>
            <w:div w:id="36008414">
              <w:marLeft w:val="0"/>
              <w:marRight w:val="0"/>
              <w:marTop w:val="0"/>
              <w:marBottom w:val="0"/>
              <w:divBdr>
                <w:top w:val="none" w:sz="0" w:space="0" w:color="auto"/>
                <w:left w:val="none" w:sz="0" w:space="0" w:color="auto"/>
                <w:bottom w:val="none" w:sz="0" w:space="0" w:color="auto"/>
                <w:right w:val="none" w:sz="0" w:space="0" w:color="auto"/>
              </w:divBdr>
            </w:div>
            <w:div w:id="37436624">
              <w:marLeft w:val="0"/>
              <w:marRight w:val="0"/>
              <w:marTop w:val="0"/>
              <w:marBottom w:val="0"/>
              <w:divBdr>
                <w:top w:val="none" w:sz="0" w:space="0" w:color="auto"/>
                <w:left w:val="none" w:sz="0" w:space="0" w:color="auto"/>
                <w:bottom w:val="none" w:sz="0" w:space="0" w:color="auto"/>
                <w:right w:val="none" w:sz="0" w:space="0" w:color="auto"/>
              </w:divBdr>
            </w:div>
            <w:div w:id="39863372">
              <w:marLeft w:val="0"/>
              <w:marRight w:val="0"/>
              <w:marTop w:val="0"/>
              <w:marBottom w:val="0"/>
              <w:divBdr>
                <w:top w:val="none" w:sz="0" w:space="0" w:color="auto"/>
                <w:left w:val="none" w:sz="0" w:space="0" w:color="auto"/>
                <w:bottom w:val="none" w:sz="0" w:space="0" w:color="auto"/>
                <w:right w:val="none" w:sz="0" w:space="0" w:color="auto"/>
              </w:divBdr>
            </w:div>
            <w:div w:id="40138000">
              <w:marLeft w:val="0"/>
              <w:marRight w:val="0"/>
              <w:marTop w:val="0"/>
              <w:marBottom w:val="0"/>
              <w:divBdr>
                <w:top w:val="none" w:sz="0" w:space="0" w:color="auto"/>
                <w:left w:val="none" w:sz="0" w:space="0" w:color="auto"/>
                <w:bottom w:val="none" w:sz="0" w:space="0" w:color="auto"/>
                <w:right w:val="none" w:sz="0" w:space="0" w:color="auto"/>
              </w:divBdr>
            </w:div>
            <w:div w:id="43794393">
              <w:marLeft w:val="0"/>
              <w:marRight w:val="0"/>
              <w:marTop w:val="0"/>
              <w:marBottom w:val="0"/>
              <w:divBdr>
                <w:top w:val="none" w:sz="0" w:space="0" w:color="auto"/>
                <w:left w:val="none" w:sz="0" w:space="0" w:color="auto"/>
                <w:bottom w:val="none" w:sz="0" w:space="0" w:color="auto"/>
                <w:right w:val="none" w:sz="0" w:space="0" w:color="auto"/>
              </w:divBdr>
            </w:div>
            <w:div w:id="44181316">
              <w:marLeft w:val="0"/>
              <w:marRight w:val="0"/>
              <w:marTop w:val="0"/>
              <w:marBottom w:val="0"/>
              <w:divBdr>
                <w:top w:val="none" w:sz="0" w:space="0" w:color="auto"/>
                <w:left w:val="none" w:sz="0" w:space="0" w:color="auto"/>
                <w:bottom w:val="none" w:sz="0" w:space="0" w:color="auto"/>
                <w:right w:val="none" w:sz="0" w:space="0" w:color="auto"/>
              </w:divBdr>
            </w:div>
            <w:div w:id="46300748">
              <w:marLeft w:val="0"/>
              <w:marRight w:val="0"/>
              <w:marTop w:val="0"/>
              <w:marBottom w:val="0"/>
              <w:divBdr>
                <w:top w:val="none" w:sz="0" w:space="0" w:color="auto"/>
                <w:left w:val="none" w:sz="0" w:space="0" w:color="auto"/>
                <w:bottom w:val="none" w:sz="0" w:space="0" w:color="auto"/>
                <w:right w:val="none" w:sz="0" w:space="0" w:color="auto"/>
              </w:divBdr>
            </w:div>
            <w:div w:id="46607567">
              <w:marLeft w:val="0"/>
              <w:marRight w:val="0"/>
              <w:marTop w:val="0"/>
              <w:marBottom w:val="0"/>
              <w:divBdr>
                <w:top w:val="none" w:sz="0" w:space="0" w:color="auto"/>
                <w:left w:val="none" w:sz="0" w:space="0" w:color="auto"/>
                <w:bottom w:val="none" w:sz="0" w:space="0" w:color="auto"/>
                <w:right w:val="none" w:sz="0" w:space="0" w:color="auto"/>
              </w:divBdr>
            </w:div>
            <w:div w:id="47534871">
              <w:marLeft w:val="0"/>
              <w:marRight w:val="0"/>
              <w:marTop w:val="0"/>
              <w:marBottom w:val="0"/>
              <w:divBdr>
                <w:top w:val="none" w:sz="0" w:space="0" w:color="auto"/>
                <w:left w:val="none" w:sz="0" w:space="0" w:color="auto"/>
                <w:bottom w:val="none" w:sz="0" w:space="0" w:color="auto"/>
                <w:right w:val="none" w:sz="0" w:space="0" w:color="auto"/>
              </w:divBdr>
            </w:div>
            <w:div w:id="57483273">
              <w:marLeft w:val="0"/>
              <w:marRight w:val="0"/>
              <w:marTop w:val="0"/>
              <w:marBottom w:val="0"/>
              <w:divBdr>
                <w:top w:val="none" w:sz="0" w:space="0" w:color="auto"/>
                <w:left w:val="none" w:sz="0" w:space="0" w:color="auto"/>
                <w:bottom w:val="none" w:sz="0" w:space="0" w:color="auto"/>
                <w:right w:val="none" w:sz="0" w:space="0" w:color="auto"/>
              </w:divBdr>
            </w:div>
            <w:div w:id="58944763">
              <w:marLeft w:val="0"/>
              <w:marRight w:val="0"/>
              <w:marTop w:val="0"/>
              <w:marBottom w:val="0"/>
              <w:divBdr>
                <w:top w:val="none" w:sz="0" w:space="0" w:color="auto"/>
                <w:left w:val="none" w:sz="0" w:space="0" w:color="auto"/>
                <w:bottom w:val="none" w:sz="0" w:space="0" w:color="auto"/>
                <w:right w:val="none" w:sz="0" w:space="0" w:color="auto"/>
              </w:divBdr>
            </w:div>
            <w:div w:id="59402475">
              <w:marLeft w:val="0"/>
              <w:marRight w:val="0"/>
              <w:marTop w:val="0"/>
              <w:marBottom w:val="0"/>
              <w:divBdr>
                <w:top w:val="none" w:sz="0" w:space="0" w:color="auto"/>
                <w:left w:val="none" w:sz="0" w:space="0" w:color="auto"/>
                <w:bottom w:val="none" w:sz="0" w:space="0" w:color="auto"/>
                <w:right w:val="none" w:sz="0" w:space="0" w:color="auto"/>
              </w:divBdr>
            </w:div>
            <w:div w:id="59907088">
              <w:marLeft w:val="0"/>
              <w:marRight w:val="0"/>
              <w:marTop w:val="0"/>
              <w:marBottom w:val="0"/>
              <w:divBdr>
                <w:top w:val="none" w:sz="0" w:space="0" w:color="auto"/>
                <w:left w:val="none" w:sz="0" w:space="0" w:color="auto"/>
                <w:bottom w:val="none" w:sz="0" w:space="0" w:color="auto"/>
                <w:right w:val="none" w:sz="0" w:space="0" w:color="auto"/>
              </w:divBdr>
            </w:div>
            <w:div w:id="62678603">
              <w:marLeft w:val="0"/>
              <w:marRight w:val="0"/>
              <w:marTop w:val="0"/>
              <w:marBottom w:val="0"/>
              <w:divBdr>
                <w:top w:val="none" w:sz="0" w:space="0" w:color="auto"/>
                <w:left w:val="none" w:sz="0" w:space="0" w:color="auto"/>
                <w:bottom w:val="none" w:sz="0" w:space="0" w:color="auto"/>
                <w:right w:val="none" w:sz="0" w:space="0" w:color="auto"/>
              </w:divBdr>
            </w:div>
            <w:div w:id="64760901">
              <w:marLeft w:val="0"/>
              <w:marRight w:val="0"/>
              <w:marTop w:val="0"/>
              <w:marBottom w:val="0"/>
              <w:divBdr>
                <w:top w:val="none" w:sz="0" w:space="0" w:color="auto"/>
                <w:left w:val="none" w:sz="0" w:space="0" w:color="auto"/>
                <w:bottom w:val="none" w:sz="0" w:space="0" w:color="auto"/>
                <w:right w:val="none" w:sz="0" w:space="0" w:color="auto"/>
              </w:divBdr>
            </w:div>
            <w:div w:id="64881290">
              <w:marLeft w:val="0"/>
              <w:marRight w:val="0"/>
              <w:marTop w:val="0"/>
              <w:marBottom w:val="0"/>
              <w:divBdr>
                <w:top w:val="none" w:sz="0" w:space="0" w:color="auto"/>
                <w:left w:val="none" w:sz="0" w:space="0" w:color="auto"/>
                <w:bottom w:val="none" w:sz="0" w:space="0" w:color="auto"/>
                <w:right w:val="none" w:sz="0" w:space="0" w:color="auto"/>
              </w:divBdr>
            </w:div>
            <w:div w:id="66080925">
              <w:marLeft w:val="0"/>
              <w:marRight w:val="0"/>
              <w:marTop w:val="0"/>
              <w:marBottom w:val="0"/>
              <w:divBdr>
                <w:top w:val="none" w:sz="0" w:space="0" w:color="auto"/>
                <w:left w:val="none" w:sz="0" w:space="0" w:color="auto"/>
                <w:bottom w:val="none" w:sz="0" w:space="0" w:color="auto"/>
                <w:right w:val="none" w:sz="0" w:space="0" w:color="auto"/>
              </w:divBdr>
            </w:div>
            <w:div w:id="69740811">
              <w:marLeft w:val="0"/>
              <w:marRight w:val="0"/>
              <w:marTop w:val="0"/>
              <w:marBottom w:val="0"/>
              <w:divBdr>
                <w:top w:val="none" w:sz="0" w:space="0" w:color="auto"/>
                <w:left w:val="none" w:sz="0" w:space="0" w:color="auto"/>
                <w:bottom w:val="none" w:sz="0" w:space="0" w:color="auto"/>
                <w:right w:val="none" w:sz="0" w:space="0" w:color="auto"/>
              </w:divBdr>
            </w:div>
            <w:div w:id="71440809">
              <w:marLeft w:val="0"/>
              <w:marRight w:val="0"/>
              <w:marTop w:val="0"/>
              <w:marBottom w:val="0"/>
              <w:divBdr>
                <w:top w:val="none" w:sz="0" w:space="0" w:color="auto"/>
                <w:left w:val="none" w:sz="0" w:space="0" w:color="auto"/>
                <w:bottom w:val="none" w:sz="0" w:space="0" w:color="auto"/>
                <w:right w:val="none" w:sz="0" w:space="0" w:color="auto"/>
              </w:divBdr>
            </w:div>
            <w:div w:id="72777318">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75706884">
              <w:marLeft w:val="0"/>
              <w:marRight w:val="0"/>
              <w:marTop w:val="0"/>
              <w:marBottom w:val="0"/>
              <w:divBdr>
                <w:top w:val="none" w:sz="0" w:space="0" w:color="auto"/>
                <w:left w:val="none" w:sz="0" w:space="0" w:color="auto"/>
                <w:bottom w:val="none" w:sz="0" w:space="0" w:color="auto"/>
                <w:right w:val="none" w:sz="0" w:space="0" w:color="auto"/>
              </w:divBdr>
            </w:div>
            <w:div w:id="76290838">
              <w:marLeft w:val="0"/>
              <w:marRight w:val="0"/>
              <w:marTop w:val="0"/>
              <w:marBottom w:val="0"/>
              <w:divBdr>
                <w:top w:val="none" w:sz="0" w:space="0" w:color="auto"/>
                <w:left w:val="none" w:sz="0" w:space="0" w:color="auto"/>
                <w:bottom w:val="none" w:sz="0" w:space="0" w:color="auto"/>
                <w:right w:val="none" w:sz="0" w:space="0" w:color="auto"/>
              </w:divBdr>
            </w:div>
            <w:div w:id="78792289">
              <w:marLeft w:val="0"/>
              <w:marRight w:val="0"/>
              <w:marTop w:val="0"/>
              <w:marBottom w:val="0"/>
              <w:divBdr>
                <w:top w:val="none" w:sz="0" w:space="0" w:color="auto"/>
                <w:left w:val="none" w:sz="0" w:space="0" w:color="auto"/>
                <w:bottom w:val="none" w:sz="0" w:space="0" w:color="auto"/>
                <w:right w:val="none" w:sz="0" w:space="0" w:color="auto"/>
              </w:divBdr>
            </w:div>
            <w:div w:id="79647093">
              <w:marLeft w:val="0"/>
              <w:marRight w:val="0"/>
              <w:marTop w:val="0"/>
              <w:marBottom w:val="0"/>
              <w:divBdr>
                <w:top w:val="none" w:sz="0" w:space="0" w:color="auto"/>
                <w:left w:val="none" w:sz="0" w:space="0" w:color="auto"/>
                <w:bottom w:val="none" w:sz="0" w:space="0" w:color="auto"/>
                <w:right w:val="none" w:sz="0" w:space="0" w:color="auto"/>
              </w:divBdr>
            </w:div>
            <w:div w:id="79720931">
              <w:marLeft w:val="0"/>
              <w:marRight w:val="0"/>
              <w:marTop w:val="0"/>
              <w:marBottom w:val="0"/>
              <w:divBdr>
                <w:top w:val="none" w:sz="0" w:space="0" w:color="auto"/>
                <w:left w:val="none" w:sz="0" w:space="0" w:color="auto"/>
                <w:bottom w:val="none" w:sz="0" w:space="0" w:color="auto"/>
                <w:right w:val="none" w:sz="0" w:space="0" w:color="auto"/>
              </w:divBdr>
            </w:div>
            <w:div w:id="80956223">
              <w:marLeft w:val="0"/>
              <w:marRight w:val="0"/>
              <w:marTop w:val="0"/>
              <w:marBottom w:val="0"/>
              <w:divBdr>
                <w:top w:val="none" w:sz="0" w:space="0" w:color="auto"/>
                <w:left w:val="none" w:sz="0" w:space="0" w:color="auto"/>
                <w:bottom w:val="none" w:sz="0" w:space="0" w:color="auto"/>
                <w:right w:val="none" w:sz="0" w:space="0" w:color="auto"/>
              </w:divBdr>
            </w:div>
            <w:div w:id="81727754">
              <w:marLeft w:val="0"/>
              <w:marRight w:val="0"/>
              <w:marTop w:val="0"/>
              <w:marBottom w:val="0"/>
              <w:divBdr>
                <w:top w:val="none" w:sz="0" w:space="0" w:color="auto"/>
                <w:left w:val="none" w:sz="0" w:space="0" w:color="auto"/>
                <w:bottom w:val="none" w:sz="0" w:space="0" w:color="auto"/>
                <w:right w:val="none" w:sz="0" w:space="0" w:color="auto"/>
              </w:divBdr>
            </w:div>
            <w:div w:id="84613272">
              <w:marLeft w:val="0"/>
              <w:marRight w:val="0"/>
              <w:marTop w:val="0"/>
              <w:marBottom w:val="0"/>
              <w:divBdr>
                <w:top w:val="none" w:sz="0" w:space="0" w:color="auto"/>
                <w:left w:val="none" w:sz="0" w:space="0" w:color="auto"/>
                <w:bottom w:val="none" w:sz="0" w:space="0" w:color="auto"/>
                <w:right w:val="none" w:sz="0" w:space="0" w:color="auto"/>
              </w:divBdr>
            </w:div>
            <w:div w:id="85157326">
              <w:marLeft w:val="0"/>
              <w:marRight w:val="0"/>
              <w:marTop w:val="0"/>
              <w:marBottom w:val="0"/>
              <w:divBdr>
                <w:top w:val="none" w:sz="0" w:space="0" w:color="auto"/>
                <w:left w:val="none" w:sz="0" w:space="0" w:color="auto"/>
                <w:bottom w:val="none" w:sz="0" w:space="0" w:color="auto"/>
                <w:right w:val="none" w:sz="0" w:space="0" w:color="auto"/>
              </w:divBdr>
            </w:div>
            <w:div w:id="88278864">
              <w:marLeft w:val="0"/>
              <w:marRight w:val="0"/>
              <w:marTop w:val="0"/>
              <w:marBottom w:val="0"/>
              <w:divBdr>
                <w:top w:val="none" w:sz="0" w:space="0" w:color="auto"/>
                <w:left w:val="none" w:sz="0" w:space="0" w:color="auto"/>
                <w:bottom w:val="none" w:sz="0" w:space="0" w:color="auto"/>
                <w:right w:val="none" w:sz="0" w:space="0" w:color="auto"/>
              </w:divBdr>
            </w:div>
            <w:div w:id="89088548">
              <w:marLeft w:val="0"/>
              <w:marRight w:val="0"/>
              <w:marTop w:val="0"/>
              <w:marBottom w:val="0"/>
              <w:divBdr>
                <w:top w:val="none" w:sz="0" w:space="0" w:color="auto"/>
                <w:left w:val="none" w:sz="0" w:space="0" w:color="auto"/>
                <w:bottom w:val="none" w:sz="0" w:space="0" w:color="auto"/>
                <w:right w:val="none" w:sz="0" w:space="0" w:color="auto"/>
              </w:divBdr>
            </w:div>
            <w:div w:id="89468641">
              <w:marLeft w:val="0"/>
              <w:marRight w:val="0"/>
              <w:marTop w:val="0"/>
              <w:marBottom w:val="0"/>
              <w:divBdr>
                <w:top w:val="none" w:sz="0" w:space="0" w:color="auto"/>
                <w:left w:val="none" w:sz="0" w:space="0" w:color="auto"/>
                <w:bottom w:val="none" w:sz="0" w:space="0" w:color="auto"/>
                <w:right w:val="none" w:sz="0" w:space="0" w:color="auto"/>
              </w:divBdr>
            </w:div>
            <w:div w:id="90440744">
              <w:marLeft w:val="0"/>
              <w:marRight w:val="0"/>
              <w:marTop w:val="0"/>
              <w:marBottom w:val="0"/>
              <w:divBdr>
                <w:top w:val="none" w:sz="0" w:space="0" w:color="auto"/>
                <w:left w:val="none" w:sz="0" w:space="0" w:color="auto"/>
                <w:bottom w:val="none" w:sz="0" w:space="0" w:color="auto"/>
                <w:right w:val="none" w:sz="0" w:space="0" w:color="auto"/>
              </w:divBdr>
            </w:div>
            <w:div w:id="90660427">
              <w:marLeft w:val="0"/>
              <w:marRight w:val="0"/>
              <w:marTop w:val="0"/>
              <w:marBottom w:val="0"/>
              <w:divBdr>
                <w:top w:val="none" w:sz="0" w:space="0" w:color="auto"/>
                <w:left w:val="none" w:sz="0" w:space="0" w:color="auto"/>
                <w:bottom w:val="none" w:sz="0" w:space="0" w:color="auto"/>
                <w:right w:val="none" w:sz="0" w:space="0" w:color="auto"/>
              </w:divBdr>
            </w:div>
            <w:div w:id="91316380">
              <w:marLeft w:val="0"/>
              <w:marRight w:val="0"/>
              <w:marTop w:val="0"/>
              <w:marBottom w:val="0"/>
              <w:divBdr>
                <w:top w:val="none" w:sz="0" w:space="0" w:color="auto"/>
                <w:left w:val="none" w:sz="0" w:space="0" w:color="auto"/>
                <w:bottom w:val="none" w:sz="0" w:space="0" w:color="auto"/>
                <w:right w:val="none" w:sz="0" w:space="0" w:color="auto"/>
              </w:divBdr>
            </w:div>
            <w:div w:id="93324638">
              <w:marLeft w:val="0"/>
              <w:marRight w:val="0"/>
              <w:marTop w:val="0"/>
              <w:marBottom w:val="0"/>
              <w:divBdr>
                <w:top w:val="none" w:sz="0" w:space="0" w:color="auto"/>
                <w:left w:val="none" w:sz="0" w:space="0" w:color="auto"/>
                <w:bottom w:val="none" w:sz="0" w:space="0" w:color="auto"/>
                <w:right w:val="none" w:sz="0" w:space="0" w:color="auto"/>
              </w:divBdr>
            </w:div>
            <w:div w:id="98111454">
              <w:marLeft w:val="0"/>
              <w:marRight w:val="0"/>
              <w:marTop w:val="0"/>
              <w:marBottom w:val="0"/>
              <w:divBdr>
                <w:top w:val="none" w:sz="0" w:space="0" w:color="auto"/>
                <w:left w:val="none" w:sz="0" w:space="0" w:color="auto"/>
                <w:bottom w:val="none" w:sz="0" w:space="0" w:color="auto"/>
                <w:right w:val="none" w:sz="0" w:space="0" w:color="auto"/>
              </w:divBdr>
            </w:div>
            <w:div w:id="98452021">
              <w:marLeft w:val="0"/>
              <w:marRight w:val="0"/>
              <w:marTop w:val="0"/>
              <w:marBottom w:val="0"/>
              <w:divBdr>
                <w:top w:val="none" w:sz="0" w:space="0" w:color="auto"/>
                <w:left w:val="none" w:sz="0" w:space="0" w:color="auto"/>
                <w:bottom w:val="none" w:sz="0" w:space="0" w:color="auto"/>
                <w:right w:val="none" w:sz="0" w:space="0" w:color="auto"/>
              </w:divBdr>
            </w:div>
            <w:div w:id="100345311">
              <w:marLeft w:val="0"/>
              <w:marRight w:val="0"/>
              <w:marTop w:val="0"/>
              <w:marBottom w:val="0"/>
              <w:divBdr>
                <w:top w:val="none" w:sz="0" w:space="0" w:color="auto"/>
                <w:left w:val="none" w:sz="0" w:space="0" w:color="auto"/>
                <w:bottom w:val="none" w:sz="0" w:space="0" w:color="auto"/>
                <w:right w:val="none" w:sz="0" w:space="0" w:color="auto"/>
              </w:divBdr>
            </w:div>
            <w:div w:id="100807996">
              <w:marLeft w:val="0"/>
              <w:marRight w:val="0"/>
              <w:marTop w:val="0"/>
              <w:marBottom w:val="0"/>
              <w:divBdr>
                <w:top w:val="none" w:sz="0" w:space="0" w:color="auto"/>
                <w:left w:val="none" w:sz="0" w:space="0" w:color="auto"/>
                <w:bottom w:val="none" w:sz="0" w:space="0" w:color="auto"/>
                <w:right w:val="none" w:sz="0" w:space="0" w:color="auto"/>
              </w:divBdr>
            </w:div>
            <w:div w:id="101071839">
              <w:marLeft w:val="0"/>
              <w:marRight w:val="0"/>
              <w:marTop w:val="0"/>
              <w:marBottom w:val="0"/>
              <w:divBdr>
                <w:top w:val="none" w:sz="0" w:space="0" w:color="auto"/>
                <w:left w:val="none" w:sz="0" w:space="0" w:color="auto"/>
                <w:bottom w:val="none" w:sz="0" w:space="0" w:color="auto"/>
                <w:right w:val="none" w:sz="0" w:space="0" w:color="auto"/>
              </w:divBdr>
            </w:div>
            <w:div w:id="101532289">
              <w:marLeft w:val="0"/>
              <w:marRight w:val="0"/>
              <w:marTop w:val="0"/>
              <w:marBottom w:val="0"/>
              <w:divBdr>
                <w:top w:val="none" w:sz="0" w:space="0" w:color="auto"/>
                <w:left w:val="none" w:sz="0" w:space="0" w:color="auto"/>
                <w:bottom w:val="none" w:sz="0" w:space="0" w:color="auto"/>
                <w:right w:val="none" w:sz="0" w:space="0" w:color="auto"/>
              </w:divBdr>
            </w:div>
            <w:div w:id="102766810">
              <w:marLeft w:val="0"/>
              <w:marRight w:val="0"/>
              <w:marTop w:val="0"/>
              <w:marBottom w:val="0"/>
              <w:divBdr>
                <w:top w:val="none" w:sz="0" w:space="0" w:color="auto"/>
                <w:left w:val="none" w:sz="0" w:space="0" w:color="auto"/>
                <w:bottom w:val="none" w:sz="0" w:space="0" w:color="auto"/>
                <w:right w:val="none" w:sz="0" w:space="0" w:color="auto"/>
              </w:divBdr>
            </w:div>
            <w:div w:id="103498529">
              <w:marLeft w:val="0"/>
              <w:marRight w:val="0"/>
              <w:marTop w:val="0"/>
              <w:marBottom w:val="0"/>
              <w:divBdr>
                <w:top w:val="none" w:sz="0" w:space="0" w:color="auto"/>
                <w:left w:val="none" w:sz="0" w:space="0" w:color="auto"/>
                <w:bottom w:val="none" w:sz="0" w:space="0" w:color="auto"/>
                <w:right w:val="none" w:sz="0" w:space="0" w:color="auto"/>
              </w:divBdr>
            </w:div>
            <w:div w:id="106434983">
              <w:marLeft w:val="0"/>
              <w:marRight w:val="0"/>
              <w:marTop w:val="0"/>
              <w:marBottom w:val="0"/>
              <w:divBdr>
                <w:top w:val="none" w:sz="0" w:space="0" w:color="auto"/>
                <w:left w:val="none" w:sz="0" w:space="0" w:color="auto"/>
                <w:bottom w:val="none" w:sz="0" w:space="0" w:color="auto"/>
                <w:right w:val="none" w:sz="0" w:space="0" w:color="auto"/>
              </w:divBdr>
            </w:div>
            <w:div w:id="107164413">
              <w:marLeft w:val="0"/>
              <w:marRight w:val="0"/>
              <w:marTop w:val="0"/>
              <w:marBottom w:val="0"/>
              <w:divBdr>
                <w:top w:val="none" w:sz="0" w:space="0" w:color="auto"/>
                <w:left w:val="none" w:sz="0" w:space="0" w:color="auto"/>
                <w:bottom w:val="none" w:sz="0" w:space="0" w:color="auto"/>
                <w:right w:val="none" w:sz="0" w:space="0" w:color="auto"/>
              </w:divBdr>
            </w:div>
            <w:div w:id="107552601">
              <w:marLeft w:val="0"/>
              <w:marRight w:val="0"/>
              <w:marTop w:val="0"/>
              <w:marBottom w:val="0"/>
              <w:divBdr>
                <w:top w:val="none" w:sz="0" w:space="0" w:color="auto"/>
                <w:left w:val="none" w:sz="0" w:space="0" w:color="auto"/>
                <w:bottom w:val="none" w:sz="0" w:space="0" w:color="auto"/>
                <w:right w:val="none" w:sz="0" w:space="0" w:color="auto"/>
              </w:divBdr>
            </w:div>
            <w:div w:id="111095120">
              <w:marLeft w:val="0"/>
              <w:marRight w:val="0"/>
              <w:marTop w:val="0"/>
              <w:marBottom w:val="0"/>
              <w:divBdr>
                <w:top w:val="none" w:sz="0" w:space="0" w:color="auto"/>
                <w:left w:val="none" w:sz="0" w:space="0" w:color="auto"/>
                <w:bottom w:val="none" w:sz="0" w:space="0" w:color="auto"/>
                <w:right w:val="none" w:sz="0" w:space="0" w:color="auto"/>
              </w:divBdr>
            </w:div>
            <w:div w:id="115416433">
              <w:marLeft w:val="0"/>
              <w:marRight w:val="0"/>
              <w:marTop w:val="0"/>
              <w:marBottom w:val="0"/>
              <w:divBdr>
                <w:top w:val="none" w:sz="0" w:space="0" w:color="auto"/>
                <w:left w:val="none" w:sz="0" w:space="0" w:color="auto"/>
                <w:bottom w:val="none" w:sz="0" w:space="0" w:color="auto"/>
                <w:right w:val="none" w:sz="0" w:space="0" w:color="auto"/>
              </w:divBdr>
            </w:div>
            <w:div w:id="119079099">
              <w:marLeft w:val="0"/>
              <w:marRight w:val="0"/>
              <w:marTop w:val="0"/>
              <w:marBottom w:val="0"/>
              <w:divBdr>
                <w:top w:val="none" w:sz="0" w:space="0" w:color="auto"/>
                <w:left w:val="none" w:sz="0" w:space="0" w:color="auto"/>
                <w:bottom w:val="none" w:sz="0" w:space="0" w:color="auto"/>
                <w:right w:val="none" w:sz="0" w:space="0" w:color="auto"/>
              </w:divBdr>
            </w:div>
            <w:div w:id="120660219">
              <w:marLeft w:val="0"/>
              <w:marRight w:val="0"/>
              <w:marTop w:val="0"/>
              <w:marBottom w:val="0"/>
              <w:divBdr>
                <w:top w:val="none" w:sz="0" w:space="0" w:color="auto"/>
                <w:left w:val="none" w:sz="0" w:space="0" w:color="auto"/>
                <w:bottom w:val="none" w:sz="0" w:space="0" w:color="auto"/>
                <w:right w:val="none" w:sz="0" w:space="0" w:color="auto"/>
              </w:divBdr>
            </w:div>
            <w:div w:id="121463150">
              <w:marLeft w:val="0"/>
              <w:marRight w:val="0"/>
              <w:marTop w:val="0"/>
              <w:marBottom w:val="0"/>
              <w:divBdr>
                <w:top w:val="none" w:sz="0" w:space="0" w:color="auto"/>
                <w:left w:val="none" w:sz="0" w:space="0" w:color="auto"/>
                <w:bottom w:val="none" w:sz="0" w:space="0" w:color="auto"/>
                <w:right w:val="none" w:sz="0" w:space="0" w:color="auto"/>
              </w:divBdr>
            </w:div>
            <w:div w:id="122575984">
              <w:marLeft w:val="0"/>
              <w:marRight w:val="0"/>
              <w:marTop w:val="0"/>
              <w:marBottom w:val="0"/>
              <w:divBdr>
                <w:top w:val="none" w:sz="0" w:space="0" w:color="auto"/>
                <w:left w:val="none" w:sz="0" w:space="0" w:color="auto"/>
                <w:bottom w:val="none" w:sz="0" w:space="0" w:color="auto"/>
                <w:right w:val="none" w:sz="0" w:space="0" w:color="auto"/>
              </w:divBdr>
            </w:div>
            <w:div w:id="123892437">
              <w:marLeft w:val="0"/>
              <w:marRight w:val="0"/>
              <w:marTop w:val="0"/>
              <w:marBottom w:val="0"/>
              <w:divBdr>
                <w:top w:val="none" w:sz="0" w:space="0" w:color="auto"/>
                <w:left w:val="none" w:sz="0" w:space="0" w:color="auto"/>
                <w:bottom w:val="none" w:sz="0" w:space="0" w:color="auto"/>
                <w:right w:val="none" w:sz="0" w:space="0" w:color="auto"/>
              </w:divBdr>
            </w:div>
            <w:div w:id="124275497">
              <w:marLeft w:val="0"/>
              <w:marRight w:val="0"/>
              <w:marTop w:val="0"/>
              <w:marBottom w:val="0"/>
              <w:divBdr>
                <w:top w:val="none" w:sz="0" w:space="0" w:color="auto"/>
                <w:left w:val="none" w:sz="0" w:space="0" w:color="auto"/>
                <w:bottom w:val="none" w:sz="0" w:space="0" w:color="auto"/>
                <w:right w:val="none" w:sz="0" w:space="0" w:color="auto"/>
              </w:divBdr>
            </w:div>
            <w:div w:id="125054999">
              <w:marLeft w:val="0"/>
              <w:marRight w:val="0"/>
              <w:marTop w:val="0"/>
              <w:marBottom w:val="0"/>
              <w:divBdr>
                <w:top w:val="none" w:sz="0" w:space="0" w:color="auto"/>
                <w:left w:val="none" w:sz="0" w:space="0" w:color="auto"/>
                <w:bottom w:val="none" w:sz="0" w:space="0" w:color="auto"/>
                <w:right w:val="none" w:sz="0" w:space="0" w:color="auto"/>
              </w:divBdr>
            </w:div>
            <w:div w:id="125320969">
              <w:marLeft w:val="0"/>
              <w:marRight w:val="0"/>
              <w:marTop w:val="0"/>
              <w:marBottom w:val="0"/>
              <w:divBdr>
                <w:top w:val="none" w:sz="0" w:space="0" w:color="auto"/>
                <w:left w:val="none" w:sz="0" w:space="0" w:color="auto"/>
                <w:bottom w:val="none" w:sz="0" w:space="0" w:color="auto"/>
                <w:right w:val="none" w:sz="0" w:space="0" w:color="auto"/>
              </w:divBdr>
            </w:div>
            <w:div w:id="126048174">
              <w:marLeft w:val="0"/>
              <w:marRight w:val="0"/>
              <w:marTop w:val="0"/>
              <w:marBottom w:val="0"/>
              <w:divBdr>
                <w:top w:val="none" w:sz="0" w:space="0" w:color="auto"/>
                <w:left w:val="none" w:sz="0" w:space="0" w:color="auto"/>
                <w:bottom w:val="none" w:sz="0" w:space="0" w:color="auto"/>
                <w:right w:val="none" w:sz="0" w:space="0" w:color="auto"/>
              </w:divBdr>
            </w:div>
            <w:div w:id="127479349">
              <w:marLeft w:val="0"/>
              <w:marRight w:val="0"/>
              <w:marTop w:val="0"/>
              <w:marBottom w:val="0"/>
              <w:divBdr>
                <w:top w:val="none" w:sz="0" w:space="0" w:color="auto"/>
                <w:left w:val="none" w:sz="0" w:space="0" w:color="auto"/>
                <w:bottom w:val="none" w:sz="0" w:space="0" w:color="auto"/>
                <w:right w:val="none" w:sz="0" w:space="0" w:color="auto"/>
              </w:divBdr>
            </w:div>
            <w:div w:id="129785833">
              <w:marLeft w:val="0"/>
              <w:marRight w:val="0"/>
              <w:marTop w:val="0"/>
              <w:marBottom w:val="0"/>
              <w:divBdr>
                <w:top w:val="none" w:sz="0" w:space="0" w:color="auto"/>
                <w:left w:val="none" w:sz="0" w:space="0" w:color="auto"/>
                <w:bottom w:val="none" w:sz="0" w:space="0" w:color="auto"/>
                <w:right w:val="none" w:sz="0" w:space="0" w:color="auto"/>
              </w:divBdr>
            </w:div>
            <w:div w:id="133528106">
              <w:marLeft w:val="0"/>
              <w:marRight w:val="0"/>
              <w:marTop w:val="0"/>
              <w:marBottom w:val="0"/>
              <w:divBdr>
                <w:top w:val="none" w:sz="0" w:space="0" w:color="auto"/>
                <w:left w:val="none" w:sz="0" w:space="0" w:color="auto"/>
                <w:bottom w:val="none" w:sz="0" w:space="0" w:color="auto"/>
                <w:right w:val="none" w:sz="0" w:space="0" w:color="auto"/>
              </w:divBdr>
            </w:div>
            <w:div w:id="136578993">
              <w:marLeft w:val="0"/>
              <w:marRight w:val="0"/>
              <w:marTop w:val="0"/>
              <w:marBottom w:val="0"/>
              <w:divBdr>
                <w:top w:val="none" w:sz="0" w:space="0" w:color="auto"/>
                <w:left w:val="none" w:sz="0" w:space="0" w:color="auto"/>
                <w:bottom w:val="none" w:sz="0" w:space="0" w:color="auto"/>
                <w:right w:val="none" w:sz="0" w:space="0" w:color="auto"/>
              </w:divBdr>
            </w:div>
            <w:div w:id="139857351">
              <w:marLeft w:val="0"/>
              <w:marRight w:val="0"/>
              <w:marTop w:val="0"/>
              <w:marBottom w:val="0"/>
              <w:divBdr>
                <w:top w:val="none" w:sz="0" w:space="0" w:color="auto"/>
                <w:left w:val="none" w:sz="0" w:space="0" w:color="auto"/>
                <w:bottom w:val="none" w:sz="0" w:space="0" w:color="auto"/>
                <w:right w:val="none" w:sz="0" w:space="0" w:color="auto"/>
              </w:divBdr>
            </w:div>
            <w:div w:id="142241822">
              <w:marLeft w:val="0"/>
              <w:marRight w:val="0"/>
              <w:marTop w:val="0"/>
              <w:marBottom w:val="0"/>
              <w:divBdr>
                <w:top w:val="none" w:sz="0" w:space="0" w:color="auto"/>
                <w:left w:val="none" w:sz="0" w:space="0" w:color="auto"/>
                <w:bottom w:val="none" w:sz="0" w:space="0" w:color="auto"/>
                <w:right w:val="none" w:sz="0" w:space="0" w:color="auto"/>
              </w:divBdr>
            </w:div>
            <w:div w:id="142281996">
              <w:marLeft w:val="0"/>
              <w:marRight w:val="0"/>
              <w:marTop w:val="0"/>
              <w:marBottom w:val="0"/>
              <w:divBdr>
                <w:top w:val="none" w:sz="0" w:space="0" w:color="auto"/>
                <w:left w:val="none" w:sz="0" w:space="0" w:color="auto"/>
                <w:bottom w:val="none" w:sz="0" w:space="0" w:color="auto"/>
                <w:right w:val="none" w:sz="0" w:space="0" w:color="auto"/>
              </w:divBdr>
            </w:div>
            <w:div w:id="143544755">
              <w:marLeft w:val="0"/>
              <w:marRight w:val="0"/>
              <w:marTop w:val="0"/>
              <w:marBottom w:val="0"/>
              <w:divBdr>
                <w:top w:val="none" w:sz="0" w:space="0" w:color="auto"/>
                <w:left w:val="none" w:sz="0" w:space="0" w:color="auto"/>
                <w:bottom w:val="none" w:sz="0" w:space="0" w:color="auto"/>
                <w:right w:val="none" w:sz="0" w:space="0" w:color="auto"/>
              </w:divBdr>
            </w:div>
            <w:div w:id="144469146">
              <w:marLeft w:val="0"/>
              <w:marRight w:val="0"/>
              <w:marTop w:val="0"/>
              <w:marBottom w:val="0"/>
              <w:divBdr>
                <w:top w:val="none" w:sz="0" w:space="0" w:color="auto"/>
                <w:left w:val="none" w:sz="0" w:space="0" w:color="auto"/>
                <w:bottom w:val="none" w:sz="0" w:space="0" w:color="auto"/>
                <w:right w:val="none" w:sz="0" w:space="0" w:color="auto"/>
              </w:divBdr>
            </w:div>
            <w:div w:id="145056461">
              <w:marLeft w:val="0"/>
              <w:marRight w:val="0"/>
              <w:marTop w:val="0"/>
              <w:marBottom w:val="0"/>
              <w:divBdr>
                <w:top w:val="none" w:sz="0" w:space="0" w:color="auto"/>
                <w:left w:val="none" w:sz="0" w:space="0" w:color="auto"/>
                <w:bottom w:val="none" w:sz="0" w:space="0" w:color="auto"/>
                <w:right w:val="none" w:sz="0" w:space="0" w:color="auto"/>
              </w:divBdr>
            </w:div>
            <w:div w:id="147325191">
              <w:marLeft w:val="0"/>
              <w:marRight w:val="0"/>
              <w:marTop w:val="0"/>
              <w:marBottom w:val="0"/>
              <w:divBdr>
                <w:top w:val="none" w:sz="0" w:space="0" w:color="auto"/>
                <w:left w:val="none" w:sz="0" w:space="0" w:color="auto"/>
                <w:bottom w:val="none" w:sz="0" w:space="0" w:color="auto"/>
                <w:right w:val="none" w:sz="0" w:space="0" w:color="auto"/>
              </w:divBdr>
            </w:div>
            <w:div w:id="147668534">
              <w:marLeft w:val="0"/>
              <w:marRight w:val="0"/>
              <w:marTop w:val="0"/>
              <w:marBottom w:val="0"/>
              <w:divBdr>
                <w:top w:val="none" w:sz="0" w:space="0" w:color="auto"/>
                <w:left w:val="none" w:sz="0" w:space="0" w:color="auto"/>
                <w:bottom w:val="none" w:sz="0" w:space="0" w:color="auto"/>
                <w:right w:val="none" w:sz="0" w:space="0" w:color="auto"/>
              </w:divBdr>
            </w:div>
            <w:div w:id="147941713">
              <w:marLeft w:val="0"/>
              <w:marRight w:val="0"/>
              <w:marTop w:val="0"/>
              <w:marBottom w:val="0"/>
              <w:divBdr>
                <w:top w:val="none" w:sz="0" w:space="0" w:color="auto"/>
                <w:left w:val="none" w:sz="0" w:space="0" w:color="auto"/>
                <w:bottom w:val="none" w:sz="0" w:space="0" w:color="auto"/>
                <w:right w:val="none" w:sz="0" w:space="0" w:color="auto"/>
              </w:divBdr>
            </w:div>
            <w:div w:id="149908102">
              <w:marLeft w:val="0"/>
              <w:marRight w:val="0"/>
              <w:marTop w:val="0"/>
              <w:marBottom w:val="0"/>
              <w:divBdr>
                <w:top w:val="none" w:sz="0" w:space="0" w:color="auto"/>
                <w:left w:val="none" w:sz="0" w:space="0" w:color="auto"/>
                <w:bottom w:val="none" w:sz="0" w:space="0" w:color="auto"/>
                <w:right w:val="none" w:sz="0" w:space="0" w:color="auto"/>
              </w:divBdr>
            </w:div>
            <w:div w:id="150299062">
              <w:marLeft w:val="0"/>
              <w:marRight w:val="0"/>
              <w:marTop w:val="0"/>
              <w:marBottom w:val="0"/>
              <w:divBdr>
                <w:top w:val="none" w:sz="0" w:space="0" w:color="auto"/>
                <w:left w:val="none" w:sz="0" w:space="0" w:color="auto"/>
                <w:bottom w:val="none" w:sz="0" w:space="0" w:color="auto"/>
                <w:right w:val="none" w:sz="0" w:space="0" w:color="auto"/>
              </w:divBdr>
            </w:div>
            <w:div w:id="152180770">
              <w:marLeft w:val="0"/>
              <w:marRight w:val="0"/>
              <w:marTop w:val="0"/>
              <w:marBottom w:val="0"/>
              <w:divBdr>
                <w:top w:val="none" w:sz="0" w:space="0" w:color="auto"/>
                <w:left w:val="none" w:sz="0" w:space="0" w:color="auto"/>
                <w:bottom w:val="none" w:sz="0" w:space="0" w:color="auto"/>
                <w:right w:val="none" w:sz="0" w:space="0" w:color="auto"/>
              </w:divBdr>
            </w:div>
            <w:div w:id="153493347">
              <w:marLeft w:val="0"/>
              <w:marRight w:val="0"/>
              <w:marTop w:val="0"/>
              <w:marBottom w:val="0"/>
              <w:divBdr>
                <w:top w:val="none" w:sz="0" w:space="0" w:color="auto"/>
                <w:left w:val="none" w:sz="0" w:space="0" w:color="auto"/>
                <w:bottom w:val="none" w:sz="0" w:space="0" w:color="auto"/>
                <w:right w:val="none" w:sz="0" w:space="0" w:color="auto"/>
              </w:divBdr>
            </w:div>
            <w:div w:id="155809787">
              <w:marLeft w:val="0"/>
              <w:marRight w:val="0"/>
              <w:marTop w:val="0"/>
              <w:marBottom w:val="0"/>
              <w:divBdr>
                <w:top w:val="none" w:sz="0" w:space="0" w:color="auto"/>
                <w:left w:val="none" w:sz="0" w:space="0" w:color="auto"/>
                <w:bottom w:val="none" w:sz="0" w:space="0" w:color="auto"/>
                <w:right w:val="none" w:sz="0" w:space="0" w:color="auto"/>
              </w:divBdr>
            </w:div>
            <w:div w:id="156462789">
              <w:marLeft w:val="0"/>
              <w:marRight w:val="0"/>
              <w:marTop w:val="0"/>
              <w:marBottom w:val="0"/>
              <w:divBdr>
                <w:top w:val="none" w:sz="0" w:space="0" w:color="auto"/>
                <w:left w:val="none" w:sz="0" w:space="0" w:color="auto"/>
                <w:bottom w:val="none" w:sz="0" w:space="0" w:color="auto"/>
                <w:right w:val="none" w:sz="0" w:space="0" w:color="auto"/>
              </w:divBdr>
            </w:div>
            <w:div w:id="156500486">
              <w:marLeft w:val="0"/>
              <w:marRight w:val="0"/>
              <w:marTop w:val="0"/>
              <w:marBottom w:val="0"/>
              <w:divBdr>
                <w:top w:val="none" w:sz="0" w:space="0" w:color="auto"/>
                <w:left w:val="none" w:sz="0" w:space="0" w:color="auto"/>
                <w:bottom w:val="none" w:sz="0" w:space="0" w:color="auto"/>
                <w:right w:val="none" w:sz="0" w:space="0" w:color="auto"/>
              </w:divBdr>
            </w:div>
            <w:div w:id="162740894">
              <w:marLeft w:val="0"/>
              <w:marRight w:val="0"/>
              <w:marTop w:val="0"/>
              <w:marBottom w:val="0"/>
              <w:divBdr>
                <w:top w:val="none" w:sz="0" w:space="0" w:color="auto"/>
                <w:left w:val="none" w:sz="0" w:space="0" w:color="auto"/>
                <w:bottom w:val="none" w:sz="0" w:space="0" w:color="auto"/>
                <w:right w:val="none" w:sz="0" w:space="0" w:color="auto"/>
              </w:divBdr>
            </w:div>
            <w:div w:id="165635851">
              <w:marLeft w:val="0"/>
              <w:marRight w:val="0"/>
              <w:marTop w:val="0"/>
              <w:marBottom w:val="0"/>
              <w:divBdr>
                <w:top w:val="none" w:sz="0" w:space="0" w:color="auto"/>
                <w:left w:val="none" w:sz="0" w:space="0" w:color="auto"/>
                <w:bottom w:val="none" w:sz="0" w:space="0" w:color="auto"/>
                <w:right w:val="none" w:sz="0" w:space="0" w:color="auto"/>
              </w:divBdr>
            </w:div>
            <w:div w:id="168914447">
              <w:marLeft w:val="0"/>
              <w:marRight w:val="0"/>
              <w:marTop w:val="0"/>
              <w:marBottom w:val="0"/>
              <w:divBdr>
                <w:top w:val="none" w:sz="0" w:space="0" w:color="auto"/>
                <w:left w:val="none" w:sz="0" w:space="0" w:color="auto"/>
                <w:bottom w:val="none" w:sz="0" w:space="0" w:color="auto"/>
                <w:right w:val="none" w:sz="0" w:space="0" w:color="auto"/>
              </w:divBdr>
            </w:div>
            <w:div w:id="169486834">
              <w:marLeft w:val="0"/>
              <w:marRight w:val="0"/>
              <w:marTop w:val="0"/>
              <w:marBottom w:val="0"/>
              <w:divBdr>
                <w:top w:val="none" w:sz="0" w:space="0" w:color="auto"/>
                <w:left w:val="none" w:sz="0" w:space="0" w:color="auto"/>
                <w:bottom w:val="none" w:sz="0" w:space="0" w:color="auto"/>
                <w:right w:val="none" w:sz="0" w:space="0" w:color="auto"/>
              </w:divBdr>
            </w:div>
            <w:div w:id="170026430">
              <w:marLeft w:val="0"/>
              <w:marRight w:val="0"/>
              <w:marTop w:val="360"/>
              <w:marBottom w:val="0"/>
              <w:divBdr>
                <w:top w:val="single" w:sz="6" w:space="0" w:color="auto"/>
                <w:left w:val="single" w:sz="6" w:space="0" w:color="auto"/>
                <w:bottom w:val="single" w:sz="6" w:space="0" w:color="auto"/>
                <w:right w:val="single" w:sz="6" w:space="0" w:color="auto"/>
              </w:divBdr>
            </w:div>
            <w:div w:id="170608787">
              <w:marLeft w:val="0"/>
              <w:marRight w:val="0"/>
              <w:marTop w:val="0"/>
              <w:marBottom w:val="0"/>
              <w:divBdr>
                <w:top w:val="none" w:sz="0" w:space="0" w:color="auto"/>
                <w:left w:val="none" w:sz="0" w:space="0" w:color="auto"/>
                <w:bottom w:val="none" w:sz="0" w:space="0" w:color="auto"/>
                <w:right w:val="none" w:sz="0" w:space="0" w:color="auto"/>
              </w:divBdr>
            </w:div>
            <w:div w:id="173426997">
              <w:marLeft w:val="0"/>
              <w:marRight w:val="0"/>
              <w:marTop w:val="0"/>
              <w:marBottom w:val="0"/>
              <w:divBdr>
                <w:top w:val="none" w:sz="0" w:space="0" w:color="auto"/>
                <w:left w:val="none" w:sz="0" w:space="0" w:color="auto"/>
                <w:bottom w:val="none" w:sz="0" w:space="0" w:color="auto"/>
                <w:right w:val="none" w:sz="0" w:space="0" w:color="auto"/>
              </w:divBdr>
            </w:div>
            <w:div w:id="174803255">
              <w:marLeft w:val="0"/>
              <w:marRight w:val="0"/>
              <w:marTop w:val="0"/>
              <w:marBottom w:val="0"/>
              <w:divBdr>
                <w:top w:val="none" w:sz="0" w:space="0" w:color="auto"/>
                <w:left w:val="none" w:sz="0" w:space="0" w:color="auto"/>
                <w:bottom w:val="none" w:sz="0" w:space="0" w:color="auto"/>
                <w:right w:val="none" w:sz="0" w:space="0" w:color="auto"/>
              </w:divBdr>
            </w:div>
            <w:div w:id="177499704">
              <w:marLeft w:val="0"/>
              <w:marRight w:val="0"/>
              <w:marTop w:val="0"/>
              <w:marBottom w:val="0"/>
              <w:divBdr>
                <w:top w:val="none" w:sz="0" w:space="0" w:color="auto"/>
                <w:left w:val="none" w:sz="0" w:space="0" w:color="auto"/>
                <w:bottom w:val="none" w:sz="0" w:space="0" w:color="auto"/>
                <w:right w:val="none" w:sz="0" w:space="0" w:color="auto"/>
              </w:divBdr>
            </w:div>
            <w:div w:id="177894364">
              <w:marLeft w:val="0"/>
              <w:marRight w:val="0"/>
              <w:marTop w:val="0"/>
              <w:marBottom w:val="0"/>
              <w:divBdr>
                <w:top w:val="none" w:sz="0" w:space="0" w:color="auto"/>
                <w:left w:val="none" w:sz="0" w:space="0" w:color="auto"/>
                <w:bottom w:val="none" w:sz="0" w:space="0" w:color="auto"/>
                <w:right w:val="none" w:sz="0" w:space="0" w:color="auto"/>
              </w:divBdr>
            </w:div>
            <w:div w:id="177931013">
              <w:marLeft w:val="0"/>
              <w:marRight w:val="0"/>
              <w:marTop w:val="0"/>
              <w:marBottom w:val="0"/>
              <w:divBdr>
                <w:top w:val="none" w:sz="0" w:space="0" w:color="auto"/>
                <w:left w:val="none" w:sz="0" w:space="0" w:color="auto"/>
                <w:bottom w:val="none" w:sz="0" w:space="0" w:color="auto"/>
                <w:right w:val="none" w:sz="0" w:space="0" w:color="auto"/>
              </w:divBdr>
            </w:div>
            <w:div w:id="178931778">
              <w:marLeft w:val="0"/>
              <w:marRight w:val="0"/>
              <w:marTop w:val="0"/>
              <w:marBottom w:val="0"/>
              <w:divBdr>
                <w:top w:val="none" w:sz="0" w:space="0" w:color="auto"/>
                <w:left w:val="none" w:sz="0" w:space="0" w:color="auto"/>
                <w:bottom w:val="none" w:sz="0" w:space="0" w:color="auto"/>
                <w:right w:val="none" w:sz="0" w:space="0" w:color="auto"/>
              </w:divBdr>
            </w:div>
            <w:div w:id="179855692">
              <w:marLeft w:val="0"/>
              <w:marRight w:val="0"/>
              <w:marTop w:val="0"/>
              <w:marBottom w:val="0"/>
              <w:divBdr>
                <w:top w:val="none" w:sz="0" w:space="0" w:color="auto"/>
                <w:left w:val="none" w:sz="0" w:space="0" w:color="auto"/>
                <w:bottom w:val="none" w:sz="0" w:space="0" w:color="auto"/>
                <w:right w:val="none" w:sz="0" w:space="0" w:color="auto"/>
              </w:divBdr>
            </w:div>
            <w:div w:id="182666654">
              <w:marLeft w:val="0"/>
              <w:marRight w:val="0"/>
              <w:marTop w:val="0"/>
              <w:marBottom w:val="0"/>
              <w:divBdr>
                <w:top w:val="none" w:sz="0" w:space="0" w:color="auto"/>
                <w:left w:val="none" w:sz="0" w:space="0" w:color="auto"/>
                <w:bottom w:val="none" w:sz="0" w:space="0" w:color="auto"/>
                <w:right w:val="none" w:sz="0" w:space="0" w:color="auto"/>
              </w:divBdr>
            </w:div>
            <w:div w:id="184439651">
              <w:marLeft w:val="0"/>
              <w:marRight w:val="0"/>
              <w:marTop w:val="0"/>
              <w:marBottom w:val="0"/>
              <w:divBdr>
                <w:top w:val="none" w:sz="0" w:space="0" w:color="auto"/>
                <w:left w:val="none" w:sz="0" w:space="0" w:color="auto"/>
                <w:bottom w:val="none" w:sz="0" w:space="0" w:color="auto"/>
                <w:right w:val="none" w:sz="0" w:space="0" w:color="auto"/>
              </w:divBdr>
            </w:div>
            <w:div w:id="184558553">
              <w:marLeft w:val="0"/>
              <w:marRight w:val="0"/>
              <w:marTop w:val="0"/>
              <w:marBottom w:val="0"/>
              <w:divBdr>
                <w:top w:val="none" w:sz="0" w:space="0" w:color="auto"/>
                <w:left w:val="none" w:sz="0" w:space="0" w:color="auto"/>
                <w:bottom w:val="none" w:sz="0" w:space="0" w:color="auto"/>
                <w:right w:val="none" w:sz="0" w:space="0" w:color="auto"/>
              </w:divBdr>
            </w:div>
            <w:div w:id="184831328">
              <w:marLeft w:val="0"/>
              <w:marRight w:val="0"/>
              <w:marTop w:val="0"/>
              <w:marBottom w:val="0"/>
              <w:divBdr>
                <w:top w:val="none" w:sz="0" w:space="0" w:color="auto"/>
                <w:left w:val="none" w:sz="0" w:space="0" w:color="auto"/>
                <w:bottom w:val="none" w:sz="0" w:space="0" w:color="auto"/>
                <w:right w:val="none" w:sz="0" w:space="0" w:color="auto"/>
              </w:divBdr>
            </w:div>
            <w:div w:id="186332004">
              <w:marLeft w:val="0"/>
              <w:marRight w:val="0"/>
              <w:marTop w:val="0"/>
              <w:marBottom w:val="0"/>
              <w:divBdr>
                <w:top w:val="none" w:sz="0" w:space="0" w:color="auto"/>
                <w:left w:val="none" w:sz="0" w:space="0" w:color="auto"/>
                <w:bottom w:val="none" w:sz="0" w:space="0" w:color="auto"/>
                <w:right w:val="none" w:sz="0" w:space="0" w:color="auto"/>
              </w:divBdr>
            </w:div>
            <w:div w:id="189808715">
              <w:marLeft w:val="0"/>
              <w:marRight w:val="0"/>
              <w:marTop w:val="0"/>
              <w:marBottom w:val="0"/>
              <w:divBdr>
                <w:top w:val="none" w:sz="0" w:space="0" w:color="auto"/>
                <w:left w:val="none" w:sz="0" w:space="0" w:color="auto"/>
                <w:bottom w:val="none" w:sz="0" w:space="0" w:color="auto"/>
                <w:right w:val="none" w:sz="0" w:space="0" w:color="auto"/>
              </w:divBdr>
            </w:div>
            <w:div w:id="190802826">
              <w:marLeft w:val="0"/>
              <w:marRight w:val="0"/>
              <w:marTop w:val="0"/>
              <w:marBottom w:val="0"/>
              <w:divBdr>
                <w:top w:val="none" w:sz="0" w:space="0" w:color="auto"/>
                <w:left w:val="none" w:sz="0" w:space="0" w:color="auto"/>
                <w:bottom w:val="none" w:sz="0" w:space="0" w:color="auto"/>
                <w:right w:val="none" w:sz="0" w:space="0" w:color="auto"/>
              </w:divBdr>
            </w:div>
            <w:div w:id="191964047">
              <w:marLeft w:val="0"/>
              <w:marRight w:val="0"/>
              <w:marTop w:val="0"/>
              <w:marBottom w:val="0"/>
              <w:divBdr>
                <w:top w:val="none" w:sz="0" w:space="0" w:color="auto"/>
                <w:left w:val="none" w:sz="0" w:space="0" w:color="auto"/>
                <w:bottom w:val="none" w:sz="0" w:space="0" w:color="auto"/>
                <w:right w:val="none" w:sz="0" w:space="0" w:color="auto"/>
              </w:divBdr>
            </w:div>
            <w:div w:id="192498648">
              <w:marLeft w:val="0"/>
              <w:marRight w:val="0"/>
              <w:marTop w:val="0"/>
              <w:marBottom w:val="0"/>
              <w:divBdr>
                <w:top w:val="none" w:sz="0" w:space="0" w:color="auto"/>
                <w:left w:val="none" w:sz="0" w:space="0" w:color="auto"/>
                <w:bottom w:val="none" w:sz="0" w:space="0" w:color="auto"/>
                <w:right w:val="none" w:sz="0" w:space="0" w:color="auto"/>
              </w:divBdr>
            </w:div>
            <w:div w:id="197085550">
              <w:marLeft w:val="0"/>
              <w:marRight w:val="0"/>
              <w:marTop w:val="0"/>
              <w:marBottom w:val="0"/>
              <w:divBdr>
                <w:top w:val="none" w:sz="0" w:space="0" w:color="auto"/>
                <w:left w:val="none" w:sz="0" w:space="0" w:color="auto"/>
                <w:bottom w:val="none" w:sz="0" w:space="0" w:color="auto"/>
                <w:right w:val="none" w:sz="0" w:space="0" w:color="auto"/>
              </w:divBdr>
            </w:div>
            <w:div w:id="198443290">
              <w:marLeft w:val="0"/>
              <w:marRight w:val="0"/>
              <w:marTop w:val="0"/>
              <w:marBottom w:val="0"/>
              <w:divBdr>
                <w:top w:val="none" w:sz="0" w:space="0" w:color="auto"/>
                <w:left w:val="none" w:sz="0" w:space="0" w:color="auto"/>
                <w:bottom w:val="none" w:sz="0" w:space="0" w:color="auto"/>
                <w:right w:val="none" w:sz="0" w:space="0" w:color="auto"/>
              </w:divBdr>
            </w:div>
            <w:div w:id="200368190">
              <w:marLeft w:val="0"/>
              <w:marRight w:val="0"/>
              <w:marTop w:val="0"/>
              <w:marBottom w:val="0"/>
              <w:divBdr>
                <w:top w:val="none" w:sz="0" w:space="0" w:color="auto"/>
                <w:left w:val="none" w:sz="0" w:space="0" w:color="auto"/>
                <w:bottom w:val="none" w:sz="0" w:space="0" w:color="auto"/>
                <w:right w:val="none" w:sz="0" w:space="0" w:color="auto"/>
              </w:divBdr>
            </w:div>
            <w:div w:id="202518096">
              <w:marLeft w:val="0"/>
              <w:marRight w:val="0"/>
              <w:marTop w:val="0"/>
              <w:marBottom w:val="0"/>
              <w:divBdr>
                <w:top w:val="none" w:sz="0" w:space="0" w:color="auto"/>
                <w:left w:val="none" w:sz="0" w:space="0" w:color="auto"/>
                <w:bottom w:val="none" w:sz="0" w:space="0" w:color="auto"/>
                <w:right w:val="none" w:sz="0" w:space="0" w:color="auto"/>
              </w:divBdr>
            </w:div>
            <w:div w:id="203098874">
              <w:marLeft w:val="0"/>
              <w:marRight w:val="0"/>
              <w:marTop w:val="0"/>
              <w:marBottom w:val="0"/>
              <w:divBdr>
                <w:top w:val="none" w:sz="0" w:space="0" w:color="auto"/>
                <w:left w:val="none" w:sz="0" w:space="0" w:color="auto"/>
                <w:bottom w:val="none" w:sz="0" w:space="0" w:color="auto"/>
                <w:right w:val="none" w:sz="0" w:space="0" w:color="auto"/>
              </w:divBdr>
            </w:div>
            <w:div w:id="204830359">
              <w:marLeft w:val="0"/>
              <w:marRight w:val="0"/>
              <w:marTop w:val="0"/>
              <w:marBottom w:val="0"/>
              <w:divBdr>
                <w:top w:val="none" w:sz="0" w:space="0" w:color="auto"/>
                <w:left w:val="none" w:sz="0" w:space="0" w:color="auto"/>
                <w:bottom w:val="none" w:sz="0" w:space="0" w:color="auto"/>
                <w:right w:val="none" w:sz="0" w:space="0" w:color="auto"/>
              </w:divBdr>
            </w:div>
            <w:div w:id="206993323">
              <w:marLeft w:val="0"/>
              <w:marRight w:val="0"/>
              <w:marTop w:val="0"/>
              <w:marBottom w:val="0"/>
              <w:divBdr>
                <w:top w:val="none" w:sz="0" w:space="0" w:color="auto"/>
                <w:left w:val="none" w:sz="0" w:space="0" w:color="auto"/>
                <w:bottom w:val="none" w:sz="0" w:space="0" w:color="auto"/>
                <w:right w:val="none" w:sz="0" w:space="0" w:color="auto"/>
              </w:divBdr>
            </w:div>
            <w:div w:id="214396977">
              <w:marLeft w:val="0"/>
              <w:marRight w:val="0"/>
              <w:marTop w:val="0"/>
              <w:marBottom w:val="0"/>
              <w:divBdr>
                <w:top w:val="none" w:sz="0" w:space="0" w:color="auto"/>
                <w:left w:val="none" w:sz="0" w:space="0" w:color="auto"/>
                <w:bottom w:val="none" w:sz="0" w:space="0" w:color="auto"/>
                <w:right w:val="none" w:sz="0" w:space="0" w:color="auto"/>
              </w:divBdr>
            </w:div>
            <w:div w:id="217669015">
              <w:marLeft w:val="0"/>
              <w:marRight w:val="0"/>
              <w:marTop w:val="0"/>
              <w:marBottom w:val="0"/>
              <w:divBdr>
                <w:top w:val="none" w:sz="0" w:space="0" w:color="auto"/>
                <w:left w:val="none" w:sz="0" w:space="0" w:color="auto"/>
                <w:bottom w:val="none" w:sz="0" w:space="0" w:color="auto"/>
                <w:right w:val="none" w:sz="0" w:space="0" w:color="auto"/>
              </w:divBdr>
            </w:div>
            <w:div w:id="226036053">
              <w:marLeft w:val="0"/>
              <w:marRight w:val="0"/>
              <w:marTop w:val="0"/>
              <w:marBottom w:val="0"/>
              <w:divBdr>
                <w:top w:val="none" w:sz="0" w:space="0" w:color="auto"/>
                <w:left w:val="none" w:sz="0" w:space="0" w:color="auto"/>
                <w:bottom w:val="none" w:sz="0" w:space="0" w:color="auto"/>
                <w:right w:val="none" w:sz="0" w:space="0" w:color="auto"/>
              </w:divBdr>
            </w:div>
            <w:div w:id="228393279">
              <w:marLeft w:val="0"/>
              <w:marRight w:val="0"/>
              <w:marTop w:val="0"/>
              <w:marBottom w:val="0"/>
              <w:divBdr>
                <w:top w:val="none" w:sz="0" w:space="0" w:color="auto"/>
                <w:left w:val="none" w:sz="0" w:space="0" w:color="auto"/>
                <w:bottom w:val="none" w:sz="0" w:space="0" w:color="auto"/>
                <w:right w:val="none" w:sz="0" w:space="0" w:color="auto"/>
              </w:divBdr>
            </w:div>
            <w:div w:id="230241329">
              <w:marLeft w:val="0"/>
              <w:marRight w:val="0"/>
              <w:marTop w:val="0"/>
              <w:marBottom w:val="0"/>
              <w:divBdr>
                <w:top w:val="none" w:sz="0" w:space="0" w:color="auto"/>
                <w:left w:val="none" w:sz="0" w:space="0" w:color="auto"/>
                <w:bottom w:val="none" w:sz="0" w:space="0" w:color="auto"/>
                <w:right w:val="none" w:sz="0" w:space="0" w:color="auto"/>
              </w:divBdr>
            </w:div>
            <w:div w:id="231962955">
              <w:marLeft w:val="0"/>
              <w:marRight w:val="0"/>
              <w:marTop w:val="0"/>
              <w:marBottom w:val="0"/>
              <w:divBdr>
                <w:top w:val="none" w:sz="0" w:space="0" w:color="auto"/>
                <w:left w:val="none" w:sz="0" w:space="0" w:color="auto"/>
                <w:bottom w:val="none" w:sz="0" w:space="0" w:color="auto"/>
                <w:right w:val="none" w:sz="0" w:space="0" w:color="auto"/>
              </w:divBdr>
            </w:div>
            <w:div w:id="232664609">
              <w:marLeft w:val="0"/>
              <w:marRight w:val="0"/>
              <w:marTop w:val="0"/>
              <w:marBottom w:val="0"/>
              <w:divBdr>
                <w:top w:val="none" w:sz="0" w:space="0" w:color="auto"/>
                <w:left w:val="none" w:sz="0" w:space="0" w:color="auto"/>
                <w:bottom w:val="none" w:sz="0" w:space="0" w:color="auto"/>
                <w:right w:val="none" w:sz="0" w:space="0" w:color="auto"/>
              </w:divBdr>
            </w:div>
            <w:div w:id="233395699">
              <w:marLeft w:val="0"/>
              <w:marRight w:val="0"/>
              <w:marTop w:val="0"/>
              <w:marBottom w:val="0"/>
              <w:divBdr>
                <w:top w:val="none" w:sz="0" w:space="0" w:color="auto"/>
                <w:left w:val="none" w:sz="0" w:space="0" w:color="auto"/>
                <w:bottom w:val="none" w:sz="0" w:space="0" w:color="auto"/>
                <w:right w:val="none" w:sz="0" w:space="0" w:color="auto"/>
              </w:divBdr>
            </w:div>
            <w:div w:id="233666532">
              <w:marLeft w:val="0"/>
              <w:marRight w:val="0"/>
              <w:marTop w:val="0"/>
              <w:marBottom w:val="0"/>
              <w:divBdr>
                <w:top w:val="none" w:sz="0" w:space="0" w:color="auto"/>
                <w:left w:val="none" w:sz="0" w:space="0" w:color="auto"/>
                <w:bottom w:val="none" w:sz="0" w:space="0" w:color="auto"/>
                <w:right w:val="none" w:sz="0" w:space="0" w:color="auto"/>
              </w:divBdr>
            </w:div>
            <w:div w:id="234508131">
              <w:marLeft w:val="0"/>
              <w:marRight w:val="0"/>
              <w:marTop w:val="0"/>
              <w:marBottom w:val="0"/>
              <w:divBdr>
                <w:top w:val="none" w:sz="0" w:space="0" w:color="auto"/>
                <w:left w:val="none" w:sz="0" w:space="0" w:color="auto"/>
                <w:bottom w:val="none" w:sz="0" w:space="0" w:color="auto"/>
                <w:right w:val="none" w:sz="0" w:space="0" w:color="auto"/>
              </w:divBdr>
            </w:div>
            <w:div w:id="235290847">
              <w:marLeft w:val="0"/>
              <w:marRight w:val="0"/>
              <w:marTop w:val="0"/>
              <w:marBottom w:val="0"/>
              <w:divBdr>
                <w:top w:val="none" w:sz="0" w:space="0" w:color="auto"/>
                <w:left w:val="none" w:sz="0" w:space="0" w:color="auto"/>
                <w:bottom w:val="none" w:sz="0" w:space="0" w:color="auto"/>
                <w:right w:val="none" w:sz="0" w:space="0" w:color="auto"/>
              </w:divBdr>
            </w:div>
            <w:div w:id="235748978">
              <w:marLeft w:val="0"/>
              <w:marRight w:val="0"/>
              <w:marTop w:val="0"/>
              <w:marBottom w:val="0"/>
              <w:divBdr>
                <w:top w:val="none" w:sz="0" w:space="0" w:color="auto"/>
                <w:left w:val="none" w:sz="0" w:space="0" w:color="auto"/>
                <w:bottom w:val="none" w:sz="0" w:space="0" w:color="auto"/>
                <w:right w:val="none" w:sz="0" w:space="0" w:color="auto"/>
              </w:divBdr>
            </w:div>
            <w:div w:id="236286881">
              <w:marLeft w:val="0"/>
              <w:marRight w:val="0"/>
              <w:marTop w:val="0"/>
              <w:marBottom w:val="0"/>
              <w:divBdr>
                <w:top w:val="none" w:sz="0" w:space="0" w:color="auto"/>
                <w:left w:val="none" w:sz="0" w:space="0" w:color="auto"/>
                <w:bottom w:val="none" w:sz="0" w:space="0" w:color="auto"/>
                <w:right w:val="none" w:sz="0" w:space="0" w:color="auto"/>
              </w:divBdr>
            </w:div>
            <w:div w:id="237331323">
              <w:marLeft w:val="0"/>
              <w:marRight w:val="0"/>
              <w:marTop w:val="0"/>
              <w:marBottom w:val="0"/>
              <w:divBdr>
                <w:top w:val="none" w:sz="0" w:space="0" w:color="auto"/>
                <w:left w:val="none" w:sz="0" w:space="0" w:color="auto"/>
                <w:bottom w:val="none" w:sz="0" w:space="0" w:color="auto"/>
                <w:right w:val="none" w:sz="0" w:space="0" w:color="auto"/>
              </w:divBdr>
            </w:div>
            <w:div w:id="237787222">
              <w:marLeft w:val="0"/>
              <w:marRight w:val="0"/>
              <w:marTop w:val="0"/>
              <w:marBottom w:val="0"/>
              <w:divBdr>
                <w:top w:val="none" w:sz="0" w:space="0" w:color="auto"/>
                <w:left w:val="none" w:sz="0" w:space="0" w:color="auto"/>
                <w:bottom w:val="none" w:sz="0" w:space="0" w:color="auto"/>
                <w:right w:val="none" w:sz="0" w:space="0" w:color="auto"/>
              </w:divBdr>
            </w:div>
            <w:div w:id="238946337">
              <w:marLeft w:val="0"/>
              <w:marRight w:val="0"/>
              <w:marTop w:val="0"/>
              <w:marBottom w:val="0"/>
              <w:divBdr>
                <w:top w:val="none" w:sz="0" w:space="0" w:color="auto"/>
                <w:left w:val="none" w:sz="0" w:space="0" w:color="auto"/>
                <w:bottom w:val="none" w:sz="0" w:space="0" w:color="auto"/>
                <w:right w:val="none" w:sz="0" w:space="0" w:color="auto"/>
              </w:divBdr>
            </w:div>
            <w:div w:id="239407949">
              <w:marLeft w:val="0"/>
              <w:marRight w:val="0"/>
              <w:marTop w:val="0"/>
              <w:marBottom w:val="0"/>
              <w:divBdr>
                <w:top w:val="none" w:sz="0" w:space="0" w:color="auto"/>
                <w:left w:val="none" w:sz="0" w:space="0" w:color="auto"/>
                <w:bottom w:val="none" w:sz="0" w:space="0" w:color="auto"/>
                <w:right w:val="none" w:sz="0" w:space="0" w:color="auto"/>
              </w:divBdr>
            </w:div>
            <w:div w:id="241452796">
              <w:marLeft w:val="0"/>
              <w:marRight w:val="0"/>
              <w:marTop w:val="0"/>
              <w:marBottom w:val="0"/>
              <w:divBdr>
                <w:top w:val="none" w:sz="0" w:space="0" w:color="auto"/>
                <w:left w:val="none" w:sz="0" w:space="0" w:color="auto"/>
                <w:bottom w:val="none" w:sz="0" w:space="0" w:color="auto"/>
                <w:right w:val="none" w:sz="0" w:space="0" w:color="auto"/>
              </w:divBdr>
            </w:div>
            <w:div w:id="242689950">
              <w:marLeft w:val="0"/>
              <w:marRight w:val="0"/>
              <w:marTop w:val="0"/>
              <w:marBottom w:val="0"/>
              <w:divBdr>
                <w:top w:val="none" w:sz="0" w:space="0" w:color="auto"/>
                <w:left w:val="none" w:sz="0" w:space="0" w:color="auto"/>
                <w:bottom w:val="none" w:sz="0" w:space="0" w:color="auto"/>
                <w:right w:val="none" w:sz="0" w:space="0" w:color="auto"/>
              </w:divBdr>
            </w:div>
            <w:div w:id="246114158">
              <w:marLeft w:val="0"/>
              <w:marRight w:val="0"/>
              <w:marTop w:val="0"/>
              <w:marBottom w:val="0"/>
              <w:divBdr>
                <w:top w:val="none" w:sz="0" w:space="0" w:color="auto"/>
                <w:left w:val="none" w:sz="0" w:space="0" w:color="auto"/>
                <w:bottom w:val="none" w:sz="0" w:space="0" w:color="auto"/>
                <w:right w:val="none" w:sz="0" w:space="0" w:color="auto"/>
              </w:divBdr>
            </w:div>
            <w:div w:id="246350493">
              <w:marLeft w:val="0"/>
              <w:marRight w:val="0"/>
              <w:marTop w:val="0"/>
              <w:marBottom w:val="0"/>
              <w:divBdr>
                <w:top w:val="none" w:sz="0" w:space="0" w:color="auto"/>
                <w:left w:val="none" w:sz="0" w:space="0" w:color="auto"/>
                <w:bottom w:val="none" w:sz="0" w:space="0" w:color="auto"/>
                <w:right w:val="none" w:sz="0" w:space="0" w:color="auto"/>
              </w:divBdr>
            </w:div>
            <w:div w:id="246886244">
              <w:marLeft w:val="0"/>
              <w:marRight w:val="0"/>
              <w:marTop w:val="0"/>
              <w:marBottom w:val="0"/>
              <w:divBdr>
                <w:top w:val="none" w:sz="0" w:space="0" w:color="auto"/>
                <w:left w:val="none" w:sz="0" w:space="0" w:color="auto"/>
                <w:bottom w:val="none" w:sz="0" w:space="0" w:color="auto"/>
                <w:right w:val="none" w:sz="0" w:space="0" w:color="auto"/>
              </w:divBdr>
            </w:div>
            <w:div w:id="247925351">
              <w:marLeft w:val="0"/>
              <w:marRight w:val="0"/>
              <w:marTop w:val="0"/>
              <w:marBottom w:val="0"/>
              <w:divBdr>
                <w:top w:val="none" w:sz="0" w:space="0" w:color="auto"/>
                <w:left w:val="none" w:sz="0" w:space="0" w:color="auto"/>
                <w:bottom w:val="none" w:sz="0" w:space="0" w:color="auto"/>
                <w:right w:val="none" w:sz="0" w:space="0" w:color="auto"/>
              </w:divBdr>
            </w:div>
            <w:div w:id="248468177">
              <w:marLeft w:val="0"/>
              <w:marRight w:val="0"/>
              <w:marTop w:val="0"/>
              <w:marBottom w:val="0"/>
              <w:divBdr>
                <w:top w:val="none" w:sz="0" w:space="0" w:color="auto"/>
                <w:left w:val="none" w:sz="0" w:space="0" w:color="auto"/>
                <w:bottom w:val="none" w:sz="0" w:space="0" w:color="auto"/>
                <w:right w:val="none" w:sz="0" w:space="0" w:color="auto"/>
              </w:divBdr>
            </w:div>
            <w:div w:id="250547856">
              <w:marLeft w:val="0"/>
              <w:marRight w:val="0"/>
              <w:marTop w:val="0"/>
              <w:marBottom w:val="0"/>
              <w:divBdr>
                <w:top w:val="none" w:sz="0" w:space="0" w:color="auto"/>
                <w:left w:val="none" w:sz="0" w:space="0" w:color="auto"/>
                <w:bottom w:val="none" w:sz="0" w:space="0" w:color="auto"/>
                <w:right w:val="none" w:sz="0" w:space="0" w:color="auto"/>
              </w:divBdr>
            </w:div>
            <w:div w:id="251279658">
              <w:marLeft w:val="0"/>
              <w:marRight w:val="0"/>
              <w:marTop w:val="0"/>
              <w:marBottom w:val="0"/>
              <w:divBdr>
                <w:top w:val="none" w:sz="0" w:space="0" w:color="auto"/>
                <w:left w:val="none" w:sz="0" w:space="0" w:color="auto"/>
                <w:bottom w:val="none" w:sz="0" w:space="0" w:color="auto"/>
                <w:right w:val="none" w:sz="0" w:space="0" w:color="auto"/>
              </w:divBdr>
            </w:div>
            <w:div w:id="251742785">
              <w:marLeft w:val="0"/>
              <w:marRight w:val="0"/>
              <w:marTop w:val="0"/>
              <w:marBottom w:val="0"/>
              <w:divBdr>
                <w:top w:val="none" w:sz="0" w:space="0" w:color="auto"/>
                <w:left w:val="none" w:sz="0" w:space="0" w:color="auto"/>
                <w:bottom w:val="none" w:sz="0" w:space="0" w:color="auto"/>
                <w:right w:val="none" w:sz="0" w:space="0" w:color="auto"/>
              </w:divBdr>
            </w:div>
            <w:div w:id="252981625">
              <w:marLeft w:val="0"/>
              <w:marRight w:val="0"/>
              <w:marTop w:val="0"/>
              <w:marBottom w:val="0"/>
              <w:divBdr>
                <w:top w:val="none" w:sz="0" w:space="0" w:color="auto"/>
                <w:left w:val="none" w:sz="0" w:space="0" w:color="auto"/>
                <w:bottom w:val="none" w:sz="0" w:space="0" w:color="auto"/>
                <w:right w:val="none" w:sz="0" w:space="0" w:color="auto"/>
              </w:divBdr>
            </w:div>
            <w:div w:id="254366722">
              <w:marLeft w:val="0"/>
              <w:marRight w:val="0"/>
              <w:marTop w:val="0"/>
              <w:marBottom w:val="0"/>
              <w:divBdr>
                <w:top w:val="none" w:sz="0" w:space="0" w:color="auto"/>
                <w:left w:val="none" w:sz="0" w:space="0" w:color="auto"/>
                <w:bottom w:val="none" w:sz="0" w:space="0" w:color="auto"/>
                <w:right w:val="none" w:sz="0" w:space="0" w:color="auto"/>
              </w:divBdr>
            </w:div>
            <w:div w:id="255360734">
              <w:marLeft w:val="0"/>
              <w:marRight w:val="0"/>
              <w:marTop w:val="0"/>
              <w:marBottom w:val="0"/>
              <w:divBdr>
                <w:top w:val="none" w:sz="0" w:space="0" w:color="auto"/>
                <w:left w:val="none" w:sz="0" w:space="0" w:color="auto"/>
                <w:bottom w:val="none" w:sz="0" w:space="0" w:color="auto"/>
                <w:right w:val="none" w:sz="0" w:space="0" w:color="auto"/>
              </w:divBdr>
            </w:div>
            <w:div w:id="258178291">
              <w:marLeft w:val="0"/>
              <w:marRight w:val="0"/>
              <w:marTop w:val="0"/>
              <w:marBottom w:val="0"/>
              <w:divBdr>
                <w:top w:val="none" w:sz="0" w:space="0" w:color="auto"/>
                <w:left w:val="none" w:sz="0" w:space="0" w:color="auto"/>
                <w:bottom w:val="none" w:sz="0" w:space="0" w:color="auto"/>
                <w:right w:val="none" w:sz="0" w:space="0" w:color="auto"/>
              </w:divBdr>
            </w:div>
            <w:div w:id="258295303">
              <w:marLeft w:val="0"/>
              <w:marRight w:val="0"/>
              <w:marTop w:val="0"/>
              <w:marBottom w:val="0"/>
              <w:divBdr>
                <w:top w:val="none" w:sz="0" w:space="0" w:color="auto"/>
                <w:left w:val="none" w:sz="0" w:space="0" w:color="auto"/>
                <w:bottom w:val="none" w:sz="0" w:space="0" w:color="auto"/>
                <w:right w:val="none" w:sz="0" w:space="0" w:color="auto"/>
              </w:divBdr>
              <w:divsChild>
                <w:div w:id="2560047">
                  <w:marLeft w:val="0"/>
                  <w:marRight w:val="0"/>
                  <w:marTop w:val="0"/>
                  <w:marBottom w:val="0"/>
                  <w:divBdr>
                    <w:top w:val="none" w:sz="0" w:space="0" w:color="auto"/>
                    <w:left w:val="none" w:sz="0" w:space="0" w:color="auto"/>
                    <w:bottom w:val="none" w:sz="0" w:space="0" w:color="auto"/>
                    <w:right w:val="none" w:sz="0" w:space="0" w:color="auto"/>
                  </w:divBdr>
                </w:div>
                <w:div w:id="2901917">
                  <w:marLeft w:val="0"/>
                  <w:marRight w:val="0"/>
                  <w:marTop w:val="0"/>
                  <w:marBottom w:val="0"/>
                  <w:divBdr>
                    <w:top w:val="none" w:sz="0" w:space="0" w:color="auto"/>
                    <w:left w:val="none" w:sz="0" w:space="0" w:color="auto"/>
                    <w:bottom w:val="none" w:sz="0" w:space="0" w:color="auto"/>
                    <w:right w:val="none" w:sz="0" w:space="0" w:color="auto"/>
                  </w:divBdr>
                </w:div>
                <w:div w:id="5445173">
                  <w:marLeft w:val="0"/>
                  <w:marRight w:val="0"/>
                  <w:marTop w:val="0"/>
                  <w:marBottom w:val="0"/>
                  <w:divBdr>
                    <w:top w:val="none" w:sz="0" w:space="0" w:color="auto"/>
                    <w:left w:val="none" w:sz="0" w:space="0" w:color="auto"/>
                    <w:bottom w:val="none" w:sz="0" w:space="0" w:color="auto"/>
                    <w:right w:val="none" w:sz="0" w:space="0" w:color="auto"/>
                  </w:divBdr>
                </w:div>
                <w:div w:id="6829009">
                  <w:marLeft w:val="0"/>
                  <w:marRight w:val="0"/>
                  <w:marTop w:val="0"/>
                  <w:marBottom w:val="0"/>
                  <w:divBdr>
                    <w:top w:val="none" w:sz="0" w:space="0" w:color="auto"/>
                    <w:left w:val="none" w:sz="0" w:space="0" w:color="auto"/>
                    <w:bottom w:val="none" w:sz="0" w:space="0" w:color="auto"/>
                    <w:right w:val="none" w:sz="0" w:space="0" w:color="auto"/>
                  </w:divBdr>
                </w:div>
                <w:div w:id="8340204">
                  <w:marLeft w:val="0"/>
                  <w:marRight w:val="0"/>
                  <w:marTop w:val="0"/>
                  <w:marBottom w:val="0"/>
                  <w:divBdr>
                    <w:top w:val="none" w:sz="0" w:space="0" w:color="auto"/>
                    <w:left w:val="none" w:sz="0" w:space="0" w:color="auto"/>
                    <w:bottom w:val="none" w:sz="0" w:space="0" w:color="auto"/>
                    <w:right w:val="none" w:sz="0" w:space="0" w:color="auto"/>
                  </w:divBdr>
                </w:div>
                <w:div w:id="14113844">
                  <w:marLeft w:val="0"/>
                  <w:marRight w:val="0"/>
                  <w:marTop w:val="0"/>
                  <w:marBottom w:val="0"/>
                  <w:divBdr>
                    <w:top w:val="none" w:sz="0" w:space="0" w:color="auto"/>
                    <w:left w:val="none" w:sz="0" w:space="0" w:color="auto"/>
                    <w:bottom w:val="none" w:sz="0" w:space="0" w:color="auto"/>
                    <w:right w:val="none" w:sz="0" w:space="0" w:color="auto"/>
                  </w:divBdr>
                </w:div>
                <w:div w:id="15011604">
                  <w:marLeft w:val="0"/>
                  <w:marRight w:val="0"/>
                  <w:marTop w:val="0"/>
                  <w:marBottom w:val="0"/>
                  <w:divBdr>
                    <w:top w:val="none" w:sz="0" w:space="0" w:color="auto"/>
                    <w:left w:val="none" w:sz="0" w:space="0" w:color="auto"/>
                    <w:bottom w:val="none" w:sz="0" w:space="0" w:color="auto"/>
                    <w:right w:val="none" w:sz="0" w:space="0" w:color="auto"/>
                  </w:divBdr>
                </w:div>
                <w:div w:id="23798863">
                  <w:marLeft w:val="0"/>
                  <w:marRight w:val="0"/>
                  <w:marTop w:val="0"/>
                  <w:marBottom w:val="0"/>
                  <w:divBdr>
                    <w:top w:val="none" w:sz="0" w:space="0" w:color="auto"/>
                    <w:left w:val="none" w:sz="0" w:space="0" w:color="auto"/>
                    <w:bottom w:val="none" w:sz="0" w:space="0" w:color="auto"/>
                    <w:right w:val="none" w:sz="0" w:space="0" w:color="auto"/>
                  </w:divBdr>
                </w:div>
                <w:div w:id="25912902">
                  <w:marLeft w:val="0"/>
                  <w:marRight w:val="0"/>
                  <w:marTop w:val="0"/>
                  <w:marBottom w:val="0"/>
                  <w:divBdr>
                    <w:top w:val="none" w:sz="0" w:space="0" w:color="auto"/>
                    <w:left w:val="none" w:sz="0" w:space="0" w:color="auto"/>
                    <w:bottom w:val="none" w:sz="0" w:space="0" w:color="auto"/>
                    <w:right w:val="none" w:sz="0" w:space="0" w:color="auto"/>
                  </w:divBdr>
                </w:div>
                <w:div w:id="27729090">
                  <w:marLeft w:val="0"/>
                  <w:marRight w:val="0"/>
                  <w:marTop w:val="0"/>
                  <w:marBottom w:val="0"/>
                  <w:divBdr>
                    <w:top w:val="none" w:sz="0" w:space="0" w:color="auto"/>
                    <w:left w:val="none" w:sz="0" w:space="0" w:color="auto"/>
                    <w:bottom w:val="none" w:sz="0" w:space="0" w:color="auto"/>
                    <w:right w:val="none" w:sz="0" w:space="0" w:color="auto"/>
                  </w:divBdr>
                </w:div>
                <w:div w:id="30422887">
                  <w:marLeft w:val="0"/>
                  <w:marRight w:val="0"/>
                  <w:marTop w:val="0"/>
                  <w:marBottom w:val="0"/>
                  <w:divBdr>
                    <w:top w:val="none" w:sz="0" w:space="0" w:color="auto"/>
                    <w:left w:val="none" w:sz="0" w:space="0" w:color="auto"/>
                    <w:bottom w:val="none" w:sz="0" w:space="0" w:color="auto"/>
                    <w:right w:val="none" w:sz="0" w:space="0" w:color="auto"/>
                  </w:divBdr>
                </w:div>
                <w:div w:id="31537456">
                  <w:marLeft w:val="0"/>
                  <w:marRight w:val="0"/>
                  <w:marTop w:val="0"/>
                  <w:marBottom w:val="0"/>
                  <w:divBdr>
                    <w:top w:val="none" w:sz="0" w:space="0" w:color="auto"/>
                    <w:left w:val="none" w:sz="0" w:space="0" w:color="auto"/>
                    <w:bottom w:val="none" w:sz="0" w:space="0" w:color="auto"/>
                    <w:right w:val="none" w:sz="0" w:space="0" w:color="auto"/>
                  </w:divBdr>
                </w:div>
                <w:div w:id="32268328">
                  <w:marLeft w:val="0"/>
                  <w:marRight w:val="0"/>
                  <w:marTop w:val="0"/>
                  <w:marBottom w:val="0"/>
                  <w:divBdr>
                    <w:top w:val="none" w:sz="0" w:space="0" w:color="auto"/>
                    <w:left w:val="none" w:sz="0" w:space="0" w:color="auto"/>
                    <w:bottom w:val="none" w:sz="0" w:space="0" w:color="auto"/>
                    <w:right w:val="none" w:sz="0" w:space="0" w:color="auto"/>
                  </w:divBdr>
                </w:div>
                <w:div w:id="34163783">
                  <w:marLeft w:val="0"/>
                  <w:marRight w:val="0"/>
                  <w:marTop w:val="0"/>
                  <w:marBottom w:val="0"/>
                  <w:divBdr>
                    <w:top w:val="none" w:sz="0" w:space="0" w:color="auto"/>
                    <w:left w:val="none" w:sz="0" w:space="0" w:color="auto"/>
                    <w:bottom w:val="none" w:sz="0" w:space="0" w:color="auto"/>
                    <w:right w:val="none" w:sz="0" w:space="0" w:color="auto"/>
                  </w:divBdr>
                </w:div>
                <w:div w:id="35200371">
                  <w:marLeft w:val="0"/>
                  <w:marRight w:val="0"/>
                  <w:marTop w:val="0"/>
                  <w:marBottom w:val="0"/>
                  <w:divBdr>
                    <w:top w:val="none" w:sz="0" w:space="0" w:color="auto"/>
                    <w:left w:val="none" w:sz="0" w:space="0" w:color="auto"/>
                    <w:bottom w:val="none" w:sz="0" w:space="0" w:color="auto"/>
                    <w:right w:val="none" w:sz="0" w:space="0" w:color="auto"/>
                  </w:divBdr>
                </w:div>
                <w:div w:id="38092205">
                  <w:marLeft w:val="0"/>
                  <w:marRight w:val="0"/>
                  <w:marTop w:val="0"/>
                  <w:marBottom w:val="0"/>
                  <w:divBdr>
                    <w:top w:val="none" w:sz="0" w:space="0" w:color="auto"/>
                    <w:left w:val="none" w:sz="0" w:space="0" w:color="auto"/>
                    <w:bottom w:val="none" w:sz="0" w:space="0" w:color="auto"/>
                    <w:right w:val="none" w:sz="0" w:space="0" w:color="auto"/>
                  </w:divBdr>
                </w:div>
                <w:div w:id="40204420">
                  <w:marLeft w:val="0"/>
                  <w:marRight w:val="0"/>
                  <w:marTop w:val="0"/>
                  <w:marBottom w:val="0"/>
                  <w:divBdr>
                    <w:top w:val="none" w:sz="0" w:space="0" w:color="auto"/>
                    <w:left w:val="none" w:sz="0" w:space="0" w:color="auto"/>
                    <w:bottom w:val="none" w:sz="0" w:space="0" w:color="auto"/>
                    <w:right w:val="none" w:sz="0" w:space="0" w:color="auto"/>
                  </w:divBdr>
                </w:div>
                <w:div w:id="41176206">
                  <w:marLeft w:val="0"/>
                  <w:marRight w:val="0"/>
                  <w:marTop w:val="0"/>
                  <w:marBottom w:val="0"/>
                  <w:divBdr>
                    <w:top w:val="none" w:sz="0" w:space="0" w:color="auto"/>
                    <w:left w:val="none" w:sz="0" w:space="0" w:color="auto"/>
                    <w:bottom w:val="none" w:sz="0" w:space="0" w:color="auto"/>
                    <w:right w:val="none" w:sz="0" w:space="0" w:color="auto"/>
                  </w:divBdr>
                </w:div>
                <w:div w:id="42288822">
                  <w:marLeft w:val="0"/>
                  <w:marRight w:val="0"/>
                  <w:marTop w:val="0"/>
                  <w:marBottom w:val="0"/>
                  <w:divBdr>
                    <w:top w:val="none" w:sz="0" w:space="0" w:color="auto"/>
                    <w:left w:val="none" w:sz="0" w:space="0" w:color="auto"/>
                    <w:bottom w:val="none" w:sz="0" w:space="0" w:color="auto"/>
                    <w:right w:val="none" w:sz="0" w:space="0" w:color="auto"/>
                  </w:divBdr>
                </w:div>
                <w:div w:id="42559314">
                  <w:marLeft w:val="0"/>
                  <w:marRight w:val="0"/>
                  <w:marTop w:val="0"/>
                  <w:marBottom w:val="0"/>
                  <w:divBdr>
                    <w:top w:val="none" w:sz="0" w:space="0" w:color="auto"/>
                    <w:left w:val="none" w:sz="0" w:space="0" w:color="auto"/>
                    <w:bottom w:val="none" w:sz="0" w:space="0" w:color="auto"/>
                    <w:right w:val="none" w:sz="0" w:space="0" w:color="auto"/>
                  </w:divBdr>
                </w:div>
                <w:div w:id="43144347">
                  <w:marLeft w:val="0"/>
                  <w:marRight w:val="0"/>
                  <w:marTop w:val="0"/>
                  <w:marBottom w:val="0"/>
                  <w:divBdr>
                    <w:top w:val="none" w:sz="0" w:space="0" w:color="auto"/>
                    <w:left w:val="none" w:sz="0" w:space="0" w:color="auto"/>
                    <w:bottom w:val="none" w:sz="0" w:space="0" w:color="auto"/>
                    <w:right w:val="none" w:sz="0" w:space="0" w:color="auto"/>
                  </w:divBdr>
                </w:div>
                <w:div w:id="44834946">
                  <w:marLeft w:val="0"/>
                  <w:marRight w:val="0"/>
                  <w:marTop w:val="0"/>
                  <w:marBottom w:val="0"/>
                  <w:divBdr>
                    <w:top w:val="none" w:sz="0" w:space="0" w:color="auto"/>
                    <w:left w:val="none" w:sz="0" w:space="0" w:color="auto"/>
                    <w:bottom w:val="none" w:sz="0" w:space="0" w:color="auto"/>
                    <w:right w:val="none" w:sz="0" w:space="0" w:color="auto"/>
                  </w:divBdr>
                </w:div>
                <w:div w:id="45833888">
                  <w:marLeft w:val="0"/>
                  <w:marRight w:val="0"/>
                  <w:marTop w:val="0"/>
                  <w:marBottom w:val="0"/>
                  <w:divBdr>
                    <w:top w:val="none" w:sz="0" w:space="0" w:color="auto"/>
                    <w:left w:val="none" w:sz="0" w:space="0" w:color="auto"/>
                    <w:bottom w:val="none" w:sz="0" w:space="0" w:color="auto"/>
                    <w:right w:val="none" w:sz="0" w:space="0" w:color="auto"/>
                  </w:divBdr>
                </w:div>
                <w:div w:id="49691922">
                  <w:marLeft w:val="0"/>
                  <w:marRight w:val="0"/>
                  <w:marTop w:val="0"/>
                  <w:marBottom w:val="0"/>
                  <w:divBdr>
                    <w:top w:val="none" w:sz="0" w:space="0" w:color="auto"/>
                    <w:left w:val="none" w:sz="0" w:space="0" w:color="auto"/>
                    <w:bottom w:val="none" w:sz="0" w:space="0" w:color="auto"/>
                    <w:right w:val="none" w:sz="0" w:space="0" w:color="auto"/>
                  </w:divBdr>
                </w:div>
                <w:div w:id="51464303">
                  <w:marLeft w:val="0"/>
                  <w:marRight w:val="0"/>
                  <w:marTop w:val="0"/>
                  <w:marBottom w:val="0"/>
                  <w:divBdr>
                    <w:top w:val="none" w:sz="0" w:space="0" w:color="auto"/>
                    <w:left w:val="none" w:sz="0" w:space="0" w:color="auto"/>
                    <w:bottom w:val="none" w:sz="0" w:space="0" w:color="auto"/>
                    <w:right w:val="none" w:sz="0" w:space="0" w:color="auto"/>
                  </w:divBdr>
                </w:div>
                <w:div w:id="52702506">
                  <w:marLeft w:val="0"/>
                  <w:marRight w:val="0"/>
                  <w:marTop w:val="0"/>
                  <w:marBottom w:val="0"/>
                  <w:divBdr>
                    <w:top w:val="none" w:sz="0" w:space="0" w:color="auto"/>
                    <w:left w:val="none" w:sz="0" w:space="0" w:color="auto"/>
                    <w:bottom w:val="none" w:sz="0" w:space="0" w:color="auto"/>
                    <w:right w:val="none" w:sz="0" w:space="0" w:color="auto"/>
                  </w:divBdr>
                </w:div>
                <w:div w:id="55596140">
                  <w:marLeft w:val="0"/>
                  <w:marRight w:val="0"/>
                  <w:marTop w:val="0"/>
                  <w:marBottom w:val="0"/>
                  <w:divBdr>
                    <w:top w:val="none" w:sz="0" w:space="0" w:color="auto"/>
                    <w:left w:val="none" w:sz="0" w:space="0" w:color="auto"/>
                    <w:bottom w:val="none" w:sz="0" w:space="0" w:color="auto"/>
                    <w:right w:val="none" w:sz="0" w:space="0" w:color="auto"/>
                  </w:divBdr>
                </w:div>
                <w:div w:id="60061106">
                  <w:marLeft w:val="0"/>
                  <w:marRight w:val="0"/>
                  <w:marTop w:val="0"/>
                  <w:marBottom w:val="0"/>
                  <w:divBdr>
                    <w:top w:val="none" w:sz="0" w:space="0" w:color="auto"/>
                    <w:left w:val="none" w:sz="0" w:space="0" w:color="auto"/>
                    <w:bottom w:val="none" w:sz="0" w:space="0" w:color="auto"/>
                    <w:right w:val="none" w:sz="0" w:space="0" w:color="auto"/>
                  </w:divBdr>
                </w:div>
                <w:div w:id="60715573">
                  <w:marLeft w:val="0"/>
                  <w:marRight w:val="0"/>
                  <w:marTop w:val="0"/>
                  <w:marBottom w:val="0"/>
                  <w:divBdr>
                    <w:top w:val="none" w:sz="0" w:space="0" w:color="auto"/>
                    <w:left w:val="none" w:sz="0" w:space="0" w:color="auto"/>
                    <w:bottom w:val="none" w:sz="0" w:space="0" w:color="auto"/>
                    <w:right w:val="none" w:sz="0" w:space="0" w:color="auto"/>
                  </w:divBdr>
                </w:div>
                <w:div w:id="61100783">
                  <w:marLeft w:val="0"/>
                  <w:marRight w:val="0"/>
                  <w:marTop w:val="0"/>
                  <w:marBottom w:val="0"/>
                  <w:divBdr>
                    <w:top w:val="none" w:sz="0" w:space="0" w:color="auto"/>
                    <w:left w:val="none" w:sz="0" w:space="0" w:color="auto"/>
                    <w:bottom w:val="none" w:sz="0" w:space="0" w:color="auto"/>
                    <w:right w:val="none" w:sz="0" w:space="0" w:color="auto"/>
                  </w:divBdr>
                </w:div>
                <w:div w:id="63189849">
                  <w:marLeft w:val="0"/>
                  <w:marRight w:val="0"/>
                  <w:marTop w:val="0"/>
                  <w:marBottom w:val="0"/>
                  <w:divBdr>
                    <w:top w:val="none" w:sz="0" w:space="0" w:color="auto"/>
                    <w:left w:val="none" w:sz="0" w:space="0" w:color="auto"/>
                    <w:bottom w:val="none" w:sz="0" w:space="0" w:color="auto"/>
                    <w:right w:val="none" w:sz="0" w:space="0" w:color="auto"/>
                  </w:divBdr>
                </w:div>
                <w:div w:id="64648213">
                  <w:marLeft w:val="0"/>
                  <w:marRight w:val="0"/>
                  <w:marTop w:val="0"/>
                  <w:marBottom w:val="0"/>
                  <w:divBdr>
                    <w:top w:val="none" w:sz="0" w:space="0" w:color="auto"/>
                    <w:left w:val="none" w:sz="0" w:space="0" w:color="auto"/>
                    <w:bottom w:val="none" w:sz="0" w:space="0" w:color="auto"/>
                    <w:right w:val="none" w:sz="0" w:space="0" w:color="auto"/>
                  </w:divBdr>
                </w:div>
                <w:div w:id="65542051">
                  <w:marLeft w:val="0"/>
                  <w:marRight w:val="0"/>
                  <w:marTop w:val="0"/>
                  <w:marBottom w:val="0"/>
                  <w:divBdr>
                    <w:top w:val="none" w:sz="0" w:space="0" w:color="auto"/>
                    <w:left w:val="none" w:sz="0" w:space="0" w:color="auto"/>
                    <w:bottom w:val="none" w:sz="0" w:space="0" w:color="auto"/>
                    <w:right w:val="none" w:sz="0" w:space="0" w:color="auto"/>
                  </w:divBdr>
                </w:div>
                <w:div w:id="67193550">
                  <w:marLeft w:val="0"/>
                  <w:marRight w:val="0"/>
                  <w:marTop w:val="0"/>
                  <w:marBottom w:val="0"/>
                  <w:divBdr>
                    <w:top w:val="none" w:sz="0" w:space="0" w:color="auto"/>
                    <w:left w:val="none" w:sz="0" w:space="0" w:color="auto"/>
                    <w:bottom w:val="none" w:sz="0" w:space="0" w:color="auto"/>
                    <w:right w:val="none" w:sz="0" w:space="0" w:color="auto"/>
                  </w:divBdr>
                </w:div>
                <w:div w:id="70740458">
                  <w:marLeft w:val="0"/>
                  <w:marRight w:val="0"/>
                  <w:marTop w:val="0"/>
                  <w:marBottom w:val="0"/>
                  <w:divBdr>
                    <w:top w:val="none" w:sz="0" w:space="0" w:color="auto"/>
                    <w:left w:val="none" w:sz="0" w:space="0" w:color="auto"/>
                    <w:bottom w:val="none" w:sz="0" w:space="0" w:color="auto"/>
                    <w:right w:val="none" w:sz="0" w:space="0" w:color="auto"/>
                  </w:divBdr>
                </w:div>
                <w:div w:id="71513956">
                  <w:marLeft w:val="0"/>
                  <w:marRight w:val="0"/>
                  <w:marTop w:val="0"/>
                  <w:marBottom w:val="0"/>
                  <w:divBdr>
                    <w:top w:val="none" w:sz="0" w:space="0" w:color="auto"/>
                    <w:left w:val="none" w:sz="0" w:space="0" w:color="auto"/>
                    <w:bottom w:val="none" w:sz="0" w:space="0" w:color="auto"/>
                    <w:right w:val="none" w:sz="0" w:space="0" w:color="auto"/>
                  </w:divBdr>
                </w:div>
                <w:div w:id="72051004">
                  <w:marLeft w:val="0"/>
                  <w:marRight w:val="0"/>
                  <w:marTop w:val="0"/>
                  <w:marBottom w:val="0"/>
                  <w:divBdr>
                    <w:top w:val="none" w:sz="0" w:space="0" w:color="auto"/>
                    <w:left w:val="none" w:sz="0" w:space="0" w:color="auto"/>
                    <w:bottom w:val="none" w:sz="0" w:space="0" w:color="auto"/>
                    <w:right w:val="none" w:sz="0" w:space="0" w:color="auto"/>
                  </w:divBdr>
                </w:div>
                <w:div w:id="72435378">
                  <w:marLeft w:val="0"/>
                  <w:marRight w:val="0"/>
                  <w:marTop w:val="0"/>
                  <w:marBottom w:val="0"/>
                  <w:divBdr>
                    <w:top w:val="none" w:sz="0" w:space="0" w:color="auto"/>
                    <w:left w:val="none" w:sz="0" w:space="0" w:color="auto"/>
                    <w:bottom w:val="none" w:sz="0" w:space="0" w:color="auto"/>
                    <w:right w:val="none" w:sz="0" w:space="0" w:color="auto"/>
                  </w:divBdr>
                </w:div>
                <w:div w:id="77291149">
                  <w:marLeft w:val="0"/>
                  <w:marRight w:val="0"/>
                  <w:marTop w:val="0"/>
                  <w:marBottom w:val="0"/>
                  <w:divBdr>
                    <w:top w:val="none" w:sz="0" w:space="0" w:color="auto"/>
                    <w:left w:val="none" w:sz="0" w:space="0" w:color="auto"/>
                    <w:bottom w:val="none" w:sz="0" w:space="0" w:color="auto"/>
                    <w:right w:val="none" w:sz="0" w:space="0" w:color="auto"/>
                  </w:divBdr>
                </w:div>
                <w:div w:id="78214950">
                  <w:marLeft w:val="0"/>
                  <w:marRight w:val="0"/>
                  <w:marTop w:val="0"/>
                  <w:marBottom w:val="0"/>
                  <w:divBdr>
                    <w:top w:val="none" w:sz="0" w:space="0" w:color="auto"/>
                    <w:left w:val="none" w:sz="0" w:space="0" w:color="auto"/>
                    <w:bottom w:val="none" w:sz="0" w:space="0" w:color="auto"/>
                    <w:right w:val="none" w:sz="0" w:space="0" w:color="auto"/>
                  </w:divBdr>
                </w:div>
                <w:div w:id="78796491">
                  <w:marLeft w:val="0"/>
                  <w:marRight w:val="0"/>
                  <w:marTop w:val="0"/>
                  <w:marBottom w:val="0"/>
                  <w:divBdr>
                    <w:top w:val="none" w:sz="0" w:space="0" w:color="auto"/>
                    <w:left w:val="none" w:sz="0" w:space="0" w:color="auto"/>
                    <w:bottom w:val="none" w:sz="0" w:space="0" w:color="auto"/>
                    <w:right w:val="none" w:sz="0" w:space="0" w:color="auto"/>
                  </w:divBdr>
                </w:div>
                <w:div w:id="79911927">
                  <w:marLeft w:val="0"/>
                  <w:marRight w:val="0"/>
                  <w:marTop w:val="0"/>
                  <w:marBottom w:val="0"/>
                  <w:divBdr>
                    <w:top w:val="none" w:sz="0" w:space="0" w:color="auto"/>
                    <w:left w:val="none" w:sz="0" w:space="0" w:color="auto"/>
                    <w:bottom w:val="none" w:sz="0" w:space="0" w:color="auto"/>
                    <w:right w:val="none" w:sz="0" w:space="0" w:color="auto"/>
                  </w:divBdr>
                </w:div>
                <w:div w:id="80683191">
                  <w:marLeft w:val="0"/>
                  <w:marRight w:val="0"/>
                  <w:marTop w:val="0"/>
                  <w:marBottom w:val="0"/>
                  <w:divBdr>
                    <w:top w:val="none" w:sz="0" w:space="0" w:color="auto"/>
                    <w:left w:val="none" w:sz="0" w:space="0" w:color="auto"/>
                    <w:bottom w:val="none" w:sz="0" w:space="0" w:color="auto"/>
                    <w:right w:val="none" w:sz="0" w:space="0" w:color="auto"/>
                  </w:divBdr>
                </w:div>
                <w:div w:id="82117586">
                  <w:marLeft w:val="0"/>
                  <w:marRight w:val="0"/>
                  <w:marTop w:val="0"/>
                  <w:marBottom w:val="0"/>
                  <w:divBdr>
                    <w:top w:val="none" w:sz="0" w:space="0" w:color="auto"/>
                    <w:left w:val="none" w:sz="0" w:space="0" w:color="auto"/>
                    <w:bottom w:val="none" w:sz="0" w:space="0" w:color="auto"/>
                    <w:right w:val="none" w:sz="0" w:space="0" w:color="auto"/>
                  </w:divBdr>
                </w:div>
                <w:div w:id="83065667">
                  <w:marLeft w:val="0"/>
                  <w:marRight w:val="0"/>
                  <w:marTop w:val="0"/>
                  <w:marBottom w:val="0"/>
                  <w:divBdr>
                    <w:top w:val="none" w:sz="0" w:space="0" w:color="auto"/>
                    <w:left w:val="none" w:sz="0" w:space="0" w:color="auto"/>
                    <w:bottom w:val="none" w:sz="0" w:space="0" w:color="auto"/>
                    <w:right w:val="none" w:sz="0" w:space="0" w:color="auto"/>
                  </w:divBdr>
                </w:div>
                <w:div w:id="83187814">
                  <w:marLeft w:val="0"/>
                  <w:marRight w:val="0"/>
                  <w:marTop w:val="0"/>
                  <w:marBottom w:val="0"/>
                  <w:divBdr>
                    <w:top w:val="none" w:sz="0" w:space="0" w:color="auto"/>
                    <w:left w:val="none" w:sz="0" w:space="0" w:color="auto"/>
                    <w:bottom w:val="none" w:sz="0" w:space="0" w:color="auto"/>
                    <w:right w:val="none" w:sz="0" w:space="0" w:color="auto"/>
                  </w:divBdr>
                </w:div>
                <w:div w:id="87971553">
                  <w:marLeft w:val="0"/>
                  <w:marRight w:val="0"/>
                  <w:marTop w:val="0"/>
                  <w:marBottom w:val="0"/>
                  <w:divBdr>
                    <w:top w:val="none" w:sz="0" w:space="0" w:color="auto"/>
                    <w:left w:val="none" w:sz="0" w:space="0" w:color="auto"/>
                    <w:bottom w:val="none" w:sz="0" w:space="0" w:color="auto"/>
                    <w:right w:val="none" w:sz="0" w:space="0" w:color="auto"/>
                  </w:divBdr>
                </w:div>
                <w:div w:id="88085588">
                  <w:marLeft w:val="0"/>
                  <w:marRight w:val="0"/>
                  <w:marTop w:val="0"/>
                  <w:marBottom w:val="0"/>
                  <w:divBdr>
                    <w:top w:val="none" w:sz="0" w:space="0" w:color="auto"/>
                    <w:left w:val="none" w:sz="0" w:space="0" w:color="auto"/>
                    <w:bottom w:val="none" w:sz="0" w:space="0" w:color="auto"/>
                    <w:right w:val="none" w:sz="0" w:space="0" w:color="auto"/>
                  </w:divBdr>
                </w:div>
                <w:div w:id="93324077">
                  <w:marLeft w:val="0"/>
                  <w:marRight w:val="0"/>
                  <w:marTop w:val="0"/>
                  <w:marBottom w:val="0"/>
                  <w:divBdr>
                    <w:top w:val="none" w:sz="0" w:space="0" w:color="auto"/>
                    <w:left w:val="none" w:sz="0" w:space="0" w:color="auto"/>
                    <w:bottom w:val="none" w:sz="0" w:space="0" w:color="auto"/>
                    <w:right w:val="none" w:sz="0" w:space="0" w:color="auto"/>
                  </w:divBdr>
                </w:div>
                <w:div w:id="93716526">
                  <w:marLeft w:val="0"/>
                  <w:marRight w:val="0"/>
                  <w:marTop w:val="0"/>
                  <w:marBottom w:val="0"/>
                  <w:divBdr>
                    <w:top w:val="none" w:sz="0" w:space="0" w:color="auto"/>
                    <w:left w:val="none" w:sz="0" w:space="0" w:color="auto"/>
                    <w:bottom w:val="none" w:sz="0" w:space="0" w:color="auto"/>
                    <w:right w:val="none" w:sz="0" w:space="0" w:color="auto"/>
                  </w:divBdr>
                </w:div>
                <w:div w:id="96222608">
                  <w:marLeft w:val="0"/>
                  <w:marRight w:val="0"/>
                  <w:marTop w:val="0"/>
                  <w:marBottom w:val="0"/>
                  <w:divBdr>
                    <w:top w:val="none" w:sz="0" w:space="0" w:color="auto"/>
                    <w:left w:val="none" w:sz="0" w:space="0" w:color="auto"/>
                    <w:bottom w:val="none" w:sz="0" w:space="0" w:color="auto"/>
                    <w:right w:val="none" w:sz="0" w:space="0" w:color="auto"/>
                  </w:divBdr>
                </w:div>
                <w:div w:id="98065426">
                  <w:marLeft w:val="0"/>
                  <w:marRight w:val="0"/>
                  <w:marTop w:val="0"/>
                  <w:marBottom w:val="0"/>
                  <w:divBdr>
                    <w:top w:val="none" w:sz="0" w:space="0" w:color="auto"/>
                    <w:left w:val="none" w:sz="0" w:space="0" w:color="auto"/>
                    <w:bottom w:val="none" w:sz="0" w:space="0" w:color="auto"/>
                    <w:right w:val="none" w:sz="0" w:space="0" w:color="auto"/>
                  </w:divBdr>
                </w:div>
                <w:div w:id="99185835">
                  <w:marLeft w:val="0"/>
                  <w:marRight w:val="0"/>
                  <w:marTop w:val="0"/>
                  <w:marBottom w:val="0"/>
                  <w:divBdr>
                    <w:top w:val="none" w:sz="0" w:space="0" w:color="auto"/>
                    <w:left w:val="none" w:sz="0" w:space="0" w:color="auto"/>
                    <w:bottom w:val="none" w:sz="0" w:space="0" w:color="auto"/>
                    <w:right w:val="none" w:sz="0" w:space="0" w:color="auto"/>
                  </w:divBdr>
                </w:div>
                <w:div w:id="100733098">
                  <w:marLeft w:val="0"/>
                  <w:marRight w:val="0"/>
                  <w:marTop w:val="0"/>
                  <w:marBottom w:val="0"/>
                  <w:divBdr>
                    <w:top w:val="none" w:sz="0" w:space="0" w:color="auto"/>
                    <w:left w:val="none" w:sz="0" w:space="0" w:color="auto"/>
                    <w:bottom w:val="none" w:sz="0" w:space="0" w:color="auto"/>
                    <w:right w:val="none" w:sz="0" w:space="0" w:color="auto"/>
                  </w:divBdr>
                </w:div>
                <w:div w:id="102263952">
                  <w:marLeft w:val="0"/>
                  <w:marRight w:val="0"/>
                  <w:marTop w:val="0"/>
                  <w:marBottom w:val="0"/>
                  <w:divBdr>
                    <w:top w:val="none" w:sz="0" w:space="0" w:color="auto"/>
                    <w:left w:val="none" w:sz="0" w:space="0" w:color="auto"/>
                    <w:bottom w:val="none" w:sz="0" w:space="0" w:color="auto"/>
                    <w:right w:val="none" w:sz="0" w:space="0" w:color="auto"/>
                  </w:divBdr>
                </w:div>
                <w:div w:id="103228258">
                  <w:marLeft w:val="0"/>
                  <w:marRight w:val="0"/>
                  <w:marTop w:val="0"/>
                  <w:marBottom w:val="0"/>
                  <w:divBdr>
                    <w:top w:val="none" w:sz="0" w:space="0" w:color="auto"/>
                    <w:left w:val="none" w:sz="0" w:space="0" w:color="auto"/>
                    <w:bottom w:val="none" w:sz="0" w:space="0" w:color="auto"/>
                    <w:right w:val="none" w:sz="0" w:space="0" w:color="auto"/>
                  </w:divBdr>
                </w:div>
                <w:div w:id="106437648">
                  <w:marLeft w:val="0"/>
                  <w:marRight w:val="0"/>
                  <w:marTop w:val="0"/>
                  <w:marBottom w:val="0"/>
                  <w:divBdr>
                    <w:top w:val="none" w:sz="0" w:space="0" w:color="auto"/>
                    <w:left w:val="none" w:sz="0" w:space="0" w:color="auto"/>
                    <w:bottom w:val="none" w:sz="0" w:space="0" w:color="auto"/>
                    <w:right w:val="none" w:sz="0" w:space="0" w:color="auto"/>
                  </w:divBdr>
                </w:div>
                <w:div w:id="106704821">
                  <w:marLeft w:val="0"/>
                  <w:marRight w:val="0"/>
                  <w:marTop w:val="0"/>
                  <w:marBottom w:val="0"/>
                  <w:divBdr>
                    <w:top w:val="none" w:sz="0" w:space="0" w:color="auto"/>
                    <w:left w:val="none" w:sz="0" w:space="0" w:color="auto"/>
                    <w:bottom w:val="none" w:sz="0" w:space="0" w:color="auto"/>
                    <w:right w:val="none" w:sz="0" w:space="0" w:color="auto"/>
                  </w:divBdr>
                </w:div>
                <w:div w:id="109008308">
                  <w:marLeft w:val="0"/>
                  <w:marRight w:val="0"/>
                  <w:marTop w:val="0"/>
                  <w:marBottom w:val="0"/>
                  <w:divBdr>
                    <w:top w:val="none" w:sz="0" w:space="0" w:color="auto"/>
                    <w:left w:val="none" w:sz="0" w:space="0" w:color="auto"/>
                    <w:bottom w:val="none" w:sz="0" w:space="0" w:color="auto"/>
                    <w:right w:val="none" w:sz="0" w:space="0" w:color="auto"/>
                  </w:divBdr>
                </w:div>
                <w:div w:id="110322030">
                  <w:marLeft w:val="0"/>
                  <w:marRight w:val="0"/>
                  <w:marTop w:val="0"/>
                  <w:marBottom w:val="0"/>
                  <w:divBdr>
                    <w:top w:val="none" w:sz="0" w:space="0" w:color="auto"/>
                    <w:left w:val="none" w:sz="0" w:space="0" w:color="auto"/>
                    <w:bottom w:val="none" w:sz="0" w:space="0" w:color="auto"/>
                    <w:right w:val="none" w:sz="0" w:space="0" w:color="auto"/>
                  </w:divBdr>
                </w:div>
                <w:div w:id="110636131">
                  <w:marLeft w:val="0"/>
                  <w:marRight w:val="0"/>
                  <w:marTop w:val="0"/>
                  <w:marBottom w:val="0"/>
                  <w:divBdr>
                    <w:top w:val="none" w:sz="0" w:space="0" w:color="auto"/>
                    <w:left w:val="none" w:sz="0" w:space="0" w:color="auto"/>
                    <w:bottom w:val="none" w:sz="0" w:space="0" w:color="auto"/>
                    <w:right w:val="none" w:sz="0" w:space="0" w:color="auto"/>
                  </w:divBdr>
                </w:div>
                <w:div w:id="111948456">
                  <w:marLeft w:val="0"/>
                  <w:marRight w:val="0"/>
                  <w:marTop w:val="0"/>
                  <w:marBottom w:val="0"/>
                  <w:divBdr>
                    <w:top w:val="none" w:sz="0" w:space="0" w:color="auto"/>
                    <w:left w:val="none" w:sz="0" w:space="0" w:color="auto"/>
                    <w:bottom w:val="none" w:sz="0" w:space="0" w:color="auto"/>
                    <w:right w:val="none" w:sz="0" w:space="0" w:color="auto"/>
                  </w:divBdr>
                </w:div>
                <w:div w:id="115956006">
                  <w:marLeft w:val="0"/>
                  <w:marRight w:val="0"/>
                  <w:marTop w:val="0"/>
                  <w:marBottom w:val="0"/>
                  <w:divBdr>
                    <w:top w:val="none" w:sz="0" w:space="0" w:color="auto"/>
                    <w:left w:val="none" w:sz="0" w:space="0" w:color="auto"/>
                    <w:bottom w:val="none" w:sz="0" w:space="0" w:color="auto"/>
                    <w:right w:val="none" w:sz="0" w:space="0" w:color="auto"/>
                  </w:divBdr>
                </w:div>
                <w:div w:id="119225757">
                  <w:marLeft w:val="0"/>
                  <w:marRight w:val="0"/>
                  <w:marTop w:val="0"/>
                  <w:marBottom w:val="0"/>
                  <w:divBdr>
                    <w:top w:val="none" w:sz="0" w:space="0" w:color="auto"/>
                    <w:left w:val="none" w:sz="0" w:space="0" w:color="auto"/>
                    <w:bottom w:val="none" w:sz="0" w:space="0" w:color="auto"/>
                    <w:right w:val="none" w:sz="0" w:space="0" w:color="auto"/>
                  </w:divBdr>
                </w:div>
                <w:div w:id="119344112">
                  <w:marLeft w:val="0"/>
                  <w:marRight w:val="0"/>
                  <w:marTop w:val="0"/>
                  <w:marBottom w:val="0"/>
                  <w:divBdr>
                    <w:top w:val="none" w:sz="0" w:space="0" w:color="auto"/>
                    <w:left w:val="none" w:sz="0" w:space="0" w:color="auto"/>
                    <w:bottom w:val="none" w:sz="0" w:space="0" w:color="auto"/>
                    <w:right w:val="none" w:sz="0" w:space="0" w:color="auto"/>
                  </w:divBdr>
                </w:div>
                <w:div w:id="119884866">
                  <w:marLeft w:val="0"/>
                  <w:marRight w:val="0"/>
                  <w:marTop w:val="0"/>
                  <w:marBottom w:val="0"/>
                  <w:divBdr>
                    <w:top w:val="none" w:sz="0" w:space="0" w:color="auto"/>
                    <w:left w:val="none" w:sz="0" w:space="0" w:color="auto"/>
                    <w:bottom w:val="none" w:sz="0" w:space="0" w:color="auto"/>
                    <w:right w:val="none" w:sz="0" w:space="0" w:color="auto"/>
                  </w:divBdr>
                </w:div>
                <w:div w:id="121268832">
                  <w:marLeft w:val="0"/>
                  <w:marRight w:val="0"/>
                  <w:marTop w:val="0"/>
                  <w:marBottom w:val="0"/>
                  <w:divBdr>
                    <w:top w:val="none" w:sz="0" w:space="0" w:color="auto"/>
                    <w:left w:val="none" w:sz="0" w:space="0" w:color="auto"/>
                    <w:bottom w:val="none" w:sz="0" w:space="0" w:color="auto"/>
                    <w:right w:val="none" w:sz="0" w:space="0" w:color="auto"/>
                  </w:divBdr>
                </w:div>
                <w:div w:id="121776862">
                  <w:marLeft w:val="0"/>
                  <w:marRight w:val="0"/>
                  <w:marTop w:val="0"/>
                  <w:marBottom w:val="0"/>
                  <w:divBdr>
                    <w:top w:val="none" w:sz="0" w:space="0" w:color="auto"/>
                    <w:left w:val="none" w:sz="0" w:space="0" w:color="auto"/>
                    <w:bottom w:val="none" w:sz="0" w:space="0" w:color="auto"/>
                    <w:right w:val="none" w:sz="0" w:space="0" w:color="auto"/>
                  </w:divBdr>
                </w:div>
                <w:div w:id="123893492">
                  <w:marLeft w:val="0"/>
                  <w:marRight w:val="0"/>
                  <w:marTop w:val="0"/>
                  <w:marBottom w:val="0"/>
                  <w:divBdr>
                    <w:top w:val="none" w:sz="0" w:space="0" w:color="auto"/>
                    <w:left w:val="none" w:sz="0" w:space="0" w:color="auto"/>
                    <w:bottom w:val="none" w:sz="0" w:space="0" w:color="auto"/>
                    <w:right w:val="none" w:sz="0" w:space="0" w:color="auto"/>
                  </w:divBdr>
                </w:div>
                <w:div w:id="125127937">
                  <w:marLeft w:val="0"/>
                  <w:marRight w:val="0"/>
                  <w:marTop w:val="0"/>
                  <w:marBottom w:val="0"/>
                  <w:divBdr>
                    <w:top w:val="none" w:sz="0" w:space="0" w:color="auto"/>
                    <w:left w:val="none" w:sz="0" w:space="0" w:color="auto"/>
                    <w:bottom w:val="none" w:sz="0" w:space="0" w:color="auto"/>
                    <w:right w:val="none" w:sz="0" w:space="0" w:color="auto"/>
                  </w:divBdr>
                </w:div>
                <w:div w:id="125241649">
                  <w:marLeft w:val="0"/>
                  <w:marRight w:val="0"/>
                  <w:marTop w:val="0"/>
                  <w:marBottom w:val="0"/>
                  <w:divBdr>
                    <w:top w:val="none" w:sz="0" w:space="0" w:color="auto"/>
                    <w:left w:val="none" w:sz="0" w:space="0" w:color="auto"/>
                    <w:bottom w:val="none" w:sz="0" w:space="0" w:color="auto"/>
                    <w:right w:val="none" w:sz="0" w:space="0" w:color="auto"/>
                  </w:divBdr>
                </w:div>
                <w:div w:id="125389442">
                  <w:marLeft w:val="0"/>
                  <w:marRight w:val="0"/>
                  <w:marTop w:val="0"/>
                  <w:marBottom w:val="0"/>
                  <w:divBdr>
                    <w:top w:val="none" w:sz="0" w:space="0" w:color="auto"/>
                    <w:left w:val="none" w:sz="0" w:space="0" w:color="auto"/>
                    <w:bottom w:val="none" w:sz="0" w:space="0" w:color="auto"/>
                    <w:right w:val="none" w:sz="0" w:space="0" w:color="auto"/>
                  </w:divBdr>
                </w:div>
                <w:div w:id="125700722">
                  <w:marLeft w:val="0"/>
                  <w:marRight w:val="0"/>
                  <w:marTop w:val="0"/>
                  <w:marBottom w:val="0"/>
                  <w:divBdr>
                    <w:top w:val="none" w:sz="0" w:space="0" w:color="auto"/>
                    <w:left w:val="none" w:sz="0" w:space="0" w:color="auto"/>
                    <w:bottom w:val="none" w:sz="0" w:space="0" w:color="auto"/>
                    <w:right w:val="none" w:sz="0" w:space="0" w:color="auto"/>
                  </w:divBdr>
                </w:div>
                <w:div w:id="130295413">
                  <w:marLeft w:val="0"/>
                  <w:marRight w:val="0"/>
                  <w:marTop w:val="0"/>
                  <w:marBottom w:val="0"/>
                  <w:divBdr>
                    <w:top w:val="none" w:sz="0" w:space="0" w:color="auto"/>
                    <w:left w:val="none" w:sz="0" w:space="0" w:color="auto"/>
                    <w:bottom w:val="none" w:sz="0" w:space="0" w:color="auto"/>
                    <w:right w:val="none" w:sz="0" w:space="0" w:color="auto"/>
                  </w:divBdr>
                </w:div>
                <w:div w:id="130634631">
                  <w:marLeft w:val="0"/>
                  <w:marRight w:val="0"/>
                  <w:marTop w:val="0"/>
                  <w:marBottom w:val="0"/>
                  <w:divBdr>
                    <w:top w:val="none" w:sz="0" w:space="0" w:color="auto"/>
                    <w:left w:val="none" w:sz="0" w:space="0" w:color="auto"/>
                    <w:bottom w:val="none" w:sz="0" w:space="0" w:color="auto"/>
                    <w:right w:val="none" w:sz="0" w:space="0" w:color="auto"/>
                  </w:divBdr>
                </w:div>
                <w:div w:id="132135863">
                  <w:marLeft w:val="0"/>
                  <w:marRight w:val="0"/>
                  <w:marTop w:val="0"/>
                  <w:marBottom w:val="0"/>
                  <w:divBdr>
                    <w:top w:val="none" w:sz="0" w:space="0" w:color="auto"/>
                    <w:left w:val="none" w:sz="0" w:space="0" w:color="auto"/>
                    <w:bottom w:val="none" w:sz="0" w:space="0" w:color="auto"/>
                    <w:right w:val="none" w:sz="0" w:space="0" w:color="auto"/>
                  </w:divBdr>
                </w:div>
                <w:div w:id="135807132">
                  <w:marLeft w:val="0"/>
                  <w:marRight w:val="0"/>
                  <w:marTop w:val="0"/>
                  <w:marBottom w:val="0"/>
                  <w:divBdr>
                    <w:top w:val="none" w:sz="0" w:space="0" w:color="auto"/>
                    <w:left w:val="none" w:sz="0" w:space="0" w:color="auto"/>
                    <w:bottom w:val="none" w:sz="0" w:space="0" w:color="auto"/>
                    <w:right w:val="none" w:sz="0" w:space="0" w:color="auto"/>
                  </w:divBdr>
                </w:div>
                <w:div w:id="140510400">
                  <w:marLeft w:val="0"/>
                  <w:marRight w:val="0"/>
                  <w:marTop w:val="0"/>
                  <w:marBottom w:val="0"/>
                  <w:divBdr>
                    <w:top w:val="none" w:sz="0" w:space="0" w:color="auto"/>
                    <w:left w:val="none" w:sz="0" w:space="0" w:color="auto"/>
                    <w:bottom w:val="none" w:sz="0" w:space="0" w:color="auto"/>
                    <w:right w:val="none" w:sz="0" w:space="0" w:color="auto"/>
                  </w:divBdr>
                </w:div>
                <w:div w:id="143399753">
                  <w:marLeft w:val="0"/>
                  <w:marRight w:val="0"/>
                  <w:marTop w:val="0"/>
                  <w:marBottom w:val="0"/>
                  <w:divBdr>
                    <w:top w:val="none" w:sz="0" w:space="0" w:color="auto"/>
                    <w:left w:val="none" w:sz="0" w:space="0" w:color="auto"/>
                    <w:bottom w:val="none" w:sz="0" w:space="0" w:color="auto"/>
                    <w:right w:val="none" w:sz="0" w:space="0" w:color="auto"/>
                  </w:divBdr>
                </w:div>
                <w:div w:id="144246446">
                  <w:marLeft w:val="0"/>
                  <w:marRight w:val="0"/>
                  <w:marTop w:val="0"/>
                  <w:marBottom w:val="0"/>
                  <w:divBdr>
                    <w:top w:val="none" w:sz="0" w:space="0" w:color="auto"/>
                    <w:left w:val="none" w:sz="0" w:space="0" w:color="auto"/>
                    <w:bottom w:val="none" w:sz="0" w:space="0" w:color="auto"/>
                    <w:right w:val="none" w:sz="0" w:space="0" w:color="auto"/>
                  </w:divBdr>
                </w:div>
                <w:div w:id="148789531">
                  <w:marLeft w:val="0"/>
                  <w:marRight w:val="0"/>
                  <w:marTop w:val="0"/>
                  <w:marBottom w:val="0"/>
                  <w:divBdr>
                    <w:top w:val="none" w:sz="0" w:space="0" w:color="auto"/>
                    <w:left w:val="none" w:sz="0" w:space="0" w:color="auto"/>
                    <w:bottom w:val="none" w:sz="0" w:space="0" w:color="auto"/>
                    <w:right w:val="none" w:sz="0" w:space="0" w:color="auto"/>
                  </w:divBdr>
                </w:div>
                <w:div w:id="151675675">
                  <w:marLeft w:val="0"/>
                  <w:marRight w:val="0"/>
                  <w:marTop w:val="0"/>
                  <w:marBottom w:val="0"/>
                  <w:divBdr>
                    <w:top w:val="none" w:sz="0" w:space="0" w:color="auto"/>
                    <w:left w:val="none" w:sz="0" w:space="0" w:color="auto"/>
                    <w:bottom w:val="none" w:sz="0" w:space="0" w:color="auto"/>
                    <w:right w:val="none" w:sz="0" w:space="0" w:color="auto"/>
                  </w:divBdr>
                </w:div>
                <w:div w:id="151994951">
                  <w:marLeft w:val="0"/>
                  <w:marRight w:val="0"/>
                  <w:marTop w:val="0"/>
                  <w:marBottom w:val="0"/>
                  <w:divBdr>
                    <w:top w:val="none" w:sz="0" w:space="0" w:color="auto"/>
                    <w:left w:val="none" w:sz="0" w:space="0" w:color="auto"/>
                    <w:bottom w:val="none" w:sz="0" w:space="0" w:color="auto"/>
                    <w:right w:val="none" w:sz="0" w:space="0" w:color="auto"/>
                  </w:divBdr>
                </w:div>
                <w:div w:id="154107634">
                  <w:marLeft w:val="0"/>
                  <w:marRight w:val="0"/>
                  <w:marTop w:val="0"/>
                  <w:marBottom w:val="0"/>
                  <w:divBdr>
                    <w:top w:val="none" w:sz="0" w:space="0" w:color="auto"/>
                    <w:left w:val="none" w:sz="0" w:space="0" w:color="auto"/>
                    <w:bottom w:val="none" w:sz="0" w:space="0" w:color="auto"/>
                    <w:right w:val="none" w:sz="0" w:space="0" w:color="auto"/>
                  </w:divBdr>
                </w:div>
                <w:div w:id="157112330">
                  <w:marLeft w:val="0"/>
                  <w:marRight w:val="0"/>
                  <w:marTop w:val="0"/>
                  <w:marBottom w:val="0"/>
                  <w:divBdr>
                    <w:top w:val="none" w:sz="0" w:space="0" w:color="auto"/>
                    <w:left w:val="none" w:sz="0" w:space="0" w:color="auto"/>
                    <w:bottom w:val="none" w:sz="0" w:space="0" w:color="auto"/>
                    <w:right w:val="none" w:sz="0" w:space="0" w:color="auto"/>
                  </w:divBdr>
                </w:div>
                <w:div w:id="161551595">
                  <w:marLeft w:val="0"/>
                  <w:marRight w:val="0"/>
                  <w:marTop w:val="0"/>
                  <w:marBottom w:val="0"/>
                  <w:divBdr>
                    <w:top w:val="none" w:sz="0" w:space="0" w:color="auto"/>
                    <w:left w:val="none" w:sz="0" w:space="0" w:color="auto"/>
                    <w:bottom w:val="none" w:sz="0" w:space="0" w:color="auto"/>
                    <w:right w:val="none" w:sz="0" w:space="0" w:color="auto"/>
                  </w:divBdr>
                </w:div>
                <w:div w:id="163983611">
                  <w:marLeft w:val="0"/>
                  <w:marRight w:val="0"/>
                  <w:marTop w:val="0"/>
                  <w:marBottom w:val="0"/>
                  <w:divBdr>
                    <w:top w:val="none" w:sz="0" w:space="0" w:color="auto"/>
                    <w:left w:val="none" w:sz="0" w:space="0" w:color="auto"/>
                    <w:bottom w:val="none" w:sz="0" w:space="0" w:color="auto"/>
                    <w:right w:val="none" w:sz="0" w:space="0" w:color="auto"/>
                  </w:divBdr>
                </w:div>
                <w:div w:id="164369208">
                  <w:marLeft w:val="0"/>
                  <w:marRight w:val="0"/>
                  <w:marTop w:val="0"/>
                  <w:marBottom w:val="0"/>
                  <w:divBdr>
                    <w:top w:val="none" w:sz="0" w:space="0" w:color="auto"/>
                    <w:left w:val="none" w:sz="0" w:space="0" w:color="auto"/>
                    <w:bottom w:val="none" w:sz="0" w:space="0" w:color="auto"/>
                    <w:right w:val="none" w:sz="0" w:space="0" w:color="auto"/>
                  </w:divBdr>
                </w:div>
                <w:div w:id="164901737">
                  <w:marLeft w:val="0"/>
                  <w:marRight w:val="0"/>
                  <w:marTop w:val="0"/>
                  <w:marBottom w:val="0"/>
                  <w:divBdr>
                    <w:top w:val="none" w:sz="0" w:space="0" w:color="auto"/>
                    <w:left w:val="none" w:sz="0" w:space="0" w:color="auto"/>
                    <w:bottom w:val="none" w:sz="0" w:space="0" w:color="auto"/>
                    <w:right w:val="none" w:sz="0" w:space="0" w:color="auto"/>
                  </w:divBdr>
                </w:div>
                <w:div w:id="170994179">
                  <w:marLeft w:val="0"/>
                  <w:marRight w:val="0"/>
                  <w:marTop w:val="0"/>
                  <w:marBottom w:val="0"/>
                  <w:divBdr>
                    <w:top w:val="none" w:sz="0" w:space="0" w:color="auto"/>
                    <w:left w:val="none" w:sz="0" w:space="0" w:color="auto"/>
                    <w:bottom w:val="none" w:sz="0" w:space="0" w:color="auto"/>
                    <w:right w:val="none" w:sz="0" w:space="0" w:color="auto"/>
                  </w:divBdr>
                </w:div>
                <w:div w:id="171342438">
                  <w:marLeft w:val="0"/>
                  <w:marRight w:val="0"/>
                  <w:marTop w:val="0"/>
                  <w:marBottom w:val="0"/>
                  <w:divBdr>
                    <w:top w:val="none" w:sz="0" w:space="0" w:color="auto"/>
                    <w:left w:val="none" w:sz="0" w:space="0" w:color="auto"/>
                    <w:bottom w:val="none" w:sz="0" w:space="0" w:color="auto"/>
                    <w:right w:val="none" w:sz="0" w:space="0" w:color="auto"/>
                  </w:divBdr>
                </w:div>
                <w:div w:id="171409293">
                  <w:marLeft w:val="0"/>
                  <w:marRight w:val="0"/>
                  <w:marTop w:val="0"/>
                  <w:marBottom w:val="0"/>
                  <w:divBdr>
                    <w:top w:val="none" w:sz="0" w:space="0" w:color="auto"/>
                    <w:left w:val="none" w:sz="0" w:space="0" w:color="auto"/>
                    <w:bottom w:val="none" w:sz="0" w:space="0" w:color="auto"/>
                    <w:right w:val="none" w:sz="0" w:space="0" w:color="auto"/>
                  </w:divBdr>
                </w:div>
                <w:div w:id="171728992">
                  <w:marLeft w:val="0"/>
                  <w:marRight w:val="0"/>
                  <w:marTop w:val="0"/>
                  <w:marBottom w:val="0"/>
                  <w:divBdr>
                    <w:top w:val="none" w:sz="0" w:space="0" w:color="auto"/>
                    <w:left w:val="none" w:sz="0" w:space="0" w:color="auto"/>
                    <w:bottom w:val="none" w:sz="0" w:space="0" w:color="auto"/>
                    <w:right w:val="none" w:sz="0" w:space="0" w:color="auto"/>
                  </w:divBdr>
                </w:div>
                <w:div w:id="172040260">
                  <w:marLeft w:val="0"/>
                  <w:marRight w:val="0"/>
                  <w:marTop w:val="0"/>
                  <w:marBottom w:val="0"/>
                  <w:divBdr>
                    <w:top w:val="none" w:sz="0" w:space="0" w:color="auto"/>
                    <w:left w:val="none" w:sz="0" w:space="0" w:color="auto"/>
                    <w:bottom w:val="none" w:sz="0" w:space="0" w:color="auto"/>
                    <w:right w:val="none" w:sz="0" w:space="0" w:color="auto"/>
                  </w:divBdr>
                </w:div>
                <w:div w:id="180239769">
                  <w:marLeft w:val="0"/>
                  <w:marRight w:val="0"/>
                  <w:marTop w:val="0"/>
                  <w:marBottom w:val="0"/>
                  <w:divBdr>
                    <w:top w:val="none" w:sz="0" w:space="0" w:color="auto"/>
                    <w:left w:val="none" w:sz="0" w:space="0" w:color="auto"/>
                    <w:bottom w:val="none" w:sz="0" w:space="0" w:color="auto"/>
                    <w:right w:val="none" w:sz="0" w:space="0" w:color="auto"/>
                  </w:divBdr>
                </w:div>
                <w:div w:id="180751761">
                  <w:marLeft w:val="0"/>
                  <w:marRight w:val="0"/>
                  <w:marTop w:val="0"/>
                  <w:marBottom w:val="0"/>
                  <w:divBdr>
                    <w:top w:val="none" w:sz="0" w:space="0" w:color="auto"/>
                    <w:left w:val="none" w:sz="0" w:space="0" w:color="auto"/>
                    <w:bottom w:val="none" w:sz="0" w:space="0" w:color="auto"/>
                    <w:right w:val="none" w:sz="0" w:space="0" w:color="auto"/>
                  </w:divBdr>
                </w:div>
                <w:div w:id="180973617">
                  <w:marLeft w:val="0"/>
                  <w:marRight w:val="0"/>
                  <w:marTop w:val="0"/>
                  <w:marBottom w:val="0"/>
                  <w:divBdr>
                    <w:top w:val="none" w:sz="0" w:space="0" w:color="auto"/>
                    <w:left w:val="none" w:sz="0" w:space="0" w:color="auto"/>
                    <w:bottom w:val="none" w:sz="0" w:space="0" w:color="auto"/>
                    <w:right w:val="none" w:sz="0" w:space="0" w:color="auto"/>
                  </w:divBdr>
                </w:div>
                <w:div w:id="184951636">
                  <w:marLeft w:val="0"/>
                  <w:marRight w:val="0"/>
                  <w:marTop w:val="0"/>
                  <w:marBottom w:val="0"/>
                  <w:divBdr>
                    <w:top w:val="none" w:sz="0" w:space="0" w:color="auto"/>
                    <w:left w:val="none" w:sz="0" w:space="0" w:color="auto"/>
                    <w:bottom w:val="none" w:sz="0" w:space="0" w:color="auto"/>
                    <w:right w:val="none" w:sz="0" w:space="0" w:color="auto"/>
                  </w:divBdr>
                </w:div>
                <w:div w:id="186219439">
                  <w:marLeft w:val="0"/>
                  <w:marRight w:val="0"/>
                  <w:marTop w:val="0"/>
                  <w:marBottom w:val="0"/>
                  <w:divBdr>
                    <w:top w:val="none" w:sz="0" w:space="0" w:color="auto"/>
                    <w:left w:val="none" w:sz="0" w:space="0" w:color="auto"/>
                    <w:bottom w:val="none" w:sz="0" w:space="0" w:color="auto"/>
                    <w:right w:val="none" w:sz="0" w:space="0" w:color="auto"/>
                  </w:divBdr>
                </w:div>
                <w:div w:id="190730511">
                  <w:marLeft w:val="0"/>
                  <w:marRight w:val="0"/>
                  <w:marTop w:val="0"/>
                  <w:marBottom w:val="0"/>
                  <w:divBdr>
                    <w:top w:val="none" w:sz="0" w:space="0" w:color="auto"/>
                    <w:left w:val="none" w:sz="0" w:space="0" w:color="auto"/>
                    <w:bottom w:val="none" w:sz="0" w:space="0" w:color="auto"/>
                    <w:right w:val="none" w:sz="0" w:space="0" w:color="auto"/>
                  </w:divBdr>
                </w:div>
                <w:div w:id="193008754">
                  <w:marLeft w:val="0"/>
                  <w:marRight w:val="0"/>
                  <w:marTop w:val="0"/>
                  <w:marBottom w:val="0"/>
                  <w:divBdr>
                    <w:top w:val="none" w:sz="0" w:space="0" w:color="auto"/>
                    <w:left w:val="none" w:sz="0" w:space="0" w:color="auto"/>
                    <w:bottom w:val="none" w:sz="0" w:space="0" w:color="auto"/>
                    <w:right w:val="none" w:sz="0" w:space="0" w:color="auto"/>
                  </w:divBdr>
                </w:div>
                <w:div w:id="194464931">
                  <w:marLeft w:val="0"/>
                  <w:marRight w:val="0"/>
                  <w:marTop w:val="0"/>
                  <w:marBottom w:val="0"/>
                  <w:divBdr>
                    <w:top w:val="none" w:sz="0" w:space="0" w:color="auto"/>
                    <w:left w:val="none" w:sz="0" w:space="0" w:color="auto"/>
                    <w:bottom w:val="none" w:sz="0" w:space="0" w:color="auto"/>
                    <w:right w:val="none" w:sz="0" w:space="0" w:color="auto"/>
                  </w:divBdr>
                </w:div>
                <w:div w:id="196890825">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198590489">
                  <w:marLeft w:val="0"/>
                  <w:marRight w:val="0"/>
                  <w:marTop w:val="0"/>
                  <w:marBottom w:val="0"/>
                  <w:divBdr>
                    <w:top w:val="none" w:sz="0" w:space="0" w:color="auto"/>
                    <w:left w:val="none" w:sz="0" w:space="0" w:color="auto"/>
                    <w:bottom w:val="none" w:sz="0" w:space="0" w:color="auto"/>
                    <w:right w:val="none" w:sz="0" w:space="0" w:color="auto"/>
                  </w:divBdr>
                </w:div>
                <w:div w:id="199561517">
                  <w:marLeft w:val="0"/>
                  <w:marRight w:val="0"/>
                  <w:marTop w:val="0"/>
                  <w:marBottom w:val="0"/>
                  <w:divBdr>
                    <w:top w:val="none" w:sz="0" w:space="0" w:color="auto"/>
                    <w:left w:val="none" w:sz="0" w:space="0" w:color="auto"/>
                    <w:bottom w:val="none" w:sz="0" w:space="0" w:color="auto"/>
                    <w:right w:val="none" w:sz="0" w:space="0" w:color="auto"/>
                  </w:divBdr>
                </w:div>
                <w:div w:id="202013762">
                  <w:marLeft w:val="0"/>
                  <w:marRight w:val="0"/>
                  <w:marTop w:val="0"/>
                  <w:marBottom w:val="0"/>
                  <w:divBdr>
                    <w:top w:val="none" w:sz="0" w:space="0" w:color="auto"/>
                    <w:left w:val="none" w:sz="0" w:space="0" w:color="auto"/>
                    <w:bottom w:val="none" w:sz="0" w:space="0" w:color="auto"/>
                    <w:right w:val="none" w:sz="0" w:space="0" w:color="auto"/>
                  </w:divBdr>
                </w:div>
                <w:div w:id="202642000">
                  <w:marLeft w:val="0"/>
                  <w:marRight w:val="0"/>
                  <w:marTop w:val="0"/>
                  <w:marBottom w:val="0"/>
                  <w:divBdr>
                    <w:top w:val="none" w:sz="0" w:space="0" w:color="auto"/>
                    <w:left w:val="none" w:sz="0" w:space="0" w:color="auto"/>
                    <w:bottom w:val="none" w:sz="0" w:space="0" w:color="auto"/>
                    <w:right w:val="none" w:sz="0" w:space="0" w:color="auto"/>
                  </w:divBdr>
                </w:div>
                <w:div w:id="203031401">
                  <w:marLeft w:val="0"/>
                  <w:marRight w:val="0"/>
                  <w:marTop w:val="0"/>
                  <w:marBottom w:val="0"/>
                  <w:divBdr>
                    <w:top w:val="none" w:sz="0" w:space="0" w:color="auto"/>
                    <w:left w:val="none" w:sz="0" w:space="0" w:color="auto"/>
                    <w:bottom w:val="none" w:sz="0" w:space="0" w:color="auto"/>
                    <w:right w:val="none" w:sz="0" w:space="0" w:color="auto"/>
                  </w:divBdr>
                </w:div>
                <w:div w:id="203180908">
                  <w:marLeft w:val="0"/>
                  <w:marRight w:val="0"/>
                  <w:marTop w:val="0"/>
                  <w:marBottom w:val="0"/>
                  <w:divBdr>
                    <w:top w:val="none" w:sz="0" w:space="0" w:color="auto"/>
                    <w:left w:val="none" w:sz="0" w:space="0" w:color="auto"/>
                    <w:bottom w:val="none" w:sz="0" w:space="0" w:color="auto"/>
                    <w:right w:val="none" w:sz="0" w:space="0" w:color="auto"/>
                  </w:divBdr>
                </w:div>
                <w:div w:id="203715629">
                  <w:marLeft w:val="0"/>
                  <w:marRight w:val="0"/>
                  <w:marTop w:val="0"/>
                  <w:marBottom w:val="0"/>
                  <w:divBdr>
                    <w:top w:val="none" w:sz="0" w:space="0" w:color="auto"/>
                    <w:left w:val="none" w:sz="0" w:space="0" w:color="auto"/>
                    <w:bottom w:val="none" w:sz="0" w:space="0" w:color="auto"/>
                    <w:right w:val="none" w:sz="0" w:space="0" w:color="auto"/>
                  </w:divBdr>
                </w:div>
                <w:div w:id="206452702">
                  <w:marLeft w:val="0"/>
                  <w:marRight w:val="0"/>
                  <w:marTop w:val="0"/>
                  <w:marBottom w:val="0"/>
                  <w:divBdr>
                    <w:top w:val="none" w:sz="0" w:space="0" w:color="auto"/>
                    <w:left w:val="none" w:sz="0" w:space="0" w:color="auto"/>
                    <w:bottom w:val="none" w:sz="0" w:space="0" w:color="auto"/>
                    <w:right w:val="none" w:sz="0" w:space="0" w:color="auto"/>
                  </w:divBdr>
                </w:div>
                <w:div w:id="210505797">
                  <w:marLeft w:val="0"/>
                  <w:marRight w:val="0"/>
                  <w:marTop w:val="0"/>
                  <w:marBottom w:val="0"/>
                  <w:divBdr>
                    <w:top w:val="none" w:sz="0" w:space="0" w:color="auto"/>
                    <w:left w:val="none" w:sz="0" w:space="0" w:color="auto"/>
                    <w:bottom w:val="none" w:sz="0" w:space="0" w:color="auto"/>
                    <w:right w:val="none" w:sz="0" w:space="0" w:color="auto"/>
                  </w:divBdr>
                </w:div>
                <w:div w:id="215825964">
                  <w:marLeft w:val="0"/>
                  <w:marRight w:val="0"/>
                  <w:marTop w:val="0"/>
                  <w:marBottom w:val="0"/>
                  <w:divBdr>
                    <w:top w:val="none" w:sz="0" w:space="0" w:color="auto"/>
                    <w:left w:val="none" w:sz="0" w:space="0" w:color="auto"/>
                    <w:bottom w:val="none" w:sz="0" w:space="0" w:color="auto"/>
                    <w:right w:val="none" w:sz="0" w:space="0" w:color="auto"/>
                  </w:divBdr>
                </w:div>
                <w:div w:id="218634707">
                  <w:marLeft w:val="0"/>
                  <w:marRight w:val="0"/>
                  <w:marTop w:val="0"/>
                  <w:marBottom w:val="0"/>
                  <w:divBdr>
                    <w:top w:val="none" w:sz="0" w:space="0" w:color="auto"/>
                    <w:left w:val="none" w:sz="0" w:space="0" w:color="auto"/>
                    <w:bottom w:val="none" w:sz="0" w:space="0" w:color="auto"/>
                    <w:right w:val="none" w:sz="0" w:space="0" w:color="auto"/>
                  </w:divBdr>
                </w:div>
                <w:div w:id="219365676">
                  <w:marLeft w:val="0"/>
                  <w:marRight w:val="0"/>
                  <w:marTop w:val="0"/>
                  <w:marBottom w:val="0"/>
                  <w:divBdr>
                    <w:top w:val="none" w:sz="0" w:space="0" w:color="auto"/>
                    <w:left w:val="none" w:sz="0" w:space="0" w:color="auto"/>
                    <w:bottom w:val="none" w:sz="0" w:space="0" w:color="auto"/>
                    <w:right w:val="none" w:sz="0" w:space="0" w:color="auto"/>
                  </w:divBdr>
                </w:div>
                <w:div w:id="222058194">
                  <w:marLeft w:val="0"/>
                  <w:marRight w:val="0"/>
                  <w:marTop w:val="0"/>
                  <w:marBottom w:val="0"/>
                  <w:divBdr>
                    <w:top w:val="none" w:sz="0" w:space="0" w:color="auto"/>
                    <w:left w:val="none" w:sz="0" w:space="0" w:color="auto"/>
                    <w:bottom w:val="none" w:sz="0" w:space="0" w:color="auto"/>
                    <w:right w:val="none" w:sz="0" w:space="0" w:color="auto"/>
                  </w:divBdr>
                </w:div>
                <w:div w:id="223612724">
                  <w:marLeft w:val="0"/>
                  <w:marRight w:val="0"/>
                  <w:marTop w:val="0"/>
                  <w:marBottom w:val="0"/>
                  <w:divBdr>
                    <w:top w:val="none" w:sz="0" w:space="0" w:color="auto"/>
                    <w:left w:val="none" w:sz="0" w:space="0" w:color="auto"/>
                    <w:bottom w:val="none" w:sz="0" w:space="0" w:color="auto"/>
                    <w:right w:val="none" w:sz="0" w:space="0" w:color="auto"/>
                  </w:divBdr>
                </w:div>
                <w:div w:id="227617567">
                  <w:marLeft w:val="0"/>
                  <w:marRight w:val="0"/>
                  <w:marTop w:val="0"/>
                  <w:marBottom w:val="0"/>
                  <w:divBdr>
                    <w:top w:val="none" w:sz="0" w:space="0" w:color="auto"/>
                    <w:left w:val="none" w:sz="0" w:space="0" w:color="auto"/>
                    <w:bottom w:val="none" w:sz="0" w:space="0" w:color="auto"/>
                    <w:right w:val="none" w:sz="0" w:space="0" w:color="auto"/>
                  </w:divBdr>
                </w:div>
                <w:div w:id="230389187">
                  <w:marLeft w:val="0"/>
                  <w:marRight w:val="0"/>
                  <w:marTop w:val="0"/>
                  <w:marBottom w:val="0"/>
                  <w:divBdr>
                    <w:top w:val="none" w:sz="0" w:space="0" w:color="auto"/>
                    <w:left w:val="none" w:sz="0" w:space="0" w:color="auto"/>
                    <w:bottom w:val="none" w:sz="0" w:space="0" w:color="auto"/>
                    <w:right w:val="none" w:sz="0" w:space="0" w:color="auto"/>
                  </w:divBdr>
                </w:div>
                <w:div w:id="231240593">
                  <w:marLeft w:val="0"/>
                  <w:marRight w:val="0"/>
                  <w:marTop w:val="0"/>
                  <w:marBottom w:val="0"/>
                  <w:divBdr>
                    <w:top w:val="none" w:sz="0" w:space="0" w:color="auto"/>
                    <w:left w:val="none" w:sz="0" w:space="0" w:color="auto"/>
                    <w:bottom w:val="none" w:sz="0" w:space="0" w:color="auto"/>
                    <w:right w:val="none" w:sz="0" w:space="0" w:color="auto"/>
                  </w:divBdr>
                </w:div>
                <w:div w:id="231938880">
                  <w:marLeft w:val="0"/>
                  <w:marRight w:val="0"/>
                  <w:marTop w:val="0"/>
                  <w:marBottom w:val="0"/>
                  <w:divBdr>
                    <w:top w:val="none" w:sz="0" w:space="0" w:color="auto"/>
                    <w:left w:val="none" w:sz="0" w:space="0" w:color="auto"/>
                    <w:bottom w:val="none" w:sz="0" w:space="0" w:color="auto"/>
                    <w:right w:val="none" w:sz="0" w:space="0" w:color="auto"/>
                  </w:divBdr>
                </w:div>
                <w:div w:id="234894952">
                  <w:marLeft w:val="0"/>
                  <w:marRight w:val="0"/>
                  <w:marTop w:val="0"/>
                  <w:marBottom w:val="0"/>
                  <w:divBdr>
                    <w:top w:val="none" w:sz="0" w:space="0" w:color="auto"/>
                    <w:left w:val="none" w:sz="0" w:space="0" w:color="auto"/>
                    <w:bottom w:val="none" w:sz="0" w:space="0" w:color="auto"/>
                    <w:right w:val="none" w:sz="0" w:space="0" w:color="auto"/>
                  </w:divBdr>
                </w:div>
                <w:div w:id="236207043">
                  <w:marLeft w:val="0"/>
                  <w:marRight w:val="0"/>
                  <w:marTop w:val="0"/>
                  <w:marBottom w:val="0"/>
                  <w:divBdr>
                    <w:top w:val="none" w:sz="0" w:space="0" w:color="auto"/>
                    <w:left w:val="none" w:sz="0" w:space="0" w:color="auto"/>
                    <w:bottom w:val="none" w:sz="0" w:space="0" w:color="auto"/>
                    <w:right w:val="none" w:sz="0" w:space="0" w:color="auto"/>
                  </w:divBdr>
                </w:div>
                <w:div w:id="238635227">
                  <w:marLeft w:val="0"/>
                  <w:marRight w:val="0"/>
                  <w:marTop w:val="0"/>
                  <w:marBottom w:val="0"/>
                  <w:divBdr>
                    <w:top w:val="none" w:sz="0" w:space="0" w:color="auto"/>
                    <w:left w:val="none" w:sz="0" w:space="0" w:color="auto"/>
                    <w:bottom w:val="none" w:sz="0" w:space="0" w:color="auto"/>
                    <w:right w:val="none" w:sz="0" w:space="0" w:color="auto"/>
                  </w:divBdr>
                </w:div>
                <w:div w:id="240256441">
                  <w:marLeft w:val="0"/>
                  <w:marRight w:val="0"/>
                  <w:marTop w:val="0"/>
                  <w:marBottom w:val="0"/>
                  <w:divBdr>
                    <w:top w:val="none" w:sz="0" w:space="0" w:color="auto"/>
                    <w:left w:val="none" w:sz="0" w:space="0" w:color="auto"/>
                    <w:bottom w:val="none" w:sz="0" w:space="0" w:color="auto"/>
                    <w:right w:val="none" w:sz="0" w:space="0" w:color="auto"/>
                  </w:divBdr>
                </w:div>
                <w:div w:id="247884539">
                  <w:marLeft w:val="0"/>
                  <w:marRight w:val="0"/>
                  <w:marTop w:val="0"/>
                  <w:marBottom w:val="0"/>
                  <w:divBdr>
                    <w:top w:val="none" w:sz="0" w:space="0" w:color="auto"/>
                    <w:left w:val="none" w:sz="0" w:space="0" w:color="auto"/>
                    <w:bottom w:val="none" w:sz="0" w:space="0" w:color="auto"/>
                    <w:right w:val="none" w:sz="0" w:space="0" w:color="auto"/>
                  </w:divBdr>
                </w:div>
                <w:div w:id="248851655">
                  <w:marLeft w:val="0"/>
                  <w:marRight w:val="0"/>
                  <w:marTop w:val="0"/>
                  <w:marBottom w:val="0"/>
                  <w:divBdr>
                    <w:top w:val="none" w:sz="0" w:space="0" w:color="auto"/>
                    <w:left w:val="none" w:sz="0" w:space="0" w:color="auto"/>
                    <w:bottom w:val="none" w:sz="0" w:space="0" w:color="auto"/>
                    <w:right w:val="none" w:sz="0" w:space="0" w:color="auto"/>
                  </w:divBdr>
                </w:div>
                <w:div w:id="252474309">
                  <w:marLeft w:val="0"/>
                  <w:marRight w:val="0"/>
                  <w:marTop w:val="0"/>
                  <w:marBottom w:val="0"/>
                  <w:divBdr>
                    <w:top w:val="none" w:sz="0" w:space="0" w:color="auto"/>
                    <w:left w:val="none" w:sz="0" w:space="0" w:color="auto"/>
                    <w:bottom w:val="none" w:sz="0" w:space="0" w:color="auto"/>
                    <w:right w:val="none" w:sz="0" w:space="0" w:color="auto"/>
                  </w:divBdr>
                </w:div>
                <w:div w:id="253325136">
                  <w:marLeft w:val="0"/>
                  <w:marRight w:val="0"/>
                  <w:marTop w:val="0"/>
                  <w:marBottom w:val="0"/>
                  <w:divBdr>
                    <w:top w:val="none" w:sz="0" w:space="0" w:color="auto"/>
                    <w:left w:val="none" w:sz="0" w:space="0" w:color="auto"/>
                    <w:bottom w:val="none" w:sz="0" w:space="0" w:color="auto"/>
                    <w:right w:val="none" w:sz="0" w:space="0" w:color="auto"/>
                  </w:divBdr>
                </w:div>
                <w:div w:id="255334734">
                  <w:marLeft w:val="0"/>
                  <w:marRight w:val="0"/>
                  <w:marTop w:val="0"/>
                  <w:marBottom w:val="0"/>
                  <w:divBdr>
                    <w:top w:val="none" w:sz="0" w:space="0" w:color="auto"/>
                    <w:left w:val="none" w:sz="0" w:space="0" w:color="auto"/>
                    <w:bottom w:val="none" w:sz="0" w:space="0" w:color="auto"/>
                    <w:right w:val="none" w:sz="0" w:space="0" w:color="auto"/>
                  </w:divBdr>
                </w:div>
                <w:div w:id="256209847">
                  <w:marLeft w:val="0"/>
                  <w:marRight w:val="0"/>
                  <w:marTop w:val="0"/>
                  <w:marBottom w:val="0"/>
                  <w:divBdr>
                    <w:top w:val="none" w:sz="0" w:space="0" w:color="auto"/>
                    <w:left w:val="none" w:sz="0" w:space="0" w:color="auto"/>
                    <w:bottom w:val="none" w:sz="0" w:space="0" w:color="auto"/>
                    <w:right w:val="none" w:sz="0" w:space="0" w:color="auto"/>
                  </w:divBdr>
                </w:div>
                <w:div w:id="260265353">
                  <w:marLeft w:val="0"/>
                  <w:marRight w:val="0"/>
                  <w:marTop w:val="0"/>
                  <w:marBottom w:val="0"/>
                  <w:divBdr>
                    <w:top w:val="none" w:sz="0" w:space="0" w:color="auto"/>
                    <w:left w:val="none" w:sz="0" w:space="0" w:color="auto"/>
                    <w:bottom w:val="none" w:sz="0" w:space="0" w:color="auto"/>
                    <w:right w:val="none" w:sz="0" w:space="0" w:color="auto"/>
                  </w:divBdr>
                </w:div>
                <w:div w:id="264577235">
                  <w:marLeft w:val="0"/>
                  <w:marRight w:val="0"/>
                  <w:marTop w:val="0"/>
                  <w:marBottom w:val="0"/>
                  <w:divBdr>
                    <w:top w:val="none" w:sz="0" w:space="0" w:color="auto"/>
                    <w:left w:val="none" w:sz="0" w:space="0" w:color="auto"/>
                    <w:bottom w:val="none" w:sz="0" w:space="0" w:color="auto"/>
                    <w:right w:val="none" w:sz="0" w:space="0" w:color="auto"/>
                  </w:divBdr>
                </w:div>
                <w:div w:id="264775255">
                  <w:marLeft w:val="0"/>
                  <w:marRight w:val="0"/>
                  <w:marTop w:val="0"/>
                  <w:marBottom w:val="0"/>
                  <w:divBdr>
                    <w:top w:val="none" w:sz="0" w:space="0" w:color="auto"/>
                    <w:left w:val="none" w:sz="0" w:space="0" w:color="auto"/>
                    <w:bottom w:val="none" w:sz="0" w:space="0" w:color="auto"/>
                    <w:right w:val="none" w:sz="0" w:space="0" w:color="auto"/>
                  </w:divBdr>
                </w:div>
                <w:div w:id="264920232">
                  <w:marLeft w:val="0"/>
                  <w:marRight w:val="0"/>
                  <w:marTop w:val="0"/>
                  <w:marBottom w:val="0"/>
                  <w:divBdr>
                    <w:top w:val="none" w:sz="0" w:space="0" w:color="auto"/>
                    <w:left w:val="none" w:sz="0" w:space="0" w:color="auto"/>
                    <w:bottom w:val="none" w:sz="0" w:space="0" w:color="auto"/>
                    <w:right w:val="none" w:sz="0" w:space="0" w:color="auto"/>
                  </w:divBdr>
                </w:div>
                <w:div w:id="271212200">
                  <w:marLeft w:val="0"/>
                  <w:marRight w:val="0"/>
                  <w:marTop w:val="0"/>
                  <w:marBottom w:val="0"/>
                  <w:divBdr>
                    <w:top w:val="none" w:sz="0" w:space="0" w:color="auto"/>
                    <w:left w:val="none" w:sz="0" w:space="0" w:color="auto"/>
                    <w:bottom w:val="none" w:sz="0" w:space="0" w:color="auto"/>
                    <w:right w:val="none" w:sz="0" w:space="0" w:color="auto"/>
                  </w:divBdr>
                </w:div>
                <w:div w:id="272251286">
                  <w:marLeft w:val="0"/>
                  <w:marRight w:val="0"/>
                  <w:marTop w:val="0"/>
                  <w:marBottom w:val="0"/>
                  <w:divBdr>
                    <w:top w:val="none" w:sz="0" w:space="0" w:color="auto"/>
                    <w:left w:val="none" w:sz="0" w:space="0" w:color="auto"/>
                    <w:bottom w:val="none" w:sz="0" w:space="0" w:color="auto"/>
                    <w:right w:val="none" w:sz="0" w:space="0" w:color="auto"/>
                  </w:divBdr>
                </w:div>
                <w:div w:id="273755427">
                  <w:marLeft w:val="0"/>
                  <w:marRight w:val="0"/>
                  <w:marTop w:val="0"/>
                  <w:marBottom w:val="0"/>
                  <w:divBdr>
                    <w:top w:val="none" w:sz="0" w:space="0" w:color="auto"/>
                    <w:left w:val="none" w:sz="0" w:space="0" w:color="auto"/>
                    <w:bottom w:val="none" w:sz="0" w:space="0" w:color="auto"/>
                    <w:right w:val="none" w:sz="0" w:space="0" w:color="auto"/>
                  </w:divBdr>
                </w:div>
                <w:div w:id="274406756">
                  <w:marLeft w:val="0"/>
                  <w:marRight w:val="0"/>
                  <w:marTop w:val="0"/>
                  <w:marBottom w:val="0"/>
                  <w:divBdr>
                    <w:top w:val="none" w:sz="0" w:space="0" w:color="auto"/>
                    <w:left w:val="none" w:sz="0" w:space="0" w:color="auto"/>
                    <w:bottom w:val="none" w:sz="0" w:space="0" w:color="auto"/>
                    <w:right w:val="none" w:sz="0" w:space="0" w:color="auto"/>
                  </w:divBdr>
                </w:div>
                <w:div w:id="274875587">
                  <w:marLeft w:val="0"/>
                  <w:marRight w:val="0"/>
                  <w:marTop w:val="0"/>
                  <w:marBottom w:val="0"/>
                  <w:divBdr>
                    <w:top w:val="none" w:sz="0" w:space="0" w:color="auto"/>
                    <w:left w:val="none" w:sz="0" w:space="0" w:color="auto"/>
                    <w:bottom w:val="none" w:sz="0" w:space="0" w:color="auto"/>
                    <w:right w:val="none" w:sz="0" w:space="0" w:color="auto"/>
                  </w:divBdr>
                </w:div>
                <w:div w:id="276718341">
                  <w:marLeft w:val="0"/>
                  <w:marRight w:val="0"/>
                  <w:marTop w:val="0"/>
                  <w:marBottom w:val="0"/>
                  <w:divBdr>
                    <w:top w:val="none" w:sz="0" w:space="0" w:color="auto"/>
                    <w:left w:val="none" w:sz="0" w:space="0" w:color="auto"/>
                    <w:bottom w:val="none" w:sz="0" w:space="0" w:color="auto"/>
                    <w:right w:val="none" w:sz="0" w:space="0" w:color="auto"/>
                  </w:divBdr>
                </w:div>
                <w:div w:id="277378063">
                  <w:marLeft w:val="0"/>
                  <w:marRight w:val="0"/>
                  <w:marTop w:val="0"/>
                  <w:marBottom w:val="0"/>
                  <w:divBdr>
                    <w:top w:val="none" w:sz="0" w:space="0" w:color="auto"/>
                    <w:left w:val="none" w:sz="0" w:space="0" w:color="auto"/>
                    <w:bottom w:val="none" w:sz="0" w:space="0" w:color="auto"/>
                    <w:right w:val="none" w:sz="0" w:space="0" w:color="auto"/>
                  </w:divBdr>
                </w:div>
                <w:div w:id="283658903">
                  <w:marLeft w:val="0"/>
                  <w:marRight w:val="0"/>
                  <w:marTop w:val="0"/>
                  <w:marBottom w:val="0"/>
                  <w:divBdr>
                    <w:top w:val="none" w:sz="0" w:space="0" w:color="auto"/>
                    <w:left w:val="none" w:sz="0" w:space="0" w:color="auto"/>
                    <w:bottom w:val="none" w:sz="0" w:space="0" w:color="auto"/>
                    <w:right w:val="none" w:sz="0" w:space="0" w:color="auto"/>
                  </w:divBdr>
                </w:div>
                <w:div w:id="285891148">
                  <w:marLeft w:val="0"/>
                  <w:marRight w:val="0"/>
                  <w:marTop w:val="0"/>
                  <w:marBottom w:val="0"/>
                  <w:divBdr>
                    <w:top w:val="none" w:sz="0" w:space="0" w:color="auto"/>
                    <w:left w:val="none" w:sz="0" w:space="0" w:color="auto"/>
                    <w:bottom w:val="none" w:sz="0" w:space="0" w:color="auto"/>
                    <w:right w:val="none" w:sz="0" w:space="0" w:color="auto"/>
                  </w:divBdr>
                </w:div>
                <w:div w:id="292835606">
                  <w:marLeft w:val="0"/>
                  <w:marRight w:val="0"/>
                  <w:marTop w:val="0"/>
                  <w:marBottom w:val="0"/>
                  <w:divBdr>
                    <w:top w:val="none" w:sz="0" w:space="0" w:color="auto"/>
                    <w:left w:val="none" w:sz="0" w:space="0" w:color="auto"/>
                    <w:bottom w:val="none" w:sz="0" w:space="0" w:color="auto"/>
                    <w:right w:val="none" w:sz="0" w:space="0" w:color="auto"/>
                  </w:divBdr>
                </w:div>
                <w:div w:id="296495612">
                  <w:marLeft w:val="0"/>
                  <w:marRight w:val="0"/>
                  <w:marTop w:val="0"/>
                  <w:marBottom w:val="0"/>
                  <w:divBdr>
                    <w:top w:val="none" w:sz="0" w:space="0" w:color="auto"/>
                    <w:left w:val="none" w:sz="0" w:space="0" w:color="auto"/>
                    <w:bottom w:val="none" w:sz="0" w:space="0" w:color="auto"/>
                    <w:right w:val="none" w:sz="0" w:space="0" w:color="auto"/>
                  </w:divBdr>
                </w:div>
                <w:div w:id="298608133">
                  <w:marLeft w:val="0"/>
                  <w:marRight w:val="0"/>
                  <w:marTop w:val="0"/>
                  <w:marBottom w:val="0"/>
                  <w:divBdr>
                    <w:top w:val="none" w:sz="0" w:space="0" w:color="auto"/>
                    <w:left w:val="none" w:sz="0" w:space="0" w:color="auto"/>
                    <w:bottom w:val="none" w:sz="0" w:space="0" w:color="auto"/>
                    <w:right w:val="none" w:sz="0" w:space="0" w:color="auto"/>
                  </w:divBdr>
                </w:div>
                <w:div w:id="300234581">
                  <w:marLeft w:val="0"/>
                  <w:marRight w:val="0"/>
                  <w:marTop w:val="0"/>
                  <w:marBottom w:val="0"/>
                  <w:divBdr>
                    <w:top w:val="none" w:sz="0" w:space="0" w:color="auto"/>
                    <w:left w:val="none" w:sz="0" w:space="0" w:color="auto"/>
                    <w:bottom w:val="none" w:sz="0" w:space="0" w:color="auto"/>
                    <w:right w:val="none" w:sz="0" w:space="0" w:color="auto"/>
                  </w:divBdr>
                </w:div>
                <w:div w:id="300577769">
                  <w:marLeft w:val="0"/>
                  <w:marRight w:val="0"/>
                  <w:marTop w:val="0"/>
                  <w:marBottom w:val="0"/>
                  <w:divBdr>
                    <w:top w:val="none" w:sz="0" w:space="0" w:color="auto"/>
                    <w:left w:val="none" w:sz="0" w:space="0" w:color="auto"/>
                    <w:bottom w:val="none" w:sz="0" w:space="0" w:color="auto"/>
                    <w:right w:val="none" w:sz="0" w:space="0" w:color="auto"/>
                  </w:divBdr>
                </w:div>
                <w:div w:id="301887125">
                  <w:marLeft w:val="0"/>
                  <w:marRight w:val="0"/>
                  <w:marTop w:val="0"/>
                  <w:marBottom w:val="0"/>
                  <w:divBdr>
                    <w:top w:val="none" w:sz="0" w:space="0" w:color="auto"/>
                    <w:left w:val="none" w:sz="0" w:space="0" w:color="auto"/>
                    <w:bottom w:val="none" w:sz="0" w:space="0" w:color="auto"/>
                    <w:right w:val="none" w:sz="0" w:space="0" w:color="auto"/>
                  </w:divBdr>
                </w:div>
                <w:div w:id="304049660">
                  <w:marLeft w:val="0"/>
                  <w:marRight w:val="0"/>
                  <w:marTop w:val="0"/>
                  <w:marBottom w:val="0"/>
                  <w:divBdr>
                    <w:top w:val="none" w:sz="0" w:space="0" w:color="auto"/>
                    <w:left w:val="none" w:sz="0" w:space="0" w:color="auto"/>
                    <w:bottom w:val="none" w:sz="0" w:space="0" w:color="auto"/>
                    <w:right w:val="none" w:sz="0" w:space="0" w:color="auto"/>
                  </w:divBdr>
                </w:div>
                <w:div w:id="305594926">
                  <w:marLeft w:val="0"/>
                  <w:marRight w:val="0"/>
                  <w:marTop w:val="0"/>
                  <w:marBottom w:val="0"/>
                  <w:divBdr>
                    <w:top w:val="none" w:sz="0" w:space="0" w:color="auto"/>
                    <w:left w:val="none" w:sz="0" w:space="0" w:color="auto"/>
                    <w:bottom w:val="none" w:sz="0" w:space="0" w:color="auto"/>
                    <w:right w:val="none" w:sz="0" w:space="0" w:color="auto"/>
                  </w:divBdr>
                </w:div>
                <w:div w:id="307170155">
                  <w:marLeft w:val="0"/>
                  <w:marRight w:val="0"/>
                  <w:marTop w:val="0"/>
                  <w:marBottom w:val="0"/>
                  <w:divBdr>
                    <w:top w:val="none" w:sz="0" w:space="0" w:color="auto"/>
                    <w:left w:val="none" w:sz="0" w:space="0" w:color="auto"/>
                    <w:bottom w:val="none" w:sz="0" w:space="0" w:color="auto"/>
                    <w:right w:val="none" w:sz="0" w:space="0" w:color="auto"/>
                  </w:divBdr>
                </w:div>
                <w:div w:id="307780428">
                  <w:marLeft w:val="0"/>
                  <w:marRight w:val="0"/>
                  <w:marTop w:val="0"/>
                  <w:marBottom w:val="0"/>
                  <w:divBdr>
                    <w:top w:val="none" w:sz="0" w:space="0" w:color="auto"/>
                    <w:left w:val="none" w:sz="0" w:space="0" w:color="auto"/>
                    <w:bottom w:val="none" w:sz="0" w:space="0" w:color="auto"/>
                    <w:right w:val="none" w:sz="0" w:space="0" w:color="auto"/>
                  </w:divBdr>
                </w:div>
                <w:div w:id="309329991">
                  <w:marLeft w:val="0"/>
                  <w:marRight w:val="0"/>
                  <w:marTop w:val="0"/>
                  <w:marBottom w:val="0"/>
                  <w:divBdr>
                    <w:top w:val="none" w:sz="0" w:space="0" w:color="auto"/>
                    <w:left w:val="none" w:sz="0" w:space="0" w:color="auto"/>
                    <w:bottom w:val="none" w:sz="0" w:space="0" w:color="auto"/>
                    <w:right w:val="none" w:sz="0" w:space="0" w:color="auto"/>
                  </w:divBdr>
                </w:div>
                <w:div w:id="309334314">
                  <w:marLeft w:val="0"/>
                  <w:marRight w:val="0"/>
                  <w:marTop w:val="0"/>
                  <w:marBottom w:val="0"/>
                  <w:divBdr>
                    <w:top w:val="none" w:sz="0" w:space="0" w:color="auto"/>
                    <w:left w:val="none" w:sz="0" w:space="0" w:color="auto"/>
                    <w:bottom w:val="none" w:sz="0" w:space="0" w:color="auto"/>
                    <w:right w:val="none" w:sz="0" w:space="0" w:color="auto"/>
                  </w:divBdr>
                </w:div>
                <w:div w:id="309528899">
                  <w:marLeft w:val="0"/>
                  <w:marRight w:val="0"/>
                  <w:marTop w:val="0"/>
                  <w:marBottom w:val="0"/>
                  <w:divBdr>
                    <w:top w:val="none" w:sz="0" w:space="0" w:color="auto"/>
                    <w:left w:val="none" w:sz="0" w:space="0" w:color="auto"/>
                    <w:bottom w:val="none" w:sz="0" w:space="0" w:color="auto"/>
                    <w:right w:val="none" w:sz="0" w:space="0" w:color="auto"/>
                  </w:divBdr>
                </w:div>
                <w:div w:id="310403466">
                  <w:marLeft w:val="0"/>
                  <w:marRight w:val="0"/>
                  <w:marTop w:val="0"/>
                  <w:marBottom w:val="0"/>
                  <w:divBdr>
                    <w:top w:val="none" w:sz="0" w:space="0" w:color="auto"/>
                    <w:left w:val="none" w:sz="0" w:space="0" w:color="auto"/>
                    <w:bottom w:val="none" w:sz="0" w:space="0" w:color="auto"/>
                    <w:right w:val="none" w:sz="0" w:space="0" w:color="auto"/>
                  </w:divBdr>
                </w:div>
                <w:div w:id="313291932">
                  <w:marLeft w:val="0"/>
                  <w:marRight w:val="0"/>
                  <w:marTop w:val="0"/>
                  <w:marBottom w:val="0"/>
                  <w:divBdr>
                    <w:top w:val="none" w:sz="0" w:space="0" w:color="auto"/>
                    <w:left w:val="none" w:sz="0" w:space="0" w:color="auto"/>
                    <w:bottom w:val="none" w:sz="0" w:space="0" w:color="auto"/>
                    <w:right w:val="none" w:sz="0" w:space="0" w:color="auto"/>
                  </w:divBdr>
                </w:div>
                <w:div w:id="314114584">
                  <w:marLeft w:val="0"/>
                  <w:marRight w:val="0"/>
                  <w:marTop w:val="0"/>
                  <w:marBottom w:val="0"/>
                  <w:divBdr>
                    <w:top w:val="none" w:sz="0" w:space="0" w:color="auto"/>
                    <w:left w:val="none" w:sz="0" w:space="0" w:color="auto"/>
                    <w:bottom w:val="none" w:sz="0" w:space="0" w:color="auto"/>
                    <w:right w:val="none" w:sz="0" w:space="0" w:color="auto"/>
                  </w:divBdr>
                </w:div>
                <w:div w:id="315649598">
                  <w:marLeft w:val="0"/>
                  <w:marRight w:val="0"/>
                  <w:marTop w:val="0"/>
                  <w:marBottom w:val="0"/>
                  <w:divBdr>
                    <w:top w:val="none" w:sz="0" w:space="0" w:color="auto"/>
                    <w:left w:val="none" w:sz="0" w:space="0" w:color="auto"/>
                    <w:bottom w:val="none" w:sz="0" w:space="0" w:color="auto"/>
                    <w:right w:val="none" w:sz="0" w:space="0" w:color="auto"/>
                  </w:divBdr>
                </w:div>
                <w:div w:id="318969576">
                  <w:marLeft w:val="0"/>
                  <w:marRight w:val="0"/>
                  <w:marTop w:val="0"/>
                  <w:marBottom w:val="0"/>
                  <w:divBdr>
                    <w:top w:val="none" w:sz="0" w:space="0" w:color="auto"/>
                    <w:left w:val="none" w:sz="0" w:space="0" w:color="auto"/>
                    <w:bottom w:val="none" w:sz="0" w:space="0" w:color="auto"/>
                    <w:right w:val="none" w:sz="0" w:space="0" w:color="auto"/>
                  </w:divBdr>
                </w:div>
                <w:div w:id="322121180">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324868345">
                  <w:marLeft w:val="0"/>
                  <w:marRight w:val="0"/>
                  <w:marTop w:val="0"/>
                  <w:marBottom w:val="0"/>
                  <w:divBdr>
                    <w:top w:val="none" w:sz="0" w:space="0" w:color="auto"/>
                    <w:left w:val="none" w:sz="0" w:space="0" w:color="auto"/>
                    <w:bottom w:val="none" w:sz="0" w:space="0" w:color="auto"/>
                    <w:right w:val="none" w:sz="0" w:space="0" w:color="auto"/>
                  </w:divBdr>
                </w:div>
                <w:div w:id="325670992">
                  <w:marLeft w:val="0"/>
                  <w:marRight w:val="0"/>
                  <w:marTop w:val="0"/>
                  <w:marBottom w:val="0"/>
                  <w:divBdr>
                    <w:top w:val="none" w:sz="0" w:space="0" w:color="auto"/>
                    <w:left w:val="none" w:sz="0" w:space="0" w:color="auto"/>
                    <w:bottom w:val="none" w:sz="0" w:space="0" w:color="auto"/>
                    <w:right w:val="none" w:sz="0" w:space="0" w:color="auto"/>
                  </w:divBdr>
                </w:div>
                <w:div w:id="325792267">
                  <w:marLeft w:val="0"/>
                  <w:marRight w:val="0"/>
                  <w:marTop w:val="0"/>
                  <w:marBottom w:val="0"/>
                  <w:divBdr>
                    <w:top w:val="none" w:sz="0" w:space="0" w:color="auto"/>
                    <w:left w:val="none" w:sz="0" w:space="0" w:color="auto"/>
                    <w:bottom w:val="none" w:sz="0" w:space="0" w:color="auto"/>
                    <w:right w:val="none" w:sz="0" w:space="0" w:color="auto"/>
                  </w:divBdr>
                </w:div>
                <w:div w:id="326786160">
                  <w:marLeft w:val="0"/>
                  <w:marRight w:val="0"/>
                  <w:marTop w:val="0"/>
                  <w:marBottom w:val="0"/>
                  <w:divBdr>
                    <w:top w:val="none" w:sz="0" w:space="0" w:color="auto"/>
                    <w:left w:val="none" w:sz="0" w:space="0" w:color="auto"/>
                    <w:bottom w:val="none" w:sz="0" w:space="0" w:color="auto"/>
                    <w:right w:val="none" w:sz="0" w:space="0" w:color="auto"/>
                  </w:divBdr>
                </w:div>
                <w:div w:id="329524826">
                  <w:marLeft w:val="0"/>
                  <w:marRight w:val="0"/>
                  <w:marTop w:val="0"/>
                  <w:marBottom w:val="0"/>
                  <w:divBdr>
                    <w:top w:val="none" w:sz="0" w:space="0" w:color="auto"/>
                    <w:left w:val="none" w:sz="0" w:space="0" w:color="auto"/>
                    <w:bottom w:val="none" w:sz="0" w:space="0" w:color="auto"/>
                    <w:right w:val="none" w:sz="0" w:space="0" w:color="auto"/>
                  </w:divBdr>
                </w:div>
                <w:div w:id="331566827">
                  <w:marLeft w:val="0"/>
                  <w:marRight w:val="0"/>
                  <w:marTop w:val="0"/>
                  <w:marBottom w:val="0"/>
                  <w:divBdr>
                    <w:top w:val="none" w:sz="0" w:space="0" w:color="auto"/>
                    <w:left w:val="none" w:sz="0" w:space="0" w:color="auto"/>
                    <w:bottom w:val="none" w:sz="0" w:space="0" w:color="auto"/>
                    <w:right w:val="none" w:sz="0" w:space="0" w:color="auto"/>
                  </w:divBdr>
                </w:div>
                <w:div w:id="333067951">
                  <w:marLeft w:val="0"/>
                  <w:marRight w:val="0"/>
                  <w:marTop w:val="0"/>
                  <w:marBottom w:val="0"/>
                  <w:divBdr>
                    <w:top w:val="none" w:sz="0" w:space="0" w:color="auto"/>
                    <w:left w:val="none" w:sz="0" w:space="0" w:color="auto"/>
                    <w:bottom w:val="none" w:sz="0" w:space="0" w:color="auto"/>
                    <w:right w:val="none" w:sz="0" w:space="0" w:color="auto"/>
                  </w:divBdr>
                </w:div>
                <w:div w:id="334841739">
                  <w:marLeft w:val="0"/>
                  <w:marRight w:val="0"/>
                  <w:marTop w:val="0"/>
                  <w:marBottom w:val="0"/>
                  <w:divBdr>
                    <w:top w:val="none" w:sz="0" w:space="0" w:color="auto"/>
                    <w:left w:val="none" w:sz="0" w:space="0" w:color="auto"/>
                    <w:bottom w:val="none" w:sz="0" w:space="0" w:color="auto"/>
                    <w:right w:val="none" w:sz="0" w:space="0" w:color="auto"/>
                  </w:divBdr>
                </w:div>
                <w:div w:id="334848904">
                  <w:marLeft w:val="0"/>
                  <w:marRight w:val="0"/>
                  <w:marTop w:val="0"/>
                  <w:marBottom w:val="0"/>
                  <w:divBdr>
                    <w:top w:val="none" w:sz="0" w:space="0" w:color="auto"/>
                    <w:left w:val="none" w:sz="0" w:space="0" w:color="auto"/>
                    <w:bottom w:val="none" w:sz="0" w:space="0" w:color="auto"/>
                    <w:right w:val="none" w:sz="0" w:space="0" w:color="auto"/>
                  </w:divBdr>
                </w:div>
                <w:div w:id="336343831">
                  <w:marLeft w:val="0"/>
                  <w:marRight w:val="0"/>
                  <w:marTop w:val="0"/>
                  <w:marBottom w:val="0"/>
                  <w:divBdr>
                    <w:top w:val="none" w:sz="0" w:space="0" w:color="auto"/>
                    <w:left w:val="none" w:sz="0" w:space="0" w:color="auto"/>
                    <w:bottom w:val="none" w:sz="0" w:space="0" w:color="auto"/>
                    <w:right w:val="none" w:sz="0" w:space="0" w:color="auto"/>
                  </w:divBdr>
                </w:div>
                <w:div w:id="338701580">
                  <w:marLeft w:val="0"/>
                  <w:marRight w:val="0"/>
                  <w:marTop w:val="0"/>
                  <w:marBottom w:val="0"/>
                  <w:divBdr>
                    <w:top w:val="none" w:sz="0" w:space="0" w:color="auto"/>
                    <w:left w:val="none" w:sz="0" w:space="0" w:color="auto"/>
                    <w:bottom w:val="none" w:sz="0" w:space="0" w:color="auto"/>
                    <w:right w:val="none" w:sz="0" w:space="0" w:color="auto"/>
                  </w:divBdr>
                </w:div>
                <w:div w:id="339745389">
                  <w:marLeft w:val="0"/>
                  <w:marRight w:val="0"/>
                  <w:marTop w:val="0"/>
                  <w:marBottom w:val="0"/>
                  <w:divBdr>
                    <w:top w:val="none" w:sz="0" w:space="0" w:color="auto"/>
                    <w:left w:val="none" w:sz="0" w:space="0" w:color="auto"/>
                    <w:bottom w:val="none" w:sz="0" w:space="0" w:color="auto"/>
                    <w:right w:val="none" w:sz="0" w:space="0" w:color="auto"/>
                  </w:divBdr>
                </w:div>
                <w:div w:id="340789336">
                  <w:marLeft w:val="0"/>
                  <w:marRight w:val="0"/>
                  <w:marTop w:val="0"/>
                  <w:marBottom w:val="0"/>
                  <w:divBdr>
                    <w:top w:val="none" w:sz="0" w:space="0" w:color="auto"/>
                    <w:left w:val="none" w:sz="0" w:space="0" w:color="auto"/>
                    <w:bottom w:val="none" w:sz="0" w:space="0" w:color="auto"/>
                    <w:right w:val="none" w:sz="0" w:space="0" w:color="auto"/>
                  </w:divBdr>
                </w:div>
                <w:div w:id="343673180">
                  <w:marLeft w:val="0"/>
                  <w:marRight w:val="0"/>
                  <w:marTop w:val="0"/>
                  <w:marBottom w:val="0"/>
                  <w:divBdr>
                    <w:top w:val="none" w:sz="0" w:space="0" w:color="auto"/>
                    <w:left w:val="none" w:sz="0" w:space="0" w:color="auto"/>
                    <w:bottom w:val="none" w:sz="0" w:space="0" w:color="auto"/>
                    <w:right w:val="none" w:sz="0" w:space="0" w:color="auto"/>
                  </w:divBdr>
                </w:div>
                <w:div w:id="345908045">
                  <w:marLeft w:val="0"/>
                  <w:marRight w:val="0"/>
                  <w:marTop w:val="0"/>
                  <w:marBottom w:val="0"/>
                  <w:divBdr>
                    <w:top w:val="none" w:sz="0" w:space="0" w:color="auto"/>
                    <w:left w:val="none" w:sz="0" w:space="0" w:color="auto"/>
                    <w:bottom w:val="none" w:sz="0" w:space="0" w:color="auto"/>
                    <w:right w:val="none" w:sz="0" w:space="0" w:color="auto"/>
                  </w:divBdr>
                </w:div>
                <w:div w:id="346910536">
                  <w:marLeft w:val="0"/>
                  <w:marRight w:val="0"/>
                  <w:marTop w:val="0"/>
                  <w:marBottom w:val="0"/>
                  <w:divBdr>
                    <w:top w:val="none" w:sz="0" w:space="0" w:color="auto"/>
                    <w:left w:val="none" w:sz="0" w:space="0" w:color="auto"/>
                    <w:bottom w:val="none" w:sz="0" w:space="0" w:color="auto"/>
                    <w:right w:val="none" w:sz="0" w:space="0" w:color="auto"/>
                  </w:divBdr>
                </w:div>
                <w:div w:id="348483005">
                  <w:marLeft w:val="0"/>
                  <w:marRight w:val="0"/>
                  <w:marTop w:val="0"/>
                  <w:marBottom w:val="0"/>
                  <w:divBdr>
                    <w:top w:val="none" w:sz="0" w:space="0" w:color="auto"/>
                    <w:left w:val="none" w:sz="0" w:space="0" w:color="auto"/>
                    <w:bottom w:val="none" w:sz="0" w:space="0" w:color="auto"/>
                    <w:right w:val="none" w:sz="0" w:space="0" w:color="auto"/>
                  </w:divBdr>
                </w:div>
                <w:div w:id="350300090">
                  <w:marLeft w:val="0"/>
                  <w:marRight w:val="0"/>
                  <w:marTop w:val="0"/>
                  <w:marBottom w:val="0"/>
                  <w:divBdr>
                    <w:top w:val="none" w:sz="0" w:space="0" w:color="auto"/>
                    <w:left w:val="none" w:sz="0" w:space="0" w:color="auto"/>
                    <w:bottom w:val="none" w:sz="0" w:space="0" w:color="auto"/>
                    <w:right w:val="none" w:sz="0" w:space="0" w:color="auto"/>
                  </w:divBdr>
                </w:div>
                <w:div w:id="354696433">
                  <w:marLeft w:val="0"/>
                  <w:marRight w:val="0"/>
                  <w:marTop w:val="0"/>
                  <w:marBottom w:val="0"/>
                  <w:divBdr>
                    <w:top w:val="none" w:sz="0" w:space="0" w:color="auto"/>
                    <w:left w:val="none" w:sz="0" w:space="0" w:color="auto"/>
                    <w:bottom w:val="none" w:sz="0" w:space="0" w:color="auto"/>
                    <w:right w:val="none" w:sz="0" w:space="0" w:color="auto"/>
                  </w:divBdr>
                </w:div>
                <w:div w:id="358508808">
                  <w:marLeft w:val="0"/>
                  <w:marRight w:val="0"/>
                  <w:marTop w:val="0"/>
                  <w:marBottom w:val="0"/>
                  <w:divBdr>
                    <w:top w:val="none" w:sz="0" w:space="0" w:color="auto"/>
                    <w:left w:val="none" w:sz="0" w:space="0" w:color="auto"/>
                    <w:bottom w:val="none" w:sz="0" w:space="0" w:color="auto"/>
                    <w:right w:val="none" w:sz="0" w:space="0" w:color="auto"/>
                  </w:divBdr>
                </w:div>
                <w:div w:id="360664855">
                  <w:marLeft w:val="0"/>
                  <w:marRight w:val="0"/>
                  <w:marTop w:val="0"/>
                  <w:marBottom w:val="0"/>
                  <w:divBdr>
                    <w:top w:val="none" w:sz="0" w:space="0" w:color="auto"/>
                    <w:left w:val="none" w:sz="0" w:space="0" w:color="auto"/>
                    <w:bottom w:val="none" w:sz="0" w:space="0" w:color="auto"/>
                    <w:right w:val="none" w:sz="0" w:space="0" w:color="auto"/>
                  </w:divBdr>
                </w:div>
                <w:div w:id="361825309">
                  <w:marLeft w:val="0"/>
                  <w:marRight w:val="0"/>
                  <w:marTop w:val="0"/>
                  <w:marBottom w:val="0"/>
                  <w:divBdr>
                    <w:top w:val="none" w:sz="0" w:space="0" w:color="auto"/>
                    <w:left w:val="none" w:sz="0" w:space="0" w:color="auto"/>
                    <w:bottom w:val="none" w:sz="0" w:space="0" w:color="auto"/>
                    <w:right w:val="none" w:sz="0" w:space="0" w:color="auto"/>
                  </w:divBdr>
                </w:div>
                <w:div w:id="361829806">
                  <w:marLeft w:val="0"/>
                  <w:marRight w:val="0"/>
                  <w:marTop w:val="0"/>
                  <w:marBottom w:val="0"/>
                  <w:divBdr>
                    <w:top w:val="none" w:sz="0" w:space="0" w:color="auto"/>
                    <w:left w:val="none" w:sz="0" w:space="0" w:color="auto"/>
                    <w:bottom w:val="none" w:sz="0" w:space="0" w:color="auto"/>
                    <w:right w:val="none" w:sz="0" w:space="0" w:color="auto"/>
                  </w:divBdr>
                </w:div>
                <w:div w:id="361976667">
                  <w:marLeft w:val="0"/>
                  <w:marRight w:val="0"/>
                  <w:marTop w:val="0"/>
                  <w:marBottom w:val="0"/>
                  <w:divBdr>
                    <w:top w:val="none" w:sz="0" w:space="0" w:color="auto"/>
                    <w:left w:val="none" w:sz="0" w:space="0" w:color="auto"/>
                    <w:bottom w:val="none" w:sz="0" w:space="0" w:color="auto"/>
                    <w:right w:val="none" w:sz="0" w:space="0" w:color="auto"/>
                  </w:divBdr>
                </w:div>
                <w:div w:id="362749271">
                  <w:marLeft w:val="0"/>
                  <w:marRight w:val="0"/>
                  <w:marTop w:val="0"/>
                  <w:marBottom w:val="0"/>
                  <w:divBdr>
                    <w:top w:val="none" w:sz="0" w:space="0" w:color="auto"/>
                    <w:left w:val="none" w:sz="0" w:space="0" w:color="auto"/>
                    <w:bottom w:val="none" w:sz="0" w:space="0" w:color="auto"/>
                    <w:right w:val="none" w:sz="0" w:space="0" w:color="auto"/>
                  </w:divBdr>
                </w:div>
                <w:div w:id="362827865">
                  <w:marLeft w:val="0"/>
                  <w:marRight w:val="0"/>
                  <w:marTop w:val="0"/>
                  <w:marBottom w:val="0"/>
                  <w:divBdr>
                    <w:top w:val="none" w:sz="0" w:space="0" w:color="auto"/>
                    <w:left w:val="none" w:sz="0" w:space="0" w:color="auto"/>
                    <w:bottom w:val="none" w:sz="0" w:space="0" w:color="auto"/>
                    <w:right w:val="none" w:sz="0" w:space="0" w:color="auto"/>
                  </w:divBdr>
                </w:div>
                <w:div w:id="368191964">
                  <w:marLeft w:val="0"/>
                  <w:marRight w:val="0"/>
                  <w:marTop w:val="0"/>
                  <w:marBottom w:val="0"/>
                  <w:divBdr>
                    <w:top w:val="none" w:sz="0" w:space="0" w:color="auto"/>
                    <w:left w:val="none" w:sz="0" w:space="0" w:color="auto"/>
                    <w:bottom w:val="none" w:sz="0" w:space="0" w:color="auto"/>
                    <w:right w:val="none" w:sz="0" w:space="0" w:color="auto"/>
                  </w:divBdr>
                </w:div>
                <w:div w:id="370231767">
                  <w:marLeft w:val="0"/>
                  <w:marRight w:val="0"/>
                  <w:marTop w:val="0"/>
                  <w:marBottom w:val="0"/>
                  <w:divBdr>
                    <w:top w:val="none" w:sz="0" w:space="0" w:color="auto"/>
                    <w:left w:val="none" w:sz="0" w:space="0" w:color="auto"/>
                    <w:bottom w:val="none" w:sz="0" w:space="0" w:color="auto"/>
                    <w:right w:val="none" w:sz="0" w:space="0" w:color="auto"/>
                  </w:divBdr>
                </w:div>
                <w:div w:id="372190553">
                  <w:marLeft w:val="0"/>
                  <w:marRight w:val="0"/>
                  <w:marTop w:val="0"/>
                  <w:marBottom w:val="0"/>
                  <w:divBdr>
                    <w:top w:val="none" w:sz="0" w:space="0" w:color="auto"/>
                    <w:left w:val="none" w:sz="0" w:space="0" w:color="auto"/>
                    <w:bottom w:val="none" w:sz="0" w:space="0" w:color="auto"/>
                    <w:right w:val="none" w:sz="0" w:space="0" w:color="auto"/>
                  </w:divBdr>
                </w:div>
                <w:div w:id="372193239">
                  <w:marLeft w:val="0"/>
                  <w:marRight w:val="0"/>
                  <w:marTop w:val="0"/>
                  <w:marBottom w:val="0"/>
                  <w:divBdr>
                    <w:top w:val="none" w:sz="0" w:space="0" w:color="auto"/>
                    <w:left w:val="none" w:sz="0" w:space="0" w:color="auto"/>
                    <w:bottom w:val="none" w:sz="0" w:space="0" w:color="auto"/>
                    <w:right w:val="none" w:sz="0" w:space="0" w:color="auto"/>
                  </w:divBdr>
                </w:div>
                <w:div w:id="377750295">
                  <w:marLeft w:val="0"/>
                  <w:marRight w:val="0"/>
                  <w:marTop w:val="0"/>
                  <w:marBottom w:val="0"/>
                  <w:divBdr>
                    <w:top w:val="none" w:sz="0" w:space="0" w:color="auto"/>
                    <w:left w:val="none" w:sz="0" w:space="0" w:color="auto"/>
                    <w:bottom w:val="none" w:sz="0" w:space="0" w:color="auto"/>
                    <w:right w:val="none" w:sz="0" w:space="0" w:color="auto"/>
                  </w:divBdr>
                </w:div>
                <w:div w:id="379549670">
                  <w:marLeft w:val="0"/>
                  <w:marRight w:val="0"/>
                  <w:marTop w:val="0"/>
                  <w:marBottom w:val="0"/>
                  <w:divBdr>
                    <w:top w:val="none" w:sz="0" w:space="0" w:color="auto"/>
                    <w:left w:val="none" w:sz="0" w:space="0" w:color="auto"/>
                    <w:bottom w:val="none" w:sz="0" w:space="0" w:color="auto"/>
                    <w:right w:val="none" w:sz="0" w:space="0" w:color="auto"/>
                  </w:divBdr>
                </w:div>
                <w:div w:id="380255940">
                  <w:marLeft w:val="0"/>
                  <w:marRight w:val="0"/>
                  <w:marTop w:val="0"/>
                  <w:marBottom w:val="0"/>
                  <w:divBdr>
                    <w:top w:val="none" w:sz="0" w:space="0" w:color="auto"/>
                    <w:left w:val="none" w:sz="0" w:space="0" w:color="auto"/>
                    <w:bottom w:val="none" w:sz="0" w:space="0" w:color="auto"/>
                    <w:right w:val="none" w:sz="0" w:space="0" w:color="auto"/>
                  </w:divBdr>
                </w:div>
                <w:div w:id="381053882">
                  <w:marLeft w:val="0"/>
                  <w:marRight w:val="0"/>
                  <w:marTop w:val="0"/>
                  <w:marBottom w:val="0"/>
                  <w:divBdr>
                    <w:top w:val="none" w:sz="0" w:space="0" w:color="auto"/>
                    <w:left w:val="none" w:sz="0" w:space="0" w:color="auto"/>
                    <w:bottom w:val="none" w:sz="0" w:space="0" w:color="auto"/>
                    <w:right w:val="none" w:sz="0" w:space="0" w:color="auto"/>
                  </w:divBdr>
                </w:div>
                <w:div w:id="384527716">
                  <w:marLeft w:val="0"/>
                  <w:marRight w:val="0"/>
                  <w:marTop w:val="0"/>
                  <w:marBottom w:val="0"/>
                  <w:divBdr>
                    <w:top w:val="none" w:sz="0" w:space="0" w:color="auto"/>
                    <w:left w:val="none" w:sz="0" w:space="0" w:color="auto"/>
                    <w:bottom w:val="none" w:sz="0" w:space="0" w:color="auto"/>
                    <w:right w:val="none" w:sz="0" w:space="0" w:color="auto"/>
                  </w:divBdr>
                </w:div>
                <w:div w:id="388112323">
                  <w:marLeft w:val="0"/>
                  <w:marRight w:val="0"/>
                  <w:marTop w:val="0"/>
                  <w:marBottom w:val="0"/>
                  <w:divBdr>
                    <w:top w:val="none" w:sz="0" w:space="0" w:color="auto"/>
                    <w:left w:val="none" w:sz="0" w:space="0" w:color="auto"/>
                    <w:bottom w:val="none" w:sz="0" w:space="0" w:color="auto"/>
                    <w:right w:val="none" w:sz="0" w:space="0" w:color="auto"/>
                  </w:divBdr>
                </w:div>
                <w:div w:id="390159846">
                  <w:marLeft w:val="0"/>
                  <w:marRight w:val="0"/>
                  <w:marTop w:val="0"/>
                  <w:marBottom w:val="0"/>
                  <w:divBdr>
                    <w:top w:val="none" w:sz="0" w:space="0" w:color="auto"/>
                    <w:left w:val="none" w:sz="0" w:space="0" w:color="auto"/>
                    <w:bottom w:val="none" w:sz="0" w:space="0" w:color="auto"/>
                    <w:right w:val="none" w:sz="0" w:space="0" w:color="auto"/>
                  </w:divBdr>
                </w:div>
                <w:div w:id="392508723">
                  <w:marLeft w:val="0"/>
                  <w:marRight w:val="0"/>
                  <w:marTop w:val="0"/>
                  <w:marBottom w:val="0"/>
                  <w:divBdr>
                    <w:top w:val="none" w:sz="0" w:space="0" w:color="auto"/>
                    <w:left w:val="none" w:sz="0" w:space="0" w:color="auto"/>
                    <w:bottom w:val="none" w:sz="0" w:space="0" w:color="auto"/>
                    <w:right w:val="none" w:sz="0" w:space="0" w:color="auto"/>
                  </w:divBdr>
                </w:div>
                <w:div w:id="392848584">
                  <w:marLeft w:val="0"/>
                  <w:marRight w:val="0"/>
                  <w:marTop w:val="0"/>
                  <w:marBottom w:val="0"/>
                  <w:divBdr>
                    <w:top w:val="none" w:sz="0" w:space="0" w:color="auto"/>
                    <w:left w:val="none" w:sz="0" w:space="0" w:color="auto"/>
                    <w:bottom w:val="none" w:sz="0" w:space="0" w:color="auto"/>
                    <w:right w:val="none" w:sz="0" w:space="0" w:color="auto"/>
                  </w:divBdr>
                </w:div>
                <w:div w:id="392850478">
                  <w:marLeft w:val="0"/>
                  <w:marRight w:val="0"/>
                  <w:marTop w:val="0"/>
                  <w:marBottom w:val="0"/>
                  <w:divBdr>
                    <w:top w:val="none" w:sz="0" w:space="0" w:color="auto"/>
                    <w:left w:val="none" w:sz="0" w:space="0" w:color="auto"/>
                    <w:bottom w:val="none" w:sz="0" w:space="0" w:color="auto"/>
                    <w:right w:val="none" w:sz="0" w:space="0" w:color="auto"/>
                  </w:divBdr>
                </w:div>
                <w:div w:id="393161273">
                  <w:marLeft w:val="0"/>
                  <w:marRight w:val="0"/>
                  <w:marTop w:val="0"/>
                  <w:marBottom w:val="0"/>
                  <w:divBdr>
                    <w:top w:val="none" w:sz="0" w:space="0" w:color="auto"/>
                    <w:left w:val="none" w:sz="0" w:space="0" w:color="auto"/>
                    <w:bottom w:val="none" w:sz="0" w:space="0" w:color="auto"/>
                    <w:right w:val="none" w:sz="0" w:space="0" w:color="auto"/>
                  </w:divBdr>
                </w:div>
                <w:div w:id="395519445">
                  <w:marLeft w:val="0"/>
                  <w:marRight w:val="0"/>
                  <w:marTop w:val="0"/>
                  <w:marBottom w:val="0"/>
                  <w:divBdr>
                    <w:top w:val="none" w:sz="0" w:space="0" w:color="auto"/>
                    <w:left w:val="none" w:sz="0" w:space="0" w:color="auto"/>
                    <w:bottom w:val="none" w:sz="0" w:space="0" w:color="auto"/>
                    <w:right w:val="none" w:sz="0" w:space="0" w:color="auto"/>
                  </w:divBdr>
                </w:div>
                <w:div w:id="398795479">
                  <w:marLeft w:val="0"/>
                  <w:marRight w:val="0"/>
                  <w:marTop w:val="0"/>
                  <w:marBottom w:val="0"/>
                  <w:divBdr>
                    <w:top w:val="none" w:sz="0" w:space="0" w:color="auto"/>
                    <w:left w:val="none" w:sz="0" w:space="0" w:color="auto"/>
                    <w:bottom w:val="none" w:sz="0" w:space="0" w:color="auto"/>
                    <w:right w:val="none" w:sz="0" w:space="0" w:color="auto"/>
                  </w:divBdr>
                </w:div>
                <w:div w:id="401025957">
                  <w:marLeft w:val="0"/>
                  <w:marRight w:val="0"/>
                  <w:marTop w:val="0"/>
                  <w:marBottom w:val="0"/>
                  <w:divBdr>
                    <w:top w:val="none" w:sz="0" w:space="0" w:color="auto"/>
                    <w:left w:val="none" w:sz="0" w:space="0" w:color="auto"/>
                    <w:bottom w:val="none" w:sz="0" w:space="0" w:color="auto"/>
                    <w:right w:val="none" w:sz="0" w:space="0" w:color="auto"/>
                  </w:divBdr>
                </w:div>
                <w:div w:id="401609608">
                  <w:marLeft w:val="0"/>
                  <w:marRight w:val="0"/>
                  <w:marTop w:val="0"/>
                  <w:marBottom w:val="0"/>
                  <w:divBdr>
                    <w:top w:val="none" w:sz="0" w:space="0" w:color="auto"/>
                    <w:left w:val="none" w:sz="0" w:space="0" w:color="auto"/>
                    <w:bottom w:val="none" w:sz="0" w:space="0" w:color="auto"/>
                    <w:right w:val="none" w:sz="0" w:space="0" w:color="auto"/>
                  </w:divBdr>
                </w:div>
                <w:div w:id="401948261">
                  <w:marLeft w:val="0"/>
                  <w:marRight w:val="0"/>
                  <w:marTop w:val="0"/>
                  <w:marBottom w:val="0"/>
                  <w:divBdr>
                    <w:top w:val="none" w:sz="0" w:space="0" w:color="auto"/>
                    <w:left w:val="none" w:sz="0" w:space="0" w:color="auto"/>
                    <w:bottom w:val="none" w:sz="0" w:space="0" w:color="auto"/>
                    <w:right w:val="none" w:sz="0" w:space="0" w:color="auto"/>
                  </w:divBdr>
                </w:div>
                <w:div w:id="407658155">
                  <w:marLeft w:val="0"/>
                  <w:marRight w:val="0"/>
                  <w:marTop w:val="0"/>
                  <w:marBottom w:val="0"/>
                  <w:divBdr>
                    <w:top w:val="none" w:sz="0" w:space="0" w:color="auto"/>
                    <w:left w:val="none" w:sz="0" w:space="0" w:color="auto"/>
                    <w:bottom w:val="none" w:sz="0" w:space="0" w:color="auto"/>
                    <w:right w:val="none" w:sz="0" w:space="0" w:color="auto"/>
                  </w:divBdr>
                </w:div>
                <w:div w:id="410471316">
                  <w:marLeft w:val="0"/>
                  <w:marRight w:val="0"/>
                  <w:marTop w:val="0"/>
                  <w:marBottom w:val="0"/>
                  <w:divBdr>
                    <w:top w:val="none" w:sz="0" w:space="0" w:color="auto"/>
                    <w:left w:val="none" w:sz="0" w:space="0" w:color="auto"/>
                    <w:bottom w:val="none" w:sz="0" w:space="0" w:color="auto"/>
                    <w:right w:val="none" w:sz="0" w:space="0" w:color="auto"/>
                  </w:divBdr>
                </w:div>
                <w:div w:id="411901494">
                  <w:marLeft w:val="0"/>
                  <w:marRight w:val="0"/>
                  <w:marTop w:val="0"/>
                  <w:marBottom w:val="0"/>
                  <w:divBdr>
                    <w:top w:val="none" w:sz="0" w:space="0" w:color="auto"/>
                    <w:left w:val="none" w:sz="0" w:space="0" w:color="auto"/>
                    <w:bottom w:val="none" w:sz="0" w:space="0" w:color="auto"/>
                    <w:right w:val="none" w:sz="0" w:space="0" w:color="auto"/>
                  </w:divBdr>
                </w:div>
                <w:div w:id="415442449">
                  <w:marLeft w:val="0"/>
                  <w:marRight w:val="0"/>
                  <w:marTop w:val="0"/>
                  <w:marBottom w:val="0"/>
                  <w:divBdr>
                    <w:top w:val="none" w:sz="0" w:space="0" w:color="auto"/>
                    <w:left w:val="none" w:sz="0" w:space="0" w:color="auto"/>
                    <w:bottom w:val="none" w:sz="0" w:space="0" w:color="auto"/>
                    <w:right w:val="none" w:sz="0" w:space="0" w:color="auto"/>
                  </w:divBdr>
                </w:div>
                <w:div w:id="415637309">
                  <w:marLeft w:val="0"/>
                  <w:marRight w:val="0"/>
                  <w:marTop w:val="0"/>
                  <w:marBottom w:val="0"/>
                  <w:divBdr>
                    <w:top w:val="none" w:sz="0" w:space="0" w:color="auto"/>
                    <w:left w:val="none" w:sz="0" w:space="0" w:color="auto"/>
                    <w:bottom w:val="none" w:sz="0" w:space="0" w:color="auto"/>
                    <w:right w:val="none" w:sz="0" w:space="0" w:color="auto"/>
                  </w:divBdr>
                </w:div>
                <w:div w:id="417557409">
                  <w:marLeft w:val="0"/>
                  <w:marRight w:val="0"/>
                  <w:marTop w:val="0"/>
                  <w:marBottom w:val="0"/>
                  <w:divBdr>
                    <w:top w:val="none" w:sz="0" w:space="0" w:color="auto"/>
                    <w:left w:val="none" w:sz="0" w:space="0" w:color="auto"/>
                    <w:bottom w:val="none" w:sz="0" w:space="0" w:color="auto"/>
                    <w:right w:val="none" w:sz="0" w:space="0" w:color="auto"/>
                  </w:divBdr>
                </w:div>
                <w:div w:id="419302623">
                  <w:marLeft w:val="0"/>
                  <w:marRight w:val="0"/>
                  <w:marTop w:val="0"/>
                  <w:marBottom w:val="0"/>
                  <w:divBdr>
                    <w:top w:val="none" w:sz="0" w:space="0" w:color="auto"/>
                    <w:left w:val="none" w:sz="0" w:space="0" w:color="auto"/>
                    <w:bottom w:val="none" w:sz="0" w:space="0" w:color="auto"/>
                    <w:right w:val="none" w:sz="0" w:space="0" w:color="auto"/>
                  </w:divBdr>
                </w:div>
                <w:div w:id="420568494">
                  <w:marLeft w:val="0"/>
                  <w:marRight w:val="0"/>
                  <w:marTop w:val="0"/>
                  <w:marBottom w:val="0"/>
                  <w:divBdr>
                    <w:top w:val="none" w:sz="0" w:space="0" w:color="auto"/>
                    <w:left w:val="none" w:sz="0" w:space="0" w:color="auto"/>
                    <w:bottom w:val="none" w:sz="0" w:space="0" w:color="auto"/>
                    <w:right w:val="none" w:sz="0" w:space="0" w:color="auto"/>
                  </w:divBdr>
                </w:div>
                <w:div w:id="421416366">
                  <w:marLeft w:val="0"/>
                  <w:marRight w:val="0"/>
                  <w:marTop w:val="0"/>
                  <w:marBottom w:val="0"/>
                  <w:divBdr>
                    <w:top w:val="none" w:sz="0" w:space="0" w:color="auto"/>
                    <w:left w:val="none" w:sz="0" w:space="0" w:color="auto"/>
                    <w:bottom w:val="none" w:sz="0" w:space="0" w:color="auto"/>
                    <w:right w:val="none" w:sz="0" w:space="0" w:color="auto"/>
                  </w:divBdr>
                </w:div>
                <w:div w:id="425417828">
                  <w:marLeft w:val="0"/>
                  <w:marRight w:val="0"/>
                  <w:marTop w:val="0"/>
                  <w:marBottom w:val="0"/>
                  <w:divBdr>
                    <w:top w:val="none" w:sz="0" w:space="0" w:color="auto"/>
                    <w:left w:val="none" w:sz="0" w:space="0" w:color="auto"/>
                    <w:bottom w:val="none" w:sz="0" w:space="0" w:color="auto"/>
                    <w:right w:val="none" w:sz="0" w:space="0" w:color="auto"/>
                  </w:divBdr>
                </w:div>
                <w:div w:id="428739829">
                  <w:marLeft w:val="0"/>
                  <w:marRight w:val="0"/>
                  <w:marTop w:val="0"/>
                  <w:marBottom w:val="0"/>
                  <w:divBdr>
                    <w:top w:val="none" w:sz="0" w:space="0" w:color="auto"/>
                    <w:left w:val="none" w:sz="0" w:space="0" w:color="auto"/>
                    <w:bottom w:val="none" w:sz="0" w:space="0" w:color="auto"/>
                    <w:right w:val="none" w:sz="0" w:space="0" w:color="auto"/>
                  </w:divBdr>
                </w:div>
                <w:div w:id="429199805">
                  <w:marLeft w:val="0"/>
                  <w:marRight w:val="0"/>
                  <w:marTop w:val="0"/>
                  <w:marBottom w:val="0"/>
                  <w:divBdr>
                    <w:top w:val="none" w:sz="0" w:space="0" w:color="auto"/>
                    <w:left w:val="none" w:sz="0" w:space="0" w:color="auto"/>
                    <w:bottom w:val="none" w:sz="0" w:space="0" w:color="auto"/>
                    <w:right w:val="none" w:sz="0" w:space="0" w:color="auto"/>
                  </w:divBdr>
                </w:div>
                <w:div w:id="429474441">
                  <w:marLeft w:val="0"/>
                  <w:marRight w:val="0"/>
                  <w:marTop w:val="0"/>
                  <w:marBottom w:val="0"/>
                  <w:divBdr>
                    <w:top w:val="none" w:sz="0" w:space="0" w:color="auto"/>
                    <w:left w:val="none" w:sz="0" w:space="0" w:color="auto"/>
                    <w:bottom w:val="none" w:sz="0" w:space="0" w:color="auto"/>
                    <w:right w:val="none" w:sz="0" w:space="0" w:color="auto"/>
                  </w:divBdr>
                </w:div>
                <w:div w:id="434204796">
                  <w:marLeft w:val="0"/>
                  <w:marRight w:val="0"/>
                  <w:marTop w:val="0"/>
                  <w:marBottom w:val="0"/>
                  <w:divBdr>
                    <w:top w:val="none" w:sz="0" w:space="0" w:color="auto"/>
                    <w:left w:val="none" w:sz="0" w:space="0" w:color="auto"/>
                    <w:bottom w:val="none" w:sz="0" w:space="0" w:color="auto"/>
                    <w:right w:val="none" w:sz="0" w:space="0" w:color="auto"/>
                  </w:divBdr>
                </w:div>
                <w:div w:id="439494743">
                  <w:marLeft w:val="0"/>
                  <w:marRight w:val="0"/>
                  <w:marTop w:val="0"/>
                  <w:marBottom w:val="0"/>
                  <w:divBdr>
                    <w:top w:val="none" w:sz="0" w:space="0" w:color="auto"/>
                    <w:left w:val="none" w:sz="0" w:space="0" w:color="auto"/>
                    <w:bottom w:val="none" w:sz="0" w:space="0" w:color="auto"/>
                    <w:right w:val="none" w:sz="0" w:space="0" w:color="auto"/>
                  </w:divBdr>
                </w:div>
                <w:div w:id="442463009">
                  <w:marLeft w:val="0"/>
                  <w:marRight w:val="0"/>
                  <w:marTop w:val="0"/>
                  <w:marBottom w:val="0"/>
                  <w:divBdr>
                    <w:top w:val="none" w:sz="0" w:space="0" w:color="auto"/>
                    <w:left w:val="none" w:sz="0" w:space="0" w:color="auto"/>
                    <w:bottom w:val="none" w:sz="0" w:space="0" w:color="auto"/>
                    <w:right w:val="none" w:sz="0" w:space="0" w:color="auto"/>
                  </w:divBdr>
                </w:div>
                <w:div w:id="442463140">
                  <w:marLeft w:val="0"/>
                  <w:marRight w:val="0"/>
                  <w:marTop w:val="0"/>
                  <w:marBottom w:val="0"/>
                  <w:divBdr>
                    <w:top w:val="none" w:sz="0" w:space="0" w:color="auto"/>
                    <w:left w:val="none" w:sz="0" w:space="0" w:color="auto"/>
                    <w:bottom w:val="none" w:sz="0" w:space="0" w:color="auto"/>
                    <w:right w:val="none" w:sz="0" w:space="0" w:color="auto"/>
                  </w:divBdr>
                </w:div>
                <w:div w:id="443886854">
                  <w:marLeft w:val="0"/>
                  <w:marRight w:val="0"/>
                  <w:marTop w:val="0"/>
                  <w:marBottom w:val="0"/>
                  <w:divBdr>
                    <w:top w:val="none" w:sz="0" w:space="0" w:color="auto"/>
                    <w:left w:val="none" w:sz="0" w:space="0" w:color="auto"/>
                    <w:bottom w:val="none" w:sz="0" w:space="0" w:color="auto"/>
                    <w:right w:val="none" w:sz="0" w:space="0" w:color="auto"/>
                  </w:divBdr>
                </w:div>
                <w:div w:id="444810869">
                  <w:marLeft w:val="0"/>
                  <w:marRight w:val="0"/>
                  <w:marTop w:val="0"/>
                  <w:marBottom w:val="0"/>
                  <w:divBdr>
                    <w:top w:val="none" w:sz="0" w:space="0" w:color="auto"/>
                    <w:left w:val="none" w:sz="0" w:space="0" w:color="auto"/>
                    <w:bottom w:val="none" w:sz="0" w:space="0" w:color="auto"/>
                    <w:right w:val="none" w:sz="0" w:space="0" w:color="auto"/>
                  </w:divBdr>
                </w:div>
                <w:div w:id="445738955">
                  <w:marLeft w:val="0"/>
                  <w:marRight w:val="0"/>
                  <w:marTop w:val="0"/>
                  <w:marBottom w:val="0"/>
                  <w:divBdr>
                    <w:top w:val="none" w:sz="0" w:space="0" w:color="auto"/>
                    <w:left w:val="none" w:sz="0" w:space="0" w:color="auto"/>
                    <w:bottom w:val="none" w:sz="0" w:space="0" w:color="auto"/>
                    <w:right w:val="none" w:sz="0" w:space="0" w:color="auto"/>
                  </w:divBdr>
                </w:div>
                <w:div w:id="449201027">
                  <w:marLeft w:val="0"/>
                  <w:marRight w:val="0"/>
                  <w:marTop w:val="0"/>
                  <w:marBottom w:val="0"/>
                  <w:divBdr>
                    <w:top w:val="none" w:sz="0" w:space="0" w:color="auto"/>
                    <w:left w:val="none" w:sz="0" w:space="0" w:color="auto"/>
                    <w:bottom w:val="none" w:sz="0" w:space="0" w:color="auto"/>
                    <w:right w:val="none" w:sz="0" w:space="0" w:color="auto"/>
                  </w:divBdr>
                </w:div>
                <w:div w:id="451246285">
                  <w:marLeft w:val="0"/>
                  <w:marRight w:val="0"/>
                  <w:marTop w:val="0"/>
                  <w:marBottom w:val="0"/>
                  <w:divBdr>
                    <w:top w:val="none" w:sz="0" w:space="0" w:color="auto"/>
                    <w:left w:val="none" w:sz="0" w:space="0" w:color="auto"/>
                    <w:bottom w:val="none" w:sz="0" w:space="0" w:color="auto"/>
                    <w:right w:val="none" w:sz="0" w:space="0" w:color="auto"/>
                  </w:divBdr>
                </w:div>
                <w:div w:id="462624467">
                  <w:marLeft w:val="0"/>
                  <w:marRight w:val="0"/>
                  <w:marTop w:val="0"/>
                  <w:marBottom w:val="0"/>
                  <w:divBdr>
                    <w:top w:val="none" w:sz="0" w:space="0" w:color="auto"/>
                    <w:left w:val="none" w:sz="0" w:space="0" w:color="auto"/>
                    <w:bottom w:val="none" w:sz="0" w:space="0" w:color="auto"/>
                    <w:right w:val="none" w:sz="0" w:space="0" w:color="auto"/>
                  </w:divBdr>
                </w:div>
                <w:div w:id="466751047">
                  <w:marLeft w:val="0"/>
                  <w:marRight w:val="0"/>
                  <w:marTop w:val="0"/>
                  <w:marBottom w:val="0"/>
                  <w:divBdr>
                    <w:top w:val="none" w:sz="0" w:space="0" w:color="auto"/>
                    <w:left w:val="none" w:sz="0" w:space="0" w:color="auto"/>
                    <w:bottom w:val="none" w:sz="0" w:space="0" w:color="auto"/>
                    <w:right w:val="none" w:sz="0" w:space="0" w:color="auto"/>
                  </w:divBdr>
                </w:div>
                <w:div w:id="469053204">
                  <w:marLeft w:val="0"/>
                  <w:marRight w:val="0"/>
                  <w:marTop w:val="0"/>
                  <w:marBottom w:val="0"/>
                  <w:divBdr>
                    <w:top w:val="none" w:sz="0" w:space="0" w:color="auto"/>
                    <w:left w:val="none" w:sz="0" w:space="0" w:color="auto"/>
                    <w:bottom w:val="none" w:sz="0" w:space="0" w:color="auto"/>
                    <w:right w:val="none" w:sz="0" w:space="0" w:color="auto"/>
                  </w:divBdr>
                </w:div>
                <w:div w:id="469250525">
                  <w:marLeft w:val="0"/>
                  <w:marRight w:val="0"/>
                  <w:marTop w:val="0"/>
                  <w:marBottom w:val="0"/>
                  <w:divBdr>
                    <w:top w:val="none" w:sz="0" w:space="0" w:color="auto"/>
                    <w:left w:val="none" w:sz="0" w:space="0" w:color="auto"/>
                    <w:bottom w:val="none" w:sz="0" w:space="0" w:color="auto"/>
                    <w:right w:val="none" w:sz="0" w:space="0" w:color="auto"/>
                  </w:divBdr>
                </w:div>
                <w:div w:id="473110118">
                  <w:marLeft w:val="0"/>
                  <w:marRight w:val="0"/>
                  <w:marTop w:val="0"/>
                  <w:marBottom w:val="0"/>
                  <w:divBdr>
                    <w:top w:val="none" w:sz="0" w:space="0" w:color="auto"/>
                    <w:left w:val="none" w:sz="0" w:space="0" w:color="auto"/>
                    <w:bottom w:val="none" w:sz="0" w:space="0" w:color="auto"/>
                    <w:right w:val="none" w:sz="0" w:space="0" w:color="auto"/>
                  </w:divBdr>
                </w:div>
                <w:div w:id="473258710">
                  <w:marLeft w:val="0"/>
                  <w:marRight w:val="0"/>
                  <w:marTop w:val="0"/>
                  <w:marBottom w:val="0"/>
                  <w:divBdr>
                    <w:top w:val="none" w:sz="0" w:space="0" w:color="auto"/>
                    <w:left w:val="none" w:sz="0" w:space="0" w:color="auto"/>
                    <w:bottom w:val="none" w:sz="0" w:space="0" w:color="auto"/>
                    <w:right w:val="none" w:sz="0" w:space="0" w:color="auto"/>
                  </w:divBdr>
                </w:div>
                <w:div w:id="473530066">
                  <w:marLeft w:val="0"/>
                  <w:marRight w:val="0"/>
                  <w:marTop w:val="0"/>
                  <w:marBottom w:val="0"/>
                  <w:divBdr>
                    <w:top w:val="none" w:sz="0" w:space="0" w:color="auto"/>
                    <w:left w:val="none" w:sz="0" w:space="0" w:color="auto"/>
                    <w:bottom w:val="none" w:sz="0" w:space="0" w:color="auto"/>
                    <w:right w:val="none" w:sz="0" w:space="0" w:color="auto"/>
                  </w:divBdr>
                </w:div>
                <w:div w:id="474101073">
                  <w:marLeft w:val="0"/>
                  <w:marRight w:val="0"/>
                  <w:marTop w:val="0"/>
                  <w:marBottom w:val="0"/>
                  <w:divBdr>
                    <w:top w:val="none" w:sz="0" w:space="0" w:color="auto"/>
                    <w:left w:val="none" w:sz="0" w:space="0" w:color="auto"/>
                    <w:bottom w:val="none" w:sz="0" w:space="0" w:color="auto"/>
                    <w:right w:val="none" w:sz="0" w:space="0" w:color="auto"/>
                  </w:divBdr>
                </w:div>
                <w:div w:id="477380029">
                  <w:marLeft w:val="0"/>
                  <w:marRight w:val="0"/>
                  <w:marTop w:val="0"/>
                  <w:marBottom w:val="0"/>
                  <w:divBdr>
                    <w:top w:val="none" w:sz="0" w:space="0" w:color="auto"/>
                    <w:left w:val="none" w:sz="0" w:space="0" w:color="auto"/>
                    <w:bottom w:val="none" w:sz="0" w:space="0" w:color="auto"/>
                    <w:right w:val="none" w:sz="0" w:space="0" w:color="auto"/>
                  </w:divBdr>
                </w:div>
                <w:div w:id="481309578">
                  <w:marLeft w:val="0"/>
                  <w:marRight w:val="0"/>
                  <w:marTop w:val="0"/>
                  <w:marBottom w:val="0"/>
                  <w:divBdr>
                    <w:top w:val="none" w:sz="0" w:space="0" w:color="auto"/>
                    <w:left w:val="none" w:sz="0" w:space="0" w:color="auto"/>
                    <w:bottom w:val="none" w:sz="0" w:space="0" w:color="auto"/>
                    <w:right w:val="none" w:sz="0" w:space="0" w:color="auto"/>
                  </w:divBdr>
                </w:div>
                <w:div w:id="481964056">
                  <w:marLeft w:val="0"/>
                  <w:marRight w:val="0"/>
                  <w:marTop w:val="0"/>
                  <w:marBottom w:val="0"/>
                  <w:divBdr>
                    <w:top w:val="none" w:sz="0" w:space="0" w:color="auto"/>
                    <w:left w:val="none" w:sz="0" w:space="0" w:color="auto"/>
                    <w:bottom w:val="none" w:sz="0" w:space="0" w:color="auto"/>
                    <w:right w:val="none" w:sz="0" w:space="0" w:color="auto"/>
                  </w:divBdr>
                </w:div>
                <w:div w:id="483131895">
                  <w:marLeft w:val="0"/>
                  <w:marRight w:val="0"/>
                  <w:marTop w:val="0"/>
                  <w:marBottom w:val="0"/>
                  <w:divBdr>
                    <w:top w:val="none" w:sz="0" w:space="0" w:color="auto"/>
                    <w:left w:val="none" w:sz="0" w:space="0" w:color="auto"/>
                    <w:bottom w:val="none" w:sz="0" w:space="0" w:color="auto"/>
                    <w:right w:val="none" w:sz="0" w:space="0" w:color="auto"/>
                  </w:divBdr>
                </w:div>
                <w:div w:id="483668405">
                  <w:marLeft w:val="0"/>
                  <w:marRight w:val="0"/>
                  <w:marTop w:val="0"/>
                  <w:marBottom w:val="0"/>
                  <w:divBdr>
                    <w:top w:val="none" w:sz="0" w:space="0" w:color="auto"/>
                    <w:left w:val="none" w:sz="0" w:space="0" w:color="auto"/>
                    <w:bottom w:val="none" w:sz="0" w:space="0" w:color="auto"/>
                    <w:right w:val="none" w:sz="0" w:space="0" w:color="auto"/>
                  </w:divBdr>
                </w:div>
                <w:div w:id="483739951">
                  <w:marLeft w:val="0"/>
                  <w:marRight w:val="0"/>
                  <w:marTop w:val="0"/>
                  <w:marBottom w:val="0"/>
                  <w:divBdr>
                    <w:top w:val="none" w:sz="0" w:space="0" w:color="auto"/>
                    <w:left w:val="none" w:sz="0" w:space="0" w:color="auto"/>
                    <w:bottom w:val="none" w:sz="0" w:space="0" w:color="auto"/>
                    <w:right w:val="none" w:sz="0" w:space="0" w:color="auto"/>
                  </w:divBdr>
                </w:div>
                <w:div w:id="485822584">
                  <w:marLeft w:val="0"/>
                  <w:marRight w:val="0"/>
                  <w:marTop w:val="0"/>
                  <w:marBottom w:val="0"/>
                  <w:divBdr>
                    <w:top w:val="none" w:sz="0" w:space="0" w:color="auto"/>
                    <w:left w:val="none" w:sz="0" w:space="0" w:color="auto"/>
                    <w:bottom w:val="none" w:sz="0" w:space="0" w:color="auto"/>
                    <w:right w:val="none" w:sz="0" w:space="0" w:color="auto"/>
                  </w:divBdr>
                </w:div>
                <w:div w:id="486898980">
                  <w:marLeft w:val="0"/>
                  <w:marRight w:val="0"/>
                  <w:marTop w:val="0"/>
                  <w:marBottom w:val="0"/>
                  <w:divBdr>
                    <w:top w:val="none" w:sz="0" w:space="0" w:color="auto"/>
                    <w:left w:val="none" w:sz="0" w:space="0" w:color="auto"/>
                    <w:bottom w:val="none" w:sz="0" w:space="0" w:color="auto"/>
                    <w:right w:val="none" w:sz="0" w:space="0" w:color="auto"/>
                  </w:divBdr>
                </w:div>
                <w:div w:id="488518634">
                  <w:marLeft w:val="0"/>
                  <w:marRight w:val="0"/>
                  <w:marTop w:val="0"/>
                  <w:marBottom w:val="0"/>
                  <w:divBdr>
                    <w:top w:val="none" w:sz="0" w:space="0" w:color="auto"/>
                    <w:left w:val="none" w:sz="0" w:space="0" w:color="auto"/>
                    <w:bottom w:val="none" w:sz="0" w:space="0" w:color="auto"/>
                    <w:right w:val="none" w:sz="0" w:space="0" w:color="auto"/>
                  </w:divBdr>
                </w:div>
                <w:div w:id="489176057">
                  <w:marLeft w:val="0"/>
                  <w:marRight w:val="0"/>
                  <w:marTop w:val="0"/>
                  <w:marBottom w:val="0"/>
                  <w:divBdr>
                    <w:top w:val="none" w:sz="0" w:space="0" w:color="auto"/>
                    <w:left w:val="none" w:sz="0" w:space="0" w:color="auto"/>
                    <w:bottom w:val="none" w:sz="0" w:space="0" w:color="auto"/>
                    <w:right w:val="none" w:sz="0" w:space="0" w:color="auto"/>
                  </w:divBdr>
                </w:div>
                <w:div w:id="492841799">
                  <w:marLeft w:val="0"/>
                  <w:marRight w:val="0"/>
                  <w:marTop w:val="0"/>
                  <w:marBottom w:val="0"/>
                  <w:divBdr>
                    <w:top w:val="none" w:sz="0" w:space="0" w:color="auto"/>
                    <w:left w:val="none" w:sz="0" w:space="0" w:color="auto"/>
                    <w:bottom w:val="none" w:sz="0" w:space="0" w:color="auto"/>
                    <w:right w:val="none" w:sz="0" w:space="0" w:color="auto"/>
                  </w:divBdr>
                </w:div>
                <w:div w:id="493227937">
                  <w:marLeft w:val="0"/>
                  <w:marRight w:val="0"/>
                  <w:marTop w:val="0"/>
                  <w:marBottom w:val="0"/>
                  <w:divBdr>
                    <w:top w:val="none" w:sz="0" w:space="0" w:color="auto"/>
                    <w:left w:val="none" w:sz="0" w:space="0" w:color="auto"/>
                    <w:bottom w:val="none" w:sz="0" w:space="0" w:color="auto"/>
                    <w:right w:val="none" w:sz="0" w:space="0" w:color="auto"/>
                  </w:divBdr>
                </w:div>
                <w:div w:id="493955043">
                  <w:marLeft w:val="0"/>
                  <w:marRight w:val="0"/>
                  <w:marTop w:val="0"/>
                  <w:marBottom w:val="0"/>
                  <w:divBdr>
                    <w:top w:val="none" w:sz="0" w:space="0" w:color="auto"/>
                    <w:left w:val="none" w:sz="0" w:space="0" w:color="auto"/>
                    <w:bottom w:val="none" w:sz="0" w:space="0" w:color="auto"/>
                    <w:right w:val="none" w:sz="0" w:space="0" w:color="auto"/>
                  </w:divBdr>
                </w:div>
                <w:div w:id="493957445">
                  <w:marLeft w:val="0"/>
                  <w:marRight w:val="0"/>
                  <w:marTop w:val="0"/>
                  <w:marBottom w:val="0"/>
                  <w:divBdr>
                    <w:top w:val="none" w:sz="0" w:space="0" w:color="auto"/>
                    <w:left w:val="none" w:sz="0" w:space="0" w:color="auto"/>
                    <w:bottom w:val="none" w:sz="0" w:space="0" w:color="auto"/>
                    <w:right w:val="none" w:sz="0" w:space="0" w:color="auto"/>
                  </w:divBdr>
                </w:div>
                <w:div w:id="497572969">
                  <w:marLeft w:val="0"/>
                  <w:marRight w:val="0"/>
                  <w:marTop w:val="0"/>
                  <w:marBottom w:val="0"/>
                  <w:divBdr>
                    <w:top w:val="none" w:sz="0" w:space="0" w:color="auto"/>
                    <w:left w:val="none" w:sz="0" w:space="0" w:color="auto"/>
                    <w:bottom w:val="none" w:sz="0" w:space="0" w:color="auto"/>
                    <w:right w:val="none" w:sz="0" w:space="0" w:color="auto"/>
                  </w:divBdr>
                </w:div>
                <w:div w:id="502475579">
                  <w:marLeft w:val="0"/>
                  <w:marRight w:val="0"/>
                  <w:marTop w:val="0"/>
                  <w:marBottom w:val="0"/>
                  <w:divBdr>
                    <w:top w:val="none" w:sz="0" w:space="0" w:color="auto"/>
                    <w:left w:val="none" w:sz="0" w:space="0" w:color="auto"/>
                    <w:bottom w:val="none" w:sz="0" w:space="0" w:color="auto"/>
                    <w:right w:val="none" w:sz="0" w:space="0" w:color="auto"/>
                  </w:divBdr>
                </w:div>
                <w:div w:id="504322788">
                  <w:marLeft w:val="0"/>
                  <w:marRight w:val="0"/>
                  <w:marTop w:val="0"/>
                  <w:marBottom w:val="0"/>
                  <w:divBdr>
                    <w:top w:val="none" w:sz="0" w:space="0" w:color="auto"/>
                    <w:left w:val="none" w:sz="0" w:space="0" w:color="auto"/>
                    <w:bottom w:val="none" w:sz="0" w:space="0" w:color="auto"/>
                    <w:right w:val="none" w:sz="0" w:space="0" w:color="auto"/>
                  </w:divBdr>
                </w:div>
                <w:div w:id="504978132">
                  <w:marLeft w:val="0"/>
                  <w:marRight w:val="0"/>
                  <w:marTop w:val="0"/>
                  <w:marBottom w:val="0"/>
                  <w:divBdr>
                    <w:top w:val="none" w:sz="0" w:space="0" w:color="auto"/>
                    <w:left w:val="none" w:sz="0" w:space="0" w:color="auto"/>
                    <w:bottom w:val="none" w:sz="0" w:space="0" w:color="auto"/>
                    <w:right w:val="none" w:sz="0" w:space="0" w:color="auto"/>
                  </w:divBdr>
                </w:div>
                <w:div w:id="511649892">
                  <w:marLeft w:val="0"/>
                  <w:marRight w:val="0"/>
                  <w:marTop w:val="0"/>
                  <w:marBottom w:val="0"/>
                  <w:divBdr>
                    <w:top w:val="none" w:sz="0" w:space="0" w:color="auto"/>
                    <w:left w:val="none" w:sz="0" w:space="0" w:color="auto"/>
                    <w:bottom w:val="none" w:sz="0" w:space="0" w:color="auto"/>
                    <w:right w:val="none" w:sz="0" w:space="0" w:color="auto"/>
                  </w:divBdr>
                </w:div>
                <w:div w:id="512569325">
                  <w:marLeft w:val="0"/>
                  <w:marRight w:val="0"/>
                  <w:marTop w:val="0"/>
                  <w:marBottom w:val="0"/>
                  <w:divBdr>
                    <w:top w:val="none" w:sz="0" w:space="0" w:color="auto"/>
                    <w:left w:val="none" w:sz="0" w:space="0" w:color="auto"/>
                    <w:bottom w:val="none" w:sz="0" w:space="0" w:color="auto"/>
                    <w:right w:val="none" w:sz="0" w:space="0" w:color="auto"/>
                  </w:divBdr>
                </w:div>
                <w:div w:id="521863638">
                  <w:marLeft w:val="0"/>
                  <w:marRight w:val="0"/>
                  <w:marTop w:val="0"/>
                  <w:marBottom w:val="0"/>
                  <w:divBdr>
                    <w:top w:val="none" w:sz="0" w:space="0" w:color="auto"/>
                    <w:left w:val="none" w:sz="0" w:space="0" w:color="auto"/>
                    <w:bottom w:val="none" w:sz="0" w:space="0" w:color="auto"/>
                    <w:right w:val="none" w:sz="0" w:space="0" w:color="auto"/>
                  </w:divBdr>
                </w:div>
                <w:div w:id="523328961">
                  <w:marLeft w:val="0"/>
                  <w:marRight w:val="0"/>
                  <w:marTop w:val="0"/>
                  <w:marBottom w:val="0"/>
                  <w:divBdr>
                    <w:top w:val="none" w:sz="0" w:space="0" w:color="auto"/>
                    <w:left w:val="none" w:sz="0" w:space="0" w:color="auto"/>
                    <w:bottom w:val="none" w:sz="0" w:space="0" w:color="auto"/>
                    <w:right w:val="none" w:sz="0" w:space="0" w:color="auto"/>
                  </w:divBdr>
                </w:div>
                <w:div w:id="528184439">
                  <w:marLeft w:val="0"/>
                  <w:marRight w:val="0"/>
                  <w:marTop w:val="0"/>
                  <w:marBottom w:val="0"/>
                  <w:divBdr>
                    <w:top w:val="none" w:sz="0" w:space="0" w:color="auto"/>
                    <w:left w:val="none" w:sz="0" w:space="0" w:color="auto"/>
                    <w:bottom w:val="none" w:sz="0" w:space="0" w:color="auto"/>
                    <w:right w:val="none" w:sz="0" w:space="0" w:color="auto"/>
                  </w:divBdr>
                </w:div>
                <w:div w:id="528302223">
                  <w:marLeft w:val="0"/>
                  <w:marRight w:val="0"/>
                  <w:marTop w:val="0"/>
                  <w:marBottom w:val="0"/>
                  <w:divBdr>
                    <w:top w:val="none" w:sz="0" w:space="0" w:color="auto"/>
                    <w:left w:val="none" w:sz="0" w:space="0" w:color="auto"/>
                    <w:bottom w:val="none" w:sz="0" w:space="0" w:color="auto"/>
                    <w:right w:val="none" w:sz="0" w:space="0" w:color="auto"/>
                  </w:divBdr>
                </w:div>
                <w:div w:id="530263787">
                  <w:marLeft w:val="0"/>
                  <w:marRight w:val="0"/>
                  <w:marTop w:val="0"/>
                  <w:marBottom w:val="0"/>
                  <w:divBdr>
                    <w:top w:val="none" w:sz="0" w:space="0" w:color="auto"/>
                    <w:left w:val="none" w:sz="0" w:space="0" w:color="auto"/>
                    <w:bottom w:val="none" w:sz="0" w:space="0" w:color="auto"/>
                    <w:right w:val="none" w:sz="0" w:space="0" w:color="auto"/>
                  </w:divBdr>
                </w:div>
                <w:div w:id="539780286">
                  <w:marLeft w:val="0"/>
                  <w:marRight w:val="0"/>
                  <w:marTop w:val="0"/>
                  <w:marBottom w:val="0"/>
                  <w:divBdr>
                    <w:top w:val="none" w:sz="0" w:space="0" w:color="auto"/>
                    <w:left w:val="none" w:sz="0" w:space="0" w:color="auto"/>
                    <w:bottom w:val="none" w:sz="0" w:space="0" w:color="auto"/>
                    <w:right w:val="none" w:sz="0" w:space="0" w:color="auto"/>
                  </w:divBdr>
                </w:div>
                <w:div w:id="542446561">
                  <w:marLeft w:val="0"/>
                  <w:marRight w:val="0"/>
                  <w:marTop w:val="0"/>
                  <w:marBottom w:val="0"/>
                  <w:divBdr>
                    <w:top w:val="none" w:sz="0" w:space="0" w:color="auto"/>
                    <w:left w:val="none" w:sz="0" w:space="0" w:color="auto"/>
                    <w:bottom w:val="none" w:sz="0" w:space="0" w:color="auto"/>
                    <w:right w:val="none" w:sz="0" w:space="0" w:color="auto"/>
                  </w:divBdr>
                </w:div>
                <w:div w:id="542601239">
                  <w:marLeft w:val="0"/>
                  <w:marRight w:val="0"/>
                  <w:marTop w:val="0"/>
                  <w:marBottom w:val="0"/>
                  <w:divBdr>
                    <w:top w:val="none" w:sz="0" w:space="0" w:color="auto"/>
                    <w:left w:val="none" w:sz="0" w:space="0" w:color="auto"/>
                    <w:bottom w:val="none" w:sz="0" w:space="0" w:color="auto"/>
                    <w:right w:val="none" w:sz="0" w:space="0" w:color="auto"/>
                  </w:divBdr>
                </w:div>
                <w:div w:id="547687849">
                  <w:marLeft w:val="0"/>
                  <w:marRight w:val="0"/>
                  <w:marTop w:val="0"/>
                  <w:marBottom w:val="0"/>
                  <w:divBdr>
                    <w:top w:val="none" w:sz="0" w:space="0" w:color="auto"/>
                    <w:left w:val="none" w:sz="0" w:space="0" w:color="auto"/>
                    <w:bottom w:val="none" w:sz="0" w:space="0" w:color="auto"/>
                    <w:right w:val="none" w:sz="0" w:space="0" w:color="auto"/>
                  </w:divBdr>
                </w:div>
                <w:div w:id="547887088">
                  <w:marLeft w:val="0"/>
                  <w:marRight w:val="0"/>
                  <w:marTop w:val="0"/>
                  <w:marBottom w:val="0"/>
                  <w:divBdr>
                    <w:top w:val="none" w:sz="0" w:space="0" w:color="auto"/>
                    <w:left w:val="none" w:sz="0" w:space="0" w:color="auto"/>
                    <w:bottom w:val="none" w:sz="0" w:space="0" w:color="auto"/>
                    <w:right w:val="none" w:sz="0" w:space="0" w:color="auto"/>
                  </w:divBdr>
                </w:div>
                <w:div w:id="548149701">
                  <w:marLeft w:val="0"/>
                  <w:marRight w:val="0"/>
                  <w:marTop w:val="0"/>
                  <w:marBottom w:val="0"/>
                  <w:divBdr>
                    <w:top w:val="none" w:sz="0" w:space="0" w:color="auto"/>
                    <w:left w:val="none" w:sz="0" w:space="0" w:color="auto"/>
                    <w:bottom w:val="none" w:sz="0" w:space="0" w:color="auto"/>
                    <w:right w:val="none" w:sz="0" w:space="0" w:color="auto"/>
                  </w:divBdr>
                </w:div>
                <w:div w:id="548882892">
                  <w:marLeft w:val="0"/>
                  <w:marRight w:val="0"/>
                  <w:marTop w:val="0"/>
                  <w:marBottom w:val="0"/>
                  <w:divBdr>
                    <w:top w:val="none" w:sz="0" w:space="0" w:color="auto"/>
                    <w:left w:val="none" w:sz="0" w:space="0" w:color="auto"/>
                    <w:bottom w:val="none" w:sz="0" w:space="0" w:color="auto"/>
                    <w:right w:val="none" w:sz="0" w:space="0" w:color="auto"/>
                  </w:divBdr>
                </w:div>
                <w:div w:id="551772432">
                  <w:marLeft w:val="0"/>
                  <w:marRight w:val="0"/>
                  <w:marTop w:val="0"/>
                  <w:marBottom w:val="0"/>
                  <w:divBdr>
                    <w:top w:val="none" w:sz="0" w:space="0" w:color="auto"/>
                    <w:left w:val="none" w:sz="0" w:space="0" w:color="auto"/>
                    <w:bottom w:val="none" w:sz="0" w:space="0" w:color="auto"/>
                    <w:right w:val="none" w:sz="0" w:space="0" w:color="auto"/>
                  </w:divBdr>
                </w:div>
                <w:div w:id="552273163">
                  <w:marLeft w:val="0"/>
                  <w:marRight w:val="0"/>
                  <w:marTop w:val="0"/>
                  <w:marBottom w:val="0"/>
                  <w:divBdr>
                    <w:top w:val="none" w:sz="0" w:space="0" w:color="auto"/>
                    <w:left w:val="none" w:sz="0" w:space="0" w:color="auto"/>
                    <w:bottom w:val="none" w:sz="0" w:space="0" w:color="auto"/>
                    <w:right w:val="none" w:sz="0" w:space="0" w:color="auto"/>
                  </w:divBdr>
                </w:div>
                <w:div w:id="553348663">
                  <w:marLeft w:val="0"/>
                  <w:marRight w:val="0"/>
                  <w:marTop w:val="0"/>
                  <w:marBottom w:val="0"/>
                  <w:divBdr>
                    <w:top w:val="none" w:sz="0" w:space="0" w:color="auto"/>
                    <w:left w:val="none" w:sz="0" w:space="0" w:color="auto"/>
                    <w:bottom w:val="none" w:sz="0" w:space="0" w:color="auto"/>
                    <w:right w:val="none" w:sz="0" w:space="0" w:color="auto"/>
                  </w:divBdr>
                </w:div>
                <w:div w:id="554194616">
                  <w:marLeft w:val="0"/>
                  <w:marRight w:val="0"/>
                  <w:marTop w:val="0"/>
                  <w:marBottom w:val="0"/>
                  <w:divBdr>
                    <w:top w:val="none" w:sz="0" w:space="0" w:color="auto"/>
                    <w:left w:val="none" w:sz="0" w:space="0" w:color="auto"/>
                    <w:bottom w:val="none" w:sz="0" w:space="0" w:color="auto"/>
                    <w:right w:val="none" w:sz="0" w:space="0" w:color="auto"/>
                  </w:divBdr>
                </w:div>
                <w:div w:id="559487052">
                  <w:marLeft w:val="0"/>
                  <w:marRight w:val="0"/>
                  <w:marTop w:val="0"/>
                  <w:marBottom w:val="0"/>
                  <w:divBdr>
                    <w:top w:val="none" w:sz="0" w:space="0" w:color="auto"/>
                    <w:left w:val="none" w:sz="0" w:space="0" w:color="auto"/>
                    <w:bottom w:val="none" w:sz="0" w:space="0" w:color="auto"/>
                    <w:right w:val="none" w:sz="0" w:space="0" w:color="auto"/>
                  </w:divBdr>
                </w:div>
                <w:div w:id="562445624">
                  <w:marLeft w:val="0"/>
                  <w:marRight w:val="0"/>
                  <w:marTop w:val="0"/>
                  <w:marBottom w:val="0"/>
                  <w:divBdr>
                    <w:top w:val="none" w:sz="0" w:space="0" w:color="auto"/>
                    <w:left w:val="none" w:sz="0" w:space="0" w:color="auto"/>
                    <w:bottom w:val="none" w:sz="0" w:space="0" w:color="auto"/>
                    <w:right w:val="none" w:sz="0" w:space="0" w:color="auto"/>
                  </w:divBdr>
                </w:div>
                <w:div w:id="563491730">
                  <w:marLeft w:val="0"/>
                  <w:marRight w:val="0"/>
                  <w:marTop w:val="0"/>
                  <w:marBottom w:val="0"/>
                  <w:divBdr>
                    <w:top w:val="none" w:sz="0" w:space="0" w:color="auto"/>
                    <w:left w:val="none" w:sz="0" w:space="0" w:color="auto"/>
                    <w:bottom w:val="none" w:sz="0" w:space="0" w:color="auto"/>
                    <w:right w:val="none" w:sz="0" w:space="0" w:color="auto"/>
                  </w:divBdr>
                </w:div>
                <w:div w:id="563681821">
                  <w:marLeft w:val="0"/>
                  <w:marRight w:val="0"/>
                  <w:marTop w:val="0"/>
                  <w:marBottom w:val="0"/>
                  <w:divBdr>
                    <w:top w:val="none" w:sz="0" w:space="0" w:color="auto"/>
                    <w:left w:val="none" w:sz="0" w:space="0" w:color="auto"/>
                    <w:bottom w:val="none" w:sz="0" w:space="0" w:color="auto"/>
                    <w:right w:val="none" w:sz="0" w:space="0" w:color="auto"/>
                  </w:divBdr>
                </w:div>
                <w:div w:id="564100085">
                  <w:marLeft w:val="0"/>
                  <w:marRight w:val="0"/>
                  <w:marTop w:val="0"/>
                  <w:marBottom w:val="0"/>
                  <w:divBdr>
                    <w:top w:val="none" w:sz="0" w:space="0" w:color="auto"/>
                    <w:left w:val="none" w:sz="0" w:space="0" w:color="auto"/>
                    <w:bottom w:val="none" w:sz="0" w:space="0" w:color="auto"/>
                    <w:right w:val="none" w:sz="0" w:space="0" w:color="auto"/>
                  </w:divBdr>
                </w:div>
                <w:div w:id="564291919">
                  <w:marLeft w:val="0"/>
                  <w:marRight w:val="0"/>
                  <w:marTop w:val="0"/>
                  <w:marBottom w:val="0"/>
                  <w:divBdr>
                    <w:top w:val="none" w:sz="0" w:space="0" w:color="auto"/>
                    <w:left w:val="none" w:sz="0" w:space="0" w:color="auto"/>
                    <w:bottom w:val="none" w:sz="0" w:space="0" w:color="auto"/>
                    <w:right w:val="none" w:sz="0" w:space="0" w:color="auto"/>
                  </w:divBdr>
                </w:div>
                <w:div w:id="564730579">
                  <w:marLeft w:val="0"/>
                  <w:marRight w:val="0"/>
                  <w:marTop w:val="0"/>
                  <w:marBottom w:val="0"/>
                  <w:divBdr>
                    <w:top w:val="none" w:sz="0" w:space="0" w:color="auto"/>
                    <w:left w:val="none" w:sz="0" w:space="0" w:color="auto"/>
                    <w:bottom w:val="none" w:sz="0" w:space="0" w:color="auto"/>
                    <w:right w:val="none" w:sz="0" w:space="0" w:color="auto"/>
                  </w:divBdr>
                </w:div>
                <w:div w:id="566232338">
                  <w:marLeft w:val="0"/>
                  <w:marRight w:val="0"/>
                  <w:marTop w:val="0"/>
                  <w:marBottom w:val="0"/>
                  <w:divBdr>
                    <w:top w:val="none" w:sz="0" w:space="0" w:color="auto"/>
                    <w:left w:val="none" w:sz="0" w:space="0" w:color="auto"/>
                    <w:bottom w:val="none" w:sz="0" w:space="0" w:color="auto"/>
                    <w:right w:val="none" w:sz="0" w:space="0" w:color="auto"/>
                  </w:divBdr>
                </w:div>
                <w:div w:id="566964158">
                  <w:marLeft w:val="0"/>
                  <w:marRight w:val="0"/>
                  <w:marTop w:val="0"/>
                  <w:marBottom w:val="0"/>
                  <w:divBdr>
                    <w:top w:val="none" w:sz="0" w:space="0" w:color="auto"/>
                    <w:left w:val="none" w:sz="0" w:space="0" w:color="auto"/>
                    <w:bottom w:val="none" w:sz="0" w:space="0" w:color="auto"/>
                    <w:right w:val="none" w:sz="0" w:space="0" w:color="auto"/>
                  </w:divBdr>
                </w:div>
                <w:div w:id="567345549">
                  <w:marLeft w:val="0"/>
                  <w:marRight w:val="0"/>
                  <w:marTop w:val="0"/>
                  <w:marBottom w:val="0"/>
                  <w:divBdr>
                    <w:top w:val="none" w:sz="0" w:space="0" w:color="auto"/>
                    <w:left w:val="none" w:sz="0" w:space="0" w:color="auto"/>
                    <w:bottom w:val="none" w:sz="0" w:space="0" w:color="auto"/>
                    <w:right w:val="none" w:sz="0" w:space="0" w:color="auto"/>
                  </w:divBdr>
                </w:div>
                <w:div w:id="568033203">
                  <w:marLeft w:val="0"/>
                  <w:marRight w:val="0"/>
                  <w:marTop w:val="0"/>
                  <w:marBottom w:val="0"/>
                  <w:divBdr>
                    <w:top w:val="none" w:sz="0" w:space="0" w:color="auto"/>
                    <w:left w:val="none" w:sz="0" w:space="0" w:color="auto"/>
                    <w:bottom w:val="none" w:sz="0" w:space="0" w:color="auto"/>
                    <w:right w:val="none" w:sz="0" w:space="0" w:color="auto"/>
                  </w:divBdr>
                </w:div>
                <w:div w:id="572543669">
                  <w:marLeft w:val="0"/>
                  <w:marRight w:val="0"/>
                  <w:marTop w:val="0"/>
                  <w:marBottom w:val="0"/>
                  <w:divBdr>
                    <w:top w:val="none" w:sz="0" w:space="0" w:color="auto"/>
                    <w:left w:val="none" w:sz="0" w:space="0" w:color="auto"/>
                    <w:bottom w:val="none" w:sz="0" w:space="0" w:color="auto"/>
                    <w:right w:val="none" w:sz="0" w:space="0" w:color="auto"/>
                  </w:divBdr>
                </w:div>
                <w:div w:id="576747741">
                  <w:marLeft w:val="0"/>
                  <w:marRight w:val="0"/>
                  <w:marTop w:val="0"/>
                  <w:marBottom w:val="0"/>
                  <w:divBdr>
                    <w:top w:val="none" w:sz="0" w:space="0" w:color="auto"/>
                    <w:left w:val="none" w:sz="0" w:space="0" w:color="auto"/>
                    <w:bottom w:val="none" w:sz="0" w:space="0" w:color="auto"/>
                    <w:right w:val="none" w:sz="0" w:space="0" w:color="auto"/>
                  </w:divBdr>
                </w:div>
                <w:div w:id="579212583">
                  <w:marLeft w:val="0"/>
                  <w:marRight w:val="0"/>
                  <w:marTop w:val="0"/>
                  <w:marBottom w:val="0"/>
                  <w:divBdr>
                    <w:top w:val="none" w:sz="0" w:space="0" w:color="auto"/>
                    <w:left w:val="none" w:sz="0" w:space="0" w:color="auto"/>
                    <w:bottom w:val="none" w:sz="0" w:space="0" w:color="auto"/>
                    <w:right w:val="none" w:sz="0" w:space="0" w:color="auto"/>
                  </w:divBdr>
                </w:div>
                <w:div w:id="579995007">
                  <w:marLeft w:val="0"/>
                  <w:marRight w:val="0"/>
                  <w:marTop w:val="0"/>
                  <w:marBottom w:val="0"/>
                  <w:divBdr>
                    <w:top w:val="none" w:sz="0" w:space="0" w:color="auto"/>
                    <w:left w:val="none" w:sz="0" w:space="0" w:color="auto"/>
                    <w:bottom w:val="none" w:sz="0" w:space="0" w:color="auto"/>
                    <w:right w:val="none" w:sz="0" w:space="0" w:color="auto"/>
                  </w:divBdr>
                </w:div>
                <w:div w:id="581915568">
                  <w:marLeft w:val="0"/>
                  <w:marRight w:val="0"/>
                  <w:marTop w:val="0"/>
                  <w:marBottom w:val="0"/>
                  <w:divBdr>
                    <w:top w:val="none" w:sz="0" w:space="0" w:color="auto"/>
                    <w:left w:val="none" w:sz="0" w:space="0" w:color="auto"/>
                    <w:bottom w:val="none" w:sz="0" w:space="0" w:color="auto"/>
                    <w:right w:val="none" w:sz="0" w:space="0" w:color="auto"/>
                  </w:divBdr>
                </w:div>
                <w:div w:id="584191471">
                  <w:marLeft w:val="0"/>
                  <w:marRight w:val="0"/>
                  <w:marTop w:val="0"/>
                  <w:marBottom w:val="0"/>
                  <w:divBdr>
                    <w:top w:val="none" w:sz="0" w:space="0" w:color="auto"/>
                    <w:left w:val="none" w:sz="0" w:space="0" w:color="auto"/>
                    <w:bottom w:val="none" w:sz="0" w:space="0" w:color="auto"/>
                    <w:right w:val="none" w:sz="0" w:space="0" w:color="auto"/>
                  </w:divBdr>
                </w:div>
                <w:div w:id="585383772">
                  <w:marLeft w:val="0"/>
                  <w:marRight w:val="0"/>
                  <w:marTop w:val="0"/>
                  <w:marBottom w:val="0"/>
                  <w:divBdr>
                    <w:top w:val="none" w:sz="0" w:space="0" w:color="auto"/>
                    <w:left w:val="none" w:sz="0" w:space="0" w:color="auto"/>
                    <w:bottom w:val="none" w:sz="0" w:space="0" w:color="auto"/>
                    <w:right w:val="none" w:sz="0" w:space="0" w:color="auto"/>
                  </w:divBdr>
                </w:div>
                <w:div w:id="585892602">
                  <w:marLeft w:val="0"/>
                  <w:marRight w:val="0"/>
                  <w:marTop w:val="0"/>
                  <w:marBottom w:val="0"/>
                  <w:divBdr>
                    <w:top w:val="none" w:sz="0" w:space="0" w:color="auto"/>
                    <w:left w:val="none" w:sz="0" w:space="0" w:color="auto"/>
                    <w:bottom w:val="none" w:sz="0" w:space="0" w:color="auto"/>
                    <w:right w:val="none" w:sz="0" w:space="0" w:color="auto"/>
                  </w:divBdr>
                </w:div>
                <w:div w:id="586576342">
                  <w:marLeft w:val="0"/>
                  <w:marRight w:val="0"/>
                  <w:marTop w:val="0"/>
                  <w:marBottom w:val="0"/>
                  <w:divBdr>
                    <w:top w:val="none" w:sz="0" w:space="0" w:color="auto"/>
                    <w:left w:val="none" w:sz="0" w:space="0" w:color="auto"/>
                    <w:bottom w:val="none" w:sz="0" w:space="0" w:color="auto"/>
                    <w:right w:val="none" w:sz="0" w:space="0" w:color="auto"/>
                  </w:divBdr>
                </w:div>
                <w:div w:id="586960685">
                  <w:marLeft w:val="0"/>
                  <w:marRight w:val="0"/>
                  <w:marTop w:val="0"/>
                  <w:marBottom w:val="0"/>
                  <w:divBdr>
                    <w:top w:val="none" w:sz="0" w:space="0" w:color="auto"/>
                    <w:left w:val="none" w:sz="0" w:space="0" w:color="auto"/>
                    <w:bottom w:val="none" w:sz="0" w:space="0" w:color="auto"/>
                    <w:right w:val="none" w:sz="0" w:space="0" w:color="auto"/>
                  </w:divBdr>
                </w:div>
                <w:div w:id="595749617">
                  <w:marLeft w:val="0"/>
                  <w:marRight w:val="0"/>
                  <w:marTop w:val="0"/>
                  <w:marBottom w:val="0"/>
                  <w:divBdr>
                    <w:top w:val="none" w:sz="0" w:space="0" w:color="auto"/>
                    <w:left w:val="none" w:sz="0" w:space="0" w:color="auto"/>
                    <w:bottom w:val="none" w:sz="0" w:space="0" w:color="auto"/>
                    <w:right w:val="none" w:sz="0" w:space="0" w:color="auto"/>
                  </w:divBdr>
                </w:div>
                <w:div w:id="595820466">
                  <w:marLeft w:val="0"/>
                  <w:marRight w:val="0"/>
                  <w:marTop w:val="0"/>
                  <w:marBottom w:val="0"/>
                  <w:divBdr>
                    <w:top w:val="none" w:sz="0" w:space="0" w:color="auto"/>
                    <w:left w:val="none" w:sz="0" w:space="0" w:color="auto"/>
                    <w:bottom w:val="none" w:sz="0" w:space="0" w:color="auto"/>
                    <w:right w:val="none" w:sz="0" w:space="0" w:color="auto"/>
                  </w:divBdr>
                </w:div>
                <w:div w:id="596182684">
                  <w:marLeft w:val="0"/>
                  <w:marRight w:val="0"/>
                  <w:marTop w:val="0"/>
                  <w:marBottom w:val="0"/>
                  <w:divBdr>
                    <w:top w:val="none" w:sz="0" w:space="0" w:color="auto"/>
                    <w:left w:val="none" w:sz="0" w:space="0" w:color="auto"/>
                    <w:bottom w:val="none" w:sz="0" w:space="0" w:color="auto"/>
                    <w:right w:val="none" w:sz="0" w:space="0" w:color="auto"/>
                  </w:divBdr>
                </w:div>
                <w:div w:id="597106546">
                  <w:marLeft w:val="0"/>
                  <w:marRight w:val="0"/>
                  <w:marTop w:val="0"/>
                  <w:marBottom w:val="0"/>
                  <w:divBdr>
                    <w:top w:val="none" w:sz="0" w:space="0" w:color="auto"/>
                    <w:left w:val="none" w:sz="0" w:space="0" w:color="auto"/>
                    <w:bottom w:val="none" w:sz="0" w:space="0" w:color="auto"/>
                    <w:right w:val="none" w:sz="0" w:space="0" w:color="auto"/>
                  </w:divBdr>
                </w:div>
                <w:div w:id="599148648">
                  <w:marLeft w:val="0"/>
                  <w:marRight w:val="0"/>
                  <w:marTop w:val="0"/>
                  <w:marBottom w:val="0"/>
                  <w:divBdr>
                    <w:top w:val="none" w:sz="0" w:space="0" w:color="auto"/>
                    <w:left w:val="none" w:sz="0" w:space="0" w:color="auto"/>
                    <w:bottom w:val="none" w:sz="0" w:space="0" w:color="auto"/>
                    <w:right w:val="none" w:sz="0" w:space="0" w:color="auto"/>
                  </w:divBdr>
                </w:div>
                <w:div w:id="599601983">
                  <w:marLeft w:val="0"/>
                  <w:marRight w:val="0"/>
                  <w:marTop w:val="0"/>
                  <w:marBottom w:val="0"/>
                  <w:divBdr>
                    <w:top w:val="none" w:sz="0" w:space="0" w:color="auto"/>
                    <w:left w:val="none" w:sz="0" w:space="0" w:color="auto"/>
                    <w:bottom w:val="none" w:sz="0" w:space="0" w:color="auto"/>
                    <w:right w:val="none" w:sz="0" w:space="0" w:color="auto"/>
                  </w:divBdr>
                </w:div>
                <w:div w:id="599721309">
                  <w:marLeft w:val="0"/>
                  <w:marRight w:val="0"/>
                  <w:marTop w:val="0"/>
                  <w:marBottom w:val="0"/>
                  <w:divBdr>
                    <w:top w:val="none" w:sz="0" w:space="0" w:color="auto"/>
                    <w:left w:val="none" w:sz="0" w:space="0" w:color="auto"/>
                    <w:bottom w:val="none" w:sz="0" w:space="0" w:color="auto"/>
                    <w:right w:val="none" w:sz="0" w:space="0" w:color="auto"/>
                  </w:divBdr>
                </w:div>
                <w:div w:id="602036368">
                  <w:marLeft w:val="0"/>
                  <w:marRight w:val="0"/>
                  <w:marTop w:val="0"/>
                  <w:marBottom w:val="0"/>
                  <w:divBdr>
                    <w:top w:val="none" w:sz="0" w:space="0" w:color="auto"/>
                    <w:left w:val="none" w:sz="0" w:space="0" w:color="auto"/>
                    <w:bottom w:val="none" w:sz="0" w:space="0" w:color="auto"/>
                    <w:right w:val="none" w:sz="0" w:space="0" w:color="auto"/>
                  </w:divBdr>
                </w:div>
                <w:div w:id="604657451">
                  <w:marLeft w:val="0"/>
                  <w:marRight w:val="0"/>
                  <w:marTop w:val="0"/>
                  <w:marBottom w:val="0"/>
                  <w:divBdr>
                    <w:top w:val="none" w:sz="0" w:space="0" w:color="auto"/>
                    <w:left w:val="none" w:sz="0" w:space="0" w:color="auto"/>
                    <w:bottom w:val="none" w:sz="0" w:space="0" w:color="auto"/>
                    <w:right w:val="none" w:sz="0" w:space="0" w:color="auto"/>
                  </w:divBdr>
                </w:div>
                <w:div w:id="611744093">
                  <w:marLeft w:val="0"/>
                  <w:marRight w:val="0"/>
                  <w:marTop w:val="0"/>
                  <w:marBottom w:val="0"/>
                  <w:divBdr>
                    <w:top w:val="none" w:sz="0" w:space="0" w:color="auto"/>
                    <w:left w:val="none" w:sz="0" w:space="0" w:color="auto"/>
                    <w:bottom w:val="none" w:sz="0" w:space="0" w:color="auto"/>
                    <w:right w:val="none" w:sz="0" w:space="0" w:color="auto"/>
                  </w:divBdr>
                </w:div>
                <w:div w:id="612248508">
                  <w:marLeft w:val="0"/>
                  <w:marRight w:val="0"/>
                  <w:marTop w:val="0"/>
                  <w:marBottom w:val="0"/>
                  <w:divBdr>
                    <w:top w:val="none" w:sz="0" w:space="0" w:color="auto"/>
                    <w:left w:val="none" w:sz="0" w:space="0" w:color="auto"/>
                    <w:bottom w:val="none" w:sz="0" w:space="0" w:color="auto"/>
                    <w:right w:val="none" w:sz="0" w:space="0" w:color="auto"/>
                  </w:divBdr>
                </w:div>
                <w:div w:id="613370844">
                  <w:marLeft w:val="0"/>
                  <w:marRight w:val="0"/>
                  <w:marTop w:val="0"/>
                  <w:marBottom w:val="0"/>
                  <w:divBdr>
                    <w:top w:val="none" w:sz="0" w:space="0" w:color="auto"/>
                    <w:left w:val="none" w:sz="0" w:space="0" w:color="auto"/>
                    <w:bottom w:val="none" w:sz="0" w:space="0" w:color="auto"/>
                    <w:right w:val="none" w:sz="0" w:space="0" w:color="auto"/>
                  </w:divBdr>
                </w:div>
                <w:div w:id="616177536">
                  <w:marLeft w:val="0"/>
                  <w:marRight w:val="0"/>
                  <w:marTop w:val="0"/>
                  <w:marBottom w:val="0"/>
                  <w:divBdr>
                    <w:top w:val="none" w:sz="0" w:space="0" w:color="auto"/>
                    <w:left w:val="none" w:sz="0" w:space="0" w:color="auto"/>
                    <w:bottom w:val="none" w:sz="0" w:space="0" w:color="auto"/>
                    <w:right w:val="none" w:sz="0" w:space="0" w:color="auto"/>
                  </w:divBdr>
                </w:div>
                <w:div w:id="616789990">
                  <w:marLeft w:val="0"/>
                  <w:marRight w:val="0"/>
                  <w:marTop w:val="0"/>
                  <w:marBottom w:val="0"/>
                  <w:divBdr>
                    <w:top w:val="none" w:sz="0" w:space="0" w:color="auto"/>
                    <w:left w:val="none" w:sz="0" w:space="0" w:color="auto"/>
                    <w:bottom w:val="none" w:sz="0" w:space="0" w:color="auto"/>
                    <w:right w:val="none" w:sz="0" w:space="0" w:color="auto"/>
                  </w:divBdr>
                </w:div>
                <w:div w:id="617958091">
                  <w:marLeft w:val="0"/>
                  <w:marRight w:val="0"/>
                  <w:marTop w:val="0"/>
                  <w:marBottom w:val="0"/>
                  <w:divBdr>
                    <w:top w:val="none" w:sz="0" w:space="0" w:color="auto"/>
                    <w:left w:val="none" w:sz="0" w:space="0" w:color="auto"/>
                    <w:bottom w:val="none" w:sz="0" w:space="0" w:color="auto"/>
                    <w:right w:val="none" w:sz="0" w:space="0" w:color="auto"/>
                  </w:divBdr>
                </w:div>
                <w:div w:id="622925964">
                  <w:marLeft w:val="0"/>
                  <w:marRight w:val="0"/>
                  <w:marTop w:val="0"/>
                  <w:marBottom w:val="0"/>
                  <w:divBdr>
                    <w:top w:val="none" w:sz="0" w:space="0" w:color="auto"/>
                    <w:left w:val="none" w:sz="0" w:space="0" w:color="auto"/>
                    <w:bottom w:val="none" w:sz="0" w:space="0" w:color="auto"/>
                    <w:right w:val="none" w:sz="0" w:space="0" w:color="auto"/>
                  </w:divBdr>
                </w:div>
                <w:div w:id="626012986">
                  <w:marLeft w:val="0"/>
                  <w:marRight w:val="0"/>
                  <w:marTop w:val="0"/>
                  <w:marBottom w:val="0"/>
                  <w:divBdr>
                    <w:top w:val="none" w:sz="0" w:space="0" w:color="auto"/>
                    <w:left w:val="none" w:sz="0" w:space="0" w:color="auto"/>
                    <w:bottom w:val="none" w:sz="0" w:space="0" w:color="auto"/>
                    <w:right w:val="none" w:sz="0" w:space="0" w:color="auto"/>
                  </w:divBdr>
                </w:div>
                <w:div w:id="631250664">
                  <w:marLeft w:val="0"/>
                  <w:marRight w:val="0"/>
                  <w:marTop w:val="0"/>
                  <w:marBottom w:val="0"/>
                  <w:divBdr>
                    <w:top w:val="none" w:sz="0" w:space="0" w:color="auto"/>
                    <w:left w:val="none" w:sz="0" w:space="0" w:color="auto"/>
                    <w:bottom w:val="none" w:sz="0" w:space="0" w:color="auto"/>
                    <w:right w:val="none" w:sz="0" w:space="0" w:color="auto"/>
                  </w:divBdr>
                </w:div>
                <w:div w:id="631402371">
                  <w:marLeft w:val="0"/>
                  <w:marRight w:val="0"/>
                  <w:marTop w:val="0"/>
                  <w:marBottom w:val="0"/>
                  <w:divBdr>
                    <w:top w:val="none" w:sz="0" w:space="0" w:color="auto"/>
                    <w:left w:val="none" w:sz="0" w:space="0" w:color="auto"/>
                    <w:bottom w:val="none" w:sz="0" w:space="0" w:color="auto"/>
                    <w:right w:val="none" w:sz="0" w:space="0" w:color="auto"/>
                  </w:divBdr>
                </w:div>
                <w:div w:id="631520181">
                  <w:marLeft w:val="0"/>
                  <w:marRight w:val="0"/>
                  <w:marTop w:val="0"/>
                  <w:marBottom w:val="0"/>
                  <w:divBdr>
                    <w:top w:val="none" w:sz="0" w:space="0" w:color="auto"/>
                    <w:left w:val="none" w:sz="0" w:space="0" w:color="auto"/>
                    <w:bottom w:val="none" w:sz="0" w:space="0" w:color="auto"/>
                    <w:right w:val="none" w:sz="0" w:space="0" w:color="auto"/>
                  </w:divBdr>
                </w:div>
                <w:div w:id="632443895">
                  <w:marLeft w:val="0"/>
                  <w:marRight w:val="0"/>
                  <w:marTop w:val="0"/>
                  <w:marBottom w:val="0"/>
                  <w:divBdr>
                    <w:top w:val="none" w:sz="0" w:space="0" w:color="auto"/>
                    <w:left w:val="none" w:sz="0" w:space="0" w:color="auto"/>
                    <w:bottom w:val="none" w:sz="0" w:space="0" w:color="auto"/>
                    <w:right w:val="none" w:sz="0" w:space="0" w:color="auto"/>
                  </w:divBdr>
                </w:div>
                <w:div w:id="633483829">
                  <w:marLeft w:val="0"/>
                  <w:marRight w:val="0"/>
                  <w:marTop w:val="0"/>
                  <w:marBottom w:val="0"/>
                  <w:divBdr>
                    <w:top w:val="none" w:sz="0" w:space="0" w:color="auto"/>
                    <w:left w:val="none" w:sz="0" w:space="0" w:color="auto"/>
                    <w:bottom w:val="none" w:sz="0" w:space="0" w:color="auto"/>
                    <w:right w:val="none" w:sz="0" w:space="0" w:color="auto"/>
                  </w:divBdr>
                </w:div>
                <w:div w:id="635568860">
                  <w:marLeft w:val="0"/>
                  <w:marRight w:val="0"/>
                  <w:marTop w:val="0"/>
                  <w:marBottom w:val="0"/>
                  <w:divBdr>
                    <w:top w:val="none" w:sz="0" w:space="0" w:color="auto"/>
                    <w:left w:val="none" w:sz="0" w:space="0" w:color="auto"/>
                    <w:bottom w:val="none" w:sz="0" w:space="0" w:color="auto"/>
                    <w:right w:val="none" w:sz="0" w:space="0" w:color="auto"/>
                  </w:divBdr>
                </w:div>
                <w:div w:id="640696395">
                  <w:marLeft w:val="0"/>
                  <w:marRight w:val="0"/>
                  <w:marTop w:val="0"/>
                  <w:marBottom w:val="0"/>
                  <w:divBdr>
                    <w:top w:val="none" w:sz="0" w:space="0" w:color="auto"/>
                    <w:left w:val="none" w:sz="0" w:space="0" w:color="auto"/>
                    <w:bottom w:val="none" w:sz="0" w:space="0" w:color="auto"/>
                    <w:right w:val="none" w:sz="0" w:space="0" w:color="auto"/>
                  </w:divBdr>
                </w:div>
                <w:div w:id="641233499">
                  <w:marLeft w:val="0"/>
                  <w:marRight w:val="0"/>
                  <w:marTop w:val="0"/>
                  <w:marBottom w:val="0"/>
                  <w:divBdr>
                    <w:top w:val="none" w:sz="0" w:space="0" w:color="auto"/>
                    <w:left w:val="none" w:sz="0" w:space="0" w:color="auto"/>
                    <w:bottom w:val="none" w:sz="0" w:space="0" w:color="auto"/>
                    <w:right w:val="none" w:sz="0" w:space="0" w:color="auto"/>
                  </w:divBdr>
                </w:div>
                <w:div w:id="642858460">
                  <w:marLeft w:val="0"/>
                  <w:marRight w:val="0"/>
                  <w:marTop w:val="0"/>
                  <w:marBottom w:val="0"/>
                  <w:divBdr>
                    <w:top w:val="none" w:sz="0" w:space="0" w:color="auto"/>
                    <w:left w:val="none" w:sz="0" w:space="0" w:color="auto"/>
                    <w:bottom w:val="none" w:sz="0" w:space="0" w:color="auto"/>
                    <w:right w:val="none" w:sz="0" w:space="0" w:color="auto"/>
                  </w:divBdr>
                </w:div>
                <w:div w:id="650065692">
                  <w:marLeft w:val="0"/>
                  <w:marRight w:val="0"/>
                  <w:marTop w:val="0"/>
                  <w:marBottom w:val="0"/>
                  <w:divBdr>
                    <w:top w:val="none" w:sz="0" w:space="0" w:color="auto"/>
                    <w:left w:val="none" w:sz="0" w:space="0" w:color="auto"/>
                    <w:bottom w:val="none" w:sz="0" w:space="0" w:color="auto"/>
                    <w:right w:val="none" w:sz="0" w:space="0" w:color="auto"/>
                  </w:divBdr>
                </w:div>
                <w:div w:id="650332012">
                  <w:marLeft w:val="0"/>
                  <w:marRight w:val="0"/>
                  <w:marTop w:val="0"/>
                  <w:marBottom w:val="0"/>
                  <w:divBdr>
                    <w:top w:val="none" w:sz="0" w:space="0" w:color="auto"/>
                    <w:left w:val="none" w:sz="0" w:space="0" w:color="auto"/>
                    <w:bottom w:val="none" w:sz="0" w:space="0" w:color="auto"/>
                    <w:right w:val="none" w:sz="0" w:space="0" w:color="auto"/>
                  </w:divBdr>
                </w:div>
                <w:div w:id="650838538">
                  <w:marLeft w:val="0"/>
                  <w:marRight w:val="0"/>
                  <w:marTop w:val="0"/>
                  <w:marBottom w:val="0"/>
                  <w:divBdr>
                    <w:top w:val="none" w:sz="0" w:space="0" w:color="auto"/>
                    <w:left w:val="none" w:sz="0" w:space="0" w:color="auto"/>
                    <w:bottom w:val="none" w:sz="0" w:space="0" w:color="auto"/>
                    <w:right w:val="none" w:sz="0" w:space="0" w:color="auto"/>
                  </w:divBdr>
                </w:div>
                <w:div w:id="651908228">
                  <w:marLeft w:val="0"/>
                  <w:marRight w:val="0"/>
                  <w:marTop w:val="0"/>
                  <w:marBottom w:val="0"/>
                  <w:divBdr>
                    <w:top w:val="none" w:sz="0" w:space="0" w:color="auto"/>
                    <w:left w:val="none" w:sz="0" w:space="0" w:color="auto"/>
                    <w:bottom w:val="none" w:sz="0" w:space="0" w:color="auto"/>
                    <w:right w:val="none" w:sz="0" w:space="0" w:color="auto"/>
                  </w:divBdr>
                </w:div>
                <w:div w:id="654454561">
                  <w:marLeft w:val="0"/>
                  <w:marRight w:val="0"/>
                  <w:marTop w:val="0"/>
                  <w:marBottom w:val="0"/>
                  <w:divBdr>
                    <w:top w:val="none" w:sz="0" w:space="0" w:color="auto"/>
                    <w:left w:val="none" w:sz="0" w:space="0" w:color="auto"/>
                    <w:bottom w:val="none" w:sz="0" w:space="0" w:color="auto"/>
                    <w:right w:val="none" w:sz="0" w:space="0" w:color="auto"/>
                  </w:divBdr>
                </w:div>
                <w:div w:id="659961240">
                  <w:marLeft w:val="0"/>
                  <w:marRight w:val="0"/>
                  <w:marTop w:val="0"/>
                  <w:marBottom w:val="0"/>
                  <w:divBdr>
                    <w:top w:val="none" w:sz="0" w:space="0" w:color="auto"/>
                    <w:left w:val="none" w:sz="0" w:space="0" w:color="auto"/>
                    <w:bottom w:val="none" w:sz="0" w:space="0" w:color="auto"/>
                    <w:right w:val="none" w:sz="0" w:space="0" w:color="auto"/>
                  </w:divBdr>
                </w:div>
                <w:div w:id="662006019">
                  <w:marLeft w:val="0"/>
                  <w:marRight w:val="0"/>
                  <w:marTop w:val="0"/>
                  <w:marBottom w:val="0"/>
                  <w:divBdr>
                    <w:top w:val="none" w:sz="0" w:space="0" w:color="auto"/>
                    <w:left w:val="none" w:sz="0" w:space="0" w:color="auto"/>
                    <w:bottom w:val="none" w:sz="0" w:space="0" w:color="auto"/>
                    <w:right w:val="none" w:sz="0" w:space="0" w:color="auto"/>
                  </w:divBdr>
                </w:div>
                <w:div w:id="662899173">
                  <w:marLeft w:val="0"/>
                  <w:marRight w:val="0"/>
                  <w:marTop w:val="0"/>
                  <w:marBottom w:val="0"/>
                  <w:divBdr>
                    <w:top w:val="none" w:sz="0" w:space="0" w:color="auto"/>
                    <w:left w:val="none" w:sz="0" w:space="0" w:color="auto"/>
                    <w:bottom w:val="none" w:sz="0" w:space="0" w:color="auto"/>
                    <w:right w:val="none" w:sz="0" w:space="0" w:color="auto"/>
                  </w:divBdr>
                </w:div>
                <w:div w:id="663775872">
                  <w:marLeft w:val="0"/>
                  <w:marRight w:val="0"/>
                  <w:marTop w:val="0"/>
                  <w:marBottom w:val="0"/>
                  <w:divBdr>
                    <w:top w:val="none" w:sz="0" w:space="0" w:color="auto"/>
                    <w:left w:val="none" w:sz="0" w:space="0" w:color="auto"/>
                    <w:bottom w:val="none" w:sz="0" w:space="0" w:color="auto"/>
                    <w:right w:val="none" w:sz="0" w:space="0" w:color="auto"/>
                  </w:divBdr>
                </w:div>
                <w:div w:id="665284034">
                  <w:marLeft w:val="0"/>
                  <w:marRight w:val="0"/>
                  <w:marTop w:val="0"/>
                  <w:marBottom w:val="0"/>
                  <w:divBdr>
                    <w:top w:val="none" w:sz="0" w:space="0" w:color="auto"/>
                    <w:left w:val="none" w:sz="0" w:space="0" w:color="auto"/>
                    <w:bottom w:val="none" w:sz="0" w:space="0" w:color="auto"/>
                    <w:right w:val="none" w:sz="0" w:space="0" w:color="auto"/>
                  </w:divBdr>
                </w:div>
                <w:div w:id="668757785">
                  <w:marLeft w:val="0"/>
                  <w:marRight w:val="0"/>
                  <w:marTop w:val="0"/>
                  <w:marBottom w:val="0"/>
                  <w:divBdr>
                    <w:top w:val="none" w:sz="0" w:space="0" w:color="auto"/>
                    <w:left w:val="none" w:sz="0" w:space="0" w:color="auto"/>
                    <w:bottom w:val="none" w:sz="0" w:space="0" w:color="auto"/>
                    <w:right w:val="none" w:sz="0" w:space="0" w:color="auto"/>
                  </w:divBdr>
                </w:div>
                <w:div w:id="671033963">
                  <w:marLeft w:val="0"/>
                  <w:marRight w:val="0"/>
                  <w:marTop w:val="0"/>
                  <w:marBottom w:val="0"/>
                  <w:divBdr>
                    <w:top w:val="none" w:sz="0" w:space="0" w:color="auto"/>
                    <w:left w:val="none" w:sz="0" w:space="0" w:color="auto"/>
                    <w:bottom w:val="none" w:sz="0" w:space="0" w:color="auto"/>
                    <w:right w:val="none" w:sz="0" w:space="0" w:color="auto"/>
                  </w:divBdr>
                </w:div>
                <w:div w:id="673461944">
                  <w:marLeft w:val="0"/>
                  <w:marRight w:val="0"/>
                  <w:marTop w:val="0"/>
                  <w:marBottom w:val="0"/>
                  <w:divBdr>
                    <w:top w:val="none" w:sz="0" w:space="0" w:color="auto"/>
                    <w:left w:val="none" w:sz="0" w:space="0" w:color="auto"/>
                    <w:bottom w:val="none" w:sz="0" w:space="0" w:color="auto"/>
                    <w:right w:val="none" w:sz="0" w:space="0" w:color="auto"/>
                  </w:divBdr>
                </w:div>
                <w:div w:id="676732930">
                  <w:marLeft w:val="0"/>
                  <w:marRight w:val="0"/>
                  <w:marTop w:val="0"/>
                  <w:marBottom w:val="0"/>
                  <w:divBdr>
                    <w:top w:val="none" w:sz="0" w:space="0" w:color="auto"/>
                    <w:left w:val="none" w:sz="0" w:space="0" w:color="auto"/>
                    <w:bottom w:val="none" w:sz="0" w:space="0" w:color="auto"/>
                    <w:right w:val="none" w:sz="0" w:space="0" w:color="auto"/>
                  </w:divBdr>
                </w:div>
                <w:div w:id="677779353">
                  <w:marLeft w:val="0"/>
                  <w:marRight w:val="0"/>
                  <w:marTop w:val="0"/>
                  <w:marBottom w:val="0"/>
                  <w:divBdr>
                    <w:top w:val="none" w:sz="0" w:space="0" w:color="auto"/>
                    <w:left w:val="none" w:sz="0" w:space="0" w:color="auto"/>
                    <w:bottom w:val="none" w:sz="0" w:space="0" w:color="auto"/>
                    <w:right w:val="none" w:sz="0" w:space="0" w:color="auto"/>
                  </w:divBdr>
                </w:div>
                <w:div w:id="677997618">
                  <w:marLeft w:val="0"/>
                  <w:marRight w:val="0"/>
                  <w:marTop w:val="0"/>
                  <w:marBottom w:val="0"/>
                  <w:divBdr>
                    <w:top w:val="none" w:sz="0" w:space="0" w:color="auto"/>
                    <w:left w:val="none" w:sz="0" w:space="0" w:color="auto"/>
                    <w:bottom w:val="none" w:sz="0" w:space="0" w:color="auto"/>
                    <w:right w:val="none" w:sz="0" w:space="0" w:color="auto"/>
                  </w:divBdr>
                </w:div>
                <w:div w:id="680592503">
                  <w:marLeft w:val="0"/>
                  <w:marRight w:val="0"/>
                  <w:marTop w:val="0"/>
                  <w:marBottom w:val="0"/>
                  <w:divBdr>
                    <w:top w:val="none" w:sz="0" w:space="0" w:color="auto"/>
                    <w:left w:val="none" w:sz="0" w:space="0" w:color="auto"/>
                    <w:bottom w:val="none" w:sz="0" w:space="0" w:color="auto"/>
                    <w:right w:val="none" w:sz="0" w:space="0" w:color="auto"/>
                  </w:divBdr>
                </w:div>
                <w:div w:id="683242111">
                  <w:marLeft w:val="0"/>
                  <w:marRight w:val="0"/>
                  <w:marTop w:val="0"/>
                  <w:marBottom w:val="0"/>
                  <w:divBdr>
                    <w:top w:val="none" w:sz="0" w:space="0" w:color="auto"/>
                    <w:left w:val="none" w:sz="0" w:space="0" w:color="auto"/>
                    <w:bottom w:val="none" w:sz="0" w:space="0" w:color="auto"/>
                    <w:right w:val="none" w:sz="0" w:space="0" w:color="auto"/>
                  </w:divBdr>
                </w:div>
                <w:div w:id="684786662">
                  <w:marLeft w:val="0"/>
                  <w:marRight w:val="0"/>
                  <w:marTop w:val="0"/>
                  <w:marBottom w:val="0"/>
                  <w:divBdr>
                    <w:top w:val="none" w:sz="0" w:space="0" w:color="auto"/>
                    <w:left w:val="none" w:sz="0" w:space="0" w:color="auto"/>
                    <w:bottom w:val="none" w:sz="0" w:space="0" w:color="auto"/>
                    <w:right w:val="none" w:sz="0" w:space="0" w:color="auto"/>
                  </w:divBdr>
                </w:div>
                <w:div w:id="685253921">
                  <w:marLeft w:val="0"/>
                  <w:marRight w:val="0"/>
                  <w:marTop w:val="0"/>
                  <w:marBottom w:val="0"/>
                  <w:divBdr>
                    <w:top w:val="none" w:sz="0" w:space="0" w:color="auto"/>
                    <w:left w:val="none" w:sz="0" w:space="0" w:color="auto"/>
                    <w:bottom w:val="none" w:sz="0" w:space="0" w:color="auto"/>
                    <w:right w:val="none" w:sz="0" w:space="0" w:color="auto"/>
                  </w:divBdr>
                </w:div>
                <w:div w:id="685791631">
                  <w:marLeft w:val="0"/>
                  <w:marRight w:val="0"/>
                  <w:marTop w:val="0"/>
                  <w:marBottom w:val="0"/>
                  <w:divBdr>
                    <w:top w:val="none" w:sz="0" w:space="0" w:color="auto"/>
                    <w:left w:val="none" w:sz="0" w:space="0" w:color="auto"/>
                    <w:bottom w:val="none" w:sz="0" w:space="0" w:color="auto"/>
                    <w:right w:val="none" w:sz="0" w:space="0" w:color="auto"/>
                  </w:divBdr>
                </w:div>
                <w:div w:id="685912934">
                  <w:marLeft w:val="0"/>
                  <w:marRight w:val="0"/>
                  <w:marTop w:val="0"/>
                  <w:marBottom w:val="0"/>
                  <w:divBdr>
                    <w:top w:val="none" w:sz="0" w:space="0" w:color="auto"/>
                    <w:left w:val="none" w:sz="0" w:space="0" w:color="auto"/>
                    <w:bottom w:val="none" w:sz="0" w:space="0" w:color="auto"/>
                    <w:right w:val="none" w:sz="0" w:space="0" w:color="auto"/>
                  </w:divBdr>
                </w:div>
                <w:div w:id="689140472">
                  <w:marLeft w:val="0"/>
                  <w:marRight w:val="0"/>
                  <w:marTop w:val="0"/>
                  <w:marBottom w:val="0"/>
                  <w:divBdr>
                    <w:top w:val="none" w:sz="0" w:space="0" w:color="auto"/>
                    <w:left w:val="none" w:sz="0" w:space="0" w:color="auto"/>
                    <w:bottom w:val="none" w:sz="0" w:space="0" w:color="auto"/>
                    <w:right w:val="none" w:sz="0" w:space="0" w:color="auto"/>
                  </w:divBdr>
                </w:div>
                <w:div w:id="694160080">
                  <w:marLeft w:val="0"/>
                  <w:marRight w:val="0"/>
                  <w:marTop w:val="0"/>
                  <w:marBottom w:val="0"/>
                  <w:divBdr>
                    <w:top w:val="none" w:sz="0" w:space="0" w:color="auto"/>
                    <w:left w:val="none" w:sz="0" w:space="0" w:color="auto"/>
                    <w:bottom w:val="none" w:sz="0" w:space="0" w:color="auto"/>
                    <w:right w:val="none" w:sz="0" w:space="0" w:color="auto"/>
                  </w:divBdr>
                </w:div>
                <w:div w:id="695085338">
                  <w:marLeft w:val="0"/>
                  <w:marRight w:val="0"/>
                  <w:marTop w:val="0"/>
                  <w:marBottom w:val="0"/>
                  <w:divBdr>
                    <w:top w:val="none" w:sz="0" w:space="0" w:color="auto"/>
                    <w:left w:val="none" w:sz="0" w:space="0" w:color="auto"/>
                    <w:bottom w:val="none" w:sz="0" w:space="0" w:color="auto"/>
                    <w:right w:val="none" w:sz="0" w:space="0" w:color="auto"/>
                  </w:divBdr>
                </w:div>
                <w:div w:id="696546602">
                  <w:marLeft w:val="0"/>
                  <w:marRight w:val="0"/>
                  <w:marTop w:val="0"/>
                  <w:marBottom w:val="0"/>
                  <w:divBdr>
                    <w:top w:val="none" w:sz="0" w:space="0" w:color="auto"/>
                    <w:left w:val="none" w:sz="0" w:space="0" w:color="auto"/>
                    <w:bottom w:val="none" w:sz="0" w:space="0" w:color="auto"/>
                    <w:right w:val="none" w:sz="0" w:space="0" w:color="auto"/>
                  </w:divBdr>
                </w:div>
                <w:div w:id="698437872">
                  <w:marLeft w:val="0"/>
                  <w:marRight w:val="0"/>
                  <w:marTop w:val="0"/>
                  <w:marBottom w:val="0"/>
                  <w:divBdr>
                    <w:top w:val="none" w:sz="0" w:space="0" w:color="auto"/>
                    <w:left w:val="none" w:sz="0" w:space="0" w:color="auto"/>
                    <w:bottom w:val="none" w:sz="0" w:space="0" w:color="auto"/>
                    <w:right w:val="none" w:sz="0" w:space="0" w:color="auto"/>
                  </w:divBdr>
                </w:div>
                <w:div w:id="700589908">
                  <w:marLeft w:val="0"/>
                  <w:marRight w:val="0"/>
                  <w:marTop w:val="0"/>
                  <w:marBottom w:val="0"/>
                  <w:divBdr>
                    <w:top w:val="none" w:sz="0" w:space="0" w:color="auto"/>
                    <w:left w:val="none" w:sz="0" w:space="0" w:color="auto"/>
                    <w:bottom w:val="none" w:sz="0" w:space="0" w:color="auto"/>
                    <w:right w:val="none" w:sz="0" w:space="0" w:color="auto"/>
                  </w:divBdr>
                </w:div>
                <w:div w:id="702558912">
                  <w:marLeft w:val="0"/>
                  <w:marRight w:val="0"/>
                  <w:marTop w:val="0"/>
                  <w:marBottom w:val="0"/>
                  <w:divBdr>
                    <w:top w:val="none" w:sz="0" w:space="0" w:color="auto"/>
                    <w:left w:val="none" w:sz="0" w:space="0" w:color="auto"/>
                    <w:bottom w:val="none" w:sz="0" w:space="0" w:color="auto"/>
                    <w:right w:val="none" w:sz="0" w:space="0" w:color="auto"/>
                  </w:divBdr>
                </w:div>
                <w:div w:id="705133984">
                  <w:marLeft w:val="0"/>
                  <w:marRight w:val="0"/>
                  <w:marTop w:val="0"/>
                  <w:marBottom w:val="0"/>
                  <w:divBdr>
                    <w:top w:val="none" w:sz="0" w:space="0" w:color="auto"/>
                    <w:left w:val="none" w:sz="0" w:space="0" w:color="auto"/>
                    <w:bottom w:val="none" w:sz="0" w:space="0" w:color="auto"/>
                    <w:right w:val="none" w:sz="0" w:space="0" w:color="auto"/>
                  </w:divBdr>
                </w:div>
                <w:div w:id="706178725">
                  <w:marLeft w:val="0"/>
                  <w:marRight w:val="0"/>
                  <w:marTop w:val="0"/>
                  <w:marBottom w:val="0"/>
                  <w:divBdr>
                    <w:top w:val="none" w:sz="0" w:space="0" w:color="auto"/>
                    <w:left w:val="none" w:sz="0" w:space="0" w:color="auto"/>
                    <w:bottom w:val="none" w:sz="0" w:space="0" w:color="auto"/>
                    <w:right w:val="none" w:sz="0" w:space="0" w:color="auto"/>
                  </w:divBdr>
                </w:div>
                <w:div w:id="711424203">
                  <w:marLeft w:val="0"/>
                  <w:marRight w:val="0"/>
                  <w:marTop w:val="0"/>
                  <w:marBottom w:val="0"/>
                  <w:divBdr>
                    <w:top w:val="none" w:sz="0" w:space="0" w:color="auto"/>
                    <w:left w:val="none" w:sz="0" w:space="0" w:color="auto"/>
                    <w:bottom w:val="none" w:sz="0" w:space="0" w:color="auto"/>
                    <w:right w:val="none" w:sz="0" w:space="0" w:color="auto"/>
                  </w:divBdr>
                </w:div>
                <w:div w:id="715006263">
                  <w:marLeft w:val="0"/>
                  <w:marRight w:val="0"/>
                  <w:marTop w:val="0"/>
                  <w:marBottom w:val="0"/>
                  <w:divBdr>
                    <w:top w:val="none" w:sz="0" w:space="0" w:color="auto"/>
                    <w:left w:val="none" w:sz="0" w:space="0" w:color="auto"/>
                    <w:bottom w:val="none" w:sz="0" w:space="0" w:color="auto"/>
                    <w:right w:val="none" w:sz="0" w:space="0" w:color="auto"/>
                  </w:divBdr>
                </w:div>
                <w:div w:id="715275677">
                  <w:marLeft w:val="0"/>
                  <w:marRight w:val="0"/>
                  <w:marTop w:val="0"/>
                  <w:marBottom w:val="0"/>
                  <w:divBdr>
                    <w:top w:val="none" w:sz="0" w:space="0" w:color="auto"/>
                    <w:left w:val="none" w:sz="0" w:space="0" w:color="auto"/>
                    <w:bottom w:val="none" w:sz="0" w:space="0" w:color="auto"/>
                    <w:right w:val="none" w:sz="0" w:space="0" w:color="auto"/>
                  </w:divBdr>
                </w:div>
                <w:div w:id="715350260">
                  <w:marLeft w:val="0"/>
                  <w:marRight w:val="0"/>
                  <w:marTop w:val="0"/>
                  <w:marBottom w:val="0"/>
                  <w:divBdr>
                    <w:top w:val="none" w:sz="0" w:space="0" w:color="auto"/>
                    <w:left w:val="none" w:sz="0" w:space="0" w:color="auto"/>
                    <w:bottom w:val="none" w:sz="0" w:space="0" w:color="auto"/>
                    <w:right w:val="none" w:sz="0" w:space="0" w:color="auto"/>
                  </w:divBdr>
                </w:div>
                <w:div w:id="716707993">
                  <w:marLeft w:val="0"/>
                  <w:marRight w:val="0"/>
                  <w:marTop w:val="0"/>
                  <w:marBottom w:val="0"/>
                  <w:divBdr>
                    <w:top w:val="none" w:sz="0" w:space="0" w:color="auto"/>
                    <w:left w:val="none" w:sz="0" w:space="0" w:color="auto"/>
                    <w:bottom w:val="none" w:sz="0" w:space="0" w:color="auto"/>
                    <w:right w:val="none" w:sz="0" w:space="0" w:color="auto"/>
                  </w:divBdr>
                </w:div>
                <w:div w:id="722946036">
                  <w:marLeft w:val="0"/>
                  <w:marRight w:val="0"/>
                  <w:marTop w:val="0"/>
                  <w:marBottom w:val="0"/>
                  <w:divBdr>
                    <w:top w:val="none" w:sz="0" w:space="0" w:color="auto"/>
                    <w:left w:val="none" w:sz="0" w:space="0" w:color="auto"/>
                    <w:bottom w:val="none" w:sz="0" w:space="0" w:color="auto"/>
                    <w:right w:val="none" w:sz="0" w:space="0" w:color="auto"/>
                  </w:divBdr>
                </w:div>
                <w:div w:id="727803607">
                  <w:marLeft w:val="0"/>
                  <w:marRight w:val="0"/>
                  <w:marTop w:val="0"/>
                  <w:marBottom w:val="0"/>
                  <w:divBdr>
                    <w:top w:val="none" w:sz="0" w:space="0" w:color="auto"/>
                    <w:left w:val="none" w:sz="0" w:space="0" w:color="auto"/>
                    <w:bottom w:val="none" w:sz="0" w:space="0" w:color="auto"/>
                    <w:right w:val="none" w:sz="0" w:space="0" w:color="auto"/>
                  </w:divBdr>
                </w:div>
                <w:div w:id="732854830">
                  <w:marLeft w:val="0"/>
                  <w:marRight w:val="0"/>
                  <w:marTop w:val="0"/>
                  <w:marBottom w:val="0"/>
                  <w:divBdr>
                    <w:top w:val="none" w:sz="0" w:space="0" w:color="auto"/>
                    <w:left w:val="none" w:sz="0" w:space="0" w:color="auto"/>
                    <w:bottom w:val="none" w:sz="0" w:space="0" w:color="auto"/>
                    <w:right w:val="none" w:sz="0" w:space="0" w:color="auto"/>
                  </w:divBdr>
                </w:div>
                <w:div w:id="732898688">
                  <w:marLeft w:val="0"/>
                  <w:marRight w:val="0"/>
                  <w:marTop w:val="0"/>
                  <w:marBottom w:val="0"/>
                  <w:divBdr>
                    <w:top w:val="none" w:sz="0" w:space="0" w:color="auto"/>
                    <w:left w:val="none" w:sz="0" w:space="0" w:color="auto"/>
                    <w:bottom w:val="none" w:sz="0" w:space="0" w:color="auto"/>
                    <w:right w:val="none" w:sz="0" w:space="0" w:color="auto"/>
                  </w:divBdr>
                </w:div>
                <w:div w:id="734283336">
                  <w:marLeft w:val="0"/>
                  <w:marRight w:val="0"/>
                  <w:marTop w:val="0"/>
                  <w:marBottom w:val="0"/>
                  <w:divBdr>
                    <w:top w:val="none" w:sz="0" w:space="0" w:color="auto"/>
                    <w:left w:val="none" w:sz="0" w:space="0" w:color="auto"/>
                    <w:bottom w:val="none" w:sz="0" w:space="0" w:color="auto"/>
                    <w:right w:val="none" w:sz="0" w:space="0" w:color="auto"/>
                  </w:divBdr>
                </w:div>
                <w:div w:id="737285983">
                  <w:marLeft w:val="0"/>
                  <w:marRight w:val="0"/>
                  <w:marTop w:val="0"/>
                  <w:marBottom w:val="0"/>
                  <w:divBdr>
                    <w:top w:val="none" w:sz="0" w:space="0" w:color="auto"/>
                    <w:left w:val="none" w:sz="0" w:space="0" w:color="auto"/>
                    <w:bottom w:val="none" w:sz="0" w:space="0" w:color="auto"/>
                    <w:right w:val="none" w:sz="0" w:space="0" w:color="auto"/>
                  </w:divBdr>
                </w:div>
                <w:div w:id="737829957">
                  <w:marLeft w:val="0"/>
                  <w:marRight w:val="0"/>
                  <w:marTop w:val="0"/>
                  <w:marBottom w:val="0"/>
                  <w:divBdr>
                    <w:top w:val="none" w:sz="0" w:space="0" w:color="auto"/>
                    <w:left w:val="none" w:sz="0" w:space="0" w:color="auto"/>
                    <w:bottom w:val="none" w:sz="0" w:space="0" w:color="auto"/>
                    <w:right w:val="none" w:sz="0" w:space="0" w:color="auto"/>
                  </w:divBdr>
                </w:div>
                <w:div w:id="739401735">
                  <w:marLeft w:val="0"/>
                  <w:marRight w:val="0"/>
                  <w:marTop w:val="0"/>
                  <w:marBottom w:val="0"/>
                  <w:divBdr>
                    <w:top w:val="none" w:sz="0" w:space="0" w:color="auto"/>
                    <w:left w:val="none" w:sz="0" w:space="0" w:color="auto"/>
                    <w:bottom w:val="none" w:sz="0" w:space="0" w:color="auto"/>
                    <w:right w:val="none" w:sz="0" w:space="0" w:color="auto"/>
                  </w:divBdr>
                </w:div>
                <w:div w:id="744106019">
                  <w:marLeft w:val="0"/>
                  <w:marRight w:val="0"/>
                  <w:marTop w:val="0"/>
                  <w:marBottom w:val="0"/>
                  <w:divBdr>
                    <w:top w:val="none" w:sz="0" w:space="0" w:color="auto"/>
                    <w:left w:val="none" w:sz="0" w:space="0" w:color="auto"/>
                    <w:bottom w:val="none" w:sz="0" w:space="0" w:color="auto"/>
                    <w:right w:val="none" w:sz="0" w:space="0" w:color="auto"/>
                  </w:divBdr>
                </w:div>
                <w:div w:id="744231633">
                  <w:marLeft w:val="0"/>
                  <w:marRight w:val="0"/>
                  <w:marTop w:val="0"/>
                  <w:marBottom w:val="0"/>
                  <w:divBdr>
                    <w:top w:val="none" w:sz="0" w:space="0" w:color="auto"/>
                    <w:left w:val="none" w:sz="0" w:space="0" w:color="auto"/>
                    <w:bottom w:val="none" w:sz="0" w:space="0" w:color="auto"/>
                    <w:right w:val="none" w:sz="0" w:space="0" w:color="auto"/>
                  </w:divBdr>
                </w:div>
                <w:div w:id="745877729">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47656069">
                  <w:marLeft w:val="0"/>
                  <w:marRight w:val="0"/>
                  <w:marTop w:val="0"/>
                  <w:marBottom w:val="0"/>
                  <w:divBdr>
                    <w:top w:val="none" w:sz="0" w:space="0" w:color="auto"/>
                    <w:left w:val="none" w:sz="0" w:space="0" w:color="auto"/>
                    <w:bottom w:val="none" w:sz="0" w:space="0" w:color="auto"/>
                    <w:right w:val="none" w:sz="0" w:space="0" w:color="auto"/>
                  </w:divBdr>
                </w:div>
                <w:div w:id="755594837">
                  <w:marLeft w:val="0"/>
                  <w:marRight w:val="0"/>
                  <w:marTop w:val="0"/>
                  <w:marBottom w:val="0"/>
                  <w:divBdr>
                    <w:top w:val="none" w:sz="0" w:space="0" w:color="auto"/>
                    <w:left w:val="none" w:sz="0" w:space="0" w:color="auto"/>
                    <w:bottom w:val="none" w:sz="0" w:space="0" w:color="auto"/>
                    <w:right w:val="none" w:sz="0" w:space="0" w:color="auto"/>
                  </w:divBdr>
                </w:div>
                <w:div w:id="755906260">
                  <w:marLeft w:val="0"/>
                  <w:marRight w:val="0"/>
                  <w:marTop w:val="0"/>
                  <w:marBottom w:val="0"/>
                  <w:divBdr>
                    <w:top w:val="none" w:sz="0" w:space="0" w:color="auto"/>
                    <w:left w:val="none" w:sz="0" w:space="0" w:color="auto"/>
                    <w:bottom w:val="none" w:sz="0" w:space="0" w:color="auto"/>
                    <w:right w:val="none" w:sz="0" w:space="0" w:color="auto"/>
                  </w:divBdr>
                </w:div>
                <w:div w:id="756482397">
                  <w:marLeft w:val="0"/>
                  <w:marRight w:val="0"/>
                  <w:marTop w:val="0"/>
                  <w:marBottom w:val="0"/>
                  <w:divBdr>
                    <w:top w:val="none" w:sz="0" w:space="0" w:color="auto"/>
                    <w:left w:val="none" w:sz="0" w:space="0" w:color="auto"/>
                    <w:bottom w:val="none" w:sz="0" w:space="0" w:color="auto"/>
                    <w:right w:val="none" w:sz="0" w:space="0" w:color="auto"/>
                  </w:divBdr>
                </w:div>
                <w:div w:id="760838490">
                  <w:marLeft w:val="0"/>
                  <w:marRight w:val="0"/>
                  <w:marTop w:val="0"/>
                  <w:marBottom w:val="0"/>
                  <w:divBdr>
                    <w:top w:val="none" w:sz="0" w:space="0" w:color="auto"/>
                    <w:left w:val="none" w:sz="0" w:space="0" w:color="auto"/>
                    <w:bottom w:val="none" w:sz="0" w:space="0" w:color="auto"/>
                    <w:right w:val="none" w:sz="0" w:space="0" w:color="auto"/>
                  </w:divBdr>
                </w:div>
                <w:div w:id="762577350">
                  <w:marLeft w:val="0"/>
                  <w:marRight w:val="0"/>
                  <w:marTop w:val="0"/>
                  <w:marBottom w:val="0"/>
                  <w:divBdr>
                    <w:top w:val="none" w:sz="0" w:space="0" w:color="auto"/>
                    <w:left w:val="none" w:sz="0" w:space="0" w:color="auto"/>
                    <w:bottom w:val="none" w:sz="0" w:space="0" w:color="auto"/>
                    <w:right w:val="none" w:sz="0" w:space="0" w:color="auto"/>
                  </w:divBdr>
                </w:div>
                <w:div w:id="763721052">
                  <w:marLeft w:val="0"/>
                  <w:marRight w:val="0"/>
                  <w:marTop w:val="0"/>
                  <w:marBottom w:val="0"/>
                  <w:divBdr>
                    <w:top w:val="none" w:sz="0" w:space="0" w:color="auto"/>
                    <w:left w:val="none" w:sz="0" w:space="0" w:color="auto"/>
                    <w:bottom w:val="none" w:sz="0" w:space="0" w:color="auto"/>
                    <w:right w:val="none" w:sz="0" w:space="0" w:color="auto"/>
                  </w:divBdr>
                </w:div>
                <w:div w:id="764569794">
                  <w:marLeft w:val="0"/>
                  <w:marRight w:val="0"/>
                  <w:marTop w:val="0"/>
                  <w:marBottom w:val="0"/>
                  <w:divBdr>
                    <w:top w:val="none" w:sz="0" w:space="0" w:color="auto"/>
                    <w:left w:val="none" w:sz="0" w:space="0" w:color="auto"/>
                    <w:bottom w:val="none" w:sz="0" w:space="0" w:color="auto"/>
                    <w:right w:val="none" w:sz="0" w:space="0" w:color="auto"/>
                  </w:divBdr>
                </w:div>
                <w:div w:id="766535792">
                  <w:marLeft w:val="0"/>
                  <w:marRight w:val="0"/>
                  <w:marTop w:val="0"/>
                  <w:marBottom w:val="0"/>
                  <w:divBdr>
                    <w:top w:val="none" w:sz="0" w:space="0" w:color="auto"/>
                    <w:left w:val="none" w:sz="0" w:space="0" w:color="auto"/>
                    <w:bottom w:val="none" w:sz="0" w:space="0" w:color="auto"/>
                    <w:right w:val="none" w:sz="0" w:space="0" w:color="auto"/>
                  </w:divBdr>
                </w:div>
                <w:div w:id="767314398">
                  <w:marLeft w:val="0"/>
                  <w:marRight w:val="0"/>
                  <w:marTop w:val="0"/>
                  <w:marBottom w:val="0"/>
                  <w:divBdr>
                    <w:top w:val="none" w:sz="0" w:space="0" w:color="auto"/>
                    <w:left w:val="none" w:sz="0" w:space="0" w:color="auto"/>
                    <w:bottom w:val="none" w:sz="0" w:space="0" w:color="auto"/>
                    <w:right w:val="none" w:sz="0" w:space="0" w:color="auto"/>
                  </w:divBdr>
                </w:div>
                <w:div w:id="768887961">
                  <w:marLeft w:val="0"/>
                  <w:marRight w:val="0"/>
                  <w:marTop w:val="0"/>
                  <w:marBottom w:val="0"/>
                  <w:divBdr>
                    <w:top w:val="none" w:sz="0" w:space="0" w:color="auto"/>
                    <w:left w:val="none" w:sz="0" w:space="0" w:color="auto"/>
                    <w:bottom w:val="none" w:sz="0" w:space="0" w:color="auto"/>
                    <w:right w:val="none" w:sz="0" w:space="0" w:color="auto"/>
                  </w:divBdr>
                </w:div>
                <w:div w:id="772893486">
                  <w:marLeft w:val="0"/>
                  <w:marRight w:val="0"/>
                  <w:marTop w:val="0"/>
                  <w:marBottom w:val="0"/>
                  <w:divBdr>
                    <w:top w:val="none" w:sz="0" w:space="0" w:color="auto"/>
                    <w:left w:val="none" w:sz="0" w:space="0" w:color="auto"/>
                    <w:bottom w:val="none" w:sz="0" w:space="0" w:color="auto"/>
                    <w:right w:val="none" w:sz="0" w:space="0" w:color="auto"/>
                  </w:divBdr>
                </w:div>
                <w:div w:id="778644509">
                  <w:marLeft w:val="0"/>
                  <w:marRight w:val="0"/>
                  <w:marTop w:val="0"/>
                  <w:marBottom w:val="0"/>
                  <w:divBdr>
                    <w:top w:val="none" w:sz="0" w:space="0" w:color="auto"/>
                    <w:left w:val="none" w:sz="0" w:space="0" w:color="auto"/>
                    <w:bottom w:val="none" w:sz="0" w:space="0" w:color="auto"/>
                    <w:right w:val="none" w:sz="0" w:space="0" w:color="auto"/>
                  </w:divBdr>
                </w:div>
                <w:div w:id="780107225">
                  <w:marLeft w:val="0"/>
                  <w:marRight w:val="0"/>
                  <w:marTop w:val="0"/>
                  <w:marBottom w:val="0"/>
                  <w:divBdr>
                    <w:top w:val="none" w:sz="0" w:space="0" w:color="auto"/>
                    <w:left w:val="none" w:sz="0" w:space="0" w:color="auto"/>
                    <w:bottom w:val="none" w:sz="0" w:space="0" w:color="auto"/>
                    <w:right w:val="none" w:sz="0" w:space="0" w:color="auto"/>
                  </w:divBdr>
                </w:div>
                <w:div w:id="781802554">
                  <w:marLeft w:val="0"/>
                  <w:marRight w:val="0"/>
                  <w:marTop w:val="0"/>
                  <w:marBottom w:val="0"/>
                  <w:divBdr>
                    <w:top w:val="none" w:sz="0" w:space="0" w:color="auto"/>
                    <w:left w:val="none" w:sz="0" w:space="0" w:color="auto"/>
                    <w:bottom w:val="none" w:sz="0" w:space="0" w:color="auto"/>
                    <w:right w:val="none" w:sz="0" w:space="0" w:color="auto"/>
                  </w:divBdr>
                </w:div>
                <w:div w:id="786898080">
                  <w:marLeft w:val="0"/>
                  <w:marRight w:val="0"/>
                  <w:marTop w:val="0"/>
                  <w:marBottom w:val="0"/>
                  <w:divBdr>
                    <w:top w:val="none" w:sz="0" w:space="0" w:color="auto"/>
                    <w:left w:val="none" w:sz="0" w:space="0" w:color="auto"/>
                    <w:bottom w:val="none" w:sz="0" w:space="0" w:color="auto"/>
                    <w:right w:val="none" w:sz="0" w:space="0" w:color="auto"/>
                  </w:divBdr>
                </w:div>
                <w:div w:id="787628069">
                  <w:marLeft w:val="0"/>
                  <w:marRight w:val="0"/>
                  <w:marTop w:val="0"/>
                  <w:marBottom w:val="0"/>
                  <w:divBdr>
                    <w:top w:val="none" w:sz="0" w:space="0" w:color="auto"/>
                    <w:left w:val="none" w:sz="0" w:space="0" w:color="auto"/>
                    <w:bottom w:val="none" w:sz="0" w:space="0" w:color="auto"/>
                    <w:right w:val="none" w:sz="0" w:space="0" w:color="auto"/>
                  </w:divBdr>
                </w:div>
                <w:div w:id="787970990">
                  <w:marLeft w:val="0"/>
                  <w:marRight w:val="0"/>
                  <w:marTop w:val="0"/>
                  <w:marBottom w:val="0"/>
                  <w:divBdr>
                    <w:top w:val="none" w:sz="0" w:space="0" w:color="auto"/>
                    <w:left w:val="none" w:sz="0" w:space="0" w:color="auto"/>
                    <w:bottom w:val="none" w:sz="0" w:space="0" w:color="auto"/>
                    <w:right w:val="none" w:sz="0" w:space="0" w:color="auto"/>
                  </w:divBdr>
                </w:div>
                <w:div w:id="792015941">
                  <w:marLeft w:val="0"/>
                  <w:marRight w:val="0"/>
                  <w:marTop w:val="0"/>
                  <w:marBottom w:val="0"/>
                  <w:divBdr>
                    <w:top w:val="none" w:sz="0" w:space="0" w:color="auto"/>
                    <w:left w:val="none" w:sz="0" w:space="0" w:color="auto"/>
                    <w:bottom w:val="none" w:sz="0" w:space="0" w:color="auto"/>
                    <w:right w:val="none" w:sz="0" w:space="0" w:color="auto"/>
                  </w:divBdr>
                </w:div>
                <w:div w:id="796721506">
                  <w:marLeft w:val="0"/>
                  <w:marRight w:val="0"/>
                  <w:marTop w:val="0"/>
                  <w:marBottom w:val="0"/>
                  <w:divBdr>
                    <w:top w:val="none" w:sz="0" w:space="0" w:color="auto"/>
                    <w:left w:val="none" w:sz="0" w:space="0" w:color="auto"/>
                    <w:bottom w:val="none" w:sz="0" w:space="0" w:color="auto"/>
                    <w:right w:val="none" w:sz="0" w:space="0" w:color="auto"/>
                  </w:divBdr>
                </w:div>
                <w:div w:id="800533102">
                  <w:marLeft w:val="0"/>
                  <w:marRight w:val="0"/>
                  <w:marTop w:val="0"/>
                  <w:marBottom w:val="0"/>
                  <w:divBdr>
                    <w:top w:val="none" w:sz="0" w:space="0" w:color="auto"/>
                    <w:left w:val="none" w:sz="0" w:space="0" w:color="auto"/>
                    <w:bottom w:val="none" w:sz="0" w:space="0" w:color="auto"/>
                    <w:right w:val="none" w:sz="0" w:space="0" w:color="auto"/>
                  </w:divBdr>
                </w:div>
                <w:div w:id="803082057">
                  <w:marLeft w:val="0"/>
                  <w:marRight w:val="0"/>
                  <w:marTop w:val="0"/>
                  <w:marBottom w:val="0"/>
                  <w:divBdr>
                    <w:top w:val="none" w:sz="0" w:space="0" w:color="auto"/>
                    <w:left w:val="none" w:sz="0" w:space="0" w:color="auto"/>
                    <w:bottom w:val="none" w:sz="0" w:space="0" w:color="auto"/>
                    <w:right w:val="none" w:sz="0" w:space="0" w:color="auto"/>
                  </w:divBdr>
                </w:div>
                <w:div w:id="805463950">
                  <w:marLeft w:val="0"/>
                  <w:marRight w:val="0"/>
                  <w:marTop w:val="0"/>
                  <w:marBottom w:val="0"/>
                  <w:divBdr>
                    <w:top w:val="none" w:sz="0" w:space="0" w:color="auto"/>
                    <w:left w:val="none" w:sz="0" w:space="0" w:color="auto"/>
                    <w:bottom w:val="none" w:sz="0" w:space="0" w:color="auto"/>
                    <w:right w:val="none" w:sz="0" w:space="0" w:color="auto"/>
                  </w:divBdr>
                </w:div>
                <w:div w:id="807631613">
                  <w:marLeft w:val="0"/>
                  <w:marRight w:val="0"/>
                  <w:marTop w:val="0"/>
                  <w:marBottom w:val="0"/>
                  <w:divBdr>
                    <w:top w:val="none" w:sz="0" w:space="0" w:color="auto"/>
                    <w:left w:val="none" w:sz="0" w:space="0" w:color="auto"/>
                    <w:bottom w:val="none" w:sz="0" w:space="0" w:color="auto"/>
                    <w:right w:val="none" w:sz="0" w:space="0" w:color="auto"/>
                  </w:divBdr>
                </w:div>
                <w:div w:id="808548465">
                  <w:marLeft w:val="0"/>
                  <w:marRight w:val="0"/>
                  <w:marTop w:val="0"/>
                  <w:marBottom w:val="0"/>
                  <w:divBdr>
                    <w:top w:val="none" w:sz="0" w:space="0" w:color="auto"/>
                    <w:left w:val="none" w:sz="0" w:space="0" w:color="auto"/>
                    <w:bottom w:val="none" w:sz="0" w:space="0" w:color="auto"/>
                    <w:right w:val="none" w:sz="0" w:space="0" w:color="auto"/>
                  </w:divBdr>
                </w:div>
                <w:div w:id="809860359">
                  <w:marLeft w:val="0"/>
                  <w:marRight w:val="0"/>
                  <w:marTop w:val="0"/>
                  <w:marBottom w:val="0"/>
                  <w:divBdr>
                    <w:top w:val="none" w:sz="0" w:space="0" w:color="auto"/>
                    <w:left w:val="none" w:sz="0" w:space="0" w:color="auto"/>
                    <w:bottom w:val="none" w:sz="0" w:space="0" w:color="auto"/>
                    <w:right w:val="none" w:sz="0" w:space="0" w:color="auto"/>
                  </w:divBdr>
                </w:div>
                <w:div w:id="810439505">
                  <w:marLeft w:val="0"/>
                  <w:marRight w:val="0"/>
                  <w:marTop w:val="0"/>
                  <w:marBottom w:val="0"/>
                  <w:divBdr>
                    <w:top w:val="none" w:sz="0" w:space="0" w:color="auto"/>
                    <w:left w:val="none" w:sz="0" w:space="0" w:color="auto"/>
                    <w:bottom w:val="none" w:sz="0" w:space="0" w:color="auto"/>
                    <w:right w:val="none" w:sz="0" w:space="0" w:color="auto"/>
                  </w:divBdr>
                </w:div>
                <w:div w:id="811290325">
                  <w:marLeft w:val="0"/>
                  <w:marRight w:val="0"/>
                  <w:marTop w:val="0"/>
                  <w:marBottom w:val="0"/>
                  <w:divBdr>
                    <w:top w:val="none" w:sz="0" w:space="0" w:color="auto"/>
                    <w:left w:val="none" w:sz="0" w:space="0" w:color="auto"/>
                    <w:bottom w:val="none" w:sz="0" w:space="0" w:color="auto"/>
                    <w:right w:val="none" w:sz="0" w:space="0" w:color="auto"/>
                  </w:divBdr>
                </w:div>
                <w:div w:id="811799122">
                  <w:marLeft w:val="0"/>
                  <w:marRight w:val="0"/>
                  <w:marTop w:val="0"/>
                  <w:marBottom w:val="0"/>
                  <w:divBdr>
                    <w:top w:val="none" w:sz="0" w:space="0" w:color="auto"/>
                    <w:left w:val="none" w:sz="0" w:space="0" w:color="auto"/>
                    <w:bottom w:val="none" w:sz="0" w:space="0" w:color="auto"/>
                    <w:right w:val="none" w:sz="0" w:space="0" w:color="auto"/>
                  </w:divBdr>
                </w:div>
                <w:div w:id="814219557">
                  <w:marLeft w:val="0"/>
                  <w:marRight w:val="0"/>
                  <w:marTop w:val="0"/>
                  <w:marBottom w:val="0"/>
                  <w:divBdr>
                    <w:top w:val="none" w:sz="0" w:space="0" w:color="auto"/>
                    <w:left w:val="none" w:sz="0" w:space="0" w:color="auto"/>
                    <w:bottom w:val="none" w:sz="0" w:space="0" w:color="auto"/>
                    <w:right w:val="none" w:sz="0" w:space="0" w:color="auto"/>
                  </w:divBdr>
                </w:div>
                <w:div w:id="818807707">
                  <w:marLeft w:val="0"/>
                  <w:marRight w:val="0"/>
                  <w:marTop w:val="0"/>
                  <w:marBottom w:val="0"/>
                  <w:divBdr>
                    <w:top w:val="none" w:sz="0" w:space="0" w:color="auto"/>
                    <w:left w:val="none" w:sz="0" w:space="0" w:color="auto"/>
                    <w:bottom w:val="none" w:sz="0" w:space="0" w:color="auto"/>
                    <w:right w:val="none" w:sz="0" w:space="0" w:color="auto"/>
                  </w:divBdr>
                </w:div>
                <w:div w:id="823206971">
                  <w:marLeft w:val="0"/>
                  <w:marRight w:val="0"/>
                  <w:marTop w:val="0"/>
                  <w:marBottom w:val="0"/>
                  <w:divBdr>
                    <w:top w:val="none" w:sz="0" w:space="0" w:color="auto"/>
                    <w:left w:val="none" w:sz="0" w:space="0" w:color="auto"/>
                    <w:bottom w:val="none" w:sz="0" w:space="0" w:color="auto"/>
                    <w:right w:val="none" w:sz="0" w:space="0" w:color="auto"/>
                  </w:divBdr>
                </w:div>
                <w:div w:id="824081553">
                  <w:marLeft w:val="0"/>
                  <w:marRight w:val="0"/>
                  <w:marTop w:val="0"/>
                  <w:marBottom w:val="0"/>
                  <w:divBdr>
                    <w:top w:val="none" w:sz="0" w:space="0" w:color="auto"/>
                    <w:left w:val="none" w:sz="0" w:space="0" w:color="auto"/>
                    <w:bottom w:val="none" w:sz="0" w:space="0" w:color="auto"/>
                    <w:right w:val="none" w:sz="0" w:space="0" w:color="auto"/>
                  </w:divBdr>
                </w:div>
                <w:div w:id="828520580">
                  <w:marLeft w:val="0"/>
                  <w:marRight w:val="0"/>
                  <w:marTop w:val="0"/>
                  <w:marBottom w:val="0"/>
                  <w:divBdr>
                    <w:top w:val="none" w:sz="0" w:space="0" w:color="auto"/>
                    <w:left w:val="none" w:sz="0" w:space="0" w:color="auto"/>
                    <w:bottom w:val="none" w:sz="0" w:space="0" w:color="auto"/>
                    <w:right w:val="none" w:sz="0" w:space="0" w:color="auto"/>
                  </w:divBdr>
                </w:div>
                <w:div w:id="829104229">
                  <w:marLeft w:val="0"/>
                  <w:marRight w:val="0"/>
                  <w:marTop w:val="0"/>
                  <w:marBottom w:val="0"/>
                  <w:divBdr>
                    <w:top w:val="none" w:sz="0" w:space="0" w:color="auto"/>
                    <w:left w:val="none" w:sz="0" w:space="0" w:color="auto"/>
                    <w:bottom w:val="none" w:sz="0" w:space="0" w:color="auto"/>
                    <w:right w:val="none" w:sz="0" w:space="0" w:color="auto"/>
                  </w:divBdr>
                </w:div>
                <w:div w:id="829836021">
                  <w:marLeft w:val="0"/>
                  <w:marRight w:val="0"/>
                  <w:marTop w:val="0"/>
                  <w:marBottom w:val="0"/>
                  <w:divBdr>
                    <w:top w:val="none" w:sz="0" w:space="0" w:color="auto"/>
                    <w:left w:val="none" w:sz="0" w:space="0" w:color="auto"/>
                    <w:bottom w:val="none" w:sz="0" w:space="0" w:color="auto"/>
                    <w:right w:val="none" w:sz="0" w:space="0" w:color="auto"/>
                  </w:divBdr>
                </w:div>
                <w:div w:id="830566724">
                  <w:marLeft w:val="0"/>
                  <w:marRight w:val="0"/>
                  <w:marTop w:val="0"/>
                  <w:marBottom w:val="0"/>
                  <w:divBdr>
                    <w:top w:val="none" w:sz="0" w:space="0" w:color="auto"/>
                    <w:left w:val="none" w:sz="0" w:space="0" w:color="auto"/>
                    <w:bottom w:val="none" w:sz="0" w:space="0" w:color="auto"/>
                    <w:right w:val="none" w:sz="0" w:space="0" w:color="auto"/>
                  </w:divBdr>
                </w:div>
                <w:div w:id="835413489">
                  <w:marLeft w:val="0"/>
                  <w:marRight w:val="0"/>
                  <w:marTop w:val="0"/>
                  <w:marBottom w:val="0"/>
                  <w:divBdr>
                    <w:top w:val="none" w:sz="0" w:space="0" w:color="auto"/>
                    <w:left w:val="none" w:sz="0" w:space="0" w:color="auto"/>
                    <w:bottom w:val="none" w:sz="0" w:space="0" w:color="auto"/>
                    <w:right w:val="none" w:sz="0" w:space="0" w:color="auto"/>
                  </w:divBdr>
                </w:div>
                <w:div w:id="837961838">
                  <w:marLeft w:val="0"/>
                  <w:marRight w:val="0"/>
                  <w:marTop w:val="0"/>
                  <w:marBottom w:val="0"/>
                  <w:divBdr>
                    <w:top w:val="none" w:sz="0" w:space="0" w:color="auto"/>
                    <w:left w:val="none" w:sz="0" w:space="0" w:color="auto"/>
                    <w:bottom w:val="none" w:sz="0" w:space="0" w:color="auto"/>
                    <w:right w:val="none" w:sz="0" w:space="0" w:color="auto"/>
                  </w:divBdr>
                </w:div>
                <w:div w:id="838815942">
                  <w:marLeft w:val="0"/>
                  <w:marRight w:val="0"/>
                  <w:marTop w:val="0"/>
                  <w:marBottom w:val="0"/>
                  <w:divBdr>
                    <w:top w:val="none" w:sz="0" w:space="0" w:color="auto"/>
                    <w:left w:val="none" w:sz="0" w:space="0" w:color="auto"/>
                    <w:bottom w:val="none" w:sz="0" w:space="0" w:color="auto"/>
                    <w:right w:val="none" w:sz="0" w:space="0" w:color="auto"/>
                  </w:divBdr>
                </w:div>
                <w:div w:id="840848654">
                  <w:marLeft w:val="0"/>
                  <w:marRight w:val="0"/>
                  <w:marTop w:val="0"/>
                  <w:marBottom w:val="0"/>
                  <w:divBdr>
                    <w:top w:val="none" w:sz="0" w:space="0" w:color="auto"/>
                    <w:left w:val="none" w:sz="0" w:space="0" w:color="auto"/>
                    <w:bottom w:val="none" w:sz="0" w:space="0" w:color="auto"/>
                    <w:right w:val="none" w:sz="0" w:space="0" w:color="auto"/>
                  </w:divBdr>
                </w:div>
                <w:div w:id="842628772">
                  <w:marLeft w:val="0"/>
                  <w:marRight w:val="0"/>
                  <w:marTop w:val="0"/>
                  <w:marBottom w:val="0"/>
                  <w:divBdr>
                    <w:top w:val="none" w:sz="0" w:space="0" w:color="auto"/>
                    <w:left w:val="none" w:sz="0" w:space="0" w:color="auto"/>
                    <w:bottom w:val="none" w:sz="0" w:space="0" w:color="auto"/>
                    <w:right w:val="none" w:sz="0" w:space="0" w:color="auto"/>
                  </w:divBdr>
                </w:div>
                <w:div w:id="845900062">
                  <w:marLeft w:val="0"/>
                  <w:marRight w:val="0"/>
                  <w:marTop w:val="0"/>
                  <w:marBottom w:val="0"/>
                  <w:divBdr>
                    <w:top w:val="none" w:sz="0" w:space="0" w:color="auto"/>
                    <w:left w:val="none" w:sz="0" w:space="0" w:color="auto"/>
                    <w:bottom w:val="none" w:sz="0" w:space="0" w:color="auto"/>
                    <w:right w:val="none" w:sz="0" w:space="0" w:color="auto"/>
                  </w:divBdr>
                </w:div>
                <w:div w:id="846166537">
                  <w:marLeft w:val="0"/>
                  <w:marRight w:val="0"/>
                  <w:marTop w:val="0"/>
                  <w:marBottom w:val="0"/>
                  <w:divBdr>
                    <w:top w:val="none" w:sz="0" w:space="0" w:color="auto"/>
                    <w:left w:val="none" w:sz="0" w:space="0" w:color="auto"/>
                    <w:bottom w:val="none" w:sz="0" w:space="0" w:color="auto"/>
                    <w:right w:val="none" w:sz="0" w:space="0" w:color="auto"/>
                  </w:divBdr>
                </w:div>
                <w:div w:id="846478431">
                  <w:marLeft w:val="0"/>
                  <w:marRight w:val="0"/>
                  <w:marTop w:val="0"/>
                  <w:marBottom w:val="0"/>
                  <w:divBdr>
                    <w:top w:val="none" w:sz="0" w:space="0" w:color="auto"/>
                    <w:left w:val="none" w:sz="0" w:space="0" w:color="auto"/>
                    <w:bottom w:val="none" w:sz="0" w:space="0" w:color="auto"/>
                    <w:right w:val="none" w:sz="0" w:space="0" w:color="auto"/>
                  </w:divBdr>
                </w:div>
                <w:div w:id="846555276">
                  <w:marLeft w:val="0"/>
                  <w:marRight w:val="0"/>
                  <w:marTop w:val="0"/>
                  <w:marBottom w:val="0"/>
                  <w:divBdr>
                    <w:top w:val="none" w:sz="0" w:space="0" w:color="auto"/>
                    <w:left w:val="none" w:sz="0" w:space="0" w:color="auto"/>
                    <w:bottom w:val="none" w:sz="0" w:space="0" w:color="auto"/>
                    <w:right w:val="none" w:sz="0" w:space="0" w:color="auto"/>
                  </w:divBdr>
                </w:div>
                <w:div w:id="846822502">
                  <w:marLeft w:val="0"/>
                  <w:marRight w:val="0"/>
                  <w:marTop w:val="0"/>
                  <w:marBottom w:val="0"/>
                  <w:divBdr>
                    <w:top w:val="none" w:sz="0" w:space="0" w:color="auto"/>
                    <w:left w:val="none" w:sz="0" w:space="0" w:color="auto"/>
                    <w:bottom w:val="none" w:sz="0" w:space="0" w:color="auto"/>
                    <w:right w:val="none" w:sz="0" w:space="0" w:color="auto"/>
                  </w:divBdr>
                </w:div>
                <w:div w:id="847329022">
                  <w:marLeft w:val="0"/>
                  <w:marRight w:val="0"/>
                  <w:marTop w:val="0"/>
                  <w:marBottom w:val="0"/>
                  <w:divBdr>
                    <w:top w:val="none" w:sz="0" w:space="0" w:color="auto"/>
                    <w:left w:val="none" w:sz="0" w:space="0" w:color="auto"/>
                    <w:bottom w:val="none" w:sz="0" w:space="0" w:color="auto"/>
                    <w:right w:val="none" w:sz="0" w:space="0" w:color="auto"/>
                  </w:divBdr>
                </w:div>
                <w:div w:id="847402234">
                  <w:marLeft w:val="0"/>
                  <w:marRight w:val="0"/>
                  <w:marTop w:val="0"/>
                  <w:marBottom w:val="0"/>
                  <w:divBdr>
                    <w:top w:val="none" w:sz="0" w:space="0" w:color="auto"/>
                    <w:left w:val="none" w:sz="0" w:space="0" w:color="auto"/>
                    <w:bottom w:val="none" w:sz="0" w:space="0" w:color="auto"/>
                    <w:right w:val="none" w:sz="0" w:space="0" w:color="auto"/>
                  </w:divBdr>
                </w:div>
                <w:div w:id="849492577">
                  <w:marLeft w:val="0"/>
                  <w:marRight w:val="0"/>
                  <w:marTop w:val="0"/>
                  <w:marBottom w:val="0"/>
                  <w:divBdr>
                    <w:top w:val="none" w:sz="0" w:space="0" w:color="auto"/>
                    <w:left w:val="none" w:sz="0" w:space="0" w:color="auto"/>
                    <w:bottom w:val="none" w:sz="0" w:space="0" w:color="auto"/>
                    <w:right w:val="none" w:sz="0" w:space="0" w:color="auto"/>
                  </w:divBdr>
                </w:div>
                <w:div w:id="851913282">
                  <w:marLeft w:val="0"/>
                  <w:marRight w:val="0"/>
                  <w:marTop w:val="0"/>
                  <w:marBottom w:val="0"/>
                  <w:divBdr>
                    <w:top w:val="none" w:sz="0" w:space="0" w:color="auto"/>
                    <w:left w:val="none" w:sz="0" w:space="0" w:color="auto"/>
                    <w:bottom w:val="none" w:sz="0" w:space="0" w:color="auto"/>
                    <w:right w:val="none" w:sz="0" w:space="0" w:color="auto"/>
                  </w:divBdr>
                </w:div>
                <w:div w:id="852573808">
                  <w:marLeft w:val="0"/>
                  <w:marRight w:val="0"/>
                  <w:marTop w:val="0"/>
                  <w:marBottom w:val="0"/>
                  <w:divBdr>
                    <w:top w:val="none" w:sz="0" w:space="0" w:color="auto"/>
                    <w:left w:val="none" w:sz="0" w:space="0" w:color="auto"/>
                    <w:bottom w:val="none" w:sz="0" w:space="0" w:color="auto"/>
                    <w:right w:val="none" w:sz="0" w:space="0" w:color="auto"/>
                  </w:divBdr>
                </w:div>
                <w:div w:id="852960013">
                  <w:marLeft w:val="0"/>
                  <w:marRight w:val="0"/>
                  <w:marTop w:val="0"/>
                  <w:marBottom w:val="0"/>
                  <w:divBdr>
                    <w:top w:val="none" w:sz="0" w:space="0" w:color="auto"/>
                    <w:left w:val="none" w:sz="0" w:space="0" w:color="auto"/>
                    <w:bottom w:val="none" w:sz="0" w:space="0" w:color="auto"/>
                    <w:right w:val="none" w:sz="0" w:space="0" w:color="auto"/>
                  </w:divBdr>
                </w:div>
                <w:div w:id="853569458">
                  <w:marLeft w:val="0"/>
                  <w:marRight w:val="0"/>
                  <w:marTop w:val="0"/>
                  <w:marBottom w:val="0"/>
                  <w:divBdr>
                    <w:top w:val="none" w:sz="0" w:space="0" w:color="auto"/>
                    <w:left w:val="none" w:sz="0" w:space="0" w:color="auto"/>
                    <w:bottom w:val="none" w:sz="0" w:space="0" w:color="auto"/>
                    <w:right w:val="none" w:sz="0" w:space="0" w:color="auto"/>
                  </w:divBdr>
                </w:div>
                <w:div w:id="856238052">
                  <w:marLeft w:val="0"/>
                  <w:marRight w:val="0"/>
                  <w:marTop w:val="0"/>
                  <w:marBottom w:val="0"/>
                  <w:divBdr>
                    <w:top w:val="none" w:sz="0" w:space="0" w:color="auto"/>
                    <w:left w:val="none" w:sz="0" w:space="0" w:color="auto"/>
                    <w:bottom w:val="none" w:sz="0" w:space="0" w:color="auto"/>
                    <w:right w:val="none" w:sz="0" w:space="0" w:color="auto"/>
                  </w:divBdr>
                </w:div>
                <w:div w:id="857545971">
                  <w:marLeft w:val="0"/>
                  <w:marRight w:val="0"/>
                  <w:marTop w:val="0"/>
                  <w:marBottom w:val="0"/>
                  <w:divBdr>
                    <w:top w:val="none" w:sz="0" w:space="0" w:color="auto"/>
                    <w:left w:val="none" w:sz="0" w:space="0" w:color="auto"/>
                    <w:bottom w:val="none" w:sz="0" w:space="0" w:color="auto"/>
                    <w:right w:val="none" w:sz="0" w:space="0" w:color="auto"/>
                  </w:divBdr>
                </w:div>
                <w:div w:id="860049106">
                  <w:marLeft w:val="0"/>
                  <w:marRight w:val="0"/>
                  <w:marTop w:val="0"/>
                  <w:marBottom w:val="0"/>
                  <w:divBdr>
                    <w:top w:val="none" w:sz="0" w:space="0" w:color="auto"/>
                    <w:left w:val="none" w:sz="0" w:space="0" w:color="auto"/>
                    <w:bottom w:val="none" w:sz="0" w:space="0" w:color="auto"/>
                    <w:right w:val="none" w:sz="0" w:space="0" w:color="auto"/>
                  </w:divBdr>
                </w:div>
                <w:div w:id="862674376">
                  <w:marLeft w:val="0"/>
                  <w:marRight w:val="0"/>
                  <w:marTop w:val="0"/>
                  <w:marBottom w:val="0"/>
                  <w:divBdr>
                    <w:top w:val="none" w:sz="0" w:space="0" w:color="auto"/>
                    <w:left w:val="none" w:sz="0" w:space="0" w:color="auto"/>
                    <w:bottom w:val="none" w:sz="0" w:space="0" w:color="auto"/>
                    <w:right w:val="none" w:sz="0" w:space="0" w:color="auto"/>
                  </w:divBdr>
                </w:div>
                <w:div w:id="863251688">
                  <w:marLeft w:val="0"/>
                  <w:marRight w:val="0"/>
                  <w:marTop w:val="0"/>
                  <w:marBottom w:val="0"/>
                  <w:divBdr>
                    <w:top w:val="none" w:sz="0" w:space="0" w:color="auto"/>
                    <w:left w:val="none" w:sz="0" w:space="0" w:color="auto"/>
                    <w:bottom w:val="none" w:sz="0" w:space="0" w:color="auto"/>
                    <w:right w:val="none" w:sz="0" w:space="0" w:color="auto"/>
                  </w:divBdr>
                </w:div>
                <w:div w:id="864057804">
                  <w:marLeft w:val="0"/>
                  <w:marRight w:val="0"/>
                  <w:marTop w:val="0"/>
                  <w:marBottom w:val="0"/>
                  <w:divBdr>
                    <w:top w:val="none" w:sz="0" w:space="0" w:color="auto"/>
                    <w:left w:val="none" w:sz="0" w:space="0" w:color="auto"/>
                    <w:bottom w:val="none" w:sz="0" w:space="0" w:color="auto"/>
                    <w:right w:val="none" w:sz="0" w:space="0" w:color="auto"/>
                  </w:divBdr>
                </w:div>
                <w:div w:id="866990564">
                  <w:marLeft w:val="0"/>
                  <w:marRight w:val="0"/>
                  <w:marTop w:val="0"/>
                  <w:marBottom w:val="0"/>
                  <w:divBdr>
                    <w:top w:val="none" w:sz="0" w:space="0" w:color="auto"/>
                    <w:left w:val="none" w:sz="0" w:space="0" w:color="auto"/>
                    <w:bottom w:val="none" w:sz="0" w:space="0" w:color="auto"/>
                    <w:right w:val="none" w:sz="0" w:space="0" w:color="auto"/>
                  </w:divBdr>
                </w:div>
                <w:div w:id="870147122">
                  <w:marLeft w:val="0"/>
                  <w:marRight w:val="0"/>
                  <w:marTop w:val="0"/>
                  <w:marBottom w:val="0"/>
                  <w:divBdr>
                    <w:top w:val="none" w:sz="0" w:space="0" w:color="auto"/>
                    <w:left w:val="none" w:sz="0" w:space="0" w:color="auto"/>
                    <w:bottom w:val="none" w:sz="0" w:space="0" w:color="auto"/>
                    <w:right w:val="none" w:sz="0" w:space="0" w:color="auto"/>
                  </w:divBdr>
                </w:div>
                <w:div w:id="872232138">
                  <w:marLeft w:val="0"/>
                  <w:marRight w:val="0"/>
                  <w:marTop w:val="0"/>
                  <w:marBottom w:val="0"/>
                  <w:divBdr>
                    <w:top w:val="none" w:sz="0" w:space="0" w:color="auto"/>
                    <w:left w:val="none" w:sz="0" w:space="0" w:color="auto"/>
                    <w:bottom w:val="none" w:sz="0" w:space="0" w:color="auto"/>
                    <w:right w:val="none" w:sz="0" w:space="0" w:color="auto"/>
                  </w:divBdr>
                </w:div>
                <w:div w:id="873005751">
                  <w:marLeft w:val="0"/>
                  <w:marRight w:val="0"/>
                  <w:marTop w:val="0"/>
                  <w:marBottom w:val="0"/>
                  <w:divBdr>
                    <w:top w:val="none" w:sz="0" w:space="0" w:color="auto"/>
                    <w:left w:val="none" w:sz="0" w:space="0" w:color="auto"/>
                    <w:bottom w:val="none" w:sz="0" w:space="0" w:color="auto"/>
                    <w:right w:val="none" w:sz="0" w:space="0" w:color="auto"/>
                  </w:divBdr>
                </w:div>
                <w:div w:id="878318962">
                  <w:marLeft w:val="0"/>
                  <w:marRight w:val="0"/>
                  <w:marTop w:val="0"/>
                  <w:marBottom w:val="0"/>
                  <w:divBdr>
                    <w:top w:val="none" w:sz="0" w:space="0" w:color="auto"/>
                    <w:left w:val="none" w:sz="0" w:space="0" w:color="auto"/>
                    <w:bottom w:val="none" w:sz="0" w:space="0" w:color="auto"/>
                    <w:right w:val="none" w:sz="0" w:space="0" w:color="auto"/>
                  </w:divBdr>
                </w:div>
                <w:div w:id="878737889">
                  <w:marLeft w:val="0"/>
                  <w:marRight w:val="0"/>
                  <w:marTop w:val="0"/>
                  <w:marBottom w:val="0"/>
                  <w:divBdr>
                    <w:top w:val="none" w:sz="0" w:space="0" w:color="auto"/>
                    <w:left w:val="none" w:sz="0" w:space="0" w:color="auto"/>
                    <w:bottom w:val="none" w:sz="0" w:space="0" w:color="auto"/>
                    <w:right w:val="none" w:sz="0" w:space="0" w:color="auto"/>
                  </w:divBdr>
                </w:div>
                <w:div w:id="878784756">
                  <w:marLeft w:val="0"/>
                  <w:marRight w:val="0"/>
                  <w:marTop w:val="0"/>
                  <w:marBottom w:val="0"/>
                  <w:divBdr>
                    <w:top w:val="none" w:sz="0" w:space="0" w:color="auto"/>
                    <w:left w:val="none" w:sz="0" w:space="0" w:color="auto"/>
                    <w:bottom w:val="none" w:sz="0" w:space="0" w:color="auto"/>
                    <w:right w:val="none" w:sz="0" w:space="0" w:color="auto"/>
                  </w:divBdr>
                </w:div>
                <w:div w:id="880678175">
                  <w:marLeft w:val="0"/>
                  <w:marRight w:val="0"/>
                  <w:marTop w:val="0"/>
                  <w:marBottom w:val="0"/>
                  <w:divBdr>
                    <w:top w:val="none" w:sz="0" w:space="0" w:color="auto"/>
                    <w:left w:val="none" w:sz="0" w:space="0" w:color="auto"/>
                    <w:bottom w:val="none" w:sz="0" w:space="0" w:color="auto"/>
                    <w:right w:val="none" w:sz="0" w:space="0" w:color="auto"/>
                  </w:divBdr>
                </w:div>
                <w:div w:id="886599099">
                  <w:marLeft w:val="0"/>
                  <w:marRight w:val="0"/>
                  <w:marTop w:val="0"/>
                  <w:marBottom w:val="0"/>
                  <w:divBdr>
                    <w:top w:val="none" w:sz="0" w:space="0" w:color="auto"/>
                    <w:left w:val="none" w:sz="0" w:space="0" w:color="auto"/>
                    <w:bottom w:val="none" w:sz="0" w:space="0" w:color="auto"/>
                    <w:right w:val="none" w:sz="0" w:space="0" w:color="auto"/>
                  </w:divBdr>
                </w:div>
                <w:div w:id="887112255">
                  <w:marLeft w:val="0"/>
                  <w:marRight w:val="0"/>
                  <w:marTop w:val="0"/>
                  <w:marBottom w:val="0"/>
                  <w:divBdr>
                    <w:top w:val="none" w:sz="0" w:space="0" w:color="auto"/>
                    <w:left w:val="none" w:sz="0" w:space="0" w:color="auto"/>
                    <w:bottom w:val="none" w:sz="0" w:space="0" w:color="auto"/>
                    <w:right w:val="none" w:sz="0" w:space="0" w:color="auto"/>
                  </w:divBdr>
                </w:div>
                <w:div w:id="887761648">
                  <w:marLeft w:val="0"/>
                  <w:marRight w:val="0"/>
                  <w:marTop w:val="0"/>
                  <w:marBottom w:val="0"/>
                  <w:divBdr>
                    <w:top w:val="none" w:sz="0" w:space="0" w:color="auto"/>
                    <w:left w:val="none" w:sz="0" w:space="0" w:color="auto"/>
                    <w:bottom w:val="none" w:sz="0" w:space="0" w:color="auto"/>
                    <w:right w:val="none" w:sz="0" w:space="0" w:color="auto"/>
                  </w:divBdr>
                </w:div>
                <w:div w:id="888761139">
                  <w:marLeft w:val="0"/>
                  <w:marRight w:val="0"/>
                  <w:marTop w:val="0"/>
                  <w:marBottom w:val="0"/>
                  <w:divBdr>
                    <w:top w:val="none" w:sz="0" w:space="0" w:color="auto"/>
                    <w:left w:val="none" w:sz="0" w:space="0" w:color="auto"/>
                    <w:bottom w:val="none" w:sz="0" w:space="0" w:color="auto"/>
                    <w:right w:val="none" w:sz="0" w:space="0" w:color="auto"/>
                  </w:divBdr>
                </w:div>
                <w:div w:id="888807009">
                  <w:marLeft w:val="0"/>
                  <w:marRight w:val="0"/>
                  <w:marTop w:val="0"/>
                  <w:marBottom w:val="0"/>
                  <w:divBdr>
                    <w:top w:val="none" w:sz="0" w:space="0" w:color="auto"/>
                    <w:left w:val="none" w:sz="0" w:space="0" w:color="auto"/>
                    <w:bottom w:val="none" w:sz="0" w:space="0" w:color="auto"/>
                    <w:right w:val="none" w:sz="0" w:space="0" w:color="auto"/>
                  </w:divBdr>
                </w:div>
                <w:div w:id="889653869">
                  <w:marLeft w:val="0"/>
                  <w:marRight w:val="0"/>
                  <w:marTop w:val="0"/>
                  <w:marBottom w:val="0"/>
                  <w:divBdr>
                    <w:top w:val="none" w:sz="0" w:space="0" w:color="auto"/>
                    <w:left w:val="none" w:sz="0" w:space="0" w:color="auto"/>
                    <w:bottom w:val="none" w:sz="0" w:space="0" w:color="auto"/>
                    <w:right w:val="none" w:sz="0" w:space="0" w:color="auto"/>
                  </w:divBdr>
                </w:div>
                <w:div w:id="893197948">
                  <w:marLeft w:val="0"/>
                  <w:marRight w:val="0"/>
                  <w:marTop w:val="0"/>
                  <w:marBottom w:val="0"/>
                  <w:divBdr>
                    <w:top w:val="none" w:sz="0" w:space="0" w:color="auto"/>
                    <w:left w:val="none" w:sz="0" w:space="0" w:color="auto"/>
                    <w:bottom w:val="none" w:sz="0" w:space="0" w:color="auto"/>
                    <w:right w:val="none" w:sz="0" w:space="0" w:color="auto"/>
                  </w:divBdr>
                </w:div>
                <w:div w:id="895507598">
                  <w:marLeft w:val="0"/>
                  <w:marRight w:val="0"/>
                  <w:marTop w:val="0"/>
                  <w:marBottom w:val="0"/>
                  <w:divBdr>
                    <w:top w:val="none" w:sz="0" w:space="0" w:color="auto"/>
                    <w:left w:val="none" w:sz="0" w:space="0" w:color="auto"/>
                    <w:bottom w:val="none" w:sz="0" w:space="0" w:color="auto"/>
                    <w:right w:val="none" w:sz="0" w:space="0" w:color="auto"/>
                  </w:divBdr>
                </w:div>
                <w:div w:id="896209148">
                  <w:marLeft w:val="0"/>
                  <w:marRight w:val="0"/>
                  <w:marTop w:val="0"/>
                  <w:marBottom w:val="0"/>
                  <w:divBdr>
                    <w:top w:val="none" w:sz="0" w:space="0" w:color="auto"/>
                    <w:left w:val="none" w:sz="0" w:space="0" w:color="auto"/>
                    <w:bottom w:val="none" w:sz="0" w:space="0" w:color="auto"/>
                    <w:right w:val="none" w:sz="0" w:space="0" w:color="auto"/>
                  </w:divBdr>
                </w:div>
                <w:div w:id="903563054">
                  <w:marLeft w:val="0"/>
                  <w:marRight w:val="0"/>
                  <w:marTop w:val="0"/>
                  <w:marBottom w:val="0"/>
                  <w:divBdr>
                    <w:top w:val="none" w:sz="0" w:space="0" w:color="auto"/>
                    <w:left w:val="none" w:sz="0" w:space="0" w:color="auto"/>
                    <w:bottom w:val="none" w:sz="0" w:space="0" w:color="auto"/>
                    <w:right w:val="none" w:sz="0" w:space="0" w:color="auto"/>
                  </w:divBdr>
                </w:div>
                <w:div w:id="906264466">
                  <w:marLeft w:val="0"/>
                  <w:marRight w:val="0"/>
                  <w:marTop w:val="0"/>
                  <w:marBottom w:val="0"/>
                  <w:divBdr>
                    <w:top w:val="none" w:sz="0" w:space="0" w:color="auto"/>
                    <w:left w:val="none" w:sz="0" w:space="0" w:color="auto"/>
                    <w:bottom w:val="none" w:sz="0" w:space="0" w:color="auto"/>
                    <w:right w:val="none" w:sz="0" w:space="0" w:color="auto"/>
                  </w:divBdr>
                </w:div>
                <w:div w:id="906695674">
                  <w:marLeft w:val="0"/>
                  <w:marRight w:val="0"/>
                  <w:marTop w:val="0"/>
                  <w:marBottom w:val="0"/>
                  <w:divBdr>
                    <w:top w:val="none" w:sz="0" w:space="0" w:color="auto"/>
                    <w:left w:val="none" w:sz="0" w:space="0" w:color="auto"/>
                    <w:bottom w:val="none" w:sz="0" w:space="0" w:color="auto"/>
                    <w:right w:val="none" w:sz="0" w:space="0" w:color="auto"/>
                  </w:divBdr>
                </w:div>
                <w:div w:id="910576972">
                  <w:marLeft w:val="0"/>
                  <w:marRight w:val="0"/>
                  <w:marTop w:val="0"/>
                  <w:marBottom w:val="0"/>
                  <w:divBdr>
                    <w:top w:val="none" w:sz="0" w:space="0" w:color="auto"/>
                    <w:left w:val="none" w:sz="0" w:space="0" w:color="auto"/>
                    <w:bottom w:val="none" w:sz="0" w:space="0" w:color="auto"/>
                    <w:right w:val="none" w:sz="0" w:space="0" w:color="auto"/>
                  </w:divBdr>
                </w:div>
                <w:div w:id="913663724">
                  <w:marLeft w:val="0"/>
                  <w:marRight w:val="0"/>
                  <w:marTop w:val="0"/>
                  <w:marBottom w:val="0"/>
                  <w:divBdr>
                    <w:top w:val="none" w:sz="0" w:space="0" w:color="auto"/>
                    <w:left w:val="none" w:sz="0" w:space="0" w:color="auto"/>
                    <w:bottom w:val="none" w:sz="0" w:space="0" w:color="auto"/>
                    <w:right w:val="none" w:sz="0" w:space="0" w:color="auto"/>
                  </w:divBdr>
                </w:div>
                <w:div w:id="913932228">
                  <w:marLeft w:val="0"/>
                  <w:marRight w:val="0"/>
                  <w:marTop w:val="0"/>
                  <w:marBottom w:val="0"/>
                  <w:divBdr>
                    <w:top w:val="none" w:sz="0" w:space="0" w:color="auto"/>
                    <w:left w:val="none" w:sz="0" w:space="0" w:color="auto"/>
                    <w:bottom w:val="none" w:sz="0" w:space="0" w:color="auto"/>
                    <w:right w:val="none" w:sz="0" w:space="0" w:color="auto"/>
                  </w:divBdr>
                </w:div>
                <w:div w:id="915438437">
                  <w:marLeft w:val="0"/>
                  <w:marRight w:val="0"/>
                  <w:marTop w:val="0"/>
                  <w:marBottom w:val="0"/>
                  <w:divBdr>
                    <w:top w:val="none" w:sz="0" w:space="0" w:color="auto"/>
                    <w:left w:val="none" w:sz="0" w:space="0" w:color="auto"/>
                    <w:bottom w:val="none" w:sz="0" w:space="0" w:color="auto"/>
                    <w:right w:val="none" w:sz="0" w:space="0" w:color="auto"/>
                  </w:divBdr>
                </w:div>
                <w:div w:id="917709579">
                  <w:marLeft w:val="0"/>
                  <w:marRight w:val="0"/>
                  <w:marTop w:val="0"/>
                  <w:marBottom w:val="0"/>
                  <w:divBdr>
                    <w:top w:val="none" w:sz="0" w:space="0" w:color="auto"/>
                    <w:left w:val="none" w:sz="0" w:space="0" w:color="auto"/>
                    <w:bottom w:val="none" w:sz="0" w:space="0" w:color="auto"/>
                    <w:right w:val="none" w:sz="0" w:space="0" w:color="auto"/>
                  </w:divBdr>
                </w:div>
                <w:div w:id="918059540">
                  <w:marLeft w:val="0"/>
                  <w:marRight w:val="0"/>
                  <w:marTop w:val="0"/>
                  <w:marBottom w:val="0"/>
                  <w:divBdr>
                    <w:top w:val="none" w:sz="0" w:space="0" w:color="auto"/>
                    <w:left w:val="none" w:sz="0" w:space="0" w:color="auto"/>
                    <w:bottom w:val="none" w:sz="0" w:space="0" w:color="auto"/>
                    <w:right w:val="none" w:sz="0" w:space="0" w:color="auto"/>
                  </w:divBdr>
                </w:div>
                <w:div w:id="919487677">
                  <w:marLeft w:val="0"/>
                  <w:marRight w:val="0"/>
                  <w:marTop w:val="0"/>
                  <w:marBottom w:val="0"/>
                  <w:divBdr>
                    <w:top w:val="none" w:sz="0" w:space="0" w:color="auto"/>
                    <w:left w:val="none" w:sz="0" w:space="0" w:color="auto"/>
                    <w:bottom w:val="none" w:sz="0" w:space="0" w:color="auto"/>
                    <w:right w:val="none" w:sz="0" w:space="0" w:color="auto"/>
                  </w:divBdr>
                </w:div>
                <w:div w:id="919830079">
                  <w:marLeft w:val="0"/>
                  <w:marRight w:val="0"/>
                  <w:marTop w:val="0"/>
                  <w:marBottom w:val="0"/>
                  <w:divBdr>
                    <w:top w:val="none" w:sz="0" w:space="0" w:color="auto"/>
                    <w:left w:val="none" w:sz="0" w:space="0" w:color="auto"/>
                    <w:bottom w:val="none" w:sz="0" w:space="0" w:color="auto"/>
                    <w:right w:val="none" w:sz="0" w:space="0" w:color="auto"/>
                  </w:divBdr>
                </w:div>
                <w:div w:id="921917496">
                  <w:marLeft w:val="0"/>
                  <w:marRight w:val="0"/>
                  <w:marTop w:val="0"/>
                  <w:marBottom w:val="0"/>
                  <w:divBdr>
                    <w:top w:val="none" w:sz="0" w:space="0" w:color="auto"/>
                    <w:left w:val="none" w:sz="0" w:space="0" w:color="auto"/>
                    <w:bottom w:val="none" w:sz="0" w:space="0" w:color="auto"/>
                    <w:right w:val="none" w:sz="0" w:space="0" w:color="auto"/>
                  </w:divBdr>
                </w:div>
                <w:div w:id="923538843">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25194330">
                  <w:marLeft w:val="0"/>
                  <w:marRight w:val="0"/>
                  <w:marTop w:val="0"/>
                  <w:marBottom w:val="0"/>
                  <w:divBdr>
                    <w:top w:val="none" w:sz="0" w:space="0" w:color="auto"/>
                    <w:left w:val="none" w:sz="0" w:space="0" w:color="auto"/>
                    <w:bottom w:val="none" w:sz="0" w:space="0" w:color="auto"/>
                    <w:right w:val="none" w:sz="0" w:space="0" w:color="auto"/>
                  </w:divBdr>
                </w:div>
                <w:div w:id="926382485">
                  <w:marLeft w:val="0"/>
                  <w:marRight w:val="0"/>
                  <w:marTop w:val="0"/>
                  <w:marBottom w:val="0"/>
                  <w:divBdr>
                    <w:top w:val="none" w:sz="0" w:space="0" w:color="auto"/>
                    <w:left w:val="none" w:sz="0" w:space="0" w:color="auto"/>
                    <w:bottom w:val="none" w:sz="0" w:space="0" w:color="auto"/>
                    <w:right w:val="none" w:sz="0" w:space="0" w:color="auto"/>
                  </w:divBdr>
                </w:div>
                <w:div w:id="926767423">
                  <w:marLeft w:val="0"/>
                  <w:marRight w:val="0"/>
                  <w:marTop w:val="0"/>
                  <w:marBottom w:val="0"/>
                  <w:divBdr>
                    <w:top w:val="none" w:sz="0" w:space="0" w:color="auto"/>
                    <w:left w:val="none" w:sz="0" w:space="0" w:color="auto"/>
                    <w:bottom w:val="none" w:sz="0" w:space="0" w:color="auto"/>
                    <w:right w:val="none" w:sz="0" w:space="0" w:color="auto"/>
                  </w:divBdr>
                </w:div>
                <w:div w:id="928805007">
                  <w:marLeft w:val="0"/>
                  <w:marRight w:val="0"/>
                  <w:marTop w:val="0"/>
                  <w:marBottom w:val="0"/>
                  <w:divBdr>
                    <w:top w:val="none" w:sz="0" w:space="0" w:color="auto"/>
                    <w:left w:val="none" w:sz="0" w:space="0" w:color="auto"/>
                    <w:bottom w:val="none" w:sz="0" w:space="0" w:color="auto"/>
                    <w:right w:val="none" w:sz="0" w:space="0" w:color="auto"/>
                  </w:divBdr>
                </w:div>
                <w:div w:id="929122885">
                  <w:marLeft w:val="0"/>
                  <w:marRight w:val="0"/>
                  <w:marTop w:val="0"/>
                  <w:marBottom w:val="0"/>
                  <w:divBdr>
                    <w:top w:val="none" w:sz="0" w:space="0" w:color="auto"/>
                    <w:left w:val="none" w:sz="0" w:space="0" w:color="auto"/>
                    <w:bottom w:val="none" w:sz="0" w:space="0" w:color="auto"/>
                    <w:right w:val="none" w:sz="0" w:space="0" w:color="auto"/>
                  </w:divBdr>
                </w:div>
                <w:div w:id="930431743">
                  <w:marLeft w:val="0"/>
                  <w:marRight w:val="0"/>
                  <w:marTop w:val="0"/>
                  <w:marBottom w:val="0"/>
                  <w:divBdr>
                    <w:top w:val="none" w:sz="0" w:space="0" w:color="auto"/>
                    <w:left w:val="none" w:sz="0" w:space="0" w:color="auto"/>
                    <w:bottom w:val="none" w:sz="0" w:space="0" w:color="auto"/>
                    <w:right w:val="none" w:sz="0" w:space="0" w:color="auto"/>
                  </w:divBdr>
                </w:div>
                <w:div w:id="931014972">
                  <w:marLeft w:val="0"/>
                  <w:marRight w:val="0"/>
                  <w:marTop w:val="0"/>
                  <w:marBottom w:val="0"/>
                  <w:divBdr>
                    <w:top w:val="none" w:sz="0" w:space="0" w:color="auto"/>
                    <w:left w:val="none" w:sz="0" w:space="0" w:color="auto"/>
                    <w:bottom w:val="none" w:sz="0" w:space="0" w:color="auto"/>
                    <w:right w:val="none" w:sz="0" w:space="0" w:color="auto"/>
                  </w:divBdr>
                </w:div>
                <w:div w:id="931934751">
                  <w:marLeft w:val="0"/>
                  <w:marRight w:val="0"/>
                  <w:marTop w:val="0"/>
                  <w:marBottom w:val="0"/>
                  <w:divBdr>
                    <w:top w:val="none" w:sz="0" w:space="0" w:color="auto"/>
                    <w:left w:val="none" w:sz="0" w:space="0" w:color="auto"/>
                    <w:bottom w:val="none" w:sz="0" w:space="0" w:color="auto"/>
                    <w:right w:val="none" w:sz="0" w:space="0" w:color="auto"/>
                  </w:divBdr>
                </w:div>
                <w:div w:id="934245869">
                  <w:marLeft w:val="0"/>
                  <w:marRight w:val="0"/>
                  <w:marTop w:val="0"/>
                  <w:marBottom w:val="0"/>
                  <w:divBdr>
                    <w:top w:val="none" w:sz="0" w:space="0" w:color="auto"/>
                    <w:left w:val="none" w:sz="0" w:space="0" w:color="auto"/>
                    <w:bottom w:val="none" w:sz="0" w:space="0" w:color="auto"/>
                    <w:right w:val="none" w:sz="0" w:space="0" w:color="auto"/>
                  </w:divBdr>
                </w:div>
                <w:div w:id="935091873">
                  <w:marLeft w:val="0"/>
                  <w:marRight w:val="0"/>
                  <w:marTop w:val="0"/>
                  <w:marBottom w:val="0"/>
                  <w:divBdr>
                    <w:top w:val="none" w:sz="0" w:space="0" w:color="auto"/>
                    <w:left w:val="none" w:sz="0" w:space="0" w:color="auto"/>
                    <w:bottom w:val="none" w:sz="0" w:space="0" w:color="auto"/>
                    <w:right w:val="none" w:sz="0" w:space="0" w:color="auto"/>
                  </w:divBdr>
                </w:div>
                <w:div w:id="936213972">
                  <w:marLeft w:val="0"/>
                  <w:marRight w:val="0"/>
                  <w:marTop w:val="0"/>
                  <w:marBottom w:val="0"/>
                  <w:divBdr>
                    <w:top w:val="none" w:sz="0" w:space="0" w:color="auto"/>
                    <w:left w:val="none" w:sz="0" w:space="0" w:color="auto"/>
                    <w:bottom w:val="none" w:sz="0" w:space="0" w:color="auto"/>
                    <w:right w:val="none" w:sz="0" w:space="0" w:color="auto"/>
                  </w:divBdr>
                </w:div>
                <w:div w:id="937441474">
                  <w:marLeft w:val="0"/>
                  <w:marRight w:val="0"/>
                  <w:marTop w:val="0"/>
                  <w:marBottom w:val="0"/>
                  <w:divBdr>
                    <w:top w:val="none" w:sz="0" w:space="0" w:color="auto"/>
                    <w:left w:val="none" w:sz="0" w:space="0" w:color="auto"/>
                    <w:bottom w:val="none" w:sz="0" w:space="0" w:color="auto"/>
                    <w:right w:val="none" w:sz="0" w:space="0" w:color="auto"/>
                  </w:divBdr>
                </w:div>
                <w:div w:id="938871751">
                  <w:marLeft w:val="0"/>
                  <w:marRight w:val="0"/>
                  <w:marTop w:val="0"/>
                  <w:marBottom w:val="0"/>
                  <w:divBdr>
                    <w:top w:val="none" w:sz="0" w:space="0" w:color="auto"/>
                    <w:left w:val="none" w:sz="0" w:space="0" w:color="auto"/>
                    <w:bottom w:val="none" w:sz="0" w:space="0" w:color="auto"/>
                    <w:right w:val="none" w:sz="0" w:space="0" w:color="auto"/>
                  </w:divBdr>
                </w:div>
                <w:div w:id="942306669">
                  <w:marLeft w:val="0"/>
                  <w:marRight w:val="0"/>
                  <w:marTop w:val="0"/>
                  <w:marBottom w:val="0"/>
                  <w:divBdr>
                    <w:top w:val="none" w:sz="0" w:space="0" w:color="auto"/>
                    <w:left w:val="none" w:sz="0" w:space="0" w:color="auto"/>
                    <w:bottom w:val="none" w:sz="0" w:space="0" w:color="auto"/>
                    <w:right w:val="none" w:sz="0" w:space="0" w:color="auto"/>
                  </w:divBdr>
                </w:div>
                <w:div w:id="942807872">
                  <w:marLeft w:val="0"/>
                  <w:marRight w:val="0"/>
                  <w:marTop w:val="0"/>
                  <w:marBottom w:val="0"/>
                  <w:divBdr>
                    <w:top w:val="none" w:sz="0" w:space="0" w:color="auto"/>
                    <w:left w:val="none" w:sz="0" w:space="0" w:color="auto"/>
                    <w:bottom w:val="none" w:sz="0" w:space="0" w:color="auto"/>
                    <w:right w:val="none" w:sz="0" w:space="0" w:color="auto"/>
                  </w:divBdr>
                </w:div>
                <w:div w:id="945843108">
                  <w:marLeft w:val="0"/>
                  <w:marRight w:val="0"/>
                  <w:marTop w:val="0"/>
                  <w:marBottom w:val="0"/>
                  <w:divBdr>
                    <w:top w:val="none" w:sz="0" w:space="0" w:color="auto"/>
                    <w:left w:val="none" w:sz="0" w:space="0" w:color="auto"/>
                    <w:bottom w:val="none" w:sz="0" w:space="0" w:color="auto"/>
                    <w:right w:val="none" w:sz="0" w:space="0" w:color="auto"/>
                  </w:divBdr>
                </w:div>
                <w:div w:id="946036794">
                  <w:marLeft w:val="0"/>
                  <w:marRight w:val="0"/>
                  <w:marTop w:val="0"/>
                  <w:marBottom w:val="0"/>
                  <w:divBdr>
                    <w:top w:val="none" w:sz="0" w:space="0" w:color="auto"/>
                    <w:left w:val="none" w:sz="0" w:space="0" w:color="auto"/>
                    <w:bottom w:val="none" w:sz="0" w:space="0" w:color="auto"/>
                    <w:right w:val="none" w:sz="0" w:space="0" w:color="auto"/>
                  </w:divBdr>
                </w:div>
                <w:div w:id="946695858">
                  <w:marLeft w:val="0"/>
                  <w:marRight w:val="0"/>
                  <w:marTop w:val="0"/>
                  <w:marBottom w:val="0"/>
                  <w:divBdr>
                    <w:top w:val="none" w:sz="0" w:space="0" w:color="auto"/>
                    <w:left w:val="none" w:sz="0" w:space="0" w:color="auto"/>
                    <w:bottom w:val="none" w:sz="0" w:space="0" w:color="auto"/>
                    <w:right w:val="none" w:sz="0" w:space="0" w:color="auto"/>
                  </w:divBdr>
                </w:div>
                <w:div w:id="947737687">
                  <w:marLeft w:val="0"/>
                  <w:marRight w:val="0"/>
                  <w:marTop w:val="0"/>
                  <w:marBottom w:val="0"/>
                  <w:divBdr>
                    <w:top w:val="none" w:sz="0" w:space="0" w:color="auto"/>
                    <w:left w:val="none" w:sz="0" w:space="0" w:color="auto"/>
                    <w:bottom w:val="none" w:sz="0" w:space="0" w:color="auto"/>
                    <w:right w:val="none" w:sz="0" w:space="0" w:color="auto"/>
                  </w:divBdr>
                </w:div>
                <w:div w:id="947809550">
                  <w:marLeft w:val="0"/>
                  <w:marRight w:val="0"/>
                  <w:marTop w:val="0"/>
                  <w:marBottom w:val="0"/>
                  <w:divBdr>
                    <w:top w:val="none" w:sz="0" w:space="0" w:color="auto"/>
                    <w:left w:val="none" w:sz="0" w:space="0" w:color="auto"/>
                    <w:bottom w:val="none" w:sz="0" w:space="0" w:color="auto"/>
                    <w:right w:val="none" w:sz="0" w:space="0" w:color="auto"/>
                  </w:divBdr>
                </w:div>
                <w:div w:id="951589719">
                  <w:marLeft w:val="0"/>
                  <w:marRight w:val="0"/>
                  <w:marTop w:val="0"/>
                  <w:marBottom w:val="0"/>
                  <w:divBdr>
                    <w:top w:val="none" w:sz="0" w:space="0" w:color="auto"/>
                    <w:left w:val="none" w:sz="0" w:space="0" w:color="auto"/>
                    <w:bottom w:val="none" w:sz="0" w:space="0" w:color="auto"/>
                    <w:right w:val="none" w:sz="0" w:space="0" w:color="auto"/>
                  </w:divBdr>
                </w:div>
                <w:div w:id="954092130">
                  <w:marLeft w:val="0"/>
                  <w:marRight w:val="0"/>
                  <w:marTop w:val="0"/>
                  <w:marBottom w:val="0"/>
                  <w:divBdr>
                    <w:top w:val="none" w:sz="0" w:space="0" w:color="auto"/>
                    <w:left w:val="none" w:sz="0" w:space="0" w:color="auto"/>
                    <w:bottom w:val="none" w:sz="0" w:space="0" w:color="auto"/>
                    <w:right w:val="none" w:sz="0" w:space="0" w:color="auto"/>
                  </w:divBdr>
                </w:div>
                <w:div w:id="954407205">
                  <w:marLeft w:val="0"/>
                  <w:marRight w:val="0"/>
                  <w:marTop w:val="0"/>
                  <w:marBottom w:val="0"/>
                  <w:divBdr>
                    <w:top w:val="none" w:sz="0" w:space="0" w:color="auto"/>
                    <w:left w:val="none" w:sz="0" w:space="0" w:color="auto"/>
                    <w:bottom w:val="none" w:sz="0" w:space="0" w:color="auto"/>
                    <w:right w:val="none" w:sz="0" w:space="0" w:color="auto"/>
                  </w:divBdr>
                </w:div>
                <w:div w:id="955676262">
                  <w:marLeft w:val="0"/>
                  <w:marRight w:val="0"/>
                  <w:marTop w:val="0"/>
                  <w:marBottom w:val="0"/>
                  <w:divBdr>
                    <w:top w:val="none" w:sz="0" w:space="0" w:color="auto"/>
                    <w:left w:val="none" w:sz="0" w:space="0" w:color="auto"/>
                    <w:bottom w:val="none" w:sz="0" w:space="0" w:color="auto"/>
                    <w:right w:val="none" w:sz="0" w:space="0" w:color="auto"/>
                  </w:divBdr>
                </w:div>
                <w:div w:id="956182805">
                  <w:marLeft w:val="0"/>
                  <w:marRight w:val="0"/>
                  <w:marTop w:val="0"/>
                  <w:marBottom w:val="0"/>
                  <w:divBdr>
                    <w:top w:val="none" w:sz="0" w:space="0" w:color="auto"/>
                    <w:left w:val="none" w:sz="0" w:space="0" w:color="auto"/>
                    <w:bottom w:val="none" w:sz="0" w:space="0" w:color="auto"/>
                    <w:right w:val="none" w:sz="0" w:space="0" w:color="auto"/>
                  </w:divBdr>
                </w:div>
                <w:div w:id="961419535">
                  <w:marLeft w:val="0"/>
                  <w:marRight w:val="0"/>
                  <w:marTop w:val="0"/>
                  <w:marBottom w:val="0"/>
                  <w:divBdr>
                    <w:top w:val="none" w:sz="0" w:space="0" w:color="auto"/>
                    <w:left w:val="none" w:sz="0" w:space="0" w:color="auto"/>
                    <w:bottom w:val="none" w:sz="0" w:space="0" w:color="auto"/>
                    <w:right w:val="none" w:sz="0" w:space="0" w:color="auto"/>
                  </w:divBdr>
                </w:div>
                <w:div w:id="962230832">
                  <w:marLeft w:val="0"/>
                  <w:marRight w:val="0"/>
                  <w:marTop w:val="0"/>
                  <w:marBottom w:val="0"/>
                  <w:divBdr>
                    <w:top w:val="none" w:sz="0" w:space="0" w:color="auto"/>
                    <w:left w:val="none" w:sz="0" w:space="0" w:color="auto"/>
                    <w:bottom w:val="none" w:sz="0" w:space="0" w:color="auto"/>
                    <w:right w:val="none" w:sz="0" w:space="0" w:color="auto"/>
                  </w:divBdr>
                </w:div>
                <w:div w:id="963925286">
                  <w:marLeft w:val="0"/>
                  <w:marRight w:val="0"/>
                  <w:marTop w:val="0"/>
                  <w:marBottom w:val="0"/>
                  <w:divBdr>
                    <w:top w:val="none" w:sz="0" w:space="0" w:color="auto"/>
                    <w:left w:val="none" w:sz="0" w:space="0" w:color="auto"/>
                    <w:bottom w:val="none" w:sz="0" w:space="0" w:color="auto"/>
                    <w:right w:val="none" w:sz="0" w:space="0" w:color="auto"/>
                  </w:divBdr>
                </w:div>
                <w:div w:id="967977534">
                  <w:marLeft w:val="0"/>
                  <w:marRight w:val="0"/>
                  <w:marTop w:val="0"/>
                  <w:marBottom w:val="0"/>
                  <w:divBdr>
                    <w:top w:val="none" w:sz="0" w:space="0" w:color="auto"/>
                    <w:left w:val="none" w:sz="0" w:space="0" w:color="auto"/>
                    <w:bottom w:val="none" w:sz="0" w:space="0" w:color="auto"/>
                    <w:right w:val="none" w:sz="0" w:space="0" w:color="auto"/>
                  </w:divBdr>
                </w:div>
                <w:div w:id="968778726">
                  <w:marLeft w:val="0"/>
                  <w:marRight w:val="0"/>
                  <w:marTop w:val="0"/>
                  <w:marBottom w:val="0"/>
                  <w:divBdr>
                    <w:top w:val="none" w:sz="0" w:space="0" w:color="auto"/>
                    <w:left w:val="none" w:sz="0" w:space="0" w:color="auto"/>
                    <w:bottom w:val="none" w:sz="0" w:space="0" w:color="auto"/>
                    <w:right w:val="none" w:sz="0" w:space="0" w:color="auto"/>
                  </w:divBdr>
                </w:div>
                <w:div w:id="970787986">
                  <w:marLeft w:val="0"/>
                  <w:marRight w:val="0"/>
                  <w:marTop w:val="0"/>
                  <w:marBottom w:val="0"/>
                  <w:divBdr>
                    <w:top w:val="none" w:sz="0" w:space="0" w:color="auto"/>
                    <w:left w:val="none" w:sz="0" w:space="0" w:color="auto"/>
                    <w:bottom w:val="none" w:sz="0" w:space="0" w:color="auto"/>
                    <w:right w:val="none" w:sz="0" w:space="0" w:color="auto"/>
                  </w:divBdr>
                </w:div>
                <w:div w:id="974867136">
                  <w:marLeft w:val="0"/>
                  <w:marRight w:val="0"/>
                  <w:marTop w:val="0"/>
                  <w:marBottom w:val="0"/>
                  <w:divBdr>
                    <w:top w:val="none" w:sz="0" w:space="0" w:color="auto"/>
                    <w:left w:val="none" w:sz="0" w:space="0" w:color="auto"/>
                    <w:bottom w:val="none" w:sz="0" w:space="0" w:color="auto"/>
                    <w:right w:val="none" w:sz="0" w:space="0" w:color="auto"/>
                  </w:divBdr>
                </w:div>
                <w:div w:id="979647984">
                  <w:marLeft w:val="0"/>
                  <w:marRight w:val="0"/>
                  <w:marTop w:val="0"/>
                  <w:marBottom w:val="0"/>
                  <w:divBdr>
                    <w:top w:val="none" w:sz="0" w:space="0" w:color="auto"/>
                    <w:left w:val="none" w:sz="0" w:space="0" w:color="auto"/>
                    <w:bottom w:val="none" w:sz="0" w:space="0" w:color="auto"/>
                    <w:right w:val="none" w:sz="0" w:space="0" w:color="auto"/>
                  </w:divBdr>
                </w:div>
                <w:div w:id="982345320">
                  <w:marLeft w:val="0"/>
                  <w:marRight w:val="0"/>
                  <w:marTop w:val="0"/>
                  <w:marBottom w:val="0"/>
                  <w:divBdr>
                    <w:top w:val="none" w:sz="0" w:space="0" w:color="auto"/>
                    <w:left w:val="none" w:sz="0" w:space="0" w:color="auto"/>
                    <w:bottom w:val="none" w:sz="0" w:space="0" w:color="auto"/>
                    <w:right w:val="none" w:sz="0" w:space="0" w:color="auto"/>
                  </w:divBdr>
                </w:div>
                <w:div w:id="986282365">
                  <w:marLeft w:val="0"/>
                  <w:marRight w:val="0"/>
                  <w:marTop w:val="0"/>
                  <w:marBottom w:val="0"/>
                  <w:divBdr>
                    <w:top w:val="none" w:sz="0" w:space="0" w:color="auto"/>
                    <w:left w:val="none" w:sz="0" w:space="0" w:color="auto"/>
                    <w:bottom w:val="none" w:sz="0" w:space="0" w:color="auto"/>
                    <w:right w:val="none" w:sz="0" w:space="0" w:color="auto"/>
                  </w:divBdr>
                </w:div>
                <w:div w:id="989482159">
                  <w:marLeft w:val="0"/>
                  <w:marRight w:val="0"/>
                  <w:marTop w:val="0"/>
                  <w:marBottom w:val="0"/>
                  <w:divBdr>
                    <w:top w:val="none" w:sz="0" w:space="0" w:color="auto"/>
                    <w:left w:val="none" w:sz="0" w:space="0" w:color="auto"/>
                    <w:bottom w:val="none" w:sz="0" w:space="0" w:color="auto"/>
                    <w:right w:val="none" w:sz="0" w:space="0" w:color="auto"/>
                  </w:divBdr>
                </w:div>
                <w:div w:id="991064728">
                  <w:marLeft w:val="0"/>
                  <w:marRight w:val="0"/>
                  <w:marTop w:val="0"/>
                  <w:marBottom w:val="0"/>
                  <w:divBdr>
                    <w:top w:val="none" w:sz="0" w:space="0" w:color="auto"/>
                    <w:left w:val="none" w:sz="0" w:space="0" w:color="auto"/>
                    <w:bottom w:val="none" w:sz="0" w:space="0" w:color="auto"/>
                    <w:right w:val="none" w:sz="0" w:space="0" w:color="auto"/>
                  </w:divBdr>
                </w:div>
                <w:div w:id="995569655">
                  <w:marLeft w:val="0"/>
                  <w:marRight w:val="0"/>
                  <w:marTop w:val="0"/>
                  <w:marBottom w:val="0"/>
                  <w:divBdr>
                    <w:top w:val="none" w:sz="0" w:space="0" w:color="auto"/>
                    <w:left w:val="none" w:sz="0" w:space="0" w:color="auto"/>
                    <w:bottom w:val="none" w:sz="0" w:space="0" w:color="auto"/>
                    <w:right w:val="none" w:sz="0" w:space="0" w:color="auto"/>
                  </w:divBdr>
                </w:div>
                <w:div w:id="995764522">
                  <w:marLeft w:val="0"/>
                  <w:marRight w:val="0"/>
                  <w:marTop w:val="0"/>
                  <w:marBottom w:val="0"/>
                  <w:divBdr>
                    <w:top w:val="none" w:sz="0" w:space="0" w:color="auto"/>
                    <w:left w:val="none" w:sz="0" w:space="0" w:color="auto"/>
                    <w:bottom w:val="none" w:sz="0" w:space="0" w:color="auto"/>
                    <w:right w:val="none" w:sz="0" w:space="0" w:color="auto"/>
                  </w:divBdr>
                </w:div>
                <w:div w:id="998194199">
                  <w:marLeft w:val="0"/>
                  <w:marRight w:val="0"/>
                  <w:marTop w:val="0"/>
                  <w:marBottom w:val="0"/>
                  <w:divBdr>
                    <w:top w:val="none" w:sz="0" w:space="0" w:color="auto"/>
                    <w:left w:val="none" w:sz="0" w:space="0" w:color="auto"/>
                    <w:bottom w:val="none" w:sz="0" w:space="0" w:color="auto"/>
                    <w:right w:val="none" w:sz="0" w:space="0" w:color="auto"/>
                  </w:divBdr>
                </w:div>
                <w:div w:id="1000549182">
                  <w:marLeft w:val="0"/>
                  <w:marRight w:val="0"/>
                  <w:marTop w:val="0"/>
                  <w:marBottom w:val="0"/>
                  <w:divBdr>
                    <w:top w:val="none" w:sz="0" w:space="0" w:color="auto"/>
                    <w:left w:val="none" w:sz="0" w:space="0" w:color="auto"/>
                    <w:bottom w:val="none" w:sz="0" w:space="0" w:color="auto"/>
                    <w:right w:val="none" w:sz="0" w:space="0" w:color="auto"/>
                  </w:divBdr>
                </w:div>
                <w:div w:id="1001087008">
                  <w:marLeft w:val="0"/>
                  <w:marRight w:val="0"/>
                  <w:marTop w:val="0"/>
                  <w:marBottom w:val="0"/>
                  <w:divBdr>
                    <w:top w:val="none" w:sz="0" w:space="0" w:color="auto"/>
                    <w:left w:val="none" w:sz="0" w:space="0" w:color="auto"/>
                    <w:bottom w:val="none" w:sz="0" w:space="0" w:color="auto"/>
                    <w:right w:val="none" w:sz="0" w:space="0" w:color="auto"/>
                  </w:divBdr>
                </w:div>
                <w:div w:id="1001809567">
                  <w:marLeft w:val="0"/>
                  <w:marRight w:val="0"/>
                  <w:marTop w:val="0"/>
                  <w:marBottom w:val="0"/>
                  <w:divBdr>
                    <w:top w:val="none" w:sz="0" w:space="0" w:color="auto"/>
                    <w:left w:val="none" w:sz="0" w:space="0" w:color="auto"/>
                    <w:bottom w:val="none" w:sz="0" w:space="0" w:color="auto"/>
                    <w:right w:val="none" w:sz="0" w:space="0" w:color="auto"/>
                  </w:divBdr>
                </w:div>
                <w:div w:id="1005593689">
                  <w:marLeft w:val="0"/>
                  <w:marRight w:val="0"/>
                  <w:marTop w:val="0"/>
                  <w:marBottom w:val="0"/>
                  <w:divBdr>
                    <w:top w:val="none" w:sz="0" w:space="0" w:color="auto"/>
                    <w:left w:val="none" w:sz="0" w:space="0" w:color="auto"/>
                    <w:bottom w:val="none" w:sz="0" w:space="0" w:color="auto"/>
                    <w:right w:val="none" w:sz="0" w:space="0" w:color="auto"/>
                  </w:divBdr>
                </w:div>
                <w:div w:id="1006519035">
                  <w:marLeft w:val="0"/>
                  <w:marRight w:val="0"/>
                  <w:marTop w:val="0"/>
                  <w:marBottom w:val="0"/>
                  <w:divBdr>
                    <w:top w:val="none" w:sz="0" w:space="0" w:color="auto"/>
                    <w:left w:val="none" w:sz="0" w:space="0" w:color="auto"/>
                    <w:bottom w:val="none" w:sz="0" w:space="0" w:color="auto"/>
                    <w:right w:val="none" w:sz="0" w:space="0" w:color="auto"/>
                  </w:divBdr>
                </w:div>
                <w:div w:id="1011954070">
                  <w:marLeft w:val="0"/>
                  <w:marRight w:val="0"/>
                  <w:marTop w:val="0"/>
                  <w:marBottom w:val="0"/>
                  <w:divBdr>
                    <w:top w:val="none" w:sz="0" w:space="0" w:color="auto"/>
                    <w:left w:val="none" w:sz="0" w:space="0" w:color="auto"/>
                    <w:bottom w:val="none" w:sz="0" w:space="0" w:color="auto"/>
                    <w:right w:val="none" w:sz="0" w:space="0" w:color="auto"/>
                  </w:divBdr>
                </w:div>
                <w:div w:id="1018503962">
                  <w:marLeft w:val="0"/>
                  <w:marRight w:val="0"/>
                  <w:marTop w:val="0"/>
                  <w:marBottom w:val="0"/>
                  <w:divBdr>
                    <w:top w:val="none" w:sz="0" w:space="0" w:color="auto"/>
                    <w:left w:val="none" w:sz="0" w:space="0" w:color="auto"/>
                    <w:bottom w:val="none" w:sz="0" w:space="0" w:color="auto"/>
                    <w:right w:val="none" w:sz="0" w:space="0" w:color="auto"/>
                  </w:divBdr>
                </w:div>
                <w:div w:id="1020087169">
                  <w:marLeft w:val="0"/>
                  <w:marRight w:val="0"/>
                  <w:marTop w:val="0"/>
                  <w:marBottom w:val="0"/>
                  <w:divBdr>
                    <w:top w:val="none" w:sz="0" w:space="0" w:color="auto"/>
                    <w:left w:val="none" w:sz="0" w:space="0" w:color="auto"/>
                    <w:bottom w:val="none" w:sz="0" w:space="0" w:color="auto"/>
                    <w:right w:val="none" w:sz="0" w:space="0" w:color="auto"/>
                  </w:divBdr>
                </w:div>
                <w:div w:id="1021080806">
                  <w:marLeft w:val="0"/>
                  <w:marRight w:val="0"/>
                  <w:marTop w:val="0"/>
                  <w:marBottom w:val="0"/>
                  <w:divBdr>
                    <w:top w:val="none" w:sz="0" w:space="0" w:color="auto"/>
                    <w:left w:val="none" w:sz="0" w:space="0" w:color="auto"/>
                    <w:bottom w:val="none" w:sz="0" w:space="0" w:color="auto"/>
                    <w:right w:val="none" w:sz="0" w:space="0" w:color="auto"/>
                  </w:divBdr>
                </w:div>
                <w:div w:id="1025670721">
                  <w:marLeft w:val="0"/>
                  <w:marRight w:val="0"/>
                  <w:marTop w:val="0"/>
                  <w:marBottom w:val="0"/>
                  <w:divBdr>
                    <w:top w:val="none" w:sz="0" w:space="0" w:color="auto"/>
                    <w:left w:val="none" w:sz="0" w:space="0" w:color="auto"/>
                    <w:bottom w:val="none" w:sz="0" w:space="0" w:color="auto"/>
                    <w:right w:val="none" w:sz="0" w:space="0" w:color="auto"/>
                  </w:divBdr>
                </w:div>
                <w:div w:id="1026296284">
                  <w:marLeft w:val="0"/>
                  <w:marRight w:val="0"/>
                  <w:marTop w:val="0"/>
                  <w:marBottom w:val="0"/>
                  <w:divBdr>
                    <w:top w:val="none" w:sz="0" w:space="0" w:color="auto"/>
                    <w:left w:val="none" w:sz="0" w:space="0" w:color="auto"/>
                    <w:bottom w:val="none" w:sz="0" w:space="0" w:color="auto"/>
                    <w:right w:val="none" w:sz="0" w:space="0" w:color="auto"/>
                  </w:divBdr>
                </w:div>
                <w:div w:id="1026909002">
                  <w:marLeft w:val="0"/>
                  <w:marRight w:val="0"/>
                  <w:marTop w:val="0"/>
                  <w:marBottom w:val="0"/>
                  <w:divBdr>
                    <w:top w:val="none" w:sz="0" w:space="0" w:color="auto"/>
                    <w:left w:val="none" w:sz="0" w:space="0" w:color="auto"/>
                    <w:bottom w:val="none" w:sz="0" w:space="0" w:color="auto"/>
                    <w:right w:val="none" w:sz="0" w:space="0" w:color="auto"/>
                  </w:divBdr>
                </w:div>
                <w:div w:id="1028339413">
                  <w:marLeft w:val="0"/>
                  <w:marRight w:val="0"/>
                  <w:marTop w:val="0"/>
                  <w:marBottom w:val="0"/>
                  <w:divBdr>
                    <w:top w:val="none" w:sz="0" w:space="0" w:color="auto"/>
                    <w:left w:val="none" w:sz="0" w:space="0" w:color="auto"/>
                    <w:bottom w:val="none" w:sz="0" w:space="0" w:color="auto"/>
                    <w:right w:val="none" w:sz="0" w:space="0" w:color="auto"/>
                  </w:divBdr>
                </w:div>
                <w:div w:id="1029333643">
                  <w:marLeft w:val="0"/>
                  <w:marRight w:val="0"/>
                  <w:marTop w:val="0"/>
                  <w:marBottom w:val="0"/>
                  <w:divBdr>
                    <w:top w:val="none" w:sz="0" w:space="0" w:color="auto"/>
                    <w:left w:val="none" w:sz="0" w:space="0" w:color="auto"/>
                    <w:bottom w:val="none" w:sz="0" w:space="0" w:color="auto"/>
                    <w:right w:val="none" w:sz="0" w:space="0" w:color="auto"/>
                  </w:divBdr>
                </w:div>
                <w:div w:id="1033581341">
                  <w:marLeft w:val="0"/>
                  <w:marRight w:val="0"/>
                  <w:marTop w:val="0"/>
                  <w:marBottom w:val="0"/>
                  <w:divBdr>
                    <w:top w:val="none" w:sz="0" w:space="0" w:color="auto"/>
                    <w:left w:val="none" w:sz="0" w:space="0" w:color="auto"/>
                    <w:bottom w:val="none" w:sz="0" w:space="0" w:color="auto"/>
                    <w:right w:val="none" w:sz="0" w:space="0" w:color="auto"/>
                  </w:divBdr>
                </w:div>
                <w:div w:id="1035037347">
                  <w:marLeft w:val="0"/>
                  <w:marRight w:val="0"/>
                  <w:marTop w:val="0"/>
                  <w:marBottom w:val="0"/>
                  <w:divBdr>
                    <w:top w:val="none" w:sz="0" w:space="0" w:color="auto"/>
                    <w:left w:val="none" w:sz="0" w:space="0" w:color="auto"/>
                    <w:bottom w:val="none" w:sz="0" w:space="0" w:color="auto"/>
                    <w:right w:val="none" w:sz="0" w:space="0" w:color="auto"/>
                  </w:divBdr>
                </w:div>
                <w:div w:id="1036587134">
                  <w:marLeft w:val="0"/>
                  <w:marRight w:val="0"/>
                  <w:marTop w:val="0"/>
                  <w:marBottom w:val="0"/>
                  <w:divBdr>
                    <w:top w:val="none" w:sz="0" w:space="0" w:color="auto"/>
                    <w:left w:val="none" w:sz="0" w:space="0" w:color="auto"/>
                    <w:bottom w:val="none" w:sz="0" w:space="0" w:color="auto"/>
                    <w:right w:val="none" w:sz="0" w:space="0" w:color="auto"/>
                  </w:divBdr>
                </w:div>
                <w:div w:id="1037897619">
                  <w:marLeft w:val="0"/>
                  <w:marRight w:val="0"/>
                  <w:marTop w:val="0"/>
                  <w:marBottom w:val="0"/>
                  <w:divBdr>
                    <w:top w:val="none" w:sz="0" w:space="0" w:color="auto"/>
                    <w:left w:val="none" w:sz="0" w:space="0" w:color="auto"/>
                    <w:bottom w:val="none" w:sz="0" w:space="0" w:color="auto"/>
                    <w:right w:val="none" w:sz="0" w:space="0" w:color="auto"/>
                  </w:divBdr>
                </w:div>
                <w:div w:id="1038355885">
                  <w:marLeft w:val="0"/>
                  <w:marRight w:val="0"/>
                  <w:marTop w:val="0"/>
                  <w:marBottom w:val="0"/>
                  <w:divBdr>
                    <w:top w:val="none" w:sz="0" w:space="0" w:color="auto"/>
                    <w:left w:val="none" w:sz="0" w:space="0" w:color="auto"/>
                    <w:bottom w:val="none" w:sz="0" w:space="0" w:color="auto"/>
                    <w:right w:val="none" w:sz="0" w:space="0" w:color="auto"/>
                  </w:divBdr>
                </w:div>
                <w:div w:id="1040521575">
                  <w:marLeft w:val="0"/>
                  <w:marRight w:val="0"/>
                  <w:marTop w:val="0"/>
                  <w:marBottom w:val="0"/>
                  <w:divBdr>
                    <w:top w:val="none" w:sz="0" w:space="0" w:color="auto"/>
                    <w:left w:val="none" w:sz="0" w:space="0" w:color="auto"/>
                    <w:bottom w:val="none" w:sz="0" w:space="0" w:color="auto"/>
                    <w:right w:val="none" w:sz="0" w:space="0" w:color="auto"/>
                  </w:divBdr>
                </w:div>
                <w:div w:id="1040713255">
                  <w:marLeft w:val="0"/>
                  <w:marRight w:val="0"/>
                  <w:marTop w:val="0"/>
                  <w:marBottom w:val="0"/>
                  <w:divBdr>
                    <w:top w:val="none" w:sz="0" w:space="0" w:color="auto"/>
                    <w:left w:val="none" w:sz="0" w:space="0" w:color="auto"/>
                    <w:bottom w:val="none" w:sz="0" w:space="0" w:color="auto"/>
                    <w:right w:val="none" w:sz="0" w:space="0" w:color="auto"/>
                  </w:divBdr>
                </w:div>
                <w:div w:id="1044256574">
                  <w:marLeft w:val="0"/>
                  <w:marRight w:val="0"/>
                  <w:marTop w:val="0"/>
                  <w:marBottom w:val="0"/>
                  <w:divBdr>
                    <w:top w:val="none" w:sz="0" w:space="0" w:color="auto"/>
                    <w:left w:val="none" w:sz="0" w:space="0" w:color="auto"/>
                    <w:bottom w:val="none" w:sz="0" w:space="0" w:color="auto"/>
                    <w:right w:val="none" w:sz="0" w:space="0" w:color="auto"/>
                  </w:divBdr>
                </w:div>
                <w:div w:id="1045372088">
                  <w:marLeft w:val="0"/>
                  <w:marRight w:val="0"/>
                  <w:marTop w:val="0"/>
                  <w:marBottom w:val="0"/>
                  <w:divBdr>
                    <w:top w:val="none" w:sz="0" w:space="0" w:color="auto"/>
                    <w:left w:val="none" w:sz="0" w:space="0" w:color="auto"/>
                    <w:bottom w:val="none" w:sz="0" w:space="0" w:color="auto"/>
                    <w:right w:val="none" w:sz="0" w:space="0" w:color="auto"/>
                  </w:divBdr>
                </w:div>
                <w:div w:id="1050155469">
                  <w:marLeft w:val="0"/>
                  <w:marRight w:val="0"/>
                  <w:marTop w:val="0"/>
                  <w:marBottom w:val="0"/>
                  <w:divBdr>
                    <w:top w:val="none" w:sz="0" w:space="0" w:color="auto"/>
                    <w:left w:val="none" w:sz="0" w:space="0" w:color="auto"/>
                    <w:bottom w:val="none" w:sz="0" w:space="0" w:color="auto"/>
                    <w:right w:val="none" w:sz="0" w:space="0" w:color="auto"/>
                  </w:divBdr>
                </w:div>
                <w:div w:id="1052311957">
                  <w:marLeft w:val="0"/>
                  <w:marRight w:val="0"/>
                  <w:marTop w:val="0"/>
                  <w:marBottom w:val="0"/>
                  <w:divBdr>
                    <w:top w:val="none" w:sz="0" w:space="0" w:color="auto"/>
                    <w:left w:val="none" w:sz="0" w:space="0" w:color="auto"/>
                    <w:bottom w:val="none" w:sz="0" w:space="0" w:color="auto"/>
                    <w:right w:val="none" w:sz="0" w:space="0" w:color="auto"/>
                  </w:divBdr>
                </w:div>
                <w:div w:id="1052851067">
                  <w:marLeft w:val="0"/>
                  <w:marRight w:val="0"/>
                  <w:marTop w:val="0"/>
                  <w:marBottom w:val="0"/>
                  <w:divBdr>
                    <w:top w:val="none" w:sz="0" w:space="0" w:color="auto"/>
                    <w:left w:val="none" w:sz="0" w:space="0" w:color="auto"/>
                    <w:bottom w:val="none" w:sz="0" w:space="0" w:color="auto"/>
                    <w:right w:val="none" w:sz="0" w:space="0" w:color="auto"/>
                  </w:divBdr>
                </w:div>
                <w:div w:id="1054430887">
                  <w:marLeft w:val="0"/>
                  <w:marRight w:val="0"/>
                  <w:marTop w:val="0"/>
                  <w:marBottom w:val="0"/>
                  <w:divBdr>
                    <w:top w:val="none" w:sz="0" w:space="0" w:color="auto"/>
                    <w:left w:val="none" w:sz="0" w:space="0" w:color="auto"/>
                    <w:bottom w:val="none" w:sz="0" w:space="0" w:color="auto"/>
                    <w:right w:val="none" w:sz="0" w:space="0" w:color="auto"/>
                  </w:divBdr>
                </w:div>
                <w:div w:id="1055663819">
                  <w:marLeft w:val="0"/>
                  <w:marRight w:val="0"/>
                  <w:marTop w:val="0"/>
                  <w:marBottom w:val="0"/>
                  <w:divBdr>
                    <w:top w:val="none" w:sz="0" w:space="0" w:color="auto"/>
                    <w:left w:val="none" w:sz="0" w:space="0" w:color="auto"/>
                    <w:bottom w:val="none" w:sz="0" w:space="0" w:color="auto"/>
                    <w:right w:val="none" w:sz="0" w:space="0" w:color="auto"/>
                  </w:divBdr>
                </w:div>
                <w:div w:id="1058749597">
                  <w:marLeft w:val="0"/>
                  <w:marRight w:val="0"/>
                  <w:marTop w:val="0"/>
                  <w:marBottom w:val="0"/>
                  <w:divBdr>
                    <w:top w:val="none" w:sz="0" w:space="0" w:color="auto"/>
                    <w:left w:val="none" w:sz="0" w:space="0" w:color="auto"/>
                    <w:bottom w:val="none" w:sz="0" w:space="0" w:color="auto"/>
                    <w:right w:val="none" w:sz="0" w:space="0" w:color="auto"/>
                  </w:divBdr>
                </w:div>
                <w:div w:id="1064839829">
                  <w:marLeft w:val="0"/>
                  <w:marRight w:val="0"/>
                  <w:marTop w:val="0"/>
                  <w:marBottom w:val="0"/>
                  <w:divBdr>
                    <w:top w:val="none" w:sz="0" w:space="0" w:color="auto"/>
                    <w:left w:val="none" w:sz="0" w:space="0" w:color="auto"/>
                    <w:bottom w:val="none" w:sz="0" w:space="0" w:color="auto"/>
                    <w:right w:val="none" w:sz="0" w:space="0" w:color="auto"/>
                  </w:divBdr>
                </w:div>
                <w:div w:id="1066956266">
                  <w:marLeft w:val="0"/>
                  <w:marRight w:val="0"/>
                  <w:marTop w:val="0"/>
                  <w:marBottom w:val="0"/>
                  <w:divBdr>
                    <w:top w:val="none" w:sz="0" w:space="0" w:color="auto"/>
                    <w:left w:val="none" w:sz="0" w:space="0" w:color="auto"/>
                    <w:bottom w:val="none" w:sz="0" w:space="0" w:color="auto"/>
                    <w:right w:val="none" w:sz="0" w:space="0" w:color="auto"/>
                  </w:divBdr>
                </w:div>
                <w:div w:id="1067805599">
                  <w:marLeft w:val="0"/>
                  <w:marRight w:val="0"/>
                  <w:marTop w:val="0"/>
                  <w:marBottom w:val="0"/>
                  <w:divBdr>
                    <w:top w:val="none" w:sz="0" w:space="0" w:color="auto"/>
                    <w:left w:val="none" w:sz="0" w:space="0" w:color="auto"/>
                    <w:bottom w:val="none" w:sz="0" w:space="0" w:color="auto"/>
                    <w:right w:val="none" w:sz="0" w:space="0" w:color="auto"/>
                  </w:divBdr>
                </w:div>
                <w:div w:id="1068573659">
                  <w:marLeft w:val="0"/>
                  <w:marRight w:val="0"/>
                  <w:marTop w:val="0"/>
                  <w:marBottom w:val="0"/>
                  <w:divBdr>
                    <w:top w:val="none" w:sz="0" w:space="0" w:color="auto"/>
                    <w:left w:val="none" w:sz="0" w:space="0" w:color="auto"/>
                    <w:bottom w:val="none" w:sz="0" w:space="0" w:color="auto"/>
                    <w:right w:val="none" w:sz="0" w:space="0" w:color="auto"/>
                  </w:divBdr>
                </w:div>
                <w:div w:id="1068923686">
                  <w:marLeft w:val="0"/>
                  <w:marRight w:val="0"/>
                  <w:marTop w:val="0"/>
                  <w:marBottom w:val="0"/>
                  <w:divBdr>
                    <w:top w:val="none" w:sz="0" w:space="0" w:color="auto"/>
                    <w:left w:val="none" w:sz="0" w:space="0" w:color="auto"/>
                    <w:bottom w:val="none" w:sz="0" w:space="0" w:color="auto"/>
                    <w:right w:val="none" w:sz="0" w:space="0" w:color="auto"/>
                  </w:divBdr>
                </w:div>
                <w:div w:id="1070731437">
                  <w:marLeft w:val="0"/>
                  <w:marRight w:val="0"/>
                  <w:marTop w:val="0"/>
                  <w:marBottom w:val="0"/>
                  <w:divBdr>
                    <w:top w:val="none" w:sz="0" w:space="0" w:color="auto"/>
                    <w:left w:val="none" w:sz="0" w:space="0" w:color="auto"/>
                    <w:bottom w:val="none" w:sz="0" w:space="0" w:color="auto"/>
                    <w:right w:val="none" w:sz="0" w:space="0" w:color="auto"/>
                  </w:divBdr>
                </w:div>
                <w:div w:id="1072463811">
                  <w:marLeft w:val="0"/>
                  <w:marRight w:val="0"/>
                  <w:marTop w:val="0"/>
                  <w:marBottom w:val="0"/>
                  <w:divBdr>
                    <w:top w:val="none" w:sz="0" w:space="0" w:color="auto"/>
                    <w:left w:val="none" w:sz="0" w:space="0" w:color="auto"/>
                    <w:bottom w:val="none" w:sz="0" w:space="0" w:color="auto"/>
                    <w:right w:val="none" w:sz="0" w:space="0" w:color="auto"/>
                  </w:divBdr>
                </w:div>
                <w:div w:id="1072854302">
                  <w:marLeft w:val="0"/>
                  <w:marRight w:val="0"/>
                  <w:marTop w:val="0"/>
                  <w:marBottom w:val="0"/>
                  <w:divBdr>
                    <w:top w:val="none" w:sz="0" w:space="0" w:color="auto"/>
                    <w:left w:val="none" w:sz="0" w:space="0" w:color="auto"/>
                    <w:bottom w:val="none" w:sz="0" w:space="0" w:color="auto"/>
                    <w:right w:val="none" w:sz="0" w:space="0" w:color="auto"/>
                  </w:divBdr>
                </w:div>
                <w:div w:id="1076777940">
                  <w:marLeft w:val="0"/>
                  <w:marRight w:val="0"/>
                  <w:marTop w:val="0"/>
                  <w:marBottom w:val="0"/>
                  <w:divBdr>
                    <w:top w:val="none" w:sz="0" w:space="0" w:color="auto"/>
                    <w:left w:val="none" w:sz="0" w:space="0" w:color="auto"/>
                    <w:bottom w:val="none" w:sz="0" w:space="0" w:color="auto"/>
                    <w:right w:val="none" w:sz="0" w:space="0" w:color="auto"/>
                  </w:divBdr>
                </w:div>
                <w:div w:id="1077701669">
                  <w:marLeft w:val="0"/>
                  <w:marRight w:val="0"/>
                  <w:marTop w:val="0"/>
                  <w:marBottom w:val="0"/>
                  <w:divBdr>
                    <w:top w:val="none" w:sz="0" w:space="0" w:color="auto"/>
                    <w:left w:val="none" w:sz="0" w:space="0" w:color="auto"/>
                    <w:bottom w:val="none" w:sz="0" w:space="0" w:color="auto"/>
                    <w:right w:val="none" w:sz="0" w:space="0" w:color="auto"/>
                  </w:divBdr>
                </w:div>
                <w:div w:id="1079912557">
                  <w:marLeft w:val="0"/>
                  <w:marRight w:val="0"/>
                  <w:marTop w:val="0"/>
                  <w:marBottom w:val="0"/>
                  <w:divBdr>
                    <w:top w:val="none" w:sz="0" w:space="0" w:color="auto"/>
                    <w:left w:val="none" w:sz="0" w:space="0" w:color="auto"/>
                    <w:bottom w:val="none" w:sz="0" w:space="0" w:color="auto"/>
                    <w:right w:val="none" w:sz="0" w:space="0" w:color="auto"/>
                  </w:divBdr>
                </w:div>
                <w:div w:id="1081834849">
                  <w:marLeft w:val="0"/>
                  <w:marRight w:val="0"/>
                  <w:marTop w:val="0"/>
                  <w:marBottom w:val="0"/>
                  <w:divBdr>
                    <w:top w:val="none" w:sz="0" w:space="0" w:color="auto"/>
                    <w:left w:val="none" w:sz="0" w:space="0" w:color="auto"/>
                    <w:bottom w:val="none" w:sz="0" w:space="0" w:color="auto"/>
                    <w:right w:val="none" w:sz="0" w:space="0" w:color="auto"/>
                  </w:divBdr>
                </w:div>
                <w:div w:id="1082724046">
                  <w:marLeft w:val="0"/>
                  <w:marRight w:val="0"/>
                  <w:marTop w:val="0"/>
                  <w:marBottom w:val="0"/>
                  <w:divBdr>
                    <w:top w:val="none" w:sz="0" w:space="0" w:color="auto"/>
                    <w:left w:val="none" w:sz="0" w:space="0" w:color="auto"/>
                    <w:bottom w:val="none" w:sz="0" w:space="0" w:color="auto"/>
                    <w:right w:val="none" w:sz="0" w:space="0" w:color="auto"/>
                  </w:divBdr>
                </w:div>
                <w:div w:id="1083145080">
                  <w:marLeft w:val="0"/>
                  <w:marRight w:val="0"/>
                  <w:marTop w:val="0"/>
                  <w:marBottom w:val="0"/>
                  <w:divBdr>
                    <w:top w:val="none" w:sz="0" w:space="0" w:color="auto"/>
                    <w:left w:val="none" w:sz="0" w:space="0" w:color="auto"/>
                    <w:bottom w:val="none" w:sz="0" w:space="0" w:color="auto"/>
                    <w:right w:val="none" w:sz="0" w:space="0" w:color="auto"/>
                  </w:divBdr>
                </w:div>
                <w:div w:id="1084110505">
                  <w:marLeft w:val="0"/>
                  <w:marRight w:val="0"/>
                  <w:marTop w:val="0"/>
                  <w:marBottom w:val="0"/>
                  <w:divBdr>
                    <w:top w:val="none" w:sz="0" w:space="0" w:color="auto"/>
                    <w:left w:val="none" w:sz="0" w:space="0" w:color="auto"/>
                    <w:bottom w:val="none" w:sz="0" w:space="0" w:color="auto"/>
                    <w:right w:val="none" w:sz="0" w:space="0" w:color="auto"/>
                  </w:divBdr>
                </w:div>
                <w:div w:id="1084187032">
                  <w:marLeft w:val="0"/>
                  <w:marRight w:val="0"/>
                  <w:marTop w:val="0"/>
                  <w:marBottom w:val="0"/>
                  <w:divBdr>
                    <w:top w:val="none" w:sz="0" w:space="0" w:color="auto"/>
                    <w:left w:val="none" w:sz="0" w:space="0" w:color="auto"/>
                    <w:bottom w:val="none" w:sz="0" w:space="0" w:color="auto"/>
                    <w:right w:val="none" w:sz="0" w:space="0" w:color="auto"/>
                  </w:divBdr>
                </w:div>
                <w:div w:id="1085079905">
                  <w:marLeft w:val="0"/>
                  <w:marRight w:val="0"/>
                  <w:marTop w:val="0"/>
                  <w:marBottom w:val="0"/>
                  <w:divBdr>
                    <w:top w:val="none" w:sz="0" w:space="0" w:color="auto"/>
                    <w:left w:val="none" w:sz="0" w:space="0" w:color="auto"/>
                    <w:bottom w:val="none" w:sz="0" w:space="0" w:color="auto"/>
                    <w:right w:val="none" w:sz="0" w:space="0" w:color="auto"/>
                  </w:divBdr>
                </w:div>
                <w:div w:id="1086414085">
                  <w:marLeft w:val="0"/>
                  <w:marRight w:val="0"/>
                  <w:marTop w:val="0"/>
                  <w:marBottom w:val="0"/>
                  <w:divBdr>
                    <w:top w:val="none" w:sz="0" w:space="0" w:color="auto"/>
                    <w:left w:val="none" w:sz="0" w:space="0" w:color="auto"/>
                    <w:bottom w:val="none" w:sz="0" w:space="0" w:color="auto"/>
                    <w:right w:val="none" w:sz="0" w:space="0" w:color="auto"/>
                  </w:divBdr>
                </w:div>
                <w:div w:id="1089733970">
                  <w:marLeft w:val="0"/>
                  <w:marRight w:val="0"/>
                  <w:marTop w:val="0"/>
                  <w:marBottom w:val="0"/>
                  <w:divBdr>
                    <w:top w:val="none" w:sz="0" w:space="0" w:color="auto"/>
                    <w:left w:val="none" w:sz="0" w:space="0" w:color="auto"/>
                    <w:bottom w:val="none" w:sz="0" w:space="0" w:color="auto"/>
                    <w:right w:val="none" w:sz="0" w:space="0" w:color="auto"/>
                  </w:divBdr>
                </w:div>
                <w:div w:id="1092511017">
                  <w:marLeft w:val="0"/>
                  <w:marRight w:val="0"/>
                  <w:marTop w:val="0"/>
                  <w:marBottom w:val="0"/>
                  <w:divBdr>
                    <w:top w:val="none" w:sz="0" w:space="0" w:color="auto"/>
                    <w:left w:val="none" w:sz="0" w:space="0" w:color="auto"/>
                    <w:bottom w:val="none" w:sz="0" w:space="0" w:color="auto"/>
                    <w:right w:val="none" w:sz="0" w:space="0" w:color="auto"/>
                  </w:divBdr>
                </w:div>
                <w:div w:id="1093551897">
                  <w:marLeft w:val="0"/>
                  <w:marRight w:val="0"/>
                  <w:marTop w:val="0"/>
                  <w:marBottom w:val="0"/>
                  <w:divBdr>
                    <w:top w:val="none" w:sz="0" w:space="0" w:color="auto"/>
                    <w:left w:val="none" w:sz="0" w:space="0" w:color="auto"/>
                    <w:bottom w:val="none" w:sz="0" w:space="0" w:color="auto"/>
                    <w:right w:val="none" w:sz="0" w:space="0" w:color="auto"/>
                  </w:divBdr>
                </w:div>
                <w:div w:id="1094352310">
                  <w:marLeft w:val="0"/>
                  <w:marRight w:val="0"/>
                  <w:marTop w:val="0"/>
                  <w:marBottom w:val="0"/>
                  <w:divBdr>
                    <w:top w:val="none" w:sz="0" w:space="0" w:color="auto"/>
                    <w:left w:val="none" w:sz="0" w:space="0" w:color="auto"/>
                    <w:bottom w:val="none" w:sz="0" w:space="0" w:color="auto"/>
                    <w:right w:val="none" w:sz="0" w:space="0" w:color="auto"/>
                  </w:divBdr>
                </w:div>
                <w:div w:id="1097750480">
                  <w:marLeft w:val="0"/>
                  <w:marRight w:val="0"/>
                  <w:marTop w:val="0"/>
                  <w:marBottom w:val="0"/>
                  <w:divBdr>
                    <w:top w:val="none" w:sz="0" w:space="0" w:color="auto"/>
                    <w:left w:val="none" w:sz="0" w:space="0" w:color="auto"/>
                    <w:bottom w:val="none" w:sz="0" w:space="0" w:color="auto"/>
                    <w:right w:val="none" w:sz="0" w:space="0" w:color="auto"/>
                  </w:divBdr>
                </w:div>
                <w:div w:id="1100296763">
                  <w:marLeft w:val="0"/>
                  <w:marRight w:val="0"/>
                  <w:marTop w:val="0"/>
                  <w:marBottom w:val="0"/>
                  <w:divBdr>
                    <w:top w:val="none" w:sz="0" w:space="0" w:color="auto"/>
                    <w:left w:val="none" w:sz="0" w:space="0" w:color="auto"/>
                    <w:bottom w:val="none" w:sz="0" w:space="0" w:color="auto"/>
                    <w:right w:val="none" w:sz="0" w:space="0" w:color="auto"/>
                  </w:divBdr>
                </w:div>
                <w:div w:id="1102190506">
                  <w:marLeft w:val="0"/>
                  <w:marRight w:val="0"/>
                  <w:marTop w:val="0"/>
                  <w:marBottom w:val="0"/>
                  <w:divBdr>
                    <w:top w:val="none" w:sz="0" w:space="0" w:color="auto"/>
                    <w:left w:val="none" w:sz="0" w:space="0" w:color="auto"/>
                    <w:bottom w:val="none" w:sz="0" w:space="0" w:color="auto"/>
                    <w:right w:val="none" w:sz="0" w:space="0" w:color="auto"/>
                  </w:divBdr>
                </w:div>
                <w:div w:id="1103724060">
                  <w:marLeft w:val="0"/>
                  <w:marRight w:val="0"/>
                  <w:marTop w:val="0"/>
                  <w:marBottom w:val="0"/>
                  <w:divBdr>
                    <w:top w:val="none" w:sz="0" w:space="0" w:color="auto"/>
                    <w:left w:val="none" w:sz="0" w:space="0" w:color="auto"/>
                    <w:bottom w:val="none" w:sz="0" w:space="0" w:color="auto"/>
                    <w:right w:val="none" w:sz="0" w:space="0" w:color="auto"/>
                  </w:divBdr>
                </w:div>
                <w:div w:id="1104811933">
                  <w:marLeft w:val="0"/>
                  <w:marRight w:val="0"/>
                  <w:marTop w:val="0"/>
                  <w:marBottom w:val="0"/>
                  <w:divBdr>
                    <w:top w:val="none" w:sz="0" w:space="0" w:color="auto"/>
                    <w:left w:val="none" w:sz="0" w:space="0" w:color="auto"/>
                    <w:bottom w:val="none" w:sz="0" w:space="0" w:color="auto"/>
                    <w:right w:val="none" w:sz="0" w:space="0" w:color="auto"/>
                  </w:divBdr>
                </w:div>
                <w:div w:id="1112285797">
                  <w:marLeft w:val="0"/>
                  <w:marRight w:val="0"/>
                  <w:marTop w:val="0"/>
                  <w:marBottom w:val="0"/>
                  <w:divBdr>
                    <w:top w:val="none" w:sz="0" w:space="0" w:color="auto"/>
                    <w:left w:val="none" w:sz="0" w:space="0" w:color="auto"/>
                    <w:bottom w:val="none" w:sz="0" w:space="0" w:color="auto"/>
                    <w:right w:val="none" w:sz="0" w:space="0" w:color="auto"/>
                  </w:divBdr>
                </w:div>
                <w:div w:id="1112433707">
                  <w:marLeft w:val="0"/>
                  <w:marRight w:val="0"/>
                  <w:marTop w:val="0"/>
                  <w:marBottom w:val="0"/>
                  <w:divBdr>
                    <w:top w:val="none" w:sz="0" w:space="0" w:color="auto"/>
                    <w:left w:val="none" w:sz="0" w:space="0" w:color="auto"/>
                    <w:bottom w:val="none" w:sz="0" w:space="0" w:color="auto"/>
                    <w:right w:val="none" w:sz="0" w:space="0" w:color="auto"/>
                  </w:divBdr>
                </w:div>
                <w:div w:id="1112434458">
                  <w:marLeft w:val="0"/>
                  <w:marRight w:val="0"/>
                  <w:marTop w:val="0"/>
                  <w:marBottom w:val="0"/>
                  <w:divBdr>
                    <w:top w:val="none" w:sz="0" w:space="0" w:color="auto"/>
                    <w:left w:val="none" w:sz="0" w:space="0" w:color="auto"/>
                    <w:bottom w:val="none" w:sz="0" w:space="0" w:color="auto"/>
                    <w:right w:val="none" w:sz="0" w:space="0" w:color="auto"/>
                  </w:divBdr>
                </w:div>
                <w:div w:id="1114590625">
                  <w:marLeft w:val="0"/>
                  <w:marRight w:val="0"/>
                  <w:marTop w:val="0"/>
                  <w:marBottom w:val="0"/>
                  <w:divBdr>
                    <w:top w:val="none" w:sz="0" w:space="0" w:color="auto"/>
                    <w:left w:val="none" w:sz="0" w:space="0" w:color="auto"/>
                    <w:bottom w:val="none" w:sz="0" w:space="0" w:color="auto"/>
                    <w:right w:val="none" w:sz="0" w:space="0" w:color="auto"/>
                  </w:divBdr>
                </w:div>
                <w:div w:id="1115904080">
                  <w:marLeft w:val="0"/>
                  <w:marRight w:val="0"/>
                  <w:marTop w:val="0"/>
                  <w:marBottom w:val="0"/>
                  <w:divBdr>
                    <w:top w:val="none" w:sz="0" w:space="0" w:color="auto"/>
                    <w:left w:val="none" w:sz="0" w:space="0" w:color="auto"/>
                    <w:bottom w:val="none" w:sz="0" w:space="0" w:color="auto"/>
                    <w:right w:val="none" w:sz="0" w:space="0" w:color="auto"/>
                  </w:divBdr>
                </w:div>
                <w:div w:id="1116867967">
                  <w:marLeft w:val="0"/>
                  <w:marRight w:val="0"/>
                  <w:marTop w:val="0"/>
                  <w:marBottom w:val="0"/>
                  <w:divBdr>
                    <w:top w:val="none" w:sz="0" w:space="0" w:color="auto"/>
                    <w:left w:val="none" w:sz="0" w:space="0" w:color="auto"/>
                    <w:bottom w:val="none" w:sz="0" w:space="0" w:color="auto"/>
                    <w:right w:val="none" w:sz="0" w:space="0" w:color="auto"/>
                  </w:divBdr>
                </w:div>
                <w:div w:id="1119642493">
                  <w:marLeft w:val="0"/>
                  <w:marRight w:val="0"/>
                  <w:marTop w:val="0"/>
                  <w:marBottom w:val="0"/>
                  <w:divBdr>
                    <w:top w:val="none" w:sz="0" w:space="0" w:color="auto"/>
                    <w:left w:val="none" w:sz="0" w:space="0" w:color="auto"/>
                    <w:bottom w:val="none" w:sz="0" w:space="0" w:color="auto"/>
                    <w:right w:val="none" w:sz="0" w:space="0" w:color="auto"/>
                  </w:divBdr>
                </w:div>
                <w:div w:id="1122571621">
                  <w:marLeft w:val="0"/>
                  <w:marRight w:val="0"/>
                  <w:marTop w:val="0"/>
                  <w:marBottom w:val="0"/>
                  <w:divBdr>
                    <w:top w:val="none" w:sz="0" w:space="0" w:color="auto"/>
                    <w:left w:val="none" w:sz="0" w:space="0" w:color="auto"/>
                    <w:bottom w:val="none" w:sz="0" w:space="0" w:color="auto"/>
                    <w:right w:val="none" w:sz="0" w:space="0" w:color="auto"/>
                  </w:divBdr>
                </w:div>
                <w:div w:id="1123159703">
                  <w:marLeft w:val="0"/>
                  <w:marRight w:val="0"/>
                  <w:marTop w:val="0"/>
                  <w:marBottom w:val="0"/>
                  <w:divBdr>
                    <w:top w:val="none" w:sz="0" w:space="0" w:color="auto"/>
                    <w:left w:val="none" w:sz="0" w:space="0" w:color="auto"/>
                    <w:bottom w:val="none" w:sz="0" w:space="0" w:color="auto"/>
                    <w:right w:val="none" w:sz="0" w:space="0" w:color="auto"/>
                  </w:divBdr>
                </w:div>
                <w:div w:id="1123839587">
                  <w:marLeft w:val="0"/>
                  <w:marRight w:val="0"/>
                  <w:marTop w:val="0"/>
                  <w:marBottom w:val="0"/>
                  <w:divBdr>
                    <w:top w:val="none" w:sz="0" w:space="0" w:color="auto"/>
                    <w:left w:val="none" w:sz="0" w:space="0" w:color="auto"/>
                    <w:bottom w:val="none" w:sz="0" w:space="0" w:color="auto"/>
                    <w:right w:val="none" w:sz="0" w:space="0" w:color="auto"/>
                  </w:divBdr>
                </w:div>
                <w:div w:id="1125545245">
                  <w:marLeft w:val="0"/>
                  <w:marRight w:val="0"/>
                  <w:marTop w:val="0"/>
                  <w:marBottom w:val="0"/>
                  <w:divBdr>
                    <w:top w:val="none" w:sz="0" w:space="0" w:color="auto"/>
                    <w:left w:val="none" w:sz="0" w:space="0" w:color="auto"/>
                    <w:bottom w:val="none" w:sz="0" w:space="0" w:color="auto"/>
                    <w:right w:val="none" w:sz="0" w:space="0" w:color="auto"/>
                  </w:divBdr>
                </w:div>
                <w:div w:id="1128667726">
                  <w:marLeft w:val="0"/>
                  <w:marRight w:val="0"/>
                  <w:marTop w:val="0"/>
                  <w:marBottom w:val="0"/>
                  <w:divBdr>
                    <w:top w:val="none" w:sz="0" w:space="0" w:color="auto"/>
                    <w:left w:val="none" w:sz="0" w:space="0" w:color="auto"/>
                    <w:bottom w:val="none" w:sz="0" w:space="0" w:color="auto"/>
                    <w:right w:val="none" w:sz="0" w:space="0" w:color="auto"/>
                  </w:divBdr>
                </w:div>
                <w:div w:id="1132288576">
                  <w:marLeft w:val="0"/>
                  <w:marRight w:val="0"/>
                  <w:marTop w:val="0"/>
                  <w:marBottom w:val="0"/>
                  <w:divBdr>
                    <w:top w:val="none" w:sz="0" w:space="0" w:color="auto"/>
                    <w:left w:val="none" w:sz="0" w:space="0" w:color="auto"/>
                    <w:bottom w:val="none" w:sz="0" w:space="0" w:color="auto"/>
                    <w:right w:val="none" w:sz="0" w:space="0" w:color="auto"/>
                  </w:divBdr>
                </w:div>
                <w:div w:id="1132745083">
                  <w:marLeft w:val="0"/>
                  <w:marRight w:val="0"/>
                  <w:marTop w:val="0"/>
                  <w:marBottom w:val="0"/>
                  <w:divBdr>
                    <w:top w:val="none" w:sz="0" w:space="0" w:color="auto"/>
                    <w:left w:val="none" w:sz="0" w:space="0" w:color="auto"/>
                    <w:bottom w:val="none" w:sz="0" w:space="0" w:color="auto"/>
                    <w:right w:val="none" w:sz="0" w:space="0" w:color="auto"/>
                  </w:divBdr>
                </w:div>
                <w:div w:id="1133909932">
                  <w:marLeft w:val="0"/>
                  <w:marRight w:val="0"/>
                  <w:marTop w:val="0"/>
                  <w:marBottom w:val="0"/>
                  <w:divBdr>
                    <w:top w:val="none" w:sz="0" w:space="0" w:color="auto"/>
                    <w:left w:val="none" w:sz="0" w:space="0" w:color="auto"/>
                    <w:bottom w:val="none" w:sz="0" w:space="0" w:color="auto"/>
                    <w:right w:val="none" w:sz="0" w:space="0" w:color="auto"/>
                  </w:divBdr>
                </w:div>
                <w:div w:id="1137802684">
                  <w:marLeft w:val="0"/>
                  <w:marRight w:val="0"/>
                  <w:marTop w:val="0"/>
                  <w:marBottom w:val="0"/>
                  <w:divBdr>
                    <w:top w:val="none" w:sz="0" w:space="0" w:color="auto"/>
                    <w:left w:val="none" w:sz="0" w:space="0" w:color="auto"/>
                    <w:bottom w:val="none" w:sz="0" w:space="0" w:color="auto"/>
                    <w:right w:val="none" w:sz="0" w:space="0" w:color="auto"/>
                  </w:divBdr>
                </w:div>
                <w:div w:id="1137868784">
                  <w:marLeft w:val="0"/>
                  <w:marRight w:val="0"/>
                  <w:marTop w:val="0"/>
                  <w:marBottom w:val="0"/>
                  <w:divBdr>
                    <w:top w:val="none" w:sz="0" w:space="0" w:color="auto"/>
                    <w:left w:val="none" w:sz="0" w:space="0" w:color="auto"/>
                    <w:bottom w:val="none" w:sz="0" w:space="0" w:color="auto"/>
                    <w:right w:val="none" w:sz="0" w:space="0" w:color="auto"/>
                  </w:divBdr>
                </w:div>
                <w:div w:id="1141381297">
                  <w:marLeft w:val="0"/>
                  <w:marRight w:val="0"/>
                  <w:marTop w:val="0"/>
                  <w:marBottom w:val="0"/>
                  <w:divBdr>
                    <w:top w:val="none" w:sz="0" w:space="0" w:color="auto"/>
                    <w:left w:val="none" w:sz="0" w:space="0" w:color="auto"/>
                    <w:bottom w:val="none" w:sz="0" w:space="0" w:color="auto"/>
                    <w:right w:val="none" w:sz="0" w:space="0" w:color="auto"/>
                  </w:divBdr>
                </w:div>
                <w:div w:id="1147629595">
                  <w:marLeft w:val="0"/>
                  <w:marRight w:val="0"/>
                  <w:marTop w:val="0"/>
                  <w:marBottom w:val="0"/>
                  <w:divBdr>
                    <w:top w:val="none" w:sz="0" w:space="0" w:color="auto"/>
                    <w:left w:val="none" w:sz="0" w:space="0" w:color="auto"/>
                    <w:bottom w:val="none" w:sz="0" w:space="0" w:color="auto"/>
                    <w:right w:val="none" w:sz="0" w:space="0" w:color="auto"/>
                  </w:divBdr>
                </w:div>
                <w:div w:id="1148009535">
                  <w:marLeft w:val="0"/>
                  <w:marRight w:val="0"/>
                  <w:marTop w:val="0"/>
                  <w:marBottom w:val="0"/>
                  <w:divBdr>
                    <w:top w:val="none" w:sz="0" w:space="0" w:color="auto"/>
                    <w:left w:val="none" w:sz="0" w:space="0" w:color="auto"/>
                    <w:bottom w:val="none" w:sz="0" w:space="0" w:color="auto"/>
                    <w:right w:val="none" w:sz="0" w:space="0" w:color="auto"/>
                  </w:divBdr>
                </w:div>
                <w:div w:id="1148666868">
                  <w:marLeft w:val="0"/>
                  <w:marRight w:val="0"/>
                  <w:marTop w:val="0"/>
                  <w:marBottom w:val="0"/>
                  <w:divBdr>
                    <w:top w:val="none" w:sz="0" w:space="0" w:color="auto"/>
                    <w:left w:val="none" w:sz="0" w:space="0" w:color="auto"/>
                    <w:bottom w:val="none" w:sz="0" w:space="0" w:color="auto"/>
                    <w:right w:val="none" w:sz="0" w:space="0" w:color="auto"/>
                  </w:divBdr>
                </w:div>
                <w:div w:id="1151868520">
                  <w:marLeft w:val="0"/>
                  <w:marRight w:val="0"/>
                  <w:marTop w:val="0"/>
                  <w:marBottom w:val="0"/>
                  <w:divBdr>
                    <w:top w:val="none" w:sz="0" w:space="0" w:color="auto"/>
                    <w:left w:val="none" w:sz="0" w:space="0" w:color="auto"/>
                    <w:bottom w:val="none" w:sz="0" w:space="0" w:color="auto"/>
                    <w:right w:val="none" w:sz="0" w:space="0" w:color="auto"/>
                  </w:divBdr>
                </w:div>
                <w:div w:id="1151949939">
                  <w:marLeft w:val="0"/>
                  <w:marRight w:val="0"/>
                  <w:marTop w:val="0"/>
                  <w:marBottom w:val="0"/>
                  <w:divBdr>
                    <w:top w:val="none" w:sz="0" w:space="0" w:color="auto"/>
                    <w:left w:val="none" w:sz="0" w:space="0" w:color="auto"/>
                    <w:bottom w:val="none" w:sz="0" w:space="0" w:color="auto"/>
                    <w:right w:val="none" w:sz="0" w:space="0" w:color="auto"/>
                  </w:divBdr>
                </w:div>
                <w:div w:id="1155336610">
                  <w:marLeft w:val="0"/>
                  <w:marRight w:val="0"/>
                  <w:marTop w:val="0"/>
                  <w:marBottom w:val="0"/>
                  <w:divBdr>
                    <w:top w:val="none" w:sz="0" w:space="0" w:color="auto"/>
                    <w:left w:val="none" w:sz="0" w:space="0" w:color="auto"/>
                    <w:bottom w:val="none" w:sz="0" w:space="0" w:color="auto"/>
                    <w:right w:val="none" w:sz="0" w:space="0" w:color="auto"/>
                  </w:divBdr>
                </w:div>
                <w:div w:id="1155605937">
                  <w:marLeft w:val="0"/>
                  <w:marRight w:val="0"/>
                  <w:marTop w:val="0"/>
                  <w:marBottom w:val="0"/>
                  <w:divBdr>
                    <w:top w:val="none" w:sz="0" w:space="0" w:color="auto"/>
                    <w:left w:val="none" w:sz="0" w:space="0" w:color="auto"/>
                    <w:bottom w:val="none" w:sz="0" w:space="0" w:color="auto"/>
                    <w:right w:val="none" w:sz="0" w:space="0" w:color="auto"/>
                  </w:divBdr>
                </w:div>
                <w:div w:id="1156796063">
                  <w:marLeft w:val="0"/>
                  <w:marRight w:val="0"/>
                  <w:marTop w:val="0"/>
                  <w:marBottom w:val="0"/>
                  <w:divBdr>
                    <w:top w:val="none" w:sz="0" w:space="0" w:color="auto"/>
                    <w:left w:val="none" w:sz="0" w:space="0" w:color="auto"/>
                    <w:bottom w:val="none" w:sz="0" w:space="0" w:color="auto"/>
                    <w:right w:val="none" w:sz="0" w:space="0" w:color="auto"/>
                  </w:divBdr>
                </w:div>
                <w:div w:id="1158810747">
                  <w:marLeft w:val="0"/>
                  <w:marRight w:val="0"/>
                  <w:marTop w:val="0"/>
                  <w:marBottom w:val="0"/>
                  <w:divBdr>
                    <w:top w:val="none" w:sz="0" w:space="0" w:color="auto"/>
                    <w:left w:val="none" w:sz="0" w:space="0" w:color="auto"/>
                    <w:bottom w:val="none" w:sz="0" w:space="0" w:color="auto"/>
                    <w:right w:val="none" w:sz="0" w:space="0" w:color="auto"/>
                  </w:divBdr>
                </w:div>
                <w:div w:id="1159686568">
                  <w:marLeft w:val="0"/>
                  <w:marRight w:val="0"/>
                  <w:marTop w:val="0"/>
                  <w:marBottom w:val="0"/>
                  <w:divBdr>
                    <w:top w:val="none" w:sz="0" w:space="0" w:color="auto"/>
                    <w:left w:val="none" w:sz="0" w:space="0" w:color="auto"/>
                    <w:bottom w:val="none" w:sz="0" w:space="0" w:color="auto"/>
                    <w:right w:val="none" w:sz="0" w:space="0" w:color="auto"/>
                  </w:divBdr>
                </w:div>
                <w:div w:id="1163275556">
                  <w:marLeft w:val="0"/>
                  <w:marRight w:val="0"/>
                  <w:marTop w:val="0"/>
                  <w:marBottom w:val="0"/>
                  <w:divBdr>
                    <w:top w:val="none" w:sz="0" w:space="0" w:color="auto"/>
                    <w:left w:val="none" w:sz="0" w:space="0" w:color="auto"/>
                    <w:bottom w:val="none" w:sz="0" w:space="0" w:color="auto"/>
                    <w:right w:val="none" w:sz="0" w:space="0" w:color="auto"/>
                  </w:divBdr>
                </w:div>
                <w:div w:id="1163669354">
                  <w:marLeft w:val="0"/>
                  <w:marRight w:val="0"/>
                  <w:marTop w:val="0"/>
                  <w:marBottom w:val="0"/>
                  <w:divBdr>
                    <w:top w:val="none" w:sz="0" w:space="0" w:color="auto"/>
                    <w:left w:val="none" w:sz="0" w:space="0" w:color="auto"/>
                    <w:bottom w:val="none" w:sz="0" w:space="0" w:color="auto"/>
                    <w:right w:val="none" w:sz="0" w:space="0" w:color="auto"/>
                  </w:divBdr>
                </w:div>
                <w:div w:id="1163737235">
                  <w:marLeft w:val="0"/>
                  <w:marRight w:val="0"/>
                  <w:marTop w:val="0"/>
                  <w:marBottom w:val="0"/>
                  <w:divBdr>
                    <w:top w:val="none" w:sz="0" w:space="0" w:color="auto"/>
                    <w:left w:val="none" w:sz="0" w:space="0" w:color="auto"/>
                    <w:bottom w:val="none" w:sz="0" w:space="0" w:color="auto"/>
                    <w:right w:val="none" w:sz="0" w:space="0" w:color="auto"/>
                  </w:divBdr>
                </w:div>
                <w:div w:id="1164857788">
                  <w:marLeft w:val="0"/>
                  <w:marRight w:val="0"/>
                  <w:marTop w:val="0"/>
                  <w:marBottom w:val="0"/>
                  <w:divBdr>
                    <w:top w:val="none" w:sz="0" w:space="0" w:color="auto"/>
                    <w:left w:val="none" w:sz="0" w:space="0" w:color="auto"/>
                    <w:bottom w:val="none" w:sz="0" w:space="0" w:color="auto"/>
                    <w:right w:val="none" w:sz="0" w:space="0" w:color="auto"/>
                  </w:divBdr>
                </w:div>
                <w:div w:id="1165631226">
                  <w:marLeft w:val="0"/>
                  <w:marRight w:val="0"/>
                  <w:marTop w:val="0"/>
                  <w:marBottom w:val="0"/>
                  <w:divBdr>
                    <w:top w:val="none" w:sz="0" w:space="0" w:color="auto"/>
                    <w:left w:val="none" w:sz="0" w:space="0" w:color="auto"/>
                    <w:bottom w:val="none" w:sz="0" w:space="0" w:color="auto"/>
                    <w:right w:val="none" w:sz="0" w:space="0" w:color="auto"/>
                  </w:divBdr>
                </w:div>
                <w:div w:id="1166290010">
                  <w:marLeft w:val="0"/>
                  <w:marRight w:val="0"/>
                  <w:marTop w:val="0"/>
                  <w:marBottom w:val="0"/>
                  <w:divBdr>
                    <w:top w:val="none" w:sz="0" w:space="0" w:color="auto"/>
                    <w:left w:val="none" w:sz="0" w:space="0" w:color="auto"/>
                    <w:bottom w:val="none" w:sz="0" w:space="0" w:color="auto"/>
                    <w:right w:val="none" w:sz="0" w:space="0" w:color="auto"/>
                  </w:divBdr>
                </w:div>
                <w:div w:id="1172111693">
                  <w:marLeft w:val="0"/>
                  <w:marRight w:val="0"/>
                  <w:marTop w:val="0"/>
                  <w:marBottom w:val="0"/>
                  <w:divBdr>
                    <w:top w:val="none" w:sz="0" w:space="0" w:color="auto"/>
                    <w:left w:val="none" w:sz="0" w:space="0" w:color="auto"/>
                    <w:bottom w:val="none" w:sz="0" w:space="0" w:color="auto"/>
                    <w:right w:val="none" w:sz="0" w:space="0" w:color="auto"/>
                  </w:divBdr>
                </w:div>
                <w:div w:id="1172143122">
                  <w:marLeft w:val="0"/>
                  <w:marRight w:val="0"/>
                  <w:marTop w:val="0"/>
                  <w:marBottom w:val="0"/>
                  <w:divBdr>
                    <w:top w:val="none" w:sz="0" w:space="0" w:color="auto"/>
                    <w:left w:val="none" w:sz="0" w:space="0" w:color="auto"/>
                    <w:bottom w:val="none" w:sz="0" w:space="0" w:color="auto"/>
                    <w:right w:val="none" w:sz="0" w:space="0" w:color="auto"/>
                  </w:divBdr>
                </w:div>
                <w:div w:id="1173032050">
                  <w:marLeft w:val="0"/>
                  <w:marRight w:val="0"/>
                  <w:marTop w:val="0"/>
                  <w:marBottom w:val="0"/>
                  <w:divBdr>
                    <w:top w:val="none" w:sz="0" w:space="0" w:color="auto"/>
                    <w:left w:val="none" w:sz="0" w:space="0" w:color="auto"/>
                    <w:bottom w:val="none" w:sz="0" w:space="0" w:color="auto"/>
                    <w:right w:val="none" w:sz="0" w:space="0" w:color="auto"/>
                  </w:divBdr>
                </w:div>
                <w:div w:id="1173565122">
                  <w:marLeft w:val="0"/>
                  <w:marRight w:val="0"/>
                  <w:marTop w:val="0"/>
                  <w:marBottom w:val="0"/>
                  <w:divBdr>
                    <w:top w:val="none" w:sz="0" w:space="0" w:color="auto"/>
                    <w:left w:val="none" w:sz="0" w:space="0" w:color="auto"/>
                    <w:bottom w:val="none" w:sz="0" w:space="0" w:color="auto"/>
                    <w:right w:val="none" w:sz="0" w:space="0" w:color="auto"/>
                  </w:divBdr>
                </w:div>
                <w:div w:id="1178159683">
                  <w:marLeft w:val="0"/>
                  <w:marRight w:val="0"/>
                  <w:marTop w:val="0"/>
                  <w:marBottom w:val="0"/>
                  <w:divBdr>
                    <w:top w:val="none" w:sz="0" w:space="0" w:color="auto"/>
                    <w:left w:val="none" w:sz="0" w:space="0" w:color="auto"/>
                    <w:bottom w:val="none" w:sz="0" w:space="0" w:color="auto"/>
                    <w:right w:val="none" w:sz="0" w:space="0" w:color="auto"/>
                  </w:divBdr>
                </w:div>
                <w:div w:id="1182553474">
                  <w:marLeft w:val="0"/>
                  <w:marRight w:val="0"/>
                  <w:marTop w:val="0"/>
                  <w:marBottom w:val="0"/>
                  <w:divBdr>
                    <w:top w:val="none" w:sz="0" w:space="0" w:color="auto"/>
                    <w:left w:val="none" w:sz="0" w:space="0" w:color="auto"/>
                    <w:bottom w:val="none" w:sz="0" w:space="0" w:color="auto"/>
                    <w:right w:val="none" w:sz="0" w:space="0" w:color="auto"/>
                  </w:divBdr>
                </w:div>
                <w:div w:id="1183085693">
                  <w:marLeft w:val="0"/>
                  <w:marRight w:val="0"/>
                  <w:marTop w:val="0"/>
                  <w:marBottom w:val="0"/>
                  <w:divBdr>
                    <w:top w:val="none" w:sz="0" w:space="0" w:color="auto"/>
                    <w:left w:val="none" w:sz="0" w:space="0" w:color="auto"/>
                    <w:bottom w:val="none" w:sz="0" w:space="0" w:color="auto"/>
                    <w:right w:val="none" w:sz="0" w:space="0" w:color="auto"/>
                  </w:divBdr>
                </w:div>
                <w:div w:id="1185435065">
                  <w:marLeft w:val="0"/>
                  <w:marRight w:val="0"/>
                  <w:marTop w:val="0"/>
                  <w:marBottom w:val="0"/>
                  <w:divBdr>
                    <w:top w:val="none" w:sz="0" w:space="0" w:color="auto"/>
                    <w:left w:val="none" w:sz="0" w:space="0" w:color="auto"/>
                    <w:bottom w:val="none" w:sz="0" w:space="0" w:color="auto"/>
                    <w:right w:val="none" w:sz="0" w:space="0" w:color="auto"/>
                  </w:divBdr>
                </w:div>
                <w:div w:id="1187521064">
                  <w:marLeft w:val="0"/>
                  <w:marRight w:val="0"/>
                  <w:marTop w:val="0"/>
                  <w:marBottom w:val="0"/>
                  <w:divBdr>
                    <w:top w:val="none" w:sz="0" w:space="0" w:color="auto"/>
                    <w:left w:val="none" w:sz="0" w:space="0" w:color="auto"/>
                    <w:bottom w:val="none" w:sz="0" w:space="0" w:color="auto"/>
                    <w:right w:val="none" w:sz="0" w:space="0" w:color="auto"/>
                  </w:divBdr>
                </w:div>
                <w:div w:id="1187871788">
                  <w:marLeft w:val="0"/>
                  <w:marRight w:val="0"/>
                  <w:marTop w:val="0"/>
                  <w:marBottom w:val="0"/>
                  <w:divBdr>
                    <w:top w:val="none" w:sz="0" w:space="0" w:color="auto"/>
                    <w:left w:val="none" w:sz="0" w:space="0" w:color="auto"/>
                    <w:bottom w:val="none" w:sz="0" w:space="0" w:color="auto"/>
                    <w:right w:val="none" w:sz="0" w:space="0" w:color="auto"/>
                  </w:divBdr>
                </w:div>
                <w:div w:id="1189100862">
                  <w:marLeft w:val="0"/>
                  <w:marRight w:val="0"/>
                  <w:marTop w:val="0"/>
                  <w:marBottom w:val="0"/>
                  <w:divBdr>
                    <w:top w:val="none" w:sz="0" w:space="0" w:color="auto"/>
                    <w:left w:val="none" w:sz="0" w:space="0" w:color="auto"/>
                    <w:bottom w:val="none" w:sz="0" w:space="0" w:color="auto"/>
                    <w:right w:val="none" w:sz="0" w:space="0" w:color="auto"/>
                  </w:divBdr>
                </w:div>
                <w:div w:id="1192691635">
                  <w:marLeft w:val="0"/>
                  <w:marRight w:val="0"/>
                  <w:marTop w:val="0"/>
                  <w:marBottom w:val="0"/>
                  <w:divBdr>
                    <w:top w:val="none" w:sz="0" w:space="0" w:color="auto"/>
                    <w:left w:val="none" w:sz="0" w:space="0" w:color="auto"/>
                    <w:bottom w:val="none" w:sz="0" w:space="0" w:color="auto"/>
                    <w:right w:val="none" w:sz="0" w:space="0" w:color="auto"/>
                  </w:divBdr>
                </w:div>
                <w:div w:id="1198471433">
                  <w:marLeft w:val="0"/>
                  <w:marRight w:val="0"/>
                  <w:marTop w:val="0"/>
                  <w:marBottom w:val="0"/>
                  <w:divBdr>
                    <w:top w:val="none" w:sz="0" w:space="0" w:color="auto"/>
                    <w:left w:val="none" w:sz="0" w:space="0" w:color="auto"/>
                    <w:bottom w:val="none" w:sz="0" w:space="0" w:color="auto"/>
                    <w:right w:val="none" w:sz="0" w:space="0" w:color="auto"/>
                  </w:divBdr>
                </w:div>
                <w:div w:id="1203206472">
                  <w:marLeft w:val="0"/>
                  <w:marRight w:val="0"/>
                  <w:marTop w:val="0"/>
                  <w:marBottom w:val="0"/>
                  <w:divBdr>
                    <w:top w:val="none" w:sz="0" w:space="0" w:color="auto"/>
                    <w:left w:val="none" w:sz="0" w:space="0" w:color="auto"/>
                    <w:bottom w:val="none" w:sz="0" w:space="0" w:color="auto"/>
                    <w:right w:val="none" w:sz="0" w:space="0" w:color="auto"/>
                  </w:divBdr>
                </w:div>
                <w:div w:id="1203636858">
                  <w:marLeft w:val="0"/>
                  <w:marRight w:val="0"/>
                  <w:marTop w:val="0"/>
                  <w:marBottom w:val="0"/>
                  <w:divBdr>
                    <w:top w:val="none" w:sz="0" w:space="0" w:color="auto"/>
                    <w:left w:val="none" w:sz="0" w:space="0" w:color="auto"/>
                    <w:bottom w:val="none" w:sz="0" w:space="0" w:color="auto"/>
                    <w:right w:val="none" w:sz="0" w:space="0" w:color="auto"/>
                  </w:divBdr>
                </w:div>
                <w:div w:id="1205370124">
                  <w:marLeft w:val="0"/>
                  <w:marRight w:val="0"/>
                  <w:marTop w:val="0"/>
                  <w:marBottom w:val="0"/>
                  <w:divBdr>
                    <w:top w:val="none" w:sz="0" w:space="0" w:color="auto"/>
                    <w:left w:val="none" w:sz="0" w:space="0" w:color="auto"/>
                    <w:bottom w:val="none" w:sz="0" w:space="0" w:color="auto"/>
                    <w:right w:val="none" w:sz="0" w:space="0" w:color="auto"/>
                  </w:divBdr>
                </w:div>
                <w:div w:id="1208031522">
                  <w:marLeft w:val="0"/>
                  <w:marRight w:val="0"/>
                  <w:marTop w:val="0"/>
                  <w:marBottom w:val="0"/>
                  <w:divBdr>
                    <w:top w:val="none" w:sz="0" w:space="0" w:color="auto"/>
                    <w:left w:val="none" w:sz="0" w:space="0" w:color="auto"/>
                    <w:bottom w:val="none" w:sz="0" w:space="0" w:color="auto"/>
                    <w:right w:val="none" w:sz="0" w:space="0" w:color="auto"/>
                  </w:divBdr>
                </w:div>
                <w:div w:id="1210993755">
                  <w:marLeft w:val="0"/>
                  <w:marRight w:val="0"/>
                  <w:marTop w:val="0"/>
                  <w:marBottom w:val="0"/>
                  <w:divBdr>
                    <w:top w:val="none" w:sz="0" w:space="0" w:color="auto"/>
                    <w:left w:val="none" w:sz="0" w:space="0" w:color="auto"/>
                    <w:bottom w:val="none" w:sz="0" w:space="0" w:color="auto"/>
                    <w:right w:val="none" w:sz="0" w:space="0" w:color="auto"/>
                  </w:divBdr>
                </w:div>
                <w:div w:id="1211306466">
                  <w:marLeft w:val="0"/>
                  <w:marRight w:val="0"/>
                  <w:marTop w:val="0"/>
                  <w:marBottom w:val="0"/>
                  <w:divBdr>
                    <w:top w:val="none" w:sz="0" w:space="0" w:color="auto"/>
                    <w:left w:val="none" w:sz="0" w:space="0" w:color="auto"/>
                    <w:bottom w:val="none" w:sz="0" w:space="0" w:color="auto"/>
                    <w:right w:val="none" w:sz="0" w:space="0" w:color="auto"/>
                  </w:divBdr>
                </w:div>
                <w:div w:id="1212957857">
                  <w:marLeft w:val="0"/>
                  <w:marRight w:val="0"/>
                  <w:marTop w:val="0"/>
                  <w:marBottom w:val="0"/>
                  <w:divBdr>
                    <w:top w:val="none" w:sz="0" w:space="0" w:color="auto"/>
                    <w:left w:val="none" w:sz="0" w:space="0" w:color="auto"/>
                    <w:bottom w:val="none" w:sz="0" w:space="0" w:color="auto"/>
                    <w:right w:val="none" w:sz="0" w:space="0" w:color="auto"/>
                  </w:divBdr>
                </w:div>
                <w:div w:id="1213690163">
                  <w:marLeft w:val="0"/>
                  <w:marRight w:val="0"/>
                  <w:marTop w:val="0"/>
                  <w:marBottom w:val="0"/>
                  <w:divBdr>
                    <w:top w:val="none" w:sz="0" w:space="0" w:color="auto"/>
                    <w:left w:val="none" w:sz="0" w:space="0" w:color="auto"/>
                    <w:bottom w:val="none" w:sz="0" w:space="0" w:color="auto"/>
                    <w:right w:val="none" w:sz="0" w:space="0" w:color="auto"/>
                  </w:divBdr>
                </w:div>
                <w:div w:id="1216163295">
                  <w:marLeft w:val="0"/>
                  <w:marRight w:val="0"/>
                  <w:marTop w:val="0"/>
                  <w:marBottom w:val="0"/>
                  <w:divBdr>
                    <w:top w:val="none" w:sz="0" w:space="0" w:color="auto"/>
                    <w:left w:val="none" w:sz="0" w:space="0" w:color="auto"/>
                    <w:bottom w:val="none" w:sz="0" w:space="0" w:color="auto"/>
                    <w:right w:val="none" w:sz="0" w:space="0" w:color="auto"/>
                  </w:divBdr>
                </w:div>
                <w:div w:id="1217281701">
                  <w:marLeft w:val="0"/>
                  <w:marRight w:val="0"/>
                  <w:marTop w:val="0"/>
                  <w:marBottom w:val="0"/>
                  <w:divBdr>
                    <w:top w:val="none" w:sz="0" w:space="0" w:color="auto"/>
                    <w:left w:val="none" w:sz="0" w:space="0" w:color="auto"/>
                    <w:bottom w:val="none" w:sz="0" w:space="0" w:color="auto"/>
                    <w:right w:val="none" w:sz="0" w:space="0" w:color="auto"/>
                  </w:divBdr>
                </w:div>
                <w:div w:id="1217552130">
                  <w:marLeft w:val="0"/>
                  <w:marRight w:val="0"/>
                  <w:marTop w:val="0"/>
                  <w:marBottom w:val="0"/>
                  <w:divBdr>
                    <w:top w:val="none" w:sz="0" w:space="0" w:color="auto"/>
                    <w:left w:val="none" w:sz="0" w:space="0" w:color="auto"/>
                    <w:bottom w:val="none" w:sz="0" w:space="0" w:color="auto"/>
                    <w:right w:val="none" w:sz="0" w:space="0" w:color="auto"/>
                  </w:divBdr>
                </w:div>
                <w:div w:id="1217620280">
                  <w:marLeft w:val="0"/>
                  <w:marRight w:val="0"/>
                  <w:marTop w:val="0"/>
                  <w:marBottom w:val="0"/>
                  <w:divBdr>
                    <w:top w:val="none" w:sz="0" w:space="0" w:color="auto"/>
                    <w:left w:val="none" w:sz="0" w:space="0" w:color="auto"/>
                    <w:bottom w:val="none" w:sz="0" w:space="0" w:color="auto"/>
                    <w:right w:val="none" w:sz="0" w:space="0" w:color="auto"/>
                  </w:divBdr>
                </w:div>
                <w:div w:id="1218515700">
                  <w:marLeft w:val="0"/>
                  <w:marRight w:val="0"/>
                  <w:marTop w:val="0"/>
                  <w:marBottom w:val="0"/>
                  <w:divBdr>
                    <w:top w:val="none" w:sz="0" w:space="0" w:color="auto"/>
                    <w:left w:val="none" w:sz="0" w:space="0" w:color="auto"/>
                    <w:bottom w:val="none" w:sz="0" w:space="0" w:color="auto"/>
                    <w:right w:val="none" w:sz="0" w:space="0" w:color="auto"/>
                  </w:divBdr>
                </w:div>
                <w:div w:id="1218976351">
                  <w:marLeft w:val="0"/>
                  <w:marRight w:val="0"/>
                  <w:marTop w:val="0"/>
                  <w:marBottom w:val="0"/>
                  <w:divBdr>
                    <w:top w:val="none" w:sz="0" w:space="0" w:color="auto"/>
                    <w:left w:val="none" w:sz="0" w:space="0" w:color="auto"/>
                    <w:bottom w:val="none" w:sz="0" w:space="0" w:color="auto"/>
                    <w:right w:val="none" w:sz="0" w:space="0" w:color="auto"/>
                  </w:divBdr>
                </w:div>
                <w:div w:id="1222012135">
                  <w:marLeft w:val="0"/>
                  <w:marRight w:val="0"/>
                  <w:marTop w:val="0"/>
                  <w:marBottom w:val="0"/>
                  <w:divBdr>
                    <w:top w:val="none" w:sz="0" w:space="0" w:color="auto"/>
                    <w:left w:val="none" w:sz="0" w:space="0" w:color="auto"/>
                    <w:bottom w:val="none" w:sz="0" w:space="0" w:color="auto"/>
                    <w:right w:val="none" w:sz="0" w:space="0" w:color="auto"/>
                  </w:divBdr>
                </w:div>
                <w:div w:id="1225484539">
                  <w:marLeft w:val="0"/>
                  <w:marRight w:val="0"/>
                  <w:marTop w:val="0"/>
                  <w:marBottom w:val="0"/>
                  <w:divBdr>
                    <w:top w:val="none" w:sz="0" w:space="0" w:color="auto"/>
                    <w:left w:val="none" w:sz="0" w:space="0" w:color="auto"/>
                    <w:bottom w:val="none" w:sz="0" w:space="0" w:color="auto"/>
                    <w:right w:val="none" w:sz="0" w:space="0" w:color="auto"/>
                  </w:divBdr>
                </w:div>
                <w:div w:id="1227178359">
                  <w:marLeft w:val="0"/>
                  <w:marRight w:val="0"/>
                  <w:marTop w:val="0"/>
                  <w:marBottom w:val="0"/>
                  <w:divBdr>
                    <w:top w:val="none" w:sz="0" w:space="0" w:color="auto"/>
                    <w:left w:val="none" w:sz="0" w:space="0" w:color="auto"/>
                    <w:bottom w:val="none" w:sz="0" w:space="0" w:color="auto"/>
                    <w:right w:val="none" w:sz="0" w:space="0" w:color="auto"/>
                  </w:divBdr>
                </w:div>
                <w:div w:id="1227640931">
                  <w:marLeft w:val="0"/>
                  <w:marRight w:val="0"/>
                  <w:marTop w:val="0"/>
                  <w:marBottom w:val="0"/>
                  <w:divBdr>
                    <w:top w:val="none" w:sz="0" w:space="0" w:color="auto"/>
                    <w:left w:val="none" w:sz="0" w:space="0" w:color="auto"/>
                    <w:bottom w:val="none" w:sz="0" w:space="0" w:color="auto"/>
                    <w:right w:val="none" w:sz="0" w:space="0" w:color="auto"/>
                  </w:divBdr>
                </w:div>
                <w:div w:id="1232151896">
                  <w:marLeft w:val="0"/>
                  <w:marRight w:val="0"/>
                  <w:marTop w:val="0"/>
                  <w:marBottom w:val="0"/>
                  <w:divBdr>
                    <w:top w:val="none" w:sz="0" w:space="0" w:color="auto"/>
                    <w:left w:val="none" w:sz="0" w:space="0" w:color="auto"/>
                    <w:bottom w:val="none" w:sz="0" w:space="0" w:color="auto"/>
                    <w:right w:val="none" w:sz="0" w:space="0" w:color="auto"/>
                  </w:divBdr>
                </w:div>
                <w:div w:id="1232737141">
                  <w:marLeft w:val="0"/>
                  <w:marRight w:val="0"/>
                  <w:marTop w:val="0"/>
                  <w:marBottom w:val="0"/>
                  <w:divBdr>
                    <w:top w:val="none" w:sz="0" w:space="0" w:color="auto"/>
                    <w:left w:val="none" w:sz="0" w:space="0" w:color="auto"/>
                    <w:bottom w:val="none" w:sz="0" w:space="0" w:color="auto"/>
                    <w:right w:val="none" w:sz="0" w:space="0" w:color="auto"/>
                  </w:divBdr>
                </w:div>
                <w:div w:id="1233851766">
                  <w:marLeft w:val="0"/>
                  <w:marRight w:val="0"/>
                  <w:marTop w:val="0"/>
                  <w:marBottom w:val="0"/>
                  <w:divBdr>
                    <w:top w:val="none" w:sz="0" w:space="0" w:color="auto"/>
                    <w:left w:val="none" w:sz="0" w:space="0" w:color="auto"/>
                    <w:bottom w:val="none" w:sz="0" w:space="0" w:color="auto"/>
                    <w:right w:val="none" w:sz="0" w:space="0" w:color="auto"/>
                  </w:divBdr>
                </w:div>
                <w:div w:id="1234730948">
                  <w:marLeft w:val="0"/>
                  <w:marRight w:val="0"/>
                  <w:marTop w:val="0"/>
                  <w:marBottom w:val="0"/>
                  <w:divBdr>
                    <w:top w:val="none" w:sz="0" w:space="0" w:color="auto"/>
                    <w:left w:val="none" w:sz="0" w:space="0" w:color="auto"/>
                    <w:bottom w:val="none" w:sz="0" w:space="0" w:color="auto"/>
                    <w:right w:val="none" w:sz="0" w:space="0" w:color="auto"/>
                  </w:divBdr>
                </w:div>
                <w:div w:id="1235434691">
                  <w:marLeft w:val="0"/>
                  <w:marRight w:val="0"/>
                  <w:marTop w:val="0"/>
                  <w:marBottom w:val="0"/>
                  <w:divBdr>
                    <w:top w:val="none" w:sz="0" w:space="0" w:color="auto"/>
                    <w:left w:val="none" w:sz="0" w:space="0" w:color="auto"/>
                    <w:bottom w:val="none" w:sz="0" w:space="0" w:color="auto"/>
                    <w:right w:val="none" w:sz="0" w:space="0" w:color="auto"/>
                  </w:divBdr>
                </w:div>
                <w:div w:id="1241208448">
                  <w:marLeft w:val="0"/>
                  <w:marRight w:val="0"/>
                  <w:marTop w:val="0"/>
                  <w:marBottom w:val="0"/>
                  <w:divBdr>
                    <w:top w:val="none" w:sz="0" w:space="0" w:color="auto"/>
                    <w:left w:val="none" w:sz="0" w:space="0" w:color="auto"/>
                    <w:bottom w:val="none" w:sz="0" w:space="0" w:color="auto"/>
                    <w:right w:val="none" w:sz="0" w:space="0" w:color="auto"/>
                  </w:divBdr>
                </w:div>
                <w:div w:id="1242108501">
                  <w:marLeft w:val="0"/>
                  <w:marRight w:val="0"/>
                  <w:marTop w:val="0"/>
                  <w:marBottom w:val="0"/>
                  <w:divBdr>
                    <w:top w:val="none" w:sz="0" w:space="0" w:color="auto"/>
                    <w:left w:val="none" w:sz="0" w:space="0" w:color="auto"/>
                    <w:bottom w:val="none" w:sz="0" w:space="0" w:color="auto"/>
                    <w:right w:val="none" w:sz="0" w:space="0" w:color="auto"/>
                  </w:divBdr>
                </w:div>
                <w:div w:id="1242373845">
                  <w:marLeft w:val="0"/>
                  <w:marRight w:val="0"/>
                  <w:marTop w:val="0"/>
                  <w:marBottom w:val="0"/>
                  <w:divBdr>
                    <w:top w:val="none" w:sz="0" w:space="0" w:color="auto"/>
                    <w:left w:val="none" w:sz="0" w:space="0" w:color="auto"/>
                    <w:bottom w:val="none" w:sz="0" w:space="0" w:color="auto"/>
                    <w:right w:val="none" w:sz="0" w:space="0" w:color="auto"/>
                  </w:divBdr>
                </w:div>
                <w:div w:id="1244146613">
                  <w:marLeft w:val="0"/>
                  <w:marRight w:val="0"/>
                  <w:marTop w:val="0"/>
                  <w:marBottom w:val="0"/>
                  <w:divBdr>
                    <w:top w:val="none" w:sz="0" w:space="0" w:color="auto"/>
                    <w:left w:val="none" w:sz="0" w:space="0" w:color="auto"/>
                    <w:bottom w:val="none" w:sz="0" w:space="0" w:color="auto"/>
                    <w:right w:val="none" w:sz="0" w:space="0" w:color="auto"/>
                  </w:divBdr>
                </w:div>
                <w:div w:id="1246839518">
                  <w:marLeft w:val="0"/>
                  <w:marRight w:val="0"/>
                  <w:marTop w:val="0"/>
                  <w:marBottom w:val="0"/>
                  <w:divBdr>
                    <w:top w:val="none" w:sz="0" w:space="0" w:color="auto"/>
                    <w:left w:val="none" w:sz="0" w:space="0" w:color="auto"/>
                    <w:bottom w:val="none" w:sz="0" w:space="0" w:color="auto"/>
                    <w:right w:val="none" w:sz="0" w:space="0" w:color="auto"/>
                  </w:divBdr>
                </w:div>
                <w:div w:id="1249312824">
                  <w:marLeft w:val="0"/>
                  <w:marRight w:val="0"/>
                  <w:marTop w:val="0"/>
                  <w:marBottom w:val="0"/>
                  <w:divBdr>
                    <w:top w:val="none" w:sz="0" w:space="0" w:color="auto"/>
                    <w:left w:val="none" w:sz="0" w:space="0" w:color="auto"/>
                    <w:bottom w:val="none" w:sz="0" w:space="0" w:color="auto"/>
                    <w:right w:val="none" w:sz="0" w:space="0" w:color="auto"/>
                  </w:divBdr>
                </w:div>
                <w:div w:id="1249584694">
                  <w:marLeft w:val="0"/>
                  <w:marRight w:val="0"/>
                  <w:marTop w:val="0"/>
                  <w:marBottom w:val="0"/>
                  <w:divBdr>
                    <w:top w:val="none" w:sz="0" w:space="0" w:color="auto"/>
                    <w:left w:val="none" w:sz="0" w:space="0" w:color="auto"/>
                    <w:bottom w:val="none" w:sz="0" w:space="0" w:color="auto"/>
                    <w:right w:val="none" w:sz="0" w:space="0" w:color="auto"/>
                  </w:divBdr>
                </w:div>
                <w:div w:id="1251429419">
                  <w:marLeft w:val="0"/>
                  <w:marRight w:val="0"/>
                  <w:marTop w:val="0"/>
                  <w:marBottom w:val="0"/>
                  <w:divBdr>
                    <w:top w:val="none" w:sz="0" w:space="0" w:color="auto"/>
                    <w:left w:val="none" w:sz="0" w:space="0" w:color="auto"/>
                    <w:bottom w:val="none" w:sz="0" w:space="0" w:color="auto"/>
                    <w:right w:val="none" w:sz="0" w:space="0" w:color="auto"/>
                  </w:divBdr>
                </w:div>
                <w:div w:id="1253392856">
                  <w:marLeft w:val="0"/>
                  <w:marRight w:val="0"/>
                  <w:marTop w:val="0"/>
                  <w:marBottom w:val="0"/>
                  <w:divBdr>
                    <w:top w:val="none" w:sz="0" w:space="0" w:color="auto"/>
                    <w:left w:val="none" w:sz="0" w:space="0" w:color="auto"/>
                    <w:bottom w:val="none" w:sz="0" w:space="0" w:color="auto"/>
                    <w:right w:val="none" w:sz="0" w:space="0" w:color="auto"/>
                  </w:divBdr>
                </w:div>
                <w:div w:id="1258514565">
                  <w:marLeft w:val="0"/>
                  <w:marRight w:val="0"/>
                  <w:marTop w:val="0"/>
                  <w:marBottom w:val="0"/>
                  <w:divBdr>
                    <w:top w:val="none" w:sz="0" w:space="0" w:color="auto"/>
                    <w:left w:val="none" w:sz="0" w:space="0" w:color="auto"/>
                    <w:bottom w:val="none" w:sz="0" w:space="0" w:color="auto"/>
                    <w:right w:val="none" w:sz="0" w:space="0" w:color="auto"/>
                  </w:divBdr>
                </w:div>
                <w:div w:id="1259144232">
                  <w:marLeft w:val="0"/>
                  <w:marRight w:val="0"/>
                  <w:marTop w:val="0"/>
                  <w:marBottom w:val="0"/>
                  <w:divBdr>
                    <w:top w:val="none" w:sz="0" w:space="0" w:color="auto"/>
                    <w:left w:val="none" w:sz="0" w:space="0" w:color="auto"/>
                    <w:bottom w:val="none" w:sz="0" w:space="0" w:color="auto"/>
                    <w:right w:val="none" w:sz="0" w:space="0" w:color="auto"/>
                  </w:divBdr>
                </w:div>
                <w:div w:id="1262376289">
                  <w:marLeft w:val="0"/>
                  <w:marRight w:val="0"/>
                  <w:marTop w:val="0"/>
                  <w:marBottom w:val="0"/>
                  <w:divBdr>
                    <w:top w:val="none" w:sz="0" w:space="0" w:color="auto"/>
                    <w:left w:val="none" w:sz="0" w:space="0" w:color="auto"/>
                    <w:bottom w:val="none" w:sz="0" w:space="0" w:color="auto"/>
                    <w:right w:val="none" w:sz="0" w:space="0" w:color="auto"/>
                  </w:divBdr>
                </w:div>
                <w:div w:id="1266186604">
                  <w:marLeft w:val="0"/>
                  <w:marRight w:val="0"/>
                  <w:marTop w:val="0"/>
                  <w:marBottom w:val="0"/>
                  <w:divBdr>
                    <w:top w:val="none" w:sz="0" w:space="0" w:color="auto"/>
                    <w:left w:val="none" w:sz="0" w:space="0" w:color="auto"/>
                    <w:bottom w:val="none" w:sz="0" w:space="0" w:color="auto"/>
                    <w:right w:val="none" w:sz="0" w:space="0" w:color="auto"/>
                  </w:divBdr>
                </w:div>
                <w:div w:id="1266768653">
                  <w:marLeft w:val="0"/>
                  <w:marRight w:val="0"/>
                  <w:marTop w:val="0"/>
                  <w:marBottom w:val="0"/>
                  <w:divBdr>
                    <w:top w:val="none" w:sz="0" w:space="0" w:color="auto"/>
                    <w:left w:val="none" w:sz="0" w:space="0" w:color="auto"/>
                    <w:bottom w:val="none" w:sz="0" w:space="0" w:color="auto"/>
                    <w:right w:val="none" w:sz="0" w:space="0" w:color="auto"/>
                  </w:divBdr>
                </w:div>
                <w:div w:id="1268538175">
                  <w:marLeft w:val="0"/>
                  <w:marRight w:val="0"/>
                  <w:marTop w:val="0"/>
                  <w:marBottom w:val="0"/>
                  <w:divBdr>
                    <w:top w:val="none" w:sz="0" w:space="0" w:color="auto"/>
                    <w:left w:val="none" w:sz="0" w:space="0" w:color="auto"/>
                    <w:bottom w:val="none" w:sz="0" w:space="0" w:color="auto"/>
                    <w:right w:val="none" w:sz="0" w:space="0" w:color="auto"/>
                  </w:divBdr>
                </w:div>
                <w:div w:id="1269771131">
                  <w:marLeft w:val="0"/>
                  <w:marRight w:val="0"/>
                  <w:marTop w:val="0"/>
                  <w:marBottom w:val="0"/>
                  <w:divBdr>
                    <w:top w:val="none" w:sz="0" w:space="0" w:color="auto"/>
                    <w:left w:val="none" w:sz="0" w:space="0" w:color="auto"/>
                    <w:bottom w:val="none" w:sz="0" w:space="0" w:color="auto"/>
                    <w:right w:val="none" w:sz="0" w:space="0" w:color="auto"/>
                  </w:divBdr>
                </w:div>
                <w:div w:id="1270626187">
                  <w:marLeft w:val="0"/>
                  <w:marRight w:val="0"/>
                  <w:marTop w:val="0"/>
                  <w:marBottom w:val="0"/>
                  <w:divBdr>
                    <w:top w:val="none" w:sz="0" w:space="0" w:color="auto"/>
                    <w:left w:val="none" w:sz="0" w:space="0" w:color="auto"/>
                    <w:bottom w:val="none" w:sz="0" w:space="0" w:color="auto"/>
                    <w:right w:val="none" w:sz="0" w:space="0" w:color="auto"/>
                  </w:divBdr>
                </w:div>
                <w:div w:id="1271281081">
                  <w:marLeft w:val="0"/>
                  <w:marRight w:val="0"/>
                  <w:marTop w:val="0"/>
                  <w:marBottom w:val="0"/>
                  <w:divBdr>
                    <w:top w:val="none" w:sz="0" w:space="0" w:color="auto"/>
                    <w:left w:val="none" w:sz="0" w:space="0" w:color="auto"/>
                    <w:bottom w:val="none" w:sz="0" w:space="0" w:color="auto"/>
                    <w:right w:val="none" w:sz="0" w:space="0" w:color="auto"/>
                  </w:divBdr>
                </w:div>
                <w:div w:id="1271428047">
                  <w:marLeft w:val="0"/>
                  <w:marRight w:val="0"/>
                  <w:marTop w:val="0"/>
                  <w:marBottom w:val="0"/>
                  <w:divBdr>
                    <w:top w:val="none" w:sz="0" w:space="0" w:color="auto"/>
                    <w:left w:val="none" w:sz="0" w:space="0" w:color="auto"/>
                    <w:bottom w:val="none" w:sz="0" w:space="0" w:color="auto"/>
                    <w:right w:val="none" w:sz="0" w:space="0" w:color="auto"/>
                  </w:divBdr>
                </w:div>
                <w:div w:id="1273123034">
                  <w:marLeft w:val="0"/>
                  <w:marRight w:val="0"/>
                  <w:marTop w:val="0"/>
                  <w:marBottom w:val="0"/>
                  <w:divBdr>
                    <w:top w:val="none" w:sz="0" w:space="0" w:color="auto"/>
                    <w:left w:val="none" w:sz="0" w:space="0" w:color="auto"/>
                    <w:bottom w:val="none" w:sz="0" w:space="0" w:color="auto"/>
                    <w:right w:val="none" w:sz="0" w:space="0" w:color="auto"/>
                  </w:divBdr>
                </w:div>
                <w:div w:id="1274633043">
                  <w:marLeft w:val="0"/>
                  <w:marRight w:val="0"/>
                  <w:marTop w:val="0"/>
                  <w:marBottom w:val="0"/>
                  <w:divBdr>
                    <w:top w:val="none" w:sz="0" w:space="0" w:color="auto"/>
                    <w:left w:val="none" w:sz="0" w:space="0" w:color="auto"/>
                    <w:bottom w:val="none" w:sz="0" w:space="0" w:color="auto"/>
                    <w:right w:val="none" w:sz="0" w:space="0" w:color="auto"/>
                  </w:divBdr>
                </w:div>
                <w:div w:id="1278027873">
                  <w:marLeft w:val="0"/>
                  <w:marRight w:val="0"/>
                  <w:marTop w:val="0"/>
                  <w:marBottom w:val="0"/>
                  <w:divBdr>
                    <w:top w:val="none" w:sz="0" w:space="0" w:color="auto"/>
                    <w:left w:val="none" w:sz="0" w:space="0" w:color="auto"/>
                    <w:bottom w:val="none" w:sz="0" w:space="0" w:color="auto"/>
                    <w:right w:val="none" w:sz="0" w:space="0" w:color="auto"/>
                  </w:divBdr>
                </w:div>
                <w:div w:id="1279139031">
                  <w:marLeft w:val="0"/>
                  <w:marRight w:val="0"/>
                  <w:marTop w:val="0"/>
                  <w:marBottom w:val="0"/>
                  <w:divBdr>
                    <w:top w:val="none" w:sz="0" w:space="0" w:color="auto"/>
                    <w:left w:val="none" w:sz="0" w:space="0" w:color="auto"/>
                    <w:bottom w:val="none" w:sz="0" w:space="0" w:color="auto"/>
                    <w:right w:val="none" w:sz="0" w:space="0" w:color="auto"/>
                  </w:divBdr>
                </w:div>
                <w:div w:id="1279414948">
                  <w:marLeft w:val="0"/>
                  <w:marRight w:val="0"/>
                  <w:marTop w:val="0"/>
                  <w:marBottom w:val="0"/>
                  <w:divBdr>
                    <w:top w:val="none" w:sz="0" w:space="0" w:color="auto"/>
                    <w:left w:val="none" w:sz="0" w:space="0" w:color="auto"/>
                    <w:bottom w:val="none" w:sz="0" w:space="0" w:color="auto"/>
                    <w:right w:val="none" w:sz="0" w:space="0" w:color="auto"/>
                  </w:divBdr>
                </w:div>
                <w:div w:id="1280721126">
                  <w:marLeft w:val="0"/>
                  <w:marRight w:val="0"/>
                  <w:marTop w:val="0"/>
                  <w:marBottom w:val="0"/>
                  <w:divBdr>
                    <w:top w:val="none" w:sz="0" w:space="0" w:color="auto"/>
                    <w:left w:val="none" w:sz="0" w:space="0" w:color="auto"/>
                    <w:bottom w:val="none" w:sz="0" w:space="0" w:color="auto"/>
                    <w:right w:val="none" w:sz="0" w:space="0" w:color="auto"/>
                  </w:divBdr>
                </w:div>
                <w:div w:id="1288858038">
                  <w:marLeft w:val="0"/>
                  <w:marRight w:val="0"/>
                  <w:marTop w:val="0"/>
                  <w:marBottom w:val="0"/>
                  <w:divBdr>
                    <w:top w:val="none" w:sz="0" w:space="0" w:color="auto"/>
                    <w:left w:val="none" w:sz="0" w:space="0" w:color="auto"/>
                    <w:bottom w:val="none" w:sz="0" w:space="0" w:color="auto"/>
                    <w:right w:val="none" w:sz="0" w:space="0" w:color="auto"/>
                  </w:divBdr>
                </w:div>
                <w:div w:id="1289970273">
                  <w:marLeft w:val="0"/>
                  <w:marRight w:val="0"/>
                  <w:marTop w:val="0"/>
                  <w:marBottom w:val="0"/>
                  <w:divBdr>
                    <w:top w:val="none" w:sz="0" w:space="0" w:color="auto"/>
                    <w:left w:val="none" w:sz="0" w:space="0" w:color="auto"/>
                    <w:bottom w:val="none" w:sz="0" w:space="0" w:color="auto"/>
                    <w:right w:val="none" w:sz="0" w:space="0" w:color="auto"/>
                  </w:divBdr>
                </w:div>
                <w:div w:id="1294555427">
                  <w:marLeft w:val="0"/>
                  <w:marRight w:val="0"/>
                  <w:marTop w:val="0"/>
                  <w:marBottom w:val="0"/>
                  <w:divBdr>
                    <w:top w:val="none" w:sz="0" w:space="0" w:color="auto"/>
                    <w:left w:val="none" w:sz="0" w:space="0" w:color="auto"/>
                    <w:bottom w:val="none" w:sz="0" w:space="0" w:color="auto"/>
                    <w:right w:val="none" w:sz="0" w:space="0" w:color="auto"/>
                  </w:divBdr>
                </w:div>
                <w:div w:id="1295450339">
                  <w:marLeft w:val="0"/>
                  <w:marRight w:val="0"/>
                  <w:marTop w:val="0"/>
                  <w:marBottom w:val="0"/>
                  <w:divBdr>
                    <w:top w:val="none" w:sz="0" w:space="0" w:color="auto"/>
                    <w:left w:val="none" w:sz="0" w:space="0" w:color="auto"/>
                    <w:bottom w:val="none" w:sz="0" w:space="0" w:color="auto"/>
                    <w:right w:val="none" w:sz="0" w:space="0" w:color="auto"/>
                  </w:divBdr>
                </w:div>
                <w:div w:id="1296764291">
                  <w:marLeft w:val="0"/>
                  <w:marRight w:val="0"/>
                  <w:marTop w:val="0"/>
                  <w:marBottom w:val="0"/>
                  <w:divBdr>
                    <w:top w:val="none" w:sz="0" w:space="0" w:color="auto"/>
                    <w:left w:val="none" w:sz="0" w:space="0" w:color="auto"/>
                    <w:bottom w:val="none" w:sz="0" w:space="0" w:color="auto"/>
                    <w:right w:val="none" w:sz="0" w:space="0" w:color="auto"/>
                  </w:divBdr>
                </w:div>
                <w:div w:id="1299461048">
                  <w:marLeft w:val="0"/>
                  <w:marRight w:val="0"/>
                  <w:marTop w:val="0"/>
                  <w:marBottom w:val="0"/>
                  <w:divBdr>
                    <w:top w:val="none" w:sz="0" w:space="0" w:color="auto"/>
                    <w:left w:val="none" w:sz="0" w:space="0" w:color="auto"/>
                    <w:bottom w:val="none" w:sz="0" w:space="0" w:color="auto"/>
                    <w:right w:val="none" w:sz="0" w:space="0" w:color="auto"/>
                  </w:divBdr>
                </w:div>
                <w:div w:id="1306620201">
                  <w:marLeft w:val="0"/>
                  <w:marRight w:val="0"/>
                  <w:marTop w:val="0"/>
                  <w:marBottom w:val="0"/>
                  <w:divBdr>
                    <w:top w:val="none" w:sz="0" w:space="0" w:color="auto"/>
                    <w:left w:val="none" w:sz="0" w:space="0" w:color="auto"/>
                    <w:bottom w:val="none" w:sz="0" w:space="0" w:color="auto"/>
                    <w:right w:val="none" w:sz="0" w:space="0" w:color="auto"/>
                  </w:divBdr>
                </w:div>
                <w:div w:id="1309360477">
                  <w:marLeft w:val="0"/>
                  <w:marRight w:val="0"/>
                  <w:marTop w:val="0"/>
                  <w:marBottom w:val="0"/>
                  <w:divBdr>
                    <w:top w:val="none" w:sz="0" w:space="0" w:color="auto"/>
                    <w:left w:val="none" w:sz="0" w:space="0" w:color="auto"/>
                    <w:bottom w:val="none" w:sz="0" w:space="0" w:color="auto"/>
                    <w:right w:val="none" w:sz="0" w:space="0" w:color="auto"/>
                  </w:divBdr>
                </w:div>
                <w:div w:id="1309552671">
                  <w:marLeft w:val="0"/>
                  <w:marRight w:val="0"/>
                  <w:marTop w:val="0"/>
                  <w:marBottom w:val="0"/>
                  <w:divBdr>
                    <w:top w:val="none" w:sz="0" w:space="0" w:color="auto"/>
                    <w:left w:val="none" w:sz="0" w:space="0" w:color="auto"/>
                    <w:bottom w:val="none" w:sz="0" w:space="0" w:color="auto"/>
                    <w:right w:val="none" w:sz="0" w:space="0" w:color="auto"/>
                  </w:divBdr>
                </w:div>
                <w:div w:id="1310984584">
                  <w:marLeft w:val="0"/>
                  <w:marRight w:val="0"/>
                  <w:marTop w:val="0"/>
                  <w:marBottom w:val="0"/>
                  <w:divBdr>
                    <w:top w:val="none" w:sz="0" w:space="0" w:color="auto"/>
                    <w:left w:val="none" w:sz="0" w:space="0" w:color="auto"/>
                    <w:bottom w:val="none" w:sz="0" w:space="0" w:color="auto"/>
                    <w:right w:val="none" w:sz="0" w:space="0" w:color="auto"/>
                  </w:divBdr>
                </w:div>
                <w:div w:id="1312442361">
                  <w:marLeft w:val="0"/>
                  <w:marRight w:val="0"/>
                  <w:marTop w:val="0"/>
                  <w:marBottom w:val="0"/>
                  <w:divBdr>
                    <w:top w:val="none" w:sz="0" w:space="0" w:color="auto"/>
                    <w:left w:val="none" w:sz="0" w:space="0" w:color="auto"/>
                    <w:bottom w:val="none" w:sz="0" w:space="0" w:color="auto"/>
                    <w:right w:val="none" w:sz="0" w:space="0" w:color="auto"/>
                  </w:divBdr>
                </w:div>
                <w:div w:id="1316182876">
                  <w:marLeft w:val="0"/>
                  <w:marRight w:val="0"/>
                  <w:marTop w:val="0"/>
                  <w:marBottom w:val="0"/>
                  <w:divBdr>
                    <w:top w:val="none" w:sz="0" w:space="0" w:color="auto"/>
                    <w:left w:val="none" w:sz="0" w:space="0" w:color="auto"/>
                    <w:bottom w:val="none" w:sz="0" w:space="0" w:color="auto"/>
                    <w:right w:val="none" w:sz="0" w:space="0" w:color="auto"/>
                  </w:divBdr>
                </w:div>
                <w:div w:id="1318533629">
                  <w:marLeft w:val="0"/>
                  <w:marRight w:val="0"/>
                  <w:marTop w:val="0"/>
                  <w:marBottom w:val="0"/>
                  <w:divBdr>
                    <w:top w:val="none" w:sz="0" w:space="0" w:color="auto"/>
                    <w:left w:val="none" w:sz="0" w:space="0" w:color="auto"/>
                    <w:bottom w:val="none" w:sz="0" w:space="0" w:color="auto"/>
                    <w:right w:val="none" w:sz="0" w:space="0" w:color="auto"/>
                  </w:divBdr>
                </w:div>
                <w:div w:id="1319727193">
                  <w:marLeft w:val="0"/>
                  <w:marRight w:val="0"/>
                  <w:marTop w:val="0"/>
                  <w:marBottom w:val="0"/>
                  <w:divBdr>
                    <w:top w:val="none" w:sz="0" w:space="0" w:color="auto"/>
                    <w:left w:val="none" w:sz="0" w:space="0" w:color="auto"/>
                    <w:bottom w:val="none" w:sz="0" w:space="0" w:color="auto"/>
                    <w:right w:val="none" w:sz="0" w:space="0" w:color="auto"/>
                  </w:divBdr>
                </w:div>
                <w:div w:id="1322851882">
                  <w:marLeft w:val="0"/>
                  <w:marRight w:val="0"/>
                  <w:marTop w:val="0"/>
                  <w:marBottom w:val="0"/>
                  <w:divBdr>
                    <w:top w:val="none" w:sz="0" w:space="0" w:color="auto"/>
                    <w:left w:val="none" w:sz="0" w:space="0" w:color="auto"/>
                    <w:bottom w:val="none" w:sz="0" w:space="0" w:color="auto"/>
                    <w:right w:val="none" w:sz="0" w:space="0" w:color="auto"/>
                  </w:divBdr>
                </w:div>
                <w:div w:id="1322931719">
                  <w:marLeft w:val="0"/>
                  <w:marRight w:val="0"/>
                  <w:marTop w:val="0"/>
                  <w:marBottom w:val="0"/>
                  <w:divBdr>
                    <w:top w:val="none" w:sz="0" w:space="0" w:color="auto"/>
                    <w:left w:val="none" w:sz="0" w:space="0" w:color="auto"/>
                    <w:bottom w:val="none" w:sz="0" w:space="0" w:color="auto"/>
                    <w:right w:val="none" w:sz="0" w:space="0" w:color="auto"/>
                  </w:divBdr>
                </w:div>
                <w:div w:id="1323047963">
                  <w:marLeft w:val="0"/>
                  <w:marRight w:val="0"/>
                  <w:marTop w:val="0"/>
                  <w:marBottom w:val="0"/>
                  <w:divBdr>
                    <w:top w:val="none" w:sz="0" w:space="0" w:color="auto"/>
                    <w:left w:val="none" w:sz="0" w:space="0" w:color="auto"/>
                    <w:bottom w:val="none" w:sz="0" w:space="0" w:color="auto"/>
                    <w:right w:val="none" w:sz="0" w:space="0" w:color="auto"/>
                  </w:divBdr>
                </w:div>
                <w:div w:id="1324623391">
                  <w:marLeft w:val="0"/>
                  <w:marRight w:val="0"/>
                  <w:marTop w:val="0"/>
                  <w:marBottom w:val="0"/>
                  <w:divBdr>
                    <w:top w:val="none" w:sz="0" w:space="0" w:color="auto"/>
                    <w:left w:val="none" w:sz="0" w:space="0" w:color="auto"/>
                    <w:bottom w:val="none" w:sz="0" w:space="0" w:color="auto"/>
                    <w:right w:val="none" w:sz="0" w:space="0" w:color="auto"/>
                  </w:divBdr>
                </w:div>
                <w:div w:id="1325360303">
                  <w:marLeft w:val="0"/>
                  <w:marRight w:val="0"/>
                  <w:marTop w:val="0"/>
                  <w:marBottom w:val="0"/>
                  <w:divBdr>
                    <w:top w:val="none" w:sz="0" w:space="0" w:color="auto"/>
                    <w:left w:val="none" w:sz="0" w:space="0" w:color="auto"/>
                    <w:bottom w:val="none" w:sz="0" w:space="0" w:color="auto"/>
                    <w:right w:val="none" w:sz="0" w:space="0" w:color="auto"/>
                  </w:divBdr>
                </w:div>
                <w:div w:id="1326203358">
                  <w:marLeft w:val="0"/>
                  <w:marRight w:val="0"/>
                  <w:marTop w:val="0"/>
                  <w:marBottom w:val="0"/>
                  <w:divBdr>
                    <w:top w:val="none" w:sz="0" w:space="0" w:color="auto"/>
                    <w:left w:val="none" w:sz="0" w:space="0" w:color="auto"/>
                    <w:bottom w:val="none" w:sz="0" w:space="0" w:color="auto"/>
                    <w:right w:val="none" w:sz="0" w:space="0" w:color="auto"/>
                  </w:divBdr>
                </w:div>
                <w:div w:id="1329213512">
                  <w:marLeft w:val="0"/>
                  <w:marRight w:val="0"/>
                  <w:marTop w:val="0"/>
                  <w:marBottom w:val="0"/>
                  <w:divBdr>
                    <w:top w:val="none" w:sz="0" w:space="0" w:color="auto"/>
                    <w:left w:val="none" w:sz="0" w:space="0" w:color="auto"/>
                    <w:bottom w:val="none" w:sz="0" w:space="0" w:color="auto"/>
                    <w:right w:val="none" w:sz="0" w:space="0" w:color="auto"/>
                  </w:divBdr>
                </w:div>
                <w:div w:id="1329865478">
                  <w:marLeft w:val="0"/>
                  <w:marRight w:val="0"/>
                  <w:marTop w:val="0"/>
                  <w:marBottom w:val="0"/>
                  <w:divBdr>
                    <w:top w:val="none" w:sz="0" w:space="0" w:color="auto"/>
                    <w:left w:val="none" w:sz="0" w:space="0" w:color="auto"/>
                    <w:bottom w:val="none" w:sz="0" w:space="0" w:color="auto"/>
                    <w:right w:val="none" w:sz="0" w:space="0" w:color="auto"/>
                  </w:divBdr>
                </w:div>
                <w:div w:id="1332177250">
                  <w:marLeft w:val="0"/>
                  <w:marRight w:val="0"/>
                  <w:marTop w:val="0"/>
                  <w:marBottom w:val="0"/>
                  <w:divBdr>
                    <w:top w:val="none" w:sz="0" w:space="0" w:color="auto"/>
                    <w:left w:val="none" w:sz="0" w:space="0" w:color="auto"/>
                    <w:bottom w:val="none" w:sz="0" w:space="0" w:color="auto"/>
                    <w:right w:val="none" w:sz="0" w:space="0" w:color="auto"/>
                  </w:divBdr>
                </w:div>
                <w:div w:id="1334255973">
                  <w:marLeft w:val="0"/>
                  <w:marRight w:val="0"/>
                  <w:marTop w:val="0"/>
                  <w:marBottom w:val="0"/>
                  <w:divBdr>
                    <w:top w:val="none" w:sz="0" w:space="0" w:color="auto"/>
                    <w:left w:val="none" w:sz="0" w:space="0" w:color="auto"/>
                    <w:bottom w:val="none" w:sz="0" w:space="0" w:color="auto"/>
                    <w:right w:val="none" w:sz="0" w:space="0" w:color="auto"/>
                  </w:divBdr>
                </w:div>
                <w:div w:id="1334530313">
                  <w:marLeft w:val="0"/>
                  <w:marRight w:val="0"/>
                  <w:marTop w:val="0"/>
                  <w:marBottom w:val="0"/>
                  <w:divBdr>
                    <w:top w:val="none" w:sz="0" w:space="0" w:color="auto"/>
                    <w:left w:val="none" w:sz="0" w:space="0" w:color="auto"/>
                    <w:bottom w:val="none" w:sz="0" w:space="0" w:color="auto"/>
                    <w:right w:val="none" w:sz="0" w:space="0" w:color="auto"/>
                  </w:divBdr>
                </w:div>
                <w:div w:id="1336421722">
                  <w:marLeft w:val="0"/>
                  <w:marRight w:val="0"/>
                  <w:marTop w:val="0"/>
                  <w:marBottom w:val="0"/>
                  <w:divBdr>
                    <w:top w:val="none" w:sz="0" w:space="0" w:color="auto"/>
                    <w:left w:val="none" w:sz="0" w:space="0" w:color="auto"/>
                    <w:bottom w:val="none" w:sz="0" w:space="0" w:color="auto"/>
                    <w:right w:val="none" w:sz="0" w:space="0" w:color="auto"/>
                  </w:divBdr>
                </w:div>
                <w:div w:id="1336955738">
                  <w:marLeft w:val="0"/>
                  <w:marRight w:val="0"/>
                  <w:marTop w:val="0"/>
                  <w:marBottom w:val="0"/>
                  <w:divBdr>
                    <w:top w:val="none" w:sz="0" w:space="0" w:color="auto"/>
                    <w:left w:val="none" w:sz="0" w:space="0" w:color="auto"/>
                    <w:bottom w:val="none" w:sz="0" w:space="0" w:color="auto"/>
                    <w:right w:val="none" w:sz="0" w:space="0" w:color="auto"/>
                  </w:divBdr>
                </w:div>
                <w:div w:id="1337611492">
                  <w:marLeft w:val="0"/>
                  <w:marRight w:val="0"/>
                  <w:marTop w:val="0"/>
                  <w:marBottom w:val="0"/>
                  <w:divBdr>
                    <w:top w:val="none" w:sz="0" w:space="0" w:color="auto"/>
                    <w:left w:val="none" w:sz="0" w:space="0" w:color="auto"/>
                    <w:bottom w:val="none" w:sz="0" w:space="0" w:color="auto"/>
                    <w:right w:val="none" w:sz="0" w:space="0" w:color="auto"/>
                  </w:divBdr>
                </w:div>
                <w:div w:id="1340349479">
                  <w:marLeft w:val="0"/>
                  <w:marRight w:val="0"/>
                  <w:marTop w:val="0"/>
                  <w:marBottom w:val="0"/>
                  <w:divBdr>
                    <w:top w:val="none" w:sz="0" w:space="0" w:color="auto"/>
                    <w:left w:val="none" w:sz="0" w:space="0" w:color="auto"/>
                    <w:bottom w:val="none" w:sz="0" w:space="0" w:color="auto"/>
                    <w:right w:val="none" w:sz="0" w:space="0" w:color="auto"/>
                  </w:divBdr>
                </w:div>
                <w:div w:id="1343243112">
                  <w:marLeft w:val="0"/>
                  <w:marRight w:val="0"/>
                  <w:marTop w:val="0"/>
                  <w:marBottom w:val="0"/>
                  <w:divBdr>
                    <w:top w:val="none" w:sz="0" w:space="0" w:color="auto"/>
                    <w:left w:val="none" w:sz="0" w:space="0" w:color="auto"/>
                    <w:bottom w:val="none" w:sz="0" w:space="0" w:color="auto"/>
                    <w:right w:val="none" w:sz="0" w:space="0" w:color="auto"/>
                  </w:divBdr>
                </w:div>
                <w:div w:id="1344824942">
                  <w:marLeft w:val="0"/>
                  <w:marRight w:val="0"/>
                  <w:marTop w:val="0"/>
                  <w:marBottom w:val="0"/>
                  <w:divBdr>
                    <w:top w:val="none" w:sz="0" w:space="0" w:color="auto"/>
                    <w:left w:val="none" w:sz="0" w:space="0" w:color="auto"/>
                    <w:bottom w:val="none" w:sz="0" w:space="0" w:color="auto"/>
                    <w:right w:val="none" w:sz="0" w:space="0" w:color="auto"/>
                  </w:divBdr>
                </w:div>
                <w:div w:id="1347443140">
                  <w:marLeft w:val="0"/>
                  <w:marRight w:val="0"/>
                  <w:marTop w:val="0"/>
                  <w:marBottom w:val="0"/>
                  <w:divBdr>
                    <w:top w:val="none" w:sz="0" w:space="0" w:color="auto"/>
                    <w:left w:val="none" w:sz="0" w:space="0" w:color="auto"/>
                    <w:bottom w:val="none" w:sz="0" w:space="0" w:color="auto"/>
                    <w:right w:val="none" w:sz="0" w:space="0" w:color="auto"/>
                  </w:divBdr>
                </w:div>
                <w:div w:id="1350831009">
                  <w:marLeft w:val="0"/>
                  <w:marRight w:val="0"/>
                  <w:marTop w:val="0"/>
                  <w:marBottom w:val="0"/>
                  <w:divBdr>
                    <w:top w:val="none" w:sz="0" w:space="0" w:color="auto"/>
                    <w:left w:val="none" w:sz="0" w:space="0" w:color="auto"/>
                    <w:bottom w:val="none" w:sz="0" w:space="0" w:color="auto"/>
                    <w:right w:val="none" w:sz="0" w:space="0" w:color="auto"/>
                  </w:divBdr>
                </w:div>
                <w:div w:id="1351181773">
                  <w:marLeft w:val="0"/>
                  <w:marRight w:val="0"/>
                  <w:marTop w:val="0"/>
                  <w:marBottom w:val="0"/>
                  <w:divBdr>
                    <w:top w:val="none" w:sz="0" w:space="0" w:color="auto"/>
                    <w:left w:val="none" w:sz="0" w:space="0" w:color="auto"/>
                    <w:bottom w:val="none" w:sz="0" w:space="0" w:color="auto"/>
                    <w:right w:val="none" w:sz="0" w:space="0" w:color="auto"/>
                  </w:divBdr>
                </w:div>
                <w:div w:id="1351834873">
                  <w:marLeft w:val="0"/>
                  <w:marRight w:val="0"/>
                  <w:marTop w:val="0"/>
                  <w:marBottom w:val="0"/>
                  <w:divBdr>
                    <w:top w:val="none" w:sz="0" w:space="0" w:color="auto"/>
                    <w:left w:val="none" w:sz="0" w:space="0" w:color="auto"/>
                    <w:bottom w:val="none" w:sz="0" w:space="0" w:color="auto"/>
                    <w:right w:val="none" w:sz="0" w:space="0" w:color="auto"/>
                  </w:divBdr>
                </w:div>
                <w:div w:id="1353188946">
                  <w:marLeft w:val="0"/>
                  <w:marRight w:val="0"/>
                  <w:marTop w:val="0"/>
                  <w:marBottom w:val="0"/>
                  <w:divBdr>
                    <w:top w:val="none" w:sz="0" w:space="0" w:color="auto"/>
                    <w:left w:val="none" w:sz="0" w:space="0" w:color="auto"/>
                    <w:bottom w:val="none" w:sz="0" w:space="0" w:color="auto"/>
                    <w:right w:val="none" w:sz="0" w:space="0" w:color="auto"/>
                  </w:divBdr>
                </w:div>
                <w:div w:id="1353914208">
                  <w:marLeft w:val="0"/>
                  <w:marRight w:val="0"/>
                  <w:marTop w:val="0"/>
                  <w:marBottom w:val="0"/>
                  <w:divBdr>
                    <w:top w:val="none" w:sz="0" w:space="0" w:color="auto"/>
                    <w:left w:val="none" w:sz="0" w:space="0" w:color="auto"/>
                    <w:bottom w:val="none" w:sz="0" w:space="0" w:color="auto"/>
                    <w:right w:val="none" w:sz="0" w:space="0" w:color="auto"/>
                  </w:divBdr>
                </w:div>
                <w:div w:id="1354189635">
                  <w:marLeft w:val="0"/>
                  <w:marRight w:val="0"/>
                  <w:marTop w:val="0"/>
                  <w:marBottom w:val="0"/>
                  <w:divBdr>
                    <w:top w:val="none" w:sz="0" w:space="0" w:color="auto"/>
                    <w:left w:val="none" w:sz="0" w:space="0" w:color="auto"/>
                    <w:bottom w:val="none" w:sz="0" w:space="0" w:color="auto"/>
                    <w:right w:val="none" w:sz="0" w:space="0" w:color="auto"/>
                  </w:divBdr>
                </w:div>
                <w:div w:id="1355350862">
                  <w:marLeft w:val="0"/>
                  <w:marRight w:val="0"/>
                  <w:marTop w:val="0"/>
                  <w:marBottom w:val="0"/>
                  <w:divBdr>
                    <w:top w:val="none" w:sz="0" w:space="0" w:color="auto"/>
                    <w:left w:val="none" w:sz="0" w:space="0" w:color="auto"/>
                    <w:bottom w:val="none" w:sz="0" w:space="0" w:color="auto"/>
                    <w:right w:val="none" w:sz="0" w:space="0" w:color="auto"/>
                  </w:divBdr>
                </w:div>
                <w:div w:id="1358507698">
                  <w:marLeft w:val="0"/>
                  <w:marRight w:val="0"/>
                  <w:marTop w:val="0"/>
                  <w:marBottom w:val="0"/>
                  <w:divBdr>
                    <w:top w:val="none" w:sz="0" w:space="0" w:color="auto"/>
                    <w:left w:val="none" w:sz="0" w:space="0" w:color="auto"/>
                    <w:bottom w:val="none" w:sz="0" w:space="0" w:color="auto"/>
                    <w:right w:val="none" w:sz="0" w:space="0" w:color="auto"/>
                  </w:divBdr>
                </w:div>
                <w:div w:id="1360928801">
                  <w:marLeft w:val="0"/>
                  <w:marRight w:val="0"/>
                  <w:marTop w:val="0"/>
                  <w:marBottom w:val="0"/>
                  <w:divBdr>
                    <w:top w:val="none" w:sz="0" w:space="0" w:color="auto"/>
                    <w:left w:val="none" w:sz="0" w:space="0" w:color="auto"/>
                    <w:bottom w:val="none" w:sz="0" w:space="0" w:color="auto"/>
                    <w:right w:val="none" w:sz="0" w:space="0" w:color="auto"/>
                  </w:divBdr>
                </w:div>
                <w:div w:id="1362827130">
                  <w:marLeft w:val="0"/>
                  <w:marRight w:val="0"/>
                  <w:marTop w:val="0"/>
                  <w:marBottom w:val="0"/>
                  <w:divBdr>
                    <w:top w:val="none" w:sz="0" w:space="0" w:color="auto"/>
                    <w:left w:val="none" w:sz="0" w:space="0" w:color="auto"/>
                    <w:bottom w:val="none" w:sz="0" w:space="0" w:color="auto"/>
                    <w:right w:val="none" w:sz="0" w:space="0" w:color="auto"/>
                  </w:divBdr>
                </w:div>
                <w:div w:id="1365329381">
                  <w:marLeft w:val="0"/>
                  <w:marRight w:val="0"/>
                  <w:marTop w:val="0"/>
                  <w:marBottom w:val="0"/>
                  <w:divBdr>
                    <w:top w:val="none" w:sz="0" w:space="0" w:color="auto"/>
                    <w:left w:val="none" w:sz="0" w:space="0" w:color="auto"/>
                    <w:bottom w:val="none" w:sz="0" w:space="0" w:color="auto"/>
                    <w:right w:val="none" w:sz="0" w:space="0" w:color="auto"/>
                  </w:divBdr>
                </w:div>
                <w:div w:id="1367295011">
                  <w:marLeft w:val="0"/>
                  <w:marRight w:val="0"/>
                  <w:marTop w:val="0"/>
                  <w:marBottom w:val="0"/>
                  <w:divBdr>
                    <w:top w:val="none" w:sz="0" w:space="0" w:color="auto"/>
                    <w:left w:val="none" w:sz="0" w:space="0" w:color="auto"/>
                    <w:bottom w:val="none" w:sz="0" w:space="0" w:color="auto"/>
                    <w:right w:val="none" w:sz="0" w:space="0" w:color="auto"/>
                  </w:divBdr>
                </w:div>
                <w:div w:id="1368067885">
                  <w:marLeft w:val="0"/>
                  <w:marRight w:val="0"/>
                  <w:marTop w:val="0"/>
                  <w:marBottom w:val="0"/>
                  <w:divBdr>
                    <w:top w:val="none" w:sz="0" w:space="0" w:color="auto"/>
                    <w:left w:val="none" w:sz="0" w:space="0" w:color="auto"/>
                    <w:bottom w:val="none" w:sz="0" w:space="0" w:color="auto"/>
                    <w:right w:val="none" w:sz="0" w:space="0" w:color="auto"/>
                  </w:divBdr>
                </w:div>
                <w:div w:id="1368793357">
                  <w:marLeft w:val="0"/>
                  <w:marRight w:val="0"/>
                  <w:marTop w:val="0"/>
                  <w:marBottom w:val="0"/>
                  <w:divBdr>
                    <w:top w:val="none" w:sz="0" w:space="0" w:color="auto"/>
                    <w:left w:val="none" w:sz="0" w:space="0" w:color="auto"/>
                    <w:bottom w:val="none" w:sz="0" w:space="0" w:color="auto"/>
                    <w:right w:val="none" w:sz="0" w:space="0" w:color="auto"/>
                  </w:divBdr>
                </w:div>
                <w:div w:id="1368947647">
                  <w:marLeft w:val="0"/>
                  <w:marRight w:val="0"/>
                  <w:marTop w:val="0"/>
                  <w:marBottom w:val="0"/>
                  <w:divBdr>
                    <w:top w:val="none" w:sz="0" w:space="0" w:color="auto"/>
                    <w:left w:val="none" w:sz="0" w:space="0" w:color="auto"/>
                    <w:bottom w:val="none" w:sz="0" w:space="0" w:color="auto"/>
                    <w:right w:val="none" w:sz="0" w:space="0" w:color="auto"/>
                  </w:divBdr>
                </w:div>
                <w:div w:id="1370839233">
                  <w:marLeft w:val="0"/>
                  <w:marRight w:val="0"/>
                  <w:marTop w:val="0"/>
                  <w:marBottom w:val="0"/>
                  <w:divBdr>
                    <w:top w:val="none" w:sz="0" w:space="0" w:color="auto"/>
                    <w:left w:val="none" w:sz="0" w:space="0" w:color="auto"/>
                    <w:bottom w:val="none" w:sz="0" w:space="0" w:color="auto"/>
                    <w:right w:val="none" w:sz="0" w:space="0" w:color="auto"/>
                  </w:divBdr>
                </w:div>
                <w:div w:id="1371763948">
                  <w:marLeft w:val="0"/>
                  <w:marRight w:val="0"/>
                  <w:marTop w:val="0"/>
                  <w:marBottom w:val="0"/>
                  <w:divBdr>
                    <w:top w:val="none" w:sz="0" w:space="0" w:color="auto"/>
                    <w:left w:val="none" w:sz="0" w:space="0" w:color="auto"/>
                    <w:bottom w:val="none" w:sz="0" w:space="0" w:color="auto"/>
                    <w:right w:val="none" w:sz="0" w:space="0" w:color="auto"/>
                  </w:divBdr>
                </w:div>
                <w:div w:id="1374189834">
                  <w:marLeft w:val="0"/>
                  <w:marRight w:val="0"/>
                  <w:marTop w:val="0"/>
                  <w:marBottom w:val="0"/>
                  <w:divBdr>
                    <w:top w:val="none" w:sz="0" w:space="0" w:color="auto"/>
                    <w:left w:val="none" w:sz="0" w:space="0" w:color="auto"/>
                    <w:bottom w:val="none" w:sz="0" w:space="0" w:color="auto"/>
                    <w:right w:val="none" w:sz="0" w:space="0" w:color="auto"/>
                  </w:divBdr>
                </w:div>
                <w:div w:id="1375277848">
                  <w:marLeft w:val="0"/>
                  <w:marRight w:val="0"/>
                  <w:marTop w:val="0"/>
                  <w:marBottom w:val="0"/>
                  <w:divBdr>
                    <w:top w:val="none" w:sz="0" w:space="0" w:color="auto"/>
                    <w:left w:val="none" w:sz="0" w:space="0" w:color="auto"/>
                    <w:bottom w:val="none" w:sz="0" w:space="0" w:color="auto"/>
                    <w:right w:val="none" w:sz="0" w:space="0" w:color="auto"/>
                  </w:divBdr>
                </w:div>
                <w:div w:id="1376004447">
                  <w:marLeft w:val="0"/>
                  <w:marRight w:val="0"/>
                  <w:marTop w:val="0"/>
                  <w:marBottom w:val="0"/>
                  <w:divBdr>
                    <w:top w:val="none" w:sz="0" w:space="0" w:color="auto"/>
                    <w:left w:val="none" w:sz="0" w:space="0" w:color="auto"/>
                    <w:bottom w:val="none" w:sz="0" w:space="0" w:color="auto"/>
                    <w:right w:val="none" w:sz="0" w:space="0" w:color="auto"/>
                  </w:divBdr>
                </w:div>
                <w:div w:id="1379089358">
                  <w:marLeft w:val="0"/>
                  <w:marRight w:val="0"/>
                  <w:marTop w:val="0"/>
                  <w:marBottom w:val="0"/>
                  <w:divBdr>
                    <w:top w:val="none" w:sz="0" w:space="0" w:color="auto"/>
                    <w:left w:val="none" w:sz="0" w:space="0" w:color="auto"/>
                    <w:bottom w:val="none" w:sz="0" w:space="0" w:color="auto"/>
                    <w:right w:val="none" w:sz="0" w:space="0" w:color="auto"/>
                  </w:divBdr>
                </w:div>
                <w:div w:id="1379402073">
                  <w:marLeft w:val="0"/>
                  <w:marRight w:val="0"/>
                  <w:marTop w:val="0"/>
                  <w:marBottom w:val="0"/>
                  <w:divBdr>
                    <w:top w:val="none" w:sz="0" w:space="0" w:color="auto"/>
                    <w:left w:val="none" w:sz="0" w:space="0" w:color="auto"/>
                    <w:bottom w:val="none" w:sz="0" w:space="0" w:color="auto"/>
                    <w:right w:val="none" w:sz="0" w:space="0" w:color="auto"/>
                  </w:divBdr>
                </w:div>
                <w:div w:id="1382248158">
                  <w:marLeft w:val="0"/>
                  <w:marRight w:val="0"/>
                  <w:marTop w:val="0"/>
                  <w:marBottom w:val="0"/>
                  <w:divBdr>
                    <w:top w:val="none" w:sz="0" w:space="0" w:color="auto"/>
                    <w:left w:val="none" w:sz="0" w:space="0" w:color="auto"/>
                    <w:bottom w:val="none" w:sz="0" w:space="0" w:color="auto"/>
                    <w:right w:val="none" w:sz="0" w:space="0" w:color="auto"/>
                  </w:divBdr>
                </w:div>
                <w:div w:id="1384212887">
                  <w:marLeft w:val="0"/>
                  <w:marRight w:val="0"/>
                  <w:marTop w:val="0"/>
                  <w:marBottom w:val="0"/>
                  <w:divBdr>
                    <w:top w:val="none" w:sz="0" w:space="0" w:color="auto"/>
                    <w:left w:val="none" w:sz="0" w:space="0" w:color="auto"/>
                    <w:bottom w:val="none" w:sz="0" w:space="0" w:color="auto"/>
                    <w:right w:val="none" w:sz="0" w:space="0" w:color="auto"/>
                  </w:divBdr>
                </w:div>
                <w:div w:id="1384714464">
                  <w:marLeft w:val="0"/>
                  <w:marRight w:val="0"/>
                  <w:marTop w:val="0"/>
                  <w:marBottom w:val="0"/>
                  <w:divBdr>
                    <w:top w:val="none" w:sz="0" w:space="0" w:color="auto"/>
                    <w:left w:val="none" w:sz="0" w:space="0" w:color="auto"/>
                    <w:bottom w:val="none" w:sz="0" w:space="0" w:color="auto"/>
                    <w:right w:val="none" w:sz="0" w:space="0" w:color="auto"/>
                  </w:divBdr>
                </w:div>
                <w:div w:id="1387487822">
                  <w:marLeft w:val="0"/>
                  <w:marRight w:val="0"/>
                  <w:marTop w:val="0"/>
                  <w:marBottom w:val="0"/>
                  <w:divBdr>
                    <w:top w:val="none" w:sz="0" w:space="0" w:color="auto"/>
                    <w:left w:val="none" w:sz="0" w:space="0" w:color="auto"/>
                    <w:bottom w:val="none" w:sz="0" w:space="0" w:color="auto"/>
                    <w:right w:val="none" w:sz="0" w:space="0" w:color="auto"/>
                  </w:divBdr>
                </w:div>
                <w:div w:id="1389184867">
                  <w:marLeft w:val="0"/>
                  <w:marRight w:val="0"/>
                  <w:marTop w:val="0"/>
                  <w:marBottom w:val="0"/>
                  <w:divBdr>
                    <w:top w:val="none" w:sz="0" w:space="0" w:color="auto"/>
                    <w:left w:val="none" w:sz="0" w:space="0" w:color="auto"/>
                    <w:bottom w:val="none" w:sz="0" w:space="0" w:color="auto"/>
                    <w:right w:val="none" w:sz="0" w:space="0" w:color="auto"/>
                  </w:divBdr>
                </w:div>
                <w:div w:id="1389380971">
                  <w:marLeft w:val="0"/>
                  <w:marRight w:val="0"/>
                  <w:marTop w:val="0"/>
                  <w:marBottom w:val="0"/>
                  <w:divBdr>
                    <w:top w:val="none" w:sz="0" w:space="0" w:color="auto"/>
                    <w:left w:val="none" w:sz="0" w:space="0" w:color="auto"/>
                    <w:bottom w:val="none" w:sz="0" w:space="0" w:color="auto"/>
                    <w:right w:val="none" w:sz="0" w:space="0" w:color="auto"/>
                  </w:divBdr>
                </w:div>
                <w:div w:id="1391148906">
                  <w:marLeft w:val="0"/>
                  <w:marRight w:val="0"/>
                  <w:marTop w:val="0"/>
                  <w:marBottom w:val="0"/>
                  <w:divBdr>
                    <w:top w:val="none" w:sz="0" w:space="0" w:color="auto"/>
                    <w:left w:val="none" w:sz="0" w:space="0" w:color="auto"/>
                    <w:bottom w:val="none" w:sz="0" w:space="0" w:color="auto"/>
                    <w:right w:val="none" w:sz="0" w:space="0" w:color="auto"/>
                  </w:divBdr>
                </w:div>
                <w:div w:id="1393578664">
                  <w:marLeft w:val="0"/>
                  <w:marRight w:val="0"/>
                  <w:marTop w:val="0"/>
                  <w:marBottom w:val="0"/>
                  <w:divBdr>
                    <w:top w:val="none" w:sz="0" w:space="0" w:color="auto"/>
                    <w:left w:val="none" w:sz="0" w:space="0" w:color="auto"/>
                    <w:bottom w:val="none" w:sz="0" w:space="0" w:color="auto"/>
                    <w:right w:val="none" w:sz="0" w:space="0" w:color="auto"/>
                  </w:divBdr>
                </w:div>
                <w:div w:id="1393966260">
                  <w:marLeft w:val="0"/>
                  <w:marRight w:val="0"/>
                  <w:marTop w:val="0"/>
                  <w:marBottom w:val="0"/>
                  <w:divBdr>
                    <w:top w:val="none" w:sz="0" w:space="0" w:color="auto"/>
                    <w:left w:val="none" w:sz="0" w:space="0" w:color="auto"/>
                    <w:bottom w:val="none" w:sz="0" w:space="0" w:color="auto"/>
                    <w:right w:val="none" w:sz="0" w:space="0" w:color="auto"/>
                  </w:divBdr>
                </w:div>
                <w:div w:id="1394617325">
                  <w:marLeft w:val="0"/>
                  <w:marRight w:val="0"/>
                  <w:marTop w:val="0"/>
                  <w:marBottom w:val="0"/>
                  <w:divBdr>
                    <w:top w:val="none" w:sz="0" w:space="0" w:color="auto"/>
                    <w:left w:val="none" w:sz="0" w:space="0" w:color="auto"/>
                    <w:bottom w:val="none" w:sz="0" w:space="0" w:color="auto"/>
                    <w:right w:val="none" w:sz="0" w:space="0" w:color="auto"/>
                  </w:divBdr>
                </w:div>
                <w:div w:id="1396126951">
                  <w:marLeft w:val="0"/>
                  <w:marRight w:val="0"/>
                  <w:marTop w:val="0"/>
                  <w:marBottom w:val="0"/>
                  <w:divBdr>
                    <w:top w:val="none" w:sz="0" w:space="0" w:color="auto"/>
                    <w:left w:val="none" w:sz="0" w:space="0" w:color="auto"/>
                    <w:bottom w:val="none" w:sz="0" w:space="0" w:color="auto"/>
                    <w:right w:val="none" w:sz="0" w:space="0" w:color="auto"/>
                  </w:divBdr>
                </w:div>
                <w:div w:id="1397388616">
                  <w:marLeft w:val="0"/>
                  <w:marRight w:val="0"/>
                  <w:marTop w:val="0"/>
                  <w:marBottom w:val="0"/>
                  <w:divBdr>
                    <w:top w:val="none" w:sz="0" w:space="0" w:color="auto"/>
                    <w:left w:val="none" w:sz="0" w:space="0" w:color="auto"/>
                    <w:bottom w:val="none" w:sz="0" w:space="0" w:color="auto"/>
                    <w:right w:val="none" w:sz="0" w:space="0" w:color="auto"/>
                  </w:divBdr>
                </w:div>
                <w:div w:id="1398481012">
                  <w:marLeft w:val="0"/>
                  <w:marRight w:val="0"/>
                  <w:marTop w:val="0"/>
                  <w:marBottom w:val="0"/>
                  <w:divBdr>
                    <w:top w:val="none" w:sz="0" w:space="0" w:color="auto"/>
                    <w:left w:val="none" w:sz="0" w:space="0" w:color="auto"/>
                    <w:bottom w:val="none" w:sz="0" w:space="0" w:color="auto"/>
                    <w:right w:val="none" w:sz="0" w:space="0" w:color="auto"/>
                  </w:divBdr>
                </w:div>
                <w:div w:id="1402168250">
                  <w:marLeft w:val="0"/>
                  <w:marRight w:val="0"/>
                  <w:marTop w:val="0"/>
                  <w:marBottom w:val="0"/>
                  <w:divBdr>
                    <w:top w:val="none" w:sz="0" w:space="0" w:color="auto"/>
                    <w:left w:val="none" w:sz="0" w:space="0" w:color="auto"/>
                    <w:bottom w:val="none" w:sz="0" w:space="0" w:color="auto"/>
                    <w:right w:val="none" w:sz="0" w:space="0" w:color="auto"/>
                  </w:divBdr>
                </w:div>
                <w:div w:id="1407653441">
                  <w:marLeft w:val="0"/>
                  <w:marRight w:val="0"/>
                  <w:marTop w:val="0"/>
                  <w:marBottom w:val="0"/>
                  <w:divBdr>
                    <w:top w:val="none" w:sz="0" w:space="0" w:color="auto"/>
                    <w:left w:val="none" w:sz="0" w:space="0" w:color="auto"/>
                    <w:bottom w:val="none" w:sz="0" w:space="0" w:color="auto"/>
                    <w:right w:val="none" w:sz="0" w:space="0" w:color="auto"/>
                  </w:divBdr>
                </w:div>
                <w:div w:id="1408839607">
                  <w:marLeft w:val="0"/>
                  <w:marRight w:val="0"/>
                  <w:marTop w:val="0"/>
                  <w:marBottom w:val="0"/>
                  <w:divBdr>
                    <w:top w:val="none" w:sz="0" w:space="0" w:color="auto"/>
                    <w:left w:val="none" w:sz="0" w:space="0" w:color="auto"/>
                    <w:bottom w:val="none" w:sz="0" w:space="0" w:color="auto"/>
                    <w:right w:val="none" w:sz="0" w:space="0" w:color="auto"/>
                  </w:divBdr>
                </w:div>
                <w:div w:id="1410495525">
                  <w:marLeft w:val="0"/>
                  <w:marRight w:val="0"/>
                  <w:marTop w:val="0"/>
                  <w:marBottom w:val="0"/>
                  <w:divBdr>
                    <w:top w:val="none" w:sz="0" w:space="0" w:color="auto"/>
                    <w:left w:val="none" w:sz="0" w:space="0" w:color="auto"/>
                    <w:bottom w:val="none" w:sz="0" w:space="0" w:color="auto"/>
                    <w:right w:val="none" w:sz="0" w:space="0" w:color="auto"/>
                  </w:divBdr>
                </w:div>
                <w:div w:id="1411122428">
                  <w:marLeft w:val="0"/>
                  <w:marRight w:val="0"/>
                  <w:marTop w:val="0"/>
                  <w:marBottom w:val="0"/>
                  <w:divBdr>
                    <w:top w:val="none" w:sz="0" w:space="0" w:color="auto"/>
                    <w:left w:val="none" w:sz="0" w:space="0" w:color="auto"/>
                    <w:bottom w:val="none" w:sz="0" w:space="0" w:color="auto"/>
                    <w:right w:val="none" w:sz="0" w:space="0" w:color="auto"/>
                  </w:divBdr>
                </w:div>
                <w:div w:id="1412434525">
                  <w:marLeft w:val="0"/>
                  <w:marRight w:val="0"/>
                  <w:marTop w:val="0"/>
                  <w:marBottom w:val="0"/>
                  <w:divBdr>
                    <w:top w:val="none" w:sz="0" w:space="0" w:color="auto"/>
                    <w:left w:val="none" w:sz="0" w:space="0" w:color="auto"/>
                    <w:bottom w:val="none" w:sz="0" w:space="0" w:color="auto"/>
                    <w:right w:val="none" w:sz="0" w:space="0" w:color="auto"/>
                  </w:divBdr>
                </w:div>
                <w:div w:id="1416627727">
                  <w:marLeft w:val="0"/>
                  <w:marRight w:val="0"/>
                  <w:marTop w:val="0"/>
                  <w:marBottom w:val="0"/>
                  <w:divBdr>
                    <w:top w:val="none" w:sz="0" w:space="0" w:color="auto"/>
                    <w:left w:val="none" w:sz="0" w:space="0" w:color="auto"/>
                    <w:bottom w:val="none" w:sz="0" w:space="0" w:color="auto"/>
                    <w:right w:val="none" w:sz="0" w:space="0" w:color="auto"/>
                  </w:divBdr>
                </w:div>
                <w:div w:id="1419214170">
                  <w:marLeft w:val="0"/>
                  <w:marRight w:val="0"/>
                  <w:marTop w:val="0"/>
                  <w:marBottom w:val="0"/>
                  <w:divBdr>
                    <w:top w:val="none" w:sz="0" w:space="0" w:color="auto"/>
                    <w:left w:val="none" w:sz="0" w:space="0" w:color="auto"/>
                    <w:bottom w:val="none" w:sz="0" w:space="0" w:color="auto"/>
                    <w:right w:val="none" w:sz="0" w:space="0" w:color="auto"/>
                  </w:divBdr>
                </w:div>
                <w:div w:id="1419911995">
                  <w:marLeft w:val="0"/>
                  <w:marRight w:val="0"/>
                  <w:marTop w:val="0"/>
                  <w:marBottom w:val="0"/>
                  <w:divBdr>
                    <w:top w:val="none" w:sz="0" w:space="0" w:color="auto"/>
                    <w:left w:val="none" w:sz="0" w:space="0" w:color="auto"/>
                    <w:bottom w:val="none" w:sz="0" w:space="0" w:color="auto"/>
                    <w:right w:val="none" w:sz="0" w:space="0" w:color="auto"/>
                  </w:divBdr>
                </w:div>
                <w:div w:id="1430004475">
                  <w:marLeft w:val="0"/>
                  <w:marRight w:val="0"/>
                  <w:marTop w:val="0"/>
                  <w:marBottom w:val="0"/>
                  <w:divBdr>
                    <w:top w:val="none" w:sz="0" w:space="0" w:color="auto"/>
                    <w:left w:val="none" w:sz="0" w:space="0" w:color="auto"/>
                    <w:bottom w:val="none" w:sz="0" w:space="0" w:color="auto"/>
                    <w:right w:val="none" w:sz="0" w:space="0" w:color="auto"/>
                  </w:divBdr>
                </w:div>
                <w:div w:id="1430924477">
                  <w:marLeft w:val="0"/>
                  <w:marRight w:val="0"/>
                  <w:marTop w:val="0"/>
                  <w:marBottom w:val="0"/>
                  <w:divBdr>
                    <w:top w:val="none" w:sz="0" w:space="0" w:color="auto"/>
                    <w:left w:val="none" w:sz="0" w:space="0" w:color="auto"/>
                    <w:bottom w:val="none" w:sz="0" w:space="0" w:color="auto"/>
                    <w:right w:val="none" w:sz="0" w:space="0" w:color="auto"/>
                  </w:divBdr>
                </w:div>
                <w:div w:id="1431314077">
                  <w:marLeft w:val="0"/>
                  <w:marRight w:val="0"/>
                  <w:marTop w:val="0"/>
                  <w:marBottom w:val="0"/>
                  <w:divBdr>
                    <w:top w:val="none" w:sz="0" w:space="0" w:color="auto"/>
                    <w:left w:val="none" w:sz="0" w:space="0" w:color="auto"/>
                    <w:bottom w:val="none" w:sz="0" w:space="0" w:color="auto"/>
                    <w:right w:val="none" w:sz="0" w:space="0" w:color="auto"/>
                  </w:divBdr>
                </w:div>
                <w:div w:id="1432508062">
                  <w:marLeft w:val="0"/>
                  <w:marRight w:val="0"/>
                  <w:marTop w:val="0"/>
                  <w:marBottom w:val="0"/>
                  <w:divBdr>
                    <w:top w:val="none" w:sz="0" w:space="0" w:color="auto"/>
                    <w:left w:val="none" w:sz="0" w:space="0" w:color="auto"/>
                    <w:bottom w:val="none" w:sz="0" w:space="0" w:color="auto"/>
                    <w:right w:val="none" w:sz="0" w:space="0" w:color="auto"/>
                  </w:divBdr>
                </w:div>
                <w:div w:id="1433937988">
                  <w:marLeft w:val="0"/>
                  <w:marRight w:val="0"/>
                  <w:marTop w:val="0"/>
                  <w:marBottom w:val="0"/>
                  <w:divBdr>
                    <w:top w:val="none" w:sz="0" w:space="0" w:color="auto"/>
                    <w:left w:val="none" w:sz="0" w:space="0" w:color="auto"/>
                    <w:bottom w:val="none" w:sz="0" w:space="0" w:color="auto"/>
                    <w:right w:val="none" w:sz="0" w:space="0" w:color="auto"/>
                  </w:divBdr>
                </w:div>
                <w:div w:id="1434548620">
                  <w:marLeft w:val="0"/>
                  <w:marRight w:val="0"/>
                  <w:marTop w:val="0"/>
                  <w:marBottom w:val="0"/>
                  <w:divBdr>
                    <w:top w:val="none" w:sz="0" w:space="0" w:color="auto"/>
                    <w:left w:val="none" w:sz="0" w:space="0" w:color="auto"/>
                    <w:bottom w:val="none" w:sz="0" w:space="0" w:color="auto"/>
                    <w:right w:val="none" w:sz="0" w:space="0" w:color="auto"/>
                  </w:divBdr>
                </w:div>
                <w:div w:id="1434861721">
                  <w:marLeft w:val="0"/>
                  <w:marRight w:val="0"/>
                  <w:marTop w:val="0"/>
                  <w:marBottom w:val="0"/>
                  <w:divBdr>
                    <w:top w:val="none" w:sz="0" w:space="0" w:color="auto"/>
                    <w:left w:val="none" w:sz="0" w:space="0" w:color="auto"/>
                    <w:bottom w:val="none" w:sz="0" w:space="0" w:color="auto"/>
                    <w:right w:val="none" w:sz="0" w:space="0" w:color="auto"/>
                  </w:divBdr>
                </w:div>
                <w:div w:id="1435900176">
                  <w:marLeft w:val="0"/>
                  <w:marRight w:val="0"/>
                  <w:marTop w:val="0"/>
                  <w:marBottom w:val="0"/>
                  <w:divBdr>
                    <w:top w:val="none" w:sz="0" w:space="0" w:color="auto"/>
                    <w:left w:val="none" w:sz="0" w:space="0" w:color="auto"/>
                    <w:bottom w:val="none" w:sz="0" w:space="0" w:color="auto"/>
                    <w:right w:val="none" w:sz="0" w:space="0" w:color="auto"/>
                  </w:divBdr>
                </w:div>
                <w:div w:id="1437628774">
                  <w:marLeft w:val="0"/>
                  <w:marRight w:val="0"/>
                  <w:marTop w:val="0"/>
                  <w:marBottom w:val="0"/>
                  <w:divBdr>
                    <w:top w:val="none" w:sz="0" w:space="0" w:color="auto"/>
                    <w:left w:val="none" w:sz="0" w:space="0" w:color="auto"/>
                    <w:bottom w:val="none" w:sz="0" w:space="0" w:color="auto"/>
                    <w:right w:val="none" w:sz="0" w:space="0" w:color="auto"/>
                  </w:divBdr>
                </w:div>
                <w:div w:id="1439716299">
                  <w:marLeft w:val="0"/>
                  <w:marRight w:val="0"/>
                  <w:marTop w:val="0"/>
                  <w:marBottom w:val="0"/>
                  <w:divBdr>
                    <w:top w:val="none" w:sz="0" w:space="0" w:color="auto"/>
                    <w:left w:val="none" w:sz="0" w:space="0" w:color="auto"/>
                    <w:bottom w:val="none" w:sz="0" w:space="0" w:color="auto"/>
                    <w:right w:val="none" w:sz="0" w:space="0" w:color="auto"/>
                  </w:divBdr>
                </w:div>
                <w:div w:id="1440029444">
                  <w:marLeft w:val="0"/>
                  <w:marRight w:val="0"/>
                  <w:marTop w:val="0"/>
                  <w:marBottom w:val="0"/>
                  <w:divBdr>
                    <w:top w:val="none" w:sz="0" w:space="0" w:color="auto"/>
                    <w:left w:val="none" w:sz="0" w:space="0" w:color="auto"/>
                    <w:bottom w:val="none" w:sz="0" w:space="0" w:color="auto"/>
                    <w:right w:val="none" w:sz="0" w:space="0" w:color="auto"/>
                  </w:divBdr>
                </w:div>
                <w:div w:id="1441074151">
                  <w:marLeft w:val="0"/>
                  <w:marRight w:val="0"/>
                  <w:marTop w:val="0"/>
                  <w:marBottom w:val="0"/>
                  <w:divBdr>
                    <w:top w:val="none" w:sz="0" w:space="0" w:color="auto"/>
                    <w:left w:val="none" w:sz="0" w:space="0" w:color="auto"/>
                    <w:bottom w:val="none" w:sz="0" w:space="0" w:color="auto"/>
                    <w:right w:val="none" w:sz="0" w:space="0" w:color="auto"/>
                  </w:divBdr>
                </w:div>
                <w:div w:id="1441222388">
                  <w:marLeft w:val="0"/>
                  <w:marRight w:val="0"/>
                  <w:marTop w:val="0"/>
                  <w:marBottom w:val="0"/>
                  <w:divBdr>
                    <w:top w:val="none" w:sz="0" w:space="0" w:color="auto"/>
                    <w:left w:val="none" w:sz="0" w:space="0" w:color="auto"/>
                    <w:bottom w:val="none" w:sz="0" w:space="0" w:color="auto"/>
                    <w:right w:val="none" w:sz="0" w:space="0" w:color="auto"/>
                  </w:divBdr>
                </w:div>
                <w:div w:id="1442535044">
                  <w:marLeft w:val="0"/>
                  <w:marRight w:val="0"/>
                  <w:marTop w:val="0"/>
                  <w:marBottom w:val="0"/>
                  <w:divBdr>
                    <w:top w:val="none" w:sz="0" w:space="0" w:color="auto"/>
                    <w:left w:val="none" w:sz="0" w:space="0" w:color="auto"/>
                    <w:bottom w:val="none" w:sz="0" w:space="0" w:color="auto"/>
                    <w:right w:val="none" w:sz="0" w:space="0" w:color="auto"/>
                  </w:divBdr>
                </w:div>
                <w:div w:id="1442721115">
                  <w:marLeft w:val="0"/>
                  <w:marRight w:val="0"/>
                  <w:marTop w:val="0"/>
                  <w:marBottom w:val="0"/>
                  <w:divBdr>
                    <w:top w:val="none" w:sz="0" w:space="0" w:color="auto"/>
                    <w:left w:val="none" w:sz="0" w:space="0" w:color="auto"/>
                    <w:bottom w:val="none" w:sz="0" w:space="0" w:color="auto"/>
                    <w:right w:val="none" w:sz="0" w:space="0" w:color="auto"/>
                  </w:divBdr>
                </w:div>
                <w:div w:id="1442796685">
                  <w:marLeft w:val="0"/>
                  <w:marRight w:val="0"/>
                  <w:marTop w:val="0"/>
                  <w:marBottom w:val="0"/>
                  <w:divBdr>
                    <w:top w:val="none" w:sz="0" w:space="0" w:color="auto"/>
                    <w:left w:val="none" w:sz="0" w:space="0" w:color="auto"/>
                    <w:bottom w:val="none" w:sz="0" w:space="0" w:color="auto"/>
                    <w:right w:val="none" w:sz="0" w:space="0" w:color="auto"/>
                  </w:divBdr>
                </w:div>
                <w:div w:id="1443066693">
                  <w:marLeft w:val="0"/>
                  <w:marRight w:val="0"/>
                  <w:marTop w:val="0"/>
                  <w:marBottom w:val="0"/>
                  <w:divBdr>
                    <w:top w:val="none" w:sz="0" w:space="0" w:color="auto"/>
                    <w:left w:val="none" w:sz="0" w:space="0" w:color="auto"/>
                    <w:bottom w:val="none" w:sz="0" w:space="0" w:color="auto"/>
                    <w:right w:val="none" w:sz="0" w:space="0" w:color="auto"/>
                  </w:divBdr>
                </w:div>
                <w:div w:id="1443959263">
                  <w:marLeft w:val="0"/>
                  <w:marRight w:val="0"/>
                  <w:marTop w:val="0"/>
                  <w:marBottom w:val="0"/>
                  <w:divBdr>
                    <w:top w:val="none" w:sz="0" w:space="0" w:color="auto"/>
                    <w:left w:val="none" w:sz="0" w:space="0" w:color="auto"/>
                    <w:bottom w:val="none" w:sz="0" w:space="0" w:color="auto"/>
                    <w:right w:val="none" w:sz="0" w:space="0" w:color="auto"/>
                  </w:divBdr>
                </w:div>
                <w:div w:id="1444495406">
                  <w:marLeft w:val="0"/>
                  <w:marRight w:val="0"/>
                  <w:marTop w:val="0"/>
                  <w:marBottom w:val="0"/>
                  <w:divBdr>
                    <w:top w:val="none" w:sz="0" w:space="0" w:color="auto"/>
                    <w:left w:val="none" w:sz="0" w:space="0" w:color="auto"/>
                    <w:bottom w:val="none" w:sz="0" w:space="0" w:color="auto"/>
                    <w:right w:val="none" w:sz="0" w:space="0" w:color="auto"/>
                  </w:divBdr>
                </w:div>
                <w:div w:id="1445075782">
                  <w:marLeft w:val="0"/>
                  <w:marRight w:val="0"/>
                  <w:marTop w:val="0"/>
                  <w:marBottom w:val="0"/>
                  <w:divBdr>
                    <w:top w:val="none" w:sz="0" w:space="0" w:color="auto"/>
                    <w:left w:val="none" w:sz="0" w:space="0" w:color="auto"/>
                    <w:bottom w:val="none" w:sz="0" w:space="0" w:color="auto"/>
                    <w:right w:val="none" w:sz="0" w:space="0" w:color="auto"/>
                  </w:divBdr>
                </w:div>
                <w:div w:id="1446851342">
                  <w:marLeft w:val="0"/>
                  <w:marRight w:val="0"/>
                  <w:marTop w:val="0"/>
                  <w:marBottom w:val="0"/>
                  <w:divBdr>
                    <w:top w:val="none" w:sz="0" w:space="0" w:color="auto"/>
                    <w:left w:val="none" w:sz="0" w:space="0" w:color="auto"/>
                    <w:bottom w:val="none" w:sz="0" w:space="0" w:color="auto"/>
                    <w:right w:val="none" w:sz="0" w:space="0" w:color="auto"/>
                  </w:divBdr>
                </w:div>
                <w:div w:id="1447116120">
                  <w:marLeft w:val="0"/>
                  <w:marRight w:val="0"/>
                  <w:marTop w:val="0"/>
                  <w:marBottom w:val="0"/>
                  <w:divBdr>
                    <w:top w:val="none" w:sz="0" w:space="0" w:color="auto"/>
                    <w:left w:val="none" w:sz="0" w:space="0" w:color="auto"/>
                    <w:bottom w:val="none" w:sz="0" w:space="0" w:color="auto"/>
                    <w:right w:val="none" w:sz="0" w:space="0" w:color="auto"/>
                  </w:divBdr>
                </w:div>
                <w:div w:id="1447845762">
                  <w:marLeft w:val="0"/>
                  <w:marRight w:val="0"/>
                  <w:marTop w:val="0"/>
                  <w:marBottom w:val="0"/>
                  <w:divBdr>
                    <w:top w:val="none" w:sz="0" w:space="0" w:color="auto"/>
                    <w:left w:val="none" w:sz="0" w:space="0" w:color="auto"/>
                    <w:bottom w:val="none" w:sz="0" w:space="0" w:color="auto"/>
                    <w:right w:val="none" w:sz="0" w:space="0" w:color="auto"/>
                  </w:divBdr>
                </w:div>
                <w:div w:id="1449927677">
                  <w:marLeft w:val="0"/>
                  <w:marRight w:val="0"/>
                  <w:marTop w:val="0"/>
                  <w:marBottom w:val="0"/>
                  <w:divBdr>
                    <w:top w:val="none" w:sz="0" w:space="0" w:color="auto"/>
                    <w:left w:val="none" w:sz="0" w:space="0" w:color="auto"/>
                    <w:bottom w:val="none" w:sz="0" w:space="0" w:color="auto"/>
                    <w:right w:val="none" w:sz="0" w:space="0" w:color="auto"/>
                  </w:divBdr>
                </w:div>
                <w:div w:id="1450658964">
                  <w:marLeft w:val="0"/>
                  <w:marRight w:val="0"/>
                  <w:marTop w:val="0"/>
                  <w:marBottom w:val="0"/>
                  <w:divBdr>
                    <w:top w:val="none" w:sz="0" w:space="0" w:color="auto"/>
                    <w:left w:val="none" w:sz="0" w:space="0" w:color="auto"/>
                    <w:bottom w:val="none" w:sz="0" w:space="0" w:color="auto"/>
                    <w:right w:val="none" w:sz="0" w:space="0" w:color="auto"/>
                  </w:divBdr>
                </w:div>
                <w:div w:id="1453016344">
                  <w:marLeft w:val="0"/>
                  <w:marRight w:val="0"/>
                  <w:marTop w:val="0"/>
                  <w:marBottom w:val="0"/>
                  <w:divBdr>
                    <w:top w:val="none" w:sz="0" w:space="0" w:color="auto"/>
                    <w:left w:val="none" w:sz="0" w:space="0" w:color="auto"/>
                    <w:bottom w:val="none" w:sz="0" w:space="0" w:color="auto"/>
                    <w:right w:val="none" w:sz="0" w:space="0" w:color="auto"/>
                  </w:divBdr>
                </w:div>
                <w:div w:id="1453131585">
                  <w:marLeft w:val="0"/>
                  <w:marRight w:val="0"/>
                  <w:marTop w:val="0"/>
                  <w:marBottom w:val="0"/>
                  <w:divBdr>
                    <w:top w:val="none" w:sz="0" w:space="0" w:color="auto"/>
                    <w:left w:val="none" w:sz="0" w:space="0" w:color="auto"/>
                    <w:bottom w:val="none" w:sz="0" w:space="0" w:color="auto"/>
                    <w:right w:val="none" w:sz="0" w:space="0" w:color="auto"/>
                  </w:divBdr>
                </w:div>
                <w:div w:id="1454860421">
                  <w:marLeft w:val="0"/>
                  <w:marRight w:val="0"/>
                  <w:marTop w:val="0"/>
                  <w:marBottom w:val="0"/>
                  <w:divBdr>
                    <w:top w:val="none" w:sz="0" w:space="0" w:color="auto"/>
                    <w:left w:val="none" w:sz="0" w:space="0" w:color="auto"/>
                    <w:bottom w:val="none" w:sz="0" w:space="0" w:color="auto"/>
                    <w:right w:val="none" w:sz="0" w:space="0" w:color="auto"/>
                  </w:divBdr>
                </w:div>
                <w:div w:id="1456019613">
                  <w:marLeft w:val="0"/>
                  <w:marRight w:val="0"/>
                  <w:marTop w:val="0"/>
                  <w:marBottom w:val="0"/>
                  <w:divBdr>
                    <w:top w:val="none" w:sz="0" w:space="0" w:color="auto"/>
                    <w:left w:val="none" w:sz="0" w:space="0" w:color="auto"/>
                    <w:bottom w:val="none" w:sz="0" w:space="0" w:color="auto"/>
                    <w:right w:val="none" w:sz="0" w:space="0" w:color="auto"/>
                  </w:divBdr>
                </w:div>
                <w:div w:id="1459301515">
                  <w:marLeft w:val="0"/>
                  <w:marRight w:val="0"/>
                  <w:marTop w:val="0"/>
                  <w:marBottom w:val="0"/>
                  <w:divBdr>
                    <w:top w:val="none" w:sz="0" w:space="0" w:color="auto"/>
                    <w:left w:val="none" w:sz="0" w:space="0" w:color="auto"/>
                    <w:bottom w:val="none" w:sz="0" w:space="0" w:color="auto"/>
                    <w:right w:val="none" w:sz="0" w:space="0" w:color="auto"/>
                  </w:divBdr>
                </w:div>
                <w:div w:id="1459445900">
                  <w:marLeft w:val="0"/>
                  <w:marRight w:val="0"/>
                  <w:marTop w:val="0"/>
                  <w:marBottom w:val="0"/>
                  <w:divBdr>
                    <w:top w:val="none" w:sz="0" w:space="0" w:color="auto"/>
                    <w:left w:val="none" w:sz="0" w:space="0" w:color="auto"/>
                    <w:bottom w:val="none" w:sz="0" w:space="0" w:color="auto"/>
                    <w:right w:val="none" w:sz="0" w:space="0" w:color="auto"/>
                  </w:divBdr>
                </w:div>
                <w:div w:id="1460804852">
                  <w:marLeft w:val="0"/>
                  <w:marRight w:val="0"/>
                  <w:marTop w:val="0"/>
                  <w:marBottom w:val="0"/>
                  <w:divBdr>
                    <w:top w:val="none" w:sz="0" w:space="0" w:color="auto"/>
                    <w:left w:val="none" w:sz="0" w:space="0" w:color="auto"/>
                    <w:bottom w:val="none" w:sz="0" w:space="0" w:color="auto"/>
                    <w:right w:val="none" w:sz="0" w:space="0" w:color="auto"/>
                  </w:divBdr>
                </w:div>
                <w:div w:id="1461653878">
                  <w:marLeft w:val="0"/>
                  <w:marRight w:val="0"/>
                  <w:marTop w:val="0"/>
                  <w:marBottom w:val="0"/>
                  <w:divBdr>
                    <w:top w:val="none" w:sz="0" w:space="0" w:color="auto"/>
                    <w:left w:val="none" w:sz="0" w:space="0" w:color="auto"/>
                    <w:bottom w:val="none" w:sz="0" w:space="0" w:color="auto"/>
                    <w:right w:val="none" w:sz="0" w:space="0" w:color="auto"/>
                  </w:divBdr>
                </w:div>
                <w:div w:id="1461848031">
                  <w:marLeft w:val="0"/>
                  <w:marRight w:val="0"/>
                  <w:marTop w:val="0"/>
                  <w:marBottom w:val="0"/>
                  <w:divBdr>
                    <w:top w:val="none" w:sz="0" w:space="0" w:color="auto"/>
                    <w:left w:val="none" w:sz="0" w:space="0" w:color="auto"/>
                    <w:bottom w:val="none" w:sz="0" w:space="0" w:color="auto"/>
                    <w:right w:val="none" w:sz="0" w:space="0" w:color="auto"/>
                  </w:divBdr>
                </w:div>
                <w:div w:id="1461993269">
                  <w:marLeft w:val="0"/>
                  <w:marRight w:val="0"/>
                  <w:marTop w:val="0"/>
                  <w:marBottom w:val="0"/>
                  <w:divBdr>
                    <w:top w:val="none" w:sz="0" w:space="0" w:color="auto"/>
                    <w:left w:val="none" w:sz="0" w:space="0" w:color="auto"/>
                    <w:bottom w:val="none" w:sz="0" w:space="0" w:color="auto"/>
                    <w:right w:val="none" w:sz="0" w:space="0" w:color="auto"/>
                  </w:divBdr>
                </w:div>
                <w:div w:id="1463765653">
                  <w:marLeft w:val="0"/>
                  <w:marRight w:val="0"/>
                  <w:marTop w:val="0"/>
                  <w:marBottom w:val="0"/>
                  <w:divBdr>
                    <w:top w:val="none" w:sz="0" w:space="0" w:color="auto"/>
                    <w:left w:val="none" w:sz="0" w:space="0" w:color="auto"/>
                    <w:bottom w:val="none" w:sz="0" w:space="0" w:color="auto"/>
                    <w:right w:val="none" w:sz="0" w:space="0" w:color="auto"/>
                  </w:divBdr>
                </w:div>
                <w:div w:id="1465932044">
                  <w:marLeft w:val="0"/>
                  <w:marRight w:val="0"/>
                  <w:marTop w:val="0"/>
                  <w:marBottom w:val="0"/>
                  <w:divBdr>
                    <w:top w:val="none" w:sz="0" w:space="0" w:color="auto"/>
                    <w:left w:val="none" w:sz="0" w:space="0" w:color="auto"/>
                    <w:bottom w:val="none" w:sz="0" w:space="0" w:color="auto"/>
                    <w:right w:val="none" w:sz="0" w:space="0" w:color="auto"/>
                  </w:divBdr>
                </w:div>
                <w:div w:id="1470367322">
                  <w:marLeft w:val="0"/>
                  <w:marRight w:val="0"/>
                  <w:marTop w:val="0"/>
                  <w:marBottom w:val="0"/>
                  <w:divBdr>
                    <w:top w:val="none" w:sz="0" w:space="0" w:color="auto"/>
                    <w:left w:val="none" w:sz="0" w:space="0" w:color="auto"/>
                    <w:bottom w:val="none" w:sz="0" w:space="0" w:color="auto"/>
                    <w:right w:val="none" w:sz="0" w:space="0" w:color="auto"/>
                  </w:divBdr>
                </w:div>
                <w:div w:id="1470442901">
                  <w:marLeft w:val="0"/>
                  <w:marRight w:val="0"/>
                  <w:marTop w:val="0"/>
                  <w:marBottom w:val="0"/>
                  <w:divBdr>
                    <w:top w:val="none" w:sz="0" w:space="0" w:color="auto"/>
                    <w:left w:val="none" w:sz="0" w:space="0" w:color="auto"/>
                    <w:bottom w:val="none" w:sz="0" w:space="0" w:color="auto"/>
                    <w:right w:val="none" w:sz="0" w:space="0" w:color="auto"/>
                  </w:divBdr>
                </w:div>
                <w:div w:id="1473137142">
                  <w:marLeft w:val="0"/>
                  <w:marRight w:val="0"/>
                  <w:marTop w:val="0"/>
                  <w:marBottom w:val="0"/>
                  <w:divBdr>
                    <w:top w:val="none" w:sz="0" w:space="0" w:color="auto"/>
                    <w:left w:val="none" w:sz="0" w:space="0" w:color="auto"/>
                    <w:bottom w:val="none" w:sz="0" w:space="0" w:color="auto"/>
                    <w:right w:val="none" w:sz="0" w:space="0" w:color="auto"/>
                  </w:divBdr>
                </w:div>
                <w:div w:id="1474130422">
                  <w:marLeft w:val="0"/>
                  <w:marRight w:val="0"/>
                  <w:marTop w:val="0"/>
                  <w:marBottom w:val="0"/>
                  <w:divBdr>
                    <w:top w:val="none" w:sz="0" w:space="0" w:color="auto"/>
                    <w:left w:val="none" w:sz="0" w:space="0" w:color="auto"/>
                    <w:bottom w:val="none" w:sz="0" w:space="0" w:color="auto"/>
                    <w:right w:val="none" w:sz="0" w:space="0" w:color="auto"/>
                  </w:divBdr>
                </w:div>
                <w:div w:id="1478186924">
                  <w:marLeft w:val="0"/>
                  <w:marRight w:val="0"/>
                  <w:marTop w:val="0"/>
                  <w:marBottom w:val="0"/>
                  <w:divBdr>
                    <w:top w:val="none" w:sz="0" w:space="0" w:color="auto"/>
                    <w:left w:val="none" w:sz="0" w:space="0" w:color="auto"/>
                    <w:bottom w:val="none" w:sz="0" w:space="0" w:color="auto"/>
                    <w:right w:val="none" w:sz="0" w:space="0" w:color="auto"/>
                  </w:divBdr>
                </w:div>
                <w:div w:id="1478187095">
                  <w:marLeft w:val="0"/>
                  <w:marRight w:val="0"/>
                  <w:marTop w:val="0"/>
                  <w:marBottom w:val="0"/>
                  <w:divBdr>
                    <w:top w:val="none" w:sz="0" w:space="0" w:color="auto"/>
                    <w:left w:val="none" w:sz="0" w:space="0" w:color="auto"/>
                    <w:bottom w:val="none" w:sz="0" w:space="0" w:color="auto"/>
                    <w:right w:val="none" w:sz="0" w:space="0" w:color="auto"/>
                  </w:divBdr>
                </w:div>
                <w:div w:id="1478763670">
                  <w:marLeft w:val="0"/>
                  <w:marRight w:val="0"/>
                  <w:marTop w:val="0"/>
                  <w:marBottom w:val="0"/>
                  <w:divBdr>
                    <w:top w:val="none" w:sz="0" w:space="0" w:color="auto"/>
                    <w:left w:val="none" w:sz="0" w:space="0" w:color="auto"/>
                    <w:bottom w:val="none" w:sz="0" w:space="0" w:color="auto"/>
                    <w:right w:val="none" w:sz="0" w:space="0" w:color="auto"/>
                  </w:divBdr>
                </w:div>
                <w:div w:id="1479103889">
                  <w:marLeft w:val="0"/>
                  <w:marRight w:val="0"/>
                  <w:marTop w:val="0"/>
                  <w:marBottom w:val="0"/>
                  <w:divBdr>
                    <w:top w:val="none" w:sz="0" w:space="0" w:color="auto"/>
                    <w:left w:val="none" w:sz="0" w:space="0" w:color="auto"/>
                    <w:bottom w:val="none" w:sz="0" w:space="0" w:color="auto"/>
                    <w:right w:val="none" w:sz="0" w:space="0" w:color="auto"/>
                  </w:divBdr>
                </w:div>
                <w:div w:id="1479297872">
                  <w:marLeft w:val="0"/>
                  <w:marRight w:val="0"/>
                  <w:marTop w:val="0"/>
                  <w:marBottom w:val="0"/>
                  <w:divBdr>
                    <w:top w:val="none" w:sz="0" w:space="0" w:color="auto"/>
                    <w:left w:val="none" w:sz="0" w:space="0" w:color="auto"/>
                    <w:bottom w:val="none" w:sz="0" w:space="0" w:color="auto"/>
                    <w:right w:val="none" w:sz="0" w:space="0" w:color="auto"/>
                  </w:divBdr>
                </w:div>
                <w:div w:id="1481772909">
                  <w:marLeft w:val="0"/>
                  <w:marRight w:val="0"/>
                  <w:marTop w:val="0"/>
                  <w:marBottom w:val="0"/>
                  <w:divBdr>
                    <w:top w:val="none" w:sz="0" w:space="0" w:color="auto"/>
                    <w:left w:val="none" w:sz="0" w:space="0" w:color="auto"/>
                    <w:bottom w:val="none" w:sz="0" w:space="0" w:color="auto"/>
                    <w:right w:val="none" w:sz="0" w:space="0" w:color="auto"/>
                  </w:divBdr>
                </w:div>
                <w:div w:id="1482649913">
                  <w:marLeft w:val="0"/>
                  <w:marRight w:val="0"/>
                  <w:marTop w:val="0"/>
                  <w:marBottom w:val="0"/>
                  <w:divBdr>
                    <w:top w:val="none" w:sz="0" w:space="0" w:color="auto"/>
                    <w:left w:val="none" w:sz="0" w:space="0" w:color="auto"/>
                    <w:bottom w:val="none" w:sz="0" w:space="0" w:color="auto"/>
                    <w:right w:val="none" w:sz="0" w:space="0" w:color="auto"/>
                  </w:divBdr>
                </w:div>
                <w:div w:id="1489860827">
                  <w:marLeft w:val="0"/>
                  <w:marRight w:val="0"/>
                  <w:marTop w:val="0"/>
                  <w:marBottom w:val="0"/>
                  <w:divBdr>
                    <w:top w:val="none" w:sz="0" w:space="0" w:color="auto"/>
                    <w:left w:val="none" w:sz="0" w:space="0" w:color="auto"/>
                    <w:bottom w:val="none" w:sz="0" w:space="0" w:color="auto"/>
                    <w:right w:val="none" w:sz="0" w:space="0" w:color="auto"/>
                  </w:divBdr>
                </w:div>
                <w:div w:id="1490555635">
                  <w:marLeft w:val="0"/>
                  <w:marRight w:val="0"/>
                  <w:marTop w:val="0"/>
                  <w:marBottom w:val="0"/>
                  <w:divBdr>
                    <w:top w:val="none" w:sz="0" w:space="0" w:color="auto"/>
                    <w:left w:val="none" w:sz="0" w:space="0" w:color="auto"/>
                    <w:bottom w:val="none" w:sz="0" w:space="0" w:color="auto"/>
                    <w:right w:val="none" w:sz="0" w:space="0" w:color="auto"/>
                  </w:divBdr>
                </w:div>
                <w:div w:id="1490705334">
                  <w:marLeft w:val="0"/>
                  <w:marRight w:val="0"/>
                  <w:marTop w:val="0"/>
                  <w:marBottom w:val="0"/>
                  <w:divBdr>
                    <w:top w:val="none" w:sz="0" w:space="0" w:color="auto"/>
                    <w:left w:val="none" w:sz="0" w:space="0" w:color="auto"/>
                    <w:bottom w:val="none" w:sz="0" w:space="0" w:color="auto"/>
                    <w:right w:val="none" w:sz="0" w:space="0" w:color="auto"/>
                  </w:divBdr>
                </w:div>
                <w:div w:id="1490829337">
                  <w:marLeft w:val="0"/>
                  <w:marRight w:val="0"/>
                  <w:marTop w:val="0"/>
                  <w:marBottom w:val="0"/>
                  <w:divBdr>
                    <w:top w:val="none" w:sz="0" w:space="0" w:color="auto"/>
                    <w:left w:val="none" w:sz="0" w:space="0" w:color="auto"/>
                    <w:bottom w:val="none" w:sz="0" w:space="0" w:color="auto"/>
                    <w:right w:val="none" w:sz="0" w:space="0" w:color="auto"/>
                  </w:divBdr>
                </w:div>
                <w:div w:id="1492217408">
                  <w:marLeft w:val="0"/>
                  <w:marRight w:val="0"/>
                  <w:marTop w:val="0"/>
                  <w:marBottom w:val="0"/>
                  <w:divBdr>
                    <w:top w:val="none" w:sz="0" w:space="0" w:color="auto"/>
                    <w:left w:val="none" w:sz="0" w:space="0" w:color="auto"/>
                    <w:bottom w:val="none" w:sz="0" w:space="0" w:color="auto"/>
                    <w:right w:val="none" w:sz="0" w:space="0" w:color="auto"/>
                  </w:divBdr>
                </w:div>
                <w:div w:id="1493793541">
                  <w:marLeft w:val="0"/>
                  <w:marRight w:val="0"/>
                  <w:marTop w:val="0"/>
                  <w:marBottom w:val="0"/>
                  <w:divBdr>
                    <w:top w:val="none" w:sz="0" w:space="0" w:color="auto"/>
                    <w:left w:val="none" w:sz="0" w:space="0" w:color="auto"/>
                    <w:bottom w:val="none" w:sz="0" w:space="0" w:color="auto"/>
                    <w:right w:val="none" w:sz="0" w:space="0" w:color="auto"/>
                  </w:divBdr>
                </w:div>
                <w:div w:id="1494446724">
                  <w:marLeft w:val="0"/>
                  <w:marRight w:val="0"/>
                  <w:marTop w:val="0"/>
                  <w:marBottom w:val="0"/>
                  <w:divBdr>
                    <w:top w:val="none" w:sz="0" w:space="0" w:color="auto"/>
                    <w:left w:val="none" w:sz="0" w:space="0" w:color="auto"/>
                    <w:bottom w:val="none" w:sz="0" w:space="0" w:color="auto"/>
                    <w:right w:val="none" w:sz="0" w:space="0" w:color="auto"/>
                  </w:divBdr>
                </w:div>
                <w:div w:id="1494880307">
                  <w:marLeft w:val="0"/>
                  <w:marRight w:val="0"/>
                  <w:marTop w:val="0"/>
                  <w:marBottom w:val="0"/>
                  <w:divBdr>
                    <w:top w:val="none" w:sz="0" w:space="0" w:color="auto"/>
                    <w:left w:val="none" w:sz="0" w:space="0" w:color="auto"/>
                    <w:bottom w:val="none" w:sz="0" w:space="0" w:color="auto"/>
                    <w:right w:val="none" w:sz="0" w:space="0" w:color="auto"/>
                  </w:divBdr>
                </w:div>
                <w:div w:id="1495991888">
                  <w:marLeft w:val="0"/>
                  <w:marRight w:val="0"/>
                  <w:marTop w:val="0"/>
                  <w:marBottom w:val="0"/>
                  <w:divBdr>
                    <w:top w:val="none" w:sz="0" w:space="0" w:color="auto"/>
                    <w:left w:val="none" w:sz="0" w:space="0" w:color="auto"/>
                    <w:bottom w:val="none" w:sz="0" w:space="0" w:color="auto"/>
                    <w:right w:val="none" w:sz="0" w:space="0" w:color="auto"/>
                  </w:divBdr>
                </w:div>
                <w:div w:id="1495994911">
                  <w:marLeft w:val="0"/>
                  <w:marRight w:val="0"/>
                  <w:marTop w:val="0"/>
                  <w:marBottom w:val="0"/>
                  <w:divBdr>
                    <w:top w:val="none" w:sz="0" w:space="0" w:color="auto"/>
                    <w:left w:val="none" w:sz="0" w:space="0" w:color="auto"/>
                    <w:bottom w:val="none" w:sz="0" w:space="0" w:color="auto"/>
                    <w:right w:val="none" w:sz="0" w:space="0" w:color="auto"/>
                  </w:divBdr>
                </w:div>
                <w:div w:id="1496843372">
                  <w:marLeft w:val="0"/>
                  <w:marRight w:val="0"/>
                  <w:marTop w:val="0"/>
                  <w:marBottom w:val="0"/>
                  <w:divBdr>
                    <w:top w:val="none" w:sz="0" w:space="0" w:color="auto"/>
                    <w:left w:val="none" w:sz="0" w:space="0" w:color="auto"/>
                    <w:bottom w:val="none" w:sz="0" w:space="0" w:color="auto"/>
                    <w:right w:val="none" w:sz="0" w:space="0" w:color="auto"/>
                  </w:divBdr>
                </w:div>
                <w:div w:id="1497106928">
                  <w:marLeft w:val="0"/>
                  <w:marRight w:val="0"/>
                  <w:marTop w:val="0"/>
                  <w:marBottom w:val="0"/>
                  <w:divBdr>
                    <w:top w:val="none" w:sz="0" w:space="0" w:color="auto"/>
                    <w:left w:val="none" w:sz="0" w:space="0" w:color="auto"/>
                    <w:bottom w:val="none" w:sz="0" w:space="0" w:color="auto"/>
                    <w:right w:val="none" w:sz="0" w:space="0" w:color="auto"/>
                  </w:divBdr>
                </w:div>
                <w:div w:id="1498181500">
                  <w:marLeft w:val="0"/>
                  <w:marRight w:val="0"/>
                  <w:marTop w:val="0"/>
                  <w:marBottom w:val="0"/>
                  <w:divBdr>
                    <w:top w:val="none" w:sz="0" w:space="0" w:color="auto"/>
                    <w:left w:val="none" w:sz="0" w:space="0" w:color="auto"/>
                    <w:bottom w:val="none" w:sz="0" w:space="0" w:color="auto"/>
                    <w:right w:val="none" w:sz="0" w:space="0" w:color="auto"/>
                  </w:divBdr>
                </w:div>
                <w:div w:id="1500727787">
                  <w:marLeft w:val="0"/>
                  <w:marRight w:val="0"/>
                  <w:marTop w:val="0"/>
                  <w:marBottom w:val="0"/>
                  <w:divBdr>
                    <w:top w:val="none" w:sz="0" w:space="0" w:color="auto"/>
                    <w:left w:val="none" w:sz="0" w:space="0" w:color="auto"/>
                    <w:bottom w:val="none" w:sz="0" w:space="0" w:color="auto"/>
                    <w:right w:val="none" w:sz="0" w:space="0" w:color="auto"/>
                  </w:divBdr>
                </w:div>
                <w:div w:id="1501848881">
                  <w:marLeft w:val="0"/>
                  <w:marRight w:val="0"/>
                  <w:marTop w:val="0"/>
                  <w:marBottom w:val="0"/>
                  <w:divBdr>
                    <w:top w:val="none" w:sz="0" w:space="0" w:color="auto"/>
                    <w:left w:val="none" w:sz="0" w:space="0" w:color="auto"/>
                    <w:bottom w:val="none" w:sz="0" w:space="0" w:color="auto"/>
                    <w:right w:val="none" w:sz="0" w:space="0" w:color="auto"/>
                  </w:divBdr>
                </w:div>
                <w:div w:id="1502156145">
                  <w:marLeft w:val="0"/>
                  <w:marRight w:val="0"/>
                  <w:marTop w:val="0"/>
                  <w:marBottom w:val="0"/>
                  <w:divBdr>
                    <w:top w:val="none" w:sz="0" w:space="0" w:color="auto"/>
                    <w:left w:val="none" w:sz="0" w:space="0" w:color="auto"/>
                    <w:bottom w:val="none" w:sz="0" w:space="0" w:color="auto"/>
                    <w:right w:val="none" w:sz="0" w:space="0" w:color="auto"/>
                  </w:divBdr>
                </w:div>
                <w:div w:id="1503662869">
                  <w:marLeft w:val="0"/>
                  <w:marRight w:val="0"/>
                  <w:marTop w:val="0"/>
                  <w:marBottom w:val="0"/>
                  <w:divBdr>
                    <w:top w:val="none" w:sz="0" w:space="0" w:color="auto"/>
                    <w:left w:val="none" w:sz="0" w:space="0" w:color="auto"/>
                    <w:bottom w:val="none" w:sz="0" w:space="0" w:color="auto"/>
                    <w:right w:val="none" w:sz="0" w:space="0" w:color="auto"/>
                  </w:divBdr>
                </w:div>
                <w:div w:id="1505778655">
                  <w:marLeft w:val="0"/>
                  <w:marRight w:val="0"/>
                  <w:marTop w:val="0"/>
                  <w:marBottom w:val="0"/>
                  <w:divBdr>
                    <w:top w:val="none" w:sz="0" w:space="0" w:color="auto"/>
                    <w:left w:val="none" w:sz="0" w:space="0" w:color="auto"/>
                    <w:bottom w:val="none" w:sz="0" w:space="0" w:color="auto"/>
                    <w:right w:val="none" w:sz="0" w:space="0" w:color="auto"/>
                  </w:divBdr>
                </w:div>
                <w:div w:id="1507861723">
                  <w:marLeft w:val="0"/>
                  <w:marRight w:val="0"/>
                  <w:marTop w:val="0"/>
                  <w:marBottom w:val="0"/>
                  <w:divBdr>
                    <w:top w:val="none" w:sz="0" w:space="0" w:color="auto"/>
                    <w:left w:val="none" w:sz="0" w:space="0" w:color="auto"/>
                    <w:bottom w:val="none" w:sz="0" w:space="0" w:color="auto"/>
                    <w:right w:val="none" w:sz="0" w:space="0" w:color="auto"/>
                  </w:divBdr>
                </w:div>
                <w:div w:id="1508132157">
                  <w:marLeft w:val="0"/>
                  <w:marRight w:val="0"/>
                  <w:marTop w:val="0"/>
                  <w:marBottom w:val="0"/>
                  <w:divBdr>
                    <w:top w:val="none" w:sz="0" w:space="0" w:color="auto"/>
                    <w:left w:val="none" w:sz="0" w:space="0" w:color="auto"/>
                    <w:bottom w:val="none" w:sz="0" w:space="0" w:color="auto"/>
                    <w:right w:val="none" w:sz="0" w:space="0" w:color="auto"/>
                  </w:divBdr>
                </w:div>
                <w:div w:id="1511332419">
                  <w:marLeft w:val="0"/>
                  <w:marRight w:val="0"/>
                  <w:marTop w:val="0"/>
                  <w:marBottom w:val="0"/>
                  <w:divBdr>
                    <w:top w:val="none" w:sz="0" w:space="0" w:color="auto"/>
                    <w:left w:val="none" w:sz="0" w:space="0" w:color="auto"/>
                    <w:bottom w:val="none" w:sz="0" w:space="0" w:color="auto"/>
                    <w:right w:val="none" w:sz="0" w:space="0" w:color="auto"/>
                  </w:divBdr>
                </w:div>
                <w:div w:id="1515074350">
                  <w:marLeft w:val="0"/>
                  <w:marRight w:val="0"/>
                  <w:marTop w:val="0"/>
                  <w:marBottom w:val="0"/>
                  <w:divBdr>
                    <w:top w:val="none" w:sz="0" w:space="0" w:color="auto"/>
                    <w:left w:val="none" w:sz="0" w:space="0" w:color="auto"/>
                    <w:bottom w:val="none" w:sz="0" w:space="0" w:color="auto"/>
                    <w:right w:val="none" w:sz="0" w:space="0" w:color="auto"/>
                  </w:divBdr>
                </w:div>
                <w:div w:id="1515147463">
                  <w:marLeft w:val="0"/>
                  <w:marRight w:val="0"/>
                  <w:marTop w:val="0"/>
                  <w:marBottom w:val="0"/>
                  <w:divBdr>
                    <w:top w:val="none" w:sz="0" w:space="0" w:color="auto"/>
                    <w:left w:val="none" w:sz="0" w:space="0" w:color="auto"/>
                    <w:bottom w:val="none" w:sz="0" w:space="0" w:color="auto"/>
                    <w:right w:val="none" w:sz="0" w:space="0" w:color="auto"/>
                  </w:divBdr>
                </w:div>
                <w:div w:id="1515534296">
                  <w:marLeft w:val="0"/>
                  <w:marRight w:val="0"/>
                  <w:marTop w:val="0"/>
                  <w:marBottom w:val="0"/>
                  <w:divBdr>
                    <w:top w:val="none" w:sz="0" w:space="0" w:color="auto"/>
                    <w:left w:val="none" w:sz="0" w:space="0" w:color="auto"/>
                    <w:bottom w:val="none" w:sz="0" w:space="0" w:color="auto"/>
                    <w:right w:val="none" w:sz="0" w:space="0" w:color="auto"/>
                  </w:divBdr>
                </w:div>
                <w:div w:id="1518544202">
                  <w:marLeft w:val="0"/>
                  <w:marRight w:val="0"/>
                  <w:marTop w:val="0"/>
                  <w:marBottom w:val="0"/>
                  <w:divBdr>
                    <w:top w:val="none" w:sz="0" w:space="0" w:color="auto"/>
                    <w:left w:val="none" w:sz="0" w:space="0" w:color="auto"/>
                    <w:bottom w:val="none" w:sz="0" w:space="0" w:color="auto"/>
                    <w:right w:val="none" w:sz="0" w:space="0" w:color="auto"/>
                  </w:divBdr>
                </w:div>
                <w:div w:id="1518735928">
                  <w:marLeft w:val="0"/>
                  <w:marRight w:val="0"/>
                  <w:marTop w:val="0"/>
                  <w:marBottom w:val="0"/>
                  <w:divBdr>
                    <w:top w:val="none" w:sz="0" w:space="0" w:color="auto"/>
                    <w:left w:val="none" w:sz="0" w:space="0" w:color="auto"/>
                    <w:bottom w:val="none" w:sz="0" w:space="0" w:color="auto"/>
                    <w:right w:val="none" w:sz="0" w:space="0" w:color="auto"/>
                  </w:divBdr>
                </w:div>
                <w:div w:id="1520467299">
                  <w:marLeft w:val="0"/>
                  <w:marRight w:val="0"/>
                  <w:marTop w:val="0"/>
                  <w:marBottom w:val="0"/>
                  <w:divBdr>
                    <w:top w:val="none" w:sz="0" w:space="0" w:color="auto"/>
                    <w:left w:val="none" w:sz="0" w:space="0" w:color="auto"/>
                    <w:bottom w:val="none" w:sz="0" w:space="0" w:color="auto"/>
                    <w:right w:val="none" w:sz="0" w:space="0" w:color="auto"/>
                  </w:divBdr>
                </w:div>
                <w:div w:id="1522431510">
                  <w:marLeft w:val="0"/>
                  <w:marRight w:val="0"/>
                  <w:marTop w:val="0"/>
                  <w:marBottom w:val="0"/>
                  <w:divBdr>
                    <w:top w:val="none" w:sz="0" w:space="0" w:color="auto"/>
                    <w:left w:val="none" w:sz="0" w:space="0" w:color="auto"/>
                    <w:bottom w:val="none" w:sz="0" w:space="0" w:color="auto"/>
                    <w:right w:val="none" w:sz="0" w:space="0" w:color="auto"/>
                  </w:divBdr>
                </w:div>
                <w:div w:id="1524170792">
                  <w:marLeft w:val="0"/>
                  <w:marRight w:val="0"/>
                  <w:marTop w:val="0"/>
                  <w:marBottom w:val="0"/>
                  <w:divBdr>
                    <w:top w:val="none" w:sz="0" w:space="0" w:color="auto"/>
                    <w:left w:val="none" w:sz="0" w:space="0" w:color="auto"/>
                    <w:bottom w:val="none" w:sz="0" w:space="0" w:color="auto"/>
                    <w:right w:val="none" w:sz="0" w:space="0" w:color="auto"/>
                  </w:divBdr>
                </w:div>
                <w:div w:id="1525094990">
                  <w:marLeft w:val="0"/>
                  <w:marRight w:val="0"/>
                  <w:marTop w:val="0"/>
                  <w:marBottom w:val="0"/>
                  <w:divBdr>
                    <w:top w:val="none" w:sz="0" w:space="0" w:color="auto"/>
                    <w:left w:val="none" w:sz="0" w:space="0" w:color="auto"/>
                    <w:bottom w:val="none" w:sz="0" w:space="0" w:color="auto"/>
                    <w:right w:val="none" w:sz="0" w:space="0" w:color="auto"/>
                  </w:divBdr>
                </w:div>
                <w:div w:id="1529637883">
                  <w:marLeft w:val="0"/>
                  <w:marRight w:val="0"/>
                  <w:marTop w:val="0"/>
                  <w:marBottom w:val="0"/>
                  <w:divBdr>
                    <w:top w:val="none" w:sz="0" w:space="0" w:color="auto"/>
                    <w:left w:val="none" w:sz="0" w:space="0" w:color="auto"/>
                    <w:bottom w:val="none" w:sz="0" w:space="0" w:color="auto"/>
                    <w:right w:val="none" w:sz="0" w:space="0" w:color="auto"/>
                  </w:divBdr>
                </w:div>
                <w:div w:id="1531600589">
                  <w:marLeft w:val="0"/>
                  <w:marRight w:val="0"/>
                  <w:marTop w:val="0"/>
                  <w:marBottom w:val="0"/>
                  <w:divBdr>
                    <w:top w:val="none" w:sz="0" w:space="0" w:color="auto"/>
                    <w:left w:val="none" w:sz="0" w:space="0" w:color="auto"/>
                    <w:bottom w:val="none" w:sz="0" w:space="0" w:color="auto"/>
                    <w:right w:val="none" w:sz="0" w:space="0" w:color="auto"/>
                  </w:divBdr>
                </w:div>
                <w:div w:id="1532691543">
                  <w:marLeft w:val="0"/>
                  <w:marRight w:val="0"/>
                  <w:marTop w:val="0"/>
                  <w:marBottom w:val="0"/>
                  <w:divBdr>
                    <w:top w:val="none" w:sz="0" w:space="0" w:color="auto"/>
                    <w:left w:val="none" w:sz="0" w:space="0" w:color="auto"/>
                    <w:bottom w:val="none" w:sz="0" w:space="0" w:color="auto"/>
                    <w:right w:val="none" w:sz="0" w:space="0" w:color="auto"/>
                  </w:divBdr>
                </w:div>
                <w:div w:id="1534268330">
                  <w:marLeft w:val="0"/>
                  <w:marRight w:val="0"/>
                  <w:marTop w:val="0"/>
                  <w:marBottom w:val="0"/>
                  <w:divBdr>
                    <w:top w:val="none" w:sz="0" w:space="0" w:color="auto"/>
                    <w:left w:val="none" w:sz="0" w:space="0" w:color="auto"/>
                    <w:bottom w:val="none" w:sz="0" w:space="0" w:color="auto"/>
                    <w:right w:val="none" w:sz="0" w:space="0" w:color="auto"/>
                  </w:divBdr>
                </w:div>
                <w:div w:id="1536969115">
                  <w:marLeft w:val="0"/>
                  <w:marRight w:val="0"/>
                  <w:marTop w:val="0"/>
                  <w:marBottom w:val="0"/>
                  <w:divBdr>
                    <w:top w:val="none" w:sz="0" w:space="0" w:color="auto"/>
                    <w:left w:val="none" w:sz="0" w:space="0" w:color="auto"/>
                    <w:bottom w:val="none" w:sz="0" w:space="0" w:color="auto"/>
                    <w:right w:val="none" w:sz="0" w:space="0" w:color="auto"/>
                  </w:divBdr>
                </w:div>
                <w:div w:id="1539585796">
                  <w:marLeft w:val="0"/>
                  <w:marRight w:val="0"/>
                  <w:marTop w:val="0"/>
                  <w:marBottom w:val="0"/>
                  <w:divBdr>
                    <w:top w:val="none" w:sz="0" w:space="0" w:color="auto"/>
                    <w:left w:val="none" w:sz="0" w:space="0" w:color="auto"/>
                    <w:bottom w:val="none" w:sz="0" w:space="0" w:color="auto"/>
                    <w:right w:val="none" w:sz="0" w:space="0" w:color="auto"/>
                  </w:divBdr>
                </w:div>
                <w:div w:id="1541044419">
                  <w:marLeft w:val="0"/>
                  <w:marRight w:val="0"/>
                  <w:marTop w:val="0"/>
                  <w:marBottom w:val="0"/>
                  <w:divBdr>
                    <w:top w:val="none" w:sz="0" w:space="0" w:color="auto"/>
                    <w:left w:val="none" w:sz="0" w:space="0" w:color="auto"/>
                    <w:bottom w:val="none" w:sz="0" w:space="0" w:color="auto"/>
                    <w:right w:val="none" w:sz="0" w:space="0" w:color="auto"/>
                  </w:divBdr>
                </w:div>
                <w:div w:id="1544518902">
                  <w:marLeft w:val="0"/>
                  <w:marRight w:val="0"/>
                  <w:marTop w:val="0"/>
                  <w:marBottom w:val="0"/>
                  <w:divBdr>
                    <w:top w:val="none" w:sz="0" w:space="0" w:color="auto"/>
                    <w:left w:val="none" w:sz="0" w:space="0" w:color="auto"/>
                    <w:bottom w:val="none" w:sz="0" w:space="0" w:color="auto"/>
                    <w:right w:val="none" w:sz="0" w:space="0" w:color="auto"/>
                  </w:divBdr>
                </w:div>
                <w:div w:id="1545561359">
                  <w:marLeft w:val="0"/>
                  <w:marRight w:val="0"/>
                  <w:marTop w:val="0"/>
                  <w:marBottom w:val="0"/>
                  <w:divBdr>
                    <w:top w:val="none" w:sz="0" w:space="0" w:color="auto"/>
                    <w:left w:val="none" w:sz="0" w:space="0" w:color="auto"/>
                    <w:bottom w:val="none" w:sz="0" w:space="0" w:color="auto"/>
                    <w:right w:val="none" w:sz="0" w:space="0" w:color="auto"/>
                  </w:divBdr>
                </w:div>
                <w:div w:id="1546792054">
                  <w:marLeft w:val="0"/>
                  <w:marRight w:val="0"/>
                  <w:marTop w:val="0"/>
                  <w:marBottom w:val="0"/>
                  <w:divBdr>
                    <w:top w:val="none" w:sz="0" w:space="0" w:color="auto"/>
                    <w:left w:val="none" w:sz="0" w:space="0" w:color="auto"/>
                    <w:bottom w:val="none" w:sz="0" w:space="0" w:color="auto"/>
                    <w:right w:val="none" w:sz="0" w:space="0" w:color="auto"/>
                  </w:divBdr>
                </w:div>
                <w:div w:id="1547332014">
                  <w:marLeft w:val="0"/>
                  <w:marRight w:val="0"/>
                  <w:marTop w:val="0"/>
                  <w:marBottom w:val="0"/>
                  <w:divBdr>
                    <w:top w:val="none" w:sz="0" w:space="0" w:color="auto"/>
                    <w:left w:val="none" w:sz="0" w:space="0" w:color="auto"/>
                    <w:bottom w:val="none" w:sz="0" w:space="0" w:color="auto"/>
                    <w:right w:val="none" w:sz="0" w:space="0" w:color="auto"/>
                  </w:divBdr>
                </w:div>
                <w:div w:id="1548756953">
                  <w:marLeft w:val="0"/>
                  <w:marRight w:val="0"/>
                  <w:marTop w:val="0"/>
                  <w:marBottom w:val="0"/>
                  <w:divBdr>
                    <w:top w:val="none" w:sz="0" w:space="0" w:color="auto"/>
                    <w:left w:val="none" w:sz="0" w:space="0" w:color="auto"/>
                    <w:bottom w:val="none" w:sz="0" w:space="0" w:color="auto"/>
                    <w:right w:val="none" w:sz="0" w:space="0" w:color="auto"/>
                  </w:divBdr>
                </w:div>
                <w:div w:id="1551646468">
                  <w:marLeft w:val="0"/>
                  <w:marRight w:val="0"/>
                  <w:marTop w:val="0"/>
                  <w:marBottom w:val="0"/>
                  <w:divBdr>
                    <w:top w:val="none" w:sz="0" w:space="0" w:color="auto"/>
                    <w:left w:val="none" w:sz="0" w:space="0" w:color="auto"/>
                    <w:bottom w:val="none" w:sz="0" w:space="0" w:color="auto"/>
                    <w:right w:val="none" w:sz="0" w:space="0" w:color="auto"/>
                  </w:divBdr>
                </w:div>
                <w:div w:id="1556697896">
                  <w:marLeft w:val="0"/>
                  <w:marRight w:val="0"/>
                  <w:marTop w:val="0"/>
                  <w:marBottom w:val="0"/>
                  <w:divBdr>
                    <w:top w:val="none" w:sz="0" w:space="0" w:color="auto"/>
                    <w:left w:val="none" w:sz="0" w:space="0" w:color="auto"/>
                    <w:bottom w:val="none" w:sz="0" w:space="0" w:color="auto"/>
                    <w:right w:val="none" w:sz="0" w:space="0" w:color="auto"/>
                  </w:divBdr>
                </w:div>
                <w:div w:id="1565290730">
                  <w:marLeft w:val="0"/>
                  <w:marRight w:val="0"/>
                  <w:marTop w:val="0"/>
                  <w:marBottom w:val="0"/>
                  <w:divBdr>
                    <w:top w:val="none" w:sz="0" w:space="0" w:color="auto"/>
                    <w:left w:val="none" w:sz="0" w:space="0" w:color="auto"/>
                    <w:bottom w:val="none" w:sz="0" w:space="0" w:color="auto"/>
                    <w:right w:val="none" w:sz="0" w:space="0" w:color="auto"/>
                  </w:divBdr>
                </w:div>
                <w:div w:id="1565293369">
                  <w:marLeft w:val="0"/>
                  <w:marRight w:val="0"/>
                  <w:marTop w:val="0"/>
                  <w:marBottom w:val="0"/>
                  <w:divBdr>
                    <w:top w:val="none" w:sz="0" w:space="0" w:color="auto"/>
                    <w:left w:val="none" w:sz="0" w:space="0" w:color="auto"/>
                    <w:bottom w:val="none" w:sz="0" w:space="0" w:color="auto"/>
                    <w:right w:val="none" w:sz="0" w:space="0" w:color="auto"/>
                  </w:divBdr>
                </w:div>
                <w:div w:id="1565946590">
                  <w:marLeft w:val="0"/>
                  <w:marRight w:val="0"/>
                  <w:marTop w:val="0"/>
                  <w:marBottom w:val="0"/>
                  <w:divBdr>
                    <w:top w:val="none" w:sz="0" w:space="0" w:color="auto"/>
                    <w:left w:val="none" w:sz="0" w:space="0" w:color="auto"/>
                    <w:bottom w:val="none" w:sz="0" w:space="0" w:color="auto"/>
                    <w:right w:val="none" w:sz="0" w:space="0" w:color="auto"/>
                  </w:divBdr>
                </w:div>
                <w:div w:id="1566455591">
                  <w:marLeft w:val="0"/>
                  <w:marRight w:val="0"/>
                  <w:marTop w:val="0"/>
                  <w:marBottom w:val="0"/>
                  <w:divBdr>
                    <w:top w:val="none" w:sz="0" w:space="0" w:color="auto"/>
                    <w:left w:val="none" w:sz="0" w:space="0" w:color="auto"/>
                    <w:bottom w:val="none" w:sz="0" w:space="0" w:color="auto"/>
                    <w:right w:val="none" w:sz="0" w:space="0" w:color="auto"/>
                  </w:divBdr>
                </w:div>
                <w:div w:id="1574314465">
                  <w:marLeft w:val="0"/>
                  <w:marRight w:val="0"/>
                  <w:marTop w:val="0"/>
                  <w:marBottom w:val="0"/>
                  <w:divBdr>
                    <w:top w:val="none" w:sz="0" w:space="0" w:color="auto"/>
                    <w:left w:val="none" w:sz="0" w:space="0" w:color="auto"/>
                    <w:bottom w:val="none" w:sz="0" w:space="0" w:color="auto"/>
                    <w:right w:val="none" w:sz="0" w:space="0" w:color="auto"/>
                  </w:divBdr>
                </w:div>
                <w:div w:id="1575435083">
                  <w:marLeft w:val="0"/>
                  <w:marRight w:val="0"/>
                  <w:marTop w:val="0"/>
                  <w:marBottom w:val="0"/>
                  <w:divBdr>
                    <w:top w:val="none" w:sz="0" w:space="0" w:color="auto"/>
                    <w:left w:val="none" w:sz="0" w:space="0" w:color="auto"/>
                    <w:bottom w:val="none" w:sz="0" w:space="0" w:color="auto"/>
                    <w:right w:val="none" w:sz="0" w:space="0" w:color="auto"/>
                  </w:divBdr>
                </w:div>
                <w:div w:id="1575511867">
                  <w:marLeft w:val="0"/>
                  <w:marRight w:val="0"/>
                  <w:marTop w:val="0"/>
                  <w:marBottom w:val="0"/>
                  <w:divBdr>
                    <w:top w:val="none" w:sz="0" w:space="0" w:color="auto"/>
                    <w:left w:val="none" w:sz="0" w:space="0" w:color="auto"/>
                    <w:bottom w:val="none" w:sz="0" w:space="0" w:color="auto"/>
                    <w:right w:val="none" w:sz="0" w:space="0" w:color="auto"/>
                  </w:divBdr>
                </w:div>
                <w:div w:id="1575895042">
                  <w:marLeft w:val="0"/>
                  <w:marRight w:val="0"/>
                  <w:marTop w:val="0"/>
                  <w:marBottom w:val="0"/>
                  <w:divBdr>
                    <w:top w:val="none" w:sz="0" w:space="0" w:color="auto"/>
                    <w:left w:val="none" w:sz="0" w:space="0" w:color="auto"/>
                    <w:bottom w:val="none" w:sz="0" w:space="0" w:color="auto"/>
                    <w:right w:val="none" w:sz="0" w:space="0" w:color="auto"/>
                  </w:divBdr>
                </w:div>
                <w:div w:id="1577980080">
                  <w:marLeft w:val="0"/>
                  <w:marRight w:val="0"/>
                  <w:marTop w:val="0"/>
                  <w:marBottom w:val="0"/>
                  <w:divBdr>
                    <w:top w:val="none" w:sz="0" w:space="0" w:color="auto"/>
                    <w:left w:val="none" w:sz="0" w:space="0" w:color="auto"/>
                    <w:bottom w:val="none" w:sz="0" w:space="0" w:color="auto"/>
                    <w:right w:val="none" w:sz="0" w:space="0" w:color="auto"/>
                  </w:divBdr>
                </w:div>
                <w:div w:id="1578856755">
                  <w:marLeft w:val="0"/>
                  <w:marRight w:val="0"/>
                  <w:marTop w:val="0"/>
                  <w:marBottom w:val="0"/>
                  <w:divBdr>
                    <w:top w:val="none" w:sz="0" w:space="0" w:color="auto"/>
                    <w:left w:val="none" w:sz="0" w:space="0" w:color="auto"/>
                    <w:bottom w:val="none" w:sz="0" w:space="0" w:color="auto"/>
                    <w:right w:val="none" w:sz="0" w:space="0" w:color="auto"/>
                  </w:divBdr>
                </w:div>
                <w:div w:id="1579364753">
                  <w:marLeft w:val="0"/>
                  <w:marRight w:val="0"/>
                  <w:marTop w:val="0"/>
                  <w:marBottom w:val="0"/>
                  <w:divBdr>
                    <w:top w:val="none" w:sz="0" w:space="0" w:color="auto"/>
                    <w:left w:val="none" w:sz="0" w:space="0" w:color="auto"/>
                    <w:bottom w:val="none" w:sz="0" w:space="0" w:color="auto"/>
                    <w:right w:val="none" w:sz="0" w:space="0" w:color="auto"/>
                  </w:divBdr>
                </w:div>
                <w:div w:id="1580482476">
                  <w:marLeft w:val="0"/>
                  <w:marRight w:val="0"/>
                  <w:marTop w:val="0"/>
                  <w:marBottom w:val="0"/>
                  <w:divBdr>
                    <w:top w:val="none" w:sz="0" w:space="0" w:color="auto"/>
                    <w:left w:val="none" w:sz="0" w:space="0" w:color="auto"/>
                    <w:bottom w:val="none" w:sz="0" w:space="0" w:color="auto"/>
                    <w:right w:val="none" w:sz="0" w:space="0" w:color="auto"/>
                  </w:divBdr>
                </w:div>
                <w:div w:id="1582250486">
                  <w:marLeft w:val="0"/>
                  <w:marRight w:val="0"/>
                  <w:marTop w:val="0"/>
                  <w:marBottom w:val="0"/>
                  <w:divBdr>
                    <w:top w:val="none" w:sz="0" w:space="0" w:color="auto"/>
                    <w:left w:val="none" w:sz="0" w:space="0" w:color="auto"/>
                    <w:bottom w:val="none" w:sz="0" w:space="0" w:color="auto"/>
                    <w:right w:val="none" w:sz="0" w:space="0" w:color="auto"/>
                  </w:divBdr>
                </w:div>
                <w:div w:id="1584561858">
                  <w:marLeft w:val="0"/>
                  <w:marRight w:val="0"/>
                  <w:marTop w:val="0"/>
                  <w:marBottom w:val="0"/>
                  <w:divBdr>
                    <w:top w:val="none" w:sz="0" w:space="0" w:color="auto"/>
                    <w:left w:val="none" w:sz="0" w:space="0" w:color="auto"/>
                    <w:bottom w:val="none" w:sz="0" w:space="0" w:color="auto"/>
                    <w:right w:val="none" w:sz="0" w:space="0" w:color="auto"/>
                  </w:divBdr>
                </w:div>
                <w:div w:id="1587572720">
                  <w:marLeft w:val="0"/>
                  <w:marRight w:val="0"/>
                  <w:marTop w:val="0"/>
                  <w:marBottom w:val="0"/>
                  <w:divBdr>
                    <w:top w:val="none" w:sz="0" w:space="0" w:color="auto"/>
                    <w:left w:val="none" w:sz="0" w:space="0" w:color="auto"/>
                    <w:bottom w:val="none" w:sz="0" w:space="0" w:color="auto"/>
                    <w:right w:val="none" w:sz="0" w:space="0" w:color="auto"/>
                  </w:divBdr>
                </w:div>
                <w:div w:id="1591697920">
                  <w:marLeft w:val="0"/>
                  <w:marRight w:val="0"/>
                  <w:marTop w:val="0"/>
                  <w:marBottom w:val="0"/>
                  <w:divBdr>
                    <w:top w:val="none" w:sz="0" w:space="0" w:color="auto"/>
                    <w:left w:val="none" w:sz="0" w:space="0" w:color="auto"/>
                    <w:bottom w:val="none" w:sz="0" w:space="0" w:color="auto"/>
                    <w:right w:val="none" w:sz="0" w:space="0" w:color="auto"/>
                  </w:divBdr>
                </w:div>
                <w:div w:id="1595239653">
                  <w:marLeft w:val="0"/>
                  <w:marRight w:val="0"/>
                  <w:marTop w:val="0"/>
                  <w:marBottom w:val="0"/>
                  <w:divBdr>
                    <w:top w:val="none" w:sz="0" w:space="0" w:color="auto"/>
                    <w:left w:val="none" w:sz="0" w:space="0" w:color="auto"/>
                    <w:bottom w:val="none" w:sz="0" w:space="0" w:color="auto"/>
                    <w:right w:val="none" w:sz="0" w:space="0" w:color="auto"/>
                  </w:divBdr>
                </w:div>
                <w:div w:id="1596936589">
                  <w:marLeft w:val="0"/>
                  <w:marRight w:val="0"/>
                  <w:marTop w:val="0"/>
                  <w:marBottom w:val="0"/>
                  <w:divBdr>
                    <w:top w:val="none" w:sz="0" w:space="0" w:color="auto"/>
                    <w:left w:val="none" w:sz="0" w:space="0" w:color="auto"/>
                    <w:bottom w:val="none" w:sz="0" w:space="0" w:color="auto"/>
                    <w:right w:val="none" w:sz="0" w:space="0" w:color="auto"/>
                  </w:divBdr>
                </w:div>
                <w:div w:id="1597517479">
                  <w:marLeft w:val="0"/>
                  <w:marRight w:val="0"/>
                  <w:marTop w:val="0"/>
                  <w:marBottom w:val="0"/>
                  <w:divBdr>
                    <w:top w:val="none" w:sz="0" w:space="0" w:color="auto"/>
                    <w:left w:val="none" w:sz="0" w:space="0" w:color="auto"/>
                    <w:bottom w:val="none" w:sz="0" w:space="0" w:color="auto"/>
                    <w:right w:val="none" w:sz="0" w:space="0" w:color="auto"/>
                  </w:divBdr>
                </w:div>
                <w:div w:id="1600943323">
                  <w:marLeft w:val="0"/>
                  <w:marRight w:val="0"/>
                  <w:marTop w:val="0"/>
                  <w:marBottom w:val="0"/>
                  <w:divBdr>
                    <w:top w:val="none" w:sz="0" w:space="0" w:color="auto"/>
                    <w:left w:val="none" w:sz="0" w:space="0" w:color="auto"/>
                    <w:bottom w:val="none" w:sz="0" w:space="0" w:color="auto"/>
                    <w:right w:val="none" w:sz="0" w:space="0" w:color="auto"/>
                  </w:divBdr>
                </w:div>
                <w:div w:id="1605268487">
                  <w:marLeft w:val="0"/>
                  <w:marRight w:val="0"/>
                  <w:marTop w:val="0"/>
                  <w:marBottom w:val="0"/>
                  <w:divBdr>
                    <w:top w:val="none" w:sz="0" w:space="0" w:color="auto"/>
                    <w:left w:val="none" w:sz="0" w:space="0" w:color="auto"/>
                    <w:bottom w:val="none" w:sz="0" w:space="0" w:color="auto"/>
                    <w:right w:val="none" w:sz="0" w:space="0" w:color="auto"/>
                  </w:divBdr>
                </w:div>
                <w:div w:id="1605383972">
                  <w:marLeft w:val="0"/>
                  <w:marRight w:val="0"/>
                  <w:marTop w:val="0"/>
                  <w:marBottom w:val="0"/>
                  <w:divBdr>
                    <w:top w:val="none" w:sz="0" w:space="0" w:color="auto"/>
                    <w:left w:val="none" w:sz="0" w:space="0" w:color="auto"/>
                    <w:bottom w:val="none" w:sz="0" w:space="0" w:color="auto"/>
                    <w:right w:val="none" w:sz="0" w:space="0" w:color="auto"/>
                  </w:divBdr>
                </w:div>
                <w:div w:id="1606305036">
                  <w:marLeft w:val="0"/>
                  <w:marRight w:val="0"/>
                  <w:marTop w:val="0"/>
                  <w:marBottom w:val="0"/>
                  <w:divBdr>
                    <w:top w:val="none" w:sz="0" w:space="0" w:color="auto"/>
                    <w:left w:val="none" w:sz="0" w:space="0" w:color="auto"/>
                    <w:bottom w:val="none" w:sz="0" w:space="0" w:color="auto"/>
                    <w:right w:val="none" w:sz="0" w:space="0" w:color="auto"/>
                  </w:divBdr>
                </w:div>
                <w:div w:id="1606497592">
                  <w:marLeft w:val="0"/>
                  <w:marRight w:val="0"/>
                  <w:marTop w:val="0"/>
                  <w:marBottom w:val="0"/>
                  <w:divBdr>
                    <w:top w:val="none" w:sz="0" w:space="0" w:color="auto"/>
                    <w:left w:val="none" w:sz="0" w:space="0" w:color="auto"/>
                    <w:bottom w:val="none" w:sz="0" w:space="0" w:color="auto"/>
                    <w:right w:val="none" w:sz="0" w:space="0" w:color="auto"/>
                  </w:divBdr>
                </w:div>
                <w:div w:id="1606958144">
                  <w:marLeft w:val="0"/>
                  <w:marRight w:val="0"/>
                  <w:marTop w:val="0"/>
                  <w:marBottom w:val="0"/>
                  <w:divBdr>
                    <w:top w:val="none" w:sz="0" w:space="0" w:color="auto"/>
                    <w:left w:val="none" w:sz="0" w:space="0" w:color="auto"/>
                    <w:bottom w:val="none" w:sz="0" w:space="0" w:color="auto"/>
                    <w:right w:val="none" w:sz="0" w:space="0" w:color="auto"/>
                  </w:divBdr>
                </w:div>
                <w:div w:id="1607034448">
                  <w:marLeft w:val="0"/>
                  <w:marRight w:val="0"/>
                  <w:marTop w:val="0"/>
                  <w:marBottom w:val="0"/>
                  <w:divBdr>
                    <w:top w:val="none" w:sz="0" w:space="0" w:color="auto"/>
                    <w:left w:val="none" w:sz="0" w:space="0" w:color="auto"/>
                    <w:bottom w:val="none" w:sz="0" w:space="0" w:color="auto"/>
                    <w:right w:val="none" w:sz="0" w:space="0" w:color="auto"/>
                  </w:divBdr>
                </w:div>
                <w:div w:id="1608384568">
                  <w:marLeft w:val="0"/>
                  <w:marRight w:val="0"/>
                  <w:marTop w:val="0"/>
                  <w:marBottom w:val="0"/>
                  <w:divBdr>
                    <w:top w:val="none" w:sz="0" w:space="0" w:color="auto"/>
                    <w:left w:val="none" w:sz="0" w:space="0" w:color="auto"/>
                    <w:bottom w:val="none" w:sz="0" w:space="0" w:color="auto"/>
                    <w:right w:val="none" w:sz="0" w:space="0" w:color="auto"/>
                  </w:divBdr>
                </w:div>
                <w:div w:id="1608610935">
                  <w:marLeft w:val="0"/>
                  <w:marRight w:val="0"/>
                  <w:marTop w:val="0"/>
                  <w:marBottom w:val="0"/>
                  <w:divBdr>
                    <w:top w:val="none" w:sz="0" w:space="0" w:color="auto"/>
                    <w:left w:val="none" w:sz="0" w:space="0" w:color="auto"/>
                    <w:bottom w:val="none" w:sz="0" w:space="0" w:color="auto"/>
                    <w:right w:val="none" w:sz="0" w:space="0" w:color="auto"/>
                  </w:divBdr>
                </w:div>
                <w:div w:id="1611669327">
                  <w:marLeft w:val="0"/>
                  <w:marRight w:val="0"/>
                  <w:marTop w:val="0"/>
                  <w:marBottom w:val="0"/>
                  <w:divBdr>
                    <w:top w:val="none" w:sz="0" w:space="0" w:color="auto"/>
                    <w:left w:val="none" w:sz="0" w:space="0" w:color="auto"/>
                    <w:bottom w:val="none" w:sz="0" w:space="0" w:color="auto"/>
                    <w:right w:val="none" w:sz="0" w:space="0" w:color="auto"/>
                  </w:divBdr>
                </w:div>
                <w:div w:id="1612542953">
                  <w:marLeft w:val="0"/>
                  <w:marRight w:val="0"/>
                  <w:marTop w:val="0"/>
                  <w:marBottom w:val="0"/>
                  <w:divBdr>
                    <w:top w:val="none" w:sz="0" w:space="0" w:color="auto"/>
                    <w:left w:val="none" w:sz="0" w:space="0" w:color="auto"/>
                    <w:bottom w:val="none" w:sz="0" w:space="0" w:color="auto"/>
                    <w:right w:val="none" w:sz="0" w:space="0" w:color="auto"/>
                  </w:divBdr>
                </w:div>
                <w:div w:id="1613898595">
                  <w:marLeft w:val="0"/>
                  <w:marRight w:val="0"/>
                  <w:marTop w:val="0"/>
                  <w:marBottom w:val="0"/>
                  <w:divBdr>
                    <w:top w:val="none" w:sz="0" w:space="0" w:color="auto"/>
                    <w:left w:val="none" w:sz="0" w:space="0" w:color="auto"/>
                    <w:bottom w:val="none" w:sz="0" w:space="0" w:color="auto"/>
                    <w:right w:val="none" w:sz="0" w:space="0" w:color="auto"/>
                  </w:divBdr>
                </w:div>
                <w:div w:id="1615210876">
                  <w:marLeft w:val="0"/>
                  <w:marRight w:val="0"/>
                  <w:marTop w:val="0"/>
                  <w:marBottom w:val="0"/>
                  <w:divBdr>
                    <w:top w:val="none" w:sz="0" w:space="0" w:color="auto"/>
                    <w:left w:val="none" w:sz="0" w:space="0" w:color="auto"/>
                    <w:bottom w:val="none" w:sz="0" w:space="0" w:color="auto"/>
                    <w:right w:val="none" w:sz="0" w:space="0" w:color="auto"/>
                  </w:divBdr>
                </w:div>
                <w:div w:id="1618483104">
                  <w:marLeft w:val="0"/>
                  <w:marRight w:val="0"/>
                  <w:marTop w:val="0"/>
                  <w:marBottom w:val="0"/>
                  <w:divBdr>
                    <w:top w:val="none" w:sz="0" w:space="0" w:color="auto"/>
                    <w:left w:val="none" w:sz="0" w:space="0" w:color="auto"/>
                    <w:bottom w:val="none" w:sz="0" w:space="0" w:color="auto"/>
                    <w:right w:val="none" w:sz="0" w:space="0" w:color="auto"/>
                  </w:divBdr>
                </w:div>
                <w:div w:id="1621229827">
                  <w:marLeft w:val="0"/>
                  <w:marRight w:val="0"/>
                  <w:marTop w:val="0"/>
                  <w:marBottom w:val="0"/>
                  <w:divBdr>
                    <w:top w:val="none" w:sz="0" w:space="0" w:color="auto"/>
                    <w:left w:val="none" w:sz="0" w:space="0" w:color="auto"/>
                    <w:bottom w:val="none" w:sz="0" w:space="0" w:color="auto"/>
                    <w:right w:val="none" w:sz="0" w:space="0" w:color="auto"/>
                  </w:divBdr>
                </w:div>
                <w:div w:id="1621449740">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580445">
                  <w:marLeft w:val="0"/>
                  <w:marRight w:val="0"/>
                  <w:marTop w:val="0"/>
                  <w:marBottom w:val="0"/>
                  <w:divBdr>
                    <w:top w:val="none" w:sz="0" w:space="0" w:color="auto"/>
                    <w:left w:val="none" w:sz="0" w:space="0" w:color="auto"/>
                    <w:bottom w:val="none" w:sz="0" w:space="0" w:color="auto"/>
                    <w:right w:val="none" w:sz="0" w:space="0" w:color="auto"/>
                  </w:divBdr>
                </w:div>
                <w:div w:id="1625966109">
                  <w:marLeft w:val="0"/>
                  <w:marRight w:val="0"/>
                  <w:marTop w:val="0"/>
                  <w:marBottom w:val="0"/>
                  <w:divBdr>
                    <w:top w:val="none" w:sz="0" w:space="0" w:color="auto"/>
                    <w:left w:val="none" w:sz="0" w:space="0" w:color="auto"/>
                    <w:bottom w:val="none" w:sz="0" w:space="0" w:color="auto"/>
                    <w:right w:val="none" w:sz="0" w:space="0" w:color="auto"/>
                  </w:divBdr>
                </w:div>
                <w:div w:id="1626279663">
                  <w:marLeft w:val="0"/>
                  <w:marRight w:val="0"/>
                  <w:marTop w:val="0"/>
                  <w:marBottom w:val="0"/>
                  <w:divBdr>
                    <w:top w:val="none" w:sz="0" w:space="0" w:color="auto"/>
                    <w:left w:val="none" w:sz="0" w:space="0" w:color="auto"/>
                    <w:bottom w:val="none" w:sz="0" w:space="0" w:color="auto"/>
                    <w:right w:val="none" w:sz="0" w:space="0" w:color="auto"/>
                  </w:divBdr>
                </w:div>
                <w:div w:id="1628664099">
                  <w:marLeft w:val="0"/>
                  <w:marRight w:val="0"/>
                  <w:marTop w:val="0"/>
                  <w:marBottom w:val="0"/>
                  <w:divBdr>
                    <w:top w:val="none" w:sz="0" w:space="0" w:color="auto"/>
                    <w:left w:val="none" w:sz="0" w:space="0" w:color="auto"/>
                    <w:bottom w:val="none" w:sz="0" w:space="0" w:color="auto"/>
                    <w:right w:val="none" w:sz="0" w:space="0" w:color="auto"/>
                  </w:divBdr>
                </w:div>
                <w:div w:id="1633049833">
                  <w:marLeft w:val="0"/>
                  <w:marRight w:val="0"/>
                  <w:marTop w:val="0"/>
                  <w:marBottom w:val="0"/>
                  <w:divBdr>
                    <w:top w:val="none" w:sz="0" w:space="0" w:color="auto"/>
                    <w:left w:val="none" w:sz="0" w:space="0" w:color="auto"/>
                    <w:bottom w:val="none" w:sz="0" w:space="0" w:color="auto"/>
                    <w:right w:val="none" w:sz="0" w:space="0" w:color="auto"/>
                  </w:divBdr>
                </w:div>
                <w:div w:id="1637830562">
                  <w:marLeft w:val="0"/>
                  <w:marRight w:val="0"/>
                  <w:marTop w:val="0"/>
                  <w:marBottom w:val="0"/>
                  <w:divBdr>
                    <w:top w:val="none" w:sz="0" w:space="0" w:color="auto"/>
                    <w:left w:val="none" w:sz="0" w:space="0" w:color="auto"/>
                    <w:bottom w:val="none" w:sz="0" w:space="0" w:color="auto"/>
                    <w:right w:val="none" w:sz="0" w:space="0" w:color="auto"/>
                  </w:divBdr>
                </w:div>
                <w:div w:id="1638367083">
                  <w:marLeft w:val="0"/>
                  <w:marRight w:val="0"/>
                  <w:marTop w:val="0"/>
                  <w:marBottom w:val="0"/>
                  <w:divBdr>
                    <w:top w:val="none" w:sz="0" w:space="0" w:color="auto"/>
                    <w:left w:val="none" w:sz="0" w:space="0" w:color="auto"/>
                    <w:bottom w:val="none" w:sz="0" w:space="0" w:color="auto"/>
                    <w:right w:val="none" w:sz="0" w:space="0" w:color="auto"/>
                  </w:divBdr>
                </w:div>
                <w:div w:id="1641882981">
                  <w:marLeft w:val="0"/>
                  <w:marRight w:val="0"/>
                  <w:marTop w:val="0"/>
                  <w:marBottom w:val="0"/>
                  <w:divBdr>
                    <w:top w:val="none" w:sz="0" w:space="0" w:color="auto"/>
                    <w:left w:val="none" w:sz="0" w:space="0" w:color="auto"/>
                    <w:bottom w:val="none" w:sz="0" w:space="0" w:color="auto"/>
                    <w:right w:val="none" w:sz="0" w:space="0" w:color="auto"/>
                  </w:divBdr>
                </w:div>
                <w:div w:id="1643465610">
                  <w:marLeft w:val="0"/>
                  <w:marRight w:val="0"/>
                  <w:marTop w:val="0"/>
                  <w:marBottom w:val="0"/>
                  <w:divBdr>
                    <w:top w:val="none" w:sz="0" w:space="0" w:color="auto"/>
                    <w:left w:val="none" w:sz="0" w:space="0" w:color="auto"/>
                    <w:bottom w:val="none" w:sz="0" w:space="0" w:color="auto"/>
                    <w:right w:val="none" w:sz="0" w:space="0" w:color="auto"/>
                  </w:divBdr>
                </w:div>
                <w:div w:id="1646473724">
                  <w:marLeft w:val="0"/>
                  <w:marRight w:val="0"/>
                  <w:marTop w:val="0"/>
                  <w:marBottom w:val="0"/>
                  <w:divBdr>
                    <w:top w:val="none" w:sz="0" w:space="0" w:color="auto"/>
                    <w:left w:val="none" w:sz="0" w:space="0" w:color="auto"/>
                    <w:bottom w:val="none" w:sz="0" w:space="0" w:color="auto"/>
                    <w:right w:val="none" w:sz="0" w:space="0" w:color="auto"/>
                  </w:divBdr>
                </w:div>
                <w:div w:id="1649747301">
                  <w:marLeft w:val="0"/>
                  <w:marRight w:val="0"/>
                  <w:marTop w:val="0"/>
                  <w:marBottom w:val="0"/>
                  <w:divBdr>
                    <w:top w:val="none" w:sz="0" w:space="0" w:color="auto"/>
                    <w:left w:val="none" w:sz="0" w:space="0" w:color="auto"/>
                    <w:bottom w:val="none" w:sz="0" w:space="0" w:color="auto"/>
                    <w:right w:val="none" w:sz="0" w:space="0" w:color="auto"/>
                  </w:divBdr>
                </w:div>
                <w:div w:id="1649751063">
                  <w:marLeft w:val="0"/>
                  <w:marRight w:val="0"/>
                  <w:marTop w:val="0"/>
                  <w:marBottom w:val="0"/>
                  <w:divBdr>
                    <w:top w:val="none" w:sz="0" w:space="0" w:color="auto"/>
                    <w:left w:val="none" w:sz="0" w:space="0" w:color="auto"/>
                    <w:bottom w:val="none" w:sz="0" w:space="0" w:color="auto"/>
                    <w:right w:val="none" w:sz="0" w:space="0" w:color="auto"/>
                  </w:divBdr>
                </w:div>
                <w:div w:id="1652176516">
                  <w:marLeft w:val="0"/>
                  <w:marRight w:val="0"/>
                  <w:marTop w:val="0"/>
                  <w:marBottom w:val="0"/>
                  <w:divBdr>
                    <w:top w:val="none" w:sz="0" w:space="0" w:color="auto"/>
                    <w:left w:val="none" w:sz="0" w:space="0" w:color="auto"/>
                    <w:bottom w:val="none" w:sz="0" w:space="0" w:color="auto"/>
                    <w:right w:val="none" w:sz="0" w:space="0" w:color="auto"/>
                  </w:divBdr>
                </w:div>
                <w:div w:id="1657494473">
                  <w:marLeft w:val="0"/>
                  <w:marRight w:val="0"/>
                  <w:marTop w:val="0"/>
                  <w:marBottom w:val="0"/>
                  <w:divBdr>
                    <w:top w:val="none" w:sz="0" w:space="0" w:color="auto"/>
                    <w:left w:val="none" w:sz="0" w:space="0" w:color="auto"/>
                    <w:bottom w:val="none" w:sz="0" w:space="0" w:color="auto"/>
                    <w:right w:val="none" w:sz="0" w:space="0" w:color="auto"/>
                  </w:divBdr>
                </w:div>
                <w:div w:id="1660042005">
                  <w:marLeft w:val="0"/>
                  <w:marRight w:val="0"/>
                  <w:marTop w:val="0"/>
                  <w:marBottom w:val="0"/>
                  <w:divBdr>
                    <w:top w:val="none" w:sz="0" w:space="0" w:color="auto"/>
                    <w:left w:val="none" w:sz="0" w:space="0" w:color="auto"/>
                    <w:bottom w:val="none" w:sz="0" w:space="0" w:color="auto"/>
                    <w:right w:val="none" w:sz="0" w:space="0" w:color="auto"/>
                  </w:divBdr>
                </w:div>
                <w:div w:id="1660226278">
                  <w:marLeft w:val="0"/>
                  <w:marRight w:val="0"/>
                  <w:marTop w:val="0"/>
                  <w:marBottom w:val="0"/>
                  <w:divBdr>
                    <w:top w:val="none" w:sz="0" w:space="0" w:color="auto"/>
                    <w:left w:val="none" w:sz="0" w:space="0" w:color="auto"/>
                    <w:bottom w:val="none" w:sz="0" w:space="0" w:color="auto"/>
                    <w:right w:val="none" w:sz="0" w:space="0" w:color="auto"/>
                  </w:divBdr>
                </w:div>
                <w:div w:id="1662271234">
                  <w:marLeft w:val="0"/>
                  <w:marRight w:val="0"/>
                  <w:marTop w:val="0"/>
                  <w:marBottom w:val="0"/>
                  <w:divBdr>
                    <w:top w:val="none" w:sz="0" w:space="0" w:color="auto"/>
                    <w:left w:val="none" w:sz="0" w:space="0" w:color="auto"/>
                    <w:bottom w:val="none" w:sz="0" w:space="0" w:color="auto"/>
                    <w:right w:val="none" w:sz="0" w:space="0" w:color="auto"/>
                  </w:divBdr>
                </w:div>
                <w:div w:id="1663705103">
                  <w:marLeft w:val="0"/>
                  <w:marRight w:val="0"/>
                  <w:marTop w:val="0"/>
                  <w:marBottom w:val="0"/>
                  <w:divBdr>
                    <w:top w:val="none" w:sz="0" w:space="0" w:color="auto"/>
                    <w:left w:val="none" w:sz="0" w:space="0" w:color="auto"/>
                    <w:bottom w:val="none" w:sz="0" w:space="0" w:color="auto"/>
                    <w:right w:val="none" w:sz="0" w:space="0" w:color="auto"/>
                  </w:divBdr>
                </w:div>
                <w:div w:id="1668360014">
                  <w:marLeft w:val="0"/>
                  <w:marRight w:val="0"/>
                  <w:marTop w:val="0"/>
                  <w:marBottom w:val="0"/>
                  <w:divBdr>
                    <w:top w:val="none" w:sz="0" w:space="0" w:color="auto"/>
                    <w:left w:val="none" w:sz="0" w:space="0" w:color="auto"/>
                    <w:bottom w:val="none" w:sz="0" w:space="0" w:color="auto"/>
                    <w:right w:val="none" w:sz="0" w:space="0" w:color="auto"/>
                  </w:divBdr>
                </w:div>
                <w:div w:id="1668708993">
                  <w:marLeft w:val="0"/>
                  <w:marRight w:val="0"/>
                  <w:marTop w:val="0"/>
                  <w:marBottom w:val="0"/>
                  <w:divBdr>
                    <w:top w:val="none" w:sz="0" w:space="0" w:color="auto"/>
                    <w:left w:val="none" w:sz="0" w:space="0" w:color="auto"/>
                    <w:bottom w:val="none" w:sz="0" w:space="0" w:color="auto"/>
                    <w:right w:val="none" w:sz="0" w:space="0" w:color="auto"/>
                  </w:divBdr>
                </w:div>
                <w:div w:id="1669869120">
                  <w:marLeft w:val="0"/>
                  <w:marRight w:val="0"/>
                  <w:marTop w:val="0"/>
                  <w:marBottom w:val="0"/>
                  <w:divBdr>
                    <w:top w:val="none" w:sz="0" w:space="0" w:color="auto"/>
                    <w:left w:val="none" w:sz="0" w:space="0" w:color="auto"/>
                    <w:bottom w:val="none" w:sz="0" w:space="0" w:color="auto"/>
                    <w:right w:val="none" w:sz="0" w:space="0" w:color="auto"/>
                  </w:divBdr>
                </w:div>
                <w:div w:id="1670670653">
                  <w:marLeft w:val="0"/>
                  <w:marRight w:val="0"/>
                  <w:marTop w:val="0"/>
                  <w:marBottom w:val="0"/>
                  <w:divBdr>
                    <w:top w:val="none" w:sz="0" w:space="0" w:color="auto"/>
                    <w:left w:val="none" w:sz="0" w:space="0" w:color="auto"/>
                    <w:bottom w:val="none" w:sz="0" w:space="0" w:color="auto"/>
                    <w:right w:val="none" w:sz="0" w:space="0" w:color="auto"/>
                  </w:divBdr>
                </w:div>
                <w:div w:id="1671375113">
                  <w:marLeft w:val="0"/>
                  <w:marRight w:val="0"/>
                  <w:marTop w:val="0"/>
                  <w:marBottom w:val="0"/>
                  <w:divBdr>
                    <w:top w:val="none" w:sz="0" w:space="0" w:color="auto"/>
                    <w:left w:val="none" w:sz="0" w:space="0" w:color="auto"/>
                    <w:bottom w:val="none" w:sz="0" w:space="0" w:color="auto"/>
                    <w:right w:val="none" w:sz="0" w:space="0" w:color="auto"/>
                  </w:divBdr>
                </w:div>
                <w:div w:id="1671638783">
                  <w:marLeft w:val="0"/>
                  <w:marRight w:val="0"/>
                  <w:marTop w:val="0"/>
                  <w:marBottom w:val="0"/>
                  <w:divBdr>
                    <w:top w:val="none" w:sz="0" w:space="0" w:color="auto"/>
                    <w:left w:val="none" w:sz="0" w:space="0" w:color="auto"/>
                    <w:bottom w:val="none" w:sz="0" w:space="0" w:color="auto"/>
                    <w:right w:val="none" w:sz="0" w:space="0" w:color="auto"/>
                  </w:divBdr>
                </w:div>
                <w:div w:id="1673220017">
                  <w:marLeft w:val="0"/>
                  <w:marRight w:val="0"/>
                  <w:marTop w:val="0"/>
                  <w:marBottom w:val="0"/>
                  <w:divBdr>
                    <w:top w:val="none" w:sz="0" w:space="0" w:color="auto"/>
                    <w:left w:val="none" w:sz="0" w:space="0" w:color="auto"/>
                    <w:bottom w:val="none" w:sz="0" w:space="0" w:color="auto"/>
                    <w:right w:val="none" w:sz="0" w:space="0" w:color="auto"/>
                  </w:divBdr>
                </w:div>
                <w:div w:id="1673410030">
                  <w:marLeft w:val="0"/>
                  <w:marRight w:val="0"/>
                  <w:marTop w:val="0"/>
                  <w:marBottom w:val="0"/>
                  <w:divBdr>
                    <w:top w:val="none" w:sz="0" w:space="0" w:color="auto"/>
                    <w:left w:val="none" w:sz="0" w:space="0" w:color="auto"/>
                    <w:bottom w:val="none" w:sz="0" w:space="0" w:color="auto"/>
                    <w:right w:val="none" w:sz="0" w:space="0" w:color="auto"/>
                  </w:divBdr>
                </w:div>
                <w:div w:id="1679388195">
                  <w:marLeft w:val="0"/>
                  <w:marRight w:val="0"/>
                  <w:marTop w:val="0"/>
                  <w:marBottom w:val="0"/>
                  <w:divBdr>
                    <w:top w:val="none" w:sz="0" w:space="0" w:color="auto"/>
                    <w:left w:val="none" w:sz="0" w:space="0" w:color="auto"/>
                    <w:bottom w:val="none" w:sz="0" w:space="0" w:color="auto"/>
                    <w:right w:val="none" w:sz="0" w:space="0" w:color="auto"/>
                  </w:divBdr>
                </w:div>
                <w:div w:id="1680426527">
                  <w:marLeft w:val="0"/>
                  <w:marRight w:val="0"/>
                  <w:marTop w:val="0"/>
                  <w:marBottom w:val="0"/>
                  <w:divBdr>
                    <w:top w:val="none" w:sz="0" w:space="0" w:color="auto"/>
                    <w:left w:val="none" w:sz="0" w:space="0" w:color="auto"/>
                    <w:bottom w:val="none" w:sz="0" w:space="0" w:color="auto"/>
                    <w:right w:val="none" w:sz="0" w:space="0" w:color="auto"/>
                  </w:divBdr>
                </w:div>
                <w:div w:id="1681736414">
                  <w:marLeft w:val="0"/>
                  <w:marRight w:val="0"/>
                  <w:marTop w:val="0"/>
                  <w:marBottom w:val="0"/>
                  <w:divBdr>
                    <w:top w:val="none" w:sz="0" w:space="0" w:color="auto"/>
                    <w:left w:val="none" w:sz="0" w:space="0" w:color="auto"/>
                    <w:bottom w:val="none" w:sz="0" w:space="0" w:color="auto"/>
                    <w:right w:val="none" w:sz="0" w:space="0" w:color="auto"/>
                  </w:divBdr>
                </w:div>
                <w:div w:id="1685474727">
                  <w:marLeft w:val="0"/>
                  <w:marRight w:val="0"/>
                  <w:marTop w:val="0"/>
                  <w:marBottom w:val="0"/>
                  <w:divBdr>
                    <w:top w:val="none" w:sz="0" w:space="0" w:color="auto"/>
                    <w:left w:val="none" w:sz="0" w:space="0" w:color="auto"/>
                    <w:bottom w:val="none" w:sz="0" w:space="0" w:color="auto"/>
                    <w:right w:val="none" w:sz="0" w:space="0" w:color="auto"/>
                  </w:divBdr>
                </w:div>
                <w:div w:id="1686712357">
                  <w:marLeft w:val="0"/>
                  <w:marRight w:val="0"/>
                  <w:marTop w:val="0"/>
                  <w:marBottom w:val="0"/>
                  <w:divBdr>
                    <w:top w:val="none" w:sz="0" w:space="0" w:color="auto"/>
                    <w:left w:val="none" w:sz="0" w:space="0" w:color="auto"/>
                    <w:bottom w:val="none" w:sz="0" w:space="0" w:color="auto"/>
                    <w:right w:val="none" w:sz="0" w:space="0" w:color="auto"/>
                  </w:divBdr>
                </w:div>
                <w:div w:id="1688864729">
                  <w:marLeft w:val="0"/>
                  <w:marRight w:val="0"/>
                  <w:marTop w:val="0"/>
                  <w:marBottom w:val="0"/>
                  <w:divBdr>
                    <w:top w:val="none" w:sz="0" w:space="0" w:color="auto"/>
                    <w:left w:val="none" w:sz="0" w:space="0" w:color="auto"/>
                    <w:bottom w:val="none" w:sz="0" w:space="0" w:color="auto"/>
                    <w:right w:val="none" w:sz="0" w:space="0" w:color="auto"/>
                  </w:divBdr>
                </w:div>
                <w:div w:id="1689017523">
                  <w:marLeft w:val="0"/>
                  <w:marRight w:val="0"/>
                  <w:marTop w:val="0"/>
                  <w:marBottom w:val="0"/>
                  <w:divBdr>
                    <w:top w:val="none" w:sz="0" w:space="0" w:color="auto"/>
                    <w:left w:val="none" w:sz="0" w:space="0" w:color="auto"/>
                    <w:bottom w:val="none" w:sz="0" w:space="0" w:color="auto"/>
                    <w:right w:val="none" w:sz="0" w:space="0" w:color="auto"/>
                  </w:divBdr>
                </w:div>
                <w:div w:id="1689406785">
                  <w:marLeft w:val="0"/>
                  <w:marRight w:val="0"/>
                  <w:marTop w:val="0"/>
                  <w:marBottom w:val="0"/>
                  <w:divBdr>
                    <w:top w:val="none" w:sz="0" w:space="0" w:color="auto"/>
                    <w:left w:val="none" w:sz="0" w:space="0" w:color="auto"/>
                    <w:bottom w:val="none" w:sz="0" w:space="0" w:color="auto"/>
                    <w:right w:val="none" w:sz="0" w:space="0" w:color="auto"/>
                  </w:divBdr>
                </w:div>
                <w:div w:id="1691375645">
                  <w:marLeft w:val="0"/>
                  <w:marRight w:val="0"/>
                  <w:marTop w:val="0"/>
                  <w:marBottom w:val="0"/>
                  <w:divBdr>
                    <w:top w:val="none" w:sz="0" w:space="0" w:color="auto"/>
                    <w:left w:val="none" w:sz="0" w:space="0" w:color="auto"/>
                    <w:bottom w:val="none" w:sz="0" w:space="0" w:color="auto"/>
                    <w:right w:val="none" w:sz="0" w:space="0" w:color="auto"/>
                  </w:divBdr>
                </w:div>
                <w:div w:id="1692683274">
                  <w:marLeft w:val="0"/>
                  <w:marRight w:val="0"/>
                  <w:marTop w:val="0"/>
                  <w:marBottom w:val="0"/>
                  <w:divBdr>
                    <w:top w:val="none" w:sz="0" w:space="0" w:color="auto"/>
                    <w:left w:val="none" w:sz="0" w:space="0" w:color="auto"/>
                    <w:bottom w:val="none" w:sz="0" w:space="0" w:color="auto"/>
                    <w:right w:val="none" w:sz="0" w:space="0" w:color="auto"/>
                  </w:divBdr>
                </w:div>
                <w:div w:id="1692956027">
                  <w:marLeft w:val="0"/>
                  <w:marRight w:val="0"/>
                  <w:marTop w:val="0"/>
                  <w:marBottom w:val="0"/>
                  <w:divBdr>
                    <w:top w:val="none" w:sz="0" w:space="0" w:color="auto"/>
                    <w:left w:val="none" w:sz="0" w:space="0" w:color="auto"/>
                    <w:bottom w:val="none" w:sz="0" w:space="0" w:color="auto"/>
                    <w:right w:val="none" w:sz="0" w:space="0" w:color="auto"/>
                  </w:divBdr>
                </w:div>
                <w:div w:id="1693190285">
                  <w:marLeft w:val="0"/>
                  <w:marRight w:val="0"/>
                  <w:marTop w:val="0"/>
                  <w:marBottom w:val="0"/>
                  <w:divBdr>
                    <w:top w:val="none" w:sz="0" w:space="0" w:color="auto"/>
                    <w:left w:val="none" w:sz="0" w:space="0" w:color="auto"/>
                    <w:bottom w:val="none" w:sz="0" w:space="0" w:color="auto"/>
                    <w:right w:val="none" w:sz="0" w:space="0" w:color="auto"/>
                  </w:divBdr>
                </w:div>
                <w:div w:id="1695963047">
                  <w:marLeft w:val="0"/>
                  <w:marRight w:val="0"/>
                  <w:marTop w:val="0"/>
                  <w:marBottom w:val="0"/>
                  <w:divBdr>
                    <w:top w:val="none" w:sz="0" w:space="0" w:color="auto"/>
                    <w:left w:val="none" w:sz="0" w:space="0" w:color="auto"/>
                    <w:bottom w:val="none" w:sz="0" w:space="0" w:color="auto"/>
                    <w:right w:val="none" w:sz="0" w:space="0" w:color="auto"/>
                  </w:divBdr>
                </w:div>
                <w:div w:id="1697584776">
                  <w:marLeft w:val="0"/>
                  <w:marRight w:val="0"/>
                  <w:marTop w:val="0"/>
                  <w:marBottom w:val="0"/>
                  <w:divBdr>
                    <w:top w:val="none" w:sz="0" w:space="0" w:color="auto"/>
                    <w:left w:val="none" w:sz="0" w:space="0" w:color="auto"/>
                    <w:bottom w:val="none" w:sz="0" w:space="0" w:color="auto"/>
                    <w:right w:val="none" w:sz="0" w:space="0" w:color="auto"/>
                  </w:divBdr>
                </w:div>
                <w:div w:id="1699743925">
                  <w:marLeft w:val="0"/>
                  <w:marRight w:val="0"/>
                  <w:marTop w:val="0"/>
                  <w:marBottom w:val="0"/>
                  <w:divBdr>
                    <w:top w:val="none" w:sz="0" w:space="0" w:color="auto"/>
                    <w:left w:val="none" w:sz="0" w:space="0" w:color="auto"/>
                    <w:bottom w:val="none" w:sz="0" w:space="0" w:color="auto"/>
                    <w:right w:val="none" w:sz="0" w:space="0" w:color="auto"/>
                  </w:divBdr>
                </w:div>
                <w:div w:id="1699774047">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01975920">
                  <w:marLeft w:val="0"/>
                  <w:marRight w:val="0"/>
                  <w:marTop w:val="0"/>
                  <w:marBottom w:val="0"/>
                  <w:divBdr>
                    <w:top w:val="none" w:sz="0" w:space="0" w:color="auto"/>
                    <w:left w:val="none" w:sz="0" w:space="0" w:color="auto"/>
                    <w:bottom w:val="none" w:sz="0" w:space="0" w:color="auto"/>
                    <w:right w:val="none" w:sz="0" w:space="0" w:color="auto"/>
                  </w:divBdr>
                </w:div>
                <w:div w:id="1703550836">
                  <w:marLeft w:val="0"/>
                  <w:marRight w:val="0"/>
                  <w:marTop w:val="0"/>
                  <w:marBottom w:val="0"/>
                  <w:divBdr>
                    <w:top w:val="none" w:sz="0" w:space="0" w:color="auto"/>
                    <w:left w:val="none" w:sz="0" w:space="0" w:color="auto"/>
                    <w:bottom w:val="none" w:sz="0" w:space="0" w:color="auto"/>
                    <w:right w:val="none" w:sz="0" w:space="0" w:color="auto"/>
                  </w:divBdr>
                </w:div>
                <w:div w:id="1705904057">
                  <w:marLeft w:val="0"/>
                  <w:marRight w:val="0"/>
                  <w:marTop w:val="0"/>
                  <w:marBottom w:val="0"/>
                  <w:divBdr>
                    <w:top w:val="none" w:sz="0" w:space="0" w:color="auto"/>
                    <w:left w:val="none" w:sz="0" w:space="0" w:color="auto"/>
                    <w:bottom w:val="none" w:sz="0" w:space="0" w:color="auto"/>
                    <w:right w:val="none" w:sz="0" w:space="0" w:color="auto"/>
                  </w:divBdr>
                </w:div>
                <w:div w:id="1710689907">
                  <w:marLeft w:val="0"/>
                  <w:marRight w:val="0"/>
                  <w:marTop w:val="0"/>
                  <w:marBottom w:val="0"/>
                  <w:divBdr>
                    <w:top w:val="none" w:sz="0" w:space="0" w:color="auto"/>
                    <w:left w:val="none" w:sz="0" w:space="0" w:color="auto"/>
                    <w:bottom w:val="none" w:sz="0" w:space="0" w:color="auto"/>
                    <w:right w:val="none" w:sz="0" w:space="0" w:color="auto"/>
                  </w:divBdr>
                </w:div>
                <w:div w:id="1713380421">
                  <w:marLeft w:val="0"/>
                  <w:marRight w:val="0"/>
                  <w:marTop w:val="0"/>
                  <w:marBottom w:val="0"/>
                  <w:divBdr>
                    <w:top w:val="none" w:sz="0" w:space="0" w:color="auto"/>
                    <w:left w:val="none" w:sz="0" w:space="0" w:color="auto"/>
                    <w:bottom w:val="none" w:sz="0" w:space="0" w:color="auto"/>
                    <w:right w:val="none" w:sz="0" w:space="0" w:color="auto"/>
                  </w:divBdr>
                </w:div>
                <w:div w:id="1714453390">
                  <w:marLeft w:val="0"/>
                  <w:marRight w:val="0"/>
                  <w:marTop w:val="0"/>
                  <w:marBottom w:val="0"/>
                  <w:divBdr>
                    <w:top w:val="none" w:sz="0" w:space="0" w:color="auto"/>
                    <w:left w:val="none" w:sz="0" w:space="0" w:color="auto"/>
                    <w:bottom w:val="none" w:sz="0" w:space="0" w:color="auto"/>
                    <w:right w:val="none" w:sz="0" w:space="0" w:color="auto"/>
                  </w:divBdr>
                </w:div>
                <w:div w:id="1719089183">
                  <w:marLeft w:val="0"/>
                  <w:marRight w:val="0"/>
                  <w:marTop w:val="0"/>
                  <w:marBottom w:val="0"/>
                  <w:divBdr>
                    <w:top w:val="none" w:sz="0" w:space="0" w:color="auto"/>
                    <w:left w:val="none" w:sz="0" w:space="0" w:color="auto"/>
                    <w:bottom w:val="none" w:sz="0" w:space="0" w:color="auto"/>
                    <w:right w:val="none" w:sz="0" w:space="0" w:color="auto"/>
                  </w:divBdr>
                </w:div>
                <w:div w:id="1719158976">
                  <w:marLeft w:val="0"/>
                  <w:marRight w:val="0"/>
                  <w:marTop w:val="0"/>
                  <w:marBottom w:val="0"/>
                  <w:divBdr>
                    <w:top w:val="none" w:sz="0" w:space="0" w:color="auto"/>
                    <w:left w:val="none" w:sz="0" w:space="0" w:color="auto"/>
                    <w:bottom w:val="none" w:sz="0" w:space="0" w:color="auto"/>
                    <w:right w:val="none" w:sz="0" w:space="0" w:color="auto"/>
                  </w:divBdr>
                </w:div>
                <w:div w:id="1721513665">
                  <w:marLeft w:val="0"/>
                  <w:marRight w:val="0"/>
                  <w:marTop w:val="0"/>
                  <w:marBottom w:val="0"/>
                  <w:divBdr>
                    <w:top w:val="none" w:sz="0" w:space="0" w:color="auto"/>
                    <w:left w:val="none" w:sz="0" w:space="0" w:color="auto"/>
                    <w:bottom w:val="none" w:sz="0" w:space="0" w:color="auto"/>
                    <w:right w:val="none" w:sz="0" w:space="0" w:color="auto"/>
                  </w:divBdr>
                </w:div>
                <w:div w:id="1724284421">
                  <w:marLeft w:val="0"/>
                  <w:marRight w:val="0"/>
                  <w:marTop w:val="0"/>
                  <w:marBottom w:val="0"/>
                  <w:divBdr>
                    <w:top w:val="none" w:sz="0" w:space="0" w:color="auto"/>
                    <w:left w:val="none" w:sz="0" w:space="0" w:color="auto"/>
                    <w:bottom w:val="none" w:sz="0" w:space="0" w:color="auto"/>
                    <w:right w:val="none" w:sz="0" w:space="0" w:color="auto"/>
                  </w:divBdr>
                </w:div>
                <w:div w:id="1726372833">
                  <w:marLeft w:val="0"/>
                  <w:marRight w:val="0"/>
                  <w:marTop w:val="0"/>
                  <w:marBottom w:val="0"/>
                  <w:divBdr>
                    <w:top w:val="none" w:sz="0" w:space="0" w:color="auto"/>
                    <w:left w:val="none" w:sz="0" w:space="0" w:color="auto"/>
                    <w:bottom w:val="none" w:sz="0" w:space="0" w:color="auto"/>
                    <w:right w:val="none" w:sz="0" w:space="0" w:color="auto"/>
                  </w:divBdr>
                </w:div>
                <w:div w:id="1728532385">
                  <w:marLeft w:val="0"/>
                  <w:marRight w:val="0"/>
                  <w:marTop w:val="0"/>
                  <w:marBottom w:val="0"/>
                  <w:divBdr>
                    <w:top w:val="none" w:sz="0" w:space="0" w:color="auto"/>
                    <w:left w:val="none" w:sz="0" w:space="0" w:color="auto"/>
                    <w:bottom w:val="none" w:sz="0" w:space="0" w:color="auto"/>
                    <w:right w:val="none" w:sz="0" w:space="0" w:color="auto"/>
                  </w:divBdr>
                </w:div>
                <w:div w:id="1730613397">
                  <w:marLeft w:val="0"/>
                  <w:marRight w:val="0"/>
                  <w:marTop w:val="0"/>
                  <w:marBottom w:val="0"/>
                  <w:divBdr>
                    <w:top w:val="none" w:sz="0" w:space="0" w:color="auto"/>
                    <w:left w:val="none" w:sz="0" w:space="0" w:color="auto"/>
                    <w:bottom w:val="none" w:sz="0" w:space="0" w:color="auto"/>
                    <w:right w:val="none" w:sz="0" w:space="0" w:color="auto"/>
                  </w:divBdr>
                </w:div>
                <w:div w:id="1736120515">
                  <w:marLeft w:val="0"/>
                  <w:marRight w:val="0"/>
                  <w:marTop w:val="0"/>
                  <w:marBottom w:val="0"/>
                  <w:divBdr>
                    <w:top w:val="none" w:sz="0" w:space="0" w:color="auto"/>
                    <w:left w:val="none" w:sz="0" w:space="0" w:color="auto"/>
                    <w:bottom w:val="none" w:sz="0" w:space="0" w:color="auto"/>
                    <w:right w:val="none" w:sz="0" w:space="0" w:color="auto"/>
                  </w:divBdr>
                </w:div>
                <w:div w:id="1738934583">
                  <w:marLeft w:val="0"/>
                  <w:marRight w:val="0"/>
                  <w:marTop w:val="0"/>
                  <w:marBottom w:val="0"/>
                  <w:divBdr>
                    <w:top w:val="none" w:sz="0" w:space="0" w:color="auto"/>
                    <w:left w:val="none" w:sz="0" w:space="0" w:color="auto"/>
                    <w:bottom w:val="none" w:sz="0" w:space="0" w:color="auto"/>
                    <w:right w:val="none" w:sz="0" w:space="0" w:color="auto"/>
                  </w:divBdr>
                </w:div>
                <w:div w:id="1740441971">
                  <w:marLeft w:val="0"/>
                  <w:marRight w:val="0"/>
                  <w:marTop w:val="0"/>
                  <w:marBottom w:val="0"/>
                  <w:divBdr>
                    <w:top w:val="none" w:sz="0" w:space="0" w:color="auto"/>
                    <w:left w:val="none" w:sz="0" w:space="0" w:color="auto"/>
                    <w:bottom w:val="none" w:sz="0" w:space="0" w:color="auto"/>
                    <w:right w:val="none" w:sz="0" w:space="0" w:color="auto"/>
                  </w:divBdr>
                </w:div>
                <w:div w:id="1743868642">
                  <w:marLeft w:val="0"/>
                  <w:marRight w:val="0"/>
                  <w:marTop w:val="0"/>
                  <w:marBottom w:val="0"/>
                  <w:divBdr>
                    <w:top w:val="none" w:sz="0" w:space="0" w:color="auto"/>
                    <w:left w:val="none" w:sz="0" w:space="0" w:color="auto"/>
                    <w:bottom w:val="none" w:sz="0" w:space="0" w:color="auto"/>
                    <w:right w:val="none" w:sz="0" w:space="0" w:color="auto"/>
                  </w:divBdr>
                </w:div>
                <w:div w:id="1744109600">
                  <w:marLeft w:val="0"/>
                  <w:marRight w:val="0"/>
                  <w:marTop w:val="0"/>
                  <w:marBottom w:val="0"/>
                  <w:divBdr>
                    <w:top w:val="none" w:sz="0" w:space="0" w:color="auto"/>
                    <w:left w:val="none" w:sz="0" w:space="0" w:color="auto"/>
                    <w:bottom w:val="none" w:sz="0" w:space="0" w:color="auto"/>
                    <w:right w:val="none" w:sz="0" w:space="0" w:color="auto"/>
                  </w:divBdr>
                </w:div>
                <w:div w:id="1744333005">
                  <w:marLeft w:val="0"/>
                  <w:marRight w:val="0"/>
                  <w:marTop w:val="0"/>
                  <w:marBottom w:val="0"/>
                  <w:divBdr>
                    <w:top w:val="none" w:sz="0" w:space="0" w:color="auto"/>
                    <w:left w:val="none" w:sz="0" w:space="0" w:color="auto"/>
                    <w:bottom w:val="none" w:sz="0" w:space="0" w:color="auto"/>
                    <w:right w:val="none" w:sz="0" w:space="0" w:color="auto"/>
                  </w:divBdr>
                </w:div>
                <w:div w:id="1747190964">
                  <w:marLeft w:val="0"/>
                  <w:marRight w:val="0"/>
                  <w:marTop w:val="0"/>
                  <w:marBottom w:val="0"/>
                  <w:divBdr>
                    <w:top w:val="none" w:sz="0" w:space="0" w:color="auto"/>
                    <w:left w:val="none" w:sz="0" w:space="0" w:color="auto"/>
                    <w:bottom w:val="none" w:sz="0" w:space="0" w:color="auto"/>
                    <w:right w:val="none" w:sz="0" w:space="0" w:color="auto"/>
                  </w:divBdr>
                </w:div>
                <w:div w:id="1748961557">
                  <w:marLeft w:val="0"/>
                  <w:marRight w:val="0"/>
                  <w:marTop w:val="0"/>
                  <w:marBottom w:val="0"/>
                  <w:divBdr>
                    <w:top w:val="none" w:sz="0" w:space="0" w:color="auto"/>
                    <w:left w:val="none" w:sz="0" w:space="0" w:color="auto"/>
                    <w:bottom w:val="none" w:sz="0" w:space="0" w:color="auto"/>
                    <w:right w:val="none" w:sz="0" w:space="0" w:color="auto"/>
                  </w:divBdr>
                </w:div>
                <w:div w:id="1749690270">
                  <w:marLeft w:val="0"/>
                  <w:marRight w:val="0"/>
                  <w:marTop w:val="0"/>
                  <w:marBottom w:val="0"/>
                  <w:divBdr>
                    <w:top w:val="none" w:sz="0" w:space="0" w:color="auto"/>
                    <w:left w:val="none" w:sz="0" w:space="0" w:color="auto"/>
                    <w:bottom w:val="none" w:sz="0" w:space="0" w:color="auto"/>
                    <w:right w:val="none" w:sz="0" w:space="0" w:color="auto"/>
                  </w:divBdr>
                </w:div>
                <w:div w:id="1754810856">
                  <w:marLeft w:val="0"/>
                  <w:marRight w:val="0"/>
                  <w:marTop w:val="0"/>
                  <w:marBottom w:val="0"/>
                  <w:divBdr>
                    <w:top w:val="none" w:sz="0" w:space="0" w:color="auto"/>
                    <w:left w:val="none" w:sz="0" w:space="0" w:color="auto"/>
                    <w:bottom w:val="none" w:sz="0" w:space="0" w:color="auto"/>
                    <w:right w:val="none" w:sz="0" w:space="0" w:color="auto"/>
                  </w:divBdr>
                </w:div>
                <w:div w:id="1755321772">
                  <w:marLeft w:val="0"/>
                  <w:marRight w:val="0"/>
                  <w:marTop w:val="0"/>
                  <w:marBottom w:val="0"/>
                  <w:divBdr>
                    <w:top w:val="none" w:sz="0" w:space="0" w:color="auto"/>
                    <w:left w:val="none" w:sz="0" w:space="0" w:color="auto"/>
                    <w:bottom w:val="none" w:sz="0" w:space="0" w:color="auto"/>
                    <w:right w:val="none" w:sz="0" w:space="0" w:color="auto"/>
                  </w:divBdr>
                </w:div>
                <w:div w:id="1758020149">
                  <w:marLeft w:val="0"/>
                  <w:marRight w:val="0"/>
                  <w:marTop w:val="0"/>
                  <w:marBottom w:val="0"/>
                  <w:divBdr>
                    <w:top w:val="none" w:sz="0" w:space="0" w:color="auto"/>
                    <w:left w:val="none" w:sz="0" w:space="0" w:color="auto"/>
                    <w:bottom w:val="none" w:sz="0" w:space="0" w:color="auto"/>
                    <w:right w:val="none" w:sz="0" w:space="0" w:color="auto"/>
                  </w:divBdr>
                </w:div>
                <w:div w:id="1761639837">
                  <w:marLeft w:val="0"/>
                  <w:marRight w:val="0"/>
                  <w:marTop w:val="0"/>
                  <w:marBottom w:val="0"/>
                  <w:divBdr>
                    <w:top w:val="none" w:sz="0" w:space="0" w:color="auto"/>
                    <w:left w:val="none" w:sz="0" w:space="0" w:color="auto"/>
                    <w:bottom w:val="none" w:sz="0" w:space="0" w:color="auto"/>
                    <w:right w:val="none" w:sz="0" w:space="0" w:color="auto"/>
                  </w:divBdr>
                </w:div>
                <w:div w:id="1764758814">
                  <w:marLeft w:val="0"/>
                  <w:marRight w:val="0"/>
                  <w:marTop w:val="0"/>
                  <w:marBottom w:val="0"/>
                  <w:divBdr>
                    <w:top w:val="none" w:sz="0" w:space="0" w:color="auto"/>
                    <w:left w:val="none" w:sz="0" w:space="0" w:color="auto"/>
                    <w:bottom w:val="none" w:sz="0" w:space="0" w:color="auto"/>
                    <w:right w:val="none" w:sz="0" w:space="0" w:color="auto"/>
                  </w:divBdr>
                </w:div>
                <w:div w:id="1768228420">
                  <w:marLeft w:val="0"/>
                  <w:marRight w:val="0"/>
                  <w:marTop w:val="0"/>
                  <w:marBottom w:val="0"/>
                  <w:divBdr>
                    <w:top w:val="none" w:sz="0" w:space="0" w:color="auto"/>
                    <w:left w:val="none" w:sz="0" w:space="0" w:color="auto"/>
                    <w:bottom w:val="none" w:sz="0" w:space="0" w:color="auto"/>
                    <w:right w:val="none" w:sz="0" w:space="0" w:color="auto"/>
                  </w:divBdr>
                </w:div>
                <w:div w:id="1771119286">
                  <w:marLeft w:val="0"/>
                  <w:marRight w:val="0"/>
                  <w:marTop w:val="0"/>
                  <w:marBottom w:val="0"/>
                  <w:divBdr>
                    <w:top w:val="none" w:sz="0" w:space="0" w:color="auto"/>
                    <w:left w:val="none" w:sz="0" w:space="0" w:color="auto"/>
                    <w:bottom w:val="none" w:sz="0" w:space="0" w:color="auto"/>
                    <w:right w:val="none" w:sz="0" w:space="0" w:color="auto"/>
                  </w:divBdr>
                </w:div>
                <w:div w:id="1771393625">
                  <w:marLeft w:val="0"/>
                  <w:marRight w:val="0"/>
                  <w:marTop w:val="0"/>
                  <w:marBottom w:val="0"/>
                  <w:divBdr>
                    <w:top w:val="none" w:sz="0" w:space="0" w:color="auto"/>
                    <w:left w:val="none" w:sz="0" w:space="0" w:color="auto"/>
                    <w:bottom w:val="none" w:sz="0" w:space="0" w:color="auto"/>
                    <w:right w:val="none" w:sz="0" w:space="0" w:color="auto"/>
                  </w:divBdr>
                </w:div>
                <w:div w:id="1772125474">
                  <w:marLeft w:val="0"/>
                  <w:marRight w:val="0"/>
                  <w:marTop w:val="0"/>
                  <w:marBottom w:val="0"/>
                  <w:divBdr>
                    <w:top w:val="none" w:sz="0" w:space="0" w:color="auto"/>
                    <w:left w:val="none" w:sz="0" w:space="0" w:color="auto"/>
                    <w:bottom w:val="none" w:sz="0" w:space="0" w:color="auto"/>
                    <w:right w:val="none" w:sz="0" w:space="0" w:color="auto"/>
                  </w:divBdr>
                </w:div>
                <w:div w:id="1772701432">
                  <w:marLeft w:val="0"/>
                  <w:marRight w:val="0"/>
                  <w:marTop w:val="0"/>
                  <w:marBottom w:val="0"/>
                  <w:divBdr>
                    <w:top w:val="none" w:sz="0" w:space="0" w:color="auto"/>
                    <w:left w:val="none" w:sz="0" w:space="0" w:color="auto"/>
                    <w:bottom w:val="none" w:sz="0" w:space="0" w:color="auto"/>
                    <w:right w:val="none" w:sz="0" w:space="0" w:color="auto"/>
                  </w:divBdr>
                </w:div>
                <w:div w:id="1774205624">
                  <w:marLeft w:val="0"/>
                  <w:marRight w:val="0"/>
                  <w:marTop w:val="0"/>
                  <w:marBottom w:val="0"/>
                  <w:divBdr>
                    <w:top w:val="none" w:sz="0" w:space="0" w:color="auto"/>
                    <w:left w:val="none" w:sz="0" w:space="0" w:color="auto"/>
                    <w:bottom w:val="none" w:sz="0" w:space="0" w:color="auto"/>
                    <w:right w:val="none" w:sz="0" w:space="0" w:color="auto"/>
                  </w:divBdr>
                </w:div>
                <w:div w:id="1777748531">
                  <w:marLeft w:val="0"/>
                  <w:marRight w:val="0"/>
                  <w:marTop w:val="0"/>
                  <w:marBottom w:val="0"/>
                  <w:divBdr>
                    <w:top w:val="none" w:sz="0" w:space="0" w:color="auto"/>
                    <w:left w:val="none" w:sz="0" w:space="0" w:color="auto"/>
                    <w:bottom w:val="none" w:sz="0" w:space="0" w:color="auto"/>
                    <w:right w:val="none" w:sz="0" w:space="0" w:color="auto"/>
                  </w:divBdr>
                </w:div>
                <w:div w:id="1781611109">
                  <w:marLeft w:val="0"/>
                  <w:marRight w:val="0"/>
                  <w:marTop w:val="0"/>
                  <w:marBottom w:val="0"/>
                  <w:divBdr>
                    <w:top w:val="none" w:sz="0" w:space="0" w:color="auto"/>
                    <w:left w:val="none" w:sz="0" w:space="0" w:color="auto"/>
                    <w:bottom w:val="none" w:sz="0" w:space="0" w:color="auto"/>
                    <w:right w:val="none" w:sz="0" w:space="0" w:color="auto"/>
                  </w:divBdr>
                </w:div>
                <w:div w:id="1784305119">
                  <w:marLeft w:val="0"/>
                  <w:marRight w:val="0"/>
                  <w:marTop w:val="0"/>
                  <w:marBottom w:val="0"/>
                  <w:divBdr>
                    <w:top w:val="none" w:sz="0" w:space="0" w:color="auto"/>
                    <w:left w:val="none" w:sz="0" w:space="0" w:color="auto"/>
                    <w:bottom w:val="none" w:sz="0" w:space="0" w:color="auto"/>
                    <w:right w:val="none" w:sz="0" w:space="0" w:color="auto"/>
                  </w:divBdr>
                </w:div>
                <w:div w:id="1785416418">
                  <w:marLeft w:val="0"/>
                  <w:marRight w:val="0"/>
                  <w:marTop w:val="0"/>
                  <w:marBottom w:val="0"/>
                  <w:divBdr>
                    <w:top w:val="none" w:sz="0" w:space="0" w:color="auto"/>
                    <w:left w:val="none" w:sz="0" w:space="0" w:color="auto"/>
                    <w:bottom w:val="none" w:sz="0" w:space="0" w:color="auto"/>
                    <w:right w:val="none" w:sz="0" w:space="0" w:color="auto"/>
                  </w:divBdr>
                </w:div>
                <w:div w:id="1786577444">
                  <w:marLeft w:val="0"/>
                  <w:marRight w:val="0"/>
                  <w:marTop w:val="0"/>
                  <w:marBottom w:val="0"/>
                  <w:divBdr>
                    <w:top w:val="none" w:sz="0" w:space="0" w:color="auto"/>
                    <w:left w:val="none" w:sz="0" w:space="0" w:color="auto"/>
                    <w:bottom w:val="none" w:sz="0" w:space="0" w:color="auto"/>
                    <w:right w:val="none" w:sz="0" w:space="0" w:color="auto"/>
                  </w:divBdr>
                </w:div>
                <w:div w:id="1787656660">
                  <w:marLeft w:val="0"/>
                  <w:marRight w:val="0"/>
                  <w:marTop w:val="0"/>
                  <w:marBottom w:val="0"/>
                  <w:divBdr>
                    <w:top w:val="none" w:sz="0" w:space="0" w:color="auto"/>
                    <w:left w:val="none" w:sz="0" w:space="0" w:color="auto"/>
                    <w:bottom w:val="none" w:sz="0" w:space="0" w:color="auto"/>
                    <w:right w:val="none" w:sz="0" w:space="0" w:color="auto"/>
                  </w:divBdr>
                </w:div>
                <w:div w:id="1789350235">
                  <w:marLeft w:val="0"/>
                  <w:marRight w:val="0"/>
                  <w:marTop w:val="0"/>
                  <w:marBottom w:val="0"/>
                  <w:divBdr>
                    <w:top w:val="none" w:sz="0" w:space="0" w:color="auto"/>
                    <w:left w:val="none" w:sz="0" w:space="0" w:color="auto"/>
                    <w:bottom w:val="none" w:sz="0" w:space="0" w:color="auto"/>
                    <w:right w:val="none" w:sz="0" w:space="0" w:color="auto"/>
                  </w:divBdr>
                </w:div>
                <w:div w:id="1790008397">
                  <w:marLeft w:val="0"/>
                  <w:marRight w:val="0"/>
                  <w:marTop w:val="0"/>
                  <w:marBottom w:val="0"/>
                  <w:divBdr>
                    <w:top w:val="none" w:sz="0" w:space="0" w:color="auto"/>
                    <w:left w:val="none" w:sz="0" w:space="0" w:color="auto"/>
                    <w:bottom w:val="none" w:sz="0" w:space="0" w:color="auto"/>
                    <w:right w:val="none" w:sz="0" w:space="0" w:color="auto"/>
                  </w:divBdr>
                </w:div>
                <w:div w:id="1791971889">
                  <w:marLeft w:val="0"/>
                  <w:marRight w:val="0"/>
                  <w:marTop w:val="0"/>
                  <w:marBottom w:val="0"/>
                  <w:divBdr>
                    <w:top w:val="none" w:sz="0" w:space="0" w:color="auto"/>
                    <w:left w:val="none" w:sz="0" w:space="0" w:color="auto"/>
                    <w:bottom w:val="none" w:sz="0" w:space="0" w:color="auto"/>
                    <w:right w:val="none" w:sz="0" w:space="0" w:color="auto"/>
                  </w:divBdr>
                </w:div>
                <w:div w:id="1794012242">
                  <w:marLeft w:val="0"/>
                  <w:marRight w:val="0"/>
                  <w:marTop w:val="0"/>
                  <w:marBottom w:val="0"/>
                  <w:divBdr>
                    <w:top w:val="none" w:sz="0" w:space="0" w:color="auto"/>
                    <w:left w:val="none" w:sz="0" w:space="0" w:color="auto"/>
                    <w:bottom w:val="none" w:sz="0" w:space="0" w:color="auto"/>
                    <w:right w:val="none" w:sz="0" w:space="0" w:color="auto"/>
                  </w:divBdr>
                </w:div>
                <w:div w:id="1795365675">
                  <w:marLeft w:val="0"/>
                  <w:marRight w:val="0"/>
                  <w:marTop w:val="0"/>
                  <w:marBottom w:val="0"/>
                  <w:divBdr>
                    <w:top w:val="none" w:sz="0" w:space="0" w:color="auto"/>
                    <w:left w:val="none" w:sz="0" w:space="0" w:color="auto"/>
                    <w:bottom w:val="none" w:sz="0" w:space="0" w:color="auto"/>
                    <w:right w:val="none" w:sz="0" w:space="0" w:color="auto"/>
                  </w:divBdr>
                </w:div>
                <w:div w:id="1797721089">
                  <w:marLeft w:val="0"/>
                  <w:marRight w:val="0"/>
                  <w:marTop w:val="0"/>
                  <w:marBottom w:val="0"/>
                  <w:divBdr>
                    <w:top w:val="none" w:sz="0" w:space="0" w:color="auto"/>
                    <w:left w:val="none" w:sz="0" w:space="0" w:color="auto"/>
                    <w:bottom w:val="none" w:sz="0" w:space="0" w:color="auto"/>
                    <w:right w:val="none" w:sz="0" w:space="0" w:color="auto"/>
                  </w:divBdr>
                </w:div>
                <w:div w:id="1799643015">
                  <w:marLeft w:val="0"/>
                  <w:marRight w:val="0"/>
                  <w:marTop w:val="0"/>
                  <w:marBottom w:val="0"/>
                  <w:divBdr>
                    <w:top w:val="none" w:sz="0" w:space="0" w:color="auto"/>
                    <w:left w:val="none" w:sz="0" w:space="0" w:color="auto"/>
                    <w:bottom w:val="none" w:sz="0" w:space="0" w:color="auto"/>
                    <w:right w:val="none" w:sz="0" w:space="0" w:color="auto"/>
                  </w:divBdr>
                </w:div>
                <w:div w:id="1801024697">
                  <w:marLeft w:val="0"/>
                  <w:marRight w:val="0"/>
                  <w:marTop w:val="0"/>
                  <w:marBottom w:val="0"/>
                  <w:divBdr>
                    <w:top w:val="none" w:sz="0" w:space="0" w:color="auto"/>
                    <w:left w:val="none" w:sz="0" w:space="0" w:color="auto"/>
                    <w:bottom w:val="none" w:sz="0" w:space="0" w:color="auto"/>
                    <w:right w:val="none" w:sz="0" w:space="0" w:color="auto"/>
                  </w:divBdr>
                </w:div>
                <w:div w:id="1802306080">
                  <w:marLeft w:val="0"/>
                  <w:marRight w:val="0"/>
                  <w:marTop w:val="0"/>
                  <w:marBottom w:val="0"/>
                  <w:divBdr>
                    <w:top w:val="none" w:sz="0" w:space="0" w:color="auto"/>
                    <w:left w:val="none" w:sz="0" w:space="0" w:color="auto"/>
                    <w:bottom w:val="none" w:sz="0" w:space="0" w:color="auto"/>
                    <w:right w:val="none" w:sz="0" w:space="0" w:color="auto"/>
                  </w:divBdr>
                </w:div>
                <w:div w:id="1807313468">
                  <w:marLeft w:val="0"/>
                  <w:marRight w:val="0"/>
                  <w:marTop w:val="0"/>
                  <w:marBottom w:val="0"/>
                  <w:divBdr>
                    <w:top w:val="none" w:sz="0" w:space="0" w:color="auto"/>
                    <w:left w:val="none" w:sz="0" w:space="0" w:color="auto"/>
                    <w:bottom w:val="none" w:sz="0" w:space="0" w:color="auto"/>
                    <w:right w:val="none" w:sz="0" w:space="0" w:color="auto"/>
                  </w:divBdr>
                </w:div>
                <w:div w:id="1810053824">
                  <w:marLeft w:val="0"/>
                  <w:marRight w:val="0"/>
                  <w:marTop w:val="0"/>
                  <w:marBottom w:val="0"/>
                  <w:divBdr>
                    <w:top w:val="none" w:sz="0" w:space="0" w:color="auto"/>
                    <w:left w:val="none" w:sz="0" w:space="0" w:color="auto"/>
                    <w:bottom w:val="none" w:sz="0" w:space="0" w:color="auto"/>
                    <w:right w:val="none" w:sz="0" w:space="0" w:color="auto"/>
                  </w:divBdr>
                </w:div>
                <w:div w:id="1811435661">
                  <w:marLeft w:val="0"/>
                  <w:marRight w:val="0"/>
                  <w:marTop w:val="0"/>
                  <w:marBottom w:val="0"/>
                  <w:divBdr>
                    <w:top w:val="none" w:sz="0" w:space="0" w:color="auto"/>
                    <w:left w:val="none" w:sz="0" w:space="0" w:color="auto"/>
                    <w:bottom w:val="none" w:sz="0" w:space="0" w:color="auto"/>
                    <w:right w:val="none" w:sz="0" w:space="0" w:color="auto"/>
                  </w:divBdr>
                </w:div>
                <w:div w:id="1814785190">
                  <w:marLeft w:val="0"/>
                  <w:marRight w:val="0"/>
                  <w:marTop w:val="0"/>
                  <w:marBottom w:val="0"/>
                  <w:divBdr>
                    <w:top w:val="none" w:sz="0" w:space="0" w:color="auto"/>
                    <w:left w:val="none" w:sz="0" w:space="0" w:color="auto"/>
                    <w:bottom w:val="none" w:sz="0" w:space="0" w:color="auto"/>
                    <w:right w:val="none" w:sz="0" w:space="0" w:color="auto"/>
                  </w:divBdr>
                </w:div>
                <w:div w:id="1815222661">
                  <w:marLeft w:val="0"/>
                  <w:marRight w:val="0"/>
                  <w:marTop w:val="0"/>
                  <w:marBottom w:val="0"/>
                  <w:divBdr>
                    <w:top w:val="none" w:sz="0" w:space="0" w:color="auto"/>
                    <w:left w:val="none" w:sz="0" w:space="0" w:color="auto"/>
                    <w:bottom w:val="none" w:sz="0" w:space="0" w:color="auto"/>
                    <w:right w:val="none" w:sz="0" w:space="0" w:color="auto"/>
                  </w:divBdr>
                </w:div>
                <w:div w:id="1817603942">
                  <w:marLeft w:val="0"/>
                  <w:marRight w:val="0"/>
                  <w:marTop w:val="0"/>
                  <w:marBottom w:val="0"/>
                  <w:divBdr>
                    <w:top w:val="none" w:sz="0" w:space="0" w:color="auto"/>
                    <w:left w:val="none" w:sz="0" w:space="0" w:color="auto"/>
                    <w:bottom w:val="none" w:sz="0" w:space="0" w:color="auto"/>
                    <w:right w:val="none" w:sz="0" w:space="0" w:color="auto"/>
                  </w:divBdr>
                </w:div>
                <w:div w:id="1822698717">
                  <w:marLeft w:val="0"/>
                  <w:marRight w:val="0"/>
                  <w:marTop w:val="0"/>
                  <w:marBottom w:val="0"/>
                  <w:divBdr>
                    <w:top w:val="none" w:sz="0" w:space="0" w:color="auto"/>
                    <w:left w:val="none" w:sz="0" w:space="0" w:color="auto"/>
                    <w:bottom w:val="none" w:sz="0" w:space="0" w:color="auto"/>
                    <w:right w:val="none" w:sz="0" w:space="0" w:color="auto"/>
                  </w:divBdr>
                </w:div>
                <w:div w:id="1823351462">
                  <w:marLeft w:val="0"/>
                  <w:marRight w:val="0"/>
                  <w:marTop w:val="0"/>
                  <w:marBottom w:val="0"/>
                  <w:divBdr>
                    <w:top w:val="none" w:sz="0" w:space="0" w:color="auto"/>
                    <w:left w:val="none" w:sz="0" w:space="0" w:color="auto"/>
                    <w:bottom w:val="none" w:sz="0" w:space="0" w:color="auto"/>
                    <w:right w:val="none" w:sz="0" w:space="0" w:color="auto"/>
                  </w:divBdr>
                </w:div>
                <w:div w:id="1825513721">
                  <w:marLeft w:val="0"/>
                  <w:marRight w:val="0"/>
                  <w:marTop w:val="0"/>
                  <w:marBottom w:val="0"/>
                  <w:divBdr>
                    <w:top w:val="none" w:sz="0" w:space="0" w:color="auto"/>
                    <w:left w:val="none" w:sz="0" w:space="0" w:color="auto"/>
                    <w:bottom w:val="none" w:sz="0" w:space="0" w:color="auto"/>
                    <w:right w:val="none" w:sz="0" w:space="0" w:color="auto"/>
                  </w:divBdr>
                </w:div>
                <w:div w:id="1826042923">
                  <w:marLeft w:val="0"/>
                  <w:marRight w:val="0"/>
                  <w:marTop w:val="0"/>
                  <w:marBottom w:val="0"/>
                  <w:divBdr>
                    <w:top w:val="none" w:sz="0" w:space="0" w:color="auto"/>
                    <w:left w:val="none" w:sz="0" w:space="0" w:color="auto"/>
                    <w:bottom w:val="none" w:sz="0" w:space="0" w:color="auto"/>
                    <w:right w:val="none" w:sz="0" w:space="0" w:color="auto"/>
                  </w:divBdr>
                </w:div>
                <w:div w:id="1826703188">
                  <w:marLeft w:val="0"/>
                  <w:marRight w:val="0"/>
                  <w:marTop w:val="0"/>
                  <w:marBottom w:val="0"/>
                  <w:divBdr>
                    <w:top w:val="none" w:sz="0" w:space="0" w:color="auto"/>
                    <w:left w:val="none" w:sz="0" w:space="0" w:color="auto"/>
                    <w:bottom w:val="none" w:sz="0" w:space="0" w:color="auto"/>
                    <w:right w:val="none" w:sz="0" w:space="0" w:color="auto"/>
                  </w:divBdr>
                </w:div>
                <w:div w:id="1827814718">
                  <w:marLeft w:val="0"/>
                  <w:marRight w:val="0"/>
                  <w:marTop w:val="0"/>
                  <w:marBottom w:val="0"/>
                  <w:divBdr>
                    <w:top w:val="none" w:sz="0" w:space="0" w:color="auto"/>
                    <w:left w:val="none" w:sz="0" w:space="0" w:color="auto"/>
                    <w:bottom w:val="none" w:sz="0" w:space="0" w:color="auto"/>
                    <w:right w:val="none" w:sz="0" w:space="0" w:color="auto"/>
                  </w:divBdr>
                </w:div>
                <w:div w:id="1828594029">
                  <w:marLeft w:val="0"/>
                  <w:marRight w:val="0"/>
                  <w:marTop w:val="0"/>
                  <w:marBottom w:val="0"/>
                  <w:divBdr>
                    <w:top w:val="none" w:sz="0" w:space="0" w:color="auto"/>
                    <w:left w:val="none" w:sz="0" w:space="0" w:color="auto"/>
                    <w:bottom w:val="none" w:sz="0" w:space="0" w:color="auto"/>
                    <w:right w:val="none" w:sz="0" w:space="0" w:color="auto"/>
                  </w:divBdr>
                </w:div>
                <w:div w:id="1828594340">
                  <w:marLeft w:val="0"/>
                  <w:marRight w:val="0"/>
                  <w:marTop w:val="0"/>
                  <w:marBottom w:val="0"/>
                  <w:divBdr>
                    <w:top w:val="none" w:sz="0" w:space="0" w:color="auto"/>
                    <w:left w:val="none" w:sz="0" w:space="0" w:color="auto"/>
                    <w:bottom w:val="none" w:sz="0" w:space="0" w:color="auto"/>
                    <w:right w:val="none" w:sz="0" w:space="0" w:color="auto"/>
                  </w:divBdr>
                </w:div>
                <w:div w:id="1829590246">
                  <w:marLeft w:val="0"/>
                  <w:marRight w:val="0"/>
                  <w:marTop w:val="0"/>
                  <w:marBottom w:val="0"/>
                  <w:divBdr>
                    <w:top w:val="none" w:sz="0" w:space="0" w:color="auto"/>
                    <w:left w:val="none" w:sz="0" w:space="0" w:color="auto"/>
                    <w:bottom w:val="none" w:sz="0" w:space="0" w:color="auto"/>
                    <w:right w:val="none" w:sz="0" w:space="0" w:color="auto"/>
                  </w:divBdr>
                </w:div>
                <w:div w:id="1835291892">
                  <w:marLeft w:val="0"/>
                  <w:marRight w:val="0"/>
                  <w:marTop w:val="0"/>
                  <w:marBottom w:val="0"/>
                  <w:divBdr>
                    <w:top w:val="none" w:sz="0" w:space="0" w:color="auto"/>
                    <w:left w:val="none" w:sz="0" w:space="0" w:color="auto"/>
                    <w:bottom w:val="none" w:sz="0" w:space="0" w:color="auto"/>
                    <w:right w:val="none" w:sz="0" w:space="0" w:color="auto"/>
                  </w:divBdr>
                </w:div>
                <w:div w:id="1837257994">
                  <w:marLeft w:val="0"/>
                  <w:marRight w:val="0"/>
                  <w:marTop w:val="0"/>
                  <w:marBottom w:val="0"/>
                  <w:divBdr>
                    <w:top w:val="none" w:sz="0" w:space="0" w:color="auto"/>
                    <w:left w:val="none" w:sz="0" w:space="0" w:color="auto"/>
                    <w:bottom w:val="none" w:sz="0" w:space="0" w:color="auto"/>
                    <w:right w:val="none" w:sz="0" w:space="0" w:color="auto"/>
                  </w:divBdr>
                </w:div>
                <w:div w:id="1837259043">
                  <w:marLeft w:val="0"/>
                  <w:marRight w:val="0"/>
                  <w:marTop w:val="0"/>
                  <w:marBottom w:val="0"/>
                  <w:divBdr>
                    <w:top w:val="none" w:sz="0" w:space="0" w:color="auto"/>
                    <w:left w:val="none" w:sz="0" w:space="0" w:color="auto"/>
                    <w:bottom w:val="none" w:sz="0" w:space="0" w:color="auto"/>
                    <w:right w:val="none" w:sz="0" w:space="0" w:color="auto"/>
                  </w:divBdr>
                </w:div>
                <w:div w:id="1837651679">
                  <w:marLeft w:val="0"/>
                  <w:marRight w:val="0"/>
                  <w:marTop w:val="0"/>
                  <w:marBottom w:val="0"/>
                  <w:divBdr>
                    <w:top w:val="none" w:sz="0" w:space="0" w:color="auto"/>
                    <w:left w:val="none" w:sz="0" w:space="0" w:color="auto"/>
                    <w:bottom w:val="none" w:sz="0" w:space="0" w:color="auto"/>
                    <w:right w:val="none" w:sz="0" w:space="0" w:color="auto"/>
                  </w:divBdr>
                </w:div>
                <w:div w:id="1838032594">
                  <w:marLeft w:val="0"/>
                  <w:marRight w:val="0"/>
                  <w:marTop w:val="0"/>
                  <w:marBottom w:val="0"/>
                  <w:divBdr>
                    <w:top w:val="none" w:sz="0" w:space="0" w:color="auto"/>
                    <w:left w:val="none" w:sz="0" w:space="0" w:color="auto"/>
                    <w:bottom w:val="none" w:sz="0" w:space="0" w:color="auto"/>
                    <w:right w:val="none" w:sz="0" w:space="0" w:color="auto"/>
                  </w:divBdr>
                </w:div>
                <w:div w:id="1844470748">
                  <w:marLeft w:val="0"/>
                  <w:marRight w:val="0"/>
                  <w:marTop w:val="0"/>
                  <w:marBottom w:val="0"/>
                  <w:divBdr>
                    <w:top w:val="none" w:sz="0" w:space="0" w:color="auto"/>
                    <w:left w:val="none" w:sz="0" w:space="0" w:color="auto"/>
                    <w:bottom w:val="none" w:sz="0" w:space="0" w:color="auto"/>
                    <w:right w:val="none" w:sz="0" w:space="0" w:color="auto"/>
                  </w:divBdr>
                </w:div>
                <w:div w:id="1844860613">
                  <w:marLeft w:val="0"/>
                  <w:marRight w:val="0"/>
                  <w:marTop w:val="0"/>
                  <w:marBottom w:val="0"/>
                  <w:divBdr>
                    <w:top w:val="none" w:sz="0" w:space="0" w:color="auto"/>
                    <w:left w:val="none" w:sz="0" w:space="0" w:color="auto"/>
                    <w:bottom w:val="none" w:sz="0" w:space="0" w:color="auto"/>
                    <w:right w:val="none" w:sz="0" w:space="0" w:color="auto"/>
                  </w:divBdr>
                </w:div>
                <w:div w:id="1845122613">
                  <w:marLeft w:val="0"/>
                  <w:marRight w:val="0"/>
                  <w:marTop w:val="0"/>
                  <w:marBottom w:val="0"/>
                  <w:divBdr>
                    <w:top w:val="none" w:sz="0" w:space="0" w:color="auto"/>
                    <w:left w:val="none" w:sz="0" w:space="0" w:color="auto"/>
                    <w:bottom w:val="none" w:sz="0" w:space="0" w:color="auto"/>
                    <w:right w:val="none" w:sz="0" w:space="0" w:color="auto"/>
                  </w:divBdr>
                </w:div>
                <w:div w:id="1845389216">
                  <w:marLeft w:val="0"/>
                  <w:marRight w:val="0"/>
                  <w:marTop w:val="0"/>
                  <w:marBottom w:val="0"/>
                  <w:divBdr>
                    <w:top w:val="none" w:sz="0" w:space="0" w:color="auto"/>
                    <w:left w:val="none" w:sz="0" w:space="0" w:color="auto"/>
                    <w:bottom w:val="none" w:sz="0" w:space="0" w:color="auto"/>
                    <w:right w:val="none" w:sz="0" w:space="0" w:color="auto"/>
                  </w:divBdr>
                </w:div>
                <w:div w:id="1846046402">
                  <w:marLeft w:val="0"/>
                  <w:marRight w:val="0"/>
                  <w:marTop w:val="0"/>
                  <w:marBottom w:val="0"/>
                  <w:divBdr>
                    <w:top w:val="none" w:sz="0" w:space="0" w:color="auto"/>
                    <w:left w:val="none" w:sz="0" w:space="0" w:color="auto"/>
                    <w:bottom w:val="none" w:sz="0" w:space="0" w:color="auto"/>
                    <w:right w:val="none" w:sz="0" w:space="0" w:color="auto"/>
                  </w:divBdr>
                </w:div>
                <w:div w:id="1846703184">
                  <w:marLeft w:val="0"/>
                  <w:marRight w:val="0"/>
                  <w:marTop w:val="0"/>
                  <w:marBottom w:val="0"/>
                  <w:divBdr>
                    <w:top w:val="none" w:sz="0" w:space="0" w:color="auto"/>
                    <w:left w:val="none" w:sz="0" w:space="0" w:color="auto"/>
                    <w:bottom w:val="none" w:sz="0" w:space="0" w:color="auto"/>
                    <w:right w:val="none" w:sz="0" w:space="0" w:color="auto"/>
                  </w:divBdr>
                </w:div>
                <w:div w:id="1846747162">
                  <w:marLeft w:val="0"/>
                  <w:marRight w:val="0"/>
                  <w:marTop w:val="0"/>
                  <w:marBottom w:val="0"/>
                  <w:divBdr>
                    <w:top w:val="none" w:sz="0" w:space="0" w:color="auto"/>
                    <w:left w:val="none" w:sz="0" w:space="0" w:color="auto"/>
                    <w:bottom w:val="none" w:sz="0" w:space="0" w:color="auto"/>
                    <w:right w:val="none" w:sz="0" w:space="0" w:color="auto"/>
                  </w:divBdr>
                </w:div>
                <w:div w:id="1851293494">
                  <w:marLeft w:val="0"/>
                  <w:marRight w:val="0"/>
                  <w:marTop w:val="0"/>
                  <w:marBottom w:val="0"/>
                  <w:divBdr>
                    <w:top w:val="none" w:sz="0" w:space="0" w:color="auto"/>
                    <w:left w:val="none" w:sz="0" w:space="0" w:color="auto"/>
                    <w:bottom w:val="none" w:sz="0" w:space="0" w:color="auto"/>
                    <w:right w:val="none" w:sz="0" w:space="0" w:color="auto"/>
                  </w:divBdr>
                </w:div>
                <w:div w:id="1851872978">
                  <w:marLeft w:val="0"/>
                  <w:marRight w:val="0"/>
                  <w:marTop w:val="0"/>
                  <w:marBottom w:val="0"/>
                  <w:divBdr>
                    <w:top w:val="none" w:sz="0" w:space="0" w:color="auto"/>
                    <w:left w:val="none" w:sz="0" w:space="0" w:color="auto"/>
                    <w:bottom w:val="none" w:sz="0" w:space="0" w:color="auto"/>
                    <w:right w:val="none" w:sz="0" w:space="0" w:color="auto"/>
                  </w:divBdr>
                </w:div>
                <w:div w:id="1858809064">
                  <w:marLeft w:val="0"/>
                  <w:marRight w:val="0"/>
                  <w:marTop w:val="0"/>
                  <w:marBottom w:val="0"/>
                  <w:divBdr>
                    <w:top w:val="none" w:sz="0" w:space="0" w:color="auto"/>
                    <w:left w:val="none" w:sz="0" w:space="0" w:color="auto"/>
                    <w:bottom w:val="none" w:sz="0" w:space="0" w:color="auto"/>
                    <w:right w:val="none" w:sz="0" w:space="0" w:color="auto"/>
                  </w:divBdr>
                </w:div>
                <w:div w:id="1859006043">
                  <w:marLeft w:val="0"/>
                  <w:marRight w:val="0"/>
                  <w:marTop w:val="0"/>
                  <w:marBottom w:val="0"/>
                  <w:divBdr>
                    <w:top w:val="none" w:sz="0" w:space="0" w:color="auto"/>
                    <w:left w:val="none" w:sz="0" w:space="0" w:color="auto"/>
                    <w:bottom w:val="none" w:sz="0" w:space="0" w:color="auto"/>
                    <w:right w:val="none" w:sz="0" w:space="0" w:color="auto"/>
                  </w:divBdr>
                </w:div>
                <w:div w:id="1861697923">
                  <w:marLeft w:val="0"/>
                  <w:marRight w:val="0"/>
                  <w:marTop w:val="0"/>
                  <w:marBottom w:val="0"/>
                  <w:divBdr>
                    <w:top w:val="none" w:sz="0" w:space="0" w:color="auto"/>
                    <w:left w:val="none" w:sz="0" w:space="0" w:color="auto"/>
                    <w:bottom w:val="none" w:sz="0" w:space="0" w:color="auto"/>
                    <w:right w:val="none" w:sz="0" w:space="0" w:color="auto"/>
                  </w:divBdr>
                </w:div>
                <w:div w:id="1861895558">
                  <w:marLeft w:val="0"/>
                  <w:marRight w:val="0"/>
                  <w:marTop w:val="0"/>
                  <w:marBottom w:val="0"/>
                  <w:divBdr>
                    <w:top w:val="none" w:sz="0" w:space="0" w:color="auto"/>
                    <w:left w:val="none" w:sz="0" w:space="0" w:color="auto"/>
                    <w:bottom w:val="none" w:sz="0" w:space="0" w:color="auto"/>
                    <w:right w:val="none" w:sz="0" w:space="0" w:color="auto"/>
                  </w:divBdr>
                </w:div>
                <w:div w:id="1862402113">
                  <w:marLeft w:val="0"/>
                  <w:marRight w:val="0"/>
                  <w:marTop w:val="0"/>
                  <w:marBottom w:val="0"/>
                  <w:divBdr>
                    <w:top w:val="none" w:sz="0" w:space="0" w:color="auto"/>
                    <w:left w:val="none" w:sz="0" w:space="0" w:color="auto"/>
                    <w:bottom w:val="none" w:sz="0" w:space="0" w:color="auto"/>
                    <w:right w:val="none" w:sz="0" w:space="0" w:color="auto"/>
                  </w:divBdr>
                </w:div>
                <w:div w:id="1866944919">
                  <w:marLeft w:val="0"/>
                  <w:marRight w:val="0"/>
                  <w:marTop w:val="0"/>
                  <w:marBottom w:val="0"/>
                  <w:divBdr>
                    <w:top w:val="none" w:sz="0" w:space="0" w:color="auto"/>
                    <w:left w:val="none" w:sz="0" w:space="0" w:color="auto"/>
                    <w:bottom w:val="none" w:sz="0" w:space="0" w:color="auto"/>
                    <w:right w:val="none" w:sz="0" w:space="0" w:color="auto"/>
                  </w:divBdr>
                </w:div>
                <w:div w:id="1870290396">
                  <w:marLeft w:val="0"/>
                  <w:marRight w:val="0"/>
                  <w:marTop w:val="0"/>
                  <w:marBottom w:val="0"/>
                  <w:divBdr>
                    <w:top w:val="none" w:sz="0" w:space="0" w:color="auto"/>
                    <w:left w:val="none" w:sz="0" w:space="0" w:color="auto"/>
                    <w:bottom w:val="none" w:sz="0" w:space="0" w:color="auto"/>
                    <w:right w:val="none" w:sz="0" w:space="0" w:color="auto"/>
                  </w:divBdr>
                </w:div>
                <w:div w:id="1871139155">
                  <w:marLeft w:val="0"/>
                  <w:marRight w:val="0"/>
                  <w:marTop w:val="0"/>
                  <w:marBottom w:val="0"/>
                  <w:divBdr>
                    <w:top w:val="none" w:sz="0" w:space="0" w:color="auto"/>
                    <w:left w:val="none" w:sz="0" w:space="0" w:color="auto"/>
                    <w:bottom w:val="none" w:sz="0" w:space="0" w:color="auto"/>
                    <w:right w:val="none" w:sz="0" w:space="0" w:color="auto"/>
                  </w:divBdr>
                </w:div>
                <w:div w:id="1871140638">
                  <w:marLeft w:val="0"/>
                  <w:marRight w:val="0"/>
                  <w:marTop w:val="0"/>
                  <w:marBottom w:val="0"/>
                  <w:divBdr>
                    <w:top w:val="none" w:sz="0" w:space="0" w:color="auto"/>
                    <w:left w:val="none" w:sz="0" w:space="0" w:color="auto"/>
                    <w:bottom w:val="none" w:sz="0" w:space="0" w:color="auto"/>
                    <w:right w:val="none" w:sz="0" w:space="0" w:color="auto"/>
                  </w:divBdr>
                </w:div>
                <w:div w:id="1873372147">
                  <w:marLeft w:val="0"/>
                  <w:marRight w:val="0"/>
                  <w:marTop w:val="0"/>
                  <w:marBottom w:val="0"/>
                  <w:divBdr>
                    <w:top w:val="none" w:sz="0" w:space="0" w:color="auto"/>
                    <w:left w:val="none" w:sz="0" w:space="0" w:color="auto"/>
                    <w:bottom w:val="none" w:sz="0" w:space="0" w:color="auto"/>
                    <w:right w:val="none" w:sz="0" w:space="0" w:color="auto"/>
                  </w:divBdr>
                </w:div>
                <w:div w:id="1874808177">
                  <w:marLeft w:val="0"/>
                  <w:marRight w:val="0"/>
                  <w:marTop w:val="0"/>
                  <w:marBottom w:val="0"/>
                  <w:divBdr>
                    <w:top w:val="none" w:sz="0" w:space="0" w:color="auto"/>
                    <w:left w:val="none" w:sz="0" w:space="0" w:color="auto"/>
                    <w:bottom w:val="none" w:sz="0" w:space="0" w:color="auto"/>
                    <w:right w:val="none" w:sz="0" w:space="0" w:color="auto"/>
                  </w:divBdr>
                </w:div>
                <w:div w:id="1876309273">
                  <w:marLeft w:val="0"/>
                  <w:marRight w:val="0"/>
                  <w:marTop w:val="0"/>
                  <w:marBottom w:val="0"/>
                  <w:divBdr>
                    <w:top w:val="none" w:sz="0" w:space="0" w:color="auto"/>
                    <w:left w:val="none" w:sz="0" w:space="0" w:color="auto"/>
                    <w:bottom w:val="none" w:sz="0" w:space="0" w:color="auto"/>
                    <w:right w:val="none" w:sz="0" w:space="0" w:color="auto"/>
                  </w:divBdr>
                </w:div>
                <w:div w:id="1882328869">
                  <w:marLeft w:val="0"/>
                  <w:marRight w:val="0"/>
                  <w:marTop w:val="0"/>
                  <w:marBottom w:val="0"/>
                  <w:divBdr>
                    <w:top w:val="none" w:sz="0" w:space="0" w:color="auto"/>
                    <w:left w:val="none" w:sz="0" w:space="0" w:color="auto"/>
                    <w:bottom w:val="none" w:sz="0" w:space="0" w:color="auto"/>
                    <w:right w:val="none" w:sz="0" w:space="0" w:color="auto"/>
                  </w:divBdr>
                </w:div>
                <w:div w:id="1884515632">
                  <w:marLeft w:val="0"/>
                  <w:marRight w:val="0"/>
                  <w:marTop w:val="0"/>
                  <w:marBottom w:val="0"/>
                  <w:divBdr>
                    <w:top w:val="none" w:sz="0" w:space="0" w:color="auto"/>
                    <w:left w:val="none" w:sz="0" w:space="0" w:color="auto"/>
                    <w:bottom w:val="none" w:sz="0" w:space="0" w:color="auto"/>
                    <w:right w:val="none" w:sz="0" w:space="0" w:color="auto"/>
                  </w:divBdr>
                </w:div>
                <w:div w:id="1885218190">
                  <w:marLeft w:val="0"/>
                  <w:marRight w:val="0"/>
                  <w:marTop w:val="0"/>
                  <w:marBottom w:val="0"/>
                  <w:divBdr>
                    <w:top w:val="none" w:sz="0" w:space="0" w:color="auto"/>
                    <w:left w:val="none" w:sz="0" w:space="0" w:color="auto"/>
                    <w:bottom w:val="none" w:sz="0" w:space="0" w:color="auto"/>
                    <w:right w:val="none" w:sz="0" w:space="0" w:color="auto"/>
                  </w:divBdr>
                </w:div>
                <w:div w:id="1885364215">
                  <w:marLeft w:val="0"/>
                  <w:marRight w:val="0"/>
                  <w:marTop w:val="0"/>
                  <w:marBottom w:val="0"/>
                  <w:divBdr>
                    <w:top w:val="none" w:sz="0" w:space="0" w:color="auto"/>
                    <w:left w:val="none" w:sz="0" w:space="0" w:color="auto"/>
                    <w:bottom w:val="none" w:sz="0" w:space="0" w:color="auto"/>
                    <w:right w:val="none" w:sz="0" w:space="0" w:color="auto"/>
                  </w:divBdr>
                </w:div>
                <w:div w:id="1886405200">
                  <w:marLeft w:val="0"/>
                  <w:marRight w:val="0"/>
                  <w:marTop w:val="0"/>
                  <w:marBottom w:val="0"/>
                  <w:divBdr>
                    <w:top w:val="none" w:sz="0" w:space="0" w:color="auto"/>
                    <w:left w:val="none" w:sz="0" w:space="0" w:color="auto"/>
                    <w:bottom w:val="none" w:sz="0" w:space="0" w:color="auto"/>
                    <w:right w:val="none" w:sz="0" w:space="0" w:color="auto"/>
                  </w:divBdr>
                </w:div>
                <w:div w:id="1887526063">
                  <w:marLeft w:val="0"/>
                  <w:marRight w:val="0"/>
                  <w:marTop w:val="0"/>
                  <w:marBottom w:val="0"/>
                  <w:divBdr>
                    <w:top w:val="none" w:sz="0" w:space="0" w:color="auto"/>
                    <w:left w:val="none" w:sz="0" w:space="0" w:color="auto"/>
                    <w:bottom w:val="none" w:sz="0" w:space="0" w:color="auto"/>
                    <w:right w:val="none" w:sz="0" w:space="0" w:color="auto"/>
                  </w:divBdr>
                </w:div>
                <w:div w:id="1888175739">
                  <w:marLeft w:val="0"/>
                  <w:marRight w:val="0"/>
                  <w:marTop w:val="0"/>
                  <w:marBottom w:val="0"/>
                  <w:divBdr>
                    <w:top w:val="none" w:sz="0" w:space="0" w:color="auto"/>
                    <w:left w:val="none" w:sz="0" w:space="0" w:color="auto"/>
                    <w:bottom w:val="none" w:sz="0" w:space="0" w:color="auto"/>
                    <w:right w:val="none" w:sz="0" w:space="0" w:color="auto"/>
                  </w:divBdr>
                </w:div>
                <w:div w:id="1889759872">
                  <w:marLeft w:val="0"/>
                  <w:marRight w:val="0"/>
                  <w:marTop w:val="0"/>
                  <w:marBottom w:val="0"/>
                  <w:divBdr>
                    <w:top w:val="none" w:sz="0" w:space="0" w:color="auto"/>
                    <w:left w:val="none" w:sz="0" w:space="0" w:color="auto"/>
                    <w:bottom w:val="none" w:sz="0" w:space="0" w:color="auto"/>
                    <w:right w:val="none" w:sz="0" w:space="0" w:color="auto"/>
                  </w:divBdr>
                </w:div>
                <w:div w:id="1891260858">
                  <w:marLeft w:val="0"/>
                  <w:marRight w:val="0"/>
                  <w:marTop w:val="0"/>
                  <w:marBottom w:val="0"/>
                  <w:divBdr>
                    <w:top w:val="none" w:sz="0" w:space="0" w:color="auto"/>
                    <w:left w:val="none" w:sz="0" w:space="0" w:color="auto"/>
                    <w:bottom w:val="none" w:sz="0" w:space="0" w:color="auto"/>
                    <w:right w:val="none" w:sz="0" w:space="0" w:color="auto"/>
                  </w:divBdr>
                </w:div>
                <w:div w:id="1894347817">
                  <w:marLeft w:val="0"/>
                  <w:marRight w:val="0"/>
                  <w:marTop w:val="0"/>
                  <w:marBottom w:val="0"/>
                  <w:divBdr>
                    <w:top w:val="none" w:sz="0" w:space="0" w:color="auto"/>
                    <w:left w:val="none" w:sz="0" w:space="0" w:color="auto"/>
                    <w:bottom w:val="none" w:sz="0" w:space="0" w:color="auto"/>
                    <w:right w:val="none" w:sz="0" w:space="0" w:color="auto"/>
                  </w:divBdr>
                </w:div>
                <w:div w:id="1896625529">
                  <w:marLeft w:val="0"/>
                  <w:marRight w:val="0"/>
                  <w:marTop w:val="0"/>
                  <w:marBottom w:val="0"/>
                  <w:divBdr>
                    <w:top w:val="none" w:sz="0" w:space="0" w:color="auto"/>
                    <w:left w:val="none" w:sz="0" w:space="0" w:color="auto"/>
                    <w:bottom w:val="none" w:sz="0" w:space="0" w:color="auto"/>
                    <w:right w:val="none" w:sz="0" w:space="0" w:color="auto"/>
                  </w:divBdr>
                </w:div>
                <w:div w:id="1898473789">
                  <w:marLeft w:val="0"/>
                  <w:marRight w:val="0"/>
                  <w:marTop w:val="0"/>
                  <w:marBottom w:val="0"/>
                  <w:divBdr>
                    <w:top w:val="none" w:sz="0" w:space="0" w:color="auto"/>
                    <w:left w:val="none" w:sz="0" w:space="0" w:color="auto"/>
                    <w:bottom w:val="none" w:sz="0" w:space="0" w:color="auto"/>
                    <w:right w:val="none" w:sz="0" w:space="0" w:color="auto"/>
                  </w:divBdr>
                </w:div>
                <w:div w:id="1901020289">
                  <w:marLeft w:val="0"/>
                  <w:marRight w:val="0"/>
                  <w:marTop w:val="0"/>
                  <w:marBottom w:val="0"/>
                  <w:divBdr>
                    <w:top w:val="none" w:sz="0" w:space="0" w:color="auto"/>
                    <w:left w:val="none" w:sz="0" w:space="0" w:color="auto"/>
                    <w:bottom w:val="none" w:sz="0" w:space="0" w:color="auto"/>
                    <w:right w:val="none" w:sz="0" w:space="0" w:color="auto"/>
                  </w:divBdr>
                </w:div>
                <w:div w:id="1901207328">
                  <w:marLeft w:val="0"/>
                  <w:marRight w:val="0"/>
                  <w:marTop w:val="0"/>
                  <w:marBottom w:val="0"/>
                  <w:divBdr>
                    <w:top w:val="none" w:sz="0" w:space="0" w:color="auto"/>
                    <w:left w:val="none" w:sz="0" w:space="0" w:color="auto"/>
                    <w:bottom w:val="none" w:sz="0" w:space="0" w:color="auto"/>
                    <w:right w:val="none" w:sz="0" w:space="0" w:color="auto"/>
                  </w:divBdr>
                </w:div>
                <w:div w:id="1901280112">
                  <w:marLeft w:val="0"/>
                  <w:marRight w:val="0"/>
                  <w:marTop w:val="0"/>
                  <w:marBottom w:val="0"/>
                  <w:divBdr>
                    <w:top w:val="none" w:sz="0" w:space="0" w:color="auto"/>
                    <w:left w:val="none" w:sz="0" w:space="0" w:color="auto"/>
                    <w:bottom w:val="none" w:sz="0" w:space="0" w:color="auto"/>
                    <w:right w:val="none" w:sz="0" w:space="0" w:color="auto"/>
                  </w:divBdr>
                </w:div>
                <w:div w:id="1904945258">
                  <w:marLeft w:val="0"/>
                  <w:marRight w:val="0"/>
                  <w:marTop w:val="0"/>
                  <w:marBottom w:val="0"/>
                  <w:divBdr>
                    <w:top w:val="none" w:sz="0" w:space="0" w:color="auto"/>
                    <w:left w:val="none" w:sz="0" w:space="0" w:color="auto"/>
                    <w:bottom w:val="none" w:sz="0" w:space="0" w:color="auto"/>
                    <w:right w:val="none" w:sz="0" w:space="0" w:color="auto"/>
                  </w:divBdr>
                </w:div>
                <w:div w:id="1908345464">
                  <w:marLeft w:val="0"/>
                  <w:marRight w:val="0"/>
                  <w:marTop w:val="0"/>
                  <w:marBottom w:val="0"/>
                  <w:divBdr>
                    <w:top w:val="none" w:sz="0" w:space="0" w:color="auto"/>
                    <w:left w:val="none" w:sz="0" w:space="0" w:color="auto"/>
                    <w:bottom w:val="none" w:sz="0" w:space="0" w:color="auto"/>
                    <w:right w:val="none" w:sz="0" w:space="0" w:color="auto"/>
                  </w:divBdr>
                </w:div>
                <w:div w:id="1909345633">
                  <w:marLeft w:val="0"/>
                  <w:marRight w:val="0"/>
                  <w:marTop w:val="0"/>
                  <w:marBottom w:val="0"/>
                  <w:divBdr>
                    <w:top w:val="none" w:sz="0" w:space="0" w:color="auto"/>
                    <w:left w:val="none" w:sz="0" w:space="0" w:color="auto"/>
                    <w:bottom w:val="none" w:sz="0" w:space="0" w:color="auto"/>
                    <w:right w:val="none" w:sz="0" w:space="0" w:color="auto"/>
                  </w:divBdr>
                </w:div>
                <w:div w:id="1910532198">
                  <w:marLeft w:val="0"/>
                  <w:marRight w:val="0"/>
                  <w:marTop w:val="0"/>
                  <w:marBottom w:val="0"/>
                  <w:divBdr>
                    <w:top w:val="none" w:sz="0" w:space="0" w:color="auto"/>
                    <w:left w:val="none" w:sz="0" w:space="0" w:color="auto"/>
                    <w:bottom w:val="none" w:sz="0" w:space="0" w:color="auto"/>
                    <w:right w:val="none" w:sz="0" w:space="0" w:color="auto"/>
                  </w:divBdr>
                </w:div>
                <w:div w:id="1911112880">
                  <w:marLeft w:val="0"/>
                  <w:marRight w:val="0"/>
                  <w:marTop w:val="0"/>
                  <w:marBottom w:val="0"/>
                  <w:divBdr>
                    <w:top w:val="none" w:sz="0" w:space="0" w:color="auto"/>
                    <w:left w:val="none" w:sz="0" w:space="0" w:color="auto"/>
                    <w:bottom w:val="none" w:sz="0" w:space="0" w:color="auto"/>
                    <w:right w:val="none" w:sz="0" w:space="0" w:color="auto"/>
                  </w:divBdr>
                </w:div>
                <w:div w:id="1914315061">
                  <w:marLeft w:val="0"/>
                  <w:marRight w:val="0"/>
                  <w:marTop w:val="0"/>
                  <w:marBottom w:val="0"/>
                  <w:divBdr>
                    <w:top w:val="none" w:sz="0" w:space="0" w:color="auto"/>
                    <w:left w:val="none" w:sz="0" w:space="0" w:color="auto"/>
                    <w:bottom w:val="none" w:sz="0" w:space="0" w:color="auto"/>
                    <w:right w:val="none" w:sz="0" w:space="0" w:color="auto"/>
                  </w:divBdr>
                </w:div>
                <w:div w:id="1915386827">
                  <w:marLeft w:val="0"/>
                  <w:marRight w:val="0"/>
                  <w:marTop w:val="0"/>
                  <w:marBottom w:val="0"/>
                  <w:divBdr>
                    <w:top w:val="none" w:sz="0" w:space="0" w:color="auto"/>
                    <w:left w:val="none" w:sz="0" w:space="0" w:color="auto"/>
                    <w:bottom w:val="none" w:sz="0" w:space="0" w:color="auto"/>
                    <w:right w:val="none" w:sz="0" w:space="0" w:color="auto"/>
                  </w:divBdr>
                </w:div>
                <w:div w:id="1915973966">
                  <w:marLeft w:val="0"/>
                  <w:marRight w:val="0"/>
                  <w:marTop w:val="0"/>
                  <w:marBottom w:val="0"/>
                  <w:divBdr>
                    <w:top w:val="none" w:sz="0" w:space="0" w:color="auto"/>
                    <w:left w:val="none" w:sz="0" w:space="0" w:color="auto"/>
                    <w:bottom w:val="none" w:sz="0" w:space="0" w:color="auto"/>
                    <w:right w:val="none" w:sz="0" w:space="0" w:color="auto"/>
                  </w:divBdr>
                </w:div>
                <w:div w:id="1921404038">
                  <w:marLeft w:val="0"/>
                  <w:marRight w:val="0"/>
                  <w:marTop w:val="0"/>
                  <w:marBottom w:val="0"/>
                  <w:divBdr>
                    <w:top w:val="none" w:sz="0" w:space="0" w:color="auto"/>
                    <w:left w:val="none" w:sz="0" w:space="0" w:color="auto"/>
                    <w:bottom w:val="none" w:sz="0" w:space="0" w:color="auto"/>
                    <w:right w:val="none" w:sz="0" w:space="0" w:color="auto"/>
                  </w:divBdr>
                </w:div>
                <w:div w:id="1924103954">
                  <w:marLeft w:val="0"/>
                  <w:marRight w:val="0"/>
                  <w:marTop w:val="0"/>
                  <w:marBottom w:val="0"/>
                  <w:divBdr>
                    <w:top w:val="none" w:sz="0" w:space="0" w:color="auto"/>
                    <w:left w:val="none" w:sz="0" w:space="0" w:color="auto"/>
                    <w:bottom w:val="none" w:sz="0" w:space="0" w:color="auto"/>
                    <w:right w:val="none" w:sz="0" w:space="0" w:color="auto"/>
                  </w:divBdr>
                </w:div>
                <w:div w:id="1925071760">
                  <w:marLeft w:val="0"/>
                  <w:marRight w:val="0"/>
                  <w:marTop w:val="0"/>
                  <w:marBottom w:val="0"/>
                  <w:divBdr>
                    <w:top w:val="none" w:sz="0" w:space="0" w:color="auto"/>
                    <w:left w:val="none" w:sz="0" w:space="0" w:color="auto"/>
                    <w:bottom w:val="none" w:sz="0" w:space="0" w:color="auto"/>
                    <w:right w:val="none" w:sz="0" w:space="0" w:color="auto"/>
                  </w:divBdr>
                </w:div>
                <w:div w:id="1925332255">
                  <w:marLeft w:val="0"/>
                  <w:marRight w:val="0"/>
                  <w:marTop w:val="0"/>
                  <w:marBottom w:val="0"/>
                  <w:divBdr>
                    <w:top w:val="none" w:sz="0" w:space="0" w:color="auto"/>
                    <w:left w:val="none" w:sz="0" w:space="0" w:color="auto"/>
                    <w:bottom w:val="none" w:sz="0" w:space="0" w:color="auto"/>
                    <w:right w:val="none" w:sz="0" w:space="0" w:color="auto"/>
                  </w:divBdr>
                </w:div>
                <w:div w:id="1925333100">
                  <w:marLeft w:val="0"/>
                  <w:marRight w:val="0"/>
                  <w:marTop w:val="0"/>
                  <w:marBottom w:val="0"/>
                  <w:divBdr>
                    <w:top w:val="none" w:sz="0" w:space="0" w:color="auto"/>
                    <w:left w:val="none" w:sz="0" w:space="0" w:color="auto"/>
                    <w:bottom w:val="none" w:sz="0" w:space="0" w:color="auto"/>
                    <w:right w:val="none" w:sz="0" w:space="0" w:color="auto"/>
                  </w:divBdr>
                </w:div>
                <w:div w:id="1928880313">
                  <w:marLeft w:val="0"/>
                  <w:marRight w:val="0"/>
                  <w:marTop w:val="0"/>
                  <w:marBottom w:val="0"/>
                  <w:divBdr>
                    <w:top w:val="none" w:sz="0" w:space="0" w:color="auto"/>
                    <w:left w:val="none" w:sz="0" w:space="0" w:color="auto"/>
                    <w:bottom w:val="none" w:sz="0" w:space="0" w:color="auto"/>
                    <w:right w:val="none" w:sz="0" w:space="0" w:color="auto"/>
                  </w:divBdr>
                </w:div>
                <w:div w:id="1929774038">
                  <w:marLeft w:val="0"/>
                  <w:marRight w:val="0"/>
                  <w:marTop w:val="0"/>
                  <w:marBottom w:val="0"/>
                  <w:divBdr>
                    <w:top w:val="none" w:sz="0" w:space="0" w:color="auto"/>
                    <w:left w:val="none" w:sz="0" w:space="0" w:color="auto"/>
                    <w:bottom w:val="none" w:sz="0" w:space="0" w:color="auto"/>
                    <w:right w:val="none" w:sz="0" w:space="0" w:color="auto"/>
                  </w:divBdr>
                </w:div>
                <w:div w:id="1931043069">
                  <w:marLeft w:val="0"/>
                  <w:marRight w:val="0"/>
                  <w:marTop w:val="0"/>
                  <w:marBottom w:val="0"/>
                  <w:divBdr>
                    <w:top w:val="none" w:sz="0" w:space="0" w:color="auto"/>
                    <w:left w:val="none" w:sz="0" w:space="0" w:color="auto"/>
                    <w:bottom w:val="none" w:sz="0" w:space="0" w:color="auto"/>
                    <w:right w:val="none" w:sz="0" w:space="0" w:color="auto"/>
                  </w:divBdr>
                </w:div>
                <w:div w:id="1932011415">
                  <w:marLeft w:val="0"/>
                  <w:marRight w:val="0"/>
                  <w:marTop w:val="0"/>
                  <w:marBottom w:val="0"/>
                  <w:divBdr>
                    <w:top w:val="none" w:sz="0" w:space="0" w:color="auto"/>
                    <w:left w:val="none" w:sz="0" w:space="0" w:color="auto"/>
                    <w:bottom w:val="none" w:sz="0" w:space="0" w:color="auto"/>
                    <w:right w:val="none" w:sz="0" w:space="0" w:color="auto"/>
                  </w:divBdr>
                </w:div>
                <w:div w:id="1932347816">
                  <w:marLeft w:val="0"/>
                  <w:marRight w:val="0"/>
                  <w:marTop w:val="0"/>
                  <w:marBottom w:val="0"/>
                  <w:divBdr>
                    <w:top w:val="none" w:sz="0" w:space="0" w:color="auto"/>
                    <w:left w:val="none" w:sz="0" w:space="0" w:color="auto"/>
                    <w:bottom w:val="none" w:sz="0" w:space="0" w:color="auto"/>
                    <w:right w:val="none" w:sz="0" w:space="0" w:color="auto"/>
                  </w:divBdr>
                </w:div>
                <w:div w:id="1932540022">
                  <w:marLeft w:val="0"/>
                  <w:marRight w:val="0"/>
                  <w:marTop w:val="0"/>
                  <w:marBottom w:val="0"/>
                  <w:divBdr>
                    <w:top w:val="none" w:sz="0" w:space="0" w:color="auto"/>
                    <w:left w:val="none" w:sz="0" w:space="0" w:color="auto"/>
                    <w:bottom w:val="none" w:sz="0" w:space="0" w:color="auto"/>
                    <w:right w:val="none" w:sz="0" w:space="0" w:color="auto"/>
                  </w:divBdr>
                </w:div>
                <w:div w:id="1933513029">
                  <w:marLeft w:val="0"/>
                  <w:marRight w:val="0"/>
                  <w:marTop w:val="0"/>
                  <w:marBottom w:val="0"/>
                  <w:divBdr>
                    <w:top w:val="none" w:sz="0" w:space="0" w:color="auto"/>
                    <w:left w:val="none" w:sz="0" w:space="0" w:color="auto"/>
                    <w:bottom w:val="none" w:sz="0" w:space="0" w:color="auto"/>
                    <w:right w:val="none" w:sz="0" w:space="0" w:color="auto"/>
                  </w:divBdr>
                </w:div>
                <w:div w:id="1934624278">
                  <w:marLeft w:val="0"/>
                  <w:marRight w:val="0"/>
                  <w:marTop w:val="0"/>
                  <w:marBottom w:val="0"/>
                  <w:divBdr>
                    <w:top w:val="none" w:sz="0" w:space="0" w:color="auto"/>
                    <w:left w:val="none" w:sz="0" w:space="0" w:color="auto"/>
                    <w:bottom w:val="none" w:sz="0" w:space="0" w:color="auto"/>
                    <w:right w:val="none" w:sz="0" w:space="0" w:color="auto"/>
                  </w:divBdr>
                </w:div>
                <w:div w:id="1935896269">
                  <w:marLeft w:val="0"/>
                  <w:marRight w:val="0"/>
                  <w:marTop w:val="0"/>
                  <w:marBottom w:val="0"/>
                  <w:divBdr>
                    <w:top w:val="none" w:sz="0" w:space="0" w:color="auto"/>
                    <w:left w:val="none" w:sz="0" w:space="0" w:color="auto"/>
                    <w:bottom w:val="none" w:sz="0" w:space="0" w:color="auto"/>
                    <w:right w:val="none" w:sz="0" w:space="0" w:color="auto"/>
                  </w:divBdr>
                </w:div>
                <w:div w:id="1936018584">
                  <w:marLeft w:val="0"/>
                  <w:marRight w:val="0"/>
                  <w:marTop w:val="0"/>
                  <w:marBottom w:val="0"/>
                  <w:divBdr>
                    <w:top w:val="none" w:sz="0" w:space="0" w:color="auto"/>
                    <w:left w:val="none" w:sz="0" w:space="0" w:color="auto"/>
                    <w:bottom w:val="none" w:sz="0" w:space="0" w:color="auto"/>
                    <w:right w:val="none" w:sz="0" w:space="0" w:color="auto"/>
                  </w:divBdr>
                </w:div>
                <w:div w:id="1938050538">
                  <w:marLeft w:val="0"/>
                  <w:marRight w:val="0"/>
                  <w:marTop w:val="0"/>
                  <w:marBottom w:val="0"/>
                  <w:divBdr>
                    <w:top w:val="none" w:sz="0" w:space="0" w:color="auto"/>
                    <w:left w:val="none" w:sz="0" w:space="0" w:color="auto"/>
                    <w:bottom w:val="none" w:sz="0" w:space="0" w:color="auto"/>
                    <w:right w:val="none" w:sz="0" w:space="0" w:color="auto"/>
                  </w:divBdr>
                </w:div>
                <w:div w:id="1938825887">
                  <w:marLeft w:val="0"/>
                  <w:marRight w:val="0"/>
                  <w:marTop w:val="0"/>
                  <w:marBottom w:val="0"/>
                  <w:divBdr>
                    <w:top w:val="none" w:sz="0" w:space="0" w:color="auto"/>
                    <w:left w:val="none" w:sz="0" w:space="0" w:color="auto"/>
                    <w:bottom w:val="none" w:sz="0" w:space="0" w:color="auto"/>
                    <w:right w:val="none" w:sz="0" w:space="0" w:color="auto"/>
                  </w:divBdr>
                </w:div>
                <w:div w:id="1940141452">
                  <w:marLeft w:val="0"/>
                  <w:marRight w:val="0"/>
                  <w:marTop w:val="0"/>
                  <w:marBottom w:val="0"/>
                  <w:divBdr>
                    <w:top w:val="none" w:sz="0" w:space="0" w:color="auto"/>
                    <w:left w:val="none" w:sz="0" w:space="0" w:color="auto"/>
                    <w:bottom w:val="none" w:sz="0" w:space="0" w:color="auto"/>
                    <w:right w:val="none" w:sz="0" w:space="0" w:color="auto"/>
                  </w:divBdr>
                </w:div>
                <w:div w:id="1944217220">
                  <w:marLeft w:val="0"/>
                  <w:marRight w:val="0"/>
                  <w:marTop w:val="0"/>
                  <w:marBottom w:val="0"/>
                  <w:divBdr>
                    <w:top w:val="none" w:sz="0" w:space="0" w:color="auto"/>
                    <w:left w:val="none" w:sz="0" w:space="0" w:color="auto"/>
                    <w:bottom w:val="none" w:sz="0" w:space="0" w:color="auto"/>
                    <w:right w:val="none" w:sz="0" w:space="0" w:color="auto"/>
                  </w:divBdr>
                </w:div>
                <w:div w:id="1947271916">
                  <w:marLeft w:val="0"/>
                  <w:marRight w:val="0"/>
                  <w:marTop w:val="0"/>
                  <w:marBottom w:val="0"/>
                  <w:divBdr>
                    <w:top w:val="none" w:sz="0" w:space="0" w:color="auto"/>
                    <w:left w:val="none" w:sz="0" w:space="0" w:color="auto"/>
                    <w:bottom w:val="none" w:sz="0" w:space="0" w:color="auto"/>
                    <w:right w:val="none" w:sz="0" w:space="0" w:color="auto"/>
                  </w:divBdr>
                </w:div>
                <w:div w:id="1949847773">
                  <w:marLeft w:val="0"/>
                  <w:marRight w:val="0"/>
                  <w:marTop w:val="0"/>
                  <w:marBottom w:val="0"/>
                  <w:divBdr>
                    <w:top w:val="none" w:sz="0" w:space="0" w:color="auto"/>
                    <w:left w:val="none" w:sz="0" w:space="0" w:color="auto"/>
                    <w:bottom w:val="none" w:sz="0" w:space="0" w:color="auto"/>
                    <w:right w:val="none" w:sz="0" w:space="0" w:color="auto"/>
                  </w:divBdr>
                </w:div>
                <w:div w:id="1950314945">
                  <w:marLeft w:val="0"/>
                  <w:marRight w:val="0"/>
                  <w:marTop w:val="0"/>
                  <w:marBottom w:val="0"/>
                  <w:divBdr>
                    <w:top w:val="none" w:sz="0" w:space="0" w:color="auto"/>
                    <w:left w:val="none" w:sz="0" w:space="0" w:color="auto"/>
                    <w:bottom w:val="none" w:sz="0" w:space="0" w:color="auto"/>
                    <w:right w:val="none" w:sz="0" w:space="0" w:color="auto"/>
                  </w:divBdr>
                </w:div>
                <w:div w:id="1951083047">
                  <w:marLeft w:val="0"/>
                  <w:marRight w:val="0"/>
                  <w:marTop w:val="0"/>
                  <w:marBottom w:val="0"/>
                  <w:divBdr>
                    <w:top w:val="none" w:sz="0" w:space="0" w:color="auto"/>
                    <w:left w:val="none" w:sz="0" w:space="0" w:color="auto"/>
                    <w:bottom w:val="none" w:sz="0" w:space="0" w:color="auto"/>
                    <w:right w:val="none" w:sz="0" w:space="0" w:color="auto"/>
                  </w:divBdr>
                </w:div>
                <w:div w:id="1952322382">
                  <w:marLeft w:val="0"/>
                  <w:marRight w:val="0"/>
                  <w:marTop w:val="0"/>
                  <w:marBottom w:val="0"/>
                  <w:divBdr>
                    <w:top w:val="none" w:sz="0" w:space="0" w:color="auto"/>
                    <w:left w:val="none" w:sz="0" w:space="0" w:color="auto"/>
                    <w:bottom w:val="none" w:sz="0" w:space="0" w:color="auto"/>
                    <w:right w:val="none" w:sz="0" w:space="0" w:color="auto"/>
                  </w:divBdr>
                </w:div>
                <w:div w:id="1955791784">
                  <w:marLeft w:val="0"/>
                  <w:marRight w:val="0"/>
                  <w:marTop w:val="0"/>
                  <w:marBottom w:val="0"/>
                  <w:divBdr>
                    <w:top w:val="none" w:sz="0" w:space="0" w:color="auto"/>
                    <w:left w:val="none" w:sz="0" w:space="0" w:color="auto"/>
                    <w:bottom w:val="none" w:sz="0" w:space="0" w:color="auto"/>
                    <w:right w:val="none" w:sz="0" w:space="0" w:color="auto"/>
                  </w:divBdr>
                </w:div>
                <w:div w:id="1957789145">
                  <w:marLeft w:val="0"/>
                  <w:marRight w:val="0"/>
                  <w:marTop w:val="0"/>
                  <w:marBottom w:val="0"/>
                  <w:divBdr>
                    <w:top w:val="none" w:sz="0" w:space="0" w:color="auto"/>
                    <w:left w:val="none" w:sz="0" w:space="0" w:color="auto"/>
                    <w:bottom w:val="none" w:sz="0" w:space="0" w:color="auto"/>
                    <w:right w:val="none" w:sz="0" w:space="0" w:color="auto"/>
                  </w:divBdr>
                </w:div>
                <w:div w:id="1958097875">
                  <w:marLeft w:val="0"/>
                  <w:marRight w:val="0"/>
                  <w:marTop w:val="0"/>
                  <w:marBottom w:val="0"/>
                  <w:divBdr>
                    <w:top w:val="none" w:sz="0" w:space="0" w:color="auto"/>
                    <w:left w:val="none" w:sz="0" w:space="0" w:color="auto"/>
                    <w:bottom w:val="none" w:sz="0" w:space="0" w:color="auto"/>
                    <w:right w:val="none" w:sz="0" w:space="0" w:color="auto"/>
                  </w:divBdr>
                </w:div>
                <w:div w:id="1959405486">
                  <w:marLeft w:val="0"/>
                  <w:marRight w:val="0"/>
                  <w:marTop w:val="0"/>
                  <w:marBottom w:val="0"/>
                  <w:divBdr>
                    <w:top w:val="none" w:sz="0" w:space="0" w:color="auto"/>
                    <w:left w:val="none" w:sz="0" w:space="0" w:color="auto"/>
                    <w:bottom w:val="none" w:sz="0" w:space="0" w:color="auto"/>
                    <w:right w:val="none" w:sz="0" w:space="0" w:color="auto"/>
                  </w:divBdr>
                </w:div>
                <w:div w:id="1959530252">
                  <w:marLeft w:val="0"/>
                  <w:marRight w:val="0"/>
                  <w:marTop w:val="0"/>
                  <w:marBottom w:val="0"/>
                  <w:divBdr>
                    <w:top w:val="none" w:sz="0" w:space="0" w:color="auto"/>
                    <w:left w:val="none" w:sz="0" w:space="0" w:color="auto"/>
                    <w:bottom w:val="none" w:sz="0" w:space="0" w:color="auto"/>
                    <w:right w:val="none" w:sz="0" w:space="0" w:color="auto"/>
                  </w:divBdr>
                </w:div>
                <w:div w:id="1959798919">
                  <w:marLeft w:val="0"/>
                  <w:marRight w:val="0"/>
                  <w:marTop w:val="0"/>
                  <w:marBottom w:val="0"/>
                  <w:divBdr>
                    <w:top w:val="none" w:sz="0" w:space="0" w:color="auto"/>
                    <w:left w:val="none" w:sz="0" w:space="0" w:color="auto"/>
                    <w:bottom w:val="none" w:sz="0" w:space="0" w:color="auto"/>
                    <w:right w:val="none" w:sz="0" w:space="0" w:color="auto"/>
                  </w:divBdr>
                </w:div>
                <w:div w:id="1960649292">
                  <w:marLeft w:val="0"/>
                  <w:marRight w:val="0"/>
                  <w:marTop w:val="0"/>
                  <w:marBottom w:val="0"/>
                  <w:divBdr>
                    <w:top w:val="none" w:sz="0" w:space="0" w:color="auto"/>
                    <w:left w:val="none" w:sz="0" w:space="0" w:color="auto"/>
                    <w:bottom w:val="none" w:sz="0" w:space="0" w:color="auto"/>
                    <w:right w:val="none" w:sz="0" w:space="0" w:color="auto"/>
                  </w:divBdr>
                </w:div>
                <w:div w:id="1962496736">
                  <w:marLeft w:val="0"/>
                  <w:marRight w:val="0"/>
                  <w:marTop w:val="0"/>
                  <w:marBottom w:val="0"/>
                  <w:divBdr>
                    <w:top w:val="none" w:sz="0" w:space="0" w:color="auto"/>
                    <w:left w:val="none" w:sz="0" w:space="0" w:color="auto"/>
                    <w:bottom w:val="none" w:sz="0" w:space="0" w:color="auto"/>
                    <w:right w:val="none" w:sz="0" w:space="0" w:color="auto"/>
                  </w:divBdr>
                </w:div>
                <w:div w:id="1964340228">
                  <w:marLeft w:val="0"/>
                  <w:marRight w:val="0"/>
                  <w:marTop w:val="0"/>
                  <w:marBottom w:val="0"/>
                  <w:divBdr>
                    <w:top w:val="none" w:sz="0" w:space="0" w:color="auto"/>
                    <w:left w:val="none" w:sz="0" w:space="0" w:color="auto"/>
                    <w:bottom w:val="none" w:sz="0" w:space="0" w:color="auto"/>
                    <w:right w:val="none" w:sz="0" w:space="0" w:color="auto"/>
                  </w:divBdr>
                </w:div>
                <w:div w:id="1964997559">
                  <w:marLeft w:val="0"/>
                  <w:marRight w:val="0"/>
                  <w:marTop w:val="0"/>
                  <w:marBottom w:val="0"/>
                  <w:divBdr>
                    <w:top w:val="none" w:sz="0" w:space="0" w:color="auto"/>
                    <w:left w:val="none" w:sz="0" w:space="0" w:color="auto"/>
                    <w:bottom w:val="none" w:sz="0" w:space="0" w:color="auto"/>
                    <w:right w:val="none" w:sz="0" w:space="0" w:color="auto"/>
                  </w:divBdr>
                </w:div>
                <w:div w:id="1965499798">
                  <w:marLeft w:val="0"/>
                  <w:marRight w:val="0"/>
                  <w:marTop w:val="0"/>
                  <w:marBottom w:val="0"/>
                  <w:divBdr>
                    <w:top w:val="none" w:sz="0" w:space="0" w:color="auto"/>
                    <w:left w:val="none" w:sz="0" w:space="0" w:color="auto"/>
                    <w:bottom w:val="none" w:sz="0" w:space="0" w:color="auto"/>
                    <w:right w:val="none" w:sz="0" w:space="0" w:color="auto"/>
                  </w:divBdr>
                </w:div>
                <w:div w:id="1967350830">
                  <w:marLeft w:val="0"/>
                  <w:marRight w:val="0"/>
                  <w:marTop w:val="0"/>
                  <w:marBottom w:val="0"/>
                  <w:divBdr>
                    <w:top w:val="none" w:sz="0" w:space="0" w:color="auto"/>
                    <w:left w:val="none" w:sz="0" w:space="0" w:color="auto"/>
                    <w:bottom w:val="none" w:sz="0" w:space="0" w:color="auto"/>
                    <w:right w:val="none" w:sz="0" w:space="0" w:color="auto"/>
                  </w:divBdr>
                </w:div>
                <w:div w:id="1968899856">
                  <w:marLeft w:val="0"/>
                  <w:marRight w:val="0"/>
                  <w:marTop w:val="0"/>
                  <w:marBottom w:val="0"/>
                  <w:divBdr>
                    <w:top w:val="none" w:sz="0" w:space="0" w:color="auto"/>
                    <w:left w:val="none" w:sz="0" w:space="0" w:color="auto"/>
                    <w:bottom w:val="none" w:sz="0" w:space="0" w:color="auto"/>
                    <w:right w:val="none" w:sz="0" w:space="0" w:color="auto"/>
                  </w:divBdr>
                </w:div>
                <w:div w:id="1973636836">
                  <w:marLeft w:val="0"/>
                  <w:marRight w:val="0"/>
                  <w:marTop w:val="0"/>
                  <w:marBottom w:val="0"/>
                  <w:divBdr>
                    <w:top w:val="none" w:sz="0" w:space="0" w:color="auto"/>
                    <w:left w:val="none" w:sz="0" w:space="0" w:color="auto"/>
                    <w:bottom w:val="none" w:sz="0" w:space="0" w:color="auto"/>
                    <w:right w:val="none" w:sz="0" w:space="0" w:color="auto"/>
                  </w:divBdr>
                </w:div>
                <w:div w:id="1974097743">
                  <w:marLeft w:val="0"/>
                  <w:marRight w:val="0"/>
                  <w:marTop w:val="0"/>
                  <w:marBottom w:val="0"/>
                  <w:divBdr>
                    <w:top w:val="none" w:sz="0" w:space="0" w:color="auto"/>
                    <w:left w:val="none" w:sz="0" w:space="0" w:color="auto"/>
                    <w:bottom w:val="none" w:sz="0" w:space="0" w:color="auto"/>
                    <w:right w:val="none" w:sz="0" w:space="0" w:color="auto"/>
                  </w:divBdr>
                </w:div>
                <w:div w:id="1980764571">
                  <w:marLeft w:val="0"/>
                  <w:marRight w:val="0"/>
                  <w:marTop w:val="0"/>
                  <w:marBottom w:val="0"/>
                  <w:divBdr>
                    <w:top w:val="none" w:sz="0" w:space="0" w:color="auto"/>
                    <w:left w:val="none" w:sz="0" w:space="0" w:color="auto"/>
                    <w:bottom w:val="none" w:sz="0" w:space="0" w:color="auto"/>
                    <w:right w:val="none" w:sz="0" w:space="0" w:color="auto"/>
                  </w:divBdr>
                </w:div>
                <w:div w:id="1981880656">
                  <w:marLeft w:val="0"/>
                  <w:marRight w:val="0"/>
                  <w:marTop w:val="0"/>
                  <w:marBottom w:val="0"/>
                  <w:divBdr>
                    <w:top w:val="none" w:sz="0" w:space="0" w:color="auto"/>
                    <w:left w:val="none" w:sz="0" w:space="0" w:color="auto"/>
                    <w:bottom w:val="none" w:sz="0" w:space="0" w:color="auto"/>
                    <w:right w:val="none" w:sz="0" w:space="0" w:color="auto"/>
                  </w:divBdr>
                </w:div>
                <w:div w:id="1982273277">
                  <w:marLeft w:val="0"/>
                  <w:marRight w:val="0"/>
                  <w:marTop w:val="0"/>
                  <w:marBottom w:val="0"/>
                  <w:divBdr>
                    <w:top w:val="none" w:sz="0" w:space="0" w:color="auto"/>
                    <w:left w:val="none" w:sz="0" w:space="0" w:color="auto"/>
                    <w:bottom w:val="none" w:sz="0" w:space="0" w:color="auto"/>
                    <w:right w:val="none" w:sz="0" w:space="0" w:color="auto"/>
                  </w:divBdr>
                </w:div>
                <w:div w:id="1984187790">
                  <w:marLeft w:val="0"/>
                  <w:marRight w:val="0"/>
                  <w:marTop w:val="0"/>
                  <w:marBottom w:val="0"/>
                  <w:divBdr>
                    <w:top w:val="none" w:sz="0" w:space="0" w:color="auto"/>
                    <w:left w:val="none" w:sz="0" w:space="0" w:color="auto"/>
                    <w:bottom w:val="none" w:sz="0" w:space="0" w:color="auto"/>
                    <w:right w:val="none" w:sz="0" w:space="0" w:color="auto"/>
                  </w:divBdr>
                </w:div>
                <w:div w:id="1986734153">
                  <w:marLeft w:val="0"/>
                  <w:marRight w:val="0"/>
                  <w:marTop w:val="0"/>
                  <w:marBottom w:val="0"/>
                  <w:divBdr>
                    <w:top w:val="none" w:sz="0" w:space="0" w:color="auto"/>
                    <w:left w:val="none" w:sz="0" w:space="0" w:color="auto"/>
                    <w:bottom w:val="none" w:sz="0" w:space="0" w:color="auto"/>
                    <w:right w:val="none" w:sz="0" w:space="0" w:color="auto"/>
                  </w:divBdr>
                </w:div>
                <w:div w:id="1994020575">
                  <w:marLeft w:val="0"/>
                  <w:marRight w:val="0"/>
                  <w:marTop w:val="0"/>
                  <w:marBottom w:val="0"/>
                  <w:divBdr>
                    <w:top w:val="none" w:sz="0" w:space="0" w:color="auto"/>
                    <w:left w:val="none" w:sz="0" w:space="0" w:color="auto"/>
                    <w:bottom w:val="none" w:sz="0" w:space="0" w:color="auto"/>
                    <w:right w:val="none" w:sz="0" w:space="0" w:color="auto"/>
                  </w:divBdr>
                </w:div>
                <w:div w:id="1994335740">
                  <w:marLeft w:val="0"/>
                  <w:marRight w:val="0"/>
                  <w:marTop w:val="0"/>
                  <w:marBottom w:val="0"/>
                  <w:divBdr>
                    <w:top w:val="none" w:sz="0" w:space="0" w:color="auto"/>
                    <w:left w:val="none" w:sz="0" w:space="0" w:color="auto"/>
                    <w:bottom w:val="none" w:sz="0" w:space="0" w:color="auto"/>
                    <w:right w:val="none" w:sz="0" w:space="0" w:color="auto"/>
                  </w:divBdr>
                </w:div>
                <w:div w:id="1994528424">
                  <w:marLeft w:val="0"/>
                  <w:marRight w:val="0"/>
                  <w:marTop w:val="0"/>
                  <w:marBottom w:val="0"/>
                  <w:divBdr>
                    <w:top w:val="none" w:sz="0" w:space="0" w:color="auto"/>
                    <w:left w:val="none" w:sz="0" w:space="0" w:color="auto"/>
                    <w:bottom w:val="none" w:sz="0" w:space="0" w:color="auto"/>
                    <w:right w:val="none" w:sz="0" w:space="0" w:color="auto"/>
                  </w:divBdr>
                </w:div>
                <w:div w:id="1995139627">
                  <w:marLeft w:val="0"/>
                  <w:marRight w:val="0"/>
                  <w:marTop w:val="0"/>
                  <w:marBottom w:val="0"/>
                  <w:divBdr>
                    <w:top w:val="none" w:sz="0" w:space="0" w:color="auto"/>
                    <w:left w:val="none" w:sz="0" w:space="0" w:color="auto"/>
                    <w:bottom w:val="none" w:sz="0" w:space="0" w:color="auto"/>
                    <w:right w:val="none" w:sz="0" w:space="0" w:color="auto"/>
                  </w:divBdr>
                </w:div>
                <w:div w:id="1998027830">
                  <w:marLeft w:val="0"/>
                  <w:marRight w:val="0"/>
                  <w:marTop w:val="0"/>
                  <w:marBottom w:val="0"/>
                  <w:divBdr>
                    <w:top w:val="none" w:sz="0" w:space="0" w:color="auto"/>
                    <w:left w:val="none" w:sz="0" w:space="0" w:color="auto"/>
                    <w:bottom w:val="none" w:sz="0" w:space="0" w:color="auto"/>
                    <w:right w:val="none" w:sz="0" w:space="0" w:color="auto"/>
                  </w:divBdr>
                </w:div>
                <w:div w:id="2000186027">
                  <w:marLeft w:val="0"/>
                  <w:marRight w:val="0"/>
                  <w:marTop w:val="0"/>
                  <w:marBottom w:val="0"/>
                  <w:divBdr>
                    <w:top w:val="none" w:sz="0" w:space="0" w:color="auto"/>
                    <w:left w:val="none" w:sz="0" w:space="0" w:color="auto"/>
                    <w:bottom w:val="none" w:sz="0" w:space="0" w:color="auto"/>
                    <w:right w:val="none" w:sz="0" w:space="0" w:color="auto"/>
                  </w:divBdr>
                </w:div>
                <w:div w:id="2003314507">
                  <w:marLeft w:val="0"/>
                  <w:marRight w:val="0"/>
                  <w:marTop w:val="0"/>
                  <w:marBottom w:val="0"/>
                  <w:divBdr>
                    <w:top w:val="none" w:sz="0" w:space="0" w:color="auto"/>
                    <w:left w:val="none" w:sz="0" w:space="0" w:color="auto"/>
                    <w:bottom w:val="none" w:sz="0" w:space="0" w:color="auto"/>
                    <w:right w:val="none" w:sz="0" w:space="0" w:color="auto"/>
                  </w:divBdr>
                </w:div>
                <w:div w:id="2003728975">
                  <w:marLeft w:val="0"/>
                  <w:marRight w:val="0"/>
                  <w:marTop w:val="0"/>
                  <w:marBottom w:val="0"/>
                  <w:divBdr>
                    <w:top w:val="none" w:sz="0" w:space="0" w:color="auto"/>
                    <w:left w:val="none" w:sz="0" w:space="0" w:color="auto"/>
                    <w:bottom w:val="none" w:sz="0" w:space="0" w:color="auto"/>
                    <w:right w:val="none" w:sz="0" w:space="0" w:color="auto"/>
                  </w:divBdr>
                </w:div>
                <w:div w:id="2003964524">
                  <w:marLeft w:val="0"/>
                  <w:marRight w:val="0"/>
                  <w:marTop w:val="0"/>
                  <w:marBottom w:val="0"/>
                  <w:divBdr>
                    <w:top w:val="none" w:sz="0" w:space="0" w:color="auto"/>
                    <w:left w:val="none" w:sz="0" w:space="0" w:color="auto"/>
                    <w:bottom w:val="none" w:sz="0" w:space="0" w:color="auto"/>
                    <w:right w:val="none" w:sz="0" w:space="0" w:color="auto"/>
                  </w:divBdr>
                </w:div>
                <w:div w:id="2004044809">
                  <w:marLeft w:val="0"/>
                  <w:marRight w:val="0"/>
                  <w:marTop w:val="0"/>
                  <w:marBottom w:val="0"/>
                  <w:divBdr>
                    <w:top w:val="none" w:sz="0" w:space="0" w:color="auto"/>
                    <w:left w:val="none" w:sz="0" w:space="0" w:color="auto"/>
                    <w:bottom w:val="none" w:sz="0" w:space="0" w:color="auto"/>
                    <w:right w:val="none" w:sz="0" w:space="0" w:color="auto"/>
                  </w:divBdr>
                </w:div>
                <w:div w:id="2005009601">
                  <w:marLeft w:val="0"/>
                  <w:marRight w:val="0"/>
                  <w:marTop w:val="0"/>
                  <w:marBottom w:val="0"/>
                  <w:divBdr>
                    <w:top w:val="none" w:sz="0" w:space="0" w:color="auto"/>
                    <w:left w:val="none" w:sz="0" w:space="0" w:color="auto"/>
                    <w:bottom w:val="none" w:sz="0" w:space="0" w:color="auto"/>
                    <w:right w:val="none" w:sz="0" w:space="0" w:color="auto"/>
                  </w:divBdr>
                </w:div>
                <w:div w:id="2006863234">
                  <w:marLeft w:val="0"/>
                  <w:marRight w:val="0"/>
                  <w:marTop w:val="0"/>
                  <w:marBottom w:val="0"/>
                  <w:divBdr>
                    <w:top w:val="none" w:sz="0" w:space="0" w:color="auto"/>
                    <w:left w:val="none" w:sz="0" w:space="0" w:color="auto"/>
                    <w:bottom w:val="none" w:sz="0" w:space="0" w:color="auto"/>
                    <w:right w:val="none" w:sz="0" w:space="0" w:color="auto"/>
                  </w:divBdr>
                </w:div>
                <w:div w:id="2007047703">
                  <w:marLeft w:val="0"/>
                  <w:marRight w:val="0"/>
                  <w:marTop w:val="0"/>
                  <w:marBottom w:val="0"/>
                  <w:divBdr>
                    <w:top w:val="none" w:sz="0" w:space="0" w:color="auto"/>
                    <w:left w:val="none" w:sz="0" w:space="0" w:color="auto"/>
                    <w:bottom w:val="none" w:sz="0" w:space="0" w:color="auto"/>
                    <w:right w:val="none" w:sz="0" w:space="0" w:color="auto"/>
                  </w:divBdr>
                </w:div>
                <w:div w:id="2010059763">
                  <w:marLeft w:val="0"/>
                  <w:marRight w:val="0"/>
                  <w:marTop w:val="0"/>
                  <w:marBottom w:val="0"/>
                  <w:divBdr>
                    <w:top w:val="none" w:sz="0" w:space="0" w:color="auto"/>
                    <w:left w:val="none" w:sz="0" w:space="0" w:color="auto"/>
                    <w:bottom w:val="none" w:sz="0" w:space="0" w:color="auto"/>
                    <w:right w:val="none" w:sz="0" w:space="0" w:color="auto"/>
                  </w:divBdr>
                </w:div>
                <w:div w:id="2010909513">
                  <w:marLeft w:val="0"/>
                  <w:marRight w:val="0"/>
                  <w:marTop w:val="0"/>
                  <w:marBottom w:val="0"/>
                  <w:divBdr>
                    <w:top w:val="none" w:sz="0" w:space="0" w:color="auto"/>
                    <w:left w:val="none" w:sz="0" w:space="0" w:color="auto"/>
                    <w:bottom w:val="none" w:sz="0" w:space="0" w:color="auto"/>
                    <w:right w:val="none" w:sz="0" w:space="0" w:color="auto"/>
                  </w:divBdr>
                </w:div>
                <w:div w:id="2011827312">
                  <w:marLeft w:val="0"/>
                  <w:marRight w:val="0"/>
                  <w:marTop w:val="0"/>
                  <w:marBottom w:val="0"/>
                  <w:divBdr>
                    <w:top w:val="none" w:sz="0" w:space="0" w:color="auto"/>
                    <w:left w:val="none" w:sz="0" w:space="0" w:color="auto"/>
                    <w:bottom w:val="none" w:sz="0" w:space="0" w:color="auto"/>
                    <w:right w:val="none" w:sz="0" w:space="0" w:color="auto"/>
                  </w:divBdr>
                </w:div>
                <w:div w:id="2013485929">
                  <w:marLeft w:val="0"/>
                  <w:marRight w:val="0"/>
                  <w:marTop w:val="0"/>
                  <w:marBottom w:val="0"/>
                  <w:divBdr>
                    <w:top w:val="none" w:sz="0" w:space="0" w:color="auto"/>
                    <w:left w:val="none" w:sz="0" w:space="0" w:color="auto"/>
                    <w:bottom w:val="none" w:sz="0" w:space="0" w:color="auto"/>
                    <w:right w:val="none" w:sz="0" w:space="0" w:color="auto"/>
                  </w:divBdr>
                </w:div>
                <w:div w:id="2014141207">
                  <w:marLeft w:val="0"/>
                  <w:marRight w:val="0"/>
                  <w:marTop w:val="0"/>
                  <w:marBottom w:val="0"/>
                  <w:divBdr>
                    <w:top w:val="none" w:sz="0" w:space="0" w:color="auto"/>
                    <w:left w:val="none" w:sz="0" w:space="0" w:color="auto"/>
                    <w:bottom w:val="none" w:sz="0" w:space="0" w:color="auto"/>
                    <w:right w:val="none" w:sz="0" w:space="0" w:color="auto"/>
                  </w:divBdr>
                </w:div>
                <w:div w:id="2015959450">
                  <w:marLeft w:val="0"/>
                  <w:marRight w:val="0"/>
                  <w:marTop w:val="0"/>
                  <w:marBottom w:val="0"/>
                  <w:divBdr>
                    <w:top w:val="none" w:sz="0" w:space="0" w:color="auto"/>
                    <w:left w:val="none" w:sz="0" w:space="0" w:color="auto"/>
                    <w:bottom w:val="none" w:sz="0" w:space="0" w:color="auto"/>
                    <w:right w:val="none" w:sz="0" w:space="0" w:color="auto"/>
                  </w:divBdr>
                </w:div>
                <w:div w:id="2017809352">
                  <w:marLeft w:val="0"/>
                  <w:marRight w:val="0"/>
                  <w:marTop w:val="0"/>
                  <w:marBottom w:val="0"/>
                  <w:divBdr>
                    <w:top w:val="none" w:sz="0" w:space="0" w:color="auto"/>
                    <w:left w:val="none" w:sz="0" w:space="0" w:color="auto"/>
                    <w:bottom w:val="none" w:sz="0" w:space="0" w:color="auto"/>
                    <w:right w:val="none" w:sz="0" w:space="0" w:color="auto"/>
                  </w:divBdr>
                </w:div>
                <w:div w:id="2019194841">
                  <w:marLeft w:val="0"/>
                  <w:marRight w:val="0"/>
                  <w:marTop w:val="0"/>
                  <w:marBottom w:val="0"/>
                  <w:divBdr>
                    <w:top w:val="none" w:sz="0" w:space="0" w:color="auto"/>
                    <w:left w:val="none" w:sz="0" w:space="0" w:color="auto"/>
                    <w:bottom w:val="none" w:sz="0" w:space="0" w:color="auto"/>
                    <w:right w:val="none" w:sz="0" w:space="0" w:color="auto"/>
                  </w:divBdr>
                </w:div>
                <w:div w:id="2019310331">
                  <w:marLeft w:val="0"/>
                  <w:marRight w:val="0"/>
                  <w:marTop w:val="0"/>
                  <w:marBottom w:val="0"/>
                  <w:divBdr>
                    <w:top w:val="none" w:sz="0" w:space="0" w:color="auto"/>
                    <w:left w:val="none" w:sz="0" w:space="0" w:color="auto"/>
                    <w:bottom w:val="none" w:sz="0" w:space="0" w:color="auto"/>
                    <w:right w:val="none" w:sz="0" w:space="0" w:color="auto"/>
                  </w:divBdr>
                </w:div>
                <w:div w:id="2020886347">
                  <w:marLeft w:val="0"/>
                  <w:marRight w:val="0"/>
                  <w:marTop w:val="0"/>
                  <w:marBottom w:val="0"/>
                  <w:divBdr>
                    <w:top w:val="none" w:sz="0" w:space="0" w:color="auto"/>
                    <w:left w:val="none" w:sz="0" w:space="0" w:color="auto"/>
                    <w:bottom w:val="none" w:sz="0" w:space="0" w:color="auto"/>
                    <w:right w:val="none" w:sz="0" w:space="0" w:color="auto"/>
                  </w:divBdr>
                </w:div>
                <w:div w:id="2030595170">
                  <w:marLeft w:val="0"/>
                  <w:marRight w:val="0"/>
                  <w:marTop w:val="0"/>
                  <w:marBottom w:val="0"/>
                  <w:divBdr>
                    <w:top w:val="none" w:sz="0" w:space="0" w:color="auto"/>
                    <w:left w:val="none" w:sz="0" w:space="0" w:color="auto"/>
                    <w:bottom w:val="none" w:sz="0" w:space="0" w:color="auto"/>
                    <w:right w:val="none" w:sz="0" w:space="0" w:color="auto"/>
                  </w:divBdr>
                </w:div>
                <w:div w:id="2037660754">
                  <w:marLeft w:val="0"/>
                  <w:marRight w:val="0"/>
                  <w:marTop w:val="0"/>
                  <w:marBottom w:val="0"/>
                  <w:divBdr>
                    <w:top w:val="none" w:sz="0" w:space="0" w:color="auto"/>
                    <w:left w:val="none" w:sz="0" w:space="0" w:color="auto"/>
                    <w:bottom w:val="none" w:sz="0" w:space="0" w:color="auto"/>
                    <w:right w:val="none" w:sz="0" w:space="0" w:color="auto"/>
                  </w:divBdr>
                </w:div>
                <w:div w:id="2039813722">
                  <w:marLeft w:val="0"/>
                  <w:marRight w:val="0"/>
                  <w:marTop w:val="0"/>
                  <w:marBottom w:val="0"/>
                  <w:divBdr>
                    <w:top w:val="none" w:sz="0" w:space="0" w:color="auto"/>
                    <w:left w:val="none" w:sz="0" w:space="0" w:color="auto"/>
                    <w:bottom w:val="none" w:sz="0" w:space="0" w:color="auto"/>
                    <w:right w:val="none" w:sz="0" w:space="0" w:color="auto"/>
                  </w:divBdr>
                </w:div>
                <w:div w:id="2041468569">
                  <w:marLeft w:val="0"/>
                  <w:marRight w:val="0"/>
                  <w:marTop w:val="0"/>
                  <w:marBottom w:val="0"/>
                  <w:divBdr>
                    <w:top w:val="none" w:sz="0" w:space="0" w:color="auto"/>
                    <w:left w:val="none" w:sz="0" w:space="0" w:color="auto"/>
                    <w:bottom w:val="none" w:sz="0" w:space="0" w:color="auto"/>
                    <w:right w:val="none" w:sz="0" w:space="0" w:color="auto"/>
                  </w:divBdr>
                </w:div>
                <w:div w:id="2043095878">
                  <w:marLeft w:val="0"/>
                  <w:marRight w:val="0"/>
                  <w:marTop w:val="0"/>
                  <w:marBottom w:val="0"/>
                  <w:divBdr>
                    <w:top w:val="none" w:sz="0" w:space="0" w:color="auto"/>
                    <w:left w:val="none" w:sz="0" w:space="0" w:color="auto"/>
                    <w:bottom w:val="none" w:sz="0" w:space="0" w:color="auto"/>
                    <w:right w:val="none" w:sz="0" w:space="0" w:color="auto"/>
                  </w:divBdr>
                </w:div>
                <w:div w:id="2045514430">
                  <w:marLeft w:val="0"/>
                  <w:marRight w:val="0"/>
                  <w:marTop w:val="0"/>
                  <w:marBottom w:val="0"/>
                  <w:divBdr>
                    <w:top w:val="none" w:sz="0" w:space="0" w:color="auto"/>
                    <w:left w:val="none" w:sz="0" w:space="0" w:color="auto"/>
                    <w:bottom w:val="none" w:sz="0" w:space="0" w:color="auto"/>
                    <w:right w:val="none" w:sz="0" w:space="0" w:color="auto"/>
                  </w:divBdr>
                </w:div>
                <w:div w:id="2047024719">
                  <w:marLeft w:val="0"/>
                  <w:marRight w:val="0"/>
                  <w:marTop w:val="0"/>
                  <w:marBottom w:val="0"/>
                  <w:divBdr>
                    <w:top w:val="none" w:sz="0" w:space="0" w:color="auto"/>
                    <w:left w:val="none" w:sz="0" w:space="0" w:color="auto"/>
                    <w:bottom w:val="none" w:sz="0" w:space="0" w:color="auto"/>
                    <w:right w:val="none" w:sz="0" w:space="0" w:color="auto"/>
                  </w:divBdr>
                </w:div>
                <w:div w:id="2047442100">
                  <w:marLeft w:val="0"/>
                  <w:marRight w:val="0"/>
                  <w:marTop w:val="0"/>
                  <w:marBottom w:val="0"/>
                  <w:divBdr>
                    <w:top w:val="none" w:sz="0" w:space="0" w:color="auto"/>
                    <w:left w:val="none" w:sz="0" w:space="0" w:color="auto"/>
                    <w:bottom w:val="none" w:sz="0" w:space="0" w:color="auto"/>
                    <w:right w:val="none" w:sz="0" w:space="0" w:color="auto"/>
                  </w:divBdr>
                </w:div>
                <w:div w:id="2047636204">
                  <w:marLeft w:val="0"/>
                  <w:marRight w:val="0"/>
                  <w:marTop w:val="0"/>
                  <w:marBottom w:val="0"/>
                  <w:divBdr>
                    <w:top w:val="none" w:sz="0" w:space="0" w:color="auto"/>
                    <w:left w:val="none" w:sz="0" w:space="0" w:color="auto"/>
                    <w:bottom w:val="none" w:sz="0" w:space="0" w:color="auto"/>
                    <w:right w:val="none" w:sz="0" w:space="0" w:color="auto"/>
                  </w:divBdr>
                </w:div>
                <w:div w:id="2052342163">
                  <w:marLeft w:val="0"/>
                  <w:marRight w:val="0"/>
                  <w:marTop w:val="0"/>
                  <w:marBottom w:val="0"/>
                  <w:divBdr>
                    <w:top w:val="none" w:sz="0" w:space="0" w:color="auto"/>
                    <w:left w:val="none" w:sz="0" w:space="0" w:color="auto"/>
                    <w:bottom w:val="none" w:sz="0" w:space="0" w:color="auto"/>
                    <w:right w:val="none" w:sz="0" w:space="0" w:color="auto"/>
                  </w:divBdr>
                </w:div>
                <w:div w:id="2052607618">
                  <w:marLeft w:val="0"/>
                  <w:marRight w:val="0"/>
                  <w:marTop w:val="0"/>
                  <w:marBottom w:val="0"/>
                  <w:divBdr>
                    <w:top w:val="none" w:sz="0" w:space="0" w:color="auto"/>
                    <w:left w:val="none" w:sz="0" w:space="0" w:color="auto"/>
                    <w:bottom w:val="none" w:sz="0" w:space="0" w:color="auto"/>
                    <w:right w:val="none" w:sz="0" w:space="0" w:color="auto"/>
                  </w:divBdr>
                </w:div>
                <w:div w:id="2053381062">
                  <w:marLeft w:val="0"/>
                  <w:marRight w:val="0"/>
                  <w:marTop w:val="0"/>
                  <w:marBottom w:val="0"/>
                  <w:divBdr>
                    <w:top w:val="none" w:sz="0" w:space="0" w:color="auto"/>
                    <w:left w:val="none" w:sz="0" w:space="0" w:color="auto"/>
                    <w:bottom w:val="none" w:sz="0" w:space="0" w:color="auto"/>
                    <w:right w:val="none" w:sz="0" w:space="0" w:color="auto"/>
                  </w:divBdr>
                </w:div>
                <w:div w:id="2053578418">
                  <w:marLeft w:val="0"/>
                  <w:marRight w:val="0"/>
                  <w:marTop w:val="0"/>
                  <w:marBottom w:val="0"/>
                  <w:divBdr>
                    <w:top w:val="none" w:sz="0" w:space="0" w:color="auto"/>
                    <w:left w:val="none" w:sz="0" w:space="0" w:color="auto"/>
                    <w:bottom w:val="none" w:sz="0" w:space="0" w:color="auto"/>
                    <w:right w:val="none" w:sz="0" w:space="0" w:color="auto"/>
                  </w:divBdr>
                </w:div>
                <w:div w:id="2055230513">
                  <w:marLeft w:val="0"/>
                  <w:marRight w:val="0"/>
                  <w:marTop w:val="0"/>
                  <w:marBottom w:val="0"/>
                  <w:divBdr>
                    <w:top w:val="none" w:sz="0" w:space="0" w:color="auto"/>
                    <w:left w:val="none" w:sz="0" w:space="0" w:color="auto"/>
                    <w:bottom w:val="none" w:sz="0" w:space="0" w:color="auto"/>
                    <w:right w:val="none" w:sz="0" w:space="0" w:color="auto"/>
                  </w:divBdr>
                </w:div>
                <w:div w:id="2056268724">
                  <w:marLeft w:val="0"/>
                  <w:marRight w:val="0"/>
                  <w:marTop w:val="0"/>
                  <w:marBottom w:val="0"/>
                  <w:divBdr>
                    <w:top w:val="none" w:sz="0" w:space="0" w:color="auto"/>
                    <w:left w:val="none" w:sz="0" w:space="0" w:color="auto"/>
                    <w:bottom w:val="none" w:sz="0" w:space="0" w:color="auto"/>
                    <w:right w:val="none" w:sz="0" w:space="0" w:color="auto"/>
                  </w:divBdr>
                </w:div>
                <w:div w:id="2056272400">
                  <w:marLeft w:val="0"/>
                  <w:marRight w:val="0"/>
                  <w:marTop w:val="0"/>
                  <w:marBottom w:val="0"/>
                  <w:divBdr>
                    <w:top w:val="none" w:sz="0" w:space="0" w:color="auto"/>
                    <w:left w:val="none" w:sz="0" w:space="0" w:color="auto"/>
                    <w:bottom w:val="none" w:sz="0" w:space="0" w:color="auto"/>
                    <w:right w:val="none" w:sz="0" w:space="0" w:color="auto"/>
                  </w:divBdr>
                </w:div>
                <w:div w:id="2057772237">
                  <w:marLeft w:val="0"/>
                  <w:marRight w:val="0"/>
                  <w:marTop w:val="0"/>
                  <w:marBottom w:val="0"/>
                  <w:divBdr>
                    <w:top w:val="none" w:sz="0" w:space="0" w:color="auto"/>
                    <w:left w:val="none" w:sz="0" w:space="0" w:color="auto"/>
                    <w:bottom w:val="none" w:sz="0" w:space="0" w:color="auto"/>
                    <w:right w:val="none" w:sz="0" w:space="0" w:color="auto"/>
                  </w:divBdr>
                </w:div>
                <w:div w:id="2060393733">
                  <w:marLeft w:val="0"/>
                  <w:marRight w:val="0"/>
                  <w:marTop w:val="0"/>
                  <w:marBottom w:val="0"/>
                  <w:divBdr>
                    <w:top w:val="none" w:sz="0" w:space="0" w:color="auto"/>
                    <w:left w:val="none" w:sz="0" w:space="0" w:color="auto"/>
                    <w:bottom w:val="none" w:sz="0" w:space="0" w:color="auto"/>
                    <w:right w:val="none" w:sz="0" w:space="0" w:color="auto"/>
                  </w:divBdr>
                </w:div>
                <w:div w:id="2064671062">
                  <w:marLeft w:val="0"/>
                  <w:marRight w:val="0"/>
                  <w:marTop w:val="0"/>
                  <w:marBottom w:val="0"/>
                  <w:divBdr>
                    <w:top w:val="none" w:sz="0" w:space="0" w:color="auto"/>
                    <w:left w:val="none" w:sz="0" w:space="0" w:color="auto"/>
                    <w:bottom w:val="none" w:sz="0" w:space="0" w:color="auto"/>
                    <w:right w:val="none" w:sz="0" w:space="0" w:color="auto"/>
                  </w:divBdr>
                </w:div>
                <w:div w:id="2065516493">
                  <w:marLeft w:val="0"/>
                  <w:marRight w:val="0"/>
                  <w:marTop w:val="0"/>
                  <w:marBottom w:val="0"/>
                  <w:divBdr>
                    <w:top w:val="none" w:sz="0" w:space="0" w:color="auto"/>
                    <w:left w:val="none" w:sz="0" w:space="0" w:color="auto"/>
                    <w:bottom w:val="none" w:sz="0" w:space="0" w:color="auto"/>
                    <w:right w:val="none" w:sz="0" w:space="0" w:color="auto"/>
                  </w:divBdr>
                </w:div>
                <w:div w:id="2066830104">
                  <w:marLeft w:val="0"/>
                  <w:marRight w:val="0"/>
                  <w:marTop w:val="0"/>
                  <w:marBottom w:val="0"/>
                  <w:divBdr>
                    <w:top w:val="none" w:sz="0" w:space="0" w:color="auto"/>
                    <w:left w:val="none" w:sz="0" w:space="0" w:color="auto"/>
                    <w:bottom w:val="none" w:sz="0" w:space="0" w:color="auto"/>
                    <w:right w:val="none" w:sz="0" w:space="0" w:color="auto"/>
                  </w:divBdr>
                </w:div>
                <w:div w:id="2072997514">
                  <w:marLeft w:val="0"/>
                  <w:marRight w:val="0"/>
                  <w:marTop w:val="0"/>
                  <w:marBottom w:val="0"/>
                  <w:divBdr>
                    <w:top w:val="none" w:sz="0" w:space="0" w:color="auto"/>
                    <w:left w:val="none" w:sz="0" w:space="0" w:color="auto"/>
                    <w:bottom w:val="none" w:sz="0" w:space="0" w:color="auto"/>
                    <w:right w:val="none" w:sz="0" w:space="0" w:color="auto"/>
                  </w:divBdr>
                </w:div>
                <w:div w:id="2072999771">
                  <w:marLeft w:val="0"/>
                  <w:marRight w:val="0"/>
                  <w:marTop w:val="0"/>
                  <w:marBottom w:val="0"/>
                  <w:divBdr>
                    <w:top w:val="none" w:sz="0" w:space="0" w:color="auto"/>
                    <w:left w:val="none" w:sz="0" w:space="0" w:color="auto"/>
                    <w:bottom w:val="none" w:sz="0" w:space="0" w:color="auto"/>
                    <w:right w:val="none" w:sz="0" w:space="0" w:color="auto"/>
                  </w:divBdr>
                </w:div>
                <w:div w:id="2073498666">
                  <w:marLeft w:val="0"/>
                  <w:marRight w:val="0"/>
                  <w:marTop w:val="0"/>
                  <w:marBottom w:val="0"/>
                  <w:divBdr>
                    <w:top w:val="none" w:sz="0" w:space="0" w:color="auto"/>
                    <w:left w:val="none" w:sz="0" w:space="0" w:color="auto"/>
                    <w:bottom w:val="none" w:sz="0" w:space="0" w:color="auto"/>
                    <w:right w:val="none" w:sz="0" w:space="0" w:color="auto"/>
                  </w:divBdr>
                </w:div>
                <w:div w:id="2075197998">
                  <w:marLeft w:val="0"/>
                  <w:marRight w:val="0"/>
                  <w:marTop w:val="0"/>
                  <w:marBottom w:val="0"/>
                  <w:divBdr>
                    <w:top w:val="none" w:sz="0" w:space="0" w:color="auto"/>
                    <w:left w:val="none" w:sz="0" w:space="0" w:color="auto"/>
                    <w:bottom w:val="none" w:sz="0" w:space="0" w:color="auto"/>
                    <w:right w:val="none" w:sz="0" w:space="0" w:color="auto"/>
                  </w:divBdr>
                </w:div>
                <w:div w:id="2075278441">
                  <w:marLeft w:val="0"/>
                  <w:marRight w:val="0"/>
                  <w:marTop w:val="0"/>
                  <w:marBottom w:val="0"/>
                  <w:divBdr>
                    <w:top w:val="none" w:sz="0" w:space="0" w:color="auto"/>
                    <w:left w:val="none" w:sz="0" w:space="0" w:color="auto"/>
                    <w:bottom w:val="none" w:sz="0" w:space="0" w:color="auto"/>
                    <w:right w:val="none" w:sz="0" w:space="0" w:color="auto"/>
                  </w:divBdr>
                </w:div>
                <w:div w:id="2077630162">
                  <w:marLeft w:val="0"/>
                  <w:marRight w:val="0"/>
                  <w:marTop w:val="0"/>
                  <w:marBottom w:val="0"/>
                  <w:divBdr>
                    <w:top w:val="none" w:sz="0" w:space="0" w:color="auto"/>
                    <w:left w:val="none" w:sz="0" w:space="0" w:color="auto"/>
                    <w:bottom w:val="none" w:sz="0" w:space="0" w:color="auto"/>
                    <w:right w:val="none" w:sz="0" w:space="0" w:color="auto"/>
                  </w:divBdr>
                </w:div>
                <w:div w:id="2077970141">
                  <w:marLeft w:val="0"/>
                  <w:marRight w:val="0"/>
                  <w:marTop w:val="0"/>
                  <w:marBottom w:val="0"/>
                  <w:divBdr>
                    <w:top w:val="none" w:sz="0" w:space="0" w:color="auto"/>
                    <w:left w:val="none" w:sz="0" w:space="0" w:color="auto"/>
                    <w:bottom w:val="none" w:sz="0" w:space="0" w:color="auto"/>
                    <w:right w:val="none" w:sz="0" w:space="0" w:color="auto"/>
                  </w:divBdr>
                </w:div>
                <w:div w:id="2079404660">
                  <w:marLeft w:val="0"/>
                  <w:marRight w:val="0"/>
                  <w:marTop w:val="0"/>
                  <w:marBottom w:val="0"/>
                  <w:divBdr>
                    <w:top w:val="none" w:sz="0" w:space="0" w:color="auto"/>
                    <w:left w:val="none" w:sz="0" w:space="0" w:color="auto"/>
                    <w:bottom w:val="none" w:sz="0" w:space="0" w:color="auto"/>
                    <w:right w:val="none" w:sz="0" w:space="0" w:color="auto"/>
                  </w:divBdr>
                </w:div>
                <w:div w:id="2079671366">
                  <w:marLeft w:val="0"/>
                  <w:marRight w:val="0"/>
                  <w:marTop w:val="0"/>
                  <w:marBottom w:val="0"/>
                  <w:divBdr>
                    <w:top w:val="none" w:sz="0" w:space="0" w:color="auto"/>
                    <w:left w:val="none" w:sz="0" w:space="0" w:color="auto"/>
                    <w:bottom w:val="none" w:sz="0" w:space="0" w:color="auto"/>
                    <w:right w:val="none" w:sz="0" w:space="0" w:color="auto"/>
                  </w:divBdr>
                </w:div>
                <w:div w:id="2085251534">
                  <w:marLeft w:val="0"/>
                  <w:marRight w:val="0"/>
                  <w:marTop w:val="0"/>
                  <w:marBottom w:val="0"/>
                  <w:divBdr>
                    <w:top w:val="none" w:sz="0" w:space="0" w:color="auto"/>
                    <w:left w:val="none" w:sz="0" w:space="0" w:color="auto"/>
                    <w:bottom w:val="none" w:sz="0" w:space="0" w:color="auto"/>
                    <w:right w:val="none" w:sz="0" w:space="0" w:color="auto"/>
                  </w:divBdr>
                </w:div>
                <w:div w:id="2085296591">
                  <w:marLeft w:val="0"/>
                  <w:marRight w:val="0"/>
                  <w:marTop w:val="0"/>
                  <w:marBottom w:val="0"/>
                  <w:divBdr>
                    <w:top w:val="none" w:sz="0" w:space="0" w:color="auto"/>
                    <w:left w:val="none" w:sz="0" w:space="0" w:color="auto"/>
                    <w:bottom w:val="none" w:sz="0" w:space="0" w:color="auto"/>
                    <w:right w:val="none" w:sz="0" w:space="0" w:color="auto"/>
                  </w:divBdr>
                </w:div>
                <w:div w:id="2087531300">
                  <w:marLeft w:val="0"/>
                  <w:marRight w:val="0"/>
                  <w:marTop w:val="0"/>
                  <w:marBottom w:val="0"/>
                  <w:divBdr>
                    <w:top w:val="none" w:sz="0" w:space="0" w:color="auto"/>
                    <w:left w:val="none" w:sz="0" w:space="0" w:color="auto"/>
                    <w:bottom w:val="none" w:sz="0" w:space="0" w:color="auto"/>
                    <w:right w:val="none" w:sz="0" w:space="0" w:color="auto"/>
                  </w:divBdr>
                </w:div>
                <w:div w:id="2088257836">
                  <w:marLeft w:val="0"/>
                  <w:marRight w:val="0"/>
                  <w:marTop w:val="0"/>
                  <w:marBottom w:val="0"/>
                  <w:divBdr>
                    <w:top w:val="none" w:sz="0" w:space="0" w:color="auto"/>
                    <w:left w:val="none" w:sz="0" w:space="0" w:color="auto"/>
                    <w:bottom w:val="none" w:sz="0" w:space="0" w:color="auto"/>
                    <w:right w:val="none" w:sz="0" w:space="0" w:color="auto"/>
                  </w:divBdr>
                </w:div>
                <w:div w:id="2090032172">
                  <w:marLeft w:val="0"/>
                  <w:marRight w:val="0"/>
                  <w:marTop w:val="0"/>
                  <w:marBottom w:val="0"/>
                  <w:divBdr>
                    <w:top w:val="none" w:sz="0" w:space="0" w:color="auto"/>
                    <w:left w:val="none" w:sz="0" w:space="0" w:color="auto"/>
                    <w:bottom w:val="none" w:sz="0" w:space="0" w:color="auto"/>
                    <w:right w:val="none" w:sz="0" w:space="0" w:color="auto"/>
                  </w:divBdr>
                </w:div>
                <w:div w:id="2090468566">
                  <w:marLeft w:val="0"/>
                  <w:marRight w:val="0"/>
                  <w:marTop w:val="0"/>
                  <w:marBottom w:val="0"/>
                  <w:divBdr>
                    <w:top w:val="none" w:sz="0" w:space="0" w:color="auto"/>
                    <w:left w:val="none" w:sz="0" w:space="0" w:color="auto"/>
                    <w:bottom w:val="none" w:sz="0" w:space="0" w:color="auto"/>
                    <w:right w:val="none" w:sz="0" w:space="0" w:color="auto"/>
                  </w:divBdr>
                </w:div>
                <w:div w:id="2090539476">
                  <w:marLeft w:val="0"/>
                  <w:marRight w:val="0"/>
                  <w:marTop w:val="0"/>
                  <w:marBottom w:val="0"/>
                  <w:divBdr>
                    <w:top w:val="none" w:sz="0" w:space="0" w:color="auto"/>
                    <w:left w:val="none" w:sz="0" w:space="0" w:color="auto"/>
                    <w:bottom w:val="none" w:sz="0" w:space="0" w:color="auto"/>
                    <w:right w:val="none" w:sz="0" w:space="0" w:color="auto"/>
                  </w:divBdr>
                </w:div>
                <w:div w:id="2090879569">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2095202323">
                  <w:marLeft w:val="0"/>
                  <w:marRight w:val="0"/>
                  <w:marTop w:val="0"/>
                  <w:marBottom w:val="0"/>
                  <w:divBdr>
                    <w:top w:val="none" w:sz="0" w:space="0" w:color="auto"/>
                    <w:left w:val="none" w:sz="0" w:space="0" w:color="auto"/>
                    <w:bottom w:val="none" w:sz="0" w:space="0" w:color="auto"/>
                    <w:right w:val="none" w:sz="0" w:space="0" w:color="auto"/>
                  </w:divBdr>
                </w:div>
                <w:div w:id="2097509648">
                  <w:marLeft w:val="0"/>
                  <w:marRight w:val="0"/>
                  <w:marTop w:val="0"/>
                  <w:marBottom w:val="0"/>
                  <w:divBdr>
                    <w:top w:val="none" w:sz="0" w:space="0" w:color="auto"/>
                    <w:left w:val="none" w:sz="0" w:space="0" w:color="auto"/>
                    <w:bottom w:val="none" w:sz="0" w:space="0" w:color="auto"/>
                    <w:right w:val="none" w:sz="0" w:space="0" w:color="auto"/>
                  </w:divBdr>
                </w:div>
                <w:div w:id="2098866355">
                  <w:marLeft w:val="0"/>
                  <w:marRight w:val="0"/>
                  <w:marTop w:val="0"/>
                  <w:marBottom w:val="0"/>
                  <w:divBdr>
                    <w:top w:val="none" w:sz="0" w:space="0" w:color="auto"/>
                    <w:left w:val="none" w:sz="0" w:space="0" w:color="auto"/>
                    <w:bottom w:val="none" w:sz="0" w:space="0" w:color="auto"/>
                    <w:right w:val="none" w:sz="0" w:space="0" w:color="auto"/>
                  </w:divBdr>
                </w:div>
                <w:div w:id="2100977501">
                  <w:marLeft w:val="0"/>
                  <w:marRight w:val="0"/>
                  <w:marTop w:val="0"/>
                  <w:marBottom w:val="0"/>
                  <w:divBdr>
                    <w:top w:val="none" w:sz="0" w:space="0" w:color="auto"/>
                    <w:left w:val="none" w:sz="0" w:space="0" w:color="auto"/>
                    <w:bottom w:val="none" w:sz="0" w:space="0" w:color="auto"/>
                    <w:right w:val="none" w:sz="0" w:space="0" w:color="auto"/>
                  </w:divBdr>
                </w:div>
                <w:div w:id="2102486357">
                  <w:marLeft w:val="0"/>
                  <w:marRight w:val="0"/>
                  <w:marTop w:val="0"/>
                  <w:marBottom w:val="0"/>
                  <w:divBdr>
                    <w:top w:val="none" w:sz="0" w:space="0" w:color="auto"/>
                    <w:left w:val="none" w:sz="0" w:space="0" w:color="auto"/>
                    <w:bottom w:val="none" w:sz="0" w:space="0" w:color="auto"/>
                    <w:right w:val="none" w:sz="0" w:space="0" w:color="auto"/>
                  </w:divBdr>
                </w:div>
                <w:div w:id="2105420244">
                  <w:marLeft w:val="0"/>
                  <w:marRight w:val="0"/>
                  <w:marTop w:val="0"/>
                  <w:marBottom w:val="0"/>
                  <w:divBdr>
                    <w:top w:val="none" w:sz="0" w:space="0" w:color="auto"/>
                    <w:left w:val="none" w:sz="0" w:space="0" w:color="auto"/>
                    <w:bottom w:val="none" w:sz="0" w:space="0" w:color="auto"/>
                    <w:right w:val="none" w:sz="0" w:space="0" w:color="auto"/>
                  </w:divBdr>
                </w:div>
                <w:div w:id="2107384452">
                  <w:marLeft w:val="0"/>
                  <w:marRight w:val="0"/>
                  <w:marTop w:val="0"/>
                  <w:marBottom w:val="0"/>
                  <w:divBdr>
                    <w:top w:val="none" w:sz="0" w:space="0" w:color="auto"/>
                    <w:left w:val="none" w:sz="0" w:space="0" w:color="auto"/>
                    <w:bottom w:val="none" w:sz="0" w:space="0" w:color="auto"/>
                    <w:right w:val="none" w:sz="0" w:space="0" w:color="auto"/>
                  </w:divBdr>
                </w:div>
                <w:div w:id="2110420977">
                  <w:marLeft w:val="0"/>
                  <w:marRight w:val="0"/>
                  <w:marTop w:val="0"/>
                  <w:marBottom w:val="0"/>
                  <w:divBdr>
                    <w:top w:val="none" w:sz="0" w:space="0" w:color="auto"/>
                    <w:left w:val="none" w:sz="0" w:space="0" w:color="auto"/>
                    <w:bottom w:val="none" w:sz="0" w:space="0" w:color="auto"/>
                    <w:right w:val="none" w:sz="0" w:space="0" w:color="auto"/>
                  </w:divBdr>
                </w:div>
                <w:div w:id="2112233926">
                  <w:marLeft w:val="0"/>
                  <w:marRight w:val="0"/>
                  <w:marTop w:val="0"/>
                  <w:marBottom w:val="0"/>
                  <w:divBdr>
                    <w:top w:val="none" w:sz="0" w:space="0" w:color="auto"/>
                    <w:left w:val="none" w:sz="0" w:space="0" w:color="auto"/>
                    <w:bottom w:val="none" w:sz="0" w:space="0" w:color="auto"/>
                    <w:right w:val="none" w:sz="0" w:space="0" w:color="auto"/>
                  </w:divBdr>
                </w:div>
                <w:div w:id="2113239087">
                  <w:marLeft w:val="0"/>
                  <w:marRight w:val="0"/>
                  <w:marTop w:val="0"/>
                  <w:marBottom w:val="0"/>
                  <w:divBdr>
                    <w:top w:val="none" w:sz="0" w:space="0" w:color="auto"/>
                    <w:left w:val="none" w:sz="0" w:space="0" w:color="auto"/>
                    <w:bottom w:val="none" w:sz="0" w:space="0" w:color="auto"/>
                    <w:right w:val="none" w:sz="0" w:space="0" w:color="auto"/>
                  </w:divBdr>
                </w:div>
                <w:div w:id="2114551145">
                  <w:marLeft w:val="0"/>
                  <w:marRight w:val="0"/>
                  <w:marTop w:val="0"/>
                  <w:marBottom w:val="0"/>
                  <w:divBdr>
                    <w:top w:val="none" w:sz="0" w:space="0" w:color="auto"/>
                    <w:left w:val="none" w:sz="0" w:space="0" w:color="auto"/>
                    <w:bottom w:val="none" w:sz="0" w:space="0" w:color="auto"/>
                    <w:right w:val="none" w:sz="0" w:space="0" w:color="auto"/>
                  </w:divBdr>
                </w:div>
                <w:div w:id="2116095006">
                  <w:marLeft w:val="0"/>
                  <w:marRight w:val="0"/>
                  <w:marTop w:val="0"/>
                  <w:marBottom w:val="0"/>
                  <w:divBdr>
                    <w:top w:val="none" w:sz="0" w:space="0" w:color="auto"/>
                    <w:left w:val="none" w:sz="0" w:space="0" w:color="auto"/>
                    <w:bottom w:val="none" w:sz="0" w:space="0" w:color="auto"/>
                    <w:right w:val="none" w:sz="0" w:space="0" w:color="auto"/>
                  </w:divBdr>
                </w:div>
                <w:div w:id="2117746568">
                  <w:marLeft w:val="0"/>
                  <w:marRight w:val="0"/>
                  <w:marTop w:val="0"/>
                  <w:marBottom w:val="0"/>
                  <w:divBdr>
                    <w:top w:val="none" w:sz="0" w:space="0" w:color="auto"/>
                    <w:left w:val="none" w:sz="0" w:space="0" w:color="auto"/>
                    <w:bottom w:val="none" w:sz="0" w:space="0" w:color="auto"/>
                    <w:right w:val="none" w:sz="0" w:space="0" w:color="auto"/>
                  </w:divBdr>
                </w:div>
                <w:div w:id="2121558741">
                  <w:marLeft w:val="0"/>
                  <w:marRight w:val="0"/>
                  <w:marTop w:val="0"/>
                  <w:marBottom w:val="0"/>
                  <w:divBdr>
                    <w:top w:val="none" w:sz="0" w:space="0" w:color="auto"/>
                    <w:left w:val="none" w:sz="0" w:space="0" w:color="auto"/>
                    <w:bottom w:val="none" w:sz="0" w:space="0" w:color="auto"/>
                    <w:right w:val="none" w:sz="0" w:space="0" w:color="auto"/>
                  </w:divBdr>
                </w:div>
                <w:div w:id="2121679427">
                  <w:marLeft w:val="0"/>
                  <w:marRight w:val="0"/>
                  <w:marTop w:val="0"/>
                  <w:marBottom w:val="0"/>
                  <w:divBdr>
                    <w:top w:val="none" w:sz="0" w:space="0" w:color="auto"/>
                    <w:left w:val="none" w:sz="0" w:space="0" w:color="auto"/>
                    <w:bottom w:val="none" w:sz="0" w:space="0" w:color="auto"/>
                    <w:right w:val="none" w:sz="0" w:space="0" w:color="auto"/>
                  </w:divBdr>
                </w:div>
                <w:div w:id="2121752276">
                  <w:marLeft w:val="0"/>
                  <w:marRight w:val="0"/>
                  <w:marTop w:val="0"/>
                  <w:marBottom w:val="0"/>
                  <w:divBdr>
                    <w:top w:val="none" w:sz="0" w:space="0" w:color="auto"/>
                    <w:left w:val="none" w:sz="0" w:space="0" w:color="auto"/>
                    <w:bottom w:val="none" w:sz="0" w:space="0" w:color="auto"/>
                    <w:right w:val="none" w:sz="0" w:space="0" w:color="auto"/>
                  </w:divBdr>
                </w:div>
                <w:div w:id="2123376968">
                  <w:marLeft w:val="0"/>
                  <w:marRight w:val="0"/>
                  <w:marTop w:val="0"/>
                  <w:marBottom w:val="0"/>
                  <w:divBdr>
                    <w:top w:val="none" w:sz="0" w:space="0" w:color="auto"/>
                    <w:left w:val="none" w:sz="0" w:space="0" w:color="auto"/>
                    <w:bottom w:val="none" w:sz="0" w:space="0" w:color="auto"/>
                    <w:right w:val="none" w:sz="0" w:space="0" w:color="auto"/>
                  </w:divBdr>
                </w:div>
                <w:div w:id="2125225851">
                  <w:marLeft w:val="0"/>
                  <w:marRight w:val="0"/>
                  <w:marTop w:val="0"/>
                  <w:marBottom w:val="0"/>
                  <w:divBdr>
                    <w:top w:val="none" w:sz="0" w:space="0" w:color="auto"/>
                    <w:left w:val="none" w:sz="0" w:space="0" w:color="auto"/>
                    <w:bottom w:val="none" w:sz="0" w:space="0" w:color="auto"/>
                    <w:right w:val="none" w:sz="0" w:space="0" w:color="auto"/>
                  </w:divBdr>
                </w:div>
                <w:div w:id="2125807353">
                  <w:marLeft w:val="0"/>
                  <w:marRight w:val="0"/>
                  <w:marTop w:val="0"/>
                  <w:marBottom w:val="0"/>
                  <w:divBdr>
                    <w:top w:val="none" w:sz="0" w:space="0" w:color="auto"/>
                    <w:left w:val="none" w:sz="0" w:space="0" w:color="auto"/>
                    <w:bottom w:val="none" w:sz="0" w:space="0" w:color="auto"/>
                    <w:right w:val="none" w:sz="0" w:space="0" w:color="auto"/>
                  </w:divBdr>
                </w:div>
                <w:div w:id="2126345065">
                  <w:marLeft w:val="0"/>
                  <w:marRight w:val="0"/>
                  <w:marTop w:val="0"/>
                  <w:marBottom w:val="0"/>
                  <w:divBdr>
                    <w:top w:val="none" w:sz="0" w:space="0" w:color="auto"/>
                    <w:left w:val="none" w:sz="0" w:space="0" w:color="auto"/>
                    <w:bottom w:val="none" w:sz="0" w:space="0" w:color="auto"/>
                    <w:right w:val="none" w:sz="0" w:space="0" w:color="auto"/>
                  </w:divBdr>
                </w:div>
                <w:div w:id="2126610084">
                  <w:marLeft w:val="0"/>
                  <w:marRight w:val="0"/>
                  <w:marTop w:val="0"/>
                  <w:marBottom w:val="0"/>
                  <w:divBdr>
                    <w:top w:val="none" w:sz="0" w:space="0" w:color="auto"/>
                    <w:left w:val="none" w:sz="0" w:space="0" w:color="auto"/>
                    <w:bottom w:val="none" w:sz="0" w:space="0" w:color="auto"/>
                    <w:right w:val="none" w:sz="0" w:space="0" w:color="auto"/>
                  </w:divBdr>
                </w:div>
                <w:div w:id="2136605341">
                  <w:marLeft w:val="0"/>
                  <w:marRight w:val="0"/>
                  <w:marTop w:val="0"/>
                  <w:marBottom w:val="0"/>
                  <w:divBdr>
                    <w:top w:val="none" w:sz="0" w:space="0" w:color="auto"/>
                    <w:left w:val="none" w:sz="0" w:space="0" w:color="auto"/>
                    <w:bottom w:val="none" w:sz="0" w:space="0" w:color="auto"/>
                    <w:right w:val="none" w:sz="0" w:space="0" w:color="auto"/>
                  </w:divBdr>
                </w:div>
                <w:div w:id="2137331931">
                  <w:marLeft w:val="0"/>
                  <w:marRight w:val="0"/>
                  <w:marTop w:val="0"/>
                  <w:marBottom w:val="0"/>
                  <w:divBdr>
                    <w:top w:val="none" w:sz="0" w:space="0" w:color="auto"/>
                    <w:left w:val="none" w:sz="0" w:space="0" w:color="auto"/>
                    <w:bottom w:val="none" w:sz="0" w:space="0" w:color="auto"/>
                    <w:right w:val="none" w:sz="0" w:space="0" w:color="auto"/>
                  </w:divBdr>
                </w:div>
                <w:div w:id="2137523344">
                  <w:marLeft w:val="0"/>
                  <w:marRight w:val="0"/>
                  <w:marTop w:val="0"/>
                  <w:marBottom w:val="0"/>
                  <w:divBdr>
                    <w:top w:val="none" w:sz="0" w:space="0" w:color="auto"/>
                    <w:left w:val="none" w:sz="0" w:space="0" w:color="auto"/>
                    <w:bottom w:val="none" w:sz="0" w:space="0" w:color="auto"/>
                    <w:right w:val="none" w:sz="0" w:space="0" w:color="auto"/>
                  </w:divBdr>
                </w:div>
                <w:div w:id="2137867283">
                  <w:marLeft w:val="0"/>
                  <w:marRight w:val="0"/>
                  <w:marTop w:val="0"/>
                  <w:marBottom w:val="0"/>
                  <w:divBdr>
                    <w:top w:val="none" w:sz="0" w:space="0" w:color="auto"/>
                    <w:left w:val="none" w:sz="0" w:space="0" w:color="auto"/>
                    <w:bottom w:val="none" w:sz="0" w:space="0" w:color="auto"/>
                    <w:right w:val="none" w:sz="0" w:space="0" w:color="auto"/>
                  </w:divBdr>
                </w:div>
                <w:div w:id="2138375687">
                  <w:marLeft w:val="0"/>
                  <w:marRight w:val="0"/>
                  <w:marTop w:val="0"/>
                  <w:marBottom w:val="0"/>
                  <w:divBdr>
                    <w:top w:val="none" w:sz="0" w:space="0" w:color="auto"/>
                    <w:left w:val="none" w:sz="0" w:space="0" w:color="auto"/>
                    <w:bottom w:val="none" w:sz="0" w:space="0" w:color="auto"/>
                    <w:right w:val="none" w:sz="0" w:space="0" w:color="auto"/>
                  </w:divBdr>
                </w:div>
                <w:div w:id="2141918838">
                  <w:marLeft w:val="0"/>
                  <w:marRight w:val="0"/>
                  <w:marTop w:val="0"/>
                  <w:marBottom w:val="0"/>
                  <w:divBdr>
                    <w:top w:val="none" w:sz="0" w:space="0" w:color="auto"/>
                    <w:left w:val="none" w:sz="0" w:space="0" w:color="auto"/>
                    <w:bottom w:val="none" w:sz="0" w:space="0" w:color="auto"/>
                    <w:right w:val="none" w:sz="0" w:space="0" w:color="auto"/>
                  </w:divBdr>
                </w:div>
                <w:div w:id="2142571579">
                  <w:marLeft w:val="0"/>
                  <w:marRight w:val="0"/>
                  <w:marTop w:val="0"/>
                  <w:marBottom w:val="0"/>
                  <w:divBdr>
                    <w:top w:val="none" w:sz="0" w:space="0" w:color="auto"/>
                    <w:left w:val="none" w:sz="0" w:space="0" w:color="auto"/>
                    <w:bottom w:val="none" w:sz="0" w:space="0" w:color="auto"/>
                    <w:right w:val="none" w:sz="0" w:space="0" w:color="auto"/>
                  </w:divBdr>
                </w:div>
                <w:div w:id="2143813636">
                  <w:marLeft w:val="0"/>
                  <w:marRight w:val="0"/>
                  <w:marTop w:val="0"/>
                  <w:marBottom w:val="0"/>
                  <w:divBdr>
                    <w:top w:val="none" w:sz="0" w:space="0" w:color="auto"/>
                    <w:left w:val="none" w:sz="0" w:space="0" w:color="auto"/>
                    <w:bottom w:val="none" w:sz="0" w:space="0" w:color="auto"/>
                    <w:right w:val="none" w:sz="0" w:space="0" w:color="auto"/>
                  </w:divBdr>
                </w:div>
              </w:divsChild>
            </w:div>
            <w:div w:id="258369264">
              <w:marLeft w:val="0"/>
              <w:marRight w:val="0"/>
              <w:marTop w:val="0"/>
              <w:marBottom w:val="0"/>
              <w:divBdr>
                <w:top w:val="none" w:sz="0" w:space="0" w:color="auto"/>
                <w:left w:val="none" w:sz="0" w:space="0" w:color="auto"/>
                <w:bottom w:val="none" w:sz="0" w:space="0" w:color="auto"/>
                <w:right w:val="none" w:sz="0" w:space="0" w:color="auto"/>
              </w:divBdr>
            </w:div>
            <w:div w:id="258559749">
              <w:marLeft w:val="0"/>
              <w:marRight w:val="0"/>
              <w:marTop w:val="0"/>
              <w:marBottom w:val="0"/>
              <w:divBdr>
                <w:top w:val="none" w:sz="0" w:space="0" w:color="auto"/>
                <w:left w:val="none" w:sz="0" w:space="0" w:color="auto"/>
                <w:bottom w:val="none" w:sz="0" w:space="0" w:color="auto"/>
                <w:right w:val="none" w:sz="0" w:space="0" w:color="auto"/>
              </w:divBdr>
            </w:div>
            <w:div w:id="260140142">
              <w:marLeft w:val="0"/>
              <w:marRight w:val="0"/>
              <w:marTop w:val="0"/>
              <w:marBottom w:val="0"/>
              <w:divBdr>
                <w:top w:val="none" w:sz="0" w:space="0" w:color="auto"/>
                <w:left w:val="none" w:sz="0" w:space="0" w:color="auto"/>
                <w:bottom w:val="none" w:sz="0" w:space="0" w:color="auto"/>
                <w:right w:val="none" w:sz="0" w:space="0" w:color="auto"/>
              </w:divBdr>
            </w:div>
            <w:div w:id="260843481">
              <w:marLeft w:val="0"/>
              <w:marRight w:val="0"/>
              <w:marTop w:val="0"/>
              <w:marBottom w:val="0"/>
              <w:divBdr>
                <w:top w:val="none" w:sz="0" w:space="0" w:color="auto"/>
                <w:left w:val="none" w:sz="0" w:space="0" w:color="auto"/>
                <w:bottom w:val="none" w:sz="0" w:space="0" w:color="auto"/>
                <w:right w:val="none" w:sz="0" w:space="0" w:color="auto"/>
              </w:divBdr>
            </w:div>
            <w:div w:id="261693434">
              <w:marLeft w:val="0"/>
              <w:marRight w:val="0"/>
              <w:marTop w:val="0"/>
              <w:marBottom w:val="0"/>
              <w:divBdr>
                <w:top w:val="none" w:sz="0" w:space="0" w:color="auto"/>
                <w:left w:val="none" w:sz="0" w:space="0" w:color="auto"/>
                <w:bottom w:val="none" w:sz="0" w:space="0" w:color="auto"/>
                <w:right w:val="none" w:sz="0" w:space="0" w:color="auto"/>
              </w:divBdr>
            </w:div>
            <w:div w:id="265503087">
              <w:marLeft w:val="0"/>
              <w:marRight w:val="0"/>
              <w:marTop w:val="0"/>
              <w:marBottom w:val="0"/>
              <w:divBdr>
                <w:top w:val="none" w:sz="0" w:space="0" w:color="auto"/>
                <w:left w:val="none" w:sz="0" w:space="0" w:color="auto"/>
                <w:bottom w:val="none" w:sz="0" w:space="0" w:color="auto"/>
                <w:right w:val="none" w:sz="0" w:space="0" w:color="auto"/>
              </w:divBdr>
            </w:div>
            <w:div w:id="267007556">
              <w:marLeft w:val="0"/>
              <w:marRight w:val="0"/>
              <w:marTop w:val="0"/>
              <w:marBottom w:val="0"/>
              <w:divBdr>
                <w:top w:val="none" w:sz="0" w:space="0" w:color="auto"/>
                <w:left w:val="none" w:sz="0" w:space="0" w:color="auto"/>
                <w:bottom w:val="none" w:sz="0" w:space="0" w:color="auto"/>
                <w:right w:val="none" w:sz="0" w:space="0" w:color="auto"/>
              </w:divBdr>
            </w:div>
            <w:div w:id="267741368">
              <w:marLeft w:val="0"/>
              <w:marRight w:val="0"/>
              <w:marTop w:val="0"/>
              <w:marBottom w:val="0"/>
              <w:divBdr>
                <w:top w:val="none" w:sz="0" w:space="0" w:color="auto"/>
                <w:left w:val="none" w:sz="0" w:space="0" w:color="auto"/>
                <w:bottom w:val="none" w:sz="0" w:space="0" w:color="auto"/>
                <w:right w:val="none" w:sz="0" w:space="0" w:color="auto"/>
              </w:divBdr>
            </w:div>
            <w:div w:id="269237747">
              <w:marLeft w:val="0"/>
              <w:marRight w:val="0"/>
              <w:marTop w:val="0"/>
              <w:marBottom w:val="0"/>
              <w:divBdr>
                <w:top w:val="none" w:sz="0" w:space="0" w:color="auto"/>
                <w:left w:val="none" w:sz="0" w:space="0" w:color="auto"/>
                <w:bottom w:val="none" w:sz="0" w:space="0" w:color="auto"/>
                <w:right w:val="none" w:sz="0" w:space="0" w:color="auto"/>
              </w:divBdr>
            </w:div>
            <w:div w:id="269288913">
              <w:marLeft w:val="0"/>
              <w:marRight w:val="0"/>
              <w:marTop w:val="0"/>
              <w:marBottom w:val="0"/>
              <w:divBdr>
                <w:top w:val="none" w:sz="0" w:space="0" w:color="auto"/>
                <w:left w:val="none" w:sz="0" w:space="0" w:color="auto"/>
                <w:bottom w:val="none" w:sz="0" w:space="0" w:color="auto"/>
                <w:right w:val="none" w:sz="0" w:space="0" w:color="auto"/>
              </w:divBdr>
            </w:div>
            <w:div w:id="269508523">
              <w:marLeft w:val="0"/>
              <w:marRight w:val="0"/>
              <w:marTop w:val="0"/>
              <w:marBottom w:val="0"/>
              <w:divBdr>
                <w:top w:val="none" w:sz="0" w:space="0" w:color="auto"/>
                <w:left w:val="none" w:sz="0" w:space="0" w:color="auto"/>
                <w:bottom w:val="none" w:sz="0" w:space="0" w:color="auto"/>
                <w:right w:val="none" w:sz="0" w:space="0" w:color="auto"/>
              </w:divBdr>
            </w:div>
            <w:div w:id="270475405">
              <w:marLeft w:val="0"/>
              <w:marRight w:val="0"/>
              <w:marTop w:val="0"/>
              <w:marBottom w:val="0"/>
              <w:divBdr>
                <w:top w:val="none" w:sz="0" w:space="0" w:color="auto"/>
                <w:left w:val="none" w:sz="0" w:space="0" w:color="auto"/>
                <w:bottom w:val="none" w:sz="0" w:space="0" w:color="auto"/>
                <w:right w:val="none" w:sz="0" w:space="0" w:color="auto"/>
              </w:divBdr>
            </w:div>
            <w:div w:id="271061762">
              <w:marLeft w:val="0"/>
              <w:marRight w:val="0"/>
              <w:marTop w:val="0"/>
              <w:marBottom w:val="0"/>
              <w:divBdr>
                <w:top w:val="none" w:sz="0" w:space="0" w:color="auto"/>
                <w:left w:val="none" w:sz="0" w:space="0" w:color="auto"/>
                <w:bottom w:val="none" w:sz="0" w:space="0" w:color="auto"/>
                <w:right w:val="none" w:sz="0" w:space="0" w:color="auto"/>
              </w:divBdr>
            </w:div>
            <w:div w:id="276454475">
              <w:marLeft w:val="0"/>
              <w:marRight w:val="0"/>
              <w:marTop w:val="0"/>
              <w:marBottom w:val="0"/>
              <w:divBdr>
                <w:top w:val="none" w:sz="0" w:space="0" w:color="auto"/>
                <w:left w:val="none" w:sz="0" w:space="0" w:color="auto"/>
                <w:bottom w:val="none" w:sz="0" w:space="0" w:color="auto"/>
                <w:right w:val="none" w:sz="0" w:space="0" w:color="auto"/>
              </w:divBdr>
            </w:div>
            <w:div w:id="278530838">
              <w:marLeft w:val="0"/>
              <w:marRight w:val="0"/>
              <w:marTop w:val="0"/>
              <w:marBottom w:val="0"/>
              <w:divBdr>
                <w:top w:val="none" w:sz="0" w:space="0" w:color="auto"/>
                <w:left w:val="none" w:sz="0" w:space="0" w:color="auto"/>
                <w:bottom w:val="none" w:sz="0" w:space="0" w:color="auto"/>
                <w:right w:val="none" w:sz="0" w:space="0" w:color="auto"/>
              </w:divBdr>
            </w:div>
            <w:div w:id="280307190">
              <w:marLeft w:val="0"/>
              <w:marRight w:val="0"/>
              <w:marTop w:val="0"/>
              <w:marBottom w:val="0"/>
              <w:divBdr>
                <w:top w:val="none" w:sz="0" w:space="0" w:color="auto"/>
                <w:left w:val="none" w:sz="0" w:space="0" w:color="auto"/>
                <w:bottom w:val="none" w:sz="0" w:space="0" w:color="auto"/>
                <w:right w:val="none" w:sz="0" w:space="0" w:color="auto"/>
              </w:divBdr>
            </w:div>
            <w:div w:id="281613619">
              <w:marLeft w:val="0"/>
              <w:marRight w:val="0"/>
              <w:marTop w:val="0"/>
              <w:marBottom w:val="0"/>
              <w:divBdr>
                <w:top w:val="none" w:sz="0" w:space="0" w:color="auto"/>
                <w:left w:val="none" w:sz="0" w:space="0" w:color="auto"/>
                <w:bottom w:val="none" w:sz="0" w:space="0" w:color="auto"/>
                <w:right w:val="none" w:sz="0" w:space="0" w:color="auto"/>
              </w:divBdr>
            </w:div>
            <w:div w:id="282856438">
              <w:marLeft w:val="0"/>
              <w:marRight w:val="0"/>
              <w:marTop w:val="0"/>
              <w:marBottom w:val="0"/>
              <w:divBdr>
                <w:top w:val="none" w:sz="0" w:space="0" w:color="auto"/>
                <w:left w:val="none" w:sz="0" w:space="0" w:color="auto"/>
                <w:bottom w:val="none" w:sz="0" w:space="0" w:color="auto"/>
                <w:right w:val="none" w:sz="0" w:space="0" w:color="auto"/>
              </w:divBdr>
            </w:div>
            <w:div w:id="283006733">
              <w:marLeft w:val="0"/>
              <w:marRight w:val="0"/>
              <w:marTop w:val="0"/>
              <w:marBottom w:val="0"/>
              <w:divBdr>
                <w:top w:val="none" w:sz="0" w:space="0" w:color="auto"/>
                <w:left w:val="none" w:sz="0" w:space="0" w:color="auto"/>
                <w:bottom w:val="none" w:sz="0" w:space="0" w:color="auto"/>
                <w:right w:val="none" w:sz="0" w:space="0" w:color="auto"/>
              </w:divBdr>
            </w:div>
            <w:div w:id="283466384">
              <w:marLeft w:val="0"/>
              <w:marRight w:val="0"/>
              <w:marTop w:val="0"/>
              <w:marBottom w:val="0"/>
              <w:divBdr>
                <w:top w:val="none" w:sz="0" w:space="0" w:color="auto"/>
                <w:left w:val="none" w:sz="0" w:space="0" w:color="auto"/>
                <w:bottom w:val="none" w:sz="0" w:space="0" w:color="auto"/>
                <w:right w:val="none" w:sz="0" w:space="0" w:color="auto"/>
              </w:divBdr>
            </w:div>
            <w:div w:id="283737637">
              <w:marLeft w:val="0"/>
              <w:marRight w:val="0"/>
              <w:marTop w:val="0"/>
              <w:marBottom w:val="0"/>
              <w:divBdr>
                <w:top w:val="none" w:sz="0" w:space="0" w:color="auto"/>
                <w:left w:val="none" w:sz="0" w:space="0" w:color="auto"/>
                <w:bottom w:val="none" w:sz="0" w:space="0" w:color="auto"/>
                <w:right w:val="none" w:sz="0" w:space="0" w:color="auto"/>
              </w:divBdr>
            </w:div>
            <w:div w:id="287668431">
              <w:marLeft w:val="0"/>
              <w:marRight w:val="0"/>
              <w:marTop w:val="0"/>
              <w:marBottom w:val="0"/>
              <w:divBdr>
                <w:top w:val="none" w:sz="0" w:space="0" w:color="auto"/>
                <w:left w:val="none" w:sz="0" w:space="0" w:color="auto"/>
                <w:bottom w:val="none" w:sz="0" w:space="0" w:color="auto"/>
                <w:right w:val="none" w:sz="0" w:space="0" w:color="auto"/>
              </w:divBdr>
            </w:div>
            <w:div w:id="289558605">
              <w:marLeft w:val="0"/>
              <w:marRight w:val="0"/>
              <w:marTop w:val="0"/>
              <w:marBottom w:val="0"/>
              <w:divBdr>
                <w:top w:val="none" w:sz="0" w:space="0" w:color="auto"/>
                <w:left w:val="none" w:sz="0" w:space="0" w:color="auto"/>
                <w:bottom w:val="none" w:sz="0" w:space="0" w:color="auto"/>
                <w:right w:val="none" w:sz="0" w:space="0" w:color="auto"/>
              </w:divBdr>
            </w:div>
            <w:div w:id="296111515">
              <w:marLeft w:val="0"/>
              <w:marRight w:val="0"/>
              <w:marTop w:val="0"/>
              <w:marBottom w:val="0"/>
              <w:divBdr>
                <w:top w:val="none" w:sz="0" w:space="0" w:color="auto"/>
                <w:left w:val="none" w:sz="0" w:space="0" w:color="auto"/>
                <w:bottom w:val="none" w:sz="0" w:space="0" w:color="auto"/>
                <w:right w:val="none" w:sz="0" w:space="0" w:color="auto"/>
              </w:divBdr>
            </w:div>
            <w:div w:id="296187163">
              <w:marLeft w:val="0"/>
              <w:marRight w:val="0"/>
              <w:marTop w:val="0"/>
              <w:marBottom w:val="0"/>
              <w:divBdr>
                <w:top w:val="none" w:sz="0" w:space="0" w:color="auto"/>
                <w:left w:val="none" w:sz="0" w:space="0" w:color="auto"/>
                <w:bottom w:val="none" w:sz="0" w:space="0" w:color="auto"/>
                <w:right w:val="none" w:sz="0" w:space="0" w:color="auto"/>
              </w:divBdr>
            </w:div>
            <w:div w:id="297034204">
              <w:marLeft w:val="0"/>
              <w:marRight w:val="0"/>
              <w:marTop w:val="0"/>
              <w:marBottom w:val="0"/>
              <w:divBdr>
                <w:top w:val="none" w:sz="0" w:space="0" w:color="auto"/>
                <w:left w:val="none" w:sz="0" w:space="0" w:color="auto"/>
                <w:bottom w:val="none" w:sz="0" w:space="0" w:color="auto"/>
                <w:right w:val="none" w:sz="0" w:space="0" w:color="auto"/>
              </w:divBdr>
            </w:div>
            <w:div w:id="297538648">
              <w:marLeft w:val="0"/>
              <w:marRight w:val="0"/>
              <w:marTop w:val="0"/>
              <w:marBottom w:val="0"/>
              <w:divBdr>
                <w:top w:val="none" w:sz="0" w:space="0" w:color="auto"/>
                <w:left w:val="none" w:sz="0" w:space="0" w:color="auto"/>
                <w:bottom w:val="none" w:sz="0" w:space="0" w:color="auto"/>
                <w:right w:val="none" w:sz="0" w:space="0" w:color="auto"/>
              </w:divBdr>
            </w:div>
            <w:div w:id="298650072">
              <w:marLeft w:val="0"/>
              <w:marRight w:val="0"/>
              <w:marTop w:val="0"/>
              <w:marBottom w:val="0"/>
              <w:divBdr>
                <w:top w:val="none" w:sz="0" w:space="0" w:color="auto"/>
                <w:left w:val="none" w:sz="0" w:space="0" w:color="auto"/>
                <w:bottom w:val="none" w:sz="0" w:space="0" w:color="auto"/>
                <w:right w:val="none" w:sz="0" w:space="0" w:color="auto"/>
              </w:divBdr>
            </w:div>
            <w:div w:id="298725946">
              <w:marLeft w:val="0"/>
              <w:marRight w:val="0"/>
              <w:marTop w:val="0"/>
              <w:marBottom w:val="0"/>
              <w:divBdr>
                <w:top w:val="none" w:sz="0" w:space="0" w:color="auto"/>
                <w:left w:val="none" w:sz="0" w:space="0" w:color="auto"/>
                <w:bottom w:val="none" w:sz="0" w:space="0" w:color="auto"/>
                <w:right w:val="none" w:sz="0" w:space="0" w:color="auto"/>
              </w:divBdr>
            </w:div>
            <w:div w:id="299655547">
              <w:marLeft w:val="0"/>
              <w:marRight w:val="0"/>
              <w:marTop w:val="0"/>
              <w:marBottom w:val="0"/>
              <w:divBdr>
                <w:top w:val="none" w:sz="0" w:space="0" w:color="auto"/>
                <w:left w:val="none" w:sz="0" w:space="0" w:color="auto"/>
                <w:bottom w:val="none" w:sz="0" w:space="0" w:color="auto"/>
                <w:right w:val="none" w:sz="0" w:space="0" w:color="auto"/>
              </w:divBdr>
            </w:div>
            <w:div w:id="300035805">
              <w:marLeft w:val="0"/>
              <w:marRight w:val="0"/>
              <w:marTop w:val="0"/>
              <w:marBottom w:val="0"/>
              <w:divBdr>
                <w:top w:val="none" w:sz="0" w:space="0" w:color="auto"/>
                <w:left w:val="none" w:sz="0" w:space="0" w:color="auto"/>
                <w:bottom w:val="none" w:sz="0" w:space="0" w:color="auto"/>
                <w:right w:val="none" w:sz="0" w:space="0" w:color="auto"/>
              </w:divBdr>
            </w:div>
            <w:div w:id="301009079">
              <w:marLeft w:val="0"/>
              <w:marRight w:val="0"/>
              <w:marTop w:val="0"/>
              <w:marBottom w:val="0"/>
              <w:divBdr>
                <w:top w:val="none" w:sz="0" w:space="0" w:color="auto"/>
                <w:left w:val="none" w:sz="0" w:space="0" w:color="auto"/>
                <w:bottom w:val="none" w:sz="0" w:space="0" w:color="auto"/>
                <w:right w:val="none" w:sz="0" w:space="0" w:color="auto"/>
              </w:divBdr>
            </w:div>
            <w:div w:id="301204433">
              <w:marLeft w:val="0"/>
              <w:marRight w:val="0"/>
              <w:marTop w:val="0"/>
              <w:marBottom w:val="0"/>
              <w:divBdr>
                <w:top w:val="none" w:sz="0" w:space="0" w:color="auto"/>
                <w:left w:val="none" w:sz="0" w:space="0" w:color="auto"/>
                <w:bottom w:val="none" w:sz="0" w:space="0" w:color="auto"/>
                <w:right w:val="none" w:sz="0" w:space="0" w:color="auto"/>
              </w:divBdr>
            </w:div>
            <w:div w:id="308553880">
              <w:marLeft w:val="0"/>
              <w:marRight w:val="0"/>
              <w:marTop w:val="0"/>
              <w:marBottom w:val="0"/>
              <w:divBdr>
                <w:top w:val="none" w:sz="0" w:space="0" w:color="auto"/>
                <w:left w:val="none" w:sz="0" w:space="0" w:color="auto"/>
                <w:bottom w:val="none" w:sz="0" w:space="0" w:color="auto"/>
                <w:right w:val="none" w:sz="0" w:space="0" w:color="auto"/>
              </w:divBdr>
            </w:div>
            <w:div w:id="313605376">
              <w:marLeft w:val="0"/>
              <w:marRight w:val="0"/>
              <w:marTop w:val="0"/>
              <w:marBottom w:val="0"/>
              <w:divBdr>
                <w:top w:val="none" w:sz="0" w:space="0" w:color="auto"/>
                <w:left w:val="none" w:sz="0" w:space="0" w:color="auto"/>
                <w:bottom w:val="none" w:sz="0" w:space="0" w:color="auto"/>
                <w:right w:val="none" w:sz="0" w:space="0" w:color="auto"/>
              </w:divBdr>
            </w:div>
            <w:div w:id="317612688">
              <w:marLeft w:val="0"/>
              <w:marRight w:val="0"/>
              <w:marTop w:val="0"/>
              <w:marBottom w:val="0"/>
              <w:divBdr>
                <w:top w:val="none" w:sz="0" w:space="0" w:color="auto"/>
                <w:left w:val="none" w:sz="0" w:space="0" w:color="auto"/>
                <w:bottom w:val="none" w:sz="0" w:space="0" w:color="auto"/>
                <w:right w:val="none" w:sz="0" w:space="0" w:color="auto"/>
              </w:divBdr>
            </w:div>
            <w:div w:id="317660095">
              <w:marLeft w:val="0"/>
              <w:marRight w:val="0"/>
              <w:marTop w:val="0"/>
              <w:marBottom w:val="0"/>
              <w:divBdr>
                <w:top w:val="none" w:sz="0" w:space="0" w:color="auto"/>
                <w:left w:val="none" w:sz="0" w:space="0" w:color="auto"/>
                <w:bottom w:val="none" w:sz="0" w:space="0" w:color="auto"/>
                <w:right w:val="none" w:sz="0" w:space="0" w:color="auto"/>
              </w:divBdr>
            </w:div>
            <w:div w:id="317729236">
              <w:marLeft w:val="0"/>
              <w:marRight w:val="0"/>
              <w:marTop w:val="0"/>
              <w:marBottom w:val="0"/>
              <w:divBdr>
                <w:top w:val="none" w:sz="0" w:space="0" w:color="auto"/>
                <w:left w:val="none" w:sz="0" w:space="0" w:color="auto"/>
                <w:bottom w:val="none" w:sz="0" w:space="0" w:color="auto"/>
                <w:right w:val="none" w:sz="0" w:space="0" w:color="auto"/>
              </w:divBdr>
            </w:div>
            <w:div w:id="318849071">
              <w:marLeft w:val="0"/>
              <w:marRight w:val="0"/>
              <w:marTop w:val="0"/>
              <w:marBottom w:val="0"/>
              <w:divBdr>
                <w:top w:val="none" w:sz="0" w:space="0" w:color="auto"/>
                <w:left w:val="none" w:sz="0" w:space="0" w:color="auto"/>
                <w:bottom w:val="none" w:sz="0" w:space="0" w:color="auto"/>
                <w:right w:val="none" w:sz="0" w:space="0" w:color="auto"/>
              </w:divBdr>
            </w:div>
            <w:div w:id="320619271">
              <w:marLeft w:val="0"/>
              <w:marRight w:val="0"/>
              <w:marTop w:val="0"/>
              <w:marBottom w:val="0"/>
              <w:divBdr>
                <w:top w:val="none" w:sz="0" w:space="0" w:color="auto"/>
                <w:left w:val="none" w:sz="0" w:space="0" w:color="auto"/>
                <w:bottom w:val="none" w:sz="0" w:space="0" w:color="auto"/>
                <w:right w:val="none" w:sz="0" w:space="0" w:color="auto"/>
              </w:divBdr>
            </w:div>
            <w:div w:id="322660392">
              <w:marLeft w:val="0"/>
              <w:marRight w:val="0"/>
              <w:marTop w:val="0"/>
              <w:marBottom w:val="0"/>
              <w:divBdr>
                <w:top w:val="none" w:sz="0" w:space="0" w:color="auto"/>
                <w:left w:val="none" w:sz="0" w:space="0" w:color="auto"/>
                <w:bottom w:val="none" w:sz="0" w:space="0" w:color="auto"/>
                <w:right w:val="none" w:sz="0" w:space="0" w:color="auto"/>
              </w:divBdr>
            </w:div>
            <w:div w:id="322780742">
              <w:marLeft w:val="0"/>
              <w:marRight w:val="0"/>
              <w:marTop w:val="0"/>
              <w:marBottom w:val="0"/>
              <w:divBdr>
                <w:top w:val="none" w:sz="0" w:space="0" w:color="auto"/>
                <w:left w:val="none" w:sz="0" w:space="0" w:color="auto"/>
                <w:bottom w:val="none" w:sz="0" w:space="0" w:color="auto"/>
                <w:right w:val="none" w:sz="0" w:space="0" w:color="auto"/>
              </w:divBdr>
            </w:div>
            <w:div w:id="324167279">
              <w:marLeft w:val="0"/>
              <w:marRight w:val="0"/>
              <w:marTop w:val="0"/>
              <w:marBottom w:val="0"/>
              <w:divBdr>
                <w:top w:val="none" w:sz="0" w:space="0" w:color="auto"/>
                <w:left w:val="none" w:sz="0" w:space="0" w:color="auto"/>
                <w:bottom w:val="none" w:sz="0" w:space="0" w:color="auto"/>
                <w:right w:val="none" w:sz="0" w:space="0" w:color="auto"/>
              </w:divBdr>
            </w:div>
            <w:div w:id="326441512">
              <w:marLeft w:val="0"/>
              <w:marRight w:val="0"/>
              <w:marTop w:val="0"/>
              <w:marBottom w:val="0"/>
              <w:divBdr>
                <w:top w:val="none" w:sz="0" w:space="0" w:color="auto"/>
                <w:left w:val="none" w:sz="0" w:space="0" w:color="auto"/>
                <w:bottom w:val="none" w:sz="0" w:space="0" w:color="auto"/>
                <w:right w:val="none" w:sz="0" w:space="0" w:color="auto"/>
              </w:divBdr>
            </w:div>
            <w:div w:id="326518864">
              <w:marLeft w:val="0"/>
              <w:marRight w:val="0"/>
              <w:marTop w:val="0"/>
              <w:marBottom w:val="0"/>
              <w:divBdr>
                <w:top w:val="none" w:sz="0" w:space="0" w:color="auto"/>
                <w:left w:val="none" w:sz="0" w:space="0" w:color="auto"/>
                <w:bottom w:val="none" w:sz="0" w:space="0" w:color="auto"/>
                <w:right w:val="none" w:sz="0" w:space="0" w:color="auto"/>
              </w:divBdr>
            </w:div>
            <w:div w:id="326714558">
              <w:marLeft w:val="0"/>
              <w:marRight w:val="0"/>
              <w:marTop w:val="0"/>
              <w:marBottom w:val="0"/>
              <w:divBdr>
                <w:top w:val="none" w:sz="0" w:space="0" w:color="auto"/>
                <w:left w:val="none" w:sz="0" w:space="0" w:color="auto"/>
                <w:bottom w:val="none" w:sz="0" w:space="0" w:color="auto"/>
                <w:right w:val="none" w:sz="0" w:space="0" w:color="auto"/>
              </w:divBdr>
            </w:div>
            <w:div w:id="335771181">
              <w:marLeft w:val="0"/>
              <w:marRight w:val="0"/>
              <w:marTop w:val="0"/>
              <w:marBottom w:val="0"/>
              <w:divBdr>
                <w:top w:val="none" w:sz="0" w:space="0" w:color="auto"/>
                <w:left w:val="none" w:sz="0" w:space="0" w:color="auto"/>
                <w:bottom w:val="none" w:sz="0" w:space="0" w:color="auto"/>
                <w:right w:val="none" w:sz="0" w:space="0" w:color="auto"/>
              </w:divBdr>
            </w:div>
            <w:div w:id="336225608">
              <w:marLeft w:val="0"/>
              <w:marRight w:val="0"/>
              <w:marTop w:val="0"/>
              <w:marBottom w:val="0"/>
              <w:divBdr>
                <w:top w:val="none" w:sz="0" w:space="0" w:color="auto"/>
                <w:left w:val="none" w:sz="0" w:space="0" w:color="auto"/>
                <w:bottom w:val="none" w:sz="0" w:space="0" w:color="auto"/>
                <w:right w:val="none" w:sz="0" w:space="0" w:color="auto"/>
              </w:divBdr>
            </w:div>
            <w:div w:id="336926581">
              <w:marLeft w:val="0"/>
              <w:marRight w:val="0"/>
              <w:marTop w:val="0"/>
              <w:marBottom w:val="0"/>
              <w:divBdr>
                <w:top w:val="none" w:sz="0" w:space="0" w:color="auto"/>
                <w:left w:val="none" w:sz="0" w:space="0" w:color="auto"/>
                <w:bottom w:val="none" w:sz="0" w:space="0" w:color="auto"/>
                <w:right w:val="none" w:sz="0" w:space="0" w:color="auto"/>
              </w:divBdr>
            </w:div>
            <w:div w:id="342441777">
              <w:marLeft w:val="0"/>
              <w:marRight w:val="0"/>
              <w:marTop w:val="0"/>
              <w:marBottom w:val="0"/>
              <w:divBdr>
                <w:top w:val="none" w:sz="0" w:space="0" w:color="auto"/>
                <w:left w:val="none" w:sz="0" w:space="0" w:color="auto"/>
                <w:bottom w:val="none" w:sz="0" w:space="0" w:color="auto"/>
                <w:right w:val="none" w:sz="0" w:space="0" w:color="auto"/>
              </w:divBdr>
            </w:div>
            <w:div w:id="342556785">
              <w:marLeft w:val="0"/>
              <w:marRight w:val="0"/>
              <w:marTop w:val="0"/>
              <w:marBottom w:val="0"/>
              <w:divBdr>
                <w:top w:val="none" w:sz="0" w:space="0" w:color="auto"/>
                <w:left w:val="none" w:sz="0" w:space="0" w:color="auto"/>
                <w:bottom w:val="none" w:sz="0" w:space="0" w:color="auto"/>
                <w:right w:val="none" w:sz="0" w:space="0" w:color="auto"/>
              </w:divBdr>
            </w:div>
            <w:div w:id="342631428">
              <w:marLeft w:val="0"/>
              <w:marRight w:val="0"/>
              <w:marTop w:val="0"/>
              <w:marBottom w:val="0"/>
              <w:divBdr>
                <w:top w:val="none" w:sz="0" w:space="0" w:color="auto"/>
                <w:left w:val="none" w:sz="0" w:space="0" w:color="auto"/>
                <w:bottom w:val="none" w:sz="0" w:space="0" w:color="auto"/>
                <w:right w:val="none" w:sz="0" w:space="0" w:color="auto"/>
              </w:divBdr>
            </w:div>
            <w:div w:id="343213823">
              <w:marLeft w:val="0"/>
              <w:marRight w:val="0"/>
              <w:marTop w:val="0"/>
              <w:marBottom w:val="0"/>
              <w:divBdr>
                <w:top w:val="none" w:sz="0" w:space="0" w:color="auto"/>
                <w:left w:val="none" w:sz="0" w:space="0" w:color="auto"/>
                <w:bottom w:val="none" w:sz="0" w:space="0" w:color="auto"/>
                <w:right w:val="none" w:sz="0" w:space="0" w:color="auto"/>
              </w:divBdr>
            </w:div>
            <w:div w:id="347023863">
              <w:marLeft w:val="0"/>
              <w:marRight w:val="0"/>
              <w:marTop w:val="0"/>
              <w:marBottom w:val="0"/>
              <w:divBdr>
                <w:top w:val="none" w:sz="0" w:space="0" w:color="auto"/>
                <w:left w:val="none" w:sz="0" w:space="0" w:color="auto"/>
                <w:bottom w:val="none" w:sz="0" w:space="0" w:color="auto"/>
                <w:right w:val="none" w:sz="0" w:space="0" w:color="auto"/>
              </w:divBdr>
            </w:div>
            <w:div w:id="352805087">
              <w:marLeft w:val="0"/>
              <w:marRight w:val="0"/>
              <w:marTop w:val="360"/>
              <w:marBottom w:val="0"/>
              <w:divBdr>
                <w:top w:val="single" w:sz="6" w:space="0" w:color="auto"/>
                <w:left w:val="single" w:sz="6" w:space="0" w:color="auto"/>
                <w:bottom w:val="single" w:sz="6" w:space="0" w:color="auto"/>
                <w:right w:val="single" w:sz="6" w:space="0" w:color="auto"/>
              </w:divBdr>
            </w:div>
            <w:div w:id="353000532">
              <w:marLeft w:val="0"/>
              <w:marRight w:val="0"/>
              <w:marTop w:val="0"/>
              <w:marBottom w:val="0"/>
              <w:divBdr>
                <w:top w:val="none" w:sz="0" w:space="0" w:color="auto"/>
                <w:left w:val="none" w:sz="0" w:space="0" w:color="auto"/>
                <w:bottom w:val="none" w:sz="0" w:space="0" w:color="auto"/>
                <w:right w:val="none" w:sz="0" w:space="0" w:color="auto"/>
              </w:divBdr>
            </w:div>
            <w:div w:id="353187453">
              <w:marLeft w:val="0"/>
              <w:marRight w:val="0"/>
              <w:marTop w:val="0"/>
              <w:marBottom w:val="0"/>
              <w:divBdr>
                <w:top w:val="none" w:sz="0" w:space="0" w:color="auto"/>
                <w:left w:val="none" w:sz="0" w:space="0" w:color="auto"/>
                <w:bottom w:val="none" w:sz="0" w:space="0" w:color="auto"/>
                <w:right w:val="none" w:sz="0" w:space="0" w:color="auto"/>
              </w:divBdr>
            </w:div>
            <w:div w:id="353384943">
              <w:marLeft w:val="0"/>
              <w:marRight w:val="0"/>
              <w:marTop w:val="0"/>
              <w:marBottom w:val="0"/>
              <w:divBdr>
                <w:top w:val="none" w:sz="0" w:space="0" w:color="auto"/>
                <w:left w:val="none" w:sz="0" w:space="0" w:color="auto"/>
                <w:bottom w:val="none" w:sz="0" w:space="0" w:color="auto"/>
                <w:right w:val="none" w:sz="0" w:space="0" w:color="auto"/>
              </w:divBdr>
            </w:div>
            <w:div w:id="354036531">
              <w:marLeft w:val="0"/>
              <w:marRight w:val="0"/>
              <w:marTop w:val="0"/>
              <w:marBottom w:val="0"/>
              <w:divBdr>
                <w:top w:val="none" w:sz="0" w:space="0" w:color="auto"/>
                <w:left w:val="none" w:sz="0" w:space="0" w:color="auto"/>
                <w:bottom w:val="none" w:sz="0" w:space="0" w:color="auto"/>
                <w:right w:val="none" w:sz="0" w:space="0" w:color="auto"/>
              </w:divBdr>
            </w:div>
            <w:div w:id="354116983">
              <w:marLeft w:val="0"/>
              <w:marRight w:val="0"/>
              <w:marTop w:val="0"/>
              <w:marBottom w:val="0"/>
              <w:divBdr>
                <w:top w:val="none" w:sz="0" w:space="0" w:color="auto"/>
                <w:left w:val="none" w:sz="0" w:space="0" w:color="auto"/>
                <w:bottom w:val="none" w:sz="0" w:space="0" w:color="auto"/>
                <w:right w:val="none" w:sz="0" w:space="0" w:color="auto"/>
              </w:divBdr>
            </w:div>
            <w:div w:id="354428734">
              <w:marLeft w:val="0"/>
              <w:marRight w:val="0"/>
              <w:marTop w:val="0"/>
              <w:marBottom w:val="0"/>
              <w:divBdr>
                <w:top w:val="none" w:sz="0" w:space="0" w:color="auto"/>
                <w:left w:val="none" w:sz="0" w:space="0" w:color="auto"/>
                <w:bottom w:val="none" w:sz="0" w:space="0" w:color="auto"/>
                <w:right w:val="none" w:sz="0" w:space="0" w:color="auto"/>
              </w:divBdr>
            </w:div>
            <w:div w:id="359472170">
              <w:marLeft w:val="0"/>
              <w:marRight w:val="0"/>
              <w:marTop w:val="0"/>
              <w:marBottom w:val="0"/>
              <w:divBdr>
                <w:top w:val="none" w:sz="0" w:space="0" w:color="auto"/>
                <w:left w:val="none" w:sz="0" w:space="0" w:color="auto"/>
                <w:bottom w:val="none" w:sz="0" w:space="0" w:color="auto"/>
                <w:right w:val="none" w:sz="0" w:space="0" w:color="auto"/>
              </w:divBdr>
            </w:div>
            <w:div w:id="361369395">
              <w:marLeft w:val="0"/>
              <w:marRight w:val="0"/>
              <w:marTop w:val="0"/>
              <w:marBottom w:val="0"/>
              <w:divBdr>
                <w:top w:val="none" w:sz="0" w:space="0" w:color="auto"/>
                <w:left w:val="none" w:sz="0" w:space="0" w:color="auto"/>
                <w:bottom w:val="none" w:sz="0" w:space="0" w:color="auto"/>
                <w:right w:val="none" w:sz="0" w:space="0" w:color="auto"/>
              </w:divBdr>
            </w:div>
            <w:div w:id="363211405">
              <w:marLeft w:val="0"/>
              <w:marRight w:val="0"/>
              <w:marTop w:val="0"/>
              <w:marBottom w:val="0"/>
              <w:divBdr>
                <w:top w:val="none" w:sz="0" w:space="0" w:color="auto"/>
                <w:left w:val="none" w:sz="0" w:space="0" w:color="auto"/>
                <w:bottom w:val="none" w:sz="0" w:space="0" w:color="auto"/>
                <w:right w:val="none" w:sz="0" w:space="0" w:color="auto"/>
              </w:divBdr>
            </w:div>
            <w:div w:id="364527866">
              <w:marLeft w:val="0"/>
              <w:marRight w:val="0"/>
              <w:marTop w:val="0"/>
              <w:marBottom w:val="0"/>
              <w:divBdr>
                <w:top w:val="none" w:sz="0" w:space="0" w:color="auto"/>
                <w:left w:val="none" w:sz="0" w:space="0" w:color="auto"/>
                <w:bottom w:val="none" w:sz="0" w:space="0" w:color="auto"/>
                <w:right w:val="none" w:sz="0" w:space="0" w:color="auto"/>
              </w:divBdr>
            </w:div>
            <w:div w:id="365059572">
              <w:marLeft w:val="0"/>
              <w:marRight w:val="0"/>
              <w:marTop w:val="0"/>
              <w:marBottom w:val="0"/>
              <w:divBdr>
                <w:top w:val="none" w:sz="0" w:space="0" w:color="auto"/>
                <w:left w:val="none" w:sz="0" w:space="0" w:color="auto"/>
                <w:bottom w:val="none" w:sz="0" w:space="0" w:color="auto"/>
                <w:right w:val="none" w:sz="0" w:space="0" w:color="auto"/>
              </w:divBdr>
            </w:div>
            <w:div w:id="365184058">
              <w:marLeft w:val="0"/>
              <w:marRight w:val="0"/>
              <w:marTop w:val="0"/>
              <w:marBottom w:val="0"/>
              <w:divBdr>
                <w:top w:val="none" w:sz="0" w:space="0" w:color="auto"/>
                <w:left w:val="none" w:sz="0" w:space="0" w:color="auto"/>
                <w:bottom w:val="none" w:sz="0" w:space="0" w:color="auto"/>
                <w:right w:val="none" w:sz="0" w:space="0" w:color="auto"/>
              </w:divBdr>
            </w:div>
            <w:div w:id="366029884">
              <w:marLeft w:val="0"/>
              <w:marRight w:val="0"/>
              <w:marTop w:val="0"/>
              <w:marBottom w:val="0"/>
              <w:divBdr>
                <w:top w:val="none" w:sz="0" w:space="0" w:color="auto"/>
                <w:left w:val="none" w:sz="0" w:space="0" w:color="auto"/>
                <w:bottom w:val="none" w:sz="0" w:space="0" w:color="auto"/>
                <w:right w:val="none" w:sz="0" w:space="0" w:color="auto"/>
              </w:divBdr>
            </w:div>
            <w:div w:id="368917621">
              <w:marLeft w:val="0"/>
              <w:marRight w:val="0"/>
              <w:marTop w:val="0"/>
              <w:marBottom w:val="0"/>
              <w:divBdr>
                <w:top w:val="none" w:sz="0" w:space="0" w:color="auto"/>
                <w:left w:val="none" w:sz="0" w:space="0" w:color="auto"/>
                <w:bottom w:val="none" w:sz="0" w:space="0" w:color="auto"/>
                <w:right w:val="none" w:sz="0" w:space="0" w:color="auto"/>
              </w:divBdr>
            </w:div>
            <w:div w:id="369109007">
              <w:marLeft w:val="0"/>
              <w:marRight w:val="0"/>
              <w:marTop w:val="0"/>
              <w:marBottom w:val="0"/>
              <w:divBdr>
                <w:top w:val="none" w:sz="0" w:space="0" w:color="auto"/>
                <w:left w:val="none" w:sz="0" w:space="0" w:color="auto"/>
                <w:bottom w:val="none" w:sz="0" w:space="0" w:color="auto"/>
                <w:right w:val="none" w:sz="0" w:space="0" w:color="auto"/>
              </w:divBdr>
            </w:div>
            <w:div w:id="370570547">
              <w:marLeft w:val="0"/>
              <w:marRight w:val="0"/>
              <w:marTop w:val="0"/>
              <w:marBottom w:val="0"/>
              <w:divBdr>
                <w:top w:val="none" w:sz="0" w:space="0" w:color="auto"/>
                <w:left w:val="none" w:sz="0" w:space="0" w:color="auto"/>
                <w:bottom w:val="none" w:sz="0" w:space="0" w:color="auto"/>
                <w:right w:val="none" w:sz="0" w:space="0" w:color="auto"/>
              </w:divBdr>
            </w:div>
            <w:div w:id="372655861">
              <w:marLeft w:val="0"/>
              <w:marRight w:val="0"/>
              <w:marTop w:val="0"/>
              <w:marBottom w:val="0"/>
              <w:divBdr>
                <w:top w:val="none" w:sz="0" w:space="0" w:color="auto"/>
                <w:left w:val="none" w:sz="0" w:space="0" w:color="auto"/>
                <w:bottom w:val="none" w:sz="0" w:space="0" w:color="auto"/>
                <w:right w:val="none" w:sz="0" w:space="0" w:color="auto"/>
              </w:divBdr>
            </w:div>
            <w:div w:id="373239503">
              <w:marLeft w:val="0"/>
              <w:marRight w:val="0"/>
              <w:marTop w:val="0"/>
              <w:marBottom w:val="0"/>
              <w:divBdr>
                <w:top w:val="none" w:sz="0" w:space="0" w:color="auto"/>
                <w:left w:val="none" w:sz="0" w:space="0" w:color="auto"/>
                <w:bottom w:val="none" w:sz="0" w:space="0" w:color="auto"/>
                <w:right w:val="none" w:sz="0" w:space="0" w:color="auto"/>
              </w:divBdr>
            </w:div>
            <w:div w:id="375398260">
              <w:marLeft w:val="0"/>
              <w:marRight w:val="0"/>
              <w:marTop w:val="0"/>
              <w:marBottom w:val="0"/>
              <w:divBdr>
                <w:top w:val="none" w:sz="0" w:space="0" w:color="auto"/>
                <w:left w:val="none" w:sz="0" w:space="0" w:color="auto"/>
                <w:bottom w:val="none" w:sz="0" w:space="0" w:color="auto"/>
                <w:right w:val="none" w:sz="0" w:space="0" w:color="auto"/>
              </w:divBdr>
            </w:div>
            <w:div w:id="376397416">
              <w:marLeft w:val="0"/>
              <w:marRight w:val="0"/>
              <w:marTop w:val="0"/>
              <w:marBottom w:val="0"/>
              <w:divBdr>
                <w:top w:val="none" w:sz="0" w:space="0" w:color="auto"/>
                <w:left w:val="none" w:sz="0" w:space="0" w:color="auto"/>
                <w:bottom w:val="none" w:sz="0" w:space="0" w:color="auto"/>
                <w:right w:val="none" w:sz="0" w:space="0" w:color="auto"/>
              </w:divBdr>
            </w:div>
            <w:div w:id="376705267">
              <w:marLeft w:val="0"/>
              <w:marRight w:val="0"/>
              <w:marTop w:val="0"/>
              <w:marBottom w:val="0"/>
              <w:divBdr>
                <w:top w:val="none" w:sz="0" w:space="0" w:color="auto"/>
                <w:left w:val="none" w:sz="0" w:space="0" w:color="auto"/>
                <w:bottom w:val="none" w:sz="0" w:space="0" w:color="auto"/>
                <w:right w:val="none" w:sz="0" w:space="0" w:color="auto"/>
              </w:divBdr>
            </w:div>
            <w:div w:id="378823591">
              <w:marLeft w:val="0"/>
              <w:marRight w:val="0"/>
              <w:marTop w:val="0"/>
              <w:marBottom w:val="0"/>
              <w:divBdr>
                <w:top w:val="none" w:sz="0" w:space="0" w:color="auto"/>
                <w:left w:val="none" w:sz="0" w:space="0" w:color="auto"/>
                <w:bottom w:val="none" w:sz="0" w:space="0" w:color="auto"/>
                <w:right w:val="none" w:sz="0" w:space="0" w:color="auto"/>
              </w:divBdr>
            </w:div>
            <w:div w:id="378869307">
              <w:marLeft w:val="0"/>
              <w:marRight w:val="0"/>
              <w:marTop w:val="0"/>
              <w:marBottom w:val="0"/>
              <w:divBdr>
                <w:top w:val="none" w:sz="0" w:space="0" w:color="auto"/>
                <w:left w:val="none" w:sz="0" w:space="0" w:color="auto"/>
                <w:bottom w:val="none" w:sz="0" w:space="0" w:color="auto"/>
                <w:right w:val="none" w:sz="0" w:space="0" w:color="auto"/>
              </w:divBdr>
            </w:div>
            <w:div w:id="379596667">
              <w:marLeft w:val="0"/>
              <w:marRight w:val="0"/>
              <w:marTop w:val="0"/>
              <w:marBottom w:val="0"/>
              <w:divBdr>
                <w:top w:val="none" w:sz="0" w:space="0" w:color="auto"/>
                <w:left w:val="none" w:sz="0" w:space="0" w:color="auto"/>
                <w:bottom w:val="none" w:sz="0" w:space="0" w:color="auto"/>
                <w:right w:val="none" w:sz="0" w:space="0" w:color="auto"/>
              </w:divBdr>
            </w:div>
            <w:div w:id="382025731">
              <w:marLeft w:val="0"/>
              <w:marRight w:val="0"/>
              <w:marTop w:val="0"/>
              <w:marBottom w:val="0"/>
              <w:divBdr>
                <w:top w:val="none" w:sz="0" w:space="0" w:color="auto"/>
                <w:left w:val="none" w:sz="0" w:space="0" w:color="auto"/>
                <w:bottom w:val="none" w:sz="0" w:space="0" w:color="auto"/>
                <w:right w:val="none" w:sz="0" w:space="0" w:color="auto"/>
              </w:divBdr>
            </w:div>
            <w:div w:id="386997640">
              <w:marLeft w:val="0"/>
              <w:marRight w:val="0"/>
              <w:marTop w:val="0"/>
              <w:marBottom w:val="0"/>
              <w:divBdr>
                <w:top w:val="none" w:sz="0" w:space="0" w:color="auto"/>
                <w:left w:val="none" w:sz="0" w:space="0" w:color="auto"/>
                <w:bottom w:val="none" w:sz="0" w:space="0" w:color="auto"/>
                <w:right w:val="none" w:sz="0" w:space="0" w:color="auto"/>
              </w:divBdr>
            </w:div>
            <w:div w:id="391736288">
              <w:marLeft w:val="0"/>
              <w:marRight w:val="0"/>
              <w:marTop w:val="0"/>
              <w:marBottom w:val="0"/>
              <w:divBdr>
                <w:top w:val="none" w:sz="0" w:space="0" w:color="auto"/>
                <w:left w:val="none" w:sz="0" w:space="0" w:color="auto"/>
                <w:bottom w:val="none" w:sz="0" w:space="0" w:color="auto"/>
                <w:right w:val="none" w:sz="0" w:space="0" w:color="auto"/>
              </w:divBdr>
            </w:div>
            <w:div w:id="392966192">
              <w:marLeft w:val="0"/>
              <w:marRight w:val="0"/>
              <w:marTop w:val="0"/>
              <w:marBottom w:val="0"/>
              <w:divBdr>
                <w:top w:val="none" w:sz="0" w:space="0" w:color="auto"/>
                <w:left w:val="none" w:sz="0" w:space="0" w:color="auto"/>
                <w:bottom w:val="none" w:sz="0" w:space="0" w:color="auto"/>
                <w:right w:val="none" w:sz="0" w:space="0" w:color="auto"/>
              </w:divBdr>
            </w:div>
            <w:div w:id="393241390">
              <w:marLeft w:val="0"/>
              <w:marRight w:val="0"/>
              <w:marTop w:val="0"/>
              <w:marBottom w:val="0"/>
              <w:divBdr>
                <w:top w:val="none" w:sz="0" w:space="0" w:color="auto"/>
                <w:left w:val="none" w:sz="0" w:space="0" w:color="auto"/>
                <w:bottom w:val="none" w:sz="0" w:space="0" w:color="auto"/>
                <w:right w:val="none" w:sz="0" w:space="0" w:color="auto"/>
              </w:divBdr>
            </w:div>
            <w:div w:id="393939924">
              <w:marLeft w:val="0"/>
              <w:marRight w:val="0"/>
              <w:marTop w:val="0"/>
              <w:marBottom w:val="0"/>
              <w:divBdr>
                <w:top w:val="none" w:sz="0" w:space="0" w:color="auto"/>
                <w:left w:val="none" w:sz="0" w:space="0" w:color="auto"/>
                <w:bottom w:val="none" w:sz="0" w:space="0" w:color="auto"/>
                <w:right w:val="none" w:sz="0" w:space="0" w:color="auto"/>
              </w:divBdr>
            </w:div>
            <w:div w:id="395785290">
              <w:marLeft w:val="0"/>
              <w:marRight w:val="0"/>
              <w:marTop w:val="0"/>
              <w:marBottom w:val="0"/>
              <w:divBdr>
                <w:top w:val="none" w:sz="0" w:space="0" w:color="auto"/>
                <w:left w:val="none" w:sz="0" w:space="0" w:color="auto"/>
                <w:bottom w:val="none" w:sz="0" w:space="0" w:color="auto"/>
                <w:right w:val="none" w:sz="0" w:space="0" w:color="auto"/>
              </w:divBdr>
            </w:div>
            <w:div w:id="396827374">
              <w:marLeft w:val="0"/>
              <w:marRight w:val="0"/>
              <w:marTop w:val="0"/>
              <w:marBottom w:val="0"/>
              <w:divBdr>
                <w:top w:val="none" w:sz="0" w:space="0" w:color="auto"/>
                <w:left w:val="none" w:sz="0" w:space="0" w:color="auto"/>
                <w:bottom w:val="none" w:sz="0" w:space="0" w:color="auto"/>
                <w:right w:val="none" w:sz="0" w:space="0" w:color="auto"/>
              </w:divBdr>
            </w:div>
            <w:div w:id="398135360">
              <w:marLeft w:val="0"/>
              <w:marRight w:val="0"/>
              <w:marTop w:val="0"/>
              <w:marBottom w:val="0"/>
              <w:divBdr>
                <w:top w:val="none" w:sz="0" w:space="0" w:color="auto"/>
                <w:left w:val="none" w:sz="0" w:space="0" w:color="auto"/>
                <w:bottom w:val="none" w:sz="0" w:space="0" w:color="auto"/>
                <w:right w:val="none" w:sz="0" w:space="0" w:color="auto"/>
              </w:divBdr>
            </w:div>
            <w:div w:id="398477837">
              <w:marLeft w:val="0"/>
              <w:marRight w:val="0"/>
              <w:marTop w:val="0"/>
              <w:marBottom w:val="0"/>
              <w:divBdr>
                <w:top w:val="none" w:sz="0" w:space="0" w:color="auto"/>
                <w:left w:val="none" w:sz="0" w:space="0" w:color="auto"/>
                <w:bottom w:val="none" w:sz="0" w:space="0" w:color="auto"/>
                <w:right w:val="none" w:sz="0" w:space="0" w:color="auto"/>
              </w:divBdr>
            </w:div>
            <w:div w:id="399716650">
              <w:marLeft w:val="0"/>
              <w:marRight w:val="0"/>
              <w:marTop w:val="0"/>
              <w:marBottom w:val="0"/>
              <w:divBdr>
                <w:top w:val="none" w:sz="0" w:space="0" w:color="auto"/>
                <w:left w:val="none" w:sz="0" w:space="0" w:color="auto"/>
                <w:bottom w:val="none" w:sz="0" w:space="0" w:color="auto"/>
                <w:right w:val="none" w:sz="0" w:space="0" w:color="auto"/>
              </w:divBdr>
            </w:div>
            <w:div w:id="402140155">
              <w:marLeft w:val="0"/>
              <w:marRight w:val="0"/>
              <w:marTop w:val="0"/>
              <w:marBottom w:val="0"/>
              <w:divBdr>
                <w:top w:val="none" w:sz="0" w:space="0" w:color="auto"/>
                <w:left w:val="none" w:sz="0" w:space="0" w:color="auto"/>
                <w:bottom w:val="none" w:sz="0" w:space="0" w:color="auto"/>
                <w:right w:val="none" w:sz="0" w:space="0" w:color="auto"/>
              </w:divBdr>
            </w:div>
            <w:div w:id="403256976">
              <w:marLeft w:val="0"/>
              <w:marRight w:val="0"/>
              <w:marTop w:val="0"/>
              <w:marBottom w:val="0"/>
              <w:divBdr>
                <w:top w:val="none" w:sz="0" w:space="0" w:color="auto"/>
                <w:left w:val="none" w:sz="0" w:space="0" w:color="auto"/>
                <w:bottom w:val="none" w:sz="0" w:space="0" w:color="auto"/>
                <w:right w:val="none" w:sz="0" w:space="0" w:color="auto"/>
              </w:divBdr>
            </w:div>
            <w:div w:id="404108306">
              <w:marLeft w:val="0"/>
              <w:marRight w:val="0"/>
              <w:marTop w:val="0"/>
              <w:marBottom w:val="0"/>
              <w:divBdr>
                <w:top w:val="none" w:sz="0" w:space="0" w:color="auto"/>
                <w:left w:val="none" w:sz="0" w:space="0" w:color="auto"/>
                <w:bottom w:val="none" w:sz="0" w:space="0" w:color="auto"/>
                <w:right w:val="none" w:sz="0" w:space="0" w:color="auto"/>
              </w:divBdr>
            </w:div>
            <w:div w:id="404423248">
              <w:marLeft w:val="0"/>
              <w:marRight w:val="0"/>
              <w:marTop w:val="0"/>
              <w:marBottom w:val="0"/>
              <w:divBdr>
                <w:top w:val="none" w:sz="0" w:space="0" w:color="auto"/>
                <w:left w:val="none" w:sz="0" w:space="0" w:color="auto"/>
                <w:bottom w:val="none" w:sz="0" w:space="0" w:color="auto"/>
                <w:right w:val="none" w:sz="0" w:space="0" w:color="auto"/>
              </w:divBdr>
            </w:div>
            <w:div w:id="404572070">
              <w:marLeft w:val="0"/>
              <w:marRight w:val="0"/>
              <w:marTop w:val="0"/>
              <w:marBottom w:val="0"/>
              <w:divBdr>
                <w:top w:val="none" w:sz="0" w:space="0" w:color="auto"/>
                <w:left w:val="none" w:sz="0" w:space="0" w:color="auto"/>
                <w:bottom w:val="none" w:sz="0" w:space="0" w:color="auto"/>
                <w:right w:val="none" w:sz="0" w:space="0" w:color="auto"/>
              </w:divBdr>
            </w:div>
            <w:div w:id="405224875">
              <w:marLeft w:val="0"/>
              <w:marRight w:val="0"/>
              <w:marTop w:val="0"/>
              <w:marBottom w:val="0"/>
              <w:divBdr>
                <w:top w:val="none" w:sz="0" w:space="0" w:color="auto"/>
                <w:left w:val="none" w:sz="0" w:space="0" w:color="auto"/>
                <w:bottom w:val="none" w:sz="0" w:space="0" w:color="auto"/>
                <w:right w:val="none" w:sz="0" w:space="0" w:color="auto"/>
              </w:divBdr>
            </w:div>
            <w:div w:id="405300952">
              <w:marLeft w:val="0"/>
              <w:marRight w:val="0"/>
              <w:marTop w:val="0"/>
              <w:marBottom w:val="0"/>
              <w:divBdr>
                <w:top w:val="none" w:sz="0" w:space="0" w:color="auto"/>
                <w:left w:val="none" w:sz="0" w:space="0" w:color="auto"/>
                <w:bottom w:val="none" w:sz="0" w:space="0" w:color="auto"/>
                <w:right w:val="none" w:sz="0" w:space="0" w:color="auto"/>
              </w:divBdr>
            </w:div>
            <w:div w:id="405420234">
              <w:marLeft w:val="0"/>
              <w:marRight w:val="0"/>
              <w:marTop w:val="0"/>
              <w:marBottom w:val="0"/>
              <w:divBdr>
                <w:top w:val="none" w:sz="0" w:space="0" w:color="auto"/>
                <w:left w:val="none" w:sz="0" w:space="0" w:color="auto"/>
                <w:bottom w:val="none" w:sz="0" w:space="0" w:color="auto"/>
                <w:right w:val="none" w:sz="0" w:space="0" w:color="auto"/>
              </w:divBdr>
            </w:div>
            <w:div w:id="407268429">
              <w:marLeft w:val="0"/>
              <w:marRight w:val="0"/>
              <w:marTop w:val="0"/>
              <w:marBottom w:val="0"/>
              <w:divBdr>
                <w:top w:val="none" w:sz="0" w:space="0" w:color="auto"/>
                <w:left w:val="none" w:sz="0" w:space="0" w:color="auto"/>
                <w:bottom w:val="none" w:sz="0" w:space="0" w:color="auto"/>
                <w:right w:val="none" w:sz="0" w:space="0" w:color="auto"/>
              </w:divBdr>
            </w:div>
            <w:div w:id="407312837">
              <w:marLeft w:val="0"/>
              <w:marRight w:val="0"/>
              <w:marTop w:val="0"/>
              <w:marBottom w:val="0"/>
              <w:divBdr>
                <w:top w:val="none" w:sz="0" w:space="0" w:color="auto"/>
                <w:left w:val="none" w:sz="0" w:space="0" w:color="auto"/>
                <w:bottom w:val="none" w:sz="0" w:space="0" w:color="auto"/>
                <w:right w:val="none" w:sz="0" w:space="0" w:color="auto"/>
              </w:divBdr>
            </w:div>
            <w:div w:id="410011764">
              <w:marLeft w:val="0"/>
              <w:marRight w:val="0"/>
              <w:marTop w:val="0"/>
              <w:marBottom w:val="0"/>
              <w:divBdr>
                <w:top w:val="none" w:sz="0" w:space="0" w:color="auto"/>
                <w:left w:val="none" w:sz="0" w:space="0" w:color="auto"/>
                <w:bottom w:val="none" w:sz="0" w:space="0" w:color="auto"/>
                <w:right w:val="none" w:sz="0" w:space="0" w:color="auto"/>
              </w:divBdr>
            </w:div>
            <w:div w:id="410389123">
              <w:marLeft w:val="0"/>
              <w:marRight w:val="0"/>
              <w:marTop w:val="0"/>
              <w:marBottom w:val="0"/>
              <w:divBdr>
                <w:top w:val="none" w:sz="0" w:space="0" w:color="auto"/>
                <w:left w:val="none" w:sz="0" w:space="0" w:color="auto"/>
                <w:bottom w:val="none" w:sz="0" w:space="0" w:color="auto"/>
                <w:right w:val="none" w:sz="0" w:space="0" w:color="auto"/>
              </w:divBdr>
            </w:div>
            <w:div w:id="412313177">
              <w:marLeft w:val="0"/>
              <w:marRight w:val="0"/>
              <w:marTop w:val="0"/>
              <w:marBottom w:val="0"/>
              <w:divBdr>
                <w:top w:val="none" w:sz="0" w:space="0" w:color="auto"/>
                <w:left w:val="none" w:sz="0" w:space="0" w:color="auto"/>
                <w:bottom w:val="none" w:sz="0" w:space="0" w:color="auto"/>
                <w:right w:val="none" w:sz="0" w:space="0" w:color="auto"/>
              </w:divBdr>
            </w:div>
            <w:div w:id="413623890">
              <w:marLeft w:val="0"/>
              <w:marRight w:val="0"/>
              <w:marTop w:val="0"/>
              <w:marBottom w:val="0"/>
              <w:divBdr>
                <w:top w:val="none" w:sz="0" w:space="0" w:color="auto"/>
                <w:left w:val="none" w:sz="0" w:space="0" w:color="auto"/>
                <w:bottom w:val="none" w:sz="0" w:space="0" w:color="auto"/>
                <w:right w:val="none" w:sz="0" w:space="0" w:color="auto"/>
              </w:divBdr>
            </w:div>
            <w:div w:id="414977735">
              <w:marLeft w:val="0"/>
              <w:marRight w:val="0"/>
              <w:marTop w:val="0"/>
              <w:marBottom w:val="0"/>
              <w:divBdr>
                <w:top w:val="none" w:sz="0" w:space="0" w:color="auto"/>
                <w:left w:val="none" w:sz="0" w:space="0" w:color="auto"/>
                <w:bottom w:val="none" w:sz="0" w:space="0" w:color="auto"/>
                <w:right w:val="none" w:sz="0" w:space="0" w:color="auto"/>
              </w:divBdr>
            </w:div>
            <w:div w:id="416904827">
              <w:marLeft w:val="0"/>
              <w:marRight w:val="0"/>
              <w:marTop w:val="0"/>
              <w:marBottom w:val="0"/>
              <w:divBdr>
                <w:top w:val="none" w:sz="0" w:space="0" w:color="auto"/>
                <w:left w:val="none" w:sz="0" w:space="0" w:color="auto"/>
                <w:bottom w:val="none" w:sz="0" w:space="0" w:color="auto"/>
                <w:right w:val="none" w:sz="0" w:space="0" w:color="auto"/>
              </w:divBdr>
            </w:div>
            <w:div w:id="419326963">
              <w:marLeft w:val="0"/>
              <w:marRight w:val="0"/>
              <w:marTop w:val="0"/>
              <w:marBottom w:val="0"/>
              <w:divBdr>
                <w:top w:val="none" w:sz="0" w:space="0" w:color="auto"/>
                <w:left w:val="none" w:sz="0" w:space="0" w:color="auto"/>
                <w:bottom w:val="none" w:sz="0" w:space="0" w:color="auto"/>
                <w:right w:val="none" w:sz="0" w:space="0" w:color="auto"/>
              </w:divBdr>
            </w:div>
            <w:div w:id="419763705">
              <w:marLeft w:val="0"/>
              <w:marRight w:val="0"/>
              <w:marTop w:val="0"/>
              <w:marBottom w:val="0"/>
              <w:divBdr>
                <w:top w:val="none" w:sz="0" w:space="0" w:color="auto"/>
                <w:left w:val="none" w:sz="0" w:space="0" w:color="auto"/>
                <w:bottom w:val="none" w:sz="0" w:space="0" w:color="auto"/>
                <w:right w:val="none" w:sz="0" w:space="0" w:color="auto"/>
              </w:divBdr>
            </w:div>
            <w:div w:id="421099192">
              <w:marLeft w:val="0"/>
              <w:marRight w:val="0"/>
              <w:marTop w:val="0"/>
              <w:marBottom w:val="0"/>
              <w:divBdr>
                <w:top w:val="none" w:sz="0" w:space="0" w:color="auto"/>
                <w:left w:val="none" w:sz="0" w:space="0" w:color="auto"/>
                <w:bottom w:val="none" w:sz="0" w:space="0" w:color="auto"/>
                <w:right w:val="none" w:sz="0" w:space="0" w:color="auto"/>
              </w:divBdr>
            </w:div>
            <w:div w:id="423036640">
              <w:marLeft w:val="0"/>
              <w:marRight w:val="0"/>
              <w:marTop w:val="0"/>
              <w:marBottom w:val="0"/>
              <w:divBdr>
                <w:top w:val="none" w:sz="0" w:space="0" w:color="auto"/>
                <w:left w:val="none" w:sz="0" w:space="0" w:color="auto"/>
                <w:bottom w:val="none" w:sz="0" w:space="0" w:color="auto"/>
                <w:right w:val="none" w:sz="0" w:space="0" w:color="auto"/>
              </w:divBdr>
            </w:div>
            <w:div w:id="428694004">
              <w:marLeft w:val="0"/>
              <w:marRight w:val="0"/>
              <w:marTop w:val="0"/>
              <w:marBottom w:val="0"/>
              <w:divBdr>
                <w:top w:val="none" w:sz="0" w:space="0" w:color="auto"/>
                <w:left w:val="none" w:sz="0" w:space="0" w:color="auto"/>
                <w:bottom w:val="none" w:sz="0" w:space="0" w:color="auto"/>
                <w:right w:val="none" w:sz="0" w:space="0" w:color="auto"/>
              </w:divBdr>
            </w:div>
            <w:div w:id="430130911">
              <w:marLeft w:val="0"/>
              <w:marRight w:val="0"/>
              <w:marTop w:val="0"/>
              <w:marBottom w:val="0"/>
              <w:divBdr>
                <w:top w:val="none" w:sz="0" w:space="0" w:color="auto"/>
                <w:left w:val="none" w:sz="0" w:space="0" w:color="auto"/>
                <w:bottom w:val="none" w:sz="0" w:space="0" w:color="auto"/>
                <w:right w:val="none" w:sz="0" w:space="0" w:color="auto"/>
              </w:divBdr>
            </w:div>
            <w:div w:id="432210831">
              <w:marLeft w:val="0"/>
              <w:marRight w:val="0"/>
              <w:marTop w:val="0"/>
              <w:marBottom w:val="0"/>
              <w:divBdr>
                <w:top w:val="none" w:sz="0" w:space="0" w:color="auto"/>
                <w:left w:val="none" w:sz="0" w:space="0" w:color="auto"/>
                <w:bottom w:val="none" w:sz="0" w:space="0" w:color="auto"/>
                <w:right w:val="none" w:sz="0" w:space="0" w:color="auto"/>
              </w:divBdr>
            </w:div>
            <w:div w:id="434136800">
              <w:marLeft w:val="0"/>
              <w:marRight w:val="0"/>
              <w:marTop w:val="0"/>
              <w:marBottom w:val="0"/>
              <w:divBdr>
                <w:top w:val="none" w:sz="0" w:space="0" w:color="auto"/>
                <w:left w:val="none" w:sz="0" w:space="0" w:color="auto"/>
                <w:bottom w:val="none" w:sz="0" w:space="0" w:color="auto"/>
                <w:right w:val="none" w:sz="0" w:space="0" w:color="auto"/>
              </w:divBdr>
            </w:div>
            <w:div w:id="434374153">
              <w:marLeft w:val="0"/>
              <w:marRight w:val="0"/>
              <w:marTop w:val="0"/>
              <w:marBottom w:val="0"/>
              <w:divBdr>
                <w:top w:val="none" w:sz="0" w:space="0" w:color="auto"/>
                <w:left w:val="none" w:sz="0" w:space="0" w:color="auto"/>
                <w:bottom w:val="none" w:sz="0" w:space="0" w:color="auto"/>
                <w:right w:val="none" w:sz="0" w:space="0" w:color="auto"/>
              </w:divBdr>
            </w:div>
            <w:div w:id="435441119">
              <w:marLeft w:val="0"/>
              <w:marRight w:val="0"/>
              <w:marTop w:val="0"/>
              <w:marBottom w:val="0"/>
              <w:divBdr>
                <w:top w:val="none" w:sz="0" w:space="0" w:color="auto"/>
                <w:left w:val="none" w:sz="0" w:space="0" w:color="auto"/>
                <w:bottom w:val="none" w:sz="0" w:space="0" w:color="auto"/>
                <w:right w:val="none" w:sz="0" w:space="0" w:color="auto"/>
              </w:divBdr>
            </w:div>
            <w:div w:id="439840850">
              <w:marLeft w:val="0"/>
              <w:marRight w:val="0"/>
              <w:marTop w:val="0"/>
              <w:marBottom w:val="0"/>
              <w:divBdr>
                <w:top w:val="none" w:sz="0" w:space="0" w:color="auto"/>
                <w:left w:val="none" w:sz="0" w:space="0" w:color="auto"/>
                <w:bottom w:val="none" w:sz="0" w:space="0" w:color="auto"/>
                <w:right w:val="none" w:sz="0" w:space="0" w:color="auto"/>
              </w:divBdr>
            </w:div>
            <w:div w:id="440762126">
              <w:marLeft w:val="0"/>
              <w:marRight w:val="0"/>
              <w:marTop w:val="0"/>
              <w:marBottom w:val="0"/>
              <w:divBdr>
                <w:top w:val="none" w:sz="0" w:space="0" w:color="auto"/>
                <w:left w:val="none" w:sz="0" w:space="0" w:color="auto"/>
                <w:bottom w:val="none" w:sz="0" w:space="0" w:color="auto"/>
                <w:right w:val="none" w:sz="0" w:space="0" w:color="auto"/>
              </w:divBdr>
            </w:div>
            <w:div w:id="442775443">
              <w:marLeft w:val="0"/>
              <w:marRight w:val="0"/>
              <w:marTop w:val="360"/>
              <w:marBottom w:val="0"/>
              <w:divBdr>
                <w:top w:val="single" w:sz="6" w:space="0" w:color="auto"/>
                <w:left w:val="single" w:sz="6" w:space="0" w:color="auto"/>
                <w:bottom w:val="single" w:sz="6" w:space="0" w:color="auto"/>
                <w:right w:val="single" w:sz="6" w:space="0" w:color="auto"/>
              </w:divBdr>
            </w:div>
            <w:div w:id="442961244">
              <w:marLeft w:val="0"/>
              <w:marRight w:val="0"/>
              <w:marTop w:val="0"/>
              <w:marBottom w:val="0"/>
              <w:divBdr>
                <w:top w:val="none" w:sz="0" w:space="0" w:color="auto"/>
                <w:left w:val="none" w:sz="0" w:space="0" w:color="auto"/>
                <w:bottom w:val="none" w:sz="0" w:space="0" w:color="auto"/>
                <w:right w:val="none" w:sz="0" w:space="0" w:color="auto"/>
              </w:divBdr>
            </w:div>
            <w:div w:id="443227725">
              <w:marLeft w:val="0"/>
              <w:marRight w:val="0"/>
              <w:marTop w:val="0"/>
              <w:marBottom w:val="0"/>
              <w:divBdr>
                <w:top w:val="none" w:sz="0" w:space="0" w:color="auto"/>
                <w:left w:val="none" w:sz="0" w:space="0" w:color="auto"/>
                <w:bottom w:val="none" w:sz="0" w:space="0" w:color="auto"/>
                <w:right w:val="none" w:sz="0" w:space="0" w:color="auto"/>
              </w:divBdr>
            </w:div>
            <w:div w:id="444007444">
              <w:marLeft w:val="0"/>
              <w:marRight w:val="0"/>
              <w:marTop w:val="0"/>
              <w:marBottom w:val="0"/>
              <w:divBdr>
                <w:top w:val="none" w:sz="0" w:space="0" w:color="auto"/>
                <w:left w:val="none" w:sz="0" w:space="0" w:color="auto"/>
                <w:bottom w:val="none" w:sz="0" w:space="0" w:color="auto"/>
                <w:right w:val="none" w:sz="0" w:space="0" w:color="auto"/>
              </w:divBdr>
            </w:div>
            <w:div w:id="446244132">
              <w:marLeft w:val="0"/>
              <w:marRight w:val="0"/>
              <w:marTop w:val="0"/>
              <w:marBottom w:val="0"/>
              <w:divBdr>
                <w:top w:val="none" w:sz="0" w:space="0" w:color="auto"/>
                <w:left w:val="none" w:sz="0" w:space="0" w:color="auto"/>
                <w:bottom w:val="none" w:sz="0" w:space="0" w:color="auto"/>
                <w:right w:val="none" w:sz="0" w:space="0" w:color="auto"/>
              </w:divBdr>
            </w:div>
            <w:div w:id="448822020">
              <w:marLeft w:val="0"/>
              <w:marRight w:val="0"/>
              <w:marTop w:val="0"/>
              <w:marBottom w:val="0"/>
              <w:divBdr>
                <w:top w:val="none" w:sz="0" w:space="0" w:color="auto"/>
                <w:left w:val="none" w:sz="0" w:space="0" w:color="auto"/>
                <w:bottom w:val="none" w:sz="0" w:space="0" w:color="auto"/>
                <w:right w:val="none" w:sz="0" w:space="0" w:color="auto"/>
              </w:divBdr>
            </w:div>
            <w:div w:id="451940664">
              <w:marLeft w:val="0"/>
              <w:marRight w:val="0"/>
              <w:marTop w:val="0"/>
              <w:marBottom w:val="0"/>
              <w:divBdr>
                <w:top w:val="none" w:sz="0" w:space="0" w:color="auto"/>
                <w:left w:val="none" w:sz="0" w:space="0" w:color="auto"/>
                <w:bottom w:val="none" w:sz="0" w:space="0" w:color="auto"/>
                <w:right w:val="none" w:sz="0" w:space="0" w:color="auto"/>
              </w:divBdr>
            </w:div>
            <w:div w:id="452790464">
              <w:marLeft w:val="0"/>
              <w:marRight w:val="0"/>
              <w:marTop w:val="0"/>
              <w:marBottom w:val="0"/>
              <w:divBdr>
                <w:top w:val="none" w:sz="0" w:space="0" w:color="auto"/>
                <w:left w:val="none" w:sz="0" w:space="0" w:color="auto"/>
                <w:bottom w:val="none" w:sz="0" w:space="0" w:color="auto"/>
                <w:right w:val="none" w:sz="0" w:space="0" w:color="auto"/>
              </w:divBdr>
            </w:div>
            <w:div w:id="455369543">
              <w:marLeft w:val="0"/>
              <w:marRight w:val="0"/>
              <w:marTop w:val="0"/>
              <w:marBottom w:val="0"/>
              <w:divBdr>
                <w:top w:val="none" w:sz="0" w:space="0" w:color="auto"/>
                <w:left w:val="none" w:sz="0" w:space="0" w:color="auto"/>
                <w:bottom w:val="none" w:sz="0" w:space="0" w:color="auto"/>
                <w:right w:val="none" w:sz="0" w:space="0" w:color="auto"/>
              </w:divBdr>
            </w:div>
            <w:div w:id="456338653">
              <w:marLeft w:val="0"/>
              <w:marRight w:val="0"/>
              <w:marTop w:val="0"/>
              <w:marBottom w:val="0"/>
              <w:divBdr>
                <w:top w:val="none" w:sz="0" w:space="0" w:color="auto"/>
                <w:left w:val="none" w:sz="0" w:space="0" w:color="auto"/>
                <w:bottom w:val="none" w:sz="0" w:space="0" w:color="auto"/>
                <w:right w:val="none" w:sz="0" w:space="0" w:color="auto"/>
              </w:divBdr>
            </w:div>
            <w:div w:id="457260996">
              <w:marLeft w:val="0"/>
              <w:marRight w:val="0"/>
              <w:marTop w:val="0"/>
              <w:marBottom w:val="0"/>
              <w:divBdr>
                <w:top w:val="none" w:sz="0" w:space="0" w:color="auto"/>
                <w:left w:val="none" w:sz="0" w:space="0" w:color="auto"/>
                <w:bottom w:val="none" w:sz="0" w:space="0" w:color="auto"/>
                <w:right w:val="none" w:sz="0" w:space="0" w:color="auto"/>
              </w:divBdr>
            </w:div>
            <w:div w:id="459961935">
              <w:marLeft w:val="0"/>
              <w:marRight w:val="0"/>
              <w:marTop w:val="0"/>
              <w:marBottom w:val="0"/>
              <w:divBdr>
                <w:top w:val="none" w:sz="0" w:space="0" w:color="auto"/>
                <w:left w:val="none" w:sz="0" w:space="0" w:color="auto"/>
                <w:bottom w:val="none" w:sz="0" w:space="0" w:color="auto"/>
                <w:right w:val="none" w:sz="0" w:space="0" w:color="auto"/>
              </w:divBdr>
            </w:div>
            <w:div w:id="461075871">
              <w:marLeft w:val="0"/>
              <w:marRight w:val="0"/>
              <w:marTop w:val="0"/>
              <w:marBottom w:val="0"/>
              <w:divBdr>
                <w:top w:val="none" w:sz="0" w:space="0" w:color="auto"/>
                <w:left w:val="none" w:sz="0" w:space="0" w:color="auto"/>
                <w:bottom w:val="none" w:sz="0" w:space="0" w:color="auto"/>
                <w:right w:val="none" w:sz="0" w:space="0" w:color="auto"/>
              </w:divBdr>
            </w:div>
            <w:div w:id="461729780">
              <w:marLeft w:val="0"/>
              <w:marRight w:val="0"/>
              <w:marTop w:val="0"/>
              <w:marBottom w:val="0"/>
              <w:divBdr>
                <w:top w:val="none" w:sz="0" w:space="0" w:color="auto"/>
                <w:left w:val="none" w:sz="0" w:space="0" w:color="auto"/>
                <w:bottom w:val="none" w:sz="0" w:space="0" w:color="auto"/>
                <w:right w:val="none" w:sz="0" w:space="0" w:color="auto"/>
              </w:divBdr>
            </w:div>
            <w:div w:id="461849320">
              <w:marLeft w:val="0"/>
              <w:marRight w:val="0"/>
              <w:marTop w:val="0"/>
              <w:marBottom w:val="0"/>
              <w:divBdr>
                <w:top w:val="none" w:sz="0" w:space="0" w:color="auto"/>
                <w:left w:val="none" w:sz="0" w:space="0" w:color="auto"/>
                <w:bottom w:val="none" w:sz="0" w:space="0" w:color="auto"/>
                <w:right w:val="none" w:sz="0" w:space="0" w:color="auto"/>
              </w:divBdr>
            </w:div>
            <w:div w:id="462578560">
              <w:marLeft w:val="0"/>
              <w:marRight w:val="0"/>
              <w:marTop w:val="0"/>
              <w:marBottom w:val="0"/>
              <w:divBdr>
                <w:top w:val="none" w:sz="0" w:space="0" w:color="auto"/>
                <w:left w:val="none" w:sz="0" w:space="0" w:color="auto"/>
                <w:bottom w:val="none" w:sz="0" w:space="0" w:color="auto"/>
                <w:right w:val="none" w:sz="0" w:space="0" w:color="auto"/>
              </w:divBdr>
            </w:div>
            <w:div w:id="463423972">
              <w:marLeft w:val="0"/>
              <w:marRight w:val="0"/>
              <w:marTop w:val="0"/>
              <w:marBottom w:val="0"/>
              <w:divBdr>
                <w:top w:val="none" w:sz="0" w:space="0" w:color="auto"/>
                <w:left w:val="none" w:sz="0" w:space="0" w:color="auto"/>
                <w:bottom w:val="none" w:sz="0" w:space="0" w:color="auto"/>
                <w:right w:val="none" w:sz="0" w:space="0" w:color="auto"/>
              </w:divBdr>
            </w:div>
            <w:div w:id="465665721">
              <w:marLeft w:val="0"/>
              <w:marRight w:val="0"/>
              <w:marTop w:val="0"/>
              <w:marBottom w:val="0"/>
              <w:divBdr>
                <w:top w:val="none" w:sz="0" w:space="0" w:color="auto"/>
                <w:left w:val="none" w:sz="0" w:space="0" w:color="auto"/>
                <w:bottom w:val="none" w:sz="0" w:space="0" w:color="auto"/>
                <w:right w:val="none" w:sz="0" w:space="0" w:color="auto"/>
              </w:divBdr>
            </w:div>
            <w:div w:id="465780134">
              <w:marLeft w:val="0"/>
              <w:marRight w:val="0"/>
              <w:marTop w:val="0"/>
              <w:marBottom w:val="0"/>
              <w:divBdr>
                <w:top w:val="none" w:sz="0" w:space="0" w:color="auto"/>
                <w:left w:val="none" w:sz="0" w:space="0" w:color="auto"/>
                <w:bottom w:val="none" w:sz="0" w:space="0" w:color="auto"/>
                <w:right w:val="none" w:sz="0" w:space="0" w:color="auto"/>
              </w:divBdr>
              <w:divsChild>
                <w:div w:id="927344501">
                  <w:marLeft w:val="0"/>
                  <w:marRight w:val="0"/>
                  <w:marTop w:val="0"/>
                  <w:marBottom w:val="0"/>
                  <w:divBdr>
                    <w:top w:val="none" w:sz="0" w:space="0" w:color="auto"/>
                    <w:left w:val="none" w:sz="0" w:space="0" w:color="auto"/>
                    <w:bottom w:val="none" w:sz="0" w:space="0" w:color="auto"/>
                    <w:right w:val="none" w:sz="0" w:space="0" w:color="auto"/>
                  </w:divBdr>
                </w:div>
                <w:div w:id="1201279926">
                  <w:marLeft w:val="0"/>
                  <w:marRight w:val="0"/>
                  <w:marTop w:val="0"/>
                  <w:marBottom w:val="0"/>
                  <w:divBdr>
                    <w:top w:val="none" w:sz="0" w:space="0" w:color="auto"/>
                    <w:left w:val="none" w:sz="0" w:space="0" w:color="auto"/>
                    <w:bottom w:val="none" w:sz="0" w:space="0" w:color="auto"/>
                    <w:right w:val="none" w:sz="0" w:space="0" w:color="auto"/>
                  </w:divBdr>
                </w:div>
                <w:div w:id="1389232806">
                  <w:marLeft w:val="0"/>
                  <w:marRight w:val="0"/>
                  <w:marTop w:val="0"/>
                  <w:marBottom w:val="0"/>
                  <w:divBdr>
                    <w:top w:val="none" w:sz="0" w:space="0" w:color="auto"/>
                    <w:left w:val="none" w:sz="0" w:space="0" w:color="auto"/>
                    <w:bottom w:val="none" w:sz="0" w:space="0" w:color="auto"/>
                    <w:right w:val="none" w:sz="0" w:space="0" w:color="auto"/>
                  </w:divBdr>
                </w:div>
                <w:div w:id="1410494040">
                  <w:marLeft w:val="0"/>
                  <w:marRight w:val="0"/>
                  <w:marTop w:val="0"/>
                  <w:marBottom w:val="0"/>
                  <w:divBdr>
                    <w:top w:val="none" w:sz="0" w:space="0" w:color="auto"/>
                    <w:left w:val="none" w:sz="0" w:space="0" w:color="auto"/>
                    <w:bottom w:val="none" w:sz="0" w:space="0" w:color="auto"/>
                    <w:right w:val="none" w:sz="0" w:space="0" w:color="auto"/>
                  </w:divBdr>
                </w:div>
              </w:divsChild>
            </w:div>
            <w:div w:id="466699462">
              <w:marLeft w:val="0"/>
              <w:marRight w:val="0"/>
              <w:marTop w:val="0"/>
              <w:marBottom w:val="0"/>
              <w:divBdr>
                <w:top w:val="none" w:sz="0" w:space="0" w:color="auto"/>
                <w:left w:val="none" w:sz="0" w:space="0" w:color="auto"/>
                <w:bottom w:val="none" w:sz="0" w:space="0" w:color="auto"/>
                <w:right w:val="none" w:sz="0" w:space="0" w:color="auto"/>
              </w:divBdr>
            </w:div>
            <w:div w:id="466749844">
              <w:marLeft w:val="0"/>
              <w:marRight w:val="0"/>
              <w:marTop w:val="0"/>
              <w:marBottom w:val="0"/>
              <w:divBdr>
                <w:top w:val="none" w:sz="0" w:space="0" w:color="auto"/>
                <w:left w:val="none" w:sz="0" w:space="0" w:color="auto"/>
                <w:bottom w:val="none" w:sz="0" w:space="0" w:color="auto"/>
                <w:right w:val="none" w:sz="0" w:space="0" w:color="auto"/>
              </w:divBdr>
            </w:div>
            <w:div w:id="467282769">
              <w:marLeft w:val="0"/>
              <w:marRight w:val="0"/>
              <w:marTop w:val="0"/>
              <w:marBottom w:val="0"/>
              <w:divBdr>
                <w:top w:val="none" w:sz="0" w:space="0" w:color="auto"/>
                <w:left w:val="none" w:sz="0" w:space="0" w:color="auto"/>
                <w:bottom w:val="none" w:sz="0" w:space="0" w:color="auto"/>
                <w:right w:val="none" w:sz="0" w:space="0" w:color="auto"/>
              </w:divBdr>
            </w:div>
            <w:div w:id="467941426">
              <w:marLeft w:val="0"/>
              <w:marRight w:val="0"/>
              <w:marTop w:val="0"/>
              <w:marBottom w:val="0"/>
              <w:divBdr>
                <w:top w:val="none" w:sz="0" w:space="0" w:color="auto"/>
                <w:left w:val="none" w:sz="0" w:space="0" w:color="auto"/>
                <w:bottom w:val="none" w:sz="0" w:space="0" w:color="auto"/>
                <w:right w:val="none" w:sz="0" w:space="0" w:color="auto"/>
              </w:divBdr>
            </w:div>
            <w:div w:id="468132779">
              <w:marLeft w:val="0"/>
              <w:marRight w:val="0"/>
              <w:marTop w:val="0"/>
              <w:marBottom w:val="0"/>
              <w:divBdr>
                <w:top w:val="none" w:sz="0" w:space="0" w:color="auto"/>
                <w:left w:val="none" w:sz="0" w:space="0" w:color="auto"/>
                <w:bottom w:val="none" w:sz="0" w:space="0" w:color="auto"/>
                <w:right w:val="none" w:sz="0" w:space="0" w:color="auto"/>
              </w:divBdr>
            </w:div>
            <w:div w:id="469592283">
              <w:marLeft w:val="0"/>
              <w:marRight w:val="0"/>
              <w:marTop w:val="0"/>
              <w:marBottom w:val="0"/>
              <w:divBdr>
                <w:top w:val="none" w:sz="0" w:space="0" w:color="auto"/>
                <w:left w:val="none" w:sz="0" w:space="0" w:color="auto"/>
                <w:bottom w:val="none" w:sz="0" w:space="0" w:color="auto"/>
                <w:right w:val="none" w:sz="0" w:space="0" w:color="auto"/>
              </w:divBdr>
            </w:div>
            <w:div w:id="473328896">
              <w:marLeft w:val="0"/>
              <w:marRight w:val="0"/>
              <w:marTop w:val="0"/>
              <w:marBottom w:val="0"/>
              <w:divBdr>
                <w:top w:val="none" w:sz="0" w:space="0" w:color="auto"/>
                <w:left w:val="none" w:sz="0" w:space="0" w:color="auto"/>
                <w:bottom w:val="none" w:sz="0" w:space="0" w:color="auto"/>
                <w:right w:val="none" w:sz="0" w:space="0" w:color="auto"/>
              </w:divBdr>
            </w:div>
            <w:div w:id="474764481">
              <w:marLeft w:val="0"/>
              <w:marRight w:val="0"/>
              <w:marTop w:val="0"/>
              <w:marBottom w:val="0"/>
              <w:divBdr>
                <w:top w:val="none" w:sz="0" w:space="0" w:color="auto"/>
                <w:left w:val="none" w:sz="0" w:space="0" w:color="auto"/>
                <w:bottom w:val="none" w:sz="0" w:space="0" w:color="auto"/>
                <w:right w:val="none" w:sz="0" w:space="0" w:color="auto"/>
              </w:divBdr>
            </w:div>
            <w:div w:id="474841003">
              <w:marLeft w:val="0"/>
              <w:marRight w:val="0"/>
              <w:marTop w:val="0"/>
              <w:marBottom w:val="0"/>
              <w:divBdr>
                <w:top w:val="none" w:sz="0" w:space="0" w:color="auto"/>
                <w:left w:val="none" w:sz="0" w:space="0" w:color="auto"/>
                <w:bottom w:val="none" w:sz="0" w:space="0" w:color="auto"/>
                <w:right w:val="none" w:sz="0" w:space="0" w:color="auto"/>
              </w:divBdr>
            </w:div>
            <w:div w:id="476000874">
              <w:marLeft w:val="0"/>
              <w:marRight w:val="0"/>
              <w:marTop w:val="0"/>
              <w:marBottom w:val="0"/>
              <w:divBdr>
                <w:top w:val="none" w:sz="0" w:space="0" w:color="auto"/>
                <w:left w:val="none" w:sz="0" w:space="0" w:color="auto"/>
                <w:bottom w:val="none" w:sz="0" w:space="0" w:color="auto"/>
                <w:right w:val="none" w:sz="0" w:space="0" w:color="auto"/>
              </w:divBdr>
            </w:div>
            <w:div w:id="477038469">
              <w:marLeft w:val="0"/>
              <w:marRight w:val="0"/>
              <w:marTop w:val="0"/>
              <w:marBottom w:val="0"/>
              <w:divBdr>
                <w:top w:val="none" w:sz="0" w:space="0" w:color="auto"/>
                <w:left w:val="none" w:sz="0" w:space="0" w:color="auto"/>
                <w:bottom w:val="none" w:sz="0" w:space="0" w:color="auto"/>
                <w:right w:val="none" w:sz="0" w:space="0" w:color="auto"/>
              </w:divBdr>
            </w:div>
            <w:div w:id="477652274">
              <w:marLeft w:val="0"/>
              <w:marRight w:val="0"/>
              <w:marTop w:val="0"/>
              <w:marBottom w:val="0"/>
              <w:divBdr>
                <w:top w:val="none" w:sz="0" w:space="0" w:color="auto"/>
                <w:left w:val="none" w:sz="0" w:space="0" w:color="auto"/>
                <w:bottom w:val="none" w:sz="0" w:space="0" w:color="auto"/>
                <w:right w:val="none" w:sz="0" w:space="0" w:color="auto"/>
              </w:divBdr>
            </w:div>
            <w:div w:id="478347995">
              <w:marLeft w:val="0"/>
              <w:marRight w:val="0"/>
              <w:marTop w:val="0"/>
              <w:marBottom w:val="0"/>
              <w:divBdr>
                <w:top w:val="none" w:sz="0" w:space="0" w:color="auto"/>
                <w:left w:val="none" w:sz="0" w:space="0" w:color="auto"/>
                <w:bottom w:val="none" w:sz="0" w:space="0" w:color="auto"/>
                <w:right w:val="none" w:sz="0" w:space="0" w:color="auto"/>
              </w:divBdr>
            </w:div>
            <w:div w:id="480081413">
              <w:marLeft w:val="0"/>
              <w:marRight w:val="0"/>
              <w:marTop w:val="0"/>
              <w:marBottom w:val="0"/>
              <w:divBdr>
                <w:top w:val="none" w:sz="0" w:space="0" w:color="auto"/>
                <w:left w:val="none" w:sz="0" w:space="0" w:color="auto"/>
                <w:bottom w:val="none" w:sz="0" w:space="0" w:color="auto"/>
                <w:right w:val="none" w:sz="0" w:space="0" w:color="auto"/>
              </w:divBdr>
            </w:div>
            <w:div w:id="480121167">
              <w:marLeft w:val="0"/>
              <w:marRight w:val="0"/>
              <w:marTop w:val="0"/>
              <w:marBottom w:val="0"/>
              <w:divBdr>
                <w:top w:val="none" w:sz="0" w:space="0" w:color="auto"/>
                <w:left w:val="none" w:sz="0" w:space="0" w:color="auto"/>
                <w:bottom w:val="none" w:sz="0" w:space="0" w:color="auto"/>
                <w:right w:val="none" w:sz="0" w:space="0" w:color="auto"/>
              </w:divBdr>
            </w:div>
            <w:div w:id="481509913">
              <w:marLeft w:val="0"/>
              <w:marRight w:val="0"/>
              <w:marTop w:val="0"/>
              <w:marBottom w:val="0"/>
              <w:divBdr>
                <w:top w:val="none" w:sz="0" w:space="0" w:color="auto"/>
                <w:left w:val="none" w:sz="0" w:space="0" w:color="auto"/>
                <w:bottom w:val="none" w:sz="0" w:space="0" w:color="auto"/>
                <w:right w:val="none" w:sz="0" w:space="0" w:color="auto"/>
              </w:divBdr>
            </w:div>
            <w:div w:id="481969756">
              <w:marLeft w:val="0"/>
              <w:marRight w:val="0"/>
              <w:marTop w:val="0"/>
              <w:marBottom w:val="0"/>
              <w:divBdr>
                <w:top w:val="none" w:sz="0" w:space="0" w:color="auto"/>
                <w:left w:val="none" w:sz="0" w:space="0" w:color="auto"/>
                <w:bottom w:val="none" w:sz="0" w:space="0" w:color="auto"/>
                <w:right w:val="none" w:sz="0" w:space="0" w:color="auto"/>
              </w:divBdr>
            </w:div>
            <w:div w:id="482738205">
              <w:marLeft w:val="0"/>
              <w:marRight w:val="0"/>
              <w:marTop w:val="0"/>
              <w:marBottom w:val="0"/>
              <w:divBdr>
                <w:top w:val="none" w:sz="0" w:space="0" w:color="auto"/>
                <w:left w:val="none" w:sz="0" w:space="0" w:color="auto"/>
                <w:bottom w:val="none" w:sz="0" w:space="0" w:color="auto"/>
                <w:right w:val="none" w:sz="0" w:space="0" w:color="auto"/>
              </w:divBdr>
            </w:div>
            <w:div w:id="483548826">
              <w:marLeft w:val="0"/>
              <w:marRight w:val="0"/>
              <w:marTop w:val="0"/>
              <w:marBottom w:val="0"/>
              <w:divBdr>
                <w:top w:val="none" w:sz="0" w:space="0" w:color="auto"/>
                <w:left w:val="none" w:sz="0" w:space="0" w:color="auto"/>
                <w:bottom w:val="none" w:sz="0" w:space="0" w:color="auto"/>
                <w:right w:val="none" w:sz="0" w:space="0" w:color="auto"/>
              </w:divBdr>
            </w:div>
            <w:div w:id="483739322">
              <w:marLeft w:val="0"/>
              <w:marRight w:val="0"/>
              <w:marTop w:val="0"/>
              <w:marBottom w:val="0"/>
              <w:divBdr>
                <w:top w:val="none" w:sz="0" w:space="0" w:color="auto"/>
                <w:left w:val="none" w:sz="0" w:space="0" w:color="auto"/>
                <w:bottom w:val="none" w:sz="0" w:space="0" w:color="auto"/>
                <w:right w:val="none" w:sz="0" w:space="0" w:color="auto"/>
              </w:divBdr>
            </w:div>
            <w:div w:id="484126636">
              <w:marLeft w:val="0"/>
              <w:marRight w:val="0"/>
              <w:marTop w:val="0"/>
              <w:marBottom w:val="0"/>
              <w:divBdr>
                <w:top w:val="none" w:sz="0" w:space="0" w:color="auto"/>
                <w:left w:val="none" w:sz="0" w:space="0" w:color="auto"/>
                <w:bottom w:val="none" w:sz="0" w:space="0" w:color="auto"/>
                <w:right w:val="none" w:sz="0" w:space="0" w:color="auto"/>
              </w:divBdr>
            </w:div>
            <w:div w:id="487356864">
              <w:marLeft w:val="0"/>
              <w:marRight w:val="0"/>
              <w:marTop w:val="0"/>
              <w:marBottom w:val="0"/>
              <w:divBdr>
                <w:top w:val="none" w:sz="0" w:space="0" w:color="auto"/>
                <w:left w:val="none" w:sz="0" w:space="0" w:color="auto"/>
                <w:bottom w:val="none" w:sz="0" w:space="0" w:color="auto"/>
                <w:right w:val="none" w:sz="0" w:space="0" w:color="auto"/>
              </w:divBdr>
            </w:div>
            <w:div w:id="488982448">
              <w:marLeft w:val="0"/>
              <w:marRight w:val="0"/>
              <w:marTop w:val="0"/>
              <w:marBottom w:val="0"/>
              <w:divBdr>
                <w:top w:val="none" w:sz="0" w:space="0" w:color="auto"/>
                <w:left w:val="none" w:sz="0" w:space="0" w:color="auto"/>
                <w:bottom w:val="none" w:sz="0" w:space="0" w:color="auto"/>
                <w:right w:val="none" w:sz="0" w:space="0" w:color="auto"/>
              </w:divBdr>
            </w:div>
            <w:div w:id="489368715">
              <w:marLeft w:val="0"/>
              <w:marRight w:val="0"/>
              <w:marTop w:val="0"/>
              <w:marBottom w:val="0"/>
              <w:divBdr>
                <w:top w:val="none" w:sz="0" w:space="0" w:color="auto"/>
                <w:left w:val="none" w:sz="0" w:space="0" w:color="auto"/>
                <w:bottom w:val="none" w:sz="0" w:space="0" w:color="auto"/>
                <w:right w:val="none" w:sz="0" w:space="0" w:color="auto"/>
              </w:divBdr>
            </w:div>
            <w:div w:id="489710724">
              <w:marLeft w:val="0"/>
              <w:marRight w:val="0"/>
              <w:marTop w:val="0"/>
              <w:marBottom w:val="0"/>
              <w:divBdr>
                <w:top w:val="none" w:sz="0" w:space="0" w:color="auto"/>
                <w:left w:val="none" w:sz="0" w:space="0" w:color="auto"/>
                <w:bottom w:val="none" w:sz="0" w:space="0" w:color="auto"/>
                <w:right w:val="none" w:sz="0" w:space="0" w:color="auto"/>
              </w:divBdr>
            </w:div>
            <w:div w:id="490366775">
              <w:marLeft w:val="0"/>
              <w:marRight w:val="0"/>
              <w:marTop w:val="0"/>
              <w:marBottom w:val="0"/>
              <w:divBdr>
                <w:top w:val="none" w:sz="0" w:space="0" w:color="auto"/>
                <w:left w:val="none" w:sz="0" w:space="0" w:color="auto"/>
                <w:bottom w:val="none" w:sz="0" w:space="0" w:color="auto"/>
                <w:right w:val="none" w:sz="0" w:space="0" w:color="auto"/>
              </w:divBdr>
            </w:div>
            <w:div w:id="491333877">
              <w:marLeft w:val="0"/>
              <w:marRight w:val="0"/>
              <w:marTop w:val="0"/>
              <w:marBottom w:val="0"/>
              <w:divBdr>
                <w:top w:val="none" w:sz="0" w:space="0" w:color="auto"/>
                <w:left w:val="none" w:sz="0" w:space="0" w:color="auto"/>
                <w:bottom w:val="none" w:sz="0" w:space="0" w:color="auto"/>
                <w:right w:val="none" w:sz="0" w:space="0" w:color="auto"/>
              </w:divBdr>
            </w:div>
            <w:div w:id="491993042">
              <w:marLeft w:val="0"/>
              <w:marRight w:val="0"/>
              <w:marTop w:val="0"/>
              <w:marBottom w:val="0"/>
              <w:divBdr>
                <w:top w:val="none" w:sz="0" w:space="0" w:color="auto"/>
                <w:left w:val="none" w:sz="0" w:space="0" w:color="auto"/>
                <w:bottom w:val="none" w:sz="0" w:space="0" w:color="auto"/>
                <w:right w:val="none" w:sz="0" w:space="0" w:color="auto"/>
              </w:divBdr>
            </w:div>
            <w:div w:id="493880721">
              <w:marLeft w:val="0"/>
              <w:marRight w:val="0"/>
              <w:marTop w:val="0"/>
              <w:marBottom w:val="0"/>
              <w:divBdr>
                <w:top w:val="none" w:sz="0" w:space="0" w:color="auto"/>
                <w:left w:val="none" w:sz="0" w:space="0" w:color="auto"/>
                <w:bottom w:val="none" w:sz="0" w:space="0" w:color="auto"/>
                <w:right w:val="none" w:sz="0" w:space="0" w:color="auto"/>
              </w:divBdr>
            </w:div>
            <w:div w:id="495078204">
              <w:marLeft w:val="0"/>
              <w:marRight w:val="0"/>
              <w:marTop w:val="0"/>
              <w:marBottom w:val="0"/>
              <w:divBdr>
                <w:top w:val="none" w:sz="0" w:space="0" w:color="auto"/>
                <w:left w:val="none" w:sz="0" w:space="0" w:color="auto"/>
                <w:bottom w:val="none" w:sz="0" w:space="0" w:color="auto"/>
                <w:right w:val="none" w:sz="0" w:space="0" w:color="auto"/>
              </w:divBdr>
            </w:div>
            <w:div w:id="497892225">
              <w:marLeft w:val="0"/>
              <w:marRight w:val="0"/>
              <w:marTop w:val="0"/>
              <w:marBottom w:val="0"/>
              <w:divBdr>
                <w:top w:val="none" w:sz="0" w:space="0" w:color="auto"/>
                <w:left w:val="none" w:sz="0" w:space="0" w:color="auto"/>
                <w:bottom w:val="none" w:sz="0" w:space="0" w:color="auto"/>
                <w:right w:val="none" w:sz="0" w:space="0" w:color="auto"/>
              </w:divBdr>
            </w:div>
            <w:div w:id="499010193">
              <w:marLeft w:val="0"/>
              <w:marRight w:val="0"/>
              <w:marTop w:val="0"/>
              <w:marBottom w:val="0"/>
              <w:divBdr>
                <w:top w:val="none" w:sz="0" w:space="0" w:color="auto"/>
                <w:left w:val="none" w:sz="0" w:space="0" w:color="auto"/>
                <w:bottom w:val="none" w:sz="0" w:space="0" w:color="auto"/>
                <w:right w:val="none" w:sz="0" w:space="0" w:color="auto"/>
              </w:divBdr>
            </w:div>
            <w:div w:id="500199452">
              <w:marLeft w:val="0"/>
              <w:marRight w:val="0"/>
              <w:marTop w:val="0"/>
              <w:marBottom w:val="0"/>
              <w:divBdr>
                <w:top w:val="none" w:sz="0" w:space="0" w:color="auto"/>
                <w:left w:val="none" w:sz="0" w:space="0" w:color="auto"/>
                <w:bottom w:val="none" w:sz="0" w:space="0" w:color="auto"/>
                <w:right w:val="none" w:sz="0" w:space="0" w:color="auto"/>
              </w:divBdr>
            </w:div>
            <w:div w:id="500242995">
              <w:marLeft w:val="0"/>
              <w:marRight w:val="0"/>
              <w:marTop w:val="0"/>
              <w:marBottom w:val="0"/>
              <w:divBdr>
                <w:top w:val="none" w:sz="0" w:space="0" w:color="auto"/>
                <w:left w:val="none" w:sz="0" w:space="0" w:color="auto"/>
                <w:bottom w:val="none" w:sz="0" w:space="0" w:color="auto"/>
                <w:right w:val="none" w:sz="0" w:space="0" w:color="auto"/>
              </w:divBdr>
            </w:div>
            <w:div w:id="501236413">
              <w:marLeft w:val="0"/>
              <w:marRight w:val="0"/>
              <w:marTop w:val="0"/>
              <w:marBottom w:val="0"/>
              <w:divBdr>
                <w:top w:val="none" w:sz="0" w:space="0" w:color="auto"/>
                <w:left w:val="none" w:sz="0" w:space="0" w:color="auto"/>
                <w:bottom w:val="none" w:sz="0" w:space="0" w:color="auto"/>
                <w:right w:val="none" w:sz="0" w:space="0" w:color="auto"/>
              </w:divBdr>
            </w:div>
            <w:div w:id="501285076">
              <w:marLeft w:val="0"/>
              <w:marRight w:val="0"/>
              <w:marTop w:val="0"/>
              <w:marBottom w:val="0"/>
              <w:divBdr>
                <w:top w:val="none" w:sz="0" w:space="0" w:color="auto"/>
                <w:left w:val="none" w:sz="0" w:space="0" w:color="auto"/>
                <w:bottom w:val="none" w:sz="0" w:space="0" w:color="auto"/>
                <w:right w:val="none" w:sz="0" w:space="0" w:color="auto"/>
              </w:divBdr>
            </w:div>
            <w:div w:id="501700662">
              <w:marLeft w:val="0"/>
              <w:marRight w:val="0"/>
              <w:marTop w:val="0"/>
              <w:marBottom w:val="0"/>
              <w:divBdr>
                <w:top w:val="none" w:sz="0" w:space="0" w:color="auto"/>
                <w:left w:val="none" w:sz="0" w:space="0" w:color="auto"/>
                <w:bottom w:val="none" w:sz="0" w:space="0" w:color="auto"/>
                <w:right w:val="none" w:sz="0" w:space="0" w:color="auto"/>
              </w:divBdr>
            </w:div>
            <w:div w:id="504170369">
              <w:marLeft w:val="0"/>
              <w:marRight w:val="0"/>
              <w:marTop w:val="0"/>
              <w:marBottom w:val="0"/>
              <w:divBdr>
                <w:top w:val="none" w:sz="0" w:space="0" w:color="auto"/>
                <w:left w:val="none" w:sz="0" w:space="0" w:color="auto"/>
                <w:bottom w:val="none" w:sz="0" w:space="0" w:color="auto"/>
                <w:right w:val="none" w:sz="0" w:space="0" w:color="auto"/>
              </w:divBdr>
            </w:div>
            <w:div w:id="504563356">
              <w:marLeft w:val="0"/>
              <w:marRight w:val="0"/>
              <w:marTop w:val="0"/>
              <w:marBottom w:val="0"/>
              <w:divBdr>
                <w:top w:val="none" w:sz="0" w:space="0" w:color="auto"/>
                <w:left w:val="none" w:sz="0" w:space="0" w:color="auto"/>
                <w:bottom w:val="none" w:sz="0" w:space="0" w:color="auto"/>
                <w:right w:val="none" w:sz="0" w:space="0" w:color="auto"/>
              </w:divBdr>
            </w:div>
            <w:div w:id="505942277">
              <w:marLeft w:val="0"/>
              <w:marRight w:val="0"/>
              <w:marTop w:val="0"/>
              <w:marBottom w:val="0"/>
              <w:divBdr>
                <w:top w:val="none" w:sz="0" w:space="0" w:color="auto"/>
                <w:left w:val="none" w:sz="0" w:space="0" w:color="auto"/>
                <w:bottom w:val="none" w:sz="0" w:space="0" w:color="auto"/>
                <w:right w:val="none" w:sz="0" w:space="0" w:color="auto"/>
              </w:divBdr>
            </w:div>
            <w:div w:id="506286924">
              <w:marLeft w:val="0"/>
              <w:marRight w:val="0"/>
              <w:marTop w:val="0"/>
              <w:marBottom w:val="0"/>
              <w:divBdr>
                <w:top w:val="none" w:sz="0" w:space="0" w:color="auto"/>
                <w:left w:val="none" w:sz="0" w:space="0" w:color="auto"/>
                <w:bottom w:val="none" w:sz="0" w:space="0" w:color="auto"/>
                <w:right w:val="none" w:sz="0" w:space="0" w:color="auto"/>
              </w:divBdr>
            </w:div>
            <w:div w:id="507133356">
              <w:marLeft w:val="0"/>
              <w:marRight w:val="0"/>
              <w:marTop w:val="0"/>
              <w:marBottom w:val="0"/>
              <w:divBdr>
                <w:top w:val="none" w:sz="0" w:space="0" w:color="auto"/>
                <w:left w:val="none" w:sz="0" w:space="0" w:color="auto"/>
                <w:bottom w:val="none" w:sz="0" w:space="0" w:color="auto"/>
                <w:right w:val="none" w:sz="0" w:space="0" w:color="auto"/>
              </w:divBdr>
            </w:div>
            <w:div w:id="509880603">
              <w:marLeft w:val="0"/>
              <w:marRight w:val="0"/>
              <w:marTop w:val="0"/>
              <w:marBottom w:val="0"/>
              <w:divBdr>
                <w:top w:val="none" w:sz="0" w:space="0" w:color="auto"/>
                <w:left w:val="none" w:sz="0" w:space="0" w:color="auto"/>
                <w:bottom w:val="none" w:sz="0" w:space="0" w:color="auto"/>
                <w:right w:val="none" w:sz="0" w:space="0" w:color="auto"/>
              </w:divBdr>
            </w:div>
            <w:div w:id="514461685">
              <w:marLeft w:val="0"/>
              <w:marRight w:val="0"/>
              <w:marTop w:val="0"/>
              <w:marBottom w:val="0"/>
              <w:divBdr>
                <w:top w:val="none" w:sz="0" w:space="0" w:color="auto"/>
                <w:left w:val="none" w:sz="0" w:space="0" w:color="auto"/>
                <w:bottom w:val="none" w:sz="0" w:space="0" w:color="auto"/>
                <w:right w:val="none" w:sz="0" w:space="0" w:color="auto"/>
              </w:divBdr>
            </w:div>
            <w:div w:id="514534368">
              <w:marLeft w:val="0"/>
              <w:marRight w:val="0"/>
              <w:marTop w:val="0"/>
              <w:marBottom w:val="0"/>
              <w:divBdr>
                <w:top w:val="none" w:sz="0" w:space="0" w:color="auto"/>
                <w:left w:val="none" w:sz="0" w:space="0" w:color="auto"/>
                <w:bottom w:val="none" w:sz="0" w:space="0" w:color="auto"/>
                <w:right w:val="none" w:sz="0" w:space="0" w:color="auto"/>
              </w:divBdr>
            </w:div>
            <w:div w:id="516774337">
              <w:marLeft w:val="0"/>
              <w:marRight w:val="0"/>
              <w:marTop w:val="0"/>
              <w:marBottom w:val="0"/>
              <w:divBdr>
                <w:top w:val="none" w:sz="0" w:space="0" w:color="auto"/>
                <w:left w:val="none" w:sz="0" w:space="0" w:color="auto"/>
                <w:bottom w:val="none" w:sz="0" w:space="0" w:color="auto"/>
                <w:right w:val="none" w:sz="0" w:space="0" w:color="auto"/>
              </w:divBdr>
            </w:div>
            <w:div w:id="519317443">
              <w:marLeft w:val="0"/>
              <w:marRight w:val="0"/>
              <w:marTop w:val="0"/>
              <w:marBottom w:val="0"/>
              <w:divBdr>
                <w:top w:val="none" w:sz="0" w:space="0" w:color="auto"/>
                <w:left w:val="none" w:sz="0" w:space="0" w:color="auto"/>
                <w:bottom w:val="none" w:sz="0" w:space="0" w:color="auto"/>
                <w:right w:val="none" w:sz="0" w:space="0" w:color="auto"/>
              </w:divBdr>
            </w:div>
            <w:div w:id="519466641">
              <w:marLeft w:val="0"/>
              <w:marRight w:val="0"/>
              <w:marTop w:val="0"/>
              <w:marBottom w:val="0"/>
              <w:divBdr>
                <w:top w:val="none" w:sz="0" w:space="0" w:color="auto"/>
                <w:left w:val="none" w:sz="0" w:space="0" w:color="auto"/>
                <w:bottom w:val="none" w:sz="0" w:space="0" w:color="auto"/>
                <w:right w:val="none" w:sz="0" w:space="0" w:color="auto"/>
              </w:divBdr>
            </w:div>
            <w:div w:id="519979192">
              <w:marLeft w:val="0"/>
              <w:marRight w:val="0"/>
              <w:marTop w:val="0"/>
              <w:marBottom w:val="0"/>
              <w:divBdr>
                <w:top w:val="none" w:sz="0" w:space="0" w:color="auto"/>
                <w:left w:val="none" w:sz="0" w:space="0" w:color="auto"/>
                <w:bottom w:val="none" w:sz="0" w:space="0" w:color="auto"/>
                <w:right w:val="none" w:sz="0" w:space="0" w:color="auto"/>
              </w:divBdr>
            </w:div>
            <w:div w:id="522204801">
              <w:marLeft w:val="0"/>
              <w:marRight w:val="0"/>
              <w:marTop w:val="0"/>
              <w:marBottom w:val="0"/>
              <w:divBdr>
                <w:top w:val="none" w:sz="0" w:space="0" w:color="auto"/>
                <w:left w:val="none" w:sz="0" w:space="0" w:color="auto"/>
                <w:bottom w:val="none" w:sz="0" w:space="0" w:color="auto"/>
                <w:right w:val="none" w:sz="0" w:space="0" w:color="auto"/>
              </w:divBdr>
            </w:div>
            <w:div w:id="522481103">
              <w:marLeft w:val="0"/>
              <w:marRight w:val="0"/>
              <w:marTop w:val="0"/>
              <w:marBottom w:val="0"/>
              <w:divBdr>
                <w:top w:val="none" w:sz="0" w:space="0" w:color="auto"/>
                <w:left w:val="none" w:sz="0" w:space="0" w:color="auto"/>
                <w:bottom w:val="none" w:sz="0" w:space="0" w:color="auto"/>
                <w:right w:val="none" w:sz="0" w:space="0" w:color="auto"/>
              </w:divBdr>
            </w:div>
            <w:div w:id="525559643">
              <w:marLeft w:val="0"/>
              <w:marRight w:val="0"/>
              <w:marTop w:val="0"/>
              <w:marBottom w:val="0"/>
              <w:divBdr>
                <w:top w:val="none" w:sz="0" w:space="0" w:color="auto"/>
                <w:left w:val="none" w:sz="0" w:space="0" w:color="auto"/>
                <w:bottom w:val="none" w:sz="0" w:space="0" w:color="auto"/>
                <w:right w:val="none" w:sz="0" w:space="0" w:color="auto"/>
              </w:divBdr>
            </w:div>
            <w:div w:id="526065080">
              <w:marLeft w:val="0"/>
              <w:marRight w:val="0"/>
              <w:marTop w:val="0"/>
              <w:marBottom w:val="0"/>
              <w:divBdr>
                <w:top w:val="none" w:sz="0" w:space="0" w:color="auto"/>
                <w:left w:val="none" w:sz="0" w:space="0" w:color="auto"/>
                <w:bottom w:val="none" w:sz="0" w:space="0" w:color="auto"/>
                <w:right w:val="none" w:sz="0" w:space="0" w:color="auto"/>
              </w:divBdr>
            </w:div>
            <w:div w:id="526329069">
              <w:marLeft w:val="0"/>
              <w:marRight w:val="0"/>
              <w:marTop w:val="0"/>
              <w:marBottom w:val="0"/>
              <w:divBdr>
                <w:top w:val="none" w:sz="0" w:space="0" w:color="auto"/>
                <w:left w:val="none" w:sz="0" w:space="0" w:color="auto"/>
                <w:bottom w:val="none" w:sz="0" w:space="0" w:color="auto"/>
                <w:right w:val="none" w:sz="0" w:space="0" w:color="auto"/>
              </w:divBdr>
            </w:div>
            <w:div w:id="529336670">
              <w:marLeft w:val="0"/>
              <w:marRight w:val="0"/>
              <w:marTop w:val="0"/>
              <w:marBottom w:val="0"/>
              <w:divBdr>
                <w:top w:val="none" w:sz="0" w:space="0" w:color="auto"/>
                <w:left w:val="none" w:sz="0" w:space="0" w:color="auto"/>
                <w:bottom w:val="none" w:sz="0" w:space="0" w:color="auto"/>
                <w:right w:val="none" w:sz="0" w:space="0" w:color="auto"/>
              </w:divBdr>
            </w:div>
            <w:div w:id="531693634">
              <w:marLeft w:val="0"/>
              <w:marRight w:val="0"/>
              <w:marTop w:val="0"/>
              <w:marBottom w:val="0"/>
              <w:divBdr>
                <w:top w:val="none" w:sz="0" w:space="0" w:color="auto"/>
                <w:left w:val="none" w:sz="0" w:space="0" w:color="auto"/>
                <w:bottom w:val="none" w:sz="0" w:space="0" w:color="auto"/>
                <w:right w:val="none" w:sz="0" w:space="0" w:color="auto"/>
              </w:divBdr>
            </w:div>
            <w:div w:id="533419388">
              <w:marLeft w:val="0"/>
              <w:marRight w:val="0"/>
              <w:marTop w:val="0"/>
              <w:marBottom w:val="0"/>
              <w:divBdr>
                <w:top w:val="none" w:sz="0" w:space="0" w:color="auto"/>
                <w:left w:val="none" w:sz="0" w:space="0" w:color="auto"/>
                <w:bottom w:val="none" w:sz="0" w:space="0" w:color="auto"/>
                <w:right w:val="none" w:sz="0" w:space="0" w:color="auto"/>
              </w:divBdr>
            </w:div>
            <w:div w:id="533663834">
              <w:marLeft w:val="0"/>
              <w:marRight w:val="0"/>
              <w:marTop w:val="0"/>
              <w:marBottom w:val="0"/>
              <w:divBdr>
                <w:top w:val="none" w:sz="0" w:space="0" w:color="auto"/>
                <w:left w:val="none" w:sz="0" w:space="0" w:color="auto"/>
                <w:bottom w:val="none" w:sz="0" w:space="0" w:color="auto"/>
                <w:right w:val="none" w:sz="0" w:space="0" w:color="auto"/>
              </w:divBdr>
            </w:div>
            <w:div w:id="541865218">
              <w:marLeft w:val="0"/>
              <w:marRight w:val="0"/>
              <w:marTop w:val="0"/>
              <w:marBottom w:val="0"/>
              <w:divBdr>
                <w:top w:val="none" w:sz="0" w:space="0" w:color="auto"/>
                <w:left w:val="none" w:sz="0" w:space="0" w:color="auto"/>
                <w:bottom w:val="none" w:sz="0" w:space="0" w:color="auto"/>
                <w:right w:val="none" w:sz="0" w:space="0" w:color="auto"/>
              </w:divBdr>
            </w:div>
            <w:div w:id="542986669">
              <w:marLeft w:val="0"/>
              <w:marRight w:val="0"/>
              <w:marTop w:val="0"/>
              <w:marBottom w:val="0"/>
              <w:divBdr>
                <w:top w:val="none" w:sz="0" w:space="0" w:color="auto"/>
                <w:left w:val="none" w:sz="0" w:space="0" w:color="auto"/>
                <w:bottom w:val="none" w:sz="0" w:space="0" w:color="auto"/>
                <w:right w:val="none" w:sz="0" w:space="0" w:color="auto"/>
              </w:divBdr>
            </w:div>
            <w:div w:id="544565037">
              <w:marLeft w:val="0"/>
              <w:marRight w:val="0"/>
              <w:marTop w:val="0"/>
              <w:marBottom w:val="0"/>
              <w:divBdr>
                <w:top w:val="none" w:sz="0" w:space="0" w:color="auto"/>
                <w:left w:val="none" w:sz="0" w:space="0" w:color="auto"/>
                <w:bottom w:val="none" w:sz="0" w:space="0" w:color="auto"/>
                <w:right w:val="none" w:sz="0" w:space="0" w:color="auto"/>
              </w:divBdr>
            </w:div>
            <w:div w:id="545070291">
              <w:marLeft w:val="0"/>
              <w:marRight w:val="0"/>
              <w:marTop w:val="0"/>
              <w:marBottom w:val="0"/>
              <w:divBdr>
                <w:top w:val="none" w:sz="0" w:space="0" w:color="auto"/>
                <w:left w:val="none" w:sz="0" w:space="0" w:color="auto"/>
                <w:bottom w:val="none" w:sz="0" w:space="0" w:color="auto"/>
                <w:right w:val="none" w:sz="0" w:space="0" w:color="auto"/>
              </w:divBdr>
            </w:div>
            <w:div w:id="548029603">
              <w:marLeft w:val="0"/>
              <w:marRight w:val="0"/>
              <w:marTop w:val="0"/>
              <w:marBottom w:val="0"/>
              <w:divBdr>
                <w:top w:val="none" w:sz="0" w:space="0" w:color="auto"/>
                <w:left w:val="none" w:sz="0" w:space="0" w:color="auto"/>
                <w:bottom w:val="none" w:sz="0" w:space="0" w:color="auto"/>
                <w:right w:val="none" w:sz="0" w:space="0" w:color="auto"/>
              </w:divBdr>
            </w:div>
            <w:div w:id="548612269">
              <w:marLeft w:val="0"/>
              <w:marRight w:val="0"/>
              <w:marTop w:val="0"/>
              <w:marBottom w:val="0"/>
              <w:divBdr>
                <w:top w:val="none" w:sz="0" w:space="0" w:color="auto"/>
                <w:left w:val="none" w:sz="0" w:space="0" w:color="auto"/>
                <w:bottom w:val="none" w:sz="0" w:space="0" w:color="auto"/>
                <w:right w:val="none" w:sz="0" w:space="0" w:color="auto"/>
              </w:divBdr>
            </w:div>
            <w:div w:id="549224348">
              <w:marLeft w:val="0"/>
              <w:marRight w:val="0"/>
              <w:marTop w:val="0"/>
              <w:marBottom w:val="0"/>
              <w:divBdr>
                <w:top w:val="none" w:sz="0" w:space="0" w:color="auto"/>
                <w:left w:val="none" w:sz="0" w:space="0" w:color="auto"/>
                <w:bottom w:val="none" w:sz="0" w:space="0" w:color="auto"/>
                <w:right w:val="none" w:sz="0" w:space="0" w:color="auto"/>
              </w:divBdr>
            </w:div>
            <w:div w:id="552428227">
              <w:marLeft w:val="0"/>
              <w:marRight w:val="0"/>
              <w:marTop w:val="0"/>
              <w:marBottom w:val="0"/>
              <w:divBdr>
                <w:top w:val="none" w:sz="0" w:space="0" w:color="auto"/>
                <w:left w:val="none" w:sz="0" w:space="0" w:color="auto"/>
                <w:bottom w:val="none" w:sz="0" w:space="0" w:color="auto"/>
                <w:right w:val="none" w:sz="0" w:space="0" w:color="auto"/>
              </w:divBdr>
            </w:div>
            <w:div w:id="556165500">
              <w:marLeft w:val="0"/>
              <w:marRight w:val="0"/>
              <w:marTop w:val="0"/>
              <w:marBottom w:val="0"/>
              <w:divBdr>
                <w:top w:val="none" w:sz="0" w:space="0" w:color="auto"/>
                <w:left w:val="none" w:sz="0" w:space="0" w:color="auto"/>
                <w:bottom w:val="none" w:sz="0" w:space="0" w:color="auto"/>
                <w:right w:val="none" w:sz="0" w:space="0" w:color="auto"/>
              </w:divBdr>
            </w:div>
            <w:div w:id="556429414">
              <w:marLeft w:val="0"/>
              <w:marRight w:val="0"/>
              <w:marTop w:val="0"/>
              <w:marBottom w:val="0"/>
              <w:divBdr>
                <w:top w:val="none" w:sz="0" w:space="0" w:color="auto"/>
                <w:left w:val="none" w:sz="0" w:space="0" w:color="auto"/>
                <w:bottom w:val="none" w:sz="0" w:space="0" w:color="auto"/>
                <w:right w:val="none" w:sz="0" w:space="0" w:color="auto"/>
              </w:divBdr>
            </w:div>
            <w:div w:id="558057237">
              <w:marLeft w:val="0"/>
              <w:marRight w:val="0"/>
              <w:marTop w:val="0"/>
              <w:marBottom w:val="0"/>
              <w:divBdr>
                <w:top w:val="none" w:sz="0" w:space="0" w:color="auto"/>
                <w:left w:val="none" w:sz="0" w:space="0" w:color="auto"/>
                <w:bottom w:val="none" w:sz="0" w:space="0" w:color="auto"/>
                <w:right w:val="none" w:sz="0" w:space="0" w:color="auto"/>
              </w:divBdr>
            </w:div>
            <w:div w:id="560219255">
              <w:marLeft w:val="0"/>
              <w:marRight w:val="0"/>
              <w:marTop w:val="0"/>
              <w:marBottom w:val="0"/>
              <w:divBdr>
                <w:top w:val="none" w:sz="0" w:space="0" w:color="auto"/>
                <w:left w:val="none" w:sz="0" w:space="0" w:color="auto"/>
                <w:bottom w:val="none" w:sz="0" w:space="0" w:color="auto"/>
                <w:right w:val="none" w:sz="0" w:space="0" w:color="auto"/>
              </w:divBdr>
            </w:div>
            <w:div w:id="561411621">
              <w:marLeft w:val="0"/>
              <w:marRight w:val="0"/>
              <w:marTop w:val="0"/>
              <w:marBottom w:val="0"/>
              <w:divBdr>
                <w:top w:val="none" w:sz="0" w:space="0" w:color="auto"/>
                <w:left w:val="none" w:sz="0" w:space="0" w:color="auto"/>
                <w:bottom w:val="none" w:sz="0" w:space="0" w:color="auto"/>
                <w:right w:val="none" w:sz="0" w:space="0" w:color="auto"/>
              </w:divBdr>
            </w:div>
            <w:div w:id="561671800">
              <w:marLeft w:val="0"/>
              <w:marRight w:val="0"/>
              <w:marTop w:val="0"/>
              <w:marBottom w:val="0"/>
              <w:divBdr>
                <w:top w:val="none" w:sz="0" w:space="0" w:color="auto"/>
                <w:left w:val="none" w:sz="0" w:space="0" w:color="auto"/>
                <w:bottom w:val="none" w:sz="0" w:space="0" w:color="auto"/>
                <w:right w:val="none" w:sz="0" w:space="0" w:color="auto"/>
              </w:divBdr>
            </w:div>
            <w:div w:id="563760985">
              <w:marLeft w:val="0"/>
              <w:marRight w:val="0"/>
              <w:marTop w:val="0"/>
              <w:marBottom w:val="0"/>
              <w:divBdr>
                <w:top w:val="none" w:sz="0" w:space="0" w:color="auto"/>
                <w:left w:val="none" w:sz="0" w:space="0" w:color="auto"/>
                <w:bottom w:val="none" w:sz="0" w:space="0" w:color="auto"/>
                <w:right w:val="none" w:sz="0" w:space="0" w:color="auto"/>
              </w:divBdr>
            </w:div>
            <w:div w:id="565797479">
              <w:marLeft w:val="0"/>
              <w:marRight w:val="0"/>
              <w:marTop w:val="0"/>
              <w:marBottom w:val="0"/>
              <w:divBdr>
                <w:top w:val="none" w:sz="0" w:space="0" w:color="auto"/>
                <w:left w:val="none" w:sz="0" w:space="0" w:color="auto"/>
                <w:bottom w:val="none" w:sz="0" w:space="0" w:color="auto"/>
                <w:right w:val="none" w:sz="0" w:space="0" w:color="auto"/>
              </w:divBdr>
            </w:div>
            <w:div w:id="566309063">
              <w:marLeft w:val="0"/>
              <w:marRight w:val="0"/>
              <w:marTop w:val="0"/>
              <w:marBottom w:val="0"/>
              <w:divBdr>
                <w:top w:val="none" w:sz="0" w:space="0" w:color="auto"/>
                <w:left w:val="none" w:sz="0" w:space="0" w:color="auto"/>
                <w:bottom w:val="none" w:sz="0" w:space="0" w:color="auto"/>
                <w:right w:val="none" w:sz="0" w:space="0" w:color="auto"/>
              </w:divBdr>
            </w:div>
            <w:div w:id="567303102">
              <w:marLeft w:val="0"/>
              <w:marRight w:val="0"/>
              <w:marTop w:val="0"/>
              <w:marBottom w:val="0"/>
              <w:divBdr>
                <w:top w:val="none" w:sz="0" w:space="0" w:color="auto"/>
                <w:left w:val="none" w:sz="0" w:space="0" w:color="auto"/>
                <w:bottom w:val="none" w:sz="0" w:space="0" w:color="auto"/>
                <w:right w:val="none" w:sz="0" w:space="0" w:color="auto"/>
              </w:divBdr>
            </w:div>
            <w:div w:id="567305331">
              <w:marLeft w:val="0"/>
              <w:marRight w:val="0"/>
              <w:marTop w:val="0"/>
              <w:marBottom w:val="0"/>
              <w:divBdr>
                <w:top w:val="none" w:sz="0" w:space="0" w:color="auto"/>
                <w:left w:val="none" w:sz="0" w:space="0" w:color="auto"/>
                <w:bottom w:val="none" w:sz="0" w:space="0" w:color="auto"/>
                <w:right w:val="none" w:sz="0" w:space="0" w:color="auto"/>
              </w:divBdr>
            </w:div>
            <w:div w:id="567568379">
              <w:marLeft w:val="0"/>
              <w:marRight w:val="0"/>
              <w:marTop w:val="0"/>
              <w:marBottom w:val="0"/>
              <w:divBdr>
                <w:top w:val="none" w:sz="0" w:space="0" w:color="auto"/>
                <w:left w:val="none" w:sz="0" w:space="0" w:color="auto"/>
                <w:bottom w:val="none" w:sz="0" w:space="0" w:color="auto"/>
                <w:right w:val="none" w:sz="0" w:space="0" w:color="auto"/>
              </w:divBdr>
              <w:divsChild>
                <w:div w:id="211380930">
                  <w:marLeft w:val="0"/>
                  <w:marRight w:val="0"/>
                  <w:marTop w:val="0"/>
                  <w:marBottom w:val="0"/>
                  <w:divBdr>
                    <w:top w:val="none" w:sz="0" w:space="0" w:color="auto"/>
                    <w:left w:val="none" w:sz="0" w:space="0" w:color="auto"/>
                    <w:bottom w:val="none" w:sz="0" w:space="0" w:color="auto"/>
                    <w:right w:val="none" w:sz="0" w:space="0" w:color="auto"/>
                  </w:divBdr>
                </w:div>
                <w:div w:id="562102590">
                  <w:marLeft w:val="0"/>
                  <w:marRight w:val="0"/>
                  <w:marTop w:val="0"/>
                  <w:marBottom w:val="0"/>
                  <w:divBdr>
                    <w:top w:val="none" w:sz="0" w:space="0" w:color="auto"/>
                    <w:left w:val="none" w:sz="0" w:space="0" w:color="auto"/>
                    <w:bottom w:val="none" w:sz="0" w:space="0" w:color="auto"/>
                    <w:right w:val="none" w:sz="0" w:space="0" w:color="auto"/>
                  </w:divBdr>
                </w:div>
                <w:div w:id="701369065">
                  <w:marLeft w:val="0"/>
                  <w:marRight w:val="0"/>
                  <w:marTop w:val="0"/>
                  <w:marBottom w:val="0"/>
                  <w:divBdr>
                    <w:top w:val="none" w:sz="0" w:space="0" w:color="auto"/>
                    <w:left w:val="none" w:sz="0" w:space="0" w:color="auto"/>
                    <w:bottom w:val="none" w:sz="0" w:space="0" w:color="auto"/>
                    <w:right w:val="none" w:sz="0" w:space="0" w:color="auto"/>
                  </w:divBdr>
                </w:div>
                <w:div w:id="1282762346">
                  <w:marLeft w:val="0"/>
                  <w:marRight w:val="0"/>
                  <w:marTop w:val="0"/>
                  <w:marBottom w:val="0"/>
                  <w:divBdr>
                    <w:top w:val="none" w:sz="0" w:space="0" w:color="auto"/>
                    <w:left w:val="none" w:sz="0" w:space="0" w:color="auto"/>
                    <w:bottom w:val="none" w:sz="0" w:space="0" w:color="auto"/>
                    <w:right w:val="none" w:sz="0" w:space="0" w:color="auto"/>
                  </w:divBdr>
                </w:div>
              </w:divsChild>
            </w:div>
            <w:div w:id="572854945">
              <w:marLeft w:val="0"/>
              <w:marRight w:val="0"/>
              <w:marTop w:val="0"/>
              <w:marBottom w:val="0"/>
              <w:divBdr>
                <w:top w:val="none" w:sz="0" w:space="0" w:color="auto"/>
                <w:left w:val="none" w:sz="0" w:space="0" w:color="auto"/>
                <w:bottom w:val="none" w:sz="0" w:space="0" w:color="auto"/>
                <w:right w:val="none" w:sz="0" w:space="0" w:color="auto"/>
              </w:divBdr>
            </w:div>
            <w:div w:id="573583627">
              <w:marLeft w:val="0"/>
              <w:marRight w:val="0"/>
              <w:marTop w:val="0"/>
              <w:marBottom w:val="0"/>
              <w:divBdr>
                <w:top w:val="none" w:sz="0" w:space="0" w:color="auto"/>
                <w:left w:val="none" w:sz="0" w:space="0" w:color="auto"/>
                <w:bottom w:val="none" w:sz="0" w:space="0" w:color="auto"/>
                <w:right w:val="none" w:sz="0" w:space="0" w:color="auto"/>
              </w:divBdr>
            </w:div>
            <w:div w:id="574316793">
              <w:marLeft w:val="0"/>
              <w:marRight w:val="0"/>
              <w:marTop w:val="0"/>
              <w:marBottom w:val="0"/>
              <w:divBdr>
                <w:top w:val="none" w:sz="0" w:space="0" w:color="auto"/>
                <w:left w:val="none" w:sz="0" w:space="0" w:color="auto"/>
                <w:bottom w:val="none" w:sz="0" w:space="0" w:color="auto"/>
                <w:right w:val="none" w:sz="0" w:space="0" w:color="auto"/>
              </w:divBdr>
            </w:div>
            <w:div w:id="574708037">
              <w:marLeft w:val="0"/>
              <w:marRight w:val="0"/>
              <w:marTop w:val="0"/>
              <w:marBottom w:val="0"/>
              <w:divBdr>
                <w:top w:val="none" w:sz="0" w:space="0" w:color="auto"/>
                <w:left w:val="none" w:sz="0" w:space="0" w:color="auto"/>
                <w:bottom w:val="none" w:sz="0" w:space="0" w:color="auto"/>
                <w:right w:val="none" w:sz="0" w:space="0" w:color="auto"/>
              </w:divBdr>
            </w:div>
            <w:div w:id="576745948">
              <w:marLeft w:val="0"/>
              <w:marRight w:val="0"/>
              <w:marTop w:val="0"/>
              <w:marBottom w:val="0"/>
              <w:divBdr>
                <w:top w:val="none" w:sz="0" w:space="0" w:color="auto"/>
                <w:left w:val="none" w:sz="0" w:space="0" w:color="auto"/>
                <w:bottom w:val="none" w:sz="0" w:space="0" w:color="auto"/>
                <w:right w:val="none" w:sz="0" w:space="0" w:color="auto"/>
              </w:divBdr>
            </w:div>
            <w:div w:id="580991469">
              <w:marLeft w:val="0"/>
              <w:marRight w:val="0"/>
              <w:marTop w:val="0"/>
              <w:marBottom w:val="0"/>
              <w:divBdr>
                <w:top w:val="none" w:sz="0" w:space="0" w:color="auto"/>
                <w:left w:val="none" w:sz="0" w:space="0" w:color="auto"/>
                <w:bottom w:val="none" w:sz="0" w:space="0" w:color="auto"/>
                <w:right w:val="none" w:sz="0" w:space="0" w:color="auto"/>
              </w:divBdr>
            </w:div>
            <w:div w:id="581451225">
              <w:marLeft w:val="0"/>
              <w:marRight w:val="0"/>
              <w:marTop w:val="0"/>
              <w:marBottom w:val="0"/>
              <w:divBdr>
                <w:top w:val="none" w:sz="0" w:space="0" w:color="auto"/>
                <w:left w:val="none" w:sz="0" w:space="0" w:color="auto"/>
                <w:bottom w:val="none" w:sz="0" w:space="0" w:color="auto"/>
                <w:right w:val="none" w:sz="0" w:space="0" w:color="auto"/>
              </w:divBdr>
            </w:div>
            <w:div w:id="583076836">
              <w:marLeft w:val="0"/>
              <w:marRight w:val="0"/>
              <w:marTop w:val="360"/>
              <w:marBottom w:val="0"/>
              <w:divBdr>
                <w:top w:val="single" w:sz="6" w:space="0" w:color="auto"/>
                <w:left w:val="single" w:sz="6" w:space="0" w:color="auto"/>
                <w:bottom w:val="single" w:sz="6" w:space="0" w:color="auto"/>
                <w:right w:val="single" w:sz="6" w:space="0" w:color="auto"/>
              </w:divBdr>
            </w:div>
            <w:div w:id="583495743">
              <w:marLeft w:val="0"/>
              <w:marRight w:val="0"/>
              <w:marTop w:val="0"/>
              <w:marBottom w:val="0"/>
              <w:divBdr>
                <w:top w:val="none" w:sz="0" w:space="0" w:color="auto"/>
                <w:left w:val="none" w:sz="0" w:space="0" w:color="auto"/>
                <w:bottom w:val="none" w:sz="0" w:space="0" w:color="auto"/>
                <w:right w:val="none" w:sz="0" w:space="0" w:color="auto"/>
              </w:divBdr>
            </w:div>
            <w:div w:id="587999974">
              <w:marLeft w:val="0"/>
              <w:marRight w:val="0"/>
              <w:marTop w:val="0"/>
              <w:marBottom w:val="0"/>
              <w:divBdr>
                <w:top w:val="none" w:sz="0" w:space="0" w:color="auto"/>
                <w:left w:val="none" w:sz="0" w:space="0" w:color="auto"/>
                <w:bottom w:val="none" w:sz="0" w:space="0" w:color="auto"/>
                <w:right w:val="none" w:sz="0" w:space="0" w:color="auto"/>
              </w:divBdr>
            </w:div>
            <w:div w:id="588151740">
              <w:marLeft w:val="0"/>
              <w:marRight w:val="0"/>
              <w:marTop w:val="0"/>
              <w:marBottom w:val="0"/>
              <w:divBdr>
                <w:top w:val="none" w:sz="0" w:space="0" w:color="auto"/>
                <w:left w:val="none" w:sz="0" w:space="0" w:color="auto"/>
                <w:bottom w:val="none" w:sz="0" w:space="0" w:color="auto"/>
                <w:right w:val="none" w:sz="0" w:space="0" w:color="auto"/>
              </w:divBdr>
            </w:div>
            <w:div w:id="588152517">
              <w:marLeft w:val="0"/>
              <w:marRight w:val="0"/>
              <w:marTop w:val="0"/>
              <w:marBottom w:val="0"/>
              <w:divBdr>
                <w:top w:val="none" w:sz="0" w:space="0" w:color="auto"/>
                <w:left w:val="none" w:sz="0" w:space="0" w:color="auto"/>
                <w:bottom w:val="none" w:sz="0" w:space="0" w:color="auto"/>
                <w:right w:val="none" w:sz="0" w:space="0" w:color="auto"/>
              </w:divBdr>
            </w:div>
            <w:div w:id="588347173">
              <w:marLeft w:val="0"/>
              <w:marRight w:val="0"/>
              <w:marTop w:val="0"/>
              <w:marBottom w:val="0"/>
              <w:divBdr>
                <w:top w:val="none" w:sz="0" w:space="0" w:color="auto"/>
                <w:left w:val="none" w:sz="0" w:space="0" w:color="auto"/>
                <w:bottom w:val="none" w:sz="0" w:space="0" w:color="auto"/>
                <w:right w:val="none" w:sz="0" w:space="0" w:color="auto"/>
              </w:divBdr>
            </w:div>
            <w:div w:id="589848286">
              <w:marLeft w:val="0"/>
              <w:marRight w:val="0"/>
              <w:marTop w:val="0"/>
              <w:marBottom w:val="0"/>
              <w:divBdr>
                <w:top w:val="none" w:sz="0" w:space="0" w:color="auto"/>
                <w:left w:val="none" w:sz="0" w:space="0" w:color="auto"/>
                <w:bottom w:val="none" w:sz="0" w:space="0" w:color="auto"/>
                <w:right w:val="none" w:sz="0" w:space="0" w:color="auto"/>
              </w:divBdr>
            </w:div>
            <w:div w:id="591935490">
              <w:marLeft w:val="0"/>
              <w:marRight w:val="0"/>
              <w:marTop w:val="0"/>
              <w:marBottom w:val="0"/>
              <w:divBdr>
                <w:top w:val="none" w:sz="0" w:space="0" w:color="auto"/>
                <w:left w:val="none" w:sz="0" w:space="0" w:color="auto"/>
                <w:bottom w:val="none" w:sz="0" w:space="0" w:color="auto"/>
                <w:right w:val="none" w:sz="0" w:space="0" w:color="auto"/>
              </w:divBdr>
            </w:div>
            <w:div w:id="593708007">
              <w:marLeft w:val="0"/>
              <w:marRight w:val="0"/>
              <w:marTop w:val="0"/>
              <w:marBottom w:val="0"/>
              <w:divBdr>
                <w:top w:val="none" w:sz="0" w:space="0" w:color="auto"/>
                <w:left w:val="none" w:sz="0" w:space="0" w:color="auto"/>
                <w:bottom w:val="none" w:sz="0" w:space="0" w:color="auto"/>
                <w:right w:val="none" w:sz="0" w:space="0" w:color="auto"/>
              </w:divBdr>
            </w:div>
            <w:div w:id="594674694">
              <w:marLeft w:val="0"/>
              <w:marRight w:val="0"/>
              <w:marTop w:val="0"/>
              <w:marBottom w:val="0"/>
              <w:divBdr>
                <w:top w:val="none" w:sz="0" w:space="0" w:color="auto"/>
                <w:left w:val="none" w:sz="0" w:space="0" w:color="auto"/>
                <w:bottom w:val="none" w:sz="0" w:space="0" w:color="auto"/>
                <w:right w:val="none" w:sz="0" w:space="0" w:color="auto"/>
              </w:divBdr>
            </w:div>
            <w:div w:id="594753434">
              <w:marLeft w:val="0"/>
              <w:marRight w:val="0"/>
              <w:marTop w:val="0"/>
              <w:marBottom w:val="0"/>
              <w:divBdr>
                <w:top w:val="none" w:sz="0" w:space="0" w:color="auto"/>
                <w:left w:val="none" w:sz="0" w:space="0" w:color="auto"/>
                <w:bottom w:val="none" w:sz="0" w:space="0" w:color="auto"/>
                <w:right w:val="none" w:sz="0" w:space="0" w:color="auto"/>
              </w:divBdr>
            </w:div>
            <w:div w:id="597639362">
              <w:marLeft w:val="0"/>
              <w:marRight w:val="0"/>
              <w:marTop w:val="0"/>
              <w:marBottom w:val="0"/>
              <w:divBdr>
                <w:top w:val="none" w:sz="0" w:space="0" w:color="auto"/>
                <w:left w:val="none" w:sz="0" w:space="0" w:color="auto"/>
                <w:bottom w:val="none" w:sz="0" w:space="0" w:color="auto"/>
                <w:right w:val="none" w:sz="0" w:space="0" w:color="auto"/>
              </w:divBdr>
            </w:div>
            <w:div w:id="603072067">
              <w:marLeft w:val="0"/>
              <w:marRight w:val="0"/>
              <w:marTop w:val="0"/>
              <w:marBottom w:val="0"/>
              <w:divBdr>
                <w:top w:val="none" w:sz="0" w:space="0" w:color="auto"/>
                <w:left w:val="none" w:sz="0" w:space="0" w:color="auto"/>
                <w:bottom w:val="none" w:sz="0" w:space="0" w:color="auto"/>
                <w:right w:val="none" w:sz="0" w:space="0" w:color="auto"/>
              </w:divBdr>
            </w:div>
            <w:div w:id="603613520">
              <w:marLeft w:val="0"/>
              <w:marRight w:val="0"/>
              <w:marTop w:val="0"/>
              <w:marBottom w:val="0"/>
              <w:divBdr>
                <w:top w:val="none" w:sz="0" w:space="0" w:color="auto"/>
                <w:left w:val="none" w:sz="0" w:space="0" w:color="auto"/>
                <w:bottom w:val="none" w:sz="0" w:space="0" w:color="auto"/>
                <w:right w:val="none" w:sz="0" w:space="0" w:color="auto"/>
              </w:divBdr>
            </w:div>
            <w:div w:id="604927248">
              <w:marLeft w:val="0"/>
              <w:marRight w:val="0"/>
              <w:marTop w:val="0"/>
              <w:marBottom w:val="0"/>
              <w:divBdr>
                <w:top w:val="none" w:sz="0" w:space="0" w:color="auto"/>
                <w:left w:val="none" w:sz="0" w:space="0" w:color="auto"/>
                <w:bottom w:val="none" w:sz="0" w:space="0" w:color="auto"/>
                <w:right w:val="none" w:sz="0" w:space="0" w:color="auto"/>
              </w:divBdr>
            </w:div>
            <w:div w:id="605894809">
              <w:marLeft w:val="0"/>
              <w:marRight w:val="0"/>
              <w:marTop w:val="0"/>
              <w:marBottom w:val="0"/>
              <w:divBdr>
                <w:top w:val="none" w:sz="0" w:space="0" w:color="auto"/>
                <w:left w:val="none" w:sz="0" w:space="0" w:color="auto"/>
                <w:bottom w:val="none" w:sz="0" w:space="0" w:color="auto"/>
                <w:right w:val="none" w:sz="0" w:space="0" w:color="auto"/>
              </w:divBdr>
            </w:div>
            <w:div w:id="605965123">
              <w:marLeft w:val="0"/>
              <w:marRight w:val="0"/>
              <w:marTop w:val="0"/>
              <w:marBottom w:val="0"/>
              <w:divBdr>
                <w:top w:val="none" w:sz="0" w:space="0" w:color="auto"/>
                <w:left w:val="none" w:sz="0" w:space="0" w:color="auto"/>
                <w:bottom w:val="none" w:sz="0" w:space="0" w:color="auto"/>
                <w:right w:val="none" w:sz="0" w:space="0" w:color="auto"/>
              </w:divBdr>
            </w:div>
            <w:div w:id="606162996">
              <w:marLeft w:val="0"/>
              <w:marRight w:val="0"/>
              <w:marTop w:val="0"/>
              <w:marBottom w:val="0"/>
              <w:divBdr>
                <w:top w:val="none" w:sz="0" w:space="0" w:color="auto"/>
                <w:left w:val="none" w:sz="0" w:space="0" w:color="auto"/>
                <w:bottom w:val="none" w:sz="0" w:space="0" w:color="auto"/>
                <w:right w:val="none" w:sz="0" w:space="0" w:color="auto"/>
              </w:divBdr>
            </w:div>
            <w:div w:id="606500603">
              <w:marLeft w:val="0"/>
              <w:marRight w:val="0"/>
              <w:marTop w:val="0"/>
              <w:marBottom w:val="0"/>
              <w:divBdr>
                <w:top w:val="none" w:sz="0" w:space="0" w:color="auto"/>
                <w:left w:val="none" w:sz="0" w:space="0" w:color="auto"/>
                <w:bottom w:val="none" w:sz="0" w:space="0" w:color="auto"/>
                <w:right w:val="none" w:sz="0" w:space="0" w:color="auto"/>
              </w:divBdr>
            </w:div>
            <w:div w:id="608120580">
              <w:marLeft w:val="0"/>
              <w:marRight w:val="0"/>
              <w:marTop w:val="0"/>
              <w:marBottom w:val="0"/>
              <w:divBdr>
                <w:top w:val="none" w:sz="0" w:space="0" w:color="auto"/>
                <w:left w:val="none" w:sz="0" w:space="0" w:color="auto"/>
                <w:bottom w:val="none" w:sz="0" w:space="0" w:color="auto"/>
                <w:right w:val="none" w:sz="0" w:space="0" w:color="auto"/>
              </w:divBdr>
            </w:div>
            <w:div w:id="610480964">
              <w:marLeft w:val="0"/>
              <w:marRight w:val="0"/>
              <w:marTop w:val="0"/>
              <w:marBottom w:val="0"/>
              <w:divBdr>
                <w:top w:val="none" w:sz="0" w:space="0" w:color="auto"/>
                <w:left w:val="none" w:sz="0" w:space="0" w:color="auto"/>
                <w:bottom w:val="none" w:sz="0" w:space="0" w:color="auto"/>
                <w:right w:val="none" w:sz="0" w:space="0" w:color="auto"/>
              </w:divBdr>
            </w:div>
            <w:div w:id="611740495">
              <w:marLeft w:val="0"/>
              <w:marRight w:val="0"/>
              <w:marTop w:val="0"/>
              <w:marBottom w:val="0"/>
              <w:divBdr>
                <w:top w:val="none" w:sz="0" w:space="0" w:color="auto"/>
                <w:left w:val="none" w:sz="0" w:space="0" w:color="auto"/>
                <w:bottom w:val="none" w:sz="0" w:space="0" w:color="auto"/>
                <w:right w:val="none" w:sz="0" w:space="0" w:color="auto"/>
              </w:divBdr>
            </w:div>
            <w:div w:id="611983634">
              <w:marLeft w:val="0"/>
              <w:marRight w:val="0"/>
              <w:marTop w:val="0"/>
              <w:marBottom w:val="0"/>
              <w:divBdr>
                <w:top w:val="none" w:sz="0" w:space="0" w:color="auto"/>
                <w:left w:val="none" w:sz="0" w:space="0" w:color="auto"/>
                <w:bottom w:val="none" w:sz="0" w:space="0" w:color="auto"/>
                <w:right w:val="none" w:sz="0" w:space="0" w:color="auto"/>
              </w:divBdr>
            </w:div>
            <w:div w:id="612327799">
              <w:marLeft w:val="0"/>
              <w:marRight w:val="0"/>
              <w:marTop w:val="0"/>
              <w:marBottom w:val="0"/>
              <w:divBdr>
                <w:top w:val="none" w:sz="0" w:space="0" w:color="auto"/>
                <w:left w:val="none" w:sz="0" w:space="0" w:color="auto"/>
                <w:bottom w:val="none" w:sz="0" w:space="0" w:color="auto"/>
                <w:right w:val="none" w:sz="0" w:space="0" w:color="auto"/>
              </w:divBdr>
            </w:div>
            <w:div w:id="613292547">
              <w:marLeft w:val="0"/>
              <w:marRight w:val="0"/>
              <w:marTop w:val="0"/>
              <w:marBottom w:val="0"/>
              <w:divBdr>
                <w:top w:val="none" w:sz="0" w:space="0" w:color="auto"/>
                <w:left w:val="none" w:sz="0" w:space="0" w:color="auto"/>
                <w:bottom w:val="none" w:sz="0" w:space="0" w:color="auto"/>
                <w:right w:val="none" w:sz="0" w:space="0" w:color="auto"/>
              </w:divBdr>
            </w:div>
            <w:div w:id="614747636">
              <w:marLeft w:val="0"/>
              <w:marRight w:val="0"/>
              <w:marTop w:val="0"/>
              <w:marBottom w:val="0"/>
              <w:divBdr>
                <w:top w:val="none" w:sz="0" w:space="0" w:color="auto"/>
                <w:left w:val="none" w:sz="0" w:space="0" w:color="auto"/>
                <w:bottom w:val="none" w:sz="0" w:space="0" w:color="auto"/>
                <w:right w:val="none" w:sz="0" w:space="0" w:color="auto"/>
              </w:divBdr>
            </w:div>
            <w:div w:id="617223876">
              <w:marLeft w:val="0"/>
              <w:marRight w:val="0"/>
              <w:marTop w:val="0"/>
              <w:marBottom w:val="0"/>
              <w:divBdr>
                <w:top w:val="none" w:sz="0" w:space="0" w:color="auto"/>
                <w:left w:val="none" w:sz="0" w:space="0" w:color="auto"/>
                <w:bottom w:val="none" w:sz="0" w:space="0" w:color="auto"/>
                <w:right w:val="none" w:sz="0" w:space="0" w:color="auto"/>
              </w:divBdr>
            </w:div>
            <w:div w:id="618026057">
              <w:marLeft w:val="0"/>
              <w:marRight w:val="0"/>
              <w:marTop w:val="0"/>
              <w:marBottom w:val="0"/>
              <w:divBdr>
                <w:top w:val="none" w:sz="0" w:space="0" w:color="auto"/>
                <w:left w:val="none" w:sz="0" w:space="0" w:color="auto"/>
                <w:bottom w:val="none" w:sz="0" w:space="0" w:color="auto"/>
                <w:right w:val="none" w:sz="0" w:space="0" w:color="auto"/>
              </w:divBdr>
            </w:div>
            <w:div w:id="618489776">
              <w:marLeft w:val="0"/>
              <w:marRight w:val="0"/>
              <w:marTop w:val="0"/>
              <w:marBottom w:val="0"/>
              <w:divBdr>
                <w:top w:val="none" w:sz="0" w:space="0" w:color="auto"/>
                <w:left w:val="none" w:sz="0" w:space="0" w:color="auto"/>
                <w:bottom w:val="none" w:sz="0" w:space="0" w:color="auto"/>
                <w:right w:val="none" w:sz="0" w:space="0" w:color="auto"/>
              </w:divBdr>
            </w:div>
            <w:div w:id="618726025">
              <w:marLeft w:val="0"/>
              <w:marRight w:val="0"/>
              <w:marTop w:val="0"/>
              <w:marBottom w:val="0"/>
              <w:divBdr>
                <w:top w:val="none" w:sz="0" w:space="0" w:color="auto"/>
                <w:left w:val="none" w:sz="0" w:space="0" w:color="auto"/>
                <w:bottom w:val="none" w:sz="0" w:space="0" w:color="auto"/>
                <w:right w:val="none" w:sz="0" w:space="0" w:color="auto"/>
              </w:divBdr>
            </w:div>
            <w:div w:id="619385581">
              <w:marLeft w:val="0"/>
              <w:marRight w:val="0"/>
              <w:marTop w:val="0"/>
              <w:marBottom w:val="0"/>
              <w:divBdr>
                <w:top w:val="none" w:sz="0" w:space="0" w:color="auto"/>
                <w:left w:val="none" w:sz="0" w:space="0" w:color="auto"/>
                <w:bottom w:val="none" w:sz="0" w:space="0" w:color="auto"/>
                <w:right w:val="none" w:sz="0" w:space="0" w:color="auto"/>
              </w:divBdr>
            </w:div>
            <w:div w:id="619411944">
              <w:marLeft w:val="0"/>
              <w:marRight w:val="0"/>
              <w:marTop w:val="0"/>
              <w:marBottom w:val="0"/>
              <w:divBdr>
                <w:top w:val="none" w:sz="0" w:space="0" w:color="auto"/>
                <w:left w:val="none" w:sz="0" w:space="0" w:color="auto"/>
                <w:bottom w:val="none" w:sz="0" w:space="0" w:color="auto"/>
                <w:right w:val="none" w:sz="0" w:space="0" w:color="auto"/>
              </w:divBdr>
            </w:div>
            <w:div w:id="619579727">
              <w:marLeft w:val="0"/>
              <w:marRight w:val="0"/>
              <w:marTop w:val="0"/>
              <w:marBottom w:val="0"/>
              <w:divBdr>
                <w:top w:val="none" w:sz="0" w:space="0" w:color="auto"/>
                <w:left w:val="none" w:sz="0" w:space="0" w:color="auto"/>
                <w:bottom w:val="none" w:sz="0" w:space="0" w:color="auto"/>
                <w:right w:val="none" w:sz="0" w:space="0" w:color="auto"/>
              </w:divBdr>
            </w:div>
            <w:div w:id="620844758">
              <w:marLeft w:val="0"/>
              <w:marRight w:val="0"/>
              <w:marTop w:val="0"/>
              <w:marBottom w:val="0"/>
              <w:divBdr>
                <w:top w:val="none" w:sz="0" w:space="0" w:color="auto"/>
                <w:left w:val="none" w:sz="0" w:space="0" w:color="auto"/>
                <w:bottom w:val="none" w:sz="0" w:space="0" w:color="auto"/>
                <w:right w:val="none" w:sz="0" w:space="0" w:color="auto"/>
              </w:divBdr>
            </w:div>
            <w:div w:id="624773434">
              <w:marLeft w:val="0"/>
              <w:marRight w:val="0"/>
              <w:marTop w:val="0"/>
              <w:marBottom w:val="0"/>
              <w:divBdr>
                <w:top w:val="none" w:sz="0" w:space="0" w:color="auto"/>
                <w:left w:val="none" w:sz="0" w:space="0" w:color="auto"/>
                <w:bottom w:val="none" w:sz="0" w:space="0" w:color="auto"/>
                <w:right w:val="none" w:sz="0" w:space="0" w:color="auto"/>
              </w:divBdr>
            </w:div>
            <w:div w:id="626280029">
              <w:marLeft w:val="0"/>
              <w:marRight w:val="0"/>
              <w:marTop w:val="0"/>
              <w:marBottom w:val="0"/>
              <w:divBdr>
                <w:top w:val="none" w:sz="0" w:space="0" w:color="auto"/>
                <w:left w:val="none" w:sz="0" w:space="0" w:color="auto"/>
                <w:bottom w:val="none" w:sz="0" w:space="0" w:color="auto"/>
                <w:right w:val="none" w:sz="0" w:space="0" w:color="auto"/>
              </w:divBdr>
            </w:div>
            <w:div w:id="628583582">
              <w:marLeft w:val="0"/>
              <w:marRight w:val="0"/>
              <w:marTop w:val="0"/>
              <w:marBottom w:val="0"/>
              <w:divBdr>
                <w:top w:val="none" w:sz="0" w:space="0" w:color="auto"/>
                <w:left w:val="none" w:sz="0" w:space="0" w:color="auto"/>
                <w:bottom w:val="none" w:sz="0" w:space="0" w:color="auto"/>
                <w:right w:val="none" w:sz="0" w:space="0" w:color="auto"/>
              </w:divBdr>
            </w:div>
            <w:div w:id="636758897">
              <w:marLeft w:val="0"/>
              <w:marRight w:val="0"/>
              <w:marTop w:val="0"/>
              <w:marBottom w:val="0"/>
              <w:divBdr>
                <w:top w:val="none" w:sz="0" w:space="0" w:color="auto"/>
                <w:left w:val="none" w:sz="0" w:space="0" w:color="auto"/>
                <w:bottom w:val="none" w:sz="0" w:space="0" w:color="auto"/>
                <w:right w:val="none" w:sz="0" w:space="0" w:color="auto"/>
              </w:divBdr>
            </w:div>
            <w:div w:id="638262069">
              <w:marLeft w:val="0"/>
              <w:marRight w:val="0"/>
              <w:marTop w:val="0"/>
              <w:marBottom w:val="0"/>
              <w:divBdr>
                <w:top w:val="none" w:sz="0" w:space="0" w:color="auto"/>
                <w:left w:val="none" w:sz="0" w:space="0" w:color="auto"/>
                <w:bottom w:val="none" w:sz="0" w:space="0" w:color="auto"/>
                <w:right w:val="none" w:sz="0" w:space="0" w:color="auto"/>
              </w:divBdr>
            </w:div>
            <w:div w:id="643707072">
              <w:marLeft w:val="0"/>
              <w:marRight w:val="0"/>
              <w:marTop w:val="0"/>
              <w:marBottom w:val="0"/>
              <w:divBdr>
                <w:top w:val="none" w:sz="0" w:space="0" w:color="auto"/>
                <w:left w:val="none" w:sz="0" w:space="0" w:color="auto"/>
                <w:bottom w:val="none" w:sz="0" w:space="0" w:color="auto"/>
                <w:right w:val="none" w:sz="0" w:space="0" w:color="auto"/>
              </w:divBdr>
            </w:div>
            <w:div w:id="646204626">
              <w:marLeft w:val="0"/>
              <w:marRight w:val="0"/>
              <w:marTop w:val="0"/>
              <w:marBottom w:val="0"/>
              <w:divBdr>
                <w:top w:val="none" w:sz="0" w:space="0" w:color="auto"/>
                <w:left w:val="none" w:sz="0" w:space="0" w:color="auto"/>
                <w:bottom w:val="none" w:sz="0" w:space="0" w:color="auto"/>
                <w:right w:val="none" w:sz="0" w:space="0" w:color="auto"/>
              </w:divBdr>
            </w:div>
            <w:div w:id="646517390">
              <w:marLeft w:val="0"/>
              <w:marRight w:val="0"/>
              <w:marTop w:val="0"/>
              <w:marBottom w:val="0"/>
              <w:divBdr>
                <w:top w:val="none" w:sz="0" w:space="0" w:color="auto"/>
                <w:left w:val="none" w:sz="0" w:space="0" w:color="auto"/>
                <w:bottom w:val="none" w:sz="0" w:space="0" w:color="auto"/>
                <w:right w:val="none" w:sz="0" w:space="0" w:color="auto"/>
              </w:divBdr>
            </w:div>
            <w:div w:id="647831205">
              <w:marLeft w:val="0"/>
              <w:marRight w:val="0"/>
              <w:marTop w:val="0"/>
              <w:marBottom w:val="0"/>
              <w:divBdr>
                <w:top w:val="none" w:sz="0" w:space="0" w:color="auto"/>
                <w:left w:val="none" w:sz="0" w:space="0" w:color="auto"/>
                <w:bottom w:val="none" w:sz="0" w:space="0" w:color="auto"/>
                <w:right w:val="none" w:sz="0" w:space="0" w:color="auto"/>
              </w:divBdr>
            </w:div>
            <w:div w:id="649136052">
              <w:marLeft w:val="0"/>
              <w:marRight w:val="0"/>
              <w:marTop w:val="0"/>
              <w:marBottom w:val="0"/>
              <w:divBdr>
                <w:top w:val="none" w:sz="0" w:space="0" w:color="auto"/>
                <w:left w:val="none" w:sz="0" w:space="0" w:color="auto"/>
                <w:bottom w:val="none" w:sz="0" w:space="0" w:color="auto"/>
                <w:right w:val="none" w:sz="0" w:space="0" w:color="auto"/>
              </w:divBdr>
            </w:div>
            <w:div w:id="650063228">
              <w:marLeft w:val="0"/>
              <w:marRight w:val="0"/>
              <w:marTop w:val="0"/>
              <w:marBottom w:val="0"/>
              <w:divBdr>
                <w:top w:val="none" w:sz="0" w:space="0" w:color="auto"/>
                <w:left w:val="none" w:sz="0" w:space="0" w:color="auto"/>
                <w:bottom w:val="none" w:sz="0" w:space="0" w:color="auto"/>
                <w:right w:val="none" w:sz="0" w:space="0" w:color="auto"/>
              </w:divBdr>
            </w:div>
            <w:div w:id="651056860">
              <w:marLeft w:val="0"/>
              <w:marRight w:val="0"/>
              <w:marTop w:val="0"/>
              <w:marBottom w:val="0"/>
              <w:divBdr>
                <w:top w:val="none" w:sz="0" w:space="0" w:color="auto"/>
                <w:left w:val="none" w:sz="0" w:space="0" w:color="auto"/>
                <w:bottom w:val="none" w:sz="0" w:space="0" w:color="auto"/>
                <w:right w:val="none" w:sz="0" w:space="0" w:color="auto"/>
              </w:divBdr>
            </w:div>
            <w:div w:id="651637461">
              <w:marLeft w:val="0"/>
              <w:marRight w:val="0"/>
              <w:marTop w:val="0"/>
              <w:marBottom w:val="0"/>
              <w:divBdr>
                <w:top w:val="none" w:sz="0" w:space="0" w:color="auto"/>
                <w:left w:val="none" w:sz="0" w:space="0" w:color="auto"/>
                <w:bottom w:val="none" w:sz="0" w:space="0" w:color="auto"/>
                <w:right w:val="none" w:sz="0" w:space="0" w:color="auto"/>
              </w:divBdr>
            </w:div>
            <w:div w:id="652953212">
              <w:marLeft w:val="0"/>
              <w:marRight w:val="0"/>
              <w:marTop w:val="0"/>
              <w:marBottom w:val="0"/>
              <w:divBdr>
                <w:top w:val="none" w:sz="0" w:space="0" w:color="auto"/>
                <w:left w:val="none" w:sz="0" w:space="0" w:color="auto"/>
                <w:bottom w:val="none" w:sz="0" w:space="0" w:color="auto"/>
                <w:right w:val="none" w:sz="0" w:space="0" w:color="auto"/>
              </w:divBdr>
            </w:div>
            <w:div w:id="654335759">
              <w:marLeft w:val="0"/>
              <w:marRight w:val="0"/>
              <w:marTop w:val="0"/>
              <w:marBottom w:val="0"/>
              <w:divBdr>
                <w:top w:val="none" w:sz="0" w:space="0" w:color="auto"/>
                <w:left w:val="none" w:sz="0" w:space="0" w:color="auto"/>
                <w:bottom w:val="none" w:sz="0" w:space="0" w:color="auto"/>
                <w:right w:val="none" w:sz="0" w:space="0" w:color="auto"/>
              </w:divBdr>
            </w:div>
            <w:div w:id="657416530">
              <w:marLeft w:val="0"/>
              <w:marRight w:val="0"/>
              <w:marTop w:val="0"/>
              <w:marBottom w:val="0"/>
              <w:divBdr>
                <w:top w:val="none" w:sz="0" w:space="0" w:color="auto"/>
                <w:left w:val="none" w:sz="0" w:space="0" w:color="auto"/>
                <w:bottom w:val="none" w:sz="0" w:space="0" w:color="auto"/>
                <w:right w:val="none" w:sz="0" w:space="0" w:color="auto"/>
              </w:divBdr>
            </w:div>
            <w:div w:id="661666771">
              <w:marLeft w:val="0"/>
              <w:marRight w:val="0"/>
              <w:marTop w:val="0"/>
              <w:marBottom w:val="0"/>
              <w:divBdr>
                <w:top w:val="none" w:sz="0" w:space="0" w:color="auto"/>
                <w:left w:val="none" w:sz="0" w:space="0" w:color="auto"/>
                <w:bottom w:val="none" w:sz="0" w:space="0" w:color="auto"/>
                <w:right w:val="none" w:sz="0" w:space="0" w:color="auto"/>
              </w:divBdr>
            </w:div>
            <w:div w:id="663120845">
              <w:marLeft w:val="0"/>
              <w:marRight w:val="0"/>
              <w:marTop w:val="0"/>
              <w:marBottom w:val="0"/>
              <w:divBdr>
                <w:top w:val="none" w:sz="0" w:space="0" w:color="auto"/>
                <w:left w:val="none" w:sz="0" w:space="0" w:color="auto"/>
                <w:bottom w:val="none" w:sz="0" w:space="0" w:color="auto"/>
                <w:right w:val="none" w:sz="0" w:space="0" w:color="auto"/>
              </w:divBdr>
            </w:div>
            <w:div w:id="664212563">
              <w:marLeft w:val="0"/>
              <w:marRight w:val="0"/>
              <w:marTop w:val="0"/>
              <w:marBottom w:val="0"/>
              <w:divBdr>
                <w:top w:val="none" w:sz="0" w:space="0" w:color="auto"/>
                <w:left w:val="none" w:sz="0" w:space="0" w:color="auto"/>
                <w:bottom w:val="none" w:sz="0" w:space="0" w:color="auto"/>
                <w:right w:val="none" w:sz="0" w:space="0" w:color="auto"/>
              </w:divBdr>
            </w:div>
            <w:div w:id="665521341">
              <w:marLeft w:val="0"/>
              <w:marRight w:val="0"/>
              <w:marTop w:val="0"/>
              <w:marBottom w:val="0"/>
              <w:divBdr>
                <w:top w:val="none" w:sz="0" w:space="0" w:color="auto"/>
                <w:left w:val="none" w:sz="0" w:space="0" w:color="auto"/>
                <w:bottom w:val="none" w:sz="0" w:space="0" w:color="auto"/>
                <w:right w:val="none" w:sz="0" w:space="0" w:color="auto"/>
              </w:divBdr>
            </w:div>
            <w:div w:id="665792465">
              <w:marLeft w:val="0"/>
              <w:marRight w:val="0"/>
              <w:marTop w:val="0"/>
              <w:marBottom w:val="0"/>
              <w:divBdr>
                <w:top w:val="none" w:sz="0" w:space="0" w:color="auto"/>
                <w:left w:val="none" w:sz="0" w:space="0" w:color="auto"/>
                <w:bottom w:val="none" w:sz="0" w:space="0" w:color="auto"/>
                <w:right w:val="none" w:sz="0" w:space="0" w:color="auto"/>
              </w:divBdr>
            </w:div>
            <w:div w:id="667707138">
              <w:marLeft w:val="0"/>
              <w:marRight w:val="0"/>
              <w:marTop w:val="0"/>
              <w:marBottom w:val="0"/>
              <w:divBdr>
                <w:top w:val="none" w:sz="0" w:space="0" w:color="auto"/>
                <w:left w:val="none" w:sz="0" w:space="0" w:color="auto"/>
                <w:bottom w:val="none" w:sz="0" w:space="0" w:color="auto"/>
                <w:right w:val="none" w:sz="0" w:space="0" w:color="auto"/>
              </w:divBdr>
            </w:div>
            <w:div w:id="668093050">
              <w:marLeft w:val="0"/>
              <w:marRight w:val="0"/>
              <w:marTop w:val="0"/>
              <w:marBottom w:val="0"/>
              <w:divBdr>
                <w:top w:val="none" w:sz="0" w:space="0" w:color="auto"/>
                <w:left w:val="none" w:sz="0" w:space="0" w:color="auto"/>
                <w:bottom w:val="none" w:sz="0" w:space="0" w:color="auto"/>
                <w:right w:val="none" w:sz="0" w:space="0" w:color="auto"/>
              </w:divBdr>
            </w:div>
            <w:div w:id="668168371">
              <w:marLeft w:val="0"/>
              <w:marRight w:val="0"/>
              <w:marTop w:val="0"/>
              <w:marBottom w:val="0"/>
              <w:divBdr>
                <w:top w:val="none" w:sz="0" w:space="0" w:color="auto"/>
                <w:left w:val="none" w:sz="0" w:space="0" w:color="auto"/>
                <w:bottom w:val="none" w:sz="0" w:space="0" w:color="auto"/>
                <w:right w:val="none" w:sz="0" w:space="0" w:color="auto"/>
              </w:divBdr>
            </w:div>
            <w:div w:id="668404417">
              <w:marLeft w:val="0"/>
              <w:marRight w:val="0"/>
              <w:marTop w:val="0"/>
              <w:marBottom w:val="0"/>
              <w:divBdr>
                <w:top w:val="none" w:sz="0" w:space="0" w:color="auto"/>
                <w:left w:val="none" w:sz="0" w:space="0" w:color="auto"/>
                <w:bottom w:val="none" w:sz="0" w:space="0" w:color="auto"/>
                <w:right w:val="none" w:sz="0" w:space="0" w:color="auto"/>
              </w:divBdr>
            </w:div>
            <w:div w:id="669989184">
              <w:marLeft w:val="0"/>
              <w:marRight w:val="0"/>
              <w:marTop w:val="0"/>
              <w:marBottom w:val="0"/>
              <w:divBdr>
                <w:top w:val="none" w:sz="0" w:space="0" w:color="auto"/>
                <w:left w:val="none" w:sz="0" w:space="0" w:color="auto"/>
                <w:bottom w:val="none" w:sz="0" w:space="0" w:color="auto"/>
                <w:right w:val="none" w:sz="0" w:space="0" w:color="auto"/>
              </w:divBdr>
            </w:div>
            <w:div w:id="671026198">
              <w:marLeft w:val="0"/>
              <w:marRight w:val="0"/>
              <w:marTop w:val="0"/>
              <w:marBottom w:val="0"/>
              <w:divBdr>
                <w:top w:val="none" w:sz="0" w:space="0" w:color="auto"/>
                <w:left w:val="none" w:sz="0" w:space="0" w:color="auto"/>
                <w:bottom w:val="none" w:sz="0" w:space="0" w:color="auto"/>
                <w:right w:val="none" w:sz="0" w:space="0" w:color="auto"/>
              </w:divBdr>
            </w:div>
            <w:div w:id="674070013">
              <w:marLeft w:val="0"/>
              <w:marRight w:val="0"/>
              <w:marTop w:val="0"/>
              <w:marBottom w:val="0"/>
              <w:divBdr>
                <w:top w:val="none" w:sz="0" w:space="0" w:color="auto"/>
                <w:left w:val="none" w:sz="0" w:space="0" w:color="auto"/>
                <w:bottom w:val="none" w:sz="0" w:space="0" w:color="auto"/>
                <w:right w:val="none" w:sz="0" w:space="0" w:color="auto"/>
              </w:divBdr>
            </w:div>
            <w:div w:id="674725084">
              <w:marLeft w:val="0"/>
              <w:marRight w:val="0"/>
              <w:marTop w:val="0"/>
              <w:marBottom w:val="0"/>
              <w:divBdr>
                <w:top w:val="none" w:sz="0" w:space="0" w:color="auto"/>
                <w:left w:val="none" w:sz="0" w:space="0" w:color="auto"/>
                <w:bottom w:val="none" w:sz="0" w:space="0" w:color="auto"/>
                <w:right w:val="none" w:sz="0" w:space="0" w:color="auto"/>
              </w:divBdr>
            </w:div>
            <w:div w:id="674916169">
              <w:marLeft w:val="0"/>
              <w:marRight w:val="0"/>
              <w:marTop w:val="0"/>
              <w:marBottom w:val="0"/>
              <w:divBdr>
                <w:top w:val="none" w:sz="0" w:space="0" w:color="auto"/>
                <w:left w:val="none" w:sz="0" w:space="0" w:color="auto"/>
                <w:bottom w:val="none" w:sz="0" w:space="0" w:color="auto"/>
                <w:right w:val="none" w:sz="0" w:space="0" w:color="auto"/>
              </w:divBdr>
            </w:div>
            <w:div w:id="675497971">
              <w:marLeft w:val="0"/>
              <w:marRight w:val="0"/>
              <w:marTop w:val="0"/>
              <w:marBottom w:val="0"/>
              <w:divBdr>
                <w:top w:val="none" w:sz="0" w:space="0" w:color="auto"/>
                <w:left w:val="none" w:sz="0" w:space="0" w:color="auto"/>
                <w:bottom w:val="none" w:sz="0" w:space="0" w:color="auto"/>
                <w:right w:val="none" w:sz="0" w:space="0" w:color="auto"/>
              </w:divBdr>
            </w:div>
            <w:div w:id="675809970">
              <w:marLeft w:val="0"/>
              <w:marRight w:val="0"/>
              <w:marTop w:val="0"/>
              <w:marBottom w:val="0"/>
              <w:divBdr>
                <w:top w:val="none" w:sz="0" w:space="0" w:color="auto"/>
                <w:left w:val="none" w:sz="0" w:space="0" w:color="auto"/>
                <w:bottom w:val="none" w:sz="0" w:space="0" w:color="auto"/>
                <w:right w:val="none" w:sz="0" w:space="0" w:color="auto"/>
              </w:divBdr>
            </w:div>
            <w:div w:id="676542762">
              <w:marLeft w:val="0"/>
              <w:marRight w:val="0"/>
              <w:marTop w:val="0"/>
              <w:marBottom w:val="0"/>
              <w:divBdr>
                <w:top w:val="none" w:sz="0" w:space="0" w:color="auto"/>
                <w:left w:val="none" w:sz="0" w:space="0" w:color="auto"/>
                <w:bottom w:val="none" w:sz="0" w:space="0" w:color="auto"/>
                <w:right w:val="none" w:sz="0" w:space="0" w:color="auto"/>
              </w:divBdr>
            </w:div>
            <w:div w:id="676928896">
              <w:marLeft w:val="0"/>
              <w:marRight w:val="0"/>
              <w:marTop w:val="0"/>
              <w:marBottom w:val="0"/>
              <w:divBdr>
                <w:top w:val="none" w:sz="0" w:space="0" w:color="auto"/>
                <w:left w:val="none" w:sz="0" w:space="0" w:color="auto"/>
                <w:bottom w:val="none" w:sz="0" w:space="0" w:color="auto"/>
                <w:right w:val="none" w:sz="0" w:space="0" w:color="auto"/>
              </w:divBdr>
            </w:div>
            <w:div w:id="680819233">
              <w:marLeft w:val="0"/>
              <w:marRight w:val="0"/>
              <w:marTop w:val="0"/>
              <w:marBottom w:val="0"/>
              <w:divBdr>
                <w:top w:val="none" w:sz="0" w:space="0" w:color="auto"/>
                <w:left w:val="none" w:sz="0" w:space="0" w:color="auto"/>
                <w:bottom w:val="none" w:sz="0" w:space="0" w:color="auto"/>
                <w:right w:val="none" w:sz="0" w:space="0" w:color="auto"/>
              </w:divBdr>
            </w:div>
            <w:div w:id="683747056">
              <w:marLeft w:val="0"/>
              <w:marRight w:val="0"/>
              <w:marTop w:val="0"/>
              <w:marBottom w:val="0"/>
              <w:divBdr>
                <w:top w:val="none" w:sz="0" w:space="0" w:color="auto"/>
                <w:left w:val="none" w:sz="0" w:space="0" w:color="auto"/>
                <w:bottom w:val="none" w:sz="0" w:space="0" w:color="auto"/>
                <w:right w:val="none" w:sz="0" w:space="0" w:color="auto"/>
              </w:divBdr>
            </w:div>
            <w:div w:id="685061739">
              <w:marLeft w:val="0"/>
              <w:marRight w:val="0"/>
              <w:marTop w:val="0"/>
              <w:marBottom w:val="0"/>
              <w:divBdr>
                <w:top w:val="none" w:sz="0" w:space="0" w:color="auto"/>
                <w:left w:val="none" w:sz="0" w:space="0" w:color="auto"/>
                <w:bottom w:val="none" w:sz="0" w:space="0" w:color="auto"/>
                <w:right w:val="none" w:sz="0" w:space="0" w:color="auto"/>
              </w:divBdr>
            </w:div>
            <w:div w:id="687219761">
              <w:marLeft w:val="0"/>
              <w:marRight w:val="0"/>
              <w:marTop w:val="0"/>
              <w:marBottom w:val="0"/>
              <w:divBdr>
                <w:top w:val="none" w:sz="0" w:space="0" w:color="auto"/>
                <w:left w:val="none" w:sz="0" w:space="0" w:color="auto"/>
                <w:bottom w:val="none" w:sz="0" w:space="0" w:color="auto"/>
                <w:right w:val="none" w:sz="0" w:space="0" w:color="auto"/>
              </w:divBdr>
            </w:div>
            <w:div w:id="687682429">
              <w:marLeft w:val="0"/>
              <w:marRight w:val="0"/>
              <w:marTop w:val="0"/>
              <w:marBottom w:val="0"/>
              <w:divBdr>
                <w:top w:val="none" w:sz="0" w:space="0" w:color="auto"/>
                <w:left w:val="none" w:sz="0" w:space="0" w:color="auto"/>
                <w:bottom w:val="none" w:sz="0" w:space="0" w:color="auto"/>
                <w:right w:val="none" w:sz="0" w:space="0" w:color="auto"/>
              </w:divBdr>
            </w:div>
            <w:div w:id="688607417">
              <w:marLeft w:val="0"/>
              <w:marRight w:val="0"/>
              <w:marTop w:val="0"/>
              <w:marBottom w:val="0"/>
              <w:divBdr>
                <w:top w:val="none" w:sz="0" w:space="0" w:color="auto"/>
                <w:left w:val="none" w:sz="0" w:space="0" w:color="auto"/>
                <w:bottom w:val="none" w:sz="0" w:space="0" w:color="auto"/>
                <w:right w:val="none" w:sz="0" w:space="0" w:color="auto"/>
              </w:divBdr>
            </w:div>
            <w:div w:id="690298402">
              <w:marLeft w:val="0"/>
              <w:marRight w:val="0"/>
              <w:marTop w:val="0"/>
              <w:marBottom w:val="0"/>
              <w:divBdr>
                <w:top w:val="none" w:sz="0" w:space="0" w:color="auto"/>
                <w:left w:val="none" w:sz="0" w:space="0" w:color="auto"/>
                <w:bottom w:val="none" w:sz="0" w:space="0" w:color="auto"/>
                <w:right w:val="none" w:sz="0" w:space="0" w:color="auto"/>
              </w:divBdr>
            </w:div>
            <w:div w:id="690716178">
              <w:marLeft w:val="0"/>
              <w:marRight w:val="0"/>
              <w:marTop w:val="0"/>
              <w:marBottom w:val="0"/>
              <w:divBdr>
                <w:top w:val="none" w:sz="0" w:space="0" w:color="auto"/>
                <w:left w:val="none" w:sz="0" w:space="0" w:color="auto"/>
                <w:bottom w:val="none" w:sz="0" w:space="0" w:color="auto"/>
                <w:right w:val="none" w:sz="0" w:space="0" w:color="auto"/>
              </w:divBdr>
            </w:div>
            <w:div w:id="692658268">
              <w:marLeft w:val="0"/>
              <w:marRight w:val="0"/>
              <w:marTop w:val="0"/>
              <w:marBottom w:val="0"/>
              <w:divBdr>
                <w:top w:val="none" w:sz="0" w:space="0" w:color="auto"/>
                <w:left w:val="none" w:sz="0" w:space="0" w:color="auto"/>
                <w:bottom w:val="none" w:sz="0" w:space="0" w:color="auto"/>
                <w:right w:val="none" w:sz="0" w:space="0" w:color="auto"/>
              </w:divBdr>
            </w:div>
            <w:div w:id="696081470">
              <w:marLeft w:val="0"/>
              <w:marRight w:val="0"/>
              <w:marTop w:val="0"/>
              <w:marBottom w:val="0"/>
              <w:divBdr>
                <w:top w:val="none" w:sz="0" w:space="0" w:color="auto"/>
                <w:left w:val="none" w:sz="0" w:space="0" w:color="auto"/>
                <w:bottom w:val="none" w:sz="0" w:space="0" w:color="auto"/>
                <w:right w:val="none" w:sz="0" w:space="0" w:color="auto"/>
              </w:divBdr>
            </w:div>
            <w:div w:id="696589759">
              <w:marLeft w:val="0"/>
              <w:marRight w:val="0"/>
              <w:marTop w:val="0"/>
              <w:marBottom w:val="0"/>
              <w:divBdr>
                <w:top w:val="none" w:sz="0" w:space="0" w:color="auto"/>
                <w:left w:val="none" w:sz="0" w:space="0" w:color="auto"/>
                <w:bottom w:val="none" w:sz="0" w:space="0" w:color="auto"/>
                <w:right w:val="none" w:sz="0" w:space="0" w:color="auto"/>
              </w:divBdr>
            </w:div>
            <w:div w:id="697631017">
              <w:marLeft w:val="0"/>
              <w:marRight w:val="0"/>
              <w:marTop w:val="360"/>
              <w:marBottom w:val="0"/>
              <w:divBdr>
                <w:top w:val="single" w:sz="6" w:space="0" w:color="auto"/>
                <w:left w:val="single" w:sz="6" w:space="0" w:color="auto"/>
                <w:bottom w:val="single" w:sz="6" w:space="0" w:color="auto"/>
                <w:right w:val="single" w:sz="6" w:space="0" w:color="auto"/>
              </w:divBdr>
            </w:div>
            <w:div w:id="697974506">
              <w:marLeft w:val="0"/>
              <w:marRight w:val="0"/>
              <w:marTop w:val="0"/>
              <w:marBottom w:val="0"/>
              <w:divBdr>
                <w:top w:val="none" w:sz="0" w:space="0" w:color="auto"/>
                <w:left w:val="none" w:sz="0" w:space="0" w:color="auto"/>
                <w:bottom w:val="none" w:sz="0" w:space="0" w:color="auto"/>
                <w:right w:val="none" w:sz="0" w:space="0" w:color="auto"/>
              </w:divBdr>
            </w:div>
            <w:div w:id="703991482">
              <w:marLeft w:val="0"/>
              <w:marRight w:val="0"/>
              <w:marTop w:val="0"/>
              <w:marBottom w:val="0"/>
              <w:divBdr>
                <w:top w:val="none" w:sz="0" w:space="0" w:color="auto"/>
                <w:left w:val="none" w:sz="0" w:space="0" w:color="auto"/>
                <w:bottom w:val="none" w:sz="0" w:space="0" w:color="auto"/>
                <w:right w:val="none" w:sz="0" w:space="0" w:color="auto"/>
              </w:divBdr>
            </w:div>
            <w:div w:id="709458338">
              <w:marLeft w:val="0"/>
              <w:marRight w:val="0"/>
              <w:marTop w:val="0"/>
              <w:marBottom w:val="0"/>
              <w:divBdr>
                <w:top w:val="none" w:sz="0" w:space="0" w:color="auto"/>
                <w:left w:val="none" w:sz="0" w:space="0" w:color="auto"/>
                <w:bottom w:val="none" w:sz="0" w:space="0" w:color="auto"/>
                <w:right w:val="none" w:sz="0" w:space="0" w:color="auto"/>
              </w:divBdr>
            </w:div>
            <w:div w:id="709458542">
              <w:marLeft w:val="0"/>
              <w:marRight w:val="0"/>
              <w:marTop w:val="0"/>
              <w:marBottom w:val="0"/>
              <w:divBdr>
                <w:top w:val="none" w:sz="0" w:space="0" w:color="auto"/>
                <w:left w:val="none" w:sz="0" w:space="0" w:color="auto"/>
                <w:bottom w:val="none" w:sz="0" w:space="0" w:color="auto"/>
                <w:right w:val="none" w:sz="0" w:space="0" w:color="auto"/>
              </w:divBdr>
            </w:div>
            <w:div w:id="709912763">
              <w:marLeft w:val="0"/>
              <w:marRight w:val="0"/>
              <w:marTop w:val="0"/>
              <w:marBottom w:val="0"/>
              <w:divBdr>
                <w:top w:val="none" w:sz="0" w:space="0" w:color="auto"/>
                <w:left w:val="none" w:sz="0" w:space="0" w:color="auto"/>
                <w:bottom w:val="none" w:sz="0" w:space="0" w:color="auto"/>
                <w:right w:val="none" w:sz="0" w:space="0" w:color="auto"/>
              </w:divBdr>
            </w:div>
            <w:div w:id="710038333">
              <w:marLeft w:val="0"/>
              <w:marRight w:val="0"/>
              <w:marTop w:val="0"/>
              <w:marBottom w:val="0"/>
              <w:divBdr>
                <w:top w:val="none" w:sz="0" w:space="0" w:color="auto"/>
                <w:left w:val="none" w:sz="0" w:space="0" w:color="auto"/>
                <w:bottom w:val="none" w:sz="0" w:space="0" w:color="auto"/>
                <w:right w:val="none" w:sz="0" w:space="0" w:color="auto"/>
              </w:divBdr>
            </w:div>
            <w:div w:id="710618355">
              <w:marLeft w:val="0"/>
              <w:marRight w:val="0"/>
              <w:marTop w:val="0"/>
              <w:marBottom w:val="0"/>
              <w:divBdr>
                <w:top w:val="none" w:sz="0" w:space="0" w:color="auto"/>
                <w:left w:val="none" w:sz="0" w:space="0" w:color="auto"/>
                <w:bottom w:val="none" w:sz="0" w:space="0" w:color="auto"/>
                <w:right w:val="none" w:sz="0" w:space="0" w:color="auto"/>
              </w:divBdr>
            </w:div>
            <w:div w:id="717977114">
              <w:marLeft w:val="0"/>
              <w:marRight w:val="0"/>
              <w:marTop w:val="0"/>
              <w:marBottom w:val="0"/>
              <w:divBdr>
                <w:top w:val="none" w:sz="0" w:space="0" w:color="auto"/>
                <w:left w:val="none" w:sz="0" w:space="0" w:color="auto"/>
                <w:bottom w:val="none" w:sz="0" w:space="0" w:color="auto"/>
                <w:right w:val="none" w:sz="0" w:space="0" w:color="auto"/>
              </w:divBdr>
            </w:div>
            <w:div w:id="719784771">
              <w:marLeft w:val="0"/>
              <w:marRight w:val="0"/>
              <w:marTop w:val="0"/>
              <w:marBottom w:val="0"/>
              <w:divBdr>
                <w:top w:val="none" w:sz="0" w:space="0" w:color="auto"/>
                <w:left w:val="none" w:sz="0" w:space="0" w:color="auto"/>
                <w:bottom w:val="none" w:sz="0" w:space="0" w:color="auto"/>
                <w:right w:val="none" w:sz="0" w:space="0" w:color="auto"/>
              </w:divBdr>
            </w:div>
            <w:div w:id="719984024">
              <w:marLeft w:val="0"/>
              <w:marRight w:val="0"/>
              <w:marTop w:val="0"/>
              <w:marBottom w:val="0"/>
              <w:divBdr>
                <w:top w:val="none" w:sz="0" w:space="0" w:color="auto"/>
                <w:left w:val="none" w:sz="0" w:space="0" w:color="auto"/>
                <w:bottom w:val="none" w:sz="0" w:space="0" w:color="auto"/>
                <w:right w:val="none" w:sz="0" w:space="0" w:color="auto"/>
              </w:divBdr>
            </w:div>
            <w:div w:id="725372048">
              <w:marLeft w:val="0"/>
              <w:marRight w:val="0"/>
              <w:marTop w:val="0"/>
              <w:marBottom w:val="0"/>
              <w:divBdr>
                <w:top w:val="none" w:sz="0" w:space="0" w:color="auto"/>
                <w:left w:val="none" w:sz="0" w:space="0" w:color="auto"/>
                <w:bottom w:val="none" w:sz="0" w:space="0" w:color="auto"/>
                <w:right w:val="none" w:sz="0" w:space="0" w:color="auto"/>
              </w:divBdr>
            </w:div>
            <w:div w:id="727075401">
              <w:marLeft w:val="0"/>
              <w:marRight w:val="0"/>
              <w:marTop w:val="0"/>
              <w:marBottom w:val="0"/>
              <w:divBdr>
                <w:top w:val="none" w:sz="0" w:space="0" w:color="auto"/>
                <w:left w:val="none" w:sz="0" w:space="0" w:color="auto"/>
                <w:bottom w:val="none" w:sz="0" w:space="0" w:color="auto"/>
                <w:right w:val="none" w:sz="0" w:space="0" w:color="auto"/>
              </w:divBdr>
            </w:div>
            <w:div w:id="727151675">
              <w:marLeft w:val="0"/>
              <w:marRight w:val="0"/>
              <w:marTop w:val="0"/>
              <w:marBottom w:val="0"/>
              <w:divBdr>
                <w:top w:val="none" w:sz="0" w:space="0" w:color="auto"/>
                <w:left w:val="none" w:sz="0" w:space="0" w:color="auto"/>
                <w:bottom w:val="none" w:sz="0" w:space="0" w:color="auto"/>
                <w:right w:val="none" w:sz="0" w:space="0" w:color="auto"/>
              </w:divBdr>
            </w:div>
            <w:div w:id="727188042">
              <w:marLeft w:val="0"/>
              <w:marRight w:val="0"/>
              <w:marTop w:val="0"/>
              <w:marBottom w:val="0"/>
              <w:divBdr>
                <w:top w:val="none" w:sz="0" w:space="0" w:color="auto"/>
                <w:left w:val="none" w:sz="0" w:space="0" w:color="auto"/>
                <w:bottom w:val="none" w:sz="0" w:space="0" w:color="auto"/>
                <w:right w:val="none" w:sz="0" w:space="0" w:color="auto"/>
              </w:divBdr>
            </w:div>
            <w:div w:id="727219934">
              <w:marLeft w:val="0"/>
              <w:marRight w:val="0"/>
              <w:marTop w:val="0"/>
              <w:marBottom w:val="0"/>
              <w:divBdr>
                <w:top w:val="none" w:sz="0" w:space="0" w:color="auto"/>
                <w:left w:val="none" w:sz="0" w:space="0" w:color="auto"/>
                <w:bottom w:val="none" w:sz="0" w:space="0" w:color="auto"/>
                <w:right w:val="none" w:sz="0" w:space="0" w:color="auto"/>
              </w:divBdr>
            </w:div>
            <w:div w:id="728774112">
              <w:marLeft w:val="0"/>
              <w:marRight w:val="0"/>
              <w:marTop w:val="0"/>
              <w:marBottom w:val="0"/>
              <w:divBdr>
                <w:top w:val="none" w:sz="0" w:space="0" w:color="auto"/>
                <w:left w:val="none" w:sz="0" w:space="0" w:color="auto"/>
                <w:bottom w:val="none" w:sz="0" w:space="0" w:color="auto"/>
                <w:right w:val="none" w:sz="0" w:space="0" w:color="auto"/>
              </w:divBdr>
            </w:div>
            <w:div w:id="729350329">
              <w:marLeft w:val="0"/>
              <w:marRight w:val="0"/>
              <w:marTop w:val="0"/>
              <w:marBottom w:val="0"/>
              <w:divBdr>
                <w:top w:val="none" w:sz="0" w:space="0" w:color="auto"/>
                <w:left w:val="none" w:sz="0" w:space="0" w:color="auto"/>
                <w:bottom w:val="none" w:sz="0" w:space="0" w:color="auto"/>
                <w:right w:val="none" w:sz="0" w:space="0" w:color="auto"/>
              </w:divBdr>
            </w:div>
            <w:div w:id="732847328">
              <w:marLeft w:val="0"/>
              <w:marRight w:val="0"/>
              <w:marTop w:val="0"/>
              <w:marBottom w:val="0"/>
              <w:divBdr>
                <w:top w:val="none" w:sz="0" w:space="0" w:color="auto"/>
                <w:left w:val="none" w:sz="0" w:space="0" w:color="auto"/>
                <w:bottom w:val="none" w:sz="0" w:space="0" w:color="auto"/>
                <w:right w:val="none" w:sz="0" w:space="0" w:color="auto"/>
              </w:divBdr>
            </w:div>
            <w:div w:id="733553781">
              <w:marLeft w:val="0"/>
              <w:marRight w:val="0"/>
              <w:marTop w:val="0"/>
              <w:marBottom w:val="0"/>
              <w:divBdr>
                <w:top w:val="none" w:sz="0" w:space="0" w:color="auto"/>
                <w:left w:val="none" w:sz="0" w:space="0" w:color="auto"/>
                <w:bottom w:val="none" w:sz="0" w:space="0" w:color="auto"/>
                <w:right w:val="none" w:sz="0" w:space="0" w:color="auto"/>
              </w:divBdr>
            </w:div>
            <w:div w:id="734351319">
              <w:marLeft w:val="0"/>
              <w:marRight w:val="0"/>
              <w:marTop w:val="0"/>
              <w:marBottom w:val="0"/>
              <w:divBdr>
                <w:top w:val="none" w:sz="0" w:space="0" w:color="auto"/>
                <w:left w:val="none" w:sz="0" w:space="0" w:color="auto"/>
                <w:bottom w:val="none" w:sz="0" w:space="0" w:color="auto"/>
                <w:right w:val="none" w:sz="0" w:space="0" w:color="auto"/>
              </w:divBdr>
            </w:div>
            <w:div w:id="735056378">
              <w:marLeft w:val="0"/>
              <w:marRight w:val="0"/>
              <w:marTop w:val="0"/>
              <w:marBottom w:val="0"/>
              <w:divBdr>
                <w:top w:val="none" w:sz="0" w:space="0" w:color="auto"/>
                <w:left w:val="none" w:sz="0" w:space="0" w:color="auto"/>
                <w:bottom w:val="none" w:sz="0" w:space="0" w:color="auto"/>
                <w:right w:val="none" w:sz="0" w:space="0" w:color="auto"/>
              </w:divBdr>
            </w:div>
            <w:div w:id="737172515">
              <w:marLeft w:val="0"/>
              <w:marRight w:val="0"/>
              <w:marTop w:val="0"/>
              <w:marBottom w:val="0"/>
              <w:divBdr>
                <w:top w:val="none" w:sz="0" w:space="0" w:color="auto"/>
                <w:left w:val="none" w:sz="0" w:space="0" w:color="auto"/>
                <w:bottom w:val="none" w:sz="0" w:space="0" w:color="auto"/>
                <w:right w:val="none" w:sz="0" w:space="0" w:color="auto"/>
              </w:divBdr>
            </w:div>
            <w:div w:id="737442533">
              <w:marLeft w:val="0"/>
              <w:marRight w:val="0"/>
              <w:marTop w:val="0"/>
              <w:marBottom w:val="0"/>
              <w:divBdr>
                <w:top w:val="none" w:sz="0" w:space="0" w:color="auto"/>
                <w:left w:val="none" w:sz="0" w:space="0" w:color="auto"/>
                <w:bottom w:val="none" w:sz="0" w:space="0" w:color="auto"/>
                <w:right w:val="none" w:sz="0" w:space="0" w:color="auto"/>
              </w:divBdr>
            </w:div>
            <w:div w:id="737631007">
              <w:marLeft w:val="0"/>
              <w:marRight w:val="0"/>
              <w:marTop w:val="0"/>
              <w:marBottom w:val="0"/>
              <w:divBdr>
                <w:top w:val="none" w:sz="0" w:space="0" w:color="auto"/>
                <w:left w:val="none" w:sz="0" w:space="0" w:color="auto"/>
                <w:bottom w:val="none" w:sz="0" w:space="0" w:color="auto"/>
                <w:right w:val="none" w:sz="0" w:space="0" w:color="auto"/>
              </w:divBdr>
            </w:div>
            <w:div w:id="738678195">
              <w:marLeft w:val="0"/>
              <w:marRight w:val="0"/>
              <w:marTop w:val="0"/>
              <w:marBottom w:val="0"/>
              <w:divBdr>
                <w:top w:val="none" w:sz="0" w:space="0" w:color="auto"/>
                <w:left w:val="none" w:sz="0" w:space="0" w:color="auto"/>
                <w:bottom w:val="none" w:sz="0" w:space="0" w:color="auto"/>
                <w:right w:val="none" w:sz="0" w:space="0" w:color="auto"/>
              </w:divBdr>
            </w:div>
            <w:div w:id="740366541">
              <w:marLeft w:val="0"/>
              <w:marRight w:val="0"/>
              <w:marTop w:val="0"/>
              <w:marBottom w:val="0"/>
              <w:divBdr>
                <w:top w:val="none" w:sz="0" w:space="0" w:color="auto"/>
                <w:left w:val="none" w:sz="0" w:space="0" w:color="auto"/>
                <w:bottom w:val="none" w:sz="0" w:space="0" w:color="auto"/>
                <w:right w:val="none" w:sz="0" w:space="0" w:color="auto"/>
              </w:divBdr>
            </w:div>
            <w:div w:id="740373610">
              <w:marLeft w:val="0"/>
              <w:marRight w:val="0"/>
              <w:marTop w:val="0"/>
              <w:marBottom w:val="0"/>
              <w:divBdr>
                <w:top w:val="none" w:sz="0" w:space="0" w:color="auto"/>
                <w:left w:val="none" w:sz="0" w:space="0" w:color="auto"/>
                <w:bottom w:val="none" w:sz="0" w:space="0" w:color="auto"/>
                <w:right w:val="none" w:sz="0" w:space="0" w:color="auto"/>
              </w:divBdr>
            </w:div>
            <w:div w:id="740643636">
              <w:marLeft w:val="0"/>
              <w:marRight w:val="0"/>
              <w:marTop w:val="0"/>
              <w:marBottom w:val="0"/>
              <w:divBdr>
                <w:top w:val="none" w:sz="0" w:space="0" w:color="auto"/>
                <w:left w:val="none" w:sz="0" w:space="0" w:color="auto"/>
                <w:bottom w:val="none" w:sz="0" w:space="0" w:color="auto"/>
                <w:right w:val="none" w:sz="0" w:space="0" w:color="auto"/>
              </w:divBdr>
            </w:div>
            <w:div w:id="741483831">
              <w:marLeft w:val="0"/>
              <w:marRight w:val="0"/>
              <w:marTop w:val="0"/>
              <w:marBottom w:val="0"/>
              <w:divBdr>
                <w:top w:val="none" w:sz="0" w:space="0" w:color="auto"/>
                <w:left w:val="none" w:sz="0" w:space="0" w:color="auto"/>
                <w:bottom w:val="none" w:sz="0" w:space="0" w:color="auto"/>
                <w:right w:val="none" w:sz="0" w:space="0" w:color="auto"/>
              </w:divBdr>
            </w:div>
            <w:div w:id="742217228">
              <w:marLeft w:val="0"/>
              <w:marRight w:val="0"/>
              <w:marTop w:val="0"/>
              <w:marBottom w:val="0"/>
              <w:divBdr>
                <w:top w:val="none" w:sz="0" w:space="0" w:color="auto"/>
                <w:left w:val="none" w:sz="0" w:space="0" w:color="auto"/>
                <w:bottom w:val="none" w:sz="0" w:space="0" w:color="auto"/>
                <w:right w:val="none" w:sz="0" w:space="0" w:color="auto"/>
              </w:divBdr>
            </w:div>
            <w:div w:id="745419674">
              <w:marLeft w:val="0"/>
              <w:marRight w:val="0"/>
              <w:marTop w:val="0"/>
              <w:marBottom w:val="0"/>
              <w:divBdr>
                <w:top w:val="none" w:sz="0" w:space="0" w:color="auto"/>
                <w:left w:val="none" w:sz="0" w:space="0" w:color="auto"/>
                <w:bottom w:val="none" w:sz="0" w:space="0" w:color="auto"/>
                <w:right w:val="none" w:sz="0" w:space="0" w:color="auto"/>
              </w:divBdr>
            </w:div>
            <w:div w:id="747459625">
              <w:marLeft w:val="0"/>
              <w:marRight w:val="0"/>
              <w:marTop w:val="0"/>
              <w:marBottom w:val="0"/>
              <w:divBdr>
                <w:top w:val="none" w:sz="0" w:space="0" w:color="auto"/>
                <w:left w:val="none" w:sz="0" w:space="0" w:color="auto"/>
                <w:bottom w:val="none" w:sz="0" w:space="0" w:color="auto"/>
                <w:right w:val="none" w:sz="0" w:space="0" w:color="auto"/>
              </w:divBdr>
            </w:div>
            <w:div w:id="749889100">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752706967">
              <w:marLeft w:val="0"/>
              <w:marRight w:val="0"/>
              <w:marTop w:val="0"/>
              <w:marBottom w:val="0"/>
              <w:divBdr>
                <w:top w:val="none" w:sz="0" w:space="0" w:color="auto"/>
                <w:left w:val="none" w:sz="0" w:space="0" w:color="auto"/>
                <w:bottom w:val="none" w:sz="0" w:space="0" w:color="auto"/>
                <w:right w:val="none" w:sz="0" w:space="0" w:color="auto"/>
              </w:divBdr>
            </w:div>
            <w:div w:id="754546769">
              <w:marLeft w:val="0"/>
              <w:marRight w:val="0"/>
              <w:marTop w:val="0"/>
              <w:marBottom w:val="0"/>
              <w:divBdr>
                <w:top w:val="none" w:sz="0" w:space="0" w:color="auto"/>
                <w:left w:val="none" w:sz="0" w:space="0" w:color="auto"/>
                <w:bottom w:val="none" w:sz="0" w:space="0" w:color="auto"/>
                <w:right w:val="none" w:sz="0" w:space="0" w:color="auto"/>
              </w:divBdr>
            </w:div>
            <w:div w:id="755634456">
              <w:marLeft w:val="0"/>
              <w:marRight w:val="0"/>
              <w:marTop w:val="0"/>
              <w:marBottom w:val="0"/>
              <w:divBdr>
                <w:top w:val="none" w:sz="0" w:space="0" w:color="auto"/>
                <w:left w:val="none" w:sz="0" w:space="0" w:color="auto"/>
                <w:bottom w:val="none" w:sz="0" w:space="0" w:color="auto"/>
                <w:right w:val="none" w:sz="0" w:space="0" w:color="auto"/>
              </w:divBdr>
            </w:div>
            <w:div w:id="755710004">
              <w:marLeft w:val="0"/>
              <w:marRight w:val="0"/>
              <w:marTop w:val="0"/>
              <w:marBottom w:val="0"/>
              <w:divBdr>
                <w:top w:val="none" w:sz="0" w:space="0" w:color="auto"/>
                <w:left w:val="none" w:sz="0" w:space="0" w:color="auto"/>
                <w:bottom w:val="none" w:sz="0" w:space="0" w:color="auto"/>
                <w:right w:val="none" w:sz="0" w:space="0" w:color="auto"/>
              </w:divBdr>
            </w:div>
            <w:div w:id="756561946">
              <w:marLeft w:val="0"/>
              <w:marRight w:val="0"/>
              <w:marTop w:val="0"/>
              <w:marBottom w:val="0"/>
              <w:divBdr>
                <w:top w:val="none" w:sz="0" w:space="0" w:color="auto"/>
                <w:left w:val="none" w:sz="0" w:space="0" w:color="auto"/>
                <w:bottom w:val="none" w:sz="0" w:space="0" w:color="auto"/>
                <w:right w:val="none" w:sz="0" w:space="0" w:color="auto"/>
              </w:divBdr>
            </w:div>
            <w:div w:id="759565880">
              <w:marLeft w:val="0"/>
              <w:marRight w:val="0"/>
              <w:marTop w:val="0"/>
              <w:marBottom w:val="0"/>
              <w:divBdr>
                <w:top w:val="none" w:sz="0" w:space="0" w:color="auto"/>
                <w:left w:val="none" w:sz="0" w:space="0" w:color="auto"/>
                <w:bottom w:val="none" w:sz="0" w:space="0" w:color="auto"/>
                <w:right w:val="none" w:sz="0" w:space="0" w:color="auto"/>
              </w:divBdr>
            </w:div>
            <w:div w:id="759982044">
              <w:marLeft w:val="0"/>
              <w:marRight w:val="0"/>
              <w:marTop w:val="0"/>
              <w:marBottom w:val="0"/>
              <w:divBdr>
                <w:top w:val="none" w:sz="0" w:space="0" w:color="auto"/>
                <w:left w:val="none" w:sz="0" w:space="0" w:color="auto"/>
                <w:bottom w:val="none" w:sz="0" w:space="0" w:color="auto"/>
                <w:right w:val="none" w:sz="0" w:space="0" w:color="auto"/>
              </w:divBdr>
            </w:div>
            <w:div w:id="760878994">
              <w:marLeft w:val="0"/>
              <w:marRight w:val="0"/>
              <w:marTop w:val="0"/>
              <w:marBottom w:val="0"/>
              <w:divBdr>
                <w:top w:val="none" w:sz="0" w:space="0" w:color="auto"/>
                <w:left w:val="none" w:sz="0" w:space="0" w:color="auto"/>
                <w:bottom w:val="none" w:sz="0" w:space="0" w:color="auto"/>
                <w:right w:val="none" w:sz="0" w:space="0" w:color="auto"/>
              </w:divBdr>
            </w:div>
            <w:div w:id="762922324">
              <w:marLeft w:val="0"/>
              <w:marRight w:val="0"/>
              <w:marTop w:val="0"/>
              <w:marBottom w:val="0"/>
              <w:divBdr>
                <w:top w:val="none" w:sz="0" w:space="0" w:color="auto"/>
                <w:left w:val="none" w:sz="0" w:space="0" w:color="auto"/>
                <w:bottom w:val="none" w:sz="0" w:space="0" w:color="auto"/>
                <w:right w:val="none" w:sz="0" w:space="0" w:color="auto"/>
              </w:divBdr>
            </w:div>
            <w:div w:id="768427337">
              <w:marLeft w:val="0"/>
              <w:marRight w:val="0"/>
              <w:marTop w:val="0"/>
              <w:marBottom w:val="0"/>
              <w:divBdr>
                <w:top w:val="none" w:sz="0" w:space="0" w:color="auto"/>
                <w:left w:val="none" w:sz="0" w:space="0" w:color="auto"/>
                <w:bottom w:val="none" w:sz="0" w:space="0" w:color="auto"/>
                <w:right w:val="none" w:sz="0" w:space="0" w:color="auto"/>
              </w:divBdr>
            </w:div>
            <w:div w:id="768742113">
              <w:marLeft w:val="0"/>
              <w:marRight w:val="0"/>
              <w:marTop w:val="0"/>
              <w:marBottom w:val="0"/>
              <w:divBdr>
                <w:top w:val="none" w:sz="0" w:space="0" w:color="auto"/>
                <w:left w:val="none" w:sz="0" w:space="0" w:color="auto"/>
                <w:bottom w:val="none" w:sz="0" w:space="0" w:color="auto"/>
                <w:right w:val="none" w:sz="0" w:space="0" w:color="auto"/>
              </w:divBdr>
            </w:div>
            <w:div w:id="768892930">
              <w:marLeft w:val="0"/>
              <w:marRight w:val="0"/>
              <w:marTop w:val="0"/>
              <w:marBottom w:val="0"/>
              <w:divBdr>
                <w:top w:val="none" w:sz="0" w:space="0" w:color="auto"/>
                <w:left w:val="none" w:sz="0" w:space="0" w:color="auto"/>
                <w:bottom w:val="none" w:sz="0" w:space="0" w:color="auto"/>
                <w:right w:val="none" w:sz="0" w:space="0" w:color="auto"/>
              </w:divBdr>
            </w:div>
            <w:div w:id="769816268">
              <w:marLeft w:val="0"/>
              <w:marRight w:val="0"/>
              <w:marTop w:val="0"/>
              <w:marBottom w:val="0"/>
              <w:divBdr>
                <w:top w:val="none" w:sz="0" w:space="0" w:color="auto"/>
                <w:left w:val="none" w:sz="0" w:space="0" w:color="auto"/>
                <w:bottom w:val="none" w:sz="0" w:space="0" w:color="auto"/>
                <w:right w:val="none" w:sz="0" w:space="0" w:color="auto"/>
              </w:divBdr>
            </w:div>
            <w:div w:id="771825385">
              <w:marLeft w:val="0"/>
              <w:marRight w:val="0"/>
              <w:marTop w:val="0"/>
              <w:marBottom w:val="0"/>
              <w:divBdr>
                <w:top w:val="none" w:sz="0" w:space="0" w:color="auto"/>
                <w:left w:val="none" w:sz="0" w:space="0" w:color="auto"/>
                <w:bottom w:val="none" w:sz="0" w:space="0" w:color="auto"/>
                <w:right w:val="none" w:sz="0" w:space="0" w:color="auto"/>
              </w:divBdr>
            </w:div>
            <w:div w:id="772942298">
              <w:marLeft w:val="0"/>
              <w:marRight w:val="0"/>
              <w:marTop w:val="0"/>
              <w:marBottom w:val="0"/>
              <w:divBdr>
                <w:top w:val="none" w:sz="0" w:space="0" w:color="auto"/>
                <w:left w:val="none" w:sz="0" w:space="0" w:color="auto"/>
                <w:bottom w:val="none" w:sz="0" w:space="0" w:color="auto"/>
                <w:right w:val="none" w:sz="0" w:space="0" w:color="auto"/>
              </w:divBdr>
            </w:div>
            <w:div w:id="774247398">
              <w:marLeft w:val="0"/>
              <w:marRight w:val="0"/>
              <w:marTop w:val="0"/>
              <w:marBottom w:val="0"/>
              <w:divBdr>
                <w:top w:val="none" w:sz="0" w:space="0" w:color="auto"/>
                <w:left w:val="none" w:sz="0" w:space="0" w:color="auto"/>
                <w:bottom w:val="none" w:sz="0" w:space="0" w:color="auto"/>
                <w:right w:val="none" w:sz="0" w:space="0" w:color="auto"/>
              </w:divBdr>
            </w:div>
            <w:div w:id="774712924">
              <w:marLeft w:val="0"/>
              <w:marRight w:val="0"/>
              <w:marTop w:val="0"/>
              <w:marBottom w:val="0"/>
              <w:divBdr>
                <w:top w:val="none" w:sz="0" w:space="0" w:color="auto"/>
                <w:left w:val="none" w:sz="0" w:space="0" w:color="auto"/>
                <w:bottom w:val="none" w:sz="0" w:space="0" w:color="auto"/>
                <w:right w:val="none" w:sz="0" w:space="0" w:color="auto"/>
              </w:divBdr>
            </w:div>
            <w:div w:id="777455753">
              <w:marLeft w:val="0"/>
              <w:marRight w:val="0"/>
              <w:marTop w:val="0"/>
              <w:marBottom w:val="0"/>
              <w:divBdr>
                <w:top w:val="none" w:sz="0" w:space="0" w:color="auto"/>
                <w:left w:val="none" w:sz="0" w:space="0" w:color="auto"/>
                <w:bottom w:val="none" w:sz="0" w:space="0" w:color="auto"/>
                <w:right w:val="none" w:sz="0" w:space="0" w:color="auto"/>
              </w:divBdr>
            </w:div>
            <w:div w:id="777986566">
              <w:marLeft w:val="0"/>
              <w:marRight w:val="0"/>
              <w:marTop w:val="0"/>
              <w:marBottom w:val="0"/>
              <w:divBdr>
                <w:top w:val="none" w:sz="0" w:space="0" w:color="auto"/>
                <w:left w:val="none" w:sz="0" w:space="0" w:color="auto"/>
                <w:bottom w:val="none" w:sz="0" w:space="0" w:color="auto"/>
                <w:right w:val="none" w:sz="0" w:space="0" w:color="auto"/>
              </w:divBdr>
            </w:div>
            <w:div w:id="782962303">
              <w:marLeft w:val="0"/>
              <w:marRight w:val="0"/>
              <w:marTop w:val="0"/>
              <w:marBottom w:val="0"/>
              <w:divBdr>
                <w:top w:val="none" w:sz="0" w:space="0" w:color="auto"/>
                <w:left w:val="none" w:sz="0" w:space="0" w:color="auto"/>
                <w:bottom w:val="none" w:sz="0" w:space="0" w:color="auto"/>
                <w:right w:val="none" w:sz="0" w:space="0" w:color="auto"/>
              </w:divBdr>
            </w:div>
            <w:div w:id="783959800">
              <w:marLeft w:val="0"/>
              <w:marRight w:val="0"/>
              <w:marTop w:val="0"/>
              <w:marBottom w:val="0"/>
              <w:divBdr>
                <w:top w:val="none" w:sz="0" w:space="0" w:color="auto"/>
                <w:left w:val="none" w:sz="0" w:space="0" w:color="auto"/>
                <w:bottom w:val="none" w:sz="0" w:space="0" w:color="auto"/>
                <w:right w:val="none" w:sz="0" w:space="0" w:color="auto"/>
              </w:divBdr>
            </w:div>
            <w:div w:id="785854561">
              <w:marLeft w:val="0"/>
              <w:marRight w:val="0"/>
              <w:marTop w:val="0"/>
              <w:marBottom w:val="0"/>
              <w:divBdr>
                <w:top w:val="none" w:sz="0" w:space="0" w:color="auto"/>
                <w:left w:val="none" w:sz="0" w:space="0" w:color="auto"/>
                <w:bottom w:val="none" w:sz="0" w:space="0" w:color="auto"/>
                <w:right w:val="none" w:sz="0" w:space="0" w:color="auto"/>
              </w:divBdr>
            </w:div>
            <w:div w:id="785932824">
              <w:marLeft w:val="0"/>
              <w:marRight w:val="0"/>
              <w:marTop w:val="0"/>
              <w:marBottom w:val="0"/>
              <w:divBdr>
                <w:top w:val="none" w:sz="0" w:space="0" w:color="auto"/>
                <w:left w:val="none" w:sz="0" w:space="0" w:color="auto"/>
                <w:bottom w:val="none" w:sz="0" w:space="0" w:color="auto"/>
                <w:right w:val="none" w:sz="0" w:space="0" w:color="auto"/>
              </w:divBdr>
            </w:div>
            <w:div w:id="790057904">
              <w:marLeft w:val="0"/>
              <w:marRight w:val="0"/>
              <w:marTop w:val="0"/>
              <w:marBottom w:val="0"/>
              <w:divBdr>
                <w:top w:val="none" w:sz="0" w:space="0" w:color="auto"/>
                <w:left w:val="none" w:sz="0" w:space="0" w:color="auto"/>
                <w:bottom w:val="none" w:sz="0" w:space="0" w:color="auto"/>
                <w:right w:val="none" w:sz="0" w:space="0" w:color="auto"/>
              </w:divBdr>
            </w:div>
            <w:div w:id="792285410">
              <w:marLeft w:val="0"/>
              <w:marRight w:val="0"/>
              <w:marTop w:val="0"/>
              <w:marBottom w:val="0"/>
              <w:divBdr>
                <w:top w:val="none" w:sz="0" w:space="0" w:color="auto"/>
                <w:left w:val="none" w:sz="0" w:space="0" w:color="auto"/>
                <w:bottom w:val="none" w:sz="0" w:space="0" w:color="auto"/>
                <w:right w:val="none" w:sz="0" w:space="0" w:color="auto"/>
              </w:divBdr>
            </w:div>
            <w:div w:id="792987094">
              <w:marLeft w:val="0"/>
              <w:marRight w:val="0"/>
              <w:marTop w:val="0"/>
              <w:marBottom w:val="0"/>
              <w:divBdr>
                <w:top w:val="none" w:sz="0" w:space="0" w:color="auto"/>
                <w:left w:val="none" w:sz="0" w:space="0" w:color="auto"/>
                <w:bottom w:val="none" w:sz="0" w:space="0" w:color="auto"/>
                <w:right w:val="none" w:sz="0" w:space="0" w:color="auto"/>
              </w:divBdr>
            </w:div>
            <w:div w:id="793325700">
              <w:marLeft w:val="0"/>
              <w:marRight w:val="0"/>
              <w:marTop w:val="0"/>
              <w:marBottom w:val="0"/>
              <w:divBdr>
                <w:top w:val="none" w:sz="0" w:space="0" w:color="auto"/>
                <w:left w:val="none" w:sz="0" w:space="0" w:color="auto"/>
                <w:bottom w:val="none" w:sz="0" w:space="0" w:color="auto"/>
                <w:right w:val="none" w:sz="0" w:space="0" w:color="auto"/>
              </w:divBdr>
            </w:div>
            <w:div w:id="794059323">
              <w:marLeft w:val="0"/>
              <w:marRight w:val="0"/>
              <w:marTop w:val="0"/>
              <w:marBottom w:val="0"/>
              <w:divBdr>
                <w:top w:val="none" w:sz="0" w:space="0" w:color="auto"/>
                <w:left w:val="none" w:sz="0" w:space="0" w:color="auto"/>
                <w:bottom w:val="none" w:sz="0" w:space="0" w:color="auto"/>
                <w:right w:val="none" w:sz="0" w:space="0" w:color="auto"/>
              </w:divBdr>
            </w:div>
            <w:div w:id="794644236">
              <w:marLeft w:val="0"/>
              <w:marRight w:val="0"/>
              <w:marTop w:val="0"/>
              <w:marBottom w:val="0"/>
              <w:divBdr>
                <w:top w:val="none" w:sz="0" w:space="0" w:color="auto"/>
                <w:left w:val="none" w:sz="0" w:space="0" w:color="auto"/>
                <w:bottom w:val="none" w:sz="0" w:space="0" w:color="auto"/>
                <w:right w:val="none" w:sz="0" w:space="0" w:color="auto"/>
              </w:divBdr>
            </w:div>
            <w:div w:id="795636842">
              <w:marLeft w:val="0"/>
              <w:marRight w:val="0"/>
              <w:marTop w:val="0"/>
              <w:marBottom w:val="0"/>
              <w:divBdr>
                <w:top w:val="none" w:sz="0" w:space="0" w:color="auto"/>
                <w:left w:val="none" w:sz="0" w:space="0" w:color="auto"/>
                <w:bottom w:val="none" w:sz="0" w:space="0" w:color="auto"/>
                <w:right w:val="none" w:sz="0" w:space="0" w:color="auto"/>
              </w:divBdr>
            </w:div>
            <w:div w:id="799036061">
              <w:marLeft w:val="0"/>
              <w:marRight w:val="0"/>
              <w:marTop w:val="0"/>
              <w:marBottom w:val="0"/>
              <w:divBdr>
                <w:top w:val="none" w:sz="0" w:space="0" w:color="auto"/>
                <w:left w:val="none" w:sz="0" w:space="0" w:color="auto"/>
                <w:bottom w:val="none" w:sz="0" w:space="0" w:color="auto"/>
                <w:right w:val="none" w:sz="0" w:space="0" w:color="auto"/>
              </w:divBdr>
            </w:div>
            <w:div w:id="799614002">
              <w:marLeft w:val="0"/>
              <w:marRight w:val="0"/>
              <w:marTop w:val="0"/>
              <w:marBottom w:val="0"/>
              <w:divBdr>
                <w:top w:val="none" w:sz="0" w:space="0" w:color="auto"/>
                <w:left w:val="none" w:sz="0" w:space="0" w:color="auto"/>
                <w:bottom w:val="none" w:sz="0" w:space="0" w:color="auto"/>
                <w:right w:val="none" w:sz="0" w:space="0" w:color="auto"/>
              </w:divBdr>
            </w:div>
            <w:div w:id="800225278">
              <w:marLeft w:val="0"/>
              <w:marRight w:val="0"/>
              <w:marTop w:val="0"/>
              <w:marBottom w:val="0"/>
              <w:divBdr>
                <w:top w:val="none" w:sz="0" w:space="0" w:color="auto"/>
                <w:left w:val="none" w:sz="0" w:space="0" w:color="auto"/>
                <w:bottom w:val="none" w:sz="0" w:space="0" w:color="auto"/>
                <w:right w:val="none" w:sz="0" w:space="0" w:color="auto"/>
              </w:divBdr>
            </w:div>
            <w:div w:id="802770952">
              <w:marLeft w:val="0"/>
              <w:marRight w:val="0"/>
              <w:marTop w:val="0"/>
              <w:marBottom w:val="0"/>
              <w:divBdr>
                <w:top w:val="none" w:sz="0" w:space="0" w:color="auto"/>
                <w:left w:val="none" w:sz="0" w:space="0" w:color="auto"/>
                <w:bottom w:val="none" w:sz="0" w:space="0" w:color="auto"/>
                <w:right w:val="none" w:sz="0" w:space="0" w:color="auto"/>
              </w:divBdr>
            </w:div>
            <w:div w:id="805659595">
              <w:marLeft w:val="0"/>
              <w:marRight w:val="0"/>
              <w:marTop w:val="0"/>
              <w:marBottom w:val="0"/>
              <w:divBdr>
                <w:top w:val="none" w:sz="0" w:space="0" w:color="auto"/>
                <w:left w:val="none" w:sz="0" w:space="0" w:color="auto"/>
                <w:bottom w:val="none" w:sz="0" w:space="0" w:color="auto"/>
                <w:right w:val="none" w:sz="0" w:space="0" w:color="auto"/>
              </w:divBdr>
              <w:divsChild>
                <w:div w:id="36785272">
                  <w:marLeft w:val="0"/>
                  <w:marRight w:val="0"/>
                  <w:marTop w:val="0"/>
                  <w:marBottom w:val="0"/>
                  <w:divBdr>
                    <w:top w:val="none" w:sz="0" w:space="0" w:color="auto"/>
                    <w:left w:val="none" w:sz="0" w:space="0" w:color="auto"/>
                    <w:bottom w:val="none" w:sz="0" w:space="0" w:color="auto"/>
                    <w:right w:val="none" w:sz="0" w:space="0" w:color="auto"/>
                  </w:divBdr>
                </w:div>
                <w:div w:id="41294290">
                  <w:marLeft w:val="0"/>
                  <w:marRight w:val="0"/>
                  <w:marTop w:val="0"/>
                  <w:marBottom w:val="0"/>
                  <w:divBdr>
                    <w:top w:val="none" w:sz="0" w:space="0" w:color="auto"/>
                    <w:left w:val="none" w:sz="0" w:space="0" w:color="auto"/>
                    <w:bottom w:val="none" w:sz="0" w:space="0" w:color="auto"/>
                    <w:right w:val="none" w:sz="0" w:space="0" w:color="auto"/>
                  </w:divBdr>
                </w:div>
                <w:div w:id="518390516">
                  <w:marLeft w:val="0"/>
                  <w:marRight w:val="0"/>
                  <w:marTop w:val="0"/>
                  <w:marBottom w:val="0"/>
                  <w:divBdr>
                    <w:top w:val="none" w:sz="0" w:space="0" w:color="auto"/>
                    <w:left w:val="none" w:sz="0" w:space="0" w:color="auto"/>
                    <w:bottom w:val="none" w:sz="0" w:space="0" w:color="auto"/>
                    <w:right w:val="none" w:sz="0" w:space="0" w:color="auto"/>
                  </w:divBdr>
                </w:div>
                <w:div w:id="575626289">
                  <w:marLeft w:val="0"/>
                  <w:marRight w:val="0"/>
                  <w:marTop w:val="0"/>
                  <w:marBottom w:val="0"/>
                  <w:divBdr>
                    <w:top w:val="none" w:sz="0" w:space="0" w:color="auto"/>
                    <w:left w:val="none" w:sz="0" w:space="0" w:color="auto"/>
                    <w:bottom w:val="none" w:sz="0" w:space="0" w:color="auto"/>
                    <w:right w:val="none" w:sz="0" w:space="0" w:color="auto"/>
                  </w:divBdr>
                </w:div>
                <w:div w:id="633557321">
                  <w:marLeft w:val="0"/>
                  <w:marRight w:val="0"/>
                  <w:marTop w:val="0"/>
                  <w:marBottom w:val="0"/>
                  <w:divBdr>
                    <w:top w:val="none" w:sz="0" w:space="0" w:color="auto"/>
                    <w:left w:val="none" w:sz="0" w:space="0" w:color="auto"/>
                    <w:bottom w:val="none" w:sz="0" w:space="0" w:color="auto"/>
                    <w:right w:val="none" w:sz="0" w:space="0" w:color="auto"/>
                  </w:divBdr>
                </w:div>
                <w:div w:id="684138345">
                  <w:marLeft w:val="0"/>
                  <w:marRight w:val="0"/>
                  <w:marTop w:val="0"/>
                  <w:marBottom w:val="0"/>
                  <w:divBdr>
                    <w:top w:val="none" w:sz="0" w:space="0" w:color="auto"/>
                    <w:left w:val="none" w:sz="0" w:space="0" w:color="auto"/>
                    <w:bottom w:val="none" w:sz="0" w:space="0" w:color="auto"/>
                    <w:right w:val="none" w:sz="0" w:space="0" w:color="auto"/>
                  </w:divBdr>
                </w:div>
                <w:div w:id="1229802225">
                  <w:marLeft w:val="0"/>
                  <w:marRight w:val="0"/>
                  <w:marTop w:val="0"/>
                  <w:marBottom w:val="0"/>
                  <w:divBdr>
                    <w:top w:val="none" w:sz="0" w:space="0" w:color="auto"/>
                    <w:left w:val="none" w:sz="0" w:space="0" w:color="auto"/>
                    <w:bottom w:val="none" w:sz="0" w:space="0" w:color="auto"/>
                    <w:right w:val="none" w:sz="0" w:space="0" w:color="auto"/>
                  </w:divBdr>
                </w:div>
                <w:div w:id="1420370357">
                  <w:marLeft w:val="0"/>
                  <w:marRight w:val="0"/>
                  <w:marTop w:val="0"/>
                  <w:marBottom w:val="0"/>
                  <w:divBdr>
                    <w:top w:val="none" w:sz="0" w:space="0" w:color="auto"/>
                    <w:left w:val="none" w:sz="0" w:space="0" w:color="auto"/>
                    <w:bottom w:val="none" w:sz="0" w:space="0" w:color="auto"/>
                    <w:right w:val="none" w:sz="0" w:space="0" w:color="auto"/>
                  </w:divBdr>
                </w:div>
                <w:div w:id="1615479946">
                  <w:marLeft w:val="0"/>
                  <w:marRight w:val="0"/>
                  <w:marTop w:val="0"/>
                  <w:marBottom w:val="0"/>
                  <w:divBdr>
                    <w:top w:val="none" w:sz="0" w:space="0" w:color="auto"/>
                    <w:left w:val="none" w:sz="0" w:space="0" w:color="auto"/>
                    <w:bottom w:val="none" w:sz="0" w:space="0" w:color="auto"/>
                    <w:right w:val="none" w:sz="0" w:space="0" w:color="auto"/>
                  </w:divBdr>
                </w:div>
                <w:div w:id="2136675551">
                  <w:marLeft w:val="0"/>
                  <w:marRight w:val="0"/>
                  <w:marTop w:val="0"/>
                  <w:marBottom w:val="0"/>
                  <w:divBdr>
                    <w:top w:val="none" w:sz="0" w:space="0" w:color="auto"/>
                    <w:left w:val="none" w:sz="0" w:space="0" w:color="auto"/>
                    <w:bottom w:val="none" w:sz="0" w:space="0" w:color="auto"/>
                    <w:right w:val="none" w:sz="0" w:space="0" w:color="auto"/>
                  </w:divBdr>
                </w:div>
              </w:divsChild>
            </w:div>
            <w:div w:id="806819014">
              <w:marLeft w:val="0"/>
              <w:marRight w:val="0"/>
              <w:marTop w:val="0"/>
              <w:marBottom w:val="0"/>
              <w:divBdr>
                <w:top w:val="none" w:sz="0" w:space="0" w:color="auto"/>
                <w:left w:val="none" w:sz="0" w:space="0" w:color="auto"/>
                <w:bottom w:val="none" w:sz="0" w:space="0" w:color="auto"/>
                <w:right w:val="none" w:sz="0" w:space="0" w:color="auto"/>
              </w:divBdr>
            </w:div>
            <w:div w:id="807623869">
              <w:marLeft w:val="0"/>
              <w:marRight w:val="0"/>
              <w:marTop w:val="0"/>
              <w:marBottom w:val="0"/>
              <w:divBdr>
                <w:top w:val="none" w:sz="0" w:space="0" w:color="auto"/>
                <w:left w:val="none" w:sz="0" w:space="0" w:color="auto"/>
                <w:bottom w:val="none" w:sz="0" w:space="0" w:color="auto"/>
                <w:right w:val="none" w:sz="0" w:space="0" w:color="auto"/>
              </w:divBdr>
            </w:div>
            <w:div w:id="808976987">
              <w:marLeft w:val="0"/>
              <w:marRight w:val="0"/>
              <w:marTop w:val="0"/>
              <w:marBottom w:val="0"/>
              <w:divBdr>
                <w:top w:val="none" w:sz="0" w:space="0" w:color="auto"/>
                <w:left w:val="none" w:sz="0" w:space="0" w:color="auto"/>
                <w:bottom w:val="none" w:sz="0" w:space="0" w:color="auto"/>
                <w:right w:val="none" w:sz="0" w:space="0" w:color="auto"/>
              </w:divBdr>
            </w:div>
            <w:div w:id="809516620">
              <w:marLeft w:val="0"/>
              <w:marRight w:val="0"/>
              <w:marTop w:val="0"/>
              <w:marBottom w:val="0"/>
              <w:divBdr>
                <w:top w:val="none" w:sz="0" w:space="0" w:color="auto"/>
                <w:left w:val="none" w:sz="0" w:space="0" w:color="auto"/>
                <w:bottom w:val="none" w:sz="0" w:space="0" w:color="auto"/>
                <w:right w:val="none" w:sz="0" w:space="0" w:color="auto"/>
              </w:divBdr>
              <w:divsChild>
                <w:div w:id="24528577">
                  <w:marLeft w:val="0"/>
                  <w:marRight w:val="0"/>
                  <w:marTop w:val="0"/>
                  <w:marBottom w:val="0"/>
                  <w:divBdr>
                    <w:top w:val="none" w:sz="0" w:space="0" w:color="auto"/>
                    <w:left w:val="none" w:sz="0" w:space="0" w:color="auto"/>
                    <w:bottom w:val="none" w:sz="0" w:space="0" w:color="auto"/>
                    <w:right w:val="none" w:sz="0" w:space="0" w:color="auto"/>
                  </w:divBdr>
                </w:div>
                <w:div w:id="183835177">
                  <w:marLeft w:val="0"/>
                  <w:marRight w:val="0"/>
                  <w:marTop w:val="0"/>
                  <w:marBottom w:val="0"/>
                  <w:divBdr>
                    <w:top w:val="none" w:sz="0" w:space="0" w:color="auto"/>
                    <w:left w:val="none" w:sz="0" w:space="0" w:color="auto"/>
                    <w:bottom w:val="none" w:sz="0" w:space="0" w:color="auto"/>
                    <w:right w:val="none" w:sz="0" w:space="0" w:color="auto"/>
                  </w:divBdr>
                </w:div>
                <w:div w:id="1700932224">
                  <w:marLeft w:val="0"/>
                  <w:marRight w:val="0"/>
                  <w:marTop w:val="0"/>
                  <w:marBottom w:val="0"/>
                  <w:divBdr>
                    <w:top w:val="none" w:sz="0" w:space="0" w:color="auto"/>
                    <w:left w:val="none" w:sz="0" w:space="0" w:color="auto"/>
                    <w:bottom w:val="none" w:sz="0" w:space="0" w:color="auto"/>
                    <w:right w:val="none" w:sz="0" w:space="0" w:color="auto"/>
                  </w:divBdr>
                </w:div>
                <w:div w:id="1803036208">
                  <w:marLeft w:val="0"/>
                  <w:marRight w:val="0"/>
                  <w:marTop w:val="0"/>
                  <w:marBottom w:val="0"/>
                  <w:divBdr>
                    <w:top w:val="none" w:sz="0" w:space="0" w:color="auto"/>
                    <w:left w:val="none" w:sz="0" w:space="0" w:color="auto"/>
                    <w:bottom w:val="none" w:sz="0" w:space="0" w:color="auto"/>
                    <w:right w:val="none" w:sz="0" w:space="0" w:color="auto"/>
                  </w:divBdr>
                </w:div>
                <w:div w:id="2008289821">
                  <w:marLeft w:val="0"/>
                  <w:marRight w:val="0"/>
                  <w:marTop w:val="0"/>
                  <w:marBottom w:val="0"/>
                  <w:divBdr>
                    <w:top w:val="none" w:sz="0" w:space="0" w:color="auto"/>
                    <w:left w:val="none" w:sz="0" w:space="0" w:color="auto"/>
                    <w:bottom w:val="none" w:sz="0" w:space="0" w:color="auto"/>
                    <w:right w:val="none" w:sz="0" w:space="0" w:color="auto"/>
                  </w:divBdr>
                </w:div>
                <w:div w:id="2079134728">
                  <w:marLeft w:val="0"/>
                  <w:marRight w:val="0"/>
                  <w:marTop w:val="0"/>
                  <w:marBottom w:val="0"/>
                  <w:divBdr>
                    <w:top w:val="none" w:sz="0" w:space="0" w:color="auto"/>
                    <w:left w:val="none" w:sz="0" w:space="0" w:color="auto"/>
                    <w:bottom w:val="none" w:sz="0" w:space="0" w:color="auto"/>
                    <w:right w:val="none" w:sz="0" w:space="0" w:color="auto"/>
                  </w:divBdr>
                </w:div>
              </w:divsChild>
            </w:div>
            <w:div w:id="811139099">
              <w:marLeft w:val="0"/>
              <w:marRight w:val="0"/>
              <w:marTop w:val="0"/>
              <w:marBottom w:val="0"/>
              <w:divBdr>
                <w:top w:val="none" w:sz="0" w:space="0" w:color="auto"/>
                <w:left w:val="none" w:sz="0" w:space="0" w:color="auto"/>
                <w:bottom w:val="none" w:sz="0" w:space="0" w:color="auto"/>
                <w:right w:val="none" w:sz="0" w:space="0" w:color="auto"/>
              </w:divBdr>
            </w:div>
            <w:div w:id="813063511">
              <w:marLeft w:val="0"/>
              <w:marRight w:val="0"/>
              <w:marTop w:val="0"/>
              <w:marBottom w:val="0"/>
              <w:divBdr>
                <w:top w:val="none" w:sz="0" w:space="0" w:color="auto"/>
                <w:left w:val="none" w:sz="0" w:space="0" w:color="auto"/>
                <w:bottom w:val="none" w:sz="0" w:space="0" w:color="auto"/>
                <w:right w:val="none" w:sz="0" w:space="0" w:color="auto"/>
              </w:divBdr>
            </w:div>
            <w:div w:id="813453300">
              <w:marLeft w:val="0"/>
              <w:marRight w:val="0"/>
              <w:marTop w:val="0"/>
              <w:marBottom w:val="0"/>
              <w:divBdr>
                <w:top w:val="none" w:sz="0" w:space="0" w:color="auto"/>
                <w:left w:val="none" w:sz="0" w:space="0" w:color="auto"/>
                <w:bottom w:val="none" w:sz="0" w:space="0" w:color="auto"/>
                <w:right w:val="none" w:sz="0" w:space="0" w:color="auto"/>
              </w:divBdr>
            </w:div>
            <w:div w:id="815269620">
              <w:marLeft w:val="0"/>
              <w:marRight w:val="0"/>
              <w:marTop w:val="0"/>
              <w:marBottom w:val="0"/>
              <w:divBdr>
                <w:top w:val="none" w:sz="0" w:space="0" w:color="auto"/>
                <w:left w:val="none" w:sz="0" w:space="0" w:color="auto"/>
                <w:bottom w:val="none" w:sz="0" w:space="0" w:color="auto"/>
                <w:right w:val="none" w:sz="0" w:space="0" w:color="auto"/>
              </w:divBdr>
            </w:div>
            <w:div w:id="816611257">
              <w:marLeft w:val="0"/>
              <w:marRight w:val="0"/>
              <w:marTop w:val="0"/>
              <w:marBottom w:val="0"/>
              <w:divBdr>
                <w:top w:val="none" w:sz="0" w:space="0" w:color="auto"/>
                <w:left w:val="none" w:sz="0" w:space="0" w:color="auto"/>
                <w:bottom w:val="none" w:sz="0" w:space="0" w:color="auto"/>
                <w:right w:val="none" w:sz="0" w:space="0" w:color="auto"/>
              </w:divBdr>
            </w:div>
            <w:div w:id="818112599">
              <w:marLeft w:val="0"/>
              <w:marRight w:val="0"/>
              <w:marTop w:val="0"/>
              <w:marBottom w:val="0"/>
              <w:divBdr>
                <w:top w:val="none" w:sz="0" w:space="0" w:color="auto"/>
                <w:left w:val="none" w:sz="0" w:space="0" w:color="auto"/>
                <w:bottom w:val="none" w:sz="0" w:space="0" w:color="auto"/>
                <w:right w:val="none" w:sz="0" w:space="0" w:color="auto"/>
              </w:divBdr>
            </w:div>
            <w:div w:id="819345163">
              <w:marLeft w:val="0"/>
              <w:marRight w:val="0"/>
              <w:marTop w:val="0"/>
              <w:marBottom w:val="0"/>
              <w:divBdr>
                <w:top w:val="none" w:sz="0" w:space="0" w:color="auto"/>
                <w:left w:val="none" w:sz="0" w:space="0" w:color="auto"/>
                <w:bottom w:val="none" w:sz="0" w:space="0" w:color="auto"/>
                <w:right w:val="none" w:sz="0" w:space="0" w:color="auto"/>
              </w:divBdr>
            </w:div>
            <w:div w:id="819535521">
              <w:marLeft w:val="0"/>
              <w:marRight w:val="0"/>
              <w:marTop w:val="0"/>
              <w:marBottom w:val="0"/>
              <w:divBdr>
                <w:top w:val="none" w:sz="0" w:space="0" w:color="auto"/>
                <w:left w:val="none" w:sz="0" w:space="0" w:color="auto"/>
                <w:bottom w:val="none" w:sz="0" w:space="0" w:color="auto"/>
                <w:right w:val="none" w:sz="0" w:space="0" w:color="auto"/>
              </w:divBdr>
            </w:div>
            <w:div w:id="823280078">
              <w:marLeft w:val="0"/>
              <w:marRight w:val="0"/>
              <w:marTop w:val="0"/>
              <w:marBottom w:val="0"/>
              <w:divBdr>
                <w:top w:val="none" w:sz="0" w:space="0" w:color="auto"/>
                <w:left w:val="none" w:sz="0" w:space="0" w:color="auto"/>
                <w:bottom w:val="none" w:sz="0" w:space="0" w:color="auto"/>
                <w:right w:val="none" w:sz="0" w:space="0" w:color="auto"/>
              </w:divBdr>
            </w:div>
            <w:div w:id="824005485">
              <w:marLeft w:val="0"/>
              <w:marRight w:val="0"/>
              <w:marTop w:val="0"/>
              <w:marBottom w:val="0"/>
              <w:divBdr>
                <w:top w:val="none" w:sz="0" w:space="0" w:color="auto"/>
                <w:left w:val="none" w:sz="0" w:space="0" w:color="auto"/>
                <w:bottom w:val="none" w:sz="0" w:space="0" w:color="auto"/>
                <w:right w:val="none" w:sz="0" w:space="0" w:color="auto"/>
              </w:divBdr>
            </w:div>
            <w:div w:id="830872242">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sChild>
                <w:div w:id="239217787">
                  <w:marLeft w:val="0"/>
                  <w:marRight w:val="0"/>
                  <w:marTop w:val="0"/>
                  <w:marBottom w:val="0"/>
                  <w:divBdr>
                    <w:top w:val="none" w:sz="0" w:space="0" w:color="auto"/>
                    <w:left w:val="none" w:sz="0" w:space="0" w:color="auto"/>
                    <w:bottom w:val="none" w:sz="0" w:space="0" w:color="auto"/>
                    <w:right w:val="none" w:sz="0" w:space="0" w:color="auto"/>
                  </w:divBdr>
                </w:div>
                <w:div w:id="988022796">
                  <w:marLeft w:val="0"/>
                  <w:marRight w:val="0"/>
                  <w:marTop w:val="0"/>
                  <w:marBottom w:val="0"/>
                  <w:divBdr>
                    <w:top w:val="none" w:sz="0" w:space="0" w:color="auto"/>
                    <w:left w:val="none" w:sz="0" w:space="0" w:color="auto"/>
                    <w:bottom w:val="none" w:sz="0" w:space="0" w:color="auto"/>
                    <w:right w:val="none" w:sz="0" w:space="0" w:color="auto"/>
                  </w:divBdr>
                </w:div>
                <w:div w:id="2001352015">
                  <w:marLeft w:val="0"/>
                  <w:marRight w:val="0"/>
                  <w:marTop w:val="0"/>
                  <w:marBottom w:val="0"/>
                  <w:divBdr>
                    <w:top w:val="none" w:sz="0" w:space="0" w:color="auto"/>
                    <w:left w:val="none" w:sz="0" w:space="0" w:color="auto"/>
                    <w:bottom w:val="none" w:sz="0" w:space="0" w:color="auto"/>
                    <w:right w:val="none" w:sz="0" w:space="0" w:color="auto"/>
                  </w:divBdr>
                </w:div>
              </w:divsChild>
            </w:div>
            <w:div w:id="831994531">
              <w:marLeft w:val="0"/>
              <w:marRight w:val="0"/>
              <w:marTop w:val="0"/>
              <w:marBottom w:val="0"/>
              <w:divBdr>
                <w:top w:val="none" w:sz="0" w:space="0" w:color="auto"/>
                <w:left w:val="none" w:sz="0" w:space="0" w:color="auto"/>
                <w:bottom w:val="none" w:sz="0" w:space="0" w:color="auto"/>
                <w:right w:val="none" w:sz="0" w:space="0" w:color="auto"/>
              </w:divBdr>
            </w:div>
            <w:div w:id="832136362">
              <w:marLeft w:val="0"/>
              <w:marRight w:val="0"/>
              <w:marTop w:val="0"/>
              <w:marBottom w:val="0"/>
              <w:divBdr>
                <w:top w:val="none" w:sz="0" w:space="0" w:color="auto"/>
                <w:left w:val="none" w:sz="0" w:space="0" w:color="auto"/>
                <w:bottom w:val="none" w:sz="0" w:space="0" w:color="auto"/>
                <w:right w:val="none" w:sz="0" w:space="0" w:color="auto"/>
              </w:divBdr>
            </w:div>
            <w:div w:id="833105876">
              <w:marLeft w:val="0"/>
              <w:marRight w:val="0"/>
              <w:marTop w:val="0"/>
              <w:marBottom w:val="0"/>
              <w:divBdr>
                <w:top w:val="none" w:sz="0" w:space="0" w:color="auto"/>
                <w:left w:val="none" w:sz="0" w:space="0" w:color="auto"/>
                <w:bottom w:val="none" w:sz="0" w:space="0" w:color="auto"/>
                <w:right w:val="none" w:sz="0" w:space="0" w:color="auto"/>
              </w:divBdr>
            </w:div>
            <w:div w:id="834539701">
              <w:marLeft w:val="0"/>
              <w:marRight w:val="0"/>
              <w:marTop w:val="0"/>
              <w:marBottom w:val="0"/>
              <w:divBdr>
                <w:top w:val="none" w:sz="0" w:space="0" w:color="auto"/>
                <w:left w:val="none" w:sz="0" w:space="0" w:color="auto"/>
                <w:bottom w:val="none" w:sz="0" w:space="0" w:color="auto"/>
                <w:right w:val="none" w:sz="0" w:space="0" w:color="auto"/>
              </w:divBdr>
            </w:div>
            <w:div w:id="835414738">
              <w:marLeft w:val="0"/>
              <w:marRight w:val="0"/>
              <w:marTop w:val="0"/>
              <w:marBottom w:val="0"/>
              <w:divBdr>
                <w:top w:val="none" w:sz="0" w:space="0" w:color="auto"/>
                <w:left w:val="none" w:sz="0" w:space="0" w:color="auto"/>
                <w:bottom w:val="none" w:sz="0" w:space="0" w:color="auto"/>
                <w:right w:val="none" w:sz="0" w:space="0" w:color="auto"/>
              </w:divBdr>
            </w:div>
            <w:div w:id="836269035">
              <w:marLeft w:val="0"/>
              <w:marRight w:val="0"/>
              <w:marTop w:val="0"/>
              <w:marBottom w:val="0"/>
              <w:divBdr>
                <w:top w:val="none" w:sz="0" w:space="0" w:color="auto"/>
                <w:left w:val="none" w:sz="0" w:space="0" w:color="auto"/>
                <w:bottom w:val="none" w:sz="0" w:space="0" w:color="auto"/>
                <w:right w:val="none" w:sz="0" w:space="0" w:color="auto"/>
              </w:divBdr>
            </w:div>
            <w:div w:id="839388074">
              <w:marLeft w:val="0"/>
              <w:marRight w:val="0"/>
              <w:marTop w:val="0"/>
              <w:marBottom w:val="0"/>
              <w:divBdr>
                <w:top w:val="none" w:sz="0" w:space="0" w:color="auto"/>
                <w:left w:val="none" w:sz="0" w:space="0" w:color="auto"/>
                <w:bottom w:val="none" w:sz="0" w:space="0" w:color="auto"/>
                <w:right w:val="none" w:sz="0" w:space="0" w:color="auto"/>
              </w:divBdr>
            </w:div>
            <w:div w:id="843133093">
              <w:marLeft w:val="0"/>
              <w:marRight w:val="0"/>
              <w:marTop w:val="0"/>
              <w:marBottom w:val="0"/>
              <w:divBdr>
                <w:top w:val="none" w:sz="0" w:space="0" w:color="auto"/>
                <w:left w:val="none" w:sz="0" w:space="0" w:color="auto"/>
                <w:bottom w:val="none" w:sz="0" w:space="0" w:color="auto"/>
                <w:right w:val="none" w:sz="0" w:space="0" w:color="auto"/>
              </w:divBdr>
            </w:div>
            <w:div w:id="843863340">
              <w:marLeft w:val="0"/>
              <w:marRight w:val="0"/>
              <w:marTop w:val="0"/>
              <w:marBottom w:val="0"/>
              <w:divBdr>
                <w:top w:val="none" w:sz="0" w:space="0" w:color="auto"/>
                <w:left w:val="none" w:sz="0" w:space="0" w:color="auto"/>
                <w:bottom w:val="none" w:sz="0" w:space="0" w:color="auto"/>
                <w:right w:val="none" w:sz="0" w:space="0" w:color="auto"/>
              </w:divBdr>
              <w:divsChild>
                <w:div w:id="656424859">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 w:id="1244606645">
                  <w:marLeft w:val="0"/>
                  <w:marRight w:val="0"/>
                  <w:marTop w:val="0"/>
                  <w:marBottom w:val="0"/>
                  <w:divBdr>
                    <w:top w:val="none" w:sz="0" w:space="0" w:color="auto"/>
                    <w:left w:val="none" w:sz="0" w:space="0" w:color="auto"/>
                    <w:bottom w:val="none" w:sz="0" w:space="0" w:color="auto"/>
                    <w:right w:val="none" w:sz="0" w:space="0" w:color="auto"/>
                  </w:divBdr>
                </w:div>
                <w:div w:id="1352999546">
                  <w:marLeft w:val="0"/>
                  <w:marRight w:val="0"/>
                  <w:marTop w:val="0"/>
                  <w:marBottom w:val="0"/>
                  <w:divBdr>
                    <w:top w:val="none" w:sz="0" w:space="0" w:color="auto"/>
                    <w:left w:val="none" w:sz="0" w:space="0" w:color="auto"/>
                    <w:bottom w:val="none" w:sz="0" w:space="0" w:color="auto"/>
                    <w:right w:val="none" w:sz="0" w:space="0" w:color="auto"/>
                  </w:divBdr>
                </w:div>
              </w:divsChild>
            </w:div>
            <w:div w:id="846334633">
              <w:marLeft w:val="0"/>
              <w:marRight w:val="0"/>
              <w:marTop w:val="0"/>
              <w:marBottom w:val="0"/>
              <w:divBdr>
                <w:top w:val="none" w:sz="0" w:space="0" w:color="auto"/>
                <w:left w:val="none" w:sz="0" w:space="0" w:color="auto"/>
                <w:bottom w:val="none" w:sz="0" w:space="0" w:color="auto"/>
                <w:right w:val="none" w:sz="0" w:space="0" w:color="auto"/>
              </w:divBdr>
            </w:div>
            <w:div w:id="847331639">
              <w:marLeft w:val="0"/>
              <w:marRight w:val="0"/>
              <w:marTop w:val="0"/>
              <w:marBottom w:val="0"/>
              <w:divBdr>
                <w:top w:val="none" w:sz="0" w:space="0" w:color="auto"/>
                <w:left w:val="none" w:sz="0" w:space="0" w:color="auto"/>
                <w:bottom w:val="none" w:sz="0" w:space="0" w:color="auto"/>
                <w:right w:val="none" w:sz="0" w:space="0" w:color="auto"/>
              </w:divBdr>
            </w:div>
            <w:div w:id="848637253">
              <w:marLeft w:val="0"/>
              <w:marRight w:val="0"/>
              <w:marTop w:val="0"/>
              <w:marBottom w:val="0"/>
              <w:divBdr>
                <w:top w:val="none" w:sz="0" w:space="0" w:color="auto"/>
                <w:left w:val="none" w:sz="0" w:space="0" w:color="auto"/>
                <w:bottom w:val="none" w:sz="0" w:space="0" w:color="auto"/>
                <w:right w:val="none" w:sz="0" w:space="0" w:color="auto"/>
              </w:divBdr>
            </w:div>
            <w:div w:id="849492688">
              <w:marLeft w:val="0"/>
              <w:marRight w:val="0"/>
              <w:marTop w:val="0"/>
              <w:marBottom w:val="0"/>
              <w:divBdr>
                <w:top w:val="none" w:sz="0" w:space="0" w:color="auto"/>
                <w:left w:val="none" w:sz="0" w:space="0" w:color="auto"/>
                <w:bottom w:val="none" w:sz="0" w:space="0" w:color="auto"/>
                <w:right w:val="none" w:sz="0" w:space="0" w:color="auto"/>
              </w:divBdr>
            </w:div>
            <w:div w:id="850073037">
              <w:marLeft w:val="0"/>
              <w:marRight w:val="0"/>
              <w:marTop w:val="0"/>
              <w:marBottom w:val="0"/>
              <w:divBdr>
                <w:top w:val="none" w:sz="0" w:space="0" w:color="auto"/>
                <w:left w:val="none" w:sz="0" w:space="0" w:color="auto"/>
                <w:bottom w:val="none" w:sz="0" w:space="0" w:color="auto"/>
                <w:right w:val="none" w:sz="0" w:space="0" w:color="auto"/>
              </w:divBdr>
            </w:div>
            <w:div w:id="850685434">
              <w:marLeft w:val="0"/>
              <w:marRight w:val="0"/>
              <w:marTop w:val="0"/>
              <w:marBottom w:val="0"/>
              <w:divBdr>
                <w:top w:val="none" w:sz="0" w:space="0" w:color="auto"/>
                <w:left w:val="none" w:sz="0" w:space="0" w:color="auto"/>
                <w:bottom w:val="none" w:sz="0" w:space="0" w:color="auto"/>
                <w:right w:val="none" w:sz="0" w:space="0" w:color="auto"/>
              </w:divBdr>
            </w:div>
            <w:div w:id="850948650">
              <w:marLeft w:val="0"/>
              <w:marRight w:val="0"/>
              <w:marTop w:val="0"/>
              <w:marBottom w:val="0"/>
              <w:divBdr>
                <w:top w:val="none" w:sz="0" w:space="0" w:color="auto"/>
                <w:left w:val="none" w:sz="0" w:space="0" w:color="auto"/>
                <w:bottom w:val="none" w:sz="0" w:space="0" w:color="auto"/>
                <w:right w:val="none" w:sz="0" w:space="0" w:color="auto"/>
              </w:divBdr>
            </w:div>
            <w:div w:id="855390823">
              <w:marLeft w:val="0"/>
              <w:marRight w:val="0"/>
              <w:marTop w:val="0"/>
              <w:marBottom w:val="0"/>
              <w:divBdr>
                <w:top w:val="none" w:sz="0" w:space="0" w:color="auto"/>
                <w:left w:val="none" w:sz="0" w:space="0" w:color="auto"/>
                <w:bottom w:val="none" w:sz="0" w:space="0" w:color="auto"/>
                <w:right w:val="none" w:sz="0" w:space="0" w:color="auto"/>
              </w:divBdr>
            </w:div>
            <w:div w:id="855844580">
              <w:marLeft w:val="0"/>
              <w:marRight w:val="0"/>
              <w:marTop w:val="0"/>
              <w:marBottom w:val="0"/>
              <w:divBdr>
                <w:top w:val="none" w:sz="0" w:space="0" w:color="auto"/>
                <w:left w:val="none" w:sz="0" w:space="0" w:color="auto"/>
                <w:bottom w:val="none" w:sz="0" w:space="0" w:color="auto"/>
                <w:right w:val="none" w:sz="0" w:space="0" w:color="auto"/>
              </w:divBdr>
            </w:div>
            <w:div w:id="856503324">
              <w:marLeft w:val="0"/>
              <w:marRight w:val="0"/>
              <w:marTop w:val="0"/>
              <w:marBottom w:val="0"/>
              <w:divBdr>
                <w:top w:val="none" w:sz="0" w:space="0" w:color="auto"/>
                <w:left w:val="none" w:sz="0" w:space="0" w:color="auto"/>
                <w:bottom w:val="none" w:sz="0" w:space="0" w:color="auto"/>
                <w:right w:val="none" w:sz="0" w:space="0" w:color="auto"/>
              </w:divBdr>
            </w:div>
            <w:div w:id="856770690">
              <w:marLeft w:val="0"/>
              <w:marRight w:val="0"/>
              <w:marTop w:val="0"/>
              <w:marBottom w:val="0"/>
              <w:divBdr>
                <w:top w:val="none" w:sz="0" w:space="0" w:color="auto"/>
                <w:left w:val="none" w:sz="0" w:space="0" w:color="auto"/>
                <w:bottom w:val="none" w:sz="0" w:space="0" w:color="auto"/>
                <w:right w:val="none" w:sz="0" w:space="0" w:color="auto"/>
              </w:divBdr>
            </w:div>
            <w:div w:id="858391928">
              <w:marLeft w:val="0"/>
              <w:marRight w:val="0"/>
              <w:marTop w:val="0"/>
              <w:marBottom w:val="0"/>
              <w:divBdr>
                <w:top w:val="none" w:sz="0" w:space="0" w:color="auto"/>
                <w:left w:val="none" w:sz="0" w:space="0" w:color="auto"/>
                <w:bottom w:val="none" w:sz="0" w:space="0" w:color="auto"/>
                <w:right w:val="none" w:sz="0" w:space="0" w:color="auto"/>
              </w:divBdr>
            </w:div>
            <w:div w:id="861478593">
              <w:marLeft w:val="0"/>
              <w:marRight w:val="0"/>
              <w:marTop w:val="0"/>
              <w:marBottom w:val="0"/>
              <w:divBdr>
                <w:top w:val="none" w:sz="0" w:space="0" w:color="auto"/>
                <w:left w:val="none" w:sz="0" w:space="0" w:color="auto"/>
                <w:bottom w:val="none" w:sz="0" w:space="0" w:color="auto"/>
                <w:right w:val="none" w:sz="0" w:space="0" w:color="auto"/>
              </w:divBdr>
            </w:div>
            <w:div w:id="862323448">
              <w:marLeft w:val="0"/>
              <w:marRight w:val="0"/>
              <w:marTop w:val="0"/>
              <w:marBottom w:val="0"/>
              <w:divBdr>
                <w:top w:val="none" w:sz="0" w:space="0" w:color="auto"/>
                <w:left w:val="none" w:sz="0" w:space="0" w:color="auto"/>
                <w:bottom w:val="none" w:sz="0" w:space="0" w:color="auto"/>
                <w:right w:val="none" w:sz="0" w:space="0" w:color="auto"/>
              </w:divBdr>
            </w:div>
            <w:div w:id="865867298">
              <w:marLeft w:val="0"/>
              <w:marRight w:val="0"/>
              <w:marTop w:val="0"/>
              <w:marBottom w:val="0"/>
              <w:divBdr>
                <w:top w:val="none" w:sz="0" w:space="0" w:color="auto"/>
                <w:left w:val="none" w:sz="0" w:space="0" w:color="auto"/>
                <w:bottom w:val="none" w:sz="0" w:space="0" w:color="auto"/>
                <w:right w:val="none" w:sz="0" w:space="0" w:color="auto"/>
              </w:divBdr>
            </w:div>
            <w:div w:id="869492499">
              <w:marLeft w:val="0"/>
              <w:marRight w:val="0"/>
              <w:marTop w:val="0"/>
              <w:marBottom w:val="0"/>
              <w:divBdr>
                <w:top w:val="none" w:sz="0" w:space="0" w:color="auto"/>
                <w:left w:val="none" w:sz="0" w:space="0" w:color="auto"/>
                <w:bottom w:val="none" w:sz="0" w:space="0" w:color="auto"/>
                <w:right w:val="none" w:sz="0" w:space="0" w:color="auto"/>
              </w:divBdr>
            </w:div>
            <w:div w:id="870646937">
              <w:marLeft w:val="0"/>
              <w:marRight w:val="0"/>
              <w:marTop w:val="0"/>
              <w:marBottom w:val="0"/>
              <w:divBdr>
                <w:top w:val="none" w:sz="0" w:space="0" w:color="auto"/>
                <w:left w:val="none" w:sz="0" w:space="0" w:color="auto"/>
                <w:bottom w:val="none" w:sz="0" w:space="0" w:color="auto"/>
                <w:right w:val="none" w:sz="0" w:space="0" w:color="auto"/>
              </w:divBdr>
            </w:div>
            <w:div w:id="870921682">
              <w:marLeft w:val="0"/>
              <w:marRight w:val="0"/>
              <w:marTop w:val="0"/>
              <w:marBottom w:val="0"/>
              <w:divBdr>
                <w:top w:val="none" w:sz="0" w:space="0" w:color="auto"/>
                <w:left w:val="none" w:sz="0" w:space="0" w:color="auto"/>
                <w:bottom w:val="none" w:sz="0" w:space="0" w:color="auto"/>
                <w:right w:val="none" w:sz="0" w:space="0" w:color="auto"/>
              </w:divBdr>
            </w:div>
            <w:div w:id="872380655">
              <w:marLeft w:val="0"/>
              <w:marRight w:val="0"/>
              <w:marTop w:val="0"/>
              <w:marBottom w:val="0"/>
              <w:divBdr>
                <w:top w:val="none" w:sz="0" w:space="0" w:color="auto"/>
                <w:left w:val="none" w:sz="0" w:space="0" w:color="auto"/>
                <w:bottom w:val="none" w:sz="0" w:space="0" w:color="auto"/>
                <w:right w:val="none" w:sz="0" w:space="0" w:color="auto"/>
              </w:divBdr>
            </w:div>
            <w:div w:id="878510474">
              <w:marLeft w:val="0"/>
              <w:marRight w:val="0"/>
              <w:marTop w:val="0"/>
              <w:marBottom w:val="0"/>
              <w:divBdr>
                <w:top w:val="none" w:sz="0" w:space="0" w:color="auto"/>
                <w:left w:val="none" w:sz="0" w:space="0" w:color="auto"/>
                <w:bottom w:val="none" w:sz="0" w:space="0" w:color="auto"/>
                <w:right w:val="none" w:sz="0" w:space="0" w:color="auto"/>
              </w:divBdr>
            </w:div>
            <w:div w:id="880944662">
              <w:marLeft w:val="0"/>
              <w:marRight w:val="0"/>
              <w:marTop w:val="0"/>
              <w:marBottom w:val="0"/>
              <w:divBdr>
                <w:top w:val="none" w:sz="0" w:space="0" w:color="auto"/>
                <w:left w:val="none" w:sz="0" w:space="0" w:color="auto"/>
                <w:bottom w:val="none" w:sz="0" w:space="0" w:color="auto"/>
                <w:right w:val="none" w:sz="0" w:space="0" w:color="auto"/>
              </w:divBdr>
            </w:div>
            <w:div w:id="885800938">
              <w:marLeft w:val="0"/>
              <w:marRight w:val="0"/>
              <w:marTop w:val="0"/>
              <w:marBottom w:val="0"/>
              <w:divBdr>
                <w:top w:val="none" w:sz="0" w:space="0" w:color="auto"/>
                <w:left w:val="none" w:sz="0" w:space="0" w:color="auto"/>
                <w:bottom w:val="none" w:sz="0" w:space="0" w:color="auto"/>
                <w:right w:val="none" w:sz="0" w:space="0" w:color="auto"/>
              </w:divBdr>
            </w:div>
            <w:div w:id="885875485">
              <w:marLeft w:val="0"/>
              <w:marRight w:val="0"/>
              <w:marTop w:val="0"/>
              <w:marBottom w:val="0"/>
              <w:divBdr>
                <w:top w:val="none" w:sz="0" w:space="0" w:color="auto"/>
                <w:left w:val="none" w:sz="0" w:space="0" w:color="auto"/>
                <w:bottom w:val="none" w:sz="0" w:space="0" w:color="auto"/>
                <w:right w:val="none" w:sz="0" w:space="0" w:color="auto"/>
              </w:divBdr>
            </w:div>
            <w:div w:id="887111144">
              <w:marLeft w:val="0"/>
              <w:marRight w:val="0"/>
              <w:marTop w:val="0"/>
              <w:marBottom w:val="0"/>
              <w:divBdr>
                <w:top w:val="none" w:sz="0" w:space="0" w:color="auto"/>
                <w:left w:val="none" w:sz="0" w:space="0" w:color="auto"/>
                <w:bottom w:val="none" w:sz="0" w:space="0" w:color="auto"/>
                <w:right w:val="none" w:sz="0" w:space="0" w:color="auto"/>
              </w:divBdr>
            </w:div>
            <w:div w:id="887490353">
              <w:marLeft w:val="0"/>
              <w:marRight w:val="0"/>
              <w:marTop w:val="0"/>
              <w:marBottom w:val="0"/>
              <w:divBdr>
                <w:top w:val="none" w:sz="0" w:space="0" w:color="auto"/>
                <w:left w:val="none" w:sz="0" w:space="0" w:color="auto"/>
                <w:bottom w:val="none" w:sz="0" w:space="0" w:color="auto"/>
                <w:right w:val="none" w:sz="0" w:space="0" w:color="auto"/>
              </w:divBdr>
            </w:div>
            <w:div w:id="889269609">
              <w:marLeft w:val="0"/>
              <w:marRight w:val="0"/>
              <w:marTop w:val="0"/>
              <w:marBottom w:val="0"/>
              <w:divBdr>
                <w:top w:val="none" w:sz="0" w:space="0" w:color="auto"/>
                <w:left w:val="none" w:sz="0" w:space="0" w:color="auto"/>
                <w:bottom w:val="none" w:sz="0" w:space="0" w:color="auto"/>
                <w:right w:val="none" w:sz="0" w:space="0" w:color="auto"/>
              </w:divBdr>
            </w:div>
            <w:div w:id="890195096">
              <w:marLeft w:val="0"/>
              <w:marRight w:val="0"/>
              <w:marTop w:val="0"/>
              <w:marBottom w:val="0"/>
              <w:divBdr>
                <w:top w:val="none" w:sz="0" w:space="0" w:color="auto"/>
                <w:left w:val="none" w:sz="0" w:space="0" w:color="auto"/>
                <w:bottom w:val="none" w:sz="0" w:space="0" w:color="auto"/>
                <w:right w:val="none" w:sz="0" w:space="0" w:color="auto"/>
              </w:divBdr>
            </w:div>
            <w:div w:id="891814090">
              <w:marLeft w:val="0"/>
              <w:marRight w:val="0"/>
              <w:marTop w:val="0"/>
              <w:marBottom w:val="0"/>
              <w:divBdr>
                <w:top w:val="none" w:sz="0" w:space="0" w:color="auto"/>
                <w:left w:val="none" w:sz="0" w:space="0" w:color="auto"/>
                <w:bottom w:val="none" w:sz="0" w:space="0" w:color="auto"/>
                <w:right w:val="none" w:sz="0" w:space="0" w:color="auto"/>
              </w:divBdr>
            </w:div>
            <w:div w:id="894269913">
              <w:marLeft w:val="0"/>
              <w:marRight w:val="0"/>
              <w:marTop w:val="0"/>
              <w:marBottom w:val="0"/>
              <w:divBdr>
                <w:top w:val="none" w:sz="0" w:space="0" w:color="auto"/>
                <w:left w:val="none" w:sz="0" w:space="0" w:color="auto"/>
                <w:bottom w:val="none" w:sz="0" w:space="0" w:color="auto"/>
                <w:right w:val="none" w:sz="0" w:space="0" w:color="auto"/>
              </w:divBdr>
            </w:div>
            <w:div w:id="898590178">
              <w:marLeft w:val="0"/>
              <w:marRight w:val="0"/>
              <w:marTop w:val="0"/>
              <w:marBottom w:val="0"/>
              <w:divBdr>
                <w:top w:val="none" w:sz="0" w:space="0" w:color="auto"/>
                <w:left w:val="none" w:sz="0" w:space="0" w:color="auto"/>
                <w:bottom w:val="none" w:sz="0" w:space="0" w:color="auto"/>
                <w:right w:val="none" w:sz="0" w:space="0" w:color="auto"/>
              </w:divBdr>
            </w:div>
            <w:div w:id="901326821">
              <w:marLeft w:val="0"/>
              <w:marRight w:val="0"/>
              <w:marTop w:val="0"/>
              <w:marBottom w:val="0"/>
              <w:divBdr>
                <w:top w:val="none" w:sz="0" w:space="0" w:color="auto"/>
                <w:left w:val="none" w:sz="0" w:space="0" w:color="auto"/>
                <w:bottom w:val="none" w:sz="0" w:space="0" w:color="auto"/>
                <w:right w:val="none" w:sz="0" w:space="0" w:color="auto"/>
              </w:divBdr>
            </w:div>
            <w:div w:id="905456838">
              <w:marLeft w:val="0"/>
              <w:marRight w:val="0"/>
              <w:marTop w:val="0"/>
              <w:marBottom w:val="0"/>
              <w:divBdr>
                <w:top w:val="none" w:sz="0" w:space="0" w:color="auto"/>
                <w:left w:val="none" w:sz="0" w:space="0" w:color="auto"/>
                <w:bottom w:val="none" w:sz="0" w:space="0" w:color="auto"/>
                <w:right w:val="none" w:sz="0" w:space="0" w:color="auto"/>
              </w:divBdr>
            </w:div>
            <w:div w:id="905529829">
              <w:marLeft w:val="0"/>
              <w:marRight w:val="0"/>
              <w:marTop w:val="0"/>
              <w:marBottom w:val="0"/>
              <w:divBdr>
                <w:top w:val="none" w:sz="0" w:space="0" w:color="auto"/>
                <w:left w:val="none" w:sz="0" w:space="0" w:color="auto"/>
                <w:bottom w:val="none" w:sz="0" w:space="0" w:color="auto"/>
                <w:right w:val="none" w:sz="0" w:space="0" w:color="auto"/>
              </w:divBdr>
            </w:div>
            <w:div w:id="905800316">
              <w:marLeft w:val="0"/>
              <w:marRight w:val="0"/>
              <w:marTop w:val="0"/>
              <w:marBottom w:val="0"/>
              <w:divBdr>
                <w:top w:val="none" w:sz="0" w:space="0" w:color="auto"/>
                <w:left w:val="none" w:sz="0" w:space="0" w:color="auto"/>
                <w:bottom w:val="none" w:sz="0" w:space="0" w:color="auto"/>
                <w:right w:val="none" w:sz="0" w:space="0" w:color="auto"/>
              </w:divBdr>
            </w:div>
            <w:div w:id="906500145">
              <w:marLeft w:val="0"/>
              <w:marRight w:val="0"/>
              <w:marTop w:val="0"/>
              <w:marBottom w:val="0"/>
              <w:divBdr>
                <w:top w:val="none" w:sz="0" w:space="0" w:color="auto"/>
                <w:left w:val="none" w:sz="0" w:space="0" w:color="auto"/>
                <w:bottom w:val="none" w:sz="0" w:space="0" w:color="auto"/>
                <w:right w:val="none" w:sz="0" w:space="0" w:color="auto"/>
              </w:divBdr>
            </w:div>
            <w:div w:id="907765556">
              <w:marLeft w:val="0"/>
              <w:marRight w:val="0"/>
              <w:marTop w:val="0"/>
              <w:marBottom w:val="0"/>
              <w:divBdr>
                <w:top w:val="none" w:sz="0" w:space="0" w:color="auto"/>
                <w:left w:val="none" w:sz="0" w:space="0" w:color="auto"/>
                <w:bottom w:val="none" w:sz="0" w:space="0" w:color="auto"/>
                <w:right w:val="none" w:sz="0" w:space="0" w:color="auto"/>
              </w:divBdr>
            </w:div>
            <w:div w:id="909540786">
              <w:marLeft w:val="0"/>
              <w:marRight w:val="0"/>
              <w:marTop w:val="0"/>
              <w:marBottom w:val="0"/>
              <w:divBdr>
                <w:top w:val="none" w:sz="0" w:space="0" w:color="auto"/>
                <w:left w:val="none" w:sz="0" w:space="0" w:color="auto"/>
                <w:bottom w:val="none" w:sz="0" w:space="0" w:color="auto"/>
                <w:right w:val="none" w:sz="0" w:space="0" w:color="auto"/>
              </w:divBdr>
            </w:div>
            <w:div w:id="913204169">
              <w:marLeft w:val="0"/>
              <w:marRight w:val="0"/>
              <w:marTop w:val="0"/>
              <w:marBottom w:val="0"/>
              <w:divBdr>
                <w:top w:val="none" w:sz="0" w:space="0" w:color="auto"/>
                <w:left w:val="none" w:sz="0" w:space="0" w:color="auto"/>
                <w:bottom w:val="none" w:sz="0" w:space="0" w:color="auto"/>
                <w:right w:val="none" w:sz="0" w:space="0" w:color="auto"/>
              </w:divBdr>
            </w:div>
            <w:div w:id="914123161">
              <w:marLeft w:val="0"/>
              <w:marRight w:val="0"/>
              <w:marTop w:val="0"/>
              <w:marBottom w:val="0"/>
              <w:divBdr>
                <w:top w:val="none" w:sz="0" w:space="0" w:color="auto"/>
                <w:left w:val="none" w:sz="0" w:space="0" w:color="auto"/>
                <w:bottom w:val="none" w:sz="0" w:space="0" w:color="auto"/>
                <w:right w:val="none" w:sz="0" w:space="0" w:color="auto"/>
              </w:divBdr>
            </w:div>
            <w:div w:id="914314296">
              <w:marLeft w:val="0"/>
              <w:marRight w:val="0"/>
              <w:marTop w:val="360"/>
              <w:marBottom w:val="0"/>
              <w:divBdr>
                <w:top w:val="single" w:sz="6" w:space="0" w:color="auto"/>
                <w:left w:val="single" w:sz="6" w:space="0" w:color="auto"/>
                <w:bottom w:val="single" w:sz="6" w:space="0" w:color="auto"/>
                <w:right w:val="single" w:sz="6" w:space="0" w:color="auto"/>
              </w:divBdr>
            </w:div>
            <w:div w:id="915165698">
              <w:marLeft w:val="0"/>
              <w:marRight w:val="0"/>
              <w:marTop w:val="0"/>
              <w:marBottom w:val="0"/>
              <w:divBdr>
                <w:top w:val="none" w:sz="0" w:space="0" w:color="auto"/>
                <w:left w:val="none" w:sz="0" w:space="0" w:color="auto"/>
                <w:bottom w:val="none" w:sz="0" w:space="0" w:color="auto"/>
                <w:right w:val="none" w:sz="0" w:space="0" w:color="auto"/>
              </w:divBdr>
            </w:div>
            <w:div w:id="915936445">
              <w:marLeft w:val="0"/>
              <w:marRight w:val="0"/>
              <w:marTop w:val="0"/>
              <w:marBottom w:val="0"/>
              <w:divBdr>
                <w:top w:val="none" w:sz="0" w:space="0" w:color="auto"/>
                <w:left w:val="none" w:sz="0" w:space="0" w:color="auto"/>
                <w:bottom w:val="none" w:sz="0" w:space="0" w:color="auto"/>
                <w:right w:val="none" w:sz="0" w:space="0" w:color="auto"/>
              </w:divBdr>
            </w:div>
            <w:div w:id="916784102">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918056927">
              <w:marLeft w:val="0"/>
              <w:marRight w:val="0"/>
              <w:marTop w:val="0"/>
              <w:marBottom w:val="0"/>
              <w:divBdr>
                <w:top w:val="none" w:sz="0" w:space="0" w:color="auto"/>
                <w:left w:val="none" w:sz="0" w:space="0" w:color="auto"/>
                <w:bottom w:val="none" w:sz="0" w:space="0" w:color="auto"/>
                <w:right w:val="none" w:sz="0" w:space="0" w:color="auto"/>
              </w:divBdr>
            </w:div>
            <w:div w:id="918176862">
              <w:marLeft w:val="0"/>
              <w:marRight w:val="0"/>
              <w:marTop w:val="0"/>
              <w:marBottom w:val="0"/>
              <w:divBdr>
                <w:top w:val="none" w:sz="0" w:space="0" w:color="auto"/>
                <w:left w:val="none" w:sz="0" w:space="0" w:color="auto"/>
                <w:bottom w:val="none" w:sz="0" w:space="0" w:color="auto"/>
                <w:right w:val="none" w:sz="0" w:space="0" w:color="auto"/>
              </w:divBdr>
            </w:div>
            <w:div w:id="923296940">
              <w:marLeft w:val="0"/>
              <w:marRight w:val="0"/>
              <w:marTop w:val="0"/>
              <w:marBottom w:val="0"/>
              <w:divBdr>
                <w:top w:val="none" w:sz="0" w:space="0" w:color="auto"/>
                <w:left w:val="none" w:sz="0" w:space="0" w:color="auto"/>
                <w:bottom w:val="none" w:sz="0" w:space="0" w:color="auto"/>
                <w:right w:val="none" w:sz="0" w:space="0" w:color="auto"/>
              </w:divBdr>
            </w:div>
            <w:div w:id="925764941">
              <w:marLeft w:val="0"/>
              <w:marRight w:val="0"/>
              <w:marTop w:val="0"/>
              <w:marBottom w:val="0"/>
              <w:divBdr>
                <w:top w:val="none" w:sz="0" w:space="0" w:color="auto"/>
                <w:left w:val="none" w:sz="0" w:space="0" w:color="auto"/>
                <w:bottom w:val="none" w:sz="0" w:space="0" w:color="auto"/>
                <w:right w:val="none" w:sz="0" w:space="0" w:color="auto"/>
              </w:divBdr>
            </w:div>
            <w:div w:id="926038100">
              <w:marLeft w:val="0"/>
              <w:marRight w:val="0"/>
              <w:marTop w:val="0"/>
              <w:marBottom w:val="0"/>
              <w:divBdr>
                <w:top w:val="none" w:sz="0" w:space="0" w:color="auto"/>
                <w:left w:val="none" w:sz="0" w:space="0" w:color="auto"/>
                <w:bottom w:val="none" w:sz="0" w:space="0" w:color="auto"/>
                <w:right w:val="none" w:sz="0" w:space="0" w:color="auto"/>
              </w:divBdr>
            </w:div>
            <w:div w:id="926156033">
              <w:marLeft w:val="0"/>
              <w:marRight w:val="0"/>
              <w:marTop w:val="0"/>
              <w:marBottom w:val="0"/>
              <w:divBdr>
                <w:top w:val="none" w:sz="0" w:space="0" w:color="auto"/>
                <w:left w:val="none" w:sz="0" w:space="0" w:color="auto"/>
                <w:bottom w:val="none" w:sz="0" w:space="0" w:color="auto"/>
                <w:right w:val="none" w:sz="0" w:space="0" w:color="auto"/>
              </w:divBdr>
            </w:div>
            <w:div w:id="926966012">
              <w:marLeft w:val="0"/>
              <w:marRight w:val="0"/>
              <w:marTop w:val="0"/>
              <w:marBottom w:val="0"/>
              <w:divBdr>
                <w:top w:val="none" w:sz="0" w:space="0" w:color="auto"/>
                <w:left w:val="none" w:sz="0" w:space="0" w:color="auto"/>
                <w:bottom w:val="none" w:sz="0" w:space="0" w:color="auto"/>
                <w:right w:val="none" w:sz="0" w:space="0" w:color="auto"/>
              </w:divBdr>
            </w:div>
            <w:div w:id="933050082">
              <w:marLeft w:val="0"/>
              <w:marRight w:val="0"/>
              <w:marTop w:val="0"/>
              <w:marBottom w:val="0"/>
              <w:divBdr>
                <w:top w:val="none" w:sz="0" w:space="0" w:color="auto"/>
                <w:left w:val="none" w:sz="0" w:space="0" w:color="auto"/>
                <w:bottom w:val="none" w:sz="0" w:space="0" w:color="auto"/>
                <w:right w:val="none" w:sz="0" w:space="0" w:color="auto"/>
              </w:divBdr>
            </w:div>
            <w:div w:id="933052754">
              <w:marLeft w:val="0"/>
              <w:marRight w:val="0"/>
              <w:marTop w:val="0"/>
              <w:marBottom w:val="0"/>
              <w:divBdr>
                <w:top w:val="none" w:sz="0" w:space="0" w:color="auto"/>
                <w:left w:val="none" w:sz="0" w:space="0" w:color="auto"/>
                <w:bottom w:val="none" w:sz="0" w:space="0" w:color="auto"/>
                <w:right w:val="none" w:sz="0" w:space="0" w:color="auto"/>
              </w:divBdr>
            </w:div>
            <w:div w:id="933980869">
              <w:marLeft w:val="0"/>
              <w:marRight w:val="0"/>
              <w:marTop w:val="0"/>
              <w:marBottom w:val="0"/>
              <w:divBdr>
                <w:top w:val="none" w:sz="0" w:space="0" w:color="auto"/>
                <w:left w:val="none" w:sz="0" w:space="0" w:color="auto"/>
                <w:bottom w:val="none" w:sz="0" w:space="0" w:color="auto"/>
                <w:right w:val="none" w:sz="0" w:space="0" w:color="auto"/>
              </w:divBdr>
            </w:div>
            <w:div w:id="934291597">
              <w:marLeft w:val="0"/>
              <w:marRight w:val="0"/>
              <w:marTop w:val="0"/>
              <w:marBottom w:val="0"/>
              <w:divBdr>
                <w:top w:val="none" w:sz="0" w:space="0" w:color="auto"/>
                <w:left w:val="none" w:sz="0" w:space="0" w:color="auto"/>
                <w:bottom w:val="none" w:sz="0" w:space="0" w:color="auto"/>
                <w:right w:val="none" w:sz="0" w:space="0" w:color="auto"/>
              </w:divBdr>
            </w:div>
            <w:div w:id="936451674">
              <w:marLeft w:val="0"/>
              <w:marRight w:val="0"/>
              <w:marTop w:val="0"/>
              <w:marBottom w:val="0"/>
              <w:divBdr>
                <w:top w:val="none" w:sz="0" w:space="0" w:color="auto"/>
                <w:left w:val="none" w:sz="0" w:space="0" w:color="auto"/>
                <w:bottom w:val="none" w:sz="0" w:space="0" w:color="auto"/>
                <w:right w:val="none" w:sz="0" w:space="0" w:color="auto"/>
              </w:divBdr>
            </w:div>
            <w:div w:id="937370327">
              <w:marLeft w:val="0"/>
              <w:marRight w:val="0"/>
              <w:marTop w:val="0"/>
              <w:marBottom w:val="0"/>
              <w:divBdr>
                <w:top w:val="none" w:sz="0" w:space="0" w:color="auto"/>
                <w:left w:val="none" w:sz="0" w:space="0" w:color="auto"/>
                <w:bottom w:val="none" w:sz="0" w:space="0" w:color="auto"/>
                <w:right w:val="none" w:sz="0" w:space="0" w:color="auto"/>
              </w:divBdr>
            </w:div>
            <w:div w:id="937835782">
              <w:marLeft w:val="0"/>
              <w:marRight w:val="0"/>
              <w:marTop w:val="0"/>
              <w:marBottom w:val="0"/>
              <w:divBdr>
                <w:top w:val="none" w:sz="0" w:space="0" w:color="auto"/>
                <w:left w:val="none" w:sz="0" w:space="0" w:color="auto"/>
                <w:bottom w:val="none" w:sz="0" w:space="0" w:color="auto"/>
                <w:right w:val="none" w:sz="0" w:space="0" w:color="auto"/>
              </w:divBdr>
            </w:div>
            <w:div w:id="939606630">
              <w:marLeft w:val="0"/>
              <w:marRight w:val="0"/>
              <w:marTop w:val="0"/>
              <w:marBottom w:val="0"/>
              <w:divBdr>
                <w:top w:val="none" w:sz="0" w:space="0" w:color="auto"/>
                <w:left w:val="none" w:sz="0" w:space="0" w:color="auto"/>
                <w:bottom w:val="none" w:sz="0" w:space="0" w:color="auto"/>
                <w:right w:val="none" w:sz="0" w:space="0" w:color="auto"/>
              </w:divBdr>
            </w:div>
            <w:div w:id="941376454">
              <w:marLeft w:val="0"/>
              <w:marRight w:val="0"/>
              <w:marTop w:val="360"/>
              <w:marBottom w:val="0"/>
              <w:divBdr>
                <w:top w:val="single" w:sz="6" w:space="0" w:color="auto"/>
                <w:left w:val="single" w:sz="6" w:space="0" w:color="auto"/>
                <w:bottom w:val="single" w:sz="6" w:space="0" w:color="auto"/>
                <w:right w:val="single" w:sz="6" w:space="0" w:color="auto"/>
              </w:divBdr>
            </w:div>
            <w:div w:id="942109949">
              <w:marLeft w:val="0"/>
              <w:marRight w:val="0"/>
              <w:marTop w:val="0"/>
              <w:marBottom w:val="0"/>
              <w:divBdr>
                <w:top w:val="none" w:sz="0" w:space="0" w:color="auto"/>
                <w:left w:val="none" w:sz="0" w:space="0" w:color="auto"/>
                <w:bottom w:val="none" w:sz="0" w:space="0" w:color="auto"/>
                <w:right w:val="none" w:sz="0" w:space="0" w:color="auto"/>
              </w:divBdr>
            </w:div>
            <w:div w:id="943801126">
              <w:marLeft w:val="0"/>
              <w:marRight w:val="0"/>
              <w:marTop w:val="0"/>
              <w:marBottom w:val="0"/>
              <w:divBdr>
                <w:top w:val="none" w:sz="0" w:space="0" w:color="auto"/>
                <w:left w:val="none" w:sz="0" w:space="0" w:color="auto"/>
                <w:bottom w:val="none" w:sz="0" w:space="0" w:color="auto"/>
                <w:right w:val="none" w:sz="0" w:space="0" w:color="auto"/>
              </w:divBdr>
            </w:div>
            <w:div w:id="947661253">
              <w:marLeft w:val="0"/>
              <w:marRight w:val="0"/>
              <w:marTop w:val="0"/>
              <w:marBottom w:val="0"/>
              <w:divBdr>
                <w:top w:val="none" w:sz="0" w:space="0" w:color="auto"/>
                <w:left w:val="none" w:sz="0" w:space="0" w:color="auto"/>
                <w:bottom w:val="none" w:sz="0" w:space="0" w:color="auto"/>
                <w:right w:val="none" w:sz="0" w:space="0" w:color="auto"/>
              </w:divBdr>
              <w:divsChild>
                <w:div w:id="967203759">
                  <w:marLeft w:val="0"/>
                  <w:marRight w:val="0"/>
                  <w:marTop w:val="0"/>
                  <w:marBottom w:val="0"/>
                  <w:divBdr>
                    <w:top w:val="none" w:sz="0" w:space="0" w:color="auto"/>
                    <w:left w:val="none" w:sz="0" w:space="0" w:color="auto"/>
                    <w:bottom w:val="none" w:sz="0" w:space="0" w:color="auto"/>
                    <w:right w:val="none" w:sz="0" w:space="0" w:color="auto"/>
                  </w:divBdr>
                </w:div>
                <w:div w:id="1224637150">
                  <w:marLeft w:val="0"/>
                  <w:marRight w:val="0"/>
                  <w:marTop w:val="0"/>
                  <w:marBottom w:val="0"/>
                  <w:divBdr>
                    <w:top w:val="none" w:sz="0" w:space="0" w:color="auto"/>
                    <w:left w:val="none" w:sz="0" w:space="0" w:color="auto"/>
                    <w:bottom w:val="none" w:sz="0" w:space="0" w:color="auto"/>
                    <w:right w:val="none" w:sz="0" w:space="0" w:color="auto"/>
                  </w:divBdr>
                </w:div>
                <w:div w:id="1224876733">
                  <w:marLeft w:val="0"/>
                  <w:marRight w:val="0"/>
                  <w:marTop w:val="0"/>
                  <w:marBottom w:val="0"/>
                  <w:divBdr>
                    <w:top w:val="none" w:sz="0" w:space="0" w:color="auto"/>
                    <w:left w:val="none" w:sz="0" w:space="0" w:color="auto"/>
                    <w:bottom w:val="none" w:sz="0" w:space="0" w:color="auto"/>
                    <w:right w:val="none" w:sz="0" w:space="0" w:color="auto"/>
                  </w:divBdr>
                </w:div>
                <w:div w:id="2001694562">
                  <w:marLeft w:val="0"/>
                  <w:marRight w:val="0"/>
                  <w:marTop w:val="0"/>
                  <w:marBottom w:val="0"/>
                  <w:divBdr>
                    <w:top w:val="none" w:sz="0" w:space="0" w:color="auto"/>
                    <w:left w:val="none" w:sz="0" w:space="0" w:color="auto"/>
                    <w:bottom w:val="none" w:sz="0" w:space="0" w:color="auto"/>
                    <w:right w:val="none" w:sz="0" w:space="0" w:color="auto"/>
                  </w:divBdr>
                </w:div>
              </w:divsChild>
            </w:div>
            <w:div w:id="948196110">
              <w:marLeft w:val="0"/>
              <w:marRight w:val="0"/>
              <w:marTop w:val="0"/>
              <w:marBottom w:val="0"/>
              <w:divBdr>
                <w:top w:val="none" w:sz="0" w:space="0" w:color="auto"/>
                <w:left w:val="none" w:sz="0" w:space="0" w:color="auto"/>
                <w:bottom w:val="none" w:sz="0" w:space="0" w:color="auto"/>
                <w:right w:val="none" w:sz="0" w:space="0" w:color="auto"/>
              </w:divBdr>
            </w:div>
            <w:div w:id="949359904">
              <w:marLeft w:val="0"/>
              <w:marRight w:val="0"/>
              <w:marTop w:val="0"/>
              <w:marBottom w:val="0"/>
              <w:divBdr>
                <w:top w:val="none" w:sz="0" w:space="0" w:color="auto"/>
                <w:left w:val="none" w:sz="0" w:space="0" w:color="auto"/>
                <w:bottom w:val="none" w:sz="0" w:space="0" w:color="auto"/>
                <w:right w:val="none" w:sz="0" w:space="0" w:color="auto"/>
              </w:divBdr>
            </w:div>
            <w:div w:id="954556421">
              <w:marLeft w:val="0"/>
              <w:marRight w:val="0"/>
              <w:marTop w:val="0"/>
              <w:marBottom w:val="0"/>
              <w:divBdr>
                <w:top w:val="none" w:sz="0" w:space="0" w:color="auto"/>
                <w:left w:val="none" w:sz="0" w:space="0" w:color="auto"/>
                <w:bottom w:val="none" w:sz="0" w:space="0" w:color="auto"/>
                <w:right w:val="none" w:sz="0" w:space="0" w:color="auto"/>
              </w:divBdr>
            </w:div>
            <w:div w:id="955454556">
              <w:marLeft w:val="0"/>
              <w:marRight w:val="0"/>
              <w:marTop w:val="0"/>
              <w:marBottom w:val="0"/>
              <w:divBdr>
                <w:top w:val="none" w:sz="0" w:space="0" w:color="auto"/>
                <w:left w:val="none" w:sz="0" w:space="0" w:color="auto"/>
                <w:bottom w:val="none" w:sz="0" w:space="0" w:color="auto"/>
                <w:right w:val="none" w:sz="0" w:space="0" w:color="auto"/>
              </w:divBdr>
            </w:div>
            <w:div w:id="956792006">
              <w:marLeft w:val="0"/>
              <w:marRight w:val="0"/>
              <w:marTop w:val="0"/>
              <w:marBottom w:val="0"/>
              <w:divBdr>
                <w:top w:val="none" w:sz="0" w:space="0" w:color="auto"/>
                <w:left w:val="none" w:sz="0" w:space="0" w:color="auto"/>
                <w:bottom w:val="none" w:sz="0" w:space="0" w:color="auto"/>
                <w:right w:val="none" w:sz="0" w:space="0" w:color="auto"/>
              </w:divBdr>
            </w:div>
            <w:div w:id="957570953">
              <w:marLeft w:val="0"/>
              <w:marRight w:val="0"/>
              <w:marTop w:val="0"/>
              <w:marBottom w:val="0"/>
              <w:divBdr>
                <w:top w:val="none" w:sz="0" w:space="0" w:color="auto"/>
                <w:left w:val="none" w:sz="0" w:space="0" w:color="auto"/>
                <w:bottom w:val="none" w:sz="0" w:space="0" w:color="auto"/>
                <w:right w:val="none" w:sz="0" w:space="0" w:color="auto"/>
              </w:divBdr>
            </w:div>
            <w:div w:id="958414423">
              <w:marLeft w:val="0"/>
              <w:marRight w:val="0"/>
              <w:marTop w:val="0"/>
              <w:marBottom w:val="0"/>
              <w:divBdr>
                <w:top w:val="none" w:sz="0" w:space="0" w:color="auto"/>
                <w:left w:val="none" w:sz="0" w:space="0" w:color="auto"/>
                <w:bottom w:val="none" w:sz="0" w:space="0" w:color="auto"/>
                <w:right w:val="none" w:sz="0" w:space="0" w:color="auto"/>
              </w:divBdr>
            </w:div>
            <w:div w:id="958948633">
              <w:marLeft w:val="0"/>
              <w:marRight w:val="0"/>
              <w:marTop w:val="0"/>
              <w:marBottom w:val="0"/>
              <w:divBdr>
                <w:top w:val="none" w:sz="0" w:space="0" w:color="auto"/>
                <w:left w:val="none" w:sz="0" w:space="0" w:color="auto"/>
                <w:bottom w:val="none" w:sz="0" w:space="0" w:color="auto"/>
                <w:right w:val="none" w:sz="0" w:space="0" w:color="auto"/>
              </w:divBdr>
            </w:div>
            <w:div w:id="959266012">
              <w:marLeft w:val="0"/>
              <w:marRight w:val="0"/>
              <w:marTop w:val="0"/>
              <w:marBottom w:val="0"/>
              <w:divBdr>
                <w:top w:val="none" w:sz="0" w:space="0" w:color="auto"/>
                <w:left w:val="none" w:sz="0" w:space="0" w:color="auto"/>
                <w:bottom w:val="none" w:sz="0" w:space="0" w:color="auto"/>
                <w:right w:val="none" w:sz="0" w:space="0" w:color="auto"/>
              </w:divBdr>
            </w:div>
            <w:div w:id="960040398">
              <w:marLeft w:val="0"/>
              <w:marRight w:val="0"/>
              <w:marTop w:val="0"/>
              <w:marBottom w:val="0"/>
              <w:divBdr>
                <w:top w:val="none" w:sz="0" w:space="0" w:color="auto"/>
                <w:left w:val="none" w:sz="0" w:space="0" w:color="auto"/>
                <w:bottom w:val="none" w:sz="0" w:space="0" w:color="auto"/>
                <w:right w:val="none" w:sz="0" w:space="0" w:color="auto"/>
              </w:divBdr>
            </w:div>
            <w:div w:id="961424300">
              <w:marLeft w:val="0"/>
              <w:marRight w:val="0"/>
              <w:marTop w:val="0"/>
              <w:marBottom w:val="0"/>
              <w:divBdr>
                <w:top w:val="none" w:sz="0" w:space="0" w:color="auto"/>
                <w:left w:val="none" w:sz="0" w:space="0" w:color="auto"/>
                <w:bottom w:val="none" w:sz="0" w:space="0" w:color="auto"/>
                <w:right w:val="none" w:sz="0" w:space="0" w:color="auto"/>
              </w:divBdr>
            </w:div>
            <w:div w:id="962467524">
              <w:marLeft w:val="0"/>
              <w:marRight w:val="0"/>
              <w:marTop w:val="0"/>
              <w:marBottom w:val="0"/>
              <w:divBdr>
                <w:top w:val="none" w:sz="0" w:space="0" w:color="auto"/>
                <w:left w:val="none" w:sz="0" w:space="0" w:color="auto"/>
                <w:bottom w:val="none" w:sz="0" w:space="0" w:color="auto"/>
                <w:right w:val="none" w:sz="0" w:space="0" w:color="auto"/>
              </w:divBdr>
            </w:div>
            <w:div w:id="966394522">
              <w:marLeft w:val="0"/>
              <w:marRight w:val="0"/>
              <w:marTop w:val="0"/>
              <w:marBottom w:val="0"/>
              <w:divBdr>
                <w:top w:val="none" w:sz="0" w:space="0" w:color="auto"/>
                <w:left w:val="none" w:sz="0" w:space="0" w:color="auto"/>
                <w:bottom w:val="none" w:sz="0" w:space="0" w:color="auto"/>
                <w:right w:val="none" w:sz="0" w:space="0" w:color="auto"/>
              </w:divBdr>
            </w:div>
            <w:div w:id="967005064">
              <w:marLeft w:val="0"/>
              <w:marRight w:val="0"/>
              <w:marTop w:val="0"/>
              <w:marBottom w:val="0"/>
              <w:divBdr>
                <w:top w:val="none" w:sz="0" w:space="0" w:color="auto"/>
                <w:left w:val="none" w:sz="0" w:space="0" w:color="auto"/>
                <w:bottom w:val="none" w:sz="0" w:space="0" w:color="auto"/>
                <w:right w:val="none" w:sz="0" w:space="0" w:color="auto"/>
              </w:divBdr>
            </w:div>
            <w:div w:id="967931873">
              <w:marLeft w:val="0"/>
              <w:marRight w:val="0"/>
              <w:marTop w:val="0"/>
              <w:marBottom w:val="0"/>
              <w:divBdr>
                <w:top w:val="none" w:sz="0" w:space="0" w:color="auto"/>
                <w:left w:val="none" w:sz="0" w:space="0" w:color="auto"/>
                <w:bottom w:val="none" w:sz="0" w:space="0" w:color="auto"/>
                <w:right w:val="none" w:sz="0" w:space="0" w:color="auto"/>
              </w:divBdr>
            </w:div>
            <w:div w:id="968703153">
              <w:marLeft w:val="0"/>
              <w:marRight w:val="0"/>
              <w:marTop w:val="0"/>
              <w:marBottom w:val="0"/>
              <w:divBdr>
                <w:top w:val="none" w:sz="0" w:space="0" w:color="auto"/>
                <w:left w:val="none" w:sz="0" w:space="0" w:color="auto"/>
                <w:bottom w:val="none" w:sz="0" w:space="0" w:color="auto"/>
                <w:right w:val="none" w:sz="0" w:space="0" w:color="auto"/>
              </w:divBdr>
            </w:div>
            <w:div w:id="968777230">
              <w:marLeft w:val="0"/>
              <w:marRight w:val="0"/>
              <w:marTop w:val="0"/>
              <w:marBottom w:val="0"/>
              <w:divBdr>
                <w:top w:val="none" w:sz="0" w:space="0" w:color="auto"/>
                <w:left w:val="none" w:sz="0" w:space="0" w:color="auto"/>
                <w:bottom w:val="none" w:sz="0" w:space="0" w:color="auto"/>
                <w:right w:val="none" w:sz="0" w:space="0" w:color="auto"/>
              </w:divBdr>
            </w:div>
            <w:div w:id="968784839">
              <w:marLeft w:val="0"/>
              <w:marRight w:val="0"/>
              <w:marTop w:val="0"/>
              <w:marBottom w:val="0"/>
              <w:divBdr>
                <w:top w:val="none" w:sz="0" w:space="0" w:color="auto"/>
                <w:left w:val="none" w:sz="0" w:space="0" w:color="auto"/>
                <w:bottom w:val="none" w:sz="0" w:space="0" w:color="auto"/>
                <w:right w:val="none" w:sz="0" w:space="0" w:color="auto"/>
              </w:divBdr>
            </w:div>
            <w:div w:id="970868390">
              <w:marLeft w:val="0"/>
              <w:marRight w:val="0"/>
              <w:marTop w:val="0"/>
              <w:marBottom w:val="0"/>
              <w:divBdr>
                <w:top w:val="none" w:sz="0" w:space="0" w:color="auto"/>
                <w:left w:val="none" w:sz="0" w:space="0" w:color="auto"/>
                <w:bottom w:val="none" w:sz="0" w:space="0" w:color="auto"/>
                <w:right w:val="none" w:sz="0" w:space="0" w:color="auto"/>
              </w:divBdr>
            </w:div>
            <w:div w:id="972055365">
              <w:marLeft w:val="0"/>
              <w:marRight w:val="0"/>
              <w:marTop w:val="0"/>
              <w:marBottom w:val="0"/>
              <w:divBdr>
                <w:top w:val="none" w:sz="0" w:space="0" w:color="auto"/>
                <w:left w:val="none" w:sz="0" w:space="0" w:color="auto"/>
                <w:bottom w:val="none" w:sz="0" w:space="0" w:color="auto"/>
                <w:right w:val="none" w:sz="0" w:space="0" w:color="auto"/>
              </w:divBdr>
            </w:div>
            <w:div w:id="972293670">
              <w:marLeft w:val="0"/>
              <w:marRight w:val="0"/>
              <w:marTop w:val="0"/>
              <w:marBottom w:val="0"/>
              <w:divBdr>
                <w:top w:val="none" w:sz="0" w:space="0" w:color="auto"/>
                <w:left w:val="none" w:sz="0" w:space="0" w:color="auto"/>
                <w:bottom w:val="none" w:sz="0" w:space="0" w:color="auto"/>
                <w:right w:val="none" w:sz="0" w:space="0" w:color="auto"/>
              </w:divBdr>
            </w:div>
            <w:div w:id="972371493">
              <w:marLeft w:val="0"/>
              <w:marRight w:val="0"/>
              <w:marTop w:val="0"/>
              <w:marBottom w:val="0"/>
              <w:divBdr>
                <w:top w:val="none" w:sz="0" w:space="0" w:color="auto"/>
                <w:left w:val="none" w:sz="0" w:space="0" w:color="auto"/>
                <w:bottom w:val="none" w:sz="0" w:space="0" w:color="auto"/>
                <w:right w:val="none" w:sz="0" w:space="0" w:color="auto"/>
              </w:divBdr>
            </w:div>
            <w:div w:id="981277822">
              <w:marLeft w:val="0"/>
              <w:marRight w:val="0"/>
              <w:marTop w:val="0"/>
              <w:marBottom w:val="0"/>
              <w:divBdr>
                <w:top w:val="none" w:sz="0" w:space="0" w:color="auto"/>
                <w:left w:val="none" w:sz="0" w:space="0" w:color="auto"/>
                <w:bottom w:val="none" w:sz="0" w:space="0" w:color="auto"/>
                <w:right w:val="none" w:sz="0" w:space="0" w:color="auto"/>
              </w:divBdr>
            </w:div>
            <w:div w:id="981808102">
              <w:marLeft w:val="0"/>
              <w:marRight w:val="0"/>
              <w:marTop w:val="0"/>
              <w:marBottom w:val="0"/>
              <w:divBdr>
                <w:top w:val="none" w:sz="0" w:space="0" w:color="auto"/>
                <w:left w:val="none" w:sz="0" w:space="0" w:color="auto"/>
                <w:bottom w:val="none" w:sz="0" w:space="0" w:color="auto"/>
                <w:right w:val="none" w:sz="0" w:space="0" w:color="auto"/>
              </w:divBdr>
            </w:div>
            <w:div w:id="983849245">
              <w:marLeft w:val="0"/>
              <w:marRight w:val="0"/>
              <w:marTop w:val="0"/>
              <w:marBottom w:val="0"/>
              <w:divBdr>
                <w:top w:val="none" w:sz="0" w:space="0" w:color="auto"/>
                <w:left w:val="none" w:sz="0" w:space="0" w:color="auto"/>
                <w:bottom w:val="none" w:sz="0" w:space="0" w:color="auto"/>
                <w:right w:val="none" w:sz="0" w:space="0" w:color="auto"/>
              </w:divBdr>
            </w:div>
            <w:div w:id="984119121">
              <w:marLeft w:val="0"/>
              <w:marRight w:val="0"/>
              <w:marTop w:val="0"/>
              <w:marBottom w:val="0"/>
              <w:divBdr>
                <w:top w:val="none" w:sz="0" w:space="0" w:color="auto"/>
                <w:left w:val="none" w:sz="0" w:space="0" w:color="auto"/>
                <w:bottom w:val="none" w:sz="0" w:space="0" w:color="auto"/>
                <w:right w:val="none" w:sz="0" w:space="0" w:color="auto"/>
              </w:divBdr>
            </w:div>
            <w:div w:id="986401678">
              <w:marLeft w:val="0"/>
              <w:marRight w:val="0"/>
              <w:marTop w:val="0"/>
              <w:marBottom w:val="0"/>
              <w:divBdr>
                <w:top w:val="none" w:sz="0" w:space="0" w:color="auto"/>
                <w:left w:val="none" w:sz="0" w:space="0" w:color="auto"/>
                <w:bottom w:val="none" w:sz="0" w:space="0" w:color="auto"/>
                <w:right w:val="none" w:sz="0" w:space="0" w:color="auto"/>
              </w:divBdr>
            </w:div>
            <w:div w:id="989166336">
              <w:marLeft w:val="0"/>
              <w:marRight w:val="0"/>
              <w:marTop w:val="0"/>
              <w:marBottom w:val="0"/>
              <w:divBdr>
                <w:top w:val="none" w:sz="0" w:space="0" w:color="auto"/>
                <w:left w:val="none" w:sz="0" w:space="0" w:color="auto"/>
                <w:bottom w:val="none" w:sz="0" w:space="0" w:color="auto"/>
                <w:right w:val="none" w:sz="0" w:space="0" w:color="auto"/>
              </w:divBdr>
            </w:div>
            <w:div w:id="991837730">
              <w:marLeft w:val="0"/>
              <w:marRight w:val="0"/>
              <w:marTop w:val="0"/>
              <w:marBottom w:val="0"/>
              <w:divBdr>
                <w:top w:val="none" w:sz="0" w:space="0" w:color="auto"/>
                <w:left w:val="none" w:sz="0" w:space="0" w:color="auto"/>
                <w:bottom w:val="none" w:sz="0" w:space="0" w:color="auto"/>
                <w:right w:val="none" w:sz="0" w:space="0" w:color="auto"/>
              </w:divBdr>
            </w:div>
            <w:div w:id="994845788">
              <w:marLeft w:val="0"/>
              <w:marRight w:val="0"/>
              <w:marTop w:val="0"/>
              <w:marBottom w:val="0"/>
              <w:divBdr>
                <w:top w:val="none" w:sz="0" w:space="0" w:color="auto"/>
                <w:left w:val="none" w:sz="0" w:space="0" w:color="auto"/>
                <w:bottom w:val="none" w:sz="0" w:space="0" w:color="auto"/>
                <w:right w:val="none" w:sz="0" w:space="0" w:color="auto"/>
              </w:divBdr>
            </w:div>
            <w:div w:id="995570924">
              <w:marLeft w:val="0"/>
              <w:marRight w:val="0"/>
              <w:marTop w:val="0"/>
              <w:marBottom w:val="0"/>
              <w:divBdr>
                <w:top w:val="none" w:sz="0" w:space="0" w:color="auto"/>
                <w:left w:val="none" w:sz="0" w:space="0" w:color="auto"/>
                <w:bottom w:val="none" w:sz="0" w:space="0" w:color="auto"/>
                <w:right w:val="none" w:sz="0" w:space="0" w:color="auto"/>
              </w:divBdr>
            </w:div>
            <w:div w:id="996348618">
              <w:marLeft w:val="0"/>
              <w:marRight w:val="0"/>
              <w:marTop w:val="0"/>
              <w:marBottom w:val="0"/>
              <w:divBdr>
                <w:top w:val="none" w:sz="0" w:space="0" w:color="auto"/>
                <w:left w:val="none" w:sz="0" w:space="0" w:color="auto"/>
                <w:bottom w:val="none" w:sz="0" w:space="0" w:color="auto"/>
                <w:right w:val="none" w:sz="0" w:space="0" w:color="auto"/>
              </w:divBdr>
            </w:div>
            <w:div w:id="996764688">
              <w:marLeft w:val="0"/>
              <w:marRight w:val="0"/>
              <w:marTop w:val="0"/>
              <w:marBottom w:val="0"/>
              <w:divBdr>
                <w:top w:val="none" w:sz="0" w:space="0" w:color="auto"/>
                <w:left w:val="none" w:sz="0" w:space="0" w:color="auto"/>
                <w:bottom w:val="none" w:sz="0" w:space="0" w:color="auto"/>
                <w:right w:val="none" w:sz="0" w:space="0" w:color="auto"/>
              </w:divBdr>
            </w:div>
            <w:div w:id="999430719">
              <w:marLeft w:val="0"/>
              <w:marRight w:val="0"/>
              <w:marTop w:val="0"/>
              <w:marBottom w:val="0"/>
              <w:divBdr>
                <w:top w:val="none" w:sz="0" w:space="0" w:color="auto"/>
                <w:left w:val="none" w:sz="0" w:space="0" w:color="auto"/>
                <w:bottom w:val="none" w:sz="0" w:space="0" w:color="auto"/>
                <w:right w:val="none" w:sz="0" w:space="0" w:color="auto"/>
              </w:divBdr>
            </w:div>
            <w:div w:id="1000355776">
              <w:marLeft w:val="0"/>
              <w:marRight w:val="0"/>
              <w:marTop w:val="0"/>
              <w:marBottom w:val="0"/>
              <w:divBdr>
                <w:top w:val="none" w:sz="0" w:space="0" w:color="auto"/>
                <w:left w:val="none" w:sz="0" w:space="0" w:color="auto"/>
                <w:bottom w:val="none" w:sz="0" w:space="0" w:color="auto"/>
                <w:right w:val="none" w:sz="0" w:space="0" w:color="auto"/>
              </w:divBdr>
            </w:div>
            <w:div w:id="1001355214">
              <w:marLeft w:val="0"/>
              <w:marRight w:val="0"/>
              <w:marTop w:val="0"/>
              <w:marBottom w:val="0"/>
              <w:divBdr>
                <w:top w:val="none" w:sz="0" w:space="0" w:color="auto"/>
                <w:left w:val="none" w:sz="0" w:space="0" w:color="auto"/>
                <w:bottom w:val="none" w:sz="0" w:space="0" w:color="auto"/>
                <w:right w:val="none" w:sz="0" w:space="0" w:color="auto"/>
              </w:divBdr>
            </w:div>
            <w:div w:id="1002321717">
              <w:marLeft w:val="0"/>
              <w:marRight w:val="0"/>
              <w:marTop w:val="0"/>
              <w:marBottom w:val="0"/>
              <w:divBdr>
                <w:top w:val="none" w:sz="0" w:space="0" w:color="auto"/>
                <w:left w:val="none" w:sz="0" w:space="0" w:color="auto"/>
                <w:bottom w:val="none" w:sz="0" w:space="0" w:color="auto"/>
                <w:right w:val="none" w:sz="0" w:space="0" w:color="auto"/>
              </w:divBdr>
            </w:div>
            <w:div w:id="1002663851">
              <w:marLeft w:val="0"/>
              <w:marRight w:val="0"/>
              <w:marTop w:val="0"/>
              <w:marBottom w:val="0"/>
              <w:divBdr>
                <w:top w:val="none" w:sz="0" w:space="0" w:color="auto"/>
                <w:left w:val="none" w:sz="0" w:space="0" w:color="auto"/>
                <w:bottom w:val="none" w:sz="0" w:space="0" w:color="auto"/>
                <w:right w:val="none" w:sz="0" w:space="0" w:color="auto"/>
              </w:divBdr>
            </w:div>
            <w:div w:id="1004627639">
              <w:marLeft w:val="0"/>
              <w:marRight w:val="0"/>
              <w:marTop w:val="0"/>
              <w:marBottom w:val="0"/>
              <w:divBdr>
                <w:top w:val="none" w:sz="0" w:space="0" w:color="auto"/>
                <w:left w:val="none" w:sz="0" w:space="0" w:color="auto"/>
                <w:bottom w:val="none" w:sz="0" w:space="0" w:color="auto"/>
                <w:right w:val="none" w:sz="0" w:space="0" w:color="auto"/>
              </w:divBdr>
            </w:div>
            <w:div w:id="1004819971">
              <w:marLeft w:val="0"/>
              <w:marRight w:val="0"/>
              <w:marTop w:val="0"/>
              <w:marBottom w:val="0"/>
              <w:divBdr>
                <w:top w:val="none" w:sz="0" w:space="0" w:color="auto"/>
                <w:left w:val="none" w:sz="0" w:space="0" w:color="auto"/>
                <w:bottom w:val="none" w:sz="0" w:space="0" w:color="auto"/>
                <w:right w:val="none" w:sz="0" w:space="0" w:color="auto"/>
              </w:divBdr>
            </w:div>
            <w:div w:id="1005206148">
              <w:marLeft w:val="0"/>
              <w:marRight w:val="0"/>
              <w:marTop w:val="0"/>
              <w:marBottom w:val="0"/>
              <w:divBdr>
                <w:top w:val="none" w:sz="0" w:space="0" w:color="auto"/>
                <w:left w:val="none" w:sz="0" w:space="0" w:color="auto"/>
                <w:bottom w:val="none" w:sz="0" w:space="0" w:color="auto"/>
                <w:right w:val="none" w:sz="0" w:space="0" w:color="auto"/>
              </w:divBdr>
            </w:div>
            <w:div w:id="1010792447">
              <w:marLeft w:val="0"/>
              <w:marRight w:val="0"/>
              <w:marTop w:val="0"/>
              <w:marBottom w:val="0"/>
              <w:divBdr>
                <w:top w:val="none" w:sz="0" w:space="0" w:color="auto"/>
                <w:left w:val="none" w:sz="0" w:space="0" w:color="auto"/>
                <w:bottom w:val="none" w:sz="0" w:space="0" w:color="auto"/>
                <w:right w:val="none" w:sz="0" w:space="0" w:color="auto"/>
              </w:divBdr>
            </w:div>
            <w:div w:id="1012489250">
              <w:marLeft w:val="0"/>
              <w:marRight w:val="0"/>
              <w:marTop w:val="0"/>
              <w:marBottom w:val="0"/>
              <w:divBdr>
                <w:top w:val="none" w:sz="0" w:space="0" w:color="auto"/>
                <w:left w:val="none" w:sz="0" w:space="0" w:color="auto"/>
                <w:bottom w:val="none" w:sz="0" w:space="0" w:color="auto"/>
                <w:right w:val="none" w:sz="0" w:space="0" w:color="auto"/>
              </w:divBdr>
            </w:div>
            <w:div w:id="1012728706">
              <w:marLeft w:val="0"/>
              <w:marRight w:val="0"/>
              <w:marTop w:val="0"/>
              <w:marBottom w:val="0"/>
              <w:divBdr>
                <w:top w:val="none" w:sz="0" w:space="0" w:color="auto"/>
                <w:left w:val="none" w:sz="0" w:space="0" w:color="auto"/>
                <w:bottom w:val="none" w:sz="0" w:space="0" w:color="auto"/>
                <w:right w:val="none" w:sz="0" w:space="0" w:color="auto"/>
              </w:divBdr>
            </w:div>
            <w:div w:id="1012758334">
              <w:marLeft w:val="0"/>
              <w:marRight w:val="0"/>
              <w:marTop w:val="0"/>
              <w:marBottom w:val="0"/>
              <w:divBdr>
                <w:top w:val="none" w:sz="0" w:space="0" w:color="auto"/>
                <w:left w:val="none" w:sz="0" w:space="0" w:color="auto"/>
                <w:bottom w:val="none" w:sz="0" w:space="0" w:color="auto"/>
                <w:right w:val="none" w:sz="0" w:space="0" w:color="auto"/>
              </w:divBdr>
            </w:div>
            <w:div w:id="1016542752">
              <w:marLeft w:val="0"/>
              <w:marRight w:val="0"/>
              <w:marTop w:val="0"/>
              <w:marBottom w:val="0"/>
              <w:divBdr>
                <w:top w:val="none" w:sz="0" w:space="0" w:color="auto"/>
                <w:left w:val="none" w:sz="0" w:space="0" w:color="auto"/>
                <w:bottom w:val="none" w:sz="0" w:space="0" w:color="auto"/>
                <w:right w:val="none" w:sz="0" w:space="0" w:color="auto"/>
              </w:divBdr>
            </w:div>
            <w:div w:id="1017776001">
              <w:marLeft w:val="0"/>
              <w:marRight w:val="0"/>
              <w:marTop w:val="0"/>
              <w:marBottom w:val="0"/>
              <w:divBdr>
                <w:top w:val="none" w:sz="0" w:space="0" w:color="auto"/>
                <w:left w:val="none" w:sz="0" w:space="0" w:color="auto"/>
                <w:bottom w:val="none" w:sz="0" w:space="0" w:color="auto"/>
                <w:right w:val="none" w:sz="0" w:space="0" w:color="auto"/>
              </w:divBdr>
            </w:div>
            <w:div w:id="1018190256">
              <w:marLeft w:val="0"/>
              <w:marRight w:val="0"/>
              <w:marTop w:val="0"/>
              <w:marBottom w:val="0"/>
              <w:divBdr>
                <w:top w:val="none" w:sz="0" w:space="0" w:color="auto"/>
                <w:left w:val="none" w:sz="0" w:space="0" w:color="auto"/>
                <w:bottom w:val="none" w:sz="0" w:space="0" w:color="auto"/>
                <w:right w:val="none" w:sz="0" w:space="0" w:color="auto"/>
              </w:divBdr>
            </w:div>
            <w:div w:id="1023090355">
              <w:marLeft w:val="0"/>
              <w:marRight w:val="0"/>
              <w:marTop w:val="0"/>
              <w:marBottom w:val="0"/>
              <w:divBdr>
                <w:top w:val="none" w:sz="0" w:space="0" w:color="auto"/>
                <w:left w:val="none" w:sz="0" w:space="0" w:color="auto"/>
                <w:bottom w:val="none" w:sz="0" w:space="0" w:color="auto"/>
                <w:right w:val="none" w:sz="0" w:space="0" w:color="auto"/>
              </w:divBdr>
            </w:div>
            <w:div w:id="1025523897">
              <w:marLeft w:val="0"/>
              <w:marRight w:val="0"/>
              <w:marTop w:val="0"/>
              <w:marBottom w:val="0"/>
              <w:divBdr>
                <w:top w:val="none" w:sz="0" w:space="0" w:color="auto"/>
                <w:left w:val="none" w:sz="0" w:space="0" w:color="auto"/>
                <w:bottom w:val="none" w:sz="0" w:space="0" w:color="auto"/>
                <w:right w:val="none" w:sz="0" w:space="0" w:color="auto"/>
              </w:divBdr>
            </w:div>
            <w:div w:id="1026520025">
              <w:marLeft w:val="0"/>
              <w:marRight w:val="0"/>
              <w:marTop w:val="0"/>
              <w:marBottom w:val="0"/>
              <w:divBdr>
                <w:top w:val="none" w:sz="0" w:space="0" w:color="auto"/>
                <w:left w:val="none" w:sz="0" w:space="0" w:color="auto"/>
                <w:bottom w:val="none" w:sz="0" w:space="0" w:color="auto"/>
                <w:right w:val="none" w:sz="0" w:space="0" w:color="auto"/>
              </w:divBdr>
            </w:div>
            <w:div w:id="1026831206">
              <w:marLeft w:val="0"/>
              <w:marRight w:val="0"/>
              <w:marTop w:val="0"/>
              <w:marBottom w:val="0"/>
              <w:divBdr>
                <w:top w:val="none" w:sz="0" w:space="0" w:color="auto"/>
                <w:left w:val="none" w:sz="0" w:space="0" w:color="auto"/>
                <w:bottom w:val="none" w:sz="0" w:space="0" w:color="auto"/>
                <w:right w:val="none" w:sz="0" w:space="0" w:color="auto"/>
              </w:divBdr>
            </w:div>
            <w:div w:id="1029184123">
              <w:marLeft w:val="0"/>
              <w:marRight w:val="0"/>
              <w:marTop w:val="0"/>
              <w:marBottom w:val="0"/>
              <w:divBdr>
                <w:top w:val="none" w:sz="0" w:space="0" w:color="auto"/>
                <w:left w:val="none" w:sz="0" w:space="0" w:color="auto"/>
                <w:bottom w:val="none" w:sz="0" w:space="0" w:color="auto"/>
                <w:right w:val="none" w:sz="0" w:space="0" w:color="auto"/>
              </w:divBdr>
            </w:div>
            <w:div w:id="1030061839">
              <w:marLeft w:val="0"/>
              <w:marRight w:val="0"/>
              <w:marTop w:val="0"/>
              <w:marBottom w:val="0"/>
              <w:divBdr>
                <w:top w:val="none" w:sz="0" w:space="0" w:color="auto"/>
                <w:left w:val="none" w:sz="0" w:space="0" w:color="auto"/>
                <w:bottom w:val="none" w:sz="0" w:space="0" w:color="auto"/>
                <w:right w:val="none" w:sz="0" w:space="0" w:color="auto"/>
              </w:divBdr>
            </w:div>
            <w:div w:id="1031616463">
              <w:marLeft w:val="0"/>
              <w:marRight w:val="0"/>
              <w:marTop w:val="0"/>
              <w:marBottom w:val="0"/>
              <w:divBdr>
                <w:top w:val="none" w:sz="0" w:space="0" w:color="auto"/>
                <w:left w:val="none" w:sz="0" w:space="0" w:color="auto"/>
                <w:bottom w:val="none" w:sz="0" w:space="0" w:color="auto"/>
                <w:right w:val="none" w:sz="0" w:space="0" w:color="auto"/>
              </w:divBdr>
            </w:div>
            <w:div w:id="1031765683">
              <w:marLeft w:val="0"/>
              <w:marRight w:val="0"/>
              <w:marTop w:val="0"/>
              <w:marBottom w:val="0"/>
              <w:divBdr>
                <w:top w:val="none" w:sz="0" w:space="0" w:color="auto"/>
                <w:left w:val="none" w:sz="0" w:space="0" w:color="auto"/>
                <w:bottom w:val="none" w:sz="0" w:space="0" w:color="auto"/>
                <w:right w:val="none" w:sz="0" w:space="0" w:color="auto"/>
              </w:divBdr>
            </w:div>
            <w:div w:id="1034768739">
              <w:marLeft w:val="0"/>
              <w:marRight w:val="0"/>
              <w:marTop w:val="0"/>
              <w:marBottom w:val="0"/>
              <w:divBdr>
                <w:top w:val="none" w:sz="0" w:space="0" w:color="auto"/>
                <w:left w:val="none" w:sz="0" w:space="0" w:color="auto"/>
                <w:bottom w:val="none" w:sz="0" w:space="0" w:color="auto"/>
                <w:right w:val="none" w:sz="0" w:space="0" w:color="auto"/>
              </w:divBdr>
            </w:div>
            <w:div w:id="1039472048">
              <w:marLeft w:val="0"/>
              <w:marRight w:val="0"/>
              <w:marTop w:val="0"/>
              <w:marBottom w:val="0"/>
              <w:divBdr>
                <w:top w:val="none" w:sz="0" w:space="0" w:color="auto"/>
                <w:left w:val="none" w:sz="0" w:space="0" w:color="auto"/>
                <w:bottom w:val="none" w:sz="0" w:space="0" w:color="auto"/>
                <w:right w:val="none" w:sz="0" w:space="0" w:color="auto"/>
              </w:divBdr>
            </w:div>
            <w:div w:id="1043288949">
              <w:marLeft w:val="0"/>
              <w:marRight w:val="0"/>
              <w:marTop w:val="0"/>
              <w:marBottom w:val="0"/>
              <w:divBdr>
                <w:top w:val="none" w:sz="0" w:space="0" w:color="auto"/>
                <w:left w:val="none" w:sz="0" w:space="0" w:color="auto"/>
                <w:bottom w:val="none" w:sz="0" w:space="0" w:color="auto"/>
                <w:right w:val="none" w:sz="0" w:space="0" w:color="auto"/>
              </w:divBdr>
            </w:div>
            <w:div w:id="1045789295">
              <w:marLeft w:val="0"/>
              <w:marRight w:val="0"/>
              <w:marTop w:val="0"/>
              <w:marBottom w:val="0"/>
              <w:divBdr>
                <w:top w:val="none" w:sz="0" w:space="0" w:color="auto"/>
                <w:left w:val="none" w:sz="0" w:space="0" w:color="auto"/>
                <w:bottom w:val="none" w:sz="0" w:space="0" w:color="auto"/>
                <w:right w:val="none" w:sz="0" w:space="0" w:color="auto"/>
              </w:divBdr>
            </w:div>
            <w:div w:id="1048726695">
              <w:marLeft w:val="0"/>
              <w:marRight w:val="0"/>
              <w:marTop w:val="0"/>
              <w:marBottom w:val="0"/>
              <w:divBdr>
                <w:top w:val="none" w:sz="0" w:space="0" w:color="auto"/>
                <w:left w:val="none" w:sz="0" w:space="0" w:color="auto"/>
                <w:bottom w:val="none" w:sz="0" w:space="0" w:color="auto"/>
                <w:right w:val="none" w:sz="0" w:space="0" w:color="auto"/>
              </w:divBdr>
            </w:div>
            <w:div w:id="1051147715">
              <w:marLeft w:val="0"/>
              <w:marRight w:val="0"/>
              <w:marTop w:val="0"/>
              <w:marBottom w:val="0"/>
              <w:divBdr>
                <w:top w:val="none" w:sz="0" w:space="0" w:color="auto"/>
                <w:left w:val="none" w:sz="0" w:space="0" w:color="auto"/>
                <w:bottom w:val="none" w:sz="0" w:space="0" w:color="auto"/>
                <w:right w:val="none" w:sz="0" w:space="0" w:color="auto"/>
              </w:divBdr>
            </w:div>
            <w:div w:id="1052190225">
              <w:marLeft w:val="0"/>
              <w:marRight w:val="0"/>
              <w:marTop w:val="0"/>
              <w:marBottom w:val="0"/>
              <w:divBdr>
                <w:top w:val="none" w:sz="0" w:space="0" w:color="auto"/>
                <w:left w:val="none" w:sz="0" w:space="0" w:color="auto"/>
                <w:bottom w:val="none" w:sz="0" w:space="0" w:color="auto"/>
                <w:right w:val="none" w:sz="0" w:space="0" w:color="auto"/>
              </w:divBdr>
            </w:div>
            <w:div w:id="1053234051">
              <w:marLeft w:val="0"/>
              <w:marRight w:val="0"/>
              <w:marTop w:val="0"/>
              <w:marBottom w:val="0"/>
              <w:divBdr>
                <w:top w:val="none" w:sz="0" w:space="0" w:color="auto"/>
                <w:left w:val="none" w:sz="0" w:space="0" w:color="auto"/>
                <w:bottom w:val="none" w:sz="0" w:space="0" w:color="auto"/>
                <w:right w:val="none" w:sz="0" w:space="0" w:color="auto"/>
              </w:divBdr>
            </w:div>
            <w:div w:id="1053583394">
              <w:marLeft w:val="0"/>
              <w:marRight w:val="0"/>
              <w:marTop w:val="0"/>
              <w:marBottom w:val="0"/>
              <w:divBdr>
                <w:top w:val="none" w:sz="0" w:space="0" w:color="auto"/>
                <w:left w:val="none" w:sz="0" w:space="0" w:color="auto"/>
                <w:bottom w:val="none" w:sz="0" w:space="0" w:color="auto"/>
                <w:right w:val="none" w:sz="0" w:space="0" w:color="auto"/>
              </w:divBdr>
            </w:div>
            <w:div w:id="1059860020">
              <w:marLeft w:val="0"/>
              <w:marRight w:val="0"/>
              <w:marTop w:val="0"/>
              <w:marBottom w:val="0"/>
              <w:divBdr>
                <w:top w:val="none" w:sz="0" w:space="0" w:color="auto"/>
                <w:left w:val="none" w:sz="0" w:space="0" w:color="auto"/>
                <w:bottom w:val="none" w:sz="0" w:space="0" w:color="auto"/>
                <w:right w:val="none" w:sz="0" w:space="0" w:color="auto"/>
              </w:divBdr>
            </w:div>
            <w:div w:id="1060132515">
              <w:marLeft w:val="0"/>
              <w:marRight w:val="0"/>
              <w:marTop w:val="0"/>
              <w:marBottom w:val="0"/>
              <w:divBdr>
                <w:top w:val="none" w:sz="0" w:space="0" w:color="auto"/>
                <w:left w:val="none" w:sz="0" w:space="0" w:color="auto"/>
                <w:bottom w:val="none" w:sz="0" w:space="0" w:color="auto"/>
                <w:right w:val="none" w:sz="0" w:space="0" w:color="auto"/>
              </w:divBdr>
            </w:div>
            <w:div w:id="1060591165">
              <w:marLeft w:val="0"/>
              <w:marRight w:val="0"/>
              <w:marTop w:val="0"/>
              <w:marBottom w:val="0"/>
              <w:divBdr>
                <w:top w:val="none" w:sz="0" w:space="0" w:color="auto"/>
                <w:left w:val="none" w:sz="0" w:space="0" w:color="auto"/>
                <w:bottom w:val="none" w:sz="0" w:space="0" w:color="auto"/>
                <w:right w:val="none" w:sz="0" w:space="0" w:color="auto"/>
              </w:divBdr>
            </w:div>
            <w:div w:id="1060908773">
              <w:marLeft w:val="0"/>
              <w:marRight w:val="0"/>
              <w:marTop w:val="0"/>
              <w:marBottom w:val="0"/>
              <w:divBdr>
                <w:top w:val="none" w:sz="0" w:space="0" w:color="auto"/>
                <w:left w:val="none" w:sz="0" w:space="0" w:color="auto"/>
                <w:bottom w:val="none" w:sz="0" w:space="0" w:color="auto"/>
                <w:right w:val="none" w:sz="0" w:space="0" w:color="auto"/>
              </w:divBdr>
            </w:div>
            <w:div w:id="1061054672">
              <w:marLeft w:val="0"/>
              <w:marRight w:val="0"/>
              <w:marTop w:val="0"/>
              <w:marBottom w:val="0"/>
              <w:divBdr>
                <w:top w:val="none" w:sz="0" w:space="0" w:color="auto"/>
                <w:left w:val="none" w:sz="0" w:space="0" w:color="auto"/>
                <w:bottom w:val="none" w:sz="0" w:space="0" w:color="auto"/>
                <w:right w:val="none" w:sz="0" w:space="0" w:color="auto"/>
              </w:divBdr>
            </w:div>
            <w:div w:id="1063523952">
              <w:marLeft w:val="0"/>
              <w:marRight w:val="0"/>
              <w:marTop w:val="0"/>
              <w:marBottom w:val="0"/>
              <w:divBdr>
                <w:top w:val="none" w:sz="0" w:space="0" w:color="auto"/>
                <w:left w:val="none" w:sz="0" w:space="0" w:color="auto"/>
                <w:bottom w:val="none" w:sz="0" w:space="0" w:color="auto"/>
                <w:right w:val="none" w:sz="0" w:space="0" w:color="auto"/>
              </w:divBdr>
            </w:div>
            <w:div w:id="1063873769">
              <w:marLeft w:val="0"/>
              <w:marRight w:val="0"/>
              <w:marTop w:val="0"/>
              <w:marBottom w:val="0"/>
              <w:divBdr>
                <w:top w:val="none" w:sz="0" w:space="0" w:color="auto"/>
                <w:left w:val="none" w:sz="0" w:space="0" w:color="auto"/>
                <w:bottom w:val="none" w:sz="0" w:space="0" w:color="auto"/>
                <w:right w:val="none" w:sz="0" w:space="0" w:color="auto"/>
              </w:divBdr>
            </w:div>
            <w:div w:id="1064180613">
              <w:marLeft w:val="0"/>
              <w:marRight w:val="0"/>
              <w:marTop w:val="0"/>
              <w:marBottom w:val="0"/>
              <w:divBdr>
                <w:top w:val="none" w:sz="0" w:space="0" w:color="auto"/>
                <w:left w:val="none" w:sz="0" w:space="0" w:color="auto"/>
                <w:bottom w:val="none" w:sz="0" w:space="0" w:color="auto"/>
                <w:right w:val="none" w:sz="0" w:space="0" w:color="auto"/>
              </w:divBdr>
            </w:div>
            <w:div w:id="1064527415">
              <w:marLeft w:val="0"/>
              <w:marRight w:val="0"/>
              <w:marTop w:val="0"/>
              <w:marBottom w:val="0"/>
              <w:divBdr>
                <w:top w:val="none" w:sz="0" w:space="0" w:color="auto"/>
                <w:left w:val="none" w:sz="0" w:space="0" w:color="auto"/>
                <w:bottom w:val="none" w:sz="0" w:space="0" w:color="auto"/>
                <w:right w:val="none" w:sz="0" w:space="0" w:color="auto"/>
              </w:divBdr>
            </w:div>
            <w:div w:id="1067806142">
              <w:marLeft w:val="0"/>
              <w:marRight w:val="0"/>
              <w:marTop w:val="0"/>
              <w:marBottom w:val="0"/>
              <w:divBdr>
                <w:top w:val="none" w:sz="0" w:space="0" w:color="auto"/>
                <w:left w:val="none" w:sz="0" w:space="0" w:color="auto"/>
                <w:bottom w:val="none" w:sz="0" w:space="0" w:color="auto"/>
                <w:right w:val="none" w:sz="0" w:space="0" w:color="auto"/>
              </w:divBdr>
            </w:div>
            <w:div w:id="1070007944">
              <w:marLeft w:val="0"/>
              <w:marRight w:val="0"/>
              <w:marTop w:val="0"/>
              <w:marBottom w:val="0"/>
              <w:divBdr>
                <w:top w:val="none" w:sz="0" w:space="0" w:color="auto"/>
                <w:left w:val="none" w:sz="0" w:space="0" w:color="auto"/>
                <w:bottom w:val="none" w:sz="0" w:space="0" w:color="auto"/>
                <w:right w:val="none" w:sz="0" w:space="0" w:color="auto"/>
              </w:divBdr>
            </w:div>
            <w:div w:id="1070732816">
              <w:marLeft w:val="0"/>
              <w:marRight w:val="0"/>
              <w:marTop w:val="0"/>
              <w:marBottom w:val="0"/>
              <w:divBdr>
                <w:top w:val="none" w:sz="0" w:space="0" w:color="auto"/>
                <w:left w:val="none" w:sz="0" w:space="0" w:color="auto"/>
                <w:bottom w:val="none" w:sz="0" w:space="0" w:color="auto"/>
                <w:right w:val="none" w:sz="0" w:space="0" w:color="auto"/>
              </w:divBdr>
            </w:div>
            <w:div w:id="1072971723">
              <w:marLeft w:val="0"/>
              <w:marRight w:val="0"/>
              <w:marTop w:val="0"/>
              <w:marBottom w:val="0"/>
              <w:divBdr>
                <w:top w:val="none" w:sz="0" w:space="0" w:color="auto"/>
                <w:left w:val="none" w:sz="0" w:space="0" w:color="auto"/>
                <w:bottom w:val="none" w:sz="0" w:space="0" w:color="auto"/>
                <w:right w:val="none" w:sz="0" w:space="0" w:color="auto"/>
              </w:divBdr>
            </w:div>
            <w:div w:id="1075319160">
              <w:marLeft w:val="0"/>
              <w:marRight w:val="0"/>
              <w:marTop w:val="0"/>
              <w:marBottom w:val="0"/>
              <w:divBdr>
                <w:top w:val="none" w:sz="0" w:space="0" w:color="auto"/>
                <w:left w:val="none" w:sz="0" w:space="0" w:color="auto"/>
                <w:bottom w:val="none" w:sz="0" w:space="0" w:color="auto"/>
                <w:right w:val="none" w:sz="0" w:space="0" w:color="auto"/>
              </w:divBdr>
            </w:div>
            <w:div w:id="1076900050">
              <w:marLeft w:val="0"/>
              <w:marRight w:val="0"/>
              <w:marTop w:val="0"/>
              <w:marBottom w:val="0"/>
              <w:divBdr>
                <w:top w:val="none" w:sz="0" w:space="0" w:color="auto"/>
                <w:left w:val="none" w:sz="0" w:space="0" w:color="auto"/>
                <w:bottom w:val="none" w:sz="0" w:space="0" w:color="auto"/>
                <w:right w:val="none" w:sz="0" w:space="0" w:color="auto"/>
              </w:divBdr>
            </w:div>
            <w:div w:id="1078871129">
              <w:marLeft w:val="0"/>
              <w:marRight w:val="0"/>
              <w:marTop w:val="0"/>
              <w:marBottom w:val="0"/>
              <w:divBdr>
                <w:top w:val="none" w:sz="0" w:space="0" w:color="auto"/>
                <w:left w:val="none" w:sz="0" w:space="0" w:color="auto"/>
                <w:bottom w:val="none" w:sz="0" w:space="0" w:color="auto"/>
                <w:right w:val="none" w:sz="0" w:space="0" w:color="auto"/>
              </w:divBdr>
            </w:div>
            <w:div w:id="1079207521">
              <w:marLeft w:val="0"/>
              <w:marRight w:val="0"/>
              <w:marTop w:val="0"/>
              <w:marBottom w:val="0"/>
              <w:divBdr>
                <w:top w:val="none" w:sz="0" w:space="0" w:color="auto"/>
                <w:left w:val="none" w:sz="0" w:space="0" w:color="auto"/>
                <w:bottom w:val="none" w:sz="0" w:space="0" w:color="auto"/>
                <w:right w:val="none" w:sz="0" w:space="0" w:color="auto"/>
              </w:divBdr>
            </w:div>
            <w:div w:id="1079213513">
              <w:marLeft w:val="0"/>
              <w:marRight w:val="0"/>
              <w:marTop w:val="0"/>
              <w:marBottom w:val="0"/>
              <w:divBdr>
                <w:top w:val="none" w:sz="0" w:space="0" w:color="auto"/>
                <w:left w:val="none" w:sz="0" w:space="0" w:color="auto"/>
                <w:bottom w:val="none" w:sz="0" w:space="0" w:color="auto"/>
                <w:right w:val="none" w:sz="0" w:space="0" w:color="auto"/>
              </w:divBdr>
              <w:divsChild>
                <w:div w:id="227882137">
                  <w:marLeft w:val="0"/>
                  <w:marRight w:val="0"/>
                  <w:marTop w:val="0"/>
                  <w:marBottom w:val="0"/>
                  <w:divBdr>
                    <w:top w:val="none" w:sz="0" w:space="0" w:color="auto"/>
                    <w:left w:val="none" w:sz="0" w:space="0" w:color="auto"/>
                    <w:bottom w:val="none" w:sz="0" w:space="0" w:color="auto"/>
                    <w:right w:val="none" w:sz="0" w:space="0" w:color="auto"/>
                  </w:divBdr>
                </w:div>
                <w:div w:id="243221050">
                  <w:marLeft w:val="0"/>
                  <w:marRight w:val="0"/>
                  <w:marTop w:val="0"/>
                  <w:marBottom w:val="0"/>
                  <w:divBdr>
                    <w:top w:val="none" w:sz="0" w:space="0" w:color="auto"/>
                    <w:left w:val="none" w:sz="0" w:space="0" w:color="auto"/>
                    <w:bottom w:val="none" w:sz="0" w:space="0" w:color="auto"/>
                    <w:right w:val="none" w:sz="0" w:space="0" w:color="auto"/>
                  </w:divBdr>
                </w:div>
                <w:div w:id="341902344">
                  <w:marLeft w:val="0"/>
                  <w:marRight w:val="0"/>
                  <w:marTop w:val="0"/>
                  <w:marBottom w:val="0"/>
                  <w:divBdr>
                    <w:top w:val="none" w:sz="0" w:space="0" w:color="auto"/>
                    <w:left w:val="none" w:sz="0" w:space="0" w:color="auto"/>
                    <w:bottom w:val="none" w:sz="0" w:space="0" w:color="auto"/>
                    <w:right w:val="none" w:sz="0" w:space="0" w:color="auto"/>
                  </w:divBdr>
                </w:div>
                <w:div w:id="644625265">
                  <w:marLeft w:val="0"/>
                  <w:marRight w:val="0"/>
                  <w:marTop w:val="0"/>
                  <w:marBottom w:val="0"/>
                  <w:divBdr>
                    <w:top w:val="none" w:sz="0" w:space="0" w:color="auto"/>
                    <w:left w:val="none" w:sz="0" w:space="0" w:color="auto"/>
                    <w:bottom w:val="none" w:sz="0" w:space="0" w:color="auto"/>
                    <w:right w:val="none" w:sz="0" w:space="0" w:color="auto"/>
                  </w:divBdr>
                </w:div>
                <w:div w:id="675619419">
                  <w:marLeft w:val="0"/>
                  <w:marRight w:val="0"/>
                  <w:marTop w:val="0"/>
                  <w:marBottom w:val="0"/>
                  <w:divBdr>
                    <w:top w:val="none" w:sz="0" w:space="0" w:color="auto"/>
                    <w:left w:val="none" w:sz="0" w:space="0" w:color="auto"/>
                    <w:bottom w:val="none" w:sz="0" w:space="0" w:color="auto"/>
                    <w:right w:val="none" w:sz="0" w:space="0" w:color="auto"/>
                  </w:divBdr>
                </w:div>
                <w:div w:id="687290205">
                  <w:marLeft w:val="0"/>
                  <w:marRight w:val="0"/>
                  <w:marTop w:val="0"/>
                  <w:marBottom w:val="0"/>
                  <w:divBdr>
                    <w:top w:val="none" w:sz="0" w:space="0" w:color="auto"/>
                    <w:left w:val="none" w:sz="0" w:space="0" w:color="auto"/>
                    <w:bottom w:val="none" w:sz="0" w:space="0" w:color="auto"/>
                    <w:right w:val="none" w:sz="0" w:space="0" w:color="auto"/>
                  </w:divBdr>
                </w:div>
                <w:div w:id="759301320">
                  <w:marLeft w:val="0"/>
                  <w:marRight w:val="0"/>
                  <w:marTop w:val="0"/>
                  <w:marBottom w:val="0"/>
                  <w:divBdr>
                    <w:top w:val="none" w:sz="0" w:space="0" w:color="auto"/>
                    <w:left w:val="none" w:sz="0" w:space="0" w:color="auto"/>
                    <w:bottom w:val="none" w:sz="0" w:space="0" w:color="auto"/>
                    <w:right w:val="none" w:sz="0" w:space="0" w:color="auto"/>
                  </w:divBdr>
                </w:div>
                <w:div w:id="820005623">
                  <w:marLeft w:val="0"/>
                  <w:marRight w:val="0"/>
                  <w:marTop w:val="0"/>
                  <w:marBottom w:val="0"/>
                  <w:divBdr>
                    <w:top w:val="none" w:sz="0" w:space="0" w:color="auto"/>
                    <w:left w:val="none" w:sz="0" w:space="0" w:color="auto"/>
                    <w:bottom w:val="none" w:sz="0" w:space="0" w:color="auto"/>
                    <w:right w:val="none" w:sz="0" w:space="0" w:color="auto"/>
                  </w:divBdr>
                </w:div>
                <w:div w:id="836960504">
                  <w:marLeft w:val="0"/>
                  <w:marRight w:val="0"/>
                  <w:marTop w:val="0"/>
                  <w:marBottom w:val="0"/>
                  <w:divBdr>
                    <w:top w:val="none" w:sz="0" w:space="0" w:color="auto"/>
                    <w:left w:val="none" w:sz="0" w:space="0" w:color="auto"/>
                    <w:bottom w:val="none" w:sz="0" w:space="0" w:color="auto"/>
                    <w:right w:val="none" w:sz="0" w:space="0" w:color="auto"/>
                  </w:divBdr>
                </w:div>
                <w:div w:id="1122729871">
                  <w:marLeft w:val="0"/>
                  <w:marRight w:val="0"/>
                  <w:marTop w:val="0"/>
                  <w:marBottom w:val="0"/>
                  <w:divBdr>
                    <w:top w:val="none" w:sz="0" w:space="0" w:color="auto"/>
                    <w:left w:val="none" w:sz="0" w:space="0" w:color="auto"/>
                    <w:bottom w:val="none" w:sz="0" w:space="0" w:color="auto"/>
                    <w:right w:val="none" w:sz="0" w:space="0" w:color="auto"/>
                  </w:divBdr>
                </w:div>
                <w:div w:id="1301955271">
                  <w:marLeft w:val="0"/>
                  <w:marRight w:val="0"/>
                  <w:marTop w:val="0"/>
                  <w:marBottom w:val="0"/>
                  <w:divBdr>
                    <w:top w:val="none" w:sz="0" w:space="0" w:color="auto"/>
                    <w:left w:val="none" w:sz="0" w:space="0" w:color="auto"/>
                    <w:bottom w:val="none" w:sz="0" w:space="0" w:color="auto"/>
                    <w:right w:val="none" w:sz="0" w:space="0" w:color="auto"/>
                  </w:divBdr>
                </w:div>
                <w:div w:id="1493714867">
                  <w:marLeft w:val="0"/>
                  <w:marRight w:val="0"/>
                  <w:marTop w:val="0"/>
                  <w:marBottom w:val="0"/>
                  <w:divBdr>
                    <w:top w:val="none" w:sz="0" w:space="0" w:color="auto"/>
                    <w:left w:val="none" w:sz="0" w:space="0" w:color="auto"/>
                    <w:bottom w:val="none" w:sz="0" w:space="0" w:color="auto"/>
                    <w:right w:val="none" w:sz="0" w:space="0" w:color="auto"/>
                  </w:divBdr>
                </w:div>
                <w:div w:id="1503086941">
                  <w:marLeft w:val="0"/>
                  <w:marRight w:val="0"/>
                  <w:marTop w:val="0"/>
                  <w:marBottom w:val="0"/>
                  <w:divBdr>
                    <w:top w:val="none" w:sz="0" w:space="0" w:color="auto"/>
                    <w:left w:val="none" w:sz="0" w:space="0" w:color="auto"/>
                    <w:bottom w:val="none" w:sz="0" w:space="0" w:color="auto"/>
                    <w:right w:val="none" w:sz="0" w:space="0" w:color="auto"/>
                  </w:divBdr>
                </w:div>
                <w:div w:id="1600409566">
                  <w:marLeft w:val="0"/>
                  <w:marRight w:val="0"/>
                  <w:marTop w:val="0"/>
                  <w:marBottom w:val="0"/>
                  <w:divBdr>
                    <w:top w:val="none" w:sz="0" w:space="0" w:color="auto"/>
                    <w:left w:val="none" w:sz="0" w:space="0" w:color="auto"/>
                    <w:bottom w:val="none" w:sz="0" w:space="0" w:color="auto"/>
                    <w:right w:val="none" w:sz="0" w:space="0" w:color="auto"/>
                  </w:divBdr>
                </w:div>
                <w:div w:id="1608388463">
                  <w:marLeft w:val="0"/>
                  <w:marRight w:val="0"/>
                  <w:marTop w:val="0"/>
                  <w:marBottom w:val="0"/>
                  <w:divBdr>
                    <w:top w:val="none" w:sz="0" w:space="0" w:color="auto"/>
                    <w:left w:val="none" w:sz="0" w:space="0" w:color="auto"/>
                    <w:bottom w:val="none" w:sz="0" w:space="0" w:color="auto"/>
                    <w:right w:val="none" w:sz="0" w:space="0" w:color="auto"/>
                  </w:divBdr>
                </w:div>
                <w:div w:id="1830486352">
                  <w:marLeft w:val="0"/>
                  <w:marRight w:val="0"/>
                  <w:marTop w:val="0"/>
                  <w:marBottom w:val="0"/>
                  <w:divBdr>
                    <w:top w:val="none" w:sz="0" w:space="0" w:color="auto"/>
                    <w:left w:val="none" w:sz="0" w:space="0" w:color="auto"/>
                    <w:bottom w:val="none" w:sz="0" w:space="0" w:color="auto"/>
                    <w:right w:val="none" w:sz="0" w:space="0" w:color="auto"/>
                  </w:divBdr>
                </w:div>
                <w:div w:id="2048069499">
                  <w:marLeft w:val="0"/>
                  <w:marRight w:val="0"/>
                  <w:marTop w:val="0"/>
                  <w:marBottom w:val="0"/>
                  <w:divBdr>
                    <w:top w:val="none" w:sz="0" w:space="0" w:color="auto"/>
                    <w:left w:val="none" w:sz="0" w:space="0" w:color="auto"/>
                    <w:bottom w:val="none" w:sz="0" w:space="0" w:color="auto"/>
                    <w:right w:val="none" w:sz="0" w:space="0" w:color="auto"/>
                  </w:divBdr>
                </w:div>
                <w:div w:id="2109811439">
                  <w:marLeft w:val="0"/>
                  <w:marRight w:val="0"/>
                  <w:marTop w:val="0"/>
                  <w:marBottom w:val="0"/>
                  <w:divBdr>
                    <w:top w:val="none" w:sz="0" w:space="0" w:color="auto"/>
                    <w:left w:val="none" w:sz="0" w:space="0" w:color="auto"/>
                    <w:bottom w:val="none" w:sz="0" w:space="0" w:color="auto"/>
                    <w:right w:val="none" w:sz="0" w:space="0" w:color="auto"/>
                  </w:divBdr>
                </w:div>
                <w:div w:id="2145077309">
                  <w:marLeft w:val="0"/>
                  <w:marRight w:val="0"/>
                  <w:marTop w:val="0"/>
                  <w:marBottom w:val="0"/>
                  <w:divBdr>
                    <w:top w:val="none" w:sz="0" w:space="0" w:color="auto"/>
                    <w:left w:val="none" w:sz="0" w:space="0" w:color="auto"/>
                    <w:bottom w:val="none" w:sz="0" w:space="0" w:color="auto"/>
                    <w:right w:val="none" w:sz="0" w:space="0" w:color="auto"/>
                  </w:divBdr>
                </w:div>
              </w:divsChild>
            </w:div>
            <w:div w:id="1079327625">
              <w:marLeft w:val="0"/>
              <w:marRight w:val="0"/>
              <w:marTop w:val="0"/>
              <w:marBottom w:val="0"/>
              <w:divBdr>
                <w:top w:val="none" w:sz="0" w:space="0" w:color="auto"/>
                <w:left w:val="none" w:sz="0" w:space="0" w:color="auto"/>
                <w:bottom w:val="none" w:sz="0" w:space="0" w:color="auto"/>
                <w:right w:val="none" w:sz="0" w:space="0" w:color="auto"/>
              </w:divBdr>
            </w:div>
            <w:div w:id="1084909892">
              <w:marLeft w:val="0"/>
              <w:marRight w:val="0"/>
              <w:marTop w:val="0"/>
              <w:marBottom w:val="0"/>
              <w:divBdr>
                <w:top w:val="none" w:sz="0" w:space="0" w:color="auto"/>
                <w:left w:val="none" w:sz="0" w:space="0" w:color="auto"/>
                <w:bottom w:val="none" w:sz="0" w:space="0" w:color="auto"/>
                <w:right w:val="none" w:sz="0" w:space="0" w:color="auto"/>
              </w:divBdr>
            </w:div>
            <w:div w:id="1085808980">
              <w:marLeft w:val="0"/>
              <w:marRight w:val="0"/>
              <w:marTop w:val="0"/>
              <w:marBottom w:val="0"/>
              <w:divBdr>
                <w:top w:val="none" w:sz="0" w:space="0" w:color="auto"/>
                <w:left w:val="none" w:sz="0" w:space="0" w:color="auto"/>
                <w:bottom w:val="none" w:sz="0" w:space="0" w:color="auto"/>
                <w:right w:val="none" w:sz="0" w:space="0" w:color="auto"/>
              </w:divBdr>
            </w:div>
            <w:div w:id="1086346269">
              <w:marLeft w:val="0"/>
              <w:marRight w:val="0"/>
              <w:marTop w:val="0"/>
              <w:marBottom w:val="0"/>
              <w:divBdr>
                <w:top w:val="none" w:sz="0" w:space="0" w:color="auto"/>
                <w:left w:val="none" w:sz="0" w:space="0" w:color="auto"/>
                <w:bottom w:val="none" w:sz="0" w:space="0" w:color="auto"/>
                <w:right w:val="none" w:sz="0" w:space="0" w:color="auto"/>
              </w:divBdr>
            </w:div>
            <w:div w:id="1086535727">
              <w:marLeft w:val="0"/>
              <w:marRight w:val="0"/>
              <w:marTop w:val="0"/>
              <w:marBottom w:val="0"/>
              <w:divBdr>
                <w:top w:val="none" w:sz="0" w:space="0" w:color="auto"/>
                <w:left w:val="none" w:sz="0" w:space="0" w:color="auto"/>
                <w:bottom w:val="none" w:sz="0" w:space="0" w:color="auto"/>
                <w:right w:val="none" w:sz="0" w:space="0" w:color="auto"/>
              </w:divBdr>
            </w:div>
            <w:div w:id="1087308120">
              <w:marLeft w:val="0"/>
              <w:marRight w:val="0"/>
              <w:marTop w:val="0"/>
              <w:marBottom w:val="0"/>
              <w:divBdr>
                <w:top w:val="none" w:sz="0" w:space="0" w:color="auto"/>
                <w:left w:val="none" w:sz="0" w:space="0" w:color="auto"/>
                <w:bottom w:val="none" w:sz="0" w:space="0" w:color="auto"/>
                <w:right w:val="none" w:sz="0" w:space="0" w:color="auto"/>
              </w:divBdr>
            </w:div>
            <w:div w:id="1092121655">
              <w:marLeft w:val="0"/>
              <w:marRight w:val="0"/>
              <w:marTop w:val="0"/>
              <w:marBottom w:val="0"/>
              <w:divBdr>
                <w:top w:val="none" w:sz="0" w:space="0" w:color="auto"/>
                <w:left w:val="none" w:sz="0" w:space="0" w:color="auto"/>
                <w:bottom w:val="none" w:sz="0" w:space="0" w:color="auto"/>
                <w:right w:val="none" w:sz="0" w:space="0" w:color="auto"/>
              </w:divBdr>
            </w:div>
            <w:div w:id="1092161753">
              <w:marLeft w:val="0"/>
              <w:marRight w:val="0"/>
              <w:marTop w:val="0"/>
              <w:marBottom w:val="0"/>
              <w:divBdr>
                <w:top w:val="none" w:sz="0" w:space="0" w:color="auto"/>
                <w:left w:val="none" w:sz="0" w:space="0" w:color="auto"/>
                <w:bottom w:val="none" w:sz="0" w:space="0" w:color="auto"/>
                <w:right w:val="none" w:sz="0" w:space="0" w:color="auto"/>
              </w:divBdr>
            </w:div>
            <w:div w:id="1094714857">
              <w:marLeft w:val="0"/>
              <w:marRight w:val="0"/>
              <w:marTop w:val="0"/>
              <w:marBottom w:val="0"/>
              <w:divBdr>
                <w:top w:val="none" w:sz="0" w:space="0" w:color="auto"/>
                <w:left w:val="none" w:sz="0" w:space="0" w:color="auto"/>
                <w:bottom w:val="none" w:sz="0" w:space="0" w:color="auto"/>
                <w:right w:val="none" w:sz="0" w:space="0" w:color="auto"/>
              </w:divBdr>
            </w:div>
            <w:div w:id="1096709864">
              <w:marLeft w:val="0"/>
              <w:marRight w:val="0"/>
              <w:marTop w:val="0"/>
              <w:marBottom w:val="0"/>
              <w:divBdr>
                <w:top w:val="none" w:sz="0" w:space="0" w:color="auto"/>
                <w:left w:val="none" w:sz="0" w:space="0" w:color="auto"/>
                <w:bottom w:val="none" w:sz="0" w:space="0" w:color="auto"/>
                <w:right w:val="none" w:sz="0" w:space="0" w:color="auto"/>
              </w:divBdr>
            </w:div>
            <w:div w:id="1097676210">
              <w:marLeft w:val="0"/>
              <w:marRight w:val="0"/>
              <w:marTop w:val="0"/>
              <w:marBottom w:val="0"/>
              <w:divBdr>
                <w:top w:val="none" w:sz="0" w:space="0" w:color="auto"/>
                <w:left w:val="none" w:sz="0" w:space="0" w:color="auto"/>
                <w:bottom w:val="none" w:sz="0" w:space="0" w:color="auto"/>
                <w:right w:val="none" w:sz="0" w:space="0" w:color="auto"/>
              </w:divBdr>
            </w:div>
            <w:div w:id="1098868194">
              <w:marLeft w:val="0"/>
              <w:marRight w:val="0"/>
              <w:marTop w:val="0"/>
              <w:marBottom w:val="0"/>
              <w:divBdr>
                <w:top w:val="none" w:sz="0" w:space="0" w:color="auto"/>
                <w:left w:val="none" w:sz="0" w:space="0" w:color="auto"/>
                <w:bottom w:val="none" w:sz="0" w:space="0" w:color="auto"/>
                <w:right w:val="none" w:sz="0" w:space="0" w:color="auto"/>
              </w:divBdr>
            </w:div>
            <w:div w:id="1099252090">
              <w:marLeft w:val="0"/>
              <w:marRight w:val="0"/>
              <w:marTop w:val="0"/>
              <w:marBottom w:val="0"/>
              <w:divBdr>
                <w:top w:val="none" w:sz="0" w:space="0" w:color="auto"/>
                <w:left w:val="none" w:sz="0" w:space="0" w:color="auto"/>
                <w:bottom w:val="none" w:sz="0" w:space="0" w:color="auto"/>
                <w:right w:val="none" w:sz="0" w:space="0" w:color="auto"/>
              </w:divBdr>
            </w:div>
            <w:div w:id="1103187436">
              <w:marLeft w:val="0"/>
              <w:marRight w:val="0"/>
              <w:marTop w:val="0"/>
              <w:marBottom w:val="0"/>
              <w:divBdr>
                <w:top w:val="none" w:sz="0" w:space="0" w:color="auto"/>
                <w:left w:val="none" w:sz="0" w:space="0" w:color="auto"/>
                <w:bottom w:val="none" w:sz="0" w:space="0" w:color="auto"/>
                <w:right w:val="none" w:sz="0" w:space="0" w:color="auto"/>
              </w:divBdr>
            </w:div>
            <w:div w:id="1106196133">
              <w:marLeft w:val="0"/>
              <w:marRight w:val="0"/>
              <w:marTop w:val="0"/>
              <w:marBottom w:val="0"/>
              <w:divBdr>
                <w:top w:val="none" w:sz="0" w:space="0" w:color="auto"/>
                <w:left w:val="none" w:sz="0" w:space="0" w:color="auto"/>
                <w:bottom w:val="none" w:sz="0" w:space="0" w:color="auto"/>
                <w:right w:val="none" w:sz="0" w:space="0" w:color="auto"/>
              </w:divBdr>
            </w:div>
            <w:div w:id="1106778421">
              <w:marLeft w:val="0"/>
              <w:marRight w:val="0"/>
              <w:marTop w:val="0"/>
              <w:marBottom w:val="0"/>
              <w:divBdr>
                <w:top w:val="none" w:sz="0" w:space="0" w:color="auto"/>
                <w:left w:val="none" w:sz="0" w:space="0" w:color="auto"/>
                <w:bottom w:val="none" w:sz="0" w:space="0" w:color="auto"/>
                <w:right w:val="none" w:sz="0" w:space="0" w:color="auto"/>
              </w:divBdr>
            </w:div>
            <w:div w:id="1111900721">
              <w:marLeft w:val="0"/>
              <w:marRight w:val="0"/>
              <w:marTop w:val="0"/>
              <w:marBottom w:val="0"/>
              <w:divBdr>
                <w:top w:val="none" w:sz="0" w:space="0" w:color="auto"/>
                <w:left w:val="none" w:sz="0" w:space="0" w:color="auto"/>
                <w:bottom w:val="none" w:sz="0" w:space="0" w:color="auto"/>
                <w:right w:val="none" w:sz="0" w:space="0" w:color="auto"/>
              </w:divBdr>
            </w:div>
            <w:div w:id="1113286112">
              <w:marLeft w:val="0"/>
              <w:marRight w:val="0"/>
              <w:marTop w:val="0"/>
              <w:marBottom w:val="0"/>
              <w:divBdr>
                <w:top w:val="none" w:sz="0" w:space="0" w:color="auto"/>
                <w:left w:val="none" w:sz="0" w:space="0" w:color="auto"/>
                <w:bottom w:val="none" w:sz="0" w:space="0" w:color="auto"/>
                <w:right w:val="none" w:sz="0" w:space="0" w:color="auto"/>
              </w:divBdr>
            </w:div>
            <w:div w:id="1113593035">
              <w:marLeft w:val="0"/>
              <w:marRight w:val="0"/>
              <w:marTop w:val="0"/>
              <w:marBottom w:val="0"/>
              <w:divBdr>
                <w:top w:val="none" w:sz="0" w:space="0" w:color="auto"/>
                <w:left w:val="none" w:sz="0" w:space="0" w:color="auto"/>
                <w:bottom w:val="none" w:sz="0" w:space="0" w:color="auto"/>
                <w:right w:val="none" w:sz="0" w:space="0" w:color="auto"/>
              </w:divBdr>
            </w:div>
            <w:div w:id="1113864539">
              <w:marLeft w:val="0"/>
              <w:marRight w:val="0"/>
              <w:marTop w:val="0"/>
              <w:marBottom w:val="0"/>
              <w:divBdr>
                <w:top w:val="none" w:sz="0" w:space="0" w:color="auto"/>
                <w:left w:val="none" w:sz="0" w:space="0" w:color="auto"/>
                <w:bottom w:val="none" w:sz="0" w:space="0" w:color="auto"/>
                <w:right w:val="none" w:sz="0" w:space="0" w:color="auto"/>
              </w:divBdr>
            </w:div>
            <w:div w:id="1116413502">
              <w:marLeft w:val="0"/>
              <w:marRight w:val="0"/>
              <w:marTop w:val="0"/>
              <w:marBottom w:val="0"/>
              <w:divBdr>
                <w:top w:val="none" w:sz="0" w:space="0" w:color="auto"/>
                <w:left w:val="none" w:sz="0" w:space="0" w:color="auto"/>
                <w:bottom w:val="none" w:sz="0" w:space="0" w:color="auto"/>
                <w:right w:val="none" w:sz="0" w:space="0" w:color="auto"/>
              </w:divBdr>
            </w:div>
            <w:div w:id="1116484194">
              <w:marLeft w:val="0"/>
              <w:marRight w:val="0"/>
              <w:marTop w:val="0"/>
              <w:marBottom w:val="0"/>
              <w:divBdr>
                <w:top w:val="none" w:sz="0" w:space="0" w:color="auto"/>
                <w:left w:val="none" w:sz="0" w:space="0" w:color="auto"/>
                <w:bottom w:val="none" w:sz="0" w:space="0" w:color="auto"/>
                <w:right w:val="none" w:sz="0" w:space="0" w:color="auto"/>
              </w:divBdr>
            </w:div>
            <w:div w:id="1119185049">
              <w:marLeft w:val="0"/>
              <w:marRight w:val="0"/>
              <w:marTop w:val="0"/>
              <w:marBottom w:val="0"/>
              <w:divBdr>
                <w:top w:val="none" w:sz="0" w:space="0" w:color="auto"/>
                <w:left w:val="none" w:sz="0" w:space="0" w:color="auto"/>
                <w:bottom w:val="none" w:sz="0" w:space="0" w:color="auto"/>
                <w:right w:val="none" w:sz="0" w:space="0" w:color="auto"/>
              </w:divBdr>
            </w:div>
            <w:div w:id="1120566308">
              <w:marLeft w:val="0"/>
              <w:marRight w:val="0"/>
              <w:marTop w:val="0"/>
              <w:marBottom w:val="0"/>
              <w:divBdr>
                <w:top w:val="none" w:sz="0" w:space="0" w:color="auto"/>
                <w:left w:val="none" w:sz="0" w:space="0" w:color="auto"/>
                <w:bottom w:val="none" w:sz="0" w:space="0" w:color="auto"/>
                <w:right w:val="none" w:sz="0" w:space="0" w:color="auto"/>
              </w:divBdr>
            </w:div>
            <w:div w:id="1123185313">
              <w:marLeft w:val="0"/>
              <w:marRight w:val="0"/>
              <w:marTop w:val="0"/>
              <w:marBottom w:val="0"/>
              <w:divBdr>
                <w:top w:val="none" w:sz="0" w:space="0" w:color="auto"/>
                <w:left w:val="none" w:sz="0" w:space="0" w:color="auto"/>
                <w:bottom w:val="none" w:sz="0" w:space="0" w:color="auto"/>
                <w:right w:val="none" w:sz="0" w:space="0" w:color="auto"/>
              </w:divBdr>
            </w:div>
            <w:div w:id="1124957786">
              <w:marLeft w:val="0"/>
              <w:marRight w:val="0"/>
              <w:marTop w:val="0"/>
              <w:marBottom w:val="0"/>
              <w:divBdr>
                <w:top w:val="none" w:sz="0" w:space="0" w:color="auto"/>
                <w:left w:val="none" w:sz="0" w:space="0" w:color="auto"/>
                <w:bottom w:val="none" w:sz="0" w:space="0" w:color="auto"/>
                <w:right w:val="none" w:sz="0" w:space="0" w:color="auto"/>
              </w:divBdr>
            </w:div>
            <w:div w:id="1130050590">
              <w:marLeft w:val="0"/>
              <w:marRight w:val="0"/>
              <w:marTop w:val="0"/>
              <w:marBottom w:val="0"/>
              <w:divBdr>
                <w:top w:val="none" w:sz="0" w:space="0" w:color="auto"/>
                <w:left w:val="none" w:sz="0" w:space="0" w:color="auto"/>
                <w:bottom w:val="none" w:sz="0" w:space="0" w:color="auto"/>
                <w:right w:val="none" w:sz="0" w:space="0" w:color="auto"/>
              </w:divBdr>
            </w:div>
            <w:div w:id="1130123552">
              <w:marLeft w:val="0"/>
              <w:marRight w:val="0"/>
              <w:marTop w:val="0"/>
              <w:marBottom w:val="0"/>
              <w:divBdr>
                <w:top w:val="none" w:sz="0" w:space="0" w:color="auto"/>
                <w:left w:val="none" w:sz="0" w:space="0" w:color="auto"/>
                <w:bottom w:val="none" w:sz="0" w:space="0" w:color="auto"/>
                <w:right w:val="none" w:sz="0" w:space="0" w:color="auto"/>
              </w:divBdr>
            </w:div>
            <w:div w:id="1135559219">
              <w:marLeft w:val="0"/>
              <w:marRight w:val="0"/>
              <w:marTop w:val="0"/>
              <w:marBottom w:val="0"/>
              <w:divBdr>
                <w:top w:val="none" w:sz="0" w:space="0" w:color="auto"/>
                <w:left w:val="none" w:sz="0" w:space="0" w:color="auto"/>
                <w:bottom w:val="none" w:sz="0" w:space="0" w:color="auto"/>
                <w:right w:val="none" w:sz="0" w:space="0" w:color="auto"/>
              </w:divBdr>
            </w:div>
            <w:div w:id="1135878254">
              <w:marLeft w:val="0"/>
              <w:marRight w:val="0"/>
              <w:marTop w:val="0"/>
              <w:marBottom w:val="0"/>
              <w:divBdr>
                <w:top w:val="none" w:sz="0" w:space="0" w:color="auto"/>
                <w:left w:val="none" w:sz="0" w:space="0" w:color="auto"/>
                <w:bottom w:val="none" w:sz="0" w:space="0" w:color="auto"/>
                <w:right w:val="none" w:sz="0" w:space="0" w:color="auto"/>
              </w:divBdr>
            </w:div>
            <w:div w:id="1136139441">
              <w:marLeft w:val="0"/>
              <w:marRight w:val="0"/>
              <w:marTop w:val="0"/>
              <w:marBottom w:val="0"/>
              <w:divBdr>
                <w:top w:val="none" w:sz="0" w:space="0" w:color="auto"/>
                <w:left w:val="none" w:sz="0" w:space="0" w:color="auto"/>
                <w:bottom w:val="none" w:sz="0" w:space="0" w:color="auto"/>
                <w:right w:val="none" w:sz="0" w:space="0" w:color="auto"/>
              </w:divBdr>
            </w:div>
            <w:div w:id="1137261551">
              <w:marLeft w:val="0"/>
              <w:marRight w:val="0"/>
              <w:marTop w:val="0"/>
              <w:marBottom w:val="0"/>
              <w:divBdr>
                <w:top w:val="none" w:sz="0" w:space="0" w:color="auto"/>
                <w:left w:val="none" w:sz="0" w:space="0" w:color="auto"/>
                <w:bottom w:val="none" w:sz="0" w:space="0" w:color="auto"/>
                <w:right w:val="none" w:sz="0" w:space="0" w:color="auto"/>
              </w:divBdr>
            </w:div>
            <w:div w:id="1138452538">
              <w:marLeft w:val="0"/>
              <w:marRight w:val="0"/>
              <w:marTop w:val="0"/>
              <w:marBottom w:val="0"/>
              <w:divBdr>
                <w:top w:val="none" w:sz="0" w:space="0" w:color="auto"/>
                <w:left w:val="none" w:sz="0" w:space="0" w:color="auto"/>
                <w:bottom w:val="none" w:sz="0" w:space="0" w:color="auto"/>
                <w:right w:val="none" w:sz="0" w:space="0" w:color="auto"/>
              </w:divBdr>
            </w:div>
            <w:div w:id="1140224119">
              <w:marLeft w:val="0"/>
              <w:marRight w:val="0"/>
              <w:marTop w:val="0"/>
              <w:marBottom w:val="0"/>
              <w:divBdr>
                <w:top w:val="none" w:sz="0" w:space="0" w:color="auto"/>
                <w:left w:val="none" w:sz="0" w:space="0" w:color="auto"/>
                <w:bottom w:val="none" w:sz="0" w:space="0" w:color="auto"/>
                <w:right w:val="none" w:sz="0" w:space="0" w:color="auto"/>
              </w:divBdr>
            </w:div>
            <w:div w:id="1142305546">
              <w:marLeft w:val="0"/>
              <w:marRight w:val="0"/>
              <w:marTop w:val="0"/>
              <w:marBottom w:val="0"/>
              <w:divBdr>
                <w:top w:val="none" w:sz="0" w:space="0" w:color="auto"/>
                <w:left w:val="none" w:sz="0" w:space="0" w:color="auto"/>
                <w:bottom w:val="none" w:sz="0" w:space="0" w:color="auto"/>
                <w:right w:val="none" w:sz="0" w:space="0" w:color="auto"/>
              </w:divBdr>
            </w:div>
            <w:div w:id="1142962470">
              <w:marLeft w:val="0"/>
              <w:marRight w:val="0"/>
              <w:marTop w:val="0"/>
              <w:marBottom w:val="0"/>
              <w:divBdr>
                <w:top w:val="none" w:sz="0" w:space="0" w:color="auto"/>
                <w:left w:val="none" w:sz="0" w:space="0" w:color="auto"/>
                <w:bottom w:val="none" w:sz="0" w:space="0" w:color="auto"/>
                <w:right w:val="none" w:sz="0" w:space="0" w:color="auto"/>
              </w:divBdr>
            </w:div>
            <w:div w:id="1145438984">
              <w:marLeft w:val="0"/>
              <w:marRight w:val="0"/>
              <w:marTop w:val="0"/>
              <w:marBottom w:val="0"/>
              <w:divBdr>
                <w:top w:val="none" w:sz="0" w:space="0" w:color="auto"/>
                <w:left w:val="none" w:sz="0" w:space="0" w:color="auto"/>
                <w:bottom w:val="none" w:sz="0" w:space="0" w:color="auto"/>
                <w:right w:val="none" w:sz="0" w:space="0" w:color="auto"/>
              </w:divBdr>
            </w:div>
            <w:div w:id="1147432999">
              <w:marLeft w:val="0"/>
              <w:marRight w:val="0"/>
              <w:marTop w:val="0"/>
              <w:marBottom w:val="0"/>
              <w:divBdr>
                <w:top w:val="none" w:sz="0" w:space="0" w:color="auto"/>
                <w:left w:val="none" w:sz="0" w:space="0" w:color="auto"/>
                <w:bottom w:val="none" w:sz="0" w:space="0" w:color="auto"/>
                <w:right w:val="none" w:sz="0" w:space="0" w:color="auto"/>
              </w:divBdr>
            </w:div>
            <w:div w:id="1148061101">
              <w:marLeft w:val="0"/>
              <w:marRight w:val="0"/>
              <w:marTop w:val="0"/>
              <w:marBottom w:val="0"/>
              <w:divBdr>
                <w:top w:val="none" w:sz="0" w:space="0" w:color="auto"/>
                <w:left w:val="none" w:sz="0" w:space="0" w:color="auto"/>
                <w:bottom w:val="none" w:sz="0" w:space="0" w:color="auto"/>
                <w:right w:val="none" w:sz="0" w:space="0" w:color="auto"/>
              </w:divBdr>
            </w:div>
            <w:div w:id="1148404706">
              <w:marLeft w:val="0"/>
              <w:marRight w:val="0"/>
              <w:marTop w:val="0"/>
              <w:marBottom w:val="0"/>
              <w:divBdr>
                <w:top w:val="none" w:sz="0" w:space="0" w:color="auto"/>
                <w:left w:val="none" w:sz="0" w:space="0" w:color="auto"/>
                <w:bottom w:val="none" w:sz="0" w:space="0" w:color="auto"/>
                <w:right w:val="none" w:sz="0" w:space="0" w:color="auto"/>
              </w:divBdr>
            </w:div>
            <w:div w:id="1149590990">
              <w:marLeft w:val="0"/>
              <w:marRight w:val="0"/>
              <w:marTop w:val="0"/>
              <w:marBottom w:val="0"/>
              <w:divBdr>
                <w:top w:val="none" w:sz="0" w:space="0" w:color="auto"/>
                <w:left w:val="none" w:sz="0" w:space="0" w:color="auto"/>
                <w:bottom w:val="none" w:sz="0" w:space="0" w:color="auto"/>
                <w:right w:val="none" w:sz="0" w:space="0" w:color="auto"/>
              </w:divBdr>
            </w:div>
            <w:div w:id="1149637610">
              <w:marLeft w:val="0"/>
              <w:marRight w:val="0"/>
              <w:marTop w:val="0"/>
              <w:marBottom w:val="0"/>
              <w:divBdr>
                <w:top w:val="none" w:sz="0" w:space="0" w:color="auto"/>
                <w:left w:val="none" w:sz="0" w:space="0" w:color="auto"/>
                <w:bottom w:val="none" w:sz="0" w:space="0" w:color="auto"/>
                <w:right w:val="none" w:sz="0" w:space="0" w:color="auto"/>
              </w:divBdr>
            </w:div>
            <w:div w:id="1150906605">
              <w:marLeft w:val="0"/>
              <w:marRight w:val="0"/>
              <w:marTop w:val="0"/>
              <w:marBottom w:val="0"/>
              <w:divBdr>
                <w:top w:val="none" w:sz="0" w:space="0" w:color="auto"/>
                <w:left w:val="none" w:sz="0" w:space="0" w:color="auto"/>
                <w:bottom w:val="none" w:sz="0" w:space="0" w:color="auto"/>
                <w:right w:val="none" w:sz="0" w:space="0" w:color="auto"/>
              </w:divBdr>
            </w:div>
            <w:div w:id="1153643161">
              <w:marLeft w:val="0"/>
              <w:marRight w:val="0"/>
              <w:marTop w:val="0"/>
              <w:marBottom w:val="0"/>
              <w:divBdr>
                <w:top w:val="none" w:sz="0" w:space="0" w:color="auto"/>
                <w:left w:val="none" w:sz="0" w:space="0" w:color="auto"/>
                <w:bottom w:val="none" w:sz="0" w:space="0" w:color="auto"/>
                <w:right w:val="none" w:sz="0" w:space="0" w:color="auto"/>
              </w:divBdr>
            </w:div>
            <w:div w:id="1154949543">
              <w:marLeft w:val="0"/>
              <w:marRight w:val="0"/>
              <w:marTop w:val="0"/>
              <w:marBottom w:val="0"/>
              <w:divBdr>
                <w:top w:val="none" w:sz="0" w:space="0" w:color="auto"/>
                <w:left w:val="none" w:sz="0" w:space="0" w:color="auto"/>
                <w:bottom w:val="none" w:sz="0" w:space="0" w:color="auto"/>
                <w:right w:val="none" w:sz="0" w:space="0" w:color="auto"/>
              </w:divBdr>
            </w:div>
            <w:div w:id="1155219045">
              <w:marLeft w:val="0"/>
              <w:marRight w:val="0"/>
              <w:marTop w:val="0"/>
              <w:marBottom w:val="0"/>
              <w:divBdr>
                <w:top w:val="none" w:sz="0" w:space="0" w:color="auto"/>
                <w:left w:val="none" w:sz="0" w:space="0" w:color="auto"/>
                <w:bottom w:val="none" w:sz="0" w:space="0" w:color="auto"/>
                <w:right w:val="none" w:sz="0" w:space="0" w:color="auto"/>
              </w:divBdr>
            </w:div>
            <w:div w:id="1155874107">
              <w:marLeft w:val="0"/>
              <w:marRight w:val="0"/>
              <w:marTop w:val="0"/>
              <w:marBottom w:val="0"/>
              <w:divBdr>
                <w:top w:val="none" w:sz="0" w:space="0" w:color="auto"/>
                <w:left w:val="none" w:sz="0" w:space="0" w:color="auto"/>
                <w:bottom w:val="none" w:sz="0" w:space="0" w:color="auto"/>
                <w:right w:val="none" w:sz="0" w:space="0" w:color="auto"/>
              </w:divBdr>
            </w:div>
            <w:div w:id="1158379358">
              <w:marLeft w:val="0"/>
              <w:marRight w:val="0"/>
              <w:marTop w:val="0"/>
              <w:marBottom w:val="0"/>
              <w:divBdr>
                <w:top w:val="none" w:sz="0" w:space="0" w:color="auto"/>
                <w:left w:val="none" w:sz="0" w:space="0" w:color="auto"/>
                <w:bottom w:val="none" w:sz="0" w:space="0" w:color="auto"/>
                <w:right w:val="none" w:sz="0" w:space="0" w:color="auto"/>
              </w:divBdr>
            </w:div>
            <w:div w:id="1158493840">
              <w:marLeft w:val="0"/>
              <w:marRight w:val="0"/>
              <w:marTop w:val="0"/>
              <w:marBottom w:val="0"/>
              <w:divBdr>
                <w:top w:val="none" w:sz="0" w:space="0" w:color="auto"/>
                <w:left w:val="none" w:sz="0" w:space="0" w:color="auto"/>
                <w:bottom w:val="none" w:sz="0" w:space="0" w:color="auto"/>
                <w:right w:val="none" w:sz="0" w:space="0" w:color="auto"/>
              </w:divBdr>
            </w:div>
            <w:div w:id="1159342781">
              <w:marLeft w:val="0"/>
              <w:marRight w:val="0"/>
              <w:marTop w:val="0"/>
              <w:marBottom w:val="0"/>
              <w:divBdr>
                <w:top w:val="none" w:sz="0" w:space="0" w:color="auto"/>
                <w:left w:val="none" w:sz="0" w:space="0" w:color="auto"/>
                <w:bottom w:val="none" w:sz="0" w:space="0" w:color="auto"/>
                <w:right w:val="none" w:sz="0" w:space="0" w:color="auto"/>
              </w:divBdr>
            </w:div>
            <w:div w:id="1159686851">
              <w:marLeft w:val="0"/>
              <w:marRight w:val="0"/>
              <w:marTop w:val="0"/>
              <w:marBottom w:val="0"/>
              <w:divBdr>
                <w:top w:val="none" w:sz="0" w:space="0" w:color="auto"/>
                <w:left w:val="none" w:sz="0" w:space="0" w:color="auto"/>
                <w:bottom w:val="none" w:sz="0" w:space="0" w:color="auto"/>
                <w:right w:val="none" w:sz="0" w:space="0" w:color="auto"/>
              </w:divBdr>
            </w:div>
            <w:div w:id="1160196260">
              <w:marLeft w:val="0"/>
              <w:marRight w:val="0"/>
              <w:marTop w:val="0"/>
              <w:marBottom w:val="0"/>
              <w:divBdr>
                <w:top w:val="none" w:sz="0" w:space="0" w:color="auto"/>
                <w:left w:val="none" w:sz="0" w:space="0" w:color="auto"/>
                <w:bottom w:val="none" w:sz="0" w:space="0" w:color="auto"/>
                <w:right w:val="none" w:sz="0" w:space="0" w:color="auto"/>
              </w:divBdr>
            </w:div>
            <w:div w:id="1161850633">
              <w:marLeft w:val="0"/>
              <w:marRight w:val="0"/>
              <w:marTop w:val="0"/>
              <w:marBottom w:val="0"/>
              <w:divBdr>
                <w:top w:val="none" w:sz="0" w:space="0" w:color="auto"/>
                <w:left w:val="none" w:sz="0" w:space="0" w:color="auto"/>
                <w:bottom w:val="none" w:sz="0" w:space="0" w:color="auto"/>
                <w:right w:val="none" w:sz="0" w:space="0" w:color="auto"/>
              </w:divBdr>
            </w:div>
            <w:div w:id="1163545572">
              <w:marLeft w:val="0"/>
              <w:marRight w:val="0"/>
              <w:marTop w:val="0"/>
              <w:marBottom w:val="0"/>
              <w:divBdr>
                <w:top w:val="none" w:sz="0" w:space="0" w:color="auto"/>
                <w:left w:val="none" w:sz="0" w:space="0" w:color="auto"/>
                <w:bottom w:val="none" w:sz="0" w:space="0" w:color="auto"/>
                <w:right w:val="none" w:sz="0" w:space="0" w:color="auto"/>
              </w:divBdr>
            </w:div>
            <w:div w:id="1164006250">
              <w:marLeft w:val="0"/>
              <w:marRight w:val="0"/>
              <w:marTop w:val="0"/>
              <w:marBottom w:val="0"/>
              <w:divBdr>
                <w:top w:val="none" w:sz="0" w:space="0" w:color="auto"/>
                <w:left w:val="none" w:sz="0" w:space="0" w:color="auto"/>
                <w:bottom w:val="none" w:sz="0" w:space="0" w:color="auto"/>
                <w:right w:val="none" w:sz="0" w:space="0" w:color="auto"/>
              </w:divBdr>
            </w:div>
            <w:div w:id="1164976441">
              <w:marLeft w:val="0"/>
              <w:marRight w:val="0"/>
              <w:marTop w:val="0"/>
              <w:marBottom w:val="0"/>
              <w:divBdr>
                <w:top w:val="none" w:sz="0" w:space="0" w:color="auto"/>
                <w:left w:val="none" w:sz="0" w:space="0" w:color="auto"/>
                <w:bottom w:val="none" w:sz="0" w:space="0" w:color="auto"/>
                <w:right w:val="none" w:sz="0" w:space="0" w:color="auto"/>
              </w:divBdr>
            </w:div>
            <w:div w:id="1167091830">
              <w:marLeft w:val="0"/>
              <w:marRight w:val="0"/>
              <w:marTop w:val="0"/>
              <w:marBottom w:val="0"/>
              <w:divBdr>
                <w:top w:val="none" w:sz="0" w:space="0" w:color="auto"/>
                <w:left w:val="none" w:sz="0" w:space="0" w:color="auto"/>
                <w:bottom w:val="none" w:sz="0" w:space="0" w:color="auto"/>
                <w:right w:val="none" w:sz="0" w:space="0" w:color="auto"/>
              </w:divBdr>
            </w:div>
            <w:div w:id="1167095879">
              <w:marLeft w:val="0"/>
              <w:marRight w:val="0"/>
              <w:marTop w:val="0"/>
              <w:marBottom w:val="0"/>
              <w:divBdr>
                <w:top w:val="none" w:sz="0" w:space="0" w:color="auto"/>
                <w:left w:val="none" w:sz="0" w:space="0" w:color="auto"/>
                <w:bottom w:val="none" w:sz="0" w:space="0" w:color="auto"/>
                <w:right w:val="none" w:sz="0" w:space="0" w:color="auto"/>
              </w:divBdr>
            </w:div>
            <w:div w:id="1168986928">
              <w:marLeft w:val="0"/>
              <w:marRight w:val="0"/>
              <w:marTop w:val="0"/>
              <w:marBottom w:val="0"/>
              <w:divBdr>
                <w:top w:val="none" w:sz="0" w:space="0" w:color="auto"/>
                <w:left w:val="none" w:sz="0" w:space="0" w:color="auto"/>
                <w:bottom w:val="none" w:sz="0" w:space="0" w:color="auto"/>
                <w:right w:val="none" w:sz="0" w:space="0" w:color="auto"/>
              </w:divBdr>
            </w:div>
            <w:div w:id="1169834758">
              <w:marLeft w:val="0"/>
              <w:marRight w:val="0"/>
              <w:marTop w:val="0"/>
              <w:marBottom w:val="0"/>
              <w:divBdr>
                <w:top w:val="none" w:sz="0" w:space="0" w:color="auto"/>
                <w:left w:val="none" w:sz="0" w:space="0" w:color="auto"/>
                <w:bottom w:val="none" w:sz="0" w:space="0" w:color="auto"/>
                <w:right w:val="none" w:sz="0" w:space="0" w:color="auto"/>
              </w:divBdr>
            </w:div>
            <w:div w:id="1171331921">
              <w:marLeft w:val="0"/>
              <w:marRight w:val="0"/>
              <w:marTop w:val="0"/>
              <w:marBottom w:val="0"/>
              <w:divBdr>
                <w:top w:val="none" w:sz="0" w:space="0" w:color="auto"/>
                <w:left w:val="none" w:sz="0" w:space="0" w:color="auto"/>
                <w:bottom w:val="none" w:sz="0" w:space="0" w:color="auto"/>
                <w:right w:val="none" w:sz="0" w:space="0" w:color="auto"/>
              </w:divBdr>
            </w:div>
            <w:div w:id="1172332212">
              <w:marLeft w:val="0"/>
              <w:marRight w:val="0"/>
              <w:marTop w:val="0"/>
              <w:marBottom w:val="0"/>
              <w:divBdr>
                <w:top w:val="none" w:sz="0" w:space="0" w:color="auto"/>
                <w:left w:val="none" w:sz="0" w:space="0" w:color="auto"/>
                <w:bottom w:val="none" w:sz="0" w:space="0" w:color="auto"/>
                <w:right w:val="none" w:sz="0" w:space="0" w:color="auto"/>
              </w:divBdr>
            </w:div>
            <w:div w:id="1172524319">
              <w:marLeft w:val="0"/>
              <w:marRight w:val="0"/>
              <w:marTop w:val="0"/>
              <w:marBottom w:val="0"/>
              <w:divBdr>
                <w:top w:val="none" w:sz="0" w:space="0" w:color="auto"/>
                <w:left w:val="none" w:sz="0" w:space="0" w:color="auto"/>
                <w:bottom w:val="none" w:sz="0" w:space="0" w:color="auto"/>
                <w:right w:val="none" w:sz="0" w:space="0" w:color="auto"/>
              </w:divBdr>
            </w:div>
            <w:div w:id="1174995339">
              <w:marLeft w:val="0"/>
              <w:marRight w:val="0"/>
              <w:marTop w:val="0"/>
              <w:marBottom w:val="0"/>
              <w:divBdr>
                <w:top w:val="none" w:sz="0" w:space="0" w:color="auto"/>
                <w:left w:val="none" w:sz="0" w:space="0" w:color="auto"/>
                <w:bottom w:val="none" w:sz="0" w:space="0" w:color="auto"/>
                <w:right w:val="none" w:sz="0" w:space="0" w:color="auto"/>
              </w:divBdr>
            </w:div>
            <w:div w:id="1175726216">
              <w:marLeft w:val="0"/>
              <w:marRight w:val="0"/>
              <w:marTop w:val="0"/>
              <w:marBottom w:val="0"/>
              <w:divBdr>
                <w:top w:val="none" w:sz="0" w:space="0" w:color="auto"/>
                <w:left w:val="none" w:sz="0" w:space="0" w:color="auto"/>
                <w:bottom w:val="none" w:sz="0" w:space="0" w:color="auto"/>
                <w:right w:val="none" w:sz="0" w:space="0" w:color="auto"/>
              </w:divBdr>
            </w:div>
            <w:div w:id="1176067489">
              <w:marLeft w:val="0"/>
              <w:marRight w:val="0"/>
              <w:marTop w:val="0"/>
              <w:marBottom w:val="0"/>
              <w:divBdr>
                <w:top w:val="none" w:sz="0" w:space="0" w:color="auto"/>
                <w:left w:val="none" w:sz="0" w:space="0" w:color="auto"/>
                <w:bottom w:val="none" w:sz="0" w:space="0" w:color="auto"/>
                <w:right w:val="none" w:sz="0" w:space="0" w:color="auto"/>
              </w:divBdr>
            </w:div>
            <w:div w:id="1176381436">
              <w:marLeft w:val="0"/>
              <w:marRight w:val="0"/>
              <w:marTop w:val="0"/>
              <w:marBottom w:val="0"/>
              <w:divBdr>
                <w:top w:val="none" w:sz="0" w:space="0" w:color="auto"/>
                <w:left w:val="none" w:sz="0" w:space="0" w:color="auto"/>
                <w:bottom w:val="none" w:sz="0" w:space="0" w:color="auto"/>
                <w:right w:val="none" w:sz="0" w:space="0" w:color="auto"/>
              </w:divBdr>
            </w:div>
            <w:div w:id="1177034816">
              <w:marLeft w:val="0"/>
              <w:marRight w:val="0"/>
              <w:marTop w:val="0"/>
              <w:marBottom w:val="0"/>
              <w:divBdr>
                <w:top w:val="none" w:sz="0" w:space="0" w:color="auto"/>
                <w:left w:val="none" w:sz="0" w:space="0" w:color="auto"/>
                <w:bottom w:val="none" w:sz="0" w:space="0" w:color="auto"/>
                <w:right w:val="none" w:sz="0" w:space="0" w:color="auto"/>
              </w:divBdr>
            </w:div>
            <w:div w:id="1178272071">
              <w:marLeft w:val="0"/>
              <w:marRight w:val="0"/>
              <w:marTop w:val="0"/>
              <w:marBottom w:val="0"/>
              <w:divBdr>
                <w:top w:val="none" w:sz="0" w:space="0" w:color="auto"/>
                <w:left w:val="none" w:sz="0" w:space="0" w:color="auto"/>
                <w:bottom w:val="none" w:sz="0" w:space="0" w:color="auto"/>
                <w:right w:val="none" w:sz="0" w:space="0" w:color="auto"/>
              </w:divBdr>
            </w:div>
            <w:div w:id="1181160802">
              <w:marLeft w:val="0"/>
              <w:marRight w:val="0"/>
              <w:marTop w:val="0"/>
              <w:marBottom w:val="0"/>
              <w:divBdr>
                <w:top w:val="none" w:sz="0" w:space="0" w:color="auto"/>
                <w:left w:val="none" w:sz="0" w:space="0" w:color="auto"/>
                <w:bottom w:val="none" w:sz="0" w:space="0" w:color="auto"/>
                <w:right w:val="none" w:sz="0" w:space="0" w:color="auto"/>
              </w:divBdr>
            </w:div>
            <w:div w:id="1182083617">
              <w:marLeft w:val="0"/>
              <w:marRight w:val="0"/>
              <w:marTop w:val="0"/>
              <w:marBottom w:val="0"/>
              <w:divBdr>
                <w:top w:val="none" w:sz="0" w:space="0" w:color="auto"/>
                <w:left w:val="none" w:sz="0" w:space="0" w:color="auto"/>
                <w:bottom w:val="none" w:sz="0" w:space="0" w:color="auto"/>
                <w:right w:val="none" w:sz="0" w:space="0" w:color="auto"/>
              </w:divBdr>
            </w:div>
            <w:div w:id="1184510966">
              <w:marLeft w:val="0"/>
              <w:marRight w:val="0"/>
              <w:marTop w:val="0"/>
              <w:marBottom w:val="0"/>
              <w:divBdr>
                <w:top w:val="none" w:sz="0" w:space="0" w:color="auto"/>
                <w:left w:val="none" w:sz="0" w:space="0" w:color="auto"/>
                <w:bottom w:val="none" w:sz="0" w:space="0" w:color="auto"/>
                <w:right w:val="none" w:sz="0" w:space="0" w:color="auto"/>
              </w:divBdr>
            </w:div>
            <w:div w:id="1184634336">
              <w:marLeft w:val="0"/>
              <w:marRight w:val="0"/>
              <w:marTop w:val="0"/>
              <w:marBottom w:val="0"/>
              <w:divBdr>
                <w:top w:val="none" w:sz="0" w:space="0" w:color="auto"/>
                <w:left w:val="none" w:sz="0" w:space="0" w:color="auto"/>
                <w:bottom w:val="none" w:sz="0" w:space="0" w:color="auto"/>
                <w:right w:val="none" w:sz="0" w:space="0" w:color="auto"/>
              </w:divBdr>
            </w:div>
            <w:div w:id="1187521821">
              <w:marLeft w:val="0"/>
              <w:marRight w:val="0"/>
              <w:marTop w:val="0"/>
              <w:marBottom w:val="0"/>
              <w:divBdr>
                <w:top w:val="none" w:sz="0" w:space="0" w:color="auto"/>
                <w:left w:val="none" w:sz="0" w:space="0" w:color="auto"/>
                <w:bottom w:val="none" w:sz="0" w:space="0" w:color="auto"/>
                <w:right w:val="none" w:sz="0" w:space="0" w:color="auto"/>
              </w:divBdr>
            </w:div>
            <w:div w:id="1187601145">
              <w:marLeft w:val="0"/>
              <w:marRight w:val="0"/>
              <w:marTop w:val="0"/>
              <w:marBottom w:val="0"/>
              <w:divBdr>
                <w:top w:val="none" w:sz="0" w:space="0" w:color="auto"/>
                <w:left w:val="none" w:sz="0" w:space="0" w:color="auto"/>
                <w:bottom w:val="none" w:sz="0" w:space="0" w:color="auto"/>
                <w:right w:val="none" w:sz="0" w:space="0" w:color="auto"/>
              </w:divBdr>
            </w:div>
            <w:div w:id="1187644519">
              <w:marLeft w:val="0"/>
              <w:marRight w:val="0"/>
              <w:marTop w:val="0"/>
              <w:marBottom w:val="0"/>
              <w:divBdr>
                <w:top w:val="none" w:sz="0" w:space="0" w:color="auto"/>
                <w:left w:val="none" w:sz="0" w:space="0" w:color="auto"/>
                <w:bottom w:val="none" w:sz="0" w:space="0" w:color="auto"/>
                <w:right w:val="none" w:sz="0" w:space="0" w:color="auto"/>
              </w:divBdr>
            </w:div>
            <w:div w:id="1188525871">
              <w:marLeft w:val="0"/>
              <w:marRight w:val="0"/>
              <w:marTop w:val="0"/>
              <w:marBottom w:val="0"/>
              <w:divBdr>
                <w:top w:val="none" w:sz="0" w:space="0" w:color="auto"/>
                <w:left w:val="none" w:sz="0" w:space="0" w:color="auto"/>
                <w:bottom w:val="none" w:sz="0" w:space="0" w:color="auto"/>
                <w:right w:val="none" w:sz="0" w:space="0" w:color="auto"/>
              </w:divBdr>
            </w:div>
            <w:div w:id="1189104343">
              <w:marLeft w:val="0"/>
              <w:marRight w:val="0"/>
              <w:marTop w:val="0"/>
              <w:marBottom w:val="0"/>
              <w:divBdr>
                <w:top w:val="none" w:sz="0" w:space="0" w:color="auto"/>
                <w:left w:val="none" w:sz="0" w:space="0" w:color="auto"/>
                <w:bottom w:val="none" w:sz="0" w:space="0" w:color="auto"/>
                <w:right w:val="none" w:sz="0" w:space="0" w:color="auto"/>
              </w:divBdr>
            </w:div>
            <w:div w:id="1194810655">
              <w:marLeft w:val="0"/>
              <w:marRight w:val="0"/>
              <w:marTop w:val="0"/>
              <w:marBottom w:val="0"/>
              <w:divBdr>
                <w:top w:val="none" w:sz="0" w:space="0" w:color="auto"/>
                <w:left w:val="none" w:sz="0" w:space="0" w:color="auto"/>
                <w:bottom w:val="none" w:sz="0" w:space="0" w:color="auto"/>
                <w:right w:val="none" w:sz="0" w:space="0" w:color="auto"/>
              </w:divBdr>
            </w:div>
            <w:div w:id="1197691970">
              <w:marLeft w:val="0"/>
              <w:marRight w:val="0"/>
              <w:marTop w:val="0"/>
              <w:marBottom w:val="0"/>
              <w:divBdr>
                <w:top w:val="none" w:sz="0" w:space="0" w:color="auto"/>
                <w:left w:val="none" w:sz="0" w:space="0" w:color="auto"/>
                <w:bottom w:val="none" w:sz="0" w:space="0" w:color="auto"/>
                <w:right w:val="none" w:sz="0" w:space="0" w:color="auto"/>
              </w:divBdr>
            </w:div>
            <w:div w:id="1202791036">
              <w:marLeft w:val="0"/>
              <w:marRight w:val="0"/>
              <w:marTop w:val="0"/>
              <w:marBottom w:val="0"/>
              <w:divBdr>
                <w:top w:val="none" w:sz="0" w:space="0" w:color="auto"/>
                <w:left w:val="none" w:sz="0" w:space="0" w:color="auto"/>
                <w:bottom w:val="none" w:sz="0" w:space="0" w:color="auto"/>
                <w:right w:val="none" w:sz="0" w:space="0" w:color="auto"/>
              </w:divBdr>
            </w:div>
            <w:div w:id="1207598942">
              <w:marLeft w:val="0"/>
              <w:marRight w:val="0"/>
              <w:marTop w:val="0"/>
              <w:marBottom w:val="0"/>
              <w:divBdr>
                <w:top w:val="none" w:sz="0" w:space="0" w:color="auto"/>
                <w:left w:val="none" w:sz="0" w:space="0" w:color="auto"/>
                <w:bottom w:val="none" w:sz="0" w:space="0" w:color="auto"/>
                <w:right w:val="none" w:sz="0" w:space="0" w:color="auto"/>
              </w:divBdr>
            </w:div>
            <w:div w:id="1209343320">
              <w:marLeft w:val="0"/>
              <w:marRight w:val="0"/>
              <w:marTop w:val="0"/>
              <w:marBottom w:val="0"/>
              <w:divBdr>
                <w:top w:val="none" w:sz="0" w:space="0" w:color="auto"/>
                <w:left w:val="none" w:sz="0" w:space="0" w:color="auto"/>
                <w:bottom w:val="none" w:sz="0" w:space="0" w:color="auto"/>
                <w:right w:val="none" w:sz="0" w:space="0" w:color="auto"/>
              </w:divBdr>
            </w:div>
            <w:div w:id="1211309430">
              <w:marLeft w:val="0"/>
              <w:marRight w:val="0"/>
              <w:marTop w:val="0"/>
              <w:marBottom w:val="0"/>
              <w:divBdr>
                <w:top w:val="none" w:sz="0" w:space="0" w:color="auto"/>
                <w:left w:val="none" w:sz="0" w:space="0" w:color="auto"/>
                <w:bottom w:val="none" w:sz="0" w:space="0" w:color="auto"/>
                <w:right w:val="none" w:sz="0" w:space="0" w:color="auto"/>
              </w:divBdr>
            </w:div>
            <w:div w:id="1211454051">
              <w:marLeft w:val="0"/>
              <w:marRight w:val="0"/>
              <w:marTop w:val="0"/>
              <w:marBottom w:val="0"/>
              <w:divBdr>
                <w:top w:val="none" w:sz="0" w:space="0" w:color="auto"/>
                <w:left w:val="none" w:sz="0" w:space="0" w:color="auto"/>
                <w:bottom w:val="none" w:sz="0" w:space="0" w:color="auto"/>
                <w:right w:val="none" w:sz="0" w:space="0" w:color="auto"/>
              </w:divBdr>
            </w:div>
            <w:div w:id="1214197815">
              <w:marLeft w:val="0"/>
              <w:marRight w:val="0"/>
              <w:marTop w:val="0"/>
              <w:marBottom w:val="0"/>
              <w:divBdr>
                <w:top w:val="none" w:sz="0" w:space="0" w:color="auto"/>
                <w:left w:val="none" w:sz="0" w:space="0" w:color="auto"/>
                <w:bottom w:val="none" w:sz="0" w:space="0" w:color="auto"/>
                <w:right w:val="none" w:sz="0" w:space="0" w:color="auto"/>
              </w:divBdr>
            </w:div>
            <w:div w:id="1214465071">
              <w:marLeft w:val="0"/>
              <w:marRight w:val="0"/>
              <w:marTop w:val="0"/>
              <w:marBottom w:val="0"/>
              <w:divBdr>
                <w:top w:val="none" w:sz="0" w:space="0" w:color="auto"/>
                <w:left w:val="none" w:sz="0" w:space="0" w:color="auto"/>
                <w:bottom w:val="none" w:sz="0" w:space="0" w:color="auto"/>
                <w:right w:val="none" w:sz="0" w:space="0" w:color="auto"/>
              </w:divBdr>
            </w:div>
            <w:div w:id="1215502173">
              <w:marLeft w:val="0"/>
              <w:marRight w:val="0"/>
              <w:marTop w:val="0"/>
              <w:marBottom w:val="0"/>
              <w:divBdr>
                <w:top w:val="none" w:sz="0" w:space="0" w:color="auto"/>
                <w:left w:val="none" w:sz="0" w:space="0" w:color="auto"/>
                <w:bottom w:val="none" w:sz="0" w:space="0" w:color="auto"/>
                <w:right w:val="none" w:sz="0" w:space="0" w:color="auto"/>
              </w:divBdr>
            </w:div>
            <w:div w:id="1217551834">
              <w:marLeft w:val="0"/>
              <w:marRight w:val="0"/>
              <w:marTop w:val="0"/>
              <w:marBottom w:val="0"/>
              <w:divBdr>
                <w:top w:val="none" w:sz="0" w:space="0" w:color="auto"/>
                <w:left w:val="none" w:sz="0" w:space="0" w:color="auto"/>
                <w:bottom w:val="none" w:sz="0" w:space="0" w:color="auto"/>
                <w:right w:val="none" w:sz="0" w:space="0" w:color="auto"/>
              </w:divBdr>
            </w:div>
            <w:div w:id="1222446939">
              <w:marLeft w:val="0"/>
              <w:marRight w:val="0"/>
              <w:marTop w:val="0"/>
              <w:marBottom w:val="0"/>
              <w:divBdr>
                <w:top w:val="none" w:sz="0" w:space="0" w:color="auto"/>
                <w:left w:val="none" w:sz="0" w:space="0" w:color="auto"/>
                <w:bottom w:val="none" w:sz="0" w:space="0" w:color="auto"/>
                <w:right w:val="none" w:sz="0" w:space="0" w:color="auto"/>
              </w:divBdr>
            </w:div>
            <w:div w:id="1226180546">
              <w:marLeft w:val="0"/>
              <w:marRight w:val="0"/>
              <w:marTop w:val="0"/>
              <w:marBottom w:val="0"/>
              <w:divBdr>
                <w:top w:val="none" w:sz="0" w:space="0" w:color="auto"/>
                <w:left w:val="none" w:sz="0" w:space="0" w:color="auto"/>
                <w:bottom w:val="none" w:sz="0" w:space="0" w:color="auto"/>
                <w:right w:val="none" w:sz="0" w:space="0" w:color="auto"/>
              </w:divBdr>
            </w:div>
            <w:div w:id="1227912045">
              <w:marLeft w:val="0"/>
              <w:marRight w:val="0"/>
              <w:marTop w:val="0"/>
              <w:marBottom w:val="0"/>
              <w:divBdr>
                <w:top w:val="none" w:sz="0" w:space="0" w:color="auto"/>
                <w:left w:val="none" w:sz="0" w:space="0" w:color="auto"/>
                <w:bottom w:val="none" w:sz="0" w:space="0" w:color="auto"/>
                <w:right w:val="none" w:sz="0" w:space="0" w:color="auto"/>
              </w:divBdr>
            </w:div>
            <w:div w:id="1228566644">
              <w:marLeft w:val="0"/>
              <w:marRight w:val="0"/>
              <w:marTop w:val="0"/>
              <w:marBottom w:val="0"/>
              <w:divBdr>
                <w:top w:val="none" w:sz="0" w:space="0" w:color="auto"/>
                <w:left w:val="none" w:sz="0" w:space="0" w:color="auto"/>
                <w:bottom w:val="none" w:sz="0" w:space="0" w:color="auto"/>
                <w:right w:val="none" w:sz="0" w:space="0" w:color="auto"/>
              </w:divBdr>
            </w:div>
            <w:div w:id="1229070530">
              <w:marLeft w:val="0"/>
              <w:marRight w:val="0"/>
              <w:marTop w:val="0"/>
              <w:marBottom w:val="0"/>
              <w:divBdr>
                <w:top w:val="none" w:sz="0" w:space="0" w:color="auto"/>
                <w:left w:val="none" w:sz="0" w:space="0" w:color="auto"/>
                <w:bottom w:val="none" w:sz="0" w:space="0" w:color="auto"/>
                <w:right w:val="none" w:sz="0" w:space="0" w:color="auto"/>
              </w:divBdr>
            </w:div>
            <w:div w:id="1229809040">
              <w:marLeft w:val="0"/>
              <w:marRight w:val="0"/>
              <w:marTop w:val="0"/>
              <w:marBottom w:val="0"/>
              <w:divBdr>
                <w:top w:val="none" w:sz="0" w:space="0" w:color="auto"/>
                <w:left w:val="none" w:sz="0" w:space="0" w:color="auto"/>
                <w:bottom w:val="none" w:sz="0" w:space="0" w:color="auto"/>
                <w:right w:val="none" w:sz="0" w:space="0" w:color="auto"/>
              </w:divBdr>
            </w:div>
            <w:div w:id="1232347877">
              <w:marLeft w:val="0"/>
              <w:marRight w:val="0"/>
              <w:marTop w:val="0"/>
              <w:marBottom w:val="0"/>
              <w:divBdr>
                <w:top w:val="none" w:sz="0" w:space="0" w:color="auto"/>
                <w:left w:val="none" w:sz="0" w:space="0" w:color="auto"/>
                <w:bottom w:val="none" w:sz="0" w:space="0" w:color="auto"/>
                <w:right w:val="none" w:sz="0" w:space="0" w:color="auto"/>
              </w:divBdr>
            </w:div>
            <w:div w:id="1233007599">
              <w:marLeft w:val="0"/>
              <w:marRight w:val="0"/>
              <w:marTop w:val="0"/>
              <w:marBottom w:val="0"/>
              <w:divBdr>
                <w:top w:val="none" w:sz="0" w:space="0" w:color="auto"/>
                <w:left w:val="none" w:sz="0" w:space="0" w:color="auto"/>
                <w:bottom w:val="none" w:sz="0" w:space="0" w:color="auto"/>
                <w:right w:val="none" w:sz="0" w:space="0" w:color="auto"/>
              </w:divBdr>
            </w:div>
            <w:div w:id="1233157231">
              <w:marLeft w:val="0"/>
              <w:marRight w:val="0"/>
              <w:marTop w:val="0"/>
              <w:marBottom w:val="0"/>
              <w:divBdr>
                <w:top w:val="none" w:sz="0" w:space="0" w:color="auto"/>
                <w:left w:val="none" w:sz="0" w:space="0" w:color="auto"/>
                <w:bottom w:val="none" w:sz="0" w:space="0" w:color="auto"/>
                <w:right w:val="none" w:sz="0" w:space="0" w:color="auto"/>
              </w:divBdr>
            </w:div>
            <w:div w:id="1234975197">
              <w:marLeft w:val="0"/>
              <w:marRight w:val="0"/>
              <w:marTop w:val="0"/>
              <w:marBottom w:val="0"/>
              <w:divBdr>
                <w:top w:val="none" w:sz="0" w:space="0" w:color="auto"/>
                <w:left w:val="none" w:sz="0" w:space="0" w:color="auto"/>
                <w:bottom w:val="none" w:sz="0" w:space="0" w:color="auto"/>
                <w:right w:val="none" w:sz="0" w:space="0" w:color="auto"/>
              </w:divBdr>
            </w:div>
            <w:div w:id="1235319519">
              <w:marLeft w:val="0"/>
              <w:marRight w:val="0"/>
              <w:marTop w:val="0"/>
              <w:marBottom w:val="0"/>
              <w:divBdr>
                <w:top w:val="none" w:sz="0" w:space="0" w:color="auto"/>
                <w:left w:val="none" w:sz="0" w:space="0" w:color="auto"/>
                <w:bottom w:val="none" w:sz="0" w:space="0" w:color="auto"/>
                <w:right w:val="none" w:sz="0" w:space="0" w:color="auto"/>
              </w:divBdr>
            </w:div>
            <w:div w:id="1237517408">
              <w:marLeft w:val="0"/>
              <w:marRight w:val="0"/>
              <w:marTop w:val="0"/>
              <w:marBottom w:val="0"/>
              <w:divBdr>
                <w:top w:val="none" w:sz="0" w:space="0" w:color="auto"/>
                <w:left w:val="none" w:sz="0" w:space="0" w:color="auto"/>
                <w:bottom w:val="none" w:sz="0" w:space="0" w:color="auto"/>
                <w:right w:val="none" w:sz="0" w:space="0" w:color="auto"/>
              </w:divBdr>
            </w:div>
            <w:div w:id="1237670257">
              <w:marLeft w:val="0"/>
              <w:marRight w:val="0"/>
              <w:marTop w:val="0"/>
              <w:marBottom w:val="0"/>
              <w:divBdr>
                <w:top w:val="none" w:sz="0" w:space="0" w:color="auto"/>
                <w:left w:val="none" w:sz="0" w:space="0" w:color="auto"/>
                <w:bottom w:val="none" w:sz="0" w:space="0" w:color="auto"/>
                <w:right w:val="none" w:sz="0" w:space="0" w:color="auto"/>
              </w:divBdr>
            </w:div>
            <w:div w:id="1238520313">
              <w:marLeft w:val="0"/>
              <w:marRight w:val="0"/>
              <w:marTop w:val="0"/>
              <w:marBottom w:val="0"/>
              <w:divBdr>
                <w:top w:val="none" w:sz="0" w:space="0" w:color="auto"/>
                <w:left w:val="none" w:sz="0" w:space="0" w:color="auto"/>
                <w:bottom w:val="none" w:sz="0" w:space="0" w:color="auto"/>
                <w:right w:val="none" w:sz="0" w:space="0" w:color="auto"/>
              </w:divBdr>
            </w:div>
            <w:div w:id="1239365482">
              <w:marLeft w:val="0"/>
              <w:marRight w:val="0"/>
              <w:marTop w:val="0"/>
              <w:marBottom w:val="0"/>
              <w:divBdr>
                <w:top w:val="none" w:sz="0" w:space="0" w:color="auto"/>
                <w:left w:val="none" w:sz="0" w:space="0" w:color="auto"/>
                <w:bottom w:val="none" w:sz="0" w:space="0" w:color="auto"/>
                <w:right w:val="none" w:sz="0" w:space="0" w:color="auto"/>
              </w:divBdr>
            </w:div>
            <w:div w:id="1239368908">
              <w:marLeft w:val="0"/>
              <w:marRight w:val="0"/>
              <w:marTop w:val="0"/>
              <w:marBottom w:val="0"/>
              <w:divBdr>
                <w:top w:val="none" w:sz="0" w:space="0" w:color="auto"/>
                <w:left w:val="none" w:sz="0" w:space="0" w:color="auto"/>
                <w:bottom w:val="none" w:sz="0" w:space="0" w:color="auto"/>
                <w:right w:val="none" w:sz="0" w:space="0" w:color="auto"/>
              </w:divBdr>
            </w:div>
            <w:div w:id="1240824313">
              <w:marLeft w:val="0"/>
              <w:marRight w:val="0"/>
              <w:marTop w:val="0"/>
              <w:marBottom w:val="0"/>
              <w:divBdr>
                <w:top w:val="none" w:sz="0" w:space="0" w:color="auto"/>
                <w:left w:val="none" w:sz="0" w:space="0" w:color="auto"/>
                <w:bottom w:val="none" w:sz="0" w:space="0" w:color="auto"/>
                <w:right w:val="none" w:sz="0" w:space="0" w:color="auto"/>
              </w:divBdr>
            </w:div>
            <w:div w:id="1244528710">
              <w:marLeft w:val="0"/>
              <w:marRight w:val="0"/>
              <w:marTop w:val="0"/>
              <w:marBottom w:val="0"/>
              <w:divBdr>
                <w:top w:val="none" w:sz="0" w:space="0" w:color="auto"/>
                <w:left w:val="none" w:sz="0" w:space="0" w:color="auto"/>
                <w:bottom w:val="none" w:sz="0" w:space="0" w:color="auto"/>
                <w:right w:val="none" w:sz="0" w:space="0" w:color="auto"/>
              </w:divBdr>
            </w:div>
            <w:div w:id="1246650614">
              <w:marLeft w:val="0"/>
              <w:marRight w:val="0"/>
              <w:marTop w:val="0"/>
              <w:marBottom w:val="0"/>
              <w:divBdr>
                <w:top w:val="none" w:sz="0" w:space="0" w:color="auto"/>
                <w:left w:val="none" w:sz="0" w:space="0" w:color="auto"/>
                <w:bottom w:val="none" w:sz="0" w:space="0" w:color="auto"/>
                <w:right w:val="none" w:sz="0" w:space="0" w:color="auto"/>
              </w:divBdr>
            </w:div>
            <w:div w:id="1250112866">
              <w:marLeft w:val="0"/>
              <w:marRight w:val="0"/>
              <w:marTop w:val="0"/>
              <w:marBottom w:val="0"/>
              <w:divBdr>
                <w:top w:val="none" w:sz="0" w:space="0" w:color="auto"/>
                <w:left w:val="none" w:sz="0" w:space="0" w:color="auto"/>
                <w:bottom w:val="none" w:sz="0" w:space="0" w:color="auto"/>
                <w:right w:val="none" w:sz="0" w:space="0" w:color="auto"/>
              </w:divBdr>
            </w:div>
            <w:div w:id="1250115017">
              <w:marLeft w:val="0"/>
              <w:marRight w:val="0"/>
              <w:marTop w:val="0"/>
              <w:marBottom w:val="0"/>
              <w:divBdr>
                <w:top w:val="none" w:sz="0" w:space="0" w:color="auto"/>
                <w:left w:val="none" w:sz="0" w:space="0" w:color="auto"/>
                <w:bottom w:val="none" w:sz="0" w:space="0" w:color="auto"/>
                <w:right w:val="none" w:sz="0" w:space="0" w:color="auto"/>
              </w:divBdr>
            </w:div>
            <w:div w:id="1251502584">
              <w:marLeft w:val="0"/>
              <w:marRight w:val="0"/>
              <w:marTop w:val="0"/>
              <w:marBottom w:val="0"/>
              <w:divBdr>
                <w:top w:val="none" w:sz="0" w:space="0" w:color="auto"/>
                <w:left w:val="none" w:sz="0" w:space="0" w:color="auto"/>
                <w:bottom w:val="none" w:sz="0" w:space="0" w:color="auto"/>
                <w:right w:val="none" w:sz="0" w:space="0" w:color="auto"/>
              </w:divBdr>
            </w:div>
            <w:div w:id="1253514116">
              <w:marLeft w:val="0"/>
              <w:marRight w:val="0"/>
              <w:marTop w:val="0"/>
              <w:marBottom w:val="0"/>
              <w:divBdr>
                <w:top w:val="none" w:sz="0" w:space="0" w:color="auto"/>
                <w:left w:val="none" w:sz="0" w:space="0" w:color="auto"/>
                <w:bottom w:val="none" w:sz="0" w:space="0" w:color="auto"/>
                <w:right w:val="none" w:sz="0" w:space="0" w:color="auto"/>
              </w:divBdr>
            </w:div>
            <w:div w:id="1258439746">
              <w:marLeft w:val="0"/>
              <w:marRight w:val="0"/>
              <w:marTop w:val="0"/>
              <w:marBottom w:val="0"/>
              <w:divBdr>
                <w:top w:val="none" w:sz="0" w:space="0" w:color="auto"/>
                <w:left w:val="none" w:sz="0" w:space="0" w:color="auto"/>
                <w:bottom w:val="none" w:sz="0" w:space="0" w:color="auto"/>
                <w:right w:val="none" w:sz="0" w:space="0" w:color="auto"/>
              </w:divBdr>
            </w:div>
            <w:div w:id="1259869342">
              <w:marLeft w:val="0"/>
              <w:marRight w:val="0"/>
              <w:marTop w:val="0"/>
              <w:marBottom w:val="0"/>
              <w:divBdr>
                <w:top w:val="none" w:sz="0" w:space="0" w:color="auto"/>
                <w:left w:val="none" w:sz="0" w:space="0" w:color="auto"/>
                <w:bottom w:val="none" w:sz="0" w:space="0" w:color="auto"/>
                <w:right w:val="none" w:sz="0" w:space="0" w:color="auto"/>
              </w:divBdr>
            </w:div>
            <w:div w:id="1260992840">
              <w:marLeft w:val="0"/>
              <w:marRight w:val="0"/>
              <w:marTop w:val="0"/>
              <w:marBottom w:val="0"/>
              <w:divBdr>
                <w:top w:val="none" w:sz="0" w:space="0" w:color="auto"/>
                <w:left w:val="none" w:sz="0" w:space="0" w:color="auto"/>
                <w:bottom w:val="none" w:sz="0" w:space="0" w:color="auto"/>
                <w:right w:val="none" w:sz="0" w:space="0" w:color="auto"/>
              </w:divBdr>
            </w:div>
            <w:div w:id="1262950198">
              <w:marLeft w:val="0"/>
              <w:marRight w:val="0"/>
              <w:marTop w:val="0"/>
              <w:marBottom w:val="0"/>
              <w:divBdr>
                <w:top w:val="none" w:sz="0" w:space="0" w:color="auto"/>
                <w:left w:val="none" w:sz="0" w:space="0" w:color="auto"/>
                <w:bottom w:val="none" w:sz="0" w:space="0" w:color="auto"/>
                <w:right w:val="none" w:sz="0" w:space="0" w:color="auto"/>
              </w:divBdr>
            </w:div>
            <w:div w:id="1264533665">
              <w:marLeft w:val="0"/>
              <w:marRight w:val="0"/>
              <w:marTop w:val="0"/>
              <w:marBottom w:val="0"/>
              <w:divBdr>
                <w:top w:val="none" w:sz="0" w:space="0" w:color="auto"/>
                <w:left w:val="none" w:sz="0" w:space="0" w:color="auto"/>
                <w:bottom w:val="none" w:sz="0" w:space="0" w:color="auto"/>
                <w:right w:val="none" w:sz="0" w:space="0" w:color="auto"/>
              </w:divBdr>
            </w:div>
            <w:div w:id="1266380481">
              <w:marLeft w:val="0"/>
              <w:marRight w:val="0"/>
              <w:marTop w:val="0"/>
              <w:marBottom w:val="0"/>
              <w:divBdr>
                <w:top w:val="none" w:sz="0" w:space="0" w:color="auto"/>
                <w:left w:val="none" w:sz="0" w:space="0" w:color="auto"/>
                <w:bottom w:val="none" w:sz="0" w:space="0" w:color="auto"/>
                <w:right w:val="none" w:sz="0" w:space="0" w:color="auto"/>
              </w:divBdr>
            </w:div>
            <w:div w:id="1267805803">
              <w:marLeft w:val="0"/>
              <w:marRight w:val="0"/>
              <w:marTop w:val="0"/>
              <w:marBottom w:val="0"/>
              <w:divBdr>
                <w:top w:val="none" w:sz="0" w:space="0" w:color="auto"/>
                <w:left w:val="none" w:sz="0" w:space="0" w:color="auto"/>
                <w:bottom w:val="none" w:sz="0" w:space="0" w:color="auto"/>
                <w:right w:val="none" w:sz="0" w:space="0" w:color="auto"/>
              </w:divBdr>
            </w:div>
            <w:div w:id="1267884002">
              <w:marLeft w:val="0"/>
              <w:marRight w:val="0"/>
              <w:marTop w:val="0"/>
              <w:marBottom w:val="0"/>
              <w:divBdr>
                <w:top w:val="none" w:sz="0" w:space="0" w:color="auto"/>
                <w:left w:val="none" w:sz="0" w:space="0" w:color="auto"/>
                <w:bottom w:val="none" w:sz="0" w:space="0" w:color="auto"/>
                <w:right w:val="none" w:sz="0" w:space="0" w:color="auto"/>
              </w:divBdr>
            </w:div>
            <w:div w:id="1268851141">
              <w:marLeft w:val="0"/>
              <w:marRight w:val="0"/>
              <w:marTop w:val="0"/>
              <w:marBottom w:val="0"/>
              <w:divBdr>
                <w:top w:val="none" w:sz="0" w:space="0" w:color="auto"/>
                <w:left w:val="none" w:sz="0" w:space="0" w:color="auto"/>
                <w:bottom w:val="none" w:sz="0" w:space="0" w:color="auto"/>
                <w:right w:val="none" w:sz="0" w:space="0" w:color="auto"/>
              </w:divBdr>
            </w:div>
            <w:div w:id="1270315810">
              <w:marLeft w:val="0"/>
              <w:marRight w:val="0"/>
              <w:marTop w:val="0"/>
              <w:marBottom w:val="0"/>
              <w:divBdr>
                <w:top w:val="none" w:sz="0" w:space="0" w:color="auto"/>
                <w:left w:val="none" w:sz="0" w:space="0" w:color="auto"/>
                <w:bottom w:val="none" w:sz="0" w:space="0" w:color="auto"/>
                <w:right w:val="none" w:sz="0" w:space="0" w:color="auto"/>
              </w:divBdr>
            </w:div>
            <w:div w:id="1270624122">
              <w:marLeft w:val="0"/>
              <w:marRight w:val="0"/>
              <w:marTop w:val="0"/>
              <w:marBottom w:val="0"/>
              <w:divBdr>
                <w:top w:val="none" w:sz="0" w:space="0" w:color="auto"/>
                <w:left w:val="none" w:sz="0" w:space="0" w:color="auto"/>
                <w:bottom w:val="none" w:sz="0" w:space="0" w:color="auto"/>
                <w:right w:val="none" w:sz="0" w:space="0" w:color="auto"/>
              </w:divBdr>
            </w:div>
            <w:div w:id="1272206329">
              <w:marLeft w:val="0"/>
              <w:marRight w:val="0"/>
              <w:marTop w:val="0"/>
              <w:marBottom w:val="0"/>
              <w:divBdr>
                <w:top w:val="none" w:sz="0" w:space="0" w:color="auto"/>
                <w:left w:val="none" w:sz="0" w:space="0" w:color="auto"/>
                <w:bottom w:val="none" w:sz="0" w:space="0" w:color="auto"/>
                <w:right w:val="none" w:sz="0" w:space="0" w:color="auto"/>
              </w:divBdr>
            </w:div>
            <w:div w:id="1273126516">
              <w:marLeft w:val="0"/>
              <w:marRight w:val="0"/>
              <w:marTop w:val="0"/>
              <w:marBottom w:val="0"/>
              <w:divBdr>
                <w:top w:val="none" w:sz="0" w:space="0" w:color="auto"/>
                <w:left w:val="none" w:sz="0" w:space="0" w:color="auto"/>
                <w:bottom w:val="none" w:sz="0" w:space="0" w:color="auto"/>
                <w:right w:val="none" w:sz="0" w:space="0" w:color="auto"/>
              </w:divBdr>
            </w:div>
            <w:div w:id="1275862375">
              <w:marLeft w:val="0"/>
              <w:marRight w:val="0"/>
              <w:marTop w:val="0"/>
              <w:marBottom w:val="0"/>
              <w:divBdr>
                <w:top w:val="none" w:sz="0" w:space="0" w:color="auto"/>
                <w:left w:val="none" w:sz="0" w:space="0" w:color="auto"/>
                <w:bottom w:val="none" w:sz="0" w:space="0" w:color="auto"/>
                <w:right w:val="none" w:sz="0" w:space="0" w:color="auto"/>
              </w:divBdr>
            </w:div>
            <w:div w:id="1276406458">
              <w:marLeft w:val="0"/>
              <w:marRight w:val="0"/>
              <w:marTop w:val="0"/>
              <w:marBottom w:val="0"/>
              <w:divBdr>
                <w:top w:val="none" w:sz="0" w:space="0" w:color="auto"/>
                <w:left w:val="none" w:sz="0" w:space="0" w:color="auto"/>
                <w:bottom w:val="none" w:sz="0" w:space="0" w:color="auto"/>
                <w:right w:val="none" w:sz="0" w:space="0" w:color="auto"/>
              </w:divBdr>
            </w:div>
            <w:div w:id="1276517942">
              <w:marLeft w:val="0"/>
              <w:marRight w:val="0"/>
              <w:marTop w:val="0"/>
              <w:marBottom w:val="0"/>
              <w:divBdr>
                <w:top w:val="none" w:sz="0" w:space="0" w:color="auto"/>
                <w:left w:val="none" w:sz="0" w:space="0" w:color="auto"/>
                <w:bottom w:val="none" w:sz="0" w:space="0" w:color="auto"/>
                <w:right w:val="none" w:sz="0" w:space="0" w:color="auto"/>
              </w:divBdr>
            </w:div>
            <w:div w:id="1277255466">
              <w:marLeft w:val="0"/>
              <w:marRight w:val="0"/>
              <w:marTop w:val="360"/>
              <w:marBottom w:val="0"/>
              <w:divBdr>
                <w:top w:val="single" w:sz="6" w:space="0" w:color="auto"/>
                <w:left w:val="single" w:sz="6" w:space="0" w:color="auto"/>
                <w:bottom w:val="single" w:sz="6" w:space="0" w:color="auto"/>
                <w:right w:val="single" w:sz="6" w:space="0" w:color="auto"/>
              </w:divBdr>
            </w:div>
            <w:div w:id="1278950097">
              <w:marLeft w:val="0"/>
              <w:marRight w:val="0"/>
              <w:marTop w:val="0"/>
              <w:marBottom w:val="0"/>
              <w:divBdr>
                <w:top w:val="none" w:sz="0" w:space="0" w:color="auto"/>
                <w:left w:val="none" w:sz="0" w:space="0" w:color="auto"/>
                <w:bottom w:val="none" w:sz="0" w:space="0" w:color="auto"/>
                <w:right w:val="none" w:sz="0" w:space="0" w:color="auto"/>
              </w:divBdr>
              <w:divsChild>
                <w:div w:id="9261194">
                  <w:marLeft w:val="0"/>
                  <w:marRight w:val="0"/>
                  <w:marTop w:val="0"/>
                  <w:marBottom w:val="0"/>
                  <w:divBdr>
                    <w:top w:val="none" w:sz="0" w:space="0" w:color="auto"/>
                    <w:left w:val="none" w:sz="0" w:space="0" w:color="auto"/>
                    <w:bottom w:val="none" w:sz="0" w:space="0" w:color="auto"/>
                    <w:right w:val="none" w:sz="0" w:space="0" w:color="auto"/>
                  </w:divBdr>
                </w:div>
                <w:div w:id="65299557">
                  <w:marLeft w:val="0"/>
                  <w:marRight w:val="0"/>
                  <w:marTop w:val="0"/>
                  <w:marBottom w:val="0"/>
                  <w:divBdr>
                    <w:top w:val="none" w:sz="0" w:space="0" w:color="auto"/>
                    <w:left w:val="none" w:sz="0" w:space="0" w:color="auto"/>
                    <w:bottom w:val="none" w:sz="0" w:space="0" w:color="auto"/>
                    <w:right w:val="none" w:sz="0" w:space="0" w:color="auto"/>
                  </w:divBdr>
                </w:div>
                <w:div w:id="141628653">
                  <w:marLeft w:val="0"/>
                  <w:marRight w:val="0"/>
                  <w:marTop w:val="0"/>
                  <w:marBottom w:val="0"/>
                  <w:divBdr>
                    <w:top w:val="none" w:sz="0" w:space="0" w:color="auto"/>
                    <w:left w:val="none" w:sz="0" w:space="0" w:color="auto"/>
                    <w:bottom w:val="none" w:sz="0" w:space="0" w:color="auto"/>
                    <w:right w:val="none" w:sz="0" w:space="0" w:color="auto"/>
                  </w:divBdr>
                </w:div>
                <w:div w:id="223030272">
                  <w:marLeft w:val="0"/>
                  <w:marRight w:val="0"/>
                  <w:marTop w:val="0"/>
                  <w:marBottom w:val="0"/>
                  <w:divBdr>
                    <w:top w:val="none" w:sz="0" w:space="0" w:color="auto"/>
                    <w:left w:val="none" w:sz="0" w:space="0" w:color="auto"/>
                    <w:bottom w:val="none" w:sz="0" w:space="0" w:color="auto"/>
                    <w:right w:val="none" w:sz="0" w:space="0" w:color="auto"/>
                  </w:divBdr>
                </w:div>
                <w:div w:id="253318101">
                  <w:marLeft w:val="0"/>
                  <w:marRight w:val="0"/>
                  <w:marTop w:val="0"/>
                  <w:marBottom w:val="0"/>
                  <w:divBdr>
                    <w:top w:val="none" w:sz="0" w:space="0" w:color="auto"/>
                    <w:left w:val="none" w:sz="0" w:space="0" w:color="auto"/>
                    <w:bottom w:val="none" w:sz="0" w:space="0" w:color="auto"/>
                    <w:right w:val="none" w:sz="0" w:space="0" w:color="auto"/>
                  </w:divBdr>
                </w:div>
                <w:div w:id="318047987">
                  <w:marLeft w:val="0"/>
                  <w:marRight w:val="0"/>
                  <w:marTop w:val="0"/>
                  <w:marBottom w:val="0"/>
                  <w:divBdr>
                    <w:top w:val="none" w:sz="0" w:space="0" w:color="auto"/>
                    <w:left w:val="none" w:sz="0" w:space="0" w:color="auto"/>
                    <w:bottom w:val="none" w:sz="0" w:space="0" w:color="auto"/>
                    <w:right w:val="none" w:sz="0" w:space="0" w:color="auto"/>
                  </w:divBdr>
                </w:div>
                <w:div w:id="401566797">
                  <w:marLeft w:val="0"/>
                  <w:marRight w:val="0"/>
                  <w:marTop w:val="0"/>
                  <w:marBottom w:val="0"/>
                  <w:divBdr>
                    <w:top w:val="none" w:sz="0" w:space="0" w:color="auto"/>
                    <w:left w:val="none" w:sz="0" w:space="0" w:color="auto"/>
                    <w:bottom w:val="none" w:sz="0" w:space="0" w:color="auto"/>
                    <w:right w:val="none" w:sz="0" w:space="0" w:color="auto"/>
                  </w:divBdr>
                </w:div>
                <w:div w:id="474029185">
                  <w:marLeft w:val="0"/>
                  <w:marRight w:val="0"/>
                  <w:marTop w:val="0"/>
                  <w:marBottom w:val="0"/>
                  <w:divBdr>
                    <w:top w:val="none" w:sz="0" w:space="0" w:color="auto"/>
                    <w:left w:val="none" w:sz="0" w:space="0" w:color="auto"/>
                    <w:bottom w:val="none" w:sz="0" w:space="0" w:color="auto"/>
                    <w:right w:val="none" w:sz="0" w:space="0" w:color="auto"/>
                  </w:divBdr>
                </w:div>
                <w:div w:id="632175669">
                  <w:marLeft w:val="0"/>
                  <w:marRight w:val="0"/>
                  <w:marTop w:val="0"/>
                  <w:marBottom w:val="0"/>
                  <w:divBdr>
                    <w:top w:val="none" w:sz="0" w:space="0" w:color="auto"/>
                    <w:left w:val="none" w:sz="0" w:space="0" w:color="auto"/>
                    <w:bottom w:val="none" w:sz="0" w:space="0" w:color="auto"/>
                    <w:right w:val="none" w:sz="0" w:space="0" w:color="auto"/>
                  </w:divBdr>
                </w:div>
                <w:div w:id="685062378">
                  <w:marLeft w:val="0"/>
                  <w:marRight w:val="0"/>
                  <w:marTop w:val="0"/>
                  <w:marBottom w:val="0"/>
                  <w:divBdr>
                    <w:top w:val="none" w:sz="0" w:space="0" w:color="auto"/>
                    <w:left w:val="none" w:sz="0" w:space="0" w:color="auto"/>
                    <w:bottom w:val="none" w:sz="0" w:space="0" w:color="auto"/>
                    <w:right w:val="none" w:sz="0" w:space="0" w:color="auto"/>
                  </w:divBdr>
                </w:div>
                <w:div w:id="768741834">
                  <w:marLeft w:val="0"/>
                  <w:marRight w:val="0"/>
                  <w:marTop w:val="0"/>
                  <w:marBottom w:val="0"/>
                  <w:divBdr>
                    <w:top w:val="none" w:sz="0" w:space="0" w:color="auto"/>
                    <w:left w:val="none" w:sz="0" w:space="0" w:color="auto"/>
                    <w:bottom w:val="none" w:sz="0" w:space="0" w:color="auto"/>
                    <w:right w:val="none" w:sz="0" w:space="0" w:color="auto"/>
                  </w:divBdr>
                </w:div>
                <w:div w:id="1009480591">
                  <w:marLeft w:val="0"/>
                  <w:marRight w:val="0"/>
                  <w:marTop w:val="0"/>
                  <w:marBottom w:val="0"/>
                  <w:divBdr>
                    <w:top w:val="none" w:sz="0" w:space="0" w:color="auto"/>
                    <w:left w:val="none" w:sz="0" w:space="0" w:color="auto"/>
                    <w:bottom w:val="none" w:sz="0" w:space="0" w:color="auto"/>
                    <w:right w:val="none" w:sz="0" w:space="0" w:color="auto"/>
                  </w:divBdr>
                </w:div>
                <w:div w:id="1080372694">
                  <w:marLeft w:val="0"/>
                  <w:marRight w:val="0"/>
                  <w:marTop w:val="0"/>
                  <w:marBottom w:val="0"/>
                  <w:divBdr>
                    <w:top w:val="none" w:sz="0" w:space="0" w:color="auto"/>
                    <w:left w:val="none" w:sz="0" w:space="0" w:color="auto"/>
                    <w:bottom w:val="none" w:sz="0" w:space="0" w:color="auto"/>
                    <w:right w:val="none" w:sz="0" w:space="0" w:color="auto"/>
                  </w:divBdr>
                </w:div>
                <w:div w:id="1120950665">
                  <w:marLeft w:val="0"/>
                  <w:marRight w:val="0"/>
                  <w:marTop w:val="0"/>
                  <w:marBottom w:val="0"/>
                  <w:divBdr>
                    <w:top w:val="none" w:sz="0" w:space="0" w:color="auto"/>
                    <w:left w:val="none" w:sz="0" w:space="0" w:color="auto"/>
                    <w:bottom w:val="none" w:sz="0" w:space="0" w:color="auto"/>
                    <w:right w:val="none" w:sz="0" w:space="0" w:color="auto"/>
                  </w:divBdr>
                </w:div>
                <w:div w:id="1211651238">
                  <w:marLeft w:val="0"/>
                  <w:marRight w:val="0"/>
                  <w:marTop w:val="0"/>
                  <w:marBottom w:val="0"/>
                  <w:divBdr>
                    <w:top w:val="none" w:sz="0" w:space="0" w:color="auto"/>
                    <w:left w:val="none" w:sz="0" w:space="0" w:color="auto"/>
                    <w:bottom w:val="none" w:sz="0" w:space="0" w:color="auto"/>
                    <w:right w:val="none" w:sz="0" w:space="0" w:color="auto"/>
                  </w:divBdr>
                </w:div>
                <w:div w:id="1215197639">
                  <w:marLeft w:val="0"/>
                  <w:marRight w:val="0"/>
                  <w:marTop w:val="0"/>
                  <w:marBottom w:val="0"/>
                  <w:divBdr>
                    <w:top w:val="none" w:sz="0" w:space="0" w:color="auto"/>
                    <w:left w:val="none" w:sz="0" w:space="0" w:color="auto"/>
                    <w:bottom w:val="none" w:sz="0" w:space="0" w:color="auto"/>
                    <w:right w:val="none" w:sz="0" w:space="0" w:color="auto"/>
                  </w:divBdr>
                </w:div>
                <w:div w:id="1221212920">
                  <w:marLeft w:val="0"/>
                  <w:marRight w:val="0"/>
                  <w:marTop w:val="0"/>
                  <w:marBottom w:val="0"/>
                  <w:divBdr>
                    <w:top w:val="none" w:sz="0" w:space="0" w:color="auto"/>
                    <w:left w:val="none" w:sz="0" w:space="0" w:color="auto"/>
                    <w:bottom w:val="none" w:sz="0" w:space="0" w:color="auto"/>
                    <w:right w:val="none" w:sz="0" w:space="0" w:color="auto"/>
                  </w:divBdr>
                </w:div>
                <w:div w:id="1226648499">
                  <w:marLeft w:val="0"/>
                  <w:marRight w:val="0"/>
                  <w:marTop w:val="0"/>
                  <w:marBottom w:val="0"/>
                  <w:divBdr>
                    <w:top w:val="none" w:sz="0" w:space="0" w:color="auto"/>
                    <w:left w:val="none" w:sz="0" w:space="0" w:color="auto"/>
                    <w:bottom w:val="none" w:sz="0" w:space="0" w:color="auto"/>
                    <w:right w:val="none" w:sz="0" w:space="0" w:color="auto"/>
                  </w:divBdr>
                </w:div>
                <w:div w:id="1511289739">
                  <w:marLeft w:val="0"/>
                  <w:marRight w:val="0"/>
                  <w:marTop w:val="0"/>
                  <w:marBottom w:val="0"/>
                  <w:divBdr>
                    <w:top w:val="none" w:sz="0" w:space="0" w:color="auto"/>
                    <w:left w:val="none" w:sz="0" w:space="0" w:color="auto"/>
                    <w:bottom w:val="none" w:sz="0" w:space="0" w:color="auto"/>
                    <w:right w:val="none" w:sz="0" w:space="0" w:color="auto"/>
                  </w:divBdr>
                </w:div>
                <w:div w:id="1523978220">
                  <w:marLeft w:val="0"/>
                  <w:marRight w:val="0"/>
                  <w:marTop w:val="0"/>
                  <w:marBottom w:val="0"/>
                  <w:divBdr>
                    <w:top w:val="none" w:sz="0" w:space="0" w:color="auto"/>
                    <w:left w:val="none" w:sz="0" w:space="0" w:color="auto"/>
                    <w:bottom w:val="none" w:sz="0" w:space="0" w:color="auto"/>
                    <w:right w:val="none" w:sz="0" w:space="0" w:color="auto"/>
                  </w:divBdr>
                </w:div>
                <w:div w:id="1642149075">
                  <w:marLeft w:val="0"/>
                  <w:marRight w:val="0"/>
                  <w:marTop w:val="0"/>
                  <w:marBottom w:val="0"/>
                  <w:divBdr>
                    <w:top w:val="none" w:sz="0" w:space="0" w:color="auto"/>
                    <w:left w:val="none" w:sz="0" w:space="0" w:color="auto"/>
                    <w:bottom w:val="none" w:sz="0" w:space="0" w:color="auto"/>
                    <w:right w:val="none" w:sz="0" w:space="0" w:color="auto"/>
                  </w:divBdr>
                </w:div>
                <w:div w:id="1664972320">
                  <w:marLeft w:val="0"/>
                  <w:marRight w:val="0"/>
                  <w:marTop w:val="0"/>
                  <w:marBottom w:val="0"/>
                  <w:divBdr>
                    <w:top w:val="none" w:sz="0" w:space="0" w:color="auto"/>
                    <w:left w:val="none" w:sz="0" w:space="0" w:color="auto"/>
                    <w:bottom w:val="none" w:sz="0" w:space="0" w:color="auto"/>
                    <w:right w:val="none" w:sz="0" w:space="0" w:color="auto"/>
                  </w:divBdr>
                </w:div>
                <w:div w:id="1687051642">
                  <w:marLeft w:val="0"/>
                  <w:marRight w:val="0"/>
                  <w:marTop w:val="0"/>
                  <w:marBottom w:val="0"/>
                  <w:divBdr>
                    <w:top w:val="none" w:sz="0" w:space="0" w:color="auto"/>
                    <w:left w:val="none" w:sz="0" w:space="0" w:color="auto"/>
                    <w:bottom w:val="none" w:sz="0" w:space="0" w:color="auto"/>
                    <w:right w:val="none" w:sz="0" w:space="0" w:color="auto"/>
                  </w:divBdr>
                </w:div>
                <w:div w:id="1768573961">
                  <w:marLeft w:val="0"/>
                  <w:marRight w:val="0"/>
                  <w:marTop w:val="0"/>
                  <w:marBottom w:val="0"/>
                  <w:divBdr>
                    <w:top w:val="none" w:sz="0" w:space="0" w:color="auto"/>
                    <w:left w:val="none" w:sz="0" w:space="0" w:color="auto"/>
                    <w:bottom w:val="none" w:sz="0" w:space="0" w:color="auto"/>
                    <w:right w:val="none" w:sz="0" w:space="0" w:color="auto"/>
                  </w:divBdr>
                </w:div>
                <w:div w:id="1863592737">
                  <w:marLeft w:val="0"/>
                  <w:marRight w:val="0"/>
                  <w:marTop w:val="0"/>
                  <w:marBottom w:val="0"/>
                  <w:divBdr>
                    <w:top w:val="none" w:sz="0" w:space="0" w:color="auto"/>
                    <w:left w:val="none" w:sz="0" w:space="0" w:color="auto"/>
                    <w:bottom w:val="none" w:sz="0" w:space="0" w:color="auto"/>
                    <w:right w:val="none" w:sz="0" w:space="0" w:color="auto"/>
                  </w:divBdr>
                </w:div>
                <w:div w:id="1957904574">
                  <w:marLeft w:val="0"/>
                  <w:marRight w:val="0"/>
                  <w:marTop w:val="0"/>
                  <w:marBottom w:val="0"/>
                  <w:divBdr>
                    <w:top w:val="none" w:sz="0" w:space="0" w:color="auto"/>
                    <w:left w:val="none" w:sz="0" w:space="0" w:color="auto"/>
                    <w:bottom w:val="none" w:sz="0" w:space="0" w:color="auto"/>
                    <w:right w:val="none" w:sz="0" w:space="0" w:color="auto"/>
                  </w:divBdr>
                </w:div>
                <w:div w:id="2050495675">
                  <w:marLeft w:val="0"/>
                  <w:marRight w:val="0"/>
                  <w:marTop w:val="0"/>
                  <w:marBottom w:val="0"/>
                  <w:divBdr>
                    <w:top w:val="none" w:sz="0" w:space="0" w:color="auto"/>
                    <w:left w:val="none" w:sz="0" w:space="0" w:color="auto"/>
                    <w:bottom w:val="none" w:sz="0" w:space="0" w:color="auto"/>
                    <w:right w:val="none" w:sz="0" w:space="0" w:color="auto"/>
                  </w:divBdr>
                </w:div>
                <w:div w:id="2070688753">
                  <w:marLeft w:val="0"/>
                  <w:marRight w:val="0"/>
                  <w:marTop w:val="0"/>
                  <w:marBottom w:val="0"/>
                  <w:divBdr>
                    <w:top w:val="none" w:sz="0" w:space="0" w:color="auto"/>
                    <w:left w:val="none" w:sz="0" w:space="0" w:color="auto"/>
                    <w:bottom w:val="none" w:sz="0" w:space="0" w:color="auto"/>
                    <w:right w:val="none" w:sz="0" w:space="0" w:color="auto"/>
                  </w:divBdr>
                </w:div>
                <w:div w:id="2116289442">
                  <w:marLeft w:val="0"/>
                  <w:marRight w:val="0"/>
                  <w:marTop w:val="0"/>
                  <w:marBottom w:val="0"/>
                  <w:divBdr>
                    <w:top w:val="none" w:sz="0" w:space="0" w:color="auto"/>
                    <w:left w:val="none" w:sz="0" w:space="0" w:color="auto"/>
                    <w:bottom w:val="none" w:sz="0" w:space="0" w:color="auto"/>
                    <w:right w:val="none" w:sz="0" w:space="0" w:color="auto"/>
                  </w:divBdr>
                </w:div>
                <w:div w:id="2129657911">
                  <w:marLeft w:val="0"/>
                  <w:marRight w:val="0"/>
                  <w:marTop w:val="0"/>
                  <w:marBottom w:val="0"/>
                  <w:divBdr>
                    <w:top w:val="none" w:sz="0" w:space="0" w:color="auto"/>
                    <w:left w:val="none" w:sz="0" w:space="0" w:color="auto"/>
                    <w:bottom w:val="none" w:sz="0" w:space="0" w:color="auto"/>
                    <w:right w:val="none" w:sz="0" w:space="0" w:color="auto"/>
                  </w:divBdr>
                </w:div>
              </w:divsChild>
            </w:div>
            <w:div w:id="1279683039">
              <w:marLeft w:val="0"/>
              <w:marRight w:val="0"/>
              <w:marTop w:val="0"/>
              <w:marBottom w:val="0"/>
              <w:divBdr>
                <w:top w:val="none" w:sz="0" w:space="0" w:color="auto"/>
                <w:left w:val="none" w:sz="0" w:space="0" w:color="auto"/>
                <w:bottom w:val="none" w:sz="0" w:space="0" w:color="auto"/>
                <w:right w:val="none" w:sz="0" w:space="0" w:color="auto"/>
              </w:divBdr>
            </w:div>
            <w:div w:id="1282690128">
              <w:marLeft w:val="0"/>
              <w:marRight w:val="0"/>
              <w:marTop w:val="0"/>
              <w:marBottom w:val="0"/>
              <w:divBdr>
                <w:top w:val="none" w:sz="0" w:space="0" w:color="auto"/>
                <w:left w:val="none" w:sz="0" w:space="0" w:color="auto"/>
                <w:bottom w:val="none" w:sz="0" w:space="0" w:color="auto"/>
                <w:right w:val="none" w:sz="0" w:space="0" w:color="auto"/>
              </w:divBdr>
            </w:div>
            <w:div w:id="1284119460">
              <w:marLeft w:val="0"/>
              <w:marRight w:val="0"/>
              <w:marTop w:val="0"/>
              <w:marBottom w:val="0"/>
              <w:divBdr>
                <w:top w:val="none" w:sz="0" w:space="0" w:color="auto"/>
                <w:left w:val="none" w:sz="0" w:space="0" w:color="auto"/>
                <w:bottom w:val="none" w:sz="0" w:space="0" w:color="auto"/>
                <w:right w:val="none" w:sz="0" w:space="0" w:color="auto"/>
              </w:divBdr>
            </w:div>
            <w:div w:id="1284578370">
              <w:marLeft w:val="0"/>
              <w:marRight w:val="0"/>
              <w:marTop w:val="0"/>
              <w:marBottom w:val="0"/>
              <w:divBdr>
                <w:top w:val="none" w:sz="0" w:space="0" w:color="auto"/>
                <w:left w:val="none" w:sz="0" w:space="0" w:color="auto"/>
                <w:bottom w:val="none" w:sz="0" w:space="0" w:color="auto"/>
                <w:right w:val="none" w:sz="0" w:space="0" w:color="auto"/>
              </w:divBdr>
            </w:div>
            <w:div w:id="1286161930">
              <w:marLeft w:val="0"/>
              <w:marRight w:val="0"/>
              <w:marTop w:val="0"/>
              <w:marBottom w:val="0"/>
              <w:divBdr>
                <w:top w:val="none" w:sz="0" w:space="0" w:color="auto"/>
                <w:left w:val="none" w:sz="0" w:space="0" w:color="auto"/>
                <w:bottom w:val="none" w:sz="0" w:space="0" w:color="auto"/>
                <w:right w:val="none" w:sz="0" w:space="0" w:color="auto"/>
              </w:divBdr>
            </w:div>
            <w:div w:id="1286424219">
              <w:marLeft w:val="0"/>
              <w:marRight w:val="0"/>
              <w:marTop w:val="0"/>
              <w:marBottom w:val="0"/>
              <w:divBdr>
                <w:top w:val="none" w:sz="0" w:space="0" w:color="auto"/>
                <w:left w:val="none" w:sz="0" w:space="0" w:color="auto"/>
                <w:bottom w:val="none" w:sz="0" w:space="0" w:color="auto"/>
                <w:right w:val="none" w:sz="0" w:space="0" w:color="auto"/>
              </w:divBdr>
            </w:div>
            <w:div w:id="1287857345">
              <w:marLeft w:val="0"/>
              <w:marRight w:val="0"/>
              <w:marTop w:val="0"/>
              <w:marBottom w:val="0"/>
              <w:divBdr>
                <w:top w:val="none" w:sz="0" w:space="0" w:color="auto"/>
                <w:left w:val="none" w:sz="0" w:space="0" w:color="auto"/>
                <w:bottom w:val="none" w:sz="0" w:space="0" w:color="auto"/>
                <w:right w:val="none" w:sz="0" w:space="0" w:color="auto"/>
              </w:divBdr>
            </w:div>
            <w:div w:id="1290281063">
              <w:marLeft w:val="0"/>
              <w:marRight w:val="0"/>
              <w:marTop w:val="0"/>
              <w:marBottom w:val="0"/>
              <w:divBdr>
                <w:top w:val="none" w:sz="0" w:space="0" w:color="auto"/>
                <w:left w:val="none" w:sz="0" w:space="0" w:color="auto"/>
                <w:bottom w:val="none" w:sz="0" w:space="0" w:color="auto"/>
                <w:right w:val="none" w:sz="0" w:space="0" w:color="auto"/>
              </w:divBdr>
            </w:div>
            <w:div w:id="1291129805">
              <w:marLeft w:val="0"/>
              <w:marRight w:val="0"/>
              <w:marTop w:val="0"/>
              <w:marBottom w:val="0"/>
              <w:divBdr>
                <w:top w:val="none" w:sz="0" w:space="0" w:color="auto"/>
                <w:left w:val="none" w:sz="0" w:space="0" w:color="auto"/>
                <w:bottom w:val="none" w:sz="0" w:space="0" w:color="auto"/>
                <w:right w:val="none" w:sz="0" w:space="0" w:color="auto"/>
              </w:divBdr>
            </w:div>
            <w:div w:id="1291282429">
              <w:marLeft w:val="0"/>
              <w:marRight w:val="0"/>
              <w:marTop w:val="0"/>
              <w:marBottom w:val="0"/>
              <w:divBdr>
                <w:top w:val="none" w:sz="0" w:space="0" w:color="auto"/>
                <w:left w:val="none" w:sz="0" w:space="0" w:color="auto"/>
                <w:bottom w:val="none" w:sz="0" w:space="0" w:color="auto"/>
                <w:right w:val="none" w:sz="0" w:space="0" w:color="auto"/>
              </w:divBdr>
            </w:div>
            <w:div w:id="1291547635">
              <w:marLeft w:val="0"/>
              <w:marRight w:val="0"/>
              <w:marTop w:val="360"/>
              <w:marBottom w:val="0"/>
              <w:divBdr>
                <w:top w:val="single" w:sz="6" w:space="0" w:color="auto"/>
                <w:left w:val="single" w:sz="6" w:space="0" w:color="auto"/>
                <w:bottom w:val="single" w:sz="6" w:space="0" w:color="auto"/>
                <w:right w:val="single" w:sz="6" w:space="0" w:color="auto"/>
              </w:divBdr>
            </w:div>
            <w:div w:id="1293172670">
              <w:marLeft w:val="0"/>
              <w:marRight w:val="0"/>
              <w:marTop w:val="360"/>
              <w:marBottom w:val="0"/>
              <w:divBdr>
                <w:top w:val="single" w:sz="6" w:space="0" w:color="auto"/>
                <w:left w:val="single" w:sz="6" w:space="0" w:color="auto"/>
                <w:bottom w:val="single" w:sz="6" w:space="0" w:color="auto"/>
                <w:right w:val="single" w:sz="6" w:space="0" w:color="auto"/>
              </w:divBdr>
            </w:div>
            <w:div w:id="1294673913">
              <w:marLeft w:val="0"/>
              <w:marRight w:val="0"/>
              <w:marTop w:val="0"/>
              <w:marBottom w:val="0"/>
              <w:divBdr>
                <w:top w:val="none" w:sz="0" w:space="0" w:color="auto"/>
                <w:left w:val="none" w:sz="0" w:space="0" w:color="auto"/>
                <w:bottom w:val="none" w:sz="0" w:space="0" w:color="auto"/>
                <w:right w:val="none" w:sz="0" w:space="0" w:color="auto"/>
              </w:divBdr>
            </w:div>
            <w:div w:id="1294827404">
              <w:marLeft w:val="0"/>
              <w:marRight w:val="0"/>
              <w:marTop w:val="0"/>
              <w:marBottom w:val="0"/>
              <w:divBdr>
                <w:top w:val="none" w:sz="0" w:space="0" w:color="auto"/>
                <w:left w:val="none" w:sz="0" w:space="0" w:color="auto"/>
                <w:bottom w:val="none" w:sz="0" w:space="0" w:color="auto"/>
                <w:right w:val="none" w:sz="0" w:space="0" w:color="auto"/>
              </w:divBdr>
            </w:div>
            <w:div w:id="1299913225">
              <w:marLeft w:val="0"/>
              <w:marRight w:val="0"/>
              <w:marTop w:val="0"/>
              <w:marBottom w:val="0"/>
              <w:divBdr>
                <w:top w:val="none" w:sz="0" w:space="0" w:color="auto"/>
                <w:left w:val="none" w:sz="0" w:space="0" w:color="auto"/>
                <w:bottom w:val="none" w:sz="0" w:space="0" w:color="auto"/>
                <w:right w:val="none" w:sz="0" w:space="0" w:color="auto"/>
              </w:divBdr>
            </w:div>
            <w:div w:id="1300184486">
              <w:marLeft w:val="0"/>
              <w:marRight w:val="0"/>
              <w:marTop w:val="0"/>
              <w:marBottom w:val="0"/>
              <w:divBdr>
                <w:top w:val="none" w:sz="0" w:space="0" w:color="auto"/>
                <w:left w:val="none" w:sz="0" w:space="0" w:color="auto"/>
                <w:bottom w:val="none" w:sz="0" w:space="0" w:color="auto"/>
                <w:right w:val="none" w:sz="0" w:space="0" w:color="auto"/>
              </w:divBdr>
            </w:div>
            <w:div w:id="1301033828">
              <w:marLeft w:val="0"/>
              <w:marRight w:val="0"/>
              <w:marTop w:val="0"/>
              <w:marBottom w:val="0"/>
              <w:divBdr>
                <w:top w:val="none" w:sz="0" w:space="0" w:color="auto"/>
                <w:left w:val="none" w:sz="0" w:space="0" w:color="auto"/>
                <w:bottom w:val="none" w:sz="0" w:space="0" w:color="auto"/>
                <w:right w:val="none" w:sz="0" w:space="0" w:color="auto"/>
              </w:divBdr>
            </w:div>
            <w:div w:id="1301690004">
              <w:marLeft w:val="0"/>
              <w:marRight w:val="0"/>
              <w:marTop w:val="0"/>
              <w:marBottom w:val="0"/>
              <w:divBdr>
                <w:top w:val="none" w:sz="0" w:space="0" w:color="auto"/>
                <w:left w:val="none" w:sz="0" w:space="0" w:color="auto"/>
                <w:bottom w:val="none" w:sz="0" w:space="0" w:color="auto"/>
                <w:right w:val="none" w:sz="0" w:space="0" w:color="auto"/>
              </w:divBdr>
            </w:div>
            <w:div w:id="1302149363">
              <w:marLeft w:val="0"/>
              <w:marRight w:val="0"/>
              <w:marTop w:val="0"/>
              <w:marBottom w:val="0"/>
              <w:divBdr>
                <w:top w:val="none" w:sz="0" w:space="0" w:color="auto"/>
                <w:left w:val="none" w:sz="0" w:space="0" w:color="auto"/>
                <w:bottom w:val="none" w:sz="0" w:space="0" w:color="auto"/>
                <w:right w:val="none" w:sz="0" w:space="0" w:color="auto"/>
              </w:divBdr>
            </w:div>
            <w:div w:id="1302615224">
              <w:marLeft w:val="0"/>
              <w:marRight w:val="0"/>
              <w:marTop w:val="0"/>
              <w:marBottom w:val="0"/>
              <w:divBdr>
                <w:top w:val="none" w:sz="0" w:space="0" w:color="auto"/>
                <w:left w:val="none" w:sz="0" w:space="0" w:color="auto"/>
                <w:bottom w:val="none" w:sz="0" w:space="0" w:color="auto"/>
                <w:right w:val="none" w:sz="0" w:space="0" w:color="auto"/>
              </w:divBdr>
            </w:div>
            <w:div w:id="1302803931">
              <w:marLeft w:val="0"/>
              <w:marRight w:val="0"/>
              <w:marTop w:val="0"/>
              <w:marBottom w:val="0"/>
              <w:divBdr>
                <w:top w:val="none" w:sz="0" w:space="0" w:color="auto"/>
                <w:left w:val="none" w:sz="0" w:space="0" w:color="auto"/>
                <w:bottom w:val="none" w:sz="0" w:space="0" w:color="auto"/>
                <w:right w:val="none" w:sz="0" w:space="0" w:color="auto"/>
              </w:divBdr>
            </w:div>
            <w:div w:id="1302925604">
              <w:marLeft w:val="0"/>
              <w:marRight w:val="0"/>
              <w:marTop w:val="0"/>
              <w:marBottom w:val="0"/>
              <w:divBdr>
                <w:top w:val="none" w:sz="0" w:space="0" w:color="auto"/>
                <w:left w:val="none" w:sz="0" w:space="0" w:color="auto"/>
                <w:bottom w:val="none" w:sz="0" w:space="0" w:color="auto"/>
                <w:right w:val="none" w:sz="0" w:space="0" w:color="auto"/>
              </w:divBdr>
            </w:div>
            <w:div w:id="1304971811">
              <w:marLeft w:val="0"/>
              <w:marRight w:val="0"/>
              <w:marTop w:val="0"/>
              <w:marBottom w:val="0"/>
              <w:divBdr>
                <w:top w:val="none" w:sz="0" w:space="0" w:color="auto"/>
                <w:left w:val="none" w:sz="0" w:space="0" w:color="auto"/>
                <w:bottom w:val="none" w:sz="0" w:space="0" w:color="auto"/>
                <w:right w:val="none" w:sz="0" w:space="0" w:color="auto"/>
              </w:divBdr>
            </w:div>
            <w:div w:id="1307474306">
              <w:marLeft w:val="0"/>
              <w:marRight w:val="0"/>
              <w:marTop w:val="0"/>
              <w:marBottom w:val="0"/>
              <w:divBdr>
                <w:top w:val="none" w:sz="0" w:space="0" w:color="auto"/>
                <w:left w:val="none" w:sz="0" w:space="0" w:color="auto"/>
                <w:bottom w:val="none" w:sz="0" w:space="0" w:color="auto"/>
                <w:right w:val="none" w:sz="0" w:space="0" w:color="auto"/>
              </w:divBdr>
            </w:div>
            <w:div w:id="1307513119">
              <w:marLeft w:val="0"/>
              <w:marRight w:val="0"/>
              <w:marTop w:val="0"/>
              <w:marBottom w:val="0"/>
              <w:divBdr>
                <w:top w:val="none" w:sz="0" w:space="0" w:color="auto"/>
                <w:left w:val="none" w:sz="0" w:space="0" w:color="auto"/>
                <w:bottom w:val="none" w:sz="0" w:space="0" w:color="auto"/>
                <w:right w:val="none" w:sz="0" w:space="0" w:color="auto"/>
              </w:divBdr>
            </w:div>
            <w:div w:id="1307588109">
              <w:marLeft w:val="0"/>
              <w:marRight w:val="0"/>
              <w:marTop w:val="0"/>
              <w:marBottom w:val="0"/>
              <w:divBdr>
                <w:top w:val="none" w:sz="0" w:space="0" w:color="auto"/>
                <w:left w:val="none" w:sz="0" w:space="0" w:color="auto"/>
                <w:bottom w:val="none" w:sz="0" w:space="0" w:color="auto"/>
                <w:right w:val="none" w:sz="0" w:space="0" w:color="auto"/>
              </w:divBdr>
            </w:div>
            <w:div w:id="1308049491">
              <w:marLeft w:val="0"/>
              <w:marRight w:val="0"/>
              <w:marTop w:val="0"/>
              <w:marBottom w:val="0"/>
              <w:divBdr>
                <w:top w:val="none" w:sz="0" w:space="0" w:color="auto"/>
                <w:left w:val="none" w:sz="0" w:space="0" w:color="auto"/>
                <w:bottom w:val="none" w:sz="0" w:space="0" w:color="auto"/>
                <w:right w:val="none" w:sz="0" w:space="0" w:color="auto"/>
              </w:divBdr>
            </w:div>
            <w:div w:id="1309624381">
              <w:marLeft w:val="0"/>
              <w:marRight w:val="0"/>
              <w:marTop w:val="0"/>
              <w:marBottom w:val="0"/>
              <w:divBdr>
                <w:top w:val="none" w:sz="0" w:space="0" w:color="auto"/>
                <w:left w:val="none" w:sz="0" w:space="0" w:color="auto"/>
                <w:bottom w:val="none" w:sz="0" w:space="0" w:color="auto"/>
                <w:right w:val="none" w:sz="0" w:space="0" w:color="auto"/>
              </w:divBdr>
            </w:div>
            <w:div w:id="1313943890">
              <w:marLeft w:val="0"/>
              <w:marRight w:val="0"/>
              <w:marTop w:val="0"/>
              <w:marBottom w:val="0"/>
              <w:divBdr>
                <w:top w:val="none" w:sz="0" w:space="0" w:color="auto"/>
                <w:left w:val="none" w:sz="0" w:space="0" w:color="auto"/>
                <w:bottom w:val="none" w:sz="0" w:space="0" w:color="auto"/>
                <w:right w:val="none" w:sz="0" w:space="0" w:color="auto"/>
              </w:divBdr>
            </w:div>
            <w:div w:id="1315794092">
              <w:marLeft w:val="0"/>
              <w:marRight w:val="0"/>
              <w:marTop w:val="0"/>
              <w:marBottom w:val="0"/>
              <w:divBdr>
                <w:top w:val="none" w:sz="0" w:space="0" w:color="auto"/>
                <w:left w:val="none" w:sz="0" w:space="0" w:color="auto"/>
                <w:bottom w:val="none" w:sz="0" w:space="0" w:color="auto"/>
                <w:right w:val="none" w:sz="0" w:space="0" w:color="auto"/>
              </w:divBdr>
            </w:div>
            <w:div w:id="1316107834">
              <w:marLeft w:val="0"/>
              <w:marRight w:val="0"/>
              <w:marTop w:val="0"/>
              <w:marBottom w:val="0"/>
              <w:divBdr>
                <w:top w:val="none" w:sz="0" w:space="0" w:color="auto"/>
                <w:left w:val="none" w:sz="0" w:space="0" w:color="auto"/>
                <w:bottom w:val="none" w:sz="0" w:space="0" w:color="auto"/>
                <w:right w:val="none" w:sz="0" w:space="0" w:color="auto"/>
              </w:divBdr>
            </w:div>
            <w:div w:id="1319845997">
              <w:marLeft w:val="0"/>
              <w:marRight w:val="0"/>
              <w:marTop w:val="0"/>
              <w:marBottom w:val="0"/>
              <w:divBdr>
                <w:top w:val="none" w:sz="0" w:space="0" w:color="auto"/>
                <w:left w:val="none" w:sz="0" w:space="0" w:color="auto"/>
                <w:bottom w:val="none" w:sz="0" w:space="0" w:color="auto"/>
                <w:right w:val="none" w:sz="0" w:space="0" w:color="auto"/>
              </w:divBdr>
            </w:div>
            <w:div w:id="1321427978">
              <w:marLeft w:val="0"/>
              <w:marRight w:val="0"/>
              <w:marTop w:val="0"/>
              <w:marBottom w:val="0"/>
              <w:divBdr>
                <w:top w:val="none" w:sz="0" w:space="0" w:color="auto"/>
                <w:left w:val="none" w:sz="0" w:space="0" w:color="auto"/>
                <w:bottom w:val="none" w:sz="0" w:space="0" w:color="auto"/>
                <w:right w:val="none" w:sz="0" w:space="0" w:color="auto"/>
              </w:divBdr>
            </w:div>
            <w:div w:id="1321539105">
              <w:marLeft w:val="0"/>
              <w:marRight w:val="0"/>
              <w:marTop w:val="0"/>
              <w:marBottom w:val="0"/>
              <w:divBdr>
                <w:top w:val="none" w:sz="0" w:space="0" w:color="auto"/>
                <w:left w:val="none" w:sz="0" w:space="0" w:color="auto"/>
                <w:bottom w:val="none" w:sz="0" w:space="0" w:color="auto"/>
                <w:right w:val="none" w:sz="0" w:space="0" w:color="auto"/>
              </w:divBdr>
            </w:div>
            <w:div w:id="1323193424">
              <w:marLeft w:val="0"/>
              <w:marRight w:val="0"/>
              <w:marTop w:val="0"/>
              <w:marBottom w:val="0"/>
              <w:divBdr>
                <w:top w:val="none" w:sz="0" w:space="0" w:color="auto"/>
                <w:left w:val="none" w:sz="0" w:space="0" w:color="auto"/>
                <w:bottom w:val="none" w:sz="0" w:space="0" w:color="auto"/>
                <w:right w:val="none" w:sz="0" w:space="0" w:color="auto"/>
              </w:divBdr>
            </w:div>
            <w:div w:id="1324435730">
              <w:marLeft w:val="0"/>
              <w:marRight w:val="0"/>
              <w:marTop w:val="0"/>
              <w:marBottom w:val="0"/>
              <w:divBdr>
                <w:top w:val="none" w:sz="0" w:space="0" w:color="auto"/>
                <w:left w:val="none" w:sz="0" w:space="0" w:color="auto"/>
                <w:bottom w:val="none" w:sz="0" w:space="0" w:color="auto"/>
                <w:right w:val="none" w:sz="0" w:space="0" w:color="auto"/>
              </w:divBdr>
            </w:div>
            <w:div w:id="1326013122">
              <w:marLeft w:val="0"/>
              <w:marRight w:val="0"/>
              <w:marTop w:val="0"/>
              <w:marBottom w:val="0"/>
              <w:divBdr>
                <w:top w:val="none" w:sz="0" w:space="0" w:color="auto"/>
                <w:left w:val="none" w:sz="0" w:space="0" w:color="auto"/>
                <w:bottom w:val="none" w:sz="0" w:space="0" w:color="auto"/>
                <w:right w:val="none" w:sz="0" w:space="0" w:color="auto"/>
              </w:divBdr>
            </w:div>
            <w:div w:id="1326665995">
              <w:marLeft w:val="0"/>
              <w:marRight w:val="0"/>
              <w:marTop w:val="0"/>
              <w:marBottom w:val="0"/>
              <w:divBdr>
                <w:top w:val="none" w:sz="0" w:space="0" w:color="auto"/>
                <w:left w:val="none" w:sz="0" w:space="0" w:color="auto"/>
                <w:bottom w:val="none" w:sz="0" w:space="0" w:color="auto"/>
                <w:right w:val="none" w:sz="0" w:space="0" w:color="auto"/>
              </w:divBdr>
            </w:div>
            <w:div w:id="1326974173">
              <w:marLeft w:val="0"/>
              <w:marRight w:val="0"/>
              <w:marTop w:val="0"/>
              <w:marBottom w:val="0"/>
              <w:divBdr>
                <w:top w:val="none" w:sz="0" w:space="0" w:color="auto"/>
                <w:left w:val="none" w:sz="0" w:space="0" w:color="auto"/>
                <w:bottom w:val="none" w:sz="0" w:space="0" w:color="auto"/>
                <w:right w:val="none" w:sz="0" w:space="0" w:color="auto"/>
              </w:divBdr>
            </w:div>
            <w:div w:id="1327056959">
              <w:marLeft w:val="0"/>
              <w:marRight w:val="0"/>
              <w:marTop w:val="0"/>
              <w:marBottom w:val="0"/>
              <w:divBdr>
                <w:top w:val="none" w:sz="0" w:space="0" w:color="auto"/>
                <w:left w:val="none" w:sz="0" w:space="0" w:color="auto"/>
                <w:bottom w:val="none" w:sz="0" w:space="0" w:color="auto"/>
                <w:right w:val="none" w:sz="0" w:space="0" w:color="auto"/>
              </w:divBdr>
            </w:div>
            <w:div w:id="1329283033">
              <w:marLeft w:val="0"/>
              <w:marRight w:val="0"/>
              <w:marTop w:val="0"/>
              <w:marBottom w:val="0"/>
              <w:divBdr>
                <w:top w:val="none" w:sz="0" w:space="0" w:color="auto"/>
                <w:left w:val="none" w:sz="0" w:space="0" w:color="auto"/>
                <w:bottom w:val="none" w:sz="0" w:space="0" w:color="auto"/>
                <w:right w:val="none" w:sz="0" w:space="0" w:color="auto"/>
              </w:divBdr>
            </w:div>
            <w:div w:id="1331636942">
              <w:marLeft w:val="0"/>
              <w:marRight w:val="0"/>
              <w:marTop w:val="360"/>
              <w:marBottom w:val="0"/>
              <w:divBdr>
                <w:top w:val="single" w:sz="6" w:space="0" w:color="auto"/>
                <w:left w:val="single" w:sz="6" w:space="0" w:color="auto"/>
                <w:bottom w:val="single" w:sz="6" w:space="0" w:color="auto"/>
                <w:right w:val="single" w:sz="6" w:space="0" w:color="auto"/>
              </w:divBdr>
            </w:div>
            <w:div w:id="1331711316">
              <w:marLeft w:val="0"/>
              <w:marRight w:val="0"/>
              <w:marTop w:val="0"/>
              <w:marBottom w:val="0"/>
              <w:divBdr>
                <w:top w:val="none" w:sz="0" w:space="0" w:color="auto"/>
                <w:left w:val="none" w:sz="0" w:space="0" w:color="auto"/>
                <w:bottom w:val="none" w:sz="0" w:space="0" w:color="auto"/>
                <w:right w:val="none" w:sz="0" w:space="0" w:color="auto"/>
              </w:divBdr>
            </w:div>
            <w:div w:id="1334918116">
              <w:marLeft w:val="0"/>
              <w:marRight w:val="0"/>
              <w:marTop w:val="0"/>
              <w:marBottom w:val="0"/>
              <w:divBdr>
                <w:top w:val="none" w:sz="0" w:space="0" w:color="auto"/>
                <w:left w:val="none" w:sz="0" w:space="0" w:color="auto"/>
                <w:bottom w:val="none" w:sz="0" w:space="0" w:color="auto"/>
                <w:right w:val="none" w:sz="0" w:space="0" w:color="auto"/>
              </w:divBdr>
            </w:div>
            <w:div w:id="1335954166">
              <w:marLeft w:val="0"/>
              <w:marRight w:val="0"/>
              <w:marTop w:val="0"/>
              <w:marBottom w:val="0"/>
              <w:divBdr>
                <w:top w:val="none" w:sz="0" w:space="0" w:color="auto"/>
                <w:left w:val="none" w:sz="0" w:space="0" w:color="auto"/>
                <w:bottom w:val="none" w:sz="0" w:space="0" w:color="auto"/>
                <w:right w:val="none" w:sz="0" w:space="0" w:color="auto"/>
              </w:divBdr>
            </w:div>
            <w:div w:id="1339237727">
              <w:marLeft w:val="0"/>
              <w:marRight w:val="0"/>
              <w:marTop w:val="0"/>
              <w:marBottom w:val="0"/>
              <w:divBdr>
                <w:top w:val="none" w:sz="0" w:space="0" w:color="auto"/>
                <w:left w:val="none" w:sz="0" w:space="0" w:color="auto"/>
                <w:bottom w:val="none" w:sz="0" w:space="0" w:color="auto"/>
                <w:right w:val="none" w:sz="0" w:space="0" w:color="auto"/>
              </w:divBdr>
            </w:div>
            <w:div w:id="1340230379">
              <w:marLeft w:val="0"/>
              <w:marRight w:val="0"/>
              <w:marTop w:val="0"/>
              <w:marBottom w:val="0"/>
              <w:divBdr>
                <w:top w:val="none" w:sz="0" w:space="0" w:color="auto"/>
                <w:left w:val="none" w:sz="0" w:space="0" w:color="auto"/>
                <w:bottom w:val="none" w:sz="0" w:space="0" w:color="auto"/>
                <w:right w:val="none" w:sz="0" w:space="0" w:color="auto"/>
              </w:divBdr>
              <w:divsChild>
                <w:div w:id="4940405">
                  <w:marLeft w:val="0"/>
                  <w:marRight w:val="0"/>
                  <w:marTop w:val="0"/>
                  <w:marBottom w:val="0"/>
                  <w:divBdr>
                    <w:top w:val="none" w:sz="0" w:space="0" w:color="auto"/>
                    <w:left w:val="none" w:sz="0" w:space="0" w:color="auto"/>
                    <w:bottom w:val="none" w:sz="0" w:space="0" w:color="auto"/>
                    <w:right w:val="none" w:sz="0" w:space="0" w:color="auto"/>
                  </w:divBdr>
                </w:div>
                <w:div w:id="92554447">
                  <w:marLeft w:val="0"/>
                  <w:marRight w:val="0"/>
                  <w:marTop w:val="0"/>
                  <w:marBottom w:val="0"/>
                  <w:divBdr>
                    <w:top w:val="none" w:sz="0" w:space="0" w:color="auto"/>
                    <w:left w:val="none" w:sz="0" w:space="0" w:color="auto"/>
                    <w:bottom w:val="none" w:sz="0" w:space="0" w:color="auto"/>
                    <w:right w:val="none" w:sz="0" w:space="0" w:color="auto"/>
                  </w:divBdr>
                </w:div>
                <w:div w:id="92602670">
                  <w:marLeft w:val="0"/>
                  <w:marRight w:val="0"/>
                  <w:marTop w:val="0"/>
                  <w:marBottom w:val="0"/>
                  <w:divBdr>
                    <w:top w:val="none" w:sz="0" w:space="0" w:color="auto"/>
                    <w:left w:val="none" w:sz="0" w:space="0" w:color="auto"/>
                    <w:bottom w:val="none" w:sz="0" w:space="0" w:color="auto"/>
                    <w:right w:val="none" w:sz="0" w:space="0" w:color="auto"/>
                  </w:divBdr>
                </w:div>
                <w:div w:id="208566013">
                  <w:marLeft w:val="0"/>
                  <w:marRight w:val="0"/>
                  <w:marTop w:val="0"/>
                  <w:marBottom w:val="0"/>
                  <w:divBdr>
                    <w:top w:val="none" w:sz="0" w:space="0" w:color="auto"/>
                    <w:left w:val="none" w:sz="0" w:space="0" w:color="auto"/>
                    <w:bottom w:val="none" w:sz="0" w:space="0" w:color="auto"/>
                    <w:right w:val="none" w:sz="0" w:space="0" w:color="auto"/>
                  </w:divBdr>
                </w:div>
                <w:div w:id="274757085">
                  <w:marLeft w:val="0"/>
                  <w:marRight w:val="0"/>
                  <w:marTop w:val="0"/>
                  <w:marBottom w:val="0"/>
                  <w:divBdr>
                    <w:top w:val="none" w:sz="0" w:space="0" w:color="auto"/>
                    <w:left w:val="none" w:sz="0" w:space="0" w:color="auto"/>
                    <w:bottom w:val="none" w:sz="0" w:space="0" w:color="auto"/>
                    <w:right w:val="none" w:sz="0" w:space="0" w:color="auto"/>
                  </w:divBdr>
                </w:div>
                <w:div w:id="415902851">
                  <w:marLeft w:val="0"/>
                  <w:marRight w:val="0"/>
                  <w:marTop w:val="0"/>
                  <w:marBottom w:val="0"/>
                  <w:divBdr>
                    <w:top w:val="none" w:sz="0" w:space="0" w:color="auto"/>
                    <w:left w:val="none" w:sz="0" w:space="0" w:color="auto"/>
                    <w:bottom w:val="none" w:sz="0" w:space="0" w:color="auto"/>
                    <w:right w:val="none" w:sz="0" w:space="0" w:color="auto"/>
                  </w:divBdr>
                </w:div>
                <w:div w:id="423650811">
                  <w:marLeft w:val="0"/>
                  <w:marRight w:val="0"/>
                  <w:marTop w:val="0"/>
                  <w:marBottom w:val="0"/>
                  <w:divBdr>
                    <w:top w:val="none" w:sz="0" w:space="0" w:color="auto"/>
                    <w:left w:val="none" w:sz="0" w:space="0" w:color="auto"/>
                    <w:bottom w:val="none" w:sz="0" w:space="0" w:color="auto"/>
                    <w:right w:val="none" w:sz="0" w:space="0" w:color="auto"/>
                  </w:divBdr>
                </w:div>
                <w:div w:id="582226940">
                  <w:marLeft w:val="0"/>
                  <w:marRight w:val="0"/>
                  <w:marTop w:val="0"/>
                  <w:marBottom w:val="0"/>
                  <w:divBdr>
                    <w:top w:val="none" w:sz="0" w:space="0" w:color="auto"/>
                    <w:left w:val="none" w:sz="0" w:space="0" w:color="auto"/>
                    <w:bottom w:val="none" w:sz="0" w:space="0" w:color="auto"/>
                    <w:right w:val="none" w:sz="0" w:space="0" w:color="auto"/>
                  </w:divBdr>
                </w:div>
                <w:div w:id="584533470">
                  <w:marLeft w:val="0"/>
                  <w:marRight w:val="0"/>
                  <w:marTop w:val="0"/>
                  <w:marBottom w:val="0"/>
                  <w:divBdr>
                    <w:top w:val="none" w:sz="0" w:space="0" w:color="auto"/>
                    <w:left w:val="none" w:sz="0" w:space="0" w:color="auto"/>
                    <w:bottom w:val="none" w:sz="0" w:space="0" w:color="auto"/>
                    <w:right w:val="none" w:sz="0" w:space="0" w:color="auto"/>
                  </w:divBdr>
                </w:div>
                <w:div w:id="626354272">
                  <w:marLeft w:val="0"/>
                  <w:marRight w:val="0"/>
                  <w:marTop w:val="0"/>
                  <w:marBottom w:val="0"/>
                  <w:divBdr>
                    <w:top w:val="none" w:sz="0" w:space="0" w:color="auto"/>
                    <w:left w:val="none" w:sz="0" w:space="0" w:color="auto"/>
                    <w:bottom w:val="none" w:sz="0" w:space="0" w:color="auto"/>
                    <w:right w:val="none" w:sz="0" w:space="0" w:color="auto"/>
                  </w:divBdr>
                </w:div>
                <w:div w:id="653336270">
                  <w:marLeft w:val="0"/>
                  <w:marRight w:val="0"/>
                  <w:marTop w:val="0"/>
                  <w:marBottom w:val="0"/>
                  <w:divBdr>
                    <w:top w:val="none" w:sz="0" w:space="0" w:color="auto"/>
                    <w:left w:val="none" w:sz="0" w:space="0" w:color="auto"/>
                    <w:bottom w:val="none" w:sz="0" w:space="0" w:color="auto"/>
                    <w:right w:val="none" w:sz="0" w:space="0" w:color="auto"/>
                  </w:divBdr>
                </w:div>
                <w:div w:id="664020097">
                  <w:marLeft w:val="0"/>
                  <w:marRight w:val="0"/>
                  <w:marTop w:val="0"/>
                  <w:marBottom w:val="0"/>
                  <w:divBdr>
                    <w:top w:val="none" w:sz="0" w:space="0" w:color="auto"/>
                    <w:left w:val="none" w:sz="0" w:space="0" w:color="auto"/>
                    <w:bottom w:val="none" w:sz="0" w:space="0" w:color="auto"/>
                    <w:right w:val="none" w:sz="0" w:space="0" w:color="auto"/>
                  </w:divBdr>
                </w:div>
                <w:div w:id="703678856">
                  <w:marLeft w:val="0"/>
                  <w:marRight w:val="0"/>
                  <w:marTop w:val="0"/>
                  <w:marBottom w:val="0"/>
                  <w:divBdr>
                    <w:top w:val="none" w:sz="0" w:space="0" w:color="auto"/>
                    <w:left w:val="none" w:sz="0" w:space="0" w:color="auto"/>
                    <w:bottom w:val="none" w:sz="0" w:space="0" w:color="auto"/>
                    <w:right w:val="none" w:sz="0" w:space="0" w:color="auto"/>
                  </w:divBdr>
                </w:div>
                <w:div w:id="789473286">
                  <w:marLeft w:val="0"/>
                  <w:marRight w:val="0"/>
                  <w:marTop w:val="0"/>
                  <w:marBottom w:val="0"/>
                  <w:divBdr>
                    <w:top w:val="none" w:sz="0" w:space="0" w:color="auto"/>
                    <w:left w:val="none" w:sz="0" w:space="0" w:color="auto"/>
                    <w:bottom w:val="none" w:sz="0" w:space="0" w:color="auto"/>
                    <w:right w:val="none" w:sz="0" w:space="0" w:color="auto"/>
                  </w:divBdr>
                </w:div>
                <w:div w:id="803159071">
                  <w:marLeft w:val="0"/>
                  <w:marRight w:val="0"/>
                  <w:marTop w:val="0"/>
                  <w:marBottom w:val="0"/>
                  <w:divBdr>
                    <w:top w:val="none" w:sz="0" w:space="0" w:color="auto"/>
                    <w:left w:val="none" w:sz="0" w:space="0" w:color="auto"/>
                    <w:bottom w:val="none" w:sz="0" w:space="0" w:color="auto"/>
                    <w:right w:val="none" w:sz="0" w:space="0" w:color="auto"/>
                  </w:divBdr>
                </w:div>
                <w:div w:id="854152559">
                  <w:marLeft w:val="0"/>
                  <w:marRight w:val="0"/>
                  <w:marTop w:val="0"/>
                  <w:marBottom w:val="0"/>
                  <w:divBdr>
                    <w:top w:val="none" w:sz="0" w:space="0" w:color="auto"/>
                    <w:left w:val="none" w:sz="0" w:space="0" w:color="auto"/>
                    <w:bottom w:val="none" w:sz="0" w:space="0" w:color="auto"/>
                    <w:right w:val="none" w:sz="0" w:space="0" w:color="auto"/>
                  </w:divBdr>
                </w:div>
                <w:div w:id="890189137">
                  <w:marLeft w:val="0"/>
                  <w:marRight w:val="0"/>
                  <w:marTop w:val="0"/>
                  <w:marBottom w:val="0"/>
                  <w:divBdr>
                    <w:top w:val="none" w:sz="0" w:space="0" w:color="auto"/>
                    <w:left w:val="none" w:sz="0" w:space="0" w:color="auto"/>
                    <w:bottom w:val="none" w:sz="0" w:space="0" w:color="auto"/>
                    <w:right w:val="none" w:sz="0" w:space="0" w:color="auto"/>
                  </w:divBdr>
                </w:div>
                <w:div w:id="918094827">
                  <w:marLeft w:val="0"/>
                  <w:marRight w:val="0"/>
                  <w:marTop w:val="0"/>
                  <w:marBottom w:val="0"/>
                  <w:divBdr>
                    <w:top w:val="none" w:sz="0" w:space="0" w:color="auto"/>
                    <w:left w:val="none" w:sz="0" w:space="0" w:color="auto"/>
                    <w:bottom w:val="none" w:sz="0" w:space="0" w:color="auto"/>
                    <w:right w:val="none" w:sz="0" w:space="0" w:color="auto"/>
                  </w:divBdr>
                </w:div>
                <w:div w:id="932471696">
                  <w:marLeft w:val="0"/>
                  <w:marRight w:val="0"/>
                  <w:marTop w:val="0"/>
                  <w:marBottom w:val="0"/>
                  <w:divBdr>
                    <w:top w:val="none" w:sz="0" w:space="0" w:color="auto"/>
                    <w:left w:val="none" w:sz="0" w:space="0" w:color="auto"/>
                    <w:bottom w:val="none" w:sz="0" w:space="0" w:color="auto"/>
                    <w:right w:val="none" w:sz="0" w:space="0" w:color="auto"/>
                  </w:divBdr>
                </w:div>
                <w:div w:id="935403437">
                  <w:marLeft w:val="0"/>
                  <w:marRight w:val="0"/>
                  <w:marTop w:val="0"/>
                  <w:marBottom w:val="0"/>
                  <w:divBdr>
                    <w:top w:val="none" w:sz="0" w:space="0" w:color="auto"/>
                    <w:left w:val="none" w:sz="0" w:space="0" w:color="auto"/>
                    <w:bottom w:val="none" w:sz="0" w:space="0" w:color="auto"/>
                    <w:right w:val="none" w:sz="0" w:space="0" w:color="auto"/>
                  </w:divBdr>
                </w:div>
                <w:div w:id="955259278">
                  <w:marLeft w:val="0"/>
                  <w:marRight w:val="0"/>
                  <w:marTop w:val="0"/>
                  <w:marBottom w:val="0"/>
                  <w:divBdr>
                    <w:top w:val="none" w:sz="0" w:space="0" w:color="auto"/>
                    <w:left w:val="none" w:sz="0" w:space="0" w:color="auto"/>
                    <w:bottom w:val="none" w:sz="0" w:space="0" w:color="auto"/>
                    <w:right w:val="none" w:sz="0" w:space="0" w:color="auto"/>
                  </w:divBdr>
                </w:div>
                <w:div w:id="965232598">
                  <w:marLeft w:val="0"/>
                  <w:marRight w:val="0"/>
                  <w:marTop w:val="0"/>
                  <w:marBottom w:val="0"/>
                  <w:divBdr>
                    <w:top w:val="none" w:sz="0" w:space="0" w:color="auto"/>
                    <w:left w:val="none" w:sz="0" w:space="0" w:color="auto"/>
                    <w:bottom w:val="none" w:sz="0" w:space="0" w:color="auto"/>
                    <w:right w:val="none" w:sz="0" w:space="0" w:color="auto"/>
                  </w:divBdr>
                </w:div>
                <w:div w:id="978267448">
                  <w:marLeft w:val="0"/>
                  <w:marRight w:val="0"/>
                  <w:marTop w:val="0"/>
                  <w:marBottom w:val="0"/>
                  <w:divBdr>
                    <w:top w:val="none" w:sz="0" w:space="0" w:color="auto"/>
                    <w:left w:val="none" w:sz="0" w:space="0" w:color="auto"/>
                    <w:bottom w:val="none" w:sz="0" w:space="0" w:color="auto"/>
                    <w:right w:val="none" w:sz="0" w:space="0" w:color="auto"/>
                  </w:divBdr>
                </w:div>
                <w:div w:id="1115251022">
                  <w:marLeft w:val="0"/>
                  <w:marRight w:val="0"/>
                  <w:marTop w:val="0"/>
                  <w:marBottom w:val="0"/>
                  <w:divBdr>
                    <w:top w:val="none" w:sz="0" w:space="0" w:color="auto"/>
                    <w:left w:val="none" w:sz="0" w:space="0" w:color="auto"/>
                    <w:bottom w:val="none" w:sz="0" w:space="0" w:color="auto"/>
                    <w:right w:val="none" w:sz="0" w:space="0" w:color="auto"/>
                  </w:divBdr>
                </w:div>
                <w:div w:id="1169252900">
                  <w:marLeft w:val="0"/>
                  <w:marRight w:val="0"/>
                  <w:marTop w:val="0"/>
                  <w:marBottom w:val="0"/>
                  <w:divBdr>
                    <w:top w:val="none" w:sz="0" w:space="0" w:color="auto"/>
                    <w:left w:val="none" w:sz="0" w:space="0" w:color="auto"/>
                    <w:bottom w:val="none" w:sz="0" w:space="0" w:color="auto"/>
                    <w:right w:val="none" w:sz="0" w:space="0" w:color="auto"/>
                  </w:divBdr>
                </w:div>
                <w:div w:id="1204438539">
                  <w:marLeft w:val="0"/>
                  <w:marRight w:val="0"/>
                  <w:marTop w:val="0"/>
                  <w:marBottom w:val="0"/>
                  <w:divBdr>
                    <w:top w:val="none" w:sz="0" w:space="0" w:color="auto"/>
                    <w:left w:val="none" w:sz="0" w:space="0" w:color="auto"/>
                    <w:bottom w:val="none" w:sz="0" w:space="0" w:color="auto"/>
                    <w:right w:val="none" w:sz="0" w:space="0" w:color="auto"/>
                  </w:divBdr>
                </w:div>
                <w:div w:id="1253319814">
                  <w:marLeft w:val="0"/>
                  <w:marRight w:val="0"/>
                  <w:marTop w:val="0"/>
                  <w:marBottom w:val="0"/>
                  <w:divBdr>
                    <w:top w:val="none" w:sz="0" w:space="0" w:color="auto"/>
                    <w:left w:val="none" w:sz="0" w:space="0" w:color="auto"/>
                    <w:bottom w:val="none" w:sz="0" w:space="0" w:color="auto"/>
                    <w:right w:val="none" w:sz="0" w:space="0" w:color="auto"/>
                  </w:divBdr>
                </w:div>
                <w:div w:id="1269191837">
                  <w:marLeft w:val="0"/>
                  <w:marRight w:val="0"/>
                  <w:marTop w:val="0"/>
                  <w:marBottom w:val="0"/>
                  <w:divBdr>
                    <w:top w:val="none" w:sz="0" w:space="0" w:color="auto"/>
                    <w:left w:val="none" w:sz="0" w:space="0" w:color="auto"/>
                    <w:bottom w:val="none" w:sz="0" w:space="0" w:color="auto"/>
                    <w:right w:val="none" w:sz="0" w:space="0" w:color="auto"/>
                  </w:divBdr>
                </w:div>
                <w:div w:id="1329753586">
                  <w:marLeft w:val="0"/>
                  <w:marRight w:val="0"/>
                  <w:marTop w:val="0"/>
                  <w:marBottom w:val="0"/>
                  <w:divBdr>
                    <w:top w:val="none" w:sz="0" w:space="0" w:color="auto"/>
                    <w:left w:val="none" w:sz="0" w:space="0" w:color="auto"/>
                    <w:bottom w:val="none" w:sz="0" w:space="0" w:color="auto"/>
                    <w:right w:val="none" w:sz="0" w:space="0" w:color="auto"/>
                  </w:divBdr>
                </w:div>
                <w:div w:id="1397901953">
                  <w:marLeft w:val="0"/>
                  <w:marRight w:val="0"/>
                  <w:marTop w:val="0"/>
                  <w:marBottom w:val="0"/>
                  <w:divBdr>
                    <w:top w:val="none" w:sz="0" w:space="0" w:color="auto"/>
                    <w:left w:val="none" w:sz="0" w:space="0" w:color="auto"/>
                    <w:bottom w:val="none" w:sz="0" w:space="0" w:color="auto"/>
                    <w:right w:val="none" w:sz="0" w:space="0" w:color="auto"/>
                  </w:divBdr>
                </w:div>
                <w:div w:id="1416900386">
                  <w:marLeft w:val="0"/>
                  <w:marRight w:val="0"/>
                  <w:marTop w:val="0"/>
                  <w:marBottom w:val="0"/>
                  <w:divBdr>
                    <w:top w:val="none" w:sz="0" w:space="0" w:color="auto"/>
                    <w:left w:val="none" w:sz="0" w:space="0" w:color="auto"/>
                    <w:bottom w:val="none" w:sz="0" w:space="0" w:color="auto"/>
                    <w:right w:val="none" w:sz="0" w:space="0" w:color="auto"/>
                  </w:divBdr>
                </w:div>
                <w:div w:id="1417703417">
                  <w:marLeft w:val="0"/>
                  <w:marRight w:val="0"/>
                  <w:marTop w:val="0"/>
                  <w:marBottom w:val="0"/>
                  <w:divBdr>
                    <w:top w:val="none" w:sz="0" w:space="0" w:color="auto"/>
                    <w:left w:val="none" w:sz="0" w:space="0" w:color="auto"/>
                    <w:bottom w:val="none" w:sz="0" w:space="0" w:color="auto"/>
                    <w:right w:val="none" w:sz="0" w:space="0" w:color="auto"/>
                  </w:divBdr>
                </w:div>
                <w:div w:id="1423601827">
                  <w:marLeft w:val="0"/>
                  <w:marRight w:val="0"/>
                  <w:marTop w:val="0"/>
                  <w:marBottom w:val="0"/>
                  <w:divBdr>
                    <w:top w:val="none" w:sz="0" w:space="0" w:color="auto"/>
                    <w:left w:val="none" w:sz="0" w:space="0" w:color="auto"/>
                    <w:bottom w:val="none" w:sz="0" w:space="0" w:color="auto"/>
                    <w:right w:val="none" w:sz="0" w:space="0" w:color="auto"/>
                  </w:divBdr>
                </w:div>
                <w:div w:id="1424570795">
                  <w:marLeft w:val="0"/>
                  <w:marRight w:val="0"/>
                  <w:marTop w:val="0"/>
                  <w:marBottom w:val="0"/>
                  <w:divBdr>
                    <w:top w:val="none" w:sz="0" w:space="0" w:color="auto"/>
                    <w:left w:val="none" w:sz="0" w:space="0" w:color="auto"/>
                    <w:bottom w:val="none" w:sz="0" w:space="0" w:color="auto"/>
                    <w:right w:val="none" w:sz="0" w:space="0" w:color="auto"/>
                  </w:divBdr>
                </w:div>
                <w:div w:id="1431585632">
                  <w:marLeft w:val="0"/>
                  <w:marRight w:val="0"/>
                  <w:marTop w:val="0"/>
                  <w:marBottom w:val="0"/>
                  <w:divBdr>
                    <w:top w:val="none" w:sz="0" w:space="0" w:color="auto"/>
                    <w:left w:val="none" w:sz="0" w:space="0" w:color="auto"/>
                    <w:bottom w:val="none" w:sz="0" w:space="0" w:color="auto"/>
                    <w:right w:val="none" w:sz="0" w:space="0" w:color="auto"/>
                  </w:divBdr>
                </w:div>
                <w:div w:id="1443500211">
                  <w:marLeft w:val="0"/>
                  <w:marRight w:val="0"/>
                  <w:marTop w:val="0"/>
                  <w:marBottom w:val="0"/>
                  <w:divBdr>
                    <w:top w:val="none" w:sz="0" w:space="0" w:color="auto"/>
                    <w:left w:val="none" w:sz="0" w:space="0" w:color="auto"/>
                    <w:bottom w:val="none" w:sz="0" w:space="0" w:color="auto"/>
                    <w:right w:val="none" w:sz="0" w:space="0" w:color="auto"/>
                  </w:divBdr>
                </w:div>
                <w:div w:id="1452240486">
                  <w:marLeft w:val="0"/>
                  <w:marRight w:val="0"/>
                  <w:marTop w:val="0"/>
                  <w:marBottom w:val="0"/>
                  <w:divBdr>
                    <w:top w:val="none" w:sz="0" w:space="0" w:color="auto"/>
                    <w:left w:val="none" w:sz="0" w:space="0" w:color="auto"/>
                    <w:bottom w:val="none" w:sz="0" w:space="0" w:color="auto"/>
                    <w:right w:val="none" w:sz="0" w:space="0" w:color="auto"/>
                  </w:divBdr>
                </w:div>
                <w:div w:id="1499151455">
                  <w:marLeft w:val="0"/>
                  <w:marRight w:val="0"/>
                  <w:marTop w:val="0"/>
                  <w:marBottom w:val="0"/>
                  <w:divBdr>
                    <w:top w:val="none" w:sz="0" w:space="0" w:color="auto"/>
                    <w:left w:val="none" w:sz="0" w:space="0" w:color="auto"/>
                    <w:bottom w:val="none" w:sz="0" w:space="0" w:color="auto"/>
                    <w:right w:val="none" w:sz="0" w:space="0" w:color="auto"/>
                  </w:divBdr>
                </w:div>
                <w:div w:id="1516771029">
                  <w:marLeft w:val="0"/>
                  <w:marRight w:val="0"/>
                  <w:marTop w:val="0"/>
                  <w:marBottom w:val="0"/>
                  <w:divBdr>
                    <w:top w:val="none" w:sz="0" w:space="0" w:color="auto"/>
                    <w:left w:val="none" w:sz="0" w:space="0" w:color="auto"/>
                    <w:bottom w:val="none" w:sz="0" w:space="0" w:color="auto"/>
                    <w:right w:val="none" w:sz="0" w:space="0" w:color="auto"/>
                  </w:divBdr>
                </w:div>
                <w:div w:id="1574315697">
                  <w:marLeft w:val="0"/>
                  <w:marRight w:val="0"/>
                  <w:marTop w:val="0"/>
                  <w:marBottom w:val="0"/>
                  <w:divBdr>
                    <w:top w:val="none" w:sz="0" w:space="0" w:color="auto"/>
                    <w:left w:val="none" w:sz="0" w:space="0" w:color="auto"/>
                    <w:bottom w:val="none" w:sz="0" w:space="0" w:color="auto"/>
                    <w:right w:val="none" w:sz="0" w:space="0" w:color="auto"/>
                  </w:divBdr>
                </w:div>
                <w:div w:id="1588878574">
                  <w:marLeft w:val="0"/>
                  <w:marRight w:val="0"/>
                  <w:marTop w:val="0"/>
                  <w:marBottom w:val="0"/>
                  <w:divBdr>
                    <w:top w:val="none" w:sz="0" w:space="0" w:color="auto"/>
                    <w:left w:val="none" w:sz="0" w:space="0" w:color="auto"/>
                    <w:bottom w:val="none" w:sz="0" w:space="0" w:color="auto"/>
                    <w:right w:val="none" w:sz="0" w:space="0" w:color="auto"/>
                  </w:divBdr>
                </w:div>
                <w:div w:id="1609508595">
                  <w:marLeft w:val="0"/>
                  <w:marRight w:val="0"/>
                  <w:marTop w:val="0"/>
                  <w:marBottom w:val="0"/>
                  <w:divBdr>
                    <w:top w:val="none" w:sz="0" w:space="0" w:color="auto"/>
                    <w:left w:val="none" w:sz="0" w:space="0" w:color="auto"/>
                    <w:bottom w:val="none" w:sz="0" w:space="0" w:color="auto"/>
                    <w:right w:val="none" w:sz="0" w:space="0" w:color="auto"/>
                  </w:divBdr>
                </w:div>
                <w:div w:id="1779178804">
                  <w:marLeft w:val="0"/>
                  <w:marRight w:val="0"/>
                  <w:marTop w:val="0"/>
                  <w:marBottom w:val="0"/>
                  <w:divBdr>
                    <w:top w:val="none" w:sz="0" w:space="0" w:color="auto"/>
                    <w:left w:val="none" w:sz="0" w:space="0" w:color="auto"/>
                    <w:bottom w:val="none" w:sz="0" w:space="0" w:color="auto"/>
                    <w:right w:val="none" w:sz="0" w:space="0" w:color="auto"/>
                  </w:divBdr>
                </w:div>
                <w:div w:id="1912277106">
                  <w:marLeft w:val="0"/>
                  <w:marRight w:val="0"/>
                  <w:marTop w:val="0"/>
                  <w:marBottom w:val="0"/>
                  <w:divBdr>
                    <w:top w:val="none" w:sz="0" w:space="0" w:color="auto"/>
                    <w:left w:val="none" w:sz="0" w:space="0" w:color="auto"/>
                    <w:bottom w:val="none" w:sz="0" w:space="0" w:color="auto"/>
                    <w:right w:val="none" w:sz="0" w:space="0" w:color="auto"/>
                  </w:divBdr>
                </w:div>
                <w:div w:id="1920093788">
                  <w:marLeft w:val="0"/>
                  <w:marRight w:val="0"/>
                  <w:marTop w:val="0"/>
                  <w:marBottom w:val="0"/>
                  <w:divBdr>
                    <w:top w:val="none" w:sz="0" w:space="0" w:color="auto"/>
                    <w:left w:val="none" w:sz="0" w:space="0" w:color="auto"/>
                    <w:bottom w:val="none" w:sz="0" w:space="0" w:color="auto"/>
                    <w:right w:val="none" w:sz="0" w:space="0" w:color="auto"/>
                  </w:divBdr>
                </w:div>
                <w:div w:id="1957371227">
                  <w:marLeft w:val="0"/>
                  <w:marRight w:val="0"/>
                  <w:marTop w:val="0"/>
                  <w:marBottom w:val="0"/>
                  <w:divBdr>
                    <w:top w:val="none" w:sz="0" w:space="0" w:color="auto"/>
                    <w:left w:val="none" w:sz="0" w:space="0" w:color="auto"/>
                    <w:bottom w:val="none" w:sz="0" w:space="0" w:color="auto"/>
                    <w:right w:val="none" w:sz="0" w:space="0" w:color="auto"/>
                  </w:divBdr>
                </w:div>
                <w:div w:id="1980064109">
                  <w:marLeft w:val="0"/>
                  <w:marRight w:val="0"/>
                  <w:marTop w:val="0"/>
                  <w:marBottom w:val="0"/>
                  <w:divBdr>
                    <w:top w:val="none" w:sz="0" w:space="0" w:color="auto"/>
                    <w:left w:val="none" w:sz="0" w:space="0" w:color="auto"/>
                    <w:bottom w:val="none" w:sz="0" w:space="0" w:color="auto"/>
                    <w:right w:val="none" w:sz="0" w:space="0" w:color="auto"/>
                  </w:divBdr>
                </w:div>
                <w:div w:id="2010054803">
                  <w:marLeft w:val="0"/>
                  <w:marRight w:val="0"/>
                  <w:marTop w:val="0"/>
                  <w:marBottom w:val="0"/>
                  <w:divBdr>
                    <w:top w:val="none" w:sz="0" w:space="0" w:color="auto"/>
                    <w:left w:val="none" w:sz="0" w:space="0" w:color="auto"/>
                    <w:bottom w:val="none" w:sz="0" w:space="0" w:color="auto"/>
                    <w:right w:val="none" w:sz="0" w:space="0" w:color="auto"/>
                  </w:divBdr>
                </w:div>
                <w:div w:id="2019119894">
                  <w:marLeft w:val="0"/>
                  <w:marRight w:val="0"/>
                  <w:marTop w:val="0"/>
                  <w:marBottom w:val="0"/>
                  <w:divBdr>
                    <w:top w:val="none" w:sz="0" w:space="0" w:color="auto"/>
                    <w:left w:val="none" w:sz="0" w:space="0" w:color="auto"/>
                    <w:bottom w:val="none" w:sz="0" w:space="0" w:color="auto"/>
                    <w:right w:val="none" w:sz="0" w:space="0" w:color="auto"/>
                  </w:divBdr>
                </w:div>
                <w:div w:id="2020429475">
                  <w:marLeft w:val="0"/>
                  <w:marRight w:val="0"/>
                  <w:marTop w:val="0"/>
                  <w:marBottom w:val="0"/>
                  <w:divBdr>
                    <w:top w:val="none" w:sz="0" w:space="0" w:color="auto"/>
                    <w:left w:val="none" w:sz="0" w:space="0" w:color="auto"/>
                    <w:bottom w:val="none" w:sz="0" w:space="0" w:color="auto"/>
                    <w:right w:val="none" w:sz="0" w:space="0" w:color="auto"/>
                  </w:divBdr>
                </w:div>
                <w:div w:id="2026859116">
                  <w:marLeft w:val="0"/>
                  <w:marRight w:val="0"/>
                  <w:marTop w:val="0"/>
                  <w:marBottom w:val="0"/>
                  <w:divBdr>
                    <w:top w:val="none" w:sz="0" w:space="0" w:color="auto"/>
                    <w:left w:val="none" w:sz="0" w:space="0" w:color="auto"/>
                    <w:bottom w:val="none" w:sz="0" w:space="0" w:color="auto"/>
                    <w:right w:val="none" w:sz="0" w:space="0" w:color="auto"/>
                  </w:divBdr>
                </w:div>
                <w:div w:id="2049797770">
                  <w:marLeft w:val="0"/>
                  <w:marRight w:val="0"/>
                  <w:marTop w:val="0"/>
                  <w:marBottom w:val="0"/>
                  <w:divBdr>
                    <w:top w:val="none" w:sz="0" w:space="0" w:color="auto"/>
                    <w:left w:val="none" w:sz="0" w:space="0" w:color="auto"/>
                    <w:bottom w:val="none" w:sz="0" w:space="0" w:color="auto"/>
                    <w:right w:val="none" w:sz="0" w:space="0" w:color="auto"/>
                  </w:divBdr>
                </w:div>
                <w:div w:id="2090081020">
                  <w:marLeft w:val="0"/>
                  <w:marRight w:val="0"/>
                  <w:marTop w:val="0"/>
                  <w:marBottom w:val="0"/>
                  <w:divBdr>
                    <w:top w:val="none" w:sz="0" w:space="0" w:color="auto"/>
                    <w:left w:val="none" w:sz="0" w:space="0" w:color="auto"/>
                    <w:bottom w:val="none" w:sz="0" w:space="0" w:color="auto"/>
                    <w:right w:val="none" w:sz="0" w:space="0" w:color="auto"/>
                  </w:divBdr>
                </w:div>
                <w:div w:id="2125149087">
                  <w:marLeft w:val="0"/>
                  <w:marRight w:val="0"/>
                  <w:marTop w:val="0"/>
                  <w:marBottom w:val="0"/>
                  <w:divBdr>
                    <w:top w:val="none" w:sz="0" w:space="0" w:color="auto"/>
                    <w:left w:val="none" w:sz="0" w:space="0" w:color="auto"/>
                    <w:bottom w:val="none" w:sz="0" w:space="0" w:color="auto"/>
                    <w:right w:val="none" w:sz="0" w:space="0" w:color="auto"/>
                  </w:divBdr>
                </w:div>
                <w:div w:id="2145387218">
                  <w:marLeft w:val="0"/>
                  <w:marRight w:val="0"/>
                  <w:marTop w:val="0"/>
                  <w:marBottom w:val="0"/>
                  <w:divBdr>
                    <w:top w:val="none" w:sz="0" w:space="0" w:color="auto"/>
                    <w:left w:val="none" w:sz="0" w:space="0" w:color="auto"/>
                    <w:bottom w:val="none" w:sz="0" w:space="0" w:color="auto"/>
                    <w:right w:val="none" w:sz="0" w:space="0" w:color="auto"/>
                  </w:divBdr>
                </w:div>
              </w:divsChild>
            </w:div>
            <w:div w:id="1340431165">
              <w:marLeft w:val="0"/>
              <w:marRight w:val="0"/>
              <w:marTop w:val="0"/>
              <w:marBottom w:val="0"/>
              <w:divBdr>
                <w:top w:val="none" w:sz="0" w:space="0" w:color="auto"/>
                <w:left w:val="none" w:sz="0" w:space="0" w:color="auto"/>
                <w:bottom w:val="none" w:sz="0" w:space="0" w:color="auto"/>
                <w:right w:val="none" w:sz="0" w:space="0" w:color="auto"/>
              </w:divBdr>
            </w:div>
            <w:div w:id="1342048473">
              <w:marLeft w:val="0"/>
              <w:marRight w:val="0"/>
              <w:marTop w:val="0"/>
              <w:marBottom w:val="0"/>
              <w:divBdr>
                <w:top w:val="none" w:sz="0" w:space="0" w:color="auto"/>
                <w:left w:val="none" w:sz="0" w:space="0" w:color="auto"/>
                <w:bottom w:val="none" w:sz="0" w:space="0" w:color="auto"/>
                <w:right w:val="none" w:sz="0" w:space="0" w:color="auto"/>
              </w:divBdr>
            </w:div>
            <w:div w:id="1342658801">
              <w:marLeft w:val="0"/>
              <w:marRight w:val="0"/>
              <w:marTop w:val="0"/>
              <w:marBottom w:val="0"/>
              <w:divBdr>
                <w:top w:val="none" w:sz="0" w:space="0" w:color="auto"/>
                <w:left w:val="none" w:sz="0" w:space="0" w:color="auto"/>
                <w:bottom w:val="none" w:sz="0" w:space="0" w:color="auto"/>
                <w:right w:val="none" w:sz="0" w:space="0" w:color="auto"/>
              </w:divBdr>
            </w:div>
            <w:div w:id="1342704101">
              <w:marLeft w:val="0"/>
              <w:marRight w:val="0"/>
              <w:marTop w:val="0"/>
              <w:marBottom w:val="0"/>
              <w:divBdr>
                <w:top w:val="none" w:sz="0" w:space="0" w:color="auto"/>
                <w:left w:val="none" w:sz="0" w:space="0" w:color="auto"/>
                <w:bottom w:val="none" w:sz="0" w:space="0" w:color="auto"/>
                <w:right w:val="none" w:sz="0" w:space="0" w:color="auto"/>
              </w:divBdr>
            </w:div>
            <w:div w:id="1343165666">
              <w:marLeft w:val="0"/>
              <w:marRight w:val="0"/>
              <w:marTop w:val="0"/>
              <w:marBottom w:val="0"/>
              <w:divBdr>
                <w:top w:val="none" w:sz="0" w:space="0" w:color="auto"/>
                <w:left w:val="none" w:sz="0" w:space="0" w:color="auto"/>
                <w:bottom w:val="none" w:sz="0" w:space="0" w:color="auto"/>
                <w:right w:val="none" w:sz="0" w:space="0" w:color="auto"/>
              </w:divBdr>
            </w:div>
            <w:div w:id="1343167093">
              <w:marLeft w:val="0"/>
              <w:marRight w:val="0"/>
              <w:marTop w:val="0"/>
              <w:marBottom w:val="0"/>
              <w:divBdr>
                <w:top w:val="none" w:sz="0" w:space="0" w:color="auto"/>
                <w:left w:val="none" w:sz="0" w:space="0" w:color="auto"/>
                <w:bottom w:val="none" w:sz="0" w:space="0" w:color="auto"/>
                <w:right w:val="none" w:sz="0" w:space="0" w:color="auto"/>
              </w:divBdr>
            </w:div>
            <w:div w:id="1343825086">
              <w:marLeft w:val="0"/>
              <w:marRight w:val="0"/>
              <w:marTop w:val="0"/>
              <w:marBottom w:val="0"/>
              <w:divBdr>
                <w:top w:val="none" w:sz="0" w:space="0" w:color="auto"/>
                <w:left w:val="none" w:sz="0" w:space="0" w:color="auto"/>
                <w:bottom w:val="none" w:sz="0" w:space="0" w:color="auto"/>
                <w:right w:val="none" w:sz="0" w:space="0" w:color="auto"/>
              </w:divBdr>
            </w:div>
            <w:div w:id="1344699166">
              <w:marLeft w:val="0"/>
              <w:marRight w:val="0"/>
              <w:marTop w:val="0"/>
              <w:marBottom w:val="0"/>
              <w:divBdr>
                <w:top w:val="none" w:sz="0" w:space="0" w:color="auto"/>
                <w:left w:val="none" w:sz="0" w:space="0" w:color="auto"/>
                <w:bottom w:val="none" w:sz="0" w:space="0" w:color="auto"/>
                <w:right w:val="none" w:sz="0" w:space="0" w:color="auto"/>
              </w:divBdr>
            </w:div>
            <w:div w:id="1345668542">
              <w:marLeft w:val="0"/>
              <w:marRight w:val="0"/>
              <w:marTop w:val="0"/>
              <w:marBottom w:val="0"/>
              <w:divBdr>
                <w:top w:val="none" w:sz="0" w:space="0" w:color="auto"/>
                <w:left w:val="none" w:sz="0" w:space="0" w:color="auto"/>
                <w:bottom w:val="none" w:sz="0" w:space="0" w:color="auto"/>
                <w:right w:val="none" w:sz="0" w:space="0" w:color="auto"/>
              </w:divBdr>
            </w:div>
            <w:div w:id="1345935832">
              <w:marLeft w:val="0"/>
              <w:marRight w:val="0"/>
              <w:marTop w:val="0"/>
              <w:marBottom w:val="0"/>
              <w:divBdr>
                <w:top w:val="none" w:sz="0" w:space="0" w:color="auto"/>
                <w:left w:val="none" w:sz="0" w:space="0" w:color="auto"/>
                <w:bottom w:val="none" w:sz="0" w:space="0" w:color="auto"/>
                <w:right w:val="none" w:sz="0" w:space="0" w:color="auto"/>
              </w:divBdr>
            </w:div>
            <w:div w:id="1348748976">
              <w:marLeft w:val="0"/>
              <w:marRight w:val="0"/>
              <w:marTop w:val="0"/>
              <w:marBottom w:val="0"/>
              <w:divBdr>
                <w:top w:val="none" w:sz="0" w:space="0" w:color="auto"/>
                <w:left w:val="none" w:sz="0" w:space="0" w:color="auto"/>
                <w:bottom w:val="none" w:sz="0" w:space="0" w:color="auto"/>
                <w:right w:val="none" w:sz="0" w:space="0" w:color="auto"/>
              </w:divBdr>
            </w:div>
            <w:div w:id="1349789706">
              <w:marLeft w:val="0"/>
              <w:marRight w:val="0"/>
              <w:marTop w:val="0"/>
              <w:marBottom w:val="0"/>
              <w:divBdr>
                <w:top w:val="none" w:sz="0" w:space="0" w:color="auto"/>
                <w:left w:val="none" w:sz="0" w:space="0" w:color="auto"/>
                <w:bottom w:val="none" w:sz="0" w:space="0" w:color="auto"/>
                <w:right w:val="none" w:sz="0" w:space="0" w:color="auto"/>
              </w:divBdr>
            </w:div>
            <w:div w:id="1349792028">
              <w:marLeft w:val="0"/>
              <w:marRight w:val="0"/>
              <w:marTop w:val="0"/>
              <w:marBottom w:val="0"/>
              <w:divBdr>
                <w:top w:val="none" w:sz="0" w:space="0" w:color="auto"/>
                <w:left w:val="none" w:sz="0" w:space="0" w:color="auto"/>
                <w:bottom w:val="none" w:sz="0" w:space="0" w:color="auto"/>
                <w:right w:val="none" w:sz="0" w:space="0" w:color="auto"/>
              </w:divBdr>
            </w:div>
            <w:div w:id="1353997916">
              <w:marLeft w:val="0"/>
              <w:marRight w:val="0"/>
              <w:marTop w:val="0"/>
              <w:marBottom w:val="0"/>
              <w:divBdr>
                <w:top w:val="none" w:sz="0" w:space="0" w:color="auto"/>
                <w:left w:val="none" w:sz="0" w:space="0" w:color="auto"/>
                <w:bottom w:val="none" w:sz="0" w:space="0" w:color="auto"/>
                <w:right w:val="none" w:sz="0" w:space="0" w:color="auto"/>
              </w:divBdr>
            </w:div>
            <w:div w:id="1354723899">
              <w:marLeft w:val="0"/>
              <w:marRight w:val="0"/>
              <w:marTop w:val="0"/>
              <w:marBottom w:val="0"/>
              <w:divBdr>
                <w:top w:val="none" w:sz="0" w:space="0" w:color="auto"/>
                <w:left w:val="none" w:sz="0" w:space="0" w:color="auto"/>
                <w:bottom w:val="none" w:sz="0" w:space="0" w:color="auto"/>
                <w:right w:val="none" w:sz="0" w:space="0" w:color="auto"/>
              </w:divBdr>
            </w:div>
            <w:div w:id="1354960035">
              <w:marLeft w:val="0"/>
              <w:marRight w:val="0"/>
              <w:marTop w:val="0"/>
              <w:marBottom w:val="0"/>
              <w:divBdr>
                <w:top w:val="none" w:sz="0" w:space="0" w:color="auto"/>
                <w:left w:val="none" w:sz="0" w:space="0" w:color="auto"/>
                <w:bottom w:val="none" w:sz="0" w:space="0" w:color="auto"/>
                <w:right w:val="none" w:sz="0" w:space="0" w:color="auto"/>
              </w:divBdr>
            </w:div>
            <w:div w:id="1356465051">
              <w:marLeft w:val="0"/>
              <w:marRight w:val="0"/>
              <w:marTop w:val="0"/>
              <w:marBottom w:val="0"/>
              <w:divBdr>
                <w:top w:val="none" w:sz="0" w:space="0" w:color="auto"/>
                <w:left w:val="none" w:sz="0" w:space="0" w:color="auto"/>
                <w:bottom w:val="none" w:sz="0" w:space="0" w:color="auto"/>
                <w:right w:val="none" w:sz="0" w:space="0" w:color="auto"/>
              </w:divBdr>
            </w:div>
            <w:div w:id="1356729700">
              <w:marLeft w:val="0"/>
              <w:marRight w:val="0"/>
              <w:marTop w:val="0"/>
              <w:marBottom w:val="0"/>
              <w:divBdr>
                <w:top w:val="none" w:sz="0" w:space="0" w:color="auto"/>
                <w:left w:val="none" w:sz="0" w:space="0" w:color="auto"/>
                <w:bottom w:val="none" w:sz="0" w:space="0" w:color="auto"/>
                <w:right w:val="none" w:sz="0" w:space="0" w:color="auto"/>
              </w:divBdr>
            </w:div>
            <w:div w:id="1356880843">
              <w:marLeft w:val="0"/>
              <w:marRight w:val="0"/>
              <w:marTop w:val="0"/>
              <w:marBottom w:val="0"/>
              <w:divBdr>
                <w:top w:val="none" w:sz="0" w:space="0" w:color="auto"/>
                <w:left w:val="none" w:sz="0" w:space="0" w:color="auto"/>
                <w:bottom w:val="none" w:sz="0" w:space="0" w:color="auto"/>
                <w:right w:val="none" w:sz="0" w:space="0" w:color="auto"/>
              </w:divBdr>
            </w:div>
            <w:div w:id="1359509286">
              <w:marLeft w:val="0"/>
              <w:marRight w:val="0"/>
              <w:marTop w:val="0"/>
              <w:marBottom w:val="0"/>
              <w:divBdr>
                <w:top w:val="none" w:sz="0" w:space="0" w:color="auto"/>
                <w:left w:val="none" w:sz="0" w:space="0" w:color="auto"/>
                <w:bottom w:val="none" w:sz="0" w:space="0" w:color="auto"/>
                <w:right w:val="none" w:sz="0" w:space="0" w:color="auto"/>
              </w:divBdr>
            </w:div>
            <w:div w:id="1359621011">
              <w:marLeft w:val="0"/>
              <w:marRight w:val="0"/>
              <w:marTop w:val="0"/>
              <w:marBottom w:val="0"/>
              <w:divBdr>
                <w:top w:val="none" w:sz="0" w:space="0" w:color="auto"/>
                <w:left w:val="none" w:sz="0" w:space="0" w:color="auto"/>
                <w:bottom w:val="none" w:sz="0" w:space="0" w:color="auto"/>
                <w:right w:val="none" w:sz="0" w:space="0" w:color="auto"/>
              </w:divBdr>
            </w:div>
            <w:div w:id="1360426313">
              <w:marLeft w:val="0"/>
              <w:marRight w:val="0"/>
              <w:marTop w:val="0"/>
              <w:marBottom w:val="0"/>
              <w:divBdr>
                <w:top w:val="none" w:sz="0" w:space="0" w:color="auto"/>
                <w:left w:val="none" w:sz="0" w:space="0" w:color="auto"/>
                <w:bottom w:val="none" w:sz="0" w:space="0" w:color="auto"/>
                <w:right w:val="none" w:sz="0" w:space="0" w:color="auto"/>
              </w:divBdr>
            </w:div>
            <w:div w:id="1363286073">
              <w:marLeft w:val="0"/>
              <w:marRight w:val="0"/>
              <w:marTop w:val="0"/>
              <w:marBottom w:val="0"/>
              <w:divBdr>
                <w:top w:val="none" w:sz="0" w:space="0" w:color="auto"/>
                <w:left w:val="none" w:sz="0" w:space="0" w:color="auto"/>
                <w:bottom w:val="none" w:sz="0" w:space="0" w:color="auto"/>
                <w:right w:val="none" w:sz="0" w:space="0" w:color="auto"/>
              </w:divBdr>
            </w:div>
            <w:div w:id="1363942478">
              <w:marLeft w:val="0"/>
              <w:marRight w:val="0"/>
              <w:marTop w:val="0"/>
              <w:marBottom w:val="0"/>
              <w:divBdr>
                <w:top w:val="none" w:sz="0" w:space="0" w:color="auto"/>
                <w:left w:val="none" w:sz="0" w:space="0" w:color="auto"/>
                <w:bottom w:val="none" w:sz="0" w:space="0" w:color="auto"/>
                <w:right w:val="none" w:sz="0" w:space="0" w:color="auto"/>
              </w:divBdr>
            </w:div>
            <w:div w:id="1365328963">
              <w:marLeft w:val="0"/>
              <w:marRight w:val="0"/>
              <w:marTop w:val="0"/>
              <w:marBottom w:val="0"/>
              <w:divBdr>
                <w:top w:val="none" w:sz="0" w:space="0" w:color="auto"/>
                <w:left w:val="none" w:sz="0" w:space="0" w:color="auto"/>
                <w:bottom w:val="none" w:sz="0" w:space="0" w:color="auto"/>
                <w:right w:val="none" w:sz="0" w:space="0" w:color="auto"/>
              </w:divBdr>
            </w:div>
            <w:div w:id="1366952763">
              <w:marLeft w:val="0"/>
              <w:marRight w:val="0"/>
              <w:marTop w:val="0"/>
              <w:marBottom w:val="0"/>
              <w:divBdr>
                <w:top w:val="none" w:sz="0" w:space="0" w:color="auto"/>
                <w:left w:val="none" w:sz="0" w:space="0" w:color="auto"/>
                <w:bottom w:val="none" w:sz="0" w:space="0" w:color="auto"/>
                <w:right w:val="none" w:sz="0" w:space="0" w:color="auto"/>
              </w:divBdr>
            </w:div>
            <w:div w:id="1368867917">
              <w:marLeft w:val="0"/>
              <w:marRight w:val="0"/>
              <w:marTop w:val="360"/>
              <w:marBottom w:val="0"/>
              <w:divBdr>
                <w:top w:val="single" w:sz="6" w:space="0" w:color="auto"/>
                <w:left w:val="single" w:sz="6" w:space="0" w:color="auto"/>
                <w:bottom w:val="single" w:sz="6" w:space="0" w:color="auto"/>
                <w:right w:val="single" w:sz="6" w:space="0" w:color="auto"/>
              </w:divBdr>
            </w:div>
            <w:div w:id="1371222772">
              <w:marLeft w:val="0"/>
              <w:marRight w:val="0"/>
              <w:marTop w:val="0"/>
              <w:marBottom w:val="0"/>
              <w:divBdr>
                <w:top w:val="none" w:sz="0" w:space="0" w:color="auto"/>
                <w:left w:val="none" w:sz="0" w:space="0" w:color="auto"/>
                <w:bottom w:val="none" w:sz="0" w:space="0" w:color="auto"/>
                <w:right w:val="none" w:sz="0" w:space="0" w:color="auto"/>
              </w:divBdr>
            </w:div>
            <w:div w:id="1372339903">
              <w:marLeft w:val="0"/>
              <w:marRight w:val="0"/>
              <w:marTop w:val="0"/>
              <w:marBottom w:val="0"/>
              <w:divBdr>
                <w:top w:val="none" w:sz="0" w:space="0" w:color="auto"/>
                <w:left w:val="none" w:sz="0" w:space="0" w:color="auto"/>
                <w:bottom w:val="none" w:sz="0" w:space="0" w:color="auto"/>
                <w:right w:val="none" w:sz="0" w:space="0" w:color="auto"/>
              </w:divBdr>
            </w:div>
            <w:div w:id="1372874674">
              <w:marLeft w:val="0"/>
              <w:marRight w:val="0"/>
              <w:marTop w:val="0"/>
              <w:marBottom w:val="0"/>
              <w:divBdr>
                <w:top w:val="none" w:sz="0" w:space="0" w:color="auto"/>
                <w:left w:val="none" w:sz="0" w:space="0" w:color="auto"/>
                <w:bottom w:val="none" w:sz="0" w:space="0" w:color="auto"/>
                <w:right w:val="none" w:sz="0" w:space="0" w:color="auto"/>
              </w:divBdr>
            </w:div>
            <w:div w:id="1373652040">
              <w:marLeft w:val="0"/>
              <w:marRight w:val="0"/>
              <w:marTop w:val="0"/>
              <w:marBottom w:val="0"/>
              <w:divBdr>
                <w:top w:val="none" w:sz="0" w:space="0" w:color="auto"/>
                <w:left w:val="none" w:sz="0" w:space="0" w:color="auto"/>
                <w:bottom w:val="none" w:sz="0" w:space="0" w:color="auto"/>
                <w:right w:val="none" w:sz="0" w:space="0" w:color="auto"/>
              </w:divBdr>
            </w:div>
            <w:div w:id="1374692931">
              <w:marLeft w:val="0"/>
              <w:marRight w:val="0"/>
              <w:marTop w:val="0"/>
              <w:marBottom w:val="0"/>
              <w:divBdr>
                <w:top w:val="none" w:sz="0" w:space="0" w:color="auto"/>
                <w:left w:val="none" w:sz="0" w:space="0" w:color="auto"/>
                <w:bottom w:val="none" w:sz="0" w:space="0" w:color="auto"/>
                <w:right w:val="none" w:sz="0" w:space="0" w:color="auto"/>
              </w:divBdr>
            </w:div>
            <w:div w:id="1376735267">
              <w:marLeft w:val="0"/>
              <w:marRight w:val="0"/>
              <w:marTop w:val="0"/>
              <w:marBottom w:val="0"/>
              <w:divBdr>
                <w:top w:val="none" w:sz="0" w:space="0" w:color="auto"/>
                <w:left w:val="none" w:sz="0" w:space="0" w:color="auto"/>
                <w:bottom w:val="none" w:sz="0" w:space="0" w:color="auto"/>
                <w:right w:val="none" w:sz="0" w:space="0" w:color="auto"/>
              </w:divBdr>
            </w:div>
            <w:div w:id="1379083624">
              <w:marLeft w:val="0"/>
              <w:marRight w:val="0"/>
              <w:marTop w:val="0"/>
              <w:marBottom w:val="0"/>
              <w:divBdr>
                <w:top w:val="none" w:sz="0" w:space="0" w:color="auto"/>
                <w:left w:val="none" w:sz="0" w:space="0" w:color="auto"/>
                <w:bottom w:val="none" w:sz="0" w:space="0" w:color="auto"/>
                <w:right w:val="none" w:sz="0" w:space="0" w:color="auto"/>
              </w:divBdr>
            </w:div>
            <w:div w:id="1381587275">
              <w:marLeft w:val="0"/>
              <w:marRight w:val="0"/>
              <w:marTop w:val="0"/>
              <w:marBottom w:val="0"/>
              <w:divBdr>
                <w:top w:val="none" w:sz="0" w:space="0" w:color="auto"/>
                <w:left w:val="none" w:sz="0" w:space="0" w:color="auto"/>
                <w:bottom w:val="none" w:sz="0" w:space="0" w:color="auto"/>
                <w:right w:val="none" w:sz="0" w:space="0" w:color="auto"/>
              </w:divBdr>
            </w:div>
            <w:div w:id="1382241682">
              <w:marLeft w:val="0"/>
              <w:marRight w:val="0"/>
              <w:marTop w:val="0"/>
              <w:marBottom w:val="0"/>
              <w:divBdr>
                <w:top w:val="none" w:sz="0" w:space="0" w:color="auto"/>
                <w:left w:val="none" w:sz="0" w:space="0" w:color="auto"/>
                <w:bottom w:val="none" w:sz="0" w:space="0" w:color="auto"/>
                <w:right w:val="none" w:sz="0" w:space="0" w:color="auto"/>
              </w:divBdr>
            </w:div>
            <w:div w:id="1385716116">
              <w:marLeft w:val="0"/>
              <w:marRight w:val="0"/>
              <w:marTop w:val="0"/>
              <w:marBottom w:val="0"/>
              <w:divBdr>
                <w:top w:val="none" w:sz="0" w:space="0" w:color="auto"/>
                <w:left w:val="none" w:sz="0" w:space="0" w:color="auto"/>
                <w:bottom w:val="none" w:sz="0" w:space="0" w:color="auto"/>
                <w:right w:val="none" w:sz="0" w:space="0" w:color="auto"/>
              </w:divBdr>
            </w:div>
            <w:div w:id="1388525514">
              <w:marLeft w:val="0"/>
              <w:marRight w:val="0"/>
              <w:marTop w:val="0"/>
              <w:marBottom w:val="0"/>
              <w:divBdr>
                <w:top w:val="none" w:sz="0" w:space="0" w:color="auto"/>
                <w:left w:val="none" w:sz="0" w:space="0" w:color="auto"/>
                <w:bottom w:val="none" w:sz="0" w:space="0" w:color="auto"/>
                <w:right w:val="none" w:sz="0" w:space="0" w:color="auto"/>
              </w:divBdr>
            </w:div>
            <w:div w:id="1388528514">
              <w:marLeft w:val="0"/>
              <w:marRight w:val="0"/>
              <w:marTop w:val="0"/>
              <w:marBottom w:val="0"/>
              <w:divBdr>
                <w:top w:val="none" w:sz="0" w:space="0" w:color="auto"/>
                <w:left w:val="none" w:sz="0" w:space="0" w:color="auto"/>
                <w:bottom w:val="none" w:sz="0" w:space="0" w:color="auto"/>
                <w:right w:val="none" w:sz="0" w:space="0" w:color="auto"/>
              </w:divBdr>
            </w:div>
            <w:div w:id="1389035955">
              <w:marLeft w:val="0"/>
              <w:marRight w:val="0"/>
              <w:marTop w:val="0"/>
              <w:marBottom w:val="0"/>
              <w:divBdr>
                <w:top w:val="none" w:sz="0" w:space="0" w:color="auto"/>
                <w:left w:val="none" w:sz="0" w:space="0" w:color="auto"/>
                <w:bottom w:val="none" w:sz="0" w:space="0" w:color="auto"/>
                <w:right w:val="none" w:sz="0" w:space="0" w:color="auto"/>
              </w:divBdr>
            </w:div>
            <w:div w:id="1389305766">
              <w:marLeft w:val="0"/>
              <w:marRight w:val="0"/>
              <w:marTop w:val="0"/>
              <w:marBottom w:val="0"/>
              <w:divBdr>
                <w:top w:val="none" w:sz="0" w:space="0" w:color="auto"/>
                <w:left w:val="none" w:sz="0" w:space="0" w:color="auto"/>
                <w:bottom w:val="none" w:sz="0" w:space="0" w:color="auto"/>
                <w:right w:val="none" w:sz="0" w:space="0" w:color="auto"/>
              </w:divBdr>
            </w:div>
            <w:div w:id="1389769602">
              <w:marLeft w:val="0"/>
              <w:marRight w:val="0"/>
              <w:marTop w:val="0"/>
              <w:marBottom w:val="0"/>
              <w:divBdr>
                <w:top w:val="none" w:sz="0" w:space="0" w:color="auto"/>
                <w:left w:val="none" w:sz="0" w:space="0" w:color="auto"/>
                <w:bottom w:val="none" w:sz="0" w:space="0" w:color="auto"/>
                <w:right w:val="none" w:sz="0" w:space="0" w:color="auto"/>
              </w:divBdr>
            </w:div>
            <w:div w:id="1390180033">
              <w:marLeft w:val="0"/>
              <w:marRight w:val="0"/>
              <w:marTop w:val="0"/>
              <w:marBottom w:val="0"/>
              <w:divBdr>
                <w:top w:val="none" w:sz="0" w:space="0" w:color="auto"/>
                <w:left w:val="none" w:sz="0" w:space="0" w:color="auto"/>
                <w:bottom w:val="none" w:sz="0" w:space="0" w:color="auto"/>
                <w:right w:val="none" w:sz="0" w:space="0" w:color="auto"/>
              </w:divBdr>
            </w:div>
            <w:div w:id="1393506281">
              <w:marLeft w:val="0"/>
              <w:marRight w:val="0"/>
              <w:marTop w:val="0"/>
              <w:marBottom w:val="0"/>
              <w:divBdr>
                <w:top w:val="none" w:sz="0" w:space="0" w:color="auto"/>
                <w:left w:val="none" w:sz="0" w:space="0" w:color="auto"/>
                <w:bottom w:val="none" w:sz="0" w:space="0" w:color="auto"/>
                <w:right w:val="none" w:sz="0" w:space="0" w:color="auto"/>
              </w:divBdr>
            </w:div>
            <w:div w:id="1398673456">
              <w:marLeft w:val="0"/>
              <w:marRight w:val="0"/>
              <w:marTop w:val="0"/>
              <w:marBottom w:val="0"/>
              <w:divBdr>
                <w:top w:val="none" w:sz="0" w:space="0" w:color="auto"/>
                <w:left w:val="none" w:sz="0" w:space="0" w:color="auto"/>
                <w:bottom w:val="none" w:sz="0" w:space="0" w:color="auto"/>
                <w:right w:val="none" w:sz="0" w:space="0" w:color="auto"/>
              </w:divBdr>
            </w:div>
            <w:div w:id="1400589690">
              <w:marLeft w:val="0"/>
              <w:marRight w:val="0"/>
              <w:marTop w:val="0"/>
              <w:marBottom w:val="0"/>
              <w:divBdr>
                <w:top w:val="none" w:sz="0" w:space="0" w:color="auto"/>
                <w:left w:val="none" w:sz="0" w:space="0" w:color="auto"/>
                <w:bottom w:val="none" w:sz="0" w:space="0" w:color="auto"/>
                <w:right w:val="none" w:sz="0" w:space="0" w:color="auto"/>
              </w:divBdr>
            </w:div>
            <w:div w:id="1401901642">
              <w:marLeft w:val="0"/>
              <w:marRight w:val="0"/>
              <w:marTop w:val="0"/>
              <w:marBottom w:val="0"/>
              <w:divBdr>
                <w:top w:val="none" w:sz="0" w:space="0" w:color="auto"/>
                <w:left w:val="none" w:sz="0" w:space="0" w:color="auto"/>
                <w:bottom w:val="none" w:sz="0" w:space="0" w:color="auto"/>
                <w:right w:val="none" w:sz="0" w:space="0" w:color="auto"/>
              </w:divBdr>
            </w:div>
            <w:div w:id="1402411928">
              <w:marLeft w:val="0"/>
              <w:marRight w:val="0"/>
              <w:marTop w:val="0"/>
              <w:marBottom w:val="0"/>
              <w:divBdr>
                <w:top w:val="none" w:sz="0" w:space="0" w:color="auto"/>
                <w:left w:val="none" w:sz="0" w:space="0" w:color="auto"/>
                <w:bottom w:val="none" w:sz="0" w:space="0" w:color="auto"/>
                <w:right w:val="none" w:sz="0" w:space="0" w:color="auto"/>
              </w:divBdr>
            </w:div>
            <w:div w:id="1403060825">
              <w:marLeft w:val="0"/>
              <w:marRight w:val="0"/>
              <w:marTop w:val="0"/>
              <w:marBottom w:val="0"/>
              <w:divBdr>
                <w:top w:val="none" w:sz="0" w:space="0" w:color="auto"/>
                <w:left w:val="none" w:sz="0" w:space="0" w:color="auto"/>
                <w:bottom w:val="none" w:sz="0" w:space="0" w:color="auto"/>
                <w:right w:val="none" w:sz="0" w:space="0" w:color="auto"/>
              </w:divBdr>
            </w:div>
            <w:div w:id="1407796713">
              <w:marLeft w:val="0"/>
              <w:marRight w:val="0"/>
              <w:marTop w:val="0"/>
              <w:marBottom w:val="0"/>
              <w:divBdr>
                <w:top w:val="none" w:sz="0" w:space="0" w:color="auto"/>
                <w:left w:val="none" w:sz="0" w:space="0" w:color="auto"/>
                <w:bottom w:val="none" w:sz="0" w:space="0" w:color="auto"/>
                <w:right w:val="none" w:sz="0" w:space="0" w:color="auto"/>
              </w:divBdr>
            </w:div>
            <w:div w:id="1407916458">
              <w:marLeft w:val="0"/>
              <w:marRight w:val="0"/>
              <w:marTop w:val="0"/>
              <w:marBottom w:val="0"/>
              <w:divBdr>
                <w:top w:val="none" w:sz="0" w:space="0" w:color="auto"/>
                <w:left w:val="none" w:sz="0" w:space="0" w:color="auto"/>
                <w:bottom w:val="none" w:sz="0" w:space="0" w:color="auto"/>
                <w:right w:val="none" w:sz="0" w:space="0" w:color="auto"/>
              </w:divBdr>
            </w:div>
            <w:div w:id="1409033200">
              <w:marLeft w:val="0"/>
              <w:marRight w:val="0"/>
              <w:marTop w:val="0"/>
              <w:marBottom w:val="0"/>
              <w:divBdr>
                <w:top w:val="none" w:sz="0" w:space="0" w:color="auto"/>
                <w:left w:val="none" w:sz="0" w:space="0" w:color="auto"/>
                <w:bottom w:val="none" w:sz="0" w:space="0" w:color="auto"/>
                <w:right w:val="none" w:sz="0" w:space="0" w:color="auto"/>
              </w:divBdr>
            </w:div>
            <w:div w:id="1409814427">
              <w:marLeft w:val="0"/>
              <w:marRight w:val="0"/>
              <w:marTop w:val="0"/>
              <w:marBottom w:val="0"/>
              <w:divBdr>
                <w:top w:val="none" w:sz="0" w:space="0" w:color="auto"/>
                <w:left w:val="none" w:sz="0" w:space="0" w:color="auto"/>
                <w:bottom w:val="none" w:sz="0" w:space="0" w:color="auto"/>
                <w:right w:val="none" w:sz="0" w:space="0" w:color="auto"/>
              </w:divBdr>
            </w:div>
            <w:div w:id="1411582010">
              <w:marLeft w:val="0"/>
              <w:marRight w:val="0"/>
              <w:marTop w:val="0"/>
              <w:marBottom w:val="0"/>
              <w:divBdr>
                <w:top w:val="none" w:sz="0" w:space="0" w:color="auto"/>
                <w:left w:val="none" w:sz="0" w:space="0" w:color="auto"/>
                <w:bottom w:val="none" w:sz="0" w:space="0" w:color="auto"/>
                <w:right w:val="none" w:sz="0" w:space="0" w:color="auto"/>
              </w:divBdr>
            </w:div>
            <w:div w:id="1413235451">
              <w:marLeft w:val="0"/>
              <w:marRight w:val="0"/>
              <w:marTop w:val="0"/>
              <w:marBottom w:val="0"/>
              <w:divBdr>
                <w:top w:val="none" w:sz="0" w:space="0" w:color="auto"/>
                <w:left w:val="none" w:sz="0" w:space="0" w:color="auto"/>
                <w:bottom w:val="none" w:sz="0" w:space="0" w:color="auto"/>
                <w:right w:val="none" w:sz="0" w:space="0" w:color="auto"/>
              </w:divBdr>
            </w:div>
            <w:div w:id="1418213333">
              <w:marLeft w:val="0"/>
              <w:marRight w:val="0"/>
              <w:marTop w:val="0"/>
              <w:marBottom w:val="0"/>
              <w:divBdr>
                <w:top w:val="none" w:sz="0" w:space="0" w:color="auto"/>
                <w:left w:val="none" w:sz="0" w:space="0" w:color="auto"/>
                <w:bottom w:val="none" w:sz="0" w:space="0" w:color="auto"/>
                <w:right w:val="none" w:sz="0" w:space="0" w:color="auto"/>
              </w:divBdr>
            </w:div>
            <w:div w:id="1418670518">
              <w:marLeft w:val="0"/>
              <w:marRight w:val="0"/>
              <w:marTop w:val="0"/>
              <w:marBottom w:val="0"/>
              <w:divBdr>
                <w:top w:val="none" w:sz="0" w:space="0" w:color="auto"/>
                <w:left w:val="none" w:sz="0" w:space="0" w:color="auto"/>
                <w:bottom w:val="none" w:sz="0" w:space="0" w:color="auto"/>
                <w:right w:val="none" w:sz="0" w:space="0" w:color="auto"/>
              </w:divBdr>
            </w:div>
            <w:div w:id="1419987775">
              <w:marLeft w:val="0"/>
              <w:marRight w:val="0"/>
              <w:marTop w:val="0"/>
              <w:marBottom w:val="0"/>
              <w:divBdr>
                <w:top w:val="none" w:sz="0" w:space="0" w:color="auto"/>
                <w:left w:val="none" w:sz="0" w:space="0" w:color="auto"/>
                <w:bottom w:val="none" w:sz="0" w:space="0" w:color="auto"/>
                <w:right w:val="none" w:sz="0" w:space="0" w:color="auto"/>
              </w:divBdr>
            </w:div>
            <w:div w:id="1422340014">
              <w:marLeft w:val="0"/>
              <w:marRight w:val="0"/>
              <w:marTop w:val="0"/>
              <w:marBottom w:val="0"/>
              <w:divBdr>
                <w:top w:val="none" w:sz="0" w:space="0" w:color="auto"/>
                <w:left w:val="none" w:sz="0" w:space="0" w:color="auto"/>
                <w:bottom w:val="none" w:sz="0" w:space="0" w:color="auto"/>
                <w:right w:val="none" w:sz="0" w:space="0" w:color="auto"/>
              </w:divBdr>
            </w:div>
            <w:div w:id="1422798823">
              <w:marLeft w:val="0"/>
              <w:marRight w:val="0"/>
              <w:marTop w:val="0"/>
              <w:marBottom w:val="0"/>
              <w:divBdr>
                <w:top w:val="none" w:sz="0" w:space="0" w:color="auto"/>
                <w:left w:val="none" w:sz="0" w:space="0" w:color="auto"/>
                <w:bottom w:val="none" w:sz="0" w:space="0" w:color="auto"/>
                <w:right w:val="none" w:sz="0" w:space="0" w:color="auto"/>
              </w:divBdr>
            </w:div>
            <w:div w:id="1422873350">
              <w:marLeft w:val="0"/>
              <w:marRight w:val="0"/>
              <w:marTop w:val="0"/>
              <w:marBottom w:val="0"/>
              <w:divBdr>
                <w:top w:val="none" w:sz="0" w:space="0" w:color="auto"/>
                <w:left w:val="none" w:sz="0" w:space="0" w:color="auto"/>
                <w:bottom w:val="none" w:sz="0" w:space="0" w:color="auto"/>
                <w:right w:val="none" w:sz="0" w:space="0" w:color="auto"/>
              </w:divBdr>
            </w:div>
            <w:div w:id="1429080606">
              <w:marLeft w:val="0"/>
              <w:marRight w:val="0"/>
              <w:marTop w:val="0"/>
              <w:marBottom w:val="0"/>
              <w:divBdr>
                <w:top w:val="none" w:sz="0" w:space="0" w:color="auto"/>
                <w:left w:val="none" w:sz="0" w:space="0" w:color="auto"/>
                <w:bottom w:val="none" w:sz="0" w:space="0" w:color="auto"/>
                <w:right w:val="none" w:sz="0" w:space="0" w:color="auto"/>
              </w:divBdr>
            </w:div>
            <w:div w:id="1429734094">
              <w:marLeft w:val="0"/>
              <w:marRight w:val="0"/>
              <w:marTop w:val="0"/>
              <w:marBottom w:val="0"/>
              <w:divBdr>
                <w:top w:val="none" w:sz="0" w:space="0" w:color="auto"/>
                <w:left w:val="none" w:sz="0" w:space="0" w:color="auto"/>
                <w:bottom w:val="none" w:sz="0" w:space="0" w:color="auto"/>
                <w:right w:val="none" w:sz="0" w:space="0" w:color="auto"/>
              </w:divBdr>
            </w:div>
            <w:div w:id="1429809705">
              <w:marLeft w:val="0"/>
              <w:marRight w:val="0"/>
              <w:marTop w:val="0"/>
              <w:marBottom w:val="0"/>
              <w:divBdr>
                <w:top w:val="none" w:sz="0" w:space="0" w:color="auto"/>
                <w:left w:val="none" w:sz="0" w:space="0" w:color="auto"/>
                <w:bottom w:val="none" w:sz="0" w:space="0" w:color="auto"/>
                <w:right w:val="none" w:sz="0" w:space="0" w:color="auto"/>
              </w:divBdr>
            </w:div>
            <w:div w:id="1432161897">
              <w:marLeft w:val="0"/>
              <w:marRight w:val="0"/>
              <w:marTop w:val="0"/>
              <w:marBottom w:val="0"/>
              <w:divBdr>
                <w:top w:val="none" w:sz="0" w:space="0" w:color="auto"/>
                <w:left w:val="none" w:sz="0" w:space="0" w:color="auto"/>
                <w:bottom w:val="none" w:sz="0" w:space="0" w:color="auto"/>
                <w:right w:val="none" w:sz="0" w:space="0" w:color="auto"/>
              </w:divBdr>
            </w:div>
            <w:div w:id="1433404368">
              <w:marLeft w:val="0"/>
              <w:marRight w:val="0"/>
              <w:marTop w:val="0"/>
              <w:marBottom w:val="0"/>
              <w:divBdr>
                <w:top w:val="none" w:sz="0" w:space="0" w:color="auto"/>
                <w:left w:val="none" w:sz="0" w:space="0" w:color="auto"/>
                <w:bottom w:val="none" w:sz="0" w:space="0" w:color="auto"/>
                <w:right w:val="none" w:sz="0" w:space="0" w:color="auto"/>
              </w:divBdr>
            </w:div>
            <w:div w:id="1433429369">
              <w:marLeft w:val="0"/>
              <w:marRight w:val="0"/>
              <w:marTop w:val="0"/>
              <w:marBottom w:val="0"/>
              <w:divBdr>
                <w:top w:val="none" w:sz="0" w:space="0" w:color="auto"/>
                <w:left w:val="none" w:sz="0" w:space="0" w:color="auto"/>
                <w:bottom w:val="none" w:sz="0" w:space="0" w:color="auto"/>
                <w:right w:val="none" w:sz="0" w:space="0" w:color="auto"/>
              </w:divBdr>
            </w:div>
            <w:div w:id="1434471363">
              <w:marLeft w:val="0"/>
              <w:marRight w:val="0"/>
              <w:marTop w:val="0"/>
              <w:marBottom w:val="0"/>
              <w:divBdr>
                <w:top w:val="none" w:sz="0" w:space="0" w:color="auto"/>
                <w:left w:val="none" w:sz="0" w:space="0" w:color="auto"/>
                <w:bottom w:val="none" w:sz="0" w:space="0" w:color="auto"/>
                <w:right w:val="none" w:sz="0" w:space="0" w:color="auto"/>
              </w:divBdr>
            </w:div>
            <w:div w:id="1435786989">
              <w:marLeft w:val="0"/>
              <w:marRight w:val="0"/>
              <w:marTop w:val="0"/>
              <w:marBottom w:val="0"/>
              <w:divBdr>
                <w:top w:val="none" w:sz="0" w:space="0" w:color="auto"/>
                <w:left w:val="none" w:sz="0" w:space="0" w:color="auto"/>
                <w:bottom w:val="none" w:sz="0" w:space="0" w:color="auto"/>
                <w:right w:val="none" w:sz="0" w:space="0" w:color="auto"/>
              </w:divBdr>
            </w:div>
            <w:div w:id="1441219179">
              <w:marLeft w:val="0"/>
              <w:marRight w:val="0"/>
              <w:marTop w:val="0"/>
              <w:marBottom w:val="0"/>
              <w:divBdr>
                <w:top w:val="none" w:sz="0" w:space="0" w:color="auto"/>
                <w:left w:val="none" w:sz="0" w:space="0" w:color="auto"/>
                <w:bottom w:val="none" w:sz="0" w:space="0" w:color="auto"/>
                <w:right w:val="none" w:sz="0" w:space="0" w:color="auto"/>
              </w:divBdr>
            </w:div>
            <w:div w:id="1444112947">
              <w:marLeft w:val="0"/>
              <w:marRight w:val="0"/>
              <w:marTop w:val="0"/>
              <w:marBottom w:val="0"/>
              <w:divBdr>
                <w:top w:val="none" w:sz="0" w:space="0" w:color="auto"/>
                <w:left w:val="none" w:sz="0" w:space="0" w:color="auto"/>
                <w:bottom w:val="none" w:sz="0" w:space="0" w:color="auto"/>
                <w:right w:val="none" w:sz="0" w:space="0" w:color="auto"/>
              </w:divBdr>
            </w:div>
            <w:div w:id="1445685359">
              <w:marLeft w:val="0"/>
              <w:marRight w:val="0"/>
              <w:marTop w:val="0"/>
              <w:marBottom w:val="0"/>
              <w:divBdr>
                <w:top w:val="none" w:sz="0" w:space="0" w:color="auto"/>
                <w:left w:val="none" w:sz="0" w:space="0" w:color="auto"/>
                <w:bottom w:val="none" w:sz="0" w:space="0" w:color="auto"/>
                <w:right w:val="none" w:sz="0" w:space="0" w:color="auto"/>
              </w:divBdr>
            </w:div>
            <w:div w:id="1451436358">
              <w:marLeft w:val="0"/>
              <w:marRight w:val="0"/>
              <w:marTop w:val="0"/>
              <w:marBottom w:val="0"/>
              <w:divBdr>
                <w:top w:val="none" w:sz="0" w:space="0" w:color="auto"/>
                <w:left w:val="none" w:sz="0" w:space="0" w:color="auto"/>
                <w:bottom w:val="none" w:sz="0" w:space="0" w:color="auto"/>
                <w:right w:val="none" w:sz="0" w:space="0" w:color="auto"/>
              </w:divBdr>
            </w:div>
            <w:div w:id="1452361698">
              <w:marLeft w:val="0"/>
              <w:marRight w:val="0"/>
              <w:marTop w:val="0"/>
              <w:marBottom w:val="0"/>
              <w:divBdr>
                <w:top w:val="none" w:sz="0" w:space="0" w:color="auto"/>
                <w:left w:val="none" w:sz="0" w:space="0" w:color="auto"/>
                <w:bottom w:val="none" w:sz="0" w:space="0" w:color="auto"/>
                <w:right w:val="none" w:sz="0" w:space="0" w:color="auto"/>
              </w:divBdr>
            </w:div>
            <w:div w:id="1453212543">
              <w:marLeft w:val="0"/>
              <w:marRight w:val="0"/>
              <w:marTop w:val="0"/>
              <w:marBottom w:val="0"/>
              <w:divBdr>
                <w:top w:val="none" w:sz="0" w:space="0" w:color="auto"/>
                <w:left w:val="none" w:sz="0" w:space="0" w:color="auto"/>
                <w:bottom w:val="none" w:sz="0" w:space="0" w:color="auto"/>
                <w:right w:val="none" w:sz="0" w:space="0" w:color="auto"/>
              </w:divBdr>
            </w:div>
            <w:div w:id="1456220305">
              <w:marLeft w:val="0"/>
              <w:marRight w:val="0"/>
              <w:marTop w:val="0"/>
              <w:marBottom w:val="0"/>
              <w:divBdr>
                <w:top w:val="none" w:sz="0" w:space="0" w:color="auto"/>
                <w:left w:val="none" w:sz="0" w:space="0" w:color="auto"/>
                <w:bottom w:val="none" w:sz="0" w:space="0" w:color="auto"/>
                <w:right w:val="none" w:sz="0" w:space="0" w:color="auto"/>
              </w:divBdr>
            </w:div>
            <w:div w:id="1457021982">
              <w:marLeft w:val="0"/>
              <w:marRight w:val="0"/>
              <w:marTop w:val="0"/>
              <w:marBottom w:val="0"/>
              <w:divBdr>
                <w:top w:val="none" w:sz="0" w:space="0" w:color="auto"/>
                <w:left w:val="none" w:sz="0" w:space="0" w:color="auto"/>
                <w:bottom w:val="none" w:sz="0" w:space="0" w:color="auto"/>
                <w:right w:val="none" w:sz="0" w:space="0" w:color="auto"/>
              </w:divBdr>
            </w:div>
            <w:div w:id="1457330394">
              <w:marLeft w:val="0"/>
              <w:marRight w:val="0"/>
              <w:marTop w:val="0"/>
              <w:marBottom w:val="0"/>
              <w:divBdr>
                <w:top w:val="none" w:sz="0" w:space="0" w:color="auto"/>
                <w:left w:val="none" w:sz="0" w:space="0" w:color="auto"/>
                <w:bottom w:val="none" w:sz="0" w:space="0" w:color="auto"/>
                <w:right w:val="none" w:sz="0" w:space="0" w:color="auto"/>
              </w:divBdr>
            </w:div>
            <w:div w:id="1457988749">
              <w:marLeft w:val="0"/>
              <w:marRight w:val="0"/>
              <w:marTop w:val="0"/>
              <w:marBottom w:val="0"/>
              <w:divBdr>
                <w:top w:val="none" w:sz="0" w:space="0" w:color="auto"/>
                <w:left w:val="none" w:sz="0" w:space="0" w:color="auto"/>
                <w:bottom w:val="none" w:sz="0" w:space="0" w:color="auto"/>
                <w:right w:val="none" w:sz="0" w:space="0" w:color="auto"/>
              </w:divBdr>
            </w:div>
            <w:div w:id="1458177857">
              <w:marLeft w:val="0"/>
              <w:marRight w:val="0"/>
              <w:marTop w:val="0"/>
              <w:marBottom w:val="0"/>
              <w:divBdr>
                <w:top w:val="none" w:sz="0" w:space="0" w:color="auto"/>
                <w:left w:val="none" w:sz="0" w:space="0" w:color="auto"/>
                <w:bottom w:val="none" w:sz="0" w:space="0" w:color="auto"/>
                <w:right w:val="none" w:sz="0" w:space="0" w:color="auto"/>
              </w:divBdr>
            </w:div>
            <w:div w:id="1462000479">
              <w:marLeft w:val="0"/>
              <w:marRight w:val="0"/>
              <w:marTop w:val="0"/>
              <w:marBottom w:val="0"/>
              <w:divBdr>
                <w:top w:val="none" w:sz="0" w:space="0" w:color="auto"/>
                <w:left w:val="none" w:sz="0" w:space="0" w:color="auto"/>
                <w:bottom w:val="none" w:sz="0" w:space="0" w:color="auto"/>
                <w:right w:val="none" w:sz="0" w:space="0" w:color="auto"/>
              </w:divBdr>
            </w:div>
            <w:div w:id="1462655047">
              <w:marLeft w:val="0"/>
              <w:marRight w:val="0"/>
              <w:marTop w:val="0"/>
              <w:marBottom w:val="0"/>
              <w:divBdr>
                <w:top w:val="none" w:sz="0" w:space="0" w:color="auto"/>
                <w:left w:val="none" w:sz="0" w:space="0" w:color="auto"/>
                <w:bottom w:val="none" w:sz="0" w:space="0" w:color="auto"/>
                <w:right w:val="none" w:sz="0" w:space="0" w:color="auto"/>
              </w:divBdr>
            </w:div>
            <w:div w:id="1466006909">
              <w:marLeft w:val="0"/>
              <w:marRight w:val="0"/>
              <w:marTop w:val="0"/>
              <w:marBottom w:val="0"/>
              <w:divBdr>
                <w:top w:val="none" w:sz="0" w:space="0" w:color="auto"/>
                <w:left w:val="none" w:sz="0" w:space="0" w:color="auto"/>
                <w:bottom w:val="none" w:sz="0" w:space="0" w:color="auto"/>
                <w:right w:val="none" w:sz="0" w:space="0" w:color="auto"/>
              </w:divBdr>
            </w:div>
            <w:div w:id="1466702945">
              <w:marLeft w:val="0"/>
              <w:marRight w:val="0"/>
              <w:marTop w:val="0"/>
              <w:marBottom w:val="0"/>
              <w:divBdr>
                <w:top w:val="none" w:sz="0" w:space="0" w:color="auto"/>
                <w:left w:val="none" w:sz="0" w:space="0" w:color="auto"/>
                <w:bottom w:val="none" w:sz="0" w:space="0" w:color="auto"/>
                <w:right w:val="none" w:sz="0" w:space="0" w:color="auto"/>
              </w:divBdr>
            </w:div>
            <w:div w:id="1467167333">
              <w:marLeft w:val="0"/>
              <w:marRight w:val="0"/>
              <w:marTop w:val="0"/>
              <w:marBottom w:val="0"/>
              <w:divBdr>
                <w:top w:val="none" w:sz="0" w:space="0" w:color="auto"/>
                <w:left w:val="none" w:sz="0" w:space="0" w:color="auto"/>
                <w:bottom w:val="none" w:sz="0" w:space="0" w:color="auto"/>
                <w:right w:val="none" w:sz="0" w:space="0" w:color="auto"/>
              </w:divBdr>
            </w:div>
            <w:div w:id="1467890620">
              <w:marLeft w:val="0"/>
              <w:marRight w:val="0"/>
              <w:marTop w:val="0"/>
              <w:marBottom w:val="0"/>
              <w:divBdr>
                <w:top w:val="none" w:sz="0" w:space="0" w:color="auto"/>
                <w:left w:val="none" w:sz="0" w:space="0" w:color="auto"/>
                <w:bottom w:val="none" w:sz="0" w:space="0" w:color="auto"/>
                <w:right w:val="none" w:sz="0" w:space="0" w:color="auto"/>
              </w:divBdr>
            </w:div>
            <w:div w:id="1471089902">
              <w:marLeft w:val="0"/>
              <w:marRight w:val="0"/>
              <w:marTop w:val="360"/>
              <w:marBottom w:val="0"/>
              <w:divBdr>
                <w:top w:val="single" w:sz="6" w:space="0" w:color="auto"/>
                <w:left w:val="single" w:sz="6" w:space="0" w:color="auto"/>
                <w:bottom w:val="single" w:sz="6" w:space="0" w:color="auto"/>
                <w:right w:val="single" w:sz="6" w:space="0" w:color="auto"/>
              </w:divBdr>
            </w:div>
            <w:div w:id="1474101562">
              <w:marLeft w:val="0"/>
              <w:marRight w:val="0"/>
              <w:marTop w:val="0"/>
              <w:marBottom w:val="0"/>
              <w:divBdr>
                <w:top w:val="none" w:sz="0" w:space="0" w:color="auto"/>
                <w:left w:val="none" w:sz="0" w:space="0" w:color="auto"/>
                <w:bottom w:val="none" w:sz="0" w:space="0" w:color="auto"/>
                <w:right w:val="none" w:sz="0" w:space="0" w:color="auto"/>
              </w:divBdr>
            </w:div>
            <w:div w:id="1474130376">
              <w:marLeft w:val="0"/>
              <w:marRight w:val="0"/>
              <w:marTop w:val="0"/>
              <w:marBottom w:val="0"/>
              <w:divBdr>
                <w:top w:val="none" w:sz="0" w:space="0" w:color="auto"/>
                <w:left w:val="none" w:sz="0" w:space="0" w:color="auto"/>
                <w:bottom w:val="none" w:sz="0" w:space="0" w:color="auto"/>
                <w:right w:val="none" w:sz="0" w:space="0" w:color="auto"/>
              </w:divBdr>
            </w:div>
            <w:div w:id="1474249200">
              <w:marLeft w:val="0"/>
              <w:marRight w:val="0"/>
              <w:marTop w:val="0"/>
              <w:marBottom w:val="0"/>
              <w:divBdr>
                <w:top w:val="none" w:sz="0" w:space="0" w:color="auto"/>
                <w:left w:val="none" w:sz="0" w:space="0" w:color="auto"/>
                <w:bottom w:val="none" w:sz="0" w:space="0" w:color="auto"/>
                <w:right w:val="none" w:sz="0" w:space="0" w:color="auto"/>
              </w:divBdr>
            </w:div>
            <w:div w:id="1477188281">
              <w:marLeft w:val="0"/>
              <w:marRight w:val="0"/>
              <w:marTop w:val="0"/>
              <w:marBottom w:val="0"/>
              <w:divBdr>
                <w:top w:val="none" w:sz="0" w:space="0" w:color="auto"/>
                <w:left w:val="none" w:sz="0" w:space="0" w:color="auto"/>
                <w:bottom w:val="none" w:sz="0" w:space="0" w:color="auto"/>
                <w:right w:val="none" w:sz="0" w:space="0" w:color="auto"/>
              </w:divBdr>
            </w:div>
            <w:div w:id="1478256959">
              <w:marLeft w:val="0"/>
              <w:marRight w:val="0"/>
              <w:marTop w:val="0"/>
              <w:marBottom w:val="0"/>
              <w:divBdr>
                <w:top w:val="none" w:sz="0" w:space="0" w:color="auto"/>
                <w:left w:val="none" w:sz="0" w:space="0" w:color="auto"/>
                <w:bottom w:val="none" w:sz="0" w:space="0" w:color="auto"/>
                <w:right w:val="none" w:sz="0" w:space="0" w:color="auto"/>
              </w:divBdr>
            </w:div>
            <w:div w:id="1478763962">
              <w:marLeft w:val="0"/>
              <w:marRight w:val="0"/>
              <w:marTop w:val="0"/>
              <w:marBottom w:val="0"/>
              <w:divBdr>
                <w:top w:val="none" w:sz="0" w:space="0" w:color="auto"/>
                <w:left w:val="none" w:sz="0" w:space="0" w:color="auto"/>
                <w:bottom w:val="none" w:sz="0" w:space="0" w:color="auto"/>
                <w:right w:val="none" w:sz="0" w:space="0" w:color="auto"/>
              </w:divBdr>
            </w:div>
            <w:div w:id="1479228419">
              <w:marLeft w:val="0"/>
              <w:marRight w:val="0"/>
              <w:marTop w:val="0"/>
              <w:marBottom w:val="0"/>
              <w:divBdr>
                <w:top w:val="none" w:sz="0" w:space="0" w:color="auto"/>
                <w:left w:val="none" w:sz="0" w:space="0" w:color="auto"/>
                <w:bottom w:val="none" w:sz="0" w:space="0" w:color="auto"/>
                <w:right w:val="none" w:sz="0" w:space="0" w:color="auto"/>
              </w:divBdr>
              <w:divsChild>
                <w:div w:id="241139269">
                  <w:marLeft w:val="0"/>
                  <w:marRight w:val="0"/>
                  <w:marTop w:val="0"/>
                  <w:marBottom w:val="0"/>
                  <w:divBdr>
                    <w:top w:val="none" w:sz="0" w:space="0" w:color="auto"/>
                    <w:left w:val="none" w:sz="0" w:space="0" w:color="auto"/>
                    <w:bottom w:val="none" w:sz="0" w:space="0" w:color="auto"/>
                    <w:right w:val="none" w:sz="0" w:space="0" w:color="auto"/>
                  </w:divBdr>
                </w:div>
                <w:div w:id="877162296">
                  <w:marLeft w:val="0"/>
                  <w:marRight w:val="0"/>
                  <w:marTop w:val="0"/>
                  <w:marBottom w:val="0"/>
                  <w:divBdr>
                    <w:top w:val="none" w:sz="0" w:space="0" w:color="auto"/>
                    <w:left w:val="none" w:sz="0" w:space="0" w:color="auto"/>
                    <w:bottom w:val="none" w:sz="0" w:space="0" w:color="auto"/>
                    <w:right w:val="none" w:sz="0" w:space="0" w:color="auto"/>
                  </w:divBdr>
                </w:div>
                <w:div w:id="964234656">
                  <w:marLeft w:val="0"/>
                  <w:marRight w:val="0"/>
                  <w:marTop w:val="0"/>
                  <w:marBottom w:val="0"/>
                  <w:divBdr>
                    <w:top w:val="none" w:sz="0" w:space="0" w:color="auto"/>
                    <w:left w:val="none" w:sz="0" w:space="0" w:color="auto"/>
                    <w:bottom w:val="none" w:sz="0" w:space="0" w:color="auto"/>
                    <w:right w:val="none" w:sz="0" w:space="0" w:color="auto"/>
                  </w:divBdr>
                </w:div>
              </w:divsChild>
            </w:div>
            <w:div w:id="1481799646">
              <w:marLeft w:val="0"/>
              <w:marRight w:val="0"/>
              <w:marTop w:val="0"/>
              <w:marBottom w:val="0"/>
              <w:divBdr>
                <w:top w:val="none" w:sz="0" w:space="0" w:color="auto"/>
                <w:left w:val="none" w:sz="0" w:space="0" w:color="auto"/>
                <w:bottom w:val="none" w:sz="0" w:space="0" w:color="auto"/>
                <w:right w:val="none" w:sz="0" w:space="0" w:color="auto"/>
              </w:divBdr>
            </w:div>
            <w:div w:id="1483496780">
              <w:marLeft w:val="0"/>
              <w:marRight w:val="0"/>
              <w:marTop w:val="0"/>
              <w:marBottom w:val="0"/>
              <w:divBdr>
                <w:top w:val="none" w:sz="0" w:space="0" w:color="auto"/>
                <w:left w:val="none" w:sz="0" w:space="0" w:color="auto"/>
                <w:bottom w:val="none" w:sz="0" w:space="0" w:color="auto"/>
                <w:right w:val="none" w:sz="0" w:space="0" w:color="auto"/>
              </w:divBdr>
            </w:div>
            <w:div w:id="1484352687">
              <w:marLeft w:val="0"/>
              <w:marRight w:val="0"/>
              <w:marTop w:val="0"/>
              <w:marBottom w:val="0"/>
              <w:divBdr>
                <w:top w:val="none" w:sz="0" w:space="0" w:color="auto"/>
                <w:left w:val="none" w:sz="0" w:space="0" w:color="auto"/>
                <w:bottom w:val="none" w:sz="0" w:space="0" w:color="auto"/>
                <w:right w:val="none" w:sz="0" w:space="0" w:color="auto"/>
              </w:divBdr>
            </w:div>
            <w:div w:id="1484735225">
              <w:marLeft w:val="0"/>
              <w:marRight w:val="0"/>
              <w:marTop w:val="0"/>
              <w:marBottom w:val="0"/>
              <w:divBdr>
                <w:top w:val="none" w:sz="0" w:space="0" w:color="auto"/>
                <w:left w:val="none" w:sz="0" w:space="0" w:color="auto"/>
                <w:bottom w:val="none" w:sz="0" w:space="0" w:color="auto"/>
                <w:right w:val="none" w:sz="0" w:space="0" w:color="auto"/>
              </w:divBdr>
            </w:div>
            <w:div w:id="1485244354">
              <w:marLeft w:val="0"/>
              <w:marRight w:val="0"/>
              <w:marTop w:val="0"/>
              <w:marBottom w:val="0"/>
              <w:divBdr>
                <w:top w:val="none" w:sz="0" w:space="0" w:color="auto"/>
                <w:left w:val="none" w:sz="0" w:space="0" w:color="auto"/>
                <w:bottom w:val="none" w:sz="0" w:space="0" w:color="auto"/>
                <w:right w:val="none" w:sz="0" w:space="0" w:color="auto"/>
              </w:divBdr>
            </w:div>
            <w:div w:id="1485465468">
              <w:marLeft w:val="0"/>
              <w:marRight w:val="0"/>
              <w:marTop w:val="0"/>
              <w:marBottom w:val="0"/>
              <w:divBdr>
                <w:top w:val="none" w:sz="0" w:space="0" w:color="auto"/>
                <w:left w:val="none" w:sz="0" w:space="0" w:color="auto"/>
                <w:bottom w:val="none" w:sz="0" w:space="0" w:color="auto"/>
                <w:right w:val="none" w:sz="0" w:space="0" w:color="auto"/>
              </w:divBdr>
            </w:div>
            <w:div w:id="1486778125">
              <w:marLeft w:val="0"/>
              <w:marRight w:val="0"/>
              <w:marTop w:val="0"/>
              <w:marBottom w:val="0"/>
              <w:divBdr>
                <w:top w:val="none" w:sz="0" w:space="0" w:color="auto"/>
                <w:left w:val="none" w:sz="0" w:space="0" w:color="auto"/>
                <w:bottom w:val="none" w:sz="0" w:space="0" w:color="auto"/>
                <w:right w:val="none" w:sz="0" w:space="0" w:color="auto"/>
              </w:divBdr>
            </w:div>
            <w:div w:id="1487090465">
              <w:marLeft w:val="0"/>
              <w:marRight w:val="0"/>
              <w:marTop w:val="0"/>
              <w:marBottom w:val="0"/>
              <w:divBdr>
                <w:top w:val="none" w:sz="0" w:space="0" w:color="auto"/>
                <w:left w:val="none" w:sz="0" w:space="0" w:color="auto"/>
                <w:bottom w:val="none" w:sz="0" w:space="0" w:color="auto"/>
                <w:right w:val="none" w:sz="0" w:space="0" w:color="auto"/>
              </w:divBdr>
            </w:div>
            <w:div w:id="1490748054">
              <w:marLeft w:val="0"/>
              <w:marRight w:val="0"/>
              <w:marTop w:val="0"/>
              <w:marBottom w:val="0"/>
              <w:divBdr>
                <w:top w:val="none" w:sz="0" w:space="0" w:color="auto"/>
                <w:left w:val="none" w:sz="0" w:space="0" w:color="auto"/>
                <w:bottom w:val="none" w:sz="0" w:space="0" w:color="auto"/>
                <w:right w:val="none" w:sz="0" w:space="0" w:color="auto"/>
              </w:divBdr>
            </w:div>
            <w:div w:id="1491096049">
              <w:marLeft w:val="0"/>
              <w:marRight w:val="0"/>
              <w:marTop w:val="0"/>
              <w:marBottom w:val="0"/>
              <w:divBdr>
                <w:top w:val="none" w:sz="0" w:space="0" w:color="auto"/>
                <w:left w:val="none" w:sz="0" w:space="0" w:color="auto"/>
                <w:bottom w:val="none" w:sz="0" w:space="0" w:color="auto"/>
                <w:right w:val="none" w:sz="0" w:space="0" w:color="auto"/>
              </w:divBdr>
            </w:div>
            <w:div w:id="1492939664">
              <w:marLeft w:val="0"/>
              <w:marRight w:val="0"/>
              <w:marTop w:val="0"/>
              <w:marBottom w:val="0"/>
              <w:divBdr>
                <w:top w:val="none" w:sz="0" w:space="0" w:color="auto"/>
                <w:left w:val="none" w:sz="0" w:space="0" w:color="auto"/>
                <w:bottom w:val="none" w:sz="0" w:space="0" w:color="auto"/>
                <w:right w:val="none" w:sz="0" w:space="0" w:color="auto"/>
              </w:divBdr>
            </w:div>
            <w:div w:id="1499074438">
              <w:marLeft w:val="0"/>
              <w:marRight w:val="0"/>
              <w:marTop w:val="0"/>
              <w:marBottom w:val="0"/>
              <w:divBdr>
                <w:top w:val="none" w:sz="0" w:space="0" w:color="auto"/>
                <w:left w:val="none" w:sz="0" w:space="0" w:color="auto"/>
                <w:bottom w:val="none" w:sz="0" w:space="0" w:color="auto"/>
                <w:right w:val="none" w:sz="0" w:space="0" w:color="auto"/>
              </w:divBdr>
            </w:div>
            <w:div w:id="1499418355">
              <w:marLeft w:val="0"/>
              <w:marRight w:val="0"/>
              <w:marTop w:val="0"/>
              <w:marBottom w:val="0"/>
              <w:divBdr>
                <w:top w:val="none" w:sz="0" w:space="0" w:color="auto"/>
                <w:left w:val="none" w:sz="0" w:space="0" w:color="auto"/>
                <w:bottom w:val="none" w:sz="0" w:space="0" w:color="auto"/>
                <w:right w:val="none" w:sz="0" w:space="0" w:color="auto"/>
              </w:divBdr>
            </w:div>
            <w:div w:id="1499618228">
              <w:marLeft w:val="0"/>
              <w:marRight w:val="0"/>
              <w:marTop w:val="0"/>
              <w:marBottom w:val="0"/>
              <w:divBdr>
                <w:top w:val="none" w:sz="0" w:space="0" w:color="auto"/>
                <w:left w:val="none" w:sz="0" w:space="0" w:color="auto"/>
                <w:bottom w:val="none" w:sz="0" w:space="0" w:color="auto"/>
                <w:right w:val="none" w:sz="0" w:space="0" w:color="auto"/>
              </w:divBdr>
            </w:div>
            <w:div w:id="1499808917">
              <w:marLeft w:val="0"/>
              <w:marRight w:val="0"/>
              <w:marTop w:val="0"/>
              <w:marBottom w:val="0"/>
              <w:divBdr>
                <w:top w:val="none" w:sz="0" w:space="0" w:color="auto"/>
                <w:left w:val="none" w:sz="0" w:space="0" w:color="auto"/>
                <w:bottom w:val="none" w:sz="0" w:space="0" w:color="auto"/>
                <w:right w:val="none" w:sz="0" w:space="0" w:color="auto"/>
              </w:divBdr>
            </w:div>
            <w:div w:id="1502230986">
              <w:marLeft w:val="0"/>
              <w:marRight w:val="0"/>
              <w:marTop w:val="0"/>
              <w:marBottom w:val="0"/>
              <w:divBdr>
                <w:top w:val="none" w:sz="0" w:space="0" w:color="auto"/>
                <w:left w:val="none" w:sz="0" w:space="0" w:color="auto"/>
                <w:bottom w:val="none" w:sz="0" w:space="0" w:color="auto"/>
                <w:right w:val="none" w:sz="0" w:space="0" w:color="auto"/>
              </w:divBdr>
            </w:div>
            <w:div w:id="1502819592">
              <w:marLeft w:val="0"/>
              <w:marRight w:val="0"/>
              <w:marTop w:val="0"/>
              <w:marBottom w:val="0"/>
              <w:divBdr>
                <w:top w:val="none" w:sz="0" w:space="0" w:color="auto"/>
                <w:left w:val="none" w:sz="0" w:space="0" w:color="auto"/>
                <w:bottom w:val="none" w:sz="0" w:space="0" w:color="auto"/>
                <w:right w:val="none" w:sz="0" w:space="0" w:color="auto"/>
              </w:divBdr>
            </w:div>
            <w:div w:id="1504586760">
              <w:marLeft w:val="0"/>
              <w:marRight w:val="0"/>
              <w:marTop w:val="0"/>
              <w:marBottom w:val="0"/>
              <w:divBdr>
                <w:top w:val="none" w:sz="0" w:space="0" w:color="auto"/>
                <w:left w:val="none" w:sz="0" w:space="0" w:color="auto"/>
                <w:bottom w:val="none" w:sz="0" w:space="0" w:color="auto"/>
                <w:right w:val="none" w:sz="0" w:space="0" w:color="auto"/>
              </w:divBdr>
            </w:div>
            <w:div w:id="1505972599">
              <w:marLeft w:val="0"/>
              <w:marRight w:val="0"/>
              <w:marTop w:val="0"/>
              <w:marBottom w:val="0"/>
              <w:divBdr>
                <w:top w:val="none" w:sz="0" w:space="0" w:color="auto"/>
                <w:left w:val="none" w:sz="0" w:space="0" w:color="auto"/>
                <w:bottom w:val="none" w:sz="0" w:space="0" w:color="auto"/>
                <w:right w:val="none" w:sz="0" w:space="0" w:color="auto"/>
              </w:divBdr>
            </w:div>
            <w:div w:id="1509171470">
              <w:marLeft w:val="0"/>
              <w:marRight w:val="0"/>
              <w:marTop w:val="0"/>
              <w:marBottom w:val="0"/>
              <w:divBdr>
                <w:top w:val="none" w:sz="0" w:space="0" w:color="auto"/>
                <w:left w:val="none" w:sz="0" w:space="0" w:color="auto"/>
                <w:bottom w:val="none" w:sz="0" w:space="0" w:color="auto"/>
                <w:right w:val="none" w:sz="0" w:space="0" w:color="auto"/>
              </w:divBdr>
            </w:div>
            <w:div w:id="1509175622">
              <w:marLeft w:val="0"/>
              <w:marRight w:val="0"/>
              <w:marTop w:val="0"/>
              <w:marBottom w:val="0"/>
              <w:divBdr>
                <w:top w:val="none" w:sz="0" w:space="0" w:color="auto"/>
                <w:left w:val="none" w:sz="0" w:space="0" w:color="auto"/>
                <w:bottom w:val="none" w:sz="0" w:space="0" w:color="auto"/>
                <w:right w:val="none" w:sz="0" w:space="0" w:color="auto"/>
              </w:divBdr>
            </w:div>
            <w:div w:id="1511215570">
              <w:marLeft w:val="0"/>
              <w:marRight w:val="0"/>
              <w:marTop w:val="0"/>
              <w:marBottom w:val="0"/>
              <w:divBdr>
                <w:top w:val="none" w:sz="0" w:space="0" w:color="auto"/>
                <w:left w:val="none" w:sz="0" w:space="0" w:color="auto"/>
                <w:bottom w:val="none" w:sz="0" w:space="0" w:color="auto"/>
                <w:right w:val="none" w:sz="0" w:space="0" w:color="auto"/>
              </w:divBdr>
            </w:div>
            <w:div w:id="1512063864">
              <w:marLeft w:val="0"/>
              <w:marRight w:val="0"/>
              <w:marTop w:val="0"/>
              <w:marBottom w:val="0"/>
              <w:divBdr>
                <w:top w:val="none" w:sz="0" w:space="0" w:color="auto"/>
                <w:left w:val="none" w:sz="0" w:space="0" w:color="auto"/>
                <w:bottom w:val="none" w:sz="0" w:space="0" w:color="auto"/>
                <w:right w:val="none" w:sz="0" w:space="0" w:color="auto"/>
              </w:divBdr>
            </w:div>
            <w:div w:id="1513184343">
              <w:marLeft w:val="0"/>
              <w:marRight w:val="0"/>
              <w:marTop w:val="0"/>
              <w:marBottom w:val="0"/>
              <w:divBdr>
                <w:top w:val="none" w:sz="0" w:space="0" w:color="auto"/>
                <w:left w:val="none" w:sz="0" w:space="0" w:color="auto"/>
                <w:bottom w:val="none" w:sz="0" w:space="0" w:color="auto"/>
                <w:right w:val="none" w:sz="0" w:space="0" w:color="auto"/>
              </w:divBdr>
            </w:div>
            <w:div w:id="1515270039">
              <w:marLeft w:val="0"/>
              <w:marRight w:val="0"/>
              <w:marTop w:val="0"/>
              <w:marBottom w:val="0"/>
              <w:divBdr>
                <w:top w:val="none" w:sz="0" w:space="0" w:color="auto"/>
                <w:left w:val="none" w:sz="0" w:space="0" w:color="auto"/>
                <w:bottom w:val="none" w:sz="0" w:space="0" w:color="auto"/>
                <w:right w:val="none" w:sz="0" w:space="0" w:color="auto"/>
              </w:divBdr>
            </w:div>
            <w:div w:id="1518697462">
              <w:marLeft w:val="0"/>
              <w:marRight w:val="0"/>
              <w:marTop w:val="0"/>
              <w:marBottom w:val="0"/>
              <w:divBdr>
                <w:top w:val="none" w:sz="0" w:space="0" w:color="auto"/>
                <w:left w:val="none" w:sz="0" w:space="0" w:color="auto"/>
                <w:bottom w:val="none" w:sz="0" w:space="0" w:color="auto"/>
                <w:right w:val="none" w:sz="0" w:space="0" w:color="auto"/>
              </w:divBdr>
            </w:div>
            <w:div w:id="1519544301">
              <w:marLeft w:val="0"/>
              <w:marRight w:val="0"/>
              <w:marTop w:val="0"/>
              <w:marBottom w:val="0"/>
              <w:divBdr>
                <w:top w:val="none" w:sz="0" w:space="0" w:color="auto"/>
                <w:left w:val="none" w:sz="0" w:space="0" w:color="auto"/>
                <w:bottom w:val="none" w:sz="0" w:space="0" w:color="auto"/>
                <w:right w:val="none" w:sz="0" w:space="0" w:color="auto"/>
              </w:divBdr>
            </w:div>
            <w:div w:id="1520311827">
              <w:marLeft w:val="0"/>
              <w:marRight w:val="0"/>
              <w:marTop w:val="0"/>
              <w:marBottom w:val="0"/>
              <w:divBdr>
                <w:top w:val="none" w:sz="0" w:space="0" w:color="auto"/>
                <w:left w:val="none" w:sz="0" w:space="0" w:color="auto"/>
                <w:bottom w:val="none" w:sz="0" w:space="0" w:color="auto"/>
                <w:right w:val="none" w:sz="0" w:space="0" w:color="auto"/>
              </w:divBdr>
            </w:div>
            <w:div w:id="1520583587">
              <w:marLeft w:val="0"/>
              <w:marRight w:val="0"/>
              <w:marTop w:val="0"/>
              <w:marBottom w:val="0"/>
              <w:divBdr>
                <w:top w:val="none" w:sz="0" w:space="0" w:color="auto"/>
                <w:left w:val="none" w:sz="0" w:space="0" w:color="auto"/>
                <w:bottom w:val="none" w:sz="0" w:space="0" w:color="auto"/>
                <w:right w:val="none" w:sz="0" w:space="0" w:color="auto"/>
              </w:divBdr>
            </w:div>
            <w:div w:id="1522090278">
              <w:marLeft w:val="0"/>
              <w:marRight w:val="0"/>
              <w:marTop w:val="0"/>
              <w:marBottom w:val="0"/>
              <w:divBdr>
                <w:top w:val="none" w:sz="0" w:space="0" w:color="auto"/>
                <w:left w:val="none" w:sz="0" w:space="0" w:color="auto"/>
                <w:bottom w:val="none" w:sz="0" w:space="0" w:color="auto"/>
                <w:right w:val="none" w:sz="0" w:space="0" w:color="auto"/>
              </w:divBdr>
            </w:div>
            <w:div w:id="1522235457">
              <w:marLeft w:val="0"/>
              <w:marRight w:val="0"/>
              <w:marTop w:val="0"/>
              <w:marBottom w:val="0"/>
              <w:divBdr>
                <w:top w:val="none" w:sz="0" w:space="0" w:color="auto"/>
                <w:left w:val="none" w:sz="0" w:space="0" w:color="auto"/>
                <w:bottom w:val="none" w:sz="0" w:space="0" w:color="auto"/>
                <w:right w:val="none" w:sz="0" w:space="0" w:color="auto"/>
              </w:divBdr>
            </w:div>
            <w:div w:id="1522862500">
              <w:marLeft w:val="0"/>
              <w:marRight w:val="0"/>
              <w:marTop w:val="0"/>
              <w:marBottom w:val="0"/>
              <w:divBdr>
                <w:top w:val="none" w:sz="0" w:space="0" w:color="auto"/>
                <w:left w:val="none" w:sz="0" w:space="0" w:color="auto"/>
                <w:bottom w:val="none" w:sz="0" w:space="0" w:color="auto"/>
                <w:right w:val="none" w:sz="0" w:space="0" w:color="auto"/>
              </w:divBdr>
            </w:div>
            <w:div w:id="1526208763">
              <w:marLeft w:val="0"/>
              <w:marRight w:val="0"/>
              <w:marTop w:val="0"/>
              <w:marBottom w:val="0"/>
              <w:divBdr>
                <w:top w:val="none" w:sz="0" w:space="0" w:color="auto"/>
                <w:left w:val="none" w:sz="0" w:space="0" w:color="auto"/>
                <w:bottom w:val="none" w:sz="0" w:space="0" w:color="auto"/>
                <w:right w:val="none" w:sz="0" w:space="0" w:color="auto"/>
              </w:divBdr>
            </w:div>
            <w:div w:id="1529680112">
              <w:marLeft w:val="0"/>
              <w:marRight w:val="0"/>
              <w:marTop w:val="0"/>
              <w:marBottom w:val="0"/>
              <w:divBdr>
                <w:top w:val="none" w:sz="0" w:space="0" w:color="auto"/>
                <w:left w:val="none" w:sz="0" w:space="0" w:color="auto"/>
                <w:bottom w:val="none" w:sz="0" w:space="0" w:color="auto"/>
                <w:right w:val="none" w:sz="0" w:space="0" w:color="auto"/>
              </w:divBdr>
            </w:div>
            <w:div w:id="1529680707">
              <w:marLeft w:val="0"/>
              <w:marRight w:val="0"/>
              <w:marTop w:val="0"/>
              <w:marBottom w:val="0"/>
              <w:divBdr>
                <w:top w:val="none" w:sz="0" w:space="0" w:color="auto"/>
                <w:left w:val="none" w:sz="0" w:space="0" w:color="auto"/>
                <w:bottom w:val="none" w:sz="0" w:space="0" w:color="auto"/>
                <w:right w:val="none" w:sz="0" w:space="0" w:color="auto"/>
              </w:divBdr>
            </w:div>
            <w:div w:id="1531144258">
              <w:marLeft w:val="0"/>
              <w:marRight w:val="0"/>
              <w:marTop w:val="0"/>
              <w:marBottom w:val="0"/>
              <w:divBdr>
                <w:top w:val="none" w:sz="0" w:space="0" w:color="auto"/>
                <w:left w:val="none" w:sz="0" w:space="0" w:color="auto"/>
                <w:bottom w:val="none" w:sz="0" w:space="0" w:color="auto"/>
                <w:right w:val="none" w:sz="0" w:space="0" w:color="auto"/>
              </w:divBdr>
            </w:div>
            <w:div w:id="1531214203">
              <w:marLeft w:val="0"/>
              <w:marRight w:val="0"/>
              <w:marTop w:val="0"/>
              <w:marBottom w:val="0"/>
              <w:divBdr>
                <w:top w:val="none" w:sz="0" w:space="0" w:color="auto"/>
                <w:left w:val="none" w:sz="0" w:space="0" w:color="auto"/>
                <w:bottom w:val="none" w:sz="0" w:space="0" w:color="auto"/>
                <w:right w:val="none" w:sz="0" w:space="0" w:color="auto"/>
              </w:divBdr>
            </w:div>
            <w:div w:id="1531332290">
              <w:marLeft w:val="0"/>
              <w:marRight w:val="0"/>
              <w:marTop w:val="0"/>
              <w:marBottom w:val="0"/>
              <w:divBdr>
                <w:top w:val="none" w:sz="0" w:space="0" w:color="auto"/>
                <w:left w:val="none" w:sz="0" w:space="0" w:color="auto"/>
                <w:bottom w:val="none" w:sz="0" w:space="0" w:color="auto"/>
                <w:right w:val="none" w:sz="0" w:space="0" w:color="auto"/>
              </w:divBdr>
            </w:div>
            <w:div w:id="1532298768">
              <w:marLeft w:val="0"/>
              <w:marRight w:val="0"/>
              <w:marTop w:val="0"/>
              <w:marBottom w:val="0"/>
              <w:divBdr>
                <w:top w:val="none" w:sz="0" w:space="0" w:color="auto"/>
                <w:left w:val="none" w:sz="0" w:space="0" w:color="auto"/>
                <w:bottom w:val="none" w:sz="0" w:space="0" w:color="auto"/>
                <w:right w:val="none" w:sz="0" w:space="0" w:color="auto"/>
              </w:divBdr>
            </w:div>
            <w:div w:id="1532302681">
              <w:marLeft w:val="0"/>
              <w:marRight w:val="0"/>
              <w:marTop w:val="0"/>
              <w:marBottom w:val="0"/>
              <w:divBdr>
                <w:top w:val="none" w:sz="0" w:space="0" w:color="auto"/>
                <w:left w:val="none" w:sz="0" w:space="0" w:color="auto"/>
                <w:bottom w:val="none" w:sz="0" w:space="0" w:color="auto"/>
                <w:right w:val="none" w:sz="0" w:space="0" w:color="auto"/>
              </w:divBdr>
            </w:div>
            <w:div w:id="1533149951">
              <w:marLeft w:val="0"/>
              <w:marRight w:val="0"/>
              <w:marTop w:val="0"/>
              <w:marBottom w:val="0"/>
              <w:divBdr>
                <w:top w:val="none" w:sz="0" w:space="0" w:color="auto"/>
                <w:left w:val="none" w:sz="0" w:space="0" w:color="auto"/>
                <w:bottom w:val="none" w:sz="0" w:space="0" w:color="auto"/>
                <w:right w:val="none" w:sz="0" w:space="0" w:color="auto"/>
              </w:divBdr>
            </w:div>
            <w:div w:id="1534270726">
              <w:marLeft w:val="0"/>
              <w:marRight w:val="0"/>
              <w:marTop w:val="0"/>
              <w:marBottom w:val="0"/>
              <w:divBdr>
                <w:top w:val="none" w:sz="0" w:space="0" w:color="auto"/>
                <w:left w:val="none" w:sz="0" w:space="0" w:color="auto"/>
                <w:bottom w:val="none" w:sz="0" w:space="0" w:color="auto"/>
                <w:right w:val="none" w:sz="0" w:space="0" w:color="auto"/>
              </w:divBdr>
            </w:div>
            <w:div w:id="1535264168">
              <w:marLeft w:val="0"/>
              <w:marRight w:val="0"/>
              <w:marTop w:val="0"/>
              <w:marBottom w:val="0"/>
              <w:divBdr>
                <w:top w:val="none" w:sz="0" w:space="0" w:color="auto"/>
                <w:left w:val="none" w:sz="0" w:space="0" w:color="auto"/>
                <w:bottom w:val="none" w:sz="0" w:space="0" w:color="auto"/>
                <w:right w:val="none" w:sz="0" w:space="0" w:color="auto"/>
              </w:divBdr>
            </w:div>
            <w:div w:id="1537422046">
              <w:marLeft w:val="0"/>
              <w:marRight w:val="0"/>
              <w:marTop w:val="0"/>
              <w:marBottom w:val="0"/>
              <w:divBdr>
                <w:top w:val="none" w:sz="0" w:space="0" w:color="auto"/>
                <w:left w:val="none" w:sz="0" w:space="0" w:color="auto"/>
                <w:bottom w:val="none" w:sz="0" w:space="0" w:color="auto"/>
                <w:right w:val="none" w:sz="0" w:space="0" w:color="auto"/>
              </w:divBdr>
            </w:div>
            <w:div w:id="1539660967">
              <w:marLeft w:val="0"/>
              <w:marRight w:val="0"/>
              <w:marTop w:val="0"/>
              <w:marBottom w:val="0"/>
              <w:divBdr>
                <w:top w:val="none" w:sz="0" w:space="0" w:color="auto"/>
                <w:left w:val="none" w:sz="0" w:space="0" w:color="auto"/>
                <w:bottom w:val="none" w:sz="0" w:space="0" w:color="auto"/>
                <w:right w:val="none" w:sz="0" w:space="0" w:color="auto"/>
              </w:divBdr>
            </w:div>
            <w:div w:id="1541553845">
              <w:marLeft w:val="0"/>
              <w:marRight w:val="0"/>
              <w:marTop w:val="0"/>
              <w:marBottom w:val="0"/>
              <w:divBdr>
                <w:top w:val="none" w:sz="0" w:space="0" w:color="auto"/>
                <w:left w:val="none" w:sz="0" w:space="0" w:color="auto"/>
                <w:bottom w:val="none" w:sz="0" w:space="0" w:color="auto"/>
                <w:right w:val="none" w:sz="0" w:space="0" w:color="auto"/>
              </w:divBdr>
            </w:div>
            <w:div w:id="1542284164">
              <w:marLeft w:val="0"/>
              <w:marRight w:val="0"/>
              <w:marTop w:val="0"/>
              <w:marBottom w:val="0"/>
              <w:divBdr>
                <w:top w:val="none" w:sz="0" w:space="0" w:color="auto"/>
                <w:left w:val="none" w:sz="0" w:space="0" w:color="auto"/>
                <w:bottom w:val="none" w:sz="0" w:space="0" w:color="auto"/>
                <w:right w:val="none" w:sz="0" w:space="0" w:color="auto"/>
              </w:divBdr>
            </w:div>
            <w:div w:id="1545633094">
              <w:marLeft w:val="0"/>
              <w:marRight w:val="0"/>
              <w:marTop w:val="0"/>
              <w:marBottom w:val="0"/>
              <w:divBdr>
                <w:top w:val="none" w:sz="0" w:space="0" w:color="auto"/>
                <w:left w:val="none" w:sz="0" w:space="0" w:color="auto"/>
                <w:bottom w:val="none" w:sz="0" w:space="0" w:color="auto"/>
                <w:right w:val="none" w:sz="0" w:space="0" w:color="auto"/>
              </w:divBdr>
            </w:div>
            <w:div w:id="1546020067">
              <w:marLeft w:val="0"/>
              <w:marRight w:val="0"/>
              <w:marTop w:val="0"/>
              <w:marBottom w:val="0"/>
              <w:divBdr>
                <w:top w:val="none" w:sz="0" w:space="0" w:color="auto"/>
                <w:left w:val="none" w:sz="0" w:space="0" w:color="auto"/>
                <w:bottom w:val="none" w:sz="0" w:space="0" w:color="auto"/>
                <w:right w:val="none" w:sz="0" w:space="0" w:color="auto"/>
              </w:divBdr>
            </w:div>
            <w:div w:id="1546329589">
              <w:marLeft w:val="0"/>
              <w:marRight w:val="0"/>
              <w:marTop w:val="0"/>
              <w:marBottom w:val="0"/>
              <w:divBdr>
                <w:top w:val="none" w:sz="0" w:space="0" w:color="auto"/>
                <w:left w:val="none" w:sz="0" w:space="0" w:color="auto"/>
                <w:bottom w:val="none" w:sz="0" w:space="0" w:color="auto"/>
                <w:right w:val="none" w:sz="0" w:space="0" w:color="auto"/>
              </w:divBdr>
            </w:div>
            <w:div w:id="1547450910">
              <w:marLeft w:val="0"/>
              <w:marRight w:val="0"/>
              <w:marTop w:val="0"/>
              <w:marBottom w:val="0"/>
              <w:divBdr>
                <w:top w:val="none" w:sz="0" w:space="0" w:color="auto"/>
                <w:left w:val="none" w:sz="0" w:space="0" w:color="auto"/>
                <w:bottom w:val="none" w:sz="0" w:space="0" w:color="auto"/>
                <w:right w:val="none" w:sz="0" w:space="0" w:color="auto"/>
              </w:divBdr>
            </w:div>
            <w:div w:id="1547764770">
              <w:marLeft w:val="0"/>
              <w:marRight w:val="0"/>
              <w:marTop w:val="0"/>
              <w:marBottom w:val="0"/>
              <w:divBdr>
                <w:top w:val="none" w:sz="0" w:space="0" w:color="auto"/>
                <w:left w:val="none" w:sz="0" w:space="0" w:color="auto"/>
                <w:bottom w:val="none" w:sz="0" w:space="0" w:color="auto"/>
                <w:right w:val="none" w:sz="0" w:space="0" w:color="auto"/>
              </w:divBdr>
            </w:div>
            <w:div w:id="1549759997">
              <w:marLeft w:val="0"/>
              <w:marRight w:val="0"/>
              <w:marTop w:val="360"/>
              <w:marBottom w:val="0"/>
              <w:divBdr>
                <w:top w:val="single" w:sz="6" w:space="0" w:color="auto"/>
                <w:left w:val="single" w:sz="6" w:space="0" w:color="auto"/>
                <w:bottom w:val="single" w:sz="6" w:space="0" w:color="auto"/>
                <w:right w:val="single" w:sz="6" w:space="0" w:color="auto"/>
              </w:divBdr>
            </w:div>
            <w:div w:id="1550723096">
              <w:marLeft w:val="0"/>
              <w:marRight w:val="0"/>
              <w:marTop w:val="0"/>
              <w:marBottom w:val="0"/>
              <w:divBdr>
                <w:top w:val="none" w:sz="0" w:space="0" w:color="auto"/>
                <w:left w:val="none" w:sz="0" w:space="0" w:color="auto"/>
                <w:bottom w:val="none" w:sz="0" w:space="0" w:color="auto"/>
                <w:right w:val="none" w:sz="0" w:space="0" w:color="auto"/>
              </w:divBdr>
            </w:div>
            <w:div w:id="1550725575">
              <w:marLeft w:val="0"/>
              <w:marRight w:val="0"/>
              <w:marTop w:val="0"/>
              <w:marBottom w:val="0"/>
              <w:divBdr>
                <w:top w:val="none" w:sz="0" w:space="0" w:color="auto"/>
                <w:left w:val="none" w:sz="0" w:space="0" w:color="auto"/>
                <w:bottom w:val="none" w:sz="0" w:space="0" w:color="auto"/>
                <w:right w:val="none" w:sz="0" w:space="0" w:color="auto"/>
              </w:divBdr>
            </w:div>
            <w:div w:id="1551727933">
              <w:marLeft w:val="0"/>
              <w:marRight w:val="0"/>
              <w:marTop w:val="0"/>
              <w:marBottom w:val="0"/>
              <w:divBdr>
                <w:top w:val="none" w:sz="0" w:space="0" w:color="auto"/>
                <w:left w:val="none" w:sz="0" w:space="0" w:color="auto"/>
                <w:bottom w:val="none" w:sz="0" w:space="0" w:color="auto"/>
                <w:right w:val="none" w:sz="0" w:space="0" w:color="auto"/>
              </w:divBdr>
            </w:div>
            <w:div w:id="1552184414">
              <w:marLeft w:val="0"/>
              <w:marRight w:val="0"/>
              <w:marTop w:val="0"/>
              <w:marBottom w:val="0"/>
              <w:divBdr>
                <w:top w:val="none" w:sz="0" w:space="0" w:color="auto"/>
                <w:left w:val="none" w:sz="0" w:space="0" w:color="auto"/>
                <w:bottom w:val="none" w:sz="0" w:space="0" w:color="auto"/>
                <w:right w:val="none" w:sz="0" w:space="0" w:color="auto"/>
              </w:divBdr>
            </w:div>
            <w:div w:id="1552186889">
              <w:marLeft w:val="0"/>
              <w:marRight w:val="0"/>
              <w:marTop w:val="0"/>
              <w:marBottom w:val="0"/>
              <w:divBdr>
                <w:top w:val="none" w:sz="0" w:space="0" w:color="auto"/>
                <w:left w:val="none" w:sz="0" w:space="0" w:color="auto"/>
                <w:bottom w:val="none" w:sz="0" w:space="0" w:color="auto"/>
                <w:right w:val="none" w:sz="0" w:space="0" w:color="auto"/>
              </w:divBdr>
            </w:div>
            <w:div w:id="1553075168">
              <w:marLeft w:val="0"/>
              <w:marRight w:val="0"/>
              <w:marTop w:val="0"/>
              <w:marBottom w:val="0"/>
              <w:divBdr>
                <w:top w:val="none" w:sz="0" w:space="0" w:color="auto"/>
                <w:left w:val="none" w:sz="0" w:space="0" w:color="auto"/>
                <w:bottom w:val="none" w:sz="0" w:space="0" w:color="auto"/>
                <w:right w:val="none" w:sz="0" w:space="0" w:color="auto"/>
              </w:divBdr>
            </w:div>
            <w:div w:id="1554539515">
              <w:marLeft w:val="0"/>
              <w:marRight w:val="0"/>
              <w:marTop w:val="0"/>
              <w:marBottom w:val="0"/>
              <w:divBdr>
                <w:top w:val="none" w:sz="0" w:space="0" w:color="auto"/>
                <w:left w:val="none" w:sz="0" w:space="0" w:color="auto"/>
                <w:bottom w:val="none" w:sz="0" w:space="0" w:color="auto"/>
                <w:right w:val="none" w:sz="0" w:space="0" w:color="auto"/>
              </w:divBdr>
            </w:div>
            <w:div w:id="1557619820">
              <w:marLeft w:val="0"/>
              <w:marRight w:val="0"/>
              <w:marTop w:val="0"/>
              <w:marBottom w:val="0"/>
              <w:divBdr>
                <w:top w:val="none" w:sz="0" w:space="0" w:color="auto"/>
                <w:left w:val="none" w:sz="0" w:space="0" w:color="auto"/>
                <w:bottom w:val="none" w:sz="0" w:space="0" w:color="auto"/>
                <w:right w:val="none" w:sz="0" w:space="0" w:color="auto"/>
              </w:divBdr>
            </w:div>
            <w:div w:id="1560510434">
              <w:marLeft w:val="0"/>
              <w:marRight w:val="0"/>
              <w:marTop w:val="0"/>
              <w:marBottom w:val="0"/>
              <w:divBdr>
                <w:top w:val="none" w:sz="0" w:space="0" w:color="auto"/>
                <w:left w:val="none" w:sz="0" w:space="0" w:color="auto"/>
                <w:bottom w:val="none" w:sz="0" w:space="0" w:color="auto"/>
                <w:right w:val="none" w:sz="0" w:space="0" w:color="auto"/>
              </w:divBdr>
            </w:div>
            <w:div w:id="1561210038">
              <w:marLeft w:val="0"/>
              <w:marRight w:val="0"/>
              <w:marTop w:val="0"/>
              <w:marBottom w:val="0"/>
              <w:divBdr>
                <w:top w:val="none" w:sz="0" w:space="0" w:color="auto"/>
                <w:left w:val="none" w:sz="0" w:space="0" w:color="auto"/>
                <w:bottom w:val="none" w:sz="0" w:space="0" w:color="auto"/>
                <w:right w:val="none" w:sz="0" w:space="0" w:color="auto"/>
              </w:divBdr>
            </w:div>
            <w:div w:id="1561288732">
              <w:marLeft w:val="0"/>
              <w:marRight w:val="0"/>
              <w:marTop w:val="0"/>
              <w:marBottom w:val="0"/>
              <w:divBdr>
                <w:top w:val="none" w:sz="0" w:space="0" w:color="auto"/>
                <w:left w:val="none" w:sz="0" w:space="0" w:color="auto"/>
                <w:bottom w:val="none" w:sz="0" w:space="0" w:color="auto"/>
                <w:right w:val="none" w:sz="0" w:space="0" w:color="auto"/>
              </w:divBdr>
            </w:div>
            <w:div w:id="1561554123">
              <w:marLeft w:val="0"/>
              <w:marRight w:val="0"/>
              <w:marTop w:val="0"/>
              <w:marBottom w:val="0"/>
              <w:divBdr>
                <w:top w:val="none" w:sz="0" w:space="0" w:color="auto"/>
                <w:left w:val="none" w:sz="0" w:space="0" w:color="auto"/>
                <w:bottom w:val="none" w:sz="0" w:space="0" w:color="auto"/>
                <w:right w:val="none" w:sz="0" w:space="0" w:color="auto"/>
              </w:divBdr>
            </w:div>
            <w:div w:id="1563758867">
              <w:marLeft w:val="0"/>
              <w:marRight w:val="0"/>
              <w:marTop w:val="0"/>
              <w:marBottom w:val="0"/>
              <w:divBdr>
                <w:top w:val="none" w:sz="0" w:space="0" w:color="auto"/>
                <w:left w:val="none" w:sz="0" w:space="0" w:color="auto"/>
                <w:bottom w:val="none" w:sz="0" w:space="0" w:color="auto"/>
                <w:right w:val="none" w:sz="0" w:space="0" w:color="auto"/>
              </w:divBdr>
            </w:div>
            <w:div w:id="1565335100">
              <w:marLeft w:val="0"/>
              <w:marRight w:val="0"/>
              <w:marTop w:val="0"/>
              <w:marBottom w:val="0"/>
              <w:divBdr>
                <w:top w:val="none" w:sz="0" w:space="0" w:color="auto"/>
                <w:left w:val="none" w:sz="0" w:space="0" w:color="auto"/>
                <w:bottom w:val="none" w:sz="0" w:space="0" w:color="auto"/>
                <w:right w:val="none" w:sz="0" w:space="0" w:color="auto"/>
              </w:divBdr>
            </w:div>
            <w:div w:id="1565725739">
              <w:marLeft w:val="0"/>
              <w:marRight w:val="0"/>
              <w:marTop w:val="0"/>
              <w:marBottom w:val="0"/>
              <w:divBdr>
                <w:top w:val="none" w:sz="0" w:space="0" w:color="auto"/>
                <w:left w:val="none" w:sz="0" w:space="0" w:color="auto"/>
                <w:bottom w:val="none" w:sz="0" w:space="0" w:color="auto"/>
                <w:right w:val="none" w:sz="0" w:space="0" w:color="auto"/>
              </w:divBdr>
            </w:div>
            <w:div w:id="1565946788">
              <w:marLeft w:val="0"/>
              <w:marRight w:val="0"/>
              <w:marTop w:val="0"/>
              <w:marBottom w:val="0"/>
              <w:divBdr>
                <w:top w:val="none" w:sz="0" w:space="0" w:color="auto"/>
                <w:left w:val="none" w:sz="0" w:space="0" w:color="auto"/>
                <w:bottom w:val="none" w:sz="0" w:space="0" w:color="auto"/>
                <w:right w:val="none" w:sz="0" w:space="0" w:color="auto"/>
              </w:divBdr>
            </w:div>
            <w:div w:id="1568152158">
              <w:marLeft w:val="0"/>
              <w:marRight w:val="0"/>
              <w:marTop w:val="0"/>
              <w:marBottom w:val="0"/>
              <w:divBdr>
                <w:top w:val="none" w:sz="0" w:space="0" w:color="auto"/>
                <w:left w:val="none" w:sz="0" w:space="0" w:color="auto"/>
                <w:bottom w:val="none" w:sz="0" w:space="0" w:color="auto"/>
                <w:right w:val="none" w:sz="0" w:space="0" w:color="auto"/>
              </w:divBdr>
            </w:div>
            <w:div w:id="1569488165">
              <w:marLeft w:val="0"/>
              <w:marRight w:val="0"/>
              <w:marTop w:val="0"/>
              <w:marBottom w:val="0"/>
              <w:divBdr>
                <w:top w:val="none" w:sz="0" w:space="0" w:color="auto"/>
                <w:left w:val="none" w:sz="0" w:space="0" w:color="auto"/>
                <w:bottom w:val="none" w:sz="0" w:space="0" w:color="auto"/>
                <w:right w:val="none" w:sz="0" w:space="0" w:color="auto"/>
              </w:divBdr>
            </w:div>
            <w:div w:id="1569879531">
              <w:marLeft w:val="0"/>
              <w:marRight w:val="0"/>
              <w:marTop w:val="0"/>
              <w:marBottom w:val="0"/>
              <w:divBdr>
                <w:top w:val="none" w:sz="0" w:space="0" w:color="auto"/>
                <w:left w:val="none" w:sz="0" w:space="0" w:color="auto"/>
                <w:bottom w:val="none" w:sz="0" w:space="0" w:color="auto"/>
                <w:right w:val="none" w:sz="0" w:space="0" w:color="auto"/>
              </w:divBdr>
            </w:div>
            <w:div w:id="1569997679">
              <w:marLeft w:val="0"/>
              <w:marRight w:val="0"/>
              <w:marTop w:val="0"/>
              <w:marBottom w:val="0"/>
              <w:divBdr>
                <w:top w:val="none" w:sz="0" w:space="0" w:color="auto"/>
                <w:left w:val="none" w:sz="0" w:space="0" w:color="auto"/>
                <w:bottom w:val="none" w:sz="0" w:space="0" w:color="auto"/>
                <w:right w:val="none" w:sz="0" w:space="0" w:color="auto"/>
              </w:divBdr>
            </w:div>
            <w:div w:id="1570069486">
              <w:marLeft w:val="0"/>
              <w:marRight w:val="0"/>
              <w:marTop w:val="0"/>
              <w:marBottom w:val="0"/>
              <w:divBdr>
                <w:top w:val="none" w:sz="0" w:space="0" w:color="auto"/>
                <w:left w:val="none" w:sz="0" w:space="0" w:color="auto"/>
                <w:bottom w:val="none" w:sz="0" w:space="0" w:color="auto"/>
                <w:right w:val="none" w:sz="0" w:space="0" w:color="auto"/>
              </w:divBdr>
            </w:div>
            <w:div w:id="1571036224">
              <w:marLeft w:val="0"/>
              <w:marRight w:val="0"/>
              <w:marTop w:val="0"/>
              <w:marBottom w:val="0"/>
              <w:divBdr>
                <w:top w:val="none" w:sz="0" w:space="0" w:color="auto"/>
                <w:left w:val="none" w:sz="0" w:space="0" w:color="auto"/>
                <w:bottom w:val="none" w:sz="0" w:space="0" w:color="auto"/>
                <w:right w:val="none" w:sz="0" w:space="0" w:color="auto"/>
              </w:divBdr>
            </w:div>
            <w:div w:id="1573656353">
              <w:marLeft w:val="0"/>
              <w:marRight w:val="0"/>
              <w:marTop w:val="0"/>
              <w:marBottom w:val="0"/>
              <w:divBdr>
                <w:top w:val="none" w:sz="0" w:space="0" w:color="auto"/>
                <w:left w:val="none" w:sz="0" w:space="0" w:color="auto"/>
                <w:bottom w:val="none" w:sz="0" w:space="0" w:color="auto"/>
                <w:right w:val="none" w:sz="0" w:space="0" w:color="auto"/>
              </w:divBdr>
            </w:div>
            <w:div w:id="1574124313">
              <w:marLeft w:val="0"/>
              <w:marRight w:val="0"/>
              <w:marTop w:val="0"/>
              <w:marBottom w:val="0"/>
              <w:divBdr>
                <w:top w:val="none" w:sz="0" w:space="0" w:color="auto"/>
                <w:left w:val="none" w:sz="0" w:space="0" w:color="auto"/>
                <w:bottom w:val="none" w:sz="0" w:space="0" w:color="auto"/>
                <w:right w:val="none" w:sz="0" w:space="0" w:color="auto"/>
              </w:divBdr>
            </w:div>
            <w:div w:id="1574660689">
              <w:marLeft w:val="0"/>
              <w:marRight w:val="0"/>
              <w:marTop w:val="0"/>
              <w:marBottom w:val="0"/>
              <w:divBdr>
                <w:top w:val="none" w:sz="0" w:space="0" w:color="auto"/>
                <w:left w:val="none" w:sz="0" w:space="0" w:color="auto"/>
                <w:bottom w:val="none" w:sz="0" w:space="0" w:color="auto"/>
                <w:right w:val="none" w:sz="0" w:space="0" w:color="auto"/>
              </w:divBdr>
            </w:div>
            <w:div w:id="1577745966">
              <w:marLeft w:val="0"/>
              <w:marRight w:val="0"/>
              <w:marTop w:val="0"/>
              <w:marBottom w:val="0"/>
              <w:divBdr>
                <w:top w:val="none" w:sz="0" w:space="0" w:color="auto"/>
                <w:left w:val="none" w:sz="0" w:space="0" w:color="auto"/>
                <w:bottom w:val="none" w:sz="0" w:space="0" w:color="auto"/>
                <w:right w:val="none" w:sz="0" w:space="0" w:color="auto"/>
              </w:divBdr>
            </w:div>
            <w:div w:id="1580210651">
              <w:marLeft w:val="0"/>
              <w:marRight w:val="0"/>
              <w:marTop w:val="0"/>
              <w:marBottom w:val="0"/>
              <w:divBdr>
                <w:top w:val="none" w:sz="0" w:space="0" w:color="auto"/>
                <w:left w:val="none" w:sz="0" w:space="0" w:color="auto"/>
                <w:bottom w:val="none" w:sz="0" w:space="0" w:color="auto"/>
                <w:right w:val="none" w:sz="0" w:space="0" w:color="auto"/>
              </w:divBdr>
            </w:div>
            <w:div w:id="1582568269">
              <w:marLeft w:val="0"/>
              <w:marRight w:val="0"/>
              <w:marTop w:val="0"/>
              <w:marBottom w:val="0"/>
              <w:divBdr>
                <w:top w:val="none" w:sz="0" w:space="0" w:color="auto"/>
                <w:left w:val="none" w:sz="0" w:space="0" w:color="auto"/>
                <w:bottom w:val="none" w:sz="0" w:space="0" w:color="auto"/>
                <w:right w:val="none" w:sz="0" w:space="0" w:color="auto"/>
              </w:divBdr>
            </w:div>
            <w:div w:id="1583678197">
              <w:marLeft w:val="0"/>
              <w:marRight w:val="0"/>
              <w:marTop w:val="0"/>
              <w:marBottom w:val="0"/>
              <w:divBdr>
                <w:top w:val="none" w:sz="0" w:space="0" w:color="auto"/>
                <w:left w:val="none" w:sz="0" w:space="0" w:color="auto"/>
                <w:bottom w:val="none" w:sz="0" w:space="0" w:color="auto"/>
                <w:right w:val="none" w:sz="0" w:space="0" w:color="auto"/>
              </w:divBdr>
            </w:div>
            <w:div w:id="1584224537">
              <w:marLeft w:val="0"/>
              <w:marRight w:val="0"/>
              <w:marTop w:val="0"/>
              <w:marBottom w:val="0"/>
              <w:divBdr>
                <w:top w:val="none" w:sz="0" w:space="0" w:color="auto"/>
                <w:left w:val="none" w:sz="0" w:space="0" w:color="auto"/>
                <w:bottom w:val="none" w:sz="0" w:space="0" w:color="auto"/>
                <w:right w:val="none" w:sz="0" w:space="0" w:color="auto"/>
              </w:divBdr>
            </w:div>
            <w:div w:id="1584608820">
              <w:marLeft w:val="0"/>
              <w:marRight w:val="0"/>
              <w:marTop w:val="0"/>
              <w:marBottom w:val="0"/>
              <w:divBdr>
                <w:top w:val="none" w:sz="0" w:space="0" w:color="auto"/>
                <w:left w:val="none" w:sz="0" w:space="0" w:color="auto"/>
                <w:bottom w:val="none" w:sz="0" w:space="0" w:color="auto"/>
                <w:right w:val="none" w:sz="0" w:space="0" w:color="auto"/>
              </w:divBdr>
            </w:div>
            <w:div w:id="1585602214">
              <w:marLeft w:val="0"/>
              <w:marRight w:val="0"/>
              <w:marTop w:val="0"/>
              <w:marBottom w:val="0"/>
              <w:divBdr>
                <w:top w:val="none" w:sz="0" w:space="0" w:color="auto"/>
                <w:left w:val="none" w:sz="0" w:space="0" w:color="auto"/>
                <w:bottom w:val="none" w:sz="0" w:space="0" w:color="auto"/>
                <w:right w:val="none" w:sz="0" w:space="0" w:color="auto"/>
              </w:divBdr>
            </w:div>
            <w:div w:id="1587298133">
              <w:marLeft w:val="0"/>
              <w:marRight w:val="0"/>
              <w:marTop w:val="0"/>
              <w:marBottom w:val="0"/>
              <w:divBdr>
                <w:top w:val="none" w:sz="0" w:space="0" w:color="auto"/>
                <w:left w:val="none" w:sz="0" w:space="0" w:color="auto"/>
                <w:bottom w:val="none" w:sz="0" w:space="0" w:color="auto"/>
                <w:right w:val="none" w:sz="0" w:space="0" w:color="auto"/>
              </w:divBdr>
            </w:div>
            <w:div w:id="1588270378">
              <w:marLeft w:val="0"/>
              <w:marRight w:val="0"/>
              <w:marTop w:val="0"/>
              <w:marBottom w:val="0"/>
              <w:divBdr>
                <w:top w:val="none" w:sz="0" w:space="0" w:color="auto"/>
                <w:left w:val="none" w:sz="0" w:space="0" w:color="auto"/>
                <w:bottom w:val="none" w:sz="0" w:space="0" w:color="auto"/>
                <w:right w:val="none" w:sz="0" w:space="0" w:color="auto"/>
              </w:divBdr>
            </w:div>
            <w:div w:id="1597399802">
              <w:marLeft w:val="0"/>
              <w:marRight w:val="0"/>
              <w:marTop w:val="0"/>
              <w:marBottom w:val="0"/>
              <w:divBdr>
                <w:top w:val="none" w:sz="0" w:space="0" w:color="auto"/>
                <w:left w:val="none" w:sz="0" w:space="0" w:color="auto"/>
                <w:bottom w:val="none" w:sz="0" w:space="0" w:color="auto"/>
                <w:right w:val="none" w:sz="0" w:space="0" w:color="auto"/>
              </w:divBdr>
            </w:div>
            <w:div w:id="1597862073">
              <w:marLeft w:val="0"/>
              <w:marRight w:val="0"/>
              <w:marTop w:val="0"/>
              <w:marBottom w:val="0"/>
              <w:divBdr>
                <w:top w:val="none" w:sz="0" w:space="0" w:color="auto"/>
                <w:left w:val="none" w:sz="0" w:space="0" w:color="auto"/>
                <w:bottom w:val="none" w:sz="0" w:space="0" w:color="auto"/>
                <w:right w:val="none" w:sz="0" w:space="0" w:color="auto"/>
              </w:divBdr>
            </w:div>
            <w:div w:id="1599094023">
              <w:marLeft w:val="0"/>
              <w:marRight w:val="0"/>
              <w:marTop w:val="0"/>
              <w:marBottom w:val="0"/>
              <w:divBdr>
                <w:top w:val="none" w:sz="0" w:space="0" w:color="auto"/>
                <w:left w:val="none" w:sz="0" w:space="0" w:color="auto"/>
                <w:bottom w:val="none" w:sz="0" w:space="0" w:color="auto"/>
                <w:right w:val="none" w:sz="0" w:space="0" w:color="auto"/>
              </w:divBdr>
            </w:div>
            <w:div w:id="1599096359">
              <w:marLeft w:val="0"/>
              <w:marRight w:val="0"/>
              <w:marTop w:val="0"/>
              <w:marBottom w:val="0"/>
              <w:divBdr>
                <w:top w:val="none" w:sz="0" w:space="0" w:color="auto"/>
                <w:left w:val="none" w:sz="0" w:space="0" w:color="auto"/>
                <w:bottom w:val="none" w:sz="0" w:space="0" w:color="auto"/>
                <w:right w:val="none" w:sz="0" w:space="0" w:color="auto"/>
              </w:divBdr>
            </w:div>
            <w:div w:id="1600410968">
              <w:marLeft w:val="0"/>
              <w:marRight w:val="0"/>
              <w:marTop w:val="0"/>
              <w:marBottom w:val="0"/>
              <w:divBdr>
                <w:top w:val="none" w:sz="0" w:space="0" w:color="auto"/>
                <w:left w:val="none" w:sz="0" w:space="0" w:color="auto"/>
                <w:bottom w:val="none" w:sz="0" w:space="0" w:color="auto"/>
                <w:right w:val="none" w:sz="0" w:space="0" w:color="auto"/>
              </w:divBdr>
            </w:div>
            <w:div w:id="1602449738">
              <w:marLeft w:val="0"/>
              <w:marRight w:val="0"/>
              <w:marTop w:val="0"/>
              <w:marBottom w:val="0"/>
              <w:divBdr>
                <w:top w:val="none" w:sz="0" w:space="0" w:color="auto"/>
                <w:left w:val="none" w:sz="0" w:space="0" w:color="auto"/>
                <w:bottom w:val="none" w:sz="0" w:space="0" w:color="auto"/>
                <w:right w:val="none" w:sz="0" w:space="0" w:color="auto"/>
              </w:divBdr>
            </w:div>
            <w:div w:id="1602641037">
              <w:marLeft w:val="0"/>
              <w:marRight w:val="0"/>
              <w:marTop w:val="0"/>
              <w:marBottom w:val="0"/>
              <w:divBdr>
                <w:top w:val="none" w:sz="0" w:space="0" w:color="auto"/>
                <w:left w:val="none" w:sz="0" w:space="0" w:color="auto"/>
                <w:bottom w:val="none" w:sz="0" w:space="0" w:color="auto"/>
                <w:right w:val="none" w:sz="0" w:space="0" w:color="auto"/>
              </w:divBdr>
            </w:div>
            <w:div w:id="1604337617">
              <w:marLeft w:val="0"/>
              <w:marRight w:val="0"/>
              <w:marTop w:val="0"/>
              <w:marBottom w:val="0"/>
              <w:divBdr>
                <w:top w:val="none" w:sz="0" w:space="0" w:color="auto"/>
                <w:left w:val="none" w:sz="0" w:space="0" w:color="auto"/>
                <w:bottom w:val="none" w:sz="0" w:space="0" w:color="auto"/>
                <w:right w:val="none" w:sz="0" w:space="0" w:color="auto"/>
              </w:divBdr>
            </w:div>
            <w:div w:id="1606376488">
              <w:marLeft w:val="0"/>
              <w:marRight w:val="0"/>
              <w:marTop w:val="0"/>
              <w:marBottom w:val="0"/>
              <w:divBdr>
                <w:top w:val="none" w:sz="0" w:space="0" w:color="auto"/>
                <w:left w:val="none" w:sz="0" w:space="0" w:color="auto"/>
                <w:bottom w:val="none" w:sz="0" w:space="0" w:color="auto"/>
                <w:right w:val="none" w:sz="0" w:space="0" w:color="auto"/>
              </w:divBdr>
            </w:div>
            <w:div w:id="1606768842">
              <w:marLeft w:val="0"/>
              <w:marRight w:val="0"/>
              <w:marTop w:val="0"/>
              <w:marBottom w:val="0"/>
              <w:divBdr>
                <w:top w:val="none" w:sz="0" w:space="0" w:color="auto"/>
                <w:left w:val="none" w:sz="0" w:space="0" w:color="auto"/>
                <w:bottom w:val="none" w:sz="0" w:space="0" w:color="auto"/>
                <w:right w:val="none" w:sz="0" w:space="0" w:color="auto"/>
              </w:divBdr>
            </w:div>
            <w:div w:id="1606768856">
              <w:marLeft w:val="0"/>
              <w:marRight w:val="0"/>
              <w:marTop w:val="0"/>
              <w:marBottom w:val="0"/>
              <w:divBdr>
                <w:top w:val="none" w:sz="0" w:space="0" w:color="auto"/>
                <w:left w:val="none" w:sz="0" w:space="0" w:color="auto"/>
                <w:bottom w:val="none" w:sz="0" w:space="0" w:color="auto"/>
                <w:right w:val="none" w:sz="0" w:space="0" w:color="auto"/>
              </w:divBdr>
            </w:div>
            <w:div w:id="1606957553">
              <w:marLeft w:val="0"/>
              <w:marRight w:val="0"/>
              <w:marTop w:val="0"/>
              <w:marBottom w:val="0"/>
              <w:divBdr>
                <w:top w:val="none" w:sz="0" w:space="0" w:color="auto"/>
                <w:left w:val="none" w:sz="0" w:space="0" w:color="auto"/>
                <w:bottom w:val="none" w:sz="0" w:space="0" w:color="auto"/>
                <w:right w:val="none" w:sz="0" w:space="0" w:color="auto"/>
              </w:divBdr>
            </w:div>
            <w:div w:id="1609585574">
              <w:marLeft w:val="0"/>
              <w:marRight w:val="0"/>
              <w:marTop w:val="0"/>
              <w:marBottom w:val="0"/>
              <w:divBdr>
                <w:top w:val="none" w:sz="0" w:space="0" w:color="auto"/>
                <w:left w:val="none" w:sz="0" w:space="0" w:color="auto"/>
                <w:bottom w:val="none" w:sz="0" w:space="0" w:color="auto"/>
                <w:right w:val="none" w:sz="0" w:space="0" w:color="auto"/>
              </w:divBdr>
            </w:div>
            <w:div w:id="1610818420">
              <w:marLeft w:val="0"/>
              <w:marRight w:val="0"/>
              <w:marTop w:val="0"/>
              <w:marBottom w:val="0"/>
              <w:divBdr>
                <w:top w:val="none" w:sz="0" w:space="0" w:color="auto"/>
                <w:left w:val="none" w:sz="0" w:space="0" w:color="auto"/>
                <w:bottom w:val="none" w:sz="0" w:space="0" w:color="auto"/>
                <w:right w:val="none" w:sz="0" w:space="0" w:color="auto"/>
              </w:divBdr>
            </w:div>
            <w:div w:id="1611275980">
              <w:marLeft w:val="0"/>
              <w:marRight w:val="0"/>
              <w:marTop w:val="0"/>
              <w:marBottom w:val="0"/>
              <w:divBdr>
                <w:top w:val="none" w:sz="0" w:space="0" w:color="auto"/>
                <w:left w:val="none" w:sz="0" w:space="0" w:color="auto"/>
                <w:bottom w:val="none" w:sz="0" w:space="0" w:color="auto"/>
                <w:right w:val="none" w:sz="0" w:space="0" w:color="auto"/>
              </w:divBdr>
            </w:div>
            <w:div w:id="1612783722">
              <w:marLeft w:val="0"/>
              <w:marRight w:val="0"/>
              <w:marTop w:val="0"/>
              <w:marBottom w:val="0"/>
              <w:divBdr>
                <w:top w:val="none" w:sz="0" w:space="0" w:color="auto"/>
                <w:left w:val="none" w:sz="0" w:space="0" w:color="auto"/>
                <w:bottom w:val="none" w:sz="0" w:space="0" w:color="auto"/>
                <w:right w:val="none" w:sz="0" w:space="0" w:color="auto"/>
              </w:divBdr>
            </w:div>
            <w:div w:id="1612861999">
              <w:marLeft w:val="0"/>
              <w:marRight w:val="0"/>
              <w:marTop w:val="0"/>
              <w:marBottom w:val="0"/>
              <w:divBdr>
                <w:top w:val="none" w:sz="0" w:space="0" w:color="auto"/>
                <w:left w:val="none" w:sz="0" w:space="0" w:color="auto"/>
                <w:bottom w:val="none" w:sz="0" w:space="0" w:color="auto"/>
                <w:right w:val="none" w:sz="0" w:space="0" w:color="auto"/>
              </w:divBdr>
            </w:div>
            <w:div w:id="1613366400">
              <w:marLeft w:val="0"/>
              <w:marRight w:val="0"/>
              <w:marTop w:val="0"/>
              <w:marBottom w:val="0"/>
              <w:divBdr>
                <w:top w:val="none" w:sz="0" w:space="0" w:color="auto"/>
                <w:left w:val="none" w:sz="0" w:space="0" w:color="auto"/>
                <w:bottom w:val="none" w:sz="0" w:space="0" w:color="auto"/>
                <w:right w:val="none" w:sz="0" w:space="0" w:color="auto"/>
              </w:divBdr>
            </w:div>
            <w:div w:id="1617712744">
              <w:marLeft w:val="0"/>
              <w:marRight w:val="0"/>
              <w:marTop w:val="0"/>
              <w:marBottom w:val="0"/>
              <w:divBdr>
                <w:top w:val="none" w:sz="0" w:space="0" w:color="auto"/>
                <w:left w:val="none" w:sz="0" w:space="0" w:color="auto"/>
                <w:bottom w:val="none" w:sz="0" w:space="0" w:color="auto"/>
                <w:right w:val="none" w:sz="0" w:space="0" w:color="auto"/>
              </w:divBdr>
            </w:div>
            <w:div w:id="1618103903">
              <w:marLeft w:val="0"/>
              <w:marRight w:val="0"/>
              <w:marTop w:val="0"/>
              <w:marBottom w:val="0"/>
              <w:divBdr>
                <w:top w:val="none" w:sz="0" w:space="0" w:color="auto"/>
                <w:left w:val="none" w:sz="0" w:space="0" w:color="auto"/>
                <w:bottom w:val="none" w:sz="0" w:space="0" w:color="auto"/>
                <w:right w:val="none" w:sz="0" w:space="0" w:color="auto"/>
              </w:divBdr>
            </w:div>
            <w:div w:id="1618562709">
              <w:marLeft w:val="0"/>
              <w:marRight w:val="0"/>
              <w:marTop w:val="0"/>
              <w:marBottom w:val="0"/>
              <w:divBdr>
                <w:top w:val="none" w:sz="0" w:space="0" w:color="auto"/>
                <w:left w:val="none" w:sz="0" w:space="0" w:color="auto"/>
                <w:bottom w:val="none" w:sz="0" w:space="0" w:color="auto"/>
                <w:right w:val="none" w:sz="0" w:space="0" w:color="auto"/>
              </w:divBdr>
            </w:div>
            <w:div w:id="1620991046">
              <w:marLeft w:val="0"/>
              <w:marRight w:val="0"/>
              <w:marTop w:val="0"/>
              <w:marBottom w:val="0"/>
              <w:divBdr>
                <w:top w:val="none" w:sz="0" w:space="0" w:color="auto"/>
                <w:left w:val="none" w:sz="0" w:space="0" w:color="auto"/>
                <w:bottom w:val="none" w:sz="0" w:space="0" w:color="auto"/>
                <w:right w:val="none" w:sz="0" w:space="0" w:color="auto"/>
              </w:divBdr>
            </w:div>
            <w:div w:id="1621180277">
              <w:marLeft w:val="0"/>
              <w:marRight w:val="0"/>
              <w:marTop w:val="0"/>
              <w:marBottom w:val="0"/>
              <w:divBdr>
                <w:top w:val="none" w:sz="0" w:space="0" w:color="auto"/>
                <w:left w:val="none" w:sz="0" w:space="0" w:color="auto"/>
                <w:bottom w:val="none" w:sz="0" w:space="0" w:color="auto"/>
                <w:right w:val="none" w:sz="0" w:space="0" w:color="auto"/>
              </w:divBdr>
            </w:div>
            <w:div w:id="1622031847">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623000684">
              <w:marLeft w:val="0"/>
              <w:marRight w:val="0"/>
              <w:marTop w:val="0"/>
              <w:marBottom w:val="0"/>
              <w:divBdr>
                <w:top w:val="none" w:sz="0" w:space="0" w:color="auto"/>
                <w:left w:val="none" w:sz="0" w:space="0" w:color="auto"/>
                <w:bottom w:val="none" w:sz="0" w:space="0" w:color="auto"/>
                <w:right w:val="none" w:sz="0" w:space="0" w:color="auto"/>
              </w:divBdr>
            </w:div>
            <w:div w:id="1624458167">
              <w:marLeft w:val="0"/>
              <w:marRight w:val="0"/>
              <w:marTop w:val="0"/>
              <w:marBottom w:val="0"/>
              <w:divBdr>
                <w:top w:val="none" w:sz="0" w:space="0" w:color="auto"/>
                <w:left w:val="none" w:sz="0" w:space="0" w:color="auto"/>
                <w:bottom w:val="none" w:sz="0" w:space="0" w:color="auto"/>
                <w:right w:val="none" w:sz="0" w:space="0" w:color="auto"/>
              </w:divBdr>
            </w:div>
            <w:div w:id="1625773128">
              <w:marLeft w:val="0"/>
              <w:marRight w:val="0"/>
              <w:marTop w:val="0"/>
              <w:marBottom w:val="0"/>
              <w:divBdr>
                <w:top w:val="none" w:sz="0" w:space="0" w:color="auto"/>
                <w:left w:val="none" w:sz="0" w:space="0" w:color="auto"/>
                <w:bottom w:val="none" w:sz="0" w:space="0" w:color="auto"/>
                <w:right w:val="none" w:sz="0" w:space="0" w:color="auto"/>
              </w:divBdr>
            </w:div>
            <w:div w:id="1626232194">
              <w:marLeft w:val="0"/>
              <w:marRight w:val="0"/>
              <w:marTop w:val="0"/>
              <w:marBottom w:val="0"/>
              <w:divBdr>
                <w:top w:val="none" w:sz="0" w:space="0" w:color="auto"/>
                <w:left w:val="none" w:sz="0" w:space="0" w:color="auto"/>
                <w:bottom w:val="none" w:sz="0" w:space="0" w:color="auto"/>
                <w:right w:val="none" w:sz="0" w:space="0" w:color="auto"/>
              </w:divBdr>
            </w:div>
            <w:div w:id="1628969950">
              <w:marLeft w:val="0"/>
              <w:marRight w:val="0"/>
              <w:marTop w:val="0"/>
              <w:marBottom w:val="0"/>
              <w:divBdr>
                <w:top w:val="none" w:sz="0" w:space="0" w:color="auto"/>
                <w:left w:val="none" w:sz="0" w:space="0" w:color="auto"/>
                <w:bottom w:val="none" w:sz="0" w:space="0" w:color="auto"/>
                <w:right w:val="none" w:sz="0" w:space="0" w:color="auto"/>
              </w:divBdr>
            </w:div>
            <w:div w:id="1629357490">
              <w:marLeft w:val="0"/>
              <w:marRight w:val="0"/>
              <w:marTop w:val="0"/>
              <w:marBottom w:val="0"/>
              <w:divBdr>
                <w:top w:val="none" w:sz="0" w:space="0" w:color="auto"/>
                <w:left w:val="none" w:sz="0" w:space="0" w:color="auto"/>
                <w:bottom w:val="none" w:sz="0" w:space="0" w:color="auto"/>
                <w:right w:val="none" w:sz="0" w:space="0" w:color="auto"/>
              </w:divBdr>
            </w:div>
            <w:div w:id="1630208560">
              <w:marLeft w:val="0"/>
              <w:marRight w:val="0"/>
              <w:marTop w:val="0"/>
              <w:marBottom w:val="0"/>
              <w:divBdr>
                <w:top w:val="none" w:sz="0" w:space="0" w:color="auto"/>
                <w:left w:val="none" w:sz="0" w:space="0" w:color="auto"/>
                <w:bottom w:val="none" w:sz="0" w:space="0" w:color="auto"/>
                <w:right w:val="none" w:sz="0" w:space="0" w:color="auto"/>
              </w:divBdr>
            </w:div>
            <w:div w:id="1630357707">
              <w:marLeft w:val="0"/>
              <w:marRight w:val="0"/>
              <w:marTop w:val="360"/>
              <w:marBottom w:val="0"/>
              <w:divBdr>
                <w:top w:val="single" w:sz="6" w:space="0" w:color="auto"/>
                <w:left w:val="single" w:sz="6" w:space="0" w:color="auto"/>
                <w:bottom w:val="single" w:sz="6" w:space="0" w:color="auto"/>
                <w:right w:val="single" w:sz="6" w:space="0" w:color="auto"/>
              </w:divBdr>
            </w:div>
            <w:div w:id="1633174165">
              <w:marLeft w:val="0"/>
              <w:marRight w:val="0"/>
              <w:marTop w:val="0"/>
              <w:marBottom w:val="0"/>
              <w:divBdr>
                <w:top w:val="none" w:sz="0" w:space="0" w:color="auto"/>
                <w:left w:val="none" w:sz="0" w:space="0" w:color="auto"/>
                <w:bottom w:val="none" w:sz="0" w:space="0" w:color="auto"/>
                <w:right w:val="none" w:sz="0" w:space="0" w:color="auto"/>
              </w:divBdr>
            </w:div>
            <w:div w:id="1639609492">
              <w:marLeft w:val="0"/>
              <w:marRight w:val="0"/>
              <w:marTop w:val="0"/>
              <w:marBottom w:val="0"/>
              <w:divBdr>
                <w:top w:val="none" w:sz="0" w:space="0" w:color="auto"/>
                <w:left w:val="none" w:sz="0" w:space="0" w:color="auto"/>
                <w:bottom w:val="none" w:sz="0" w:space="0" w:color="auto"/>
                <w:right w:val="none" w:sz="0" w:space="0" w:color="auto"/>
              </w:divBdr>
            </w:div>
            <w:div w:id="1640694100">
              <w:marLeft w:val="0"/>
              <w:marRight w:val="0"/>
              <w:marTop w:val="0"/>
              <w:marBottom w:val="0"/>
              <w:divBdr>
                <w:top w:val="none" w:sz="0" w:space="0" w:color="auto"/>
                <w:left w:val="none" w:sz="0" w:space="0" w:color="auto"/>
                <w:bottom w:val="none" w:sz="0" w:space="0" w:color="auto"/>
                <w:right w:val="none" w:sz="0" w:space="0" w:color="auto"/>
              </w:divBdr>
            </w:div>
            <w:div w:id="1640918451">
              <w:marLeft w:val="0"/>
              <w:marRight w:val="0"/>
              <w:marTop w:val="0"/>
              <w:marBottom w:val="0"/>
              <w:divBdr>
                <w:top w:val="none" w:sz="0" w:space="0" w:color="auto"/>
                <w:left w:val="none" w:sz="0" w:space="0" w:color="auto"/>
                <w:bottom w:val="none" w:sz="0" w:space="0" w:color="auto"/>
                <w:right w:val="none" w:sz="0" w:space="0" w:color="auto"/>
              </w:divBdr>
            </w:div>
            <w:div w:id="1641350266">
              <w:marLeft w:val="0"/>
              <w:marRight w:val="0"/>
              <w:marTop w:val="0"/>
              <w:marBottom w:val="0"/>
              <w:divBdr>
                <w:top w:val="none" w:sz="0" w:space="0" w:color="auto"/>
                <w:left w:val="none" w:sz="0" w:space="0" w:color="auto"/>
                <w:bottom w:val="none" w:sz="0" w:space="0" w:color="auto"/>
                <w:right w:val="none" w:sz="0" w:space="0" w:color="auto"/>
              </w:divBdr>
            </w:div>
            <w:div w:id="1644314974">
              <w:marLeft w:val="0"/>
              <w:marRight w:val="0"/>
              <w:marTop w:val="0"/>
              <w:marBottom w:val="0"/>
              <w:divBdr>
                <w:top w:val="none" w:sz="0" w:space="0" w:color="auto"/>
                <w:left w:val="none" w:sz="0" w:space="0" w:color="auto"/>
                <w:bottom w:val="none" w:sz="0" w:space="0" w:color="auto"/>
                <w:right w:val="none" w:sz="0" w:space="0" w:color="auto"/>
              </w:divBdr>
            </w:div>
            <w:div w:id="1645355202">
              <w:marLeft w:val="0"/>
              <w:marRight w:val="0"/>
              <w:marTop w:val="0"/>
              <w:marBottom w:val="0"/>
              <w:divBdr>
                <w:top w:val="none" w:sz="0" w:space="0" w:color="auto"/>
                <w:left w:val="none" w:sz="0" w:space="0" w:color="auto"/>
                <w:bottom w:val="none" w:sz="0" w:space="0" w:color="auto"/>
                <w:right w:val="none" w:sz="0" w:space="0" w:color="auto"/>
              </w:divBdr>
            </w:div>
            <w:div w:id="1646084412">
              <w:marLeft w:val="0"/>
              <w:marRight w:val="0"/>
              <w:marTop w:val="0"/>
              <w:marBottom w:val="0"/>
              <w:divBdr>
                <w:top w:val="none" w:sz="0" w:space="0" w:color="auto"/>
                <w:left w:val="none" w:sz="0" w:space="0" w:color="auto"/>
                <w:bottom w:val="none" w:sz="0" w:space="0" w:color="auto"/>
                <w:right w:val="none" w:sz="0" w:space="0" w:color="auto"/>
              </w:divBdr>
            </w:div>
            <w:div w:id="1651788462">
              <w:marLeft w:val="0"/>
              <w:marRight w:val="0"/>
              <w:marTop w:val="0"/>
              <w:marBottom w:val="0"/>
              <w:divBdr>
                <w:top w:val="none" w:sz="0" w:space="0" w:color="auto"/>
                <w:left w:val="none" w:sz="0" w:space="0" w:color="auto"/>
                <w:bottom w:val="none" w:sz="0" w:space="0" w:color="auto"/>
                <w:right w:val="none" w:sz="0" w:space="0" w:color="auto"/>
              </w:divBdr>
            </w:div>
            <w:div w:id="1655256512">
              <w:marLeft w:val="0"/>
              <w:marRight w:val="0"/>
              <w:marTop w:val="0"/>
              <w:marBottom w:val="0"/>
              <w:divBdr>
                <w:top w:val="none" w:sz="0" w:space="0" w:color="auto"/>
                <w:left w:val="none" w:sz="0" w:space="0" w:color="auto"/>
                <w:bottom w:val="none" w:sz="0" w:space="0" w:color="auto"/>
                <w:right w:val="none" w:sz="0" w:space="0" w:color="auto"/>
              </w:divBdr>
            </w:div>
            <w:div w:id="1657150039">
              <w:marLeft w:val="0"/>
              <w:marRight w:val="0"/>
              <w:marTop w:val="0"/>
              <w:marBottom w:val="0"/>
              <w:divBdr>
                <w:top w:val="none" w:sz="0" w:space="0" w:color="auto"/>
                <w:left w:val="none" w:sz="0" w:space="0" w:color="auto"/>
                <w:bottom w:val="none" w:sz="0" w:space="0" w:color="auto"/>
                <w:right w:val="none" w:sz="0" w:space="0" w:color="auto"/>
              </w:divBdr>
            </w:div>
            <w:div w:id="1658336693">
              <w:marLeft w:val="0"/>
              <w:marRight w:val="0"/>
              <w:marTop w:val="0"/>
              <w:marBottom w:val="0"/>
              <w:divBdr>
                <w:top w:val="none" w:sz="0" w:space="0" w:color="auto"/>
                <w:left w:val="none" w:sz="0" w:space="0" w:color="auto"/>
                <w:bottom w:val="none" w:sz="0" w:space="0" w:color="auto"/>
                <w:right w:val="none" w:sz="0" w:space="0" w:color="auto"/>
              </w:divBdr>
            </w:div>
            <w:div w:id="1661811125">
              <w:marLeft w:val="0"/>
              <w:marRight w:val="0"/>
              <w:marTop w:val="0"/>
              <w:marBottom w:val="0"/>
              <w:divBdr>
                <w:top w:val="none" w:sz="0" w:space="0" w:color="auto"/>
                <w:left w:val="none" w:sz="0" w:space="0" w:color="auto"/>
                <w:bottom w:val="none" w:sz="0" w:space="0" w:color="auto"/>
                <w:right w:val="none" w:sz="0" w:space="0" w:color="auto"/>
              </w:divBdr>
            </w:div>
            <w:div w:id="1662926911">
              <w:marLeft w:val="0"/>
              <w:marRight w:val="0"/>
              <w:marTop w:val="0"/>
              <w:marBottom w:val="0"/>
              <w:divBdr>
                <w:top w:val="none" w:sz="0" w:space="0" w:color="auto"/>
                <w:left w:val="none" w:sz="0" w:space="0" w:color="auto"/>
                <w:bottom w:val="none" w:sz="0" w:space="0" w:color="auto"/>
                <w:right w:val="none" w:sz="0" w:space="0" w:color="auto"/>
              </w:divBdr>
            </w:div>
            <w:div w:id="1663196846">
              <w:marLeft w:val="0"/>
              <w:marRight w:val="0"/>
              <w:marTop w:val="0"/>
              <w:marBottom w:val="0"/>
              <w:divBdr>
                <w:top w:val="none" w:sz="0" w:space="0" w:color="auto"/>
                <w:left w:val="none" w:sz="0" w:space="0" w:color="auto"/>
                <w:bottom w:val="none" w:sz="0" w:space="0" w:color="auto"/>
                <w:right w:val="none" w:sz="0" w:space="0" w:color="auto"/>
              </w:divBdr>
            </w:div>
            <w:div w:id="1664432746">
              <w:marLeft w:val="0"/>
              <w:marRight w:val="0"/>
              <w:marTop w:val="0"/>
              <w:marBottom w:val="0"/>
              <w:divBdr>
                <w:top w:val="none" w:sz="0" w:space="0" w:color="auto"/>
                <w:left w:val="none" w:sz="0" w:space="0" w:color="auto"/>
                <w:bottom w:val="none" w:sz="0" w:space="0" w:color="auto"/>
                <w:right w:val="none" w:sz="0" w:space="0" w:color="auto"/>
              </w:divBdr>
            </w:div>
            <w:div w:id="1664508394">
              <w:marLeft w:val="0"/>
              <w:marRight w:val="0"/>
              <w:marTop w:val="0"/>
              <w:marBottom w:val="0"/>
              <w:divBdr>
                <w:top w:val="none" w:sz="0" w:space="0" w:color="auto"/>
                <w:left w:val="none" w:sz="0" w:space="0" w:color="auto"/>
                <w:bottom w:val="none" w:sz="0" w:space="0" w:color="auto"/>
                <w:right w:val="none" w:sz="0" w:space="0" w:color="auto"/>
              </w:divBdr>
            </w:div>
            <w:div w:id="1664817149">
              <w:marLeft w:val="0"/>
              <w:marRight w:val="0"/>
              <w:marTop w:val="0"/>
              <w:marBottom w:val="0"/>
              <w:divBdr>
                <w:top w:val="none" w:sz="0" w:space="0" w:color="auto"/>
                <w:left w:val="none" w:sz="0" w:space="0" w:color="auto"/>
                <w:bottom w:val="none" w:sz="0" w:space="0" w:color="auto"/>
                <w:right w:val="none" w:sz="0" w:space="0" w:color="auto"/>
              </w:divBdr>
            </w:div>
            <w:div w:id="1666667707">
              <w:marLeft w:val="0"/>
              <w:marRight w:val="0"/>
              <w:marTop w:val="0"/>
              <w:marBottom w:val="0"/>
              <w:divBdr>
                <w:top w:val="none" w:sz="0" w:space="0" w:color="auto"/>
                <w:left w:val="none" w:sz="0" w:space="0" w:color="auto"/>
                <w:bottom w:val="none" w:sz="0" w:space="0" w:color="auto"/>
                <w:right w:val="none" w:sz="0" w:space="0" w:color="auto"/>
              </w:divBdr>
            </w:div>
            <w:div w:id="1669288213">
              <w:marLeft w:val="0"/>
              <w:marRight w:val="0"/>
              <w:marTop w:val="0"/>
              <w:marBottom w:val="0"/>
              <w:divBdr>
                <w:top w:val="none" w:sz="0" w:space="0" w:color="auto"/>
                <w:left w:val="none" w:sz="0" w:space="0" w:color="auto"/>
                <w:bottom w:val="none" w:sz="0" w:space="0" w:color="auto"/>
                <w:right w:val="none" w:sz="0" w:space="0" w:color="auto"/>
              </w:divBdr>
            </w:div>
            <w:div w:id="1670401547">
              <w:marLeft w:val="0"/>
              <w:marRight w:val="0"/>
              <w:marTop w:val="0"/>
              <w:marBottom w:val="0"/>
              <w:divBdr>
                <w:top w:val="none" w:sz="0" w:space="0" w:color="auto"/>
                <w:left w:val="none" w:sz="0" w:space="0" w:color="auto"/>
                <w:bottom w:val="none" w:sz="0" w:space="0" w:color="auto"/>
                <w:right w:val="none" w:sz="0" w:space="0" w:color="auto"/>
              </w:divBdr>
            </w:div>
            <w:div w:id="1670594538">
              <w:marLeft w:val="0"/>
              <w:marRight w:val="0"/>
              <w:marTop w:val="360"/>
              <w:marBottom w:val="0"/>
              <w:divBdr>
                <w:top w:val="single" w:sz="6" w:space="0" w:color="auto"/>
                <w:left w:val="single" w:sz="6" w:space="0" w:color="auto"/>
                <w:bottom w:val="single" w:sz="6" w:space="0" w:color="auto"/>
                <w:right w:val="single" w:sz="6" w:space="0" w:color="auto"/>
              </w:divBdr>
            </w:div>
            <w:div w:id="1673527884">
              <w:marLeft w:val="0"/>
              <w:marRight w:val="0"/>
              <w:marTop w:val="0"/>
              <w:marBottom w:val="0"/>
              <w:divBdr>
                <w:top w:val="none" w:sz="0" w:space="0" w:color="auto"/>
                <w:left w:val="none" w:sz="0" w:space="0" w:color="auto"/>
                <w:bottom w:val="none" w:sz="0" w:space="0" w:color="auto"/>
                <w:right w:val="none" w:sz="0" w:space="0" w:color="auto"/>
              </w:divBdr>
            </w:div>
            <w:div w:id="1673724813">
              <w:marLeft w:val="0"/>
              <w:marRight w:val="0"/>
              <w:marTop w:val="0"/>
              <w:marBottom w:val="0"/>
              <w:divBdr>
                <w:top w:val="none" w:sz="0" w:space="0" w:color="auto"/>
                <w:left w:val="none" w:sz="0" w:space="0" w:color="auto"/>
                <w:bottom w:val="none" w:sz="0" w:space="0" w:color="auto"/>
                <w:right w:val="none" w:sz="0" w:space="0" w:color="auto"/>
              </w:divBdr>
            </w:div>
            <w:div w:id="1675180212">
              <w:marLeft w:val="0"/>
              <w:marRight w:val="0"/>
              <w:marTop w:val="0"/>
              <w:marBottom w:val="0"/>
              <w:divBdr>
                <w:top w:val="none" w:sz="0" w:space="0" w:color="auto"/>
                <w:left w:val="none" w:sz="0" w:space="0" w:color="auto"/>
                <w:bottom w:val="none" w:sz="0" w:space="0" w:color="auto"/>
                <w:right w:val="none" w:sz="0" w:space="0" w:color="auto"/>
              </w:divBdr>
            </w:div>
            <w:div w:id="1675842868">
              <w:marLeft w:val="0"/>
              <w:marRight w:val="0"/>
              <w:marTop w:val="0"/>
              <w:marBottom w:val="0"/>
              <w:divBdr>
                <w:top w:val="none" w:sz="0" w:space="0" w:color="auto"/>
                <w:left w:val="none" w:sz="0" w:space="0" w:color="auto"/>
                <w:bottom w:val="none" w:sz="0" w:space="0" w:color="auto"/>
                <w:right w:val="none" w:sz="0" w:space="0" w:color="auto"/>
              </w:divBdr>
            </w:div>
            <w:div w:id="1676423459">
              <w:marLeft w:val="0"/>
              <w:marRight w:val="0"/>
              <w:marTop w:val="0"/>
              <w:marBottom w:val="0"/>
              <w:divBdr>
                <w:top w:val="none" w:sz="0" w:space="0" w:color="auto"/>
                <w:left w:val="none" w:sz="0" w:space="0" w:color="auto"/>
                <w:bottom w:val="none" w:sz="0" w:space="0" w:color="auto"/>
                <w:right w:val="none" w:sz="0" w:space="0" w:color="auto"/>
              </w:divBdr>
            </w:div>
            <w:div w:id="1677612558">
              <w:marLeft w:val="0"/>
              <w:marRight w:val="0"/>
              <w:marTop w:val="0"/>
              <w:marBottom w:val="0"/>
              <w:divBdr>
                <w:top w:val="none" w:sz="0" w:space="0" w:color="auto"/>
                <w:left w:val="none" w:sz="0" w:space="0" w:color="auto"/>
                <w:bottom w:val="none" w:sz="0" w:space="0" w:color="auto"/>
                <w:right w:val="none" w:sz="0" w:space="0" w:color="auto"/>
              </w:divBdr>
            </w:div>
            <w:div w:id="1678072167">
              <w:marLeft w:val="0"/>
              <w:marRight w:val="0"/>
              <w:marTop w:val="0"/>
              <w:marBottom w:val="0"/>
              <w:divBdr>
                <w:top w:val="none" w:sz="0" w:space="0" w:color="auto"/>
                <w:left w:val="none" w:sz="0" w:space="0" w:color="auto"/>
                <w:bottom w:val="none" w:sz="0" w:space="0" w:color="auto"/>
                <w:right w:val="none" w:sz="0" w:space="0" w:color="auto"/>
              </w:divBdr>
            </w:div>
            <w:div w:id="1678917551">
              <w:marLeft w:val="0"/>
              <w:marRight w:val="0"/>
              <w:marTop w:val="0"/>
              <w:marBottom w:val="0"/>
              <w:divBdr>
                <w:top w:val="none" w:sz="0" w:space="0" w:color="auto"/>
                <w:left w:val="none" w:sz="0" w:space="0" w:color="auto"/>
                <w:bottom w:val="none" w:sz="0" w:space="0" w:color="auto"/>
                <w:right w:val="none" w:sz="0" w:space="0" w:color="auto"/>
              </w:divBdr>
            </w:div>
            <w:div w:id="1679573040">
              <w:marLeft w:val="0"/>
              <w:marRight w:val="0"/>
              <w:marTop w:val="0"/>
              <w:marBottom w:val="0"/>
              <w:divBdr>
                <w:top w:val="none" w:sz="0" w:space="0" w:color="auto"/>
                <w:left w:val="none" w:sz="0" w:space="0" w:color="auto"/>
                <w:bottom w:val="none" w:sz="0" w:space="0" w:color="auto"/>
                <w:right w:val="none" w:sz="0" w:space="0" w:color="auto"/>
              </w:divBdr>
            </w:div>
            <w:div w:id="1682391670">
              <w:marLeft w:val="0"/>
              <w:marRight w:val="0"/>
              <w:marTop w:val="0"/>
              <w:marBottom w:val="0"/>
              <w:divBdr>
                <w:top w:val="none" w:sz="0" w:space="0" w:color="auto"/>
                <w:left w:val="none" w:sz="0" w:space="0" w:color="auto"/>
                <w:bottom w:val="none" w:sz="0" w:space="0" w:color="auto"/>
                <w:right w:val="none" w:sz="0" w:space="0" w:color="auto"/>
              </w:divBdr>
            </w:div>
            <w:div w:id="1689870650">
              <w:marLeft w:val="0"/>
              <w:marRight w:val="0"/>
              <w:marTop w:val="0"/>
              <w:marBottom w:val="0"/>
              <w:divBdr>
                <w:top w:val="none" w:sz="0" w:space="0" w:color="auto"/>
                <w:left w:val="none" w:sz="0" w:space="0" w:color="auto"/>
                <w:bottom w:val="none" w:sz="0" w:space="0" w:color="auto"/>
                <w:right w:val="none" w:sz="0" w:space="0" w:color="auto"/>
              </w:divBdr>
            </w:div>
            <w:div w:id="1690640452">
              <w:marLeft w:val="0"/>
              <w:marRight w:val="0"/>
              <w:marTop w:val="0"/>
              <w:marBottom w:val="0"/>
              <w:divBdr>
                <w:top w:val="none" w:sz="0" w:space="0" w:color="auto"/>
                <w:left w:val="none" w:sz="0" w:space="0" w:color="auto"/>
                <w:bottom w:val="none" w:sz="0" w:space="0" w:color="auto"/>
                <w:right w:val="none" w:sz="0" w:space="0" w:color="auto"/>
              </w:divBdr>
            </w:div>
            <w:div w:id="1690646150">
              <w:marLeft w:val="0"/>
              <w:marRight w:val="0"/>
              <w:marTop w:val="0"/>
              <w:marBottom w:val="0"/>
              <w:divBdr>
                <w:top w:val="none" w:sz="0" w:space="0" w:color="auto"/>
                <w:left w:val="none" w:sz="0" w:space="0" w:color="auto"/>
                <w:bottom w:val="none" w:sz="0" w:space="0" w:color="auto"/>
                <w:right w:val="none" w:sz="0" w:space="0" w:color="auto"/>
              </w:divBdr>
            </w:div>
            <w:div w:id="1691493704">
              <w:marLeft w:val="0"/>
              <w:marRight w:val="0"/>
              <w:marTop w:val="0"/>
              <w:marBottom w:val="0"/>
              <w:divBdr>
                <w:top w:val="none" w:sz="0" w:space="0" w:color="auto"/>
                <w:left w:val="none" w:sz="0" w:space="0" w:color="auto"/>
                <w:bottom w:val="none" w:sz="0" w:space="0" w:color="auto"/>
                <w:right w:val="none" w:sz="0" w:space="0" w:color="auto"/>
              </w:divBdr>
            </w:div>
            <w:div w:id="1692074814">
              <w:marLeft w:val="0"/>
              <w:marRight w:val="0"/>
              <w:marTop w:val="0"/>
              <w:marBottom w:val="0"/>
              <w:divBdr>
                <w:top w:val="none" w:sz="0" w:space="0" w:color="auto"/>
                <w:left w:val="none" w:sz="0" w:space="0" w:color="auto"/>
                <w:bottom w:val="none" w:sz="0" w:space="0" w:color="auto"/>
                <w:right w:val="none" w:sz="0" w:space="0" w:color="auto"/>
              </w:divBdr>
            </w:div>
            <w:div w:id="1692800166">
              <w:marLeft w:val="0"/>
              <w:marRight w:val="0"/>
              <w:marTop w:val="0"/>
              <w:marBottom w:val="0"/>
              <w:divBdr>
                <w:top w:val="none" w:sz="0" w:space="0" w:color="auto"/>
                <w:left w:val="none" w:sz="0" w:space="0" w:color="auto"/>
                <w:bottom w:val="none" w:sz="0" w:space="0" w:color="auto"/>
                <w:right w:val="none" w:sz="0" w:space="0" w:color="auto"/>
              </w:divBdr>
            </w:div>
            <w:div w:id="1693265684">
              <w:marLeft w:val="0"/>
              <w:marRight w:val="0"/>
              <w:marTop w:val="0"/>
              <w:marBottom w:val="0"/>
              <w:divBdr>
                <w:top w:val="none" w:sz="0" w:space="0" w:color="auto"/>
                <w:left w:val="none" w:sz="0" w:space="0" w:color="auto"/>
                <w:bottom w:val="none" w:sz="0" w:space="0" w:color="auto"/>
                <w:right w:val="none" w:sz="0" w:space="0" w:color="auto"/>
              </w:divBdr>
            </w:div>
            <w:div w:id="1695378249">
              <w:marLeft w:val="0"/>
              <w:marRight w:val="0"/>
              <w:marTop w:val="0"/>
              <w:marBottom w:val="0"/>
              <w:divBdr>
                <w:top w:val="none" w:sz="0" w:space="0" w:color="auto"/>
                <w:left w:val="none" w:sz="0" w:space="0" w:color="auto"/>
                <w:bottom w:val="none" w:sz="0" w:space="0" w:color="auto"/>
                <w:right w:val="none" w:sz="0" w:space="0" w:color="auto"/>
              </w:divBdr>
            </w:div>
            <w:div w:id="1697344884">
              <w:marLeft w:val="0"/>
              <w:marRight w:val="0"/>
              <w:marTop w:val="0"/>
              <w:marBottom w:val="0"/>
              <w:divBdr>
                <w:top w:val="none" w:sz="0" w:space="0" w:color="auto"/>
                <w:left w:val="none" w:sz="0" w:space="0" w:color="auto"/>
                <w:bottom w:val="none" w:sz="0" w:space="0" w:color="auto"/>
                <w:right w:val="none" w:sz="0" w:space="0" w:color="auto"/>
              </w:divBdr>
            </w:div>
            <w:div w:id="1698695608">
              <w:marLeft w:val="0"/>
              <w:marRight w:val="0"/>
              <w:marTop w:val="0"/>
              <w:marBottom w:val="0"/>
              <w:divBdr>
                <w:top w:val="none" w:sz="0" w:space="0" w:color="auto"/>
                <w:left w:val="none" w:sz="0" w:space="0" w:color="auto"/>
                <w:bottom w:val="none" w:sz="0" w:space="0" w:color="auto"/>
                <w:right w:val="none" w:sz="0" w:space="0" w:color="auto"/>
              </w:divBdr>
            </w:div>
            <w:div w:id="1698696301">
              <w:marLeft w:val="0"/>
              <w:marRight w:val="0"/>
              <w:marTop w:val="0"/>
              <w:marBottom w:val="0"/>
              <w:divBdr>
                <w:top w:val="none" w:sz="0" w:space="0" w:color="auto"/>
                <w:left w:val="none" w:sz="0" w:space="0" w:color="auto"/>
                <w:bottom w:val="none" w:sz="0" w:space="0" w:color="auto"/>
                <w:right w:val="none" w:sz="0" w:space="0" w:color="auto"/>
              </w:divBdr>
            </w:div>
            <w:div w:id="1699233549">
              <w:marLeft w:val="0"/>
              <w:marRight w:val="0"/>
              <w:marTop w:val="0"/>
              <w:marBottom w:val="0"/>
              <w:divBdr>
                <w:top w:val="none" w:sz="0" w:space="0" w:color="auto"/>
                <w:left w:val="none" w:sz="0" w:space="0" w:color="auto"/>
                <w:bottom w:val="none" w:sz="0" w:space="0" w:color="auto"/>
                <w:right w:val="none" w:sz="0" w:space="0" w:color="auto"/>
              </w:divBdr>
            </w:div>
            <w:div w:id="1699545518">
              <w:marLeft w:val="0"/>
              <w:marRight w:val="0"/>
              <w:marTop w:val="0"/>
              <w:marBottom w:val="0"/>
              <w:divBdr>
                <w:top w:val="none" w:sz="0" w:space="0" w:color="auto"/>
                <w:left w:val="none" w:sz="0" w:space="0" w:color="auto"/>
                <w:bottom w:val="none" w:sz="0" w:space="0" w:color="auto"/>
                <w:right w:val="none" w:sz="0" w:space="0" w:color="auto"/>
              </w:divBdr>
            </w:div>
            <w:div w:id="1700543558">
              <w:marLeft w:val="0"/>
              <w:marRight w:val="0"/>
              <w:marTop w:val="0"/>
              <w:marBottom w:val="0"/>
              <w:divBdr>
                <w:top w:val="none" w:sz="0" w:space="0" w:color="auto"/>
                <w:left w:val="none" w:sz="0" w:space="0" w:color="auto"/>
                <w:bottom w:val="none" w:sz="0" w:space="0" w:color="auto"/>
                <w:right w:val="none" w:sz="0" w:space="0" w:color="auto"/>
              </w:divBdr>
            </w:div>
            <w:div w:id="1701277490">
              <w:marLeft w:val="0"/>
              <w:marRight w:val="0"/>
              <w:marTop w:val="0"/>
              <w:marBottom w:val="0"/>
              <w:divBdr>
                <w:top w:val="none" w:sz="0" w:space="0" w:color="auto"/>
                <w:left w:val="none" w:sz="0" w:space="0" w:color="auto"/>
                <w:bottom w:val="none" w:sz="0" w:space="0" w:color="auto"/>
                <w:right w:val="none" w:sz="0" w:space="0" w:color="auto"/>
              </w:divBdr>
            </w:div>
            <w:div w:id="1705401135">
              <w:marLeft w:val="0"/>
              <w:marRight w:val="0"/>
              <w:marTop w:val="0"/>
              <w:marBottom w:val="0"/>
              <w:divBdr>
                <w:top w:val="none" w:sz="0" w:space="0" w:color="auto"/>
                <w:left w:val="none" w:sz="0" w:space="0" w:color="auto"/>
                <w:bottom w:val="none" w:sz="0" w:space="0" w:color="auto"/>
                <w:right w:val="none" w:sz="0" w:space="0" w:color="auto"/>
              </w:divBdr>
            </w:div>
            <w:div w:id="1706053112">
              <w:marLeft w:val="0"/>
              <w:marRight w:val="0"/>
              <w:marTop w:val="0"/>
              <w:marBottom w:val="0"/>
              <w:divBdr>
                <w:top w:val="none" w:sz="0" w:space="0" w:color="auto"/>
                <w:left w:val="none" w:sz="0" w:space="0" w:color="auto"/>
                <w:bottom w:val="none" w:sz="0" w:space="0" w:color="auto"/>
                <w:right w:val="none" w:sz="0" w:space="0" w:color="auto"/>
              </w:divBdr>
            </w:div>
            <w:div w:id="1715540312">
              <w:marLeft w:val="0"/>
              <w:marRight w:val="0"/>
              <w:marTop w:val="0"/>
              <w:marBottom w:val="0"/>
              <w:divBdr>
                <w:top w:val="none" w:sz="0" w:space="0" w:color="auto"/>
                <w:left w:val="none" w:sz="0" w:space="0" w:color="auto"/>
                <w:bottom w:val="none" w:sz="0" w:space="0" w:color="auto"/>
                <w:right w:val="none" w:sz="0" w:space="0" w:color="auto"/>
              </w:divBdr>
            </w:div>
            <w:div w:id="1717506226">
              <w:marLeft w:val="0"/>
              <w:marRight w:val="0"/>
              <w:marTop w:val="0"/>
              <w:marBottom w:val="0"/>
              <w:divBdr>
                <w:top w:val="none" w:sz="0" w:space="0" w:color="auto"/>
                <w:left w:val="none" w:sz="0" w:space="0" w:color="auto"/>
                <w:bottom w:val="none" w:sz="0" w:space="0" w:color="auto"/>
                <w:right w:val="none" w:sz="0" w:space="0" w:color="auto"/>
              </w:divBdr>
            </w:div>
            <w:div w:id="1722050729">
              <w:marLeft w:val="0"/>
              <w:marRight w:val="0"/>
              <w:marTop w:val="0"/>
              <w:marBottom w:val="0"/>
              <w:divBdr>
                <w:top w:val="none" w:sz="0" w:space="0" w:color="auto"/>
                <w:left w:val="none" w:sz="0" w:space="0" w:color="auto"/>
                <w:bottom w:val="none" w:sz="0" w:space="0" w:color="auto"/>
                <w:right w:val="none" w:sz="0" w:space="0" w:color="auto"/>
              </w:divBdr>
            </w:div>
            <w:div w:id="1722317812">
              <w:marLeft w:val="0"/>
              <w:marRight w:val="0"/>
              <w:marTop w:val="0"/>
              <w:marBottom w:val="0"/>
              <w:divBdr>
                <w:top w:val="none" w:sz="0" w:space="0" w:color="auto"/>
                <w:left w:val="none" w:sz="0" w:space="0" w:color="auto"/>
                <w:bottom w:val="none" w:sz="0" w:space="0" w:color="auto"/>
                <w:right w:val="none" w:sz="0" w:space="0" w:color="auto"/>
              </w:divBdr>
            </w:div>
            <w:div w:id="1723140118">
              <w:marLeft w:val="0"/>
              <w:marRight w:val="0"/>
              <w:marTop w:val="0"/>
              <w:marBottom w:val="0"/>
              <w:divBdr>
                <w:top w:val="none" w:sz="0" w:space="0" w:color="auto"/>
                <w:left w:val="none" w:sz="0" w:space="0" w:color="auto"/>
                <w:bottom w:val="none" w:sz="0" w:space="0" w:color="auto"/>
                <w:right w:val="none" w:sz="0" w:space="0" w:color="auto"/>
              </w:divBdr>
            </w:div>
            <w:div w:id="1723822805">
              <w:marLeft w:val="0"/>
              <w:marRight w:val="0"/>
              <w:marTop w:val="0"/>
              <w:marBottom w:val="0"/>
              <w:divBdr>
                <w:top w:val="none" w:sz="0" w:space="0" w:color="auto"/>
                <w:left w:val="none" w:sz="0" w:space="0" w:color="auto"/>
                <w:bottom w:val="none" w:sz="0" w:space="0" w:color="auto"/>
                <w:right w:val="none" w:sz="0" w:space="0" w:color="auto"/>
              </w:divBdr>
            </w:div>
            <w:div w:id="1724257138">
              <w:marLeft w:val="0"/>
              <w:marRight w:val="0"/>
              <w:marTop w:val="0"/>
              <w:marBottom w:val="0"/>
              <w:divBdr>
                <w:top w:val="none" w:sz="0" w:space="0" w:color="auto"/>
                <w:left w:val="none" w:sz="0" w:space="0" w:color="auto"/>
                <w:bottom w:val="none" w:sz="0" w:space="0" w:color="auto"/>
                <w:right w:val="none" w:sz="0" w:space="0" w:color="auto"/>
              </w:divBdr>
            </w:div>
            <w:div w:id="1727097719">
              <w:marLeft w:val="0"/>
              <w:marRight w:val="0"/>
              <w:marTop w:val="0"/>
              <w:marBottom w:val="0"/>
              <w:divBdr>
                <w:top w:val="none" w:sz="0" w:space="0" w:color="auto"/>
                <w:left w:val="none" w:sz="0" w:space="0" w:color="auto"/>
                <w:bottom w:val="none" w:sz="0" w:space="0" w:color="auto"/>
                <w:right w:val="none" w:sz="0" w:space="0" w:color="auto"/>
              </w:divBdr>
            </w:div>
            <w:div w:id="1728140515">
              <w:marLeft w:val="0"/>
              <w:marRight w:val="0"/>
              <w:marTop w:val="0"/>
              <w:marBottom w:val="0"/>
              <w:divBdr>
                <w:top w:val="none" w:sz="0" w:space="0" w:color="auto"/>
                <w:left w:val="none" w:sz="0" w:space="0" w:color="auto"/>
                <w:bottom w:val="none" w:sz="0" w:space="0" w:color="auto"/>
                <w:right w:val="none" w:sz="0" w:space="0" w:color="auto"/>
              </w:divBdr>
            </w:div>
            <w:div w:id="1728262628">
              <w:marLeft w:val="0"/>
              <w:marRight w:val="0"/>
              <w:marTop w:val="0"/>
              <w:marBottom w:val="0"/>
              <w:divBdr>
                <w:top w:val="none" w:sz="0" w:space="0" w:color="auto"/>
                <w:left w:val="none" w:sz="0" w:space="0" w:color="auto"/>
                <w:bottom w:val="none" w:sz="0" w:space="0" w:color="auto"/>
                <w:right w:val="none" w:sz="0" w:space="0" w:color="auto"/>
              </w:divBdr>
            </w:div>
            <w:div w:id="1729375598">
              <w:marLeft w:val="0"/>
              <w:marRight w:val="0"/>
              <w:marTop w:val="0"/>
              <w:marBottom w:val="0"/>
              <w:divBdr>
                <w:top w:val="none" w:sz="0" w:space="0" w:color="auto"/>
                <w:left w:val="none" w:sz="0" w:space="0" w:color="auto"/>
                <w:bottom w:val="none" w:sz="0" w:space="0" w:color="auto"/>
                <w:right w:val="none" w:sz="0" w:space="0" w:color="auto"/>
              </w:divBdr>
            </w:div>
            <w:div w:id="1730378828">
              <w:marLeft w:val="0"/>
              <w:marRight w:val="0"/>
              <w:marTop w:val="0"/>
              <w:marBottom w:val="0"/>
              <w:divBdr>
                <w:top w:val="none" w:sz="0" w:space="0" w:color="auto"/>
                <w:left w:val="none" w:sz="0" w:space="0" w:color="auto"/>
                <w:bottom w:val="none" w:sz="0" w:space="0" w:color="auto"/>
                <w:right w:val="none" w:sz="0" w:space="0" w:color="auto"/>
              </w:divBdr>
            </w:div>
            <w:div w:id="1731031406">
              <w:marLeft w:val="0"/>
              <w:marRight w:val="0"/>
              <w:marTop w:val="0"/>
              <w:marBottom w:val="0"/>
              <w:divBdr>
                <w:top w:val="none" w:sz="0" w:space="0" w:color="auto"/>
                <w:left w:val="none" w:sz="0" w:space="0" w:color="auto"/>
                <w:bottom w:val="none" w:sz="0" w:space="0" w:color="auto"/>
                <w:right w:val="none" w:sz="0" w:space="0" w:color="auto"/>
              </w:divBdr>
            </w:div>
            <w:div w:id="1732386665">
              <w:marLeft w:val="0"/>
              <w:marRight w:val="0"/>
              <w:marTop w:val="0"/>
              <w:marBottom w:val="0"/>
              <w:divBdr>
                <w:top w:val="none" w:sz="0" w:space="0" w:color="auto"/>
                <w:left w:val="none" w:sz="0" w:space="0" w:color="auto"/>
                <w:bottom w:val="none" w:sz="0" w:space="0" w:color="auto"/>
                <w:right w:val="none" w:sz="0" w:space="0" w:color="auto"/>
              </w:divBdr>
            </w:div>
            <w:div w:id="1732582993">
              <w:marLeft w:val="0"/>
              <w:marRight w:val="0"/>
              <w:marTop w:val="0"/>
              <w:marBottom w:val="0"/>
              <w:divBdr>
                <w:top w:val="none" w:sz="0" w:space="0" w:color="auto"/>
                <w:left w:val="none" w:sz="0" w:space="0" w:color="auto"/>
                <w:bottom w:val="none" w:sz="0" w:space="0" w:color="auto"/>
                <w:right w:val="none" w:sz="0" w:space="0" w:color="auto"/>
              </w:divBdr>
            </w:div>
            <w:div w:id="1734815746">
              <w:marLeft w:val="0"/>
              <w:marRight w:val="0"/>
              <w:marTop w:val="0"/>
              <w:marBottom w:val="0"/>
              <w:divBdr>
                <w:top w:val="none" w:sz="0" w:space="0" w:color="auto"/>
                <w:left w:val="none" w:sz="0" w:space="0" w:color="auto"/>
                <w:bottom w:val="none" w:sz="0" w:space="0" w:color="auto"/>
                <w:right w:val="none" w:sz="0" w:space="0" w:color="auto"/>
              </w:divBdr>
            </w:div>
            <w:div w:id="1737431475">
              <w:marLeft w:val="0"/>
              <w:marRight w:val="0"/>
              <w:marTop w:val="0"/>
              <w:marBottom w:val="0"/>
              <w:divBdr>
                <w:top w:val="none" w:sz="0" w:space="0" w:color="auto"/>
                <w:left w:val="none" w:sz="0" w:space="0" w:color="auto"/>
                <w:bottom w:val="none" w:sz="0" w:space="0" w:color="auto"/>
                <w:right w:val="none" w:sz="0" w:space="0" w:color="auto"/>
              </w:divBdr>
            </w:div>
            <w:div w:id="1740319686">
              <w:marLeft w:val="0"/>
              <w:marRight w:val="0"/>
              <w:marTop w:val="0"/>
              <w:marBottom w:val="0"/>
              <w:divBdr>
                <w:top w:val="none" w:sz="0" w:space="0" w:color="auto"/>
                <w:left w:val="none" w:sz="0" w:space="0" w:color="auto"/>
                <w:bottom w:val="none" w:sz="0" w:space="0" w:color="auto"/>
                <w:right w:val="none" w:sz="0" w:space="0" w:color="auto"/>
              </w:divBdr>
            </w:div>
            <w:div w:id="1744140526">
              <w:marLeft w:val="0"/>
              <w:marRight w:val="0"/>
              <w:marTop w:val="0"/>
              <w:marBottom w:val="0"/>
              <w:divBdr>
                <w:top w:val="none" w:sz="0" w:space="0" w:color="auto"/>
                <w:left w:val="none" w:sz="0" w:space="0" w:color="auto"/>
                <w:bottom w:val="none" w:sz="0" w:space="0" w:color="auto"/>
                <w:right w:val="none" w:sz="0" w:space="0" w:color="auto"/>
              </w:divBdr>
            </w:div>
            <w:div w:id="1744646882">
              <w:marLeft w:val="0"/>
              <w:marRight w:val="0"/>
              <w:marTop w:val="0"/>
              <w:marBottom w:val="0"/>
              <w:divBdr>
                <w:top w:val="none" w:sz="0" w:space="0" w:color="auto"/>
                <w:left w:val="none" w:sz="0" w:space="0" w:color="auto"/>
                <w:bottom w:val="none" w:sz="0" w:space="0" w:color="auto"/>
                <w:right w:val="none" w:sz="0" w:space="0" w:color="auto"/>
              </w:divBdr>
            </w:div>
            <w:div w:id="1746105660">
              <w:marLeft w:val="0"/>
              <w:marRight w:val="0"/>
              <w:marTop w:val="0"/>
              <w:marBottom w:val="0"/>
              <w:divBdr>
                <w:top w:val="none" w:sz="0" w:space="0" w:color="auto"/>
                <w:left w:val="none" w:sz="0" w:space="0" w:color="auto"/>
                <w:bottom w:val="none" w:sz="0" w:space="0" w:color="auto"/>
                <w:right w:val="none" w:sz="0" w:space="0" w:color="auto"/>
              </w:divBdr>
            </w:div>
            <w:div w:id="1747341684">
              <w:marLeft w:val="0"/>
              <w:marRight w:val="0"/>
              <w:marTop w:val="0"/>
              <w:marBottom w:val="0"/>
              <w:divBdr>
                <w:top w:val="none" w:sz="0" w:space="0" w:color="auto"/>
                <w:left w:val="none" w:sz="0" w:space="0" w:color="auto"/>
                <w:bottom w:val="none" w:sz="0" w:space="0" w:color="auto"/>
                <w:right w:val="none" w:sz="0" w:space="0" w:color="auto"/>
              </w:divBdr>
            </w:div>
            <w:div w:id="1747610644">
              <w:marLeft w:val="0"/>
              <w:marRight w:val="0"/>
              <w:marTop w:val="0"/>
              <w:marBottom w:val="0"/>
              <w:divBdr>
                <w:top w:val="none" w:sz="0" w:space="0" w:color="auto"/>
                <w:left w:val="none" w:sz="0" w:space="0" w:color="auto"/>
                <w:bottom w:val="none" w:sz="0" w:space="0" w:color="auto"/>
                <w:right w:val="none" w:sz="0" w:space="0" w:color="auto"/>
              </w:divBdr>
            </w:div>
            <w:div w:id="1747679673">
              <w:marLeft w:val="0"/>
              <w:marRight w:val="0"/>
              <w:marTop w:val="0"/>
              <w:marBottom w:val="0"/>
              <w:divBdr>
                <w:top w:val="none" w:sz="0" w:space="0" w:color="auto"/>
                <w:left w:val="none" w:sz="0" w:space="0" w:color="auto"/>
                <w:bottom w:val="none" w:sz="0" w:space="0" w:color="auto"/>
                <w:right w:val="none" w:sz="0" w:space="0" w:color="auto"/>
              </w:divBdr>
            </w:div>
            <w:div w:id="1750615360">
              <w:marLeft w:val="0"/>
              <w:marRight w:val="0"/>
              <w:marTop w:val="0"/>
              <w:marBottom w:val="0"/>
              <w:divBdr>
                <w:top w:val="none" w:sz="0" w:space="0" w:color="auto"/>
                <w:left w:val="none" w:sz="0" w:space="0" w:color="auto"/>
                <w:bottom w:val="none" w:sz="0" w:space="0" w:color="auto"/>
                <w:right w:val="none" w:sz="0" w:space="0" w:color="auto"/>
              </w:divBdr>
            </w:div>
            <w:div w:id="1750812935">
              <w:marLeft w:val="0"/>
              <w:marRight w:val="0"/>
              <w:marTop w:val="0"/>
              <w:marBottom w:val="0"/>
              <w:divBdr>
                <w:top w:val="none" w:sz="0" w:space="0" w:color="auto"/>
                <w:left w:val="none" w:sz="0" w:space="0" w:color="auto"/>
                <w:bottom w:val="none" w:sz="0" w:space="0" w:color="auto"/>
                <w:right w:val="none" w:sz="0" w:space="0" w:color="auto"/>
              </w:divBdr>
            </w:div>
            <w:div w:id="1750886409">
              <w:marLeft w:val="0"/>
              <w:marRight w:val="0"/>
              <w:marTop w:val="0"/>
              <w:marBottom w:val="0"/>
              <w:divBdr>
                <w:top w:val="none" w:sz="0" w:space="0" w:color="auto"/>
                <w:left w:val="none" w:sz="0" w:space="0" w:color="auto"/>
                <w:bottom w:val="none" w:sz="0" w:space="0" w:color="auto"/>
                <w:right w:val="none" w:sz="0" w:space="0" w:color="auto"/>
              </w:divBdr>
            </w:div>
            <w:div w:id="1752702428">
              <w:marLeft w:val="0"/>
              <w:marRight w:val="0"/>
              <w:marTop w:val="0"/>
              <w:marBottom w:val="0"/>
              <w:divBdr>
                <w:top w:val="none" w:sz="0" w:space="0" w:color="auto"/>
                <w:left w:val="none" w:sz="0" w:space="0" w:color="auto"/>
                <w:bottom w:val="none" w:sz="0" w:space="0" w:color="auto"/>
                <w:right w:val="none" w:sz="0" w:space="0" w:color="auto"/>
              </w:divBdr>
            </w:div>
            <w:div w:id="1753159267">
              <w:marLeft w:val="0"/>
              <w:marRight w:val="0"/>
              <w:marTop w:val="0"/>
              <w:marBottom w:val="0"/>
              <w:divBdr>
                <w:top w:val="none" w:sz="0" w:space="0" w:color="auto"/>
                <w:left w:val="none" w:sz="0" w:space="0" w:color="auto"/>
                <w:bottom w:val="none" w:sz="0" w:space="0" w:color="auto"/>
                <w:right w:val="none" w:sz="0" w:space="0" w:color="auto"/>
              </w:divBdr>
            </w:div>
            <w:div w:id="1755281016">
              <w:marLeft w:val="0"/>
              <w:marRight w:val="0"/>
              <w:marTop w:val="0"/>
              <w:marBottom w:val="0"/>
              <w:divBdr>
                <w:top w:val="none" w:sz="0" w:space="0" w:color="auto"/>
                <w:left w:val="none" w:sz="0" w:space="0" w:color="auto"/>
                <w:bottom w:val="none" w:sz="0" w:space="0" w:color="auto"/>
                <w:right w:val="none" w:sz="0" w:space="0" w:color="auto"/>
              </w:divBdr>
            </w:div>
            <w:div w:id="1755395073">
              <w:marLeft w:val="0"/>
              <w:marRight w:val="0"/>
              <w:marTop w:val="0"/>
              <w:marBottom w:val="0"/>
              <w:divBdr>
                <w:top w:val="none" w:sz="0" w:space="0" w:color="auto"/>
                <w:left w:val="none" w:sz="0" w:space="0" w:color="auto"/>
                <w:bottom w:val="none" w:sz="0" w:space="0" w:color="auto"/>
                <w:right w:val="none" w:sz="0" w:space="0" w:color="auto"/>
              </w:divBdr>
            </w:div>
            <w:div w:id="1755935910">
              <w:marLeft w:val="0"/>
              <w:marRight w:val="0"/>
              <w:marTop w:val="0"/>
              <w:marBottom w:val="0"/>
              <w:divBdr>
                <w:top w:val="none" w:sz="0" w:space="0" w:color="auto"/>
                <w:left w:val="none" w:sz="0" w:space="0" w:color="auto"/>
                <w:bottom w:val="none" w:sz="0" w:space="0" w:color="auto"/>
                <w:right w:val="none" w:sz="0" w:space="0" w:color="auto"/>
              </w:divBdr>
            </w:div>
            <w:div w:id="1757283872">
              <w:marLeft w:val="0"/>
              <w:marRight w:val="0"/>
              <w:marTop w:val="0"/>
              <w:marBottom w:val="0"/>
              <w:divBdr>
                <w:top w:val="none" w:sz="0" w:space="0" w:color="auto"/>
                <w:left w:val="none" w:sz="0" w:space="0" w:color="auto"/>
                <w:bottom w:val="none" w:sz="0" w:space="0" w:color="auto"/>
                <w:right w:val="none" w:sz="0" w:space="0" w:color="auto"/>
              </w:divBdr>
            </w:div>
            <w:div w:id="1757434588">
              <w:marLeft w:val="0"/>
              <w:marRight w:val="0"/>
              <w:marTop w:val="0"/>
              <w:marBottom w:val="0"/>
              <w:divBdr>
                <w:top w:val="none" w:sz="0" w:space="0" w:color="auto"/>
                <w:left w:val="none" w:sz="0" w:space="0" w:color="auto"/>
                <w:bottom w:val="none" w:sz="0" w:space="0" w:color="auto"/>
                <w:right w:val="none" w:sz="0" w:space="0" w:color="auto"/>
              </w:divBdr>
            </w:div>
            <w:div w:id="1758285081">
              <w:marLeft w:val="0"/>
              <w:marRight w:val="0"/>
              <w:marTop w:val="0"/>
              <w:marBottom w:val="0"/>
              <w:divBdr>
                <w:top w:val="none" w:sz="0" w:space="0" w:color="auto"/>
                <w:left w:val="none" w:sz="0" w:space="0" w:color="auto"/>
                <w:bottom w:val="none" w:sz="0" w:space="0" w:color="auto"/>
                <w:right w:val="none" w:sz="0" w:space="0" w:color="auto"/>
              </w:divBdr>
            </w:div>
            <w:div w:id="1758938854">
              <w:marLeft w:val="0"/>
              <w:marRight w:val="0"/>
              <w:marTop w:val="0"/>
              <w:marBottom w:val="0"/>
              <w:divBdr>
                <w:top w:val="none" w:sz="0" w:space="0" w:color="auto"/>
                <w:left w:val="none" w:sz="0" w:space="0" w:color="auto"/>
                <w:bottom w:val="none" w:sz="0" w:space="0" w:color="auto"/>
                <w:right w:val="none" w:sz="0" w:space="0" w:color="auto"/>
              </w:divBdr>
            </w:div>
            <w:div w:id="1762480751">
              <w:marLeft w:val="0"/>
              <w:marRight w:val="0"/>
              <w:marTop w:val="0"/>
              <w:marBottom w:val="0"/>
              <w:divBdr>
                <w:top w:val="none" w:sz="0" w:space="0" w:color="auto"/>
                <w:left w:val="none" w:sz="0" w:space="0" w:color="auto"/>
                <w:bottom w:val="none" w:sz="0" w:space="0" w:color="auto"/>
                <w:right w:val="none" w:sz="0" w:space="0" w:color="auto"/>
              </w:divBdr>
            </w:div>
            <w:div w:id="1763916584">
              <w:marLeft w:val="0"/>
              <w:marRight w:val="0"/>
              <w:marTop w:val="0"/>
              <w:marBottom w:val="0"/>
              <w:divBdr>
                <w:top w:val="none" w:sz="0" w:space="0" w:color="auto"/>
                <w:left w:val="none" w:sz="0" w:space="0" w:color="auto"/>
                <w:bottom w:val="none" w:sz="0" w:space="0" w:color="auto"/>
                <w:right w:val="none" w:sz="0" w:space="0" w:color="auto"/>
              </w:divBdr>
            </w:div>
            <w:div w:id="1764523798">
              <w:marLeft w:val="0"/>
              <w:marRight w:val="0"/>
              <w:marTop w:val="0"/>
              <w:marBottom w:val="0"/>
              <w:divBdr>
                <w:top w:val="none" w:sz="0" w:space="0" w:color="auto"/>
                <w:left w:val="none" w:sz="0" w:space="0" w:color="auto"/>
                <w:bottom w:val="none" w:sz="0" w:space="0" w:color="auto"/>
                <w:right w:val="none" w:sz="0" w:space="0" w:color="auto"/>
              </w:divBdr>
            </w:div>
            <w:div w:id="1766489787">
              <w:marLeft w:val="0"/>
              <w:marRight w:val="0"/>
              <w:marTop w:val="0"/>
              <w:marBottom w:val="0"/>
              <w:divBdr>
                <w:top w:val="none" w:sz="0" w:space="0" w:color="auto"/>
                <w:left w:val="none" w:sz="0" w:space="0" w:color="auto"/>
                <w:bottom w:val="none" w:sz="0" w:space="0" w:color="auto"/>
                <w:right w:val="none" w:sz="0" w:space="0" w:color="auto"/>
              </w:divBdr>
            </w:div>
            <w:div w:id="1767337352">
              <w:marLeft w:val="0"/>
              <w:marRight w:val="0"/>
              <w:marTop w:val="0"/>
              <w:marBottom w:val="0"/>
              <w:divBdr>
                <w:top w:val="none" w:sz="0" w:space="0" w:color="auto"/>
                <w:left w:val="none" w:sz="0" w:space="0" w:color="auto"/>
                <w:bottom w:val="none" w:sz="0" w:space="0" w:color="auto"/>
                <w:right w:val="none" w:sz="0" w:space="0" w:color="auto"/>
              </w:divBdr>
            </w:div>
            <w:div w:id="1767535851">
              <w:marLeft w:val="0"/>
              <w:marRight w:val="0"/>
              <w:marTop w:val="0"/>
              <w:marBottom w:val="0"/>
              <w:divBdr>
                <w:top w:val="none" w:sz="0" w:space="0" w:color="auto"/>
                <w:left w:val="none" w:sz="0" w:space="0" w:color="auto"/>
                <w:bottom w:val="none" w:sz="0" w:space="0" w:color="auto"/>
                <w:right w:val="none" w:sz="0" w:space="0" w:color="auto"/>
              </w:divBdr>
            </w:div>
            <w:div w:id="1768427397">
              <w:marLeft w:val="0"/>
              <w:marRight w:val="0"/>
              <w:marTop w:val="0"/>
              <w:marBottom w:val="0"/>
              <w:divBdr>
                <w:top w:val="none" w:sz="0" w:space="0" w:color="auto"/>
                <w:left w:val="none" w:sz="0" w:space="0" w:color="auto"/>
                <w:bottom w:val="none" w:sz="0" w:space="0" w:color="auto"/>
                <w:right w:val="none" w:sz="0" w:space="0" w:color="auto"/>
              </w:divBdr>
            </w:div>
            <w:div w:id="1769078886">
              <w:marLeft w:val="0"/>
              <w:marRight w:val="0"/>
              <w:marTop w:val="0"/>
              <w:marBottom w:val="0"/>
              <w:divBdr>
                <w:top w:val="none" w:sz="0" w:space="0" w:color="auto"/>
                <w:left w:val="none" w:sz="0" w:space="0" w:color="auto"/>
                <w:bottom w:val="none" w:sz="0" w:space="0" w:color="auto"/>
                <w:right w:val="none" w:sz="0" w:space="0" w:color="auto"/>
              </w:divBdr>
            </w:div>
            <w:div w:id="1769539885">
              <w:marLeft w:val="0"/>
              <w:marRight w:val="0"/>
              <w:marTop w:val="0"/>
              <w:marBottom w:val="0"/>
              <w:divBdr>
                <w:top w:val="none" w:sz="0" w:space="0" w:color="auto"/>
                <w:left w:val="none" w:sz="0" w:space="0" w:color="auto"/>
                <w:bottom w:val="none" w:sz="0" w:space="0" w:color="auto"/>
                <w:right w:val="none" w:sz="0" w:space="0" w:color="auto"/>
              </w:divBdr>
            </w:div>
            <w:div w:id="1770392343">
              <w:marLeft w:val="0"/>
              <w:marRight w:val="0"/>
              <w:marTop w:val="0"/>
              <w:marBottom w:val="0"/>
              <w:divBdr>
                <w:top w:val="none" w:sz="0" w:space="0" w:color="auto"/>
                <w:left w:val="none" w:sz="0" w:space="0" w:color="auto"/>
                <w:bottom w:val="none" w:sz="0" w:space="0" w:color="auto"/>
                <w:right w:val="none" w:sz="0" w:space="0" w:color="auto"/>
              </w:divBdr>
            </w:div>
            <w:div w:id="1770849118">
              <w:marLeft w:val="0"/>
              <w:marRight w:val="0"/>
              <w:marTop w:val="0"/>
              <w:marBottom w:val="0"/>
              <w:divBdr>
                <w:top w:val="none" w:sz="0" w:space="0" w:color="auto"/>
                <w:left w:val="none" w:sz="0" w:space="0" w:color="auto"/>
                <w:bottom w:val="none" w:sz="0" w:space="0" w:color="auto"/>
                <w:right w:val="none" w:sz="0" w:space="0" w:color="auto"/>
              </w:divBdr>
            </w:div>
            <w:div w:id="1771395115">
              <w:marLeft w:val="0"/>
              <w:marRight w:val="0"/>
              <w:marTop w:val="0"/>
              <w:marBottom w:val="0"/>
              <w:divBdr>
                <w:top w:val="none" w:sz="0" w:space="0" w:color="auto"/>
                <w:left w:val="none" w:sz="0" w:space="0" w:color="auto"/>
                <w:bottom w:val="none" w:sz="0" w:space="0" w:color="auto"/>
                <w:right w:val="none" w:sz="0" w:space="0" w:color="auto"/>
              </w:divBdr>
            </w:div>
            <w:div w:id="1771582762">
              <w:marLeft w:val="0"/>
              <w:marRight w:val="0"/>
              <w:marTop w:val="0"/>
              <w:marBottom w:val="0"/>
              <w:divBdr>
                <w:top w:val="none" w:sz="0" w:space="0" w:color="auto"/>
                <w:left w:val="none" w:sz="0" w:space="0" w:color="auto"/>
                <w:bottom w:val="none" w:sz="0" w:space="0" w:color="auto"/>
                <w:right w:val="none" w:sz="0" w:space="0" w:color="auto"/>
              </w:divBdr>
            </w:div>
            <w:div w:id="1774783065">
              <w:marLeft w:val="0"/>
              <w:marRight w:val="0"/>
              <w:marTop w:val="0"/>
              <w:marBottom w:val="0"/>
              <w:divBdr>
                <w:top w:val="none" w:sz="0" w:space="0" w:color="auto"/>
                <w:left w:val="none" w:sz="0" w:space="0" w:color="auto"/>
                <w:bottom w:val="none" w:sz="0" w:space="0" w:color="auto"/>
                <w:right w:val="none" w:sz="0" w:space="0" w:color="auto"/>
              </w:divBdr>
            </w:div>
            <w:div w:id="1775050773">
              <w:marLeft w:val="0"/>
              <w:marRight w:val="0"/>
              <w:marTop w:val="0"/>
              <w:marBottom w:val="0"/>
              <w:divBdr>
                <w:top w:val="none" w:sz="0" w:space="0" w:color="auto"/>
                <w:left w:val="none" w:sz="0" w:space="0" w:color="auto"/>
                <w:bottom w:val="none" w:sz="0" w:space="0" w:color="auto"/>
                <w:right w:val="none" w:sz="0" w:space="0" w:color="auto"/>
              </w:divBdr>
            </w:div>
            <w:div w:id="1776947646">
              <w:marLeft w:val="0"/>
              <w:marRight w:val="0"/>
              <w:marTop w:val="0"/>
              <w:marBottom w:val="0"/>
              <w:divBdr>
                <w:top w:val="none" w:sz="0" w:space="0" w:color="auto"/>
                <w:left w:val="none" w:sz="0" w:space="0" w:color="auto"/>
                <w:bottom w:val="none" w:sz="0" w:space="0" w:color="auto"/>
                <w:right w:val="none" w:sz="0" w:space="0" w:color="auto"/>
              </w:divBdr>
            </w:div>
            <w:div w:id="1778014517">
              <w:marLeft w:val="0"/>
              <w:marRight w:val="0"/>
              <w:marTop w:val="0"/>
              <w:marBottom w:val="0"/>
              <w:divBdr>
                <w:top w:val="none" w:sz="0" w:space="0" w:color="auto"/>
                <w:left w:val="none" w:sz="0" w:space="0" w:color="auto"/>
                <w:bottom w:val="none" w:sz="0" w:space="0" w:color="auto"/>
                <w:right w:val="none" w:sz="0" w:space="0" w:color="auto"/>
              </w:divBdr>
            </w:div>
            <w:div w:id="1781143652">
              <w:marLeft w:val="0"/>
              <w:marRight w:val="0"/>
              <w:marTop w:val="0"/>
              <w:marBottom w:val="0"/>
              <w:divBdr>
                <w:top w:val="none" w:sz="0" w:space="0" w:color="auto"/>
                <w:left w:val="none" w:sz="0" w:space="0" w:color="auto"/>
                <w:bottom w:val="none" w:sz="0" w:space="0" w:color="auto"/>
                <w:right w:val="none" w:sz="0" w:space="0" w:color="auto"/>
              </w:divBdr>
            </w:div>
            <w:div w:id="1788038668">
              <w:marLeft w:val="0"/>
              <w:marRight w:val="0"/>
              <w:marTop w:val="0"/>
              <w:marBottom w:val="0"/>
              <w:divBdr>
                <w:top w:val="none" w:sz="0" w:space="0" w:color="auto"/>
                <w:left w:val="none" w:sz="0" w:space="0" w:color="auto"/>
                <w:bottom w:val="none" w:sz="0" w:space="0" w:color="auto"/>
                <w:right w:val="none" w:sz="0" w:space="0" w:color="auto"/>
              </w:divBdr>
            </w:div>
            <w:div w:id="1789204093">
              <w:marLeft w:val="0"/>
              <w:marRight w:val="0"/>
              <w:marTop w:val="0"/>
              <w:marBottom w:val="0"/>
              <w:divBdr>
                <w:top w:val="none" w:sz="0" w:space="0" w:color="auto"/>
                <w:left w:val="none" w:sz="0" w:space="0" w:color="auto"/>
                <w:bottom w:val="none" w:sz="0" w:space="0" w:color="auto"/>
                <w:right w:val="none" w:sz="0" w:space="0" w:color="auto"/>
              </w:divBdr>
            </w:div>
            <w:div w:id="1789933668">
              <w:marLeft w:val="0"/>
              <w:marRight w:val="0"/>
              <w:marTop w:val="0"/>
              <w:marBottom w:val="0"/>
              <w:divBdr>
                <w:top w:val="none" w:sz="0" w:space="0" w:color="auto"/>
                <w:left w:val="none" w:sz="0" w:space="0" w:color="auto"/>
                <w:bottom w:val="none" w:sz="0" w:space="0" w:color="auto"/>
                <w:right w:val="none" w:sz="0" w:space="0" w:color="auto"/>
              </w:divBdr>
            </w:div>
            <w:div w:id="1790969331">
              <w:marLeft w:val="0"/>
              <w:marRight w:val="0"/>
              <w:marTop w:val="0"/>
              <w:marBottom w:val="0"/>
              <w:divBdr>
                <w:top w:val="none" w:sz="0" w:space="0" w:color="auto"/>
                <w:left w:val="none" w:sz="0" w:space="0" w:color="auto"/>
                <w:bottom w:val="none" w:sz="0" w:space="0" w:color="auto"/>
                <w:right w:val="none" w:sz="0" w:space="0" w:color="auto"/>
              </w:divBdr>
            </w:div>
            <w:div w:id="1791390866">
              <w:marLeft w:val="0"/>
              <w:marRight w:val="0"/>
              <w:marTop w:val="0"/>
              <w:marBottom w:val="0"/>
              <w:divBdr>
                <w:top w:val="none" w:sz="0" w:space="0" w:color="auto"/>
                <w:left w:val="none" w:sz="0" w:space="0" w:color="auto"/>
                <w:bottom w:val="none" w:sz="0" w:space="0" w:color="auto"/>
                <w:right w:val="none" w:sz="0" w:space="0" w:color="auto"/>
              </w:divBdr>
            </w:div>
            <w:div w:id="1791623917">
              <w:marLeft w:val="0"/>
              <w:marRight w:val="0"/>
              <w:marTop w:val="0"/>
              <w:marBottom w:val="0"/>
              <w:divBdr>
                <w:top w:val="none" w:sz="0" w:space="0" w:color="auto"/>
                <w:left w:val="none" w:sz="0" w:space="0" w:color="auto"/>
                <w:bottom w:val="none" w:sz="0" w:space="0" w:color="auto"/>
                <w:right w:val="none" w:sz="0" w:space="0" w:color="auto"/>
              </w:divBdr>
            </w:div>
            <w:div w:id="1791779393">
              <w:marLeft w:val="0"/>
              <w:marRight w:val="0"/>
              <w:marTop w:val="0"/>
              <w:marBottom w:val="0"/>
              <w:divBdr>
                <w:top w:val="none" w:sz="0" w:space="0" w:color="auto"/>
                <w:left w:val="none" w:sz="0" w:space="0" w:color="auto"/>
                <w:bottom w:val="none" w:sz="0" w:space="0" w:color="auto"/>
                <w:right w:val="none" w:sz="0" w:space="0" w:color="auto"/>
              </w:divBdr>
            </w:div>
            <w:div w:id="1793137318">
              <w:marLeft w:val="0"/>
              <w:marRight w:val="0"/>
              <w:marTop w:val="0"/>
              <w:marBottom w:val="0"/>
              <w:divBdr>
                <w:top w:val="none" w:sz="0" w:space="0" w:color="auto"/>
                <w:left w:val="none" w:sz="0" w:space="0" w:color="auto"/>
                <w:bottom w:val="none" w:sz="0" w:space="0" w:color="auto"/>
                <w:right w:val="none" w:sz="0" w:space="0" w:color="auto"/>
              </w:divBdr>
            </w:div>
            <w:div w:id="1796555980">
              <w:marLeft w:val="0"/>
              <w:marRight w:val="0"/>
              <w:marTop w:val="0"/>
              <w:marBottom w:val="0"/>
              <w:divBdr>
                <w:top w:val="none" w:sz="0" w:space="0" w:color="auto"/>
                <w:left w:val="none" w:sz="0" w:space="0" w:color="auto"/>
                <w:bottom w:val="none" w:sz="0" w:space="0" w:color="auto"/>
                <w:right w:val="none" w:sz="0" w:space="0" w:color="auto"/>
              </w:divBdr>
            </w:div>
            <w:div w:id="1801420006">
              <w:marLeft w:val="0"/>
              <w:marRight w:val="0"/>
              <w:marTop w:val="0"/>
              <w:marBottom w:val="0"/>
              <w:divBdr>
                <w:top w:val="none" w:sz="0" w:space="0" w:color="auto"/>
                <w:left w:val="none" w:sz="0" w:space="0" w:color="auto"/>
                <w:bottom w:val="none" w:sz="0" w:space="0" w:color="auto"/>
                <w:right w:val="none" w:sz="0" w:space="0" w:color="auto"/>
              </w:divBdr>
            </w:div>
            <w:div w:id="1802918052">
              <w:marLeft w:val="0"/>
              <w:marRight w:val="0"/>
              <w:marTop w:val="0"/>
              <w:marBottom w:val="0"/>
              <w:divBdr>
                <w:top w:val="none" w:sz="0" w:space="0" w:color="auto"/>
                <w:left w:val="none" w:sz="0" w:space="0" w:color="auto"/>
                <w:bottom w:val="none" w:sz="0" w:space="0" w:color="auto"/>
                <w:right w:val="none" w:sz="0" w:space="0" w:color="auto"/>
              </w:divBdr>
            </w:div>
            <w:div w:id="1803428390">
              <w:marLeft w:val="0"/>
              <w:marRight w:val="0"/>
              <w:marTop w:val="0"/>
              <w:marBottom w:val="0"/>
              <w:divBdr>
                <w:top w:val="none" w:sz="0" w:space="0" w:color="auto"/>
                <w:left w:val="none" w:sz="0" w:space="0" w:color="auto"/>
                <w:bottom w:val="none" w:sz="0" w:space="0" w:color="auto"/>
                <w:right w:val="none" w:sz="0" w:space="0" w:color="auto"/>
              </w:divBdr>
            </w:div>
            <w:div w:id="1805924469">
              <w:marLeft w:val="0"/>
              <w:marRight w:val="0"/>
              <w:marTop w:val="0"/>
              <w:marBottom w:val="0"/>
              <w:divBdr>
                <w:top w:val="none" w:sz="0" w:space="0" w:color="auto"/>
                <w:left w:val="none" w:sz="0" w:space="0" w:color="auto"/>
                <w:bottom w:val="none" w:sz="0" w:space="0" w:color="auto"/>
                <w:right w:val="none" w:sz="0" w:space="0" w:color="auto"/>
              </w:divBdr>
            </w:div>
            <w:div w:id="1807242029">
              <w:marLeft w:val="0"/>
              <w:marRight w:val="0"/>
              <w:marTop w:val="0"/>
              <w:marBottom w:val="0"/>
              <w:divBdr>
                <w:top w:val="none" w:sz="0" w:space="0" w:color="auto"/>
                <w:left w:val="none" w:sz="0" w:space="0" w:color="auto"/>
                <w:bottom w:val="none" w:sz="0" w:space="0" w:color="auto"/>
                <w:right w:val="none" w:sz="0" w:space="0" w:color="auto"/>
              </w:divBdr>
            </w:div>
            <w:div w:id="1811088856">
              <w:marLeft w:val="0"/>
              <w:marRight w:val="0"/>
              <w:marTop w:val="0"/>
              <w:marBottom w:val="0"/>
              <w:divBdr>
                <w:top w:val="none" w:sz="0" w:space="0" w:color="auto"/>
                <w:left w:val="none" w:sz="0" w:space="0" w:color="auto"/>
                <w:bottom w:val="none" w:sz="0" w:space="0" w:color="auto"/>
                <w:right w:val="none" w:sz="0" w:space="0" w:color="auto"/>
              </w:divBdr>
            </w:div>
            <w:div w:id="1812550489">
              <w:marLeft w:val="0"/>
              <w:marRight w:val="0"/>
              <w:marTop w:val="0"/>
              <w:marBottom w:val="0"/>
              <w:divBdr>
                <w:top w:val="none" w:sz="0" w:space="0" w:color="auto"/>
                <w:left w:val="none" w:sz="0" w:space="0" w:color="auto"/>
                <w:bottom w:val="none" w:sz="0" w:space="0" w:color="auto"/>
                <w:right w:val="none" w:sz="0" w:space="0" w:color="auto"/>
              </w:divBdr>
            </w:div>
            <w:div w:id="1813399542">
              <w:marLeft w:val="0"/>
              <w:marRight w:val="0"/>
              <w:marTop w:val="0"/>
              <w:marBottom w:val="0"/>
              <w:divBdr>
                <w:top w:val="none" w:sz="0" w:space="0" w:color="auto"/>
                <w:left w:val="none" w:sz="0" w:space="0" w:color="auto"/>
                <w:bottom w:val="none" w:sz="0" w:space="0" w:color="auto"/>
                <w:right w:val="none" w:sz="0" w:space="0" w:color="auto"/>
              </w:divBdr>
            </w:div>
            <w:div w:id="1814056983">
              <w:marLeft w:val="0"/>
              <w:marRight w:val="0"/>
              <w:marTop w:val="0"/>
              <w:marBottom w:val="0"/>
              <w:divBdr>
                <w:top w:val="none" w:sz="0" w:space="0" w:color="auto"/>
                <w:left w:val="none" w:sz="0" w:space="0" w:color="auto"/>
                <w:bottom w:val="none" w:sz="0" w:space="0" w:color="auto"/>
                <w:right w:val="none" w:sz="0" w:space="0" w:color="auto"/>
              </w:divBdr>
            </w:div>
            <w:div w:id="1815029441">
              <w:marLeft w:val="0"/>
              <w:marRight w:val="0"/>
              <w:marTop w:val="0"/>
              <w:marBottom w:val="0"/>
              <w:divBdr>
                <w:top w:val="none" w:sz="0" w:space="0" w:color="auto"/>
                <w:left w:val="none" w:sz="0" w:space="0" w:color="auto"/>
                <w:bottom w:val="none" w:sz="0" w:space="0" w:color="auto"/>
                <w:right w:val="none" w:sz="0" w:space="0" w:color="auto"/>
              </w:divBdr>
            </w:div>
            <w:div w:id="1815176587">
              <w:marLeft w:val="0"/>
              <w:marRight w:val="0"/>
              <w:marTop w:val="0"/>
              <w:marBottom w:val="0"/>
              <w:divBdr>
                <w:top w:val="none" w:sz="0" w:space="0" w:color="auto"/>
                <w:left w:val="none" w:sz="0" w:space="0" w:color="auto"/>
                <w:bottom w:val="none" w:sz="0" w:space="0" w:color="auto"/>
                <w:right w:val="none" w:sz="0" w:space="0" w:color="auto"/>
              </w:divBdr>
            </w:div>
            <w:div w:id="1815950068">
              <w:marLeft w:val="0"/>
              <w:marRight w:val="0"/>
              <w:marTop w:val="0"/>
              <w:marBottom w:val="0"/>
              <w:divBdr>
                <w:top w:val="none" w:sz="0" w:space="0" w:color="auto"/>
                <w:left w:val="none" w:sz="0" w:space="0" w:color="auto"/>
                <w:bottom w:val="none" w:sz="0" w:space="0" w:color="auto"/>
                <w:right w:val="none" w:sz="0" w:space="0" w:color="auto"/>
              </w:divBdr>
            </w:div>
            <w:div w:id="1817990576">
              <w:marLeft w:val="0"/>
              <w:marRight w:val="0"/>
              <w:marTop w:val="0"/>
              <w:marBottom w:val="0"/>
              <w:divBdr>
                <w:top w:val="none" w:sz="0" w:space="0" w:color="auto"/>
                <w:left w:val="none" w:sz="0" w:space="0" w:color="auto"/>
                <w:bottom w:val="none" w:sz="0" w:space="0" w:color="auto"/>
                <w:right w:val="none" w:sz="0" w:space="0" w:color="auto"/>
              </w:divBdr>
            </w:div>
            <w:div w:id="1818379772">
              <w:marLeft w:val="0"/>
              <w:marRight w:val="0"/>
              <w:marTop w:val="0"/>
              <w:marBottom w:val="0"/>
              <w:divBdr>
                <w:top w:val="none" w:sz="0" w:space="0" w:color="auto"/>
                <w:left w:val="none" w:sz="0" w:space="0" w:color="auto"/>
                <w:bottom w:val="none" w:sz="0" w:space="0" w:color="auto"/>
                <w:right w:val="none" w:sz="0" w:space="0" w:color="auto"/>
              </w:divBdr>
            </w:div>
            <w:div w:id="1818455217">
              <w:marLeft w:val="0"/>
              <w:marRight w:val="0"/>
              <w:marTop w:val="0"/>
              <w:marBottom w:val="0"/>
              <w:divBdr>
                <w:top w:val="none" w:sz="0" w:space="0" w:color="auto"/>
                <w:left w:val="none" w:sz="0" w:space="0" w:color="auto"/>
                <w:bottom w:val="none" w:sz="0" w:space="0" w:color="auto"/>
                <w:right w:val="none" w:sz="0" w:space="0" w:color="auto"/>
              </w:divBdr>
            </w:div>
            <w:div w:id="1819227913">
              <w:marLeft w:val="0"/>
              <w:marRight w:val="0"/>
              <w:marTop w:val="0"/>
              <w:marBottom w:val="0"/>
              <w:divBdr>
                <w:top w:val="none" w:sz="0" w:space="0" w:color="auto"/>
                <w:left w:val="none" w:sz="0" w:space="0" w:color="auto"/>
                <w:bottom w:val="none" w:sz="0" w:space="0" w:color="auto"/>
                <w:right w:val="none" w:sz="0" w:space="0" w:color="auto"/>
              </w:divBdr>
            </w:div>
            <w:div w:id="1819878888">
              <w:marLeft w:val="0"/>
              <w:marRight w:val="0"/>
              <w:marTop w:val="0"/>
              <w:marBottom w:val="0"/>
              <w:divBdr>
                <w:top w:val="none" w:sz="0" w:space="0" w:color="auto"/>
                <w:left w:val="none" w:sz="0" w:space="0" w:color="auto"/>
                <w:bottom w:val="none" w:sz="0" w:space="0" w:color="auto"/>
                <w:right w:val="none" w:sz="0" w:space="0" w:color="auto"/>
              </w:divBdr>
            </w:div>
            <w:div w:id="1822457137">
              <w:marLeft w:val="0"/>
              <w:marRight w:val="0"/>
              <w:marTop w:val="0"/>
              <w:marBottom w:val="0"/>
              <w:divBdr>
                <w:top w:val="none" w:sz="0" w:space="0" w:color="auto"/>
                <w:left w:val="none" w:sz="0" w:space="0" w:color="auto"/>
                <w:bottom w:val="none" w:sz="0" w:space="0" w:color="auto"/>
                <w:right w:val="none" w:sz="0" w:space="0" w:color="auto"/>
              </w:divBdr>
            </w:div>
            <w:div w:id="1824856091">
              <w:marLeft w:val="0"/>
              <w:marRight w:val="0"/>
              <w:marTop w:val="0"/>
              <w:marBottom w:val="0"/>
              <w:divBdr>
                <w:top w:val="none" w:sz="0" w:space="0" w:color="auto"/>
                <w:left w:val="none" w:sz="0" w:space="0" w:color="auto"/>
                <w:bottom w:val="none" w:sz="0" w:space="0" w:color="auto"/>
                <w:right w:val="none" w:sz="0" w:space="0" w:color="auto"/>
              </w:divBdr>
            </w:div>
            <w:div w:id="1831023228">
              <w:marLeft w:val="0"/>
              <w:marRight w:val="0"/>
              <w:marTop w:val="0"/>
              <w:marBottom w:val="0"/>
              <w:divBdr>
                <w:top w:val="none" w:sz="0" w:space="0" w:color="auto"/>
                <w:left w:val="none" w:sz="0" w:space="0" w:color="auto"/>
                <w:bottom w:val="none" w:sz="0" w:space="0" w:color="auto"/>
                <w:right w:val="none" w:sz="0" w:space="0" w:color="auto"/>
              </w:divBdr>
            </w:div>
            <w:div w:id="1834448878">
              <w:marLeft w:val="0"/>
              <w:marRight w:val="0"/>
              <w:marTop w:val="0"/>
              <w:marBottom w:val="0"/>
              <w:divBdr>
                <w:top w:val="none" w:sz="0" w:space="0" w:color="auto"/>
                <w:left w:val="none" w:sz="0" w:space="0" w:color="auto"/>
                <w:bottom w:val="none" w:sz="0" w:space="0" w:color="auto"/>
                <w:right w:val="none" w:sz="0" w:space="0" w:color="auto"/>
              </w:divBdr>
            </w:div>
            <w:div w:id="1835031851">
              <w:marLeft w:val="0"/>
              <w:marRight w:val="0"/>
              <w:marTop w:val="0"/>
              <w:marBottom w:val="0"/>
              <w:divBdr>
                <w:top w:val="none" w:sz="0" w:space="0" w:color="auto"/>
                <w:left w:val="none" w:sz="0" w:space="0" w:color="auto"/>
                <w:bottom w:val="none" w:sz="0" w:space="0" w:color="auto"/>
                <w:right w:val="none" w:sz="0" w:space="0" w:color="auto"/>
              </w:divBdr>
            </w:div>
            <w:div w:id="1836411223">
              <w:marLeft w:val="0"/>
              <w:marRight w:val="0"/>
              <w:marTop w:val="0"/>
              <w:marBottom w:val="0"/>
              <w:divBdr>
                <w:top w:val="none" w:sz="0" w:space="0" w:color="auto"/>
                <w:left w:val="none" w:sz="0" w:space="0" w:color="auto"/>
                <w:bottom w:val="none" w:sz="0" w:space="0" w:color="auto"/>
                <w:right w:val="none" w:sz="0" w:space="0" w:color="auto"/>
              </w:divBdr>
            </w:div>
            <w:div w:id="1837303038">
              <w:marLeft w:val="0"/>
              <w:marRight w:val="0"/>
              <w:marTop w:val="0"/>
              <w:marBottom w:val="0"/>
              <w:divBdr>
                <w:top w:val="none" w:sz="0" w:space="0" w:color="auto"/>
                <w:left w:val="none" w:sz="0" w:space="0" w:color="auto"/>
                <w:bottom w:val="none" w:sz="0" w:space="0" w:color="auto"/>
                <w:right w:val="none" w:sz="0" w:space="0" w:color="auto"/>
              </w:divBdr>
            </w:div>
            <w:div w:id="1838888332">
              <w:marLeft w:val="0"/>
              <w:marRight w:val="0"/>
              <w:marTop w:val="0"/>
              <w:marBottom w:val="0"/>
              <w:divBdr>
                <w:top w:val="none" w:sz="0" w:space="0" w:color="auto"/>
                <w:left w:val="none" w:sz="0" w:space="0" w:color="auto"/>
                <w:bottom w:val="none" w:sz="0" w:space="0" w:color="auto"/>
                <w:right w:val="none" w:sz="0" w:space="0" w:color="auto"/>
              </w:divBdr>
            </w:div>
            <w:div w:id="1840348706">
              <w:marLeft w:val="0"/>
              <w:marRight w:val="0"/>
              <w:marTop w:val="0"/>
              <w:marBottom w:val="0"/>
              <w:divBdr>
                <w:top w:val="none" w:sz="0" w:space="0" w:color="auto"/>
                <w:left w:val="none" w:sz="0" w:space="0" w:color="auto"/>
                <w:bottom w:val="none" w:sz="0" w:space="0" w:color="auto"/>
                <w:right w:val="none" w:sz="0" w:space="0" w:color="auto"/>
              </w:divBdr>
            </w:div>
            <w:div w:id="1840464008">
              <w:marLeft w:val="0"/>
              <w:marRight w:val="0"/>
              <w:marTop w:val="0"/>
              <w:marBottom w:val="0"/>
              <w:divBdr>
                <w:top w:val="none" w:sz="0" w:space="0" w:color="auto"/>
                <w:left w:val="none" w:sz="0" w:space="0" w:color="auto"/>
                <w:bottom w:val="none" w:sz="0" w:space="0" w:color="auto"/>
                <w:right w:val="none" w:sz="0" w:space="0" w:color="auto"/>
              </w:divBdr>
            </w:div>
            <w:div w:id="1841197323">
              <w:marLeft w:val="0"/>
              <w:marRight w:val="0"/>
              <w:marTop w:val="0"/>
              <w:marBottom w:val="0"/>
              <w:divBdr>
                <w:top w:val="none" w:sz="0" w:space="0" w:color="auto"/>
                <w:left w:val="none" w:sz="0" w:space="0" w:color="auto"/>
                <w:bottom w:val="none" w:sz="0" w:space="0" w:color="auto"/>
                <w:right w:val="none" w:sz="0" w:space="0" w:color="auto"/>
              </w:divBdr>
            </w:div>
            <w:div w:id="1842086265">
              <w:marLeft w:val="0"/>
              <w:marRight w:val="0"/>
              <w:marTop w:val="0"/>
              <w:marBottom w:val="0"/>
              <w:divBdr>
                <w:top w:val="none" w:sz="0" w:space="0" w:color="auto"/>
                <w:left w:val="none" w:sz="0" w:space="0" w:color="auto"/>
                <w:bottom w:val="none" w:sz="0" w:space="0" w:color="auto"/>
                <w:right w:val="none" w:sz="0" w:space="0" w:color="auto"/>
              </w:divBdr>
            </w:div>
            <w:div w:id="1842311126">
              <w:marLeft w:val="0"/>
              <w:marRight w:val="0"/>
              <w:marTop w:val="0"/>
              <w:marBottom w:val="0"/>
              <w:divBdr>
                <w:top w:val="none" w:sz="0" w:space="0" w:color="auto"/>
                <w:left w:val="none" w:sz="0" w:space="0" w:color="auto"/>
                <w:bottom w:val="none" w:sz="0" w:space="0" w:color="auto"/>
                <w:right w:val="none" w:sz="0" w:space="0" w:color="auto"/>
              </w:divBdr>
            </w:div>
            <w:div w:id="1842348733">
              <w:marLeft w:val="0"/>
              <w:marRight w:val="0"/>
              <w:marTop w:val="0"/>
              <w:marBottom w:val="0"/>
              <w:divBdr>
                <w:top w:val="none" w:sz="0" w:space="0" w:color="auto"/>
                <w:left w:val="none" w:sz="0" w:space="0" w:color="auto"/>
                <w:bottom w:val="none" w:sz="0" w:space="0" w:color="auto"/>
                <w:right w:val="none" w:sz="0" w:space="0" w:color="auto"/>
              </w:divBdr>
            </w:div>
            <w:div w:id="1845196252">
              <w:marLeft w:val="0"/>
              <w:marRight w:val="0"/>
              <w:marTop w:val="0"/>
              <w:marBottom w:val="0"/>
              <w:divBdr>
                <w:top w:val="none" w:sz="0" w:space="0" w:color="auto"/>
                <w:left w:val="none" w:sz="0" w:space="0" w:color="auto"/>
                <w:bottom w:val="none" w:sz="0" w:space="0" w:color="auto"/>
                <w:right w:val="none" w:sz="0" w:space="0" w:color="auto"/>
              </w:divBdr>
            </w:div>
            <w:div w:id="1848399319">
              <w:marLeft w:val="0"/>
              <w:marRight w:val="0"/>
              <w:marTop w:val="0"/>
              <w:marBottom w:val="0"/>
              <w:divBdr>
                <w:top w:val="none" w:sz="0" w:space="0" w:color="auto"/>
                <w:left w:val="none" w:sz="0" w:space="0" w:color="auto"/>
                <w:bottom w:val="none" w:sz="0" w:space="0" w:color="auto"/>
                <w:right w:val="none" w:sz="0" w:space="0" w:color="auto"/>
              </w:divBdr>
            </w:div>
            <w:div w:id="1849829769">
              <w:marLeft w:val="0"/>
              <w:marRight w:val="0"/>
              <w:marTop w:val="0"/>
              <w:marBottom w:val="0"/>
              <w:divBdr>
                <w:top w:val="none" w:sz="0" w:space="0" w:color="auto"/>
                <w:left w:val="none" w:sz="0" w:space="0" w:color="auto"/>
                <w:bottom w:val="none" w:sz="0" w:space="0" w:color="auto"/>
                <w:right w:val="none" w:sz="0" w:space="0" w:color="auto"/>
              </w:divBdr>
            </w:div>
            <w:div w:id="1851525978">
              <w:marLeft w:val="0"/>
              <w:marRight w:val="0"/>
              <w:marTop w:val="0"/>
              <w:marBottom w:val="0"/>
              <w:divBdr>
                <w:top w:val="none" w:sz="0" w:space="0" w:color="auto"/>
                <w:left w:val="none" w:sz="0" w:space="0" w:color="auto"/>
                <w:bottom w:val="none" w:sz="0" w:space="0" w:color="auto"/>
                <w:right w:val="none" w:sz="0" w:space="0" w:color="auto"/>
              </w:divBdr>
            </w:div>
            <w:div w:id="1852446088">
              <w:marLeft w:val="0"/>
              <w:marRight w:val="0"/>
              <w:marTop w:val="0"/>
              <w:marBottom w:val="0"/>
              <w:divBdr>
                <w:top w:val="none" w:sz="0" w:space="0" w:color="auto"/>
                <w:left w:val="none" w:sz="0" w:space="0" w:color="auto"/>
                <w:bottom w:val="none" w:sz="0" w:space="0" w:color="auto"/>
                <w:right w:val="none" w:sz="0" w:space="0" w:color="auto"/>
              </w:divBdr>
            </w:div>
            <w:div w:id="1853570203">
              <w:marLeft w:val="0"/>
              <w:marRight w:val="0"/>
              <w:marTop w:val="0"/>
              <w:marBottom w:val="0"/>
              <w:divBdr>
                <w:top w:val="none" w:sz="0" w:space="0" w:color="auto"/>
                <w:left w:val="none" w:sz="0" w:space="0" w:color="auto"/>
                <w:bottom w:val="none" w:sz="0" w:space="0" w:color="auto"/>
                <w:right w:val="none" w:sz="0" w:space="0" w:color="auto"/>
              </w:divBdr>
            </w:div>
            <w:div w:id="1853638564">
              <w:marLeft w:val="0"/>
              <w:marRight w:val="0"/>
              <w:marTop w:val="0"/>
              <w:marBottom w:val="0"/>
              <w:divBdr>
                <w:top w:val="none" w:sz="0" w:space="0" w:color="auto"/>
                <w:left w:val="none" w:sz="0" w:space="0" w:color="auto"/>
                <w:bottom w:val="none" w:sz="0" w:space="0" w:color="auto"/>
                <w:right w:val="none" w:sz="0" w:space="0" w:color="auto"/>
              </w:divBdr>
            </w:div>
            <w:div w:id="1853766092">
              <w:marLeft w:val="0"/>
              <w:marRight w:val="0"/>
              <w:marTop w:val="0"/>
              <w:marBottom w:val="0"/>
              <w:divBdr>
                <w:top w:val="none" w:sz="0" w:space="0" w:color="auto"/>
                <w:left w:val="none" w:sz="0" w:space="0" w:color="auto"/>
                <w:bottom w:val="none" w:sz="0" w:space="0" w:color="auto"/>
                <w:right w:val="none" w:sz="0" w:space="0" w:color="auto"/>
              </w:divBdr>
            </w:div>
            <w:div w:id="1855880388">
              <w:marLeft w:val="0"/>
              <w:marRight w:val="0"/>
              <w:marTop w:val="0"/>
              <w:marBottom w:val="0"/>
              <w:divBdr>
                <w:top w:val="none" w:sz="0" w:space="0" w:color="auto"/>
                <w:left w:val="none" w:sz="0" w:space="0" w:color="auto"/>
                <w:bottom w:val="none" w:sz="0" w:space="0" w:color="auto"/>
                <w:right w:val="none" w:sz="0" w:space="0" w:color="auto"/>
              </w:divBdr>
            </w:div>
            <w:div w:id="1856336937">
              <w:marLeft w:val="0"/>
              <w:marRight w:val="0"/>
              <w:marTop w:val="0"/>
              <w:marBottom w:val="0"/>
              <w:divBdr>
                <w:top w:val="none" w:sz="0" w:space="0" w:color="auto"/>
                <w:left w:val="none" w:sz="0" w:space="0" w:color="auto"/>
                <w:bottom w:val="none" w:sz="0" w:space="0" w:color="auto"/>
                <w:right w:val="none" w:sz="0" w:space="0" w:color="auto"/>
              </w:divBdr>
            </w:div>
            <w:div w:id="1856963964">
              <w:marLeft w:val="0"/>
              <w:marRight w:val="0"/>
              <w:marTop w:val="360"/>
              <w:marBottom w:val="0"/>
              <w:divBdr>
                <w:top w:val="single" w:sz="6" w:space="0" w:color="auto"/>
                <w:left w:val="single" w:sz="6" w:space="0" w:color="auto"/>
                <w:bottom w:val="single" w:sz="6" w:space="0" w:color="auto"/>
                <w:right w:val="single" w:sz="6" w:space="0" w:color="auto"/>
              </w:divBdr>
            </w:div>
            <w:div w:id="1857036256">
              <w:marLeft w:val="0"/>
              <w:marRight w:val="0"/>
              <w:marTop w:val="0"/>
              <w:marBottom w:val="0"/>
              <w:divBdr>
                <w:top w:val="none" w:sz="0" w:space="0" w:color="auto"/>
                <w:left w:val="none" w:sz="0" w:space="0" w:color="auto"/>
                <w:bottom w:val="none" w:sz="0" w:space="0" w:color="auto"/>
                <w:right w:val="none" w:sz="0" w:space="0" w:color="auto"/>
              </w:divBdr>
            </w:div>
            <w:div w:id="1857160487">
              <w:marLeft w:val="0"/>
              <w:marRight w:val="0"/>
              <w:marTop w:val="0"/>
              <w:marBottom w:val="0"/>
              <w:divBdr>
                <w:top w:val="none" w:sz="0" w:space="0" w:color="auto"/>
                <w:left w:val="none" w:sz="0" w:space="0" w:color="auto"/>
                <w:bottom w:val="none" w:sz="0" w:space="0" w:color="auto"/>
                <w:right w:val="none" w:sz="0" w:space="0" w:color="auto"/>
              </w:divBdr>
            </w:div>
            <w:div w:id="1857424866">
              <w:marLeft w:val="0"/>
              <w:marRight w:val="0"/>
              <w:marTop w:val="0"/>
              <w:marBottom w:val="0"/>
              <w:divBdr>
                <w:top w:val="none" w:sz="0" w:space="0" w:color="auto"/>
                <w:left w:val="none" w:sz="0" w:space="0" w:color="auto"/>
                <w:bottom w:val="none" w:sz="0" w:space="0" w:color="auto"/>
                <w:right w:val="none" w:sz="0" w:space="0" w:color="auto"/>
              </w:divBdr>
            </w:div>
            <w:div w:id="1859195701">
              <w:marLeft w:val="0"/>
              <w:marRight w:val="0"/>
              <w:marTop w:val="0"/>
              <w:marBottom w:val="0"/>
              <w:divBdr>
                <w:top w:val="none" w:sz="0" w:space="0" w:color="auto"/>
                <w:left w:val="none" w:sz="0" w:space="0" w:color="auto"/>
                <w:bottom w:val="none" w:sz="0" w:space="0" w:color="auto"/>
                <w:right w:val="none" w:sz="0" w:space="0" w:color="auto"/>
              </w:divBdr>
            </w:div>
            <w:div w:id="1860192927">
              <w:marLeft w:val="0"/>
              <w:marRight w:val="0"/>
              <w:marTop w:val="0"/>
              <w:marBottom w:val="0"/>
              <w:divBdr>
                <w:top w:val="none" w:sz="0" w:space="0" w:color="auto"/>
                <w:left w:val="none" w:sz="0" w:space="0" w:color="auto"/>
                <w:bottom w:val="none" w:sz="0" w:space="0" w:color="auto"/>
                <w:right w:val="none" w:sz="0" w:space="0" w:color="auto"/>
              </w:divBdr>
            </w:div>
            <w:div w:id="1861581442">
              <w:marLeft w:val="0"/>
              <w:marRight w:val="0"/>
              <w:marTop w:val="0"/>
              <w:marBottom w:val="0"/>
              <w:divBdr>
                <w:top w:val="none" w:sz="0" w:space="0" w:color="auto"/>
                <w:left w:val="none" w:sz="0" w:space="0" w:color="auto"/>
                <w:bottom w:val="none" w:sz="0" w:space="0" w:color="auto"/>
                <w:right w:val="none" w:sz="0" w:space="0" w:color="auto"/>
              </w:divBdr>
            </w:div>
            <w:div w:id="1862039631">
              <w:marLeft w:val="0"/>
              <w:marRight w:val="0"/>
              <w:marTop w:val="0"/>
              <w:marBottom w:val="0"/>
              <w:divBdr>
                <w:top w:val="none" w:sz="0" w:space="0" w:color="auto"/>
                <w:left w:val="none" w:sz="0" w:space="0" w:color="auto"/>
                <w:bottom w:val="none" w:sz="0" w:space="0" w:color="auto"/>
                <w:right w:val="none" w:sz="0" w:space="0" w:color="auto"/>
              </w:divBdr>
            </w:div>
            <w:div w:id="1863394124">
              <w:marLeft w:val="0"/>
              <w:marRight w:val="0"/>
              <w:marTop w:val="0"/>
              <w:marBottom w:val="0"/>
              <w:divBdr>
                <w:top w:val="none" w:sz="0" w:space="0" w:color="auto"/>
                <w:left w:val="none" w:sz="0" w:space="0" w:color="auto"/>
                <w:bottom w:val="none" w:sz="0" w:space="0" w:color="auto"/>
                <w:right w:val="none" w:sz="0" w:space="0" w:color="auto"/>
              </w:divBdr>
            </w:div>
            <w:div w:id="1863471553">
              <w:marLeft w:val="0"/>
              <w:marRight w:val="0"/>
              <w:marTop w:val="0"/>
              <w:marBottom w:val="0"/>
              <w:divBdr>
                <w:top w:val="none" w:sz="0" w:space="0" w:color="auto"/>
                <w:left w:val="none" w:sz="0" w:space="0" w:color="auto"/>
                <w:bottom w:val="none" w:sz="0" w:space="0" w:color="auto"/>
                <w:right w:val="none" w:sz="0" w:space="0" w:color="auto"/>
              </w:divBdr>
              <w:divsChild>
                <w:div w:id="6367920">
                  <w:marLeft w:val="0"/>
                  <w:marRight w:val="0"/>
                  <w:marTop w:val="0"/>
                  <w:marBottom w:val="0"/>
                  <w:divBdr>
                    <w:top w:val="none" w:sz="0" w:space="0" w:color="auto"/>
                    <w:left w:val="none" w:sz="0" w:space="0" w:color="auto"/>
                    <w:bottom w:val="none" w:sz="0" w:space="0" w:color="auto"/>
                    <w:right w:val="none" w:sz="0" w:space="0" w:color="auto"/>
                  </w:divBdr>
                </w:div>
                <w:div w:id="8484622">
                  <w:marLeft w:val="0"/>
                  <w:marRight w:val="0"/>
                  <w:marTop w:val="0"/>
                  <w:marBottom w:val="0"/>
                  <w:divBdr>
                    <w:top w:val="none" w:sz="0" w:space="0" w:color="auto"/>
                    <w:left w:val="none" w:sz="0" w:space="0" w:color="auto"/>
                    <w:bottom w:val="none" w:sz="0" w:space="0" w:color="auto"/>
                    <w:right w:val="none" w:sz="0" w:space="0" w:color="auto"/>
                  </w:divBdr>
                </w:div>
                <w:div w:id="12078208">
                  <w:marLeft w:val="0"/>
                  <w:marRight w:val="0"/>
                  <w:marTop w:val="0"/>
                  <w:marBottom w:val="0"/>
                  <w:divBdr>
                    <w:top w:val="none" w:sz="0" w:space="0" w:color="auto"/>
                    <w:left w:val="none" w:sz="0" w:space="0" w:color="auto"/>
                    <w:bottom w:val="none" w:sz="0" w:space="0" w:color="auto"/>
                    <w:right w:val="none" w:sz="0" w:space="0" w:color="auto"/>
                  </w:divBdr>
                </w:div>
                <w:div w:id="30343870">
                  <w:marLeft w:val="0"/>
                  <w:marRight w:val="0"/>
                  <w:marTop w:val="0"/>
                  <w:marBottom w:val="0"/>
                  <w:divBdr>
                    <w:top w:val="none" w:sz="0" w:space="0" w:color="auto"/>
                    <w:left w:val="none" w:sz="0" w:space="0" w:color="auto"/>
                    <w:bottom w:val="none" w:sz="0" w:space="0" w:color="auto"/>
                    <w:right w:val="none" w:sz="0" w:space="0" w:color="auto"/>
                  </w:divBdr>
                </w:div>
                <w:div w:id="94448287">
                  <w:marLeft w:val="0"/>
                  <w:marRight w:val="0"/>
                  <w:marTop w:val="0"/>
                  <w:marBottom w:val="0"/>
                  <w:divBdr>
                    <w:top w:val="none" w:sz="0" w:space="0" w:color="auto"/>
                    <w:left w:val="none" w:sz="0" w:space="0" w:color="auto"/>
                    <w:bottom w:val="none" w:sz="0" w:space="0" w:color="auto"/>
                    <w:right w:val="none" w:sz="0" w:space="0" w:color="auto"/>
                  </w:divBdr>
                </w:div>
                <w:div w:id="95055828">
                  <w:marLeft w:val="0"/>
                  <w:marRight w:val="0"/>
                  <w:marTop w:val="0"/>
                  <w:marBottom w:val="0"/>
                  <w:divBdr>
                    <w:top w:val="none" w:sz="0" w:space="0" w:color="auto"/>
                    <w:left w:val="none" w:sz="0" w:space="0" w:color="auto"/>
                    <w:bottom w:val="none" w:sz="0" w:space="0" w:color="auto"/>
                    <w:right w:val="none" w:sz="0" w:space="0" w:color="auto"/>
                  </w:divBdr>
                </w:div>
                <w:div w:id="103502970">
                  <w:marLeft w:val="0"/>
                  <w:marRight w:val="0"/>
                  <w:marTop w:val="0"/>
                  <w:marBottom w:val="0"/>
                  <w:divBdr>
                    <w:top w:val="none" w:sz="0" w:space="0" w:color="auto"/>
                    <w:left w:val="none" w:sz="0" w:space="0" w:color="auto"/>
                    <w:bottom w:val="none" w:sz="0" w:space="0" w:color="auto"/>
                    <w:right w:val="none" w:sz="0" w:space="0" w:color="auto"/>
                  </w:divBdr>
                </w:div>
                <w:div w:id="106897583">
                  <w:marLeft w:val="0"/>
                  <w:marRight w:val="0"/>
                  <w:marTop w:val="0"/>
                  <w:marBottom w:val="0"/>
                  <w:divBdr>
                    <w:top w:val="none" w:sz="0" w:space="0" w:color="auto"/>
                    <w:left w:val="none" w:sz="0" w:space="0" w:color="auto"/>
                    <w:bottom w:val="none" w:sz="0" w:space="0" w:color="auto"/>
                    <w:right w:val="none" w:sz="0" w:space="0" w:color="auto"/>
                  </w:divBdr>
                </w:div>
                <w:div w:id="152722146">
                  <w:marLeft w:val="0"/>
                  <w:marRight w:val="0"/>
                  <w:marTop w:val="0"/>
                  <w:marBottom w:val="0"/>
                  <w:divBdr>
                    <w:top w:val="none" w:sz="0" w:space="0" w:color="auto"/>
                    <w:left w:val="none" w:sz="0" w:space="0" w:color="auto"/>
                    <w:bottom w:val="none" w:sz="0" w:space="0" w:color="auto"/>
                    <w:right w:val="none" w:sz="0" w:space="0" w:color="auto"/>
                  </w:divBdr>
                </w:div>
                <w:div w:id="161552741">
                  <w:marLeft w:val="0"/>
                  <w:marRight w:val="0"/>
                  <w:marTop w:val="0"/>
                  <w:marBottom w:val="0"/>
                  <w:divBdr>
                    <w:top w:val="none" w:sz="0" w:space="0" w:color="auto"/>
                    <w:left w:val="none" w:sz="0" w:space="0" w:color="auto"/>
                    <w:bottom w:val="none" w:sz="0" w:space="0" w:color="auto"/>
                    <w:right w:val="none" w:sz="0" w:space="0" w:color="auto"/>
                  </w:divBdr>
                </w:div>
                <w:div w:id="230434671">
                  <w:marLeft w:val="0"/>
                  <w:marRight w:val="0"/>
                  <w:marTop w:val="0"/>
                  <w:marBottom w:val="0"/>
                  <w:divBdr>
                    <w:top w:val="none" w:sz="0" w:space="0" w:color="auto"/>
                    <w:left w:val="none" w:sz="0" w:space="0" w:color="auto"/>
                    <w:bottom w:val="none" w:sz="0" w:space="0" w:color="auto"/>
                    <w:right w:val="none" w:sz="0" w:space="0" w:color="auto"/>
                  </w:divBdr>
                </w:div>
                <w:div w:id="280456566">
                  <w:marLeft w:val="0"/>
                  <w:marRight w:val="0"/>
                  <w:marTop w:val="0"/>
                  <w:marBottom w:val="0"/>
                  <w:divBdr>
                    <w:top w:val="none" w:sz="0" w:space="0" w:color="auto"/>
                    <w:left w:val="none" w:sz="0" w:space="0" w:color="auto"/>
                    <w:bottom w:val="none" w:sz="0" w:space="0" w:color="auto"/>
                    <w:right w:val="none" w:sz="0" w:space="0" w:color="auto"/>
                  </w:divBdr>
                </w:div>
                <w:div w:id="347563588">
                  <w:marLeft w:val="0"/>
                  <w:marRight w:val="0"/>
                  <w:marTop w:val="0"/>
                  <w:marBottom w:val="0"/>
                  <w:divBdr>
                    <w:top w:val="none" w:sz="0" w:space="0" w:color="auto"/>
                    <w:left w:val="none" w:sz="0" w:space="0" w:color="auto"/>
                    <w:bottom w:val="none" w:sz="0" w:space="0" w:color="auto"/>
                    <w:right w:val="none" w:sz="0" w:space="0" w:color="auto"/>
                  </w:divBdr>
                </w:div>
                <w:div w:id="396898105">
                  <w:marLeft w:val="0"/>
                  <w:marRight w:val="0"/>
                  <w:marTop w:val="0"/>
                  <w:marBottom w:val="0"/>
                  <w:divBdr>
                    <w:top w:val="none" w:sz="0" w:space="0" w:color="auto"/>
                    <w:left w:val="none" w:sz="0" w:space="0" w:color="auto"/>
                    <w:bottom w:val="none" w:sz="0" w:space="0" w:color="auto"/>
                    <w:right w:val="none" w:sz="0" w:space="0" w:color="auto"/>
                  </w:divBdr>
                </w:div>
                <w:div w:id="447507026">
                  <w:marLeft w:val="0"/>
                  <w:marRight w:val="0"/>
                  <w:marTop w:val="0"/>
                  <w:marBottom w:val="0"/>
                  <w:divBdr>
                    <w:top w:val="none" w:sz="0" w:space="0" w:color="auto"/>
                    <w:left w:val="none" w:sz="0" w:space="0" w:color="auto"/>
                    <w:bottom w:val="none" w:sz="0" w:space="0" w:color="auto"/>
                    <w:right w:val="none" w:sz="0" w:space="0" w:color="auto"/>
                  </w:divBdr>
                </w:div>
                <w:div w:id="457453190">
                  <w:marLeft w:val="0"/>
                  <w:marRight w:val="0"/>
                  <w:marTop w:val="0"/>
                  <w:marBottom w:val="0"/>
                  <w:divBdr>
                    <w:top w:val="none" w:sz="0" w:space="0" w:color="auto"/>
                    <w:left w:val="none" w:sz="0" w:space="0" w:color="auto"/>
                    <w:bottom w:val="none" w:sz="0" w:space="0" w:color="auto"/>
                    <w:right w:val="none" w:sz="0" w:space="0" w:color="auto"/>
                  </w:divBdr>
                </w:div>
                <w:div w:id="463813385">
                  <w:marLeft w:val="0"/>
                  <w:marRight w:val="0"/>
                  <w:marTop w:val="0"/>
                  <w:marBottom w:val="0"/>
                  <w:divBdr>
                    <w:top w:val="none" w:sz="0" w:space="0" w:color="auto"/>
                    <w:left w:val="none" w:sz="0" w:space="0" w:color="auto"/>
                    <w:bottom w:val="none" w:sz="0" w:space="0" w:color="auto"/>
                    <w:right w:val="none" w:sz="0" w:space="0" w:color="auto"/>
                  </w:divBdr>
                </w:div>
                <w:div w:id="465398201">
                  <w:marLeft w:val="0"/>
                  <w:marRight w:val="0"/>
                  <w:marTop w:val="0"/>
                  <w:marBottom w:val="0"/>
                  <w:divBdr>
                    <w:top w:val="none" w:sz="0" w:space="0" w:color="auto"/>
                    <w:left w:val="none" w:sz="0" w:space="0" w:color="auto"/>
                    <w:bottom w:val="none" w:sz="0" w:space="0" w:color="auto"/>
                    <w:right w:val="none" w:sz="0" w:space="0" w:color="auto"/>
                  </w:divBdr>
                </w:div>
                <w:div w:id="509610492">
                  <w:marLeft w:val="0"/>
                  <w:marRight w:val="0"/>
                  <w:marTop w:val="0"/>
                  <w:marBottom w:val="0"/>
                  <w:divBdr>
                    <w:top w:val="none" w:sz="0" w:space="0" w:color="auto"/>
                    <w:left w:val="none" w:sz="0" w:space="0" w:color="auto"/>
                    <w:bottom w:val="none" w:sz="0" w:space="0" w:color="auto"/>
                    <w:right w:val="none" w:sz="0" w:space="0" w:color="auto"/>
                  </w:divBdr>
                </w:div>
                <w:div w:id="528837430">
                  <w:marLeft w:val="0"/>
                  <w:marRight w:val="0"/>
                  <w:marTop w:val="0"/>
                  <w:marBottom w:val="0"/>
                  <w:divBdr>
                    <w:top w:val="none" w:sz="0" w:space="0" w:color="auto"/>
                    <w:left w:val="none" w:sz="0" w:space="0" w:color="auto"/>
                    <w:bottom w:val="none" w:sz="0" w:space="0" w:color="auto"/>
                    <w:right w:val="none" w:sz="0" w:space="0" w:color="auto"/>
                  </w:divBdr>
                </w:div>
                <w:div w:id="549657526">
                  <w:marLeft w:val="0"/>
                  <w:marRight w:val="0"/>
                  <w:marTop w:val="0"/>
                  <w:marBottom w:val="0"/>
                  <w:divBdr>
                    <w:top w:val="none" w:sz="0" w:space="0" w:color="auto"/>
                    <w:left w:val="none" w:sz="0" w:space="0" w:color="auto"/>
                    <w:bottom w:val="none" w:sz="0" w:space="0" w:color="auto"/>
                    <w:right w:val="none" w:sz="0" w:space="0" w:color="auto"/>
                  </w:divBdr>
                </w:div>
                <w:div w:id="631637345">
                  <w:marLeft w:val="0"/>
                  <w:marRight w:val="0"/>
                  <w:marTop w:val="0"/>
                  <w:marBottom w:val="0"/>
                  <w:divBdr>
                    <w:top w:val="none" w:sz="0" w:space="0" w:color="auto"/>
                    <w:left w:val="none" w:sz="0" w:space="0" w:color="auto"/>
                    <w:bottom w:val="none" w:sz="0" w:space="0" w:color="auto"/>
                    <w:right w:val="none" w:sz="0" w:space="0" w:color="auto"/>
                  </w:divBdr>
                </w:div>
                <w:div w:id="638412640">
                  <w:marLeft w:val="0"/>
                  <w:marRight w:val="0"/>
                  <w:marTop w:val="0"/>
                  <w:marBottom w:val="0"/>
                  <w:divBdr>
                    <w:top w:val="none" w:sz="0" w:space="0" w:color="auto"/>
                    <w:left w:val="none" w:sz="0" w:space="0" w:color="auto"/>
                    <w:bottom w:val="none" w:sz="0" w:space="0" w:color="auto"/>
                    <w:right w:val="none" w:sz="0" w:space="0" w:color="auto"/>
                  </w:divBdr>
                </w:div>
                <w:div w:id="675111843">
                  <w:marLeft w:val="0"/>
                  <w:marRight w:val="0"/>
                  <w:marTop w:val="0"/>
                  <w:marBottom w:val="0"/>
                  <w:divBdr>
                    <w:top w:val="none" w:sz="0" w:space="0" w:color="auto"/>
                    <w:left w:val="none" w:sz="0" w:space="0" w:color="auto"/>
                    <w:bottom w:val="none" w:sz="0" w:space="0" w:color="auto"/>
                    <w:right w:val="none" w:sz="0" w:space="0" w:color="auto"/>
                  </w:divBdr>
                </w:div>
                <w:div w:id="719355307">
                  <w:marLeft w:val="0"/>
                  <w:marRight w:val="0"/>
                  <w:marTop w:val="0"/>
                  <w:marBottom w:val="0"/>
                  <w:divBdr>
                    <w:top w:val="none" w:sz="0" w:space="0" w:color="auto"/>
                    <w:left w:val="none" w:sz="0" w:space="0" w:color="auto"/>
                    <w:bottom w:val="none" w:sz="0" w:space="0" w:color="auto"/>
                    <w:right w:val="none" w:sz="0" w:space="0" w:color="auto"/>
                  </w:divBdr>
                </w:div>
                <w:div w:id="778335761">
                  <w:marLeft w:val="0"/>
                  <w:marRight w:val="0"/>
                  <w:marTop w:val="0"/>
                  <w:marBottom w:val="0"/>
                  <w:divBdr>
                    <w:top w:val="none" w:sz="0" w:space="0" w:color="auto"/>
                    <w:left w:val="none" w:sz="0" w:space="0" w:color="auto"/>
                    <w:bottom w:val="none" w:sz="0" w:space="0" w:color="auto"/>
                    <w:right w:val="none" w:sz="0" w:space="0" w:color="auto"/>
                  </w:divBdr>
                </w:div>
                <w:div w:id="853808117">
                  <w:marLeft w:val="0"/>
                  <w:marRight w:val="0"/>
                  <w:marTop w:val="0"/>
                  <w:marBottom w:val="0"/>
                  <w:divBdr>
                    <w:top w:val="none" w:sz="0" w:space="0" w:color="auto"/>
                    <w:left w:val="none" w:sz="0" w:space="0" w:color="auto"/>
                    <w:bottom w:val="none" w:sz="0" w:space="0" w:color="auto"/>
                    <w:right w:val="none" w:sz="0" w:space="0" w:color="auto"/>
                  </w:divBdr>
                </w:div>
                <w:div w:id="860168474">
                  <w:marLeft w:val="0"/>
                  <w:marRight w:val="0"/>
                  <w:marTop w:val="0"/>
                  <w:marBottom w:val="0"/>
                  <w:divBdr>
                    <w:top w:val="none" w:sz="0" w:space="0" w:color="auto"/>
                    <w:left w:val="none" w:sz="0" w:space="0" w:color="auto"/>
                    <w:bottom w:val="none" w:sz="0" w:space="0" w:color="auto"/>
                    <w:right w:val="none" w:sz="0" w:space="0" w:color="auto"/>
                  </w:divBdr>
                </w:div>
                <w:div w:id="860774907">
                  <w:marLeft w:val="0"/>
                  <w:marRight w:val="0"/>
                  <w:marTop w:val="0"/>
                  <w:marBottom w:val="0"/>
                  <w:divBdr>
                    <w:top w:val="none" w:sz="0" w:space="0" w:color="auto"/>
                    <w:left w:val="none" w:sz="0" w:space="0" w:color="auto"/>
                    <w:bottom w:val="none" w:sz="0" w:space="0" w:color="auto"/>
                    <w:right w:val="none" w:sz="0" w:space="0" w:color="auto"/>
                  </w:divBdr>
                </w:div>
                <w:div w:id="866261422">
                  <w:marLeft w:val="0"/>
                  <w:marRight w:val="0"/>
                  <w:marTop w:val="0"/>
                  <w:marBottom w:val="0"/>
                  <w:divBdr>
                    <w:top w:val="none" w:sz="0" w:space="0" w:color="auto"/>
                    <w:left w:val="none" w:sz="0" w:space="0" w:color="auto"/>
                    <w:bottom w:val="none" w:sz="0" w:space="0" w:color="auto"/>
                    <w:right w:val="none" w:sz="0" w:space="0" w:color="auto"/>
                  </w:divBdr>
                </w:div>
                <w:div w:id="874848715">
                  <w:marLeft w:val="0"/>
                  <w:marRight w:val="0"/>
                  <w:marTop w:val="0"/>
                  <w:marBottom w:val="0"/>
                  <w:divBdr>
                    <w:top w:val="none" w:sz="0" w:space="0" w:color="auto"/>
                    <w:left w:val="none" w:sz="0" w:space="0" w:color="auto"/>
                    <w:bottom w:val="none" w:sz="0" w:space="0" w:color="auto"/>
                    <w:right w:val="none" w:sz="0" w:space="0" w:color="auto"/>
                  </w:divBdr>
                </w:div>
                <w:div w:id="892423883">
                  <w:marLeft w:val="0"/>
                  <w:marRight w:val="0"/>
                  <w:marTop w:val="0"/>
                  <w:marBottom w:val="0"/>
                  <w:divBdr>
                    <w:top w:val="none" w:sz="0" w:space="0" w:color="auto"/>
                    <w:left w:val="none" w:sz="0" w:space="0" w:color="auto"/>
                    <w:bottom w:val="none" w:sz="0" w:space="0" w:color="auto"/>
                    <w:right w:val="none" w:sz="0" w:space="0" w:color="auto"/>
                  </w:divBdr>
                </w:div>
                <w:div w:id="905260026">
                  <w:marLeft w:val="0"/>
                  <w:marRight w:val="0"/>
                  <w:marTop w:val="0"/>
                  <w:marBottom w:val="0"/>
                  <w:divBdr>
                    <w:top w:val="none" w:sz="0" w:space="0" w:color="auto"/>
                    <w:left w:val="none" w:sz="0" w:space="0" w:color="auto"/>
                    <w:bottom w:val="none" w:sz="0" w:space="0" w:color="auto"/>
                    <w:right w:val="none" w:sz="0" w:space="0" w:color="auto"/>
                  </w:divBdr>
                </w:div>
                <w:div w:id="917641229">
                  <w:marLeft w:val="0"/>
                  <w:marRight w:val="0"/>
                  <w:marTop w:val="0"/>
                  <w:marBottom w:val="0"/>
                  <w:divBdr>
                    <w:top w:val="none" w:sz="0" w:space="0" w:color="auto"/>
                    <w:left w:val="none" w:sz="0" w:space="0" w:color="auto"/>
                    <w:bottom w:val="none" w:sz="0" w:space="0" w:color="auto"/>
                    <w:right w:val="none" w:sz="0" w:space="0" w:color="auto"/>
                  </w:divBdr>
                </w:div>
                <w:div w:id="932326665">
                  <w:marLeft w:val="0"/>
                  <w:marRight w:val="0"/>
                  <w:marTop w:val="0"/>
                  <w:marBottom w:val="0"/>
                  <w:divBdr>
                    <w:top w:val="none" w:sz="0" w:space="0" w:color="auto"/>
                    <w:left w:val="none" w:sz="0" w:space="0" w:color="auto"/>
                    <w:bottom w:val="none" w:sz="0" w:space="0" w:color="auto"/>
                    <w:right w:val="none" w:sz="0" w:space="0" w:color="auto"/>
                  </w:divBdr>
                </w:div>
                <w:div w:id="934289450">
                  <w:marLeft w:val="0"/>
                  <w:marRight w:val="0"/>
                  <w:marTop w:val="0"/>
                  <w:marBottom w:val="0"/>
                  <w:divBdr>
                    <w:top w:val="none" w:sz="0" w:space="0" w:color="auto"/>
                    <w:left w:val="none" w:sz="0" w:space="0" w:color="auto"/>
                    <w:bottom w:val="none" w:sz="0" w:space="0" w:color="auto"/>
                    <w:right w:val="none" w:sz="0" w:space="0" w:color="auto"/>
                  </w:divBdr>
                </w:div>
                <w:div w:id="965358295">
                  <w:marLeft w:val="0"/>
                  <w:marRight w:val="0"/>
                  <w:marTop w:val="0"/>
                  <w:marBottom w:val="0"/>
                  <w:divBdr>
                    <w:top w:val="none" w:sz="0" w:space="0" w:color="auto"/>
                    <w:left w:val="none" w:sz="0" w:space="0" w:color="auto"/>
                    <w:bottom w:val="none" w:sz="0" w:space="0" w:color="auto"/>
                    <w:right w:val="none" w:sz="0" w:space="0" w:color="auto"/>
                  </w:divBdr>
                </w:div>
                <w:div w:id="975986754">
                  <w:marLeft w:val="0"/>
                  <w:marRight w:val="0"/>
                  <w:marTop w:val="0"/>
                  <w:marBottom w:val="0"/>
                  <w:divBdr>
                    <w:top w:val="none" w:sz="0" w:space="0" w:color="auto"/>
                    <w:left w:val="none" w:sz="0" w:space="0" w:color="auto"/>
                    <w:bottom w:val="none" w:sz="0" w:space="0" w:color="auto"/>
                    <w:right w:val="none" w:sz="0" w:space="0" w:color="auto"/>
                  </w:divBdr>
                </w:div>
                <w:div w:id="983851384">
                  <w:marLeft w:val="0"/>
                  <w:marRight w:val="0"/>
                  <w:marTop w:val="0"/>
                  <w:marBottom w:val="0"/>
                  <w:divBdr>
                    <w:top w:val="none" w:sz="0" w:space="0" w:color="auto"/>
                    <w:left w:val="none" w:sz="0" w:space="0" w:color="auto"/>
                    <w:bottom w:val="none" w:sz="0" w:space="0" w:color="auto"/>
                    <w:right w:val="none" w:sz="0" w:space="0" w:color="auto"/>
                  </w:divBdr>
                </w:div>
                <w:div w:id="988094275">
                  <w:marLeft w:val="0"/>
                  <w:marRight w:val="0"/>
                  <w:marTop w:val="0"/>
                  <w:marBottom w:val="0"/>
                  <w:divBdr>
                    <w:top w:val="none" w:sz="0" w:space="0" w:color="auto"/>
                    <w:left w:val="none" w:sz="0" w:space="0" w:color="auto"/>
                    <w:bottom w:val="none" w:sz="0" w:space="0" w:color="auto"/>
                    <w:right w:val="none" w:sz="0" w:space="0" w:color="auto"/>
                  </w:divBdr>
                </w:div>
                <w:div w:id="1043939625">
                  <w:marLeft w:val="0"/>
                  <w:marRight w:val="0"/>
                  <w:marTop w:val="0"/>
                  <w:marBottom w:val="0"/>
                  <w:divBdr>
                    <w:top w:val="none" w:sz="0" w:space="0" w:color="auto"/>
                    <w:left w:val="none" w:sz="0" w:space="0" w:color="auto"/>
                    <w:bottom w:val="none" w:sz="0" w:space="0" w:color="auto"/>
                    <w:right w:val="none" w:sz="0" w:space="0" w:color="auto"/>
                  </w:divBdr>
                </w:div>
                <w:div w:id="1051467600">
                  <w:marLeft w:val="0"/>
                  <w:marRight w:val="0"/>
                  <w:marTop w:val="0"/>
                  <w:marBottom w:val="0"/>
                  <w:divBdr>
                    <w:top w:val="none" w:sz="0" w:space="0" w:color="auto"/>
                    <w:left w:val="none" w:sz="0" w:space="0" w:color="auto"/>
                    <w:bottom w:val="none" w:sz="0" w:space="0" w:color="auto"/>
                    <w:right w:val="none" w:sz="0" w:space="0" w:color="auto"/>
                  </w:divBdr>
                </w:div>
                <w:div w:id="1113407222">
                  <w:marLeft w:val="0"/>
                  <w:marRight w:val="0"/>
                  <w:marTop w:val="0"/>
                  <w:marBottom w:val="0"/>
                  <w:divBdr>
                    <w:top w:val="none" w:sz="0" w:space="0" w:color="auto"/>
                    <w:left w:val="none" w:sz="0" w:space="0" w:color="auto"/>
                    <w:bottom w:val="none" w:sz="0" w:space="0" w:color="auto"/>
                    <w:right w:val="none" w:sz="0" w:space="0" w:color="auto"/>
                  </w:divBdr>
                </w:div>
                <w:div w:id="1121191576">
                  <w:marLeft w:val="0"/>
                  <w:marRight w:val="0"/>
                  <w:marTop w:val="0"/>
                  <w:marBottom w:val="0"/>
                  <w:divBdr>
                    <w:top w:val="none" w:sz="0" w:space="0" w:color="auto"/>
                    <w:left w:val="none" w:sz="0" w:space="0" w:color="auto"/>
                    <w:bottom w:val="none" w:sz="0" w:space="0" w:color="auto"/>
                    <w:right w:val="none" w:sz="0" w:space="0" w:color="auto"/>
                  </w:divBdr>
                </w:div>
                <w:div w:id="1286352502">
                  <w:marLeft w:val="0"/>
                  <w:marRight w:val="0"/>
                  <w:marTop w:val="0"/>
                  <w:marBottom w:val="0"/>
                  <w:divBdr>
                    <w:top w:val="none" w:sz="0" w:space="0" w:color="auto"/>
                    <w:left w:val="none" w:sz="0" w:space="0" w:color="auto"/>
                    <w:bottom w:val="none" w:sz="0" w:space="0" w:color="auto"/>
                    <w:right w:val="none" w:sz="0" w:space="0" w:color="auto"/>
                  </w:divBdr>
                </w:div>
                <w:div w:id="1309171910">
                  <w:marLeft w:val="0"/>
                  <w:marRight w:val="0"/>
                  <w:marTop w:val="0"/>
                  <w:marBottom w:val="0"/>
                  <w:divBdr>
                    <w:top w:val="none" w:sz="0" w:space="0" w:color="auto"/>
                    <w:left w:val="none" w:sz="0" w:space="0" w:color="auto"/>
                    <w:bottom w:val="none" w:sz="0" w:space="0" w:color="auto"/>
                    <w:right w:val="none" w:sz="0" w:space="0" w:color="auto"/>
                  </w:divBdr>
                </w:div>
                <w:div w:id="1322464719">
                  <w:marLeft w:val="0"/>
                  <w:marRight w:val="0"/>
                  <w:marTop w:val="0"/>
                  <w:marBottom w:val="0"/>
                  <w:divBdr>
                    <w:top w:val="none" w:sz="0" w:space="0" w:color="auto"/>
                    <w:left w:val="none" w:sz="0" w:space="0" w:color="auto"/>
                    <w:bottom w:val="none" w:sz="0" w:space="0" w:color="auto"/>
                    <w:right w:val="none" w:sz="0" w:space="0" w:color="auto"/>
                  </w:divBdr>
                </w:div>
                <w:div w:id="1360084856">
                  <w:marLeft w:val="0"/>
                  <w:marRight w:val="0"/>
                  <w:marTop w:val="0"/>
                  <w:marBottom w:val="0"/>
                  <w:divBdr>
                    <w:top w:val="none" w:sz="0" w:space="0" w:color="auto"/>
                    <w:left w:val="none" w:sz="0" w:space="0" w:color="auto"/>
                    <w:bottom w:val="none" w:sz="0" w:space="0" w:color="auto"/>
                    <w:right w:val="none" w:sz="0" w:space="0" w:color="auto"/>
                  </w:divBdr>
                </w:div>
                <w:div w:id="1436822134">
                  <w:marLeft w:val="0"/>
                  <w:marRight w:val="0"/>
                  <w:marTop w:val="0"/>
                  <w:marBottom w:val="0"/>
                  <w:divBdr>
                    <w:top w:val="none" w:sz="0" w:space="0" w:color="auto"/>
                    <w:left w:val="none" w:sz="0" w:space="0" w:color="auto"/>
                    <w:bottom w:val="none" w:sz="0" w:space="0" w:color="auto"/>
                    <w:right w:val="none" w:sz="0" w:space="0" w:color="auto"/>
                  </w:divBdr>
                </w:div>
                <w:div w:id="1480030160">
                  <w:marLeft w:val="0"/>
                  <w:marRight w:val="0"/>
                  <w:marTop w:val="0"/>
                  <w:marBottom w:val="0"/>
                  <w:divBdr>
                    <w:top w:val="none" w:sz="0" w:space="0" w:color="auto"/>
                    <w:left w:val="none" w:sz="0" w:space="0" w:color="auto"/>
                    <w:bottom w:val="none" w:sz="0" w:space="0" w:color="auto"/>
                    <w:right w:val="none" w:sz="0" w:space="0" w:color="auto"/>
                  </w:divBdr>
                </w:div>
                <w:div w:id="1486241865">
                  <w:marLeft w:val="0"/>
                  <w:marRight w:val="0"/>
                  <w:marTop w:val="0"/>
                  <w:marBottom w:val="0"/>
                  <w:divBdr>
                    <w:top w:val="none" w:sz="0" w:space="0" w:color="auto"/>
                    <w:left w:val="none" w:sz="0" w:space="0" w:color="auto"/>
                    <w:bottom w:val="none" w:sz="0" w:space="0" w:color="auto"/>
                    <w:right w:val="none" w:sz="0" w:space="0" w:color="auto"/>
                  </w:divBdr>
                </w:div>
                <w:div w:id="1532066766">
                  <w:marLeft w:val="0"/>
                  <w:marRight w:val="0"/>
                  <w:marTop w:val="0"/>
                  <w:marBottom w:val="0"/>
                  <w:divBdr>
                    <w:top w:val="none" w:sz="0" w:space="0" w:color="auto"/>
                    <w:left w:val="none" w:sz="0" w:space="0" w:color="auto"/>
                    <w:bottom w:val="none" w:sz="0" w:space="0" w:color="auto"/>
                    <w:right w:val="none" w:sz="0" w:space="0" w:color="auto"/>
                  </w:divBdr>
                </w:div>
                <w:div w:id="1533611900">
                  <w:marLeft w:val="0"/>
                  <w:marRight w:val="0"/>
                  <w:marTop w:val="0"/>
                  <w:marBottom w:val="0"/>
                  <w:divBdr>
                    <w:top w:val="none" w:sz="0" w:space="0" w:color="auto"/>
                    <w:left w:val="none" w:sz="0" w:space="0" w:color="auto"/>
                    <w:bottom w:val="none" w:sz="0" w:space="0" w:color="auto"/>
                    <w:right w:val="none" w:sz="0" w:space="0" w:color="auto"/>
                  </w:divBdr>
                </w:div>
                <w:div w:id="1554733218">
                  <w:marLeft w:val="0"/>
                  <w:marRight w:val="0"/>
                  <w:marTop w:val="0"/>
                  <w:marBottom w:val="0"/>
                  <w:divBdr>
                    <w:top w:val="none" w:sz="0" w:space="0" w:color="auto"/>
                    <w:left w:val="none" w:sz="0" w:space="0" w:color="auto"/>
                    <w:bottom w:val="none" w:sz="0" w:space="0" w:color="auto"/>
                    <w:right w:val="none" w:sz="0" w:space="0" w:color="auto"/>
                  </w:divBdr>
                </w:div>
                <w:div w:id="1564219290">
                  <w:marLeft w:val="0"/>
                  <w:marRight w:val="0"/>
                  <w:marTop w:val="0"/>
                  <w:marBottom w:val="0"/>
                  <w:divBdr>
                    <w:top w:val="none" w:sz="0" w:space="0" w:color="auto"/>
                    <w:left w:val="none" w:sz="0" w:space="0" w:color="auto"/>
                    <w:bottom w:val="none" w:sz="0" w:space="0" w:color="auto"/>
                    <w:right w:val="none" w:sz="0" w:space="0" w:color="auto"/>
                  </w:divBdr>
                </w:div>
                <w:div w:id="1581213536">
                  <w:marLeft w:val="0"/>
                  <w:marRight w:val="0"/>
                  <w:marTop w:val="0"/>
                  <w:marBottom w:val="0"/>
                  <w:divBdr>
                    <w:top w:val="none" w:sz="0" w:space="0" w:color="auto"/>
                    <w:left w:val="none" w:sz="0" w:space="0" w:color="auto"/>
                    <w:bottom w:val="none" w:sz="0" w:space="0" w:color="auto"/>
                    <w:right w:val="none" w:sz="0" w:space="0" w:color="auto"/>
                  </w:divBdr>
                </w:div>
                <w:div w:id="1624531572">
                  <w:marLeft w:val="0"/>
                  <w:marRight w:val="0"/>
                  <w:marTop w:val="0"/>
                  <w:marBottom w:val="0"/>
                  <w:divBdr>
                    <w:top w:val="none" w:sz="0" w:space="0" w:color="auto"/>
                    <w:left w:val="none" w:sz="0" w:space="0" w:color="auto"/>
                    <w:bottom w:val="none" w:sz="0" w:space="0" w:color="auto"/>
                    <w:right w:val="none" w:sz="0" w:space="0" w:color="auto"/>
                  </w:divBdr>
                </w:div>
                <w:div w:id="1627277461">
                  <w:marLeft w:val="0"/>
                  <w:marRight w:val="0"/>
                  <w:marTop w:val="0"/>
                  <w:marBottom w:val="0"/>
                  <w:divBdr>
                    <w:top w:val="none" w:sz="0" w:space="0" w:color="auto"/>
                    <w:left w:val="none" w:sz="0" w:space="0" w:color="auto"/>
                    <w:bottom w:val="none" w:sz="0" w:space="0" w:color="auto"/>
                    <w:right w:val="none" w:sz="0" w:space="0" w:color="auto"/>
                  </w:divBdr>
                </w:div>
                <w:div w:id="1692756690">
                  <w:marLeft w:val="0"/>
                  <w:marRight w:val="0"/>
                  <w:marTop w:val="0"/>
                  <w:marBottom w:val="0"/>
                  <w:divBdr>
                    <w:top w:val="none" w:sz="0" w:space="0" w:color="auto"/>
                    <w:left w:val="none" w:sz="0" w:space="0" w:color="auto"/>
                    <w:bottom w:val="none" w:sz="0" w:space="0" w:color="auto"/>
                    <w:right w:val="none" w:sz="0" w:space="0" w:color="auto"/>
                  </w:divBdr>
                </w:div>
                <w:div w:id="1762483922">
                  <w:marLeft w:val="0"/>
                  <w:marRight w:val="0"/>
                  <w:marTop w:val="0"/>
                  <w:marBottom w:val="0"/>
                  <w:divBdr>
                    <w:top w:val="none" w:sz="0" w:space="0" w:color="auto"/>
                    <w:left w:val="none" w:sz="0" w:space="0" w:color="auto"/>
                    <w:bottom w:val="none" w:sz="0" w:space="0" w:color="auto"/>
                    <w:right w:val="none" w:sz="0" w:space="0" w:color="auto"/>
                  </w:divBdr>
                </w:div>
                <w:div w:id="1776049339">
                  <w:marLeft w:val="0"/>
                  <w:marRight w:val="0"/>
                  <w:marTop w:val="0"/>
                  <w:marBottom w:val="0"/>
                  <w:divBdr>
                    <w:top w:val="none" w:sz="0" w:space="0" w:color="auto"/>
                    <w:left w:val="none" w:sz="0" w:space="0" w:color="auto"/>
                    <w:bottom w:val="none" w:sz="0" w:space="0" w:color="auto"/>
                    <w:right w:val="none" w:sz="0" w:space="0" w:color="auto"/>
                  </w:divBdr>
                </w:div>
                <w:div w:id="1778058467">
                  <w:marLeft w:val="0"/>
                  <w:marRight w:val="0"/>
                  <w:marTop w:val="0"/>
                  <w:marBottom w:val="0"/>
                  <w:divBdr>
                    <w:top w:val="none" w:sz="0" w:space="0" w:color="auto"/>
                    <w:left w:val="none" w:sz="0" w:space="0" w:color="auto"/>
                    <w:bottom w:val="none" w:sz="0" w:space="0" w:color="auto"/>
                    <w:right w:val="none" w:sz="0" w:space="0" w:color="auto"/>
                  </w:divBdr>
                </w:div>
                <w:div w:id="1789471338">
                  <w:marLeft w:val="0"/>
                  <w:marRight w:val="0"/>
                  <w:marTop w:val="0"/>
                  <w:marBottom w:val="0"/>
                  <w:divBdr>
                    <w:top w:val="none" w:sz="0" w:space="0" w:color="auto"/>
                    <w:left w:val="none" w:sz="0" w:space="0" w:color="auto"/>
                    <w:bottom w:val="none" w:sz="0" w:space="0" w:color="auto"/>
                    <w:right w:val="none" w:sz="0" w:space="0" w:color="auto"/>
                  </w:divBdr>
                </w:div>
                <w:div w:id="1792213177">
                  <w:marLeft w:val="0"/>
                  <w:marRight w:val="0"/>
                  <w:marTop w:val="0"/>
                  <w:marBottom w:val="0"/>
                  <w:divBdr>
                    <w:top w:val="none" w:sz="0" w:space="0" w:color="auto"/>
                    <w:left w:val="none" w:sz="0" w:space="0" w:color="auto"/>
                    <w:bottom w:val="none" w:sz="0" w:space="0" w:color="auto"/>
                    <w:right w:val="none" w:sz="0" w:space="0" w:color="auto"/>
                  </w:divBdr>
                </w:div>
                <w:div w:id="1832868618">
                  <w:marLeft w:val="0"/>
                  <w:marRight w:val="0"/>
                  <w:marTop w:val="0"/>
                  <w:marBottom w:val="0"/>
                  <w:divBdr>
                    <w:top w:val="none" w:sz="0" w:space="0" w:color="auto"/>
                    <w:left w:val="none" w:sz="0" w:space="0" w:color="auto"/>
                    <w:bottom w:val="none" w:sz="0" w:space="0" w:color="auto"/>
                    <w:right w:val="none" w:sz="0" w:space="0" w:color="auto"/>
                  </w:divBdr>
                </w:div>
                <w:div w:id="1850873550">
                  <w:marLeft w:val="0"/>
                  <w:marRight w:val="0"/>
                  <w:marTop w:val="0"/>
                  <w:marBottom w:val="0"/>
                  <w:divBdr>
                    <w:top w:val="none" w:sz="0" w:space="0" w:color="auto"/>
                    <w:left w:val="none" w:sz="0" w:space="0" w:color="auto"/>
                    <w:bottom w:val="none" w:sz="0" w:space="0" w:color="auto"/>
                    <w:right w:val="none" w:sz="0" w:space="0" w:color="auto"/>
                  </w:divBdr>
                </w:div>
                <w:div w:id="1902401990">
                  <w:marLeft w:val="0"/>
                  <w:marRight w:val="0"/>
                  <w:marTop w:val="0"/>
                  <w:marBottom w:val="0"/>
                  <w:divBdr>
                    <w:top w:val="none" w:sz="0" w:space="0" w:color="auto"/>
                    <w:left w:val="none" w:sz="0" w:space="0" w:color="auto"/>
                    <w:bottom w:val="none" w:sz="0" w:space="0" w:color="auto"/>
                    <w:right w:val="none" w:sz="0" w:space="0" w:color="auto"/>
                  </w:divBdr>
                </w:div>
                <w:div w:id="1945965585">
                  <w:marLeft w:val="0"/>
                  <w:marRight w:val="0"/>
                  <w:marTop w:val="0"/>
                  <w:marBottom w:val="0"/>
                  <w:divBdr>
                    <w:top w:val="none" w:sz="0" w:space="0" w:color="auto"/>
                    <w:left w:val="none" w:sz="0" w:space="0" w:color="auto"/>
                    <w:bottom w:val="none" w:sz="0" w:space="0" w:color="auto"/>
                    <w:right w:val="none" w:sz="0" w:space="0" w:color="auto"/>
                  </w:divBdr>
                </w:div>
                <w:div w:id="1951547806">
                  <w:marLeft w:val="0"/>
                  <w:marRight w:val="0"/>
                  <w:marTop w:val="0"/>
                  <w:marBottom w:val="0"/>
                  <w:divBdr>
                    <w:top w:val="none" w:sz="0" w:space="0" w:color="auto"/>
                    <w:left w:val="none" w:sz="0" w:space="0" w:color="auto"/>
                    <w:bottom w:val="none" w:sz="0" w:space="0" w:color="auto"/>
                    <w:right w:val="none" w:sz="0" w:space="0" w:color="auto"/>
                  </w:divBdr>
                </w:div>
                <w:div w:id="1991211159">
                  <w:marLeft w:val="0"/>
                  <w:marRight w:val="0"/>
                  <w:marTop w:val="0"/>
                  <w:marBottom w:val="0"/>
                  <w:divBdr>
                    <w:top w:val="none" w:sz="0" w:space="0" w:color="auto"/>
                    <w:left w:val="none" w:sz="0" w:space="0" w:color="auto"/>
                    <w:bottom w:val="none" w:sz="0" w:space="0" w:color="auto"/>
                    <w:right w:val="none" w:sz="0" w:space="0" w:color="auto"/>
                  </w:divBdr>
                </w:div>
                <w:div w:id="1993098333">
                  <w:marLeft w:val="0"/>
                  <w:marRight w:val="0"/>
                  <w:marTop w:val="0"/>
                  <w:marBottom w:val="0"/>
                  <w:divBdr>
                    <w:top w:val="none" w:sz="0" w:space="0" w:color="auto"/>
                    <w:left w:val="none" w:sz="0" w:space="0" w:color="auto"/>
                    <w:bottom w:val="none" w:sz="0" w:space="0" w:color="auto"/>
                    <w:right w:val="none" w:sz="0" w:space="0" w:color="auto"/>
                  </w:divBdr>
                </w:div>
                <w:div w:id="2025858225">
                  <w:marLeft w:val="0"/>
                  <w:marRight w:val="0"/>
                  <w:marTop w:val="0"/>
                  <w:marBottom w:val="0"/>
                  <w:divBdr>
                    <w:top w:val="none" w:sz="0" w:space="0" w:color="auto"/>
                    <w:left w:val="none" w:sz="0" w:space="0" w:color="auto"/>
                    <w:bottom w:val="none" w:sz="0" w:space="0" w:color="auto"/>
                    <w:right w:val="none" w:sz="0" w:space="0" w:color="auto"/>
                  </w:divBdr>
                </w:div>
                <w:div w:id="2026519340">
                  <w:marLeft w:val="0"/>
                  <w:marRight w:val="0"/>
                  <w:marTop w:val="0"/>
                  <w:marBottom w:val="0"/>
                  <w:divBdr>
                    <w:top w:val="none" w:sz="0" w:space="0" w:color="auto"/>
                    <w:left w:val="none" w:sz="0" w:space="0" w:color="auto"/>
                    <w:bottom w:val="none" w:sz="0" w:space="0" w:color="auto"/>
                    <w:right w:val="none" w:sz="0" w:space="0" w:color="auto"/>
                  </w:divBdr>
                </w:div>
                <w:div w:id="2038267657">
                  <w:marLeft w:val="0"/>
                  <w:marRight w:val="0"/>
                  <w:marTop w:val="0"/>
                  <w:marBottom w:val="0"/>
                  <w:divBdr>
                    <w:top w:val="none" w:sz="0" w:space="0" w:color="auto"/>
                    <w:left w:val="none" w:sz="0" w:space="0" w:color="auto"/>
                    <w:bottom w:val="none" w:sz="0" w:space="0" w:color="auto"/>
                    <w:right w:val="none" w:sz="0" w:space="0" w:color="auto"/>
                  </w:divBdr>
                </w:div>
                <w:div w:id="2045137381">
                  <w:marLeft w:val="0"/>
                  <w:marRight w:val="0"/>
                  <w:marTop w:val="0"/>
                  <w:marBottom w:val="0"/>
                  <w:divBdr>
                    <w:top w:val="none" w:sz="0" w:space="0" w:color="auto"/>
                    <w:left w:val="none" w:sz="0" w:space="0" w:color="auto"/>
                    <w:bottom w:val="none" w:sz="0" w:space="0" w:color="auto"/>
                    <w:right w:val="none" w:sz="0" w:space="0" w:color="auto"/>
                  </w:divBdr>
                </w:div>
                <w:div w:id="2065833869">
                  <w:marLeft w:val="0"/>
                  <w:marRight w:val="0"/>
                  <w:marTop w:val="0"/>
                  <w:marBottom w:val="0"/>
                  <w:divBdr>
                    <w:top w:val="none" w:sz="0" w:space="0" w:color="auto"/>
                    <w:left w:val="none" w:sz="0" w:space="0" w:color="auto"/>
                    <w:bottom w:val="none" w:sz="0" w:space="0" w:color="auto"/>
                    <w:right w:val="none" w:sz="0" w:space="0" w:color="auto"/>
                  </w:divBdr>
                </w:div>
                <w:div w:id="2099053533">
                  <w:marLeft w:val="0"/>
                  <w:marRight w:val="0"/>
                  <w:marTop w:val="0"/>
                  <w:marBottom w:val="0"/>
                  <w:divBdr>
                    <w:top w:val="none" w:sz="0" w:space="0" w:color="auto"/>
                    <w:left w:val="none" w:sz="0" w:space="0" w:color="auto"/>
                    <w:bottom w:val="none" w:sz="0" w:space="0" w:color="auto"/>
                    <w:right w:val="none" w:sz="0" w:space="0" w:color="auto"/>
                  </w:divBdr>
                </w:div>
              </w:divsChild>
            </w:div>
            <w:div w:id="1864592206">
              <w:marLeft w:val="0"/>
              <w:marRight w:val="0"/>
              <w:marTop w:val="0"/>
              <w:marBottom w:val="0"/>
              <w:divBdr>
                <w:top w:val="none" w:sz="0" w:space="0" w:color="auto"/>
                <w:left w:val="none" w:sz="0" w:space="0" w:color="auto"/>
                <w:bottom w:val="none" w:sz="0" w:space="0" w:color="auto"/>
                <w:right w:val="none" w:sz="0" w:space="0" w:color="auto"/>
              </w:divBdr>
            </w:div>
            <w:div w:id="1864827870">
              <w:marLeft w:val="0"/>
              <w:marRight w:val="0"/>
              <w:marTop w:val="0"/>
              <w:marBottom w:val="0"/>
              <w:divBdr>
                <w:top w:val="none" w:sz="0" w:space="0" w:color="auto"/>
                <w:left w:val="none" w:sz="0" w:space="0" w:color="auto"/>
                <w:bottom w:val="none" w:sz="0" w:space="0" w:color="auto"/>
                <w:right w:val="none" w:sz="0" w:space="0" w:color="auto"/>
              </w:divBdr>
            </w:div>
            <w:div w:id="1864859167">
              <w:marLeft w:val="0"/>
              <w:marRight w:val="0"/>
              <w:marTop w:val="0"/>
              <w:marBottom w:val="0"/>
              <w:divBdr>
                <w:top w:val="none" w:sz="0" w:space="0" w:color="auto"/>
                <w:left w:val="none" w:sz="0" w:space="0" w:color="auto"/>
                <w:bottom w:val="none" w:sz="0" w:space="0" w:color="auto"/>
                <w:right w:val="none" w:sz="0" w:space="0" w:color="auto"/>
              </w:divBdr>
            </w:div>
            <w:div w:id="1865439369">
              <w:marLeft w:val="0"/>
              <w:marRight w:val="0"/>
              <w:marTop w:val="0"/>
              <w:marBottom w:val="0"/>
              <w:divBdr>
                <w:top w:val="none" w:sz="0" w:space="0" w:color="auto"/>
                <w:left w:val="none" w:sz="0" w:space="0" w:color="auto"/>
                <w:bottom w:val="none" w:sz="0" w:space="0" w:color="auto"/>
                <w:right w:val="none" w:sz="0" w:space="0" w:color="auto"/>
              </w:divBdr>
            </w:div>
            <w:div w:id="1866550862">
              <w:marLeft w:val="0"/>
              <w:marRight w:val="0"/>
              <w:marTop w:val="0"/>
              <w:marBottom w:val="0"/>
              <w:divBdr>
                <w:top w:val="none" w:sz="0" w:space="0" w:color="auto"/>
                <w:left w:val="none" w:sz="0" w:space="0" w:color="auto"/>
                <w:bottom w:val="none" w:sz="0" w:space="0" w:color="auto"/>
                <w:right w:val="none" w:sz="0" w:space="0" w:color="auto"/>
              </w:divBdr>
            </w:div>
            <w:div w:id="1867672400">
              <w:marLeft w:val="0"/>
              <w:marRight w:val="0"/>
              <w:marTop w:val="0"/>
              <w:marBottom w:val="0"/>
              <w:divBdr>
                <w:top w:val="none" w:sz="0" w:space="0" w:color="auto"/>
                <w:left w:val="none" w:sz="0" w:space="0" w:color="auto"/>
                <w:bottom w:val="none" w:sz="0" w:space="0" w:color="auto"/>
                <w:right w:val="none" w:sz="0" w:space="0" w:color="auto"/>
              </w:divBdr>
            </w:div>
            <w:div w:id="1868832872">
              <w:marLeft w:val="0"/>
              <w:marRight w:val="0"/>
              <w:marTop w:val="0"/>
              <w:marBottom w:val="0"/>
              <w:divBdr>
                <w:top w:val="none" w:sz="0" w:space="0" w:color="auto"/>
                <w:left w:val="none" w:sz="0" w:space="0" w:color="auto"/>
                <w:bottom w:val="none" w:sz="0" w:space="0" w:color="auto"/>
                <w:right w:val="none" w:sz="0" w:space="0" w:color="auto"/>
              </w:divBdr>
            </w:div>
            <w:div w:id="1870102151">
              <w:marLeft w:val="0"/>
              <w:marRight w:val="0"/>
              <w:marTop w:val="0"/>
              <w:marBottom w:val="0"/>
              <w:divBdr>
                <w:top w:val="none" w:sz="0" w:space="0" w:color="auto"/>
                <w:left w:val="none" w:sz="0" w:space="0" w:color="auto"/>
                <w:bottom w:val="none" w:sz="0" w:space="0" w:color="auto"/>
                <w:right w:val="none" w:sz="0" w:space="0" w:color="auto"/>
              </w:divBdr>
            </w:div>
            <w:div w:id="1871410173">
              <w:marLeft w:val="0"/>
              <w:marRight w:val="0"/>
              <w:marTop w:val="0"/>
              <w:marBottom w:val="0"/>
              <w:divBdr>
                <w:top w:val="none" w:sz="0" w:space="0" w:color="auto"/>
                <w:left w:val="none" w:sz="0" w:space="0" w:color="auto"/>
                <w:bottom w:val="none" w:sz="0" w:space="0" w:color="auto"/>
                <w:right w:val="none" w:sz="0" w:space="0" w:color="auto"/>
              </w:divBdr>
            </w:div>
            <w:div w:id="1875193187">
              <w:marLeft w:val="0"/>
              <w:marRight w:val="0"/>
              <w:marTop w:val="0"/>
              <w:marBottom w:val="0"/>
              <w:divBdr>
                <w:top w:val="none" w:sz="0" w:space="0" w:color="auto"/>
                <w:left w:val="none" w:sz="0" w:space="0" w:color="auto"/>
                <w:bottom w:val="none" w:sz="0" w:space="0" w:color="auto"/>
                <w:right w:val="none" w:sz="0" w:space="0" w:color="auto"/>
              </w:divBdr>
            </w:div>
            <w:div w:id="1875381068">
              <w:marLeft w:val="0"/>
              <w:marRight w:val="0"/>
              <w:marTop w:val="0"/>
              <w:marBottom w:val="0"/>
              <w:divBdr>
                <w:top w:val="none" w:sz="0" w:space="0" w:color="auto"/>
                <w:left w:val="none" w:sz="0" w:space="0" w:color="auto"/>
                <w:bottom w:val="none" w:sz="0" w:space="0" w:color="auto"/>
                <w:right w:val="none" w:sz="0" w:space="0" w:color="auto"/>
              </w:divBdr>
            </w:div>
            <w:div w:id="1877155834">
              <w:marLeft w:val="0"/>
              <w:marRight w:val="0"/>
              <w:marTop w:val="0"/>
              <w:marBottom w:val="0"/>
              <w:divBdr>
                <w:top w:val="none" w:sz="0" w:space="0" w:color="auto"/>
                <w:left w:val="none" w:sz="0" w:space="0" w:color="auto"/>
                <w:bottom w:val="none" w:sz="0" w:space="0" w:color="auto"/>
                <w:right w:val="none" w:sz="0" w:space="0" w:color="auto"/>
              </w:divBdr>
            </w:div>
            <w:div w:id="1877421901">
              <w:marLeft w:val="0"/>
              <w:marRight w:val="0"/>
              <w:marTop w:val="0"/>
              <w:marBottom w:val="0"/>
              <w:divBdr>
                <w:top w:val="none" w:sz="0" w:space="0" w:color="auto"/>
                <w:left w:val="none" w:sz="0" w:space="0" w:color="auto"/>
                <w:bottom w:val="none" w:sz="0" w:space="0" w:color="auto"/>
                <w:right w:val="none" w:sz="0" w:space="0" w:color="auto"/>
              </w:divBdr>
            </w:div>
            <w:div w:id="1878227700">
              <w:marLeft w:val="0"/>
              <w:marRight w:val="0"/>
              <w:marTop w:val="0"/>
              <w:marBottom w:val="0"/>
              <w:divBdr>
                <w:top w:val="none" w:sz="0" w:space="0" w:color="auto"/>
                <w:left w:val="none" w:sz="0" w:space="0" w:color="auto"/>
                <w:bottom w:val="none" w:sz="0" w:space="0" w:color="auto"/>
                <w:right w:val="none" w:sz="0" w:space="0" w:color="auto"/>
              </w:divBdr>
            </w:div>
            <w:div w:id="1882202018">
              <w:marLeft w:val="0"/>
              <w:marRight w:val="0"/>
              <w:marTop w:val="0"/>
              <w:marBottom w:val="0"/>
              <w:divBdr>
                <w:top w:val="none" w:sz="0" w:space="0" w:color="auto"/>
                <w:left w:val="none" w:sz="0" w:space="0" w:color="auto"/>
                <w:bottom w:val="none" w:sz="0" w:space="0" w:color="auto"/>
                <w:right w:val="none" w:sz="0" w:space="0" w:color="auto"/>
              </w:divBdr>
            </w:div>
            <w:div w:id="1883059005">
              <w:marLeft w:val="0"/>
              <w:marRight w:val="0"/>
              <w:marTop w:val="0"/>
              <w:marBottom w:val="0"/>
              <w:divBdr>
                <w:top w:val="none" w:sz="0" w:space="0" w:color="auto"/>
                <w:left w:val="none" w:sz="0" w:space="0" w:color="auto"/>
                <w:bottom w:val="none" w:sz="0" w:space="0" w:color="auto"/>
                <w:right w:val="none" w:sz="0" w:space="0" w:color="auto"/>
              </w:divBdr>
            </w:div>
            <w:div w:id="1884561431">
              <w:marLeft w:val="0"/>
              <w:marRight w:val="0"/>
              <w:marTop w:val="0"/>
              <w:marBottom w:val="0"/>
              <w:divBdr>
                <w:top w:val="none" w:sz="0" w:space="0" w:color="auto"/>
                <w:left w:val="none" w:sz="0" w:space="0" w:color="auto"/>
                <w:bottom w:val="none" w:sz="0" w:space="0" w:color="auto"/>
                <w:right w:val="none" w:sz="0" w:space="0" w:color="auto"/>
              </w:divBdr>
            </w:div>
            <w:div w:id="1888451688">
              <w:marLeft w:val="0"/>
              <w:marRight w:val="0"/>
              <w:marTop w:val="0"/>
              <w:marBottom w:val="0"/>
              <w:divBdr>
                <w:top w:val="none" w:sz="0" w:space="0" w:color="auto"/>
                <w:left w:val="none" w:sz="0" w:space="0" w:color="auto"/>
                <w:bottom w:val="none" w:sz="0" w:space="0" w:color="auto"/>
                <w:right w:val="none" w:sz="0" w:space="0" w:color="auto"/>
              </w:divBdr>
            </w:div>
            <w:div w:id="1889103919">
              <w:marLeft w:val="0"/>
              <w:marRight w:val="0"/>
              <w:marTop w:val="0"/>
              <w:marBottom w:val="0"/>
              <w:divBdr>
                <w:top w:val="none" w:sz="0" w:space="0" w:color="auto"/>
                <w:left w:val="none" w:sz="0" w:space="0" w:color="auto"/>
                <w:bottom w:val="none" w:sz="0" w:space="0" w:color="auto"/>
                <w:right w:val="none" w:sz="0" w:space="0" w:color="auto"/>
              </w:divBdr>
            </w:div>
            <w:div w:id="1889993351">
              <w:marLeft w:val="0"/>
              <w:marRight w:val="0"/>
              <w:marTop w:val="0"/>
              <w:marBottom w:val="0"/>
              <w:divBdr>
                <w:top w:val="none" w:sz="0" w:space="0" w:color="auto"/>
                <w:left w:val="none" w:sz="0" w:space="0" w:color="auto"/>
                <w:bottom w:val="none" w:sz="0" w:space="0" w:color="auto"/>
                <w:right w:val="none" w:sz="0" w:space="0" w:color="auto"/>
              </w:divBdr>
            </w:div>
            <w:div w:id="1890460813">
              <w:marLeft w:val="0"/>
              <w:marRight w:val="0"/>
              <w:marTop w:val="0"/>
              <w:marBottom w:val="0"/>
              <w:divBdr>
                <w:top w:val="none" w:sz="0" w:space="0" w:color="auto"/>
                <w:left w:val="none" w:sz="0" w:space="0" w:color="auto"/>
                <w:bottom w:val="none" w:sz="0" w:space="0" w:color="auto"/>
                <w:right w:val="none" w:sz="0" w:space="0" w:color="auto"/>
              </w:divBdr>
            </w:div>
            <w:div w:id="1896434062">
              <w:marLeft w:val="0"/>
              <w:marRight w:val="0"/>
              <w:marTop w:val="0"/>
              <w:marBottom w:val="0"/>
              <w:divBdr>
                <w:top w:val="none" w:sz="0" w:space="0" w:color="auto"/>
                <w:left w:val="none" w:sz="0" w:space="0" w:color="auto"/>
                <w:bottom w:val="none" w:sz="0" w:space="0" w:color="auto"/>
                <w:right w:val="none" w:sz="0" w:space="0" w:color="auto"/>
              </w:divBdr>
            </w:div>
            <w:div w:id="1901593132">
              <w:marLeft w:val="0"/>
              <w:marRight w:val="0"/>
              <w:marTop w:val="0"/>
              <w:marBottom w:val="0"/>
              <w:divBdr>
                <w:top w:val="none" w:sz="0" w:space="0" w:color="auto"/>
                <w:left w:val="none" w:sz="0" w:space="0" w:color="auto"/>
                <w:bottom w:val="none" w:sz="0" w:space="0" w:color="auto"/>
                <w:right w:val="none" w:sz="0" w:space="0" w:color="auto"/>
              </w:divBdr>
            </w:div>
            <w:div w:id="1901593931">
              <w:marLeft w:val="0"/>
              <w:marRight w:val="0"/>
              <w:marTop w:val="0"/>
              <w:marBottom w:val="0"/>
              <w:divBdr>
                <w:top w:val="none" w:sz="0" w:space="0" w:color="auto"/>
                <w:left w:val="none" w:sz="0" w:space="0" w:color="auto"/>
                <w:bottom w:val="none" w:sz="0" w:space="0" w:color="auto"/>
                <w:right w:val="none" w:sz="0" w:space="0" w:color="auto"/>
              </w:divBdr>
            </w:div>
            <w:div w:id="1902012550">
              <w:marLeft w:val="0"/>
              <w:marRight w:val="0"/>
              <w:marTop w:val="0"/>
              <w:marBottom w:val="0"/>
              <w:divBdr>
                <w:top w:val="none" w:sz="0" w:space="0" w:color="auto"/>
                <w:left w:val="none" w:sz="0" w:space="0" w:color="auto"/>
                <w:bottom w:val="none" w:sz="0" w:space="0" w:color="auto"/>
                <w:right w:val="none" w:sz="0" w:space="0" w:color="auto"/>
              </w:divBdr>
            </w:div>
            <w:div w:id="1902792673">
              <w:marLeft w:val="0"/>
              <w:marRight w:val="0"/>
              <w:marTop w:val="0"/>
              <w:marBottom w:val="0"/>
              <w:divBdr>
                <w:top w:val="none" w:sz="0" w:space="0" w:color="auto"/>
                <w:left w:val="none" w:sz="0" w:space="0" w:color="auto"/>
                <w:bottom w:val="none" w:sz="0" w:space="0" w:color="auto"/>
                <w:right w:val="none" w:sz="0" w:space="0" w:color="auto"/>
              </w:divBdr>
            </w:div>
            <w:div w:id="1903053642">
              <w:marLeft w:val="0"/>
              <w:marRight w:val="0"/>
              <w:marTop w:val="0"/>
              <w:marBottom w:val="0"/>
              <w:divBdr>
                <w:top w:val="none" w:sz="0" w:space="0" w:color="auto"/>
                <w:left w:val="none" w:sz="0" w:space="0" w:color="auto"/>
                <w:bottom w:val="none" w:sz="0" w:space="0" w:color="auto"/>
                <w:right w:val="none" w:sz="0" w:space="0" w:color="auto"/>
              </w:divBdr>
            </w:div>
            <w:div w:id="1903827428">
              <w:marLeft w:val="0"/>
              <w:marRight w:val="0"/>
              <w:marTop w:val="0"/>
              <w:marBottom w:val="0"/>
              <w:divBdr>
                <w:top w:val="none" w:sz="0" w:space="0" w:color="auto"/>
                <w:left w:val="none" w:sz="0" w:space="0" w:color="auto"/>
                <w:bottom w:val="none" w:sz="0" w:space="0" w:color="auto"/>
                <w:right w:val="none" w:sz="0" w:space="0" w:color="auto"/>
              </w:divBdr>
            </w:div>
            <w:div w:id="1904178049">
              <w:marLeft w:val="0"/>
              <w:marRight w:val="0"/>
              <w:marTop w:val="0"/>
              <w:marBottom w:val="0"/>
              <w:divBdr>
                <w:top w:val="none" w:sz="0" w:space="0" w:color="auto"/>
                <w:left w:val="none" w:sz="0" w:space="0" w:color="auto"/>
                <w:bottom w:val="none" w:sz="0" w:space="0" w:color="auto"/>
                <w:right w:val="none" w:sz="0" w:space="0" w:color="auto"/>
              </w:divBdr>
            </w:div>
            <w:div w:id="1904676067">
              <w:marLeft w:val="0"/>
              <w:marRight w:val="0"/>
              <w:marTop w:val="0"/>
              <w:marBottom w:val="0"/>
              <w:divBdr>
                <w:top w:val="none" w:sz="0" w:space="0" w:color="auto"/>
                <w:left w:val="none" w:sz="0" w:space="0" w:color="auto"/>
                <w:bottom w:val="none" w:sz="0" w:space="0" w:color="auto"/>
                <w:right w:val="none" w:sz="0" w:space="0" w:color="auto"/>
              </w:divBdr>
            </w:div>
            <w:div w:id="1906331640">
              <w:marLeft w:val="0"/>
              <w:marRight w:val="0"/>
              <w:marTop w:val="0"/>
              <w:marBottom w:val="0"/>
              <w:divBdr>
                <w:top w:val="none" w:sz="0" w:space="0" w:color="auto"/>
                <w:left w:val="none" w:sz="0" w:space="0" w:color="auto"/>
                <w:bottom w:val="none" w:sz="0" w:space="0" w:color="auto"/>
                <w:right w:val="none" w:sz="0" w:space="0" w:color="auto"/>
              </w:divBdr>
            </w:div>
            <w:div w:id="1906986092">
              <w:marLeft w:val="0"/>
              <w:marRight w:val="0"/>
              <w:marTop w:val="0"/>
              <w:marBottom w:val="0"/>
              <w:divBdr>
                <w:top w:val="none" w:sz="0" w:space="0" w:color="auto"/>
                <w:left w:val="none" w:sz="0" w:space="0" w:color="auto"/>
                <w:bottom w:val="none" w:sz="0" w:space="0" w:color="auto"/>
                <w:right w:val="none" w:sz="0" w:space="0" w:color="auto"/>
              </w:divBdr>
            </w:div>
            <w:div w:id="1908295525">
              <w:marLeft w:val="0"/>
              <w:marRight w:val="0"/>
              <w:marTop w:val="0"/>
              <w:marBottom w:val="0"/>
              <w:divBdr>
                <w:top w:val="none" w:sz="0" w:space="0" w:color="auto"/>
                <w:left w:val="none" w:sz="0" w:space="0" w:color="auto"/>
                <w:bottom w:val="none" w:sz="0" w:space="0" w:color="auto"/>
                <w:right w:val="none" w:sz="0" w:space="0" w:color="auto"/>
              </w:divBdr>
            </w:div>
            <w:div w:id="1908802584">
              <w:marLeft w:val="0"/>
              <w:marRight w:val="0"/>
              <w:marTop w:val="0"/>
              <w:marBottom w:val="0"/>
              <w:divBdr>
                <w:top w:val="none" w:sz="0" w:space="0" w:color="auto"/>
                <w:left w:val="none" w:sz="0" w:space="0" w:color="auto"/>
                <w:bottom w:val="none" w:sz="0" w:space="0" w:color="auto"/>
                <w:right w:val="none" w:sz="0" w:space="0" w:color="auto"/>
              </w:divBdr>
            </w:div>
            <w:div w:id="1910459991">
              <w:marLeft w:val="0"/>
              <w:marRight w:val="0"/>
              <w:marTop w:val="0"/>
              <w:marBottom w:val="0"/>
              <w:divBdr>
                <w:top w:val="none" w:sz="0" w:space="0" w:color="auto"/>
                <w:left w:val="none" w:sz="0" w:space="0" w:color="auto"/>
                <w:bottom w:val="none" w:sz="0" w:space="0" w:color="auto"/>
                <w:right w:val="none" w:sz="0" w:space="0" w:color="auto"/>
              </w:divBdr>
            </w:div>
            <w:div w:id="1911846257">
              <w:marLeft w:val="0"/>
              <w:marRight w:val="0"/>
              <w:marTop w:val="0"/>
              <w:marBottom w:val="0"/>
              <w:divBdr>
                <w:top w:val="none" w:sz="0" w:space="0" w:color="auto"/>
                <w:left w:val="none" w:sz="0" w:space="0" w:color="auto"/>
                <w:bottom w:val="none" w:sz="0" w:space="0" w:color="auto"/>
                <w:right w:val="none" w:sz="0" w:space="0" w:color="auto"/>
              </w:divBdr>
            </w:div>
            <w:div w:id="1913617090">
              <w:marLeft w:val="0"/>
              <w:marRight w:val="0"/>
              <w:marTop w:val="0"/>
              <w:marBottom w:val="0"/>
              <w:divBdr>
                <w:top w:val="none" w:sz="0" w:space="0" w:color="auto"/>
                <w:left w:val="none" w:sz="0" w:space="0" w:color="auto"/>
                <w:bottom w:val="none" w:sz="0" w:space="0" w:color="auto"/>
                <w:right w:val="none" w:sz="0" w:space="0" w:color="auto"/>
              </w:divBdr>
            </w:div>
            <w:div w:id="1914701282">
              <w:marLeft w:val="0"/>
              <w:marRight w:val="0"/>
              <w:marTop w:val="0"/>
              <w:marBottom w:val="0"/>
              <w:divBdr>
                <w:top w:val="none" w:sz="0" w:space="0" w:color="auto"/>
                <w:left w:val="none" w:sz="0" w:space="0" w:color="auto"/>
                <w:bottom w:val="none" w:sz="0" w:space="0" w:color="auto"/>
                <w:right w:val="none" w:sz="0" w:space="0" w:color="auto"/>
              </w:divBdr>
            </w:div>
            <w:div w:id="1916546967">
              <w:marLeft w:val="0"/>
              <w:marRight w:val="0"/>
              <w:marTop w:val="0"/>
              <w:marBottom w:val="0"/>
              <w:divBdr>
                <w:top w:val="none" w:sz="0" w:space="0" w:color="auto"/>
                <w:left w:val="none" w:sz="0" w:space="0" w:color="auto"/>
                <w:bottom w:val="none" w:sz="0" w:space="0" w:color="auto"/>
                <w:right w:val="none" w:sz="0" w:space="0" w:color="auto"/>
              </w:divBdr>
            </w:div>
            <w:div w:id="1920753998">
              <w:marLeft w:val="0"/>
              <w:marRight w:val="0"/>
              <w:marTop w:val="0"/>
              <w:marBottom w:val="0"/>
              <w:divBdr>
                <w:top w:val="none" w:sz="0" w:space="0" w:color="auto"/>
                <w:left w:val="none" w:sz="0" w:space="0" w:color="auto"/>
                <w:bottom w:val="none" w:sz="0" w:space="0" w:color="auto"/>
                <w:right w:val="none" w:sz="0" w:space="0" w:color="auto"/>
              </w:divBdr>
            </w:div>
            <w:div w:id="1921795957">
              <w:marLeft w:val="0"/>
              <w:marRight w:val="0"/>
              <w:marTop w:val="0"/>
              <w:marBottom w:val="0"/>
              <w:divBdr>
                <w:top w:val="none" w:sz="0" w:space="0" w:color="auto"/>
                <w:left w:val="none" w:sz="0" w:space="0" w:color="auto"/>
                <w:bottom w:val="none" w:sz="0" w:space="0" w:color="auto"/>
                <w:right w:val="none" w:sz="0" w:space="0" w:color="auto"/>
              </w:divBdr>
            </w:div>
            <w:div w:id="1921910535">
              <w:marLeft w:val="0"/>
              <w:marRight w:val="0"/>
              <w:marTop w:val="0"/>
              <w:marBottom w:val="0"/>
              <w:divBdr>
                <w:top w:val="none" w:sz="0" w:space="0" w:color="auto"/>
                <w:left w:val="none" w:sz="0" w:space="0" w:color="auto"/>
                <w:bottom w:val="none" w:sz="0" w:space="0" w:color="auto"/>
                <w:right w:val="none" w:sz="0" w:space="0" w:color="auto"/>
              </w:divBdr>
            </w:div>
            <w:div w:id="1922133523">
              <w:marLeft w:val="0"/>
              <w:marRight w:val="0"/>
              <w:marTop w:val="0"/>
              <w:marBottom w:val="0"/>
              <w:divBdr>
                <w:top w:val="none" w:sz="0" w:space="0" w:color="auto"/>
                <w:left w:val="none" w:sz="0" w:space="0" w:color="auto"/>
                <w:bottom w:val="none" w:sz="0" w:space="0" w:color="auto"/>
                <w:right w:val="none" w:sz="0" w:space="0" w:color="auto"/>
              </w:divBdr>
            </w:div>
            <w:div w:id="1926186299">
              <w:marLeft w:val="0"/>
              <w:marRight w:val="0"/>
              <w:marTop w:val="0"/>
              <w:marBottom w:val="0"/>
              <w:divBdr>
                <w:top w:val="none" w:sz="0" w:space="0" w:color="auto"/>
                <w:left w:val="none" w:sz="0" w:space="0" w:color="auto"/>
                <w:bottom w:val="none" w:sz="0" w:space="0" w:color="auto"/>
                <w:right w:val="none" w:sz="0" w:space="0" w:color="auto"/>
              </w:divBdr>
            </w:div>
            <w:div w:id="1927380613">
              <w:marLeft w:val="0"/>
              <w:marRight w:val="0"/>
              <w:marTop w:val="0"/>
              <w:marBottom w:val="0"/>
              <w:divBdr>
                <w:top w:val="none" w:sz="0" w:space="0" w:color="auto"/>
                <w:left w:val="none" w:sz="0" w:space="0" w:color="auto"/>
                <w:bottom w:val="none" w:sz="0" w:space="0" w:color="auto"/>
                <w:right w:val="none" w:sz="0" w:space="0" w:color="auto"/>
              </w:divBdr>
            </w:div>
            <w:div w:id="1927496725">
              <w:marLeft w:val="0"/>
              <w:marRight w:val="0"/>
              <w:marTop w:val="0"/>
              <w:marBottom w:val="0"/>
              <w:divBdr>
                <w:top w:val="none" w:sz="0" w:space="0" w:color="auto"/>
                <w:left w:val="none" w:sz="0" w:space="0" w:color="auto"/>
                <w:bottom w:val="none" w:sz="0" w:space="0" w:color="auto"/>
                <w:right w:val="none" w:sz="0" w:space="0" w:color="auto"/>
              </w:divBdr>
            </w:div>
            <w:div w:id="1931696095">
              <w:marLeft w:val="0"/>
              <w:marRight w:val="0"/>
              <w:marTop w:val="0"/>
              <w:marBottom w:val="0"/>
              <w:divBdr>
                <w:top w:val="none" w:sz="0" w:space="0" w:color="auto"/>
                <w:left w:val="none" w:sz="0" w:space="0" w:color="auto"/>
                <w:bottom w:val="none" w:sz="0" w:space="0" w:color="auto"/>
                <w:right w:val="none" w:sz="0" w:space="0" w:color="auto"/>
              </w:divBdr>
            </w:div>
            <w:div w:id="1931962572">
              <w:marLeft w:val="0"/>
              <w:marRight w:val="0"/>
              <w:marTop w:val="0"/>
              <w:marBottom w:val="0"/>
              <w:divBdr>
                <w:top w:val="none" w:sz="0" w:space="0" w:color="auto"/>
                <w:left w:val="none" w:sz="0" w:space="0" w:color="auto"/>
                <w:bottom w:val="none" w:sz="0" w:space="0" w:color="auto"/>
                <w:right w:val="none" w:sz="0" w:space="0" w:color="auto"/>
              </w:divBdr>
            </w:div>
            <w:div w:id="1932007247">
              <w:marLeft w:val="0"/>
              <w:marRight w:val="0"/>
              <w:marTop w:val="0"/>
              <w:marBottom w:val="0"/>
              <w:divBdr>
                <w:top w:val="none" w:sz="0" w:space="0" w:color="auto"/>
                <w:left w:val="none" w:sz="0" w:space="0" w:color="auto"/>
                <w:bottom w:val="none" w:sz="0" w:space="0" w:color="auto"/>
                <w:right w:val="none" w:sz="0" w:space="0" w:color="auto"/>
              </w:divBdr>
            </w:div>
            <w:div w:id="1932157468">
              <w:marLeft w:val="0"/>
              <w:marRight w:val="0"/>
              <w:marTop w:val="0"/>
              <w:marBottom w:val="0"/>
              <w:divBdr>
                <w:top w:val="none" w:sz="0" w:space="0" w:color="auto"/>
                <w:left w:val="none" w:sz="0" w:space="0" w:color="auto"/>
                <w:bottom w:val="none" w:sz="0" w:space="0" w:color="auto"/>
                <w:right w:val="none" w:sz="0" w:space="0" w:color="auto"/>
              </w:divBdr>
            </w:div>
            <w:div w:id="1932812417">
              <w:marLeft w:val="0"/>
              <w:marRight w:val="0"/>
              <w:marTop w:val="0"/>
              <w:marBottom w:val="0"/>
              <w:divBdr>
                <w:top w:val="none" w:sz="0" w:space="0" w:color="auto"/>
                <w:left w:val="none" w:sz="0" w:space="0" w:color="auto"/>
                <w:bottom w:val="none" w:sz="0" w:space="0" w:color="auto"/>
                <w:right w:val="none" w:sz="0" w:space="0" w:color="auto"/>
              </w:divBdr>
            </w:div>
            <w:div w:id="1937902269">
              <w:marLeft w:val="0"/>
              <w:marRight w:val="0"/>
              <w:marTop w:val="0"/>
              <w:marBottom w:val="0"/>
              <w:divBdr>
                <w:top w:val="none" w:sz="0" w:space="0" w:color="auto"/>
                <w:left w:val="none" w:sz="0" w:space="0" w:color="auto"/>
                <w:bottom w:val="none" w:sz="0" w:space="0" w:color="auto"/>
                <w:right w:val="none" w:sz="0" w:space="0" w:color="auto"/>
              </w:divBdr>
              <w:divsChild>
                <w:div w:id="252666124">
                  <w:marLeft w:val="0"/>
                  <w:marRight w:val="0"/>
                  <w:marTop w:val="0"/>
                  <w:marBottom w:val="0"/>
                  <w:divBdr>
                    <w:top w:val="none" w:sz="0" w:space="0" w:color="auto"/>
                    <w:left w:val="none" w:sz="0" w:space="0" w:color="auto"/>
                    <w:bottom w:val="none" w:sz="0" w:space="0" w:color="auto"/>
                    <w:right w:val="none" w:sz="0" w:space="0" w:color="auto"/>
                  </w:divBdr>
                </w:div>
                <w:div w:id="690960115">
                  <w:marLeft w:val="0"/>
                  <w:marRight w:val="0"/>
                  <w:marTop w:val="0"/>
                  <w:marBottom w:val="0"/>
                  <w:divBdr>
                    <w:top w:val="none" w:sz="0" w:space="0" w:color="auto"/>
                    <w:left w:val="none" w:sz="0" w:space="0" w:color="auto"/>
                    <w:bottom w:val="none" w:sz="0" w:space="0" w:color="auto"/>
                    <w:right w:val="none" w:sz="0" w:space="0" w:color="auto"/>
                  </w:divBdr>
                </w:div>
                <w:div w:id="737436658">
                  <w:marLeft w:val="0"/>
                  <w:marRight w:val="0"/>
                  <w:marTop w:val="0"/>
                  <w:marBottom w:val="0"/>
                  <w:divBdr>
                    <w:top w:val="none" w:sz="0" w:space="0" w:color="auto"/>
                    <w:left w:val="none" w:sz="0" w:space="0" w:color="auto"/>
                    <w:bottom w:val="none" w:sz="0" w:space="0" w:color="auto"/>
                    <w:right w:val="none" w:sz="0" w:space="0" w:color="auto"/>
                  </w:divBdr>
                </w:div>
                <w:div w:id="1428695339">
                  <w:marLeft w:val="0"/>
                  <w:marRight w:val="0"/>
                  <w:marTop w:val="0"/>
                  <w:marBottom w:val="0"/>
                  <w:divBdr>
                    <w:top w:val="none" w:sz="0" w:space="0" w:color="auto"/>
                    <w:left w:val="none" w:sz="0" w:space="0" w:color="auto"/>
                    <w:bottom w:val="none" w:sz="0" w:space="0" w:color="auto"/>
                    <w:right w:val="none" w:sz="0" w:space="0" w:color="auto"/>
                  </w:divBdr>
                </w:div>
              </w:divsChild>
            </w:div>
            <w:div w:id="1941253272">
              <w:marLeft w:val="0"/>
              <w:marRight w:val="0"/>
              <w:marTop w:val="0"/>
              <w:marBottom w:val="0"/>
              <w:divBdr>
                <w:top w:val="none" w:sz="0" w:space="0" w:color="auto"/>
                <w:left w:val="none" w:sz="0" w:space="0" w:color="auto"/>
                <w:bottom w:val="none" w:sz="0" w:space="0" w:color="auto"/>
                <w:right w:val="none" w:sz="0" w:space="0" w:color="auto"/>
              </w:divBdr>
            </w:div>
            <w:div w:id="1941915634">
              <w:marLeft w:val="0"/>
              <w:marRight w:val="0"/>
              <w:marTop w:val="0"/>
              <w:marBottom w:val="0"/>
              <w:divBdr>
                <w:top w:val="none" w:sz="0" w:space="0" w:color="auto"/>
                <w:left w:val="none" w:sz="0" w:space="0" w:color="auto"/>
                <w:bottom w:val="none" w:sz="0" w:space="0" w:color="auto"/>
                <w:right w:val="none" w:sz="0" w:space="0" w:color="auto"/>
              </w:divBdr>
            </w:div>
            <w:div w:id="1942451264">
              <w:marLeft w:val="0"/>
              <w:marRight w:val="0"/>
              <w:marTop w:val="0"/>
              <w:marBottom w:val="0"/>
              <w:divBdr>
                <w:top w:val="none" w:sz="0" w:space="0" w:color="auto"/>
                <w:left w:val="none" w:sz="0" w:space="0" w:color="auto"/>
                <w:bottom w:val="none" w:sz="0" w:space="0" w:color="auto"/>
                <w:right w:val="none" w:sz="0" w:space="0" w:color="auto"/>
              </w:divBdr>
            </w:div>
            <w:div w:id="1942637742">
              <w:marLeft w:val="0"/>
              <w:marRight w:val="0"/>
              <w:marTop w:val="0"/>
              <w:marBottom w:val="0"/>
              <w:divBdr>
                <w:top w:val="none" w:sz="0" w:space="0" w:color="auto"/>
                <w:left w:val="none" w:sz="0" w:space="0" w:color="auto"/>
                <w:bottom w:val="none" w:sz="0" w:space="0" w:color="auto"/>
                <w:right w:val="none" w:sz="0" w:space="0" w:color="auto"/>
              </w:divBdr>
            </w:div>
            <w:div w:id="1943148082">
              <w:marLeft w:val="0"/>
              <w:marRight w:val="0"/>
              <w:marTop w:val="0"/>
              <w:marBottom w:val="0"/>
              <w:divBdr>
                <w:top w:val="none" w:sz="0" w:space="0" w:color="auto"/>
                <w:left w:val="none" w:sz="0" w:space="0" w:color="auto"/>
                <w:bottom w:val="none" w:sz="0" w:space="0" w:color="auto"/>
                <w:right w:val="none" w:sz="0" w:space="0" w:color="auto"/>
              </w:divBdr>
            </w:div>
            <w:div w:id="1943294890">
              <w:marLeft w:val="0"/>
              <w:marRight w:val="0"/>
              <w:marTop w:val="0"/>
              <w:marBottom w:val="0"/>
              <w:divBdr>
                <w:top w:val="none" w:sz="0" w:space="0" w:color="auto"/>
                <w:left w:val="none" w:sz="0" w:space="0" w:color="auto"/>
                <w:bottom w:val="none" w:sz="0" w:space="0" w:color="auto"/>
                <w:right w:val="none" w:sz="0" w:space="0" w:color="auto"/>
              </w:divBdr>
            </w:div>
            <w:div w:id="1943805505">
              <w:marLeft w:val="0"/>
              <w:marRight w:val="0"/>
              <w:marTop w:val="0"/>
              <w:marBottom w:val="0"/>
              <w:divBdr>
                <w:top w:val="none" w:sz="0" w:space="0" w:color="auto"/>
                <w:left w:val="none" w:sz="0" w:space="0" w:color="auto"/>
                <w:bottom w:val="none" w:sz="0" w:space="0" w:color="auto"/>
                <w:right w:val="none" w:sz="0" w:space="0" w:color="auto"/>
              </w:divBdr>
            </w:div>
            <w:div w:id="1950234295">
              <w:marLeft w:val="0"/>
              <w:marRight w:val="0"/>
              <w:marTop w:val="0"/>
              <w:marBottom w:val="0"/>
              <w:divBdr>
                <w:top w:val="none" w:sz="0" w:space="0" w:color="auto"/>
                <w:left w:val="none" w:sz="0" w:space="0" w:color="auto"/>
                <w:bottom w:val="none" w:sz="0" w:space="0" w:color="auto"/>
                <w:right w:val="none" w:sz="0" w:space="0" w:color="auto"/>
              </w:divBdr>
            </w:div>
            <w:div w:id="1952122773">
              <w:marLeft w:val="0"/>
              <w:marRight w:val="0"/>
              <w:marTop w:val="0"/>
              <w:marBottom w:val="0"/>
              <w:divBdr>
                <w:top w:val="none" w:sz="0" w:space="0" w:color="auto"/>
                <w:left w:val="none" w:sz="0" w:space="0" w:color="auto"/>
                <w:bottom w:val="none" w:sz="0" w:space="0" w:color="auto"/>
                <w:right w:val="none" w:sz="0" w:space="0" w:color="auto"/>
              </w:divBdr>
            </w:div>
            <w:div w:id="1952200300">
              <w:marLeft w:val="0"/>
              <w:marRight w:val="0"/>
              <w:marTop w:val="0"/>
              <w:marBottom w:val="0"/>
              <w:divBdr>
                <w:top w:val="none" w:sz="0" w:space="0" w:color="auto"/>
                <w:left w:val="none" w:sz="0" w:space="0" w:color="auto"/>
                <w:bottom w:val="none" w:sz="0" w:space="0" w:color="auto"/>
                <w:right w:val="none" w:sz="0" w:space="0" w:color="auto"/>
              </w:divBdr>
            </w:div>
            <w:div w:id="1953319558">
              <w:marLeft w:val="0"/>
              <w:marRight w:val="0"/>
              <w:marTop w:val="0"/>
              <w:marBottom w:val="0"/>
              <w:divBdr>
                <w:top w:val="none" w:sz="0" w:space="0" w:color="auto"/>
                <w:left w:val="none" w:sz="0" w:space="0" w:color="auto"/>
                <w:bottom w:val="none" w:sz="0" w:space="0" w:color="auto"/>
                <w:right w:val="none" w:sz="0" w:space="0" w:color="auto"/>
              </w:divBdr>
            </w:div>
            <w:div w:id="1953826029">
              <w:marLeft w:val="0"/>
              <w:marRight w:val="0"/>
              <w:marTop w:val="0"/>
              <w:marBottom w:val="0"/>
              <w:divBdr>
                <w:top w:val="none" w:sz="0" w:space="0" w:color="auto"/>
                <w:left w:val="none" w:sz="0" w:space="0" w:color="auto"/>
                <w:bottom w:val="none" w:sz="0" w:space="0" w:color="auto"/>
                <w:right w:val="none" w:sz="0" w:space="0" w:color="auto"/>
              </w:divBdr>
            </w:div>
            <w:div w:id="1954438172">
              <w:marLeft w:val="0"/>
              <w:marRight w:val="0"/>
              <w:marTop w:val="0"/>
              <w:marBottom w:val="0"/>
              <w:divBdr>
                <w:top w:val="none" w:sz="0" w:space="0" w:color="auto"/>
                <w:left w:val="none" w:sz="0" w:space="0" w:color="auto"/>
                <w:bottom w:val="none" w:sz="0" w:space="0" w:color="auto"/>
                <w:right w:val="none" w:sz="0" w:space="0" w:color="auto"/>
              </w:divBdr>
            </w:div>
            <w:div w:id="1954941806">
              <w:marLeft w:val="0"/>
              <w:marRight w:val="0"/>
              <w:marTop w:val="0"/>
              <w:marBottom w:val="0"/>
              <w:divBdr>
                <w:top w:val="none" w:sz="0" w:space="0" w:color="auto"/>
                <w:left w:val="none" w:sz="0" w:space="0" w:color="auto"/>
                <w:bottom w:val="none" w:sz="0" w:space="0" w:color="auto"/>
                <w:right w:val="none" w:sz="0" w:space="0" w:color="auto"/>
              </w:divBdr>
            </w:div>
            <w:div w:id="1956406016">
              <w:marLeft w:val="0"/>
              <w:marRight w:val="0"/>
              <w:marTop w:val="0"/>
              <w:marBottom w:val="0"/>
              <w:divBdr>
                <w:top w:val="none" w:sz="0" w:space="0" w:color="auto"/>
                <w:left w:val="none" w:sz="0" w:space="0" w:color="auto"/>
                <w:bottom w:val="none" w:sz="0" w:space="0" w:color="auto"/>
                <w:right w:val="none" w:sz="0" w:space="0" w:color="auto"/>
              </w:divBdr>
            </w:div>
            <w:div w:id="1958566463">
              <w:marLeft w:val="0"/>
              <w:marRight w:val="0"/>
              <w:marTop w:val="0"/>
              <w:marBottom w:val="0"/>
              <w:divBdr>
                <w:top w:val="none" w:sz="0" w:space="0" w:color="auto"/>
                <w:left w:val="none" w:sz="0" w:space="0" w:color="auto"/>
                <w:bottom w:val="none" w:sz="0" w:space="0" w:color="auto"/>
                <w:right w:val="none" w:sz="0" w:space="0" w:color="auto"/>
              </w:divBdr>
            </w:div>
            <w:div w:id="1960843210">
              <w:marLeft w:val="0"/>
              <w:marRight w:val="0"/>
              <w:marTop w:val="0"/>
              <w:marBottom w:val="0"/>
              <w:divBdr>
                <w:top w:val="none" w:sz="0" w:space="0" w:color="auto"/>
                <w:left w:val="none" w:sz="0" w:space="0" w:color="auto"/>
                <w:bottom w:val="none" w:sz="0" w:space="0" w:color="auto"/>
                <w:right w:val="none" w:sz="0" w:space="0" w:color="auto"/>
              </w:divBdr>
            </w:div>
            <w:div w:id="1964261900">
              <w:marLeft w:val="0"/>
              <w:marRight w:val="0"/>
              <w:marTop w:val="0"/>
              <w:marBottom w:val="0"/>
              <w:divBdr>
                <w:top w:val="none" w:sz="0" w:space="0" w:color="auto"/>
                <w:left w:val="none" w:sz="0" w:space="0" w:color="auto"/>
                <w:bottom w:val="none" w:sz="0" w:space="0" w:color="auto"/>
                <w:right w:val="none" w:sz="0" w:space="0" w:color="auto"/>
              </w:divBdr>
            </w:div>
            <w:div w:id="1965038377">
              <w:marLeft w:val="0"/>
              <w:marRight w:val="0"/>
              <w:marTop w:val="0"/>
              <w:marBottom w:val="0"/>
              <w:divBdr>
                <w:top w:val="none" w:sz="0" w:space="0" w:color="auto"/>
                <w:left w:val="none" w:sz="0" w:space="0" w:color="auto"/>
                <w:bottom w:val="none" w:sz="0" w:space="0" w:color="auto"/>
                <w:right w:val="none" w:sz="0" w:space="0" w:color="auto"/>
              </w:divBdr>
            </w:div>
            <w:div w:id="1966932578">
              <w:marLeft w:val="0"/>
              <w:marRight w:val="0"/>
              <w:marTop w:val="0"/>
              <w:marBottom w:val="0"/>
              <w:divBdr>
                <w:top w:val="none" w:sz="0" w:space="0" w:color="auto"/>
                <w:left w:val="none" w:sz="0" w:space="0" w:color="auto"/>
                <w:bottom w:val="none" w:sz="0" w:space="0" w:color="auto"/>
                <w:right w:val="none" w:sz="0" w:space="0" w:color="auto"/>
              </w:divBdr>
            </w:div>
            <w:div w:id="1970159002">
              <w:marLeft w:val="0"/>
              <w:marRight w:val="0"/>
              <w:marTop w:val="0"/>
              <w:marBottom w:val="0"/>
              <w:divBdr>
                <w:top w:val="none" w:sz="0" w:space="0" w:color="auto"/>
                <w:left w:val="none" w:sz="0" w:space="0" w:color="auto"/>
                <w:bottom w:val="none" w:sz="0" w:space="0" w:color="auto"/>
                <w:right w:val="none" w:sz="0" w:space="0" w:color="auto"/>
              </w:divBdr>
            </w:div>
            <w:div w:id="1972974505">
              <w:marLeft w:val="0"/>
              <w:marRight w:val="0"/>
              <w:marTop w:val="0"/>
              <w:marBottom w:val="0"/>
              <w:divBdr>
                <w:top w:val="none" w:sz="0" w:space="0" w:color="auto"/>
                <w:left w:val="none" w:sz="0" w:space="0" w:color="auto"/>
                <w:bottom w:val="none" w:sz="0" w:space="0" w:color="auto"/>
                <w:right w:val="none" w:sz="0" w:space="0" w:color="auto"/>
              </w:divBdr>
            </w:div>
            <w:div w:id="1976132780">
              <w:marLeft w:val="0"/>
              <w:marRight w:val="0"/>
              <w:marTop w:val="0"/>
              <w:marBottom w:val="0"/>
              <w:divBdr>
                <w:top w:val="none" w:sz="0" w:space="0" w:color="auto"/>
                <w:left w:val="none" w:sz="0" w:space="0" w:color="auto"/>
                <w:bottom w:val="none" w:sz="0" w:space="0" w:color="auto"/>
                <w:right w:val="none" w:sz="0" w:space="0" w:color="auto"/>
              </w:divBdr>
            </w:div>
            <w:div w:id="1976645351">
              <w:marLeft w:val="0"/>
              <w:marRight w:val="0"/>
              <w:marTop w:val="0"/>
              <w:marBottom w:val="0"/>
              <w:divBdr>
                <w:top w:val="none" w:sz="0" w:space="0" w:color="auto"/>
                <w:left w:val="none" w:sz="0" w:space="0" w:color="auto"/>
                <w:bottom w:val="none" w:sz="0" w:space="0" w:color="auto"/>
                <w:right w:val="none" w:sz="0" w:space="0" w:color="auto"/>
              </w:divBdr>
            </w:div>
            <w:div w:id="1976988267">
              <w:marLeft w:val="0"/>
              <w:marRight w:val="0"/>
              <w:marTop w:val="0"/>
              <w:marBottom w:val="0"/>
              <w:divBdr>
                <w:top w:val="none" w:sz="0" w:space="0" w:color="auto"/>
                <w:left w:val="none" w:sz="0" w:space="0" w:color="auto"/>
                <w:bottom w:val="none" w:sz="0" w:space="0" w:color="auto"/>
                <w:right w:val="none" w:sz="0" w:space="0" w:color="auto"/>
              </w:divBdr>
            </w:div>
            <w:div w:id="1977908270">
              <w:marLeft w:val="0"/>
              <w:marRight w:val="0"/>
              <w:marTop w:val="0"/>
              <w:marBottom w:val="0"/>
              <w:divBdr>
                <w:top w:val="none" w:sz="0" w:space="0" w:color="auto"/>
                <w:left w:val="none" w:sz="0" w:space="0" w:color="auto"/>
                <w:bottom w:val="none" w:sz="0" w:space="0" w:color="auto"/>
                <w:right w:val="none" w:sz="0" w:space="0" w:color="auto"/>
              </w:divBdr>
            </w:div>
            <w:div w:id="1978415734">
              <w:marLeft w:val="0"/>
              <w:marRight w:val="0"/>
              <w:marTop w:val="0"/>
              <w:marBottom w:val="0"/>
              <w:divBdr>
                <w:top w:val="none" w:sz="0" w:space="0" w:color="auto"/>
                <w:left w:val="none" w:sz="0" w:space="0" w:color="auto"/>
                <w:bottom w:val="none" w:sz="0" w:space="0" w:color="auto"/>
                <w:right w:val="none" w:sz="0" w:space="0" w:color="auto"/>
              </w:divBdr>
            </w:div>
            <w:div w:id="1980762969">
              <w:marLeft w:val="0"/>
              <w:marRight w:val="0"/>
              <w:marTop w:val="0"/>
              <w:marBottom w:val="0"/>
              <w:divBdr>
                <w:top w:val="none" w:sz="0" w:space="0" w:color="auto"/>
                <w:left w:val="none" w:sz="0" w:space="0" w:color="auto"/>
                <w:bottom w:val="none" w:sz="0" w:space="0" w:color="auto"/>
                <w:right w:val="none" w:sz="0" w:space="0" w:color="auto"/>
              </w:divBdr>
            </w:div>
            <w:div w:id="1983272376">
              <w:marLeft w:val="0"/>
              <w:marRight w:val="0"/>
              <w:marTop w:val="0"/>
              <w:marBottom w:val="0"/>
              <w:divBdr>
                <w:top w:val="none" w:sz="0" w:space="0" w:color="auto"/>
                <w:left w:val="none" w:sz="0" w:space="0" w:color="auto"/>
                <w:bottom w:val="none" w:sz="0" w:space="0" w:color="auto"/>
                <w:right w:val="none" w:sz="0" w:space="0" w:color="auto"/>
              </w:divBdr>
            </w:div>
            <w:div w:id="1983464738">
              <w:marLeft w:val="0"/>
              <w:marRight w:val="0"/>
              <w:marTop w:val="0"/>
              <w:marBottom w:val="0"/>
              <w:divBdr>
                <w:top w:val="none" w:sz="0" w:space="0" w:color="auto"/>
                <w:left w:val="none" w:sz="0" w:space="0" w:color="auto"/>
                <w:bottom w:val="none" w:sz="0" w:space="0" w:color="auto"/>
                <w:right w:val="none" w:sz="0" w:space="0" w:color="auto"/>
              </w:divBdr>
            </w:div>
            <w:div w:id="1983806929">
              <w:marLeft w:val="0"/>
              <w:marRight w:val="0"/>
              <w:marTop w:val="0"/>
              <w:marBottom w:val="0"/>
              <w:divBdr>
                <w:top w:val="none" w:sz="0" w:space="0" w:color="auto"/>
                <w:left w:val="none" w:sz="0" w:space="0" w:color="auto"/>
                <w:bottom w:val="none" w:sz="0" w:space="0" w:color="auto"/>
                <w:right w:val="none" w:sz="0" w:space="0" w:color="auto"/>
              </w:divBdr>
            </w:div>
            <w:div w:id="1985155018">
              <w:marLeft w:val="0"/>
              <w:marRight w:val="0"/>
              <w:marTop w:val="0"/>
              <w:marBottom w:val="0"/>
              <w:divBdr>
                <w:top w:val="none" w:sz="0" w:space="0" w:color="auto"/>
                <w:left w:val="none" w:sz="0" w:space="0" w:color="auto"/>
                <w:bottom w:val="none" w:sz="0" w:space="0" w:color="auto"/>
                <w:right w:val="none" w:sz="0" w:space="0" w:color="auto"/>
              </w:divBdr>
            </w:div>
            <w:div w:id="1985818765">
              <w:marLeft w:val="0"/>
              <w:marRight w:val="0"/>
              <w:marTop w:val="0"/>
              <w:marBottom w:val="0"/>
              <w:divBdr>
                <w:top w:val="none" w:sz="0" w:space="0" w:color="auto"/>
                <w:left w:val="none" w:sz="0" w:space="0" w:color="auto"/>
                <w:bottom w:val="none" w:sz="0" w:space="0" w:color="auto"/>
                <w:right w:val="none" w:sz="0" w:space="0" w:color="auto"/>
              </w:divBdr>
              <w:divsChild>
                <w:div w:id="81068772">
                  <w:marLeft w:val="0"/>
                  <w:marRight w:val="0"/>
                  <w:marTop w:val="0"/>
                  <w:marBottom w:val="0"/>
                  <w:divBdr>
                    <w:top w:val="none" w:sz="0" w:space="0" w:color="auto"/>
                    <w:left w:val="none" w:sz="0" w:space="0" w:color="auto"/>
                    <w:bottom w:val="none" w:sz="0" w:space="0" w:color="auto"/>
                    <w:right w:val="none" w:sz="0" w:space="0" w:color="auto"/>
                  </w:divBdr>
                </w:div>
                <w:div w:id="587084173">
                  <w:marLeft w:val="0"/>
                  <w:marRight w:val="0"/>
                  <w:marTop w:val="0"/>
                  <w:marBottom w:val="0"/>
                  <w:divBdr>
                    <w:top w:val="none" w:sz="0" w:space="0" w:color="auto"/>
                    <w:left w:val="none" w:sz="0" w:space="0" w:color="auto"/>
                    <w:bottom w:val="none" w:sz="0" w:space="0" w:color="auto"/>
                    <w:right w:val="none" w:sz="0" w:space="0" w:color="auto"/>
                  </w:divBdr>
                </w:div>
                <w:div w:id="590967779">
                  <w:marLeft w:val="0"/>
                  <w:marRight w:val="0"/>
                  <w:marTop w:val="0"/>
                  <w:marBottom w:val="0"/>
                  <w:divBdr>
                    <w:top w:val="none" w:sz="0" w:space="0" w:color="auto"/>
                    <w:left w:val="none" w:sz="0" w:space="0" w:color="auto"/>
                    <w:bottom w:val="none" w:sz="0" w:space="0" w:color="auto"/>
                    <w:right w:val="none" w:sz="0" w:space="0" w:color="auto"/>
                  </w:divBdr>
                </w:div>
                <w:div w:id="685211498">
                  <w:marLeft w:val="0"/>
                  <w:marRight w:val="0"/>
                  <w:marTop w:val="0"/>
                  <w:marBottom w:val="0"/>
                  <w:divBdr>
                    <w:top w:val="none" w:sz="0" w:space="0" w:color="auto"/>
                    <w:left w:val="none" w:sz="0" w:space="0" w:color="auto"/>
                    <w:bottom w:val="none" w:sz="0" w:space="0" w:color="auto"/>
                    <w:right w:val="none" w:sz="0" w:space="0" w:color="auto"/>
                  </w:divBdr>
                </w:div>
                <w:div w:id="725494712">
                  <w:marLeft w:val="0"/>
                  <w:marRight w:val="0"/>
                  <w:marTop w:val="0"/>
                  <w:marBottom w:val="0"/>
                  <w:divBdr>
                    <w:top w:val="none" w:sz="0" w:space="0" w:color="auto"/>
                    <w:left w:val="none" w:sz="0" w:space="0" w:color="auto"/>
                    <w:bottom w:val="none" w:sz="0" w:space="0" w:color="auto"/>
                    <w:right w:val="none" w:sz="0" w:space="0" w:color="auto"/>
                  </w:divBdr>
                </w:div>
                <w:div w:id="929235398">
                  <w:marLeft w:val="0"/>
                  <w:marRight w:val="0"/>
                  <w:marTop w:val="0"/>
                  <w:marBottom w:val="0"/>
                  <w:divBdr>
                    <w:top w:val="none" w:sz="0" w:space="0" w:color="auto"/>
                    <w:left w:val="none" w:sz="0" w:space="0" w:color="auto"/>
                    <w:bottom w:val="none" w:sz="0" w:space="0" w:color="auto"/>
                    <w:right w:val="none" w:sz="0" w:space="0" w:color="auto"/>
                  </w:divBdr>
                </w:div>
                <w:div w:id="1295599114">
                  <w:marLeft w:val="0"/>
                  <w:marRight w:val="0"/>
                  <w:marTop w:val="0"/>
                  <w:marBottom w:val="0"/>
                  <w:divBdr>
                    <w:top w:val="none" w:sz="0" w:space="0" w:color="auto"/>
                    <w:left w:val="none" w:sz="0" w:space="0" w:color="auto"/>
                    <w:bottom w:val="none" w:sz="0" w:space="0" w:color="auto"/>
                    <w:right w:val="none" w:sz="0" w:space="0" w:color="auto"/>
                  </w:divBdr>
                </w:div>
                <w:div w:id="1438525326">
                  <w:marLeft w:val="0"/>
                  <w:marRight w:val="0"/>
                  <w:marTop w:val="0"/>
                  <w:marBottom w:val="0"/>
                  <w:divBdr>
                    <w:top w:val="none" w:sz="0" w:space="0" w:color="auto"/>
                    <w:left w:val="none" w:sz="0" w:space="0" w:color="auto"/>
                    <w:bottom w:val="none" w:sz="0" w:space="0" w:color="auto"/>
                    <w:right w:val="none" w:sz="0" w:space="0" w:color="auto"/>
                  </w:divBdr>
                </w:div>
                <w:div w:id="1844778926">
                  <w:marLeft w:val="0"/>
                  <w:marRight w:val="0"/>
                  <w:marTop w:val="0"/>
                  <w:marBottom w:val="0"/>
                  <w:divBdr>
                    <w:top w:val="none" w:sz="0" w:space="0" w:color="auto"/>
                    <w:left w:val="none" w:sz="0" w:space="0" w:color="auto"/>
                    <w:bottom w:val="none" w:sz="0" w:space="0" w:color="auto"/>
                    <w:right w:val="none" w:sz="0" w:space="0" w:color="auto"/>
                  </w:divBdr>
                </w:div>
                <w:div w:id="1882396731">
                  <w:marLeft w:val="0"/>
                  <w:marRight w:val="0"/>
                  <w:marTop w:val="0"/>
                  <w:marBottom w:val="0"/>
                  <w:divBdr>
                    <w:top w:val="none" w:sz="0" w:space="0" w:color="auto"/>
                    <w:left w:val="none" w:sz="0" w:space="0" w:color="auto"/>
                    <w:bottom w:val="none" w:sz="0" w:space="0" w:color="auto"/>
                    <w:right w:val="none" w:sz="0" w:space="0" w:color="auto"/>
                  </w:divBdr>
                </w:div>
                <w:div w:id="2043431523">
                  <w:marLeft w:val="0"/>
                  <w:marRight w:val="0"/>
                  <w:marTop w:val="0"/>
                  <w:marBottom w:val="0"/>
                  <w:divBdr>
                    <w:top w:val="none" w:sz="0" w:space="0" w:color="auto"/>
                    <w:left w:val="none" w:sz="0" w:space="0" w:color="auto"/>
                    <w:bottom w:val="none" w:sz="0" w:space="0" w:color="auto"/>
                    <w:right w:val="none" w:sz="0" w:space="0" w:color="auto"/>
                  </w:divBdr>
                </w:div>
                <w:div w:id="2116829636">
                  <w:marLeft w:val="0"/>
                  <w:marRight w:val="0"/>
                  <w:marTop w:val="0"/>
                  <w:marBottom w:val="0"/>
                  <w:divBdr>
                    <w:top w:val="none" w:sz="0" w:space="0" w:color="auto"/>
                    <w:left w:val="none" w:sz="0" w:space="0" w:color="auto"/>
                    <w:bottom w:val="none" w:sz="0" w:space="0" w:color="auto"/>
                    <w:right w:val="none" w:sz="0" w:space="0" w:color="auto"/>
                  </w:divBdr>
                </w:div>
              </w:divsChild>
            </w:div>
            <w:div w:id="1985962509">
              <w:marLeft w:val="0"/>
              <w:marRight w:val="0"/>
              <w:marTop w:val="0"/>
              <w:marBottom w:val="0"/>
              <w:divBdr>
                <w:top w:val="none" w:sz="0" w:space="0" w:color="auto"/>
                <w:left w:val="none" w:sz="0" w:space="0" w:color="auto"/>
                <w:bottom w:val="none" w:sz="0" w:space="0" w:color="auto"/>
                <w:right w:val="none" w:sz="0" w:space="0" w:color="auto"/>
              </w:divBdr>
            </w:div>
            <w:div w:id="1987778451">
              <w:marLeft w:val="0"/>
              <w:marRight w:val="0"/>
              <w:marTop w:val="0"/>
              <w:marBottom w:val="0"/>
              <w:divBdr>
                <w:top w:val="none" w:sz="0" w:space="0" w:color="auto"/>
                <w:left w:val="none" w:sz="0" w:space="0" w:color="auto"/>
                <w:bottom w:val="none" w:sz="0" w:space="0" w:color="auto"/>
                <w:right w:val="none" w:sz="0" w:space="0" w:color="auto"/>
              </w:divBdr>
            </w:div>
            <w:div w:id="1990134318">
              <w:marLeft w:val="0"/>
              <w:marRight w:val="0"/>
              <w:marTop w:val="0"/>
              <w:marBottom w:val="0"/>
              <w:divBdr>
                <w:top w:val="none" w:sz="0" w:space="0" w:color="auto"/>
                <w:left w:val="none" w:sz="0" w:space="0" w:color="auto"/>
                <w:bottom w:val="none" w:sz="0" w:space="0" w:color="auto"/>
                <w:right w:val="none" w:sz="0" w:space="0" w:color="auto"/>
              </w:divBdr>
            </w:div>
            <w:div w:id="1991976920">
              <w:marLeft w:val="0"/>
              <w:marRight w:val="0"/>
              <w:marTop w:val="0"/>
              <w:marBottom w:val="0"/>
              <w:divBdr>
                <w:top w:val="none" w:sz="0" w:space="0" w:color="auto"/>
                <w:left w:val="none" w:sz="0" w:space="0" w:color="auto"/>
                <w:bottom w:val="none" w:sz="0" w:space="0" w:color="auto"/>
                <w:right w:val="none" w:sz="0" w:space="0" w:color="auto"/>
              </w:divBdr>
            </w:div>
            <w:div w:id="1992558421">
              <w:marLeft w:val="0"/>
              <w:marRight w:val="0"/>
              <w:marTop w:val="0"/>
              <w:marBottom w:val="0"/>
              <w:divBdr>
                <w:top w:val="none" w:sz="0" w:space="0" w:color="auto"/>
                <w:left w:val="none" w:sz="0" w:space="0" w:color="auto"/>
                <w:bottom w:val="none" w:sz="0" w:space="0" w:color="auto"/>
                <w:right w:val="none" w:sz="0" w:space="0" w:color="auto"/>
              </w:divBdr>
            </w:div>
            <w:div w:id="1993176357">
              <w:marLeft w:val="0"/>
              <w:marRight w:val="0"/>
              <w:marTop w:val="0"/>
              <w:marBottom w:val="0"/>
              <w:divBdr>
                <w:top w:val="none" w:sz="0" w:space="0" w:color="auto"/>
                <w:left w:val="none" w:sz="0" w:space="0" w:color="auto"/>
                <w:bottom w:val="none" w:sz="0" w:space="0" w:color="auto"/>
                <w:right w:val="none" w:sz="0" w:space="0" w:color="auto"/>
              </w:divBdr>
            </w:div>
            <w:div w:id="1994722388">
              <w:marLeft w:val="0"/>
              <w:marRight w:val="0"/>
              <w:marTop w:val="0"/>
              <w:marBottom w:val="0"/>
              <w:divBdr>
                <w:top w:val="none" w:sz="0" w:space="0" w:color="auto"/>
                <w:left w:val="none" w:sz="0" w:space="0" w:color="auto"/>
                <w:bottom w:val="none" w:sz="0" w:space="0" w:color="auto"/>
                <w:right w:val="none" w:sz="0" w:space="0" w:color="auto"/>
              </w:divBdr>
            </w:div>
            <w:div w:id="1996297273">
              <w:marLeft w:val="0"/>
              <w:marRight w:val="0"/>
              <w:marTop w:val="0"/>
              <w:marBottom w:val="0"/>
              <w:divBdr>
                <w:top w:val="none" w:sz="0" w:space="0" w:color="auto"/>
                <w:left w:val="none" w:sz="0" w:space="0" w:color="auto"/>
                <w:bottom w:val="none" w:sz="0" w:space="0" w:color="auto"/>
                <w:right w:val="none" w:sz="0" w:space="0" w:color="auto"/>
              </w:divBdr>
            </w:div>
            <w:div w:id="1998338448">
              <w:marLeft w:val="0"/>
              <w:marRight w:val="0"/>
              <w:marTop w:val="0"/>
              <w:marBottom w:val="0"/>
              <w:divBdr>
                <w:top w:val="none" w:sz="0" w:space="0" w:color="auto"/>
                <w:left w:val="none" w:sz="0" w:space="0" w:color="auto"/>
                <w:bottom w:val="none" w:sz="0" w:space="0" w:color="auto"/>
                <w:right w:val="none" w:sz="0" w:space="0" w:color="auto"/>
              </w:divBdr>
            </w:div>
            <w:div w:id="2000888465">
              <w:marLeft w:val="0"/>
              <w:marRight w:val="0"/>
              <w:marTop w:val="0"/>
              <w:marBottom w:val="0"/>
              <w:divBdr>
                <w:top w:val="none" w:sz="0" w:space="0" w:color="auto"/>
                <w:left w:val="none" w:sz="0" w:space="0" w:color="auto"/>
                <w:bottom w:val="none" w:sz="0" w:space="0" w:color="auto"/>
                <w:right w:val="none" w:sz="0" w:space="0" w:color="auto"/>
              </w:divBdr>
            </w:div>
            <w:div w:id="2002152771">
              <w:marLeft w:val="0"/>
              <w:marRight w:val="0"/>
              <w:marTop w:val="0"/>
              <w:marBottom w:val="0"/>
              <w:divBdr>
                <w:top w:val="none" w:sz="0" w:space="0" w:color="auto"/>
                <w:left w:val="none" w:sz="0" w:space="0" w:color="auto"/>
                <w:bottom w:val="none" w:sz="0" w:space="0" w:color="auto"/>
                <w:right w:val="none" w:sz="0" w:space="0" w:color="auto"/>
              </w:divBdr>
            </w:div>
            <w:div w:id="2002539914">
              <w:marLeft w:val="0"/>
              <w:marRight w:val="0"/>
              <w:marTop w:val="0"/>
              <w:marBottom w:val="0"/>
              <w:divBdr>
                <w:top w:val="none" w:sz="0" w:space="0" w:color="auto"/>
                <w:left w:val="none" w:sz="0" w:space="0" w:color="auto"/>
                <w:bottom w:val="none" w:sz="0" w:space="0" w:color="auto"/>
                <w:right w:val="none" w:sz="0" w:space="0" w:color="auto"/>
              </w:divBdr>
            </w:div>
            <w:div w:id="2002806364">
              <w:marLeft w:val="0"/>
              <w:marRight w:val="0"/>
              <w:marTop w:val="0"/>
              <w:marBottom w:val="0"/>
              <w:divBdr>
                <w:top w:val="none" w:sz="0" w:space="0" w:color="auto"/>
                <w:left w:val="none" w:sz="0" w:space="0" w:color="auto"/>
                <w:bottom w:val="none" w:sz="0" w:space="0" w:color="auto"/>
                <w:right w:val="none" w:sz="0" w:space="0" w:color="auto"/>
              </w:divBdr>
            </w:div>
            <w:div w:id="2002924670">
              <w:marLeft w:val="0"/>
              <w:marRight w:val="0"/>
              <w:marTop w:val="0"/>
              <w:marBottom w:val="0"/>
              <w:divBdr>
                <w:top w:val="none" w:sz="0" w:space="0" w:color="auto"/>
                <w:left w:val="none" w:sz="0" w:space="0" w:color="auto"/>
                <w:bottom w:val="none" w:sz="0" w:space="0" w:color="auto"/>
                <w:right w:val="none" w:sz="0" w:space="0" w:color="auto"/>
              </w:divBdr>
            </w:div>
            <w:div w:id="2004042632">
              <w:marLeft w:val="0"/>
              <w:marRight w:val="0"/>
              <w:marTop w:val="0"/>
              <w:marBottom w:val="0"/>
              <w:divBdr>
                <w:top w:val="none" w:sz="0" w:space="0" w:color="auto"/>
                <w:left w:val="none" w:sz="0" w:space="0" w:color="auto"/>
                <w:bottom w:val="none" w:sz="0" w:space="0" w:color="auto"/>
                <w:right w:val="none" w:sz="0" w:space="0" w:color="auto"/>
              </w:divBdr>
            </w:div>
            <w:div w:id="2004509027">
              <w:marLeft w:val="0"/>
              <w:marRight w:val="0"/>
              <w:marTop w:val="0"/>
              <w:marBottom w:val="0"/>
              <w:divBdr>
                <w:top w:val="none" w:sz="0" w:space="0" w:color="auto"/>
                <w:left w:val="none" w:sz="0" w:space="0" w:color="auto"/>
                <w:bottom w:val="none" w:sz="0" w:space="0" w:color="auto"/>
                <w:right w:val="none" w:sz="0" w:space="0" w:color="auto"/>
              </w:divBdr>
            </w:div>
            <w:div w:id="2007634341">
              <w:marLeft w:val="0"/>
              <w:marRight w:val="0"/>
              <w:marTop w:val="0"/>
              <w:marBottom w:val="0"/>
              <w:divBdr>
                <w:top w:val="none" w:sz="0" w:space="0" w:color="auto"/>
                <w:left w:val="none" w:sz="0" w:space="0" w:color="auto"/>
                <w:bottom w:val="none" w:sz="0" w:space="0" w:color="auto"/>
                <w:right w:val="none" w:sz="0" w:space="0" w:color="auto"/>
              </w:divBdr>
            </w:div>
            <w:div w:id="2009288959">
              <w:marLeft w:val="0"/>
              <w:marRight w:val="0"/>
              <w:marTop w:val="0"/>
              <w:marBottom w:val="0"/>
              <w:divBdr>
                <w:top w:val="none" w:sz="0" w:space="0" w:color="auto"/>
                <w:left w:val="none" w:sz="0" w:space="0" w:color="auto"/>
                <w:bottom w:val="none" w:sz="0" w:space="0" w:color="auto"/>
                <w:right w:val="none" w:sz="0" w:space="0" w:color="auto"/>
              </w:divBdr>
            </w:div>
            <w:div w:id="2014645457">
              <w:marLeft w:val="0"/>
              <w:marRight w:val="0"/>
              <w:marTop w:val="0"/>
              <w:marBottom w:val="0"/>
              <w:divBdr>
                <w:top w:val="none" w:sz="0" w:space="0" w:color="auto"/>
                <w:left w:val="none" w:sz="0" w:space="0" w:color="auto"/>
                <w:bottom w:val="none" w:sz="0" w:space="0" w:color="auto"/>
                <w:right w:val="none" w:sz="0" w:space="0" w:color="auto"/>
              </w:divBdr>
            </w:div>
            <w:div w:id="2019388304">
              <w:marLeft w:val="0"/>
              <w:marRight w:val="0"/>
              <w:marTop w:val="0"/>
              <w:marBottom w:val="0"/>
              <w:divBdr>
                <w:top w:val="none" w:sz="0" w:space="0" w:color="auto"/>
                <w:left w:val="none" w:sz="0" w:space="0" w:color="auto"/>
                <w:bottom w:val="none" w:sz="0" w:space="0" w:color="auto"/>
                <w:right w:val="none" w:sz="0" w:space="0" w:color="auto"/>
              </w:divBdr>
            </w:div>
            <w:div w:id="2019458774">
              <w:marLeft w:val="0"/>
              <w:marRight w:val="0"/>
              <w:marTop w:val="0"/>
              <w:marBottom w:val="0"/>
              <w:divBdr>
                <w:top w:val="none" w:sz="0" w:space="0" w:color="auto"/>
                <w:left w:val="none" w:sz="0" w:space="0" w:color="auto"/>
                <w:bottom w:val="none" w:sz="0" w:space="0" w:color="auto"/>
                <w:right w:val="none" w:sz="0" w:space="0" w:color="auto"/>
              </w:divBdr>
            </w:div>
            <w:div w:id="2019890301">
              <w:marLeft w:val="0"/>
              <w:marRight w:val="0"/>
              <w:marTop w:val="0"/>
              <w:marBottom w:val="0"/>
              <w:divBdr>
                <w:top w:val="none" w:sz="0" w:space="0" w:color="auto"/>
                <w:left w:val="none" w:sz="0" w:space="0" w:color="auto"/>
                <w:bottom w:val="none" w:sz="0" w:space="0" w:color="auto"/>
                <w:right w:val="none" w:sz="0" w:space="0" w:color="auto"/>
              </w:divBdr>
            </w:div>
            <w:div w:id="2022125027">
              <w:marLeft w:val="0"/>
              <w:marRight w:val="0"/>
              <w:marTop w:val="0"/>
              <w:marBottom w:val="0"/>
              <w:divBdr>
                <w:top w:val="none" w:sz="0" w:space="0" w:color="auto"/>
                <w:left w:val="none" w:sz="0" w:space="0" w:color="auto"/>
                <w:bottom w:val="none" w:sz="0" w:space="0" w:color="auto"/>
                <w:right w:val="none" w:sz="0" w:space="0" w:color="auto"/>
              </w:divBdr>
            </w:div>
            <w:div w:id="2023050521">
              <w:marLeft w:val="0"/>
              <w:marRight w:val="0"/>
              <w:marTop w:val="0"/>
              <w:marBottom w:val="0"/>
              <w:divBdr>
                <w:top w:val="none" w:sz="0" w:space="0" w:color="auto"/>
                <w:left w:val="none" w:sz="0" w:space="0" w:color="auto"/>
                <w:bottom w:val="none" w:sz="0" w:space="0" w:color="auto"/>
                <w:right w:val="none" w:sz="0" w:space="0" w:color="auto"/>
              </w:divBdr>
            </w:div>
            <w:div w:id="2027167168">
              <w:marLeft w:val="0"/>
              <w:marRight w:val="0"/>
              <w:marTop w:val="0"/>
              <w:marBottom w:val="0"/>
              <w:divBdr>
                <w:top w:val="none" w:sz="0" w:space="0" w:color="auto"/>
                <w:left w:val="none" w:sz="0" w:space="0" w:color="auto"/>
                <w:bottom w:val="none" w:sz="0" w:space="0" w:color="auto"/>
                <w:right w:val="none" w:sz="0" w:space="0" w:color="auto"/>
              </w:divBdr>
            </w:div>
            <w:div w:id="2028632122">
              <w:marLeft w:val="0"/>
              <w:marRight w:val="0"/>
              <w:marTop w:val="0"/>
              <w:marBottom w:val="0"/>
              <w:divBdr>
                <w:top w:val="none" w:sz="0" w:space="0" w:color="auto"/>
                <w:left w:val="none" w:sz="0" w:space="0" w:color="auto"/>
                <w:bottom w:val="none" w:sz="0" w:space="0" w:color="auto"/>
                <w:right w:val="none" w:sz="0" w:space="0" w:color="auto"/>
              </w:divBdr>
            </w:div>
            <w:div w:id="2029938886">
              <w:marLeft w:val="0"/>
              <w:marRight w:val="0"/>
              <w:marTop w:val="0"/>
              <w:marBottom w:val="0"/>
              <w:divBdr>
                <w:top w:val="none" w:sz="0" w:space="0" w:color="auto"/>
                <w:left w:val="none" w:sz="0" w:space="0" w:color="auto"/>
                <w:bottom w:val="none" w:sz="0" w:space="0" w:color="auto"/>
                <w:right w:val="none" w:sz="0" w:space="0" w:color="auto"/>
              </w:divBdr>
            </w:div>
            <w:div w:id="2030521195">
              <w:marLeft w:val="0"/>
              <w:marRight w:val="0"/>
              <w:marTop w:val="0"/>
              <w:marBottom w:val="0"/>
              <w:divBdr>
                <w:top w:val="none" w:sz="0" w:space="0" w:color="auto"/>
                <w:left w:val="none" w:sz="0" w:space="0" w:color="auto"/>
                <w:bottom w:val="none" w:sz="0" w:space="0" w:color="auto"/>
                <w:right w:val="none" w:sz="0" w:space="0" w:color="auto"/>
              </w:divBdr>
            </w:div>
            <w:div w:id="2030528128">
              <w:marLeft w:val="0"/>
              <w:marRight w:val="0"/>
              <w:marTop w:val="0"/>
              <w:marBottom w:val="0"/>
              <w:divBdr>
                <w:top w:val="none" w:sz="0" w:space="0" w:color="auto"/>
                <w:left w:val="none" w:sz="0" w:space="0" w:color="auto"/>
                <w:bottom w:val="none" w:sz="0" w:space="0" w:color="auto"/>
                <w:right w:val="none" w:sz="0" w:space="0" w:color="auto"/>
              </w:divBdr>
            </w:div>
            <w:div w:id="2031761572">
              <w:marLeft w:val="0"/>
              <w:marRight w:val="0"/>
              <w:marTop w:val="0"/>
              <w:marBottom w:val="0"/>
              <w:divBdr>
                <w:top w:val="none" w:sz="0" w:space="0" w:color="auto"/>
                <w:left w:val="none" w:sz="0" w:space="0" w:color="auto"/>
                <w:bottom w:val="none" w:sz="0" w:space="0" w:color="auto"/>
                <w:right w:val="none" w:sz="0" w:space="0" w:color="auto"/>
              </w:divBdr>
            </w:div>
            <w:div w:id="2033411716">
              <w:marLeft w:val="0"/>
              <w:marRight w:val="0"/>
              <w:marTop w:val="0"/>
              <w:marBottom w:val="0"/>
              <w:divBdr>
                <w:top w:val="none" w:sz="0" w:space="0" w:color="auto"/>
                <w:left w:val="none" w:sz="0" w:space="0" w:color="auto"/>
                <w:bottom w:val="none" w:sz="0" w:space="0" w:color="auto"/>
                <w:right w:val="none" w:sz="0" w:space="0" w:color="auto"/>
              </w:divBdr>
            </w:div>
            <w:div w:id="2034719601">
              <w:marLeft w:val="0"/>
              <w:marRight w:val="0"/>
              <w:marTop w:val="0"/>
              <w:marBottom w:val="0"/>
              <w:divBdr>
                <w:top w:val="none" w:sz="0" w:space="0" w:color="auto"/>
                <w:left w:val="none" w:sz="0" w:space="0" w:color="auto"/>
                <w:bottom w:val="none" w:sz="0" w:space="0" w:color="auto"/>
                <w:right w:val="none" w:sz="0" w:space="0" w:color="auto"/>
              </w:divBdr>
            </w:div>
            <w:div w:id="2035493929">
              <w:marLeft w:val="0"/>
              <w:marRight w:val="0"/>
              <w:marTop w:val="0"/>
              <w:marBottom w:val="0"/>
              <w:divBdr>
                <w:top w:val="none" w:sz="0" w:space="0" w:color="auto"/>
                <w:left w:val="none" w:sz="0" w:space="0" w:color="auto"/>
                <w:bottom w:val="none" w:sz="0" w:space="0" w:color="auto"/>
                <w:right w:val="none" w:sz="0" w:space="0" w:color="auto"/>
              </w:divBdr>
            </w:div>
            <w:div w:id="2036883296">
              <w:marLeft w:val="0"/>
              <w:marRight w:val="0"/>
              <w:marTop w:val="0"/>
              <w:marBottom w:val="0"/>
              <w:divBdr>
                <w:top w:val="none" w:sz="0" w:space="0" w:color="auto"/>
                <w:left w:val="none" w:sz="0" w:space="0" w:color="auto"/>
                <w:bottom w:val="none" w:sz="0" w:space="0" w:color="auto"/>
                <w:right w:val="none" w:sz="0" w:space="0" w:color="auto"/>
              </w:divBdr>
            </w:div>
            <w:div w:id="2037654467">
              <w:marLeft w:val="0"/>
              <w:marRight w:val="0"/>
              <w:marTop w:val="0"/>
              <w:marBottom w:val="0"/>
              <w:divBdr>
                <w:top w:val="none" w:sz="0" w:space="0" w:color="auto"/>
                <w:left w:val="none" w:sz="0" w:space="0" w:color="auto"/>
                <w:bottom w:val="none" w:sz="0" w:space="0" w:color="auto"/>
                <w:right w:val="none" w:sz="0" w:space="0" w:color="auto"/>
              </w:divBdr>
            </w:div>
            <w:div w:id="2040619256">
              <w:marLeft w:val="0"/>
              <w:marRight w:val="0"/>
              <w:marTop w:val="0"/>
              <w:marBottom w:val="0"/>
              <w:divBdr>
                <w:top w:val="none" w:sz="0" w:space="0" w:color="auto"/>
                <w:left w:val="none" w:sz="0" w:space="0" w:color="auto"/>
                <w:bottom w:val="none" w:sz="0" w:space="0" w:color="auto"/>
                <w:right w:val="none" w:sz="0" w:space="0" w:color="auto"/>
              </w:divBdr>
            </w:div>
            <w:div w:id="2042854574">
              <w:marLeft w:val="0"/>
              <w:marRight w:val="0"/>
              <w:marTop w:val="0"/>
              <w:marBottom w:val="0"/>
              <w:divBdr>
                <w:top w:val="none" w:sz="0" w:space="0" w:color="auto"/>
                <w:left w:val="none" w:sz="0" w:space="0" w:color="auto"/>
                <w:bottom w:val="none" w:sz="0" w:space="0" w:color="auto"/>
                <w:right w:val="none" w:sz="0" w:space="0" w:color="auto"/>
              </w:divBdr>
            </w:div>
            <w:div w:id="2043624465">
              <w:marLeft w:val="0"/>
              <w:marRight w:val="0"/>
              <w:marTop w:val="0"/>
              <w:marBottom w:val="0"/>
              <w:divBdr>
                <w:top w:val="none" w:sz="0" w:space="0" w:color="auto"/>
                <w:left w:val="none" w:sz="0" w:space="0" w:color="auto"/>
                <w:bottom w:val="none" w:sz="0" w:space="0" w:color="auto"/>
                <w:right w:val="none" w:sz="0" w:space="0" w:color="auto"/>
              </w:divBdr>
            </w:div>
            <w:div w:id="2043820051">
              <w:marLeft w:val="0"/>
              <w:marRight w:val="0"/>
              <w:marTop w:val="0"/>
              <w:marBottom w:val="0"/>
              <w:divBdr>
                <w:top w:val="none" w:sz="0" w:space="0" w:color="auto"/>
                <w:left w:val="none" w:sz="0" w:space="0" w:color="auto"/>
                <w:bottom w:val="none" w:sz="0" w:space="0" w:color="auto"/>
                <w:right w:val="none" w:sz="0" w:space="0" w:color="auto"/>
              </w:divBdr>
            </w:div>
            <w:div w:id="2046909331">
              <w:marLeft w:val="0"/>
              <w:marRight w:val="0"/>
              <w:marTop w:val="0"/>
              <w:marBottom w:val="0"/>
              <w:divBdr>
                <w:top w:val="none" w:sz="0" w:space="0" w:color="auto"/>
                <w:left w:val="none" w:sz="0" w:space="0" w:color="auto"/>
                <w:bottom w:val="none" w:sz="0" w:space="0" w:color="auto"/>
                <w:right w:val="none" w:sz="0" w:space="0" w:color="auto"/>
              </w:divBdr>
            </w:div>
            <w:div w:id="2047172433">
              <w:marLeft w:val="0"/>
              <w:marRight w:val="0"/>
              <w:marTop w:val="0"/>
              <w:marBottom w:val="0"/>
              <w:divBdr>
                <w:top w:val="none" w:sz="0" w:space="0" w:color="auto"/>
                <w:left w:val="none" w:sz="0" w:space="0" w:color="auto"/>
                <w:bottom w:val="none" w:sz="0" w:space="0" w:color="auto"/>
                <w:right w:val="none" w:sz="0" w:space="0" w:color="auto"/>
              </w:divBdr>
            </w:div>
            <w:div w:id="2047950115">
              <w:marLeft w:val="0"/>
              <w:marRight w:val="0"/>
              <w:marTop w:val="0"/>
              <w:marBottom w:val="0"/>
              <w:divBdr>
                <w:top w:val="none" w:sz="0" w:space="0" w:color="auto"/>
                <w:left w:val="none" w:sz="0" w:space="0" w:color="auto"/>
                <w:bottom w:val="none" w:sz="0" w:space="0" w:color="auto"/>
                <w:right w:val="none" w:sz="0" w:space="0" w:color="auto"/>
              </w:divBdr>
            </w:div>
            <w:div w:id="2048598140">
              <w:marLeft w:val="0"/>
              <w:marRight w:val="0"/>
              <w:marTop w:val="0"/>
              <w:marBottom w:val="0"/>
              <w:divBdr>
                <w:top w:val="none" w:sz="0" w:space="0" w:color="auto"/>
                <w:left w:val="none" w:sz="0" w:space="0" w:color="auto"/>
                <w:bottom w:val="none" w:sz="0" w:space="0" w:color="auto"/>
                <w:right w:val="none" w:sz="0" w:space="0" w:color="auto"/>
              </w:divBdr>
            </w:div>
            <w:div w:id="2051294425">
              <w:marLeft w:val="0"/>
              <w:marRight w:val="0"/>
              <w:marTop w:val="0"/>
              <w:marBottom w:val="0"/>
              <w:divBdr>
                <w:top w:val="none" w:sz="0" w:space="0" w:color="auto"/>
                <w:left w:val="none" w:sz="0" w:space="0" w:color="auto"/>
                <w:bottom w:val="none" w:sz="0" w:space="0" w:color="auto"/>
                <w:right w:val="none" w:sz="0" w:space="0" w:color="auto"/>
              </w:divBdr>
            </w:div>
            <w:div w:id="2051689175">
              <w:marLeft w:val="0"/>
              <w:marRight w:val="0"/>
              <w:marTop w:val="0"/>
              <w:marBottom w:val="0"/>
              <w:divBdr>
                <w:top w:val="none" w:sz="0" w:space="0" w:color="auto"/>
                <w:left w:val="none" w:sz="0" w:space="0" w:color="auto"/>
                <w:bottom w:val="none" w:sz="0" w:space="0" w:color="auto"/>
                <w:right w:val="none" w:sz="0" w:space="0" w:color="auto"/>
              </w:divBdr>
            </w:div>
            <w:div w:id="2054843430">
              <w:marLeft w:val="0"/>
              <w:marRight w:val="0"/>
              <w:marTop w:val="0"/>
              <w:marBottom w:val="0"/>
              <w:divBdr>
                <w:top w:val="none" w:sz="0" w:space="0" w:color="auto"/>
                <w:left w:val="none" w:sz="0" w:space="0" w:color="auto"/>
                <w:bottom w:val="none" w:sz="0" w:space="0" w:color="auto"/>
                <w:right w:val="none" w:sz="0" w:space="0" w:color="auto"/>
              </w:divBdr>
            </w:div>
            <w:div w:id="2060084059">
              <w:marLeft w:val="0"/>
              <w:marRight w:val="0"/>
              <w:marTop w:val="0"/>
              <w:marBottom w:val="0"/>
              <w:divBdr>
                <w:top w:val="none" w:sz="0" w:space="0" w:color="auto"/>
                <w:left w:val="none" w:sz="0" w:space="0" w:color="auto"/>
                <w:bottom w:val="none" w:sz="0" w:space="0" w:color="auto"/>
                <w:right w:val="none" w:sz="0" w:space="0" w:color="auto"/>
              </w:divBdr>
            </w:div>
            <w:div w:id="2060199017">
              <w:marLeft w:val="0"/>
              <w:marRight w:val="0"/>
              <w:marTop w:val="0"/>
              <w:marBottom w:val="0"/>
              <w:divBdr>
                <w:top w:val="none" w:sz="0" w:space="0" w:color="auto"/>
                <w:left w:val="none" w:sz="0" w:space="0" w:color="auto"/>
                <w:bottom w:val="none" w:sz="0" w:space="0" w:color="auto"/>
                <w:right w:val="none" w:sz="0" w:space="0" w:color="auto"/>
              </w:divBdr>
            </w:div>
            <w:div w:id="2061704626">
              <w:marLeft w:val="0"/>
              <w:marRight w:val="0"/>
              <w:marTop w:val="0"/>
              <w:marBottom w:val="0"/>
              <w:divBdr>
                <w:top w:val="none" w:sz="0" w:space="0" w:color="auto"/>
                <w:left w:val="none" w:sz="0" w:space="0" w:color="auto"/>
                <w:bottom w:val="none" w:sz="0" w:space="0" w:color="auto"/>
                <w:right w:val="none" w:sz="0" w:space="0" w:color="auto"/>
              </w:divBdr>
            </w:div>
            <w:div w:id="2062051077">
              <w:marLeft w:val="0"/>
              <w:marRight w:val="0"/>
              <w:marTop w:val="0"/>
              <w:marBottom w:val="0"/>
              <w:divBdr>
                <w:top w:val="none" w:sz="0" w:space="0" w:color="auto"/>
                <w:left w:val="none" w:sz="0" w:space="0" w:color="auto"/>
                <w:bottom w:val="none" w:sz="0" w:space="0" w:color="auto"/>
                <w:right w:val="none" w:sz="0" w:space="0" w:color="auto"/>
              </w:divBdr>
            </w:div>
            <w:div w:id="2065905078">
              <w:marLeft w:val="0"/>
              <w:marRight w:val="0"/>
              <w:marTop w:val="0"/>
              <w:marBottom w:val="0"/>
              <w:divBdr>
                <w:top w:val="none" w:sz="0" w:space="0" w:color="auto"/>
                <w:left w:val="none" w:sz="0" w:space="0" w:color="auto"/>
                <w:bottom w:val="none" w:sz="0" w:space="0" w:color="auto"/>
                <w:right w:val="none" w:sz="0" w:space="0" w:color="auto"/>
              </w:divBdr>
            </w:div>
            <w:div w:id="2066756641">
              <w:marLeft w:val="0"/>
              <w:marRight w:val="0"/>
              <w:marTop w:val="0"/>
              <w:marBottom w:val="0"/>
              <w:divBdr>
                <w:top w:val="none" w:sz="0" w:space="0" w:color="auto"/>
                <w:left w:val="none" w:sz="0" w:space="0" w:color="auto"/>
                <w:bottom w:val="none" w:sz="0" w:space="0" w:color="auto"/>
                <w:right w:val="none" w:sz="0" w:space="0" w:color="auto"/>
              </w:divBdr>
            </w:div>
            <w:div w:id="2067602550">
              <w:marLeft w:val="0"/>
              <w:marRight w:val="0"/>
              <w:marTop w:val="0"/>
              <w:marBottom w:val="0"/>
              <w:divBdr>
                <w:top w:val="none" w:sz="0" w:space="0" w:color="auto"/>
                <w:left w:val="none" w:sz="0" w:space="0" w:color="auto"/>
                <w:bottom w:val="none" w:sz="0" w:space="0" w:color="auto"/>
                <w:right w:val="none" w:sz="0" w:space="0" w:color="auto"/>
              </w:divBdr>
            </w:div>
            <w:div w:id="2068452402">
              <w:marLeft w:val="0"/>
              <w:marRight w:val="0"/>
              <w:marTop w:val="0"/>
              <w:marBottom w:val="0"/>
              <w:divBdr>
                <w:top w:val="none" w:sz="0" w:space="0" w:color="auto"/>
                <w:left w:val="none" w:sz="0" w:space="0" w:color="auto"/>
                <w:bottom w:val="none" w:sz="0" w:space="0" w:color="auto"/>
                <w:right w:val="none" w:sz="0" w:space="0" w:color="auto"/>
              </w:divBdr>
            </w:div>
            <w:div w:id="2068675272">
              <w:marLeft w:val="0"/>
              <w:marRight w:val="0"/>
              <w:marTop w:val="0"/>
              <w:marBottom w:val="0"/>
              <w:divBdr>
                <w:top w:val="none" w:sz="0" w:space="0" w:color="auto"/>
                <w:left w:val="none" w:sz="0" w:space="0" w:color="auto"/>
                <w:bottom w:val="none" w:sz="0" w:space="0" w:color="auto"/>
                <w:right w:val="none" w:sz="0" w:space="0" w:color="auto"/>
              </w:divBdr>
            </w:div>
            <w:div w:id="2070572134">
              <w:marLeft w:val="0"/>
              <w:marRight w:val="0"/>
              <w:marTop w:val="0"/>
              <w:marBottom w:val="0"/>
              <w:divBdr>
                <w:top w:val="none" w:sz="0" w:space="0" w:color="auto"/>
                <w:left w:val="none" w:sz="0" w:space="0" w:color="auto"/>
                <w:bottom w:val="none" w:sz="0" w:space="0" w:color="auto"/>
                <w:right w:val="none" w:sz="0" w:space="0" w:color="auto"/>
              </w:divBdr>
            </w:div>
            <w:div w:id="2071464484">
              <w:marLeft w:val="0"/>
              <w:marRight w:val="0"/>
              <w:marTop w:val="0"/>
              <w:marBottom w:val="0"/>
              <w:divBdr>
                <w:top w:val="none" w:sz="0" w:space="0" w:color="auto"/>
                <w:left w:val="none" w:sz="0" w:space="0" w:color="auto"/>
                <w:bottom w:val="none" w:sz="0" w:space="0" w:color="auto"/>
                <w:right w:val="none" w:sz="0" w:space="0" w:color="auto"/>
              </w:divBdr>
            </w:div>
            <w:div w:id="2072536132">
              <w:marLeft w:val="0"/>
              <w:marRight w:val="0"/>
              <w:marTop w:val="0"/>
              <w:marBottom w:val="0"/>
              <w:divBdr>
                <w:top w:val="none" w:sz="0" w:space="0" w:color="auto"/>
                <w:left w:val="none" w:sz="0" w:space="0" w:color="auto"/>
                <w:bottom w:val="none" w:sz="0" w:space="0" w:color="auto"/>
                <w:right w:val="none" w:sz="0" w:space="0" w:color="auto"/>
              </w:divBdr>
            </w:div>
            <w:div w:id="2072996509">
              <w:marLeft w:val="0"/>
              <w:marRight w:val="0"/>
              <w:marTop w:val="0"/>
              <w:marBottom w:val="0"/>
              <w:divBdr>
                <w:top w:val="none" w:sz="0" w:space="0" w:color="auto"/>
                <w:left w:val="none" w:sz="0" w:space="0" w:color="auto"/>
                <w:bottom w:val="none" w:sz="0" w:space="0" w:color="auto"/>
                <w:right w:val="none" w:sz="0" w:space="0" w:color="auto"/>
              </w:divBdr>
            </w:div>
            <w:div w:id="2076271832">
              <w:marLeft w:val="0"/>
              <w:marRight w:val="0"/>
              <w:marTop w:val="0"/>
              <w:marBottom w:val="0"/>
              <w:divBdr>
                <w:top w:val="none" w:sz="0" w:space="0" w:color="auto"/>
                <w:left w:val="none" w:sz="0" w:space="0" w:color="auto"/>
                <w:bottom w:val="none" w:sz="0" w:space="0" w:color="auto"/>
                <w:right w:val="none" w:sz="0" w:space="0" w:color="auto"/>
              </w:divBdr>
              <w:divsChild>
                <w:div w:id="42826309">
                  <w:marLeft w:val="0"/>
                  <w:marRight w:val="0"/>
                  <w:marTop w:val="0"/>
                  <w:marBottom w:val="0"/>
                  <w:divBdr>
                    <w:top w:val="none" w:sz="0" w:space="0" w:color="auto"/>
                    <w:left w:val="none" w:sz="0" w:space="0" w:color="auto"/>
                    <w:bottom w:val="none" w:sz="0" w:space="0" w:color="auto"/>
                    <w:right w:val="none" w:sz="0" w:space="0" w:color="auto"/>
                  </w:divBdr>
                </w:div>
                <w:div w:id="118106674">
                  <w:marLeft w:val="0"/>
                  <w:marRight w:val="0"/>
                  <w:marTop w:val="0"/>
                  <w:marBottom w:val="0"/>
                  <w:divBdr>
                    <w:top w:val="none" w:sz="0" w:space="0" w:color="auto"/>
                    <w:left w:val="none" w:sz="0" w:space="0" w:color="auto"/>
                    <w:bottom w:val="none" w:sz="0" w:space="0" w:color="auto"/>
                    <w:right w:val="none" w:sz="0" w:space="0" w:color="auto"/>
                  </w:divBdr>
                </w:div>
                <w:div w:id="965159875">
                  <w:marLeft w:val="0"/>
                  <w:marRight w:val="0"/>
                  <w:marTop w:val="0"/>
                  <w:marBottom w:val="0"/>
                  <w:divBdr>
                    <w:top w:val="none" w:sz="0" w:space="0" w:color="auto"/>
                    <w:left w:val="none" w:sz="0" w:space="0" w:color="auto"/>
                    <w:bottom w:val="none" w:sz="0" w:space="0" w:color="auto"/>
                    <w:right w:val="none" w:sz="0" w:space="0" w:color="auto"/>
                  </w:divBdr>
                </w:div>
                <w:div w:id="1181580153">
                  <w:marLeft w:val="0"/>
                  <w:marRight w:val="0"/>
                  <w:marTop w:val="0"/>
                  <w:marBottom w:val="0"/>
                  <w:divBdr>
                    <w:top w:val="none" w:sz="0" w:space="0" w:color="auto"/>
                    <w:left w:val="none" w:sz="0" w:space="0" w:color="auto"/>
                    <w:bottom w:val="none" w:sz="0" w:space="0" w:color="auto"/>
                    <w:right w:val="none" w:sz="0" w:space="0" w:color="auto"/>
                  </w:divBdr>
                </w:div>
                <w:div w:id="1441608867">
                  <w:marLeft w:val="0"/>
                  <w:marRight w:val="0"/>
                  <w:marTop w:val="0"/>
                  <w:marBottom w:val="0"/>
                  <w:divBdr>
                    <w:top w:val="none" w:sz="0" w:space="0" w:color="auto"/>
                    <w:left w:val="none" w:sz="0" w:space="0" w:color="auto"/>
                    <w:bottom w:val="none" w:sz="0" w:space="0" w:color="auto"/>
                    <w:right w:val="none" w:sz="0" w:space="0" w:color="auto"/>
                  </w:divBdr>
                </w:div>
                <w:div w:id="1640305670">
                  <w:marLeft w:val="0"/>
                  <w:marRight w:val="0"/>
                  <w:marTop w:val="0"/>
                  <w:marBottom w:val="0"/>
                  <w:divBdr>
                    <w:top w:val="none" w:sz="0" w:space="0" w:color="auto"/>
                    <w:left w:val="none" w:sz="0" w:space="0" w:color="auto"/>
                    <w:bottom w:val="none" w:sz="0" w:space="0" w:color="auto"/>
                    <w:right w:val="none" w:sz="0" w:space="0" w:color="auto"/>
                  </w:divBdr>
                </w:div>
                <w:div w:id="1750543972">
                  <w:marLeft w:val="0"/>
                  <w:marRight w:val="0"/>
                  <w:marTop w:val="0"/>
                  <w:marBottom w:val="0"/>
                  <w:divBdr>
                    <w:top w:val="none" w:sz="0" w:space="0" w:color="auto"/>
                    <w:left w:val="none" w:sz="0" w:space="0" w:color="auto"/>
                    <w:bottom w:val="none" w:sz="0" w:space="0" w:color="auto"/>
                    <w:right w:val="none" w:sz="0" w:space="0" w:color="auto"/>
                  </w:divBdr>
                </w:div>
              </w:divsChild>
            </w:div>
            <w:div w:id="2076704796">
              <w:marLeft w:val="0"/>
              <w:marRight w:val="0"/>
              <w:marTop w:val="0"/>
              <w:marBottom w:val="0"/>
              <w:divBdr>
                <w:top w:val="none" w:sz="0" w:space="0" w:color="auto"/>
                <w:left w:val="none" w:sz="0" w:space="0" w:color="auto"/>
                <w:bottom w:val="none" w:sz="0" w:space="0" w:color="auto"/>
                <w:right w:val="none" w:sz="0" w:space="0" w:color="auto"/>
              </w:divBdr>
            </w:div>
            <w:div w:id="2081324360">
              <w:marLeft w:val="0"/>
              <w:marRight w:val="0"/>
              <w:marTop w:val="0"/>
              <w:marBottom w:val="0"/>
              <w:divBdr>
                <w:top w:val="none" w:sz="0" w:space="0" w:color="auto"/>
                <w:left w:val="none" w:sz="0" w:space="0" w:color="auto"/>
                <w:bottom w:val="none" w:sz="0" w:space="0" w:color="auto"/>
                <w:right w:val="none" w:sz="0" w:space="0" w:color="auto"/>
              </w:divBdr>
            </w:div>
            <w:div w:id="2087921245">
              <w:marLeft w:val="0"/>
              <w:marRight w:val="0"/>
              <w:marTop w:val="0"/>
              <w:marBottom w:val="0"/>
              <w:divBdr>
                <w:top w:val="none" w:sz="0" w:space="0" w:color="auto"/>
                <w:left w:val="none" w:sz="0" w:space="0" w:color="auto"/>
                <w:bottom w:val="none" w:sz="0" w:space="0" w:color="auto"/>
                <w:right w:val="none" w:sz="0" w:space="0" w:color="auto"/>
              </w:divBdr>
            </w:div>
            <w:div w:id="2094230445">
              <w:marLeft w:val="0"/>
              <w:marRight w:val="0"/>
              <w:marTop w:val="0"/>
              <w:marBottom w:val="0"/>
              <w:divBdr>
                <w:top w:val="none" w:sz="0" w:space="0" w:color="auto"/>
                <w:left w:val="none" w:sz="0" w:space="0" w:color="auto"/>
                <w:bottom w:val="none" w:sz="0" w:space="0" w:color="auto"/>
                <w:right w:val="none" w:sz="0" w:space="0" w:color="auto"/>
              </w:divBdr>
            </w:div>
            <w:div w:id="2094668796">
              <w:marLeft w:val="0"/>
              <w:marRight w:val="0"/>
              <w:marTop w:val="0"/>
              <w:marBottom w:val="0"/>
              <w:divBdr>
                <w:top w:val="none" w:sz="0" w:space="0" w:color="auto"/>
                <w:left w:val="none" w:sz="0" w:space="0" w:color="auto"/>
                <w:bottom w:val="none" w:sz="0" w:space="0" w:color="auto"/>
                <w:right w:val="none" w:sz="0" w:space="0" w:color="auto"/>
              </w:divBdr>
            </w:div>
            <w:div w:id="2094930374">
              <w:marLeft w:val="0"/>
              <w:marRight w:val="0"/>
              <w:marTop w:val="0"/>
              <w:marBottom w:val="0"/>
              <w:divBdr>
                <w:top w:val="none" w:sz="0" w:space="0" w:color="auto"/>
                <w:left w:val="none" w:sz="0" w:space="0" w:color="auto"/>
                <w:bottom w:val="none" w:sz="0" w:space="0" w:color="auto"/>
                <w:right w:val="none" w:sz="0" w:space="0" w:color="auto"/>
              </w:divBdr>
            </w:div>
            <w:div w:id="2095080810">
              <w:marLeft w:val="0"/>
              <w:marRight w:val="0"/>
              <w:marTop w:val="0"/>
              <w:marBottom w:val="0"/>
              <w:divBdr>
                <w:top w:val="none" w:sz="0" w:space="0" w:color="auto"/>
                <w:left w:val="none" w:sz="0" w:space="0" w:color="auto"/>
                <w:bottom w:val="none" w:sz="0" w:space="0" w:color="auto"/>
                <w:right w:val="none" w:sz="0" w:space="0" w:color="auto"/>
              </w:divBdr>
            </w:div>
            <w:div w:id="2095320422">
              <w:marLeft w:val="0"/>
              <w:marRight w:val="0"/>
              <w:marTop w:val="0"/>
              <w:marBottom w:val="0"/>
              <w:divBdr>
                <w:top w:val="none" w:sz="0" w:space="0" w:color="auto"/>
                <w:left w:val="none" w:sz="0" w:space="0" w:color="auto"/>
                <w:bottom w:val="none" w:sz="0" w:space="0" w:color="auto"/>
                <w:right w:val="none" w:sz="0" w:space="0" w:color="auto"/>
              </w:divBdr>
            </w:div>
            <w:div w:id="2095587583">
              <w:marLeft w:val="0"/>
              <w:marRight w:val="0"/>
              <w:marTop w:val="0"/>
              <w:marBottom w:val="0"/>
              <w:divBdr>
                <w:top w:val="none" w:sz="0" w:space="0" w:color="auto"/>
                <w:left w:val="none" w:sz="0" w:space="0" w:color="auto"/>
                <w:bottom w:val="none" w:sz="0" w:space="0" w:color="auto"/>
                <w:right w:val="none" w:sz="0" w:space="0" w:color="auto"/>
              </w:divBdr>
            </w:div>
            <w:div w:id="2097283400">
              <w:marLeft w:val="0"/>
              <w:marRight w:val="0"/>
              <w:marTop w:val="0"/>
              <w:marBottom w:val="0"/>
              <w:divBdr>
                <w:top w:val="none" w:sz="0" w:space="0" w:color="auto"/>
                <w:left w:val="none" w:sz="0" w:space="0" w:color="auto"/>
                <w:bottom w:val="none" w:sz="0" w:space="0" w:color="auto"/>
                <w:right w:val="none" w:sz="0" w:space="0" w:color="auto"/>
              </w:divBdr>
            </w:div>
            <w:div w:id="2100328702">
              <w:marLeft w:val="0"/>
              <w:marRight w:val="0"/>
              <w:marTop w:val="0"/>
              <w:marBottom w:val="0"/>
              <w:divBdr>
                <w:top w:val="none" w:sz="0" w:space="0" w:color="auto"/>
                <w:left w:val="none" w:sz="0" w:space="0" w:color="auto"/>
                <w:bottom w:val="none" w:sz="0" w:space="0" w:color="auto"/>
                <w:right w:val="none" w:sz="0" w:space="0" w:color="auto"/>
              </w:divBdr>
            </w:div>
            <w:div w:id="2102681649">
              <w:marLeft w:val="0"/>
              <w:marRight w:val="0"/>
              <w:marTop w:val="0"/>
              <w:marBottom w:val="0"/>
              <w:divBdr>
                <w:top w:val="none" w:sz="0" w:space="0" w:color="auto"/>
                <w:left w:val="none" w:sz="0" w:space="0" w:color="auto"/>
                <w:bottom w:val="none" w:sz="0" w:space="0" w:color="auto"/>
                <w:right w:val="none" w:sz="0" w:space="0" w:color="auto"/>
              </w:divBdr>
            </w:div>
            <w:div w:id="2103063407">
              <w:marLeft w:val="0"/>
              <w:marRight w:val="0"/>
              <w:marTop w:val="0"/>
              <w:marBottom w:val="0"/>
              <w:divBdr>
                <w:top w:val="none" w:sz="0" w:space="0" w:color="auto"/>
                <w:left w:val="none" w:sz="0" w:space="0" w:color="auto"/>
                <w:bottom w:val="none" w:sz="0" w:space="0" w:color="auto"/>
                <w:right w:val="none" w:sz="0" w:space="0" w:color="auto"/>
              </w:divBdr>
            </w:div>
            <w:div w:id="2103337892">
              <w:marLeft w:val="0"/>
              <w:marRight w:val="0"/>
              <w:marTop w:val="0"/>
              <w:marBottom w:val="0"/>
              <w:divBdr>
                <w:top w:val="none" w:sz="0" w:space="0" w:color="auto"/>
                <w:left w:val="none" w:sz="0" w:space="0" w:color="auto"/>
                <w:bottom w:val="none" w:sz="0" w:space="0" w:color="auto"/>
                <w:right w:val="none" w:sz="0" w:space="0" w:color="auto"/>
              </w:divBdr>
            </w:div>
            <w:div w:id="2111050870">
              <w:marLeft w:val="0"/>
              <w:marRight w:val="0"/>
              <w:marTop w:val="0"/>
              <w:marBottom w:val="0"/>
              <w:divBdr>
                <w:top w:val="none" w:sz="0" w:space="0" w:color="auto"/>
                <w:left w:val="none" w:sz="0" w:space="0" w:color="auto"/>
                <w:bottom w:val="none" w:sz="0" w:space="0" w:color="auto"/>
                <w:right w:val="none" w:sz="0" w:space="0" w:color="auto"/>
              </w:divBdr>
            </w:div>
            <w:div w:id="2113284774">
              <w:marLeft w:val="0"/>
              <w:marRight w:val="0"/>
              <w:marTop w:val="0"/>
              <w:marBottom w:val="0"/>
              <w:divBdr>
                <w:top w:val="none" w:sz="0" w:space="0" w:color="auto"/>
                <w:left w:val="none" w:sz="0" w:space="0" w:color="auto"/>
                <w:bottom w:val="none" w:sz="0" w:space="0" w:color="auto"/>
                <w:right w:val="none" w:sz="0" w:space="0" w:color="auto"/>
              </w:divBdr>
            </w:div>
            <w:div w:id="2115780544">
              <w:marLeft w:val="0"/>
              <w:marRight w:val="0"/>
              <w:marTop w:val="0"/>
              <w:marBottom w:val="0"/>
              <w:divBdr>
                <w:top w:val="none" w:sz="0" w:space="0" w:color="auto"/>
                <w:left w:val="none" w:sz="0" w:space="0" w:color="auto"/>
                <w:bottom w:val="none" w:sz="0" w:space="0" w:color="auto"/>
                <w:right w:val="none" w:sz="0" w:space="0" w:color="auto"/>
              </w:divBdr>
            </w:div>
            <w:div w:id="2116442033">
              <w:marLeft w:val="0"/>
              <w:marRight w:val="0"/>
              <w:marTop w:val="0"/>
              <w:marBottom w:val="0"/>
              <w:divBdr>
                <w:top w:val="none" w:sz="0" w:space="0" w:color="auto"/>
                <w:left w:val="none" w:sz="0" w:space="0" w:color="auto"/>
                <w:bottom w:val="none" w:sz="0" w:space="0" w:color="auto"/>
                <w:right w:val="none" w:sz="0" w:space="0" w:color="auto"/>
              </w:divBdr>
            </w:div>
            <w:div w:id="2116559408">
              <w:marLeft w:val="0"/>
              <w:marRight w:val="0"/>
              <w:marTop w:val="0"/>
              <w:marBottom w:val="0"/>
              <w:divBdr>
                <w:top w:val="none" w:sz="0" w:space="0" w:color="auto"/>
                <w:left w:val="none" w:sz="0" w:space="0" w:color="auto"/>
                <w:bottom w:val="none" w:sz="0" w:space="0" w:color="auto"/>
                <w:right w:val="none" w:sz="0" w:space="0" w:color="auto"/>
              </w:divBdr>
            </w:div>
            <w:div w:id="2117361766">
              <w:marLeft w:val="0"/>
              <w:marRight w:val="0"/>
              <w:marTop w:val="360"/>
              <w:marBottom w:val="0"/>
              <w:divBdr>
                <w:top w:val="single" w:sz="6" w:space="0" w:color="auto"/>
                <w:left w:val="single" w:sz="6" w:space="0" w:color="auto"/>
                <w:bottom w:val="single" w:sz="6" w:space="0" w:color="auto"/>
                <w:right w:val="single" w:sz="6" w:space="0" w:color="auto"/>
              </w:divBdr>
            </w:div>
            <w:div w:id="2121298423">
              <w:marLeft w:val="0"/>
              <w:marRight w:val="0"/>
              <w:marTop w:val="0"/>
              <w:marBottom w:val="0"/>
              <w:divBdr>
                <w:top w:val="none" w:sz="0" w:space="0" w:color="auto"/>
                <w:left w:val="none" w:sz="0" w:space="0" w:color="auto"/>
                <w:bottom w:val="none" w:sz="0" w:space="0" w:color="auto"/>
                <w:right w:val="none" w:sz="0" w:space="0" w:color="auto"/>
              </w:divBdr>
            </w:div>
            <w:div w:id="2123259281">
              <w:marLeft w:val="0"/>
              <w:marRight w:val="0"/>
              <w:marTop w:val="0"/>
              <w:marBottom w:val="0"/>
              <w:divBdr>
                <w:top w:val="none" w:sz="0" w:space="0" w:color="auto"/>
                <w:left w:val="none" w:sz="0" w:space="0" w:color="auto"/>
                <w:bottom w:val="none" w:sz="0" w:space="0" w:color="auto"/>
                <w:right w:val="none" w:sz="0" w:space="0" w:color="auto"/>
              </w:divBdr>
            </w:div>
            <w:div w:id="2124109174">
              <w:marLeft w:val="0"/>
              <w:marRight w:val="0"/>
              <w:marTop w:val="0"/>
              <w:marBottom w:val="0"/>
              <w:divBdr>
                <w:top w:val="none" w:sz="0" w:space="0" w:color="auto"/>
                <w:left w:val="none" w:sz="0" w:space="0" w:color="auto"/>
                <w:bottom w:val="none" w:sz="0" w:space="0" w:color="auto"/>
                <w:right w:val="none" w:sz="0" w:space="0" w:color="auto"/>
              </w:divBdr>
              <w:divsChild>
                <w:div w:id="343946582">
                  <w:marLeft w:val="0"/>
                  <w:marRight w:val="0"/>
                  <w:marTop w:val="0"/>
                  <w:marBottom w:val="0"/>
                  <w:divBdr>
                    <w:top w:val="none" w:sz="0" w:space="0" w:color="auto"/>
                    <w:left w:val="none" w:sz="0" w:space="0" w:color="auto"/>
                    <w:bottom w:val="none" w:sz="0" w:space="0" w:color="auto"/>
                    <w:right w:val="none" w:sz="0" w:space="0" w:color="auto"/>
                  </w:divBdr>
                </w:div>
                <w:div w:id="554587747">
                  <w:marLeft w:val="0"/>
                  <w:marRight w:val="0"/>
                  <w:marTop w:val="0"/>
                  <w:marBottom w:val="0"/>
                  <w:divBdr>
                    <w:top w:val="none" w:sz="0" w:space="0" w:color="auto"/>
                    <w:left w:val="none" w:sz="0" w:space="0" w:color="auto"/>
                    <w:bottom w:val="none" w:sz="0" w:space="0" w:color="auto"/>
                    <w:right w:val="none" w:sz="0" w:space="0" w:color="auto"/>
                  </w:divBdr>
                </w:div>
                <w:div w:id="833103390">
                  <w:marLeft w:val="0"/>
                  <w:marRight w:val="0"/>
                  <w:marTop w:val="0"/>
                  <w:marBottom w:val="0"/>
                  <w:divBdr>
                    <w:top w:val="none" w:sz="0" w:space="0" w:color="auto"/>
                    <w:left w:val="none" w:sz="0" w:space="0" w:color="auto"/>
                    <w:bottom w:val="none" w:sz="0" w:space="0" w:color="auto"/>
                    <w:right w:val="none" w:sz="0" w:space="0" w:color="auto"/>
                  </w:divBdr>
                </w:div>
                <w:div w:id="837884251">
                  <w:marLeft w:val="0"/>
                  <w:marRight w:val="0"/>
                  <w:marTop w:val="0"/>
                  <w:marBottom w:val="0"/>
                  <w:divBdr>
                    <w:top w:val="none" w:sz="0" w:space="0" w:color="auto"/>
                    <w:left w:val="none" w:sz="0" w:space="0" w:color="auto"/>
                    <w:bottom w:val="none" w:sz="0" w:space="0" w:color="auto"/>
                    <w:right w:val="none" w:sz="0" w:space="0" w:color="auto"/>
                  </w:divBdr>
                </w:div>
                <w:div w:id="881862321">
                  <w:marLeft w:val="0"/>
                  <w:marRight w:val="0"/>
                  <w:marTop w:val="0"/>
                  <w:marBottom w:val="0"/>
                  <w:divBdr>
                    <w:top w:val="none" w:sz="0" w:space="0" w:color="auto"/>
                    <w:left w:val="none" w:sz="0" w:space="0" w:color="auto"/>
                    <w:bottom w:val="none" w:sz="0" w:space="0" w:color="auto"/>
                    <w:right w:val="none" w:sz="0" w:space="0" w:color="auto"/>
                  </w:divBdr>
                </w:div>
                <w:div w:id="990864140">
                  <w:marLeft w:val="0"/>
                  <w:marRight w:val="0"/>
                  <w:marTop w:val="0"/>
                  <w:marBottom w:val="0"/>
                  <w:divBdr>
                    <w:top w:val="none" w:sz="0" w:space="0" w:color="auto"/>
                    <w:left w:val="none" w:sz="0" w:space="0" w:color="auto"/>
                    <w:bottom w:val="none" w:sz="0" w:space="0" w:color="auto"/>
                    <w:right w:val="none" w:sz="0" w:space="0" w:color="auto"/>
                  </w:divBdr>
                </w:div>
                <w:div w:id="1022708750">
                  <w:marLeft w:val="0"/>
                  <w:marRight w:val="0"/>
                  <w:marTop w:val="0"/>
                  <w:marBottom w:val="0"/>
                  <w:divBdr>
                    <w:top w:val="none" w:sz="0" w:space="0" w:color="auto"/>
                    <w:left w:val="none" w:sz="0" w:space="0" w:color="auto"/>
                    <w:bottom w:val="none" w:sz="0" w:space="0" w:color="auto"/>
                    <w:right w:val="none" w:sz="0" w:space="0" w:color="auto"/>
                  </w:divBdr>
                </w:div>
                <w:div w:id="1280840987">
                  <w:marLeft w:val="0"/>
                  <w:marRight w:val="0"/>
                  <w:marTop w:val="0"/>
                  <w:marBottom w:val="0"/>
                  <w:divBdr>
                    <w:top w:val="none" w:sz="0" w:space="0" w:color="auto"/>
                    <w:left w:val="none" w:sz="0" w:space="0" w:color="auto"/>
                    <w:bottom w:val="none" w:sz="0" w:space="0" w:color="auto"/>
                    <w:right w:val="none" w:sz="0" w:space="0" w:color="auto"/>
                  </w:divBdr>
                </w:div>
                <w:div w:id="1357343354">
                  <w:marLeft w:val="0"/>
                  <w:marRight w:val="0"/>
                  <w:marTop w:val="0"/>
                  <w:marBottom w:val="0"/>
                  <w:divBdr>
                    <w:top w:val="none" w:sz="0" w:space="0" w:color="auto"/>
                    <w:left w:val="none" w:sz="0" w:space="0" w:color="auto"/>
                    <w:bottom w:val="none" w:sz="0" w:space="0" w:color="auto"/>
                    <w:right w:val="none" w:sz="0" w:space="0" w:color="auto"/>
                  </w:divBdr>
                </w:div>
                <w:div w:id="1445349891">
                  <w:marLeft w:val="0"/>
                  <w:marRight w:val="0"/>
                  <w:marTop w:val="0"/>
                  <w:marBottom w:val="0"/>
                  <w:divBdr>
                    <w:top w:val="none" w:sz="0" w:space="0" w:color="auto"/>
                    <w:left w:val="none" w:sz="0" w:space="0" w:color="auto"/>
                    <w:bottom w:val="none" w:sz="0" w:space="0" w:color="auto"/>
                    <w:right w:val="none" w:sz="0" w:space="0" w:color="auto"/>
                  </w:divBdr>
                </w:div>
                <w:div w:id="1521161291">
                  <w:marLeft w:val="0"/>
                  <w:marRight w:val="0"/>
                  <w:marTop w:val="0"/>
                  <w:marBottom w:val="0"/>
                  <w:divBdr>
                    <w:top w:val="none" w:sz="0" w:space="0" w:color="auto"/>
                    <w:left w:val="none" w:sz="0" w:space="0" w:color="auto"/>
                    <w:bottom w:val="none" w:sz="0" w:space="0" w:color="auto"/>
                    <w:right w:val="none" w:sz="0" w:space="0" w:color="auto"/>
                  </w:divBdr>
                </w:div>
                <w:div w:id="1837382441">
                  <w:marLeft w:val="0"/>
                  <w:marRight w:val="0"/>
                  <w:marTop w:val="0"/>
                  <w:marBottom w:val="0"/>
                  <w:divBdr>
                    <w:top w:val="none" w:sz="0" w:space="0" w:color="auto"/>
                    <w:left w:val="none" w:sz="0" w:space="0" w:color="auto"/>
                    <w:bottom w:val="none" w:sz="0" w:space="0" w:color="auto"/>
                    <w:right w:val="none" w:sz="0" w:space="0" w:color="auto"/>
                  </w:divBdr>
                </w:div>
                <w:div w:id="1885285545">
                  <w:marLeft w:val="0"/>
                  <w:marRight w:val="0"/>
                  <w:marTop w:val="0"/>
                  <w:marBottom w:val="0"/>
                  <w:divBdr>
                    <w:top w:val="none" w:sz="0" w:space="0" w:color="auto"/>
                    <w:left w:val="none" w:sz="0" w:space="0" w:color="auto"/>
                    <w:bottom w:val="none" w:sz="0" w:space="0" w:color="auto"/>
                    <w:right w:val="none" w:sz="0" w:space="0" w:color="auto"/>
                  </w:divBdr>
                </w:div>
                <w:div w:id="1920291971">
                  <w:marLeft w:val="0"/>
                  <w:marRight w:val="0"/>
                  <w:marTop w:val="0"/>
                  <w:marBottom w:val="0"/>
                  <w:divBdr>
                    <w:top w:val="none" w:sz="0" w:space="0" w:color="auto"/>
                    <w:left w:val="none" w:sz="0" w:space="0" w:color="auto"/>
                    <w:bottom w:val="none" w:sz="0" w:space="0" w:color="auto"/>
                    <w:right w:val="none" w:sz="0" w:space="0" w:color="auto"/>
                  </w:divBdr>
                </w:div>
                <w:div w:id="2019429219">
                  <w:marLeft w:val="0"/>
                  <w:marRight w:val="0"/>
                  <w:marTop w:val="0"/>
                  <w:marBottom w:val="0"/>
                  <w:divBdr>
                    <w:top w:val="none" w:sz="0" w:space="0" w:color="auto"/>
                    <w:left w:val="none" w:sz="0" w:space="0" w:color="auto"/>
                    <w:bottom w:val="none" w:sz="0" w:space="0" w:color="auto"/>
                    <w:right w:val="none" w:sz="0" w:space="0" w:color="auto"/>
                  </w:divBdr>
                </w:div>
                <w:div w:id="2029479942">
                  <w:marLeft w:val="0"/>
                  <w:marRight w:val="0"/>
                  <w:marTop w:val="0"/>
                  <w:marBottom w:val="0"/>
                  <w:divBdr>
                    <w:top w:val="none" w:sz="0" w:space="0" w:color="auto"/>
                    <w:left w:val="none" w:sz="0" w:space="0" w:color="auto"/>
                    <w:bottom w:val="none" w:sz="0" w:space="0" w:color="auto"/>
                    <w:right w:val="none" w:sz="0" w:space="0" w:color="auto"/>
                  </w:divBdr>
                </w:div>
                <w:div w:id="2079864388">
                  <w:marLeft w:val="0"/>
                  <w:marRight w:val="0"/>
                  <w:marTop w:val="0"/>
                  <w:marBottom w:val="0"/>
                  <w:divBdr>
                    <w:top w:val="none" w:sz="0" w:space="0" w:color="auto"/>
                    <w:left w:val="none" w:sz="0" w:space="0" w:color="auto"/>
                    <w:bottom w:val="none" w:sz="0" w:space="0" w:color="auto"/>
                    <w:right w:val="none" w:sz="0" w:space="0" w:color="auto"/>
                  </w:divBdr>
                </w:div>
                <w:div w:id="2131050377">
                  <w:marLeft w:val="0"/>
                  <w:marRight w:val="0"/>
                  <w:marTop w:val="0"/>
                  <w:marBottom w:val="0"/>
                  <w:divBdr>
                    <w:top w:val="none" w:sz="0" w:space="0" w:color="auto"/>
                    <w:left w:val="none" w:sz="0" w:space="0" w:color="auto"/>
                    <w:bottom w:val="none" w:sz="0" w:space="0" w:color="auto"/>
                    <w:right w:val="none" w:sz="0" w:space="0" w:color="auto"/>
                  </w:divBdr>
                </w:div>
              </w:divsChild>
            </w:div>
            <w:div w:id="2125609092">
              <w:marLeft w:val="0"/>
              <w:marRight w:val="0"/>
              <w:marTop w:val="0"/>
              <w:marBottom w:val="0"/>
              <w:divBdr>
                <w:top w:val="none" w:sz="0" w:space="0" w:color="auto"/>
                <w:left w:val="none" w:sz="0" w:space="0" w:color="auto"/>
                <w:bottom w:val="none" w:sz="0" w:space="0" w:color="auto"/>
                <w:right w:val="none" w:sz="0" w:space="0" w:color="auto"/>
              </w:divBdr>
            </w:div>
            <w:div w:id="2126579732">
              <w:marLeft w:val="0"/>
              <w:marRight w:val="0"/>
              <w:marTop w:val="0"/>
              <w:marBottom w:val="0"/>
              <w:divBdr>
                <w:top w:val="none" w:sz="0" w:space="0" w:color="auto"/>
                <w:left w:val="none" w:sz="0" w:space="0" w:color="auto"/>
                <w:bottom w:val="none" w:sz="0" w:space="0" w:color="auto"/>
                <w:right w:val="none" w:sz="0" w:space="0" w:color="auto"/>
              </w:divBdr>
            </w:div>
            <w:div w:id="2130472674">
              <w:marLeft w:val="0"/>
              <w:marRight w:val="0"/>
              <w:marTop w:val="0"/>
              <w:marBottom w:val="0"/>
              <w:divBdr>
                <w:top w:val="none" w:sz="0" w:space="0" w:color="auto"/>
                <w:left w:val="none" w:sz="0" w:space="0" w:color="auto"/>
                <w:bottom w:val="none" w:sz="0" w:space="0" w:color="auto"/>
                <w:right w:val="none" w:sz="0" w:space="0" w:color="auto"/>
              </w:divBdr>
            </w:div>
            <w:div w:id="2130663240">
              <w:marLeft w:val="0"/>
              <w:marRight w:val="0"/>
              <w:marTop w:val="0"/>
              <w:marBottom w:val="0"/>
              <w:divBdr>
                <w:top w:val="none" w:sz="0" w:space="0" w:color="auto"/>
                <w:left w:val="none" w:sz="0" w:space="0" w:color="auto"/>
                <w:bottom w:val="none" w:sz="0" w:space="0" w:color="auto"/>
                <w:right w:val="none" w:sz="0" w:space="0" w:color="auto"/>
              </w:divBdr>
            </w:div>
            <w:div w:id="2130783274">
              <w:marLeft w:val="0"/>
              <w:marRight w:val="0"/>
              <w:marTop w:val="0"/>
              <w:marBottom w:val="0"/>
              <w:divBdr>
                <w:top w:val="none" w:sz="0" w:space="0" w:color="auto"/>
                <w:left w:val="none" w:sz="0" w:space="0" w:color="auto"/>
                <w:bottom w:val="none" w:sz="0" w:space="0" w:color="auto"/>
                <w:right w:val="none" w:sz="0" w:space="0" w:color="auto"/>
              </w:divBdr>
            </w:div>
            <w:div w:id="2131119891">
              <w:marLeft w:val="0"/>
              <w:marRight w:val="0"/>
              <w:marTop w:val="0"/>
              <w:marBottom w:val="0"/>
              <w:divBdr>
                <w:top w:val="none" w:sz="0" w:space="0" w:color="auto"/>
                <w:left w:val="none" w:sz="0" w:space="0" w:color="auto"/>
                <w:bottom w:val="none" w:sz="0" w:space="0" w:color="auto"/>
                <w:right w:val="none" w:sz="0" w:space="0" w:color="auto"/>
              </w:divBdr>
            </w:div>
            <w:div w:id="2133555963">
              <w:marLeft w:val="0"/>
              <w:marRight w:val="0"/>
              <w:marTop w:val="0"/>
              <w:marBottom w:val="0"/>
              <w:divBdr>
                <w:top w:val="none" w:sz="0" w:space="0" w:color="auto"/>
                <w:left w:val="none" w:sz="0" w:space="0" w:color="auto"/>
                <w:bottom w:val="none" w:sz="0" w:space="0" w:color="auto"/>
                <w:right w:val="none" w:sz="0" w:space="0" w:color="auto"/>
              </w:divBdr>
            </w:div>
            <w:div w:id="2134669725">
              <w:marLeft w:val="0"/>
              <w:marRight w:val="0"/>
              <w:marTop w:val="0"/>
              <w:marBottom w:val="0"/>
              <w:divBdr>
                <w:top w:val="none" w:sz="0" w:space="0" w:color="auto"/>
                <w:left w:val="none" w:sz="0" w:space="0" w:color="auto"/>
                <w:bottom w:val="none" w:sz="0" w:space="0" w:color="auto"/>
                <w:right w:val="none" w:sz="0" w:space="0" w:color="auto"/>
              </w:divBdr>
            </w:div>
            <w:div w:id="2135905329">
              <w:marLeft w:val="0"/>
              <w:marRight w:val="0"/>
              <w:marTop w:val="0"/>
              <w:marBottom w:val="0"/>
              <w:divBdr>
                <w:top w:val="none" w:sz="0" w:space="0" w:color="auto"/>
                <w:left w:val="none" w:sz="0" w:space="0" w:color="auto"/>
                <w:bottom w:val="none" w:sz="0" w:space="0" w:color="auto"/>
                <w:right w:val="none" w:sz="0" w:space="0" w:color="auto"/>
              </w:divBdr>
            </w:div>
            <w:div w:id="2138375891">
              <w:marLeft w:val="0"/>
              <w:marRight w:val="0"/>
              <w:marTop w:val="0"/>
              <w:marBottom w:val="0"/>
              <w:divBdr>
                <w:top w:val="none" w:sz="0" w:space="0" w:color="auto"/>
                <w:left w:val="none" w:sz="0" w:space="0" w:color="auto"/>
                <w:bottom w:val="none" w:sz="0" w:space="0" w:color="auto"/>
                <w:right w:val="none" w:sz="0" w:space="0" w:color="auto"/>
              </w:divBdr>
            </w:div>
            <w:div w:id="2138914651">
              <w:marLeft w:val="0"/>
              <w:marRight w:val="0"/>
              <w:marTop w:val="0"/>
              <w:marBottom w:val="0"/>
              <w:divBdr>
                <w:top w:val="none" w:sz="0" w:space="0" w:color="auto"/>
                <w:left w:val="none" w:sz="0" w:space="0" w:color="auto"/>
                <w:bottom w:val="none" w:sz="0" w:space="0" w:color="auto"/>
                <w:right w:val="none" w:sz="0" w:space="0" w:color="auto"/>
              </w:divBdr>
            </w:div>
            <w:div w:id="2139058797">
              <w:marLeft w:val="0"/>
              <w:marRight w:val="0"/>
              <w:marTop w:val="0"/>
              <w:marBottom w:val="0"/>
              <w:divBdr>
                <w:top w:val="none" w:sz="0" w:space="0" w:color="auto"/>
                <w:left w:val="none" w:sz="0" w:space="0" w:color="auto"/>
                <w:bottom w:val="none" w:sz="0" w:space="0" w:color="auto"/>
                <w:right w:val="none" w:sz="0" w:space="0" w:color="auto"/>
              </w:divBdr>
            </w:div>
            <w:div w:id="2139645605">
              <w:marLeft w:val="0"/>
              <w:marRight w:val="0"/>
              <w:marTop w:val="0"/>
              <w:marBottom w:val="0"/>
              <w:divBdr>
                <w:top w:val="none" w:sz="0" w:space="0" w:color="auto"/>
                <w:left w:val="none" w:sz="0" w:space="0" w:color="auto"/>
                <w:bottom w:val="none" w:sz="0" w:space="0" w:color="auto"/>
                <w:right w:val="none" w:sz="0" w:space="0" w:color="auto"/>
              </w:divBdr>
            </w:div>
            <w:div w:id="2141804589">
              <w:marLeft w:val="0"/>
              <w:marRight w:val="0"/>
              <w:marTop w:val="0"/>
              <w:marBottom w:val="0"/>
              <w:divBdr>
                <w:top w:val="none" w:sz="0" w:space="0" w:color="auto"/>
                <w:left w:val="none" w:sz="0" w:space="0" w:color="auto"/>
                <w:bottom w:val="none" w:sz="0" w:space="0" w:color="auto"/>
                <w:right w:val="none" w:sz="0" w:space="0" w:color="auto"/>
              </w:divBdr>
            </w:div>
            <w:div w:id="2142376392">
              <w:marLeft w:val="0"/>
              <w:marRight w:val="0"/>
              <w:marTop w:val="0"/>
              <w:marBottom w:val="0"/>
              <w:divBdr>
                <w:top w:val="none" w:sz="0" w:space="0" w:color="auto"/>
                <w:left w:val="none" w:sz="0" w:space="0" w:color="auto"/>
                <w:bottom w:val="none" w:sz="0" w:space="0" w:color="auto"/>
                <w:right w:val="none" w:sz="0" w:space="0" w:color="auto"/>
              </w:divBdr>
            </w:div>
            <w:div w:id="21428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3711">
      <w:bodyDiv w:val="1"/>
      <w:marLeft w:val="0"/>
      <w:marRight w:val="0"/>
      <w:marTop w:val="0"/>
      <w:marBottom w:val="0"/>
      <w:divBdr>
        <w:top w:val="none" w:sz="0" w:space="0" w:color="auto"/>
        <w:left w:val="none" w:sz="0" w:space="0" w:color="auto"/>
        <w:bottom w:val="none" w:sz="0" w:space="0" w:color="auto"/>
        <w:right w:val="none" w:sz="0" w:space="0" w:color="auto"/>
      </w:divBdr>
      <w:divsChild>
        <w:div w:id="26684704">
          <w:marLeft w:val="0"/>
          <w:marRight w:val="0"/>
          <w:marTop w:val="0"/>
          <w:marBottom w:val="0"/>
          <w:divBdr>
            <w:top w:val="none" w:sz="0" w:space="0" w:color="auto"/>
            <w:left w:val="none" w:sz="0" w:space="0" w:color="auto"/>
            <w:bottom w:val="none" w:sz="0" w:space="0" w:color="auto"/>
            <w:right w:val="none" w:sz="0" w:space="0" w:color="auto"/>
          </w:divBdr>
        </w:div>
        <w:div w:id="33585238">
          <w:marLeft w:val="0"/>
          <w:marRight w:val="0"/>
          <w:marTop w:val="0"/>
          <w:marBottom w:val="0"/>
          <w:divBdr>
            <w:top w:val="none" w:sz="0" w:space="0" w:color="auto"/>
            <w:left w:val="none" w:sz="0" w:space="0" w:color="auto"/>
            <w:bottom w:val="none" w:sz="0" w:space="0" w:color="auto"/>
            <w:right w:val="none" w:sz="0" w:space="0" w:color="auto"/>
          </w:divBdr>
        </w:div>
        <w:div w:id="47850743">
          <w:marLeft w:val="0"/>
          <w:marRight w:val="0"/>
          <w:marTop w:val="0"/>
          <w:marBottom w:val="0"/>
          <w:divBdr>
            <w:top w:val="none" w:sz="0" w:space="0" w:color="auto"/>
            <w:left w:val="none" w:sz="0" w:space="0" w:color="auto"/>
            <w:bottom w:val="none" w:sz="0" w:space="0" w:color="auto"/>
            <w:right w:val="none" w:sz="0" w:space="0" w:color="auto"/>
          </w:divBdr>
        </w:div>
        <w:div w:id="171920717">
          <w:marLeft w:val="0"/>
          <w:marRight w:val="0"/>
          <w:marTop w:val="0"/>
          <w:marBottom w:val="0"/>
          <w:divBdr>
            <w:top w:val="none" w:sz="0" w:space="0" w:color="auto"/>
            <w:left w:val="none" w:sz="0" w:space="0" w:color="auto"/>
            <w:bottom w:val="none" w:sz="0" w:space="0" w:color="auto"/>
            <w:right w:val="none" w:sz="0" w:space="0" w:color="auto"/>
          </w:divBdr>
        </w:div>
        <w:div w:id="223568500">
          <w:marLeft w:val="0"/>
          <w:marRight w:val="0"/>
          <w:marTop w:val="0"/>
          <w:marBottom w:val="0"/>
          <w:divBdr>
            <w:top w:val="none" w:sz="0" w:space="0" w:color="auto"/>
            <w:left w:val="none" w:sz="0" w:space="0" w:color="auto"/>
            <w:bottom w:val="none" w:sz="0" w:space="0" w:color="auto"/>
            <w:right w:val="none" w:sz="0" w:space="0" w:color="auto"/>
          </w:divBdr>
        </w:div>
        <w:div w:id="239029192">
          <w:marLeft w:val="0"/>
          <w:marRight w:val="0"/>
          <w:marTop w:val="0"/>
          <w:marBottom w:val="0"/>
          <w:divBdr>
            <w:top w:val="none" w:sz="0" w:space="0" w:color="auto"/>
            <w:left w:val="none" w:sz="0" w:space="0" w:color="auto"/>
            <w:bottom w:val="none" w:sz="0" w:space="0" w:color="auto"/>
            <w:right w:val="none" w:sz="0" w:space="0" w:color="auto"/>
          </w:divBdr>
        </w:div>
        <w:div w:id="247884525">
          <w:marLeft w:val="0"/>
          <w:marRight w:val="0"/>
          <w:marTop w:val="0"/>
          <w:marBottom w:val="0"/>
          <w:divBdr>
            <w:top w:val="none" w:sz="0" w:space="0" w:color="auto"/>
            <w:left w:val="none" w:sz="0" w:space="0" w:color="auto"/>
            <w:bottom w:val="none" w:sz="0" w:space="0" w:color="auto"/>
            <w:right w:val="none" w:sz="0" w:space="0" w:color="auto"/>
          </w:divBdr>
        </w:div>
        <w:div w:id="248276775">
          <w:marLeft w:val="0"/>
          <w:marRight w:val="0"/>
          <w:marTop w:val="0"/>
          <w:marBottom w:val="0"/>
          <w:divBdr>
            <w:top w:val="none" w:sz="0" w:space="0" w:color="auto"/>
            <w:left w:val="none" w:sz="0" w:space="0" w:color="auto"/>
            <w:bottom w:val="none" w:sz="0" w:space="0" w:color="auto"/>
            <w:right w:val="none" w:sz="0" w:space="0" w:color="auto"/>
          </w:divBdr>
        </w:div>
        <w:div w:id="305549741">
          <w:marLeft w:val="0"/>
          <w:marRight w:val="0"/>
          <w:marTop w:val="0"/>
          <w:marBottom w:val="0"/>
          <w:divBdr>
            <w:top w:val="none" w:sz="0" w:space="0" w:color="auto"/>
            <w:left w:val="none" w:sz="0" w:space="0" w:color="auto"/>
            <w:bottom w:val="none" w:sz="0" w:space="0" w:color="auto"/>
            <w:right w:val="none" w:sz="0" w:space="0" w:color="auto"/>
          </w:divBdr>
        </w:div>
        <w:div w:id="312758265">
          <w:marLeft w:val="0"/>
          <w:marRight w:val="0"/>
          <w:marTop w:val="0"/>
          <w:marBottom w:val="0"/>
          <w:divBdr>
            <w:top w:val="none" w:sz="0" w:space="0" w:color="auto"/>
            <w:left w:val="none" w:sz="0" w:space="0" w:color="auto"/>
            <w:bottom w:val="none" w:sz="0" w:space="0" w:color="auto"/>
            <w:right w:val="none" w:sz="0" w:space="0" w:color="auto"/>
          </w:divBdr>
        </w:div>
        <w:div w:id="341736695">
          <w:marLeft w:val="0"/>
          <w:marRight w:val="0"/>
          <w:marTop w:val="0"/>
          <w:marBottom w:val="0"/>
          <w:divBdr>
            <w:top w:val="none" w:sz="0" w:space="0" w:color="auto"/>
            <w:left w:val="none" w:sz="0" w:space="0" w:color="auto"/>
            <w:bottom w:val="none" w:sz="0" w:space="0" w:color="auto"/>
            <w:right w:val="none" w:sz="0" w:space="0" w:color="auto"/>
          </w:divBdr>
        </w:div>
        <w:div w:id="358287267">
          <w:marLeft w:val="0"/>
          <w:marRight w:val="0"/>
          <w:marTop w:val="0"/>
          <w:marBottom w:val="0"/>
          <w:divBdr>
            <w:top w:val="none" w:sz="0" w:space="0" w:color="auto"/>
            <w:left w:val="none" w:sz="0" w:space="0" w:color="auto"/>
            <w:bottom w:val="none" w:sz="0" w:space="0" w:color="auto"/>
            <w:right w:val="none" w:sz="0" w:space="0" w:color="auto"/>
          </w:divBdr>
        </w:div>
        <w:div w:id="373193839">
          <w:marLeft w:val="0"/>
          <w:marRight w:val="0"/>
          <w:marTop w:val="0"/>
          <w:marBottom w:val="0"/>
          <w:divBdr>
            <w:top w:val="none" w:sz="0" w:space="0" w:color="auto"/>
            <w:left w:val="none" w:sz="0" w:space="0" w:color="auto"/>
            <w:bottom w:val="none" w:sz="0" w:space="0" w:color="auto"/>
            <w:right w:val="none" w:sz="0" w:space="0" w:color="auto"/>
          </w:divBdr>
        </w:div>
        <w:div w:id="382948685">
          <w:marLeft w:val="0"/>
          <w:marRight w:val="0"/>
          <w:marTop w:val="0"/>
          <w:marBottom w:val="0"/>
          <w:divBdr>
            <w:top w:val="none" w:sz="0" w:space="0" w:color="auto"/>
            <w:left w:val="none" w:sz="0" w:space="0" w:color="auto"/>
            <w:bottom w:val="none" w:sz="0" w:space="0" w:color="auto"/>
            <w:right w:val="none" w:sz="0" w:space="0" w:color="auto"/>
          </w:divBdr>
        </w:div>
        <w:div w:id="410977262">
          <w:marLeft w:val="0"/>
          <w:marRight w:val="0"/>
          <w:marTop w:val="0"/>
          <w:marBottom w:val="0"/>
          <w:divBdr>
            <w:top w:val="none" w:sz="0" w:space="0" w:color="auto"/>
            <w:left w:val="none" w:sz="0" w:space="0" w:color="auto"/>
            <w:bottom w:val="none" w:sz="0" w:space="0" w:color="auto"/>
            <w:right w:val="none" w:sz="0" w:space="0" w:color="auto"/>
          </w:divBdr>
        </w:div>
        <w:div w:id="468599591">
          <w:marLeft w:val="0"/>
          <w:marRight w:val="0"/>
          <w:marTop w:val="0"/>
          <w:marBottom w:val="0"/>
          <w:divBdr>
            <w:top w:val="none" w:sz="0" w:space="0" w:color="auto"/>
            <w:left w:val="none" w:sz="0" w:space="0" w:color="auto"/>
            <w:bottom w:val="none" w:sz="0" w:space="0" w:color="auto"/>
            <w:right w:val="none" w:sz="0" w:space="0" w:color="auto"/>
          </w:divBdr>
        </w:div>
        <w:div w:id="475298812">
          <w:marLeft w:val="0"/>
          <w:marRight w:val="0"/>
          <w:marTop w:val="0"/>
          <w:marBottom w:val="0"/>
          <w:divBdr>
            <w:top w:val="none" w:sz="0" w:space="0" w:color="auto"/>
            <w:left w:val="none" w:sz="0" w:space="0" w:color="auto"/>
            <w:bottom w:val="none" w:sz="0" w:space="0" w:color="auto"/>
            <w:right w:val="none" w:sz="0" w:space="0" w:color="auto"/>
          </w:divBdr>
        </w:div>
        <w:div w:id="522785145">
          <w:marLeft w:val="0"/>
          <w:marRight w:val="0"/>
          <w:marTop w:val="0"/>
          <w:marBottom w:val="0"/>
          <w:divBdr>
            <w:top w:val="none" w:sz="0" w:space="0" w:color="auto"/>
            <w:left w:val="none" w:sz="0" w:space="0" w:color="auto"/>
            <w:bottom w:val="none" w:sz="0" w:space="0" w:color="auto"/>
            <w:right w:val="none" w:sz="0" w:space="0" w:color="auto"/>
          </w:divBdr>
        </w:div>
        <w:div w:id="556891284">
          <w:marLeft w:val="0"/>
          <w:marRight w:val="0"/>
          <w:marTop w:val="0"/>
          <w:marBottom w:val="0"/>
          <w:divBdr>
            <w:top w:val="none" w:sz="0" w:space="0" w:color="auto"/>
            <w:left w:val="none" w:sz="0" w:space="0" w:color="auto"/>
            <w:bottom w:val="none" w:sz="0" w:space="0" w:color="auto"/>
            <w:right w:val="none" w:sz="0" w:space="0" w:color="auto"/>
          </w:divBdr>
        </w:div>
        <w:div w:id="558177936">
          <w:marLeft w:val="0"/>
          <w:marRight w:val="0"/>
          <w:marTop w:val="0"/>
          <w:marBottom w:val="0"/>
          <w:divBdr>
            <w:top w:val="none" w:sz="0" w:space="0" w:color="auto"/>
            <w:left w:val="none" w:sz="0" w:space="0" w:color="auto"/>
            <w:bottom w:val="none" w:sz="0" w:space="0" w:color="auto"/>
            <w:right w:val="none" w:sz="0" w:space="0" w:color="auto"/>
          </w:divBdr>
        </w:div>
        <w:div w:id="617832281">
          <w:marLeft w:val="0"/>
          <w:marRight w:val="0"/>
          <w:marTop w:val="0"/>
          <w:marBottom w:val="0"/>
          <w:divBdr>
            <w:top w:val="none" w:sz="0" w:space="0" w:color="auto"/>
            <w:left w:val="none" w:sz="0" w:space="0" w:color="auto"/>
            <w:bottom w:val="none" w:sz="0" w:space="0" w:color="auto"/>
            <w:right w:val="none" w:sz="0" w:space="0" w:color="auto"/>
          </w:divBdr>
        </w:div>
        <w:div w:id="620890680">
          <w:marLeft w:val="0"/>
          <w:marRight w:val="0"/>
          <w:marTop w:val="0"/>
          <w:marBottom w:val="0"/>
          <w:divBdr>
            <w:top w:val="none" w:sz="0" w:space="0" w:color="auto"/>
            <w:left w:val="none" w:sz="0" w:space="0" w:color="auto"/>
            <w:bottom w:val="none" w:sz="0" w:space="0" w:color="auto"/>
            <w:right w:val="none" w:sz="0" w:space="0" w:color="auto"/>
          </w:divBdr>
        </w:div>
        <w:div w:id="637034582">
          <w:marLeft w:val="0"/>
          <w:marRight w:val="0"/>
          <w:marTop w:val="0"/>
          <w:marBottom w:val="0"/>
          <w:divBdr>
            <w:top w:val="none" w:sz="0" w:space="0" w:color="auto"/>
            <w:left w:val="none" w:sz="0" w:space="0" w:color="auto"/>
            <w:bottom w:val="none" w:sz="0" w:space="0" w:color="auto"/>
            <w:right w:val="none" w:sz="0" w:space="0" w:color="auto"/>
          </w:divBdr>
        </w:div>
        <w:div w:id="640690230">
          <w:marLeft w:val="0"/>
          <w:marRight w:val="0"/>
          <w:marTop w:val="0"/>
          <w:marBottom w:val="0"/>
          <w:divBdr>
            <w:top w:val="none" w:sz="0" w:space="0" w:color="auto"/>
            <w:left w:val="none" w:sz="0" w:space="0" w:color="auto"/>
            <w:bottom w:val="none" w:sz="0" w:space="0" w:color="auto"/>
            <w:right w:val="none" w:sz="0" w:space="0" w:color="auto"/>
          </w:divBdr>
        </w:div>
        <w:div w:id="664940439">
          <w:marLeft w:val="0"/>
          <w:marRight w:val="0"/>
          <w:marTop w:val="0"/>
          <w:marBottom w:val="0"/>
          <w:divBdr>
            <w:top w:val="none" w:sz="0" w:space="0" w:color="auto"/>
            <w:left w:val="none" w:sz="0" w:space="0" w:color="auto"/>
            <w:bottom w:val="none" w:sz="0" w:space="0" w:color="auto"/>
            <w:right w:val="none" w:sz="0" w:space="0" w:color="auto"/>
          </w:divBdr>
        </w:div>
        <w:div w:id="697120253">
          <w:marLeft w:val="0"/>
          <w:marRight w:val="0"/>
          <w:marTop w:val="0"/>
          <w:marBottom w:val="0"/>
          <w:divBdr>
            <w:top w:val="none" w:sz="0" w:space="0" w:color="auto"/>
            <w:left w:val="none" w:sz="0" w:space="0" w:color="auto"/>
            <w:bottom w:val="none" w:sz="0" w:space="0" w:color="auto"/>
            <w:right w:val="none" w:sz="0" w:space="0" w:color="auto"/>
          </w:divBdr>
        </w:div>
        <w:div w:id="713433937">
          <w:marLeft w:val="0"/>
          <w:marRight w:val="0"/>
          <w:marTop w:val="0"/>
          <w:marBottom w:val="0"/>
          <w:divBdr>
            <w:top w:val="none" w:sz="0" w:space="0" w:color="auto"/>
            <w:left w:val="none" w:sz="0" w:space="0" w:color="auto"/>
            <w:bottom w:val="none" w:sz="0" w:space="0" w:color="auto"/>
            <w:right w:val="none" w:sz="0" w:space="0" w:color="auto"/>
          </w:divBdr>
        </w:div>
        <w:div w:id="720251102">
          <w:marLeft w:val="0"/>
          <w:marRight w:val="0"/>
          <w:marTop w:val="0"/>
          <w:marBottom w:val="0"/>
          <w:divBdr>
            <w:top w:val="none" w:sz="0" w:space="0" w:color="auto"/>
            <w:left w:val="none" w:sz="0" w:space="0" w:color="auto"/>
            <w:bottom w:val="none" w:sz="0" w:space="0" w:color="auto"/>
            <w:right w:val="none" w:sz="0" w:space="0" w:color="auto"/>
          </w:divBdr>
        </w:div>
        <w:div w:id="738552794">
          <w:marLeft w:val="0"/>
          <w:marRight w:val="0"/>
          <w:marTop w:val="0"/>
          <w:marBottom w:val="0"/>
          <w:divBdr>
            <w:top w:val="none" w:sz="0" w:space="0" w:color="auto"/>
            <w:left w:val="none" w:sz="0" w:space="0" w:color="auto"/>
            <w:bottom w:val="none" w:sz="0" w:space="0" w:color="auto"/>
            <w:right w:val="none" w:sz="0" w:space="0" w:color="auto"/>
          </w:divBdr>
        </w:div>
        <w:div w:id="781723822">
          <w:marLeft w:val="0"/>
          <w:marRight w:val="0"/>
          <w:marTop w:val="0"/>
          <w:marBottom w:val="0"/>
          <w:divBdr>
            <w:top w:val="none" w:sz="0" w:space="0" w:color="auto"/>
            <w:left w:val="none" w:sz="0" w:space="0" w:color="auto"/>
            <w:bottom w:val="none" w:sz="0" w:space="0" w:color="auto"/>
            <w:right w:val="none" w:sz="0" w:space="0" w:color="auto"/>
          </w:divBdr>
        </w:div>
        <w:div w:id="783694201">
          <w:marLeft w:val="0"/>
          <w:marRight w:val="0"/>
          <w:marTop w:val="0"/>
          <w:marBottom w:val="0"/>
          <w:divBdr>
            <w:top w:val="none" w:sz="0" w:space="0" w:color="auto"/>
            <w:left w:val="none" w:sz="0" w:space="0" w:color="auto"/>
            <w:bottom w:val="none" w:sz="0" w:space="0" w:color="auto"/>
            <w:right w:val="none" w:sz="0" w:space="0" w:color="auto"/>
          </w:divBdr>
        </w:div>
        <w:div w:id="802776188">
          <w:marLeft w:val="0"/>
          <w:marRight w:val="0"/>
          <w:marTop w:val="0"/>
          <w:marBottom w:val="0"/>
          <w:divBdr>
            <w:top w:val="none" w:sz="0" w:space="0" w:color="auto"/>
            <w:left w:val="none" w:sz="0" w:space="0" w:color="auto"/>
            <w:bottom w:val="none" w:sz="0" w:space="0" w:color="auto"/>
            <w:right w:val="none" w:sz="0" w:space="0" w:color="auto"/>
          </w:divBdr>
        </w:div>
        <w:div w:id="820078717">
          <w:marLeft w:val="0"/>
          <w:marRight w:val="0"/>
          <w:marTop w:val="0"/>
          <w:marBottom w:val="0"/>
          <w:divBdr>
            <w:top w:val="none" w:sz="0" w:space="0" w:color="auto"/>
            <w:left w:val="none" w:sz="0" w:space="0" w:color="auto"/>
            <w:bottom w:val="none" w:sz="0" w:space="0" w:color="auto"/>
            <w:right w:val="none" w:sz="0" w:space="0" w:color="auto"/>
          </w:divBdr>
        </w:div>
        <w:div w:id="832456947">
          <w:marLeft w:val="0"/>
          <w:marRight w:val="0"/>
          <w:marTop w:val="0"/>
          <w:marBottom w:val="0"/>
          <w:divBdr>
            <w:top w:val="none" w:sz="0" w:space="0" w:color="auto"/>
            <w:left w:val="none" w:sz="0" w:space="0" w:color="auto"/>
            <w:bottom w:val="none" w:sz="0" w:space="0" w:color="auto"/>
            <w:right w:val="none" w:sz="0" w:space="0" w:color="auto"/>
          </w:divBdr>
        </w:div>
        <w:div w:id="868564459">
          <w:marLeft w:val="0"/>
          <w:marRight w:val="0"/>
          <w:marTop w:val="0"/>
          <w:marBottom w:val="0"/>
          <w:divBdr>
            <w:top w:val="none" w:sz="0" w:space="0" w:color="auto"/>
            <w:left w:val="none" w:sz="0" w:space="0" w:color="auto"/>
            <w:bottom w:val="none" w:sz="0" w:space="0" w:color="auto"/>
            <w:right w:val="none" w:sz="0" w:space="0" w:color="auto"/>
          </w:divBdr>
        </w:div>
        <w:div w:id="968439819">
          <w:marLeft w:val="0"/>
          <w:marRight w:val="0"/>
          <w:marTop w:val="0"/>
          <w:marBottom w:val="0"/>
          <w:divBdr>
            <w:top w:val="none" w:sz="0" w:space="0" w:color="auto"/>
            <w:left w:val="none" w:sz="0" w:space="0" w:color="auto"/>
            <w:bottom w:val="none" w:sz="0" w:space="0" w:color="auto"/>
            <w:right w:val="none" w:sz="0" w:space="0" w:color="auto"/>
          </w:divBdr>
        </w:div>
        <w:div w:id="984239670">
          <w:marLeft w:val="0"/>
          <w:marRight w:val="0"/>
          <w:marTop w:val="0"/>
          <w:marBottom w:val="0"/>
          <w:divBdr>
            <w:top w:val="none" w:sz="0" w:space="0" w:color="auto"/>
            <w:left w:val="none" w:sz="0" w:space="0" w:color="auto"/>
            <w:bottom w:val="none" w:sz="0" w:space="0" w:color="auto"/>
            <w:right w:val="none" w:sz="0" w:space="0" w:color="auto"/>
          </w:divBdr>
        </w:div>
        <w:div w:id="1002004102">
          <w:marLeft w:val="0"/>
          <w:marRight w:val="0"/>
          <w:marTop w:val="0"/>
          <w:marBottom w:val="0"/>
          <w:divBdr>
            <w:top w:val="none" w:sz="0" w:space="0" w:color="auto"/>
            <w:left w:val="none" w:sz="0" w:space="0" w:color="auto"/>
            <w:bottom w:val="none" w:sz="0" w:space="0" w:color="auto"/>
            <w:right w:val="none" w:sz="0" w:space="0" w:color="auto"/>
          </w:divBdr>
        </w:div>
        <w:div w:id="1027291869">
          <w:marLeft w:val="0"/>
          <w:marRight w:val="0"/>
          <w:marTop w:val="0"/>
          <w:marBottom w:val="0"/>
          <w:divBdr>
            <w:top w:val="none" w:sz="0" w:space="0" w:color="auto"/>
            <w:left w:val="none" w:sz="0" w:space="0" w:color="auto"/>
            <w:bottom w:val="none" w:sz="0" w:space="0" w:color="auto"/>
            <w:right w:val="none" w:sz="0" w:space="0" w:color="auto"/>
          </w:divBdr>
        </w:div>
        <w:div w:id="1072195228">
          <w:marLeft w:val="0"/>
          <w:marRight w:val="0"/>
          <w:marTop w:val="0"/>
          <w:marBottom w:val="0"/>
          <w:divBdr>
            <w:top w:val="none" w:sz="0" w:space="0" w:color="auto"/>
            <w:left w:val="none" w:sz="0" w:space="0" w:color="auto"/>
            <w:bottom w:val="none" w:sz="0" w:space="0" w:color="auto"/>
            <w:right w:val="none" w:sz="0" w:space="0" w:color="auto"/>
          </w:divBdr>
        </w:div>
        <w:div w:id="1075276435">
          <w:marLeft w:val="0"/>
          <w:marRight w:val="0"/>
          <w:marTop w:val="0"/>
          <w:marBottom w:val="0"/>
          <w:divBdr>
            <w:top w:val="none" w:sz="0" w:space="0" w:color="auto"/>
            <w:left w:val="none" w:sz="0" w:space="0" w:color="auto"/>
            <w:bottom w:val="none" w:sz="0" w:space="0" w:color="auto"/>
            <w:right w:val="none" w:sz="0" w:space="0" w:color="auto"/>
          </w:divBdr>
        </w:div>
        <w:div w:id="1083798970">
          <w:marLeft w:val="0"/>
          <w:marRight w:val="0"/>
          <w:marTop w:val="0"/>
          <w:marBottom w:val="0"/>
          <w:divBdr>
            <w:top w:val="none" w:sz="0" w:space="0" w:color="auto"/>
            <w:left w:val="none" w:sz="0" w:space="0" w:color="auto"/>
            <w:bottom w:val="none" w:sz="0" w:space="0" w:color="auto"/>
            <w:right w:val="none" w:sz="0" w:space="0" w:color="auto"/>
          </w:divBdr>
        </w:div>
        <w:div w:id="1088501062">
          <w:marLeft w:val="0"/>
          <w:marRight w:val="0"/>
          <w:marTop w:val="0"/>
          <w:marBottom w:val="0"/>
          <w:divBdr>
            <w:top w:val="none" w:sz="0" w:space="0" w:color="auto"/>
            <w:left w:val="none" w:sz="0" w:space="0" w:color="auto"/>
            <w:bottom w:val="none" w:sz="0" w:space="0" w:color="auto"/>
            <w:right w:val="none" w:sz="0" w:space="0" w:color="auto"/>
          </w:divBdr>
        </w:div>
        <w:div w:id="1096637505">
          <w:marLeft w:val="0"/>
          <w:marRight w:val="0"/>
          <w:marTop w:val="0"/>
          <w:marBottom w:val="0"/>
          <w:divBdr>
            <w:top w:val="none" w:sz="0" w:space="0" w:color="auto"/>
            <w:left w:val="none" w:sz="0" w:space="0" w:color="auto"/>
            <w:bottom w:val="none" w:sz="0" w:space="0" w:color="auto"/>
            <w:right w:val="none" w:sz="0" w:space="0" w:color="auto"/>
          </w:divBdr>
        </w:div>
        <w:div w:id="1100953852">
          <w:marLeft w:val="0"/>
          <w:marRight w:val="0"/>
          <w:marTop w:val="0"/>
          <w:marBottom w:val="0"/>
          <w:divBdr>
            <w:top w:val="none" w:sz="0" w:space="0" w:color="auto"/>
            <w:left w:val="none" w:sz="0" w:space="0" w:color="auto"/>
            <w:bottom w:val="none" w:sz="0" w:space="0" w:color="auto"/>
            <w:right w:val="none" w:sz="0" w:space="0" w:color="auto"/>
          </w:divBdr>
        </w:div>
        <w:div w:id="1111244249">
          <w:marLeft w:val="0"/>
          <w:marRight w:val="0"/>
          <w:marTop w:val="0"/>
          <w:marBottom w:val="0"/>
          <w:divBdr>
            <w:top w:val="none" w:sz="0" w:space="0" w:color="auto"/>
            <w:left w:val="none" w:sz="0" w:space="0" w:color="auto"/>
            <w:bottom w:val="none" w:sz="0" w:space="0" w:color="auto"/>
            <w:right w:val="none" w:sz="0" w:space="0" w:color="auto"/>
          </w:divBdr>
        </w:div>
        <w:div w:id="1153721560">
          <w:marLeft w:val="0"/>
          <w:marRight w:val="0"/>
          <w:marTop w:val="0"/>
          <w:marBottom w:val="0"/>
          <w:divBdr>
            <w:top w:val="none" w:sz="0" w:space="0" w:color="auto"/>
            <w:left w:val="none" w:sz="0" w:space="0" w:color="auto"/>
            <w:bottom w:val="none" w:sz="0" w:space="0" w:color="auto"/>
            <w:right w:val="none" w:sz="0" w:space="0" w:color="auto"/>
          </w:divBdr>
        </w:div>
        <w:div w:id="1159225499">
          <w:marLeft w:val="0"/>
          <w:marRight w:val="0"/>
          <w:marTop w:val="0"/>
          <w:marBottom w:val="0"/>
          <w:divBdr>
            <w:top w:val="none" w:sz="0" w:space="0" w:color="auto"/>
            <w:left w:val="none" w:sz="0" w:space="0" w:color="auto"/>
            <w:bottom w:val="none" w:sz="0" w:space="0" w:color="auto"/>
            <w:right w:val="none" w:sz="0" w:space="0" w:color="auto"/>
          </w:divBdr>
        </w:div>
        <w:div w:id="1159270308">
          <w:marLeft w:val="0"/>
          <w:marRight w:val="0"/>
          <w:marTop w:val="0"/>
          <w:marBottom w:val="0"/>
          <w:divBdr>
            <w:top w:val="none" w:sz="0" w:space="0" w:color="auto"/>
            <w:left w:val="none" w:sz="0" w:space="0" w:color="auto"/>
            <w:bottom w:val="none" w:sz="0" w:space="0" w:color="auto"/>
            <w:right w:val="none" w:sz="0" w:space="0" w:color="auto"/>
          </w:divBdr>
        </w:div>
        <w:div w:id="1164051934">
          <w:marLeft w:val="0"/>
          <w:marRight w:val="0"/>
          <w:marTop w:val="0"/>
          <w:marBottom w:val="0"/>
          <w:divBdr>
            <w:top w:val="none" w:sz="0" w:space="0" w:color="auto"/>
            <w:left w:val="none" w:sz="0" w:space="0" w:color="auto"/>
            <w:bottom w:val="none" w:sz="0" w:space="0" w:color="auto"/>
            <w:right w:val="none" w:sz="0" w:space="0" w:color="auto"/>
          </w:divBdr>
        </w:div>
        <w:div w:id="1204101506">
          <w:marLeft w:val="0"/>
          <w:marRight w:val="0"/>
          <w:marTop w:val="0"/>
          <w:marBottom w:val="0"/>
          <w:divBdr>
            <w:top w:val="none" w:sz="0" w:space="0" w:color="auto"/>
            <w:left w:val="none" w:sz="0" w:space="0" w:color="auto"/>
            <w:bottom w:val="none" w:sz="0" w:space="0" w:color="auto"/>
            <w:right w:val="none" w:sz="0" w:space="0" w:color="auto"/>
          </w:divBdr>
        </w:div>
        <w:div w:id="1288272762">
          <w:marLeft w:val="0"/>
          <w:marRight w:val="0"/>
          <w:marTop w:val="0"/>
          <w:marBottom w:val="0"/>
          <w:divBdr>
            <w:top w:val="none" w:sz="0" w:space="0" w:color="auto"/>
            <w:left w:val="none" w:sz="0" w:space="0" w:color="auto"/>
            <w:bottom w:val="none" w:sz="0" w:space="0" w:color="auto"/>
            <w:right w:val="none" w:sz="0" w:space="0" w:color="auto"/>
          </w:divBdr>
        </w:div>
        <w:div w:id="1318537788">
          <w:marLeft w:val="0"/>
          <w:marRight w:val="0"/>
          <w:marTop w:val="0"/>
          <w:marBottom w:val="0"/>
          <w:divBdr>
            <w:top w:val="none" w:sz="0" w:space="0" w:color="auto"/>
            <w:left w:val="none" w:sz="0" w:space="0" w:color="auto"/>
            <w:bottom w:val="none" w:sz="0" w:space="0" w:color="auto"/>
            <w:right w:val="none" w:sz="0" w:space="0" w:color="auto"/>
          </w:divBdr>
        </w:div>
        <w:div w:id="1325234310">
          <w:marLeft w:val="0"/>
          <w:marRight w:val="0"/>
          <w:marTop w:val="0"/>
          <w:marBottom w:val="0"/>
          <w:divBdr>
            <w:top w:val="none" w:sz="0" w:space="0" w:color="auto"/>
            <w:left w:val="none" w:sz="0" w:space="0" w:color="auto"/>
            <w:bottom w:val="none" w:sz="0" w:space="0" w:color="auto"/>
            <w:right w:val="none" w:sz="0" w:space="0" w:color="auto"/>
          </w:divBdr>
        </w:div>
        <w:div w:id="1366828456">
          <w:marLeft w:val="0"/>
          <w:marRight w:val="0"/>
          <w:marTop w:val="0"/>
          <w:marBottom w:val="0"/>
          <w:divBdr>
            <w:top w:val="none" w:sz="0" w:space="0" w:color="auto"/>
            <w:left w:val="none" w:sz="0" w:space="0" w:color="auto"/>
            <w:bottom w:val="none" w:sz="0" w:space="0" w:color="auto"/>
            <w:right w:val="none" w:sz="0" w:space="0" w:color="auto"/>
          </w:divBdr>
        </w:div>
        <w:div w:id="1405302691">
          <w:marLeft w:val="0"/>
          <w:marRight w:val="0"/>
          <w:marTop w:val="0"/>
          <w:marBottom w:val="0"/>
          <w:divBdr>
            <w:top w:val="none" w:sz="0" w:space="0" w:color="auto"/>
            <w:left w:val="none" w:sz="0" w:space="0" w:color="auto"/>
            <w:bottom w:val="none" w:sz="0" w:space="0" w:color="auto"/>
            <w:right w:val="none" w:sz="0" w:space="0" w:color="auto"/>
          </w:divBdr>
        </w:div>
        <w:div w:id="1484155795">
          <w:marLeft w:val="0"/>
          <w:marRight w:val="0"/>
          <w:marTop w:val="0"/>
          <w:marBottom w:val="0"/>
          <w:divBdr>
            <w:top w:val="none" w:sz="0" w:space="0" w:color="auto"/>
            <w:left w:val="none" w:sz="0" w:space="0" w:color="auto"/>
            <w:bottom w:val="none" w:sz="0" w:space="0" w:color="auto"/>
            <w:right w:val="none" w:sz="0" w:space="0" w:color="auto"/>
          </w:divBdr>
        </w:div>
        <w:div w:id="1540892910">
          <w:marLeft w:val="0"/>
          <w:marRight w:val="0"/>
          <w:marTop w:val="0"/>
          <w:marBottom w:val="0"/>
          <w:divBdr>
            <w:top w:val="none" w:sz="0" w:space="0" w:color="auto"/>
            <w:left w:val="none" w:sz="0" w:space="0" w:color="auto"/>
            <w:bottom w:val="none" w:sz="0" w:space="0" w:color="auto"/>
            <w:right w:val="none" w:sz="0" w:space="0" w:color="auto"/>
          </w:divBdr>
        </w:div>
        <w:div w:id="1580795619">
          <w:marLeft w:val="0"/>
          <w:marRight w:val="0"/>
          <w:marTop w:val="0"/>
          <w:marBottom w:val="0"/>
          <w:divBdr>
            <w:top w:val="none" w:sz="0" w:space="0" w:color="auto"/>
            <w:left w:val="none" w:sz="0" w:space="0" w:color="auto"/>
            <w:bottom w:val="none" w:sz="0" w:space="0" w:color="auto"/>
            <w:right w:val="none" w:sz="0" w:space="0" w:color="auto"/>
          </w:divBdr>
        </w:div>
        <w:div w:id="1598052830">
          <w:marLeft w:val="0"/>
          <w:marRight w:val="0"/>
          <w:marTop w:val="0"/>
          <w:marBottom w:val="0"/>
          <w:divBdr>
            <w:top w:val="none" w:sz="0" w:space="0" w:color="auto"/>
            <w:left w:val="none" w:sz="0" w:space="0" w:color="auto"/>
            <w:bottom w:val="none" w:sz="0" w:space="0" w:color="auto"/>
            <w:right w:val="none" w:sz="0" w:space="0" w:color="auto"/>
          </w:divBdr>
        </w:div>
        <w:div w:id="1629387012">
          <w:marLeft w:val="0"/>
          <w:marRight w:val="0"/>
          <w:marTop w:val="0"/>
          <w:marBottom w:val="0"/>
          <w:divBdr>
            <w:top w:val="none" w:sz="0" w:space="0" w:color="auto"/>
            <w:left w:val="none" w:sz="0" w:space="0" w:color="auto"/>
            <w:bottom w:val="none" w:sz="0" w:space="0" w:color="auto"/>
            <w:right w:val="none" w:sz="0" w:space="0" w:color="auto"/>
          </w:divBdr>
        </w:div>
        <w:div w:id="1644003295">
          <w:marLeft w:val="0"/>
          <w:marRight w:val="0"/>
          <w:marTop w:val="0"/>
          <w:marBottom w:val="0"/>
          <w:divBdr>
            <w:top w:val="none" w:sz="0" w:space="0" w:color="auto"/>
            <w:left w:val="none" w:sz="0" w:space="0" w:color="auto"/>
            <w:bottom w:val="none" w:sz="0" w:space="0" w:color="auto"/>
            <w:right w:val="none" w:sz="0" w:space="0" w:color="auto"/>
          </w:divBdr>
        </w:div>
        <w:div w:id="1825900012">
          <w:marLeft w:val="0"/>
          <w:marRight w:val="0"/>
          <w:marTop w:val="0"/>
          <w:marBottom w:val="0"/>
          <w:divBdr>
            <w:top w:val="none" w:sz="0" w:space="0" w:color="auto"/>
            <w:left w:val="none" w:sz="0" w:space="0" w:color="auto"/>
            <w:bottom w:val="none" w:sz="0" w:space="0" w:color="auto"/>
            <w:right w:val="none" w:sz="0" w:space="0" w:color="auto"/>
          </w:divBdr>
        </w:div>
        <w:div w:id="1900286101">
          <w:marLeft w:val="0"/>
          <w:marRight w:val="0"/>
          <w:marTop w:val="0"/>
          <w:marBottom w:val="0"/>
          <w:divBdr>
            <w:top w:val="none" w:sz="0" w:space="0" w:color="auto"/>
            <w:left w:val="none" w:sz="0" w:space="0" w:color="auto"/>
            <w:bottom w:val="none" w:sz="0" w:space="0" w:color="auto"/>
            <w:right w:val="none" w:sz="0" w:space="0" w:color="auto"/>
          </w:divBdr>
        </w:div>
        <w:div w:id="1917664892">
          <w:marLeft w:val="0"/>
          <w:marRight w:val="0"/>
          <w:marTop w:val="0"/>
          <w:marBottom w:val="0"/>
          <w:divBdr>
            <w:top w:val="none" w:sz="0" w:space="0" w:color="auto"/>
            <w:left w:val="none" w:sz="0" w:space="0" w:color="auto"/>
            <w:bottom w:val="none" w:sz="0" w:space="0" w:color="auto"/>
            <w:right w:val="none" w:sz="0" w:space="0" w:color="auto"/>
          </w:divBdr>
        </w:div>
        <w:div w:id="1972010466">
          <w:marLeft w:val="0"/>
          <w:marRight w:val="0"/>
          <w:marTop w:val="0"/>
          <w:marBottom w:val="0"/>
          <w:divBdr>
            <w:top w:val="none" w:sz="0" w:space="0" w:color="auto"/>
            <w:left w:val="none" w:sz="0" w:space="0" w:color="auto"/>
            <w:bottom w:val="none" w:sz="0" w:space="0" w:color="auto"/>
            <w:right w:val="none" w:sz="0" w:space="0" w:color="auto"/>
          </w:divBdr>
        </w:div>
        <w:div w:id="2054769021">
          <w:marLeft w:val="0"/>
          <w:marRight w:val="0"/>
          <w:marTop w:val="0"/>
          <w:marBottom w:val="0"/>
          <w:divBdr>
            <w:top w:val="none" w:sz="0" w:space="0" w:color="auto"/>
            <w:left w:val="none" w:sz="0" w:space="0" w:color="auto"/>
            <w:bottom w:val="none" w:sz="0" w:space="0" w:color="auto"/>
            <w:right w:val="none" w:sz="0" w:space="0" w:color="auto"/>
          </w:divBdr>
        </w:div>
        <w:div w:id="2084181388">
          <w:marLeft w:val="0"/>
          <w:marRight w:val="0"/>
          <w:marTop w:val="0"/>
          <w:marBottom w:val="0"/>
          <w:divBdr>
            <w:top w:val="none" w:sz="0" w:space="0" w:color="auto"/>
            <w:left w:val="none" w:sz="0" w:space="0" w:color="auto"/>
            <w:bottom w:val="none" w:sz="0" w:space="0" w:color="auto"/>
            <w:right w:val="none" w:sz="0" w:space="0" w:color="auto"/>
          </w:divBdr>
        </w:div>
        <w:div w:id="2090806953">
          <w:marLeft w:val="0"/>
          <w:marRight w:val="0"/>
          <w:marTop w:val="0"/>
          <w:marBottom w:val="0"/>
          <w:divBdr>
            <w:top w:val="none" w:sz="0" w:space="0" w:color="auto"/>
            <w:left w:val="none" w:sz="0" w:space="0" w:color="auto"/>
            <w:bottom w:val="none" w:sz="0" w:space="0" w:color="auto"/>
            <w:right w:val="none" w:sz="0" w:space="0" w:color="auto"/>
          </w:divBdr>
        </w:div>
        <w:div w:id="2098477324">
          <w:marLeft w:val="0"/>
          <w:marRight w:val="0"/>
          <w:marTop w:val="0"/>
          <w:marBottom w:val="0"/>
          <w:divBdr>
            <w:top w:val="none" w:sz="0" w:space="0" w:color="auto"/>
            <w:left w:val="none" w:sz="0" w:space="0" w:color="auto"/>
            <w:bottom w:val="none" w:sz="0" w:space="0" w:color="auto"/>
            <w:right w:val="none" w:sz="0" w:space="0" w:color="auto"/>
          </w:divBdr>
        </w:div>
        <w:div w:id="2129085165">
          <w:marLeft w:val="0"/>
          <w:marRight w:val="0"/>
          <w:marTop w:val="0"/>
          <w:marBottom w:val="0"/>
          <w:divBdr>
            <w:top w:val="none" w:sz="0" w:space="0" w:color="auto"/>
            <w:left w:val="none" w:sz="0" w:space="0" w:color="auto"/>
            <w:bottom w:val="none" w:sz="0" w:space="0" w:color="auto"/>
            <w:right w:val="none" w:sz="0" w:space="0" w:color="auto"/>
          </w:divBdr>
        </w:div>
      </w:divsChild>
    </w:div>
    <w:div w:id="922254001">
      <w:bodyDiv w:val="1"/>
      <w:marLeft w:val="0"/>
      <w:marRight w:val="0"/>
      <w:marTop w:val="0"/>
      <w:marBottom w:val="0"/>
      <w:divBdr>
        <w:top w:val="none" w:sz="0" w:space="0" w:color="auto"/>
        <w:left w:val="none" w:sz="0" w:space="0" w:color="auto"/>
        <w:bottom w:val="none" w:sz="0" w:space="0" w:color="auto"/>
        <w:right w:val="none" w:sz="0" w:space="0" w:color="auto"/>
      </w:divBdr>
      <w:divsChild>
        <w:div w:id="1429040916">
          <w:marLeft w:val="0"/>
          <w:marRight w:val="0"/>
          <w:marTop w:val="0"/>
          <w:marBottom w:val="0"/>
          <w:divBdr>
            <w:top w:val="none" w:sz="0" w:space="0" w:color="auto"/>
            <w:left w:val="none" w:sz="0" w:space="0" w:color="auto"/>
            <w:bottom w:val="none" w:sz="0" w:space="0" w:color="auto"/>
            <w:right w:val="none" w:sz="0" w:space="0" w:color="auto"/>
          </w:divBdr>
          <w:divsChild>
            <w:div w:id="745495285">
              <w:marLeft w:val="0"/>
              <w:marRight w:val="0"/>
              <w:marTop w:val="0"/>
              <w:marBottom w:val="0"/>
              <w:divBdr>
                <w:top w:val="none" w:sz="0" w:space="0" w:color="auto"/>
                <w:left w:val="none" w:sz="0" w:space="0" w:color="auto"/>
                <w:bottom w:val="none" w:sz="0" w:space="0" w:color="auto"/>
                <w:right w:val="none" w:sz="0" w:space="0" w:color="auto"/>
              </w:divBdr>
            </w:div>
            <w:div w:id="475535641">
              <w:marLeft w:val="0"/>
              <w:marRight w:val="0"/>
              <w:marTop w:val="0"/>
              <w:marBottom w:val="0"/>
              <w:divBdr>
                <w:top w:val="none" w:sz="0" w:space="0" w:color="auto"/>
                <w:left w:val="none" w:sz="0" w:space="0" w:color="auto"/>
                <w:bottom w:val="none" w:sz="0" w:space="0" w:color="auto"/>
                <w:right w:val="none" w:sz="0" w:space="0" w:color="auto"/>
              </w:divBdr>
            </w:div>
            <w:div w:id="1359813798">
              <w:marLeft w:val="0"/>
              <w:marRight w:val="0"/>
              <w:marTop w:val="0"/>
              <w:marBottom w:val="0"/>
              <w:divBdr>
                <w:top w:val="none" w:sz="0" w:space="0" w:color="auto"/>
                <w:left w:val="none" w:sz="0" w:space="0" w:color="auto"/>
                <w:bottom w:val="none" w:sz="0" w:space="0" w:color="auto"/>
                <w:right w:val="none" w:sz="0" w:space="0" w:color="auto"/>
              </w:divBdr>
            </w:div>
            <w:div w:id="726996898">
              <w:marLeft w:val="0"/>
              <w:marRight w:val="0"/>
              <w:marTop w:val="0"/>
              <w:marBottom w:val="0"/>
              <w:divBdr>
                <w:top w:val="none" w:sz="0" w:space="0" w:color="auto"/>
                <w:left w:val="none" w:sz="0" w:space="0" w:color="auto"/>
                <w:bottom w:val="none" w:sz="0" w:space="0" w:color="auto"/>
                <w:right w:val="none" w:sz="0" w:space="0" w:color="auto"/>
              </w:divBdr>
            </w:div>
            <w:div w:id="991712657">
              <w:marLeft w:val="0"/>
              <w:marRight w:val="0"/>
              <w:marTop w:val="0"/>
              <w:marBottom w:val="0"/>
              <w:divBdr>
                <w:top w:val="none" w:sz="0" w:space="0" w:color="auto"/>
                <w:left w:val="none" w:sz="0" w:space="0" w:color="auto"/>
                <w:bottom w:val="none" w:sz="0" w:space="0" w:color="auto"/>
                <w:right w:val="none" w:sz="0" w:space="0" w:color="auto"/>
              </w:divBdr>
            </w:div>
            <w:div w:id="1130198636">
              <w:marLeft w:val="0"/>
              <w:marRight w:val="0"/>
              <w:marTop w:val="0"/>
              <w:marBottom w:val="0"/>
              <w:divBdr>
                <w:top w:val="none" w:sz="0" w:space="0" w:color="auto"/>
                <w:left w:val="none" w:sz="0" w:space="0" w:color="auto"/>
                <w:bottom w:val="none" w:sz="0" w:space="0" w:color="auto"/>
                <w:right w:val="none" w:sz="0" w:space="0" w:color="auto"/>
              </w:divBdr>
            </w:div>
            <w:div w:id="976228562">
              <w:marLeft w:val="0"/>
              <w:marRight w:val="0"/>
              <w:marTop w:val="0"/>
              <w:marBottom w:val="0"/>
              <w:divBdr>
                <w:top w:val="none" w:sz="0" w:space="0" w:color="auto"/>
                <w:left w:val="none" w:sz="0" w:space="0" w:color="auto"/>
                <w:bottom w:val="none" w:sz="0" w:space="0" w:color="auto"/>
                <w:right w:val="none" w:sz="0" w:space="0" w:color="auto"/>
              </w:divBdr>
            </w:div>
            <w:div w:id="1175850442">
              <w:marLeft w:val="0"/>
              <w:marRight w:val="0"/>
              <w:marTop w:val="0"/>
              <w:marBottom w:val="0"/>
              <w:divBdr>
                <w:top w:val="none" w:sz="0" w:space="0" w:color="auto"/>
                <w:left w:val="none" w:sz="0" w:space="0" w:color="auto"/>
                <w:bottom w:val="none" w:sz="0" w:space="0" w:color="auto"/>
                <w:right w:val="none" w:sz="0" w:space="0" w:color="auto"/>
              </w:divBdr>
            </w:div>
            <w:div w:id="210308741">
              <w:marLeft w:val="0"/>
              <w:marRight w:val="0"/>
              <w:marTop w:val="0"/>
              <w:marBottom w:val="0"/>
              <w:divBdr>
                <w:top w:val="none" w:sz="0" w:space="0" w:color="auto"/>
                <w:left w:val="none" w:sz="0" w:space="0" w:color="auto"/>
                <w:bottom w:val="none" w:sz="0" w:space="0" w:color="auto"/>
                <w:right w:val="none" w:sz="0" w:space="0" w:color="auto"/>
              </w:divBdr>
            </w:div>
            <w:div w:id="216161190">
              <w:marLeft w:val="0"/>
              <w:marRight w:val="0"/>
              <w:marTop w:val="0"/>
              <w:marBottom w:val="0"/>
              <w:divBdr>
                <w:top w:val="none" w:sz="0" w:space="0" w:color="auto"/>
                <w:left w:val="none" w:sz="0" w:space="0" w:color="auto"/>
                <w:bottom w:val="none" w:sz="0" w:space="0" w:color="auto"/>
                <w:right w:val="none" w:sz="0" w:space="0" w:color="auto"/>
              </w:divBdr>
            </w:div>
            <w:div w:id="80687681">
              <w:marLeft w:val="0"/>
              <w:marRight w:val="0"/>
              <w:marTop w:val="0"/>
              <w:marBottom w:val="0"/>
              <w:divBdr>
                <w:top w:val="none" w:sz="0" w:space="0" w:color="auto"/>
                <w:left w:val="none" w:sz="0" w:space="0" w:color="auto"/>
                <w:bottom w:val="none" w:sz="0" w:space="0" w:color="auto"/>
                <w:right w:val="none" w:sz="0" w:space="0" w:color="auto"/>
              </w:divBdr>
            </w:div>
            <w:div w:id="77749202">
              <w:marLeft w:val="0"/>
              <w:marRight w:val="0"/>
              <w:marTop w:val="0"/>
              <w:marBottom w:val="0"/>
              <w:divBdr>
                <w:top w:val="none" w:sz="0" w:space="0" w:color="auto"/>
                <w:left w:val="none" w:sz="0" w:space="0" w:color="auto"/>
                <w:bottom w:val="none" w:sz="0" w:space="0" w:color="auto"/>
                <w:right w:val="none" w:sz="0" w:space="0" w:color="auto"/>
              </w:divBdr>
            </w:div>
            <w:div w:id="621150211">
              <w:marLeft w:val="0"/>
              <w:marRight w:val="0"/>
              <w:marTop w:val="0"/>
              <w:marBottom w:val="0"/>
              <w:divBdr>
                <w:top w:val="none" w:sz="0" w:space="0" w:color="auto"/>
                <w:left w:val="none" w:sz="0" w:space="0" w:color="auto"/>
                <w:bottom w:val="none" w:sz="0" w:space="0" w:color="auto"/>
                <w:right w:val="none" w:sz="0" w:space="0" w:color="auto"/>
              </w:divBdr>
            </w:div>
            <w:div w:id="2133089217">
              <w:marLeft w:val="0"/>
              <w:marRight w:val="0"/>
              <w:marTop w:val="0"/>
              <w:marBottom w:val="0"/>
              <w:divBdr>
                <w:top w:val="none" w:sz="0" w:space="0" w:color="auto"/>
                <w:left w:val="none" w:sz="0" w:space="0" w:color="auto"/>
                <w:bottom w:val="none" w:sz="0" w:space="0" w:color="auto"/>
                <w:right w:val="none" w:sz="0" w:space="0" w:color="auto"/>
              </w:divBdr>
            </w:div>
            <w:div w:id="379715889">
              <w:marLeft w:val="0"/>
              <w:marRight w:val="0"/>
              <w:marTop w:val="0"/>
              <w:marBottom w:val="0"/>
              <w:divBdr>
                <w:top w:val="none" w:sz="0" w:space="0" w:color="auto"/>
                <w:left w:val="none" w:sz="0" w:space="0" w:color="auto"/>
                <w:bottom w:val="none" w:sz="0" w:space="0" w:color="auto"/>
                <w:right w:val="none" w:sz="0" w:space="0" w:color="auto"/>
              </w:divBdr>
            </w:div>
            <w:div w:id="1176001307">
              <w:marLeft w:val="0"/>
              <w:marRight w:val="0"/>
              <w:marTop w:val="0"/>
              <w:marBottom w:val="0"/>
              <w:divBdr>
                <w:top w:val="none" w:sz="0" w:space="0" w:color="auto"/>
                <w:left w:val="none" w:sz="0" w:space="0" w:color="auto"/>
                <w:bottom w:val="none" w:sz="0" w:space="0" w:color="auto"/>
                <w:right w:val="none" w:sz="0" w:space="0" w:color="auto"/>
              </w:divBdr>
            </w:div>
            <w:div w:id="948388199">
              <w:marLeft w:val="0"/>
              <w:marRight w:val="0"/>
              <w:marTop w:val="0"/>
              <w:marBottom w:val="0"/>
              <w:divBdr>
                <w:top w:val="none" w:sz="0" w:space="0" w:color="auto"/>
                <w:left w:val="none" w:sz="0" w:space="0" w:color="auto"/>
                <w:bottom w:val="none" w:sz="0" w:space="0" w:color="auto"/>
                <w:right w:val="none" w:sz="0" w:space="0" w:color="auto"/>
              </w:divBdr>
            </w:div>
            <w:div w:id="671378482">
              <w:marLeft w:val="0"/>
              <w:marRight w:val="0"/>
              <w:marTop w:val="0"/>
              <w:marBottom w:val="0"/>
              <w:divBdr>
                <w:top w:val="none" w:sz="0" w:space="0" w:color="auto"/>
                <w:left w:val="none" w:sz="0" w:space="0" w:color="auto"/>
                <w:bottom w:val="none" w:sz="0" w:space="0" w:color="auto"/>
                <w:right w:val="none" w:sz="0" w:space="0" w:color="auto"/>
              </w:divBdr>
            </w:div>
            <w:div w:id="1881898694">
              <w:marLeft w:val="0"/>
              <w:marRight w:val="0"/>
              <w:marTop w:val="0"/>
              <w:marBottom w:val="0"/>
              <w:divBdr>
                <w:top w:val="none" w:sz="0" w:space="0" w:color="auto"/>
                <w:left w:val="none" w:sz="0" w:space="0" w:color="auto"/>
                <w:bottom w:val="none" w:sz="0" w:space="0" w:color="auto"/>
                <w:right w:val="none" w:sz="0" w:space="0" w:color="auto"/>
              </w:divBdr>
            </w:div>
            <w:div w:id="794837441">
              <w:marLeft w:val="0"/>
              <w:marRight w:val="0"/>
              <w:marTop w:val="0"/>
              <w:marBottom w:val="0"/>
              <w:divBdr>
                <w:top w:val="none" w:sz="0" w:space="0" w:color="auto"/>
                <w:left w:val="none" w:sz="0" w:space="0" w:color="auto"/>
                <w:bottom w:val="none" w:sz="0" w:space="0" w:color="auto"/>
                <w:right w:val="none" w:sz="0" w:space="0" w:color="auto"/>
              </w:divBdr>
            </w:div>
            <w:div w:id="624434050">
              <w:marLeft w:val="0"/>
              <w:marRight w:val="0"/>
              <w:marTop w:val="0"/>
              <w:marBottom w:val="0"/>
              <w:divBdr>
                <w:top w:val="none" w:sz="0" w:space="0" w:color="auto"/>
                <w:left w:val="none" w:sz="0" w:space="0" w:color="auto"/>
                <w:bottom w:val="none" w:sz="0" w:space="0" w:color="auto"/>
                <w:right w:val="none" w:sz="0" w:space="0" w:color="auto"/>
              </w:divBdr>
            </w:div>
            <w:div w:id="1557162392">
              <w:marLeft w:val="0"/>
              <w:marRight w:val="0"/>
              <w:marTop w:val="0"/>
              <w:marBottom w:val="0"/>
              <w:divBdr>
                <w:top w:val="none" w:sz="0" w:space="0" w:color="auto"/>
                <w:left w:val="none" w:sz="0" w:space="0" w:color="auto"/>
                <w:bottom w:val="none" w:sz="0" w:space="0" w:color="auto"/>
                <w:right w:val="none" w:sz="0" w:space="0" w:color="auto"/>
              </w:divBdr>
            </w:div>
            <w:div w:id="280308135">
              <w:marLeft w:val="0"/>
              <w:marRight w:val="0"/>
              <w:marTop w:val="0"/>
              <w:marBottom w:val="0"/>
              <w:divBdr>
                <w:top w:val="none" w:sz="0" w:space="0" w:color="auto"/>
                <w:left w:val="none" w:sz="0" w:space="0" w:color="auto"/>
                <w:bottom w:val="none" w:sz="0" w:space="0" w:color="auto"/>
                <w:right w:val="none" w:sz="0" w:space="0" w:color="auto"/>
              </w:divBdr>
            </w:div>
            <w:div w:id="13191970">
              <w:marLeft w:val="0"/>
              <w:marRight w:val="0"/>
              <w:marTop w:val="0"/>
              <w:marBottom w:val="0"/>
              <w:divBdr>
                <w:top w:val="none" w:sz="0" w:space="0" w:color="auto"/>
                <w:left w:val="none" w:sz="0" w:space="0" w:color="auto"/>
                <w:bottom w:val="none" w:sz="0" w:space="0" w:color="auto"/>
                <w:right w:val="none" w:sz="0" w:space="0" w:color="auto"/>
              </w:divBdr>
            </w:div>
            <w:div w:id="1923903513">
              <w:marLeft w:val="0"/>
              <w:marRight w:val="0"/>
              <w:marTop w:val="0"/>
              <w:marBottom w:val="0"/>
              <w:divBdr>
                <w:top w:val="none" w:sz="0" w:space="0" w:color="auto"/>
                <w:left w:val="none" w:sz="0" w:space="0" w:color="auto"/>
                <w:bottom w:val="none" w:sz="0" w:space="0" w:color="auto"/>
                <w:right w:val="none" w:sz="0" w:space="0" w:color="auto"/>
              </w:divBdr>
            </w:div>
            <w:div w:id="198320033">
              <w:marLeft w:val="0"/>
              <w:marRight w:val="0"/>
              <w:marTop w:val="0"/>
              <w:marBottom w:val="0"/>
              <w:divBdr>
                <w:top w:val="none" w:sz="0" w:space="0" w:color="auto"/>
                <w:left w:val="none" w:sz="0" w:space="0" w:color="auto"/>
                <w:bottom w:val="none" w:sz="0" w:space="0" w:color="auto"/>
                <w:right w:val="none" w:sz="0" w:space="0" w:color="auto"/>
              </w:divBdr>
            </w:div>
            <w:div w:id="1727337311">
              <w:marLeft w:val="0"/>
              <w:marRight w:val="0"/>
              <w:marTop w:val="0"/>
              <w:marBottom w:val="0"/>
              <w:divBdr>
                <w:top w:val="none" w:sz="0" w:space="0" w:color="auto"/>
                <w:left w:val="none" w:sz="0" w:space="0" w:color="auto"/>
                <w:bottom w:val="none" w:sz="0" w:space="0" w:color="auto"/>
                <w:right w:val="none" w:sz="0" w:space="0" w:color="auto"/>
              </w:divBdr>
            </w:div>
            <w:div w:id="575209920">
              <w:marLeft w:val="0"/>
              <w:marRight w:val="0"/>
              <w:marTop w:val="0"/>
              <w:marBottom w:val="0"/>
              <w:divBdr>
                <w:top w:val="none" w:sz="0" w:space="0" w:color="auto"/>
                <w:left w:val="none" w:sz="0" w:space="0" w:color="auto"/>
                <w:bottom w:val="none" w:sz="0" w:space="0" w:color="auto"/>
                <w:right w:val="none" w:sz="0" w:space="0" w:color="auto"/>
              </w:divBdr>
            </w:div>
            <w:div w:id="843859803">
              <w:marLeft w:val="0"/>
              <w:marRight w:val="0"/>
              <w:marTop w:val="0"/>
              <w:marBottom w:val="0"/>
              <w:divBdr>
                <w:top w:val="none" w:sz="0" w:space="0" w:color="auto"/>
                <w:left w:val="none" w:sz="0" w:space="0" w:color="auto"/>
                <w:bottom w:val="none" w:sz="0" w:space="0" w:color="auto"/>
                <w:right w:val="none" w:sz="0" w:space="0" w:color="auto"/>
              </w:divBdr>
            </w:div>
            <w:div w:id="96875531">
              <w:marLeft w:val="0"/>
              <w:marRight w:val="0"/>
              <w:marTop w:val="0"/>
              <w:marBottom w:val="0"/>
              <w:divBdr>
                <w:top w:val="none" w:sz="0" w:space="0" w:color="auto"/>
                <w:left w:val="none" w:sz="0" w:space="0" w:color="auto"/>
                <w:bottom w:val="none" w:sz="0" w:space="0" w:color="auto"/>
                <w:right w:val="none" w:sz="0" w:space="0" w:color="auto"/>
              </w:divBdr>
            </w:div>
            <w:div w:id="846945608">
              <w:marLeft w:val="0"/>
              <w:marRight w:val="0"/>
              <w:marTop w:val="0"/>
              <w:marBottom w:val="0"/>
              <w:divBdr>
                <w:top w:val="none" w:sz="0" w:space="0" w:color="auto"/>
                <w:left w:val="none" w:sz="0" w:space="0" w:color="auto"/>
                <w:bottom w:val="none" w:sz="0" w:space="0" w:color="auto"/>
                <w:right w:val="none" w:sz="0" w:space="0" w:color="auto"/>
              </w:divBdr>
            </w:div>
            <w:div w:id="643776168">
              <w:marLeft w:val="0"/>
              <w:marRight w:val="0"/>
              <w:marTop w:val="0"/>
              <w:marBottom w:val="0"/>
              <w:divBdr>
                <w:top w:val="none" w:sz="0" w:space="0" w:color="auto"/>
                <w:left w:val="none" w:sz="0" w:space="0" w:color="auto"/>
                <w:bottom w:val="none" w:sz="0" w:space="0" w:color="auto"/>
                <w:right w:val="none" w:sz="0" w:space="0" w:color="auto"/>
              </w:divBdr>
            </w:div>
            <w:div w:id="1522626012">
              <w:marLeft w:val="0"/>
              <w:marRight w:val="0"/>
              <w:marTop w:val="0"/>
              <w:marBottom w:val="0"/>
              <w:divBdr>
                <w:top w:val="none" w:sz="0" w:space="0" w:color="auto"/>
                <w:left w:val="none" w:sz="0" w:space="0" w:color="auto"/>
                <w:bottom w:val="none" w:sz="0" w:space="0" w:color="auto"/>
                <w:right w:val="none" w:sz="0" w:space="0" w:color="auto"/>
              </w:divBdr>
            </w:div>
            <w:div w:id="971447142">
              <w:marLeft w:val="0"/>
              <w:marRight w:val="0"/>
              <w:marTop w:val="0"/>
              <w:marBottom w:val="0"/>
              <w:divBdr>
                <w:top w:val="none" w:sz="0" w:space="0" w:color="auto"/>
                <w:left w:val="none" w:sz="0" w:space="0" w:color="auto"/>
                <w:bottom w:val="none" w:sz="0" w:space="0" w:color="auto"/>
                <w:right w:val="none" w:sz="0" w:space="0" w:color="auto"/>
              </w:divBdr>
            </w:div>
            <w:div w:id="645008424">
              <w:marLeft w:val="0"/>
              <w:marRight w:val="0"/>
              <w:marTop w:val="0"/>
              <w:marBottom w:val="0"/>
              <w:divBdr>
                <w:top w:val="none" w:sz="0" w:space="0" w:color="auto"/>
                <w:left w:val="none" w:sz="0" w:space="0" w:color="auto"/>
                <w:bottom w:val="none" w:sz="0" w:space="0" w:color="auto"/>
                <w:right w:val="none" w:sz="0" w:space="0" w:color="auto"/>
              </w:divBdr>
            </w:div>
            <w:div w:id="2019456080">
              <w:marLeft w:val="0"/>
              <w:marRight w:val="0"/>
              <w:marTop w:val="0"/>
              <w:marBottom w:val="0"/>
              <w:divBdr>
                <w:top w:val="none" w:sz="0" w:space="0" w:color="auto"/>
                <w:left w:val="none" w:sz="0" w:space="0" w:color="auto"/>
                <w:bottom w:val="none" w:sz="0" w:space="0" w:color="auto"/>
                <w:right w:val="none" w:sz="0" w:space="0" w:color="auto"/>
              </w:divBdr>
            </w:div>
            <w:div w:id="952828755">
              <w:marLeft w:val="0"/>
              <w:marRight w:val="0"/>
              <w:marTop w:val="0"/>
              <w:marBottom w:val="0"/>
              <w:divBdr>
                <w:top w:val="none" w:sz="0" w:space="0" w:color="auto"/>
                <w:left w:val="none" w:sz="0" w:space="0" w:color="auto"/>
                <w:bottom w:val="none" w:sz="0" w:space="0" w:color="auto"/>
                <w:right w:val="none" w:sz="0" w:space="0" w:color="auto"/>
              </w:divBdr>
            </w:div>
            <w:div w:id="294410537">
              <w:marLeft w:val="0"/>
              <w:marRight w:val="0"/>
              <w:marTop w:val="0"/>
              <w:marBottom w:val="0"/>
              <w:divBdr>
                <w:top w:val="none" w:sz="0" w:space="0" w:color="auto"/>
                <w:left w:val="none" w:sz="0" w:space="0" w:color="auto"/>
                <w:bottom w:val="none" w:sz="0" w:space="0" w:color="auto"/>
                <w:right w:val="none" w:sz="0" w:space="0" w:color="auto"/>
              </w:divBdr>
            </w:div>
            <w:div w:id="274750681">
              <w:marLeft w:val="0"/>
              <w:marRight w:val="0"/>
              <w:marTop w:val="0"/>
              <w:marBottom w:val="0"/>
              <w:divBdr>
                <w:top w:val="none" w:sz="0" w:space="0" w:color="auto"/>
                <w:left w:val="none" w:sz="0" w:space="0" w:color="auto"/>
                <w:bottom w:val="none" w:sz="0" w:space="0" w:color="auto"/>
                <w:right w:val="none" w:sz="0" w:space="0" w:color="auto"/>
              </w:divBdr>
            </w:div>
            <w:div w:id="428501634">
              <w:marLeft w:val="0"/>
              <w:marRight w:val="0"/>
              <w:marTop w:val="0"/>
              <w:marBottom w:val="0"/>
              <w:divBdr>
                <w:top w:val="none" w:sz="0" w:space="0" w:color="auto"/>
                <w:left w:val="none" w:sz="0" w:space="0" w:color="auto"/>
                <w:bottom w:val="none" w:sz="0" w:space="0" w:color="auto"/>
                <w:right w:val="none" w:sz="0" w:space="0" w:color="auto"/>
              </w:divBdr>
            </w:div>
            <w:div w:id="876240571">
              <w:marLeft w:val="0"/>
              <w:marRight w:val="0"/>
              <w:marTop w:val="0"/>
              <w:marBottom w:val="0"/>
              <w:divBdr>
                <w:top w:val="none" w:sz="0" w:space="0" w:color="auto"/>
                <w:left w:val="none" w:sz="0" w:space="0" w:color="auto"/>
                <w:bottom w:val="none" w:sz="0" w:space="0" w:color="auto"/>
                <w:right w:val="none" w:sz="0" w:space="0" w:color="auto"/>
              </w:divBdr>
            </w:div>
            <w:div w:id="1525095300">
              <w:marLeft w:val="0"/>
              <w:marRight w:val="0"/>
              <w:marTop w:val="0"/>
              <w:marBottom w:val="0"/>
              <w:divBdr>
                <w:top w:val="none" w:sz="0" w:space="0" w:color="auto"/>
                <w:left w:val="none" w:sz="0" w:space="0" w:color="auto"/>
                <w:bottom w:val="none" w:sz="0" w:space="0" w:color="auto"/>
                <w:right w:val="none" w:sz="0" w:space="0" w:color="auto"/>
              </w:divBdr>
            </w:div>
            <w:div w:id="728578657">
              <w:marLeft w:val="0"/>
              <w:marRight w:val="0"/>
              <w:marTop w:val="0"/>
              <w:marBottom w:val="0"/>
              <w:divBdr>
                <w:top w:val="none" w:sz="0" w:space="0" w:color="auto"/>
                <w:left w:val="none" w:sz="0" w:space="0" w:color="auto"/>
                <w:bottom w:val="none" w:sz="0" w:space="0" w:color="auto"/>
                <w:right w:val="none" w:sz="0" w:space="0" w:color="auto"/>
              </w:divBdr>
            </w:div>
            <w:div w:id="1082261776">
              <w:marLeft w:val="0"/>
              <w:marRight w:val="0"/>
              <w:marTop w:val="0"/>
              <w:marBottom w:val="0"/>
              <w:divBdr>
                <w:top w:val="none" w:sz="0" w:space="0" w:color="auto"/>
                <w:left w:val="none" w:sz="0" w:space="0" w:color="auto"/>
                <w:bottom w:val="none" w:sz="0" w:space="0" w:color="auto"/>
                <w:right w:val="none" w:sz="0" w:space="0" w:color="auto"/>
              </w:divBdr>
            </w:div>
            <w:div w:id="1081878779">
              <w:marLeft w:val="0"/>
              <w:marRight w:val="0"/>
              <w:marTop w:val="0"/>
              <w:marBottom w:val="0"/>
              <w:divBdr>
                <w:top w:val="none" w:sz="0" w:space="0" w:color="auto"/>
                <w:left w:val="none" w:sz="0" w:space="0" w:color="auto"/>
                <w:bottom w:val="none" w:sz="0" w:space="0" w:color="auto"/>
                <w:right w:val="none" w:sz="0" w:space="0" w:color="auto"/>
              </w:divBdr>
            </w:div>
            <w:div w:id="926041086">
              <w:marLeft w:val="0"/>
              <w:marRight w:val="0"/>
              <w:marTop w:val="0"/>
              <w:marBottom w:val="0"/>
              <w:divBdr>
                <w:top w:val="none" w:sz="0" w:space="0" w:color="auto"/>
                <w:left w:val="none" w:sz="0" w:space="0" w:color="auto"/>
                <w:bottom w:val="none" w:sz="0" w:space="0" w:color="auto"/>
                <w:right w:val="none" w:sz="0" w:space="0" w:color="auto"/>
              </w:divBdr>
            </w:div>
            <w:div w:id="7414029">
              <w:marLeft w:val="0"/>
              <w:marRight w:val="0"/>
              <w:marTop w:val="0"/>
              <w:marBottom w:val="0"/>
              <w:divBdr>
                <w:top w:val="none" w:sz="0" w:space="0" w:color="auto"/>
                <w:left w:val="none" w:sz="0" w:space="0" w:color="auto"/>
                <w:bottom w:val="none" w:sz="0" w:space="0" w:color="auto"/>
                <w:right w:val="none" w:sz="0" w:space="0" w:color="auto"/>
              </w:divBdr>
              <w:divsChild>
                <w:div w:id="1891376619">
                  <w:marLeft w:val="0"/>
                  <w:marRight w:val="0"/>
                  <w:marTop w:val="0"/>
                  <w:marBottom w:val="0"/>
                  <w:divBdr>
                    <w:top w:val="none" w:sz="0" w:space="0" w:color="auto"/>
                    <w:left w:val="none" w:sz="0" w:space="0" w:color="auto"/>
                    <w:bottom w:val="none" w:sz="0" w:space="0" w:color="auto"/>
                    <w:right w:val="none" w:sz="0" w:space="0" w:color="auto"/>
                  </w:divBdr>
                </w:div>
                <w:div w:id="1475488644">
                  <w:marLeft w:val="0"/>
                  <w:marRight w:val="0"/>
                  <w:marTop w:val="0"/>
                  <w:marBottom w:val="0"/>
                  <w:divBdr>
                    <w:top w:val="none" w:sz="0" w:space="0" w:color="auto"/>
                    <w:left w:val="none" w:sz="0" w:space="0" w:color="auto"/>
                    <w:bottom w:val="none" w:sz="0" w:space="0" w:color="auto"/>
                    <w:right w:val="none" w:sz="0" w:space="0" w:color="auto"/>
                  </w:divBdr>
                </w:div>
                <w:div w:id="46073306">
                  <w:marLeft w:val="0"/>
                  <w:marRight w:val="0"/>
                  <w:marTop w:val="0"/>
                  <w:marBottom w:val="0"/>
                  <w:divBdr>
                    <w:top w:val="none" w:sz="0" w:space="0" w:color="auto"/>
                    <w:left w:val="none" w:sz="0" w:space="0" w:color="auto"/>
                    <w:bottom w:val="none" w:sz="0" w:space="0" w:color="auto"/>
                    <w:right w:val="none" w:sz="0" w:space="0" w:color="auto"/>
                  </w:divBdr>
                </w:div>
                <w:div w:id="1984193202">
                  <w:marLeft w:val="0"/>
                  <w:marRight w:val="0"/>
                  <w:marTop w:val="0"/>
                  <w:marBottom w:val="0"/>
                  <w:divBdr>
                    <w:top w:val="none" w:sz="0" w:space="0" w:color="auto"/>
                    <w:left w:val="none" w:sz="0" w:space="0" w:color="auto"/>
                    <w:bottom w:val="none" w:sz="0" w:space="0" w:color="auto"/>
                    <w:right w:val="none" w:sz="0" w:space="0" w:color="auto"/>
                  </w:divBdr>
                </w:div>
                <w:div w:id="2102215892">
                  <w:marLeft w:val="0"/>
                  <w:marRight w:val="0"/>
                  <w:marTop w:val="0"/>
                  <w:marBottom w:val="0"/>
                  <w:divBdr>
                    <w:top w:val="none" w:sz="0" w:space="0" w:color="auto"/>
                    <w:left w:val="none" w:sz="0" w:space="0" w:color="auto"/>
                    <w:bottom w:val="none" w:sz="0" w:space="0" w:color="auto"/>
                    <w:right w:val="none" w:sz="0" w:space="0" w:color="auto"/>
                  </w:divBdr>
                </w:div>
                <w:div w:id="605774646">
                  <w:marLeft w:val="0"/>
                  <w:marRight w:val="0"/>
                  <w:marTop w:val="0"/>
                  <w:marBottom w:val="0"/>
                  <w:divBdr>
                    <w:top w:val="none" w:sz="0" w:space="0" w:color="auto"/>
                    <w:left w:val="none" w:sz="0" w:space="0" w:color="auto"/>
                    <w:bottom w:val="none" w:sz="0" w:space="0" w:color="auto"/>
                    <w:right w:val="none" w:sz="0" w:space="0" w:color="auto"/>
                  </w:divBdr>
                </w:div>
                <w:div w:id="609361193">
                  <w:marLeft w:val="0"/>
                  <w:marRight w:val="0"/>
                  <w:marTop w:val="0"/>
                  <w:marBottom w:val="0"/>
                  <w:divBdr>
                    <w:top w:val="none" w:sz="0" w:space="0" w:color="auto"/>
                    <w:left w:val="none" w:sz="0" w:space="0" w:color="auto"/>
                    <w:bottom w:val="none" w:sz="0" w:space="0" w:color="auto"/>
                    <w:right w:val="none" w:sz="0" w:space="0" w:color="auto"/>
                  </w:divBdr>
                </w:div>
                <w:div w:id="976884157">
                  <w:marLeft w:val="0"/>
                  <w:marRight w:val="0"/>
                  <w:marTop w:val="0"/>
                  <w:marBottom w:val="0"/>
                  <w:divBdr>
                    <w:top w:val="none" w:sz="0" w:space="0" w:color="auto"/>
                    <w:left w:val="none" w:sz="0" w:space="0" w:color="auto"/>
                    <w:bottom w:val="none" w:sz="0" w:space="0" w:color="auto"/>
                    <w:right w:val="none" w:sz="0" w:space="0" w:color="auto"/>
                  </w:divBdr>
                </w:div>
                <w:div w:id="23988736">
                  <w:marLeft w:val="0"/>
                  <w:marRight w:val="0"/>
                  <w:marTop w:val="0"/>
                  <w:marBottom w:val="0"/>
                  <w:divBdr>
                    <w:top w:val="none" w:sz="0" w:space="0" w:color="auto"/>
                    <w:left w:val="none" w:sz="0" w:space="0" w:color="auto"/>
                    <w:bottom w:val="none" w:sz="0" w:space="0" w:color="auto"/>
                    <w:right w:val="none" w:sz="0" w:space="0" w:color="auto"/>
                  </w:divBdr>
                </w:div>
                <w:div w:id="712310857">
                  <w:marLeft w:val="0"/>
                  <w:marRight w:val="0"/>
                  <w:marTop w:val="0"/>
                  <w:marBottom w:val="0"/>
                  <w:divBdr>
                    <w:top w:val="none" w:sz="0" w:space="0" w:color="auto"/>
                    <w:left w:val="none" w:sz="0" w:space="0" w:color="auto"/>
                    <w:bottom w:val="none" w:sz="0" w:space="0" w:color="auto"/>
                    <w:right w:val="none" w:sz="0" w:space="0" w:color="auto"/>
                  </w:divBdr>
                </w:div>
                <w:div w:id="1822186610">
                  <w:marLeft w:val="0"/>
                  <w:marRight w:val="0"/>
                  <w:marTop w:val="0"/>
                  <w:marBottom w:val="0"/>
                  <w:divBdr>
                    <w:top w:val="none" w:sz="0" w:space="0" w:color="auto"/>
                    <w:left w:val="none" w:sz="0" w:space="0" w:color="auto"/>
                    <w:bottom w:val="none" w:sz="0" w:space="0" w:color="auto"/>
                    <w:right w:val="none" w:sz="0" w:space="0" w:color="auto"/>
                  </w:divBdr>
                </w:div>
                <w:div w:id="485320722">
                  <w:marLeft w:val="0"/>
                  <w:marRight w:val="0"/>
                  <w:marTop w:val="0"/>
                  <w:marBottom w:val="0"/>
                  <w:divBdr>
                    <w:top w:val="none" w:sz="0" w:space="0" w:color="auto"/>
                    <w:left w:val="none" w:sz="0" w:space="0" w:color="auto"/>
                    <w:bottom w:val="none" w:sz="0" w:space="0" w:color="auto"/>
                    <w:right w:val="none" w:sz="0" w:space="0" w:color="auto"/>
                  </w:divBdr>
                </w:div>
                <w:div w:id="455022526">
                  <w:marLeft w:val="0"/>
                  <w:marRight w:val="0"/>
                  <w:marTop w:val="0"/>
                  <w:marBottom w:val="0"/>
                  <w:divBdr>
                    <w:top w:val="none" w:sz="0" w:space="0" w:color="auto"/>
                    <w:left w:val="none" w:sz="0" w:space="0" w:color="auto"/>
                    <w:bottom w:val="none" w:sz="0" w:space="0" w:color="auto"/>
                    <w:right w:val="none" w:sz="0" w:space="0" w:color="auto"/>
                  </w:divBdr>
                </w:div>
                <w:div w:id="1525099541">
                  <w:marLeft w:val="0"/>
                  <w:marRight w:val="0"/>
                  <w:marTop w:val="0"/>
                  <w:marBottom w:val="0"/>
                  <w:divBdr>
                    <w:top w:val="none" w:sz="0" w:space="0" w:color="auto"/>
                    <w:left w:val="none" w:sz="0" w:space="0" w:color="auto"/>
                    <w:bottom w:val="none" w:sz="0" w:space="0" w:color="auto"/>
                    <w:right w:val="none" w:sz="0" w:space="0" w:color="auto"/>
                  </w:divBdr>
                </w:div>
                <w:div w:id="839855792">
                  <w:marLeft w:val="0"/>
                  <w:marRight w:val="0"/>
                  <w:marTop w:val="0"/>
                  <w:marBottom w:val="0"/>
                  <w:divBdr>
                    <w:top w:val="none" w:sz="0" w:space="0" w:color="auto"/>
                    <w:left w:val="none" w:sz="0" w:space="0" w:color="auto"/>
                    <w:bottom w:val="none" w:sz="0" w:space="0" w:color="auto"/>
                    <w:right w:val="none" w:sz="0" w:space="0" w:color="auto"/>
                  </w:divBdr>
                </w:div>
                <w:div w:id="465398407">
                  <w:marLeft w:val="0"/>
                  <w:marRight w:val="0"/>
                  <w:marTop w:val="0"/>
                  <w:marBottom w:val="0"/>
                  <w:divBdr>
                    <w:top w:val="none" w:sz="0" w:space="0" w:color="auto"/>
                    <w:left w:val="none" w:sz="0" w:space="0" w:color="auto"/>
                    <w:bottom w:val="none" w:sz="0" w:space="0" w:color="auto"/>
                    <w:right w:val="none" w:sz="0" w:space="0" w:color="auto"/>
                  </w:divBdr>
                </w:div>
                <w:div w:id="1777796691">
                  <w:marLeft w:val="0"/>
                  <w:marRight w:val="0"/>
                  <w:marTop w:val="0"/>
                  <w:marBottom w:val="0"/>
                  <w:divBdr>
                    <w:top w:val="none" w:sz="0" w:space="0" w:color="auto"/>
                    <w:left w:val="none" w:sz="0" w:space="0" w:color="auto"/>
                    <w:bottom w:val="none" w:sz="0" w:space="0" w:color="auto"/>
                    <w:right w:val="none" w:sz="0" w:space="0" w:color="auto"/>
                  </w:divBdr>
                </w:div>
                <w:div w:id="599609293">
                  <w:marLeft w:val="0"/>
                  <w:marRight w:val="0"/>
                  <w:marTop w:val="0"/>
                  <w:marBottom w:val="0"/>
                  <w:divBdr>
                    <w:top w:val="none" w:sz="0" w:space="0" w:color="auto"/>
                    <w:left w:val="none" w:sz="0" w:space="0" w:color="auto"/>
                    <w:bottom w:val="none" w:sz="0" w:space="0" w:color="auto"/>
                    <w:right w:val="none" w:sz="0" w:space="0" w:color="auto"/>
                  </w:divBdr>
                </w:div>
                <w:div w:id="121313874">
                  <w:marLeft w:val="0"/>
                  <w:marRight w:val="0"/>
                  <w:marTop w:val="0"/>
                  <w:marBottom w:val="0"/>
                  <w:divBdr>
                    <w:top w:val="none" w:sz="0" w:space="0" w:color="auto"/>
                    <w:left w:val="none" w:sz="0" w:space="0" w:color="auto"/>
                    <w:bottom w:val="none" w:sz="0" w:space="0" w:color="auto"/>
                    <w:right w:val="none" w:sz="0" w:space="0" w:color="auto"/>
                  </w:divBdr>
                </w:div>
              </w:divsChild>
            </w:div>
            <w:div w:id="248083683">
              <w:marLeft w:val="0"/>
              <w:marRight w:val="0"/>
              <w:marTop w:val="0"/>
              <w:marBottom w:val="0"/>
              <w:divBdr>
                <w:top w:val="none" w:sz="0" w:space="0" w:color="auto"/>
                <w:left w:val="none" w:sz="0" w:space="0" w:color="auto"/>
                <w:bottom w:val="none" w:sz="0" w:space="0" w:color="auto"/>
                <w:right w:val="none" w:sz="0" w:space="0" w:color="auto"/>
              </w:divBdr>
            </w:div>
            <w:div w:id="1634098565">
              <w:marLeft w:val="0"/>
              <w:marRight w:val="0"/>
              <w:marTop w:val="0"/>
              <w:marBottom w:val="0"/>
              <w:divBdr>
                <w:top w:val="none" w:sz="0" w:space="0" w:color="auto"/>
                <w:left w:val="none" w:sz="0" w:space="0" w:color="auto"/>
                <w:bottom w:val="none" w:sz="0" w:space="0" w:color="auto"/>
                <w:right w:val="none" w:sz="0" w:space="0" w:color="auto"/>
              </w:divBdr>
            </w:div>
            <w:div w:id="1522283164">
              <w:marLeft w:val="0"/>
              <w:marRight w:val="0"/>
              <w:marTop w:val="0"/>
              <w:marBottom w:val="0"/>
              <w:divBdr>
                <w:top w:val="none" w:sz="0" w:space="0" w:color="auto"/>
                <w:left w:val="none" w:sz="0" w:space="0" w:color="auto"/>
                <w:bottom w:val="none" w:sz="0" w:space="0" w:color="auto"/>
                <w:right w:val="none" w:sz="0" w:space="0" w:color="auto"/>
              </w:divBdr>
            </w:div>
            <w:div w:id="684131113">
              <w:marLeft w:val="0"/>
              <w:marRight w:val="0"/>
              <w:marTop w:val="0"/>
              <w:marBottom w:val="0"/>
              <w:divBdr>
                <w:top w:val="none" w:sz="0" w:space="0" w:color="auto"/>
                <w:left w:val="none" w:sz="0" w:space="0" w:color="auto"/>
                <w:bottom w:val="none" w:sz="0" w:space="0" w:color="auto"/>
                <w:right w:val="none" w:sz="0" w:space="0" w:color="auto"/>
              </w:divBdr>
            </w:div>
            <w:div w:id="903880084">
              <w:marLeft w:val="0"/>
              <w:marRight w:val="0"/>
              <w:marTop w:val="0"/>
              <w:marBottom w:val="0"/>
              <w:divBdr>
                <w:top w:val="none" w:sz="0" w:space="0" w:color="auto"/>
                <w:left w:val="none" w:sz="0" w:space="0" w:color="auto"/>
                <w:bottom w:val="none" w:sz="0" w:space="0" w:color="auto"/>
                <w:right w:val="none" w:sz="0" w:space="0" w:color="auto"/>
              </w:divBdr>
            </w:div>
            <w:div w:id="952906880">
              <w:marLeft w:val="0"/>
              <w:marRight w:val="0"/>
              <w:marTop w:val="0"/>
              <w:marBottom w:val="0"/>
              <w:divBdr>
                <w:top w:val="none" w:sz="0" w:space="0" w:color="auto"/>
                <w:left w:val="none" w:sz="0" w:space="0" w:color="auto"/>
                <w:bottom w:val="none" w:sz="0" w:space="0" w:color="auto"/>
                <w:right w:val="none" w:sz="0" w:space="0" w:color="auto"/>
              </w:divBdr>
            </w:div>
            <w:div w:id="431513935">
              <w:marLeft w:val="0"/>
              <w:marRight w:val="0"/>
              <w:marTop w:val="0"/>
              <w:marBottom w:val="0"/>
              <w:divBdr>
                <w:top w:val="none" w:sz="0" w:space="0" w:color="auto"/>
                <w:left w:val="none" w:sz="0" w:space="0" w:color="auto"/>
                <w:bottom w:val="none" w:sz="0" w:space="0" w:color="auto"/>
                <w:right w:val="none" w:sz="0" w:space="0" w:color="auto"/>
              </w:divBdr>
            </w:div>
            <w:div w:id="702438405">
              <w:marLeft w:val="0"/>
              <w:marRight w:val="0"/>
              <w:marTop w:val="0"/>
              <w:marBottom w:val="0"/>
              <w:divBdr>
                <w:top w:val="none" w:sz="0" w:space="0" w:color="auto"/>
                <w:left w:val="none" w:sz="0" w:space="0" w:color="auto"/>
                <w:bottom w:val="none" w:sz="0" w:space="0" w:color="auto"/>
                <w:right w:val="none" w:sz="0" w:space="0" w:color="auto"/>
              </w:divBdr>
            </w:div>
            <w:div w:id="1547839428">
              <w:marLeft w:val="0"/>
              <w:marRight w:val="0"/>
              <w:marTop w:val="0"/>
              <w:marBottom w:val="0"/>
              <w:divBdr>
                <w:top w:val="none" w:sz="0" w:space="0" w:color="auto"/>
                <w:left w:val="none" w:sz="0" w:space="0" w:color="auto"/>
                <w:bottom w:val="none" w:sz="0" w:space="0" w:color="auto"/>
                <w:right w:val="none" w:sz="0" w:space="0" w:color="auto"/>
              </w:divBdr>
            </w:div>
            <w:div w:id="354620946">
              <w:marLeft w:val="0"/>
              <w:marRight w:val="0"/>
              <w:marTop w:val="0"/>
              <w:marBottom w:val="0"/>
              <w:divBdr>
                <w:top w:val="none" w:sz="0" w:space="0" w:color="auto"/>
                <w:left w:val="none" w:sz="0" w:space="0" w:color="auto"/>
                <w:bottom w:val="none" w:sz="0" w:space="0" w:color="auto"/>
                <w:right w:val="none" w:sz="0" w:space="0" w:color="auto"/>
              </w:divBdr>
            </w:div>
            <w:div w:id="1165896883">
              <w:marLeft w:val="0"/>
              <w:marRight w:val="0"/>
              <w:marTop w:val="0"/>
              <w:marBottom w:val="0"/>
              <w:divBdr>
                <w:top w:val="none" w:sz="0" w:space="0" w:color="auto"/>
                <w:left w:val="none" w:sz="0" w:space="0" w:color="auto"/>
                <w:bottom w:val="none" w:sz="0" w:space="0" w:color="auto"/>
                <w:right w:val="none" w:sz="0" w:space="0" w:color="auto"/>
              </w:divBdr>
            </w:div>
            <w:div w:id="1942103509">
              <w:marLeft w:val="0"/>
              <w:marRight w:val="0"/>
              <w:marTop w:val="0"/>
              <w:marBottom w:val="0"/>
              <w:divBdr>
                <w:top w:val="none" w:sz="0" w:space="0" w:color="auto"/>
                <w:left w:val="none" w:sz="0" w:space="0" w:color="auto"/>
                <w:bottom w:val="none" w:sz="0" w:space="0" w:color="auto"/>
                <w:right w:val="none" w:sz="0" w:space="0" w:color="auto"/>
              </w:divBdr>
            </w:div>
            <w:div w:id="1925261374">
              <w:marLeft w:val="0"/>
              <w:marRight w:val="0"/>
              <w:marTop w:val="0"/>
              <w:marBottom w:val="0"/>
              <w:divBdr>
                <w:top w:val="none" w:sz="0" w:space="0" w:color="auto"/>
                <w:left w:val="none" w:sz="0" w:space="0" w:color="auto"/>
                <w:bottom w:val="none" w:sz="0" w:space="0" w:color="auto"/>
                <w:right w:val="none" w:sz="0" w:space="0" w:color="auto"/>
              </w:divBdr>
            </w:div>
            <w:div w:id="1935627760">
              <w:marLeft w:val="0"/>
              <w:marRight w:val="0"/>
              <w:marTop w:val="0"/>
              <w:marBottom w:val="0"/>
              <w:divBdr>
                <w:top w:val="none" w:sz="0" w:space="0" w:color="auto"/>
                <w:left w:val="none" w:sz="0" w:space="0" w:color="auto"/>
                <w:bottom w:val="none" w:sz="0" w:space="0" w:color="auto"/>
                <w:right w:val="none" w:sz="0" w:space="0" w:color="auto"/>
              </w:divBdr>
            </w:div>
            <w:div w:id="2090616159">
              <w:marLeft w:val="0"/>
              <w:marRight w:val="0"/>
              <w:marTop w:val="0"/>
              <w:marBottom w:val="0"/>
              <w:divBdr>
                <w:top w:val="none" w:sz="0" w:space="0" w:color="auto"/>
                <w:left w:val="none" w:sz="0" w:space="0" w:color="auto"/>
                <w:bottom w:val="none" w:sz="0" w:space="0" w:color="auto"/>
                <w:right w:val="none" w:sz="0" w:space="0" w:color="auto"/>
              </w:divBdr>
            </w:div>
            <w:div w:id="1867789699">
              <w:marLeft w:val="0"/>
              <w:marRight w:val="0"/>
              <w:marTop w:val="0"/>
              <w:marBottom w:val="0"/>
              <w:divBdr>
                <w:top w:val="none" w:sz="0" w:space="0" w:color="auto"/>
                <w:left w:val="none" w:sz="0" w:space="0" w:color="auto"/>
                <w:bottom w:val="none" w:sz="0" w:space="0" w:color="auto"/>
                <w:right w:val="none" w:sz="0" w:space="0" w:color="auto"/>
              </w:divBdr>
            </w:div>
            <w:div w:id="1777670575">
              <w:marLeft w:val="0"/>
              <w:marRight w:val="0"/>
              <w:marTop w:val="0"/>
              <w:marBottom w:val="0"/>
              <w:divBdr>
                <w:top w:val="none" w:sz="0" w:space="0" w:color="auto"/>
                <w:left w:val="none" w:sz="0" w:space="0" w:color="auto"/>
                <w:bottom w:val="none" w:sz="0" w:space="0" w:color="auto"/>
                <w:right w:val="none" w:sz="0" w:space="0" w:color="auto"/>
              </w:divBdr>
            </w:div>
            <w:div w:id="1350720697">
              <w:marLeft w:val="0"/>
              <w:marRight w:val="0"/>
              <w:marTop w:val="0"/>
              <w:marBottom w:val="0"/>
              <w:divBdr>
                <w:top w:val="none" w:sz="0" w:space="0" w:color="auto"/>
                <w:left w:val="none" w:sz="0" w:space="0" w:color="auto"/>
                <w:bottom w:val="none" w:sz="0" w:space="0" w:color="auto"/>
                <w:right w:val="none" w:sz="0" w:space="0" w:color="auto"/>
              </w:divBdr>
            </w:div>
            <w:div w:id="1118719216">
              <w:marLeft w:val="0"/>
              <w:marRight w:val="0"/>
              <w:marTop w:val="0"/>
              <w:marBottom w:val="0"/>
              <w:divBdr>
                <w:top w:val="none" w:sz="0" w:space="0" w:color="auto"/>
                <w:left w:val="none" w:sz="0" w:space="0" w:color="auto"/>
                <w:bottom w:val="none" w:sz="0" w:space="0" w:color="auto"/>
                <w:right w:val="none" w:sz="0" w:space="0" w:color="auto"/>
              </w:divBdr>
            </w:div>
            <w:div w:id="998191047">
              <w:marLeft w:val="0"/>
              <w:marRight w:val="0"/>
              <w:marTop w:val="0"/>
              <w:marBottom w:val="0"/>
              <w:divBdr>
                <w:top w:val="none" w:sz="0" w:space="0" w:color="auto"/>
                <w:left w:val="none" w:sz="0" w:space="0" w:color="auto"/>
                <w:bottom w:val="none" w:sz="0" w:space="0" w:color="auto"/>
                <w:right w:val="none" w:sz="0" w:space="0" w:color="auto"/>
              </w:divBdr>
            </w:div>
            <w:div w:id="1833712472">
              <w:marLeft w:val="0"/>
              <w:marRight w:val="0"/>
              <w:marTop w:val="0"/>
              <w:marBottom w:val="0"/>
              <w:divBdr>
                <w:top w:val="none" w:sz="0" w:space="0" w:color="auto"/>
                <w:left w:val="none" w:sz="0" w:space="0" w:color="auto"/>
                <w:bottom w:val="none" w:sz="0" w:space="0" w:color="auto"/>
                <w:right w:val="none" w:sz="0" w:space="0" w:color="auto"/>
              </w:divBdr>
            </w:div>
            <w:div w:id="948009802">
              <w:marLeft w:val="0"/>
              <w:marRight w:val="0"/>
              <w:marTop w:val="0"/>
              <w:marBottom w:val="0"/>
              <w:divBdr>
                <w:top w:val="none" w:sz="0" w:space="0" w:color="auto"/>
                <w:left w:val="none" w:sz="0" w:space="0" w:color="auto"/>
                <w:bottom w:val="none" w:sz="0" w:space="0" w:color="auto"/>
                <w:right w:val="none" w:sz="0" w:space="0" w:color="auto"/>
              </w:divBdr>
            </w:div>
            <w:div w:id="1940022914">
              <w:marLeft w:val="0"/>
              <w:marRight w:val="0"/>
              <w:marTop w:val="0"/>
              <w:marBottom w:val="0"/>
              <w:divBdr>
                <w:top w:val="none" w:sz="0" w:space="0" w:color="auto"/>
                <w:left w:val="none" w:sz="0" w:space="0" w:color="auto"/>
                <w:bottom w:val="none" w:sz="0" w:space="0" w:color="auto"/>
                <w:right w:val="none" w:sz="0" w:space="0" w:color="auto"/>
              </w:divBdr>
            </w:div>
            <w:div w:id="1092437515">
              <w:marLeft w:val="0"/>
              <w:marRight w:val="0"/>
              <w:marTop w:val="0"/>
              <w:marBottom w:val="0"/>
              <w:divBdr>
                <w:top w:val="none" w:sz="0" w:space="0" w:color="auto"/>
                <w:left w:val="none" w:sz="0" w:space="0" w:color="auto"/>
                <w:bottom w:val="none" w:sz="0" w:space="0" w:color="auto"/>
                <w:right w:val="none" w:sz="0" w:space="0" w:color="auto"/>
              </w:divBdr>
            </w:div>
            <w:div w:id="892501822">
              <w:marLeft w:val="0"/>
              <w:marRight w:val="0"/>
              <w:marTop w:val="0"/>
              <w:marBottom w:val="0"/>
              <w:divBdr>
                <w:top w:val="none" w:sz="0" w:space="0" w:color="auto"/>
                <w:left w:val="none" w:sz="0" w:space="0" w:color="auto"/>
                <w:bottom w:val="none" w:sz="0" w:space="0" w:color="auto"/>
                <w:right w:val="none" w:sz="0" w:space="0" w:color="auto"/>
              </w:divBdr>
            </w:div>
            <w:div w:id="292030774">
              <w:marLeft w:val="0"/>
              <w:marRight w:val="0"/>
              <w:marTop w:val="0"/>
              <w:marBottom w:val="0"/>
              <w:divBdr>
                <w:top w:val="none" w:sz="0" w:space="0" w:color="auto"/>
                <w:left w:val="none" w:sz="0" w:space="0" w:color="auto"/>
                <w:bottom w:val="none" w:sz="0" w:space="0" w:color="auto"/>
                <w:right w:val="none" w:sz="0" w:space="0" w:color="auto"/>
              </w:divBdr>
            </w:div>
            <w:div w:id="1966504073">
              <w:marLeft w:val="0"/>
              <w:marRight w:val="0"/>
              <w:marTop w:val="0"/>
              <w:marBottom w:val="0"/>
              <w:divBdr>
                <w:top w:val="none" w:sz="0" w:space="0" w:color="auto"/>
                <w:left w:val="none" w:sz="0" w:space="0" w:color="auto"/>
                <w:bottom w:val="none" w:sz="0" w:space="0" w:color="auto"/>
                <w:right w:val="none" w:sz="0" w:space="0" w:color="auto"/>
              </w:divBdr>
            </w:div>
            <w:div w:id="1012880219">
              <w:marLeft w:val="0"/>
              <w:marRight w:val="0"/>
              <w:marTop w:val="0"/>
              <w:marBottom w:val="0"/>
              <w:divBdr>
                <w:top w:val="none" w:sz="0" w:space="0" w:color="auto"/>
                <w:left w:val="none" w:sz="0" w:space="0" w:color="auto"/>
                <w:bottom w:val="none" w:sz="0" w:space="0" w:color="auto"/>
                <w:right w:val="none" w:sz="0" w:space="0" w:color="auto"/>
              </w:divBdr>
            </w:div>
            <w:div w:id="1530726378">
              <w:marLeft w:val="0"/>
              <w:marRight w:val="0"/>
              <w:marTop w:val="0"/>
              <w:marBottom w:val="0"/>
              <w:divBdr>
                <w:top w:val="none" w:sz="0" w:space="0" w:color="auto"/>
                <w:left w:val="none" w:sz="0" w:space="0" w:color="auto"/>
                <w:bottom w:val="none" w:sz="0" w:space="0" w:color="auto"/>
                <w:right w:val="none" w:sz="0" w:space="0" w:color="auto"/>
              </w:divBdr>
            </w:div>
            <w:div w:id="429467798">
              <w:marLeft w:val="0"/>
              <w:marRight w:val="0"/>
              <w:marTop w:val="0"/>
              <w:marBottom w:val="0"/>
              <w:divBdr>
                <w:top w:val="none" w:sz="0" w:space="0" w:color="auto"/>
                <w:left w:val="none" w:sz="0" w:space="0" w:color="auto"/>
                <w:bottom w:val="none" w:sz="0" w:space="0" w:color="auto"/>
                <w:right w:val="none" w:sz="0" w:space="0" w:color="auto"/>
              </w:divBdr>
            </w:div>
            <w:div w:id="464585660">
              <w:marLeft w:val="0"/>
              <w:marRight w:val="0"/>
              <w:marTop w:val="0"/>
              <w:marBottom w:val="0"/>
              <w:divBdr>
                <w:top w:val="none" w:sz="0" w:space="0" w:color="auto"/>
                <w:left w:val="none" w:sz="0" w:space="0" w:color="auto"/>
                <w:bottom w:val="none" w:sz="0" w:space="0" w:color="auto"/>
                <w:right w:val="none" w:sz="0" w:space="0" w:color="auto"/>
              </w:divBdr>
            </w:div>
            <w:div w:id="1574855186">
              <w:marLeft w:val="0"/>
              <w:marRight w:val="0"/>
              <w:marTop w:val="0"/>
              <w:marBottom w:val="0"/>
              <w:divBdr>
                <w:top w:val="none" w:sz="0" w:space="0" w:color="auto"/>
                <w:left w:val="none" w:sz="0" w:space="0" w:color="auto"/>
                <w:bottom w:val="none" w:sz="0" w:space="0" w:color="auto"/>
                <w:right w:val="none" w:sz="0" w:space="0" w:color="auto"/>
              </w:divBdr>
            </w:div>
            <w:div w:id="1869221041">
              <w:marLeft w:val="0"/>
              <w:marRight w:val="0"/>
              <w:marTop w:val="0"/>
              <w:marBottom w:val="0"/>
              <w:divBdr>
                <w:top w:val="none" w:sz="0" w:space="0" w:color="auto"/>
                <w:left w:val="none" w:sz="0" w:space="0" w:color="auto"/>
                <w:bottom w:val="none" w:sz="0" w:space="0" w:color="auto"/>
                <w:right w:val="none" w:sz="0" w:space="0" w:color="auto"/>
              </w:divBdr>
            </w:div>
            <w:div w:id="1510295374">
              <w:marLeft w:val="0"/>
              <w:marRight w:val="0"/>
              <w:marTop w:val="0"/>
              <w:marBottom w:val="0"/>
              <w:divBdr>
                <w:top w:val="none" w:sz="0" w:space="0" w:color="auto"/>
                <w:left w:val="none" w:sz="0" w:space="0" w:color="auto"/>
                <w:bottom w:val="none" w:sz="0" w:space="0" w:color="auto"/>
                <w:right w:val="none" w:sz="0" w:space="0" w:color="auto"/>
              </w:divBdr>
              <w:divsChild>
                <w:div w:id="1693608983">
                  <w:marLeft w:val="0"/>
                  <w:marRight w:val="0"/>
                  <w:marTop w:val="0"/>
                  <w:marBottom w:val="0"/>
                  <w:divBdr>
                    <w:top w:val="none" w:sz="0" w:space="0" w:color="auto"/>
                    <w:left w:val="none" w:sz="0" w:space="0" w:color="auto"/>
                    <w:bottom w:val="none" w:sz="0" w:space="0" w:color="auto"/>
                    <w:right w:val="none" w:sz="0" w:space="0" w:color="auto"/>
                  </w:divBdr>
                </w:div>
                <w:div w:id="1431969513">
                  <w:marLeft w:val="0"/>
                  <w:marRight w:val="0"/>
                  <w:marTop w:val="0"/>
                  <w:marBottom w:val="0"/>
                  <w:divBdr>
                    <w:top w:val="none" w:sz="0" w:space="0" w:color="auto"/>
                    <w:left w:val="none" w:sz="0" w:space="0" w:color="auto"/>
                    <w:bottom w:val="none" w:sz="0" w:space="0" w:color="auto"/>
                    <w:right w:val="none" w:sz="0" w:space="0" w:color="auto"/>
                  </w:divBdr>
                </w:div>
                <w:div w:id="1679622233">
                  <w:marLeft w:val="0"/>
                  <w:marRight w:val="0"/>
                  <w:marTop w:val="0"/>
                  <w:marBottom w:val="0"/>
                  <w:divBdr>
                    <w:top w:val="none" w:sz="0" w:space="0" w:color="auto"/>
                    <w:left w:val="none" w:sz="0" w:space="0" w:color="auto"/>
                    <w:bottom w:val="none" w:sz="0" w:space="0" w:color="auto"/>
                    <w:right w:val="none" w:sz="0" w:space="0" w:color="auto"/>
                  </w:divBdr>
                </w:div>
                <w:div w:id="1478112365">
                  <w:marLeft w:val="0"/>
                  <w:marRight w:val="0"/>
                  <w:marTop w:val="0"/>
                  <w:marBottom w:val="0"/>
                  <w:divBdr>
                    <w:top w:val="none" w:sz="0" w:space="0" w:color="auto"/>
                    <w:left w:val="none" w:sz="0" w:space="0" w:color="auto"/>
                    <w:bottom w:val="none" w:sz="0" w:space="0" w:color="auto"/>
                    <w:right w:val="none" w:sz="0" w:space="0" w:color="auto"/>
                  </w:divBdr>
                </w:div>
                <w:div w:id="1055398931">
                  <w:marLeft w:val="0"/>
                  <w:marRight w:val="0"/>
                  <w:marTop w:val="0"/>
                  <w:marBottom w:val="0"/>
                  <w:divBdr>
                    <w:top w:val="none" w:sz="0" w:space="0" w:color="auto"/>
                    <w:left w:val="none" w:sz="0" w:space="0" w:color="auto"/>
                    <w:bottom w:val="none" w:sz="0" w:space="0" w:color="auto"/>
                    <w:right w:val="none" w:sz="0" w:space="0" w:color="auto"/>
                  </w:divBdr>
                </w:div>
                <w:div w:id="320430455">
                  <w:marLeft w:val="0"/>
                  <w:marRight w:val="0"/>
                  <w:marTop w:val="0"/>
                  <w:marBottom w:val="0"/>
                  <w:divBdr>
                    <w:top w:val="none" w:sz="0" w:space="0" w:color="auto"/>
                    <w:left w:val="none" w:sz="0" w:space="0" w:color="auto"/>
                    <w:bottom w:val="none" w:sz="0" w:space="0" w:color="auto"/>
                    <w:right w:val="none" w:sz="0" w:space="0" w:color="auto"/>
                  </w:divBdr>
                </w:div>
                <w:div w:id="620570925">
                  <w:marLeft w:val="0"/>
                  <w:marRight w:val="0"/>
                  <w:marTop w:val="0"/>
                  <w:marBottom w:val="0"/>
                  <w:divBdr>
                    <w:top w:val="none" w:sz="0" w:space="0" w:color="auto"/>
                    <w:left w:val="none" w:sz="0" w:space="0" w:color="auto"/>
                    <w:bottom w:val="none" w:sz="0" w:space="0" w:color="auto"/>
                    <w:right w:val="none" w:sz="0" w:space="0" w:color="auto"/>
                  </w:divBdr>
                </w:div>
                <w:div w:id="1237588948">
                  <w:marLeft w:val="0"/>
                  <w:marRight w:val="0"/>
                  <w:marTop w:val="0"/>
                  <w:marBottom w:val="0"/>
                  <w:divBdr>
                    <w:top w:val="none" w:sz="0" w:space="0" w:color="auto"/>
                    <w:left w:val="none" w:sz="0" w:space="0" w:color="auto"/>
                    <w:bottom w:val="none" w:sz="0" w:space="0" w:color="auto"/>
                    <w:right w:val="none" w:sz="0" w:space="0" w:color="auto"/>
                  </w:divBdr>
                </w:div>
                <w:div w:id="503861174">
                  <w:marLeft w:val="0"/>
                  <w:marRight w:val="0"/>
                  <w:marTop w:val="0"/>
                  <w:marBottom w:val="0"/>
                  <w:divBdr>
                    <w:top w:val="none" w:sz="0" w:space="0" w:color="auto"/>
                    <w:left w:val="none" w:sz="0" w:space="0" w:color="auto"/>
                    <w:bottom w:val="none" w:sz="0" w:space="0" w:color="auto"/>
                    <w:right w:val="none" w:sz="0" w:space="0" w:color="auto"/>
                  </w:divBdr>
                </w:div>
                <w:div w:id="373584605">
                  <w:marLeft w:val="0"/>
                  <w:marRight w:val="0"/>
                  <w:marTop w:val="0"/>
                  <w:marBottom w:val="0"/>
                  <w:divBdr>
                    <w:top w:val="none" w:sz="0" w:space="0" w:color="auto"/>
                    <w:left w:val="none" w:sz="0" w:space="0" w:color="auto"/>
                    <w:bottom w:val="none" w:sz="0" w:space="0" w:color="auto"/>
                    <w:right w:val="none" w:sz="0" w:space="0" w:color="auto"/>
                  </w:divBdr>
                </w:div>
              </w:divsChild>
            </w:div>
            <w:div w:id="731469899">
              <w:marLeft w:val="0"/>
              <w:marRight w:val="0"/>
              <w:marTop w:val="0"/>
              <w:marBottom w:val="0"/>
              <w:divBdr>
                <w:top w:val="none" w:sz="0" w:space="0" w:color="auto"/>
                <w:left w:val="none" w:sz="0" w:space="0" w:color="auto"/>
                <w:bottom w:val="none" w:sz="0" w:space="0" w:color="auto"/>
                <w:right w:val="none" w:sz="0" w:space="0" w:color="auto"/>
              </w:divBdr>
            </w:div>
            <w:div w:id="1600678863">
              <w:marLeft w:val="0"/>
              <w:marRight w:val="0"/>
              <w:marTop w:val="0"/>
              <w:marBottom w:val="0"/>
              <w:divBdr>
                <w:top w:val="none" w:sz="0" w:space="0" w:color="auto"/>
                <w:left w:val="none" w:sz="0" w:space="0" w:color="auto"/>
                <w:bottom w:val="none" w:sz="0" w:space="0" w:color="auto"/>
                <w:right w:val="none" w:sz="0" w:space="0" w:color="auto"/>
              </w:divBdr>
            </w:div>
            <w:div w:id="514807022">
              <w:marLeft w:val="0"/>
              <w:marRight w:val="0"/>
              <w:marTop w:val="0"/>
              <w:marBottom w:val="0"/>
              <w:divBdr>
                <w:top w:val="none" w:sz="0" w:space="0" w:color="auto"/>
                <w:left w:val="none" w:sz="0" w:space="0" w:color="auto"/>
                <w:bottom w:val="none" w:sz="0" w:space="0" w:color="auto"/>
                <w:right w:val="none" w:sz="0" w:space="0" w:color="auto"/>
              </w:divBdr>
            </w:div>
            <w:div w:id="1214391538">
              <w:marLeft w:val="0"/>
              <w:marRight w:val="0"/>
              <w:marTop w:val="0"/>
              <w:marBottom w:val="0"/>
              <w:divBdr>
                <w:top w:val="none" w:sz="0" w:space="0" w:color="auto"/>
                <w:left w:val="none" w:sz="0" w:space="0" w:color="auto"/>
                <w:bottom w:val="none" w:sz="0" w:space="0" w:color="auto"/>
                <w:right w:val="none" w:sz="0" w:space="0" w:color="auto"/>
              </w:divBdr>
            </w:div>
            <w:div w:id="2113932848">
              <w:marLeft w:val="0"/>
              <w:marRight w:val="0"/>
              <w:marTop w:val="0"/>
              <w:marBottom w:val="0"/>
              <w:divBdr>
                <w:top w:val="none" w:sz="0" w:space="0" w:color="auto"/>
                <w:left w:val="none" w:sz="0" w:space="0" w:color="auto"/>
                <w:bottom w:val="none" w:sz="0" w:space="0" w:color="auto"/>
                <w:right w:val="none" w:sz="0" w:space="0" w:color="auto"/>
              </w:divBdr>
            </w:div>
            <w:div w:id="1343632149">
              <w:marLeft w:val="0"/>
              <w:marRight w:val="0"/>
              <w:marTop w:val="0"/>
              <w:marBottom w:val="0"/>
              <w:divBdr>
                <w:top w:val="none" w:sz="0" w:space="0" w:color="auto"/>
                <w:left w:val="none" w:sz="0" w:space="0" w:color="auto"/>
                <w:bottom w:val="none" w:sz="0" w:space="0" w:color="auto"/>
                <w:right w:val="none" w:sz="0" w:space="0" w:color="auto"/>
              </w:divBdr>
            </w:div>
            <w:div w:id="929432189">
              <w:marLeft w:val="0"/>
              <w:marRight w:val="0"/>
              <w:marTop w:val="0"/>
              <w:marBottom w:val="0"/>
              <w:divBdr>
                <w:top w:val="none" w:sz="0" w:space="0" w:color="auto"/>
                <w:left w:val="none" w:sz="0" w:space="0" w:color="auto"/>
                <w:bottom w:val="none" w:sz="0" w:space="0" w:color="auto"/>
                <w:right w:val="none" w:sz="0" w:space="0" w:color="auto"/>
              </w:divBdr>
            </w:div>
            <w:div w:id="1921257697">
              <w:marLeft w:val="0"/>
              <w:marRight w:val="0"/>
              <w:marTop w:val="0"/>
              <w:marBottom w:val="0"/>
              <w:divBdr>
                <w:top w:val="none" w:sz="0" w:space="0" w:color="auto"/>
                <w:left w:val="none" w:sz="0" w:space="0" w:color="auto"/>
                <w:bottom w:val="none" w:sz="0" w:space="0" w:color="auto"/>
                <w:right w:val="none" w:sz="0" w:space="0" w:color="auto"/>
              </w:divBdr>
            </w:div>
            <w:div w:id="608926291">
              <w:marLeft w:val="0"/>
              <w:marRight w:val="0"/>
              <w:marTop w:val="0"/>
              <w:marBottom w:val="0"/>
              <w:divBdr>
                <w:top w:val="none" w:sz="0" w:space="0" w:color="auto"/>
                <w:left w:val="none" w:sz="0" w:space="0" w:color="auto"/>
                <w:bottom w:val="none" w:sz="0" w:space="0" w:color="auto"/>
                <w:right w:val="none" w:sz="0" w:space="0" w:color="auto"/>
              </w:divBdr>
            </w:div>
            <w:div w:id="1763136377">
              <w:marLeft w:val="0"/>
              <w:marRight w:val="0"/>
              <w:marTop w:val="0"/>
              <w:marBottom w:val="0"/>
              <w:divBdr>
                <w:top w:val="none" w:sz="0" w:space="0" w:color="auto"/>
                <w:left w:val="none" w:sz="0" w:space="0" w:color="auto"/>
                <w:bottom w:val="none" w:sz="0" w:space="0" w:color="auto"/>
                <w:right w:val="none" w:sz="0" w:space="0" w:color="auto"/>
              </w:divBdr>
              <w:divsChild>
                <w:div w:id="2029285720">
                  <w:marLeft w:val="0"/>
                  <w:marRight w:val="0"/>
                  <w:marTop w:val="0"/>
                  <w:marBottom w:val="0"/>
                  <w:divBdr>
                    <w:top w:val="none" w:sz="0" w:space="0" w:color="auto"/>
                    <w:left w:val="none" w:sz="0" w:space="0" w:color="auto"/>
                    <w:bottom w:val="none" w:sz="0" w:space="0" w:color="auto"/>
                    <w:right w:val="none" w:sz="0" w:space="0" w:color="auto"/>
                  </w:divBdr>
                </w:div>
                <w:div w:id="1533613638">
                  <w:marLeft w:val="0"/>
                  <w:marRight w:val="0"/>
                  <w:marTop w:val="0"/>
                  <w:marBottom w:val="0"/>
                  <w:divBdr>
                    <w:top w:val="none" w:sz="0" w:space="0" w:color="auto"/>
                    <w:left w:val="none" w:sz="0" w:space="0" w:color="auto"/>
                    <w:bottom w:val="none" w:sz="0" w:space="0" w:color="auto"/>
                    <w:right w:val="none" w:sz="0" w:space="0" w:color="auto"/>
                  </w:divBdr>
                </w:div>
                <w:div w:id="2065180572">
                  <w:marLeft w:val="0"/>
                  <w:marRight w:val="0"/>
                  <w:marTop w:val="0"/>
                  <w:marBottom w:val="0"/>
                  <w:divBdr>
                    <w:top w:val="none" w:sz="0" w:space="0" w:color="auto"/>
                    <w:left w:val="none" w:sz="0" w:space="0" w:color="auto"/>
                    <w:bottom w:val="none" w:sz="0" w:space="0" w:color="auto"/>
                    <w:right w:val="none" w:sz="0" w:space="0" w:color="auto"/>
                  </w:divBdr>
                </w:div>
                <w:div w:id="388304605">
                  <w:marLeft w:val="0"/>
                  <w:marRight w:val="0"/>
                  <w:marTop w:val="0"/>
                  <w:marBottom w:val="0"/>
                  <w:divBdr>
                    <w:top w:val="none" w:sz="0" w:space="0" w:color="auto"/>
                    <w:left w:val="none" w:sz="0" w:space="0" w:color="auto"/>
                    <w:bottom w:val="none" w:sz="0" w:space="0" w:color="auto"/>
                    <w:right w:val="none" w:sz="0" w:space="0" w:color="auto"/>
                  </w:divBdr>
                </w:div>
                <w:div w:id="1350715137">
                  <w:marLeft w:val="0"/>
                  <w:marRight w:val="0"/>
                  <w:marTop w:val="0"/>
                  <w:marBottom w:val="0"/>
                  <w:divBdr>
                    <w:top w:val="none" w:sz="0" w:space="0" w:color="auto"/>
                    <w:left w:val="none" w:sz="0" w:space="0" w:color="auto"/>
                    <w:bottom w:val="none" w:sz="0" w:space="0" w:color="auto"/>
                    <w:right w:val="none" w:sz="0" w:space="0" w:color="auto"/>
                  </w:divBdr>
                </w:div>
                <w:div w:id="106510142">
                  <w:marLeft w:val="0"/>
                  <w:marRight w:val="0"/>
                  <w:marTop w:val="0"/>
                  <w:marBottom w:val="0"/>
                  <w:divBdr>
                    <w:top w:val="none" w:sz="0" w:space="0" w:color="auto"/>
                    <w:left w:val="none" w:sz="0" w:space="0" w:color="auto"/>
                    <w:bottom w:val="none" w:sz="0" w:space="0" w:color="auto"/>
                    <w:right w:val="none" w:sz="0" w:space="0" w:color="auto"/>
                  </w:divBdr>
                </w:div>
                <w:div w:id="1787582355">
                  <w:marLeft w:val="0"/>
                  <w:marRight w:val="0"/>
                  <w:marTop w:val="0"/>
                  <w:marBottom w:val="0"/>
                  <w:divBdr>
                    <w:top w:val="none" w:sz="0" w:space="0" w:color="auto"/>
                    <w:left w:val="none" w:sz="0" w:space="0" w:color="auto"/>
                    <w:bottom w:val="none" w:sz="0" w:space="0" w:color="auto"/>
                    <w:right w:val="none" w:sz="0" w:space="0" w:color="auto"/>
                  </w:divBdr>
                </w:div>
                <w:div w:id="1212771403">
                  <w:marLeft w:val="0"/>
                  <w:marRight w:val="0"/>
                  <w:marTop w:val="0"/>
                  <w:marBottom w:val="0"/>
                  <w:divBdr>
                    <w:top w:val="none" w:sz="0" w:space="0" w:color="auto"/>
                    <w:left w:val="none" w:sz="0" w:space="0" w:color="auto"/>
                    <w:bottom w:val="none" w:sz="0" w:space="0" w:color="auto"/>
                    <w:right w:val="none" w:sz="0" w:space="0" w:color="auto"/>
                  </w:divBdr>
                </w:div>
                <w:div w:id="743259398">
                  <w:marLeft w:val="0"/>
                  <w:marRight w:val="0"/>
                  <w:marTop w:val="0"/>
                  <w:marBottom w:val="0"/>
                  <w:divBdr>
                    <w:top w:val="none" w:sz="0" w:space="0" w:color="auto"/>
                    <w:left w:val="none" w:sz="0" w:space="0" w:color="auto"/>
                    <w:bottom w:val="none" w:sz="0" w:space="0" w:color="auto"/>
                    <w:right w:val="none" w:sz="0" w:space="0" w:color="auto"/>
                  </w:divBdr>
                </w:div>
                <w:div w:id="458955379">
                  <w:marLeft w:val="0"/>
                  <w:marRight w:val="0"/>
                  <w:marTop w:val="0"/>
                  <w:marBottom w:val="0"/>
                  <w:divBdr>
                    <w:top w:val="none" w:sz="0" w:space="0" w:color="auto"/>
                    <w:left w:val="none" w:sz="0" w:space="0" w:color="auto"/>
                    <w:bottom w:val="none" w:sz="0" w:space="0" w:color="auto"/>
                    <w:right w:val="none" w:sz="0" w:space="0" w:color="auto"/>
                  </w:divBdr>
                </w:div>
                <w:div w:id="724984276">
                  <w:marLeft w:val="0"/>
                  <w:marRight w:val="0"/>
                  <w:marTop w:val="0"/>
                  <w:marBottom w:val="0"/>
                  <w:divBdr>
                    <w:top w:val="none" w:sz="0" w:space="0" w:color="auto"/>
                    <w:left w:val="none" w:sz="0" w:space="0" w:color="auto"/>
                    <w:bottom w:val="none" w:sz="0" w:space="0" w:color="auto"/>
                    <w:right w:val="none" w:sz="0" w:space="0" w:color="auto"/>
                  </w:divBdr>
                </w:div>
                <w:div w:id="974918535">
                  <w:marLeft w:val="0"/>
                  <w:marRight w:val="0"/>
                  <w:marTop w:val="0"/>
                  <w:marBottom w:val="0"/>
                  <w:divBdr>
                    <w:top w:val="none" w:sz="0" w:space="0" w:color="auto"/>
                    <w:left w:val="none" w:sz="0" w:space="0" w:color="auto"/>
                    <w:bottom w:val="none" w:sz="0" w:space="0" w:color="auto"/>
                    <w:right w:val="none" w:sz="0" w:space="0" w:color="auto"/>
                  </w:divBdr>
                </w:div>
              </w:divsChild>
            </w:div>
            <w:div w:id="1491825443">
              <w:marLeft w:val="0"/>
              <w:marRight w:val="0"/>
              <w:marTop w:val="0"/>
              <w:marBottom w:val="0"/>
              <w:divBdr>
                <w:top w:val="none" w:sz="0" w:space="0" w:color="auto"/>
                <w:left w:val="none" w:sz="0" w:space="0" w:color="auto"/>
                <w:bottom w:val="none" w:sz="0" w:space="0" w:color="auto"/>
                <w:right w:val="none" w:sz="0" w:space="0" w:color="auto"/>
              </w:divBdr>
            </w:div>
            <w:div w:id="554048767">
              <w:marLeft w:val="0"/>
              <w:marRight w:val="0"/>
              <w:marTop w:val="0"/>
              <w:marBottom w:val="0"/>
              <w:divBdr>
                <w:top w:val="none" w:sz="0" w:space="0" w:color="auto"/>
                <w:left w:val="none" w:sz="0" w:space="0" w:color="auto"/>
                <w:bottom w:val="none" w:sz="0" w:space="0" w:color="auto"/>
                <w:right w:val="none" w:sz="0" w:space="0" w:color="auto"/>
              </w:divBdr>
            </w:div>
            <w:div w:id="82187266">
              <w:marLeft w:val="0"/>
              <w:marRight w:val="0"/>
              <w:marTop w:val="0"/>
              <w:marBottom w:val="0"/>
              <w:divBdr>
                <w:top w:val="none" w:sz="0" w:space="0" w:color="auto"/>
                <w:left w:val="none" w:sz="0" w:space="0" w:color="auto"/>
                <w:bottom w:val="none" w:sz="0" w:space="0" w:color="auto"/>
                <w:right w:val="none" w:sz="0" w:space="0" w:color="auto"/>
              </w:divBdr>
            </w:div>
            <w:div w:id="378938342">
              <w:marLeft w:val="0"/>
              <w:marRight w:val="0"/>
              <w:marTop w:val="0"/>
              <w:marBottom w:val="0"/>
              <w:divBdr>
                <w:top w:val="none" w:sz="0" w:space="0" w:color="auto"/>
                <w:left w:val="none" w:sz="0" w:space="0" w:color="auto"/>
                <w:bottom w:val="none" w:sz="0" w:space="0" w:color="auto"/>
                <w:right w:val="none" w:sz="0" w:space="0" w:color="auto"/>
              </w:divBdr>
            </w:div>
            <w:div w:id="1091120722">
              <w:marLeft w:val="0"/>
              <w:marRight w:val="0"/>
              <w:marTop w:val="0"/>
              <w:marBottom w:val="0"/>
              <w:divBdr>
                <w:top w:val="none" w:sz="0" w:space="0" w:color="auto"/>
                <w:left w:val="none" w:sz="0" w:space="0" w:color="auto"/>
                <w:bottom w:val="none" w:sz="0" w:space="0" w:color="auto"/>
                <w:right w:val="none" w:sz="0" w:space="0" w:color="auto"/>
              </w:divBdr>
            </w:div>
            <w:div w:id="622034041">
              <w:marLeft w:val="0"/>
              <w:marRight w:val="0"/>
              <w:marTop w:val="0"/>
              <w:marBottom w:val="0"/>
              <w:divBdr>
                <w:top w:val="none" w:sz="0" w:space="0" w:color="auto"/>
                <w:left w:val="none" w:sz="0" w:space="0" w:color="auto"/>
                <w:bottom w:val="none" w:sz="0" w:space="0" w:color="auto"/>
                <w:right w:val="none" w:sz="0" w:space="0" w:color="auto"/>
              </w:divBdr>
            </w:div>
            <w:div w:id="1432043344">
              <w:marLeft w:val="0"/>
              <w:marRight w:val="0"/>
              <w:marTop w:val="0"/>
              <w:marBottom w:val="0"/>
              <w:divBdr>
                <w:top w:val="none" w:sz="0" w:space="0" w:color="auto"/>
                <w:left w:val="none" w:sz="0" w:space="0" w:color="auto"/>
                <w:bottom w:val="none" w:sz="0" w:space="0" w:color="auto"/>
                <w:right w:val="none" w:sz="0" w:space="0" w:color="auto"/>
              </w:divBdr>
            </w:div>
            <w:div w:id="2012946249">
              <w:marLeft w:val="0"/>
              <w:marRight w:val="0"/>
              <w:marTop w:val="0"/>
              <w:marBottom w:val="0"/>
              <w:divBdr>
                <w:top w:val="none" w:sz="0" w:space="0" w:color="auto"/>
                <w:left w:val="none" w:sz="0" w:space="0" w:color="auto"/>
                <w:bottom w:val="none" w:sz="0" w:space="0" w:color="auto"/>
                <w:right w:val="none" w:sz="0" w:space="0" w:color="auto"/>
              </w:divBdr>
            </w:div>
            <w:div w:id="1320883695">
              <w:marLeft w:val="0"/>
              <w:marRight w:val="0"/>
              <w:marTop w:val="0"/>
              <w:marBottom w:val="0"/>
              <w:divBdr>
                <w:top w:val="none" w:sz="0" w:space="0" w:color="auto"/>
                <w:left w:val="none" w:sz="0" w:space="0" w:color="auto"/>
                <w:bottom w:val="none" w:sz="0" w:space="0" w:color="auto"/>
                <w:right w:val="none" w:sz="0" w:space="0" w:color="auto"/>
              </w:divBdr>
            </w:div>
            <w:div w:id="1851601585">
              <w:marLeft w:val="0"/>
              <w:marRight w:val="0"/>
              <w:marTop w:val="0"/>
              <w:marBottom w:val="0"/>
              <w:divBdr>
                <w:top w:val="none" w:sz="0" w:space="0" w:color="auto"/>
                <w:left w:val="none" w:sz="0" w:space="0" w:color="auto"/>
                <w:bottom w:val="none" w:sz="0" w:space="0" w:color="auto"/>
                <w:right w:val="none" w:sz="0" w:space="0" w:color="auto"/>
              </w:divBdr>
            </w:div>
            <w:div w:id="1019157065">
              <w:marLeft w:val="0"/>
              <w:marRight w:val="0"/>
              <w:marTop w:val="0"/>
              <w:marBottom w:val="0"/>
              <w:divBdr>
                <w:top w:val="none" w:sz="0" w:space="0" w:color="auto"/>
                <w:left w:val="none" w:sz="0" w:space="0" w:color="auto"/>
                <w:bottom w:val="none" w:sz="0" w:space="0" w:color="auto"/>
                <w:right w:val="none" w:sz="0" w:space="0" w:color="auto"/>
              </w:divBdr>
            </w:div>
            <w:div w:id="1602444962">
              <w:marLeft w:val="0"/>
              <w:marRight w:val="0"/>
              <w:marTop w:val="0"/>
              <w:marBottom w:val="0"/>
              <w:divBdr>
                <w:top w:val="none" w:sz="0" w:space="0" w:color="auto"/>
                <w:left w:val="none" w:sz="0" w:space="0" w:color="auto"/>
                <w:bottom w:val="none" w:sz="0" w:space="0" w:color="auto"/>
                <w:right w:val="none" w:sz="0" w:space="0" w:color="auto"/>
              </w:divBdr>
            </w:div>
            <w:div w:id="455879484">
              <w:marLeft w:val="0"/>
              <w:marRight w:val="0"/>
              <w:marTop w:val="0"/>
              <w:marBottom w:val="0"/>
              <w:divBdr>
                <w:top w:val="none" w:sz="0" w:space="0" w:color="auto"/>
                <w:left w:val="none" w:sz="0" w:space="0" w:color="auto"/>
                <w:bottom w:val="none" w:sz="0" w:space="0" w:color="auto"/>
                <w:right w:val="none" w:sz="0" w:space="0" w:color="auto"/>
              </w:divBdr>
            </w:div>
            <w:div w:id="888299902">
              <w:marLeft w:val="0"/>
              <w:marRight w:val="0"/>
              <w:marTop w:val="0"/>
              <w:marBottom w:val="0"/>
              <w:divBdr>
                <w:top w:val="none" w:sz="0" w:space="0" w:color="auto"/>
                <w:left w:val="none" w:sz="0" w:space="0" w:color="auto"/>
                <w:bottom w:val="none" w:sz="0" w:space="0" w:color="auto"/>
                <w:right w:val="none" w:sz="0" w:space="0" w:color="auto"/>
              </w:divBdr>
            </w:div>
            <w:div w:id="908271139">
              <w:marLeft w:val="0"/>
              <w:marRight w:val="0"/>
              <w:marTop w:val="0"/>
              <w:marBottom w:val="0"/>
              <w:divBdr>
                <w:top w:val="none" w:sz="0" w:space="0" w:color="auto"/>
                <w:left w:val="none" w:sz="0" w:space="0" w:color="auto"/>
                <w:bottom w:val="none" w:sz="0" w:space="0" w:color="auto"/>
                <w:right w:val="none" w:sz="0" w:space="0" w:color="auto"/>
              </w:divBdr>
            </w:div>
            <w:div w:id="1215240939">
              <w:marLeft w:val="0"/>
              <w:marRight w:val="0"/>
              <w:marTop w:val="0"/>
              <w:marBottom w:val="0"/>
              <w:divBdr>
                <w:top w:val="none" w:sz="0" w:space="0" w:color="auto"/>
                <w:left w:val="none" w:sz="0" w:space="0" w:color="auto"/>
                <w:bottom w:val="none" w:sz="0" w:space="0" w:color="auto"/>
                <w:right w:val="none" w:sz="0" w:space="0" w:color="auto"/>
              </w:divBdr>
            </w:div>
            <w:div w:id="1128815542">
              <w:marLeft w:val="0"/>
              <w:marRight w:val="0"/>
              <w:marTop w:val="0"/>
              <w:marBottom w:val="0"/>
              <w:divBdr>
                <w:top w:val="none" w:sz="0" w:space="0" w:color="auto"/>
                <w:left w:val="none" w:sz="0" w:space="0" w:color="auto"/>
                <w:bottom w:val="none" w:sz="0" w:space="0" w:color="auto"/>
                <w:right w:val="none" w:sz="0" w:space="0" w:color="auto"/>
              </w:divBdr>
            </w:div>
            <w:div w:id="175923585">
              <w:marLeft w:val="0"/>
              <w:marRight w:val="0"/>
              <w:marTop w:val="0"/>
              <w:marBottom w:val="0"/>
              <w:divBdr>
                <w:top w:val="none" w:sz="0" w:space="0" w:color="auto"/>
                <w:left w:val="none" w:sz="0" w:space="0" w:color="auto"/>
                <w:bottom w:val="none" w:sz="0" w:space="0" w:color="auto"/>
                <w:right w:val="none" w:sz="0" w:space="0" w:color="auto"/>
              </w:divBdr>
            </w:div>
            <w:div w:id="843130377">
              <w:marLeft w:val="0"/>
              <w:marRight w:val="0"/>
              <w:marTop w:val="0"/>
              <w:marBottom w:val="0"/>
              <w:divBdr>
                <w:top w:val="none" w:sz="0" w:space="0" w:color="auto"/>
                <w:left w:val="none" w:sz="0" w:space="0" w:color="auto"/>
                <w:bottom w:val="none" w:sz="0" w:space="0" w:color="auto"/>
                <w:right w:val="none" w:sz="0" w:space="0" w:color="auto"/>
              </w:divBdr>
            </w:div>
            <w:div w:id="846139451">
              <w:marLeft w:val="0"/>
              <w:marRight w:val="0"/>
              <w:marTop w:val="0"/>
              <w:marBottom w:val="0"/>
              <w:divBdr>
                <w:top w:val="none" w:sz="0" w:space="0" w:color="auto"/>
                <w:left w:val="none" w:sz="0" w:space="0" w:color="auto"/>
                <w:bottom w:val="none" w:sz="0" w:space="0" w:color="auto"/>
                <w:right w:val="none" w:sz="0" w:space="0" w:color="auto"/>
              </w:divBdr>
            </w:div>
            <w:div w:id="566955596">
              <w:marLeft w:val="0"/>
              <w:marRight w:val="0"/>
              <w:marTop w:val="0"/>
              <w:marBottom w:val="0"/>
              <w:divBdr>
                <w:top w:val="none" w:sz="0" w:space="0" w:color="auto"/>
                <w:left w:val="none" w:sz="0" w:space="0" w:color="auto"/>
                <w:bottom w:val="none" w:sz="0" w:space="0" w:color="auto"/>
                <w:right w:val="none" w:sz="0" w:space="0" w:color="auto"/>
              </w:divBdr>
            </w:div>
            <w:div w:id="21825317">
              <w:marLeft w:val="0"/>
              <w:marRight w:val="0"/>
              <w:marTop w:val="0"/>
              <w:marBottom w:val="0"/>
              <w:divBdr>
                <w:top w:val="none" w:sz="0" w:space="0" w:color="auto"/>
                <w:left w:val="none" w:sz="0" w:space="0" w:color="auto"/>
                <w:bottom w:val="none" w:sz="0" w:space="0" w:color="auto"/>
                <w:right w:val="none" w:sz="0" w:space="0" w:color="auto"/>
              </w:divBdr>
            </w:div>
            <w:div w:id="614875310">
              <w:marLeft w:val="0"/>
              <w:marRight w:val="0"/>
              <w:marTop w:val="0"/>
              <w:marBottom w:val="0"/>
              <w:divBdr>
                <w:top w:val="none" w:sz="0" w:space="0" w:color="auto"/>
                <w:left w:val="none" w:sz="0" w:space="0" w:color="auto"/>
                <w:bottom w:val="none" w:sz="0" w:space="0" w:color="auto"/>
                <w:right w:val="none" w:sz="0" w:space="0" w:color="auto"/>
              </w:divBdr>
            </w:div>
            <w:div w:id="1535343521">
              <w:marLeft w:val="0"/>
              <w:marRight w:val="0"/>
              <w:marTop w:val="0"/>
              <w:marBottom w:val="0"/>
              <w:divBdr>
                <w:top w:val="none" w:sz="0" w:space="0" w:color="auto"/>
                <w:left w:val="none" w:sz="0" w:space="0" w:color="auto"/>
                <w:bottom w:val="none" w:sz="0" w:space="0" w:color="auto"/>
                <w:right w:val="none" w:sz="0" w:space="0" w:color="auto"/>
              </w:divBdr>
            </w:div>
            <w:div w:id="1815679999">
              <w:marLeft w:val="0"/>
              <w:marRight w:val="0"/>
              <w:marTop w:val="0"/>
              <w:marBottom w:val="0"/>
              <w:divBdr>
                <w:top w:val="none" w:sz="0" w:space="0" w:color="auto"/>
                <w:left w:val="none" w:sz="0" w:space="0" w:color="auto"/>
                <w:bottom w:val="none" w:sz="0" w:space="0" w:color="auto"/>
                <w:right w:val="none" w:sz="0" w:space="0" w:color="auto"/>
              </w:divBdr>
            </w:div>
            <w:div w:id="435557850">
              <w:marLeft w:val="0"/>
              <w:marRight w:val="0"/>
              <w:marTop w:val="0"/>
              <w:marBottom w:val="0"/>
              <w:divBdr>
                <w:top w:val="none" w:sz="0" w:space="0" w:color="auto"/>
                <w:left w:val="none" w:sz="0" w:space="0" w:color="auto"/>
                <w:bottom w:val="none" w:sz="0" w:space="0" w:color="auto"/>
                <w:right w:val="none" w:sz="0" w:space="0" w:color="auto"/>
              </w:divBdr>
            </w:div>
            <w:div w:id="1514996480">
              <w:marLeft w:val="0"/>
              <w:marRight w:val="0"/>
              <w:marTop w:val="0"/>
              <w:marBottom w:val="0"/>
              <w:divBdr>
                <w:top w:val="none" w:sz="0" w:space="0" w:color="auto"/>
                <w:left w:val="none" w:sz="0" w:space="0" w:color="auto"/>
                <w:bottom w:val="none" w:sz="0" w:space="0" w:color="auto"/>
                <w:right w:val="none" w:sz="0" w:space="0" w:color="auto"/>
              </w:divBdr>
            </w:div>
            <w:div w:id="249437842">
              <w:marLeft w:val="0"/>
              <w:marRight w:val="0"/>
              <w:marTop w:val="0"/>
              <w:marBottom w:val="0"/>
              <w:divBdr>
                <w:top w:val="none" w:sz="0" w:space="0" w:color="auto"/>
                <w:left w:val="none" w:sz="0" w:space="0" w:color="auto"/>
                <w:bottom w:val="none" w:sz="0" w:space="0" w:color="auto"/>
                <w:right w:val="none" w:sz="0" w:space="0" w:color="auto"/>
              </w:divBdr>
            </w:div>
            <w:div w:id="1686711221">
              <w:marLeft w:val="0"/>
              <w:marRight w:val="0"/>
              <w:marTop w:val="0"/>
              <w:marBottom w:val="0"/>
              <w:divBdr>
                <w:top w:val="none" w:sz="0" w:space="0" w:color="auto"/>
                <w:left w:val="none" w:sz="0" w:space="0" w:color="auto"/>
                <w:bottom w:val="none" w:sz="0" w:space="0" w:color="auto"/>
                <w:right w:val="none" w:sz="0" w:space="0" w:color="auto"/>
              </w:divBdr>
            </w:div>
            <w:div w:id="1111126814">
              <w:marLeft w:val="0"/>
              <w:marRight w:val="0"/>
              <w:marTop w:val="0"/>
              <w:marBottom w:val="0"/>
              <w:divBdr>
                <w:top w:val="none" w:sz="0" w:space="0" w:color="auto"/>
                <w:left w:val="none" w:sz="0" w:space="0" w:color="auto"/>
                <w:bottom w:val="none" w:sz="0" w:space="0" w:color="auto"/>
                <w:right w:val="none" w:sz="0" w:space="0" w:color="auto"/>
              </w:divBdr>
            </w:div>
            <w:div w:id="1672294106">
              <w:marLeft w:val="0"/>
              <w:marRight w:val="0"/>
              <w:marTop w:val="0"/>
              <w:marBottom w:val="0"/>
              <w:divBdr>
                <w:top w:val="none" w:sz="0" w:space="0" w:color="auto"/>
                <w:left w:val="none" w:sz="0" w:space="0" w:color="auto"/>
                <w:bottom w:val="none" w:sz="0" w:space="0" w:color="auto"/>
                <w:right w:val="none" w:sz="0" w:space="0" w:color="auto"/>
              </w:divBdr>
            </w:div>
            <w:div w:id="1979069930">
              <w:marLeft w:val="0"/>
              <w:marRight w:val="0"/>
              <w:marTop w:val="0"/>
              <w:marBottom w:val="0"/>
              <w:divBdr>
                <w:top w:val="none" w:sz="0" w:space="0" w:color="auto"/>
                <w:left w:val="none" w:sz="0" w:space="0" w:color="auto"/>
                <w:bottom w:val="none" w:sz="0" w:space="0" w:color="auto"/>
                <w:right w:val="none" w:sz="0" w:space="0" w:color="auto"/>
              </w:divBdr>
            </w:div>
            <w:div w:id="1599604532">
              <w:marLeft w:val="0"/>
              <w:marRight w:val="0"/>
              <w:marTop w:val="0"/>
              <w:marBottom w:val="0"/>
              <w:divBdr>
                <w:top w:val="none" w:sz="0" w:space="0" w:color="auto"/>
                <w:left w:val="none" w:sz="0" w:space="0" w:color="auto"/>
                <w:bottom w:val="none" w:sz="0" w:space="0" w:color="auto"/>
                <w:right w:val="none" w:sz="0" w:space="0" w:color="auto"/>
              </w:divBdr>
            </w:div>
            <w:div w:id="1418401495">
              <w:marLeft w:val="0"/>
              <w:marRight w:val="0"/>
              <w:marTop w:val="0"/>
              <w:marBottom w:val="0"/>
              <w:divBdr>
                <w:top w:val="none" w:sz="0" w:space="0" w:color="auto"/>
                <w:left w:val="none" w:sz="0" w:space="0" w:color="auto"/>
                <w:bottom w:val="none" w:sz="0" w:space="0" w:color="auto"/>
                <w:right w:val="none" w:sz="0" w:space="0" w:color="auto"/>
              </w:divBdr>
            </w:div>
            <w:div w:id="1368600604">
              <w:marLeft w:val="0"/>
              <w:marRight w:val="0"/>
              <w:marTop w:val="0"/>
              <w:marBottom w:val="0"/>
              <w:divBdr>
                <w:top w:val="none" w:sz="0" w:space="0" w:color="auto"/>
                <w:left w:val="none" w:sz="0" w:space="0" w:color="auto"/>
                <w:bottom w:val="none" w:sz="0" w:space="0" w:color="auto"/>
                <w:right w:val="none" w:sz="0" w:space="0" w:color="auto"/>
              </w:divBdr>
            </w:div>
            <w:div w:id="1163591941">
              <w:marLeft w:val="0"/>
              <w:marRight w:val="0"/>
              <w:marTop w:val="0"/>
              <w:marBottom w:val="0"/>
              <w:divBdr>
                <w:top w:val="none" w:sz="0" w:space="0" w:color="auto"/>
                <w:left w:val="none" w:sz="0" w:space="0" w:color="auto"/>
                <w:bottom w:val="none" w:sz="0" w:space="0" w:color="auto"/>
                <w:right w:val="none" w:sz="0" w:space="0" w:color="auto"/>
              </w:divBdr>
            </w:div>
            <w:div w:id="515850270">
              <w:marLeft w:val="0"/>
              <w:marRight w:val="0"/>
              <w:marTop w:val="0"/>
              <w:marBottom w:val="0"/>
              <w:divBdr>
                <w:top w:val="none" w:sz="0" w:space="0" w:color="auto"/>
                <w:left w:val="none" w:sz="0" w:space="0" w:color="auto"/>
                <w:bottom w:val="none" w:sz="0" w:space="0" w:color="auto"/>
                <w:right w:val="none" w:sz="0" w:space="0" w:color="auto"/>
              </w:divBdr>
            </w:div>
            <w:div w:id="1710760710">
              <w:marLeft w:val="0"/>
              <w:marRight w:val="0"/>
              <w:marTop w:val="0"/>
              <w:marBottom w:val="0"/>
              <w:divBdr>
                <w:top w:val="none" w:sz="0" w:space="0" w:color="auto"/>
                <w:left w:val="none" w:sz="0" w:space="0" w:color="auto"/>
                <w:bottom w:val="none" w:sz="0" w:space="0" w:color="auto"/>
                <w:right w:val="none" w:sz="0" w:space="0" w:color="auto"/>
              </w:divBdr>
            </w:div>
            <w:div w:id="955480555">
              <w:marLeft w:val="0"/>
              <w:marRight w:val="0"/>
              <w:marTop w:val="0"/>
              <w:marBottom w:val="0"/>
              <w:divBdr>
                <w:top w:val="none" w:sz="0" w:space="0" w:color="auto"/>
                <w:left w:val="none" w:sz="0" w:space="0" w:color="auto"/>
                <w:bottom w:val="none" w:sz="0" w:space="0" w:color="auto"/>
                <w:right w:val="none" w:sz="0" w:space="0" w:color="auto"/>
              </w:divBdr>
            </w:div>
            <w:div w:id="1194032054">
              <w:marLeft w:val="0"/>
              <w:marRight w:val="0"/>
              <w:marTop w:val="0"/>
              <w:marBottom w:val="0"/>
              <w:divBdr>
                <w:top w:val="none" w:sz="0" w:space="0" w:color="auto"/>
                <w:left w:val="none" w:sz="0" w:space="0" w:color="auto"/>
                <w:bottom w:val="none" w:sz="0" w:space="0" w:color="auto"/>
                <w:right w:val="none" w:sz="0" w:space="0" w:color="auto"/>
              </w:divBdr>
            </w:div>
            <w:div w:id="387997465">
              <w:marLeft w:val="0"/>
              <w:marRight w:val="0"/>
              <w:marTop w:val="0"/>
              <w:marBottom w:val="0"/>
              <w:divBdr>
                <w:top w:val="none" w:sz="0" w:space="0" w:color="auto"/>
                <w:left w:val="none" w:sz="0" w:space="0" w:color="auto"/>
                <w:bottom w:val="none" w:sz="0" w:space="0" w:color="auto"/>
                <w:right w:val="none" w:sz="0" w:space="0" w:color="auto"/>
              </w:divBdr>
            </w:div>
            <w:div w:id="1830830273">
              <w:marLeft w:val="0"/>
              <w:marRight w:val="0"/>
              <w:marTop w:val="0"/>
              <w:marBottom w:val="0"/>
              <w:divBdr>
                <w:top w:val="none" w:sz="0" w:space="0" w:color="auto"/>
                <w:left w:val="none" w:sz="0" w:space="0" w:color="auto"/>
                <w:bottom w:val="none" w:sz="0" w:space="0" w:color="auto"/>
                <w:right w:val="none" w:sz="0" w:space="0" w:color="auto"/>
              </w:divBdr>
            </w:div>
            <w:div w:id="1248689705">
              <w:marLeft w:val="0"/>
              <w:marRight w:val="0"/>
              <w:marTop w:val="0"/>
              <w:marBottom w:val="0"/>
              <w:divBdr>
                <w:top w:val="none" w:sz="0" w:space="0" w:color="auto"/>
                <w:left w:val="none" w:sz="0" w:space="0" w:color="auto"/>
                <w:bottom w:val="none" w:sz="0" w:space="0" w:color="auto"/>
                <w:right w:val="none" w:sz="0" w:space="0" w:color="auto"/>
              </w:divBdr>
            </w:div>
            <w:div w:id="549651452">
              <w:marLeft w:val="0"/>
              <w:marRight w:val="0"/>
              <w:marTop w:val="0"/>
              <w:marBottom w:val="0"/>
              <w:divBdr>
                <w:top w:val="none" w:sz="0" w:space="0" w:color="auto"/>
                <w:left w:val="none" w:sz="0" w:space="0" w:color="auto"/>
                <w:bottom w:val="none" w:sz="0" w:space="0" w:color="auto"/>
                <w:right w:val="none" w:sz="0" w:space="0" w:color="auto"/>
              </w:divBdr>
            </w:div>
            <w:div w:id="1928685423">
              <w:marLeft w:val="0"/>
              <w:marRight w:val="0"/>
              <w:marTop w:val="0"/>
              <w:marBottom w:val="0"/>
              <w:divBdr>
                <w:top w:val="none" w:sz="0" w:space="0" w:color="auto"/>
                <w:left w:val="none" w:sz="0" w:space="0" w:color="auto"/>
                <w:bottom w:val="none" w:sz="0" w:space="0" w:color="auto"/>
                <w:right w:val="none" w:sz="0" w:space="0" w:color="auto"/>
              </w:divBdr>
            </w:div>
            <w:div w:id="1037119901">
              <w:marLeft w:val="0"/>
              <w:marRight w:val="0"/>
              <w:marTop w:val="0"/>
              <w:marBottom w:val="0"/>
              <w:divBdr>
                <w:top w:val="none" w:sz="0" w:space="0" w:color="auto"/>
                <w:left w:val="none" w:sz="0" w:space="0" w:color="auto"/>
                <w:bottom w:val="none" w:sz="0" w:space="0" w:color="auto"/>
                <w:right w:val="none" w:sz="0" w:space="0" w:color="auto"/>
              </w:divBdr>
            </w:div>
            <w:div w:id="1948076843">
              <w:marLeft w:val="0"/>
              <w:marRight w:val="0"/>
              <w:marTop w:val="0"/>
              <w:marBottom w:val="0"/>
              <w:divBdr>
                <w:top w:val="none" w:sz="0" w:space="0" w:color="auto"/>
                <w:left w:val="none" w:sz="0" w:space="0" w:color="auto"/>
                <w:bottom w:val="none" w:sz="0" w:space="0" w:color="auto"/>
                <w:right w:val="none" w:sz="0" w:space="0" w:color="auto"/>
              </w:divBdr>
            </w:div>
            <w:div w:id="1550221008">
              <w:marLeft w:val="0"/>
              <w:marRight w:val="0"/>
              <w:marTop w:val="0"/>
              <w:marBottom w:val="0"/>
              <w:divBdr>
                <w:top w:val="none" w:sz="0" w:space="0" w:color="auto"/>
                <w:left w:val="none" w:sz="0" w:space="0" w:color="auto"/>
                <w:bottom w:val="none" w:sz="0" w:space="0" w:color="auto"/>
                <w:right w:val="none" w:sz="0" w:space="0" w:color="auto"/>
              </w:divBdr>
            </w:div>
            <w:div w:id="726075719">
              <w:marLeft w:val="0"/>
              <w:marRight w:val="0"/>
              <w:marTop w:val="0"/>
              <w:marBottom w:val="0"/>
              <w:divBdr>
                <w:top w:val="none" w:sz="0" w:space="0" w:color="auto"/>
                <w:left w:val="none" w:sz="0" w:space="0" w:color="auto"/>
                <w:bottom w:val="none" w:sz="0" w:space="0" w:color="auto"/>
                <w:right w:val="none" w:sz="0" w:space="0" w:color="auto"/>
              </w:divBdr>
            </w:div>
            <w:div w:id="1790933947">
              <w:marLeft w:val="0"/>
              <w:marRight w:val="0"/>
              <w:marTop w:val="0"/>
              <w:marBottom w:val="0"/>
              <w:divBdr>
                <w:top w:val="none" w:sz="0" w:space="0" w:color="auto"/>
                <w:left w:val="none" w:sz="0" w:space="0" w:color="auto"/>
                <w:bottom w:val="none" w:sz="0" w:space="0" w:color="auto"/>
                <w:right w:val="none" w:sz="0" w:space="0" w:color="auto"/>
              </w:divBdr>
            </w:div>
            <w:div w:id="1444957275">
              <w:marLeft w:val="0"/>
              <w:marRight w:val="0"/>
              <w:marTop w:val="0"/>
              <w:marBottom w:val="0"/>
              <w:divBdr>
                <w:top w:val="none" w:sz="0" w:space="0" w:color="auto"/>
                <w:left w:val="none" w:sz="0" w:space="0" w:color="auto"/>
                <w:bottom w:val="none" w:sz="0" w:space="0" w:color="auto"/>
                <w:right w:val="none" w:sz="0" w:space="0" w:color="auto"/>
              </w:divBdr>
            </w:div>
            <w:div w:id="1633094884">
              <w:marLeft w:val="0"/>
              <w:marRight w:val="0"/>
              <w:marTop w:val="0"/>
              <w:marBottom w:val="0"/>
              <w:divBdr>
                <w:top w:val="none" w:sz="0" w:space="0" w:color="auto"/>
                <w:left w:val="none" w:sz="0" w:space="0" w:color="auto"/>
                <w:bottom w:val="none" w:sz="0" w:space="0" w:color="auto"/>
                <w:right w:val="none" w:sz="0" w:space="0" w:color="auto"/>
              </w:divBdr>
            </w:div>
            <w:div w:id="552542842">
              <w:marLeft w:val="0"/>
              <w:marRight w:val="0"/>
              <w:marTop w:val="0"/>
              <w:marBottom w:val="0"/>
              <w:divBdr>
                <w:top w:val="none" w:sz="0" w:space="0" w:color="auto"/>
                <w:left w:val="none" w:sz="0" w:space="0" w:color="auto"/>
                <w:bottom w:val="none" w:sz="0" w:space="0" w:color="auto"/>
                <w:right w:val="none" w:sz="0" w:space="0" w:color="auto"/>
              </w:divBdr>
            </w:div>
            <w:div w:id="1133788061">
              <w:marLeft w:val="0"/>
              <w:marRight w:val="0"/>
              <w:marTop w:val="0"/>
              <w:marBottom w:val="0"/>
              <w:divBdr>
                <w:top w:val="none" w:sz="0" w:space="0" w:color="auto"/>
                <w:left w:val="none" w:sz="0" w:space="0" w:color="auto"/>
                <w:bottom w:val="none" w:sz="0" w:space="0" w:color="auto"/>
                <w:right w:val="none" w:sz="0" w:space="0" w:color="auto"/>
              </w:divBdr>
            </w:div>
            <w:div w:id="531649039">
              <w:marLeft w:val="0"/>
              <w:marRight w:val="0"/>
              <w:marTop w:val="0"/>
              <w:marBottom w:val="0"/>
              <w:divBdr>
                <w:top w:val="none" w:sz="0" w:space="0" w:color="auto"/>
                <w:left w:val="none" w:sz="0" w:space="0" w:color="auto"/>
                <w:bottom w:val="none" w:sz="0" w:space="0" w:color="auto"/>
                <w:right w:val="none" w:sz="0" w:space="0" w:color="auto"/>
              </w:divBdr>
            </w:div>
            <w:div w:id="814680215">
              <w:marLeft w:val="0"/>
              <w:marRight w:val="0"/>
              <w:marTop w:val="0"/>
              <w:marBottom w:val="0"/>
              <w:divBdr>
                <w:top w:val="none" w:sz="0" w:space="0" w:color="auto"/>
                <w:left w:val="none" w:sz="0" w:space="0" w:color="auto"/>
                <w:bottom w:val="none" w:sz="0" w:space="0" w:color="auto"/>
                <w:right w:val="none" w:sz="0" w:space="0" w:color="auto"/>
              </w:divBdr>
            </w:div>
            <w:div w:id="530919242">
              <w:marLeft w:val="0"/>
              <w:marRight w:val="0"/>
              <w:marTop w:val="0"/>
              <w:marBottom w:val="0"/>
              <w:divBdr>
                <w:top w:val="none" w:sz="0" w:space="0" w:color="auto"/>
                <w:left w:val="none" w:sz="0" w:space="0" w:color="auto"/>
                <w:bottom w:val="none" w:sz="0" w:space="0" w:color="auto"/>
                <w:right w:val="none" w:sz="0" w:space="0" w:color="auto"/>
              </w:divBdr>
            </w:div>
            <w:div w:id="835146455">
              <w:marLeft w:val="0"/>
              <w:marRight w:val="0"/>
              <w:marTop w:val="0"/>
              <w:marBottom w:val="0"/>
              <w:divBdr>
                <w:top w:val="none" w:sz="0" w:space="0" w:color="auto"/>
                <w:left w:val="none" w:sz="0" w:space="0" w:color="auto"/>
                <w:bottom w:val="none" w:sz="0" w:space="0" w:color="auto"/>
                <w:right w:val="none" w:sz="0" w:space="0" w:color="auto"/>
              </w:divBdr>
            </w:div>
            <w:div w:id="757365936">
              <w:marLeft w:val="0"/>
              <w:marRight w:val="0"/>
              <w:marTop w:val="0"/>
              <w:marBottom w:val="0"/>
              <w:divBdr>
                <w:top w:val="none" w:sz="0" w:space="0" w:color="auto"/>
                <w:left w:val="none" w:sz="0" w:space="0" w:color="auto"/>
                <w:bottom w:val="none" w:sz="0" w:space="0" w:color="auto"/>
                <w:right w:val="none" w:sz="0" w:space="0" w:color="auto"/>
              </w:divBdr>
            </w:div>
            <w:div w:id="1952777772">
              <w:marLeft w:val="0"/>
              <w:marRight w:val="0"/>
              <w:marTop w:val="0"/>
              <w:marBottom w:val="0"/>
              <w:divBdr>
                <w:top w:val="none" w:sz="0" w:space="0" w:color="auto"/>
                <w:left w:val="none" w:sz="0" w:space="0" w:color="auto"/>
                <w:bottom w:val="none" w:sz="0" w:space="0" w:color="auto"/>
                <w:right w:val="none" w:sz="0" w:space="0" w:color="auto"/>
              </w:divBdr>
              <w:divsChild>
                <w:div w:id="513148841">
                  <w:marLeft w:val="0"/>
                  <w:marRight w:val="0"/>
                  <w:marTop w:val="0"/>
                  <w:marBottom w:val="0"/>
                  <w:divBdr>
                    <w:top w:val="none" w:sz="0" w:space="0" w:color="auto"/>
                    <w:left w:val="none" w:sz="0" w:space="0" w:color="auto"/>
                    <w:bottom w:val="none" w:sz="0" w:space="0" w:color="auto"/>
                    <w:right w:val="none" w:sz="0" w:space="0" w:color="auto"/>
                  </w:divBdr>
                </w:div>
                <w:div w:id="1687099166">
                  <w:marLeft w:val="0"/>
                  <w:marRight w:val="0"/>
                  <w:marTop w:val="0"/>
                  <w:marBottom w:val="0"/>
                  <w:divBdr>
                    <w:top w:val="none" w:sz="0" w:space="0" w:color="auto"/>
                    <w:left w:val="none" w:sz="0" w:space="0" w:color="auto"/>
                    <w:bottom w:val="none" w:sz="0" w:space="0" w:color="auto"/>
                    <w:right w:val="none" w:sz="0" w:space="0" w:color="auto"/>
                  </w:divBdr>
                </w:div>
                <w:div w:id="1653211938">
                  <w:marLeft w:val="0"/>
                  <w:marRight w:val="0"/>
                  <w:marTop w:val="0"/>
                  <w:marBottom w:val="0"/>
                  <w:divBdr>
                    <w:top w:val="none" w:sz="0" w:space="0" w:color="auto"/>
                    <w:left w:val="none" w:sz="0" w:space="0" w:color="auto"/>
                    <w:bottom w:val="none" w:sz="0" w:space="0" w:color="auto"/>
                    <w:right w:val="none" w:sz="0" w:space="0" w:color="auto"/>
                  </w:divBdr>
                </w:div>
                <w:div w:id="711805706">
                  <w:marLeft w:val="0"/>
                  <w:marRight w:val="0"/>
                  <w:marTop w:val="0"/>
                  <w:marBottom w:val="0"/>
                  <w:divBdr>
                    <w:top w:val="none" w:sz="0" w:space="0" w:color="auto"/>
                    <w:left w:val="none" w:sz="0" w:space="0" w:color="auto"/>
                    <w:bottom w:val="none" w:sz="0" w:space="0" w:color="auto"/>
                    <w:right w:val="none" w:sz="0" w:space="0" w:color="auto"/>
                  </w:divBdr>
                </w:div>
                <w:div w:id="1271745184">
                  <w:marLeft w:val="0"/>
                  <w:marRight w:val="0"/>
                  <w:marTop w:val="0"/>
                  <w:marBottom w:val="0"/>
                  <w:divBdr>
                    <w:top w:val="none" w:sz="0" w:space="0" w:color="auto"/>
                    <w:left w:val="none" w:sz="0" w:space="0" w:color="auto"/>
                    <w:bottom w:val="none" w:sz="0" w:space="0" w:color="auto"/>
                    <w:right w:val="none" w:sz="0" w:space="0" w:color="auto"/>
                  </w:divBdr>
                </w:div>
                <w:div w:id="1855340662">
                  <w:marLeft w:val="0"/>
                  <w:marRight w:val="0"/>
                  <w:marTop w:val="0"/>
                  <w:marBottom w:val="0"/>
                  <w:divBdr>
                    <w:top w:val="none" w:sz="0" w:space="0" w:color="auto"/>
                    <w:left w:val="none" w:sz="0" w:space="0" w:color="auto"/>
                    <w:bottom w:val="none" w:sz="0" w:space="0" w:color="auto"/>
                    <w:right w:val="none" w:sz="0" w:space="0" w:color="auto"/>
                  </w:divBdr>
                </w:div>
                <w:div w:id="131484635">
                  <w:marLeft w:val="0"/>
                  <w:marRight w:val="0"/>
                  <w:marTop w:val="0"/>
                  <w:marBottom w:val="0"/>
                  <w:divBdr>
                    <w:top w:val="none" w:sz="0" w:space="0" w:color="auto"/>
                    <w:left w:val="none" w:sz="0" w:space="0" w:color="auto"/>
                    <w:bottom w:val="none" w:sz="0" w:space="0" w:color="auto"/>
                    <w:right w:val="none" w:sz="0" w:space="0" w:color="auto"/>
                  </w:divBdr>
                </w:div>
                <w:div w:id="516508256">
                  <w:marLeft w:val="0"/>
                  <w:marRight w:val="0"/>
                  <w:marTop w:val="0"/>
                  <w:marBottom w:val="0"/>
                  <w:divBdr>
                    <w:top w:val="none" w:sz="0" w:space="0" w:color="auto"/>
                    <w:left w:val="none" w:sz="0" w:space="0" w:color="auto"/>
                    <w:bottom w:val="none" w:sz="0" w:space="0" w:color="auto"/>
                    <w:right w:val="none" w:sz="0" w:space="0" w:color="auto"/>
                  </w:divBdr>
                </w:div>
                <w:div w:id="1546336027">
                  <w:marLeft w:val="0"/>
                  <w:marRight w:val="0"/>
                  <w:marTop w:val="0"/>
                  <w:marBottom w:val="0"/>
                  <w:divBdr>
                    <w:top w:val="none" w:sz="0" w:space="0" w:color="auto"/>
                    <w:left w:val="none" w:sz="0" w:space="0" w:color="auto"/>
                    <w:bottom w:val="none" w:sz="0" w:space="0" w:color="auto"/>
                    <w:right w:val="none" w:sz="0" w:space="0" w:color="auto"/>
                  </w:divBdr>
                </w:div>
                <w:div w:id="382367609">
                  <w:marLeft w:val="0"/>
                  <w:marRight w:val="0"/>
                  <w:marTop w:val="0"/>
                  <w:marBottom w:val="0"/>
                  <w:divBdr>
                    <w:top w:val="none" w:sz="0" w:space="0" w:color="auto"/>
                    <w:left w:val="none" w:sz="0" w:space="0" w:color="auto"/>
                    <w:bottom w:val="none" w:sz="0" w:space="0" w:color="auto"/>
                    <w:right w:val="none" w:sz="0" w:space="0" w:color="auto"/>
                  </w:divBdr>
                </w:div>
                <w:div w:id="2146581384">
                  <w:marLeft w:val="0"/>
                  <w:marRight w:val="0"/>
                  <w:marTop w:val="0"/>
                  <w:marBottom w:val="0"/>
                  <w:divBdr>
                    <w:top w:val="none" w:sz="0" w:space="0" w:color="auto"/>
                    <w:left w:val="none" w:sz="0" w:space="0" w:color="auto"/>
                    <w:bottom w:val="none" w:sz="0" w:space="0" w:color="auto"/>
                    <w:right w:val="none" w:sz="0" w:space="0" w:color="auto"/>
                  </w:divBdr>
                </w:div>
                <w:div w:id="1674530666">
                  <w:marLeft w:val="0"/>
                  <w:marRight w:val="0"/>
                  <w:marTop w:val="0"/>
                  <w:marBottom w:val="0"/>
                  <w:divBdr>
                    <w:top w:val="none" w:sz="0" w:space="0" w:color="auto"/>
                    <w:left w:val="none" w:sz="0" w:space="0" w:color="auto"/>
                    <w:bottom w:val="none" w:sz="0" w:space="0" w:color="auto"/>
                    <w:right w:val="none" w:sz="0" w:space="0" w:color="auto"/>
                  </w:divBdr>
                </w:div>
                <w:div w:id="1190990915">
                  <w:marLeft w:val="0"/>
                  <w:marRight w:val="0"/>
                  <w:marTop w:val="0"/>
                  <w:marBottom w:val="0"/>
                  <w:divBdr>
                    <w:top w:val="none" w:sz="0" w:space="0" w:color="auto"/>
                    <w:left w:val="none" w:sz="0" w:space="0" w:color="auto"/>
                    <w:bottom w:val="none" w:sz="0" w:space="0" w:color="auto"/>
                    <w:right w:val="none" w:sz="0" w:space="0" w:color="auto"/>
                  </w:divBdr>
                </w:div>
                <w:div w:id="1253009134">
                  <w:marLeft w:val="0"/>
                  <w:marRight w:val="0"/>
                  <w:marTop w:val="0"/>
                  <w:marBottom w:val="0"/>
                  <w:divBdr>
                    <w:top w:val="none" w:sz="0" w:space="0" w:color="auto"/>
                    <w:left w:val="none" w:sz="0" w:space="0" w:color="auto"/>
                    <w:bottom w:val="none" w:sz="0" w:space="0" w:color="auto"/>
                    <w:right w:val="none" w:sz="0" w:space="0" w:color="auto"/>
                  </w:divBdr>
                </w:div>
                <w:div w:id="1393847163">
                  <w:marLeft w:val="0"/>
                  <w:marRight w:val="0"/>
                  <w:marTop w:val="0"/>
                  <w:marBottom w:val="0"/>
                  <w:divBdr>
                    <w:top w:val="none" w:sz="0" w:space="0" w:color="auto"/>
                    <w:left w:val="none" w:sz="0" w:space="0" w:color="auto"/>
                    <w:bottom w:val="none" w:sz="0" w:space="0" w:color="auto"/>
                    <w:right w:val="none" w:sz="0" w:space="0" w:color="auto"/>
                  </w:divBdr>
                </w:div>
                <w:div w:id="2111924131">
                  <w:marLeft w:val="0"/>
                  <w:marRight w:val="0"/>
                  <w:marTop w:val="0"/>
                  <w:marBottom w:val="0"/>
                  <w:divBdr>
                    <w:top w:val="none" w:sz="0" w:space="0" w:color="auto"/>
                    <w:left w:val="none" w:sz="0" w:space="0" w:color="auto"/>
                    <w:bottom w:val="none" w:sz="0" w:space="0" w:color="auto"/>
                    <w:right w:val="none" w:sz="0" w:space="0" w:color="auto"/>
                  </w:divBdr>
                </w:div>
                <w:div w:id="1822961351">
                  <w:marLeft w:val="0"/>
                  <w:marRight w:val="0"/>
                  <w:marTop w:val="0"/>
                  <w:marBottom w:val="0"/>
                  <w:divBdr>
                    <w:top w:val="none" w:sz="0" w:space="0" w:color="auto"/>
                    <w:left w:val="none" w:sz="0" w:space="0" w:color="auto"/>
                    <w:bottom w:val="none" w:sz="0" w:space="0" w:color="auto"/>
                    <w:right w:val="none" w:sz="0" w:space="0" w:color="auto"/>
                  </w:divBdr>
                </w:div>
                <w:div w:id="641888911">
                  <w:marLeft w:val="0"/>
                  <w:marRight w:val="0"/>
                  <w:marTop w:val="0"/>
                  <w:marBottom w:val="0"/>
                  <w:divBdr>
                    <w:top w:val="none" w:sz="0" w:space="0" w:color="auto"/>
                    <w:left w:val="none" w:sz="0" w:space="0" w:color="auto"/>
                    <w:bottom w:val="none" w:sz="0" w:space="0" w:color="auto"/>
                    <w:right w:val="none" w:sz="0" w:space="0" w:color="auto"/>
                  </w:divBdr>
                </w:div>
                <w:div w:id="317155074">
                  <w:marLeft w:val="0"/>
                  <w:marRight w:val="0"/>
                  <w:marTop w:val="0"/>
                  <w:marBottom w:val="0"/>
                  <w:divBdr>
                    <w:top w:val="none" w:sz="0" w:space="0" w:color="auto"/>
                    <w:left w:val="none" w:sz="0" w:space="0" w:color="auto"/>
                    <w:bottom w:val="none" w:sz="0" w:space="0" w:color="auto"/>
                    <w:right w:val="none" w:sz="0" w:space="0" w:color="auto"/>
                  </w:divBdr>
                </w:div>
                <w:div w:id="1413162751">
                  <w:marLeft w:val="0"/>
                  <w:marRight w:val="0"/>
                  <w:marTop w:val="0"/>
                  <w:marBottom w:val="0"/>
                  <w:divBdr>
                    <w:top w:val="none" w:sz="0" w:space="0" w:color="auto"/>
                    <w:left w:val="none" w:sz="0" w:space="0" w:color="auto"/>
                    <w:bottom w:val="none" w:sz="0" w:space="0" w:color="auto"/>
                    <w:right w:val="none" w:sz="0" w:space="0" w:color="auto"/>
                  </w:divBdr>
                </w:div>
                <w:div w:id="361128292">
                  <w:marLeft w:val="0"/>
                  <w:marRight w:val="0"/>
                  <w:marTop w:val="0"/>
                  <w:marBottom w:val="0"/>
                  <w:divBdr>
                    <w:top w:val="none" w:sz="0" w:space="0" w:color="auto"/>
                    <w:left w:val="none" w:sz="0" w:space="0" w:color="auto"/>
                    <w:bottom w:val="none" w:sz="0" w:space="0" w:color="auto"/>
                    <w:right w:val="none" w:sz="0" w:space="0" w:color="auto"/>
                  </w:divBdr>
                </w:div>
                <w:div w:id="1433671066">
                  <w:marLeft w:val="0"/>
                  <w:marRight w:val="0"/>
                  <w:marTop w:val="0"/>
                  <w:marBottom w:val="0"/>
                  <w:divBdr>
                    <w:top w:val="none" w:sz="0" w:space="0" w:color="auto"/>
                    <w:left w:val="none" w:sz="0" w:space="0" w:color="auto"/>
                    <w:bottom w:val="none" w:sz="0" w:space="0" w:color="auto"/>
                    <w:right w:val="none" w:sz="0" w:space="0" w:color="auto"/>
                  </w:divBdr>
                </w:div>
                <w:div w:id="921371523">
                  <w:marLeft w:val="0"/>
                  <w:marRight w:val="0"/>
                  <w:marTop w:val="0"/>
                  <w:marBottom w:val="0"/>
                  <w:divBdr>
                    <w:top w:val="none" w:sz="0" w:space="0" w:color="auto"/>
                    <w:left w:val="none" w:sz="0" w:space="0" w:color="auto"/>
                    <w:bottom w:val="none" w:sz="0" w:space="0" w:color="auto"/>
                    <w:right w:val="none" w:sz="0" w:space="0" w:color="auto"/>
                  </w:divBdr>
                </w:div>
                <w:div w:id="932781549">
                  <w:marLeft w:val="0"/>
                  <w:marRight w:val="0"/>
                  <w:marTop w:val="0"/>
                  <w:marBottom w:val="0"/>
                  <w:divBdr>
                    <w:top w:val="none" w:sz="0" w:space="0" w:color="auto"/>
                    <w:left w:val="none" w:sz="0" w:space="0" w:color="auto"/>
                    <w:bottom w:val="none" w:sz="0" w:space="0" w:color="auto"/>
                    <w:right w:val="none" w:sz="0" w:space="0" w:color="auto"/>
                  </w:divBdr>
                </w:div>
                <w:div w:id="496773050">
                  <w:marLeft w:val="0"/>
                  <w:marRight w:val="0"/>
                  <w:marTop w:val="0"/>
                  <w:marBottom w:val="0"/>
                  <w:divBdr>
                    <w:top w:val="none" w:sz="0" w:space="0" w:color="auto"/>
                    <w:left w:val="none" w:sz="0" w:space="0" w:color="auto"/>
                    <w:bottom w:val="none" w:sz="0" w:space="0" w:color="auto"/>
                    <w:right w:val="none" w:sz="0" w:space="0" w:color="auto"/>
                  </w:divBdr>
                </w:div>
                <w:div w:id="565796961">
                  <w:marLeft w:val="0"/>
                  <w:marRight w:val="0"/>
                  <w:marTop w:val="0"/>
                  <w:marBottom w:val="0"/>
                  <w:divBdr>
                    <w:top w:val="none" w:sz="0" w:space="0" w:color="auto"/>
                    <w:left w:val="none" w:sz="0" w:space="0" w:color="auto"/>
                    <w:bottom w:val="none" w:sz="0" w:space="0" w:color="auto"/>
                    <w:right w:val="none" w:sz="0" w:space="0" w:color="auto"/>
                  </w:divBdr>
                </w:div>
                <w:div w:id="297730433">
                  <w:marLeft w:val="0"/>
                  <w:marRight w:val="0"/>
                  <w:marTop w:val="0"/>
                  <w:marBottom w:val="0"/>
                  <w:divBdr>
                    <w:top w:val="none" w:sz="0" w:space="0" w:color="auto"/>
                    <w:left w:val="none" w:sz="0" w:space="0" w:color="auto"/>
                    <w:bottom w:val="none" w:sz="0" w:space="0" w:color="auto"/>
                    <w:right w:val="none" w:sz="0" w:space="0" w:color="auto"/>
                  </w:divBdr>
                </w:div>
                <w:div w:id="1297637841">
                  <w:marLeft w:val="0"/>
                  <w:marRight w:val="0"/>
                  <w:marTop w:val="0"/>
                  <w:marBottom w:val="0"/>
                  <w:divBdr>
                    <w:top w:val="none" w:sz="0" w:space="0" w:color="auto"/>
                    <w:left w:val="none" w:sz="0" w:space="0" w:color="auto"/>
                    <w:bottom w:val="none" w:sz="0" w:space="0" w:color="auto"/>
                    <w:right w:val="none" w:sz="0" w:space="0" w:color="auto"/>
                  </w:divBdr>
                </w:div>
                <w:div w:id="567689733">
                  <w:marLeft w:val="0"/>
                  <w:marRight w:val="0"/>
                  <w:marTop w:val="0"/>
                  <w:marBottom w:val="0"/>
                  <w:divBdr>
                    <w:top w:val="none" w:sz="0" w:space="0" w:color="auto"/>
                    <w:left w:val="none" w:sz="0" w:space="0" w:color="auto"/>
                    <w:bottom w:val="none" w:sz="0" w:space="0" w:color="auto"/>
                    <w:right w:val="none" w:sz="0" w:space="0" w:color="auto"/>
                  </w:divBdr>
                </w:div>
                <w:div w:id="1743680490">
                  <w:marLeft w:val="0"/>
                  <w:marRight w:val="0"/>
                  <w:marTop w:val="0"/>
                  <w:marBottom w:val="0"/>
                  <w:divBdr>
                    <w:top w:val="none" w:sz="0" w:space="0" w:color="auto"/>
                    <w:left w:val="none" w:sz="0" w:space="0" w:color="auto"/>
                    <w:bottom w:val="none" w:sz="0" w:space="0" w:color="auto"/>
                    <w:right w:val="none" w:sz="0" w:space="0" w:color="auto"/>
                  </w:divBdr>
                </w:div>
                <w:div w:id="87427162">
                  <w:marLeft w:val="0"/>
                  <w:marRight w:val="0"/>
                  <w:marTop w:val="0"/>
                  <w:marBottom w:val="0"/>
                  <w:divBdr>
                    <w:top w:val="none" w:sz="0" w:space="0" w:color="auto"/>
                    <w:left w:val="none" w:sz="0" w:space="0" w:color="auto"/>
                    <w:bottom w:val="none" w:sz="0" w:space="0" w:color="auto"/>
                    <w:right w:val="none" w:sz="0" w:space="0" w:color="auto"/>
                  </w:divBdr>
                </w:div>
                <w:div w:id="1629779836">
                  <w:marLeft w:val="0"/>
                  <w:marRight w:val="0"/>
                  <w:marTop w:val="0"/>
                  <w:marBottom w:val="0"/>
                  <w:divBdr>
                    <w:top w:val="none" w:sz="0" w:space="0" w:color="auto"/>
                    <w:left w:val="none" w:sz="0" w:space="0" w:color="auto"/>
                    <w:bottom w:val="none" w:sz="0" w:space="0" w:color="auto"/>
                    <w:right w:val="none" w:sz="0" w:space="0" w:color="auto"/>
                  </w:divBdr>
                </w:div>
                <w:div w:id="154954693">
                  <w:marLeft w:val="0"/>
                  <w:marRight w:val="0"/>
                  <w:marTop w:val="0"/>
                  <w:marBottom w:val="0"/>
                  <w:divBdr>
                    <w:top w:val="none" w:sz="0" w:space="0" w:color="auto"/>
                    <w:left w:val="none" w:sz="0" w:space="0" w:color="auto"/>
                    <w:bottom w:val="none" w:sz="0" w:space="0" w:color="auto"/>
                    <w:right w:val="none" w:sz="0" w:space="0" w:color="auto"/>
                  </w:divBdr>
                </w:div>
                <w:div w:id="191571990">
                  <w:marLeft w:val="0"/>
                  <w:marRight w:val="0"/>
                  <w:marTop w:val="0"/>
                  <w:marBottom w:val="0"/>
                  <w:divBdr>
                    <w:top w:val="none" w:sz="0" w:space="0" w:color="auto"/>
                    <w:left w:val="none" w:sz="0" w:space="0" w:color="auto"/>
                    <w:bottom w:val="none" w:sz="0" w:space="0" w:color="auto"/>
                    <w:right w:val="none" w:sz="0" w:space="0" w:color="auto"/>
                  </w:divBdr>
                </w:div>
                <w:div w:id="2039427764">
                  <w:marLeft w:val="0"/>
                  <w:marRight w:val="0"/>
                  <w:marTop w:val="0"/>
                  <w:marBottom w:val="0"/>
                  <w:divBdr>
                    <w:top w:val="none" w:sz="0" w:space="0" w:color="auto"/>
                    <w:left w:val="none" w:sz="0" w:space="0" w:color="auto"/>
                    <w:bottom w:val="none" w:sz="0" w:space="0" w:color="auto"/>
                    <w:right w:val="none" w:sz="0" w:space="0" w:color="auto"/>
                  </w:divBdr>
                </w:div>
                <w:div w:id="717632489">
                  <w:marLeft w:val="0"/>
                  <w:marRight w:val="0"/>
                  <w:marTop w:val="0"/>
                  <w:marBottom w:val="0"/>
                  <w:divBdr>
                    <w:top w:val="none" w:sz="0" w:space="0" w:color="auto"/>
                    <w:left w:val="none" w:sz="0" w:space="0" w:color="auto"/>
                    <w:bottom w:val="none" w:sz="0" w:space="0" w:color="auto"/>
                    <w:right w:val="none" w:sz="0" w:space="0" w:color="auto"/>
                  </w:divBdr>
                </w:div>
                <w:div w:id="417554723">
                  <w:marLeft w:val="0"/>
                  <w:marRight w:val="0"/>
                  <w:marTop w:val="0"/>
                  <w:marBottom w:val="0"/>
                  <w:divBdr>
                    <w:top w:val="none" w:sz="0" w:space="0" w:color="auto"/>
                    <w:left w:val="none" w:sz="0" w:space="0" w:color="auto"/>
                    <w:bottom w:val="none" w:sz="0" w:space="0" w:color="auto"/>
                    <w:right w:val="none" w:sz="0" w:space="0" w:color="auto"/>
                  </w:divBdr>
                </w:div>
                <w:div w:id="606273875">
                  <w:marLeft w:val="0"/>
                  <w:marRight w:val="0"/>
                  <w:marTop w:val="0"/>
                  <w:marBottom w:val="0"/>
                  <w:divBdr>
                    <w:top w:val="none" w:sz="0" w:space="0" w:color="auto"/>
                    <w:left w:val="none" w:sz="0" w:space="0" w:color="auto"/>
                    <w:bottom w:val="none" w:sz="0" w:space="0" w:color="auto"/>
                    <w:right w:val="none" w:sz="0" w:space="0" w:color="auto"/>
                  </w:divBdr>
                </w:div>
                <w:div w:id="1362704309">
                  <w:marLeft w:val="0"/>
                  <w:marRight w:val="0"/>
                  <w:marTop w:val="0"/>
                  <w:marBottom w:val="0"/>
                  <w:divBdr>
                    <w:top w:val="none" w:sz="0" w:space="0" w:color="auto"/>
                    <w:left w:val="none" w:sz="0" w:space="0" w:color="auto"/>
                    <w:bottom w:val="none" w:sz="0" w:space="0" w:color="auto"/>
                    <w:right w:val="none" w:sz="0" w:space="0" w:color="auto"/>
                  </w:divBdr>
                </w:div>
                <w:div w:id="568687613">
                  <w:marLeft w:val="0"/>
                  <w:marRight w:val="0"/>
                  <w:marTop w:val="0"/>
                  <w:marBottom w:val="0"/>
                  <w:divBdr>
                    <w:top w:val="none" w:sz="0" w:space="0" w:color="auto"/>
                    <w:left w:val="none" w:sz="0" w:space="0" w:color="auto"/>
                    <w:bottom w:val="none" w:sz="0" w:space="0" w:color="auto"/>
                    <w:right w:val="none" w:sz="0" w:space="0" w:color="auto"/>
                  </w:divBdr>
                </w:div>
                <w:div w:id="1059984610">
                  <w:marLeft w:val="0"/>
                  <w:marRight w:val="0"/>
                  <w:marTop w:val="0"/>
                  <w:marBottom w:val="0"/>
                  <w:divBdr>
                    <w:top w:val="none" w:sz="0" w:space="0" w:color="auto"/>
                    <w:left w:val="none" w:sz="0" w:space="0" w:color="auto"/>
                    <w:bottom w:val="none" w:sz="0" w:space="0" w:color="auto"/>
                    <w:right w:val="none" w:sz="0" w:space="0" w:color="auto"/>
                  </w:divBdr>
                </w:div>
                <w:div w:id="494612764">
                  <w:marLeft w:val="0"/>
                  <w:marRight w:val="0"/>
                  <w:marTop w:val="0"/>
                  <w:marBottom w:val="0"/>
                  <w:divBdr>
                    <w:top w:val="none" w:sz="0" w:space="0" w:color="auto"/>
                    <w:left w:val="none" w:sz="0" w:space="0" w:color="auto"/>
                    <w:bottom w:val="none" w:sz="0" w:space="0" w:color="auto"/>
                    <w:right w:val="none" w:sz="0" w:space="0" w:color="auto"/>
                  </w:divBdr>
                </w:div>
                <w:div w:id="595210663">
                  <w:marLeft w:val="0"/>
                  <w:marRight w:val="0"/>
                  <w:marTop w:val="0"/>
                  <w:marBottom w:val="0"/>
                  <w:divBdr>
                    <w:top w:val="none" w:sz="0" w:space="0" w:color="auto"/>
                    <w:left w:val="none" w:sz="0" w:space="0" w:color="auto"/>
                    <w:bottom w:val="none" w:sz="0" w:space="0" w:color="auto"/>
                    <w:right w:val="none" w:sz="0" w:space="0" w:color="auto"/>
                  </w:divBdr>
                </w:div>
                <w:div w:id="1894535750">
                  <w:marLeft w:val="0"/>
                  <w:marRight w:val="0"/>
                  <w:marTop w:val="0"/>
                  <w:marBottom w:val="0"/>
                  <w:divBdr>
                    <w:top w:val="none" w:sz="0" w:space="0" w:color="auto"/>
                    <w:left w:val="none" w:sz="0" w:space="0" w:color="auto"/>
                    <w:bottom w:val="none" w:sz="0" w:space="0" w:color="auto"/>
                    <w:right w:val="none" w:sz="0" w:space="0" w:color="auto"/>
                  </w:divBdr>
                </w:div>
                <w:div w:id="1915968955">
                  <w:marLeft w:val="0"/>
                  <w:marRight w:val="0"/>
                  <w:marTop w:val="0"/>
                  <w:marBottom w:val="0"/>
                  <w:divBdr>
                    <w:top w:val="none" w:sz="0" w:space="0" w:color="auto"/>
                    <w:left w:val="none" w:sz="0" w:space="0" w:color="auto"/>
                    <w:bottom w:val="none" w:sz="0" w:space="0" w:color="auto"/>
                    <w:right w:val="none" w:sz="0" w:space="0" w:color="auto"/>
                  </w:divBdr>
                </w:div>
                <w:div w:id="24060128">
                  <w:marLeft w:val="0"/>
                  <w:marRight w:val="0"/>
                  <w:marTop w:val="0"/>
                  <w:marBottom w:val="0"/>
                  <w:divBdr>
                    <w:top w:val="none" w:sz="0" w:space="0" w:color="auto"/>
                    <w:left w:val="none" w:sz="0" w:space="0" w:color="auto"/>
                    <w:bottom w:val="none" w:sz="0" w:space="0" w:color="auto"/>
                    <w:right w:val="none" w:sz="0" w:space="0" w:color="auto"/>
                  </w:divBdr>
                </w:div>
                <w:div w:id="1070157064">
                  <w:marLeft w:val="0"/>
                  <w:marRight w:val="0"/>
                  <w:marTop w:val="0"/>
                  <w:marBottom w:val="0"/>
                  <w:divBdr>
                    <w:top w:val="none" w:sz="0" w:space="0" w:color="auto"/>
                    <w:left w:val="none" w:sz="0" w:space="0" w:color="auto"/>
                    <w:bottom w:val="none" w:sz="0" w:space="0" w:color="auto"/>
                    <w:right w:val="none" w:sz="0" w:space="0" w:color="auto"/>
                  </w:divBdr>
                </w:div>
                <w:div w:id="1236011354">
                  <w:marLeft w:val="0"/>
                  <w:marRight w:val="0"/>
                  <w:marTop w:val="0"/>
                  <w:marBottom w:val="0"/>
                  <w:divBdr>
                    <w:top w:val="none" w:sz="0" w:space="0" w:color="auto"/>
                    <w:left w:val="none" w:sz="0" w:space="0" w:color="auto"/>
                    <w:bottom w:val="none" w:sz="0" w:space="0" w:color="auto"/>
                    <w:right w:val="none" w:sz="0" w:space="0" w:color="auto"/>
                  </w:divBdr>
                </w:div>
                <w:div w:id="979846941">
                  <w:marLeft w:val="0"/>
                  <w:marRight w:val="0"/>
                  <w:marTop w:val="0"/>
                  <w:marBottom w:val="0"/>
                  <w:divBdr>
                    <w:top w:val="none" w:sz="0" w:space="0" w:color="auto"/>
                    <w:left w:val="none" w:sz="0" w:space="0" w:color="auto"/>
                    <w:bottom w:val="none" w:sz="0" w:space="0" w:color="auto"/>
                    <w:right w:val="none" w:sz="0" w:space="0" w:color="auto"/>
                  </w:divBdr>
                </w:div>
                <w:div w:id="1062875128">
                  <w:marLeft w:val="0"/>
                  <w:marRight w:val="0"/>
                  <w:marTop w:val="0"/>
                  <w:marBottom w:val="0"/>
                  <w:divBdr>
                    <w:top w:val="none" w:sz="0" w:space="0" w:color="auto"/>
                    <w:left w:val="none" w:sz="0" w:space="0" w:color="auto"/>
                    <w:bottom w:val="none" w:sz="0" w:space="0" w:color="auto"/>
                    <w:right w:val="none" w:sz="0" w:space="0" w:color="auto"/>
                  </w:divBdr>
                </w:div>
                <w:div w:id="1509829189">
                  <w:marLeft w:val="0"/>
                  <w:marRight w:val="0"/>
                  <w:marTop w:val="0"/>
                  <w:marBottom w:val="0"/>
                  <w:divBdr>
                    <w:top w:val="none" w:sz="0" w:space="0" w:color="auto"/>
                    <w:left w:val="none" w:sz="0" w:space="0" w:color="auto"/>
                    <w:bottom w:val="none" w:sz="0" w:space="0" w:color="auto"/>
                    <w:right w:val="none" w:sz="0" w:space="0" w:color="auto"/>
                  </w:divBdr>
                </w:div>
                <w:div w:id="1006245089">
                  <w:marLeft w:val="0"/>
                  <w:marRight w:val="0"/>
                  <w:marTop w:val="0"/>
                  <w:marBottom w:val="0"/>
                  <w:divBdr>
                    <w:top w:val="none" w:sz="0" w:space="0" w:color="auto"/>
                    <w:left w:val="none" w:sz="0" w:space="0" w:color="auto"/>
                    <w:bottom w:val="none" w:sz="0" w:space="0" w:color="auto"/>
                    <w:right w:val="none" w:sz="0" w:space="0" w:color="auto"/>
                  </w:divBdr>
                </w:div>
                <w:div w:id="147554265">
                  <w:marLeft w:val="0"/>
                  <w:marRight w:val="0"/>
                  <w:marTop w:val="0"/>
                  <w:marBottom w:val="0"/>
                  <w:divBdr>
                    <w:top w:val="none" w:sz="0" w:space="0" w:color="auto"/>
                    <w:left w:val="none" w:sz="0" w:space="0" w:color="auto"/>
                    <w:bottom w:val="none" w:sz="0" w:space="0" w:color="auto"/>
                    <w:right w:val="none" w:sz="0" w:space="0" w:color="auto"/>
                  </w:divBdr>
                </w:div>
                <w:div w:id="1419329606">
                  <w:marLeft w:val="0"/>
                  <w:marRight w:val="0"/>
                  <w:marTop w:val="0"/>
                  <w:marBottom w:val="0"/>
                  <w:divBdr>
                    <w:top w:val="none" w:sz="0" w:space="0" w:color="auto"/>
                    <w:left w:val="none" w:sz="0" w:space="0" w:color="auto"/>
                    <w:bottom w:val="none" w:sz="0" w:space="0" w:color="auto"/>
                    <w:right w:val="none" w:sz="0" w:space="0" w:color="auto"/>
                  </w:divBdr>
                </w:div>
                <w:div w:id="1501384280">
                  <w:marLeft w:val="0"/>
                  <w:marRight w:val="0"/>
                  <w:marTop w:val="0"/>
                  <w:marBottom w:val="0"/>
                  <w:divBdr>
                    <w:top w:val="none" w:sz="0" w:space="0" w:color="auto"/>
                    <w:left w:val="none" w:sz="0" w:space="0" w:color="auto"/>
                    <w:bottom w:val="none" w:sz="0" w:space="0" w:color="auto"/>
                    <w:right w:val="none" w:sz="0" w:space="0" w:color="auto"/>
                  </w:divBdr>
                </w:div>
                <w:div w:id="786698987">
                  <w:marLeft w:val="0"/>
                  <w:marRight w:val="0"/>
                  <w:marTop w:val="0"/>
                  <w:marBottom w:val="0"/>
                  <w:divBdr>
                    <w:top w:val="none" w:sz="0" w:space="0" w:color="auto"/>
                    <w:left w:val="none" w:sz="0" w:space="0" w:color="auto"/>
                    <w:bottom w:val="none" w:sz="0" w:space="0" w:color="auto"/>
                    <w:right w:val="none" w:sz="0" w:space="0" w:color="auto"/>
                  </w:divBdr>
                </w:div>
                <w:div w:id="1513182833">
                  <w:marLeft w:val="0"/>
                  <w:marRight w:val="0"/>
                  <w:marTop w:val="0"/>
                  <w:marBottom w:val="0"/>
                  <w:divBdr>
                    <w:top w:val="none" w:sz="0" w:space="0" w:color="auto"/>
                    <w:left w:val="none" w:sz="0" w:space="0" w:color="auto"/>
                    <w:bottom w:val="none" w:sz="0" w:space="0" w:color="auto"/>
                    <w:right w:val="none" w:sz="0" w:space="0" w:color="auto"/>
                  </w:divBdr>
                </w:div>
                <w:div w:id="1241869677">
                  <w:marLeft w:val="0"/>
                  <w:marRight w:val="0"/>
                  <w:marTop w:val="0"/>
                  <w:marBottom w:val="0"/>
                  <w:divBdr>
                    <w:top w:val="none" w:sz="0" w:space="0" w:color="auto"/>
                    <w:left w:val="none" w:sz="0" w:space="0" w:color="auto"/>
                    <w:bottom w:val="none" w:sz="0" w:space="0" w:color="auto"/>
                    <w:right w:val="none" w:sz="0" w:space="0" w:color="auto"/>
                  </w:divBdr>
                </w:div>
                <w:div w:id="702025990">
                  <w:marLeft w:val="0"/>
                  <w:marRight w:val="0"/>
                  <w:marTop w:val="0"/>
                  <w:marBottom w:val="0"/>
                  <w:divBdr>
                    <w:top w:val="none" w:sz="0" w:space="0" w:color="auto"/>
                    <w:left w:val="none" w:sz="0" w:space="0" w:color="auto"/>
                    <w:bottom w:val="none" w:sz="0" w:space="0" w:color="auto"/>
                    <w:right w:val="none" w:sz="0" w:space="0" w:color="auto"/>
                  </w:divBdr>
                </w:div>
                <w:div w:id="333385675">
                  <w:marLeft w:val="0"/>
                  <w:marRight w:val="0"/>
                  <w:marTop w:val="0"/>
                  <w:marBottom w:val="0"/>
                  <w:divBdr>
                    <w:top w:val="none" w:sz="0" w:space="0" w:color="auto"/>
                    <w:left w:val="none" w:sz="0" w:space="0" w:color="auto"/>
                    <w:bottom w:val="none" w:sz="0" w:space="0" w:color="auto"/>
                    <w:right w:val="none" w:sz="0" w:space="0" w:color="auto"/>
                  </w:divBdr>
                </w:div>
                <w:div w:id="1523206508">
                  <w:marLeft w:val="0"/>
                  <w:marRight w:val="0"/>
                  <w:marTop w:val="0"/>
                  <w:marBottom w:val="0"/>
                  <w:divBdr>
                    <w:top w:val="none" w:sz="0" w:space="0" w:color="auto"/>
                    <w:left w:val="none" w:sz="0" w:space="0" w:color="auto"/>
                    <w:bottom w:val="none" w:sz="0" w:space="0" w:color="auto"/>
                    <w:right w:val="none" w:sz="0" w:space="0" w:color="auto"/>
                  </w:divBdr>
                </w:div>
                <w:div w:id="1307467429">
                  <w:marLeft w:val="0"/>
                  <w:marRight w:val="0"/>
                  <w:marTop w:val="0"/>
                  <w:marBottom w:val="0"/>
                  <w:divBdr>
                    <w:top w:val="none" w:sz="0" w:space="0" w:color="auto"/>
                    <w:left w:val="none" w:sz="0" w:space="0" w:color="auto"/>
                    <w:bottom w:val="none" w:sz="0" w:space="0" w:color="auto"/>
                    <w:right w:val="none" w:sz="0" w:space="0" w:color="auto"/>
                  </w:divBdr>
                </w:div>
                <w:div w:id="374476000">
                  <w:marLeft w:val="0"/>
                  <w:marRight w:val="0"/>
                  <w:marTop w:val="0"/>
                  <w:marBottom w:val="0"/>
                  <w:divBdr>
                    <w:top w:val="none" w:sz="0" w:space="0" w:color="auto"/>
                    <w:left w:val="none" w:sz="0" w:space="0" w:color="auto"/>
                    <w:bottom w:val="none" w:sz="0" w:space="0" w:color="auto"/>
                    <w:right w:val="none" w:sz="0" w:space="0" w:color="auto"/>
                  </w:divBdr>
                </w:div>
                <w:div w:id="162862995">
                  <w:marLeft w:val="0"/>
                  <w:marRight w:val="0"/>
                  <w:marTop w:val="0"/>
                  <w:marBottom w:val="0"/>
                  <w:divBdr>
                    <w:top w:val="none" w:sz="0" w:space="0" w:color="auto"/>
                    <w:left w:val="none" w:sz="0" w:space="0" w:color="auto"/>
                    <w:bottom w:val="none" w:sz="0" w:space="0" w:color="auto"/>
                    <w:right w:val="none" w:sz="0" w:space="0" w:color="auto"/>
                  </w:divBdr>
                </w:div>
                <w:div w:id="1810005358">
                  <w:marLeft w:val="0"/>
                  <w:marRight w:val="0"/>
                  <w:marTop w:val="0"/>
                  <w:marBottom w:val="0"/>
                  <w:divBdr>
                    <w:top w:val="none" w:sz="0" w:space="0" w:color="auto"/>
                    <w:left w:val="none" w:sz="0" w:space="0" w:color="auto"/>
                    <w:bottom w:val="none" w:sz="0" w:space="0" w:color="auto"/>
                    <w:right w:val="none" w:sz="0" w:space="0" w:color="auto"/>
                  </w:divBdr>
                </w:div>
                <w:div w:id="217478477">
                  <w:marLeft w:val="0"/>
                  <w:marRight w:val="0"/>
                  <w:marTop w:val="0"/>
                  <w:marBottom w:val="0"/>
                  <w:divBdr>
                    <w:top w:val="none" w:sz="0" w:space="0" w:color="auto"/>
                    <w:left w:val="none" w:sz="0" w:space="0" w:color="auto"/>
                    <w:bottom w:val="none" w:sz="0" w:space="0" w:color="auto"/>
                    <w:right w:val="none" w:sz="0" w:space="0" w:color="auto"/>
                  </w:divBdr>
                </w:div>
                <w:div w:id="611674031">
                  <w:marLeft w:val="0"/>
                  <w:marRight w:val="0"/>
                  <w:marTop w:val="0"/>
                  <w:marBottom w:val="0"/>
                  <w:divBdr>
                    <w:top w:val="none" w:sz="0" w:space="0" w:color="auto"/>
                    <w:left w:val="none" w:sz="0" w:space="0" w:color="auto"/>
                    <w:bottom w:val="none" w:sz="0" w:space="0" w:color="auto"/>
                    <w:right w:val="none" w:sz="0" w:space="0" w:color="auto"/>
                  </w:divBdr>
                </w:div>
                <w:div w:id="1194341779">
                  <w:marLeft w:val="0"/>
                  <w:marRight w:val="0"/>
                  <w:marTop w:val="0"/>
                  <w:marBottom w:val="0"/>
                  <w:divBdr>
                    <w:top w:val="none" w:sz="0" w:space="0" w:color="auto"/>
                    <w:left w:val="none" w:sz="0" w:space="0" w:color="auto"/>
                    <w:bottom w:val="none" w:sz="0" w:space="0" w:color="auto"/>
                    <w:right w:val="none" w:sz="0" w:space="0" w:color="auto"/>
                  </w:divBdr>
                </w:div>
                <w:div w:id="1576670247">
                  <w:marLeft w:val="0"/>
                  <w:marRight w:val="0"/>
                  <w:marTop w:val="0"/>
                  <w:marBottom w:val="0"/>
                  <w:divBdr>
                    <w:top w:val="none" w:sz="0" w:space="0" w:color="auto"/>
                    <w:left w:val="none" w:sz="0" w:space="0" w:color="auto"/>
                    <w:bottom w:val="none" w:sz="0" w:space="0" w:color="auto"/>
                    <w:right w:val="none" w:sz="0" w:space="0" w:color="auto"/>
                  </w:divBdr>
                </w:div>
                <w:div w:id="769473067">
                  <w:marLeft w:val="0"/>
                  <w:marRight w:val="0"/>
                  <w:marTop w:val="0"/>
                  <w:marBottom w:val="0"/>
                  <w:divBdr>
                    <w:top w:val="none" w:sz="0" w:space="0" w:color="auto"/>
                    <w:left w:val="none" w:sz="0" w:space="0" w:color="auto"/>
                    <w:bottom w:val="none" w:sz="0" w:space="0" w:color="auto"/>
                    <w:right w:val="none" w:sz="0" w:space="0" w:color="auto"/>
                  </w:divBdr>
                </w:div>
                <w:div w:id="646207675">
                  <w:marLeft w:val="0"/>
                  <w:marRight w:val="0"/>
                  <w:marTop w:val="0"/>
                  <w:marBottom w:val="0"/>
                  <w:divBdr>
                    <w:top w:val="none" w:sz="0" w:space="0" w:color="auto"/>
                    <w:left w:val="none" w:sz="0" w:space="0" w:color="auto"/>
                    <w:bottom w:val="none" w:sz="0" w:space="0" w:color="auto"/>
                    <w:right w:val="none" w:sz="0" w:space="0" w:color="auto"/>
                  </w:divBdr>
                </w:div>
                <w:div w:id="677778500">
                  <w:marLeft w:val="0"/>
                  <w:marRight w:val="0"/>
                  <w:marTop w:val="0"/>
                  <w:marBottom w:val="0"/>
                  <w:divBdr>
                    <w:top w:val="none" w:sz="0" w:space="0" w:color="auto"/>
                    <w:left w:val="none" w:sz="0" w:space="0" w:color="auto"/>
                    <w:bottom w:val="none" w:sz="0" w:space="0" w:color="auto"/>
                    <w:right w:val="none" w:sz="0" w:space="0" w:color="auto"/>
                  </w:divBdr>
                </w:div>
                <w:div w:id="363096111">
                  <w:marLeft w:val="0"/>
                  <w:marRight w:val="0"/>
                  <w:marTop w:val="0"/>
                  <w:marBottom w:val="0"/>
                  <w:divBdr>
                    <w:top w:val="none" w:sz="0" w:space="0" w:color="auto"/>
                    <w:left w:val="none" w:sz="0" w:space="0" w:color="auto"/>
                    <w:bottom w:val="none" w:sz="0" w:space="0" w:color="auto"/>
                    <w:right w:val="none" w:sz="0" w:space="0" w:color="auto"/>
                  </w:divBdr>
                </w:div>
                <w:div w:id="2045863466">
                  <w:marLeft w:val="0"/>
                  <w:marRight w:val="0"/>
                  <w:marTop w:val="0"/>
                  <w:marBottom w:val="0"/>
                  <w:divBdr>
                    <w:top w:val="none" w:sz="0" w:space="0" w:color="auto"/>
                    <w:left w:val="none" w:sz="0" w:space="0" w:color="auto"/>
                    <w:bottom w:val="none" w:sz="0" w:space="0" w:color="auto"/>
                    <w:right w:val="none" w:sz="0" w:space="0" w:color="auto"/>
                  </w:divBdr>
                </w:div>
                <w:div w:id="162404664">
                  <w:marLeft w:val="0"/>
                  <w:marRight w:val="0"/>
                  <w:marTop w:val="0"/>
                  <w:marBottom w:val="0"/>
                  <w:divBdr>
                    <w:top w:val="none" w:sz="0" w:space="0" w:color="auto"/>
                    <w:left w:val="none" w:sz="0" w:space="0" w:color="auto"/>
                    <w:bottom w:val="none" w:sz="0" w:space="0" w:color="auto"/>
                    <w:right w:val="none" w:sz="0" w:space="0" w:color="auto"/>
                  </w:divBdr>
                </w:div>
                <w:div w:id="1997146116">
                  <w:marLeft w:val="0"/>
                  <w:marRight w:val="0"/>
                  <w:marTop w:val="0"/>
                  <w:marBottom w:val="0"/>
                  <w:divBdr>
                    <w:top w:val="none" w:sz="0" w:space="0" w:color="auto"/>
                    <w:left w:val="none" w:sz="0" w:space="0" w:color="auto"/>
                    <w:bottom w:val="none" w:sz="0" w:space="0" w:color="auto"/>
                    <w:right w:val="none" w:sz="0" w:space="0" w:color="auto"/>
                  </w:divBdr>
                </w:div>
                <w:div w:id="2112890851">
                  <w:marLeft w:val="0"/>
                  <w:marRight w:val="0"/>
                  <w:marTop w:val="0"/>
                  <w:marBottom w:val="0"/>
                  <w:divBdr>
                    <w:top w:val="none" w:sz="0" w:space="0" w:color="auto"/>
                    <w:left w:val="none" w:sz="0" w:space="0" w:color="auto"/>
                    <w:bottom w:val="none" w:sz="0" w:space="0" w:color="auto"/>
                    <w:right w:val="none" w:sz="0" w:space="0" w:color="auto"/>
                  </w:divBdr>
                </w:div>
              </w:divsChild>
            </w:div>
            <w:div w:id="1495995615">
              <w:marLeft w:val="0"/>
              <w:marRight w:val="0"/>
              <w:marTop w:val="0"/>
              <w:marBottom w:val="0"/>
              <w:divBdr>
                <w:top w:val="none" w:sz="0" w:space="0" w:color="auto"/>
                <w:left w:val="none" w:sz="0" w:space="0" w:color="auto"/>
                <w:bottom w:val="none" w:sz="0" w:space="0" w:color="auto"/>
                <w:right w:val="none" w:sz="0" w:space="0" w:color="auto"/>
              </w:divBdr>
            </w:div>
            <w:div w:id="1219321125">
              <w:marLeft w:val="0"/>
              <w:marRight w:val="0"/>
              <w:marTop w:val="0"/>
              <w:marBottom w:val="0"/>
              <w:divBdr>
                <w:top w:val="none" w:sz="0" w:space="0" w:color="auto"/>
                <w:left w:val="none" w:sz="0" w:space="0" w:color="auto"/>
                <w:bottom w:val="none" w:sz="0" w:space="0" w:color="auto"/>
                <w:right w:val="none" w:sz="0" w:space="0" w:color="auto"/>
              </w:divBdr>
            </w:div>
            <w:div w:id="80565250">
              <w:marLeft w:val="0"/>
              <w:marRight w:val="0"/>
              <w:marTop w:val="0"/>
              <w:marBottom w:val="0"/>
              <w:divBdr>
                <w:top w:val="none" w:sz="0" w:space="0" w:color="auto"/>
                <w:left w:val="none" w:sz="0" w:space="0" w:color="auto"/>
                <w:bottom w:val="none" w:sz="0" w:space="0" w:color="auto"/>
                <w:right w:val="none" w:sz="0" w:space="0" w:color="auto"/>
              </w:divBdr>
            </w:div>
            <w:div w:id="1645160953">
              <w:marLeft w:val="0"/>
              <w:marRight w:val="0"/>
              <w:marTop w:val="0"/>
              <w:marBottom w:val="0"/>
              <w:divBdr>
                <w:top w:val="none" w:sz="0" w:space="0" w:color="auto"/>
                <w:left w:val="none" w:sz="0" w:space="0" w:color="auto"/>
                <w:bottom w:val="none" w:sz="0" w:space="0" w:color="auto"/>
                <w:right w:val="none" w:sz="0" w:space="0" w:color="auto"/>
              </w:divBdr>
            </w:div>
            <w:div w:id="1500852125">
              <w:marLeft w:val="0"/>
              <w:marRight w:val="0"/>
              <w:marTop w:val="0"/>
              <w:marBottom w:val="0"/>
              <w:divBdr>
                <w:top w:val="none" w:sz="0" w:space="0" w:color="auto"/>
                <w:left w:val="none" w:sz="0" w:space="0" w:color="auto"/>
                <w:bottom w:val="none" w:sz="0" w:space="0" w:color="auto"/>
                <w:right w:val="none" w:sz="0" w:space="0" w:color="auto"/>
              </w:divBdr>
            </w:div>
            <w:div w:id="491917436">
              <w:marLeft w:val="0"/>
              <w:marRight w:val="0"/>
              <w:marTop w:val="0"/>
              <w:marBottom w:val="0"/>
              <w:divBdr>
                <w:top w:val="none" w:sz="0" w:space="0" w:color="auto"/>
                <w:left w:val="none" w:sz="0" w:space="0" w:color="auto"/>
                <w:bottom w:val="none" w:sz="0" w:space="0" w:color="auto"/>
                <w:right w:val="none" w:sz="0" w:space="0" w:color="auto"/>
              </w:divBdr>
            </w:div>
            <w:div w:id="1672677402">
              <w:marLeft w:val="0"/>
              <w:marRight w:val="0"/>
              <w:marTop w:val="0"/>
              <w:marBottom w:val="0"/>
              <w:divBdr>
                <w:top w:val="none" w:sz="0" w:space="0" w:color="auto"/>
                <w:left w:val="none" w:sz="0" w:space="0" w:color="auto"/>
                <w:bottom w:val="none" w:sz="0" w:space="0" w:color="auto"/>
                <w:right w:val="none" w:sz="0" w:space="0" w:color="auto"/>
              </w:divBdr>
            </w:div>
            <w:div w:id="1767992508">
              <w:marLeft w:val="0"/>
              <w:marRight w:val="0"/>
              <w:marTop w:val="0"/>
              <w:marBottom w:val="0"/>
              <w:divBdr>
                <w:top w:val="none" w:sz="0" w:space="0" w:color="auto"/>
                <w:left w:val="none" w:sz="0" w:space="0" w:color="auto"/>
                <w:bottom w:val="none" w:sz="0" w:space="0" w:color="auto"/>
                <w:right w:val="none" w:sz="0" w:space="0" w:color="auto"/>
              </w:divBdr>
            </w:div>
            <w:div w:id="502210422">
              <w:marLeft w:val="0"/>
              <w:marRight w:val="0"/>
              <w:marTop w:val="0"/>
              <w:marBottom w:val="0"/>
              <w:divBdr>
                <w:top w:val="none" w:sz="0" w:space="0" w:color="auto"/>
                <w:left w:val="none" w:sz="0" w:space="0" w:color="auto"/>
                <w:bottom w:val="none" w:sz="0" w:space="0" w:color="auto"/>
                <w:right w:val="none" w:sz="0" w:space="0" w:color="auto"/>
              </w:divBdr>
            </w:div>
            <w:div w:id="263732021">
              <w:marLeft w:val="0"/>
              <w:marRight w:val="0"/>
              <w:marTop w:val="0"/>
              <w:marBottom w:val="0"/>
              <w:divBdr>
                <w:top w:val="none" w:sz="0" w:space="0" w:color="auto"/>
                <w:left w:val="none" w:sz="0" w:space="0" w:color="auto"/>
                <w:bottom w:val="none" w:sz="0" w:space="0" w:color="auto"/>
                <w:right w:val="none" w:sz="0" w:space="0" w:color="auto"/>
              </w:divBdr>
            </w:div>
            <w:div w:id="1756852698">
              <w:marLeft w:val="0"/>
              <w:marRight w:val="0"/>
              <w:marTop w:val="0"/>
              <w:marBottom w:val="0"/>
              <w:divBdr>
                <w:top w:val="none" w:sz="0" w:space="0" w:color="auto"/>
                <w:left w:val="none" w:sz="0" w:space="0" w:color="auto"/>
                <w:bottom w:val="none" w:sz="0" w:space="0" w:color="auto"/>
                <w:right w:val="none" w:sz="0" w:space="0" w:color="auto"/>
              </w:divBdr>
            </w:div>
            <w:div w:id="1689679772">
              <w:marLeft w:val="0"/>
              <w:marRight w:val="0"/>
              <w:marTop w:val="0"/>
              <w:marBottom w:val="0"/>
              <w:divBdr>
                <w:top w:val="none" w:sz="0" w:space="0" w:color="auto"/>
                <w:left w:val="none" w:sz="0" w:space="0" w:color="auto"/>
                <w:bottom w:val="none" w:sz="0" w:space="0" w:color="auto"/>
                <w:right w:val="none" w:sz="0" w:space="0" w:color="auto"/>
              </w:divBdr>
            </w:div>
            <w:div w:id="1448423981">
              <w:marLeft w:val="0"/>
              <w:marRight w:val="0"/>
              <w:marTop w:val="0"/>
              <w:marBottom w:val="0"/>
              <w:divBdr>
                <w:top w:val="none" w:sz="0" w:space="0" w:color="auto"/>
                <w:left w:val="none" w:sz="0" w:space="0" w:color="auto"/>
                <w:bottom w:val="none" w:sz="0" w:space="0" w:color="auto"/>
                <w:right w:val="none" w:sz="0" w:space="0" w:color="auto"/>
              </w:divBdr>
            </w:div>
            <w:div w:id="194395565">
              <w:marLeft w:val="0"/>
              <w:marRight w:val="0"/>
              <w:marTop w:val="0"/>
              <w:marBottom w:val="0"/>
              <w:divBdr>
                <w:top w:val="none" w:sz="0" w:space="0" w:color="auto"/>
                <w:left w:val="none" w:sz="0" w:space="0" w:color="auto"/>
                <w:bottom w:val="none" w:sz="0" w:space="0" w:color="auto"/>
                <w:right w:val="none" w:sz="0" w:space="0" w:color="auto"/>
              </w:divBdr>
            </w:div>
            <w:div w:id="949776856">
              <w:marLeft w:val="0"/>
              <w:marRight w:val="0"/>
              <w:marTop w:val="0"/>
              <w:marBottom w:val="0"/>
              <w:divBdr>
                <w:top w:val="none" w:sz="0" w:space="0" w:color="auto"/>
                <w:left w:val="none" w:sz="0" w:space="0" w:color="auto"/>
                <w:bottom w:val="none" w:sz="0" w:space="0" w:color="auto"/>
                <w:right w:val="none" w:sz="0" w:space="0" w:color="auto"/>
              </w:divBdr>
            </w:div>
            <w:div w:id="120924129">
              <w:marLeft w:val="0"/>
              <w:marRight w:val="0"/>
              <w:marTop w:val="0"/>
              <w:marBottom w:val="0"/>
              <w:divBdr>
                <w:top w:val="none" w:sz="0" w:space="0" w:color="auto"/>
                <w:left w:val="none" w:sz="0" w:space="0" w:color="auto"/>
                <w:bottom w:val="none" w:sz="0" w:space="0" w:color="auto"/>
                <w:right w:val="none" w:sz="0" w:space="0" w:color="auto"/>
              </w:divBdr>
            </w:div>
            <w:div w:id="1928610767">
              <w:marLeft w:val="0"/>
              <w:marRight w:val="0"/>
              <w:marTop w:val="0"/>
              <w:marBottom w:val="0"/>
              <w:divBdr>
                <w:top w:val="none" w:sz="0" w:space="0" w:color="auto"/>
                <w:left w:val="none" w:sz="0" w:space="0" w:color="auto"/>
                <w:bottom w:val="none" w:sz="0" w:space="0" w:color="auto"/>
                <w:right w:val="none" w:sz="0" w:space="0" w:color="auto"/>
              </w:divBdr>
            </w:div>
            <w:div w:id="1726490313">
              <w:marLeft w:val="0"/>
              <w:marRight w:val="0"/>
              <w:marTop w:val="0"/>
              <w:marBottom w:val="0"/>
              <w:divBdr>
                <w:top w:val="none" w:sz="0" w:space="0" w:color="auto"/>
                <w:left w:val="none" w:sz="0" w:space="0" w:color="auto"/>
                <w:bottom w:val="none" w:sz="0" w:space="0" w:color="auto"/>
                <w:right w:val="none" w:sz="0" w:space="0" w:color="auto"/>
              </w:divBdr>
            </w:div>
            <w:div w:id="1859656941">
              <w:marLeft w:val="0"/>
              <w:marRight w:val="0"/>
              <w:marTop w:val="0"/>
              <w:marBottom w:val="0"/>
              <w:divBdr>
                <w:top w:val="none" w:sz="0" w:space="0" w:color="auto"/>
                <w:left w:val="none" w:sz="0" w:space="0" w:color="auto"/>
                <w:bottom w:val="none" w:sz="0" w:space="0" w:color="auto"/>
                <w:right w:val="none" w:sz="0" w:space="0" w:color="auto"/>
              </w:divBdr>
            </w:div>
            <w:div w:id="969743769">
              <w:marLeft w:val="0"/>
              <w:marRight w:val="0"/>
              <w:marTop w:val="0"/>
              <w:marBottom w:val="0"/>
              <w:divBdr>
                <w:top w:val="none" w:sz="0" w:space="0" w:color="auto"/>
                <w:left w:val="none" w:sz="0" w:space="0" w:color="auto"/>
                <w:bottom w:val="none" w:sz="0" w:space="0" w:color="auto"/>
                <w:right w:val="none" w:sz="0" w:space="0" w:color="auto"/>
              </w:divBdr>
            </w:div>
            <w:div w:id="173499944">
              <w:marLeft w:val="0"/>
              <w:marRight w:val="0"/>
              <w:marTop w:val="0"/>
              <w:marBottom w:val="0"/>
              <w:divBdr>
                <w:top w:val="none" w:sz="0" w:space="0" w:color="auto"/>
                <w:left w:val="none" w:sz="0" w:space="0" w:color="auto"/>
                <w:bottom w:val="none" w:sz="0" w:space="0" w:color="auto"/>
                <w:right w:val="none" w:sz="0" w:space="0" w:color="auto"/>
              </w:divBdr>
            </w:div>
            <w:div w:id="907883625">
              <w:marLeft w:val="0"/>
              <w:marRight w:val="0"/>
              <w:marTop w:val="0"/>
              <w:marBottom w:val="0"/>
              <w:divBdr>
                <w:top w:val="none" w:sz="0" w:space="0" w:color="auto"/>
                <w:left w:val="none" w:sz="0" w:space="0" w:color="auto"/>
                <w:bottom w:val="none" w:sz="0" w:space="0" w:color="auto"/>
                <w:right w:val="none" w:sz="0" w:space="0" w:color="auto"/>
              </w:divBdr>
            </w:div>
            <w:div w:id="892424446">
              <w:marLeft w:val="0"/>
              <w:marRight w:val="0"/>
              <w:marTop w:val="0"/>
              <w:marBottom w:val="0"/>
              <w:divBdr>
                <w:top w:val="none" w:sz="0" w:space="0" w:color="auto"/>
                <w:left w:val="none" w:sz="0" w:space="0" w:color="auto"/>
                <w:bottom w:val="none" w:sz="0" w:space="0" w:color="auto"/>
                <w:right w:val="none" w:sz="0" w:space="0" w:color="auto"/>
              </w:divBdr>
            </w:div>
            <w:div w:id="1256936821">
              <w:marLeft w:val="0"/>
              <w:marRight w:val="0"/>
              <w:marTop w:val="0"/>
              <w:marBottom w:val="0"/>
              <w:divBdr>
                <w:top w:val="none" w:sz="0" w:space="0" w:color="auto"/>
                <w:left w:val="none" w:sz="0" w:space="0" w:color="auto"/>
                <w:bottom w:val="none" w:sz="0" w:space="0" w:color="auto"/>
                <w:right w:val="none" w:sz="0" w:space="0" w:color="auto"/>
              </w:divBdr>
            </w:div>
            <w:div w:id="46343166">
              <w:marLeft w:val="0"/>
              <w:marRight w:val="0"/>
              <w:marTop w:val="0"/>
              <w:marBottom w:val="0"/>
              <w:divBdr>
                <w:top w:val="none" w:sz="0" w:space="0" w:color="auto"/>
                <w:left w:val="none" w:sz="0" w:space="0" w:color="auto"/>
                <w:bottom w:val="none" w:sz="0" w:space="0" w:color="auto"/>
                <w:right w:val="none" w:sz="0" w:space="0" w:color="auto"/>
              </w:divBdr>
            </w:div>
            <w:div w:id="1392384905">
              <w:marLeft w:val="0"/>
              <w:marRight w:val="0"/>
              <w:marTop w:val="0"/>
              <w:marBottom w:val="0"/>
              <w:divBdr>
                <w:top w:val="none" w:sz="0" w:space="0" w:color="auto"/>
                <w:left w:val="none" w:sz="0" w:space="0" w:color="auto"/>
                <w:bottom w:val="none" w:sz="0" w:space="0" w:color="auto"/>
                <w:right w:val="none" w:sz="0" w:space="0" w:color="auto"/>
              </w:divBdr>
            </w:div>
            <w:div w:id="1919290732">
              <w:marLeft w:val="0"/>
              <w:marRight w:val="0"/>
              <w:marTop w:val="0"/>
              <w:marBottom w:val="0"/>
              <w:divBdr>
                <w:top w:val="none" w:sz="0" w:space="0" w:color="auto"/>
                <w:left w:val="none" w:sz="0" w:space="0" w:color="auto"/>
                <w:bottom w:val="none" w:sz="0" w:space="0" w:color="auto"/>
                <w:right w:val="none" w:sz="0" w:space="0" w:color="auto"/>
              </w:divBdr>
            </w:div>
            <w:div w:id="2004308259">
              <w:marLeft w:val="0"/>
              <w:marRight w:val="0"/>
              <w:marTop w:val="0"/>
              <w:marBottom w:val="0"/>
              <w:divBdr>
                <w:top w:val="none" w:sz="0" w:space="0" w:color="auto"/>
                <w:left w:val="none" w:sz="0" w:space="0" w:color="auto"/>
                <w:bottom w:val="none" w:sz="0" w:space="0" w:color="auto"/>
                <w:right w:val="none" w:sz="0" w:space="0" w:color="auto"/>
              </w:divBdr>
            </w:div>
            <w:div w:id="1040205792">
              <w:marLeft w:val="0"/>
              <w:marRight w:val="0"/>
              <w:marTop w:val="0"/>
              <w:marBottom w:val="0"/>
              <w:divBdr>
                <w:top w:val="none" w:sz="0" w:space="0" w:color="auto"/>
                <w:left w:val="none" w:sz="0" w:space="0" w:color="auto"/>
                <w:bottom w:val="none" w:sz="0" w:space="0" w:color="auto"/>
                <w:right w:val="none" w:sz="0" w:space="0" w:color="auto"/>
              </w:divBdr>
            </w:div>
            <w:div w:id="177694180">
              <w:marLeft w:val="0"/>
              <w:marRight w:val="0"/>
              <w:marTop w:val="0"/>
              <w:marBottom w:val="0"/>
              <w:divBdr>
                <w:top w:val="none" w:sz="0" w:space="0" w:color="auto"/>
                <w:left w:val="none" w:sz="0" w:space="0" w:color="auto"/>
                <w:bottom w:val="none" w:sz="0" w:space="0" w:color="auto"/>
                <w:right w:val="none" w:sz="0" w:space="0" w:color="auto"/>
              </w:divBdr>
            </w:div>
            <w:div w:id="342896721">
              <w:marLeft w:val="0"/>
              <w:marRight w:val="0"/>
              <w:marTop w:val="0"/>
              <w:marBottom w:val="0"/>
              <w:divBdr>
                <w:top w:val="none" w:sz="0" w:space="0" w:color="auto"/>
                <w:left w:val="none" w:sz="0" w:space="0" w:color="auto"/>
                <w:bottom w:val="none" w:sz="0" w:space="0" w:color="auto"/>
                <w:right w:val="none" w:sz="0" w:space="0" w:color="auto"/>
              </w:divBdr>
            </w:div>
            <w:div w:id="535430747">
              <w:marLeft w:val="0"/>
              <w:marRight w:val="0"/>
              <w:marTop w:val="0"/>
              <w:marBottom w:val="0"/>
              <w:divBdr>
                <w:top w:val="none" w:sz="0" w:space="0" w:color="auto"/>
                <w:left w:val="none" w:sz="0" w:space="0" w:color="auto"/>
                <w:bottom w:val="none" w:sz="0" w:space="0" w:color="auto"/>
                <w:right w:val="none" w:sz="0" w:space="0" w:color="auto"/>
              </w:divBdr>
            </w:div>
            <w:div w:id="1701278521">
              <w:marLeft w:val="0"/>
              <w:marRight w:val="0"/>
              <w:marTop w:val="0"/>
              <w:marBottom w:val="0"/>
              <w:divBdr>
                <w:top w:val="none" w:sz="0" w:space="0" w:color="auto"/>
                <w:left w:val="none" w:sz="0" w:space="0" w:color="auto"/>
                <w:bottom w:val="none" w:sz="0" w:space="0" w:color="auto"/>
                <w:right w:val="none" w:sz="0" w:space="0" w:color="auto"/>
              </w:divBdr>
            </w:div>
            <w:div w:id="1913659223">
              <w:marLeft w:val="0"/>
              <w:marRight w:val="0"/>
              <w:marTop w:val="0"/>
              <w:marBottom w:val="0"/>
              <w:divBdr>
                <w:top w:val="none" w:sz="0" w:space="0" w:color="auto"/>
                <w:left w:val="none" w:sz="0" w:space="0" w:color="auto"/>
                <w:bottom w:val="none" w:sz="0" w:space="0" w:color="auto"/>
                <w:right w:val="none" w:sz="0" w:space="0" w:color="auto"/>
              </w:divBdr>
            </w:div>
            <w:div w:id="1481996159">
              <w:marLeft w:val="0"/>
              <w:marRight w:val="0"/>
              <w:marTop w:val="0"/>
              <w:marBottom w:val="0"/>
              <w:divBdr>
                <w:top w:val="none" w:sz="0" w:space="0" w:color="auto"/>
                <w:left w:val="none" w:sz="0" w:space="0" w:color="auto"/>
                <w:bottom w:val="none" w:sz="0" w:space="0" w:color="auto"/>
                <w:right w:val="none" w:sz="0" w:space="0" w:color="auto"/>
              </w:divBdr>
            </w:div>
            <w:div w:id="1794321143">
              <w:marLeft w:val="0"/>
              <w:marRight w:val="0"/>
              <w:marTop w:val="0"/>
              <w:marBottom w:val="0"/>
              <w:divBdr>
                <w:top w:val="none" w:sz="0" w:space="0" w:color="auto"/>
                <w:left w:val="none" w:sz="0" w:space="0" w:color="auto"/>
                <w:bottom w:val="none" w:sz="0" w:space="0" w:color="auto"/>
                <w:right w:val="none" w:sz="0" w:space="0" w:color="auto"/>
              </w:divBdr>
              <w:divsChild>
                <w:div w:id="1684629662">
                  <w:marLeft w:val="0"/>
                  <w:marRight w:val="0"/>
                  <w:marTop w:val="0"/>
                  <w:marBottom w:val="0"/>
                  <w:divBdr>
                    <w:top w:val="none" w:sz="0" w:space="0" w:color="auto"/>
                    <w:left w:val="none" w:sz="0" w:space="0" w:color="auto"/>
                    <w:bottom w:val="none" w:sz="0" w:space="0" w:color="auto"/>
                    <w:right w:val="none" w:sz="0" w:space="0" w:color="auto"/>
                  </w:divBdr>
                </w:div>
                <w:div w:id="494227978">
                  <w:marLeft w:val="0"/>
                  <w:marRight w:val="0"/>
                  <w:marTop w:val="0"/>
                  <w:marBottom w:val="0"/>
                  <w:divBdr>
                    <w:top w:val="none" w:sz="0" w:space="0" w:color="auto"/>
                    <w:left w:val="none" w:sz="0" w:space="0" w:color="auto"/>
                    <w:bottom w:val="none" w:sz="0" w:space="0" w:color="auto"/>
                    <w:right w:val="none" w:sz="0" w:space="0" w:color="auto"/>
                  </w:divBdr>
                </w:div>
                <w:div w:id="2002539541">
                  <w:marLeft w:val="0"/>
                  <w:marRight w:val="0"/>
                  <w:marTop w:val="0"/>
                  <w:marBottom w:val="0"/>
                  <w:divBdr>
                    <w:top w:val="none" w:sz="0" w:space="0" w:color="auto"/>
                    <w:left w:val="none" w:sz="0" w:space="0" w:color="auto"/>
                    <w:bottom w:val="none" w:sz="0" w:space="0" w:color="auto"/>
                    <w:right w:val="none" w:sz="0" w:space="0" w:color="auto"/>
                  </w:divBdr>
                </w:div>
                <w:div w:id="1240628663">
                  <w:marLeft w:val="0"/>
                  <w:marRight w:val="0"/>
                  <w:marTop w:val="0"/>
                  <w:marBottom w:val="0"/>
                  <w:divBdr>
                    <w:top w:val="none" w:sz="0" w:space="0" w:color="auto"/>
                    <w:left w:val="none" w:sz="0" w:space="0" w:color="auto"/>
                    <w:bottom w:val="none" w:sz="0" w:space="0" w:color="auto"/>
                    <w:right w:val="none" w:sz="0" w:space="0" w:color="auto"/>
                  </w:divBdr>
                </w:div>
                <w:div w:id="2089110656">
                  <w:marLeft w:val="0"/>
                  <w:marRight w:val="0"/>
                  <w:marTop w:val="0"/>
                  <w:marBottom w:val="0"/>
                  <w:divBdr>
                    <w:top w:val="none" w:sz="0" w:space="0" w:color="auto"/>
                    <w:left w:val="none" w:sz="0" w:space="0" w:color="auto"/>
                    <w:bottom w:val="none" w:sz="0" w:space="0" w:color="auto"/>
                    <w:right w:val="none" w:sz="0" w:space="0" w:color="auto"/>
                  </w:divBdr>
                </w:div>
                <w:div w:id="1898736603">
                  <w:marLeft w:val="0"/>
                  <w:marRight w:val="0"/>
                  <w:marTop w:val="0"/>
                  <w:marBottom w:val="0"/>
                  <w:divBdr>
                    <w:top w:val="none" w:sz="0" w:space="0" w:color="auto"/>
                    <w:left w:val="none" w:sz="0" w:space="0" w:color="auto"/>
                    <w:bottom w:val="none" w:sz="0" w:space="0" w:color="auto"/>
                    <w:right w:val="none" w:sz="0" w:space="0" w:color="auto"/>
                  </w:divBdr>
                </w:div>
                <w:div w:id="1304043718">
                  <w:marLeft w:val="0"/>
                  <w:marRight w:val="0"/>
                  <w:marTop w:val="0"/>
                  <w:marBottom w:val="0"/>
                  <w:divBdr>
                    <w:top w:val="none" w:sz="0" w:space="0" w:color="auto"/>
                    <w:left w:val="none" w:sz="0" w:space="0" w:color="auto"/>
                    <w:bottom w:val="none" w:sz="0" w:space="0" w:color="auto"/>
                    <w:right w:val="none" w:sz="0" w:space="0" w:color="auto"/>
                  </w:divBdr>
                </w:div>
              </w:divsChild>
            </w:div>
            <w:div w:id="1509251211">
              <w:marLeft w:val="0"/>
              <w:marRight w:val="0"/>
              <w:marTop w:val="0"/>
              <w:marBottom w:val="0"/>
              <w:divBdr>
                <w:top w:val="none" w:sz="0" w:space="0" w:color="auto"/>
                <w:left w:val="none" w:sz="0" w:space="0" w:color="auto"/>
                <w:bottom w:val="none" w:sz="0" w:space="0" w:color="auto"/>
                <w:right w:val="none" w:sz="0" w:space="0" w:color="auto"/>
              </w:divBdr>
            </w:div>
            <w:div w:id="1865946580">
              <w:marLeft w:val="0"/>
              <w:marRight w:val="0"/>
              <w:marTop w:val="0"/>
              <w:marBottom w:val="0"/>
              <w:divBdr>
                <w:top w:val="none" w:sz="0" w:space="0" w:color="auto"/>
                <w:left w:val="none" w:sz="0" w:space="0" w:color="auto"/>
                <w:bottom w:val="none" w:sz="0" w:space="0" w:color="auto"/>
                <w:right w:val="none" w:sz="0" w:space="0" w:color="auto"/>
              </w:divBdr>
            </w:div>
            <w:div w:id="1248732">
              <w:marLeft w:val="0"/>
              <w:marRight w:val="0"/>
              <w:marTop w:val="0"/>
              <w:marBottom w:val="0"/>
              <w:divBdr>
                <w:top w:val="none" w:sz="0" w:space="0" w:color="auto"/>
                <w:left w:val="none" w:sz="0" w:space="0" w:color="auto"/>
                <w:bottom w:val="none" w:sz="0" w:space="0" w:color="auto"/>
                <w:right w:val="none" w:sz="0" w:space="0" w:color="auto"/>
              </w:divBdr>
            </w:div>
            <w:div w:id="1178152561">
              <w:marLeft w:val="0"/>
              <w:marRight w:val="0"/>
              <w:marTop w:val="0"/>
              <w:marBottom w:val="0"/>
              <w:divBdr>
                <w:top w:val="none" w:sz="0" w:space="0" w:color="auto"/>
                <w:left w:val="none" w:sz="0" w:space="0" w:color="auto"/>
                <w:bottom w:val="none" w:sz="0" w:space="0" w:color="auto"/>
                <w:right w:val="none" w:sz="0" w:space="0" w:color="auto"/>
              </w:divBdr>
            </w:div>
            <w:div w:id="998729515">
              <w:marLeft w:val="0"/>
              <w:marRight w:val="0"/>
              <w:marTop w:val="0"/>
              <w:marBottom w:val="0"/>
              <w:divBdr>
                <w:top w:val="none" w:sz="0" w:space="0" w:color="auto"/>
                <w:left w:val="none" w:sz="0" w:space="0" w:color="auto"/>
                <w:bottom w:val="none" w:sz="0" w:space="0" w:color="auto"/>
                <w:right w:val="none" w:sz="0" w:space="0" w:color="auto"/>
              </w:divBdr>
            </w:div>
            <w:div w:id="2069067582">
              <w:marLeft w:val="0"/>
              <w:marRight w:val="0"/>
              <w:marTop w:val="0"/>
              <w:marBottom w:val="0"/>
              <w:divBdr>
                <w:top w:val="none" w:sz="0" w:space="0" w:color="auto"/>
                <w:left w:val="none" w:sz="0" w:space="0" w:color="auto"/>
                <w:bottom w:val="none" w:sz="0" w:space="0" w:color="auto"/>
                <w:right w:val="none" w:sz="0" w:space="0" w:color="auto"/>
              </w:divBdr>
            </w:div>
            <w:div w:id="987975501">
              <w:marLeft w:val="0"/>
              <w:marRight w:val="0"/>
              <w:marTop w:val="0"/>
              <w:marBottom w:val="0"/>
              <w:divBdr>
                <w:top w:val="none" w:sz="0" w:space="0" w:color="auto"/>
                <w:left w:val="none" w:sz="0" w:space="0" w:color="auto"/>
                <w:bottom w:val="none" w:sz="0" w:space="0" w:color="auto"/>
                <w:right w:val="none" w:sz="0" w:space="0" w:color="auto"/>
              </w:divBdr>
            </w:div>
            <w:div w:id="1617445274">
              <w:marLeft w:val="0"/>
              <w:marRight w:val="0"/>
              <w:marTop w:val="0"/>
              <w:marBottom w:val="0"/>
              <w:divBdr>
                <w:top w:val="none" w:sz="0" w:space="0" w:color="auto"/>
                <w:left w:val="none" w:sz="0" w:space="0" w:color="auto"/>
                <w:bottom w:val="none" w:sz="0" w:space="0" w:color="auto"/>
                <w:right w:val="none" w:sz="0" w:space="0" w:color="auto"/>
              </w:divBdr>
            </w:div>
            <w:div w:id="1151218149">
              <w:marLeft w:val="0"/>
              <w:marRight w:val="0"/>
              <w:marTop w:val="0"/>
              <w:marBottom w:val="0"/>
              <w:divBdr>
                <w:top w:val="none" w:sz="0" w:space="0" w:color="auto"/>
                <w:left w:val="none" w:sz="0" w:space="0" w:color="auto"/>
                <w:bottom w:val="none" w:sz="0" w:space="0" w:color="auto"/>
                <w:right w:val="none" w:sz="0" w:space="0" w:color="auto"/>
              </w:divBdr>
            </w:div>
            <w:div w:id="792022813">
              <w:marLeft w:val="0"/>
              <w:marRight w:val="0"/>
              <w:marTop w:val="0"/>
              <w:marBottom w:val="0"/>
              <w:divBdr>
                <w:top w:val="none" w:sz="0" w:space="0" w:color="auto"/>
                <w:left w:val="none" w:sz="0" w:space="0" w:color="auto"/>
                <w:bottom w:val="none" w:sz="0" w:space="0" w:color="auto"/>
                <w:right w:val="none" w:sz="0" w:space="0" w:color="auto"/>
              </w:divBdr>
            </w:div>
            <w:div w:id="916934743">
              <w:marLeft w:val="0"/>
              <w:marRight w:val="0"/>
              <w:marTop w:val="0"/>
              <w:marBottom w:val="0"/>
              <w:divBdr>
                <w:top w:val="none" w:sz="0" w:space="0" w:color="auto"/>
                <w:left w:val="none" w:sz="0" w:space="0" w:color="auto"/>
                <w:bottom w:val="none" w:sz="0" w:space="0" w:color="auto"/>
                <w:right w:val="none" w:sz="0" w:space="0" w:color="auto"/>
              </w:divBdr>
            </w:div>
            <w:div w:id="349457709">
              <w:marLeft w:val="0"/>
              <w:marRight w:val="0"/>
              <w:marTop w:val="0"/>
              <w:marBottom w:val="0"/>
              <w:divBdr>
                <w:top w:val="none" w:sz="0" w:space="0" w:color="auto"/>
                <w:left w:val="none" w:sz="0" w:space="0" w:color="auto"/>
                <w:bottom w:val="none" w:sz="0" w:space="0" w:color="auto"/>
                <w:right w:val="none" w:sz="0" w:space="0" w:color="auto"/>
              </w:divBdr>
              <w:divsChild>
                <w:div w:id="1186678324">
                  <w:marLeft w:val="0"/>
                  <w:marRight w:val="0"/>
                  <w:marTop w:val="0"/>
                  <w:marBottom w:val="0"/>
                  <w:divBdr>
                    <w:top w:val="none" w:sz="0" w:space="0" w:color="auto"/>
                    <w:left w:val="none" w:sz="0" w:space="0" w:color="auto"/>
                    <w:bottom w:val="none" w:sz="0" w:space="0" w:color="auto"/>
                    <w:right w:val="none" w:sz="0" w:space="0" w:color="auto"/>
                  </w:divBdr>
                </w:div>
                <w:div w:id="1616248898">
                  <w:marLeft w:val="0"/>
                  <w:marRight w:val="0"/>
                  <w:marTop w:val="0"/>
                  <w:marBottom w:val="0"/>
                  <w:divBdr>
                    <w:top w:val="none" w:sz="0" w:space="0" w:color="auto"/>
                    <w:left w:val="none" w:sz="0" w:space="0" w:color="auto"/>
                    <w:bottom w:val="none" w:sz="0" w:space="0" w:color="auto"/>
                    <w:right w:val="none" w:sz="0" w:space="0" w:color="auto"/>
                  </w:divBdr>
                </w:div>
                <w:div w:id="1890871797">
                  <w:marLeft w:val="0"/>
                  <w:marRight w:val="0"/>
                  <w:marTop w:val="0"/>
                  <w:marBottom w:val="0"/>
                  <w:divBdr>
                    <w:top w:val="none" w:sz="0" w:space="0" w:color="auto"/>
                    <w:left w:val="none" w:sz="0" w:space="0" w:color="auto"/>
                    <w:bottom w:val="none" w:sz="0" w:space="0" w:color="auto"/>
                    <w:right w:val="none" w:sz="0" w:space="0" w:color="auto"/>
                  </w:divBdr>
                </w:div>
                <w:div w:id="2013333044">
                  <w:marLeft w:val="0"/>
                  <w:marRight w:val="0"/>
                  <w:marTop w:val="0"/>
                  <w:marBottom w:val="0"/>
                  <w:divBdr>
                    <w:top w:val="none" w:sz="0" w:space="0" w:color="auto"/>
                    <w:left w:val="none" w:sz="0" w:space="0" w:color="auto"/>
                    <w:bottom w:val="none" w:sz="0" w:space="0" w:color="auto"/>
                    <w:right w:val="none" w:sz="0" w:space="0" w:color="auto"/>
                  </w:divBdr>
                </w:div>
                <w:div w:id="129179768">
                  <w:marLeft w:val="0"/>
                  <w:marRight w:val="0"/>
                  <w:marTop w:val="0"/>
                  <w:marBottom w:val="0"/>
                  <w:divBdr>
                    <w:top w:val="none" w:sz="0" w:space="0" w:color="auto"/>
                    <w:left w:val="none" w:sz="0" w:space="0" w:color="auto"/>
                    <w:bottom w:val="none" w:sz="0" w:space="0" w:color="auto"/>
                    <w:right w:val="none" w:sz="0" w:space="0" w:color="auto"/>
                  </w:divBdr>
                </w:div>
                <w:div w:id="987516827">
                  <w:marLeft w:val="0"/>
                  <w:marRight w:val="0"/>
                  <w:marTop w:val="0"/>
                  <w:marBottom w:val="0"/>
                  <w:divBdr>
                    <w:top w:val="none" w:sz="0" w:space="0" w:color="auto"/>
                    <w:left w:val="none" w:sz="0" w:space="0" w:color="auto"/>
                    <w:bottom w:val="none" w:sz="0" w:space="0" w:color="auto"/>
                    <w:right w:val="none" w:sz="0" w:space="0" w:color="auto"/>
                  </w:divBdr>
                </w:div>
                <w:div w:id="201940018">
                  <w:marLeft w:val="0"/>
                  <w:marRight w:val="0"/>
                  <w:marTop w:val="0"/>
                  <w:marBottom w:val="0"/>
                  <w:divBdr>
                    <w:top w:val="none" w:sz="0" w:space="0" w:color="auto"/>
                    <w:left w:val="none" w:sz="0" w:space="0" w:color="auto"/>
                    <w:bottom w:val="none" w:sz="0" w:space="0" w:color="auto"/>
                    <w:right w:val="none" w:sz="0" w:space="0" w:color="auto"/>
                  </w:divBdr>
                </w:div>
                <w:div w:id="355816289">
                  <w:marLeft w:val="0"/>
                  <w:marRight w:val="0"/>
                  <w:marTop w:val="0"/>
                  <w:marBottom w:val="0"/>
                  <w:divBdr>
                    <w:top w:val="none" w:sz="0" w:space="0" w:color="auto"/>
                    <w:left w:val="none" w:sz="0" w:space="0" w:color="auto"/>
                    <w:bottom w:val="none" w:sz="0" w:space="0" w:color="auto"/>
                    <w:right w:val="none" w:sz="0" w:space="0" w:color="auto"/>
                  </w:divBdr>
                </w:div>
                <w:div w:id="1214853794">
                  <w:marLeft w:val="0"/>
                  <w:marRight w:val="0"/>
                  <w:marTop w:val="0"/>
                  <w:marBottom w:val="0"/>
                  <w:divBdr>
                    <w:top w:val="none" w:sz="0" w:space="0" w:color="auto"/>
                    <w:left w:val="none" w:sz="0" w:space="0" w:color="auto"/>
                    <w:bottom w:val="none" w:sz="0" w:space="0" w:color="auto"/>
                    <w:right w:val="none" w:sz="0" w:space="0" w:color="auto"/>
                  </w:divBdr>
                </w:div>
                <w:div w:id="429547374">
                  <w:marLeft w:val="0"/>
                  <w:marRight w:val="0"/>
                  <w:marTop w:val="0"/>
                  <w:marBottom w:val="0"/>
                  <w:divBdr>
                    <w:top w:val="none" w:sz="0" w:space="0" w:color="auto"/>
                    <w:left w:val="none" w:sz="0" w:space="0" w:color="auto"/>
                    <w:bottom w:val="none" w:sz="0" w:space="0" w:color="auto"/>
                    <w:right w:val="none" w:sz="0" w:space="0" w:color="auto"/>
                  </w:divBdr>
                </w:div>
                <w:div w:id="476924728">
                  <w:marLeft w:val="0"/>
                  <w:marRight w:val="0"/>
                  <w:marTop w:val="0"/>
                  <w:marBottom w:val="0"/>
                  <w:divBdr>
                    <w:top w:val="none" w:sz="0" w:space="0" w:color="auto"/>
                    <w:left w:val="none" w:sz="0" w:space="0" w:color="auto"/>
                    <w:bottom w:val="none" w:sz="0" w:space="0" w:color="auto"/>
                    <w:right w:val="none" w:sz="0" w:space="0" w:color="auto"/>
                  </w:divBdr>
                </w:div>
              </w:divsChild>
            </w:div>
            <w:div w:id="1668053441">
              <w:marLeft w:val="0"/>
              <w:marRight w:val="0"/>
              <w:marTop w:val="0"/>
              <w:marBottom w:val="0"/>
              <w:divBdr>
                <w:top w:val="none" w:sz="0" w:space="0" w:color="auto"/>
                <w:left w:val="none" w:sz="0" w:space="0" w:color="auto"/>
                <w:bottom w:val="none" w:sz="0" w:space="0" w:color="auto"/>
                <w:right w:val="none" w:sz="0" w:space="0" w:color="auto"/>
              </w:divBdr>
            </w:div>
            <w:div w:id="456684514">
              <w:marLeft w:val="0"/>
              <w:marRight w:val="0"/>
              <w:marTop w:val="0"/>
              <w:marBottom w:val="0"/>
              <w:divBdr>
                <w:top w:val="none" w:sz="0" w:space="0" w:color="auto"/>
                <w:left w:val="none" w:sz="0" w:space="0" w:color="auto"/>
                <w:bottom w:val="none" w:sz="0" w:space="0" w:color="auto"/>
                <w:right w:val="none" w:sz="0" w:space="0" w:color="auto"/>
              </w:divBdr>
            </w:div>
            <w:div w:id="1487093491">
              <w:marLeft w:val="0"/>
              <w:marRight w:val="0"/>
              <w:marTop w:val="0"/>
              <w:marBottom w:val="0"/>
              <w:divBdr>
                <w:top w:val="none" w:sz="0" w:space="0" w:color="auto"/>
                <w:left w:val="none" w:sz="0" w:space="0" w:color="auto"/>
                <w:bottom w:val="none" w:sz="0" w:space="0" w:color="auto"/>
                <w:right w:val="none" w:sz="0" w:space="0" w:color="auto"/>
              </w:divBdr>
            </w:div>
            <w:div w:id="434329462">
              <w:marLeft w:val="0"/>
              <w:marRight w:val="0"/>
              <w:marTop w:val="0"/>
              <w:marBottom w:val="0"/>
              <w:divBdr>
                <w:top w:val="none" w:sz="0" w:space="0" w:color="auto"/>
                <w:left w:val="none" w:sz="0" w:space="0" w:color="auto"/>
                <w:bottom w:val="none" w:sz="0" w:space="0" w:color="auto"/>
                <w:right w:val="none" w:sz="0" w:space="0" w:color="auto"/>
              </w:divBdr>
            </w:div>
            <w:div w:id="1616592214">
              <w:marLeft w:val="0"/>
              <w:marRight w:val="0"/>
              <w:marTop w:val="0"/>
              <w:marBottom w:val="0"/>
              <w:divBdr>
                <w:top w:val="none" w:sz="0" w:space="0" w:color="auto"/>
                <w:left w:val="none" w:sz="0" w:space="0" w:color="auto"/>
                <w:bottom w:val="none" w:sz="0" w:space="0" w:color="auto"/>
                <w:right w:val="none" w:sz="0" w:space="0" w:color="auto"/>
              </w:divBdr>
            </w:div>
            <w:div w:id="366755615">
              <w:marLeft w:val="0"/>
              <w:marRight w:val="0"/>
              <w:marTop w:val="0"/>
              <w:marBottom w:val="0"/>
              <w:divBdr>
                <w:top w:val="none" w:sz="0" w:space="0" w:color="auto"/>
                <w:left w:val="none" w:sz="0" w:space="0" w:color="auto"/>
                <w:bottom w:val="none" w:sz="0" w:space="0" w:color="auto"/>
                <w:right w:val="none" w:sz="0" w:space="0" w:color="auto"/>
              </w:divBdr>
            </w:div>
            <w:div w:id="819812804">
              <w:marLeft w:val="0"/>
              <w:marRight w:val="0"/>
              <w:marTop w:val="0"/>
              <w:marBottom w:val="0"/>
              <w:divBdr>
                <w:top w:val="none" w:sz="0" w:space="0" w:color="auto"/>
                <w:left w:val="none" w:sz="0" w:space="0" w:color="auto"/>
                <w:bottom w:val="none" w:sz="0" w:space="0" w:color="auto"/>
                <w:right w:val="none" w:sz="0" w:space="0" w:color="auto"/>
              </w:divBdr>
            </w:div>
            <w:div w:id="1221016640">
              <w:marLeft w:val="0"/>
              <w:marRight w:val="0"/>
              <w:marTop w:val="0"/>
              <w:marBottom w:val="0"/>
              <w:divBdr>
                <w:top w:val="none" w:sz="0" w:space="0" w:color="auto"/>
                <w:left w:val="none" w:sz="0" w:space="0" w:color="auto"/>
                <w:bottom w:val="none" w:sz="0" w:space="0" w:color="auto"/>
                <w:right w:val="none" w:sz="0" w:space="0" w:color="auto"/>
              </w:divBdr>
            </w:div>
            <w:div w:id="92282719">
              <w:marLeft w:val="0"/>
              <w:marRight w:val="0"/>
              <w:marTop w:val="0"/>
              <w:marBottom w:val="0"/>
              <w:divBdr>
                <w:top w:val="none" w:sz="0" w:space="0" w:color="auto"/>
                <w:left w:val="none" w:sz="0" w:space="0" w:color="auto"/>
                <w:bottom w:val="none" w:sz="0" w:space="0" w:color="auto"/>
                <w:right w:val="none" w:sz="0" w:space="0" w:color="auto"/>
              </w:divBdr>
            </w:div>
            <w:div w:id="292252084">
              <w:marLeft w:val="0"/>
              <w:marRight w:val="0"/>
              <w:marTop w:val="0"/>
              <w:marBottom w:val="0"/>
              <w:divBdr>
                <w:top w:val="none" w:sz="0" w:space="0" w:color="auto"/>
                <w:left w:val="none" w:sz="0" w:space="0" w:color="auto"/>
                <w:bottom w:val="none" w:sz="0" w:space="0" w:color="auto"/>
                <w:right w:val="none" w:sz="0" w:space="0" w:color="auto"/>
              </w:divBdr>
            </w:div>
            <w:div w:id="1078209545">
              <w:marLeft w:val="0"/>
              <w:marRight w:val="0"/>
              <w:marTop w:val="0"/>
              <w:marBottom w:val="0"/>
              <w:divBdr>
                <w:top w:val="none" w:sz="0" w:space="0" w:color="auto"/>
                <w:left w:val="none" w:sz="0" w:space="0" w:color="auto"/>
                <w:bottom w:val="none" w:sz="0" w:space="0" w:color="auto"/>
                <w:right w:val="none" w:sz="0" w:space="0" w:color="auto"/>
              </w:divBdr>
            </w:div>
            <w:div w:id="1705252849">
              <w:marLeft w:val="0"/>
              <w:marRight w:val="0"/>
              <w:marTop w:val="0"/>
              <w:marBottom w:val="0"/>
              <w:divBdr>
                <w:top w:val="none" w:sz="0" w:space="0" w:color="auto"/>
                <w:left w:val="none" w:sz="0" w:space="0" w:color="auto"/>
                <w:bottom w:val="none" w:sz="0" w:space="0" w:color="auto"/>
                <w:right w:val="none" w:sz="0" w:space="0" w:color="auto"/>
              </w:divBdr>
            </w:div>
            <w:div w:id="55705978">
              <w:marLeft w:val="0"/>
              <w:marRight w:val="0"/>
              <w:marTop w:val="0"/>
              <w:marBottom w:val="0"/>
              <w:divBdr>
                <w:top w:val="none" w:sz="0" w:space="0" w:color="auto"/>
                <w:left w:val="none" w:sz="0" w:space="0" w:color="auto"/>
                <w:bottom w:val="none" w:sz="0" w:space="0" w:color="auto"/>
                <w:right w:val="none" w:sz="0" w:space="0" w:color="auto"/>
              </w:divBdr>
            </w:div>
            <w:div w:id="875776979">
              <w:marLeft w:val="0"/>
              <w:marRight w:val="0"/>
              <w:marTop w:val="0"/>
              <w:marBottom w:val="0"/>
              <w:divBdr>
                <w:top w:val="none" w:sz="0" w:space="0" w:color="auto"/>
                <w:left w:val="none" w:sz="0" w:space="0" w:color="auto"/>
                <w:bottom w:val="none" w:sz="0" w:space="0" w:color="auto"/>
                <w:right w:val="none" w:sz="0" w:space="0" w:color="auto"/>
              </w:divBdr>
            </w:div>
            <w:div w:id="18095107">
              <w:marLeft w:val="0"/>
              <w:marRight w:val="0"/>
              <w:marTop w:val="0"/>
              <w:marBottom w:val="0"/>
              <w:divBdr>
                <w:top w:val="none" w:sz="0" w:space="0" w:color="auto"/>
                <w:left w:val="none" w:sz="0" w:space="0" w:color="auto"/>
                <w:bottom w:val="none" w:sz="0" w:space="0" w:color="auto"/>
                <w:right w:val="none" w:sz="0" w:space="0" w:color="auto"/>
              </w:divBdr>
            </w:div>
            <w:div w:id="888761124">
              <w:marLeft w:val="0"/>
              <w:marRight w:val="0"/>
              <w:marTop w:val="0"/>
              <w:marBottom w:val="0"/>
              <w:divBdr>
                <w:top w:val="none" w:sz="0" w:space="0" w:color="auto"/>
                <w:left w:val="none" w:sz="0" w:space="0" w:color="auto"/>
                <w:bottom w:val="none" w:sz="0" w:space="0" w:color="auto"/>
                <w:right w:val="none" w:sz="0" w:space="0" w:color="auto"/>
              </w:divBdr>
            </w:div>
            <w:div w:id="1535727869">
              <w:marLeft w:val="0"/>
              <w:marRight w:val="0"/>
              <w:marTop w:val="0"/>
              <w:marBottom w:val="0"/>
              <w:divBdr>
                <w:top w:val="none" w:sz="0" w:space="0" w:color="auto"/>
                <w:left w:val="none" w:sz="0" w:space="0" w:color="auto"/>
                <w:bottom w:val="none" w:sz="0" w:space="0" w:color="auto"/>
                <w:right w:val="none" w:sz="0" w:space="0" w:color="auto"/>
              </w:divBdr>
            </w:div>
            <w:div w:id="321813548">
              <w:marLeft w:val="0"/>
              <w:marRight w:val="0"/>
              <w:marTop w:val="0"/>
              <w:marBottom w:val="0"/>
              <w:divBdr>
                <w:top w:val="none" w:sz="0" w:space="0" w:color="auto"/>
                <w:left w:val="none" w:sz="0" w:space="0" w:color="auto"/>
                <w:bottom w:val="none" w:sz="0" w:space="0" w:color="auto"/>
                <w:right w:val="none" w:sz="0" w:space="0" w:color="auto"/>
              </w:divBdr>
            </w:div>
            <w:div w:id="1259098680">
              <w:marLeft w:val="0"/>
              <w:marRight w:val="0"/>
              <w:marTop w:val="0"/>
              <w:marBottom w:val="0"/>
              <w:divBdr>
                <w:top w:val="none" w:sz="0" w:space="0" w:color="auto"/>
                <w:left w:val="none" w:sz="0" w:space="0" w:color="auto"/>
                <w:bottom w:val="none" w:sz="0" w:space="0" w:color="auto"/>
                <w:right w:val="none" w:sz="0" w:space="0" w:color="auto"/>
              </w:divBdr>
            </w:div>
            <w:div w:id="1283615061">
              <w:marLeft w:val="0"/>
              <w:marRight w:val="0"/>
              <w:marTop w:val="0"/>
              <w:marBottom w:val="0"/>
              <w:divBdr>
                <w:top w:val="none" w:sz="0" w:space="0" w:color="auto"/>
                <w:left w:val="none" w:sz="0" w:space="0" w:color="auto"/>
                <w:bottom w:val="none" w:sz="0" w:space="0" w:color="auto"/>
                <w:right w:val="none" w:sz="0" w:space="0" w:color="auto"/>
              </w:divBdr>
            </w:div>
            <w:div w:id="40256030">
              <w:marLeft w:val="0"/>
              <w:marRight w:val="0"/>
              <w:marTop w:val="0"/>
              <w:marBottom w:val="0"/>
              <w:divBdr>
                <w:top w:val="none" w:sz="0" w:space="0" w:color="auto"/>
                <w:left w:val="none" w:sz="0" w:space="0" w:color="auto"/>
                <w:bottom w:val="none" w:sz="0" w:space="0" w:color="auto"/>
                <w:right w:val="none" w:sz="0" w:space="0" w:color="auto"/>
              </w:divBdr>
            </w:div>
            <w:div w:id="318114392">
              <w:marLeft w:val="0"/>
              <w:marRight w:val="0"/>
              <w:marTop w:val="0"/>
              <w:marBottom w:val="0"/>
              <w:divBdr>
                <w:top w:val="none" w:sz="0" w:space="0" w:color="auto"/>
                <w:left w:val="none" w:sz="0" w:space="0" w:color="auto"/>
                <w:bottom w:val="none" w:sz="0" w:space="0" w:color="auto"/>
                <w:right w:val="none" w:sz="0" w:space="0" w:color="auto"/>
              </w:divBdr>
            </w:div>
            <w:div w:id="1280720216">
              <w:marLeft w:val="0"/>
              <w:marRight w:val="0"/>
              <w:marTop w:val="0"/>
              <w:marBottom w:val="0"/>
              <w:divBdr>
                <w:top w:val="none" w:sz="0" w:space="0" w:color="auto"/>
                <w:left w:val="none" w:sz="0" w:space="0" w:color="auto"/>
                <w:bottom w:val="none" w:sz="0" w:space="0" w:color="auto"/>
                <w:right w:val="none" w:sz="0" w:space="0" w:color="auto"/>
              </w:divBdr>
            </w:div>
            <w:div w:id="81336492">
              <w:marLeft w:val="0"/>
              <w:marRight w:val="0"/>
              <w:marTop w:val="0"/>
              <w:marBottom w:val="0"/>
              <w:divBdr>
                <w:top w:val="none" w:sz="0" w:space="0" w:color="auto"/>
                <w:left w:val="none" w:sz="0" w:space="0" w:color="auto"/>
                <w:bottom w:val="none" w:sz="0" w:space="0" w:color="auto"/>
                <w:right w:val="none" w:sz="0" w:space="0" w:color="auto"/>
              </w:divBdr>
            </w:div>
            <w:div w:id="144978080">
              <w:marLeft w:val="0"/>
              <w:marRight w:val="0"/>
              <w:marTop w:val="0"/>
              <w:marBottom w:val="0"/>
              <w:divBdr>
                <w:top w:val="none" w:sz="0" w:space="0" w:color="auto"/>
                <w:left w:val="none" w:sz="0" w:space="0" w:color="auto"/>
                <w:bottom w:val="none" w:sz="0" w:space="0" w:color="auto"/>
                <w:right w:val="none" w:sz="0" w:space="0" w:color="auto"/>
              </w:divBdr>
            </w:div>
            <w:div w:id="5135606">
              <w:marLeft w:val="0"/>
              <w:marRight w:val="0"/>
              <w:marTop w:val="0"/>
              <w:marBottom w:val="0"/>
              <w:divBdr>
                <w:top w:val="none" w:sz="0" w:space="0" w:color="auto"/>
                <w:left w:val="none" w:sz="0" w:space="0" w:color="auto"/>
                <w:bottom w:val="none" w:sz="0" w:space="0" w:color="auto"/>
                <w:right w:val="none" w:sz="0" w:space="0" w:color="auto"/>
              </w:divBdr>
            </w:div>
            <w:div w:id="1934587079">
              <w:marLeft w:val="0"/>
              <w:marRight w:val="0"/>
              <w:marTop w:val="0"/>
              <w:marBottom w:val="0"/>
              <w:divBdr>
                <w:top w:val="none" w:sz="0" w:space="0" w:color="auto"/>
                <w:left w:val="none" w:sz="0" w:space="0" w:color="auto"/>
                <w:bottom w:val="none" w:sz="0" w:space="0" w:color="auto"/>
                <w:right w:val="none" w:sz="0" w:space="0" w:color="auto"/>
              </w:divBdr>
            </w:div>
            <w:div w:id="596138941">
              <w:marLeft w:val="0"/>
              <w:marRight w:val="0"/>
              <w:marTop w:val="0"/>
              <w:marBottom w:val="0"/>
              <w:divBdr>
                <w:top w:val="none" w:sz="0" w:space="0" w:color="auto"/>
                <w:left w:val="none" w:sz="0" w:space="0" w:color="auto"/>
                <w:bottom w:val="none" w:sz="0" w:space="0" w:color="auto"/>
                <w:right w:val="none" w:sz="0" w:space="0" w:color="auto"/>
              </w:divBdr>
            </w:div>
            <w:div w:id="2135168621">
              <w:marLeft w:val="0"/>
              <w:marRight w:val="0"/>
              <w:marTop w:val="0"/>
              <w:marBottom w:val="0"/>
              <w:divBdr>
                <w:top w:val="none" w:sz="0" w:space="0" w:color="auto"/>
                <w:left w:val="none" w:sz="0" w:space="0" w:color="auto"/>
                <w:bottom w:val="none" w:sz="0" w:space="0" w:color="auto"/>
                <w:right w:val="none" w:sz="0" w:space="0" w:color="auto"/>
              </w:divBdr>
            </w:div>
            <w:div w:id="1632403198">
              <w:marLeft w:val="0"/>
              <w:marRight w:val="0"/>
              <w:marTop w:val="0"/>
              <w:marBottom w:val="0"/>
              <w:divBdr>
                <w:top w:val="none" w:sz="0" w:space="0" w:color="auto"/>
                <w:left w:val="none" w:sz="0" w:space="0" w:color="auto"/>
                <w:bottom w:val="none" w:sz="0" w:space="0" w:color="auto"/>
                <w:right w:val="none" w:sz="0" w:space="0" w:color="auto"/>
              </w:divBdr>
            </w:div>
            <w:div w:id="2084981600">
              <w:marLeft w:val="0"/>
              <w:marRight w:val="0"/>
              <w:marTop w:val="0"/>
              <w:marBottom w:val="0"/>
              <w:divBdr>
                <w:top w:val="none" w:sz="0" w:space="0" w:color="auto"/>
                <w:left w:val="none" w:sz="0" w:space="0" w:color="auto"/>
                <w:bottom w:val="none" w:sz="0" w:space="0" w:color="auto"/>
                <w:right w:val="none" w:sz="0" w:space="0" w:color="auto"/>
              </w:divBdr>
            </w:div>
            <w:div w:id="956789200">
              <w:marLeft w:val="0"/>
              <w:marRight w:val="0"/>
              <w:marTop w:val="0"/>
              <w:marBottom w:val="0"/>
              <w:divBdr>
                <w:top w:val="none" w:sz="0" w:space="0" w:color="auto"/>
                <w:left w:val="none" w:sz="0" w:space="0" w:color="auto"/>
                <w:bottom w:val="none" w:sz="0" w:space="0" w:color="auto"/>
                <w:right w:val="none" w:sz="0" w:space="0" w:color="auto"/>
              </w:divBdr>
            </w:div>
            <w:div w:id="1532454117">
              <w:marLeft w:val="0"/>
              <w:marRight w:val="0"/>
              <w:marTop w:val="0"/>
              <w:marBottom w:val="0"/>
              <w:divBdr>
                <w:top w:val="none" w:sz="0" w:space="0" w:color="auto"/>
                <w:left w:val="none" w:sz="0" w:space="0" w:color="auto"/>
                <w:bottom w:val="none" w:sz="0" w:space="0" w:color="auto"/>
                <w:right w:val="none" w:sz="0" w:space="0" w:color="auto"/>
              </w:divBdr>
            </w:div>
            <w:div w:id="1160854581">
              <w:marLeft w:val="0"/>
              <w:marRight w:val="0"/>
              <w:marTop w:val="0"/>
              <w:marBottom w:val="0"/>
              <w:divBdr>
                <w:top w:val="none" w:sz="0" w:space="0" w:color="auto"/>
                <w:left w:val="none" w:sz="0" w:space="0" w:color="auto"/>
                <w:bottom w:val="none" w:sz="0" w:space="0" w:color="auto"/>
                <w:right w:val="none" w:sz="0" w:space="0" w:color="auto"/>
              </w:divBdr>
            </w:div>
            <w:div w:id="1556314260">
              <w:marLeft w:val="0"/>
              <w:marRight w:val="0"/>
              <w:marTop w:val="0"/>
              <w:marBottom w:val="0"/>
              <w:divBdr>
                <w:top w:val="none" w:sz="0" w:space="0" w:color="auto"/>
                <w:left w:val="none" w:sz="0" w:space="0" w:color="auto"/>
                <w:bottom w:val="none" w:sz="0" w:space="0" w:color="auto"/>
                <w:right w:val="none" w:sz="0" w:space="0" w:color="auto"/>
              </w:divBdr>
            </w:div>
            <w:div w:id="1834563248">
              <w:marLeft w:val="0"/>
              <w:marRight w:val="0"/>
              <w:marTop w:val="0"/>
              <w:marBottom w:val="0"/>
              <w:divBdr>
                <w:top w:val="none" w:sz="0" w:space="0" w:color="auto"/>
                <w:left w:val="none" w:sz="0" w:space="0" w:color="auto"/>
                <w:bottom w:val="none" w:sz="0" w:space="0" w:color="auto"/>
                <w:right w:val="none" w:sz="0" w:space="0" w:color="auto"/>
              </w:divBdr>
            </w:div>
            <w:div w:id="420224472">
              <w:marLeft w:val="0"/>
              <w:marRight w:val="0"/>
              <w:marTop w:val="0"/>
              <w:marBottom w:val="0"/>
              <w:divBdr>
                <w:top w:val="none" w:sz="0" w:space="0" w:color="auto"/>
                <w:left w:val="none" w:sz="0" w:space="0" w:color="auto"/>
                <w:bottom w:val="none" w:sz="0" w:space="0" w:color="auto"/>
                <w:right w:val="none" w:sz="0" w:space="0" w:color="auto"/>
              </w:divBdr>
            </w:div>
            <w:div w:id="182987327">
              <w:marLeft w:val="0"/>
              <w:marRight w:val="0"/>
              <w:marTop w:val="0"/>
              <w:marBottom w:val="0"/>
              <w:divBdr>
                <w:top w:val="none" w:sz="0" w:space="0" w:color="auto"/>
                <w:left w:val="none" w:sz="0" w:space="0" w:color="auto"/>
                <w:bottom w:val="none" w:sz="0" w:space="0" w:color="auto"/>
                <w:right w:val="none" w:sz="0" w:space="0" w:color="auto"/>
              </w:divBdr>
            </w:div>
            <w:div w:id="1185365839">
              <w:marLeft w:val="0"/>
              <w:marRight w:val="0"/>
              <w:marTop w:val="0"/>
              <w:marBottom w:val="0"/>
              <w:divBdr>
                <w:top w:val="none" w:sz="0" w:space="0" w:color="auto"/>
                <w:left w:val="none" w:sz="0" w:space="0" w:color="auto"/>
                <w:bottom w:val="none" w:sz="0" w:space="0" w:color="auto"/>
                <w:right w:val="none" w:sz="0" w:space="0" w:color="auto"/>
              </w:divBdr>
            </w:div>
            <w:div w:id="1391611908">
              <w:marLeft w:val="0"/>
              <w:marRight w:val="0"/>
              <w:marTop w:val="0"/>
              <w:marBottom w:val="0"/>
              <w:divBdr>
                <w:top w:val="none" w:sz="0" w:space="0" w:color="auto"/>
                <w:left w:val="none" w:sz="0" w:space="0" w:color="auto"/>
                <w:bottom w:val="none" w:sz="0" w:space="0" w:color="auto"/>
                <w:right w:val="none" w:sz="0" w:space="0" w:color="auto"/>
              </w:divBdr>
            </w:div>
            <w:div w:id="1481188129">
              <w:marLeft w:val="0"/>
              <w:marRight w:val="0"/>
              <w:marTop w:val="0"/>
              <w:marBottom w:val="0"/>
              <w:divBdr>
                <w:top w:val="none" w:sz="0" w:space="0" w:color="auto"/>
                <w:left w:val="none" w:sz="0" w:space="0" w:color="auto"/>
                <w:bottom w:val="none" w:sz="0" w:space="0" w:color="auto"/>
                <w:right w:val="none" w:sz="0" w:space="0" w:color="auto"/>
              </w:divBdr>
            </w:div>
            <w:div w:id="982319617">
              <w:marLeft w:val="0"/>
              <w:marRight w:val="0"/>
              <w:marTop w:val="0"/>
              <w:marBottom w:val="0"/>
              <w:divBdr>
                <w:top w:val="none" w:sz="0" w:space="0" w:color="auto"/>
                <w:left w:val="none" w:sz="0" w:space="0" w:color="auto"/>
                <w:bottom w:val="none" w:sz="0" w:space="0" w:color="auto"/>
                <w:right w:val="none" w:sz="0" w:space="0" w:color="auto"/>
              </w:divBdr>
            </w:div>
            <w:div w:id="1734622508">
              <w:marLeft w:val="0"/>
              <w:marRight w:val="0"/>
              <w:marTop w:val="0"/>
              <w:marBottom w:val="0"/>
              <w:divBdr>
                <w:top w:val="none" w:sz="0" w:space="0" w:color="auto"/>
                <w:left w:val="none" w:sz="0" w:space="0" w:color="auto"/>
                <w:bottom w:val="none" w:sz="0" w:space="0" w:color="auto"/>
                <w:right w:val="none" w:sz="0" w:space="0" w:color="auto"/>
              </w:divBdr>
            </w:div>
            <w:div w:id="1492404855">
              <w:marLeft w:val="0"/>
              <w:marRight w:val="0"/>
              <w:marTop w:val="0"/>
              <w:marBottom w:val="0"/>
              <w:divBdr>
                <w:top w:val="none" w:sz="0" w:space="0" w:color="auto"/>
                <w:left w:val="none" w:sz="0" w:space="0" w:color="auto"/>
                <w:bottom w:val="none" w:sz="0" w:space="0" w:color="auto"/>
                <w:right w:val="none" w:sz="0" w:space="0" w:color="auto"/>
              </w:divBdr>
            </w:div>
            <w:div w:id="1736705224">
              <w:marLeft w:val="0"/>
              <w:marRight w:val="0"/>
              <w:marTop w:val="0"/>
              <w:marBottom w:val="0"/>
              <w:divBdr>
                <w:top w:val="none" w:sz="0" w:space="0" w:color="auto"/>
                <w:left w:val="none" w:sz="0" w:space="0" w:color="auto"/>
                <w:bottom w:val="none" w:sz="0" w:space="0" w:color="auto"/>
                <w:right w:val="none" w:sz="0" w:space="0" w:color="auto"/>
              </w:divBdr>
            </w:div>
            <w:div w:id="1802378362">
              <w:marLeft w:val="0"/>
              <w:marRight w:val="0"/>
              <w:marTop w:val="0"/>
              <w:marBottom w:val="0"/>
              <w:divBdr>
                <w:top w:val="none" w:sz="0" w:space="0" w:color="auto"/>
                <w:left w:val="none" w:sz="0" w:space="0" w:color="auto"/>
                <w:bottom w:val="none" w:sz="0" w:space="0" w:color="auto"/>
                <w:right w:val="none" w:sz="0" w:space="0" w:color="auto"/>
              </w:divBdr>
            </w:div>
            <w:div w:id="88893989">
              <w:marLeft w:val="0"/>
              <w:marRight w:val="0"/>
              <w:marTop w:val="0"/>
              <w:marBottom w:val="0"/>
              <w:divBdr>
                <w:top w:val="none" w:sz="0" w:space="0" w:color="auto"/>
                <w:left w:val="none" w:sz="0" w:space="0" w:color="auto"/>
                <w:bottom w:val="none" w:sz="0" w:space="0" w:color="auto"/>
                <w:right w:val="none" w:sz="0" w:space="0" w:color="auto"/>
              </w:divBdr>
            </w:div>
            <w:div w:id="1170482446">
              <w:marLeft w:val="0"/>
              <w:marRight w:val="0"/>
              <w:marTop w:val="0"/>
              <w:marBottom w:val="0"/>
              <w:divBdr>
                <w:top w:val="none" w:sz="0" w:space="0" w:color="auto"/>
                <w:left w:val="none" w:sz="0" w:space="0" w:color="auto"/>
                <w:bottom w:val="none" w:sz="0" w:space="0" w:color="auto"/>
                <w:right w:val="none" w:sz="0" w:space="0" w:color="auto"/>
              </w:divBdr>
            </w:div>
            <w:div w:id="361246794">
              <w:marLeft w:val="0"/>
              <w:marRight w:val="0"/>
              <w:marTop w:val="0"/>
              <w:marBottom w:val="0"/>
              <w:divBdr>
                <w:top w:val="none" w:sz="0" w:space="0" w:color="auto"/>
                <w:left w:val="none" w:sz="0" w:space="0" w:color="auto"/>
                <w:bottom w:val="none" w:sz="0" w:space="0" w:color="auto"/>
                <w:right w:val="none" w:sz="0" w:space="0" w:color="auto"/>
              </w:divBdr>
            </w:div>
            <w:div w:id="322778270">
              <w:marLeft w:val="0"/>
              <w:marRight w:val="0"/>
              <w:marTop w:val="0"/>
              <w:marBottom w:val="0"/>
              <w:divBdr>
                <w:top w:val="none" w:sz="0" w:space="0" w:color="auto"/>
                <w:left w:val="none" w:sz="0" w:space="0" w:color="auto"/>
                <w:bottom w:val="none" w:sz="0" w:space="0" w:color="auto"/>
                <w:right w:val="none" w:sz="0" w:space="0" w:color="auto"/>
              </w:divBdr>
            </w:div>
            <w:div w:id="440147618">
              <w:marLeft w:val="0"/>
              <w:marRight w:val="0"/>
              <w:marTop w:val="0"/>
              <w:marBottom w:val="0"/>
              <w:divBdr>
                <w:top w:val="none" w:sz="0" w:space="0" w:color="auto"/>
                <w:left w:val="none" w:sz="0" w:space="0" w:color="auto"/>
                <w:bottom w:val="none" w:sz="0" w:space="0" w:color="auto"/>
                <w:right w:val="none" w:sz="0" w:space="0" w:color="auto"/>
              </w:divBdr>
              <w:divsChild>
                <w:div w:id="1008949265">
                  <w:marLeft w:val="0"/>
                  <w:marRight w:val="0"/>
                  <w:marTop w:val="0"/>
                  <w:marBottom w:val="0"/>
                  <w:divBdr>
                    <w:top w:val="none" w:sz="0" w:space="0" w:color="auto"/>
                    <w:left w:val="none" w:sz="0" w:space="0" w:color="auto"/>
                    <w:bottom w:val="none" w:sz="0" w:space="0" w:color="auto"/>
                    <w:right w:val="none" w:sz="0" w:space="0" w:color="auto"/>
                  </w:divBdr>
                </w:div>
                <w:div w:id="364646297">
                  <w:marLeft w:val="0"/>
                  <w:marRight w:val="0"/>
                  <w:marTop w:val="0"/>
                  <w:marBottom w:val="0"/>
                  <w:divBdr>
                    <w:top w:val="none" w:sz="0" w:space="0" w:color="auto"/>
                    <w:left w:val="none" w:sz="0" w:space="0" w:color="auto"/>
                    <w:bottom w:val="none" w:sz="0" w:space="0" w:color="auto"/>
                    <w:right w:val="none" w:sz="0" w:space="0" w:color="auto"/>
                  </w:divBdr>
                </w:div>
                <w:div w:id="1923297105">
                  <w:marLeft w:val="0"/>
                  <w:marRight w:val="0"/>
                  <w:marTop w:val="0"/>
                  <w:marBottom w:val="0"/>
                  <w:divBdr>
                    <w:top w:val="none" w:sz="0" w:space="0" w:color="auto"/>
                    <w:left w:val="none" w:sz="0" w:space="0" w:color="auto"/>
                    <w:bottom w:val="none" w:sz="0" w:space="0" w:color="auto"/>
                    <w:right w:val="none" w:sz="0" w:space="0" w:color="auto"/>
                  </w:divBdr>
                </w:div>
                <w:div w:id="1581408699">
                  <w:marLeft w:val="0"/>
                  <w:marRight w:val="0"/>
                  <w:marTop w:val="0"/>
                  <w:marBottom w:val="0"/>
                  <w:divBdr>
                    <w:top w:val="none" w:sz="0" w:space="0" w:color="auto"/>
                    <w:left w:val="none" w:sz="0" w:space="0" w:color="auto"/>
                    <w:bottom w:val="none" w:sz="0" w:space="0" w:color="auto"/>
                    <w:right w:val="none" w:sz="0" w:space="0" w:color="auto"/>
                  </w:divBdr>
                </w:div>
              </w:divsChild>
            </w:div>
            <w:div w:id="1111317940">
              <w:marLeft w:val="0"/>
              <w:marRight w:val="0"/>
              <w:marTop w:val="0"/>
              <w:marBottom w:val="0"/>
              <w:divBdr>
                <w:top w:val="none" w:sz="0" w:space="0" w:color="auto"/>
                <w:left w:val="none" w:sz="0" w:space="0" w:color="auto"/>
                <w:bottom w:val="none" w:sz="0" w:space="0" w:color="auto"/>
                <w:right w:val="none" w:sz="0" w:space="0" w:color="auto"/>
              </w:divBdr>
            </w:div>
            <w:div w:id="1914659155">
              <w:marLeft w:val="0"/>
              <w:marRight w:val="0"/>
              <w:marTop w:val="0"/>
              <w:marBottom w:val="0"/>
              <w:divBdr>
                <w:top w:val="none" w:sz="0" w:space="0" w:color="auto"/>
                <w:left w:val="none" w:sz="0" w:space="0" w:color="auto"/>
                <w:bottom w:val="none" w:sz="0" w:space="0" w:color="auto"/>
                <w:right w:val="none" w:sz="0" w:space="0" w:color="auto"/>
              </w:divBdr>
            </w:div>
            <w:div w:id="1432437204">
              <w:marLeft w:val="0"/>
              <w:marRight w:val="0"/>
              <w:marTop w:val="0"/>
              <w:marBottom w:val="0"/>
              <w:divBdr>
                <w:top w:val="none" w:sz="0" w:space="0" w:color="auto"/>
                <w:left w:val="none" w:sz="0" w:space="0" w:color="auto"/>
                <w:bottom w:val="none" w:sz="0" w:space="0" w:color="auto"/>
                <w:right w:val="none" w:sz="0" w:space="0" w:color="auto"/>
              </w:divBdr>
            </w:div>
            <w:div w:id="180510396">
              <w:marLeft w:val="0"/>
              <w:marRight w:val="0"/>
              <w:marTop w:val="0"/>
              <w:marBottom w:val="0"/>
              <w:divBdr>
                <w:top w:val="none" w:sz="0" w:space="0" w:color="auto"/>
                <w:left w:val="none" w:sz="0" w:space="0" w:color="auto"/>
                <w:bottom w:val="none" w:sz="0" w:space="0" w:color="auto"/>
                <w:right w:val="none" w:sz="0" w:space="0" w:color="auto"/>
              </w:divBdr>
            </w:div>
            <w:div w:id="2037268864">
              <w:marLeft w:val="0"/>
              <w:marRight w:val="0"/>
              <w:marTop w:val="0"/>
              <w:marBottom w:val="0"/>
              <w:divBdr>
                <w:top w:val="none" w:sz="0" w:space="0" w:color="auto"/>
                <w:left w:val="none" w:sz="0" w:space="0" w:color="auto"/>
                <w:bottom w:val="none" w:sz="0" w:space="0" w:color="auto"/>
                <w:right w:val="none" w:sz="0" w:space="0" w:color="auto"/>
              </w:divBdr>
            </w:div>
            <w:div w:id="2011904418">
              <w:marLeft w:val="0"/>
              <w:marRight w:val="0"/>
              <w:marTop w:val="0"/>
              <w:marBottom w:val="0"/>
              <w:divBdr>
                <w:top w:val="none" w:sz="0" w:space="0" w:color="auto"/>
                <w:left w:val="none" w:sz="0" w:space="0" w:color="auto"/>
                <w:bottom w:val="none" w:sz="0" w:space="0" w:color="auto"/>
                <w:right w:val="none" w:sz="0" w:space="0" w:color="auto"/>
              </w:divBdr>
            </w:div>
            <w:div w:id="608581844">
              <w:marLeft w:val="0"/>
              <w:marRight w:val="0"/>
              <w:marTop w:val="0"/>
              <w:marBottom w:val="0"/>
              <w:divBdr>
                <w:top w:val="none" w:sz="0" w:space="0" w:color="auto"/>
                <w:left w:val="none" w:sz="0" w:space="0" w:color="auto"/>
                <w:bottom w:val="none" w:sz="0" w:space="0" w:color="auto"/>
                <w:right w:val="none" w:sz="0" w:space="0" w:color="auto"/>
              </w:divBdr>
            </w:div>
            <w:div w:id="924732162">
              <w:marLeft w:val="0"/>
              <w:marRight w:val="0"/>
              <w:marTop w:val="0"/>
              <w:marBottom w:val="0"/>
              <w:divBdr>
                <w:top w:val="none" w:sz="0" w:space="0" w:color="auto"/>
                <w:left w:val="none" w:sz="0" w:space="0" w:color="auto"/>
                <w:bottom w:val="none" w:sz="0" w:space="0" w:color="auto"/>
                <w:right w:val="none" w:sz="0" w:space="0" w:color="auto"/>
              </w:divBdr>
            </w:div>
            <w:div w:id="874200633">
              <w:marLeft w:val="0"/>
              <w:marRight w:val="0"/>
              <w:marTop w:val="0"/>
              <w:marBottom w:val="0"/>
              <w:divBdr>
                <w:top w:val="none" w:sz="0" w:space="0" w:color="auto"/>
                <w:left w:val="none" w:sz="0" w:space="0" w:color="auto"/>
                <w:bottom w:val="none" w:sz="0" w:space="0" w:color="auto"/>
                <w:right w:val="none" w:sz="0" w:space="0" w:color="auto"/>
              </w:divBdr>
            </w:div>
            <w:div w:id="544878293">
              <w:marLeft w:val="0"/>
              <w:marRight w:val="0"/>
              <w:marTop w:val="0"/>
              <w:marBottom w:val="0"/>
              <w:divBdr>
                <w:top w:val="none" w:sz="0" w:space="0" w:color="auto"/>
                <w:left w:val="none" w:sz="0" w:space="0" w:color="auto"/>
                <w:bottom w:val="none" w:sz="0" w:space="0" w:color="auto"/>
                <w:right w:val="none" w:sz="0" w:space="0" w:color="auto"/>
              </w:divBdr>
            </w:div>
            <w:div w:id="744839134">
              <w:marLeft w:val="0"/>
              <w:marRight w:val="0"/>
              <w:marTop w:val="0"/>
              <w:marBottom w:val="0"/>
              <w:divBdr>
                <w:top w:val="none" w:sz="0" w:space="0" w:color="auto"/>
                <w:left w:val="none" w:sz="0" w:space="0" w:color="auto"/>
                <w:bottom w:val="none" w:sz="0" w:space="0" w:color="auto"/>
                <w:right w:val="none" w:sz="0" w:space="0" w:color="auto"/>
              </w:divBdr>
            </w:div>
            <w:div w:id="212426673">
              <w:marLeft w:val="0"/>
              <w:marRight w:val="0"/>
              <w:marTop w:val="0"/>
              <w:marBottom w:val="0"/>
              <w:divBdr>
                <w:top w:val="none" w:sz="0" w:space="0" w:color="auto"/>
                <w:left w:val="none" w:sz="0" w:space="0" w:color="auto"/>
                <w:bottom w:val="none" w:sz="0" w:space="0" w:color="auto"/>
                <w:right w:val="none" w:sz="0" w:space="0" w:color="auto"/>
              </w:divBdr>
            </w:div>
            <w:div w:id="790396799">
              <w:marLeft w:val="0"/>
              <w:marRight w:val="0"/>
              <w:marTop w:val="0"/>
              <w:marBottom w:val="0"/>
              <w:divBdr>
                <w:top w:val="none" w:sz="0" w:space="0" w:color="auto"/>
                <w:left w:val="none" w:sz="0" w:space="0" w:color="auto"/>
                <w:bottom w:val="none" w:sz="0" w:space="0" w:color="auto"/>
                <w:right w:val="none" w:sz="0" w:space="0" w:color="auto"/>
              </w:divBdr>
            </w:div>
            <w:div w:id="1380084388">
              <w:marLeft w:val="0"/>
              <w:marRight w:val="0"/>
              <w:marTop w:val="0"/>
              <w:marBottom w:val="0"/>
              <w:divBdr>
                <w:top w:val="none" w:sz="0" w:space="0" w:color="auto"/>
                <w:left w:val="none" w:sz="0" w:space="0" w:color="auto"/>
                <w:bottom w:val="none" w:sz="0" w:space="0" w:color="auto"/>
                <w:right w:val="none" w:sz="0" w:space="0" w:color="auto"/>
              </w:divBdr>
            </w:div>
            <w:div w:id="832110838">
              <w:marLeft w:val="0"/>
              <w:marRight w:val="0"/>
              <w:marTop w:val="0"/>
              <w:marBottom w:val="0"/>
              <w:divBdr>
                <w:top w:val="none" w:sz="0" w:space="0" w:color="auto"/>
                <w:left w:val="none" w:sz="0" w:space="0" w:color="auto"/>
                <w:bottom w:val="none" w:sz="0" w:space="0" w:color="auto"/>
                <w:right w:val="none" w:sz="0" w:space="0" w:color="auto"/>
              </w:divBdr>
            </w:div>
            <w:div w:id="2014839037">
              <w:marLeft w:val="0"/>
              <w:marRight w:val="0"/>
              <w:marTop w:val="0"/>
              <w:marBottom w:val="0"/>
              <w:divBdr>
                <w:top w:val="none" w:sz="0" w:space="0" w:color="auto"/>
                <w:left w:val="none" w:sz="0" w:space="0" w:color="auto"/>
                <w:bottom w:val="none" w:sz="0" w:space="0" w:color="auto"/>
                <w:right w:val="none" w:sz="0" w:space="0" w:color="auto"/>
              </w:divBdr>
            </w:div>
            <w:div w:id="1973946332">
              <w:marLeft w:val="0"/>
              <w:marRight w:val="0"/>
              <w:marTop w:val="0"/>
              <w:marBottom w:val="0"/>
              <w:divBdr>
                <w:top w:val="none" w:sz="0" w:space="0" w:color="auto"/>
                <w:left w:val="none" w:sz="0" w:space="0" w:color="auto"/>
                <w:bottom w:val="none" w:sz="0" w:space="0" w:color="auto"/>
                <w:right w:val="none" w:sz="0" w:space="0" w:color="auto"/>
              </w:divBdr>
            </w:div>
            <w:div w:id="334308215">
              <w:marLeft w:val="0"/>
              <w:marRight w:val="0"/>
              <w:marTop w:val="0"/>
              <w:marBottom w:val="0"/>
              <w:divBdr>
                <w:top w:val="none" w:sz="0" w:space="0" w:color="auto"/>
                <w:left w:val="none" w:sz="0" w:space="0" w:color="auto"/>
                <w:bottom w:val="none" w:sz="0" w:space="0" w:color="auto"/>
                <w:right w:val="none" w:sz="0" w:space="0" w:color="auto"/>
              </w:divBdr>
            </w:div>
            <w:div w:id="371923588">
              <w:marLeft w:val="0"/>
              <w:marRight w:val="0"/>
              <w:marTop w:val="0"/>
              <w:marBottom w:val="0"/>
              <w:divBdr>
                <w:top w:val="none" w:sz="0" w:space="0" w:color="auto"/>
                <w:left w:val="none" w:sz="0" w:space="0" w:color="auto"/>
                <w:bottom w:val="none" w:sz="0" w:space="0" w:color="auto"/>
                <w:right w:val="none" w:sz="0" w:space="0" w:color="auto"/>
              </w:divBdr>
            </w:div>
            <w:div w:id="934167288">
              <w:marLeft w:val="0"/>
              <w:marRight w:val="0"/>
              <w:marTop w:val="0"/>
              <w:marBottom w:val="0"/>
              <w:divBdr>
                <w:top w:val="none" w:sz="0" w:space="0" w:color="auto"/>
                <w:left w:val="none" w:sz="0" w:space="0" w:color="auto"/>
                <w:bottom w:val="none" w:sz="0" w:space="0" w:color="auto"/>
                <w:right w:val="none" w:sz="0" w:space="0" w:color="auto"/>
              </w:divBdr>
            </w:div>
            <w:div w:id="1061367070">
              <w:marLeft w:val="0"/>
              <w:marRight w:val="0"/>
              <w:marTop w:val="0"/>
              <w:marBottom w:val="0"/>
              <w:divBdr>
                <w:top w:val="none" w:sz="0" w:space="0" w:color="auto"/>
                <w:left w:val="none" w:sz="0" w:space="0" w:color="auto"/>
                <w:bottom w:val="none" w:sz="0" w:space="0" w:color="auto"/>
                <w:right w:val="none" w:sz="0" w:space="0" w:color="auto"/>
              </w:divBdr>
            </w:div>
            <w:div w:id="556164825">
              <w:marLeft w:val="0"/>
              <w:marRight w:val="0"/>
              <w:marTop w:val="0"/>
              <w:marBottom w:val="0"/>
              <w:divBdr>
                <w:top w:val="none" w:sz="0" w:space="0" w:color="auto"/>
                <w:left w:val="none" w:sz="0" w:space="0" w:color="auto"/>
                <w:bottom w:val="none" w:sz="0" w:space="0" w:color="auto"/>
                <w:right w:val="none" w:sz="0" w:space="0" w:color="auto"/>
              </w:divBdr>
              <w:divsChild>
                <w:div w:id="1562062755">
                  <w:marLeft w:val="0"/>
                  <w:marRight w:val="0"/>
                  <w:marTop w:val="0"/>
                  <w:marBottom w:val="0"/>
                  <w:divBdr>
                    <w:top w:val="none" w:sz="0" w:space="0" w:color="auto"/>
                    <w:left w:val="none" w:sz="0" w:space="0" w:color="auto"/>
                    <w:bottom w:val="none" w:sz="0" w:space="0" w:color="auto"/>
                    <w:right w:val="none" w:sz="0" w:space="0" w:color="auto"/>
                  </w:divBdr>
                </w:div>
                <w:div w:id="141627194">
                  <w:marLeft w:val="0"/>
                  <w:marRight w:val="0"/>
                  <w:marTop w:val="0"/>
                  <w:marBottom w:val="0"/>
                  <w:divBdr>
                    <w:top w:val="none" w:sz="0" w:space="0" w:color="auto"/>
                    <w:left w:val="none" w:sz="0" w:space="0" w:color="auto"/>
                    <w:bottom w:val="none" w:sz="0" w:space="0" w:color="auto"/>
                    <w:right w:val="none" w:sz="0" w:space="0" w:color="auto"/>
                  </w:divBdr>
                </w:div>
                <w:div w:id="816992086">
                  <w:marLeft w:val="0"/>
                  <w:marRight w:val="0"/>
                  <w:marTop w:val="0"/>
                  <w:marBottom w:val="0"/>
                  <w:divBdr>
                    <w:top w:val="none" w:sz="0" w:space="0" w:color="auto"/>
                    <w:left w:val="none" w:sz="0" w:space="0" w:color="auto"/>
                    <w:bottom w:val="none" w:sz="0" w:space="0" w:color="auto"/>
                    <w:right w:val="none" w:sz="0" w:space="0" w:color="auto"/>
                  </w:divBdr>
                </w:div>
                <w:div w:id="924001291">
                  <w:marLeft w:val="0"/>
                  <w:marRight w:val="0"/>
                  <w:marTop w:val="0"/>
                  <w:marBottom w:val="0"/>
                  <w:divBdr>
                    <w:top w:val="none" w:sz="0" w:space="0" w:color="auto"/>
                    <w:left w:val="none" w:sz="0" w:space="0" w:color="auto"/>
                    <w:bottom w:val="none" w:sz="0" w:space="0" w:color="auto"/>
                    <w:right w:val="none" w:sz="0" w:space="0" w:color="auto"/>
                  </w:divBdr>
                </w:div>
                <w:div w:id="1427580752">
                  <w:marLeft w:val="0"/>
                  <w:marRight w:val="0"/>
                  <w:marTop w:val="0"/>
                  <w:marBottom w:val="0"/>
                  <w:divBdr>
                    <w:top w:val="none" w:sz="0" w:space="0" w:color="auto"/>
                    <w:left w:val="none" w:sz="0" w:space="0" w:color="auto"/>
                    <w:bottom w:val="none" w:sz="0" w:space="0" w:color="auto"/>
                    <w:right w:val="none" w:sz="0" w:space="0" w:color="auto"/>
                  </w:divBdr>
                </w:div>
                <w:div w:id="1168862143">
                  <w:marLeft w:val="0"/>
                  <w:marRight w:val="0"/>
                  <w:marTop w:val="0"/>
                  <w:marBottom w:val="0"/>
                  <w:divBdr>
                    <w:top w:val="none" w:sz="0" w:space="0" w:color="auto"/>
                    <w:left w:val="none" w:sz="0" w:space="0" w:color="auto"/>
                    <w:bottom w:val="none" w:sz="0" w:space="0" w:color="auto"/>
                    <w:right w:val="none" w:sz="0" w:space="0" w:color="auto"/>
                  </w:divBdr>
                </w:div>
                <w:div w:id="517737745">
                  <w:marLeft w:val="0"/>
                  <w:marRight w:val="0"/>
                  <w:marTop w:val="0"/>
                  <w:marBottom w:val="0"/>
                  <w:divBdr>
                    <w:top w:val="none" w:sz="0" w:space="0" w:color="auto"/>
                    <w:left w:val="none" w:sz="0" w:space="0" w:color="auto"/>
                    <w:bottom w:val="none" w:sz="0" w:space="0" w:color="auto"/>
                    <w:right w:val="none" w:sz="0" w:space="0" w:color="auto"/>
                  </w:divBdr>
                </w:div>
                <w:div w:id="1310400435">
                  <w:marLeft w:val="0"/>
                  <w:marRight w:val="0"/>
                  <w:marTop w:val="0"/>
                  <w:marBottom w:val="0"/>
                  <w:divBdr>
                    <w:top w:val="none" w:sz="0" w:space="0" w:color="auto"/>
                    <w:left w:val="none" w:sz="0" w:space="0" w:color="auto"/>
                    <w:bottom w:val="none" w:sz="0" w:space="0" w:color="auto"/>
                    <w:right w:val="none" w:sz="0" w:space="0" w:color="auto"/>
                  </w:divBdr>
                </w:div>
                <w:div w:id="541944334">
                  <w:marLeft w:val="0"/>
                  <w:marRight w:val="0"/>
                  <w:marTop w:val="0"/>
                  <w:marBottom w:val="0"/>
                  <w:divBdr>
                    <w:top w:val="none" w:sz="0" w:space="0" w:color="auto"/>
                    <w:left w:val="none" w:sz="0" w:space="0" w:color="auto"/>
                    <w:bottom w:val="none" w:sz="0" w:space="0" w:color="auto"/>
                    <w:right w:val="none" w:sz="0" w:space="0" w:color="auto"/>
                  </w:divBdr>
                </w:div>
                <w:div w:id="1211766077">
                  <w:marLeft w:val="0"/>
                  <w:marRight w:val="0"/>
                  <w:marTop w:val="0"/>
                  <w:marBottom w:val="0"/>
                  <w:divBdr>
                    <w:top w:val="none" w:sz="0" w:space="0" w:color="auto"/>
                    <w:left w:val="none" w:sz="0" w:space="0" w:color="auto"/>
                    <w:bottom w:val="none" w:sz="0" w:space="0" w:color="auto"/>
                    <w:right w:val="none" w:sz="0" w:space="0" w:color="auto"/>
                  </w:divBdr>
                </w:div>
                <w:div w:id="1719358673">
                  <w:marLeft w:val="0"/>
                  <w:marRight w:val="0"/>
                  <w:marTop w:val="0"/>
                  <w:marBottom w:val="0"/>
                  <w:divBdr>
                    <w:top w:val="none" w:sz="0" w:space="0" w:color="auto"/>
                    <w:left w:val="none" w:sz="0" w:space="0" w:color="auto"/>
                    <w:bottom w:val="none" w:sz="0" w:space="0" w:color="auto"/>
                    <w:right w:val="none" w:sz="0" w:space="0" w:color="auto"/>
                  </w:divBdr>
                </w:div>
                <w:div w:id="80833969">
                  <w:marLeft w:val="0"/>
                  <w:marRight w:val="0"/>
                  <w:marTop w:val="0"/>
                  <w:marBottom w:val="0"/>
                  <w:divBdr>
                    <w:top w:val="none" w:sz="0" w:space="0" w:color="auto"/>
                    <w:left w:val="none" w:sz="0" w:space="0" w:color="auto"/>
                    <w:bottom w:val="none" w:sz="0" w:space="0" w:color="auto"/>
                    <w:right w:val="none" w:sz="0" w:space="0" w:color="auto"/>
                  </w:divBdr>
                </w:div>
                <w:div w:id="1194920556">
                  <w:marLeft w:val="0"/>
                  <w:marRight w:val="0"/>
                  <w:marTop w:val="0"/>
                  <w:marBottom w:val="0"/>
                  <w:divBdr>
                    <w:top w:val="none" w:sz="0" w:space="0" w:color="auto"/>
                    <w:left w:val="none" w:sz="0" w:space="0" w:color="auto"/>
                    <w:bottom w:val="none" w:sz="0" w:space="0" w:color="auto"/>
                    <w:right w:val="none" w:sz="0" w:space="0" w:color="auto"/>
                  </w:divBdr>
                </w:div>
                <w:div w:id="1609922238">
                  <w:marLeft w:val="0"/>
                  <w:marRight w:val="0"/>
                  <w:marTop w:val="0"/>
                  <w:marBottom w:val="0"/>
                  <w:divBdr>
                    <w:top w:val="none" w:sz="0" w:space="0" w:color="auto"/>
                    <w:left w:val="none" w:sz="0" w:space="0" w:color="auto"/>
                    <w:bottom w:val="none" w:sz="0" w:space="0" w:color="auto"/>
                    <w:right w:val="none" w:sz="0" w:space="0" w:color="auto"/>
                  </w:divBdr>
                </w:div>
                <w:div w:id="64643147">
                  <w:marLeft w:val="0"/>
                  <w:marRight w:val="0"/>
                  <w:marTop w:val="0"/>
                  <w:marBottom w:val="0"/>
                  <w:divBdr>
                    <w:top w:val="none" w:sz="0" w:space="0" w:color="auto"/>
                    <w:left w:val="none" w:sz="0" w:space="0" w:color="auto"/>
                    <w:bottom w:val="none" w:sz="0" w:space="0" w:color="auto"/>
                    <w:right w:val="none" w:sz="0" w:space="0" w:color="auto"/>
                  </w:divBdr>
                </w:div>
                <w:div w:id="1167206771">
                  <w:marLeft w:val="0"/>
                  <w:marRight w:val="0"/>
                  <w:marTop w:val="0"/>
                  <w:marBottom w:val="0"/>
                  <w:divBdr>
                    <w:top w:val="none" w:sz="0" w:space="0" w:color="auto"/>
                    <w:left w:val="none" w:sz="0" w:space="0" w:color="auto"/>
                    <w:bottom w:val="none" w:sz="0" w:space="0" w:color="auto"/>
                    <w:right w:val="none" w:sz="0" w:space="0" w:color="auto"/>
                  </w:divBdr>
                </w:div>
                <w:div w:id="1022971382">
                  <w:marLeft w:val="0"/>
                  <w:marRight w:val="0"/>
                  <w:marTop w:val="0"/>
                  <w:marBottom w:val="0"/>
                  <w:divBdr>
                    <w:top w:val="none" w:sz="0" w:space="0" w:color="auto"/>
                    <w:left w:val="none" w:sz="0" w:space="0" w:color="auto"/>
                    <w:bottom w:val="none" w:sz="0" w:space="0" w:color="auto"/>
                    <w:right w:val="none" w:sz="0" w:space="0" w:color="auto"/>
                  </w:divBdr>
                </w:div>
                <w:div w:id="2070765213">
                  <w:marLeft w:val="0"/>
                  <w:marRight w:val="0"/>
                  <w:marTop w:val="0"/>
                  <w:marBottom w:val="0"/>
                  <w:divBdr>
                    <w:top w:val="none" w:sz="0" w:space="0" w:color="auto"/>
                    <w:left w:val="none" w:sz="0" w:space="0" w:color="auto"/>
                    <w:bottom w:val="none" w:sz="0" w:space="0" w:color="auto"/>
                    <w:right w:val="none" w:sz="0" w:space="0" w:color="auto"/>
                  </w:divBdr>
                </w:div>
                <w:div w:id="1148279112">
                  <w:marLeft w:val="0"/>
                  <w:marRight w:val="0"/>
                  <w:marTop w:val="0"/>
                  <w:marBottom w:val="0"/>
                  <w:divBdr>
                    <w:top w:val="none" w:sz="0" w:space="0" w:color="auto"/>
                    <w:left w:val="none" w:sz="0" w:space="0" w:color="auto"/>
                    <w:bottom w:val="none" w:sz="0" w:space="0" w:color="auto"/>
                    <w:right w:val="none" w:sz="0" w:space="0" w:color="auto"/>
                  </w:divBdr>
                </w:div>
                <w:div w:id="1294209656">
                  <w:marLeft w:val="0"/>
                  <w:marRight w:val="0"/>
                  <w:marTop w:val="0"/>
                  <w:marBottom w:val="0"/>
                  <w:divBdr>
                    <w:top w:val="none" w:sz="0" w:space="0" w:color="auto"/>
                    <w:left w:val="none" w:sz="0" w:space="0" w:color="auto"/>
                    <w:bottom w:val="none" w:sz="0" w:space="0" w:color="auto"/>
                    <w:right w:val="none" w:sz="0" w:space="0" w:color="auto"/>
                  </w:divBdr>
                </w:div>
                <w:div w:id="594946644">
                  <w:marLeft w:val="0"/>
                  <w:marRight w:val="0"/>
                  <w:marTop w:val="0"/>
                  <w:marBottom w:val="0"/>
                  <w:divBdr>
                    <w:top w:val="none" w:sz="0" w:space="0" w:color="auto"/>
                    <w:left w:val="none" w:sz="0" w:space="0" w:color="auto"/>
                    <w:bottom w:val="none" w:sz="0" w:space="0" w:color="auto"/>
                    <w:right w:val="none" w:sz="0" w:space="0" w:color="auto"/>
                  </w:divBdr>
                </w:div>
                <w:div w:id="1653868608">
                  <w:marLeft w:val="0"/>
                  <w:marRight w:val="0"/>
                  <w:marTop w:val="0"/>
                  <w:marBottom w:val="0"/>
                  <w:divBdr>
                    <w:top w:val="none" w:sz="0" w:space="0" w:color="auto"/>
                    <w:left w:val="none" w:sz="0" w:space="0" w:color="auto"/>
                    <w:bottom w:val="none" w:sz="0" w:space="0" w:color="auto"/>
                    <w:right w:val="none" w:sz="0" w:space="0" w:color="auto"/>
                  </w:divBdr>
                </w:div>
                <w:div w:id="2126845716">
                  <w:marLeft w:val="0"/>
                  <w:marRight w:val="0"/>
                  <w:marTop w:val="0"/>
                  <w:marBottom w:val="0"/>
                  <w:divBdr>
                    <w:top w:val="none" w:sz="0" w:space="0" w:color="auto"/>
                    <w:left w:val="none" w:sz="0" w:space="0" w:color="auto"/>
                    <w:bottom w:val="none" w:sz="0" w:space="0" w:color="auto"/>
                    <w:right w:val="none" w:sz="0" w:space="0" w:color="auto"/>
                  </w:divBdr>
                </w:div>
                <w:div w:id="1966617099">
                  <w:marLeft w:val="0"/>
                  <w:marRight w:val="0"/>
                  <w:marTop w:val="0"/>
                  <w:marBottom w:val="0"/>
                  <w:divBdr>
                    <w:top w:val="none" w:sz="0" w:space="0" w:color="auto"/>
                    <w:left w:val="none" w:sz="0" w:space="0" w:color="auto"/>
                    <w:bottom w:val="none" w:sz="0" w:space="0" w:color="auto"/>
                    <w:right w:val="none" w:sz="0" w:space="0" w:color="auto"/>
                  </w:divBdr>
                </w:div>
                <w:div w:id="1814562558">
                  <w:marLeft w:val="0"/>
                  <w:marRight w:val="0"/>
                  <w:marTop w:val="0"/>
                  <w:marBottom w:val="0"/>
                  <w:divBdr>
                    <w:top w:val="none" w:sz="0" w:space="0" w:color="auto"/>
                    <w:left w:val="none" w:sz="0" w:space="0" w:color="auto"/>
                    <w:bottom w:val="none" w:sz="0" w:space="0" w:color="auto"/>
                    <w:right w:val="none" w:sz="0" w:space="0" w:color="auto"/>
                  </w:divBdr>
                </w:div>
                <w:div w:id="988434669">
                  <w:marLeft w:val="0"/>
                  <w:marRight w:val="0"/>
                  <w:marTop w:val="0"/>
                  <w:marBottom w:val="0"/>
                  <w:divBdr>
                    <w:top w:val="none" w:sz="0" w:space="0" w:color="auto"/>
                    <w:left w:val="none" w:sz="0" w:space="0" w:color="auto"/>
                    <w:bottom w:val="none" w:sz="0" w:space="0" w:color="auto"/>
                    <w:right w:val="none" w:sz="0" w:space="0" w:color="auto"/>
                  </w:divBdr>
                </w:div>
                <w:div w:id="879514231">
                  <w:marLeft w:val="0"/>
                  <w:marRight w:val="0"/>
                  <w:marTop w:val="0"/>
                  <w:marBottom w:val="0"/>
                  <w:divBdr>
                    <w:top w:val="none" w:sz="0" w:space="0" w:color="auto"/>
                    <w:left w:val="none" w:sz="0" w:space="0" w:color="auto"/>
                    <w:bottom w:val="none" w:sz="0" w:space="0" w:color="auto"/>
                    <w:right w:val="none" w:sz="0" w:space="0" w:color="auto"/>
                  </w:divBdr>
                </w:div>
                <w:div w:id="1068769456">
                  <w:marLeft w:val="0"/>
                  <w:marRight w:val="0"/>
                  <w:marTop w:val="0"/>
                  <w:marBottom w:val="0"/>
                  <w:divBdr>
                    <w:top w:val="none" w:sz="0" w:space="0" w:color="auto"/>
                    <w:left w:val="none" w:sz="0" w:space="0" w:color="auto"/>
                    <w:bottom w:val="none" w:sz="0" w:space="0" w:color="auto"/>
                    <w:right w:val="none" w:sz="0" w:space="0" w:color="auto"/>
                  </w:divBdr>
                </w:div>
                <w:div w:id="501504834">
                  <w:marLeft w:val="0"/>
                  <w:marRight w:val="0"/>
                  <w:marTop w:val="0"/>
                  <w:marBottom w:val="0"/>
                  <w:divBdr>
                    <w:top w:val="none" w:sz="0" w:space="0" w:color="auto"/>
                    <w:left w:val="none" w:sz="0" w:space="0" w:color="auto"/>
                    <w:bottom w:val="none" w:sz="0" w:space="0" w:color="auto"/>
                    <w:right w:val="none" w:sz="0" w:space="0" w:color="auto"/>
                  </w:divBdr>
                </w:div>
                <w:div w:id="487209978">
                  <w:marLeft w:val="0"/>
                  <w:marRight w:val="0"/>
                  <w:marTop w:val="0"/>
                  <w:marBottom w:val="0"/>
                  <w:divBdr>
                    <w:top w:val="none" w:sz="0" w:space="0" w:color="auto"/>
                    <w:left w:val="none" w:sz="0" w:space="0" w:color="auto"/>
                    <w:bottom w:val="none" w:sz="0" w:space="0" w:color="auto"/>
                    <w:right w:val="none" w:sz="0" w:space="0" w:color="auto"/>
                  </w:divBdr>
                </w:div>
                <w:div w:id="27417405">
                  <w:marLeft w:val="0"/>
                  <w:marRight w:val="0"/>
                  <w:marTop w:val="0"/>
                  <w:marBottom w:val="0"/>
                  <w:divBdr>
                    <w:top w:val="none" w:sz="0" w:space="0" w:color="auto"/>
                    <w:left w:val="none" w:sz="0" w:space="0" w:color="auto"/>
                    <w:bottom w:val="none" w:sz="0" w:space="0" w:color="auto"/>
                    <w:right w:val="none" w:sz="0" w:space="0" w:color="auto"/>
                  </w:divBdr>
                </w:div>
                <w:div w:id="1324313473">
                  <w:marLeft w:val="0"/>
                  <w:marRight w:val="0"/>
                  <w:marTop w:val="0"/>
                  <w:marBottom w:val="0"/>
                  <w:divBdr>
                    <w:top w:val="none" w:sz="0" w:space="0" w:color="auto"/>
                    <w:left w:val="none" w:sz="0" w:space="0" w:color="auto"/>
                    <w:bottom w:val="none" w:sz="0" w:space="0" w:color="auto"/>
                    <w:right w:val="none" w:sz="0" w:space="0" w:color="auto"/>
                  </w:divBdr>
                </w:div>
                <w:div w:id="1629971556">
                  <w:marLeft w:val="0"/>
                  <w:marRight w:val="0"/>
                  <w:marTop w:val="0"/>
                  <w:marBottom w:val="0"/>
                  <w:divBdr>
                    <w:top w:val="none" w:sz="0" w:space="0" w:color="auto"/>
                    <w:left w:val="none" w:sz="0" w:space="0" w:color="auto"/>
                    <w:bottom w:val="none" w:sz="0" w:space="0" w:color="auto"/>
                    <w:right w:val="none" w:sz="0" w:space="0" w:color="auto"/>
                  </w:divBdr>
                </w:div>
                <w:div w:id="116729240">
                  <w:marLeft w:val="0"/>
                  <w:marRight w:val="0"/>
                  <w:marTop w:val="0"/>
                  <w:marBottom w:val="0"/>
                  <w:divBdr>
                    <w:top w:val="none" w:sz="0" w:space="0" w:color="auto"/>
                    <w:left w:val="none" w:sz="0" w:space="0" w:color="auto"/>
                    <w:bottom w:val="none" w:sz="0" w:space="0" w:color="auto"/>
                    <w:right w:val="none" w:sz="0" w:space="0" w:color="auto"/>
                  </w:divBdr>
                </w:div>
                <w:div w:id="1411124006">
                  <w:marLeft w:val="0"/>
                  <w:marRight w:val="0"/>
                  <w:marTop w:val="0"/>
                  <w:marBottom w:val="0"/>
                  <w:divBdr>
                    <w:top w:val="none" w:sz="0" w:space="0" w:color="auto"/>
                    <w:left w:val="none" w:sz="0" w:space="0" w:color="auto"/>
                    <w:bottom w:val="none" w:sz="0" w:space="0" w:color="auto"/>
                    <w:right w:val="none" w:sz="0" w:space="0" w:color="auto"/>
                  </w:divBdr>
                </w:div>
                <w:div w:id="817528748">
                  <w:marLeft w:val="0"/>
                  <w:marRight w:val="0"/>
                  <w:marTop w:val="0"/>
                  <w:marBottom w:val="0"/>
                  <w:divBdr>
                    <w:top w:val="none" w:sz="0" w:space="0" w:color="auto"/>
                    <w:left w:val="none" w:sz="0" w:space="0" w:color="auto"/>
                    <w:bottom w:val="none" w:sz="0" w:space="0" w:color="auto"/>
                    <w:right w:val="none" w:sz="0" w:space="0" w:color="auto"/>
                  </w:divBdr>
                </w:div>
                <w:div w:id="609050907">
                  <w:marLeft w:val="0"/>
                  <w:marRight w:val="0"/>
                  <w:marTop w:val="0"/>
                  <w:marBottom w:val="0"/>
                  <w:divBdr>
                    <w:top w:val="none" w:sz="0" w:space="0" w:color="auto"/>
                    <w:left w:val="none" w:sz="0" w:space="0" w:color="auto"/>
                    <w:bottom w:val="none" w:sz="0" w:space="0" w:color="auto"/>
                    <w:right w:val="none" w:sz="0" w:space="0" w:color="auto"/>
                  </w:divBdr>
                </w:div>
                <w:div w:id="1604920771">
                  <w:marLeft w:val="0"/>
                  <w:marRight w:val="0"/>
                  <w:marTop w:val="0"/>
                  <w:marBottom w:val="0"/>
                  <w:divBdr>
                    <w:top w:val="none" w:sz="0" w:space="0" w:color="auto"/>
                    <w:left w:val="none" w:sz="0" w:space="0" w:color="auto"/>
                    <w:bottom w:val="none" w:sz="0" w:space="0" w:color="auto"/>
                    <w:right w:val="none" w:sz="0" w:space="0" w:color="auto"/>
                  </w:divBdr>
                </w:div>
                <w:div w:id="723993283">
                  <w:marLeft w:val="0"/>
                  <w:marRight w:val="0"/>
                  <w:marTop w:val="0"/>
                  <w:marBottom w:val="0"/>
                  <w:divBdr>
                    <w:top w:val="none" w:sz="0" w:space="0" w:color="auto"/>
                    <w:left w:val="none" w:sz="0" w:space="0" w:color="auto"/>
                    <w:bottom w:val="none" w:sz="0" w:space="0" w:color="auto"/>
                    <w:right w:val="none" w:sz="0" w:space="0" w:color="auto"/>
                  </w:divBdr>
                </w:div>
                <w:div w:id="1555777171">
                  <w:marLeft w:val="0"/>
                  <w:marRight w:val="0"/>
                  <w:marTop w:val="0"/>
                  <w:marBottom w:val="0"/>
                  <w:divBdr>
                    <w:top w:val="none" w:sz="0" w:space="0" w:color="auto"/>
                    <w:left w:val="none" w:sz="0" w:space="0" w:color="auto"/>
                    <w:bottom w:val="none" w:sz="0" w:space="0" w:color="auto"/>
                    <w:right w:val="none" w:sz="0" w:space="0" w:color="auto"/>
                  </w:divBdr>
                </w:div>
                <w:div w:id="334379578">
                  <w:marLeft w:val="0"/>
                  <w:marRight w:val="0"/>
                  <w:marTop w:val="0"/>
                  <w:marBottom w:val="0"/>
                  <w:divBdr>
                    <w:top w:val="none" w:sz="0" w:space="0" w:color="auto"/>
                    <w:left w:val="none" w:sz="0" w:space="0" w:color="auto"/>
                    <w:bottom w:val="none" w:sz="0" w:space="0" w:color="auto"/>
                    <w:right w:val="none" w:sz="0" w:space="0" w:color="auto"/>
                  </w:divBdr>
                </w:div>
                <w:div w:id="1408531690">
                  <w:marLeft w:val="0"/>
                  <w:marRight w:val="0"/>
                  <w:marTop w:val="0"/>
                  <w:marBottom w:val="0"/>
                  <w:divBdr>
                    <w:top w:val="none" w:sz="0" w:space="0" w:color="auto"/>
                    <w:left w:val="none" w:sz="0" w:space="0" w:color="auto"/>
                    <w:bottom w:val="none" w:sz="0" w:space="0" w:color="auto"/>
                    <w:right w:val="none" w:sz="0" w:space="0" w:color="auto"/>
                  </w:divBdr>
                </w:div>
                <w:div w:id="1007441391">
                  <w:marLeft w:val="0"/>
                  <w:marRight w:val="0"/>
                  <w:marTop w:val="0"/>
                  <w:marBottom w:val="0"/>
                  <w:divBdr>
                    <w:top w:val="none" w:sz="0" w:space="0" w:color="auto"/>
                    <w:left w:val="none" w:sz="0" w:space="0" w:color="auto"/>
                    <w:bottom w:val="none" w:sz="0" w:space="0" w:color="auto"/>
                    <w:right w:val="none" w:sz="0" w:space="0" w:color="auto"/>
                  </w:divBdr>
                </w:div>
                <w:div w:id="1414163683">
                  <w:marLeft w:val="0"/>
                  <w:marRight w:val="0"/>
                  <w:marTop w:val="0"/>
                  <w:marBottom w:val="0"/>
                  <w:divBdr>
                    <w:top w:val="none" w:sz="0" w:space="0" w:color="auto"/>
                    <w:left w:val="none" w:sz="0" w:space="0" w:color="auto"/>
                    <w:bottom w:val="none" w:sz="0" w:space="0" w:color="auto"/>
                    <w:right w:val="none" w:sz="0" w:space="0" w:color="auto"/>
                  </w:divBdr>
                </w:div>
                <w:div w:id="1745370170">
                  <w:marLeft w:val="0"/>
                  <w:marRight w:val="0"/>
                  <w:marTop w:val="0"/>
                  <w:marBottom w:val="0"/>
                  <w:divBdr>
                    <w:top w:val="none" w:sz="0" w:space="0" w:color="auto"/>
                    <w:left w:val="none" w:sz="0" w:space="0" w:color="auto"/>
                    <w:bottom w:val="none" w:sz="0" w:space="0" w:color="auto"/>
                    <w:right w:val="none" w:sz="0" w:space="0" w:color="auto"/>
                  </w:divBdr>
                </w:div>
                <w:div w:id="196893986">
                  <w:marLeft w:val="0"/>
                  <w:marRight w:val="0"/>
                  <w:marTop w:val="0"/>
                  <w:marBottom w:val="0"/>
                  <w:divBdr>
                    <w:top w:val="none" w:sz="0" w:space="0" w:color="auto"/>
                    <w:left w:val="none" w:sz="0" w:space="0" w:color="auto"/>
                    <w:bottom w:val="none" w:sz="0" w:space="0" w:color="auto"/>
                    <w:right w:val="none" w:sz="0" w:space="0" w:color="auto"/>
                  </w:divBdr>
                </w:div>
                <w:div w:id="160901313">
                  <w:marLeft w:val="0"/>
                  <w:marRight w:val="0"/>
                  <w:marTop w:val="0"/>
                  <w:marBottom w:val="0"/>
                  <w:divBdr>
                    <w:top w:val="none" w:sz="0" w:space="0" w:color="auto"/>
                    <w:left w:val="none" w:sz="0" w:space="0" w:color="auto"/>
                    <w:bottom w:val="none" w:sz="0" w:space="0" w:color="auto"/>
                    <w:right w:val="none" w:sz="0" w:space="0" w:color="auto"/>
                  </w:divBdr>
                </w:div>
                <w:div w:id="405539546">
                  <w:marLeft w:val="0"/>
                  <w:marRight w:val="0"/>
                  <w:marTop w:val="0"/>
                  <w:marBottom w:val="0"/>
                  <w:divBdr>
                    <w:top w:val="none" w:sz="0" w:space="0" w:color="auto"/>
                    <w:left w:val="none" w:sz="0" w:space="0" w:color="auto"/>
                    <w:bottom w:val="none" w:sz="0" w:space="0" w:color="auto"/>
                    <w:right w:val="none" w:sz="0" w:space="0" w:color="auto"/>
                  </w:divBdr>
                </w:div>
                <w:div w:id="1209147127">
                  <w:marLeft w:val="0"/>
                  <w:marRight w:val="0"/>
                  <w:marTop w:val="0"/>
                  <w:marBottom w:val="0"/>
                  <w:divBdr>
                    <w:top w:val="none" w:sz="0" w:space="0" w:color="auto"/>
                    <w:left w:val="none" w:sz="0" w:space="0" w:color="auto"/>
                    <w:bottom w:val="none" w:sz="0" w:space="0" w:color="auto"/>
                    <w:right w:val="none" w:sz="0" w:space="0" w:color="auto"/>
                  </w:divBdr>
                </w:div>
                <w:div w:id="2002271897">
                  <w:marLeft w:val="0"/>
                  <w:marRight w:val="0"/>
                  <w:marTop w:val="0"/>
                  <w:marBottom w:val="0"/>
                  <w:divBdr>
                    <w:top w:val="none" w:sz="0" w:space="0" w:color="auto"/>
                    <w:left w:val="none" w:sz="0" w:space="0" w:color="auto"/>
                    <w:bottom w:val="none" w:sz="0" w:space="0" w:color="auto"/>
                    <w:right w:val="none" w:sz="0" w:space="0" w:color="auto"/>
                  </w:divBdr>
                </w:div>
                <w:div w:id="320279776">
                  <w:marLeft w:val="0"/>
                  <w:marRight w:val="0"/>
                  <w:marTop w:val="0"/>
                  <w:marBottom w:val="0"/>
                  <w:divBdr>
                    <w:top w:val="none" w:sz="0" w:space="0" w:color="auto"/>
                    <w:left w:val="none" w:sz="0" w:space="0" w:color="auto"/>
                    <w:bottom w:val="none" w:sz="0" w:space="0" w:color="auto"/>
                    <w:right w:val="none" w:sz="0" w:space="0" w:color="auto"/>
                  </w:divBdr>
                </w:div>
                <w:div w:id="1912806485">
                  <w:marLeft w:val="0"/>
                  <w:marRight w:val="0"/>
                  <w:marTop w:val="0"/>
                  <w:marBottom w:val="0"/>
                  <w:divBdr>
                    <w:top w:val="none" w:sz="0" w:space="0" w:color="auto"/>
                    <w:left w:val="none" w:sz="0" w:space="0" w:color="auto"/>
                    <w:bottom w:val="none" w:sz="0" w:space="0" w:color="auto"/>
                    <w:right w:val="none" w:sz="0" w:space="0" w:color="auto"/>
                  </w:divBdr>
                </w:div>
                <w:div w:id="1718162430">
                  <w:marLeft w:val="0"/>
                  <w:marRight w:val="0"/>
                  <w:marTop w:val="0"/>
                  <w:marBottom w:val="0"/>
                  <w:divBdr>
                    <w:top w:val="none" w:sz="0" w:space="0" w:color="auto"/>
                    <w:left w:val="none" w:sz="0" w:space="0" w:color="auto"/>
                    <w:bottom w:val="none" w:sz="0" w:space="0" w:color="auto"/>
                    <w:right w:val="none" w:sz="0" w:space="0" w:color="auto"/>
                  </w:divBdr>
                </w:div>
                <w:div w:id="2039159643">
                  <w:marLeft w:val="0"/>
                  <w:marRight w:val="0"/>
                  <w:marTop w:val="0"/>
                  <w:marBottom w:val="0"/>
                  <w:divBdr>
                    <w:top w:val="none" w:sz="0" w:space="0" w:color="auto"/>
                    <w:left w:val="none" w:sz="0" w:space="0" w:color="auto"/>
                    <w:bottom w:val="none" w:sz="0" w:space="0" w:color="auto"/>
                    <w:right w:val="none" w:sz="0" w:space="0" w:color="auto"/>
                  </w:divBdr>
                </w:div>
                <w:div w:id="291523519">
                  <w:marLeft w:val="0"/>
                  <w:marRight w:val="0"/>
                  <w:marTop w:val="0"/>
                  <w:marBottom w:val="0"/>
                  <w:divBdr>
                    <w:top w:val="none" w:sz="0" w:space="0" w:color="auto"/>
                    <w:left w:val="none" w:sz="0" w:space="0" w:color="auto"/>
                    <w:bottom w:val="none" w:sz="0" w:space="0" w:color="auto"/>
                    <w:right w:val="none" w:sz="0" w:space="0" w:color="auto"/>
                  </w:divBdr>
                </w:div>
                <w:div w:id="114719318">
                  <w:marLeft w:val="0"/>
                  <w:marRight w:val="0"/>
                  <w:marTop w:val="0"/>
                  <w:marBottom w:val="0"/>
                  <w:divBdr>
                    <w:top w:val="none" w:sz="0" w:space="0" w:color="auto"/>
                    <w:left w:val="none" w:sz="0" w:space="0" w:color="auto"/>
                    <w:bottom w:val="none" w:sz="0" w:space="0" w:color="auto"/>
                    <w:right w:val="none" w:sz="0" w:space="0" w:color="auto"/>
                  </w:divBdr>
                </w:div>
                <w:div w:id="1848861891">
                  <w:marLeft w:val="0"/>
                  <w:marRight w:val="0"/>
                  <w:marTop w:val="0"/>
                  <w:marBottom w:val="0"/>
                  <w:divBdr>
                    <w:top w:val="none" w:sz="0" w:space="0" w:color="auto"/>
                    <w:left w:val="none" w:sz="0" w:space="0" w:color="auto"/>
                    <w:bottom w:val="none" w:sz="0" w:space="0" w:color="auto"/>
                    <w:right w:val="none" w:sz="0" w:space="0" w:color="auto"/>
                  </w:divBdr>
                </w:div>
                <w:div w:id="1164856796">
                  <w:marLeft w:val="0"/>
                  <w:marRight w:val="0"/>
                  <w:marTop w:val="0"/>
                  <w:marBottom w:val="0"/>
                  <w:divBdr>
                    <w:top w:val="none" w:sz="0" w:space="0" w:color="auto"/>
                    <w:left w:val="none" w:sz="0" w:space="0" w:color="auto"/>
                    <w:bottom w:val="none" w:sz="0" w:space="0" w:color="auto"/>
                    <w:right w:val="none" w:sz="0" w:space="0" w:color="auto"/>
                  </w:divBdr>
                </w:div>
                <w:div w:id="479810594">
                  <w:marLeft w:val="0"/>
                  <w:marRight w:val="0"/>
                  <w:marTop w:val="0"/>
                  <w:marBottom w:val="0"/>
                  <w:divBdr>
                    <w:top w:val="none" w:sz="0" w:space="0" w:color="auto"/>
                    <w:left w:val="none" w:sz="0" w:space="0" w:color="auto"/>
                    <w:bottom w:val="none" w:sz="0" w:space="0" w:color="auto"/>
                    <w:right w:val="none" w:sz="0" w:space="0" w:color="auto"/>
                  </w:divBdr>
                </w:div>
                <w:div w:id="1321734257">
                  <w:marLeft w:val="0"/>
                  <w:marRight w:val="0"/>
                  <w:marTop w:val="0"/>
                  <w:marBottom w:val="0"/>
                  <w:divBdr>
                    <w:top w:val="none" w:sz="0" w:space="0" w:color="auto"/>
                    <w:left w:val="none" w:sz="0" w:space="0" w:color="auto"/>
                    <w:bottom w:val="none" w:sz="0" w:space="0" w:color="auto"/>
                    <w:right w:val="none" w:sz="0" w:space="0" w:color="auto"/>
                  </w:divBdr>
                </w:div>
                <w:div w:id="1375278896">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981810219">
                  <w:marLeft w:val="0"/>
                  <w:marRight w:val="0"/>
                  <w:marTop w:val="0"/>
                  <w:marBottom w:val="0"/>
                  <w:divBdr>
                    <w:top w:val="none" w:sz="0" w:space="0" w:color="auto"/>
                    <w:left w:val="none" w:sz="0" w:space="0" w:color="auto"/>
                    <w:bottom w:val="none" w:sz="0" w:space="0" w:color="auto"/>
                    <w:right w:val="none" w:sz="0" w:space="0" w:color="auto"/>
                  </w:divBdr>
                </w:div>
                <w:div w:id="1453403937">
                  <w:marLeft w:val="0"/>
                  <w:marRight w:val="0"/>
                  <w:marTop w:val="0"/>
                  <w:marBottom w:val="0"/>
                  <w:divBdr>
                    <w:top w:val="none" w:sz="0" w:space="0" w:color="auto"/>
                    <w:left w:val="none" w:sz="0" w:space="0" w:color="auto"/>
                    <w:bottom w:val="none" w:sz="0" w:space="0" w:color="auto"/>
                    <w:right w:val="none" w:sz="0" w:space="0" w:color="auto"/>
                  </w:divBdr>
                </w:div>
                <w:div w:id="471482140">
                  <w:marLeft w:val="0"/>
                  <w:marRight w:val="0"/>
                  <w:marTop w:val="0"/>
                  <w:marBottom w:val="0"/>
                  <w:divBdr>
                    <w:top w:val="none" w:sz="0" w:space="0" w:color="auto"/>
                    <w:left w:val="none" w:sz="0" w:space="0" w:color="auto"/>
                    <w:bottom w:val="none" w:sz="0" w:space="0" w:color="auto"/>
                    <w:right w:val="none" w:sz="0" w:space="0" w:color="auto"/>
                  </w:divBdr>
                </w:div>
                <w:div w:id="1020548213">
                  <w:marLeft w:val="0"/>
                  <w:marRight w:val="0"/>
                  <w:marTop w:val="0"/>
                  <w:marBottom w:val="0"/>
                  <w:divBdr>
                    <w:top w:val="none" w:sz="0" w:space="0" w:color="auto"/>
                    <w:left w:val="none" w:sz="0" w:space="0" w:color="auto"/>
                    <w:bottom w:val="none" w:sz="0" w:space="0" w:color="auto"/>
                    <w:right w:val="none" w:sz="0" w:space="0" w:color="auto"/>
                  </w:divBdr>
                </w:div>
                <w:div w:id="990986038">
                  <w:marLeft w:val="0"/>
                  <w:marRight w:val="0"/>
                  <w:marTop w:val="0"/>
                  <w:marBottom w:val="0"/>
                  <w:divBdr>
                    <w:top w:val="none" w:sz="0" w:space="0" w:color="auto"/>
                    <w:left w:val="none" w:sz="0" w:space="0" w:color="auto"/>
                    <w:bottom w:val="none" w:sz="0" w:space="0" w:color="auto"/>
                    <w:right w:val="none" w:sz="0" w:space="0" w:color="auto"/>
                  </w:divBdr>
                </w:div>
                <w:div w:id="152650255">
                  <w:marLeft w:val="0"/>
                  <w:marRight w:val="0"/>
                  <w:marTop w:val="0"/>
                  <w:marBottom w:val="0"/>
                  <w:divBdr>
                    <w:top w:val="none" w:sz="0" w:space="0" w:color="auto"/>
                    <w:left w:val="none" w:sz="0" w:space="0" w:color="auto"/>
                    <w:bottom w:val="none" w:sz="0" w:space="0" w:color="auto"/>
                    <w:right w:val="none" w:sz="0" w:space="0" w:color="auto"/>
                  </w:divBdr>
                </w:div>
                <w:div w:id="1607082248">
                  <w:marLeft w:val="0"/>
                  <w:marRight w:val="0"/>
                  <w:marTop w:val="0"/>
                  <w:marBottom w:val="0"/>
                  <w:divBdr>
                    <w:top w:val="none" w:sz="0" w:space="0" w:color="auto"/>
                    <w:left w:val="none" w:sz="0" w:space="0" w:color="auto"/>
                    <w:bottom w:val="none" w:sz="0" w:space="0" w:color="auto"/>
                    <w:right w:val="none" w:sz="0" w:space="0" w:color="auto"/>
                  </w:divBdr>
                </w:div>
                <w:div w:id="913316926">
                  <w:marLeft w:val="0"/>
                  <w:marRight w:val="0"/>
                  <w:marTop w:val="0"/>
                  <w:marBottom w:val="0"/>
                  <w:divBdr>
                    <w:top w:val="none" w:sz="0" w:space="0" w:color="auto"/>
                    <w:left w:val="none" w:sz="0" w:space="0" w:color="auto"/>
                    <w:bottom w:val="none" w:sz="0" w:space="0" w:color="auto"/>
                    <w:right w:val="none" w:sz="0" w:space="0" w:color="auto"/>
                  </w:divBdr>
                </w:div>
                <w:div w:id="20594675">
                  <w:marLeft w:val="0"/>
                  <w:marRight w:val="0"/>
                  <w:marTop w:val="0"/>
                  <w:marBottom w:val="0"/>
                  <w:divBdr>
                    <w:top w:val="none" w:sz="0" w:space="0" w:color="auto"/>
                    <w:left w:val="none" w:sz="0" w:space="0" w:color="auto"/>
                    <w:bottom w:val="none" w:sz="0" w:space="0" w:color="auto"/>
                    <w:right w:val="none" w:sz="0" w:space="0" w:color="auto"/>
                  </w:divBdr>
                </w:div>
                <w:div w:id="1831484135">
                  <w:marLeft w:val="0"/>
                  <w:marRight w:val="0"/>
                  <w:marTop w:val="0"/>
                  <w:marBottom w:val="0"/>
                  <w:divBdr>
                    <w:top w:val="none" w:sz="0" w:space="0" w:color="auto"/>
                    <w:left w:val="none" w:sz="0" w:space="0" w:color="auto"/>
                    <w:bottom w:val="none" w:sz="0" w:space="0" w:color="auto"/>
                    <w:right w:val="none" w:sz="0" w:space="0" w:color="auto"/>
                  </w:divBdr>
                </w:div>
                <w:div w:id="1382749192">
                  <w:marLeft w:val="0"/>
                  <w:marRight w:val="0"/>
                  <w:marTop w:val="0"/>
                  <w:marBottom w:val="0"/>
                  <w:divBdr>
                    <w:top w:val="none" w:sz="0" w:space="0" w:color="auto"/>
                    <w:left w:val="none" w:sz="0" w:space="0" w:color="auto"/>
                    <w:bottom w:val="none" w:sz="0" w:space="0" w:color="auto"/>
                    <w:right w:val="none" w:sz="0" w:space="0" w:color="auto"/>
                  </w:divBdr>
                </w:div>
                <w:div w:id="2078819529">
                  <w:marLeft w:val="0"/>
                  <w:marRight w:val="0"/>
                  <w:marTop w:val="0"/>
                  <w:marBottom w:val="0"/>
                  <w:divBdr>
                    <w:top w:val="none" w:sz="0" w:space="0" w:color="auto"/>
                    <w:left w:val="none" w:sz="0" w:space="0" w:color="auto"/>
                    <w:bottom w:val="none" w:sz="0" w:space="0" w:color="auto"/>
                    <w:right w:val="none" w:sz="0" w:space="0" w:color="auto"/>
                  </w:divBdr>
                </w:div>
                <w:div w:id="1947346205">
                  <w:marLeft w:val="0"/>
                  <w:marRight w:val="0"/>
                  <w:marTop w:val="0"/>
                  <w:marBottom w:val="0"/>
                  <w:divBdr>
                    <w:top w:val="none" w:sz="0" w:space="0" w:color="auto"/>
                    <w:left w:val="none" w:sz="0" w:space="0" w:color="auto"/>
                    <w:bottom w:val="none" w:sz="0" w:space="0" w:color="auto"/>
                    <w:right w:val="none" w:sz="0" w:space="0" w:color="auto"/>
                  </w:divBdr>
                </w:div>
                <w:div w:id="1472557755">
                  <w:marLeft w:val="0"/>
                  <w:marRight w:val="0"/>
                  <w:marTop w:val="0"/>
                  <w:marBottom w:val="0"/>
                  <w:divBdr>
                    <w:top w:val="none" w:sz="0" w:space="0" w:color="auto"/>
                    <w:left w:val="none" w:sz="0" w:space="0" w:color="auto"/>
                    <w:bottom w:val="none" w:sz="0" w:space="0" w:color="auto"/>
                    <w:right w:val="none" w:sz="0" w:space="0" w:color="auto"/>
                  </w:divBdr>
                </w:div>
                <w:div w:id="264003335">
                  <w:marLeft w:val="0"/>
                  <w:marRight w:val="0"/>
                  <w:marTop w:val="0"/>
                  <w:marBottom w:val="0"/>
                  <w:divBdr>
                    <w:top w:val="none" w:sz="0" w:space="0" w:color="auto"/>
                    <w:left w:val="none" w:sz="0" w:space="0" w:color="auto"/>
                    <w:bottom w:val="none" w:sz="0" w:space="0" w:color="auto"/>
                    <w:right w:val="none" w:sz="0" w:space="0" w:color="auto"/>
                  </w:divBdr>
                </w:div>
                <w:div w:id="651910777">
                  <w:marLeft w:val="0"/>
                  <w:marRight w:val="0"/>
                  <w:marTop w:val="0"/>
                  <w:marBottom w:val="0"/>
                  <w:divBdr>
                    <w:top w:val="none" w:sz="0" w:space="0" w:color="auto"/>
                    <w:left w:val="none" w:sz="0" w:space="0" w:color="auto"/>
                    <w:bottom w:val="none" w:sz="0" w:space="0" w:color="auto"/>
                    <w:right w:val="none" w:sz="0" w:space="0" w:color="auto"/>
                  </w:divBdr>
                </w:div>
                <w:div w:id="2080513775">
                  <w:marLeft w:val="0"/>
                  <w:marRight w:val="0"/>
                  <w:marTop w:val="0"/>
                  <w:marBottom w:val="0"/>
                  <w:divBdr>
                    <w:top w:val="none" w:sz="0" w:space="0" w:color="auto"/>
                    <w:left w:val="none" w:sz="0" w:space="0" w:color="auto"/>
                    <w:bottom w:val="none" w:sz="0" w:space="0" w:color="auto"/>
                    <w:right w:val="none" w:sz="0" w:space="0" w:color="auto"/>
                  </w:divBdr>
                </w:div>
                <w:div w:id="1326124718">
                  <w:marLeft w:val="0"/>
                  <w:marRight w:val="0"/>
                  <w:marTop w:val="0"/>
                  <w:marBottom w:val="0"/>
                  <w:divBdr>
                    <w:top w:val="none" w:sz="0" w:space="0" w:color="auto"/>
                    <w:left w:val="none" w:sz="0" w:space="0" w:color="auto"/>
                    <w:bottom w:val="none" w:sz="0" w:space="0" w:color="auto"/>
                    <w:right w:val="none" w:sz="0" w:space="0" w:color="auto"/>
                  </w:divBdr>
                </w:div>
                <w:div w:id="1152478620">
                  <w:marLeft w:val="0"/>
                  <w:marRight w:val="0"/>
                  <w:marTop w:val="0"/>
                  <w:marBottom w:val="0"/>
                  <w:divBdr>
                    <w:top w:val="none" w:sz="0" w:space="0" w:color="auto"/>
                    <w:left w:val="none" w:sz="0" w:space="0" w:color="auto"/>
                    <w:bottom w:val="none" w:sz="0" w:space="0" w:color="auto"/>
                    <w:right w:val="none" w:sz="0" w:space="0" w:color="auto"/>
                  </w:divBdr>
                </w:div>
                <w:div w:id="773669652">
                  <w:marLeft w:val="0"/>
                  <w:marRight w:val="0"/>
                  <w:marTop w:val="0"/>
                  <w:marBottom w:val="0"/>
                  <w:divBdr>
                    <w:top w:val="none" w:sz="0" w:space="0" w:color="auto"/>
                    <w:left w:val="none" w:sz="0" w:space="0" w:color="auto"/>
                    <w:bottom w:val="none" w:sz="0" w:space="0" w:color="auto"/>
                    <w:right w:val="none" w:sz="0" w:space="0" w:color="auto"/>
                  </w:divBdr>
                </w:div>
                <w:div w:id="2059818507">
                  <w:marLeft w:val="0"/>
                  <w:marRight w:val="0"/>
                  <w:marTop w:val="0"/>
                  <w:marBottom w:val="0"/>
                  <w:divBdr>
                    <w:top w:val="none" w:sz="0" w:space="0" w:color="auto"/>
                    <w:left w:val="none" w:sz="0" w:space="0" w:color="auto"/>
                    <w:bottom w:val="none" w:sz="0" w:space="0" w:color="auto"/>
                    <w:right w:val="none" w:sz="0" w:space="0" w:color="auto"/>
                  </w:divBdr>
                </w:div>
                <w:div w:id="52198907">
                  <w:marLeft w:val="0"/>
                  <w:marRight w:val="0"/>
                  <w:marTop w:val="0"/>
                  <w:marBottom w:val="0"/>
                  <w:divBdr>
                    <w:top w:val="none" w:sz="0" w:space="0" w:color="auto"/>
                    <w:left w:val="none" w:sz="0" w:space="0" w:color="auto"/>
                    <w:bottom w:val="none" w:sz="0" w:space="0" w:color="auto"/>
                    <w:right w:val="none" w:sz="0" w:space="0" w:color="auto"/>
                  </w:divBdr>
                </w:div>
                <w:div w:id="1148861285">
                  <w:marLeft w:val="0"/>
                  <w:marRight w:val="0"/>
                  <w:marTop w:val="0"/>
                  <w:marBottom w:val="0"/>
                  <w:divBdr>
                    <w:top w:val="none" w:sz="0" w:space="0" w:color="auto"/>
                    <w:left w:val="none" w:sz="0" w:space="0" w:color="auto"/>
                    <w:bottom w:val="none" w:sz="0" w:space="0" w:color="auto"/>
                    <w:right w:val="none" w:sz="0" w:space="0" w:color="auto"/>
                  </w:divBdr>
                </w:div>
                <w:div w:id="1009453608">
                  <w:marLeft w:val="0"/>
                  <w:marRight w:val="0"/>
                  <w:marTop w:val="0"/>
                  <w:marBottom w:val="0"/>
                  <w:divBdr>
                    <w:top w:val="none" w:sz="0" w:space="0" w:color="auto"/>
                    <w:left w:val="none" w:sz="0" w:space="0" w:color="auto"/>
                    <w:bottom w:val="none" w:sz="0" w:space="0" w:color="auto"/>
                    <w:right w:val="none" w:sz="0" w:space="0" w:color="auto"/>
                  </w:divBdr>
                </w:div>
                <w:div w:id="713890281">
                  <w:marLeft w:val="0"/>
                  <w:marRight w:val="0"/>
                  <w:marTop w:val="0"/>
                  <w:marBottom w:val="0"/>
                  <w:divBdr>
                    <w:top w:val="none" w:sz="0" w:space="0" w:color="auto"/>
                    <w:left w:val="none" w:sz="0" w:space="0" w:color="auto"/>
                    <w:bottom w:val="none" w:sz="0" w:space="0" w:color="auto"/>
                    <w:right w:val="none" w:sz="0" w:space="0" w:color="auto"/>
                  </w:divBdr>
                </w:div>
                <w:div w:id="180171460">
                  <w:marLeft w:val="0"/>
                  <w:marRight w:val="0"/>
                  <w:marTop w:val="0"/>
                  <w:marBottom w:val="0"/>
                  <w:divBdr>
                    <w:top w:val="none" w:sz="0" w:space="0" w:color="auto"/>
                    <w:left w:val="none" w:sz="0" w:space="0" w:color="auto"/>
                    <w:bottom w:val="none" w:sz="0" w:space="0" w:color="auto"/>
                    <w:right w:val="none" w:sz="0" w:space="0" w:color="auto"/>
                  </w:divBdr>
                </w:div>
                <w:div w:id="834491539">
                  <w:marLeft w:val="0"/>
                  <w:marRight w:val="0"/>
                  <w:marTop w:val="0"/>
                  <w:marBottom w:val="0"/>
                  <w:divBdr>
                    <w:top w:val="none" w:sz="0" w:space="0" w:color="auto"/>
                    <w:left w:val="none" w:sz="0" w:space="0" w:color="auto"/>
                    <w:bottom w:val="none" w:sz="0" w:space="0" w:color="auto"/>
                    <w:right w:val="none" w:sz="0" w:space="0" w:color="auto"/>
                  </w:divBdr>
                </w:div>
                <w:div w:id="444619675">
                  <w:marLeft w:val="0"/>
                  <w:marRight w:val="0"/>
                  <w:marTop w:val="0"/>
                  <w:marBottom w:val="0"/>
                  <w:divBdr>
                    <w:top w:val="none" w:sz="0" w:space="0" w:color="auto"/>
                    <w:left w:val="none" w:sz="0" w:space="0" w:color="auto"/>
                    <w:bottom w:val="none" w:sz="0" w:space="0" w:color="auto"/>
                    <w:right w:val="none" w:sz="0" w:space="0" w:color="auto"/>
                  </w:divBdr>
                </w:div>
              </w:divsChild>
            </w:div>
            <w:div w:id="1044402632">
              <w:marLeft w:val="0"/>
              <w:marRight w:val="0"/>
              <w:marTop w:val="0"/>
              <w:marBottom w:val="0"/>
              <w:divBdr>
                <w:top w:val="none" w:sz="0" w:space="0" w:color="auto"/>
                <w:left w:val="none" w:sz="0" w:space="0" w:color="auto"/>
                <w:bottom w:val="none" w:sz="0" w:space="0" w:color="auto"/>
                <w:right w:val="none" w:sz="0" w:space="0" w:color="auto"/>
              </w:divBdr>
            </w:div>
            <w:div w:id="2028092960">
              <w:marLeft w:val="0"/>
              <w:marRight w:val="0"/>
              <w:marTop w:val="0"/>
              <w:marBottom w:val="0"/>
              <w:divBdr>
                <w:top w:val="none" w:sz="0" w:space="0" w:color="auto"/>
                <w:left w:val="none" w:sz="0" w:space="0" w:color="auto"/>
                <w:bottom w:val="none" w:sz="0" w:space="0" w:color="auto"/>
                <w:right w:val="none" w:sz="0" w:space="0" w:color="auto"/>
              </w:divBdr>
            </w:div>
            <w:div w:id="1667589512">
              <w:marLeft w:val="0"/>
              <w:marRight w:val="0"/>
              <w:marTop w:val="0"/>
              <w:marBottom w:val="0"/>
              <w:divBdr>
                <w:top w:val="none" w:sz="0" w:space="0" w:color="auto"/>
                <w:left w:val="none" w:sz="0" w:space="0" w:color="auto"/>
                <w:bottom w:val="none" w:sz="0" w:space="0" w:color="auto"/>
                <w:right w:val="none" w:sz="0" w:space="0" w:color="auto"/>
              </w:divBdr>
            </w:div>
            <w:div w:id="687105019">
              <w:marLeft w:val="0"/>
              <w:marRight w:val="0"/>
              <w:marTop w:val="0"/>
              <w:marBottom w:val="0"/>
              <w:divBdr>
                <w:top w:val="none" w:sz="0" w:space="0" w:color="auto"/>
                <w:left w:val="none" w:sz="0" w:space="0" w:color="auto"/>
                <w:bottom w:val="none" w:sz="0" w:space="0" w:color="auto"/>
                <w:right w:val="none" w:sz="0" w:space="0" w:color="auto"/>
              </w:divBdr>
            </w:div>
            <w:div w:id="1283346225">
              <w:marLeft w:val="0"/>
              <w:marRight w:val="0"/>
              <w:marTop w:val="0"/>
              <w:marBottom w:val="0"/>
              <w:divBdr>
                <w:top w:val="none" w:sz="0" w:space="0" w:color="auto"/>
                <w:left w:val="none" w:sz="0" w:space="0" w:color="auto"/>
                <w:bottom w:val="none" w:sz="0" w:space="0" w:color="auto"/>
                <w:right w:val="none" w:sz="0" w:space="0" w:color="auto"/>
              </w:divBdr>
            </w:div>
            <w:div w:id="932280459">
              <w:marLeft w:val="0"/>
              <w:marRight w:val="0"/>
              <w:marTop w:val="0"/>
              <w:marBottom w:val="0"/>
              <w:divBdr>
                <w:top w:val="none" w:sz="0" w:space="0" w:color="auto"/>
                <w:left w:val="none" w:sz="0" w:space="0" w:color="auto"/>
                <w:bottom w:val="none" w:sz="0" w:space="0" w:color="auto"/>
                <w:right w:val="none" w:sz="0" w:space="0" w:color="auto"/>
              </w:divBdr>
            </w:div>
            <w:div w:id="244191166">
              <w:marLeft w:val="0"/>
              <w:marRight w:val="0"/>
              <w:marTop w:val="0"/>
              <w:marBottom w:val="0"/>
              <w:divBdr>
                <w:top w:val="none" w:sz="0" w:space="0" w:color="auto"/>
                <w:left w:val="none" w:sz="0" w:space="0" w:color="auto"/>
                <w:bottom w:val="none" w:sz="0" w:space="0" w:color="auto"/>
                <w:right w:val="none" w:sz="0" w:space="0" w:color="auto"/>
              </w:divBdr>
            </w:div>
            <w:div w:id="2033215206">
              <w:marLeft w:val="0"/>
              <w:marRight w:val="0"/>
              <w:marTop w:val="0"/>
              <w:marBottom w:val="0"/>
              <w:divBdr>
                <w:top w:val="none" w:sz="0" w:space="0" w:color="auto"/>
                <w:left w:val="none" w:sz="0" w:space="0" w:color="auto"/>
                <w:bottom w:val="none" w:sz="0" w:space="0" w:color="auto"/>
                <w:right w:val="none" w:sz="0" w:space="0" w:color="auto"/>
              </w:divBdr>
            </w:div>
            <w:div w:id="848252361">
              <w:marLeft w:val="0"/>
              <w:marRight w:val="0"/>
              <w:marTop w:val="0"/>
              <w:marBottom w:val="0"/>
              <w:divBdr>
                <w:top w:val="none" w:sz="0" w:space="0" w:color="auto"/>
                <w:left w:val="none" w:sz="0" w:space="0" w:color="auto"/>
                <w:bottom w:val="none" w:sz="0" w:space="0" w:color="auto"/>
                <w:right w:val="none" w:sz="0" w:space="0" w:color="auto"/>
              </w:divBdr>
            </w:div>
            <w:div w:id="846024469">
              <w:marLeft w:val="0"/>
              <w:marRight w:val="0"/>
              <w:marTop w:val="0"/>
              <w:marBottom w:val="0"/>
              <w:divBdr>
                <w:top w:val="none" w:sz="0" w:space="0" w:color="auto"/>
                <w:left w:val="none" w:sz="0" w:space="0" w:color="auto"/>
                <w:bottom w:val="none" w:sz="0" w:space="0" w:color="auto"/>
                <w:right w:val="none" w:sz="0" w:space="0" w:color="auto"/>
              </w:divBdr>
            </w:div>
            <w:div w:id="1968463323">
              <w:marLeft w:val="0"/>
              <w:marRight w:val="0"/>
              <w:marTop w:val="0"/>
              <w:marBottom w:val="0"/>
              <w:divBdr>
                <w:top w:val="none" w:sz="0" w:space="0" w:color="auto"/>
                <w:left w:val="none" w:sz="0" w:space="0" w:color="auto"/>
                <w:bottom w:val="none" w:sz="0" w:space="0" w:color="auto"/>
                <w:right w:val="none" w:sz="0" w:space="0" w:color="auto"/>
              </w:divBdr>
            </w:div>
            <w:div w:id="928470657">
              <w:marLeft w:val="0"/>
              <w:marRight w:val="0"/>
              <w:marTop w:val="0"/>
              <w:marBottom w:val="0"/>
              <w:divBdr>
                <w:top w:val="none" w:sz="0" w:space="0" w:color="auto"/>
                <w:left w:val="none" w:sz="0" w:space="0" w:color="auto"/>
                <w:bottom w:val="none" w:sz="0" w:space="0" w:color="auto"/>
                <w:right w:val="none" w:sz="0" w:space="0" w:color="auto"/>
              </w:divBdr>
            </w:div>
            <w:div w:id="789130544">
              <w:marLeft w:val="0"/>
              <w:marRight w:val="0"/>
              <w:marTop w:val="0"/>
              <w:marBottom w:val="0"/>
              <w:divBdr>
                <w:top w:val="none" w:sz="0" w:space="0" w:color="auto"/>
                <w:left w:val="none" w:sz="0" w:space="0" w:color="auto"/>
                <w:bottom w:val="none" w:sz="0" w:space="0" w:color="auto"/>
                <w:right w:val="none" w:sz="0" w:space="0" w:color="auto"/>
              </w:divBdr>
            </w:div>
            <w:div w:id="499277390">
              <w:marLeft w:val="0"/>
              <w:marRight w:val="0"/>
              <w:marTop w:val="0"/>
              <w:marBottom w:val="0"/>
              <w:divBdr>
                <w:top w:val="none" w:sz="0" w:space="0" w:color="auto"/>
                <w:left w:val="none" w:sz="0" w:space="0" w:color="auto"/>
                <w:bottom w:val="none" w:sz="0" w:space="0" w:color="auto"/>
                <w:right w:val="none" w:sz="0" w:space="0" w:color="auto"/>
              </w:divBdr>
            </w:div>
            <w:div w:id="120344371">
              <w:marLeft w:val="0"/>
              <w:marRight w:val="0"/>
              <w:marTop w:val="0"/>
              <w:marBottom w:val="0"/>
              <w:divBdr>
                <w:top w:val="none" w:sz="0" w:space="0" w:color="auto"/>
                <w:left w:val="none" w:sz="0" w:space="0" w:color="auto"/>
                <w:bottom w:val="none" w:sz="0" w:space="0" w:color="auto"/>
                <w:right w:val="none" w:sz="0" w:space="0" w:color="auto"/>
              </w:divBdr>
            </w:div>
            <w:div w:id="1738671305">
              <w:marLeft w:val="0"/>
              <w:marRight w:val="0"/>
              <w:marTop w:val="0"/>
              <w:marBottom w:val="0"/>
              <w:divBdr>
                <w:top w:val="none" w:sz="0" w:space="0" w:color="auto"/>
                <w:left w:val="none" w:sz="0" w:space="0" w:color="auto"/>
                <w:bottom w:val="none" w:sz="0" w:space="0" w:color="auto"/>
                <w:right w:val="none" w:sz="0" w:space="0" w:color="auto"/>
              </w:divBdr>
            </w:div>
            <w:div w:id="668367728">
              <w:marLeft w:val="0"/>
              <w:marRight w:val="0"/>
              <w:marTop w:val="0"/>
              <w:marBottom w:val="0"/>
              <w:divBdr>
                <w:top w:val="none" w:sz="0" w:space="0" w:color="auto"/>
                <w:left w:val="none" w:sz="0" w:space="0" w:color="auto"/>
                <w:bottom w:val="none" w:sz="0" w:space="0" w:color="auto"/>
                <w:right w:val="none" w:sz="0" w:space="0" w:color="auto"/>
              </w:divBdr>
            </w:div>
            <w:div w:id="924192250">
              <w:marLeft w:val="0"/>
              <w:marRight w:val="0"/>
              <w:marTop w:val="0"/>
              <w:marBottom w:val="0"/>
              <w:divBdr>
                <w:top w:val="none" w:sz="0" w:space="0" w:color="auto"/>
                <w:left w:val="none" w:sz="0" w:space="0" w:color="auto"/>
                <w:bottom w:val="none" w:sz="0" w:space="0" w:color="auto"/>
                <w:right w:val="none" w:sz="0" w:space="0" w:color="auto"/>
              </w:divBdr>
            </w:div>
            <w:div w:id="773523584">
              <w:marLeft w:val="0"/>
              <w:marRight w:val="0"/>
              <w:marTop w:val="0"/>
              <w:marBottom w:val="0"/>
              <w:divBdr>
                <w:top w:val="none" w:sz="0" w:space="0" w:color="auto"/>
                <w:left w:val="none" w:sz="0" w:space="0" w:color="auto"/>
                <w:bottom w:val="none" w:sz="0" w:space="0" w:color="auto"/>
                <w:right w:val="none" w:sz="0" w:space="0" w:color="auto"/>
              </w:divBdr>
            </w:div>
            <w:div w:id="833839830">
              <w:marLeft w:val="0"/>
              <w:marRight w:val="0"/>
              <w:marTop w:val="0"/>
              <w:marBottom w:val="0"/>
              <w:divBdr>
                <w:top w:val="none" w:sz="0" w:space="0" w:color="auto"/>
                <w:left w:val="none" w:sz="0" w:space="0" w:color="auto"/>
                <w:bottom w:val="none" w:sz="0" w:space="0" w:color="auto"/>
                <w:right w:val="none" w:sz="0" w:space="0" w:color="auto"/>
              </w:divBdr>
            </w:div>
            <w:div w:id="1259292950">
              <w:marLeft w:val="0"/>
              <w:marRight w:val="0"/>
              <w:marTop w:val="0"/>
              <w:marBottom w:val="0"/>
              <w:divBdr>
                <w:top w:val="none" w:sz="0" w:space="0" w:color="auto"/>
                <w:left w:val="none" w:sz="0" w:space="0" w:color="auto"/>
                <w:bottom w:val="none" w:sz="0" w:space="0" w:color="auto"/>
                <w:right w:val="none" w:sz="0" w:space="0" w:color="auto"/>
              </w:divBdr>
            </w:div>
            <w:div w:id="2012103618">
              <w:marLeft w:val="0"/>
              <w:marRight w:val="0"/>
              <w:marTop w:val="0"/>
              <w:marBottom w:val="0"/>
              <w:divBdr>
                <w:top w:val="none" w:sz="0" w:space="0" w:color="auto"/>
                <w:left w:val="none" w:sz="0" w:space="0" w:color="auto"/>
                <w:bottom w:val="none" w:sz="0" w:space="0" w:color="auto"/>
                <w:right w:val="none" w:sz="0" w:space="0" w:color="auto"/>
              </w:divBdr>
            </w:div>
            <w:div w:id="2068067603">
              <w:marLeft w:val="0"/>
              <w:marRight w:val="0"/>
              <w:marTop w:val="0"/>
              <w:marBottom w:val="0"/>
              <w:divBdr>
                <w:top w:val="none" w:sz="0" w:space="0" w:color="auto"/>
                <w:left w:val="none" w:sz="0" w:space="0" w:color="auto"/>
                <w:bottom w:val="none" w:sz="0" w:space="0" w:color="auto"/>
                <w:right w:val="none" w:sz="0" w:space="0" w:color="auto"/>
              </w:divBdr>
            </w:div>
            <w:div w:id="1096822982">
              <w:marLeft w:val="0"/>
              <w:marRight w:val="0"/>
              <w:marTop w:val="0"/>
              <w:marBottom w:val="0"/>
              <w:divBdr>
                <w:top w:val="none" w:sz="0" w:space="0" w:color="auto"/>
                <w:left w:val="none" w:sz="0" w:space="0" w:color="auto"/>
                <w:bottom w:val="none" w:sz="0" w:space="0" w:color="auto"/>
                <w:right w:val="none" w:sz="0" w:space="0" w:color="auto"/>
              </w:divBdr>
            </w:div>
            <w:div w:id="577985970">
              <w:marLeft w:val="0"/>
              <w:marRight w:val="0"/>
              <w:marTop w:val="0"/>
              <w:marBottom w:val="0"/>
              <w:divBdr>
                <w:top w:val="none" w:sz="0" w:space="0" w:color="auto"/>
                <w:left w:val="none" w:sz="0" w:space="0" w:color="auto"/>
                <w:bottom w:val="none" w:sz="0" w:space="0" w:color="auto"/>
                <w:right w:val="none" w:sz="0" w:space="0" w:color="auto"/>
              </w:divBdr>
            </w:div>
            <w:div w:id="715199039">
              <w:marLeft w:val="0"/>
              <w:marRight w:val="0"/>
              <w:marTop w:val="0"/>
              <w:marBottom w:val="0"/>
              <w:divBdr>
                <w:top w:val="none" w:sz="0" w:space="0" w:color="auto"/>
                <w:left w:val="none" w:sz="0" w:space="0" w:color="auto"/>
                <w:bottom w:val="none" w:sz="0" w:space="0" w:color="auto"/>
                <w:right w:val="none" w:sz="0" w:space="0" w:color="auto"/>
              </w:divBdr>
            </w:div>
            <w:div w:id="131974">
              <w:marLeft w:val="0"/>
              <w:marRight w:val="0"/>
              <w:marTop w:val="0"/>
              <w:marBottom w:val="0"/>
              <w:divBdr>
                <w:top w:val="none" w:sz="0" w:space="0" w:color="auto"/>
                <w:left w:val="none" w:sz="0" w:space="0" w:color="auto"/>
                <w:bottom w:val="none" w:sz="0" w:space="0" w:color="auto"/>
                <w:right w:val="none" w:sz="0" w:space="0" w:color="auto"/>
              </w:divBdr>
            </w:div>
            <w:div w:id="1091514617">
              <w:marLeft w:val="0"/>
              <w:marRight w:val="0"/>
              <w:marTop w:val="0"/>
              <w:marBottom w:val="0"/>
              <w:divBdr>
                <w:top w:val="none" w:sz="0" w:space="0" w:color="auto"/>
                <w:left w:val="none" w:sz="0" w:space="0" w:color="auto"/>
                <w:bottom w:val="none" w:sz="0" w:space="0" w:color="auto"/>
                <w:right w:val="none" w:sz="0" w:space="0" w:color="auto"/>
              </w:divBdr>
            </w:div>
            <w:div w:id="1359088624">
              <w:marLeft w:val="0"/>
              <w:marRight w:val="0"/>
              <w:marTop w:val="0"/>
              <w:marBottom w:val="0"/>
              <w:divBdr>
                <w:top w:val="none" w:sz="0" w:space="0" w:color="auto"/>
                <w:left w:val="none" w:sz="0" w:space="0" w:color="auto"/>
                <w:bottom w:val="none" w:sz="0" w:space="0" w:color="auto"/>
                <w:right w:val="none" w:sz="0" w:space="0" w:color="auto"/>
              </w:divBdr>
            </w:div>
            <w:div w:id="36047900">
              <w:marLeft w:val="0"/>
              <w:marRight w:val="0"/>
              <w:marTop w:val="0"/>
              <w:marBottom w:val="0"/>
              <w:divBdr>
                <w:top w:val="none" w:sz="0" w:space="0" w:color="auto"/>
                <w:left w:val="none" w:sz="0" w:space="0" w:color="auto"/>
                <w:bottom w:val="none" w:sz="0" w:space="0" w:color="auto"/>
                <w:right w:val="none" w:sz="0" w:space="0" w:color="auto"/>
              </w:divBdr>
            </w:div>
            <w:div w:id="464011930">
              <w:marLeft w:val="0"/>
              <w:marRight w:val="0"/>
              <w:marTop w:val="0"/>
              <w:marBottom w:val="0"/>
              <w:divBdr>
                <w:top w:val="none" w:sz="0" w:space="0" w:color="auto"/>
                <w:left w:val="none" w:sz="0" w:space="0" w:color="auto"/>
                <w:bottom w:val="none" w:sz="0" w:space="0" w:color="auto"/>
                <w:right w:val="none" w:sz="0" w:space="0" w:color="auto"/>
              </w:divBdr>
            </w:div>
            <w:div w:id="447429119">
              <w:marLeft w:val="0"/>
              <w:marRight w:val="0"/>
              <w:marTop w:val="0"/>
              <w:marBottom w:val="0"/>
              <w:divBdr>
                <w:top w:val="none" w:sz="0" w:space="0" w:color="auto"/>
                <w:left w:val="none" w:sz="0" w:space="0" w:color="auto"/>
                <w:bottom w:val="none" w:sz="0" w:space="0" w:color="auto"/>
                <w:right w:val="none" w:sz="0" w:space="0" w:color="auto"/>
              </w:divBdr>
            </w:div>
            <w:div w:id="304821387">
              <w:marLeft w:val="0"/>
              <w:marRight w:val="0"/>
              <w:marTop w:val="360"/>
              <w:marBottom w:val="0"/>
              <w:divBdr>
                <w:top w:val="single" w:sz="6" w:space="0" w:color="auto"/>
                <w:left w:val="single" w:sz="6" w:space="0" w:color="auto"/>
                <w:bottom w:val="single" w:sz="6" w:space="0" w:color="auto"/>
                <w:right w:val="single" w:sz="6" w:space="0" w:color="auto"/>
              </w:divBdr>
            </w:div>
            <w:div w:id="1284965034">
              <w:marLeft w:val="0"/>
              <w:marRight w:val="0"/>
              <w:marTop w:val="0"/>
              <w:marBottom w:val="0"/>
              <w:divBdr>
                <w:top w:val="none" w:sz="0" w:space="0" w:color="auto"/>
                <w:left w:val="none" w:sz="0" w:space="0" w:color="auto"/>
                <w:bottom w:val="none" w:sz="0" w:space="0" w:color="auto"/>
                <w:right w:val="none" w:sz="0" w:space="0" w:color="auto"/>
              </w:divBdr>
            </w:div>
            <w:div w:id="1120610419">
              <w:marLeft w:val="0"/>
              <w:marRight w:val="0"/>
              <w:marTop w:val="0"/>
              <w:marBottom w:val="0"/>
              <w:divBdr>
                <w:top w:val="none" w:sz="0" w:space="0" w:color="auto"/>
                <w:left w:val="none" w:sz="0" w:space="0" w:color="auto"/>
                <w:bottom w:val="none" w:sz="0" w:space="0" w:color="auto"/>
                <w:right w:val="none" w:sz="0" w:space="0" w:color="auto"/>
              </w:divBdr>
            </w:div>
            <w:div w:id="1423912550">
              <w:marLeft w:val="0"/>
              <w:marRight w:val="0"/>
              <w:marTop w:val="0"/>
              <w:marBottom w:val="0"/>
              <w:divBdr>
                <w:top w:val="none" w:sz="0" w:space="0" w:color="auto"/>
                <w:left w:val="none" w:sz="0" w:space="0" w:color="auto"/>
                <w:bottom w:val="none" w:sz="0" w:space="0" w:color="auto"/>
                <w:right w:val="none" w:sz="0" w:space="0" w:color="auto"/>
              </w:divBdr>
            </w:div>
            <w:div w:id="222521165">
              <w:marLeft w:val="0"/>
              <w:marRight w:val="0"/>
              <w:marTop w:val="0"/>
              <w:marBottom w:val="0"/>
              <w:divBdr>
                <w:top w:val="none" w:sz="0" w:space="0" w:color="auto"/>
                <w:left w:val="none" w:sz="0" w:space="0" w:color="auto"/>
                <w:bottom w:val="none" w:sz="0" w:space="0" w:color="auto"/>
                <w:right w:val="none" w:sz="0" w:space="0" w:color="auto"/>
              </w:divBdr>
            </w:div>
            <w:div w:id="371536286">
              <w:marLeft w:val="0"/>
              <w:marRight w:val="0"/>
              <w:marTop w:val="0"/>
              <w:marBottom w:val="0"/>
              <w:divBdr>
                <w:top w:val="none" w:sz="0" w:space="0" w:color="auto"/>
                <w:left w:val="none" w:sz="0" w:space="0" w:color="auto"/>
                <w:bottom w:val="none" w:sz="0" w:space="0" w:color="auto"/>
                <w:right w:val="none" w:sz="0" w:space="0" w:color="auto"/>
              </w:divBdr>
            </w:div>
            <w:div w:id="367997724">
              <w:marLeft w:val="0"/>
              <w:marRight w:val="0"/>
              <w:marTop w:val="0"/>
              <w:marBottom w:val="0"/>
              <w:divBdr>
                <w:top w:val="none" w:sz="0" w:space="0" w:color="auto"/>
                <w:left w:val="none" w:sz="0" w:space="0" w:color="auto"/>
                <w:bottom w:val="none" w:sz="0" w:space="0" w:color="auto"/>
                <w:right w:val="none" w:sz="0" w:space="0" w:color="auto"/>
              </w:divBdr>
            </w:div>
            <w:div w:id="1570119120">
              <w:marLeft w:val="0"/>
              <w:marRight w:val="0"/>
              <w:marTop w:val="0"/>
              <w:marBottom w:val="0"/>
              <w:divBdr>
                <w:top w:val="none" w:sz="0" w:space="0" w:color="auto"/>
                <w:left w:val="none" w:sz="0" w:space="0" w:color="auto"/>
                <w:bottom w:val="none" w:sz="0" w:space="0" w:color="auto"/>
                <w:right w:val="none" w:sz="0" w:space="0" w:color="auto"/>
              </w:divBdr>
            </w:div>
            <w:div w:id="1130057069">
              <w:marLeft w:val="0"/>
              <w:marRight w:val="0"/>
              <w:marTop w:val="0"/>
              <w:marBottom w:val="0"/>
              <w:divBdr>
                <w:top w:val="none" w:sz="0" w:space="0" w:color="auto"/>
                <w:left w:val="none" w:sz="0" w:space="0" w:color="auto"/>
                <w:bottom w:val="none" w:sz="0" w:space="0" w:color="auto"/>
                <w:right w:val="none" w:sz="0" w:space="0" w:color="auto"/>
              </w:divBdr>
            </w:div>
            <w:div w:id="1854420066">
              <w:marLeft w:val="0"/>
              <w:marRight w:val="0"/>
              <w:marTop w:val="0"/>
              <w:marBottom w:val="0"/>
              <w:divBdr>
                <w:top w:val="none" w:sz="0" w:space="0" w:color="auto"/>
                <w:left w:val="none" w:sz="0" w:space="0" w:color="auto"/>
                <w:bottom w:val="none" w:sz="0" w:space="0" w:color="auto"/>
                <w:right w:val="none" w:sz="0" w:space="0" w:color="auto"/>
              </w:divBdr>
            </w:div>
            <w:div w:id="639580526">
              <w:marLeft w:val="0"/>
              <w:marRight w:val="0"/>
              <w:marTop w:val="0"/>
              <w:marBottom w:val="0"/>
              <w:divBdr>
                <w:top w:val="none" w:sz="0" w:space="0" w:color="auto"/>
                <w:left w:val="none" w:sz="0" w:space="0" w:color="auto"/>
                <w:bottom w:val="none" w:sz="0" w:space="0" w:color="auto"/>
                <w:right w:val="none" w:sz="0" w:space="0" w:color="auto"/>
              </w:divBdr>
            </w:div>
            <w:div w:id="951398979">
              <w:marLeft w:val="0"/>
              <w:marRight w:val="0"/>
              <w:marTop w:val="0"/>
              <w:marBottom w:val="0"/>
              <w:divBdr>
                <w:top w:val="none" w:sz="0" w:space="0" w:color="auto"/>
                <w:left w:val="none" w:sz="0" w:space="0" w:color="auto"/>
                <w:bottom w:val="none" w:sz="0" w:space="0" w:color="auto"/>
                <w:right w:val="none" w:sz="0" w:space="0" w:color="auto"/>
              </w:divBdr>
            </w:div>
            <w:div w:id="1374689648">
              <w:marLeft w:val="0"/>
              <w:marRight w:val="0"/>
              <w:marTop w:val="0"/>
              <w:marBottom w:val="0"/>
              <w:divBdr>
                <w:top w:val="none" w:sz="0" w:space="0" w:color="auto"/>
                <w:left w:val="none" w:sz="0" w:space="0" w:color="auto"/>
                <w:bottom w:val="none" w:sz="0" w:space="0" w:color="auto"/>
                <w:right w:val="none" w:sz="0" w:space="0" w:color="auto"/>
              </w:divBdr>
            </w:div>
            <w:div w:id="1919553217">
              <w:marLeft w:val="0"/>
              <w:marRight w:val="0"/>
              <w:marTop w:val="0"/>
              <w:marBottom w:val="0"/>
              <w:divBdr>
                <w:top w:val="none" w:sz="0" w:space="0" w:color="auto"/>
                <w:left w:val="none" w:sz="0" w:space="0" w:color="auto"/>
                <w:bottom w:val="none" w:sz="0" w:space="0" w:color="auto"/>
                <w:right w:val="none" w:sz="0" w:space="0" w:color="auto"/>
              </w:divBdr>
            </w:div>
            <w:div w:id="319310422">
              <w:marLeft w:val="0"/>
              <w:marRight w:val="0"/>
              <w:marTop w:val="0"/>
              <w:marBottom w:val="0"/>
              <w:divBdr>
                <w:top w:val="none" w:sz="0" w:space="0" w:color="auto"/>
                <w:left w:val="none" w:sz="0" w:space="0" w:color="auto"/>
                <w:bottom w:val="none" w:sz="0" w:space="0" w:color="auto"/>
                <w:right w:val="none" w:sz="0" w:space="0" w:color="auto"/>
              </w:divBdr>
            </w:div>
            <w:div w:id="1540121886">
              <w:marLeft w:val="0"/>
              <w:marRight w:val="0"/>
              <w:marTop w:val="0"/>
              <w:marBottom w:val="0"/>
              <w:divBdr>
                <w:top w:val="none" w:sz="0" w:space="0" w:color="auto"/>
                <w:left w:val="none" w:sz="0" w:space="0" w:color="auto"/>
                <w:bottom w:val="none" w:sz="0" w:space="0" w:color="auto"/>
                <w:right w:val="none" w:sz="0" w:space="0" w:color="auto"/>
              </w:divBdr>
            </w:div>
            <w:div w:id="1348017056">
              <w:marLeft w:val="0"/>
              <w:marRight w:val="0"/>
              <w:marTop w:val="0"/>
              <w:marBottom w:val="0"/>
              <w:divBdr>
                <w:top w:val="none" w:sz="0" w:space="0" w:color="auto"/>
                <w:left w:val="none" w:sz="0" w:space="0" w:color="auto"/>
                <w:bottom w:val="none" w:sz="0" w:space="0" w:color="auto"/>
                <w:right w:val="none" w:sz="0" w:space="0" w:color="auto"/>
              </w:divBdr>
            </w:div>
            <w:div w:id="1427535184">
              <w:marLeft w:val="0"/>
              <w:marRight w:val="0"/>
              <w:marTop w:val="360"/>
              <w:marBottom w:val="0"/>
              <w:divBdr>
                <w:top w:val="single" w:sz="6" w:space="0" w:color="auto"/>
                <w:left w:val="single" w:sz="6" w:space="0" w:color="auto"/>
                <w:bottom w:val="single" w:sz="6" w:space="0" w:color="auto"/>
                <w:right w:val="single" w:sz="6" w:space="0" w:color="auto"/>
              </w:divBdr>
            </w:div>
            <w:div w:id="644041654">
              <w:marLeft w:val="0"/>
              <w:marRight w:val="0"/>
              <w:marTop w:val="0"/>
              <w:marBottom w:val="0"/>
              <w:divBdr>
                <w:top w:val="none" w:sz="0" w:space="0" w:color="auto"/>
                <w:left w:val="none" w:sz="0" w:space="0" w:color="auto"/>
                <w:bottom w:val="none" w:sz="0" w:space="0" w:color="auto"/>
                <w:right w:val="none" w:sz="0" w:space="0" w:color="auto"/>
              </w:divBdr>
            </w:div>
            <w:div w:id="610430840">
              <w:marLeft w:val="0"/>
              <w:marRight w:val="0"/>
              <w:marTop w:val="0"/>
              <w:marBottom w:val="0"/>
              <w:divBdr>
                <w:top w:val="none" w:sz="0" w:space="0" w:color="auto"/>
                <w:left w:val="none" w:sz="0" w:space="0" w:color="auto"/>
                <w:bottom w:val="none" w:sz="0" w:space="0" w:color="auto"/>
                <w:right w:val="none" w:sz="0" w:space="0" w:color="auto"/>
              </w:divBdr>
            </w:div>
            <w:div w:id="31882620">
              <w:marLeft w:val="0"/>
              <w:marRight w:val="0"/>
              <w:marTop w:val="0"/>
              <w:marBottom w:val="0"/>
              <w:divBdr>
                <w:top w:val="none" w:sz="0" w:space="0" w:color="auto"/>
                <w:left w:val="none" w:sz="0" w:space="0" w:color="auto"/>
                <w:bottom w:val="none" w:sz="0" w:space="0" w:color="auto"/>
                <w:right w:val="none" w:sz="0" w:space="0" w:color="auto"/>
              </w:divBdr>
            </w:div>
            <w:div w:id="523058708">
              <w:marLeft w:val="0"/>
              <w:marRight w:val="0"/>
              <w:marTop w:val="0"/>
              <w:marBottom w:val="0"/>
              <w:divBdr>
                <w:top w:val="none" w:sz="0" w:space="0" w:color="auto"/>
                <w:left w:val="none" w:sz="0" w:space="0" w:color="auto"/>
                <w:bottom w:val="none" w:sz="0" w:space="0" w:color="auto"/>
                <w:right w:val="none" w:sz="0" w:space="0" w:color="auto"/>
              </w:divBdr>
            </w:div>
            <w:div w:id="647711634">
              <w:marLeft w:val="0"/>
              <w:marRight w:val="0"/>
              <w:marTop w:val="0"/>
              <w:marBottom w:val="0"/>
              <w:divBdr>
                <w:top w:val="none" w:sz="0" w:space="0" w:color="auto"/>
                <w:left w:val="none" w:sz="0" w:space="0" w:color="auto"/>
                <w:bottom w:val="none" w:sz="0" w:space="0" w:color="auto"/>
                <w:right w:val="none" w:sz="0" w:space="0" w:color="auto"/>
              </w:divBdr>
            </w:div>
            <w:div w:id="879585402">
              <w:marLeft w:val="0"/>
              <w:marRight w:val="0"/>
              <w:marTop w:val="0"/>
              <w:marBottom w:val="0"/>
              <w:divBdr>
                <w:top w:val="none" w:sz="0" w:space="0" w:color="auto"/>
                <w:left w:val="none" w:sz="0" w:space="0" w:color="auto"/>
                <w:bottom w:val="none" w:sz="0" w:space="0" w:color="auto"/>
                <w:right w:val="none" w:sz="0" w:space="0" w:color="auto"/>
              </w:divBdr>
            </w:div>
            <w:div w:id="659306694">
              <w:marLeft w:val="0"/>
              <w:marRight w:val="0"/>
              <w:marTop w:val="0"/>
              <w:marBottom w:val="0"/>
              <w:divBdr>
                <w:top w:val="none" w:sz="0" w:space="0" w:color="auto"/>
                <w:left w:val="none" w:sz="0" w:space="0" w:color="auto"/>
                <w:bottom w:val="none" w:sz="0" w:space="0" w:color="auto"/>
                <w:right w:val="none" w:sz="0" w:space="0" w:color="auto"/>
              </w:divBdr>
            </w:div>
            <w:div w:id="211507753">
              <w:marLeft w:val="0"/>
              <w:marRight w:val="0"/>
              <w:marTop w:val="0"/>
              <w:marBottom w:val="0"/>
              <w:divBdr>
                <w:top w:val="none" w:sz="0" w:space="0" w:color="auto"/>
                <w:left w:val="none" w:sz="0" w:space="0" w:color="auto"/>
                <w:bottom w:val="none" w:sz="0" w:space="0" w:color="auto"/>
                <w:right w:val="none" w:sz="0" w:space="0" w:color="auto"/>
              </w:divBdr>
            </w:div>
            <w:div w:id="1901407394">
              <w:marLeft w:val="0"/>
              <w:marRight w:val="0"/>
              <w:marTop w:val="0"/>
              <w:marBottom w:val="0"/>
              <w:divBdr>
                <w:top w:val="none" w:sz="0" w:space="0" w:color="auto"/>
                <w:left w:val="none" w:sz="0" w:space="0" w:color="auto"/>
                <w:bottom w:val="none" w:sz="0" w:space="0" w:color="auto"/>
                <w:right w:val="none" w:sz="0" w:space="0" w:color="auto"/>
              </w:divBdr>
            </w:div>
            <w:div w:id="1731876535">
              <w:marLeft w:val="0"/>
              <w:marRight w:val="0"/>
              <w:marTop w:val="0"/>
              <w:marBottom w:val="0"/>
              <w:divBdr>
                <w:top w:val="none" w:sz="0" w:space="0" w:color="auto"/>
                <w:left w:val="none" w:sz="0" w:space="0" w:color="auto"/>
                <w:bottom w:val="none" w:sz="0" w:space="0" w:color="auto"/>
                <w:right w:val="none" w:sz="0" w:space="0" w:color="auto"/>
              </w:divBdr>
            </w:div>
            <w:div w:id="999582475">
              <w:marLeft w:val="0"/>
              <w:marRight w:val="0"/>
              <w:marTop w:val="0"/>
              <w:marBottom w:val="0"/>
              <w:divBdr>
                <w:top w:val="none" w:sz="0" w:space="0" w:color="auto"/>
                <w:left w:val="none" w:sz="0" w:space="0" w:color="auto"/>
                <w:bottom w:val="none" w:sz="0" w:space="0" w:color="auto"/>
                <w:right w:val="none" w:sz="0" w:space="0" w:color="auto"/>
              </w:divBdr>
            </w:div>
            <w:div w:id="791290803">
              <w:marLeft w:val="0"/>
              <w:marRight w:val="0"/>
              <w:marTop w:val="0"/>
              <w:marBottom w:val="0"/>
              <w:divBdr>
                <w:top w:val="none" w:sz="0" w:space="0" w:color="auto"/>
                <w:left w:val="none" w:sz="0" w:space="0" w:color="auto"/>
                <w:bottom w:val="none" w:sz="0" w:space="0" w:color="auto"/>
                <w:right w:val="none" w:sz="0" w:space="0" w:color="auto"/>
              </w:divBdr>
            </w:div>
            <w:div w:id="689062698">
              <w:marLeft w:val="0"/>
              <w:marRight w:val="0"/>
              <w:marTop w:val="0"/>
              <w:marBottom w:val="0"/>
              <w:divBdr>
                <w:top w:val="none" w:sz="0" w:space="0" w:color="auto"/>
                <w:left w:val="none" w:sz="0" w:space="0" w:color="auto"/>
                <w:bottom w:val="none" w:sz="0" w:space="0" w:color="auto"/>
                <w:right w:val="none" w:sz="0" w:space="0" w:color="auto"/>
              </w:divBdr>
            </w:div>
            <w:div w:id="1044603374">
              <w:marLeft w:val="0"/>
              <w:marRight w:val="0"/>
              <w:marTop w:val="0"/>
              <w:marBottom w:val="0"/>
              <w:divBdr>
                <w:top w:val="none" w:sz="0" w:space="0" w:color="auto"/>
                <w:left w:val="none" w:sz="0" w:space="0" w:color="auto"/>
                <w:bottom w:val="none" w:sz="0" w:space="0" w:color="auto"/>
                <w:right w:val="none" w:sz="0" w:space="0" w:color="auto"/>
              </w:divBdr>
            </w:div>
            <w:div w:id="2119597073">
              <w:marLeft w:val="0"/>
              <w:marRight w:val="0"/>
              <w:marTop w:val="0"/>
              <w:marBottom w:val="0"/>
              <w:divBdr>
                <w:top w:val="none" w:sz="0" w:space="0" w:color="auto"/>
                <w:left w:val="none" w:sz="0" w:space="0" w:color="auto"/>
                <w:bottom w:val="none" w:sz="0" w:space="0" w:color="auto"/>
                <w:right w:val="none" w:sz="0" w:space="0" w:color="auto"/>
              </w:divBdr>
            </w:div>
            <w:div w:id="1385522912">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2060199955">
              <w:marLeft w:val="0"/>
              <w:marRight w:val="0"/>
              <w:marTop w:val="360"/>
              <w:marBottom w:val="0"/>
              <w:divBdr>
                <w:top w:val="single" w:sz="6" w:space="0" w:color="auto"/>
                <w:left w:val="single" w:sz="6" w:space="0" w:color="auto"/>
                <w:bottom w:val="single" w:sz="6" w:space="0" w:color="auto"/>
                <w:right w:val="single" w:sz="6" w:space="0" w:color="auto"/>
              </w:divBdr>
            </w:div>
            <w:div w:id="89350317">
              <w:marLeft w:val="0"/>
              <w:marRight w:val="0"/>
              <w:marTop w:val="360"/>
              <w:marBottom w:val="0"/>
              <w:divBdr>
                <w:top w:val="single" w:sz="6" w:space="0" w:color="auto"/>
                <w:left w:val="single" w:sz="6" w:space="0" w:color="auto"/>
                <w:bottom w:val="single" w:sz="6" w:space="0" w:color="auto"/>
                <w:right w:val="single" w:sz="6" w:space="0" w:color="auto"/>
              </w:divBdr>
            </w:div>
            <w:div w:id="1903247140">
              <w:marLeft w:val="0"/>
              <w:marRight w:val="0"/>
              <w:marTop w:val="0"/>
              <w:marBottom w:val="0"/>
              <w:divBdr>
                <w:top w:val="none" w:sz="0" w:space="0" w:color="auto"/>
                <w:left w:val="none" w:sz="0" w:space="0" w:color="auto"/>
                <w:bottom w:val="none" w:sz="0" w:space="0" w:color="auto"/>
                <w:right w:val="none" w:sz="0" w:space="0" w:color="auto"/>
              </w:divBdr>
            </w:div>
            <w:div w:id="1955821168">
              <w:marLeft w:val="0"/>
              <w:marRight w:val="0"/>
              <w:marTop w:val="0"/>
              <w:marBottom w:val="0"/>
              <w:divBdr>
                <w:top w:val="none" w:sz="0" w:space="0" w:color="auto"/>
                <w:left w:val="none" w:sz="0" w:space="0" w:color="auto"/>
                <w:bottom w:val="none" w:sz="0" w:space="0" w:color="auto"/>
                <w:right w:val="none" w:sz="0" w:space="0" w:color="auto"/>
              </w:divBdr>
            </w:div>
            <w:div w:id="1205170577">
              <w:marLeft w:val="0"/>
              <w:marRight w:val="0"/>
              <w:marTop w:val="0"/>
              <w:marBottom w:val="0"/>
              <w:divBdr>
                <w:top w:val="none" w:sz="0" w:space="0" w:color="auto"/>
                <w:left w:val="none" w:sz="0" w:space="0" w:color="auto"/>
                <w:bottom w:val="none" w:sz="0" w:space="0" w:color="auto"/>
                <w:right w:val="none" w:sz="0" w:space="0" w:color="auto"/>
              </w:divBdr>
            </w:div>
            <w:div w:id="1730036815">
              <w:marLeft w:val="0"/>
              <w:marRight w:val="0"/>
              <w:marTop w:val="0"/>
              <w:marBottom w:val="0"/>
              <w:divBdr>
                <w:top w:val="none" w:sz="0" w:space="0" w:color="auto"/>
                <w:left w:val="none" w:sz="0" w:space="0" w:color="auto"/>
                <w:bottom w:val="none" w:sz="0" w:space="0" w:color="auto"/>
                <w:right w:val="none" w:sz="0" w:space="0" w:color="auto"/>
              </w:divBdr>
            </w:div>
            <w:div w:id="870843967">
              <w:marLeft w:val="0"/>
              <w:marRight w:val="0"/>
              <w:marTop w:val="0"/>
              <w:marBottom w:val="0"/>
              <w:divBdr>
                <w:top w:val="none" w:sz="0" w:space="0" w:color="auto"/>
                <w:left w:val="none" w:sz="0" w:space="0" w:color="auto"/>
                <w:bottom w:val="none" w:sz="0" w:space="0" w:color="auto"/>
                <w:right w:val="none" w:sz="0" w:space="0" w:color="auto"/>
              </w:divBdr>
            </w:div>
            <w:div w:id="518352130">
              <w:marLeft w:val="0"/>
              <w:marRight w:val="0"/>
              <w:marTop w:val="0"/>
              <w:marBottom w:val="0"/>
              <w:divBdr>
                <w:top w:val="none" w:sz="0" w:space="0" w:color="auto"/>
                <w:left w:val="none" w:sz="0" w:space="0" w:color="auto"/>
                <w:bottom w:val="none" w:sz="0" w:space="0" w:color="auto"/>
                <w:right w:val="none" w:sz="0" w:space="0" w:color="auto"/>
              </w:divBdr>
            </w:div>
            <w:div w:id="237788120">
              <w:marLeft w:val="0"/>
              <w:marRight w:val="0"/>
              <w:marTop w:val="0"/>
              <w:marBottom w:val="0"/>
              <w:divBdr>
                <w:top w:val="none" w:sz="0" w:space="0" w:color="auto"/>
                <w:left w:val="none" w:sz="0" w:space="0" w:color="auto"/>
                <w:bottom w:val="none" w:sz="0" w:space="0" w:color="auto"/>
                <w:right w:val="none" w:sz="0" w:space="0" w:color="auto"/>
              </w:divBdr>
            </w:div>
            <w:div w:id="113523806">
              <w:marLeft w:val="0"/>
              <w:marRight w:val="0"/>
              <w:marTop w:val="0"/>
              <w:marBottom w:val="0"/>
              <w:divBdr>
                <w:top w:val="none" w:sz="0" w:space="0" w:color="auto"/>
                <w:left w:val="none" w:sz="0" w:space="0" w:color="auto"/>
                <w:bottom w:val="none" w:sz="0" w:space="0" w:color="auto"/>
                <w:right w:val="none" w:sz="0" w:space="0" w:color="auto"/>
              </w:divBdr>
            </w:div>
            <w:div w:id="1974864497">
              <w:marLeft w:val="0"/>
              <w:marRight w:val="0"/>
              <w:marTop w:val="0"/>
              <w:marBottom w:val="0"/>
              <w:divBdr>
                <w:top w:val="none" w:sz="0" w:space="0" w:color="auto"/>
                <w:left w:val="none" w:sz="0" w:space="0" w:color="auto"/>
                <w:bottom w:val="none" w:sz="0" w:space="0" w:color="auto"/>
                <w:right w:val="none" w:sz="0" w:space="0" w:color="auto"/>
              </w:divBdr>
            </w:div>
            <w:div w:id="359550938">
              <w:marLeft w:val="0"/>
              <w:marRight w:val="0"/>
              <w:marTop w:val="0"/>
              <w:marBottom w:val="0"/>
              <w:divBdr>
                <w:top w:val="none" w:sz="0" w:space="0" w:color="auto"/>
                <w:left w:val="none" w:sz="0" w:space="0" w:color="auto"/>
                <w:bottom w:val="none" w:sz="0" w:space="0" w:color="auto"/>
                <w:right w:val="none" w:sz="0" w:space="0" w:color="auto"/>
              </w:divBdr>
            </w:div>
            <w:div w:id="1852065287">
              <w:marLeft w:val="0"/>
              <w:marRight w:val="0"/>
              <w:marTop w:val="0"/>
              <w:marBottom w:val="0"/>
              <w:divBdr>
                <w:top w:val="none" w:sz="0" w:space="0" w:color="auto"/>
                <w:left w:val="none" w:sz="0" w:space="0" w:color="auto"/>
                <w:bottom w:val="none" w:sz="0" w:space="0" w:color="auto"/>
                <w:right w:val="none" w:sz="0" w:space="0" w:color="auto"/>
              </w:divBdr>
            </w:div>
            <w:div w:id="269121600">
              <w:marLeft w:val="0"/>
              <w:marRight w:val="0"/>
              <w:marTop w:val="0"/>
              <w:marBottom w:val="0"/>
              <w:divBdr>
                <w:top w:val="none" w:sz="0" w:space="0" w:color="auto"/>
                <w:left w:val="none" w:sz="0" w:space="0" w:color="auto"/>
                <w:bottom w:val="none" w:sz="0" w:space="0" w:color="auto"/>
                <w:right w:val="none" w:sz="0" w:space="0" w:color="auto"/>
              </w:divBdr>
            </w:div>
            <w:div w:id="1483233200">
              <w:marLeft w:val="0"/>
              <w:marRight w:val="0"/>
              <w:marTop w:val="0"/>
              <w:marBottom w:val="0"/>
              <w:divBdr>
                <w:top w:val="none" w:sz="0" w:space="0" w:color="auto"/>
                <w:left w:val="none" w:sz="0" w:space="0" w:color="auto"/>
                <w:bottom w:val="none" w:sz="0" w:space="0" w:color="auto"/>
                <w:right w:val="none" w:sz="0" w:space="0" w:color="auto"/>
              </w:divBdr>
            </w:div>
            <w:div w:id="166864756">
              <w:marLeft w:val="0"/>
              <w:marRight w:val="0"/>
              <w:marTop w:val="0"/>
              <w:marBottom w:val="0"/>
              <w:divBdr>
                <w:top w:val="none" w:sz="0" w:space="0" w:color="auto"/>
                <w:left w:val="none" w:sz="0" w:space="0" w:color="auto"/>
                <w:bottom w:val="none" w:sz="0" w:space="0" w:color="auto"/>
                <w:right w:val="none" w:sz="0" w:space="0" w:color="auto"/>
              </w:divBdr>
            </w:div>
            <w:div w:id="400450135">
              <w:marLeft w:val="0"/>
              <w:marRight w:val="0"/>
              <w:marTop w:val="0"/>
              <w:marBottom w:val="0"/>
              <w:divBdr>
                <w:top w:val="none" w:sz="0" w:space="0" w:color="auto"/>
                <w:left w:val="none" w:sz="0" w:space="0" w:color="auto"/>
                <w:bottom w:val="none" w:sz="0" w:space="0" w:color="auto"/>
                <w:right w:val="none" w:sz="0" w:space="0" w:color="auto"/>
              </w:divBdr>
            </w:div>
            <w:div w:id="1301348421">
              <w:marLeft w:val="0"/>
              <w:marRight w:val="0"/>
              <w:marTop w:val="0"/>
              <w:marBottom w:val="0"/>
              <w:divBdr>
                <w:top w:val="none" w:sz="0" w:space="0" w:color="auto"/>
                <w:left w:val="none" w:sz="0" w:space="0" w:color="auto"/>
                <w:bottom w:val="none" w:sz="0" w:space="0" w:color="auto"/>
                <w:right w:val="none" w:sz="0" w:space="0" w:color="auto"/>
              </w:divBdr>
            </w:div>
            <w:div w:id="1679499033">
              <w:marLeft w:val="0"/>
              <w:marRight w:val="0"/>
              <w:marTop w:val="0"/>
              <w:marBottom w:val="0"/>
              <w:divBdr>
                <w:top w:val="none" w:sz="0" w:space="0" w:color="auto"/>
                <w:left w:val="none" w:sz="0" w:space="0" w:color="auto"/>
                <w:bottom w:val="none" w:sz="0" w:space="0" w:color="auto"/>
                <w:right w:val="none" w:sz="0" w:space="0" w:color="auto"/>
              </w:divBdr>
            </w:div>
            <w:div w:id="7871592">
              <w:marLeft w:val="0"/>
              <w:marRight w:val="0"/>
              <w:marTop w:val="0"/>
              <w:marBottom w:val="0"/>
              <w:divBdr>
                <w:top w:val="none" w:sz="0" w:space="0" w:color="auto"/>
                <w:left w:val="none" w:sz="0" w:space="0" w:color="auto"/>
                <w:bottom w:val="none" w:sz="0" w:space="0" w:color="auto"/>
                <w:right w:val="none" w:sz="0" w:space="0" w:color="auto"/>
              </w:divBdr>
            </w:div>
            <w:div w:id="1288589074">
              <w:marLeft w:val="0"/>
              <w:marRight w:val="0"/>
              <w:marTop w:val="0"/>
              <w:marBottom w:val="0"/>
              <w:divBdr>
                <w:top w:val="none" w:sz="0" w:space="0" w:color="auto"/>
                <w:left w:val="none" w:sz="0" w:space="0" w:color="auto"/>
                <w:bottom w:val="none" w:sz="0" w:space="0" w:color="auto"/>
                <w:right w:val="none" w:sz="0" w:space="0" w:color="auto"/>
              </w:divBdr>
            </w:div>
            <w:div w:id="311569730">
              <w:marLeft w:val="0"/>
              <w:marRight w:val="0"/>
              <w:marTop w:val="0"/>
              <w:marBottom w:val="0"/>
              <w:divBdr>
                <w:top w:val="none" w:sz="0" w:space="0" w:color="auto"/>
                <w:left w:val="none" w:sz="0" w:space="0" w:color="auto"/>
                <w:bottom w:val="none" w:sz="0" w:space="0" w:color="auto"/>
                <w:right w:val="none" w:sz="0" w:space="0" w:color="auto"/>
              </w:divBdr>
            </w:div>
            <w:div w:id="1457021475">
              <w:marLeft w:val="0"/>
              <w:marRight w:val="0"/>
              <w:marTop w:val="0"/>
              <w:marBottom w:val="0"/>
              <w:divBdr>
                <w:top w:val="none" w:sz="0" w:space="0" w:color="auto"/>
                <w:left w:val="none" w:sz="0" w:space="0" w:color="auto"/>
                <w:bottom w:val="none" w:sz="0" w:space="0" w:color="auto"/>
                <w:right w:val="none" w:sz="0" w:space="0" w:color="auto"/>
              </w:divBdr>
            </w:div>
            <w:div w:id="2133355571">
              <w:marLeft w:val="0"/>
              <w:marRight w:val="0"/>
              <w:marTop w:val="0"/>
              <w:marBottom w:val="0"/>
              <w:divBdr>
                <w:top w:val="none" w:sz="0" w:space="0" w:color="auto"/>
                <w:left w:val="none" w:sz="0" w:space="0" w:color="auto"/>
                <w:bottom w:val="none" w:sz="0" w:space="0" w:color="auto"/>
                <w:right w:val="none" w:sz="0" w:space="0" w:color="auto"/>
              </w:divBdr>
            </w:div>
            <w:div w:id="468401961">
              <w:marLeft w:val="0"/>
              <w:marRight w:val="0"/>
              <w:marTop w:val="0"/>
              <w:marBottom w:val="0"/>
              <w:divBdr>
                <w:top w:val="none" w:sz="0" w:space="0" w:color="auto"/>
                <w:left w:val="none" w:sz="0" w:space="0" w:color="auto"/>
                <w:bottom w:val="none" w:sz="0" w:space="0" w:color="auto"/>
                <w:right w:val="none" w:sz="0" w:space="0" w:color="auto"/>
              </w:divBdr>
            </w:div>
            <w:div w:id="431822551">
              <w:marLeft w:val="0"/>
              <w:marRight w:val="0"/>
              <w:marTop w:val="360"/>
              <w:marBottom w:val="0"/>
              <w:divBdr>
                <w:top w:val="single" w:sz="6" w:space="0" w:color="auto"/>
                <w:left w:val="single" w:sz="6" w:space="0" w:color="auto"/>
                <w:bottom w:val="single" w:sz="6" w:space="0" w:color="auto"/>
                <w:right w:val="single" w:sz="6" w:space="0" w:color="auto"/>
              </w:divBdr>
            </w:div>
            <w:div w:id="1363626667">
              <w:marLeft w:val="0"/>
              <w:marRight w:val="0"/>
              <w:marTop w:val="0"/>
              <w:marBottom w:val="0"/>
              <w:divBdr>
                <w:top w:val="none" w:sz="0" w:space="0" w:color="auto"/>
                <w:left w:val="none" w:sz="0" w:space="0" w:color="auto"/>
                <w:bottom w:val="none" w:sz="0" w:space="0" w:color="auto"/>
                <w:right w:val="none" w:sz="0" w:space="0" w:color="auto"/>
              </w:divBdr>
            </w:div>
            <w:div w:id="228925567">
              <w:marLeft w:val="0"/>
              <w:marRight w:val="0"/>
              <w:marTop w:val="0"/>
              <w:marBottom w:val="0"/>
              <w:divBdr>
                <w:top w:val="none" w:sz="0" w:space="0" w:color="auto"/>
                <w:left w:val="none" w:sz="0" w:space="0" w:color="auto"/>
                <w:bottom w:val="none" w:sz="0" w:space="0" w:color="auto"/>
                <w:right w:val="none" w:sz="0" w:space="0" w:color="auto"/>
              </w:divBdr>
            </w:div>
            <w:div w:id="1279527639">
              <w:marLeft w:val="0"/>
              <w:marRight w:val="0"/>
              <w:marTop w:val="0"/>
              <w:marBottom w:val="0"/>
              <w:divBdr>
                <w:top w:val="none" w:sz="0" w:space="0" w:color="auto"/>
                <w:left w:val="none" w:sz="0" w:space="0" w:color="auto"/>
                <w:bottom w:val="none" w:sz="0" w:space="0" w:color="auto"/>
                <w:right w:val="none" w:sz="0" w:space="0" w:color="auto"/>
              </w:divBdr>
            </w:div>
            <w:div w:id="873343664">
              <w:marLeft w:val="0"/>
              <w:marRight w:val="0"/>
              <w:marTop w:val="0"/>
              <w:marBottom w:val="0"/>
              <w:divBdr>
                <w:top w:val="none" w:sz="0" w:space="0" w:color="auto"/>
                <w:left w:val="none" w:sz="0" w:space="0" w:color="auto"/>
                <w:bottom w:val="none" w:sz="0" w:space="0" w:color="auto"/>
                <w:right w:val="none" w:sz="0" w:space="0" w:color="auto"/>
              </w:divBdr>
            </w:div>
            <w:div w:id="1110508776">
              <w:marLeft w:val="0"/>
              <w:marRight w:val="0"/>
              <w:marTop w:val="0"/>
              <w:marBottom w:val="0"/>
              <w:divBdr>
                <w:top w:val="none" w:sz="0" w:space="0" w:color="auto"/>
                <w:left w:val="none" w:sz="0" w:space="0" w:color="auto"/>
                <w:bottom w:val="none" w:sz="0" w:space="0" w:color="auto"/>
                <w:right w:val="none" w:sz="0" w:space="0" w:color="auto"/>
              </w:divBdr>
            </w:div>
            <w:div w:id="838084138">
              <w:marLeft w:val="0"/>
              <w:marRight w:val="0"/>
              <w:marTop w:val="0"/>
              <w:marBottom w:val="0"/>
              <w:divBdr>
                <w:top w:val="none" w:sz="0" w:space="0" w:color="auto"/>
                <w:left w:val="none" w:sz="0" w:space="0" w:color="auto"/>
                <w:bottom w:val="none" w:sz="0" w:space="0" w:color="auto"/>
                <w:right w:val="none" w:sz="0" w:space="0" w:color="auto"/>
              </w:divBdr>
            </w:div>
            <w:div w:id="602149273">
              <w:marLeft w:val="0"/>
              <w:marRight w:val="0"/>
              <w:marTop w:val="0"/>
              <w:marBottom w:val="0"/>
              <w:divBdr>
                <w:top w:val="none" w:sz="0" w:space="0" w:color="auto"/>
                <w:left w:val="none" w:sz="0" w:space="0" w:color="auto"/>
                <w:bottom w:val="none" w:sz="0" w:space="0" w:color="auto"/>
                <w:right w:val="none" w:sz="0" w:space="0" w:color="auto"/>
              </w:divBdr>
            </w:div>
            <w:div w:id="361828033">
              <w:marLeft w:val="0"/>
              <w:marRight w:val="0"/>
              <w:marTop w:val="0"/>
              <w:marBottom w:val="0"/>
              <w:divBdr>
                <w:top w:val="none" w:sz="0" w:space="0" w:color="auto"/>
                <w:left w:val="none" w:sz="0" w:space="0" w:color="auto"/>
                <w:bottom w:val="none" w:sz="0" w:space="0" w:color="auto"/>
                <w:right w:val="none" w:sz="0" w:space="0" w:color="auto"/>
              </w:divBdr>
            </w:div>
            <w:div w:id="555166359">
              <w:marLeft w:val="0"/>
              <w:marRight w:val="0"/>
              <w:marTop w:val="0"/>
              <w:marBottom w:val="0"/>
              <w:divBdr>
                <w:top w:val="none" w:sz="0" w:space="0" w:color="auto"/>
                <w:left w:val="none" w:sz="0" w:space="0" w:color="auto"/>
                <w:bottom w:val="none" w:sz="0" w:space="0" w:color="auto"/>
                <w:right w:val="none" w:sz="0" w:space="0" w:color="auto"/>
              </w:divBdr>
            </w:div>
            <w:div w:id="70781579">
              <w:marLeft w:val="0"/>
              <w:marRight w:val="0"/>
              <w:marTop w:val="0"/>
              <w:marBottom w:val="0"/>
              <w:divBdr>
                <w:top w:val="none" w:sz="0" w:space="0" w:color="auto"/>
                <w:left w:val="none" w:sz="0" w:space="0" w:color="auto"/>
                <w:bottom w:val="none" w:sz="0" w:space="0" w:color="auto"/>
                <w:right w:val="none" w:sz="0" w:space="0" w:color="auto"/>
              </w:divBdr>
            </w:div>
            <w:div w:id="125778519">
              <w:marLeft w:val="0"/>
              <w:marRight w:val="0"/>
              <w:marTop w:val="0"/>
              <w:marBottom w:val="0"/>
              <w:divBdr>
                <w:top w:val="none" w:sz="0" w:space="0" w:color="auto"/>
                <w:left w:val="none" w:sz="0" w:space="0" w:color="auto"/>
                <w:bottom w:val="none" w:sz="0" w:space="0" w:color="auto"/>
                <w:right w:val="none" w:sz="0" w:space="0" w:color="auto"/>
              </w:divBdr>
            </w:div>
            <w:div w:id="1030913865">
              <w:marLeft w:val="0"/>
              <w:marRight w:val="0"/>
              <w:marTop w:val="0"/>
              <w:marBottom w:val="0"/>
              <w:divBdr>
                <w:top w:val="none" w:sz="0" w:space="0" w:color="auto"/>
                <w:left w:val="none" w:sz="0" w:space="0" w:color="auto"/>
                <w:bottom w:val="none" w:sz="0" w:space="0" w:color="auto"/>
                <w:right w:val="none" w:sz="0" w:space="0" w:color="auto"/>
              </w:divBdr>
            </w:div>
            <w:div w:id="1813592692">
              <w:marLeft w:val="0"/>
              <w:marRight w:val="0"/>
              <w:marTop w:val="0"/>
              <w:marBottom w:val="0"/>
              <w:divBdr>
                <w:top w:val="none" w:sz="0" w:space="0" w:color="auto"/>
                <w:left w:val="none" w:sz="0" w:space="0" w:color="auto"/>
                <w:bottom w:val="none" w:sz="0" w:space="0" w:color="auto"/>
                <w:right w:val="none" w:sz="0" w:space="0" w:color="auto"/>
              </w:divBdr>
              <w:divsChild>
                <w:div w:id="785462973">
                  <w:marLeft w:val="0"/>
                  <w:marRight w:val="0"/>
                  <w:marTop w:val="0"/>
                  <w:marBottom w:val="0"/>
                  <w:divBdr>
                    <w:top w:val="none" w:sz="0" w:space="0" w:color="auto"/>
                    <w:left w:val="none" w:sz="0" w:space="0" w:color="auto"/>
                    <w:bottom w:val="none" w:sz="0" w:space="0" w:color="auto"/>
                    <w:right w:val="none" w:sz="0" w:space="0" w:color="auto"/>
                  </w:divBdr>
                </w:div>
                <w:div w:id="2093971438">
                  <w:marLeft w:val="0"/>
                  <w:marRight w:val="0"/>
                  <w:marTop w:val="0"/>
                  <w:marBottom w:val="0"/>
                  <w:divBdr>
                    <w:top w:val="none" w:sz="0" w:space="0" w:color="auto"/>
                    <w:left w:val="none" w:sz="0" w:space="0" w:color="auto"/>
                    <w:bottom w:val="none" w:sz="0" w:space="0" w:color="auto"/>
                    <w:right w:val="none" w:sz="0" w:space="0" w:color="auto"/>
                  </w:divBdr>
                </w:div>
                <w:div w:id="11881205">
                  <w:marLeft w:val="0"/>
                  <w:marRight w:val="0"/>
                  <w:marTop w:val="0"/>
                  <w:marBottom w:val="0"/>
                  <w:divBdr>
                    <w:top w:val="none" w:sz="0" w:space="0" w:color="auto"/>
                    <w:left w:val="none" w:sz="0" w:space="0" w:color="auto"/>
                    <w:bottom w:val="none" w:sz="0" w:space="0" w:color="auto"/>
                    <w:right w:val="none" w:sz="0" w:space="0" w:color="auto"/>
                  </w:divBdr>
                </w:div>
                <w:div w:id="1089933393">
                  <w:marLeft w:val="0"/>
                  <w:marRight w:val="0"/>
                  <w:marTop w:val="0"/>
                  <w:marBottom w:val="0"/>
                  <w:divBdr>
                    <w:top w:val="none" w:sz="0" w:space="0" w:color="auto"/>
                    <w:left w:val="none" w:sz="0" w:space="0" w:color="auto"/>
                    <w:bottom w:val="none" w:sz="0" w:space="0" w:color="auto"/>
                    <w:right w:val="none" w:sz="0" w:space="0" w:color="auto"/>
                  </w:divBdr>
                </w:div>
              </w:divsChild>
            </w:div>
            <w:div w:id="365177376">
              <w:marLeft w:val="0"/>
              <w:marRight w:val="0"/>
              <w:marTop w:val="0"/>
              <w:marBottom w:val="0"/>
              <w:divBdr>
                <w:top w:val="none" w:sz="0" w:space="0" w:color="auto"/>
                <w:left w:val="none" w:sz="0" w:space="0" w:color="auto"/>
                <w:bottom w:val="none" w:sz="0" w:space="0" w:color="auto"/>
                <w:right w:val="none" w:sz="0" w:space="0" w:color="auto"/>
              </w:divBdr>
            </w:div>
            <w:div w:id="420952182">
              <w:marLeft w:val="0"/>
              <w:marRight w:val="0"/>
              <w:marTop w:val="0"/>
              <w:marBottom w:val="0"/>
              <w:divBdr>
                <w:top w:val="none" w:sz="0" w:space="0" w:color="auto"/>
                <w:left w:val="none" w:sz="0" w:space="0" w:color="auto"/>
                <w:bottom w:val="none" w:sz="0" w:space="0" w:color="auto"/>
                <w:right w:val="none" w:sz="0" w:space="0" w:color="auto"/>
              </w:divBdr>
            </w:div>
            <w:div w:id="306470474">
              <w:marLeft w:val="0"/>
              <w:marRight w:val="0"/>
              <w:marTop w:val="0"/>
              <w:marBottom w:val="0"/>
              <w:divBdr>
                <w:top w:val="none" w:sz="0" w:space="0" w:color="auto"/>
                <w:left w:val="none" w:sz="0" w:space="0" w:color="auto"/>
                <w:bottom w:val="none" w:sz="0" w:space="0" w:color="auto"/>
                <w:right w:val="none" w:sz="0" w:space="0" w:color="auto"/>
              </w:divBdr>
            </w:div>
            <w:div w:id="1663197546">
              <w:marLeft w:val="0"/>
              <w:marRight w:val="0"/>
              <w:marTop w:val="0"/>
              <w:marBottom w:val="0"/>
              <w:divBdr>
                <w:top w:val="none" w:sz="0" w:space="0" w:color="auto"/>
                <w:left w:val="none" w:sz="0" w:space="0" w:color="auto"/>
                <w:bottom w:val="none" w:sz="0" w:space="0" w:color="auto"/>
                <w:right w:val="none" w:sz="0" w:space="0" w:color="auto"/>
              </w:divBdr>
            </w:div>
            <w:div w:id="1277982085">
              <w:marLeft w:val="0"/>
              <w:marRight w:val="0"/>
              <w:marTop w:val="0"/>
              <w:marBottom w:val="0"/>
              <w:divBdr>
                <w:top w:val="none" w:sz="0" w:space="0" w:color="auto"/>
                <w:left w:val="none" w:sz="0" w:space="0" w:color="auto"/>
                <w:bottom w:val="none" w:sz="0" w:space="0" w:color="auto"/>
                <w:right w:val="none" w:sz="0" w:space="0" w:color="auto"/>
              </w:divBdr>
            </w:div>
            <w:div w:id="732850531">
              <w:marLeft w:val="0"/>
              <w:marRight w:val="0"/>
              <w:marTop w:val="0"/>
              <w:marBottom w:val="0"/>
              <w:divBdr>
                <w:top w:val="none" w:sz="0" w:space="0" w:color="auto"/>
                <w:left w:val="none" w:sz="0" w:space="0" w:color="auto"/>
                <w:bottom w:val="none" w:sz="0" w:space="0" w:color="auto"/>
                <w:right w:val="none" w:sz="0" w:space="0" w:color="auto"/>
              </w:divBdr>
            </w:div>
            <w:div w:id="568656549">
              <w:marLeft w:val="0"/>
              <w:marRight w:val="0"/>
              <w:marTop w:val="0"/>
              <w:marBottom w:val="0"/>
              <w:divBdr>
                <w:top w:val="none" w:sz="0" w:space="0" w:color="auto"/>
                <w:left w:val="none" w:sz="0" w:space="0" w:color="auto"/>
                <w:bottom w:val="none" w:sz="0" w:space="0" w:color="auto"/>
                <w:right w:val="none" w:sz="0" w:space="0" w:color="auto"/>
              </w:divBdr>
            </w:div>
            <w:div w:id="1815413506">
              <w:marLeft w:val="0"/>
              <w:marRight w:val="0"/>
              <w:marTop w:val="0"/>
              <w:marBottom w:val="0"/>
              <w:divBdr>
                <w:top w:val="none" w:sz="0" w:space="0" w:color="auto"/>
                <w:left w:val="none" w:sz="0" w:space="0" w:color="auto"/>
                <w:bottom w:val="none" w:sz="0" w:space="0" w:color="auto"/>
                <w:right w:val="none" w:sz="0" w:space="0" w:color="auto"/>
              </w:divBdr>
            </w:div>
            <w:div w:id="1538158115">
              <w:marLeft w:val="0"/>
              <w:marRight w:val="0"/>
              <w:marTop w:val="0"/>
              <w:marBottom w:val="0"/>
              <w:divBdr>
                <w:top w:val="none" w:sz="0" w:space="0" w:color="auto"/>
                <w:left w:val="none" w:sz="0" w:space="0" w:color="auto"/>
                <w:bottom w:val="none" w:sz="0" w:space="0" w:color="auto"/>
                <w:right w:val="none" w:sz="0" w:space="0" w:color="auto"/>
              </w:divBdr>
            </w:div>
            <w:div w:id="1326516347">
              <w:marLeft w:val="0"/>
              <w:marRight w:val="0"/>
              <w:marTop w:val="0"/>
              <w:marBottom w:val="0"/>
              <w:divBdr>
                <w:top w:val="none" w:sz="0" w:space="0" w:color="auto"/>
                <w:left w:val="none" w:sz="0" w:space="0" w:color="auto"/>
                <w:bottom w:val="none" w:sz="0" w:space="0" w:color="auto"/>
                <w:right w:val="none" w:sz="0" w:space="0" w:color="auto"/>
              </w:divBdr>
            </w:div>
            <w:div w:id="1496263019">
              <w:marLeft w:val="0"/>
              <w:marRight w:val="0"/>
              <w:marTop w:val="0"/>
              <w:marBottom w:val="0"/>
              <w:divBdr>
                <w:top w:val="none" w:sz="0" w:space="0" w:color="auto"/>
                <w:left w:val="none" w:sz="0" w:space="0" w:color="auto"/>
                <w:bottom w:val="none" w:sz="0" w:space="0" w:color="auto"/>
                <w:right w:val="none" w:sz="0" w:space="0" w:color="auto"/>
              </w:divBdr>
            </w:div>
            <w:div w:id="172648524">
              <w:marLeft w:val="0"/>
              <w:marRight w:val="0"/>
              <w:marTop w:val="0"/>
              <w:marBottom w:val="0"/>
              <w:divBdr>
                <w:top w:val="none" w:sz="0" w:space="0" w:color="auto"/>
                <w:left w:val="none" w:sz="0" w:space="0" w:color="auto"/>
                <w:bottom w:val="none" w:sz="0" w:space="0" w:color="auto"/>
                <w:right w:val="none" w:sz="0" w:space="0" w:color="auto"/>
              </w:divBdr>
            </w:div>
            <w:div w:id="1168322095">
              <w:marLeft w:val="0"/>
              <w:marRight w:val="0"/>
              <w:marTop w:val="0"/>
              <w:marBottom w:val="0"/>
              <w:divBdr>
                <w:top w:val="none" w:sz="0" w:space="0" w:color="auto"/>
                <w:left w:val="none" w:sz="0" w:space="0" w:color="auto"/>
                <w:bottom w:val="none" w:sz="0" w:space="0" w:color="auto"/>
                <w:right w:val="none" w:sz="0" w:space="0" w:color="auto"/>
              </w:divBdr>
            </w:div>
            <w:div w:id="1550413598">
              <w:marLeft w:val="0"/>
              <w:marRight w:val="0"/>
              <w:marTop w:val="360"/>
              <w:marBottom w:val="0"/>
              <w:divBdr>
                <w:top w:val="single" w:sz="6" w:space="0" w:color="auto"/>
                <w:left w:val="single" w:sz="6" w:space="0" w:color="auto"/>
                <w:bottom w:val="single" w:sz="6" w:space="0" w:color="auto"/>
                <w:right w:val="single" w:sz="6" w:space="0" w:color="auto"/>
              </w:divBdr>
            </w:div>
            <w:div w:id="11228033">
              <w:marLeft w:val="0"/>
              <w:marRight w:val="0"/>
              <w:marTop w:val="0"/>
              <w:marBottom w:val="0"/>
              <w:divBdr>
                <w:top w:val="none" w:sz="0" w:space="0" w:color="auto"/>
                <w:left w:val="none" w:sz="0" w:space="0" w:color="auto"/>
                <w:bottom w:val="none" w:sz="0" w:space="0" w:color="auto"/>
                <w:right w:val="none" w:sz="0" w:space="0" w:color="auto"/>
              </w:divBdr>
            </w:div>
            <w:div w:id="589965884">
              <w:marLeft w:val="0"/>
              <w:marRight w:val="0"/>
              <w:marTop w:val="0"/>
              <w:marBottom w:val="0"/>
              <w:divBdr>
                <w:top w:val="none" w:sz="0" w:space="0" w:color="auto"/>
                <w:left w:val="none" w:sz="0" w:space="0" w:color="auto"/>
                <w:bottom w:val="none" w:sz="0" w:space="0" w:color="auto"/>
                <w:right w:val="none" w:sz="0" w:space="0" w:color="auto"/>
              </w:divBdr>
            </w:div>
            <w:div w:id="1189373543">
              <w:marLeft w:val="0"/>
              <w:marRight w:val="0"/>
              <w:marTop w:val="0"/>
              <w:marBottom w:val="0"/>
              <w:divBdr>
                <w:top w:val="none" w:sz="0" w:space="0" w:color="auto"/>
                <w:left w:val="none" w:sz="0" w:space="0" w:color="auto"/>
                <w:bottom w:val="none" w:sz="0" w:space="0" w:color="auto"/>
                <w:right w:val="none" w:sz="0" w:space="0" w:color="auto"/>
              </w:divBdr>
            </w:div>
            <w:div w:id="860825846">
              <w:marLeft w:val="0"/>
              <w:marRight w:val="0"/>
              <w:marTop w:val="0"/>
              <w:marBottom w:val="0"/>
              <w:divBdr>
                <w:top w:val="none" w:sz="0" w:space="0" w:color="auto"/>
                <w:left w:val="none" w:sz="0" w:space="0" w:color="auto"/>
                <w:bottom w:val="none" w:sz="0" w:space="0" w:color="auto"/>
                <w:right w:val="none" w:sz="0" w:space="0" w:color="auto"/>
              </w:divBdr>
            </w:div>
            <w:div w:id="90667357">
              <w:marLeft w:val="0"/>
              <w:marRight w:val="0"/>
              <w:marTop w:val="0"/>
              <w:marBottom w:val="0"/>
              <w:divBdr>
                <w:top w:val="none" w:sz="0" w:space="0" w:color="auto"/>
                <w:left w:val="none" w:sz="0" w:space="0" w:color="auto"/>
                <w:bottom w:val="none" w:sz="0" w:space="0" w:color="auto"/>
                <w:right w:val="none" w:sz="0" w:space="0" w:color="auto"/>
              </w:divBdr>
            </w:div>
            <w:div w:id="414133345">
              <w:marLeft w:val="0"/>
              <w:marRight w:val="0"/>
              <w:marTop w:val="0"/>
              <w:marBottom w:val="0"/>
              <w:divBdr>
                <w:top w:val="none" w:sz="0" w:space="0" w:color="auto"/>
                <w:left w:val="none" w:sz="0" w:space="0" w:color="auto"/>
                <w:bottom w:val="none" w:sz="0" w:space="0" w:color="auto"/>
                <w:right w:val="none" w:sz="0" w:space="0" w:color="auto"/>
              </w:divBdr>
            </w:div>
            <w:div w:id="302542962">
              <w:marLeft w:val="0"/>
              <w:marRight w:val="0"/>
              <w:marTop w:val="0"/>
              <w:marBottom w:val="0"/>
              <w:divBdr>
                <w:top w:val="none" w:sz="0" w:space="0" w:color="auto"/>
                <w:left w:val="none" w:sz="0" w:space="0" w:color="auto"/>
                <w:bottom w:val="none" w:sz="0" w:space="0" w:color="auto"/>
                <w:right w:val="none" w:sz="0" w:space="0" w:color="auto"/>
              </w:divBdr>
            </w:div>
            <w:div w:id="1630623929">
              <w:marLeft w:val="0"/>
              <w:marRight w:val="0"/>
              <w:marTop w:val="0"/>
              <w:marBottom w:val="0"/>
              <w:divBdr>
                <w:top w:val="none" w:sz="0" w:space="0" w:color="auto"/>
                <w:left w:val="none" w:sz="0" w:space="0" w:color="auto"/>
                <w:bottom w:val="none" w:sz="0" w:space="0" w:color="auto"/>
                <w:right w:val="none" w:sz="0" w:space="0" w:color="auto"/>
              </w:divBdr>
            </w:div>
            <w:div w:id="1352680682">
              <w:marLeft w:val="0"/>
              <w:marRight w:val="0"/>
              <w:marTop w:val="0"/>
              <w:marBottom w:val="0"/>
              <w:divBdr>
                <w:top w:val="none" w:sz="0" w:space="0" w:color="auto"/>
                <w:left w:val="none" w:sz="0" w:space="0" w:color="auto"/>
                <w:bottom w:val="none" w:sz="0" w:space="0" w:color="auto"/>
                <w:right w:val="none" w:sz="0" w:space="0" w:color="auto"/>
              </w:divBdr>
            </w:div>
            <w:div w:id="1384519393">
              <w:marLeft w:val="0"/>
              <w:marRight w:val="0"/>
              <w:marTop w:val="0"/>
              <w:marBottom w:val="0"/>
              <w:divBdr>
                <w:top w:val="none" w:sz="0" w:space="0" w:color="auto"/>
                <w:left w:val="none" w:sz="0" w:space="0" w:color="auto"/>
                <w:bottom w:val="none" w:sz="0" w:space="0" w:color="auto"/>
                <w:right w:val="none" w:sz="0" w:space="0" w:color="auto"/>
              </w:divBdr>
            </w:div>
            <w:div w:id="1194684643">
              <w:marLeft w:val="0"/>
              <w:marRight w:val="0"/>
              <w:marTop w:val="0"/>
              <w:marBottom w:val="0"/>
              <w:divBdr>
                <w:top w:val="none" w:sz="0" w:space="0" w:color="auto"/>
                <w:left w:val="none" w:sz="0" w:space="0" w:color="auto"/>
                <w:bottom w:val="none" w:sz="0" w:space="0" w:color="auto"/>
                <w:right w:val="none" w:sz="0" w:space="0" w:color="auto"/>
              </w:divBdr>
            </w:div>
            <w:div w:id="1304040997">
              <w:marLeft w:val="0"/>
              <w:marRight w:val="0"/>
              <w:marTop w:val="0"/>
              <w:marBottom w:val="0"/>
              <w:divBdr>
                <w:top w:val="none" w:sz="0" w:space="0" w:color="auto"/>
                <w:left w:val="none" w:sz="0" w:space="0" w:color="auto"/>
                <w:bottom w:val="none" w:sz="0" w:space="0" w:color="auto"/>
                <w:right w:val="none" w:sz="0" w:space="0" w:color="auto"/>
              </w:divBdr>
            </w:div>
            <w:div w:id="573900708">
              <w:marLeft w:val="0"/>
              <w:marRight w:val="0"/>
              <w:marTop w:val="360"/>
              <w:marBottom w:val="0"/>
              <w:divBdr>
                <w:top w:val="single" w:sz="6" w:space="0" w:color="auto"/>
                <w:left w:val="single" w:sz="6" w:space="0" w:color="auto"/>
                <w:bottom w:val="single" w:sz="6" w:space="0" w:color="auto"/>
                <w:right w:val="single" w:sz="6" w:space="0" w:color="auto"/>
              </w:divBdr>
            </w:div>
            <w:div w:id="931595129">
              <w:marLeft w:val="0"/>
              <w:marRight w:val="0"/>
              <w:marTop w:val="0"/>
              <w:marBottom w:val="0"/>
              <w:divBdr>
                <w:top w:val="none" w:sz="0" w:space="0" w:color="auto"/>
                <w:left w:val="none" w:sz="0" w:space="0" w:color="auto"/>
                <w:bottom w:val="none" w:sz="0" w:space="0" w:color="auto"/>
                <w:right w:val="none" w:sz="0" w:space="0" w:color="auto"/>
              </w:divBdr>
            </w:div>
            <w:div w:id="1285037152">
              <w:marLeft w:val="0"/>
              <w:marRight w:val="0"/>
              <w:marTop w:val="0"/>
              <w:marBottom w:val="0"/>
              <w:divBdr>
                <w:top w:val="none" w:sz="0" w:space="0" w:color="auto"/>
                <w:left w:val="none" w:sz="0" w:space="0" w:color="auto"/>
                <w:bottom w:val="none" w:sz="0" w:space="0" w:color="auto"/>
                <w:right w:val="none" w:sz="0" w:space="0" w:color="auto"/>
              </w:divBdr>
            </w:div>
            <w:div w:id="589193519">
              <w:marLeft w:val="0"/>
              <w:marRight w:val="0"/>
              <w:marTop w:val="0"/>
              <w:marBottom w:val="0"/>
              <w:divBdr>
                <w:top w:val="none" w:sz="0" w:space="0" w:color="auto"/>
                <w:left w:val="none" w:sz="0" w:space="0" w:color="auto"/>
                <w:bottom w:val="none" w:sz="0" w:space="0" w:color="auto"/>
                <w:right w:val="none" w:sz="0" w:space="0" w:color="auto"/>
              </w:divBdr>
            </w:div>
            <w:div w:id="2092389811">
              <w:marLeft w:val="0"/>
              <w:marRight w:val="0"/>
              <w:marTop w:val="0"/>
              <w:marBottom w:val="0"/>
              <w:divBdr>
                <w:top w:val="none" w:sz="0" w:space="0" w:color="auto"/>
                <w:left w:val="none" w:sz="0" w:space="0" w:color="auto"/>
                <w:bottom w:val="none" w:sz="0" w:space="0" w:color="auto"/>
                <w:right w:val="none" w:sz="0" w:space="0" w:color="auto"/>
              </w:divBdr>
            </w:div>
            <w:div w:id="1175874899">
              <w:marLeft w:val="0"/>
              <w:marRight w:val="0"/>
              <w:marTop w:val="0"/>
              <w:marBottom w:val="0"/>
              <w:divBdr>
                <w:top w:val="none" w:sz="0" w:space="0" w:color="auto"/>
                <w:left w:val="none" w:sz="0" w:space="0" w:color="auto"/>
                <w:bottom w:val="none" w:sz="0" w:space="0" w:color="auto"/>
                <w:right w:val="none" w:sz="0" w:space="0" w:color="auto"/>
              </w:divBdr>
            </w:div>
            <w:div w:id="936601412">
              <w:marLeft w:val="0"/>
              <w:marRight w:val="0"/>
              <w:marTop w:val="0"/>
              <w:marBottom w:val="0"/>
              <w:divBdr>
                <w:top w:val="none" w:sz="0" w:space="0" w:color="auto"/>
                <w:left w:val="none" w:sz="0" w:space="0" w:color="auto"/>
                <w:bottom w:val="none" w:sz="0" w:space="0" w:color="auto"/>
                <w:right w:val="none" w:sz="0" w:space="0" w:color="auto"/>
              </w:divBdr>
            </w:div>
            <w:div w:id="1024017786">
              <w:marLeft w:val="0"/>
              <w:marRight w:val="0"/>
              <w:marTop w:val="0"/>
              <w:marBottom w:val="0"/>
              <w:divBdr>
                <w:top w:val="none" w:sz="0" w:space="0" w:color="auto"/>
                <w:left w:val="none" w:sz="0" w:space="0" w:color="auto"/>
                <w:bottom w:val="none" w:sz="0" w:space="0" w:color="auto"/>
                <w:right w:val="none" w:sz="0" w:space="0" w:color="auto"/>
              </w:divBdr>
            </w:div>
            <w:div w:id="1972125764">
              <w:marLeft w:val="0"/>
              <w:marRight w:val="0"/>
              <w:marTop w:val="0"/>
              <w:marBottom w:val="0"/>
              <w:divBdr>
                <w:top w:val="none" w:sz="0" w:space="0" w:color="auto"/>
                <w:left w:val="none" w:sz="0" w:space="0" w:color="auto"/>
                <w:bottom w:val="none" w:sz="0" w:space="0" w:color="auto"/>
                <w:right w:val="none" w:sz="0" w:space="0" w:color="auto"/>
              </w:divBdr>
            </w:div>
            <w:div w:id="2088919801">
              <w:marLeft w:val="0"/>
              <w:marRight w:val="0"/>
              <w:marTop w:val="0"/>
              <w:marBottom w:val="0"/>
              <w:divBdr>
                <w:top w:val="none" w:sz="0" w:space="0" w:color="auto"/>
                <w:left w:val="none" w:sz="0" w:space="0" w:color="auto"/>
                <w:bottom w:val="none" w:sz="0" w:space="0" w:color="auto"/>
                <w:right w:val="none" w:sz="0" w:space="0" w:color="auto"/>
              </w:divBdr>
            </w:div>
            <w:div w:id="260919286">
              <w:marLeft w:val="0"/>
              <w:marRight w:val="0"/>
              <w:marTop w:val="0"/>
              <w:marBottom w:val="0"/>
              <w:divBdr>
                <w:top w:val="none" w:sz="0" w:space="0" w:color="auto"/>
                <w:left w:val="none" w:sz="0" w:space="0" w:color="auto"/>
                <w:bottom w:val="none" w:sz="0" w:space="0" w:color="auto"/>
                <w:right w:val="none" w:sz="0" w:space="0" w:color="auto"/>
              </w:divBdr>
            </w:div>
            <w:div w:id="798105418">
              <w:marLeft w:val="0"/>
              <w:marRight w:val="0"/>
              <w:marTop w:val="0"/>
              <w:marBottom w:val="0"/>
              <w:divBdr>
                <w:top w:val="none" w:sz="0" w:space="0" w:color="auto"/>
                <w:left w:val="none" w:sz="0" w:space="0" w:color="auto"/>
                <w:bottom w:val="none" w:sz="0" w:space="0" w:color="auto"/>
                <w:right w:val="none" w:sz="0" w:space="0" w:color="auto"/>
              </w:divBdr>
            </w:div>
            <w:div w:id="1576352377">
              <w:marLeft w:val="0"/>
              <w:marRight w:val="0"/>
              <w:marTop w:val="360"/>
              <w:marBottom w:val="0"/>
              <w:divBdr>
                <w:top w:val="single" w:sz="6" w:space="0" w:color="auto"/>
                <w:left w:val="single" w:sz="6" w:space="0" w:color="auto"/>
                <w:bottom w:val="single" w:sz="6" w:space="0" w:color="auto"/>
                <w:right w:val="single" w:sz="6" w:space="0" w:color="auto"/>
              </w:divBdr>
            </w:div>
            <w:div w:id="1006206352">
              <w:marLeft w:val="0"/>
              <w:marRight w:val="0"/>
              <w:marTop w:val="0"/>
              <w:marBottom w:val="0"/>
              <w:divBdr>
                <w:top w:val="none" w:sz="0" w:space="0" w:color="auto"/>
                <w:left w:val="none" w:sz="0" w:space="0" w:color="auto"/>
                <w:bottom w:val="none" w:sz="0" w:space="0" w:color="auto"/>
                <w:right w:val="none" w:sz="0" w:space="0" w:color="auto"/>
              </w:divBdr>
            </w:div>
            <w:div w:id="769665385">
              <w:marLeft w:val="0"/>
              <w:marRight w:val="0"/>
              <w:marTop w:val="0"/>
              <w:marBottom w:val="0"/>
              <w:divBdr>
                <w:top w:val="none" w:sz="0" w:space="0" w:color="auto"/>
                <w:left w:val="none" w:sz="0" w:space="0" w:color="auto"/>
                <w:bottom w:val="none" w:sz="0" w:space="0" w:color="auto"/>
                <w:right w:val="none" w:sz="0" w:space="0" w:color="auto"/>
              </w:divBdr>
            </w:div>
            <w:div w:id="648245670">
              <w:marLeft w:val="0"/>
              <w:marRight w:val="0"/>
              <w:marTop w:val="0"/>
              <w:marBottom w:val="0"/>
              <w:divBdr>
                <w:top w:val="none" w:sz="0" w:space="0" w:color="auto"/>
                <w:left w:val="none" w:sz="0" w:space="0" w:color="auto"/>
                <w:bottom w:val="none" w:sz="0" w:space="0" w:color="auto"/>
                <w:right w:val="none" w:sz="0" w:space="0" w:color="auto"/>
              </w:divBdr>
            </w:div>
            <w:div w:id="638266812">
              <w:marLeft w:val="0"/>
              <w:marRight w:val="0"/>
              <w:marTop w:val="0"/>
              <w:marBottom w:val="0"/>
              <w:divBdr>
                <w:top w:val="none" w:sz="0" w:space="0" w:color="auto"/>
                <w:left w:val="none" w:sz="0" w:space="0" w:color="auto"/>
                <w:bottom w:val="none" w:sz="0" w:space="0" w:color="auto"/>
                <w:right w:val="none" w:sz="0" w:space="0" w:color="auto"/>
              </w:divBdr>
            </w:div>
            <w:div w:id="570235325">
              <w:marLeft w:val="0"/>
              <w:marRight w:val="0"/>
              <w:marTop w:val="0"/>
              <w:marBottom w:val="0"/>
              <w:divBdr>
                <w:top w:val="none" w:sz="0" w:space="0" w:color="auto"/>
                <w:left w:val="none" w:sz="0" w:space="0" w:color="auto"/>
                <w:bottom w:val="none" w:sz="0" w:space="0" w:color="auto"/>
                <w:right w:val="none" w:sz="0" w:space="0" w:color="auto"/>
              </w:divBdr>
            </w:div>
            <w:div w:id="2032099799">
              <w:marLeft w:val="0"/>
              <w:marRight w:val="0"/>
              <w:marTop w:val="0"/>
              <w:marBottom w:val="0"/>
              <w:divBdr>
                <w:top w:val="none" w:sz="0" w:space="0" w:color="auto"/>
                <w:left w:val="none" w:sz="0" w:space="0" w:color="auto"/>
                <w:bottom w:val="none" w:sz="0" w:space="0" w:color="auto"/>
                <w:right w:val="none" w:sz="0" w:space="0" w:color="auto"/>
              </w:divBdr>
            </w:div>
            <w:div w:id="144319424">
              <w:marLeft w:val="0"/>
              <w:marRight w:val="0"/>
              <w:marTop w:val="0"/>
              <w:marBottom w:val="0"/>
              <w:divBdr>
                <w:top w:val="none" w:sz="0" w:space="0" w:color="auto"/>
                <w:left w:val="none" w:sz="0" w:space="0" w:color="auto"/>
                <w:bottom w:val="none" w:sz="0" w:space="0" w:color="auto"/>
                <w:right w:val="none" w:sz="0" w:space="0" w:color="auto"/>
              </w:divBdr>
            </w:div>
            <w:div w:id="150878927">
              <w:marLeft w:val="0"/>
              <w:marRight w:val="0"/>
              <w:marTop w:val="0"/>
              <w:marBottom w:val="0"/>
              <w:divBdr>
                <w:top w:val="none" w:sz="0" w:space="0" w:color="auto"/>
                <w:left w:val="none" w:sz="0" w:space="0" w:color="auto"/>
                <w:bottom w:val="none" w:sz="0" w:space="0" w:color="auto"/>
                <w:right w:val="none" w:sz="0" w:space="0" w:color="auto"/>
              </w:divBdr>
            </w:div>
            <w:div w:id="1058430753">
              <w:marLeft w:val="0"/>
              <w:marRight w:val="0"/>
              <w:marTop w:val="0"/>
              <w:marBottom w:val="0"/>
              <w:divBdr>
                <w:top w:val="none" w:sz="0" w:space="0" w:color="auto"/>
                <w:left w:val="none" w:sz="0" w:space="0" w:color="auto"/>
                <w:bottom w:val="none" w:sz="0" w:space="0" w:color="auto"/>
                <w:right w:val="none" w:sz="0" w:space="0" w:color="auto"/>
              </w:divBdr>
            </w:div>
            <w:div w:id="297146208">
              <w:marLeft w:val="0"/>
              <w:marRight w:val="0"/>
              <w:marTop w:val="0"/>
              <w:marBottom w:val="0"/>
              <w:divBdr>
                <w:top w:val="none" w:sz="0" w:space="0" w:color="auto"/>
                <w:left w:val="none" w:sz="0" w:space="0" w:color="auto"/>
                <w:bottom w:val="none" w:sz="0" w:space="0" w:color="auto"/>
                <w:right w:val="none" w:sz="0" w:space="0" w:color="auto"/>
              </w:divBdr>
            </w:div>
            <w:div w:id="991642188">
              <w:marLeft w:val="0"/>
              <w:marRight w:val="0"/>
              <w:marTop w:val="0"/>
              <w:marBottom w:val="0"/>
              <w:divBdr>
                <w:top w:val="none" w:sz="0" w:space="0" w:color="auto"/>
                <w:left w:val="none" w:sz="0" w:space="0" w:color="auto"/>
                <w:bottom w:val="none" w:sz="0" w:space="0" w:color="auto"/>
                <w:right w:val="none" w:sz="0" w:space="0" w:color="auto"/>
              </w:divBdr>
            </w:div>
            <w:div w:id="109739648">
              <w:marLeft w:val="0"/>
              <w:marRight w:val="0"/>
              <w:marTop w:val="0"/>
              <w:marBottom w:val="0"/>
              <w:divBdr>
                <w:top w:val="none" w:sz="0" w:space="0" w:color="auto"/>
                <w:left w:val="none" w:sz="0" w:space="0" w:color="auto"/>
                <w:bottom w:val="none" w:sz="0" w:space="0" w:color="auto"/>
                <w:right w:val="none" w:sz="0" w:space="0" w:color="auto"/>
              </w:divBdr>
            </w:div>
            <w:div w:id="307440439">
              <w:marLeft w:val="0"/>
              <w:marRight w:val="0"/>
              <w:marTop w:val="0"/>
              <w:marBottom w:val="0"/>
              <w:divBdr>
                <w:top w:val="none" w:sz="0" w:space="0" w:color="auto"/>
                <w:left w:val="none" w:sz="0" w:space="0" w:color="auto"/>
                <w:bottom w:val="none" w:sz="0" w:space="0" w:color="auto"/>
                <w:right w:val="none" w:sz="0" w:space="0" w:color="auto"/>
              </w:divBdr>
            </w:div>
            <w:div w:id="2120642762">
              <w:marLeft w:val="0"/>
              <w:marRight w:val="0"/>
              <w:marTop w:val="0"/>
              <w:marBottom w:val="0"/>
              <w:divBdr>
                <w:top w:val="none" w:sz="0" w:space="0" w:color="auto"/>
                <w:left w:val="none" w:sz="0" w:space="0" w:color="auto"/>
                <w:bottom w:val="none" w:sz="0" w:space="0" w:color="auto"/>
                <w:right w:val="none" w:sz="0" w:space="0" w:color="auto"/>
              </w:divBdr>
            </w:div>
            <w:div w:id="395011018">
              <w:marLeft w:val="0"/>
              <w:marRight w:val="0"/>
              <w:marTop w:val="0"/>
              <w:marBottom w:val="0"/>
              <w:divBdr>
                <w:top w:val="none" w:sz="0" w:space="0" w:color="auto"/>
                <w:left w:val="none" w:sz="0" w:space="0" w:color="auto"/>
                <w:bottom w:val="none" w:sz="0" w:space="0" w:color="auto"/>
                <w:right w:val="none" w:sz="0" w:space="0" w:color="auto"/>
              </w:divBdr>
            </w:div>
            <w:div w:id="1412779695">
              <w:marLeft w:val="0"/>
              <w:marRight w:val="0"/>
              <w:marTop w:val="0"/>
              <w:marBottom w:val="0"/>
              <w:divBdr>
                <w:top w:val="none" w:sz="0" w:space="0" w:color="auto"/>
                <w:left w:val="none" w:sz="0" w:space="0" w:color="auto"/>
                <w:bottom w:val="none" w:sz="0" w:space="0" w:color="auto"/>
                <w:right w:val="none" w:sz="0" w:space="0" w:color="auto"/>
              </w:divBdr>
            </w:div>
            <w:div w:id="942609540">
              <w:marLeft w:val="0"/>
              <w:marRight w:val="0"/>
              <w:marTop w:val="0"/>
              <w:marBottom w:val="0"/>
              <w:divBdr>
                <w:top w:val="none" w:sz="0" w:space="0" w:color="auto"/>
                <w:left w:val="none" w:sz="0" w:space="0" w:color="auto"/>
                <w:bottom w:val="none" w:sz="0" w:space="0" w:color="auto"/>
                <w:right w:val="none" w:sz="0" w:space="0" w:color="auto"/>
              </w:divBdr>
            </w:div>
            <w:div w:id="204408943">
              <w:marLeft w:val="0"/>
              <w:marRight w:val="0"/>
              <w:marTop w:val="0"/>
              <w:marBottom w:val="0"/>
              <w:divBdr>
                <w:top w:val="none" w:sz="0" w:space="0" w:color="auto"/>
                <w:left w:val="none" w:sz="0" w:space="0" w:color="auto"/>
                <w:bottom w:val="none" w:sz="0" w:space="0" w:color="auto"/>
                <w:right w:val="none" w:sz="0" w:space="0" w:color="auto"/>
              </w:divBdr>
            </w:div>
            <w:div w:id="233127831">
              <w:marLeft w:val="0"/>
              <w:marRight w:val="0"/>
              <w:marTop w:val="0"/>
              <w:marBottom w:val="0"/>
              <w:divBdr>
                <w:top w:val="none" w:sz="0" w:space="0" w:color="auto"/>
                <w:left w:val="none" w:sz="0" w:space="0" w:color="auto"/>
                <w:bottom w:val="none" w:sz="0" w:space="0" w:color="auto"/>
                <w:right w:val="none" w:sz="0" w:space="0" w:color="auto"/>
              </w:divBdr>
            </w:div>
            <w:div w:id="203373995">
              <w:marLeft w:val="0"/>
              <w:marRight w:val="0"/>
              <w:marTop w:val="0"/>
              <w:marBottom w:val="0"/>
              <w:divBdr>
                <w:top w:val="none" w:sz="0" w:space="0" w:color="auto"/>
                <w:left w:val="none" w:sz="0" w:space="0" w:color="auto"/>
                <w:bottom w:val="none" w:sz="0" w:space="0" w:color="auto"/>
                <w:right w:val="none" w:sz="0" w:space="0" w:color="auto"/>
              </w:divBdr>
            </w:div>
            <w:div w:id="1872693189">
              <w:marLeft w:val="0"/>
              <w:marRight w:val="0"/>
              <w:marTop w:val="0"/>
              <w:marBottom w:val="0"/>
              <w:divBdr>
                <w:top w:val="none" w:sz="0" w:space="0" w:color="auto"/>
                <w:left w:val="none" w:sz="0" w:space="0" w:color="auto"/>
                <w:bottom w:val="none" w:sz="0" w:space="0" w:color="auto"/>
                <w:right w:val="none" w:sz="0" w:space="0" w:color="auto"/>
              </w:divBdr>
            </w:div>
            <w:div w:id="215748960">
              <w:marLeft w:val="0"/>
              <w:marRight w:val="0"/>
              <w:marTop w:val="0"/>
              <w:marBottom w:val="0"/>
              <w:divBdr>
                <w:top w:val="none" w:sz="0" w:space="0" w:color="auto"/>
                <w:left w:val="none" w:sz="0" w:space="0" w:color="auto"/>
                <w:bottom w:val="none" w:sz="0" w:space="0" w:color="auto"/>
                <w:right w:val="none" w:sz="0" w:space="0" w:color="auto"/>
              </w:divBdr>
            </w:div>
            <w:div w:id="592862006">
              <w:marLeft w:val="0"/>
              <w:marRight w:val="0"/>
              <w:marTop w:val="0"/>
              <w:marBottom w:val="0"/>
              <w:divBdr>
                <w:top w:val="none" w:sz="0" w:space="0" w:color="auto"/>
                <w:left w:val="none" w:sz="0" w:space="0" w:color="auto"/>
                <w:bottom w:val="none" w:sz="0" w:space="0" w:color="auto"/>
                <w:right w:val="none" w:sz="0" w:space="0" w:color="auto"/>
              </w:divBdr>
            </w:div>
            <w:div w:id="1433625205">
              <w:marLeft w:val="0"/>
              <w:marRight w:val="0"/>
              <w:marTop w:val="0"/>
              <w:marBottom w:val="0"/>
              <w:divBdr>
                <w:top w:val="none" w:sz="0" w:space="0" w:color="auto"/>
                <w:left w:val="none" w:sz="0" w:space="0" w:color="auto"/>
                <w:bottom w:val="none" w:sz="0" w:space="0" w:color="auto"/>
                <w:right w:val="none" w:sz="0" w:space="0" w:color="auto"/>
              </w:divBdr>
            </w:div>
            <w:div w:id="1035696063">
              <w:marLeft w:val="0"/>
              <w:marRight w:val="0"/>
              <w:marTop w:val="0"/>
              <w:marBottom w:val="0"/>
              <w:divBdr>
                <w:top w:val="none" w:sz="0" w:space="0" w:color="auto"/>
                <w:left w:val="none" w:sz="0" w:space="0" w:color="auto"/>
                <w:bottom w:val="none" w:sz="0" w:space="0" w:color="auto"/>
                <w:right w:val="none" w:sz="0" w:space="0" w:color="auto"/>
              </w:divBdr>
            </w:div>
            <w:div w:id="70078187">
              <w:marLeft w:val="0"/>
              <w:marRight w:val="0"/>
              <w:marTop w:val="0"/>
              <w:marBottom w:val="0"/>
              <w:divBdr>
                <w:top w:val="none" w:sz="0" w:space="0" w:color="auto"/>
                <w:left w:val="none" w:sz="0" w:space="0" w:color="auto"/>
                <w:bottom w:val="none" w:sz="0" w:space="0" w:color="auto"/>
                <w:right w:val="none" w:sz="0" w:space="0" w:color="auto"/>
              </w:divBdr>
            </w:div>
            <w:div w:id="1073547806">
              <w:marLeft w:val="0"/>
              <w:marRight w:val="0"/>
              <w:marTop w:val="0"/>
              <w:marBottom w:val="0"/>
              <w:divBdr>
                <w:top w:val="none" w:sz="0" w:space="0" w:color="auto"/>
                <w:left w:val="none" w:sz="0" w:space="0" w:color="auto"/>
                <w:bottom w:val="none" w:sz="0" w:space="0" w:color="auto"/>
                <w:right w:val="none" w:sz="0" w:space="0" w:color="auto"/>
              </w:divBdr>
            </w:div>
            <w:div w:id="697778423">
              <w:marLeft w:val="0"/>
              <w:marRight w:val="0"/>
              <w:marTop w:val="0"/>
              <w:marBottom w:val="0"/>
              <w:divBdr>
                <w:top w:val="none" w:sz="0" w:space="0" w:color="auto"/>
                <w:left w:val="none" w:sz="0" w:space="0" w:color="auto"/>
                <w:bottom w:val="none" w:sz="0" w:space="0" w:color="auto"/>
                <w:right w:val="none" w:sz="0" w:space="0" w:color="auto"/>
              </w:divBdr>
            </w:div>
            <w:div w:id="1894778720">
              <w:marLeft w:val="0"/>
              <w:marRight w:val="0"/>
              <w:marTop w:val="0"/>
              <w:marBottom w:val="0"/>
              <w:divBdr>
                <w:top w:val="none" w:sz="0" w:space="0" w:color="auto"/>
                <w:left w:val="none" w:sz="0" w:space="0" w:color="auto"/>
                <w:bottom w:val="none" w:sz="0" w:space="0" w:color="auto"/>
                <w:right w:val="none" w:sz="0" w:space="0" w:color="auto"/>
              </w:divBdr>
            </w:div>
            <w:div w:id="118301831">
              <w:marLeft w:val="0"/>
              <w:marRight w:val="0"/>
              <w:marTop w:val="0"/>
              <w:marBottom w:val="0"/>
              <w:divBdr>
                <w:top w:val="none" w:sz="0" w:space="0" w:color="auto"/>
                <w:left w:val="none" w:sz="0" w:space="0" w:color="auto"/>
                <w:bottom w:val="none" w:sz="0" w:space="0" w:color="auto"/>
                <w:right w:val="none" w:sz="0" w:space="0" w:color="auto"/>
              </w:divBdr>
            </w:div>
            <w:div w:id="1819685005">
              <w:marLeft w:val="0"/>
              <w:marRight w:val="0"/>
              <w:marTop w:val="0"/>
              <w:marBottom w:val="0"/>
              <w:divBdr>
                <w:top w:val="none" w:sz="0" w:space="0" w:color="auto"/>
                <w:left w:val="none" w:sz="0" w:space="0" w:color="auto"/>
                <w:bottom w:val="none" w:sz="0" w:space="0" w:color="auto"/>
                <w:right w:val="none" w:sz="0" w:space="0" w:color="auto"/>
              </w:divBdr>
            </w:div>
            <w:div w:id="737364553">
              <w:marLeft w:val="0"/>
              <w:marRight w:val="0"/>
              <w:marTop w:val="0"/>
              <w:marBottom w:val="0"/>
              <w:divBdr>
                <w:top w:val="none" w:sz="0" w:space="0" w:color="auto"/>
                <w:left w:val="none" w:sz="0" w:space="0" w:color="auto"/>
                <w:bottom w:val="none" w:sz="0" w:space="0" w:color="auto"/>
                <w:right w:val="none" w:sz="0" w:space="0" w:color="auto"/>
              </w:divBdr>
            </w:div>
            <w:div w:id="1942953800">
              <w:marLeft w:val="0"/>
              <w:marRight w:val="0"/>
              <w:marTop w:val="0"/>
              <w:marBottom w:val="0"/>
              <w:divBdr>
                <w:top w:val="none" w:sz="0" w:space="0" w:color="auto"/>
                <w:left w:val="none" w:sz="0" w:space="0" w:color="auto"/>
                <w:bottom w:val="none" w:sz="0" w:space="0" w:color="auto"/>
                <w:right w:val="none" w:sz="0" w:space="0" w:color="auto"/>
              </w:divBdr>
            </w:div>
            <w:div w:id="306127209">
              <w:marLeft w:val="0"/>
              <w:marRight w:val="0"/>
              <w:marTop w:val="0"/>
              <w:marBottom w:val="0"/>
              <w:divBdr>
                <w:top w:val="none" w:sz="0" w:space="0" w:color="auto"/>
                <w:left w:val="none" w:sz="0" w:space="0" w:color="auto"/>
                <w:bottom w:val="none" w:sz="0" w:space="0" w:color="auto"/>
                <w:right w:val="none" w:sz="0" w:space="0" w:color="auto"/>
              </w:divBdr>
            </w:div>
            <w:div w:id="1504126577">
              <w:marLeft w:val="0"/>
              <w:marRight w:val="0"/>
              <w:marTop w:val="0"/>
              <w:marBottom w:val="0"/>
              <w:divBdr>
                <w:top w:val="none" w:sz="0" w:space="0" w:color="auto"/>
                <w:left w:val="none" w:sz="0" w:space="0" w:color="auto"/>
                <w:bottom w:val="none" w:sz="0" w:space="0" w:color="auto"/>
                <w:right w:val="none" w:sz="0" w:space="0" w:color="auto"/>
              </w:divBdr>
            </w:div>
            <w:div w:id="1156530451">
              <w:marLeft w:val="0"/>
              <w:marRight w:val="0"/>
              <w:marTop w:val="0"/>
              <w:marBottom w:val="0"/>
              <w:divBdr>
                <w:top w:val="none" w:sz="0" w:space="0" w:color="auto"/>
                <w:left w:val="none" w:sz="0" w:space="0" w:color="auto"/>
                <w:bottom w:val="none" w:sz="0" w:space="0" w:color="auto"/>
                <w:right w:val="none" w:sz="0" w:space="0" w:color="auto"/>
              </w:divBdr>
            </w:div>
            <w:div w:id="13001483">
              <w:marLeft w:val="0"/>
              <w:marRight w:val="0"/>
              <w:marTop w:val="0"/>
              <w:marBottom w:val="0"/>
              <w:divBdr>
                <w:top w:val="none" w:sz="0" w:space="0" w:color="auto"/>
                <w:left w:val="none" w:sz="0" w:space="0" w:color="auto"/>
                <w:bottom w:val="none" w:sz="0" w:space="0" w:color="auto"/>
                <w:right w:val="none" w:sz="0" w:space="0" w:color="auto"/>
              </w:divBdr>
            </w:div>
            <w:div w:id="1051539865">
              <w:marLeft w:val="0"/>
              <w:marRight w:val="0"/>
              <w:marTop w:val="0"/>
              <w:marBottom w:val="0"/>
              <w:divBdr>
                <w:top w:val="none" w:sz="0" w:space="0" w:color="auto"/>
                <w:left w:val="none" w:sz="0" w:space="0" w:color="auto"/>
                <w:bottom w:val="none" w:sz="0" w:space="0" w:color="auto"/>
                <w:right w:val="none" w:sz="0" w:space="0" w:color="auto"/>
              </w:divBdr>
            </w:div>
            <w:div w:id="1148278016">
              <w:marLeft w:val="0"/>
              <w:marRight w:val="0"/>
              <w:marTop w:val="0"/>
              <w:marBottom w:val="0"/>
              <w:divBdr>
                <w:top w:val="none" w:sz="0" w:space="0" w:color="auto"/>
                <w:left w:val="none" w:sz="0" w:space="0" w:color="auto"/>
                <w:bottom w:val="none" w:sz="0" w:space="0" w:color="auto"/>
                <w:right w:val="none" w:sz="0" w:space="0" w:color="auto"/>
              </w:divBdr>
            </w:div>
            <w:div w:id="1951080414">
              <w:marLeft w:val="0"/>
              <w:marRight w:val="0"/>
              <w:marTop w:val="0"/>
              <w:marBottom w:val="0"/>
              <w:divBdr>
                <w:top w:val="none" w:sz="0" w:space="0" w:color="auto"/>
                <w:left w:val="none" w:sz="0" w:space="0" w:color="auto"/>
                <w:bottom w:val="none" w:sz="0" w:space="0" w:color="auto"/>
                <w:right w:val="none" w:sz="0" w:space="0" w:color="auto"/>
              </w:divBdr>
            </w:div>
            <w:div w:id="719982056">
              <w:marLeft w:val="0"/>
              <w:marRight w:val="0"/>
              <w:marTop w:val="0"/>
              <w:marBottom w:val="0"/>
              <w:divBdr>
                <w:top w:val="none" w:sz="0" w:space="0" w:color="auto"/>
                <w:left w:val="none" w:sz="0" w:space="0" w:color="auto"/>
                <w:bottom w:val="none" w:sz="0" w:space="0" w:color="auto"/>
                <w:right w:val="none" w:sz="0" w:space="0" w:color="auto"/>
              </w:divBdr>
            </w:div>
            <w:div w:id="29764647">
              <w:marLeft w:val="0"/>
              <w:marRight w:val="0"/>
              <w:marTop w:val="0"/>
              <w:marBottom w:val="0"/>
              <w:divBdr>
                <w:top w:val="none" w:sz="0" w:space="0" w:color="auto"/>
                <w:left w:val="none" w:sz="0" w:space="0" w:color="auto"/>
                <w:bottom w:val="none" w:sz="0" w:space="0" w:color="auto"/>
                <w:right w:val="none" w:sz="0" w:space="0" w:color="auto"/>
              </w:divBdr>
            </w:div>
            <w:div w:id="1620213058">
              <w:marLeft w:val="0"/>
              <w:marRight w:val="0"/>
              <w:marTop w:val="0"/>
              <w:marBottom w:val="0"/>
              <w:divBdr>
                <w:top w:val="none" w:sz="0" w:space="0" w:color="auto"/>
                <w:left w:val="none" w:sz="0" w:space="0" w:color="auto"/>
                <w:bottom w:val="none" w:sz="0" w:space="0" w:color="auto"/>
                <w:right w:val="none" w:sz="0" w:space="0" w:color="auto"/>
              </w:divBdr>
            </w:div>
            <w:div w:id="1869372111">
              <w:marLeft w:val="0"/>
              <w:marRight w:val="0"/>
              <w:marTop w:val="0"/>
              <w:marBottom w:val="0"/>
              <w:divBdr>
                <w:top w:val="none" w:sz="0" w:space="0" w:color="auto"/>
                <w:left w:val="none" w:sz="0" w:space="0" w:color="auto"/>
                <w:bottom w:val="none" w:sz="0" w:space="0" w:color="auto"/>
                <w:right w:val="none" w:sz="0" w:space="0" w:color="auto"/>
              </w:divBdr>
            </w:div>
            <w:div w:id="1322463223">
              <w:marLeft w:val="0"/>
              <w:marRight w:val="0"/>
              <w:marTop w:val="0"/>
              <w:marBottom w:val="0"/>
              <w:divBdr>
                <w:top w:val="none" w:sz="0" w:space="0" w:color="auto"/>
                <w:left w:val="none" w:sz="0" w:space="0" w:color="auto"/>
                <w:bottom w:val="none" w:sz="0" w:space="0" w:color="auto"/>
                <w:right w:val="none" w:sz="0" w:space="0" w:color="auto"/>
              </w:divBdr>
            </w:div>
            <w:div w:id="744642886">
              <w:marLeft w:val="0"/>
              <w:marRight w:val="0"/>
              <w:marTop w:val="0"/>
              <w:marBottom w:val="0"/>
              <w:divBdr>
                <w:top w:val="none" w:sz="0" w:space="0" w:color="auto"/>
                <w:left w:val="none" w:sz="0" w:space="0" w:color="auto"/>
                <w:bottom w:val="none" w:sz="0" w:space="0" w:color="auto"/>
                <w:right w:val="none" w:sz="0" w:space="0" w:color="auto"/>
              </w:divBdr>
            </w:div>
            <w:div w:id="1740594212">
              <w:marLeft w:val="0"/>
              <w:marRight w:val="0"/>
              <w:marTop w:val="0"/>
              <w:marBottom w:val="0"/>
              <w:divBdr>
                <w:top w:val="none" w:sz="0" w:space="0" w:color="auto"/>
                <w:left w:val="none" w:sz="0" w:space="0" w:color="auto"/>
                <w:bottom w:val="none" w:sz="0" w:space="0" w:color="auto"/>
                <w:right w:val="none" w:sz="0" w:space="0" w:color="auto"/>
              </w:divBdr>
            </w:div>
            <w:div w:id="1711877833">
              <w:marLeft w:val="0"/>
              <w:marRight w:val="0"/>
              <w:marTop w:val="0"/>
              <w:marBottom w:val="0"/>
              <w:divBdr>
                <w:top w:val="none" w:sz="0" w:space="0" w:color="auto"/>
                <w:left w:val="none" w:sz="0" w:space="0" w:color="auto"/>
                <w:bottom w:val="none" w:sz="0" w:space="0" w:color="auto"/>
                <w:right w:val="none" w:sz="0" w:space="0" w:color="auto"/>
              </w:divBdr>
              <w:divsChild>
                <w:div w:id="2079741172">
                  <w:marLeft w:val="0"/>
                  <w:marRight w:val="0"/>
                  <w:marTop w:val="0"/>
                  <w:marBottom w:val="0"/>
                  <w:divBdr>
                    <w:top w:val="none" w:sz="0" w:space="0" w:color="auto"/>
                    <w:left w:val="none" w:sz="0" w:space="0" w:color="auto"/>
                    <w:bottom w:val="none" w:sz="0" w:space="0" w:color="auto"/>
                    <w:right w:val="none" w:sz="0" w:space="0" w:color="auto"/>
                  </w:divBdr>
                </w:div>
                <w:div w:id="1028679030">
                  <w:marLeft w:val="0"/>
                  <w:marRight w:val="0"/>
                  <w:marTop w:val="0"/>
                  <w:marBottom w:val="0"/>
                  <w:divBdr>
                    <w:top w:val="none" w:sz="0" w:space="0" w:color="auto"/>
                    <w:left w:val="none" w:sz="0" w:space="0" w:color="auto"/>
                    <w:bottom w:val="none" w:sz="0" w:space="0" w:color="auto"/>
                    <w:right w:val="none" w:sz="0" w:space="0" w:color="auto"/>
                  </w:divBdr>
                </w:div>
                <w:div w:id="192688939">
                  <w:marLeft w:val="0"/>
                  <w:marRight w:val="0"/>
                  <w:marTop w:val="0"/>
                  <w:marBottom w:val="0"/>
                  <w:divBdr>
                    <w:top w:val="none" w:sz="0" w:space="0" w:color="auto"/>
                    <w:left w:val="none" w:sz="0" w:space="0" w:color="auto"/>
                    <w:bottom w:val="none" w:sz="0" w:space="0" w:color="auto"/>
                    <w:right w:val="none" w:sz="0" w:space="0" w:color="auto"/>
                  </w:divBdr>
                </w:div>
                <w:div w:id="480317862">
                  <w:marLeft w:val="0"/>
                  <w:marRight w:val="0"/>
                  <w:marTop w:val="0"/>
                  <w:marBottom w:val="0"/>
                  <w:divBdr>
                    <w:top w:val="none" w:sz="0" w:space="0" w:color="auto"/>
                    <w:left w:val="none" w:sz="0" w:space="0" w:color="auto"/>
                    <w:bottom w:val="none" w:sz="0" w:space="0" w:color="auto"/>
                    <w:right w:val="none" w:sz="0" w:space="0" w:color="auto"/>
                  </w:divBdr>
                </w:div>
              </w:divsChild>
            </w:div>
            <w:div w:id="2113162649">
              <w:marLeft w:val="0"/>
              <w:marRight w:val="0"/>
              <w:marTop w:val="0"/>
              <w:marBottom w:val="0"/>
              <w:divBdr>
                <w:top w:val="none" w:sz="0" w:space="0" w:color="auto"/>
                <w:left w:val="none" w:sz="0" w:space="0" w:color="auto"/>
                <w:bottom w:val="none" w:sz="0" w:space="0" w:color="auto"/>
                <w:right w:val="none" w:sz="0" w:space="0" w:color="auto"/>
              </w:divBdr>
            </w:div>
            <w:div w:id="21131849">
              <w:marLeft w:val="0"/>
              <w:marRight w:val="0"/>
              <w:marTop w:val="0"/>
              <w:marBottom w:val="0"/>
              <w:divBdr>
                <w:top w:val="none" w:sz="0" w:space="0" w:color="auto"/>
                <w:left w:val="none" w:sz="0" w:space="0" w:color="auto"/>
                <w:bottom w:val="none" w:sz="0" w:space="0" w:color="auto"/>
                <w:right w:val="none" w:sz="0" w:space="0" w:color="auto"/>
              </w:divBdr>
            </w:div>
            <w:div w:id="2009165562">
              <w:marLeft w:val="0"/>
              <w:marRight w:val="0"/>
              <w:marTop w:val="0"/>
              <w:marBottom w:val="0"/>
              <w:divBdr>
                <w:top w:val="none" w:sz="0" w:space="0" w:color="auto"/>
                <w:left w:val="none" w:sz="0" w:space="0" w:color="auto"/>
                <w:bottom w:val="none" w:sz="0" w:space="0" w:color="auto"/>
                <w:right w:val="none" w:sz="0" w:space="0" w:color="auto"/>
              </w:divBdr>
            </w:div>
            <w:div w:id="332025712">
              <w:marLeft w:val="0"/>
              <w:marRight w:val="0"/>
              <w:marTop w:val="0"/>
              <w:marBottom w:val="0"/>
              <w:divBdr>
                <w:top w:val="none" w:sz="0" w:space="0" w:color="auto"/>
                <w:left w:val="none" w:sz="0" w:space="0" w:color="auto"/>
                <w:bottom w:val="none" w:sz="0" w:space="0" w:color="auto"/>
                <w:right w:val="none" w:sz="0" w:space="0" w:color="auto"/>
              </w:divBdr>
            </w:div>
            <w:div w:id="697661605">
              <w:marLeft w:val="0"/>
              <w:marRight w:val="0"/>
              <w:marTop w:val="0"/>
              <w:marBottom w:val="0"/>
              <w:divBdr>
                <w:top w:val="none" w:sz="0" w:space="0" w:color="auto"/>
                <w:left w:val="none" w:sz="0" w:space="0" w:color="auto"/>
                <w:bottom w:val="none" w:sz="0" w:space="0" w:color="auto"/>
                <w:right w:val="none" w:sz="0" w:space="0" w:color="auto"/>
              </w:divBdr>
            </w:div>
            <w:div w:id="1922374195">
              <w:marLeft w:val="0"/>
              <w:marRight w:val="0"/>
              <w:marTop w:val="0"/>
              <w:marBottom w:val="0"/>
              <w:divBdr>
                <w:top w:val="none" w:sz="0" w:space="0" w:color="auto"/>
                <w:left w:val="none" w:sz="0" w:space="0" w:color="auto"/>
                <w:bottom w:val="none" w:sz="0" w:space="0" w:color="auto"/>
                <w:right w:val="none" w:sz="0" w:space="0" w:color="auto"/>
              </w:divBdr>
            </w:div>
            <w:div w:id="776365142">
              <w:marLeft w:val="0"/>
              <w:marRight w:val="0"/>
              <w:marTop w:val="0"/>
              <w:marBottom w:val="0"/>
              <w:divBdr>
                <w:top w:val="none" w:sz="0" w:space="0" w:color="auto"/>
                <w:left w:val="none" w:sz="0" w:space="0" w:color="auto"/>
                <w:bottom w:val="none" w:sz="0" w:space="0" w:color="auto"/>
                <w:right w:val="none" w:sz="0" w:space="0" w:color="auto"/>
              </w:divBdr>
            </w:div>
            <w:div w:id="1587571381">
              <w:marLeft w:val="0"/>
              <w:marRight w:val="0"/>
              <w:marTop w:val="0"/>
              <w:marBottom w:val="0"/>
              <w:divBdr>
                <w:top w:val="none" w:sz="0" w:space="0" w:color="auto"/>
                <w:left w:val="none" w:sz="0" w:space="0" w:color="auto"/>
                <w:bottom w:val="none" w:sz="0" w:space="0" w:color="auto"/>
                <w:right w:val="none" w:sz="0" w:space="0" w:color="auto"/>
              </w:divBdr>
            </w:div>
            <w:div w:id="1507360575">
              <w:marLeft w:val="0"/>
              <w:marRight w:val="0"/>
              <w:marTop w:val="0"/>
              <w:marBottom w:val="0"/>
              <w:divBdr>
                <w:top w:val="none" w:sz="0" w:space="0" w:color="auto"/>
                <w:left w:val="none" w:sz="0" w:space="0" w:color="auto"/>
                <w:bottom w:val="none" w:sz="0" w:space="0" w:color="auto"/>
                <w:right w:val="none" w:sz="0" w:space="0" w:color="auto"/>
              </w:divBdr>
            </w:div>
            <w:div w:id="1026515841">
              <w:marLeft w:val="0"/>
              <w:marRight w:val="0"/>
              <w:marTop w:val="0"/>
              <w:marBottom w:val="0"/>
              <w:divBdr>
                <w:top w:val="none" w:sz="0" w:space="0" w:color="auto"/>
                <w:left w:val="none" w:sz="0" w:space="0" w:color="auto"/>
                <w:bottom w:val="none" w:sz="0" w:space="0" w:color="auto"/>
                <w:right w:val="none" w:sz="0" w:space="0" w:color="auto"/>
              </w:divBdr>
            </w:div>
            <w:div w:id="56242502">
              <w:marLeft w:val="0"/>
              <w:marRight w:val="0"/>
              <w:marTop w:val="0"/>
              <w:marBottom w:val="0"/>
              <w:divBdr>
                <w:top w:val="none" w:sz="0" w:space="0" w:color="auto"/>
                <w:left w:val="none" w:sz="0" w:space="0" w:color="auto"/>
                <w:bottom w:val="none" w:sz="0" w:space="0" w:color="auto"/>
                <w:right w:val="none" w:sz="0" w:space="0" w:color="auto"/>
              </w:divBdr>
            </w:div>
            <w:div w:id="1785036776">
              <w:marLeft w:val="0"/>
              <w:marRight w:val="0"/>
              <w:marTop w:val="0"/>
              <w:marBottom w:val="0"/>
              <w:divBdr>
                <w:top w:val="none" w:sz="0" w:space="0" w:color="auto"/>
                <w:left w:val="none" w:sz="0" w:space="0" w:color="auto"/>
                <w:bottom w:val="none" w:sz="0" w:space="0" w:color="auto"/>
                <w:right w:val="none" w:sz="0" w:space="0" w:color="auto"/>
              </w:divBdr>
            </w:div>
            <w:div w:id="70658486">
              <w:marLeft w:val="0"/>
              <w:marRight w:val="0"/>
              <w:marTop w:val="0"/>
              <w:marBottom w:val="0"/>
              <w:divBdr>
                <w:top w:val="none" w:sz="0" w:space="0" w:color="auto"/>
                <w:left w:val="none" w:sz="0" w:space="0" w:color="auto"/>
                <w:bottom w:val="none" w:sz="0" w:space="0" w:color="auto"/>
                <w:right w:val="none" w:sz="0" w:space="0" w:color="auto"/>
              </w:divBdr>
            </w:div>
            <w:div w:id="950167254">
              <w:marLeft w:val="0"/>
              <w:marRight w:val="0"/>
              <w:marTop w:val="0"/>
              <w:marBottom w:val="0"/>
              <w:divBdr>
                <w:top w:val="none" w:sz="0" w:space="0" w:color="auto"/>
                <w:left w:val="none" w:sz="0" w:space="0" w:color="auto"/>
                <w:bottom w:val="none" w:sz="0" w:space="0" w:color="auto"/>
                <w:right w:val="none" w:sz="0" w:space="0" w:color="auto"/>
              </w:divBdr>
            </w:div>
            <w:div w:id="1172991119">
              <w:marLeft w:val="0"/>
              <w:marRight w:val="0"/>
              <w:marTop w:val="0"/>
              <w:marBottom w:val="0"/>
              <w:divBdr>
                <w:top w:val="none" w:sz="0" w:space="0" w:color="auto"/>
                <w:left w:val="none" w:sz="0" w:space="0" w:color="auto"/>
                <w:bottom w:val="none" w:sz="0" w:space="0" w:color="auto"/>
                <w:right w:val="none" w:sz="0" w:space="0" w:color="auto"/>
              </w:divBdr>
            </w:div>
            <w:div w:id="1442140084">
              <w:marLeft w:val="0"/>
              <w:marRight w:val="0"/>
              <w:marTop w:val="0"/>
              <w:marBottom w:val="0"/>
              <w:divBdr>
                <w:top w:val="none" w:sz="0" w:space="0" w:color="auto"/>
                <w:left w:val="none" w:sz="0" w:space="0" w:color="auto"/>
                <w:bottom w:val="none" w:sz="0" w:space="0" w:color="auto"/>
                <w:right w:val="none" w:sz="0" w:space="0" w:color="auto"/>
              </w:divBdr>
            </w:div>
            <w:div w:id="1458448533">
              <w:marLeft w:val="0"/>
              <w:marRight w:val="0"/>
              <w:marTop w:val="0"/>
              <w:marBottom w:val="0"/>
              <w:divBdr>
                <w:top w:val="none" w:sz="0" w:space="0" w:color="auto"/>
                <w:left w:val="none" w:sz="0" w:space="0" w:color="auto"/>
                <w:bottom w:val="none" w:sz="0" w:space="0" w:color="auto"/>
                <w:right w:val="none" w:sz="0" w:space="0" w:color="auto"/>
              </w:divBdr>
            </w:div>
            <w:div w:id="1676836243">
              <w:marLeft w:val="0"/>
              <w:marRight w:val="0"/>
              <w:marTop w:val="0"/>
              <w:marBottom w:val="0"/>
              <w:divBdr>
                <w:top w:val="none" w:sz="0" w:space="0" w:color="auto"/>
                <w:left w:val="none" w:sz="0" w:space="0" w:color="auto"/>
                <w:bottom w:val="none" w:sz="0" w:space="0" w:color="auto"/>
                <w:right w:val="none" w:sz="0" w:space="0" w:color="auto"/>
              </w:divBdr>
            </w:div>
            <w:div w:id="518205818">
              <w:marLeft w:val="0"/>
              <w:marRight w:val="0"/>
              <w:marTop w:val="0"/>
              <w:marBottom w:val="0"/>
              <w:divBdr>
                <w:top w:val="none" w:sz="0" w:space="0" w:color="auto"/>
                <w:left w:val="none" w:sz="0" w:space="0" w:color="auto"/>
                <w:bottom w:val="none" w:sz="0" w:space="0" w:color="auto"/>
                <w:right w:val="none" w:sz="0" w:space="0" w:color="auto"/>
              </w:divBdr>
            </w:div>
            <w:div w:id="447239785">
              <w:marLeft w:val="0"/>
              <w:marRight w:val="0"/>
              <w:marTop w:val="0"/>
              <w:marBottom w:val="0"/>
              <w:divBdr>
                <w:top w:val="none" w:sz="0" w:space="0" w:color="auto"/>
                <w:left w:val="none" w:sz="0" w:space="0" w:color="auto"/>
                <w:bottom w:val="none" w:sz="0" w:space="0" w:color="auto"/>
                <w:right w:val="none" w:sz="0" w:space="0" w:color="auto"/>
              </w:divBdr>
            </w:div>
            <w:div w:id="530187336">
              <w:marLeft w:val="0"/>
              <w:marRight w:val="0"/>
              <w:marTop w:val="0"/>
              <w:marBottom w:val="0"/>
              <w:divBdr>
                <w:top w:val="none" w:sz="0" w:space="0" w:color="auto"/>
                <w:left w:val="none" w:sz="0" w:space="0" w:color="auto"/>
                <w:bottom w:val="none" w:sz="0" w:space="0" w:color="auto"/>
                <w:right w:val="none" w:sz="0" w:space="0" w:color="auto"/>
              </w:divBdr>
            </w:div>
            <w:div w:id="1248032094">
              <w:marLeft w:val="0"/>
              <w:marRight w:val="0"/>
              <w:marTop w:val="0"/>
              <w:marBottom w:val="0"/>
              <w:divBdr>
                <w:top w:val="none" w:sz="0" w:space="0" w:color="auto"/>
                <w:left w:val="none" w:sz="0" w:space="0" w:color="auto"/>
                <w:bottom w:val="none" w:sz="0" w:space="0" w:color="auto"/>
                <w:right w:val="none" w:sz="0" w:space="0" w:color="auto"/>
              </w:divBdr>
            </w:div>
            <w:div w:id="918517098">
              <w:marLeft w:val="0"/>
              <w:marRight w:val="0"/>
              <w:marTop w:val="0"/>
              <w:marBottom w:val="0"/>
              <w:divBdr>
                <w:top w:val="none" w:sz="0" w:space="0" w:color="auto"/>
                <w:left w:val="none" w:sz="0" w:space="0" w:color="auto"/>
                <w:bottom w:val="none" w:sz="0" w:space="0" w:color="auto"/>
                <w:right w:val="none" w:sz="0" w:space="0" w:color="auto"/>
              </w:divBdr>
            </w:div>
            <w:div w:id="378435494">
              <w:marLeft w:val="0"/>
              <w:marRight w:val="0"/>
              <w:marTop w:val="0"/>
              <w:marBottom w:val="0"/>
              <w:divBdr>
                <w:top w:val="none" w:sz="0" w:space="0" w:color="auto"/>
                <w:left w:val="none" w:sz="0" w:space="0" w:color="auto"/>
                <w:bottom w:val="none" w:sz="0" w:space="0" w:color="auto"/>
                <w:right w:val="none" w:sz="0" w:space="0" w:color="auto"/>
              </w:divBdr>
            </w:div>
            <w:div w:id="1500001220">
              <w:marLeft w:val="0"/>
              <w:marRight w:val="0"/>
              <w:marTop w:val="0"/>
              <w:marBottom w:val="0"/>
              <w:divBdr>
                <w:top w:val="none" w:sz="0" w:space="0" w:color="auto"/>
                <w:left w:val="none" w:sz="0" w:space="0" w:color="auto"/>
                <w:bottom w:val="none" w:sz="0" w:space="0" w:color="auto"/>
                <w:right w:val="none" w:sz="0" w:space="0" w:color="auto"/>
              </w:divBdr>
            </w:div>
            <w:div w:id="2049988141">
              <w:marLeft w:val="0"/>
              <w:marRight w:val="0"/>
              <w:marTop w:val="0"/>
              <w:marBottom w:val="0"/>
              <w:divBdr>
                <w:top w:val="none" w:sz="0" w:space="0" w:color="auto"/>
                <w:left w:val="none" w:sz="0" w:space="0" w:color="auto"/>
                <w:bottom w:val="none" w:sz="0" w:space="0" w:color="auto"/>
                <w:right w:val="none" w:sz="0" w:space="0" w:color="auto"/>
              </w:divBdr>
            </w:div>
            <w:div w:id="751588296">
              <w:marLeft w:val="0"/>
              <w:marRight w:val="0"/>
              <w:marTop w:val="0"/>
              <w:marBottom w:val="0"/>
              <w:divBdr>
                <w:top w:val="none" w:sz="0" w:space="0" w:color="auto"/>
                <w:left w:val="none" w:sz="0" w:space="0" w:color="auto"/>
                <w:bottom w:val="none" w:sz="0" w:space="0" w:color="auto"/>
                <w:right w:val="none" w:sz="0" w:space="0" w:color="auto"/>
              </w:divBdr>
            </w:div>
            <w:div w:id="1269967053">
              <w:marLeft w:val="0"/>
              <w:marRight w:val="0"/>
              <w:marTop w:val="0"/>
              <w:marBottom w:val="0"/>
              <w:divBdr>
                <w:top w:val="none" w:sz="0" w:space="0" w:color="auto"/>
                <w:left w:val="none" w:sz="0" w:space="0" w:color="auto"/>
                <w:bottom w:val="none" w:sz="0" w:space="0" w:color="auto"/>
                <w:right w:val="none" w:sz="0" w:space="0" w:color="auto"/>
              </w:divBdr>
            </w:div>
            <w:div w:id="1680695239">
              <w:marLeft w:val="0"/>
              <w:marRight w:val="0"/>
              <w:marTop w:val="0"/>
              <w:marBottom w:val="0"/>
              <w:divBdr>
                <w:top w:val="none" w:sz="0" w:space="0" w:color="auto"/>
                <w:left w:val="none" w:sz="0" w:space="0" w:color="auto"/>
                <w:bottom w:val="none" w:sz="0" w:space="0" w:color="auto"/>
                <w:right w:val="none" w:sz="0" w:space="0" w:color="auto"/>
              </w:divBdr>
            </w:div>
            <w:div w:id="69813407">
              <w:marLeft w:val="0"/>
              <w:marRight w:val="0"/>
              <w:marTop w:val="0"/>
              <w:marBottom w:val="0"/>
              <w:divBdr>
                <w:top w:val="none" w:sz="0" w:space="0" w:color="auto"/>
                <w:left w:val="none" w:sz="0" w:space="0" w:color="auto"/>
                <w:bottom w:val="none" w:sz="0" w:space="0" w:color="auto"/>
                <w:right w:val="none" w:sz="0" w:space="0" w:color="auto"/>
              </w:divBdr>
            </w:div>
            <w:div w:id="512190581">
              <w:marLeft w:val="0"/>
              <w:marRight w:val="0"/>
              <w:marTop w:val="0"/>
              <w:marBottom w:val="0"/>
              <w:divBdr>
                <w:top w:val="none" w:sz="0" w:space="0" w:color="auto"/>
                <w:left w:val="none" w:sz="0" w:space="0" w:color="auto"/>
                <w:bottom w:val="none" w:sz="0" w:space="0" w:color="auto"/>
                <w:right w:val="none" w:sz="0" w:space="0" w:color="auto"/>
              </w:divBdr>
            </w:div>
            <w:div w:id="161358049">
              <w:marLeft w:val="0"/>
              <w:marRight w:val="0"/>
              <w:marTop w:val="0"/>
              <w:marBottom w:val="0"/>
              <w:divBdr>
                <w:top w:val="none" w:sz="0" w:space="0" w:color="auto"/>
                <w:left w:val="none" w:sz="0" w:space="0" w:color="auto"/>
                <w:bottom w:val="none" w:sz="0" w:space="0" w:color="auto"/>
                <w:right w:val="none" w:sz="0" w:space="0" w:color="auto"/>
              </w:divBdr>
            </w:div>
            <w:div w:id="1912083036">
              <w:marLeft w:val="0"/>
              <w:marRight w:val="0"/>
              <w:marTop w:val="0"/>
              <w:marBottom w:val="0"/>
              <w:divBdr>
                <w:top w:val="none" w:sz="0" w:space="0" w:color="auto"/>
                <w:left w:val="none" w:sz="0" w:space="0" w:color="auto"/>
                <w:bottom w:val="none" w:sz="0" w:space="0" w:color="auto"/>
                <w:right w:val="none" w:sz="0" w:space="0" w:color="auto"/>
              </w:divBdr>
            </w:div>
            <w:div w:id="1488396124">
              <w:marLeft w:val="0"/>
              <w:marRight w:val="0"/>
              <w:marTop w:val="0"/>
              <w:marBottom w:val="0"/>
              <w:divBdr>
                <w:top w:val="none" w:sz="0" w:space="0" w:color="auto"/>
                <w:left w:val="none" w:sz="0" w:space="0" w:color="auto"/>
                <w:bottom w:val="none" w:sz="0" w:space="0" w:color="auto"/>
                <w:right w:val="none" w:sz="0" w:space="0" w:color="auto"/>
              </w:divBdr>
            </w:div>
            <w:div w:id="646012761">
              <w:marLeft w:val="0"/>
              <w:marRight w:val="0"/>
              <w:marTop w:val="0"/>
              <w:marBottom w:val="0"/>
              <w:divBdr>
                <w:top w:val="none" w:sz="0" w:space="0" w:color="auto"/>
                <w:left w:val="none" w:sz="0" w:space="0" w:color="auto"/>
                <w:bottom w:val="none" w:sz="0" w:space="0" w:color="auto"/>
                <w:right w:val="none" w:sz="0" w:space="0" w:color="auto"/>
              </w:divBdr>
            </w:div>
            <w:div w:id="1891724089">
              <w:marLeft w:val="0"/>
              <w:marRight w:val="0"/>
              <w:marTop w:val="0"/>
              <w:marBottom w:val="0"/>
              <w:divBdr>
                <w:top w:val="none" w:sz="0" w:space="0" w:color="auto"/>
                <w:left w:val="none" w:sz="0" w:space="0" w:color="auto"/>
                <w:bottom w:val="none" w:sz="0" w:space="0" w:color="auto"/>
                <w:right w:val="none" w:sz="0" w:space="0" w:color="auto"/>
              </w:divBdr>
            </w:div>
            <w:div w:id="221604961">
              <w:marLeft w:val="0"/>
              <w:marRight w:val="0"/>
              <w:marTop w:val="0"/>
              <w:marBottom w:val="0"/>
              <w:divBdr>
                <w:top w:val="none" w:sz="0" w:space="0" w:color="auto"/>
                <w:left w:val="none" w:sz="0" w:space="0" w:color="auto"/>
                <w:bottom w:val="none" w:sz="0" w:space="0" w:color="auto"/>
                <w:right w:val="none" w:sz="0" w:space="0" w:color="auto"/>
              </w:divBdr>
            </w:div>
            <w:div w:id="1954744770">
              <w:marLeft w:val="0"/>
              <w:marRight w:val="0"/>
              <w:marTop w:val="0"/>
              <w:marBottom w:val="0"/>
              <w:divBdr>
                <w:top w:val="none" w:sz="0" w:space="0" w:color="auto"/>
                <w:left w:val="none" w:sz="0" w:space="0" w:color="auto"/>
                <w:bottom w:val="none" w:sz="0" w:space="0" w:color="auto"/>
                <w:right w:val="none" w:sz="0" w:space="0" w:color="auto"/>
              </w:divBdr>
            </w:div>
            <w:div w:id="1542278390">
              <w:marLeft w:val="0"/>
              <w:marRight w:val="0"/>
              <w:marTop w:val="0"/>
              <w:marBottom w:val="0"/>
              <w:divBdr>
                <w:top w:val="none" w:sz="0" w:space="0" w:color="auto"/>
                <w:left w:val="none" w:sz="0" w:space="0" w:color="auto"/>
                <w:bottom w:val="none" w:sz="0" w:space="0" w:color="auto"/>
                <w:right w:val="none" w:sz="0" w:space="0" w:color="auto"/>
              </w:divBdr>
            </w:div>
            <w:div w:id="558439438">
              <w:marLeft w:val="0"/>
              <w:marRight w:val="0"/>
              <w:marTop w:val="0"/>
              <w:marBottom w:val="0"/>
              <w:divBdr>
                <w:top w:val="none" w:sz="0" w:space="0" w:color="auto"/>
                <w:left w:val="none" w:sz="0" w:space="0" w:color="auto"/>
                <w:bottom w:val="none" w:sz="0" w:space="0" w:color="auto"/>
                <w:right w:val="none" w:sz="0" w:space="0" w:color="auto"/>
              </w:divBdr>
            </w:div>
            <w:div w:id="1328244100">
              <w:marLeft w:val="0"/>
              <w:marRight w:val="0"/>
              <w:marTop w:val="0"/>
              <w:marBottom w:val="0"/>
              <w:divBdr>
                <w:top w:val="none" w:sz="0" w:space="0" w:color="auto"/>
                <w:left w:val="none" w:sz="0" w:space="0" w:color="auto"/>
                <w:bottom w:val="none" w:sz="0" w:space="0" w:color="auto"/>
                <w:right w:val="none" w:sz="0" w:space="0" w:color="auto"/>
              </w:divBdr>
            </w:div>
            <w:div w:id="743527777">
              <w:marLeft w:val="0"/>
              <w:marRight w:val="0"/>
              <w:marTop w:val="0"/>
              <w:marBottom w:val="0"/>
              <w:divBdr>
                <w:top w:val="none" w:sz="0" w:space="0" w:color="auto"/>
                <w:left w:val="none" w:sz="0" w:space="0" w:color="auto"/>
                <w:bottom w:val="none" w:sz="0" w:space="0" w:color="auto"/>
                <w:right w:val="none" w:sz="0" w:space="0" w:color="auto"/>
              </w:divBdr>
            </w:div>
            <w:div w:id="447554544">
              <w:marLeft w:val="0"/>
              <w:marRight w:val="0"/>
              <w:marTop w:val="0"/>
              <w:marBottom w:val="0"/>
              <w:divBdr>
                <w:top w:val="none" w:sz="0" w:space="0" w:color="auto"/>
                <w:left w:val="none" w:sz="0" w:space="0" w:color="auto"/>
                <w:bottom w:val="none" w:sz="0" w:space="0" w:color="auto"/>
                <w:right w:val="none" w:sz="0" w:space="0" w:color="auto"/>
              </w:divBdr>
            </w:div>
            <w:div w:id="840774974">
              <w:marLeft w:val="0"/>
              <w:marRight w:val="0"/>
              <w:marTop w:val="0"/>
              <w:marBottom w:val="0"/>
              <w:divBdr>
                <w:top w:val="none" w:sz="0" w:space="0" w:color="auto"/>
                <w:left w:val="none" w:sz="0" w:space="0" w:color="auto"/>
                <w:bottom w:val="none" w:sz="0" w:space="0" w:color="auto"/>
                <w:right w:val="none" w:sz="0" w:space="0" w:color="auto"/>
              </w:divBdr>
            </w:div>
            <w:div w:id="448202915">
              <w:marLeft w:val="0"/>
              <w:marRight w:val="0"/>
              <w:marTop w:val="0"/>
              <w:marBottom w:val="0"/>
              <w:divBdr>
                <w:top w:val="none" w:sz="0" w:space="0" w:color="auto"/>
                <w:left w:val="none" w:sz="0" w:space="0" w:color="auto"/>
                <w:bottom w:val="none" w:sz="0" w:space="0" w:color="auto"/>
                <w:right w:val="none" w:sz="0" w:space="0" w:color="auto"/>
              </w:divBdr>
            </w:div>
            <w:div w:id="1918829443">
              <w:marLeft w:val="0"/>
              <w:marRight w:val="0"/>
              <w:marTop w:val="0"/>
              <w:marBottom w:val="0"/>
              <w:divBdr>
                <w:top w:val="none" w:sz="0" w:space="0" w:color="auto"/>
                <w:left w:val="none" w:sz="0" w:space="0" w:color="auto"/>
                <w:bottom w:val="none" w:sz="0" w:space="0" w:color="auto"/>
                <w:right w:val="none" w:sz="0" w:space="0" w:color="auto"/>
              </w:divBdr>
            </w:div>
            <w:div w:id="813984155">
              <w:marLeft w:val="0"/>
              <w:marRight w:val="0"/>
              <w:marTop w:val="360"/>
              <w:marBottom w:val="0"/>
              <w:divBdr>
                <w:top w:val="single" w:sz="6" w:space="0" w:color="auto"/>
                <w:left w:val="single" w:sz="6" w:space="0" w:color="auto"/>
                <w:bottom w:val="single" w:sz="6" w:space="0" w:color="auto"/>
                <w:right w:val="single" w:sz="6" w:space="0" w:color="auto"/>
              </w:divBdr>
            </w:div>
            <w:div w:id="63574647">
              <w:marLeft w:val="0"/>
              <w:marRight w:val="0"/>
              <w:marTop w:val="0"/>
              <w:marBottom w:val="0"/>
              <w:divBdr>
                <w:top w:val="none" w:sz="0" w:space="0" w:color="auto"/>
                <w:left w:val="none" w:sz="0" w:space="0" w:color="auto"/>
                <w:bottom w:val="none" w:sz="0" w:space="0" w:color="auto"/>
                <w:right w:val="none" w:sz="0" w:space="0" w:color="auto"/>
              </w:divBdr>
            </w:div>
            <w:div w:id="2111969618">
              <w:marLeft w:val="0"/>
              <w:marRight w:val="0"/>
              <w:marTop w:val="0"/>
              <w:marBottom w:val="0"/>
              <w:divBdr>
                <w:top w:val="none" w:sz="0" w:space="0" w:color="auto"/>
                <w:left w:val="none" w:sz="0" w:space="0" w:color="auto"/>
                <w:bottom w:val="none" w:sz="0" w:space="0" w:color="auto"/>
                <w:right w:val="none" w:sz="0" w:space="0" w:color="auto"/>
              </w:divBdr>
            </w:div>
            <w:div w:id="138689853">
              <w:marLeft w:val="0"/>
              <w:marRight w:val="0"/>
              <w:marTop w:val="0"/>
              <w:marBottom w:val="0"/>
              <w:divBdr>
                <w:top w:val="none" w:sz="0" w:space="0" w:color="auto"/>
                <w:left w:val="none" w:sz="0" w:space="0" w:color="auto"/>
                <w:bottom w:val="none" w:sz="0" w:space="0" w:color="auto"/>
                <w:right w:val="none" w:sz="0" w:space="0" w:color="auto"/>
              </w:divBdr>
              <w:divsChild>
                <w:div w:id="1891649305">
                  <w:marLeft w:val="0"/>
                  <w:marRight w:val="0"/>
                  <w:marTop w:val="0"/>
                  <w:marBottom w:val="0"/>
                  <w:divBdr>
                    <w:top w:val="none" w:sz="0" w:space="0" w:color="auto"/>
                    <w:left w:val="none" w:sz="0" w:space="0" w:color="auto"/>
                    <w:bottom w:val="none" w:sz="0" w:space="0" w:color="auto"/>
                    <w:right w:val="none" w:sz="0" w:space="0" w:color="auto"/>
                  </w:divBdr>
                </w:div>
                <w:div w:id="662247887">
                  <w:marLeft w:val="0"/>
                  <w:marRight w:val="0"/>
                  <w:marTop w:val="0"/>
                  <w:marBottom w:val="0"/>
                  <w:divBdr>
                    <w:top w:val="none" w:sz="0" w:space="0" w:color="auto"/>
                    <w:left w:val="none" w:sz="0" w:space="0" w:color="auto"/>
                    <w:bottom w:val="none" w:sz="0" w:space="0" w:color="auto"/>
                    <w:right w:val="none" w:sz="0" w:space="0" w:color="auto"/>
                  </w:divBdr>
                </w:div>
                <w:div w:id="572349526">
                  <w:marLeft w:val="0"/>
                  <w:marRight w:val="0"/>
                  <w:marTop w:val="0"/>
                  <w:marBottom w:val="0"/>
                  <w:divBdr>
                    <w:top w:val="none" w:sz="0" w:space="0" w:color="auto"/>
                    <w:left w:val="none" w:sz="0" w:space="0" w:color="auto"/>
                    <w:bottom w:val="none" w:sz="0" w:space="0" w:color="auto"/>
                    <w:right w:val="none" w:sz="0" w:space="0" w:color="auto"/>
                  </w:divBdr>
                </w:div>
              </w:divsChild>
            </w:div>
            <w:div w:id="2036150212">
              <w:marLeft w:val="0"/>
              <w:marRight w:val="0"/>
              <w:marTop w:val="0"/>
              <w:marBottom w:val="0"/>
              <w:divBdr>
                <w:top w:val="none" w:sz="0" w:space="0" w:color="auto"/>
                <w:left w:val="none" w:sz="0" w:space="0" w:color="auto"/>
                <w:bottom w:val="none" w:sz="0" w:space="0" w:color="auto"/>
                <w:right w:val="none" w:sz="0" w:space="0" w:color="auto"/>
              </w:divBdr>
            </w:div>
            <w:div w:id="132915492">
              <w:marLeft w:val="0"/>
              <w:marRight w:val="0"/>
              <w:marTop w:val="0"/>
              <w:marBottom w:val="0"/>
              <w:divBdr>
                <w:top w:val="none" w:sz="0" w:space="0" w:color="auto"/>
                <w:left w:val="none" w:sz="0" w:space="0" w:color="auto"/>
                <w:bottom w:val="none" w:sz="0" w:space="0" w:color="auto"/>
                <w:right w:val="none" w:sz="0" w:space="0" w:color="auto"/>
              </w:divBdr>
            </w:div>
            <w:div w:id="1633175209">
              <w:marLeft w:val="0"/>
              <w:marRight w:val="0"/>
              <w:marTop w:val="0"/>
              <w:marBottom w:val="0"/>
              <w:divBdr>
                <w:top w:val="none" w:sz="0" w:space="0" w:color="auto"/>
                <w:left w:val="none" w:sz="0" w:space="0" w:color="auto"/>
                <w:bottom w:val="none" w:sz="0" w:space="0" w:color="auto"/>
                <w:right w:val="none" w:sz="0" w:space="0" w:color="auto"/>
              </w:divBdr>
            </w:div>
            <w:div w:id="1904439091">
              <w:marLeft w:val="0"/>
              <w:marRight w:val="0"/>
              <w:marTop w:val="0"/>
              <w:marBottom w:val="0"/>
              <w:divBdr>
                <w:top w:val="none" w:sz="0" w:space="0" w:color="auto"/>
                <w:left w:val="none" w:sz="0" w:space="0" w:color="auto"/>
                <w:bottom w:val="none" w:sz="0" w:space="0" w:color="auto"/>
                <w:right w:val="none" w:sz="0" w:space="0" w:color="auto"/>
              </w:divBdr>
            </w:div>
            <w:div w:id="395519602">
              <w:marLeft w:val="0"/>
              <w:marRight w:val="0"/>
              <w:marTop w:val="0"/>
              <w:marBottom w:val="0"/>
              <w:divBdr>
                <w:top w:val="none" w:sz="0" w:space="0" w:color="auto"/>
                <w:left w:val="none" w:sz="0" w:space="0" w:color="auto"/>
                <w:bottom w:val="none" w:sz="0" w:space="0" w:color="auto"/>
                <w:right w:val="none" w:sz="0" w:space="0" w:color="auto"/>
              </w:divBdr>
            </w:div>
            <w:div w:id="116409725">
              <w:marLeft w:val="0"/>
              <w:marRight w:val="0"/>
              <w:marTop w:val="0"/>
              <w:marBottom w:val="0"/>
              <w:divBdr>
                <w:top w:val="none" w:sz="0" w:space="0" w:color="auto"/>
                <w:left w:val="none" w:sz="0" w:space="0" w:color="auto"/>
                <w:bottom w:val="none" w:sz="0" w:space="0" w:color="auto"/>
                <w:right w:val="none" w:sz="0" w:space="0" w:color="auto"/>
              </w:divBdr>
            </w:div>
            <w:div w:id="1618488799">
              <w:marLeft w:val="0"/>
              <w:marRight w:val="0"/>
              <w:marTop w:val="0"/>
              <w:marBottom w:val="0"/>
              <w:divBdr>
                <w:top w:val="none" w:sz="0" w:space="0" w:color="auto"/>
                <w:left w:val="none" w:sz="0" w:space="0" w:color="auto"/>
                <w:bottom w:val="none" w:sz="0" w:space="0" w:color="auto"/>
                <w:right w:val="none" w:sz="0" w:space="0" w:color="auto"/>
              </w:divBdr>
            </w:div>
            <w:div w:id="1295451052">
              <w:marLeft w:val="0"/>
              <w:marRight w:val="0"/>
              <w:marTop w:val="0"/>
              <w:marBottom w:val="0"/>
              <w:divBdr>
                <w:top w:val="none" w:sz="0" w:space="0" w:color="auto"/>
                <w:left w:val="none" w:sz="0" w:space="0" w:color="auto"/>
                <w:bottom w:val="none" w:sz="0" w:space="0" w:color="auto"/>
                <w:right w:val="none" w:sz="0" w:space="0" w:color="auto"/>
              </w:divBdr>
            </w:div>
            <w:div w:id="1428306697">
              <w:marLeft w:val="0"/>
              <w:marRight w:val="0"/>
              <w:marTop w:val="0"/>
              <w:marBottom w:val="0"/>
              <w:divBdr>
                <w:top w:val="none" w:sz="0" w:space="0" w:color="auto"/>
                <w:left w:val="none" w:sz="0" w:space="0" w:color="auto"/>
                <w:bottom w:val="none" w:sz="0" w:space="0" w:color="auto"/>
                <w:right w:val="none" w:sz="0" w:space="0" w:color="auto"/>
              </w:divBdr>
            </w:div>
            <w:div w:id="1631086365">
              <w:marLeft w:val="0"/>
              <w:marRight w:val="0"/>
              <w:marTop w:val="0"/>
              <w:marBottom w:val="0"/>
              <w:divBdr>
                <w:top w:val="none" w:sz="0" w:space="0" w:color="auto"/>
                <w:left w:val="none" w:sz="0" w:space="0" w:color="auto"/>
                <w:bottom w:val="none" w:sz="0" w:space="0" w:color="auto"/>
                <w:right w:val="none" w:sz="0" w:space="0" w:color="auto"/>
              </w:divBdr>
            </w:div>
            <w:div w:id="1845128071">
              <w:marLeft w:val="0"/>
              <w:marRight w:val="0"/>
              <w:marTop w:val="0"/>
              <w:marBottom w:val="0"/>
              <w:divBdr>
                <w:top w:val="none" w:sz="0" w:space="0" w:color="auto"/>
                <w:left w:val="none" w:sz="0" w:space="0" w:color="auto"/>
                <w:bottom w:val="none" w:sz="0" w:space="0" w:color="auto"/>
                <w:right w:val="none" w:sz="0" w:space="0" w:color="auto"/>
              </w:divBdr>
            </w:div>
            <w:div w:id="992023970">
              <w:marLeft w:val="0"/>
              <w:marRight w:val="0"/>
              <w:marTop w:val="0"/>
              <w:marBottom w:val="0"/>
              <w:divBdr>
                <w:top w:val="none" w:sz="0" w:space="0" w:color="auto"/>
                <w:left w:val="none" w:sz="0" w:space="0" w:color="auto"/>
                <w:bottom w:val="none" w:sz="0" w:space="0" w:color="auto"/>
                <w:right w:val="none" w:sz="0" w:space="0" w:color="auto"/>
              </w:divBdr>
            </w:div>
            <w:div w:id="1744984584">
              <w:marLeft w:val="0"/>
              <w:marRight w:val="0"/>
              <w:marTop w:val="0"/>
              <w:marBottom w:val="0"/>
              <w:divBdr>
                <w:top w:val="none" w:sz="0" w:space="0" w:color="auto"/>
                <w:left w:val="none" w:sz="0" w:space="0" w:color="auto"/>
                <w:bottom w:val="none" w:sz="0" w:space="0" w:color="auto"/>
                <w:right w:val="none" w:sz="0" w:space="0" w:color="auto"/>
              </w:divBdr>
            </w:div>
            <w:div w:id="2027366454">
              <w:marLeft w:val="0"/>
              <w:marRight w:val="0"/>
              <w:marTop w:val="0"/>
              <w:marBottom w:val="0"/>
              <w:divBdr>
                <w:top w:val="none" w:sz="0" w:space="0" w:color="auto"/>
                <w:left w:val="none" w:sz="0" w:space="0" w:color="auto"/>
                <w:bottom w:val="none" w:sz="0" w:space="0" w:color="auto"/>
                <w:right w:val="none" w:sz="0" w:space="0" w:color="auto"/>
              </w:divBdr>
            </w:div>
            <w:div w:id="987127151">
              <w:marLeft w:val="0"/>
              <w:marRight w:val="0"/>
              <w:marTop w:val="0"/>
              <w:marBottom w:val="0"/>
              <w:divBdr>
                <w:top w:val="none" w:sz="0" w:space="0" w:color="auto"/>
                <w:left w:val="none" w:sz="0" w:space="0" w:color="auto"/>
                <w:bottom w:val="none" w:sz="0" w:space="0" w:color="auto"/>
                <w:right w:val="none" w:sz="0" w:space="0" w:color="auto"/>
              </w:divBdr>
            </w:div>
            <w:div w:id="117573130">
              <w:marLeft w:val="0"/>
              <w:marRight w:val="0"/>
              <w:marTop w:val="0"/>
              <w:marBottom w:val="0"/>
              <w:divBdr>
                <w:top w:val="none" w:sz="0" w:space="0" w:color="auto"/>
                <w:left w:val="none" w:sz="0" w:space="0" w:color="auto"/>
                <w:bottom w:val="none" w:sz="0" w:space="0" w:color="auto"/>
                <w:right w:val="none" w:sz="0" w:space="0" w:color="auto"/>
              </w:divBdr>
            </w:div>
            <w:div w:id="1145395230">
              <w:marLeft w:val="0"/>
              <w:marRight w:val="0"/>
              <w:marTop w:val="0"/>
              <w:marBottom w:val="0"/>
              <w:divBdr>
                <w:top w:val="none" w:sz="0" w:space="0" w:color="auto"/>
                <w:left w:val="none" w:sz="0" w:space="0" w:color="auto"/>
                <w:bottom w:val="none" w:sz="0" w:space="0" w:color="auto"/>
                <w:right w:val="none" w:sz="0" w:space="0" w:color="auto"/>
              </w:divBdr>
            </w:div>
            <w:div w:id="454328278">
              <w:marLeft w:val="0"/>
              <w:marRight w:val="0"/>
              <w:marTop w:val="0"/>
              <w:marBottom w:val="0"/>
              <w:divBdr>
                <w:top w:val="none" w:sz="0" w:space="0" w:color="auto"/>
                <w:left w:val="none" w:sz="0" w:space="0" w:color="auto"/>
                <w:bottom w:val="none" w:sz="0" w:space="0" w:color="auto"/>
                <w:right w:val="none" w:sz="0" w:space="0" w:color="auto"/>
              </w:divBdr>
            </w:div>
            <w:div w:id="1466503219">
              <w:marLeft w:val="0"/>
              <w:marRight w:val="0"/>
              <w:marTop w:val="0"/>
              <w:marBottom w:val="0"/>
              <w:divBdr>
                <w:top w:val="none" w:sz="0" w:space="0" w:color="auto"/>
                <w:left w:val="none" w:sz="0" w:space="0" w:color="auto"/>
                <w:bottom w:val="none" w:sz="0" w:space="0" w:color="auto"/>
                <w:right w:val="none" w:sz="0" w:space="0" w:color="auto"/>
              </w:divBdr>
            </w:div>
            <w:div w:id="2133593816">
              <w:marLeft w:val="0"/>
              <w:marRight w:val="0"/>
              <w:marTop w:val="0"/>
              <w:marBottom w:val="0"/>
              <w:divBdr>
                <w:top w:val="none" w:sz="0" w:space="0" w:color="auto"/>
                <w:left w:val="none" w:sz="0" w:space="0" w:color="auto"/>
                <w:bottom w:val="none" w:sz="0" w:space="0" w:color="auto"/>
                <w:right w:val="none" w:sz="0" w:space="0" w:color="auto"/>
              </w:divBdr>
            </w:div>
            <w:div w:id="1997419703">
              <w:marLeft w:val="0"/>
              <w:marRight w:val="0"/>
              <w:marTop w:val="0"/>
              <w:marBottom w:val="0"/>
              <w:divBdr>
                <w:top w:val="none" w:sz="0" w:space="0" w:color="auto"/>
                <w:left w:val="none" w:sz="0" w:space="0" w:color="auto"/>
                <w:bottom w:val="none" w:sz="0" w:space="0" w:color="auto"/>
                <w:right w:val="none" w:sz="0" w:space="0" w:color="auto"/>
              </w:divBdr>
            </w:div>
            <w:div w:id="1894849300">
              <w:marLeft w:val="0"/>
              <w:marRight w:val="0"/>
              <w:marTop w:val="0"/>
              <w:marBottom w:val="0"/>
              <w:divBdr>
                <w:top w:val="none" w:sz="0" w:space="0" w:color="auto"/>
                <w:left w:val="none" w:sz="0" w:space="0" w:color="auto"/>
                <w:bottom w:val="none" w:sz="0" w:space="0" w:color="auto"/>
                <w:right w:val="none" w:sz="0" w:space="0" w:color="auto"/>
              </w:divBdr>
            </w:div>
            <w:div w:id="1341086478">
              <w:marLeft w:val="0"/>
              <w:marRight w:val="0"/>
              <w:marTop w:val="0"/>
              <w:marBottom w:val="0"/>
              <w:divBdr>
                <w:top w:val="none" w:sz="0" w:space="0" w:color="auto"/>
                <w:left w:val="none" w:sz="0" w:space="0" w:color="auto"/>
                <w:bottom w:val="none" w:sz="0" w:space="0" w:color="auto"/>
                <w:right w:val="none" w:sz="0" w:space="0" w:color="auto"/>
              </w:divBdr>
            </w:div>
            <w:div w:id="1398473915">
              <w:marLeft w:val="0"/>
              <w:marRight w:val="0"/>
              <w:marTop w:val="0"/>
              <w:marBottom w:val="0"/>
              <w:divBdr>
                <w:top w:val="none" w:sz="0" w:space="0" w:color="auto"/>
                <w:left w:val="none" w:sz="0" w:space="0" w:color="auto"/>
                <w:bottom w:val="none" w:sz="0" w:space="0" w:color="auto"/>
                <w:right w:val="none" w:sz="0" w:space="0" w:color="auto"/>
              </w:divBdr>
            </w:div>
            <w:div w:id="99571965">
              <w:marLeft w:val="0"/>
              <w:marRight w:val="0"/>
              <w:marTop w:val="0"/>
              <w:marBottom w:val="0"/>
              <w:divBdr>
                <w:top w:val="none" w:sz="0" w:space="0" w:color="auto"/>
                <w:left w:val="none" w:sz="0" w:space="0" w:color="auto"/>
                <w:bottom w:val="none" w:sz="0" w:space="0" w:color="auto"/>
                <w:right w:val="none" w:sz="0" w:space="0" w:color="auto"/>
              </w:divBdr>
            </w:div>
            <w:div w:id="18510618">
              <w:marLeft w:val="0"/>
              <w:marRight w:val="0"/>
              <w:marTop w:val="0"/>
              <w:marBottom w:val="0"/>
              <w:divBdr>
                <w:top w:val="none" w:sz="0" w:space="0" w:color="auto"/>
                <w:left w:val="none" w:sz="0" w:space="0" w:color="auto"/>
                <w:bottom w:val="none" w:sz="0" w:space="0" w:color="auto"/>
                <w:right w:val="none" w:sz="0" w:space="0" w:color="auto"/>
              </w:divBdr>
            </w:div>
            <w:div w:id="1415516764">
              <w:marLeft w:val="0"/>
              <w:marRight w:val="0"/>
              <w:marTop w:val="0"/>
              <w:marBottom w:val="0"/>
              <w:divBdr>
                <w:top w:val="none" w:sz="0" w:space="0" w:color="auto"/>
                <w:left w:val="none" w:sz="0" w:space="0" w:color="auto"/>
                <w:bottom w:val="none" w:sz="0" w:space="0" w:color="auto"/>
                <w:right w:val="none" w:sz="0" w:space="0" w:color="auto"/>
              </w:divBdr>
            </w:div>
            <w:div w:id="1410881017">
              <w:marLeft w:val="0"/>
              <w:marRight w:val="0"/>
              <w:marTop w:val="0"/>
              <w:marBottom w:val="0"/>
              <w:divBdr>
                <w:top w:val="none" w:sz="0" w:space="0" w:color="auto"/>
                <w:left w:val="none" w:sz="0" w:space="0" w:color="auto"/>
                <w:bottom w:val="none" w:sz="0" w:space="0" w:color="auto"/>
                <w:right w:val="none" w:sz="0" w:space="0" w:color="auto"/>
              </w:divBdr>
            </w:div>
            <w:div w:id="1139029012">
              <w:marLeft w:val="0"/>
              <w:marRight w:val="0"/>
              <w:marTop w:val="0"/>
              <w:marBottom w:val="0"/>
              <w:divBdr>
                <w:top w:val="none" w:sz="0" w:space="0" w:color="auto"/>
                <w:left w:val="none" w:sz="0" w:space="0" w:color="auto"/>
                <w:bottom w:val="none" w:sz="0" w:space="0" w:color="auto"/>
                <w:right w:val="none" w:sz="0" w:space="0" w:color="auto"/>
              </w:divBdr>
            </w:div>
            <w:div w:id="1951737630">
              <w:marLeft w:val="0"/>
              <w:marRight w:val="0"/>
              <w:marTop w:val="0"/>
              <w:marBottom w:val="0"/>
              <w:divBdr>
                <w:top w:val="none" w:sz="0" w:space="0" w:color="auto"/>
                <w:left w:val="none" w:sz="0" w:space="0" w:color="auto"/>
                <w:bottom w:val="none" w:sz="0" w:space="0" w:color="auto"/>
                <w:right w:val="none" w:sz="0" w:space="0" w:color="auto"/>
              </w:divBdr>
            </w:div>
            <w:div w:id="956525379">
              <w:marLeft w:val="0"/>
              <w:marRight w:val="0"/>
              <w:marTop w:val="0"/>
              <w:marBottom w:val="0"/>
              <w:divBdr>
                <w:top w:val="none" w:sz="0" w:space="0" w:color="auto"/>
                <w:left w:val="none" w:sz="0" w:space="0" w:color="auto"/>
                <w:bottom w:val="none" w:sz="0" w:space="0" w:color="auto"/>
                <w:right w:val="none" w:sz="0" w:space="0" w:color="auto"/>
              </w:divBdr>
            </w:div>
            <w:div w:id="362904028">
              <w:marLeft w:val="0"/>
              <w:marRight w:val="0"/>
              <w:marTop w:val="0"/>
              <w:marBottom w:val="0"/>
              <w:divBdr>
                <w:top w:val="none" w:sz="0" w:space="0" w:color="auto"/>
                <w:left w:val="none" w:sz="0" w:space="0" w:color="auto"/>
                <w:bottom w:val="none" w:sz="0" w:space="0" w:color="auto"/>
                <w:right w:val="none" w:sz="0" w:space="0" w:color="auto"/>
              </w:divBdr>
            </w:div>
            <w:div w:id="279646454">
              <w:marLeft w:val="0"/>
              <w:marRight w:val="0"/>
              <w:marTop w:val="0"/>
              <w:marBottom w:val="0"/>
              <w:divBdr>
                <w:top w:val="none" w:sz="0" w:space="0" w:color="auto"/>
                <w:left w:val="none" w:sz="0" w:space="0" w:color="auto"/>
                <w:bottom w:val="none" w:sz="0" w:space="0" w:color="auto"/>
                <w:right w:val="none" w:sz="0" w:space="0" w:color="auto"/>
              </w:divBdr>
            </w:div>
            <w:div w:id="675577667">
              <w:marLeft w:val="0"/>
              <w:marRight w:val="0"/>
              <w:marTop w:val="0"/>
              <w:marBottom w:val="0"/>
              <w:divBdr>
                <w:top w:val="none" w:sz="0" w:space="0" w:color="auto"/>
                <w:left w:val="none" w:sz="0" w:space="0" w:color="auto"/>
                <w:bottom w:val="none" w:sz="0" w:space="0" w:color="auto"/>
                <w:right w:val="none" w:sz="0" w:space="0" w:color="auto"/>
              </w:divBdr>
            </w:div>
            <w:div w:id="1824394528">
              <w:marLeft w:val="0"/>
              <w:marRight w:val="0"/>
              <w:marTop w:val="0"/>
              <w:marBottom w:val="0"/>
              <w:divBdr>
                <w:top w:val="none" w:sz="0" w:space="0" w:color="auto"/>
                <w:left w:val="none" w:sz="0" w:space="0" w:color="auto"/>
                <w:bottom w:val="none" w:sz="0" w:space="0" w:color="auto"/>
                <w:right w:val="none" w:sz="0" w:space="0" w:color="auto"/>
              </w:divBdr>
            </w:div>
            <w:div w:id="2118207079">
              <w:marLeft w:val="0"/>
              <w:marRight w:val="0"/>
              <w:marTop w:val="360"/>
              <w:marBottom w:val="0"/>
              <w:divBdr>
                <w:top w:val="single" w:sz="6" w:space="0" w:color="auto"/>
                <w:left w:val="single" w:sz="6" w:space="0" w:color="auto"/>
                <w:bottom w:val="single" w:sz="6" w:space="0" w:color="auto"/>
                <w:right w:val="single" w:sz="6" w:space="0" w:color="auto"/>
              </w:divBdr>
            </w:div>
            <w:div w:id="157355228">
              <w:marLeft w:val="0"/>
              <w:marRight w:val="0"/>
              <w:marTop w:val="0"/>
              <w:marBottom w:val="0"/>
              <w:divBdr>
                <w:top w:val="none" w:sz="0" w:space="0" w:color="auto"/>
                <w:left w:val="none" w:sz="0" w:space="0" w:color="auto"/>
                <w:bottom w:val="none" w:sz="0" w:space="0" w:color="auto"/>
                <w:right w:val="none" w:sz="0" w:space="0" w:color="auto"/>
              </w:divBdr>
            </w:div>
            <w:div w:id="1655065152">
              <w:marLeft w:val="0"/>
              <w:marRight w:val="0"/>
              <w:marTop w:val="0"/>
              <w:marBottom w:val="0"/>
              <w:divBdr>
                <w:top w:val="none" w:sz="0" w:space="0" w:color="auto"/>
                <w:left w:val="none" w:sz="0" w:space="0" w:color="auto"/>
                <w:bottom w:val="none" w:sz="0" w:space="0" w:color="auto"/>
                <w:right w:val="none" w:sz="0" w:space="0" w:color="auto"/>
              </w:divBdr>
            </w:div>
            <w:div w:id="339507989">
              <w:marLeft w:val="0"/>
              <w:marRight w:val="0"/>
              <w:marTop w:val="0"/>
              <w:marBottom w:val="0"/>
              <w:divBdr>
                <w:top w:val="none" w:sz="0" w:space="0" w:color="auto"/>
                <w:left w:val="none" w:sz="0" w:space="0" w:color="auto"/>
                <w:bottom w:val="none" w:sz="0" w:space="0" w:color="auto"/>
                <w:right w:val="none" w:sz="0" w:space="0" w:color="auto"/>
              </w:divBdr>
            </w:div>
            <w:div w:id="108748393">
              <w:marLeft w:val="0"/>
              <w:marRight w:val="0"/>
              <w:marTop w:val="0"/>
              <w:marBottom w:val="0"/>
              <w:divBdr>
                <w:top w:val="none" w:sz="0" w:space="0" w:color="auto"/>
                <w:left w:val="none" w:sz="0" w:space="0" w:color="auto"/>
                <w:bottom w:val="none" w:sz="0" w:space="0" w:color="auto"/>
                <w:right w:val="none" w:sz="0" w:space="0" w:color="auto"/>
              </w:divBdr>
            </w:div>
            <w:div w:id="2092895133">
              <w:marLeft w:val="0"/>
              <w:marRight w:val="0"/>
              <w:marTop w:val="0"/>
              <w:marBottom w:val="0"/>
              <w:divBdr>
                <w:top w:val="none" w:sz="0" w:space="0" w:color="auto"/>
                <w:left w:val="none" w:sz="0" w:space="0" w:color="auto"/>
                <w:bottom w:val="none" w:sz="0" w:space="0" w:color="auto"/>
                <w:right w:val="none" w:sz="0" w:space="0" w:color="auto"/>
              </w:divBdr>
            </w:div>
            <w:div w:id="468212781">
              <w:marLeft w:val="0"/>
              <w:marRight w:val="0"/>
              <w:marTop w:val="0"/>
              <w:marBottom w:val="0"/>
              <w:divBdr>
                <w:top w:val="none" w:sz="0" w:space="0" w:color="auto"/>
                <w:left w:val="none" w:sz="0" w:space="0" w:color="auto"/>
                <w:bottom w:val="none" w:sz="0" w:space="0" w:color="auto"/>
                <w:right w:val="none" w:sz="0" w:space="0" w:color="auto"/>
              </w:divBdr>
            </w:div>
            <w:div w:id="984163456">
              <w:marLeft w:val="0"/>
              <w:marRight w:val="0"/>
              <w:marTop w:val="0"/>
              <w:marBottom w:val="0"/>
              <w:divBdr>
                <w:top w:val="none" w:sz="0" w:space="0" w:color="auto"/>
                <w:left w:val="none" w:sz="0" w:space="0" w:color="auto"/>
                <w:bottom w:val="none" w:sz="0" w:space="0" w:color="auto"/>
                <w:right w:val="none" w:sz="0" w:space="0" w:color="auto"/>
              </w:divBdr>
            </w:div>
            <w:div w:id="1570655444">
              <w:marLeft w:val="0"/>
              <w:marRight w:val="0"/>
              <w:marTop w:val="0"/>
              <w:marBottom w:val="0"/>
              <w:divBdr>
                <w:top w:val="none" w:sz="0" w:space="0" w:color="auto"/>
                <w:left w:val="none" w:sz="0" w:space="0" w:color="auto"/>
                <w:bottom w:val="none" w:sz="0" w:space="0" w:color="auto"/>
                <w:right w:val="none" w:sz="0" w:space="0" w:color="auto"/>
              </w:divBdr>
            </w:div>
            <w:div w:id="319770335">
              <w:marLeft w:val="0"/>
              <w:marRight w:val="0"/>
              <w:marTop w:val="0"/>
              <w:marBottom w:val="0"/>
              <w:divBdr>
                <w:top w:val="none" w:sz="0" w:space="0" w:color="auto"/>
                <w:left w:val="none" w:sz="0" w:space="0" w:color="auto"/>
                <w:bottom w:val="none" w:sz="0" w:space="0" w:color="auto"/>
                <w:right w:val="none" w:sz="0" w:space="0" w:color="auto"/>
              </w:divBdr>
            </w:div>
            <w:div w:id="1900313924">
              <w:marLeft w:val="0"/>
              <w:marRight w:val="0"/>
              <w:marTop w:val="0"/>
              <w:marBottom w:val="0"/>
              <w:divBdr>
                <w:top w:val="none" w:sz="0" w:space="0" w:color="auto"/>
                <w:left w:val="none" w:sz="0" w:space="0" w:color="auto"/>
                <w:bottom w:val="none" w:sz="0" w:space="0" w:color="auto"/>
                <w:right w:val="none" w:sz="0" w:space="0" w:color="auto"/>
              </w:divBdr>
            </w:div>
            <w:div w:id="1378973634">
              <w:marLeft w:val="0"/>
              <w:marRight w:val="0"/>
              <w:marTop w:val="0"/>
              <w:marBottom w:val="0"/>
              <w:divBdr>
                <w:top w:val="none" w:sz="0" w:space="0" w:color="auto"/>
                <w:left w:val="none" w:sz="0" w:space="0" w:color="auto"/>
                <w:bottom w:val="none" w:sz="0" w:space="0" w:color="auto"/>
                <w:right w:val="none" w:sz="0" w:space="0" w:color="auto"/>
              </w:divBdr>
            </w:div>
            <w:div w:id="161047871">
              <w:marLeft w:val="0"/>
              <w:marRight w:val="0"/>
              <w:marTop w:val="0"/>
              <w:marBottom w:val="0"/>
              <w:divBdr>
                <w:top w:val="none" w:sz="0" w:space="0" w:color="auto"/>
                <w:left w:val="none" w:sz="0" w:space="0" w:color="auto"/>
                <w:bottom w:val="none" w:sz="0" w:space="0" w:color="auto"/>
                <w:right w:val="none" w:sz="0" w:space="0" w:color="auto"/>
              </w:divBdr>
            </w:div>
            <w:div w:id="1279531242">
              <w:marLeft w:val="0"/>
              <w:marRight w:val="0"/>
              <w:marTop w:val="0"/>
              <w:marBottom w:val="0"/>
              <w:divBdr>
                <w:top w:val="none" w:sz="0" w:space="0" w:color="auto"/>
                <w:left w:val="none" w:sz="0" w:space="0" w:color="auto"/>
                <w:bottom w:val="none" w:sz="0" w:space="0" w:color="auto"/>
                <w:right w:val="none" w:sz="0" w:space="0" w:color="auto"/>
              </w:divBdr>
            </w:div>
            <w:div w:id="1177038882">
              <w:marLeft w:val="0"/>
              <w:marRight w:val="0"/>
              <w:marTop w:val="0"/>
              <w:marBottom w:val="0"/>
              <w:divBdr>
                <w:top w:val="none" w:sz="0" w:space="0" w:color="auto"/>
                <w:left w:val="none" w:sz="0" w:space="0" w:color="auto"/>
                <w:bottom w:val="none" w:sz="0" w:space="0" w:color="auto"/>
                <w:right w:val="none" w:sz="0" w:space="0" w:color="auto"/>
              </w:divBdr>
            </w:div>
            <w:div w:id="373585339">
              <w:marLeft w:val="0"/>
              <w:marRight w:val="0"/>
              <w:marTop w:val="0"/>
              <w:marBottom w:val="0"/>
              <w:divBdr>
                <w:top w:val="none" w:sz="0" w:space="0" w:color="auto"/>
                <w:left w:val="none" w:sz="0" w:space="0" w:color="auto"/>
                <w:bottom w:val="none" w:sz="0" w:space="0" w:color="auto"/>
                <w:right w:val="none" w:sz="0" w:space="0" w:color="auto"/>
              </w:divBdr>
            </w:div>
            <w:div w:id="751319741">
              <w:marLeft w:val="0"/>
              <w:marRight w:val="0"/>
              <w:marTop w:val="0"/>
              <w:marBottom w:val="0"/>
              <w:divBdr>
                <w:top w:val="none" w:sz="0" w:space="0" w:color="auto"/>
                <w:left w:val="none" w:sz="0" w:space="0" w:color="auto"/>
                <w:bottom w:val="none" w:sz="0" w:space="0" w:color="auto"/>
                <w:right w:val="none" w:sz="0" w:space="0" w:color="auto"/>
              </w:divBdr>
            </w:div>
            <w:div w:id="2078742210">
              <w:marLeft w:val="0"/>
              <w:marRight w:val="0"/>
              <w:marTop w:val="0"/>
              <w:marBottom w:val="0"/>
              <w:divBdr>
                <w:top w:val="none" w:sz="0" w:space="0" w:color="auto"/>
                <w:left w:val="none" w:sz="0" w:space="0" w:color="auto"/>
                <w:bottom w:val="none" w:sz="0" w:space="0" w:color="auto"/>
                <w:right w:val="none" w:sz="0" w:space="0" w:color="auto"/>
              </w:divBdr>
            </w:div>
            <w:div w:id="716272589">
              <w:marLeft w:val="0"/>
              <w:marRight w:val="0"/>
              <w:marTop w:val="0"/>
              <w:marBottom w:val="0"/>
              <w:divBdr>
                <w:top w:val="none" w:sz="0" w:space="0" w:color="auto"/>
                <w:left w:val="none" w:sz="0" w:space="0" w:color="auto"/>
                <w:bottom w:val="none" w:sz="0" w:space="0" w:color="auto"/>
                <w:right w:val="none" w:sz="0" w:space="0" w:color="auto"/>
              </w:divBdr>
            </w:div>
            <w:div w:id="757597471">
              <w:marLeft w:val="0"/>
              <w:marRight w:val="0"/>
              <w:marTop w:val="0"/>
              <w:marBottom w:val="0"/>
              <w:divBdr>
                <w:top w:val="none" w:sz="0" w:space="0" w:color="auto"/>
                <w:left w:val="none" w:sz="0" w:space="0" w:color="auto"/>
                <w:bottom w:val="none" w:sz="0" w:space="0" w:color="auto"/>
                <w:right w:val="none" w:sz="0" w:space="0" w:color="auto"/>
              </w:divBdr>
            </w:div>
            <w:div w:id="149760589">
              <w:marLeft w:val="0"/>
              <w:marRight w:val="0"/>
              <w:marTop w:val="0"/>
              <w:marBottom w:val="0"/>
              <w:divBdr>
                <w:top w:val="none" w:sz="0" w:space="0" w:color="auto"/>
                <w:left w:val="none" w:sz="0" w:space="0" w:color="auto"/>
                <w:bottom w:val="none" w:sz="0" w:space="0" w:color="auto"/>
                <w:right w:val="none" w:sz="0" w:space="0" w:color="auto"/>
              </w:divBdr>
            </w:div>
            <w:div w:id="1643651859">
              <w:marLeft w:val="0"/>
              <w:marRight w:val="0"/>
              <w:marTop w:val="0"/>
              <w:marBottom w:val="0"/>
              <w:divBdr>
                <w:top w:val="none" w:sz="0" w:space="0" w:color="auto"/>
                <w:left w:val="none" w:sz="0" w:space="0" w:color="auto"/>
                <w:bottom w:val="none" w:sz="0" w:space="0" w:color="auto"/>
                <w:right w:val="none" w:sz="0" w:space="0" w:color="auto"/>
              </w:divBdr>
            </w:div>
            <w:div w:id="363018704">
              <w:marLeft w:val="0"/>
              <w:marRight w:val="0"/>
              <w:marTop w:val="0"/>
              <w:marBottom w:val="0"/>
              <w:divBdr>
                <w:top w:val="none" w:sz="0" w:space="0" w:color="auto"/>
                <w:left w:val="none" w:sz="0" w:space="0" w:color="auto"/>
                <w:bottom w:val="none" w:sz="0" w:space="0" w:color="auto"/>
                <w:right w:val="none" w:sz="0" w:space="0" w:color="auto"/>
              </w:divBdr>
            </w:div>
            <w:div w:id="87163349">
              <w:marLeft w:val="0"/>
              <w:marRight w:val="0"/>
              <w:marTop w:val="360"/>
              <w:marBottom w:val="0"/>
              <w:divBdr>
                <w:top w:val="single" w:sz="6" w:space="0" w:color="auto"/>
                <w:left w:val="single" w:sz="6" w:space="0" w:color="auto"/>
                <w:bottom w:val="single" w:sz="6" w:space="0" w:color="auto"/>
                <w:right w:val="single" w:sz="6" w:space="0" w:color="auto"/>
              </w:divBdr>
            </w:div>
            <w:div w:id="1062412989">
              <w:marLeft w:val="0"/>
              <w:marRight w:val="0"/>
              <w:marTop w:val="0"/>
              <w:marBottom w:val="0"/>
              <w:divBdr>
                <w:top w:val="none" w:sz="0" w:space="0" w:color="auto"/>
                <w:left w:val="none" w:sz="0" w:space="0" w:color="auto"/>
                <w:bottom w:val="none" w:sz="0" w:space="0" w:color="auto"/>
                <w:right w:val="none" w:sz="0" w:space="0" w:color="auto"/>
              </w:divBdr>
            </w:div>
            <w:div w:id="1041520870">
              <w:marLeft w:val="0"/>
              <w:marRight w:val="0"/>
              <w:marTop w:val="0"/>
              <w:marBottom w:val="0"/>
              <w:divBdr>
                <w:top w:val="none" w:sz="0" w:space="0" w:color="auto"/>
                <w:left w:val="none" w:sz="0" w:space="0" w:color="auto"/>
                <w:bottom w:val="none" w:sz="0" w:space="0" w:color="auto"/>
                <w:right w:val="none" w:sz="0" w:space="0" w:color="auto"/>
              </w:divBdr>
            </w:div>
            <w:div w:id="95298163">
              <w:marLeft w:val="0"/>
              <w:marRight w:val="0"/>
              <w:marTop w:val="0"/>
              <w:marBottom w:val="0"/>
              <w:divBdr>
                <w:top w:val="none" w:sz="0" w:space="0" w:color="auto"/>
                <w:left w:val="none" w:sz="0" w:space="0" w:color="auto"/>
                <w:bottom w:val="none" w:sz="0" w:space="0" w:color="auto"/>
                <w:right w:val="none" w:sz="0" w:space="0" w:color="auto"/>
              </w:divBdr>
            </w:div>
            <w:div w:id="664631471">
              <w:marLeft w:val="0"/>
              <w:marRight w:val="0"/>
              <w:marTop w:val="0"/>
              <w:marBottom w:val="0"/>
              <w:divBdr>
                <w:top w:val="none" w:sz="0" w:space="0" w:color="auto"/>
                <w:left w:val="none" w:sz="0" w:space="0" w:color="auto"/>
                <w:bottom w:val="none" w:sz="0" w:space="0" w:color="auto"/>
                <w:right w:val="none" w:sz="0" w:space="0" w:color="auto"/>
              </w:divBdr>
            </w:div>
            <w:div w:id="1998849331">
              <w:marLeft w:val="0"/>
              <w:marRight w:val="0"/>
              <w:marTop w:val="0"/>
              <w:marBottom w:val="0"/>
              <w:divBdr>
                <w:top w:val="none" w:sz="0" w:space="0" w:color="auto"/>
                <w:left w:val="none" w:sz="0" w:space="0" w:color="auto"/>
                <w:bottom w:val="none" w:sz="0" w:space="0" w:color="auto"/>
                <w:right w:val="none" w:sz="0" w:space="0" w:color="auto"/>
              </w:divBdr>
            </w:div>
            <w:div w:id="53740129">
              <w:marLeft w:val="0"/>
              <w:marRight w:val="0"/>
              <w:marTop w:val="0"/>
              <w:marBottom w:val="0"/>
              <w:divBdr>
                <w:top w:val="none" w:sz="0" w:space="0" w:color="auto"/>
                <w:left w:val="none" w:sz="0" w:space="0" w:color="auto"/>
                <w:bottom w:val="none" w:sz="0" w:space="0" w:color="auto"/>
                <w:right w:val="none" w:sz="0" w:space="0" w:color="auto"/>
              </w:divBdr>
            </w:div>
            <w:div w:id="1534346977">
              <w:marLeft w:val="0"/>
              <w:marRight w:val="0"/>
              <w:marTop w:val="360"/>
              <w:marBottom w:val="0"/>
              <w:divBdr>
                <w:top w:val="single" w:sz="6" w:space="0" w:color="auto"/>
                <w:left w:val="single" w:sz="6" w:space="0" w:color="auto"/>
                <w:bottom w:val="single" w:sz="6" w:space="0" w:color="auto"/>
                <w:right w:val="single" w:sz="6" w:space="0" w:color="auto"/>
              </w:divBdr>
            </w:div>
            <w:div w:id="852063666">
              <w:marLeft w:val="0"/>
              <w:marRight w:val="0"/>
              <w:marTop w:val="0"/>
              <w:marBottom w:val="0"/>
              <w:divBdr>
                <w:top w:val="none" w:sz="0" w:space="0" w:color="auto"/>
                <w:left w:val="none" w:sz="0" w:space="0" w:color="auto"/>
                <w:bottom w:val="none" w:sz="0" w:space="0" w:color="auto"/>
                <w:right w:val="none" w:sz="0" w:space="0" w:color="auto"/>
              </w:divBdr>
            </w:div>
            <w:div w:id="1630548625">
              <w:marLeft w:val="0"/>
              <w:marRight w:val="0"/>
              <w:marTop w:val="0"/>
              <w:marBottom w:val="0"/>
              <w:divBdr>
                <w:top w:val="none" w:sz="0" w:space="0" w:color="auto"/>
                <w:left w:val="none" w:sz="0" w:space="0" w:color="auto"/>
                <w:bottom w:val="none" w:sz="0" w:space="0" w:color="auto"/>
                <w:right w:val="none" w:sz="0" w:space="0" w:color="auto"/>
              </w:divBdr>
            </w:div>
            <w:div w:id="175001259">
              <w:marLeft w:val="0"/>
              <w:marRight w:val="0"/>
              <w:marTop w:val="0"/>
              <w:marBottom w:val="0"/>
              <w:divBdr>
                <w:top w:val="none" w:sz="0" w:space="0" w:color="auto"/>
                <w:left w:val="none" w:sz="0" w:space="0" w:color="auto"/>
                <w:bottom w:val="none" w:sz="0" w:space="0" w:color="auto"/>
                <w:right w:val="none" w:sz="0" w:space="0" w:color="auto"/>
              </w:divBdr>
            </w:div>
            <w:div w:id="311520866">
              <w:marLeft w:val="0"/>
              <w:marRight w:val="0"/>
              <w:marTop w:val="0"/>
              <w:marBottom w:val="0"/>
              <w:divBdr>
                <w:top w:val="none" w:sz="0" w:space="0" w:color="auto"/>
                <w:left w:val="none" w:sz="0" w:space="0" w:color="auto"/>
                <w:bottom w:val="none" w:sz="0" w:space="0" w:color="auto"/>
                <w:right w:val="none" w:sz="0" w:space="0" w:color="auto"/>
              </w:divBdr>
            </w:div>
            <w:div w:id="1180002644">
              <w:marLeft w:val="0"/>
              <w:marRight w:val="0"/>
              <w:marTop w:val="0"/>
              <w:marBottom w:val="0"/>
              <w:divBdr>
                <w:top w:val="none" w:sz="0" w:space="0" w:color="auto"/>
                <w:left w:val="none" w:sz="0" w:space="0" w:color="auto"/>
                <w:bottom w:val="none" w:sz="0" w:space="0" w:color="auto"/>
                <w:right w:val="none" w:sz="0" w:space="0" w:color="auto"/>
              </w:divBdr>
            </w:div>
            <w:div w:id="1805350257">
              <w:marLeft w:val="0"/>
              <w:marRight w:val="0"/>
              <w:marTop w:val="0"/>
              <w:marBottom w:val="0"/>
              <w:divBdr>
                <w:top w:val="none" w:sz="0" w:space="0" w:color="auto"/>
                <w:left w:val="none" w:sz="0" w:space="0" w:color="auto"/>
                <w:bottom w:val="none" w:sz="0" w:space="0" w:color="auto"/>
                <w:right w:val="none" w:sz="0" w:space="0" w:color="auto"/>
              </w:divBdr>
            </w:div>
            <w:div w:id="249968474">
              <w:marLeft w:val="0"/>
              <w:marRight w:val="0"/>
              <w:marTop w:val="0"/>
              <w:marBottom w:val="0"/>
              <w:divBdr>
                <w:top w:val="none" w:sz="0" w:space="0" w:color="auto"/>
                <w:left w:val="none" w:sz="0" w:space="0" w:color="auto"/>
                <w:bottom w:val="none" w:sz="0" w:space="0" w:color="auto"/>
                <w:right w:val="none" w:sz="0" w:space="0" w:color="auto"/>
              </w:divBdr>
            </w:div>
            <w:div w:id="13504132">
              <w:marLeft w:val="0"/>
              <w:marRight w:val="0"/>
              <w:marTop w:val="0"/>
              <w:marBottom w:val="0"/>
              <w:divBdr>
                <w:top w:val="none" w:sz="0" w:space="0" w:color="auto"/>
                <w:left w:val="none" w:sz="0" w:space="0" w:color="auto"/>
                <w:bottom w:val="none" w:sz="0" w:space="0" w:color="auto"/>
                <w:right w:val="none" w:sz="0" w:space="0" w:color="auto"/>
              </w:divBdr>
            </w:div>
            <w:div w:id="1744520617">
              <w:marLeft w:val="0"/>
              <w:marRight w:val="0"/>
              <w:marTop w:val="360"/>
              <w:marBottom w:val="0"/>
              <w:divBdr>
                <w:top w:val="single" w:sz="6" w:space="0" w:color="auto"/>
                <w:left w:val="single" w:sz="6" w:space="0" w:color="auto"/>
                <w:bottom w:val="single" w:sz="6" w:space="0" w:color="auto"/>
                <w:right w:val="single" w:sz="6" w:space="0" w:color="auto"/>
              </w:divBdr>
            </w:div>
            <w:div w:id="68892765">
              <w:marLeft w:val="0"/>
              <w:marRight w:val="0"/>
              <w:marTop w:val="0"/>
              <w:marBottom w:val="0"/>
              <w:divBdr>
                <w:top w:val="none" w:sz="0" w:space="0" w:color="auto"/>
                <w:left w:val="none" w:sz="0" w:space="0" w:color="auto"/>
                <w:bottom w:val="none" w:sz="0" w:space="0" w:color="auto"/>
                <w:right w:val="none" w:sz="0" w:space="0" w:color="auto"/>
              </w:divBdr>
            </w:div>
            <w:div w:id="1367295954">
              <w:marLeft w:val="0"/>
              <w:marRight w:val="0"/>
              <w:marTop w:val="0"/>
              <w:marBottom w:val="0"/>
              <w:divBdr>
                <w:top w:val="none" w:sz="0" w:space="0" w:color="auto"/>
                <w:left w:val="none" w:sz="0" w:space="0" w:color="auto"/>
                <w:bottom w:val="none" w:sz="0" w:space="0" w:color="auto"/>
                <w:right w:val="none" w:sz="0" w:space="0" w:color="auto"/>
              </w:divBdr>
            </w:div>
            <w:div w:id="1536429070">
              <w:marLeft w:val="0"/>
              <w:marRight w:val="0"/>
              <w:marTop w:val="0"/>
              <w:marBottom w:val="0"/>
              <w:divBdr>
                <w:top w:val="none" w:sz="0" w:space="0" w:color="auto"/>
                <w:left w:val="none" w:sz="0" w:space="0" w:color="auto"/>
                <w:bottom w:val="none" w:sz="0" w:space="0" w:color="auto"/>
                <w:right w:val="none" w:sz="0" w:space="0" w:color="auto"/>
              </w:divBdr>
            </w:div>
            <w:div w:id="2042515809">
              <w:marLeft w:val="0"/>
              <w:marRight w:val="0"/>
              <w:marTop w:val="360"/>
              <w:marBottom w:val="0"/>
              <w:divBdr>
                <w:top w:val="single" w:sz="6" w:space="0" w:color="auto"/>
                <w:left w:val="single" w:sz="6" w:space="0" w:color="auto"/>
                <w:bottom w:val="single" w:sz="6" w:space="0" w:color="auto"/>
                <w:right w:val="single" w:sz="6" w:space="0" w:color="auto"/>
              </w:divBdr>
            </w:div>
            <w:div w:id="364645969">
              <w:marLeft w:val="0"/>
              <w:marRight w:val="0"/>
              <w:marTop w:val="0"/>
              <w:marBottom w:val="0"/>
              <w:divBdr>
                <w:top w:val="none" w:sz="0" w:space="0" w:color="auto"/>
                <w:left w:val="none" w:sz="0" w:space="0" w:color="auto"/>
                <w:bottom w:val="none" w:sz="0" w:space="0" w:color="auto"/>
                <w:right w:val="none" w:sz="0" w:space="0" w:color="auto"/>
              </w:divBdr>
            </w:div>
            <w:div w:id="1399204907">
              <w:marLeft w:val="0"/>
              <w:marRight w:val="0"/>
              <w:marTop w:val="0"/>
              <w:marBottom w:val="0"/>
              <w:divBdr>
                <w:top w:val="none" w:sz="0" w:space="0" w:color="auto"/>
                <w:left w:val="none" w:sz="0" w:space="0" w:color="auto"/>
                <w:bottom w:val="none" w:sz="0" w:space="0" w:color="auto"/>
                <w:right w:val="none" w:sz="0" w:space="0" w:color="auto"/>
              </w:divBdr>
            </w:div>
            <w:div w:id="1971203785">
              <w:marLeft w:val="0"/>
              <w:marRight w:val="0"/>
              <w:marTop w:val="0"/>
              <w:marBottom w:val="0"/>
              <w:divBdr>
                <w:top w:val="none" w:sz="0" w:space="0" w:color="auto"/>
                <w:left w:val="none" w:sz="0" w:space="0" w:color="auto"/>
                <w:bottom w:val="none" w:sz="0" w:space="0" w:color="auto"/>
                <w:right w:val="none" w:sz="0" w:space="0" w:color="auto"/>
              </w:divBdr>
            </w:div>
            <w:div w:id="1749577449">
              <w:marLeft w:val="0"/>
              <w:marRight w:val="0"/>
              <w:marTop w:val="0"/>
              <w:marBottom w:val="0"/>
              <w:divBdr>
                <w:top w:val="none" w:sz="0" w:space="0" w:color="auto"/>
                <w:left w:val="none" w:sz="0" w:space="0" w:color="auto"/>
                <w:bottom w:val="none" w:sz="0" w:space="0" w:color="auto"/>
                <w:right w:val="none" w:sz="0" w:space="0" w:color="auto"/>
              </w:divBdr>
            </w:div>
            <w:div w:id="437070631">
              <w:marLeft w:val="0"/>
              <w:marRight w:val="0"/>
              <w:marTop w:val="0"/>
              <w:marBottom w:val="0"/>
              <w:divBdr>
                <w:top w:val="none" w:sz="0" w:space="0" w:color="auto"/>
                <w:left w:val="none" w:sz="0" w:space="0" w:color="auto"/>
                <w:bottom w:val="none" w:sz="0" w:space="0" w:color="auto"/>
                <w:right w:val="none" w:sz="0" w:space="0" w:color="auto"/>
              </w:divBdr>
            </w:div>
            <w:div w:id="435563906">
              <w:marLeft w:val="0"/>
              <w:marRight w:val="0"/>
              <w:marTop w:val="0"/>
              <w:marBottom w:val="0"/>
              <w:divBdr>
                <w:top w:val="none" w:sz="0" w:space="0" w:color="auto"/>
                <w:left w:val="none" w:sz="0" w:space="0" w:color="auto"/>
                <w:bottom w:val="none" w:sz="0" w:space="0" w:color="auto"/>
                <w:right w:val="none" w:sz="0" w:space="0" w:color="auto"/>
              </w:divBdr>
            </w:div>
            <w:div w:id="1623196309">
              <w:marLeft w:val="0"/>
              <w:marRight w:val="0"/>
              <w:marTop w:val="360"/>
              <w:marBottom w:val="0"/>
              <w:divBdr>
                <w:top w:val="single" w:sz="6" w:space="0" w:color="auto"/>
                <w:left w:val="single" w:sz="6" w:space="0" w:color="auto"/>
                <w:bottom w:val="single" w:sz="6" w:space="0" w:color="auto"/>
                <w:right w:val="single" w:sz="6" w:space="0" w:color="auto"/>
              </w:divBdr>
            </w:div>
            <w:div w:id="533152889">
              <w:marLeft w:val="0"/>
              <w:marRight w:val="0"/>
              <w:marTop w:val="0"/>
              <w:marBottom w:val="0"/>
              <w:divBdr>
                <w:top w:val="none" w:sz="0" w:space="0" w:color="auto"/>
                <w:left w:val="none" w:sz="0" w:space="0" w:color="auto"/>
                <w:bottom w:val="none" w:sz="0" w:space="0" w:color="auto"/>
                <w:right w:val="none" w:sz="0" w:space="0" w:color="auto"/>
              </w:divBdr>
            </w:div>
            <w:div w:id="1930000145">
              <w:marLeft w:val="0"/>
              <w:marRight w:val="0"/>
              <w:marTop w:val="0"/>
              <w:marBottom w:val="0"/>
              <w:divBdr>
                <w:top w:val="none" w:sz="0" w:space="0" w:color="auto"/>
                <w:left w:val="none" w:sz="0" w:space="0" w:color="auto"/>
                <w:bottom w:val="none" w:sz="0" w:space="0" w:color="auto"/>
                <w:right w:val="none" w:sz="0" w:space="0" w:color="auto"/>
              </w:divBdr>
            </w:div>
            <w:div w:id="1894542100">
              <w:marLeft w:val="0"/>
              <w:marRight w:val="0"/>
              <w:marTop w:val="0"/>
              <w:marBottom w:val="0"/>
              <w:divBdr>
                <w:top w:val="none" w:sz="0" w:space="0" w:color="auto"/>
                <w:left w:val="none" w:sz="0" w:space="0" w:color="auto"/>
                <w:bottom w:val="none" w:sz="0" w:space="0" w:color="auto"/>
                <w:right w:val="none" w:sz="0" w:space="0" w:color="auto"/>
              </w:divBdr>
            </w:div>
            <w:div w:id="168565852">
              <w:marLeft w:val="0"/>
              <w:marRight w:val="0"/>
              <w:marTop w:val="0"/>
              <w:marBottom w:val="0"/>
              <w:divBdr>
                <w:top w:val="none" w:sz="0" w:space="0" w:color="auto"/>
                <w:left w:val="none" w:sz="0" w:space="0" w:color="auto"/>
                <w:bottom w:val="none" w:sz="0" w:space="0" w:color="auto"/>
                <w:right w:val="none" w:sz="0" w:space="0" w:color="auto"/>
              </w:divBdr>
            </w:div>
            <w:div w:id="1987931437">
              <w:marLeft w:val="0"/>
              <w:marRight w:val="0"/>
              <w:marTop w:val="0"/>
              <w:marBottom w:val="0"/>
              <w:divBdr>
                <w:top w:val="none" w:sz="0" w:space="0" w:color="auto"/>
                <w:left w:val="none" w:sz="0" w:space="0" w:color="auto"/>
                <w:bottom w:val="none" w:sz="0" w:space="0" w:color="auto"/>
                <w:right w:val="none" w:sz="0" w:space="0" w:color="auto"/>
              </w:divBdr>
            </w:div>
            <w:div w:id="98138864">
              <w:marLeft w:val="0"/>
              <w:marRight w:val="0"/>
              <w:marTop w:val="360"/>
              <w:marBottom w:val="0"/>
              <w:divBdr>
                <w:top w:val="single" w:sz="6" w:space="0" w:color="auto"/>
                <w:left w:val="single" w:sz="6" w:space="0" w:color="auto"/>
                <w:bottom w:val="single" w:sz="6" w:space="0" w:color="auto"/>
                <w:right w:val="single" w:sz="6" w:space="0" w:color="auto"/>
              </w:divBdr>
            </w:div>
            <w:div w:id="1797596601">
              <w:marLeft w:val="0"/>
              <w:marRight w:val="0"/>
              <w:marTop w:val="0"/>
              <w:marBottom w:val="0"/>
              <w:divBdr>
                <w:top w:val="none" w:sz="0" w:space="0" w:color="auto"/>
                <w:left w:val="none" w:sz="0" w:space="0" w:color="auto"/>
                <w:bottom w:val="none" w:sz="0" w:space="0" w:color="auto"/>
                <w:right w:val="none" w:sz="0" w:space="0" w:color="auto"/>
              </w:divBdr>
            </w:div>
            <w:div w:id="826022077">
              <w:marLeft w:val="0"/>
              <w:marRight w:val="0"/>
              <w:marTop w:val="0"/>
              <w:marBottom w:val="0"/>
              <w:divBdr>
                <w:top w:val="none" w:sz="0" w:space="0" w:color="auto"/>
                <w:left w:val="none" w:sz="0" w:space="0" w:color="auto"/>
                <w:bottom w:val="none" w:sz="0" w:space="0" w:color="auto"/>
                <w:right w:val="none" w:sz="0" w:space="0" w:color="auto"/>
              </w:divBdr>
            </w:div>
            <w:div w:id="166291040">
              <w:marLeft w:val="0"/>
              <w:marRight w:val="0"/>
              <w:marTop w:val="0"/>
              <w:marBottom w:val="0"/>
              <w:divBdr>
                <w:top w:val="none" w:sz="0" w:space="0" w:color="auto"/>
                <w:left w:val="none" w:sz="0" w:space="0" w:color="auto"/>
                <w:bottom w:val="none" w:sz="0" w:space="0" w:color="auto"/>
                <w:right w:val="none" w:sz="0" w:space="0" w:color="auto"/>
              </w:divBdr>
            </w:div>
            <w:div w:id="538670083">
              <w:marLeft w:val="0"/>
              <w:marRight w:val="0"/>
              <w:marTop w:val="0"/>
              <w:marBottom w:val="0"/>
              <w:divBdr>
                <w:top w:val="none" w:sz="0" w:space="0" w:color="auto"/>
                <w:left w:val="none" w:sz="0" w:space="0" w:color="auto"/>
                <w:bottom w:val="none" w:sz="0" w:space="0" w:color="auto"/>
                <w:right w:val="none" w:sz="0" w:space="0" w:color="auto"/>
              </w:divBdr>
            </w:div>
            <w:div w:id="898831732">
              <w:marLeft w:val="0"/>
              <w:marRight w:val="0"/>
              <w:marTop w:val="0"/>
              <w:marBottom w:val="0"/>
              <w:divBdr>
                <w:top w:val="none" w:sz="0" w:space="0" w:color="auto"/>
                <w:left w:val="none" w:sz="0" w:space="0" w:color="auto"/>
                <w:bottom w:val="none" w:sz="0" w:space="0" w:color="auto"/>
                <w:right w:val="none" w:sz="0" w:space="0" w:color="auto"/>
              </w:divBdr>
            </w:div>
            <w:div w:id="483133091">
              <w:marLeft w:val="0"/>
              <w:marRight w:val="0"/>
              <w:marTop w:val="360"/>
              <w:marBottom w:val="0"/>
              <w:divBdr>
                <w:top w:val="single" w:sz="6" w:space="0" w:color="auto"/>
                <w:left w:val="single" w:sz="6" w:space="0" w:color="auto"/>
                <w:bottom w:val="single" w:sz="6" w:space="0" w:color="auto"/>
                <w:right w:val="single" w:sz="6" w:space="0" w:color="auto"/>
              </w:divBdr>
            </w:div>
            <w:div w:id="667253428">
              <w:marLeft w:val="0"/>
              <w:marRight w:val="0"/>
              <w:marTop w:val="0"/>
              <w:marBottom w:val="0"/>
              <w:divBdr>
                <w:top w:val="none" w:sz="0" w:space="0" w:color="auto"/>
                <w:left w:val="none" w:sz="0" w:space="0" w:color="auto"/>
                <w:bottom w:val="none" w:sz="0" w:space="0" w:color="auto"/>
                <w:right w:val="none" w:sz="0" w:space="0" w:color="auto"/>
              </w:divBdr>
            </w:div>
            <w:div w:id="1903984387">
              <w:marLeft w:val="0"/>
              <w:marRight w:val="0"/>
              <w:marTop w:val="0"/>
              <w:marBottom w:val="0"/>
              <w:divBdr>
                <w:top w:val="none" w:sz="0" w:space="0" w:color="auto"/>
                <w:left w:val="none" w:sz="0" w:space="0" w:color="auto"/>
                <w:bottom w:val="none" w:sz="0" w:space="0" w:color="auto"/>
                <w:right w:val="none" w:sz="0" w:space="0" w:color="auto"/>
              </w:divBdr>
            </w:div>
            <w:div w:id="1232151847">
              <w:marLeft w:val="0"/>
              <w:marRight w:val="0"/>
              <w:marTop w:val="0"/>
              <w:marBottom w:val="0"/>
              <w:divBdr>
                <w:top w:val="none" w:sz="0" w:space="0" w:color="auto"/>
                <w:left w:val="none" w:sz="0" w:space="0" w:color="auto"/>
                <w:bottom w:val="none" w:sz="0" w:space="0" w:color="auto"/>
                <w:right w:val="none" w:sz="0" w:space="0" w:color="auto"/>
              </w:divBdr>
            </w:div>
            <w:div w:id="1812749722">
              <w:marLeft w:val="0"/>
              <w:marRight w:val="0"/>
              <w:marTop w:val="0"/>
              <w:marBottom w:val="0"/>
              <w:divBdr>
                <w:top w:val="none" w:sz="0" w:space="0" w:color="auto"/>
                <w:left w:val="none" w:sz="0" w:space="0" w:color="auto"/>
                <w:bottom w:val="none" w:sz="0" w:space="0" w:color="auto"/>
                <w:right w:val="none" w:sz="0" w:space="0" w:color="auto"/>
              </w:divBdr>
            </w:div>
            <w:div w:id="10645060">
              <w:marLeft w:val="0"/>
              <w:marRight w:val="0"/>
              <w:marTop w:val="0"/>
              <w:marBottom w:val="0"/>
              <w:divBdr>
                <w:top w:val="none" w:sz="0" w:space="0" w:color="auto"/>
                <w:left w:val="none" w:sz="0" w:space="0" w:color="auto"/>
                <w:bottom w:val="none" w:sz="0" w:space="0" w:color="auto"/>
                <w:right w:val="none" w:sz="0" w:space="0" w:color="auto"/>
              </w:divBdr>
            </w:div>
            <w:div w:id="1509174222">
              <w:marLeft w:val="0"/>
              <w:marRight w:val="0"/>
              <w:marTop w:val="0"/>
              <w:marBottom w:val="0"/>
              <w:divBdr>
                <w:top w:val="none" w:sz="0" w:space="0" w:color="auto"/>
                <w:left w:val="none" w:sz="0" w:space="0" w:color="auto"/>
                <w:bottom w:val="none" w:sz="0" w:space="0" w:color="auto"/>
                <w:right w:val="none" w:sz="0" w:space="0" w:color="auto"/>
              </w:divBdr>
            </w:div>
            <w:div w:id="210069900">
              <w:marLeft w:val="0"/>
              <w:marRight w:val="0"/>
              <w:marTop w:val="0"/>
              <w:marBottom w:val="0"/>
              <w:divBdr>
                <w:top w:val="none" w:sz="0" w:space="0" w:color="auto"/>
                <w:left w:val="none" w:sz="0" w:space="0" w:color="auto"/>
                <w:bottom w:val="none" w:sz="0" w:space="0" w:color="auto"/>
                <w:right w:val="none" w:sz="0" w:space="0" w:color="auto"/>
              </w:divBdr>
            </w:div>
            <w:div w:id="1182009615">
              <w:marLeft w:val="0"/>
              <w:marRight w:val="0"/>
              <w:marTop w:val="0"/>
              <w:marBottom w:val="0"/>
              <w:divBdr>
                <w:top w:val="none" w:sz="0" w:space="0" w:color="auto"/>
                <w:left w:val="none" w:sz="0" w:space="0" w:color="auto"/>
                <w:bottom w:val="none" w:sz="0" w:space="0" w:color="auto"/>
                <w:right w:val="none" w:sz="0" w:space="0" w:color="auto"/>
              </w:divBdr>
            </w:div>
            <w:div w:id="193231805">
              <w:marLeft w:val="0"/>
              <w:marRight w:val="0"/>
              <w:marTop w:val="0"/>
              <w:marBottom w:val="0"/>
              <w:divBdr>
                <w:top w:val="none" w:sz="0" w:space="0" w:color="auto"/>
                <w:left w:val="none" w:sz="0" w:space="0" w:color="auto"/>
                <w:bottom w:val="none" w:sz="0" w:space="0" w:color="auto"/>
                <w:right w:val="none" w:sz="0" w:space="0" w:color="auto"/>
              </w:divBdr>
              <w:divsChild>
                <w:div w:id="2082558553">
                  <w:marLeft w:val="0"/>
                  <w:marRight w:val="0"/>
                  <w:marTop w:val="0"/>
                  <w:marBottom w:val="0"/>
                  <w:divBdr>
                    <w:top w:val="none" w:sz="0" w:space="0" w:color="auto"/>
                    <w:left w:val="none" w:sz="0" w:space="0" w:color="auto"/>
                    <w:bottom w:val="none" w:sz="0" w:space="0" w:color="auto"/>
                    <w:right w:val="none" w:sz="0" w:space="0" w:color="auto"/>
                  </w:divBdr>
                </w:div>
                <w:div w:id="865677728">
                  <w:marLeft w:val="0"/>
                  <w:marRight w:val="0"/>
                  <w:marTop w:val="0"/>
                  <w:marBottom w:val="0"/>
                  <w:divBdr>
                    <w:top w:val="none" w:sz="0" w:space="0" w:color="auto"/>
                    <w:left w:val="none" w:sz="0" w:space="0" w:color="auto"/>
                    <w:bottom w:val="none" w:sz="0" w:space="0" w:color="auto"/>
                    <w:right w:val="none" w:sz="0" w:space="0" w:color="auto"/>
                  </w:divBdr>
                </w:div>
                <w:div w:id="1320305713">
                  <w:marLeft w:val="0"/>
                  <w:marRight w:val="0"/>
                  <w:marTop w:val="0"/>
                  <w:marBottom w:val="0"/>
                  <w:divBdr>
                    <w:top w:val="none" w:sz="0" w:space="0" w:color="auto"/>
                    <w:left w:val="none" w:sz="0" w:space="0" w:color="auto"/>
                    <w:bottom w:val="none" w:sz="0" w:space="0" w:color="auto"/>
                    <w:right w:val="none" w:sz="0" w:space="0" w:color="auto"/>
                  </w:divBdr>
                </w:div>
              </w:divsChild>
            </w:div>
            <w:div w:id="579558520">
              <w:marLeft w:val="0"/>
              <w:marRight w:val="0"/>
              <w:marTop w:val="0"/>
              <w:marBottom w:val="0"/>
              <w:divBdr>
                <w:top w:val="none" w:sz="0" w:space="0" w:color="auto"/>
                <w:left w:val="none" w:sz="0" w:space="0" w:color="auto"/>
                <w:bottom w:val="none" w:sz="0" w:space="0" w:color="auto"/>
                <w:right w:val="none" w:sz="0" w:space="0" w:color="auto"/>
              </w:divBdr>
            </w:div>
            <w:div w:id="350763314">
              <w:marLeft w:val="0"/>
              <w:marRight w:val="0"/>
              <w:marTop w:val="0"/>
              <w:marBottom w:val="0"/>
              <w:divBdr>
                <w:top w:val="none" w:sz="0" w:space="0" w:color="auto"/>
                <w:left w:val="none" w:sz="0" w:space="0" w:color="auto"/>
                <w:bottom w:val="none" w:sz="0" w:space="0" w:color="auto"/>
                <w:right w:val="none" w:sz="0" w:space="0" w:color="auto"/>
              </w:divBdr>
            </w:div>
            <w:div w:id="1135949275">
              <w:marLeft w:val="0"/>
              <w:marRight w:val="0"/>
              <w:marTop w:val="0"/>
              <w:marBottom w:val="0"/>
              <w:divBdr>
                <w:top w:val="none" w:sz="0" w:space="0" w:color="auto"/>
                <w:left w:val="none" w:sz="0" w:space="0" w:color="auto"/>
                <w:bottom w:val="none" w:sz="0" w:space="0" w:color="auto"/>
                <w:right w:val="none" w:sz="0" w:space="0" w:color="auto"/>
              </w:divBdr>
            </w:div>
            <w:div w:id="632175711">
              <w:marLeft w:val="0"/>
              <w:marRight w:val="0"/>
              <w:marTop w:val="0"/>
              <w:marBottom w:val="0"/>
              <w:divBdr>
                <w:top w:val="none" w:sz="0" w:space="0" w:color="auto"/>
                <w:left w:val="none" w:sz="0" w:space="0" w:color="auto"/>
                <w:bottom w:val="none" w:sz="0" w:space="0" w:color="auto"/>
                <w:right w:val="none" w:sz="0" w:space="0" w:color="auto"/>
              </w:divBdr>
            </w:div>
            <w:div w:id="402724554">
              <w:marLeft w:val="0"/>
              <w:marRight w:val="0"/>
              <w:marTop w:val="0"/>
              <w:marBottom w:val="0"/>
              <w:divBdr>
                <w:top w:val="none" w:sz="0" w:space="0" w:color="auto"/>
                <w:left w:val="none" w:sz="0" w:space="0" w:color="auto"/>
                <w:bottom w:val="none" w:sz="0" w:space="0" w:color="auto"/>
                <w:right w:val="none" w:sz="0" w:space="0" w:color="auto"/>
              </w:divBdr>
            </w:div>
            <w:div w:id="1511212433">
              <w:marLeft w:val="0"/>
              <w:marRight w:val="0"/>
              <w:marTop w:val="0"/>
              <w:marBottom w:val="0"/>
              <w:divBdr>
                <w:top w:val="none" w:sz="0" w:space="0" w:color="auto"/>
                <w:left w:val="none" w:sz="0" w:space="0" w:color="auto"/>
                <w:bottom w:val="none" w:sz="0" w:space="0" w:color="auto"/>
                <w:right w:val="none" w:sz="0" w:space="0" w:color="auto"/>
              </w:divBdr>
            </w:div>
            <w:div w:id="2062094403">
              <w:marLeft w:val="0"/>
              <w:marRight w:val="0"/>
              <w:marTop w:val="0"/>
              <w:marBottom w:val="0"/>
              <w:divBdr>
                <w:top w:val="none" w:sz="0" w:space="0" w:color="auto"/>
                <w:left w:val="none" w:sz="0" w:space="0" w:color="auto"/>
                <w:bottom w:val="none" w:sz="0" w:space="0" w:color="auto"/>
                <w:right w:val="none" w:sz="0" w:space="0" w:color="auto"/>
              </w:divBdr>
            </w:div>
            <w:div w:id="1792548849">
              <w:marLeft w:val="0"/>
              <w:marRight w:val="0"/>
              <w:marTop w:val="0"/>
              <w:marBottom w:val="0"/>
              <w:divBdr>
                <w:top w:val="none" w:sz="0" w:space="0" w:color="auto"/>
                <w:left w:val="none" w:sz="0" w:space="0" w:color="auto"/>
                <w:bottom w:val="none" w:sz="0" w:space="0" w:color="auto"/>
                <w:right w:val="none" w:sz="0" w:space="0" w:color="auto"/>
              </w:divBdr>
            </w:div>
            <w:div w:id="1855875652">
              <w:marLeft w:val="0"/>
              <w:marRight w:val="0"/>
              <w:marTop w:val="0"/>
              <w:marBottom w:val="0"/>
              <w:divBdr>
                <w:top w:val="none" w:sz="0" w:space="0" w:color="auto"/>
                <w:left w:val="none" w:sz="0" w:space="0" w:color="auto"/>
                <w:bottom w:val="none" w:sz="0" w:space="0" w:color="auto"/>
                <w:right w:val="none" w:sz="0" w:space="0" w:color="auto"/>
              </w:divBdr>
            </w:div>
            <w:div w:id="1207911258">
              <w:marLeft w:val="0"/>
              <w:marRight w:val="0"/>
              <w:marTop w:val="0"/>
              <w:marBottom w:val="0"/>
              <w:divBdr>
                <w:top w:val="none" w:sz="0" w:space="0" w:color="auto"/>
                <w:left w:val="none" w:sz="0" w:space="0" w:color="auto"/>
                <w:bottom w:val="none" w:sz="0" w:space="0" w:color="auto"/>
                <w:right w:val="none" w:sz="0" w:space="0" w:color="auto"/>
              </w:divBdr>
            </w:div>
            <w:div w:id="26109340">
              <w:marLeft w:val="0"/>
              <w:marRight w:val="0"/>
              <w:marTop w:val="0"/>
              <w:marBottom w:val="0"/>
              <w:divBdr>
                <w:top w:val="none" w:sz="0" w:space="0" w:color="auto"/>
                <w:left w:val="none" w:sz="0" w:space="0" w:color="auto"/>
                <w:bottom w:val="none" w:sz="0" w:space="0" w:color="auto"/>
                <w:right w:val="none" w:sz="0" w:space="0" w:color="auto"/>
              </w:divBdr>
            </w:div>
            <w:div w:id="1063679729">
              <w:marLeft w:val="0"/>
              <w:marRight w:val="0"/>
              <w:marTop w:val="0"/>
              <w:marBottom w:val="0"/>
              <w:divBdr>
                <w:top w:val="none" w:sz="0" w:space="0" w:color="auto"/>
                <w:left w:val="none" w:sz="0" w:space="0" w:color="auto"/>
                <w:bottom w:val="none" w:sz="0" w:space="0" w:color="auto"/>
                <w:right w:val="none" w:sz="0" w:space="0" w:color="auto"/>
              </w:divBdr>
            </w:div>
            <w:div w:id="715007051">
              <w:marLeft w:val="0"/>
              <w:marRight w:val="0"/>
              <w:marTop w:val="0"/>
              <w:marBottom w:val="0"/>
              <w:divBdr>
                <w:top w:val="none" w:sz="0" w:space="0" w:color="auto"/>
                <w:left w:val="none" w:sz="0" w:space="0" w:color="auto"/>
                <w:bottom w:val="none" w:sz="0" w:space="0" w:color="auto"/>
                <w:right w:val="none" w:sz="0" w:space="0" w:color="auto"/>
              </w:divBdr>
            </w:div>
            <w:div w:id="1543861086">
              <w:marLeft w:val="0"/>
              <w:marRight w:val="0"/>
              <w:marTop w:val="0"/>
              <w:marBottom w:val="0"/>
              <w:divBdr>
                <w:top w:val="none" w:sz="0" w:space="0" w:color="auto"/>
                <w:left w:val="none" w:sz="0" w:space="0" w:color="auto"/>
                <w:bottom w:val="none" w:sz="0" w:space="0" w:color="auto"/>
                <w:right w:val="none" w:sz="0" w:space="0" w:color="auto"/>
              </w:divBdr>
            </w:div>
            <w:div w:id="163984288">
              <w:marLeft w:val="0"/>
              <w:marRight w:val="0"/>
              <w:marTop w:val="0"/>
              <w:marBottom w:val="0"/>
              <w:divBdr>
                <w:top w:val="none" w:sz="0" w:space="0" w:color="auto"/>
                <w:left w:val="none" w:sz="0" w:space="0" w:color="auto"/>
                <w:bottom w:val="none" w:sz="0" w:space="0" w:color="auto"/>
                <w:right w:val="none" w:sz="0" w:space="0" w:color="auto"/>
              </w:divBdr>
            </w:div>
            <w:div w:id="441345651">
              <w:marLeft w:val="0"/>
              <w:marRight w:val="0"/>
              <w:marTop w:val="0"/>
              <w:marBottom w:val="0"/>
              <w:divBdr>
                <w:top w:val="none" w:sz="0" w:space="0" w:color="auto"/>
                <w:left w:val="none" w:sz="0" w:space="0" w:color="auto"/>
                <w:bottom w:val="none" w:sz="0" w:space="0" w:color="auto"/>
                <w:right w:val="none" w:sz="0" w:space="0" w:color="auto"/>
              </w:divBdr>
            </w:div>
            <w:div w:id="2104833649">
              <w:marLeft w:val="0"/>
              <w:marRight w:val="0"/>
              <w:marTop w:val="0"/>
              <w:marBottom w:val="0"/>
              <w:divBdr>
                <w:top w:val="none" w:sz="0" w:space="0" w:color="auto"/>
                <w:left w:val="none" w:sz="0" w:space="0" w:color="auto"/>
                <w:bottom w:val="none" w:sz="0" w:space="0" w:color="auto"/>
                <w:right w:val="none" w:sz="0" w:space="0" w:color="auto"/>
              </w:divBdr>
            </w:div>
            <w:div w:id="803347477">
              <w:marLeft w:val="0"/>
              <w:marRight w:val="0"/>
              <w:marTop w:val="0"/>
              <w:marBottom w:val="0"/>
              <w:divBdr>
                <w:top w:val="none" w:sz="0" w:space="0" w:color="auto"/>
                <w:left w:val="none" w:sz="0" w:space="0" w:color="auto"/>
                <w:bottom w:val="none" w:sz="0" w:space="0" w:color="auto"/>
                <w:right w:val="none" w:sz="0" w:space="0" w:color="auto"/>
              </w:divBdr>
            </w:div>
            <w:div w:id="1960648928">
              <w:marLeft w:val="0"/>
              <w:marRight w:val="0"/>
              <w:marTop w:val="0"/>
              <w:marBottom w:val="0"/>
              <w:divBdr>
                <w:top w:val="none" w:sz="0" w:space="0" w:color="auto"/>
                <w:left w:val="none" w:sz="0" w:space="0" w:color="auto"/>
                <w:bottom w:val="none" w:sz="0" w:space="0" w:color="auto"/>
                <w:right w:val="none" w:sz="0" w:space="0" w:color="auto"/>
              </w:divBdr>
            </w:div>
            <w:div w:id="1194657735">
              <w:marLeft w:val="0"/>
              <w:marRight w:val="0"/>
              <w:marTop w:val="0"/>
              <w:marBottom w:val="0"/>
              <w:divBdr>
                <w:top w:val="none" w:sz="0" w:space="0" w:color="auto"/>
                <w:left w:val="none" w:sz="0" w:space="0" w:color="auto"/>
                <w:bottom w:val="none" w:sz="0" w:space="0" w:color="auto"/>
                <w:right w:val="none" w:sz="0" w:space="0" w:color="auto"/>
              </w:divBdr>
            </w:div>
            <w:div w:id="1608273436">
              <w:marLeft w:val="0"/>
              <w:marRight w:val="0"/>
              <w:marTop w:val="0"/>
              <w:marBottom w:val="0"/>
              <w:divBdr>
                <w:top w:val="none" w:sz="0" w:space="0" w:color="auto"/>
                <w:left w:val="none" w:sz="0" w:space="0" w:color="auto"/>
                <w:bottom w:val="none" w:sz="0" w:space="0" w:color="auto"/>
                <w:right w:val="none" w:sz="0" w:space="0" w:color="auto"/>
              </w:divBdr>
            </w:div>
            <w:div w:id="832798195">
              <w:marLeft w:val="0"/>
              <w:marRight w:val="0"/>
              <w:marTop w:val="0"/>
              <w:marBottom w:val="0"/>
              <w:divBdr>
                <w:top w:val="none" w:sz="0" w:space="0" w:color="auto"/>
                <w:left w:val="none" w:sz="0" w:space="0" w:color="auto"/>
                <w:bottom w:val="none" w:sz="0" w:space="0" w:color="auto"/>
                <w:right w:val="none" w:sz="0" w:space="0" w:color="auto"/>
              </w:divBdr>
            </w:div>
            <w:div w:id="2082411590">
              <w:marLeft w:val="0"/>
              <w:marRight w:val="0"/>
              <w:marTop w:val="0"/>
              <w:marBottom w:val="0"/>
              <w:divBdr>
                <w:top w:val="none" w:sz="0" w:space="0" w:color="auto"/>
                <w:left w:val="none" w:sz="0" w:space="0" w:color="auto"/>
                <w:bottom w:val="none" w:sz="0" w:space="0" w:color="auto"/>
                <w:right w:val="none" w:sz="0" w:space="0" w:color="auto"/>
              </w:divBdr>
            </w:div>
            <w:div w:id="1639140198">
              <w:marLeft w:val="0"/>
              <w:marRight w:val="0"/>
              <w:marTop w:val="0"/>
              <w:marBottom w:val="0"/>
              <w:divBdr>
                <w:top w:val="none" w:sz="0" w:space="0" w:color="auto"/>
                <w:left w:val="none" w:sz="0" w:space="0" w:color="auto"/>
                <w:bottom w:val="none" w:sz="0" w:space="0" w:color="auto"/>
                <w:right w:val="none" w:sz="0" w:space="0" w:color="auto"/>
              </w:divBdr>
            </w:div>
            <w:div w:id="897204772">
              <w:marLeft w:val="0"/>
              <w:marRight w:val="0"/>
              <w:marTop w:val="0"/>
              <w:marBottom w:val="0"/>
              <w:divBdr>
                <w:top w:val="none" w:sz="0" w:space="0" w:color="auto"/>
                <w:left w:val="none" w:sz="0" w:space="0" w:color="auto"/>
                <w:bottom w:val="none" w:sz="0" w:space="0" w:color="auto"/>
                <w:right w:val="none" w:sz="0" w:space="0" w:color="auto"/>
              </w:divBdr>
            </w:div>
            <w:div w:id="1995838117">
              <w:marLeft w:val="0"/>
              <w:marRight w:val="0"/>
              <w:marTop w:val="0"/>
              <w:marBottom w:val="0"/>
              <w:divBdr>
                <w:top w:val="none" w:sz="0" w:space="0" w:color="auto"/>
                <w:left w:val="none" w:sz="0" w:space="0" w:color="auto"/>
                <w:bottom w:val="none" w:sz="0" w:space="0" w:color="auto"/>
                <w:right w:val="none" w:sz="0" w:space="0" w:color="auto"/>
              </w:divBdr>
            </w:div>
            <w:div w:id="1230313733">
              <w:marLeft w:val="0"/>
              <w:marRight w:val="0"/>
              <w:marTop w:val="0"/>
              <w:marBottom w:val="0"/>
              <w:divBdr>
                <w:top w:val="none" w:sz="0" w:space="0" w:color="auto"/>
                <w:left w:val="none" w:sz="0" w:space="0" w:color="auto"/>
                <w:bottom w:val="none" w:sz="0" w:space="0" w:color="auto"/>
                <w:right w:val="none" w:sz="0" w:space="0" w:color="auto"/>
              </w:divBdr>
            </w:div>
            <w:div w:id="1911116382">
              <w:marLeft w:val="0"/>
              <w:marRight w:val="0"/>
              <w:marTop w:val="0"/>
              <w:marBottom w:val="0"/>
              <w:divBdr>
                <w:top w:val="none" w:sz="0" w:space="0" w:color="auto"/>
                <w:left w:val="none" w:sz="0" w:space="0" w:color="auto"/>
                <w:bottom w:val="none" w:sz="0" w:space="0" w:color="auto"/>
                <w:right w:val="none" w:sz="0" w:space="0" w:color="auto"/>
              </w:divBdr>
            </w:div>
            <w:div w:id="114251655">
              <w:marLeft w:val="0"/>
              <w:marRight w:val="0"/>
              <w:marTop w:val="0"/>
              <w:marBottom w:val="0"/>
              <w:divBdr>
                <w:top w:val="none" w:sz="0" w:space="0" w:color="auto"/>
                <w:left w:val="none" w:sz="0" w:space="0" w:color="auto"/>
                <w:bottom w:val="none" w:sz="0" w:space="0" w:color="auto"/>
                <w:right w:val="none" w:sz="0" w:space="0" w:color="auto"/>
              </w:divBdr>
            </w:div>
            <w:div w:id="95751822">
              <w:marLeft w:val="0"/>
              <w:marRight w:val="0"/>
              <w:marTop w:val="0"/>
              <w:marBottom w:val="0"/>
              <w:divBdr>
                <w:top w:val="none" w:sz="0" w:space="0" w:color="auto"/>
                <w:left w:val="none" w:sz="0" w:space="0" w:color="auto"/>
                <w:bottom w:val="none" w:sz="0" w:space="0" w:color="auto"/>
                <w:right w:val="none" w:sz="0" w:space="0" w:color="auto"/>
              </w:divBdr>
            </w:div>
            <w:div w:id="1484544833">
              <w:marLeft w:val="0"/>
              <w:marRight w:val="0"/>
              <w:marTop w:val="0"/>
              <w:marBottom w:val="0"/>
              <w:divBdr>
                <w:top w:val="none" w:sz="0" w:space="0" w:color="auto"/>
                <w:left w:val="none" w:sz="0" w:space="0" w:color="auto"/>
                <w:bottom w:val="none" w:sz="0" w:space="0" w:color="auto"/>
                <w:right w:val="none" w:sz="0" w:space="0" w:color="auto"/>
              </w:divBdr>
            </w:div>
            <w:div w:id="2047214649">
              <w:marLeft w:val="0"/>
              <w:marRight w:val="0"/>
              <w:marTop w:val="0"/>
              <w:marBottom w:val="0"/>
              <w:divBdr>
                <w:top w:val="none" w:sz="0" w:space="0" w:color="auto"/>
                <w:left w:val="none" w:sz="0" w:space="0" w:color="auto"/>
                <w:bottom w:val="none" w:sz="0" w:space="0" w:color="auto"/>
                <w:right w:val="none" w:sz="0" w:space="0" w:color="auto"/>
              </w:divBdr>
            </w:div>
            <w:div w:id="97919557">
              <w:marLeft w:val="0"/>
              <w:marRight w:val="0"/>
              <w:marTop w:val="0"/>
              <w:marBottom w:val="0"/>
              <w:divBdr>
                <w:top w:val="none" w:sz="0" w:space="0" w:color="auto"/>
                <w:left w:val="none" w:sz="0" w:space="0" w:color="auto"/>
                <w:bottom w:val="none" w:sz="0" w:space="0" w:color="auto"/>
                <w:right w:val="none" w:sz="0" w:space="0" w:color="auto"/>
              </w:divBdr>
            </w:div>
            <w:div w:id="986084052">
              <w:marLeft w:val="0"/>
              <w:marRight w:val="0"/>
              <w:marTop w:val="0"/>
              <w:marBottom w:val="0"/>
              <w:divBdr>
                <w:top w:val="none" w:sz="0" w:space="0" w:color="auto"/>
                <w:left w:val="none" w:sz="0" w:space="0" w:color="auto"/>
                <w:bottom w:val="none" w:sz="0" w:space="0" w:color="auto"/>
                <w:right w:val="none" w:sz="0" w:space="0" w:color="auto"/>
              </w:divBdr>
            </w:div>
            <w:div w:id="1641032268">
              <w:marLeft w:val="0"/>
              <w:marRight w:val="0"/>
              <w:marTop w:val="0"/>
              <w:marBottom w:val="0"/>
              <w:divBdr>
                <w:top w:val="none" w:sz="0" w:space="0" w:color="auto"/>
                <w:left w:val="none" w:sz="0" w:space="0" w:color="auto"/>
                <w:bottom w:val="none" w:sz="0" w:space="0" w:color="auto"/>
                <w:right w:val="none" w:sz="0" w:space="0" w:color="auto"/>
              </w:divBdr>
            </w:div>
            <w:div w:id="1115174655">
              <w:marLeft w:val="0"/>
              <w:marRight w:val="0"/>
              <w:marTop w:val="360"/>
              <w:marBottom w:val="0"/>
              <w:divBdr>
                <w:top w:val="single" w:sz="6" w:space="0" w:color="auto"/>
                <w:left w:val="single" w:sz="6" w:space="0" w:color="auto"/>
                <w:bottom w:val="single" w:sz="6" w:space="0" w:color="auto"/>
                <w:right w:val="single" w:sz="6" w:space="0" w:color="auto"/>
              </w:divBdr>
            </w:div>
            <w:div w:id="2116056376">
              <w:marLeft w:val="0"/>
              <w:marRight w:val="0"/>
              <w:marTop w:val="0"/>
              <w:marBottom w:val="0"/>
              <w:divBdr>
                <w:top w:val="none" w:sz="0" w:space="0" w:color="auto"/>
                <w:left w:val="none" w:sz="0" w:space="0" w:color="auto"/>
                <w:bottom w:val="none" w:sz="0" w:space="0" w:color="auto"/>
                <w:right w:val="none" w:sz="0" w:space="0" w:color="auto"/>
              </w:divBdr>
            </w:div>
            <w:div w:id="293220951">
              <w:marLeft w:val="0"/>
              <w:marRight w:val="0"/>
              <w:marTop w:val="0"/>
              <w:marBottom w:val="0"/>
              <w:divBdr>
                <w:top w:val="none" w:sz="0" w:space="0" w:color="auto"/>
                <w:left w:val="none" w:sz="0" w:space="0" w:color="auto"/>
                <w:bottom w:val="none" w:sz="0" w:space="0" w:color="auto"/>
                <w:right w:val="none" w:sz="0" w:space="0" w:color="auto"/>
              </w:divBdr>
            </w:div>
            <w:div w:id="1517383428">
              <w:marLeft w:val="0"/>
              <w:marRight w:val="0"/>
              <w:marTop w:val="0"/>
              <w:marBottom w:val="0"/>
              <w:divBdr>
                <w:top w:val="none" w:sz="0" w:space="0" w:color="auto"/>
                <w:left w:val="none" w:sz="0" w:space="0" w:color="auto"/>
                <w:bottom w:val="none" w:sz="0" w:space="0" w:color="auto"/>
                <w:right w:val="none" w:sz="0" w:space="0" w:color="auto"/>
              </w:divBdr>
            </w:div>
            <w:div w:id="202644988">
              <w:marLeft w:val="0"/>
              <w:marRight w:val="0"/>
              <w:marTop w:val="0"/>
              <w:marBottom w:val="0"/>
              <w:divBdr>
                <w:top w:val="none" w:sz="0" w:space="0" w:color="auto"/>
                <w:left w:val="none" w:sz="0" w:space="0" w:color="auto"/>
                <w:bottom w:val="none" w:sz="0" w:space="0" w:color="auto"/>
                <w:right w:val="none" w:sz="0" w:space="0" w:color="auto"/>
              </w:divBdr>
            </w:div>
            <w:div w:id="1456632651">
              <w:marLeft w:val="0"/>
              <w:marRight w:val="0"/>
              <w:marTop w:val="0"/>
              <w:marBottom w:val="0"/>
              <w:divBdr>
                <w:top w:val="none" w:sz="0" w:space="0" w:color="auto"/>
                <w:left w:val="none" w:sz="0" w:space="0" w:color="auto"/>
                <w:bottom w:val="none" w:sz="0" w:space="0" w:color="auto"/>
                <w:right w:val="none" w:sz="0" w:space="0" w:color="auto"/>
              </w:divBdr>
            </w:div>
            <w:div w:id="1078593065">
              <w:marLeft w:val="0"/>
              <w:marRight w:val="0"/>
              <w:marTop w:val="0"/>
              <w:marBottom w:val="0"/>
              <w:divBdr>
                <w:top w:val="none" w:sz="0" w:space="0" w:color="auto"/>
                <w:left w:val="none" w:sz="0" w:space="0" w:color="auto"/>
                <w:bottom w:val="none" w:sz="0" w:space="0" w:color="auto"/>
                <w:right w:val="none" w:sz="0" w:space="0" w:color="auto"/>
              </w:divBdr>
            </w:div>
            <w:div w:id="1407876222">
              <w:marLeft w:val="0"/>
              <w:marRight w:val="0"/>
              <w:marTop w:val="0"/>
              <w:marBottom w:val="0"/>
              <w:divBdr>
                <w:top w:val="none" w:sz="0" w:space="0" w:color="auto"/>
                <w:left w:val="none" w:sz="0" w:space="0" w:color="auto"/>
                <w:bottom w:val="none" w:sz="0" w:space="0" w:color="auto"/>
                <w:right w:val="none" w:sz="0" w:space="0" w:color="auto"/>
              </w:divBdr>
            </w:div>
            <w:div w:id="731388628">
              <w:marLeft w:val="0"/>
              <w:marRight w:val="0"/>
              <w:marTop w:val="0"/>
              <w:marBottom w:val="0"/>
              <w:divBdr>
                <w:top w:val="none" w:sz="0" w:space="0" w:color="auto"/>
                <w:left w:val="none" w:sz="0" w:space="0" w:color="auto"/>
                <w:bottom w:val="none" w:sz="0" w:space="0" w:color="auto"/>
                <w:right w:val="none" w:sz="0" w:space="0" w:color="auto"/>
              </w:divBdr>
            </w:div>
            <w:div w:id="896548892">
              <w:marLeft w:val="0"/>
              <w:marRight w:val="0"/>
              <w:marTop w:val="0"/>
              <w:marBottom w:val="0"/>
              <w:divBdr>
                <w:top w:val="none" w:sz="0" w:space="0" w:color="auto"/>
                <w:left w:val="none" w:sz="0" w:space="0" w:color="auto"/>
                <w:bottom w:val="none" w:sz="0" w:space="0" w:color="auto"/>
                <w:right w:val="none" w:sz="0" w:space="0" w:color="auto"/>
              </w:divBdr>
            </w:div>
            <w:div w:id="109904338">
              <w:marLeft w:val="0"/>
              <w:marRight w:val="0"/>
              <w:marTop w:val="0"/>
              <w:marBottom w:val="0"/>
              <w:divBdr>
                <w:top w:val="none" w:sz="0" w:space="0" w:color="auto"/>
                <w:left w:val="none" w:sz="0" w:space="0" w:color="auto"/>
                <w:bottom w:val="none" w:sz="0" w:space="0" w:color="auto"/>
                <w:right w:val="none" w:sz="0" w:space="0" w:color="auto"/>
              </w:divBdr>
            </w:div>
            <w:div w:id="1838686003">
              <w:marLeft w:val="0"/>
              <w:marRight w:val="0"/>
              <w:marTop w:val="0"/>
              <w:marBottom w:val="0"/>
              <w:divBdr>
                <w:top w:val="none" w:sz="0" w:space="0" w:color="auto"/>
                <w:left w:val="none" w:sz="0" w:space="0" w:color="auto"/>
                <w:bottom w:val="none" w:sz="0" w:space="0" w:color="auto"/>
                <w:right w:val="none" w:sz="0" w:space="0" w:color="auto"/>
              </w:divBdr>
            </w:div>
            <w:div w:id="1866402255">
              <w:marLeft w:val="0"/>
              <w:marRight w:val="0"/>
              <w:marTop w:val="0"/>
              <w:marBottom w:val="0"/>
              <w:divBdr>
                <w:top w:val="none" w:sz="0" w:space="0" w:color="auto"/>
                <w:left w:val="none" w:sz="0" w:space="0" w:color="auto"/>
                <w:bottom w:val="none" w:sz="0" w:space="0" w:color="auto"/>
                <w:right w:val="none" w:sz="0" w:space="0" w:color="auto"/>
              </w:divBdr>
            </w:div>
            <w:div w:id="1141926868">
              <w:marLeft w:val="0"/>
              <w:marRight w:val="0"/>
              <w:marTop w:val="0"/>
              <w:marBottom w:val="0"/>
              <w:divBdr>
                <w:top w:val="none" w:sz="0" w:space="0" w:color="auto"/>
                <w:left w:val="none" w:sz="0" w:space="0" w:color="auto"/>
                <w:bottom w:val="none" w:sz="0" w:space="0" w:color="auto"/>
                <w:right w:val="none" w:sz="0" w:space="0" w:color="auto"/>
              </w:divBdr>
            </w:div>
            <w:div w:id="1184250365">
              <w:marLeft w:val="0"/>
              <w:marRight w:val="0"/>
              <w:marTop w:val="0"/>
              <w:marBottom w:val="0"/>
              <w:divBdr>
                <w:top w:val="none" w:sz="0" w:space="0" w:color="auto"/>
                <w:left w:val="none" w:sz="0" w:space="0" w:color="auto"/>
                <w:bottom w:val="none" w:sz="0" w:space="0" w:color="auto"/>
                <w:right w:val="none" w:sz="0" w:space="0" w:color="auto"/>
              </w:divBdr>
            </w:div>
            <w:div w:id="1212156944">
              <w:marLeft w:val="0"/>
              <w:marRight w:val="0"/>
              <w:marTop w:val="0"/>
              <w:marBottom w:val="0"/>
              <w:divBdr>
                <w:top w:val="none" w:sz="0" w:space="0" w:color="auto"/>
                <w:left w:val="none" w:sz="0" w:space="0" w:color="auto"/>
                <w:bottom w:val="none" w:sz="0" w:space="0" w:color="auto"/>
                <w:right w:val="none" w:sz="0" w:space="0" w:color="auto"/>
              </w:divBdr>
            </w:div>
            <w:div w:id="1273630308">
              <w:marLeft w:val="0"/>
              <w:marRight w:val="0"/>
              <w:marTop w:val="0"/>
              <w:marBottom w:val="0"/>
              <w:divBdr>
                <w:top w:val="none" w:sz="0" w:space="0" w:color="auto"/>
                <w:left w:val="none" w:sz="0" w:space="0" w:color="auto"/>
                <w:bottom w:val="none" w:sz="0" w:space="0" w:color="auto"/>
                <w:right w:val="none" w:sz="0" w:space="0" w:color="auto"/>
              </w:divBdr>
            </w:div>
            <w:div w:id="595216297">
              <w:marLeft w:val="0"/>
              <w:marRight w:val="0"/>
              <w:marTop w:val="0"/>
              <w:marBottom w:val="0"/>
              <w:divBdr>
                <w:top w:val="none" w:sz="0" w:space="0" w:color="auto"/>
                <w:left w:val="none" w:sz="0" w:space="0" w:color="auto"/>
                <w:bottom w:val="none" w:sz="0" w:space="0" w:color="auto"/>
                <w:right w:val="none" w:sz="0" w:space="0" w:color="auto"/>
              </w:divBdr>
            </w:div>
            <w:div w:id="1187912346">
              <w:marLeft w:val="0"/>
              <w:marRight w:val="0"/>
              <w:marTop w:val="0"/>
              <w:marBottom w:val="0"/>
              <w:divBdr>
                <w:top w:val="none" w:sz="0" w:space="0" w:color="auto"/>
                <w:left w:val="none" w:sz="0" w:space="0" w:color="auto"/>
                <w:bottom w:val="none" w:sz="0" w:space="0" w:color="auto"/>
                <w:right w:val="none" w:sz="0" w:space="0" w:color="auto"/>
              </w:divBdr>
            </w:div>
            <w:div w:id="265357265">
              <w:marLeft w:val="0"/>
              <w:marRight w:val="0"/>
              <w:marTop w:val="0"/>
              <w:marBottom w:val="0"/>
              <w:divBdr>
                <w:top w:val="none" w:sz="0" w:space="0" w:color="auto"/>
                <w:left w:val="none" w:sz="0" w:space="0" w:color="auto"/>
                <w:bottom w:val="none" w:sz="0" w:space="0" w:color="auto"/>
                <w:right w:val="none" w:sz="0" w:space="0" w:color="auto"/>
              </w:divBdr>
            </w:div>
            <w:div w:id="1770150760">
              <w:marLeft w:val="0"/>
              <w:marRight w:val="0"/>
              <w:marTop w:val="0"/>
              <w:marBottom w:val="0"/>
              <w:divBdr>
                <w:top w:val="none" w:sz="0" w:space="0" w:color="auto"/>
                <w:left w:val="none" w:sz="0" w:space="0" w:color="auto"/>
                <w:bottom w:val="none" w:sz="0" w:space="0" w:color="auto"/>
                <w:right w:val="none" w:sz="0" w:space="0" w:color="auto"/>
              </w:divBdr>
            </w:div>
            <w:div w:id="993029077">
              <w:marLeft w:val="0"/>
              <w:marRight w:val="0"/>
              <w:marTop w:val="0"/>
              <w:marBottom w:val="0"/>
              <w:divBdr>
                <w:top w:val="none" w:sz="0" w:space="0" w:color="auto"/>
                <w:left w:val="none" w:sz="0" w:space="0" w:color="auto"/>
                <w:bottom w:val="none" w:sz="0" w:space="0" w:color="auto"/>
                <w:right w:val="none" w:sz="0" w:space="0" w:color="auto"/>
              </w:divBdr>
            </w:div>
            <w:div w:id="1715347457">
              <w:marLeft w:val="0"/>
              <w:marRight w:val="0"/>
              <w:marTop w:val="0"/>
              <w:marBottom w:val="0"/>
              <w:divBdr>
                <w:top w:val="none" w:sz="0" w:space="0" w:color="auto"/>
                <w:left w:val="none" w:sz="0" w:space="0" w:color="auto"/>
                <w:bottom w:val="none" w:sz="0" w:space="0" w:color="auto"/>
                <w:right w:val="none" w:sz="0" w:space="0" w:color="auto"/>
              </w:divBdr>
            </w:div>
            <w:div w:id="1462117730">
              <w:marLeft w:val="0"/>
              <w:marRight w:val="0"/>
              <w:marTop w:val="0"/>
              <w:marBottom w:val="0"/>
              <w:divBdr>
                <w:top w:val="none" w:sz="0" w:space="0" w:color="auto"/>
                <w:left w:val="none" w:sz="0" w:space="0" w:color="auto"/>
                <w:bottom w:val="none" w:sz="0" w:space="0" w:color="auto"/>
                <w:right w:val="none" w:sz="0" w:space="0" w:color="auto"/>
              </w:divBdr>
            </w:div>
            <w:div w:id="605239481">
              <w:marLeft w:val="0"/>
              <w:marRight w:val="0"/>
              <w:marTop w:val="0"/>
              <w:marBottom w:val="0"/>
              <w:divBdr>
                <w:top w:val="none" w:sz="0" w:space="0" w:color="auto"/>
                <w:left w:val="none" w:sz="0" w:space="0" w:color="auto"/>
                <w:bottom w:val="none" w:sz="0" w:space="0" w:color="auto"/>
                <w:right w:val="none" w:sz="0" w:space="0" w:color="auto"/>
              </w:divBdr>
            </w:div>
            <w:div w:id="679048256">
              <w:marLeft w:val="0"/>
              <w:marRight w:val="0"/>
              <w:marTop w:val="0"/>
              <w:marBottom w:val="0"/>
              <w:divBdr>
                <w:top w:val="none" w:sz="0" w:space="0" w:color="auto"/>
                <w:left w:val="none" w:sz="0" w:space="0" w:color="auto"/>
                <w:bottom w:val="none" w:sz="0" w:space="0" w:color="auto"/>
                <w:right w:val="none" w:sz="0" w:space="0" w:color="auto"/>
              </w:divBdr>
            </w:div>
            <w:div w:id="1513378169">
              <w:marLeft w:val="0"/>
              <w:marRight w:val="0"/>
              <w:marTop w:val="0"/>
              <w:marBottom w:val="0"/>
              <w:divBdr>
                <w:top w:val="none" w:sz="0" w:space="0" w:color="auto"/>
                <w:left w:val="none" w:sz="0" w:space="0" w:color="auto"/>
                <w:bottom w:val="none" w:sz="0" w:space="0" w:color="auto"/>
                <w:right w:val="none" w:sz="0" w:space="0" w:color="auto"/>
              </w:divBdr>
            </w:div>
            <w:div w:id="1110277198">
              <w:marLeft w:val="0"/>
              <w:marRight w:val="0"/>
              <w:marTop w:val="0"/>
              <w:marBottom w:val="0"/>
              <w:divBdr>
                <w:top w:val="none" w:sz="0" w:space="0" w:color="auto"/>
                <w:left w:val="none" w:sz="0" w:space="0" w:color="auto"/>
                <w:bottom w:val="none" w:sz="0" w:space="0" w:color="auto"/>
                <w:right w:val="none" w:sz="0" w:space="0" w:color="auto"/>
              </w:divBdr>
            </w:div>
            <w:div w:id="1893616850">
              <w:marLeft w:val="0"/>
              <w:marRight w:val="0"/>
              <w:marTop w:val="0"/>
              <w:marBottom w:val="0"/>
              <w:divBdr>
                <w:top w:val="none" w:sz="0" w:space="0" w:color="auto"/>
                <w:left w:val="none" w:sz="0" w:space="0" w:color="auto"/>
                <w:bottom w:val="none" w:sz="0" w:space="0" w:color="auto"/>
                <w:right w:val="none" w:sz="0" w:space="0" w:color="auto"/>
              </w:divBdr>
            </w:div>
            <w:div w:id="1161316651">
              <w:marLeft w:val="0"/>
              <w:marRight w:val="0"/>
              <w:marTop w:val="0"/>
              <w:marBottom w:val="0"/>
              <w:divBdr>
                <w:top w:val="none" w:sz="0" w:space="0" w:color="auto"/>
                <w:left w:val="none" w:sz="0" w:space="0" w:color="auto"/>
                <w:bottom w:val="none" w:sz="0" w:space="0" w:color="auto"/>
                <w:right w:val="none" w:sz="0" w:space="0" w:color="auto"/>
              </w:divBdr>
            </w:div>
            <w:div w:id="141243328">
              <w:marLeft w:val="0"/>
              <w:marRight w:val="0"/>
              <w:marTop w:val="0"/>
              <w:marBottom w:val="0"/>
              <w:divBdr>
                <w:top w:val="none" w:sz="0" w:space="0" w:color="auto"/>
                <w:left w:val="none" w:sz="0" w:space="0" w:color="auto"/>
                <w:bottom w:val="none" w:sz="0" w:space="0" w:color="auto"/>
                <w:right w:val="none" w:sz="0" w:space="0" w:color="auto"/>
              </w:divBdr>
            </w:div>
            <w:div w:id="1390029418">
              <w:marLeft w:val="0"/>
              <w:marRight w:val="0"/>
              <w:marTop w:val="0"/>
              <w:marBottom w:val="0"/>
              <w:divBdr>
                <w:top w:val="none" w:sz="0" w:space="0" w:color="auto"/>
                <w:left w:val="none" w:sz="0" w:space="0" w:color="auto"/>
                <w:bottom w:val="none" w:sz="0" w:space="0" w:color="auto"/>
                <w:right w:val="none" w:sz="0" w:space="0" w:color="auto"/>
              </w:divBdr>
            </w:div>
            <w:div w:id="711349746">
              <w:marLeft w:val="0"/>
              <w:marRight w:val="0"/>
              <w:marTop w:val="0"/>
              <w:marBottom w:val="0"/>
              <w:divBdr>
                <w:top w:val="none" w:sz="0" w:space="0" w:color="auto"/>
                <w:left w:val="none" w:sz="0" w:space="0" w:color="auto"/>
                <w:bottom w:val="none" w:sz="0" w:space="0" w:color="auto"/>
                <w:right w:val="none" w:sz="0" w:space="0" w:color="auto"/>
              </w:divBdr>
            </w:div>
            <w:div w:id="1347949576">
              <w:marLeft w:val="0"/>
              <w:marRight w:val="0"/>
              <w:marTop w:val="0"/>
              <w:marBottom w:val="0"/>
              <w:divBdr>
                <w:top w:val="none" w:sz="0" w:space="0" w:color="auto"/>
                <w:left w:val="none" w:sz="0" w:space="0" w:color="auto"/>
                <w:bottom w:val="none" w:sz="0" w:space="0" w:color="auto"/>
                <w:right w:val="none" w:sz="0" w:space="0" w:color="auto"/>
              </w:divBdr>
            </w:div>
            <w:div w:id="268778268">
              <w:marLeft w:val="0"/>
              <w:marRight w:val="0"/>
              <w:marTop w:val="0"/>
              <w:marBottom w:val="0"/>
              <w:divBdr>
                <w:top w:val="none" w:sz="0" w:space="0" w:color="auto"/>
                <w:left w:val="none" w:sz="0" w:space="0" w:color="auto"/>
                <w:bottom w:val="none" w:sz="0" w:space="0" w:color="auto"/>
                <w:right w:val="none" w:sz="0" w:space="0" w:color="auto"/>
              </w:divBdr>
            </w:div>
            <w:div w:id="833912595">
              <w:marLeft w:val="0"/>
              <w:marRight w:val="0"/>
              <w:marTop w:val="0"/>
              <w:marBottom w:val="0"/>
              <w:divBdr>
                <w:top w:val="none" w:sz="0" w:space="0" w:color="auto"/>
                <w:left w:val="none" w:sz="0" w:space="0" w:color="auto"/>
                <w:bottom w:val="none" w:sz="0" w:space="0" w:color="auto"/>
                <w:right w:val="none" w:sz="0" w:space="0" w:color="auto"/>
              </w:divBdr>
            </w:div>
            <w:div w:id="954599855">
              <w:marLeft w:val="0"/>
              <w:marRight w:val="0"/>
              <w:marTop w:val="0"/>
              <w:marBottom w:val="0"/>
              <w:divBdr>
                <w:top w:val="none" w:sz="0" w:space="0" w:color="auto"/>
                <w:left w:val="none" w:sz="0" w:space="0" w:color="auto"/>
                <w:bottom w:val="none" w:sz="0" w:space="0" w:color="auto"/>
                <w:right w:val="none" w:sz="0" w:space="0" w:color="auto"/>
              </w:divBdr>
            </w:div>
            <w:div w:id="150407777">
              <w:marLeft w:val="0"/>
              <w:marRight w:val="0"/>
              <w:marTop w:val="0"/>
              <w:marBottom w:val="0"/>
              <w:divBdr>
                <w:top w:val="none" w:sz="0" w:space="0" w:color="auto"/>
                <w:left w:val="none" w:sz="0" w:space="0" w:color="auto"/>
                <w:bottom w:val="none" w:sz="0" w:space="0" w:color="auto"/>
                <w:right w:val="none" w:sz="0" w:space="0" w:color="auto"/>
              </w:divBdr>
            </w:div>
            <w:div w:id="661856964">
              <w:marLeft w:val="0"/>
              <w:marRight w:val="0"/>
              <w:marTop w:val="0"/>
              <w:marBottom w:val="0"/>
              <w:divBdr>
                <w:top w:val="none" w:sz="0" w:space="0" w:color="auto"/>
                <w:left w:val="none" w:sz="0" w:space="0" w:color="auto"/>
                <w:bottom w:val="none" w:sz="0" w:space="0" w:color="auto"/>
                <w:right w:val="none" w:sz="0" w:space="0" w:color="auto"/>
              </w:divBdr>
            </w:div>
            <w:div w:id="1406417031">
              <w:marLeft w:val="0"/>
              <w:marRight w:val="0"/>
              <w:marTop w:val="0"/>
              <w:marBottom w:val="0"/>
              <w:divBdr>
                <w:top w:val="none" w:sz="0" w:space="0" w:color="auto"/>
                <w:left w:val="none" w:sz="0" w:space="0" w:color="auto"/>
                <w:bottom w:val="none" w:sz="0" w:space="0" w:color="auto"/>
                <w:right w:val="none" w:sz="0" w:space="0" w:color="auto"/>
              </w:divBdr>
            </w:div>
            <w:div w:id="1028145925">
              <w:marLeft w:val="0"/>
              <w:marRight w:val="0"/>
              <w:marTop w:val="0"/>
              <w:marBottom w:val="0"/>
              <w:divBdr>
                <w:top w:val="none" w:sz="0" w:space="0" w:color="auto"/>
                <w:left w:val="none" w:sz="0" w:space="0" w:color="auto"/>
                <w:bottom w:val="none" w:sz="0" w:space="0" w:color="auto"/>
                <w:right w:val="none" w:sz="0" w:space="0" w:color="auto"/>
              </w:divBdr>
            </w:div>
            <w:div w:id="960183690">
              <w:marLeft w:val="0"/>
              <w:marRight w:val="0"/>
              <w:marTop w:val="0"/>
              <w:marBottom w:val="0"/>
              <w:divBdr>
                <w:top w:val="none" w:sz="0" w:space="0" w:color="auto"/>
                <w:left w:val="none" w:sz="0" w:space="0" w:color="auto"/>
                <w:bottom w:val="none" w:sz="0" w:space="0" w:color="auto"/>
                <w:right w:val="none" w:sz="0" w:space="0" w:color="auto"/>
              </w:divBdr>
            </w:div>
            <w:div w:id="1590308199">
              <w:marLeft w:val="0"/>
              <w:marRight w:val="0"/>
              <w:marTop w:val="0"/>
              <w:marBottom w:val="0"/>
              <w:divBdr>
                <w:top w:val="none" w:sz="0" w:space="0" w:color="auto"/>
                <w:left w:val="none" w:sz="0" w:space="0" w:color="auto"/>
                <w:bottom w:val="none" w:sz="0" w:space="0" w:color="auto"/>
                <w:right w:val="none" w:sz="0" w:space="0" w:color="auto"/>
              </w:divBdr>
            </w:div>
            <w:div w:id="1380086662">
              <w:marLeft w:val="0"/>
              <w:marRight w:val="0"/>
              <w:marTop w:val="0"/>
              <w:marBottom w:val="0"/>
              <w:divBdr>
                <w:top w:val="none" w:sz="0" w:space="0" w:color="auto"/>
                <w:left w:val="none" w:sz="0" w:space="0" w:color="auto"/>
                <w:bottom w:val="none" w:sz="0" w:space="0" w:color="auto"/>
                <w:right w:val="none" w:sz="0" w:space="0" w:color="auto"/>
              </w:divBdr>
            </w:div>
            <w:div w:id="44767868">
              <w:marLeft w:val="0"/>
              <w:marRight w:val="0"/>
              <w:marTop w:val="0"/>
              <w:marBottom w:val="0"/>
              <w:divBdr>
                <w:top w:val="none" w:sz="0" w:space="0" w:color="auto"/>
                <w:left w:val="none" w:sz="0" w:space="0" w:color="auto"/>
                <w:bottom w:val="none" w:sz="0" w:space="0" w:color="auto"/>
                <w:right w:val="none" w:sz="0" w:space="0" w:color="auto"/>
              </w:divBdr>
            </w:div>
            <w:div w:id="519317166">
              <w:marLeft w:val="0"/>
              <w:marRight w:val="0"/>
              <w:marTop w:val="0"/>
              <w:marBottom w:val="0"/>
              <w:divBdr>
                <w:top w:val="none" w:sz="0" w:space="0" w:color="auto"/>
                <w:left w:val="none" w:sz="0" w:space="0" w:color="auto"/>
                <w:bottom w:val="none" w:sz="0" w:space="0" w:color="auto"/>
                <w:right w:val="none" w:sz="0" w:space="0" w:color="auto"/>
              </w:divBdr>
            </w:div>
            <w:div w:id="1640526713">
              <w:marLeft w:val="0"/>
              <w:marRight w:val="0"/>
              <w:marTop w:val="0"/>
              <w:marBottom w:val="0"/>
              <w:divBdr>
                <w:top w:val="none" w:sz="0" w:space="0" w:color="auto"/>
                <w:left w:val="none" w:sz="0" w:space="0" w:color="auto"/>
                <w:bottom w:val="none" w:sz="0" w:space="0" w:color="auto"/>
                <w:right w:val="none" w:sz="0" w:space="0" w:color="auto"/>
              </w:divBdr>
            </w:div>
            <w:div w:id="434640547">
              <w:marLeft w:val="0"/>
              <w:marRight w:val="0"/>
              <w:marTop w:val="0"/>
              <w:marBottom w:val="0"/>
              <w:divBdr>
                <w:top w:val="none" w:sz="0" w:space="0" w:color="auto"/>
                <w:left w:val="none" w:sz="0" w:space="0" w:color="auto"/>
                <w:bottom w:val="none" w:sz="0" w:space="0" w:color="auto"/>
                <w:right w:val="none" w:sz="0" w:space="0" w:color="auto"/>
              </w:divBdr>
            </w:div>
            <w:div w:id="34352970">
              <w:marLeft w:val="0"/>
              <w:marRight w:val="0"/>
              <w:marTop w:val="0"/>
              <w:marBottom w:val="0"/>
              <w:divBdr>
                <w:top w:val="none" w:sz="0" w:space="0" w:color="auto"/>
                <w:left w:val="none" w:sz="0" w:space="0" w:color="auto"/>
                <w:bottom w:val="none" w:sz="0" w:space="0" w:color="auto"/>
                <w:right w:val="none" w:sz="0" w:space="0" w:color="auto"/>
              </w:divBdr>
            </w:div>
            <w:div w:id="1116831739">
              <w:marLeft w:val="0"/>
              <w:marRight w:val="0"/>
              <w:marTop w:val="0"/>
              <w:marBottom w:val="0"/>
              <w:divBdr>
                <w:top w:val="none" w:sz="0" w:space="0" w:color="auto"/>
                <w:left w:val="none" w:sz="0" w:space="0" w:color="auto"/>
                <w:bottom w:val="none" w:sz="0" w:space="0" w:color="auto"/>
                <w:right w:val="none" w:sz="0" w:space="0" w:color="auto"/>
              </w:divBdr>
            </w:div>
            <w:div w:id="1601335296">
              <w:marLeft w:val="0"/>
              <w:marRight w:val="0"/>
              <w:marTop w:val="0"/>
              <w:marBottom w:val="0"/>
              <w:divBdr>
                <w:top w:val="none" w:sz="0" w:space="0" w:color="auto"/>
                <w:left w:val="none" w:sz="0" w:space="0" w:color="auto"/>
                <w:bottom w:val="none" w:sz="0" w:space="0" w:color="auto"/>
                <w:right w:val="none" w:sz="0" w:space="0" w:color="auto"/>
              </w:divBdr>
            </w:div>
            <w:div w:id="1752432714">
              <w:marLeft w:val="0"/>
              <w:marRight w:val="0"/>
              <w:marTop w:val="0"/>
              <w:marBottom w:val="0"/>
              <w:divBdr>
                <w:top w:val="none" w:sz="0" w:space="0" w:color="auto"/>
                <w:left w:val="none" w:sz="0" w:space="0" w:color="auto"/>
                <w:bottom w:val="none" w:sz="0" w:space="0" w:color="auto"/>
                <w:right w:val="none" w:sz="0" w:space="0" w:color="auto"/>
              </w:divBdr>
            </w:div>
            <w:div w:id="202519178">
              <w:marLeft w:val="0"/>
              <w:marRight w:val="0"/>
              <w:marTop w:val="0"/>
              <w:marBottom w:val="0"/>
              <w:divBdr>
                <w:top w:val="none" w:sz="0" w:space="0" w:color="auto"/>
                <w:left w:val="none" w:sz="0" w:space="0" w:color="auto"/>
                <w:bottom w:val="none" w:sz="0" w:space="0" w:color="auto"/>
                <w:right w:val="none" w:sz="0" w:space="0" w:color="auto"/>
              </w:divBdr>
            </w:div>
            <w:div w:id="1551310067">
              <w:marLeft w:val="0"/>
              <w:marRight w:val="0"/>
              <w:marTop w:val="0"/>
              <w:marBottom w:val="0"/>
              <w:divBdr>
                <w:top w:val="none" w:sz="0" w:space="0" w:color="auto"/>
                <w:left w:val="none" w:sz="0" w:space="0" w:color="auto"/>
                <w:bottom w:val="none" w:sz="0" w:space="0" w:color="auto"/>
                <w:right w:val="none" w:sz="0" w:space="0" w:color="auto"/>
              </w:divBdr>
            </w:div>
            <w:div w:id="575239152">
              <w:marLeft w:val="0"/>
              <w:marRight w:val="0"/>
              <w:marTop w:val="0"/>
              <w:marBottom w:val="0"/>
              <w:divBdr>
                <w:top w:val="none" w:sz="0" w:space="0" w:color="auto"/>
                <w:left w:val="none" w:sz="0" w:space="0" w:color="auto"/>
                <w:bottom w:val="none" w:sz="0" w:space="0" w:color="auto"/>
                <w:right w:val="none" w:sz="0" w:space="0" w:color="auto"/>
              </w:divBdr>
            </w:div>
            <w:div w:id="1593246684">
              <w:marLeft w:val="0"/>
              <w:marRight w:val="0"/>
              <w:marTop w:val="0"/>
              <w:marBottom w:val="0"/>
              <w:divBdr>
                <w:top w:val="none" w:sz="0" w:space="0" w:color="auto"/>
                <w:left w:val="none" w:sz="0" w:space="0" w:color="auto"/>
                <w:bottom w:val="none" w:sz="0" w:space="0" w:color="auto"/>
                <w:right w:val="none" w:sz="0" w:space="0" w:color="auto"/>
              </w:divBdr>
            </w:div>
            <w:div w:id="441193712">
              <w:marLeft w:val="0"/>
              <w:marRight w:val="0"/>
              <w:marTop w:val="0"/>
              <w:marBottom w:val="0"/>
              <w:divBdr>
                <w:top w:val="none" w:sz="0" w:space="0" w:color="auto"/>
                <w:left w:val="none" w:sz="0" w:space="0" w:color="auto"/>
                <w:bottom w:val="none" w:sz="0" w:space="0" w:color="auto"/>
                <w:right w:val="none" w:sz="0" w:space="0" w:color="auto"/>
              </w:divBdr>
            </w:div>
            <w:div w:id="1462842436">
              <w:marLeft w:val="0"/>
              <w:marRight w:val="0"/>
              <w:marTop w:val="0"/>
              <w:marBottom w:val="0"/>
              <w:divBdr>
                <w:top w:val="none" w:sz="0" w:space="0" w:color="auto"/>
                <w:left w:val="none" w:sz="0" w:space="0" w:color="auto"/>
                <w:bottom w:val="none" w:sz="0" w:space="0" w:color="auto"/>
                <w:right w:val="none" w:sz="0" w:space="0" w:color="auto"/>
              </w:divBdr>
            </w:div>
            <w:div w:id="876308646">
              <w:marLeft w:val="0"/>
              <w:marRight w:val="0"/>
              <w:marTop w:val="0"/>
              <w:marBottom w:val="0"/>
              <w:divBdr>
                <w:top w:val="none" w:sz="0" w:space="0" w:color="auto"/>
                <w:left w:val="none" w:sz="0" w:space="0" w:color="auto"/>
                <w:bottom w:val="none" w:sz="0" w:space="0" w:color="auto"/>
                <w:right w:val="none" w:sz="0" w:space="0" w:color="auto"/>
              </w:divBdr>
            </w:div>
            <w:div w:id="1084958100">
              <w:marLeft w:val="0"/>
              <w:marRight w:val="0"/>
              <w:marTop w:val="0"/>
              <w:marBottom w:val="0"/>
              <w:divBdr>
                <w:top w:val="none" w:sz="0" w:space="0" w:color="auto"/>
                <w:left w:val="none" w:sz="0" w:space="0" w:color="auto"/>
                <w:bottom w:val="none" w:sz="0" w:space="0" w:color="auto"/>
                <w:right w:val="none" w:sz="0" w:space="0" w:color="auto"/>
              </w:divBdr>
            </w:div>
            <w:div w:id="1011643572">
              <w:marLeft w:val="0"/>
              <w:marRight w:val="0"/>
              <w:marTop w:val="0"/>
              <w:marBottom w:val="0"/>
              <w:divBdr>
                <w:top w:val="none" w:sz="0" w:space="0" w:color="auto"/>
                <w:left w:val="none" w:sz="0" w:space="0" w:color="auto"/>
                <w:bottom w:val="none" w:sz="0" w:space="0" w:color="auto"/>
                <w:right w:val="none" w:sz="0" w:space="0" w:color="auto"/>
              </w:divBdr>
            </w:div>
            <w:div w:id="1165242451">
              <w:marLeft w:val="0"/>
              <w:marRight w:val="0"/>
              <w:marTop w:val="0"/>
              <w:marBottom w:val="0"/>
              <w:divBdr>
                <w:top w:val="none" w:sz="0" w:space="0" w:color="auto"/>
                <w:left w:val="none" w:sz="0" w:space="0" w:color="auto"/>
                <w:bottom w:val="none" w:sz="0" w:space="0" w:color="auto"/>
                <w:right w:val="none" w:sz="0" w:space="0" w:color="auto"/>
              </w:divBdr>
            </w:div>
            <w:div w:id="23672708">
              <w:marLeft w:val="0"/>
              <w:marRight w:val="0"/>
              <w:marTop w:val="0"/>
              <w:marBottom w:val="0"/>
              <w:divBdr>
                <w:top w:val="none" w:sz="0" w:space="0" w:color="auto"/>
                <w:left w:val="none" w:sz="0" w:space="0" w:color="auto"/>
                <w:bottom w:val="none" w:sz="0" w:space="0" w:color="auto"/>
                <w:right w:val="none" w:sz="0" w:space="0" w:color="auto"/>
              </w:divBdr>
            </w:div>
            <w:div w:id="1565481309">
              <w:marLeft w:val="0"/>
              <w:marRight w:val="0"/>
              <w:marTop w:val="0"/>
              <w:marBottom w:val="0"/>
              <w:divBdr>
                <w:top w:val="none" w:sz="0" w:space="0" w:color="auto"/>
                <w:left w:val="none" w:sz="0" w:space="0" w:color="auto"/>
                <w:bottom w:val="none" w:sz="0" w:space="0" w:color="auto"/>
                <w:right w:val="none" w:sz="0" w:space="0" w:color="auto"/>
              </w:divBdr>
            </w:div>
            <w:div w:id="1853953036">
              <w:marLeft w:val="0"/>
              <w:marRight w:val="0"/>
              <w:marTop w:val="0"/>
              <w:marBottom w:val="0"/>
              <w:divBdr>
                <w:top w:val="none" w:sz="0" w:space="0" w:color="auto"/>
                <w:left w:val="none" w:sz="0" w:space="0" w:color="auto"/>
                <w:bottom w:val="none" w:sz="0" w:space="0" w:color="auto"/>
                <w:right w:val="none" w:sz="0" w:space="0" w:color="auto"/>
              </w:divBdr>
            </w:div>
            <w:div w:id="358236524">
              <w:marLeft w:val="0"/>
              <w:marRight w:val="0"/>
              <w:marTop w:val="0"/>
              <w:marBottom w:val="0"/>
              <w:divBdr>
                <w:top w:val="none" w:sz="0" w:space="0" w:color="auto"/>
                <w:left w:val="none" w:sz="0" w:space="0" w:color="auto"/>
                <w:bottom w:val="none" w:sz="0" w:space="0" w:color="auto"/>
                <w:right w:val="none" w:sz="0" w:space="0" w:color="auto"/>
              </w:divBdr>
            </w:div>
            <w:div w:id="2001810975">
              <w:marLeft w:val="0"/>
              <w:marRight w:val="0"/>
              <w:marTop w:val="0"/>
              <w:marBottom w:val="0"/>
              <w:divBdr>
                <w:top w:val="none" w:sz="0" w:space="0" w:color="auto"/>
                <w:left w:val="none" w:sz="0" w:space="0" w:color="auto"/>
                <w:bottom w:val="none" w:sz="0" w:space="0" w:color="auto"/>
                <w:right w:val="none" w:sz="0" w:space="0" w:color="auto"/>
              </w:divBdr>
            </w:div>
            <w:div w:id="1356807426">
              <w:marLeft w:val="0"/>
              <w:marRight w:val="0"/>
              <w:marTop w:val="0"/>
              <w:marBottom w:val="0"/>
              <w:divBdr>
                <w:top w:val="none" w:sz="0" w:space="0" w:color="auto"/>
                <w:left w:val="none" w:sz="0" w:space="0" w:color="auto"/>
                <w:bottom w:val="none" w:sz="0" w:space="0" w:color="auto"/>
                <w:right w:val="none" w:sz="0" w:space="0" w:color="auto"/>
              </w:divBdr>
            </w:div>
            <w:div w:id="288249063">
              <w:marLeft w:val="0"/>
              <w:marRight w:val="0"/>
              <w:marTop w:val="0"/>
              <w:marBottom w:val="0"/>
              <w:divBdr>
                <w:top w:val="none" w:sz="0" w:space="0" w:color="auto"/>
                <w:left w:val="none" w:sz="0" w:space="0" w:color="auto"/>
                <w:bottom w:val="none" w:sz="0" w:space="0" w:color="auto"/>
                <w:right w:val="none" w:sz="0" w:space="0" w:color="auto"/>
              </w:divBdr>
            </w:div>
            <w:div w:id="880901078">
              <w:marLeft w:val="0"/>
              <w:marRight w:val="0"/>
              <w:marTop w:val="0"/>
              <w:marBottom w:val="0"/>
              <w:divBdr>
                <w:top w:val="none" w:sz="0" w:space="0" w:color="auto"/>
                <w:left w:val="none" w:sz="0" w:space="0" w:color="auto"/>
                <w:bottom w:val="none" w:sz="0" w:space="0" w:color="auto"/>
                <w:right w:val="none" w:sz="0" w:space="0" w:color="auto"/>
              </w:divBdr>
            </w:div>
            <w:div w:id="1893032283">
              <w:marLeft w:val="0"/>
              <w:marRight w:val="0"/>
              <w:marTop w:val="0"/>
              <w:marBottom w:val="0"/>
              <w:divBdr>
                <w:top w:val="none" w:sz="0" w:space="0" w:color="auto"/>
                <w:left w:val="none" w:sz="0" w:space="0" w:color="auto"/>
                <w:bottom w:val="none" w:sz="0" w:space="0" w:color="auto"/>
                <w:right w:val="none" w:sz="0" w:space="0" w:color="auto"/>
              </w:divBdr>
            </w:div>
            <w:div w:id="381953180">
              <w:marLeft w:val="0"/>
              <w:marRight w:val="0"/>
              <w:marTop w:val="0"/>
              <w:marBottom w:val="0"/>
              <w:divBdr>
                <w:top w:val="none" w:sz="0" w:space="0" w:color="auto"/>
                <w:left w:val="none" w:sz="0" w:space="0" w:color="auto"/>
                <w:bottom w:val="none" w:sz="0" w:space="0" w:color="auto"/>
                <w:right w:val="none" w:sz="0" w:space="0" w:color="auto"/>
              </w:divBdr>
            </w:div>
            <w:div w:id="148248943">
              <w:marLeft w:val="0"/>
              <w:marRight w:val="0"/>
              <w:marTop w:val="0"/>
              <w:marBottom w:val="0"/>
              <w:divBdr>
                <w:top w:val="none" w:sz="0" w:space="0" w:color="auto"/>
                <w:left w:val="none" w:sz="0" w:space="0" w:color="auto"/>
                <w:bottom w:val="none" w:sz="0" w:space="0" w:color="auto"/>
                <w:right w:val="none" w:sz="0" w:space="0" w:color="auto"/>
              </w:divBdr>
            </w:div>
            <w:div w:id="953290256">
              <w:marLeft w:val="0"/>
              <w:marRight w:val="0"/>
              <w:marTop w:val="0"/>
              <w:marBottom w:val="0"/>
              <w:divBdr>
                <w:top w:val="none" w:sz="0" w:space="0" w:color="auto"/>
                <w:left w:val="none" w:sz="0" w:space="0" w:color="auto"/>
                <w:bottom w:val="none" w:sz="0" w:space="0" w:color="auto"/>
                <w:right w:val="none" w:sz="0" w:space="0" w:color="auto"/>
              </w:divBdr>
            </w:div>
            <w:div w:id="2056083134">
              <w:marLeft w:val="0"/>
              <w:marRight w:val="0"/>
              <w:marTop w:val="0"/>
              <w:marBottom w:val="0"/>
              <w:divBdr>
                <w:top w:val="none" w:sz="0" w:space="0" w:color="auto"/>
                <w:left w:val="none" w:sz="0" w:space="0" w:color="auto"/>
                <w:bottom w:val="none" w:sz="0" w:space="0" w:color="auto"/>
                <w:right w:val="none" w:sz="0" w:space="0" w:color="auto"/>
              </w:divBdr>
            </w:div>
            <w:div w:id="1291015000">
              <w:marLeft w:val="0"/>
              <w:marRight w:val="0"/>
              <w:marTop w:val="0"/>
              <w:marBottom w:val="0"/>
              <w:divBdr>
                <w:top w:val="none" w:sz="0" w:space="0" w:color="auto"/>
                <w:left w:val="none" w:sz="0" w:space="0" w:color="auto"/>
                <w:bottom w:val="none" w:sz="0" w:space="0" w:color="auto"/>
                <w:right w:val="none" w:sz="0" w:space="0" w:color="auto"/>
              </w:divBdr>
            </w:div>
            <w:div w:id="1828210431">
              <w:marLeft w:val="0"/>
              <w:marRight w:val="0"/>
              <w:marTop w:val="0"/>
              <w:marBottom w:val="0"/>
              <w:divBdr>
                <w:top w:val="none" w:sz="0" w:space="0" w:color="auto"/>
                <w:left w:val="none" w:sz="0" w:space="0" w:color="auto"/>
                <w:bottom w:val="none" w:sz="0" w:space="0" w:color="auto"/>
                <w:right w:val="none" w:sz="0" w:space="0" w:color="auto"/>
              </w:divBdr>
            </w:div>
            <w:div w:id="1024789132">
              <w:marLeft w:val="0"/>
              <w:marRight w:val="0"/>
              <w:marTop w:val="0"/>
              <w:marBottom w:val="0"/>
              <w:divBdr>
                <w:top w:val="none" w:sz="0" w:space="0" w:color="auto"/>
                <w:left w:val="none" w:sz="0" w:space="0" w:color="auto"/>
                <w:bottom w:val="none" w:sz="0" w:space="0" w:color="auto"/>
                <w:right w:val="none" w:sz="0" w:space="0" w:color="auto"/>
              </w:divBdr>
            </w:div>
            <w:div w:id="856306246">
              <w:marLeft w:val="0"/>
              <w:marRight w:val="0"/>
              <w:marTop w:val="0"/>
              <w:marBottom w:val="0"/>
              <w:divBdr>
                <w:top w:val="none" w:sz="0" w:space="0" w:color="auto"/>
                <w:left w:val="none" w:sz="0" w:space="0" w:color="auto"/>
                <w:bottom w:val="none" w:sz="0" w:space="0" w:color="auto"/>
                <w:right w:val="none" w:sz="0" w:space="0" w:color="auto"/>
              </w:divBdr>
            </w:div>
            <w:div w:id="750202936">
              <w:marLeft w:val="0"/>
              <w:marRight w:val="0"/>
              <w:marTop w:val="0"/>
              <w:marBottom w:val="0"/>
              <w:divBdr>
                <w:top w:val="none" w:sz="0" w:space="0" w:color="auto"/>
                <w:left w:val="none" w:sz="0" w:space="0" w:color="auto"/>
                <w:bottom w:val="none" w:sz="0" w:space="0" w:color="auto"/>
                <w:right w:val="none" w:sz="0" w:space="0" w:color="auto"/>
              </w:divBdr>
            </w:div>
            <w:div w:id="1771195341">
              <w:marLeft w:val="0"/>
              <w:marRight w:val="0"/>
              <w:marTop w:val="0"/>
              <w:marBottom w:val="0"/>
              <w:divBdr>
                <w:top w:val="none" w:sz="0" w:space="0" w:color="auto"/>
                <w:left w:val="none" w:sz="0" w:space="0" w:color="auto"/>
                <w:bottom w:val="none" w:sz="0" w:space="0" w:color="auto"/>
                <w:right w:val="none" w:sz="0" w:space="0" w:color="auto"/>
              </w:divBdr>
            </w:div>
            <w:div w:id="246614261">
              <w:marLeft w:val="0"/>
              <w:marRight w:val="0"/>
              <w:marTop w:val="0"/>
              <w:marBottom w:val="0"/>
              <w:divBdr>
                <w:top w:val="none" w:sz="0" w:space="0" w:color="auto"/>
                <w:left w:val="none" w:sz="0" w:space="0" w:color="auto"/>
                <w:bottom w:val="none" w:sz="0" w:space="0" w:color="auto"/>
                <w:right w:val="none" w:sz="0" w:space="0" w:color="auto"/>
              </w:divBdr>
            </w:div>
            <w:div w:id="744106556">
              <w:marLeft w:val="0"/>
              <w:marRight w:val="0"/>
              <w:marTop w:val="0"/>
              <w:marBottom w:val="0"/>
              <w:divBdr>
                <w:top w:val="none" w:sz="0" w:space="0" w:color="auto"/>
                <w:left w:val="none" w:sz="0" w:space="0" w:color="auto"/>
                <w:bottom w:val="none" w:sz="0" w:space="0" w:color="auto"/>
                <w:right w:val="none" w:sz="0" w:space="0" w:color="auto"/>
              </w:divBdr>
            </w:div>
            <w:div w:id="1294143030">
              <w:marLeft w:val="0"/>
              <w:marRight w:val="0"/>
              <w:marTop w:val="0"/>
              <w:marBottom w:val="0"/>
              <w:divBdr>
                <w:top w:val="none" w:sz="0" w:space="0" w:color="auto"/>
                <w:left w:val="none" w:sz="0" w:space="0" w:color="auto"/>
                <w:bottom w:val="none" w:sz="0" w:space="0" w:color="auto"/>
                <w:right w:val="none" w:sz="0" w:space="0" w:color="auto"/>
              </w:divBdr>
            </w:div>
            <w:div w:id="692725839">
              <w:marLeft w:val="0"/>
              <w:marRight w:val="0"/>
              <w:marTop w:val="0"/>
              <w:marBottom w:val="0"/>
              <w:divBdr>
                <w:top w:val="none" w:sz="0" w:space="0" w:color="auto"/>
                <w:left w:val="none" w:sz="0" w:space="0" w:color="auto"/>
                <w:bottom w:val="none" w:sz="0" w:space="0" w:color="auto"/>
                <w:right w:val="none" w:sz="0" w:space="0" w:color="auto"/>
              </w:divBdr>
            </w:div>
            <w:div w:id="1721786716">
              <w:marLeft w:val="0"/>
              <w:marRight w:val="0"/>
              <w:marTop w:val="0"/>
              <w:marBottom w:val="0"/>
              <w:divBdr>
                <w:top w:val="none" w:sz="0" w:space="0" w:color="auto"/>
                <w:left w:val="none" w:sz="0" w:space="0" w:color="auto"/>
                <w:bottom w:val="none" w:sz="0" w:space="0" w:color="auto"/>
                <w:right w:val="none" w:sz="0" w:space="0" w:color="auto"/>
              </w:divBdr>
            </w:div>
            <w:div w:id="425274400">
              <w:marLeft w:val="0"/>
              <w:marRight w:val="0"/>
              <w:marTop w:val="0"/>
              <w:marBottom w:val="0"/>
              <w:divBdr>
                <w:top w:val="none" w:sz="0" w:space="0" w:color="auto"/>
                <w:left w:val="none" w:sz="0" w:space="0" w:color="auto"/>
                <w:bottom w:val="none" w:sz="0" w:space="0" w:color="auto"/>
                <w:right w:val="none" w:sz="0" w:space="0" w:color="auto"/>
              </w:divBdr>
            </w:div>
            <w:div w:id="1806701600">
              <w:marLeft w:val="0"/>
              <w:marRight w:val="0"/>
              <w:marTop w:val="0"/>
              <w:marBottom w:val="0"/>
              <w:divBdr>
                <w:top w:val="none" w:sz="0" w:space="0" w:color="auto"/>
                <w:left w:val="none" w:sz="0" w:space="0" w:color="auto"/>
                <w:bottom w:val="none" w:sz="0" w:space="0" w:color="auto"/>
                <w:right w:val="none" w:sz="0" w:space="0" w:color="auto"/>
              </w:divBdr>
            </w:div>
            <w:div w:id="797069540">
              <w:marLeft w:val="0"/>
              <w:marRight w:val="0"/>
              <w:marTop w:val="0"/>
              <w:marBottom w:val="0"/>
              <w:divBdr>
                <w:top w:val="none" w:sz="0" w:space="0" w:color="auto"/>
                <w:left w:val="none" w:sz="0" w:space="0" w:color="auto"/>
                <w:bottom w:val="none" w:sz="0" w:space="0" w:color="auto"/>
                <w:right w:val="none" w:sz="0" w:space="0" w:color="auto"/>
              </w:divBdr>
            </w:div>
            <w:div w:id="1617366721">
              <w:marLeft w:val="0"/>
              <w:marRight w:val="0"/>
              <w:marTop w:val="0"/>
              <w:marBottom w:val="0"/>
              <w:divBdr>
                <w:top w:val="none" w:sz="0" w:space="0" w:color="auto"/>
                <w:left w:val="none" w:sz="0" w:space="0" w:color="auto"/>
                <w:bottom w:val="none" w:sz="0" w:space="0" w:color="auto"/>
                <w:right w:val="none" w:sz="0" w:space="0" w:color="auto"/>
              </w:divBdr>
            </w:div>
            <w:div w:id="102504491">
              <w:marLeft w:val="0"/>
              <w:marRight w:val="0"/>
              <w:marTop w:val="0"/>
              <w:marBottom w:val="0"/>
              <w:divBdr>
                <w:top w:val="none" w:sz="0" w:space="0" w:color="auto"/>
                <w:left w:val="none" w:sz="0" w:space="0" w:color="auto"/>
                <w:bottom w:val="none" w:sz="0" w:space="0" w:color="auto"/>
                <w:right w:val="none" w:sz="0" w:space="0" w:color="auto"/>
              </w:divBdr>
            </w:div>
            <w:div w:id="1238905715">
              <w:marLeft w:val="0"/>
              <w:marRight w:val="0"/>
              <w:marTop w:val="0"/>
              <w:marBottom w:val="0"/>
              <w:divBdr>
                <w:top w:val="none" w:sz="0" w:space="0" w:color="auto"/>
                <w:left w:val="none" w:sz="0" w:space="0" w:color="auto"/>
                <w:bottom w:val="none" w:sz="0" w:space="0" w:color="auto"/>
                <w:right w:val="none" w:sz="0" w:space="0" w:color="auto"/>
              </w:divBdr>
            </w:div>
            <w:div w:id="1422066780">
              <w:marLeft w:val="0"/>
              <w:marRight w:val="0"/>
              <w:marTop w:val="0"/>
              <w:marBottom w:val="0"/>
              <w:divBdr>
                <w:top w:val="none" w:sz="0" w:space="0" w:color="auto"/>
                <w:left w:val="none" w:sz="0" w:space="0" w:color="auto"/>
                <w:bottom w:val="none" w:sz="0" w:space="0" w:color="auto"/>
                <w:right w:val="none" w:sz="0" w:space="0" w:color="auto"/>
              </w:divBdr>
            </w:div>
            <w:div w:id="935593886">
              <w:marLeft w:val="0"/>
              <w:marRight w:val="0"/>
              <w:marTop w:val="0"/>
              <w:marBottom w:val="0"/>
              <w:divBdr>
                <w:top w:val="none" w:sz="0" w:space="0" w:color="auto"/>
                <w:left w:val="none" w:sz="0" w:space="0" w:color="auto"/>
                <w:bottom w:val="none" w:sz="0" w:space="0" w:color="auto"/>
                <w:right w:val="none" w:sz="0" w:space="0" w:color="auto"/>
              </w:divBdr>
            </w:div>
            <w:div w:id="1268388336">
              <w:marLeft w:val="0"/>
              <w:marRight w:val="0"/>
              <w:marTop w:val="0"/>
              <w:marBottom w:val="0"/>
              <w:divBdr>
                <w:top w:val="none" w:sz="0" w:space="0" w:color="auto"/>
                <w:left w:val="none" w:sz="0" w:space="0" w:color="auto"/>
                <w:bottom w:val="none" w:sz="0" w:space="0" w:color="auto"/>
                <w:right w:val="none" w:sz="0" w:space="0" w:color="auto"/>
              </w:divBdr>
            </w:div>
            <w:div w:id="752319621">
              <w:marLeft w:val="0"/>
              <w:marRight w:val="0"/>
              <w:marTop w:val="0"/>
              <w:marBottom w:val="0"/>
              <w:divBdr>
                <w:top w:val="none" w:sz="0" w:space="0" w:color="auto"/>
                <w:left w:val="none" w:sz="0" w:space="0" w:color="auto"/>
                <w:bottom w:val="none" w:sz="0" w:space="0" w:color="auto"/>
                <w:right w:val="none" w:sz="0" w:space="0" w:color="auto"/>
              </w:divBdr>
            </w:div>
            <w:div w:id="847446330">
              <w:marLeft w:val="0"/>
              <w:marRight w:val="0"/>
              <w:marTop w:val="0"/>
              <w:marBottom w:val="0"/>
              <w:divBdr>
                <w:top w:val="none" w:sz="0" w:space="0" w:color="auto"/>
                <w:left w:val="none" w:sz="0" w:space="0" w:color="auto"/>
                <w:bottom w:val="none" w:sz="0" w:space="0" w:color="auto"/>
                <w:right w:val="none" w:sz="0" w:space="0" w:color="auto"/>
              </w:divBdr>
            </w:div>
            <w:div w:id="217520067">
              <w:marLeft w:val="0"/>
              <w:marRight w:val="0"/>
              <w:marTop w:val="0"/>
              <w:marBottom w:val="0"/>
              <w:divBdr>
                <w:top w:val="none" w:sz="0" w:space="0" w:color="auto"/>
                <w:left w:val="none" w:sz="0" w:space="0" w:color="auto"/>
                <w:bottom w:val="none" w:sz="0" w:space="0" w:color="auto"/>
                <w:right w:val="none" w:sz="0" w:space="0" w:color="auto"/>
              </w:divBdr>
            </w:div>
            <w:div w:id="727647788">
              <w:marLeft w:val="0"/>
              <w:marRight w:val="0"/>
              <w:marTop w:val="0"/>
              <w:marBottom w:val="0"/>
              <w:divBdr>
                <w:top w:val="none" w:sz="0" w:space="0" w:color="auto"/>
                <w:left w:val="none" w:sz="0" w:space="0" w:color="auto"/>
                <w:bottom w:val="none" w:sz="0" w:space="0" w:color="auto"/>
                <w:right w:val="none" w:sz="0" w:space="0" w:color="auto"/>
              </w:divBdr>
            </w:div>
            <w:div w:id="1447626302">
              <w:marLeft w:val="0"/>
              <w:marRight w:val="0"/>
              <w:marTop w:val="0"/>
              <w:marBottom w:val="0"/>
              <w:divBdr>
                <w:top w:val="none" w:sz="0" w:space="0" w:color="auto"/>
                <w:left w:val="none" w:sz="0" w:space="0" w:color="auto"/>
                <w:bottom w:val="none" w:sz="0" w:space="0" w:color="auto"/>
                <w:right w:val="none" w:sz="0" w:space="0" w:color="auto"/>
              </w:divBdr>
            </w:div>
            <w:div w:id="173809815">
              <w:marLeft w:val="0"/>
              <w:marRight w:val="0"/>
              <w:marTop w:val="0"/>
              <w:marBottom w:val="0"/>
              <w:divBdr>
                <w:top w:val="none" w:sz="0" w:space="0" w:color="auto"/>
                <w:left w:val="none" w:sz="0" w:space="0" w:color="auto"/>
                <w:bottom w:val="none" w:sz="0" w:space="0" w:color="auto"/>
                <w:right w:val="none" w:sz="0" w:space="0" w:color="auto"/>
              </w:divBdr>
            </w:div>
            <w:div w:id="1339694026">
              <w:marLeft w:val="0"/>
              <w:marRight w:val="0"/>
              <w:marTop w:val="0"/>
              <w:marBottom w:val="0"/>
              <w:divBdr>
                <w:top w:val="none" w:sz="0" w:space="0" w:color="auto"/>
                <w:left w:val="none" w:sz="0" w:space="0" w:color="auto"/>
                <w:bottom w:val="none" w:sz="0" w:space="0" w:color="auto"/>
                <w:right w:val="none" w:sz="0" w:space="0" w:color="auto"/>
              </w:divBdr>
            </w:div>
            <w:div w:id="702704885">
              <w:marLeft w:val="0"/>
              <w:marRight w:val="0"/>
              <w:marTop w:val="0"/>
              <w:marBottom w:val="0"/>
              <w:divBdr>
                <w:top w:val="none" w:sz="0" w:space="0" w:color="auto"/>
                <w:left w:val="none" w:sz="0" w:space="0" w:color="auto"/>
                <w:bottom w:val="none" w:sz="0" w:space="0" w:color="auto"/>
                <w:right w:val="none" w:sz="0" w:space="0" w:color="auto"/>
              </w:divBdr>
            </w:div>
            <w:div w:id="693387592">
              <w:marLeft w:val="0"/>
              <w:marRight w:val="0"/>
              <w:marTop w:val="0"/>
              <w:marBottom w:val="0"/>
              <w:divBdr>
                <w:top w:val="none" w:sz="0" w:space="0" w:color="auto"/>
                <w:left w:val="none" w:sz="0" w:space="0" w:color="auto"/>
                <w:bottom w:val="none" w:sz="0" w:space="0" w:color="auto"/>
                <w:right w:val="none" w:sz="0" w:space="0" w:color="auto"/>
              </w:divBdr>
            </w:div>
            <w:div w:id="1970012700">
              <w:marLeft w:val="0"/>
              <w:marRight w:val="0"/>
              <w:marTop w:val="0"/>
              <w:marBottom w:val="0"/>
              <w:divBdr>
                <w:top w:val="none" w:sz="0" w:space="0" w:color="auto"/>
                <w:left w:val="none" w:sz="0" w:space="0" w:color="auto"/>
                <w:bottom w:val="none" w:sz="0" w:space="0" w:color="auto"/>
                <w:right w:val="none" w:sz="0" w:space="0" w:color="auto"/>
              </w:divBdr>
            </w:div>
            <w:div w:id="91584595">
              <w:marLeft w:val="0"/>
              <w:marRight w:val="0"/>
              <w:marTop w:val="0"/>
              <w:marBottom w:val="0"/>
              <w:divBdr>
                <w:top w:val="none" w:sz="0" w:space="0" w:color="auto"/>
                <w:left w:val="none" w:sz="0" w:space="0" w:color="auto"/>
                <w:bottom w:val="none" w:sz="0" w:space="0" w:color="auto"/>
                <w:right w:val="none" w:sz="0" w:space="0" w:color="auto"/>
              </w:divBdr>
            </w:div>
            <w:div w:id="1133206311">
              <w:marLeft w:val="0"/>
              <w:marRight w:val="0"/>
              <w:marTop w:val="0"/>
              <w:marBottom w:val="0"/>
              <w:divBdr>
                <w:top w:val="none" w:sz="0" w:space="0" w:color="auto"/>
                <w:left w:val="none" w:sz="0" w:space="0" w:color="auto"/>
                <w:bottom w:val="none" w:sz="0" w:space="0" w:color="auto"/>
                <w:right w:val="none" w:sz="0" w:space="0" w:color="auto"/>
              </w:divBdr>
            </w:div>
            <w:div w:id="318265375">
              <w:marLeft w:val="0"/>
              <w:marRight w:val="0"/>
              <w:marTop w:val="0"/>
              <w:marBottom w:val="0"/>
              <w:divBdr>
                <w:top w:val="none" w:sz="0" w:space="0" w:color="auto"/>
                <w:left w:val="none" w:sz="0" w:space="0" w:color="auto"/>
                <w:bottom w:val="none" w:sz="0" w:space="0" w:color="auto"/>
                <w:right w:val="none" w:sz="0" w:space="0" w:color="auto"/>
              </w:divBdr>
            </w:div>
            <w:div w:id="794249248">
              <w:marLeft w:val="0"/>
              <w:marRight w:val="0"/>
              <w:marTop w:val="0"/>
              <w:marBottom w:val="0"/>
              <w:divBdr>
                <w:top w:val="none" w:sz="0" w:space="0" w:color="auto"/>
                <w:left w:val="none" w:sz="0" w:space="0" w:color="auto"/>
                <w:bottom w:val="none" w:sz="0" w:space="0" w:color="auto"/>
                <w:right w:val="none" w:sz="0" w:space="0" w:color="auto"/>
              </w:divBdr>
            </w:div>
            <w:div w:id="154956642">
              <w:marLeft w:val="0"/>
              <w:marRight w:val="0"/>
              <w:marTop w:val="0"/>
              <w:marBottom w:val="0"/>
              <w:divBdr>
                <w:top w:val="none" w:sz="0" w:space="0" w:color="auto"/>
                <w:left w:val="none" w:sz="0" w:space="0" w:color="auto"/>
                <w:bottom w:val="none" w:sz="0" w:space="0" w:color="auto"/>
                <w:right w:val="none" w:sz="0" w:space="0" w:color="auto"/>
              </w:divBdr>
            </w:div>
            <w:div w:id="347946412">
              <w:marLeft w:val="0"/>
              <w:marRight w:val="0"/>
              <w:marTop w:val="0"/>
              <w:marBottom w:val="0"/>
              <w:divBdr>
                <w:top w:val="none" w:sz="0" w:space="0" w:color="auto"/>
                <w:left w:val="none" w:sz="0" w:space="0" w:color="auto"/>
                <w:bottom w:val="none" w:sz="0" w:space="0" w:color="auto"/>
                <w:right w:val="none" w:sz="0" w:space="0" w:color="auto"/>
              </w:divBdr>
            </w:div>
            <w:div w:id="442772473">
              <w:marLeft w:val="0"/>
              <w:marRight w:val="0"/>
              <w:marTop w:val="0"/>
              <w:marBottom w:val="0"/>
              <w:divBdr>
                <w:top w:val="none" w:sz="0" w:space="0" w:color="auto"/>
                <w:left w:val="none" w:sz="0" w:space="0" w:color="auto"/>
                <w:bottom w:val="none" w:sz="0" w:space="0" w:color="auto"/>
                <w:right w:val="none" w:sz="0" w:space="0" w:color="auto"/>
              </w:divBdr>
            </w:div>
            <w:div w:id="90392799">
              <w:marLeft w:val="0"/>
              <w:marRight w:val="0"/>
              <w:marTop w:val="0"/>
              <w:marBottom w:val="0"/>
              <w:divBdr>
                <w:top w:val="none" w:sz="0" w:space="0" w:color="auto"/>
                <w:left w:val="none" w:sz="0" w:space="0" w:color="auto"/>
                <w:bottom w:val="none" w:sz="0" w:space="0" w:color="auto"/>
                <w:right w:val="none" w:sz="0" w:space="0" w:color="auto"/>
              </w:divBdr>
            </w:div>
            <w:div w:id="1068308704">
              <w:marLeft w:val="0"/>
              <w:marRight w:val="0"/>
              <w:marTop w:val="0"/>
              <w:marBottom w:val="0"/>
              <w:divBdr>
                <w:top w:val="none" w:sz="0" w:space="0" w:color="auto"/>
                <w:left w:val="none" w:sz="0" w:space="0" w:color="auto"/>
                <w:bottom w:val="none" w:sz="0" w:space="0" w:color="auto"/>
                <w:right w:val="none" w:sz="0" w:space="0" w:color="auto"/>
              </w:divBdr>
            </w:div>
            <w:div w:id="1785465534">
              <w:marLeft w:val="0"/>
              <w:marRight w:val="0"/>
              <w:marTop w:val="0"/>
              <w:marBottom w:val="0"/>
              <w:divBdr>
                <w:top w:val="none" w:sz="0" w:space="0" w:color="auto"/>
                <w:left w:val="none" w:sz="0" w:space="0" w:color="auto"/>
                <w:bottom w:val="none" w:sz="0" w:space="0" w:color="auto"/>
                <w:right w:val="none" w:sz="0" w:space="0" w:color="auto"/>
              </w:divBdr>
            </w:div>
            <w:div w:id="440688955">
              <w:marLeft w:val="0"/>
              <w:marRight w:val="0"/>
              <w:marTop w:val="0"/>
              <w:marBottom w:val="0"/>
              <w:divBdr>
                <w:top w:val="none" w:sz="0" w:space="0" w:color="auto"/>
                <w:left w:val="none" w:sz="0" w:space="0" w:color="auto"/>
                <w:bottom w:val="none" w:sz="0" w:space="0" w:color="auto"/>
                <w:right w:val="none" w:sz="0" w:space="0" w:color="auto"/>
              </w:divBdr>
            </w:div>
            <w:div w:id="798185165">
              <w:marLeft w:val="0"/>
              <w:marRight w:val="0"/>
              <w:marTop w:val="0"/>
              <w:marBottom w:val="0"/>
              <w:divBdr>
                <w:top w:val="none" w:sz="0" w:space="0" w:color="auto"/>
                <w:left w:val="none" w:sz="0" w:space="0" w:color="auto"/>
                <w:bottom w:val="none" w:sz="0" w:space="0" w:color="auto"/>
                <w:right w:val="none" w:sz="0" w:space="0" w:color="auto"/>
              </w:divBdr>
            </w:div>
            <w:div w:id="158620486">
              <w:marLeft w:val="0"/>
              <w:marRight w:val="0"/>
              <w:marTop w:val="0"/>
              <w:marBottom w:val="0"/>
              <w:divBdr>
                <w:top w:val="none" w:sz="0" w:space="0" w:color="auto"/>
                <w:left w:val="none" w:sz="0" w:space="0" w:color="auto"/>
                <w:bottom w:val="none" w:sz="0" w:space="0" w:color="auto"/>
                <w:right w:val="none" w:sz="0" w:space="0" w:color="auto"/>
              </w:divBdr>
            </w:div>
            <w:div w:id="994189846">
              <w:marLeft w:val="0"/>
              <w:marRight w:val="0"/>
              <w:marTop w:val="0"/>
              <w:marBottom w:val="0"/>
              <w:divBdr>
                <w:top w:val="none" w:sz="0" w:space="0" w:color="auto"/>
                <w:left w:val="none" w:sz="0" w:space="0" w:color="auto"/>
                <w:bottom w:val="none" w:sz="0" w:space="0" w:color="auto"/>
                <w:right w:val="none" w:sz="0" w:space="0" w:color="auto"/>
              </w:divBdr>
            </w:div>
            <w:div w:id="725303708">
              <w:marLeft w:val="0"/>
              <w:marRight w:val="0"/>
              <w:marTop w:val="0"/>
              <w:marBottom w:val="0"/>
              <w:divBdr>
                <w:top w:val="none" w:sz="0" w:space="0" w:color="auto"/>
                <w:left w:val="none" w:sz="0" w:space="0" w:color="auto"/>
                <w:bottom w:val="none" w:sz="0" w:space="0" w:color="auto"/>
                <w:right w:val="none" w:sz="0" w:space="0" w:color="auto"/>
              </w:divBdr>
            </w:div>
            <w:div w:id="434373397">
              <w:marLeft w:val="0"/>
              <w:marRight w:val="0"/>
              <w:marTop w:val="0"/>
              <w:marBottom w:val="0"/>
              <w:divBdr>
                <w:top w:val="none" w:sz="0" w:space="0" w:color="auto"/>
                <w:left w:val="none" w:sz="0" w:space="0" w:color="auto"/>
                <w:bottom w:val="none" w:sz="0" w:space="0" w:color="auto"/>
                <w:right w:val="none" w:sz="0" w:space="0" w:color="auto"/>
              </w:divBdr>
            </w:div>
            <w:div w:id="896011548">
              <w:marLeft w:val="0"/>
              <w:marRight w:val="0"/>
              <w:marTop w:val="0"/>
              <w:marBottom w:val="0"/>
              <w:divBdr>
                <w:top w:val="none" w:sz="0" w:space="0" w:color="auto"/>
                <w:left w:val="none" w:sz="0" w:space="0" w:color="auto"/>
                <w:bottom w:val="none" w:sz="0" w:space="0" w:color="auto"/>
                <w:right w:val="none" w:sz="0" w:space="0" w:color="auto"/>
              </w:divBdr>
            </w:div>
            <w:div w:id="1861582019">
              <w:marLeft w:val="0"/>
              <w:marRight w:val="0"/>
              <w:marTop w:val="0"/>
              <w:marBottom w:val="0"/>
              <w:divBdr>
                <w:top w:val="none" w:sz="0" w:space="0" w:color="auto"/>
                <w:left w:val="none" w:sz="0" w:space="0" w:color="auto"/>
                <w:bottom w:val="none" w:sz="0" w:space="0" w:color="auto"/>
                <w:right w:val="none" w:sz="0" w:space="0" w:color="auto"/>
              </w:divBdr>
            </w:div>
            <w:div w:id="2103989633">
              <w:marLeft w:val="0"/>
              <w:marRight w:val="0"/>
              <w:marTop w:val="0"/>
              <w:marBottom w:val="0"/>
              <w:divBdr>
                <w:top w:val="none" w:sz="0" w:space="0" w:color="auto"/>
                <w:left w:val="none" w:sz="0" w:space="0" w:color="auto"/>
                <w:bottom w:val="none" w:sz="0" w:space="0" w:color="auto"/>
                <w:right w:val="none" w:sz="0" w:space="0" w:color="auto"/>
              </w:divBdr>
            </w:div>
            <w:div w:id="1555581670">
              <w:marLeft w:val="0"/>
              <w:marRight w:val="0"/>
              <w:marTop w:val="0"/>
              <w:marBottom w:val="0"/>
              <w:divBdr>
                <w:top w:val="none" w:sz="0" w:space="0" w:color="auto"/>
                <w:left w:val="none" w:sz="0" w:space="0" w:color="auto"/>
                <w:bottom w:val="none" w:sz="0" w:space="0" w:color="auto"/>
                <w:right w:val="none" w:sz="0" w:space="0" w:color="auto"/>
              </w:divBdr>
            </w:div>
            <w:div w:id="98573829">
              <w:marLeft w:val="0"/>
              <w:marRight w:val="0"/>
              <w:marTop w:val="0"/>
              <w:marBottom w:val="0"/>
              <w:divBdr>
                <w:top w:val="none" w:sz="0" w:space="0" w:color="auto"/>
                <w:left w:val="none" w:sz="0" w:space="0" w:color="auto"/>
                <w:bottom w:val="none" w:sz="0" w:space="0" w:color="auto"/>
                <w:right w:val="none" w:sz="0" w:space="0" w:color="auto"/>
              </w:divBdr>
            </w:div>
            <w:div w:id="619261552">
              <w:marLeft w:val="0"/>
              <w:marRight w:val="0"/>
              <w:marTop w:val="0"/>
              <w:marBottom w:val="0"/>
              <w:divBdr>
                <w:top w:val="none" w:sz="0" w:space="0" w:color="auto"/>
                <w:left w:val="none" w:sz="0" w:space="0" w:color="auto"/>
                <w:bottom w:val="none" w:sz="0" w:space="0" w:color="auto"/>
                <w:right w:val="none" w:sz="0" w:space="0" w:color="auto"/>
              </w:divBdr>
            </w:div>
            <w:div w:id="514267698">
              <w:marLeft w:val="0"/>
              <w:marRight w:val="0"/>
              <w:marTop w:val="0"/>
              <w:marBottom w:val="0"/>
              <w:divBdr>
                <w:top w:val="none" w:sz="0" w:space="0" w:color="auto"/>
                <w:left w:val="none" w:sz="0" w:space="0" w:color="auto"/>
                <w:bottom w:val="none" w:sz="0" w:space="0" w:color="auto"/>
                <w:right w:val="none" w:sz="0" w:space="0" w:color="auto"/>
              </w:divBdr>
            </w:div>
            <w:div w:id="14045961">
              <w:marLeft w:val="0"/>
              <w:marRight w:val="0"/>
              <w:marTop w:val="0"/>
              <w:marBottom w:val="0"/>
              <w:divBdr>
                <w:top w:val="none" w:sz="0" w:space="0" w:color="auto"/>
                <w:left w:val="none" w:sz="0" w:space="0" w:color="auto"/>
                <w:bottom w:val="none" w:sz="0" w:space="0" w:color="auto"/>
                <w:right w:val="none" w:sz="0" w:space="0" w:color="auto"/>
              </w:divBdr>
            </w:div>
            <w:div w:id="369458826">
              <w:marLeft w:val="0"/>
              <w:marRight w:val="0"/>
              <w:marTop w:val="0"/>
              <w:marBottom w:val="0"/>
              <w:divBdr>
                <w:top w:val="none" w:sz="0" w:space="0" w:color="auto"/>
                <w:left w:val="none" w:sz="0" w:space="0" w:color="auto"/>
                <w:bottom w:val="none" w:sz="0" w:space="0" w:color="auto"/>
                <w:right w:val="none" w:sz="0" w:space="0" w:color="auto"/>
              </w:divBdr>
            </w:div>
            <w:div w:id="826436583">
              <w:marLeft w:val="0"/>
              <w:marRight w:val="0"/>
              <w:marTop w:val="0"/>
              <w:marBottom w:val="0"/>
              <w:divBdr>
                <w:top w:val="none" w:sz="0" w:space="0" w:color="auto"/>
                <w:left w:val="none" w:sz="0" w:space="0" w:color="auto"/>
                <w:bottom w:val="none" w:sz="0" w:space="0" w:color="auto"/>
                <w:right w:val="none" w:sz="0" w:space="0" w:color="auto"/>
              </w:divBdr>
            </w:div>
            <w:div w:id="52861477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 w:id="2039499191">
              <w:marLeft w:val="0"/>
              <w:marRight w:val="0"/>
              <w:marTop w:val="0"/>
              <w:marBottom w:val="0"/>
              <w:divBdr>
                <w:top w:val="none" w:sz="0" w:space="0" w:color="auto"/>
                <w:left w:val="none" w:sz="0" w:space="0" w:color="auto"/>
                <w:bottom w:val="none" w:sz="0" w:space="0" w:color="auto"/>
                <w:right w:val="none" w:sz="0" w:space="0" w:color="auto"/>
              </w:divBdr>
            </w:div>
            <w:div w:id="470562757">
              <w:marLeft w:val="0"/>
              <w:marRight w:val="0"/>
              <w:marTop w:val="0"/>
              <w:marBottom w:val="0"/>
              <w:divBdr>
                <w:top w:val="none" w:sz="0" w:space="0" w:color="auto"/>
                <w:left w:val="none" w:sz="0" w:space="0" w:color="auto"/>
                <w:bottom w:val="none" w:sz="0" w:space="0" w:color="auto"/>
                <w:right w:val="none" w:sz="0" w:space="0" w:color="auto"/>
              </w:divBdr>
            </w:div>
            <w:div w:id="349838484">
              <w:marLeft w:val="0"/>
              <w:marRight w:val="0"/>
              <w:marTop w:val="0"/>
              <w:marBottom w:val="0"/>
              <w:divBdr>
                <w:top w:val="none" w:sz="0" w:space="0" w:color="auto"/>
                <w:left w:val="none" w:sz="0" w:space="0" w:color="auto"/>
                <w:bottom w:val="none" w:sz="0" w:space="0" w:color="auto"/>
                <w:right w:val="none" w:sz="0" w:space="0" w:color="auto"/>
              </w:divBdr>
            </w:div>
            <w:div w:id="1613589516">
              <w:marLeft w:val="0"/>
              <w:marRight w:val="0"/>
              <w:marTop w:val="0"/>
              <w:marBottom w:val="0"/>
              <w:divBdr>
                <w:top w:val="none" w:sz="0" w:space="0" w:color="auto"/>
                <w:left w:val="none" w:sz="0" w:space="0" w:color="auto"/>
                <w:bottom w:val="none" w:sz="0" w:space="0" w:color="auto"/>
                <w:right w:val="none" w:sz="0" w:space="0" w:color="auto"/>
              </w:divBdr>
            </w:div>
            <w:div w:id="911548755">
              <w:marLeft w:val="0"/>
              <w:marRight w:val="0"/>
              <w:marTop w:val="0"/>
              <w:marBottom w:val="0"/>
              <w:divBdr>
                <w:top w:val="none" w:sz="0" w:space="0" w:color="auto"/>
                <w:left w:val="none" w:sz="0" w:space="0" w:color="auto"/>
                <w:bottom w:val="none" w:sz="0" w:space="0" w:color="auto"/>
                <w:right w:val="none" w:sz="0" w:space="0" w:color="auto"/>
              </w:divBdr>
            </w:div>
            <w:div w:id="2085253234">
              <w:marLeft w:val="0"/>
              <w:marRight w:val="0"/>
              <w:marTop w:val="0"/>
              <w:marBottom w:val="0"/>
              <w:divBdr>
                <w:top w:val="none" w:sz="0" w:space="0" w:color="auto"/>
                <w:left w:val="none" w:sz="0" w:space="0" w:color="auto"/>
                <w:bottom w:val="none" w:sz="0" w:space="0" w:color="auto"/>
                <w:right w:val="none" w:sz="0" w:space="0" w:color="auto"/>
              </w:divBdr>
            </w:div>
            <w:div w:id="1940723689">
              <w:marLeft w:val="0"/>
              <w:marRight w:val="0"/>
              <w:marTop w:val="0"/>
              <w:marBottom w:val="0"/>
              <w:divBdr>
                <w:top w:val="none" w:sz="0" w:space="0" w:color="auto"/>
                <w:left w:val="none" w:sz="0" w:space="0" w:color="auto"/>
                <w:bottom w:val="none" w:sz="0" w:space="0" w:color="auto"/>
                <w:right w:val="none" w:sz="0" w:space="0" w:color="auto"/>
              </w:divBdr>
            </w:div>
            <w:div w:id="1225411031">
              <w:marLeft w:val="0"/>
              <w:marRight w:val="0"/>
              <w:marTop w:val="0"/>
              <w:marBottom w:val="0"/>
              <w:divBdr>
                <w:top w:val="none" w:sz="0" w:space="0" w:color="auto"/>
                <w:left w:val="none" w:sz="0" w:space="0" w:color="auto"/>
                <w:bottom w:val="none" w:sz="0" w:space="0" w:color="auto"/>
                <w:right w:val="none" w:sz="0" w:space="0" w:color="auto"/>
              </w:divBdr>
            </w:div>
            <w:div w:id="1378507059">
              <w:marLeft w:val="0"/>
              <w:marRight w:val="0"/>
              <w:marTop w:val="0"/>
              <w:marBottom w:val="0"/>
              <w:divBdr>
                <w:top w:val="none" w:sz="0" w:space="0" w:color="auto"/>
                <w:left w:val="none" w:sz="0" w:space="0" w:color="auto"/>
                <w:bottom w:val="none" w:sz="0" w:space="0" w:color="auto"/>
                <w:right w:val="none" w:sz="0" w:space="0" w:color="auto"/>
              </w:divBdr>
            </w:div>
            <w:div w:id="152182166">
              <w:marLeft w:val="0"/>
              <w:marRight w:val="0"/>
              <w:marTop w:val="0"/>
              <w:marBottom w:val="0"/>
              <w:divBdr>
                <w:top w:val="none" w:sz="0" w:space="0" w:color="auto"/>
                <w:left w:val="none" w:sz="0" w:space="0" w:color="auto"/>
                <w:bottom w:val="none" w:sz="0" w:space="0" w:color="auto"/>
                <w:right w:val="none" w:sz="0" w:space="0" w:color="auto"/>
              </w:divBdr>
            </w:div>
            <w:div w:id="448281604">
              <w:marLeft w:val="0"/>
              <w:marRight w:val="0"/>
              <w:marTop w:val="0"/>
              <w:marBottom w:val="0"/>
              <w:divBdr>
                <w:top w:val="none" w:sz="0" w:space="0" w:color="auto"/>
                <w:left w:val="none" w:sz="0" w:space="0" w:color="auto"/>
                <w:bottom w:val="none" w:sz="0" w:space="0" w:color="auto"/>
                <w:right w:val="none" w:sz="0" w:space="0" w:color="auto"/>
              </w:divBdr>
            </w:div>
            <w:div w:id="2057468261">
              <w:marLeft w:val="0"/>
              <w:marRight w:val="0"/>
              <w:marTop w:val="0"/>
              <w:marBottom w:val="0"/>
              <w:divBdr>
                <w:top w:val="none" w:sz="0" w:space="0" w:color="auto"/>
                <w:left w:val="none" w:sz="0" w:space="0" w:color="auto"/>
                <w:bottom w:val="none" w:sz="0" w:space="0" w:color="auto"/>
                <w:right w:val="none" w:sz="0" w:space="0" w:color="auto"/>
              </w:divBdr>
            </w:div>
            <w:div w:id="952518077">
              <w:marLeft w:val="0"/>
              <w:marRight w:val="0"/>
              <w:marTop w:val="0"/>
              <w:marBottom w:val="0"/>
              <w:divBdr>
                <w:top w:val="none" w:sz="0" w:space="0" w:color="auto"/>
                <w:left w:val="none" w:sz="0" w:space="0" w:color="auto"/>
                <w:bottom w:val="none" w:sz="0" w:space="0" w:color="auto"/>
                <w:right w:val="none" w:sz="0" w:space="0" w:color="auto"/>
              </w:divBdr>
            </w:div>
            <w:div w:id="2082411863">
              <w:marLeft w:val="0"/>
              <w:marRight w:val="0"/>
              <w:marTop w:val="0"/>
              <w:marBottom w:val="0"/>
              <w:divBdr>
                <w:top w:val="none" w:sz="0" w:space="0" w:color="auto"/>
                <w:left w:val="none" w:sz="0" w:space="0" w:color="auto"/>
                <w:bottom w:val="none" w:sz="0" w:space="0" w:color="auto"/>
                <w:right w:val="none" w:sz="0" w:space="0" w:color="auto"/>
              </w:divBdr>
            </w:div>
            <w:div w:id="1031684740">
              <w:marLeft w:val="0"/>
              <w:marRight w:val="0"/>
              <w:marTop w:val="0"/>
              <w:marBottom w:val="0"/>
              <w:divBdr>
                <w:top w:val="none" w:sz="0" w:space="0" w:color="auto"/>
                <w:left w:val="none" w:sz="0" w:space="0" w:color="auto"/>
                <w:bottom w:val="none" w:sz="0" w:space="0" w:color="auto"/>
                <w:right w:val="none" w:sz="0" w:space="0" w:color="auto"/>
              </w:divBdr>
            </w:div>
            <w:div w:id="1819177966">
              <w:marLeft w:val="0"/>
              <w:marRight w:val="0"/>
              <w:marTop w:val="0"/>
              <w:marBottom w:val="0"/>
              <w:divBdr>
                <w:top w:val="none" w:sz="0" w:space="0" w:color="auto"/>
                <w:left w:val="none" w:sz="0" w:space="0" w:color="auto"/>
                <w:bottom w:val="none" w:sz="0" w:space="0" w:color="auto"/>
                <w:right w:val="none" w:sz="0" w:space="0" w:color="auto"/>
              </w:divBdr>
            </w:div>
            <w:div w:id="645161611">
              <w:marLeft w:val="0"/>
              <w:marRight w:val="0"/>
              <w:marTop w:val="0"/>
              <w:marBottom w:val="0"/>
              <w:divBdr>
                <w:top w:val="none" w:sz="0" w:space="0" w:color="auto"/>
                <w:left w:val="none" w:sz="0" w:space="0" w:color="auto"/>
                <w:bottom w:val="none" w:sz="0" w:space="0" w:color="auto"/>
                <w:right w:val="none" w:sz="0" w:space="0" w:color="auto"/>
              </w:divBdr>
            </w:div>
            <w:div w:id="306668663">
              <w:marLeft w:val="0"/>
              <w:marRight w:val="0"/>
              <w:marTop w:val="0"/>
              <w:marBottom w:val="0"/>
              <w:divBdr>
                <w:top w:val="none" w:sz="0" w:space="0" w:color="auto"/>
                <w:left w:val="none" w:sz="0" w:space="0" w:color="auto"/>
                <w:bottom w:val="none" w:sz="0" w:space="0" w:color="auto"/>
                <w:right w:val="none" w:sz="0" w:space="0" w:color="auto"/>
              </w:divBdr>
            </w:div>
            <w:div w:id="1078399790">
              <w:marLeft w:val="0"/>
              <w:marRight w:val="0"/>
              <w:marTop w:val="0"/>
              <w:marBottom w:val="0"/>
              <w:divBdr>
                <w:top w:val="none" w:sz="0" w:space="0" w:color="auto"/>
                <w:left w:val="none" w:sz="0" w:space="0" w:color="auto"/>
                <w:bottom w:val="none" w:sz="0" w:space="0" w:color="auto"/>
                <w:right w:val="none" w:sz="0" w:space="0" w:color="auto"/>
              </w:divBdr>
            </w:div>
            <w:div w:id="1542597147">
              <w:marLeft w:val="0"/>
              <w:marRight w:val="0"/>
              <w:marTop w:val="0"/>
              <w:marBottom w:val="0"/>
              <w:divBdr>
                <w:top w:val="none" w:sz="0" w:space="0" w:color="auto"/>
                <w:left w:val="none" w:sz="0" w:space="0" w:color="auto"/>
                <w:bottom w:val="none" w:sz="0" w:space="0" w:color="auto"/>
                <w:right w:val="none" w:sz="0" w:space="0" w:color="auto"/>
              </w:divBdr>
            </w:div>
            <w:div w:id="1638951009">
              <w:marLeft w:val="0"/>
              <w:marRight w:val="0"/>
              <w:marTop w:val="0"/>
              <w:marBottom w:val="0"/>
              <w:divBdr>
                <w:top w:val="none" w:sz="0" w:space="0" w:color="auto"/>
                <w:left w:val="none" w:sz="0" w:space="0" w:color="auto"/>
                <w:bottom w:val="none" w:sz="0" w:space="0" w:color="auto"/>
                <w:right w:val="none" w:sz="0" w:space="0" w:color="auto"/>
              </w:divBdr>
            </w:div>
            <w:div w:id="144318213">
              <w:marLeft w:val="0"/>
              <w:marRight w:val="0"/>
              <w:marTop w:val="0"/>
              <w:marBottom w:val="0"/>
              <w:divBdr>
                <w:top w:val="none" w:sz="0" w:space="0" w:color="auto"/>
                <w:left w:val="none" w:sz="0" w:space="0" w:color="auto"/>
                <w:bottom w:val="none" w:sz="0" w:space="0" w:color="auto"/>
                <w:right w:val="none" w:sz="0" w:space="0" w:color="auto"/>
              </w:divBdr>
            </w:div>
            <w:div w:id="91053852">
              <w:marLeft w:val="0"/>
              <w:marRight w:val="0"/>
              <w:marTop w:val="0"/>
              <w:marBottom w:val="0"/>
              <w:divBdr>
                <w:top w:val="none" w:sz="0" w:space="0" w:color="auto"/>
                <w:left w:val="none" w:sz="0" w:space="0" w:color="auto"/>
                <w:bottom w:val="none" w:sz="0" w:space="0" w:color="auto"/>
                <w:right w:val="none" w:sz="0" w:space="0" w:color="auto"/>
              </w:divBdr>
            </w:div>
            <w:div w:id="1806073275">
              <w:marLeft w:val="0"/>
              <w:marRight w:val="0"/>
              <w:marTop w:val="0"/>
              <w:marBottom w:val="0"/>
              <w:divBdr>
                <w:top w:val="none" w:sz="0" w:space="0" w:color="auto"/>
                <w:left w:val="none" w:sz="0" w:space="0" w:color="auto"/>
                <w:bottom w:val="none" w:sz="0" w:space="0" w:color="auto"/>
                <w:right w:val="none" w:sz="0" w:space="0" w:color="auto"/>
              </w:divBdr>
            </w:div>
            <w:div w:id="446243091">
              <w:marLeft w:val="0"/>
              <w:marRight w:val="0"/>
              <w:marTop w:val="0"/>
              <w:marBottom w:val="0"/>
              <w:divBdr>
                <w:top w:val="none" w:sz="0" w:space="0" w:color="auto"/>
                <w:left w:val="none" w:sz="0" w:space="0" w:color="auto"/>
                <w:bottom w:val="none" w:sz="0" w:space="0" w:color="auto"/>
                <w:right w:val="none" w:sz="0" w:space="0" w:color="auto"/>
              </w:divBdr>
            </w:div>
            <w:div w:id="1557542269">
              <w:marLeft w:val="0"/>
              <w:marRight w:val="0"/>
              <w:marTop w:val="0"/>
              <w:marBottom w:val="0"/>
              <w:divBdr>
                <w:top w:val="none" w:sz="0" w:space="0" w:color="auto"/>
                <w:left w:val="none" w:sz="0" w:space="0" w:color="auto"/>
                <w:bottom w:val="none" w:sz="0" w:space="0" w:color="auto"/>
                <w:right w:val="none" w:sz="0" w:space="0" w:color="auto"/>
              </w:divBdr>
            </w:div>
            <w:div w:id="118649601">
              <w:marLeft w:val="0"/>
              <w:marRight w:val="0"/>
              <w:marTop w:val="0"/>
              <w:marBottom w:val="0"/>
              <w:divBdr>
                <w:top w:val="none" w:sz="0" w:space="0" w:color="auto"/>
                <w:left w:val="none" w:sz="0" w:space="0" w:color="auto"/>
                <w:bottom w:val="none" w:sz="0" w:space="0" w:color="auto"/>
                <w:right w:val="none" w:sz="0" w:space="0" w:color="auto"/>
              </w:divBdr>
            </w:div>
            <w:div w:id="672538440">
              <w:marLeft w:val="0"/>
              <w:marRight w:val="0"/>
              <w:marTop w:val="0"/>
              <w:marBottom w:val="0"/>
              <w:divBdr>
                <w:top w:val="none" w:sz="0" w:space="0" w:color="auto"/>
                <w:left w:val="none" w:sz="0" w:space="0" w:color="auto"/>
                <w:bottom w:val="none" w:sz="0" w:space="0" w:color="auto"/>
                <w:right w:val="none" w:sz="0" w:space="0" w:color="auto"/>
              </w:divBdr>
            </w:div>
            <w:div w:id="640841233">
              <w:marLeft w:val="0"/>
              <w:marRight w:val="0"/>
              <w:marTop w:val="0"/>
              <w:marBottom w:val="0"/>
              <w:divBdr>
                <w:top w:val="none" w:sz="0" w:space="0" w:color="auto"/>
                <w:left w:val="none" w:sz="0" w:space="0" w:color="auto"/>
                <w:bottom w:val="none" w:sz="0" w:space="0" w:color="auto"/>
                <w:right w:val="none" w:sz="0" w:space="0" w:color="auto"/>
              </w:divBdr>
            </w:div>
            <w:div w:id="381945160">
              <w:marLeft w:val="0"/>
              <w:marRight w:val="0"/>
              <w:marTop w:val="0"/>
              <w:marBottom w:val="0"/>
              <w:divBdr>
                <w:top w:val="none" w:sz="0" w:space="0" w:color="auto"/>
                <w:left w:val="none" w:sz="0" w:space="0" w:color="auto"/>
                <w:bottom w:val="none" w:sz="0" w:space="0" w:color="auto"/>
                <w:right w:val="none" w:sz="0" w:space="0" w:color="auto"/>
              </w:divBdr>
            </w:div>
            <w:div w:id="705326734">
              <w:marLeft w:val="0"/>
              <w:marRight w:val="0"/>
              <w:marTop w:val="0"/>
              <w:marBottom w:val="0"/>
              <w:divBdr>
                <w:top w:val="none" w:sz="0" w:space="0" w:color="auto"/>
                <w:left w:val="none" w:sz="0" w:space="0" w:color="auto"/>
                <w:bottom w:val="none" w:sz="0" w:space="0" w:color="auto"/>
                <w:right w:val="none" w:sz="0" w:space="0" w:color="auto"/>
              </w:divBdr>
            </w:div>
            <w:div w:id="1750350812">
              <w:marLeft w:val="0"/>
              <w:marRight w:val="0"/>
              <w:marTop w:val="0"/>
              <w:marBottom w:val="0"/>
              <w:divBdr>
                <w:top w:val="none" w:sz="0" w:space="0" w:color="auto"/>
                <w:left w:val="none" w:sz="0" w:space="0" w:color="auto"/>
                <w:bottom w:val="none" w:sz="0" w:space="0" w:color="auto"/>
                <w:right w:val="none" w:sz="0" w:space="0" w:color="auto"/>
              </w:divBdr>
            </w:div>
            <w:div w:id="150293153">
              <w:marLeft w:val="0"/>
              <w:marRight w:val="0"/>
              <w:marTop w:val="0"/>
              <w:marBottom w:val="0"/>
              <w:divBdr>
                <w:top w:val="none" w:sz="0" w:space="0" w:color="auto"/>
                <w:left w:val="none" w:sz="0" w:space="0" w:color="auto"/>
                <w:bottom w:val="none" w:sz="0" w:space="0" w:color="auto"/>
                <w:right w:val="none" w:sz="0" w:space="0" w:color="auto"/>
              </w:divBdr>
            </w:div>
            <w:div w:id="761032072">
              <w:marLeft w:val="0"/>
              <w:marRight w:val="0"/>
              <w:marTop w:val="0"/>
              <w:marBottom w:val="0"/>
              <w:divBdr>
                <w:top w:val="none" w:sz="0" w:space="0" w:color="auto"/>
                <w:left w:val="none" w:sz="0" w:space="0" w:color="auto"/>
                <w:bottom w:val="none" w:sz="0" w:space="0" w:color="auto"/>
                <w:right w:val="none" w:sz="0" w:space="0" w:color="auto"/>
              </w:divBdr>
            </w:div>
            <w:div w:id="686442119">
              <w:marLeft w:val="0"/>
              <w:marRight w:val="0"/>
              <w:marTop w:val="0"/>
              <w:marBottom w:val="0"/>
              <w:divBdr>
                <w:top w:val="none" w:sz="0" w:space="0" w:color="auto"/>
                <w:left w:val="none" w:sz="0" w:space="0" w:color="auto"/>
                <w:bottom w:val="none" w:sz="0" w:space="0" w:color="auto"/>
                <w:right w:val="none" w:sz="0" w:space="0" w:color="auto"/>
              </w:divBdr>
              <w:divsChild>
                <w:div w:id="710425875">
                  <w:marLeft w:val="0"/>
                  <w:marRight w:val="0"/>
                  <w:marTop w:val="0"/>
                  <w:marBottom w:val="0"/>
                  <w:divBdr>
                    <w:top w:val="none" w:sz="0" w:space="0" w:color="auto"/>
                    <w:left w:val="none" w:sz="0" w:space="0" w:color="auto"/>
                    <w:bottom w:val="none" w:sz="0" w:space="0" w:color="auto"/>
                    <w:right w:val="none" w:sz="0" w:space="0" w:color="auto"/>
                  </w:divBdr>
                </w:div>
                <w:div w:id="279461211">
                  <w:marLeft w:val="0"/>
                  <w:marRight w:val="0"/>
                  <w:marTop w:val="0"/>
                  <w:marBottom w:val="0"/>
                  <w:divBdr>
                    <w:top w:val="none" w:sz="0" w:space="0" w:color="auto"/>
                    <w:left w:val="none" w:sz="0" w:space="0" w:color="auto"/>
                    <w:bottom w:val="none" w:sz="0" w:space="0" w:color="auto"/>
                    <w:right w:val="none" w:sz="0" w:space="0" w:color="auto"/>
                  </w:divBdr>
                </w:div>
                <w:div w:id="1726098090">
                  <w:marLeft w:val="0"/>
                  <w:marRight w:val="0"/>
                  <w:marTop w:val="0"/>
                  <w:marBottom w:val="0"/>
                  <w:divBdr>
                    <w:top w:val="none" w:sz="0" w:space="0" w:color="auto"/>
                    <w:left w:val="none" w:sz="0" w:space="0" w:color="auto"/>
                    <w:bottom w:val="none" w:sz="0" w:space="0" w:color="auto"/>
                    <w:right w:val="none" w:sz="0" w:space="0" w:color="auto"/>
                  </w:divBdr>
                </w:div>
                <w:div w:id="1133253013">
                  <w:marLeft w:val="0"/>
                  <w:marRight w:val="0"/>
                  <w:marTop w:val="0"/>
                  <w:marBottom w:val="0"/>
                  <w:divBdr>
                    <w:top w:val="none" w:sz="0" w:space="0" w:color="auto"/>
                    <w:left w:val="none" w:sz="0" w:space="0" w:color="auto"/>
                    <w:bottom w:val="none" w:sz="0" w:space="0" w:color="auto"/>
                    <w:right w:val="none" w:sz="0" w:space="0" w:color="auto"/>
                  </w:divBdr>
                </w:div>
              </w:divsChild>
            </w:div>
            <w:div w:id="1383137939">
              <w:marLeft w:val="0"/>
              <w:marRight w:val="0"/>
              <w:marTop w:val="0"/>
              <w:marBottom w:val="0"/>
              <w:divBdr>
                <w:top w:val="none" w:sz="0" w:space="0" w:color="auto"/>
                <w:left w:val="none" w:sz="0" w:space="0" w:color="auto"/>
                <w:bottom w:val="none" w:sz="0" w:space="0" w:color="auto"/>
                <w:right w:val="none" w:sz="0" w:space="0" w:color="auto"/>
              </w:divBdr>
            </w:div>
            <w:div w:id="1111051002">
              <w:marLeft w:val="0"/>
              <w:marRight w:val="0"/>
              <w:marTop w:val="0"/>
              <w:marBottom w:val="0"/>
              <w:divBdr>
                <w:top w:val="none" w:sz="0" w:space="0" w:color="auto"/>
                <w:left w:val="none" w:sz="0" w:space="0" w:color="auto"/>
                <w:bottom w:val="none" w:sz="0" w:space="0" w:color="auto"/>
                <w:right w:val="none" w:sz="0" w:space="0" w:color="auto"/>
              </w:divBdr>
            </w:div>
            <w:div w:id="1848641380">
              <w:marLeft w:val="0"/>
              <w:marRight w:val="0"/>
              <w:marTop w:val="0"/>
              <w:marBottom w:val="0"/>
              <w:divBdr>
                <w:top w:val="none" w:sz="0" w:space="0" w:color="auto"/>
                <w:left w:val="none" w:sz="0" w:space="0" w:color="auto"/>
                <w:bottom w:val="none" w:sz="0" w:space="0" w:color="auto"/>
                <w:right w:val="none" w:sz="0" w:space="0" w:color="auto"/>
              </w:divBdr>
            </w:div>
            <w:div w:id="149493270">
              <w:marLeft w:val="0"/>
              <w:marRight w:val="0"/>
              <w:marTop w:val="0"/>
              <w:marBottom w:val="0"/>
              <w:divBdr>
                <w:top w:val="none" w:sz="0" w:space="0" w:color="auto"/>
                <w:left w:val="none" w:sz="0" w:space="0" w:color="auto"/>
                <w:bottom w:val="none" w:sz="0" w:space="0" w:color="auto"/>
                <w:right w:val="none" w:sz="0" w:space="0" w:color="auto"/>
              </w:divBdr>
            </w:div>
            <w:div w:id="1235160550">
              <w:marLeft w:val="0"/>
              <w:marRight w:val="0"/>
              <w:marTop w:val="0"/>
              <w:marBottom w:val="0"/>
              <w:divBdr>
                <w:top w:val="none" w:sz="0" w:space="0" w:color="auto"/>
                <w:left w:val="none" w:sz="0" w:space="0" w:color="auto"/>
                <w:bottom w:val="none" w:sz="0" w:space="0" w:color="auto"/>
                <w:right w:val="none" w:sz="0" w:space="0" w:color="auto"/>
              </w:divBdr>
            </w:div>
            <w:div w:id="1060135747">
              <w:marLeft w:val="0"/>
              <w:marRight w:val="0"/>
              <w:marTop w:val="0"/>
              <w:marBottom w:val="0"/>
              <w:divBdr>
                <w:top w:val="none" w:sz="0" w:space="0" w:color="auto"/>
                <w:left w:val="none" w:sz="0" w:space="0" w:color="auto"/>
                <w:bottom w:val="none" w:sz="0" w:space="0" w:color="auto"/>
                <w:right w:val="none" w:sz="0" w:space="0" w:color="auto"/>
              </w:divBdr>
            </w:div>
            <w:div w:id="941304559">
              <w:marLeft w:val="0"/>
              <w:marRight w:val="0"/>
              <w:marTop w:val="0"/>
              <w:marBottom w:val="0"/>
              <w:divBdr>
                <w:top w:val="none" w:sz="0" w:space="0" w:color="auto"/>
                <w:left w:val="none" w:sz="0" w:space="0" w:color="auto"/>
                <w:bottom w:val="none" w:sz="0" w:space="0" w:color="auto"/>
                <w:right w:val="none" w:sz="0" w:space="0" w:color="auto"/>
              </w:divBdr>
            </w:div>
            <w:div w:id="733048230">
              <w:marLeft w:val="0"/>
              <w:marRight w:val="0"/>
              <w:marTop w:val="0"/>
              <w:marBottom w:val="0"/>
              <w:divBdr>
                <w:top w:val="none" w:sz="0" w:space="0" w:color="auto"/>
                <w:left w:val="none" w:sz="0" w:space="0" w:color="auto"/>
                <w:bottom w:val="none" w:sz="0" w:space="0" w:color="auto"/>
                <w:right w:val="none" w:sz="0" w:space="0" w:color="auto"/>
              </w:divBdr>
            </w:div>
            <w:div w:id="602958738">
              <w:marLeft w:val="0"/>
              <w:marRight w:val="0"/>
              <w:marTop w:val="0"/>
              <w:marBottom w:val="0"/>
              <w:divBdr>
                <w:top w:val="none" w:sz="0" w:space="0" w:color="auto"/>
                <w:left w:val="none" w:sz="0" w:space="0" w:color="auto"/>
                <w:bottom w:val="none" w:sz="0" w:space="0" w:color="auto"/>
                <w:right w:val="none" w:sz="0" w:space="0" w:color="auto"/>
              </w:divBdr>
            </w:div>
            <w:div w:id="2057896062">
              <w:marLeft w:val="0"/>
              <w:marRight w:val="0"/>
              <w:marTop w:val="0"/>
              <w:marBottom w:val="0"/>
              <w:divBdr>
                <w:top w:val="none" w:sz="0" w:space="0" w:color="auto"/>
                <w:left w:val="none" w:sz="0" w:space="0" w:color="auto"/>
                <w:bottom w:val="none" w:sz="0" w:space="0" w:color="auto"/>
                <w:right w:val="none" w:sz="0" w:space="0" w:color="auto"/>
              </w:divBdr>
            </w:div>
            <w:div w:id="1522888312">
              <w:marLeft w:val="0"/>
              <w:marRight w:val="0"/>
              <w:marTop w:val="0"/>
              <w:marBottom w:val="0"/>
              <w:divBdr>
                <w:top w:val="none" w:sz="0" w:space="0" w:color="auto"/>
                <w:left w:val="none" w:sz="0" w:space="0" w:color="auto"/>
                <w:bottom w:val="none" w:sz="0" w:space="0" w:color="auto"/>
                <w:right w:val="none" w:sz="0" w:space="0" w:color="auto"/>
              </w:divBdr>
            </w:div>
            <w:div w:id="268121652">
              <w:marLeft w:val="0"/>
              <w:marRight w:val="0"/>
              <w:marTop w:val="0"/>
              <w:marBottom w:val="0"/>
              <w:divBdr>
                <w:top w:val="none" w:sz="0" w:space="0" w:color="auto"/>
                <w:left w:val="none" w:sz="0" w:space="0" w:color="auto"/>
                <w:bottom w:val="none" w:sz="0" w:space="0" w:color="auto"/>
                <w:right w:val="none" w:sz="0" w:space="0" w:color="auto"/>
              </w:divBdr>
            </w:div>
            <w:div w:id="223759905">
              <w:marLeft w:val="0"/>
              <w:marRight w:val="0"/>
              <w:marTop w:val="0"/>
              <w:marBottom w:val="0"/>
              <w:divBdr>
                <w:top w:val="none" w:sz="0" w:space="0" w:color="auto"/>
                <w:left w:val="none" w:sz="0" w:space="0" w:color="auto"/>
                <w:bottom w:val="none" w:sz="0" w:space="0" w:color="auto"/>
                <w:right w:val="none" w:sz="0" w:space="0" w:color="auto"/>
              </w:divBdr>
            </w:div>
            <w:div w:id="1784953472">
              <w:marLeft w:val="0"/>
              <w:marRight w:val="0"/>
              <w:marTop w:val="0"/>
              <w:marBottom w:val="0"/>
              <w:divBdr>
                <w:top w:val="none" w:sz="0" w:space="0" w:color="auto"/>
                <w:left w:val="none" w:sz="0" w:space="0" w:color="auto"/>
                <w:bottom w:val="none" w:sz="0" w:space="0" w:color="auto"/>
                <w:right w:val="none" w:sz="0" w:space="0" w:color="auto"/>
              </w:divBdr>
            </w:div>
            <w:div w:id="1648241068">
              <w:marLeft w:val="0"/>
              <w:marRight w:val="0"/>
              <w:marTop w:val="0"/>
              <w:marBottom w:val="0"/>
              <w:divBdr>
                <w:top w:val="none" w:sz="0" w:space="0" w:color="auto"/>
                <w:left w:val="none" w:sz="0" w:space="0" w:color="auto"/>
                <w:bottom w:val="none" w:sz="0" w:space="0" w:color="auto"/>
                <w:right w:val="none" w:sz="0" w:space="0" w:color="auto"/>
              </w:divBdr>
            </w:div>
            <w:div w:id="1320965293">
              <w:marLeft w:val="0"/>
              <w:marRight w:val="0"/>
              <w:marTop w:val="0"/>
              <w:marBottom w:val="0"/>
              <w:divBdr>
                <w:top w:val="none" w:sz="0" w:space="0" w:color="auto"/>
                <w:left w:val="none" w:sz="0" w:space="0" w:color="auto"/>
                <w:bottom w:val="none" w:sz="0" w:space="0" w:color="auto"/>
                <w:right w:val="none" w:sz="0" w:space="0" w:color="auto"/>
              </w:divBdr>
            </w:div>
            <w:div w:id="286158806">
              <w:marLeft w:val="0"/>
              <w:marRight w:val="0"/>
              <w:marTop w:val="0"/>
              <w:marBottom w:val="0"/>
              <w:divBdr>
                <w:top w:val="none" w:sz="0" w:space="0" w:color="auto"/>
                <w:left w:val="none" w:sz="0" w:space="0" w:color="auto"/>
                <w:bottom w:val="none" w:sz="0" w:space="0" w:color="auto"/>
                <w:right w:val="none" w:sz="0" w:space="0" w:color="auto"/>
              </w:divBdr>
            </w:div>
            <w:div w:id="165563045">
              <w:marLeft w:val="0"/>
              <w:marRight w:val="0"/>
              <w:marTop w:val="0"/>
              <w:marBottom w:val="0"/>
              <w:divBdr>
                <w:top w:val="none" w:sz="0" w:space="0" w:color="auto"/>
                <w:left w:val="none" w:sz="0" w:space="0" w:color="auto"/>
                <w:bottom w:val="none" w:sz="0" w:space="0" w:color="auto"/>
                <w:right w:val="none" w:sz="0" w:space="0" w:color="auto"/>
              </w:divBdr>
            </w:div>
            <w:div w:id="883176744">
              <w:marLeft w:val="0"/>
              <w:marRight w:val="0"/>
              <w:marTop w:val="0"/>
              <w:marBottom w:val="0"/>
              <w:divBdr>
                <w:top w:val="none" w:sz="0" w:space="0" w:color="auto"/>
                <w:left w:val="none" w:sz="0" w:space="0" w:color="auto"/>
                <w:bottom w:val="none" w:sz="0" w:space="0" w:color="auto"/>
                <w:right w:val="none" w:sz="0" w:space="0" w:color="auto"/>
              </w:divBdr>
            </w:div>
            <w:div w:id="1670018405">
              <w:marLeft w:val="0"/>
              <w:marRight w:val="0"/>
              <w:marTop w:val="0"/>
              <w:marBottom w:val="0"/>
              <w:divBdr>
                <w:top w:val="none" w:sz="0" w:space="0" w:color="auto"/>
                <w:left w:val="none" w:sz="0" w:space="0" w:color="auto"/>
                <w:bottom w:val="none" w:sz="0" w:space="0" w:color="auto"/>
                <w:right w:val="none" w:sz="0" w:space="0" w:color="auto"/>
              </w:divBdr>
            </w:div>
            <w:div w:id="1301349856">
              <w:marLeft w:val="0"/>
              <w:marRight w:val="0"/>
              <w:marTop w:val="0"/>
              <w:marBottom w:val="0"/>
              <w:divBdr>
                <w:top w:val="none" w:sz="0" w:space="0" w:color="auto"/>
                <w:left w:val="none" w:sz="0" w:space="0" w:color="auto"/>
                <w:bottom w:val="none" w:sz="0" w:space="0" w:color="auto"/>
                <w:right w:val="none" w:sz="0" w:space="0" w:color="auto"/>
              </w:divBdr>
            </w:div>
            <w:div w:id="1850096699">
              <w:marLeft w:val="0"/>
              <w:marRight w:val="0"/>
              <w:marTop w:val="0"/>
              <w:marBottom w:val="0"/>
              <w:divBdr>
                <w:top w:val="none" w:sz="0" w:space="0" w:color="auto"/>
                <w:left w:val="none" w:sz="0" w:space="0" w:color="auto"/>
                <w:bottom w:val="none" w:sz="0" w:space="0" w:color="auto"/>
                <w:right w:val="none" w:sz="0" w:space="0" w:color="auto"/>
              </w:divBdr>
            </w:div>
            <w:div w:id="929436140">
              <w:marLeft w:val="0"/>
              <w:marRight w:val="0"/>
              <w:marTop w:val="0"/>
              <w:marBottom w:val="0"/>
              <w:divBdr>
                <w:top w:val="none" w:sz="0" w:space="0" w:color="auto"/>
                <w:left w:val="none" w:sz="0" w:space="0" w:color="auto"/>
                <w:bottom w:val="none" w:sz="0" w:space="0" w:color="auto"/>
                <w:right w:val="none" w:sz="0" w:space="0" w:color="auto"/>
              </w:divBdr>
            </w:div>
            <w:div w:id="654602528">
              <w:marLeft w:val="0"/>
              <w:marRight w:val="0"/>
              <w:marTop w:val="0"/>
              <w:marBottom w:val="0"/>
              <w:divBdr>
                <w:top w:val="none" w:sz="0" w:space="0" w:color="auto"/>
                <w:left w:val="none" w:sz="0" w:space="0" w:color="auto"/>
                <w:bottom w:val="none" w:sz="0" w:space="0" w:color="auto"/>
                <w:right w:val="none" w:sz="0" w:space="0" w:color="auto"/>
              </w:divBdr>
            </w:div>
            <w:div w:id="335498177">
              <w:marLeft w:val="0"/>
              <w:marRight w:val="0"/>
              <w:marTop w:val="0"/>
              <w:marBottom w:val="0"/>
              <w:divBdr>
                <w:top w:val="none" w:sz="0" w:space="0" w:color="auto"/>
                <w:left w:val="none" w:sz="0" w:space="0" w:color="auto"/>
                <w:bottom w:val="none" w:sz="0" w:space="0" w:color="auto"/>
                <w:right w:val="none" w:sz="0" w:space="0" w:color="auto"/>
              </w:divBdr>
            </w:div>
            <w:div w:id="1449357122">
              <w:marLeft w:val="0"/>
              <w:marRight w:val="0"/>
              <w:marTop w:val="0"/>
              <w:marBottom w:val="0"/>
              <w:divBdr>
                <w:top w:val="none" w:sz="0" w:space="0" w:color="auto"/>
                <w:left w:val="none" w:sz="0" w:space="0" w:color="auto"/>
                <w:bottom w:val="none" w:sz="0" w:space="0" w:color="auto"/>
                <w:right w:val="none" w:sz="0" w:space="0" w:color="auto"/>
              </w:divBdr>
            </w:div>
            <w:div w:id="1481724597">
              <w:marLeft w:val="0"/>
              <w:marRight w:val="0"/>
              <w:marTop w:val="0"/>
              <w:marBottom w:val="0"/>
              <w:divBdr>
                <w:top w:val="none" w:sz="0" w:space="0" w:color="auto"/>
                <w:left w:val="none" w:sz="0" w:space="0" w:color="auto"/>
                <w:bottom w:val="none" w:sz="0" w:space="0" w:color="auto"/>
                <w:right w:val="none" w:sz="0" w:space="0" w:color="auto"/>
              </w:divBdr>
            </w:div>
            <w:div w:id="180895189">
              <w:marLeft w:val="0"/>
              <w:marRight w:val="0"/>
              <w:marTop w:val="0"/>
              <w:marBottom w:val="0"/>
              <w:divBdr>
                <w:top w:val="none" w:sz="0" w:space="0" w:color="auto"/>
                <w:left w:val="none" w:sz="0" w:space="0" w:color="auto"/>
                <w:bottom w:val="none" w:sz="0" w:space="0" w:color="auto"/>
                <w:right w:val="none" w:sz="0" w:space="0" w:color="auto"/>
              </w:divBdr>
            </w:div>
            <w:div w:id="962803720">
              <w:marLeft w:val="0"/>
              <w:marRight w:val="0"/>
              <w:marTop w:val="0"/>
              <w:marBottom w:val="0"/>
              <w:divBdr>
                <w:top w:val="none" w:sz="0" w:space="0" w:color="auto"/>
                <w:left w:val="none" w:sz="0" w:space="0" w:color="auto"/>
                <w:bottom w:val="none" w:sz="0" w:space="0" w:color="auto"/>
                <w:right w:val="none" w:sz="0" w:space="0" w:color="auto"/>
              </w:divBdr>
            </w:div>
            <w:div w:id="469638320">
              <w:marLeft w:val="0"/>
              <w:marRight w:val="0"/>
              <w:marTop w:val="0"/>
              <w:marBottom w:val="0"/>
              <w:divBdr>
                <w:top w:val="none" w:sz="0" w:space="0" w:color="auto"/>
                <w:left w:val="none" w:sz="0" w:space="0" w:color="auto"/>
                <w:bottom w:val="none" w:sz="0" w:space="0" w:color="auto"/>
                <w:right w:val="none" w:sz="0" w:space="0" w:color="auto"/>
              </w:divBdr>
            </w:div>
            <w:div w:id="1776903225">
              <w:marLeft w:val="0"/>
              <w:marRight w:val="0"/>
              <w:marTop w:val="0"/>
              <w:marBottom w:val="0"/>
              <w:divBdr>
                <w:top w:val="none" w:sz="0" w:space="0" w:color="auto"/>
                <w:left w:val="none" w:sz="0" w:space="0" w:color="auto"/>
                <w:bottom w:val="none" w:sz="0" w:space="0" w:color="auto"/>
                <w:right w:val="none" w:sz="0" w:space="0" w:color="auto"/>
              </w:divBdr>
            </w:div>
            <w:div w:id="175077254">
              <w:marLeft w:val="0"/>
              <w:marRight w:val="0"/>
              <w:marTop w:val="0"/>
              <w:marBottom w:val="0"/>
              <w:divBdr>
                <w:top w:val="none" w:sz="0" w:space="0" w:color="auto"/>
                <w:left w:val="none" w:sz="0" w:space="0" w:color="auto"/>
                <w:bottom w:val="none" w:sz="0" w:space="0" w:color="auto"/>
                <w:right w:val="none" w:sz="0" w:space="0" w:color="auto"/>
              </w:divBdr>
            </w:div>
            <w:div w:id="2033452408">
              <w:marLeft w:val="0"/>
              <w:marRight w:val="0"/>
              <w:marTop w:val="0"/>
              <w:marBottom w:val="0"/>
              <w:divBdr>
                <w:top w:val="none" w:sz="0" w:space="0" w:color="auto"/>
                <w:left w:val="none" w:sz="0" w:space="0" w:color="auto"/>
                <w:bottom w:val="none" w:sz="0" w:space="0" w:color="auto"/>
                <w:right w:val="none" w:sz="0" w:space="0" w:color="auto"/>
              </w:divBdr>
            </w:div>
            <w:div w:id="320815081">
              <w:marLeft w:val="0"/>
              <w:marRight w:val="0"/>
              <w:marTop w:val="0"/>
              <w:marBottom w:val="0"/>
              <w:divBdr>
                <w:top w:val="none" w:sz="0" w:space="0" w:color="auto"/>
                <w:left w:val="none" w:sz="0" w:space="0" w:color="auto"/>
                <w:bottom w:val="none" w:sz="0" w:space="0" w:color="auto"/>
                <w:right w:val="none" w:sz="0" w:space="0" w:color="auto"/>
              </w:divBdr>
            </w:div>
            <w:div w:id="1954633375">
              <w:marLeft w:val="0"/>
              <w:marRight w:val="0"/>
              <w:marTop w:val="0"/>
              <w:marBottom w:val="0"/>
              <w:divBdr>
                <w:top w:val="none" w:sz="0" w:space="0" w:color="auto"/>
                <w:left w:val="none" w:sz="0" w:space="0" w:color="auto"/>
                <w:bottom w:val="none" w:sz="0" w:space="0" w:color="auto"/>
                <w:right w:val="none" w:sz="0" w:space="0" w:color="auto"/>
              </w:divBdr>
            </w:div>
            <w:div w:id="624896088">
              <w:marLeft w:val="0"/>
              <w:marRight w:val="0"/>
              <w:marTop w:val="0"/>
              <w:marBottom w:val="0"/>
              <w:divBdr>
                <w:top w:val="none" w:sz="0" w:space="0" w:color="auto"/>
                <w:left w:val="none" w:sz="0" w:space="0" w:color="auto"/>
                <w:bottom w:val="none" w:sz="0" w:space="0" w:color="auto"/>
                <w:right w:val="none" w:sz="0" w:space="0" w:color="auto"/>
              </w:divBdr>
            </w:div>
            <w:div w:id="775632632">
              <w:marLeft w:val="0"/>
              <w:marRight w:val="0"/>
              <w:marTop w:val="0"/>
              <w:marBottom w:val="0"/>
              <w:divBdr>
                <w:top w:val="none" w:sz="0" w:space="0" w:color="auto"/>
                <w:left w:val="none" w:sz="0" w:space="0" w:color="auto"/>
                <w:bottom w:val="none" w:sz="0" w:space="0" w:color="auto"/>
                <w:right w:val="none" w:sz="0" w:space="0" w:color="auto"/>
              </w:divBdr>
            </w:div>
            <w:div w:id="1889486280">
              <w:marLeft w:val="0"/>
              <w:marRight w:val="0"/>
              <w:marTop w:val="0"/>
              <w:marBottom w:val="0"/>
              <w:divBdr>
                <w:top w:val="none" w:sz="0" w:space="0" w:color="auto"/>
                <w:left w:val="none" w:sz="0" w:space="0" w:color="auto"/>
                <w:bottom w:val="none" w:sz="0" w:space="0" w:color="auto"/>
                <w:right w:val="none" w:sz="0" w:space="0" w:color="auto"/>
              </w:divBdr>
            </w:div>
            <w:div w:id="487601931">
              <w:marLeft w:val="0"/>
              <w:marRight w:val="0"/>
              <w:marTop w:val="0"/>
              <w:marBottom w:val="0"/>
              <w:divBdr>
                <w:top w:val="none" w:sz="0" w:space="0" w:color="auto"/>
                <w:left w:val="none" w:sz="0" w:space="0" w:color="auto"/>
                <w:bottom w:val="none" w:sz="0" w:space="0" w:color="auto"/>
                <w:right w:val="none" w:sz="0" w:space="0" w:color="auto"/>
              </w:divBdr>
            </w:div>
            <w:div w:id="752046300">
              <w:marLeft w:val="0"/>
              <w:marRight w:val="0"/>
              <w:marTop w:val="0"/>
              <w:marBottom w:val="0"/>
              <w:divBdr>
                <w:top w:val="none" w:sz="0" w:space="0" w:color="auto"/>
                <w:left w:val="none" w:sz="0" w:space="0" w:color="auto"/>
                <w:bottom w:val="none" w:sz="0" w:space="0" w:color="auto"/>
                <w:right w:val="none" w:sz="0" w:space="0" w:color="auto"/>
              </w:divBdr>
            </w:div>
            <w:div w:id="467892862">
              <w:marLeft w:val="0"/>
              <w:marRight w:val="0"/>
              <w:marTop w:val="0"/>
              <w:marBottom w:val="0"/>
              <w:divBdr>
                <w:top w:val="none" w:sz="0" w:space="0" w:color="auto"/>
                <w:left w:val="none" w:sz="0" w:space="0" w:color="auto"/>
                <w:bottom w:val="none" w:sz="0" w:space="0" w:color="auto"/>
                <w:right w:val="none" w:sz="0" w:space="0" w:color="auto"/>
              </w:divBdr>
            </w:div>
            <w:div w:id="1421901681">
              <w:marLeft w:val="0"/>
              <w:marRight w:val="0"/>
              <w:marTop w:val="0"/>
              <w:marBottom w:val="0"/>
              <w:divBdr>
                <w:top w:val="none" w:sz="0" w:space="0" w:color="auto"/>
                <w:left w:val="none" w:sz="0" w:space="0" w:color="auto"/>
                <w:bottom w:val="none" w:sz="0" w:space="0" w:color="auto"/>
                <w:right w:val="none" w:sz="0" w:space="0" w:color="auto"/>
              </w:divBdr>
            </w:div>
            <w:div w:id="296960061">
              <w:marLeft w:val="0"/>
              <w:marRight w:val="0"/>
              <w:marTop w:val="0"/>
              <w:marBottom w:val="0"/>
              <w:divBdr>
                <w:top w:val="none" w:sz="0" w:space="0" w:color="auto"/>
                <w:left w:val="none" w:sz="0" w:space="0" w:color="auto"/>
                <w:bottom w:val="none" w:sz="0" w:space="0" w:color="auto"/>
                <w:right w:val="none" w:sz="0" w:space="0" w:color="auto"/>
              </w:divBdr>
            </w:div>
            <w:div w:id="1861890329">
              <w:marLeft w:val="0"/>
              <w:marRight w:val="0"/>
              <w:marTop w:val="0"/>
              <w:marBottom w:val="0"/>
              <w:divBdr>
                <w:top w:val="none" w:sz="0" w:space="0" w:color="auto"/>
                <w:left w:val="none" w:sz="0" w:space="0" w:color="auto"/>
                <w:bottom w:val="none" w:sz="0" w:space="0" w:color="auto"/>
                <w:right w:val="none" w:sz="0" w:space="0" w:color="auto"/>
              </w:divBdr>
            </w:div>
            <w:div w:id="813911961">
              <w:marLeft w:val="0"/>
              <w:marRight w:val="0"/>
              <w:marTop w:val="0"/>
              <w:marBottom w:val="0"/>
              <w:divBdr>
                <w:top w:val="none" w:sz="0" w:space="0" w:color="auto"/>
                <w:left w:val="none" w:sz="0" w:space="0" w:color="auto"/>
                <w:bottom w:val="none" w:sz="0" w:space="0" w:color="auto"/>
                <w:right w:val="none" w:sz="0" w:space="0" w:color="auto"/>
              </w:divBdr>
            </w:div>
            <w:div w:id="153031337">
              <w:marLeft w:val="0"/>
              <w:marRight w:val="0"/>
              <w:marTop w:val="0"/>
              <w:marBottom w:val="0"/>
              <w:divBdr>
                <w:top w:val="none" w:sz="0" w:space="0" w:color="auto"/>
                <w:left w:val="none" w:sz="0" w:space="0" w:color="auto"/>
                <w:bottom w:val="none" w:sz="0" w:space="0" w:color="auto"/>
                <w:right w:val="none" w:sz="0" w:space="0" w:color="auto"/>
              </w:divBdr>
            </w:div>
            <w:div w:id="1692533388">
              <w:marLeft w:val="0"/>
              <w:marRight w:val="0"/>
              <w:marTop w:val="0"/>
              <w:marBottom w:val="0"/>
              <w:divBdr>
                <w:top w:val="none" w:sz="0" w:space="0" w:color="auto"/>
                <w:left w:val="none" w:sz="0" w:space="0" w:color="auto"/>
                <w:bottom w:val="none" w:sz="0" w:space="0" w:color="auto"/>
                <w:right w:val="none" w:sz="0" w:space="0" w:color="auto"/>
              </w:divBdr>
            </w:div>
            <w:div w:id="1176649729">
              <w:marLeft w:val="0"/>
              <w:marRight w:val="0"/>
              <w:marTop w:val="0"/>
              <w:marBottom w:val="0"/>
              <w:divBdr>
                <w:top w:val="none" w:sz="0" w:space="0" w:color="auto"/>
                <w:left w:val="none" w:sz="0" w:space="0" w:color="auto"/>
                <w:bottom w:val="none" w:sz="0" w:space="0" w:color="auto"/>
                <w:right w:val="none" w:sz="0" w:space="0" w:color="auto"/>
              </w:divBdr>
            </w:div>
            <w:div w:id="2108307771">
              <w:marLeft w:val="0"/>
              <w:marRight w:val="0"/>
              <w:marTop w:val="0"/>
              <w:marBottom w:val="0"/>
              <w:divBdr>
                <w:top w:val="none" w:sz="0" w:space="0" w:color="auto"/>
                <w:left w:val="none" w:sz="0" w:space="0" w:color="auto"/>
                <w:bottom w:val="none" w:sz="0" w:space="0" w:color="auto"/>
                <w:right w:val="none" w:sz="0" w:space="0" w:color="auto"/>
              </w:divBdr>
            </w:div>
            <w:div w:id="514349810">
              <w:marLeft w:val="0"/>
              <w:marRight w:val="0"/>
              <w:marTop w:val="0"/>
              <w:marBottom w:val="0"/>
              <w:divBdr>
                <w:top w:val="none" w:sz="0" w:space="0" w:color="auto"/>
                <w:left w:val="none" w:sz="0" w:space="0" w:color="auto"/>
                <w:bottom w:val="none" w:sz="0" w:space="0" w:color="auto"/>
                <w:right w:val="none" w:sz="0" w:space="0" w:color="auto"/>
              </w:divBdr>
            </w:div>
            <w:div w:id="1499541628">
              <w:marLeft w:val="0"/>
              <w:marRight w:val="0"/>
              <w:marTop w:val="0"/>
              <w:marBottom w:val="0"/>
              <w:divBdr>
                <w:top w:val="none" w:sz="0" w:space="0" w:color="auto"/>
                <w:left w:val="none" w:sz="0" w:space="0" w:color="auto"/>
                <w:bottom w:val="none" w:sz="0" w:space="0" w:color="auto"/>
                <w:right w:val="none" w:sz="0" w:space="0" w:color="auto"/>
              </w:divBdr>
              <w:divsChild>
                <w:div w:id="184103423">
                  <w:marLeft w:val="0"/>
                  <w:marRight w:val="0"/>
                  <w:marTop w:val="0"/>
                  <w:marBottom w:val="0"/>
                  <w:divBdr>
                    <w:top w:val="none" w:sz="0" w:space="0" w:color="auto"/>
                    <w:left w:val="none" w:sz="0" w:space="0" w:color="auto"/>
                    <w:bottom w:val="none" w:sz="0" w:space="0" w:color="auto"/>
                    <w:right w:val="none" w:sz="0" w:space="0" w:color="auto"/>
                  </w:divBdr>
                </w:div>
                <w:div w:id="449209542">
                  <w:marLeft w:val="0"/>
                  <w:marRight w:val="0"/>
                  <w:marTop w:val="0"/>
                  <w:marBottom w:val="0"/>
                  <w:divBdr>
                    <w:top w:val="none" w:sz="0" w:space="0" w:color="auto"/>
                    <w:left w:val="none" w:sz="0" w:space="0" w:color="auto"/>
                    <w:bottom w:val="none" w:sz="0" w:space="0" w:color="auto"/>
                    <w:right w:val="none" w:sz="0" w:space="0" w:color="auto"/>
                  </w:divBdr>
                </w:div>
                <w:div w:id="510491408">
                  <w:marLeft w:val="0"/>
                  <w:marRight w:val="0"/>
                  <w:marTop w:val="0"/>
                  <w:marBottom w:val="0"/>
                  <w:divBdr>
                    <w:top w:val="none" w:sz="0" w:space="0" w:color="auto"/>
                    <w:left w:val="none" w:sz="0" w:space="0" w:color="auto"/>
                    <w:bottom w:val="none" w:sz="0" w:space="0" w:color="auto"/>
                    <w:right w:val="none" w:sz="0" w:space="0" w:color="auto"/>
                  </w:divBdr>
                </w:div>
                <w:div w:id="1058280288">
                  <w:marLeft w:val="0"/>
                  <w:marRight w:val="0"/>
                  <w:marTop w:val="0"/>
                  <w:marBottom w:val="0"/>
                  <w:divBdr>
                    <w:top w:val="none" w:sz="0" w:space="0" w:color="auto"/>
                    <w:left w:val="none" w:sz="0" w:space="0" w:color="auto"/>
                    <w:bottom w:val="none" w:sz="0" w:space="0" w:color="auto"/>
                    <w:right w:val="none" w:sz="0" w:space="0" w:color="auto"/>
                  </w:divBdr>
                </w:div>
              </w:divsChild>
            </w:div>
            <w:div w:id="432172062">
              <w:marLeft w:val="0"/>
              <w:marRight w:val="0"/>
              <w:marTop w:val="0"/>
              <w:marBottom w:val="0"/>
              <w:divBdr>
                <w:top w:val="none" w:sz="0" w:space="0" w:color="auto"/>
                <w:left w:val="none" w:sz="0" w:space="0" w:color="auto"/>
                <w:bottom w:val="none" w:sz="0" w:space="0" w:color="auto"/>
                <w:right w:val="none" w:sz="0" w:space="0" w:color="auto"/>
              </w:divBdr>
            </w:div>
            <w:div w:id="1543052746">
              <w:marLeft w:val="0"/>
              <w:marRight w:val="0"/>
              <w:marTop w:val="0"/>
              <w:marBottom w:val="0"/>
              <w:divBdr>
                <w:top w:val="none" w:sz="0" w:space="0" w:color="auto"/>
                <w:left w:val="none" w:sz="0" w:space="0" w:color="auto"/>
                <w:bottom w:val="none" w:sz="0" w:space="0" w:color="auto"/>
                <w:right w:val="none" w:sz="0" w:space="0" w:color="auto"/>
              </w:divBdr>
            </w:div>
            <w:div w:id="1392851144">
              <w:marLeft w:val="0"/>
              <w:marRight w:val="0"/>
              <w:marTop w:val="0"/>
              <w:marBottom w:val="0"/>
              <w:divBdr>
                <w:top w:val="none" w:sz="0" w:space="0" w:color="auto"/>
                <w:left w:val="none" w:sz="0" w:space="0" w:color="auto"/>
                <w:bottom w:val="none" w:sz="0" w:space="0" w:color="auto"/>
                <w:right w:val="none" w:sz="0" w:space="0" w:color="auto"/>
              </w:divBdr>
            </w:div>
            <w:div w:id="1503470237">
              <w:marLeft w:val="0"/>
              <w:marRight w:val="0"/>
              <w:marTop w:val="0"/>
              <w:marBottom w:val="0"/>
              <w:divBdr>
                <w:top w:val="none" w:sz="0" w:space="0" w:color="auto"/>
                <w:left w:val="none" w:sz="0" w:space="0" w:color="auto"/>
                <w:bottom w:val="none" w:sz="0" w:space="0" w:color="auto"/>
                <w:right w:val="none" w:sz="0" w:space="0" w:color="auto"/>
              </w:divBdr>
            </w:div>
            <w:div w:id="1978683781">
              <w:marLeft w:val="0"/>
              <w:marRight w:val="0"/>
              <w:marTop w:val="0"/>
              <w:marBottom w:val="0"/>
              <w:divBdr>
                <w:top w:val="none" w:sz="0" w:space="0" w:color="auto"/>
                <w:left w:val="none" w:sz="0" w:space="0" w:color="auto"/>
                <w:bottom w:val="none" w:sz="0" w:space="0" w:color="auto"/>
                <w:right w:val="none" w:sz="0" w:space="0" w:color="auto"/>
              </w:divBdr>
            </w:div>
            <w:div w:id="1762140352">
              <w:marLeft w:val="0"/>
              <w:marRight w:val="0"/>
              <w:marTop w:val="0"/>
              <w:marBottom w:val="0"/>
              <w:divBdr>
                <w:top w:val="none" w:sz="0" w:space="0" w:color="auto"/>
                <w:left w:val="none" w:sz="0" w:space="0" w:color="auto"/>
                <w:bottom w:val="none" w:sz="0" w:space="0" w:color="auto"/>
                <w:right w:val="none" w:sz="0" w:space="0" w:color="auto"/>
              </w:divBdr>
            </w:div>
            <w:div w:id="2064714761">
              <w:marLeft w:val="0"/>
              <w:marRight w:val="0"/>
              <w:marTop w:val="0"/>
              <w:marBottom w:val="0"/>
              <w:divBdr>
                <w:top w:val="none" w:sz="0" w:space="0" w:color="auto"/>
                <w:left w:val="none" w:sz="0" w:space="0" w:color="auto"/>
                <w:bottom w:val="none" w:sz="0" w:space="0" w:color="auto"/>
                <w:right w:val="none" w:sz="0" w:space="0" w:color="auto"/>
              </w:divBdr>
            </w:div>
            <w:div w:id="1544714592">
              <w:marLeft w:val="0"/>
              <w:marRight w:val="0"/>
              <w:marTop w:val="0"/>
              <w:marBottom w:val="0"/>
              <w:divBdr>
                <w:top w:val="none" w:sz="0" w:space="0" w:color="auto"/>
                <w:left w:val="none" w:sz="0" w:space="0" w:color="auto"/>
                <w:bottom w:val="none" w:sz="0" w:space="0" w:color="auto"/>
                <w:right w:val="none" w:sz="0" w:space="0" w:color="auto"/>
              </w:divBdr>
              <w:divsChild>
                <w:div w:id="995573179">
                  <w:marLeft w:val="0"/>
                  <w:marRight w:val="0"/>
                  <w:marTop w:val="0"/>
                  <w:marBottom w:val="0"/>
                  <w:divBdr>
                    <w:top w:val="none" w:sz="0" w:space="0" w:color="auto"/>
                    <w:left w:val="none" w:sz="0" w:space="0" w:color="auto"/>
                    <w:bottom w:val="none" w:sz="0" w:space="0" w:color="auto"/>
                    <w:right w:val="none" w:sz="0" w:space="0" w:color="auto"/>
                  </w:divBdr>
                </w:div>
                <w:div w:id="1267427076">
                  <w:marLeft w:val="0"/>
                  <w:marRight w:val="0"/>
                  <w:marTop w:val="0"/>
                  <w:marBottom w:val="0"/>
                  <w:divBdr>
                    <w:top w:val="none" w:sz="0" w:space="0" w:color="auto"/>
                    <w:left w:val="none" w:sz="0" w:space="0" w:color="auto"/>
                    <w:bottom w:val="none" w:sz="0" w:space="0" w:color="auto"/>
                    <w:right w:val="none" w:sz="0" w:space="0" w:color="auto"/>
                  </w:divBdr>
                </w:div>
                <w:div w:id="625160908">
                  <w:marLeft w:val="0"/>
                  <w:marRight w:val="0"/>
                  <w:marTop w:val="0"/>
                  <w:marBottom w:val="0"/>
                  <w:divBdr>
                    <w:top w:val="none" w:sz="0" w:space="0" w:color="auto"/>
                    <w:left w:val="none" w:sz="0" w:space="0" w:color="auto"/>
                    <w:bottom w:val="none" w:sz="0" w:space="0" w:color="auto"/>
                    <w:right w:val="none" w:sz="0" w:space="0" w:color="auto"/>
                  </w:divBdr>
                </w:div>
                <w:div w:id="1280643615">
                  <w:marLeft w:val="0"/>
                  <w:marRight w:val="0"/>
                  <w:marTop w:val="0"/>
                  <w:marBottom w:val="0"/>
                  <w:divBdr>
                    <w:top w:val="none" w:sz="0" w:space="0" w:color="auto"/>
                    <w:left w:val="none" w:sz="0" w:space="0" w:color="auto"/>
                    <w:bottom w:val="none" w:sz="0" w:space="0" w:color="auto"/>
                    <w:right w:val="none" w:sz="0" w:space="0" w:color="auto"/>
                  </w:divBdr>
                </w:div>
                <w:div w:id="1223254229">
                  <w:marLeft w:val="0"/>
                  <w:marRight w:val="0"/>
                  <w:marTop w:val="0"/>
                  <w:marBottom w:val="0"/>
                  <w:divBdr>
                    <w:top w:val="none" w:sz="0" w:space="0" w:color="auto"/>
                    <w:left w:val="none" w:sz="0" w:space="0" w:color="auto"/>
                    <w:bottom w:val="none" w:sz="0" w:space="0" w:color="auto"/>
                    <w:right w:val="none" w:sz="0" w:space="0" w:color="auto"/>
                  </w:divBdr>
                </w:div>
                <w:div w:id="1682703781">
                  <w:marLeft w:val="0"/>
                  <w:marRight w:val="0"/>
                  <w:marTop w:val="0"/>
                  <w:marBottom w:val="0"/>
                  <w:divBdr>
                    <w:top w:val="none" w:sz="0" w:space="0" w:color="auto"/>
                    <w:left w:val="none" w:sz="0" w:space="0" w:color="auto"/>
                    <w:bottom w:val="none" w:sz="0" w:space="0" w:color="auto"/>
                    <w:right w:val="none" w:sz="0" w:space="0" w:color="auto"/>
                  </w:divBdr>
                </w:div>
                <w:div w:id="291517323">
                  <w:marLeft w:val="0"/>
                  <w:marRight w:val="0"/>
                  <w:marTop w:val="0"/>
                  <w:marBottom w:val="0"/>
                  <w:divBdr>
                    <w:top w:val="none" w:sz="0" w:space="0" w:color="auto"/>
                    <w:left w:val="none" w:sz="0" w:space="0" w:color="auto"/>
                    <w:bottom w:val="none" w:sz="0" w:space="0" w:color="auto"/>
                    <w:right w:val="none" w:sz="0" w:space="0" w:color="auto"/>
                  </w:divBdr>
                </w:div>
                <w:div w:id="1685397029">
                  <w:marLeft w:val="0"/>
                  <w:marRight w:val="0"/>
                  <w:marTop w:val="0"/>
                  <w:marBottom w:val="0"/>
                  <w:divBdr>
                    <w:top w:val="none" w:sz="0" w:space="0" w:color="auto"/>
                    <w:left w:val="none" w:sz="0" w:space="0" w:color="auto"/>
                    <w:bottom w:val="none" w:sz="0" w:space="0" w:color="auto"/>
                    <w:right w:val="none" w:sz="0" w:space="0" w:color="auto"/>
                  </w:divBdr>
                </w:div>
                <w:div w:id="345332264">
                  <w:marLeft w:val="0"/>
                  <w:marRight w:val="0"/>
                  <w:marTop w:val="0"/>
                  <w:marBottom w:val="0"/>
                  <w:divBdr>
                    <w:top w:val="none" w:sz="0" w:space="0" w:color="auto"/>
                    <w:left w:val="none" w:sz="0" w:space="0" w:color="auto"/>
                    <w:bottom w:val="none" w:sz="0" w:space="0" w:color="auto"/>
                    <w:right w:val="none" w:sz="0" w:space="0" w:color="auto"/>
                  </w:divBdr>
                </w:div>
                <w:div w:id="1475902200">
                  <w:marLeft w:val="0"/>
                  <w:marRight w:val="0"/>
                  <w:marTop w:val="0"/>
                  <w:marBottom w:val="0"/>
                  <w:divBdr>
                    <w:top w:val="none" w:sz="0" w:space="0" w:color="auto"/>
                    <w:left w:val="none" w:sz="0" w:space="0" w:color="auto"/>
                    <w:bottom w:val="none" w:sz="0" w:space="0" w:color="auto"/>
                    <w:right w:val="none" w:sz="0" w:space="0" w:color="auto"/>
                  </w:divBdr>
                </w:div>
                <w:div w:id="404301481">
                  <w:marLeft w:val="0"/>
                  <w:marRight w:val="0"/>
                  <w:marTop w:val="0"/>
                  <w:marBottom w:val="0"/>
                  <w:divBdr>
                    <w:top w:val="none" w:sz="0" w:space="0" w:color="auto"/>
                    <w:left w:val="none" w:sz="0" w:space="0" w:color="auto"/>
                    <w:bottom w:val="none" w:sz="0" w:space="0" w:color="auto"/>
                    <w:right w:val="none" w:sz="0" w:space="0" w:color="auto"/>
                  </w:divBdr>
                </w:div>
                <w:div w:id="1044141461">
                  <w:marLeft w:val="0"/>
                  <w:marRight w:val="0"/>
                  <w:marTop w:val="0"/>
                  <w:marBottom w:val="0"/>
                  <w:divBdr>
                    <w:top w:val="none" w:sz="0" w:space="0" w:color="auto"/>
                    <w:left w:val="none" w:sz="0" w:space="0" w:color="auto"/>
                    <w:bottom w:val="none" w:sz="0" w:space="0" w:color="auto"/>
                    <w:right w:val="none" w:sz="0" w:space="0" w:color="auto"/>
                  </w:divBdr>
                </w:div>
                <w:div w:id="1518542503">
                  <w:marLeft w:val="0"/>
                  <w:marRight w:val="0"/>
                  <w:marTop w:val="0"/>
                  <w:marBottom w:val="0"/>
                  <w:divBdr>
                    <w:top w:val="none" w:sz="0" w:space="0" w:color="auto"/>
                    <w:left w:val="none" w:sz="0" w:space="0" w:color="auto"/>
                    <w:bottom w:val="none" w:sz="0" w:space="0" w:color="auto"/>
                    <w:right w:val="none" w:sz="0" w:space="0" w:color="auto"/>
                  </w:divBdr>
                </w:div>
                <w:div w:id="2000307782">
                  <w:marLeft w:val="0"/>
                  <w:marRight w:val="0"/>
                  <w:marTop w:val="0"/>
                  <w:marBottom w:val="0"/>
                  <w:divBdr>
                    <w:top w:val="none" w:sz="0" w:space="0" w:color="auto"/>
                    <w:left w:val="none" w:sz="0" w:space="0" w:color="auto"/>
                    <w:bottom w:val="none" w:sz="0" w:space="0" w:color="auto"/>
                    <w:right w:val="none" w:sz="0" w:space="0" w:color="auto"/>
                  </w:divBdr>
                </w:div>
                <w:div w:id="140121920">
                  <w:marLeft w:val="0"/>
                  <w:marRight w:val="0"/>
                  <w:marTop w:val="0"/>
                  <w:marBottom w:val="0"/>
                  <w:divBdr>
                    <w:top w:val="none" w:sz="0" w:space="0" w:color="auto"/>
                    <w:left w:val="none" w:sz="0" w:space="0" w:color="auto"/>
                    <w:bottom w:val="none" w:sz="0" w:space="0" w:color="auto"/>
                    <w:right w:val="none" w:sz="0" w:space="0" w:color="auto"/>
                  </w:divBdr>
                </w:div>
                <w:div w:id="2083331279">
                  <w:marLeft w:val="0"/>
                  <w:marRight w:val="0"/>
                  <w:marTop w:val="0"/>
                  <w:marBottom w:val="0"/>
                  <w:divBdr>
                    <w:top w:val="none" w:sz="0" w:space="0" w:color="auto"/>
                    <w:left w:val="none" w:sz="0" w:space="0" w:color="auto"/>
                    <w:bottom w:val="none" w:sz="0" w:space="0" w:color="auto"/>
                    <w:right w:val="none" w:sz="0" w:space="0" w:color="auto"/>
                  </w:divBdr>
                </w:div>
                <w:div w:id="882442772">
                  <w:marLeft w:val="0"/>
                  <w:marRight w:val="0"/>
                  <w:marTop w:val="0"/>
                  <w:marBottom w:val="0"/>
                  <w:divBdr>
                    <w:top w:val="none" w:sz="0" w:space="0" w:color="auto"/>
                    <w:left w:val="none" w:sz="0" w:space="0" w:color="auto"/>
                    <w:bottom w:val="none" w:sz="0" w:space="0" w:color="auto"/>
                    <w:right w:val="none" w:sz="0" w:space="0" w:color="auto"/>
                  </w:divBdr>
                </w:div>
                <w:div w:id="1124737941">
                  <w:marLeft w:val="0"/>
                  <w:marRight w:val="0"/>
                  <w:marTop w:val="0"/>
                  <w:marBottom w:val="0"/>
                  <w:divBdr>
                    <w:top w:val="none" w:sz="0" w:space="0" w:color="auto"/>
                    <w:left w:val="none" w:sz="0" w:space="0" w:color="auto"/>
                    <w:bottom w:val="none" w:sz="0" w:space="0" w:color="auto"/>
                    <w:right w:val="none" w:sz="0" w:space="0" w:color="auto"/>
                  </w:divBdr>
                </w:div>
              </w:divsChild>
            </w:div>
            <w:div w:id="2144807697">
              <w:marLeft w:val="0"/>
              <w:marRight w:val="0"/>
              <w:marTop w:val="0"/>
              <w:marBottom w:val="0"/>
              <w:divBdr>
                <w:top w:val="none" w:sz="0" w:space="0" w:color="auto"/>
                <w:left w:val="none" w:sz="0" w:space="0" w:color="auto"/>
                <w:bottom w:val="none" w:sz="0" w:space="0" w:color="auto"/>
                <w:right w:val="none" w:sz="0" w:space="0" w:color="auto"/>
              </w:divBdr>
            </w:div>
            <w:div w:id="754862473">
              <w:marLeft w:val="0"/>
              <w:marRight w:val="0"/>
              <w:marTop w:val="0"/>
              <w:marBottom w:val="0"/>
              <w:divBdr>
                <w:top w:val="none" w:sz="0" w:space="0" w:color="auto"/>
                <w:left w:val="none" w:sz="0" w:space="0" w:color="auto"/>
                <w:bottom w:val="none" w:sz="0" w:space="0" w:color="auto"/>
                <w:right w:val="none" w:sz="0" w:space="0" w:color="auto"/>
              </w:divBdr>
            </w:div>
            <w:div w:id="831140926">
              <w:marLeft w:val="0"/>
              <w:marRight w:val="0"/>
              <w:marTop w:val="0"/>
              <w:marBottom w:val="0"/>
              <w:divBdr>
                <w:top w:val="none" w:sz="0" w:space="0" w:color="auto"/>
                <w:left w:val="none" w:sz="0" w:space="0" w:color="auto"/>
                <w:bottom w:val="none" w:sz="0" w:space="0" w:color="auto"/>
                <w:right w:val="none" w:sz="0" w:space="0" w:color="auto"/>
              </w:divBdr>
            </w:div>
            <w:div w:id="1224172245">
              <w:marLeft w:val="0"/>
              <w:marRight w:val="0"/>
              <w:marTop w:val="0"/>
              <w:marBottom w:val="0"/>
              <w:divBdr>
                <w:top w:val="none" w:sz="0" w:space="0" w:color="auto"/>
                <w:left w:val="none" w:sz="0" w:space="0" w:color="auto"/>
                <w:bottom w:val="none" w:sz="0" w:space="0" w:color="auto"/>
                <w:right w:val="none" w:sz="0" w:space="0" w:color="auto"/>
              </w:divBdr>
            </w:div>
            <w:div w:id="773210993">
              <w:marLeft w:val="0"/>
              <w:marRight w:val="0"/>
              <w:marTop w:val="0"/>
              <w:marBottom w:val="0"/>
              <w:divBdr>
                <w:top w:val="none" w:sz="0" w:space="0" w:color="auto"/>
                <w:left w:val="none" w:sz="0" w:space="0" w:color="auto"/>
                <w:bottom w:val="none" w:sz="0" w:space="0" w:color="auto"/>
                <w:right w:val="none" w:sz="0" w:space="0" w:color="auto"/>
              </w:divBdr>
            </w:div>
            <w:div w:id="1825705895">
              <w:marLeft w:val="0"/>
              <w:marRight w:val="0"/>
              <w:marTop w:val="0"/>
              <w:marBottom w:val="0"/>
              <w:divBdr>
                <w:top w:val="none" w:sz="0" w:space="0" w:color="auto"/>
                <w:left w:val="none" w:sz="0" w:space="0" w:color="auto"/>
                <w:bottom w:val="none" w:sz="0" w:space="0" w:color="auto"/>
                <w:right w:val="none" w:sz="0" w:space="0" w:color="auto"/>
              </w:divBdr>
            </w:div>
            <w:div w:id="336928939">
              <w:marLeft w:val="0"/>
              <w:marRight w:val="0"/>
              <w:marTop w:val="0"/>
              <w:marBottom w:val="0"/>
              <w:divBdr>
                <w:top w:val="none" w:sz="0" w:space="0" w:color="auto"/>
                <w:left w:val="none" w:sz="0" w:space="0" w:color="auto"/>
                <w:bottom w:val="none" w:sz="0" w:space="0" w:color="auto"/>
                <w:right w:val="none" w:sz="0" w:space="0" w:color="auto"/>
              </w:divBdr>
            </w:div>
            <w:div w:id="1330672139">
              <w:marLeft w:val="0"/>
              <w:marRight w:val="0"/>
              <w:marTop w:val="0"/>
              <w:marBottom w:val="0"/>
              <w:divBdr>
                <w:top w:val="none" w:sz="0" w:space="0" w:color="auto"/>
                <w:left w:val="none" w:sz="0" w:space="0" w:color="auto"/>
                <w:bottom w:val="none" w:sz="0" w:space="0" w:color="auto"/>
                <w:right w:val="none" w:sz="0" w:space="0" w:color="auto"/>
              </w:divBdr>
            </w:div>
            <w:div w:id="1193961744">
              <w:marLeft w:val="0"/>
              <w:marRight w:val="0"/>
              <w:marTop w:val="0"/>
              <w:marBottom w:val="0"/>
              <w:divBdr>
                <w:top w:val="none" w:sz="0" w:space="0" w:color="auto"/>
                <w:left w:val="none" w:sz="0" w:space="0" w:color="auto"/>
                <w:bottom w:val="none" w:sz="0" w:space="0" w:color="auto"/>
                <w:right w:val="none" w:sz="0" w:space="0" w:color="auto"/>
              </w:divBdr>
            </w:div>
            <w:div w:id="564725038">
              <w:marLeft w:val="0"/>
              <w:marRight w:val="0"/>
              <w:marTop w:val="0"/>
              <w:marBottom w:val="0"/>
              <w:divBdr>
                <w:top w:val="none" w:sz="0" w:space="0" w:color="auto"/>
                <w:left w:val="none" w:sz="0" w:space="0" w:color="auto"/>
                <w:bottom w:val="none" w:sz="0" w:space="0" w:color="auto"/>
                <w:right w:val="none" w:sz="0" w:space="0" w:color="auto"/>
              </w:divBdr>
            </w:div>
            <w:div w:id="872960148">
              <w:marLeft w:val="0"/>
              <w:marRight w:val="0"/>
              <w:marTop w:val="0"/>
              <w:marBottom w:val="0"/>
              <w:divBdr>
                <w:top w:val="none" w:sz="0" w:space="0" w:color="auto"/>
                <w:left w:val="none" w:sz="0" w:space="0" w:color="auto"/>
                <w:bottom w:val="none" w:sz="0" w:space="0" w:color="auto"/>
                <w:right w:val="none" w:sz="0" w:space="0" w:color="auto"/>
              </w:divBdr>
            </w:div>
            <w:div w:id="1686787848">
              <w:marLeft w:val="0"/>
              <w:marRight w:val="0"/>
              <w:marTop w:val="0"/>
              <w:marBottom w:val="0"/>
              <w:divBdr>
                <w:top w:val="none" w:sz="0" w:space="0" w:color="auto"/>
                <w:left w:val="none" w:sz="0" w:space="0" w:color="auto"/>
                <w:bottom w:val="none" w:sz="0" w:space="0" w:color="auto"/>
                <w:right w:val="none" w:sz="0" w:space="0" w:color="auto"/>
              </w:divBdr>
            </w:div>
            <w:div w:id="2033191204">
              <w:marLeft w:val="0"/>
              <w:marRight w:val="0"/>
              <w:marTop w:val="0"/>
              <w:marBottom w:val="0"/>
              <w:divBdr>
                <w:top w:val="none" w:sz="0" w:space="0" w:color="auto"/>
                <w:left w:val="none" w:sz="0" w:space="0" w:color="auto"/>
                <w:bottom w:val="none" w:sz="0" w:space="0" w:color="auto"/>
                <w:right w:val="none" w:sz="0" w:space="0" w:color="auto"/>
              </w:divBdr>
            </w:div>
            <w:div w:id="1001202006">
              <w:marLeft w:val="0"/>
              <w:marRight w:val="0"/>
              <w:marTop w:val="0"/>
              <w:marBottom w:val="0"/>
              <w:divBdr>
                <w:top w:val="none" w:sz="0" w:space="0" w:color="auto"/>
                <w:left w:val="none" w:sz="0" w:space="0" w:color="auto"/>
                <w:bottom w:val="none" w:sz="0" w:space="0" w:color="auto"/>
                <w:right w:val="none" w:sz="0" w:space="0" w:color="auto"/>
              </w:divBdr>
            </w:div>
            <w:div w:id="2140682325">
              <w:marLeft w:val="0"/>
              <w:marRight w:val="0"/>
              <w:marTop w:val="0"/>
              <w:marBottom w:val="0"/>
              <w:divBdr>
                <w:top w:val="none" w:sz="0" w:space="0" w:color="auto"/>
                <w:left w:val="none" w:sz="0" w:space="0" w:color="auto"/>
                <w:bottom w:val="none" w:sz="0" w:space="0" w:color="auto"/>
                <w:right w:val="none" w:sz="0" w:space="0" w:color="auto"/>
              </w:divBdr>
            </w:div>
            <w:div w:id="961572328">
              <w:marLeft w:val="0"/>
              <w:marRight w:val="0"/>
              <w:marTop w:val="0"/>
              <w:marBottom w:val="0"/>
              <w:divBdr>
                <w:top w:val="none" w:sz="0" w:space="0" w:color="auto"/>
                <w:left w:val="none" w:sz="0" w:space="0" w:color="auto"/>
                <w:bottom w:val="none" w:sz="0" w:space="0" w:color="auto"/>
                <w:right w:val="none" w:sz="0" w:space="0" w:color="auto"/>
              </w:divBdr>
            </w:div>
            <w:div w:id="62266968">
              <w:marLeft w:val="0"/>
              <w:marRight w:val="0"/>
              <w:marTop w:val="0"/>
              <w:marBottom w:val="0"/>
              <w:divBdr>
                <w:top w:val="none" w:sz="0" w:space="0" w:color="auto"/>
                <w:left w:val="none" w:sz="0" w:space="0" w:color="auto"/>
                <w:bottom w:val="none" w:sz="0" w:space="0" w:color="auto"/>
                <w:right w:val="none" w:sz="0" w:space="0" w:color="auto"/>
              </w:divBdr>
            </w:div>
            <w:div w:id="707340555">
              <w:marLeft w:val="0"/>
              <w:marRight w:val="0"/>
              <w:marTop w:val="0"/>
              <w:marBottom w:val="0"/>
              <w:divBdr>
                <w:top w:val="none" w:sz="0" w:space="0" w:color="auto"/>
                <w:left w:val="none" w:sz="0" w:space="0" w:color="auto"/>
                <w:bottom w:val="none" w:sz="0" w:space="0" w:color="auto"/>
                <w:right w:val="none" w:sz="0" w:space="0" w:color="auto"/>
              </w:divBdr>
            </w:div>
            <w:div w:id="365837245">
              <w:marLeft w:val="0"/>
              <w:marRight w:val="0"/>
              <w:marTop w:val="0"/>
              <w:marBottom w:val="0"/>
              <w:divBdr>
                <w:top w:val="none" w:sz="0" w:space="0" w:color="auto"/>
                <w:left w:val="none" w:sz="0" w:space="0" w:color="auto"/>
                <w:bottom w:val="none" w:sz="0" w:space="0" w:color="auto"/>
                <w:right w:val="none" w:sz="0" w:space="0" w:color="auto"/>
              </w:divBdr>
            </w:div>
            <w:div w:id="1843928445">
              <w:marLeft w:val="0"/>
              <w:marRight w:val="0"/>
              <w:marTop w:val="0"/>
              <w:marBottom w:val="0"/>
              <w:divBdr>
                <w:top w:val="none" w:sz="0" w:space="0" w:color="auto"/>
                <w:left w:val="none" w:sz="0" w:space="0" w:color="auto"/>
                <w:bottom w:val="none" w:sz="0" w:space="0" w:color="auto"/>
                <w:right w:val="none" w:sz="0" w:space="0" w:color="auto"/>
              </w:divBdr>
            </w:div>
            <w:div w:id="1269971436">
              <w:marLeft w:val="0"/>
              <w:marRight w:val="0"/>
              <w:marTop w:val="0"/>
              <w:marBottom w:val="0"/>
              <w:divBdr>
                <w:top w:val="none" w:sz="0" w:space="0" w:color="auto"/>
                <w:left w:val="none" w:sz="0" w:space="0" w:color="auto"/>
                <w:bottom w:val="none" w:sz="0" w:space="0" w:color="auto"/>
                <w:right w:val="none" w:sz="0" w:space="0" w:color="auto"/>
              </w:divBdr>
            </w:div>
            <w:div w:id="668598740">
              <w:marLeft w:val="0"/>
              <w:marRight w:val="0"/>
              <w:marTop w:val="0"/>
              <w:marBottom w:val="0"/>
              <w:divBdr>
                <w:top w:val="none" w:sz="0" w:space="0" w:color="auto"/>
                <w:left w:val="none" w:sz="0" w:space="0" w:color="auto"/>
                <w:bottom w:val="none" w:sz="0" w:space="0" w:color="auto"/>
                <w:right w:val="none" w:sz="0" w:space="0" w:color="auto"/>
              </w:divBdr>
            </w:div>
            <w:div w:id="640773532">
              <w:marLeft w:val="0"/>
              <w:marRight w:val="0"/>
              <w:marTop w:val="0"/>
              <w:marBottom w:val="0"/>
              <w:divBdr>
                <w:top w:val="none" w:sz="0" w:space="0" w:color="auto"/>
                <w:left w:val="none" w:sz="0" w:space="0" w:color="auto"/>
                <w:bottom w:val="none" w:sz="0" w:space="0" w:color="auto"/>
                <w:right w:val="none" w:sz="0" w:space="0" w:color="auto"/>
              </w:divBdr>
            </w:div>
            <w:div w:id="687290504">
              <w:marLeft w:val="0"/>
              <w:marRight w:val="0"/>
              <w:marTop w:val="0"/>
              <w:marBottom w:val="0"/>
              <w:divBdr>
                <w:top w:val="none" w:sz="0" w:space="0" w:color="auto"/>
                <w:left w:val="none" w:sz="0" w:space="0" w:color="auto"/>
                <w:bottom w:val="none" w:sz="0" w:space="0" w:color="auto"/>
                <w:right w:val="none" w:sz="0" w:space="0" w:color="auto"/>
              </w:divBdr>
            </w:div>
            <w:div w:id="371269835">
              <w:marLeft w:val="0"/>
              <w:marRight w:val="0"/>
              <w:marTop w:val="0"/>
              <w:marBottom w:val="0"/>
              <w:divBdr>
                <w:top w:val="none" w:sz="0" w:space="0" w:color="auto"/>
                <w:left w:val="none" w:sz="0" w:space="0" w:color="auto"/>
                <w:bottom w:val="none" w:sz="0" w:space="0" w:color="auto"/>
                <w:right w:val="none" w:sz="0" w:space="0" w:color="auto"/>
              </w:divBdr>
              <w:divsChild>
                <w:div w:id="1147630757">
                  <w:marLeft w:val="0"/>
                  <w:marRight w:val="0"/>
                  <w:marTop w:val="0"/>
                  <w:marBottom w:val="0"/>
                  <w:divBdr>
                    <w:top w:val="none" w:sz="0" w:space="0" w:color="auto"/>
                    <w:left w:val="none" w:sz="0" w:space="0" w:color="auto"/>
                    <w:bottom w:val="none" w:sz="0" w:space="0" w:color="auto"/>
                    <w:right w:val="none" w:sz="0" w:space="0" w:color="auto"/>
                  </w:divBdr>
                </w:div>
                <w:div w:id="295064303">
                  <w:marLeft w:val="0"/>
                  <w:marRight w:val="0"/>
                  <w:marTop w:val="0"/>
                  <w:marBottom w:val="0"/>
                  <w:divBdr>
                    <w:top w:val="none" w:sz="0" w:space="0" w:color="auto"/>
                    <w:left w:val="none" w:sz="0" w:space="0" w:color="auto"/>
                    <w:bottom w:val="none" w:sz="0" w:space="0" w:color="auto"/>
                    <w:right w:val="none" w:sz="0" w:space="0" w:color="auto"/>
                  </w:divBdr>
                </w:div>
                <w:div w:id="1150904747">
                  <w:marLeft w:val="0"/>
                  <w:marRight w:val="0"/>
                  <w:marTop w:val="0"/>
                  <w:marBottom w:val="0"/>
                  <w:divBdr>
                    <w:top w:val="none" w:sz="0" w:space="0" w:color="auto"/>
                    <w:left w:val="none" w:sz="0" w:space="0" w:color="auto"/>
                    <w:bottom w:val="none" w:sz="0" w:space="0" w:color="auto"/>
                    <w:right w:val="none" w:sz="0" w:space="0" w:color="auto"/>
                  </w:divBdr>
                </w:div>
                <w:div w:id="1893612120">
                  <w:marLeft w:val="0"/>
                  <w:marRight w:val="0"/>
                  <w:marTop w:val="0"/>
                  <w:marBottom w:val="0"/>
                  <w:divBdr>
                    <w:top w:val="none" w:sz="0" w:space="0" w:color="auto"/>
                    <w:left w:val="none" w:sz="0" w:space="0" w:color="auto"/>
                    <w:bottom w:val="none" w:sz="0" w:space="0" w:color="auto"/>
                    <w:right w:val="none" w:sz="0" w:space="0" w:color="auto"/>
                  </w:divBdr>
                </w:div>
                <w:div w:id="1345135345">
                  <w:marLeft w:val="0"/>
                  <w:marRight w:val="0"/>
                  <w:marTop w:val="0"/>
                  <w:marBottom w:val="0"/>
                  <w:divBdr>
                    <w:top w:val="none" w:sz="0" w:space="0" w:color="auto"/>
                    <w:left w:val="none" w:sz="0" w:space="0" w:color="auto"/>
                    <w:bottom w:val="none" w:sz="0" w:space="0" w:color="auto"/>
                    <w:right w:val="none" w:sz="0" w:space="0" w:color="auto"/>
                  </w:divBdr>
                </w:div>
                <w:div w:id="52436033">
                  <w:marLeft w:val="0"/>
                  <w:marRight w:val="0"/>
                  <w:marTop w:val="0"/>
                  <w:marBottom w:val="0"/>
                  <w:divBdr>
                    <w:top w:val="none" w:sz="0" w:space="0" w:color="auto"/>
                    <w:left w:val="none" w:sz="0" w:space="0" w:color="auto"/>
                    <w:bottom w:val="none" w:sz="0" w:space="0" w:color="auto"/>
                    <w:right w:val="none" w:sz="0" w:space="0" w:color="auto"/>
                  </w:divBdr>
                </w:div>
                <w:div w:id="1398732">
                  <w:marLeft w:val="0"/>
                  <w:marRight w:val="0"/>
                  <w:marTop w:val="0"/>
                  <w:marBottom w:val="0"/>
                  <w:divBdr>
                    <w:top w:val="none" w:sz="0" w:space="0" w:color="auto"/>
                    <w:left w:val="none" w:sz="0" w:space="0" w:color="auto"/>
                    <w:bottom w:val="none" w:sz="0" w:space="0" w:color="auto"/>
                    <w:right w:val="none" w:sz="0" w:space="0" w:color="auto"/>
                  </w:divBdr>
                </w:div>
                <w:div w:id="1374843301">
                  <w:marLeft w:val="0"/>
                  <w:marRight w:val="0"/>
                  <w:marTop w:val="0"/>
                  <w:marBottom w:val="0"/>
                  <w:divBdr>
                    <w:top w:val="none" w:sz="0" w:space="0" w:color="auto"/>
                    <w:left w:val="none" w:sz="0" w:space="0" w:color="auto"/>
                    <w:bottom w:val="none" w:sz="0" w:space="0" w:color="auto"/>
                    <w:right w:val="none" w:sz="0" w:space="0" w:color="auto"/>
                  </w:divBdr>
                </w:div>
                <w:div w:id="1790470701">
                  <w:marLeft w:val="0"/>
                  <w:marRight w:val="0"/>
                  <w:marTop w:val="0"/>
                  <w:marBottom w:val="0"/>
                  <w:divBdr>
                    <w:top w:val="none" w:sz="0" w:space="0" w:color="auto"/>
                    <w:left w:val="none" w:sz="0" w:space="0" w:color="auto"/>
                    <w:bottom w:val="none" w:sz="0" w:space="0" w:color="auto"/>
                    <w:right w:val="none" w:sz="0" w:space="0" w:color="auto"/>
                  </w:divBdr>
                </w:div>
                <w:div w:id="1528366825">
                  <w:marLeft w:val="0"/>
                  <w:marRight w:val="0"/>
                  <w:marTop w:val="0"/>
                  <w:marBottom w:val="0"/>
                  <w:divBdr>
                    <w:top w:val="none" w:sz="0" w:space="0" w:color="auto"/>
                    <w:left w:val="none" w:sz="0" w:space="0" w:color="auto"/>
                    <w:bottom w:val="none" w:sz="0" w:space="0" w:color="auto"/>
                    <w:right w:val="none" w:sz="0" w:space="0" w:color="auto"/>
                  </w:divBdr>
                </w:div>
                <w:div w:id="738476446">
                  <w:marLeft w:val="0"/>
                  <w:marRight w:val="0"/>
                  <w:marTop w:val="0"/>
                  <w:marBottom w:val="0"/>
                  <w:divBdr>
                    <w:top w:val="none" w:sz="0" w:space="0" w:color="auto"/>
                    <w:left w:val="none" w:sz="0" w:space="0" w:color="auto"/>
                    <w:bottom w:val="none" w:sz="0" w:space="0" w:color="auto"/>
                    <w:right w:val="none" w:sz="0" w:space="0" w:color="auto"/>
                  </w:divBdr>
                </w:div>
                <w:div w:id="1396126650">
                  <w:marLeft w:val="0"/>
                  <w:marRight w:val="0"/>
                  <w:marTop w:val="0"/>
                  <w:marBottom w:val="0"/>
                  <w:divBdr>
                    <w:top w:val="none" w:sz="0" w:space="0" w:color="auto"/>
                    <w:left w:val="none" w:sz="0" w:space="0" w:color="auto"/>
                    <w:bottom w:val="none" w:sz="0" w:space="0" w:color="auto"/>
                    <w:right w:val="none" w:sz="0" w:space="0" w:color="auto"/>
                  </w:divBdr>
                </w:div>
                <w:div w:id="257714096">
                  <w:marLeft w:val="0"/>
                  <w:marRight w:val="0"/>
                  <w:marTop w:val="0"/>
                  <w:marBottom w:val="0"/>
                  <w:divBdr>
                    <w:top w:val="none" w:sz="0" w:space="0" w:color="auto"/>
                    <w:left w:val="none" w:sz="0" w:space="0" w:color="auto"/>
                    <w:bottom w:val="none" w:sz="0" w:space="0" w:color="auto"/>
                    <w:right w:val="none" w:sz="0" w:space="0" w:color="auto"/>
                  </w:divBdr>
                </w:div>
                <w:div w:id="1989551068">
                  <w:marLeft w:val="0"/>
                  <w:marRight w:val="0"/>
                  <w:marTop w:val="0"/>
                  <w:marBottom w:val="0"/>
                  <w:divBdr>
                    <w:top w:val="none" w:sz="0" w:space="0" w:color="auto"/>
                    <w:left w:val="none" w:sz="0" w:space="0" w:color="auto"/>
                    <w:bottom w:val="none" w:sz="0" w:space="0" w:color="auto"/>
                    <w:right w:val="none" w:sz="0" w:space="0" w:color="auto"/>
                  </w:divBdr>
                </w:div>
                <w:div w:id="796991092">
                  <w:marLeft w:val="0"/>
                  <w:marRight w:val="0"/>
                  <w:marTop w:val="0"/>
                  <w:marBottom w:val="0"/>
                  <w:divBdr>
                    <w:top w:val="none" w:sz="0" w:space="0" w:color="auto"/>
                    <w:left w:val="none" w:sz="0" w:space="0" w:color="auto"/>
                    <w:bottom w:val="none" w:sz="0" w:space="0" w:color="auto"/>
                    <w:right w:val="none" w:sz="0" w:space="0" w:color="auto"/>
                  </w:divBdr>
                </w:div>
                <w:div w:id="1643580603">
                  <w:marLeft w:val="0"/>
                  <w:marRight w:val="0"/>
                  <w:marTop w:val="0"/>
                  <w:marBottom w:val="0"/>
                  <w:divBdr>
                    <w:top w:val="none" w:sz="0" w:space="0" w:color="auto"/>
                    <w:left w:val="none" w:sz="0" w:space="0" w:color="auto"/>
                    <w:bottom w:val="none" w:sz="0" w:space="0" w:color="auto"/>
                    <w:right w:val="none" w:sz="0" w:space="0" w:color="auto"/>
                  </w:divBdr>
                </w:div>
                <w:div w:id="1693452213">
                  <w:marLeft w:val="0"/>
                  <w:marRight w:val="0"/>
                  <w:marTop w:val="0"/>
                  <w:marBottom w:val="0"/>
                  <w:divBdr>
                    <w:top w:val="none" w:sz="0" w:space="0" w:color="auto"/>
                    <w:left w:val="none" w:sz="0" w:space="0" w:color="auto"/>
                    <w:bottom w:val="none" w:sz="0" w:space="0" w:color="auto"/>
                    <w:right w:val="none" w:sz="0" w:space="0" w:color="auto"/>
                  </w:divBdr>
                </w:div>
                <w:div w:id="581767547">
                  <w:marLeft w:val="0"/>
                  <w:marRight w:val="0"/>
                  <w:marTop w:val="0"/>
                  <w:marBottom w:val="0"/>
                  <w:divBdr>
                    <w:top w:val="none" w:sz="0" w:space="0" w:color="auto"/>
                    <w:left w:val="none" w:sz="0" w:space="0" w:color="auto"/>
                    <w:bottom w:val="none" w:sz="0" w:space="0" w:color="auto"/>
                    <w:right w:val="none" w:sz="0" w:space="0" w:color="auto"/>
                  </w:divBdr>
                </w:div>
                <w:div w:id="820462068">
                  <w:marLeft w:val="0"/>
                  <w:marRight w:val="0"/>
                  <w:marTop w:val="0"/>
                  <w:marBottom w:val="0"/>
                  <w:divBdr>
                    <w:top w:val="none" w:sz="0" w:space="0" w:color="auto"/>
                    <w:left w:val="none" w:sz="0" w:space="0" w:color="auto"/>
                    <w:bottom w:val="none" w:sz="0" w:space="0" w:color="auto"/>
                    <w:right w:val="none" w:sz="0" w:space="0" w:color="auto"/>
                  </w:divBdr>
                </w:div>
                <w:div w:id="994182669">
                  <w:marLeft w:val="0"/>
                  <w:marRight w:val="0"/>
                  <w:marTop w:val="0"/>
                  <w:marBottom w:val="0"/>
                  <w:divBdr>
                    <w:top w:val="none" w:sz="0" w:space="0" w:color="auto"/>
                    <w:left w:val="none" w:sz="0" w:space="0" w:color="auto"/>
                    <w:bottom w:val="none" w:sz="0" w:space="0" w:color="auto"/>
                    <w:right w:val="none" w:sz="0" w:space="0" w:color="auto"/>
                  </w:divBdr>
                </w:div>
                <w:div w:id="507255176">
                  <w:marLeft w:val="0"/>
                  <w:marRight w:val="0"/>
                  <w:marTop w:val="0"/>
                  <w:marBottom w:val="0"/>
                  <w:divBdr>
                    <w:top w:val="none" w:sz="0" w:space="0" w:color="auto"/>
                    <w:left w:val="none" w:sz="0" w:space="0" w:color="auto"/>
                    <w:bottom w:val="none" w:sz="0" w:space="0" w:color="auto"/>
                    <w:right w:val="none" w:sz="0" w:space="0" w:color="auto"/>
                  </w:divBdr>
                </w:div>
                <w:div w:id="382290498">
                  <w:marLeft w:val="0"/>
                  <w:marRight w:val="0"/>
                  <w:marTop w:val="0"/>
                  <w:marBottom w:val="0"/>
                  <w:divBdr>
                    <w:top w:val="none" w:sz="0" w:space="0" w:color="auto"/>
                    <w:left w:val="none" w:sz="0" w:space="0" w:color="auto"/>
                    <w:bottom w:val="none" w:sz="0" w:space="0" w:color="auto"/>
                    <w:right w:val="none" w:sz="0" w:space="0" w:color="auto"/>
                  </w:divBdr>
                </w:div>
                <w:div w:id="1651596118">
                  <w:marLeft w:val="0"/>
                  <w:marRight w:val="0"/>
                  <w:marTop w:val="0"/>
                  <w:marBottom w:val="0"/>
                  <w:divBdr>
                    <w:top w:val="none" w:sz="0" w:space="0" w:color="auto"/>
                    <w:left w:val="none" w:sz="0" w:space="0" w:color="auto"/>
                    <w:bottom w:val="none" w:sz="0" w:space="0" w:color="auto"/>
                    <w:right w:val="none" w:sz="0" w:space="0" w:color="auto"/>
                  </w:divBdr>
                </w:div>
                <w:div w:id="588199260">
                  <w:marLeft w:val="0"/>
                  <w:marRight w:val="0"/>
                  <w:marTop w:val="0"/>
                  <w:marBottom w:val="0"/>
                  <w:divBdr>
                    <w:top w:val="none" w:sz="0" w:space="0" w:color="auto"/>
                    <w:left w:val="none" w:sz="0" w:space="0" w:color="auto"/>
                    <w:bottom w:val="none" w:sz="0" w:space="0" w:color="auto"/>
                    <w:right w:val="none" w:sz="0" w:space="0" w:color="auto"/>
                  </w:divBdr>
                </w:div>
                <w:div w:id="470101563">
                  <w:marLeft w:val="0"/>
                  <w:marRight w:val="0"/>
                  <w:marTop w:val="0"/>
                  <w:marBottom w:val="0"/>
                  <w:divBdr>
                    <w:top w:val="none" w:sz="0" w:space="0" w:color="auto"/>
                    <w:left w:val="none" w:sz="0" w:space="0" w:color="auto"/>
                    <w:bottom w:val="none" w:sz="0" w:space="0" w:color="auto"/>
                    <w:right w:val="none" w:sz="0" w:space="0" w:color="auto"/>
                  </w:divBdr>
                </w:div>
                <w:div w:id="357782111">
                  <w:marLeft w:val="0"/>
                  <w:marRight w:val="0"/>
                  <w:marTop w:val="0"/>
                  <w:marBottom w:val="0"/>
                  <w:divBdr>
                    <w:top w:val="none" w:sz="0" w:space="0" w:color="auto"/>
                    <w:left w:val="none" w:sz="0" w:space="0" w:color="auto"/>
                    <w:bottom w:val="none" w:sz="0" w:space="0" w:color="auto"/>
                    <w:right w:val="none" w:sz="0" w:space="0" w:color="auto"/>
                  </w:divBdr>
                </w:div>
                <w:div w:id="822165997">
                  <w:marLeft w:val="0"/>
                  <w:marRight w:val="0"/>
                  <w:marTop w:val="0"/>
                  <w:marBottom w:val="0"/>
                  <w:divBdr>
                    <w:top w:val="none" w:sz="0" w:space="0" w:color="auto"/>
                    <w:left w:val="none" w:sz="0" w:space="0" w:color="auto"/>
                    <w:bottom w:val="none" w:sz="0" w:space="0" w:color="auto"/>
                    <w:right w:val="none" w:sz="0" w:space="0" w:color="auto"/>
                  </w:divBdr>
                </w:div>
                <w:div w:id="806901449">
                  <w:marLeft w:val="0"/>
                  <w:marRight w:val="0"/>
                  <w:marTop w:val="0"/>
                  <w:marBottom w:val="0"/>
                  <w:divBdr>
                    <w:top w:val="none" w:sz="0" w:space="0" w:color="auto"/>
                    <w:left w:val="none" w:sz="0" w:space="0" w:color="auto"/>
                    <w:bottom w:val="none" w:sz="0" w:space="0" w:color="auto"/>
                    <w:right w:val="none" w:sz="0" w:space="0" w:color="auto"/>
                  </w:divBdr>
                </w:div>
                <w:div w:id="1846551676">
                  <w:marLeft w:val="0"/>
                  <w:marRight w:val="0"/>
                  <w:marTop w:val="0"/>
                  <w:marBottom w:val="0"/>
                  <w:divBdr>
                    <w:top w:val="none" w:sz="0" w:space="0" w:color="auto"/>
                    <w:left w:val="none" w:sz="0" w:space="0" w:color="auto"/>
                    <w:bottom w:val="none" w:sz="0" w:space="0" w:color="auto"/>
                    <w:right w:val="none" w:sz="0" w:space="0" w:color="auto"/>
                  </w:divBdr>
                </w:div>
                <w:div w:id="698631343">
                  <w:marLeft w:val="0"/>
                  <w:marRight w:val="0"/>
                  <w:marTop w:val="0"/>
                  <w:marBottom w:val="0"/>
                  <w:divBdr>
                    <w:top w:val="none" w:sz="0" w:space="0" w:color="auto"/>
                    <w:left w:val="none" w:sz="0" w:space="0" w:color="auto"/>
                    <w:bottom w:val="none" w:sz="0" w:space="0" w:color="auto"/>
                    <w:right w:val="none" w:sz="0" w:space="0" w:color="auto"/>
                  </w:divBdr>
                </w:div>
                <w:div w:id="191114246">
                  <w:marLeft w:val="0"/>
                  <w:marRight w:val="0"/>
                  <w:marTop w:val="0"/>
                  <w:marBottom w:val="0"/>
                  <w:divBdr>
                    <w:top w:val="none" w:sz="0" w:space="0" w:color="auto"/>
                    <w:left w:val="none" w:sz="0" w:space="0" w:color="auto"/>
                    <w:bottom w:val="none" w:sz="0" w:space="0" w:color="auto"/>
                    <w:right w:val="none" w:sz="0" w:space="0" w:color="auto"/>
                  </w:divBdr>
                </w:div>
                <w:div w:id="2026586916">
                  <w:marLeft w:val="0"/>
                  <w:marRight w:val="0"/>
                  <w:marTop w:val="0"/>
                  <w:marBottom w:val="0"/>
                  <w:divBdr>
                    <w:top w:val="none" w:sz="0" w:space="0" w:color="auto"/>
                    <w:left w:val="none" w:sz="0" w:space="0" w:color="auto"/>
                    <w:bottom w:val="none" w:sz="0" w:space="0" w:color="auto"/>
                    <w:right w:val="none" w:sz="0" w:space="0" w:color="auto"/>
                  </w:divBdr>
                </w:div>
                <w:div w:id="1274093845">
                  <w:marLeft w:val="0"/>
                  <w:marRight w:val="0"/>
                  <w:marTop w:val="0"/>
                  <w:marBottom w:val="0"/>
                  <w:divBdr>
                    <w:top w:val="none" w:sz="0" w:space="0" w:color="auto"/>
                    <w:left w:val="none" w:sz="0" w:space="0" w:color="auto"/>
                    <w:bottom w:val="none" w:sz="0" w:space="0" w:color="auto"/>
                    <w:right w:val="none" w:sz="0" w:space="0" w:color="auto"/>
                  </w:divBdr>
                </w:div>
                <w:div w:id="711199172">
                  <w:marLeft w:val="0"/>
                  <w:marRight w:val="0"/>
                  <w:marTop w:val="0"/>
                  <w:marBottom w:val="0"/>
                  <w:divBdr>
                    <w:top w:val="none" w:sz="0" w:space="0" w:color="auto"/>
                    <w:left w:val="none" w:sz="0" w:space="0" w:color="auto"/>
                    <w:bottom w:val="none" w:sz="0" w:space="0" w:color="auto"/>
                    <w:right w:val="none" w:sz="0" w:space="0" w:color="auto"/>
                  </w:divBdr>
                </w:div>
                <w:div w:id="836462368">
                  <w:marLeft w:val="0"/>
                  <w:marRight w:val="0"/>
                  <w:marTop w:val="0"/>
                  <w:marBottom w:val="0"/>
                  <w:divBdr>
                    <w:top w:val="none" w:sz="0" w:space="0" w:color="auto"/>
                    <w:left w:val="none" w:sz="0" w:space="0" w:color="auto"/>
                    <w:bottom w:val="none" w:sz="0" w:space="0" w:color="auto"/>
                    <w:right w:val="none" w:sz="0" w:space="0" w:color="auto"/>
                  </w:divBdr>
                </w:div>
                <w:div w:id="1839348594">
                  <w:marLeft w:val="0"/>
                  <w:marRight w:val="0"/>
                  <w:marTop w:val="0"/>
                  <w:marBottom w:val="0"/>
                  <w:divBdr>
                    <w:top w:val="none" w:sz="0" w:space="0" w:color="auto"/>
                    <w:left w:val="none" w:sz="0" w:space="0" w:color="auto"/>
                    <w:bottom w:val="none" w:sz="0" w:space="0" w:color="auto"/>
                    <w:right w:val="none" w:sz="0" w:space="0" w:color="auto"/>
                  </w:divBdr>
                </w:div>
                <w:div w:id="212927867">
                  <w:marLeft w:val="0"/>
                  <w:marRight w:val="0"/>
                  <w:marTop w:val="0"/>
                  <w:marBottom w:val="0"/>
                  <w:divBdr>
                    <w:top w:val="none" w:sz="0" w:space="0" w:color="auto"/>
                    <w:left w:val="none" w:sz="0" w:space="0" w:color="auto"/>
                    <w:bottom w:val="none" w:sz="0" w:space="0" w:color="auto"/>
                    <w:right w:val="none" w:sz="0" w:space="0" w:color="auto"/>
                  </w:divBdr>
                </w:div>
                <w:div w:id="1445420350">
                  <w:marLeft w:val="0"/>
                  <w:marRight w:val="0"/>
                  <w:marTop w:val="0"/>
                  <w:marBottom w:val="0"/>
                  <w:divBdr>
                    <w:top w:val="none" w:sz="0" w:space="0" w:color="auto"/>
                    <w:left w:val="none" w:sz="0" w:space="0" w:color="auto"/>
                    <w:bottom w:val="none" w:sz="0" w:space="0" w:color="auto"/>
                    <w:right w:val="none" w:sz="0" w:space="0" w:color="auto"/>
                  </w:divBdr>
                </w:div>
                <w:div w:id="1086877341">
                  <w:marLeft w:val="0"/>
                  <w:marRight w:val="0"/>
                  <w:marTop w:val="0"/>
                  <w:marBottom w:val="0"/>
                  <w:divBdr>
                    <w:top w:val="none" w:sz="0" w:space="0" w:color="auto"/>
                    <w:left w:val="none" w:sz="0" w:space="0" w:color="auto"/>
                    <w:bottom w:val="none" w:sz="0" w:space="0" w:color="auto"/>
                    <w:right w:val="none" w:sz="0" w:space="0" w:color="auto"/>
                  </w:divBdr>
                </w:div>
                <w:div w:id="750391216">
                  <w:marLeft w:val="0"/>
                  <w:marRight w:val="0"/>
                  <w:marTop w:val="0"/>
                  <w:marBottom w:val="0"/>
                  <w:divBdr>
                    <w:top w:val="none" w:sz="0" w:space="0" w:color="auto"/>
                    <w:left w:val="none" w:sz="0" w:space="0" w:color="auto"/>
                    <w:bottom w:val="none" w:sz="0" w:space="0" w:color="auto"/>
                    <w:right w:val="none" w:sz="0" w:space="0" w:color="auto"/>
                  </w:divBdr>
                </w:div>
                <w:div w:id="1894266481">
                  <w:marLeft w:val="0"/>
                  <w:marRight w:val="0"/>
                  <w:marTop w:val="0"/>
                  <w:marBottom w:val="0"/>
                  <w:divBdr>
                    <w:top w:val="none" w:sz="0" w:space="0" w:color="auto"/>
                    <w:left w:val="none" w:sz="0" w:space="0" w:color="auto"/>
                    <w:bottom w:val="none" w:sz="0" w:space="0" w:color="auto"/>
                    <w:right w:val="none" w:sz="0" w:space="0" w:color="auto"/>
                  </w:divBdr>
                </w:div>
                <w:div w:id="936449941">
                  <w:marLeft w:val="0"/>
                  <w:marRight w:val="0"/>
                  <w:marTop w:val="0"/>
                  <w:marBottom w:val="0"/>
                  <w:divBdr>
                    <w:top w:val="none" w:sz="0" w:space="0" w:color="auto"/>
                    <w:left w:val="none" w:sz="0" w:space="0" w:color="auto"/>
                    <w:bottom w:val="none" w:sz="0" w:space="0" w:color="auto"/>
                    <w:right w:val="none" w:sz="0" w:space="0" w:color="auto"/>
                  </w:divBdr>
                </w:div>
                <w:div w:id="788821925">
                  <w:marLeft w:val="0"/>
                  <w:marRight w:val="0"/>
                  <w:marTop w:val="0"/>
                  <w:marBottom w:val="0"/>
                  <w:divBdr>
                    <w:top w:val="none" w:sz="0" w:space="0" w:color="auto"/>
                    <w:left w:val="none" w:sz="0" w:space="0" w:color="auto"/>
                    <w:bottom w:val="none" w:sz="0" w:space="0" w:color="auto"/>
                    <w:right w:val="none" w:sz="0" w:space="0" w:color="auto"/>
                  </w:divBdr>
                </w:div>
                <w:div w:id="440999552">
                  <w:marLeft w:val="0"/>
                  <w:marRight w:val="0"/>
                  <w:marTop w:val="0"/>
                  <w:marBottom w:val="0"/>
                  <w:divBdr>
                    <w:top w:val="none" w:sz="0" w:space="0" w:color="auto"/>
                    <w:left w:val="none" w:sz="0" w:space="0" w:color="auto"/>
                    <w:bottom w:val="none" w:sz="0" w:space="0" w:color="auto"/>
                    <w:right w:val="none" w:sz="0" w:space="0" w:color="auto"/>
                  </w:divBdr>
                </w:div>
                <w:div w:id="883981163">
                  <w:marLeft w:val="0"/>
                  <w:marRight w:val="0"/>
                  <w:marTop w:val="0"/>
                  <w:marBottom w:val="0"/>
                  <w:divBdr>
                    <w:top w:val="none" w:sz="0" w:space="0" w:color="auto"/>
                    <w:left w:val="none" w:sz="0" w:space="0" w:color="auto"/>
                    <w:bottom w:val="none" w:sz="0" w:space="0" w:color="auto"/>
                    <w:right w:val="none" w:sz="0" w:space="0" w:color="auto"/>
                  </w:divBdr>
                </w:div>
                <w:div w:id="1889804559">
                  <w:marLeft w:val="0"/>
                  <w:marRight w:val="0"/>
                  <w:marTop w:val="0"/>
                  <w:marBottom w:val="0"/>
                  <w:divBdr>
                    <w:top w:val="none" w:sz="0" w:space="0" w:color="auto"/>
                    <w:left w:val="none" w:sz="0" w:space="0" w:color="auto"/>
                    <w:bottom w:val="none" w:sz="0" w:space="0" w:color="auto"/>
                    <w:right w:val="none" w:sz="0" w:space="0" w:color="auto"/>
                  </w:divBdr>
                </w:div>
                <w:div w:id="1549564765">
                  <w:marLeft w:val="0"/>
                  <w:marRight w:val="0"/>
                  <w:marTop w:val="0"/>
                  <w:marBottom w:val="0"/>
                  <w:divBdr>
                    <w:top w:val="none" w:sz="0" w:space="0" w:color="auto"/>
                    <w:left w:val="none" w:sz="0" w:space="0" w:color="auto"/>
                    <w:bottom w:val="none" w:sz="0" w:space="0" w:color="auto"/>
                    <w:right w:val="none" w:sz="0" w:space="0" w:color="auto"/>
                  </w:divBdr>
                </w:div>
                <w:div w:id="999237440">
                  <w:marLeft w:val="0"/>
                  <w:marRight w:val="0"/>
                  <w:marTop w:val="0"/>
                  <w:marBottom w:val="0"/>
                  <w:divBdr>
                    <w:top w:val="none" w:sz="0" w:space="0" w:color="auto"/>
                    <w:left w:val="none" w:sz="0" w:space="0" w:color="auto"/>
                    <w:bottom w:val="none" w:sz="0" w:space="0" w:color="auto"/>
                    <w:right w:val="none" w:sz="0" w:space="0" w:color="auto"/>
                  </w:divBdr>
                </w:div>
                <w:div w:id="1290747871">
                  <w:marLeft w:val="0"/>
                  <w:marRight w:val="0"/>
                  <w:marTop w:val="0"/>
                  <w:marBottom w:val="0"/>
                  <w:divBdr>
                    <w:top w:val="none" w:sz="0" w:space="0" w:color="auto"/>
                    <w:left w:val="none" w:sz="0" w:space="0" w:color="auto"/>
                    <w:bottom w:val="none" w:sz="0" w:space="0" w:color="auto"/>
                    <w:right w:val="none" w:sz="0" w:space="0" w:color="auto"/>
                  </w:divBdr>
                </w:div>
                <w:div w:id="2012905138">
                  <w:marLeft w:val="0"/>
                  <w:marRight w:val="0"/>
                  <w:marTop w:val="0"/>
                  <w:marBottom w:val="0"/>
                  <w:divBdr>
                    <w:top w:val="none" w:sz="0" w:space="0" w:color="auto"/>
                    <w:left w:val="none" w:sz="0" w:space="0" w:color="auto"/>
                    <w:bottom w:val="none" w:sz="0" w:space="0" w:color="auto"/>
                    <w:right w:val="none" w:sz="0" w:space="0" w:color="auto"/>
                  </w:divBdr>
                </w:div>
                <w:div w:id="645860146">
                  <w:marLeft w:val="0"/>
                  <w:marRight w:val="0"/>
                  <w:marTop w:val="0"/>
                  <w:marBottom w:val="0"/>
                  <w:divBdr>
                    <w:top w:val="none" w:sz="0" w:space="0" w:color="auto"/>
                    <w:left w:val="none" w:sz="0" w:space="0" w:color="auto"/>
                    <w:bottom w:val="none" w:sz="0" w:space="0" w:color="auto"/>
                    <w:right w:val="none" w:sz="0" w:space="0" w:color="auto"/>
                  </w:divBdr>
                </w:div>
                <w:div w:id="70851850">
                  <w:marLeft w:val="0"/>
                  <w:marRight w:val="0"/>
                  <w:marTop w:val="0"/>
                  <w:marBottom w:val="0"/>
                  <w:divBdr>
                    <w:top w:val="none" w:sz="0" w:space="0" w:color="auto"/>
                    <w:left w:val="none" w:sz="0" w:space="0" w:color="auto"/>
                    <w:bottom w:val="none" w:sz="0" w:space="0" w:color="auto"/>
                    <w:right w:val="none" w:sz="0" w:space="0" w:color="auto"/>
                  </w:divBdr>
                </w:div>
                <w:div w:id="588541992">
                  <w:marLeft w:val="0"/>
                  <w:marRight w:val="0"/>
                  <w:marTop w:val="0"/>
                  <w:marBottom w:val="0"/>
                  <w:divBdr>
                    <w:top w:val="none" w:sz="0" w:space="0" w:color="auto"/>
                    <w:left w:val="none" w:sz="0" w:space="0" w:color="auto"/>
                    <w:bottom w:val="none" w:sz="0" w:space="0" w:color="auto"/>
                    <w:right w:val="none" w:sz="0" w:space="0" w:color="auto"/>
                  </w:divBdr>
                </w:div>
                <w:div w:id="1478761862">
                  <w:marLeft w:val="0"/>
                  <w:marRight w:val="0"/>
                  <w:marTop w:val="0"/>
                  <w:marBottom w:val="0"/>
                  <w:divBdr>
                    <w:top w:val="none" w:sz="0" w:space="0" w:color="auto"/>
                    <w:left w:val="none" w:sz="0" w:space="0" w:color="auto"/>
                    <w:bottom w:val="none" w:sz="0" w:space="0" w:color="auto"/>
                    <w:right w:val="none" w:sz="0" w:space="0" w:color="auto"/>
                  </w:divBdr>
                </w:div>
                <w:div w:id="643435415">
                  <w:marLeft w:val="0"/>
                  <w:marRight w:val="0"/>
                  <w:marTop w:val="0"/>
                  <w:marBottom w:val="0"/>
                  <w:divBdr>
                    <w:top w:val="none" w:sz="0" w:space="0" w:color="auto"/>
                    <w:left w:val="none" w:sz="0" w:space="0" w:color="auto"/>
                    <w:bottom w:val="none" w:sz="0" w:space="0" w:color="auto"/>
                    <w:right w:val="none" w:sz="0" w:space="0" w:color="auto"/>
                  </w:divBdr>
                </w:div>
              </w:divsChild>
            </w:div>
            <w:div w:id="788819913">
              <w:marLeft w:val="0"/>
              <w:marRight w:val="0"/>
              <w:marTop w:val="0"/>
              <w:marBottom w:val="0"/>
              <w:divBdr>
                <w:top w:val="none" w:sz="0" w:space="0" w:color="auto"/>
                <w:left w:val="none" w:sz="0" w:space="0" w:color="auto"/>
                <w:bottom w:val="none" w:sz="0" w:space="0" w:color="auto"/>
                <w:right w:val="none" w:sz="0" w:space="0" w:color="auto"/>
              </w:divBdr>
            </w:div>
            <w:div w:id="416512797">
              <w:marLeft w:val="0"/>
              <w:marRight w:val="0"/>
              <w:marTop w:val="0"/>
              <w:marBottom w:val="0"/>
              <w:divBdr>
                <w:top w:val="none" w:sz="0" w:space="0" w:color="auto"/>
                <w:left w:val="none" w:sz="0" w:space="0" w:color="auto"/>
                <w:bottom w:val="none" w:sz="0" w:space="0" w:color="auto"/>
                <w:right w:val="none" w:sz="0" w:space="0" w:color="auto"/>
              </w:divBdr>
            </w:div>
            <w:div w:id="850416543">
              <w:marLeft w:val="0"/>
              <w:marRight w:val="0"/>
              <w:marTop w:val="0"/>
              <w:marBottom w:val="0"/>
              <w:divBdr>
                <w:top w:val="none" w:sz="0" w:space="0" w:color="auto"/>
                <w:left w:val="none" w:sz="0" w:space="0" w:color="auto"/>
                <w:bottom w:val="none" w:sz="0" w:space="0" w:color="auto"/>
                <w:right w:val="none" w:sz="0" w:space="0" w:color="auto"/>
              </w:divBdr>
            </w:div>
            <w:div w:id="261113667">
              <w:marLeft w:val="0"/>
              <w:marRight w:val="0"/>
              <w:marTop w:val="0"/>
              <w:marBottom w:val="0"/>
              <w:divBdr>
                <w:top w:val="none" w:sz="0" w:space="0" w:color="auto"/>
                <w:left w:val="none" w:sz="0" w:space="0" w:color="auto"/>
                <w:bottom w:val="none" w:sz="0" w:space="0" w:color="auto"/>
                <w:right w:val="none" w:sz="0" w:space="0" w:color="auto"/>
              </w:divBdr>
            </w:div>
            <w:div w:id="1995137780">
              <w:marLeft w:val="0"/>
              <w:marRight w:val="0"/>
              <w:marTop w:val="0"/>
              <w:marBottom w:val="0"/>
              <w:divBdr>
                <w:top w:val="none" w:sz="0" w:space="0" w:color="auto"/>
                <w:left w:val="none" w:sz="0" w:space="0" w:color="auto"/>
                <w:bottom w:val="none" w:sz="0" w:space="0" w:color="auto"/>
                <w:right w:val="none" w:sz="0" w:space="0" w:color="auto"/>
              </w:divBdr>
            </w:div>
            <w:div w:id="1539976826">
              <w:marLeft w:val="0"/>
              <w:marRight w:val="0"/>
              <w:marTop w:val="0"/>
              <w:marBottom w:val="0"/>
              <w:divBdr>
                <w:top w:val="none" w:sz="0" w:space="0" w:color="auto"/>
                <w:left w:val="none" w:sz="0" w:space="0" w:color="auto"/>
                <w:bottom w:val="none" w:sz="0" w:space="0" w:color="auto"/>
                <w:right w:val="none" w:sz="0" w:space="0" w:color="auto"/>
              </w:divBdr>
            </w:div>
            <w:div w:id="310449431">
              <w:marLeft w:val="0"/>
              <w:marRight w:val="0"/>
              <w:marTop w:val="0"/>
              <w:marBottom w:val="0"/>
              <w:divBdr>
                <w:top w:val="none" w:sz="0" w:space="0" w:color="auto"/>
                <w:left w:val="none" w:sz="0" w:space="0" w:color="auto"/>
                <w:bottom w:val="none" w:sz="0" w:space="0" w:color="auto"/>
                <w:right w:val="none" w:sz="0" w:space="0" w:color="auto"/>
              </w:divBdr>
            </w:div>
            <w:div w:id="418209538">
              <w:marLeft w:val="0"/>
              <w:marRight w:val="0"/>
              <w:marTop w:val="0"/>
              <w:marBottom w:val="0"/>
              <w:divBdr>
                <w:top w:val="none" w:sz="0" w:space="0" w:color="auto"/>
                <w:left w:val="none" w:sz="0" w:space="0" w:color="auto"/>
                <w:bottom w:val="none" w:sz="0" w:space="0" w:color="auto"/>
                <w:right w:val="none" w:sz="0" w:space="0" w:color="auto"/>
              </w:divBdr>
            </w:div>
            <w:div w:id="1796212502">
              <w:marLeft w:val="0"/>
              <w:marRight w:val="0"/>
              <w:marTop w:val="0"/>
              <w:marBottom w:val="0"/>
              <w:divBdr>
                <w:top w:val="none" w:sz="0" w:space="0" w:color="auto"/>
                <w:left w:val="none" w:sz="0" w:space="0" w:color="auto"/>
                <w:bottom w:val="none" w:sz="0" w:space="0" w:color="auto"/>
                <w:right w:val="none" w:sz="0" w:space="0" w:color="auto"/>
              </w:divBdr>
            </w:div>
            <w:div w:id="1334456029">
              <w:marLeft w:val="0"/>
              <w:marRight w:val="0"/>
              <w:marTop w:val="0"/>
              <w:marBottom w:val="0"/>
              <w:divBdr>
                <w:top w:val="none" w:sz="0" w:space="0" w:color="auto"/>
                <w:left w:val="none" w:sz="0" w:space="0" w:color="auto"/>
                <w:bottom w:val="none" w:sz="0" w:space="0" w:color="auto"/>
                <w:right w:val="none" w:sz="0" w:space="0" w:color="auto"/>
              </w:divBdr>
            </w:div>
            <w:div w:id="1899627243">
              <w:marLeft w:val="0"/>
              <w:marRight w:val="0"/>
              <w:marTop w:val="0"/>
              <w:marBottom w:val="0"/>
              <w:divBdr>
                <w:top w:val="none" w:sz="0" w:space="0" w:color="auto"/>
                <w:left w:val="none" w:sz="0" w:space="0" w:color="auto"/>
                <w:bottom w:val="none" w:sz="0" w:space="0" w:color="auto"/>
                <w:right w:val="none" w:sz="0" w:space="0" w:color="auto"/>
              </w:divBdr>
            </w:div>
            <w:div w:id="1777095452">
              <w:marLeft w:val="0"/>
              <w:marRight w:val="0"/>
              <w:marTop w:val="0"/>
              <w:marBottom w:val="0"/>
              <w:divBdr>
                <w:top w:val="none" w:sz="0" w:space="0" w:color="auto"/>
                <w:left w:val="none" w:sz="0" w:space="0" w:color="auto"/>
                <w:bottom w:val="none" w:sz="0" w:space="0" w:color="auto"/>
                <w:right w:val="none" w:sz="0" w:space="0" w:color="auto"/>
              </w:divBdr>
            </w:div>
            <w:div w:id="1759600361">
              <w:marLeft w:val="0"/>
              <w:marRight w:val="0"/>
              <w:marTop w:val="0"/>
              <w:marBottom w:val="0"/>
              <w:divBdr>
                <w:top w:val="none" w:sz="0" w:space="0" w:color="auto"/>
                <w:left w:val="none" w:sz="0" w:space="0" w:color="auto"/>
                <w:bottom w:val="none" w:sz="0" w:space="0" w:color="auto"/>
                <w:right w:val="none" w:sz="0" w:space="0" w:color="auto"/>
              </w:divBdr>
            </w:div>
            <w:div w:id="1192182335">
              <w:marLeft w:val="0"/>
              <w:marRight w:val="0"/>
              <w:marTop w:val="0"/>
              <w:marBottom w:val="0"/>
              <w:divBdr>
                <w:top w:val="none" w:sz="0" w:space="0" w:color="auto"/>
                <w:left w:val="none" w:sz="0" w:space="0" w:color="auto"/>
                <w:bottom w:val="none" w:sz="0" w:space="0" w:color="auto"/>
                <w:right w:val="none" w:sz="0" w:space="0" w:color="auto"/>
              </w:divBdr>
            </w:div>
            <w:div w:id="323162798">
              <w:marLeft w:val="0"/>
              <w:marRight w:val="0"/>
              <w:marTop w:val="0"/>
              <w:marBottom w:val="0"/>
              <w:divBdr>
                <w:top w:val="none" w:sz="0" w:space="0" w:color="auto"/>
                <w:left w:val="none" w:sz="0" w:space="0" w:color="auto"/>
                <w:bottom w:val="none" w:sz="0" w:space="0" w:color="auto"/>
                <w:right w:val="none" w:sz="0" w:space="0" w:color="auto"/>
              </w:divBdr>
            </w:div>
            <w:div w:id="515921525">
              <w:marLeft w:val="0"/>
              <w:marRight w:val="0"/>
              <w:marTop w:val="0"/>
              <w:marBottom w:val="0"/>
              <w:divBdr>
                <w:top w:val="none" w:sz="0" w:space="0" w:color="auto"/>
                <w:left w:val="none" w:sz="0" w:space="0" w:color="auto"/>
                <w:bottom w:val="none" w:sz="0" w:space="0" w:color="auto"/>
                <w:right w:val="none" w:sz="0" w:space="0" w:color="auto"/>
              </w:divBdr>
            </w:div>
            <w:div w:id="1964145779">
              <w:marLeft w:val="0"/>
              <w:marRight w:val="0"/>
              <w:marTop w:val="0"/>
              <w:marBottom w:val="0"/>
              <w:divBdr>
                <w:top w:val="none" w:sz="0" w:space="0" w:color="auto"/>
                <w:left w:val="none" w:sz="0" w:space="0" w:color="auto"/>
                <w:bottom w:val="none" w:sz="0" w:space="0" w:color="auto"/>
                <w:right w:val="none" w:sz="0" w:space="0" w:color="auto"/>
              </w:divBdr>
            </w:div>
            <w:div w:id="1884487949">
              <w:marLeft w:val="0"/>
              <w:marRight w:val="0"/>
              <w:marTop w:val="0"/>
              <w:marBottom w:val="0"/>
              <w:divBdr>
                <w:top w:val="none" w:sz="0" w:space="0" w:color="auto"/>
                <w:left w:val="none" w:sz="0" w:space="0" w:color="auto"/>
                <w:bottom w:val="none" w:sz="0" w:space="0" w:color="auto"/>
                <w:right w:val="none" w:sz="0" w:space="0" w:color="auto"/>
              </w:divBdr>
            </w:div>
            <w:div w:id="1570463469">
              <w:marLeft w:val="0"/>
              <w:marRight w:val="0"/>
              <w:marTop w:val="0"/>
              <w:marBottom w:val="0"/>
              <w:divBdr>
                <w:top w:val="none" w:sz="0" w:space="0" w:color="auto"/>
                <w:left w:val="none" w:sz="0" w:space="0" w:color="auto"/>
                <w:bottom w:val="none" w:sz="0" w:space="0" w:color="auto"/>
                <w:right w:val="none" w:sz="0" w:space="0" w:color="auto"/>
              </w:divBdr>
            </w:div>
            <w:div w:id="1506432791">
              <w:marLeft w:val="0"/>
              <w:marRight w:val="0"/>
              <w:marTop w:val="0"/>
              <w:marBottom w:val="0"/>
              <w:divBdr>
                <w:top w:val="none" w:sz="0" w:space="0" w:color="auto"/>
                <w:left w:val="none" w:sz="0" w:space="0" w:color="auto"/>
                <w:bottom w:val="none" w:sz="0" w:space="0" w:color="auto"/>
                <w:right w:val="none" w:sz="0" w:space="0" w:color="auto"/>
              </w:divBdr>
            </w:div>
            <w:div w:id="719324295">
              <w:marLeft w:val="0"/>
              <w:marRight w:val="0"/>
              <w:marTop w:val="0"/>
              <w:marBottom w:val="0"/>
              <w:divBdr>
                <w:top w:val="none" w:sz="0" w:space="0" w:color="auto"/>
                <w:left w:val="none" w:sz="0" w:space="0" w:color="auto"/>
                <w:bottom w:val="none" w:sz="0" w:space="0" w:color="auto"/>
                <w:right w:val="none" w:sz="0" w:space="0" w:color="auto"/>
              </w:divBdr>
            </w:div>
            <w:div w:id="1027170902">
              <w:marLeft w:val="0"/>
              <w:marRight w:val="0"/>
              <w:marTop w:val="0"/>
              <w:marBottom w:val="0"/>
              <w:divBdr>
                <w:top w:val="none" w:sz="0" w:space="0" w:color="auto"/>
                <w:left w:val="none" w:sz="0" w:space="0" w:color="auto"/>
                <w:bottom w:val="none" w:sz="0" w:space="0" w:color="auto"/>
                <w:right w:val="none" w:sz="0" w:space="0" w:color="auto"/>
              </w:divBdr>
            </w:div>
            <w:div w:id="736782700">
              <w:marLeft w:val="0"/>
              <w:marRight w:val="0"/>
              <w:marTop w:val="0"/>
              <w:marBottom w:val="0"/>
              <w:divBdr>
                <w:top w:val="none" w:sz="0" w:space="0" w:color="auto"/>
                <w:left w:val="none" w:sz="0" w:space="0" w:color="auto"/>
                <w:bottom w:val="none" w:sz="0" w:space="0" w:color="auto"/>
                <w:right w:val="none" w:sz="0" w:space="0" w:color="auto"/>
              </w:divBdr>
            </w:div>
            <w:div w:id="1833133663">
              <w:marLeft w:val="0"/>
              <w:marRight w:val="0"/>
              <w:marTop w:val="0"/>
              <w:marBottom w:val="0"/>
              <w:divBdr>
                <w:top w:val="none" w:sz="0" w:space="0" w:color="auto"/>
                <w:left w:val="none" w:sz="0" w:space="0" w:color="auto"/>
                <w:bottom w:val="none" w:sz="0" w:space="0" w:color="auto"/>
                <w:right w:val="none" w:sz="0" w:space="0" w:color="auto"/>
              </w:divBdr>
            </w:div>
            <w:div w:id="1706905680">
              <w:marLeft w:val="0"/>
              <w:marRight w:val="0"/>
              <w:marTop w:val="0"/>
              <w:marBottom w:val="0"/>
              <w:divBdr>
                <w:top w:val="none" w:sz="0" w:space="0" w:color="auto"/>
                <w:left w:val="none" w:sz="0" w:space="0" w:color="auto"/>
                <w:bottom w:val="none" w:sz="0" w:space="0" w:color="auto"/>
                <w:right w:val="none" w:sz="0" w:space="0" w:color="auto"/>
              </w:divBdr>
            </w:div>
            <w:div w:id="969936617">
              <w:marLeft w:val="0"/>
              <w:marRight w:val="0"/>
              <w:marTop w:val="0"/>
              <w:marBottom w:val="0"/>
              <w:divBdr>
                <w:top w:val="none" w:sz="0" w:space="0" w:color="auto"/>
                <w:left w:val="none" w:sz="0" w:space="0" w:color="auto"/>
                <w:bottom w:val="none" w:sz="0" w:space="0" w:color="auto"/>
                <w:right w:val="none" w:sz="0" w:space="0" w:color="auto"/>
              </w:divBdr>
            </w:div>
            <w:div w:id="310138446">
              <w:marLeft w:val="0"/>
              <w:marRight w:val="0"/>
              <w:marTop w:val="0"/>
              <w:marBottom w:val="0"/>
              <w:divBdr>
                <w:top w:val="none" w:sz="0" w:space="0" w:color="auto"/>
                <w:left w:val="none" w:sz="0" w:space="0" w:color="auto"/>
                <w:bottom w:val="none" w:sz="0" w:space="0" w:color="auto"/>
                <w:right w:val="none" w:sz="0" w:space="0" w:color="auto"/>
              </w:divBdr>
            </w:div>
            <w:div w:id="473327473">
              <w:marLeft w:val="0"/>
              <w:marRight w:val="0"/>
              <w:marTop w:val="0"/>
              <w:marBottom w:val="0"/>
              <w:divBdr>
                <w:top w:val="none" w:sz="0" w:space="0" w:color="auto"/>
                <w:left w:val="none" w:sz="0" w:space="0" w:color="auto"/>
                <w:bottom w:val="none" w:sz="0" w:space="0" w:color="auto"/>
                <w:right w:val="none" w:sz="0" w:space="0" w:color="auto"/>
              </w:divBdr>
            </w:div>
            <w:div w:id="233319657">
              <w:marLeft w:val="0"/>
              <w:marRight w:val="0"/>
              <w:marTop w:val="0"/>
              <w:marBottom w:val="0"/>
              <w:divBdr>
                <w:top w:val="none" w:sz="0" w:space="0" w:color="auto"/>
                <w:left w:val="none" w:sz="0" w:space="0" w:color="auto"/>
                <w:bottom w:val="none" w:sz="0" w:space="0" w:color="auto"/>
                <w:right w:val="none" w:sz="0" w:space="0" w:color="auto"/>
              </w:divBdr>
            </w:div>
            <w:div w:id="1768385137">
              <w:marLeft w:val="0"/>
              <w:marRight w:val="0"/>
              <w:marTop w:val="0"/>
              <w:marBottom w:val="0"/>
              <w:divBdr>
                <w:top w:val="none" w:sz="0" w:space="0" w:color="auto"/>
                <w:left w:val="none" w:sz="0" w:space="0" w:color="auto"/>
                <w:bottom w:val="none" w:sz="0" w:space="0" w:color="auto"/>
                <w:right w:val="none" w:sz="0" w:space="0" w:color="auto"/>
              </w:divBdr>
            </w:div>
            <w:div w:id="476188606">
              <w:marLeft w:val="0"/>
              <w:marRight w:val="0"/>
              <w:marTop w:val="0"/>
              <w:marBottom w:val="0"/>
              <w:divBdr>
                <w:top w:val="none" w:sz="0" w:space="0" w:color="auto"/>
                <w:left w:val="none" w:sz="0" w:space="0" w:color="auto"/>
                <w:bottom w:val="none" w:sz="0" w:space="0" w:color="auto"/>
                <w:right w:val="none" w:sz="0" w:space="0" w:color="auto"/>
              </w:divBdr>
            </w:div>
            <w:div w:id="2128086065">
              <w:marLeft w:val="0"/>
              <w:marRight w:val="0"/>
              <w:marTop w:val="0"/>
              <w:marBottom w:val="0"/>
              <w:divBdr>
                <w:top w:val="none" w:sz="0" w:space="0" w:color="auto"/>
                <w:left w:val="none" w:sz="0" w:space="0" w:color="auto"/>
                <w:bottom w:val="none" w:sz="0" w:space="0" w:color="auto"/>
                <w:right w:val="none" w:sz="0" w:space="0" w:color="auto"/>
              </w:divBdr>
            </w:div>
            <w:div w:id="1207789594">
              <w:marLeft w:val="0"/>
              <w:marRight w:val="0"/>
              <w:marTop w:val="0"/>
              <w:marBottom w:val="0"/>
              <w:divBdr>
                <w:top w:val="none" w:sz="0" w:space="0" w:color="auto"/>
                <w:left w:val="none" w:sz="0" w:space="0" w:color="auto"/>
                <w:bottom w:val="none" w:sz="0" w:space="0" w:color="auto"/>
                <w:right w:val="none" w:sz="0" w:space="0" w:color="auto"/>
              </w:divBdr>
            </w:div>
            <w:div w:id="1290742248">
              <w:marLeft w:val="0"/>
              <w:marRight w:val="0"/>
              <w:marTop w:val="0"/>
              <w:marBottom w:val="0"/>
              <w:divBdr>
                <w:top w:val="none" w:sz="0" w:space="0" w:color="auto"/>
                <w:left w:val="none" w:sz="0" w:space="0" w:color="auto"/>
                <w:bottom w:val="none" w:sz="0" w:space="0" w:color="auto"/>
                <w:right w:val="none" w:sz="0" w:space="0" w:color="auto"/>
              </w:divBdr>
            </w:div>
            <w:div w:id="889658025">
              <w:marLeft w:val="0"/>
              <w:marRight w:val="0"/>
              <w:marTop w:val="0"/>
              <w:marBottom w:val="0"/>
              <w:divBdr>
                <w:top w:val="none" w:sz="0" w:space="0" w:color="auto"/>
                <w:left w:val="none" w:sz="0" w:space="0" w:color="auto"/>
                <w:bottom w:val="none" w:sz="0" w:space="0" w:color="auto"/>
                <w:right w:val="none" w:sz="0" w:space="0" w:color="auto"/>
              </w:divBdr>
            </w:div>
            <w:div w:id="1495728421">
              <w:marLeft w:val="0"/>
              <w:marRight w:val="0"/>
              <w:marTop w:val="0"/>
              <w:marBottom w:val="0"/>
              <w:divBdr>
                <w:top w:val="none" w:sz="0" w:space="0" w:color="auto"/>
                <w:left w:val="none" w:sz="0" w:space="0" w:color="auto"/>
                <w:bottom w:val="none" w:sz="0" w:space="0" w:color="auto"/>
                <w:right w:val="none" w:sz="0" w:space="0" w:color="auto"/>
              </w:divBdr>
            </w:div>
            <w:div w:id="1713727838">
              <w:marLeft w:val="0"/>
              <w:marRight w:val="0"/>
              <w:marTop w:val="0"/>
              <w:marBottom w:val="0"/>
              <w:divBdr>
                <w:top w:val="none" w:sz="0" w:space="0" w:color="auto"/>
                <w:left w:val="none" w:sz="0" w:space="0" w:color="auto"/>
                <w:bottom w:val="none" w:sz="0" w:space="0" w:color="auto"/>
                <w:right w:val="none" w:sz="0" w:space="0" w:color="auto"/>
              </w:divBdr>
            </w:div>
            <w:div w:id="1534153126">
              <w:marLeft w:val="0"/>
              <w:marRight w:val="0"/>
              <w:marTop w:val="0"/>
              <w:marBottom w:val="0"/>
              <w:divBdr>
                <w:top w:val="none" w:sz="0" w:space="0" w:color="auto"/>
                <w:left w:val="none" w:sz="0" w:space="0" w:color="auto"/>
                <w:bottom w:val="none" w:sz="0" w:space="0" w:color="auto"/>
                <w:right w:val="none" w:sz="0" w:space="0" w:color="auto"/>
              </w:divBdr>
            </w:div>
            <w:div w:id="1691568066">
              <w:marLeft w:val="0"/>
              <w:marRight w:val="0"/>
              <w:marTop w:val="0"/>
              <w:marBottom w:val="0"/>
              <w:divBdr>
                <w:top w:val="none" w:sz="0" w:space="0" w:color="auto"/>
                <w:left w:val="none" w:sz="0" w:space="0" w:color="auto"/>
                <w:bottom w:val="none" w:sz="0" w:space="0" w:color="auto"/>
                <w:right w:val="none" w:sz="0" w:space="0" w:color="auto"/>
              </w:divBdr>
            </w:div>
            <w:div w:id="2135098500">
              <w:marLeft w:val="0"/>
              <w:marRight w:val="0"/>
              <w:marTop w:val="0"/>
              <w:marBottom w:val="0"/>
              <w:divBdr>
                <w:top w:val="none" w:sz="0" w:space="0" w:color="auto"/>
                <w:left w:val="none" w:sz="0" w:space="0" w:color="auto"/>
                <w:bottom w:val="none" w:sz="0" w:space="0" w:color="auto"/>
                <w:right w:val="none" w:sz="0" w:space="0" w:color="auto"/>
              </w:divBdr>
            </w:div>
            <w:div w:id="1406145400">
              <w:marLeft w:val="0"/>
              <w:marRight w:val="0"/>
              <w:marTop w:val="0"/>
              <w:marBottom w:val="0"/>
              <w:divBdr>
                <w:top w:val="none" w:sz="0" w:space="0" w:color="auto"/>
                <w:left w:val="none" w:sz="0" w:space="0" w:color="auto"/>
                <w:bottom w:val="none" w:sz="0" w:space="0" w:color="auto"/>
                <w:right w:val="none" w:sz="0" w:space="0" w:color="auto"/>
              </w:divBdr>
            </w:div>
            <w:div w:id="1656104079">
              <w:marLeft w:val="0"/>
              <w:marRight w:val="0"/>
              <w:marTop w:val="0"/>
              <w:marBottom w:val="0"/>
              <w:divBdr>
                <w:top w:val="none" w:sz="0" w:space="0" w:color="auto"/>
                <w:left w:val="none" w:sz="0" w:space="0" w:color="auto"/>
                <w:bottom w:val="none" w:sz="0" w:space="0" w:color="auto"/>
                <w:right w:val="none" w:sz="0" w:space="0" w:color="auto"/>
              </w:divBdr>
            </w:div>
            <w:div w:id="157308192">
              <w:marLeft w:val="0"/>
              <w:marRight w:val="0"/>
              <w:marTop w:val="0"/>
              <w:marBottom w:val="0"/>
              <w:divBdr>
                <w:top w:val="none" w:sz="0" w:space="0" w:color="auto"/>
                <w:left w:val="none" w:sz="0" w:space="0" w:color="auto"/>
                <w:bottom w:val="none" w:sz="0" w:space="0" w:color="auto"/>
                <w:right w:val="none" w:sz="0" w:space="0" w:color="auto"/>
              </w:divBdr>
            </w:div>
            <w:div w:id="1166819499">
              <w:marLeft w:val="0"/>
              <w:marRight w:val="0"/>
              <w:marTop w:val="0"/>
              <w:marBottom w:val="0"/>
              <w:divBdr>
                <w:top w:val="none" w:sz="0" w:space="0" w:color="auto"/>
                <w:left w:val="none" w:sz="0" w:space="0" w:color="auto"/>
                <w:bottom w:val="none" w:sz="0" w:space="0" w:color="auto"/>
                <w:right w:val="none" w:sz="0" w:space="0" w:color="auto"/>
              </w:divBdr>
            </w:div>
            <w:div w:id="1822844044">
              <w:marLeft w:val="0"/>
              <w:marRight w:val="0"/>
              <w:marTop w:val="0"/>
              <w:marBottom w:val="0"/>
              <w:divBdr>
                <w:top w:val="none" w:sz="0" w:space="0" w:color="auto"/>
                <w:left w:val="none" w:sz="0" w:space="0" w:color="auto"/>
                <w:bottom w:val="none" w:sz="0" w:space="0" w:color="auto"/>
                <w:right w:val="none" w:sz="0" w:space="0" w:color="auto"/>
              </w:divBdr>
            </w:div>
            <w:div w:id="1828474070">
              <w:marLeft w:val="0"/>
              <w:marRight w:val="0"/>
              <w:marTop w:val="0"/>
              <w:marBottom w:val="0"/>
              <w:divBdr>
                <w:top w:val="none" w:sz="0" w:space="0" w:color="auto"/>
                <w:left w:val="none" w:sz="0" w:space="0" w:color="auto"/>
                <w:bottom w:val="none" w:sz="0" w:space="0" w:color="auto"/>
                <w:right w:val="none" w:sz="0" w:space="0" w:color="auto"/>
              </w:divBdr>
            </w:div>
            <w:div w:id="1217549053">
              <w:marLeft w:val="0"/>
              <w:marRight w:val="0"/>
              <w:marTop w:val="0"/>
              <w:marBottom w:val="0"/>
              <w:divBdr>
                <w:top w:val="none" w:sz="0" w:space="0" w:color="auto"/>
                <w:left w:val="none" w:sz="0" w:space="0" w:color="auto"/>
                <w:bottom w:val="none" w:sz="0" w:space="0" w:color="auto"/>
                <w:right w:val="none" w:sz="0" w:space="0" w:color="auto"/>
              </w:divBdr>
            </w:div>
            <w:div w:id="1572227040">
              <w:marLeft w:val="0"/>
              <w:marRight w:val="0"/>
              <w:marTop w:val="0"/>
              <w:marBottom w:val="0"/>
              <w:divBdr>
                <w:top w:val="none" w:sz="0" w:space="0" w:color="auto"/>
                <w:left w:val="none" w:sz="0" w:space="0" w:color="auto"/>
                <w:bottom w:val="none" w:sz="0" w:space="0" w:color="auto"/>
                <w:right w:val="none" w:sz="0" w:space="0" w:color="auto"/>
              </w:divBdr>
            </w:div>
            <w:div w:id="2111729458">
              <w:marLeft w:val="0"/>
              <w:marRight w:val="0"/>
              <w:marTop w:val="0"/>
              <w:marBottom w:val="0"/>
              <w:divBdr>
                <w:top w:val="none" w:sz="0" w:space="0" w:color="auto"/>
                <w:left w:val="none" w:sz="0" w:space="0" w:color="auto"/>
                <w:bottom w:val="none" w:sz="0" w:space="0" w:color="auto"/>
                <w:right w:val="none" w:sz="0" w:space="0" w:color="auto"/>
              </w:divBdr>
            </w:div>
            <w:div w:id="127937665">
              <w:marLeft w:val="0"/>
              <w:marRight w:val="0"/>
              <w:marTop w:val="0"/>
              <w:marBottom w:val="0"/>
              <w:divBdr>
                <w:top w:val="none" w:sz="0" w:space="0" w:color="auto"/>
                <w:left w:val="none" w:sz="0" w:space="0" w:color="auto"/>
                <w:bottom w:val="none" w:sz="0" w:space="0" w:color="auto"/>
                <w:right w:val="none" w:sz="0" w:space="0" w:color="auto"/>
              </w:divBdr>
            </w:div>
            <w:div w:id="1970931836">
              <w:marLeft w:val="0"/>
              <w:marRight w:val="0"/>
              <w:marTop w:val="0"/>
              <w:marBottom w:val="0"/>
              <w:divBdr>
                <w:top w:val="none" w:sz="0" w:space="0" w:color="auto"/>
                <w:left w:val="none" w:sz="0" w:space="0" w:color="auto"/>
                <w:bottom w:val="none" w:sz="0" w:space="0" w:color="auto"/>
                <w:right w:val="none" w:sz="0" w:space="0" w:color="auto"/>
              </w:divBdr>
            </w:div>
            <w:div w:id="3095965">
              <w:marLeft w:val="0"/>
              <w:marRight w:val="0"/>
              <w:marTop w:val="0"/>
              <w:marBottom w:val="0"/>
              <w:divBdr>
                <w:top w:val="none" w:sz="0" w:space="0" w:color="auto"/>
                <w:left w:val="none" w:sz="0" w:space="0" w:color="auto"/>
                <w:bottom w:val="none" w:sz="0" w:space="0" w:color="auto"/>
                <w:right w:val="none" w:sz="0" w:space="0" w:color="auto"/>
              </w:divBdr>
            </w:div>
            <w:div w:id="1484546223">
              <w:marLeft w:val="0"/>
              <w:marRight w:val="0"/>
              <w:marTop w:val="0"/>
              <w:marBottom w:val="0"/>
              <w:divBdr>
                <w:top w:val="none" w:sz="0" w:space="0" w:color="auto"/>
                <w:left w:val="none" w:sz="0" w:space="0" w:color="auto"/>
                <w:bottom w:val="none" w:sz="0" w:space="0" w:color="auto"/>
                <w:right w:val="none" w:sz="0" w:space="0" w:color="auto"/>
              </w:divBdr>
            </w:div>
            <w:div w:id="856693908">
              <w:marLeft w:val="0"/>
              <w:marRight w:val="0"/>
              <w:marTop w:val="0"/>
              <w:marBottom w:val="0"/>
              <w:divBdr>
                <w:top w:val="none" w:sz="0" w:space="0" w:color="auto"/>
                <w:left w:val="none" w:sz="0" w:space="0" w:color="auto"/>
                <w:bottom w:val="none" w:sz="0" w:space="0" w:color="auto"/>
                <w:right w:val="none" w:sz="0" w:space="0" w:color="auto"/>
              </w:divBdr>
            </w:div>
            <w:div w:id="1849754030">
              <w:marLeft w:val="0"/>
              <w:marRight w:val="0"/>
              <w:marTop w:val="0"/>
              <w:marBottom w:val="0"/>
              <w:divBdr>
                <w:top w:val="none" w:sz="0" w:space="0" w:color="auto"/>
                <w:left w:val="none" w:sz="0" w:space="0" w:color="auto"/>
                <w:bottom w:val="none" w:sz="0" w:space="0" w:color="auto"/>
                <w:right w:val="none" w:sz="0" w:space="0" w:color="auto"/>
              </w:divBdr>
            </w:div>
            <w:div w:id="2008047861">
              <w:marLeft w:val="0"/>
              <w:marRight w:val="0"/>
              <w:marTop w:val="0"/>
              <w:marBottom w:val="0"/>
              <w:divBdr>
                <w:top w:val="none" w:sz="0" w:space="0" w:color="auto"/>
                <w:left w:val="none" w:sz="0" w:space="0" w:color="auto"/>
                <w:bottom w:val="none" w:sz="0" w:space="0" w:color="auto"/>
                <w:right w:val="none" w:sz="0" w:space="0" w:color="auto"/>
              </w:divBdr>
            </w:div>
            <w:div w:id="1253009253">
              <w:marLeft w:val="0"/>
              <w:marRight w:val="0"/>
              <w:marTop w:val="0"/>
              <w:marBottom w:val="0"/>
              <w:divBdr>
                <w:top w:val="none" w:sz="0" w:space="0" w:color="auto"/>
                <w:left w:val="none" w:sz="0" w:space="0" w:color="auto"/>
                <w:bottom w:val="none" w:sz="0" w:space="0" w:color="auto"/>
                <w:right w:val="none" w:sz="0" w:space="0" w:color="auto"/>
              </w:divBdr>
            </w:div>
            <w:div w:id="856118256">
              <w:marLeft w:val="0"/>
              <w:marRight w:val="0"/>
              <w:marTop w:val="0"/>
              <w:marBottom w:val="0"/>
              <w:divBdr>
                <w:top w:val="none" w:sz="0" w:space="0" w:color="auto"/>
                <w:left w:val="none" w:sz="0" w:space="0" w:color="auto"/>
                <w:bottom w:val="none" w:sz="0" w:space="0" w:color="auto"/>
                <w:right w:val="none" w:sz="0" w:space="0" w:color="auto"/>
              </w:divBdr>
            </w:div>
            <w:div w:id="1209340196">
              <w:marLeft w:val="0"/>
              <w:marRight w:val="0"/>
              <w:marTop w:val="0"/>
              <w:marBottom w:val="0"/>
              <w:divBdr>
                <w:top w:val="none" w:sz="0" w:space="0" w:color="auto"/>
                <w:left w:val="none" w:sz="0" w:space="0" w:color="auto"/>
                <w:bottom w:val="none" w:sz="0" w:space="0" w:color="auto"/>
                <w:right w:val="none" w:sz="0" w:space="0" w:color="auto"/>
              </w:divBdr>
            </w:div>
            <w:div w:id="602879915">
              <w:marLeft w:val="0"/>
              <w:marRight w:val="0"/>
              <w:marTop w:val="0"/>
              <w:marBottom w:val="0"/>
              <w:divBdr>
                <w:top w:val="none" w:sz="0" w:space="0" w:color="auto"/>
                <w:left w:val="none" w:sz="0" w:space="0" w:color="auto"/>
                <w:bottom w:val="none" w:sz="0" w:space="0" w:color="auto"/>
                <w:right w:val="none" w:sz="0" w:space="0" w:color="auto"/>
              </w:divBdr>
            </w:div>
            <w:div w:id="1018430896">
              <w:marLeft w:val="0"/>
              <w:marRight w:val="0"/>
              <w:marTop w:val="0"/>
              <w:marBottom w:val="0"/>
              <w:divBdr>
                <w:top w:val="none" w:sz="0" w:space="0" w:color="auto"/>
                <w:left w:val="none" w:sz="0" w:space="0" w:color="auto"/>
                <w:bottom w:val="none" w:sz="0" w:space="0" w:color="auto"/>
                <w:right w:val="none" w:sz="0" w:space="0" w:color="auto"/>
              </w:divBdr>
            </w:div>
            <w:div w:id="839127047">
              <w:marLeft w:val="0"/>
              <w:marRight w:val="0"/>
              <w:marTop w:val="0"/>
              <w:marBottom w:val="0"/>
              <w:divBdr>
                <w:top w:val="none" w:sz="0" w:space="0" w:color="auto"/>
                <w:left w:val="none" w:sz="0" w:space="0" w:color="auto"/>
                <w:bottom w:val="none" w:sz="0" w:space="0" w:color="auto"/>
                <w:right w:val="none" w:sz="0" w:space="0" w:color="auto"/>
              </w:divBdr>
            </w:div>
            <w:div w:id="1702432752">
              <w:marLeft w:val="0"/>
              <w:marRight w:val="0"/>
              <w:marTop w:val="0"/>
              <w:marBottom w:val="0"/>
              <w:divBdr>
                <w:top w:val="none" w:sz="0" w:space="0" w:color="auto"/>
                <w:left w:val="none" w:sz="0" w:space="0" w:color="auto"/>
                <w:bottom w:val="none" w:sz="0" w:space="0" w:color="auto"/>
                <w:right w:val="none" w:sz="0" w:space="0" w:color="auto"/>
              </w:divBdr>
            </w:div>
            <w:div w:id="1465194898">
              <w:marLeft w:val="0"/>
              <w:marRight w:val="0"/>
              <w:marTop w:val="0"/>
              <w:marBottom w:val="0"/>
              <w:divBdr>
                <w:top w:val="none" w:sz="0" w:space="0" w:color="auto"/>
                <w:left w:val="none" w:sz="0" w:space="0" w:color="auto"/>
                <w:bottom w:val="none" w:sz="0" w:space="0" w:color="auto"/>
                <w:right w:val="none" w:sz="0" w:space="0" w:color="auto"/>
              </w:divBdr>
            </w:div>
            <w:div w:id="249585868">
              <w:marLeft w:val="0"/>
              <w:marRight w:val="0"/>
              <w:marTop w:val="0"/>
              <w:marBottom w:val="0"/>
              <w:divBdr>
                <w:top w:val="none" w:sz="0" w:space="0" w:color="auto"/>
                <w:left w:val="none" w:sz="0" w:space="0" w:color="auto"/>
                <w:bottom w:val="none" w:sz="0" w:space="0" w:color="auto"/>
                <w:right w:val="none" w:sz="0" w:space="0" w:color="auto"/>
              </w:divBdr>
            </w:div>
            <w:div w:id="629870987">
              <w:marLeft w:val="0"/>
              <w:marRight w:val="0"/>
              <w:marTop w:val="0"/>
              <w:marBottom w:val="0"/>
              <w:divBdr>
                <w:top w:val="none" w:sz="0" w:space="0" w:color="auto"/>
                <w:left w:val="none" w:sz="0" w:space="0" w:color="auto"/>
                <w:bottom w:val="none" w:sz="0" w:space="0" w:color="auto"/>
                <w:right w:val="none" w:sz="0" w:space="0" w:color="auto"/>
              </w:divBdr>
            </w:div>
            <w:div w:id="2140956378">
              <w:marLeft w:val="0"/>
              <w:marRight w:val="0"/>
              <w:marTop w:val="0"/>
              <w:marBottom w:val="0"/>
              <w:divBdr>
                <w:top w:val="none" w:sz="0" w:space="0" w:color="auto"/>
                <w:left w:val="none" w:sz="0" w:space="0" w:color="auto"/>
                <w:bottom w:val="none" w:sz="0" w:space="0" w:color="auto"/>
                <w:right w:val="none" w:sz="0" w:space="0" w:color="auto"/>
              </w:divBdr>
            </w:div>
            <w:div w:id="1922373453">
              <w:marLeft w:val="0"/>
              <w:marRight w:val="0"/>
              <w:marTop w:val="0"/>
              <w:marBottom w:val="0"/>
              <w:divBdr>
                <w:top w:val="none" w:sz="0" w:space="0" w:color="auto"/>
                <w:left w:val="none" w:sz="0" w:space="0" w:color="auto"/>
                <w:bottom w:val="none" w:sz="0" w:space="0" w:color="auto"/>
                <w:right w:val="none" w:sz="0" w:space="0" w:color="auto"/>
              </w:divBdr>
            </w:div>
            <w:div w:id="1979452701">
              <w:marLeft w:val="0"/>
              <w:marRight w:val="0"/>
              <w:marTop w:val="0"/>
              <w:marBottom w:val="0"/>
              <w:divBdr>
                <w:top w:val="none" w:sz="0" w:space="0" w:color="auto"/>
                <w:left w:val="none" w:sz="0" w:space="0" w:color="auto"/>
                <w:bottom w:val="none" w:sz="0" w:space="0" w:color="auto"/>
                <w:right w:val="none" w:sz="0" w:space="0" w:color="auto"/>
              </w:divBdr>
            </w:div>
            <w:div w:id="666323931">
              <w:marLeft w:val="0"/>
              <w:marRight w:val="0"/>
              <w:marTop w:val="0"/>
              <w:marBottom w:val="0"/>
              <w:divBdr>
                <w:top w:val="none" w:sz="0" w:space="0" w:color="auto"/>
                <w:left w:val="none" w:sz="0" w:space="0" w:color="auto"/>
                <w:bottom w:val="none" w:sz="0" w:space="0" w:color="auto"/>
                <w:right w:val="none" w:sz="0" w:space="0" w:color="auto"/>
              </w:divBdr>
            </w:div>
            <w:div w:id="596256133">
              <w:marLeft w:val="0"/>
              <w:marRight w:val="0"/>
              <w:marTop w:val="0"/>
              <w:marBottom w:val="0"/>
              <w:divBdr>
                <w:top w:val="none" w:sz="0" w:space="0" w:color="auto"/>
                <w:left w:val="none" w:sz="0" w:space="0" w:color="auto"/>
                <w:bottom w:val="none" w:sz="0" w:space="0" w:color="auto"/>
                <w:right w:val="none" w:sz="0" w:space="0" w:color="auto"/>
              </w:divBdr>
            </w:div>
            <w:div w:id="1788699325">
              <w:marLeft w:val="0"/>
              <w:marRight w:val="0"/>
              <w:marTop w:val="0"/>
              <w:marBottom w:val="0"/>
              <w:divBdr>
                <w:top w:val="none" w:sz="0" w:space="0" w:color="auto"/>
                <w:left w:val="none" w:sz="0" w:space="0" w:color="auto"/>
                <w:bottom w:val="none" w:sz="0" w:space="0" w:color="auto"/>
                <w:right w:val="none" w:sz="0" w:space="0" w:color="auto"/>
              </w:divBdr>
            </w:div>
            <w:div w:id="279387081">
              <w:marLeft w:val="0"/>
              <w:marRight w:val="0"/>
              <w:marTop w:val="0"/>
              <w:marBottom w:val="0"/>
              <w:divBdr>
                <w:top w:val="none" w:sz="0" w:space="0" w:color="auto"/>
                <w:left w:val="none" w:sz="0" w:space="0" w:color="auto"/>
                <w:bottom w:val="none" w:sz="0" w:space="0" w:color="auto"/>
                <w:right w:val="none" w:sz="0" w:space="0" w:color="auto"/>
              </w:divBdr>
            </w:div>
            <w:div w:id="259609776">
              <w:marLeft w:val="0"/>
              <w:marRight w:val="0"/>
              <w:marTop w:val="0"/>
              <w:marBottom w:val="0"/>
              <w:divBdr>
                <w:top w:val="none" w:sz="0" w:space="0" w:color="auto"/>
                <w:left w:val="none" w:sz="0" w:space="0" w:color="auto"/>
                <w:bottom w:val="none" w:sz="0" w:space="0" w:color="auto"/>
                <w:right w:val="none" w:sz="0" w:space="0" w:color="auto"/>
              </w:divBdr>
            </w:div>
            <w:div w:id="19278738">
              <w:marLeft w:val="0"/>
              <w:marRight w:val="0"/>
              <w:marTop w:val="0"/>
              <w:marBottom w:val="0"/>
              <w:divBdr>
                <w:top w:val="none" w:sz="0" w:space="0" w:color="auto"/>
                <w:left w:val="none" w:sz="0" w:space="0" w:color="auto"/>
                <w:bottom w:val="none" w:sz="0" w:space="0" w:color="auto"/>
                <w:right w:val="none" w:sz="0" w:space="0" w:color="auto"/>
              </w:divBdr>
            </w:div>
            <w:div w:id="332416194">
              <w:marLeft w:val="0"/>
              <w:marRight w:val="0"/>
              <w:marTop w:val="0"/>
              <w:marBottom w:val="0"/>
              <w:divBdr>
                <w:top w:val="none" w:sz="0" w:space="0" w:color="auto"/>
                <w:left w:val="none" w:sz="0" w:space="0" w:color="auto"/>
                <w:bottom w:val="none" w:sz="0" w:space="0" w:color="auto"/>
                <w:right w:val="none" w:sz="0" w:space="0" w:color="auto"/>
              </w:divBdr>
            </w:div>
            <w:div w:id="1408263410">
              <w:marLeft w:val="0"/>
              <w:marRight w:val="0"/>
              <w:marTop w:val="0"/>
              <w:marBottom w:val="0"/>
              <w:divBdr>
                <w:top w:val="none" w:sz="0" w:space="0" w:color="auto"/>
                <w:left w:val="none" w:sz="0" w:space="0" w:color="auto"/>
                <w:bottom w:val="none" w:sz="0" w:space="0" w:color="auto"/>
                <w:right w:val="none" w:sz="0" w:space="0" w:color="auto"/>
              </w:divBdr>
            </w:div>
            <w:div w:id="1303390385">
              <w:marLeft w:val="0"/>
              <w:marRight w:val="0"/>
              <w:marTop w:val="0"/>
              <w:marBottom w:val="0"/>
              <w:divBdr>
                <w:top w:val="none" w:sz="0" w:space="0" w:color="auto"/>
                <w:left w:val="none" w:sz="0" w:space="0" w:color="auto"/>
                <w:bottom w:val="none" w:sz="0" w:space="0" w:color="auto"/>
                <w:right w:val="none" w:sz="0" w:space="0" w:color="auto"/>
              </w:divBdr>
            </w:div>
            <w:div w:id="666590350">
              <w:marLeft w:val="0"/>
              <w:marRight w:val="0"/>
              <w:marTop w:val="0"/>
              <w:marBottom w:val="0"/>
              <w:divBdr>
                <w:top w:val="none" w:sz="0" w:space="0" w:color="auto"/>
                <w:left w:val="none" w:sz="0" w:space="0" w:color="auto"/>
                <w:bottom w:val="none" w:sz="0" w:space="0" w:color="auto"/>
                <w:right w:val="none" w:sz="0" w:space="0" w:color="auto"/>
              </w:divBdr>
            </w:div>
            <w:div w:id="1419253772">
              <w:marLeft w:val="0"/>
              <w:marRight w:val="0"/>
              <w:marTop w:val="0"/>
              <w:marBottom w:val="0"/>
              <w:divBdr>
                <w:top w:val="none" w:sz="0" w:space="0" w:color="auto"/>
                <w:left w:val="none" w:sz="0" w:space="0" w:color="auto"/>
                <w:bottom w:val="none" w:sz="0" w:space="0" w:color="auto"/>
                <w:right w:val="none" w:sz="0" w:space="0" w:color="auto"/>
              </w:divBdr>
            </w:div>
            <w:div w:id="514420195">
              <w:marLeft w:val="0"/>
              <w:marRight w:val="0"/>
              <w:marTop w:val="0"/>
              <w:marBottom w:val="0"/>
              <w:divBdr>
                <w:top w:val="none" w:sz="0" w:space="0" w:color="auto"/>
                <w:left w:val="none" w:sz="0" w:space="0" w:color="auto"/>
                <w:bottom w:val="none" w:sz="0" w:space="0" w:color="auto"/>
                <w:right w:val="none" w:sz="0" w:space="0" w:color="auto"/>
              </w:divBdr>
            </w:div>
            <w:div w:id="1179387881">
              <w:marLeft w:val="0"/>
              <w:marRight w:val="0"/>
              <w:marTop w:val="0"/>
              <w:marBottom w:val="0"/>
              <w:divBdr>
                <w:top w:val="none" w:sz="0" w:space="0" w:color="auto"/>
                <w:left w:val="none" w:sz="0" w:space="0" w:color="auto"/>
                <w:bottom w:val="none" w:sz="0" w:space="0" w:color="auto"/>
                <w:right w:val="none" w:sz="0" w:space="0" w:color="auto"/>
              </w:divBdr>
            </w:div>
            <w:div w:id="1993630665">
              <w:marLeft w:val="0"/>
              <w:marRight w:val="0"/>
              <w:marTop w:val="0"/>
              <w:marBottom w:val="0"/>
              <w:divBdr>
                <w:top w:val="none" w:sz="0" w:space="0" w:color="auto"/>
                <w:left w:val="none" w:sz="0" w:space="0" w:color="auto"/>
                <w:bottom w:val="none" w:sz="0" w:space="0" w:color="auto"/>
                <w:right w:val="none" w:sz="0" w:space="0" w:color="auto"/>
              </w:divBdr>
            </w:div>
            <w:div w:id="715012147">
              <w:marLeft w:val="0"/>
              <w:marRight w:val="0"/>
              <w:marTop w:val="0"/>
              <w:marBottom w:val="0"/>
              <w:divBdr>
                <w:top w:val="none" w:sz="0" w:space="0" w:color="auto"/>
                <w:left w:val="none" w:sz="0" w:space="0" w:color="auto"/>
                <w:bottom w:val="none" w:sz="0" w:space="0" w:color="auto"/>
                <w:right w:val="none" w:sz="0" w:space="0" w:color="auto"/>
              </w:divBdr>
            </w:div>
            <w:div w:id="330449925">
              <w:marLeft w:val="0"/>
              <w:marRight w:val="0"/>
              <w:marTop w:val="0"/>
              <w:marBottom w:val="0"/>
              <w:divBdr>
                <w:top w:val="none" w:sz="0" w:space="0" w:color="auto"/>
                <w:left w:val="none" w:sz="0" w:space="0" w:color="auto"/>
                <w:bottom w:val="none" w:sz="0" w:space="0" w:color="auto"/>
                <w:right w:val="none" w:sz="0" w:space="0" w:color="auto"/>
              </w:divBdr>
            </w:div>
            <w:div w:id="277564508">
              <w:marLeft w:val="0"/>
              <w:marRight w:val="0"/>
              <w:marTop w:val="0"/>
              <w:marBottom w:val="0"/>
              <w:divBdr>
                <w:top w:val="none" w:sz="0" w:space="0" w:color="auto"/>
                <w:left w:val="none" w:sz="0" w:space="0" w:color="auto"/>
                <w:bottom w:val="none" w:sz="0" w:space="0" w:color="auto"/>
                <w:right w:val="none" w:sz="0" w:space="0" w:color="auto"/>
              </w:divBdr>
            </w:div>
            <w:div w:id="62260412">
              <w:marLeft w:val="0"/>
              <w:marRight w:val="0"/>
              <w:marTop w:val="0"/>
              <w:marBottom w:val="0"/>
              <w:divBdr>
                <w:top w:val="none" w:sz="0" w:space="0" w:color="auto"/>
                <w:left w:val="none" w:sz="0" w:space="0" w:color="auto"/>
                <w:bottom w:val="none" w:sz="0" w:space="0" w:color="auto"/>
                <w:right w:val="none" w:sz="0" w:space="0" w:color="auto"/>
              </w:divBdr>
            </w:div>
            <w:div w:id="640040433">
              <w:marLeft w:val="0"/>
              <w:marRight w:val="0"/>
              <w:marTop w:val="0"/>
              <w:marBottom w:val="0"/>
              <w:divBdr>
                <w:top w:val="none" w:sz="0" w:space="0" w:color="auto"/>
                <w:left w:val="none" w:sz="0" w:space="0" w:color="auto"/>
                <w:bottom w:val="none" w:sz="0" w:space="0" w:color="auto"/>
                <w:right w:val="none" w:sz="0" w:space="0" w:color="auto"/>
              </w:divBdr>
            </w:div>
            <w:div w:id="1644429695">
              <w:marLeft w:val="0"/>
              <w:marRight w:val="0"/>
              <w:marTop w:val="0"/>
              <w:marBottom w:val="0"/>
              <w:divBdr>
                <w:top w:val="none" w:sz="0" w:space="0" w:color="auto"/>
                <w:left w:val="none" w:sz="0" w:space="0" w:color="auto"/>
                <w:bottom w:val="none" w:sz="0" w:space="0" w:color="auto"/>
                <w:right w:val="none" w:sz="0" w:space="0" w:color="auto"/>
              </w:divBdr>
            </w:div>
            <w:div w:id="1579902831">
              <w:marLeft w:val="0"/>
              <w:marRight w:val="0"/>
              <w:marTop w:val="0"/>
              <w:marBottom w:val="0"/>
              <w:divBdr>
                <w:top w:val="none" w:sz="0" w:space="0" w:color="auto"/>
                <w:left w:val="none" w:sz="0" w:space="0" w:color="auto"/>
                <w:bottom w:val="none" w:sz="0" w:space="0" w:color="auto"/>
                <w:right w:val="none" w:sz="0" w:space="0" w:color="auto"/>
              </w:divBdr>
            </w:div>
            <w:div w:id="955525822">
              <w:marLeft w:val="0"/>
              <w:marRight w:val="0"/>
              <w:marTop w:val="0"/>
              <w:marBottom w:val="0"/>
              <w:divBdr>
                <w:top w:val="none" w:sz="0" w:space="0" w:color="auto"/>
                <w:left w:val="none" w:sz="0" w:space="0" w:color="auto"/>
                <w:bottom w:val="none" w:sz="0" w:space="0" w:color="auto"/>
                <w:right w:val="none" w:sz="0" w:space="0" w:color="auto"/>
              </w:divBdr>
            </w:div>
            <w:div w:id="1351879686">
              <w:marLeft w:val="0"/>
              <w:marRight w:val="0"/>
              <w:marTop w:val="0"/>
              <w:marBottom w:val="0"/>
              <w:divBdr>
                <w:top w:val="none" w:sz="0" w:space="0" w:color="auto"/>
                <w:left w:val="none" w:sz="0" w:space="0" w:color="auto"/>
                <w:bottom w:val="none" w:sz="0" w:space="0" w:color="auto"/>
                <w:right w:val="none" w:sz="0" w:space="0" w:color="auto"/>
              </w:divBdr>
            </w:div>
            <w:div w:id="1344938389">
              <w:marLeft w:val="0"/>
              <w:marRight w:val="0"/>
              <w:marTop w:val="0"/>
              <w:marBottom w:val="0"/>
              <w:divBdr>
                <w:top w:val="none" w:sz="0" w:space="0" w:color="auto"/>
                <w:left w:val="none" w:sz="0" w:space="0" w:color="auto"/>
                <w:bottom w:val="none" w:sz="0" w:space="0" w:color="auto"/>
                <w:right w:val="none" w:sz="0" w:space="0" w:color="auto"/>
              </w:divBdr>
            </w:div>
            <w:div w:id="1651014112">
              <w:marLeft w:val="0"/>
              <w:marRight w:val="0"/>
              <w:marTop w:val="0"/>
              <w:marBottom w:val="0"/>
              <w:divBdr>
                <w:top w:val="none" w:sz="0" w:space="0" w:color="auto"/>
                <w:left w:val="none" w:sz="0" w:space="0" w:color="auto"/>
                <w:bottom w:val="none" w:sz="0" w:space="0" w:color="auto"/>
                <w:right w:val="none" w:sz="0" w:space="0" w:color="auto"/>
              </w:divBdr>
            </w:div>
            <w:div w:id="761335079">
              <w:marLeft w:val="0"/>
              <w:marRight w:val="0"/>
              <w:marTop w:val="0"/>
              <w:marBottom w:val="0"/>
              <w:divBdr>
                <w:top w:val="none" w:sz="0" w:space="0" w:color="auto"/>
                <w:left w:val="none" w:sz="0" w:space="0" w:color="auto"/>
                <w:bottom w:val="none" w:sz="0" w:space="0" w:color="auto"/>
                <w:right w:val="none" w:sz="0" w:space="0" w:color="auto"/>
              </w:divBdr>
            </w:div>
            <w:div w:id="406651035">
              <w:marLeft w:val="0"/>
              <w:marRight w:val="0"/>
              <w:marTop w:val="0"/>
              <w:marBottom w:val="0"/>
              <w:divBdr>
                <w:top w:val="none" w:sz="0" w:space="0" w:color="auto"/>
                <w:left w:val="none" w:sz="0" w:space="0" w:color="auto"/>
                <w:bottom w:val="none" w:sz="0" w:space="0" w:color="auto"/>
                <w:right w:val="none" w:sz="0" w:space="0" w:color="auto"/>
              </w:divBdr>
            </w:div>
            <w:div w:id="969550811">
              <w:marLeft w:val="0"/>
              <w:marRight w:val="0"/>
              <w:marTop w:val="0"/>
              <w:marBottom w:val="0"/>
              <w:divBdr>
                <w:top w:val="none" w:sz="0" w:space="0" w:color="auto"/>
                <w:left w:val="none" w:sz="0" w:space="0" w:color="auto"/>
                <w:bottom w:val="none" w:sz="0" w:space="0" w:color="auto"/>
                <w:right w:val="none" w:sz="0" w:space="0" w:color="auto"/>
              </w:divBdr>
            </w:div>
            <w:div w:id="229509100">
              <w:marLeft w:val="0"/>
              <w:marRight w:val="0"/>
              <w:marTop w:val="0"/>
              <w:marBottom w:val="0"/>
              <w:divBdr>
                <w:top w:val="none" w:sz="0" w:space="0" w:color="auto"/>
                <w:left w:val="none" w:sz="0" w:space="0" w:color="auto"/>
                <w:bottom w:val="none" w:sz="0" w:space="0" w:color="auto"/>
                <w:right w:val="none" w:sz="0" w:space="0" w:color="auto"/>
              </w:divBdr>
            </w:div>
            <w:div w:id="1802918457">
              <w:marLeft w:val="0"/>
              <w:marRight w:val="0"/>
              <w:marTop w:val="0"/>
              <w:marBottom w:val="0"/>
              <w:divBdr>
                <w:top w:val="none" w:sz="0" w:space="0" w:color="auto"/>
                <w:left w:val="none" w:sz="0" w:space="0" w:color="auto"/>
                <w:bottom w:val="none" w:sz="0" w:space="0" w:color="auto"/>
                <w:right w:val="none" w:sz="0" w:space="0" w:color="auto"/>
              </w:divBdr>
            </w:div>
            <w:div w:id="1419138968">
              <w:marLeft w:val="0"/>
              <w:marRight w:val="0"/>
              <w:marTop w:val="0"/>
              <w:marBottom w:val="0"/>
              <w:divBdr>
                <w:top w:val="none" w:sz="0" w:space="0" w:color="auto"/>
                <w:left w:val="none" w:sz="0" w:space="0" w:color="auto"/>
                <w:bottom w:val="none" w:sz="0" w:space="0" w:color="auto"/>
                <w:right w:val="none" w:sz="0" w:space="0" w:color="auto"/>
              </w:divBdr>
            </w:div>
            <w:div w:id="1991788839">
              <w:marLeft w:val="0"/>
              <w:marRight w:val="0"/>
              <w:marTop w:val="0"/>
              <w:marBottom w:val="0"/>
              <w:divBdr>
                <w:top w:val="none" w:sz="0" w:space="0" w:color="auto"/>
                <w:left w:val="none" w:sz="0" w:space="0" w:color="auto"/>
                <w:bottom w:val="none" w:sz="0" w:space="0" w:color="auto"/>
                <w:right w:val="none" w:sz="0" w:space="0" w:color="auto"/>
              </w:divBdr>
            </w:div>
            <w:div w:id="1760131220">
              <w:marLeft w:val="0"/>
              <w:marRight w:val="0"/>
              <w:marTop w:val="0"/>
              <w:marBottom w:val="0"/>
              <w:divBdr>
                <w:top w:val="none" w:sz="0" w:space="0" w:color="auto"/>
                <w:left w:val="none" w:sz="0" w:space="0" w:color="auto"/>
                <w:bottom w:val="none" w:sz="0" w:space="0" w:color="auto"/>
                <w:right w:val="none" w:sz="0" w:space="0" w:color="auto"/>
              </w:divBdr>
            </w:div>
            <w:div w:id="29694845">
              <w:marLeft w:val="0"/>
              <w:marRight w:val="0"/>
              <w:marTop w:val="0"/>
              <w:marBottom w:val="0"/>
              <w:divBdr>
                <w:top w:val="none" w:sz="0" w:space="0" w:color="auto"/>
                <w:left w:val="none" w:sz="0" w:space="0" w:color="auto"/>
                <w:bottom w:val="none" w:sz="0" w:space="0" w:color="auto"/>
                <w:right w:val="none" w:sz="0" w:space="0" w:color="auto"/>
              </w:divBdr>
            </w:div>
            <w:div w:id="321323160">
              <w:marLeft w:val="0"/>
              <w:marRight w:val="0"/>
              <w:marTop w:val="0"/>
              <w:marBottom w:val="0"/>
              <w:divBdr>
                <w:top w:val="none" w:sz="0" w:space="0" w:color="auto"/>
                <w:left w:val="none" w:sz="0" w:space="0" w:color="auto"/>
                <w:bottom w:val="none" w:sz="0" w:space="0" w:color="auto"/>
                <w:right w:val="none" w:sz="0" w:space="0" w:color="auto"/>
              </w:divBdr>
            </w:div>
            <w:div w:id="1385636675">
              <w:marLeft w:val="0"/>
              <w:marRight w:val="0"/>
              <w:marTop w:val="0"/>
              <w:marBottom w:val="0"/>
              <w:divBdr>
                <w:top w:val="none" w:sz="0" w:space="0" w:color="auto"/>
                <w:left w:val="none" w:sz="0" w:space="0" w:color="auto"/>
                <w:bottom w:val="none" w:sz="0" w:space="0" w:color="auto"/>
                <w:right w:val="none" w:sz="0" w:space="0" w:color="auto"/>
              </w:divBdr>
            </w:div>
            <w:div w:id="1670593084">
              <w:marLeft w:val="0"/>
              <w:marRight w:val="0"/>
              <w:marTop w:val="0"/>
              <w:marBottom w:val="0"/>
              <w:divBdr>
                <w:top w:val="none" w:sz="0" w:space="0" w:color="auto"/>
                <w:left w:val="none" w:sz="0" w:space="0" w:color="auto"/>
                <w:bottom w:val="none" w:sz="0" w:space="0" w:color="auto"/>
                <w:right w:val="none" w:sz="0" w:space="0" w:color="auto"/>
              </w:divBdr>
            </w:div>
            <w:div w:id="981154970">
              <w:marLeft w:val="0"/>
              <w:marRight w:val="0"/>
              <w:marTop w:val="0"/>
              <w:marBottom w:val="0"/>
              <w:divBdr>
                <w:top w:val="none" w:sz="0" w:space="0" w:color="auto"/>
                <w:left w:val="none" w:sz="0" w:space="0" w:color="auto"/>
                <w:bottom w:val="none" w:sz="0" w:space="0" w:color="auto"/>
                <w:right w:val="none" w:sz="0" w:space="0" w:color="auto"/>
              </w:divBdr>
            </w:div>
            <w:div w:id="1951431418">
              <w:marLeft w:val="0"/>
              <w:marRight w:val="0"/>
              <w:marTop w:val="0"/>
              <w:marBottom w:val="0"/>
              <w:divBdr>
                <w:top w:val="none" w:sz="0" w:space="0" w:color="auto"/>
                <w:left w:val="none" w:sz="0" w:space="0" w:color="auto"/>
                <w:bottom w:val="none" w:sz="0" w:space="0" w:color="auto"/>
                <w:right w:val="none" w:sz="0" w:space="0" w:color="auto"/>
              </w:divBdr>
            </w:div>
            <w:div w:id="67044482">
              <w:marLeft w:val="0"/>
              <w:marRight w:val="0"/>
              <w:marTop w:val="0"/>
              <w:marBottom w:val="0"/>
              <w:divBdr>
                <w:top w:val="none" w:sz="0" w:space="0" w:color="auto"/>
                <w:left w:val="none" w:sz="0" w:space="0" w:color="auto"/>
                <w:bottom w:val="none" w:sz="0" w:space="0" w:color="auto"/>
                <w:right w:val="none" w:sz="0" w:space="0" w:color="auto"/>
              </w:divBdr>
            </w:div>
            <w:div w:id="1853954225">
              <w:marLeft w:val="0"/>
              <w:marRight w:val="0"/>
              <w:marTop w:val="0"/>
              <w:marBottom w:val="0"/>
              <w:divBdr>
                <w:top w:val="none" w:sz="0" w:space="0" w:color="auto"/>
                <w:left w:val="none" w:sz="0" w:space="0" w:color="auto"/>
                <w:bottom w:val="none" w:sz="0" w:space="0" w:color="auto"/>
                <w:right w:val="none" w:sz="0" w:space="0" w:color="auto"/>
              </w:divBdr>
            </w:div>
            <w:div w:id="1357467744">
              <w:marLeft w:val="0"/>
              <w:marRight w:val="0"/>
              <w:marTop w:val="0"/>
              <w:marBottom w:val="0"/>
              <w:divBdr>
                <w:top w:val="none" w:sz="0" w:space="0" w:color="auto"/>
                <w:left w:val="none" w:sz="0" w:space="0" w:color="auto"/>
                <w:bottom w:val="none" w:sz="0" w:space="0" w:color="auto"/>
                <w:right w:val="none" w:sz="0" w:space="0" w:color="auto"/>
              </w:divBdr>
            </w:div>
            <w:div w:id="297147936">
              <w:marLeft w:val="0"/>
              <w:marRight w:val="0"/>
              <w:marTop w:val="0"/>
              <w:marBottom w:val="0"/>
              <w:divBdr>
                <w:top w:val="none" w:sz="0" w:space="0" w:color="auto"/>
                <w:left w:val="none" w:sz="0" w:space="0" w:color="auto"/>
                <w:bottom w:val="none" w:sz="0" w:space="0" w:color="auto"/>
                <w:right w:val="none" w:sz="0" w:space="0" w:color="auto"/>
              </w:divBdr>
            </w:div>
            <w:div w:id="903830795">
              <w:marLeft w:val="0"/>
              <w:marRight w:val="0"/>
              <w:marTop w:val="0"/>
              <w:marBottom w:val="0"/>
              <w:divBdr>
                <w:top w:val="none" w:sz="0" w:space="0" w:color="auto"/>
                <w:left w:val="none" w:sz="0" w:space="0" w:color="auto"/>
                <w:bottom w:val="none" w:sz="0" w:space="0" w:color="auto"/>
                <w:right w:val="none" w:sz="0" w:space="0" w:color="auto"/>
              </w:divBdr>
            </w:div>
            <w:div w:id="2145193233">
              <w:marLeft w:val="0"/>
              <w:marRight w:val="0"/>
              <w:marTop w:val="0"/>
              <w:marBottom w:val="0"/>
              <w:divBdr>
                <w:top w:val="none" w:sz="0" w:space="0" w:color="auto"/>
                <w:left w:val="none" w:sz="0" w:space="0" w:color="auto"/>
                <w:bottom w:val="none" w:sz="0" w:space="0" w:color="auto"/>
                <w:right w:val="none" w:sz="0" w:space="0" w:color="auto"/>
              </w:divBdr>
            </w:div>
            <w:div w:id="1350713182">
              <w:marLeft w:val="0"/>
              <w:marRight w:val="0"/>
              <w:marTop w:val="0"/>
              <w:marBottom w:val="0"/>
              <w:divBdr>
                <w:top w:val="none" w:sz="0" w:space="0" w:color="auto"/>
                <w:left w:val="none" w:sz="0" w:space="0" w:color="auto"/>
                <w:bottom w:val="none" w:sz="0" w:space="0" w:color="auto"/>
                <w:right w:val="none" w:sz="0" w:space="0" w:color="auto"/>
              </w:divBdr>
            </w:div>
            <w:div w:id="267585071">
              <w:marLeft w:val="0"/>
              <w:marRight w:val="0"/>
              <w:marTop w:val="0"/>
              <w:marBottom w:val="0"/>
              <w:divBdr>
                <w:top w:val="none" w:sz="0" w:space="0" w:color="auto"/>
                <w:left w:val="none" w:sz="0" w:space="0" w:color="auto"/>
                <w:bottom w:val="none" w:sz="0" w:space="0" w:color="auto"/>
                <w:right w:val="none" w:sz="0" w:space="0" w:color="auto"/>
              </w:divBdr>
            </w:div>
            <w:div w:id="1168331806">
              <w:marLeft w:val="0"/>
              <w:marRight w:val="0"/>
              <w:marTop w:val="0"/>
              <w:marBottom w:val="0"/>
              <w:divBdr>
                <w:top w:val="none" w:sz="0" w:space="0" w:color="auto"/>
                <w:left w:val="none" w:sz="0" w:space="0" w:color="auto"/>
                <w:bottom w:val="none" w:sz="0" w:space="0" w:color="auto"/>
                <w:right w:val="none" w:sz="0" w:space="0" w:color="auto"/>
              </w:divBdr>
            </w:div>
            <w:div w:id="619412640">
              <w:marLeft w:val="0"/>
              <w:marRight w:val="0"/>
              <w:marTop w:val="0"/>
              <w:marBottom w:val="0"/>
              <w:divBdr>
                <w:top w:val="none" w:sz="0" w:space="0" w:color="auto"/>
                <w:left w:val="none" w:sz="0" w:space="0" w:color="auto"/>
                <w:bottom w:val="none" w:sz="0" w:space="0" w:color="auto"/>
                <w:right w:val="none" w:sz="0" w:space="0" w:color="auto"/>
              </w:divBdr>
            </w:div>
            <w:div w:id="999501298">
              <w:marLeft w:val="0"/>
              <w:marRight w:val="0"/>
              <w:marTop w:val="0"/>
              <w:marBottom w:val="0"/>
              <w:divBdr>
                <w:top w:val="none" w:sz="0" w:space="0" w:color="auto"/>
                <w:left w:val="none" w:sz="0" w:space="0" w:color="auto"/>
                <w:bottom w:val="none" w:sz="0" w:space="0" w:color="auto"/>
                <w:right w:val="none" w:sz="0" w:space="0" w:color="auto"/>
              </w:divBdr>
            </w:div>
            <w:div w:id="974288620">
              <w:marLeft w:val="0"/>
              <w:marRight w:val="0"/>
              <w:marTop w:val="0"/>
              <w:marBottom w:val="0"/>
              <w:divBdr>
                <w:top w:val="none" w:sz="0" w:space="0" w:color="auto"/>
                <w:left w:val="none" w:sz="0" w:space="0" w:color="auto"/>
                <w:bottom w:val="none" w:sz="0" w:space="0" w:color="auto"/>
                <w:right w:val="none" w:sz="0" w:space="0" w:color="auto"/>
              </w:divBdr>
            </w:div>
            <w:div w:id="1698382801">
              <w:marLeft w:val="0"/>
              <w:marRight w:val="0"/>
              <w:marTop w:val="0"/>
              <w:marBottom w:val="0"/>
              <w:divBdr>
                <w:top w:val="none" w:sz="0" w:space="0" w:color="auto"/>
                <w:left w:val="none" w:sz="0" w:space="0" w:color="auto"/>
                <w:bottom w:val="none" w:sz="0" w:space="0" w:color="auto"/>
                <w:right w:val="none" w:sz="0" w:space="0" w:color="auto"/>
              </w:divBdr>
            </w:div>
            <w:div w:id="1335108412">
              <w:marLeft w:val="0"/>
              <w:marRight w:val="0"/>
              <w:marTop w:val="0"/>
              <w:marBottom w:val="0"/>
              <w:divBdr>
                <w:top w:val="none" w:sz="0" w:space="0" w:color="auto"/>
                <w:left w:val="none" w:sz="0" w:space="0" w:color="auto"/>
                <w:bottom w:val="none" w:sz="0" w:space="0" w:color="auto"/>
                <w:right w:val="none" w:sz="0" w:space="0" w:color="auto"/>
              </w:divBdr>
            </w:div>
            <w:div w:id="1505853088">
              <w:marLeft w:val="0"/>
              <w:marRight w:val="0"/>
              <w:marTop w:val="0"/>
              <w:marBottom w:val="0"/>
              <w:divBdr>
                <w:top w:val="none" w:sz="0" w:space="0" w:color="auto"/>
                <w:left w:val="none" w:sz="0" w:space="0" w:color="auto"/>
                <w:bottom w:val="none" w:sz="0" w:space="0" w:color="auto"/>
                <w:right w:val="none" w:sz="0" w:space="0" w:color="auto"/>
              </w:divBdr>
            </w:div>
            <w:div w:id="1731296802">
              <w:marLeft w:val="0"/>
              <w:marRight w:val="0"/>
              <w:marTop w:val="0"/>
              <w:marBottom w:val="0"/>
              <w:divBdr>
                <w:top w:val="none" w:sz="0" w:space="0" w:color="auto"/>
                <w:left w:val="none" w:sz="0" w:space="0" w:color="auto"/>
                <w:bottom w:val="none" w:sz="0" w:space="0" w:color="auto"/>
                <w:right w:val="none" w:sz="0" w:space="0" w:color="auto"/>
              </w:divBdr>
            </w:div>
            <w:div w:id="2116828427">
              <w:marLeft w:val="0"/>
              <w:marRight w:val="0"/>
              <w:marTop w:val="0"/>
              <w:marBottom w:val="0"/>
              <w:divBdr>
                <w:top w:val="none" w:sz="0" w:space="0" w:color="auto"/>
                <w:left w:val="none" w:sz="0" w:space="0" w:color="auto"/>
                <w:bottom w:val="none" w:sz="0" w:space="0" w:color="auto"/>
                <w:right w:val="none" w:sz="0" w:space="0" w:color="auto"/>
              </w:divBdr>
            </w:div>
            <w:div w:id="1610814456">
              <w:marLeft w:val="0"/>
              <w:marRight w:val="0"/>
              <w:marTop w:val="0"/>
              <w:marBottom w:val="0"/>
              <w:divBdr>
                <w:top w:val="none" w:sz="0" w:space="0" w:color="auto"/>
                <w:left w:val="none" w:sz="0" w:space="0" w:color="auto"/>
                <w:bottom w:val="none" w:sz="0" w:space="0" w:color="auto"/>
                <w:right w:val="none" w:sz="0" w:space="0" w:color="auto"/>
              </w:divBdr>
            </w:div>
            <w:div w:id="736051291">
              <w:marLeft w:val="0"/>
              <w:marRight w:val="0"/>
              <w:marTop w:val="0"/>
              <w:marBottom w:val="0"/>
              <w:divBdr>
                <w:top w:val="none" w:sz="0" w:space="0" w:color="auto"/>
                <w:left w:val="none" w:sz="0" w:space="0" w:color="auto"/>
                <w:bottom w:val="none" w:sz="0" w:space="0" w:color="auto"/>
                <w:right w:val="none" w:sz="0" w:space="0" w:color="auto"/>
              </w:divBdr>
            </w:div>
            <w:div w:id="2086490572">
              <w:marLeft w:val="0"/>
              <w:marRight w:val="0"/>
              <w:marTop w:val="0"/>
              <w:marBottom w:val="0"/>
              <w:divBdr>
                <w:top w:val="none" w:sz="0" w:space="0" w:color="auto"/>
                <w:left w:val="none" w:sz="0" w:space="0" w:color="auto"/>
                <w:bottom w:val="none" w:sz="0" w:space="0" w:color="auto"/>
                <w:right w:val="none" w:sz="0" w:space="0" w:color="auto"/>
              </w:divBdr>
            </w:div>
            <w:div w:id="426076606">
              <w:marLeft w:val="0"/>
              <w:marRight w:val="0"/>
              <w:marTop w:val="0"/>
              <w:marBottom w:val="0"/>
              <w:divBdr>
                <w:top w:val="none" w:sz="0" w:space="0" w:color="auto"/>
                <w:left w:val="none" w:sz="0" w:space="0" w:color="auto"/>
                <w:bottom w:val="none" w:sz="0" w:space="0" w:color="auto"/>
                <w:right w:val="none" w:sz="0" w:space="0" w:color="auto"/>
              </w:divBdr>
            </w:div>
            <w:div w:id="875892443">
              <w:marLeft w:val="0"/>
              <w:marRight w:val="0"/>
              <w:marTop w:val="0"/>
              <w:marBottom w:val="0"/>
              <w:divBdr>
                <w:top w:val="none" w:sz="0" w:space="0" w:color="auto"/>
                <w:left w:val="none" w:sz="0" w:space="0" w:color="auto"/>
                <w:bottom w:val="none" w:sz="0" w:space="0" w:color="auto"/>
                <w:right w:val="none" w:sz="0" w:space="0" w:color="auto"/>
              </w:divBdr>
            </w:div>
            <w:div w:id="1919946542">
              <w:marLeft w:val="0"/>
              <w:marRight w:val="0"/>
              <w:marTop w:val="0"/>
              <w:marBottom w:val="0"/>
              <w:divBdr>
                <w:top w:val="none" w:sz="0" w:space="0" w:color="auto"/>
                <w:left w:val="none" w:sz="0" w:space="0" w:color="auto"/>
                <w:bottom w:val="none" w:sz="0" w:space="0" w:color="auto"/>
                <w:right w:val="none" w:sz="0" w:space="0" w:color="auto"/>
              </w:divBdr>
            </w:div>
            <w:div w:id="1789664559">
              <w:marLeft w:val="0"/>
              <w:marRight w:val="0"/>
              <w:marTop w:val="0"/>
              <w:marBottom w:val="0"/>
              <w:divBdr>
                <w:top w:val="none" w:sz="0" w:space="0" w:color="auto"/>
                <w:left w:val="none" w:sz="0" w:space="0" w:color="auto"/>
                <w:bottom w:val="none" w:sz="0" w:space="0" w:color="auto"/>
                <w:right w:val="none" w:sz="0" w:space="0" w:color="auto"/>
              </w:divBdr>
            </w:div>
            <w:div w:id="504592215">
              <w:marLeft w:val="0"/>
              <w:marRight w:val="0"/>
              <w:marTop w:val="0"/>
              <w:marBottom w:val="0"/>
              <w:divBdr>
                <w:top w:val="none" w:sz="0" w:space="0" w:color="auto"/>
                <w:left w:val="none" w:sz="0" w:space="0" w:color="auto"/>
                <w:bottom w:val="none" w:sz="0" w:space="0" w:color="auto"/>
                <w:right w:val="none" w:sz="0" w:space="0" w:color="auto"/>
              </w:divBdr>
            </w:div>
            <w:div w:id="1611430288">
              <w:marLeft w:val="0"/>
              <w:marRight w:val="0"/>
              <w:marTop w:val="0"/>
              <w:marBottom w:val="0"/>
              <w:divBdr>
                <w:top w:val="none" w:sz="0" w:space="0" w:color="auto"/>
                <w:left w:val="none" w:sz="0" w:space="0" w:color="auto"/>
                <w:bottom w:val="none" w:sz="0" w:space="0" w:color="auto"/>
                <w:right w:val="none" w:sz="0" w:space="0" w:color="auto"/>
              </w:divBdr>
            </w:div>
            <w:div w:id="775564518">
              <w:marLeft w:val="0"/>
              <w:marRight w:val="0"/>
              <w:marTop w:val="0"/>
              <w:marBottom w:val="0"/>
              <w:divBdr>
                <w:top w:val="none" w:sz="0" w:space="0" w:color="auto"/>
                <w:left w:val="none" w:sz="0" w:space="0" w:color="auto"/>
                <w:bottom w:val="none" w:sz="0" w:space="0" w:color="auto"/>
                <w:right w:val="none" w:sz="0" w:space="0" w:color="auto"/>
              </w:divBdr>
            </w:div>
            <w:div w:id="358120628">
              <w:marLeft w:val="0"/>
              <w:marRight w:val="0"/>
              <w:marTop w:val="0"/>
              <w:marBottom w:val="0"/>
              <w:divBdr>
                <w:top w:val="none" w:sz="0" w:space="0" w:color="auto"/>
                <w:left w:val="none" w:sz="0" w:space="0" w:color="auto"/>
                <w:bottom w:val="none" w:sz="0" w:space="0" w:color="auto"/>
                <w:right w:val="none" w:sz="0" w:space="0" w:color="auto"/>
              </w:divBdr>
            </w:div>
            <w:div w:id="959532827">
              <w:marLeft w:val="0"/>
              <w:marRight w:val="0"/>
              <w:marTop w:val="0"/>
              <w:marBottom w:val="0"/>
              <w:divBdr>
                <w:top w:val="none" w:sz="0" w:space="0" w:color="auto"/>
                <w:left w:val="none" w:sz="0" w:space="0" w:color="auto"/>
                <w:bottom w:val="none" w:sz="0" w:space="0" w:color="auto"/>
                <w:right w:val="none" w:sz="0" w:space="0" w:color="auto"/>
              </w:divBdr>
            </w:div>
            <w:div w:id="1388801336">
              <w:marLeft w:val="0"/>
              <w:marRight w:val="0"/>
              <w:marTop w:val="0"/>
              <w:marBottom w:val="0"/>
              <w:divBdr>
                <w:top w:val="none" w:sz="0" w:space="0" w:color="auto"/>
                <w:left w:val="none" w:sz="0" w:space="0" w:color="auto"/>
                <w:bottom w:val="none" w:sz="0" w:space="0" w:color="auto"/>
                <w:right w:val="none" w:sz="0" w:space="0" w:color="auto"/>
              </w:divBdr>
            </w:div>
            <w:div w:id="437256369">
              <w:marLeft w:val="0"/>
              <w:marRight w:val="0"/>
              <w:marTop w:val="0"/>
              <w:marBottom w:val="0"/>
              <w:divBdr>
                <w:top w:val="none" w:sz="0" w:space="0" w:color="auto"/>
                <w:left w:val="none" w:sz="0" w:space="0" w:color="auto"/>
                <w:bottom w:val="none" w:sz="0" w:space="0" w:color="auto"/>
                <w:right w:val="none" w:sz="0" w:space="0" w:color="auto"/>
              </w:divBdr>
            </w:div>
            <w:div w:id="151407946">
              <w:marLeft w:val="0"/>
              <w:marRight w:val="0"/>
              <w:marTop w:val="0"/>
              <w:marBottom w:val="0"/>
              <w:divBdr>
                <w:top w:val="none" w:sz="0" w:space="0" w:color="auto"/>
                <w:left w:val="none" w:sz="0" w:space="0" w:color="auto"/>
                <w:bottom w:val="none" w:sz="0" w:space="0" w:color="auto"/>
                <w:right w:val="none" w:sz="0" w:space="0" w:color="auto"/>
              </w:divBdr>
            </w:div>
            <w:div w:id="668219417">
              <w:marLeft w:val="0"/>
              <w:marRight w:val="0"/>
              <w:marTop w:val="0"/>
              <w:marBottom w:val="0"/>
              <w:divBdr>
                <w:top w:val="none" w:sz="0" w:space="0" w:color="auto"/>
                <w:left w:val="none" w:sz="0" w:space="0" w:color="auto"/>
                <w:bottom w:val="none" w:sz="0" w:space="0" w:color="auto"/>
                <w:right w:val="none" w:sz="0" w:space="0" w:color="auto"/>
              </w:divBdr>
            </w:div>
            <w:div w:id="802773964">
              <w:marLeft w:val="0"/>
              <w:marRight w:val="0"/>
              <w:marTop w:val="0"/>
              <w:marBottom w:val="0"/>
              <w:divBdr>
                <w:top w:val="none" w:sz="0" w:space="0" w:color="auto"/>
                <w:left w:val="none" w:sz="0" w:space="0" w:color="auto"/>
                <w:bottom w:val="none" w:sz="0" w:space="0" w:color="auto"/>
                <w:right w:val="none" w:sz="0" w:space="0" w:color="auto"/>
              </w:divBdr>
            </w:div>
            <w:div w:id="1156848101">
              <w:marLeft w:val="0"/>
              <w:marRight w:val="0"/>
              <w:marTop w:val="0"/>
              <w:marBottom w:val="0"/>
              <w:divBdr>
                <w:top w:val="none" w:sz="0" w:space="0" w:color="auto"/>
                <w:left w:val="none" w:sz="0" w:space="0" w:color="auto"/>
                <w:bottom w:val="none" w:sz="0" w:space="0" w:color="auto"/>
                <w:right w:val="none" w:sz="0" w:space="0" w:color="auto"/>
              </w:divBdr>
            </w:div>
            <w:div w:id="1704137431">
              <w:marLeft w:val="0"/>
              <w:marRight w:val="0"/>
              <w:marTop w:val="0"/>
              <w:marBottom w:val="0"/>
              <w:divBdr>
                <w:top w:val="none" w:sz="0" w:space="0" w:color="auto"/>
                <w:left w:val="none" w:sz="0" w:space="0" w:color="auto"/>
                <w:bottom w:val="none" w:sz="0" w:space="0" w:color="auto"/>
                <w:right w:val="none" w:sz="0" w:space="0" w:color="auto"/>
              </w:divBdr>
            </w:div>
            <w:div w:id="1071121913">
              <w:marLeft w:val="0"/>
              <w:marRight w:val="0"/>
              <w:marTop w:val="0"/>
              <w:marBottom w:val="0"/>
              <w:divBdr>
                <w:top w:val="none" w:sz="0" w:space="0" w:color="auto"/>
                <w:left w:val="none" w:sz="0" w:space="0" w:color="auto"/>
                <w:bottom w:val="none" w:sz="0" w:space="0" w:color="auto"/>
                <w:right w:val="none" w:sz="0" w:space="0" w:color="auto"/>
              </w:divBdr>
            </w:div>
            <w:div w:id="768502611">
              <w:marLeft w:val="0"/>
              <w:marRight w:val="0"/>
              <w:marTop w:val="0"/>
              <w:marBottom w:val="0"/>
              <w:divBdr>
                <w:top w:val="none" w:sz="0" w:space="0" w:color="auto"/>
                <w:left w:val="none" w:sz="0" w:space="0" w:color="auto"/>
                <w:bottom w:val="none" w:sz="0" w:space="0" w:color="auto"/>
                <w:right w:val="none" w:sz="0" w:space="0" w:color="auto"/>
              </w:divBdr>
            </w:div>
            <w:div w:id="1723674171">
              <w:marLeft w:val="0"/>
              <w:marRight w:val="0"/>
              <w:marTop w:val="0"/>
              <w:marBottom w:val="0"/>
              <w:divBdr>
                <w:top w:val="none" w:sz="0" w:space="0" w:color="auto"/>
                <w:left w:val="none" w:sz="0" w:space="0" w:color="auto"/>
                <w:bottom w:val="none" w:sz="0" w:space="0" w:color="auto"/>
                <w:right w:val="none" w:sz="0" w:space="0" w:color="auto"/>
              </w:divBdr>
            </w:div>
            <w:div w:id="549267246">
              <w:marLeft w:val="0"/>
              <w:marRight w:val="0"/>
              <w:marTop w:val="0"/>
              <w:marBottom w:val="0"/>
              <w:divBdr>
                <w:top w:val="none" w:sz="0" w:space="0" w:color="auto"/>
                <w:left w:val="none" w:sz="0" w:space="0" w:color="auto"/>
                <w:bottom w:val="none" w:sz="0" w:space="0" w:color="auto"/>
                <w:right w:val="none" w:sz="0" w:space="0" w:color="auto"/>
              </w:divBdr>
            </w:div>
            <w:div w:id="550574409">
              <w:marLeft w:val="0"/>
              <w:marRight w:val="0"/>
              <w:marTop w:val="0"/>
              <w:marBottom w:val="0"/>
              <w:divBdr>
                <w:top w:val="none" w:sz="0" w:space="0" w:color="auto"/>
                <w:left w:val="none" w:sz="0" w:space="0" w:color="auto"/>
                <w:bottom w:val="none" w:sz="0" w:space="0" w:color="auto"/>
                <w:right w:val="none" w:sz="0" w:space="0" w:color="auto"/>
              </w:divBdr>
            </w:div>
            <w:div w:id="429397645">
              <w:marLeft w:val="0"/>
              <w:marRight w:val="0"/>
              <w:marTop w:val="0"/>
              <w:marBottom w:val="0"/>
              <w:divBdr>
                <w:top w:val="none" w:sz="0" w:space="0" w:color="auto"/>
                <w:left w:val="none" w:sz="0" w:space="0" w:color="auto"/>
                <w:bottom w:val="none" w:sz="0" w:space="0" w:color="auto"/>
                <w:right w:val="none" w:sz="0" w:space="0" w:color="auto"/>
              </w:divBdr>
            </w:div>
            <w:div w:id="950671741">
              <w:marLeft w:val="0"/>
              <w:marRight w:val="0"/>
              <w:marTop w:val="0"/>
              <w:marBottom w:val="0"/>
              <w:divBdr>
                <w:top w:val="none" w:sz="0" w:space="0" w:color="auto"/>
                <w:left w:val="none" w:sz="0" w:space="0" w:color="auto"/>
                <w:bottom w:val="none" w:sz="0" w:space="0" w:color="auto"/>
                <w:right w:val="none" w:sz="0" w:space="0" w:color="auto"/>
              </w:divBdr>
            </w:div>
            <w:div w:id="1537546576">
              <w:marLeft w:val="0"/>
              <w:marRight w:val="0"/>
              <w:marTop w:val="0"/>
              <w:marBottom w:val="0"/>
              <w:divBdr>
                <w:top w:val="none" w:sz="0" w:space="0" w:color="auto"/>
                <w:left w:val="none" w:sz="0" w:space="0" w:color="auto"/>
                <w:bottom w:val="none" w:sz="0" w:space="0" w:color="auto"/>
                <w:right w:val="none" w:sz="0" w:space="0" w:color="auto"/>
              </w:divBdr>
            </w:div>
            <w:div w:id="366876331">
              <w:marLeft w:val="0"/>
              <w:marRight w:val="0"/>
              <w:marTop w:val="0"/>
              <w:marBottom w:val="0"/>
              <w:divBdr>
                <w:top w:val="none" w:sz="0" w:space="0" w:color="auto"/>
                <w:left w:val="none" w:sz="0" w:space="0" w:color="auto"/>
                <w:bottom w:val="none" w:sz="0" w:space="0" w:color="auto"/>
                <w:right w:val="none" w:sz="0" w:space="0" w:color="auto"/>
              </w:divBdr>
            </w:div>
            <w:div w:id="571475754">
              <w:marLeft w:val="0"/>
              <w:marRight w:val="0"/>
              <w:marTop w:val="0"/>
              <w:marBottom w:val="0"/>
              <w:divBdr>
                <w:top w:val="none" w:sz="0" w:space="0" w:color="auto"/>
                <w:left w:val="none" w:sz="0" w:space="0" w:color="auto"/>
                <w:bottom w:val="none" w:sz="0" w:space="0" w:color="auto"/>
                <w:right w:val="none" w:sz="0" w:space="0" w:color="auto"/>
              </w:divBdr>
            </w:div>
            <w:div w:id="1729179988">
              <w:marLeft w:val="0"/>
              <w:marRight w:val="0"/>
              <w:marTop w:val="0"/>
              <w:marBottom w:val="0"/>
              <w:divBdr>
                <w:top w:val="none" w:sz="0" w:space="0" w:color="auto"/>
                <w:left w:val="none" w:sz="0" w:space="0" w:color="auto"/>
                <w:bottom w:val="none" w:sz="0" w:space="0" w:color="auto"/>
                <w:right w:val="none" w:sz="0" w:space="0" w:color="auto"/>
              </w:divBdr>
            </w:div>
            <w:div w:id="1897013600">
              <w:marLeft w:val="0"/>
              <w:marRight w:val="0"/>
              <w:marTop w:val="0"/>
              <w:marBottom w:val="0"/>
              <w:divBdr>
                <w:top w:val="none" w:sz="0" w:space="0" w:color="auto"/>
                <w:left w:val="none" w:sz="0" w:space="0" w:color="auto"/>
                <w:bottom w:val="none" w:sz="0" w:space="0" w:color="auto"/>
                <w:right w:val="none" w:sz="0" w:space="0" w:color="auto"/>
              </w:divBdr>
            </w:div>
            <w:div w:id="1654917538">
              <w:marLeft w:val="0"/>
              <w:marRight w:val="0"/>
              <w:marTop w:val="0"/>
              <w:marBottom w:val="0"/>
              <w:divBdr>
                <w:top w:val="none" w:sz="0" w:space="0" w:color="auto"/>
                <w:left w:val="none" w:sz="0" w:space="0" w:color="auto"/>
                <w:bottom w:val="none" w:sz="0" w:space="0" w:color="auto"/>
                <w:right w:val="none" w:sz="0" w:space="0" w:color="auto"/>
              </w:divBdr>
            </w:div>
            <w:div w:id="299530465">
              <w:marLeft w:val="0"/>
              <w:marRight w:val="0"/>
              <w:marTop w:val="0"/>
              <w:marBottom w:val="0"/>
              <w:divBdr>
                <w:top w:val="none" w:sz="0" w:space="0" w:color="auto"/>
                <w:left w:val="none" w:sz="0" w:space="0" w:color="auto"/>
                <w:bottom w:val="none" w:sz="0" w:space="0" w:color="auto"/>
                <w:right w:val="none" w:sz="0" w:space="0" w:color="auto"/>
              </w:divBdr>
            </w:div>
            <w:div w:id="125658065">
              <w:marLeft w:val="0"/>
              <w:marRight w:val="0"/>
              <w:marTop w:val="0"/>
              <w:marBottom w:val="0"/>
              <w:divBdr>
                <w:top w:val="none" w:sz="0" w:space="0" w:color="auto"/>
                <w:left w:val="none" w:sz="0" w:space="0" w:color="auto"/>
                <w:bottom w:val="none" w:sz="0" w:space="0" w:color="auto"/>
                <w:right w:val="none" w:sz="0" w:space="0" w:color="auto"/>
              </w:divBdr>
            </w:div>
            <w:div w:id="1915121274">
              <w:marLeft w:val="0"/>
              <w:marRight w:val="0"/>
              <w:marTop w:val="0"/>
              <w:marBottom w:val="0"/>
              <w:divBdr>
                <w:top w:val="none" w:sz="0" w:space="0" w:color="auto"/>
                <w:left w:val="none" w:sz="0" w:space="0" w:color="auto"/>
                <w:bottom w:val="none" w:sz="0" w:space="0" w:color="auto"/>
                <w:right w:val="none" w:sz="0" w:space="0" w:color="auto"/>
              </w:divBdr>
            </w:div>
            <w:div w:id="1547254158">
              <w:marLeft w:val="0"/>
              <w:marRight w:val="0"/>
              <w:marTop w:val="0"/>
              <w:marBottom w:val="0"/>
              <w:divBdr>
                <w:top w:val="none" w:sz="0" w:space="0" w:color="auto"/>
                <w:left w:val="none" w:sz="0" w:space="0" w:color="auto"/>
                <w:bottom w:val="none" w:sz="0" w:space="0" w:color="auto"/>
                <w:right w:val="none" w:sz="0" w:space="0" w:color="auto"/>
              </w:divBdr>
            </w:div>
            <w:div w:id="619261892">
              <w:marLeft w:val="0"/>
              <w:marRight w:val="0"/>
              <w:marTop w:val="0"/>
              <w:marBottom w:val="0"/>
              <w:divBdr>
                <w:top w:val="none" w:sz="0" w:space="0" w:color="auto"/>
                <w:left w:val="none" w:sz="0" w:space="0" w:color="auto"/>
                <w:bottom w:val="none" w:sz="0" w:space="0" w:color="auto"/>
                <w:right w:val="none" w:sz="0" w:space="0" w:color="auto"/>
              </w:divBdr>
            </w:div>
            <w:div w:id="423652281">
              <w:marLeft w:val="0"/>
              <w:marRight w:val="0"/>
              <w:marTop w:val="0"/>
              <w:marBottom w:val="0"/>
              <w:divBdr>
                <w:top w:val="none" w:sz="0" w:space="0" w:color="auto"/>
                <w:left w:val="none" w:sz="0" w:space="0" w:color="auto"/>
                <w:bottom w:val="none" w:sz="0" w:space="0" w:color="auto"/>
                <w:right w:val="none" w:sz="0" w:space="0" w:color="auto"/>
              </w:divBdr>
            </w:div>
            <w:div w:id="1386030710">
              <w:marLeft w:val="0"/>
              <w:marRight w:val="0"/>
              <w:marTop w:val="0"/>
              <w:marBottom w:val="0"/>
              <w:divBdr>
                <w:top w:val="none" w:sz="0" w:space="0" w:color="auto"/>
                <w:left w:val="none" w:sz="0" w:space="0" w:color="auto"/>
                <w:bottom w:val="none" w:sz="0" w:space="0" w:color="auto"/>
                <w:right w:val="none" w:sz="0" w:space="0" w:color="auto"/>
              </w:divBdr>
            </w:div>
            <w:div w:id="110243499">
              <w:marLeft w:val="0"/>
              <w:marRight w:val="0"/>
              <w:marTop w:val="0"/>
              <w:marBottom w:val="0"/>
              <w:divBdr>
                <w:top w:val="none" w:sz="0" w:space="0" w:color="auto"/>
                <w:left w:val="none" w:sz="0" w:space="0" w:color="auto"/>
                <w:bottom w:val="none" w:sz="0" w:space="0" w:color="auto"/>
                <w:right w:val="none" w:sz="0" w:space="0" w:color="auto"/>
              </w:divBdr>
            </w:div>
            <w:div w:id="2012635417">
              <w:marLeft w:val="0"/>
              <w:marRight w:val="0"/>
              <w:marTop w:val="0"/>
              <w:marBottom w:val="0"/>
              <w:divBdr>
                <w:top w:val="none" w:sz="0" w:space="0" w:color="auto"/>
                <w:left w:val="none" w:sz="0" w:space="0" w:color="auto"/>
                <w:bottom w:val="none" w:sz="0" w:space="0" w:color="auto"/>
                <w:right w:val="none" w:sz="0" w:space="0" w:color="auto"/>
              </w:divBdr>
            </w:div>
            <w:div w:id="486440958">
              <w:marLeft w:val="0"/>
              <w:marRight w:val="0"/>
              <w:marTop w:val="0"/>
              <w:marBottom w:val="0"/>
              <w:divBdr>
                <w:top w:val="none" w:sz="0" w:space="0" w:color="auto"/>
                <w:left w:val="none" w:sz="0" w:space="0" w:color="auto"/>
                <w:bottom w:val="none" w:sz="0" w:space="0" w:color="auto"/>
                <w:right w:val="none" w:sz="0" w:space="0" w:color="auto"/>
              </w:divBdr>
            </w:div>
            <w:div w:id="1822503553">
              <w:marLeft w:val="0"/>
              <w:marRight w:val="0"/>
              <w:marTop w:val="0"/>
              <w:marBottom w:val="0"/>
              <w:divBdr>
                <w:top w:val="none" w:sz="0" w:space="0" w:color="auto"/>
                <w:left w:val="none" w:sz="0" w:space="0" w:color="auto"/>
                <w:bottom w:val="none" w:sz="0" w:space="0" w:color="auto"/>
                <w:right w:val="none" w:sz="0" w:space="0" w:color="auto"/>
              </w:divBdr>
            </w:div>
            <w:div w:id="73481233">
              <w:marLeft w:val="0"/>
              <w:marRight w:val="0"/>
              <w:marTop w:val="0"/>
              <w:marBottom w:val="0"/>
              <w:divBdr>
                <w:top w:val="none" w:sz="0" w:space="0" w:color="auto"/>
                <w:left w:val="none" w:sz="0" w:space="0" w:color="auto"/>
                <w:bottom w:val="none" w:sz="0" w:space="0" w:color="auto"/>
                <w:right w:val="none" w:sz="0" w:space="0" w:color="auto"/>
              </w:divBdr>
            </w:div>
            <w:div w:id="2039577864">
              <w:marLeft w:val="0"/>
              <w:marRight w:val="0"/>
              <w:marTop w:val="0"/>
              <w:marBottom w:val="0"/>
              <w:divBdr>
                <w:top w:val="none" w:sz="0" w:space="0" w:color="auto"/>
                <w:left w:val="none" w:sz="0" w:space="0" w:color="auto"/>
                <w:bottom w:val="none" w:sz="0" w:space="0" w:color="auto"/>
                <w:right w:val="none" w:sz="0" w:space="0" w:color="auto"/>
              </w:divBdr>
            </w:div>
            <w:div w:id="1281842277">
              <w:marLeft w:val="0"/>
              <w:marRight w:val="0"/>
              <w:marTop w:val="0"/>
              <w:marBottom w:val="0"/>
              <w:divBdr>
                <w:top w:val="none" w:sz="0" w:space="0" w:color="auto"/>
                <w:left w:val="none" w:sz="0" w:space="0" w:color="auto"/>
                <w:bottom w:val="none" w:sz="0" w:space="0" w:color="auto"/>
                <w:right w:val="none" w:sz="0" w:space="0" w:color="auto"/>
              </w:divBdr>
            </w:div>
            <w:div w:id="1004476623">
              <w:marLeft w:val="0"/>
              <w:marRight w:val="0"/>
              <w:marTop w:val="0"/>
              <w:marBottom w:val="0"/>
              <w:divBdr>
                <w:top w:val="none" w:sz="0" w:space="0" w:color="auto"/>
                <w:left w:val="none" w:sz="0" w:space="0" w:color="auto"/>
                <w:bottom w:val="none" w:sz="0" w:space="0" w:color="auto"/>
                <w:right w:val="none" w:sz="0" w:space="0" w:color="auto"/>
              </w:divBdr>
            </w:div>
            <w:div w:id="1342463346">
              <w:marLeft w:val="0"/>
              <w:marRight w:val="0"/>
              <w:marTop w:val="0"/>
              <w:marBottom w:val="0"/>
              <w:divBdr>
                <w:top w:val="none" w:sz="0" w:space="0" w:color="auto"/>
                <w:left w:val="none" w:sz="0" w:space="0" w:color="auto"/>
                <w:bottom w:val="none" w:sz="0" w:space="0" w:color="auto"/>
                <w:right w:val="none" w:sz="0" w:space="0" w:color="auto"/>
              </w:divBdr>
            </w:div>
            <w:div w:id="1885828494">
              <w:marLeft w:val="0"/>
              <w:marRight w:val="0"/>
              <w:marTop w:val="0"/>
              <w:marBottom w:val="0"/>
              <w:divBdr>
                <w:top w:val="none" w:sz="0" w:space="0" w:color="auto"/>
                <w:left w:val="none" w:sz="0" w:space="0" w:color="auto"/>
                <w:bottom w:val="none" w:sz="0" w:space="0" w:color="auto"/>
                <w:right w:val="none" w:sz="0" w:space="0" w:color="auto"/>
              </w:divBdr>
            </w:div>
            <w:div w:id="96023946">
              <w:marLeft w:val="0"/>
              <w:marRight w:val="0"/>
              <w:marTop w:val="0"/>
              <w:marBottom w:val="0"/>
              <w:divBdr>
                <w:top w:val="none" w:sz="0" w:space="0" w:color="auto"/>
                <w:left w:val="none" w:sz="0" w:space="0" w:color="auto"/>
                <w:bottom w:val="none" w:sz="0" w:space="0" w:color="auto"/>
                <w:right w:val="none" w:sz="0" w:space="0" w:color="auto"/>
              </w:divBdr>
            </w:div>
            <w:div w:id="232350324">
              <w:marLeft w:val="0"/>
              <w:marRight w:val="0"/>
              <w:marTop w:val="0"/>
              <w:marBottom w:val="0"/>
              <w:divBdr>
                <w:top w:val="none" w:sz="0" w:space="0" w:color="auto"/>
                <w:left w:val="none" w:sz="0" w:space="0" w:color="auto"/>
                <w:bottom w:val="none" w:sz="0" w:space="0" w:color="auto"/>
                <w:right w:val="none" w:sz="0" w:space="0" w:color="auto"/>
              </w:divBdr>
            </w:div>
            <w:div w:id="758252257">
              <w:marLeft w:val="0"/>
              <w:marRight w:val="0"/>
              <w:marTop w:val="0"/>
              <w:marBottom w:val="0"/>
              <w:divBdr>
                <w:top w:val="none" w:sz="0" w:space="0" w:color="auto"/>
                <w:left w:val="none" w:sz="0" w:space="0" w:color="auto"/>
                <w:bottom w:val="none" w:sz="0" w:space="0" w:color="auto"/>
                <w:right w:val="none" w:sz="0" w:space="0" w:color="auto"/>
              </w:divBdr>
            </w:div>
            <w:div w:id="2012221091">
              <w:marLeft w:val="0"/>
              <w:marRight w:val="0"/>
              <w:marTop w:val="0"/>
              <w:marBottom w:val="0"/>
              <w:divBdr>
                <w:top w:val="none" w:sz="0" w:space="0" w:color="auto"/>
                <w:left w:val="none" w:sz="0" w:space="0" w:color="auto"/>
                <w:bottom w:val="none" w:sz="0" w:space="0" w:color="auto"/>
                <w:right w:val="none" w:sz="0" w:space="0" w:color="auto"/>
              </w:divBdr>
            </w:div>
            <w:div w:id="448932097">
              <w:marLeft w:val="0"/>
              <w:marRight w:val="0"/>
              <w:marTop w:val="0"/>
              <w:marBottom w:val="0"/>
              <w:divBdr>
                <w:top w:val="none" w:sz="0" w:space="0" w:color="auto"/>
                <w:left w:val="none" w:sz="0" w:space="0" w:color="auto"/>
                <w:bottom w:val="none" w:sz="0" w:space="0" w:color="auto"/>
                <w:right w:val="none" w:sz="0" w:space="0" w:color="auto"/>
              </w:divBdr>
            </w:div>
            <w:div w:id="245724727">
              <w:marLeft w:val="0"/>
              <w:marRight w:val="0"/>
              <w:marTop w:val="0"/>
              <w:marBottom w:val="0"/>
              <w:divBdr>
                <w:top w:val="none" w:sz="0" w:space="0" w:color="auto"/>
                <w:left w:val="none" w:sz="0" w:space="0" w:color="auto"/>
                <w:bottom w:val="none" w:sz="0" w:space="0" w:color="auto"/>
                <w:right w:val="none" w:sz="0" w:space="0" w:color="auto"/>
              </w:divBdr>
            </w:div>
            <w:div w:id="1431272602">
              <w:marLeft w:val="0"/>
              <w:marRight w:val="0"/>
              <w:marTop w:val="0"/>
              <w:marBottom w:val="0"/>
              <w:divBdr>
                <w:top w:val="none" w:sz="0" w:space="0" w:color="auto"/>
                <w:left w:val="none" w:sz="0" w:space="0" w:color="auto"/>
                <w:bottom w:val="none" w:sz="0" w:space="0" w:color="auto"/>
                <w:right w:val="none" w:sz="0" w:space="0" w:color="auto"/>
              </w:divBdr>
            </w:div>
            <w:div w:id="1176727541">
              <w:marLeft w:val="0"/>
              <w:marRight w:val="0"/>
              <w:marTop w:val="0"/>
              <w:marBottom w:val="0"/>
              <w:divBdr>
                <w:top w:val="none" w:sz="0" w:space="0" w:color="auto"/>
                <w:left w:val="none" w:sz="0" w:space="0" w:color="auto"/>
                <w:bottom w:val="none" w:sz="0" w:space="0" w:color="auto"/>
                <w:right w:val="none" w:sz="0" w:space="0" w:color="auto"/>
              </w:divBdr>
            </w:div>
            <w:div w:id="712385301">
              <w:marLeft w:val="0"/>
              <w:marRight w:val="0"/>
              <w:marTop w:val="0"/>
              <w:marBottom w:val="0"/>
              <w:divBdr>
                <w:top w:val="none" w:sz="0" w:space="0" w:color="auto"/>
                <w:left w:val="none" w:sz="0" w:space="0" w:color="auto"/>
                <w:bottom w:val="none" w:sz="0" w:space="0" w:color="auto"/>
                <w:right w:val="none" w:sz="0" w:space="0" w:color="auto"/>
              </w:divBdr>
            </w:div>
            <w:div w:id="1633823903">
              <w:marLeft w:val="0"/>
              <w:marRight w:val="0"/>
              <w:marTop w:val="0"/>
              <w:marBottom w:val="0"/>
              <w:divBdr>
                <w:top w:val="none" w:sz="0" w:space="0" w:color="auto"/>
                <w:left w:val="none" w:sz="0" w:space="0" w:color="auto"/>
                <w:bottom w:val="none" w:sz="0" w:space="0" w:color="auto"/>
                <w:right w:val="none" w:sz="0" w:space="0" w:color="auto"/>
              </w:divBdr>
            </w:div>
            <w:div w:id="1827933187">
              <w:marLeft w:val="0"/>
              <w:marRight w:val="0"/>
              <w:marTop w:val="0"/>
              <w:marBottom w:val="0"/>
              <w:divBdr>
                <w:top w:val="none" w:sz="0" w:space="0" w:color="auto"/>
                <w:left w:val="none" w:sz="0" w:space="0" w:color="auto"/>
                <w:bottom w:val="none" w:sz="0" w:space="0" w:color="auto"/>
                <w:right w:val="none" w:sz="0" w:space="0" w:color="auto"/>
              </w:divBdr>
            </w:div>
            <w:div w:id="1786074933">
              <w:marLeft w:val="0"/>
              <w:marRight w:val="0"/>
              <w:marTop w:val="0"/>
              <w:marBottom w:val="0"/>
              <w:divBdr>
                <w:top w:val="none" w:sz="0" w:space="0" w:color="auto"/>
                <w:left w:val="none" w:sz="0" w:space="0" w:color="auto"/>
                <w:bottom w:val="none" w:sz="0" w:space="0" w:color="auto"/>
                <w:right w:val="none" w:sz="0" w:space="0" w:color="auto"/>
              </w:divBdr>
            </w:div>
            <w:div w:id="706637452">
              <w:marLeft w:val="0"/>
              <w:marRight w:val="0"/>
              <w:marTop w:val="0"/>
              <w:marBottom w:val="0"/>
              <w:divBdr>
                <w:top w:val="none" w:sz="0" w:space="0" w:color="auto"/>
                <w:left w:val="none" w:sz="0" w:space="0" w:color="auto"/>
                <w:bottom w:val="none" w:sz="0" w:space="0" w:color="auto"/>
                <w:right w:val="none" w:sz="0" w:space="0" w:color="auto"/>
              </w:divBdr>
            </w:div>
            <w:div w:id="1790776497">
              <w:marLeft w:val="0"/>
              <w:marRight w:val="0"/>
              <w:marTop w:val="0"/>
              <w:marBottom w:val="0"/>
              <w:divBdr>
                <w:top w:val="none" w:sz="0" w:space="0" w:color="auto"/>
                <w:left w:val="none" w:sz="0" w:space="0" w:color="auto"/>
                <w:bottom w:val="none" w:sz="0" w:space="0" w:color="auto"/>
                <w:right w:val="none" w:sz="0" w:space="0" w:color="auto"/>
              </w:divBdr>
              <w:divsChild>
                <w:div w:id="398983554">
                  <w:marLeft w:val="0"/>
                  <w:marRight w:val="0"/>
                  <w:marTop w:val="0"/>
                  <w:marBottom w:val="0"/>
                  <w:divBdr>
                    <w:top w:val="none" w:sz="0" w:space="0" w:color="auto"/>
                    <w:left w:val="none" w:sz="0" w:space="0" w:color="auto"/>
                    <w:bottom w:val="none" w:sz="0" w:space="0" w:color="auto"/>
                    <w:right w:val="none" w:sz="0" w:space="0" w:color="auto"/>
                  </w:divBdr>
                </w:div>
                <w:div w:id="1591348112">
                  <w:marLeft w:val="0"/>
                  <w:marRight w:val="0"/>
                  <w:marTop w:val="0"/>
                  <w:marBottom w:val="0"/>
                  <w:divBdr>
                    <w:top w:val="none" w:sz="0" w:space="0" w:color="auto"/>
                    <w:left w:val="none" w:sz="0" w:space="0" w:color="auto"/>
                    <w:bottom w:val="none" w:sz="0" w:space="0" w:color="auto"/>
                    <w:right w:val="none" w:sz="0" w:space="0" w:color="auto"/>
                  </w:divBdr>
                </w:div>
                <w:div w:id="493684649">
                  <w:marLeft w:val="0"/>
                  <w:marRight w:val="0"/>
                  <w:marTop w:val="0"/>
                  <w:marBottom w:val="0"/>
                  <w:divBdr>
                    <w:top w:val="none" w:sz="0" w:space="0" w:color="auto"/>
                    <w:left w:val="none" w:sz="0" w:space="0" w:color="auto"/>
                    <w:bottom w:val="none" w:sz="0" w:space="0" w:color="auto"/>
                    <w:right w:val="none" w:sz="0" w:space="0" w:color="auto"/>
                  </w:divBdr>
                </w:div>
                <w:div w:id="1811051925">
                  <w:marLeft w:val="0"/>
                  <w:marRight w:val="0"/>
                  <w:marTop w:val="0"/>
                  <w:marBottom w:val="0"/>
                  <w:divBdr>
                    <w:top w:val="none" w:sz="0" w:space="0" w:color="auto"/>
                    <w:left w:val="none" w:sz="0" w:space="0" w:color="auto"/>
                    <w:bottom w:val="none" w:sz="0" w:space="0" w:color="auto"/>
                    <w:right w:val="none" w:sz="0" w:space="0" w:color="auto"/>
                  </w:divBdr>
                </w:div>
                <w:div w:id="153112064">
                  <w:marLeft w:val="0"/>
                  <w:marRight w:val="0"/>
                  <w:marTop w:val="0"/>
                  <w:marBottom w:val="0"/>
                  <w:divBdr>
                    <w:top w:val="none" w:sz="0" w:space="0" w:color="auto"/>
                    <w:left w:val="none" w:sz="0" w:space="0" w:color="auto"/>
                    <w:bottom w:val="none" w:sz="0" w:space="0" w:color="auto"/>
                    <w:right w:val="none" w:sz="0" w:space="0" w:color="auto"/>
                  </w:divBdr>
                </w:div>
                <w:div w:id="1808351370">
                  <w:marLeft w:val="0"/>
                  <w:marRight w:val="0"/>
                  <w:marTop w:val="0"/>
                  <w:marBottom w:val="0"/>
                  <w:divBdr>
                    <w:top w:val="none" w:sz="0" w:space="0" w:color="auto"/>
                    <w:left w:val="none" w:sz="0" w:space="0" w:color="auto"/>
                    <w:bottom w:val="none" w:sz="0" w:space="0" w:color="auto"/>
                    <w:right w:val="none" w:sz="0" w:space="0" w:color="auto"/>
                  </w:divBdr>
                </w:div>
                <w:div w:id="2046590315">
                  <w:marLeft w:val="0"/>
                  <w:marRight w:val="0"/>
                  <w:marTop w:val="0"/>
                  <w:marBottom w:val="0"/>
                  <w:divBdr>
                    <w:top w:val="none" w:sz="0" w:space="0" w:color="auto"/>
                    <w:left w:val="none" w:sz="0" w:space="0" w:color="auto"/>
                    <w:bottom w:val="none" w:sz="0" w:space="0" w:color="auto"/>
                    <w:right w:val="none" w:sz="0" w:space="0" w:color="auto"/>
                  </w:divBdr>
                </w:div>
                <w:div w:id="428550045">
                  <w:marLeft w:val="0"/>
                  <w:marRight w:val="0"/>
                  <w:marTop w:val="0"/>
                  <w:marBottom w:val="0"/>
                  <w:divBdr>
                    <w:top w:val="none" w:sz="0" w:space="0" w:color="auto"/>
                    <w:left w:val="none" w:sz="0" w:space="0" w:color="auto"/>
                    <w:bottom w:val="none" w:sz="0" w:space="0" w:color="auto"/>
                    <w:right w:val="none" w:sz="0" w:space="0" w:color="auto"/>
                  </w:divBdr>
                </w:div>
                <w:div w:id="1193298304">
                  <w:marLeft w:val="0"/>
                  <w:marRight w:val="0"/>
                  <w:marTop w:val="0"/>
                  <w:marBottom w:val="0"/>
                  <w:divBdr>
                    <w:top w:val="none" w:sz="0" w:space="0" w:color="auto"/>
                    <w:left w:val="none" w:sz="0" w:space="0" w:color="auto"/>
                    <w:bottom w:val="none" w:sz="0" w:space="0" w:color="auto"/>
                    <w:right w:val="none" w:sz="0" w:space="0" w:color="auto"/>
                  </w:divBdr>
                </w:div>
                <w:div w:id="1340236815">
                  <w:marLeft w:val="0"/>
                  <w:marRight w:val="0"/>
                  <w:marTop w:val="0"/>
                  <w:marBottom w:val="0"/>
                  <w:divBdr>
                    <w:top w:val="none" w:sz="0" w:space="0" w:color="auto"/>
                    <w:left w:val="none" w:sz="0" w:space="0" w:color="auto"/>
                    <w:bottom w:val="none" w:sz="0" w:space="0" w:color="auto"/>
                    <w:right w:val="none" w:sz="0" w:space="0" w:color="auto"/>
                  </w:divBdr>
                </w:div>
                <w:div w:id="721056658">
                  <w:marLeft w:val="0"/>
                  <w:marRight w:val="0"/>
                  <w:marTop w:val="0"/>
                  <w:marBottom w:val="0"/>
                  <w:divBdr>
                    <w:top w:val="none" w:sz="0" w:space="0" w:color="auto"/>
                    <w:left w:val="none" w:sz="0" w:space="0" w:color="auto"/>
                    <w:bottom w:val="none" w:sz="0" w:space="0" w:color="auto"/>
                    <w:right w:val="none" w:sz="0" w:space="0" w:color="auto"/>
                  </w:divBdr>
                </w:div>
                <w:div w:id="1228150403">
                  <w:marLeft w:val="0"/>
                  <w:marRight w:val="0"/>
                  <w:marTop w:val="0"/>
                  <w:marBottom w:val="0"/>
                  <w:divBdr>
                    <w:top w:val="none" w:sz="0" w:space="0" w:color="auto"/>
                    <w:left w:val="none" w:sz="0" w:space="0" w:color="auto"/>
                    <w:bottom w:val="none" w:sz="0" w:space="0" w:color="auto"/>
                    <w:right w:val="none" w:sz="0" w:space="0" w:color="auto"/>
                  </w:divBdr>
                </w:div>
                <w:div w:id="562257838">
                  <w:marLeft w:val="0"/>
                  <w:marRight w:val="0"/>
                  <w:marTop w:val="0"/>
                  <w:marBottom w:val="0"/>
                  <w:divBdr>
                    <w:top w:val="none" w:sz="0" w:space="0" w:color="auto"/>
                    <w:left w:val="none" w:sz="0" w:space="0" w:color="auto"/>
                    <w:bottom w:val="none" w:sz="0" w:space="0" w:color="auto"/>
                    <w:right w:val="none" w:sz="0" w:space="0" w:color="auto"/>
                  </w:divBdr>
                </w:div>
                <w:div w:id="732701180">
                  <w:marLeft w:val="0"/>
                  <w:marRight w:val="0"/>
                  <w:marTop w:val="0"/>
                  <w:marBottom w:val="0"/>
                  <w:divBdr>
                    <w:top w:val="none" w:sz="0" w:space="0" w:color="auto"/>
                    <w:left w:val="none" w:sz="0" w:space="0" w:color="auto"/>
                    <w:bottom w:val="none" w:sz="0" w:space="0" w:color="auto"/>
                    <w:right w:val="none" w:sz="0" w:space="0" w:color="auto"/>
                  </w:divBdr>
                </w:div>
                <w:div w:id="1139155564">
                  <w:marLeft w:val="0"/>
                  <w:marRight w:val="0"/>
                  <w:marTop w:val="0"/>
                  <w:marBottom w:val="0"/>
                  <w:divBdr>
                    <w:top w:val="none" w:sz="0" w:space="0" w:color="auto"/>
                    <w:left w:val="none" w:sz="0" w:space="0" w:color="auto"/>
                    <w:bottom w:val="none" w:sz="0" w:space="0" w:color="auto"/>
                    <w:right w:val="none" w:sz="0" w:space="0" w:color="auto"/>
                  </w:divBdr>
                </w:div>
                <w:div w:id="476994196">
                  <w:marLeft w:val="0"/>
                  <w:marRight w:val="0"/>
                  <w:marTop w:val="0"/>
                  <w:marBottom w:val="0"/>
                  <w:divBdr>
                    <w:top w:val="none" w:sz="0" w:space="0" w:color="auto"/>
                    <w:left w:val="none" w:sz="0" w:space="0" w:color="auto"/>
                    <w:bottom w:val="none" w:sz="0" w:space="0" w:color="auto"/>
                    <w:right w:val="none" w:sz="0" w:space="0" w:color="auto"/>
                  </w:divBdr>
                </w:div>
                <w:div w:id="173082186">
                  <w:marLeft w:val="0"/>
                  <w:marRight w:val="0"/>
                  <w:marTop w:val="0"/>
                  <w:marBottom w:val="0"/>
                  <w:divBdr>
                    <w:top w:val="none" w:sz="0" w:space="0" w:color="auto"/>
                    <w:left w:val="none" w:sz="0" w:space="0" w:color="auto"/>
                    <w:bottom w:val="none" w:sz="0" w:space="0" w:color="auto"/>
                    <w:right w:val="none" w:sz="0" w:space="0" w:color="auto"/>
                  </w:divBdr>
                </w:div>
                <w:div w:id="1472554403">
                  <w:marLeft w:val="0"/>
                  <w:marRight w:val="0"/>
                  <w:marTop w:val="0"/>
                  <w:marBottom w:val="0"/>
                  <w:divBdr>
                    <w:top w:val="none" w:sz="0" w:space="0" w:color="auto"/>
                    <w:left w:val="none" w:sz="0" w:space="0" w:color="auto"/>
                    <w:bottom w:val="none" w:sz="0" w:space="0" w:color="auto"/>
                    <w:right w:val="none" w:sz="0" w:space="0" w:color="auto"/>
                  </w:divBdr>
                </w:div>
                <w:div w:id="1235892778">
                  <w:marLeft w:val="0"/>
                  <w:marRight w:val="0"/>
                  <w:marTop w:val="0"/>
                  <w:marBottom w:val="0"/>
                  <w:divBdr>
                    <w:top w:val="none" w:sz="0" w:space="0" w:color="auto"/>
                    <w:left w:val="none" w:sz="0" w:space="0" w:color="auto"/>
                    <w:bottom w:val="none" w:sz="0" w:space="0" w:color="auto"/>
                    <w:right w:val="none" w:sz="0" w:space="0" w:color="auto"/>
                  </w:divBdr>
                </w:div>
                <w:div w:id="1731267689">
                  <w:marLeft w:val="0"/>
                  <w:marRight w:val="0"/>
                  <w:marTop w:val="0"/>
                  <w:marBottom w:val="0"/>
                  <w:divBdr>
                    <w:top w:val="none" w:sz="0" w:space="0" w:color="auto"/>
                    <w:left w:val="none" w:sz="0" w:space="0" w:color="auto"/>
                    <w:bottom w:val="none" w:sz="0" w:space="0" w:color="auto"/>
                    <w:right w:val="none" w:sz="0" w:space="0" w:color="auto"/>
                  </w:divBdr>
                </w:div>
                <w:div w:id="668797466">
                  <w:marLeft w:val="0"/>
                  <w:marRight w:val="0"/>
                  <w:marTop w:val="0"/>
                  <w:marBottom w:val="0"/>
                  <w:divBdr>
                    <w:top w:val="none" w:sz="0" w:space="0" w:color="auto"/>
                    <w:left w:val="none" w:sz="0" w:space="0" w:color="auto"/>
                    <w:bottom w:val="none" w:sz="0" w:space="0" w:color="auto"/>
                    <w:right w:val="none" w:sz="0" w:space="0" w:color="auto"/>
                  </w:divBdr>
                </w:div>
                <w:div w:id="354237584">
                  <w:marLeft w:val="0"/>
                  <w:marRight w:val="0"/>
                  <w:marTop w:val="0"/>
                  <w:marBottom w:val="0"/>
                  <w:divBdr>
                    <w:top w:val="none" w:sz="0" w:space="0" w:color="auto"/>
                    <w:left w:val="none" w:sz="0" w:space="0" w:color="auto"/>
                    <w:bottom w:val="none" w:sz="0" w:space="0" w:color="auto"/>
                    <w:right w:val="none" w:sz="0" w:space="0" w:color="auto"/>
                  </w:divBdr>
                </w:div>
                <w:div w:id="211308930">
                  <w:marLeft w:val="0"/>
                  <w:marRight w:val="0"/>
                  <w:marTop w:val="0"/>
                  <w:marBottom w:val="0"/>
                  <w:divBdr>
                    <w:top w:val="none" w:sz="0" w:space="0" w:color="auto"/>
                    <w:left w:val="none" w:sz="0" w:space="0" w:color="auto"/>
                    <w:bottom w:val="none" w:sz="0" w:space="0" w:color="auto"/>
                    <w:right w:val="none" w:sz="0" w:space="0" w:color="auto"/>
                  </w:divBdr>
                </w:div>
                <w:div w:id="381248497">
                  <w:marLeft w:val="0"/>
                  <w:marRight w:val="0"/>
                  <w:marTop w:val="0"/>
                  <w:marBottom w:val="0"/>
                  <w:divBdr>
                    <w:top w:val="none" w:sz="0" w:space="0" w:color="auto"/>
                    <w:left w:val="none" w:sz="0" w:space="0" w:color="auto"/>
                    <w:bottom w:val="none" w:sz="0" w:space="0" w:color="auto"/>
                    <w:right w:val="none" w:sz="0" w:space="0" w:color="auto"/>
                  </w:divBdr>
                </w:div>
                <w:div w:id="1241059570">
                  <w:marLeft w:val="0"/>
                  <w:marRight w:val="0"/>
                  <w:marTop w:val="0"/>
                  <w:marBottom w:val="0"/>
                  <w:divBdr>
                    <w:top w:val="none" w:sz="0" w:space="0" w:color="auto"/>
                    <w:left w:val="none" w:sz="0" w:space="0" w:color="auto"/>
                    <w:bottom w:val="none" w:sz="0" w:space="0" w:color="auto"/>
                    <w:right w:val="none" w:sz="0" w:space="0" w:color="auto"/>
                  </w:divBdr>
                </w:div>
                <w:div w:id="520315156">
                  <w:marLeft w:val="0"/>
                  <w:marRight w:val="0"/>
                  <w:marTop w:val="0"/>
                  <w:marBottom w:val="0"/>
                  <w:divBdr>
                    <w:top w:val="none" w:sz="0" w:space="0" w:color="auto"/>
                    <w:left w:val="none" w:sz="0" w:space="0" w:color="auto"/>
                    <w:bottom w:val="none" w:sz="0" w:space="0" w:color="auto"/>
                    <w:right w:val="none" w:sz="0" w:space="0" w:color="auto"/>
                  </w:divBdr>
                </w:div>
                <w:div w:id="1616525021">
                  <w:marLeft w:val="0"/>
                  <w:marRight w:val="0"/>
                  <w:marTop w:val="0"/>
                  <w:marBottom w:val="0"/>
                  <w:divBdr>
                    <w:top w:val="none" w:sz="0" w:space="0" w:color="auto"/>
                    <w:left w:val="none" w:sz="0" w:space="0" w:color="auto"/>
                    <w:bottom w:val="none" w:sz="0" w:space="0" w:color="auto"/>
                    <w:right w:val="none" w:sz="0" w:space="0" w:color="auto"/>
                  </w:divBdr>
                </w:div>
                <w:div w:id="1253509160">
                  <w:marLeft w:val="0"/>
                  <w:marRight w:val="0"/>
                  <w:marTop w:val="0"/>
                  <w:marBottom w:val="0"/>
                  <w:divBdr>
                    <w:top w:val="none" w:sz="0" w:space="0" w:color="auto"/>
                    <w:left w:val="none" w:sz="0" w:space="0" w:color="auto"/>
                    <w:bottom w:val="none" w:sz="0" w:space="0" w:color="auto"/>
                    <w:right w:val="none" w:sz="0" w:space="0" w:color="auto"/>
                  </w:divBdr>
                </w:div>
                <w:div w:id="2045860311">
                  <w:marLeft w:val="0"/>
                  <w:marRight w:val="0"/>
                  <w:marTop w:val="0"/>
                  <w:marBottom w:val="0"/>
                  <w:divBdr>
                    <w:top w:val="none" w:sz="0" w:space="0" w:color="auto"/>
                    <w:left w:val="none" w:sz="0" w:space="0" w:color="auto"/>
                    <w:bottom w:val="none" w:sz="0" w:space="0" w:color="auto"/>
                    <w:right w:val="none" w:sz="0" w:space="0" w:color="auto"/>
                  </w:divBdr>
                </w:div>
                <w:div w:id="863132729">
                  <w:marLeft w:val="0"/>
                  <w:marRight w:val="0"/>
                  <w:marTop w:val="0"/>
                  <w:marBottom w:val="0"/>
                  <w:divBdr>
                    <w:top w:val="none" w:sz="0" w:space="0" w:color="auto"/>
                    <w:left w:val="none" w:sz="0" w:space="0" w:color="auto"/>
                    <w:bottom w:val="none" w:sz="0" w:space="0" w:color="auto"/>
                    <w:right w:val="none" w:sz="0" w:space="0" w:color="auto"/>
                  </w:divBdr>
                </w:div>
              </w:divsChild>
            </w:div>
            <w:div w:id="1360928744">
              <w:marLeft w:val="0"/>
              <w:marRight w:val="0"/>
              <w:marTop w:val="0"/>
              <w:marBottom w:val="0"/>
              <w:divBdr>
                <w:top w:val="none" w:sz="0" w:space="0" w:color="auto"/>
                <w:left w:val="none" w:sz="0" w:space="0" w:color="auto"/>
                <w:bottom w:val="none" w:sz="0" w:space="0" w:color="auto"/>
                <w:right w:val="none" w:sz="0" w:space="0" w:color="auto"/>
              </w:divBdr>
            </w:div>
            <w:div w:id="187178548">
              <w:marLeft w:val="0"/>
              <w:marRight w:val="0"/>
              <w:marTop w:val="0"/>
              <w:marBottom w:val="0"/>
              <w:divBdr>
                <w:top w:val="none" w:sz="0" w:space="0" w:color="auto"/>
                <w:left w:val="none" w:sz="0" w:space="0" w:color="auto"/>
                <w:bottom w:val="none" w:sz="0" w:space="0" w:color="auto"/>
                <w:right w:val="none" w:sz="0" w:space="0" w:color="auto"/>
              </w:divBdr>
            </w:div>
            <w:div w:id="1074666753">
              <w:marLeft w:val="0"/>
              <w:marRight w:val="0"/>
              <w:marTop w:val="0"/>
              <w:marBottom w:val="0"/>
              <w:divBdr>
                <w:top w:val="none" w:sz="0" w:space="0" w:color="auto"/>
                <w:left w:val="none" w:sz="0" w:space="0" w:color="auto"/>
                <w:bottom w:val="none" w:sz="0" w:space="0" w:color="auto"/>
                <w:right w:val="none" w:sz="0" w:space="0" w:color="auto"/>
              </w:divBdr>
            </w:div>
            <w:div w:id="1073356506">
              <w:marLeft w:val="0"/>
              <w:marRight w:val="0"/>
              <w:marTop w:val="0"/>
              <w:marBottom w:val="0"/>
              <w:divBdr>
                <w:top w:val="none" w:sz="0" w:space="0" w:color="auto"/>
                <w:left w:val="none" w:sz="0" w:space="0" w:color="auto"/>
                <w:bottom w:val="none" w:sz="0" w:space="0" w:color="auto"/>
                <w:right w:val="none" w:sz="0" w:space="0" w:color="auto"/>
              </w:divBdr>
            </w:div>
            <w:div w:id="796073099">
              <w:marLeft w:val="0"/>
              <w:marRight w:val="0"/>
              <w:marTop w:val="0"/>
              <w:marBottom w:val="0"/>
              <w:divBdr>
                <w:top w:val="none" w:sz="0" w:space="0" w:color="auto"/>
                <w:left w:val="none" w:sz="0" w:space="0" w:color="auto"/>
                <w:bottom w:val="none" w:sz="0" w:space="0" w:color="auto"/>
                <w:right w:val="none" w:sz="0" w:space="0" w:color="auto"/>
              </w:divBdr>
            </w:div>
            <w:div w:id="2136631094">
              <w:marLeft w:val="0"/>
              <w:marRight w:val="0"/>
              <w:marTop w:val="0"/>
              <w:marBottom w:val="0"/>
              <w:divBdr>
                <w:top w:val="none" w:sz="0" w:space="0" w:color="auto"/>
                <w:left w:val="none" w:sz="0" w:space="0" w:color="auto"/>
                <w:bottom w:val="none" w:sz="0" w:space="0" w:color="auto"/>
                <w:right w:val="none" w:sz="0" w:space="0" w:color="auto"/>
              </w:divBdr>
            </w:div>
            <w:div w:id="398983638">
              <w:marLeft w:val="0"/>
              <w:marRight w:val="0"/>
              <w:marTop w:val="0"/>
              <w:marBottom w:val="0"/>
              <w:divBdr>
                <w:top w:val="none" w:sz="0" w:space="0" w:color="auto"/>
                <w:left w:val="none" w:sz="0" w:space="0" w:color="auto"/>
                <w:bottom w:val="none" w:sz="0" w:space="0" w:color="auto"/>
                <w:right w:val="none" w:sz="0" w:space="0" w:color="auto"/>
              </w:divBdr>
            </w:div>
            <w:div w:id="1878740082">
              <w:marLeft w:val="0"/>
              <w:marRight w:val="0"/>
              <w:marTop w:val="0"/>
              <w:marBottom w:val="0"/>
              <w:divBdr>
                <w:top w:val="none" w:sz="0" w:space="0" w:color="auto"/>
                <w:left w:val="none" w:sz="0" w:space="0" w:color="auto"/>
                <w:bottom w:val="none" w:sz="0" w:space="0" w:color="auto"/>
                <w:right w:val="none" w:sz="0" w:space="0" w:color="auto"/>
              </w:divBdr>
            </w:div>
            <w:div w:id="1479764183">
              <w:marLeft w:val="0"/>
              <w:marRight w:val="0"/>
              <w:marTop w:val="0"/>
              <w:marBottom w:val="0"/>
              <w:divBdr>
                <w:top w:val="none" w:sz="0" w:space="0" w:color="auto"/>
                <w:left w:val="none" w:sz="0" w:space="0" w:color="auto"/>
                <w:bottom w:val="none" w:sz="0" w:space="0" w:color="auto"/>
                <w:right w:val="none" w:sz="0" w:space="0" w:color="auto"/>
              </w:divBdr>
            </w:div>
            <w:div w:id="459812313">
              <w:marLeft w:val="0"/>
              <w:marRight w:val="0"/>
              <w:marTop w:val="0"/>
              <w:marBottom w:val="0"/>
              <w:divBdr>
                <w:top w:val="none" w:sz="0" w:space="0" w:color="auto"/>
                <w:left w:val="none" w:sz="0" w:space="0" w:color="auto"/>
                <w:bottom w:val="none" w:sz="0" w:space="0" w:color="auto"/>
                <w:right w:val="none" w:sz="0" w:space="0" w:color="auto"/>
              </w:divBdr>
            </w:div>
            <w:div w:id="92212959">
              <w:marLeft w:val="0"/>
              <w:marRight w:val="0"/>
              <w:marTop w:val="0"/>
              <w:marBottom w:val="0"/>
              <w:divBdr>
                <w:top w:val="none" w:sz="0" w:space="0" w:color="auto"/>
                <w:left w:val="none" w:sz="0" w:space="0" w:color="auto"/>
                <w:bottom w:val="none" w:sz="0" w:space="0" w:color="auto"/>
                <w:right w:val="none" w:sz="0" w:space="0" w:color="auto"/>
              </w:divBdr>
            </w:div>
            <w:div w:id="2086371184">
              <w:marLeft w:val="0"/>
              <w:marRight w:val="0"/>
              <w:marTop w:val="0"/>
              <w:marBottom w:val="0"/>
              <w:divBdr>
                <w:top w:val="none" w:sz="0" w:space="0" w:color="auto"/>
                <w:left w:val="none" w:sz="0" w:space="0" w:color="auto"/>
                <w:bottom w:val="none" w:sz="0" w:space="0" w:color="auto"/>
                <w:right w:val="none" w:sz="0" w:space="0" w:color="auto"/>
              </w:divBdr>
            </w:div>
            <w:div w:id="671302727">
              <w:marLeft w:val="0"/>
              <w:marRight w:val="0"/>
              <w:marTop w:val="0"/>
              <w:marBottom w:val="0"/>
              <w:divBdr>
                <w:top w:val="none" w:sz="0" w:space="0" w:color="auto"/>
                <w:left w:val="none" w:sz="0" w:space="0" w:color="auto"/>
                <w:bottom w:val="none" w:sz="0" w:space="0" w:color="auto"/>
                <w:right w:val="none" w:sz="0" w:space="0" w:color="auto"/>
              </w:divBdr>
            </w:div>
            <w:div w:id="1932666830">
              <w:marLeft w:val="0"/>
              <w:marRight w:val="0"/>
              <w:marTop w:val="0"/>
              <w:marBottom w:val="0"/>
              <w:divBdr>
                <w:top w:val="none" w:sz="0" w:space="0" w:color="auto"/>
                <w:left w:val="none" w:sz="0" w:space="0" w:color="auto"/>
                <w:bottom w:val="none" w:sz="0" w:space="0" w:color="auto"/>
                <w:right w:val="none" w:sz="0" w:space="0" w:color="auto"/>
              </w:divBdr>
            </w:div>
            <w:div w:id="411241421">
              <w:marLeft w:val="0"/>
              <w:marRight w:val="0"/>
              <w:marTop w:val="0"/>
              <w:marBottom w:val="0"/>
              <w:divBdr>
                <w:top w:val="none" w:sz="0" w:space="0" w:color="auto"/>
                <w:left w:val="none" w:sz="0" w:space="0" w:color="auto"/>
                <w:bottom w:val="none" w:sz="0" w:space="0" w:color="auto"/>
                <w:right w:val="none" w:sz="0" w:space="0" w:color="auto"/>
              </w:divBdr>
            </w:div>
            <w:div w:id="1239024367">
              <w:marLeft w:val="0"/>
              <w:marRight w:val="0"/>
              <w:marTop w:val="0"/>
              <w:marBottom w:val="0"/>
              <w:divBdr>
                <w:top w:val="none" w:sz="0" w:space="0" w:color="auto"/>
                <w:left w:val="none" w:sz="0" w:space="0" w:color="auto"/>
                <w:bottom w:val="none" w:sz="0" w:space="0" w:color="auto"/>
                <w:right w:val="none" w:sz="0" w:space="0" w:color="auto"/>
              </w:divBdr>
            </w:div>
            <w:div w:id="517697518">
              <w:marLeft w:val="0"/>
              <w:marRight w:val="0"/>
              <w:marTop w:val="0"/>
              <w:marBottom w:val="0"/>
              <w:divBdr>
                <w:top w:val="none" w:sz="0" w:space="0" w:color="auto"/>
                <w:left w:val="none" w:sz="0" w:space="0" w:color="auto"/>
                <w:bottom w:val="none" w:sz="0" w:space="0" w:color="auto"/>
                <w:right w:val="none" w:sz="0" w:space="0" w:color="auto"/>
              </w:divBdr>
            </w:div>
            <w:div w:id="834222372">
              <w:marLeft w:val="0"/>
              <w:marRight w:val="0"/>
              <w:marTop w:val="0"/>
              <w:marBottom w:val="0"/>
              <w:divBdr>
                <w:top w:val="none" w:sz="0" w:space="0" w:color="auto"/>
                <w:left w:val="none" w:sz="0" w:space="0" w:color="auto"/>
                <w:bottom w:val="none" w:sz="0" w:space="0" w:color="auto"/>
                <w:right w:val="none" w:sz="0" w:space="0" w:color="auto"/>
              </w:divBdr>
            </w:div>
            <w:div w:id="949356861">
              <w:marLeft w:val="0"/>
              <w:marRight w:val="0"/>
              <w:marTop w:val="0"/>
              <w:marBottom w:val="0"/>
              <w:divBdr>
                <w:top w:val="none" w:sz="0" w:space="0" w:color="auto"/>
                <w:left w:val="none" w:sz="0" w:space="0" w:color="auto"/>
                <w:bottom w:val="none" w:sz="0" w:space="0" w:color="auto"/>
                <w:right w:val="none" w:sz="0" w:space="0" w:color="auto"/>
              </w:divBdr>
            </w:div>
            <w:div w:id="1887326465">
              <w:marLeft w:val="0"/>
              <w:marRight w:val="0"/>
              <w:marTop w:val="0"/>
              <w:marBottom w:val="0"/>
              <w:divBdr>
                <w:top w:val="none" w:sz="0" w:space="0" w:color="auto"/>
                <w:left w:val="none" w:sz="0" w:space="0" w:color="auto"/>
                <w:bottom w:val="none" w:sz="0" w:space="0" w:color="auto"/>
                <w:right w:val="none" w:sz="0" w:space="0" w:color="auto"/>
              </w:divBdr>
            </w:div>
            <w:div w:id="897396604">
              <w:marLeft w:val="0"/>
              <w:marRight w:val="0"/>
              <w:marTop w:val="0"/>
              <w:marBottom w:val="0"/>
              <w:divBdr>
                <w:top w:val="none" w:sz="0" w:space="0" w:color="auto"/>
                <w:left w:val="none" w:sz="0" w:space="0" w:color="auto"/>
                <w:bottom w:val="none" w:sz="0" w:space="0" w:color="auto"/>
                <w:right w:val="none" w:sz="0" w:space="0" w:color="auto"/>
              </w:divBdr>
            </w:div>
            <w:div w:id="967704981">
              <w:marLeft w:val="0"/>
              <w:marRight w:val="0"/>
              <w:marTop w:val="0"/>
              <w:marBottom w:val="0"/>
              <w:divBdr>
                <w:top w:val="none" w:sz="0" w:space="0" w:color="auto"/>
                <w:left w:val="none" w:sz="0" w:space="0" w:color="auto"/>
                <w:bottom w:val="none" w:sz="0" w:space="0" w:color="auto"/>
                <w:right w:val="none" w:sz="0" w:space="0" w:color="auto"/>
              </w:divBdr>
            </w:div>
            <w:div w:id="874851525">
              <w:marLeft w:val="0"/>
              <w:marRight w:val="0"/>
              <w:marTop w:val="0"/>
              <w:marBottom w:val="0"/>
              <w:divBdr>
                <w:top w:val="none" w:sz="0" w:space="0" w:color="auto"/>
                <w:left w:val="none" w:sz="0" w:space="0" w:color="auto"/>
                <w:bottom w:val="none" w:sz="0" w:space="0" w:color="auto"/>
                <w:right w:val="none" w:sz="0" w:space="0" w:color="auto"/>
              </w:divBdr>
            </w:div>
            <w:div w:id="235481640">
              <w:marLeft w:val="0"/>
              <w:marRight w:val="0"/>
              <w:marTop w:val="0"/>
              <w:marBottom w:val="0"/>
              <w:divBdr>
                <w:top w:val="none" w:sz="0" w:space="0" w:color="auto"/>
                <w:left w:val="none" w:sz="0" w:space="0" w:color="auto"/>
                <w:bottom w:val="none" w:sz="0" w:space="0" w:color="auto"/>
                <w:right w:val="none" w:sz="0" w:space="0" w:color="auto"/>
              </w:divBdr>
            </w:div>
            <w:div w:id="1461530806">
              <w:marLeft w:val="0"/>
              <w:marRight w:val="0"/>
              <w:marTop w:val="0"/>
              <w:marBottom w:val="0"/>
              <w:divBdr>
                <w:top w:val="none" w:sz="0" w:space="0" w:color="auto"/>
                <w:left w:val="none" w:sz="0" w:space="0" w:color="auto"/>
                <w:bottom w:val="none" w:sz="0" w:space="0" w:color="auto"/>
                <w:right w:val="none" w:sz="0" w:space="0" w:color="auto"/>
              </w:divBdr>
            </w:div>
            <w:div w:id="994138752">
              <w:marLeft w:val="0"/>
              <w:marRight w:val="0"/>
              <w:marTop w:val="0"/>
              <w:marBottom w:val="0"/>
              <w:divBdr>
                <w:top w:val="none" w:sz="0" w:space="0" w:color="auto"/>
                <w:left w:val="none" w:sz="0" w:space="0" w:color="auto"/>
                <w:bottom w:val="none" w:sz="0" w:space="0" w:color="auto"/>
                <w:right w:val="none" w:sz="0" w:space="0" w:color="auto"/>
              </w:divBdr>
            </w:div>
            <w:div w:id="69618061">
              <w:marLeft w:val="0"/>
              <w:marRight w:val="0"/>
              <w:marTop w:val="0"/>
              <w:marBottom w:val="0"/>
              <w:divBdr>
                <w:top w:val="none" w:sz="0" w:space="0" w:color="auto"/>
                <w:left w:val="none" w:sz="0" w:space="0" w:color="auto"/>
                <w:bottom w:val="none" w:sz="0" w:space="0" w:color="auto"/>
                <w:right w:val="none" w:sz="0" w:space="0" w:color="auto"/>
              </w:divBdr>
            </w:div>
            <w:div w:id="889801793">
              <w:marLeft w:val="0"/>
              <w:marRight w:val="0"/>
              <w:marTop w:val="0"/>
              <w:marBottom w:val="0"/>
              <w:divBdr>
                <w:top w:val="none" w:sz="0" w:space="0" w:color="auto"/>
                <w:left w:val="none" w:sz="0" w:space="0" w:color="auto"/>
                <w:bottom w:val="none" w:sz="0" w:space="0" w:color="auto"/>
                <w:right w:val="none" w:sz="0" w:space="0" w:color="auto"/>
              </w:divBdr>
            </w:div>
            <w:div w:id="2117745883">
              <w:marLeft w:val="0"/>
              <w:marRight w:val="0"/>
              <w:marTop w:val="0"/>
              <w:marBottom w:val="0"/>
              <w:divBdr>
                <w:top w:val="none" w:sz="0" w:space="0" w:color="auto"/>
                <w:left w:val="none" w:sz="0" w:space="0" w:color="auto"/>
                <w:bottom w:val="none" w:sz="0" w:space="0" w:color="auto"/>
                <w:right w:val="none" w:sz="0" w:space="0" w:color="auto"/>
              </w:divBdr>
            </w:div>
            <w:div w:id="1161233215">
              <w:marLeft w:val="0"/>
              <w:marRight w:val="0"/>
              <w:marTop w:val="0"/>
              <w:marBottom w:val="0"/>
              <w:divBdr>
                <w:top w:val="none" w:sz="0" w:space="0" w:color="auto"/>
                <w:left w:val="none" w:sz="0" w:space="0" w:color="auto"/>
                <w:bottom w:val="none" w:sz="0" w:space="0" w:color="auto"/>
                <w:right w:val="none" w:sz="0" w:space="0" w:color="auto"/>
              </w:divBdr>
            </w:div>
            <w:div w:id="65885725">
              <w:marLeft w:val="0"/>
              <w:marRight w:val="0"/>
              <w:marTop w:val="0"/>
              <w:marBottom w:val="0"/>
              <w:divBdr>
                <w:top w:val="none" w:sz="0" w:space="0" w:color="auto"/>
                <w:left w:val="none" w:sz="0" w:space="0" w:color="auto"/>
                <w:bottom w:val="none" w:sz="0" w:space="0" w:color="auto"/>
                <w:right w:val="none" w:sz="0" w:space="0" w:color="auto"/>
              </w:divBdr>
            </w:div>
            <w:div w:id="897278231">
              <w:marLeft w:val="0"/>
              <w:marRight w:val="0"/>
              <w:marTop w:val="0"/>
              <w:marBottom w:val="0"/>
              <w:divBdr>
                <w:top w:val="none" w:sz="0" w:space="0" w:color="auto"/>
                <w:left w:val="none" w:sz="0" w:space="0" w:color="auto"/>
                <w:bottom w:val="none" w:sz="0" w:space="0" w:color="auto"/>
                <w:right w:val="none" w:sz="0" w:space="0" w:color="auto"/>
              </w:divBdr>
            </w:div>
            <w:div w:id="1283878429">
              <w:marLeft w:val="0"/>
              <w:marRight w:val="0"/>
              <w:marTop w:val="0"/>
              <w:marBottom w:val="0"/>
              <w:divBdr>
                <w:top w:val="none" w:sz="0" w:space="0" w:color="auto"/>
                <w:left w:val="none" w:sz="0" w:space="0" w:color="auto"/>
                <w:bottom w:val="none" w:sz="0" w:space="0" w:color="auto"/>
                <w:right w:val="none" w:sz="0" w:space="0" w:color="auto"/>
              </w:divBdr>
            </w:div>
            <w:div w:id="2061902558">
              <w:marLeft w:val="0"/>
              <w:marRight w:val="0"/>
              <w:marTop w:val="0"/>
              <w:marBottom w:val="0"/>
              <w:divBdr>
                <w:top w:val="none" w:sz="0" w:space="0" w:color="auto"/>
                <w:left w:val="none" w:sz="0" w:space="0" w:color="auto"/>
                <w:bottom w:val="none" w:sz="0" w:space="0" w:color="auto"/>
                <w:right w:val="none" w:sz="0" w:space="0" w:color="auto"/>
              </w:divBdr>
            </w:div>
            <w:div w:id="856040941">
              <w:marLeft w:val="0"/>
              <w:marRight w:val="0"/>
              <w:marTop w:val="0"/>
              <w:marBottom w:val="0"/>
              <w:divBdr>
                <w:top w:val="none" w:sz="0" w:space="0" w:color="auto"/>
                <w:left w:val="none" w:sz="0" w:space="0" w:color="auto"/>
                <w:bottom w:val="none" w:sz="0" w:space="0" w:color="auto"/>
                <w:right w:val="none" w:sz="0" w:space="0" w:color="auto"/>
              </w:divBdr>
            </w:div>
            <w:div w:id="272783189">
              <w:marLeft w:val="0"/>
              <w:marRight w:val="0"/>
              <w:marTop w:val="0"/>
              <w:marBottom w:val="0"/>
              <w:divBdr>
                <w:top w:val="none" w:sz="0" w:space="0" w:color="auto"/>
                <w:left w:val="none" w:sz="0" w:space="0" w:color="auto"/>
                <w:bottom w:val="none" w:sz="0" w:space="0" w:color="auto"/>
                <w:right w:val="none" w:sz="0" w:space="0" w:color="auto"/>
              </w:divBdr>
            </w:div>
            <w:div w:id="206334274">
              <w:marLeft w:val="0"/>
              <w:marRight w:val="0"/>
              <w:marTop w:val="0"/>
              <w:marBottom w:val="0"/>
              <w:divBdr>
                <w:top w:val="none" w:sz="0" w:space="0" w:color="auto"/>
                <w:left w:val="none" w:sz="0" w:space="0" w:color="auto"/>
                <w:bottom w:val="none" w:sz="0" w:space="0" w:color="auto"/>
                <w:right w:val="none" w:sz="0" w:space="0" w:color="auto"/>
              </w:divBdr>
            </w:div>
            <w:div w:id="503057568">
              <w:marLeft w:val="0"/>
              <w:marRight w:val="0"/>
              <w:marTop w:val="0"/>
              <w:marBottom w:val="0"/>
              <w:divBdr>
                <w:top w:val="none" w:sz="0" w:space="0" w:color="auto"/>
                <w:left w:val="none" w:sz="0" w:space="0" w:color="auto"/>
                <w:bottom w:val="none" w:sz="0" w:space="0" w:color="auto"/>
                <w:right w:val="none" w:sz="0" w:space="0" w:color="auto"/>
              </w:divBdr>
            </w:div>
            <w:div w:id="1455827466">
              <w:marLeft w:val="0"/>
              <w:marRight w:val="0"/>
              <w:marTop w:val="0"/>
              <w:marBottom w:val="0"/>
              <w:divBdr>
                <w:top w:val="none" w:sz="0" w:space="0" w:color="auto"/>
                <w:left w:val="none" w:sz="0" w:space="0" w:color="auto"/>
                <w:bottom w:val="none" w:sz="0" w:space="0" w:color="auto"/>
                <w:right w:val="none" w:sz="0" w:space="0" w:color="auto"/>
              </w:divBdr>
            </w:div>
            <w:div w:id="1521427893">
              <w:marLeft w:val="0"/>
              <w:marRight w:val="0"/>
              <w:marTop w:val="0"/>
              <w:marBottom w:val="0"/>
              <w:divBdr>
                <w:top w:val="none" w:sz="0" w:space="0" w:color="auto"/>
                <w:left w:val="none" w:sz="0" w:space="0" w:color="auto"/>
                <w:bottom w:val="none" w:sz="0" w:space="0" w:color="auto"/>
                <w:right w:val="none" w:sz="0" w:space="0" w:color="auto"/>
              </w:divBdr>
            </w:div>
            <w:div w:id="525141742">
              <w:marLeft w:val="0"/>
              <w:marRight w:val="0"/>
              <w:marTop w:val="0"/>
              <w:marBottom w:val="0"/>
              <w:divBdr>
                <w:top w:val="none" w:sz="0" w:space="0" w:color="auto"/>
                <w:left w:val="none" w:sz="0" w:space="0" w:color="auto"/>
                <w:bottom w:val="none" w:sz="0" w:space="0" w:color="auto"/>
                <w:right w:val="none" w:sz="0" w:space="0" w:color="auto"/>
              </w:divBdr>
            </w:div>
            <w:div w:id="1701974827">
              <w:marLeft w:val="0"/>
              <w:marRight w:val="0"/>
              <w:marTop w:val="0"/>
              <w:marBottom w:val="0"/>
              <w:divBdr>
                <w:top w:val="none" w:sz="0" w:space="0" w:color="auto"/>
                <w:left w:val="none" w:sz="0" w:space="0" w:color="auto"/>
                <w:bottom w:val="none" w:sz="0" w:space="0" w:color="auto"/>
                <w:right w:val="none" w:sz="0" w:space="0" w:color="auto"/>
              </w:divBdr>
            </w:div>
            <w:div w:id="1899315451">
              <w:marLeft w:val="0"/>
              <w:marRight w:val="0"/>
              <w:marTop w:val="0"/>
              <w:marBottom w:val="0"/>
              <w:divBdr>
                <w:top w:val="none" w:sz="0" w:space="0" w:color="auto"/>
                <w:left w:val="none" w:sz="0" w:space="0" w:color="auto"/>
                <w:bottom w:val="none" w:sz="0" w:space="0" w:color="auto"/>
                <w:right w:val="none" w:sz="0" w:space="0" w:color="auto"/>
              </w:divBdr>
            </w:div>
            <w:div w:id="1972633708">
              <w:marLeft w:val="0"/>
              <w:marRight w:val="0"/>
              <w:marTop w:val="0"/>
              <w:marBottom w:val="0"/>
              <w:divBdr>
                <w:top w:val="none" w:sz="0" w:space="0" w:color="auto"/>
                <w:left w:val="none" w:sz="0" w:space="0" w:color="auto"/>
                <w:bottom w:val="none" w:sz="0" w:space="0" w:color="auto"/>
                <w:right w:val="none" w:sz="0" w:space="0" w:color="auto"/>
              </w:divBdr>
            </w:div>
            <w:div w:id="816997834">
              <w:marLeft w:val="0"/>
              <w:marRight w:val="0"/>
              <w:marTop w:val="0"/>
              <w:marBottom w:val="0"/>
              <w:divBdr>
                <w:top w:val="none" w:sz="0" w:space="0" w:color="auto"/>
                <w:left w:val="none" w:sz="0" w:space="0" w:color="auto"/>
                <w:bottom w:val="none" w:sz="0" w:space="0" w:color="auto"/>
                <w:right w:val="none" w:sz="0" w:space="0" w:color="auto"/>
              </w:divBdr>
            </w:div>
            <w:div w:id="636885288">
              <w:marLeft w:val="0"/>
              <w:marRight w:val="0"/>
              <w:marTop w:val="0"/>
              <w:marBottom w:val="0"/>
              <w:divBdr>
                <w:top w:val="none" w:sz="0" w:space="0" w:color="auto"/>
                <w:left w:val="none" w:sz="0" w:space="0" w:color="auto"/>
                <w:bottom w:val="none" w:sz="0" w:space="0" w:color="auto"/>
                <w:right w:val="none" w:sz="0" w:space="0" w:color="auto"/>
              </w:divBdr>
            </w:div>
            <w:div w:id="409742420">
              <w:marLeft w:val="0"/>
              <w:marRight w:val="0"/>
              <w:marTop w:val="0"/>
              <w:marBottom w:val="0"/>
              <w:divBdr>
                <w:top w:val="none" w:sz="0" w:space="0" w:color="auto"/>
                <w:left w:val="none" w:sz="0" w:space="0" w:color="auto"/>
                <w:bottom w:val="none" w:sz="0" w:space="0" w:color="auto"/>
                <w:right w:val="none" w:sz="0" w:space="0" w:color="auto"/>
              </w:divBdr>
            </w:div>
            <w:div w:id="952860471">
              <w:marLeft w:val="0"/>
              <w:marRight w:val="0"/>
              <w:marTop w:val="0"/>
              <w:marBottom w:val="0"/>
              <w:divBdr>
                <w:top w:val="none" w:sz="0" w:space="0" w:color="auto"/>
                <w:left w:val="none" w:sz="0" w:space="0" w:color="auto"/>
                <w:bottom w:val="none" w:sz="0" w:space="0" w:color="auto"/>
                <w:right w:val="none" w:sz="0" w:space="0" w:color="auto"/>
              </w:divBdr>
            </w:div>
            <w:div w:id="186868542">
              <w:marLeft w:val="0"/>
              <w:marRight w:val="0"/>
              <w:marTop w:val="0"/>
              <w:marBottom w:val="0"/>
              <w:divBdr>
                <w:top w:val="none" w:sz="0" w:space="0" w:color="auto"/>
                <w:left w:val="none" w:sz="0" w:space="0" w:color="auto"/>
                <w:bottom w:val="none" w:sz="0" w:space="0" w:color="auto"/>
                <w:right w:val="none" w:sz="0" w:space="0" w:color="auto"/>
              </w:divBdr>
            </w:div>
            <w:div w:id="1693336672">
              <w:marLeft w:val="0"/>
              <w:marRight w:val="0"/>
              <w:marTop w:val="0"/>
              <w:marBottom w:val="0"/>
              <w:divBdr>
                <w:top w:val="none" w:sz="0" w:space="0" w:color="auto"/>
                <w:left w:val="none" w:sz="0" w:space="0" w:color="auto"/>
                <w:bottom w:val="none" w:sz="0" w:space="0" w:color="auto"/>
                <w:right w:val="none" w:sz="0" w:space="0" w:color="auto"/>
              </w:divBdr>
            </w:div>
            <w:div w:id="1098452101">
              <w:marLeft w:val="0"/>
              <w:marRight w:val="0"/>
              <w:marTop w:val="0"/>
              <w:marBottom w:val="0"/>
              <w:divBdr>
                <w:top w:val="none" w:sz="0" w:space="0" w:color="auto"/>
                <w:left w:val="none" w:sz="0" w:space="0" w:color="auto"/>
                <w:bottom w:val="none" w:sz="0" w:space="0" w:color="auto"/>
                <w:right w:val="none" w:sz="0" w:space="0" w:color="auto"/>
              </w:divBdr>
            </w:div>
            <w:div w:id="1220484631">
              <w:marLeft w:val="0"/>
              <w:marRight w:val="0"/>
              <w:marTop w:val="0"/>
              <w:marBottom w:val="0"/>
              <w:divBdr>
                <w:top w:val="none" w:sz="0" w:space="0" w:color="auto"/>
                <w:left w:val="none" w:sz="0" w:space="0" w:color="auto"/>
                <w:bottom w:val="none" w:sz="0" w:space="0" w:color="auto"/>
                <w:right w:val="none" w:sz="0" w:space="0" w:color="auto"/>
              </w:divBdr>
            </w:div>
            <w:div w:id="1564023877">
              <w:marLeft w:val="0"/>
              <w:marRight w:val="0"/>
              <w:marTop w:val="0"/>
              <w:marBottom w:val="0"/>
              <w:divBdr>
                <w:top w:val="none" w:sz="0" w:space="0" w:color="auto"/>
                <w:left w:val="none" w:sz="0" w:space="0" w:color="auto"/>
                <w:bottom w:val="none" w:sz="0" w:space="0" w:color="auto"/>
                <w:right w:val="none" w:sz="0" w:space="0" w:color="auto"/>
              </w:divBdr>
            </w:div>
            <w:div w:id="98373485">
              <w:marLeft w:val="0"/>
              <w:marRight w:val="0"/>
              <w:marTop w:val="0"/>
              <w:marBottom w:val="0"/>
              <w:divBdr>
                <w:top w:val="none" w:sz="0" w:space="0" w:color="auto"/>
                <w:left w:val="none" w:sz="0" w:space="0" w:color="auto"/>
                <w:bottom w:val="none" w:sz="0" w:space="0" w:color="auto"/>
                <w:right w:val="none" w:sz="0" w:space="0" w:color="auto"/>
              </w:divBdr>
            </w:div>
            <w:div w:id="1487623454">
              <w:marLeft w:val="0"/>
              <w:marRight w:val="0"/>
              <w:marTop w:val="0"/>
              <w:marBottom w:val="0"/>
              <w:divBdr>
                <w:top w:val="none" w:sz="0" w:space="0" w:color="auto"/>
                <w:left w:val="none" w:sz="0" w:space="0" w:color="auto"/>
                <w:bottom w:val="none" w:sz="0" w:space="0" w:color="auto"/>
                <w:right w:val="none" w:sz="0" w:space="0" w:color="auto"/>
              </w:divBdr>
            </w:div>
            <w:div w:id="65498897">
              <w:marLeft w:val="0"/>
              <w:marRight w:val="0"/>
              <w:marTop w:val="0"/>
              <w:marBottom w:val="0"/>
              <w:divBdr>
                <w:top w:val="none" w:sz="0" w:space="0" w:color="auto"/>
                <w:left w:val="none" w:sz="0" w:space="0" w:color="auto"/>
                <w:bottom w:val="none" w:sz="0" w:space="0" w:color="auto"/>
                <w:right w:val="none" w:sz="0" w:space="0" w:color="auto"/>
              </w:divBdr>
            </w:div>
            <w:div w:id="133182502">
              <w:marLeft w:val="0"/>
              <w:marRight w:val="0"/>
              <w:marTop w:val="0"/>
              <w:marBottom w:val="0"/>
              <w:divBdr>
                <w:top w:val="none" w:sz="0" w:space="0" w:color="auto"/>
                <w:left w:val="none" w:sz="0" w:space="0" w:color="auto"/>
                <w:bottom w:val="none" w:sz="0" w:space="0" w:color="auto"/>
                <w:right w:val="none" w:sz="0" w:space="0" w:color="auto"/>
              </w:divBdr>
            </w:div>
            <w:div w:id="957032249">
              <w:marLeft w:val="0"/>
              <w:marRight w:val="0"/>
              <w:marTop w:val="0"/>
              <w:marBottom w:val="0"/>
              <w:divBdr>
                <w:top w:val="none" w:sz="0" w:space="0" w:color="auto"/>
                <w:left w:val="none" w:sz="0" w:space="0" w:color="auto"/>
                <w:bottom w:val="none" w:sz="0" w:space="0" w:color="auto"/>
                <w:right w:val="none" w:sz="0" w:space="0" w:color="auto"/>
              </w:divBdr>
            </w:div>
            <w:div w:id="929658513">
              <w:marLeft w:val="0"/>
              <w:marRight w:val="0"/>
              <w:marTop w:val="0"/>
              <w:marBottom w:val="0"/>
              <w:divBdr>
                <w:top w:val="none" w:sz="0" w:space="0" w:color="auto"/>
                <w:left w:val="none" w:sz="0" w:space="0" w:color="auto"/>
                <w:bottom w:val="none" w:sz="0" w:space="0" w:color="auto"/>
                <w:right w:val="none" w:sz="0" w:space="0" w:color="auto"/>
              </w:divBdr>
            </w:div>
            <w:div w:id="1083451189">
              <w:marLeft w:val="0"/>
              <w:marRight w:val="0"/>
              <w:marTop w:val="0"/>
              <w:marBottom w:val="0"/>
              <w:divBdr>
                <w:top w:val="none" w:sz="0" w:space="0" w:color="auto"/>
                <w:left w:val="none" w:sz="0" w:space="0" w:color="auto"/>
                <w:bottom w:val="none" w:sz="0" w:space="0" w:color="auto"/>
                <w:right w:val="none" w:sz="0" w:space="0" w:color="auto"/>
              </w:divBdr>
            </w:div>
            <w:div w:id="829098304">
              <w:marLeft w:val="0"/>
              <w:marRight w:val="0"/>
              <w:marTop w:val="0"/>
              <w:marBottom w:val="0"/>
              <w:divBdr>
                <w:top w:val="none" w:sz="0" w:space="0" w:color="auto"/>
                <w:left w:val="none" w:sz="0" w:space="0" w:color="auto"/>
                <w:bottom w:val="none" w:sz="0" w:space="0" w:color="auto"/>
                <w:right w:val="none" w:sz="0" w:space="0" w:color="auto"/>
              </w:divBdr>
            </w:div>
            <w:div w:id="1498422183">
              <w:marLeft w:val="0"/>
              <w:marRight w:val="0"/>
              <w:marTop w:val="0"/>
              <w:marBottom w:val="0"/>
              <w:divBdr>
                <w:top w:val="none" w:sz="0" w:space="0" w:color="auto"/>
                <w:left w:val="none" w:sz="0" w:space="0" w:color="auto"/>
                <w:bottom w:val="none" w:sz="0" w:space="0" w:color="auto"/>
                <w:right w:val="none" w:sz="0" w:space="0" w:color="auto"/>
              </w:divBdr>
            </w:div>
            <w:div w:id="1479296572">
              <w:marLeft w:val="0"/>
              <w:marRight w:val="0"/>
              <w:marTop w:val="0"/>
              <w:marBottom w:val="0"/>
              <w:divBdr>
                <w:top w:val="none" w:sz="0" w:space="0" w:color="auto"/>
                <w:left w:val="none" w:sz="0" w:space="0" w:color="auto"/>
                <w:bottom w:val="none" w:sz="0" w:space="0" w:color="auto"/>
                <w:right w:val="none" w:sz="0" w:space="0" w:color="auto"/>
              </w:divBdr>
            </w:div>
            <w:div w:id="2049138369">
              <w:marLeft w:val="0"/>
              <w:marRight w:val="0"/>
              <w:marTop w:val="0"/>
              <w:marBottom w:val="0"/>
              <w:divBdr>
                <w:top w:val="none" w:sz="0" w:space="0" w:color="auto"/>
                <w:left w:val="none" w:sz="0" w:space="0" w:color="auto"/>
                <w:bottom w:val="none" w:sz="0" w:space="0" w:color="auto"/>
                <w:right w:val="none" w:sz="0" w:space="0" w:color="auto"/>
              </w:divBdr>
            </w:div>
            <w:div w:id="1132600055">
              <w:marLeft w:val="0"/>
              <w:marRight w:val="0"/>
              <w:marTop w:val="0"/>
              <w:marBottom w:val="0"/>
              <w:divBdr>
                <w:top w:val="none" w:sz="0" w:space="0" w:color="auto"/>
                <w:left w:val="none" w:sz="0" w:space="0" w:color="auto"/>
                <w:bottom w:val="none" w:sz="0" w:space="0" w:color="auto"/>
                <w:right w:val="none" w:sz="0" w:space="0" w:color="auto"/>
              </w:divBdr>
            </w:div>
            <w:div w:id="2019771946">
              <w:marLeft w:val="0"/>
              <w:marRight w:val="0"/>
              <w:marTop w:val="0"/>
              <w:marBottom w:val="0"/>
              <w:divBdr>
                <w:top w:val="none" w:sz="0" w:space="0" w:color="auto"/>
                <w:left w:val="none" w:sz="0" w:space="0" w:color="auto"/>
                <w:bottom w:val="none" w:sz="0" w:space="0" w:color="auto"/>
                <w:right w:val="none" w:sz="0" w:space="0" w:color="auto"/>
              </w:divBdr>
            </w:div>
            <w:div w:id="1383864906">
              <w:marLeft w:val="0"/>
              <w:marRight w:val="0"/>
              <w:marTop w:val="0"/>
              <w:marBottom w:val="0"/>
              <w:divBdr>
                <w:top w:val="none" w:sz="0" w:space="0" w:color="auto"/>
                <w:left w:val="none" w:sz="0" w:space="0" w:color="auto"/>
                <w:bottom w:val="none" w:sz="0" w:space="0" w:color="auto"/>
                <w:right w:val="none" w:sz="0" w:space="0" w:color="auto"/>
              </w:divBdr>
            </w:div>
            <w:div w:id="734356572">
              <w:marLeft w:val="0"/>
              <w:marRight w:val="0"/>
              <w:marTop w:val="0"/>
              <w:marBottom w:val="0"/>
              <w:divBdr>
                <w:top w:val="none" w:sz="0" w:space="0" w:color="auto"/>
                <w:left w:val="none" w:sz="0" w:space="0" w:color="auto"/>
                <w:bottom w:val="none" w:sz="0" w:space="0" w:color="auto"/>
                <w:right w:val="none" w:sz="0" w:space="0" w:color="auto"/>
              </w:divBdr>
            </w:div>
            <w:div w:id="1181159775">
              <w:marLeft w:val="0"/>
              <w:marRight w:val="0"/>
              <w:marTop w:val="0"/>
              <w:marBottom w:val="0"/>
              <w:divBdr>
                <w:top w:val="none" w:sz="0" w:space="0" w:color="auto"/>
                <w:left w:val="none" w:sz="0" w:space="0" w:color="auto"/>
                <w:bottom w:val="none" w:sz="0" w:space="0" w:color="auto"/>
                <w:right w:val="none" w:sz="0" w:space="0" w:color="auto"/>
              </w:divBdr>
            </w:div>
            <w:div w:id="136531829">
              <w:marLeft w:val="0"/>
              <w:marRight w:val="0"/>
              <w:marTop w:val="0"/>
              <w:marBottom w:val="0"/>
              <w:divBdr>
                <w:top w:val="none" w:sz="0" w:space="0" w:color="auto"/>
                <w:left w:val="none" w:sz="0" w:space="0" w:color="auto"/>
                <w:bottom w:val="none" w:sz="0" w:space="0" w:color="auto"/>
                <w:right w:val="none" w:sz="0" w:space="0" w:color="auto"/>
              </w:divBdr>
            </w:div>
            <w:div w:id="1427113466">
              <w:marLeft w:val="0"/>
              <w:marRight w:val="0"/>
              <w:marTop w:val="0"/>
              <w:marBottom w:val="0"/>
              <w:divBdr>
                <w:top w:val="none" w:sz="0" w:space="0" w:color="auto"/>
                <w:left w:val="none" w:sz="0" w:space="0" w:color="auto"/>
                <w:bottom w:val="none" w:sz="0" w:space="0" w:color="auto"/>
                <w:right w:val="none" w:sz="0" w:space="0" w:color="auto"/>
              </w:divBdr>
            </w:div>
            <w:div w:id="1220088525">
              <w:marLeft w:val="0"/>
              <w:marRight w:val="0"/>
              <w:marTop w:val="0"/>
              <w:marBottom w:val="0"/>
              <w:divBdr>
                <w:top w:val="none" w:sz="0" w:space="0" w:color="auto"/>
                <w:left w:val="none" w:sz="0" w:space="0" w:color="auto"/>
                <w:bottom w:val="none" w:sz="0" w:space="0" w:color="auto"/>
                <w:right w:val="none" w:sz="0" w:space="0" w:color="auto"/>
              </w:divBdr>
            </w:div>
            <w:div w:id="1029332025">
              <w:marLeft w:val="0"/>
              <w:marRight w:val="0"/>
              <w:marTop w:val="0"/>
              <w:marBottom w:val="0"/>
              <w:divBdr>
                <w:top w:val="none" w:sz="0" w:space="0" w:color="auto"/>
                <w:left w:val="none" w:sz="0" w:space="0" w:color="auto"/>
                <w:bottom w:val="none" w:sz="0" w:space="0" w:color="auto"/>
                <w:right w:val="none" w:sz="0" w:space="0" w:color="auto"/>
              </w:divBdr>
            </w:div>
            <w:div w:id="409932683">
              <w:marLeft w:val="0"/>
              <w:marRight w:val="0"/>
              <w:marTop w:val="0"/>
              <w:marBottom w:val="0"/>
              <w:divBdr>
                <w:top w:val="none" w:sz="0" w:space="0" w:color="auto"/>
                <w:left w:val="none" w:sz="0" w:space="0" w:color="auto"/>
                <w:bottom w:val="none" w:sz="0" w:space="0" w:color="auto"/>
                <w:right w:val="none" w:sz="0" w:space="0" w:color="auto"/>
              </w:divBdr>
            </w:div>
            <w:div w:id="1310132740">
              <w:marLeft w:val="0"/>
              <w:marRight w:val="0"/>
              <w:marTop w:val="0"/>
              <w:marBottom w:val="0"/>
              <w:divBdr>
                <w:top w:val="none" w:sz="0" w:space="0" w:color="auto"/>
                <w:left w:val="none" w:sz="0" w:space="0" w:color="auto"/>
                <w:bottom w:val="none" w:sz="0" w:space="0" w:color="auto"/>
                <w:right w:val="none" w:sz="0" w:space="0" w:color="auto"/>
              </w:divBdr>
            </w:div>
            <w:div w:id="1229653832">
              <w:marLeft w:val="0"/>
              <w:marRight w:val="0"/>
              <w:marTop w:val="0"/>
              <w:marBottom w:val="0"/>
              <w:divBdr>
                <w:top w:val="none" w:sz="0" w:space="0" w:color="auto"/>
                <w:left w:val="none" w:sz="0" w:space="0" w:color="auto"/>
                <w:bottom w:val="none" w:sz="0" w:space="0" w:color="auto"/>
                <w:right w:val="none" w:sz="0" w:space="0" w:color="auto"/>
              </w:divBdr>
            </w:div>
            <w:div w:id="1747414809">
              <w:marLeft w:val="0"/>
              <w:marRight w:val="0"/>
              <w:marTop w:val="0"/>
              <w:marBottom w:val="0"/>
              <w:divBdr>
                <w:top w:val="none" w:sz="0" w:space="0" w:color="auto"/>
                <w:left w:val="none" w:sz="0" w:space="0" w:color="auto"/>
                <w:bottom w:val="none" w:sz="0" w:space="0" w:color="auto"/>
                <w:right w:val="none" w:sz="0" w:space="0" w:color="auto"/>
              </w:divBdr>
            </w:div>
            <w:div w:id="1259799522">
              <w:marLeft w:val="0"/>
              <w:marRight w:val="0"/>
              <w:marTop w:val="0"/>
              <w:marBottom w:val="0"/>
              <w:divBdr>
                <w:top w:val="none" w:sz="0" w:space="0" w:color="auto"/>
                <w:left w:val="none" w:sz="0" w:space="0" w:color="auto"/>
                <w:bottom w:val="none" w:sz="0" w:space="0" w:color="auto"/>
                <w:right w:val="none" w:sz="0" w:space="0" w:color="auto"/>
              </w:divBdr>
            </w:div>
            <w:div w:id="83841127">
              <w:marLeft w:val="0"/>
              <w:marRight w:val="0"/>
              <w:marTop w:val="0"/>
              <w:marBottom w:val="0"/>
              <w:divBdr>
                <w:top w:val="none" w:sz="0" w:space="0" w:color="auto"/>
                <w:left w:val="none" w:sz="0" w:space="0" w:color="auto"/>
                <w:bottom w:val="none" w:sz="0" w:space="0" w:color="auto"/>
                <w:right w:val="none" w:sz="0" w:space="0" w:color="auto"/>
              </w:divBdr>
            </w:div>
            <w:div w:id="410856711">
              <w:marLeft w:val="0"/>
              <w:marRight w:val="0"/>
              <w:marTop w:val="0"/>
              <w:marBottom w:val="0"/>
              <w:divBdr>
                <w:top w:val="none" w:sz="0" w:space="0" w:color="auto"/>
                <w:left w:val="none" w:sz="0" w:space="0" w:color="auto"/>
                <w:bottom w:val="none" w:sz="0" w:space="0" w:color="auto"/>
                <w:right w:val="none" w:sz="0" w:space="0" w:color="auto"/>
              </w:divBdr>
            </w:div>
            <w:div w:id="1798521232">
              <w:marLeft w:val="0"/>
              <w:marRight w:val="0"/>
              <w:marTop w:val="0"/>
              <w:marBottom w:val="0"/>
              <w:divBdr>
                <w:top w:val="none" w:sz="0" w:space="0" w:color="auto"/>
                <w:left w:val="none" w:sz="0" w:space="0" w:color="auto"/>
                <w:bottom w:val="none" w:sz="0" w:space="0" w:color="auto"/>
                <w:right w:val="none" w:sz="0" w:space="0" w:color="auto"/>
              </w:divBdr>
            </w:div>
            <w:div w:id="1403527126">
              <w:marLeft w:val="0"/>
              <w:marRight w:val="0"/>
              <w:marTop w:val="0"/>
              <w:marBottom w:val="0"/>
              <w:divBdr>
                <w:top w:val="none" w:sz="0" w:space="0" w:color="auto"/>
                <w:left w:val="none" w:sz="0" w:space="0" w:color="auto"/>
                <w:bottom w:val="none" w:sz="0" w:space="0" w:color="auto"/>
                <w:right w:val="none" w:sz="0" w:space="0" w:color="auto"/>
              </w:divBdr>
            </w:div>
            <w:div w:id="1544830715">
              <w:marLeft w:val="0"/>
              <w:marRight w:val="0"/>
              <w:marTop w:val="0"/>
              <w:marBottom w:val="0"/>
              <w:divBdr>
                <w:top w:val="none" w:sz="0" w:space="0" w:color="auto"/>
                <w:left w:val="none" w:sz="0" w:space="0" w:color="auto"/>
                <w:bottom w:val="none" w:sz="0" w:space="0" w:color="auto"/>
                <w:right w:val="none" w:sz="0" w:space="0" w:color="auto"/>
              </w:divBdr>
            </w:div>
            <w:div w:id="1309095608">
              <w:marLeft w:val="0"/>
              <w:marRight w:val="0"/>
              <w:marTop w:val="0"/>
              <w:marBottom w:val="0"/>
              <w:divBdr>
                <w:top w:val="none" w:sz="0" w:space="0" w:color="auto"/>
                <w:left w:val="none" w:sz="0" w:space="0" w:color="auto"/>
                <w:bottom w:val="none" w:sz="0" w:space="0" w:color="auto"/>
                <w:right w:val="none" w:sz="0" w:space="0" w:color="auto"/>
              </w:divBdr>
            </w:div>
            <w:div w:id="1172715721">
              <w:marLeft w:val="0"/>
              <w:marRight w:val="0"/>
              <w:marTop w:val="0"/>
              <w:marBottom w:val="0"/>
              <w:divBdr>
                <w:top w:val="none" w:sz="0" w:space="0" w:color="auto"/>
                <w:left w:val="none" w:sz="0" w:space="0" w:color="auto"/>
                <w:bottom w:val="none" w:sz="0" w:space="0" w:color="auto"/>
                <w:right w:val="none" w:sz="0" w:space="0" w:color="auto"/>
              </w:divBdr>
            </w:div>
            <w:div w:id="182675074">
              <w:marLeft w:val="0"/>
              <w:marRight w:val="0"/>
              <w:marTop w:val="0"/>
              <w:marBottom w:val="0"/>
              <w:divBdr>
                <w:top w:val="none" w:sz="0" w:space="0" w:color="auto"/>
                <w:left w:val="none" w:sz="0" w:space="0" w:color="auto"/>
                <w:bottom w:val="none" w:sz="0" w:space="0" w:color="auto"/>
                <w:right w:val="none" w:sz="0" w:space="0" w:color="auto"/>
              </w:divBdr>
            </w:div>
            <w:div w:id="965114877">
              <w:marLeft w:val="0"/>
              <w:marRight w:val="0"/>
              <w:marTop w:val="0"/>
              <w:marBottom w:val="0"/>
              <w:divBdr>
                <w:top w:val="none" w:sz="0" w:space="0" w:color="auto"/>
                <w:left w:val="none" w:sz="0" w:space="0" w:color="auto"/>
                <w:bottom w:val="none" w:sz="0" w:space="0" w:color="auto"/>
                <w:right w:val="none" w:sz="0" w:space="0" w:color="auto"/>
              </w:divBdr>
            </w:div>
            <w:div w:id="954094132">
              <w:marLeft w:val="0"/>
              <w:marRight w:val="0"/>
              <w:marTop w:val="0"/>
              <w:marBottom w:val="0"/>
              <w:divBdr>
                <w:top w:val="none" w:sz="0" w:space="0" w:color="auto"/>
                <w:left w:val="none" w:sz="0" w:space="0" w:color="auto"/>
                <w:bottom w:val="none" w:sz="0" w:space="0" w:color="auto"/>
                <w:right w:val="none" w:sz="0" w:space="0" w:color="auto"/>
              </w:divBdr>
            </w:div>
            <w:div w:id="1171487399">
              <w:marLeft w:val="0"/>
              <w:marRight w:val="0"/>
              <w:marTop w:val="0"/>
              <w:marBottom w:val="0"/>
              <w:divBdr>
                <w:top w:val="none" w:sz="0" w:space="0" w:color="auto"/>
                <w:left w:val="none" w:sz="0" w:space="0" w:color="auto"/>
                <w:bottom w:val="none" w:sz="0" w:space="0" w:color="auto"/>
                <w:right w:val="none" w:sz="0" w:space="0" w:color="auto"/>
              </w:divBdr>
            </w:div>
            <w:div w:id="151022605">
              <w:marLeft w:val="0"/>
              <w:marRight w:val="0"/>
              <w:marTop w:val="0"/>
              <w:marBottom w:val="0"/>
              <w:divBdr>
                <w:top w:val="none" w:sz="0" w:space="0" w:color="auto"/>
                <w:left w:val="none" w:sz="0" w:space="0" w:color="auto"/>
                <w:bottom w:val="none" w:sz="0" w:space="0" w:color="auto"/>
                <w:right w:val="none" w:sz="0" w:space="0" w:color="auto"/>
              </w:divBdr>
            </w:div>
            <w:div w:id="1704551413">
              <w:marLeft w:val="0"/>
              <w:marRight w:val="0"/>
              <w:marTop w:val="0"/>
              <w:marBottom w:val="0"/>
              <w:divBdr>
                <w:top w:val="none" w:sz="0" w:space="0" w:color="auto"/>
                <w:left w:val="none" w:sz="0" w:space="0" w:color="auto"/>
                <w:bottom w:val="none" w:sz="0" w:space="0" w:color="auto"/>
                <w:right w:val="none" w:sz="0" w:space="0" w:color="auto"/>
              </w:divBdr>
            </w:div>
            <w:div w:id="1270428476">
              <w:marLeft w:val="0"/>
              <w:marRight w:val="0"/>
              <w:marTop w:val="0"/>
              <w:marBottom w:val="0"/>
              <w:divBdr>
                <w:top w:val="none" w:sz="0" w:space="0" w:color="auto"/>
                <w:left w:val="none" w:sz="0" w:space="0" w:color="auto"/>
                <w:bottom w:val="none" w:sz="0" w:space="0" w:color="auto"/>
                <w:right w:val="none" w:sz="0" w:space="0" w:color="auto"/>
              </w:divBdr>
            </w:div>
            <w:div w:id="176776302">
              <w:marLeft w:val="0"/>
              <w:marRight w:val="0"/>
              <w:marTop w:val="0"/>
              <w:marBottom w:val="0"/>
              <w:divBdr>
                <w:top w:val="none" w:sz="0" w:space="0" w:color="auto"/>
                <w:left w:val="none" w:sz="0" w:space="0" w:color="auto"/>
                <w:bottom w:val="none" w:sz="0" w:space="0" w:color="auto"/>
                <w:right w:val="none" w:sz="0" w:space="0" w:color="auto"/>
              </w:divBdr>
            </w:div>
            <w:div w:id="1857191591">
              <w:marLeft w:val="0"/>
              <w:marRight w:val="0"/>
              <w:marTop w:val="0"/>
              <w:marBottom w:val="0"/>
              <w:divBdr>
                <w:top w:val="none" w:sz="0" w:space="0" w:color="auto"/>
                <w:left w:val="none" w:sz="0" w:space="0" w:color="auto"/>
                <w:bottom w:val="none" w:sz="0" w:space="0" w:color="auto"/>
                <w:right w:val="none" w:sz="0" w:space="0" w:color="auto"/>
              </w:divBdr>
            </w:div>
            <w:div w:id="44835680">
              <w:marLeft w:val="0"/>
              <w:marRight w:val="0"/>
              <w:marTop w:val="0"/>
              <w:marBottom w:val="0"/>
              <w:divBdr>
                <w:top w:val="none" w:sz="0" w:space="0" w:color="auto"/>
                <w:left w:val="none" w:sz="0" w:space="0" w:color="auto"/>
                <w:bottom w:val="none" w:sz="0" w:space="0" w:color="auto"/>
                <w:right w:val="none" w:sz="0" w:space="0" w:color="auto"/>
              </w:divBdr>
            </w:div>
            <w:div w:id="979770919">
              <w:marLeft w:val="0"/>
              <w:marRight w:val="0"/>
              <w:marTop w:val="0"/>
              <w:marBottom w:val="0"/>
              <w:divBdr>
                <w:top w:val="none" w:sz="0" w:space="0" w:color="auto"/>
                <w:left w:val="none" w:sz="0" w:space="0" w:color="auto"/>
                <w:bottom w:val="none" w:sz="0" w:space="0" w:color="auto"/>
                <w:right w:val="none" w:sz="0" w:space="0" w:color="auto"/>
              </w:divBdr>
            </w:div>
            <w:div w:id="1597521506">
              <w:marLeft w:val="0"/>
              <w:marRight w:val="0"/>
              <w:marTop w:val="0"/>
              <w:marBottom w:val="0"/>
              <w:divBdr>
                <w:top w:val="none" w:sz="0" w:space="0" w:color="auto"/>
                <w:left w:val="none" w:sz="0" w:space="0" w:color="auto"/>
                <w:bottom w:val="none" w:sz="0" w:space="0" w:color="auto"/>
                <w:right w:val="none" w:sz="0" w:space="0" w:color="auto"/>
              </w:divBdr>
            </w:div>
            <w:div w:id="1375695159">
              <w:marLeft w:val="0"/>
              <w:marRight w:val="0"/>
              <w:marTop w:val="0"/>
              <w:marBottom w:val="0"/>
              <w:divBdr>
                <w:top w:val="none" w:sz="0" w:space="0" w:color="auto"/>
                <w:left w:val="none" w:sz="0" w:space="0" w:color="auto"/>
                <w:bottom w:val="none" w:sz="0" w:space="0" w:color="auto"/>
                <w:right w:val="none" w:sz="0" w:space="0" w:color="auto"/>
              </w:divBdr>
            </w:div>
            <w:div w:id="2096050125">
              <w:marLeft w:val="0"/>
              <w:marRight w:val="0"/>
              <w:marTop w:val="0"/>
              <w:marBottom w:val="0"/>
              <w:divBdr>
                <w:top w:val="none" w:sz="0" w:space="0" w:color="auto"/>
                <w:left w:val="none" w:sz="0" w:space="0" w:color="auto"/>
                <w:bottom w:val="none" w:sz="0" w:space="0" w:color="auto"/>
                <w:right w:val="none" w:sz="0" w:space="0" w:color="auto"/>
              </w:divBdr>
            </w:div>
            <w:div w:id="1936549369">
              <w:marLeft w:val="0"/>
              <w:marRight w:val="0"/>
              <w:marTop w:val="0"/>
              <w:marBottom w:val="0"/>
              <w:divBdr>
                <w:top w:val="none" w:sz="0" w:space="0" w:color="auto"/>
                <w:left w:val="none" w:sz="0" w:space="0" w:color="auto"/>
                <w:bottom w:val="none" w:sz="0" w:space="0" w:color="auto"/>
                <w:right w:val="none" w:sz="0" w:space="0" w:color="auto"/>
              </w:divBdr>
            </w:div>
            <w:div w:id="681708299">
              <w:marLeft w:val="0"/>
              <w:marRight w:val="0"/>
              <w:marTop w:val="0"/>
              <w:marBottom w:val="0"/>
              <w:divBdr>
                <w:top w:val="none" w:sz="0" w:space="0" w:color="auto"/>
                <w:left w:val="none" w:sz="0" w:space="0" w:color="auto"/>
                <w:bottom w:val="none" w:sz="0" w:space="0" w:color="auto"/>
                <w:right w:val="none" w:sz="0" w:space="0" w:color="auto"/>
              </w:divBdr>
            </w:div>
            <w:div w:id="516162158">
              <w:marLeft w:val="0"/>
              <w:marRight w:val="0"/>
              <w:marTop w:val="0"/>
              <w:marBottom w:val="0"/>
              <w:divBdr>
                <w:top w:val="none" w:sz="0" w:space="0" w:color="auto"/>
                <w:left w:val="none" w:sz="0" w:space="0" w:color="auto"/>
                <w:bottom w:val="none" w:sz="0" w:space="0" w:color="auto"/>
                <w:right w:val="none" w:sz="0" w:space="0" w:color="auto"/>
              </w:divBdr>
            </w:div>
            <w:div w:id="1233854052">
              <w:marLeft w:val="0"/>
              <w:marRight w:val="0"/>
              <w:marTop w:val="0"/>
              <w:marBottom w:val="0"/>
              <w:divBdr>
                <w:top w:val="none" w:sz="0" w:space="0" w:color="auto"/>
                <w:left w:val="none" w:sz="0" w:space="0" w:color="auto"/>
                <w:bottom w:val="none" w:sz="0" w:space="0" w:color="auto"/>
                <w:right w:val="none" w:sz="0" w:space="0" w:color="auto"/>
              </w:divBdr>
            </w:div>
            <w:div w:id="1996183937">
              <w:marLeft w:val="0"/>
              <w:marRight w:val="0"/>
              <w:marTop w:val="0"/>
              <w:marBottom w:val="0"/>
              <w:divBdr>
                <w:top w:val="none" w:sz="0" w:space="0" w:color="auto"/>
                <w:left w:val="none" w:sz="0" w:space="0" w:color="auto"/>
                <w:bottom w:val="none" w:sz="0" w:space="0" w:color="auto"/>
                <w:right w:val="none" w:sz="0" w:space="0" w:color="auto"/>
              </w:divBdr>
            </w:div>
            <w:div w:id="1247307441">
              <w:marLeft w:val="0"/>
              <w:marRight w:val="0"/>
              <w:marTop w:val="0"/>
              <w:marBottom w:val="0"/>
              <w:divBdr>
                <w:top w:val="none" w:sz="0" w:space="0" w:color="auto"/>
                <w:left w:val="none" w:sz="0" w:space="0" w:color="auto"/>
                <w:bottom w:val="none" w:sz="0" w:space="0" w:color="auto"/>
                <w:right w:val="none" w:sz="0" w:space="0" w:color="auto"/>
              </w:divBdr>
            </w:div>
            <w:div w:id="720175476">
              <w:marLeft w:val="0"/>
              <w:marRight w:val="0"/>
              <w:marTop w:val="0"/>
              <w:marBottom w:val="0"/>
              <w:divBdr>
                <w:top w:val="none" w:sz="0" w:space="0" w:color="auto"/>
                <w:left w:val="none" w:sz="0" w:space="0" w:color="auto"/>
                <w:bottom w:val="none" w:sz="0" w:space="0" w:color="auto"/>
                <w:right w:val="none" w:sz="0" w:space="0" w:color="auto"/>
              </w:divBdr>
            </w:div>
            <w:div w:id="1167015388">
              <w:marLeft w:val="0"/>
              <w:marRight w:val="0"/>
              <w:marTop w:val="0"/>
              <w:marBottom w:val="0"/>
              <w:divBdr>
                <w:top w:val="none" w:sz="0" w:space="0" w:color="auto"/>
                <w:left w:val="none" w:sz="0" w:space="0" w:color="auto"/>
                <w:bottom w:val="none" w:sz="0" w:space="0" w:color="auto"/>
                <w:right w:val="none" w:sz="0" w:space="0" w:color="auto"/>
              </w:divBdr>
            </w:div>
            <w:div w:id="1139224123">
              <w:marLeft w:val="0"/>
              <w:marRight w:val="0"/>
              <w:marTop w:val="0"/>
              <w:marBottom w:val="0"/>
              <w:divBdr>
                <w:top w:val="none" w:sz="0" w:space="0" w:color="auto"/>
                <w:left w:val="none" w:sz="0" w:space="0" w:color="auto"/>
                <w:bottom w:val="none" w:sz="0" w:space="0" w:color="auto"/>
                <w:right w:val="none" w:sz="0" w:space="0" w:color="auto"/>
              </w:divBdr>
            </w:div>
            <w:div w:id="425611282">
              <w:marLeft w:val="0"/>
              <w:marRight w:val="0"/>
              <w:marTop w:val="0"/>
              <w:marBottom w:val="0"/>
              <w:divBdr>
                <w:top w:val="none" w:sz="0" w:space="0" w:color="auto"/>
                <w:left w:val="none" w:sz="0" w:space="0" w:color="auto"/>
                <w:bottom w:val="none" w:sz="0" w:space="0" w:color="auto"/>
                <w:right w:val="none" w:sz="0" w:space="0" w:color="auto"/>
              </w:divBdr>
            </w:div>
            <w:div w:id="1342119173">
              <w:marLeft w:val="0"/>
              <w:marRight w:val="0"/>
              <w:marTop w:val="0"/>
              <w:marBottom w:val="0"/>
              <w:divBdr>
                <w:top w:val="none" w:sz="0" w:space="0" w:color="auto"/>
                <w:left w:val="none" w:sz="0" w:space="0" w:color="auto"/>
                <w:bottom w:val="none" w:sz="0" w:space="0" w:color="auto"/>
                <w:right w:val="none" w:sz="0" w:space="0" w:color="auto"/>
              </w:divBdr>
            </w:div>
            <w:div w:id="1422482788">
              <w:marLeft w:val="0"/>
              <w:marRight w:val="0"/>
              <w:marTop w:val="0"/>
              <w:marBottom w:val="0"/>
              <w:divBdr>
                <w:top w:val="none" w:sz="0" w:space="0" w:color="auto"/>
                <w:left w:val="none" w:sz="0" w:space="0" w:color="auto"/>
                <w:bottom w:val="none" w:sz="0" w:space="0" w:color="auto"/>
                <w:right w:val="none" w:sz="0" w:space="0" w:color="auto"/>
              </w:divBdr>
            </w:div>
            <w:div w:id="2033064407">
              <w:marLeft w:val="0"/>
              <w:marRight w:val="0"/>
              <w:marTop w:val="0"/>
              <w:marBottom w:val="0"/>
              <w:divBdr>
                <w:top w:val="none" w:sz="0" w:space="0" w:color="auto"/>
                <w:left w:val="none" w:sz="0" w:space="0" w:color="auto"/>
                <w:bottom w:val="none" w:sz="0" w:space="0" w:color="auto"/>
                <w:right w:val="none" w:sz="0" w:space="0" w:color="auto"/>
              </w:divBdr>
            </w:div>
            <w:div w:id="1570727281">
              <w:marLeft w:val="0"/>
              <w:marRight w:val="0"/>
              <w:marTop w:val="0"/>
              <w:marBottom w:val="0"/>
              <w:divBdr>
                <w:top w:val="none" w:sz="0" w:space="0" w:color="auto"/>
                <w:left w:val="none" w:sz="0" w:space="0" w:color="auto"/>
                <w:bottom w:val="none" w:sz="0" w:space="0" w:color="auto"/>
                <w:right w:val="none" w:sz="0" w:space="0" w:color="auto"/>
              </w:divBdr>
            </w:div>
            <w:div w:id="1197041158">
              <w:marLeft w:val="0"/>
              <w:marRight w:val="0"/>
              <w:marTop w:val="0"/>
              <w:marBottom w:val="0"/>
              <w:divBdr>
                <w:top w:val="none" w:sz="0" w:space="0" w:color="auto"/>
                <w:left w:val="none" w:sz="0" w:space="0" w:color="auto"/>
                <w:bottom w:val="none" w:sz="0" w:space="0" w:color="auto"/>
                <w:right w:val="none" w:sz="0" w:space="0" w:color="auto"/>
              </w:divBdr>
            </w:div>
            <w:div w:id="412623410">
              <w:marLeft w:val="0"/>
              <w:marRight w:val="0"/>
              <w:marTop w:val="0"/>
              <w:marBottom w:val="0"/>
              <w:divBdr>
                <w:top w:val="none" w:sz="0" w:space="0" w:color="auto"/>
                <w:left w:val="none" w:sz="0" w:space="0" w:color="auto"/>
                <w:bottom w:val="none" w:sz="0" w:space="0" w:color="auto"/>
                <w:right w:val="none" w:sz="0" w:space="0" w:color="auto"/>
              </w:divBdr>
            </w:div>
            <w:div w:id="1479541795">
              <w:marLeft w:val="0"/>
              <w:marRight w:val="0"/>
              <w:marTop w:val="0"/>
              <w:marBottom w:val="0"/>
              <w:divBdr>
                <w:top w:val="none" w:sz="0" w:space="0" w:color="auto"/>
                <w:left w:val="none" w:sz="0" w:space="0" w:color="auto"/>
                <w:bottom w:val="none" w:sz="0" w:space="0" w:color="auto"/>
                <w:right w:val="none" w:sz="0" w:space="0" w:color="auto"/>
              </w:divBdr>
            </w:div>
            <w:div w:id="1247302733">
              <w:marLeft w:val="0"/>
              <w:marRight w:val="0"/>
              <w:marTop w:val="0"/>
              <w:marBottom w:val="0"/>
              <w:divBdr>
                <w:top w:val="none" w:sz="0" w:space="0" w:color="auto"/>
                <w:left w:val="none" w:sz="0" w:space="0" w:color="auto"/>
                <w:bottom w:val="none" w:sz="0" w:space="0" w:color="auto"/>
                <w:right w:val="none" w:sz="0" w:space="0" w:color="auto"/>
              </w:divBdr>
            </w:div>
            <w:div w:id="1053390276">
              <w:marLeft w:val="0"/>
              <w:marRight w:val="0"/>
              <w:marTop w:val="0"/>
              <w:marBottom w:val="0"/>
              <w:divBdr>
                <w:top w:val="none" w:sz="0" w:space="0" w:color="auto"/>
                <w:left w:val="none" w:sz="0" w:space="0" w:color="auto"/>
                <w:bottom w:val="none" w:sz="0" w:space="0" w:color="auto"/>
                <w:right w:val="none" w:sz="0" w:space="0" w:color="auto"/>
              </w:divBdr>
            </w:div>
            <w:div w:id="34358261">
              <w:marLeft w:val="0"/>
              <w:marRight w:val="0"/>
              <w:marTop w:val="0"/>
              <w:marBottom w:val="0"/>
              <w:divBdr>
                <w:top w:val="none" w:sz="0" w:space="0" w:color="auto"/>
                <w:left w:val="none" w:sz="0" w:space="0" w:color="auto"/>
                <w:bottom w:val="none" w:sz="0" w:space="0" w:color="auto"/>
                <w:right w:val="none" w:sz="0" w:space="0" w:color="auto"/>
              </w:divBdr>
            </w:div>
            <w:div w:id="561989263">
              <w:marLeft w:val="0"/>
              <w:marRight w:val="0"/>
              <w:marTop w:val="0"/>
              <w:marBottom w:val="0"/>
              <w:divBdr>
                <w:top w:val="none" w:sz="0" w:space="0" w:color="auto"/>
                <w:left w:val="none" w:sz="0" w:space="0" w:color="auto"/>
                <w:bottom w:val="none" w:sz="0" w:space="0" w:color="auto"/>
                <w:right w:val="none" w:sz="0" w:space="0" w:color="auto"/>
              </w:divBdr>
            </w:div>
            <w:div w:id="2094466663">
              <w:marLeft w:val="0"/>
              <w:marRight w:val="0"/>
              <w:marTop w:val="0"/>
              <w:marBottom w:val="0"/>
              <w:divBdr>
                <w:top w:val="none" w:sz="0" w:space="0" w:color="auto"/>
                <w:left w:val="none" w:sz="0" w:space="0" w:color="auto"/>
                <w:bottom w:val="none" w:sz="0" w:space="0" w:color="auto"/>
                <w:right w:val="none" w:sz="0" w:space="0" w:color="auto"/>
              </w:divBdr>
            </w:div>
            <w:div w:id="776292751">
              <w:marLeft w:val="0"/>
              <w:marRight w:val="0"/>
              <w:marTop w:val="0"/>
              <w:marBottom w:val="0"/>
              <w:divBdr>
                <w:top w:val="none" w:sz="0" w:space="0" w:color="auto"/>
                <w:left w:val="none" w:sz="0" w:space="0" w:color="auto"/>
                <w:bottom w:val="none" w:sz="0" w:space="0" w:color="auto"/>
                <w:right w:val="none" w:sz="0" w:space="0" w:color="auto"/>
              </w:divBdr>
            </w:div>
            <w:div w:id="30305184">
              <w:marLeft w:val="0"/>
              <w:marRight w:val="0"/>
              <w:marTop w:val="0"/>
              <w:marBottom w:val="0"/>
              <w:divBdr>
                <w:top w:val="none" w:sz="0" w:space="0" w:color="auto"/>
                <w:left w:val="none" w:sz="0" w:space="0" w:color="auto"/>
                <w:bottom w:val="none" w:sz="0" w:space="0" w:color="auto"/>
                <w:right w:val="none" w:sz="0" w:space="0" w:color="auto"/>
              </w:divBdr>
            </w:div>
            <w:div w:id="1940797059">
              <w:marLeft w:val="0"/>
              <w:marRight w:val="0"/>
              <w:marTop w:val="0"/>
              <w:marBottom w:val="0"/>
              <w:divBdr>
                <w:top w:val="none" w:sz="0" w:space="0" w:color="auto"/>
                <w:left w:val="none" w:sz="0" w:space="0" w:color="auto"/>
                <w:bottom w:val="none" w:sz="0" w:space="0" w:color="auto"/>
                <w:right w:val="none" w:sz="0" w:space="0" w:color="auto"/>
              </w:divBdr>
            </w:div>
            <w:div w:id="1178620014">
              <w:marLeft w:val="0"/>
              <w:marRight w:val="0"/>
              <w:marTop w:val="0"/>
              <w:marBottom w:val="0"/>
              <w:divBdr>
                <w:top w:val="none" w:sz="0" w:space="0" w:color="auto"/>
                <w:left w:val="none" w:sz="0" w:space="0" w:color="auto"/>
                <w:bottom w:val="none" w:sz="0" w:space="0" w:color="auto"/>
                <w:right w:val="none" w:sz="0" w:space="0" w:color="auto"/>
              </w:divBdr>
            </w:div>
            <w:div w:id="907420813">
              <w:marLeft w:val="0"/>
              <w:marRight w:val="0"/>
              <w:marTop w:val="0"/>
              <w:marBottom w:val="0"/>
              <w:divBdr>
                <w:top w:val="none" w:sz="0" w:space="0" w:color="auto"/>
                <w:left w:val="none" w:sz="0" w:space="0" w:color="auto"/>
                <w:bottom w:val="none" w:sz="0" w:space="0" w:color="auto"/>
                <w:right w:val="none" w:sz="0" w:space="0" w:color="auto"/>
              </w:divBdr>
            </w:div>
            <w:div w:id="1076052841">
              <w:marLeft w:val="0"/>
              <w:marRight w:val="0"/>
              <w:marTop w:val="0"/>
              <w:marBottom w:val="0"/>
              <w:divBdr>
                <w:top w:val="none" w:sz="0" w:space="0" w:color="auto"/>
                <w:left w:val="none" w:sz="0" w:space="0" w:color="auto"/>
                <w:bottom w:val="none" w:sz="0" w:space="0" w:color="auto"/>
                <w:right w:val="none" w:sz="0" w:space="0" w:color="auto"/>
              </w:divBdr>
            </w:div>
            <w:div w:id="502090252">
              <w:marLeft w:val="0"/>
              <w:marRight w:val="0"/>
              <w:marTop w:val="0"/>
              <w:marBottom w:val="0"/>
              <w:divBdr>
                <w:top w:val="none" w:sz="0" w:space="0" w:color="auto"/>
                <w:left w:val="none" w:sz="0" w:space="0" w:color="auto"/>
                <w:bottom w:val="none" w:sz="0" w:space="0" w:color="auto"/>
                <w:right w:val="none" w:sz="0" w:space="0" w:color="auto"/>
              </w:divBdr>
            </w:div>
            <w:div w:id="1462111135">
              <w:marLeft w:val="0"/>
              <w:marRight w:val="0"/>
              <w:marTop w:val="0"/>
              <w:marBottom w:val="0"/>
              <w:divBdr>
                <w:top w:val="none" w:sz="0" w:space="0" w:color="auto"/>
                <w:left w:val="none" w:sz="0" w:space="0" w:color="auto"/>
                <w:bottom w:val="none" w:sz="0" w:space="0" w:color="auto"/>
                <w:right w:val="none" w:sz="0" w:space="0" w:color="auto"/>
              </w:divBdr>
            </w:div>
            <w:div w:id="1796098251">
              <w:marLeft w:val="0"/>
              <w:marRight w:val="0"/>
              <w:marTop w:val="0"/>
              <w:marBottom w:val="0"/>
              <w:divBdr>
                <w:top w:val="none" w:sz="0" w:space="0" w:color="auto"/>
                <w:left w:val="none" w:sz="0" w:space="0" w:color="auto"/>
                <w:bottom w:val="none" w:sz="0" w:space="0" w:color="auto"/>
                <w:right w:val="none" w:sz="0" w:space="0" w:color="auto"/>
              </w:divBdr>
            </w:div>
            <w:div w:id="625232878">
              <w:marLeft w:val="0"/>
              <w:marRight w:val="0"/>
              <w:marTop w:val="0"/>
              <w:marBottom w:val="0"/>
              <w:divBdr>
                <w:top w:val="none" w:sz="0" w:space="0" w:color="auto"/>
                <w:left w:val="none" w:sz="0" w:space="0" w:color="auto"/>
                <w:bottom w:val="none" w:sz="0" w:space="0" w:color="auto"/>
                <w:right w:val="none" w:sz="0" w:space="0" w:color="auto"/>
              </w:divBdr>
            </w:div>
            <w:div w:id="2132165428">
              <w:marLeft w:val="0"/>
              <w:marRight w:val="0"/>
              <w:marTop w:val="0"/>
              <w:marBottom w:val="0"/>
              <w:divBdr>
                <w:top w:val="none" w:sz="0" w:space="0" w:color="auto"/>
                <w:left w:val="none" w:sz="0" w:space="0" w:color="auto"/>
                <w:bottom w:val="none" w:sz="0" w:space="0" w:color="auto"/>
                <w:right w:val="none" w:sz="0" w:space="0" w:color="auto"/>
              </w:divBdr>
            </w:div>
            <w:div w:id="828517258">
              <w:marLeft w:val="0"/>
              <w:marRight w:val="0"/>
              <w:marTop w:val="0"/>
              <w:marBottom w:val="0"/>
              <w:divBdr>
                <w:top w:val="none" w:sz="0" w:space="0" w:color="auto"/>
                <w:left w:val="none" w:sz="0" w:space="0" w:color="auto"/>
                <w:bottom w:val="none" w:sz="0" w:space="0" w:color="auto"/>
                <w:right w:val="none" w:sz="0" w:space="0" w:color="auto"/>
              </w:divBdr>
            </w:div>
            <w:div w:id="1708140946">
              <w:marLeft w:val="0"/>
              <w:marRight w:val="0"/>
              <w:marTop w:val="0"/>
              <w:marBottom w:val="0"/>
              <w:divBdr>
                <w:top w:val="none" w:sz="0" w:space="0" w:color="auto"/>
                <w:left w:val="none" w:sz="0" w:space="0" w:color="auto"/>
                <w:bottom w:val="none" w:sz="0" w:space="0" w:color="auto"/>
                <w:right w:val="none" w:sz="0" w:space="0" w:color="auto"/>
              </w:divBdr>
            </w:div>
            <w:div w:id="1496535429">
              <w:marLeft w:val="0"/>
              <w:marRight w:val="0"/>
              <w:marTop w:val="0"/>
              <w:marBottom w:val="0"/>
              <w:divBdr>
                <w:top w:val="none" w:sz="0" w:space="0" w:color="auto"/>
                <w:left w:val="none" w:sz="0" w:space="0" w:color="auto"/>
                <w:bottom w:val="none" w:sz="0" w:space="0" w:color="auto"/>
                <w:right w:val="none" w:sz="0" w:space="0" w:color="auto"/>
              </w:divBdr>
            </w:div>
            <w:div w:id="1909612837">
              <w:marLeft w:val="0"/>
              <w:marRight w:val="0"/>
              <w:marTop w:val="0"/>
              <w:marBottom w:val="0"/>
              <w:divBdr>
                <w:top w:val="none" w:sz="0" w:space="0" w:color="auto"/>
                <w:left w:val="none" w:sz="0" w:space="0" w:color="auto"/>
                <w:bottom w:val="none" w:sz="0" w:space="0" w:color="auto"/>
                <w:right w:val="none" w:sz="0" w:space="0" w:color="auto"/>
              </w:divBdr>
            </w:div>
            <w:div w:id="1672873677">
              <w:marLeft w:val="0"/>
              <w:marRight w:val="0"/>
              <w:marTop w:val="0"/>
              <w:marBottom w:val="0"/>
              <w:divBdr>
                <w:top w:val="none" w:sz="0" w:space="0" w:color="auto"/>
                <w:left w:val="none" w:sz="0" w:space="0" w:color="auto"/>
                <w:bottom w:val="none" w:sz="0" w:space="0" w:color="auto"/>
                <w:right w:val="none" w:sz="0" w:space="0" w:color="auto"/>
              </w:divBdr>
            </w:div>
            <w:div w:id="2082290434">
              <w:marLeft w:val="0"/>
              <w:marRight w:val="0"/>
              <w:marTop w:val="0"/>
              <w:marBottom w:val="0"/>
              <w:divBdr>
                <w:top w:val="none" w:sz="0" w:space="0" w:color="auto"/>
                <w:left w:val="none" w:sz="0" w:space="0" w:color="auto"/>
                <w:bottom w:val="none" w:sz="0" w:space="0" w:color="auto"/>
                <w:right w:val="none" w:sz="0" w:space="0" w:color="auto"/>
              </w:divBdr>
            </w:div>
            <w:div w:id="1580015266">
              <w:marLeft w:val="0"/>
              <w:marRight w:val="0"/>
              <w:marTop w:val="0"/>
              <w:marBottom w:val="0"/>
              <w:divBdr>
                <w:top w:val="none" w:sz="0" w:space="0" w:color="auto"/>
                <w:left w:val="none" w:sz="0" w:space="0" w:color="auto"/>
                <w:bottom w:val="none" w:sz="0" w:space="0" w:color="auto"/>
                <w:right w:val="none" w:sz="0" w:space="0" w:color="auto"/>
              </w:divBdr>
            </w:div>
            <w:div w:id="995499274">
              <w:marLeft w:val="0"/>
              <w:marRight w:val="0"/>
              <w:marTop w:val="0"/>
              <w:marBottom w:val="0"/>
              <w:divBdr>
                <w:top w:val="none" w:sz="0" w:space="0" w:color="auto"/>
                <w:left w:val="none" w:sz="0" w:space="0" w:color="auto"/>
                <w:bottom w:val="none" w:sz="0" w:space="0" w:color="auto"/>
                <w:right w:val="none" w:sz="0" w:space="0" w:color="auto"/>
              </w:divBdr>
            </w:div>
            <w:div w:id="110638320">
              <w:marLeft w:val="0"/>
              <w:marRight w:val="0"/>
              <w:marTop w:val="0"/>
              <w:marBottom w:val="0"/>
              <w:divBdr>
                <w:top w:val="none" w:sz="0" w:space="0" w:color="auto"/>
                <w:left w:val="none" w:sz="0" w:space="0" w:color="auto"/>
                <w:bottom w:val="none" w:sz="0" w:space="0" w:color="auto"/>
                <w:right w:val="none" w:sz="0" w:space="0" w:color="auto"/>
              </w:divBdr>
            </w:div>
            <w:div w:id="1629895301">
              <w:marLeft w:val="0"/>
              <w:marRight w:val="0"/>
              <w:marTop w:val="0"/>
              <w:marBottom w:val="0"/>
              <w:divBdr>
                <w:top w:val="none" w:sz="0" w:space="0" w:color="auto"/>
                <w:left w:val="none" w:sz="0" w:space="0" w:color="auto"/>
                <w:bottom w:val="none" w:sz="0" w:space="0" w:color="auto"/>
                <w:right w:val="none" w:sz="0" w:space="0" w:color="auto"/>
              </w:divBdr>
            </w:div>
            <w:div w:id="344675320">
              <w:marLeft w:val="0"/>
              <w:marRight w:val="0"/>
              <w:marTop w:val="0"/>
              <w:marBottom w:val="0"/>
              <w:divBdr>
                <w:top w:val="none" w:sz="0" w:space="0" w:color="auto"/>
                <w:left w:val="none" w:sz="0" w:space="0" w:color="auto"/>
                <w:bottom w:val="none" w:sz="0" w:space="0" w:color="auto"/>
                <w:right w:val="none" w:sz="0" w:space="0" w:color="auto"/>
              </w:divBdr>
            </w:div>
            <w:div w:id="1793742246">
              <w:marLeft w:val="0"/>
              <w:marRight w:val="0"/>
              <w:marTop w:val="0"/>
              <w:marBottom w:val="0"/>
              <w:divBdr>
                <w:top w:val="none" w:sz="0" w:space="0" w:color="auto"/>
                <w:left w:val="none" w:sz="0" w:space="0" w:color="auto"/>
                <w:bottom w:val="none" w:sz="0" w:space="0" w:color="auto"/>
                <w:right w:val="none" w:sz="0" w:space="0" w:color="auto"/>
              </w:divBdr>
            </w:div>
            <w:div w:id="1401557901">
              <w:marLeft w:val="0"/>
              <w:marRight w:val="0"/>
              <w:marTop w:val="0"/>
              <w:marBottom w:val="0"/>
              <w:divBdr>
                <w:top w:val="none" w:sz="0" w:space="0" w:color="auto"/>
                <w:left w:val="none" w:sz="0" w:space="0" w:color="auto"/>
                <w:bottom w:val="none" w:sz="0" w:space="0" w:color="auto"/>
                <w:right w:val="none" w:sz="0" w:space="0" w:color="auto"/>
              </w:divBdr>
            </w:div>
            <w:div w:id="329914796">
              <w:marLeft w:val="0"/>
              <w:marRight w:val="0"/>
              <w:marTop w:val="0"/>
              <w:marBottom w:val="0"/>
              <w:divBdr>
                <w:top w:val="none" w:sz="0" w:space="0" w:color="auto"/>
                <w:left w:val="none" w:sz="0" w:space="0" w:color="auto"/>
                <w:bottom w:val="none" w:sz="0" w:space="0" w:color="auto"/>
                <w:right w:val="none" w:sz="0" w:space="0" w:color="auto"/>
              </w:divBdr>
            </w:div>
            <w:div w:id="2050762683">
              <w:marLeft w:val="0"/>
              <w:marRight w:val="0"/>
              <w:marTop w:val="0"/>
              <w:marBottom w:val="0"/>
              <w:divBdr>
                <w:top w:val="none" w:sz="0" w:space="0" w:color="auto"/>
                <w:left w:val="none" w:sz="0" w:space="0" w:color="auto"/>
                <w:bottom w:val="none" w:sz="0" w:space="0" w:color="auto"/>
                <w:right w:val="none" w:sz="0" w:space="0" w:color="auto"/>
              </w:divBdr>
            </w:div>
            <w:div w:id="1182234165">
              <w:marLeft w:val="0"/>
              <w:marRight w:val="0"/>
              <w:marTop w:val="0"/>
              <w:marBottom w:val="0"/>
              <w:divBdr>
                <w:top w:val="none" w:sz="0" w:space="0" w:color="auto"/>
                <w:left w:val="none" w:sz="0" w:space="0" w:color="auto"/>
                <w:bottom w:val="none" w:sz="0" w:space="0" w:color="auto"/>
                <w:right w:val="none" w:sz="0" w:space="0" w:color="auto"/>
              </w:divBdr>
            </w:div>
            <w:div w:id="2020086023">
              <w:marLeft w:val="0"/>
              <w:marRight w:val="0"/>
              <w:marTop w:val="0"/>
              <w:marBottom w:val="0"/>
              <w:divBdr>
                <w:top w:val="none" w:sz="0" w:space="0" w:color="auto"/>
                <w:left w:val="none" w:sz="0" w:space="0" w:color="auto"/>
                <w:bottom w:val="none" w:sz="0" w:space="0" w:color="auto"/>
                <w:right w:val="none" w:sz="0" w:space="0" w:color="auto"/>
              </w:divBdr>
            </w:div>
            <w:div w:id="950672816">
              <w:marLeft w:val="0"/>
              <w:marRight w:val="0"/>
              <w:marTop w:val="0"/>
              <w:marBottom w:val="0"/>
              <w:divBdr>
                <w:top w:val="none" w:sz="0" w:space="0" w:color="auto"/>
                <w:left w:val="none" w:sz="0" w:space="0" w:color="auto"/>
                <w:bottom w:val="none" w:sz="0" w:space="0" w:color="auto"/>
                <w:right w:val="none" w:sz="0" w:space="0" w:color="auto"/>
              </w:divBdr>
            </w:div>
            <w:div w:id="86389554">
              <w:marLeft w:val="0"/>
              <w:marRight w:val="0"/>
              <w:marTop w:val="0"/>
              <w:marBottom w:val="0"/>
              <w:divBdr>
                <w:top w:val="none" w:sz="0" w:space="0" w:color="auto"/>
                <w:left w:val="none" w:sz="0" w:space="0" w:color="auto"/>
                <w:bottom w:val="none" w:sz="0" w:space="0" w:color="auto"/>
                <w:right w:val="none" w:sz="0" w:space="0" w:color="auto"/>
              </w:divBdr>
            </w:div>
            <w:div w:id="239409337">
              <w:marLeft w:val="0"/>
              <w:marRight w:val="0"/>
              <w:marTop w:val="0"/>
              <w:marBottom w:val="0"/>
              <w:divBdr>
                <w:top w:val="none" w:sz="0" w:space="0" w:color="auto"/>
                <w:left w:val="none" w:sz="0" w:space="0" w:color="auto"/>
                <w:bottom w:val="none" w:sz="0" w:space="0" w:color="auto"/>
                <w:right w:val="none" w:sz="0" w:space="0" w:color="auto"/>
              </w:divBdr>
            </w:div>
            <w:div w:id="1927227055">
              <w:marLeft w:val="0"/>
              <w:marRight w:val="0"/>
              <w:marTop w:val="0"/>
              <w:marBottom w:val="0"/>
              <w:divBdr>
                <w:top w:val="none" w:sz="0" w:space="0" w:color="auto"/>
                <w:left w:val="none" w:sz="0" w:space="0" w:color="auto"/>
                <w:bottom w:val="none" w:sz="0" w:space="0" w:color="auto"/>
                <w:right w:val="none" w:sz="0" w:space="0" w:color="auto"/>
              </w:divBdr>
            </w:div>
            <w:div w:id="194123084">
              <w:marLeft w:val="0"/>
              <w:marRight w:val="0"/>
              <w:marTop w:val="0"/>
              <w:marBottom w:val="0"/>
              <w:divBdr>
                <w:top w:val="none" w:sz="0" w:space="0" w:color="auto"/>
                <w:left w:val="none" w:sz="0" w:space="0" w:color="auto"/>
                <w:bottom w:val="none" w:sz="0" w:space="0" w:color="auto"/>
                <w:right w:val="none" w:sz="0" w:space="0" w:color="auto"/>
              </w:divBdr>
            </w:div>
            <w:div w:id="375544324">
              <w:marLeft w:val="0"/>
              <w:marRight w:val="0"/>
              <w:marTop w:val="0"/>
              <w:marBottom w:val="0"/>
              <w:divBdr>
                <w:top w:val="none" w:sz="0" w:space="0" w:color="auto"/>
                <w:left w:val="none" w:sz="0" w:space="0" w:color="auto"/>
                <w:bottom w:val="none" w:sz="0" w:space="0" w:color="auto"/>
                <w:right w:val="none" w:sz="0" w:space="0" w:color="auto"/>
              </w:divBdr>
            </w:div>
            <w:div w:id="1925921057">
              <w:marLeft w:val="0"/>
              <w:marRight w:val="0"/>
              <w:marTop w:val="0"/>
              <w:marBottom w:val="0"/>
              <w:divBdr>
                <w:top w:val="none" w:sz="0" w:space="0" w:color="auto"/>
                <w:left w:val="none" w:sz="0" w:space="0" w:color="auto"/>
                <w:bottom w:val="none" w:sz="0" w:space="0" w:color="auto"/>
                <w:right w:val="none" w:sz="0" w:space="0" w:color="auto"/>
              </w:divBdr>
            </w:div>
            <w:div w:id="1350719841">
              <w:marLeft w:val="0"/>
              <w:marRight w:val="0"/>
              <w:marTop w:val="0"/>
              <w:marBottom w:val="0"/>
              <w:divBdr>
                <w:top w:val="none" w:sz="0" w:space="0" w:color="auto"/>
                <w:left w:val="none" w:sz="0" w:space="0" w:color="auto"/>
                <w:bottom w:val="none" w:sz="0" w:space="0" w:color="auto"/>
                <w:right w:val="none" w:sz="0" w:space="0" w:color="auto"/>
              </w:divBdr>
            </w:div>
            <w:div w:id="1859200423">
              <w:marLeft w:val="0"/>
              <w:marRight w:val="0"/>
              <w:marTop w:val="0"/>
              <w:marBottom w:val="0"/>
              <w:divBdr>
                <w:top w:val="none" w:sz="0" w:space="0" w:color="auto"/>
                <w:left w:val="none" w:sz="0" w:space="0" w:color="auto"/>
                <w:bottom w:val="none" w:sz="0" w:space="0" w:color="auto"/>
                <w:right w:val="none" w:sz="0" w:space="0" w:color="auto"/>
              </w:divBdr>
            </w:div>
            <w:div w:id="479082034">
              <w:marLeft w:val="0"/>
              <w:marRight w:val="0"/>
              <w:marTop w:val="0"/>
              <w:marBottom w:val="0"/>
              <w:divBdr>
                <w:top w:val="none" w:sz="0" w:space="0" w:color="auto"/>
                <w:left w:val="none" w:sz="0" w:space="0" w:color="auto"/>
                <w:bottom w:val="none" w:sz="0" w:space="0" w:color="auto"/>
                <w:right w:val="none" w:sz="0" w:space="0" w:color="auto"/>
              </w:divBdr>
            </w:div>
            <w:div w:id="782766093">
              <w:marLeft w:val="0"/>
              <w:marRight w:val="0"/>
              <w:marTop w:val="0"/>
              <w:marBottom w:val="0"/>
              <w:divBdr>
                <w:top w:val="none" w:sz="0" w:space="0" w:color="auto"/>
                <w:left w:val="none" w:sz="0" w:space="0" w:color="auto"/>
                <w:bottom w:val="none" w:sz="0" w:space="0" w:color="auto"/>
                <w:right w:val="none" w:sz="0" w:space="0" w:color="auto"/>
              </w:divBdr>
            </w:div>
            <w:div w:id="1064985600">
              <w:marLeft w:val="0"/>
              <w:marRight w:val="0"/>
              <w:marTop w:val="0"/>
              <w:marBottom w:val="0"/>
              <w:divBdr>
                <w:top w:val="none" w:sz="0" w:space="0" w:color="auto"/>
                <w:left w:val="none" w:sz="0" w:space="0" w:color="auto"/>
                <w:bottom w:val="none" w:sz="0" w:space="0" w:color="auto"/>
                <w:right w:val="none" w:sz="0" w:space="0" w:color="auto"/>
              </w:divBdr>
            </w:div>
            <w:div w:id="101389956">
              <w:marLeft w:val="0"/>
              <w:marRight w:val="0"/>
              <w:marTop w:val="0"/>
              <w:marBottom w:val="0"/>
              <w:divBdr>
                <w:top w:val="none" w:sz="0" w:space="0" w:color="auto"/>
                <w:left w:val="none" w:sz="0" w:space="0" w:color="auto"/>
                <w:bottom w:val="none" w:sz="0" w:space="0" w:color="auto"/>
                <w:right w:val="none" w:sz="0" w:space="0" w:color="auto"/>
              </w:divBdr>
            </w:div>
            <w:div w:id="1549339897">
              <w:marLeft w:val="0"/>
              <w:marRight w:val="0"/>
              <w:marTop w:val="0"/>
              <w:marBottom w:val="0"/>
              <w:divBdr>
                <w:top w:val="none" w:sz="0" w:space="0" w:color="auto"/>
                <w:left w:val="none" w:sz="0" w:space="0" w:color="auto"/>
                <w:bottom w:val="none" w:sz="0" w:space="0" w:color="auto"/>
                <w:right w:val="none" w:sz="0" w:space="0" w:color="auto"/>
              </w:divBdr>
            </w:div>
            <w:div w:id="1108425569">
              <w:marLeft w:val="0"/>
              <w:marRight w:val="0"/>
              <w:marTop w:val="0"/>
              <w:marBottom w:val="0"/>
              <w:divBdr>
                <w:top w:val="none" w:sz="0" w:space="0" w:color="auto"/>
                <w:left w:val="none" w:sz="0" w:space="0" w:color="auto"/>
                <w:bottom w:val="none" w:sz="0" w:space="0" w:color="auto"/>
                <w:right w:val="none" w:sz="0" w:space="0" w:color="auto"/>
              </w:divBdr>
            </w:div>
            <w:div w:id="396635">
              <w:marLeft w:val="0"/>
              <w:marRight w:val="0"/>
              <w:marTop w:val="0"/>
              <w:marBottom w:val="0"/>
              <w:divBdr>
                <w:top w:val="none" w:sz="0" w:space="0" w:color="auto"/>
                <w:left w:val="none" w:sz="0" w:space="0" w:color="auto"/>
                <w:bottom w:val="none" w:sz="0" w:space="0" w:color="auto"/>
                <w:right w:val="none" w:sz="0" w:space="0" w:color="auto"/>
              </w:divBdr>
            </w:div>
            <w:div w:id="1468166487">
              <w:marLeft w:val="0"/>
              <w:marRight w:val="0"/>
              <w:marTop w:val="0"/>
              <w:marBottom w:val="0"/>
              <w:divBdr>
                <w:top w:val="none" w:sz="0" w:space="0" w:color="auto"/>
                <w:left w:val="none" w:sz="0" w:space="0" w:color="auto"/>
                <w:bottom w:val="none" w:sz="0" w:space="0" w:color="auto"/>
                <w:right w:val="none" w:sz="0" w:space="0" w:color="auto"/>
              </w:divBdr>
            </w:div>
            <w:div w:id="1049375011">
              <w:marLeft w:val="0"/>
              <w:marRight w:val="0"/>
              <w:marTop w:val="0"/>
              <w:marBottom w:val="0"/>
              <w:divBdr>
                <w:top w:val="none" w:sz="0" w:space="0" w:color="auto"/>
                <w:left w:val="none" w:sz="0" w:space="0" w:color="auto"/>
                <w:bottom w:val="none" w:sz="0" w:space="0" w:color="auto"/>
                <w:right w:val="none" w:sz="0" w:space="0" w:color="auto"/>
              </w:divBdr>
            </w:div>
            <w:div w:id="810170865">
              <w:marLeft w:val="0"/>
              <w:marRight w:val="0"/>
              <w:marTop w:val="0"/>
              <w:marBottom w:val="0"/>
              <w:divBdr>
                <w:top w:val="none" w:sz="0" w:space="0" w:color="auto"/>
                <w:left w:val="none" w:sz="0" w:space="0" w:color="auto"/>
                <w:bottom w:val="none" w:sz="0" w:space="0" w:color="auto"/>
                <w:right w:val="none" w:sz="0" w:space="0" w:color="auto"/>
              </w:divBdr>
            </w:div>
            <w:div w:id="1633559979">
              <w:marLeft w:val="0"/>
              <w:marRight w:val="0"/>
              <w:marTop w:val="0"/>
              <w:marBottom w:val="0"/>
              <w:divBdr>
                <w:top w:val="none" w:sz="0" w:space="0" w:color="auto"/>
                <w:left w:val="none" w:sz="0" w:space="0" w:color="auto"/>
                <w:bottom w:val="none" w:sz="0" w:space="0" w:color="auto"/>
                <w:right w:val="none" w:sz="0" w:space="0" w:color="auto"/>
              </w:divBdr>
            </w:div>
            <w:div w:id="618533554">
              <w:marLeft w:val="0"/>
              <w:marRight w:val="0"/>
              <w:marTop w:val="0"/>
              <w:marBottom w:val="0"/>
              <w:divBdr>
                <w:top w:val="none" w:sz="0" w:space="0" w:color="auto"/>
                <w:left w:val="none" w:sz="0" w:space="0" w:color="auto"/>
                <w:bottom w:val="none" w:sz="0" w:space="0" w:color="auto"/>
                <w:right w:val="none" w:sz="0" w:space="0" w:color="auto"/>
              </w:divBdr>
            </w:div>
            <w:div w:id="1019963181">
              <w:marLeft w:val="0"/>
              <w:marRight w:val="0"/>
              <w:marTop w:val="0"/>
              <w:marBottom w:val="0"/>
              <w:divBdr>
                <w:top w:val="none" w:sz="0" w:space="0" w:color="auto"/>
                <w:left w:val="none" w:sz="0" w:space="0" w:color="auto"/>
                <w:bottom w:val="none" w:sz="0" w:space="0" w:color="auto"/>
                <w:right w:val="none" w:sz="0" w:space="0" w:color="auto"/>
              </w:divBdr>
            </w:div>
            <w:div w:id="1470509652">
              <w:marLeft w:val="0"/>
              <w:marRight w:val="0"/>
              <w:marTop w:val="0"/>
              <w:marBottom w:val="0"/>
              <w:divBdr>
                <w:top w:val="none" w:sz="0" w:space="0" w:color="auto"/>
                <w:left w:val="none" w:sz="0" w:space="0" w:color="auto"/>
                <w:bottom w:val="none" w:sz="0" w:space="0" w:color="auto"/>
                <w:right w:val="none" w:sz="0" w:space="0" w:color="auto"/>
              </w:divBdr>
            </w:div>
            <w:div w:id="1391002980">
              <w:marLeft w:val="0"/>
              <w:marRight w:val="0"/>
              <w:marTop w:val="0"/>
              <w:marBottom w:val="0"/>
              <w:divBdr>
                <w:top w:val="none" w:sz="0" w:space="0" w:color="auto"/>
                <w:left w:val="none" w:sz="0" w:space="0" w:color="auto"/>
                <w:bottom w:val="none" w:sz="0" w:space="0" w:color="auto"/>
                <w:right w:val="none" w:sz="0" w:space="0" w:color="auto"/>
              </w:divBdr>
            </w:div>
            <w:div w:id="1672445235">
              <w:marLeft w:val="0"/>
              <w:marRight w:val="0"/>
              <w:marTop w:val="0"/>
              <w:marBottom w:val="0"/>
              <w:divBdr>
                <w:top w:val="none" w:sz="0" w:space="0" w:color="auto"/>
                <w:left w:val="none" w:sz="0" w:space="0" w:color="auto"/>
                <w:bottom w:val="none" w:sz="0" w:space="0" w:color="auto"/>
                <w:right w:val="none" w:sz="0" w:space="0" w:color="auto"/>
              </w:divBdr>
            </w:div>
            <w:div w:id="1101561132">
              <w:marLeft w:val="0"/>
              <w:marRight w:val="0"/>
              <w:marTop w:val="0"/>
              <w:marBottom w:val="0"/>
              <w:divBdr>
                <w:top w:val="none" w:sz="0" w:space="0" w:color="auto"/>
                <w:left w:val="none" w:sz="0" w:space="0" w:color="auto"/>
                <w:bottom w:val="none" w:sz="0" w:space="0" w:color="auto"/>
                <w:right w:val="none" w:sz="0" w:space="0" w:color="auto"/>
              </w:divBdr>
            </w:div>
            <w:div w:id="479424521">
              <w:marLeft w:val="0"/>
              <w:marRight w:val="0"/>
              <w:marTop w:val="0"/>
              <w:marBottom w:val="0"/>
              <w:divBdr>
                <w:top w:val="none" w:sz="0" w:space="0" w:color="auto"/>
                <w:left w:val="none" w:sz="0" w:space="0" w:color="auto"/>
                <w:bottom w:val="none" w:sz="0" w:space="0" w:color="auto"/>
                <w:right w:val="none" w:sz="0" w:space="0" w:color="auto"/>
              </w:divBdr>
            </w:div>
            <w:div w:id="635187338">
              <w:marLeft w:val="0"/>
              <w:marRight w:val="0"/>
              <w:marTop w:val="0"/>
              <w:marBottom w:val="0"/>
              <w:divBdr>
                <w:top w:val="none" w:sz="0" w:space="0" w:color="auto"/>
                <w:left w:val="none" w:sz="0" w:space="0" w:color="auto"/>
                <w:bottom w:val="none" w:sz="0" w:space="0" w:color="auto"/>
                <w:right w:val="none" w:sz="0" w:space="0" w:color="auto"/>
              </w:divBdr>
            </w:div>
            <w:div w:id="1082410398">
              <w:marLeft w:val="0"/>
              <w:marRight w:val="0"/>
              <w:marTop w:val="0"/>
              <w:marBottom w:val="0"/>
              <w:divBdr>
                <w:top w:val="none" w:sz="0" w:space="0" w:color="auto"/>
                <w:left w:val="none" w:sz="0" w:space="0" w:color="auto"/>
                <w:bottom w:val="none" w:sz="0" w:space="0" w:color="auto"/>
                <w:right w:val="none" w:sz="0" w:space="0" w:color="auto"/>
              </w:divBdr>
            </w:div>
            <w:div w:id="1814323615">
              <w:marLeft w:val="0"/>
              <w:marRight w:val="0"/>
              <w:marTop w:val="0"/>
              <w:marBottom w:val="0"/>
              <w:divBdr>
                <w:top w:val="none" w:sz="0" w:space="0" w:color="auto"/>
                <w:left w:val="none" w:sz="0" w:space="0" w:color="auto"/>
                <w:bottom w:val="none" w:sz="0" w:space="0" w:color="auto"/>
                <w:right w:val="none" w:sz="0" w:space="0" w:color="auto"/>
              </w:divBdr>
            </w:div>
            <w:div w:id="679353887">
              <w:marLeft w:val="0"/>
              <w:marRight w:val="0"/>
              <w:marTop w:val="0"/>
              <w:marBottom w:val="0"/>
              <w:divBdr>
                <w:top w:val="none" w:sz="0" w:space="0" w:color="auto"/>
                <w:left w:val="none" w:sz="0" w:space="0" w:color="auto"/>
                <w:bottom w:val="none" w:sz="0" w:space="0" w:color="auto"/>
                <w:right w:val="none" w:sz="0" w:space="0" w:color="auto"/>
              </w:divBdr>
            </w:div>
            <w:div w:id="688262985">
              <w:marLeft w:val="0"/>
              <w:marRight w:val="0"/>
              <w:marTop w:val="0"/>
              <w:marBottom w:val="0"/>
              <w:divBdr>
                <w:top w:val="none" w:sz="0" w:space="0" w:color="auto"/>
                <w:left w:val="none" w:sz="0" w:space="0" w:color="auto"/>
                <w:bottom w:val="none" w:sz="0" w:space="0" w:color="auto"/>
                <w:right w:val="none" w:sz="0" w:space="0" w:color="auto"/>
              </w:divBdr>
            </w:div>
            <w:div w:id="1592549383">
              <w:marLeft w:val="0"/>
              <w:marRight w:val="0"/>
              <w:marTop w:val="0"/>
              <w:marBottom w:val="0"/>
              <w:divBdr>
                <w:top w:val="none" w:sz="0" w:space="0" w:color="auto"/>
                <w:left w:val="none" w:sz="0" w:space="0" w:color="auto"/>
                <w:bottom w:val="none" w:sz="0" w:space="0" w:color="auto"/>
                <w:right w:val="none" w:sz="0" w:space="0" w:color="auto"/>
              </w:divBdr>
            </w:div>
            <w:div w:id="572468317">
              <w:marLeft w:val="0"/>
              <w:marRight w:val="0"/>
              <w:marTop w:val="0"/>
              <w:marBottom w:val="0"/>
              <w:divBdr>
                <w:top w:val="none" w:sz="0" w:space="0" w:color="auto"/>
                <w:left w:val="none" w:sz="0" w:space="0" w:color="auto"/>
                <w:bottom w:val="none" w:sz="0" w:space="0" w:color="auto"/>
                <w:right w:val="none" w:sz="0" w:space="0" w:color="auto"/>
              </w:divBdr>
            </w:div>
            <w:div w:id="318387085">
              <w:marLeft w:val="0"/>
              <w:marRight w:val="0"/>
              <w:marTop w:val="0"/>
              <w:marBottom w:val="0"/>
              <w:divBdr>
                <w:top w:val="none" w:sz="0" w:space="0" w:color="auto"/>
                <w:left w:val="none" w:sz="0" w:space="0" w:color="auto"/>
                <w:bottom w:val="none" w:sz="0" w:space="0" w:color="auto"/>
                <w:right w:val="none" w:sz="0" w:space="0" w:color="auto"/>
              </w:divBdr>
            </w:div>
            <w:div w:id="905997539">
              <w:marLeft w:val="0"/>
              <w:marRight w:val="0"/>
              <w:marTop w:val="0"/>
              <w:marBottom w:val="0"/>
              <w:divBdr>
                <w:top w:val="none" w:sz="0" w:space="0" w:color="auto"/>
                <w:left w:val="none" w:sz="0" w:space="0" w:color="auto"/>
                <w:bottom w:val="none" w:sz="0" w:space="0" w:color="auto"/>
                <w:right w:val="none" w:sz="0" w:space="0" w:color="auto"/>
              </w:divBdr>
            </w:div>
            <w:div w:id="1833107664">
              <w:marLeft w:val="0"/>
              <w:marRight w:val="0"/>
              <w:marTop w:val="0"/>
              <w:marBottom w:val="0"/>
              <w:divBdr>
                <w:top w:val="none" w:sz="0" w:space="0" w:color="auto"/>
                <w:left w:val="none" w:sz="0" w:space="0" w:color="auto"/>
                <w:bottom w:val="none" w:sz="0" w:space="0" w:color="auto"/>
                <w:right w:val="none" w:sz="0" w:space="0" w:color="auto"/>
              </w:divBdr>
            </w:div>
            <w:div w:id="816579195">
              <w:marLeft w:val="0"/>
              <w:marRight w:val="0"/>
              <w:marTop w:val="0"/>
              <w:marBottom w:val="0"/>
              <w:divBdr>
                <w:top w:val="none" w:sz="0" w:space="0" w:color="auto"/>
                <w:left w:val="none" w:sz="0" w:space="0" w:color="auto"/>
                <w:bottom w:val="none" w:sz="0" w:space="0" w:color="auto"/>
                <w:right w:val="none" w:sz="0" w:space="0" w:color="auto"/>
              </w:divBdr>
            </w:div>
            <w:div w:id="702944096">
              <w:marLeft w:val="0"/>
              <w:marRight w:val="0"/>
              <w:marTop w:val="0"/>
              <w:marBottom w:val="0"/>
              <w:divBdr>
                <w:top w:val="none" w:sz="0" w:space="0" w:color="auto"/>
                <w:left w:val="none" w:sz="0" w:space="0" w:color="auto"/>
                <w:bottom w:val="none" w:sz="0" w:space="0" w:color="auto"/>
                <w:right w:val="none" w:sz="0" w:space="0" w:color="auto"/>
              </w:divBdr>
            </w:div>
            <w:div w:id="1151992320">
              <w:marLeft w:val="0"/>
              <w:marRight w:val="0"/>
              <w:marTop w:val="0"/>
              <w:marBottom w:val="0"/>
              <w:divBdr>
                <w:top w:val="none" w:sz="0" w:space="0" w:color="auto"/>
                <w:left w:val="none" w:sz="0" w:space="0" w:color="auto"/>
                <w:bottom w:val="none" w:sz="0" w:space="0" w:color="auto"/>
                <w:right w:val="none" w:sz="0" w:space="0" w:color="auto"/>
              </w:divBdr>
            </w:div>
            <w:div w:id="1409230279">
              <w:marLeft w:val="0"/>
              <w:marRight w:val="0"/>
              <w:marTop w:val="0"/>
              <w:marBottom w:val="0"/>
              <w:divBdr>
                <w:top w:val="none" w:sz="0" w:space="0" w:color="auto"/>
                <w:left w:val="none" w:sz="0" w:space="0" w:color="auto"/>
                <w:bottom w:val="none" w:sz="0" w:space="0" w:color="auto"/>
                <w:right w:val="none" w:sz="0" w:space="0" w:color="auto"/>
              </w:divBdr>
            </w:div>
            <w:div w:id="1729524836">
              <w:marLeft w:val="0"/>
              <w:marRight w:val="0"/>
              <w:marTop w:val="0"/>
              <w:marBottom w:val="0"/>
              <w:divBdr>
                <w:top w:val="none" w:sz="0" w:space="0" w:color="auto"/>
                <w:left w:val="none" w:sz="0" w:space="0" w:color="auto"/>
                <w:bottom w:val="none" w:sz="0" w:space="0" w:color="auto"/>
                <w:right w:val="none" w:sz="0" w:space="0" w:color="auto"/>
              </w:divBdr>
            </w:div>
            <w:div w:id="1182818364">
              <w:marLeft w:val="0"/>
              <w:marRight w:val="0"/>
              <w:marTop w:val="0"/>
              <w:marBottom w:val="0"/>
              <w:divBdr>
                <w:top w:val="none" w:sz="0" w:space="0" w:color="auto"/>
                <w:left w:val="none" w:sz="0" w:space="0" w:color="auto"/>
                <w:bottom w:val="none" w:sz="0" w:space="0" w:color="auto"/>
                <w:right w:val="none" w:sz="0" w:space="0" w:color="auto"/>
              </w:divBdr>
            </w:div>
            <w:div w:id="281616119">
              <w:marLeft w:val="0"/>
              <w:marRight w:val="0"/>
              <w:marTop w:val="0"/>
              <w:marBottom w:val="0"/>
              <w:divBdr>
                <w:top w:val="none" w:sz="0" w:space="0" w:color="auto"/>
                <w:left w:val="none" w:sz="0" w:space="0" w:color="auto"/>
                <w:bottom w:val="none" w:sz="0" w:space="0" w:color="auto"/>
                <w:right w:val="none" w:sz="0" w:space="0" w:color="auto"/>
              </w:divBdr>
            </w:div>
            <w:div w:id="2001427214">
              <w:marLeft w:val="0"/>
              <w:marRight w:val="0"/>
              <w:marTop w:val="0"/>
              <w:marBottom w:val="0"/>
              <w:divBdr>
                <w:top w:val="none" w:sz="0" w:space="0" w:color="auto"/>
                <w:left w:val="none" w:sz="0" w:space="0" w:color="auto"/>
                <w:bottom w:val="none" w:sz="0" w:space="0" w:color="auto"/>
                <w:right w:val="none" w:sz="0" w:space="0" w:color="auto"/>
              </w:divBdr>
            </w:div>
            <w:div w:id="1043482508">
              <w:marLeft w:val="0"/>
              <w:marRight w:val="0"/>
              <w:marTop w:val="0"/>
              <w:marBottom w:val="0"/>
              <w:divBdr>
                <w:top w:val="none" w:sz="0" w:space="0" w:color="auto"/>
                <w:left w:val="none" w:sz="0" w:space="0" w:color="auto"/>
                <w:bottom w:val="none" w:sz="0" w:space="0" w:color="auto"/>
                <w:right w:val="none" w:sz="0" w:space="0" w:color="auto"/>
              </w:divBdr>
            </w:div>
            <w:div w:id="1904028173">
              <w:marLeft w:val="0"/>
              <w:marRight w:val="0"/>
              <w:marTop w:val="0"/>
              <w:marBottom w:val="0"/>
              <w:divBdr>
                <w:top w:val="none" w:sz="0" w:space="0" w:color="auto"/>
                <w:left w:val="none" w:sz="0" w:space="0" w:color="auto"/>
                <w:bottom w:val="none" w:sz="0" w:space="0" w:color="auto"/>
                <w:right w:val="none" w:sz="0" w:space="0" w:color="auto"/>
              </w:divBdr>
            </w:div>
            <w:div w:id="1539661588">
              <w:marLeft w:val="0"/>
              <w:marRight w:val="0"/>
              <w:marTop w:val="0"/>
              <w:marBottom w:val="0"/>
              <w:divBdr>
                <w:top w:val="none" w:sz="0" w:space="0" w:color="auto"/>
                <w:left w:val="none" w:sz="0" w:space="0" w:color="auto"/>
                <w:bottom w:val="none" w:sz="0" w:space="0" w:color="auto"/>
                <w:right w:val="none" w:sz="0" w:space="0" w:color="auto"/>
              </w:divBdr>
            </w:div>
            <w:div w:id="778765591">
              <w:marLeft w:val="0"/>
              <w:marRight w:val="0"/>
              <w:marTop w:val="0"/>
              <w:marBottom w:val="0"/>
              <w:divBdr>
                <w:top w:val="none" w:sz="0" w:space="0" w:color="auto"/>
                <w:left w:val="none" w:sz="0" w:space="0" w:color="auto"/>
                <w:bottom w:val="none" w:sz="0" w:space="0" w:color="auto"/>
                <w:right w:val="none" w:sz="0" w:space="0" w:color="auto"/>
              </w:divBdr>
            </w:div>
            <w:div w:id="1270551531">
              <w:marLeft w:val="0"/>
              <w:marRight w:val="0"/>
              <w:marTop w:val="0"/>
              <w:marBottom w:val="0"/>
              <w:divBdr>
                <w:top w:val="none" w:sz="0" w:space="0" w:color="auto"/>
                <w:left w:val="none" w:sz="0" w:space="0" w:color="auto"/>
                <w:bottom w:val="none" w:sz="0" w:space="0" w:color="auto"/>
                <w:right w:val="none" w:sz="0" w:space="0" w:color="auto"/>
              </w:divBdr>
            </w:div>
            <w:div w:id="487132402">
              <w:marLeft w:val="0"/>
              <w:marRight w:val="0"/>
              <w:marTop w:val="0"/>
              <w:marBottom w:val="0"/>
              <w:divBdr>
                <w:top w:val="none" w:sz="0" w:space="0" w:color="auto"/>
                <w:left w:val="none" w:sz="0" w:space="0" w:color="auto"/>
                <w:bottom w:val="none" w:sz="0" w:space="0" w:color="auto"/>
                <w:right w:val="none" w:sz="0" w:space="0" w:color="auto"/>
              </w:divBdr>
            </w:div>
            <w:div w:id="646786498">
              <w:marLeft w:val="0"/>
              <w:marRight w:val="0"/>
              <w:marTop w:val="0"/>
              <w:marBottom w:val="0"/>
              <w:divBdr>
                <w:top w:val="none" w:sz="0" w:space="0" w:color="auto"/>
                <w:left w:val="none" w:sz="0" w:space="0" w:color="auto"/>
                <w:bottom w:val="none" w:sz="0" w:space="0" w:color="auto"/>
                <w:right w:val="none" w:sz="0" w:space="0" w:color="auto"/>
              </w:divBdr>
            </w:div>
            <w:div w:id="1978876284">
              <w:marLeft w:val="0"/>
              <w:marRight w:val="0"/>
              <w:marTop w:val="0"/>
              <w:marBottom w:val="0"/>
              <w:divBdr>
                <w:top w:val="none" w:sz="0" w:space="0" w:color="auto"/>
                <w:left w:val="none" w:sz="0" w:space="0" w:color="auto"/>
                <w:bottom w:val="none" w:sz="0" w:space="0" w:color="auto"/>
                <w:right w:val="none" w:sz="0" w:space="0" w:color="auto"/>
              </w:divBdr>
            </w:div>
            <w:div w:id="1502893455">
              <w:marLeft w:val="0"/>
              <w:marRight w:val="0"/>
              <w:marTop w:val="0"/>
              <w:marBottom w:val="0"/>
              <w:divBdr>
                <w:top w:val="none" w:sz="0" w:space="0" w:color="auto"/>
                <w:left w:val="none" w:sz="0" w:space="0" w:color="auto"/>
                <w:bottom w:val="none" w:sz="0" w:space="0" w:color="auto"/>
                <w:right w:val="none" w:sz="0" w:space="0" w:color="auto"/>
              </w:divBdr>
            </w:div>
            <w:div w:id="2132239269">
              <w:marLeft w:val="0"/>
              <w:marRight w:val="0"/>
              <w:marTop w:val="0"/>
              <w:marBottom w:val="0"/>
              <w:divBdr>
                <w:top w:val="none" w:sz="0" w:space="0" w:color="auto"/>
                <w:left w:val="none" w:sz="0" w:space="0" w:color="auto"/>
                <w:bottom w:val="none" w:sz="0" w:space="0" w:color="auto"/>
                <w:right w:val="none" w:sz="0" w:space="0" w:color="auto"/>
              </w:divBdr>
            </w:div>
            <w:div w:id="1538008655">
              <w:marLeft w:val="0"/>
              <w:marRight w:val="0"/>
              <w:marTop w:val="0"/>
              <w:marBottom w:val="0"/>
              <w:divBdr>
                <w:top w:val="none" w:sz="0" w:space="0" w:color="auto"/>
                <w:left w:val="none" w:sz="0" w:space="0" w:color="auto"/>
                <w:bottom w:val="none" w:sz="0" w:space="0" w:color="auto"/>
                <w:right w:val="none" w:sz="0" w:space="0" w:color="auto"/>
              </w:divBdr>
            </w:div>
            <w:div w:id="778909828">
              <w:marLeft w:val="0"/>
              <w:marRight w:val="0"/>
              <w:marTop w:val="0"/>
              <w:marBottom w:val="0"/>
              <w:divBdr>
                <w:top w:val="none" w:sz="0" w:space="0" w:color="auto"/>
                <w:left w:val="none" w:sz="0" w:space="0" w:color="auto"/>
                <w:bottom w:val="none" w:sz="0" w:space="0" w:color="auto"/>
                <w:right w:val="none" w:sz="0" w:space="0" w:color="auto"/>
              </w:divBdr>
            </w:div>
            <w:div w:id="892233967">
              <w:marLeft w:val="0"/>
              <w:marRight w:val="0"/>
              <w:marTop w:val="0"/>
              <w:marBottom w:val="0"/>
              <w:divBdr>
                <w:top w:val="none" w:sz="0" w:space="0" w:color="auto"/>
                <w:left w:val="none" w:sz="0" w:space="0" w:color="auto"/>
                <w:bottom w:val="none" w:sz="0" w:space="0" w:color="auto"/>
                <w:right w:val="none" w:sz="0" w:space="0" w:color="auto"/>
              </w:divBdr>
            </w:div>
            <w:div w:id="1040546209">
              <w:marLeft w:val="0"/>
              <w:marRight w:val="0"/>
              <w:marTop w:val="0"/>
              <w:marBottom w:val="0"/>
              <w:divBdr>
                <w:top w:val="none" w:sz="0" w:space="0" w:color="auto"/>
                <w:left w:val="none" w:sz="0" w:space="0" w:color="auto"/>
                <w:bottom w:val="none" w:sz="0" w:space="0" w:color="auto"/>
                <w:right w:val="none" w:sz="0" w:space="0" w:color="auto"/>
              </w:divBdr>
            </w:div>
            <w:div w:id="1354190688">
              <w:marLeft w:val="0"/>
              <w:marRight w:val="0"/>
              <w:marTop w:val="0"/>
              <w:marBottom w:val="0"/>
              <w:divBdr>
                <w:top w:val="none" w:sz="0" w:space="0" w:color="auto"/>
                <w:left w:val="none" w:sz="0" w:space="0" w:color="auto"/>
                <w:bottom w:val="none" w:sz="0" w:space="0" w:color="auto"/>
                <w:right w:val="none" w:sz="0" w:space="0" w:color="auto"/>
              </w:divBdr>
            </w:div>
            <w:div w:id="1192300657">
              <w:marLeft w:val="0"/>
              <w:marRight w:val="0"/>
              <w:marTop w:val="0"/>
              <w:marBottom w:val="0"/>
              <w:divBdr>
                <w:top w:val="none" w:sz="0" w:space="0" w:color="auto"/>
                <w:left w:val="none" w:sz="0" w:space="0" w:color="auto"/>
                <w:bottom w:val="none" w:sz="0" w:space="0" w:color="auto"/>
                <w:right w:val="none" w:sz="0" w:space="0" w:color="auto"/>
              </w:divBdr>
            </w:div>
            <w:div w:id="1471091217">
              <w:marLeft w:val="0"/>
              <w:marRight w:val="0"/>
              <w:marTop w:val="0"/>
              <w:marBottom w:val="0"/>
              <w:divBdr>
                <w:top w:val="none" w:sz="0" w:space="0" w:color="auto"/>
                <w:left w:val="none" w:sz="0" w:space="0" w:color="auto"/>
                <w:bottom w:val="none" w:sz="0" w:space="0" w:color="auto"/>
                <w:right w:val="none" w:sz="0" w:space="0" w:color="auto"/>
              </w:divBdr>
            </w:div>
            <w:div w:id="716055138">
              <w:marLeft w:val="0"/>
              <w:marRight w:val="0"/>
              <w:marTop w:val="0"/>
              <w:marBottom w:val="0"/>
              <w:divBdr>
                <w:top w:val="none" w:sz="0" w:space="0" w:color="auto"/>
                <w:left w:val="none" w:sz="0" w:space="0" w:color="auto"/>
                <w:bottom w:val="none" w:sz="0" w:space="0" w:color="auto"/>
                <w:right w:val="none" w:sz="0" w:space="0" w:color="auto"/>
              </w:divBdr>
            </w:div>
            <w:div w:id="776413762">
              <w:marLeft w:val="0"/>
              <w:marRight w:val="0"/>
              <w:marTop w:val="0"/>
              <w:marBottom w:val="0"/>
              <w:divBdr>
                <w:top w:val="none" w:sz="0" w:space="0" w:color="auto"/>
                <w:left w:val="none" w:sz="0" w:space="0" w:color="auto"/>
                <w:bottom w:val="none" w:sz="0" w:space="0" w:color="auto"/>
                <w:right w:val="none" w:sz="0" w:space="0" w:color="auto"/>
              </w:divBdr>
            </w:div>
            <w:div w:id="1231188477">
              <w:marLeft w:val="0"/>
              <w:marRight w:val="0"/>
              <w:marTop w:val="0"/>
              <w:marBottom w:val="0"/>
              <w:divBdr>
                <w:top w:val="none" w:sz="0" w:space="0" w:color="auto"/>
                <w:left w:val="none" w:sz="0" w:space="0" w:color="auto"/>
                <w:bottom w:val="none" w:sz="0" w:space="0" w:color="auto"/>
                <w:right w:val="none" w:sz="0" w:space="0" w:color="auto"/>
              </w:divBdr>
            </w:div>
            <w:div w:id="497186791">
              <w:marLeft w:val="0"/>
              <w:marRight w:val="0"/>
              <w:marTop w:val="0"/>
              <w:marBottom w:val="0"/>
              <w:divBdr>
                <w:top w:val="none" w:sz="0" w:space="0" w:color="auto"/>
                <w:left w:val="none" w:sz="0" w:space="0" w:color="auto"/>
                <w:bottom w:val="none" w:sz="0" w:space="0" w:color="auto"/>
                <w:right w:val="none" w:sz="0" w:space="0" w:color="auto"/>
              </w:divBdr>
            </w:div>
            <w:div w:id="2028560870">
              <w:marLeft w:val="0"/>
              <w:marRight w:val="0"/>
              <w:marTop w:val="0"/>
              <w:marBottom w:val="0"/>
              <w:divBdr>
                <w:top w:val="none" w:sz="0" w:space="0" w:color="auto"/>
                <w:left w:val="none" w:sz="0" w:space="0" w:color="auto"/>
                <w:bottom w:val="none" w:sz="0" w:space="0" w:color="auto"/>
                <w:right w:val="none" w:sz="0" w:space="0" w:color="auto"/>
              </w:divBdr>
            </w:div>
            <w:div w:id="1519466332">
              <w:marLeft w:val="0"/>
              <w:marRight w:val="0"/>
              <w:marTop w:val="0"/>
              <w:marBottom w:val="0"/>
              <w:divBdr>
                <w:top w:val="none" w:sz="0" w:space="0" w:color="auto"/>
                <w:left w:val="none" w:sz="0" w:space="0" w:color="auto"/>
                <w:bottom w:val="none" w:sz="0" w:space="0" w:color="auto"/>
                <w:right w:val="none" w:sz="0" w:space="0" w:color="auto"/>
              </w:divBdr>
            </w:div>
            <w:div w:id="1490366046">
              <w:marLeft w:val="0"/>
              <w:marRight w:val="0"/>
              <w:marTop w:val="0"/>
              <w:marBottom w:val="0"/>
              <w:divBdr>
                <w:top w:val="none" w:sz="0" w:space="0" w:color="auto"/>
                <w:left w:val="none" w:sz="0" w:space="0" w:color="auto"/>
                <w:bottom w:val="none" w:sz="0" w:space="0" w:color="auto"/>
                <w:right w:val="none" w:sz="0" w:space="0" w:color="auto"/>
              </w:divBdr>
            </w:div>
            <w:div w:id="1665816794">
              <w:marLeft w:val="0"/>
              <w:marRight w:val="0"/>
              <w:marTop w:val="0"/>
              <w:marBottom w:val="0"/>
              <w:divBdr>
                <w:top w:val="none" w:sz="0" w:space="0" w:color="auto"/>
                <w:left w:val="none" w:sz="0" w:space="0" w:color="auto"/>
                <w:bottom w:val="none" w:sz="0" w:space="0" w:color="auto"/>
                <w:right w:val="none" w:sz="0" w:space="0" w:color="auto"/>
              </w:divBdr>
            </w:div>
            <w:div w:id="1159036320">
              <w:marLeft w:val="0"/>
              <w:marRight w:val="0"/>
              <w:marTop w:val="0"/>
              <w:marBottom w:val="0"/>
              <w:divBdr>
                <w:top w:val="none" w:sz="0" w:space="0" w:color="auto"/>
                <w:left w:val="none" w:sz="0" w:space="0" w:color="auto"/>
                <w:bottom w:val="none" w:sz="0" w:space="0" w:color="auto"/>
                <w:right w:val="none" w:sz="0" w:space="0" w:color="auto"/>
              </w:divBdr>
            </w:div>
            <w:div w:id="544608308">
              <w:marLeft w:val="0"/>
              <w:marRight w:val="0"/>
              <w:marTop w:val="0"/>
              <w:marBottom w:val="0"/>
              <w:divBdr>
                <w:top w:val="none" w:sz="0" w:space="0" w:color="auto"/>
                <w:left w:val="none" w:sz="0" w:space="0" w:color="auto"/>
                <w:bottom w:val="none" w:sz="0" w:space="0" w:color="auto"/>
                <w:right w:val="none" w:sz="0" w:space="0" w:color="auto"/>
              </w:divBdr>
            </w:div>
            <w:div w:id="473714674">
              <w:marLeft w:val="0"/>
              <w:marRight w:val="0"/>
              <w:marTop w:val="0"/>
              <w:marBottom w:val="0"/>
              <w:divBdr>
                <w:top w:val="none" w:sz="0" w:space="0" w:color="auto"/>
                <w:left w:val="none" w:sz="0" w:space="0" w:color="auto"/>
                <w:bottom w:val="none" w:sz="0" w:space="0" w:color="auto"/>
                <w:right w:val="none" w:sz="0" w:space="0" w:color="auto"/>
              </w:divBdr>
            </w:div>
            <w:div w:id="631984026">
              <w:marLeft w:val="0"/>
              <w:marRight w:val="0"/>
              <w:marTop w:val="0"/>
              <w:marBottom w:val="0"/>
              <w:divBdr>
                <w:top w:val="none" w:sz="0" w:space="0" w:color="auto"/>
                <w:left w:val="none" w:sz="0" w:space="0" w:color="auto"/>
                <w:bottom w:val="none" w:sz="0" w:space="0" w:color="auto"/>
                <w:right w:val="none" w:sz="0" w:space="0" w:color="auto"/>
              </w:divBdr>
            </w:div>
            <w:div w:id="1948733815">
              <w:marLeft w:val="0"/>
              <w:marRight w:val="0"/>
              <w:marTop w:val="0"/>
              <w:marBottom w:val="0"/>
              <w:divBdr>
                <w:top w:val="none" w:sz="0" w:space="0" w:color="auto"/>
                <w:left w:val="none" w:sz="0" w:space="0" w:color="auto"/>
                <w:bottom w:val="none" w:sz="0" w:space="0" w:color="auto"/>
                <w:right w:val="none" w:sz="0" w:space="0" w:color="auto"/>
              </w:divBdr>
            </w:div>
            <w:div w:id="1366175090">
              <w:marLeft w:val="0"/>
              <w:marRight w:val="0"/>
              <w:marTop w:val="0"/>
              <w:marBottom w:val="0"/>
              <w:divBdr>
                <w:top w:val="none" w:sz="0" w:space="0" w:color="auto"/>
                <w:left w:val="none" w:sz="0" w:space="0" w:color="auto"/>
                <w:bottom w:val="none" w:sz="0" w:space="0" w:color="auto"/>
                <w:right w:val="none" w:sz="0" w:space="0" w:color="auto"/>
              </w:divBdr>
            </w:div>
            <w:div w:id="267205375">
              <w:marLeft w:val="0"/>
              <w:marRight w:val="0"/>
              <w:marTop w:val="0"/>
              <w:marBottom w:val="0"/>
              <w:divBdr>
                <w:top w:val="none" w:sz="0" w:space="0" w:color="auto"/>
                <w:left w:val="none" w:sz="0" w:space="0" w:color="auto"/>
                <w:bottom w:val="none" w:sz="0" w:space="0" w:color="auto"/>
                <w:right w:val="none" w:sz="0" w:space="0" w:color="auto"/>
              </w:divBdr>
            </w:div>
            <w:div w:id="1337072999">
              <w:marLeft w:val="0"/>
              <w:marRight w:val="0"/>
              <w:marTop w:val="0"/>
              <w:marBottom w:val="0"/>
              <w:divBdr>
                <w:top w:val="none" w:sz="0" w:space="0" w:color="auto"/>
                <w:left w:val="none" w:sz="0" w:space="0" w:color="auto"/>
                <w:bottom w:val="none" w:sz="0" w:space="0" w:color="auto"/>
                <w:right w:val="none" w:sz="0" w:space="0" w:color="auto"/>
              </w:divBdr>
            </w:div>
            <w:div w:id="292059725">
              <w:marLeft w:val="0"/>
              <w:marRight w:val="0"/>
              <w:marTop w:val="0"/>
              <w:marBottom w:val="0"/>
              <w:divBdr>
                <w:top w:val="none" w:sz="0" w:space="0" w:color="auto"/>
                <w:left w:val="none" w:sz="0" w:space="0" w:color="auto"/>
                <w:bottom w:val="none" w:sz="0" w:space="0" w:color="auto"/>
                <w:right w:val="none" w:sz="0" w:space="0" w:color="auto"/>
              </w:divBdr>
            </w:div>
            <w:div w:id="272522707">
              <w:marLeft w:val="0"/>
              <w:marRight w:val="0"/>
              <w:marTop w:val="0"/>
              <w:marBottom w:val="0"/>
              <w:divBdr>
                <w:top w:val="none" w:sz="0" w:space="0" w:color="auto"/>
                <w:left w:val="none" w:sz="0" w:space="0" w:color="auto"/>
                <w:bottom w:val="none" w:sz="0" w:space="0" w:color="auto"/>
                <w:right w:val="none" w:sz="0" w:space="0" w:color="auto"/>
              </w:divBdr>
            </w:div>
            <w:div w:id="384179215">
              <w:marLeft w:val="0"/>
              <w:marRight w:val="0"/>
              <w:marTop w:val="0"/>
              <w:marBottom w:val="0"/>
              <w:divBdr>
                <w:top w:val="none" w:sz="0" w:space="0" w:color="auto"/>
                <w:left w:val="none" w:sz="0" w:space="0" w:color="auto"/>
                <w:bottom w:val="none" w:sz="0" w:space="0" w:color="auto"/>
                <w:right w:val="none" w:sz="0" w:space="0" w:color="auto"/>
              </w:divBdr>
            </w:div>
            <w:div w:id="1984120208">
              <w:marLeft w:val="0"/>
              <w:marRight w:val="0"/>
              <w:marTop w:val="0"/>
              <w:marBottom w:val="0"/>
              <w:divBdr>
                <w:top w:val="none" w:sz="0" w:space="0" w:color="auto"/>
                <w:left w:val="none" w:sz="0" w:space="0" w:color="auto"/>
                <w:bottom w:val="none" w:sz="0" w:space="0" w:color="auto"/>
                <w:right w:val="none" w:sz="0" w:space="0" w:color="auto"/>
              </w:divBdr>
            </w:div>
            <w:div w:id="1223515859">
              <w:marLeft w:val="0"/>
              <w:marRight w:val="0"/>
              <w:marTop w:val="0"/>
              <w:marBottom w:val="0"/>
              <w:divBdr>
                <w:top w:val="none" w:sz="0" w:space="0" w:color="auto"/>
                <w:left w:val="none" w:sz="0" w:space="0" w:color="auto"/>
                <w:bottom w:val="none" w:sz="0" w:space="0" w:color="auto"/>
                <w:right w:val="none" w:sz="0" w:space="0" w:color="auto"/>
              </w:divBdr>
            </w:div>
            <w:div w:id="1873227454">
              <w:marLeft w:val="0"/>
              <w:marRight w:val="0"/>
              <w:marTop w:val="0"/>
              <w:marBottom w:val="0"/>
              <w:divBdr>
                <w:top w:val="none" w:sz="0" w:space="0" w:color="auto"/>
                <w:left w:val="none" w:sz="0" w:space="0" w:color="auto"/>
                <w:bottom w:val="none" w:sz="0" w:space="0" w:color="auto"/>
                <w:right w:val="none" w:sz="0" w:space="0" w:color="auto"/>
              </w:divBdr>
            </w:div>
            <w:div w:id="1090540383">
              <w:marLeft w:val="0"/>
              <w:marRight w:val="0"/>
              <w:marTop w:val="0"/>
              <w:marBottom w:val="0"/>
              <w:divBdr>
                <w:top w:val="none" w:sz="0" w:space="0" w:color="auto"/>
                <w:left w:val="none" w:sz="0" w:space="0" w:color="auto"/>
                <w:bottom w:val="none" w:sz="0" w:space="0" w:color="auto"/>
                <w:right w:val="none" w:sz="0" w:space="0" w:color="auto"/>
              </w:divBdr>
            </w:div>
            <w:div w:id="214509758">
              <w:marLeft w:val="0"/>
              <w:marRight w:val="0"/>
              <w:marTop w:val="0"/>
              <w:marBottom w:val="0"/>
              <w:divBdr>
                <w:top w:val="none" w:sz="0" w:space="0" w:color="auto"/>
                <w:left w:val="none" w:sz="0" w:space="0" w:color="auto"/>
                <w:bottom w:val="none" w:sz="0" w:space="0" w:color="auto"/>
                <w:right w:val="none" w:sz="0" w:space="0" w:color="auto"/>
              </w:divBdr>
            </w:div>
            <w:div w:id="261112010">
              <w:marLeft w:val="0"/>
              <w:marRight w:val="0"/>
              <w:marTop w:val="0"/>
              <w:marBottom w:val="0"/>
              <w:divBdr>
                <w:top w:val="none" w:sz="0" w:space="0" w:color="auto"/>
                <w:left w:val="none" w:sz="0" w:space="0" w:color="auto"/>
                <w:bottom w:val="none" w:sz="0" w:space="0" w:color="auto"/>
                <w:right w:val="none" w:sz="0" w:space="0" w:color="auto"/>
              </w:divBdr>
            </w:div>
            <w:div w:id="291247818">
              <w:marLeft w:val="0"/>
              <w:marRight w:val="0"/>
              <w:marTop w:val="0"/>
              <w:marBottom w:val="0"/>
              <w:divBdr>
                <w:top w:val="none" w:sz="0" w:space="0" w:color="auto"/>
                <w:left w:val="none" w:sz="0" w:space="0" w:color="auto"/>
                <w:bottom w:val="none" w:sz="0" w:space="0" w:color="auto"/>
                <w:right w:val="none" w:sz="0" w:space="0" w:color="auto"/>
              </w:divBdr>
            </w:div>
            <w:div w:id="1416708655">
              <w:marLeft w:val="0"/>
              <w:marRight w:val="0"/>
              <w:marTop w:val="0"/>
              <w:marBottom w:val="0"/>
              <w:divBdr>
                <w:top w:val="none" w:sz="0" w:space="0" w:color="auto"/>
                <w:left w:val="none" w:sz="0" w:space="0" w:color="auto"/>
                <w:bottom w:val="none" w:sz="0" w:space="0" w:color="auto"/>
                <w:right w:val="none" w:sz="0" w:space="0" w:color="auto"/>
              </w:divBdr>
            </w:div>
            <w:div w:id="452552710">
              <w:marLeft w:val="0"/>
              <w:marRight w:val="0"/>
              <w:marTop w:val="0"/>
              <w:marBottom w:val="0"/>
              <w:divBdr>
                <w:top w:val="none" w:sz="0" w:space="0" w:color="auto"/>
                <w:left w:val="none" w:sz="0" w:space="0" w:color="auto"/>
                <w:bottom w:val="none" w:sz="0" w:space="0" w:color="auto"/>
                <w:right w:val="none" w:sz="0" w:space="0" w:color="auto"/>
              </w:divBdr>
            </w:div>
            <w:div w:id="1214121270">
              <w:marLeft w:val="0"/>
              <w:marRight w:val="0"/>
              <w:marTop w:val="0"/>
              <w:marBottom w:val="0"/>
              <w:divBdr>
                <w:top w:val="none" w:sz="0" w:space="0" w:color="auto"/>
                <w:left w:val="none" w:sz="0" w:space="0" w:color="auto"/>
                <w:bottom w:val="none" w:sz="0" w:space="0" w:color="auto"/>
                <w:right w:val="none" w:sz="0" w:space="0" w:color="auto"/>
              </w:divBdr>
            </w:div>
            <w:div w:id="1615477207">
              <w:marLeft w:val="0"/>
              <w:marRight w:val="0"/>
              <w:marTop w:val="0"/>
              <w:marBottom w:val="0"/>
              <w:divBdr>
                <w:top w:val="none" w:sz="0" w:space="0" w:color="auto"/>
                <w:left w:val="none" w:sz="0" w:space="0" w:color="auto"/>
                <w:bottom w:val="none" w:sz="0" w:space="0" w:color="auto"/>
                <w:right w:val="none" w:sz="0" w:space="0" w:color="auto"/>
              </w:divBdr>
            </w:div>
            <w:div w:id="77020797">
              <w:marLeft w:val="0"/>
              <w:marRight w:val="0"/>
              <w:marTop w:val="0"/>
              <w:marBottom w:val="0"/>
              <w:divBdr>
                <w:top w:val="none" w:sz="0" w:space="0" w:color="auto"/>
                <w:left w:val="none" w:sz="0" w:space="0" w:color="auto"/>
                <w:bottom w:val="none" w:sz="0" w:space="0" w:color="auto"/>
                <w:right w:val="none" w:sz="0" w:space="0" w:color="auto"/>
              </w:divBdr>
            </w:div>
            <w:div w:id="1738163210">
              <w:marLeft w:val="0"/>
              <w:marRight w:val="0"/>
              <w:marTop w:val="0"/>
              <w:marBottom w:val="0"/>
              <w:divBdr>
                <w:top w:val="none" w:sz="0" w:space="0" w:color="auto"/>
                <w:left w:val="none" w:sz="0" w:space="0" w:color="auto"/>
                <w:bottom w:val="none" w:sz="0" w:space="0" w:color="auto"/>
                <w:right w:val="none" w:sz="0" w:space="0" w:color="auto"/>
              </w:divBdr>
            </w:div>
            <w:div w:id="1598513815">
              <w:marLeft w:val="0"/>
              <w:marRight w:val="0"/>
              <w:marTop w:val="0"/>
              <w:marBottom w:val="0"/>
              <w:divBdr>
                <w:top w:val="none" w:sz="0" w:space="0" w:color="auto"/>
                <w:left w:val="none" w:sz="0" w:space="0" w:color="auto"/>
                <w:bottom w:val="none" w:sz="0" w:space="0" w:color="auto"/>
                <w:right w:val="none" w:sz="0" w:space="0" w:color="auto"/>
              </w:divBdr>
            </w:div>
            <w:div w:id="1512986918">
              <w:marLeft w:val="0"/>
              <w:marRight w:val="0"/>
              <w:marTop w:val="0"/>
              <w:marBottom w:val="0"/>
              <w:divBdr>
                <w:top w:val="none" w:sz="0" w:space="0" w:color="auto"/>
                <w:left w:val="none" w:sz="0" w:space="0" w:color="auto"/>
                <w:bottom w:val="none" w:sz="0" w:space="0" w:color="auto"/>
                <w:right w:val="none" w:sz="0" w:space="0" w:color="auto"/>
              </w:divBdr>
            </w:div>
            <w:div w:id="794449823">
              <w:marLeft w:val="0"/>
              <w:marRight w:val="0"/>
              <w:marTop w:val="0"/>
              <w:marBottom w:val="0"/>
              <w:divBdr>
                <w:top w:val="none" w:sz="0" w:space="0" w:color="auto"/>
                <w:left w:val="none" w:sz="0" w:space="0" w:color="auto"/>
                <w:bottom w:val="none" w:sz="0" w:space="0" w:color="auto"/>
                <w:right w:val="none" w:sz="0" w:space="0" w:color="auto"/>
              </w:divBdr>
            </w:div>
            <w:div w:id="23100622">
              <w:marLeft w:val="0"/>
              <w:marRight w:val="0"/>
              <w:marTop w:val="0"/>
              <w:marBottom w:val="0"/>
              <w:divBdr>
                <w:top w:val="none" w:sz="0" w:space="0" w:color="auto"/>
                <w:left w:val="none" w:sz="0" w:space="0" w:color="auto"/>
                <w:bottom w:val="none" w:sz="0" w:space="0" w:color="auto"/>
                <w:right w:val="none" w:sz="0" w:space="0" w:color="auto"/>
              </w:divBdr>
            </w:div>
            <w:div w:id="413094024">
              <w:marLeft w:val="0"/>
              <w:marRight w:val="0"/>
              <w:marTop w:val="0"/>
              <w:marBottom w:val="0"/>
              <w:divBdr>
                <w:top w:val="none" w:sz="0" w:space="0" w:color="auto"/>
                <w:left w:val="none" w:sz="0" w:space="0" w:color="auto"/>
                <w:bottom w:val="none" w:sz="0" w:space="0" w:color="auto"/>
                <w:right w:val="none" w:sz="0" w:space="0" w:color="auto"/>
              </w:divBdr>
            </w:div>
            <w:div w:id="149637494">
              <w:marLeft w:val="0"/>
              <w:marRight w:val="0"/>
              <w:marTop w:val="0"/>
              <w:marBottom w:val="0"/>
              <w:divBdr>
                <w:top w:val="none" w:sz="0" w:space="0" w:color="auto"/>
                <w:left w:val="none" w:sz="0" w:space="0" w:color="auto"/>
                <w:bottom w:val="none" w:sz="0" w:space="0" w:color="auto"/>
                <w:right w:val="none" w:sz="0" w:space="0" w:color="auto"/>
              </w:divBdr>
            </w:div>
            <w:div w:id="1686251033">
              <w:marLeft w:val="0"/>
              <w:marRight w:val="0"/>
              <w:marTop w:val="0"/>
              <w:marBottom w:val="0"/>
              <w:divBdr>
                <w:top w:val="none" w:sz="0" w:space="0" w:color="auto"/>
                <w:left w:val="none" w:sz="0" w:space="0" w:color="auto"/>
                <w:bottom w:val="none" w:sz="0" w:space="0" w:color="auto"/>
                <w:right w:val="none" w:sz="0" w:space="0" w:color="auto"/>
              </w:divBdr>
            </w:div>
            <w:div w:id="654259123">
              <w:marLeft w:val="0"/>
              <w:marRight w:val="0"/>
              <w:marTop w:val="0"/>
              <w:marBottom w:val="0"/>
              <w:divBdr>
                <w:top w:val="none" w:sz="0" w:space="0" w:color="auto"/>
                <w:left w:val="none" w:sz="0" w:space="0" w:color="auto"/>
                <w:bottom w:val="none" w:sz="0" w:space="0" w:color="auto"/>
                <w:right w:val="none" w:sz="0" w:space="0" w:color="auto"/>
              </w:divBdr>
            </w:div>
            <w:div w:id="43407465">
              <w:marLeft w:val="0"/>
              <w:marRight w:val="0"/>
              <w:marTop w:val="0"/>
              <w:marBottom w:val="0"/>
              <w:divBdr>
                <w:top w:val="none" w:sz="0" w:space="0" w:color="auto"/>
                <w:left w:val="none" w:sz="0" w:space="0" w:color="auto"/>
                <w:bottom w:val="none" w:sz="0" w:space="0" w:color="auto"/>
                <w:right w:val="none" w:sz="0" w:space="0" w:color="auto"/>
              </w:divBdr>
            </w:div>
            <w:div w:id="1230266734">
              <w:marLeft w:val="0"/>
              <w:marRight w:val="0"/>
              <w:marTop w:val="0"/>
              <w:marBottom w:val="0"/>
              <w:divBdr>
                <w:top w:val="none" w:sz="0" w:space="0" w:color="auto"/>
                <w:left w:val="none" w:sz="0" w:space="0" w:color="auto"/>
                <w:bottom w:val="none" w:sz="0" w:space="0" w:color="auto"/>
                <w:right w:val="none" w:sz="0" w:space="0" w:color="auto"/>
              </w:divBdr>
            </w:div>
            <w:div w:id="1470123040">
              <w:marLeft w:val="0"/>
              <w:marRight w:val="0"/>
              <w:marTop w:val="0"/>
              <w:marBottom w:val="0"/>
              <w:divBdr>
                <w:top w:val="none" w:sz="0" w:space="0" w:color="auto"/>
                <w:left w:val="none" w:sz="0" w:space="0" w:color="auto"/>
                <w:bottom w:val="none" w:sz="0" w:space="0" w:color="auto"/>
                <w:right w:val="none" w:sz="0" w:space="0" w:color="auto"/>
              </w:divBdr>
            </w:div>
            <w:div w:id="405107366">
              <w:marLeft w:val="0"/>
              <w:marRight w:val="0"/>
              <w:marTop w:val="0"/>
              <w:marBottom w:val="0"/>
              <w:divBdr>
                <w:top w:val="none" w:sz="0" w:space="0" w:color="auto"/>
                <w:left w:val="none" w:sz="0" w:space="0" w:color="auto"/>
                <w:bottom w:val="none" w:sz="0" w:space="0" w:color="auto"/>
                <w:right w:val="none" w:sz="0" w:space="0" w:color="auto"/>
              </w:divBdr>
            </w:div>
            <w:div w:id="1787772792">
              <w:marLeft w:val="0"/>
              <w:marRight w:val="0"/>
              <w:marTop w:val="0"/>
              <w:marBottom w:val="0"/>
              <w:divBdr>
                <w:top w:val="none" w:sz="0" w:space="0" w:color="auto"/>
                <w:left w:val="none" w:sz="0" w:space="0" w:color="auto"/>
                <w:bottom w:val="none" w:sz="0" w:space="0" w:color="auto"/>
                <w:right w:val="none" w:sz="0" w:space="0" w:color="auto"/>
              </w:divBdr>
            </w:div>
            <w:div w:id="200174019">
              <w:marLeft w:val="0"/>
              <w:marRight w:val="0"/>
              <w:marTop w:val="0"/>
              <w:marBottom w:val="0"/>
              <w:divBdr>
                <w:top w:val="none" w:sz="0" w:space="0" w:color="auto"/>
                <w:left w:val="none" w:sz="0" w:space="0" w:color="auto"/>
                <w:bottom w:val="none" w:sz="0" w:space="0" w:color="auto"/>
                <w:right w:val="none" w:sz="0" w:space="0" w:color="auto"/>
              </w:divBdr>
            </w:div>
            <w:div w:id="1981762118">
              <w:marLeft w:val="0"/>
              <w:marRight w:val="0"/>
              <w:marTop w:val="0"/>
              <w:marBottom w:val="0"/>
              <w:divBdr>
                <w:top w:val="none" w:sz="0" w:space="0" w:color="auto"/>
                <w:left w:val="none" w:sz="0" w:space="0" w:color="auto"/>
                <w:bottom w:val="none" w:sz="0" w:space="0" w:color="auto"/>
                <w:right w:val="none" w:sz="0" w:space="0" w:color="auto"/>
              </w:divBdr>
            </w:div>
            <w:div w:id="223180681">
              <w:marLeft w:val="0"/>
              <w:marRight w:val="0"/>
              <w:marTop w:val="0"/>
              <w:marBottom w:val="0"/>
              <w:divBdr>
                <w:top w:val="none" w:sz="0" w:space="0" w:color="auto"/>
                <w:left w:val="none" w:sz="0" w:space="0" w:color="auto"/>
                <w:bottom w:val="none" w:sz="0" w:space="0" w:color="auto"/>
                <w:right w:val="none" w:sz="0" w:space="0" w:color="auto"/>
              </w:divBdr>
            </w:div>
            <w:div w:id="1811894845">
              <w:marLeft w:val="0"/>
              <w:marRight w:val="0"/>
              <w:marTop w:val="0"/>
              <w:marBottom w:val="0"/>
              <w:divBdr>
                <w:top w:val="none" w:sz="0" w:space="0" w:color="auto"/>
                <w:left w:val="none" w:sz="0" w:space="0" w:color="auto"/>
                <w:bottom w:val="none" w:sz="0" w:space="0" w:color="auto"/>
                <w:right w:val="none" w:sz="0" w:space="0" w:color="auto"/>
              </w:divBdr>
            </w:div>
            <w:div w:id="133134999">
              <w:marLeft w:val="0"/>
              <w:marRight w:val="0"/>
              <w:marTop w:val="0"/>
              <w:marBottom w:val="0"/>
              <w:divBdr>
                <w:top w:val="none" w:sz="0" w:space="0" w:color="auto"/>
                <w:left w:val="none" w:sz="0" w:space="0" w:color="auto"/>
                <w:bottom w:val="none" w:sz="0" w:space="0" w:color="auto"/>
                <w:right w:val="none" w:sz="0" w:space="0" w:color="auto"/>
              </w:divBdr>
            </w:div>
            <w:div w:id="456069300">
              <w:marLeft w:val="0"/>
              <w:marRight w:val="0"/>
              <w:marTop w:val="0"/>
              <w:marBottom w:val="0"/>
              <w:divBdr>
                <w:top w:val="none" w:sz="0" w:space="0" w:color="auto"/>
                <w:left w:val="none" w:sz="0" w:space="0" w:color="auto"/>
                <w:bottom w:val="none" w:sz="0" w:space="0" w:color="auto"/>
                <w:right w:val="none" w:sz="0" w:space="0" w:color="auto"/>
              </w:divBdr>
            </w:div>
            <w:div w:id="1662150405">
              <w:marLeft w:val="0"/>
              <w:marRight w:val="0"/>
              <w:marTop w:val="0"/>
              <w:marBottom w:val="0"/>
              <w:divBdr>
                <w:top w:val="none" w:sz="0" w:space="0" w:color="auto"/>
                <w:left w:val="none" w:sz="0" w:space="0" w:color="auto"/>
                <w:bottom w:val="none" w:sz="0" w:space="0" w:color="auto"/>
                <w:right w:val="none" w:sz="0" w:space="0" w:color="auto"/>
              </w:divBdr>
            </w:div>
            <w:div w:id="1341540262">
              <w:marLeft w:val="0"/>
              <w:marRight w:val="0"/>
              <w:marTop w:val="0"/>
              <w:marBottom w:val="0"/>
              <w:divBdr>
                <w:top w:val="none" w:sz="0" w:space="0" w:color="auto"/>
                <w:left w:val="none" w:sz="0" w:space="0" w:color="auto"/>
                <w:bottom w:val="none" w:sz="0" w:space="0" w:color="auto"/>
                <w:right w:val="none" w:sz="0" w:space="0" w:color="auto"/>
              </w:divBdr>
            </w:div>
            <w:div w:id="1499421720">
              <w:marLeft w:val="0"/>
              <w:marRight w:val="0"/>
              <w:marTop w:val="0"/>
              <w:marBottom w:val="0"/>
              <w:divBdr>
                <w:top w:val="none" w:sz="0" w:space="0" w:color="auto"/>
                <w:left w:val="none" w:sz="0" w:space="0" w:color="auto"/>
                <w:bottom w:val="none" w:sz="0" w:space="0" w:color="auto"/>
                <w:right w:val="none" w:sz="0" w:space="0" w:color="auto"/>
              </w:divBdr>
            </w:div>
            <w:div w:id="664430439">
              <w:marLeft w:val="0"/>
              <w:marRight w:val="0"/>
              <w:marTop w:val="0"/>
              <w:marBottom w:val="0"/>
              <w:divBdr>
                <w:top w:val="none" w:sz="0" w:space="0" w:color="auto"/>
                <w:left w:val="none" w:sz="0" w:space="0" w:color="auto"/>
                <w:bottom w:val="none" w:sz="0" w:space="0" w:color="auto"/>
                <w:right w:val="none" w:sz="0" w:space="0" w:color="auto"/>
              </w:divBdr>
            </w:div>
            <w:div w:id="1979801983">
              <w:marLeft w:val="0"/>
              <w:marRight w:val="0"/>
              <w:marTop w:val="0"/>
              <w:marBottom w:val="0"/>
              <w:divBdr>
                <w:top w:val="none" w:sz="0" w:space="0" w:color="auto"/>
                <w:left w:val="none" w:sz="0" w:space="0" w:color="auto"/>
                <w:bottom w:val="none" w:sz="0" w:space="0" w:color="auto"/>
                <w:right w:val="none" w:sz="0" w:space="0" w:color="auto"/>
              </w:divBdr>
            </w:div>
            <w:div w:id="1969820048">
              <w:marLeft w:val="0"/>
              <w:marRight w:val="0"/>
              <w:marTop w:val="0"/>
              <w:marBottom w:val="0"/>
              <w:divBdr>
                <w:top w:val="none" w:sz="0" w:space="0" w:color="auto"/>
                <w:left w:val="none" w:sz="0" w:space="0" w:color="auto"/>
                <w:bottom w:val="none" w:sz="0" w:space="0" w:color="auto"/>
                <w:right w:val="none" w:sz="0" w:space="0" w:color="auto"/>
              </w:divBdr>
            </w:div>
            <w:div w:id="1356074593">
              <w:marLeft w:val="0"/>
              <w:marRight w:val="0"/>
              <w:marTop w:val="0"/>
              <w:marBottom w:val="0"/>
              <w:divBdr>
                <w:top w:val="none" w:sz="0" w:space="0" w:color="auto"/>
                <w:left w:val="none" w:sz="0" w:space="0" w:color="auto"/>
                <w:bottom w:val="none" w:sz="0" w:space="0" w:color="auto"/>
                <w:right w:val="none" w:sz="0" w:space="0" w:color="auto"/>
              </w:divBdr>
            </w:div>
            <w:div w:id="729036375">
              <w:marLeft w:val="0"/>
              <w:marRight w:val="0"/>
              <w:marTop w:val="0"/>
              <w:marBottom w:val="0"/>
              <w:divBdr>
                <w:top w:val="none" w:sz="0" w:space="0" w:color="auto"/>
                <w:left w:val="none" w:sz="0" w:space="0" w:color="auto"/>
                <w:bottom w:val="none" w:sz="0" w:space="0" w:color="auto"/>
                <w:right w:val="none" w:sz="0" w:space="0" w:color="auto"/>
              </w:divBdr>
            </w:div>
            <w:div w:id="1129007129">
              <w:marLeft w:val="0"/>
              <w:marRight w:val="0"/>
              <w:marTop w:val="0"/>
              <w:marBottom w:val="0"/>
              <w:divBdr>
                <w:top w:val="none" w:sz="0" w:space="0" w:color="auto"/>
                <w:left w:val="none" w:sz="0" w:space="0" w:color="auto"/>
                <w:bottom w:val="none" w:sz="0" w:space="0" w:color="auto"/>
                <w:right w:val="none" w:sz="0" w:space="0" w:color="auto"/>
              </w:divBdr>
            </w:div>
            <w:div w:id="138618135">
              <w:marLeft w:val="0"/>
              <w:marRight w:val="0"/>
              <w:marTop w:val="0"/>
              <w:marBottom w:val="0"/>
              <w:divBdr>
                <w:top w:val="none" w:sz="0" w:space="0" w:color="auto"/>
                <w:left w:val="none" w:sz="0" w:space="0" w:color="auto"/>
                <w:bottom w:val="none" w:sz="0" w:space="0" w:color="auto"/>
                <w:right w:val="none" w:sz="0" w:space="0" w:color="auto"/>
              </w:divBdr>
            </w:div>
            <w:div w:id="108361824">
              <w:marLeft w:val="0"/>
              <w:marRight w:val="0"/>
              <w:marTop w:val="0"/>
              <w:marBottom w:val="0"/>
              <w:divBdr>
                <w:top w:val="none" w:sz="0" w:space="0" w:color="auto"/>
                <w:left w:val="none" w:sz="0" w:space="0" w:color="auto"/>
                <w:bottom w:val="none" w:sz="0" w:space="0" w:color="auto"/>
                <w:right w:val="none" w:sz="0" w:space="0" w:color="auto"/>
              </w:divBdr>
            </w:div>
            <w:div w:id="425732998">
              <w:marLeft w:val="0"/>
              <w:marRight w:val="0"/>
              <w:marTop w:val="0"/>
              <w:marBottom w:val="0"/>
              <w:divBdr>
                <w:top w:val="none" w:sz="0" w:space="0" w:color="auto"/>
                <w:left w:val="none" w:sz="0" w:space="0" w:color="auto"/>
                <w:bottom w:val="none" w:sz="0" w:space="0" w:color="auto"/>
                <w:right w:val="none" w:sz="0" w:space="0" w:color="auto"/>
              </w:divBdr>
            </w:div>
            <w:div w:id="1129475348">
              <w:marLeft w:val="0"/>
              <w:marRight w:val="0"/>
              <w:marTop w:val="0"/>
              <w:marBottom w:val="0"/>
              <w:divBdr>
                <w:top w:val="none" w:sz="0" w:space="0" w:color="auto"/>
                <w:left w:val="none" w:sz="0" w:space="0" w:color="auto"/>
                <w:bottom w:val="none" w:sz="0" w:space="0" w:color="auto"/>
                <w:right w:val="none" w:sz="0" w:space="0" w:color="auto"/>
              </w:divBdr>
            </w:div>
            <w:div w:id="1121461046">
              <w:marLeft w:val="0"/>
              <w:marRight w:val="0"/>
              <w:marTop w:val="0"/>
              <w:marBottom w:val="0"/>
              <w:divBdr>
                <w:top w:val="none" w:sz="0" w:space="0" w:color="auto"/>
                <w:left w:val="none" w:sz="0" w:space="0" w:color="auto"/>
                <w:bottom w:val="none" w:sz="0" w:space="0" w:color="auto"/>
                <w:right w:val="none" w:sz="0" w:space="0" w:color="auto"/>
              </w:divBdr>
            </w:div>
            <w:div w:id="1619218521">
              <w:marLeft w:val="0"/>
              <w:marRight w:val="0"/>
              <w:marTop w:val="0"/>
              <w:marBottom w:val="0"/>
              <w:divBdr>
                <w:top w:val="none" w:sz="0" w:space="0" w:color="auto"/>
                <w:left w:val="none" w:sz="0" w:space="0" w:color="auto"/>
                <w:bottom w:val="none" w:sz="0" w:space="0" w:color="auto"/>
                <w:right w:val="none" w:sz="0" w:space="0" w:color="auto"/>
              </w:divBdr>
            </w:div>
            <w:div w:id="1941907172">
              <w:marLeft w:val="0"/>
              <w:marRight w:val="0"/>
              <w:marTop w:val="0"/>
              <w:marBottom w:val="0"/>
              <w:divBdr>
                <w:top w:val="none" w:sz="0" w:space="0" w:color="auto"/>
                <w:left w:val="none" w:sz="0" w:space="0" w:color="auto"/>
                <w:bottom w:val="none" w:sz="0" w:space="0" w:color="auto"/>
                <w:right w:val="none" w:sz="0" w:space="0" w:color="auto"/>
              </w:divBdr>
            </w:div>
            <w:div w:id="174196583">
              <w:marLeft w:val="0"/>
              <w:marRight w:val="0"/>
              <w:marTop w:val="0"/>
              <w:marBottom w:val="0"/>
              <w:divBdr>
                <w:top w:val="none" w:sz="0" w:space="0" w:color="auto"/>
                <w:left w:val="none" w:sz="0" w:space="0" w:color="auto"/>
                <w:bottom w:val="none" w:sz="0" w:space="0" w:color="auto"/>
                <w:right w:val="none" w:sz="0" w:space="0" w:color="auto"/>
              </w:divBdr>
            </w:div>
            <w:div w:id="2059670065">
              <w:marLeft w:val="0"/>
              <w:marRight w:val="0"/>
              <w:marTop w:val="0"/>
              <w:marBottom w:val="0"/>
              <w:divBdr>
                <w:top w:val="none" w:sz="0" w:space="0" w:color="auto"/>
                <w:left w:val="none" w:sz="0" w:space="0" w:color="auto"/>
                <w:bottom w:val="none" w:sz="0" w:space="0" w:color="auto"/>
                <w:right w:val="none" w:sz="0" w:space="0" w:color="auto"/>
              </w:divBdr>
            </w:div>
            <w:div w:id="24601284">
              <w:marLeft w:val="0"/>
              <w:marRight w:val="0"/>
              <w:marTop w:val="0"/>
              <w:marBottom w:val="0"/>
              <w:divBdr>
                <w:top w:val="none" w:sz="0" w:space="0" w:color="auto"/>
                <w:left w:val="none" w:sz="0" w:space="0" w:color="auto"/>
                <w:bottom w:val="none" w:sz="0" w:space="0" w:color="auto"/>
                <w:right w:val="none" w:sz="0" w:space="0" w:color="auto"/>
              </w:divBdr>
            </w:div>
            <w:div w:id="819729730">
              <w:marLeft w:val="0"/>
              <w:marRight w:val="0"/>
              <w:marTop w:val="0"/>
              <w:marBottom w:val="0"/>
              <w:divBdr>
                <w:top w:val="none" w:sz="0" w:space="0" w:color="auto"/>
                <w:left w:val="none" w:sz="0" w:space="0" w:color="auto"/>
                <w:bottom w:val="none" w:sz="0" w:space="0" w:color="auto"/>
                <w:right w:val="none" w:sz="0" w:space="0" w:color="auto"/>
              </w:divBdr>
            </w:div>
            <w:div w:id="293605071">
              <w:marLeft w:val="0"/>
              <w:marRight w:val="0"/>
              <w:marTop w:val="0"/>
              <w:marBottom w:val="0"/>
              <w:divBdr>
                <w:top w:val="none" w:sz="0" w:space="0" w:color="auto"/>
                <w:left w:val="none" w:sz="0" w:space="0" w:color="auto"/>
                <w:bottom w:val="none" w:sz="0" w:space="0" w:color="auto"/>
                <w:right w:val="none" w:sz="0" w:space="0" w:color="auto"/>
              </w:divBdr>
            </w:div>
            <w:div w:id="828445659">
              <w:marLeft w:val="0"/>
              <w:marRight w:val="0"/>
              <w:marTop w:val="0"/>
              <w:marBottom w:val="0"/>
              <w:divBdr>
                <w:top w:val="none" w:sz="0" w:space="0" w:color="auto"/>
                <w:left w:val="none" w:sz="0" w:space="0" w:color="auto"/>
                <w:bottom w:val="none" w:sz="0" w:space="0" w:color="auto"/>
                <w:right w:val="none" w:sz="0" w:space="0" w:color="auto"/>
              </w:divBdr>
            </w:div>
            <w:div w:id="1080180780">
              <w:marLeft w:val="0"/>
              <w:marRight w:val="0"/>
              <w:marTop w:val="0"/>
              <w:marBottom w:val="0"/>
              <w:divBdr>
                <w:top w:val="none" w:sz="0" w:space="0" w:color="auto"/>
                <w:left w:val="none" w:sz="0" w:space="0" w:color="auto"/>
                <w:bottom w:val="none" w:sz="0" w:space="0" w:color="auto"/>
                <w:right w:val="none" w:sz="0" w:space="0" w:color="auto"/>
              </w:divBdr>
            </w:div>
            <w:div w:id="58486240">
              <w:marLeft w:val="0"/>
              <w:marRight w:val="0"/>
              <w:marTop w:val="0"/>
              <w:marBottom w:val="0"/>
              <w:divBdr>
                <w:top w:val="none" w:sz="0" w:space="0" w:color="auto"/>
                <w:left w:val="none" w:sz="0" w:space="0" w:color="auto"/>
                <w:bottom w:val="none" w:sz="0" w:space="0" w:color="auto"/>
                <w:right w:val="none" w:sz="0" w:space="0" w:color="auto"/>
              </w:divBdr>
            </w:div>
            <w:div w:id="1375153184">
              <w:marLeft w:val="0"/>
              <w:marRight w:val="0"/>
              <w:marTop w:val="0"/>
              <w:marBottom w:val="0"/>
              <w:divBdr>
                <w:top w:val="none" w:sz="0" w:space="0" w:color="auto"/>
                <w:left w:val="none" w:sz="0" w:space="0" w:color="auto"/>
                <w:bottom w:val="none" w:sz="0" w:space="0" w:color="auto"/>
                <w:right w:val="none" w:sz="0" w:space="0" w:color="auto"/>
              </w:divBdr>
            </w:div>
            <w:div w:id="1711883344">
              <w:marLeft w:val="0"/>
              <w:marRight w:val="0"/>
              <w:marTop w:val="0"/>
              <w:marBottom w:val="0"/>
              <w:divBdr>
                <w:top w:val="none" w:sz="0" w:space="0" w:color="auto"/>
                <w:left w:val="none" w:sz="0" w:space="0" w:color="auto"/>
                <w:bottom w:val="none" w:sz="0" w:space="0" w:color="auto"/>
                <w:right w:val="none" w:sz="0" w:space="0" w:color="auto"/>
              </w:divBdr>
            </w:div>
            <w:div w:id="1542593394">
              <w:marLeft w:val="0"/>
              <w:marRight w:val="0"/>
              <w:marTop w:val="0"/>
              <w:marBottom w:val="0"/>
              <w:divBdr>
                <w:top w:val="none" w:sz="0" w:space="0" w:color="auto"/>
                <w:left w:val="none" w:sz="0" w:space="0" w:color="auto"/>
                <w:bottom w:val="none" w:sz="0" w:space="0" w:color="auto"/>
                <w:right w:val="none" w:sz="0" w:space="0" w:color="auto"/>
              </w:divBdr>
            </w:div>
            <w:div w:id="2127238373">
              <w:marLeft w:val="0"/>
              <w:marRight w:val="0"/>
              <w:marTop w:val="0"/>
              <w:marBottom w:val="0"/>
              <w:divBdr>
                <w:top w:val="none" w:sz="0" w:space="0" w:color="auto"/>
                <w:left w:val="none" w:sz="0" w:space="0" w:color="auto"/>
                <w:bottom w:val="none" w:sz="0" w:space="0" w:color="auto"/>
                <w:right w:val="none" w:sz="0" w:space="0" w:color="auto"/>
              </w:divBdr>
            </w:div>
            <w:div w:id="722679163">
              <w:marLeft w:val="0"/>
              <w:marRight w:val="0"/>
              <w:marTop w:val="0"/>
              <w:marBottom w:val="0"/>
              <w:divBdr>
                <w:top w:val="none" w:sz="0" w:space="0" w:color="auto"/>
                <w:left w:val="none" w:sz="0" w:space="0" w:color="auto"/>
                <w:bottom w:val="none" w:sz="0" w:space="0" w:color="auto"/>
                <w:right w:val="none" w:sz="0" w:space="0" w:color="auto"/>
              </w:divBdr>
            </w:div>
            <w:div w:id="1125925199">
              <w:marLeft w:val="0"/>
              <w:marRight w:val="0"/>
              <w:marTop w:val="0"/>
              <w:marBottom w:val="0"/>
              <w:divBdr>
                <w:top w:val="none" w:sz="0" w:space="0" w:color="auto"/>
                <w:left w:val="none" w:sz="0" w:space="0" w:color="auto"/>
                <w:bottom w:val="none" w:sz="0" w:space="0" w:color="auto"/>
                <w:right w:val="none" w:sz="0" w:space="0" w:color="auto"/>
              </w:divBdr>
            </w:div>
            <w:div w:id="535195816">
              <w:marLeft w:val="0"/>
              <w:marRight w:val="0"/>
              <w:marTop w:val="0"/>
              <w:marBottom w:val="0"/>
              <w:divBdr>
                <w:top w:val="none" w:sz="0" w:space="0" w:color="auto"/>
                <w:left w:val="none" w:sz="0" w:space="0" w:color="auto"/>
                <w:bottom w:val="none" w:sz="0" w:space="0" w:color="auto"/>
                <w:right w:val="none" w:sz="0" w:space="0" w:color="auto"/>
              </w:divBdr>
            </w:div>
            <w:div w:id="2031565072">
              <w:marLeft w:val="0"/>
              <w:marRight w:val="0"/>
              <w:marTop w:val="0"/>
              <w:marBottom w:val="0"/>
              <w:divBdr>
                <w:top w:val="none" w:sz="0" w:space="0" w:color="auto"/>
                <w:left w:val="none" w:sz="0" w:space="0" w:color="auto"/>
                <w:bottom w:val="none" w:sz="0" w:space="0" w:color="auto"/>
                <w:right w:val="none" w:sz="0" w:space="0" w:color="auto"/>
              </w:divBdr>
            </w:div>
            <w:div w:id="1127161642">
              <w:marLeft w:val="0"/>
              <w:marRight w:val="0"/>
              <w:marTop w:val="0"/>
              <w:marBottom w:val="0"/>
              <w:divBdr>
                <w:top w:val="none" w:sz="0" w:space="0" w:color="auto"/>
                <w:left w:val="none" w:sz="0" w:space="0" w:color="auto"/>
                <w:bottom w:val="none" w:sz="0" w:space="0" w:color="auto"/>
                <w:right w:val="none" w:sz="0" w:space="0" w:color="auto"/>
              </w:divBdr>
            </w:div>
            <w:div w:id="652755298">
              <w:marLeft w:val="0"/>
              <w:marRight w:val="0"/>
              <w:marTop w:val="0"/>
              <w:marBottom w:val="0"/>
              <w:divBdr>
                <w:top w:val="none" w:sz="0" w:space="0" w:color="auto"/>
                <w:left w:val="none" w:sz="0" w:space="0" w:color="auto"/>
                <w:bottom w:val="none" w:sz="0" w:space="0" w:color="auto"/>
                <w:right w:val="none" w:sz="0" w:space="0" w:color="auto"/>
              </w:divBdr>
            </w:div>
            <w:div w:id="2027169120">
              <w:marLeft w:val="0"/>
              <w:marRight w:val="0"/>
              <w:marTop w:val="0"/>
              <w:marBottom w:val="0"/>
              <w:divBdr>
                <w:top w:val="none" w:sz="0" w:space="0" w:color="auto"/>
                <w:left w:val="none" w:sz="0" w:space="0" w:color="auto"/>
                <w:bottom w:val="none" w:sz="0" w:space="0" w:color="auto"/>
                <w:right w:val="none" w:sz="0" w:space="0" w:color="auto"/>
              </w:divBdr>
            </w:div>
            <w:div w:id="1457487267">
              <w:marLeft w:val="0"/>
              <w:marRight w:val="0"/>
              <w:marTop w:val="0"/>
              <w:marBottom w:val="0"/>
              <w:divBdr>
                <w:top w:val="none" w:sz="0" w:space="0" w:color="auto"/>
                <w:left w:val="none" w:sz="0" w:space="0" w:color="auto"/>
                <w:bottom w:val="none" w:sz="0" w:space="0" w:color="auto"/>
                <w:right w:val="none" w:sz="0" w:space="0" w:color="auto"/>
              </w:divBdr>
            </w:div>
            <w:div w:id="2029990988">
              <w:marLeft w:val="0"/>
              <w:marRight w:val="0"/>
              <w:marTop w:val="0"/>
              <w:marBottom w:val="0"/>
              <w:divBdr>
                <w:top w:val="none" w:sz="0" w:space="0" w:color="auto"/>
                <w:left w:val="none" w:sz="0" w:space="0" w:color="auto"/>
                <w:bottom w:val="none" w:sz="0" w:space="0" w:color="auto"/>
                <w:right w:val="none" w:sz="0" w:space="0" w:color="auto"/>
              </w:divBdr>
            </w:div>
            <w:div w:id="1501849725">
              <w:marLeft w:val="0"/>
              <w:marRight w:val="0"/>
              <w:marTop w:val="0"/>
              <w:marBottom w:val="0"/>
              <w:divBdr>
                <w:top w:val="none" w:sz="0" w:space="0" w:color="auto"/>
                <w:left w:val="none" w:sz="0" w:space="0" w:color="auto"/>
                <w:bottom w:val="none" w:sz="0" w:space="0" w:color="auto"/>
                <w:right w:val="none" w:sz="0" w:space="0" w:color="auto"/>
              </w:divBdr>
            </w:div>
            <w:div w:id="663244495">
              <w:marLeft w:val="0"/>
              <w:marRight w:val="0"/>
              <w:marTop w:val="0"/>
              <w:marBottom w:val="0"/>
              <w:divBdr>
                <w:top w:val="none" w:sz="0" w:space="0" w:color="auto"/>
                <w:left w:val="none" w:sz="0" w:space="0" w:color="auto"/>
                <w:bottom w:val="none" w:sz="0" w:space="0" w:color="auto"/>
                <w:right w:val="none" w:sz="0" w:space="0" w:color="auto"/>
              </w:divBdr>
            </w:div>
            <w:div w:id="2036151895">
              <w:marLeft w:val="0"/>
              <w:marRight w:val="0"/>
              <w:marTop w:val="0"/>
              <w:marBottom w:val="0"/>
              <w:divBdr>
                <w:top w:val="none" w:sz="0" w:space="0" w:color="auto"/>
                <w:left w:val="none" w:sz="0" w:space="0" w:color="auto"/>
                <w:bottom w:val="none" w:sz="0" w:space="0" w:color="auto"/>
                <w:right w:val="none" w:sz="0" w:space="0" w:color="auto"/>
              </w:divBdr>
            </w:div>
            <w:div w:id="1306466506">
              <w:marLeft w:val="0"/>
              <w:marRight w:val="0"/>
              <w:marTop w:val="0"/>
              <w:marBottom w:val="0"/>
              <w:divBdr>
                <w:top w:val="none" w:sz="0" w:space="0" w:color="auto"/>
                <w:left w:val="none" w:sz="0" w:space="0" w:color="auto"/>
                <w:bottom w:val="none" w:sz="0" w:space="0" w:color="auto"/>
                <w:right w:val="none" w:sz="0" w:space="0" w:color="auto"/>
              </w:divBdr>
            </w:div>
            <w:div w:id="167184772">
              <w:marLeft w:val="0"/>
              <w:marRight w:val="0"/>
              <w:marTop w:val="0"/>
              <w:marBottom w:val="0"/>
              <w:divBdr>
                <w:top w:val="none" w:sz="0" w:space="0" w:color="auto"/>
                <w:left w:val="none" w:sz="0" w:space="0" w:color="auto"/>
                <w:bottom w:val="none" w:sz="0" w:space="0" w:color="auto"/>
                <w:right w:val="none" w:sz="0" w:space="0" w:color="auto"/>
              </w:divBdr>
            </w:div>
            <w:div w:id="189686750">
              <w:marLeft w:val="0"/>
              <w:marRight w:val="0"/>
              <w:marTop w:val="0"/>
              <w:marBottom w:val="0"/>
              <w:divBdr>
                <w:top w:val="none" w:sz="0" w:space="0" w:color="auto"/>
                <w:left w:val="none" w:sz="0" w:space="0" w:color="auto"/>
                <w:bottom w:val="none" w:sz="0" w:space="0" w:color="auto"/>
                <w:right w:val="none" w:sz="0" w:space="0" w:color="auto"/>
              </w:divBdr>
            </w:div>
            <w:div w:id="1682388902">
              <w:marLeft w:val="0"/>
              <w:marRight w:val="0"/>
              <w:marTop w:val="0"/>
              <w:marBottom w:val="0"/>
              <w:divBdr>
                <w:top w:val="none" w:sz="0" w:space="0" w:color="auto"/>
                <w:left w:val="none" w:sz="0" w:space="0" w:color="auto"/>
                <w:bottom w:val="none" w:sz="0" w:space="0" w:color="auto"/>
                <w:right w:val="none" w:sz="0" w:space="0" w:color="auto"/>
              </w:divBdr>
            </w:div>
            <w:div w:id="2080398587">
              <w:marLeft w:val="0"/>
              <w:marRight w:val="0"/>
              <w:marTop w:val="0"/>
              <w:marBottom w:val="0"/>
              <w:divBdr>
                <w:top w:val="none" w:sz="0" w:space="0" w:color="auto"/>
                <w:left w:val="none" w:sz="0" w:space="0" w:color="auto"/>
                <w:bottom w:val="none" w:sz="0" w:space="0" w:color="auto"/>
                <w:right w:val="none" w:sz="0" w:space="0" w:color="auto"/>
              </w:divBdr>
            </w:div>
            <w:div w:id="1009017357">
              <w:marLeft w:val="0"/>
              <w:marRight w:val="0"/>
              <w:marTop w:val="0"/>
              <w:marBottom w:val="0"/>
              <w:divBdr>
                <w:top w:val="none" w:sz="0" w:space="0" w:color="auto"/>
                <w:left w:val="none" w:sz="0" w:space="0" w:color="auto"/>
                <w:bottom w:val="none" w:sz="0" w:space="0" w:color="auto"/>
                <w:right w:val="none" w:sz="0" w:space="0" w:color="auto"/>
              </w:divBdr>
            </w:div>
            <w:div w:id="1011685499">
              <w:marLeft w:val="0"/>
              <w:marRight w:val="0"/>
              <w:marTop w:val="0"/>
              <w:marBottom w:val="0"/>
              <w:divBdr>
                <w:top w:val="none" w:sz="0" w:space="0" w:color="auto"/>
                <w:left w:val="none" w:sz="0" w:space="0" w:color="auto"/>
                <w:bottom w:val="none" w:sz="0" w:space="0" w:color="auto"/>
                <w:right w:val="none" w:sz="0" w:space="0" w:color="auto"/>
              </w:divBdr>
            </w:div>
            <w:div w:id="769662091">
              <w:marLeft w:val="0"/>
              <w:marRight w:val="0"/>
              <w:marTop w:val="0"/>
              <w:marBottom w:val="0"/>
              <w:divBdr>
                <w:top w:val="none" w:sz="0" w:space="0" w:color="auto"/>
                <w:left w:val="none" w:sz="0" w:space="0" w:color="auto"/>
                <w:bottom w:val="none" w:sz="0" w:space="0" w:color="auto"/>
                <w:right w:val="none" w:sz="0" w:space="0" w:color="auto"/>
              </w:divBdr>
            </w:div>
            <w:div w:id="483425240">
              <w:marLeft w:val="0"/>
              <w:marRight w:val="0"/>
              <w:marTop w:val="0"/>
              <w:marBottom w:val="0"/>
              <w:divBdr>
                <w:top w:val="none" w:sz="0" w:space="0" w:color="auto"/>
                <w:left w:val="none" w:sz="0" w:space="0" w:color="auto"/>
                <w:bottom w:val="none" w:sz="0" w:space="0" w:color="auto"/>
                <w:right w:val="none" w:sz="0" w:space="0" w:color="auto"/>
              </w:divBdr>
            </w:div>
            <w:div w:id="824661550">
              <w:marLeft w:val="0"/>
              <w:marRight w:val="0"/>
              <w:marTop w:val="0"/>
              <w:marBottom w:val="0"/>
              <w:divBdr>
                <w:top w:val="none" w:sz="0" w:space="0" w:color="auto"/>
                <w:left w:val="none" w:sz="0" w:space="0" w:color="auto"/>
                <w:bottom w:val="none" w:sz="0" w:space="0" w:color="auto"/>
                <w:right w:val="none" w:sz="0" w:space="0" w:color="auto"/>
              </w:divBdr>
            </w:div>
            <w:div w:id="1149057783">
              <w:marLeft w:val="0"/>
              <w:marRight w:val="0"/>
              <w:marTop w:val="0"/>
              <w:marBottom w:val="0"/>
              <w:divBdr>
                <w:top w:val="none" w:sz="0" w:space="0" w:color="auto"/>
                <w:left w:val="none" w:sz="0" w:space="0" w:color="auto"/>
                <w:bottom w:val="none" w:sz="0" w:space="0" w:color="auto"/>
                <w:right w:val="none" w:sz="0" w:space="0" w:color="auto"/>
              </w:divBdr>
            </w:div>
            <w:div w:id="1070493743">
              <w:marLeft w:val="0"/>
              <w:marRight w:val="0"/>
              <w:marTop w:val="0"/>
              <w:marBottom w:val="0"/>
              <w:divBdr>
                <w:top w:val="none" w:sz="0" w:space="0" w:color="auto"/>
                <w:left w:val="none" w:sz="0" w:space="0" w:color="auto"/>
                <w:bottom w:val="none" w:sz="0" w:space="0" w:color="auto"/>
                <w:right w:val="none" w:sz="0" w:space="0" w:color="auto"/>
              </w:divBdr>
            </w:div>
            <w:div w:id="1729110750">
              <w:marLeft w:val="0"/>
              <w:marRight w:val="0"/>
              <w:marTop w:val="0"/>
              <w:marBottom w:val="0"/>
              <w:divBdr>
                <w:top w:val="none" w:sz="0" w:space="0" w:color="auto"/>
                <w:left w:val="none" w:sz="0" w:space="0" w:color="auto"/>
                <w:bottom w:val="none" w:sz="0" w:space="0" w:color="auto"/>
                <w:right w:val="none" w:sz="0" w:space="0" w:color="auto"/>
              </w:divBdr>
            </w:div>
            <w:div w:id="870262124">
              <w:marLeft w:val="0"/>
              <w:marRight w:val="0"/>
              <w:marTop w:val="0"/>
              <w:marBottom w:val="0"/>
              <w:divBdr>
                <w:top w:val="none" w:sz="0" w:space="0" w:color="auto"/>
                <w:left w:val="none" w:sz="0" w:space="0" w:color="auto"/>
                <w:bottom w:val="none" w:sz="0" w:space="0" w:color="auto"/>
                <w:right w:val="none" w:sz="0" w:space="0" w:color="auto"/>
              </w:divBdr>
            </w:div>
            <w:div w:id="883251656">
              <w:marLeft w:val="0"/>
              <w:marRight w:val="0"/>
              <w:marTop w:val="0"/>
              <w:marBottom w:val="0"/>
              <w:divBdr>
                <w:top w:val="none" w:sz="0" w:space="0" w:color="auto"/>
                <w:left w:val="none" w:sz="0" w:space="0" w:color="auto"/>
                <w:bottom w:val="none" w:sz="0" w:space="0" w:color="auto"/>
                <w:right w:val="none" w:sz="0" w:space="0" w:color="auto"/>
              </w:divBdr>
            </w:div>
            <w:div w:id="1888371400">
              <w:marLeft w:val="0"/>
              <w:marRight w:val="0"/>
              <w:marTop w:val="0"/>
              <w:marBottom w:val="0"/>
              <w:divBdr>
                <w:top w:val="none" w:sz="0" w:space="0" w:color="auto"/>
                <w:left w:val="none" w:sz="0" w:space="0" w:color="auto"/>
                <w:bottom w:val="none" w:sz="0" w:space="0" w:color="auto"/>
                <w:right w:val="none" w:sz="0" w:space="0" w:color="auto"/>
              </w:divBdr>
            </w:div>
            <w:div w:id="2086025813">
              <w:marLeft w:val="0"/>
              <w:marRight w:val="0"/>
              <w:marTop w:val="0"/>
              <w:marBottom w:val="0"/>
              <w:divBdr>
                <w:top w:val="none" w:sz="0" w:space="0" w:color="auto"/>
                <w:left w:val="none" w:sz="0" w:space="0" w:color="auto"/>
                <w:bottom w:val="none" w:sz="0" w:space="0" w:color="auto"/>
                <w:right w:val="none" w:sz="0" w:space="0" w:color="auto"/>
              </w:divBdr>
            </w:div>
            <w:div w:id="1907573237">
              <w:marLeft w:val="0"/>
              <w:marRight w:val="0"/>
              <w:marTop w:val="0"/>
              <w:marBottom w:val="0"/>
              <w:divBdr>
                <w:top w:val="none" w:sz="0" w:space="0" w:color="auto"/>
                <w:left w:val="none" w:sz="0" w:space="0" w:color="auto"/>
                <w:bottom w:val="none" w:sz="0" w:space="0" w:color="auto"/>
                <w:right w:val="none" w:sz="0" w:space="0" w:color="auto"/>
              </w:divBdr>
            </w:div>
            <w:div w:id="2132937068">
              <w:marLeft w:val="0"/>
              <w:marRight w:val="0"/>
              <w:marTop w:val="0"/>
              <w:marBottom w:val="0"/>
              <w:divBdr>
                <w:top w:val="none" w:sz="0" w:space="0" w:color="auto"/>
                <w:left w:val="none" w:sz="0" w:space="0" w:color="auto"/>
                <w:bottom w:val="none" w:sz="0" w:space="0" w:color="auto"/>
                <w:right w:val="none" w:sz="0" w:space="0" w:color="auto"/>
              </w:divBdr>
            </w:div>
            <w:div w:id="12416041">
              <w:marLeft w:val="0"/>
              <w:marRight w:val="0"/>
              <w:marTop w:val="0"/>
              <w:marBottom w:val="0"/>
              <w:divBdr>
                <w:top w:val="none" w:sz="0" w:space="0" w:color="auto"/>
                <w:left w:val="none" w:sz="0" w:space="0" w:color="auto"/>
                <w:bottom w:val="none" w:sz="0" w:space="0" w:color="auto"/>
                <w:right w:val="none" w:sz="0" w:space="0" w:color="auto"/>
              </w:divBdr>
            </w:div>
            <w:div w:id="1631210480">
              <w:marLeft w:val="0"/>
              <w:marRight w:val="0"/>
              <w:marTop w:val="0"/>
              <w:marBottom w:val="0"/>
              <w:divBdr>
                <w:top w:val="none" w:sz="0" w:space="0" w:color="auto"/>
                <w:left w:val="none" w:sz="0" w:space="0" w:color="auto"/>
                <w:bottom w:val="none" w:sz="0" w:space="0" w:color="auto"/>
                <w:right w:val="none" w:sz="0" w:space="0" w:color="auto"/>
              </w:divBdr>
            </w:div>
            <w:div w:id="1166553963">
              <w:marLeft w:val="0"/>
              <w:marRight w:val="0"/>
              <w:marTop w:val="0"/>
              <w:marBottom w:val="0"/>
              <w:divBdr>
                <w:top w:val="none" w:sz="0" w:space="0" w:color="auto"/>
                <w:left w:val="none" w:sz="0" w:space="0" w:color="auto"/>
                <w:bottom w:val="none" w:sz="0" w:space="0" w:color="auto"/>
                <w:right w:val="none" w:sz="0" w:space="0" w:color="auto"/>
              </w:divBdr>
            </w:div>
            <w:div w:id="937560456">
              <w:marLeft w:val="0"/>
              <w:marRight w:val="0"/>
              <w:marTop w:val="0"/>
              <w:marBottom w:val="0"/>
              <w:divBdr>
                <w:top w:val="none" w:sz="0" w:space="0" w:color="auto"/>
                <w:left w:val="none" w:sz="0" w:space="0" w:color="auto"/>
                <w:bottom w:val="none" w:sz="0" w:space="0" w:color="auto"/>
                <w:right w:val="none" w:sz="0" w:space="0" w:color="auto"/>
              </w:divBdr>
            </w:div>
            <w:div w:id="566309100">
              <w:marLeft w:val="0"/>
              <w:marRight w:val="0"/>
              <w:marTop w:val="0"/>
              <w:marBottom w:val="0"/>
              <w:divBdr>
                <w:top w:val="none" w:sz="0" w:space="0" w:color="auto"/>
                <w:left w:val="none" w:sz="0" w:space="0" w:color="auto"/>
                <w:bottom w:val="none" w:sz="0" w:space="0" w:color="auto"/>
                <w:right w:val="none" w:sz="0" w:space="0" w:color="auto"/>
              </w:divBdr>
            </w:div>
            <w:div w:id="1694962972">
              <w:marLeft w:val="0"/>
              <w:marRight w:val="0"/>
              <w:marTop w:val="0"/>
              <w:marBottom w:val="0"/>
              <w:divBdr>
                <w:top w:val="none" w:sz="0" w:space="0" w:color="auto"/>
                <w:left w:val="none" w:sz="0" w:space="0" w:color="auto"/>
                <w:bottom w:val="none" w:sz="0" w:space="0" w:color="auto"/>
                <w:right w:val="none" w:sz="0" w:space="0" w:color="auto"/>
              </w:divBdr>
            </w:div>
            <w:div w:id="1316835276">
              <w:marLeft w:val="0"/>
              <w:marRight w:val="0"/>
              <w:marTop w:val="0"/>
              <w:marBottom w:val="0"/>
              <w:divBdr>
                <w:top w:val="none" w:sz="0" w:space="0" w:color="auto"/>
                <w:left w:val="none" w:sz="0" w:space="0" w:color="auto"/>
                <w:bottom w:val="none" w:sz="0" w:space="0" w:color="auto"/>
                <w:right w:val="none" w:sz="0" w:space="0" w:color="auto"/>
              </w:divBdr>
            </w:div>
            <w:div w:id="1377706725">
              <w:marLeft w:val="0"/>
              <w:marRight w:val="0"/>
              <w:marTop w:val="0"/>
              <w:marBottom w:val="0"/>
              <w:divBdr>
                <w:top w:val="none" w:sz="0" w:space="0" w:color="auto"/>
                <w:left w:val="none" w:sz="0" w:space="0" w:color="auto"/>
                <w:bottom w:val="none" w:sz="0" w:space="0" w:color="auto"/>
                <w:right w:val="none" w:sz="0" w:space="0" w:color="auto"/>
              </w:divBdr>
            </w:div>
            <w:div w:id="1248615349">
              <w:marLeft w:val="0"/>
              <w:marRight w:val="0"/>
              <w:marTop w:val="0"/>
              <w:marBottom w:val="0"/>
              <w:divBdr>
                <w:top w:val="none" w:sz="0" w:space="0" w:color="auto"/>
                <w:left w:val="none" w:sz="0" w:space="0" w:color="auto"/>
                <w:bottom w:val="none" w:sz="0" w:space="0" w:color="auto"/>
                <w:right w:val="none" w:sz="0" w:space="0" w:color="auto"/>
              </w:divBdr>
            </w:div>
            <w:div w:id="1102645744">
              <w:marLeft w:val="0"/>
              <w:marRight w:val="0"/>
              <w:marTop w:val="0"/>
              <w:marBottom w:val="0"/>
              <w:divBdr>
                <w:top w:val="none" w:sz="0" w:space="0" w:color="auto"/>
                <w:left w:val="none" w:sz="0" w:space="0" w:color="auto"/>
                <w:bottom w:val="none" w:sz="0" w:space="0" w:color="auto"/>
                <w:right w:val="none" w:sz="0" w:space="0" w:color="auto"/>
              </w:divBdr>
            </w:div>
            <w:div w:id="1117288254">
              <w:marLeft w:val="0"/>
              <w:marRight w:val="0"/>
              <w:marTop w:val="0"/>
              <w:marBottom w:val="0"/>
              <w:divBdr>
                <w:top w:val="none" w:sz="0" w:space="0" w:color="auto"/>
                <w:left w:val="none" w:sz="0" w:space="0" w:color="auto"/>
                <w:bottom w:val="none" w:sz="0" w:space="0" w:color="auto"/>
                <w:right w:val="none" w:sz="0" w:space="0" w:color="auto"/>
              </w:divBdr>
            </w:div>
            <w:div w:id="1131822960">
              <w:marLeft w:val="0"/>
              <w:marRight w:val="0"/>
              <w:marTop w:val="0"/>
              <w:marBottom w:val="0"/>
              <w:divBdr>
                <w:top w:val="none" w:sz="0" w:space="0" w:color="auto"/>
                <w:left w:val="none" w:sz="0" w:space="0" w:color="auto"/>
                <w:bottom w:val="none" w:sz="0" w:space="0" w:color="auto"/>
                <w:right w:val="none" w:sz="0" w:space="0" w:color="auto"/>
              </w:divBdr>
            </w:div>
            <w:div w:id="1026255142">
              <w:marLeft w:val="0"/>
              <w:marRight w:val="0"/>
              <w:marTop w:val="0"/>
              <w:marBottom w:val="0"/>
              <w:divBdr>
                <w:top w:val="none" w:sz="0" w:space="0" w:color="auto"/>
                <w:left w:val="none" w:sz="0" w:space="0" w:color="auto"/>
                <w:bottom w:val="none" w:sz="0" w:space="0" w:color="auto"/>
                <w:right w:val="none" w:sz="0" w:space="0" w:color="auto"/>
              </w:divBdr>
            </w:div>
            <w:div w:id="1981185745">
              <w:marLeft w:val="0"/>
              <w:marRight w:val="0"/>
              <w:marTop w:val="0"/>
              <w:marBottom w:val="0"/>
              <w:divBdr>
                <w:top w:val="none" w:sz="0" w:space="0" w:color="auto"/>
                <w:left w:val="none" w:sz="0" w:space="0" w:color="auto"/>
                <w:bottom w:val="none" w:sz="0" w:space="0" w:color="auto"/>
                <w:right w:val="none" w:sz="0" w:space="0" w:color="auto"/>
              </w:divBdr>
            </w:div>
            <w:div w:id="1264264504">
              <w:marLeft w:val="0"/>
              <w:marRight w:val="0"/>
              <w:marTop w:val="0"/>
              <w:marBottom w:val="0"/>
              <w:divBdr>
                <w:top w:val="none" w:sz="0" w:space="0" w:color="auto"/>
                <w:left w:val="none" w:sz="0" w:space="0" w:color="auto"/>
                <w:bottom w:val="none" w:sz="0" w:space="0" w:color="auto"/>
                <w:right w:val="none" w:sz="0" w:space="0" w:color="auto"/>
              </w:divBdr>
            </w:div>
            <w:div w:id="1481384912">
              <w:marLeft w:val="0"/>
              <w:marRight w:val="0"/>
              <w:marTop w:val="0"/>
              <w:marBottom w:val="0"/>
              <w:divBdr>
                <w:top w:val="none" w:sz="0" w:space="0" w:color="auto"/>
                <w:left w:val="none" w:sz="0" w:space="0" w:color="auto"/>
                <w:bottom w:val="none" w:sz="0" w:space="0" w:color="auto"/>
                <w:right w:val="none" w:sz="0" w:space="0" w:color="auto"/>
              </w:divBdr>
            </w:div>
            <w:div w:id="2024672127">
              <w:marLeft w:val="0"/>
              <w:marRight w:val="0"/>
              <w:marTop w:val="0"/>
              <w:marBottom w:val="0"/>
              <w:divBdr>
                <w:top w:val="none" w:sz="0" w:space="0" w:color="auto"/>
                <w:left w:val="none" w:sz="0" w:space="0" w:color="auto"/>
                <w:bottom w:val="none" w:sz="0" w:space="0" w:color="auto"/>
                <w:right w:val="none" w:sz="0" w:space="0" w:color="auto"/>
              </w:divBdr>
            </w:div>
            <w:div w:id="448090025">
              <w:marLeft w:val="0"/>
              <w:marRight w:val="0"/>
              <w:marTop w:val="0"/>
              <w:marBottom w:val="0"/>
              <w:divBdr>
                <w:top w:val="none" w:sz="0" w:space="0" w:color="auto"/>
                <w:left w:val="none" w:sz="0" w:space="0" w:color="auto"/>
                <w:bottom w:val="none" w:sz="0" w:space="0" w:color="auto"/>
                <w:right w:val="none" w:sz="0" w:space="0" w:color="auto"/>
              </w:divBdr>
            </w:div>
            <w:div w:id="770704130">
              <w:marLeft w:val="0"/>
              <w:marRight w:val="0"/>
              <w:marTop w:val="0"/>
              <w:marBottom w:val="0"/>
              <w:divBdr>
                <w:top w:val="none" w:sz="0" w:space="0" w:color="auto"/>
                <w:left w:val="none" w:sz="0" w:space="0" w:color="auto"/>
                <w:bottom w:val="none" w:sz="0" w:space="0" w:color="auto"/>
                <w:right w:val="none" w:sz="0" w:space="0" w:color="auto"/>
              </w:divBdr>
            </w:div>
            <w:div w:id="1844080105">
              <w:marLeft w:val="0"/>
              <w:marRight w:val="0"/>
              <w:marTop w:val="0"/>
              <w:marBottom w:val="0"/>
              <w:divBdr>
                <w:top w:val="none" w:sz="0" w:space="0" w:color="auto"/>
                <w:left w:val="none" w:sz="0" w:space="0" w:color="auto"/>
                <w:bottom w:val="none" w:sz="0" w:space="0" w:color="auto"/>
                <w:right w:val="none" w:sz="0" w:space="0" w:color="auto"/>
              </w:divBdr>
            </w:div>
            <w:div w:id="1052657651">
              <w:marLeft w:val="0"/>
              <w:marRight w:val="0"/>
              <w:marTop w:val="0"/>
              <w:marBottom w:val="0"/>
              <w:divBdr>
                <w:top w:val="none" w:sz="0" w:space="0" w:color="auto"/>
                <w:left w:val="none" w:sz="0" w:space="0" w:color="auto"/>
                <w:bottom w:val="none" w:sz="0" w:space="0" w:color="auto"/>
                <w:right w:val="none" w:sz="0" w:space="0" w:color="auto"/>
              </w:divBdr>
              <w:divsChild>
                <w:div w:id="770275571">
                  <w:marLeft w:val="0"/>
                  <w:marRight w:val="0"/>
                  <w:marTop w:val="0"/>
                  <w:marBottom w:val="0"/>
                  <w:divBdr>
                    <w:top w:val="none" w:sz="0" w:space="0" w:color="auto"/>
                    <w:left w:val="none" w:sz="0" w:space="0" w:color="auto"/>
                    <w:bottom w:val="none" w:sz="0" w:space="0" w:color="auto"/>
                    <w:right w:val="none" w:sz="0" w:space="0" w:color="auto"/>
                  </w:divBdr>
                </w:div>
                <w:div w:id="768889894">
                  <w:marLeft w:val="0"/>
                  <w:marRight w:val="0"/>
                  <w:marTop w:val="0"/>
                  <w:marBottom w:val="0"/>
                  <w:divBdr>
                    <w:top w:val="none" w:sz="0" w:space="0" w:color="auto"/>
                    <w:left w:val="none" w:sz="0" w:space="0" w:color="auto"/>
                    <w:bottom w:val="none" w:sz="0" w:space="0" w:color="auto"/>
                    <w:right w:val="none" w:sz="0" w:space="0" w:color="auto"/>
                  </w:divBdr>
                </w:div>
                <w:div w:id="1141072724">
                  <w:marLeft w:val="0"/>
                  <w:marRight w:val="0"/>
                  <w:marTop w:val="0"/>
                  <w:marBottom w:val="0"/>
                  <w:divBdr>
                    <w:top w:val="none" w:sz="0" w:space="0" w:color="auto"/>
                    <w:left w:val="none" w:sz="0" w:space="0" w:color="auto"/>
                    <w:bottom w:val="none" w:sz="0" w:space="0" w:color="auto"/>
                    <w:right w:val="none" w:sz="0" w:space="0" w:color="auto"/>
                  </w:divBdr>
                </w:div>
                <w:div w:id="563027420">
                  <w:marLeft w:val="0"/>
                  <w:marRight w:val="0"/>
                  <w:marTop w:val="0"/>
                  <w:marBottom w:val="0"/>
                  <w:divBdr>
                    <w:top w:val="none" w:sz="0" w:space="0" w:color="auto"/>
                    <w:left w:val="none" w:sz="0" w:space="0" w:color="auto"/>
                    <w:bottom w:val="none" w:sz="0" w:space="0" w:color="auto"/>
                    <w:right w:val="none" w:sz="0" w:space="0" w:color="auto"/>
                  </w:divBdr>
                </w:div>
                <w:div w:id="51008125">
                  <w:marLeft w:val="0"/>
                  <w:marRight w:val="0"/>
                  <w:marTop w:val="0"/>
                  <w:marBottom w:val="0"/>
                  <w:divBdr>
                    <w:top w:val="none" w:sz="0" w:space="0" w:color="auto"/>
                    <w:left w:val="none" w:sz="0" w:space="0" w:color="auto"/>
                    <w:bottom w:val="none" w:sz="0" w:space="0" w:color="auto"/>
                    <w:right w:val="none" w:sz="0" w:space="0" w:color="auto"/>
                  </w:divBdr>
                </w:div>
                <w:div w:id="731268594">
                  <w:marLeft w:val="0"/>
                  <w:marRight w:val="0"/>
                  <w:marTop w:val="0"/>
                  <w:marBottom w:val="0"/>
                  <w:divBdr>
                    <w:top w:val="none" w:sz="0" w:space="0" w:color="auto"/>
                    <w:left w:val="none" w:sz="0" w:space="0" w:color="auto"/>
                    <w:bottom w:val="none" w:sz="0" w:space="0" w:color="auto"/>
                    <w:right w:val="none" w:sz="0" w:space="0" w:color="auto"/>
                  </w:divBdr>
                </w:div>
                <w:div w:id="1981423075">
                  <w:marLeft w:val="0"/>
                  <w:marRight w:val="0"/>
                  <w:marTop w:val="0"/>
                  <w:marBottom w:val="0"/>
                  <w:divBdr>
                    <w:top w:val="none" w:sz="0" w:space="0" w:color="auto"/>
                    <w:left w:val="none" w:sz="0" w:space="0" w:color="auto"/>
                    <w:bottom w:val="none" w:sz="0" w:space="0" w:color="auto"/>
                    <w:right w:val="none" w:sz="0" w:space="0" w:color="auto"/>
                  </w:divBdr>
                </w:div>
                <w:div w:id="661854266">
                  <w:marLeft w:val="0"/>
                  <w:marRight w:val="0"/>
                  <w:marTop w:val="0"/>
                  <w:marBottom w:val="0"/>
                  <w:divBdr>
                    <w:top w:val="none" w:sz="0" w:space="0" w:color="auto"/>
                    <w:left w:val="none" w:sz="0" w:space="0" w:color="auto"/>
                    <w:bottom w:val="none" w:sz="0" w:space="0" w:color="auto"/>
                    <w:right w:val="none" w:sz="0" w:space="0" w:color="auto"/>
                  </w:divBdr>
                </w:div>
                <w:div w:id="1767338828">
                  <w:marLeft w:val="0"/>
                  <w:marRight w:val="0"/>
                  <w:marTop w:val="0"/>
                  <w:marBottom w:val="0"/>
                  <w:divBdr>
                    <w:top w:val="none" w:sz="0" w:space="0" w:color="auto"/>
                    <w:left w:val="none" w:sz="0" w:space="0" w:color="auto"/>
                    <w:bottom w:val="none" w:sz="0" w:space="0" w:color="auto"/>
                    <w:right w:val="none" w:sz="0" w:space="0" w:color="auto"/>
                  </w:divBdr>
                </w:div>
                <w:div w:id="1434597154">
                  <w:marLeft w:val="0"/>
                  <w:marRight w:val="0"/>
                  <w:marTop w:val="0"/>
                  <w:marBottom w:val="0"/>
                  <w:divBdr>
                    <w:top w:val="none" w:sz="0" w:space="0" w:color="auto"/>
                    <w:left w:val="none" w:sz="0" w:space="0" w:color="auto"/>
                    <w:bottom w:val="none" w:sz="0" w:space="0" w:color="auto"/>
                    <w:right w:val="none" w:sz="0" w:space="0" w:color="auto"/>
                  </w:divBdr>
                </w:div>
                <w:div w:id="1021274549">
                  <w:marLeft w:val="0"/>
                  <w:marRight w:val="0"/>
                  <w:marTop w:val="0"/>
                  <w:marBottom w:val="0"/>
                  <w:divBdr>
                    <w:top w:val="none" w:sz="0" w:space="0" w:color="auto"/>
                    <w:left w:val="none" w:sz="0" w:space="0" w:color="auto"/>
                    <w:bottom w:val="none" w:sz="0" w:space="0" w:color="auto"/>
                    <w:right w:val="none" w:sz="0" w:space="0" w:color="auto"/>
                  </w:divBdr>
                </w:div>
                <w:div w:id="1985309598">
                  <w:marLeft w:val="0"/>
                  <w:marRight w:val="0"/>
                  <w:marTop w:val="0"/>
                  <w:marBottom w:val="0"/>
                  <w:divBdr>
                    <w:top w:val="none" w:sz="0" w:space="0" w:color="auto"/>
                    <w:left w:val="none" w:sz="0" w:space="0" w:color="auto"/>
                    <w:bottom w:val="none" w:sz="0" w:space="0" w:color="auto"/>
                    <w:right w:val="none" w:sz="0" w:space="0" w:color="auto"/>
                  </w:divBdr>
                </w:div>
                <w:div w:id="827480992">
                  <w:marLeft w:val="0"/>
                  <w:marRight w:val="0"/>
                  <w:marTop w:val="0"/>
                  <w:marBottom w:val="0"/>
                  <w:divBdr>
                    <w:top w:val="none" w:sz="0" w:space="0" w:color="auto"/>
                    <w:left w:val="none" w:sz="0" w:space="0" w:color="auto"/>
                    <w:bottom w:val="none" w:sz="0" w:space="0" w:color="auto"/>
                    <w:right w:val="none" w:sz="0" w:space="0" w:color="auto"/>
                  </w:divBdr>
                </w:div>
                <w:div w:id="1020736393">
                  <w:marLeft w:val="0"/>
                  <w:marRight w:val="0"/>
                  <w:marTop w:val="0"/>
                  <w:marBottom w:val="0"/>
                  <w:divBdr>
                    <w:top w:val="none" w:sz="0" w:space="0" w:color="auto"/>
                    <w:left w:val="none" w:sz="0" w:space="0" w:color="auto"/>
                    <w:bottom w:val="none" w:sz="0" w:space="0" w:color="auto"/>
                    <w:right w:val="none" w:sz="0" w:space="0" w:color="auto"/>
                  </w:divBdr>
                </w:div>
                <w:div w:id="950360625">
                  <w:marLeft w:val="0"/>
                  <w:marRight w:val="0"/>
                  <w:marTop w:val="0"/>
                  <w:marBottom w:val="0"/>
                  <w:divBdr>
                    <w:top w:val="none" w:sz="0" w:space="0" w:color="auto"/>
                    <w:left w:val="none" w:sz="0" w:space="0" w:color="auto"/>
                    <w:bottom w:val="none" w:sz="0" w:space="0" w:color="auto"/>
                    <w:right w:val="none" w:sz="0" w:space="0" w:color="auto"/>
                  </w:divBdr>
                </w:div>
                <w:div w:id="490876149">
                  <w:marLeft w:val="0"/>
                  <w:marRight w:val="0"/>
                  <w:marTop w:val="0"/>
                  <w:marBottom w:val="0"/>
                  <w:divBdr>
                    <w:top w:val="none" w:sz="0" w:space="0" w:color="auto"/>
                    <w:left w:val="none" w:sz="0" w:space="0" w:color="auto"/>
                    <w:bottom w:val="none" w:sz="0" w:space="0" w:color="auto"/>
                    <w:right w:val="none" w:sz="0" w:space="0" w:color="auto"/>
                  </w:divBdr>
                </w:div>
                <w:div w:id="930628672">
                  <w:marLeft w:val="0"/>
                  <w:marRight w:val="0"/>
                  <w:marTop w:val="0"/>
                  <w:marBottom w:val="0"/>
                  <w:divBdr>
                    <w:top w:val="none" w:sz="0" w:space="0" w:color="auto"/>
                    <w:left w:val="none" w:sz="0" w:space="0" w:color="auto"/>
                    <w:bottom w:val="none" w:sz="0" w:space="0" w:color="auto"/>
                    <w:right w:val="none" w:sz="0" w:space="0" w:color="auto"/>
                  </w:divBdr>
                </w:div>
                <w:div w:id="1662198799">
                  <w:marLeft w:val="0"/>
                  <w:marRight w:val="0"/>
                  <w:marTop w:val="0"/>
                  <w:marBottom w:val="0"/>
                  <w:divBdr>
                    <w:top w:val="none" w:sz="0" w:space="0" w:color="auto"/>
                    <w:left w:val="none" w:sz="0" w:space="0" w:color="auto"/>
                    <w:bottom w:val="none" w:sz="0" w:space="0" w:color="auto"/>
                    <w:right w:val="none" w:sz="0" w:space="0" w:color="auto"/>
                  </w:divBdr>
                </w:div>
                <w:div w:id="1429618878">
                  <w:marLeft w:val="0"/>
                  <w:marRight w:val="0"/>
                  <w:marTop w:val="0"/>
                  <w:marBottom w:val="0"/>
                  <w:divBdr>
                    <w:top w:val="none" w:sz="0" w:space="0" w:color="auto"/>
                    <w:left w:val="none" w:sz="0" w:space="0" w:color="auto"/>
                    <w:bottom w:val="none" w:sz="0" w:space="0" w:color="auto"/>
                    <w:right w:val="none" w:sz="0" w:space="0" w:color="auto"/>
                  </w:divBdr>
                </w:div>
                <w:div w:id="1445029941">
                  <w:marLeft w:val="0"/>
                  <w:marRight w:val="0"/>
                  <w:marTop w:val="0"/>
                  <w:marBottom w:val="0"/>
                  <w:divBdr>
                    <w:top w:val="none" w:sz="0" w:space="0" w:color="auto"/>
                    <w:left w:val="none" w:sz="0" w:space="0" w:color="auto"/>
                    <w:bottom w:val="none" w:sz="0" w:space="0" w:color="auto"/>
                    <w:right w:val="none" w:sz="0" w:space="0" w:color="auto"/>
                  </w:divBdr>
                </w:div>
                <w:div w:id="1769614085">
                  <w:marLeft w:val="0"/>
                  <w:marRight w:val="0"/>
                  <w:marTop w:val="0"/>
                  <w:marBottom w:val="0"/>
                  <w:divBdr>
                    <w:top w:val="none" w:sz="0" w:space="0" w:color="auto"/>
                    <w:left w:val="none" w:sz="0" w:space="0" w:color="auto"/>
                    <w:bottom w:val="none" w:sz="0" w:space="0" w:color="auto"/>
                    <w:right w:val="none" w:sz="0" w:space="0" w:color="auto"/>
                  </w:divBdr>
                </w:div>
                <w:div w:id="2066709127">
                  <w:marLeft w:val="0"/>
                  <w:marRight w:val="0"/>
                  <w:marTop w:val="0"/>
                  <w:marBottom w:val="0"/>
                  <w:divBdr>
                    <w:top w:val="none" w:sz="0" w:space="0" w:color="auto"/>
                    <w:left w:val="none" w:sz="0" w:space="0" w:color="auto"/>
                    <w:bottom w:val="none" w:sz="0" w:space="0" w:color="auto"/>
                    <w:right w:val="none" w:sz="0" w:space="0" w:color="auto"/>
                  </w:divBdr>
                </w:div>
                <w:div w:id="1248348436">
                  <w:marLeft w:val="0"/>
                  <w:marRight w:val="0"/>
                  <w:marTop w:val="0"/>
                  <w:marBottom w:val="0"/>
                  <w:divBdr>
                    <w:top w:val="none" w:sz="0" w:space="0" w:color="auto"/>
                    <w:left w:val="none" w:sz="0" w:space="0" w:color="auto"/>
                    <w:bottom w:val="none" w:sz="0" w:space="0" w:color="auto"/>
                    <w:right w:val="none" w:sz="0" w:space="0" w:color="auto"/>
                  </w:divBdr>
                </w:div>
                <w:div w:id="705374404">
                  <w:marLeft w:val="0"/>
                  <w:marRight w:val="0"/>
                  <w:marTop w:val="0"/>
                  <w:marBottom w:val="0"/>
                  <w:divBdr>
                    <w:top w:val="none" w:sz="0" w:space="0" w:color="auto"/>
                    <w:left w:val="none" w:sz="0" w:space="0" w:color="auto"/>
                    <w:bottom w:val="none" w:sz="0" w:space="0" w:color="auto"/>
                    <w:right w:val="none" w:sz="0" w:space="0" w:color="auto"/>
                  </w:divBdr>
                </w:div>
                <w:div w:id="1997147044">
                  <w:marLeft w:val="0"/>
                  <w:marRight w:val="0"/>
                  <w:marTop w:val="0"/>
                  <w:marBottom w:val="0"/>
                  <w:divBdr>
                    <w:top w:val="none" w:sz="0" w:space="0" w:color="auto"/>
                    <w:left w:val="none" w:sz="0" w:space="0" w:color="auto"/>
                    <w:bottom w:val="none" w:sz="0" w:space="0" w:color="auto"/>
                    <w:right w:val="none" w:sz="0" w:space="0" w:color="auto"/>
                  </w:divBdr>
                </w:div>
                <w:div w:id="535696450">
                  <w:marLeft w:val="0"/>
                  <w:marRight w:val="0"/>
                  <w:marTop w:val="0"/>
                  <w:marBottom w:val="0"/>
                  <w:divBdr>
                    <w:top w:val="none" w:sz="0" w:space="0" w:color="auto"/>
                    <w:left w:val="none" w:sz="0" w:space="0" w:color="auto"/>
                    <w:bottom w:val="none" w:sz="0" w:space="0" w:color="auto"/>
                    <w:right w:val="none" w:sz="0" w:space="0" w:color="auto"/>
                  </w:divBdr>
                </w:div>
                <w:div w:id="1060133223">
                  <w:marLeft w:val="0"/>
                  <w:marRight w:val="0"/>
                  <w:marTop w:val="0"/>
                  <w:marBottom w:val="0"/>
                  <w:divBdr>
                    <w:top w:val="none" w:sz="0" w:space="0" w:color="auto"/>
                    <w:left w:val="none" w:sz="0" w:space="0" w:color="auto"/>
                    <w:bottom w:val="none" w:sz="0" w:space="0" w:color="auto"/>
                    <w:right w:val="none" w:sz="0" w:space="0" w:color="auto"/>
                  </w:divBdr>
                </w:div>
                <w:div w:id="1524781584">
                  <w:marLeft w:val="0"/>
                  <w:marRight w:val="0"/>
                  <w:marTop w:val="0"/>
                  <w:marBottom w:val="0"/>
                  <w:divBdr>
                    <w:top w:val="none" w:sz="0" w:space="0" w:color="auto"/>
                    <w:left w:val="none" w:sz="0" w:space="0" w:color="auto"/>
                    <w:bottom w:val="none" w:sz="0" w:space="0" w:color="auto"/>
                    <w:right w:val="none" w:sz="0" w:space="0" w:color="auto"/>
                  </w:divBdr>
                </w:div>
                <w:div w:id="1533150221">
                  <w:marLeft w:val="0"/>
                  <w:marRight w:val="0"/>
                  <w:marTop w:val="0"/>
                  <w:marBottom w:val="0"/>
                  <w:divBdr>
                    <w:top w:val="none" w:sz="0" w:space="0" w:color="auto"/>
                    <w:left w:val="none" w:sz="0" w:space="0" w:color="auto"/>
                    <w:bottom w:val="none" w:sz="0" w:space="0" w:color="auto"/>
                    <w:right w:val="none" w:sz="0" w:space="0" w:color="auto"/>
                  </w:divBdr>
                </w:div>
                <w:div w:id="1836873480">
                  <w:marLeft w:val="0"/>
                  <w:marRight w:val="0"/>
                  <w:marTop w:val="0"/>
                  <w:marBottom w:val="0"/>
                  <w:divBdr>
                    <w:top w:val="none" w:sz="0" w:space="0" w:color="auto"/>
                    <w:left w:val="none" w:sz="0" w:space="0" w:color="auto"/>
                    <w:bottom w:val="none" w:sz="0" w:space="0" w:color="auto"/>
                    <w:right w:val="none" w:sz="0" w:space="0" w:color="auto"/>
                  </w:divBdr>
                </w:div>
                <w:div w:id="224879231">
                  <w:marLeft w:val="0"/>
                  <w:marRight w:val="0"/>
                  <w:marTop w:val="0"/>
                  <w:marBottom w:val="0"/>
                  <w:divBdr>
                    <w:top w:val="none" w:sz="0" w:space="0" w:color="auto"/>
                    <w:left w:val="none" w:sz="0" w:space="0" w:color="auto"/>
                    <w:bottom w:val="none" w:sz="0" w:space="0" w:color="auto"/>
                    <w:right w:val="none" w:sz="0" w:space="0" w:color="auto"/>
                  </w:divBdr>
                </w:div>
                <w:div w:id="1370493583">
                  <w:marLeft w:val="0"/>
                  <w:marRight w:val="0"/>
                  <w:marTop w:val="0"/>
                  <w:marBottom w:val="0"/>
                  <w:divBdr>
                    <w:top w:val="none" w:sz="0" w:space="0" w:color="auto"/>
                    <w:left w:val="none" w:sz="0" w:space="0" w:color="auto"/>
                    <w:bottom w:val="none" w:sz="0" w:space="0" w:color="auto"/>
                    <w:right w:val="none" w:sz="0" w:space="0" w:color="auto"/>
                  </w:divBdr>
                </w:div>
                <w:div w:id="2015185883">
                  <w:marLeft w:val="0"/>
                  <w:marRight w:val="0"/>
                  <w:marTop w:val="0"/>
                  <w:marBottom w:val="0"/>
                  <w:divBdr>
                    <w:top w:val="none" w:sz="0" w:space="0" w:color="auto"/>
                    <w:left w:val="none" w:sz="0" w:space="0" w:color="auto"/>
                    <w:bottom w:val="none" w:sz="0" w:space="0" w:color="auto"/>
                    <w:right w:val="none" w:sz="0" w:space="0" w:color="auto"/>
                  </w:divBdr>
                </w:div>
                <w:div w:id="810175537">
                  <w:marLeft w:val="0"/>
                  <w:marRight w:val="0"/>
                  <w:marTop w:val="0"/>
                  <w:marBottom w:val="0"/>
                  <w:divBdr>
                    <w:top w:val="none" w:sz="0" w:space="0" w:color="auto"/>
                    <w:left w:val="none" w:sz="0" w:space="0" w:color="auto"/>
                    <w:bottom w:val="none" w:sz="0" w:space="0" w:color="auto"/>
                    <w:right w:val="none" w:sz="0" w:space="0" w:color="auto"/>
                  </w:divBdr>
                </w:div>
                <w:div w:id="229387444">
                  <w:marLeft w:val="0"/>
                  <w:marRight w:val="0"/>
                  <w:marTop w:val="0"/>
                  <w:marBottom w:val="0"/>
                  <w:divBdr>
                    <w:top w:val="none" w:sz="0" w:space="0" w:color="auto"/>
                    <w:left w:val="none" w:sz="0" w:space="0" w:color="auto"/>
                    <w:bottom w:val="none" w:sz="0" w:space="0" w:color="auto"/>
                    <w:right w:val="none" w:sz="0" w:space="0" w:color="auto"/>
                  </w:divBdr>
                </w:div>
                <w:div w:id="144592043">
                  <w:marLeft w:val="0"/>
                  <w:marRight w:val="0"/>
                  <w:marTop w:val="0"/>
                  <w:marBottom w:val="0"/>
                  <w:divBdr>
                    <w:top w:val="none" w:sz="0" w:space="0" w:color="auto"/>
                    <w:left w:val="none" w:sz="0" w:space="0" w:color="auto"/>
                    <w:bottom w:val="none" w:sz="0" w:space="0" w:color="auto"/>
                    <w:right w:val="none" w:sz="0" w:space="0" w:color="auto"/>
                  </w:divBdr>
                </w:div>
                <w:div w:id="1470126954">
                  <w:marLeft w:val="0"/>
                  <w:marRight w:val="0"/>
                  <w:marTop w:val="0"/>
                  <w:marBottom w:val="0"/>
                  <w:divBdr>
                    <w:top w:val="none" w:sz="0" w:space="0" w:color="auto"/>
                    <w:left w:val="none" w:sz="0" w:space="0" w:color="auto"/>
                    <w:bottom w:val="none" w:sz="0" w:space="0" w:color="auto"/>
                    <w:right w:val="none" w:sz="0" w:space="0" w:color="auto"/>
                  </w:divBdr>
                </w:div>
                <w:div w:id="662440562">
                  <w:marLeft w:val="0"/>
                  <w:marRight w:val="0"/>
                  <w:marTop w:val="0"/>
                  <w:marBottom w:val="0"/>
                  <w:divBdr>
                    <w:top w:val="none" w:sz="0" w:space="0" w:color="auto"/>
                    <w:left w:val="none" w:sz="0" w:space="0" w:color="auto"/>
                    <w:bottom w:val="none" w:sz="0" w:space="0" w:color="auto"/>
                    <w:right w:val="none" w:sz="0" w:space="0" w:color="auto"/>
                  </w:divBdr>
                </w:div>
                <w:div w:id="866719093">
                  <w:marLeft w:val="0"/>
                  <w:marRight w:val="0"/>
                  <w:marTop w:val="0"/>
                  <w:marBottom w:val="0"/>
                  <w:divBdr>
                    <w:top w:val="none" w:sz="0" w:space="0" w:color="auto"/>
                    <w:left w:val="none" w:sz="0" w:space="0" w:color="auto"/>
                    <w:bottom w:val="none" w:sz="0" w:space="0" w:color="auto"/>
                    <w:right w:val="none" w:sz="0" w:space="0" w:color="auto"/>
                  </w:divBdr>
                </w:div>
                <w:div w:id="1228420148">
                  <w:marLeft w:val="0"/>
                  <w:marRight w:val="0"/>
                  <w:marTop w:val="0"/>
                  <w:marBottom w:val="0"/>
                  <w:divBdr>
                    <w:top w:val="none" w:sz="0" w:space="0" w:color="auto"/>
                    <w:left w:val="none" w:sz="0" w:space="0" w:color="auto"/>
                    <w:bottom w:val="none" w:sz="0" w:space="0" w:color="auto"/>
                    <w:right w:val="none" w:sz="0" w:space="0" w:color="auto"/>
                  </w:divBdr>
                </w:div>
                <w:div w:id="1319962336">
                  <w:marLeft w:val="0"/>
                  <w:marRight w:val="0"/>
                  <w:marTop w:val="0"/>
                  <w:marBottom w:val="0"/>
                  <w:divBdr>
                    <w:top w:val="none" w:sz="0" w:space="0" w:color="auto"/>
                    <w:left w:val="none" w:sz="0" w:space="0" w:color="auto"/>
                    <w:bottom w:val="none" w:sz="0" w:space="0" w:color="auto"/>
                    <w:right w:val="none" w:sz="0" w:space="0" w:color="auto"/>
                  </w:divBdr>
                </w:div>
                <w:div w:id="946237194">
                  <w:marLeft w:val="0"/>
                  <w:marRight w:val="0"/>
                  <w:marTop w:val="0"/>
                  <w:marBottom w:val="0"/>
                  <w:divBdr>
                    <w:top w:val="none" w:sz="0" w:space="0" w:color="auto"/>
                    <w:left w:val="none" w:sz="0" w:space="0" w:color="auto"/>
                    <w:bottom w:val="none" w:sz="0" w:space="0" w:color="auto"/>
                    <w:right w:val="none" w:sz="0" w:space="0" w:color="auto"/>
                  </w:divBdr>
                </w:div>
                <w:div w:id="2140369591">
                  <w:marLeft w:val="0"/>
                  <w:marRight w:val="0"/>
                  <w:marTop w:val="0"/>
                  <w:marBottom w:val="0"/>
                  <w:divBdr>
                    <w:top w:val="none" w:sz="0" w:space="0" w:color="auto"/>
                    <w:left w:val="none" w:sz="0" w:space="0" w:color="auto"/>
                    <w:bottom w:val="none" w:sz="0" w:space="0" w:color="auto"/>
                    <w:right w:val="none" w:sz="0" w:space="0" w:color="auto"/>
                  </w:divBdr>
                </w:div>
                <w:div w:id="2077314447">
                  <w:marLeft w:val="0"/>
                  <w:marRight w:val="0"/>
                  <w:marTop w:val="0"/>
                  <w:marBottom w:val="0"/>
                  <w:divBdr>
                    <w:top w:val="none" w:sz="0" w:space="0" w:color="auto"/>
                    <w:left w:val="none" w:sz="0" w:space="0" w:color="auto"/>
                    <w:bottom w:val="none" w:sz="0" w:space="0" w:color="auto"/>
                    <w:right w:val="none" w:sz="0" w:space="0" w:color="auto"/>
                  </w:divBdr>
                </w:div>
                <w:div w:id="411125324">
                  <w:marLeft w:val="0"/>
                  <w:marRight w:val="0"/>
                  <w:marTop w:val="0"/>
                  <w:marBottom w:val="0"/>
                  <w:divBdr>
                    <w:top w:val="none" w:sz="0" w:space="0" w:color="auto"/>
                    <w:left w:val="none" w:sz="0" w:space="0" w:color="auto"/>
                    <w:bottom w:val="none" w:sz="0" w:space="0" w:color="auto"/>
                    <w:right w:val="none" w:sz="0" w:space="0" w:color="auto"/>
                  </w:divBdr>
                </w:div>
                <w:div w:id="21053443">
                  <w:marLeft w:val="0"/>
                  <w:marRight w:val="0"/>
                  <w:marTop w:val="0"/>
                  <w:marBottom w:val="0"/>
                  <w:divBdr>
                    <w:top w:val="none" w:sz="0" w:space="0" w:color="auto"/>
                    <w:left w:val="none" w:sz="0" w:space="0" w:color="auto"/>
                    <w:bottom w:val="none" w:sz="0" w:space="0" w:color="auto"/>
                    <w:right w:val="none" w:sz="0" w:space="0" w:color="auto"/>
                  </w:divBdr>
                </w:div>
                <w:div w:id="1439641723">
                  <w:marLeft w:val="0"/>
                  <w:marRight w:val="0"/>
                  <w:marTop w:val="0"/>
                  <w:marBottom w:val="0"/>
                  <w:divBdr>
                    <w:top w:val="none" w:sz="0" w:space="0" w:color="auto"/>
                    <w:left w:val="none" w:sz="0" w:space="0" w:color="auto"/>
                    <w:bottom w:val="none" w:sz="0" w:space="0" w:color="auto"/>
                    <w:right w:val="none" w:sz="0" w:space="0" w:color="auto"/>
                  </w:divBdr>
                </w:div>
                <w:div w:id="1819608071">
                  <w:marLeft w:val="0"/>
                  <w:marRight w:val="0"/>
                  <w:marTop w:val="0"/>
                  <w:marBottom w:val="0"/>
                  <w:divBdr>
                    <w:top w:val="none" w:sz="0" w:space="0" w:color="auto"/>
                    <w:left w:val="none" w:sz="0" w:space="0" w:color="auto"/>
                    <w:bottom w:val="none" w:sz="0" w:space="0" w:color="auto"/>
                    <w:right w:val="none" w:sz="0" w:space="0" w:color="auto"/>
                  </w:divBdr>
                </w:div>
                <w:div w:id="466164665">
                  <w:marLeft w:val="0"/>
                  <w:marRight w:val="0"/>
                  <w:marTop w:val="0"/>
                  <w:marBottom w:val="0"/>
                  <w:divBdr>
                    <w:top w:val="none" w:sz="0" w:space="0" w:color="auto"/>
                    <w:left w:val="none" w:sz="0" w:space="0" w:color="auto"/>
                    <w:bottom w:val="none" w:sz="0" w:space="0" w:color="auto"/>
                    <w:right w:val="none" w:sz="0" w:space="0" w:color="auto"/>
                  </w:divBdr>
                </w:div>
                <w:div w:id="720137042">
                  <w:marLeft w:val="0"/>
                  <w:marRight w:val="0"/>
                  <w:marTop w:val="0"/>
                  <w:marBottom w:val="0"/>
                  <w:divBdr>
                    <w:top w:val="none" w:sz="0" w:space="0" w:color="auto"/>
                    <w:left w:val="none" w:sz="0" w:space="0" w:color="auto"/>
                    <w:bottom w:val="none" w:sz="0" w:space="0" w:color="auto"/>
                    <w:right w:val="none" w:sz="0" w:space="0" w:color="auto"/>
                  </w:divBdr>
                </w:div>
                <w:div w:id="1637757390">
                  <w:marLeft w:val="0"/>
                  <w:marRight w:val="0"/>
                  <w:marTop w:val="0"/>
                  <w:marBottom w:val="0"/>
                  <w:divBdr>
                    <w:top w:val="none" w:sz="0" w:space="0" w:color="auto"/>
                    <w:left w:val="none" w:sz="0" w:space="0" w:color="auto"/>
                    <w:bottom w:val="none" w:sz="0" w:space="0" w:color="auto"/>
                    <w:right w:val="none" w:sz="0" w:space="0" w:color="auto"/>
                  </w:divBdr>
                </w:div>
                <w:div w:id="1096098412">
                  <w:marLeft w:val="0"/>
                  <w:marRight w:val="0"/>
                  <w:marTop w:val="0"/>
                  <w:marBottom w:val="0"/>
                  <w:divBdr>
                    <w:top w:val="none" w:sz="0" w:space="0" w:color="auto"/>
                    <w:left w:val="none" w:sz="0" w:space="0" w:color="auto"/>
                    <w:bottom w:val="none" w:sz="0" w:space="0" w:color="auto"/>
                    <w:right w:val="none" w:sz="0" w:space="0" w:color="auto"/>
                  </w:divBdr>
                </w:div>
                <w:div w:id="323356326">
                  <w:marLeft w:val="0"/>
                  <w:marRight w:val="0"/>
                  <w:marTop w:val="0"/>
                  <w:marBottom w:val="0"/>
                  <w:divBdr>
                    <w:top w:val="none" w:sz="0" w:space="0" w:color="auto"/>
                    <w:left w:val="none" w:sz="0" w:space="0" w:color="auto"/>
                    <w:bottom w:val="none" w:sz="0" w:space="0" w:color="auto"/>
                    <w:right w:val="none" w:sz="0" w:space="0" w:color="auto"/>
                  </w:divBdr>
                </w:div>
                <w:div w:id="291600197">
                  <w:marLeft w:val="0"/>
                  <w:marRight w:val="0"/>
                  <w:marTop w:val="0"/>
                  <w:marBottom w:val="0"/>
                  <w:divBdr>
                    <w:top w:val="none" w:sz="0" w:space="0" w:color="auto"/>
                    <w:left w:val="none" w:sz="0" w:space="0" w:color="auto"/>
                    <w:bottom w:val="none" w:sz="0" w:space="0" w:color="auto"/>
                    <w:right w:val="none" w:sz="0" w:space="0" w:color="auto"/>
                  </w:divBdr>
                </w:div>
                <w:div w:id="878125811">
                  <w:marLeft w:val="0"/>
                  <w:marRight w:val="0"/>
                  <w:marTop w:val="0"/>
                  <w:marBottom w:val="0"/>
                  <w:divBdr>
                    <w:top w:val="none" w:sz="0" w:space="0" w:color="auto"/>
                    <w:left w:val="none" w:sz="0" w:space="0" w:color="auto"/>
                    <w:bottom w:val="none" w:sz="0" w:space="0" w:color="auto"/>
                    <w:right w:val="none" w:sz="0" w:space="0" w:color="auto"/>
                  </w:divBdr>
                </w:div>
                <w:div w:id="1560434886">
                  <w:marLeft w:val="0"/>
                  <w:marRight w:val="0"/>
                  <w:marTop w:val="0"/>
                  <w:marBottom w:val="0"/>
                  <w:divBdr>
                    <w:top w:val="none" w:sz="0" w:space="0" w:color="auto"/>
                    <w:left w:val="none" w:sz="0" w:space="0" w:color="auto"/>
                    <w:bottom w:val="none" w:sz="0" w:space="0" w:color="auto"/>
                    <w:right w:val="none" w:sz="0" w:space="0" w:color="auto"/>
                  </w:divBdr>
                </w:div>
                <w:div w:id="1493981231">
                  <w:marLeft w:val="0"/>
                  <w:marRight w:val="0"/>
                  <w:marTop w:val="0"/>
                  <w:marBottom w:val="0"/>
                  <w:divBdr>
                    <w:top w:val="none" w:sz="0" w:space="0" w:color="auto"/>
                    <w:left w:val="none" w:sz="0" w:space="0" w:color="auto"/>
                    <w:bottom w:val="none" w:sz="0" w:space="0" w:color="auto"/>
                    <w:right w:val="none" w:sz="0" w:space="0" w:color="auto"/>
                  </w:divBdr>
                </w:div>
                <w:div w:id="615796332">
                  <w:marLeft w:val="0"/>
                  <w:marRight w:val="0"/>
                  <w:marTop w:val="0"/>
                  <w:marBottom w:val="0"/>
                  <w:divBdr>
                    <w:top w:val="none" w:sz="0" w:space="0" w:color="auto"/>
                    <w:left w:val="none" w:sz="0" w:space="0" w:color="auto"/>
                    <w:bottom w:val="none" w:sz="0" w:space="0" w:color="auto"/>
                    <w:right w:val="none" w:sz="0" w:space="0" w:color="auto"/>
                  </w:divBdr>
                </w:div>
                <w:div w:id="833111096">
                  <w:marLeft w:val="0"/>
                  <w:marRight w:val="0"/>
                  <w:marTop w:val="0"/>
                  <w:marBottom w:val="0"/>
                  <w:divBdr>
                    <w:top w:val="none" w:sz="0" w:space="0" w:color="auto"/>
                    <w:left w:val="none" w:sz="0" w:space="0" w:color="auto"/>
                    <w:bottom w:val="none" w:sz="0" w:space="0" w:color="auto"/>
                    <w:right w:val="none" w:sz="0" w:space="0" w:color="auto"/>
                  </w:divBdr>
                </w:div>
                <w:div w:id="775952535">
                  <w:marLeft w:val="0"/>
                  <w:marRight w:val="0"/>
                  <w:marTop w:val="0"/>
                  <w:marBottom w:val="0"/>
                  <w:divBdr>
                    <w:top w:val="none" w:sz="0" w:space="0" w:color="auto"/>
                    <w:left w:val="none" w:sz="0" w:space="0" w:color="auto"/>
                    <w:bottom w:val="none" w:sz="0" w:space="0" w:color="auto"/>
                    <w:right w:val="none" w:sz="0" w:space="0" w:color="auto"/>
                  </w:divBdr>
                </w:div>
                <w:div w:id="1430465605">
                  <w:marLeft w:val="0"/>
                  <w:marRight w:val="0"/>
                  <w:marTop w:val="0"/>
                  <w:marBottom w:val="0"/>
                  <w:divBdr>
                    <w:top w:val="none" w:sz="0" w:space="0" w:color="auto"/>
                    <w:left w:val="none" w:sz="0" w:space="0" w:color="auto"/>
                    <w:bottom w:val="none" w:sz="0" w:space="0" w:color="auto"/>
                    <w:right w:val="none" w:sz="0" w:space="0" w:color="auto"/>
                  </w:divBdr>
                </w:div>
                <w:div w:id="1665207807">
                  <w:marLeft w:val="0"/>
                  <w:marRight w:val="0"/>
                  <w:marTop w:val="0"/>
                  <w:marBottom w:val="0"/>
                  <w:divBdr>
                    <w:top w:val="none" w:sz="0" w:space="0" w:color="auto"/>
                    <w:left w:val="none" w:sz="0" w:space="0" w:color="auto"/>
                    <w:bottom w:val="none" w:sz="0" w:space="0" w:color="auto"/>
                    <w:right w:val="none" w:sz="0" w:space="0" w:color="auto"/>
                  </w:divBdr>
                </w:div>
                <w:div w:id="132019593">
                  <w:marLeft w:val="0"/>
                  <w:marRight w:val="0"/>
                  <w:marTop w:val="0"/>
                  <w:marBottom w:val="0"/>
                  <w:divBdr>
                    <w:top w:val="none" w:sz="0" w:space="0" w:color="auto"/>
                    <w:left w:val="none" w:sz="0" w:space="0" w:color="auto"/>
                    <w:bottom w:val="none" w:sz="0" w:space="0" w:color="auto"/>
                    <w:right w:val="none" w:sz="0" w:space="0" w:color="auto"/>
                  </w:divBdr>
                </w:div>
                <w:div w:id="709719747">
                  <w:marLeft w:val="0"/>
                  <w:marRight w:val="0"/>
                  <w:marTop w:val="0"/>
                  <w:marBottom w:val="0"/>
                  <w:divBdr>
                    <w:top w:val="none" w:sz="0" w:space="0" w:color="auto"/>
                    <w:left w:val="none" w:sz="0" w:space="0" w:color="auto"/>
                    <w:bottom w:val="none" w:sz="0" w:space="0" w:color="auto"/>
                    <w:right w:val="none" w:sz="0" w:space="0" w:color="auto"/>
                  </w:divBdr>
                </w:div>
                <w:div w:id="904027290">
                  <w:marLeft w:val="0"/>
                  <w:marRight w:val="0"/>
                  <w:marTop w:val="0"/>
                  <w:marBottom w:val="0"/>
                  <w:divBdr>
                    <w:top w:val="none" w:sz="0" w:space="0" w:color="auto"/>
                    <w:left w:val="none" w:sz="0" w:space="0" w:color="auto"/>
                    <w:bottom w:val="none" w:sz="0" w:space="0" w:color="auto"/>
                    <w:right w:val="none" w:sz="0" w:space="0" w:color="auto"/>
                  </w:divBdr>
                </w:div>
                <w:div w:id="595329310">
                  <w:marLeft w:val="0"/>
                  <w:marRight w:val="0"/>
                  <w:marTop w:val="0"/>
                  <w:marBottom w:val="0"/>
                  <w:divBdr>
                    <w:top w:val="none" w:sz="0" w:space="0" w:color="auto"/>
                    <w:left w:val="none" w:sz="0" w:space="0" w:color="auto"/>
                    <w:bottom w:val="none" w:sz="0" w:space="0" w:color="auto"/>
                    <w:right w:val="none" w:sz="0" w:space="0" w:color="auto"/>
                  </w:divBdr>
                </w:div>
                <w:div w:id="1660576211">
                  <w:marLeft w:val="0"/>
                  <w:marRight w:val="0"/>
                  <w:marTop w:val="0"/>
                  <w:marBottom w:val="0"/>
                  <w:divBdr>
                    <w:top w:val="none" w:sz="0" w:space="0" w:color="auto"/>
                    <w:left w:val="none" w:sz="0" w:space="0" w:color="auto"/>
                    <w:bottom w:val="none" w:sz="0" w:space="0" w:color="auto"/>
                    <w:right w:val="none" w:sz="0" w:space="0" w:color="auto"/>
                  </w:divBdr>
                </w:div>
                <w:div w:id="213738826">
                  <w:marLeft w:val="0"/>
                  <w:marRight w:val="0"/>
                  <w:marTop w:val="0"/>
                  <w:marBottom w:val="0"/>
                  <w:divBdr>
                    <w:top w:val="none" w:sz="0" w:space="0" w:color="auto"/>
                    <w:left w:val="none" w:sz="0" w:space="0" w:color="auto"/>
                    <w:bottom w:val="none" w:sz="0" w:space="0" w:color="auto"/>
                    <w:right w:val="none" w:sz="0" w:space="0" w:color="auto"/>
                  </w:divBdr>
                </w:div>
                <w:div w:id="1680698593">
                  <w:marLeft w:val="0"/>
                  <w:marRight w:val="0"/>
                  <w:marTop w:val="0"/>
                  <w:marBottom w:val="0"/>
                  <w:divBdr>
                    <w:top w:val="none" w:sz="0" w:space="0" w:color="auto"/>
                    <w:left w:val="none" w:sz="0" w:space="0" w:color="auto"/>
                    <w:bottom w:val="none" w:sz="0" w:space="0" w:color="auto"/>
                    <w:right w:val="none" w:sz="0" w:space="0" w:color="auto"/>
                  </w:divBdr>
                </w:div>
                <w:div w:id="660158593">
                  <w:marLeft w:val="0"/>
                  <w:marRight w:val="0"/>
                  <w:marTop w:val="0"/>
                  <w:marBottom w:val="0"/>
                  <w:divBdr>
                    <w:top w:val="none" w:sz="0" w:space="0" w:color="auto"/>
                    <w:left w:val="none" w:sz="0" w:space="0" w:color="auto"/>
                    <w:bottom w:val="none" w:sz="0" w:space="0" w:color="auto"/>
                    <w:right w:val="none" w:sz="0" w:space="0" w:color="auto"/>
                  </w:divBdr>
                </w:div>
                <w:div w:id="894661351">
                  <w:marLeft w:val="0"/>
                  <w:marRight w:val="0"/>
                  <w:marTop w:val="0"/>
                  <w:marBottom w:val="0"/>
                  <w:divBdr>
                    <w:top w:val="none" w:sz="0" w:space="0" w:color="auto"/>
                    <w:left w:val="none" w:sz="0" w:space="0" w:color="auto"/>
                    <w:bottom w:val="none" w:sz="0" w:space="0" w:color="auto"/>
                    <w:right w:val="none" w:sz="0" w:space="0" w:color="auto"/>
                  </w:divBdr>
                </w:div>
                <w:div w:id="913857771">
                  <w:marLeft w:val="0"/>
                  <w:marRight w:val="0"/>
                  <w:marTop w:val="0"/>
                  <w:marBottom w:val="0"/>
                  <w:divBdr>
                    <w:top w:val="none" w:sz="0" w:space="0" w:color="auto"/>
                    <w:left w:val="none" w:sz="0" w:space="0" w:color="auto"/>
                    <w:bottom w:val="none" w:sz="0" w:space="0" w:color="auto"/>
                    <w:right w:val="none" w:sz="0" w:space="0" w:color="auto"/>
                  </w:divBdr>
                </w:div>
                <w:div w:id="1051925975">
                  <w:marLeft w:val="0"/>
                  <w:marRight w:val="0"/>
                  <w:marTop w:val="0"/>
                  <w:marBottom w:val="0"/>
                  <w:divBdr>
                    <w:top w:val="none" w:sz="0" w:space="0" w:color="auto"/>
                    <w:left w:val="none" w:sz="0" w:space="0" w:color="auto"/>
                    <w:bottom w:val="none" w:sz="0" w:space="0" w:color="auto"/>
                    <w:right w:val="none" w:sz="0" w:space="0" w:color="auto"/>
                  </w:divBdr>
                </w:div>
                <w:div w:id="1104157324">
                  <w:marLeft w:val="0"/>
                  <w:marRight w:val="0"/>
                  <w:marTop w:val="0"/>
                  <w:marBottom w:val="0"/>
                  <w:divBdr>
                    <w:top w:val="none" w:sz="0" w:space="0" w:color="auto"/>
                    <w:left w:val="none" w:sz="0" w:space="0" w:color="auto"/>
                    <w:bottom w:val="none" w:sz="0" w:space="0" w:color="auto"/>
                    <w:right w:val="none" w:sz="0" w:space="0" w:color="auto"/>
                  </w:divBdr>
                </w:div>
                <w:div w:id="215553907">
                  <w:marLeft w:val="0"/>
                  <w:marRight w:val="0"/>
                  <w:marTop w:val="0"/>
                  <w:marBottom w:val="0"/>
                  <w:divBdr>
                    <w:top w:val="none" w:sz="0" w:space="0" w:color="auto"/>
                    <w:left w:val="none" w:sz="0" w:space="0" w:color="auto"/>
                    <w:bottom w:val="none" w:sz="0" w:space="0" w:color="auto"/>
                    <w:right w:val="none" w:sz="0" w:space="0" w:color="auto"/>
                  </w:divBdr>
                </w:div>
                <w:div w:id="410935573">
                  <w:marLeft w:val="0"/>
                  <w:marRight w:val="0"/>
                  <w:marTop w:val="0"/>
                  <w:marBottom w:val="0"/>
                  <w:divBdr>
                    <w:top w:val="none" w:sz="0" w:space="0" w:color="auto"/>
                    <w:left w:val="none" w:sz="0" w:space="0" w:color="auto"/>
                    <w:bottom w:val="none" w:sz="0" w:space="0" w:color="auto"/>
                    <w:right w:val="none" w:sz="0" w:space="0" w:color="auto"/>
                  </w:divBdr>
                </w:div>
                <w:div w:id="1981298006">
                  <w:marLeft w:val="0"/>
                  <w:marRight w:val="0"/>
                  <w:marTop w:val="0"/>
                  <w:marBottom w:val="0"/>
                  <w:divBdr>
                    <w:top w:val="none" w:sz="0" w:space="0" w:color="auto"/>
                    <w:left w:val="none" w:sz="0" w:space="0" w:color="auto"/>
                    <w:bottom w:val="none" w:sz="0" w:space="0" w:color="auto"/>
                    <w:right w:val="none" w:sz="0" w:space="0" w:color="auto"/>
                  </w:divBdr>
                </w:div>
                <w:div w:id="1075124542">
                  <w:marLeft w:val="0"/>
                  <w:marRight w:val="0"/>
                  <w:marTop w:val="0"/>
                  <w:marBottom w:val="0"/>
                  <w:divBdr>
                    <w:top w:val="none" w:sz="0" w:space="0" w:color="auto"/>
                    <w:left w:val="none" w:sz="0" w:space="0" w:color="auto"/>
                    <w:bottom w:val="none" w:sz="0" w:space="0" w:color="auto"/>
                    <w:right w:val="none" w:sz="0" w:space="0" w:color="auto"/>
                  </w:divBdr>
                </w:div>
                <w:div w:id="1803308233">
                  <w:marLeft w:val="0"/>
                  <w:marRight w:val="0"/>
                  <w:marTop w:val="0"/>
                  <w:marBottom w:val="0"/>
                  <w:divBdr>
                    <w:top w:val="none" w:sz="0" w:space="0" w:color="auto"/>
                    <w:left w:val="none" w:sz="0" w:space="0" w:color="auto"/>
                    <w:bottom w:val="none" w:sz="0" w:space="0" w:color="auto"/>
                    <w:right w:val="none" w:sz="0" w:space="0" w:color="auto"/>
                  </w:divBdr>
                </w:div>
                <w:div w:id="1352221068">
                  <w:marLeft w:val="0"/>
                  <w:marRight w:val="0"/>
                  <w:marTop w:val="0"/>
                  <w:marBottom w:val="0"/>
                  <w:divBdr>
                    <w:top w:val="none" w:sz="0" w:space="0" w:color="auto"/>
                    <w:left w:val="none" w:sz="0" w:space="0" w:color="auto"/>
                    <w:bottom w:val="none" w:sz="0" w:space="0" w:color="auto"/>
                    <w:right w:val="none" w:sz="0" w:space="0" w:color="auto"/>
                  </w:divBdr>
                </w:div>
                <w:div w:id="784278587">
                  <w:marLeft w:val="0"/>
                  <w:marRight w:val="0"/>
                  <w:marTop w:val="0"/>
                  <w:marBottom w:val="0"/>
                  <w:divBdr>
                    <w:top w:val="none" w:sz="0" w:space="0" w:color="auto"/>
                    <w:left w:val="none" w:sz="0" w:space="0" w:color="auto"/>
                    <w:bottom w:val="none" w:sz="0" w:space="0" w:color="auto"/>
                    <w:right w:val="none" w:sz="0" w:space="0" w:color="auto"/>
                  </w:divBdr>
                </w:div>
                <w:div w:id="72549260">
                  <w:marLeft w:val="0"/>
                  <w:marRight w:val="0"/>
                  <w:marTop w:val="0"/>
                  <w:marBottom w:val="0"/>
                  <w:divBdr>
                    <w:top w:val="none" w:sz="0" w:space="0" w:color="auto"/>
                    <w:left w:val="none" w:sz="0" w:space="0" w:color="auto"/>
                    <w:bottom w:val="none" w:sz="0" w:space="0" w:color="auto"/>
                    <w:right w:val="none" w:sz="0" w:space="0" w:color="auto"/>
                  </w:divBdr>
                </w:div>
                <w:div w:id="362750511">
                  <w:marLeft w:val="0"/>
                  <w:marRight w:val="0"/>
                  <w:marTop w:val="0"/>
                  <w:marBottom w:val="0"/>
                  <w:divBdr>
                    <w:top w:val="none" w:sz="0" w:space="0" w:color="auto"/>
                    <w:left w:val="none" w:sz="0" w:space="0" w:color="auto"/>
                    <w:bottom w:val="none" w:sz="0" w:space="0" w:color="auto"/>
                    <w:right w:val="none" w:sz="0" w:space="0" w:color="auto"/>
                  </w:divBdr>
                </w:div>
                <w:div w:id="1776555599">
                  <w:marLeft w:val="0"/>
                  <w:marRight w:val="0"/>
                  <w:marTop w:val="0"/>
                  <w:marBottom w:val="0"/>
                  <w:divBdr>
                    <w:top w:val="none" w:sz="0" w:space="0" w:color="auto"/>
                    <w:left w:val="none" w:sz="0" w:space="0" w:color="auto"/>
                    <w:bottom w:val="none" w:sz="0" w:space="0" w:color="auto"/>
                    <w:right w:val="none" w:sz="0" w:space="0" w:color="auto"/>
                  </w:divBdr>
                </w:div>
                <w:div w:id="1890415747">
                  <w:marLeft w:val="0"/>
                  <w:marRight w:val="0"/>
                  <w:marTop w:val="0"/>
                  <w:marBottom w:val="0"/>
                  <w:divBdr>
                    <w:top w:val="none" w:sz="0" w:space="0" w:color="auto"/>
                    <w:left w:val="none" w:sz="0" w:space="0" w:color="auto"/>
                    <w:bottom w:val="none" w:sz="0" w:space="0" w:color="auto"/>
                    <w:right w:val="none" w:sz="0" w:space="0" w:color="auto"/>
                  </w:divBdr>
                </w:div>
                <w:div w:id="1991252792">
                  <w:marLeft w:val="0"/>
                  <w:marRight w:val="0"/>
                  <w:marTop w:val="0"/>
                  <w:marBottom w:val="0"/>
                  <w:divBdr>
                    <w:top w:val="none" w:sz="0" w:space="0" w:color="auto"/>
                    <w:left w:val="none" w:sz="0" w:space="0" w:color="auto"/>
                    <w:bottom w:val="none" w:sz="0" w:space="0" w:color="auto"/>
                    <w:right w:val="none" w:sz="0" w:space="0" w:color="auto"/>
                  </w:divBdr>
                </w:div>
                <w:div w:id="1067995756">
                  <w:marLeft w:val="0"/>
                  <w:marRight w:val="0"/>
                  <w:marTop w:val="0"/>
                  <w:marBottom w:val="0"/>
                  <w:divBdr>
                    <w:top w:val="none" w:sz="0" w:space="0" w:color="auto"/>
                    <w:left w:val="none" w:sz="0" w:space="0" w:color="auto"/>
                    <w:bottom w:val="none" w:sz="0" w:space="0" w:color="auto"/>
                    <w:right w:val="none" w:sz="0" w:space="0" w:color="auto"/>
                  </w:divBdr>
                </w:div>
                <w:div w:id="677073664">
                  <w:marLeft w:val="0"/>
                  <w:marRight w:val="0"/>
                  <w:marTop w:val="0"/>
                  <w:marBottom w:val="0"/>
                  <w:divBdr>
                    <w:top w:val="none" w:sz="0" w:space="0" w:color="auto"/>
                    <w:left w:val="none" w:sz="0" w:space="0" w:color="auto"/>
                    <w:bottom w:val="none" w:sz="0" w:space="0" w:color="auto"/>
                    <w:right w:val="none" w:sz="0" w:space="0" w:color="auto"/>
                  </w:divBdr>
                </w:div>
                <w:div w:id="1184637745">
                  <w:marLeft w:val="0"/>
                  <w:marRight w:val="0"/>
                  <w:marTop w:val="0"/>
                  <w:marBottom w:val="0"/>
                  <w:divBdr>
                    <w:top w:val="none" w:sz="0" w:space="0" w:color="auto"/>
                    <w:left w:val="none" w:sz="0" w:space="0" w:color="auto"/>
                    <w:bottom w:val="none" w:sz="0" w:space="0" w:color="auto"/>
                    <w:right w:val="none" w:sz="0" w:space="0" w:color="auto"/>
                  </w:divBdr>
                </w:div>
                <w:div w:id="567497651">
                  <w:marLeft w:val="0"/>
                  <w:marRight w:val="0"/>
                  <w:marTop w:val="0"/>
                  <w:marBottom w:val="0"/>
                  <w:divBdr>
                    <w:top w:val="none" w:sz="0" w:space="0" w:color="auto"/>
                    <w:left w:val="none" w:sz="0" w:space="0" w:color="auto"/>
                    <w:bottom w:val="none" w:sz="0" w:space="0" w:color="auto"/>
                    <w:right w:val="none" w:sz="0" w:space="0" w:color="auto"/>
                  </w:divBdr>
                </w:div>
                <w:div w:id="339896297">
                  <w:marLeft w:val="0"/>
                  <w:marRight w:val="0"/>
                  <w:marTop w:val="0"/>
                  <w:marBottom w:val="0"/>
                  <w:divBdr>
                    <w:top w:val="none" w:sz="0" w:space="0" w:color="auto"/>
                    <w:left w:val="none" w:sz="0" w:space="0" w:color="auto"/>
                    <w:bottom w:val="none" w:sz="0" w:space="0" w:color="auto"/>
                    <w:right w:val="none" w:sz="0" w:space="0" w:color="auto"/>
                  </w:divBdr>
                </w:div>
                <w:div w:id="1834368827">
                  <w:marLeft w:val="0"/>
                  <w:marRight w:val="0"/>
                  <w:marTop w:val="0"/>
                  <w:marBottom w:val="0"/>
                  <w:divBdr>
                    <w:top w:val="none" w:sz="0" w:space="0" w:color="auto"/>
                    <w:left w:val="none" w:sz="0" w:space="0" w:color="auto"/>
                    <w:bottom w:val="none" w:sz="0" w:space="0" w:color="auto"/>
                    <w:right w:val="none" w:sz="0" w:space="0" w:color="auto"/>
                  </w:divBdr>
                </w:div>
                <w:div w:id="1705712019">
                  <w:marLeft w:val="0"/>
                  <w:marRight w:val="0"/>
                  <w:marTop w:val="0"/>
                  <w:marBottom w:val="0"/>
                  <w:divBdr>
                    <w:top w:val="none" w:sz="0" w:space="0" w:color="auto"/>
                    <w:left w:val="none" w:sz="0" w:space="0" w:color="auto"/>
                    <w:bottom w:val="none" w:sz="0" w:space="0" w:color="auto"/>
                    <w:right w:val="none" w:sz="0" w:space="0" w:color="auto"/>
                  </w:divBdr>
                </w:div>
                <w:div w:id="783377985">
                  <w:marLeft w:val="0"/>
                  <w:marRight w:val="0"/>
                  <w:marTop w:val="0"/>
                  <w:marBottom w:val="0"/>
                  <w:divBdr>
                    <w:top w:val="none" w:sz="0" w:space="0" w:color="auto"/>
                    <w:left w:val="none" w:sz="0" w:space="0" w:color="auto"/>
                    <w:bottom w:val="none" w:sz="0" w:space="0" w:color="auto"/>
                    <w:right w:val="none" w:sz="0" w:space="0" w:color="auto"/>
                  </w:divBdr>
                </w:div>
                <w:div w:id="1786653360">
                  <w:marLeft w:val="0"/>
                  <w:marRight w:val="0"/>
                  <w:marTop w:val="0"/>
                  <w:marBottom w:val="0"/>
                  <w:divBdr>
                    <w:top w:val="none" w:sz="0" w:space="0" w:color="auto"/>
                    <w:left w:val="none" w:sz="0" w:space="0" w:color="auto"/>
                    <w:bottom w:val="none" w:sz="0" w:space="0" w:color="auto"/>
                    <w:right w:val="none" w:sz="0" w:space="0" w:color="auto"/>
                  </w:divBdr>
                </w:div>
                <w:div w:id="806974708">
                  <w:marLeft w:val="0"/>
                  <w:marRight w:val="0"/>
                  <w:marTop w:val="0"/>
                  <w:marBottom w:val="0"/>
                  <w:divBdr>
                    <w:top w:val="none" w:sz="0" w:space="0" w:color="auto"/>
                    <w:left w:val="none" w:sz="0" w:space="0" w:color="auto"/>
                    <w:bottom w:val="none" w:sz="0" w:space="0" w:color="auto"/>
                    <w:right w:val="none" w:sz="0" w:space="0" w:color="auto"/>
                  </w:divBdr>
                </w:div>
                <w:div w:id="1800873354">
                  <w:marLeft w:val="0"/>
                  <w:marRight w:val="0"/>
                  <w:marTop w:val="0"/>
                  <w:marBottom w:val="0"/>
                  <w:divBdr>
                    <w:top w:val="none" w:sz="0" w:space="0" w:color="auto"/>
                    <w:left w:val="none" w:sz="0" w:space="0" w:color="auto"/>
                    <w:bottom w:val="none" w:sz="0" w:space="0" w:color="auto"/>
                    <w:right w:val="none" w:sz="0" w:space="0" w:color="auto"/>
                  </w:divBdr>
                </w:div>
                <w:div w:id="650447256">
                  <w:marLeft w:val="0"/>
                  <w:marRight w:val="0"/>
                  <w:marTop w:val="0"/>
                  <w:marBottom w:val="0"/>
                  <w:divBdr>
                    <w:top w:val="none" w:sz="0" w:space="0" w:color="auto"/>
                    <w:left w:val="none" w:sz="0" w:space="0" w:color="auto"/>
                    <w:bottom w:val="none" w:sz="0" w:space="0" w:color="auto"/>
                    <w:right w:val="none" w:sz="0" w:space="0" w:color="auto"/>
                  </w:divBdr>
                </w:div>
                <w:div w:id="398787516">
                  <w:marLeft w:val="0"/>
                  <w:marRight w:val="0"/>
                  <w:marTop w:val="0"/>
                  <w:marBottom w:val="0"/>
                  <w:divBdr>
                    <w:top w:val="none" w:sz="0" w:space="0" w:color="auto"/>
                    <w:left w:val="none" w:sz="0" w:space="0" w:color="auto"/>
                    <w:bottom w:val="none" w:sz="0" w:space="0" w:color="auto"/>
                    <w:right w:val="none" w:sz="0" w:space="0" w:color="auto"/>
                  </w:divBdr>
                </w:div>
                <w:div w:id="1420130282">
                  <w:marLeft w:val="0"/>
                  <w:marRight w:val="0"/>
                  <w:marTop w:val="0"/>
                  <w:marBottom w:val="0"/>
                  <w:divBdr>
                    <w:top w:val="none" w:sz="0" w:space="0" w:color="auto"/>
                    <w:left w:val="none" w:sz="0" w:space="0" w:color="auto"/>
                    <w:bottom w:val="none" w:sz="0" w:space="0" w:color="auto"/>
                    <w:right w:val="none" w:sz="0" w:space="0" w:color="auto"/>
                  </w:divBdr>
                </w:div>
                <w:div w:id="1789472179">
                  <w:marLeft w:val="0"/>
                  <w:marRight w:val="0"/>
                  <w:marTop w:val="0"/>
                  <w:marBottom w:val="0"/>
                  <w:divBdr>
                    <w:top w:val="none" w:sz="0" w:space="0" w:color="auto"/>
                    <w:left w:val="none" w:sz="0" w:space="0" w:color="auto"/>
                    <w:bottom w:val="none" w:sz="0" w:space="0" w:color="auto"/>
                    <w:right w:val="none" w:sz="0" w:space="0" w:color="auto"/>
                  </w:divBdr>
                </w:div>
                <w:div w:id="1024936142">
                  <w:marLeft w:val="0"/>
                  <w:marRight w:val="0"/>
                  <w:marTop w:val="0"/>
                  <w:marBottom w:val="0"/>
                  <w:divBdr>
                    <w:top w:val="none" w:sz="0" w:space="0" w:color="auto"/>
                    <w:left w:val="none" w:sz="0" w:space="0" w:color="auto"/>
                    <w:bottom w:val="none" w:sz="0" w:space="0" w:color="auto"/>
                    <w:right w:val="none" w:sz="0" w:space="0" w:color="auto"/>
                  </w:divBdr>
                </w:div>
                <w:div w:id="909654670">
                  <w:marLeft w:val="0"/>
                  <w:marRight w:val="0"/>
                  <w:marTop w:val="0"/>
                  <w:marBottom w:val="0"/>
                  <w:divBdr>
                    <w:top w:val="none" w:sz="0" w:space="0" w:color="auto"/>
                    <w:left w:val="none" w:sz="0" w:space="0" w:color="auto"/>
                    <w:bottom w:val="none" w:sz="0" w:space="0" w:color="auto"/>
                    <w:right w:val="none" w:sz="0" w:space="0" w:color="auto"/>
                  </w:divBdr>
                </w:div>
                <w:div w:id="1712455818">
                  <w:marLeft w:val="0"/>
                  <w:marRight w:val="0"/>
                  <w:marTop w:val="0"/>
                  <w:marBottom w:val="0"/>
                  <w:divBdr>
                    <w:top w:val="none" w:sz="0" w:space="0" w:color="auto"/>
                    <w:left w:val="none" w:sz="0" w:space="0" w:color="auto"/>
                    <w:bottom w:val="none" w:sz="0" w:space="0" w:color="auto"/>
                    <w:right w:val="none" w:sz="0" w:space="0" w:color="auto"/>
                  </w:divBdr>
                </w:div>
                <w:div w:id="624197352">
                  <w:marLeft w:val="0"/>
                  <w:marRight w:val="0"/>
                  <w:marTop w:val="0"/>
                  <w:marBottom w:val="0"/>
                  <w:divBdr>
                    <w:top w:val="none" w:sz="0" w:space="0" w:color="auto"/>
                    <w:left w:val="none" w:sz="0" w:space="0" w:color="auto"/>
                    <w:bottom w:val="none" w:sz="0" w:space="0" w:color="auto"/>
                    <w:right w:val="none" w:sz="0" w:space="0" w:color="auto"/>
                  </w:divBdr>
                </w:div>
                <w:div w:id="1001273808">
                  <w:marLeft w:val="0"/>
                  <w:marRight w:val="0"/>
                  <w:marTop w:val="0"/>
                  <w:marBottom w:val="0"/>
                  <w:divBdr>
                    <w:top w:val="none" w:sz="0" w:space="0" w:color="auto"/>
                    <w:left w:val="none" w:sz="0" w:space="0" w:color="auto"/>
                    <w:bottom w:val="none" w:sz="0" w:space="0" w:color="auto"/>
                    <w:right w:val="none" w:sz="0" w:space="0" w:color="auto"/>
                  </w:divBdr>
                </w:div>
                <w:div w:id="1814366515">
                  <w:marLeft w:val="0"/>
                  <w:marRight w:val="0"/>
                  <w:marTop w:val="0"/>
                  <w:marBottom w:val="0"/>
                  <w:divBdr>
                    <w:top w:val="none" w:sz="0" w:space="0" w:color="auto"/>
                    <w:left w:val="none" w:sz="0" w:space="0" w:color="auto"/>
                    <w:bottom w:val="none" w:sz="0" w:space="0" w:color="auto"/>
                    <w:right w:val="none" w:sz="0" w:space="0" w:color="auto"/>
                  </w:divBdr>
                </w:div>
                <w:div w:id="1862473882">
                  <w:marLeft w:val="0"/>
                  <w:marRight w:val="0"/>
                  <w:marTop w:val="0"/>
                  <w:marBottom w:val="0"/>
                  <w:divBdr>
                    <w:top w:val="none" w:sz="0" w:space="0" w:color="auto"/>
                    <w:left w:val="none" w:sz="0" w:space="0" w:color="auto"/>
                    <w:bottom w:val="none" w:sz="0" w:space="0" w:color="auto"/>
                    <w:right w:val="none" w:sz="0" w:space="0" w:color="auto"/>
                  </w:divBdr>
                </w:div>
                <w:div w:id="1462654204">
                  <w:marLeft w:val="0"/>
                  <w:marRight w:val="0"/>
                  <w:marTop w:val="0"/>
                  <w:marBottom w:val="0"/>
                  <w:divBdr>
                    <w:top w:val="none" w:sz="0" w:space="0" w:color="auto"/>
                    <w:left w:val="none" w:sz="0" w:space="0" w:color="auto"/>
                    <w:bottom w:val="none" w:sz="0" w:space="0" w:color="auto"/>
                    <w:right w:val="none" w:sz="0" w:space="0" w:color="auto"/>
                  </w:divBdr>
                </w:div>
                <w:div w:id="2007050652">
                  <w:marLeft w:val="0"/>
                  <w:marRight w:val="0"/>
                  <w:marTop w:val="0"/>
                  <w:marBottom w:val="0"/>
                  <w:divBdr>
                    <w:top w:val="none" w:sz="0" w:space="0" w:color="auto"/>
                    <w:left w:val="none" w:sz="0" w:space="0" w:color="auto"/>
                    <w:bottom w:val="none" w:sz="0" w:space="0" w:color="auto"/>
                    <w:right w:val="none" w:sz="0" w:space="0" w:color="auto"/>
                  </w:divBdr>
                </w:div>
                <w:div w:id="1819809679">
                  <w:marLeft w:val="0"/>
                  <w:marRight w:val="0"/>
                  <w:marTop w:val="0"/>
                  <w:marBottom w:val="0"/>
                  <w:divBdr>
                    <w:top w:val="none" w:sz="0" w:space="0" w:color="auto"/>
                    <w:left w:val="none" w:sz="0" w:space="0" w:color="auto"/>
                    <w:bottom w:val="none" w:sz="0" w:space="0" w:color="auto"/>
                    <w:right w:val="none" w:sz="0" w:space="0" w:color="auto"/>
                  </w:divBdr>
                </w:div>
                <w:div w:id="1641954393">
                  <w:marLeft w:val="0"/>
                  <w:marRight w:val="0"/>
                  <w:marTop w:val="0"/>
                  <w:marBottom w:val="0"/>
                  <w:divBdr>
                    <w:top w:val="none" w:sz="0" w:space="0" w:color="auto"/>
                    <w:left w:val="none" w:sz="0" w:space="0" w:color="auto"/>
                    <w:bottom w:val="none" w:sz="0" w:space="0" w:color="auto"/>
                    <w:right w:val="none" w:sz="0" w:space="0" w:color="auto"/>
                  </w:divBdr>
                </w:div>
                <w:div w:id="761071633">
                  <w:marLeft w:val="0"/>
                  <w:marRight w:val="0"/>
                  <w:marTop w:val="0"/>
                  <w:marBottom w:val="0"/>
                  <w:divBdr>
                    <w:top w:val="none" w:sz="0" w:space="0" w:color="auto"/>
                    <w:left w:val="none" w:sz="0" w:space="0" w:color="auto"/>
                    <w:bottom w:val="none" w:sz="0" w:space="0" w:color="auto"/>
                    <w:right w:val="none" w:sz="0" w:space="0" w:color="auto"/>
                  </w:divBdr>
                </w:div>
                <w:div w:id="280958577">
                  <w:marLeft w:val="0"/>
                  <w:marRight w:val="0"/>
                  <w:marTop w:val="0"/>
                  <w:marBottom w:val="0"/>
                  <w:divBdr>
                    <w:top w:val="none" w:sz="0" w:space="0" w:color="auto"/>
                    <w:left w:val="none" w:sz="0" w:space="0" w:color="auto"/>
                    <w:bottom w:val="none" w:sz="0" w:space="0" w:color="auto"/>
                    <w:right w:val="none" w:sz="0" w:space="0" w:color="auto"/>
                  </w:divBdr>
                </w:div>
                <w:div w:id="239291825">
                  <w:marLeft w:val="0"/>
                  <w:marRight w:val="0"/>
                  <w:marTop w:val="0"/>
                  <w:marBottom w:val="0"/>
                  <w:divBdr>
                    <w:top w:val="none" w:sz="0" w:space="0" w:color="auto"/>
                    <w:left w:val="none" w:sz="0" w:space="0" w:color="auto"/>
                    <w:bottom w:val="none" w:sz="0" w:space="0" w:color="auto"/>
                    <w:right w:val="none" w:sz="0" w:space="0" w:color="auto"/>
                  </w:divBdr>
                </w:div>
                <w:div w:id="535316165">
                  <w:marLeft w:val="0"/>
                  <w:marRight w:val="0"/>
                  <w:marTop w:val="0"/>
                  <w:marBottom w:val="0"/>
                  <w:divBdr>
                    <w:top w:val="none" w:sz="0" w:space="0" w:color="auto"/>
                    <w:left w:val="none" w:sz="0" w:space="0" w:color="auto"/>
                    <w:bottom w:val="none" w:sz="0" w:space="0" w:color="auto"/>
                    <w:right w:val="none" w:sz="0" w:space="0" w:color="auto"/>
                  </w:divBdr>
                </w:div>
                <w:div w:id="2140493919">
                  <w:marLeft w:val="0"/>
                  <w:marRight w:val="0"/>
                  <w:marTop w:val="0"/>
                  <w:marBottom w:val="0"/>
                  <w:divBdr>
                    <w:top w:val="none" w:sz="0" w:space="0" w:color="auto"/>
                    <w:left w:val="none" w:sz="0" w:space="0" w:color="auto"/>
                    <w:bottom w:val="none" w:sz="0" w:space="0" w:color="auto"/>
                    <w:right w:val="none" w:sz="0" w:space="0" w:color="auto"/>
                  </w:divBdr>
                </w:div>
                <w:div w:id="1695693916">
                  <w:marLeft w:val="0"/>
                  <w:marRight w:val="0"/>
                  <w:marTop w:val="0"/>
                  <w:marBottom w:val="0"/>
                  <w:divBdr>
                    <w:top w:val="none" w:sz="0" w:space="0" w:color="auto"/>
                    <w:left w:val="none" w:sz="0" w:space="0" w:color="auto"/>
                    <w:bottom w:val="none" w:sz="0" w:space="0" w:color="auto"/>
                    <w:right w:val="none" w:sz="0" w:space="0" w:color="auto"/>
                  </w:divBdr>
                </w:div>
                <w:div w:id="815530369">
                  <w:marLeft w:val="0"/>
                  <w:marRight w:val="0"/>
                  <w:marTop w:val="0"/>
                  <w:marBottom w:val="0"/>
                  <w:divBdr>
                    <w:top w:val="none" w:sz="0" w:space="0" w:color="auto"/>
                    <w:left w:val="none" w:sz="0" w:space="0" w:color="auto"/>
                    <w:bottom w:val="none" w:sz="0" w:space="0" w:color="auto"/>
                    <w:right w:val="none" w:sz="0" w:space="0" w:color="auto"/>
                  </w:divBdr>
                </w:div>
                <w:div w:id="951285229">
                  <w:marLeft w:val="0"/>
                  <w:marRight w:val="0"/>
                  <w:marTop w:val="0"/>
                  <w:marBottom w:val="0"/>
                  <w:divBdr>
                    <w:top w:val="none" w:sz="0" w:space="0" w:color="auto"/>
                    <w:left w:val="none" w:sz="0" w:space="0" w:color="auto"/>
                    <w:bottom w:val="none" w:sz="0" w:space="0" w:color="auto"/>
                    <w:right w:val="none" w:sz="0" w:space="0" w:color="auto"/>
                  </w:divBdr>
                </w:div>
                <w:div w:id="852066298">
                  <w:marLeft w:val="0"/>
                  <w:marRight w:val="0"/>
                  <w:marTop w:val="0"/>
                  <w:marBottom w:val="0"/>
                  <w:divBdr>
                    <w:top w:val="none" w:sz="0" w:space="0" w:color="auto"/>
                    <w:left w:val="none" w:sz="0" w:space="0" w:color="auto"/>
                    <w:bottom w:val="none" w:sz="0" w:space="0" w:color="auto"/>
                    <w:right w:val="none" w:sz="0" w:space="0" w:color="auto"/>
                  </w:divBdr>
                </w:div>
                <w:div w:id="1053849835">
                  <w:marLeft w:val="0"/>
                  <w:marRight w:val="0"/>
                  <w:marTop w:val="0"/>
                  <w:marBottom w:val="0"/>
                  <w:divBdr>
                    <w:top w:val="none" w:sz="0" w:space="0" w:color="auto"/>
                    <w:left w:val="none" w:sz="0" w:space="0" w:color="auto"/>
                    <w:bottom w:val="none" w:sz="0" w:space="0" w:color="auto"/>
                    <w:right w:val="none" w:sz="0" w:space="0" w:color="auto"/>
                  </w:divBdr>
                </w:div>
                <w:div w:id="1841460601">
                  <w:marLeft w:val="0"/>
                  <w:marRight w:val="0"/>
                  <w:marTop w:val="0"/>
                  <w:marBottom w:val="0"/>
                  <w:divBdr>
                    <w:top w:val="none" w:sz="0" w:space="0" w:color="auto"/>
                    <w:left w:val="none" w:sz="0" w:space="0" w:color="auto"/>
                    <w:bottom w:val="none" w:sz="0" w:space="0" w:color="auto"/>
                    <w:right w:val="none" w:sz="0" w:space="0" w:color="auto"/>
                  </w:divBdr>
                </w:div>
                <w:div w:id="1121608227">
                  <w:marLeft w:val="0"/>
                  <w:marRight w:val="0"/>
                  <w:marTop w:val="0"/>
                  <w:marBottom w:val="0"/>
                  <w:divBdr>
                    <w:top w:val="none" w:sz="0" w:space="0" w:color="auto"/>
                    <w:left w:val="none" w:sz="0" w:space="0" w:color="auto"/>
                    <w:bottom w:val="none" w:sz="0" w:space="0" w:color="auto"/>
                    <w:right w:val="none" w:sz="0" w:space="0" w:color="auto"/>
                  </w:divBdr>
                </w:div>
                <w:div w:id="1848328491">
                  <w:marLeft w:val="0"/>
                  <w:marRight w:val="0"/>
                  <w:marTop w:val="0"/>
                  <w:marBottom w:val="0"/>
                  <w:divBdr>
                    <w:top w:val="none" w:sz="0" w:space="0" w:color="auto"/>
                    <w:left w:val="none" w:sz="0" w:space="0" w:color="auto"/>
                    <w:bottom w:val="none" w:sz="0" w:space="0" w:color="auto"/>
                    <w:right w:val="none" w:sz="0" w:space="0" w:color="auto"/>
                  </w:divBdr>
                </w:div>
                <w:div w:id="877593402">
                  <w:marLeft w:val="0"/>
                  <w:marRight w:val="0"/>
                  <w:marTop w:val="0"/>
                  <w:marBottom w:val="0"/>
                  <w:divBdr>
                    <w:top w:val="none" w:sz="0" w:space="0" w:color="auto"/>
                    <w:left w:val="none" w:sz="0" w:space="0" w:color="auto"/>
                    <w:bottom w:val="none" w:sz="0" w:space="0" w:color="auto"/>
                    <w:right w:val="none" w:sz="0" w:space="0" w:color="auto"/>
                  </w:divBdr>
                </w:div>
                <w:div w:id="1297177396">
                  <w:marLeft w:val="0"/>
                  <w:marRight w:val="0"/>
                  <w:marTop w:val="0"/>
                  <w:marBottom w:val="0"/>
                  <w:divBdr>
                    <w:top w:val="none" w:sz="0" w:space="0" w:color="auto"/>
                    <w:left w:val="none" w:sz="0" w:space="0" w:color="auto"/>
                    <w:bottom w:val="none" w:sz="0" w:space="0" w:color="auto"/>
                    <w:right w:val="none" w:sz="0" w:space="0" w:color="auto"/>
                  </w:divBdr>
                </w:div>
                <w:div w:id="1969168314">
                  <w:marLeft w:val="0"/>
                  <w:marRight w:val="0"/>
                  <w:marTop w:val="0"/>
                  <w:marBottom w:val="0"/>
                  <w:divBdr>
                    <w:top w:val="none" w:sz="0" w:space="0" w:color="auto"/>
                    <w:left w:val="none" w:sz="0" w:space="0" w:color="auto"/>
                    <w:bottom w:val="none" w:sz="0" w:space="0" w:color="auto"/>
                    <w:right w:val="none" w:sz="0" w:space="0" w:color="auto"/>
                  </w:divBdr>
                </w:div>
                <w:div w:id="664893093">
                  <w:marLeft w:val="0"/>
                  <w:marRight w:val="0"/>
                  <w:marTop w:val="0"/>
                  <w:marBottom w:val="0"/>
                  <w:divBdr>
                    <w:top w:val="none" w:sz="0" w:space="0" w:color="auto"/>
                    <w:left w:val="none" w:sz="0" w:space="0" w:color="auto"/>
                    <w:bottom w:val="none" w:sz="0" w:space="0" w:color="auto"/>
                    <w:right w:val="none" w:sz="0" w:space="0" w:color="auto"/>
                  </w:divBdr>
                </w:div>
                <w:div w:id="1332875441">
                  <w:marLeft w:val="0"/>
                  <w:marRight w:val="0"/>
                  <w:marTop w:val="0"/>
                  <w:marBottom w:val="0"/>
                  <w:divBdr>
                    <w:top w:val="none" w:sz="0" w:space="0" w:color="auto"/>
                    <w:left w:val="none" w:sz="0" w:space="0" w:color="auto"/>
                    <w:bottom w:val="none" w:sz="0" w:space="0" w:color="auto"/>
                    <w:right w:val="none" w:sz="0" w:space="0" w:color="auto"/>
                  </w:divBdr>
                </w:div>
                <w:div w:id="1694767376">
                  <w:marLeft w:val="0"/>
                  <w:marRight w:val="0"/>
                  <w:marTop w:val="0"/>
                  <w:marBottom w:val="0"/>
                  <w:divBdr>
                    <w:top w:val="none" w:sz="0" w:space="0" w:color="auto"/>
                    <w:left w:val="none" w:sz="0" w:space="0" w:color="auto"/>
                    <w:bottom w:val="none" w:sz="0" w:space="0" w:color="auto"/>
                    <w:right w:val="none" w:sz="0" w:space="0" w:color="auto"/>
                  </w:divBdr>
                </w:div>
                <w:div w:id="2103261438">
                  <w:marLeft w:val="0"/>
                  <w:marRight w:val="0"/>
                  <w:marTop w:val="0"/>
                  <w:marBottom w:val="0"/>
                  <w:divBdr>
                    <w:top w:val="none" w:sz="0" w:space="0" w:color="auto"/>
                    <w:left w:val="none" w:sz="0" w:space="0" w:color="auto"/>
                    <w:bottom w:val="none" w:sz="0" w:space="0" w:color="auto"/>
                    <w:right w:val="none" w:sz="0" w:space="0" w:color="auto"/>
                  </w:divBdr>
                </w:div>
                <w:div w:id="100227133">
                  <w:marLeft w:val="0"/>
                  <w:marRight w:val="0"/>
                  <w:marTop w:val="0"/>
                  <w:marBottom w:val="0"/>
                  <w:divBdr>
                    <w:top w:val="none" w:sz="0" w:space="0" w:color="auto"/>
                    <w:left w:val="none" w:sz="0" w:space="0" w:color="auto"/>
                    <w:bottom w:val="none" w:sz="0" w:space="0" w:color="auto"/>
                    <w:right w:val="none" w:sz="0" w:space="0" w:color="auto"/>
                  </w:divBdr>
                </w:div>
                <w:div w:id="855735212">
                  <w:marLeft w:val="0"/>
                  <w:marRight w:val="0"/>
                  <w:marTop w:val="0"/>
                  <w:marBottom w:val="0"/>
                  <w:divBdr>
                    <w:top w:val="none" w:sz="0" w:space="0" w:color="auto"/>
                    <w:left w:val="none" w:sz="0" w:space="0" w:color="auto"/>
                    <w:bottom w:val="none" w:sz="0" w:space="0" w:color="auto"/>
                    <w:right w:val="none" w:sz="0" w:space="0" w:color="auto"/>
                  </w:divBdr>
                </w:div>
                <w:div w:id="730232215">
                  <w:marLeft w:val="0"/>
                  <w:marRight w:val="0"/>
                  <w:marTop w:val="0"/>
                  <w:marBottom w:val="0"/>
                  <w:divBdr>
                    <w:top w:val="none" w:sz="0" w:space="0" w:color="auto"/>
                    <w:left w:val="none" w:sz="0" w:space="0" w:color="auto"/>
                    <w:bottom w:val="none" w:sz="0" w:space="0" w:color="auto"/>
                    <w:right w:val="none" w:sz="0" w:space="0" w:color="auto"/>
                  </w:divBdr>
                </w:div>
                <w:div w:id="1159032863">
                  <w:marLeft w:val="0"/>
                  <w:marRight w:val="0"/>
                  <w:marTop w:val="0"/>
                  <w:marBottom w:val="0"/>
                  <w:divBdr>
                    <w:top w:val="none" w:sz="0" w:space="0" w:color="auto"/>
                    <w:left w:val="none" w:sz="0" w:space="0" w:color="auto"/>
                    <w:bottom w:val="none" w:sz="0" w:space="0" w:color="auto"/>
                    <w:right w:val="none" w:sz="0" w:space="0" w:color="auto"/>
                  </w:divBdr>
                </w:div>
                <w:div w:id="1955090452">
                  <w:marLeft w:val="0"/>
                  <w:marRight w:val="0"/>
                  <w:marTop w:val="0"/>
                  <w:marBottom w:val="0"/>
                  <w:divBdr>
                    <w:top w:val="none" w:sz="0" w:space="0" w:color="auto"/>
                    <w:left w:val="none" w:sz="0" w:space="0" w:color="auto"/>
                    <w:bottom w:val="none" w:sz="0" w:space="0" w:color="auto"/>
                    <w:right w:val="none" w:sz="0" w:space="0" w:color="auto"/>
                  </w:divBdr>
                </w:div>
                <w:div w:id="1045180175">
                  <w:marLeft w:val="0"/>
                  <w:marRight w:val="0"/>
                  <w:marTop w:val="0"/>
                  <w:marBottom w:val="0"/>
                  <w:divBdr>
                    <w:top w:val="none" w:sz="0" w:space="0" w:color="auto"/>
                    <w:left w:val="none" w:sz="0" w:space="0" w:color="auto"/>
                    <w:bottom w:val="none" w:sz="0" w:space="0" w:color="auto"/>
                    <w:right w:val="none" w:sz="0" w:space="0" w:color="auto"/>
                  </w:divBdr>
                </w:div>
                <w:div w:id="1669286285">
                  <w:marLeft w:val="0"/>
                  <w:marRight w:val="0"/>
                  <w:marTop w:val="0"/>
                  <w:marBottom w:val="0"/>
                  <w:divBdr>
                    <w:top w:val="none" w:sz="0" w:space="0" w:color="auto"/>
                    <w:left w:val="none" w:sz="0" w:space="0" w:color="auto"/>
                    <w:bottom w:val="none" w:sz="0" w:space="0" w:color="auto"/>
                    <w:right w:val="none" w:sz="0" w:space="0" w:color="auto"/>
                  </w:divBdr>
                </w:div>
                <w:div w:id="1098908837">
                  <w:marLeft w:val="0"/>
                  <w:marRight w:val="0"/>
                  <w:marTop w:val="0"/>
                  <w:marBottom w:val="0"/>
                  <w:divBdr>
                    <w:top w:val="none" w:sz="0" w:space="0" w:color="auto"/>
                    <w:left w:val="none" w:sz="0" w:space="0" w:color="auto"/>
                    <w:bottom w:val="none" w:sz="0" w:space="0" w:color="auto"/>
                    <w:right w:val="none" w:sz="0" w:space="0" w:color="auto"/>
                  </w:divBdr>
                </w:div>
                <w:div w:id="678387129">
                  <w:marLeft w:val="0"/>
                  <w:marRight w:val="0"/>
                  <w:marTop w:val="0"/>
                  <w:marBottom w:val="0"/>
                  <w:divBdr>
                    <w:top w:val="none" w:sz="0" w:space="0" w:color="auto"/>
                    <w:left w:val="none" w:sz="0" w:space="0" w:color="auto"/>
                    <w:bottom w:val="none" w:sz="0" w:space="0" w:color="auto"/>
                    <w:right w:val="none" w:sz="0" w:space="0" w:color="auto"/>
                  </w:divBdr>
                </w:div>
                <w:div w:id="772943331">
                  <w:marLeft w:val="0"/>
                  <w:marRight w:val="0"/>
                  <w:marTop w:val="0"/>
                  <w:marBottom w:val="0"/>
                  <w:divBdr>
                    <w:top w:val="none" w:sz="0" w:space="0" w:color="auto"/>
                    <w:left w:val="none" w:sz="0" w:space="0" w:color="auto"/>
                    <w:bottom w:val="none" w:sz="0" w:space="0" w:color="auto"/>
                    <w:right w:val="none" w:sz="0" w:space="0" w:color="auto"/>
                  </w:divBdr>
                </w:div>
                <w:div w:id="1716854438">
                  <w:marLeft w:val="0"/>
                  <w:marRight w:val="0"/>
                  <w:marTop w:val="0"/>
                  <w:marBottom w:val="0"/>
                  <w:divBdr>
                    <w:top w:val="none" w:sz="0" w:space="0" w:color="auto"/>
                    <w:left w:val="none" w:sz="0" w:space="0" w:color="auto"/>
                    <w:bottom w:val="none" w:sz="0" w:space="0" w:color="auto"/>
                    <w:right w:val="none" w:sz="0" w:space="0" w:color="auto"/>
                  </w:divBdr>
                </w:div>
                <w:div w:id="1516964257">
                  <w:marLeft w:val="0"/>
                  <w:marRight w:val="0"/>
                  <w:marTop w:val="0"/>
                  <w:marBottom w:val="0"/>
                  <w:divBdr>
                    <w:top w:val="none" w:sz="0" w:space="0" w:color="auto"/>
                    <w:left w:val="none" w:sz="0" w:space="0" w:color="auto"/>
                    <w:bottom w:val="none" w:sz="0" w:space="0" w:color="auto"/>
                    <w:right w:val="none" w:sz="0" w:space="0" w:color="auto"/>
                  </w:divBdr>
                </w:div>
                <w:div w:id="1933934463">
                  <w:marLeft w:val="0"/>
                  <w:marRight w:val="0"/>
                  <w:marTop w:val="0"/>
                  <w:marBottom w:val="0"/>
                  <w:divBdr>
                    <w:top w:val="none" w:sz="0" w:space="0" w:color="auto"/>
                    <w:left w:val="none" w:sz="0" w:space="0" w:color="auto"/>
                    <w:bottom w:val="none" w:sz="0" w:space="0" w:color="auto"/>
                    <w:right w:val="none" w:sz="0" w:space="0" w:color="auto"/>
                  </w:divBdr>
                </w:div>
                <w:div w:id="1436556775">
                  <w:marLeft w:val="0"/>
                  <w:marRight w:val="0"/>
                  <w:marTop w:val="0"/>
                  <w:marBottom w:val="0"/>
                  <w:divBdr>
                    <w:top w:val="none" w:sz="0" w:space="0" w:color="auto"/>
                    <w:left w:val="none" w:sz="0" w:space="0" w:color="auto"/>
                    <w:bottom w:val="none" w:sz="0" w:space="0" w:color="auto"/>
                    <w:right w:val="none" w:sz="0" w:space="0" w:color="auto"/>
                  </w:divBdr>
                </w:div>
                <w:div w:id="1230533344">
                  <w:marLeft w:val="0"/>
                  <w:marRight w:val="0"/>
                  <w:marTop w:val="0"/>
                  <w:marBottom w:val="0"/>
                  <w:divBdr>
                    <w:top w:val="none" w:sz="0" w:space="0" w:color="auto"/>
                    <w:left w:val="none" w:sz="0" w:space="0" w:color="auto"/>
                    <w:bottom w:val="none" w:sz="0" w:space="0" w:color="auto"/>
                    <w:right w:val="none" w:sz="0" w:space="0" w:color="auto"/>
                  </w:divBdr>
                </w:div>
                <w:div w:id="370150209">
                  <w:marLeft w:val="0"/>
                  <w:marRight w:val="0"/>
                  <w:marTop w:val="0"/>
                  <w:marBottom w:val="0"/>
                  <w:divBdr>
                    <w:top w:val="none" w:sz="0" w:space="0" w:color="auto"/>
                    <w:left w:val="none" w:sz="0" w:space="0" w:color="auto"/>
                    <w:bottom w:val="none" w:sz="0" w:space="0" w:color="auto"/>
                    <w:right w:val="none" w:sz="0" w:space="0" w:color="auto"/>
                  </w:divBdr>
                </w:div>
                <w:div w:id="1437215085">
                  <w:marLeft w:val="0"/>
                  <w:marRight w:val="0"/>
                  <w:marTop w:val="0"/>
                  <w:marBottom w:val="0"/>
                  <w:divBdr>
                    <w:top w:val="none" w:sz="0" w:space="0" w:color="auto"/>
                    <w:left w:val="none" w:sz="0" w:space="0" w:color="auto"/>
                    <w:bottom w:val="none" w:sz="0" w:space="0" w:color="auto"/>
                    <w:right w:val="none" w:sz="0" w:space="0" w:color="auto"/>
                  </w:divBdr>
                </w:div>
                <w:div w:id="1517426190">
                  <w:marLeft w:val="0"/>
                  <w:marRight w:val="0"/>
                  <w:marTop w:val="0"/>
                  <w:marBottom w:val="0"/>
                  <w:divBdr>
                    <w:top w:val="none" w:sz="0" w:space="0" w:color="auto"/>
                    <w:left w:val="none" w:sz="0" w:space="0" w:color="auto"/>
                    <w:bottom w:val="none" w:sz="0" w:space="0" w:color="auto"/>
                    <w:right w:val="none" w:sz="0" w:space="0" w:color="auto"/>
                  </w:divBdr>
                </w:div>
                <w:div w:id="612369446">
                  <w:marLeft w:val="0"/>
                  <w:marRight w:val="0"/>
                  <w:marTop w:val="0"/>
                  <w:marBottom w:val="0"/>
                  <w:divBdr>
                    <w:top w:val="none" w:sz="0" w:space="0" w:color="auto"/>
                    <w:left w:val="none" w:sz="0" w:space="0" w:color="auto"/>
                    <w:bottom w:val="none" w:sz="0" w:space="0" w:color="auto"/>
                    <w:right w:val="none" w:sz="0" w:space="0" w:color="auto"/>
                  </w:divBdr>
                </w:div>
                <w:div w:id="1056510865">
                  <w:marLeft w:val="0"/>
                  <w:marRight w:val="0"/>
                  <w:marTop w:val="0"/>
                  <w:marBottom w:val="0"/>
                  <w:divBdr>
                    <w:top w:val="none" w:sz="0" w:space="0" w:color="auto"/>
                    <w:left w:val="none" w:sz="0" w:space="0" w:color="auto"/>
                    <w:bottom w:val="none" w:sz="0" w:space="0" w:color="auto"/>
                    <w:right w:val="none" w:sz="0" w:space="0" w:color="auto"/>
                  </w:divBdr>
                </w:div>
                <w:div w:id="623199824">
                  <w:marLeft w:val="0"/>
                  <w:marRight w:val="0"/>
                  <w:marTop w:val="0"/>
                  <w:marBottom w:val="0"/>
                  <w:divBdr>
                    <w:top w:val="none" w:sz="0" w:space="0" w:color="auto"/>
                    <w:left w:val="none" w:sz="0" w:space="0" w:color="auto"/>
                    <w:bottom w:val="none" w:sz="0" w:space="0" w:color="auto"/>
                    <w:right w:val="none" w:sz="0" w:space="0" w:color="auto"/>
                  </w:divBdr>
                </w:div>
                <w:div w:id="401871219">
                  <w:marLeft w:val="0"/>
                  <w:marRight w:val="0"/>
                  <w:marTop w:val="0"/>
                  <w:marBottom w:val="0"/>
                  <w:divBdr>
                    <w:top w:val="none" w:sz="0" w:space="0" w:color="auto"/>
                    <w:left w:val="none" w:sz="0" w:space="0" w:color="auto"/>
                    <w:bottom w:val="none" w:sz="0" w:space="0" w:color="auto"/>
                    <w:right w:val="none" w:sz="0" w:space="0" w:color="auto"/>
                  </w:divBdr>
                </w:div>
                <w:div w:id="1814788610">
                  <w:marLeft w:val="0"/>
                  <w:marRight w:val="0"/>
                  <w:marTop w:val="0"/>
                  <w:marBottom w:val="0"/>
                  <w:divBdr>
                    <w:top w:val="none" w:sz="0" w:space="0" w:color="auto"/>
                    <w:left w:val="none" w:sz="0" w:space="0" w:color="auto"/>
                    <w:bottom w:val="none" w:sz="0" w:space="0" w:color="auto"/>
                    <w:right w:val="none" w:sz="0" w:space="0" w:color="auto"/>
                  </w:divBdr>
                </w:div>
                <w:div w:id="1208570381">
                  <w:marLeft w:val="0"/>
                  <w:marRight w:val="0"/>
                  <w:marTop w:val="0"/>
                  <w:marBottom w:val="0"/>
                  <w:divBdr>
                    <w:top w:val="none" w:sz="0" w:space="0" w:color="auto"/>
                    <w:left w:val="none" w:sz="0" w:space="0" w:color="auto"/>
                    <w:bottom w:val="none" w:sz="0" w:space="0" w:color="auto"/>
                    <w:right w:val="none" w:sz="0" w:space="0" w:color="auto"/>
                  </w:divBdr>
                </w:div>
                <w:div w:id="1834758231">
                  <w:marLeft w:val="0"/>
                  <w:marRight w:val="0"/>
                  <w:marTop w:val="0"/>
                  <w:marBottom w:val="0"/>
                  <w:divBdr>
                    <w:top w:val="none" w:sz="0" w:space="0" w:color="auto"/>
                    <w:left w:val="none" w:sz="0" w:space="0" w:color="auto"/>
                    <w:bottom w:val="none" w:sz="0" w:space="0" w:color="auto"/>
                    <w:right w:val="none" w:sz="0" w:space="0" w:color="auto"/>
                  </w:divBdr>
                </w:div>
                <w:div w:id="249507277">
                  <w:marLeft w:val="0"/>
                  <w:marRight w:val="0"/>
                  <w:marTop w:val="0"/>
                  <w:marBottom w:val="0"/>
                  <w:divBdr>
                    <w:top w:val="none" w:sz="0" w:space="0" w:color="auto"/>
                    <w:left w:val="none" w:sz="0" w:space="0" w:color="auto"/>
                    <w:bottom w:val="none" w:sz="0" w:space="0" w:color="auto"/>
                    <w:right w:val="none" w:sz="0" w:space="0" w:color="auto"/>
                  </w:divBdr>
                </w:div>
                <w:div w:id="755900195">
                  <w:marLeft w:val="0"/>
                  <w:marRight w:val="0"/>
                  <w:marTop w:val="0"/>
                  <w:marBottom w:val="0"/>
                  <w:divBdr>
                    <w:top w:val="none" w:sz="0" w:space="0" w:color="auto"/>
                    <w:left w:val="none" w:sz="0" w:space="0" w:color="auto"/>
                    <w:bottom w:val="none" w:sz="0" w:space="0" w:color="auto"/>
                    <w:right w:val="none" w:sz="0" w:space="0" w:color="auto"/>
                  </w:divBdr>
                </w:div>
                <w:div w:id="365257923">
                  <w:marLeft w:val="0"/>
                  <w:marRight w:val="0"/>
                  <w:marTop w:val="0"/>
                  <w:marBottom w:val="0"/>
                  <w:divBdr>
                    <w:top w:val="none" w:sz="0" w:space="0" w:color="auto"/>
                    <w:left w:val="none" w:sz="0" w:space="0" w:color="auto"/>
                    <w:bottom w:val="none" w:sz="0" w:space="0" w:color="auto"/>
                    <w:right w:val="none" w:sz="0" w:space="0" w:color="auto"/>
                  </w:divBdr>
                </w:div>
                <w:div w:id="533688214">
                  <w:marLeft w:val="0"/>
                  <w:marRight w:val="0"/>
                  <w:marTop w:val="0"/>
                  <w:marBottom w:val="0"/>
                  <w:divBdr>
                    <w:top w:val="none" w:sz="0" w:space="0" w:color="auto"/>
                    <w:left w:val="none" w:sz="0" w:space="0" w:color="auto"/>
                    <w:bottom w:val="none" w:sz="0" w:space="0" w:color="auto"/>
                    <w:right w:val="none" w:sz="0" w:space="0" w:color="auto"/>
                  </w:divBdr>
                </w:div>
                <w:div w:id="2006275344">
                  <w:marLeft w:val="0"/>
                  <w:marRight w:val="0"/>
                  <w:marTop w:val="0"/>
                  <w:marBottom w:val="0"/>
                  <w:divBdr>
                    <w:top w:val="none" w:sz="0" w:space="0" w:color="auto"/>
                    <w:left w:val="none" w:sz="0" w:space="0" w:color="auto"/>
                    <w:bottom w:val="none" w:sz="0" w:space="0" w:color="auto"/>
                    <w:right w:val="none" w:sz="0" w:space="0" w:color="auto"/>
                  </w:divBdr>
                </w:div>
                <w:div w:id="2029134102">
                  <w:marLeft w:val="0"/>
                  <w:marRight w:val="0"/>
                  <w:marTop w:val="0"/>
                  <w:marBottom w:val="0"/>
                  <w:divBdr>
                    <w:top w:val="none" w:sz="0" w:space="0" w:color="auto"/>
                    <w:left w:val="none" w:sz="0" w:space="0" w:color="auto"/>
                    <w:bottom w:val="none" w:sz="0" w:space="0" w:color="auto"/>
                    <w:right w:val="none" w:sz="0" w:space="0" w:color="auto"/>
                  </w:divBdr>
                </w:div>
                <w:div w:id="1557084316">
                  <w:marLeft w:val="0"/>
                  <w:marRight w:val="0"/>
                  <w:marTop w:val="0"/>
                  <w:marBottom w:val="0"/>
                  <w:divBdr>
                    <w:top w:val="none" w:sz="0" w:space="0" w:color="auto"/>
                    <w:left w:val="none" w:sz="0" w:space="0" w:color="auto"/>
                    <w:bottom w:val="none" w:sz="0" w:space="0" w:color="auto"/>
                    <w:right w:val="none" w:sz="0" w:space="0" w:color="auto"/>
                  </w:divBdr>
                </w:div>
                <w:div w:id="1186093324">
                  <w:marLeft w:val="0"/>
                  <w:marRight w:val="0"/>
                  <w:marTop w:val="0"/>
                  <w:marBottom w:val="0"/>
                  <w:divBdr>
                    <w:top w:val="none" w:sz="0" w:space="0" w:color="auto"/>
                    <w:left w:val="none" w:sz="0" w:space="0" w:color="auto"/>
                    <w:bottom w:val="none" w:sz="0" w:space="0" w:color="auto"/>
                    <w:right w:val="none" w:sz="0" w:space="0" w:color="auto"/>
                  </w:divBdr>
                </w:div>
                <w:div w:id="1314408813">
                  <w:marLeft w:val="0"/>
                  <w:marRight w:val="0"/>
                  <w:marTop w:val="0"/>
                  <w:marBottom w:val="0"/>
                  <w:divBdr>
                    <w:top w:val="none" w:sz="0" w:space="0" w:color="auto"/>
                    <w:left w:val="none" w:sz="0" w:space="0" w:color="auto"/>
                    <w:bottom w:val="none" w:sz="0" w:space="0" w:color="auto"/>
                    <w:right w:val="none" w:sz="0" w:space="0" w:color="auto"/>
                  </w:divBdr>
                </w:div>
                <w:div w:id="1813206343">
                  <w:marLeft w:val="0"/>
                  <w:marRight w:val="0"/>
                  <w:marTop w:val="0"/>
                  <w:marBottom w:val="0"/>
                  <w:divBdr>
                    <w:top w:val="none" w:sz="0" w:space="0" w:color="auto"/>
                    <w:left w:val="none" w:sz="0" w:space="0" w:color="auto"/>
                    <w:bottom w:val="none" w:sz="0" w:space="0" w:color="auto"/>
                    <w:right w:val="none" w:sz="0" w:space="0" w:color="auto"/>
                  </w:divBdr>
                </w:div>
                <w:div w:id="597372969">
                  <w:marLeft w:val="0"/>
                  <w:marRight w:val="0"/>
                  <w:marTop w:val="0"/>
                  <w:marBottom w:val="0"/>
                  <w:divBdr>
                    <w:top w:val="none" w:sz="0" w:space="0" w:color="auto"/>
                    <w:left w:val="none" w:sz="0" w:space="0" w:color="auto"/>
                    <w:bottom w:val="none" w:sz="0" w:space="0" w:color="auto"/>
                    <w:right w:val="none" w:sz="0" w:space="0" w:color="auto"/>
                  </w:divBdr>
                </w:div>
                <w:div w:id="1041595045">
                  <w:marLeft w:val="0"/>
                  <w:marRight w:val="0"/>
                  <w:marTop w:val="0"/>
                  <w:marBottom w:val="0"/>
                  <w:divBdr>
                    <w:top w:val="none" w:sz="0" w:space="0" w:color="auto"/>
                    <w:left w:val="none" w:sz="0" w:space="0" w:color="auto"/>
                    <w:bottom w:val="none" w:sz="0" w:space="0" w:color="auto"/>
                    <w:right w:val="none" w:sz="0" w:space="0" w:color="auto"/>
                  </w:divBdr>
                </w:div>
                <w:div w:id="749280504">
                  <w:marLeft w:val="0"/>
                  <w:marRight w:val="0"/>
                  <w:marTop w:val="0"/>
                  <w:marBottom w:val="0"/>
                  <w:divBdr>
                    <w:top w:val="none" w:sz="0" w:space="0" w:color="auto"/>
                    <w:left w:val="none" w:sz="0" w:space="0" w:color="auto"/>
                    <w:bottom w:val="none" w:sz="0" w:space="0" w:color="auto"/>
                    <w:right w:val="none" w:sz="0" w:space="0" w:color="auto"/>
                  </w:divBdr>
                </w:div>
                <w:div w:id="1847282660">
                  <w:marLeft w:val="0"/>
                  <w:marRight w:val="0"/>
                  <w:marTop w:val="0"/>
                  <w:marBottom w:val="0"/>
                  <w:divBdr>
                    <w:top w:val="none" w:sz="0" w:space="0" w:color="auto"/>
                    <w:left w:val="none" w:sz="0" w:space="0" w:color="auto"/>
                    <w:bottom w:val="none" w:sz="0" w:space="0" w:color="auto"/>
                    <w:right w:val="none" w:sz="0" w:space="0" w:color="auto"/>
                  </w:divBdr>
                </w:div>
                <w:div w:id="368998114">
                  <w:marLeft w:val="0"/>
                  <w:marRight w:val="0"/>
                  <w:marTop w:val="0"/>
                  <w:marBottom w:val="0"/>
                  <w:divBdr>
                    <w:top w:val="none" w:sz="0" w:space="0" w:color="auto"/>
                    <w:left w:val="none" w:sz="0" w:space="0" w:color="auto"/>
                    <w:bottom w:val="none" w:sz="0" w:space="0" w:color="auto"/>
                    <w:right w:val="none" w:sz="0" w:space="0" w:color="auto"/>
                  </w:divBdr>
                </w:div>
                <w:div w:id="2017228068">
                  <w:marLeft w:val="0"/>
                  <w:marRight w:val="0"/>
                  <w:marTop w:val="0"/>
                  <w:marBottom w:val="0"/>
                  <w:divBdr>
                    <w:top w:val="none" w:sz="0" w:space="0" w:color="auto"/>
                    <w:left w:val="none" w:sz="0" w:space="0" w:color="auto"/>
                    <w:bottom w:val="none" w:sz="0" w:space="0" w:color="auto"/>
                    <w:right w:val="none" w:sz="0" w:space="0" w:color="auto"/>
                  </w:divBdr>
                </w:div>
                <w:div w:id="396174444">
                  <w:marLeft w:val="0"/>
                  <w:marRight w:val="0"/>
                  <w:marTop w:val="0"/>
                  <w:marBottom w:val="0"/>
                  <w:divBdr>
                    <w:top w:val="none" w:sz="0" w:space="0" w:color="auto"/>
                    <w:left w:val="none" w:sz="0" w:space="0" w:color="auto"/>
                    <w:bottom w:val="none" w:sz="0" w:space="0" w:color="auto"/>
                    <w:right w:val="none" w:sz="0" w:space="0" w:color="auto"/>
                  </w:divBdr>
                </w:div>
                <w:div w:id="1269309721">
                  <w:marLeft w:val="0"/>
                  <w:marRight w:val="0"/>
                  <w:marTop w:val="0"/>
                  <w:marBottom w:val="0"/>
                  <w:divBdr>
                    <w:top w:val="none" w:sz="0" w:space="0" w:color="auto"/>
                    <w:left w:val="none" w:sz="0" w:space="0" w:color="auto"/>
                    <w:bottom w:val="none" w:sz="0" w:space="0" w:color="auto"/>
                    <w:right w:val="none" w:sz="0" w:space="0" w:color="auto"/>
                  </w:divBdr>
                </w:div>
                <w:div w:id="1036471060">
                  <w:marLeft w:val="0"/>
                  <w:marRight w:val="0"/>
                  <w:marTop w:val="0"/>
                  <w:marBottom w:val="0"/>
                  <w:divBdr>
                    <w:top w:val="none" w:sz="0" w:space="0" w:color="auto"/>
                    <w:left w:val="none" w:sz="0" w:space="0" w:color="auto"/>
                    <w:bottom w:val="none" w:sz="0" w:space="0" w:color="auto"/>
                    <w:right w:val="none" w:sz="0" w:space="0" w:color="auto"/>
                  </w:divBdr>
                </w:div>
                <w:div w:id="1531184257">
                  <w:marLeft w:val="0"/>
                  <w:marRight w:val="0"/>
                  <w:marTop w:val="0"/>
                  <w:marBottom w:val="0"/>
                  <w:divBdr>
                    <w:top w:val="none" w:sz="0" w:space="0" w:color="auto"/>
                    <w:left w:val="none" w:sz="0" w:space="0" w:color="auto"/>
                    <w:bottom w:val="none" w:sz="0" w:space="0" w:color="auto"/>
                    <w:right w:val="none" w:sz="0" w:space="0" w:color="auto"/>
                  </w:divBdr>
                </w:div>
                <w:div w:id="1411002389">
                  <w:marLeft w:val="0"/>
                  <w:marRight w:val="0"/>
                  <w:marTop w:val="0"/>
                  <w:marBottom w:val="0"/>
                  <w:divBdr>
                    <w:top w:val="none" w:sz="0" w:space="0" w:color="auto"/>
                    <w:left w:val="none" w:sz="0" w:space="0" w:color="auto"/>
                    <w:bottom w:val="none" w:sz="0" w:space="0" w:color="auto"/>
                    <w:right w:val="none" w:sz="0" w:space="0" w:color="auto"/>
                  </w:divBdr>
                </w:div>
                <w:div w:id="1045719829">
                  <w:marLeft w:val="0"/>
                  <w:marRight w:val="0"/>
                  <w:marTop w:val="0"/>
                  <w:marBottom w:val="0"/>
                  <w:divBdr>
                    <w:top w:val="none" w:sz="0" w:space="0" w:color="auto"/>
                    <w:left w:val="none" w:sz="0" w:space="0" w:color="auto"/>
                    <w:bottom w:val="none" w:sz="0" w:space="0" w:color="auto"/>
                    <w:right w:val="none" w:sz="0" w:space="0" w:color="auto"/>
                  </w:divBdr>
                </w:div>
                <w:div w:id="719742252">
                  <w:marLeft w:val="0"/>
                  <w:marRight w:val="0"/>
                  <w:marTop w:val="0"/>
                  <w:marBottom w:val="0"/>
                  <w:divBdr>
                    <w:top w:val="none" w:sz="0" w:space="0" w:color="auto"/>
                    <w:left w:val="none" w:sz="0" w:space="0" w:color="auto"/>
                    <w:bottom w:val="none" w:sz="0" w:space="0" w:color="auto"/>
                    <w:right w:val="none" w:sz="0" w:space="0" w:color="auto"/>
                  </w:divBdr>
                </w:div>
                <w:div w:id="1796672765">
                  <w:marLeft w:val="0"/>
                  <w:marRight w:val="0"/>
                  <w:marTop w:val="0"/>
                  <w:marBottom w:val="0"/>
                  <w:divBdr>
                    <w:top w:val="none" w:sz="0" w:space="0" w:color="auto"/>
                    <w:left w:val="none" w:sz="0" w:space="0" w:color="auto"/>
                    <w:bottom w:val="none" w:sz="0" w:space="0" w:color="auto"/>
                    <w:right w:val="none" w:sz="0" w:space="0" w:color="auto"/>
                  </w:divBdr>
                </w:div>
                <w:div w:id="1063256429">
                  <w:marLeft w:val="0"/>
                  <w:marRight w:val="0"/>
                  <w:marTop w:val="0"/>
                  <w:marBottom w:val="0"/>
                  <w:divBdr>
                    <w:top w:val="none" w:sz="0" w:space="0" w:color="auto"/>
                    <w:left w:val="none" w:sz="0" w:space="0" w:color="auto"/>
                    <w:bottom w:val="none" w:sz="0" w:space="0" w:color="auto"/>
                    <w:right w:val="none" w:sz="0" w:space="0" w:color="auto"/>
                  </w:divBdr>
                </w:div>
                <w:div w:id="1308121268">
                  <w:marLeft w:val="0"/>
                  <w:marRight w:val="0"/>
                  <w:marTop w:val="0"/>
                  <w:marBottom w:val="0"/>
                  <w:divBdr>
                    <w:top w:val="none" w:sz="0" w:space="0" w:color="auto"/>
                    <w:left w:val="none" w:sz="0" w:space="0" w:color="auto"/>
                    <w:bottom w:val="none" w:sz="0" w:space="0" w:color="auto"/>
                    <w:right w:val="none" w:sz="0" w:space="0" w:color="auto"/>
                  </w:divBdr>
                </w:div>
                <w:div w:id="457340728">
                  <w:marLeft w:val="0"/>
                  <w:marRight w:val="0"/>
                  <w:marTop w:val="0"/>
                  <w:marBottom w:val="0"/>
                  <w:divBdr>
                    <w:top w:val="none" w:sz="0" w:space="0" w:color="auto"/>
                    <w:left w:val="none" w:sz="0" w:space="0" w:color="auto"/>
                    <w:bottom w:val="none" w:sz="0" w:space="0" w:color="auto"/>
                    <w:right w:val="none" w:sz="0" w:space="0" w:color="auto"/>
                  </w:divBdr>
                </w:div>
                <w:div w:id="1098330299">
                  <w:marLeft w:val="0"/>
                  <w:marRight w:val="0"/>
                  <w:marTop w:val="0"/>
                  <w:marBottom w:val="0"/>
                  <w:divBdr>
                    <w:top w:val="none" w:sz="0" w:space="0" w:color="auto"/>
                    <w:left w:val="none" w:sz="0" w:space="0" w:color="auto"/>
                    <w:bottom w:val="none" w:sz="0" w:space="0" w:color="auto"/>
                    <w:right w:val="none" w:sz="0" w:space="0" w:color="auto"/>
                  </w:divBdr>
                </w:div>
                <w:div w:id="182938967">
                  <w:marLeft w:val="0"/>
                  <w:marRight w:val="0"/>
                  <w:marTop w:val="0"/>
                  <w:marBottom w:val="0"/>
                  <w:divBdr>
                    <w:top w:val="none" w:sz="0" w:space="0" w:color="auto"/>
                    <w:left w:val="none" w:sz="0" w:space="0" w:color="auto"/>
                    <w:bottom w:val="none" w:sz="0" w:space="0" w:color="auto"/>
                    <w:right w:val="none" w:sz="0" w:space="0" w:color="auto"/>
                  </w:divBdr>
                </w:div>
                <w:div w:id="1540170199">
                  <w:marLeft w:val="0"/>
                  <w:marRight w:val="0"/>
                  <w:marTop w:val="0"/>
                  <w:marBottom w:val="0"/>
                  <w:divBdr>
                    <w:top w:val="none" w:sz="0" w:space="0" w:color="auto"/>
                    <w:left w:val="none" w:sz="0" w:space="0" w:color="auto"/>
                    <w:bottom w:val="none" w:sz="0" w:space="0" w:color="auto"/>
                    <w:right w:val="none" w:sz="0" w:space="0" w:color="auto"/>
                  </w:divBdr>
                </w:div>
                <w:div w:id="1108816160">
                  <w:marLeft w:val="0"/>
                  <w:marRight w:val="0"/>
                  <w:marTop w:val="0"/>
                  <w:marBottom w:val="0"/>
                  <w:divBdr>
                    <w:top w:val="none" w:sz="0" w:space="0" w:color="auto"/>
                    <w:left w:val="none" w:sz="0" w:space="0" w:color="auto"/>
                    <w:bottom w:val="none" w:sz="0" w:space="0" w:color="auto"/>
                    <w:right w:val="none" w:sz="0" w:space="0" w:color="auto"/>
                  </w:divBdr>
                </w:div>
                <w:div w:id="976375617">
                  <w:marLeft w:val="0"/>
                  <w:marRight w:val="0"/>
                  <w:marTop w:val="0"/>
                  <w:marBottom w:val="0"/>
                  <w:divBdr>
                    <w:top w:val="none" w:sz="0" w:space="0" w:color="auto"/>
                    <w:left w:val="none" w:sz="0" w:space="0" w:color="auto"/>
                    <w:bottom w:val="none" w:sz="0" w:space="0" w:color="auto"/>
                    <w:right w:val="none" w:sz="0" w:space="0" w:color="auto"/>
                  </w:divBdr>
                </w:div>
                <w:div w:id="311713059">
                  <w:marLeft w:val="0"/>
                  <w:marRight w:val="0"/>
                  <w:marTop w:val="0"/>
                  <w:marBottom w:val="0"/>
                  <w:divBdr>
                    <w:top w:val="none" w:sz="0" w:space="0" w:color="auto"/>
                    <w:left w:val="none" w:sz="0" w:space="0" w:color="auto"/>
                    <w:bottom w:val="none" w:sz="0" w:space="0" w:color="auto"/>
                    <w:right w:val="none" w:sz="0" w:space="0" w:color="auto"/>
                  </w:divBdr>
                </w:div>
                <w:div w:id="430009132">
                  <w:marLeft w:val="0"/>
                  <w:marRight w:val="0"/>
                  <w:marTop w:val="0"/>
                  <w:marBottom w:val="0"/>
                  <w:divBdr>
                    <w:top w:val="none" w:sz="0" w:space="0" w:color="auto"/>
                    <w:left w:val="none" w:sz="0" w:space="0" w:color="auto"/>
                    <w:bottom w:val="none" w:sz="0" w:space="0" w:color="auto"/>
                    <w:right w:val="none" w:sz="0" w:space="0" w:color="auto"/>
                  </w:divBdr>
                </w:div>
                <w:div w:id="233512229">
                  <w:marLeft w:val="0"/>
                  <w:marRight w:val="0"/>
                  <w:marTop w:val="0"/>
                  <w:marBottom w:val="0"/>
                  <w:divBdr>
                    <w:top w:val="none" w:sz="0" w:space="0" w:color="auto"/>
                    <w:left w:val="none" w:sz="0" w:space="0" w:color="auto"/>
                    <w:bottom w:val="none" w:sz="0" w:space="0" w:color="auto"/>
                    <w:right w:val="none" w:sz="0" w:space="0" w:color="auto"/>
                  </w:divBdr>
                </w:div>
                <w:div w:id="886986762">
                  <w:marLeft w:val="0"/>
                  <w:marRight w:val="0"/>
                  <w:marTop w:val="0"/>
                  <w:marBottom w:val="0"/>
                  <w:divBdr>
                    <w:top w:val="none" w:sz="0" w:space="0" w:color="auto"/>
                    <w:left w:val="none" w:sz="0" w:space="0" w:color="auto"/>
                    <w:bottom w:val="none" w:sz="0" w:space="0" w:color="auto"/>
                    <w:right w:val="none" w:sz="0" w:space="0" w:color="auto"/>
                  </w:divBdr>
                </w:div>
                <w:div w:id="540747137">
                  <w:marLeft w:val="0"/>
                  <w:marRight w:val="0"/>
                  <w:marTop w:val="0"/>
                  <w:marBottom w:val="0"/>
                  <w:divBdr>
                    <w:top w:val="none" w:sz="0" w:space="0" w:color="auto"/>
                    <w:left w:val="none" w:sz="0" w:space="0" w:color="auto"/>
                    <w:bottom w:val="none" w:sz="0" w:space="0" w:color="auto"/>
                    <w:right w:val="none" w:sz="0" w:space="0" w:color="auto"/>
                  </w:divBdr>
                </w:div>
                <w:div w:id="1227185608">
                  <w:marLeft w:val="0"/>
                  <w:marRight w:val="0"/>
                  <w:marTop w:val="0"/>
                  <w:marBottom w:val="0"/>
                  <w:divBdr>
                    <w:top w:val="none" w:sz="0" w:space="0" w:color="auto"/>
                    <w:left w:val="none" w:sz="0" w:space="0" w:color="auto"/>
                    <w:bottom w:val="none" w:sz="0" w:space="0" w:color="auto"/>
                    <w:right w:val="none" w:sz="0" w:space="0" w:color="auto"/>
                  </w:divBdr>
                </w:div>
                <w:div w:id="1656255280">
                  <w:marLeft w:val="0"/>
                  <w:marRight w:val="0"/>
                  <w:marTop w:val="0"/>
                  <w:marBottom w:val="0"/>
                  <w:divBdr>
                    <w:top w:val="none" w:sz="0" w:space="0" w:color="auto"/>
                    <w:left w:val="none" w:sz="0" w:space="0" w:color="auto"/>
                    <w:bottom w:val="none" w:sz="0" w:space="0" w:color="auto"/>
                    <w:right w:val="none" w:sz="0" w:space="0" w:color="auto"/>
                  </w:divBdr>
                </w:div>
                <w:div w:id="477040614">
                  <w:marLeft w:val="0"/>
                  <w:marRight w:val="0"/>
                  <w:marTop w:val="0"/>
                  <w:marBottom w:val="0"/>
                  <w:divBdr>
                    <w:top w:val="none" w:sz="0" w:space="0" w:color="auto"/>
                    <w:left w:val="none" w:sz="0" w:space="0" w:color="auto"/>
                    <w:bottom w:val="none" w:sz="0" w:space="0" w:color="auto"/>
                    <w:right w:val="none" w:sz="0" w:space="0" w:color="auto"/>
                  </w:divBdr>
                </w:div>
                <w:div w:id="78600071">
                  <w:marLeft w:val="0"/>
                  <w:marRight w:val="0"/>
                  <w:marTop w:val="0"/>
                  <w:marBottom w:val="0"/>
                  <w:divBdr>
                    <w:top w:val="none" w:sz="0" w:space="0" w:color="auto"/>
                    <w:left w:val="none" w:sz="0" w:space="0" w:color="auto"/>
                    <w:bottom w:val="none" w:sz="0" w:space="0" w:color="auto"/>
                    <w:right w:val="none" w:sz="0" w:space="0" w:color="auto"/>
                  </w:divBdr>
                </w:div>
                <w:div w:id="8798919">
                  <w:marLeft w:val="0"/>
                  <w:marRight w:val="0"/>
                  <w:marTop w:val="0"/>
                  <w:marBottom w:val="0"/>
                  <w:divBdr>
                    <w:top w:val="none" w:sz="0" w:space="0" w:color="auto"/>
                    <w:left w:val="none" w:sz="0" w:space="0" w:color="auto"/>
                    <w:bottom w:val="none" w:sz="0" w:space="0" w:color="auto"/>
                    <w:right w:val="none" w:sz="0" w:space="0" w:color="auto"/>
                  </w:divBdr>
                </w:div>
                <w:div w:id="1701206048">
                  <w:marLeft w:val="0"/>
                  <w:marRight w:val="0"/>
                  <w:marTop w:val="0"/>
                  <w:marBottom w:val="0"/>
                  <w:divBdr>
                    <w:top w:val="none" w:sz="0" w:space="0" w:color="auto"/>
                    <w:left w:val="none" w:sz="0" w:space="0" w:color="auto"/>
                    <w:bottom w:val="none" w:sz="0" w:space="0" w:color="auto"/>
                    <w:right w:val="none" w:sz="0" w:space="0" w:color="auto"/>
                  </w:divBdr>
                </w:div>
                <w:div w:id="1468015664">
                  <w:marLeft w:val="0"/>
                  <w:marRight w:val="0"/>
                  <w:marTop w:val="0"/>
                  <w:marBottom w:val="0"/>
                  <w:divBdr>
                    <w:top w:val="none" w:sz="0" w:space="0" w:color="auto"/>
                    <w:left w:val="none" w:sz="0" w:space="0" w:color="auto"/>
                    <w:bottom w:val="none" w:sz="0" w:space="0" w:color="auto"/>
                    <w:right w:val="none" w:sz="0" w:space="0" w:color="auto"/>
                  </w:divBdr>
                </w:div>
                <w:div w:id="1717316944">
                  <w:marLeft w:val="0"/>
                  <w:marRight w:val="0"/>
                  <w:marTop w:val="0"/>
                  <w:marBottom w:val="0"/>
                  <w:divBdr>
                    <w:top w:val="none" w:sz="0" w:space="0" w:color="auto"/>
                    <w:left w:val="none" w:sz="0" w:space="0" w:color="auto"/>
                    <w:bottom w:val="none" w:sz="0" w:space="0" w:color="auto"/>
                    <w:right w:val="none" w:sz="0" w:space="0" w:color="auto"/>
                  </w:divBdr>
                </w:div>
                <w:div w:id="2087264030">
                  <w:marLeft w:val="0"/>
                  <w:marRight w:val="0"/>
                  <w:marTop w:val="0"/>
                  <w:marBottom w:val="0"/>
                  <w:divBdr>
                    <w:top w:val="none" w:sz="0" w:space="0" w:color="auto"/>
                    <w:left w:val="none" w:sz="0" w:space="0" w:color="auto"/>
                    <w:bottom w:val="none" w:sz="0" w:space="0" w:color="auto"/>
                    <w:right w:val="none" w:sz="0" w:space="0" w:color="auto"/>
                  </w:divBdr>
                </w:div>
                <w:div w:id="1294561228">
                  <w:marLeft w:val="0"/>
                  <w:marRight w:val="0"/>
                  <w:marTop w:val="0"/>
                  <w:marBottom w:val="0"/>
                  <w:divBdr>
                    <w:top w:val="none" w:sz="0" w:space="0" w:color="auto"/>
                    <w:left w:val="none" w:sz="0" w:space="0" w:color="auto"/>
                    <w:bottom w:val="none" w:sz="0" w:space="0" w:color="auto"/>
                    <w:right w:val="none" w:sz="0" w:space="0" w:color="auto"/>
                  </w:divBdr>
                </w:div>
                <w:div w:id="400447303">
                  <w:marLeft w:val="0"/>
                  <w:marRight w:val="0"/>
                  <w:marTop w:val="0"/>
                  <w:marBottom w:val="0"/>
                  <w:divBdr>
                    <w:top w:val="none" w:sz="0" w:space="0" w:color="auto"/>
                    <w:left w:val="none" w:sz="0" w:space="0" w:color="auto"/>
                    <w:bottom w:val="none" w:sz="0" w:space="0" w:color="auto"/>
                    <w:right w:val="none" w:sz="0" w:space="0" w:color="auto"/>
                  </w:divBdr>
                </w:div>
                <w:div w:id="1514881621">
                  <w:marLeft w:val="0"/>
                  <w:marRight w:val="0"/>
                  <w:marTop w:val="0"/>
                  <w:marBottom w:val="0"/>
                  <w:divBdr>
                    <w:top w:val="none" w:sz="0" w:space="0" w:color="auto"/>
                    <w:left w:val="none" w:sz="0" w:space="0" w:color="auto"/>
                    <w:bottom w:val="none" w:sz="0" w:space="0" w:color="auto"/>
                    <w:right w:val="none" w:sz="0" w:space="0" w:color="auto"/>
                  </w:divBdr>
                </w:div>
                <w:div w:id="1681662472">
                  <w:marLeft w:val="0"/>
                  <w:marRight w:val="0"/>
                  <w:marTop w:val="0"/>
                  <w:marBottom w:val="0"/>
                  <w:divBdr>
                    <w:top w:val="none" w:sz="0" w:space="0" w:color="auto"/>
                    <w:left w:val="none" w:sz="0" w:space="0" w:color="auto"/>
                    <w:bottom w:val="none" w:sz="0" w:space="0" w:color="auto"/>
                    <w:right w:val="none" w:sz="0" w:space="0" w:color="auto"/>
                  </w:divBdr>
                </w:div>
                <w:div w:id="561604896">
                  <w:marLeft w:val="0"/>
                  <w:marRight w:val="0"/>
                  <w:marTop w:val="0"/>
                  <w:marBottom w:val="0"/>
                  <w:divBdr>
                    <w:top w:val="none" w:sz="0" w:space="0" w:color="auto"/>
                    <w:left w:val="none" w:sz="0" w:space="0" w:color="auto"/>
                    <w:bottom w:val="none" w:sz="0" w:space="0" w:color="auto"/>
                    <w:right w:val="none" w:sz="0" w:space="0" w:color="auto"/>
                  </w:divBdr>
                </w:div>
                <w:div w:id="208952803">
                  <w:marLeft w:val="0"/>
                  <w:marRight w:val="0"/>
                  <w:marTop w:val="0"/>
                  <w:marBottom w:val="0"/>
                  <w:divBdr>
                    <w:top w:val="none" w:sz="0" w:space="0" w:color="auto"/>
                    <w:left w:val="none" w:sz="0" w:space="0" w:color="auto"/>
                    <w:bottom w:val="none" w:sz="0" w:space="0" w:color="auto"/>
                    <w:right w:val="none" w:sz="0" w:space="0" w:color="auto"/>
                  </w:divBdr>
                </w:div>
                <w:div w:id="1787888346">
                  <w:marLeft w:val="0"/>
                  <w:marRight w:val="0"/>
                  <w:marTop w:val="0"/>
                  <w:marBottom w:val="0"/>
                  <w:divBdr>
                    <w:top w:val="none" w:sz="0" w:space="0" w:color="auto"/>
                    <w:left w:val="none" w:sz="0" w:space="0" w:color="auto"/>
                    <w:bottom w:val="none" w:sz="0" w:space="0" w:color="auto"/>
                    <w:right w:val="none" w:sz="0" w:space="0" w:color="auto"/>
                  </w:divBdr>
                </w:div>
                <w:div w:id="1765496617">
                  <w:marLeft w:val="0"/>
                  <w:marRight w:val="0"/>
                  <w:marTop w:val="0"/>
                  <w:marBottom w:val="0"/>
                  <w:divBdr>
                    <w:top w:val="none" w:sz="0" w:space="0" w:color="auto"/>
                    <w:left w:val="none" w:sz="0" w:space="0" w:color="auto"/>
                    <w:bottom w:val="none" w:sz="0" w:space="0" w:color="auto"/>
                    <w:right w:val="none" w:sz="0" w:space="0" w:color="auto"/>
                  </w:divBdr>
                </w:div>
                <w:div w:id="1485509164">
                  <w:marLeft w:val="0"/>
                  <w:marRight w:val="0"/>
                  <w:marTop w:val="0"/>
                  <w:marBottom w:val="0"/>
                  <w:divBdr>
                    <w:top w:val="none" w:sz="0" w:space="0" w:color="auto"/>
                    <w:left w:val="none" w:sz="0" w:space="0" w:color="auto"/>
                    <w:bottom w:val="none" w:sz="0" w:space="0" w:color="auto"/>
                    <w:right w:val="none" w:sz="0" w:space="0" w:color="auto"/>
                  </w:divBdr>
                </w:div>
                <w:div w:id="497769148">
                  <w:marLeft w:val="0"/>
                  <w:marRight w:val="0"/>
                  <w:marTop w:val="0"/>
                  <w:marBottom w:val="0"/>
                  <w:divBdr>
                    <w:top w:val="none" w:sz="0" w:space="0" w:color="auto"/>
                    <w:left w:val="none" w:sz="0" w:space="0" w:color="auto"/>
                    <w:bottom w:val="none" w:sz="0" w:space="0" w:color="auto"/>
                    <w:right w:val="none" w:sz="0" w:space="0" w:color="auto"/>
                  </w:divBdr>
                </w:div>
                <w:div w:id="2093815918">
                  <w:marLeft w:val="0"/>
                  <w:marRight w:val="0"/>
                  <w:marTop w:val="0"/>
                  <w:marBottom w:val="0"/>
                  <w:divBdr>
                    <w:top w:val="none" w:sz="0" w:space="0" w:color="auto"/>
                    <w:left w:val="none" w:sz="0" w:space="0" w:color="auto"/>
                    <w:bottom w:val="none" w:sz="0" w:space="0" w:color="auto"/>
                    <w:right w:val="none" w:sz="0" w:space="0" w:color="auto"/>
                  </w:divBdr>
                </w:div>
                <w:div w:id="1179346475">
                  <w:marLeft w:val="0"/>
                  <w:marRight w:val="0"/>
                  <w:marTop w:val="0"/>
                  <w:marBottom w:val="0"/>
                  <w:divBdr>
                    <w:top w:val="none" w:sz="0" w:space="0" w:color="auto"/>
                    <w:left w:val="none" w:sz="0" w:space="0" w:color="auto"/>
                    <w:bottom w:val="none" w:sz="0" w:space="0" w:color="auto"/>
                    <w:right w:val="none" w:sz="0" w:space="0" w:color="auto"/>
                  </w:divBdr>
                </w:div>
                <w:div w:id="833880155">
                  <w:marLeft w:val="0"/>
                  <w:marRight w:val="0"/>
                  <w:marTop w:val="0"/>
                  <w:marBottom w:val="0"/>
                  <w:divBdr>
                    <w:top w:val="none" w:sz="0" w:space="0" w:color="auto"/>
                    <w:left w:val="none" w:sz="0" w:space="0" w:color="auto"/>
                    <w:bottom w:val="none" w:sz="0" w:space="0" w:color="auto"/>
                    <w:right w:val="none" w:sz="0" w:space="0" w:color="auto"/>
                  </w:divBdr>
                </w:div>
                <w:div w:id="722565317">
                  <w:marLeft w:val="0"/>
                  <w:marRight w:val="0"/>
                  <w:marTop w:val="0"/>
                  <w:marBottom w:val="0"/>
                  <w:divBdr>
                    <w:top w:val="none" w:sz="0" w:space="0" w:color="auto"/>
                    <w:left w:val="none" w:sz="0" w:space="0" w:color="auto"/>
                    <w:bottom w:val="none" w:sz="0" w:space="0" w:color="auto"/>
                    <w:right w:val="none" w:sz="0" w:space="0" w:color="auto"/>
                  </w:divBdr>
                </w:div>
                <w:div w:id="992371517">
                  <w:marLeft w:val="0"/>
                  <w:marRight w:val="0"/>
                  <w:marTop w:val="0"/>
                  <w:marBottom w:val="0"/>
                  <w:divBdr>
                    <w:top w:val="none" w:sz="0" w:space="0" w:color="auto"/>
                    <w:left w:val="none" w:sz="0" w:space="0" w:color="auto"/>
                    <w:bottom w:val="none" w:sz="0" w:space="0" w:color="auto"/>
                    <w:right w:val="none" w:sz="0" w:space="0" w:color="auto"/>
                  </w:divBdr>
                </w:div>
                <w:div w:id="1325427535">
                  <w:marLeft w:val="0"/>
                  <w:marRight w:val="0"/>
                  <w:marTop w:val="0"/>
                  <w:marBottom w:val="0"/>
                  <w:divBdr>
                    <w:top w:val="none" w:sz="0" w:space="0" w:color="auto"/>
                    <w:left w:val="none" w:sz="0" w:space="0" w:color="auto"/>
                    <w:bottom w:val="none" w:sz="0" w:space="0" w:color="auto"/>
                    <w:right w:val="none" w:sz="0" w:space="0" w:color="auto"/>
                  </w:divBdr>
                </w:div>
                <w:div w:id="1679848858">
                  <w:marLeft w:val="0"/>
                  <w:marRight w:val="0"/>
                  <w:marTop w:val="0"/>
                  <w:marBottom w:val="0"/>
                  <w:divBdr>
                    <w:top w:val="none" w:sz="0" w:space="0" w:color="auto"/>
                    <w:left w:val="none" w:sz="0" w:space="0" w:color="auto"/>
                    <w:bottom w:val="none" w:sz="0" w:space="0" w:color="auto"/>
                    <w:right w:val="none" w:sz="0" w:space="0" w:color="auto"/>
                  </w:divBdr>
                </w:div>
                <w:div w:id="902135039">
                  <w:marLeft w:val="0"/>
                  <w:marRight w:val="0"/>
                  <w:marTop w:val="0"/>
                  <w:marBottom w:val="0"/>
                  <w:divBdr>
                    <w:top w:val="none" w:sz="0" w:space="0" w:color="auto"/>
                    <w:left w:val="none" w:sz="0" w:space="0" w:color="auto"/>
                    <w:bottom w:val="none" w:sz="0" w:space="0" w:color="auto"/>
                    <w:right w:val="none" w:sz="0" w:space="0" w:color="auto"/>
                  </w:divBdr>
                </w:div>
                <w:div w:id="1562449107">
                  <w:marLeft w:val="0"/>
                  <w:marRight w:val="0"/>
                  <w:marTop w:val="0"/>
                  <w:marBottom w:val="0"/>
                  <w:divBdr>
                    <w:top w:val="none" w:sz="0" w:space="0" w:color="auto"/>
                    <w:left w:val="none" w:sz="0" w:space="0" w:color="auto"/>
                    <w:bottom w:val="none" w:sz="0" w:space="0" w:color="auto"/>
                    <w:right w:val="none" w:sz="0" w:space="0" w:color="auto"/>
                  </w:divBdr>
                </w:div>
                <w:div w:id="1935818223">
                  <w:marLeft w:val="0"/>
                  <w:marRight w:val="0"/>
                  <w:marTop w:val="0"/>
                  <w:marBottom w:val="0"/>
                  <w:divBdr>
                    <w:top w:val="none" w:sz="0" w:space="0" w:color="auto"/>
                    <w:left w:val="none" w:sz="0" w:space="0" w:color="auto"/>
                    <w:bottom w:val="none" w:sz="0" w:space="0" w:color="auto"/>
                    <w:right w:val="none" w:sz="0" w:space="0" w:color="auto"/>
                  </w:divBdr>
                </w:div>
                <w:div w:id="559485348">
                  <w:marLeft w:val="0"/>
                  <w:marRight w:val="0"/>
                  <w:marTop w:val="0"/>
                  <w:marBottom w:val="0"/>
                  <w:divBdr>
                    <w:top w:val="none" w:sz="0" w:space="0" w:color="auto"/>
                    <w:left w:val="none" w:sz="0" w:space="0" w:color="auto"/>
                    <w:bottom w:val="none" w:sz="0" w:space="0" w:color="auto"/>
                    <w:right w:val="none" w:sz="0" w:space="0" w:color="auto"/>
                  </w:divBdr>
                </w:div>
                <w:div w:id="1005402008">
                  <w:marLeft w:val="0"/>
                  <w:marRight w:val="0"/>
                  <w:marTop w:val="0"/>
                  <w:marBottom w:val="0"/>
                  <w:divBdr>
                    <w:top w:val="none" w:sz="0" w:space="0" w:color="auto"/>
                    <w:left w:val="none" w:sz="0" w:space="0" w:color="auto"/>
                    <w:bottom w:val="none" w:sz="0" w:space="0" w:color="auto"/>
                    <w:right w:val="none" w:sz="0" w:space="0" w:color="auto"/>
                  </w:divBdr>
                </w:div>
                <w:div w:id="1517234951">
                  <w:marLeft w:val="0"/>
                  <w:marRight w:val="0"/>
                  <w:marTop w:val="0"/>
                  <w:marBottom w:val="0"/>
                  <w:divBdr>
                    <w:top w:val="none" w:sz="0" w:space="0" w:color="auto"/>
                    <w:left w:val="none" w:sz="0" w:space="0" w:color="auto"/>
                    <w:bottom w:val="none" w:sz="0" w:space="0" w:color="auto"/>
                    <w:right w:val="none" w:sz="0" w:space="0" w:color="auto"/>
                  </w:divBdr>
                </w:div>
                <w:div w:id="1024552112">
                  <w:marLeft w:val="0"/>
                  <w:marRight w:val="0"/>
                  <w:marTop w:val="0"/>
                  <w:marBottom w:val="0"/>
                  <w:divBdr>
                    <w:top w:val="none" w:sz="0" w:space="0" w:color="auto"/>
                    <w:left w:val="none" w:sz="0" w:space="0" w:color="auto"/>
                    <w:bottom w:val="none" w:sz="0" w:space="0" w:color="auto"/>
                    <w:right w:val="none" w:sz="0" w:space="0" w:color="auto"/>
                  </w:divBdr>
                </w:div>
                <w:div w:id="1266769265">
                  <w:marLeft w:val="0"/>
                  <w:marRight w:val="0"/>
                  <w:marTop w:val="0"/>
                  <w:marBottom w:val="0"/>
                  <w:divBdr>
                    <w:top w:val="none" w:sz="0" w:space="0" w:color="auto"/>
                    <w:left w:val="none" w:sz="0" w:space="0" w:color="auto"/>
                    <w:bottom w:val="none" w:sz="0" w:space="0" w:color="auto"/>
                    <w:right w:val="none" w:sz="0" w:space="0" w:color="auto"/>
                  </w:divBdr>
                </w:div>
                <w:div w:id="1292787502">
                  <w:marLeft w:val="0"/>
                  <w:marRight w:val="0"/>
                  <w:marTop w:val="0"/>
                  <w:marBottom w:val="0"/>
                  <w:divBdr>
                    <w:top w:val="none" w:sz="0" w:space="0" w:color="auto"/>
                    <w:left w:val="none" w:sz="0" w:space="0" w:color="auto"/>
                    <w:bottom w:val="none" w:sz="0" w:space="0" w:color="auto"/>
                    <w:right w:val="none" w:sz="0" w:space="0" w:color="auto"/>
                  </w:divBdr>
                </w:div>
                <w:div w:id="417749402">
                  <w:marLeft w:val="0"/>
                  <w:marRight w:val="0"/>
                  <w:marTop w:val="0"/>
                  <w:marBottom w:val="0"/>
                  <w:divBdr>
                    <w:top w:val="none" w:sz="0" w:space="0" w:color="auto"/>
                    <w:left w:val="none" w:sz="0" w:space="0" w:color="auto"/>
                    <w:bottom w:val="none" w:sz="0" w:space="0" w:color="auto"/>
                    <w:right w:val="none" w:sz="0" w:space="0" w:color="auto"/>
                  </w:divBdr>
                </w:div>
                <w:div w:id="2116509880">
                  <w:marLeft w:val="0"/>
                  <w:marRight w:val="0"/>
                  <w:marTop w:val="0"/>
                  <w:marBottom w:val="0"/>
                  <w:divBdr>
                    <w:top w:val="none" w:sz="0" w:space="0" w:color="auto"/>
                    <w:left w:val="none" w:sz="0" w:space="0" w:color="auto"/>
                    <w:bottom w:val="none" w:sz="0" w:space="0" w:color="auto"/>
                    <w:right w:val="none" w:sz="0" w:space="0" w:color="auto"/>
                  </w:divBdr>
                </w:div>
                <w:div w:id="104233803">
                  <w:marLeft w:val="0"/>
                  <w:marRight w:val="0"/>
                  <w:marTop w:val="0"/>
                  <w:marBottom w:val="0"/>
                  <w:divBdr>
                    <w:top w:val="none" w:sz="0" w:space="0" w:color="auto"/>
                    <w:left w:val="none" w:sz="0" w:space="0" w:color="auto"/>
                    <w:bottom w:val="none" w:sz="0" w:space="0" w:color="auto"/>
                    <w:right w:val="none" w:sz="0" w:space="0" w:color="auto"/>
                  </w:divBdr>
                </w:div>
                <w:div w:id="732313065">
                  <w:marLeft w:val="0"/>
                  <w:marRight w:val="0"/>
                  <w:marTop w:val="0"/>
                  <w:marBottom w:val="0"/>
                  <w:divBdr>
                    <w:top w:val="none" w:sz="0" w:space="0" w:color="auto"/>
                    <w:left w:val="none" w:sz="0" w:space="0" w:color="auto"/>
                    <w:bottom w:val="none" w:sz="0" w:space="0" w:color="auto"/>
                    <w:right w:val="none" w:sz="0" w:space="0" w:color="auto"/>
                  </w:divBdr>
                </w:div>
                <w:div w:id="871383288">
                  <w:marLeft w:val="0"/>
                  <w:marRight w:val="0"/>
                  <w:marTop w:val="0"/>
                  <w:marBottom w:val="0"/>
                  <w:divBdr>
                    <w:top w:val="none" w:sz="0" w:space="0" w:color="auto"/>
                    <w:left w:val="none" w:sz="0" w:space="0" w:color="auto"/>
                    <w:bottom w:val="none" w:sz="0" w:space="0" w:color="auto"/>
                    <w:right w:val="none" w:sz="0" w:space="0" w:color="auto"/>
                  </w:divBdr>
                </w:div>
                <w:div w:id="362941789">
                  <w:marLeft w:val="0"/>
                  <w:marRight w:val="0"/>
                  <w:marTop w:val="0"/>
                  <w:marBottom w:val="0"/>
                  <w:divBdr>
                    <w:top w:val="none" w:sz="0" w:space="0" w:color="auto"/>
                    <w:left w:val="none" w:sz="0" w:space="0" w:color="auto"/>
                    <w:bottom w:val="none" w:sz="0" w:space="0" w:color="auto"/>
                    <w:right w:val="none" w:sz="0" w:space="0" w:color="auto"/>
                  </w:divBdr>
                </w:div>
                <w:div w:id="1035735990">
                  <w:marLeft w:val="0"/>
                  <w:marRight w:val="0"/>
                  <w:marTop w:val="0"/>
                  <w:marBottom w:val="0"/>
                  <w:divBdr>
                    <w:top w:val="none" w:sz="0" w:space="0" w:color="auto"/>
                    <w:left w:val="none" w:sz="0" w:space="0" w:color="auto"/>
                    <w:bottom w:val="none" w:sz="0" w:space="0" w:color="auto"/>
                    <w:right w:val="none" w:sz="0" w:space="0" w:color="auto"/>
                  </w:divBdr>
                </w:div>
                <w:div w:id="1147361458">
                  <w:marLeft w:val="0"/>
                  <w:marRight w:val="0"/>
                  <w:marTop w:val="0"/>
                  <w:marBottom w:val="0"/>
                  <w:divBdr>
                    <w:top w:val="none" w:sz="0" w:space="0" w:color="auto"/>
                    <w:left w:val="none" w:sz="0" w:space="0" w:color="auto"/>
                    <w:bottom w:val="none" w:sz="0" w:space="0" w:color="auto"/>
                    <w:right w:val="none" w:sz="0" w:space="0" w:color="auto"/>
                  </w:divBdr>
                </w:div>
                <w:div w:id="1504051553">
                  <w:marLeft w:val="0"/>
                  <w:marRight w:val="0"/>
                  <w:marTop w:val="0"/>
                  <w:marBottom w:val="0"/>
                  <w:divBdr>
                    <w:top w:val="none" w:sz="0" w:space="0" w:color="auto"/>
                    <w:left w:val="none" w:sz="0" w:space="0" w:color="auto"/>
                    <w:bottom w:val="none" w:sz="0" w:space="0" w:color="auto"/>
                    <w:right w:val="none" w:sz="0" w:space="0" w:color="auto"/>
                  </w:divBdr>
                </w:div>
                <w:div w:id="2104295872">
                  <w:marLeft w:val="0"/>
                  <w:marRight w:val="0"/>
                  <w:marTop w:val="0"/>
                  <w:marBottom w:val="0"/>
                  <w:divBdr>
                    <w:top w:val="none" w:sz="0" w:space="0" w:color="auto"/>
                    <w:left w:val="none" w:sz="0" w:space="0" w:color="auto"/>
                    <w:bottom w:val="none" w:sz="0" w:space="0" w:color="auto"/>
                    <w:right w:val="none" w:sz="0" w:space="0" w:color="auto"/>
                  </w:divBdr>
                </w:div>
                <w:div w:id="1000158488">
                  <w:marLeft w:val="0"/>
                  <w:marRight w:val="0"/>
                  <w:marTop w:val="0"/>
                  <w:marBottom w:val="0"/>
                  <w:divBdr>
                    <w:top w:val="none" w:sz="0" w:space="0" w:color="auto"/>
                    <w:left w:val="none" w:sz="0" w:space="0" w:color="auto"/>
                    <w:bottom w:val="none" w:sz="0" w:space="0" w:color="auto"/>
                    <w:right w:val="none" w:sz="0" w:space="0" w:color="auto"/>
                  </w:divBdr>
                </w:div>
                <w:div w:id="1991326085">
                  <w:marLeft w:val="0"/>
                  <w:marRight w:val="0"/>
                  <w:marTop w:val="0"/>
                  <w:marBottom w:val="0"/>
                  <w:divBdr>
                    <w:top w:val="none" w:sz="0" w:space="0" w:color="auto"/>
                    <w:left w:val="none" w:sz="0" w:space="0" w:color="auto"/>
                    <w:bottom w:val="none" w:sz="0" w:space="0" w:color="auto"/>
                    <w:right w:val="none" w:sz="0" w:space="0" w:color="auto"/>
                  </w:divBdr>
                </w:div>
                <w:div w:id="841093594">
                  <w:marLeft w:val="0"/>
                  <w:marRight w:val="0"/>
                  <w:marTop w:val="0"/>
                  <w:marBottom w:val="0"/>
                  <w:divBdr>
                    <w:top w:val="none" w:sz="0" w:space="0" w:color="auto"/>
                    <w:left w:val="none" w:sz="0" w:space="0" w:color="auto"/>
                    <w:bottom w:val="none" w:sz="0" w:space="0" w:color="auto"/>
                    <w:right w:val="none" w:sz="0" w:space="0" w:color="auto"/>
                  </w:divBdr>
                </w:div>
                <w:div w:id="1657032533">
                  <w:marLeft w:val="0"/>
                  <w:marRight w:val="0"/>
                  <w:marTop w:val="0"/>
                  <w:marBottom w:val="0"/>
                  <w:divBdr>
                    <w:top w:val="none" w:sz="0" w:space="0" w:color="auto"/>
                    <w:left w:val="none" w:sz="0" w:space="0" w:color="auto"/>
                    <w:bottom w:val="none" w:sz="0" w:space="0" w:color="auto"/>
                    <w:right w:val="none" w:sz="0" w:space="0" w:color="auto"/>
                  </w:divBdr>
                </w:div>
                <w:div w:id="298649902">
                  <w:marLeft w:val="0"/>
                  <w:marRight w:val="0"/>
                  <w:marTop w:val="0"/>
                  <w:marBottom w:val="0"/>
                  <w:divBdr>
                    <w:top w:val="none" w:sz="0" w:space="0" w:color="auto"/>
                    <w:left w:val="none" w:sz="0" w:space="0" w:color="auto"/>
                    <w:bottom w:val="none" w:sz="0" w:space="0" w:color="auto"/>
                    <w:right w:val="none" w:sz="0" w:space="0" w:color="auto"/>
                  </w:divBdr>
                </w:div>
                <w:div w:id="637300463">
                  <w:marLeft w:val="0"/>
                  <w:marRight w:val="0"/>
                  <w:marTop w:val="0"/>
                  <w:marBottom w:val="0"/>
                  <w:divBdr>
                    <w:top w:val="none" w:sz="0" w:space="0" w:color="auto"/>
                    <w:left w:val="none" w:sz="0" w:space="0" w:color="auto"/>
                    <w:bottom w:val="none" w:sz="0" w:space="0" w:color="auto"/>
                    <w:right w:val="none" w:sz="0" w:space="0" w:color="auto"/>
                  </w:divBdr>
                </w:div>
                <w:div w:id="1687168802">
                  <w:marLeft w:val="0"/>
                  <w:marRight w:val="0"/>
                  <w:marTop w:val="0"/>
                  <w:marBottom w:val="0"/>
                  <w:divBdr>
                    <w:top w:val="none" w:sz="0" w:space="0" w:color="auto"/>
                    <w:left w:val="none" w:sz="0" w:space="0" w:color="auto"/>
                    <w:bottom w:val="none" w:sz="0" w:space="0" w:color="auto"/>
                    <w:right w:val="none" w:sz="0" w:space="0" w:color="auto"/>
                  </w:divBdr>
                </w:div>
                <w:div w:id="1596018428">
                  <w:marLeft w:val="0"/>
                  <w:marRight w:val="0"/>
                  <w:marTop w:val="0"/>
                  <w:marBottom w:val="0"/>
                  <w:divBdr>
                    <w:top w:val="none" w:sz="0" w:space="0" w:color="auto"/>
                    <w:left w:val="none" w:sz="0" w:space="0" w:color="auto"/>
                    <w:bottom w:val="none" w:sz="0" w:space="0" w:color="auto"/>
                    <w:right w:val="none" w:sz="0" w:space="0" w:color="auto"/>
                  </w:divBdr>
                </w:div>
                <w:div w:id="1120997034">
                  <w:marLeft w:val="0"/>
                  <w:marRight w:val="0"/>
                  <w:marTop w:val="0"/>
                  <w:marBottom w:val="0"/>
                  <w:divBdr>
                    <w:top w:val="none" w:sz="0" w:space="0" w:color="auto"/>
                    <w:left w:val="none" w:sz="0" w:space="0" w:color="auto"/>
                    <w:bottom w:val="none" w:sz="0" w:space="0" w:color="auto"/>
                    <w:right w:val="none" w:sz="0" w:space="0" w:color="auto"/>
                  </w:divBdr>
                </w:div>
                <w:div w:id="447508326">
                  <w:marLeft w:val="0"/>
                  <w:marRight w:val="0"/>
                  <w:marTop w:val="0"/>
                  <w:marBottom w:val="0"/>
                  <w:divBdr>
                    <w:top w:val="none" w:sz="0" w:space="0" w:color="auto"/>
                    <w:left w:val="none" w:sz="0" w:space="0" w:color="auto"/>
                    <w:bottom w:val="none" w:sz="0" w:space="0" w:color="auto"/>
                    <w:right w:val="none" w:sz="0" w:space="0" w:color="auto"/>
                  </w:divBdr>
                </w:div>
                <w:div w:id="1291864053">
                  <w:marLeft w:val="0"/>
                  <w:marRight w:val="0"/>
                  <w:marTop w:val="0"/>
                  <w:marBottom w:val="0"/>
                  <w:divBdr>
                    <w:top w:val="none" w:sz="0" w:space="0" w:color="auto"/>
                    <w:left w:val="none" w:sz="0" w:space="0" w:color="auto"/>
                    <w:bottom w:val="none" w:sz="0" w:space="0" w:color="auto"/>
                    <w:right w:val="none" w:sz="0" w:space="0" w:color="auto"/>
                  </w:divBdr>
                </w:div>
                <w:div w:id="454522449">
                  <w:marLeft w:val="0"/>
                  <w:marRight w:val="0"/>
                  <w:marTop w:val="0"/>
                  <w:marBottom w:val="0"/>
                  <w:divBdr>
                    <w:top w:val="none" w:sz="0" w:space="0" w:color="auto"/>
                    <w:left w:val="none" w:sz="0" w:space="0" w:color="auto"/>
                    <w:bottom w:val="none" w:sz="0" w:space="0" w:color="auto"/>
                    <w:right w:val="none" w:sz="0" w:space="0" w:color="auto"/>
                  </w:divBdr>
                </w:div>
                <w:div w:id="637221094">
                  <w:marLeft w:val="0"/>
                  <w:marRight w:val="0"/>
                  <w:marTop w:val="0"/>
                  <w:marBottom w:val="0"/>
                  <w:divBdr>
                    <w:top w:val="none" w:sz="0" w:space="0" w:color="auto"/>
                    <w:left w:val="none" w:sz="0" w:space="0" w:color="auto"/>
                    <w:bottom w:val="none" w:sz="0" w:space="0" w:color="auto"/>
                    <w:right w:val="none" w:sz="0" w:space="0" w:color="auto"/>
                  </w:divBdr>
                </w:div>
                <w:div w:id="1747679824">
                  <w:marLeft w:val="0"/>
                  <w:marRight w:val="0"/>
                  <w:marTop w:val="0"/>
                  <w:marBottom w:val="0"/>
                  <w:divBdr>
                    <w:top w:val="none" w:sz="0" w:space="0" w:color="auto"/>
                    <w:left w:val="none" w:sz="0" w:space="0" w:color="auto"/>
                    <w:bottom w:val="none" w:sz="0" w:space="0" w:color="auto"/>
                    <w:right w:val="none" w:sz="0" w:space="0" w:color="auto"/>
                  </w:divBdr>
                </w:div>
                <w:div w:id="1822380912">
                  <w:marLeft w:val="0"/>
                  <w:marRight w:val="0"/>
                  <w:marTop w:val="0"/>
                  <w:marBottom w:val="0"/>
                  <w:divBdr>
                    <w:top w:val="none" w:sz="0" w:space="0" w:color="auto"/>
                    <w:left w:val="none" w:sz="0" w:space="0" w:color="auto"/>
                    <w:bottom w:val="none" w:sz="0" w:space="0" w:color="auto"/>
                    <w:right w:val="none" w:sz="0" w:space="0" w:color="auto"/>
                  </w:divBdr>
                </w:div>
                <w:div w:id="547717015">
                  <w:marLeft w:val="0"/>
                  <w:marRight w:val="0"/>
                  <w:marTop w:val="0"/>
                  <w:marBottom w:val="0"/>
                  <w:divBdr>
                    <w:top w:val="none" w:sz="0" w:space="0" w:color="auto"/>
                    <w:left w:val="none" w:sz="0" w:space="0" w:color="auto"/>
                    <w:bottom w:val="none" w:sz="0" w:space="0" w:color="auto"/>
                    <w:right w:val="none" w:sz="0" w:space="0" w:color="auto"/>
                  </w:divBdr>
                </w:div>
                <w:div w:id="1755861066">
                  <w:marLeft w:val="0"/>
                  <w:marRight w:val="0"/>
                  <w:marTop w:val="0"/>
                  <w:marBottom w:val="0"/>
                  <w:divBdr>
                    <w:top w:val="none" w:sz="0" w:space="0" w:color="auto"/>
                    <w:left w:val="none" w:sz="0" w:space="0" w:color="auto"/>
                    <w:bottom w:val="none" w:sz="0" w:space="0" w:color="auto"/>
                    <w:right w:val="none" w:sz="0" w:space="0" w:color="auto"/>
                  </w:divBdr>
                </w:div>
                <w:div w:id="1035429117">
                  <w:marLeft w:val="0"/>
                  <w:marRight w:val="0"/>
                  <w:marTop w:val="0"/>
                  <w:marBottom w:val="0"/>
                  <w:divBdr>
                    <w:top w:val="none" w:sz="0" w:space="0" w:color="auto"/>
                    <w:left w:val="none" w:sz="0" w:space="0" w:color="auto"/>
                    <w:bottom w:val="none" w:sz="0" w:space="0" w:color="auto"/>
                    <w:right w:val="none" w:sz="0" w:space="0" w:color="auto"/>
                  </w:divBdr>
                </w:div>
                <w:div w:id="1944651415">
                  <w:marLeft w:val="0"/>
                  <w:marRight w:val="0"/>
                  <w:marTop w:val="0"/>
                  <w:marBottom w:val="0"/>
                  <w:divBdr>
                    <w:top w:val="none" w:sz="0" w:space="0" w:color="auto"/>
                    <w:left w:val="none" w:sz="0" w:space="0" w:color="auto"/>
                    <w:bottom w:val="none" w:sz="0" w:space="0" w:color="auto"/>
                    <w:right w:val="none" w:sz="0" w:space="0" w:color="auto"/>
                  </w:divBdr>
                </w:div>
                <w:div w:id="1449541484">
                  <w:marLeft w:val="0"/>
                  <w:marRight w:val="0"/>
                  <w:marTop w:val="0"/>
                  <w:marBottom w:val="0"/>
                  <w:divBdr>
                    <w:top w:val="none" w:sz="0" w:space="0" w:color="auto"/>
                    <w:left w:val="none" w:sz="0" w:space="0" w:color="auto"/>
                    <w:bottom w:val="none" w:sz="0" w:space="0" w:color="auto"/>
                    <w:right w:val="none" w:sz="0" w:space="0" w:color="auto"/>
                  </w:divBdr>
                </w:div>
                <w:div w:id="543834841">
                  <w:marLeft w:val="0"/>
                  <w:marRight w:val="0"/>
                  <w:marTop w:val="0"/>
                  <w:marBottom w:val="0"/>
                  <w:divBdr>
                    <w:top w:val="none" w:sz="0" w:space="0" w:color="auto"/>
                    <w:left w:val="none" w:sz="0" w:space="0" w:color="auto"/>
                    <w:bottom w:val="none" w:sz="0" w:space="0" w:color="auto"/>
                    <w:right w:val="none" w:sz="0" w:space="0" w:color="auto"/>
                  </w:divBdr>
                </w:div>
                <w:div w:id="170291835">
                  <w:marLeft w:val="0"/>
                  <w:marRight w:val="0"/>
                  <w:marTop w:val="0"/>
                  <w:marBottom w:val="0"/>
                  <w:divBdr>
                    <w:top w:val="none" w:sz="0" w:space="0" w:color="auto"/>
                    <w:left w:val="none" w:sz="0" w:space="0" w:color="auto"/>
                    <w:bottom w:val="none" w:sz="0" w:space="0" w:color="auto"/>
                    <w:right w:val="none" w:sz="0" w:space="0" w:color="auto"/>
                  </w:divBdr>
                </w:div>
                <w:div w:id="1947350190">
                  <w:marLeft w:val="0"/>
                  <w:marRight w:val="0"/>
                  <w:marTop w:val="0"/>
                  <w:marBottom w:val="0"/>
                  <w:divBdr>
                    <w:top w:val="none" w:sz="0" w:space="0" w:color="auto"/>
                    <w:left w:val="none" w:sz="0" w:space="0" w:color="auto"/>
                    <w:bottom w:val="none" w:sz="0" w:space="0" w:color="auto"/>
                    <w:right w:val="none" w:sz="0" w:space="0" w:color="auto"/>
                  </w:divBdr>
                </w:div>
                <w:div w:id="408773676">
                  <w:marLeft w:val="0"/>
                  <w:marRight w:val="0"/>
                  <w:marTop w:val="0"/>
                  <w:marBottom w:val="0"/>
                  <w:divBdr>
                    <w:top w:val="none" w:sz="0" w:space="0" w:color="auto"/>
                    <w:left w:val="none" w:sz="0" w:space="0" w:color="auto"/>
                    <w:bottom w:val="none" w:sz="0" w:space="0" w:color="auto"/>
                    <w:right w:val="none" w:sz="0" w:space="0" w:color="auto"/>
                  </w:divBdr>
                </w:div>
                <w:div w:id="187761014">
                  <w:marLeft w:val="0"/>
                  <w:marRight w:val="0"/>
                  <w:marTop w:val="0"/>
                  <w:marBottom w:val="0"/>
                  <w:divBdr>
                    <w:top w:val="none" w:sz="0" w:space="0" w:color="auto"/>
                    <w:left w:val="none" w:sz="0" w:space="0" w:color="auto"/>
                    <w:bottom w:val="none" w:sz="0" w:space="0" w:color="auto"/>
                    <w:right w:val="none" w:sz="0" w:space="0" w:color="auto"/>
                  </w:divBdr>
                </w:div>
                <w:div w:id="139152220">
                  <w:marLeft w:val="0"/>
                  <w:marRight w:val="0"/>
                  <w:marTop w:val="0"/>
                  <w:marBottom w:val="0"/>
                  <w:divBdr>
                    <w:top w:val="none" w:sz="0" w:space="0" w:color="auto"/>
                    <w:left w:val="none" w:sz="0" w:space="0" w:color="auto"/>
                    <w:bottom w:val="none" w:sz="0" w:space="0" w:color="auto"/>
                    <w:right w:val="none" w:sz="0" w:space="0" w:color="auto"/>
                  </w:divBdr>
                </w:div>
                <w:div w:id="864368727">
                  <w:marLeft w:val="0"/>
                  <w:marRight w:val="0"/>
                  <w:marTop w:val="0"/>
                  <w:marBottom w:val="0"/>
                  <w:divBdr>
                    <w:top w:val="none" w:sz="0" w:space="0" w:color="auto"/>
                    <w:left w:val="none" w:sz="0" w:space="0" w:color="auto"/>
                    <w:bottom w:val="none" w:sz="0" w:space="0" w:color="auto"/>
                    <w:right w:val="none" w:sz="0" w:space="0" w:color="auto"/>
                  </w:divBdr>
                </w:div>
                <w:div w:id="2083797696">
                  <w:marLeft w:val="0"/>
                  <w:marRight w:val="0"/>
                  <w:marTop w:val="0"/>
                  <w:marBottom w:val="0"/>
                  <w:divBdr>
                    <w:top w:val="none" w:sz="0" w:space="0" w:color="auto"/>
                    <w:left w:val="none" w:sz="0" w:space="0" w:color="auto"/>
                    <w:bottom w:val="none" w:sz="0" w:space="0" w:color="auto"/>
                    <w:right w:val="none" w:sz="0" w:space="0" w:color="auto"/>
                  </w:divBdr>
                </w:div>
                <w:div w:id="1959800953">
                  <w:marLeft w:val="0"/>
                  <w:marRight w:val="0"/>
                  <w:marTop w:val="0"/>
                  <w:marBottom w:val="0"/>
                  <w:divBdr>
                    <w:top w:val="none" w:sz="0" w:space="0" w:color="auto"/>
                    <w:left w:val="none" w:sz="0" w:space="0" w:color="auto"/>
                    <w:bottom w:val="none" w:sz="0" w:space="0" w:color="auto"/>
                    <w:right w:val="none" w:sz="0" w:space="0" w:color="auto"/>
                  </w:divBdr>
                </w:div>
                <w:div w:id="486282378">
                  <w:marLeft w:val="0"/>
                  <w:marRight w:val="0"/>
                  <w:marTop w:val="0"/>
                  <w:marBottom w:val="0"/>
                  <w:divBdr>
                    <w:top w:val="none" w:sz="0" w:space="0" w:color="auto"/>
                    <w:left w:val="none" w:sz="0" w:space="0" w:color="auto"/>
                    <w:bottom w:val="none" w:sz="0" w:space="0" w:color="auto"/>
                    <w:right w:val="none" w:sz="0" w:space="0" w:color="auto"/>
                  </w:divBdr>
                </w:div>
                <w:div w:id="27072030">
                  <w:marLeft w:val="0"/>
                  <w:marRight w:val="0"/>
                  <w:marTop w:val="0"/>
                  <w:marBottom w:val="0"/>
                  <w:divBdr>
                    <w:top w:val="none" w:sz="0" w:space="0" w:color="auto"/>
                    <w:left w:val="none" w:sz="0" w:space="0" w:color="auto"/>
                    <w:bottom w:val="none" w:sz="0" w:space="0" w:color="auto"/>
                    <w:right w:val="none" w:sz="0" w:space="0" w:color="auto"/>
                  </w:divBdr>
                </w:div>
                <w:div w:id="2050373820">
                  <w:marLeft w:val="0"/>
                  <w:marRight w:val="0"/>
                  <w:marTop w:val="0"/>
                  <w:marBottom w:val="0"/>
                  <w:divBdr>
                    <w:top w:val="none" w:sz="0" w:space="0" w:color="auto"/>
                    <w:left w:val="none" w:sz="0" w:space="0" w:color="auto"/>
                    <w:bottom w:val="none" w:sz="0" w:space="0" w:color="auto"/>
                    <w:right w:val="none" w:sz="0" w:space="0" w:color="auto"/>
                  </w:divBdr>
                </w:div>
                <w:div w:id="730276747">
                  <w:marLeft w:val="0"/>
                  <w:marRight w:val="0"/>
                  <w:marTop w:val="0"/>
                  <w:marBottom w:val="0"/>
                  <w:divBdr>
                    <w:top w:val="none" w:sz="0" w:space="0" w:color="auto"/>
                    <w:left w:val="none" w:sz="0" w:space="0" w:color="auto"/>
                    <w:bottom w:val="none" w:sz="0" w:space="0" w:color="auto"/>
                    <w:right w:val="none" w:sz="0" w:space="0" w:color="auto"/>
                  </w:divBdr>
                </w:div>
                <w:div w:id="723716822">
                  <w:marLeft w:val="0"/>
                  <w:marRight w:val="0"/>
                  <w:marTop w:val="0"/>
                  <w:marBottom w:val="0"/>
                  <w:divBdr>
                    <w:top w:val="none" w:sz="0" w:space="0" w:color="auto"/>
                    <w:left w:val="none" w:sz="0" w:space="0" w:color="auto"/>
                    <w:bottom w:val="none" w:sz="0" w:space="0" w:color="auto"/>
                    <w:right w:val="none" w:sz="0" w:space="0" w:color="auto"/>
                  </w:divBdr>
                </w:div>
                <w:div w:id="1164472341">
                  <w:marLeft w:val="0"/>
                  <w:marRight w:val="0"/>
                  <w:marTop w:val="0"/>
                  <w:marBottom w:val="0"/>
                  <w:divBdr>
                    <w:top w:val="none" w:sz="0" w:space="0" w:color="auto"/>
                    <w:left w:val="none" w:sz="0" w:space="0" w:color="auto"/>
                    <w:bottom w:val="none" w:sz="0" w:space="0" w:color="auto"/>
                    <w:right w:val="none" w:sz="0" w:space="0" w:color="auto"/>
                  </w:divBdr>
                </w:div>
                <w:div w:id="289169966">
                  <w:marLeft w:val="0"/>
                  <w:marRight w:val="0"/>
                  <w:marTop w:val="0"/>
                  <w:marBottom w:val="0"/>
                  <w:divBdr>
                    <w:top w:val="none" w:sz="0" w:space="0" w:color="auto"/>
                    <w:left w:val="none" w:sz="0" w:space="0" w:color="auto"/>
                    <w:bottom w:val="none" w:sz="0" w:space="0" w:color="auto"/>
                    <w:right w:val="none" w:sz="0" w:space="0" w:color="auto"/>
                  </w:divBdr>
                </w:div>
                <w:div w:id="685408185">
                  <w:marLeft w:val="0"/>
                  <w:marRight w:val="0"/>
                  <w:marTop w:val="0"/>
                  <w:marBottom w:val="0"/>
                  <w:divBdr>
                    <w:top w:val="none" w:sz="0" w:space="0" w:color="auto"/>
                    <w:left w:val="none" w:sz="0" w:space="0" w:color="auto"/>
                    <w:bottom w:val="none" w:sz="0" w:space="0" w:color="auto"/>
                    <w:right w:val="none" w:sz="0" w:space="0" w:color="auto"/>
                  </w:divBdr>
                </w:div>
                <w:div w:id="169881916">
                  <w:marLeft w:val="0"/>
                  <w:marRight w:val="0"/>
                  <w:marTop w:val="0"/>
                  <w:marBottom w:val="0"/>
                  <w:divBdr>
                    <w:top w:val="none" w:sz="0" w:space="0" w:color="auto"/>
                    <w:left w:val="none" w:sz="0" w:space="0" w:color="auto"/>
                    <w:bottom w:val="none" w:sz="0" w:space="0" w:color="auto"/>
                    <w:right w:val="none" w:sz="0" w:space="0" w:color="auto"/>
                  </w:divBdr>
                </w:div>
                <w:div w:id="1454977109">
                  <w:marLeft w:val="0"/>
                  <w:marRight w:val="0"/>
                  <w:marTop w:val="0"/>
                  <w:marBottom w:val="0"/>
                  <w:divBdr>
                    <w:top w:val="none" w:sz="0" w:space="0" w:color="auto"/>
                    <w:left w:val="none" w:sz="0" w:space="0" w:color="auto"/>
                    <w:bottom w:val="none" w:sz="0" w:space="0" w:color="auto"/>
                    <w:right w:val="none" w:sz="0" w:space="0" w:color="auto"/>
                  </w:divBdr>
                </w:div>
                <w:div w:id="845487413">
                  <w:marLeft w:val="0"/>
                  <w:marRight w:val="0"/>
                  <w:marTop w:val="0"/>
                  <w:marBottom w:val="0"/>
                  <w:divBdr>
                    <w:top w:val="none" w:sz="0" w:space="0" w:color="auto"/>
                    <w:left w:val="none" w:sz="0" w:space="0" w:color="auto"/>
                    <w:bottom w:val="none" w:sz="0" w:space="0" w:color="auto"/>
                    <w:right w:val="none" w:sz="0" w:space="0" w:color="auto"/>
                  </w:divBdr>
                </w:div>
                <w:div w:id="32198046">
                  <w:marLeft w:val="0"/>
                  <w:marRight w:val="0"/>
                  <w:marTop w:val="0"/>
                  <w:marBottom w:val="0"/>
                  <w:divBdr>
                    <w:top w:val="none" w:sz="0" w:space="0" w:color="auto"/>
                    <w:left w:val="none" w:sz="0" w:space="0" w:color="auto"/>
                    <w:bottom w:val="none" w:sz="0" w:space="0" w:color="auto"/>
                    <w:right w:val="none" w:sz="0" w:space="0" w:color="auto"/>
                  </w:divBdr>
                </w:div>
                <w:div w:id="1094210361">
                  <w:marLeft w:val="0"/>
                  <w:marRight w:val="0"/>
                  <w:marTop w:val="0"/>
                  <w:marBottom w:val="0"/>
                  <w:divBdr>
                    <w:top w:val="none" w:sz="0" w:space="0" w:color="auto"/>
                    <w:left w:val="none" w:sz="0" w:space="0" w:color="auto"/>
                    <w:bottom w:val="none" w:sz="0" w:space="0" w:color="auto"/>
                    <w:right w:val="none" w:sz="0" w:space="0" w:color="auto"/>
                  </w:divBdr>
                </w:div>
                <w:div w:id="1573925414">
                  <w:marLeft w:val="0"/>
                  <w:marRight w:val="0"/>
                  <w:marTop w:val="0"/>
                  <w:marBottom w:val="0"/>
                  <w:divBdr>
                    <w:top w:val="none" w:sz="0" w:space="0" w:color="auto"/>
                    <w:left w:val="none" w:sz="0" w:space="0" w:color="auto"/>
                    <w:bottom w:val="none" w:sz="0" w:space="0" w:color="auto"/>
                    <w:right w:val="none" w:sz="0" w:space="0" w:color="auto"/>
                  </w:divBdr>
                </w:div>
                <w:div w:id="1745301026">
                  <w:marLeft w:val="0"/>
                  <w:marRight w:val="0"/>
                  <w:marTop w:val="0"/>
                  <w:marBottom w:val="0"/>
                  <w:divBdr>
                    <w:top w:val="none" w:sz="0" w:space="0" w:color="auto"/>
                    <w:left w:val="none" w:sz="0" w:space="0" w:color="auto"/>
                    <w:bottom w:val="none" w:sz="0" w:space="0" w:color="auto"/>
                    <w:right w:val="none" w:sz="0" w:space="0" w:color="auto"/>
                  </w:divBdr>
                </w:div>
                <w:div w:id="1560676347">
                  <w:marLeft w:val="0"/>
                  <w:marRight w:val="0"/>
                  <w:marTop w:val="0"/>
                  <w:marBottom w:val="0"/>
                  <w:divBdr>
                    <w:top w:val="none" w:sz="0" w:space="0" w:color="auto"/>
                    <w:left w:val="none" w:sz="0" w:space="0" w:color="auto"/>
                    <w:bottom w:val="none" w:sz="0" w:space="0" w:color="auto"/>
                    <w:right w:val="none" w:sz="0" w:space="0" w:color="auto"/>
                  </w:divBdr>
                </w:div>
                <w:div w:id="654261113">
                  <w:marLeft w:val="0"/>
                  <w:marRight w:val="0"/>
                  <w:marTop w:val="0"/>
                  <w:marBottom w:val="0"/>
                  <w:divBdr>
                    <w:top w:val="none" w:sz="0" w:space="0" w:color="auto"/>
                    <w:left w:val="none" w:sz="0" w:space="0" w:color="auto"/>
                    <w:bottom w:val="none" w:sz="0" w:space="0" w:color="auto"/>
                    <w:right w:val="none" w:sz="0" w:space="0" w:color="auto"/>
                  </w:divBdr>
                </w:div>
                <w:div w:id="791705119">
                  <w:marLeft w:val="0"/>
                  <w:marRight w:val="0"/>
                  <w:marTop w:val="0"/>
                  <w:marBottom w:val="0"/>
                  <w:divBdr>
                    <w:top w:val="none" w:sz="0" w:space="0" w:color="auto"/>
                    <w:left w:val="none" w:sz="0" w:space="0" w:color="auto"/>
                    <w:bottom w:val="none" w:sz="0" w:space="0" w:color="auto"/>
                    <w:right w:val="none" w:sz="0" w:space="0" w:color="auto"/>
                  </w:divBdr>
                </w:div>
                <w:div w:id="1077702079">
                  <w:marLeft w:val="0"/>
                  <w:marRight w:val="0"/>
                  <w:marTop w:val="0"/>
                  <w:marBottom w:val="0"/>
                  <w:divBdr>
                    <w:top w:val="none" w:sz="0" w:space="0" w:color="auto"/>
                    <w:left w:val="none" w:sz="0" w:space="0" w:color="auto"/>
                    <w:bottom w:val="none" w:sz="0" w:space="0" w:color="auto"/>
                    <w:right w:val="none" w:sz="0" w:space="0" w:color="auto"/>
                  </w:divBdr>
                </w:div>
                <w:div w:id="1483229202">
                  <w:marLeft w:val="0"/>
                  <w:marRight w:val="0"/>
                  <w:marTop w:val="0"/>
                  <w:marBottom w:val="0"/>
                  <w:divBdr>
                    <w:top w:val="none" w:sz="0" w:space="0" w:color="auto"/>
                    <w:left w:val="none" w:sz="0" w:space="0" w:color="auto"/>
                    <w:bottom w:val="none" w:sz="0" w:space="0" w:color="auto"/>
                    <w:right w:val="none" w:sz="0" w:space="0" w:color="auto"/>
                  </w:divBdr>
                </w:div>
                <w:div w:id="1887176879">
                  <w:marLeft w:val="0"/>
                  <w:marRight w:val="0"/>
                  <w:marTop w:val="0"/>
                  <w:marBottom w:val="0"/>
                  <w:divBdr>
                    <w:top w:val="none" w:sz="0" w:space="0" w:color="auto"/>
                    <w:left w:val="none" w:sz="0" w:space="0" w:color="auto"/>
                    <w:bottom w:val="none" w:sz="0" w:space="0" w:color="auto"/>
                    <w:right w:val="none" w:sz="0" w:space="0" w:color="auto"/>
                  </w:divBdr>
                </w:div>
                <w:div w:id="558783386">
                  <w:marLeft w:val="0"/>
                  <w:marRight w:val="0"/>
                  <w:marTop w:val="0"/>
                  <w:marBottom w:val="0"/>
                  <w:divBdr>
                    <w:top w:val="none" w:sz="0" w:space="0" w:color="auto"/>
                    <w:left w:val="none" w:sz="0" w:space="0" w:color="auto"/>
                    <w:bottom w:val="none" w:sz="0" w:space="0" w:color="auto"/>
                    <w:right w:val="none" w:sz="0" w:space="0" w:color="auto"/>
                  </w:divBdr>
                </w:div>
                <w:div w:id="1432358772">
                  <w:marLeft w:val="0"/>
                  <w:marRight w:val="0"/>
                  <w:marTop w:val="0"/>
                  <w:marBottom w:val="0"/>
                  <w:divBdr>
                    <w:top w:val="none" w:sz="0" w:space="0" w:color="auto"/>
                    <w:left w:val="none" w:sz="0" w:space="0" w:color="auto"/>
                    <w:bottom w:val="none" w:sz="0" w:space="0" w:color="auto"/>
                    <w:right w:val="none" w:sz="0" w:space="0" w:color="auto"/>
                  </w:divBdr>
                </w:div>
                <w:div w:id="1462383641">
                  <w:marLeft w:val="0"/>
                  <w:marRight w:val="0"/>
                  <w:marTop w:val="0"/>
                  <w:marBottom w:val="0"/>
                  <w:divBdr>
                    <w:top w:val="none" w:sz="0" w:space="0" w:color="auto"/>
                    <w:left w:val="none" w:sz="0" w:space="0" w:color="auto"/>
                    <w:bottom w:val="none" w:sz="0" w:space="0" w:color="auto"/>
                    <w:right w:val="none" w:sz="0" w:space="0" w:color="auto"/>
                  </w:divBdr>
                </w:div>
                <w:div w:id="739861962">
                  <w:marLeft w:val="0"/>
                  <w:marRight w:val="0"/>
                  <w:marTop w:val="0"/>
                  <w:marBottom w:val="0"/>
                  <w:divBdr>
                    <w:top w:val="none" w:sz="0" w:space="0" w:color="auto"/>
                    <w:left w:val="none" w:sz="0" w:space="0" w:color="auto"/>
                    <w:bottom w:val="none" w:sz="0" w:space="0" w:color="auto"/>
                    <w:right w:val="none" w:sz="0" w:space="0" w:color="auto"/>
                  </w:divBdr>
                </w:div>
                <w:div w:id="504126472">
                  <w:marLeft w:val="0"/>
                  <w:marRight w:val="0"/>
                  <w:marTop w:val="0"/>
                  <w:marBottom w:val="0"/>
                  <w:divBdr>
                    <w:top w:val="none" w:sz="0" w:space="0" w:color="auto"/>
                    <w:left w:val="none" w:sz="0" w:space="0" w:color="auto"/>
                    <w:bottom w:val="none" w:sz="0" w:space="0" w:color="auto"/>
                    <w:right w:val="none" w:sz="0" w:space="0" w:color="auto"/>
                  </w:divBdr>
                </w:div>
                <w:div w:id="950553609">
                  <w:marLeft w:val="0"/>
                  <w:marRight w:val="0"/>
                  <w:marTop w:val="0"/>
                  <w:marBottom w:val="0"/>
                  <w:divBdr>
                    <w:top w:val="none" w:sz="0" w:space="0" w:color="auto"/>
                    <w:left w:val="none" w:sz="0" w:space="0" w:color="auto"/>
                    <w:bottom w:val="none" w:sz="0" w:space="0" w:color="auto"/>
                    <w:right w:val="none" w:sz="0" w:space="0" w:color="auto"/>
                  </w:divBdr>
                </w:div>
                <w:div w:id="525946315">
                  <w:marLeft w:val="0"/>
                  <w:marRight w:val="0"/>
                  <w:marTop w:val="0"/>
                  <w:marBottom w:val="0"/>
                  <w:divBdr>
                    <w:top w:val="none" w:sz="0" w:space="0" w:color="auto"/>
                    <w:left w:val="none" w:sz="0" w:space="0" w:color="auto"/>
                    <w:bottom w:val="none" w:sz="0" w:space="0" w:color="auto"/>
                    <w:right w:val="none" w:sz="0" w:space="0" w:color="auto"/>
                  </w:divBdr>
                </w:div>
                <w:div w:id="199710805">
                  <w:marLeft w:val="0"/>
                  <w:marRight w:val="0"/>
                  <w:marTop w:val="0"/>
                  <w:marBottom w:val="0"/>
                  <w:divBdr>
                    <w:top w:val="none" w:sz="0" w:space="0" w:color="auto"/>
                    <w:left w:val="none" w:sz="0" w:space="0" w:color="auto"/>
                    <w:bottom w:val="none" w:sz="0" w:space="0" w:color="auto"/>
                    <w:right w:val="none" w:sz="0" w:space="0" w:color="auto"/>
                  </w:divBdr>
                </w:div>
                <w:div w:id="1210534370">
                  <w:marLeft w:val="0"/>
                  <w:marRight w:val="0"/>
                  <w:marTop w:val="0"/>
                  <w:marBottom w:val="0"/>
                  <w:divBdr>
                    <w:top w:val="none" w:sz="0" w:space="0" w:color="auto"/>
                    <w:left w:val="none" w:sz="0" w:space="0" w:color="auto"/>
                    <w:bottom w:val="none" w:sz="0" w:space="0" w:color="auto"/>
                    <w:right w:val="none" w:sz="0" w:space="0" w:color="auto"/>
                  </w:divBdr>
                </w:div>
                <w:div w:id="110632547">
                  <w:marLeft w:val="0"/>
                  <w:marRight w:val="0"/>
                  <w:marTop w:val="0"/>
                  <w:marBottom w:val="0"/>
                  <w:divBdr>
                    <w:top w:val="none" w:sz="0" w:space="0" w:color="auto"/>
                    <w:left w:val="none" w:sz="0" w:space="0" w:color="auto"/>
                    <w:bottom w:val="none" w:sz="0" w:space="0" w:color="auto"/>
                    <w:right w:val="none" w:sz="0" w:space="0" w:color="auto"/>
                  </w:divBdr>
                </w:div>
                <w:div w:id="1525364447">
                  <w:marLeft w:val="0"/>
                  <w:marRight w:val="0"/>
                  <w:marTop w:val="0"/>
                  <w:marBottom w:val="0"/>
                  <w:divBdr>
                    <w:top w:val="none" w:sz="0" w:space="0" w:color="auto"/>
                    <w:left w:val="none" w:sz="0" w:space="0" w:color="auto"/>
                    <w:bottom w:val="none" w:sz="0" w:space="0" w:color="auto"/>
                    <w:right w:val="none" w:sz="0" w:space="0" w:color="auto"/>
                  </w:divBdr>
                </w:div>
                <w:div w:id="491607752">
                  <w:marLeft w:val="0"/>
                  <w:marRight w:val="0"/>
                  <w:marTop w:val="0"/>
                  <w:marBottom w:val="0"/>
                  <w:divBdr>
                    <w:top w:val="none" w:sz="0" w:space="0" w:color="auto"/>
                    <w:left w:val="none" w:sz="0" w:space="0" w:color="auto"/>
                    <w:bottom w:val="none" w:sz="0" w:space="0" w:color="auto"/>
                    <w:right w:val="none" w:sz="0" w:space="0" w:color="auto"/>
                  </w:divBdr>
                </w:div>
                <w:div w:id="1356031534">
                  <w:marLeft w:val="0"/>
                  <w:marRight w:val="0"/>
                  <w:marTop w:val="0"/>
                  <w:marBottom w:val="0"/>
                  <w:divBdr>
                    <w:top w:val="none" w:sz="0" w:space="0" w:color="auto"/>
                    <w:left w:val="none" w:sz="0" w:space="0" w:color="auto"/>
                    <w:bottom w:val="none" w:sz="0" w:space="0" w:color="auto"/>
                    <w:right w:val="none" w:sz="0" w:space="0" w:color="auto"/>
                  </w:divBdr>
                </w:div>
                <w:div w:id="653413768">
                  <w:marLeft w:val="0"/>
                  <w:marRight w:val="0"/>
                  <w:marTop w:val="0"/>
                  <w:marBottom w:val="0"/>
                  <w:divBdr>
                    <w:top w:val="none" w:sz="0" w:space="0" w:color="auto"/>
                    <w:left w:val="none" w:sz="0" w:space="0" w:color="auto"/>
                    <w:bottom w:val="none" w:sz="0" w:space="0" w:color="auto"/>
                    <w:right w:val="none" w:sz="0" w:space="0" w:color="auto"/>
                  </w:divBdr>
                </w:div>
                <w:div w:id="1749110537">
                  <w:marLeft w:val="0"/>
                  <w:marRight w:val="0"/>
                  <w:marTop w:val="0"/>
                  <w:marBottom w:val="0"/>
                  <w:divBdr>
                    <w:top w:val="none" w:sz="0" w:space="0" w:color="auto"/>
                    <w:left w:val="none" w:sz="0" w:space="0" w:color="auto"/>
                    <w:bottom w:val="none" w:sz="0" w:space="0" w:color="auto"/>
                    <w:right w:val="none" w:sz="0" w:space="0" w:color="auto"/>
                  </w:divBdr>
                </w:div>
                <w:div w:id="750271317">
                  <w:marLeft w:val="0"/>
                  <w:marRight w:val="0"/>
                  <w:marTop w:val="0"/>
                  <w:marBottom w:val="0"/>
                  <w:divBdr>
                    <w:top w:val="none" w:sz="0" w:space="0" w:color="auto"/>
                    <w:left w:val="none" w:sz="0" w:space="0" w:color="auto"/>
                    <w:bottom w:val="none" w:sz="0" w:space="0" w:color="auto"/>
                    <w:right w:val="none" w:sz="0" w:space="0" w:color="auto"/>
                  </w:divBdr>
                </w:div>
                <w:div w:id="1191797109">
                  <w:marLeft w:val="0"/>
                  <w:marRight w:val="0"/>
                  <w:marTop w:val="0"/>
                  <w:marBottom w:val="0"/>
                  <w:divBdr>
                    <w:top w:val="none" w:sz="0" w:space="0" w:color="auto"/>
                    <w:left w:val="none" w:sz="0" w:space="0" w:color="auto"/>
                    <w:bottom w:val="none" w:sz="0" w:space="0" w:color="auto"/>
                    <w:right w:val="none" w:sz="0" w:space="0" w:color="auto"/>
                  </w:divBdr>
                </w:div>
                <w:div w:id="2086492796">
                  <w:marLeft w:val="0"/>
                  <w:marRight w:val="0"/>
                  <w:marTop w:val="0"/>
                  <w:marBottom w:val="0"/>
                  <w:divBdr>
                    <w:top w:val="none" w:sz="0" w:space="0" w:color="auto"/>
                    <w:left w:val="none" w:sz="0" w:space="0" w:color="auto"/>
                    <w:bottom w:val="none" w:sz="0" w:space="0" w:color="auto"/>
                    <w:right w:val="none" w:sz="0" w:space="0" w:color="auto"/>
                  </w:divBdr>
                </w:div>
                <w:div w:id="1780024834">
                  <w:marLeft w:val="0"/>
                  <w:marRight w:val="0"/>
                  <w:marTop w:val="0"/>
                  <w:marBottom w:val="0"/>
                  <w:divBdr>
                    <w:top w:val="none" w:sz="0" w:space="0" w:color="auto"/>
                    <w:left w:val="none" w:sz="0" w:space="0" w:color="auto"/>
                    <w:bottom w:val="none" w:sz="0" w:space="0" w:color="auto"/>
                    <w:right w:val="none" w:sz="0" w:space="0" w:color="auto"/>
                  </w:divBdr>
                </w:div>
                <w:div w:id="2120560309">
                  <w:marLeft w:val="0"/>
                  <w:marRight w:val="0"/>
                  <w:marTop w:val="0"/>
                  <w:marBottom w:val="0"/>
                  <w:divBdr>
                    <w:top w:val="none" w:sz="0" w:space="0" w:color="auto"/>
                    <w:left w:val="none" w:sz="0" w:space="0" w:color="auto"/>
                    <w:bottom w:val="none" w:sz="0" w:space="0" w:color="auto"/>
                    <w:right w:val="none" w:sz="0" w:space="0" w:color="auto"/>
                  </w:divBdr>
                </w:div>
                <w:div w:id="1723753466">
                  <w:marLeft w:val="0"/>
                  <w:marRight w:val="0"/>
                  <w:marTop w:val="0"/>
                  <w:marBottom w:val="0"/>
                  <w:divBdr>
                    <w:top w:val="none" w:sz="0" w:space="0" w:color="auto"/>
                    <w:left w:val="none" w:sz="0" w:space="0" w:color="auto"/>
                    <w:bottom w:val="none" w:sz="0" w:space="0" w:color="auto"/>
                    <w:right w:val="none" w:sz="0" w:space="0" w:color="auto"/>
                  </w:divBdr>
                </w:div>
                <w:div w:id="27724304">
                  <w:marLeft w:val="0"/>
                  <w:marRight w:val="0"/>
                  <w:marTop w:val="0"/>
                  <w:marBottom w:val="0"/>
                  <w:divBdr>
                    <w:top w:val="none" w:sz="0" w:space="0" w:color="auto"/>
                    <w:left w:val="none" w:sz="0" w:space="0" w:color="auto"/>
                    <w:bottom w:val="none" w:sz="0" w:space="0" w:color="auto"/>
                    <w:right w:val="none" w:sz="0" w:space="0" w:color="auto"/>
                  </w:divBdr>
                </w:div>
                <w:div w:id="257908889">
                  <w:marLeft w:val="0"/>
                  <w:marRight w:val="0"/>
                  <w:marTop w:val="0"/>
                  <w:marBottom w:val="0"/>
                  <w:divBdr>
                    <w:top w:val="none" w:sz="0" w:space="0" w:color="auto"/>
                    <w:left w:val="none" w:sz="0" w:space="0" w:color="auto"/>
                    <w:bottom w:val="none" w:sz="0" w:space="0" w:color="auto"/>
                    <w:right w:val="none" w:sz="0" w:space="0" w:color="auto"/>
                  </w:divBdr>
                </w:div>
                <w:div w:id="1680153985">
                  <w:marLeft w:val="0"/>
                  <w:marRight w:val="0"/>
                  <w:marTop w:val="0"/>
                  <w:marBottom w:val="0"/>
                  <w:divBdr>
                    <w:top w:val="none" w:sz="0" w:space="0" w:color="auto"/>
                    <w:left w:val="none" w:sz="0" w:space="0" w:color="auto"/>
                    <w:bottom w:val="none" w:sz="0" w:space="0" w:color="auto"/>
                    <w:right w:val="none" w:sz="0" w:space="0" w:color="auto"/>
                  </w:divBdr>
                </w:div>
                <w:div w:id="1718970886">
                  <w:marLeft w:val="0"/>
                  <w:marRight w:val="0"/>
                  <w:marTop w:val="0"/>
                  <w:marBottom w:val="0"/>
                  <w:divBdr>
                    <w:top w:val="none" w:sz="0" w:space="0" w:color="auto"/>
                    <w:left w:val="none" w:sz="0" w:space="0" w:color="auto"/>
                    <w:bottom w:val="none" w:sz="0" w:space="0" w:color="auto"/>
                    <w:right w:val="none" w:sz="0" w:space="0" w:color="auto"/>
                  </w:divBdr>
                </w:div>
                <w:div w:id="472598312">
                  <w:marLeft w:val="0"/>
                  <w:marRight w:val="0"/>
                  <w:marTop w:val="0"/>
                  <w:marBottom w:val="0"/>
                  <w:divBdr>
                    <w:top w:val="none" w:sz="0" w:space="0" w:color="auto"/>
                    <w:left w:val="none" w:sz="0" w:space="0" w:color="auto"/>
                    <w:bottom w:val="none" w:sz="0" w:space="0" w:color="auto"/>
                    <w:right w:val="none" w:sz="0" w:space="0" w:color="auto"/>
                  </w:divBdr>
                </w:div>
                <w:div w:id="1820724702">
                  <w:marLeft w:val="0"/>
                  <w:marRight w:val="0"/>
                  <w:marTop w:val="0"/>
                  <w:marBottom w:val="0"/>
                  <w:divBdr>
                    <w:top w:val="none" w:sz="0" w:space="0" w:color="auto"/>
                    <w:left w:val="none" w:sz="0" w:space="0" w:color="auto"/>
                    <w:bottom w:val="none" w:sz="0" w:space="0" w:color="auto"/>
                    <w:right w:val="none" w:sz="0" w:space="0" w:color="auto"/>
                  </w:divBdr>
                </w:div>
                <w:div w:id="336231033">
                  <w:marLeft w:val="0"/>
                  <w:marRight w:val="0"/>
                  <w:marTop w:val="0"/>
                  <w:marBottom w:val="0"/>
                  <w:divBdr>
                    <w:top w:val="none" w:sz="0" w:space="0" w:color="auto"/>
                    <w:left w:val="none" w:sz="0" w:space="0" w:color="auto"/>
                    <w:bottom w:val="none" w:sz="0" w:space="0" w:color="auto"/>
                    <w:right w:val="none" w:sz="0" w:space="0" w:color="auto"/>
                  </w:divBdr>
                </w:div>
                <w:div w:id="235677108">
                  <w:marLeft w:val="0"/>
                  <w:marRight w:val="0"/>
                  <w:marTop w:val="0"/>
                  <w:marBottom w:val="0"/>
                  <w:divBdr>
                    <w:top w:val="none" w:sz="0" w:space="0" w:color="auto"/>
                    <w:left w:val="none" w:sz="0" w:space="0" w:color="auto"/>
                    <w:bottom w:val="none" w:sz="0" w:space="0" w:color="auto"/>
                    <w:right w:val="none" w:sz="0" w:space="0" w:color="auto"/>
                  </w:divBdr>
                </w:div>
                <w:div w:id="2010402361">
                  <w:marLeft w:val="0"/>
                  <w:marRight w:val="0"/>
                  <w:marTop w:val="0"/>
                  <w:marBottom w:val="0"/>
                  <w:divBdr>
                    <w:top w:val="none" w:sz="0" w:space="0" w:color="auto"/>
                    <w:left w:val="none" w:sz="0" w:space="0" w:color="auto"/>
                    <w:bottom w:val="none" w:sz="0" w:space="0" w:color="auto"/>
                    <w:right w:val="none" w:sz="0" w:space="0" w:color="auto"/>
                  </w:divBdr>
                </w:div>
                <w:div w:id="1934632550">
                  <w:marLeft w:val="0"/>
                  <w:marRight w:val="0"/>
                  <w:marTop w:val="0"/>
                  <w:marBottom w:val="0"/>
                  <w:divBdr>
                    <w:top w:val="none" w:sz="0" w:space="0" w:color="auto"/>
                    <w:left w:val="none" w:sz="0" w:space="0" w:color="auto"/>
                    <w:bottom w:val="none" w:sz="0" w:space="0" w:color="auto"/>
                    <w:right w:val="none" w:sz="0" w:space="0" w:color="auto"/>
                  </w:divBdr>
                </w:div>
                <w:div w:id="845511766">
                  <w:marLeft w:val="0"/>
                  <w:marRight w:val="0"/>
                  <w:marTop w:val="0"/>
                  <w:marBottom w:val="0"/>
                  <w:divBdr>
                    <w:top w:val="none" w:sz="0" w:space="0" w:color="auto"/>
                    <w:left w:val="none" w:sz="0" w:space="0" w:color="auto"/>
                    <w:bottom w:val="none" w:sz="0" w:space="0" w:color="auto"/>
                    <w:right w:val="none" w:sz="0" w:space="0" w:color="auto"/>
                  </w:divBdr>
                </w:div>
                <w:div w:id="470440336">
                  <w:marLeft w:val="0"/>
                  <w:marRight w:val="0"/>
                  <w:marTop w:val="0"/>
                  <w:marBottom w:val="0"/>
                  <w:divBdr>
                    <w:top w:val="none" w:sz="0" w:space="0" w:color="auto"/>
                    <w:left w:val="none" w:sz="0" w:space="0" w:color="auto"/>
                    <w:bottom w:val="none" w:sz="0" w:space="0" w:color="auto"/>
                    <w:right w:val="none" w:sz="0" w:space="0" w:color="auto"/>
                  </w:divBdr>
                </w:div>
                <w:div w:id="2102876212">
                  <w:marLeft w:val="0"/>
                  <w:marRight w:val="0"/>
                  <w:marTop w:val="0"/>
                  <w:marBottom w:val="0"/>
                  <w:divBdr>
                    <w:top w:val="none" w:sz="0" w:space="0" w:color="auto"/>
                    <w:left w:val="none" w:sz="0" w:space="0" w:color="auto"/>
                    <w:bottom w:val="none" w:sz="0" w:space="0" w:color="auto"/>
                    <w:right w:val="none" w:sz="0" w:space="0" w:color="auto"/>
                  </w:divBdr>
                </w:div>
                <w:div w:id="1558975817">
                  <w:marLeft w:val="0"/>
                  <w:marRight w:val="0"/>
                  <w:marTop w:val="0"/>
                  <w:marBottom w:val="0"/>
                  <w:divBdr>
                    <w:top w:val="none" w:sz="0" w:space="0" w:color="auto"/>
                    <w:left w:val="none" w:sz="0" w:space="0" w:color="auto"/>
                    <w:bottom w:val="none" w:sz="0" w:space="0" w:color="auto"/>
                    <w:right w:val="none" w:sz="0" w:space="0" w:color="auto"/>
                  </w:divBdr>
                </w:div>
                <w:div w:id="693456194">
                  <w:marLeft w:val="0"/>
                  <w:marRight w:val="0"/>
                  <w:marTop w:val="0"/>
                  <w:marBottom w:val="0"/>
                  <w:divBdr>
                    <w:top w:val="none" w:sz="0" w:space="0" w:color="auto"/>
                    <w:left w:val="none" w:sz="0" w:space="0" w:color="auto"/>
                    <w:bottom w:val="none" w:sz="0" w:space="0" w:color="auto"/>
                    <w:right w:val="none" w:sz="0" w:space="0" w:color="auto"/>
                  </w:divBdr>
                </w:div>
                <w:div w:id="174076718">
                  <w:marLeft w:val="0"/>
                  <w:marRight w:val="0"/>
                  <w:marTop w:val="0"/>
                  <w:marBottom w:val="0"/>
                  <w:divBdr>
                    <w:top w:val="none" w:sz="0" w:space="0" w:color="auto"/>
                    <w:left w:val="none" w:sz="0" w:space="0" w:color="auto"/>
                    <w:bottom w:val="none" w:sz="0" w:space="0" w:color="auto"/>
                    <w:right w:val="none" w:sz="0" w:space="0" w:color="auto"/>
                  </w:divBdr>
                </w:div>
                <w:div w:id="272134452">
                  <w:marLeft w:val="0"/>
                  <w:marRight w:val="0"/>
                  <w:marTop w:val="0"/>
                  <w:marBottom w:val="0"/>
                  <w:divBdr>
                    <w:top w:val="none" w:sz="0" w:space="0" w:color="auto"/>
                    <w:left w:val="none" w:sz="0" w:space="0" w:color="auto"/>
                    <w:bottom w:val="none" w:sz="0" w:space="0" w:color="auto"/>
                    <w:right w:val="none" w:sz="0" w:space="0" w:color="auto"/>
                  </w:divBdr>
                </w:div>
                <w:div w:id="235943095">
                  <w:marLeft w:val="0"/>
                  <w:marRight w:val="0"/>
                  <w:marTop w:val="0"/>
                  <w:marBottom w:val="0"/>
                  <w:divBdr>
                    <w:top w:val="none" w:sz="0" w:space="0" w:color="auto"/>
                    <w:left w:val="none" w:sz="0" w:space="0" w:color="auto"/>
                    <w:bottom w:val="none" w:sz="0" w:space="0" w:color="auto"/>
                    <w:right w:val="none" w:sz="0" w:space="0" w:color="auto"/>
                  </w:divBdr>
                </w:div>
                <w:div w:id="1601066861">
                  <w:marLeft w:val="0"/>
                  <w:marRight w:val="0"/>
                  <w:marTop w:val="0"/>
                  <w:marBottom w:val="0"/>
                  <w:divBdr>
                    <w:top w:val="none" w:sz="0" w:space="0" w:color="auto"/>
                    <w:left w:val="none" w:sz="0" w:space="0" w:color="auto"/>
                    <w:bottom w:val="none" w:sz="0" w:space="0" w:color="auto"/>
                    <w:right w:val="none" w:sz="0" w:space="0" w:color="auto"/>
                  </w:divBdr>
                </w:div>
                <w:div w:id="265116847">
                  <w:marLeft w:val="0"/>
                  <w:marRight w:val="0"/>
                  <w:marTop w:val="0"/>
                  <w:marBottom w:val="0"/>
                  <w:divBdr>
                    <w:top w:val="none" w:sz="0" w:space="0" w:color="auto"/>
                    <w:left w:val="none" w:sz="0" w:space="0" w:color="auto"/>
                    <w:bottom w:val="none" w:sz="0" w:space="0" w:color="auto"/>
                    <w:right w:val="none" w:sz="0" w:space="0" w:color="auto"/>
                  </w:divBdr>
                </w:div>
                <w:div w:id="928385770">
                  <w:marLeft w:val="0"/>
                  <w:marRight w:val="0"/>
                  <w:marTop w:val="0"/>
                  <w:marBottom w:val="0"/>
                  <w:divBdr>
                    <w:top w:val="none" w:sz="0" w:space="0" w:color="auto"/>
                    <w:left w:val="none" w:sz="0" w:space="0" w:color="auto"/>
                    <w:bottom w:val="none" w:sz="0" w:space="0" w:color="auto"/>
                    <w:right w:val="none" w:sz="0" w:space="0" w:color="auto"/>
                  </w:divBdr>
                </w:div>
                <w:div w:id="1220744269">
                  <w:marLeft w:val="0"/>
                  <w:marRight w:val="0"/>
                  <w:marTop w:val="0"/>
                  <w:marBottom w:val="0"/>
                  <w:divBdr>
                    <w:top w:val="none" w:sz="0" w:space="0" w:color="auto"/>
                    <w:left w:val="none" w:sz="0" w:space="0" w:color="auto"/>
                    <w:bottom w:val="none" w:sz="0" w:space="0" w:color="auto"/>
                    <w:right w:val="none" w:sz="0" w:space="0" w:color="auto"/>
                  </w:divBdr>
                </w:div>
                <w:div w:id="1336767683">
                  <w:marLeft w:val="0"/>
                  <w:marRight w:val="0"/>
                  <w:marTop w:val="0"/>
                  <w:marBottom w:val="0"/>
                  <w:divBdr>
                    <w:top w:val="none" w:sz="0" w:space="0" w:color="auto"/>
                    <w:left w:val="none" w:sz="0" w:space="0" w:color="auto"/>
                    <w:bottom w:val="none" w:sz="0" w:space="0" w:color="auto"/>
                    <w:right w:val="none" w:sz="0" w:space="0" w:color="auto"/>
                  </w:divBdr>
                </w:div>
                <w:div w:id="2087414040">
                  <w:marLeft w:val="0"/>
                  <w:marRight w:val="0"/>
                  <w:marTop w:val="0"/>
                  <w:marBottom w:val="0"/>
                  <w:divBdr>
                    <w:top w:val="none" w:sz="0" w:space="0" w:color="auto"/>
                    <w:left w:val="none" w:sz="0" w:space="0" w:color="auto"/>
                    <w:bottom w:val="none" w:sz="0" w:space="0" w:color="auto"/>
                    <w:right w:val="none" w:sz="0" w:space="0" w:color="auto"/>
                  </w:divBdr>
                </w:div>
                <w:div w:id="1802723385">
                  <w:marLeft w:val="0"/>
                  <w:marRight w:val="0"/>
                  <w:marTop w:val="0"/>
                  <w:marBottom w:val="0"/>
                  <w:divBdr>
                    <w:top w:val="none" w:sz="0" w:space="0" w:color="auto"/>
                    <w:left w:val="none" w:sz="0" w:space="0" w:color="auto"/>
                    <w:bottom w:val="none" w:sz="0" w:space="0" w:color="auto"/>
                    <w:right w:val="none" w:sz="0" w:space="0" w:color="auto"/>
                  </w:divBdr>
                </w:div>
                <w:div w:id="415710846">
                  <w:marLeft w:val="0"/>
                  <w:marRight w:val="0"/>
                  <w:marTop w:val="0"/>
                  <w:marBottom w:val="0"/>
                  <w:divBdr>
                    <w:top w:val="none" w:sz="0" w:space="0" w:color="auto"/>
                    <w:left w:val="none" w:sz="0" w:space="0" w:color="auto"/>
                    <w:bottom w:val="none" w:sz="0" w:space="0" w:color="auto"/>
                    <w:right w:val="none" w:sz="0" w:space="0" w:color="auto"/>
                  </w:divBdr>
                </w:div>
                <w:div w:id="1944023451">
                  <w:marLeft w:val="0"/>
                  <w:marRight w:val="0"/>
                  <w:marTop w:val="0"/>
                  <w:marBottom w:val="0"/>
                  <w:divBdr>
                    <w:top w:val="none" w:sz="0" w:space="0" w:color="auto"/>
                    <w:left w:val="none" w:sz="0" w:space="0" w:color="auto"/>
                    <w:bottom w:val="none" w:sz="0" w:space="0" w:color="auto"/>
                    <w:right w:val="none" w:sz="0" w:space="0" w:color="auto"/>
                  </w:divBdr>
                </w:div>
                <w:div w:id="36055113">
                  <w:marLeft w:val="0"/>
                  <w:marRight w:val="0"/>
                  <w:marTop w:val="0"/>
                  <w:marBottom w:val="0"/>
                  <w:divBdr>
                    <w:top w:val="none" w:sz="0" w:space="0" w:color="auto"/>
                    <w:left w:val="none" w:sz="0" w:space="0" w:color="auto"/>
                    <w:bottom w:val="none" w:sz="0" w:space="0" w:color="auto"/>
                    <w:right w:val="none" w:sz="0" w:space="0" w:color="auto"/>
                  </w:divBdr>
                </w:div>
                <w:div w:id="2127771753">
                  <w:marLeft w:val="0"/>
                  <w:marRight w:val="0"/>
                  <w:marTop w:val="0"/>
                  <w:marBottom w:val="0"/>
                  <w:divBdr>
                    <w:top w:val="none" w:sz="0" w:space="0" w:color="auto"/>
                    <w:left w:val="none" w:sz="0" w:space="0" w:color="auto"/>
                    <w:bottom w:val="none" w:sz="0" w:space="0" w:color="auto"/>
                    <w:right w:val="none" w:sz="0" w:space="0" w:color="auto"/>
                  </w:divBdr>
                </w:div>
                <w:div w:id="494223409">
                  <w:marLeft w:val="0"/>
                  <w:marRight w:val="0"/>
                  <w:marTop w:val="0"/>
                  <w:marBottom w:val="0"/>
                  <w:divBdr>
                    <w:top w:val="none" w:sz="0" w:space="0" w:color="auto"/>
                    <w:left w:val="none" w:sz="0" w:space="0" w:color="auto"/>
                    <w:bottom w:val="none" w:sz="0" w:space="0" w:color="auto"/>
                    <w:right w:val="none" w:sz="0" w:space="0" w:color="auto"/>
                  </w:divBdr>
                </w:div>
                <w:div w:id="836462541">
                  <w:marLeft w:val="0"/>
                  <w:marRight w:val="0"/>
                  <w:marTop w:val="0"/>
                  <w:marBottom w:val="0"/>
                  <w:divBdr>
                    <w:top w:val="none" w:sz="0" w:space="0" w:color="auto"/>
                    <w:left w:val="none" w:sz="0" w:space="0" w:color="auto"/>
                    <w:bottom w:val="none" w:sz="0" w:space="0" w:color="auto"/>
                    <w:right w:val="none" w:sz="0" w:space="0" w:color="auto"/>
                  </w:divBdr>
                </w:div>
                <w:div w:id="993292653">
                  <w:marLeft w:val="0"/>
                  <w:marRight w:val="0"/>
                  <w:marTop w:val="0"/>
                  <w:marBottom w:val="0"/>
                  <w:divBdr>
                    <w:top w:val="none" w:sz="0" w:space="0" w:color="auto"/>
                    <w:left w:val="none" w:sz="0" w:space="0" w:color="auto"/>
                    <w:bottom w:val="none" w:sz="0" w:space="0" w:color="auto"/>
                    <w:right w:val="none" w:sz="0" w:space="0" w:color="auto"/>
                  </w:divBdr>
                </w:div>
                <w:div w:id="235554175">
                  <w:marLeft w:val="0"/>
                  <w:marRight w:val="0"/>
                  <w:marTop w:val="0"/>
                  <w:marBottom w:val="0"/>
                  <w:divBdr>
                    <w:top w:val="none" w:sz="0" w:space="0" w:color="auto"/>
                    <w:left w:val="none" w:sz="0" w:space="0" w:color="auto"/>
                    <w:bottom w:val="none" w:sz="0" w:space="0" w:color="auto"/>
                    <w:right w:val="none" w:sz="0" w:space="0" w:color="auto"/>
                  </w:divBdr>
                </w:div>
                <w:div w:id="972364351">
                  <w:marLeft w:val="0"/>
                  <w:marRight w:val="0"/>
                  <w:marTop w:val="0"/>
                  <w:marBottom w:val="0"/>
                  <w:divBdr>
                    <w:top w:val="none" w:sz="0" w:space="0" w:color="auto"/>
                    <w:left w:val="none" w:sz="0" w:space="0" w:color="auto"/>
                    <w:bottom w:val="none" w:sz="0" w:space="0" w:color="auto"/>
                    <w:right w:val="none" w:sz="0" w:space="0" w:color="auto"/>
                  </w:divBdr>
                </w:div>
                <w:div w:id="1681271632">
                  <w:marLeft w:val="0"/>
                  <w:marRight w:val="0"/>
                  <w:marTop w:val="0"/>
                  <w:marBottom w:val="0"/>
                  <w:divBdr>
                    <w:top w:val="none" w:sz="0" w:space="0" w:color="auto"/>
                    <w:left w:val="none" w:sz="0" w:space="0" w:color="auto"/>
                    <w:bottom w:val="none" w:sz="0" w:space="0" w:color="auto"/>
                    <w:right w:val="none" w:sz="0" w:space="0" w:color="auto"/>
                  </w:divBdr>
                </w:div>
                <w:div w:id="920987990">
                  <w:marLeft w:val="0"/>
                  <w:marRight w:val="0"/>
                  <w:marTop w:val="0"/>
                  <w:marBottom w:val="0"/>
                  <w:divBdr>
                    <w:top w:val="none" w:sz="0" w:space="0" w:color="auto"/>
                    <w:left w:val="none" w:sz="0" w:space="0" w:color="auto"/>
                    <w:bottom w:val="none" w:sz="0" w:space="0" w:color="auto"/>
                    <w:right w:val="none" w:sz="0" w:space="0" w:color="auto"/>
                  </w:divBdr>
                </w:div>
                <w:div w:id="1823236443">
                  <w:marLeft w:val="0"/>
                  <w:marRight w:val="0"/>
                  <w:marTop w:val="0"/>
                  <w:marBottom w:val="0"/>
                  <w:divBdr>
                    <w:top w:val="none" w:sz="0" w:space="0" w:color="auto"/>
                    <w:left w:val="none" w:sz="0" w:space="0" w:color="auto"/>
                    <w:bottom w:val="none" w:sz="0" w:space="0" w:color="auto"/>
                    <w:right w:val="none" w:sz="0" w:space="0" w:color="auto"/>
                  </w:divBdr>
                </w:div>
                <w:div w:id="285963170">
                  <w:marLeft w:val="0"/>
                  <w:marRight w:val="0"/>
                  <w:marTop w:val="0"/>
                  <w:marBottom w:val="0"/>
                  <w:divBdr>
                    <w:top w:val="none" w:sz="0" w:space="0" w:color="auto"/>
                    <w:left w:val="none" w:sz="0" w:space="0" w:color="auto"/>
                    <w:bottom w:val="none" w:sz="0" w:space="0" w:color="auto"/>
                    <w:right w:val="none" w:sz="0" w:space="0" w:color="auto"/>
                  </w:divBdr>
                </w:div>
                <w:div w:id="1103108230">
                  <w:marLeft w:val="0"/>
                  <w:marRight w:val="0"/>
                  <w:marTop w:val="0"/>
                  <w:marBottom w:val="0"/>
                  <w:divBdr>
                    <w:top w:val="none" w:sz="0" w:space="0" w:color="auto"/>
                    <w:left w:val="none" w:sz="0" w:space="0" w:color="auto"/>
                    <w:bottom w:val="none" w:sz="0" w:space="0" w:color="auto"/>
                    <w:right w:val="none" w:sz="0" w:space="0" w:color="auto"/>
                  </w:divBdr>
                </w:div>
                <w:div w:id="1646739515">
                  <w:marLeft w:val="0"/>
                  <w:marRight w:val="0"/>
                  <w:marTop w:val="0"/>
                  <w:marBottom w:val="0"/>
                  <w:divBdr>
                    <w:top w:val="none" w:sz="0" w:space="0" w:color="auto"/>
                    <w:left w:val="none" w:sz="0" w:space="0" w:color="auto"/>
                    <w:bottom w:val="none" w:sz="0" w:space="0" w:color="auto"/>
                    <w:right w:val="none" w:sz="0" w:space="0" w:color="auto"/>
                  </w:divBdr>
                </w:div>
                <w:div w:id="630793857">
                  <w:marLeft w:val="0"/>
                  <w:marRight w:val="0"/>
                  <w:marTop w:val="0"/>
                  <w:marBottom w:val="0"/>
                  <w:divBdr>
                    <w:top w:val="none" w:sz="0" w:space="0" w:color="auto"/>
                    <w:left w:val="none" w:sz="0" w:space="0" w:color="auto"/>
                    <w:bottom w:val="none" w:sz="0" w:space="0" w:color="auto"/>
                    <w:right w:val="none" w:sz="0" w:space="0" w:color="auto"/>
                  </w:divBdr>
                </w:div>
                <w:div w:id="1056507616">
                  <w:marLeft w:val="0"/>
                  <w:marRight w:val="0"/>
                  <w:marTop w:val="0"/>
                  <w:marBottom w:val="0"/>
                  <w:divBdr>
                    <w:top w:val="none" w:sz="0" w:space="0" w:color="auto"/>
                    <w:left w:val="none" w:sz="0" w:space="0" w:color="auto"/>
                    <w:bottom w:val="none" w:sz="0" w:space="0" w:color="auto"/>
                    <w:right w:val="none" w:sz="0" w:space="0" w:color="auto"/>
                  </w:divBdr>
                </w:div>
                <w:div w:id="1537506183">
                  <w:marLeft w:val="0"/>
                  <w:marRight w:val="0"/>
                  <w:marTop w:val="0"/>
                  <w:marBottom w:val="0"/>
                  <w:divBdr>
                    <w:top w:val="none" w:sz="0" w:space="0" w:color="auto"/>
                    <w:left w:val="none" w:sz="0" w:space="0" w:color="auto"/>
                    <w:bottom w:val="none" w:sz="0" w:space="0" w:color="auto"/>
                    <w:right w:val="none" w:sz="0" w:space="0" w:color="auto"/>
                  </w:divBdr>
                </w:div>
                <w:div w:id="676466586">
                  <w:marLeft w:val="0"/>
                  <w:marRight w:val="0"/>
                  <w:marTop w:val="0"/>
                  <w:marBottom w:val="0"/>
                  <w:divBdr>
                    <w:top w:val="none" w:sz="0" w:space="0" w:color="auto"/>
                    <w:left w:val="none" w:sz="0" w:space="0" w:color="auto"/>
                    <w:bottom w:val="none" w:sz="0" w:space="0" w:color="auto"/>
                    <w:right w:val="none" w:sz="0" w:space="0" w:color="auto"/>
                  </w:divBdr>
                </w:div>
                <w:div w:id="344291086">
                  <w:marLeft w:val="0"/>
                  <w:marRight w:val="0"/>
                  <w:marTop w:val="0"/>
                  <w:marBottom w:val="0"/>
                  <w:divBdr>
                    <w:top w:val="none" w:sz="0" w:space="0" w:color="auto"/>
                    <w:left w:val="none" w:sz="0" w:space="0" w:color="auto"/>
                    <w:bottom w:val="none" w:sz="0" w:space="0" w:color="auto"/>
                    <w:right w:val="none" w:sz="0" w:space="0" w:color="auto"/>
                  </w:divBdr>
                </w:div>
                <w:div w:id="68574929">
                  <w:marLeft w:val="0"/>
                  <w:marRight w:val="0"/>
                  <w:marTop w:val="0"/>
                  <w:marBottom w:val="0"/>
                  <w:divBdr>
                    <w:top w:val="none" w:sz="0" w:space="0" w:color="auto"/>
                    <w:left w:val="none" w:sz="0" w:space="0" w:color="auto"/>
                    <w:bottom w:val="none" w:sz="0" w:space="0" w:color="auto"/>
                    <w:right w:val="none" w:sz="0" w:space="0" w:color="auto"/>
                  </w:divBdr>
                </w:div>
                <w:div w:id="193005407">
                  <w:marLeft w:val="0"/>
                  <w:marRight w:val="0"/>
                  <w:marTop w:val="0"/>
                  <w:marBottom w:val="0"/>
                  <w:divBdr>
                    <w:top w:val="none" w:sz="0" w:space="0" w:color="auto"/>
                    <w:left w:val="none" w:sz="0" w:space="0" w:color="auto"/>
                    <w:bottom w:val="none" w:sz="0" w:space="0" w:color="auto"/>
                    <w:right w:val="none" w:sz="0" w:space="0" w:color="auto"/>
                  </w:divBdr>
                </w:div>
                <w:div w:id="1632051410">
                  <w:marLeft w:val="0"/>
                  <w:marRight w:val="0"/>
                  <w:marTop w:val="0"/>
                  <w:marBottom w:val="0"/>
                  <w:divBdr>
                    <w:top w:val="none" w:sz="0" w:space="0" w:color="auto"/>
                    <w:left w:val="none" w:sz="0" w:space="0" w:color="auto"/>
                    <w:bottom w:val="none" w:sz="0" w:space="0" w:color="auto"/>
                    <w:right w:val="none" w:sz="0" w:space="0" w:color="auto"/>
                  </w:divBdr>
                </w:div>
                <w:div w:id="975061125">
                  <w:marLeft w:val="0"/>
                  <w:marRight w:val="0"/>
                  <w:marTop w:val="0"/>
                  <w:marBottom w:val="0"/>
                  <w:divBdr>
                    <w:top w:val="none" w:sz="0" w:space="0" w:color="auto"/>
                    <w:left w:val="none" w:sz="0" w:space="0" w:color="auto"/>
                    <w:bottom w:val="none" w:sz="0" w:space="0" w:color="auto"/>
                    <w:right w:val="none" w:sz="0" w:space="0" w:color="auto"/>
                  </w:divBdr>
                </w:div>
                <w:div w:id="1366296260">
                  <w:marLeft w:val="0"/>
                  <w:marRight w:val="0"/>
                  <w:marTop w:val="0"/>
                  <w:marBottom w:val="0"/>
                  <w:divBdr>
                    <w:top w:val="none" w:sz="0" w:space="0" w:color="auto"/>
                    <w:left w:val="none" w:sz="0" w:space="0" w:color="auto"/>
                    <w:bottom w:val="none" w:sz="0" w:space="0" w:color="auto"/>
                    <w:right w:val="none" w:sz="0" w:space="0" w:color="auto"/>
                  </w:divBdr>
                </w:div>
                <w:div w:id="128866656">
                  <w:marLeft w:val="0"/>
                  <w:marRight w:val="0"/>
                  <w:marTop w:val="0"/>
                  <w:marBottom w:val="0"/>
                  <w:divBdr>
                    <w:top w:val="none" w:sz="0" w:space="0" w:color="auto"/>
                    <w:left w:val="none" w:sz="0" w:space="0" w:color="auto"/>
                    <w:bottom w:val="none" w:sz="0" w:space="0" w:color="auto"/>
                    <w:right w:val="none" w:sz="0" w:space="0" w:color="auto"/>
                  </w:divBdr>
                </w:div>
                <w:div w:id="1306278237">
                  <w:marLeft w:val="0"/>
                  <w:marRight w:val="0"/>
                  <w:marTop w:val="0"/>
                  <w:marBottom w:val="0"/>
                  <w:divBdr>
                    <w:top w:val="none" w:sz="0" w:space="0" w:color="auto"/>
                    <w:left w:val="none" w:sz="0" w:space="0" w:color="auto"/>
                    <w:bottom w:val="none" w:sz="0" w:space="0" w:color="auto"/>
                    <w:right w:val="none" w:sz="0" w:space="0" w:color="auto"/>
                  </w:divBdr>
                </w:div>
                <w:div w:id="788860084">
                  <w:marLeft w:val="0"/>
                  <w:marRight w:val="0"/>
                  <w:marTop w:val="0"/>
                  <w:marBottom w:val="0"/>
                  <w:divBdr>
                    <w:top w:val="none" w:sz="0" w:space="0" w:color="auto"/>
                    <w:left w:val="none" w:sz="0" w:space="0" w:color="auto"/>
                    <w:bottom w:val="none" w:sz="0" w:space="0" w:color="auto"/>
                    <w:right w:val="none" w:sz="0" w:space="0" w:color="auto"/>
                  </w:divBdr>
                </w:div>
                <w:div w:id="1732192162">
                  <w:marLeft w:val="0"/>
                  <w:marRight w:val="0"/>
                  <w:marTop w:val="0"/>
                  <w:marBottom w:val="0"/>
                  <w:divBdr>
                    <w:top w:val="none" w:sz="0" w:space="0" w:color="auto"/>
                    <w:left w:val="none" w:sz="0" w:space="0" w:color="auto"/>
                    <w:bottom w:val="none" w:sz="0" w:space="0" w:color="auto"/>
                    <w:right w:val="none" w:sz="0" w:space="0" w:color="auto"/>
                  </w:divBdr>
                </w:div>
                <w:div w:id="403069446">
                  <w:marLeft w:val="0"/>
                  <w:marRight w:val="0"/>
                  <w:marTop w:val="0"/>
                  <w:marBottom w:val="0"/>
                  <w:divBdr>
                    <w:top w:val="none" w:sz="0" w:space="0" w:color="auto"/>
                    <w:left w:val="none" w:sz="0" w:space="0" w:color="auto"/>
                    <w:bottom w:val="none" w:sz="0" w:space="0" w:color="auto"/>
                    <w:right w:val="none" w:sz="0" w:space="0" w:color="auto"/>
                  </w:divBdr>
                </w:div>
                <w:div w:id="765422014">
                  <w:marLeft w:val="0"/>
                  <w:marRight w:val="0"/>
                  <w:marTop w:val="0"/>
                  <w:marBottom w:val="0"/>
                  <w:divBdr>
                    <w:top w:val="none" w:sz="0" w:space="0" w:color="auto"/>
                    <w:left w:val="none" w:sz="0" w:space="0" w:color="auto"/>
                    <w:bottom w:val="none" w:sz="0" w:space="0" w:color="auto"/>
                    <w:right w:val="none" w:sz="0" w:space="0" w:color="auto"/>
                  </w:divBdr>
                </w:div>
                <w:div w:id="951477417">
                  <w:marLeft w:val="0"/>
                  <w:marRight w:val="0"/>
                  <w:marTop w:val="0"/>
                  <w:marBottom w:val="0"/>
                  <w:divBdr>
                    <w:top w:val="none" w:sz="0" w:space="0" w:color="auto"/>
                    <w:left w:val="none" w:sz="0" w:space="0" w:color="auto"/>
                    <w:bottom w:val="none" w:sz="0" w:space="0" w:color="auto"/>
                    <w:right w:val="none" w:sz="0" w:space="0" w:color="auto"/>
                  </w:divBdr>
                </w:div>
                <w:div w:id="1306932839">
                  <w:marLeft w:val="0"/>
                  <w:marRight w:val="0"/>
                  <w:marTop w:val="0"/>
                  <w:marBottom w:val="0"/>
                  <w:divBdr>
                    <w:top w:val="none" w:sz="0" w:space="0" w:color="auto"/>
                    <w:left w:val="none" w:sz="0" w:space="0" w:color="auto"/>
                    <w:bottom w:val="none" w:sz="0" w:space="0" w:color="auto"/>
                    <w:right w:val="none" w:sz="0" w:space="0" w:color="auto"/>
                  </w:divBdr>
                </w:div>
                <w:div w:id="643003451">
                  <w:marLeft w:val="0"/>
                  <w:marRight w:val="0"/>
                  <w:marTop w:val="0"/>
                  <w:marBottom w:val="0"/>
                  <w:divBdr>
                    <w:top w:val="none" w:sz="0" w:space="0" w:color="auto"/>
                    <w:left w:val="none" w:sz="0" w:space="0" w:color="auto"/>
                    <w:bottom w:val="none" w:sz="0" w:space="0" w:color="auto"/>
                    <w:right w:val="none" w:sz="0" w:space="0" w:color="auto"/>
                  </w:divBdr>
                </w:div>
                <w:div w:id="758990177">
                  <w:marLeft w:val="0"/>
                  <w:marRight w:val="0"/>
                  <w:marTop w:val="0"/>
                  <w:marBottom w:val="0"/>
                  <w:divBdr>
                    <w:top w:val="none" w:sz="0" w:space="0" w:color="auto"/>
                    <w:left w:val="none" w:sz="0" w:space="0" w:color="auto"/>
                    <w:bottom w:val="none" w:sz="0" w:space="0" w:color="auto"/>
                    <w:right w:val="none" w:sz="0" w:space="0" w:color="auto"/>
                  </w:divBdr>
                </w:div>
                <w:div w:id="915214057">
                  <w:marLeft w:val="0"/>
                  <w:marRight w:val="0"/>
                  <w:marTop w:val="0"/>
                  <w:marBottom w:val="0"/>
                  <w:divBdr>
                    <w:top w:val="none" w:sz="0" w:space="0" w:color="auto"/>
                    <w:left w:val="none" w:sz="0" w:space="0" w:color="auto"/>
                    <w:bottom w:val="none" w:sz="0" w:space="0" w:color="auto"/>
                    <w:right w:val="none" w:sz="0" w:space="0" w:color="auto"/>
                  </w:divBdr>
                </w:div>
                <w:div w:id="383061949">
                  <w:marLeft w:val="0"/>
                  <w:marRight w:val="0"/>
                  <w:marTop w:val="0"/>
                  <w:marBottom w:val="0"/>
                  <w:divBdr>
                    <w:top w:val="none" w:sz="0" w:space="0" w:color="auto"/>
                    <w:left w:val="none" w:sz="0" w:space="0" w:color="auto"/>
                    <w:bottom w:val="none" w:sz="0" w:space="0" w:color="auto"/>
                    <w:right w:val="none" w:sz="0" w:space="0" w:color="auto"/>
                  </w:divBdr>
                </w:div>
                <w:div w:id="1521624307">
                  <w:marLeft w:val="0"/>
                  <w:marRight w:val="0"/>
                  <w:marTop w:val="0"/>
                  <w:marBottom w:val="0"/>
                  <w:divBdr>
                    <w:top w:val="none" w:sz="0" w:space="0" w:color="auto"/>
                    <w:left w:val="none" w:sz="0" w:space="0" w:color="auto"/>
                    <w:bottom w:val="none" w:sz="0" w:space="0" w:color="auto"/>
                    <w:right w:val="none" w:sz="0" w:space="0" w:color="auto"/>
                  </w:divBdr>
                </w:div>
                <w:div w:id="2138328739">
                  <w:marLeft w:val="0"/>
                  <w:marRight w:val="0"/>
                  <w:marTop w:val="0"/>
                  <w:marBottom w:val="0"/>
                  <w:divBdr>
                    <w:top w:val="none" w:sz="0" w:space="0" w:color="auto"/>
                    <w:left w:val="none" w:sz="0" w:space="0" w:color="auto"/>
                    <w:bottom w:val="none" w:sz="0" w:space="0" w:color="auto"/>
                    <w:right w:val="none" w:sz="0" w:space="0" w:color="auto"/>
                  </w:divBdr>
                </w:div>
                <w:div w:id="1511484947">
                  <w:marLeft w:val="0"/>
                  <w:marRight w:val="0"/>
                  <w:marTop w:val="0"/>
                  <w:marBottom w:val="0"/>
                  <w:divBdr>
                    <w:top w:val="none" w:sz="0" w:space="0" w:color="auto"/>
                    <w:left w:val="none" w:sz="0" w:space="0" w:color="auto"/>
                    <w:bottom w:val="none" w:sz="0" w:space="0" w:color="auto"/>
                    <w:right w:val="none" w:sz="0" w:space="0" w:color="auto"/>
                  </w:divBdr>
                </w:div>
                <w:div w:id="17630945">
                  <w:marLeft w:val="0"/>
                  <w:marRight w:val="0"/>
                  <w:marTop w:val="0"/>
                  <w:marBottom w:val="0"/>
                  <w:divBdr>
                    <w:top w:val="none" w:sz="0" w:space="0" w:color="auto"/>
                    <w:left w:val="none" w:sz="0" w:space="0" w:color="auto"/>
                    <w:bottom w:val="none" w:sz="0" w:space="0" w:color="auto"/>
                    <w:right w:val="none" w:sz="0" w:space="0" w:color="auto"/>
                  </w:divBdr>
                </w:div>
                <w:div w:id="1702707994">
                  <w:marLeft w:val="0"/>
                  <w:marRight w:val="0"/>
                  <w:marTop w:val="0"/>
                  <w:marBottom w:val="0"/>
                  <w:divBdr>
                    <w:top w:val="none" w:sz="0" w:space="0" w:color="auto"/>
                    <w:left w:val="none" w:sz="0" w:space="0" w:color="auto"/>
                    <w:bottom w:val="none" w:sz="0" w:space="0" w:color="auto"/>
                    <w:right w:val="none" w:sz="0" w:space="0" w:color="auto"/>
                  </w:divBdr>
                </w:div>
                <w:div w:id="1359038995">
                  <w:marLeft w:val="0"/>
                  <w:marRight w:val="0"/>
                  <w:marTop w:val="0"/>
                  <w:marBottom w:val="0"/>
                  <w:divBdr>
                    <w:top w:val="none" w:sz="0" w:space="0" w:color="auto"/>
                    <w:left w:val="none" w:sz="0" w:space="0" w:color="auto"/>
                    <w:bottom w:val="none" w:sz="0" w:space="0" w:color="auto"/>
                    <w:right w:val="none" w:sz="0" w:space="0" w:color="auto"/>
                  </w:divBdr>
                </w:div>
                <w:div w:id="1504854033">
                  <w:marLeft w:val="0"/>
                  <w:marRight w:val="0"/>
                  <w:marTop w:val="0"/>
                  <w:marBottom w:val="0"/>
                  <w:divBdr>
                    <w:top w:val="none" w:sz="0" w:space="0" w:color="auto"/>
                    <w:left w:val="none" w:sz="0" w:space="0" w:color="auto"/>
                    <w:bottom w:val="none" w:sz="0" w:space="0" w:color="auto"/>
                    <w:right w:val="none" w:sz="0" w:space="0" w:color="auto"/>
                  </w:divBdr>
                </w:div>
                <w:div w:id="1985236953">
                  <w:marLeft w:val="0"/>
                  <w:marRight w:val="0"/>
                  <w:marTop w:val="0"/>
                  <w:marBottom w:val="0"/>
                  <w:divBdr>
                    <w:top w:val="none" w:sz="0" w:space="0" w:color="auto"/>
                    <w:left w:val="none" w:sz="0" w:space="0" w:color="auto"/>
                    <w:bottom w:val="none" w:sz="0" w:space="0" w:color="auto"/>
                    <w:right w:val="none" w:sz="0" w:space="0" w:color="auto"/>
                  </w:divBdr>
                </w:div>
                <w:div w:id="1163932922">
                  <w:marLeft w:val="0"/>
                  <w:marRight w:val="0"/>
                  <w:marTop w:val="0"/>
                  <w:marBottom w:val="0"/>
                  <w:divBdr>
                    <w:top w:val="none" w:sz="0" w:space="0" w:color="auto"/>
                    <w:left w:val="none" w:sz="0" w:space="0" w:color="auto"/>
                    <w:bottom w:val="none" w:sz="0" w:space="0" w:color="auto"/>
                    <w:right w:val="none" w:sz="0" w:space="0" w:color="auto"/>
                  </w:divBdr>
                </w:div>
                <w:div w:id="1747606459">
                  <w:marLeft w:val="0"/>
                  <w:marRight w:val="0"/>
                  <w:marTop w:val="0"/>
                  <w:marBottom w:val="0"/>
                  <w:divBdr>
                    <w:top w:val="none" w:sz="0" w:space="0" w:color="auto"/>
                    <w:left w:val="none" w:sz="0" w:space="0" w:color="auto"/>
                    <w:bottom w:val="none" w:sz="0" w:space="0" w:color="auto"/>
                    <w:right w:val="none" w:sz="0" w:space="0" w:color="auto"/>
                  </w:divBdr>
                </w:div>
                <w:div w:id="860900788">
                  <w:marLeft w:val="0"/>
                  <w:marRight w:val="0"/>
                  <w:marTop w:val="0"/>
                  <w:marBottom w:val="0"/>
                  <w:divBdr>
                    <w:top w:val="none" w:sz="0" w:space="0" w:color="auto"/>
                    <w:left w:val="none" w:sz="0" w:space="0" w:color="auto"/>
                    <w:bottom w:val="none" w:sz="0" w:space="0" w:color="auto"/>
                    <w:right w:val="none" w:sz="0" w:space="0" w:color="auto"/>
                  </w:divBdr>
                </w:div>
                <w:div w:id="44527600">
                  <w:marLeft w:val="0"/>
                  <w:marRight w:val="0"/>
                  <w:marTop w:val="0"/>
                  <w:marBottom w:val="0"/>
                  <w:divBdr>
                    <w:top w:val="none" w:sz="0" w:space="0" w:color="auto"/>
                    <w:left w:val="none" w:sz="0" w:space="0" w:color="auto"/>
                    <w:bottom w:val="none" w:sz="0" w:space="0" w:color="auto"/>
                    <w:right w:val="none" w:sz="0" w:space="0" w:color="auto"/>
                  </w:divBdr>
                </w:div>
                <w:div w:id="1957325406">
                  <w:marLeft w:val="0"/>
                  <w:marRight w:val="0"/>
                  <w:marTop w:val="0"/>
                  <w:marBottom w:val="0"/>
                  <w:divBdr>
                    <w:top w:val="none" w:sz="0" w:space="0" w:color="auto"/>
                    <w:left w:val="none" w:sz="0" w:space="0" w:color="auto"/>
                    <w:bottom w:val="none" w:sz="0" w:space="0" w:color="auto"/>
                    <w:right w:val="none" w:sz="0" w:space="0" w:color="auto"/>
                  </w:divBdr>
                </w:div>
                <w:div w:id="1352876526">
                  <w:marLeft w:val="0"/>
                  <w:marRight w:val="0"/>
                  <w:marTop w:val="0"/>
                  <w:marBottom w:val="0"/>
                  <w:divBdr>
                    <w:top w:val="none" w:sz="0" w:space="0" w:color="auto"/>
                    <w:left w:val="none" w:sz="0" w:space="0" w:color="auto"/>
                    <w:bottom w:val="none" w:sz="0" w:space="0" w:color="auto"/>
                    <w:right w:val="none" w:sz="0" w:space="0" w:color="auto"/>
                  </w:divBdr>
                </w:div>
                <w:div w:id="1419523410">
                  <w:marLeft w:val="0"/>
                  <w:marRight w:val="0"/>
                  <w:marTop w:val="0"/>
                  <w:marBottom w:val="0"/>
                  <w:divBdr>
                    <w:top w:val="none" w:sz="0" w:space="0" w:color="auto"/>
                    <w:left w:val="none" w:sz="0" w:space="0" w:color="auto"/>
                    <w:bottom w:val="none" w:sz="0" w:space="0" w:color="auto"/>
                    <w:right w:val="none" w:sz="0" w:space="0" w:color="auto"/>
                  </w:divBdr>
                </w:div>
                <w:div w:id="486021044">
                  <w:marLeft w:val="0"/>
                  <w:marRight w:val="0"/>
                  <w:marTop w:val="0"/>
                  <w:marBottom w:val="0"/>
                  <w:divBdr>
                    <w:top w:val="none" w:sz="0" w:space="0" w:color="auto"/>
                    <w:left w:val="none" w:sz="0" w:space="0" w:color="auto"/>
                    <w:bottom w:val="none" w:sz="0" w:space="0" w:color="auto"/>
                    <w:right w:val="none" w:sz="0" w:space="0" w:color="auto"/>
                  </w:divBdr>
                </w:div>
                <w:div w:id="1942640408">
                  <w:marLeft w:val="0"/>
                  <w:marRight w:val="0"/>
                  <w:marTop w:val="0"/>
                  <w:marBottom w:val="0"/>
                  <w:divBdr>
                    <w:top w:val="none" w:sz="0" w:space="0" w:color="auto"/>
                    <w:left w:val="none" w:sz="0" w:space="0" w:color="auto"/>
                    <w:bottom w:val="none" w:sz="0" w:space="0" w:color="auto"/>
                    <w:right w:val="none" w:sz="0" w:space="0" w:color="auto"/>
                  </w:divBdr>
                </w:div>
                <w:div w:id="1119301140">
                  <w:marLeft w:val="0"/>
                  <w:marRight w:val="0"/>
                  <w:marTop w:val="0"/>
                  <w:marBottom w:val="0"/>
                  <w:divBdr>
                    <w:top w:val="none" w:sz="0" w:space="0" w:color="auto"/>
                    <w:left w:val="none" w:sz="0" w:space="0" w:color="auto"/>
                    <w:bottom w:val="none" w:sz="0" w:space="0" w:color="auto"/>
                    <w:right w:val="none" w:sz="0" w:space="0" w:color="auto"/>
                  </w:divBdr>
                </w:div>
                <w:div w:id="1366904290">
                  <w:marLeft w:val="0"/>
                  <w:marRight w:val="0"/>
                  <w:marTop w:val="0"/>
                  <w:marBottom w:val="0"/>
                  <w:divBdr>
                    <w:top w:val="none" w:sz="0" w:space="0" w:color="auto"/>
                    <w:left w:val="none" w:sz="0" w:space="0" w:color="auto"/>
                    <w:bottom w:val="none" w:sz="0" w:space="0" w:color="auto"/>
                    <w:right w:val="none" w:sz="0" w:space="0" w:color="auto"/>
                  </w:divBdr>
                </w:div>
                <w:div w:id="1821269963">
                  <w:marLeft w:val="0"/>
                  <w:marRight w:val="0"/>
                  <w:marTop w:val="0"/>
                  <w:marBottom w:val="0"/>
                  <w:divBdr>
                    <w:top w:val="none" w:sz="0" w:space="0" w:color="auto"/>
                    <w:left w:val="none" w:sz="0" w:space="0" w:color="auto"/>
                    <w:bottom w:val="none" w:sz="0" w:space="0" w:color="auto"/>
                    <w:right w:val="none" w:sz="0" w:space="0" w:color="auto"/>
                  </w:divBdr>
                </w:div>
                <w:div w:id="507142353">
                  <w:marLeft w:val="0"/>
                  <w:marRight w:val="0"/>
                  <w:marTop w:val="0"/>
                  <w:marBottom w:val="0"/>
                  <w:divBdr>
                    <w:top w:val="none" w:sz="0" w:space="0" w:color="auto"/>
                    <w:left w:val="none" w:sz="0" w:space="0" w:color="auto"/>
                    <w:bottom w:val="none" w:sz="0" w:space="0" w:color="auto"/>
                    <w:right w:val="none" w:sz="0" w:space="0" w:color="auto"/>
                  </w:divBdr>
                </w:div>
                <w:div w:id="1649482452">
                  <w:marLeft w:val="0"/>
                  <w:marRight w:val="0"/>
                  <w:marTop w:val="0"/>
                  <w:marBottom w:val="0"/>
                  <w:divBdr>
                    <w:top w:val="none" w:sz="0" w:space="0" w:color="auto"/>
                    <w:left w:val="none" w:sz="0" w:space="0" w:color="auto"/>
                    <w:bottom w:val="none" w:sz="0" w:space="0" w:color="auto"/>
                    <w:right w:val="none" w:sz="0" w:space="0" w:color="auto"/>
                  </w:divBdr>
                </w:div>
                <w:div w:id="904023375">
                  <w:marLeft w:val="0"/>
                  <w:marRight w:val="0"/>
                  <w:marTop w:val="0"/>
                  <w:marBottom w:val="0"/>
                  <w:divBdr>
                    <w:top w:val="none" w:sz="0" w:space="0" w:color="auto"/>
                    <w:left w:val="none" w:sz="0" w:space="0" w:color="auto"/>
                    <w:bottom w:val="none" w:sz="0" w:space="0" w:color="auto"/>
                    <w:right w:val="none" w:sz="0" w:space="0" w:color="auto"/>
                  </w:divBdr>
                </w:div>
                <w:div w:id="1988656641">
                  <w:marLeft w:val="0"/>
                  <w:marRight w:val="0"/>
                  <w:marTop w:val="0"/>
                  <w:marBottom w:val="0"/>
                  <w:divBdr>
                    <w:top w:val="none" w:sz="0" w:space="0" w:color="auto"/>
                    <w:left w:val="none" w:sz="0" w:space="0" w:color="auto"/>
                    <w:bottom w:val="none" w:sz="0" w:space="0" w:color="auto"/>
                    <w:right w:val="none" w:sz="0" w:space="0" w:color="auto"/>
                  </w:divBdr>
                </w:div>
                <w:div w:id="550192396">
                  <w:marLeft w:val="0"/>
                  <w:marRight w:val="0"/>
                  <w:marTop w:val="0"/>
                  <w:marBottom w:val="0"/>
                  <w:divBdr>
                    <w:top w:val="none" w:sz="0" w:space="0" w:color="auto"/>
                    <w:left w:val="none" w:sz="0" w:space="0" w:color="auto"/>
                    <w:bottom w:val="none" w:sz="0" w:space="0" w:color="auto"/>
                    <w:right w:val="none" w:sz="0" w:space="0" w:color="auto"/>
                  </w:divBdr>
                </w:div>
                <w:div w:id="169100386">
                  <w:marLeft w:val="0"/>
                  <w:marRight w:val="0"/>
                  <w:marTop w:val="0"/>
                  <w:marBottom w:val="0"/>
                  <w:divBdr>
                    <w:top w:val="none" w:sz="0" w:space="0" w:color="auto"/>
                    <w:left w:val="none" w:sz="0" w:space="0" w:color="auto"/>
                    <w:bottom w:val="none" w:sz="0" w:space="0" w:color="auto"/>
                    <w:right w:val="none" w:sz="0" w:space="0" w:color="auto"/>
                  </w:divBdr>
                </w:div>
                <w:div w:id="1930576578">
                  <w:marLeft w:val="0"/>
                  <w:marRight w:val="0"/>
                  <w:marTop w:val="0"/>
                  <w:marBottom w:val="0"/>
                  <w:divBdr>
                    <w:top w:val="none" w:sz="0" w:space="0" w:color="auto"/>
                    <w:left w:val="none" w:sz="0" w:space="0" w:color="auto"/>
                    <w:bottom w:val="none" w:sz="0" w:space="0" w:color="auto"/>
                    <w:right w:val="none" w:sz="0" w:space="0" w:color="auto"/>
                  </w:divBdr>
                </w:div>
                <w:div w:id="654651382">
                  <w:marLeft w:val="0"/>
                  <w:marRight w:val="0"/>
                  <w:marTop w:val="0"/>
                  <w:marBottom w:val="0"/>
                  <w:divBdr>
                    <w:top w:val="none" w:sz="0" w:space="0" w:color="auto"/>
                    <w:left w:val="none" w:sz="0" w:space="0" w:color="auto"/>
                    <w:bottom w:val="none" w:sz="0" w:space="0" w:color="auto"/>
                    <w:right w:val="none" w:sz="0" w:space="0" w:color="auto"/>
                  </w:divBdr>
                </w:div>
                <w:div w:id="2080588939">
                  <w:marLeft w:val="0"/>
                  <w:marRight w:val="0"/>
                  <w:marTop w:val="0"/>
                  <w:marBottom w:val="0"/>
                  <w:divBdr>
                    <w:top w:val="none" w:sz="0" w:space="0" w:color="auto"/>
                    <w:left w:val="none" w:sz="0" w:space="0" w:color="auto"/>
                    <w:bottom w:val="none" w:sz="0" w:space="0" w:color="auto"/>
                    <w:right w:val="none" w:sz="0" w:space="0" w:color="auto"/>
                  </w:divBdr>
                </w:div>
                <w:div w:id="776952462">
                  <w:marLeft w:val="0"/>
                  <w:marRight w:val="0"/>
                  <w:marTop w:val="0"/>
                  <w:marBottom w:val="0"/>
                  <w:divBdr>
                    <w:top w:val="none" w:sz="0" w:space="0" w:color="auto"/>
                    <w:left w:val="none" w:sz="0" w:space="0" w:color="auto"/>
                    <w:bottom w:val="none" w:sz="0" w:space="0" w:color="auto"/>
                    <w:right w:val="none" w:sz="0" w:space="0" w:color="auto"/>
                  </w:divBdr>
                </w:div>
                <w:div w:id="481387421">
                  <w:marLeft w:val="0"/>
                  <w:marRight w:val="0"/>
                  <w:marTop w:val="0"/>
                  <w:marBottom w:val="0"/>
                  <w:divBdr>
                    <w:top w:val="none" w:sz="0" w:space="0" w:color="auto"/>
                    <w:left w:val="none" w:sz="0" w:space="0" w:color="auto"/>
                    <w:bottom w:val="none" w:sz="0" w:space="0" w:color="auto"/>
                    <w:right w:val="none" w:sz="0" w:space="0" w:color="auto"/>
                  </w:divBdr>
                </w:div>
                <w:div w:id="651835285">
                  <w:marLeft w:val="0"/>
                  <w:marRight w:val="0"/>
                  <w:marTop w:val="0"/>
                  <w:marBottom w:val="0"/>
                  <w:divBdr>
                    <w:top w:val="none" w:sz="0" w:space="0" w:color="auto"/>
                    <w:left w:val="none" w:sz="0" w:space="0" w:color="auto"/>
                    <w:bottom w:val="none" w:sz="0" w:space="0" w:color="auto"/>
                    <w:right w:val="none" w:sz="0" w:space="0" w:color="auto"/>
                  </w:divBdr>
                </w:div>
                <w:div w:id="1855725357">
                  <w:marLeft w:val="0"/>
                  <w:marRight w:val="0"/>
                  <w:marTop w:val="0"/>
                  <w:marBottom w:val="0"/>
                  <w:divBdr>
                    <w:top w:val="none" w:sz="0" w:space="0" w:color="auto"/>
                    <w:left w:val="none" w:sz="0" w:space="0" w:color="auto"/>
                    <w:bottom w:val="none" w:sz="0" w:space="0" w:color="auto"/>
                    <w:right w:val="none" w:sz="0" w:space="0" w:color="auto"/>
                  </w:divBdr>
                </w:div>
                <w:div w:id="179899734">
                  <w:marLeft w:val="0"/>
                  <w:marRight w:val="0"/>
                  <w:marTop w:val="0"/>
                  <w:marBottom w:val="0"/>
                  <w:divBdr>
                    <w:top w:val="none" w:sz="0" w:space="0" w:color="auto"/>
                    <w:left w:val="none" w:sz="0" w:space="0" w:color="auto"/>
                    <w:bottom w:val="none" w:sz="0" w:space="0" w:color="auto"/>
                    <w:right w:val="none" w:sz="0" w:space="0" w:color="auto"/>
                  </w:divBdr>
                </w:div>
                <w:div w:id="736780519">
                  <w:marLeft w:val="0"/>
                  <w:marRight w:val="0"/>
                  <w:marTop w:val="0"/>
                  <w:marBottom w:val="0"/>
                  <w:divBdr>
                    <w:top w:val="none" w:sz="0" w:space="0" w:color="auto"/>
                    <w:left w:val="none" w:sz="0" w:space="0" w:color="auto"/>
                    <w:bottom w:val="none" w:sz="0" w:space="0" w:color="auto"/>
                    <w:right w:val="none" w:sz="0" w:space="0" w:color="auto"/>
                  </w:divBdr>
                </w:div>
                <w:div w:id="550461848">
                  <w:marLeft w:val="0"/>
                  <w:marRight w:val="0"/>
                  <w:marTop w:val="0"/>
                  <w:marBottom w:val="0"/>
                  <w:divBdr>
                    <w:top w:val="none" w:sz="0" w:space="0" w:color="auto"/>
                    <w:left w:val="none" w:sz="0" w:space="0" w:color="auto"/>
                    <w:bottom w:val="none" w:sz="0" w:space="0" w:color="auto"/>
                    <w:right w:val="none" w:sz="0" w:space="0" w:color="auto"/>
                  </w:divBdr>
                </w:div>
                <w:div w:id="872153300">
                  <w:marLeft w:val="0"/>
                  <w:marRight w:val="0"/>
                  <w:marTop w:val="0"/>
                  <w:marBottom w:val="0"/>
                  <w:divBdr>
                    <w:top w:val="none" w:sz="0" w:space="0" w:color="auto"/>
                    <w:left w:val="none" w:sz="0" w:space="0" w:color="auto"/>
                    <w:bottom w:val="none" w:sz="0" w:space="0" w:color="auto"/>
                    <w:right w:val="none" w:sz="0" w:space="0" w:color="auto"/>
                  </w:divBdr>
                </w:div>
                <w:div w:id="1408725171">
                  <w:marLeft w:val="0"/>
                  <w:marRight w:val="0"/>
                  <w:marTop w:val="0"/>
                  <w:marBottom w:val="0"/>
                  <w:divBdr>
                    <w:top w:val="none" w:sz="0" w:space="0" w:color="auto"/>
                    <w:left w:val="none" w:sz="0" w:space="0" w:color="auto"/>
                    <w:bottom w:val="none" w:sz="0" w:space="0" w:color="auto"/>
                    <w:right w:val="none" w:sz="0" w:space="0" w:color="auto"/>
                  </w:divBdr>
                </w:div>
                <w:div w:id="1029338395">
                  <w:marLeft w:val="0"/>
                  <w:marRight w:val="0"/>
                  <w:marTop w:val="0"/>
                  <w:marBottom w:val="0"/>
                  <w:divBdr>
                    <w:top w:val="none" w:sz="0" w:space="0" w:color="auto"/>
                    <w:left w:val="none" w:sz="0" w:space="0" w:color="auto"/>
                    <w:bottom w:val="none" w:sz="0" w:space="0" w:color="auto"/>
                    <w:right w:val="none" w:sz="0" w:space="0" w:color="auto"/>
                  </w:divBdr>
                </w:div>
                <w:div w:id="1031804160">
                  <w:marLeft w:val="0"/>
                  <w:marRight w:val="0"/>
                  <w:marTop w:val="0"/>
                  <w:marBottom w:val="0"/>
                  <w:divBdr>
                    <w:top w:val="none" w:sz="0" w:space="0" w:color="auto"/>
                    <w:left w:val="none" w:sz="0" w:space="0" w:color="auto"/>
                    <w:bottom w:val="none" w:sz="0" w:space="0" w:color="auto"/>
                    <w:right w:val="none" w:sz="0" w:space="0" w:color="auto"/>
                  </w:divBdr>
                </w:div>
                <w:div w:id="476262300">
                  <w:marLeft w:val="0"/>
                  <w:marRight w:val="0"/>
                  <w:marTop w:val="0"/>
                  <w:marBottom w:val="0"/>
                  <w:divBdr>
                    <w:top w:val="none" w:sz="0" w:space="0" w:color="auto"/>
                    <w:left w:val="none" w:sz="0" w:space="0" w:color="auto"/>
                    <w:bottom w:val="none" w:sz="0" w:space="0" w:color="auto"/>
                    <w:right w:val="none" w:sz="0" w:space="0" w:color="auto"/>
                  </w:divBdr>
                </w:div>
                <w:div w:id="452485209">
                  <w:marLeft w:val="0"/>
                  <w:marRight w:val="0"/>
                  <w:marTop w:val="0"/>
                  <w:marBottom w:val="0"/>
                  <w:divBdr>
                    <w:top w:val="none" w:sz="0" w:space="0" w:color="auto"/>
                    <w:left w:val="none" w:sz="0" w:space="0" w:color="auto"/>
                    <w:bottom w:val="none" w:sz="0" w:space="0" w:color="auto"/>
                    <w:right w:val="none" w:sz="0" w:space="0" w:color="auto"/>
                  </w:divBdr>
                </w:div>
                <w:div w:id="1454668716">
                  <w:marLeft w:val="0"/>
                  <w:marRight w:val="0"/>
                  <w:marTop w:val="0"/>
                  <w:marBottom w:val="0"/>
                  <w:divBdr>
                    <w:top w:val="none" w:sz="0" w:space="0" w:color="auto"/>
                    <w:left w:val="none" w:sz="0" w:space="0" w:color="auto"/>
                    <w:bottom w:val="none" w:sz="0" w:space="0" w:color="auto"/>
                    <w:right w:val="none" w:sz="0" w:space="0" w:color="auto"/>
                  </w:divBdr>
                </w:div>
                <w:div w:id="327101122">
                  <w:marLeft w:val="0"/>
                  <w:marRight w:val="0"/>
                  <w:marTop w:val="0"/>
                  <w:marBottom w:val="0"/>
                  <w:divBdr>
                    <w:top w:val="none" w:sz="0" w:space="0" w:color="auto"/>
                    <w:left w:val="none" w:sz="0" w:space="0" w:color="auto"/>
                    <w:bottom w:val="none" w:sz="0" w:space="0" w:color="auto"/>
                    <w:right w:val="none" w:sz="0" w:space="0" w:color="auto"/>
                  </w:divBdr>
                </w:div>
                <w:div w:id="1689604597">
                  <w:marLeft w:val="0"/>
                  <w:marRight w:val="0"/>
                  <w:marTop w:val="0"/>
                  <w:marBottom w:val="0"/>
                  <w:divBdr>
                    <w:top w:val="none" w:sz="0" w:space="0" w:color="auto"/>
                    <w:left w:val="none" w:sz="0" w:space="0" w:color="auto"/>
                    <w:bottom w:val="none" w:sz="0" w:space="0" w:color="auto"/>
                    <w:right w:val="none" w:sz="0" w:space="0" w:color="auto"/>
                  </w:divBdr>
                </w:div>
                <w:div w:id="1201748971">
                  <w:marLeft w:val="0"/>
                  <w:marRight w:val="0"/>
                  <w:marTop w:val="0"/>
                  <w:marBottom w:val="0"/>
                  <w:divBdr>
                    <w:top w:val="none" w:sz="0" w:space="0" w:color="auto"/>
                    <w:left w:val="none" w:sz="0" w:space="0" w:color="auto"/>
                    <w:bottom w:val="none" w:sz="0" w:space="0" w:color="auto"/>
                    <w:right w:val="none" w:sz="0" w:space="0" w:color="auto"/>
                  </w:divBdr>
                </w:div>
                <w:div w:id="1114640687">
                  <w:marLeft w:val="0"/>
                  <w:marRight w:val="0"/>
                  <w:marTop w:val="0"/>
                  <w:marBottom w:val="0"/>
                  <w:divBdr>
                    <w:top w:val="none" w:sz="0" w:space="0" w:color="auto"/>
                    <w:left w:val="none" w:sz="0" w:space="0" w:color="auto"/>
                    <w:bottom w:val="none" w:sz="0" w:space="0" w:color="auto"/>
                    <w:right w:val="none" w:sz="0" w:space="0" w:color="auto"/>
                  </w:divBdr>
                </w:div>
                <w:div w:id="1178693690">
                  <w:marLeft w:val="0"/>
                  <w:marRight w:val="0"/>
                  <w:marTop w:val="0"/>
                  <w:marBottom w:val="0"/>
                  <w:divBdr>
                    <w:top w:val="none" w:sz="0" w:space="0" w:color="auto"/>
                    <w:left w:val="none" w:sz="0" w:space="0" w:color="auto"/>
                    <w:bottom w:val="none" w:sz="0" w:space="0" w:color="auto"/>
                    <w:right w:val="none" w:sz="0" w:space="0" w:color="auto"/>
                  </w:divBdr>
                </w:div>
                <w:div w:id="432017474">
                  <w:marLeft w:val="0"/>
                  <w:marRight w:val="0"/>
                  <w:marTop w:val="0"/>
                  <w:marBottom w:val="0"/>
                  <w:divBdr>
                    <w:top w:val="none" w:sz="0" w:space="0" w:color="auto"/>
                    <w:left w:val="none" w:sz="0" w:space="0" w:color="auto"/>
                    <w:bottom w:val="none" w:sz="0" w:space="0" w:color="auto"/>
                    <w:right w:val="none" w:sz="0" w:space="0" w:color="auto"/>
                  </w:divBdr>
                </w:div>
                <w:div w:id="922762616">
                  <w:marLeft w:val="0"/>
                  <w:marRight w:val="0"/>
                  <w:marTop w:val="0"/>
                  <w:marBottom w:val="0"/>
                  <w:divBdr>
                    <w:top w:val="none" w:sz="0" w:space="0" w:color="auto"/>
                    <w:left w:val="none" w:sz="0" w:space="0" w:color="auto"/>
                    <w:bottom w:val="none" w:sz="0" w:space="0" w:color="auto"/>
                    <w:right w:val="none" w:sz="0" w:space="0" w:color="auto"/>
                  </w:divBdr>
                </w:div>
                <w:div w:id="785657116">
                  <w:marLeft w:val="0"/>
                  <w:marRight w:val="0"/>
                  <w:marTop w:val="0"/>
                  <w:marBottom w:val="0"/>
                  <w:divBdr>
                    <w:top w:val="none" w:sz="0" w:space="0" w:color="auto"/>
                    <w:left w:val="none" w:sz="0" w:space="0" w:color="auto"/>
                    <w:bottom w:val="none" w:sz="0" w:space="0" w:color="auto"/>
                    <w:right w:val="none" w:sz="0" w:space="0" w:color="auto"/>
                  </w:divBdr>
                </w:div>
                <w:div w:id="551775692">
                  <w:marLeft w:val="0"/>
                  <w:marRight w:val="0"/>
                  <w:marTop w:val="0"/>
                  <w:marBottom w:val="0"/>
                  <w:divBdr>
                    <w:top w:val="none" w:sz="0" w:space="0" w:color="auto"/>
                    <w:left w:val="none" w:sz="0" w:space="0" w:color="auto"/>
                    <w:bottom w:val="none" w:sz="0" w:space="0" w:color="auto"/>
                    <w:right w:val="none" w:sz="0" w:space="0" w:color="auto"/>
                  </w:divBdr>
                </w:div>
                <w:div w:id="1090349935">
                  <w:marLeft w:val="0"/>
                  <w:marRight w:val="0"/>
                  <w:marTop w:val="0"/>
                  <w:marBottom w:val="0"/>
                  <w:divBdr>
                    <w:top w:val="none" w:sz="0" w:space="0" w:color="auto"/>
                    <w:left w:val="none" w:sz="0" w:space="0" w:color="auto"/>
                    <w:bottom w:val="none" w:sz="0" w:space="0" w:color="auto"/>
                    <w:right w:val="none" w:sz="0" w:space="0" w:color="auto"/>
                  </w:divBdr>
                </w:div>
                <w:div w:id="781535802">
                  <w:marLeft w:val="0"/>
                  <w:marRight w:val="0"/>
                  <w:marTop w:val="0"/>
                  <w:marBottom w:val="0"/>
                  <w:divBdr>
                    <w:top w:val="none" w:sz="0" w:space="0" w:color="auto"/>
                    <w:left w:val="none" w:sz="0" w:space="0" w:color="auto"/>
                    <w:bottom w:val="none" w:sz="0" w:space="0" w:color="auto"/>
                    <w:right w:val="none" w:sz="0" w:space="0" w:color="auto"/>
                  </w:divBdr>
                </w:div>
                <w:div w:id="907303789">
                  <w:marLeft w:val="0"/>
                  <w:marRight w:val="0"/>
                  <w:marTop w:val="0"/>
                  <w:marBottom w:val="0"/>
                  <w:divBdr>
                    <w:top w:val="none" w:sz="0" w:space="0" w:color="auto"/>
                    <w:left w:val="none" w:sz="0" w:space="0" w:color="auto"/>
                    <w:bottom w:val="none" w:sz="0" w:space="0" w:color="auto"/>
                    <w:right w:val="none" w:sz="0" w:space="0" w:color="auto"/>
                  </w:divBdr>
                </w:div>
                <w:div w:id="2016569579">
                  <w:marLeft w:val="0"/>
                  <w:marRight w:val="0"/>
                  <w:marTop w:val="0"/>
                  <w:marBottom w:val="0"/>
                  <w:divBdr>
                    <w:top w:val="none" w:sz="0" w:space="0" w:color="auto"/>
                    <w:left w:val="none" w:sz="0" w:space="0" w:color="auto"/>
                    <w:bottom w:val="none" w:sz="0" w:space="0" w:color="auto"/>
                    <w:right w:val="none" w:sz="0" w:space="0" w:color="auto"/>
                  </w:divBdr>
                </w:div>
                <w:div w:id="881332281">
                  <w:marLeft w:val="0"/>
                  <w:marRight w:val="0"/>
                  <w:marTop w:val="0"/>
                  <w:marBottom w:val="0"/>
                  <w:divBdr>
                    <w:top w:val="none" w:sz="0" w:space="0" w:color="auto"/>
                    <w:left w:val="none" w:sz="0" w:space="0" w:color="auto"/>
                    <w:bottom w:val="none" w:sz="0" w:space="0" w:color="auto"/>
                    <w:right w:val="none" w:sz="0" w:space="0" w:color="auto"/>
                  </w:divBdr>
                </w:div>
                <w:div w:id="1918467761">
                  <w:marLeft w:val="0"/>
                  <w:marRight w:val="0"/>
                  <w:marTop w:val="0"/>
                  <w:marBottom w:val="0"/>
                  <w:divBdr>
                    <w:top w:val="none" w:sz="0" w:space="0" w:color="auto"/>
                    <w:left w:val="none" w:sz="0" w:space="0" w:color="auto"/>
                    <w:bottom w:val="none" w:sz="0" w:space="0" w:color="auto"/>
                    <w:right w:val="none" w:sz="0" w:space="0" w:color="auto"/>
                  </w:divBdr>
                </w:div>
                <w:div w:id="2099522487">
                  <w:marLeft w:val="0"/>
                  <w:marRight w:val="0"/>
                  <w:marTop w:val="0"/>
                  <w:marBottom w:val="0"/>
                  <w:divBdr>
                    <w:top w:val="none" w:sz="0" w:space="0" w:color="auto"/>
                    <w:left w:val="none" w:sz="0" w:space="0" w:color="auto"/>
                    <w:bottom w:val="none" w:sz="0" w:space="0" w:color="auto"/>
                    <w:right w:val="none" w:sz="0" w:space="0" w:color="auto"/>
                  </w:divBdr>
                </w:div>
                <w:div w:id="334655854">
                  <w:marLeft w:val="0"/>
                  <w:marRight w:val="0"/>
                  <w:marTop w:val="0"/>
                  <w:marBottom w:val="0"/>
                  <w:divBdr>
                    <w:top w:val="none" w:sz="0" w:space="0" w:color="auto"/>
                    <w:left w:val="none" w:sz="0" w:space="0" w:color="auto"/>
                    <w:bottom w:val="none" w:sz="0" w:space="0" w:color="auto"/>
                    <w:right w:val="none" w:sz="0" w:space="0" w:color="auto"/>
                  </w:divBdr>
                </w:div>
                <w:div w:id="889266689">
                  <w:marLeft w:val="0"/>
                  <w:marRight w:val="0"/>
                  <w:marTop w:val="0"/>
                  <w:marBottom w:val="0"/>
                  <w:divBdr>
                    <w:top w:val="none" w:sz="0" w:space="0" w:color="auto"/>
                    <w:left w:val="none" w:sz="0" w:space="0" w:color="auto"/>
                    <w:bottom w:val="none" w:sz="0" w:space="0" w:color="auto"/>
                    <w:right w:val="none" w:sz="0" w:space="0" w:color="auto"/>
                  </w:divBdr>
                </w:div>
                <w:div w:id="49574580">
                  <w:marLeft w:val="0"/>
                  <w:marRight w:val="0"/>
                  <w:marTop w:val="0"/>
                  <w:marBottom w:val="0"/>
                  <w:divBdr>
                    <w:top w:val="none" w:sz="0" w:space="0" w:color="auto"/>
                    <w:left w:val="none" w:sz="0" w:space="0" w:color="auto"/>
                    <w:bottom w:val="none" w:sz="0" w:space="0" w:color="auto"/>
                    <w:right w:val="none" w:sz="0" w:space="0" w:color="auto"/>
                  </w:divBdr>
                </w:div>
                <w:div w:id="350379092">
                  <w:marLeft w:val="0"/>
                  <w:marRight w:val="0"/>
                  <w:marTop w:val="0"/>
                  <w:marBottom w:val="0"/>
                  <w:divBdr>
                    <w:top w:val="none" w:sz="0" w:space="0" w:color="auto"/>
                    <w:left w:val="none" w:sz="0" w:space="0" w:color="auto"/>
                    <w:bottom w:val="none" w:sz="0" w:space="0" w:color="auto"/>
                    <w:right w:val="none" w:sz="0" w:space="0" w:color="auto"/>
                  </w:divBdr>
                </w:div>
                <w:div w:id="870729531">
                  <w:marLeft w:val="0"/>
                  <w:marRight w:val="0"/>
                  <w:marTop w:val="0"/>
                  <w:marBottom w:val="0"/>
                  <w:divBdr>
                    <w:top w:val="none" w:sz="0" w:space="0" w:color="auto"/>
                    <w:left w:val="none" w:sz="0" w:space="0" w:color="auto"/>
                    <w:bottom w:val="none" w:sz="0" w:space="0" w:color="auto"/>
                    <w:right w:val="none" w:sz="0" w:space="0" w:color="auto"/>
                  </w:divBdr>
                </w:div>
                <w:div w:id="1301762604">
                  <w:marLeft w:val="0"/>
                  <w:marRight w:val="0"/>
                  <w:marTop w:val="0"/>
                  <w:marBottom w:val="0"/>
                  <w:divBdr>
                    <w:top w:val="none" w:sz="0" w:space="0" w:color="auto"/>
                    <w:left w:val="none" w:sz="0" w:space="0" w:color="auto"/>
                    <w:bottom w:val="none" w:sz="0" w:space="0" w:color="auto"/>
                    <w:right w:val="none" w:sz="0" w:space="0" w:color="auto"/>
                  </w:divBdr>
                </w:div>
                <w:div w:id="41948467">
                  <w:marLeft w:val="0"/>
                  <w:marRight w:val="0"/>
                  <w:marTop w:val="0"/>
                  <w:marBottom w:val="0"/>
                  <w:divBdr>
                    <w:top w:val="none" w:sz="0" w:space="0" w:color="auto"/>
                    <w:left w:val="none" w:sz="0" w:space="0" w:color="auto"/>
                    <w:bottom w:val="none" w:sz="0" w:space="0" w:color="auto"/>
                    <w:right w:val="none" w:sz="0" w:space="0" w:color="auto"/>
                  </w:divBdr>
                </w:div>
                <w:div w:id="1637223648">
                  <w:marLeft w:val="0"/>
                  <w:marRight w:val="0"/>
                  <w:marTop w:val="0"/>
                  <w:marBottom w:val="0"/>
                  <w:divBdr>
                    <w:top w:val="none" w:sz="0" w:space="0" w:color="auto"/>
                    <w:left w:val="none" w:sz="0" w:space="0" w:color="auto"/>
                    <w:bottom w:val="none" w:sz="0" w:space="0" w:color="auto"/>
                    <w:right w:val="none" w:sz="0" w:space="0" w:color="auto"/>
                  </w:divBdr>
                </w:div>
                <w:div w:id="1900439623">
                  <w:marLeft w:val="0"/>
                  <w:marRight w:val="0"/>
                  <w:marTop w:val="0"/>
                  <w:marBottom w:val="0"/>
                  <w:divBdr>
                    <w:top w:val="none" w:sz="0" w:space="0" w:color="auto"/>
                    <w:left w:val="none" w:sz="0" w:space="0" w:color="auto"/>
                    <w:bottom w:val="none" w:sz="0" w:space="0" w:color="auto"/>
                    <w:right w:val="none" w:sz="0" w:space="0" w:color="auto"/>
                  </w:divBdr>
                </w:div>
                <w:div w:id="167454352">
                  <w:marLeft w:val="0"/>
                  <w:marRight w:val="0"/>
                  <w:marTop w:val="0"/>
                  <w:marBottom w:val="0"/>
                  <w:divBdr>
                    <w:top w:val="none" w:sz="0" w:space="0" w:color="auto"/>
                    <w:left w:val="none" w:sz="0" w:space="0" w:color="auto"/>
                    <w:bottom w:val="none" w:sz="0" w:space="0" w:color="auto"/>
                    <w:right w:val="none" w:sz="0" w:space="0" w:color="auto"/>
                  </w:divBdr>
                </w:div>
                <w:div w:id="1961109201">
                  <w:marLeft w:val="0"/>
                  <w:marRight w:val="0"/>
                  <w:marTop w:val="0"/>
                  <w:marBottom w:val="0"/>
                  <w:divBdr>
                    <w:top w:val="none" w:sz="0" w:space="0" w:color="auto"/>
                    <w:left w:val="none" w:sz="0" w:space="0" w:color="auto"/>
                    <w:bottom w:val="none" w:sz="0" w:space="0" w:color="auto"/>
                    <w:right w:val="none" w:sz="0" w:space="0" w:color="auto"/>
                  </w:divBdr>
                </w:div>
                <w:div w:id="542252586">
                  <w:marLeft w:val="0"/>
                  <w:marRight w:val="0"/>
                  <w:marTop w:val="0"/>
                  <w:marBottom w:val="0"/>
                  <w:divBdr>
                    <w:top w:val="none" w:sz="0" w:space="0" w:color="auto"/>
                    <w:left w:val="none" w:sz="0" w:space="0" w:color="auto"/>
                    <w:bottom w:val="none" w:sz="0" w:space="0" w:color="auto"/>
                    <w:right w:val="none" w:sz="0" w:space="0" w:color="auto"/>
                  </w:divBdr>
                </w:div>
                <w:div w:id="1386754487">
                  <w:marLeft w:val="0"/>
                  <w:marRight w:val="0"/>
                  <w:marTop w:val="0"/>
                  <w:marBottom w:val="0"/>
                  <w:divBdr>
                    <w:top w:val="none" w:sz="0" w:space="0" w:color="auto"/>
                    <w:left w:val="none" w:sz="0" w:space="0" w:color="auto"/>
                    <w:bottom w:val="none" w:sz="0" w:space="0" w:color="auto"/>
                    <w:right w:val="none" w:sz="0" w:space="0" w:color="auto"/>
                  </w:divBdr>
                </w:div>
                <w:div w:id="1223367925">
                  <w:marLeft w:val="0"/>
                  <w:marRight w:val="0"/>
                  <w:marTop w:val="0"/>
                  <w:marBottom w:val="0"/>
                  <w:divBdr>
                    <w:top w:val="none" w:sz="0" w:space="0" w:color="auto"/>
                    <w:left w:val="none" w:sz="0" w:space="0" w:color="auto"/>
                    <w:bottom w:val="none" w:sz="0" w:space="0" w:color="auto"/>
                    <w:right w:val="none" w:sz="0" w:space="0" w:color="auto"/>
                  </w:divBdr>
                </w:div>
                <w:div w:id="1756440980">
                  <w:marLeft w:val="0"/>
                  <w:marRight w:val="0"/>
                  <w:marTop w:val="0"/>
                  <w:marBottom w:val="0"/>
                  <w:divBdr>
                    <w:top w:val="none" w:sz="0" w:space="0" w:color="auto"/>
                    <w:left w:val="none" w:sz="0" w:space="0" w:color="auto"/>
                    <w:bottom w:val="none" w:sz="0" w:space="0" w:color="auto"/>
                    <w:right w:val="none" w:sz="0" w:space="0" w:color="auto"/>
                  </w:divBdr>
                </w:div>
                <w:div w:id="731083343">
                  <w:marLeft w:val="0"/>
                  <w:marRight w:val="0"/>
                  <w:marTop w:val="0"/>
                  <w:marBottom w:val="0"/>
                  <w:divBdr>
                    <w:top w:val="none" w:sz="0" w:space="0" w:color="auto"/>
                    <w:left w:val="none" w:sz="0" w:space="0" w:color="auto"/>
                    <w:bottom w:val="none" w:sz="0" w:space="0" w:color="auto"/>
                    <w:right w:val="none" w:sz="0" w:space="0" w:color="auto"/>
                  </w:divBdr>
                </w:div>
                <w:div w:id="1948584068">
                  <w:marLeft w:val="0"/>
                  <w:marRight w:val="0"/>
                  <w:marTop w:val="0"/>
                  <w:marBottom w:val="0"/>
                  <w:divBdr>
                    <w:top w:val="none" w:sz="0" w:space="0" w:color="auto"/>
                    <w:left w:val="none" w:sz="0" w:space="0" w:color="auto"/>
                    <w:bottom w:val="none" w:sz="0" w:space="0" w:color="auto"/>
                    <w:right w:val="none" w:sz="0" w:space="0" w:color="auto"/>
                  </w:divBdr>
                </w:div>
                <w:div w:id="764040550">
                  <w:marLeft w:val="0"/>
                  <w:marRight w:val="0"/>
                  <w:marTop w:val="0"/>
                  <w:marBottom w:val="0"/>
                  <w:divBdr>
                    <w:top w:val="none" w:sz="0" w:space="0" w:color="auto"/>
                    <w:left w:val="none" w:sz="0" w:space="0" w:color="auto"/>
                    <w:bottom w:val="none" w:sz="0" w:space="0" w:color="auto"/>
                    <w:right w:val="none" w:sz="0" w:space="0" w:color="auto"/>
                  </w:divBdr>
                </w:div>
                <w:div w:id="992879831">
                  <w:marLeft w:val="0"/>
                  <w:marRight w:val="0"/>
                  <w:marTop w:val="0"/>
                  <w:marBottom w:val="0"/>
                  <w:divBdr>
                    <w:top w:val="none" w:sz="0" w:space="0" w:color="auto"/>
                    <w:left w:val="none" w:sz="0" w:space="0" w:color="auto"/>
                    <w:bottom w:val="none" w:sz="0" w:space="0" w:color="auto"/>
                    <w:right w:val="none" w:sz="0" w:space="0" w:color="auto"/>
                  </w:divBdr>
                </w:div>
                <w:div w:id="1688099998">
                  <w:marLeft w:val="0"/>
                  <w:marRight w:val="0"/>
                  <w:marTop w:val="0"/>
                  <w:marBottom w:val="0"/>
                  <w:divBdr>
                    <w:top w:val="none" w:sz="0" w:space="0" w:color="auto"/>
                    <w:left w:val="none" w:sz="0" w:space="0" w:color="auto"/>
                    <w:bottom w:val="none" w:sz="0" w:space="0" w:color="auto"/>
                    <w:right w:val="none" w:sz="0" w:space="0" w:color="auto"/>
                  </w:divBdr>
                </w:div>
                <w:div w:id="1119840995">
                  <w:marLeft w:val="0"/>
                  <w:marRight w:val="0"/>
                  <w:marTop w:val="0"/>
                  <w:marBottom w:val="0"/>
                  <w:divBdr>
                    <w:top w:val="none" w:sz="0" w:space="0" w:color="auto"/>
                    <w:left w:val="none" w:sz="0" w:space="0" w:color="auto"/>
                    <w:bottom w:val="none" w:sz="0" w:space="0" w:color="auto"/>
                    <w:right w:val="none" w:sz="0" w:space="0" w:color="auto"/>
                  </w:divBdr>
                </w:div>
                <w:div w:id="897058137">
                  <w:marLeft w:val="0"/>
                  <w:marRight w:val="0"/>
                  <w:marTop w:val="0"/>
                  <w:marBottom w:val="0"/>
                  <w:divBdr>
                    <w:top w:val="none" w:sz="0" w:space="0" w:color="auto"/>
                    <w:left w:val="none" w:sz="0" w:space="0" w:color="auto"/>
                    <w:bottom w:val="none" w:sz="0" w:space="0" w:color="auto"/>
                    <w:right w:val="none" w:sz="0" w:space="0" w:color="auto"/>
                  </w:divBdr>
                </w:div>
                <w:div w:id="742264866">
                  <w:marLeft w:val="0"/>
                  <w:marRight w:val="0"/>
                  <w:marTop w:val="0"/>
                  <w:marBottom w:val="0"/>
                  <w:divBdr>
                    <w:top w:val="none" w:sz="0" w:space="0" w:color="auto"/>
                    <w:left w:val="none" w:sz="0" w:space="0" w:color="auto"/>
                    <w:bottom w:val="none" w:sz="0" w:space="0" w:color="auto"/>
                    <w:right w:val="none" w:sz="0" w:space="0" w:color="auto"/>
                  </w:divBdr>
                </w:div>
                <w:div w:id="2098089338">
                  <w:marLeft w:val="0"/>
                  <w:marRight w:val="0"/>
                  <w:marTop w:val="0"/>
                  <w:marBottom w:val="0"/>
                  <w:divBdr>
                    <w:top w:val="none" w:sz="0" w:space="0" w:color="auto"/>
                    <w:left w:val="none" w:sz="0" w:space="0" w:color="auto"/>
                    <w:bottom w:val="none" w:sz="0" w:space="0" w:color="auto"/>
                    <w:right w:val="none" w:sz="0" w:space="0" w:color="auto"/>
                  </w:divBdr>
                </w:div>
                <w:div w:id="1746220178">
                  <w:marLeft w:val="0"/>
                  <w:marRight w:val="0"/>
                  <w:marTop w:val="0"/>
                  <w:marBottom w:val="0"/>
                  <w:divBdr>
                    <w:top w:val="none" w:sz="0" w:space="0" w:color="auto"/>
                    <w:left w:val="none" w:sz="0" w:space="0" w:color="auto"/>
                    <w:bottom w:val="none" w:sz="0" w:space="0" w:color="auto"/>
                    <w:right w:val="none" w:sz="0" w:space="0" w:color="auto"/>
                  </w:divBdr>
                </w:div>
                <w:div w:id="1518303709">
                  <w:marLeft w:val="0"/>
                  <w:marRight w:val="0"/>
                  <w:marTop w:val="0"/>
                  <w:marBottom w:val="0"/>
                  <w:divBdr>
                    <w:top w:val="none" w:sz="0" w:space="0" w:color="auto"/>
                    <w:left w:val="none" w:sz="0" w:space="0" w:color="auto"/>
                    <w:bottom w:val="none" w:sz="0" w:space="0" w:color="auto"/>
                    <w:right w:val="none" w:sz="0" w:space="0" w:color="auto"/>
                  </w:divBdr>
                </w:div>
                <w:div w:id="834034895">
                  <w:marLeft w:val="0"/>
                  <w:marRight w:val="0"/>
                  <w:marTop w:val="0"/>
                  <w:marBottom w:val="0"/>
                  <w:divBdr>
                    <w:top w:val="none" w:sz="0" w:space="0" w:color="auto"/>
                    <w:left w:val="none" w:sz="0" w:space="0" w:color="auto"/>
                    <w:bottom w:val="none" w:sz="0" w:space="0" w:color="auto"/>
                    <w:right w:val="none" w:sz="0" w:space="0" w:color="auto"/>
                  </w:divBdr>
                </w:div>
                <w:div w:id="530344247">
                  <w:marLeft w:val="0"/>
                  <w:marRight w:val="0"/>
                  <w:marTop w:val="0"/>
                  <w:marBottom w:val="0"/>
                  <w:divBdr>
                    <w:top w:val="none" w:sz="0" w:space="0" w:color="auto"/>
                    <w:left w:val="none" w:sz="0" w:space="0" w:color="auto"/>
                    <w:bottom w:val="none" w:sz="0" w:space="0" w:color="auto"/>
                    <w:right w:val="none" w:sz="0" w:space="0" w:color="auto"/>
                  </w:divBdr>
                </w:div>
                <w:div w:id="2142264758">
                  <w:marLeft w:val="0"/>
                  <w:marRight w:val="0"/>
                  <w:marTop w:val="0"/>
                  <w:marBottom w:val="0"/>
                  <w:divBdr>
                    <w:top w:val="none" w:sz="0" w:space="0" w:color="auto"/>
                    <w:left w:val="none" w:sz="0" w:space="0" w:color="auto"/>
                    <w:bottom w:val="none" w:sz="0" w:space="0" w:color="auto"/>
                    <w:right w:val="none" w:sz="0" w:space="0" w:color="auto"/>
                  </w:divBdr>
                </w:div>
                <w:div w:id="738940089">
                  <w:marLeft w:val="0"/>
                  <w:marRight w:val="0"/>
                  <w:marTop w:val="0"/>
                  <w:marBottom w:val="0"/>
                  <w:divBdr>
                    <w:top w:val="none" w:sz="0" w:space="0" w:color="auto"/>
                    <w:left w:val="none" w:sz="0" w:space="0" w:color="auto"/>
                    <w:bottom w:val="none" w:sz="0" w:space="0" w:color="auto"/>
                    <w:right w:val="none" w:sz="0" w:space="0" w:color="auto"/>
                  </w:divBdr>
                </w:div>
                <w:div w:id="1364788818">
                  <w:marLeft w:val="0"/>
                  <w:marRight w:val="0"/>
                  <w:marTop w:val="0"/>
                  <w:marBottom w:val="0"/>
                  <w:divBdr>
                    <w:top w:val="none" w:sz="0" w:space="0" w:color="auto"/>
                    <w:left w:val="none" w:sz="0" w:space="0" w:color="auto"/>
                    <w:bottom w:val="none" w:sz="0" w:space="0" w:color="auto"/>
                    <w:right w:val="none" w:sz="0" w:space="0" w:color="auto"/>
                  </w:divBdr>
                </w:div>
                <w:div w:id="59795182">
                  <w:marLeft w:val="0"/>
                  <w:marRight w:val="0"/>
                  <w:marTop w:val="0"/>
                  <w:marBottom w:val="0"/>
                  <w:divBdr>
                    <w:top w:val="none" w:sz="0" w:space="0" w:color="auto"/>
                    <w:left w:val="none" w:sz="0" w:space="0" w:color="auto"/>
                    <w:bottom w:val="none" w:sz="0" w:space="0" w:color="auto"/>
                    <w:right w:val="none" w:sz="0" w:space="0" w:color="auto"/>
                  </w:divBdr>
                </w:div>
                <w:div w:id="1893541011">
                  <w:marLeft w:val="0"/>
                  <w:marRight w:val="0"/>
                  <w:marTop w:val="0"/>
                  <w:marBottom w:val="0"/>
                  <w:divBdr>
                    <w:top w:val="none" w:sz="0" w:space="0" w:color="auto"/>
                    <w:left w:val="none" w:sz="0" w:space="0" w:color="auto"/>
                    <w:bottom w:val="none" w:sz="0" w:space="0" w:color="auto"/>
                    <w:right w:val="none" w:sz="0" w:space="0" w:color="auto"/>
                  </w:divBdr>
                </w:div>
                <w:div w:id="796992213">
                  <w:marLeft w:val="0"/>
                  <w:marRight w:val="0"/>
                  <w:marTop w:val="0"/>
                  <w:marBottom w:val="0"/>
                  <w:divBdr>
                    <w:top w:val="none" w:sz="0" w:space="0" w:color="auto"/>
                    <w:left w:val="none" w:sz="0" w:space="0" w:color="auto"/>
                    <w:bottom w:val="none" w:sz="0" w:space="0" w:color="auto"/>
                    <w:right w:val="none" w:sz="0" w:space="0" w:color="auto"/>
                  </w:divBdr>
                </w:div>
                <w:div w:id="1760981049">
                  <w:marLeft w:val="0"/>
                  <w:marRight w:val="0"/>
                  <w:marTop w:val="0"/>
                  <w:marBottom w:val="0"/>
                  <w:divBdr>
                    <w:top w:val="none" w:sz="0" w:space="0" w:color="auto"/>
                    <w:left w:val="none" w:sz="0" w:space="0" w:color="auto"/>
                    <w:bottom w:val="none" w:sz="0" w:space="0" w:color="auto"/>
                    <w:right w:val="none" w:sz="0" w:space="0" w:color="auto"/>
                  </w:divBdr>
                </w:div>
                <w:div w:id="1527718849">
                  <w:marLeft w:val="0"/>
                  <w:marRight w:val="0"/>
                  <w:marTop w:val="0"/>
                  <w:marBottom w:val="0"/>
                  <w:divBdr>
                    <w:top w:val="none" w:sz="0" w:space="0" w:color="auto"/>
                    <w:left w:val="none" w:sz="0" w:space="0" w:color="auto"/>
                    <w:bottom w:val="none" w:sz="0" w:space="0" w:color="auto"/>
                    <w:right w:val="none" w:sz="0" w:space="0" w:color="auto"/>
                  </w:divBdr>
                </w:div>
                <w:div w:id="924918119">
                  <w:marLeft w:val="0"/>
                  <w:marRight w:val="0"/>
                  <w:marTop w:val="0"/>
                  <w:marBottom w:val="0"/>
                  <w:divBdr>
                    <w:top w:val="none" w:sz="0" w:space="0" w:color="auto"/>
                    <w:left w:val="none" w:sz="0" w:space="0" w:color="auto"/>
                    <w:bottom w:val="none" w:sz="0" w:space="0" w:color="auto"/>
                    <w:right w:val="none" w:sz="0" w:space="0" w:color="auto"/>
                  </w:divBdr>
                </w:div>
                <w:div w:id="198861591">
                  <w:marLeft w:val="0"/>
                  <w:marRight w:val="0"/>
                  <w:marTop w:val="0"/>
                  <w:marBottom w:val="0"/>
                  <w:divBdr>
                    <w:top w:val="none" w:sz="0" w:space="0" w:color="auto"/>
                    <w:left w:val="none" w:sz="0" w:space="0" w:color="auto"/>
                    <w:bottom w:val="none" w:sz="0" w:space="0" w:color="auto"/>
                    <w:right w:val="none" w:sz="0" w:space="0" w:color="auto"/>
                  </w:divBdr>
                </w:div>
                <w:div w:id="446125227">
                  <w:marLeft w:val="0"/>
                  <w:marRight w:val="0"/>
                  <w:marTop w:val="0"/>
                  <w:marBottom w:val="0"/>
                  <w:divBdr>
                    <w:top w:val="none" w:sz="0" w:space="0" w:color="auto"/>
                    <w:left w:val="none" w:sz="0" w:space="0" w:color="auto"/>
                    <w:bottom w:val="none" w:sz="0" w:space="0" w:color="auto"/>
                    <w:right w:val="none" w:sz="0" w:space="0" w:color="auto"/>
                  </w:divBdr>
                </w:div>
                <w:div w:id="1424378309">
                  <w:marLeft w:val="0"/>
                  <w:marRight w:val="0"/>
                  <w:marTop w:val="0"/>
                  <w:marBottom w:val="0"/>
                  <w:divBdr>
                    <w:top w:val="none" w:sz="0" w:space="0" w:color="auto"/>
                    <w:left w:val="none" w:sz="0" w:space="0" w:color="auto"/>
                    <w:bottom w:val="none" w:sz="0" w:space="0" w:color="auto"/>
                    <w:right w:val="none" w:sz="0" w:space="0" w:color="auto"/>
                  </w:divBdr>
                </w:div>
                <w:div w:id="438064150">
                  <w:marLeft w:val="0"/>
                  <w:marRight w:val="0"/>
                  <w:marTop w:val="0"/>
                  <w:marBottom w:val="0"/>
                  <w:divBdr>
                    <w:top w:val="none" w:sz="0" w:space="0" w:color="auto"/>
                    <w:left w:val="none" w:sz="0" w:space="0" w:color="auto"/>
                    <w:bottom w:val="none" w:sz="0" w:space="0" w:color="auto"/>
                    <w:right w:val="none" w:sz="0" w:space="0" w:color="auto"/>
                  </w:divBdr>
                </w:div>
                <w:div w:id="22557757">
                  <w:marLeft w:val="0"/>
                  <w:marRight w:val="0"/>
                  <w:marTop w:val="0"/>
                  <w:marBottom w:val="0"/>
                  <w:divBdr>
                    <w:top w:val="none" w:sz="0" w:space="0" w:color="auto"/>
                    <w:left w:val="none" w:sz="0" w:space="0" w:color="auto"/>
                    <w:bottom w:val="none" w:sz="0" w:space="0" w:color="auto"/>
                    <w:right w:val="none" w:sz="0" w:space="0" w:color="auto"/>
                  </w:divBdr>
                </w:div>
                <w:div w:id="739258055">
                  <w:marLeft w:val="0"/>
                  <w:marRight w:val="0"/>
                  <w:marTop w:val="0"/>
                  <w:marBottom w:val="0"/>
                  <w:divBdr>
                    <w:top w:val="none" w:sz="0" w:space="0" w:color="auto"/>
                    <w:left w:val="none" w:sz="0" w:space="0" w:color="auto"/>
                    <w:bottom w:val="none" w:sz="0" w:space="0" w:color="auto"/>
                    <w:right w:val="none" w:sz="0" w:space="0" w:color="auto"/>
                  </w:divBdr>
                </w:div>
                <w:div w:id="549002133">
                  <w:marLeft w:val="0"/>
                  <w:marRight w:val="0"/>
                  <w:marTop w:val="0"/>
                  <w:marBottom w:val="0"/>
                  <w:divBdr>
                    <w:top w:val="none" w:sz="0" w:space="0" w:color="auto"/>
                    <w:left w:val="none" w:sz="0" w:space="0" w:color="auto"/>
                    <w:bottom w:val="none" w:sz="0" w:space="0" w:color="auto"/>
                    <w:right w:val="none" w:sz="0" w:space="0" w:color="auto"/>
                  </w:divBdr>
                </w:div>
                <w:div w:id="672562046">
                  <w:marLeft w:val="0"/>
                  <w:marRight w:val="0"/>
                  <w:marTop w:val="0"/>
                  <w:marBottom w:val="0"/>
                  <w:divBdr>
                    <w:top w:val="none" w:sz="0" w:space="0" w:color="auto"/>
                    <w:left w:val="none" w:sz="0" w:space="0" w:color="auto"/>
                    <w:bottom w:val="none" w:sz="0" w:space="0" w:color="auto"/>
                    <w:right w:val="none" w:sz="0" w:space="0" w:color="auto"/>
                  </w:divBdr>
                </w:div>
                <w:div w:id="715811133">
                  <w:marLeft w:val="0"/>
                  <w:marRight w:val="0"/>
                  <w:marTop w:val="0"/>
                  <w:marBottom w:val="0"/>
                  <w:divBdr>
                    <w:top w:val="none" w:sz="0" w:space="0" w:color="auto"/>
                    <w:left w:val="none" w:sz="0" w:space="0" w:color="auto"/>
                    <w:bottom w:val="none" w:sz="0" w:space="0" w:color="auto"/>
                    <w:right w:val="none" w:sz="0" w:space="0" w:color="auto"/>
                  </w:divBdr>
                </w:div>
                <w:div w:id="1901281177">
                  <w:marLeft w:val="0"/>
                  <w:marRight w:val="0"/>
                  <w:marTop w:val="0"/>
                  <w:marBottom w:val="0"/>
                  <w:divBdr>
                    <w:top w:val="none" w:sz="0" w:space="0" w:color="auto"/>
                    <w:left w:val="none" w:sz="0" w:space="0" w:color="auto"/>
                    <w:bottom w:val="none" w:sz="0" w:space="0" w:color="auto"/>
                    <w:right w:val="none" w:sz="0" w:space="0" w:color="auto"/>
                  </w:divBdr>
                </w:div>
                <w:div w:id="1515680408">
                  <w:marLeft w:val="0"/>
                  <w:marRight w:val="0"/>
                  <w:marTop w:val="0"/>
                  <w:marBottom w:val="0"/>
                  <w:divBdr>
                    <w:top w:val="none" w:sz="0" w:space="0" w:color="auto"/>
                    <w:left w:val="none" w:sz="0" w:space="0" w:color="auto"/>
                    <w:bottom w:val="none" w:sz="0" w:space="0" w:color="auto"/>
                    <w:right w:val="none" w:sz="0" w:space="0" w:color="auto"/>
                  </w:divBdr>
                </w:div>
                <w:div w:id="1818297774">
                  <w:marLeft w:val="0"/>
                  <w:marRight w:val="0"/>
                  <w:marTop w:val="0"/>
                  <w:marBottom w:val="0"/>
                  <w:divBdr>
                    <w:top w:val="none" w:sz="0" w:space="0" w:color="auto"/>
                    <w:left w:val="none" w:sz="0" w:space="0" w:color="auto"/>
                    <w:bottom w:val="none" w:sz="0" w:space="0" w:color="auto"/>
                    <w:right w:val="none" w:sz="0" w:space="0" w:color="auto"/>
                  </w:divBdr>
                </w:div>
                <w:div w:id="1812937947">
                  <w:marLeft w:val="0"/>
                  <w:marRight w:val="0"/>
                  <w:marTop w:val="0"/>
                  <w:marBottom w:val="0"/>
                  <w:divBdr>
                    <w:top w:val="none" w:sz="0" w:space="0" w:color="auto"/>
                    <w:left w:val="none" w:sz="0" w:space="0" w:color="auto"/>
                    <w:bottom w:val="none" w:sz="0" w:space="0" w:color="auto"/>
                    <w:right w:val="none" w:sz="0" w:space="0" w:color="auto"/>
                  </w:divBdr>
                </w:div>
                <w:div w:id="1033532270">
                  <w:marLeft w:val="0"/>
                  <w:marRight w:val="0"/>
                  <w:marTop w:val="0"/>
                  <w:marBottom w:val="0"/>
                  <w:divBdr>
                    <w:top w:val="none" w:sz="0" w:space="0" w:color="auto"/>
                    <w:left w:val="none" w:sz="0" w:space="0" w:color="auto"/>
                    <w:bottom w:val="none" w:sz="0" w:space="0" w:color="auto"/>
                    <w:right w:val="none" w:sz="0" w:space="0" w:color="auto"/>
                  </w:divBdr>
                </w:div>
                <w:div w:id="1935360758">
                  <w:marLeft w:val="0"/>
                  <w:marRight w:val="0"/>
                  <w:marTop w:val="0"/>
                  <w:marBottom w:val="0"/>
                  <w:divBdr>
                    <w:top w:val="none" w:sz="0" w:space="0" w:color="auto"/>
                    <w:left w:val="none" w:sz="0" w:space="0" w:color="auto"/>
                    <w:bottom w:val="none" w:sz="0" w:space="0" w:color="auto"/>
                    <w:right w:val="none" w:sz="0" w:space="0" w:color="auto"/>
                  </w:divBdr>
                </w:div>
                <w:div w:id="1753576406">
                  <w:marLeft w:val="0"/>
                  <w:marRight w:val="0"/>
                  <w:marTop w:val="0"/>
                  <w:marBottom w:val="0"/>
                  <w:divBdr>
                    <w:top w:val="none" w:sz="0" w:space="0" w:color="auto"/>
                    <w:left w:val="none" w:sz="0" w:space="0" w:color="auto"/>
                    <w:bottom w:val="none" w:sz="0" w:space="0" w:color="auto"/>
                    <w:right w:val="none" w:sz="0" w:space="0" w:color="auto"/>
                  </w:divBdr>
                </w:div>
                <w:div w:id="106782216">
                  <w:marLeft w:val="0"/>
                  <w:marRight w:val="0"/>
                  <w:marTop w:val="0"/>
                  <w:marBottom w:val="0"/>
                  <w:divBdr>
                    <w:top w:val="none" w:sz="0" w:space="0" w:color="auto"/>
                    <w:left w:val="none" w:sz="0" w:space="0" w:color="auto"/>
                    <w:bottom w:val="none" w:sz="0" w:space="0" w:color="auto"/>
                    <w:right w:val="none" w:sz="0" w:space="0" w:color="auto"/>
                  </w:divBdr>
                </w:div>
                <w:div w:id="1982690360">
                  <w:marLeft w:val="0"/>
                  <w:marRight w:val="0"/>
                  <w:marTop w:val="0"/>
                  <w:marBottom w:val="0"/>
                  <w:divBdr>
                    <w:top w:val="none" w:sz="0" w:space="0" w:color="auto"/>
                    <w:left w:val="none" w:sz="0" w:space="0" w:color="auto"/>
                    <w:bottom w:val="none" w:sz="0" w:space="0" w:color="auto"/>
                    <w:right w:val="none" w:sz="0" w:space="0" w:color="auto"/>
                  </w:divBdr>
                </w:div>
                <w:div w:id="681467665">
                  <w:marLeft w:val="0"/>
                  <w:marRight w:val="0"/>
                  <w:marTop w:val="0"/>
                  <w:marBottom w:val="0"/>
                  <w:divBdr>
                    <w:top w:val="none" w:sz="0" w:space="0" w:color="auto"/>
                    <w:left w:val="none" w:sz="0" w:space="0" w:color="auto"/>
                    <w:bottom w:val="none" w:sz="0" w:space="0" w:color="auto"/>
                    <w:right w:val="none" w:sz="0" w:space="0" w:color="auto"/>
                  </w:divBdr>
                </w:div>
                <w:div w:id="1062213501">
                  <w:marLeft w:val="0"/>
                  <w:marRight w:val="0"/>
                  <w:marTop w:val="0"/>
                  <w:marBottom w:val="0"/>
                  <w:divBdr>
                    <w:top w:val="none" w:sz="0" w:space="0" w:color="auto"/>
                    <w:left w:val="none" w:sz="0" w:space="0" w:color="auto"/>
                    <w:bottom w:val="none" w:sz="0" w:space="0" w:color="auto"/>
                    <w:right w:val="none" w:sz="0" w:space="0" w:color="auto"/>
                  </w:divBdr>
                </w:div>
                <w:div w:id="693729000">
                  <w:marLeft w:val="0"/>
                  <w:marRight w:val="0"/>
                  <w:marTop w:val="0"/>
                  <w:marBottom w:val="0"/>
                  <w:divBdr>
                    <w:top w:val="none" w:sz="0" w:space="0" w:color="auto"/>
                    <w:left w:val="none" w:sz="0" w:space="0" w:color="auto"/>
                    <w:bottom w:val="none" w:sz="0" w:space="0" w:color="auto"/>
                    <w:right w:val="none" w:sz="0" w:space="0" w:color="auto"/>
                  </w:divBdr>
                </w:div>
                <w:div w:id="1136335863">
                  <w:marLeft w:val="0"/>
                  <w:marRight w:val="0"/>
                  <w:marTop w:val="0"/>
                  <w:marBottom w:val="0"/>
                  <w:divBdr>
                    <w:top w:val="none" w:sz="0" w:space="0" w:color="auto"/>
                    <w:left w:val="none" w:sz="0" w:space="0" w:color="auto"/>
                    <w:bottom w:val="none" w:sz="0" w:space="0" w:color="auto"/>
                    <w:right w:val="none" w:sz="0" w:space="0" w:color="auto"/>
                  </w:divBdr>
                </w:div>
                <w:div w:id="1641494219">
                  <w:marLeft w:val="0"/>
                  <w:marRight w:val="0"/>
                  <w:marTop w:val="0"/>
                  <w:marBottom w:val="0"/>
                  <w:divBdr>
                    <w:top w:val="none" w:sz="0" w:space="0" w:color="auto"/>
                    <w:left w:val="none" w:sz="0" w:space="0" w:color="auto"/>
                    <w:bottom w:val="none" w:sz="0" w:space="0" w:color="auto"/>
                    <w:right w:val="none" w:sz="0" w:space="0" w:color="auto"/>
                  </w:divBdr>
                </w:div>
                <w:div w:id="531920145">
                  <w:marLeft w:val="0"/>
                  <w:marRight w:val="0"/>
                  <w:marTop w:val="0"/>
                  <w:marBottom w:val="0"/>
                  <w:divBdr>
                    <w:top w:val="none" w:sz="0" w:space="0" w:color="auto"/>
                    <w:left w:val="none" w:sz="0" w:space="0" w:color="auto"/>
                    <w:bottom w:val="none" w:sz="0" w:space="0" w:color="auto"/>
                    <w:right w:val="none" w:sz="0" w:space="0" w:color="auto"/>
                  </w:divBdr>
                </w:div>
                <w:div w:id="901982770">
                  <w:marLeft w:val="0"/>
                  <w:marRight w:val="0"/>
                  <w:marTop w:val="0"/>
                  <w:marBottom w:val="0"/>
                  <w:divBdr>
                    <w:top w:val="none" w:sz="0" w:space="0" w:color="auto"/>
                    <w:left w:val="none" w:sz="0" w:space="0" w:color="auto"/>
                    <w:bottom w:val="none" w:sz="0" w:space="0" w:color="auto"/>
                    <w:right w:val="none" w:sz="0" w:space="0" w:color="auto"/>
                  </w:divBdr>
                </w:div>
                <w:div w:id="1662931289">
                  <w:marLeft w:val="0"/>
                  <w:marRight w:val="0"/>
                  <w:marTop w:val="0"/>
                  <w:marBottom w:val="0"/>
                  <w:divBdr>
                    <w:top w:val="none" w:sz="0" w:space="0" w:color="auto"/>
                    <w:left w:val="none" w:sz="0" w:space="0" w:color="auto"/>
                    <w:bottom w:val="none" w:sz="0" w:space="0" w:color="auto"/>
                    <w:right w:val="none" w:sz="0" w:space="0" w:color="auto"/>
                  </w:divBdr>
                </w:div>
                <w:div w:id="1359505707">
                  <w:marLeft w:val="0"/>
                  <w:marRight w:val="0"/>
                  <w:marTop w:val="0"/>
                  <w:marBottom w:val="0"/>
                  <w:divBdr>
                    <w:top w:val="none" w:sz="0" w:space="0" w:color="auto"/>
                    <w:left w:val="none" w:sz="0" w:space="0" w:color="auto"/>
                    <w:bottom w:val="none" w:sz="0" w:space="0" w:color="auto"/>
                    <w:right w:val="none" w:sz="0" w:space="0" w:color="auto"/>
                  </w:divBdr>
                </w:div>
                <w:div w:id="1065492051">
                  <w:marLeft w:val="0"/>
                  <w:marRight w:val="0"/>
                  <w:marTop w:val="0"/>
                  <w:marBottom w:val="0"/>
                  <w:divBdr>
                    <w:top w:val="none" w:sz="0" w:space="0" w:color="auto"/>
                    <w:left w:val="none" w:sz="0" w:space="0" w:color="auto"/>
                    <w:bottom w:val="none" w:sz="0" w:space="0" w:color="auto"/>
                    <w:right w:val="none" w:sz="0" w:space="0" w:color="auto"/>
                  </w:divBdr>
                </w:div>
                <w:div w:id="1638993202">
                  <w:marLeft w:val="0"/>
                  <w:marRight w:val="0"/>
                  <w:marTop w:val="0"/>
                  <w:marBottom w:val="0"/>
                  <w:divBdr>
                    <w:top w:val="none" w:sz="0" w:space="0" w:color="auto"/>
                    <w:left w:val="none" w:sz="0" w:space="0" w:color="auto"/>
                    <w:bottom w:val="none" w:sz="0" w:space="0" w:color="auto"/>
                    <w:right w:val="none" w:sz="0" w:space="0" w:color="auto"/>
                  </w:divBdr>
                </w:div>
                <w:div w:id="933823287">
                  <w:marLeft w:val="0"/>
                  <w:marRight w:val="0"/>
                  <w:marTop w:val="0"/>
                  <w:marBottom w:val="0"/>
                  <w:divBdr>
                    <w:top w:val="none" w:sz="0" w:space="0" w:color="auto"/>
                    <w:left w:val="none" w:sz="0" w:space="0" w:color="auto"/>
                    <w:bottom w:val="none" w:sz="0" w:space="0" w:color="auto"/>
                    <w:right w:val="none" w:sz="0" w:space="0" w:color="auto"/>
                  </w:divBdr>
                </w:div>
                <w:div w:id="1489977150">
                  <w:marLeft w:val="0"/>
                  <w:marRight w:val="0"/>
                  <w:marTop w:val="0"/>
                  <w:marBottom w:val="0"/>
                  <w:divBdr>
                    <w:top w:val="none" w:sz="0" w:space="0" w:color="auto"/>
                    <w:left w:val="none" w:sz="0" w:space="0" w:color="auto"/>
                    <w:bottom w:val="none" w:sz="0" w:space="0" w:color="auto"/>
                    <w:right w:val="none" w:sz="0" w:space="0" w:color="auto"/>
                  </w:divBdr>
                </w:div>
                <w:div w:id="1395004453">
                  <w:marLeft w:val="0"/>
                  <w:marRight w:val="0"/>
                  <w:marTop w:val="0"/>
                  <w:marBottom w:val="0"/>
                  <w:divBdr>
                    <w:top w:val="none" w:sz="0" w:space="0" w:color="auto"/>
                    <w:left w:val="none" w:sz="0" w:space="0" w:color="auto"/>
                    <w:bottom w:val="none" w:sz="0" w:space="0" w:color="auto"/>
                    <w:right w:val="none" w:sz="0" w:space="0" w:color="auto"/>
                  </w:divBdr>
                </w:div>
                <w:div w:id="1555433441">
                  <w:marLeft w:val="0"/>
                  <w:marRight w:val="0"/>
                  <w:marTop w:val="0"/>
                  <w:marBottom w:val="0"/>
                  <w:divBdr>
                    <w:top w:val="none" w:sz="0" w:space="0" w:color="auto"/>
                    <w:left w:val="none" w:sz="0" w:space="0" w:color="auto"/>
                    <w:bottom w:val="none" w:sz="0" w:space="0" w:color="auto"/>
                    <w:right w:val="none" w:sz="0" w:space="0" w:color="auto"/>
                  </w:divBdr>
                </w:div>
                <w:div w:id="1433746016">
                  <w:marLeft w:val="0"/>
                  <w:marRight w:val="0"/>
                  <w:marTop w:val="0"/>
                  <w:marBottom w:val="0"/>
                  <w:divBdr>
                    <w:top w:val="none" w:sz="0" w:space="0" w:color="auto"/>
                    <w:left w:val="none" w:sz="0" w:space="0" w:color="auto"/>
                    <w:bottom w:val="none" w:sz="0" w:space="0" w:color="auto"/>
                    <w:right w:val="none" w:sz="0" w:space="0" w:color="auto"/>
                  </w:divBdr>
                </w:div>
                <w:div w:id="260380891">
                  <w:marLeft w:val="0"/>
                  <w:marRight w:val="0"/>
                  <w:marTop w:val="0"/>
                  <w:marBottom w:val="0"/>
                  <w:divBdr>
                    <w:top w:val="none" w:sz="0" w:space="0" w:color="auto"/>
                    <w:left w:val="none" w:sz="0" w:space="0" w:color="auto"/>
                    <w:bottom w:val="none" w:sz="0" w:space="0" w:color="auto"/>
                    <w:right w:val="none" w:sz="0" w:space="0" w:color="auto"/>
                  </w:divBdr>
                </w:div>
                <w:div w:id="507793908">
                  <w:marLeft w:val="0"/>
                  <w:marRight w:val="0"/>
                  <w:marTop w:val="0"/>
                  <w:marBottom w:val="0"/>
                  <w:divBdr>
                    <w:top w:val="none" w:sz="0" w:space="0" w:color="auto"/>
                    <w:left w:val="none" w:sz="0" w:space="0" w:color="auto"/>
                    <w:bottom w:val="none" w:sz="0" w:space="0" w:color="auto"/>
                    <w:right w:val="none" w:sz="0" w:space="0" w:color="auto"/>
                  </w:divBdr>
                </w:div>
                <w:div w:id="369574280">
                  <w:marLeft w:val="0"/>
                  <w:marRight w:val="0"/>
                  <w:marTop w:val="0"/>
                  <w:marBottom w:val="0"/>
                  <w:divBdr>
                    <w:top w:val="none" w:sz="0" w:space="0" w:color="auto"/>
                    <w:left w:val="none" w:sz="0" w:space="0" w:color="auto"/>
                    <w:bottom w:val="none" w:sz="0" w:space="0" w:color="auto"/>
                    <w:right w:val="none" w:sz="0" w:space="0" w:color="auto"/>
                  </w:divBdr>
                </w:div>
                <w:div w:id="417287977">
                  <w:marLeft w:val="0"/>
                  <w:marRight w:val="0"/>
                  <w:marTop w:val="0"/>
                  <w:marBottom w:val="0"/>
                  <w:divBdr>
                    <w:top w:val="none" w:sz="0" w:space="0" w:color="auto"/>
                    <w:left w:val="none" w:sz="0" w:space="0" w:color="auto"/>
                    <w:bottom w:val="none" w:sz="0" w:space="0" w:color="auto"/>
                    <w:right w:val="none" w:sz="0" w:space="0" w:color="auto"/>
                  </w:divBdr>
                </w:div>
                <w:div w:id="1923836656">
                  <w:marLeft w:val="0"/>
                  <w:marRight w:val="0"/>
                  <w:marTop w:val="0"/>
                  <w:marBottom w:val="0"/>
                  <w:divBdr>
                    <w:top w:val="none" w:sz="0" w:space="0" w:color="auto"/>
                    <w:left w:val="none" w:sz="0" w:space="0" w:color="auto"/>
                    <w:bottom w:val="none" w:sz="0" w:space="0" w:color="auto"/>
                    <w:right w:val="none" w:sz="0" w:space="0" w:color="auto"/>
                  </w:divBdr>
                </w:div>
                <w:div w:id="352195310">
                  <w:marLeft w:val="0"/>
                  <w:marRight w:val="0"/>
                  <w:marTop w:val="0"/>
                  <w:marBottom w:val="0"/>
                  <w:divBdr>
                    <w:top w:val="none" w:sz="0" w:space="0" w:color="auto"/>
                    <w:left w:val="none" w:sz="0" w:space="0" w:color="auto"/>
                    <w:bottom w:val="none" w:sz="0" w:space="0" w:color="auto"/>
                    <w:right w:val="none" w:sz="0" w:space="0" w:color="auto"/>
                  </w:divBdr>
                </w:div>
                <w:div w:id="944076947">
                  <w:marLeft w:val="0"/>
                  <w:marRight w:val="0"/>
                  <w:marTop w:val="0"/>
                  <w:marBottom w:val="0"/>
                  <w:divBdr>
                    <w:top w:val="none" w:sz="0" w:space="0" w:color="auto"/>
                    <w:left w:val="none" w:sz="0" w:space="0" w:color="auto"/>
                    <w:bottom w:val="none" w:sz="0" w:space="0" w:color="auto"/>
                    <w:right w:val="none" w:sz="0" w:space="0" w:color="auto"/>
                  </w:divBdr>
                </w:div>
                <w:div w:id="1508180458">
                  <w:marLeft w:val="0"/>
                  <w:marRight w:val="0"/>
                  <w:marTop w:val="0"/>
                  <w:marBottom w:val="0"/>
                  <w:divBdr>
                    <w:top w:val="none" w:sz="0" w:space="0" w:color="auto"/>
                    <w:left w:val="none" w:sz="0" w:space="0" w:color="auto"/>
                    <w:bottom w:val="none" w:sz="0" w:space="0" w:color="auto"/>
                    <w:right w:val="none" w:sz="0" w:space="0" w:color="auto"/>
                  </w:divBdr>
                </w:div>
                <w:div w:id="2004622829">
                  <w:marLeft w:val="0"/>
                  <w:marRight w:val="0"/>
                  <w:marTop w:val="0"/>
                  <w:marBottom w:val="0"/>
                  <w:divBdr>
                    <w:top w:val="none" w:sz="0" w:space="0" w:color="auto"/>
                    <w:left w:val="none" w:sz="0" w:space="0" w:color="auto"/>
                    <w:bottom w:val="none" w:sz="0" w:space="0" w:color="auto"/>
                    <w:right w:val="none" w:sz="0" w:space="0" w:color="auto"/>
                  </w:divBdr>
                </w:div>
                <w:div w:id="483086839">
                  <w:marLeft w:val="0"/>
                  <w:marRight w:val="0"/>
                  <w:marTop w:val="0"/>
                  <w:marBottom w:val="0"/>
                  <w:divBdr>
                    <w:top w:val="none" w:sz="0" w:space="0" w:color="auto"/>
                    <w:left w:val="none" w:sz="0" w:space="0" w:color="auto"/>
                    <w:bottom w:val="none" w:sz="0" w:space="0" w:color="auto"/>
                    <w:right w:val="none" w:sz="0" w:space="0" w:color="auto"/>
                  </w:divBdr>
                </w:div>
                <w:div w:id="312834642">
                  <w:marLeft w:val="0"/>
                  <w:marRight w:val="0"/>
                  <w:marTop w:val="0"/>
                  <w:marBottom w:val="0"/>
                  <w:divBdr>
                    <w:top w:val="none" w:sz="0" w:space="0" w:color="auto"/>
                    <w:left w:val="none" w:sz="0" w:space="0" w:color="auto"/>
                    <w:bottom w:val="none" w:sz="0" w:space="0" w:color="auto"/>
                    <w:right w:val="none" w:sz="0" w:space="0" w:color="auto"/>
                  </w:divBdr>
                </w:div>
                <w:div w:id="958343174">
                  <w:marLeft w:val="0"/>
                  <w:marRight w:val="0"/>
                  <w:marTop w:val="0"/>
                  <w:marBottom w:val="0"/>
                  <w:divBdr>
                    <w:top w:val="none" w:sz="0" w:space="0" w:color="auto"/>
                    <w:left w:val="none" w:sz="0" w:space="0" w:color="auto"/>
                    <w:bottom w:val="none" w:sz="0" w:space="0" w:color="auto"/>
                    <w:right w:val="none" w:sz="0" w:space="0" w:color="auto"/>
                  </w:divBdr>
                </w:div>
                <w:div w:id="1884247559">
                  <w:marLeft w:val="0"/>
                  <w:marRight w:val="0"/>
                  <w:marTop w:val="0"/>
                  <w:marBottom w:val="0"/>
                  <w:divBdr>
                    <w:top w:val="none" w:sz="0" w:space="0" w:color="auto"/>
                    <w:left w:val="none" w:sz="0" w:space="0" w:color="auto"/>
                    <w:bottom w:val="none" w:sz="0" w:space="0" w:color="auto"/>
                    <w:right w:val="none" w:sz="0" w:space="0" w:color="auto"/>
                  </w:divBdr>
                </w:div>
                <w:div w:id="1856265385">
                  <w:marLeft w:val="0"/>
                  <w:marRight w:val="0"/>
                  <w:marTop w:val="0"/>
                  <w:marBottom w:val="0"/>
                  <w:divBdr>
                    <w:top w:val="none" w:sz="0" w:space="0" w:color="auto"/>
                    <w:left w:val="none" w:sz="0" w:space="0" w:color="auto"/>
                    <w:bottom w:val="none" w:sz="0" w:space="0" w:color="auto"/>
                    <w:right w:val="none" w:sz="0" w:space="0" w:color="auto"/>
                  </w:divBdr>
                </w:div>
                <w:div w:id="1798452212">
                  <w:marLeft w:val="0"/>
                  <w:marRight w:val="0"/>
                  <w:marTop w:val="0"/>
                  <w:marBottom w:val="0"/>
                  <w:divBdr>
                    <w:top w:val="none" w:sz="0" w:space="0" w:color="auto"/>
                    <w:left w:val="none" w:sz="0" w:space="0" w:color="auto"/>
                    <w:bottom w:val="none" w:sz="0" w:space="0" w:color="auto"/>
                    <w:right w:val="none" w:sz="0" w:space="0" w:color="auto"/>
                  </w:divBdr>
                </w:div>
                <w:div w:id="1080299516">
                  <w:marLeft w:val="0"/>
                  <w:marRight w:val="0"/>
                  <w:marTop w:val="0"/>
                  <w:marBottom w:val="0"/>
                  <w:divBdr>
                    <w:top w:val="none" w:sz="0" w:space="0" w:color="auto"/>
                    <w:left w:val="none" w:sz="0" w:space="0" w:color="auto"/>
                    <w:bottom w:val="none" w:sz="0" w:space="0" w:color="auto"/>
                    <w:right w:val="none" w:sz="0" w:space="0" w:color="auto"/>
                  </w:divBdr>
                </w:div>
                <w:div w:id="1369331104">
                  <w:marLeft w:val="0"/>
                  <w:marRight w:val="0"/>
                  <w:marTop w:val="0"/>
                  <w:marBottom w:val="0"/>
                  <w:divBdr>
                    <w:top w:val="none" w:sz="0" w:space="0" w:color="auto"/>
                    <w:left w:val="none" w:sz="0" w:space="0" w:color="auto"/>
                    <w:bottom w:val="none" w:sz="0" w:space="0" w:color="auto"/>
                    <w:right w:val="none" w:sz="0" w:space="0" w:color="auto"/>
                  </w:divBdr>
                </w:div>
                <w:div w:id="18745616">
                  <w:marLeft w:val="0"/>
                  <w:marRight w:val="0"/>
                  <w:marTop w:val="0"/>
                  <w:marBottom w:val="0"/>
                  <w:divBdr>
                    <w:top w:val="none" w:sz="0" w:space="0" w:color="auto"/>
                    <w:left w:val="none" w:sz="0" w:space="0" w:color="auto"/>
                    <w:bottom w:val="none" w:sz="0" w:space="0" w:color="auto"/>
                    <w:right w:val="none" w:sz="0" w:space="0" w:color="auto"/>
                  </w:divBdr>
                </w:div>
                <w:div w:id="1033767705">
                  <w:marLeft w:val="0"/>
                  <w:marRight w:val="0"/>
                  <w:marTop w:val="0"/>
                  <w:marBottom w:val="0"/>
                  <w:divBdr>
                    <w:top w:val="none" w:sz="0" w:space="0" w:color="auto"/>
                    <w:left w:val="none" w:sz="0" w:space="0" w:color="auto"/>
                    <w:bottom w:val="none" w:sz="0" w:space="0" w:color="auto"/>
                    <w:right w:val="none" w:sz="0" w:space="0" w:color="auto"/>
                  </w:divBdr>
                </w:div>
                <w:div w:id="1064182556">
                  <w:marLeft w:val="0"/>
                  <w:marRight w:val="0"/>
                  <w:marTop w:val="0"/>
                  <w:marBottom w:val="0"/>
                  <w:divBdr>
                    <w:top w:val="none" w:sz="0" w:space="0" w:color="auto"/>
                    <w:left w:val="none" w:sz="0" w:space="0" w:color="auto"/>
                    <w:bottom w:val="none" w:sz="0" w:space="0" w:color="auto"/>
                    <w:right w:val="none" w:sz="0" w:space="0" w:color="auto"/>
                  </w:divBdr>
                </w:div>
                <w:div w:id="1856648803">
                  <w:marLeft w:val="0"/>
                  <w:marRight w:val="0"/>
                  <w:marTop w:val="0"/>
                  <w:marBottom w:val="0"/>
                  <w:divBdr>
                    <w:top w:val="none" w:sz="0" w:space="0" w:color="auto"/>
                    <w:left w:val="none" w:sz="0" w:space="0" w:color="auto"/>
                    <w:bottom w:val="none" w:sz="0" w:space="0" w:color="auto"/>
                    <w:right w:val="none" w:sz="0" w:space="0" w:color="auto"/>
                  </w:divBdr>
                </w:div>
                <w:div w:id="120267198">
                  <w:marLeft w:val="0"/>
                  <w:marRight w:val="0"/>
                  <w:marTop w:val="0"/>
                  <w:marBottom w:val="0"/>
                  <w:divBdr>
                    <w:top w:val="none" w:sz="0" w:space="0" w:color="auto"/>
                    <w:left w:val="none" w:sz="0" w:space="0" w:color="auto"/>
                    <w:bottom w:val="none" w:sz="0" w:space="0" w:color="auto"/>
                    <w:right w:val="none" w:sz="0" w:space="0" w:color="auto"/>
                  </w:divBdr>
                </w:div>
                <w:div w:id="83378057">
                  <w:marLeft w:val="0"/>
                  <w:marRight w:val="0"/>
                  <w:marTop w:val="0"/>
                  <w:marBottom w:val="0"/>
                  <w:divBdr>
                    <w:top w:val="none" w:sz="0" w:space="0" w:color="auto"/>
                    <w:left w:val="none" w:sz="0" w:space="0" w:color="auto"/>
                    <w:bottom w:val="none" w:sz="0" w:space="0" w:color="auto"/>
                    <w:right w:val="none" w:sz="0" w:space="0" w:color="auto"/>
                  </w:divBdr>
                </w:div>
                <w:div w:id="55708189">
                  <w:marLeft w:val="0"/>
                  <w:marRight w:val="0"/>
                  <w:marTop w:val="0"/>
                  <w:marBottom w:val="0"/>
                  <w:divBdr>
                    <w:top w:val="none" w:sz="0" w:space="0" w:color="auto"/>
                    <w:left w:val="none" w:sz="0" w:space="0" w:color="auto"/>
                    <w:bottom w:val="none" w:sz="0" w:space="0" w:color="auto"/>
                    <w:right w:val="none" w:sz="0" w:space="0" w:color="auto"/>
                  </w:divBdr>
                </w:div>
                <w:div w:id="1935359565">
                  <w:marLeft w:val="0"/>
                  <w:marRight w:val="0"/>
                  <w:marTop w:val="0"/>
                  <w:marBottom w:val="0"/>
                  <w:divBdr>
                    <w:top w:val="none" w:sz="0" w:space="0" w:color="auto"/>
                    <w:left w:val="none" w:sz="0" w:space="0" w:color="auto"/>
                    <w:bottom w:val="none" w:sz="0" w:space="0" w:color="auto"/>
                    <w:right w:val="none" w:sz="0" w:space="0" w:color="auto"/>
                  </w:divBdr>
                </w:div>
                <w:div w:id="899752473">
                  <w:marLeft w:val="0"/>
                  <w:marRight w:val="0"/>
                  <w:marTop w:val="0"/>
                  <w:marBottom w:val="0"/>
                  <w:divBdr>
                    <w:top w:val="none" w:sz="0" w:space="0" w:color="auto"/>
                    <w:left w:val="none" w:sz="0" w:space="0" w:color="auto"/>
                    <w:bottom w:val="none" w:sz="0" w:space="0" w:color="auto"/>
                    <w:right w:val="none" w:sz="0" w:space="0" w:color="auto"/>
                  </w:divBdr>
                </w:div>
                <w:div w:id="453671389">
                  <w:marLeft w:val="0"/>
                  <w:marRight w:val="0"/>
                  <w:marTop w:val="0"/>
                  <w:marBottom w:val="0"/>
                  <w:divBdr>
                    <w:top w:val="none" w:sz="0" w:space="0" w:color="auto"/>
                    <w:left w:val="none" w:sz="0" w:space="0" w:color="auto"/>
                    <w:bottom w:val="none" w:sz="0" w:space="0" w:color="auto"/>
                    <w:right w:val="none" w:sz="0" w:space="0" w:color="auto"/>
                  </w:divBdr>
                </w:div>
                <w:div w:id="1375077526">
                  <w:marLeft w:val="0"/>
                  <w:marRight w:val="0"/>
                  <w:marTop w:val="0"/>
                  <w:marBottom w:val="0"/>
                  <w:divBdr>
                    <w:top w:val="none" w:sz="0" w:space="0" w:color="auto"/>
                    <w:left w:val="none" w:sz="0" w:space="0" w:color="auto"/>
                    <w:bottom w:val="none" w:sz="0" w:space="0" w:color="auto"/>
                    <w:right w:val="none" w:sz="0" w:space="0" w:color="auto"/>
                  </w:divBdr>
                </w:div>
                <w:div w:id="1750031346">
                  <w:marLeft w:val="0"/>
                  <w:marRight w:val="0"/>
                  <w:marTop w:val="0"/>
                  <w:marBottom w:val="0"/>
                  <w:divBdr>
                    <w:top w:val="none" w:sz="0" w:space="0" w:color="auto"/>
                    <w:left w:val="none" w:sz="0" w:space="0" w:color="auto"/>
                    <w:bottom w:val="none" w:sz="0" w:space="0" w:color="auto"/>
                    <w:right w:val="none" w:sz="0" w:space="0" w:color="auto"/>
                  </w:divBdr>
                </w:div>
                <w:div w:id="1823964984">
                  <w:marLeft w:val="0"/>
                  <w:marRight w:val="0"/>
                  <w:marTop w:val="0"/>
                  <w:marBottom w:val="0"/>
                  <w:divBdr>
                    <w:top w:val="none" w:sz="0" w:space="0" w:color="auto"/>
                    <w:left w:val="none" w:sz="0" w:space="0" w:color="auto"/>
                    <w:bottom w:val="none" w:sz="0" w:space="0" w:color="auto"/>
                    <w:right w:val="none" w:sz="0" w:space="0" w:color="auto"/>
                  </w:divBdr>
                </w:div>
                <w:div w:id="654845654">
                  <w:marLeft w:val="0"/>
                  <w:marRight w:val="0"/>
                  <w:marTop w:val="0"/>
                  <w:marBottom w:val="0"/>
                  <w:divBdr>
                    <w:top w:val="none" w:sz="0" w:space="0" w:color="auto"/>
                    <w:left w:val="none" w:sz="0" w:space="0" w:color="auto"/>
                    <w:bottom w:val="none" w:sz="0" w:space="0" w:color="auto"/>
                    <w:right w:val="none" w:sz="0" w:space="0" w:color="auto"/>
                  </w:divBdr>
                </w:div>
                <w:div w:id="100953534">
                  <w:marLeft w:val="0"/>
                  <w:marRight w:val="0"/>
                  <w:marTop w:val="0"/>
                  <w:marBottom w:val="0"/>
                  <w:divBdr>
                    <w:top w:val="none" w:sz="0" w:space="0" w:color="auto"/>
                    <w:left w:val="none" w:sz="0" w:space="0" w:color="auto"/>
                    <w:bottom w:val="none" w:sz="0" w:space="0" w:color="auto"/>
                    <w:right w:val="none" w:sz="0" w:space="0" w:color="auto"/>
                  </w:divBdr>
                </w:div>
                <w:div w:id="722559887">
                  <w:marLeft w:val="0"/>
                  <w:marRight w:val="0"/>
                  <w:marTop w:val="0"/>
                  <w:marBottom w:val="0"/>
                  <w:divBdr>
                    <w:top w:val="none" w:sz="0" w:space="0" w:color="auto"/>
                    <w:left w:val="none" w:sz="0" w:space="0" w:color="auto"/>
                    <w:bottom w:val="none" w:sz="0" w:space="0" w:color="auto"/>
                    <w:right w:val="none" w:sz="0" w:space="0" w:color="auto"/>
                  </w:divBdr>
                </w:div>
                <w:div w:id="2037853816">
                  <w:marLeft w:val="0"/>
                  <w:marRight w:val="0"/>
                  <w:marTop w:val="0"/>
                  <w:marBottom w:val="0"/>
                  <w:divBdr>
                    <w:top w:val="none" w:sz="0" w:space="0" w:color="auto"/>
                    <w:left w:val="none" w:sz="0" w:space="0" w:color="auto"/>
                    <w:bottom w:val="none" w:sz="0" w:space="0" w:color="auto"/>
                    <w:right w:val="none" w:sz="0" w:space="0" w:color="auto"/>
                  </w:divBdr>
                </w:div>
                <w:div w:id="1308516337">
                  <w:marLeft w:val="0"/>
                  <w:marRight w:val="0"/>
                  <w:marTop w:val="0"/>
                  <w:marBottom w:val="0"/>
                  <w:divBdr>
                    <w:top w:val="none" w:sz="0" w:space="0" w:color="auto"/>
                    <w:left w:val="none" w:sz="0" w:space="0" w:color="auto"/>
                    <w:bottom w:val="none" w:sz="0" w:space="0" w:color="auto"/>
                    <w:right w:val="none" w:sz="0" w:space="0" w:color="auto"/>
                  </w:divBdr>
                </w:div>
                <w:div w:id="1136491911">
                  <w:marLeft w:val="0"/>
                  <w:marRight w:val="0"/>
                  <w:marTop w:val="0"/>
                  <w:marBottom w:val="0"/>
                  <w:divBdr>
                    <w:top w:val="none" w:sz="0" w:space="0" w:color="auto"/>
                    <w:left w:val="none" w:sz="0" w:space="0" w:color="auto"/>
                    <w:bottom w:val="none" w:sz="0" w:space="0" w:color="auto"/>
                    <w:right w:val="none" w:sz="0" w:space="0" w:color="auto"/>
                  </w:divBdr>
                </w:div>
                <w:div w:id="1257009650">
                  <w:marLeft w:val="0"/>
                  <w:marRight w:val="0"/>
                  <w:marTop w:val="0"/>
                  <w:marBottom w:val="0"/>
                  <w:divBdr>
                    <w:top w:val="none" w:sz="0" w:space="0" w:color="auto"/>
                    <w:left w:val="none" w:sz="0" w:space="0" w:color="auto"/>
                    <w:bottom w:val="none" w:sz="0" w:space="0" w:color="auto"/>
                    <w:right w:val="none" w:sz="0" w:space="0" w:color="auto"/>
                  </w:divBdr>
                </w:div>
                <w:div w:id="2137789950">
                  <w:marLeft w:val="0"/>
                  <w:marRight w:val="0"/>
                  <w:marTop w:val="0"/>
                  <w:marBottom w:val="0"/>
                  <w:divBdr>
                    <w:top w:val="none" w:sz="0" w:space="0" w:color="auto"/>
                    <w:left w:val="none" w:sz="0" w:space="0" w:color="auto"/>
                    <w:bottom w:val="none" w:sz="0" w:space="0" w:color="auto"/>
                    <w:right w:val="none" w:sz="0" w:space="0" w:color="auto"/>
                  </w:divBdr>
                </w:div>
                <w:div w:id="1263538946">
                  <w:marLeft w:val="0"/>
                  <w:marRight w:val="0"/>
                  <w:marTop w:val="0"/>
                  <w:marBottom w:val="0"/>
                  <w:divBdr>
                    <w:top w:val="none" w:sz="0" w:space="0" w:color="auto"/>
                    <w:left w:val="none" w:sz="0" w:space="0" w:color="auto"/>
                    <w:bottom w:val="none" w:sz="0" w:space="0" w:color="auto"/>
                    <w:right w:val="none" w:sz="0" w:space="0" w:color="auto"/>
                  </w:divBdr>
                </w:div>
                <w:div w:id="1290084519">
                  <w:marLeft w:val="0"/>
                  <w:marRight w:val="0"/>
                  <w:marTop w:val="0"/>
                  <w:marBottom w:val="0"/>
                  <w:divBdr>
                    <w:top w:val="none" w:sz="0" w:space="0" w:color="auto"/>
                    <w:left w:val="none" w:sz="0" w:space="0" w:color="auto"/>
                    <w:bottom w:val="none" w:sz="0" w:space="0" w:color="auto"/>
                    <w:right w:val="none" w:sz="0" w:space="0" w:color="auto"/>
                  </w:divBdr>
                </w:div>
                <w:div w:id="1227643611">
                  <w:marLeft w:val="0"/>
                  <w:marRight w:val="0"/>
                  <w:marTop w:val="0"/>
                  <w:marBottom w:val="0"/>
                  <w:divBdr>
                    <w:top w:val="none" w:sz="0" w:space="0" w:color="auto"/>
                    <w:left w:val="none" w:sz="0" w:space="0" w:color="auto"/>
                    <w:bottom w:val="none" w:sz="0" w:space="0" w:color="auto"/>
                    <w:right w:val="none" w:sz="0" w:space="0" w:color="auto"/>
                  </w:divBdr>
                </w:div>
                <w:div w:id="736974284">
                  <w:marLeft w:val="0"/>
                  <w:marRight w:val="0"/>
                  <w:marTop w:val="0"/>
                  <w:marBottom w:val="0"/>
                  <w:divBdr>
                    <w:top w:val="none" w:sz="0" w:space="0" w:color="auto"/>
                    <w:left w:val="none" w:sz="0" w:space="0" w:color="auto"/>
                    <w:bottom w:val="none" w:sz="0" w:space="0" w:color="auto"/>
                    <w:right w:val="none" w:sz="0" w:space="0" w:color="auto"/>
                  </w:divBdr>
                </w:div>
                <w:div w:id="160896197">
                  <w:marLeft w:val="0"/>
                  <w:marRight w:val="0"/>
                  <w:marTop w:val="0"/>
                  <w:marBottom w:val="0"/>
                  <w:divBdr>
                    <w:top w:val="none" w:sz="0" w:space="0" w:color="auto"/>
                    <w:left w:val="none" w:sz="0" w:space="0" w:color="auto"/>
                    <w:bottom w:val="none" w:sz="0" w:space="0" w:color="auto"/>
                    <w:right w:val="none" w:sz="0" w:space="0" w:color="auto"/>
                  </w:divBdr>
                </w:div>
                <w:div w:id="1774087103">
                  <w:marLeft w:val="0"/>
                  <w:marRight w:val="0"/>
                  <w:marTop w:val="0"/>
                  <w:marBottom w:val="0"/>
                  <w:divBdr>
                    <w:top w:val="none" w:sz="0" w:space="0" w:color="auto"/>
                    <w:left w:val="none" w:sz="0" w:space="0" w:color="auto"/>
                    <w:bottom w:val="none" w:sz="0" w:space="0" w:color="auto"/>
                    <w:right w:val="none" w:sz="0" w:space="0" w:color="auto"/>
                  </w:divBdr>
                </w:div>
                <w:div w:id="798255721">
                  <w:marLeft w:val="0"/>
                  <w:marRight w:val="0"/>
                  <w:marTop w:val="0"/>
                  <w:marBottom w:val="0"/>
                  <w:divBdr>
                    <w:top w:val="none" w:sz="0" w:space="0" w:color="auto"/>
                    <w:left w:val="none" w:sz="0" w:space="0" w:color="auto"/>
                    <w:bottom w:val="none" w:sz="0" w:space="0" w:color="auto"/>
                    <w:right w:val="none" w:sz="0" w:space="0" w:color="auto"/>
                  </w:divBdr>
                </w:div>
                <w:div w:id="1827895102">
                  <w:marLeft w:val="0"/>
                  <w:marRight w:val="0"/>
                  <w:marTop w:val="0"/>
                  <w:marBottom w:val="0"/>
                  <w:divBdr>
                    <w:top w:val="none" w:sz="0" w:space="0" w:color="auto"/>
                    <w:left w:val="none" w:sz="0" w:space="0" w:color="auto"/>
                    <w:bottom w:val="none" w:sz="0" w:space="0" w:color="auto"/>
                    <w:right w:val="none" w:sz="0" w:space="0" w:color="auto"/>
                  </w:divBdr>
                </w:div>
                <w:div w:id="838613671">
                  <w:marLeft w:val="0"/>
                  <w:marRight w:val="0"/>
                  <w:marTop w:val="0"/>
                  <w:marBottom w:val="0"/>
                  <w:divBdr>
                    <w:top w:val="none" w:sz="0" w:space="0" w:color="auto"/>
                    <w:left w:val="none" w:sz="0" w:space="0" w:color="auto"/>
                    <w:bottom w:val="none" w:sz="0" w:space="0" w:color="auto"/>
                    <w:right w:val="none" w:sz="0" w:space="0" w:color="auto"/>
                  </w:divBdr>
                </w:div>
                <w:div w:id="1140995196">
                  <w:marLeft w:val="0"/>
                  <w:marRight w:val="0"/>
                  <w:marTop w:val="0"/>
                  <w:marBottom w:val="0"/>
                  <w:divBdr>
                    <w:top w:val="none" w:sz="0" w:space="0" w:color="auto"/>
                    <w:left w:val="none" w:sz="0" w:space="0" w:color="auto"/>
                    <w:bottom w:val="none" w:sz="0" w:space="0" w:color="auto"/>
                    <w:right w:val="none" w:sz="0" w:space="0" w:color="auto"/>
                  </w:divBdr>
                </w:div>
                <w:div w:id="2147308044">
                  <w:marLeft w:val="0"/>
                  <w:marRight w:val="0"/>
                  <w:marTop w:val="0"/>
                  <w:marBottom w:val="0"/>
                  <w:divBdr>
                    <w:top w:val="none" w:sz="0" w:space="0" w:color="auto"/>
                    <w:left w:val="none" w:sz="0" w:space="0" w:color="auto"/>
                    <w:bottom w:val="none" w:sz="0" w:space="0" w:color="auto"/>
                    <w:right w:val="none" w:sz="0" w:space="0" w:color="auto"/>
                  </w:divBdr>
                </w:div>
                <w:div w:id="1001615688">
                  <w:marLeft w:val="0"/>
                  <w:marRight w:val="0"/>
                  <w:marTop w:val="0"/>
                  <w:marBottom w:val="0"/>
                  <w:divBdr>
                    <w:top w:val="none" w:sz="0" w:space="0" w:color="auto"/>
                    <w:left w:val="none" w:sz="0" w:space="0" w:color="auto"/>
                    <w:bottom w:val="none" w:sz="0" w:space="0" w:color="auto"/>
                    <w:right w:val="none" w:sz="0" w:space="0" w:color="auto"/>
                  </w:divBdr>
                </w:div>
                <w:div w:id="2033266147">
                  <w:marLeft w:val="0"/>
                  <w:marRight w:val="0"/>
                  <w:marTop w:val="0"/>
                  <w:marBottom w:val="0"/>
                  <w:divBdr>
                    <w:top w:val="none" w:sz="0" w:space="0" w:color="auto"/>
                    <w:left w:val="none" w:sz="0" w:space="0" w:color="auto"/>
                    <w:bottom w:val="none" w:sz="0" w:space="0" w:color="auto"/>
                    <w:right w:val="none" w:sz="0" w:space="0" w:color="auto"/>
                  </w:divBdr>
                </w:div>
                <w:div w:id="1946305341">
                  <w:marLeft w:val="0"/>
                  <w:marRight w:val="0"/>
                  <w:marTop w:val="0"/>
                  <w:marBottom w:val="0"/>
                  <w:divBdr>
                    <w:top w:val="none" w:sz="0" w:space="0" w:color="auto"/>
                    <w:left w:val="none" w:sz="0" w:space="0" w:color="auto"/>
                    <w:bottom w:val="none" w:sz="0" w:space="0" w:color="auto"/>
                    <w:right w:val="none" w:sz="0" w:space="0" w:color="auto"/>
                  </w:divBdr>
                </w:div>
                <w:div w:id="640496740">
                  <w:marLeft w:val="0"/>
                  <w:marRight w:val="0"/>
                  <w:marTop w:val="0"/>
                  <w:marBottom w:val="0"/>
                  <w:divBdr>
                    <w:top w:val="none" w:sz="0" w:space="0" w:color="auto"/>
                    <w:left w:val="none" w:sz="0" w:space="0" w:color="auto"/>
                    <w:bottom w:val="none" w:sz="0" w:space="0" w:color="auto"/>
                    <w:right w:val="none" w:sz="0" w:space="0" w:color="auto"/>
                  </w:divBdr>
                </w:div>
                <w:div w:id="1996184149">
                  <w:marLeft w:val="0"/>
                  <w:marRight w:val="0"/>
                  <w:marTop w:val="0"/>
                  <w:marBottom w:val="0"/>
                  <w:divBdr>
                    <w:top w:val="none" w:sz="0" w:space="0" w:color="auto"/>
                    <w:left w:val="none" w:sz="0" w:space="0" w:color="auto"/>
                    <w:bottom w:val="none" w:sz="0" w:space="0" w:color="auto"/>
                    <w:right w:val="none" w:sz="0" w:space="0" w:color="auto"/>
                  </w:divBdr>
                </w:div>
                <w:div w:id="18506154">
                  <w:marLeft w:val="0"/>
                  <w:marRight w:val="0"/>
                  <w:marTop w:val="0"/>
                  <w:marBottom w:val="0"/>
                  <w:divBdr>
                    <w:top w:val="none" w:sz="0" w:space="0" w:color="auto"/>
                    <w:left w:val="none" w:sz="0" w:space="0" w:color="auto"/>
                    <w:bottom w:val="none" w:sz="0" w:space="0" w:color="auto"/>
                    <w:right w:val="none" w:sz="0" w:space="0" w:color="auto"/>
                  </w:divBdr>
                </w:div>
                <w:div w:id="1806728681">
                  <w:marLeft w:val="0"/>
                  <w:marRight w:val="0"/>
                  <w:marTop w:val="0"/>
                  <w:marBottom w:val="0"/>
                  <w:divBdr>
                    <w:top w:val="none" w:sz="0" w:space="0" w:color="auto"/>
                    <w:left w:val="none" w:sz="0" w:space="0" w:color="auto"/>
                    <w:bottom w:val="none" w:sz="0" w:space="0" w:color="auto"/>
                    <w:right w:val="none" w:sz="0" w:space="0" w:color="auto"/>
                  </w:divBdr>
                </w:div>
                <w:div w:id="78135493">
                  <w:marLeft w:val="0"/>
                  <w:marRight w:val="0"/>
                  <w:marTop w:val="0"/>
                  <w:marBottom w:val="0"/>
                  <w:divBdr>
                    <w:top w:val="none" w:sz="0" w:space="0" w:color="auto"/>
                    <w:left w:val="none" w:sz="0" w:space="0" w:color="auto"/>
                    <w:bottom w:val="none" w:sz="0" w:space="0" w:color="auto"/>
                    <w:right w:val="none" w:sz="0" w:space="0" w:color="auto"/>
                  </w:divBdr>
                </w:div>
                <w:div w:id="1689521718">
                  <w:marLeft w:val="0"/>
                  <w:marRight w:val="0"/>
                  <w:marTop w:val="0"/>
                  <w:marBottom w:val="0"/>
                  <w:divBdr>
                    <w:top w:val="none" w:sz="0" w:space="0" w:color="auto"/>
                    <w:left w:val="none" w:sz="0" w:space="0" w:color="auto"/>
                    <w:bottom w:val="none" w:sz="0" w:space="0" w:color="auto"/>
                    <w:right w:val="none" w:sz="0" w:space="0" w:color="auto"/>
                  </w:divBdr>
                </w:div>
                <w:div w:id="1153176561">
                  <w:marLeft w:val="0"/>
                  <w:marRight w:val="0"/>
                  <w:marTop w:val="0"/>
                  <w:marBottom w:val="0"/>
                  <w:divBdr>
                    <w:top w:val="none" w:sz="0" w:space="0" w:color="auto"/>
                    <w:left w:val="none" w:sz="0" w:space="0" w:color="auto"/>
                    <w:bottom w:val="none" w:sz="0" w:space="0" w:color="auto"/>
                    <w:right w:val="none" w:sz="0" w:space="0" w:color="auto"/>
                  </w:divBdr>
                </w:div>
                <w:div w:id="342706124">
                  <w:marLeft w:val="0"/>
                  <w:marRight w:val="0"/>
                  <w:marTop w:val="0"/>
                  <w:marBottom w:val="0"/>
                  <w:divBdr>
                    <w:top w:val="none" w:sz="0" w:space="0" w:color="auto"/>
                    <w:left w:val="none" w:sz="0" w:space="0" w:color="auto"/>
                    <w:bottom w:val="none" w:sz="0" w:space="0" w:color="auto"/>
                    <w:right w:val="none" w:sz="0" w:space="0" w:color="auto"/>
                  </w:divBdr>
                </w:div>
                <w:div w:id="1822190008">
                  <w:marLeft w:val="0"/>
                  <w:marRight w:val="0"/>
                  <w:marTop w:val="0"/>
                  <w:marBottom w:val="0"/>
                  <w:divBdr>
                    <w:top w:val="none" w:sz="0" w:space="0" w:color="auto"/>
                    <w:left w:val="none" w:sz="0" w:space="0" w:color="auto"/>
                    <w:bottom w:val="none" w:sz="0" w:space="0" w:color="auto"/>
                    <w:right w:val="none" w:sz="0" w:space="0" w:color="auto"/>
                  </w:divBdr>
                </w:div>
                <w:div w:id="1877616406">
                  <w:marLeft w:val="0"/>
                  <w:marRight w:val="0"/>
                  <w:marTop w:val="0"/>
                  <w:marBottom w:val="0"/>
                  <w:divBdr>
                    <w:top w:val="none" w:sz="0" w:space="0" w:color="auto"/>
                    <w:left w:val="none" w:sz="0" w:space="0" w:color="auto"/>
                    <w:bottom w:val="none" w:sz="0" w:space="0" w:color="auto"/>
                    <w:right w:val="none" w:sz="0" w:space="0" w:color="auto"/>
                  </w:divBdr>
                </w:div>
                <w:div w:id="72824962">
                  <w:marLeft w:val="0"/>
                  <w:marRight w:val="0"/>
                  <w:marTop w:val="0"/>
                  <w:marBottom w:val="0"/>
                  <w:divBdr>
                    <w:top w:val="none" w:sz="0" w:space="0" w:color="auto"/>
                    <w:left w:val="none" w:sz="0" w:space="0" w:color="auto"/>
                    <w:bottom w:val="none" w:sz="0" w:space="0" w:color="auto"/>
                    <w:right w:val="none" w:sz="0" w:space="0" w:color="auto"/>
                  </w:divBdr>
                </w:div>
                <w:div w:id="1831677124">
                  <w:marLeft w:val="0"/>
                  <w:marRight w:val="0"/>
                  <w:marTop w:val="0"/>
                  <w:marBottom w:val="0"/>
                  <w:divBdr>
                    <w:top w:val="none" w:sz="0" w:space="0" w:color="auto"/>
                    <w:left w:val="none" w:sz="0" w:space="0" w:color="auto"/>
                    <w:bottom w:val="none" w:sz="0" w:space="0" w:color="auto"/>
                    <w:right w:val="none" w:sz="0" w:space="0" w:color="auto"/>
                  </w:divBdr>
                </w:div>
                <w:div w:id="1641301677">
                  <w:marLeft w:val="0"/>
                  <w:marRight w:val="0"/>
                  <w:marTop w:val="0"/>
                  <w:marBottom w:val="0"/>
                  <w:divBdr>
                    <w:top w:val="none" w:sz="0" w:space="0" w:color="auto"/>
                    <w:left w:val="none" w:sz="0" w:space="0" w:color="auto"/>
                    <w:bottom w:val="none" w:sz="0" w:space="0" w:color="auto"/>
                    <w:right w:val="none" w:sz="0" w:space="0" w:color="auto"/>
                  </w:divBdr>
                </w:div>
                <w:div w:id="133182766">
                  <w:marLeft w:val="0"/>
                  <w:marRight w:val="0"/>
                  <w:marTop w:val="0"/>
                  <w:marBottom w:val="0"/>
                  <w:divBdr>
                    <w:top w:val="none" w:sz="0" w:space="0" w:color="auto"/>
                    <w:left w:val="none" w:sz="0" w:space="0" w:color="auto"/>
                    <w:bottom w:val="none" w:sz="0" w:space="0" w:color="auto"/>
                    <w:right w:val="none" w:sz="0" w:space="0" w:color="auto"/>
                  </w:divBdr>
                </w:div>
                <w:div w:id="1176186042">
                  <w:marLeft w:val="0"/>
                  <w:marRight w:val="0"/>
                  <w:marTop w:val="0"/>
                  <w:marBottom w:val="0"/>
                  <w:divBdr>
                    <w:top w:val="none" w:sz="0" w:space="0" w:color="auto"/>
                    <w:left w:val="none" w:sz="0" w:space="0" w:color="auto"/>
                    <w:bottom w:val="none" w:sz="0" w:space="0" w:color="auto"/>
                    <w:right w:val="none" w:sz="0" w:space="0" w:color="auto"/>
                  </w:divBdr>
                </w:div>
                <w:div w:id="1589464196">
                  <w:marLeft w:val="0"/>
                  <w:marRight w:val="0"/>
                  <w:marTop w:val="0"/>
                  <w:marBottom w:val="0"/>
                  <w:divBdr>
                    <w:top w:val="none" w:sz="0" w:space="0" w:color="auto"/>
                    <w:left w:val="none" w:sz="0" w:space="0" w:color="auto"/>
                    <w:bottom w:val="none" w:sz="0" w:space="0" w:color="auto"/>
                    <w:right w:val="none" w:sz="0" w:space="0" w:color="auto"/>
                  </w:divBdr>
                </w:div>
                <w:div w:id="332416434">
                  <w:marLeft w:val="0"/>
                  <w:marRight w:val="0"/>
                  <w:marTop w:val="0"/>
                  <w:marBottom w:val="0"/>
                  <w:divBdr>
                    <w:top w:val="none" w:sz="0" w:space="0" w:color="auto"/>
                    <w:left w:val="none" w:sz="0" w:space="0" w:color="auto"/>
                    <w:bottom w:val="none" w:sz="0" w:space="0" w:color="auto"/>
                    <w:right w:val="none" w:sz="0" w:space="0" w:color="auto"/>
                  </w:divBdr>
                </w:div>
                <w:div w:id="1264613737">
                  <w:marLeft w:val="0"/>
                  <w:marRight w:val="0"/>
                  <w:marTop w:val="0"/>
                  <w:marBottom w:val="0"/>
                  <w:divBdr>
                    <w:top w:val="none" w:sz="0" w:space="0" w:color="auto"/>
                    <w:left w:val="none" w:sz="0" w:space="0" w:color="auto"/>
                    <w:bottom w:val="none" w:sz="0" w:space="0" w:color="auto"/>
                    <w:right w:val="none" w:sz="0" w:space="0" w:color="auto"/>
                  </w:divBdr>
                </w:div>
                <w:div w:id="1545754465">
                  <w:marLeft w:val="0"/>
                  <w:marRight w:val="0"/>
                  <w:marTop w:val="0"/>
                  <w:marBottom w:val="0"/>
                  <w:divBdr>
                    <w:top w:val="none" w:sz="0" w:space="0" w:color="auto"/>
                    <w:left w:val="none" w:sz="0" w:space="0" w:color="auto"/>
                    <w:bottom w:val="none" w:sz="0" w:space="0" w:color="auto"/>
                    <w:right w:val="none" w:sz="0" w:space="0" w:color="auto"/>
                  </w:divBdr>
                </w:div>
                <w:div w:id="1083599441">
                  <w:marLeft w:val="0"/>
                  <w:marRight w:val="0"/>
                  <w:marTop w:val="0"/>
                  <w:marBottom w:val="0"/>
                  <w:divBdr>
                    <w:top w:val="none" w:sz="0" w:space="0" w:color="auto"/>
                    <w:left w:val="none" w:sz="0" w:space="0" w:color="auto"/>
                    <w:bottom w:val="none" w:sz="0" w:space="0" w:color="auto"/>
                    <w:right w:val="none" w:sz="0" w:space="0" w:color="auto"/>
                  </w:divBdr>
                </w:div>
                <w:div w:id="1578981957">
                  <w:marLeft w:val="0"/>
                  <w:marRight w:val="0"/>
                  <w:marTop w:val="0"/>
                  <w:marBottom w:val="0"/>
                  <w:divBdr>
                    <w:top w:val="none" w:sz="0" w:space="0" w:color="auto"/>
                    <w:left w:val="none" w:sz="0" w:space="0" w:color="auto"/>
                    <w:bottom w:val="none" w:sz="0" w:space="0" w:color="auto"/>
                    <w:right w:val="none" w:sz="0" w:space="0" w:color="auto"/>
                  </w:divBdr>
                </w:div>
                <w:div w:id="896283809">
                  <w:marLeft w:val="0"/>
                  <w:marRight w:val="0"/>
                  <w:marTop w:val="0"/>
                  <w:marBottom w:val="0"/>
                  <w:divBdr>
                    <w:top w:val="none" w:sz="0" w:space="0" w:color="auto"/>
                    <w:left w:val="none" w:sz="0" w:space="0" w:color="auto"/>
                    <w:bottom w:val="none" w:sz="0" w:space="0" w:color="auto"/>
                    <w:right w:val="none" w:sz="0" w:space="0" w:color="auto"/>
                  </w:divBdr>
                </w:div>
                <w:div w:id="669722049">
                  <w:marLeft w:val="0"/>
                  <w:marRight w:val="0"/>
                  <w:marTop w:val="0"/>
                  <w:marBottom w:val="0"/>
                  <w:divBdr>
                    <w:top w:val="none" w:sz="0" w:space="0" w:color="auto"/>
                    <w:left w:val="none" w:sz="0" w:space="0" w:color="auto"/>
                    <w:bottom w:val="none" w:sz="0" w:space="0" w:color="auto"/>
                    <w:right w:val="none" w:sz="0" w:space="0" w:color="auto"/>
                  </w:divBdr>
                </w:div>
                <w:div w:id="1960183039">
                  <w:marLeft w:val="0"/>
                  <w:marRight w:val="0"/>
                  <w:marTop w:val="0"/>
                  <w:marBottom w:val="0"/>
                  <w:divBdr>
                    <w:top w:val="none" w:sz="0" w:space="0" w:color="auto"/>
                    <w:left w:val="none" w:sz="0" w:space="0" w:color="auto"/>
                    <w:bottom w:val="none" w:sz="0" w:space="0" w:color="auto"/>
                    <w:right w:val="none" w:sz="0" w:space="0" w:color="auto"/>
                  </w:divBdr>
                </w:div>
                <w:div w:id="1128739683">
                  <w:marLeft w:val="0"/>
                  <w:marRight w:val="0"/>
                  <w:marTop w:val="0"/>
                  <w:marBottom w:val="0"/>
                  <w:divBdr>
                    <w:top w:val="none" w:sz="0" w:space="0" w:color="auto"/>
                    <w:left w:val="none" w:sz="0" w:space="0" w:color="auto"/>
                    <w:bottom w:val="none" w:sz="0" w:space="0" w:color="auto"/>
                    <w:right w:val="none" w:sz="0" w:space="0" w:color="auto"/>
                  </w:divBdr>
                </w:div>
                <w:div w:id="1995986496">
                  <w:marLeft w:val="0"/>
                  <w:marRight w:val="0"/>
                  <w:marTop w:val="0"/>
                  <w:marBottom w:val="0"/>
                  <w:divBdr>
                    <w:top w:val="none" w:sz="0" w:space="0" w:color="auto"/>
                    <w:left w:val="none" w:sz="0" w:space="0" w:color="auto"/>
                    <w:bottom w:val="none" w:sz="0" w:space="0" w:color="auto"/>
                    <w:right w:val="none" w:sz="0" w:space="0" w:color="auto"/>
                  </w:divBdr>
                </w:div>
                <w:div w:id="2128742268">
                  <w:marLeft w:val="0"/>
                  <w:marRight w:val="0"/>
                  <w:marTop w:val="0"/>
                  <w:marBottom w:val="0"/>
                  <w:divBdr>
                    <w:top w:val="none" w:sz="0" w:space="0" w:color="auto"/>
                    <w:left w:val="none" w:sz="0" w:space="0" w:color="auto"/>
                    <w:bottom w:val="none" w:sz="0" w:space="0" w:color="auto"/>
                    <w:right w:val="none" w:sz="0" w:space="0" w:color="auto"/>
                  </w:divBdr>
                </w:div>
                <w:div w:id="488324254">
                  <w:marLeft w:val="0"/>
                  <w:marRight w:val="0"/>
                  <w:marTop w:val="0"/>
                  <w:marBottom w:val="0"/>
                  <w:divBdr>
                    <w:top w:val="none" w:sz="0" w:space="0" w:color="auto"/>
                    <w:left w:val="none" w:sz="0" w:space="0" w:color="auto"/>
                    <w:bottom w:val="none" w:sz="0" w:space="0" w:color="auto"/>
                    <w:right w:val="none" w:sz="0" w:space="0" w:color="auto"/>
                  </w:divBdr>
                </w:div>
                <w:div w:id="169947887">
                  <w:marLeft w:val="0"/>
                  <w:marRight w:val="0"/>
                  <w:marTop w:val="0"/>
                  <w:marBottom w:val="0"/>
                  <w:divBdr>
                    <w:top w:val="none" w:sz="0" w:space="0" w:color="auto"/>
                    <w:left w:val="none" w:sz="0" w:space="0" w:color="auto"/>
                    <w:bottom w:val="none" w:sz="0" w:space="0" w:color="auto"/>
                    <w:right w:val="none" w:sz="0" w:space="0" w:color="auto"/>
                  </w:divBdr>
                </w:div>
                <w:div w:id="217211928">
                  <w:marLeft w:val="0"/>
                  <w:marRight w:val="0"/>
                  <w:marTop w:val="0"/>
                  <w:marBottom w:val="0"/>
                  <w:divBdr>
                    <w:top w:val="none" w:sz="0" w:space="0" w:color="auto"/>
                    <w:left w:val="none" w:sz="0" w:space="0" w:color="auto"/>
                    <w:bottom w:val="none" w:sz="0" w:space="0" w:color="auto"/>
                    <w:right w:val="none" w:sz="0" w:space="0" w:color="auto"/>
                  </w:divBdr>
                </w:div>
                <w:div w:id="379863621">
                  <w:marLeft w:val="0"/>
                  <w:marRight w:val="0"/>
                  <w:marTop w:val="0"/>
                  <w:marBottom w:val="0"/>
                  <w:divBdr>
                    <w:top w:val="none" w:sz="0" w:space="0" w:color="auto"/>
                    <w:left w:val="none" w:sz="0" w:space="0" w:color="auto"/>
                    <w:bottom w:val="none" w:sz="0" w:space="0" w:color="auto"/>
                    <w:right w:val="none" w:sz="0" w:space="0" w:color="auto"/>
                  </w:divBdr>
                </w:div>
                <w:div w:id="1508247051">
                  <w:marLeft w:val="0"/>
                  <w:marRight w:val="0"/>
                  <w:marTop w:val="0"/>
                  <w:marBottom w:val="0"/>
                  <w:divBdr>
                    <w:top w:val="none" w:sz="0" w:space="0" w:color="auto"/>
                    <w:left w:val="none" w:sz="0" w:space="0" w:color="auto"/>
                    <w:bottom w:val="none" w:sz="0" w:space="0" w:color="auto"/>
                    <w:right w:val="none" w:sz="0" w:space="0" w:color="auto"/>
                  </w:divBdr>
                </w:div>
                <w:div w:id="1725058444">
                  <w:marLeft w:val="0"/>
                  <w:marRight w:val="0"/>
                  <w:marTop w:val="0"/>
                  <w:marBottom w:val="0"/>
                  <w:divBdr>
                    <w:top w:val="none" w:sz="0" w:space="0" w:color="auto"/>
                    <w:left w:val="none" w:sz="0" w:space="0" w:color="auto"/>
                    <w:bottom w:val="none" w:sz="0" w:space="0" w:color="auto"/>
                    <w:right w:val="none" w:sz="0" w:space="0" w:color="auto"/>
                  </w:divBdr>
                </w:div>
                <w:div w:id="134376189">
                  <w:marLeft w:val="0"/>
                  <w:marRight w:val="0"/>
                  <w:marTop w:val="0"/>
                  <w:marBottom w:val="0"/>
                  <w:divBdr>
                    <w:top w:val="none" w:sz="0" w:space="0" w:color="auto"/>
                    <w:left w:val="none" w:sz="0" w:space="0" w:color="auto"/>
                    <w:bottom w:val="none" w:sz="0" w:space="0" w:color="auto"/>
                    <w:right w:val="none" w:sz="0" w:space="0" w:color="auto"/>
                  </w:divBdr>
                </w:div>
                <w:div w:id="259874651">
                  <w:marLeft w:val="0"/>
                  <w:marRight w:val="0"/>
                  <w:marTop w:val="0"/>
                  <w:marBottom w:val="0"/>
                  <w:divBdr>
                    <w:top w:val="none" w:sz="0" w:space="0" w:color="auto"/>
                    <w:left w:val="none" w:sz="0" w:space="0" w:color="auto"/>
                    <w:bottom w:val="none" w:sz="0" w:space="0" w:color="auto"/>
                    <w:right w:val="none" w:sz="0" w:space="0" w:color="auto"/>
                  </w:divBdr>
                </w:div>
                <w:div w:id="1433621598">
                  <w:marLeft w:val="0"/>
                  <w:marRight w:val="0"/>
                  <w:marTop w:val="0"/>
                  <w:marBottom w:val="0"/>
                  <w:divBdr>
                    <w:top w:val="none" w:sz="0" w:space="0" w:color="auto"/>
                    <w:left w:val="none" w:sz="0" w:space="0" w:color="auto"/>
                    <w:bottom w:val="none" w:sz="0" w:space="0" w:color="auto"/>
                    <w:right w:val="none" w:sz="0" w:space="0" w:color="auto"/>
                  </w:divBdr>
                </w:div>
                <w:div w:id="857962281">
                  <w:marLeft w:val="0"/>
                  <w:marRight w:val="0"/>
                  <w:marTop w:val="0"/>
                  <w:marBottom w:val="0"/>
                  <w:divBdr>
                    <w:top w:val="none" w:sz="0" w:space="0" w:color="auto"/>
                    <w:left w:val="none" w:sz="0" w:space="0" w:color="auto"/>
                    <w:bottom w:val="none" w:sz="0" w:space="0" w:color="auto"/>
                    <w:right w:val="none" w:sz="0" w:space="0" w:color="auto"/>
                  </w:divBdr>
                </w:div>
                <w:div w:id="272901685">
                  <w:marLeft w:val="0"/>
                  <w:marRight w:val="0"/>
                  <w:marTop w:val="0"/>
                  <w:marBottom w:val="0"/>
                  <w:divBdr>
                    <w:top w:val="none" w:sz="0" w:space="0" w:color="auto"/>
                    <w:left w:val="none" w:sz="0" w:space="0" w:color="auto"/>
                    <w:bottom w:val="none" w:sz="0" w:space="0" w:color="auto"/>
                    <w:right w:val="none" w:sz="0" w:space="0" w:color="auto"/>
                  </w:divBdr>
                </w:div>
                <w:div w:id="1537620940">
                  <w:marLeft w:val="0"/>
                  <w:marRight w:val="0"/>
                  <w:marTop w:val="0"/>
                  <w:marBottom w:val="0"/>
                  <w:divBdr>
                    <w:top w:val="none" w:sz="0" w:space="0" w:color="auto"/>
                    <w:left w:val="none" w:sz="0" w:space="0" w:color="auto"/>
                    <w:bottom w:val="none" w:sz="0" w:space="0" w:color="auto"/>
                    <w:right w:val="none" w:sz="0" w:space="0" w:color="auto"/>
                  </w:divBdr>
                </w:div>
                <w:div w:id="325130278">
                  <w:marLeft w:val="0"/>
                  <w:marRight w:val="0"/>
                  <w:marTop w:val="0"/>
                  <w:marBottom w:val="0"/>
                  <w:divBdr>
                    <w:top w:val="none" w:sz="0" w:space="0" w:color="auto"/>
                    <w:left w:val="none" w:sz="0" w:space="0" w:color="auto"/>
                    <w:bottom w:val="none" w:sz="0" w:space="0" w:color="auto"/>
                    <w:right w:val="none" w:sz="0" w:space="0" w:color="auto"/>
                  </w:divBdr>
                </w:div>
                <w:div w:id="47193228">
                  <w:marLeft w:val="0"/>
                  <w:marRight w:val="0"/>
                  <w:marTop w:val="0"/>
                  <w:marBottom w:val="0"/>
                  <w:divBdr>
                    <w:top w:val="none" w:sz="0" w:space="0" w:color="auto"/>
                    <w:left w:val="none" w:sz="0" w:space="0" w:color="auto"/>
                    <w:bottom w:val="none" w:sz="0" w:space="0" w:color="auto"/>
                    <w:right w:val="none" w:sz="0" w:space="0" w:color="auto"/>
                  </w:divBdr>
                </w:div>
                <w:div w:id="897672159">
                  <w:marLeft w:val="0"/>
                  <w:marRight w:val="0"/>
                  <w:marTop w:val="0"/>
                  <w:marBottom w:val="0"/>
                  <w:divBdr>
                    <w:top w:val="none" w:sz="0" w:space="0" w:color="auto"/>
                    <w:left w:val="none" w:sz="0" w:space="0" w:color="auto"/>
                    <w:bottom w:val="none" w:sz="0" w:space="0" w:color="auto"/>
                    <w:right w:val="none" w:sz="0" w:space="0" w:color="auto"/>
                  </w:divBdr>
                </w:div>
                <w:div w:id="302269862">
                  <w:marLeft w:val="0"/>
                  <w:marRight w:val="0"/>
                  <w:marTop w:val="0"/>
                  <w:marBottom w:val="0"/>
                  <w:divBdr>
                    <w:top w:val="none" w:sz="0" w:space="0" w:color="auto"/>
                    <w:left w:val="none" w:sz="0" w:space="0" w:color="auto"/>
                    <w:bottom w:val="none" w:sz="0" w:space="0" w:color="auto"/>
                    <w:right w:val="none" w:sz="0" w:space="0" w:color="auto"/>
                  </w:divBdr>
                </w:div>
                <w:div w:id="401954824">
                  <w:marLeft w:val="0"/>
                  <w:marRight w:val="0"/>
                  <w:marTop w:val="0"/>
                  <w:marBottom w:val="0"/>
                  <w:divBdr>
                    <w:top w:val="none" w:sz="0" w:space="0" w:color="auto"/>
                    <w:left w:val="none" w:sz="0" w:space="0" w:color="auto"/>
                    <w:bottom w:val="none" w:sz="0" w:space="0" w:color="auto"/>
                    <w:right w:val="none" w:sz="0" w:space="0" w:color="auto"/>
                  </w:divBdr>
                </w:div>
                <w:div w:id="1478182405">
                  <w:marLeft w:val="0"/>
                  <w:marRight w:val="0"/>
                  <w:marTop w:val="0"/>
                  <w:marBottom w:val="0"/>
                  <w:divBdr>
                    <w:top w:val="none" w:sz="0" w:space="0" w:color="auto"/>
                    <w:left w:val="none" w:sz="0" w:space="0" w:color="auto"/>
                    <w:bottom w:val="none" w:sz="0" w:space="0" w:color="auto"/>
                    <w:right w:val="none" w:sz="0" w:space="0" w:color="auto"/>
                  </w:divBdr>
                </w:div>
                <w:div w:id="982344336">
                  <w:marLeft w:val="0"/>
                  <w:marRight w:val="0"/>
                  <w:marTop w:val="0"/>
                  <w:marBottom w:val="0"/>
                  <w:divBdr>
                    <w:top w:val="none" w:sz="0" w:space="0" w:color="auto"/>
                    <w:left w:val="none" w:sz="0" w:space="0" w:color="auto"/>
                    <w:bottom w:val="none" w:sz="0" w:space="0" w:color="auto"/>
                    <w:right w:val="none" w:sz="0" w:space="0" w:color="auto"/>
                  </w:divBdr>
                </w:div>
                <w:div w:id="1213346268">
                  <w:marLeft w:val="0"/>
                  <w:marRight w:val="0"/>
                  <w:marTop w:val="0"/>
                  <w:marBottom w:val="0"/>
                  <w:divBdr>
                    <w:top w:val="none" w:sz="0" w:space="0" w:color="auto"/>
                    <w:left w:val="none" w:sz="0" w:space="0" w:color="auto"/>
                    <w:bottom w:val="none" w:sz="0" w:space="0" w:color="auto"/>
                    <w:right w:val="none" w:sz="0" w:space="0" w:color="auto"/>
                  </w:divBdr>
                </w:div>
                <w:div w:id="1634599088">
                  <w:marLeft w:val="0"/>
                  <w:marRight w:val="0"/>
                  <w:marTop w:val="0"/>
                  <w:marBottom w:val="0"/>
                  <w:divBdr>
                    <w:top w:val="none" w:sz="0" w:space="0" w:color="auto"/>
                    <w:left w:val="none" w:sz="0" w:space="0" w:color="auto"/>
                    <w:bottom w:val="none" w:sz="0" w:space="0" w:color="auto"/>
                    <w:right w:val="none" w:sz="0" w:space="0" w:color="auto"/>
                  </w:divBdr>
                </w:div>
                <w:div w:id="1938903301">
                  <w:marLeft w:val="0"/>
                  <w:marRight w:val="0"/>
                  <w:marTop w:val="0"/>
                  <w:marBottom w:val="0"/>
                  <w:divBdr>
                    <w:top w:val="none" w:sz="0" w:space="0" w:color="auto"/>
                    <w:left w:val="none" w:sz="0" w:space="0" w:color="auto"/>
                    <w:bottom w:val="none" w:sz="0" w:space="0" w:color="auto"/>
                    <w:right w:val="none" w:sz="0" w:space="0" w:color="auto"/>
                  </w:divBdr>
                </w:div>
                <w:div w:id="1463888628">
                  <w:marLeft w:val="0"/>
                  <w:marRight w:val="0"/>
                  <w:marTop w:val="0"/>
                  <w:marBottom w:val="0"/>
                  <w:divBdr>
                    <w:top w:val="none" w:sz="0" w:space="0" w:color="auto"/>
                    <w:left w:val="none" w:sz="0" w:space="0" w:color="auto"/>
                    <w:bottom w:val="none" w:sz="0" w:space="0" w:color="auto"/>
                    <w:right w:val="none" w:sz="0" w:space="0" w:color="auto"/>
                  </w:divBdr>
                </w:div>
                <w:div w:id="1634213839">
                  <w:marLeft w:val="0"/>
                  <w:marRight w:val="0"/>
                  <w:marTop w:val="0"/>
                  <w:marBottom w:val="0"/>
                  <w:divBdr>
                    <w:top w:val="none" w:sz="0" w:space="0" w:color="auto"/>
                    <w:left w:val="none" w:sz="0" w:space="0" w:color="auto"/>
                    <w:bottom w:val="none" w:sz="0" w:space="0" w:color="auto"/>
                    <w:right w:val="none" w:sz="0" w:space="0" w:color="auto"/>
                  </w:divBdr>
                </w:div>
                <w:div w:id="1420297733">
                  <w:marLeft w:val="0"/>
                  <w:marRight w:val="0"/>
                  <w:marTop w:val="0"/>
                  <w:marBottom w:val="0"/>
                  <w:divBdr>
                    <w:top w:val="none" w:sz="0" w:space="0" w:color="auto"/>
                    <w:left w:val="none" w:sz="0" w:space="0" w:color="auto"/>
                    <w:bottom w:val="none" w:sz="0" w:space="0" w:color="auto"/>
                    <w:right w:val="none" w:sz="0" w:space="0" w:color="auto"/>
                  </w:divBdr>
                </w:div>
                <w:div w:id="1700742858">
                  <w:marLeft w:val="0"/>
                  <w:marRight w:val="0"/>
                  <w:marTop w:val="0"/>
                  <w:marBottom w:val="0"/>
                  <w:divBdr>
                    <w:top w:val="none" w:sz="0" w:space="0" w:color="auto"/>
                    <w:left w:val="none" w:sz="0" w:space="0" w:color="auto"/>
                    <w:bottom w:val="none" w:sz="0" w:space="0" w:color="auto"/>
                    <w:right w:val="none" w:sz="0" w:space="0" w:color="auto"/>
                  </w:divBdr>
                </w:div>
                <w:div w:id="1594313875">
                  <w:marLeft w:val="0"/>
                  <w:marRight w:val="0"/>
                  <w:marTop w:val="0"/>
                  <w:marBottom w:val="0"/>
                  <w:divBdr>
                    <w:top w:val="none" w:sz="0" w:space="0" w:color="auto"/>
                    <w:left w:val="none" w:sz="0" w:space="0" w:color="auto"/>
                    <w:bottom w:val="none" w:sz="0" w:space="0" w:color="auto"/>
                    <w:right w:val="none" w:sz="0" w:space="0" w:color="auto"/>
                  </w:divBdr>
                </w:div>
                <w:div w:id="1244611249">
                  <w:marLeft w:val="0"/>
                  <w:marRight w:val="0"/>
                  <w:marTop w:val="0"/>
                  <w:marBottom w:val="0"/>
                  <w:divBdr>
                    <w:top w:val="none" w:sz="0" w:space="0" w:color="auto"/>
                    <w:left w:val="none" w:sz="0" w:space="0" w:color="auto"/>
                    <w:bottom w:val="none" w:sz="0" w:space="0" w:color="auto"/>
                    <w:right w:val="none" w:sz="0" w:space="0" w:color="auto"/>
                  </w:divBdr>
                </w:div>
                <w:div w:id="339163216">
                  <w:marLeft w:val="0"/>
                  <w:marRight w:val="0"/>
                  <w:marTop w:val="0"/>
                  <w:marBottom w:val="0"/>
                  <w:divBdr>
                    <w:top w:val="none" w:sz="0" w:space="0" w:color="auto"/>
                    <w:left w:val="none" w:sz="0" w:space="0" w:color="auto"/>
                    <w:bottom w:val="none" w:sz="0" w:space="0" w:color="auto"/>
                    <w:right w:val="none" w:sz="0" w:space="0" w:color="auto"/>
                  </w:divBdr>
                </w:div>
                <w:div w:id="1577744458">
                  <w:marLeft w:val="0"/>
                  <w:marRight w:val="0"/>
                  <w:marTop w:val="0"/>
                  <w:marBottom w:val="0"/>
                  <w:divBdr>
                    <w:top w:val="none" w:sz="0" w:space="0" w:color="auto"/>
                    <w:left w:val="none" w:sz="0" w:space="0" w:color="auto"/>
                    <w:bottom w:val="none" w:sz="0" w:space="0" w:color="auto"/>
                    <w:right w:val="none" w:sz="0" w:space="0" w:color="auto"/>
                  </w:divBdr>
                </w:div>
                <w:div w:id="1749686714">
                  <w:marLeft w:val="0"/>
                  <w:marRight w:val="0"/>
                  <w:marTop w:val="0"/>
                  <w:marBottom w:val="0"/>
                  <w:divBdr>
                    <w:top w:val="none" w:sz="0" w:space="0" w:color="auto"/>
                    <w:left w:val="none" w:sz="0" w:space="0" w:color="auto"/>
                    <w:bottom w:val="none" w:sz="0" w:space="0" w:color="auto"/>
                    <w:right w:val="none" w:sz="0" w:space="0" w:color="auto"/>
                  </w:divBdr>
                </w:div>
                <w:div w:id="83890448">
                  <w:marLeft w:val="0"/>
                  <w:marRight w:val="0"/>
                  <w:marTop w:val="0"/>
                  <w:marBottom w:val="0"/>
                  <w:divBdr>
                    <w:top w:val="none" w:sz="0" w:space="0" w:color="auto"/>
                    <w:left w:val="none" w:sz="0" w:space="0" w:color="auto"/>
                    <w:bottom w:val="none" w:sz="0" w:space="0" w:color="auto"/>
                    <w:right w:val="none" w:sz="0" w:space="0" w:color="auto"/>
                  </w:divBdr>
                </w:div>
                <w:div w:id="321544400">
                  <w:marLeft w:val="0"/>
                  <w:marRight w:val="0"/>
                  <w:marTop w:val="0"/>
                  <w:marBottom w:val="0"/>
                  <w:divBdr>
                    <w:top w:val="none" w:sz="0" w:space="0" w:color="auto"/>
                    <w:left w:val="none" w:sz="0" w:space="0" w:color="auto"/>
                    <w:bottom w:val="none" w:sz="0" w:space="0" w:color="auto"/>
                    <w:right w:val="none" w:sz="0" w:space="0" w:color="auto"/>
                  </w:divBdr>
                </w:div>
                <w:div w:id="672492361">
                  <w:marLeft w:val="0"/>
                  <w:marRight w:val="0"/>
                  <w:marTop w:val="0"/>
                  <w:marBottom w:val="0"/>
                  <w:divBdr>
                    <w:top w:val="none" w:sz="0" w:space="0" w:color="auto"/>
                    <w:left w:val="none" w:sz="0" w:space="0" w:color="auto"/>
                    <w:bottom w:val="none" w:sz="0" w:space="0" w:color="auto"/>
                    <w:right w:val="none" w:sz="0" w:space="0" w:color="auto"/>
                  </w:divBdr>
                </w:div>
                <w:div w:id="1760055639">
                  <w:marLeft w:val="0"/>
                  <w:marRight w:val="0"/>
                  <w:marTop w:val="0"/>
                  <w:marBottom w:val="0"/>
                  <w:divBdr>
                    <w:top w:val="none" w:sz="0" w:space="0" w:color="auto"/>
                    <w:left w:val="none" w:sz="0" w:space="0" w:color="auto"/>
                    <w:bottom w:val="none" w:sz="0" w:space="0" w:color="auto"/>
                    <w:right w:val="none" w:sz="0" w:space="0" w:color="auto"/>
                  </w:divBdr>
                </w:div>
                <w:div w:id="696810428">
                  <w:marLeft w:val="0"/>
                  <w:marRight w:val="0"/>
                  <w:marTop w:val="0"/>
                  <w:marBottom w:val="0"/>
                  <w:divBdr>
                    <w:top w:val="none" w:sz="0" w:space="0" w:color="auto"/>
                    <w:left w:val="none" w:sz="0" w:space="0" w:color="auto"/>
                    <w:bottom w:val="none" w:sz="0" w:space="0" w:color="auto"/>
                    <w:right w:val="none" w:sz="0" w:space="0" w:color="auto"/>
                  </w:divBdr>
                </w:div>
                <w:div w:id="13269072">
                  <w:marLeft w:val="0"/>
                  <w:marRight w:val="0"/>
                  <w:marTop w:val="0"/>
                  <w:marBottom w:val="0"/>
                  <w:divBdr>
                    <w:top w:val="none" w:sz="0" w:space="0" w:color="auto"/>
                    <w:left w:val="none" w:sz="0" w:space="0" w:color="auto"/>
                    <w:bottom w:val="none" w:sz="0" w:space="0" w:color="auto"/>
                    <w:right w:val="none" w:sz="0" w:space="0" w:color="auto"/>
                  </w:divBdr>
                </w:div>
                <w:div w:id="1340040735">
                  <w:marLeft w:val="0"/>
                  <w:marRight w:val="0"/>
                  <w:marTop w:val="0"/>
                  <w:marBottom w:val="0"/>
                  <w:divBdr>
                    <w:top w:val="none" w:sz="0" w:space="0" w:color="auto"/>
                    <w:left w:val="none" w:sz="0" w:space="0" w:color="auto"/>
                    <w:bottom w:val="none" w:sz="0" w:space="0" w:color="auto"/>
                    <w:right w:val="none" w:sz="0" w:space="0" w:color="auto"/>
                  </w:divBdr>
                </w:div>
                <w:div w:id="1258365736">
                  <w:marLeft w:val="0"/>
                  <w:marRight w:val="0"/>
                  <w:marTop w:val="0"/>
                  <w:marBottom w:val="0"/>
                  <w:divBdr>
                    <w:top w:val="none" w:sz="0" w:space="0" w:color="auto"/>
                    <w:left w:val="none" w:sz="0" w:space="0" w:color="auto"/>
                    <w:bottom w:val="none" w:sz="0" w:space="0" w:color="auto"/>
                    <w:right w:val="none" w:sz="0" w:space="0" w:color="auto"/>
                  </w:divBdr>
                </w:div>
                <w:div w:id="1411653375">
                  <w:marLeft w:val="0"/>
                  <w:marRight w:val="0"/>
                  <w:marTop w:val="0"/>
                  <w:marBottom w:val="0"/>
                  <w:divBdr>
                    <w:top w:val="none" w:sz="0" w:space="0" w:color="auto"/>
                    <w:left w:val="none" w:sz="0" w:space="0" w:color="auto"/>
                    <w:bottom w:val="none" w:sz="0" w:space="0" w:color="auto"/>
                    <w:right w:val="none" w:sz="0" w:space="0" w:color="auto"/>
                  </w:divBdr>
                </w:div>
                <w:div w:id="868185836">
                  <w:marLeft w:val="0"/>
                  <w:marRight w:val="0"/>
                  <w:marTop w:val="0"/>
                  <w:marBottom w:val="0"/>
                  <w:divBdr>
                    <w:top w:val="none" w:sz="0" w:space="0" w:color="auto"/>
                    <w:left w:val="none" w:sz="0" w:space="0" w:color="auto"/>
                    <w:bottom w:val="none" w:sz="0" w:space="0" w:color="auto"/>
                    <w:right w:val="none" w:sz="0" w:space="0" w:color="auto"/>
                  </w:divBdr>
                </w:div>
                <w:div w:id="1688172798">
                  <w:marLeft w:val="0"/>
                  <w:marRight w:val="0"/>
                  <w:marTop w:val="0"/>
                  <w:marBottom w:val="0"/>
                  <w:divBdr>
                    <w:top w:val="none" w:sz="0" w:space="0" w:color="auto"/>
                    <w:left w:val="none" w:sz="0" w:space="0" w:color="auto"/>
                    <w:bottom w:val="none" w:sz="0" w:space="0" w:color="auto"/>
                    <w:right w:val="none" w:sz="0" w:space="0" w:color="auto"/>
                  </w:divBdr>
                </w:div>
                <w:div w:id="1177622441">
                  <w:marLeft w:val="0"/>
                  <w:marRight w:val="0"/>
                  <w:marTop w:val="0"/>
                  <w:marBottom w:val="0"/>
                  <w:divBdr>
                    <w:top w:val="none" w:sz="0" w:space="0" w:color="auto"/>
                    <w:left w:val="none" w:sz="0" w:space="0" w:color="auto"/>
                    <w:bottom w:val="none" w:sz="0" w:space="0" w:color="auto"/>
                    <w:right w:val="none" w:sz="0" w:space="0" w:color="auto"/>
                  </w:divBdr>
                </w:div>
                <w:div w:id="840898863">
                  <w:marLeft w:val="0"/>
                  <w:marRight w:val="0"/>
                  <w:marTop w:val="0"/>
                  <w:marBottom w:val="0"/>
                  <w:divBdr>
                    <w:top w:val="none" w:sz="0" w:space="0" w:color="auto"/>
                    <w:left w:val="none" w:sz="0" w:space="0" w:color="auto"/>
                    <w:bottom w:val="none" w:sz="0" w:space="0" w:color="auto"/>
                    <w:right w:val="none" w:sz="0" w:space="0" w:color="auto"/>
                  </w:divBdr>
                </w:div>
                <w:div w:id="1022245458">
                  <w:marLeft w:val="0"/>
                  <w:marRight w:val="0"/>
                  <w:marTop w:val="0"/>
                  <w:marBottom w:val="0"/>
                  <w:divBdr>
                    <w:top w:val="none" w:sz="0" w:space="0" w:color="auto"/>
                    <w:left w:val="none" w:sz="0" w:space="0" w:color="auto"/>
                    <w:bottom w:val="none" w:sz="0" w:space="0" w:color="auto"/>
                    <w:right w:val="none" w:sz="0" w:space="0" w:color="auto"/>
                  </w:divBdr>
                </w:div>
                <w:div w:id="1827741242">
                  <w:marLeft w:val="0"/>
                  <w:marRight w:val="0"/>
                  <w:marTop w:val="0"/>
                  <w:marBottom w:val="0"/>
                  <w:divBdr>
                    <w:top w:val="none" w:sz="0" w:space="0" w:color="auto"/>
                    <w:left w:val="none" w:sz="0" w:space="0" w:color="auto"/>
                    <w:bottom w:val="none" w:sz="0" w:space="0" w:color="auto"/>
                    <w:right w:val="none" w:sz="0" w:space="0" w:color="auto"/>
                  </w:divBdr>
                </w:div>
                <w:div w:id="543099147">
                  <w:marLeft w:val="0"/>
                  <w:marRight w:val="0"/>
                  <w:marTop w:val="0"/>
                  <w:marBottom w:val="0"/>
                  <w:divBdr>
                    <w:top w:val="none" w:sz="0" w:space="0" w:color="auto"/>
                    <w:left w:val="none" w:sz="0" w:space="0" w:color="auto"/>
                    <w:bottom w:val="none" w:sz="0" w:space="0" w:color="auto"/>
                    <w:right w:val="none" w:sz="0" w:space="0" w:color="auto"/>
                  </w:divBdr>
                </w:div>
                <w:div w:id="1926567855">
                  <w:marLeft w:val="0"/>
                  <w:marRight w:val="0"/>
                  <w:marTop w:val="0"/>
                  <w:marBottom w:val="0"/>
                  <w:divBdr>
                    <w:top w:val="none" w:sz="0" w:space="0" w:color="auto"/>
                    <w:left w:val="none" w:sz="0" w:space="0" w:color="auto"/>
                    <w:bottom w:val="none" w:sz="0" w:space="0" w:color="auto"/>
                    <w:right w:val="none" w:sz="0" w:space="0" w:color="auto"/>
                  </w:divBdr>
                </w:div>
                <w:div w:id="488642487">
                  <w:marLeft w:val="0"/>
                  <w:marRight w:val="0"/>
                  <w:marTop w:val="0"/>
                  <w:marBottom w:val="0"/>
                  <w:divBdr>
                    <w:top w:val="none" w:sz="0" w:space="0" w:color="auto"/>
                    <w:left w:val="none" w:sz="0" w:space="0" w:color="auto"/>
                    <w:bottom w:val="none" w:sz="0" w:space="0" w:color="auto"/>
                    <w:right w:val="none" w:sz="0" w:space="0" w:color="auto"/>
                  </w:divBdr>
                </w:div>
                <w:div w:id="1733656357">
                  <w:marLeft w:val="0"/>
                  <w:marRight w:val="0"/>
                  <w:marTop w:val="0"/>
                  <w:marBottom w:val="0"/>
                  <w:divBdr>
                    <w:top w:val="none" w:sz="0" w:space="0" w:color="auto"/>
                    <w:left w:val="none" w:sz="0" w:space="0" w:color="auto"/>
                    <w:bottom w:val="none" w:sz="0" w:space="0" w:color="auto"/>
                    <w:right w:val="none" w:sz="0" w:space="0" w:color="auto"/>
                  </w:divBdr>
                </w:div>
                <w:div w:id="1493909275">
                  <w:marLeft w:val="0"/>
                  <w:marRight w:val="0"/>
                  <w:marTop w:val="0"/>
                  <w:marBottom w:val="0"/>
                  <w:divBdr>
                    <w:top w:val="none" w:sz="0" w:space="0" w:color="auto"/>
                    <w:left w:val="none" w:sz="0" w:space="0" w:color="auto"/>
                    <w:bottom w:val="none" w:sz="0" w:space="0" w:color="auto"/>
                    <w:right w:val="none" w:sz="0" w:space="0" w:color="auto"/>
                  </w:divBdr>
                </w:div>
                <w:div w:id="215971532">
                  <w:marLeft w:val="0"/>
                  <w:marRight w:val="0"/>
                  <w:marTop w:val="0"/>
                  <w:marBottom w:val="0"/>
                  <w:divBdr>
                    <w:top w:val="none" w:sz="0" w:space="0" w:color="auto"/>
                    <w:left w:val="none" w:sz="0" w:space="0" w:color="auto"/>
                    <w:bottom w:val="none" w:sz="0" w:space="0" w:color="auto"/>
                    <w:right w:val="none" w:sz="0" w:space="0" w:color="auto"/>
                  </w:divBdr>
                </w:div>
                <w:div w:id="549268669">
                  <w:marLeft w:val="0"/>
                  <w:marRight w:val="0"/>
                  <w:marTop w:val="0"/>
                  <w:marBottom w:val="0"/>
                  <w:divBdr>
                    <w:top w:val="none" w:sz="0" w:space="0" w:color="auto"/>
                    <w:left w:val="none" w:sz="0" w:space="0" w:color="auto"/>
                    <w:bottom w:val="none" w:sz="0" w:space="0" w:color="auto"/>
                    <w:right w:val="none" w:sz="0" w:space="0" w:color="auto"/>
                  </w:divBdr>
                </w:div>
                <w:div w:id="1898199827">
                  <w:marLeft w:val="0"/>
                  <w:marRight w:val="0"/>
                  <w:marTop w:val="0"/>
                  <w:marBottom w:val="0"/>
                  <w:divBdr>
                    <w:top w:val="none" w:sz="0" w:space="0" w:color="auto"/>
                    <w:left w:val="none" w:sz="0" w:space="0" w:color="auto"/>
                    <w:bottom w:val="none" w:sz="0" w:space="0" w:color="auto"/>
                    <w:right w:val="none" w:sz="0" w:space="0" w:color="auto"/>
                  </w:divBdr>
                </w:div>
                <w:div w:id="1549219625">
                  <w:marLeft w:val="0"/>
                  <w:marRight w:val="0"/>
                  <w:marTop w:val="0"/>
                  <w:marBottom w:val="0"/>
                  <w:divBdr>
                    <w:top w:val="none" w:sz="0" w:space="0" w:color="auto"/>
                    <w:left w:val="none" w:sz="0" w:space="0" w:color="auto"/>
                    <w:bottom w:val="none" w:sz="0" w:space="0" w:color="auto"/>
                    <w:right w:val="none" w:sz="0" w:space="0" w:color="auto"/>
                  </w:divBdr>
                </w:div>
                <w:div w:id="821972271">
                  <w:marLeft w:val="0"/>
                  <w:marRight w:val="0"/>
                  <w:marTop w:val="0"/>
                  <w:marBottom w:val="0"/>
                  <w:divBdr>
                    <w:top w:val="none" w:sz="0" w:space="0" w:color="auto"/>
                    <w:left w:val="none" w:sz="0" w:space="0" w:color="auto"/>
                    <w:bottom w:val="none" w:sz="0" w:space="0" w:color="auto"/>
                    <w:right w:val="none" w:sz="0" w:space="0" w:color="auto"/>
                  </w:divBdr>
                </w:div>
                <w:div w:id="332803175">
                  <w:marLeft w:val="0"/>
                  <w:marRight w:val="0"/>
                  <w:marTop w:val="0"/>
                  <w:marBottom w:val="0"/>
                  <w:divBdr>
                    <w:top w:val="none" w:sz="0" w:space="0" w:color="auto"/>
                    <w:left w:val="none" w:sz="0" w:space="0" w:color="auto"/>
                    <w:bottom w:val="none" w:sz="0" w:space="0" w:color="auto"/>
                    <w:right w:val="none" w:sz="0" w:space="0" w:color="auto"/>
                  </w:divBdr>
                </w:div>
                <w:div w:id="32661321">
                  <w:marLeft w:val="0"/>
                  <w:marRight w:val="0"/>
                  <w:marTop w:val="0"/>
                  <w:marBottom w:val="0"/>
                  <w:divBdr>
                    <w:top w:val="none" w:sz="0" w:space="0" w:color="auto"/>
                    <w:left w:val="none" w:sz="0" w:space="0" w:color="auto"/>
                    <w:bottom w:val="none" w:sz="0" w:space="0" w:color="auto"/>
                    <w:right w:val="none" w:sz="0" w:space="0" w:color="auto"/>
                  </w:divBdr>
                </w:div>
                <w:div w:id="711880070">
                  <w:marLeft w:val="0"/>
                  <w:marRight w:val="0"/>
                  <w:marTop w:val="0"/>
                  <w:marBottom w:val="0"/>
                  <w:divBdr>
                    <w:top w:val="none" w:sz="0" w:space="0" w:color="auto"/>
                    <w:left w:val="none" w:sz="0" w:space="0" w:color="auto"/>
                    <w:bottom w:val="none" w:sz="0" w:space="0" w:color="auto"/>
                    <w:right w:val="none" w:sz="0" w:space="0" w:color="auto"/>
                  </w:divBdr>
                </w:div>
                <w:div w:id="1690791280">
                  <w:marLeft w:val="0"/>
                  <w:marRight w:val="0"/>
                  <w:marTop w:val="0"/>
                  <w:marBottom w:val="0"/>
                  <w:divBdr>
                    <w:top w:val="none" w:sz="0" w:space="0" w:color="auto"/>
                    <w:left w:val="none" w:sz="0" w:space="0" w:color="auto"/>
                    <w:bottom w:val="none" w:sz="0" w:space="0" w:color="auto"/>
                    <w:right w:val="none" w:sz="0" w:space="0" w:color="auto"/>
                  </w:divBdr>
                </w:div>
                <w:div w:id="336663211">
                  <w:marLeft w:val="0"/>
                  <w:marRight w:val="0"/>
                  <w:marTop w:val="0"/>
                  <w:marBottom w:val="0"/>
                  <w:divBdr>
                    <w:top w:val="none" w:sz="0" w:space="0" w:color="auto"/>
                    <w:left w:val="none" w:sz="0" w:space="0" w:color="auto"/>
                    <w:bottom w:val="none" w:sz="0" w:space="0" w:color="auto"/>
                    <w:right w:val="none" w:sz="0" w:space="0" w:color="auto"/>
                  </w:divBdr>
                </w:div>
                <w:div w:id="722867671">
                  <w:marLeft w:val="0"/>
                  <w:marRight w:val="0"/>
                  <w:marTop w:val="0"/>
                  <w:marBottom w:val="0"/>
                  <w:divBdr>
                    <w:top w:val="none" w:sz="0" w:space="0" w:color="auto"/>
                    <w:left w:val="none" w:sz="0" w:space="0" w:color="auto"/>
                    <w:bottom w:val="none" w:sz="0" w:space="0" w:color="auto"/>
                    <w:right w:val="none" w:sz="0" w:space="0" w:color="auto"/>
                  </w:divBdr>
                </w:div>
                <w:div w:id="1771075440">
                  <w:marLeft w:val="0"/>
                  <w:marRight w:val="0"/>
                  <w:marTop w:val="0"/>
                  <w:marBottom w:val="0"/>
                  <w:divBdr>
                    <w:top w:val="none" w:sz="0" w:space="0" w:color="auto"/>
                    <w:left w:val="none" w:sz="0" w:space="0" w:color="auto"/>
                    <w:bottom w:val="none" w:sz="0" w:space="0" w:color="auto"/>
                    <w:right w:val="none" w:sz="0" w:space="0" w:color="auto"/>
                  </w:divBdr>
                </w:div>
                <w:div w:id="714622348">
                  <w:marLeft w:val="0"/>
                  <w:marRight w:val="0"/>
                  <w:marTop w:val="0"/>
                  <w:marBottom w:val="0"/>
                  <w:divBdr>
                    <w:top w:val="none" w:sz="0" w:space="0" w:color="auto"/>
                    <w:left w:val="none" w:sz="0" w:space="0" w:color="auto"/>
                    <w:bottom w:val="none" w:sz="0" w:space="0" w:color="auto"/>
                    <w:right w:val="none" w:sz="0" w:space="0" w:color="auto"/>
                  </w:divBdr>
                </w:div>
                <w:div w:id="553321321">
                  <w:marLeft w:val="0"/>
                  <w:marRight w:val="0"/>
                  <w:marTop w:val="0"/>
                  <w:marBottom w:val="0"/>
                  <w:divBdr>
                    <w:top w:val="none" w:sz="0" w:space="0" w:color="auto"/>
                    <w:left w:val="none" w:sz="0" w:space="0" w:color="auto"/>
                    <w:bottom w:val="none" w:sz="0" w:space="0" w:color="auto"/>
                    <w:right w:val="none" w:sz="0" w:space="0" w:color="auto"/>
                  </w:divBdr>
                </w:div>
                <w:div w:id="1434473149">
                  <w:marLeft w:val="0"/>
                  <w:marRight w:val="0"/>
                  <w:marTop w:val="0"/>
                  <w:marBottom w:val="0"/>
                  <w:divBdr>
                    <w:top w:val="none" w:sz="0" w:space="0" w:color="auto"/>
                    <w:left w:val="none" w:sz="0" w:space="0" w:color="auto"/>
                    <w:bottom w:val="none" w:sz="0" w:space="0" w:color="auto"/>
                    <w:right w:val="none" w:sz="0" w:space="0" w:color="auto"/>
                  </w:divBdr>
                </w:div>
                <w:div w:id="884565651">
                  <w:marLeft w:val="0"/>
                  <w:marRight w:val="0"/>
                  <w:marTop w:val="0"/>
                  <w:marBottom w:val="0"/>
                  <w:divBdr>
                    <w:top w:val="none" w:sz="0" w:space="0" w:color="auto"/>
                    <w:left w:val="none" w:sz="0" w:space="0" w:color="auto"/>
                    <w:bottom w:val="none" w:sz="0" w:space="0" w:color="auto"/>
                    <w:right w:val="none" w:sz="0" w:space="0" w:color="auto"/>
                  </w:divBdr>
                </w:div>
                <w:div w:id="838927613">
                  <w:marLeft w:val="0"/>
                  <w:marRight w:val="0"/>
                  <w:marTop w:val="0"/>
                  <w:marBottom w:val="0"/>
                  <w:divBdr>
                    <w:top w:val="none" w:sz="0" w:space="0" w:color="auto"/>
                    <w:left w:val="none" w:sz="0" w:space="0" w:color="auto"/>
                    <w:bottom w:val="none" w:sz="0" w:space="0" w:color="auto"/>
                    <w:right w:val="none" w:sz="0" w:space="0" w:color="auto"/>
                  </w:divBdr>
                </w:div>
                <w:div w:id="1461221084">
                  <w:marLeft w:val="0"/>
                  <w:marRight w:val="0"/>
                  <w:marTop w:val="0"/>
                  <w:marBottom w:val="0"/>
                  <w:divBdr>
                    <w:top w:val="none" w:sz="0" w:space="0" w:color="auto"/>
                    <w:left w:val="none" w:sz="0" w:space="0" w:color="auto"/>
                    <w:bottom w:val="none" w:sz="0" w:space="0" w:color="auto"/>
                    <w:right w:val="none" w:sz="0" w:space="0" w:color="auto"/>
                  </w:divBdr>
                </w:div>
                <w:div w:id="271405672">
                  <w:marLeft w:val="0"/>
                  <w:marRight w:val="0"/>
                  <w:marTop w:val="0"/>
                  <w:marBottom w:val="0"/>
                  <w:divBdr>
                    <w:top w:val="none" w:sz="0" w:space="0" w:color="auto"/>
                    <w:left w:val="none" w:sz="0" w:space="0" w:color="auto"/>
                    <w:bottom w:val="none" w:sz="0" w:space="0" w:color="auto"/>
                    <w:right w:val="none" w:sz="0" w:space="0" w:color="auto"/>
                  </w:divBdr>
                </w:div>
                <w:div w:id="1991404227">
                  <w:marLeft w:val="0"/>
                  <w:marRight w:val="0"/>
                  <w:marTop w:val="0"/>
                  <w:marBottom w:val="0"/>
                  <w:divBdr>
                    <w:top w:val="none" w:sz="0" w:space="0" w:color="auto"/>
                    <w:left w:val="none" w:sz="0" w:space="0" w:color="auto"/>
                    <w:bottom w:val="none" w:sz="0" w:space="0" w:color="auto"/>
                    <w:right w:val="none" w:sz="0" w:space="0" w:color="auto"/>
                  </w:divBdr>
                </w:div>
                <w:div w:id="1737242029">
                  <w:marLeft w:val="0"/>
                  <w:marRight w:val="0"/>
                  <w:marTop w:val="0"/>
                  <w:marBottom w:val="0"/>
                  <w:divBdr>
                    <w:top w:val="none" w:sz="0" w:space="0" w:color="auto"/>
                    <w:left w:val="none" w:sz="0" w:space="0" w:color="auto"/>
                    <w:bottom w:val="none" w:sz="0" w:space="0" w:color="auto"/>
                    <w:right w:val="none" w:sz="0" w:space="0" w:color="auto"/>
                  </w:divBdr>
                </w:div>
                <w:div w:id="894855777">
                  <w:marLeft w:val="0"/>
                  <w:marRight w:val="0"/>
                  <w:marTop w:val="0"/>
                  <w:marBottom w:val="0"/>
                  <w:divBdr>
                    <w:top w:val="none" w:sz="0" w:space="0" w:color="auto"/>
                    <w:left w:val="none" w:sz="0" w:space="0" w:color="auto"/>
                    <w:bottom w:val="none" w:sz="0" w:space="0" w:color="auto"/>
                    <w:right w:val="none" w:sz="0" w:space="0" w:color="auto"/>
                  </w:divBdr>
                </w:div>
                <w:div w:id="615915166">
                  <w:marLeft w:val="0"/>
                  <w:marRight w:val="0"/>
                  <w:marTop w:val="0"/>
                  <w:marBottom w:val="0"/>
                  <w:divBdr>
                    <w:top w:val="none" w:sz="0" w:space="0" w:color="auto"/>
                    <w:left w:val="none" w:sz="0" w:space="0" w:color="auto"/>
                    <w:bottom w:val="none" w:sz="0" w:space="0" w:color="auto"/>
                    <w:right w:val="none" w:sz="0" w:space="0" w:color="auto"/>
                  </w:divBdr>
                </w:div>
                <w:div w:id="328942200">
                  <w:marLeft w:val="0"/>
                  <w:marRight w:val="0"/>
                  <w:marTop w:val="0"/>
                  <w:marBottom w:val="0"/>
                  <w:divBdr>
                    <w:top w:val="none" w:sz="0" w:space="0" w:color="auto"/>
                    <w:left w:val="none" w:sz="0" w:space="0" w:color="auto"/>
                    <w:bottom w:val="none" w:sz="0" w:space="0" w:color="auto"/>
                    <w:right w:val="none" w:sz="0" w:space="0" w:color="auto"/>
                  </w:divBdr>
                </w:div>
                <w:div w:id="522330553">
                  <w:marLeft w:val="0"/>
                  <w:marRight w:val="0"/>
                  <w:marTop w:val="0"/>
                  <w:marBottom w:val="0"/>
                  <w:divBdr>
                    <w:top w:val="none" w:sz="0" w:space="0" w:color="auto"/>
                    <w:left w:val="none" w:sz="0" w:space="0" w:color="auto"/>
                    <w:bottom w:val="none" w:sz="0" w:space="0" w:color="auto"/>
                    <w:right w:val="none" w:sz="0" w:space="0" w:color="auto"/>
                  </w:divBdr>
                </w:div>
                <w:div w:id="1168404101">
                  <w:marLeft w:val="0"/>
                  <w:marRight w:val="0"/>
                  <w:marTop w:val="0"/>
                  <w:marBottom w:val="0"/>
                  <w:divBdr>
                    <w:top w:val="none" w:sz="0" w:space="0" w:color="auto"/>
                    <w:left w:val="none" w:sz="0" w:space="0" w:color="auto"/>
                    <w:bottom w:val="none" w:sz="0" w:space="0" w:color="auto"/>
                    <w:right w:val="none" w:sz="0" w:space="0" w:color="auto"/>
                  </w:divBdr>
                </w:div>
                <w:div w:id="62264017">
                  <w:marLeft w:val="0"/>
                  <w:marRight w:val="0"/>
                  <w:marTop w:val="0"/>
                  <w:marBottom w:val="0"/>
                  <w:divBdr>
                    <w:top w:val="none" w:sz="0" w:space="0" w:color="auto"/>
                    <w:left w:val="none" w:sz="0" w:space="0" w:color="auto"/>
                    <w:bottom w:val="none" w:sz="0" w:space="0" w:color="auto"/>
                    <w:right w:val="none" w:sz="0" w:space="0" w:color="auto"/>
                  </w:divBdr>
                </w:div>
                <w:div w:id="1582527394">
                  <w:marLeft w:val="0"/>
                  <w:marRight w:val="0"/>
                  <w:marTop w:val="0"/>
                  <w:marBottom w:val="0"/>
                  <w:divBdr>
                    <w:top w:val="none" w:sz="0" w:space="0" w:color="auto"/>
                    <w:left w:val="none" w:sz="0" w:space="0" w:color="auto"/>
                    <w:bottom w:val="none" w:sz="0" w:space="0" w:color="auto"/>
                    <w:right w:val="none" w:sz="0" w:space="0" w:color="auto"/>
                  </w:divBdr>
                </w:div>
                <w:div w:id="1172381334">
                  <w:marLeft w:val="0"/>
                  <w:marRight w:val="0"/>
                  <w:marTop w:val="0"/>
                  <w:marBottom w:val="0"/>
                  <w:divBdr>
                    <w:top w:val="none" w:sz="0" w:space="0" w:color="auto"/>
                    <w:left w:val="none" w:sz="0" w:space="0" w:color="auto"/>
                    <w:bottom w:val="none" w:sz="0" w:space="0" w:color="auto"/>
                    <w:right w:val="none" w:sz="0" w:space="0" w:color="auto"/>
                  </w:divBdr>
                </w:div>
                <w:div w:id="1853762834">
                  <w:marLeft w:val="0"/>
                  <w:marRight w:val="0"/>
                  <w:marTop w:val="0"/>
                  <w:marBottom w:val="0"/>
                  <w:divBdr>
                    <w:top w:val="none" w:sz="0" w:space="0" w:color="auto"/>
                    <w:left w:val="none" w:sz="0" w:space="0" w:color="auto"/>
                    <w:bottom w:val="none" w:sz="0" w:space="0" w:color="auto"/>
                    <w:right w:val="none" w:sz="0" w:space="0" w:color="auto"/>
                  </w:divBdr>
                </w:div>
                <w:div w:id="755323118">
                  <w:marLeft w:val="0"/>
                  <w:marRight w:val="0"/>
                  <w:marTop w:val="0"/>
                  <w:marBottom w:val="0"/>
                  <w:divBdr>
                    <w:top w:val="none" w:sz="0" w:space="0" w:color="auto"/>
                    <w:left w:val="none" w:sz="0" w:space="0" w:color="auto"/>
                    <w:bottom w:val="none" w:sz="0" w:space="0" w:color="auto"/>
                    <w:right w:val="none" w:sz="0" w:space="0" w:color="auto"/>
                  </w:divBdr>
                </w:div>
                <w:div w:id="1799489636">
                  <w:marLeft w:val="0"/>
                  <w:marRight w:val="0"/>
                  <w:marTop w:val="0"/>
                  <w:marBottom w:val="0"/>
                  <w:divBdr>
                    <w:top w:val="none" w:sz="0" w:space="0" w:color="auto"/>
                    <w:left w:val="none" w:sz="0" w:space="0" w:color="auto"/>
                    <w:bottom w:val="none" w:sz="0" w:space="0" w:color="auto"/>
                    <w:right w:val="none" w:sz="0" w:space="0" w:color="auto"/>
                  </w:divBdr>
                </w:div>
                <w:div w:id="1552037766">
                  <w:marLeft w:val="0"/>
                  <w:marRight w:val="0"/>
                  <w:marTop w:val="0"/>
                  <w:marBottom w:val="0"/>
                  <w:divBdr>
                    <w:top w:val="none" w:sz="0" w:space="0" w:color="auto"/>
                    <w:left w:val="none" w:sz="0" w:space="0" w:color="auto"/>
                    <w:bottom w:val="none" w:sz="0" w:space="0" w:color="auto"/>
                    <w:right w:val="none" w:sz="0" w:space="0" w:color="auto"/>
                  </w:divBdr>
                </w:div>
                <w:div w:id="509367334">
                  <w:marLeft w:val="0"/>
                  <w:marRight w:val="0"/>
                  <w:marTop w:val="0"/>
                  <w:marBottom w:val="0"/>
                  <w:divBdr>
                    <w:top w:val="none" w:sz="0" w:space="0" w:color="auto"/>
                    <w:left w:val="none" w:sz="0" w:space="0" w:color="auto"/>
                    <w:bottom w:val="none" w:sz="0" w:space="0" w:color="auto"/>
                    <w:right w:val="none" w:sz="0" w:space="0" w:color="auto"/>
                  </w:divBdr>
                </w:div>
                <w:div w:id="1777822909">
                  <w:marLeft w:val="0"/>
                  <w:marRight w:val="0"/>
                  <w:marTop w:val="0"/>
                  <w:marBottom w:val="0"/>
                  <w:divBdr>
                    <w:top w:val="none" w:sz="0" w:space="0" w:color="auto"/>
                    <w:left w:val="none" w:sz="0" w:space="0" w:color="auto"/>
                    <w:bottom w:val="none" w:sz="0" w:space="0" w:color="auto"/>
                    <w:right w:val="none" w:sz="0" w:space="0" w:color="auto"/>
                  </w:divBdr>
                </w:div>
                <w:div w:id="746270234">
                  <w:marLeft w:val="0"/>
                  <w:marRight w:val="0"/>
                  <w:marTop w:val="0"/>
                  <w:marBottom w:val="0"/>
                  <w:divBdr>
                    <w:top w:val="none" w:sz="0" w:space="0" w:color="auto"/>
                    <w:left w:val="none" w:sz="0" w:space="0" w:color="auto"/>
                    <w:bottom w:val="none" w:sz="0" w:space="0" w:color="auto"/>
                    <w:right w:val="none" w:sz="0" w:space="0" w:color="auto"/>
                  </w:divBdr>
                </w:div>
                <w:div w:id="796067425">
                  <w:marLeft w:val="0"/>
                  <w:marRight w:val="0"/>
                  <w:marTop w:val="0"/>
                  <w:marBottom w:val="0"/>
                  <w:divBdr>
                    <w:top w:val="none" w:sz="0" w:space="0" w:color="auto"/>
                    <w:left w:val="none" w:sz="0" w:space="0" w:color="auto"/>
                    <w:bottom w:val="none" w:sz="0" w:space="0" w:color="auto"/>
                    <w:right w:val="none" w:sz="0" w:space="0" w:color="auto"/>
                  </w:divBdr>
                </w:div>
                <w:div w:id="1315454950">
                  <w:marLeft w:val="0"/>
                  <w:marRight w:val="0"/>
                  <w:marTop w:val="0"/>
                  <w:marBottom w:val="0"/>
                  <w:divBdr>
                    <w:top w:val="none" w:sz="0" w:space="0" w:color="auto"/>
                    <w:left w:val="none" w:sz="0" w:space="0" w:color="auto"/>
                    <w:bottom w:val="none" w:sz="0" w:space="0" w:color="auto"/>
                    <w:right w:val="none" w:sz="0" w:space="0" w:color="auto"/>
                  </w:divBdr>
                </w:div>
                <w:div w:id="24914524">
                  <w:marLeft w:val="0"/>
                  <w:marRight w:val="0"/>
                  <w:marTop w:val="0"/>
                  <w:marBottom w:val="0"/>
                  <w:divBdr>
                    <w:top w:val="none" w:sz="0" w:space="0" w:color="auto"/>
                    <w:left w:val="none" w:sz="0" w:space="0" w:color="auto"/>
                    <w:bottom w:val="none" w:sz="0" w:space="0" w:color="auto"/>
                    <w:right w:val="none" w:sz="0" w:space="0" w:color="auto"/>
                  </w:divBdr>
                </w:div>
                <w:div w:id="593708928">
                  <w:marLeft w:val="0"/>
                  <w:marRight w:val="0"/>
                  <w:marTop w:val="0"/>
                  <w:marBottom w:val="0"/>
                  <w:divBdr>
                    <w:top w:val="none" w:sz="0" w:space="0" w:color="auto"/>
                    <w:left w:val="none" w:sz="0" w:space="0" w:color="auto"/>
                    <w:bottom w:val="none" w:sz="0" w:space="0" w:color="auto"/>
                    <w:right w:val="none" w:sz="0" w:space="0" w:color="auto"/>
                  </w:divBdr>
                </w:div>
                <w:div w:id="282080798">
                  <w:marLeft w:val="0"/>
                  <w:marRight w:val="0"/>
                  <w:marTop w:val="0"/>
                  <w:marBottom w:val="0"/>
                  <w:divBdr>
                    <w:top w:val="none" w:sz="0" w:space="0" w:color="auto"/>
                    <w:left w:val="none" w:sz="0" w:space="0" w:color="auto"/>
                    <w:bottom w:val="none" w:sz="0" w:space="0" w:color="auto"/>
                    <w:right w:val="none" w:sz="0" w:space="0" w:color="auto"/>
                  </w:divBdr>
                </w:div>
                <w:div w:id="880943173">
                  <w:marLeft w:val="0"/>
                  <w:marRight w:val="0"/>
                  <w:marTop w:val="0"/>
                  <w:marBottom w:val="0"/>
                  <w:divBdr>
                    <w:top w:val="none" w:sz="0" w:space="0" w:color="auto"/>
                    <w:left w:val="none" w:sz="0" w:space="0" w:color="auto"/>
                    <w:bottom w:val="none" w:sz="0" w:space="0" w:color="auto"/>
                    <w:right w:val="none" w:sz="0" w:space="0" w:color="auto"/>
                  </w:divBdr>
                </w:div>
                <w:div w:id="307441659">
                  <w:marLeft w:val="0"/>
                  <w:marRight w:val="0"/>
                  <w:marTop w:val="0"/>
                  <w:marBottom w:val="0"/>
                  <w:divBdr>
                    <w:top w:val="none" w:sz="0" w:space="0" w:color="auto"/>
                    <w:left w:val="none" w:sz="0" w:space="0" w:color="auto"/>
                    <w:bottom w:val="none" w:sz="0" w:space="0" w:color="auto"/>
                    <w:right w:val="none" w:sz="0" w:space="0" w:color="auto"/>
                  </w:divBdr>
                </w:div>
                <w:div w:id="1378242453">
                  <w:marLeft w:val="0"/>
                  <w:marRight w:val="0"/>
                  <w:marTop w:val="0"/>
                  <w:marBottom w:val="0"/>
                  <w:divBdr>
                    <w:top w:val="none" w:sz="0" w:space="0" w:color="auto"/>
                    <w:left w:val="none" w:sz="0" w:space="0" w:color="auto"/>
                    <w:bottom w:val="none" w:sz="0" w:space="0" w:color="auto"/>
                    <w:right w:val="none" w:sz="0" w:space="0" w:color="auto"/>
                  </w:divBdr>
                </w:div>
                <w:div w:id="604928016">
                  <w:marLeft w:val="0"/>
                  <w:marRight w:val="0"/>
                  <w:marTop w:val="0"/>
                  <w:marBottom w:val="0"/>
                  <w:divBdr>
                    <w:top w:val="none" w:sz="0" w:space="0" w:color="auto"/>
                    <w:left w:val="none" w:sz="0" w:space="0" w:color="auto"/>
                    <w:bottom w:val="none" w:sz="0" w:space="0" w:color="auto"/>
                    <w:right w:val="none" w:sz="0" w:space="0" w:color="auto"/>
                  </w:divBdr>
                </w:div>
                <w:div w:id="886180422">
                  <w:marLeft w:val="0"/>
                  <w:marRight w:val="0"/>
                  <w:marTop w:val="0"/>
                  <w:marBottom w:val="0"/>
                  <w:divBdr>
                    <w:top w:val="none" w:sz="0" w:space="0" w:color="auto"/>
                    <w:left w:val="none" w:sz="0" w:space="0" w:color="auto"/>
                    <w:bottom w:val="none" w:sz="0" w:space="0" w:color="auto"/>
                    <w:right w:val="none" w:sz="0" w:space="0" w:color="auto"/>
                  </w:divBdr>
                </w:div>
                <w:div w:id="538903249">
                  <w:marLeft w:val="0"/>
                  <w:marRight w:val="0"/>
                  <w:marTop w:val="0"/>
                  <w:marBottom w:val="0"/>
                  <w:divBdr>
                    <w:top w:val="none" w:sz="0" w:space="0" w:color="auto"/>
                    <w:left w:val="none" w:sz="0" w:space="0" w:color="auto"/>
                    <w:bottom w:val="none" w:sz="0" w:space="0" w:color="auto"/>
                    <w:right w:val="none" w:sz="0" w:space="0" w:color="auto"/>
                  </w:divBdr>
                </w:div>
                <w:div w:id="462046390">
                  <w:marLeft w:val="0"/>
                  <w:marRight w:val="0"/>
                  <w:marTop w:val="0"/>
                  <w:marBottom w:val="0"/>
                  <w:divBdr>
                    <w:top w:val="none" w:sz="0" w:space="0" w:color="auto"/>
                    <w:left w:val="none" w:sz="0" w:space="0" w:color="auto"/>
                    <w:bottom w:val="none" w:sz="0" w:space="0" w:color="auto"/>
                    <w:right w:val="none" w:sz="0" w:space="0" w:color="auto"/>
                  </w:divBdr>
                </w:div>
                <w:div w:id="161354075">
                  <w:marLeft w:val="0"/>
                  <w:marRight w:val="0"/>
                  <w:marTop w:val="0"/>
                  <w:marBottom w:val="0"/>
                  <w:divBdr>
                    <w:top w:val="none" w:sz="0" w:space="0" w:color="auto"/>
                    <w:left w:val="none" w:sz="0" w:space="0" w:color="auto"/>
                    <w:bottom w:val="none" w:sz="0" w:space="0" w:color="auto"/>
                    <w:right w:val="none" w:sz="0" w:space="0" w:color="auto"/>
                  </w:divBdr>
                </w:div>
                <w:div w:id="1768187242">
                  <w:marLeft w:val="0"/>
                  <w:marRight w:val="0"/>
                  <w:marTop w:val="0"/>
                  <w:marBottom w:val="0"/>
                  <w:divBdr>
                    <w:top w:val="none" w:sz="0" w:space="0" w:color="auto"/>
                    <w:left w:val="none" w:sz="0" w:space="0" w:color="auto"/>
                    <w:bottom w:val="none" w:sz="0" w:space="0" w:color="auto"/>
                    <w:right w:val="none" w:sz="0" w:space="0" w:color="auto"/>
                  </w:divBdr>
                </w:div>
                <w:div w:id="1234507849">
                  <w:marLeft w:val="0"/>
                  <w:marRight w:val="0"/>
                  <w:marTop w:val="0"/>
                  <w:marBottom w:val="0"/>
                  <w:divBdr>
                    <w:top w:val="none" w:sz="0" w:space="0" w:color="auto"/>
                    <w:left w:val="none" w:sz="0" w:space="0" w:color="auto"/>
                    <w:bottom w:val="none" w:sz="0" w:space="0" w:color="auto"/>
                    <w:right w:val="none" w:sz="0" w:space="0" w:color="auto"/>
                  </w:divBdr>
                </w:div>
                <w:div w:id="1006716203">
                  <w:marLeft w:val="0"/>
                  <w:marRight w:val="0"/>
                  <w:marTop w:val="0"/>
                  <w:marBottom w:val="0"/>
                  <w:divBdr>
                    <w:top w:val="none" w:sz="0" w:space="0" w:color="auto"/>
                    <w:left w:val="none" w:sz="0" w:space="0" w:color="auto"/>
                    <w:bottom w:val="none" w:sz="0" w:space="0" w:color="auto"/>
                    <w:right w:val="none" w:sz="0" w:space="0" w:color="auto"/>
                  </w:divBdr>
                </w:div>
                <w:div w:id="727799318">
                  <w:marLeft w:val="0"/>
                  <w:marRight w:val="0"/>
                  <w:marTop w:val="0"/>
                  <w:marBottom w:val="0"/>
                  <w:divBdr>
                    <w:top w:val="none" w:sz="0" w:space="0" w:color="auto"/>
                    <w:left w:val="none" w:sz="0" w:space="0" w:color="auto"/>
                    <w:bottom w:val="none" w:sz="0" w:space="0" w:color="auto"/>
                    <w:right w:val="none" w:sz="0" w:space="0" w:color="auto"/>
                  </w:divBdr>
                </w:div>
                <w:div w:id="621226941">
                  <w:marLeft w:val="0"/>
                  <w:marRight w:val="0"/>
                  <w:marTop w:val="0"/>
                  <w:marBottom w:val="0"/>
                  <w:divBdr>
                    <w:top w:val="none" w:sz="0" w:space="0" w:color="auto"/>
                    <w:left w:val="none" w:sz="0" w:space="0" w:color="auto"/>
                    <w:bottom w:val="none" w:sz="0" w:space="0" w:color="auto"/>
                    <w:right w:val="none" w:sz="0" w:space="0" w:color="auto"/>
                  </w:divBdr>
                </w:div>
                <w:div w:id="313335797">
                  <w:marLeft w:val="0"/>
                  <w:marRight w:val="0"/>
                  <w:marTop w:val="0"/>
                  <w:marBottom w:val="0"/>
                  <w:divBdr>
                    <w:top w:val="none" w:sz="0" w:space="0" w:color="auto"/>
                    <w:left w:val="none" w:sz="0" w:space="0" w:color="auto"/>
                    <w:bottom w:val="none" w:sz="0" w:space="0" w:color="auto"/>
                    <w:right w:val="none" w:sz="0" w:space="0" w:color="auto"/>
                  </w:divBdr>
                </w:div>
                <w:div w:id="118687979">
                  <w:marLeft w:val="0"/>
                  <w:marRight w:val="0"/>
                  <w:marTop w:val="0"/>
                  <w:marBottom w:val="0"/>
                  <w:divBdr>
                    <w:top w:val="none" w:sz="0" w:space="0" w:color="auto"/>
                    <w:left w:val="none" w:sz="0" w:space="0" w:color="auto"/>
                    <w:bottom w:val="none" w:sz="0" w:space="0" w:color="auto"/>
                    <w:right w:val="none" w:sz="0" w:space="0" w:color="auto"/>
                  </w:divBdr>
                </w:div>
                <w:div w:id="659506770">
                  <w:marLeft w:val="0"/>
                  <w:marRight w:val="0"/>
                  <w:marTop w:val="0"/>
                  <w:marBottom w:val="0"/>
                  <w:divBdr>
                    <w:top w:val="none" w:sz="0" w:space="0" w:color="auto"/>
                    <w:left w:val="none" w:sz="0" w:space="0" w:color="auto"/>
                    <w:bottom w:val="none" w:sz="0" w:space="0" w:color="auto"/>
                    <w:right w:val="none" w:sz="0" w:space="0" w:color="auto"/>
                  </w:divBdr>
                </w:div>
                <w:div w:id="1253127600">
                  <w:marLeft w:val="0"/>
                  <w:marRight w:val="0"/>
                  <w:marTop w:val="0"/>
                  <w:marBottom w:val="0"/>
                  <w:divBdr>
                    <w:top w:val="none" w:sz="0" w:space="0" w:color="auto"/>
                    <w:left w:val="none" w:sz="0" w:space="0" w:color="auto"/>
                    <w:bottom w:val="none" w:sz="0" w:space="0" w:color="auto"/>
                    <w:right w:val="none" w:sz="0" w:space="0" w:color="auto"/>
                  </w:divBdr>
                </w:div>
                <w:div w:id="1183011943">
                  <w:marLeft w:val="0"/>
                  <w:marRight w:val="0"/>
                  <w:marTop w:val="0"/>
                  <w:marBottom w:val="0"/>
                  <w:divBdr>
                    <w:top w:val="none" w:sz="0" w:space="0" w:color="auto"/>
                    <w:left w:val="none" w:sz="0" w:space="0" w:color="auto"/>
                    <w:bottom w:val="none" w:sz="0" w:space="0" w:color="auto"/>
                    <w:right w:val="none" w:sz="0" w:space="0" w:color="auto"/>
                  </w:divBdr>
                </w:div>
                <w:div w:id="340934704">
                  <w:marLeft w:val="0"/>
                  <w:marRight w:val="0"/>
                  <w:marTop w:val="0"/>
                  <w:marBottom w:val="0"/>
                  <w:divBdr>
                    <w:top w:val="none" w:sz="0" w:space="0" w:color="auto"/>
                    <w:left w:val="none" w:sz="0" w:space="0" w:color="auto"/>
                    <w:bottom w:val="none" w:sz="0" w:space="0" w:color="auto"/>
                    <w:right w:val="none" w:sz="0" w:space="0" w:color="auto"/>
                  </w:divBdr>
                </w:div>
                <w:div w:id="223301198">
                  <w:marLeft w:val="0"/>
                  <w:marRight w:val="0"/>
                  <w:marTop w:val="0"/>
                  <w:marBottom w:val="0"/>
                  <w:divBdr>
                    <w:top w:val="none" w:sz="0" w:space="0" w:color="auto"/>
                    <w:left w:val="none" w:sz="0" w:space="0" w:color="auto"/>
                    <w:bottom w:val="none" w:sz="0" w:space="0" w:color="auto"/>
                    <w:right w:val="none" w:sz="0" w:space="0" w:color="auto"/>
                  </w:divBdr>
                </w:div>
                <w:div w:id="755900041">
                  <w:marLeft w:val="0"/>
                  <w:marRight w:val="0"/>
                  <w:marTop w:val="0"/>
                  <w:marBottom w:val="0"/>
                  <w:divBdr>
                    <w:top w:val="none" w:sz="0" w:space="0" w:color="auto"/>
                    <w:left w:val="none" w:sz="0" w:space="0" w:color="auto"/>
                    <w:bottom w:val="none" w:sz="0" w:space="0" w:color="auto"/>
                    <w:right w:val="none" w:sz="0" w:space="0" w:color="auto"/>
                  </w:divBdr>
                </w:div>
                <w:div w:id="7757383">
                  <w:marLeft w:val="0"/>
                  <w:marRight w:val="0"/>
                  <w:marTop w:val="0"/>
                  <w:marBottom w:val="0"/>
                  <w:divBdr>
                    <w:top w:val="none" w:sz="0" w:space="0" w:color="auto"/>
                    <w:left w:val="none" w:sz="0" w:space="0" w:color="auto"/>
                    <w:bottom w:val="none" w:sz="0" w:space="0" w:color="auto"/>
                    <w:right w:val="none" w:sz="0" w:space="0" w:color="auto"/>
                  </w:divBdr>
                </w:div>
                <w:div w:id="2063019609">
                  <w:marLeft w:val="0"/>
                  <w:marRight w:val="0"/>
                  <w:marTop w:val="0"/>
                  <w:marBottom w:val="0"/>
                  <w:divBdr>
                    <w:top w:val="none" w:sz="0" w:space="0" w:color="auto"/>
                    <w:left w:val="none" w:sz="0" w:space="0" w:color="auto"/>
                    <w:bottom w:val="none" w:sz="0" w:space="0" w:color="auto"/>
                    <w:right w:val="none" w:sz="0" w:space="0" w:color="auto"/>
                  </w:divBdr>
                </w:div>
                <w:div w:id="388069534">
                  <w:marLeft w:val="0"/>
                  <w:marRight w:val="0"/>
                  <w:marTop w:val="0"/>
                  <w:marBottom w:val="0"/>
                  <w:divBdr>
                    <w:top w:val="none" w:sz="0" w:space="0" w:color="auto"/>
                    <w:left w:val="none" w:sz="0" w:space="0" w:color="auto"/>
                    <w:bottom w:val="none" w:sz="0" w:space="0" w:color="auto"/>
                    <w:right w:val="none" w:sz="0" w:space="0" w:color="auto"/>
                  </w:divBdr>
                </w:div>
                <w:div w:id="2090081206">
                  <w:marLeft w:val="0"/>
                  <w:marRight w:val="0"/>
                  <w:marTop w:val="0"/>
                  <w:marBottom w:val="0"/>
                  <w:divBdr>
                    <w:top w:val="none" w:sz="0" w:space="0" w:color="auto"/>
                    <w:left w:val="none" w:sz="0" w:space="0" w:color="auto"/>
                    <w:bottom w:val="none" w:sz="0" w:space="0" w:color="auto"/>
                    <w:right w:val="none" w:sz="0" w:space="0" w:color="auto"/>
                  </w:divBdr>
                </w:div>
                <w:div w:id="345600908">
                  <w:marLeft w:val="0"/>
                  <w:marRight w:val="0"/>
                  <w:marTop w:val="0"/>
                  <w:marBottom w:val="0"/>
                  <w:divBdr>
                    <w:top w:val="none" w:sz="0" w:space="0" w:color="auto"/>
                    <w:left w:val="none" w:sz="0" w:space="0" w:color="auto"/>
                    <w:bottom w:val="none" w:sz="0" w:space="0" w:color="auto"/>
                    <w:right w:val="none" w:sz="0" w:space="0" w:color="auto"/>
                  </w:divBdr>
                </w:div>
                <w:div w:id="2000843046">
                  <w:marLeft w:val="0"/>
                  <w:marRight w:val="0"/>
                  <w:marTop w:val="0"/>
                  <w:marBottom w:val="0"/>
                  <w:divBdr>
                    <w:top w:val="none" w:sz="0" w:space="0" w:color="auto"/>
                    <w:left w:val="none" w:sz="0" w:space="0" w:color="auto"/>
                    <w:bottom w:val="none" w:sz="0" w:space="0" w:color="auto"/>
                    <w:right w:val="none" w:sz="0" w:space="0" w:color="auto"/>
                  </w:divBdr>
                </w:div>
                <w:div w:id="2018924631">
                  <w:marLeft w:val="0"/>
                  <w:marRight w:val="0"/>
                  <w:marTop w:val="0"/>
                  <w:marBottom w:val="0"/>
                  <w:divBdr>
                    <w:top w:val="none" w:sz="0" w:space="0" w:color="auto"/>
                    <w:left w:val="none" w:sz="0" w:space="0" w:color="auto"/>
                    <w:bottom w:val="none" w:sz="0" w:space="0" w:color="auto"/>
                    <w:right w:val="none" w:sz="0" w:space="0" w:color="auto"/>
                  </w:divBdr>
                </w:div>
                <w:div w:id="609556383">
                  <w:marLeft w:val="0"/>
                  <w:marRight w:val="0"/>
                  <w:marTop w:val="0"/>
                  <w:marBottom w:val="0"/>
                  <w:divBdr>
                    <w:top w:val="none" w:sz="0" w:space="0" w:color="auto"/>
                    <w:left w:val="none" w:sz="0" w:space="0" w:color="auto"/>
                    <w:bottom w:val="none" w:sz="0" w:space="0" w:color="auto"/>
                    <w:right w:val="none" w:sz="0" w:space="0" w:color="auto"/>
                  </w:divBdr>
                </w:div>
                <w:div w:id="959266184">
                  <w:marLeft w:val="0"/>
                  <w:marRight w:val="0"/>
                  <w:marTop w:val="0"/>
                  <w:marBottom w:val="0"/>
                  <w:divBdr>
                    <w:top w:val="none" w:sz="0" w:space="0" w:color="auto"/>
                    <w:left w:val="none" w:sz="0" w:space="0" w:color="auto"/>
                    <w:bottom w:val="none" w:sz="0" w:space="0" w:color="auto"/>
                    <w:right w:val="none" w:sz="0" w:space="0" w:color="auto"/>
                  </w:divBdr>
                </w:div>
                <w:div w:id="471605621">
                  <w:marLeft w:val="0"/>
                  <w:marRight w:val="0"/>
                  <w:marTop w:val="0"/>
                  <w:marBottom w:val="0"/>
                  <w:divBdr>
                    <w:top w:val="none" w:sz="0" w:space="0" w:color="auto"/>
                    <w:left w:val="none" w:sz="0" w:space="0" w:color="auto"/>
                    <w:bottom w:val="none" w:sz="0" w:space="0" w:color="auto"/>
                    <w:right w:val="none" w:sz="0" w:space="0" w:color="auto"/>
                  </w:divBdr>
                </w:div>
                <w:div w:id="616638097">
                  <w:marLeft w:val="0"/>
                  <w:marRight w:val="0"/>
                  <w:marTop w:val="0"/>
                  <w:marBottom w:val="0"/>
                  <w:divBdr>
                    <w:top w:val="none" w:sz="0" w:space="0" w:color="auto"/>
                    <w:left w:val="none" w:sz="0" w:space="0" w:color="auto"/>
                    <w:bottom w:val="none" w:sz="0" w:space="0" w:color="auto"/>
                    <w:right w:val="none" w:sz="0" w:space="0" w:color="auto"/>
                  </w:divBdr>
                </w:div>
                <w:div w:id="216403615">
                  <w:marLeft w:val="0"/>
                  <w:marRight w:val="0"/>
                  <w:marTop w:val="0"/>
                  <w:marBottom w:val="0"/>
                  <w:divBdr>
                    <w:top w:val="none" w:sz="0" w:space="0" w:color="auto"/>
                    <w:left w:val="none" w:sz="0" w:space="0" w:color="auto"/>
                    <w:bottom w:val="none" w:sz="0" w:space="0" w:color="auto"/>
                    <w:right w:val="none" w:sz="0" w:space="0" w:color="auto"/>
                  </w:divBdr>
                </w:div>
                <w:div w:id="1835028939">
                  <w:marLeft w:val="0"/>
                  <w:marRight w:val="0"/>
                  <w:marTop w:val="0"/>
                  <w:marBottom w:val="0"/>
                  <w:divBdr>
                    <w:top w:val="none" w:sz="0" w:space="0" w:color="auto"/>
                    <w:left w:val="none" w:sz="0" w:space="0" w:color="auto"/>
                    <w:bottom w:val="none" w:sz="0" w:space="0" w:color="auto"/>
                    <w:right w:val="none" w:sz="0" w:space="0" w:color="auto"/>
                  </w:divBdr>
                </w:div>
                <w:div w:id="2062555801">
                  <w:marLeft w:val="0"/>
                  <w:marRight w:val="0"/>
                  <w:marTop w:val="0"/>
                  <w:marBottom w:val="0"/>
                  <w:divBdr>
                    <w:top w:val="none" w:sz="0" w:space="0" w:color="auto"/>
                    <w:left w:val="none" w:sz="0" w:space="0" w:color="auto"/>
                    <w:bottom w:val="none" w:sz="0" w:space="0" w:color="auto"/>
                    <w:right w:val="none" w:sz="0" w:space="0" w:color="auto"/>
                  </w:divBdr>
                </w:div>
                <w:div w:id="2088109096">
                  <w:marLeft w:val="0"/>
                  <w:marRight w:val="0"/>
                  <w:marTop w:val="0"/>
                  <w:marBottom w:val="0"/>
                  <w:divBdr>
                    <w:top w:val="none" w:sz="0" w:space="0" w:color="auto"/>
                    <w:left w:val="none" w:sz="0" w:space="0" w:color="auto"/>
                    <w:bottom w:val="none" w:sz="0" w:space="0" w:color="auto"/>
                    <w:right w:val="none" w:sz="0" w:space="0" w:color="auto"/>
                  </w:divBdr>
                </w:div>
                <w:div w:id="1903443915">
                  <w:marLeft w:val="0"/>
                  <w:marRight w:val="0"/>
                  <w:marTop w:val="0"/>
                  <w:marBottom w:val="0"/>
                  <w:divBdr>
                    <w:top w:val="none" w:sz="0" w:space="0" w:color="auto"/>
                    <w:left w:val="none" w:sz="0" w:space="0" w:color="auto"/>
                    <w:bottom w:val="none" w:sz="0" w:space="0" w:color="auto"/>
                    <w:right w:val="none" w:sz="0" w:space="0" w:color="auto"/>
                  </w:divBdr>
                </w:div>
                <w:div w:id="1835141334">
                  <w:marLeft w:val="0"/>
                  <w:marRight w:val="0"/>
                  <w:marTop w:val="0"/>
                  <w:marBottom w:val="0"/>
                  <w:divBdr>
                    <w:top w:val="none" w:sz="0" w:space="0" w:color="auto"/>
                    <w:left w:val="none" w:sz="0" w:space="0" w:color="auto"/>
                    <w:bottom w:val="none" w:sz="0" w:space="0" w:color="auto"/>
                    <w:right w:val="none" w:sz="0" w:space="0" w:color="auto"/>
                  </w:divBdr>
                </w:div>
                <w:div w:id="333537613">
                  <w:marLeft w:val="0"/>
                  <w:marRight w:val="0"/>
                  <w:marTop w:val="0"/>
                  <w:marBottom w:val="0"/>
                  <w:divBdr>
                    <w:top w:val="none" w:sz="0" w:space="0" w:color="auto"/>
                    <w:left w:val="none" w:sz="0" w:space="0" w:color="auto"/>
                    <w:bottom w:val="none" w:sz="0" w:space="0" w:color="auto"/>
                    <w:right w:val="none" w:sz="0" w:space="0" w:color="auto"/>
                  </w:divBdr>
                </w:div>
                <w:div w:id="2106610702">
                  <w:marLeft w:val="0"/>
                  <w:marRight w:val="0"/>
                  <w:marTop w:val="0"/>
                  <w:marBottom w:val="0"/>
                  <w:divBdr>
                    <w:top w:val="none" w:sz="0" w:space="0" w:color="auto"/>
                    <w:left w:val="none" w:sz="0" w:space="0" w:color="auto"/>
                    <w:bottom w:val="none" w:sz="0" w:space="0" w:color="auto"/>
                    <w:right w:val="none" w:sz="0" w:space="0" w:color="auto"/>
                  </w:divBdr>
                </w:div>
                <w:div w:id="1205798061">
                  <w:marLeft w:val="0"/>
                  <w:marRight w:val="0"/>
                  <w:marTop w:val="0"/>
                  <w:marBottom w:val="0"/>
                  <w:divBdr>
                    <w:top w:val="none" w:sz="0" w:space="0" w:color="auto"/>
                    <w:left w:val="none" w:sz="0" w:space="0" w:color="auto"/>
                    <w:bottom w:val="none" w:sz="0" w:space="0" w:color="auto"/>
                    <w:right w:val="none" w:sz="0" w:space="0" w:color="auto"/>
                  </w:divBdr>
                </w:div>
                <w:div w:id="1745059498">
                  <w:marLeft w:val="0"/>
                  <w:marRight w:val="0"/>
                  <w:marTop w:val="0"/>
                  <w:marBottom w:val="0"/>
                  <w:divBdr>
                    <w:top w:val="none" w:sz="0" w:space="0" w:color="auto"/>
                    <w:left w:val="none" w:sz="0" w:space="0" w:color="auto"/>
                    <w:bottom w:val="none" w:sz="0" w:space="0" w:color="auto"/>
                    <w:right w:val="none" w:sz="0" w:space="0" w:color="auto"/>
                  </w:divBdr>
                </w:div>
                <w:div w:id="1576159587">
                  <w:marLeft w:val="0"/>
                  <w:marRight w:val="0"/>
                  <w:marTop w:val="0"/>
                  <w:marBottom w:val="0"/>
                  <w:divBdr>
                    <w:top w:val="none" w:sz="0" w:space="0" w:color="auto"/>
                    <w:left w:val="none" w:sz="0" w:space="0" w:color="auto"/>
                    <w:bottom w:val="none" w:sz="0" w:space="0" w:color="auto"/>
                    <w:right w:val="none" w:sz="0" w:space="0" w:color="auto"/>
                  </w:divBdr>
                </w:div>
                <w:div w:id="2066947853">
                  <w:marLeft w:val="0"/>
                  <w:marRight w:val="0"/>
                  <w:marTop w:val="0"/>
                  <w:marBottom w:val="0"/>
                  <w:divBdr>
                    <w:top w:val="none" w:sz="0" w:space="0" w:color="auto"/>
                    <w:left w:val="none" w:sz="0" w:space="0" w:color="auto"/>
                    <w:bottom w:val="none" w:sz="0" w:space="0" w:color="auto"/>
                    <w:right w:val="none" w:sz="0" w:space="0" w:color="auto"/>
                  </w:divBdr>
                </w:div>
                <w:div w:id="1458907969">
                  <w:marLeft w:val="0"/>
                  <w:marRight w:val="0"/>
                  <w:marTop w:val="0"/>
                  <w:marBottom w:val="0"/>
                  <w:divBdr>
                    <w:top w:val="none" w:sz="0" w:space="0" w:color="auto"/>
                    <w:left w:val="none" w:sz="0" w:space="0" w:color="auto"/>
                    <w:bottom w:val="none" w:sz="0" w:space="0" w:color="auto"/>
                    <w:right w:val="none" w:sz="0" w:space="0" w:color="auto"/>
                  </w:divBdr>
                </w:div>
                <w:div w:id="1935892799">
                  <w:marLeft w:val="0"/>
                  <w:marRight w:val="0"/>
                  <w:marTop w:val="0"/>
                  <w:marBottom w:val="0"/>
                  <w:divBdr>
                    <w:top w:val="none" w:sz="0" w:space="0" w:color="auto"/>
                    <w:left w:val="none" w:sz="0" w:space="0" w:color="auto"/>
                    <w:bottom w:val="none" w:sz="0" w:space="0" w:color="auto"/>
                    <w:right w:val="none" w:sz="0" w:space="0" w:color="auto"/>
                  </w:divBdr>
                </w:div>
                <w:div w:id="1366952166">
                  <w:marLeft w:val="0"/>
                  <w:marRight w:val="0"/>
                  <w:marTop w:val="0"/>
                  <w:marBottom w:val="0"/>
                  <w:divBdr>
                    <w:top w:val="none" w:sz="0" w:space="0" w:color="auto"/>
                    <w:left w:val="none" w:sz="0" w:space="0" w:color="auto"/>
                    <w:bottom w:val="none" w:sz="0" w:space="0" w:color="auto"/>
                    <w:right w:val="none" w:sz="0" w:space="0" w:color="auto"/>
                  </w:divBdr>
                </w:div>
                <w:div w:id="2085177555">
                  <w:marLeft w:val="0"/>
                  <w:marRight w:val="0"/>
                  <w:marTop w:val="0"/>
                  <w:marBottom w:val="0"/>
                  <w:divBdr>
                    <w:top w:val="none" w:sz="0" w:space="0" w:color="auto"/>
                    <w:left w:val="none" w:sz="0" w:space="0" w:color="auto"/>
                    <w:bottom w:val="none" w:sz="0" w:space="0" w:color="auto"/>
                    <w:right w:val="none" w:sz="0" w:space="0" w:color="auto"/>
                  </w:divBdr>
                </w:div>
                <w:div w:id="1619139420">
                  <w:marLeft w:val="0"/>
                  <w:marRight w:val="0"/>
                  <w:marTop w:val="0"/>
                  <w:marBottom w:val="0"/>
                  <w:divBdr>
                    <w:top w:val="none" w:sz="0" w:space="0" w:color="auto"/>
                    <w:left w:val="none" w:sz="0" w:space="0" w:color="auto"/>
                    <w:bottom w:val="none" w:sz="0" w:space="0" w:color="auto"/>
                    <w:right w:val="none" w:sz="0" w:space="0" w:color="auto"/>
                  </w:divBdr>
                </w:div>
                <w:div w:id="605576475">
                  <w:marLeft w:val="0"/>
                  <w:marRight w:val="0"/>
                  <w:marTop w:val="0"/>
                  <w:marBottom w:val="0"/>
                  <w:divBdr>
                    <w:top w:val="none" w:sz="0" w:space="0" w:color="auto"/>
                    <w:left w:val="none" w:sz="0" w:space="0" w:color="auto"/>
                    <w:bottom w:val="none" w:sz="0" w:space="0" w:color="auto"/>
                    <w:right w:val="none" w:sz="0" w:space="0" w:color="auto"/>
                  </w:divBdr>
                </w:div>
                <w:div w:id="1970865390">
                  <w:marLeft w:val="0"/>
                  <w:marRight w:val="0"/>
                  <w:marTop w:val="0"/>
                  <w:marBottom w:val="0"/>
                  <w:divBdr>
                    <w:top w:val="none" w:sz="0" w:space="0" w:color="auto"/>
                    <w:left w:val="none" w:sz="0" w:space="0" w:color="auto"/>
                    <w:bottom w:val="none" w:sz="0" w:space="0" w:color="auto"/>
                    <w:right w:val="none" w:sz="0" w:space="0" w:color="auto"/>
                  </w:divBdr>
                </w:div>
                <w:div w:id="428696745">
                  <w:marLeft w:val="0"/>
                  <w:marRight w:val="0"/>
                  <w:marTop w:val="0"/>
                  <w:marBottom w:val="0"/>
                  <w:divBdr>
                    <w:top w:val="none" w:sz="0" w:space="0" w:color="auto"/>
                    <w:left w:val="none" w:sz="0" w:space="0" w:color="auto"/>
                    <w:bottom w:val="none" w:sz="0" w:space="0" w:color="auto"/>
                    <w:right w:val="none" w:sz="0" w:space="0" w:color="auto"/>
                  </w:divBdr>
                </w:div>
                <w:div w:id="1329866468">
                  <w:marLeft w:val="0"/>
                  <w:marRight w:val="0"/>
                  <w:marTop w:val="0"/>
                  <w:marBottom w:val="0"/>
                  <w:divBdr>
                    <w:top w:val="none" w:sz="0" w:space="0" w:color="auto"/>
                    <w:left w:val="none" w:sz="0" w:space="0" w:color="auto"/>
                    <w:bottom w:val="none" w:sz="0" w:space="0" w:color="auto"/>
                    <w:right w:val="none" w:sz="0" w:space="0" w:color="auto"/>
                  </w:divBdr>
                </w:div>
                <w:div w:id="2056536603">
                  <w:marLeft w:val="0"/>
                  <w:marRight w:val="0"/>
                  <w:marTop w:val="0"/>
                  <w:marBottom w:val="0"/>
                  <w:divBdr>
                    <w:top w:val="none" w:sz="0" w:space="0" w:color="auto"/>
                    <w:left w:val="none" w:sz="0" w:space="0" w:color="auto"/>
                    <w:bottom w:val="none" w:sz="0" w:space="0" w:color="auto"/>
                    <w:right w:val="none" w:sz="0" w:space="0" w:color="auto"/>
                  </w:divBdr>
                </w:div>
                <w:div w:id="626473752">
                  <w:marLeft w:val="0"/>
                  <w:marRight w:val="0"/>
                  <w:marTop w:val="0"/>
                  <w:marBottom w:val="0"/>
                  <w:divBdr>
                    <w:top w:val="none" w:sz="0" w:space="0" w:color="auto"/>
                    <w:left w:val="none" w:sz="0" w:space="0" w:color="auto"/>
                    <w:bottom w:val="none" w:sz="0" w:space="0" w:color="auto"/>
                    <w:right w:val="none" w:sz="0" w:space="0" w:color="auto"/>
                  </w:divBdr>
                </w:div>
                <w:div w:id="397939776">
                  <w:marLeft w:val="0"/>
                  <w:marRight w:val="0"/>
                  <w:marTop w:val="0"/>
                  <w:marBottom w:val="0"/>
                  <w:divBdr>
                    <w:top w:val="none" w:sz="0" w:space="0" w:color="auto"/>
                    <w:left w:val="none" w:sz="0" w:space="0" w:color="auto"/>
                    <w:bottom w:val="none" w:sz="0" w:space="0" w:color="auto"/>
                    <w:right w:val="none" w:sz="0" w:space="0" w:color="auto"/>
                  </w:divBdr>
                </w:div>
                <w:div w:id="1465198879">
                  <w:marLeft w:val="0"/>
                  <w:marRight w:val="0"/>
                  <w:marTop w:val="0"/>
                  <w:marBottom w:val="0"/>
                  <w:divBdr>
                    <w:top w:val="none" w:sz="0" w:space="0" w:color="auto"/>
                    <w:left w:val="none" w:sz="0" w:space="0" w:color="auto"/>
                    <w:bottom w:val="none" w:sz="0" w:space="0" w:color="auto"/>
                    <w:right w:val="none" w:sz="0" w:space="0" w:color="auto"/>
                  </w:divBdr>
                </w:div>
                <w:div w:id="539514328">
                  <w:marLeft w:val="0"/>
                  <w:marRight w:val="0"/>
                  <w:marTop w:val="0"/>
                  <w:marBottom w:val="0"/>
                  <w:divBdr>
                    <w:top w:val="none" w:sz="0" w:space="0" w:color="auto"/>
                    <w:left w:val="none" w:sz="0" w:space="0" w:color="auto"/>
                    <w:bottom w:val="none" w:sz="0" w:space="0" w:color="auto"/>
                    <w:right w:val="none" w:sz="0" w:space="0" w:color="auto"/>
                  </w:divBdr>
                </w:div>
                <w:div w:id="1779333077">
                  <w:marLeft w:val="0"/>
                  <w:marRight w:val="0"/>
                  <w:marTop w:val="0"/>
                  <w:marBottom w:val="0"/>
                  <w:divBdr>
                    <w:top w:val="none" w:sz="0" w:space="0" w:color="auto"/>
                    <w:left w:val="none" w:sz="0" w:space="0" w:color="auto"/>
                    <w:bottom w:val="none" w:sz="0" w:space="0" w:color="auto"/>
                    <w:right w:val="none" w:sz="0" w:space="0" w:color="auto"/>
                  </w:divBdr>
                </w:div>
                <w:div w:id="1659963871">
                  <w:marLeft w:val="0"/>
                  <w:marRight w:val="0"/>
                  <w:marTop w:val="0"/>
                  <w:marBottom w:val="0"/>
                  <w:divBdr>
                    <w:top w:val="none" w:sz="0" w:space="0" w:color="auto"/>
                    <w:left w:val="none" w:sz="0" w:space="0" w:color="auto"/>
                    <w:bottom w:val="none" w:sz="0" w:space="0" w:color="auto"/>
                    <w:right w:val="none" w:sz="0" w:space="0" w:color="auto"/>
                  </w:divBdr>
                </w:div>
                <w:div w:id="1299649864">
                  <w:marLeft w:val="0"/>
                  <w:marRight w:val="0"/>
                  <w:marTop w:val="0"/>
                  <w:marBottom w:val="0"/>
                  <w:divBdr>
                    <w:top w:val="none" w:sz="0" w:space="0" w:color="auto"/>
                    <w:left w:val="none" w:sz="0" w:space="0" w:color="auto"/>
                    <w:bottom w:val="none" w:sz="0" w:space="0" w:color="auto"/>
                    <w:right w:val="none" w:sz="0" w:space="0" w:color="auto"/>
                  </w:divBdr>
                </w:div>
                <w:div w:id="1943414461">
                  <w:marLeft w:val="0"/>
                  <w:marRight w:val="0"/>
                  <w:marTop w:val="0"/>
                  <w:marBottom w:val="0"/>
                  <w:divBdr>
                    <w:top w:val="none" w:sz="0" w:space="0" w:color="auto"/>
                    <w:left w:val="none" w:sz="0" w:space="0" w:color="auto"/>
                    <w:bottom w:val="none" w:sz="0" w:space="0" w:color="auto"/>
                    <w:right w:val="none" w:sz="0" w:space="0" w:color="auto"/>
                  </w:divBdr>
                </w:div>
                <w:div w:id="874195089">
                  <w:marLeft w:val="0"/>
                  <w:marRight w:val="0"/>
                  <w:marTop w:val="0"/>
                  <w:marBottom w:val="0"/>
                  <w:divBdr>
                    <w:top w:val="none" w:sz="0" w:space="0" w:color="auto"/>
                    <w:left w:val="none" w:sz="0" w:space="0" w:color="auto"/>
                    <w:bottom w:val="none" w:sz="0" w:space="0" w:color="auto"/>
                    <w:right w:val="none" w:sz="0" w:space="0" w:color="auto"/>
                  </w:divBdr>
                </w:div>
                <w:div w:id="1275871323">
                  <w:marLeft w:val="0"/>
                  <w:marRight w:val="0"/>
                  <w:marTop w:val="0"/>
                  <w:marBottom w:val="0"/>
                  <w:divBdr>
                    <w:top w:val="none" w:sz="0" w:space="0" w:color="auto"/>
                    <w:left w:val="none" w:sz="0" w:space="0" w:color="auto"/>
                    <w:bottom w:val="none" w:sz="0" w:space="0" w:color="auto"/>
                    <w:right w:val="none" w:sz="0" w:space="0" w:color="auto"/>
                  </w:divBdr>
                </w:div>
                <w:div w:id="113522285">
                  <w:marLeft w:val="0"/>
                  <w:marRight w:val="0"/>
                  <w:marTop w:val="0"/>
                  <w:marBottom w:val="0"/>
                  <w:divBdr>
                    <w:top w:val="none" w:sz="0" w:space="0" w:color="auto"/>
                    <w:left w:val="none" w:sz="0" w:space="0" w:color="auto"/>
                    <w:bottom w:val="none" w:sz="0" w:space="0" w:color="auto"/>
                    <w:right w:val="none" w:sz="0" w:space="0" w:color="auto"/>
                  </w:divBdr>
                </w:div>
                <w:div w:id="515775177">
                  <w:marLeft w:val="0"/>
                  <w:marRight w:val="0"/>
                  <w:marTop w:val="0"/>
                  <w:marBottom w:val="0"/>
                  <w:divBdr>
                    <w:top w:val="none" w:sz="0" w:space="0" w:color="auto"/>
                    <w:left w:val="none" w:sz="0" w:space="0" w:color="auto"/>
                    <w:bottom w:val="none" w:sz="0" w:space="0" w:color="auto"/>
                    <w:right w:val="none" w:sz="0" w:space="0" w:color="auto"/>
                  </w:divBdr>
                </w:div>
                <w:div w:id="765420038">
                  <w:marLeft w:val="0"/>
                  <w:marRight w:val="0"/>
                  <w:marTop w:val="0"/>
                  <w:marBottom w:val="0"/>
                  <w:divBdr>
                    <w:top w:val="none" w:sz="0" w:space="0" w:color="auto"/>
                    <w:left w:val="none" w:sz="0" w:space="0" w:color="auto"/>
                    <w:bottom w:val="none" w:sz="0" w:space="0" w:color="auto"/>
                    <w:right w:val="none" w:sz="0" w:space="0" w:color="auto"/>
                  </w:divBdr>
                </w:div>
                <w:div w:id="433327345">
                  <w:marLeft w:val="0"/>
                  <w:marRight w:val="0"/>
                  <w:marTop w:val="0"/>
                  <w:marBottom w:val="0"/>
                  <w:divBdr>
                    <w:top w:val="none" w:sz="0" w:space="0" w:color="auto"/>
                    <w:left w:val="none" w:sz="0" w:space="0" w:color="auto"/>
                    <w:bottom w:val="none" w:sz="0" w:space="0" w:color="auto"/>
                    <w:right w:val="none" w:sz="0" w:space="0" w:color="auto"/>
                  </w:divBdr>
                </w:div>
                <w:div w:id="133917298">
                  <w:marLeft w:val="0"/>
                  <w:marRight w:val="0"/>
                  <w:marTop w:val="0"/>
                  <w:marBottom w:val="0"/>
                  <w:divBdr>
                    <w:top w:val="none" w:sz="0" w:space="0" w:color="auto"/>
                    <w:left w:val="none" w:sz="0" w:space="0" w:color="auto"/>
                    <w:bottom w:val="none" w:sz="0" w:space="0" w:color="auto"/>
                    <w:right w:val="none" w:sz="0" w:space="0" w:color="auto"/>
                  </w:divBdr>
                </w:div>
                <w:div w:id="1354696503">
                  <w:marLeft w:val="0"/>
                  <w:marRight w:val="0"/>
                  <w:marTop w:val="0"/>
                  <w:marBottom w:val="0"/>
                  <w:divBdr>
                    <w:top w:val="none" w:sz="0" w:space="0" w:color="auto"/>
                    <w:left w:val="none" w:sz="0" w:space="0" w:color="auto"/>
                    <w:bottom w:val="none" w:sz="0" w:space="0" w:color="auto"/>
                    <w:right w:val="none" w:sz="0" w:space="0" w:color="auto"/>
                  </w:divBdr>
                </w:div>
                <w:div w:id="1654218176">
                  <w:marLeft w:val="0"/>
                  <w:marRight w:val="0"/>
                  <w:marTop w:val="0"/>
                  <w:marBottom w:val="0"/>
                  <w:divBdr>
                    <w:top w:val="none" w:sz="0" w:space="0" w:color="auto"/>
                    <w:left w:val="none" w:sz="0" w:space="0" w:color="auto"/>
                    <w:bottom w:val="none" w:sz="0" w:space="0" w:color="auto"/>
                    <w:right w:val="none" w:sz="0" w:space="0" w:color="auto"/>
                  </w:divBdr>
                </w:div>
                <w:div w:id="793594944">
                  <w:marLeft w:val="0"/>
                  <w:marRight w:val="0"/>
                  <w:marTop w:val="0"/>
                  <w:marBottom w:val="0"/>
                  <w:divBdr>
                    <w:top w:val="none" w:sz="0" w:space="0" w:color="auto"/>
                    <w:left w:val="none" w:sz="0" w:space="0" w:color="auto"/>
                    <w:bottom w:val="none" w:sz="0" w:space="0" w:color="auto"/>
                    <w:right w:val="none" w:sz="0" w:space="0" w:color="auto"/>
                  </w:divBdr>
                </w:div>
                <w:div w:id="1314531457">
                  <w:marLeft w:val="0"/>
                  <w:marRight w:val="0"/>
                  <w:marTop w:val="0"/>
                  <w:marBottom w:val="0"/>
                  <w:divBdr>
                    <w:top w:val="none" w:sz="0" w:space="0" w:color="auto"/>
                    <w:left w:val="none" w:sz="0" w:space="0" w:color="auto"/>
                    <w:bottom w:val="none" w:sz="0" w:space="0" w:color="auto"/>
                    <w:right w:val="none" w:sz="0" w:space="0" w:color="auto"/>
                  </w:divBdr>
                </w:div>
                <w:div w:id="1871067677">
                  <w:marLeft w:val="0"/>
                  <w:marRight w:val="0"/>
                  <w:marTop w:val="0"/>
                  <w:marBottom w:val="0"/>
                  <w:divBdr>
                    <w:top w:val="none" w:sz="0" w:space="0" w:color="auto"/>
                    <w:left w:val="none" w:sz="0" w:space="0" w:color="auto"/>
                    <w:bottom w:val="none" w:sz="0" w:space="0" w:color="auto"/>
                    <w:right w:val="none" w:sz="0" w:space="0" w:color="auto"/>
                  </w:divBdr>
                </w:div>
                <w:div w:id="1957373356">
                  <w:marLeft w:val="0"/>
                  <w:marRight w:val="0"/>
                  <w:marTop w:val="0"/>
                  <w:marBottom w:val="0"/>
                  <w:divBdr>
                    <w:top w:val="none" w:sz="0" w:space="0" w:color="auto"/>
                    <w:left w:val="none" w:sz="0" w:space="0" w:color="auto"/>
                    <w:bottom w:val="none" w:sz="0" w:space="0" w:color="auto"/>
                    <w:right w:val="none" w:sz="0" w:space="0" w:color="auto"/>
                  </w:divBdr>
                </w:div>
                <w:div w:id="1530533857">
                  <w:marLeft w:val="0"/>
                  <w:marRight w:val="0"/>
                  <w:marTop w:val="0"/>
                  <w:marBottom w:val="0"/>
                  <w:divBdr>
                    <w:top w:val="none" w:sz="0" w:space="0" w:color="auto"/>
                    <w:left w:val="none" w:sz="0" w:space="0" w:color="auto"/>
                    <w:bottom w:val="none" w:sz="0" w:space="0" w:color="auto"/>
                    <w:right w:val="none" w:sz="0" w:space="0" w:color="auto"/>
                  </w:divBdr>
                </w:div>
                <w:div w:id="471990776">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530101558">
                  <w:marLeft w:val="0"/>
                  <w:marRight w:val="0"/>
                  <w:marTop w:val="0"/>
                  <w:marBottom w:val="0"/>
                  <w:divBdr>
                    <w:top w:val="none" w:sz="0" w:space="0" w:color="auto"/>
                    <w:left w:val="none" w:sz="0" w:space="0" w:color="auto"/>
                    <w:bottom w:val="none" w:sz="0" w:space="0" w:color="auto"/>
                    <w:right w:val="none" w:sz="0" w:space="0" w:color="auto"/>
                  </w:divBdr>
                </w:div>
                <w:div w:id="1896238742">
                  <w:marLeft w:val="0"/>
                  <w:marRight w:val="0"/>
                  <w:marTop w:val="0"/>
                  <w:marBottom w:val="0"/>
                  <w:divBdr>
                    <w:top w:val="none" w:sz="0" w:space="0" w:color="auto"/>
                    <w:left w:val="none" w:sz="0" w:space="0" w:color="auto"/>
                    <w:bottom w:val="none" w:sz="0" w:space="0" w:color="auto"/>
                    <w:right w:val="none" w:sz="0" w:space="0" w:color="auto"/>
                  </w:divBdr>
                </w:div>
                <w:div w:id="1770274538">
                  <w:marLeft w:val="0"/>
                  <w:marRight w:val="0"/>
                  <w:marTop w:val="0"/>
                  <w:marBottom w:val="0"/>
                  <w:divBdr>
                    <w:top w:val="none" w:sz="0" w:space="0" w:color="auto"/>
                    <w:left w:val="none" w:sz="0" w:space="0" w:color="auto"/>
                    <w:bottom w:val="none" w:sz="0" w:space="0" w:color="auto"/>
                    <w:right w:val="none" w:sz="0" w:space="0" w:color="auto"/>
                  </w:divBdr>
                </w:div>
                <w:div w:id="797338229">
                  <w:marLeft w:val="0"/>
                  <w:marRight w:val="0"/>
                  <w:marTop w:val="0"/>
                  <w:marBottom w:val="0"/>
                  <w:divBdr>
                    <w:top w:val="none" w:sz="0" w:space="0" w:color="auto"/>
                    <w:left w:val="none" w:sz="0" w:space="0" w:color="auto"/>
                    <w:bottom w:val="none" w:sz="0" w:space="0" w:color="auto"/>
                    <w:right w:val="none" w:sz="0" w:space="0" w:color="auto"/>
                  </w:divBdr>
                </w:div>
                <w:div w:id="1110397707">
                  <w:marLeft w:val="0"/>
                  <w:marRight w:val="0"/>
                  <w:marTop w:val="0"/>
                  <w:marBottom w:val="0"/>
                  <w:divBdr>
                    <w:top w:val="none" w:sz="0" w:space="0" w:color="auto"/>
                    <w:left w:val="none" w:sz="0" w:space="0" w:color="auto"/>
                    <w:bottom w:val="none" w:sz="0" w:space="0" w:color="auto"/>
                    <w:right w:val="none" w:sz="0" w:space="0" w:color="auto"/>
                  </w:divBdr>
                </w:div>
                <w:div w:id="1747071112">
                  <w:marLeft w:val="0"/>
                  <w:marRight w:val="0"/>
                  <w:marTop w:val="0"/>
                  <w:marBottom w:val="0"/>
                  <w:divBdr>
                    <w:top w:val="none" w:sz="0" w:space="0" w:color="auto"/>
                    <w:left w:val="none" w:sz="0" w:space="0" w:color="auto"/>
                    <w:bottom w:val="none" w:sz="0" w:space="0" w:color="auto"/>
                    <w:right w:val="none" w:sz="0" w:space="0" w:color="auto"/>
                  </w:divBdr>
                </w:div>
                <w:div w:id="1498227644">
                  <w:marLeft w:val="0"/>
                  <w:marRight w:val="0"/>
                  <w:marTop w:val="0"/>
                  <w:marBottom w:val="0"/>
                  <w:divBdr>
                    <w:top w:val="none" w:sz="0" w:space="0" w:color="auto"/>
                    <w:left w:val="none" w:sz="0" w:space="0" w:color="auto"/>
                    <w:bottom w:val="none" w:sz="0" w:space="0" w:color="auto"/>
                    <w:right w:val="none" w:sz="0" w:space="0" w:color="auto"/>
                  </w:divBdr>
                </w:div>
                <w:div w:id="2130850379">
                  <w:marLeft w:val="0"/>
                  <w:marRight w:val="0"/>
                  <w:marTop w:val="0"/>
                  <w:marBottom w:val="0"/>
                  <w:divBdr>
                    <w:top w:val="none" w:sz="0" w:space="0" w:color="auto"/>
                    <w:left w:val="none" w:sz="0" w:space="0" w:color="auto"/>
                    <w:bottom w:val="none" w:sz="0" w:space="0" w:color="auto"/>
                    <w:right w:val="none" w:sz="0" w:space="0" w:color="auto"/>
                  </w:divBdr>
                </w:div>
                <w:div w:id="2116358933">
                  <w:marLeft w:val="0"/>
                  <w:marRight w:val="0"/>
                  <w:marTop w:val="0"/>
                  <w:marBottom w:val="0"/>
                  <w:divBdr>
                    <w:top w:val="none" w:sz="0" w:space="0" w:color="auto"/>
                    <w:left w:val="none" w:sz="0" w:space="0" w:color="auto"/>
                    <w:bottom w:val="none" w:sz="0" w:space="0" w:color="auto"/>
                    <w:right w:val="none" w:sz="0" w:space="0" w:color="auto"/>
                  </w:divBdr>
                </w:div>
                <w:div w:id="736317299">
                  <w:marLeft w:val="0"/>
                  <w:marRight w:val="0"/>
                  <w:marTop w:val="0"/>
                  <w:marBottom w:val="0"/>
                  <w:divBdr>
                    <w:top w:val="none" w:sz="0" w:space="0" w:color="auto"/>
                    <w:left w:val="none" w:sz="0" w:space="0" w:color="auto"/>
                    <w:bottom w:val="none" w:sz="0" w:space="0" w:color="auto"/>
                    <w:right w:val="none" w:sz="0" w:space="0" w:color="auto"/>
                  </w:divBdr>
                </w:div>
                <w:div w:id="135336990">
                  <w:marLeft w:val="0"/>
                  <w:marRight w:val="0"/>
                  <w:marTop w:val="0"/>
                  <w:marBottom w:val="0"/>
                  <w:divBdr>
                    <w:top w:val="none" w:sz="0" w:space="0" w:color="auto"/>
                    <w:left w:val="none" w:sz="0" w:space="0" w:color="auto"/>
                    <w:bottom w:val="none" w:sz="0" w:space="0" w:color="auto"/>
                    <w:right w:val="none" w:sz="0" w:space="0" w:color="auto"/>
                  </w:divBdr>
                </w:div>
                <w:div w:id="1297369306">
                  <w:marLeft w:val="0"/>
                  <w:marRight w:val="0"/>
                  <w:marTop w:val="0"/>
                  <w:marBottom w:val="0"/>
                  <w:divBdr>
                    <w:top w:val="none" w:sz="0" w:space="0" w:color="auto"/>
                    <w:left w:val="none" w:sz="0" w:space="0" w:color="auto"/>
                    <w:bottom w:val="none" w:sz="0" w:space="0" w:color="auto"/>
                    <w:right w:val="none" w:sz="0" w:space="0" w:color="auto"/>
                  </w:divBdr>
                </w:div>
                <w:div w:id="1759714000">
                  <w:marLeft w:val="0"/>
                  <w:marRight w:val="0"/>
                  <w:marTop w:val="0"/>
                  <w:marBottom w:val="0"/>
                  <w:divBdr>
                    <w:top w:val="none" w:sz="0" w:space="0" w:color="auto"/>
                    <w:left w:val="none" w:sz="0" w:space="0" w:color="auto"/>
                    <w:bottom w:val="none" w:sz="0" w:space="0" w:color="auto"/>
                    <w:right w:val="none" w:sz="0" w:space="0" w:color="auto"/>
                  </w:divBdr>
                </w:div>
                <w:div w:id="705637063">
                  <w:marLeft w:val="0"/>
                  <w:marRight w:val="0"/>
                  <w:marTop w:val="0"/>
                  <w:marBottom w:val="0"/>
                  <w:divBdr>
                    <w:top w:val="none" w:sz="0" w:space="0" w:color="auto"/>
                    <w:left w:val="none" w:sz="0" w:space="0" w:color="auto"/>
                    <w:bottom w:val="none" w:sz="0" w:space="0" w:color="auto"/>
                    <w:right w:val="none" w:sz="0" w:space="0" w:color="auto"/>
                  </w:divBdr>
                </w:div>
                <w:div w:id="812985713">
                  <w:marLeft w:val="0"/>
                  <w:marRight w:val="0"/>
                  <w:marTop w:val="0"/>
                  <w:marBottom w:val="0"/>
                  <w:divBdr>
                    <w:top w:val="none" w:sz="0" w:space="0" w:color="auto"/>
                    <w:left w:val="none" w:sz="0" w:space="0" w:color="auto"/>
                    <w:bottom w:val="none" w:sz="0" w:space="0" w:color="auto"/>
                    <w:right w:val="none" w:sz="0" w:space="0" w:color="auto"/>
                  </w:divBdr>
                </w:div>
                <w:div w:id="1848905338">
                  <w:marLeft w:val="0"/>
                  <w:marRight w:val="0"/>
                  <w:marTop w:val="0"/>
                  <w:marBottom w:val="0"/>
                  <w:divBdr>
                    <w:top w:val="none" w:sz="0" w:space="0" w:color="auto"/>
                    <w:left w:val="none" w:sz="0" w:space="0" w:color="auto"/>
                    <w:bottom w:val="none" w:sz="0" w:space="0" w:color="auto"/>
                    <w:right w:val="none" w:sz="0" w:space="0" w:color="auto"/>
                  </w:divBdr>
                </w:div>
                <w:div w:id="1753429590">
                  <w:marLeft w:val="0"/>
                  <w:marRight w:val="0"/>
                  <w:marTop w:val="0"/>
                  <w:marBottom w:val="0"/>
                  <w:divBdr>
                    <w:top w:val="none" w:sz="0" w:space="0" w:color="auto"/>
                    <w:left w:val="none" w:sz="0" w:space="0" w:color="auto"/>
                    <w:bottom w:val="none" w:sz="0" w:space="0" w:color="auto"/>
                    <w:right w:val="none" w:sz="0" w:space="0" w:color="auto"/>
                  </w:divBdr>
                </w:div>
                <w:div w:id="328483755">
                  <w:marLeft w:val="0"/>
                  <w:marRight w:val="0"/>
                  <w:marTop w:val="0"/>
                  <w:marBottom w:val="0"/>
                  <w:divBdr>
                    <w:top w:val="none" w:sz="0" w:space="0" w:color="auto"/>
                    <w:left w:val="none" w:sz="0" w:space="0" w:color="auto"/>
                    <w:bottom w:val="none" w:sz="0" w:space="0" w:color="auto"/>
                    <w:right w:val="none" w:sz="0" w:space="0" w:color="auto"/>
                  </w:divBdr>
                </w:div>
                <w:div w:id="411270169">
                  <w:marLeft w:val="0"/>
                  <w:marRight w:val="0"/>
                  <w:marTop w:val="0"/>
                  <w:marBottom w:val="0"/>
                  <w:divBdr>
                    <w:top w:val="none" w:sz="0" w:space="0" w:color="auto"/>
                    <w:left w:val="none" w:sz="0" w:space="0" w:color="auto"/>
                    <w:bottom w:val="none" w:sz="0" w:space="0" w:color="auto"/>
                    <w:right w:val="none" w:sz="0" w:space="0" w:color="auto"/>
                  </w:divBdr>
                </w:div>
                <w:div w:id="2026855822">
                  <w:marLeft w:val="0"/>
                  <w:marRight w:val="0"/>
                  <w:marTop w:val="0"/>
                  <w:marBottom w:val="0"/>
                  <w:divBdr>
                    <w:top w:val="none" w:sz="0" w:space="0" w:color="auto"/>
                    <w:left w:val="none" w:sz="0" w:space="0" w:color="auto"/>
                    <w:bottom w:val="none" w:sz="0" w:space="0" w:color="auto"/>
                    <w:right w:val="none" w:sz="0" w:space="0" w:color="auto"/>
                  </w:divBdr>
                </w:div>
                <w:div w:id="861551598">
                  <w:marLeft w:val="0"/>
                  <w:marRight w:val="0"/>
                  <w:marTop w:val="0"/>
                  <w:marBottom w:val="0"/>
                  <w:divBdr>
                    <w:top w:val="none" w:sz="0" w:space="0" w:color="auto"/>
                    <w:left w:val="none" w:sz="0" w:space="0" w:color="auto"/>
                    <w:bottom w:val="none" w:sz="0" w:space="0" w:color="auto"/>
                    <w:right w:val="none" w:sz="0" w:space="0" w:color="auto"/>
                  </w:divBdr>
                </w:div>
                <w:div w:id="693773858">
                  <w:marLeft w:val="0"/>
                  <w:marRight w:val="0"/>
                  <w:marTop w:val="0"/>
                  <w:marBottom w:val="0"/>
                  <w:divBdr>
                    <w:top w:val="none" w:sz="0" w:space="0" w:color="auto"/>
                    <w:left w:val="none" w:sz="0" w:space="0" w:color="auto"/>
                    <w:bottom w:val="none" w:sz="0" w:space="0" w:color="auto"/>
                    <w:right w:val="none" w:sz="0" w:space="0" w:color="auto"/>
                  </w:divBdr>
                </w:div>
                <w:div w:id="2119135135">
                  <w:marLeft w:val="0"/>
                  <w:marRight w:val="0"/>
                  <w:marTop w:val="0"/>
                  <w:marBottom w:val="0"/>
                  <w:divBdr>
                    <w:top w:val="none" w:sz="0" w:space="0" w:color="auto"/>
                    <w:left w:val="none" w:sz="0" w:space="0" w:color="auto"/>
                    <w:bottom w:val="none" w:sz="0" w:space="0" w:color="auto"/>
                    <w:right w:val="none" w:sz="0" w:space="0" w:color="auto"/>
                  </w:divBdr>
                </w:div>
                <w:div w:id="1643004187">
                  <w:marLeft w:val="0"/>
                  <w:marRight w:val="0"/>
                  <w:marTop w:val="0"/>
                  <w:marBottom w:val="0"/>
                  <w:divBdr>
                    <w:top w:val="none" w:sz="0" w:space="0" w:color="auto"/>
                    <w:left w:val="none" w:sz="0" w:space="0" w:color="auto"/>
                    <w:bottom w:val="none" w:sz="0" w:space="0" w:color="auto"/>
                    <w:right w:val="none" w:sz="0" w:space="0" w:color="auto"/>
                  </w:divBdr>
                </w:div>
                <w:div w:id="1243681972">
                  <w:marLeft w:val="0"/>
                  <w:marRight w:val="0"/>
                  <w:marTop w:val="0"/>
                  <w:marBottom w:val="0"/>
                  <w:divBdr>
                    <w:top w:val="none" w:sz="0" w:space="0" w:color="auto"/>
                    <w:left w:val="none" w:sz="0" w:space="0" w:color="auto"/>
                    <w:bottom w:val="none" w:sz="0" w:space="0" w:color="auto"/>
                    <w:right w:val="none" w:sz="0" w:space="0" w:color="auto"/>
                  </w:divBdr>
                </w:div>
                <w:div w:id="1046753306">
                  <w:marLeft w:val="0"/>
                  <w:marRight w:val="0"/>
                  <w:marTop w:val="0"/>
                  <w:marBottom w:val="0"/>
                  <w:divBdr>
                    <w:top w:val="none" w:sz="0" w:space="0" w:color="auto"/>
                    <w:left w:val="none" w:sz="0" w:space="0" w:color="auto"/>
                    <w:bottom w:val="none" w:sz="0" w:space="0" w:color="auto"/>
                    <w:right w:val="none" w:sz="0" w:space="0" w:color="auto"/>
                  </w:divBdr>
                </w:div>
                <w:div w:id="1763918292">
                  <w:marLeft w:val="0"/>
                  <w:marRight w:val="0"/>
                  <w:marTop w:val="0"/>
                  <w:marBottom w:val="0"/>
                  <w:divBdr>
                    <w:top w:val="none" w:sz="0" w:space="0" w:color="auto"/>
                    <w:left w:val="none" w:sz="0" w:space="0" w:color="auto"/>
                    <w:bottom w:val="none" w:sz="0" w:space="0" w:color="auto"/>
                    <w:right w:val="none" w:sz="0" w:space="0" w:color="auto"/>
                  </w:divBdr>
                </w:div>
                <w:div w:id="269826977">
                  <w:marLeft w:val="0"/>
                  <w:marRight w:val="0"/>
                  <w:marTop w:val="0"/>
                  <w:marBottom w:val="0"/>
                  <w:divBdr>
                    <w:top w:val="none" w:sz="0" w:space="0" w:color="auto"/>
                    <w:left w:val="none" w:sz="0" w:space="0" w:color="auto"/>
                    <w:bottom w:val="none" w:sz="0" w:space="0" w:color="auto"/>
                    <w:right w:val="none" w:sz="0" w:space="0" w:color="auto"/>
                  </w:divBdr>
                </w:div>
                <w:div w:id="977758037">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69080960">
                  <w:marLeft w:val="0"/>
                  <w:marRight w:val="0"/>
                  <w:marTop w:val="0"/>
                  <w:marBottom w:val="0"/>
                  <w:divBdr>
                    <w:top w:val="none" w:sz="0" w:space="0" w:color="auto"/>
                    <w:left w:val="none" w:sz="0" w:space="0" w:color="auto"/>
                    <w:bottom w:val="none" w:sz="0" w:space="0" w:color="auto"/>
                    <w:right w:val="none" w:sz="0" w:space="0" w:color="auto"/>
                  </w:divBdr>
                </w:div>
                <w:div w:id="116796319">
                  <w:marLeft w:val="0"/>
                  <w:marRight w:val="0"/>
                  <w:marTop w:val="0"/>
                  <w:marBottom w:val="0"/>
                  <w:divBdr>
                    <w:top w:val="none" w:sz="0" w:space="0" w:color="auto"/>
                    <w:left w:val="none" w:sz="0" w:space="0" w:color="auto"/>
                    <w:bottom w:val="none" w:sz="0" w:space="0" w:color="auto"/>
                    <w:right w:val="none" w:sz="0" w:space="0" w:color="auto"/>
                  </w:divBdr>
                </w:div>
                <w:div w:id="18313350">
                  <w:marLeft w:val="0"/>
                  <w:marRight w:val="0"/>
                  <w:marTop w:val="0"/>
                  <w:marBottom w:val="0"/>
                  <w:divBdr>
                    <w:top w:val="none" w:sz="0" w:space="0" w:color="auto"/>
                    <w:left w:val="none" w:sz="0" w:space="0" w:color="auto"/>
                    <w:bottom w:val="none" w:sz="0" w:space="0" w:color="auto"/>
                    <w:right w:val="none" w:sz="0" w:space="0" w:color="auto"/>
                  </w:divBdr>
                </w:div>
                <w:div w:id="1946692880">
                  <w:marLeft w:val="0"/>
                  <w:marRight w:val="0"/>
                  <w:marTop w:val="0"/>
                  <w:marBottom w:val="0"/>
                  <w:divBdr>
                    <w:top w:val="none" w:sz="0" w:space="0" w:color="auto"/>
                    <w:left w:val="none" w:sz="0" w:space="0" w:color="auto"/>
                    <w:bottom w:val="none" w:sz="0" w:space="0" w:color="auto"/>
                    <w:right w:val="none" w:sz="0" w:space="0" w:color="auto"/>
                  </w:divBdr>
                </w:div>
                <w:div w:id="1106117944">
                  <w:marLeft w:val="0"/>
                  <w:marRight w:val="0"/>
                  <w:marTop w:val="0"/>
                  <w:marBottom w:val="0"/>
                  <w:divBdr>
                    <w:top w:val="none" w:sz="0" w:space="0" w:color="auto"/>
                    <w:left w:val="none" w:sz="0" w:space="0" w:color="auto"/>
                    <w:bottom w:val="none" w:sz="0" w:space="0" w:color="auto"/>
                    <w:right w:val="none" w:sz="0" w:space="0" w:color="auto"/>
                  </w:divBdr>
                </w:div>
                <w:div w:id="1332417252">
                  <w:marLeft w:val="0"/>
                  <w:marRight w:val="0"/>
                  <w:marTop w:val="0"/>
                  <w:marBottom w:val="0"/>
                  <w:divBdr>
                    <w:top w:val="none" w:sz="0" w:space="0" w:color="auto"/>
                    <w:left w:val="none" w:sz="0" w:space="0" w:color="auto"/>
                    <w:bottom w:val="none" w:sz="0" w:space="0" w:color="auto"/>
                    <w:right w:val="none" w:sz="0" w:space="0" w:color="auto"/>
                  </w:divBdr>
                </w:div>
                <w:div w:id="1284505941">
                  <w:marLeft w:val="0"/>
                  <w:marRight w:val="0"/>
                  <w:marTop w:val="0"/>
                  <w:marBottom w:val="0"/>
                  <w:divBdr>
                    <w:top w:val="none" w:sz="0" w:space="0" w:color="auto"/>
                    <w:left w:val="none" w:sz="0" w:space="0" w:color="auto"/>
                    <w:bottom w:val="none" w:sz="0" w:space="0" w:color="auto"/>
                    <w:right w:val="none" w:sz="0" w:space="0" w:color="auto"/>
                  </w:divBdr>
                </w:div>
                <w:div w:id="762410307">
                  <w:marLeft w:val="0"/>
                  <w:marRight w:val="0"/>
                  <w:marTop w:val="0"/>
                  <w:marBottom w:val="0"/>
                  <w:divBdr>
                    <w:top w:val="none" w:sz="0" w:space="0" w:color="auto"/>
                    <w:left w:val="none" w:sz="0" w:space="0" w:color="auto"/>
                    <w:bottom w:val="none" w:sz="0" w:space="0" w:color="auto"/>
                    <w:right w:val="none" w:sz="0" w:space="0" w:color="auto"/>
                  </w:divBdr>
                </w:div>
                <w:div w:id="984359490">
                  <w:marLeft w:val="0"/>
                  <w:marRight w:val="0"/>
                  <w:marTop w:val="0"/>
                  <w:marBottom w:val="0"/>
                  <w:divBdr>
                    <w:top w:val="none" w:sz="0" w:space="0" w:color="auto"/>
                    <w:left w:val="none" w:sz="0" w:space="0" w:color="auto"/>
                    <w:bottom w:val="none" w:sz="0" w:space="0" w:color="auto"/>
                    <w:right w:val="none" w:sz="0" w:space="0" w:color="auto"/>
                  </w:divBdr>
                </w:div>
                <w:div w:id="1626158077">
                  <w:marLeft w:val="0"/>
                  <w:marRight w:val="0"/>
                  <w:marTop w:val="0"/>
                  <w:marBottom w:val="0"/>
                  <w:divBdr>
                    <w:top w:val="none" w:sz="0" w:space="0" w:color="auto"/>
                    <w:left w:val="none" w:sz="0" w:space="0" w:color="auto"/>
                    <w:bottom w:val="none" w:sz="0" w:space="0" w:color="auto"/>
                    <w:right w:val="none" w:sz="0" w:space="0" w:color="auto"/>
                  </w:divBdr>
                </w:div>
                <w:div w:id="2121602787">
                  <w:marLeft w:val="0"/>
                  <w:marRight w:val="0"/>
                  <w:marTop w:val="0"/>
                  <w:marBottom w:val="0"/>
                  <w:divBdr>
                    <w:top w:val="none" w:sz="0" w:space="0" w:color="auto"/>
                    <w:left w:val="none" w:sz="0" w:space="0" w:color="auto"/>
                    <w:bottom w:val="none" w:sz="0" w:space="0" w:color="auto"/>
                    <w:right w:val="none" w:sz="0" w:space="0" w:color="auto"/>
                  </w:divBdr>
                </w:div>
                <w:div w:id="150370279">
                  <w:marLeft w:val="0"/>
                  <w:marRight w:val="0"/>
                  <w:marTop w:val="0"/>
                  <w:marBottom w:val="0"/>
                  <w:divBdr>
                    <w:top w:val="none" w:sz="0" w:space="0" w:color="auto"/>
                    <w:left w:val="none" w:sz="0" w:space="0" w:color="auto"/>
                    <w:bottom w:val="none" w:sz="0" w:space="0" w:color="auto"/>
                    <w:right w:val="none" w:sz="0" w:space="0" w:color="auto"/>
                  </w:divBdr>
                </w:div>
                <w:div w:id="115832912">
                  <w:marLeft w:val="0"/>
                  <w:marRight w:val="0"/>
                  <w:marTop w:val="0"/>
                  <w:marBottom w:val="0"/>
                  <w:divBdr>
                    <w:top w:val="none" w:sz="0" w:space="0" w:color="auto"/>
                    <w:left w:val="none" w:sz="0" w:space="0" w:color="auto"/>
                    <w:bottom w:val="none" w:sz="0" w:space="0" w:color="auto"/>
                    <w:right w:val="none" w:sz="0" w:space="0" w:color="auto"/>
                  </w:divBdr>
                </w:div>
                <w:div w:id="1086154026">
                  <w:marLeft w:val="0"/>
                  <w:marRight w:val="0"/>
                  <w:marTop w:val="0"/>
                  <w:marBottom w:val="0"/>
                  <w:divBdr>
                    <w:top w:val="none" w:sz="0" w:space="0" w:color="auto"/>
                    <w:left w:val="none" w:sz="0" w:space="0" w:color="auto"/>
                    <w:bottom w:val="none" w:sz="0" w:space="0" w:color="auto"/>
                    <w:right w:val="none" w:sz="0" w:space="0" w:color="auto"/>
                  </w:divBdr>
                </w:div>
                <w:div w:id="331496586">
                  <w:marLeft w:val="0"/>
                  <w:marRight w:val="0"/>
                  <w:marTop w:val="0"/>
                  <w:marBottom w:val="0"/>
                  <w:divBdr>
                    <w:top w:val="none" w:sz="0" w:space="0" w:color="auto"/>
                    <w:left w:val="none" w:sz="0" w:space="0" w:color="auto"/>
                    <w:bottom w:val="none" w:sz="0" w:space="0" w:color="auto"/>
                    <w:right w:val="none" w:sz="0" w:space="0" w:color="auto"/>
                  </w:divBdr>
                </w:div>
                <w:div w:id="270091728">
                  <w:marLeft w:val="0"/>
                  <w:marRight w:val="0"/>
                  <w:marTop w:val="0"/>
                  <w:marBottom w:val="0"/>
                  <w:divBdr>
                    <w:top w:val="none" w:sz="0" w:space="0" w:color="auto"/>
                    <w:left w:val="none" w:sz="0" w:space="0" w:color="auto"/>
                    <w:bottom w:val="none" w:sz="0" w:space="0" w:color="auto"/>
                    <w:right w:val="none" w:sz="0" w:space="0" w:color="auto"/>
                  </w:divBdr>
                </w:div>
                <w:div w:id="1784152440">
                  <w:marLeft w:val="0"/>
                  <w:marRight w:val="0"/>
                  <w:marTop w:val="0"/>
                  <w:marBottom w:val="0"/>
                  <w:divBdr>
                    <w:top w:val="none" w:sz="0" w:space="0" w:color="auto"/>
                    <w:left w:val="none" w:sz="0" w:space="0" w:color="auto"/>
                    <w:bottom w:val="none" w:sz="0" w:space="0" w:color="auto"/>
                    <w:right w:val="none" w:sz="0" w:space="0" w:color="auto"/>
                  </w:divBdr>
                </w:div>
                <w:div w:id="1766799575">
                  <w:marLeft w:val="0"/>
                  <w:marRight w:val="0"/>
                  <w:marTop w:val="0"/>
                  <w:marBottom w:val="0"/>
                  <w:divBdr>
                    <w:top w:val="none" w:sz="0" w:space="0" w:color="auto"/>
                    <w:left w:val="none" w:sz="0" w:space="0" w:color="auto"/>
                    <w:bottom w:val="none" w:sz="0" w:space="0" w:color="auto"/>
                    <w:right w:val="none" w:sz="0" w:space="0" w:color="auto"/>
                  </w:divBdr>
                </w:div>
                <w:div w:id="1005741711">
                  <w:marLeft w:val="0"/>
                  <w:marRight w:val="0"/>
                  <w:marTop w:val="0"/>
                  <w:marBottom w:val="0"/>
                  <w:divBdr>
                    <w:top w:val="none" w:sz="0" w:space="0" w:color="auto"/>
                    <w:left w:val="none" w:sz="0" w:space="0" w:color="auto"/>
                    <w:bottom w:val="none" w:sz="0" w:space="0" w:color="auto"/>
                    <w:right w:val="none" w:sz="0" w:space="0" w:color="auto"/>
                  </w:divBdr>
                </w:div>
                <w:div w:id="500706128">
                  <w:marLeft w:val="0"/>
                  <w:marRight w:val="0"/>
                  <w:marTop w:val="0"/>
                  <w:marBottom w:val="0"/>
                  <w:divBdr>
                    <w:top w:val="none" w:sz="0" w:space="0" w:color="auto"/>
                    <w:left w:val="none" w:sz="0" w:space="0" w:color="auto"/>
                    <w:bottom w:val="none" w:sz="0" w:space="0" w:color="auto"/>
                    <w:right w:val="none" w:sz="0" w:space="0" w:color="auto"/>
                  </w:divBdr>
                </w:div>
                <w:div w:id="656768285">
                  <w:marLeft w:val="0"/>
                  <w:marRight w:val="0"/>
                  <w:marTop w:val="0"/>
                  <w:marBottom w:val="0"/>
                  <w:divBdr>
                    <w:top w:val="none" w:sz="0" w:space="0" w:color="auto"/>
                    <w:left w:val="none" w:sz="0" w:space="0" w:color="auto"/>
                    <w:bottom w:val="none" w:sz="0" w:space="0" w:color="auto"/>
                    <w:right w:val="none" w:sz="0" w:space="0" w:color="auto"/>
                  </w:divBdr>
                </w:div>
                <w:div w:id="1565606297">
                  <w:marLeft w:val="0"/>
                  <w:marRight w:val="0"/>
                  <w:marTop w:val="0"/>
                  <w:marBottom w:val="0"/>
                  <w:divBdr>
                    <w:top w:val="none" w:sz="0" w:space="0" w:color="auto"/>
                    <w:left w:val="none" w:sz="0" w:space="0" w:color="auto"/>
                    <w:bottom w:val="none" w:sz="0" w:space="0" w:color="auto"/>
                    <w:right w:val="none" w:sz="0" w:space="0" w:color="auto"/>
                  </w:divBdr>
                </w:div>
                <w:div w:id="944777031">
                  <w:marLeft w:val="0"/>
                  <w:marRight w:val="0"/>
                  <w:marTop w:val="0"/>
                  <w:marBottom w:val="0"/>
                  <w:divBdr>
                    <w:top w:val="none" w:sz="0" w:space="0" w:color="auto"/>
                    <w:left w:val="none" w:sz="0" w:space="0" w:color="auto"/>
                    <w:bottom w:val="none" w:sz="0" w:space="0" w:color="auto"/>
                    <w:right w:val="none" w:sz="0" w:space="0" w:color="auto"/>
                  </w:divBdr>
                </w:div>
                <w:div w:id="1644694713">
                  <w:marLeft w:val="0"/>
                  <w:marRight w:val="0"/>
                  <w:marTop w:val="0"/>
                  <w:marBottom w:val="0"/>
                  <w:divBdr>
                    <w:top w:val="none" w:sz="0" w:space="0" w:color="auto"/>
                    <w:left w:val="none" w:sz="0" w:space="0" w:color="auto"/>
                    <w:bottom w:val="none" w:sz="0" w:space="0" w:color="auto"/>
                    <w:right w:val="none" w:sz="0" w:space="0" w:color="auto"/>
                  </w:divBdr>
                </w:div>
                <w:div w:id="857501131">
                  <w:marLeft w:val="0"/>
                  <w:marRight w:val="0"/>
                  <w:marTop w:val="0"/>
                  <w:marBottom w:val="0"/>
                  <w:divBdr>
                    <w:top w:val="none" w:sz="0" w:space="0" w:color="auto"/>
                    <w:left w:val="none" w:sz="0" w:space="0" w:color="auto"/>
                    <w:bottom w:val="none" w:sz="0" w:space="0" w:color="auto"/>
                    <w:right w:val="none" w:sz="0" w:space="0" w:color="auto"/>
                  </w:divBdr>
                </w:div>
                <w:div w:id="765688124">
                  <w:marLeft w:val="0"/>
                  <w:marRight w:val="0"/>
                  <w:marTop w:val="0"/>
                  <w:marBottom w:val="0"/>
                  <w:divBdr>
                    <w:top w:val="none" w:sz="0" w:space="0" w:color="auto"/>
                    <w:left w:val="none" w:sz="0" w:space="0" w:color="auto"/>
                    <w:bottom w:val="none" w:sz="0" w:space="0" w:color="auto"/>
                    <w:right w:val="none" w:sz="0" w:space="0" w:color="auto"/>
                  </w:divBdr>
                </w:div>
                <w:div w:id="205722544">
                  <w:marLeft w:val="0"/>
                  <w:marRight w:val="0"/>
                  <w:marTop w:val="0"/>
                  <w:marBottom w:val="0"/>
                  <w:divBdr>
                    <w:top w:val="none" w:sz="0" w:space="0" w:color="auto"/>
                    <w:left w:val="none" w:sz="0" w:space="0" w:color="auto"/>
                    <w:bottom w:val="none" w:sz="0" w:space="0" w:color="auto"/>
                    <w:right w:val="none" w:sz="0" w:space="0" w:color="auto"/>
                  </w:divBdr>
                </w:div>
                <w:div w:id="1431127097">
                  <w:marLeft w:val="0"/>
                  <w:marRight w:val="0"/>
                  <w:marTop w:val="0"/>
                  <w:marBottom w:val="0"/>
                  <w:divBdr>
                    <w:top w:val="none" w:sz="0" w:space="0" w:color="auto"/>
                    <w:left w:val="none" w:sz="0" w:space="0" w:color="auto"/>
                    <w:bottom w:val="none" w:sz="0" w:space="0" w:color="auto"/>
                    <w:right w:val="none" w:sz="0" w:space="0" w:color="auto"/>
                  </w:divBdr>
                </w:div>
                <w:div w:id="1809742126">
                  <w:marLeft w:val="0"/>
                  <w:marRight w:val="0"/>
                  <w:marTop w:val="0"/>
                  <w:marBottom w:val="0"/>
                  <w:divBdr>
                    <w:top w:val="none" w:sz="0" w:space="0" w:color="auto"/>
                    <w:left w:val="none" w:sz="0" w:space="0" w:color="auto"/>
                    <w:bottom w:val="none" w:sz="0" w:space="0" w:color="auto"/>
                    <w:right w:val="none" w:sz="0" w:space="0" w:color="auto"/>
                  </w:divBdr>
                </w:div>
                <w:div w:id="224947907">
                  <w:marLeft w:val="0"/>
                  <w:marRight w:val="0"/>
                  <w:marTop w:val="0"/>
                  <w:marBottom w:val="0"/>
                  <w:divBdr>
                    <w:top w:val="none" w:sz="0" w:space="0" w:color="auto"/>
                    <w:left w:val="none" w:sz="0" w:space="0" w:color="auto"/>
                    <w:bottom w:val="none" w:sz="0" w:space="0" w:color="auto"/>
                    <w:right w:val="none" w:sz="0" w:space="0" w:color="auto"/>
                  </w:divBdr>
                </w:div>
                <w:div w:id="1295596490">
                  <w:marLeft w:val="0"/>
                  <w:marRight w:val="0"/>
                  <w:marTop w:val="0"/>
                  <w:marBottom w:val="0"/>
                  <w:divBdr>
                    <w:top w:val="none" w:sz="0" w:space="0" w:color="auto"/>
                    <w:left w:val="none" w:sz="0" w:space="0" w:color="auto"/>
                    <w:bottom w:val="none" w:sz="0" w:space="0" w:color="auto"/>
                    <w:right w:val="none" w:sz="0" w:space="0" w:color="auto"/>
                  </w:divBdr>
                </w:div>
                <w:div w:id="1434545509">
                  <w:marLeft w:val="0"/>
                  <w:marRight w:val="0"/>
                  <w:marTop w:val="0"/>
                  <w:marBottom w:val="0"/>
                  <w:divBdr>
                    <w:top w:val="none" w:sz="0" w:space="0" w:color="auto"/>
                    <w:left w:val="none" w:sz="0" w:space="0" w:color="auto"/>
                    <w:bottom w:val="none" w:sz="0" w:space="0" w:color="auto"/>
                    <w:right w:val="none" w:sz="0" w:space="0" w:color="auto"/>
                  </w:divBdr>
                </w:div>
                <w:div w:id="1944149914">
                  <w:marLeft w:val="0"/>
                  <w:marRight w:val="0"/>
                  <w:marTop w:val="0"/>
                  <w:marBottom w:val="0"/>
                  <w:divBdr>
                    <w:top w:val="none" w:sz="0" w:space="0" w:color="auto"/>
                    <w:left w:val="none" w:sz="0" w:space="0" w:color="auto"/>
                    <w:bottom w:val="none" w:sz="0" w:space="0" w:color="auto"/>
                    <w:right w:val="none" w:sz="0" w:space="0" w:color="auto"/>
                  </w:divBdr>
                </w:div>
                <w:div w:id="1255670309">
                  <w:marLeft w:val="0"/>
                  <w:marRight w:val="0"/>
                  <w:marTop w:val="0"/>
                  <w:marBottom w:val="0"/>
                  <w:divBdr>
                    <w:top w:val="none" w:sz="0" w:space="0" w:color="auto"/>
                    <w:left w:val="none" w:sz="0" w:space="0" w:color="auto"/>
                    <w:bottom w:val="none" w:sz="0" w:space="0" w:color="auto"/>
                    <w:right w:val="none" w:sz="0" w:space="0" w:color="auto"/>
                  </w:divBdr>
                </w:div>
                <w:div w:id="1502308200">
                  <w:marLeft w:val="0"/>
                  <w:marRight w:val="0"/>
                  <w:marTop w:val="0"/>
                  <w:marBottom w:val="0"/>
                  <w:divBdr>
                    <w:top w:val="none" w:sz="0" w:space="0" w:color="auto"/>
                    <w:left w:val="none" w:sz="0" w:space="0" w:color="auto"/>
                    <w:bottom w:val="none" w:sz="0" w:space="0" w:color="auto"/>
                    <w:right w:val="none" w:sz="0" w:space="0" w:color="auto"/>
                  </w:divBdr>
                </w:div>
                <w:div w:id="685864439">
                  <w:marLeft w:val="0"/>
                  <w:marRight w:val="0"/>
                  <w:marTop w:val="0"/>
                  <w:marBottom w:val="0"/>
                  <w:divBdr>
                    <w:top w:val="none" w:sz="0" w:space="0" w:color="auto"/>
                    <w:left w:val="none" w:sz="0" w:space="0" w:color="auto"/>
                    <w:bottom w:val="none" w:sz="0" w:space="0" w:color="auto"/>
                    <w:right w:val="none" w:sz="0" w:space="0" w:color="auto"/>
                  </w:divBdr>
                </w:div>
                <w:div w:id="977761327">
                  <w:marLeft w:val="0"/>
                  <w:marRight w:val="0"/>
                  <w:marTop w:val="0"/>
                  <w:marBottom w:val="0"/>
                  <w:divBdr>
                    <w:top w:val="none" w:sz="0" w:space="0" w:color="auto"/>
                    <w:left w:val="none" w:sz="0" w:space="0" w:color="auto"/>
                    <w:bottom w:val="none" w:sz="0" w:space="0" w:color="auto"/>
                    <w:right w:val="none" w:sz="0" w:space="0" w:color="auto"/>
                  </w:divBdr>
                </w:div>
                <w:div w:id="1547067552">
                  <w:marLeft w:val="0"/>
                  <w:marRight w:val="0"/>
                  <w:marTop w:val="0"/>
                  <w:marBottom w:val="0"/>
                  <w:divBdr>
                    <w:top w:val="none" w:sz="0" w:space="0" w:color="auto"/>
                    <w:left w:val="none" w:sz="0" w:space="0" w:color="auto"/>
                    <w:bottom w:val="none" w:sz="0" w:space="0" w:color="auto"/>
                    <w:right w:val="none" w:sz="0" w:space="0" w:color="auto"/>
                  </w:divBdr>
                </w:div>
                <w:div w:id="1909614245">
                  <w:marLeft w:val="0"/>
                  <w:marRight w:val="0"/>
                  <w:marTop w:val="0"/>
                  <w:marBottom w:val="0"/>
                  <w:divBdr>
                    <w:top w:val="none" w:sz="0" w:space="0" w:color="auto"/>
                    <w:left w:val="none" w:sz="0" w:space="0" w:color="auto"/>
                    <w:bottom w:val="none" w:sz="0" w:space="0" w:color="auto"/>
                    <w:right w:val="none" w:sz="0" w:space="0" w:color="auto"/>
                  </w:divBdr>
                </w:div>
                <w:div w:id="1792549799">
                  <w:marLeft w:val="0"/>
                  <w:marRight w:val="0"/>
                  <w:marTop w:val="0"/>
                  <w:marBottom w:val="0"/>
                  <w:divBdr>
                    <w:top w:val="none" w:sz="0" w:space="0" w:color="auto"/>
                    <w:left w:val="none" w:sz="0" w:space="0" w:color="auto"/>
                    <w:bottom w:val="none" w:sz="0" w:space="0" w:color="auto"/>
                    <w:right w:val="none" w:sz="0" w:space="0" w:color="auto"/>
                  </w:divBdr>
                </w:div>
                <w:div w:id="1042249858">
                  <w:marLeft w:val="0"/>
                  <w:marRight w:val="0"/>
                  <w:marTop w:val="0"/>
                  <w:marBottom w:val="0"/>
                  <w:divBdr>
                    <w:top w:val="none" w:sz="0" w:space="0" w:color="auto"/>
                    <w:left w:val="none" w:sz="0" w:space="0" w:color="auto"/>
                    <w:bottom w:val="none" w:sz="0" w:space="0" w:color="auto"/>
                    <w:right w:val="none" w:sz="0" w:space="0" w:color="auto"/>
                  </w:divBdr>
                </w:div>
                <w:div w:id="877232122">
                  <w:marLeft w:val="0"/>
                  <w:marRight w:val="0"/>
                  <w:marTop w:val="0"/>
                  <w:marBottom w:val="0"/>
                  <w:divBdr>
                    <w:top w:val="none" w:sz="0" w:space="0" w:color="auto"/>
                    <w:left w:val="none" w:sz="0" w:space="0" w:color="auto"/>
                    <w:bottom w:val="none" w:sz="0" w:space="0" w:color="auto"/>
                    <w:right w:val="none" w:sz="0" w:space="0" w:color="auto"/>
                  </w:divBdr>
                </w:div>
                <w:div w:id="1237207238">
                  <w:marLeft w:val="0"/>
                  <w:marRight w:val="0"/>
                  <w:marTop w:val="0"/>
                  <w:marBottom w:val="0"/>
                  <w:divBdr>
                    <w:top w:val="none" w:sz="0" w:space="0" w:color="auto"/>
                    <w:left w:val="none" w:sz="0" w:space="0" w:color="auto"/>
                    <w:bottom w:val="none" w:sz="0" w:space="0" w:color="auto"/>
                    <w:right w:val="none" w:sz="0" w:space="0" w:color="auto"/>
                  </w:divBdr>
                </w:div>
                <w:div w:id="1764643973">
                  <w:marLeft w:val="0"/>
                  <w:marRight w:val="0"/>
                  <w:marTop w:val="0"/>
                  <w:marBottom w:val="0"/>
                  <w:divBdr>
                    <w:top w:val="none" w:sz="0" w:space="0" w:color="auto"/>
                    <w:left w:val="none" w:sz="0" w:space="0" w:color="auto"/>
                    <w:bottom w:val="none" w:sz="0" w:space="0" w:color="auto"/>
                    <w:right w:val="none" w:sz="0" w:space="0" w:color="auto"/>
                  </w:divBdr>
                </w:div>
                <w:div w:id="26221250">
                  <w:marLeft w:val="0"/>
                  <w:marRight w:val="0"/>
                  <w:marTop w:val="0"/>
                  <w:marBottom w:val="0"/>
                  <w:divBdr>
                    <w:top w:val="none" w:sz="0" w:space="0" w:color="auto"/>
                    <w:left w:val="none" w:sz="0" w:space="0" w:color="auto"/>
                    <w:bottom w:val="none" w:sz="0" w:space="0" w:color="auto"/>
                    <w:right w:val="none" w:sz="0" w:space="0" w:color="auto"/>
                  </w:divBdr>
                </w:div>
                <w:div w:id="398985307">
                  <w:marLeft w:val="0"/>
                  <w:marRight w:val="0"/>
                  <w:marTop w:val="0"/>
                  <w:marBottom w:val="0"/>
                  <w:divBdr>
                    <w:top w:val="none" w:sz="0" w:space="0" w:color="auto"/>
                    <w:left w:val="none" w:sz="0" w:space="0" w:color="auto"/>
                    <w:bottom w:val="none" w:sz="0" w:space="0" w:color="auto"/>
                    <w:right w:val="none" w:sz="0" w:space="0" w:color="auto"/>
                  </w:divBdr>
                </w:div>
                <w:div w:id="496195709">
                  <w:marLeft w:val="0"/>
                  <w:marRight w:val="0"/>
                  <w:marTop w:val="0"/>
                  <w:marBottom w:val="0"/>
                  <w:divBdr>
                    <w:top w:val="none" w:sz="0" w:space="0" w:color="auto"/>
                    <w:left w:val="none" w:sz="0" w:space="0" w:color="auto"/>
                    <w:bottom w:val="none" w:sz="0" w:space="0" w:color="auto"/>
                    <w:right w:val="none" w:sz="0" w:space="0" w:color="auto"/>
                  </w:divBdr>
                </w:div>
                <w:div w:id="1524785041">
                  <w:marLeft w:val="0"/>
                  <w:marRight w:val="0"/>
                  <w:marTop w:val="0"/>
                  <w:marBottom w:val="0"/>
                  <w:divBdr>
                    <w:top w:val="none" w:sz="0" w:space="0" w:color="auto"/>
                    <w:left w:val="none" w:sz="0" w:space="0" w:color="auto"/>
                    <w:bottom w:val="none" w:sz="0" w:space="0" w:color="auto"/>
                    <w:right w:val="none" w:sz="0" w:space="0" w:color="auto"/>
                  </w:divBdr>
                </w:div>
                <w:div w:id="1666779437">
                  <w:marLeft w:val="0"/>
                  <w:marRight w:val="0"/>
                  <w:marTop w:val="0"/>
                  <w:marBottom w:val="0"/>
                  <w:divBdr>
                    <w:top w:val="none" w:sz="0" w:space="0" w:color="auto"/>
                    <w:left w:val="none" w:sz="0" w:space="0" w:color="auto"/>
                    <w:bottom w:val="none" w:sz="0" w:space="0" w:color="auto"/>
                    <w:right w:val="none" w:sz="0" w:space="0" w:color="auto"/>
                  </w:divBdr>
                </w:div>
                <w:div w:id="127866831">
                  <w:marLeft w:val="0"/>
                  <w:marRight w:val="0"/>
                  <w:marTop w:val="0"/>
                  <w:marBottom w:val="0"/>
                  <w:divBdr>
                    <w:top w:val="none" w:sz="0" w:space="0" w:color="auto"/>
                    <w:left w:val="none" w:sz="0" w:space="0" w:color="auto"/>
                    <w:bottom w:val="none" w:sz="0" w:space="0" w:color="auto"/>
                    <w:right w:val="none" w:sz="0" w:space="0" w:color="auto"/>
                  </w:divBdr>
                </w:div>
                <w:div w:id="1773043161">
                  <w:marLeft w:val="0"/>
                  <w:marRight w:val="0"/>
                  <w:marTop w:val="0"/>
                  <w:marBottom w:val="0"/>
                  <w:divBdr>
                    <w:top w:val="none" w:sz="0" w:space="0" w:color="auto"/>
                    <w:left w:val="none" w:sz="0" w:space="0" w:color="auto"/>
                    <w:bottom w:val="none" w:sz="0" w:space="0" w:color="auto"/>
                    <w:right w:val="none" w:sz="0" w:space="0" w:color="auto"/>
                  </w:divBdr>
                </w:div>
                <w:div w:id="775709254">
                  <w:marLeft w:val="0"/>
                  <w:marRight w:val="0"/>
                  <w:marTop w:val="0"/>
                  <w:marBottom w:val="0"/>
                  <w:divBdr>
                    <w:top w:val="none" w:sz="0" w:space="0" w:color="auto"/>
                    <w:left w:val="none" w:sz="0" w:space="0" w:color="auto"/>
                    <w:bottom w:val="none" w:sz="0" w:space="0" w:color="auto"/>
                    <w:right w:val="none" w:sz="0" w:space="0" w:color="auto"/>
                  </w:divBdr>
                </w:div>
                <w:div w:id="1021931312">
                  <w:marLeft w:val="0"/>
                  <w:marRight w:val="0"/>
                  <w:marTop w:val="0"/>
                  <w:marBottom w:val="0"/>
                  <w:divBdr>
                    <w:top w:val="none" w:sz="0" w:space="0" w:color="auto"/>
                    <w:left w:val="none" w:sz="0" w:space="0" w:color="auto"/>
                    <w:bottom w:val="none" w:sz="0" w:space="0" w:color="auto"/>
                    <w:right w:val="none" w:sz="0" w:space="0" w:color="auto"/>
                  </w:divBdr>
                </w:div>
                <w:div w:id="852231763">
                  <w:marLeft w:val="0"/>
                  <w:marRight w:val="0"/>
                  <w:marTop w:val="0"/>
                  <w:marBottom w:val="0"/>
                  <w:divBdr>
                    <w:top w:val="none" w:sz="0" w:space="0" w:color="auto"/>
                    <w:left w:val="none" w:sz="0" w:space="0" w:color="auto"/>
                    <w:bottom w:val="none" w:sz="0" w:space="0" w:color="auto"/>
                    <w:right w:val="none" w:sz="0" w:space="0" w:color="auto"/>
                  </w:divBdr>
                </w:div>
                <w:div w:id="490604943">
                  <w:marLeft w:val="0"/>
                  <w:marRight w:val="0"/>
                  <w:marTop w:val="0"/>
                  <w:marBottom w:val="0"/>
                  <w:divBdr>
                    <w:top w:val="none" w:sz="0" w:space="0" w:color="auto"/>
                    <w:left w:val="none" w:sz="0" w:space="0" w:color="auto"/>
                    <w:bottom w:val="none" w:sz="0" w:space="0" w:color="auto"/>
                    <w:right w:val="none" w:sz="0" w:space="0" w:color="auto"/>
                  </w:divBdr>
                </w:div>
                <w:div w:id="792676355">
                  <w:marLeft w:val="0"/>
                  <w:marRight w:val="0"/>
                  <w:marTop w:val="0"/>
                  <w:marBottom w:val="0"/>
                  <w:divBdr>
                    <w:top w:val="none" w:sz="0" w:space="0" w:color="auto"/>
                    <w:left w:val="none" w:sz="0" w:space="0" w:color="auto"/>
                    <w:bottom w:val="none" w:sz="0" w:space="0" w:color="auto"/>
                    <w:right w:val="none" w:sz="0" w:space="0" w:color="auto"/>
                  </w:divBdr>
                </w:div>
                <w:div w:id="1166361549">
                  <w:marLeft w:val="0"/>
                  <w:marRight w:val="0"/>
                  <w:marTop w:val="0"/>
                  <w:marBottom w:val="0"/>
                  <w:divBdr>
                    <w:top w:val="none" w:sz="0" w:space="0" w:color="auto"/>
                    <w:left w:val="none" w:sz="0" w:space="0" w:color="auto"/>
                    <w:bottom w:val="none" w:sz="0" w:space="0" w:color="auto"/>
                    <w:right w:val="none" w:sz="0" w:space="0" w:color="auto"/>
                  </w:divBdr>
                </w:div>
                <w:div w:id="797182314">
                  <w:marLeft w:val="0"/>
                  <w:marRight w:val="0"/>
                  <w:marTop w:val="0"/>
                  <w:marBottom w:val="0"/>
                  <w:divBdr>
                    <w:top w:val="none" w:sz="0" w:space="0" w:color="auto"/>
                    <w:left w:val="none" w:sz="0" w:space="0" w:color="auto"/>
                    <w:bottom w:val="none" w:sz="0" w:space="0" w:color="auto"/>
                    <w:right w:val="none" w:sz="0" w:space="0" w:color="auto"/>
                  </w:divBdr>
                </w:div>
                <w:div w:id="661395044">
                  <w:marLeft w:val="0"/>
                  <w:marRight w:val="0"/>
                  <w:marTop w:val="0"/>
                  <w:marBottom w:val="0"/>
                  <w:divBdr>
                    <w:top w:val="none" w:sz="0" w:space="0" w:color="auto"/>
                    <w:left w:val="none" w:sz="0" w:space="0" w:color="auto"/>
                    <w:bottom w:val="none" w:sz="0" w:space="0" w:color="auto"/>
                    <w:right w:val="none" w:sz="0" w:space="0" w:color="auto"/>
                  </w:divBdr>
                </w:div>
                <w:div w:id="189996435">
                  <w:marLeft w:val="0"/>
                  <w:marRight w:val="0"/>
                  <w:marTop w:val="0"/>
                  <w:marBottom w:val="0"/>
                  <w:divBdr>
                    <w:top w:val="none" w:sz="0" w:space="0" w:color="auto"/>
                    <w:left w:val="none" w:sz="0" w:space="0" w:color="auto"/>
                    <w:bottom w:val="none" w:sz="0" w:space="0" w:color="auto"/>
                    <w:right w:val="none" w:sz="0" w:space="0" w:color="auto"/>
                  </w:divBdr>
                </w:div>
                <w:div w:id="296762757">
                  <w:marLeft w:val="0"/>
                  <w:marRight w:val="0"/>
                  <w:marTop w:val="0"/>
                  <w:marBottom w:val="0"/>
                  <w:divBdr>
                    <w:top w:val="none" w:sz="0" w:space="0" w:color="auto"/>
                    <w:left w:val="none" w:sz="0" w:space="0" w:color="auto"/>
                    <w:bottom w:val="none" w:sz="0" w:space="0" w:color="auto"/>
                    <w:right w:val="none" w:sz="0" w:space="0" w:color="auto"/>
                  </w:divBdr>
                </w:div>
                <w:div w:id="802695893">
                  <w:marLeft w:val="0"/>
                  <w:marRight w:val="0"/>
                  <w:marTop w:val="0"/>
                  <w:marBottom w:val="0"/>
                  <w:divBdr>
                    <w:top w:val="none" w:sz="0" w:space="0" w:color="auto"/>
                    <w:left w:val="none" w:sz="0" w:space="0" w:color="auto"/>
                    <w:bottom w:val="none" w:sz="0" w:space="0" w:color="auto"/>
                    <w:right w:val="none" w:sz="0" w:space="0" w:color="auto"/>
                  </w:divBdr>
                </w:div>
                <w:div w:id="968706814">
                  <w:marLeft w:val="0"/>
                  <w:marRight w:val="0"/>
                  <w:marTop w:val="0"/>
                  <w:marBottom w:val="0"/>
                  <w:divBdr>
                    <w:top w:val="none" w:sz="0" w:space="0" w:color="auto"/>
                    <w:left w:val="none" w:sz="0" w:space="0" w:color="auto"/>
                    <w:bottom w:val="none" w:sz="0" w:space="0" w:color="auto"/>
                    <w:right w:val="none" w:sz="0" w:space="0" w:color="auto"/>
                  </w:divBdr>
                </w:div>
                <w:div w:id="477037817">
                  <w:marLeft w:val="0"/>
                  <w:marRight w:val="0"/>
                  <w:marTop w:val="0"/>
                  <w:marBottom w:val="0"/>
                  <w:divBdr>
                    <w:top w:val="none" w:sz="0" w:space="0" w:color="auto"/>
                    <w:left w:val="none" w:sz="0" w:space="0" w:color="auto"/>
                    <w:bottom w:val="none" w:sz="0" w:space="0" w:color="auto"/>
                    <w:right w:val="none" w:sz="0" w:space="0" w:color="auto"/>
                  </w:divBdr>
                </w:div>
                <w:div w:id="1020816505">
                  <w:marLeft w:val="0"/>
                  <w:marRight w:val="0"/>
                  <w:marTop w:val="0"/>
                  <w:marBottom w:val="0"/>
                  <w:divBdr>
                    <w:top w:val="none" w:sz="0" w:space="0" w:color="auto"/>
                    <w:left w:val="none" w:sz="0" w:space="0" w:color="auto"/>
                    <w:bottom w:val="none" w:sz="0" w:space="0" w:color="auto"/>
                    <w:right w:val="none" w:sz="0" w:space="0" w:color="auto"/>
                  </w:divBdr>
                </w:div>
                <w:div w:id="2009365003">
                  <w:marLeft w:val="0"/>
                  <w:marRight w:val="0"/>
                  <w:marTop w:val="0"/>
                  <w:marBottom w:val="0"/>
                  <w:divBdr>
                    <w:top w:val="none" w:sz="0" w:space="0" w:color="auto"/>
                    <w:left w:val="none" w:sz="0" w:space="0" w:color="auto"/>
                    <w:bottom w:val="none" w:sz="0" w:space="0" w:color="auto"/>
                    <w:right w:val="none" w:sz="0" w:space="0" w:color="auto"/>
                  </w:divBdr>
                </w:div>
                <w:div w:id="808284344">
                  <w:marLeft w:val="0"/>
                  <w:marRight w:val="0"/>
                  <w:marTop w:val="0"/>
                  <w:marBottom w:val="0"/>
                  <w:divBdr>
                    <w:top w:val="none" w:sz="0" w:space="0" w:color="auto"/>
                    <w:left w:val="none" w:sz="0" w:space="0" w:color="auto"/>
                    <w:bottom w:val="none" w:sz="0" w:space="0" w:color="auto"/>
                    <w:right w:val="none" w:sz="0" w:space="0" w:color="auto"/>
                  </w:divBdr>
                </w:div>
                <w:div w:id="1637681251">
                  <w:marLeft w:val="0"/>
                  <w:marRight w:val="0"/>
                  <w:marTop w:val="0"/>
                  <w:marBottom w:val="0"/>
                  <w:divBdr>
                    <w:top w:val="none" w:sz="0" w:space="0" w:color="auto"/>
                    <w:left w:val="none" w:sz="0" w:space="0" w:color="auto"/>
                    <w:bottom w:val="none" w:sz="0" w:space="0" w:color="auto"/>
                    <w:right w:val="none" w:sz="0" w:space="0" w:color="auto"/>
                  </w:divBdr>
                </w:div>
                <w:div w:id="1321424146">
                  <w:marLeft w:val="0"/>
                  <w:marRight w:val="0"/>
                  <w:marTop w:val="0"/>
                  <w:marBottom w:val="0"/>
                  <w:divBdr>
                    <w:top w:val="none" w:sz="0" w:space="0" w:color="auto"/>
                    <w:left w:val="none" w:sz="0" w:space="0" w:color="auto"/>
                    <w:bottom w:val="none" w:sz="0" w:space="0" w:color="auto"/>
                    <w:right w:val="none" w:sz="0" w:space="0" w:color="auto"/>
                  </w:divBdr>
                </w:div>
                <w:div w:id="802774822">
                  <w:marLeft w:val="0"/>
                  <w:marRight w:val="0"/>
                  <w:marTop w:val="0"/>
                  <w:marBottom w:val="0"/>
                  <w:divBdr>
                    <w:top w:val="none" w:sz="0" w:space="0" w:color="auto"/>
                    <w:left w:val="none" w:sz="0" w:space="0" w:color="auto"/>
                    <w:bottom w:val="none" w:sz="0" w:space="0" w:color="auto"/>
                    <w:right w:val="none" w:sz="0" w:space="0" w:color="auto"/>
                  </w:divBdr>
                </w:div>
                <w:div w:id="1485076365">
                  <w:marLeft w:val="0"/>
                  <w:marRight w:val="0"/>
                  <w:marTop w:val="0"/>
                  <w:marBottom w:val="0"/>
                  <w:divBdr>
                    <w:top w:val="none" w:sz="0" w:space="0" w:color="auto"/>
                    <w:left w:val="none" w:sz="0" w:space="0" w:color="auto"/>
                    <w:bottom w:val="none" w:sz="0" w:space="0" w:color="auto"/>
                    <w:right w:val="none" w:sz="0" w:space="0" w:color="auto"/>
                  </w:divBdr>
                </w:div>
                <w:div w:id="446852783">
                  <w:marLeft w:val="0"/>
                  <w:marRight w:val="0"/>
                  <w:marTop w:val="0"/>
                  <w:marBottom w:val="0"/>
                  <w:divBdr>
                    <w:top w:val="none" w:sz="0" w:space="0" w:color="auto"/>
                    <w:left w:val="none" w:sz="0" w:space="0" w:color="auto"/>
                    <w:bottom w:val="none" w:sz="0" w:space="0" w:color="auto"/>
                    <w:right w:val="none" w:sz="0" w:space="0" w:color="auto"/>
                  </w:divBdr>
                </w:div>
                <w:div w:id="1620914203">
                  <w:marLeft w:val="0"/>
                  <w:marRight w:val="0"/>
                  <w:marTop w:val="0"/>
                  <w:marBottom w:val="0"/>
                  <w:divBdr>
                    <w:top w:val="none" w:sz="0" w:space="0" w:color="auto"/>
                    <w:left w:val="none" w:sz="0" w:space="0" w:color="auto"/>
                    <w:bottom w:val="none" w:sz="0" w:space="0" w:color="auto"/>
                    <w:right w:val="none" w:sz="0" w:space="0" w:color="auto"/>
                  </w:divBdr>
                </w:div>
                <w:div w:id="87704004">
                  <w:marLeft w:val="0"/>
                  <w:marRight w:val="0"/>
                  <w:marTop w:val="0"/>
                  <w:marBottom w:val="0"/>
                  <w:divBdr>
                    <w:top w:val="none" w:sz="0" w:space="0" w:color="auto"/>
                    <w:left w:val="none" w:sz="0" w:space="0" w:color="auto"/>
                    <w:bottom w:val="none" w:sz="0" w:space="0" w:color="auto"/>
                    <w:right w:val="none" w:sz="0" w:space="0" w:color="auto"/>
                  </w:divBdr>
                </w:div>
                <w:div w:id="539440578">
                  <w:marLeft w:val="0"/>
                  <w:marRight w:val="0"/>
                  <w:marTop w:val="0"/>
                  <w:marBottom w:val="0"/>
                  <w:divBdr>
                    <w:top w:val="none" w:sz="0" w:space="0" w:color="auto"/>
                    <w:left w:val="none" w:sz="0" w:space="0" w:color="auto"/>
                    <w:bottom w:val="none" w:sz="0" w:space="0" w:color="auto"/>
                    <w:right w:val="none" w:sz="0" w:space="0" w:color="auto"/>
                  </w:divBdr>
                </w:div>
                <w:div w:id="1929340986">
                  <w:marLeft w:val="0"/>
                  <w:marRight w:val="0"/>
                  <w:marTop w:val="0"/>
                  <w:marBottom w:val="0"/>
                  <w:divBdr>
                    <w:top w:val="none" w:sz="0" w:space="0" w:color="auto"/>
                    <w:left w:val="none" w:sz="0" w:space="0" w:color="auto"/>
                    <w:bottom w:val="none" w:sz="0" w:space="0" w:color="auto"/>
                    <w:right w:val="none" w:sz="0" w:space="0" w:color="auto"/>
                  </w:divBdr>
                </w:div>
                <w:div w:id="785009352">
                  <w:marLeft w:val="0"/>
                  <w:marRight w:val="0"/>
                  <w:marTop w:val="0"/>
                  <w:marBottom w:val="0"/>
                  <w:divBdr>
                    <w:top w:val="none" w:sz="0" w:space="0" w:color="auto"/>
                    <w:left w:val="none" w:sz="0" w:space="0" w:color="auto"/>
                    <w:bottom w:val="none" w:sz="0" w:space="0" w:color="auto"/>
                    <w:right w:val="none" w:sz="0" w:space="0" w:color="auto"/>
                  </w:divBdr>
                </w:div>
                <w:div w:id="2063359523">
                  <w:marLeft w:val="0"/>
                  <w:marRight w:val="0"/>
                  <w:marTop w:val="0"/>
                  <w:marBottom w:val="0"/>
                  <w:divBdr>
                    <w:top w:val="none" w:sz="0" w:space="0" w:color="auto"/>
                    <w:left w:val="none" w:sz="0" w:space="0" w:color="auto"/>
                    <w:bottom w:val="none" w:sz="0" w:space="0" w:color="auto"/>
                    <w:right w:val="none" w:sz="0" w:space="0" w:color="auto"/>
                  </w:divBdr>
                </w:div>
                <w:div w:id="1979021932">
                  <w:marLeft w:val="0"/>
                  <w:marRight w:val="0"/>
                  <w:marTop w:val="0"/>
                  <w:marBottom w:val="0"/>
                  <w:divBdr>
                    <w:top w:val="none" w:sz="0" w:space="0" w:color="auto"/>
                    <w:left w:val="none" w:sz="0" w:space="0" w:color="auto"/>
                    <w:bottom w:val="none" w:sz="0" w:space="0" w:color="auto"/>
                    <w:right w:val="none" w:sz="0" w:space="0" w:color="auto"/>
                  </w:divBdr>
                </w:div>
                <w:div w:id="677849591">
                  <w:marLeft w:val="0"/>
                  <w:marRight w:val="0"/>
                  <w:marTop w:val="0"/>
                  <w:marBottom w:val="0"/>
                  <w:divBdr>
                    <w:top w:val="none" w:sz="0" w:space="0" w:color="auto"/>
                    <w:left w:val="none" w:sz="0" w:space="0" w:color="auto"/>
                    <w:bottom w:val="none" w:sz="0" w:space="0" w:color="auto"/>
                    <w:right w:val="none" w:sz="0" w:space="0" w:color="auto"/>
                  </w:divBdr>
                </w:div>
                <w:div w:id="1901088413">
                  <w:marLeft w:val="0"/>
                  <w:marRight w:val="0"/>
                  <w:marTop w:val="0"/>
                  <w:marBottom w:val="0"/>
                  <w:divBdr>
                    <w:top w:val="none" w:sz="0" w:space="0" w:color="auto"/>
                    <w:left w:val="none" w:sz="0" w:space="0" w:color="auto"/>
                    <w:bottom w:val="none" w:sz="0" w:space="0" w:color="auto"/>
                    <w:right w:val="none" w:sz="0" w:space="0" w:color="auto"/>
                  </w:divBdr>
                </w:div>
                <w:div w:id="109589408">
                  <w:marLeft w:val="0"/>
                  <w:marRight w:val="0"/>
                  <w:marTop w:val="0"/>
                  <w:marBottom w:val="0"/>
                  <w:divBdr>
                    <w:top w:val="none" w:sz="0" w:space="0" w:color="auto"/>
                    <w:left w:val="none" w:sz="0" w:space="0" w:color="auto"/>
                    <w:bottom w:val="none" w:sz="0" w:space="0" w:color="auto"/>
                    <w:right w:val="none" w:sz="0" w:space="0" w:color="auto"/>
                  </w:divBdr>
                </w:div>
                <w:div w:id="614096323">
                  <w:marLeft w:val="0"/>
                  <w:marRight w:val="0"/>
                  <w:marTop w:val="0"/>
                  <w:marBottom w:val="0"/>
                  <w:divBdr>
                    <w:top w:val="none" w:sz="0" w:space="0" w:color="auto"/>
                    <w:left w:val="none" w:sz="0" w:space="0" w:color="auto"/>
                    <w:bottom w:val="none" w:sz="0" w:space="0" w:color="auto"/>
                    <w:right w:val="none" w:sz="0" w:space="0" w:color="auto"/>
                  </w:divBdr>
                </w:div>
                <w:div w:id="444034772">
                  <w:marLeft w:val="0"/>
                  <w:marRight w:val="0"/>
                  <w:marTop w:val="0"/>
                  <w:marBottom w:val="0"/>
                  <w:divBdr>
                    <w:top w:val="none" w:sz="0" w:space="0" w:color="auto"/>
                    <w:left w:val="none" w:sz="0" w:space="0" w:color="auto"/>
                    <w:bottom w:val="none" w:sz="0" w:space="0" w:color="auto"/>
                    <w:right w:val="none" w:sz="0" w:space="0" w:color="auto"/>
                  </w:divBdr>
                </w:div>
                <w:div w:id="1534925089">
                  <w:marLeft w:val="0"/>
                  <w:marRight w:val="0"/>
                  <w:marTop w:val="0"/>
                  <w:marBottom w:val="0"/>
                  <w:divBdr>
                    <w:top w:val="none" w:sz="0" w:space="0" w:color="auto"/>
                    <w:left w:val="none" w:sz="0" w:space="0" w:color="auto"/>
                    <w:bottom w:val="none" w:sz="0" w:space="0" w:color="auto"/>
                    <w:right w:val="none" w:sz="0" w:space="0" w:color="auto"/>
                  </w:divBdr>
                </w:div>
                <w:div w:id="318198040">
                  <w:marLeft w:val="0"/>
                  <w:marRight w:val="0"/>
                  <w:marTop w:val="0"/>
                  <w:marBottom w:val="0"/>
                  <w:divBdr>
                    <w:top w:val="none" w:sz="0" w:space="0" w:color="auto"/>
                    <w:left w:val="none" w:sz="0" w:space="0" w:color="auto"/>
                    <w:bottom w:val="none" w:sz="0" w:space="0" w:color="auto"/>
                    <w:right w:val="none" w:sz="0" w:space="0" w:color="auto"/>
                  </w:divBdr>
                </w:div>
                <w:div w:id="897321571">
                  <w:marLeft w:val="0"/>
                  <w:marRight w:val="0"/>
                  <w:marTop w:val="0"/>
                  <w:marBottom w:val="0"/>
                  <w:divBdr>
                    <w:top w:val="none" w:sz="0" w:space="0" w:color="auto"/>
                    <w:left w:val="none" w:sz="0" w:space="0" w:color="auto"/>
                    <w:bottom w:val="none" w:sz="0" w:space="0" w:color="auto"/>
                    <w:right w:val="none" w:sz="0" w:space="0" w:color="auto"/>
                  </w:divBdr>
                </w:div>
                <w:div w:id="2078358946">
                  <w:marLeft w:val="0"/>
                  <w:marRight w:val="0"/>
                  <w:marTop w:val="0"/>
                  <w:marBottom w:val="0"/>
                  <w:divBdr>
                    <w:top w:val="none" w:sz="0" w:space="0" w:color="auto"/>
                    <w:left w:val="none" w:sz="0" w:space="0" w:color="auto"/>
                    <w:bottom w:val="none" w:sz="0" w:space="0" w:color="auto"/>
                    <w:right w:val="none" w:sz="0" w:space="0" w:color="auto"/>
                  </w:divBdr>
                </w:div>
                <w:div w:id="2083023307">
                  <w:marLeft w:val="0"/>
                  <w:marRight w:val="0"/>
                  <w:marTop w:val="0"/>
                  <w:marBottom w:val="0"/>
                  <w:divBdr>
                    <w:top w:val="none" w:sz="0" w:space="0" w:color="auto"/>
                    <w:left w:val="none" w:sz="0" w:space="0" w:color="auto"/>
                    <w:bottom w:val="none" w:sz="0" w:space="0" w:color="auto"/>
                    <w:right w:val="none" w:sz="0" w:space="0" w:color="auto"/>
                  </w:divBdr>
                </w:div>
                <w:div w:id="1009068299">
                  <w:marLeft w:val="0"/>
                  <w:marRight w:val="0"/>
                  <w:marTop w:val="0"/>
                  <w:marBottom w:val="0"/>
                  <w:divBdr>
                    <w:top w:val="none" w:sz="0" w:space="0" w:color="auto"/>
                    <w:left w:val="none" w:sz="0" w:space="0" w:color="auto"/>
                    <w:bottom w:val="none" w:sz="0" w:space="0" w:color="auto"/>
                    <w:right w:val="none" w:sz="0" w:space="0" w:color="auto"/>
                  </w:divBdr>
                </w:div>
                <w:div w:id="553470221">
                  <w:marLeft w:val="0"/>
                  <w:marRight w:val="0"/>
                  <w:marTop w:val="0"/>
                  <w:marBottom w:val="0"/>
                  <w:divBdr>
                    <w:top w:val="none" w:sz="0" w:space="0" w:color="auto"/>
                    <w:left w:val="none" w:sz="0" w:space="0" w:color="auto"/>
                    <w:bottom w:val="none" w:sz="0" w:space="0" w:color="auto"/>
                    <w:right w:val="none" w:sz="0" w:space="0" w:color="auto"/>
                  </w:divBdr>
                </w:div>
                <w:div w:id="252592484">
                  <w:marLeft w:val="0"/>
                  <w:marRight w:val="0"/>
                  <w:marTop w:val="0"/>
                  <w:marBottom w:val="0"/>
                  <w:divBdr>
                    <w:top w:val="none" w:sz="0" w:space="0" w:color="auto"/>
                    <w:left w:val="none" w:sz="0" w:space="0" w:color="auto"/>
                    <w:bottom w:val="none" w:sz="0" w:space="0" w:color="auto"/>
                    <w:right w:val="none" w:sz="0" w:space="0" w:color="auto"/>
                  </w:divBdr>
                </w:div>
                <w:div w:id="929703445">
                  <w:marLeft w:val="0"/>
                  <w:marRight w:val="0"/>
                  <w:marTop w:val="0"/>
                  <w:marBottom w:val="0"/>
                  <w:divBdr>
                    <w:top w:val="none" w:sz="0" w:space="0" w:color="auto"/>
                    <w:left w:val="none" w:sz="0" w:space="0" w:color="auto"/>
                    <w:bottom w:val="none" w:sz="0" w:space="0" w:color="auto"/>
                    <w:right w:val="none" w:sz="0" w:space="0" w:color="auto"/>
                  </w:divBdr>
                </w:div>
                <w:div w:id="63796036">
                  <w:marLeft w:val="0"/>
                  <w:marRight w:val="0"/>
                  <w:marTop w:val="0"/>
                  <w:marBottom w:val="0"/>
                  <w:divBdr>
                    <w:top w:val="none" w:sz="0" w:space="0" w:color="auto"/>
                    <w:left w:val="none" w:sz="0" w:space="0" w:color="auto"/>
                    <w:bottom w:val="none" w:sz="0" w:space="0" w:color="auto"/>
                    <w:right w:val="none" w:sz="0" w:space="0" w:color="auto"/>
                  </w:divBdr>
                </w:div>
                <w:div w:id="389614261">
                  <w:marLeft w:val="0"/>
                  <w:marRight w:val="0"/>
                  <w:marTop w:val="0"/>
                  <w:marBottom w:val="0"/>
                  <w:divBdr>
                    <w:top w:val="none" w:sz="0" w:space="0" w:color="auto"/>
                    <w:left w:val="none" w:sz="0" w:space="0" w:color="auto"/>
                    <w:bottom w:val="none" w:sz="0" w:space="0" w:color="auto"/>
                    <w:right w:val="none" w:sz="0" w:space="0" w:color="auto"/>
                  </w:divBdr>
                </w:div>
                <w:div w:id="1155992765">
                  <w:marLeft w:val="0"/>
                  <w:marRight w:val="0"/>
                  <w:marTop w:val="0"/>
                  <w:marBottom w:val="0"/>
                  <w:divBdr>
                    <w:top w:val="none" w:sz="0" w:space="0" w:color="auto"/>
                    <w:left w:val="none" w:sz="0" w:space="0" w:color="auto"/>
                    <w:bottom w:val="none" w:sz="0" w:space="0" w:color="auto"/>
                    <w:right w:val="none" w:sz="0" w:space="0" w:color="auto"/>
                  </w:divBdr>
                </w:div>
                <w:div w:id="865873006">
                  <w:marLeft w:val="0"/>
                  <w:marRight w:val="0"/>
                  <w:marTop w:val="0"/>
                  <w:marBottom w:val="0"/>
                  <w:divBdr>
                    <w:top w:val="none" w:sz="0" w:space="0" w:color="auto"/>
                    <w:left w:val="none" w:sz="0" w:space="0" w:color="auto"/>
                    <w:bottom w:val="none" w:sz="0" w:space="0" w:color="auto"/>
                    <w:right w:val="none" w:sz="0" w:space="0" w:color="auto"/>
                  </w:divBdr>
                </w:div>
                <w:div w:id="346565679">
                  <w:marLeft w:val="0"/>
                  <w:marRight w:val="0"/>
                  <w:marTop w:val="0"/>
                  <w:marBottom w:val="0"/>
                  <w:divBdr>
                    <w:top w:val="none" w:sz="0" w:space="0" w:color="auto"/>
                    <w:left w:val="none" w:sz="0" w:space="0" w:color="auto"/>
                    <w:bottom w:val="none" w:sz="0" w:space="0" w:color="auto"/>
                    <w:right w:val="none" w:sz="0" w:space="0" w:color="auto"/>
                  </w:divBdr>
                </w:div>
                <w:div w:id="507838632">
                  <w:marLeft w:val="0"/>
                  <w:marRight w:val="0"/>
                  <w:marTop w:val="0"/>
                  <w:marBottom w:val="0"/>
                  <w:divBdr>
                    <w:top w:val="none" w:sz="0" w:space="0" w:color="auto"/>
                    <w:left w:val="none" w:sz="0" w:space="0" w:color="auto"/>
                    <w:bottom w:val="none" w:sz="0" w:space="0" w:color="auto"/>
                    <w:right w:val="none" w:sz="0" w:space="0" w:color="auto"/>
                  </w:divBdr>
                </w:div>
                <w:div w:id="869077010">
                  <w:marLeft w:val="0"/>
                  <w:marRight w:val="0"/>
                  <w:marTop w:val="0"/>
                  <w:marBottom w:val="0"/>
                  <w:divBdr>
                    <w:top w:val="none" w:sz="0" w:space="0" w:color="auto"/>
                    <w:left w:val="none" w:sz="0" w:space="0" w:color="auto"/>
                    <w:bottom w:val="none" w:sz="0" w:space="0" w:color="auto"/>
                    <w:right w:val="none" w:sz="0" w:space="0" w:color="auto"/>
                  </w:divBdr>
                </w:div>
                <w:div w:id="140197833">
                  <w:marLeft w:val="0"/>
                  <w:marRight w:val="0"/>
                  <w:marTop w:val="0"/>
                  <w:marBottom w:val="0"/>
                  <w:divBdr>
                    <w:top w:val="none" w:sz="0" w:space="0" w:color="auto"/>
                    <w:left w:val="none" w:sz="0" w:space="0" w:color="auto"/>
                    <w:bottom w:val="none" w:sz="0" w:space="0" w:color="auto"/>
                    <w:right w:val="none" w:sz="0" w:space="0" w:color="auto"/>
                  </w:divBdr>
                </w:div>
                <w:div w:id="427043330">
                  <w:marLeft w:val="0"/>
                  <w:marRight w:val="0"/>
                  <w:marTop w:val="0"/>
                  <w:marBottom w:val="0"/>
                  <w:divBdr>
                    <w:top w:val="none" w:sz="0" w:space="0" w:color="auto"/>
                    <w:left w:val="none" w:sz="0" w:space="0" w:color="auto"/>
                    <w:bottom w:val="none" w:sz="0" w:space="0" w:color="auto"/>
                    <w:right w:val="none" w:sz="0" w:space="0" w:color="auto"/>
                  </w:divBdr>
                </w:div>
                <w:div w:id="701130189">
                  <w:marLeft w:val="0"/>
                  <w:marRight w:val="0"/>
                  <w:marTop w:val="0"/>
                  <w:marBottom w:val="0"/>
                  <w:divBdr>
                    <w:top w:val="none" w:sz="0" w:space="0" w:color="auto"/>
                    <w:left w:val="none" w:sz="0" w:space="0" w:color="auto"/>
                    <w:bottom w:val="none" w:sz="0" w:space="0" w:color="auto"/>
                    <w:right w:val="none" w:sz="0" w:space="0" w:color="auto"/>
                  </w:divBdr>
                </w:div>
                <w:div w:id="544760350">
                  <w:marLeft w:val="0"/>
                  <w:marRight w:val="0"/>
                  <w:marTop w:val="0"/>
                  <w:marBottom w:val="0"/>
                  <w:divBdr>
                    <w:top w:val="none" w:sz="0" w:space="0" w:color="auto"/>
                    <w:left w:val="none" w:sz="0" w:space="0" w:color="auto"/>
                    <w:bottom w:val="none" w:sz="0" w:space="0" w:color="auto"/>
                    <w:right w:val="none" w:sz="0" w:space="0" w:color="auto"/>
                  </w:divBdr>
                </w:div>
                <w:div w:id="1120228089">
                  <w:marLeft w:val="0"/>
                  <w:marRight w:val="0"/>
                  <w:marTop w:val="0"/>
                  <w:marBottom w:val="0"/>
                  <w:divBdr>
                    <w:top w:val="none" w:sz="0" w:space="0" w:color="auto"/>
                    <w:left w:val="none" w:sz="0" w:space="0" w:color="auto"/>
                    <w:bottom w:val="none" w:sz="0" w:space="0" w:color="auto"/>
                    <w:right w:val="none" w:sz="0" w:space="0" w:color="auto"/>
                  </w:divBdr>
                </w:div>
                <w:div w:id="834105422">
                  <w:marLeft w:val="0"/>
                  <w:marRight w:val="0"/>
                  <w:marTop w:val="0"/>
                  <w:marBottom w:val="0"/>
                  <w:divBdr>
                    <w:top w:val="none" w:sz="0" w:space="0" w:color="auto"/>
                    <w:left w:val="none" w:sz="0" w:space="0" w:color="auto"/>
                    <w:bottom w:val="none" w:sz="0" w:space="0" w:color="auto"/>
                    <w:right w:val="none" w:sz="0" w:space="0" w:color="auto"/>
                  </w:divBdr>
                </w:div>
                <w:div w:id="118694122">
                  <w:marLeft w:val="0"/>
                  <w:marRight w:val="0"/>
                  <w:marTop w:val="0"/>
                  <w:marBottom w:val="0"/>
                  <w:divBdr>
                    <w:top w:val="none" w:sz="0" w:space="0" w:color="auto"/>
                    <w:left w:val="none" w:sz="0" w:space="0" w:color="auto"/>
                    <w:bottom w:val="none" w:sz="0" w:space="0" w:color="auto"/>
                    <w:right w:val="none" w:sz="0" w:space="0" w:color="auto"/>
                  </w:divBdr>
                </w:div>
                <w:div w:id="1055466668">
                  <w:marLeft w:val="0"/>
                  <w:marRight w:val="0"/>
                  <w:marTop w:val="0"/>
                  <w:marBottom w:val="0"/>
                  <w:divBdr>
                    <w:top w:val="none" w:sz="0" w:space="0" w:color="auto"/>
                    <w:left w:val="none" w:sz="0" w:space="0" w:color="auto"/>
                    <w:bottom w:val="none" w:sz="0" w:space="0" w:color="auto"/>
                    <w:right w:val="none" w:sz="0" w:space="0" w:color="auto"/>
                  </w:divBdr>
                </w:div>
                <w:div w:id="2013293599">
                  <w:marLeft w:val="0"/>
                  <w:marRight w:val="0"/>
                  <w:marTop w:val="0"/>
                  <w:marBottom w:val="0"/>
                  <w:divBdr>
                    <w:top w:val="none" w:sz="0" w:space="0" w:color="auto"/>
                    <w:left w:val="none" w:sz="0" w:space="0" w:color="auto"/>
                    <w:bottom w:val="none" w:sz="0" w:space="0" w:color="auto"/>
                    <w:right w:val="none" w:sz="0" w:space="0" w:color="auto"/>
                  </w:divBdr>
                </w:div>
                <w:div w:id="303122424">
                  <w:marLeft w:val="0"/>
                  <w:marRight w:val="0"/>
                  <w:marTop w:val="0"/>
                  <w:marBottom w:val="0"/>
                  <w:divBdr>
                    <w:top w:val="none" w:sz="0" w:space="0" w:color="auto"/>
                    <w:left w:val="none" w:sz="0" w:space="0" w:color="auto"/>
                    <w:bottom w:val="none" w:sz="0" w:space="0" w:color="auto"/>
                    <w:right w:val="none" w:sz="0" w:space="0" w:color="auto"/>
                  </w:divBdr>
                </w:div>
                <w:div w:id="124130793">
                  <w:marLeft w:val="0"/>
                  <w:marRight w:val="0"/>
                  <w:marTop w:val="0"/>
                  <w:marBottom w:val="0"/>
                  <w:divBdr>
                    <w:top w:val="none" w:sz="0" w:space="0" w:color="auto"/>
                    <w:left w:val="none" w:sz="0" w:space="0" w:color="auto"/>
                    <w:bottom w:val="none" w:sz="0" w:space="0" w:color="auto"/>
                    <w:right w:val="none" w:sz="0" w:space="0" w:color="auto"/>
                  </w:divBdr>
                </w:div>
                <w:div w:id="485436317">
                  <w:marLeft w:val="0"/>
                  <w:marRight w:val="0"/>
                  <w:marTop w:val="0"/>
                  <w:marBottom w:val="0"/>
                  <w:divBdr>
                    <w:top w:val="none" w:sz="0" w:space="0" w:color="auto"/>
                    <w:left w:val="none" w:sz="0" w:space="0" w:color="auto"/>
                    <w:bottom w:val="none" w:sz="0" w:space="0" w:color="auto"/>
                    <w:right w:val="none" w:sz="0" w:space="0" w:color="auto"/>
                  </w:divBdr>
                </w:div>
                <w:div w:id="1164053060">
                  <w:marLeft w:val="0"/>
                  <w:marRight w:val="0"/>
                  <w:marTop w:val="0"/>
                  <w:marBottom w:val="0"/>
                  <w:divBdr>
                    <w:top w:val="none" w:sz="0" w:space="0" w:color="auto"/>
                    <w:left w:val="none" w:sz="0" w:space="0" w:color="auto"/>
                    <w:bottom w:val="none" w:sz="0" w:space="0" w:color="auto"/>
                    <w:right w:val="none" w:sz="0" w:space="0" w:color="auto"/>
                  </w:divBdr>
                </w:div>
                <w:div w:id="1709916985">
                  <w:marLeft w:val="0"/>
                  <w:marRight w:val="0"/>
                  <w:marTop w:val="0"/>
                  <w:marBottom w:val="0"/>
                  <w:divBdr>
                    <w:top w:val="none" w:sz="0" w:space="0" w:color="auto"/>
                    <w:left w:val="none" w:sz="0" w:space="0" w:color="auto"/>
                    <w:bottom w:val="none" w:sz="0" w:space="0" w:color="auto"/>
                    <w:right w:val="none" w:sz="0" w:space="0" w:color="auto"/>
                  </w:divBdr>
                </w:div>
                <w:div w:id="1909027876">
                  <w:marLeft w:val="0"/>
                  <w:marRight w:val="0"/>
                  <w:marTop w:val="0"/>
                  <w:marBottom w:val="0"/>
                  <w:divBdr>
                    <w:top w:val="none" w:sz="0" w:space="0" w:color="auto"/>
                    <w:left w:val="none" w:sz="0" w:space="0" w:color="auto"/>
                    <w:bottom w:val="none" w:sz="0" w:space="0" w:color="auto"/>
                    <w:right w:val="none" w:sz="0" w:space="0" w:color="auto"/>
                  </w:divBdr>
                </w:div>
                <w:div w:id="786897140">
                  <w:marLeft w:val="0"/>
                  <w:marRight w:val="0"/>
                  <w:marTop w:val="0"/>
                  <w:marBottom w:val="0"/>
                  <w:divBdr>
                    <w:top w:val="none" w:sz="0" w:space="0" w:color="auto"/>
                    <w:left w:val="none" w:sz="0" w:space="0" w:color="auto"/>
                    <w:bottom w:val="none" w:sz="0" w:space="0" w:color="auto"/>
                    <w:right w:val="none" w:sz="0" w:space="0" w:color="auto"/>
                  </w:divBdr>
                </w:div>
                <w:div w:id="1305160194">
                  <w:marLeft w:val="0"/>
                  <w:marRight w:val="0"/>
                  <w:marTop w:val="0"/>
                  <w:marBottom w:val="0"/>
                  <w:divBdr>
                    <w:top w:val="none" w:sz="0" w:space="0" w:color="auto"/>
                    <w:left w:val="none" w:sz="0" w:space="0" w:color="auto"/>
                    <w:bottom w:val="none" w:sz="0" w:space="0" w:color="auto"/>
                    <w:right w:val="none" w:sz="0" w:space="0" w:color="auto"/>
                  </w:divBdr>
                </w:div>
                <w:div w:id="551893152">
                  <w:marLeft w:val="0"/>
                  <w:marRight w:val="0"/>
                  <w:marTop w:val="0"/>
                  <w:marBottom w:val="0"/>
                  <w:divBdr>
                    <w:top w:val="none" w:sz="0" w:space="0" w:color="auto"/>
                    <w:left w:val="none" w:sz="0" w:space="0" w:color="auto"/>
                    <w:bottom w:val="none" w:sz="0" w:space="0" w:color="auto"/>
                    <w:right w:val="none" w:sz="0" w:space="0" w:color="auto"/>
                  </w:divBdr>
                </w:div>
                <w:div w:id="2091846907">
                  <w:marLeft w:val="0"/>
                  <w:marRight w:val="0"/>
                  <w:marTop w:val="0"/>
                  <w:marBottom w:val="0"/>
                  <w:divBdr>
                    <w:top w:val="none" w:sz="0" w:space="0" w:color="auto"/>
                    <w:left w:val="none" w:sz="0" w:space="0" w:color="auto"/>
                    <w:bottom w:val="none" w:sz="0" w:space="0" w:color="auto"/>
                    <w:right w:val="none" w:sz="0" w:space="0" w:color="auto"/>
                  </w:divBdr>
                </w:div>
                <w:div w:id="365759526">
                  <w:marLeft w:val="0"/>
                  <w:marRight w:val="0"/>
                  <w:marTop w:val="0"/>
                  <w:marBottom w:val="0"/>
                  <w:divBdr>
                    <w:top w:val="none" w:sz="0" w:space="0" w:color="auto"/>
                    <w:left w:val="none" w:sz="0" w:space="0" w:color="auto"/>
                    <w:bottom w:val="none" w:sz="0" w:space="0" w:color="auto"/>
                    <w:right w:val="none" w:sz="0" w:space="0" w:color="auto"/>
                  </w:divBdr>
                </w:div>
                <w:div w:id="476872452">
                  <w:marLeft w:val="0"/>
                  <w:marRight w:val="0"/>
                  <w:marTop w:val="0"/>
                  <w:marBottom w:val="0"/>
                  <w:divBdr>
                    <w:top w:val="none" w:sz="0" w:space="0" w:color="auto"/>
                    <w:left w:val="none" w:sz="0" w:space="0" w:color="auto"/>
                    <w:bottom w:val="none" w:sz="0" w:space="0" w:color="auto"/>
                    <w:right w:val="none" w:sz="0" w:space="0" w:color="auto"/>
                  </w:divBdr>
                </w:div>
                <w:div w:id="1508640885">
                  <w:marLeft w:val="0"/>
                  <w:marRight w:val="0"/>
                  <w:marTop w:val="0"/>
                  <w:marBottom w:val="0"/>
                  <w:divBdr>
                    <w:top w:val="none" w:sz="0" w:space="0" w:color="auto"/>
                    <w:left w:val="none" w:sz="0" w:space="0" w:color="auto"/>
                    <w:bottom w:val="none" w:sz="0" w:space="0" w:color="auto"/>
                    <w:right w:val="none" w:sz="0" w:space="0" w:color="auto"/>
                  </w:divBdr>
                </w:div>
                <w:div w:id="1911620008">
                  <w:marLeft w:val="0"/>
                  <w:marRight w:val="0"/>
                  <w:marTop w:val="0"/>
                  <w:marBottom w:val="0"/>
                  <w:divBdr>
                    <w:top w:val="none" w:sz="0" w:space="0" w:color="auto"/>
                    <w:left w:val="none" w:sz="0" w:space="0" w:color="auto"/>
                    <w:bottom w:val="none" w:sz="0" w:space="0" w:color="auto"/>
                    <w:right w:val="none" w:sz="0" w:space="0" w:color="auto"/>
                  </w:divBdr>
                </w:div>
                <w:div w:id="66925798">
                  <w:marLeft w:val="0"/>
                  <w:marRight w:val="0"/>
                  <w:marTop w:val="0"/>
                  <w:marBottom w:val="0"/>
                  <w:divBdr>
                    <w:top w:val="none" w:sz="0" w:space="0" w:color="auto"/>
                    <w:left w:val="none" w:sz="0" w:space="0" w:color="auto"/>
                    <w:bottom w:val="none" w:sz="0" w:space="0" w:color="auto"/>
                    <w:right w:val="none" w:sz="0" w:space="0" w:color="auto"/>
                  </w:divBdr>
                </w:div>
                <w:div w:id="1747342659">
                  <w:marLeft w:val="0"/>
                  <w:marRight w:val="0"/>
                  <w:marTop w:val="0"/>
                  <w:marBottom w:val="0"/>
                  <w:divBdr>
                    <w:top w:val="none" w:sz="0" w:space="0" w:color="auto"/>
                    <w:left w:val="none" w:sz="0" w:space="0" w:color="auto"/>
                    <w:bottom w:val="none" w:sz="0" w:space="0" w:color="auto"/>
                    <w:right w:val="none" w:sz="0" w:space="0" w:color="auto"/>
                  </w:divBdr>
                </w:div>
                <w:div w:id="111478269">
                  <w:marLeft w:val="0"/>
                  <w:marRight w:val="0"/>
                  <w:marTop w:val="0"/>
                  <w:marBottom w:val="0"/>
                  <w:divBdr>
                    <w:top w:val="none" w:sz="0" w:space="0" w:color="auto"/>
                    <w:left w:val="none" w:sz="0" w:space="0" w:color="auto"/>
                    <w:bottom w:val="none" w:sz="0" w:space="0" w:color="auto"/>
                    <w:right w:val="none" w:sz="0" w:space="0" w:color="auto"/>
                  </w:divBdr>
                </w:div>
                <w:div w:id="1064644180">
                  <w:marLeft w:val="0"/>
                  <w:marRight w:val="0"/>
                  <w:marTop w:val="0"/>
                  <w:marBottom w:val="0"/>
                  <w:divBdr>
                    <w:top w:val="none" w:sz="0" w:space="0" w:color="auto"/>
                    <w:left w:val="none" w:sz="0" w:space="0" w:color="auto"/>
                    <w:bottom w:val="none" w:sz="0" w:space="0" w:color="auto"/>
                    <w:right w:val="none" w:sz="0" w:space="0" w:color="auto"/>
                  </w:divBdr>
                </w:div>
                <w:div w:id="1838839862">
                  <w:marLeft w:val="0"/>
                  <w:marRight w:val="0"/>
                  <w:marTop w:val="0"/>
                  <w:marBottom w:val="0"/>
                  <w:divBdr>
                    <w:top w:val="none" w:sz="0" w:space="0" w:color="auto"/>
                    <w:left w:val="none" w:sz="0" w:space="0" w:color="auto"/>
                    <w:bottom w:val="none" w:sz="0" w:space="0" w:color="auto"/>
                    <w:right w:val="none" w:sz="0" w:space="0" w:color="auto"/>
                  </w:divBdr>
                </w:div>
                <w:div w:id="1513842124">
                  <w:marLeft w:val="0"/>
                  <w:marRight w:val="0"/>
                  <w:marTop w:val="0"/>
                  <w:marBottom w:val="0"/>
                  <w:divBdr>
                    <w:top w:val="none" w:sz="0" w:space="0" w:color="auto"/>
                    <w:left w:val="none" w:sz="0" w:space="0" w:color="auto"/>
                    <w:bottom w:val="none" w:sz="0" w:space="0" w:color="auto"/>
                    <w:right w:val="none" w:sz="0" w:space="0" w:color="auto"/>
                  </w:divBdr>
                </w:div>
                <w:div w:id="1939605014">
                  <w:marLeft w:val="0"/>
                  <w:marRight w:val="0"/>
                  <w:marTop w:val="0"/>
                  <w:marBottom w:val="0"/>
                  <w:divBdr>
                    <w:top w:val="none" w:sz="0" w:space="0" w:color="auto"/>
                    <w:left w:val="none" w:sz="0" w:space="0" w:color="auto"/>
                    <w:bottom w:val="none" w:sz="0" w:space="0" w:color="auto"/>
                    <w:right w:val="none" w:sz="0" w:space="0" w:color="auto"/>
                  </w:divBdr>
                </w:div>
                <w:div w:id="42171568">
                  <w:marLeft w:val="0"/>
                  <w:marRight w:val="0"/>
                  <w:marTop w:val="0"/>
                  <w:marBottom w:val="0"/>
                  <w:divBdr>
                    <w:top w:val="none" w:sz="0" w:space="0" w:color="auto"/>
                    <w:left w:val="none" w:sz="0" w:space="0" w:color="auto"/>
                    <w:bottom w:val="none" w:sz="0" w:space="0" w:color="auto"/>
                    <w:right w:val="none" w:sz="0" w:space="0" w:color="auto"/>
                  </w:divBdr>
                </w:div>
                <w:div w:id="414937077">
                  <w:marLeft w:val="0"/>
                  <w:marRight w:val="0"/>
                  <w:marTop w:val="0"/>
                  <w:marBottom w:val="0"/>
                  <w:divBdr>
                    <w:top w:val="none" w:sz="0" w:space="0" w:color="auto"/>
                    <w:left w:val="none" w:sz="0" w:space="0" w:color="auto"/>
                    <w:bottom w:val="none" w:sz="0" w:space="0" w:color="auto"/>
                    <w:right w:val="none" w:sz="0" w:space="0" w:color="auto"/>
                  </w:divBdr>
                </w:div>
                <w:div w:id="588469772">
                  <w:marLeft w:val="0"/>
                  <w:marRight w:val="0"/>
                  <w:marTop w:val="0"/>
                  <w:marBottom w:val="0"/>
                  <w:divBdr>
                    <w:top w:val="none" w:sz="0" w:space="0" w:color="auto"/>
                    <w:left w:val="none" w:sz="0" w:space="0" w:color="auto"/>
                    <w:bottom w:val="none" w:sz="0" w:space="0" w:color="auto"/>
                    <w:right w:val="none" w:sz="0" w:space="0" w:color="auto"/>
                  </w:divBdr>
                </w:div>
                <w:div w:id="871654328">
                  <w:marLeft w:val="0"/>
                  <w:marRight w:val="0"/>
                  <w:marTop w:val="0"/>
                  <w:marBottom w:val="0"/>
                  <w:divBdr>
                    <w:top w:val="none" w:sz="0" w:space="0" w:color="auto"/>
                    <w:left w:val="none" w:sz="0" w:space="0" w:color="auto"/>
                    <w:bottom w:val="none" w:sz="0" w:space="0" w:color="auto"/>
                    <w:right w:val="none" w:sz="0" w:space="0" w:color="auto"/>
                  </w:divBdr>
                </w:div>
                <w:div w:id="1038237630">
                  <w:marLeft w:val="0"/>
                  <w:marRight w:val="0"/>
                  <w:marTop w:val="0"/>
                  <w:marBottom w:val="0"/>
                  <w:divBdr>
                    <w:top w:val="none" w:sz="0" w:space="0" w:color="auto"/>
                    <w:left w:val="none" w:sz="0" w:space="0" w:color="auto"/>
                    <w:bottom w:val="none" w:sz="0" w:space="0" w:color="auto"/>
                    <w:right w:val="none" w:sz="0" w:space="0" w:color="auto"/>
                  </w:divBdr>
                </w:div>
                <w:div w:id="1974866557">
                  <w:marLeft w:val="0"/>
                  <w:marRight w:val="0"/>
                  <w:marTop w:val="0"/>
                  <w:marBottom w:val="0"/>
                  <w:divBdr>
                    <w:top w:val="none" w:sz="0" w:space="0" w:color="auto"/>
                    <w:left w:val="none" w:sz="0" w:space="0" w:color="auto"/>
                    <w:bottom w:val="none" w:sz="0" w:space="0" w:color="auto"/>
                    <w:right w:val="none" w:sz="0" w:space="0" w:color="auto"/>
                  </w:divBdr>
                </w:div>
                <w:div w:id="1255550076">
                  <w:marLeft w:val="0"/>
                  <w:marRight w:val="0"/>
                  <w:marTop w:val="0"/>
                  <w:marBottom w:val="0"/>
                  <w:divBdr>
                    <w:top w:val="none" w:sz="0" w:space="0" w:color="auto"/>
                    <w:left w:val="none" w:sz="0" w:space="0" w:color="auto"/>
                    <w:bottom w:val="none" w:sz="0" w:space="0" w:color="auto"/>
                    <w:right w:val="none" w:sz="0" w:space="0" w:color="auto"/>
                  </w:divBdr>
                </w:div>
                <w:div w:id="506289919">
                  <w:marLeft w:val="0"/>
                  <w:marRight w:val="0"/>
                  <w:marTop w:val="0"/>
                  <w:marBottom w:val="0"/>
                  <w:divBdr>
                    <w:top w:val="none" w:sz="0" w:space="0" w:color="auto"/>
                    <w:left w:val="none" w:sz="0" w:space="0" w:color="auto"/>
                    <w:bottom w:val="none" w:sz="0" w:space="0" w:color="auto"/>
                    <w:right w:val="none" w:sz="0" w:space="0" w:color="auto"/>
                  </w:divBdr>
                </w:div>
                <w:div w:id="271476028">
                  <w:marLeft w:val="0"/>
                  <w:marRight w:val="0"/>
                  <w:marTop w:val="0"/>
                  <w:marBottom w:val="0"/>
                  <w:divBdr>
                    <w:top w:val="none" w:sz="0" w:space="0" w:color="auto"/>
                    <w:left w:val="none" w:sz="0" w:space="0" w:color="auto"/>
                    <w:bottom w:val="none" w:sz="0" w:space="0" w:color="auto"/>
                    <w:right w:val="none" w:sz="0" w:space="0" w:color="auto"/>
                  </w:divBdr>
                </w:div>
                <w:div w:id="1500272761">
                  <w:marLeft w:val="0"/>
                  <w:marRight w:val="0"/>
                  <w:marTop w:val="0"/>
                  <w:marBottom w:val="0"/>
                  <w:divBdr>
                    <w:top w:val="none" w:sz="0" w:space="0" w:color="auto"/>
                    <w:left w:val="none" w:sz="0" w:space="0" w:color="auto"/>
                    <w:bottom w:val="none" w:sz="0" w:space="0" w:color="auto"/>
                    <w:right w:val="none" w:sz="0" w:space="0" w:color="auto"/>
                  </w:divBdr>
                </w:div>
                <w:div w:id="887111014">
                  <w:marLeft w:val="0"/>
                  <w:marRight w:val="0"/>
                  <w:marTop w:val="0"/>
                  <w:marBottom w:val="0"/>
                  <w:divBdr>
                    <w:top w:val="none" w:sz="0" w:space="0" w:color="auto"/>
                    <w:left w:val="none" w:sz="0" w:space="0" w:color="auto"/>
                    <w:bottom w:val="none" w:sz="0" w:space="0" w:color="auto"/>
                    <w:right w:val="none" w:sz="0" w:space="0" w:color="auto"/>
                  </w:divBdr>
                </w:div>
                <w:div w:id="2060519649">
                  <w:marLeft w:val="0"/>
                  <w:marRight w:val="0"/>
                  <w:marTop w:val="0"/>
                  <w:marBottom w:val="0"/>
                  <w:divBdr>
                    <w:top w:val="none" w:sz="0" w:space="0" w:color="auto"/>
                    <w:left w:val="none" w:sz="0" w:space="0" w:color="auto"/>
                    <w:bottom w:val="none" w:sz="0" w:space="0" w:color="auto"/>
                    <w:right w:val="none" w:sz="0" w:space="0" w:color="auto"/>
                  </w:divBdr>
                </w:div>
                <w:div w:id="598879148">
                  <w:marLeft w:val="0"/>
                  <w:marRight w:val="0"/>
                  <w:marTop w:val="0"/>
                  <w:marBottom w:val="0"/>
                  <w:divBdr>
                    <w:top w:val="none" w:sz="0" w:space="0" w:color="auto"/>
                    <w:left w:val="none" w:sz="0" w:space="0" w:color="auto"/>
                    <w:bottom w:val="none" w:sz="0" w:space="0" w:color="auto"/>
                    <w:right w:val="none" w:sz="0" w:space="0" w:color="auto"/>
                  </w:divBdr>
                </w:div>
                <w:div w:id="121273297">
                  <w:marLeft w:val="0"/>
                  <w:marRight w:val="0"/>
                  <w:marTop w:val="0"/>
                  <w:marBottom w:val="0"/>
                  <w:divBdr>
                    <w:top w:val="none" w:sz="0" w:space="0" w:color="auto"/>
                    <w:left w:val="none" w:sz="0" w:space="0" w:color="auto"/>
                    <w:bottom w:val="none" w:sz="0" w:space="0" w:color="auto"/>
                    <w:right w:val="none" w:sz="0" w:space="0" w:color="auto"/>
                  </w:divBdr>
                </w:div>
                <w:div w:id="843856694">
                  <w:marLeft w:val="0"/>
                  <w:marRight w:val="0"/>
                  <w:marTop w:val="0"/>
                  <w:marBottom w:val="0"/>
                  <w:divBdr>
                    <w:top w:val="none" w:sz="0" w:space="0" w:color="auto"/>
                    <w:left w:val="none" w:sz="0" w:space="0" w:color="auto"/>
                    <w:bottom w:val="none" w:sz="0" w:space="0" w:color="auto"/>
                    <w:right w:val="none" w:sz="0" w:space="0" w:color="auto"/>
                  </w:divBdr>
                </w:div>
                <w:div w:id="848831301">
                  <w:marLeft w:val="0"/>
                  <w:marRight w:val="0"/>
                  <w:marTop w:val="0"/>
                  <w:marBottom w:val="0"/>
                  <w:divBdr>
                    <w:top w:val="none" w:sz="0" w:space="0" w:color="auto"/>
                    <w:left w:val="none" w:sz="0" w:space="0" w:color="auto"/>
                    <w:bottom w:val="none" w:sz="0" w:space="0" w:color="auto"/>
                    <w:right w:val="none" w:sz="0" w:space="0" w:color="auto"/>
                  </w:divBdr>
                </w:div>
                <w:div w:id="667489662">
                  <w:marLeft w:val="0"/>
                  <w:marRight w:val="0"/>
                  <w:marTop w:val="0"/>
                  <w:marBottom w:val="0"/>
                  <w:divBdr>
                    <w:top w:val="none" w:sz="0" w:space="0" w:color="auto"/>
                    <w:left w:val="none" w:sz="0" w:space="0" w:color="auto"/>
                    <w:bottom w:val="none" w:sz="0" w:space="0" w:color="auto"/>
                    <w:right w:val="none" w:sz="0" w:space="0" w:color="auto"/>
                  </w:divBdr>
                </w:div>
                <w:div w:id="419135309">
                  <w:marLeft w:val="0"/>
                  <w:marRight w:val="0"/>
                  <w:marTop w:val="0"/>
                  <w:marBottom w:val="0"/>
                  <w:divBdr>
                    <w:top w:val="none" w:sz="0" w:space="0" w:color="auto"/>
                    <w:left w:val="none" w:sz="0" w:space="0" w:color="auto"/>
                    <w:bottom w:val="none" w:sz="0" w:space="0" w:color="auto"/>
                    <w:right w:val="none" w:sz="0" w:space="0" w:color="auto"/>
                  </w:divBdr>
                </w:div>
                <w:div w:id="1719426528">
                  <w:marLeft w:val="0"/>
                  <w:marRight w:val="0"/>
                  <w:marTop w:val="0"/>
                  <w:marBottom w:val="0"/>
                  <w:divBdr>
                    <w:top w:val="none" w:sz="0" w:space="0" w:color="auto"/>
                    <w:left w:val="none" w:sz="0" w:space="0" w:color="auto"/>
                    <w:bottom w:val="none" w:sz="0" w:space="0" w:color="auto"/>
                    <w:right w:val="none" w:sz="0" w:space="0" w:color="auto"/>
                  </w:divBdr>
                </w:div>
                <w:div w:id="2128740597">
                  <w:marLeft w:val="0"/>
                  <w:marRight w:val="0"/>
                  <w:marTop w:val="0"/>
                  <w:marBottom w:val="0"/>
                  <w:divBdr>
                    <w:top w:val="none" w:sz="0" w:space="0" w:color="auto"/>
                    <w:left w:val="none" w:sz="0" w:space="0" w:color="auto"/>
                    <w:bottom w:val="none" w:sz="0" w:space="0" w:color="auto"/>
                    <w:right w:val="none" w:sz="0" w:space="0" w:color="auto"/>
                  </w:divBdr>
                </w:div>
                <w:div w:id="824861268">
                  <w:marLeft w:val="0"/>
                  <w:marRight w:val="0"/>
                  <w:marTop w:val="0"/>
                  <w:marBottom w:val="0"/>
                  <w:divBdr>
                    <w:top w:val="none" w:sz="0" w:space="0" w:color="auto"/>
                    <w:left w:val="none" w:sz="0" w:space="0" w:color="auto"/>
                    <w:bottom w:val="none" w:sz="0" w:space="0" w:color="auto"/>
                    <w:right w:val="none" w:sz="0" w:space="0" w:color="auto"/>
                  </w:divBdr>
                </w:div>
                <w:div w:id="1350136732">
                  <w:marLeft w:val="0"/>
                  <w:marRight w:val="0"/>
                  <w:marTop w:val="0"/>
                  <w:marBottom w:val="0"/>
                  <w:divBdr>
                    <w:top w:val="none" w:sz="0" w:space="0" w:color="auto"/>
                    <w:left w:val="none" w:sz="0" w:space="0" w:color="auto"/>
                    <w:bottom w:val="none" w:sz="0" w:space="0" w:color="auto"/>
                    <w:right w:val="none" w:sz="0" w:space="0" w:color="auto"/>
                  </w:divBdr>
                </w:div>
                <w:div w:id="1659073343">
                  <w:marLeft w:val="0"/>
                  <w:marRight w:val="0"/>
                  <w:marTop w:val="0"/>
                  <w:marBottom w:val="0"/>
                  <w:divBdr>
                    <w:top w:val="none" w:sz="0" w:space="0" w:color="auto"/>
                    <w:left w:val="none" w:sz="0" w:space="0" w:color="auto"/>
                    <w:bottom w:val="none" w:sz="0" w:space="0" w:color="auto"/>
                    <w:right w:val="none" w:sz="0" w:space="0" w:color="auto"/>
                  </w:divBdr>
                </w:div>
                <w:div w:id="1340162029">
                  <w:marLeft w:val="0"/>
                  <w:marRight w:val="0"/>
                  <w:marTop w:val="0"/>
                  <w:marBottom w:val="0"/>
                  <w:divBdr>
                    <w:top w:val="none" w:sz="0" w:space="0" w:color="auto"/>
                    <w:left w:val="none" w:sz="0" w:space="0" w:color="auto"/>
                    <w:bottom w:val="none" w:sz="0" w:space="0" w:color="auto"/>
                    <w:right w:val="none" w:sz="0" w:space="0" w:color="auto"/>
                  </w:divBdr>
                </w:div>
                <w:div w:id="246161469">
                  <w:marLeft w:val="0"/>
                  <w:marRight w:val="0"/>
                  <w:marTop w:val="0"/>
                  <w:marBottom w:val="0"/>
                  <w:divBdr>
                    <w:top w:val="none" w:sz="0" w:space="0" w:color="auto"/>
                    <w:left w:val="none" w:sz="0" w:space="0" w:color="auto"/>
                    <w:bottom w:val="none" w:sz="0" w:space="0" w:color="auto"/>
                    <w:right w:val="none" w:sz="0" w:space="0" w:color="auto"/>
                  </w:divBdr>
                </w:div>
                <w:div w:id="1510867430">
                  <w:marLeft w:val="0"/>
                  <w:marRight w:val="0"/>
                  <w:marTop w:val="0"/>
                  <w:marBottom w:val="0"/>
                  <w:divBdr>
                    <w:top w:val="none" w:sz="0" w:space="0" w:color="auto"/>
                    <w:left w:val="none" w:sz="0" w:space="0" w:color="auto"/>
                    <w:bottom w:val="none" w:sz="0" w:space="0" w:color="auto"/>
                    <w:right w:val="none" w:sz="0" w:space="0" w:color="auto"/>
                  </w:divBdr>
                </w:div>
                <w:div w:id="1262761194">
                  <w:marLeft w:val="0"/>
                  <w:marRight w:val="0"/>
                  <w:marTop w:val="0"/>
                  <w:marBottom w:val="0"/>
                  <w:divBdr>
                    <w:top w:val="none" w:sz="0" w:space="0" w:color="auto"/>
                    <w:left w:val="none" w:sz="0" w:space="0" w:color="auto"/>
                    <w:bottom w:val="none" w:sz="0" w:space="0" w:color="auto"/>
                    <w:right w:val="none" w:sz="0" w:space="0" w:color="auto"/>
                  </w:divBdr>
                </w:div>
                <w:div w:id="124933446">
                  <w:marLeft w:val="0"/>
                  <w:marRight w:val="0"/>
                  <w:marTop w:val="0"/>
                  <w:marBottom w:val="0"/>
                  <w:divBdr>
                    <w:top w:val="none" w:sz="0" w:space="0" w:color="auto"/>
                    <w:left w:val="none" w:sz="0" w:space="0" w:color="auto"/>
                    <w:bottom w:val="none" w:sz="0" w:space="0" w:color="auto"/>
                    <w:right w:val="none" w:sz="0" w:space="0" w:color="auto"/>
                  </w:divBdr>
                </w:div>
                <w:div w:id="1890919330">
                  <w:marLeft w:val="0"/>
                  <w:marRight w:val="0"/>
                  <w:marTop w:val="0"/>
                  <w:marBottom w:val="0"/>
                  <w:divBdr>
                    <w:top w:val="none" w:sz="0" w:space="0" w:color="auto"/>
                    <w:left w:val="none" w:sz="0" w:space="0" w:color="auto"/>
                    <w:bottom w:val="none" w:sz="0" w:space="0" w:color="auto"/>
                    <w:right w:val="none" w:sz="0" w:space="0" w:color="auto"/>
                  </w:divBdr>
                </w:div>
                <w:div w:id="348027497">
                  <w:marLeft w:val="0"/>
                  <w:marRight w:val="0"/>
                  <w:marTop w:val="0"/>
                  <w:marBottom w:val="0"/>
                  <w:divBdr>
                    <w:top w:val="none" w:sz="0" w:space="0" w:color="auto"/>
                    <w:left w:val="none" w:sz="0" w:space="0" w:color="auto"/>
                    <w:bottom w:val="none" w:sz="0" w:space="0" w:color="auto"/>
                    <w:right w:val="none" w:sz="0" w:space="0" w:color="auto"/>
                  </w:divBdr>
                </w:div>
                <w:div w:id="853962384">
                  <w:marLeft w:val="0"/>
                  <w:marRight w:val="0"/>
                  <w:marTop w:val="0"/>
                  <w:marBottom w:val="0"/>
                  <w:divBdr>
                    <w:top w:val="none" w:sz="0" w:space="0" w:color="auto"/>
                    <w:left w:val="none" w:sz="0" w:space="0" w:color="auto"/>
                    <w:bottom w:val="none" w:sz="0" w:space="0" w:color="auto"/>
                    <w:right w:val="none" w:sz="0" w:space="0" w:color="auto"/>
                  </w:divBdr>
                </w:div>
                <w:div w:id="1105075302">
                  <w:marLeft w:val="0"/>
                  <w:marRight w:val="0"/>
                  <w:marTop w:val="0"/>
                  <w:marBottom w:val="0"/>
                  <w:divBdr>
                    <w:top w:val="none" w:sz="0" w:space="0" w:color="auto"/>
                    <w:left w:val="none" w:sz="0" w:space="0" w:color="auto"/>
                    <w:bottom w:val="none" w:sz="0" w:space="0" w:color="auto"/>
                    <w:right w:val="none" w:sz="0" w:space="0" w:color="auto"/>
                  </w:divBdr>
                </w:div>
                <w:div w:id="2079084745">
                  <w:marLeft w:val="0"/>
                  <w:marRight w:val="0"/>
                  <w:marTop w:val="0"/>
                  <w:marBottom w:val="0"/>
                  <w:divBdr>
                    <w:top w:val="none" w:sz="0" w:space="0" w:color="auto"/>
                    <w:left w:val="none" w:sz="0" w:space="0" w:color="auto"/>
                    <w:bottom w:val="none" w:sz="0" w:space="0" w:color="auto"/>
                    <w:right w:val="none" w:sz="0" w:space="0" w:color="auto"/>
                  </w:divBdr>
                </w:div>
                <w:div w:id="1635867986">
                  <w:marLeft w:val="0"/>
                  <w:marRight w:val="0"/>
                  <w:marTop w:val="0"/>
                  <w:marBottom w:val="0"/>
                  <w:divBdr>
                    <w:top w:val="none" w:sz="0" w:space="0" w:color="auto"/>
                    <w:left w:val="none" w:sz="0" w:space="0" w:color="auto"/>
                    <w:bottom w:val="none" w:sz="0" w:space="0" w:color="auto"/>
                    <w:right w:val="none" w:sz="0" w:space="0" w:color="auto"/>
                  </w:divBdr>
                </w:div>
                <w:div w:id="1051615782">
                  <w:marLeft w:val="0"/>
                  <w:marRight w:val="0"/>
                  <w:marTop w:val="0"/>
                  <w:marBottom w:val="0"/>
                  <w:divBdr>
                    <w:top w:val="none" w:sz="0" w:space="0" w:color="auto"/>
                    <w:left w:val="none" w:sz="0" w:space="0" w:color="auto"/>
                    <w:bottom w:val="none" w:sz="0" w:space="0" w:color="auto"/>
                    <w:right w:val="none" w:sz="0" w:space="0" w:color="auto"/>
                  </w:divBdr>
                </w:div>
                <w:div w:id="1585649224">
                  <w:marLeft w:val="0"/>
                  <w:marRight w:val="0"/>
                  <w:marTop w:val="0"/>
                  <w:marBottom w:val="0"/>
                  <w:divBdr>
                    <w:top w:val="none" w:sz="0" w:space="0" w:color="auto"/>
                    <w:left w:val="none" w:sz="0" w:space="0" w:color="auto"/>
                    <w:bottom w:val="none" w:sz="0" w:space="0" w:color="auto"/>
                    <w:right w:val="none" w:sz="0" w:space="0" w:color="auto"/>
                  </w:divBdr>
                </w:div>
                <w:div w:id="1513488600">
                  <w:marLeft w:val="0"/>
                  <w:marRight w:val="0"/>
                  <w:marTop w:val="0"/>
                  <w:marBottom w:val="0"/>
                  <w:divBdr>
                    <w:top w:val="none" w:sz="0" w:space="0" w:color="auto"/>
                    <w:left w:val="none" w:sz="0" w:space="0" w:color="auto"/>
                    <w:bottom w:val="none" w:sz="0" w:space="0" w:color="auto"/>
                    <w:right w:val="none" w:sz="0" w:space="0" w:color="auto"/>
                  </w:divBdr>
                </w:div>
                <w:div w:id="1917978304">
                  <w:marLeft w:val="0"/>
                  <w:marRight w:val="0"/>
                  <w:marTop w:val="0"/>
                  <w:marBottom w:val="0"/>
                  <w:divBdr>
                    <w:top w:val="none" w:sz="0" w:space="0" w:color="auto"/>
                    <w:left w:val="none" w:sz="0" w:space="0" w:color="auto"/>
                    <w:bottom w:val="none" w:sz="0" w:space="0" w:color="auto"/>
                    <w:right w:val="none" w:sz="0" w:space="0" w:color="auto"/>
                  </w:divBdr>
                </w:div>
                <w:div w:id="1981840676">
                  <w:marLeft w:val="0"/>
                  <w:marRight w:val="0"/>
                  <w:marTop w:val="0"/>
                  <w:marBottom w:val="0"/>
                  <w:divBdr>
                    <w:top w:val="none" w:sz="0" w:space="0" w:color="auto"/>
                    <w:left w:val="none" w:sz="0" w:space="0" w:color="auto"/>
                    <w:bottom w:val="none" w:sz="0" w:space="0" w:color="auto"/>
                    <w:right w:val="none" w:sz="0" w:space="0" w:color="auto"/>
                  </w:divBdr>
                </w:div>
                <w:div w:id="217933124">
                  <w:marLeft w:val="0"/>
                  <w:marRight w:val="0"/>
                  <w:marTop w:val="0"/>
                  <w:marBottom w:val="0"/>
                  <w:divBdr>
                    <w:top w:val="none" w:sz="0" w:space="0" w:color="auto"/>
                    <w:left w:val="none" w:sz="0" w:space="0" w:color="auto"/>
                    <w:bottom w:val="none" w:sz="0" w:space="0" w:color="auto"/>
                    <w:right w:val="none" w:sz="0" w:space="0" w:color="auto"/>
                  </w:divBdr>
                </w:div>
                <w:div w:id="127355371">
                  <w:marLeft w:val="0"/>
                  <w:marRight w:val="0"/>
                  <w:marTop w:val="0"/>
                  <w:marBottom w:val="0"/>
                  <w:divBdr>
                    <w:top w:val="none" w:sz="0" w:space="0" w:color="auto"/>
                    <w:left w:val="none" w:sz="0" w:space="0" w:color="auto"/>
                    <w:bottom w:val="none" w:sz="0" w:space="0" w:color="auto"/>
                    <w:right w:val="none" w:sz="0" w:space="0" w:color="auto"/>
                  </w:divBdr>
                </w:div>
                <w:div w:id="1589773575">
                  <w:marLeft w:val="0"/>
                  <w:marRight w:val="0"/>
                  <w:marTop w:val="0"/>
                  <w:marBottom w:val="0"/>
                  <w:divBdr>
                    <w:top w:val="none" w:sz="0" w:space="0" w:color="auto"/>
                    <w:left w:val="none" w:sz="0" w:space="0" w:color="auto"/>
                    <w:bottom w:val="none" w:sz="0" w:space="0" w:color="auto"/>
                    <w:right w:val="none" w:sz="0" w:space="0" w:color="auto"/>
                  </w:divBdr>
                </w:div>
                <w:div w:id="1599486054">
                  <w:marLeft w:val="0"/>
                  <w:marRight w:val="0"/>
                  <w:marTop w:val="0"/>
                  <w:marBottom w:val="0"/>
                  <w:divBdr>
                    <w:top w:val="none" w:sz="0" w:space="0" w:color="auto"/>
                    <w:left w:val="none" w:sz="0" w:space="0" w:color="auto"/>
                    <w:bottom w:val="none" w:sz="0" w:space="0" w:color="auto"/>
                    <w:right w:val="none" w:sz="0" w:space="0" w:color="auto"/>
                  </w:divBdr>
                </w:div>
                <w:div w:id="715161296">
                  <w:marLeft w:val="0"/>
                  <w:marRight w:val="0"/>
                  <w:marTop w:val="0"/>
                  <w:marBottom w:val="0"/>
                  <w:divBdr>
                    <w:top w:val="none" w:sz="0" w:space="0" w:color="auto"/>
                    <w:left w:val="none" w:sz="0" w:space="0" w:color="auto"/>
                    <w:bottom w:val="none" w:sz="0" w:space="0" w:color="auto"/>
                    <w:right w:val="none" w:sz="0" w:space="0" w:color="auto"/>
                  </w:divBdr>
                </w:div>
                <w:div w:id="554974810">
                  <w:marLeft w:val="0"/>
                  <w:marRight w:val="0"/>
                  <w:marTop w:val="0"/>
                  <w:marBottom w:val="0"/>
                  <w:divBdr>
                    <w:top w:val="none" w:sz="0" w:space="0" w:color="auto"/>
                    <w:left w:val="none" w:sz="0" w:space="0" w:color="auto"/>
                    <w:bottom w:val="none" w:sz="0" w:space="0" w:color="auto"/>
                    <w:right w:val="none" w:sz="0" w:space="0" w:color="auto"/>
                  </w:divBdr>
                </w:div>
                <w:div w:id="494414181">
                  <w:marLeft w:val="0"/>
                  <w:marRight w:val="0"/>
                  <w:marTop w:val="0"/>
                  <w:marBottom w:val="0"/>
                  <w:divBdr>
                    <w:top w:val="none" w:sz="0" w:space="0" w:color="auto"/>
                    <w:left w:val="none" w:sz="0" w:space="0" w:color="auto"/>
                    <w:bottom w:val="none" w:sz="0" w:space="0" w:color="auto"/>
                    <w:right w:val="none" w:sz="0" w:space="0" w:color="auto"/>
                  </w:divBdr>
                </w:div>
                <w:div w:id="483013778">
                  <w:marLeft w:val="0"/>
                  <w:marRight w:val="0"/>
                  <w:marTop w:val="0"/>
                  <w:marBottom w:val="0"/>
                  <w:divBdr>
                    <w:top w:val="none" w:sz="0" w:space="0" w:color="auto"/>
                    <w:left w:val="none" w:sz="0" w:space="0" w:color="auto"/>
                    <w:bottom w:val="none" w:sz="0" w:space="0" w:color="auto"/>
                    <w:right w:val="none" w:sz="0" w:space="0" w:color="auto"/>
                  </w:divBdr>
                </w:div>
                <w:div w:id="1675759715">
                  <w:marLeft w:val="0"/>
                  <w:marRight w:val="0"/>
                  <w:marTop w:val="0"/>
                  <w:marBottom w:val="0"/>
                  <w:divBdr>
                    <w:top w:val="none" w:sz="0" w:space="0" w:color="auto"/>
                    <w:left w:val="none" w:sz="0" w:space="0" w:color="auto"/>
                    <w:bottom w:val="none" w:sz="0" w:space="0" w:color="auto"/>
                    <w:right w:val="none" w:sz="0" w:space="0" w:color="auto"/>
                  </w:divBdr>
                </w:div>
                <w:div w:id="991788547">
                  <w:marLeft w:val="0"/>
                  <w:marRight w:val="0"/>
                  <w:marTop w:val="0"/>
                  <w:marBottom w:val="0"/>
                  <w:divBdr>
                    <w:top w:val="none" w:sz="0" w:space="0" w:color="auto"/>
                    <w:left w:val="none" w:sz="0" w:space="0" w:color="auto"/>
                    <w:bottom w:val="none" w:sz="0" w:space="0" w:color="auto"/>
                    <w:right w:val="none" w:sz="0" w:space="0" w:color="auto"/>
                  </w:divBdr>
                </w:div>
                <w:div w:id="1883208361">
                  <w:marLeft w:val="0"/>
                  <w:marRight w:val="0"/>
                  <w:marTop w:val="0"/>
                  <w:marBottom w:val="0"/>
                  <w:divBdr>
                    <w:top w:val="none" w:sz="0" w:space="0" w:color="auto"/>
                    <w:left w:val="none" w:sz="0" w:space="0" w:color="auto"/>
                    <w:bottom w:val="none" w:sz="0" w:space="0" w:color="auto"/>
                    <w:right w:val="none" w:sz="0" w:space="0" w:color="auto"/>
                  </w:divBdr>
                </w:div>
                <w:div w:id="1325888393">
                  <w:marLeft w:val="0"/>
                  <w:marRight w:val="0"/>
                  <w:marTop w:val="0"/>
                  <w:marBottom w:val="0"/>
                  <w:divBdr>
                    <w:top w:val="none" w:sz="0" w:space="0" w:color="auto"/>
                    <w:left w:val="none" w:sz="0" w:space="0" w:color="auto"/>
                    <w:bottom w:val="none" w:sz="0" w:space="0" w:color="auto"/>
                    <w:right w:val="none" w:sz="0" w:space="0" w:color="auto"/>
                  </w:divBdr>
                </w:div>
                <w:div w:id="175195549">
                  <w:marLeft w:val="0"/>
                  <w:marRight w:val="0"/>
                  <w:marTop w:val="0"/>
                  <w:marBottom w:val="0"/>
                  <w:divBdr>
                    <w:top w:val="none" w:sz="0" w:space="0" w:color="auto"/>
                    <w:left w:val="none" w:sz="0" w:space="0" w:color="auto"/>
                    <w:bottom w:val="none" w:sz="0" w:space="0" w:color="auto"/>
                    <w:right w:val="none" w:sz="0" w:space="0" w:color="auto"/>
                  </w:divBdr>
                </w:div>
                <w:div w:id="1052538893">
                  <w:marLeft w:val="0"/>
                  <w:marRight w:val="0"/>
                  <w:marTop w:val="0"/>
                  <w:marBottom w:val="0"/>
                  <w:divBdr>
                    <w:top w:val="none" w:sz="0" w:space="0" w:color="auto"/>
                    <w:left w:val="none" w:sz="0" w:space="0" w:color="auto"/>
                    <w:bottom w:val="none" w:sz="0" w:space="0" w:color="auto"/>
                    <w:right w:val="none" w:sz="0" w:space="0" w:color="auto"/>
                  </w:divBdr>
                </w:div>
                <w:div w:id="1211958085">
                  <w:marLeft w:val="0"/>
                  <w:marRight w:val="0"/>
                  <w:marTop w:val="0"/>
                  <w:marBottom w:val="0"/>
                  <w:divBdr>
                    <w:top w:val="none" w:sz="0" w:space="0" w:color="auto"/>
                    <w:left w:val="none" w:sz="0" w:space="0" w:color="auto"/>
                    <w:bottom w:val="none" w:sz="0" w:space="0" w:color="auto"/>
                    <w:right w:val="none" w:sz="0" w:space="0" w:color="auto"/>
                  </w:divBdr>
                </w:div>
                <w:div w:id="4209022">
                  <w:marLeft w:val="0"/>
                  <w:marRight w:val="0"/>
                  <w:marTop w:val="0"/>
                  <w:marBottom w:val="0"/>
                  <w:divBdr>
                    <w:top w:val="none" w:sz="0" w:space="0" w:color="auto"/>
                    <w:left w:val="none" w:sz="0" w:space="0" w:color="auto"/>
                    <w:bottom w:val="none" w:sz="0" w:space="0" w:color="auto"/>
                    <w:right w:val="none" w:sz="0" w:space="0" w:color="auto"/>
                  </w:divBdr>
                </w:div>
                <w:div w:id="786778532">
                  <w:marLeft w:val="0"/>
                  <w:marRight w:val="0"/>
                  <w:marTop w:val="0"/>
                  <w:marBottom w:val="0"/>
                  <w:divBdr>
                    <w:top w:val="none" w:sz="0" w:space="0" w:color="auto"/>
                    <w:left w:val="none" w:sz="0" w:space="0" w:color="auto"/>
                    <w:bottom w:val="none" w:sz="0" w:space="0" w:color="auto"/>
                    <w:right w:val="none" w:sz="0" w:space="0" w:color="auto"/>
                  </w:divBdr>
                </w:div>
                <w:div w:id="945576364">
                  <w:marLeft w:val="0"/>
                  <w:marRight w:val="0"/>
                  <w:marTop w:val="0"/>
                  <w:marBottom w:val="0"/>
                  <w:divBdr>
                    <w:top w:val="none" w:sz="0" w:space="0" w:color="auto"/>
                    <w:left w:val="none" w:sz="0" w:space="0" w:color="auto"/>
                    <w:bottom w:val="none" w:sz="0" w:space="0" w:color="auto"/>
                    <w:right w:val="none" w:sz="0" w:space="0" w:color="auto"/>
                  </w:divBdr>
                </w:div>
                <w:div w:id="1232697719">
                  <w:marLeft w:val="0"/>
                  <w:marRight w:val="0"/>
                  <w:marTop w:val="0"/>
                  <w:marBottom w:val="0"/>
                  <w:divBdr>
                    <w:top w:val="none" w:sz="0" w:space="0" w:color="auto"/>
                    <w:left w:val="none" w:sz="0" w:space="0" w:color="auto"/>
                    <w:bottom w:val="none" w:sz="0" w:space="0" w:color="auto"/>
                    <w:right w:val="none" w:sz="0" w:space="0" w:color="auto"/>
                  </w:divBdr>
                </w:div>
                <w:div w:id="2096515858">
                  <w:marLeft w:val="0"/>
                  <w:marRight w:val="0"/>
                  <w:marTop w:val="0"/>
                  <w:marBottom w:val="0"/>
                  <w:divBdr>
                    <w:top w:val="none" w:sz="0" w:space="0" w:color="auto"/>
                    <w:left w:val="none" w:sz="0" w:space="0" w:color="auto"/>
                    <w:bottom w:val="none" w:sz="0" w:space="0" w:color="auto"/>
                    <w:right w:val="none" w:sz="0" w:space="0" w:color="auto"/>
                  </w:divBdr>
                </w:div>
                <w:div w:id="420687442">
                  <w:marLeft w:val="0"/>
                  <w:marRight w:val="0"/>
                  <w:marTop w:val="0"/>
                  <w:marBottom w:val="0"/>
                  <w:divBdr>
                    <w:top w:val="none" w:sz="0" w:space="0" w:color="auto"/>
                    <w:left w:val="none" w:sz="0" w:space="0" w:color="auto"/>
                    <w:bottom w:val="none" w:sz="0" w:space="0" w:color="auto"/>
                    <w:right w:val="none" w:sz="0" w:space="0" w:color="auto"/>
                  </w:divBdr>
                </w:div>
                <w:div w:id="547258297">
                  <w:marLeft w:val="0"/>
                  <w:marRight w:val="0"/>
                  <w:marTop w:val="0"/>
                  <w:marBottom w:val="0"/>
                  <w:divBdr>
                    <w:top w:val="none" w:sz="0" w:space="0" w:color="auto"/>
                    <w:left w:val="none" w:sz="0" w:space="0" w:color="auto"/>
                    <w:bottom w:val="none" w:sz="0" w:space="0" w:color="auto"/>
                    <w:right w:val="none" w:sz="0" w:space="0" w:color="auto"/>
                  </w:divBdr>
                </w:div>
                <w:div w:id="2044943614">
                  <w:marLeft w:val="0"/>
                  <w:marRight w:val="0"/>
                  <w:marTop w:val="0"/>
                  <w:marBottom w:val="0"/>
                  <w:divBdr>
                    <w:top w:val="none" w:sz="0" w:space="0" w:color="auto"/>
                    <w:left w:val="none" w:sz="0" w:space="0" w:color="auto"/>
                    <w:bottom w:val="none" w:sz="0" w:space="0" w:color="auto"/>
                    <w:right w:val="none" w:sz="0" w:space="0" w:color="auto"/>
                  </w:divBdr>
                </w:div>
                <w:div w:id="235284258">
                  <w:marLeft w:val="0"/>
                  <w:marRight w:val="0"/>
                  <w:marTop w:val="0"/>
                  <w:marBottom w:val="0"/>
                  <w:divBdr>
                    <w:top w:val="none" w:sz="0" w:space="0" w:color="auto"/>
                    <w:left w:val="none" w:sz="0" w:space="0" w:color="auto"/>
                    <w:bottom w:val="none" w:sz="0" w:space="0" w:color="auto"/>
                    <w:right w:val="none" w:sz="0" w:space="0" w:color="auto"/>
                  </w:divBdr>
                </w:div>
                <w:div w:id="1257052076">
                  <w:marLeft w:val="0"/>
                  <w:marRight w:val="0"/>
                  <w:marTop w:val="0"/>
                  <w:marBottom w:val="0"/>
                  <w:divBdr>
                    <w:top w:val="none" w:sz="0" w:space="0" w:color="auto"/>
                    <w:left w:val="none" w:sz="0" w:space="0" w:color="auto"/>
                    <w:bottom w:val="none" w:sz="0" w:space="0" w:color="auto"/>
                    <w:right w:val="none" w:sz="0" w:space="0" w:color="auto"/>
                  </w:divBdr>
                </w:div>
                <w:div w:id="1119951082">
                  <w:marLeft w:val="0"/>
                  <w:marRight w:val="0"/>
                  <w:marTop w:val="0"/>
                  <w:marBottom w:val="0"/>
                  <w:divBdr>
                    <w:top w:val="none" w:sz="0" w:space="0" w:color="auto"/>
                    <w:left w:val="none" w:sz="0" w:space="0" w:color="auto"/>
                    <w:bottom w:val="none" w:sz="0" w:space="0" w:color="auto"/>
                    <w:right w:val="none" w:sz="0" w:space="0" w:color="auto"/>
                  </w:divBdr>
                </w:div>
                <w:div w:id="1202324680">
                  <w:marLeft w:val="0"/>
                  <w:marRight w:val="0"/>
                  <w:marTop w:val="0"/>
                  <w:marBottom w:val="0"/>
                  <w:divBdr>
                    <w:top w:val="none" w:sz="0" w:space="0" w:color="auto"/>
                    <w:left w:val="none" w:sz="0" w:space="0" w:color="auto"/>
                    <w:bottom w:val="none" w:sz="0" w:space="0" w:color="auto"/>
                    <w:right w:val="none" w:sz="0" w:space="0" w:color="auto"/>
                  </w:divBdr>
                </w:div>
                <w:div w:id="1928810679">
                  <w:marLeft w:val="0"/>
                  <w:marRight w:val="0"/>
                  <w:marTop w:val="0"/>
                  <w:marBottom w:val="0"/>
                  <w:divBdr>
                    <w:top w:val="none" w:sz="0" w:space="0" w:color="auto"/>
                    <w:left w:val="none" w:sz="0" w:space="0" w:color="auto"/>
                    <w:bottom w:val="none" w:sz="0" w:space="0" w:color="auto"/>
                    <w:right w:val="none" w:sz="0" w:space="0" w:color="auto"/>
                  </w:divBdr>
                </w:div>
                <w:div w:id="659692616">
                  <w:marLeft w:val="0"/>
                  <w:marRight w:val="0"/>
                  <w:marTop w:val="0"/>
                  <w:marBottom w:val="0"/>
                  <w:divBdr>
                    <w:top w:val="none" w:sz="0" w:space="0" w:color="auto"/>
                    <w:left w:val="none" w:sz="0" w:space="0" w:color="auto"/>
                    <w:bottom w:val="none" w:sz="0" w:space="0" w:color="auto"/>
                    <w:right w:val="none" w:sz="0" w:space="0" w:color="auto"/>
                  </w:divBdr>
                </w:div>
                <w:div w:id="340201096">
                  <w:marLeft w:val="0"/>
                  <w:marRight w:val="0"/>
                  <w:marTop w:val="0"/>
                  <w:marBottom w:val="0"/>
                  <w:divBdr>
                    <w:top w:val="none" w:sz="0" w:space="0" w:color="auto"/>
                    <w:left w:val="none" w:sz="0" w:space="0" w:color="auto"/>
                    <w:bottom w:val="none" w:sz="0" w:space="0" w:color="auto"/>
                    <w:right w:val="none" w:sz="0" w:space="0" w:color="auto"/>
                  </w:divBdr>
                </w:div>
                <w:div w:id="119617402">
                  <w:marLeft w:val="0"/>
                  <w:marRight w:val="0"/>
                  <w:marTop w:val="0"/>
                  <w:marBottom w:val="0"/>
                  <w:divBdr>
                    <w:top w:val="none" w:sz="0" w:space="0" w:color="auto"/>
                    <w:left w:val="none" w:sz="0" w:space="0" w:color="auto"/>
                    <w:bottom w:val="none" w:sz="0" w:space="0" w:color="auto"/>
                    <w:right w:val="none" w:sz="0" w:space="0" w:color="auto"/>
                  </w:divBdr>
                </w:div>
                <w:div w:id="1316106841">
                  <w:marLeft w:val="0"/>
                  <w:marRight w:val="0"/>
                  <w:marTop w:val="0"/>
                  <w:marBottom w:val="0"/>
                  <w:divBdr>
                    <w:top w:val="none" w:sz="0" w:space="0" w:color="auto"/>
                    <w:left w:val="none" w:sz="0" w:space="0" w:color="auto"/>
                    <w:bottom w:val="none" w:sz="0" w:space="0" w:color="auto"/>
                    <w:right w:val="none" w:sz="0" w:space="0" w:color="auto"/>
                  </w:divBdr>
                </w:div>
                <w:div w:id="634065458">
                  <w:marLeft w:val="0"/>
                  <w:marRight w:val="0"/>
                  <w:marTop w:val="0"/>
                  <w:marBottom w:val="0"/>
                  <w:divBdr>
                    <w:top w:val="none" w:sz="0" w:space="0" w:color="auto"/>
                    <w:left w:val="none" w:sz="0" w:space="0" w:color="auto"/>
                    <w:bottom w:val="none" w:sz="0" w:space="0" w:color="auto"/>
                    <w:right w:val="none" w:sz="0" w:space="0" w:color="auto"/>
                  </w:divBdr>
                </w:div>
                <w:div w:id="42297123">
                  <w:marLeft w:val="0"/>
                  <w:marRight w:val="0"/>
                  <w:marTop w:val="0"/>
                  <w:marBottom w:val="0"/>
                  <w:divBdr>
                    <w:top w:val="none" w:sz="0" w:space="0" w:color="auto"/>
                    <w:left w:val="none" w:sz="0" w:space="0" w:color="auto"/>
                    <w:bottom w:val="none" w:sz="0" w:space="0" w:color="auto"/>
                    <w:right w:val="none" w:sz="0" w:space="0" w:color="auto"/>
                  </w:divBdr>
                </w:div>
                <w:div w:id="1047100726">
                  <w:marLeft w:val="0"/>
                  <w:marRight w:val="0"/>
                  <w:marTop w:val="0"/>
                  <w:marBottom w:val="0"/>
                  <w:divBdr>
                    <w:top w:val="none" w:sz="0" w:space="0" w:color="auto"/>
                    <w:left w:val="none" w:sz="0" w:space="0" w:color="auto"/>
                    <w:bottom w:val="none" w:sz="0" w:space="0" w:color="auto"/>
                    <w:right w:val="none" w:sz="0" w:space="0" w:color="auto"/>
                  </w:divBdr>
                </w:div>
                <w:div w:id="758062713">
                  <w:marLeft w:val="0"/>
                  <w:marRight w:val="0"/>
                  <w:marTop w:val="0"/>
                  <w:marBottom w:val="0"/>
                  <w:divBdr>
                    <w:top w:val="none" w:sz="0" w:space="0" w:color="auto"/>
                    <w:left w:val="none" w:sz="0" w:space="0" w:color="auto"/>
                    <w:bottom w:val="none" w:sz="0" w:space="0" w:color="auto"/>
                    <w:right w:val="none" w:sz="0" w:space="0" w:color="auto"/>
                  </w:divBdr>
                </w:div>
                <w:div w:id="403575357">
                  <w:marLeft w:val="0"/>
                  <w:marRight w:val="0"/>
                  <w:marTop w:val="0"/>
                  <w:marBottom w:val="0"/>
                  <w:divBdr>
                    <w:top w:val="none" w:sz="0" w:space="0" w:color="auto"/>
                    <w:left w:val="none" w:sz="0" w:space="0" w:color="auto"/>
                    <w:bottom w:val="none" w:sz="0" w:space="0" w:color="auto"/>
                    <w:right w:val="none" w:sz="0" w:space="0" w:color="auto"/>
                  </w:divBdr>
                </w:div>
                <w:div w:id="722824574">
                  <w:marLeft w:val="0"/>
                  <w:marRight w:val="0"/>
                  <w:marTop w:val="0"/>
                  <w:marBottom w:val="0"/>
                  <w:divBdr>
                    <w:top w:val="none" w:sz="0" w:space="0" w:color="auto"/>
                    <w:left w:val="none" w:sz="0" w:space="0" w:color="auto"/>
                    <w:bottom w:val="none" w:sz="0" w:space="0" w:color="auto"/>
                    <w:right w:val="none" w:sz="0" w:space="0" w:color="auto"/>
                  </w:divBdr>
                </w:div>
                <w:div w:id="345719185">
                  <w:marLeft w:val="0"/>
                  <w:marRight w:val="0"/>
                  <w:marTop w:val="0"/>
                  <w:marBottom w:val="0"/>
                  <w:divBdr>
                    <w:top w:val="none" w:sz="0" w:space="0" w:color="auto"/>
                    <w:left w:val="none" w:sz="0" w:space="0" w:color="auto"/>
                    <w:bottom w:val="none" w:sz="0" w:space="0" w:color="auto"/>
                    <w:right w:val="none" w:sz="0" w:space="0" w:color="auto"/>
                  </w:divBdr>
                </w:div>
                <w:div w:id="60519271">
                  <w:marLeft w:val="0"/>
                  <w:marRight w:val="0"/>
                  <w:marTop w:val="0"/>
                  <w:marBottom w:val="0"/>
                  <w:divBdr>
                    <w:top w:val="none" w:sz="0" w:space="0" w:color="auto"/>
                    <w:left w:val="none" w:sz="0" w:space="0" w:color="auto"/>
                    <w:bottom w:val="none" w:sz="0" w:space="0" w:color="auto"/>
                    <w:right w:val="none" w:sz="0" w:space="0" w:color="auto"/>
                  </w:divBdr>
                </w:div>
                <w:div w:id="1942839663">
                  <w:marLeft w:val="0"/>
                  <w:marRight w:val="0"/>
                  <w:marTop w:val="0"/>
                  <w:marBottom w:val="0"/>
                  <w:divBdr>
                    <w:top w:val="none" w:sz="0" w:space="0" w:color="auto"/>
                    <w:left w:val="none" w:sz="0" w:space="0" w:color="auto"/>
                    <w:bottom w:val="none" w:sz="0" w:space="0" w:color="auto"/>
                    <w:right w:val="none" w:sz="0" w:space="0" w:color="auto"/>
                  </w:divBdr>
                </w:div>
                <w:div w:id="2068987181">
                  <w:marLeft w:val="0"/>
                  <w:marRight w:val="0"/>
                  <w:marTop w:val="0"/>
                  <w:marBottom w:val="0"/>
                  <w:divBdr>
                    <w:top w:val="none" w:sz="0" w:space="0" w:color="auto"/>
                    <w:left w:val="none" w:sz="0" w:space="0" w:color="auto"/>
                    <w:bottom w:val="none" w:sz="0" w:space="0" w:color="auto"/>
                    <w:right w:val="none" w:sz="0" w:space="0" w:color="auto"/>
                  </w:divBdr>
                </w:div>
                <w:div w:id="80299763">
                  <w:marLeft w:val="0"/>
                  <w:marRight w:val="0"/>
                  <w:marTop w:val="0"/>
                  <w:marBottom w:val="0"/>
                  <w:divBdr>
                    <w:top w:val="none" w:sz="0" w:space="0" w:color="auto"/>
                    <w:left w:val="none" w:sz="0" w:space="0" w:color="auto"/>
                    <w:bottom w:val="none" w:sz="0" w:space="0" w:color="auto"/>
                    <w:right w:val="none" w:sz="0" w:space="0" w:color="auto"/>
                  </w:divBdr>
                </w:div>
                <w:div w:id="51538671">
                  <w:marLeft w:val="0"/>
                  <w:marRight w:val="0"/>
                  <w:marTop w:val="0"/>
                  <w:marBottom w:val="0"/>
                  <w:divBdr>
                    <w:top w:val="none" w:sz="0" w:space="0" w:color="auto"/>
                    <w:left w:val="none" w:sz="0" w:space="0" w:color="auto"/>
                    <w:bottom w:val="none" w:sz="0" w:space="0" w:color="auto"/>
                    <w:right w:val="none" w:sz="0" w:space="0" w:color="auto"/>
                  </w:divBdr>
                </w:div>
                <w:div w:id="221186021">
                  <w:marLeft w:val="0"/>
                  <w:marRight w:val="0"/>
                  <w:marTop w:val="0"/>
                  <w:marBottom w:val="0"/>
                  <w:divBdr>
                    <w:top w:val="none" w:sz="0" w:space="0" w:color="auto"/>
                    <w:left w:val="none" w:sz="0" w:space="0" w:color="auto"/>
                    <w:bottom w:val="none" w:sz="0" w:space="0" w:color="auto"/>
                    <w:right w:val="none" w:sz="0" w:space="0" w:color="auto"/>
                  </w:divBdr>
                </w:div>
                <w:div w:id="2010791801">
                  <w:marLeft w:val="0"/>
                  <w:marRight w:val="0"/>
                  <w:marTop w:val="0"/>
                  <w:marBottom w:val="0"/>
                  <w:divBdr>
                    <w:top w:val="none" w:sz="0" w:space="0" w:color="auto"/>
                    <w:left w:val="none" w:sz="0" w:space="0" w:color="auto"/>
                    <w:bottom w:val="none" w:sz="0" w:space="0" w:color="auto"/>
                    <w:right w:val="none" w:sz="0" w:space="0" w:color="auto"/>
                  </w:divBdr>
                </w:div>
                <w:div w:id="815607620">
                  <w:marLeft w:val="0"/>
                  <w:marRight w:val="0"/>
                  <w:marTop w:val="0"/>
                  <w:marBottom w:val="0"/>
                  <w:divBdr>
                    <w:top w:val="none" w:sz="0" w:space="0" w:color="auto"/>
                    <w:left w:val="none" w:sz="0" w:space="0" w:color="auto"/>
                    <w:bottom w:val="none" w:sz="0" w:space="0" w:color="auto"/>
                    <w:right w:val="none" w:sz="0" w:space="0" w:color="auto"/>
                  </w:divBdr>
                </w:div>
                <w:div w:id="1328364669">
                  <w:marLeft w:val="0"/>
                  <w:marRight w:val="0"/>
                  <w:marTop w:val="0"/>
                  <w:marBottom w:val="0"/>
                  <w:divBdr>
                    <w:top w:val="none" w:sz="0" w:space="0" w:color="auto"/>
                    <w:left w:val="none" w:sz="0" w:space="0" w:color="auto"/>
                    <w:bottom w:val="none" w:sz="0" w:space="0" w:color="auto"/>
                    <w:right w:val="none" w:sz="0" w:space="0" w:color="auto"/>
                  </w:divBdr>
                </w:div>
                <w:div w:id="557937889">
                  <w:marLeft w:val="0"/>
                  <w:marRight w:val="0"/>
                  <w:marTop w:val="0"/>
                  <w:marBottom w:val="0"/>
                  <w:divBdr>
                    <w:top w:val="none" w:sz="0" w:space="0" w:color="auto"/>
                    <w:left w:val="none" w:sz="0" w:space="0" w:color="auto"/>
                    <w:bottom w:val="none" w:sz="0" w:space="0" w:color="auto"/>
                    <w:right w:val="none" w:sz="0" w:space="0" w:color="auto"/>
                  </w:divBdr>
                </w:div>
                <w:div w:id="193620422">
                  <w:marLeft w:val="0"/>
                  <w:marRight w:val="0"/>
                  <w:marTop w:val="0"/>
                  <w:marBottom w:val="0"/>
                  <w:divBdr>
                    <w:top w:val="none" w:sz="0" w:space="0" w:color="auto"/>
                    <w:left w:val="none" w:sz="0" w:space="0" w:color="auto"/>
                    <w:bottom w:val="none" w:sz="0" w:space="0" w:color="auto"/>
                    <w:right w:val="none" w:sz="0" w:space="0" w:color="auto"/>
                  </w:divBdr>
                </w:div>
                <w:div w:id="2046324694">
                  <w:marLeft w:val="0"/>
                  <w:marRight w:val="0"/>
                  <w:marTop w:val="0"/>
                  <w:marBottom w:val="0"/>
                  <w:divBdr>
                    <w:top w:val="none" w:sz="0" w:space="0" w:color="auto"/>
                    <w:left w:val="none" w:sz="0" w:space="0" w:color="auto"/>
                    <w:bottom w:val="none" w:sz="0" w:space="0" w:color="auto"/>
                    <w:right w:val="none" w:sz="0" w:space="0" w:color="auto"/>
                  </w:divBdr>
                </w:div>
                <w:div w:id="178661785">
                  <w:marLeft w:val="0"/>
                  <w:marRight w:val="0"/>
                  <w:marTop w:val="0"/>
                  <w:marBottom w:val="0"/>
                  <w:divBdr>
                    <w:top w:val="none" w:sz="0" w:space="0" w:color="auto"/>
                    <w:left w:val="none" w:sz="0" w:space="0" w:color="auto"/>
                    <w:bottom w:val="none" w:sz="0" w:space="0" w:color="auto"/>
                    <w:right w:val="none" w:sz="0" w:space="0" w:color="auto"/>
                  </w:divBdr>
                </w:div>
                <w:div w:id="1853062900">
                  <w:marLeft w:val="0"/>
                  <w:marRight w:val="0"/>
                  <w:marTop w:val="0"/>
                  <w:marBottom w:val="0"/>
                  <w:divBdr>
                    <w:top w:val="none" w:sz="0" w:space="0" w:color="auto"/>
                    <w:left w:val="none" w:sz="0" w:space="0" w:color="auto"/>
                    <w:bottom w:val="none" w:sz="0" w:space="0" w:color="auto"/>
                    <w:right w:val="none" w:sz="0" w:space="0" w:color="auto"/>
                  </w:divBdr>
                </w:div>
                <w:div w:id="2067996569">
                  <w:marLeft w:val="0"/>
                  <w:marRight w:val="0"/>
                  <w:marTop w:val="0"/>
                  <w:marBottom w:val="0"/>
                  <w:divBdr>
                    <w:top w:val="none" w:sz="0" w:space="0" w:color="auto"/>
                    <w:left w:val="none" w:sz="0" w:space="0" w:color="auto"/>
                    <w:bottom w:val="none" w:sz="0" w:space="0" w:color="auto"/>
                    <w:right w:val="none" w:sz="0" w:space="0" w:color="auto"/>
                  </w:divBdr>
                </w:div>
                <w:div w:id="1134372011">
                  <w:marLeft w:val="0"/>
                  <w:marRight w:val="0"/>
                  <w:marTop w:val="0"/>
                  <w:marBottom w:val="0"/>
                  <w:divBdr>
                    <w:top w:val="none" w:sz="0" w:space="0" w:color="auto"/>
                    <w:left w:val="none" w:sz="0" w:space="0" w:color="auto"/>
                    <w:bottom w:val="none" w:sz="0" w:space="0" w:color="auto"/>
                    <w:right w:val="none" w:sz="0" w:space="0" w:color="auto"/>
                  </w:divBdr>
                </w:div>
                <w:div w:id="923145461">
                  <w:marLeft w:val="0"/>
                  <w:marRight w:val="0"/>
                  <w:marTop w:val="0"/>
                  <w:marBottom w:val="0"/>
                  <w:divBdr>
                    <w:top w:val="none" w:sz="0" w:space="0" w:color="auto"/>
                    <w:left w:val="none" w:sz="0" w:space="0" w:color="auto"/>
                    <w:bottom w:val="none" w:sz="0" w:space="0" w:color="auto"/>
                    <w:right w:val="none" w:sz="0" w:space="0" w:color="auto"/>
                  </w:divBdr>
                </w:div>
                <w:div w:id="114832841">
                  <w:marLeft w:val="0"/>
                  <w:marRight w:val="0"/>
                  <w:marTop w:val="0"/>
                  <w:marBottom w:val="0"/>
                  <w:divBdr>
                    <w:top w:val="none" w:sz="0" w:space="0" w:color="auto"/>
                    <w:left w:val="none" w:sz="0" w:space="0" w:color="auto"/>
                    <w:bottom w:val="none" w:sz="0" w:space="0" w:color="auto"/>
                    <w:right w:val="none" w:sz="0" w:space="0" w:color="auto"/>
                  </w:divBdr>
                </w:div>
                <w:div w:id="1901819115">
                  <w:marLeft w:val="0"/>
                  <w:marRight w:val="0"/>
                  <w:marTop w:val="0"/>
                  <w:marBottom w:val="0"/>
                  <w:divBdr>
                    <w:top w:val="none" w:sz="0" w:space="0" w:color="auto"/>
                    <w:left w:val="none" w:sz="0" w:space="0" w:color="auto"/>
                    <w:bottom w:val="none" w:sz="0" w:space="0" w:color="auto"/>
                    <w:right w:val="none" w:sz="0" w:space="0" w:color="auto"/>
                  </w:divBdr>
                </w:div>
                <w:div w:id="342636282">
                  <w:marLeft w:val="0"/>
                  <w:marRight w:val="0"/>
                  <w:marTop w:val="0"/>
                  <w:marBottom w:val="0"/>
                  <w:divBdr>
                    <w:top w:val="none" w:sz="0" w:space="0" w:color="auto"/>
                    <w:left w:val="none" w:sz="0" w:space="0" w:color="auto"/>
                    <w:bottom w:val="none" w:sz="0" w:space="0" w:color="auto"/>
                    <w:right w:val="none" w:sz="0" w:space="0" w:color="auto"/>
                  </w:divBdr>
                </w:div>
                <w:div w:id="892159923">
                  <w:marLeft w:val="0"/>
                  <w:marRight w:val="0"/>
                  <w:marTop w:val="0"/>
                  <w:marBottom w:val="0"/>
                  <w:divBdr>
                    <w:top w:val="none" w:sz="0" w:space="0" w:color="auto"/>
                    <w:left w:val="none" w:sz="0" w:space="0" w:color="auto"/>
                    <w:bottom w:val="none" w:sz="0" w:space="0" w:color="auto"/>
                    <w:right w:val="none" w:sz="0" w:space="0" w:color="auto"/>
                  </w:divBdr>
                </w:div>
                <w:div w:id="827671883">
                  <w:marLeft w:val="0"/>
                  <w:marRight w:val="0"/>
                  <w:marTop w:val="0"/>
                  <w:marBottom w:val="0"/>
                  <w:divBdr>
                    <w:top w:val="none" w:sz="0" w:space="0" w:color="auto"/>
                    <w:left w:val="none" w:sz="0" w:space="0" w:color="auto"/>
                    <w:bottom w:val="none" w:sz="0" w:space="0" w:color="auto"/>
                    <w:right w:val="none" w:sz="0" w:space="0" w:color="auto"/>
                  </w:divBdr>
                </w:div>
                <w:div w:id="1560941898">
                  <w:marLeft w:val="0"/>
                  <w:marRight w:val="0"/>
                  <w:marTop w:val="0"/>
                  <w:marBottom w:val="0"/>
                  <w:divBdr>
                    <w:top w:val="none" w:sz="0" w:space="0" w:color="auto"/>
                    <w:left w:val="none" w:sz="0" w:space="0" w:color="auto"/>
                    <w:bottom w:val="none" w:sz="0" w:space="0" w:color="auto"/>
                    <w:right w:val="none" w:sz="0" w:space="0" w:color="auto"/>
                  </w:divBdr>
                </w:div>
                <w:div w:id="863254665">
                  <w:marLeft w:val="0"/>
                  <w:marRight w:val="0"/>
                  <w:marTop w:val="0"/>
                  <w:marBottom w:val="0"/>
                  <w:divBdr>
                    <w:top w:val="none" w:sz="0" w:space="0" w:color="auto"/>
                    <w:left w:val="none" w:sz="0" w:space="0" w:color="auto"/>
                    <w:bottom w:val="none" w:sz="0" w:space="0" w:color="auto"/>
                    <w:right w:val="none" w:sz="0" w:space="0" w:color="auto"/>
                  </w:divBdr>
                </w:div>
                <w:div w:id="189228429">
                  <w:marLeft w:val="0"/>
                  <w:marRight w:val="0"/>
                  <w:marTop w:val="0"/>
                  <w:marBottom w:val="0"/>
                  <w:divBdr>
                    <w:top w:val="none" w:sz="0" w:space="0" w:color="auto"/>
                    <w:left w:val="none" w:sz="0" w:space="0" w:color="auto"/>
                    <w:bottom w:val="none" w:sz="0" w:space="0" w:color="auto"/>
                    <w:right w:val="none" w:sz="0" w:space="0" w:color="auto"/>
                  </w:divBdr>
                </w:div>
                <w:div w:id="2047636659">
                  <w:marLeft w:val="0"/>
                  <w:marRight w:val="0"/>
                  <w:marTop w:val="0"/>
                  <w:marBottom w:val="0"/>
                  <w:divBdr>
                    <w:top w:val="none" w:sz="0" w:space="0" w:color="auto"/>
                    <w:left w:val="none" w:sz="0" w:space="0" w:color="auto"/>
                    <w:bottom w:val="none" w:sz="0" w:space="0" w:color="auto"/>
                    <w:right w:val="none" w:sz="0" w:space="0" w:color="auto"/>
                  </w:divBdr>
                </w:div>
                <w:div w:id="828178448">
                  <w:marLeft w:val="0"/>
                  <w:marRight w:val="0"/>
                  <w:marTop w:val="0"/>
                  <w:marBottom w:val="0"/>
                  <w:divBdr>
                    <w:top w:val="none" w:sz="0" w:space="0" w:color="auto"/>
                    <w:left w:val="none" w:sz="0" w:space="0" w:color="auto"/>
                    <w:bottom w:val="none" w:sz="0" w:space="0" w:color="auto"/>
                    <w:right w:val="none" w:sz="0" w:space="0" w:color="auto"/>
                  </w:divBdr>
                </w:div>
                <w:div w:id="2037582590">
                  <w:marLeft w:val="0"/>
                  <w:marRight w:val="0"/>
                  <w:marTop w:val="0"/>
                  <w:marBottom w:val="0"/>
                  <w:divBdr>
                    <w:top w:val="none" w:sz="0" w:space="0" w:color="auto"/>
                    <w:left w:val="none" w:sz="0" w:space="0" w:color="auto"/>
                    <w:bottom w:val="none" w:sz="0" w:space="0" w:color="auto"/>
                    <w:right w:val="none" w:sz="0" w:space="0" w:color="auto"/>
                  </w:divBdr>
                </w:div>
                <w:div w:id="869419295">
                  <w:marLeft w:val="0"/>
                  <w:marRight w:val="0"/>
                  <w:marTop w:val="0"/>
                  <w:marBottom w:val="0"/>
                  <w:divBdr>
                    <w:top w:val="none" w:sz="0" w:space="0" w:color="auto"/>
                    <w:left w:val="none" w:sz="0" w:space="0" w:color="auto"/>
                    <w:bottom w:val="none" w:sz="0" w:space="0" w:color="auto"/>
                    <w:right w:val="none" w:sz="0" w:space="0" w:color="auto"/>
                  </w:divBdr>
                </w:div>
                <w:div w:id="1183130625">
                  <w:marLeft w:val="0"/>
                  <w:marRight w:val="0"/>
                  <w:marTop w:val="0"/>
                  <w:marBottom w:val="0"/>
                  <w:divBdr>
                    <w:top w:val="none" w:sz="0" w:space="0" w:color="auto"/>
                    <w:left w:val="none" w:sz="0" w:space="0" w:color="auto"/>
                    <w:bottom w:val="none" w:sz="0" w:space="0" w:color="auto"/>
                    <w:right w:val="none" w:sz="0" w:space="0" w:color="auto"/>
                  </w:divBdr>
                </w:div>
                <w:div w:id="1125393830">
                  <w:marLeft w:val="0"/>
                  <w:marRight w:val="0"/>
                  <w:marTop w:val="0"/>
                  <w:marBottom w:val="0"/>
                  <w:divBdr>
                    <w:top w:val="none" w:sz="0" w:space="0" w:color="auto"/>
                    <w:left w:val="none" w:sz="0" w:space="0" w:color="auto"/>
                    <w:bottom w:val="none" w:sz="0" w:space="0" w:color="auto"/>
                    <w:right w:val="none" w:sz="0" w:space="0" w:color="auto"/>
                  </w:divBdr>
                </w:div>
                <w:div w:id="1869634251">
                  <w:marLeft w:val="0"/>
                  <w:marRight w:val="0"/>
                  <w:marTop w:val="0"/>
                  <w:marBottom w:val="0"/>
                  <w:divBdr>
                    <w:top w:val="none" w:sz="0" w:space="0" w:color="auto"/>
                    <w:left w:val="none" w:sz="0" w:space="0" w:color="auto"/>
                    <w:bottom w:val="none" w:sz="0" w:space="0" w:color="auto"/>
                    <w:right w:val="none" w:sz="0" w:space="0" w:color="auto"/>
                  </w:divBdr>
                </w:div>
                <w:div w:id="908079515">
                  <w:marLeft w:val="0"/>
                  <w:marRight w:val="0"/>
                  <w:marTop w:val="0"/>
                  <w:marBottom w:val="0"/>
                  <w:divBdr>
                    <w:top w:val="none" w:sz="0" w:space="0" w:color="auto"/>
                    <w:left w:val="none" w:sz="0" w:space="0" w:color="auto"/>
                    <w:bottom w:val="none" w:sz="0" w:space="0" w:color="auto"/>
                    <w:right w:val="none" w:sz="0" w:space="0" w:color="auto"/>
                  </w:divBdr>
                </w:div>
                <w:div w:id="365526477">
                  <w:marLeft w:val="0"/>
                  <w:marRight w:val="0"/>
                  <w:marTop w:val="0"/>
                  <w:marBottom w:val="0"/>
                  <w:divBdr>
                    <w:top w:val="none" w:sz="0" w:space="0" w:color="auto"/>
                    <w:left w:val="none" w:sz="0" w:space="0" w:color="auto"/>
                    <w:bottom w:val="none" w:sz="0" w:space="0" w:color="auto"/>
                    <w:right w:val="none" w:sz="0" w:space="0" w:color="auto"/>
                  </w:divBdr>
                </w:div>
                <w:div w:id="1195076304">
                  <w:marLeft w:val="0"/>
                  <w:marRight w:val="0"/>
                  <w:marTop w:val="0"/>
                  <w:marBottom w:val="0"/>
                  <w:divBdr>
                    <w:top w:val="none" w:sz="0" w:space="0" w:color="auto"/>
                    <w:left w:val="none" w:sz="0" w:space="0" w:color="auto"/>
                    <w:bottom w:val="none" w:sz="0" w:space="0" w:color="auto"/>
                    <w:right w:val="none" w:sz="0" w:space="0" w:color="auto"/>
                  </w:divBdr>
                </w:div>
                <w:div w:id="1617566372">
                  <w:marLeft w:val="0"/>
                  <w:marRight w:val="0"/>
                  <w:marTop w:val="0"/>
                  <w:marBottom w:val="0"/>
                  <w:divBdr>
                    <w:top w:val="none" w:sz="0" w:space="0" w:color="auto"/>
                    <w:left w:val="none" w:sz="0" w:space="0" w:color="auto"/>
                    <w:bottom w:val="none" w:sz="0" w:space="0" w:color="auto"/>
                    <w:right w:val="none" w:sz="0" w:space="0" w:color="auto"/>
                  </w:divBdr>
                </w:div>
                <w:div w:id="226192480">
                  <w:marLeft w:val="0"/>
                  <w:marRight w:val="0"/>
                  <w:marTop w:val="0"/>
                  <w:marBottom w:val="0"/>
                  <w:divBdr>
                    <w:top w:val="none" w:sz="0" w:space="0" w:color="auto"/>
                    <w:left w:val="none" w:sz="0" w:space="0" w:color="auto"/>
                    <w:bottom w:val="none" w:sz="0" w:space="0" w:color="auto"/>
                    <w:right w:val="none" w:sz="0" w:space="0" w:color="auto"/>
                  </w:divBdr>
                </w:div>
                <w:div w:id="1096289094">
                  <w:marLeft w:val="0"/>
                  <w:marRight w:val="0"/>
                  <w:marTop w:val="0"/>
                  <w:marBottom w:val="0"/>
                  <w:divBdr>
                    <w:top w:val="none" w:sz="0" w:space="0" w:color="auto"/>
                    <w:left w:val="none" w:sz="0" w:space="0" w:color="auto"/>
                    <w:bottom w:val="none" w:sz="0" w:space="0" w:color="auto"/>
                    <w:right w:val="none" w:sz="0" w:space="0" w:color="auto"/>
                  </w:divBdr>
                </w:div>
                <w:div w:id="224489195">
                  <w:marLeft w:val="0"/>
                  <w:marRight w:val="0"/>
                  <w:marTop w:val="0"/>
                  <w:marBottom w:val="0"/>
                  <w:divBdr>
                    <w:top w:val="none" w:sz="0" w:space="0" w:color="auto"/>
                    <w:left w:val="none" w:sz="0" w:space="0" w:color="auto"/>
                    <w:bottom w:val="none" w:sz="0" w:space="0" w:color="auto"/>
                    <w:right w:val="none" w:sz="0" w:space="0" w:color="auto"/>
                  </w:divBdr>
                </w:div>
                <w:div w:id="1452238353">
                  <w:marLeft w:val="0"/>
                  <w:marRight w:val="0"/>
                  <w:marTop w:val="0"/>
                  <w:marBottom w:val="0"/>
                  <w:divBdr>
                    <w:top w:val="none" w:sz="0" w:space="0" w:color="auto"/>
                    <w:left w:val="none" w:sz="0" w:space="0" w:color="auto"/>
                    <w:bottom w:val="none" w:sz="0" w:space="0" w:color="auto"/>
                    <w:right w:val="none" w:sz="0" w:space="0" w:color="auto"/>
                  </w:divBdr>
                </w:div>
                <w:div w:id="1351839127">
                  <w:marLeft w:val="0"/>
                  <w:marRight w:val="0"/>
                  <w:marTop w:val="0"/>
                  <w:marBottom w:val="0"/>
                  <w:divBdr>
                    <w:top w:val="none" w:sz="0" w:space="0" w:color="auto"/>
                    <w:left w:val="none" w:sz="0" w:space="0" w:color="auto"/>
                    <w:bottom w:val="none" w:sz="0" w:space="0" w:color="auto"/>
                    <w:right w:val="none" w:sz="0" w:space="0" w:color="auto"/>
                  </w:divBdr>
                </w:div>
                <w:div w:id="1349865260">
                  <w:marLeft w:val="0"/>
                  <w:marRight w:val="0"/>
                  <w:marTop w:val="0"/>
                  <w:marBottom w:val="0"/>
                  <w:divBdr>
                    <w:top w:val="none" w:sz="0" w:space="0" w:color="auto"/>
                    <w:left w:val="none" w:sz="0" w:space="0" w:color="auto"/>
                    <w:bottom w:val="none" w:sz="0" w:space="0" w:color="auto"/>
                    <w:right w:val="none" w:sz="0" w:space="0" w:color="auto"/>
                  </w:divBdr>
                </w:div>
                <w:div w:id="1489203021">
                  <w:marLeft w:val="0"/>
                  <w:marRight w:val="0"/>
                  <w:marTop w:val="0"/>
                  <w:marBottom w:val="0"/>
                  <w:divBdr>
                    <w:top w:val="none" w:sz="0" w:space="0" w:color="auto"/>
                    <w:left w:val="none" w:sz="0" w:space="0" w:color="auto"/>
                    <w:bottom w:val="none" w:sz="0" w:space="0" w:color="auto"/>
                    <w:right w:val="none" w:sz="0" w:space="0" w:color="auto"/>
                  </w:divBdr>
                </w:div>
                <w:div w:id="2063019392">
                  <w:marLeft w:val="0"/>
                  <w:marRight w:val="0"/>
                  <w:marTop w:val="0"/>
                  <w:marBottom w:val="0"/>
                  <w:divBdr>
                    <w:top w:val="none" w:sz="0" w:space="0" w:color="auto"/>
                    <w:left w:val="none" w:sz="0" w:space="0" w:color="auto"/>
                    <w:bottom w:val="none" w:sz="0" w:space="0" w:color="auto"/>
                    <w:right w:val="none" w:sz="0" w:space="0" w:color="auto"/>
                  </w:divBdr>
                </w:div>
                <w:div w:id="632174163">
                  <w:marLeft w:val="0"/>
                  <w:marRight w:val="0"/>
                  <w:marTop w:val="0"/>
                  <w:marBottom w:val="0"/>
                  <w:divBdr>
                    <w:top w:val="none" w:sz="0" w:space="0" w:color="auto"/>
                    <w:left w:val="none" w:sz="0" w:space="0" w:color="auto"/>
                    <w:bottom w:val="none" w:sz="0" w:space="0" w:color="auto"/>
                    <w:right w:val="none" w:sz="0" w:space="0" w:color="auto"/>
                  </w:divBdr>
                </w:div>
                <w:div w:id="403643247">
                  <w:marLeft w:val="0"/>
                  <w:marRight w:val="0"/>
                  <w:marTop w:val="0"/>
                  <w:marBottom w:val="0"/>
                  <w:divBdr>
                    <w:top w:val="none" w:sz="0" w:space="0" w:color="auto"/>
                    <w:left w:val="none" w:sz="0" w:space="0" w:color="auto"/>
                    <w:bottom w:val="none" w:sz="0" w:space="0" w:color="auto"/>
                    <w:right w:val="none" w:sz="0" w:space="0" w:color="auto"/>
                  </w:divBdr>
                </w:div>
                <w:div w:id="113909072">
                  <w:marLeft w:val="0"/>
                  <w:marRight w:val="0"/>
                  <w:marTop w:val="0"/>
                  <w:marBottom w:val="0"/>
                  <w:divBdr>
                    <w:top w:val="none" w:sz="0" w:space="0" w:color="auto"/>
                    <w:left w:val="none" w:sz="0" w:space="0" w:color="auto"/>
                    <w:bottom w:val="none" w:sz="0" w:space="0" w:color="auto"/>
                    <w:right w:val="none" w:sz="0" w:space="0" w:color="auto"/>
                  </w:divBdr>
                </w:div>
                <w:div w:id="630671497">
                  <w:marLeft w:val="0"/>
                  <w:marRight w:val="0"/>
                  <w:marTop w:val="0"/>
                  <w:marBottom w:val="0"/>
                  <w:divBdr>
                    <w:top w:val="none" w:sz="0" w:space="0" w:color="auto"/>
                    <w:left w:val="none" w:sz="0" w:space="0" w:color="auto"/>
                    <w:bottom w:val="none" w:sz="0" w:space="0" w:color="auto"/>
                    <w:right w:val="none" w:sz="0" w:space="0" w:color="auto"/>
                  </w:divBdr>
                </w:div>
                <w:div w:id="1338382508">
                  <w:marLeft w:val="0"/>
                  <w:marRight w:val="0"/>
                  <w:marTop w:val="0"/>
                  <w:marBottom w:val="0"/>
                  <w:divBdr>
                    <w:top w:val="none" w:sz="0" w:space="0" w:color="auto"/>
                    <w:left w:val="none" w:sz="0" w:space="0" w:color="auto"/>
                    <w:bottom w:val="none" w:sz="0" w:space="0" w:color="auto"/>
                    <w:right w:val="none" w:sz="0" w:space="0" w:color="auto"/>
                  </w:divBdr>
                </w:div>
                <w:div w:id="537812894">
                  <w:marLeft w:val="0"/>
                  <w:marRight w:val="0"/>
                  <w:marTop w:val="0"/>
                  <w:marBottom w:val="0"/>
                  <w:divBdr>
                    <w:top w:val="none" w:sz="0" w:space="0" w:color="auto"/>
                    <w:left w:val="none" w:sz="0" w:space="0" w:color="auto"/>
                    <w:bottom w:val="none" w:sz="0" w:space="0" w:color="auto"/>
                    <w:right w:val="none" w:sz="0" w:space="0" w:color="auto"/>
                  </w:divBdr>
                </w:div>
                <w:div w:id="1690570110">
                  <w:marLeft w:val="0"/>
                  <w:marRight w:val="0"/>
                  <w:marTop w:val="0"/>
                  <w:marBottom w:val="0"/>
                  <w:divBdr>
                    <w:top w:val="none" w:sz="0" w:space="0" w:color="auto"/>
                    <w:left w:val="none" w:sz="0" w:space="0" w:color="auto"/>
                    <w:bottom w:val="none" w:sz="0" w:space="0" w:color="auto"/>
                    <w:right w:val="none" w:sz="0" w:space="0" w:color="auto"/>
                  </w:divBdr>
                </w:div>
                <w:div w:id="640501306">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1117061422">
                  <w:marLeft w:val="0"/>
                  <w:marRight w:val="0"/>
                  <w:marTop w:val="0"/>
                  <w:marBottom w:val="0"/>
                  <w:divBdr>
                    <w:top w:val="none" w:sz="0" w:space="0" w:color="auto"/>
                    <w:left w:val="none" w:sz="0" w:space="0" w:color="auto"/>
                    <w:bottom w:val="none" w:sz="0" w:space="0" w:color="auto"/>
                    <w:right w:val="none" w:sz="0" w:space="0" w:color="auto"/>
                  </w:divBdr>
                </w:div>
                <w:div w:id="1362365491">
                  <w:marLeft w:val="0"/>
                  <w:marRight w:val="0"/>
                  <w:marTop w:val="0"/>
                  <w:marBottom w:val="0"/>
                  <w:divBdr>
                    <w:top w:val="none" w:sz="0" w:space="0" w:color="auto"/>
                    <w:left w:val="none" w:sz="0" w:space="0" w:color="auto"/>
                    <w:bottom w:val="none" w:sz="0" w:space="0" w:color="auto"/>
                    <w:right w:val="none" w:sz="0" w:space="0" w:color="auto"/>
                  </w:divBdr>
                </w:div>
                <w:div w:id="2131901046">
                  <w:marLeft w:val="0"/>
                  <w:marRight w:val="0"/>
                  <w:marTop w:val="0"/>
                  <w:marBottom w:val="0"/>
                  <w:divBdr>
                    <w:top w:val="none" w:sz="0" w:space="0" w:color="auto"/>
                    <w:left w:val="none" w:sz="0" w:space="0" w:color="auto"/>
                    <w:bottom w:val="none" w:sz="0" w:space="0" w:color="auto"/>
                    <w:right w:val="none" w:sz="0" w:space="0" w:color="auto"/>
                  </w:divBdr>
                </w:div>
                <w:div w:id="1688873204">
                  <w:marLeft w:val="0"/>
                  <w:marRight w:val="0"/>
                  <w:marTop w:val="0"/>
                  <w:marBottom w:val="0"/>
                  <w:divBdr>
                    <w:top w:val="none" w:sz="0" w:space="0" w:color="auto"/>
                    <w:left w:val="none" w:sz="0" w:space="0" w:color="auto"/>
                    <w:bottom w:val="none" w:sz="0" w:space="0" w:color="auto"/>
                    <w:right w:val="none" w:sz="0" w:space="0" w:color="auto"/>
                  </w:divBdr>
                </w:div>
                <w:div w:id="528375697">
                  <w:marLeft w:val="0"/>
                  <w:marRight w:val="0"/>
                  <w:marTop w:val="0"/>
                  <w:marBottom w:val="0"/>
                  <w:divBdr>
                    <w:top w:val="none" w:sz="0" w:space="0" w:color="auto"/>
                    <w:left w:val="none" w:sz="0" w:space="0" w:color="auto"/>
                    <w:bottom w:val="none" w:sz="0" w:space="0" w:color="auto"/>
                    <w:right w:val="none" w:sz="0" w:space="0" w:color="auto"/>
                  </w:divBdr>
                </w:div>
                <w:div w:id="1685786238">
                  <w:marLeft w:val="0"/>
                  <w:marRight w:val="0"/>
                  <w:marTop w:val="0"/>
                  <w:marBottom w:val="0"/>
                  <w:divBdr>
                    <w:top w:val="none" w:sz="0" w:space="0" w:color="auto"/>
                    <w:left w:val="none" w:sz="0" w:space="0" w:color="auto"/>
                    <w:bottom w:val="none" w:sz="0" w:space="0" w:color="auto"/>
                    <w:right w:val="none" w:sz="0" w:space="0" w:color="auto"/>
                  </w:divBdr>
                </w:div>
                <w:div w:id="90129450">
                  <w:marLeft w:val="0"/>
                  <w:marRight w:val="0"/>
                  <w:marTop w:val="0"/>
                  <w:marBottom w:val="0"/>
                  <w:divBdr>
                    <w:top w:val="none" w:sz="0" w:space="0" w:color="auto"/>
                    <w:left w:val="none" w:sz="0" w:space="0" w:color="auto"/>
                    <w:bottom w:val="none" w:sz="0" w:space="0" w:color="auto"/>
                    <w:right w:val="none" w:sz="0" w:space="0" w:color="auto"/>
                  </w:divBdr>
                </w:div>
                <w:div w:id="569385694">
                  <w:marLeft w:val="0"/>
                  <w:marRight w:val="0"/>
                  <w:marTop w:val="0"/>
                  <w:marBottom w:val="0"/>
                  <w:divBdr>
                    <w:top w:val="none" w:sz="0" w:space="0" w:color="auto"/>
                    <w:left w:val="none" w:sz="0" w:space="0" w:color="auto"/>
                    <w:bottom w:val="none" w:sz="0" w:space="0" w:color="auto"/>
                    <w:right w:val="none" w:sz="0" w:space="0" w:color="auto"/>
                  </w:divBdr>
                </w:div>
                <w:div w:id="1039358774">
                  <w:marLeft w:val="0"/>
                  <w:marRight w:val="0"/>
                  <w:marTop w:val="0"/>
                  <w:marBottom w:val="0"/>
                  <w:divBdr>
                    <w:top w:val="none" w:sz="0" w:space="0" w:color="auto"/>
                    <w:left w:val="none" w:sz="0" w:space="0" w:color="auto"/>
                    <w:bottom w:val="none" w:sz="0" w:space="0" w:color="auto"/>
                    <w:right w:val="none" w:sz="0" w:space="0" w:color="auto"/>
                  </w:divBdr>
                </w:div>
                <w:div w:id="1558976417">
                  <w:marLeft w:val="0"/>
                  <w:marRight w:val="0"/>
                  <w:marTop w:val="0"/>
                  <w:marBottom w:val="0"/>
                  <w:divBdr>
                    <w:top w:val="none" w:sz="0" w:space="0" w:color="auto"/>
                    <w:left w:val="none" w:sz="0" w:space="0" w:color="auto"/>
                    <w:bottom w:val="none" w:sz="0" w:space="0" w:color="auto"/>
                    <w:right w:val="none" w:sz="0" w:space="0" w:color="auto"/>
                  </w:divBdr>
                </w:div>
                <w:div w:id="253323923">
                  <w:marLeft w:val="0"/>
                  <w:marRight w:val="0"/>
                  <w:marTop w:val="0"/>
                  <w:marBottom w:val="0"/>
                  <w:divBdr>
                    <w:top w:val="none" w:sz="0" w:space="0" w:color="auto"/>
                    <w:left w:val="none" w:sz="0" w:space="0" w:color="auto"/>
                    <w:bottom w:val="none" w:sz="0" w:space="0" w:color="auto"/>
                    <w:right w:val="none" w:sz="0" w:space="0" w:color="auto"/>
                  </w:divBdr>
                </w:div>
                <w:div w:id="1132334573">
                  <w:marLeft w:val="0"/>
                  <w:marRight w:val="0"/>
                  <w:marTop w:val="0"/>
                  <w:marBottom w:val="0"/>
                  <w:divBdr>
                    <w:top w:val="none" w:sz="0" w:space="0" w:color="auto"/>
                    <w:left w:val="none" w:sz="0" w:space="0" w:color="auto"/>
                    <w:bottom w:val="none" w:sz="0" w:space="0" w:color="auto"/>
                    <w:right w:val="none" w:sz="0" w:space="0" w:color="auto"/>
                  </w:divBdr>
                </w:div>
                <w:div w:id="1150708886">
                  <w:marLeft w:val="0"/>
                  <w:marRight w:val="0"/>
                  <w:marTop w:val="0"/>
                  <w:marBottom w:val="0"/>
                  <w:divBdr>
                    <w:top w:val="none" w:sz="0" w:space="0" w:color="auto"/>
                    <w:left w:val="none" w:sz="0" w:space="0" w:color="auto"/>
                    <w:bottom w:val="none" w:sz="0" w:space="0" w:color="auto"/>
                    <w:right w:val="none" w:sz="0" w:space="0" w:color="auto"/>
                  </w:divBdr>
                </w:div>
                <w:div w:id="1896231277">
                  <w:marLeft w:val="0"/>
                  <w:marRight w:val="0"/>
                  <w:marTop w:val="0"/>
                  <w:marBottom w:val="0"/>
                  <w:divBdr>
                    <w:top w:val="none" w:sz="0" w:space="0" w:color="auto"/>
                    <w:left w:val="none" w:sz="0" w:space="0" w:color="auto"/>
                    <w:bottom w:val="none" w:sz="0" w:space="0" w:color="auto"/>
                    <w:right w:val="none" w:sz="0" w:space="0" w:color="auto"/>
                  </w:divBdr>
                </w:div>
                <w:div w:id="1023627518">
                  <w:marLeft w:val="0"/>
                  <w:marRight w:val="0"/>
                  <w:marTop w:val="0"/>
                  <w:marBottom w:val="0"/>
                  <w:divBdr>
                    <w:top w:val="none" w:sz="0" w:space="0" w:color="auto"/>
                    <w:left w:val="none" w:sz="0" w:space="0" w:color="auto"/>
                    <w:bottom w:val="none" w:sz="0" w:space="0" w:color="auto"/>
                    <w:right w:val="none" w:sz="0" w:space="0" w:color="auto"/>
                  </w:divBdr>
                </w:div>
                <w:div w:id="1340816398">
                  <w:marLeft w:val="0"/>
                  <w:marRight w:val="0"/>
                  <w:marTop w:val="0"/>
                  <w:marBottom w:val="0"/>
                  <w:divBdr>
                    <w:top w:val="none" w:sz="0" w:space="0" w:color="auto"/>
                    <w:left w:val="none" w:sz="0" w:space="0" w:color="auto"/>
                    <w:bottom w:val="none" w:sz="0" w:space="0" w:color="auto"/>
                    <w:right w:val="none" w:sz="0" w:space="0" w:color="auto"/>
                  </w:divBdr>
                </w:div>
                <w:div w:id="135879040">
                  <w:marLeft w:val="0"/>
                  <w:marRight w:val="0"/>
                  <w:marTop w:val="0"/>
                  <w:marBottom w:val="0"/>
                  <w:divBdr>
                    <w:top w:val="none" w:sz="0" w:space="0" w:color="auto"/>
                    <w:left w:val="none" w:sz="0" w:space="0" w:color="auto"/>
                    <w:bottom w:val="none" w:sz="0" w:space="0" w:color="auto"/>
                    <w:right w:val="none" w:sz="0" w:space="0" w:color="auto"/>
                  </w:divBdr>
                </w:div>
                <w:div w:id="662515403">
                  <w:marLeft w:val="0"/>
                  <w:marRight w:val="0"/>
                  <w:marTop w:val="0"/>
                  <w:marBottom w:val="0"/>
                  <w:divBdr>
                    <w:top w:val="none" w:sz="0" w:space="0" w:color="auto"/>
                    <w:left w:val="none" w:sz="0" w:space="0" w:color="auto"/>
                    <w:bottom w:val="none" w:sz="0" w:space="0" w:color="auto"/>
                    <w:right w:val="none" w:sz="0" w:space="0" w:color="auto"/>
                  </w:divBdr>
                </w:div>
                <w:div w:id="695695623">
                  <w:marLeft w:val="0"/>
                  <w:marRight w:val="0"/>
                  <w:marTop w:val="0"/>
                  <w:marBottom w:val="0"/>
                  <w:divBdr>
                    <w:top w:val="none" w:sz="0" w:space="0" w:color="auto"/>
                    <w:left w:val="none" w:sz="0" w:space="0" w:color="auto"/>
                    <w:bottom w:val="none" w:sz="0" w:space="0" w:color="auto"/>
                    <w:right w:val="none" w:sz="0" w:space="0" w:color="auto"/>
                  </w:divBdr>
                </w:div>
                <w:div w:id="933635048">
                  <w:marLeft w:val="0"/>
                  <w:marRight w:val="0"/>
                  <w:marTop w:val="0"/>
                  <w:marBottom w:val="0"/>
                  <w:divBdr>
                    <w:top w:val="none" w:sz="0" w:space="0" w:color="auto"/>
                    <w:left w:val="none" w:sz="0" w:space="0" w:color="auto"/>
                    <w:bottom w:val="none" w:sz="0" w:space="0" w:color="auto"/>
                    <w:right w:val="none" w:sz="0" w:space="0" w:color="auto"/>
                  </w:divBdr>
                </w:div>
                <w:div w:id="258955841">
                  <w:marLeft w:val="0"/>
                  <w:marRight w:val="0"/>
                  <w:marTop w:val="0"/>
                  <w:marBottom w:val="0"/>
                  <w:divBdr>
                    <w:top w:val="none" w:sz="0" w:space="0" w:color="auto"/>
                    <w:left w:val="none" w:sz="0" w:space="0" w:color="auto"/>
                    <w:bottom w:val="none" w:sz="0" w:space="0" w:color="auto"/>
                    <w:right w:val="none" w:sz="0" w:space="0" w:color="auto"/>
                  </w:divBdr>
                </w:div>
                <w:div w:id="475807075">
                  <w:marLeft w:val="0"/>
                  <w:marRight w:val="0"/>
                  <w:marTop w:val="0"/>
                  <w:marBottom w:val="0"/>
                  <w:divBdr>
                    <w:top w:val="none" w:sz="0" w:space="0" w:color="auto"/>
                    <w:left w:val="none" w:sz="0" w:space="0" w:color="auto"/>
                    <w:bottom w:val="none" w:sz="0" w:space="0" w:color="auto"/>
                    <w:right w:val="none" w:sz="0" w:space="0" w:color="auto"/>
                  </w:divBdr>
                </w:div>
                <w:div w:id="570510264">
                  <w:marLeft w:val="0"/>
                  <w:marRight w:val="0"/>
                  <w:marTop w:val="0"/>
                  <w:marBottom w:val="0"/>
                  <w:divBdr>
                    <w:top w:val="none" w:sz="0" w:space="0" w:color="auto"/>
                    <w:left w:val="none" w:sz="0" w:space="0" w:color="auto"/>
                    <w:bottom w:val="none" w:sz="0" w:space="0" w:color="auto"/>
                    <w:right w:val="none" w:sz="0" w:space="0" w:color="auto"/>
                  </w:divBdr>
                </w:div>
                <w:div w:id="1765225112">
                  <w:marLeft w:val="0"/>
                  <w:marRight w:val="0"/>
                  <w:marTop w:val="0"/>
                  <w:marBottom w:val="0"/>
                  <w:divBdr>
                    <w:top w:val="none" w:sz="0" w:space="0" w:color="auto"/>
                    <w:left w:val="none" w:sz="0" w:space="0" w:color="auto"/>
                    <w:bottom w:val="none" w:sz="0" w:space="0" w:color="auto"/>
                    <w:right w:val="none" w:sz="0" w:space="0" w:color="auto"/>
                  </w:divBdr>
                </w:div>
                <w:div w:id="212695801">
                  <w:marLeft w:val="0"/>
                  <w:marRight w:val="0"/>
                  <w:marTop w:val="0"/>
                  <w:marBottom w:val="0"/>
                  <w:divBdr>
                    <w:top w:val="none" w:sz="0" w:space="0" w:color="auto"/>
                    <w:left w:val="none" w:sz="0" w:space="0" w:color="auto"/>
                    <w:bottom w:val="none" w:sz="0" w:space="0" w:color="auto"/>
                    <w:right w:val="none" w:sz="0" w:space="0" w:color="auto"/>
                  </w:divBdr>
                </w:div>
                <w:div w:id="1479951819">
                  <w:marLeft w:val="0"/>
                  <w:marRight w:val="0"/>
                  <w:marTop w:val="0"/>
                  <w:marBottom w:val="0"/>
                  <w:divBdr>
                    <w:top w:val="none" w:sz="0" w:space="0" w:color="auto"/>
                    <w:left w:val="none" w:sz="0" w:space="0" w:color="auto"/>
                    <w:bottom w:val="none" w:sz="0" w:space="0" w:color="auto"/>
                    <w:right w:val="none" w:sz="0" w:space="0" w:color="auto"/>
                  </w:divBdr>
                </w:div>
                <w:div w:id="311376584">
                  <w:marLeft w:val="0"/>
                  <w:marRight w:val="0"/>
                  <w:marTop w:val="0"/>
                  <w:marBottom w:val="0"/>
                  <w:divBdr>
                    <w:top w:val="none" w:sz="0" w:space="0" w:color="auto"/>
                    <w:left w:val="none" w:sz="0" w:space="0" w:color="auto"/>
                    <w:bottom w:val="none" w:sz="0" w:space="0" w:color="auto"/>
                    <w:right w:val="none" w:sz="0" w:space="0" w:color="auto"/>
                  </w:divBdr>
                </w:div>
                <w:div w:id="315912401">
                  <w:marLeft w:val="0"/>
                  <w:marRight w:val="0"/>
                  <w:marTop w:val="0"/>
                  <w:marBottom w:val="0"/>
                  <w:divBdr>
                    <w:top w:val="none" w:sz="0" w:space="0" w:color="auto"/>
                    <w:left w:val="none" w:sz="0" w:space="0" w:color="auto"/>
                    <w:bottom w:val="none" w:sz="0" w:space="0" w:color="auto"/>
                    <w:right w:val="none" w:sz="0" w:space="0" w:color="auto"/>
                  </w:divBdr>
                </w:div>
                <w:div w:id="434398149">
                  <w:marLeft w:val="0"/>
                  <w:marRight w:val="0"/>
                  <w:marTop w:val="0"/>
                  <w:marBottom w:val="0"/>
                  <w:divBdr>
                    <w:top w:val="none" w:sz="0" w:space="0" w:color="auto"/>
                    <w:left w:val="none" w:sz="0" w:space="0" w:color="auto"/>
                    <w:bottom w:val="none" w:sz="0" w:space="0" w:color="auto"/>
                    <w:right w:val="none" w:sz="0" w:space="0" w:color="auto"/>
                  </w:divBdr>
                </w:div>
                <w:div w:id="637345841">
                  <w:marLeft w:val="0"/>
                  <w:marRight w:val="0"/>
                  <w:marTop w:val="0"/>
                  <w:marBottom w:val="0"/>
                  <w:divBdr>
                    <w:top w:val="none" w:sz="0" w:space="0" w:color="auto"/>
                    <w:left w:val="none" w:sz="0" w:space="0" w:color="auto"/>
                    <w:bottom w:val="none" w:sz="0" w:space="0" w:color="auto"/>
                    <w:right w:val="none" w:sz="0" w:space="0" w:color="auto"/>
                  </w:divBdr>
                </w:div>
                <w:div w:id="252664048">
                  <w:marLeft w:val="0"/>
                  <w:marRight w:val="0"/>
                  <w:marTop w:val="0"/>
                  <w:marBottom w:val="0"/>
                  <w:divBdr>
                    <w:top w:val="none" w:sz="0" w:space="0" w:color="auto"/>
                    <w:left w:val="none" w:sz="0" w:space="0" w:color="auto"/>
                    <w:bottom w:val="none" w:sz="0" w:space="0" w:color="auto"/>
                    <w:right w:val="none" w:sz="0" w:space="0" w:color="auto"/>
                  </w:divBdr>
                </w:div>
                <w:div w:id="116880613">
                  <w:marLeft w:val="0"/>
                  <w:marRight w:val="0"/>
                  <w:marTop w:val="0"/>
                  <w:marBottom w:val="0"/>
                  <w:divBdr>
                    <w:top w:val="none" w:sz="0" w:space="0" w:color="auto"/>
                    <w:left w:val="none" w:sz="0" w:space="0" w:color="auto"/>
                    <w:bottom w:val="none" w:sz="0" w:space="0" w:color="auto"/>
                    <w:right w:val="none" w:sz="0" w:space="0" w:color="auto"/>
                  </w:divBdr>
                </w:div>
                <w:div w:id="798376871">
                  <w:marLeft w:val="0"/>
                  <w:marRight w:val="0"/>
                  <w:marTop w:val="0"/>
                  <w:marBottom w:val="0"/>
                  <w:divBdr>
                    <w:top w:val="none" w:sz="0" w:space="0" w:color="auto"/>
                    <w:left w:val="none" w:sz="0" w:space="0" w:color="auto"/>
                    <w:bottom w:val="none" w:sz="0" w:space="0" w:color="auto"/>
                    <w:right w:val="none" w:sz="0" w:space="0" w:color="auto"/>
                  </w:divBdr>
                </w:div>
                <w:div w:id="123475871">
                  <w:marLeft w:val="0"/>
                  <w:marRight w:val="0"/>
                  <w:marTop w:val="0"/>
                  <w:marBottom w:val="0"/>
                  <w:divBdr>
                    <w:top w:val="none" w:sz="0" w:space="0" w:color="auto"/>
                    <w:left w:val="none" w:sz="0" w:space="0" w:color="auto"/>
                    <w:bottom w:val="none" w:sz="0" w:space="0" w:color="auto"/>
                    <w:right w:val="none" w:sz="0" w:space="0" w:color="auto"/>
                  </w:divBdr>
                </w:div>
                <w:div w:id="1174688409">
                  <w:marLeft w:val="0"/>
                  <w:marRight w:val="0"/>
                  <w:marTop w:val="0"/>
                  <w:marBottom w:val="0"/>
                  <w:divBdr>
                    <w:top w:val="none" w:sz="0" w:space="0" w:color="auto"/>
                    <w:left w:val="none" w:sz="0" w:space="0" w:color="auto"/>
                    <w:bottom w:val="none" w:sz="0" w:space="0" w:color="auto"/>
                    <w:right w:val="none" w:sz="0" w:space="0" w:color="auto"/>
                  </w:divBdr>
                </w:div>
                <w:div w:id="1380860516">
                  <w:marLeft w:val="0"/>
                  <w:marRight w:val="0"/>
                  <w:marTop w:val="0"/>
                  <w:marBottom w:val="0"/>
                  <w:divBdr>
                    <w:top w:val="none" w:sz="0" w:space="0" w:color="auto"/>
                    <w:left w:val="none" w:sz="0" w:space="0" w:color="auto"/>
                    <w:bottom w:val="none" w:sz="0" w:space="0" w:color="auto"/>
                    <w:right w:val="none" w:sz="0" w:space="0" w:color="auto"/>
                  </w:divBdr>
                </w:div>
                <w:div w:id="418140334">
                  <w:marLeft w:val="0"/>
                  <w:marRight w:val="0"/>
                  <w:marTop w:val="0"/>
                  <w:marBottom w:val="0"/>
                  <w:divBdr>
                    <w:top w:val="none" w:sz="0" w:space="0" w:color="auto"/>
                    <w:left w:val="none" w:sz="0" w:space="0" w:color="auto"/>
                    <w:bottom w:val="none" w:sz="0" w:space="0" w:color="auto"/>
                    <w:right w:val="none" w:sz="0" w:space="0" w:color="auto"/>
                  </w:divBdr>
                </w:div>
                <w:div w:id="823161470">
                  <w:marLeft w:val="0"/>
                  <w:marRight w:val="0"/>
                  <w:marTop w:val="0"/>
                  <w:marBottom w:val="0"/>
                  <w:divBdr>
                    <w:top w:val="none" w:sz="0" w:space="0" w:color="auto"/>
                    <w:left w:val="none" w:sz="0" w:space="0" w:color="auto"/>
                    <w:bottom w:val="none" w:sz="0" w:space="0" w:color="auto"/>
                    <w:right w:val="none" w:sz="0" w:space="0" w:color="auto"/>
                  </w:divBdr>
                </w:div>
                <w:div w:id="1871801909">
                  <w:marLeft w:val="0"/>
                  <w:marRight w:val="0"/>
                  <w:marTop w:val="0"/>
                  <w:marBottom w:val="0"/>
                  <w:divBdr>
                    <w:top w:val="none" w:sz="0" w:space="0" w:color="auto"/>
                    <w:left w:val="none" w:sz="0" w:space="0" w:color="auto"/>
                    <w:bottom w:val="none" w:sz="0" w:space="0" w:color="auto"/>
                    <w:right w:val="none" w:sz="0" w:space="0" w:color="auto"/>
                  </w:divBdr>
                </w:div>
                <w:div w:id="414741094">
                  <w:marLeft w:val="0"/>
                  <w:marRight w:val="0"/>
                  <w:marTop w:val="0"/>
                  <w:marBottom w:val="0"/>
                  <w:divBdr>
                    <w:top w:val="none" w:sz="0" w:space="0" w:color="auto"/>
                    <w:left w:val="none" w:sz="0" w:space="0" w:color="auto"/>
                    <w:bottom w:val="none" w:sz="0" w:space="0" w:color="auto"/>
                    <w:right w:val="none" w:sz="0" w:space="0" w:color="auto"/>
                  </w:divBdr>
                </w:div>
                <w:div w:id="1818376714">
                  <w:marLeft w:val="0"/>
                  <w:marRight w:val="0"/>
                  <w:marTop w:val="0"/>
                  <w:marBottom w:val="0"/>
                  <w:divBdr>
                    <w:top w:val="none" w:sz="0" w:space="0" w:color="auto"/>
                    <w:left w:val="none" w:sz="0" w:space="0" w:color="auto"/>
                    <w:bottom w:val="none" w:sz="0" w:space="0" w:color="auto"/>
                    <w:right w:val="none" w:sz="0" w:space="0" w:color="auto"/>
                  </w:divBdr>
                </w:div>
                <w:div w:id="580262324">
                  <w:marLeft w:val="0"/>
                  <w:marRight w:val="0"/>
                  <w:marTop w:val="0"/>
                  <w:marBottom w:val="0"/>
                  <w:divBdr>
                    <w:top w:val="none" w:sz="0" w:space="0" w:color="auto"/>
                    <w:left w:val="none" w:sz="0" w:space="0" w:color="auto"/>
                    <w:bottom w:val="none" w:sz="0" w:space="0" w:color="auto"/>
                    <w:right w:val="none" w:sz="0" w:space="0" w:color="auto"/>
                  </w:divBdr>
                </w:div>
                <w:div w:id="318118077">
                  <w:marLeft w:val="0"/>
                  <w:marRight w:val="0"/>
                  <w:marTop w:val="0"/>
                  <w:marBottom w:val="0"/>
                  <w:divBdr>
                    <w:top w:val="none" w:sz="0" w:space="0" w:color="auto"/>
                    <w:left w:val="none" w:sz="0" w:space="0" w:color="auto"/>
                    <w:bottom w:val="none" w:sz="0" w:space="0" w:color="auto"/>
                    <w:right w:val="none" w:sz="0" w:space="0" w:color="auto"/>
                  </w:divBdr>
                </w:div>
                <w:div w:id="286278681">
                  <w:marLeft w:val="0"/>
                  <w:marRight w:val="0"/>
                  <w:marTop w:val="0"/>
                  <w:marBottom w:val="0"/>
                  <w:divBdr>
                    <w:top w:val="none" w:sz="0" w:space="0" w:color="auto"/>
                    <w:left w:val="none" w:sz="0" w:space="0" w:color="auto"/>
                    <w:bottom w:val="none" w:sz="0" w:space="0" w:color="auto"/>
                    <w:right w:val="none" w:sz="0" w:space="0" w:color="auto"/>
                  </w:divBdr>
                </w:div>
                <w:div w:id="59333222">
                  <w:marLeft w:val="0"/>
                  <w:marRight w:val="0"/>
                  <w:marTop w:val="0"/>
                  <w:marBottom w:val="0"/>
                  <w:divBdr>
                    <w:top w:val="none" w:sz="0" w:space="0" w:color="auto"/>
                    <w:left w:val="none" w:sz="0" w:space="0" w:color="auto"/>
                    <w:bottom w:val="none" w:sz="0" w:space="0" w:color="auto"/>
                    <w:right w:val="none" w:sz="0" w:space="0" w:color="auto"/>
                  </w:divBdr>
                </w:div>
                <w:div w:id="385299878">
                  <w:marLeft w:val="0"/>
                  <w:marRight w:val="0"/>
                  <w:marTop w:val="0"/>
                  <w:marBottom w:val="0"/>
                  <w:divBdr>
                    <w:top w:val="none" w:sz="0" w:space="0" w:color="auto"/>
                    <w:left w:val="none" w:sz="0" w:space="0" w:color="auto"/>
                    <w:bottom w:val="none" w:sz="0" w:space="0" w:color="auto"/>
                    <w:right w:val="none" w:sz="0" w:space="0" w:color="auto"/>
                  </w:divBdr>
                </w:div>
                <w:div w:id="867837357">
                  <w:marLeft w:val="0"/>
                  <w:marRight w:val="0"/>
                  <w:marTop w:val="0"/>
                  <w:marBottom w:val="0"/>
                  <w:divBdr>
                    <w:top w:val="none" w:sz="0" w:space="0" w:color="auto"/>
                    <w:left w:val="none" w:sz="0" w:space="0" w:color="auto"/>
                    <w:bottom w:val="none" w:sz="0" w:space="0" w:color="auto"/>
                    <w:right w:val="none" w:sz="0" w:space="0" w:color="auto"/>
                  </w:divBdr>
                </w:div>
                <w:div w:id="1683624235">
                  <w:marLeft w:val="0"/>
                  <w:marRight w:val="0"/>
                  <w:marTop w:val="0"/>
                  <w:marBottom w:val="0"/>
                  <w:divBdr>
                    <w:top w:val="none" w:sz="0" w:space="0" w:color="auto"/>
                    <w:left w:val="none" w:sz="0" w:space="0" w:color="auto"/>
                    <w:bottom w:val="none" w:sz="0" w:space="0" w:color="auto"/>
                    <w:right w:val="none" w:sz="0" w:space="0" w:color="auto"/>
                  </w:divBdr>
                </w:div>
                <w:div w:id="429938196">
                  <w:marLeft w:val="0"/>
                  <w:marRight w:val="0"/>
                  <w:marTop w:val="0"/>
                  <w:marBottom w:val="0"/>
                  <w:divBdr>
                    <w:top w:val="none" w:sz="0" w:space="0" w:color="auto"/>
                    <w:left w:val="none" w:sz="0" w:space="0" w:color="auto"/>
                    <w:bottom w:val="none" w:sz="0" w:space="0" w:color="auto"/>
                    <w:right w:val="none" w:sz="0" w:space="0" w:color="auto"/>
                  </w:divBdr>
                </w:div>
                <w:div w:id="1451586007">
                  <w:marLeft w:val="0"/>
                  <w:marRight w:val="0"/>
                  <w:marTop w:val="0"/>
                  <w:marBottom w:val="0"/>
                  <w:divBdr>
                    <w:top w:val="none" w:sz="0" w:space="0" w:color="auto"/>
                    <w:left w:val="none" w:sz="0" w:space="0" w:color="auto"/>
                    <w:bottom w:val="none" w:sz="0" w:space="0" w:color="auto"/>
                    <w:right w:val="none" w:sz="0" w:space="0" w:color="auto"/>
                  </w:divBdr>
                </w:div>
                <w:div w:id="2037805770">
                  <w:marLeft w:val="0"/>
                  <w:marRight w:val="0"/>
                  <w:marTop w:val="0"/>
                  <w:marBottom w:val="0"/>
                  <w:divBdr>
                    <w:top w:val="none" w:sz="0" w:space="0" w:color="auto"/>
                    <w:left w:val="none" w:sz="0" w:space="0" w:color="auto"/>
                    <w:bottom w:val="none" w:sz="0" w:space="0" w:color="auto"/>
                    <w:right w:val="none" w:sz="0" w:space="0" w:color="auto"/>
                  </w:divBdr>
                </w:div>
                <w:div w:id="1269198044">
                  <w:marLeft w:val="0"/>
                  <w:marRight w:val="0"/>
                  <w:marTop w:val="0"/>
                  <w:marBottom w:val="0"/>
                  <w:divBdr>
                    <w:top w:val="none" w:sz="0" w:space="0" w:color="auto"/>
                    <w:left w:val="none" w:sz="0" w:space="0" w:color="auto"/>
                    <w:bottom w:val="none" w:sz="0" w:space="0" w:color="auto"/>
                    <w:right w:val="none" w:sz="0" w:space="0" w:color="auto"/>
                  </w:divBdr>
                </w:div>
                <w:div w:id="1522084440">
                  <w:marLeft w:val="0"/>
                  <w:marRight w:val="0"/>
                  <w:marTop w:val="0"/>
                  <w:marBottom w:val="0"/>
                  <w:divBdr>
                    <w:top w:val="none" w:sz="0" w:space="0" w:color="auto"/>
                    <w:left w:val="none" w:sz="0" w:space="0" w:color="auto"/>
                    <w:bottom w:val="none" w:sz="0" w:space="0" w:color="auto"/>
                    <w:right w:val="none" w:sz="0" w:space="0" w:color="auto"/>
                  </w:divBdr>
                </w:div>
                <w:div w:id="263732617">
                  <w:marLeft w:val="0"/>
                  <w:marRight w:val="0"/>
                  <w:marTop w:val="0"/>
                  <w:marBottom w:val="0"/>
                  <w:divBdr>
                    <w:top w:val="none" w:sz="0" w:space="0" w:color="auto"/>
                    <w:left w:val="none" w:sz="0" w:space="0" w:color="auto"/>
                    <w:bottom w:val="none" w:sz="0" w:space="0" w:color="auto"/>
                    <w:right w:val="none" w:sz="0" w:space="0" w:color="auto"/>
                  </w:divBdr>
                </w:div>
                <w:div w:id="1456439207">
                  <w:marLeft w:val="0"/>
                  <w:marRight w:val="0"/>
                  <w:marTop w:val="0"/>
                  <w:marBottom w:val="0"/>
                  <w:divBdr>
                    <w:top w:val="none" w:sz="0" w:space="0" w:color="auto"/>
                    <w:left w:val="none" w:sz="0" w:space="0" w:color="auto"/>
                    <w:bottom w:val="none" w:sz="0" w:space="0" w:color="auto"/>
                    <w:right w:val="none" w:sz="0" w:space="0" w:color="auto"/>
                  </w:divBdr>
                </w:div>
                <w:div w:id="1320377876">
                  <w:marLeft w:val="0"/>
                  <w:marRight w:val="0"/>
                  <w:marTop w:val="0"/>
                  <w:marBottom w:val="0"/>
                  <w:divBdr>
                    <w:top w:val="none" w:sz="0" w:space="0" w:color="auto"/>
                    <w:left w:val="none" w:sz="0" w:space="0" w:color="auto"/>
                    <w:bottom w:val="none" w:sz="0" w:space="0" w:color="auto"/>
                    <w:right w:val="none" w:sz="0" w:space="0" w:color="auto"/>
                  </w:divBdr>
                </w:div>
                <w:div w:id="1497724839">
                  <w:marLeft w:val="0"/>
                  <w:marRight w:val="0"/>
                  <w:marTop w:val="0"/>
                  <w:marBottom w:val="0"/>
                  <w:divBdr>
                    <w:top w:val="none" w:sz="0" w:space="0" w:color="auto"/>
                    <w:left w:val="none" w:sz="0" w:space="0" w:color="auto"/>
                    <w:bottom w:val="none" w:sz="0" w:space="0" w:color="auto"/>
                    <w:right w:val="none" w:sz="0" w:space="0" w:color="auto"/>
                  </w:divBdr>
                </w:div>
                <w:div w:id="1810436672">
                  <w:marLeft w:val="0"/>
                  <w:marRight w:val="0"/>
                  <w:marTop w:val="0"/>
                  <w:marBottom w:val="0"/>
                  <w:divBdr>
                    <w:top w:val="none" w:sz="0" w:space="0" w:color="auto"/>
                    <w:left w:val="none" w:sz="0" w:space="0" w:color="auto"/>
                    <w:bottom w:val="none" w:sz="0" w:space="0" w:color="auto"/>
                    <w:right w:val="none" w:sz="0" w:space="0" w:color="auto"/>
                  </w:divBdr>
                </w:div>
                <w:div w:id="717313640">
                  <w:marLeft w:val="0"/>
                  <w:marRight w:val="0"/>
                  <w:marTop w:val="0"/>
                  <w:marBottom w:val="0"/>
                  <w:divBdr>
                    <w:top w:val="none" w:sz="0" w:space="0" w:color="auto"/>
                    <w:left w:val="none" w:sz="0" w:space="0" w:color="auto"/>
                    <w:bottom w:val="none" w:sz="0" w:space="0" w:color="auto"/>
                    <w:right w:val="none" w:sz="0" w:space="0" w:color="auto"/>
                  </w:divBdr>
                </w:div>
                <w:div w:id="1980382547">
                  <w:marLeft w:val="0"/>
                  <w:marRight w:val="0"/>
                  <w:marTop w:val="0"/>
                  <w:marBottom w:val="0"/>
                  <w:divBdr>
                    <w:top w:val="none" w:sz="0" w:space="0" w:color="auto"/>
                    <w:left w:val="none" w:sz="0" w:space="0" w:color="auto"/>
                    <w:bottom w:val="none" w:sz="0" w:space="0" w:color="auto"/>
                    <w:right w:val="none" w:sz="0" w:space="0" w:color="auto"/>
                  </w:divBdr>
                </w:div>
                <w:div w:id="755637930">
                  <w:marLeft w:val="0"/>
                  <w:marRight w:val="0"/>
                  <w:marTop w:val="0"/>
                  <w:marBottom w:val="0"/>
                  <w:divBdr>
                    <w:top w:val="none" w:sz="0" w:space="0" w:color="auto"/>
                    <w:left w:val="none" w:sz="0" w:space="0" w:color="auto"/>
                    <w:bottom w:val="none" w:sz="0" w:space="0" w:color="auto"/>
                    <w:right w:val="none" w:sz="0" w:space="0" w:color="auto"/>
                  </w:divBdr>
                </w:div>
                <w:div w:id="1838033398">
                  <w:marLeft w:val="0"/>
                  <w:marRight w:val="0"/>
                  <w:marTop w:val="0"/>
                  <w:marBottom w:val="0"/>
                  <w:divBdr>
                    <w:top w:val="none" w:sz="0" w:space="0" w:color="auto"/>
                    <w:left w:val="none" w:sz="0" w:space="0" w:color="auto"/>
                    <w:bottom w:val="none" w:sz="0" w:space="0" w:color="auto"/>
                    <w:right w:val="none" w:sz="0" w:space="0" w:color="auto"/>
                  </w:divBdr>
                </w:div>
                <w:div w:id="1619288202">
                  <w:marLeft w:val="0"/>
                  <w:marRight w:val="0"/>
                  <w:marTop w:val="0"/>
                  <w:marBottom w:val="0"/>
                  <w:divBdr>
                    <w:top w:val="none" w:sz="0" w:space="0" w:color="auto"/>
                    <w:left w:val="none" w:sz="0" w:space="0" w:color="auto"/>
                    <w:bottom w:val="none" w:sz="0" w:space="0" w:color="auto"/>
                    <w:right w:val="none" w:sz="0" w:space="0" w:color="auto"/>
                  </w:divBdr>
                </w:div>
                <w:div w:id="1057586646">
                  <w:marLeft w:val="0"/>
                  <w:marRight w:val="0"/>
                  <w:marTop w:val="0"/>
                  <w:marBottom w:val="0"/>
                  <w:divBdr>
                    <w:top w:val="none" w:sz="0" w:space="0" w:color="auto"/>
                    <w:left w:val="none" w:sz="0" w:space="0" w:color="auto"/>
                    <w:bottom w:val="none" w:sz="0" w:space="0" w:color="auto"/>
                    <w:right w:val="none" w:sz="0" w:space="0" w:color="auto"/>
                  </w:divBdr>
                </w:div>
                <w:div w:id="630867181">
                  <w:marLeft w:val="0"/>
                  <w:marRight w:val="0"/>
                  <w:marTop w:val="0"/>
                  <w:marBottom w:val="0"/>
                  <w:divBdr>
                    <w:top w:val="none" w:sz="0" w:space="0" w:color="auto"/>
                    <w:left w:val="none" w:sz="0" w:space="0" w:color="auto"/>
                    <w:bottom w:val="none" w:sz="0" w:space="0" w:color="auto"/>
                    <w:right w:val="none" w:sz="0" w:space="0" w:color="auto"/>
                  </w:divBdr>
                </w:div>
                <w:div w:id="1619294896">
                  <w:marLeft w:val="0"/>
                  <w:marRight w:val="0"/>
                  <w:marTop w:val="0"/>
                  <w:marBottom w:val="0"/>
                  <w:divBdr>
                    <w:top w:val="none" w:sz="0" w:space="0" w:color="auto"/>
                    <w:left w:val="none" w:sz="0" w:space="0" w:color="auto"/>
                    <w:bottom w:val="none" w:sz="0" w:space="0" w:color="auto"/>
                    <w:right w:val="none" w:sz="0" w:space="0" w:color="auto"/>
                  </w:divBdr>
                </w:div>
                <w:div w:id="1533961548">
                  <w:marLeft w:val="0"/>
                  <w:marRight w:val="0"/>
                  <w:marTop w:val="0"/>
                  <w:marBottom w:val="0"/>
                  <w:divBdr>
                    <w:top w:val="none" w:sz="0" w:space="0" w:color="auto"/>
                    <w:left w:val="none" w:sz="0" w:space="0" w:color="auto"/>
                    <w:bottom w:val="none" w:sz="0" w:space="0" w:color="auto"/>
                    <w:right w:val="none" w:sz="0" w:space="0" w:color="auto"/>
                  </w:divBdr>
                </w:div>
                <w:div w:id="887034242">
                  <w:marLeft w:val="0"/>
                  <w:marRight w:val="0"/>
                  <w:marTop w:val="0"/>
                  <w:marBottom w:val="0"/>
                  <w:divBdr>
                    <w:top w:val="none" w:sz="0" w:space="0" w:color="auto"/>
                    <w:left w:val="none" w:sz="0" w:space="0" w:color="auto"/>
                    <w:bottom w:val="none" w:sz="0" w:space="0" w:color="auto"/>
                    <w:right w:val="none" w:sz="0" w:space="0" w:color="auto"/>
                  </w:divBdr>
                </w:div>
                <w:div w:id="797603103">
                  <w:marLeft w:val="0"/>
                  <w:marRight w:val="0"/>
                  <w:marTop w:val="0"/>
                  <w:marBottom w:val="0"/>
                  <w:divBdr>
                    <w:top w:val="none" w:sz="0" w:space="0" w:color="auto"/>
                    <w:left w:val="none" w:sz="0" w:space="0" w:color="auto"/>
                    <w:bottom w:val="none" w:sz="0" w:space="0" w:color="auto"/>
                    <w:right w:val="none" w:sz="0" w:space="0" w:color="auto"/>
                  </w:divBdr>
                </w:div>
                <w:div w:id="1623537660">
                  <w:marLeft w:val="0"/>
                  <w:marRight w:val="0"/>
                  <w:marTop w:val="0"/>
                  <w:marBottom w:val="0"/>
                  <w:divBdr>
                    <w:top w:val="none" w:sz="0" w:space="0" w:color="auto"/>
                    <w:left w:val="none" w:sz="0" w:space="0" w:color="auto"/>
                    <w:bottom w:val="none" w:sz="0" w:space="0" w:color="auto"/>
                    <w:right w:val="none" w:sz="0" w:space="0" w:color="auto"/>
                  </w:divBdr>
                </w:div>
                <w:div w:id="1700815299">
                  <w:marLeft w:val="0"/>
                  <w:marRight w:val="0"/>
                  <w:marTop w:val="0"/>
                  <w:marBottom w:val="0"/>
                  <w:divBdr>
                    <w:top w:val="none" w:sz="0" w:space="0" w:color="auto"/>
                    <w:left w:val="none" w:sz="0" w:space="0" w:color="auto"/>
                    <w:bottom w:val="none" w:sz="0" w:space="0" w:color="auto"/>
                    <w:right w:val="none" w:sz="0" w:space="0" w:color="auto"/>
                  </w:divBdr>
                </w:div>
                <w:div w:id="653295025">
                  <w:marLeft w:val="0"/>
                  <w:marRight w:val="0"/>
                  <w:marTop w:val="0"/>
                  <w:marBottom w:val="0"/>
                  <w:divBdr>
                    <w:top w:val="none" w:sz="0" w:space="0" w:color="auto"/>
                    <w:left w:val="none" w:sz="0" w:space="0" w:color="auto"/>
                    <w:bottom w:val="none" w:sz="0" w:space="0" w:color="auto"/>
                    <w:right w:val="none" w:sz="0" w:space="0" w:color="auto"/>
                  </w:divBdr>
                </w:div>
                <w:div w:id="588850205">
                  <w:marLeft w:val="0"/>
                  <w:marRight w:val="0"/>
                  <w:marTop w:val="0"/>
                  <w:marBottom w:val="0"/>
                  <w:divBdr>
                    <w:top w:val="none" w:sz="0" w:space="0" w:color="auto"/>
                    <w:left w:val="none" w:sz="0" w:space="0" w:color="auto"/>
                    <w:bottom w:val="none" w:sz="0" w:space="0" w:color="auto"/>
                    <w:right w:val="none" w:sz="0" w:space="0" w:color="auto"/>
                  </w:divBdr>
                </w:div>
                <w:div w:id="258677926">
                  <w:marLeft w:val="0"/>
                  <w:marRight w:val="0"/>
                  <w:marTop w:val="0"/>
                  <w:marBottom w:val="0"/>
                  <w:divBdr>
                    <w:top w:val="none" w:sz="0" w:space="0" w:color="auto"/>
                    <w:left w:val="none" w:sz="0" w:space="0" w:color="auto"/>
                    <w:bottom w:val="none" w:sz="0" w:space="0" w:color="auto"/>
                    <w:right w:val="none" w:sz="0" w:space="0" w:color="auto"/>
                  </w:divBdr>
                </w:div>
                <w:div w:id="569925806">
                  <w:marLeft w:val="0"/>
                  <w:marRight w:val="0"/>
                  <w:marTop w:val="0"/>
                  <w:marBottom w:val="0"/>
                  <w:divBdr>
                    <w:top w:val="none" w:sz="0" w:space="0" w:color="auto"/>
                    <w:left w:val="none" w:sz="0" w:space="0" w:color="auto"/>
                    <w:bottom w:val="none" w:sz="0" w:space="0" w:color="auto"/>
                    <w:right w:val="none" w:sz="0" w:space="0" w:color="auto"/>
                  </w:divBdr>
                </w:div>
                <w:div w:id="407582927">
                  <w:marLeft w:val="0"/>
                  <w:marRight w:val="0"/>
                  <w:marTop w:val="0"/>
                  <w:marBottom w:val="0"/>
                  <w:divBdr>
                    <w:top w:val="none" w:sz="0" w:space="0" w:color="auto"/>
                    <w:left w:val="none" w:sz="0" w:space="0" w:color="auto"/>
                    <w:bottom w:val="none" w:sz="0" w:space="0" w:color="auto"/>
                    <w:right w:val="none" w:sz="0" w:space="0" w:color="auto"/>
                  </w:divBdr>
                </w:div>
                <w:div w:id="2055536722">
                  <w:marLeft w:val="0"/>
                  <w:marRight w:val="0"/>
                  <w:marTop w:val="0"/>
                  <w:marBottom w:val="0"/>
                  <w:divBdr>
                    <w:top w:val="none" w:sz="0" w:space="0" w:color="auto"/>
                    <w:left w:val="none" w:sz="0" w:space="0" w:color="auto"/>
                    <w:bottom w:val="none" w:sz="0" w:space="0" w:color="auto"/>
                    <w:right w:val="none" w:sz="0" w:space="0" w:color="auto"/>
                  </w:divBdr>
                </w:div>
                <w:div w:id="1384210721">
                  <w:marLeft w:val="0"/>
                  <w:marRight w:val="0"/>
                  <w:marTop w:val="0"/>
                  <w:marBottom w:val="0"/>
                  <w:divBdr>
                    <w:top w:val="none" w:sz="0" w:space="0" w:color="auto"/>
                    <w:left w:val="none" w:sz="0" w:space="0" w:color="auto"/>
                    <w:bottom w:val="none" w:sz="0" w:space="0" w:color="auto"/>
                    <w:right w:val="none" w:sz="0" w:space="0" w:color="auto"/>
                  </w:divBdr>
                </w:div>
                <w:div w:id="1673676262">
                  <w:marLeft w:val="0"/>
                  <w:marRight w:val="0"/>
                  <w:marTop w:val="0"/>
                  <w:marBottom w:val="0"/>
                  <w:divBdr>
                    <w:top w:val="none" w:sz="0" w:space="0" w:color="auto"/>
                    <w:left w:val="none" w:sz="0" w:space="0" w:color="auto"/>
                    <w:bottom w:val="none" w:sz="0" w:space="0" w:color="auto"/>
                    <w:right w:val="none" w:sz="0" w:space="0" w:color="auto"/>
                  </w:divBdr>
                </w:div>
                <w:div w:id="538324015">
                  <w:marLeft w:val="0"/>
                  <w:marRight w:val="0"/>
                  <w:marTop w:val="0"/>
                  <w:marBottom w:val="0"/>
                  <w:divBdr>
                    <w:top w:val="none" w:sz="0" w:space="0" w:color="auto"/>
                    <w:left w:val="none" w:sz="0" w:space="0" w:color="auto"/>
                    <w:bottom w:val="none" w:sz="0" w:space="0" w:color="auto"/>
                    <w:right w:val="none" w:sz="0" w:space="0" w:color="auto"/>
                  </w:divBdr>
                </w:div>
                <w:div w:id="291715564">
                  <w:marLeft w:val="0"/>
                  <w:marRight w:val="0"/>
                  <w:marTop w:val="0"/>
                  <w:marBottom w:val="0"/>
                  <w:divBdr>
                    <w:top w:val="none" w:sz="0" w:space="0" w:color="auto"/>
                    <w:left w:val="none" w:sz="0" w:space="0" w:color="auto"/>
                    <w:bottom w:val="none" w:sz="0" w:space="0" w:color="auto"/>
                    <w:right w:val="none" w:sz="0" w:space="0" w:color="auto"/>
                  </w:divBdr>
                </w:div>
                <w:div w:id="444619766">
                  <w:marLeft w:val="0"/>
                  <w:marRight w:val="0"/>
                  <w:marTop w:val="0"/>
                  <w:marBottom w:val="0"/>
                  <w:divBdr>
                    <w:top w:val="none" w:sz="0" w:space="0" w:color="auto"/>
                    <w:left w:val="none" w:sz="0" w:space="0" w:color="auto"/>
                    <w:bottom w:val="none" w:sz="0" w:space="0" w:color="auto"/>
                    <w:right w:val="none" w:sz="0" w:space="0" w:color="auto"/>
                  </w:divBdr>
                </w:div>
                <w:div w:id="377708560">
                  <w:marLeft w:val="0"/>
                  <w:marRight w:val="0"/>
                  <w:marTop w:val="0"/>
                  <w:marBottom w:val="0"/>
                  <w:divBdr>
                    <w:top w:val="none" w:sz="0" w:space="0" w:color="auto"/>
                    <w:left w:val="none" w:sz="0" w:space="0" w:color="auto"/>
                    <w:bottom w:val="none" w:sz="0" w:space="0" w:color="auto"/>
                    <w:right w:val="none" w:sz="0" w:space="0" w:color="auto"/>
                  </w:divBdr>
                </w:div>
                <w:div w:id="1903903990">
                  <w:marLeft w:val="0"/>
                  <w:marRight w:val="0"/>
                  <w:marTop w:val="0"/>
                  <w:marBottom w:val="0"/>
                  <w:divBdr>
                    <w:top w:val="none" w:sz="0" w:space="0" w:color="auto"/>
                    <w:left w:val="none" w:sz="0" w:space="0" w:color="auto"/>
                    <w:bottom w:val="none" w:sz="0" w:space="0" w:color="auto"/>
                    <w:right w:val="none" w:sz="0" w:space="0" w:color="auto"/>
                  </w:divBdr>
                </w:div>
                <w:div w:id="519320785">
                  <w:marLeft w:val="0"/>
                  <w:marRight w:val="0"/>
                  <w:marTop w:val="0"/>
                  <w:marBottom w:val="0"/>
                  <w:divBdr>
                    <w:top w:val="none" w:sz="0" w:space="0" w:color="auto"/>
                    <w:left w:val="none" w:sz="0" w:space="0" w:color="auto"/>
                    <w:bottom w:val="none" w:sz="0" w:space="0" w:color="auto"/>
                    <w:right w:val="none" w:sz="0" w:space="0" w:color="auto"/>
                  </w:divBdr>
                </w:div>
                <w:div w:id="1061517068">
                  <w:marLeft w:val="0"/>
                  <w:marRight w:val="0"/>
                  <w:marTop w:val="0"/>
                  <w:marBottom w:val="0"/>
                  <w:divBdr>
                    <w:top w:val="none" w:sz="0" w:space="0" w:color="auto"/>
                    <w:left w:val="none" w:sz="0" w:space="0" w:color="auto"/>
                    <w:bottom w:val="none" w:sz="0" w:space="0" w:color="auto"/>
                    <w:right w:val="none" w:sz="0" w:space="0" w:color="auto"/>
                  </w:divBdr>
                </w:div>
                <w:div w:id="1074813471">
                  <w:marLeft w:val="0"/>
                  <w:marRight w:val="0"/>
                  <w:marTop w:val="0"/>
                  <w:marBottom w:val="0"/>
                  <w:divBdr>
                    <w:top w:val="none" w:sz="0" w:space="0" w:color="auto"/>
                    <w:left w:val="none" w:sz="0" w:space="0" w:color="auto"/>
                    <w:bottom w:val="none" w:sz="0" w:space="0" w:color="auto"/>
                    <w:right w:val="none" w:sz="0" w:space="0" w:color="auto"/>
                  </w:divBdr>
                </w:div>
                <w:div w:id="1883248836">
                  <w:marLeft w:val="0"/>
                  <w:marRight w:val="0"/>
                  <w:marTop w:val="0"/>
                  <w:marBottom w:val="0"/>
                  <w:divBdr>
                    <w:top w:val="none" w:sz="0" w:space="0" w:color="auto"/>
                    <w:left w:val="none" w:sz="0" w:space="0" w:color="auto"/>
                    <w:bottom w:val="none" w:sz="0" w:space="0" w:color="auto"/>
                    <w:right w:val="none" w:sz="0" w:space="0" w:color="auto"/>
                  </w:divBdr>
                </w:div>
                <w:div w:id="915819304">
                  <w:marLeft w:val="0"/>
                  <w:marRight w:val="0"/>
                  <w:marTop w:val="0"/>
                  <w:marBottom w:val="0"/>
                  <w:divBdr>
                    <w:top w:val="none" w:sz="0" w:space="0" w:color="auto"/>
                    <w:left w:val="none" w:sz="0" w:space="0" w:color="auto"/>
                    <w:bottom w:val="none" w:sz="0" w:space="0" w:color="auto"/>
                    <w:right w:val="none" w:sz="0" w:space="0" w:color="auto"/>
                  </w:divBdr>
                </w:div>
                <w:div w:id="1274827723">
                  <w:marLeft w:val="0"/>
                  <w:marRight w:val="0"/>
                  <w:marTop w:val="0"/>
                  <w:marBottom w:val="0"/>
                  <w:divBdr>
                    <w:top w:val="none" w:sz="0" w:space="0" w:color="auto"/>
                    <w:left w:val="none" w:sz="0" w:space="0" w:color="auto"/>
                    <w:bottom w:val="none" w:sz="0" w:space="0" w:color="auto"/>
                    <w:right w:val="none" w:sz="0" w:space="0" w:color="auto"/>
                  </w:divBdr>
                </w:div>
                <w:div w:id="1096170958">
                  <w:marLeft w:val="0"/>
                  <w:marRight w:val="0"/>
                  <w:marTop w:val="0"/>
                  <w:marBottom w:val="0"/>
                  <w:divBdr>
                    <w:top w:val="none" w:sz="0" w:space="0" w:color="auto"/>
                    <w:left w:val="none" w:sz="0" w:space="0" w:color="auto"/>
                    <w:bottom w:val="none" w:sz="0" w:space="0" w:color="auto"/>
                    <w:right w:val="none" w:sz="0" w:space="0" w:color="auto"/>
                  </w:divBdr>
                </w:div>
                <w:div w:id="830800614">
                  <w:marLeft w:val="0"/>
                  <w:marRight w:val="0"/>
                  <w:marTop w:val="0"/>
                  <w:marBottom w:val="0"/>
                  <w:divBdr>
                    <w:top w:val="none" w:sz="0" w:space="0" w:color="auto"/>
                    <w:left w:val="none" w:sz="0" w:space="0" w:color="auto"/>
                    <w:bottom w:val="none" w:sz="0" w:space="0" w:color="auto"/>
                    <w:right w:val="none" w:sz="0" w:space="0" w:color="auto"/>
                  </w:divBdr>
                </w:div>
                <w:div w:id="983317449">
                  <w:marLeft w:val="0"/>
                  <w:marRight w:val="0"/>
                  <w:marTop w:val="0"/>
                  <w:marBottom w:val="0"/>
                  <w:divBdr>
                    <w:top w:val="none" w:sz="0" w:space="0" w:color="auto"/>
                    <w:left w:val="none" w:sz="0" w:space="0" w:color="auto"/>
                    <w:bottom w:val="none" w:sz="0" w:space="0" w:color="auto"/>
                    <w:right w:val="none" w:sz="0" w:space="0" w:color="auto"/>
                  </w:divBdr>
                </w:div>
                <w:div w:id="979189232">
                  <w:marLeft w:val="0"/>
                  <w:marRight w:val="0"/>
                  <w:marTop w:val="0"/>
                  <w:marBottom w:val="0"/>
                  <w:divBdr>
                    <w:top w:val="none" w:sz="0" w:space="0" w:color="auto"/>
                    <w:left w:val="none" w:sz="0" w:space="0" w:color="auto"/>
                    <w:bottom w:val="none" w:sz="0" w:space="0" w:color="auto"/>
                    <w:right w:val="none" w:sz="0" w:space="0" w:color="auto"/>
                  </w:divBdr>
                </w:div>
                <w:div w:id="844127283">
                  <w:marLeft w:val="0"/>
                  <w:marRight w:val="0"/>
                  <w:marTop w:val="0"/>
                  <w:marBottom w:val="0"/>
                  <w:divBdr>
                    <w:top w:val="none" w:sz="0" w:space="0" w:color="auto"/>
                    <w:left w:val="none" w:sz="0" w:space="0" w:color="auto"/>
                    <w:bottom w:val="none" w:sz="0" w:space="0" w:color="auto"/>
                    <w:right w:val="none" w:sz="0" w:space="0" w:color="auto"/>
                  </w:divBdr>
                </w:div>
                <w:div w:id="1190291260">
                  <w:marLeft w:val="0"/>
                  <w:marRight w:val="0"/>
                  <w:marTop w:val="0"/>
                  <w:marBottom w:val="0"/>
                  <w:divBdr>
                    <w:top w:val="none" w:sz="0" w:space="0" w:color="auto"/>
                    <w:left w:val="none" w:sz="0" w:space="0" w:color="auto"/>
                    <w:bottom w:val="none" w:sz="0" w:space="0" w:color="auto"/>
                    <w:right w:val="none" w:sz="0" w:space="0" w:color="auto"/>
                  </w:divBdr>
                </w:div>
                <w:div w:id="214388433">
                  <w:marLeft w:val="0"/>
                  <w:marRight w:val="0"/>
                  <w:marTop w:val="0"/>
                  <w:marBottom w:val="0"/>
                  <w:divBdr>
                    <w:top w:val="none" w:sz="0" w:space="0" w:color="auto"/>
                    <w:left w:val="none" w:sz="0" w:space="0" w:color="auto"/>
                    <w:bottom w:val="none" w:sz="0" w:space="0" w:color="auto"/>
                    <w:right w:val="none" w:sz="0" w:space="0" w:color="auto"/>
                  </w:divBdr>
                </w:div>
                <w:div w:id="876744539">
                  <w:marLeft w:val="0"/>
                  <w:marRight w:val="0"/>
                  <w:marTop w:val="0"/>
                  <w:marBottom w:val="0"/>
                  <w:divBdr>
                    <w:top w:val="none" w:sz="0" w:space="0" w:color="auto"/>
                    <w:left w:val="none" w:sz="0" w:space="0" w:color="auto"/>
                    <w:bottom w:val="none" w:sz="0" w:space="0" w:color="auto"/>
                    <w:right w:val="none" w:sz="0" w:space="0" w:color="auto"/>
                  </w:divBdr>
                </w:div>
                <w:div w:id="691228592">
                  <w:marLeft w:val="0"/>
                  <w:marRight w:val="0"/>
                  <w:marTop w:val="0"/>
                  <w:marBottom w:val="0"/>
                  <w:divBdr>
                    <w:top w:val="none" w:sz="0" w:space="0" w:color="auto"/>
                    <w:left w:val="none" w:sz="0" w:space="0" w:color="auto"/>
                    <w:bottom w:val="none" w:sz="0" w:space="0" w:color="auto"/>
                    <w:right w:val="none" w:sz="0" w:space="0" w:color="auto"/>
                  </w:divBdr>
                </w:div>
                <w:div w:id="893079152">
                  <w:marLeft w:val="0"/>
                  <w:marRight w:val="0"/>
                  <w:marTop w:val="0"/>
                  <w:marBottom w:val="0"/>
                  <w:divBdr>
                    <w:top w:val="none" w:sz="0" w:space="0" w:color="auto"/>
                    <w:left w:val="none" w:sz="0" w:space="0" w:color="auto"/>
                    <w:bottom w:val="none" w:sz="0" w:space="0" w:color="auto"/>
                    <w:right w:val="none" w:sz="0" w:space="0" w:color="auto"/>
                  </w:divBdr>
                </w:div>
                <w:div w:id="1309633828">
                  <w:marLeft w:val="0"/>
                  <w:marRight w:val="0"/>
                  <w:marTop w:val="0"/>
                  <w:marBottom w:val="0"/>
                  <w:divBdr>
                    <w:top w:val="none" w:sz="0" w:space="0" w:color="auto"/>
                    <w:left w:val="none" w:sz="0" w:space="0" w:color="auto"/>
                    <w:bottom w:val="none" w:sz="0" w:space="0" w:color="auto"/>
                    <w:right w:val="none" w:sz="0" w:space="0" w:color="auto"/>
                  </w:divBdr>
                </w:div>
                <w:div w:id="506485286">
                  <w:marLeft w:val="0"/>
                  <w:marRight w:val="0"/>
                  <w:marTop w:val="0"/>
                  <w:marBottom w:val="0"/>
                  <w:divBdr>
                    <w:top w:val="none" w:sz="0" w:space="0" w:color="auto"/>
                    <w:left w:val="none" w:sz="0" w:space="0" w:color="auto"/>
                    <w:bottom w:val="none" w:sz="0" w:space="0" w:color="auto"/>
                    <w:right w:val="none" w:sz="0" w:space="0" w:color="auto"/>
                  </w:divBdr>
                </w:div>
                <w:div w:id="167524841">
                  <w:marLeft w:val="0"/>
                  <w:marRight w:val="0"/>
                  <w:marTop w:val="0"/>
                  <w:marBottom w:val="0"/>
                  <w:divBdr>
                    <w:top w:val="none" w:sz="0" w:space="0" w:color="auto"/>
                    <w:left w:val="none" w:sz="0" w:space="0" w:color="auto"/>
                    <w:bottom w:val="none" w:sz="0" w:space="0" w:color="auto"/>
                    <w:right w:val="none" w:sz="0" w:space="0" w:color="auto"/>
                  </w:divBdr>
                </w:div>
                <w:div w:id="1224951370">
                  <w:marLeft w:val="0"/>
                  <w:marRight w:val="0"/>
                  <w:marTop w:val="0"/>
                  <w:marBottom w:val="0"/>
                  <w:divBdr>
                    <w:top w:val="none" w:sz="0" w:space="0" w:color="auto"/>
                    <w:left w:val="none" w:sz="0" w:space="0" w:color="auto"/>
                    <w:bottom w:val="none" w:sz="0" w:space="0" w:color="auto"/>
                    <w:right w:val="none" w:sz="0" w:space="0" w:color="auto"/>
                  </w:divBdr>
                </w:div>
                <w:div w:id="802039899">
                  <w:marLeft w:val="0"/>
                  <w:marRight w:val="0"/>
                  <w:marTop w:val="0"/>
                  <w:marBottom w:val="0"/>
                  <w:divBdr>
                    <w:top w:val="none" w:sz="0" w:space="0" w:color="auto"/>
                    <w:left w:val="none" w:sz="0" w:space="0" w:color="auto"/>
                    <w:bottom w:val="none" w:sz="0" w:space="0" w:color="auto"/>
                    <w:right w:val="none" w:sz="0" w:space="0" w:color="auto"/>
                  </w:divBdr>
                </w:div>
                <w:div w:id="1358383280">
                  <w:marLeft w:val="0"/>
                  <w:marRight w:val="0"/>
                  <w:marTop w:val="0"/>
                  <w:marBottom w:val="0"/>
                  <w:divBdr>
                    <w:top w:val="none" w:sz="0" w:space="0" w:color="auto"/>
                    <w:left w:val="none" w:sz="0" w:space="0" w:color="auto"/>
                    <w:bottom w:val="none" w:sz="0" w:space="0" w:color="auto"/>
                    <w:right w:val="none" w:sz="0" w:space="0" w:color="auto"/>
                  </w:divBdr>
                </w:div>
              </w:divsChild>
            </w:div>
            <w:div w:id="1158502786">
              <w:marLeft w:val="0"/>
              <w:marRight w:val="0"/>
              <w:marTop w:val="0"/>
              <w:marBottom w:val="0"/>
              <w:divBdr>
                <w:top w:val="none" w:sz="0" w:space="0" w:color="auto"/>
                <w:left w:val="none" w:sz="0" w:space="0" w:color="auto"/>
                <w:bottom w:val="none" w:sz="0" w:space="0" w:color="auto"/>
                <w:right w:val="none" w:sz="0" w:space="0" w:color="auto"/>
              </w:divBdr>
            </w:div>
            <w:div w:id="1827940797">
              <w:marLeft w:val="0"/>
              <w:marRight w:val="0"/>
              <w:marTop w:val="0"/>
              <w:marBottom w:val="0"/>
              <w:divBdr>
                <w:top w:val="none" w:sz="0" w:space="0" w:color="auto"/>
                <w:left w:val="none" w:sz="0" w:space="0" w:color="auto"/>
                <w:bottom w:val="none" w:sz="0" w:space="0" w:color="auto"/>
                <w:right w:val="none" w:sz="0" w:space="0" w:color="auto"/>
              </w:divBdr>
            </w:div>
          </w:divsChild>
        </w:div>
        <w:div w:id="1497500429">
          <w:marLeft w:val="0"/>
          <w:marRight w:val="0"/>
          <w:marTop w:val="0"/>
          <w:marBottom w:val="0"/>
          <w:divBdr>
            <w:top w:val="none" w:sz="0" w:space="0" w:color="auto"/>
            <w:left w:val="none" w:sz="0" w:space="0" w:color="auto"/>
            <w:bottom w:val="none" w:sz="0" w:space="0" w:color="auto"/>
            <w:right w:val="none" w:sz="0" w:space="0" w:color="auto"/>
          </w:divBdr>
          <w:divsChild>
            <w:div w:id="98187335">
              <w:marLeft w:val="0"/>
              <w:marRight w:val="0"/>
              <w:marTop w:val="0"/>
              <w:marBottom w:val="0"/>
              <w:divBdr>
                <w:top w:val="none" w:sz="0" w:space="0" w:color="auto"/>
                <w:left w:val="none" w:sz="0" w:space="0" w:color="auto"/>
                <w:bottom w:val="none" w:sz="0" w:space="0" w:color="auto"/>
                <w:right w:val="none" w:sz="0" w:space="0" w:color="auto"/>
              </w:divBdr>
            </w:div>
            <w:div w:id="640961813">
              <w:marLeft w:val="0"/>
              <w:marRight w:val="0"/>
              <w:marTop w:val="0"/>
              <w:marBottom w:val="0"/>
              <w:divBdr>
                <w:top w:val="none" w:sz="0" w:space="0" w:color="auto"/>
                <w:left w:val="none" w:sz="0" w:space="0" w:color="auto"/>
                <w:bottom w:val="none" w:sz="0" w:space="0" w:color="auto"/>
                <w:right w:val="none" w:sz="0" w:space="0" w:color="auto"/>
              </w:divBdr>
            </w:div>
            <w:div w:id="1124156919">
              <w:marLeft w:val="0"/>
              <w:marRight w:val="0"/>
              <w:marTop w:val="0"/>
              <w:marBottom w:val="0"/>
              <w:divBdr>
                <w:top w:val="none" w:sz="0" w:space="0" w:color="auto"/>
                <w:left w:val="none" w:sz="0" w:space="0" w:color="auto"/>
                <w:bottom w:val="none" w:sz="0" w:space="0" w:color="auto"/>
                <w:right w:val="none" w:sz="0" w:space="0" w:color="auto"/>
              </w:divBdr>
            </w:div>
            <w:div w:id="632828280">
              <w:marLeft w:val="0"/>
              <w:marRight w:val="0"/>
              <w:marTop w:val="0"/>
              <w:marBottom w:val="0"/>
              <w:divBdr>
                <w:top w:val="none" w:sz="0" w:space="0" w:color="auto"/>
                <w:left w:val="none" w:sz="0" w:space="0" w:color="auto"/>
                <w:bottom w:val="none" w:sz="0" w:space="0" w:color="auto"/>
                <w:right w:val="none" w:sz="0" w:space="0" w:color="auto"/>
              </w:divBdr>
            </w:div>
            <w:div w:id="1553418101">
              <w:marLeft w:val="0"/>
              <w:marRight w:val="0"/>
              <w:marTop w:val="0"/>
              <w:marBottom w:val="0"/>
              <w:divBdr>
                <w:top w:val="none" w:sz="0" w:space="0" w:color="auto"/>
                <w:left w:val="none" w:sz="0" w:space="0" w:color="auto"/>
                <w:bottom w:val="none" w:sz="0" w:space="0" w:color="auto"/>
                <w:right w:val="none" w:sz="0" w:space="0" w:color="auto"/>
              </w:divBdr>
            </w:div>
            <w:div w:id="1832794707">
              <w:marLeft w:val="0"/>
              <w:marRight w:val="0"/>
              <w:marTop w:val="0"/>
              <w:marBottom w:val="0"/>
              <w:divBdr>
                <w:top w:val="none" w:sz="0" w:space="0" w:color="auto"/>
                <w:left w:val="none" w:sz="0" w:space="0" w:color="auto"/>
                <w:bottom w:val="none" w:sz="0" w:space="0" w:color="auto"/>
                <w:right w:val="none" w:sz="0" w:space="0" w:color="auto"/>
              </w:divBdr>
            </w:div>
            <w:div w:id="640577460">
              <w:marLeft w:val="0"/>
              <w:marRight w:val="0"/>
              <w:marTop w:val="0"/>
              <w:marBottom w:val="0"/>
              <w:divBdr>
                <w:top w:val="none" w:sz="0" w:space="0" w:color="auto"/>
                <w:left w:val="none" w:sz="0" w:space="0" w:color="auto"/>
                <w:bottom w:val="none" w:sz="0" w:space="0" w:color="auto"/>
                <w:right w:val="none" w:sz="0" w:space="0" w:color="auto"/>
              </w:divBdr>
            </w:div>
            <w:div w:id="69666013">
              <w:marLeft w:val="0"/>
              <w:marRight w:val="0"/>
              <w:marTop w:val="0"/>
              <w:marBottom w:val="0"/>
              <w:divBdr>
                <w:top w:val="none" w:sz="0" w:space="0" w:color="auto"/>
                <w:left w:val="none" w:sz="0" w:space="0" w:color="auto"/>
                <w:bottom w:val="none" w:sz="0" w:space="0" w:color="auto"/>
                <w:right w:val="none" w:sz="0" w:space="0" w:color="auto"/>
              </w:divBdr>
            </w:div>
            <w:div w:id="737358242">
              <w:marLeft w:val="0"/>
              <w:marRight w:val="0"/>
              <w:marTop w:val="0"/>
              <w:marBottom w:val="0"/>
              <w:divBdr>
                <w:top w:val="none" w:sz="0" w:space="0" w:color="auto"/>
                <w:left w:val="none" w:sz="0" w:space="0" w:color="auto"/>
                <w:bottom w:val="none" w:sz="0" w:space="0" w:color="auto"/>
                <w:right w:val="none" w:sz="0" w:space="0" w:color="auto"/>
              </w:divBdr>
            </w:div>
            <w:div w:id="540822856">
              <w:marLeft w:val="0"/>
              <w:marRight w:val="0"/>
              <w:marTop w:val="0"/>
              <w:marBottom w:val="0"/>
              <w:divBdr>
                <w:top w:val="none" w:sz="0" w:space="0" w:color="auto"/>
                <w:left w:val="none" w:sz="0" w:space="0" w:color="auto"/>
                <w:bottom w:val="none" w:sz="0" w:space="0" w:color="auto"/>
                <w:right w:val="none" w:sz="0" w:space="0" w:color="auto"/>
              </w:divBdr>
            </w:div>
            <w:div w:id="1857839441">
              <w:marLeft w:val="0"/>
              <w:marRight w:val="0"/>
              <w:marTop w:val="0"/>
              <w:marBottom w:val="0"/>
              <w:divBdr>
                <w:top w:val="none" w:sz="0" w:space="0" w:color="auto"/>
                <w:left w:val="none" w:sz="0" w:space="0" w:color="auto"/>
                <w:bottom w:val="none" w:sz="0" w:space="0" w:color="auto"/>
                <w:right w:val="none" w:sz="0" w:space="0" w:color="auto"/>
              </w:divBdr>
            </w:div>
            <w:div w:id="363872553">
              <w:marLeft w:val="0"/>
              <w:marRight w:val="0"/>
              <w:marTop w:val="0"/>
              <w:marBottom w:val="0"/>
              <w:divBdr>
                <w:top w:val="none" w:sz="0" w:space="0" w:color="auto"/>
                <w:left w:val="none" w:sz="0" w:space="0" w:color="auto"/>
                <w:bottom w:val="none" w:sz="0" w:space="0" w:color="auto"/>
                <w:right w:val="none" w:sz="0" w:space="0" w:color="auto"/>
              </w:divBdr>
            </w:div>
            <w:div w:id="1245190982">
              <w:marLeft w:val="0"/>
              <w:marRight w:val="0"/>
              <w:marTop w:val="0"/>
              <w:marBottom w:val="0"/>
              <w:divBdr>
                <w:top w:val="none" w:sz="0" w:space="0" w:color="auto"/>
                <w:left w:val="none" w:sz="0" w:space="0" w:color="auto"/>
                <w:bottom w:val="none" w:sz="0" w:space="0" w:color="auto"/>
                <w:right w:val="none" w:sz="0" w:space="0" w:color="auto"/>
              </w:divBdr>
            </w:div>
            <w:div w:id="1852141894">
              <w:marLeft w:val="0"/>
              <w:marRight w:val="0"/>
              <w:marTop w:val="0"/>
              <w:marBottom w:val="0"/>
              <w:divBdr>
                <w:top w:val="none" w:sz="0" w:space="0" w:color="auto"/>
                <w:left w:val="none" w:sz="0" w:space="0" w:color="auto"/>
                <w:bottom w:val="none" w:sz="0" w:space="0" w:color="auto"/>
                <w:right w:val="none" w:sz="0" w:space="0" w:color="auto"/>
              </w:divBdr>
            </w:div>
            <w:div w:id="842940648">
              <w:marLeft w:val="0"/>
              <w:marRight w:val="0"/>
              <w:marTop w:val="0"/>
              <w:marBottom w:val="0"/>
              <w:divBdr>
                <w:top w:val="none" w:sz="0" w:space="0" w:color="auto"/>
                <w:left w:val="none" w:sz="0" w:space="0" w:color="auto"/>
                <w:bottom w:val="none" w:sz="0" w:space="0" w:color="auto"/>
                <w:right w:val="none" w:sz="0" w:space="0" w:color="auto"/>
              </w:divBdr>
            </w:div>
            <w:div w:id="247034991">
              <w:marLeft w:val="0"/>
              <w:marRight w:val="0"/>
              <w:marTop w:val="0"/>
              <w:marBottom w:val="0"/>
              <w:divBdr>
                <w:top w:val="none" w:sz="0" w:space="0" w:color="auto"/>
                <w:left w:val="none" w:sz="0" w:space="0" w:color="auto"/>
                <w:bottom w:val="none" w:sz="0" w:space="0" w:color="auto"/>
                <w:right w:val="none" w:sz="0" w:space="0" w:color="auto"/>
              </w:divBdr>
            </w:div>
            <w:div w:id="1770155095">
              <w:marLeft w:val="0"/>
              <w:marRight w:val="0"/>
              <w:marTop w:val="0"/>
              <w:marBottom w:val="0"/>
              <w:divBdr>
                <w:top w:val="none" w:sz="0" w:space="0" w:color="auto"/>
                <w:left w:val="none" w:sz="0" w:space="0" w:color="auto"/>
                <w:bottom w:val="none" w:sz="0" w:space="0" w:color="auto"/>
                <w:right w:val="none" w:sz="0" w:space="0" w:color="auto"/>
              </w:divBdr>
            </w:div>
            <w:div w:id="2109502853">
              <w:marLeft w:val="0"/>
              <w:marRight w:val="0"/>
              <w:marTop w:val="0"/>
              <w:marBottom w:val="0"/>
              <w:divBdr>
                <w:top w:val="none" w:sz="0" w:space="0" w:color="auto"/>
                <w:left w:val="none" w:sz="0" w:space="0" w:color="auto"/>
                <w:bottom w:val="none" w:sz="0" w:space="0" w:color="auto"/>
                <w:right w:val="none" w:sz="0" w:space="0" w:color="auto"/>
              </w:divBdr>
            </w:div>
            <w:div w:id="699819010">
              <w:marLeft w:val="0"/>
              <w:marRight w:val="0"/>
              <w:marTop w:val="0"/>
              <w:marBottom w:val="0"/>
              <w:divBdr>
                <w:top w:val="none" w:sz="0" w:space="0" w:color="auto"/>
                <w:left w:val="none" w:sz="0" w:space="0" w:color="auto"/>
                <w:bottom w:val="none" w:sz="0" w:space="0" w:color="auto"/>
                <w:right w:val="none" w:sz="0" w:space="0" w:color="auto"/>
              </w:divBdr>
            </w:div>
            <w:div w:id="928385526">
              <w:marLeft w:val="0"/>
              <w:marRight w:val="0"/>
              <w:marTop w:val="0"/>
              <w:marBottom w:val="0"/>
              <w:divBdr>
                <w:top w:val="none" w:sz="0" w:space="0" w:color="auto"/>
                <w:left w:val="none" w:sz="0" w:space="0" w:color="auto"/>
                <w:bottom w:val="none" w:sz="0" w:space="0" w:color="auto"/>
                <w:right w:val="none" w:sz="0" w:space="0" w:color="auto"/>
              </w:divBdr>
            </w:div>
            <w:div w:id="672997868">
              <w:marLeft w:val="0"/>
              <w:marRight w:val="0"/>
              <w:marTop w:val="0"/>
              <w:marBottom w:val="0"/>
              <w:divBdr>
                <w:top w:val="none" w:sz="0" w:space="0" w:color="auto"/>
                <w:left w:val="none" w:sz="0" w:space="0" w:color="auto"/>
                <w:bottom w:val="none" w:sz="0" w:space="0" w:color="auto"/>
                <w:right w:val="none" w:sz="0" w:space="0" w:color="auto"/>
              </w:divBdr>
            </w:div>
            <w:div w:id="1552376314">
              <w:marLeft w:val="0"/>
              <w:marRight w:val="0"/>
              <w:marTop w:val="0"/>
              <w:marBottom w:val="0"/>
              <w:divBdr>
                <w:top w:val="none" w:sz="0" w:space="0" w:color="auto"/>
                <w:left w:val="none" w:sz="0" w:space="0" w:color="auto"/>
                <w:bottom w:val="none" w:sz="0" w:space="0" w:color="auto"/>
                <w:right w:val="none" w:sz="0" w:space="0" w:color="auto"/>
              </w:divBdr>
            </w:div>
            <w:div w:id="1380521038">
              <w:marLeft w:val="0"/>
              <w:marRight w:val="0"/>
              <w:marTop w:val="0"/>
              <w:marBottom w:val="0"/>
              <w:divBdr>
                <w:top w:val="none" w:sz="0" w:space="0" w:color="auto"/>
                <w:left w:val="none" w:sz="0" w:space="0" w:color="auto"/>
                <w:bottom w:val="none" w:sz="0" w:space="0" w:color="auto"/>
                <w:right w:val="none" w:sz="0" w:space="0" w:color="auto"/>
              </w:divBdr>
            </w:div>
            <w:div w:id="30033570">
              <w:marLeft w:val="0"/>
              <w:marRight w:val="0"/>
              <w:marTop w:val="0"/>
              <w:marBottom w:val="0"/>
              <w:divBdr>
                <w:top w:val="none" w:sz="0" w:space="0" w:color="auto"/>
                <w:left w:val="none" w:sz="0" w:space="0" w:color="auto"/>
                <w:bottom w:val="none" w:sz="0" w:space="0" w:color="auto"/>
                <w:right w:val="none" w:sz="0" w:space="0" w:color="auto"/>
              </w:divBdr>
            </w:div>
            <w:div w:id="1671059004">
              <w:marLeft w:val="0"/>
              <w:marRight w:val="0"/>
              <w:marTop w:val="0"/>
              <w:marBottom w:val="0"/>
              <w:divBdr>
                <w:top w:val="none" w:sz="0" w:space="0" w:color="auto"/>
                <w:left w:val="none" w:sz="0" w:space="0" w:color="auto"/>
                <w:bottom w:val="none" w:sz="0" w:space="0" w:color="auto"/>
                <w:right w:val="none" w:sz="0" w:space="0" w:color="auto"/>
              </w:divBdr>
            </w:div>
            <w:div w:id="1594127134">
              <w:marLeft w:val="0"/>
              <w:marRight w:val="0"/>
              <w:marTop w:val="0"/>
              <w:marBottom w:val="0"/>
              <w:divBdr>
                <w:top w:val="none" w:sz="0" w:space="0" w:color="auto"/>
                <w:left w:val="none" w:sz="0" w:space="0" w:color="auto"/>
                <w:bottom w:val="none" w:sz="0" w:space="0" w:color="auto"/>
                <w:right w:val="none" w:sz="0" w:space="0" w:color="auto"/>
              </w:divBdr>
            </w:div>
            <w:div w:id="2028407383">
              <w:marLeft w:val="0"/>
              <w:marRight w:val="0"/>
              <w:marTop w:val="0"/>
              <w:marBottom w:val="0"/>
              <w:divBdr>
                <w:top w:val="none" w:sz="0" w:space="0" w:color="auto"/>
                <w:left w:val="none" w:sz="0" w:space="0" w:color="auto"/>
                <w:bottom w:val="none" w:sz="0" w:space="0" w:color="auto"/>
                <w:right w:val="none" w:sz="0" w:space="0" w:color="auto"/>
              </w:divBdr>
            </w:div>
            <w:div w:id="1010765105">
              <w:marLeft w:val="0"/>
              <w:marRight w:val="0"/>
              <w:marTop w:val="0"/>
              <w:marBottom w:val="0"/>
              <w:divBdr>
                <w:top w:val="none" w:sz="0" w:space="0" w:color="auto"/>
                <w:left w:val="none" w:sz="0" w:space="0" w:color="auto"/>
                <w:bottom w:val="none" w:sz="0" w:space="0" w:color="auto"/>
                <w:right w:val="none" w:sz="0" w:space="0" w:color="auto"/>
              </w:divBdr>
            </w:div>
            <w:div w:id="410322528">
              <w:marLeft w:val="0"/>
              <w:marRight w:val="0"/>
              <w:marTop w:val="0"/>
              <w:marBottom w:val="0"/>
              <w:divBdr>
                <w:top w:val="none" w:sz="0" w:space="0" w:color="auto"/>
                <w:left w:val="none" w:sz="0" w:space="0" w:color="auto"/>
                <w:bottom w:val="none" w:sz="0" w:space="0" w:color="auto"/>
                <w:right w:val="none" w:sz="0" w:space="0" w:color="auto"/>
              </w:divBdr>
            </w:div>
            <w:div w:id="417142557">
              <w:marLeft w:val="0"/>
              <w:marRight w:val="0"/>
              <w:marTop w:val="0"/>
              <w:marBottom w:val="0"/>
              <w:divBdr>
                <w:top w:val="none" w:sz="0" w:space="0" w:color="auto"/>
                <w:left w:val="none" w:sz="0" w:space="0" w:color="auto"/>
                <w:bottom w:val="none" w:sz="0" w:space="0" w:color="auto"/>
                <w:right w:val="none" w:sz="0" w:space="0" w:color="auto"/>
              </w:divBdr>
            </w:div>
            <w:div w:id="1170608847">
              <w:marLeft w:val="0"/>
              <w:marRight w:val="0"/>
              <w:marTop w:val="0"/>
              <w:marBottom w:val="0"/>
              <w:divBdr>
                <w:top w:val="none" w:sz="0" w:space="0" w:color="auto"/>
                <w:left w:val="none" w:sz="0" w:space="0" w:color="auto"/>
                <w:bottom w:val="none" w:sz="0" w:space="0" w:color="auto"/>
                <w:right w:val="none" w:sz="0" w:space="0" w:color="auto"/>
              </w:divBdr>
            </w:div>
            <w:div w:id="426728488">
              <w:marLeft w:val="0"/>
              <w:marRight w:val="0"/>
              <w:marTop w:val="0"/>
              <w:marBottom w:val="0"/>
              <w:divBdr>
                <w:top w:val="none" w:sz="0" w:space="0" w:color="auto"/>
                <w:left w:val="none" w:sz="0" w:space="0" w:color="auto"/>
                <w:bottom w:val="none" w:sz="0" w:space="0" w:color="auto"/>
                <w:right w:val="none" w:sz="0" w:space="0" w:color="auto"/>
              </w:divBdr>
            </w:div>
            <w:div w:id="146826181">
              <w:marLeft w:val="0"/>
              <w:marRight w:val="0"/>
              <w:marTop w:val="0"/>
              <w:marBottom w:val="0"/>
              <w:divBdr>
                <w:top w:val="none" w:sz="0" w:space="0" w:color="auto"/>
                <w:left w:val="none" w:sz="0" w:space="0" w:color="auto"/>
                <w:bottom w:val="none" w:sz="0" w:space="0" w:color="auto"/>
                <w:right w:val="none" w:sz="0" w:space="0" w:color="auto"/>
              </w:divBdr>
            </w:div>
            <w:div w:id="310866219">
              <w:marLeft w:val="0"/>
              <w:marRight w:val="0"/>
              <w:marTop w:val="0"/>
              <w:marBottom w:val="0"/>
              <w:divBdr>
                <w:top w:val="none" w:sz="0" w:space="0" w:color="auto"/>
                <w:left w:val="none" w:sz="0" w:space="0" w:color="auto"/>
                <w:bottom w:val="none" w:sz="0" w:space="0" w:color="auto"/>
                <w:right w:val="none" w:sz="0" w:space="0" w:color="auto"/>
              </w:divBdr>
            </w:div>
            <w:div w:id="956176033">
              <w:marLeft w:val="0"/>
              <w:marRight w:val="0"/>
              <w:marTop w:val="0"/>
              <w:marBottom w:val="0"/>
              <w:divBdr>
                <w:top w:val="none" w:sz="0" w:space="0" w:color="auto"/>
                <w:left w:val="none" w:sz="0" w:space="0" w:color="auto"/>
                <w:bottom w:val="none" w:sz="0" w:space="0" w:color="auto"/>
                <w:right w:val="none" w:sz="0" w:space="0" w:color="auto"/>
              </w:divBdr>
            </w:div>
            <w:div w:id="620500439">
              <w:marLeft w:val="0"/>
              <w:marRight w:val="0"/>
              <w:marTop w:val="0"/>
              <w:marBottom w:val="0"/>
              <w:divBdr>
                <w:top w:val="none" w:sz="0" w:space="0" w:color="auto"/>
                <w:left w:val="none" w:sz="0" w:space="0" w:color="auto"/>
                <w:bottom w:val="none" w:sz="0" w:space="0" w:color="auto"/>
                <w:right w:val="none" w:sz="0" w:space="0" w:color="auto"/>
              </w:divBdr>
            </w:div>
            <w:div w:id="2006397323">
              <w:marLeft w:val="0"/>
              <w:marRight w:val="0"/>
              <w:marTop w:val="0"/>
              <w:marBottom w:val="0"/>
              <w:divBdr>
                <w:top w:val="none" w:sz="0" w:space="0" w:color="auto"/>
                <w:left w:val="none" w:sz="0" w:space="0" w:color="auto"/>
                <w:bottom w:val="none" w:sz="0" w:space="0" w:color="auto"/>
                <w:right w:val="none" w:sz="0" w:space="0" w:color="auto"/>
              </w:divBdr>
            </w:div>
            <w:div w:id="661809840">
              <w:marLeft w:val="0"/>
              <w:marRight w:val="0"/>
              <w:marTop w:val="0"/>
              <w:marBottom w:val="0"/>
              <w:divBdr>
                <w:top w:val="none" w:sz="0" w:space="0" w:color="auto"/>
                <w:left w:val="none" w:sz="0" w:space="0" w:color="auto"/>
                <w:bottom w:val="none" w:sz="0" w:space="0" w:color="auto"/>
                <w:right w:val="none" w:sz="0" w:space="0" w:color="auto"/>
              </w:divBdr>
            </w:div>
            <w:div w:id="2099904579">
              <w:marLeft w:val="0"/>
              <w:marRight w:val="0"/>
              <w:marTop w:val="0"/>
              <w:marBottom w:val="0"/>
              <w:divBdr>
                <w:top w:val="none" w:sz="0" w:space="0" w:color="auto"/>
                <w:left w:val="none" w:sz="0" w:space="0" w:color="auto"/>
                <w:bottom w:val="none" w:sz="0" w:space="0" w:color="auto"/>
                <w:right w:val="none" w:sz="0" w:space="0" w:color="auto"/>
              </w:divBdr>
            </w:div>
            <w:div w:id="460418245">
              <w:marLeft w:val="0"/>
              <w:marRight w:val="0"/>
              <w:marTop w:val="0"/>
              <w:marBottom w:val="0"/>
              <w:divBdr>
                <w:top w:val="none" w:sz="0" w:space="0" w:color="auto"/>
                <w:left w:val="none" w:sz="0" w:space="0" w:color="auto"/>
                <w:bottom w:val="none" w:sz="0" w:space="0" w:color="auto"/>
                <w:right w:val="none" w:sz="0" w:space="0" w:color="auto"/>
              </w:divBdr>
            </w:div>
            <w:div w:id="1771320269">
              <w:marLeft w:val="0"/>
              <w:marRight w:val="0"/>
              <w:marTop w:val="0"/>
              <w:marBottom w:val="0"/>
              <w:divBdr>
                <w:top w:val="none" w:sz="0" w:space="0" w:color="auto"/>
                <w:left w:val="none" w:sz="0" w:space="0" w:color="auto"/>
                <w:bottom w:val="none" w:sz="0" w:space="0" w:color="auto"/>
                <w:right w:val="none" w:sz="0" w:space="0" w:color="auto"/>
              </w:divBdr>
            </w:div>
            <w:div w:id="1429957924">
              <w:marLeft w:val="0"/>
              <w:marRight w:val="0"/>
              <w:marTop w:val="0"/>
              <w:marBottom w:val="0"/>
              <w:divBdr>
                <w:top w:val="none" w:sz="0" w:space="0" w:color="auto"/>
                <w:left w:val="none" w:sz="0" w:space="0" w:color="auto"/>
                <w:bottom w:val="none" w:sz="0" w:space="0" w:color="auto"/>
                <w:right w:val="none" w:sz="0" w:space="0" w:color="auto"/>
              </w:divBdr>
            </w:div>
            <w:div w:id="780148424">
              <w:marLeft w:val="0"/>
              <w:marRight w:val="0"/>
              <w:marTop w:val="0"/>
              <w:marBottom w:val="0"/>
              <w:divBdr>
                <w:top w:val="none" w:sz="0" w:space="0" w:color="auto"/>
                <w:left w:val="none" w:sz="0" w:space="0" w:color="auto"/>
                <w:bottom w:val="none" w:sz="0" w:space="0" w:color="auto"/>
                <w:right w:val="none" w:sz="0" w:space="0" w:color="auto"/>
              </w:divBdr>
            </w:div>
            <w:div w:id="1664120090">
              <w:marLeft w:val="0"/>
              <w:marRight w:val="0"/>
              <w:marTop w:val="0"/>
              <w:marBottom w:val="0"/>
              <w:divBdr>
                <w:top w:val="none" w:sz="0" w:space="0" w:color="auto"/>
                <w:left w:val="none" w:sz="0" w:space="0" w:color="auto"/>
                <w:bottom w:val="none" w:sz="0" w:space="0" w:color="auto"/>
                <w:right w:val="none" w:sz="0" w:space="0" w:color="auto"/>
              </w:divBdr>
            </w:div>
            <w:div w:id="262347843">
              <w:marLeft w:val="0"/>
              <w:marRight w:val="0"/>
              <w:marTop w:val="0"/>
              <w:marBottom w:val="0"/>
              <w:divBdr>
                <w:top w:val="none" w:sz="0" w:space="0" w:color="auto"/>
                <w:left w:val="none" w:sz="0" w:space="0" w:color="auto"/>
                <w:bottom w:val="none" w:sz="0" w:space="0" w:color="auto"/>
                <w:right w:val="none" w:sz="0" w:space="0" w:color="auto"/>
              </w:divBdr>
            </w:div>
            <w:div w:id="979573898">
              <w:marLeft w:val="0"/>
              <w:marRight w:val="0"/>
              <w:marTop w:val="0"/>
              <w:marBottom w:val="0"/>
              <w:divBdr>
                <w:top w:val="none" w:sz="0" w:space="0" w:color="auto"/>
                <w:left w:val="none" w:sz="0" w:space="0" w:color="auto"/>
                <w:bottom w:val="none" w:sz="0" w:space="0" w:color="auto"/>
                <w:right w:val="none" w:sz="0" w:space="0" w:color="auto"/>
              </w:divBdr>
            </w:div>
            <w:div w:id="1950503684">
              <w:marLeft w:val="0"/>
              <w:marRight w:val="0"/>
              <w:marTop w:val="0"/>
              <w:marBottom w:val="0"/>
              <w:divBdr>
                <w:top w:val="none" w:sz="0" w:space="0" w:color="auto"/>
                <w:left w:val="none" w:sz="0" w:space="0" w:color="auto"/>
                <w:bottom w:val="none" w:sz="0" w:space="0" w:color="auto"/>
                <w:right w:val="none" w:sz="0" w:space="0" w:color="auto"/>
              </w:divBdr>
            </w:div>
            <w:div w:id="1785922195">
              <w:marLeft w:val="0"/>
              <w:marRight w:val="0"/>
              <w:marTop w:val="0"/>
              <w:marBottom w:val="0"/>
              <w:divBdr>
                <w:top w:val="none" w:sz="0" w:space="0" w:color="auto"/>
                <w:left w:val="none" w:sz="0" w:space="0" w:color="auto"/>
                <w:bottom w:val="none" w:sz="0" w:space="0" w:color="auto"/>
                <w:right w:val="none" w:sz="0" w:space="0" w:color="auto"/>
              </w:divBdr>
            </w:div>
            <w:div w:id="1278634929">
              <w:marLeft w:val="0"/>
              <w:marRight w:val="0"/>
              <w:marTop w:val="0"/>
              <w:marBottom w:val="0"/>
              <w:divBdr>
                <w:top w:val="none" w:sz="0" w:space="0" w:color="auto"/>
                <w:left w:val="none" w:sz="0" w:space="0" w:color="auto"/>
                <w:bottom w:val="none" w:sz="0" w:space="0" w:color="auto"/>
                <w:right w:val="none" w:sz="0" w:space="0" w:color="auto"/>
              </w:divBdr>
            </w:div>
            <w:div w:id="163908689">
              <w:marLeft w:val="0"/>
              <w:marRight w:val="0"/>
              <w:marTop w:val="0"/>
              <w:marBottom w:val="0"/>
              <w:divBdr>
                <w:top w:val="none" w:sz="0" w:space="0" w:color="auto"/>
                <w:left w:val="none" w:sz="0" w:space="0" w:color="auto"/>
                <w:bottom w:val="none" w:sz="0" w:space="0" w:color="auto"/>
                <w:right w:val="none" w:sz="0" w:space="0" w:color="auto"/>
              </w:divBdr>
            </w:div>
            <w:div w:id="2027051275">
              <w:marLeft w:val="0"/>
              <w:marRight w:val="0"/>
              <w:marTop w:val="0"/>
              <w:marBottom w:val="0"/>
              <w:divBdr>
                <w:top w:val="none" w:sz="0" w:space="0" w:color="auto"/>
                <w:left w:val="none" w:sz="0" w:space="0" w:color="auto"/>
                <w:bottom w:val="none" w:sz="0" w:space="0" w:color="auto"/>
                <w:right w:val="none" w:sz="0" w:space="0" w:color="auto"/>
              </w:divBdr>
            </w:div>
            <w:div w:id="278032660">
              <w:marLeft w:val="0"/>
              <w:marRight w:val="0"/>
              <w:marTop w:val="0"/>
              <w:marBottom w:val="0"/>
              <w:divBdr>
                <w:top w:val="none" w:sz="0" w:space="0" w:color="auto"/>
                <w:left w:val="none" w:sz="0" w:space="0" w:color="auto"/>
                <w:bottom w:val="none" w:sz="0" w:space="0" w:color="auto"/>
                <w:right w:val="none" w:sz="0" w:space="0" w:color="auto"/>
              </w:divBdr>
            </w:div>
            <w:div w:id="1009790841">
              <w:marLeft w:val="0"/>
              <w:marRight w:val="0"/>
              <w:marTop w:val="0"/>
              <w:marBottom w:val="0"/>
              <w:divBdr>
                <w:top w:val="none" w:sz="0" w:space="0" w:color="auto"/>
                <w:left w:val="none" w:sz="0" w:space="0" w:color="auto"/>
                <w:bottom w:val="none" w:sz="0" w:space="0" w:color="auto"/>
                <w:right w:val="none" w:sz="0" w:space="0" w:color="auto"/>
              </w:divBdr>
            </w:div>
            <w:div w:id="1397699560">
              <w:marLeft w:val="0"/>
              <w:marRight w:val="0"/>
              <w:marTop w:val="0"/>
              <w:marBottom w:val="0"/>
              <w:divBdr>
                <w:top w:val="none" w:sz="0" w:space="0" w:color="auto"/>
                <w:left w:val="none" w:sz="0" w:space="0" w:color="auto"/>
                <w:bottom w:val="none" w:sz="0" w:space="0" w:color="auto"/>
                <w:right w:val="none" w:sz="0" w:space="0" w:color="auto"/>
              </w:divBdr>
            </w:div>
            <w:div w:id="1427264951">
              <w:marLeft w:val="0"/>
              <w:marRight w:val="0"/>
              <w:marTop w:val="0"/>
              <w:marBottom w:val="0"/>
              <w:divBdr>
                <w:top w:val="none" w:sz="0" w:space="0" w:color="auto"/>
                <w:left w:val="none" w:sz="0" w:space="0" w:color="auto"/>
                <w:bottom w:val="none" w:sz="0" w:space="0" w:color="auto"/>
                <w:right w:val="none" w:sz="0" w:space="0" w:color="auto"/>
              </w:divBdr>
            </w:div>
            <w:div w:id="2011642628">
              <w:marLeft w:val="0"/>
              <w:marRight w:val="0"/>
              <w:marTop w:val="0"/>
              <w:marBottom w:val="0"/>
              <w:divBdr>
                <w:top w:val="none" w:sz="0" w:space="0" w:color="auto"/>
                <w:left w:val="none" w:sz="0" w:space="0" w:color="auto"/>
                <w:bottom w:val="none" w:sz="0" w:space="0" w:color="auto"/>
                <w:right w:val="none" w:sz="0" w:space="0" w:color="auto"/>
              </w:divBdr>
            </w:div>
            <w:div w:id="434640526">
              <w:marLeft w:val="0"/>
              <w:marRight w:val="0"/>
              <w:marTop w:val="0"/>
              <w:marBottom w:val="0"/>
              <w:divBdr>
                <w:top w:val="none" w:sz="0" w:space="0" w:color="auto"/>
                <w:left w:val="none" w:sz="0" w:space="0" w:color="auto"/>
                <w:bottom w:val="none" w:sz="0" w:space="0" w:color="auto"/>
                <w:right w:val="none" w:sz="0" w:space="0" w:color="auto"/>
              </w:divBdr>
            </w:div>
            <w:div w:id="1359741988">
              <w:marLeft w:val="0"/>
              <w:marRight w:val="0"/>
              <w:marTop w:val="0"/>
              <w:marBottom w:val="0"/>
              <w:divBdr>
                <w:top w:val="none" w:sz="0" w:space="0" w:color="auto"/>
                <w:left w:val="none" w:sz="0" w:space="0" w:color="auto"/>
                <w:bottom w:val="none" w:sz="0" w:space="0" w:color="auto"/>
                <w:right w:val="none" w:sz="0" w:space="0" w:color="auto"/>
              </w:divBdr>
            </w:div>
            <w:div w:id="1570379583">
              <w:marLeft w:val="0"/>
              <w:marRight w:val="0"/>
              <w:marTop w:val="0"/>
              <w:marBottom w:val="0"/>
              <w:divBdr>
                <w:top w:val="none" w:sz="0" w:space="0" w:color="auto"/>
                <w:left w:val="none" w:sz="0" w:space="0" w:color="auto"/>
                <w:bottom w:val="none" w:sz="0" w:space="0" w:color="auto"/>
                <w:right w:val="none" w:sz="0" w:space="0" w:color="auto"/>
              </w:divBdr>
            </w:div>
            <w:div w:id="1258439877">
              <w:marLeft w:val="0"/>
              <w:marRight w:val="0"/>
              <w:marTop w:val="0"/>
              <w:marBottom w:val="0"/>
              <w:divBdr>
                <w:top w:val="none" w:sz="0" w:space="0" w:color="auto"/>
                <w:left w:val="none" w:sz="0" w:space="0" w:color="auto"/>
                <w:bottom w:val="none" w:sz="0" w:space="0" w:color="auto"/>
                <w:right w:val="none" w:sz="0" w:space="0" w:color="auto"/>
              </w:divBdr>
            </w:div>
            <w:div w:id="1503273859">
              <w:marLeft w:val="0"/>
              <w:marRight w:val="0"/>
              <w:marTop w:val="0"/>
              <w:marBottom w:val="0"/>
              <w:divBdr>
                <w:top w:val="none" w:sz="0" w:space="0" w:color="auto"/>
                <w:left w:val="none" w:sz="0" w:space="0" w:color="auto"/>
                <w:bottom w:val="none" w:sz="0" w:space="0" w:color="auto"/>
                <w:right w:val="none" w:sz="0" w:space="0" w:color="auto"/>
              </w:divBdr>
            </w:div>
            <w:div w:id="1666516045">
              <w:marLeft w:val="0"/>
              <w:marRight w:val="0"/>
              <w:marTop w:val="0"/>
              <w:marBottom w:val="0"/>
              <w:divBdr>
                <w:top w:val="none" w:sz="0" w:space="0" w:color="auto"/>
                <w:left w:val="none" w:sz="0" w:space="0" w:color="auto"/>
                <w:bottom w:val="none" w:sz="0" w:space="0" w:color="auto"/>
                <w:right w:val="none" w:sz="0" w:space="0" w:color="auto"/>
              </w:divBdr>
            </w:div>
            <w:div w:id="253829864">
              <w:marLeft w:val="0"/>
              <w:marRight w:val="0"/>
              <w:marTop w:val="0"/>
              <w:marBottom w:val="0"/>
              <w:divBdr>
                <w:top w:val="none" w:sz="0" w:space="0" w:color="auto"/>
                <w:left w:val="none" w:sz="0" w:space="0" w:color="auto"/>
                <w:bottom w:val="none" w:sz="0" w:space="0" w:color="auto"/>
                <w:right w:val="none" w:sz="0" w:space="0" w:color="auto"/>
              </w:divBdr>
            </w:div>
            <w:div w:id="1116483609">
              <w:marLeft w:val="0"/>
              <w:marRight w:val="0"/>
              <w:marTop w:val="480"/>
              <w:marBottom w:val="0"/>
              <w:divBdr>
                <w:top w:val="single" w:sz="6" w:space="0" w:color="auto"/>
                <w:left w:val="single" w:sz="6" w:space="0" w:color="auto"/>
                <w:bottom w:val="single" w:sz="6" w:space="0" w:color="auto"/>
                <w:right w:val="single" w:sz="6" w:space="0" w:color="auto"/>
              </w:divBdr>
            </w:div>
            <w:div w:id="948853343">
              <w:marLeft w:val="0"/>
              <w:marRight w:val="0"/>
              <w:marTop w:val="0"/>
              <w:marBottom w:val="0"/>
              <w:divBdr>
                <w:top w:val="none" w:sz="0" w:space="0" w:color="auto"/>
                <w:left w:val="none" w:sz="0" w:space="0" w:color="auto"/>
                <w:bottom w:val="none" w:sz="0" w:space="0" w:color="auto"/>
                <w:right w:val="none" w:sz="0" w:space="0" w:color="auto"/>
              </w:divBdr>
            </w:div>
            <w:div w:id="105152388">
              <w:marLeft w:val="0"/>
              <w:marRight w:val="0"/>
              <w:marTop w:val="0"/>
              <w:marBottom w:val="0"/>
              <w:divBdr>
                <w:top w:val="none" w:sz="0" w:space="0" w:color="auto"/>
                <w:left w:val="none" w:sz="0" w:space="0" w:color="auto"/>
                <w:bottom w:val="none" w:sz="0" w:space="0" w:color="auto"/>
                <w:right w:val="none" w:sz="0" w:space="0" w:color="auto"/>
              </w:divBdr>
            </w:div>
            <w:div w:id="482743390">
              <w:marLeft w:val="0"/>
              <w:marRight w:val="0"/>
              <w:marTop w:val="0"/>
              <w:marBottom w:val="0"/>
              <w:divBdr>
                <w:top w:val="none" w:sz="0" w:space="0" w:color="auto"/>
                <w:left w:val="none" w:sz="0" w:space="0" w:color="auto"/>
                <w:bottom w:val="none" w:sz="0" w:space="0" w:color="auto"/>
                <w:right w:val="none" w:sz="0" w:space="0" w:color="auto"/>
              </w:divBdr>
            </w:div>
            <w:div w:id="1666588389">
              <w:marLeft w:val="0"/>
              <w:marRight w:val="0"/>
              <w:marTop w:val="0"/>
              <w:marBottom w:val="0"/>
              <w:divBdr>
                <w:top w:val="none" w:sz="0" w:space="0" w:color="auto"/>
                <w:left w:val="none" w:sz="0" w:space="0" w:color="auto"/>
                <w:bottom w:val="none" w:sz="0" w:space="0" w:color="auto"/>
                <w:right w:val="none" w:sz="0" w:space="0" w:color="auto"/>
              </w:divBdr>
            </w:div>
            <w:div w:id="1439447158">
              <w:marLeft w:val="0"/>
              <w:marRight w:val="0"/>
              <w:marTop w:val="0"/>
              <w:marBottom w:val="0"/>
              <w:divBdr>
                <w:top w:val="none" w:sz="0" w:space="0" w:color="auto"/>
                <w:left w:val="none" w:sz="0" w:space="0" w:color="auto"/>
                <w:bottom w:val="none" w:sz="0" w:space="0" w:color="auto"/>
                <w:right w:val="none" w:sz="0" w:space="0" w:color="auto"/>
              </w:divBdr>
            </w:div>
            <w:div w:id="684210306">
              <w:marLeft w:val="0"/>
              <w:marRight w:val="0"/>
              <w:marTop w:val="0"/>
              <w:marBottom w:val="0"/>
              <w:divBdr>
                <w:top w:val="none" w:sz="0" w:space="0" w:color="auto"/>
                <w:left w:val="none" w:sz="0" w:space="0" w:color="auto"/>
                <w:bottom w:val="none" w:sz="0" w:space="0" w:color="auto"/>
                <w:right w:val="none" w:sz="0" w:space="0" w:color="auto"/>
              </w:divBdr>
            </w:div>
            <w:div w:id="1604460226">
              <w:marLeft w:val="0"/>
              <w:marRight w:val="0"/>
              <w:marTop w:val="480"/>
              <w:marBottom w:val="0"/>
              <w:divBdr>
                <w:top w:val="single" w:sz="6" w:space="0" w:color="auto"/>
                <w:left w:val="single" w:sz="6" w:space="0" w:color="auto"/>
                <w:bottom w:val="single" w:sz="6" w:space="0" w:color="auto"/>
                <w:right w:val="single" w:sz="6" w:space="0" w:color="auto"/>
              </w:divBdr>
            </w:div>
            <w:div w:id="2083333756">
              <w:marLeft w:val="0"/>
              <w:marRight w:val="0"/>
              <w:marTop w:val="0"/>
              <w:marBottom w:val="0"/>
              <w:divBdr>
                <w:top w:val="none" w:sz="0" w:space="0" w:color="auto"/>
                <w:left w:val="none" w:sz="0" w:space="0" w:color="auto"/>
                <w:bottom w:val="none" w:sz="0" w:space="0" w:color="auto"/>
                <w:right w:val="none" w:sz="0" w:space="0" w:color="auto"/>
              </w:divBdr>
            </w:div>
            <w:div w:id="6446317">
              <w:marLeft w:val="0"/>
              <w:marRight w:val="0"/>
              <w:marTop w:val="0"/>
              <w:marBottom w:val="0"/>
              <w:divBdr>
                <w:top w:val="none" w:sz="0" w:space="0" w:color="auto"/>
                <w:left w:val="none" w:sz="0" w:space="0" w:color="auto"/>
                <w:bottom w:val="none" w:sz="0" w:space="0" w:color="auto"/>
                <w:right w:val="none" w:sz="0" w:space="0" w:color="auto"/>
              </w:divBdr>
            </w:div>
            <w:div w:id="240724336">
              <w:marLeft w:val="0"/>
              <w:marRight w:val="0"/>
              <w:marTop w:val="0"/>
              <w:marBottom w:val="0"/>
              <w:divBdr>
                <w:top w:val="none" w:sz="0" w:space="0" w:color="auto"/>
                <w:left w:val="none" w:sz="0" w:space="0" w:color="auto"/>
                <w:bottom w:val="none" w:sz="0" w:space="0" w:color="auto"/>
                <w:right w:val="none" w:sz="0" w:space="0" w:color="auto"/>
              </w:divBdr>
            </w:div>
            <w:div w:id="1411272153">
              <w:marLeft w:val="0"/>
              <w:marRight w:val="0"/>
              <w:marTop w:val="0"/>
              <w:marBottom w:val="0"/>
              <w:divBdr>
                <w:top w:val="none" w:sz="0" w:space="0" w:color="auto"/>
                <w:left w:val="none" w:sz="0" w:space="0" w:color="auto"/>
                <w:bottom w:val="none" w:sz="0" w:space="0" w:color="auto"/>
                <w:right w:val="none" w:sz="0" w:space="0" w:color="auto"/>
              </w:divBdr>
            </w:div>
            <w:div w:id="503395572">
              <w:marLeft w:val="0"/>
              <w:marRight w:val="0"/>
              <w:marTop w:val="480"/>
              <w:marBottom w:val="0"/>
              <w:divBdr>
                <w:top w:val="single" w:sz="6" w:space="0" w:color="auto"/>
                <w:left w:val="single" w:sz="6" w:space="0" w:color="auto"/>
                <w:bottom w:val="single" w:sz="6" w:space="0" w:color="auto"/>
                <w:right w:val="single" w:sz="6" w:space="0" w:color="auto"/>
              </w:divBdr>
            </w:div>
            <w:div w:id="2072145747">
              <w:marLeft w:val="0"/>
              <w:marRight w:val="0"/>
              <w:marTop w:val="0"/>
              <w:marBottom w:val="0"/>
              <w:divBdr>
                <w:top w:val="none" w:sz="0" w:space="0" w:color="auto"/>
                <w:left w:val="none" w:sz="0" w:space="0" w:color="auto"/>
                <w:bottom w:val="none" w:sz="0" w:space="0" w:color="auto"/>
                <w:right w:val="none" w:sz="0" w:space="0" w:color="auto"/>
              </w:divBdr>
            </w:div>
            <w:div w:id="1541160444">
              <w:marLeft w:val="0"/>
              <w:marRight w:val="0"/>
              <w:marTop w:val="0"/>
              <w:marBottom w:val="0"/>
              <w:divBdr>
                <w:top w:val="none" w:sz="0" w:space="0" w:color="auto"/>
                <w:left w:val="none" w:sz="0" w:space="0" w:color="auto"/>
                <w:bottom w:val="none" w:sz="0" w:space="0" w:color="auto"/>
                <w:right w:val="none" w:sz="0" w:space="0" w:color="auto"/>
              </w:divBdr>
            </w:div>
            <w:div w:id="417097405">
              <w:marLeft w:val="0"/>
              <w:marRight w:val="0"/>
              <w:marTop w:val="0"/>
              <w:marBottom w:val="0"/>
              <w:divBdr>
                <w:top w:val="none" w:sz="0" w:space="0" w:color="auto"/>
                <w:left w:val="none" w:sz="0" w:space="0" w:color="auto"/>
                <w:bottom w:val="none" w:sz="0" w:space="0" w:color="auto"/>
                <w:right w:val="none" w:sz="0" w:space="0" w:color="auto"/>
              </w:divBdr>
            </w:div>
            <w:div w:id="1956670286">
              <w:marLeft w:val="0"/>
              <w:marRight w:val="0"/>
              <w:marTop w:val="0"/>
              <w:marBottom w:val="0"/>
              <w:divBdr>
                <w:top w:val="none" w:sz="0" w:space="0" w:color="auto"/>
                <w:left w:val="none" w:sz="0" w:space="0" w:color="auto"/>
                <w:bottom w:val="none" w:sz="0" w:space="0" w:color="auto"/>
                <w:right w:val="none" w:sz="0" w:space="0" w:color="auto"/>
              </w:divBdr>
            </w:div>
            <w:div w:id="1153837591">
              <w:marLeft w:val="0"/>
              <w:marRight w:val="0"/>
              <w:marTop w:val="0"/>
              <w:marBottom w:val="0"/>
              <w:divBdr>
                <w:top w:val="none" w:sz="0" w:space="0" w:color="auto"/>
                <w:left w:val="none" w:sz="0" w:space="0" w:color="auto"/>
                <w:bottom w:val="none" w:sz="0" w:space="0" w:color="auto"/>
                <w:right w:val="none" w:sz="0" w:space="0" w:color="auto"/>
              </w:divBdr>
            </w:div>
            <w:div w:id="943072183">
              <w:marLeft w:val="0"/>
              <w:marRight w:val="0"/>
              <w:marTop w:val="0"/>
              <w:marBottom w:val="0"/>
              <w:divBdr>
                <w:top w:val="none" w:sz="0" w:space="0" w:color="auto"/>
                <w:left w:val="none" w:sz="0" w:space="0" w:color="auto"/>
                <w:bottom w:val="none" w:sz="0" w:space="0" w:color="auto"/>
                <w:right w:val="none" w:sz="0" w:space="0" w:color="auto"/>
              </w:divBdr>
            </w:div>
            <w:div w:id="773130922">
              <w:marLeft w:val="0"/>
              <w:marRight w:val="0"/>
              <w:marTop w:val="0"/>
              <w:marBottom w:val="0"/>
              <w:divBdr>
                <w:top w:val="none" w:sz="0" w:space="0" w:color="auto"/>
                <w:left w:val="none" w:sz="0" w:space="0" w:color="auto"/>
                <w:bottom w:val="none" w:sz="0" w:space="0" w:color="auto"/>
                <w:right w:val="none" w:sz="0" w:space="0" w:color="auto"/>
              </w:divBdr>
            </w:div>
            <w:div w:id="761876622">
              <w:marLeft w:val="0"/>
              <w:marRight w:val="0"/>
              <w:marTop w:val="0"/>
              <w:marBottom w:val="0"/>
              <w:divBdr>
                <w:top w:val="none" w:sz="0" w:space="0" w:color="auto"/>
                <w:left w:val="none" w:sz="0" w:space="0" w:color="auto"/>
                <w:bottom w:val="none" w:sz="0" w:space="0" w:color="auto"/>
                <w:right w:val="none" w:sz="0" w:space="0" w:color="auto"/>
              </w:divBdr>
            </w:div>
            <w:div w:id="114756864">
              <w:marLeft w:val="0"/>
              <w:marRight w:val="0"/>
              <w:marTop w:val="0"/>
              <w:marBottom w:val="0"/>
              <w:divBdr>
                <w:top w:val="none" w:sz="0" w:space="0" w:color="auto"/>
                <w:left w:val="none" w:sz="0" w:space="0" w:color="auto"/>
                <w:bottom w:val="none" w:sz="0" w:space="0" w:color="auto"/>
                <w:right w:val="none" w:sz="0" w:space="0" w:color="auto"/>
              </w:divBdr>
            </w:div>
            <w:div w:id="1157376147">
              <w:marLeft w:val="0"/>
              <w:marRight w:val="0"/>
              <w:marTop w:val="0"/>
              <w:marBottom w:val="0"/>
              <w:divBdr>
                <w:top w:val="none" w:sz="0" w:space="0" w:color="auto"/>
                <w:left w:val="none" w:sz="0" w:space="0" w:color="auto"/>
                <w:bottom w:val="none" w:sz="0" w:space="0" w:color="auto"/>
                <w:right w:val="none" w:sz="0" w:space="0" w:color="auto"/>
              </w:divBdr>
            </w:div>
            <w:div w:id="656300686">
              <w:marLeft w:val="0"/>
              <w:marRight w:val="0"/>
              <w:marTop w:val="0"/>
              <w:marBottom w:val="0"/>
              <w:divBdr>
                <w:top w:val="none" w:sz="0" w:space="0" w:color="auto"/>
                <w:left w:val="none" w:sz="0" w:space="0" w:color="auto"/>
                <w:bottom w:val="none" w:sz="0" w:space="0" w:color="auto"/>
                <w:right w:val="none" w:sz="0" w:space="0" w:color="auto"/>
              </w:divBdr>
            </w:div>
            <w:div w:id="678124439">
              <w:marLeft w:val="0"/>
              <w:marRight w:val="0"/>
              <w:marTop w:val="480"/>
              <w:marBottom w:val="0"/>
              <w:divBdr>
                <w:top w:val="single" w:sz="6" w:space="0" w:color="auto"/>
                <w:left w:val="single" w:sz="6" w:space="0" w:color="auto"/>
                <w:bottom w:val="single" w:sz="6" w:space="0" w:color="auto"/>
                <w:right w:val="single" w:sz="6" w:space="0" w:color="auto"/>
              </w:divBdr>
            </w:div>
            <w:div w:id="1676877680">
              <w:marLeft w:val="0"/>
              <w:marRight w:val="0"/>
              <w:marTop w:val="0"/>
              <w:marBottom w:val="0"/>
              <w:divBdr>
                <w:top w:val="none" w:sz="0" w:space="0" w:color="auto"/>
                <w:left w:val="none" w:sz="0" w:space="0" w:color="auto"/>
                <w:bottom w:val="none" w:sz="0" w:space="0" w:color="auto"/>
                <w:right w:val="none" w:sz="0" w:space="0" w:color="auto"/>
              </w:divBdr>
            </w:div>
            <w:div w:id="683555295">
              <w:marLeft w:val="0"/>
              <w:marRight w:val="0"/>
              <w:marTop w:val="0"/>
              <w:marBottom w:val="0"/>
              <w:divBdr>
                <w:top w:val="none" w:sz="0" w:space="0" w:color="auto"/>
                <w:left w:val="none" w:sz="0" w:space="0" w:color="auto"/>
                <w:bottom w:val="none" w:sz="0" w:space="0" w:color="auto"/>
                <w:right w:val="none" w:sz="0" w:space="0" w:color="auto"/>
              </w:divBdr>
            </w:div>
            <w:div w:id="966203566">
              <w:marLeft w:val="0"/>
              <w:marRight w:val="0"/>
              <w:marTop w:val="0"/>
              <w:marBottom w:val="0"/>
              <w:divBdr>
                <w:top w:val="none" w:sz="0" w:space="0" w:color="auto"/>
                <w:left w:val="none" w:sz="0" w:space="0" w:color="auto"/>
                <w:bottom w:val="none" w:sz="0" w:space="0" w:color="auto"/>
                <w:right w:val="none" w:sz="0" w:space="0" w:color="auto"/>
              </w:divBdr>
            </w:div>
            <w:div w:id="1328636400">
              <w:marLeft w:val="0"/>
              <w:marRight w:val="0"/>
              <w:marTop w:val="480"/>
              <w:marBottom w:val="0"/>
              <w:divBdr>
                <w:top w:val="single" w:sz="6" w:space="0" w:color="auto"/>
                <w:left w:val="single" w:sz="6" w:space="0" w:color="auto"/>
                <w:bottom w:val="single" w:sz="6" w:space="0" w:color="auto"/>
                <w:right w:val="single" w:sz="6" w:space="0" w:color="auto"/>
              </w:divBdr>
            </w:div>
            <w:div w:id="1498501823">
              <w:marLeft w:val="0"/>
              <w:marRight w:val="0"/>
              <w:marTop w:val="0"/>
              <w:marBottom w:val="0"/>
              <w:divBdr>
                <w:top w:val="none" w:sz="0" w:space="0" w:color="auto"/>
                <w:left w:val="none" w:sz="0" w:space="0" w:color="auto"/>
                <w:bottom w:val="none" w:sz="0" w:space="0" w:color="auto"/>
                <w:right w:val="none" w:sz="0" w:space="0" w:color="auto"/>
              </w:divBdr>
            </w:div>
            <w:div w:id="121660723">
              <w:marLeft w:val="0"/>
              <w:marRight w:val="0"/>
              <w:marTop w:val="0"/>
              <w:marBottom w:val="0"/>
              <w:divBdr>
                <w:top w:val="none" w:sz="0" w:space="0" w:color="auto"/>
                <w:left w:val="none" w:sz="0" w:space="0" w:color="auto"/>
                <w:bottom w:val="none" w:sz="0" w:space="0" w:color="auto"/>
                <w:right w:val="none" w:sz="0" w:space="0" w:color="auto"/>
              </w:divBdr>
            </w:div>
            <w:div w:id="2034258858">
              <w:marLeft w:val="0"/>
              <w:marRight w:val="0"/>
              <w:marTop w:val="0"/>
              <w:marBottom w:val="0"/>
              <w:divBdr>
                <w:top w:val="none" w:sz="0" w:space="0" w:color="auto"/>
                <w:left w:val="none" w:sz="0" w:space="0" w:color="auto"/>
                <w:bottom w:val="none" w:sz="0" w:space="0" w:color="auto"/>
                <w:right w:val="none" w:sz="0" w:space="0" w:color="auto"/>
              </w:divBdr>
            </w:div>
            <w:div w:id="863325068">
              <w:marLeft w:val="0"/>
              <w:marRight w:val="0"/>
              <w:marTop w:val="0"/>
              <w:marBottom w:val="0"/>
              <w:divBdr>
                <w:top w:val="none" w:sz="0" w:space="0" w:color="auto"/>
                <w:left w:val="none" w:sz="0" w:space="0" w:color="auto"/>
                <w:bottom w:val="none" w:sz="0" w:space="0" w:color="auto"/>
                <w:right w:val="none" w:sz="0" w:space="0" w:color="auto"/>
              </w:divBdr>
            </w:div>
            <w:div w:id="1299995534">
              <w:marLeft w:val="0"/>
              <w:marRight w:val="0"/>
              <w:marTop w:val="0"/>
              <w:marBottom w:val="0"/>
              <w:divBdr>
                <w:top w:val="none" w:sz="0" w:space="0" w:color="auto"/>
                <w:left w:val="none" w:sz="0" w:space="0" w:color="auto"/>
                <w:bottom w:val="none" w:sz="0" w:space="0" w:color="auto"/>
                <w:right w:val="none" w:sz="0" w:space="0" w:color="auto"/>
              </w:divBdr>
            </w:div>
            <w:div w:id="215821220">
              <w:marLeft w:val="0"/>
              <w:marRight w:val="0"/>
              <w:marTop w:val="0"/>
              <w:marBottom w:val="0"/>
              <w:divBdr>
                <w:top w:val="none" w:sz="0" w:space="0" w:color="auto"/>
                <w:left w:val="none" w:sz="0" w:space="0" w:color="auto"/>
                <w:bottom w:val="none" w:sz="0" w:space="0" w:color="auto"/>
                <w:right w:val="none" w:sz="0" w:space="0" w:color="auto"/>
              </w:divBdr>
            </w:div>
            <w:div w:id="930430291">
              <w:marLeft w:val="0"/>
              <w:marRight w:val="0"/>
              <w:marTop w:val="480"/>
              <w:marBottom w:val="0"/>
              <w:divBdr>
                <w:top w:val="single" w:sz="6" w:space="0" w:color="auto"/>
                <w:left w:val="single" w:sz="6" w:space="0" w:color="auto"/>
                <w:bottom w:val="single" w:sz="6" w:space="0" w:color="auto"/>
                <w:right w:val="single" w:sz="6" w:space="0" w:color="auto"/>
              </w:divBdr>
            </w:div>
            <w:div w:id="700743077">
              <w:marLeft w:val="0"/>
              <w:marRight w:val="0"/>
              <w:marTop w:val="0"/>
              <w:marBottom w:val="0"/>
              <w:divBdr>
                <w:top w:val="none" w:sz="0" w:space="0" w:color="auto"/>
                <w:left w:val="none" w:sz="0" w:space="0" w:color="auto"/>
                <w:bottom w:val="none" w:sz="0" w:space="0" w:color="auto"/>
                <w:right w:val="none" w:sz="0" w:space="0" w:color="auto"/>
              </w:divBdr>
            </w:div>
            <w:div w:id="1429352921">
              <w:marLeft w:val="0"/>
              <w:marRight w:val="0"/>
              <w:marTop w:val="0"/>
              <w:marBottom w:val="0"/>
              <w:divBdr>
                <w:top w:val="none" w:sz="0" w:space="0" w:color="auto"/>
                <w:left w:val="none" w:sz="0" w:space="0" w:color="auto"/>
                <w:bottom w:val="none" w:sz="0" w:space="0" w:color="auto"/>
                <w:right w:val="none" w:sz="0" w:space="0" w:color="auto"/>
              </w:divBdr>
            </w:div>
            <w:div w:id="1793212737">
              <w:marLeft w:val="0"/>
              <w:marRight w:val="0"/>
              <w:marTop w:val="0"/>
              <w:marBottom w:val="0"/>
              <w:divBdr>
                <w:top w:val="none" w:sz="0" w:space="0" w:color="auto"/>
                <w:left w:val="none" w:sz="0" w:space="0" w:color="auto"/>
                <w:bottom w:val="none" w:sz="0" w:space="0" w:color="auto"/>
                <w:right w:val="none" w:sz="0" w:space="0" w:color="auto"/>
              </w:divBdr>
            </w:div>
            <w:div w:id="1680307412">
              <w:marLeft w:val="0"/>
              <w:marRight w:val="0"/>
              <w:marTop w:val="0"/>
              <w:marBottom w:val="0"/>
              <w:divBdr>
                <w:top w:val="none" w:sz="0" w:space="0" w:color="auto"/>
                <w:left w:val="none" w:sz="0" w:space="0" w:color="auto"/>
                <w:bottom w:val="none" w:sz="0" w:space="0" w:color="auto"/>
                <w:right w:val="none" w:sz="0" w:space="0" w:color="auto"/>
              </w:divBdr>
            </w:div>
            <w:div w:id="195579340">
              <w:marLeft w:val="0"/>
              <w:marRight w:val="0"/>
              <w:marTop w:val="0"/>
              <w:marBottom w:val="0"/>
              <w:divBdr>
                <w:top w:val="none" w:sz="0" w:space="0" w:color="auto"/>
                <w:left w:val="none" w:sz="0" w:space="0" w:color="auto"/>
                <w:bottom w:val="none" w:sz="0" w:space="0" w:color="auto"/>
                <w:right w:val="none" w:sz="0" w:space="0" w:color="auto"/>
              </w:divBdr>
            </w:div>
            <w:div w:id="931163807">
              <w:marLeft w:val="0"/>
              <w:marRight w:val="0"/>
              <w:marTop w:val="0"/>
              <w:marBottom w:val="0"/>
              <w:divBdr>
                <w:top w:val="none" w:sz="0" w:space="0" w:color="auto"/>
                <w:left w:val="none" w:sz="0" w:space="0" w:color="auto"/>
                <w:bottom w:val="none" w:sz="0" w:space="0" w:color="auto"/>
                <w:right w:val="none" w:sz="0" w:space="0" w:color="auto"/>
              </w:divBdr>
            </w:div>
            <w:div w:id="1628193686">
              <w:marLeft w:val="0"/>
              <w:marRight w:val="0"/>
              <w:marTop w:val="480"/>
              <w:marBottom w:val="0"/>
              <w:divBdr>
                <w:top w:val="single" w:sz="6" w:space="0" w:color="auto"/>
                <w:left w:val="single" w:sz="6" w:space="0" w:color="auto"/>
                <w:bottom w:val="single" w:sz="6" w:space="0" w:color="auto"/>
                <w:right w:val="single" w:sz="6" w:space="0" w:color="auto"/>
              </w:divBdr>
            </w:div>
            <w:div w:id="1624923812">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675152651">
              <w:marLeft w:val="0"/>
              <w:marRight w:val="0"/>
              <w:marTop w:val="480"/>
              <w:marBottom w:val="0"/>
              <w:divBdr>
                <w:top w:val="single" w:sz="6" w:space="0" w:color="auto"/>
                <w:left w:val="single" w:sz="6" w:space="0" w:color="auto"/>
                <w:bottom w:val="single" w:sz="6" w:space="0" w:color="auto"/>
                <w:right w:val="single" w:sz="6" w:space="0" w:color="auto"/>
              </w:divBdr>
            </w:div>
            <w:div w:id="1282953689">
              <w:marLeft w:val="0"/>
              <w:marRight w:val="0"/>
              <w:marTop w:val="0"/>
              <w:marBottom w:val="0"/>
              <w:divBdr>
                <w:top w:val="none" w:sz="0" w:space="0" w:color="auto"/>
                <w:left w:val="none" w:sz="0" w:space="0" w:color="auto"/>
                <w:bottom w:val="none" w:sz="0" w:space="0" w:color="auto"/>
                <w:right w:val="none" w:sz="0" w:space="0" w:color="auto"/>
              </w:divBdr>
            </w:div>
            <w:div w:id="495465371">
              <w:marLeft w:val="0"/>
              <w:marRight w:val="0"/>
              <w:marTop w:val="0"/>
              <w:marBottom w:val="0"/>
              <w:divBdr>
                <w:top w:val="none" w:sz="0" w:space="0" w:color="auto"/>
                <w:left w:val="none" w:sz="0" w:space="0" w:color="auto"/>
                <w:bottom w:val="none" w:sz="0" w:space="0" w:color="auto"/>
                <w:right w:val="none" w:sz="0" w:space="0" w:color="auto"/>
              </w:divBdr>
            </w:div>
            <w:div w:id="1610351805">
              <w:marLeft w:val="0"/>
              <w:marRight w:val="0"/>
              <w:marTop w:val="480"/>
              <w:marBottom w:val="0"/>
              <w:divBdr>
                <w:top w:val="single" w:sz="6" w:space="0" w:color="auto"/>
                <w:left w:val="single" w:sz="6" w:space="0" w:color="auto"/>
                <w:bottom w:val="single" w:sz="6" w:space="0" w:color="auto"/>
                <w:right w:val="single" w:sz="6" w:space="0" w:color="auto"/>
              </w:divBdr>
            </w:div>
            <w:div w:id="1515876527">
              <w:marLeft w:val="0"/>
              <w:marRight w:val="0"/>
              <w:marTop w:val="0"/>
              <w:marBottom w:val="0"/>
              <w:divBdr>
                <w:top w:val="none" w:sz="0" w:space="0" w:color="auto"/>
                <w:left w:val="none" w:sz="0" w:space="0" w:color="auto"/>
                <w:bottom w:val="none" w:sz="0" w:space="0" w:color="auto"/>
                <w:right w:val="none" w:sz="0" w:space="0" w:color="auto"/>
              </w:divBdr>
            </w:div>
            <w:div w:id="4334584">
              <w:marLeft w:val="0"/>
              <w:marRight w:val="0"/>
              <w:marTop w:val="0"/>
              <w:marBottom w:val="0"/>
              <w:divBdr>
                <w:top w:val="none" w:sz="0" w:space="0" w:color="auto"/>
                <w:left w:val="none" w:sz="0" w:space="0" w:color="auto"/>
                <w:bottom w:val="none" w:sz="0" w:space="0" w:color="auto"/>
                <w:right w:val="none" w:sz="0" w:space="0" w:color="auto"/>
              </w:divBdr>
            </w:div>
            <w:div w:id="1834293474">
              <w:marLeft w:val="0"/>
              <w:marRight w:val="0"/>
              <w:marTop w:val="0"/>
              <w:marBottom w:val="0"/>
              <w:divBdr>
                <w:top w:val="none" w:sz="0" w:space="0" w:color="auto"/>
                <w:left w:val="none" w:sz="0" w:space="0" w:color="auto"/>
                <w:bottom w:val="none" w:sz="0" w:space="0" w:color="auto"/>
                <w:right w:val="none" w:sz="0" w:space="0" w:color="auto"/>
              </w:divBdr>
            </w:div>
            <w:div w:id="805850774">
              <w:marLeft w:val="0"/>
              <w:marRight w:val="0"/>
              <w:marTop w:val="480"/>
              <w:marBottom w:val="0"/>
              <w:divBdr>
                <w:top w:val="single" w:sz="6" w:space="0" w:color="auto"/>
                <w:left w:val="single" w:sz="6" w:space="0" w:color="auto"/>
                <w:bottom w:val="single" w:sz="6" w:space="0" w:color="auto"/>
                <w:right w:val="single" w:sz="6" w:space="0" w:color="auto"/>
              </w:divBdr>
            </w:div>
            <w:div w:id="1788353689">
              <w:marLeft w:val="0"/>
              <w:marRight w:val="0"/>
              <w:marTop w:val="0"/>
              <w:marBottom w:val="0"/>
              <w:divBdr>
                <w:top w:val="none" w:sz="0" w:space="0" w:color="auto"/>
                <w:left w:val="none" w:sz="0" w:space="0" w:color="auto"/>
                <w:bottom w:val="none" w:sz="0" w:space="0" w:color="auto"/>
                <w:right w:val="none" w:sz="0" w:space="0" w:color="auto"/>
              </w:divBdr>
            </w:div>
            <w:div w:id="880093650">
              <w:marLeft w:val="0"/>
              <w:marRight w:val="0"/>
              <w:marTop w:val="0"/>
              <w:marBottom w:val="0"/>
              <w:divBdr>
                <w:top w:val="none" w:sz="0" w:space="0" w:color="auto"/>
                <w:left w:val="none" w:sz="0" w:space="0" w:color="auto"/>
                <w:bottom w:val="none" w:sz="0" w:space="0" w:color="auto"/>
                <w:right w:val="none" w:sz="0" w:space="0" w:color="auto"/>
              </w:divBdr>
            </w:div>
            <w:div w:id="2013138808">
              <w:marLeft w:val="0"/>
              <w:marRight w:val="0"/>
              <w:marTop w:val="0"/>
              <w:marBottom w:val="0"/>
              <w:divBdr>
                <w:top w:val="none" w:sz="0" w:space="0" w:color="auto"/>
                <w:left w:val="none" w:sz="0" w:space="0" w:color="auto"/>
                <w:bottom w:val="none" w:sz="0" w:space="0" w:color="auto"/>
                <w:right w:val="none" w:sz="0" w:space="0" w:color="auto"/>
              </w:divBdr>
            </w:div>
            <w:div w:id="1907257668">
              <w:marLeft w:val="0"/>
              <w:marRight w:val="0"/>
              <w:marTop w:val="0"/>
              <w:marBottom w:val="0"/>
              <w:divBdr>
                <w:top w:val="none" w:sz="0" w:space="0" w:color="auto"/>
                <w:left w:val="none" w:sz="0" w:space="0" w:color="auto"/>
                <w:bottom w:val="none" w:sz="0" w:space="0" w:color="auto"/>
                <w:right w:val="none" w:sz="0" w:space="0" w:color="auto"/>
              </w:divBdr>
            </w:div>
            <w:div w:id="1916552273">
              <w:marLeft w:val="0"/>
              <w:marRight w:val="0"/>
              <w:marTop w:val="0"/>
              <w:marBottom w:val="0"/>
              <w:divBdr>
                <w:top w:val="none" w:sz="0" w:space="0" w:color="auto"/>
                <w:left w:val="none" w:sz="0" w:space="0" w:color="auto"/>
                <w:bottom w:val="none" w:sz="0" w:space="0" w:color="auto"/>
                <w:right w:val="none" w:sz="0" w:space="0" w:color="auto"/>
              </w:divBdr>
            </w:div>
            <w:div w:id="1920674469">
              <w:marLeft w:val="0"/>
              <w:marRight w:val="0"/>
              <w:marTop w:val="0"/>
              <w:marBottom w:val="0"/>
              <w:divBdr>
                <w:top w:val="none" w:sz="0" w:space="0" w:color="auto"/>
                <w:left w:val="none" w:sz="0" w:space="0" w:color="auto"/>
                <w:bottom w:val="none" w:sz="0" w:space="0" w:color="auto"/>
                <w:right w:val="none" w:sz="0" w:space="0" w:color="auto"/>
              </w:divBdr>
            </w:div>
            <w:div w:id="10189059">
              <w:marLeft w:val="0"/>
              <w:marRight w:val="0"/>
              <w:marTop w:val="0"/>
              <w:marBottom w:val="0"/>
              <w:divBdr>
                <w:top w:val="none" w:sz="0" w:space="0" w:color="auto"/>
                <w:left w:val="none" w:sz="0" w:space="0" w:color="auto"/>
                <w:bottom w:val="none" w:sz="0" w:space="0" w:color="auto"/>
                <w:right w:val="none" w:sz="0" w:space="0" w:color="auto"/>
              </w:divBdr>
            </w:div>
            <w:div w:id="173687679">
              <w:marLeft w:val="0"/>
              <w:marRight w:val="0"/>
              <w:marTop w:val="0"/>
              <w:marBottom w:val="0"/>
              <w:divBdr>
                <w:top w:val="none" w:sz="0" w:space="0" w:color="auto"/>
                <w:left w:val="none" w:sz="0" w:space="0" w:color="auto"/>
                <w:bottom w:val="none" w:sz="0" w:space="0" w:color="auto"/>
                <w:right w:val="none" w:sz="0" w:space="0" w:color="auto"/>
              </w:divBdr>
            </w:div>
            <w:div w:id="84112362">
              <w:marLeft w:val="0"/>
              <w:marRight w:val="0"/>
              <w:marTop w:val="0"/>
              <w:marBottom w:val="0"/>
              <w:divBdr>
                <w:top w:val="none" w:sz="0" w:space="0" w:color="auto"/>
                <w:left w:val="none" w:sz="0" w:space="0" w:color="auto"/>
                <w:bottom w:val="none" w:sz="0" w:space="0" w:color="auto"/>
                <w:right w:val="none" w:sz="0" w:space="0" w:color="auto"/>
              </w:divBdr>
            </w:div>
            <w:div w:id="1975452742">
              <w:marLeft w:val="0"/>
              <w:marRight w:val="0"/>
              <w:marTop w:val="0"/>
              <w:marBottom w:val="0"/>
              <w:divBdr>
                <w:top w:val="none" w:sz="0" w:space="0" w:color="auto"/>
                <w:left w:val="none" w:sz="0" w:space="0" w:color="auto"/>
                <w:bottom w:val="none" w:sz="0" w:space="0" w:color="auto"/>
                <w:right w:val="none" w:sz="0" w:space="0" w:color="auto"/>
              </w:divBdr>
            </w:div>
            <w:div w:id="33191338">
              <w:marLeft w:val="0"/>
              <w:marRight w:val="0"/>
              <w:marTop w:val="0"/>
              <w:marBottom w:val="0"/>
              <w:divBdr>
                <w:top w:val="none" w:sz="0" w:space="0" w:color="auto"/>
                <w:left w:val="none" w:sz="0" w:space="0" w:color="auto"/>
                <w:bottom w:val="none" w:sz="0" w:space="0" w:color="auto"/>
                <w:right w:val="none" w:sz="0" w:space="0" w:color="auto"/>
              </w:divBdr>
            </w:div>
            <w:div w:id="371459701">
              <w:marLeft w:val="0"/>
              <w:marRight w:val="0"/>
              <w:marTop w:val="0"/>
              <w:marBottom w:val="0"/>
              <w:divBdr>
                <w:top w:val="none" w:sz="0" w:space="0" w:color="auto"/>
                <w:left w:val="none" w:sz="0" w:space="0" w:color="auto"/>
                <w:bottom w:val="none" w:sz="0" w:space="0" w:color="auto"/>
                <w:right w:val="none" w:sz="0" w:space="0" w:color="auto"/>
              </w:divBdr>
            </w:div>
            <w:div w:id="1283540517">
              <w:marLeft w:val="0"/>
              <w:marRight w:val="0"/>
              <w:marTop w:val="0"/>
              <w:marBottom w:val="0"/>
              <w:divBdr>
                <w:top w:val="none" w:sz="0" w:space="0" w:color="auto"/>
                <w:left w:val="none" w:sz="0" w:space="0" w:color="auto"/>
                <w:bottom w:val="none" w:sz="0" w:space="0" w:color="auto"/>
                <w:right w:val="none" w:sz="0" w:space="0" w:color="auto"/>
              </w:divBdr>
            </w:div>
            <w:div w:id="234363569">
              <w:marLeft w:val="0"/>
              <w:marRight w:val="0"/>
              <w:marTop w:val="0"/>
              <w:marBottom w:val="0"/>
              <w:divBdr>
                <w:top w:val="none" w:sz="0" w:space="0" w:color="auto"/>
                <w:left w:val="none" w:sz="0" w:space="0" w:color="auto"/>
                <w:bottom w:val="none" w:sz="0" w:space="0" w:color="auto"/>
                <w:right w:val="none" w:sz="0" w:space="0" w:color="auto"/>
              </w:divBdr>
            </w:div>
            <w:div w:id="77335210">
              <w:marLeft w:val="0"/>
              <w:marRight w:val="0"/>
              <w:marTop w:val="0"/>
              <w:marBottom w:val="0"/>
              <w:divBdr>
                <w:top w:val="none" w:sz="0" w:space="0" w:color="auto"/>
                <w:left w:val="none" w:sz="0" w:space="0" w:color="auto"/>
                <w:bottom w:val="none" w:sz="0" w:space="0" w:color="auto"/>
                <w:right w:val="none" w:sz="0" w:space="0" w:color="auto"/>
              </w:divBdr>
            </w:div>
            <w:div w:id="875779349">
              <w:marLeft w:val="0"/>
              <w:marRight w:val="0"/>
              <w:marTop w:val="0"/>
              <w:marBottom w:val="0"/>
              <w:divBdr>
                <w:top w:val="none" w:sz="0" w:space="0" w:color="auto"/>
                <w:left w:val="none" w:sz="0" w:space="0" w:color="auto"/>
                <w:bottom w:val="none" w:sz="0" w:space="0" w:color="auto"/>
                <w:right w:val="none" w:sz="0" w:space="0" w:color="auto"/>
              </w:divBdr>
            </w:div>
            <w:div w:id="388386830">
              <w:marLeft w:val="0"/>
              <w:marRight w:val="0"/>
              <w:marTop w:val="0"/>
              <w:marBottom w:val="0"/>
              <w:divBdr>
                <w:top w:val="none" w:sz="0" w:space="0" w:color="auto"/>
                <w:left w:val="none" w:sz="0" w:space="0" w:color="auto"/>
                <w:bottom w:val="none" w:sz="0" w:space="0" w:color="auto"/>
                <w:right w:val="none" w:sz="0" w:space="0" w:color="auto"/>
              </w:divBdr>
            </w:div>
            <w:div w:id="1279950583">
              <w:marLeft w:val="0"/>
              <w:marRight w:val="0"/>
              <w:marTop w:val="0"/>
              <w:marBottom w:val="0"/>
              <w:divBdr>
                <w:top w:val="none" w:sz="0" w:space="0" w:color="auto"/>
                <w:left w:val="none" w:sz="0" w:space="0" w:color="auto"/>
                <w:bottom w:val="none" w:sz="0" w:space="0" w:color="auto"/>
                <w:right w:val="none" w:sz="0" w:space="0" w:color="auto"/>
              </w:divBdr>
            </w:div>
            <w:div w:id="1774208732">
              <w:marLeft w:val="0"/>
              <w:marRight w:val="0"/>
              <w:marTop w:val="0"/>
              <w:marBottom w:val="0"/>
              <w:divBdr>
                <w:top w:val="none" w:sz="0" w:space="0" w:color="auto"/>
                <w:left w:val="none" w:sz="0" w:space="0" w:color="auto"/>
                <w:bottom w:val="none" w:sz="0" w:space="0" w:color="auto"/>
                <w:right w:val="none" w:sz="0" w:space="0" w:color="auto"/>
              </w:divBdr>
            </w:div>
            <w:div w:id="2064215366">
              <w:marLeft w:val="0"/>
              <w:marRight w:val="0"/>
              <w:marTop w:val="0"/>
              <w:marBottom w:val="0"/>
              <w:divBdr>
                <w:top w:val="none" w:sz="0" w:space="0" w:color="auto"/>
                <w:left w:val="none" w:sz="0" w:space="0" w:color="auto"/>
                <w:bottom w:val="none" w:sz="0" w:space="0" w:color="auto"/>
                <w:right w:val="none" w:sz="0" w:space="0" w:color="auto"/>
              </w:divBdr>
            </w:div>
            <w:div w:id="780950846">
              <w:marLeft w:val="0"/>
              <w:marRight w:val="0"/>
              <w:marTop w:val="0"/>
              <w:marBottom w:val="0"/>
              <w:divBdr>
                <w:top w:val="none" w:sz="0" w:space="0" w:color="auto"/>
                <w:left w:val="none" w:sz="0" w:space="0" w:color="auto"/>
                <w:bottom w:val="none" w:sz="0" w:space="0" w:color="auto"/>
                <w:right w:val="none" w:sz="0" w:space="0" w:color="auto"/>
              </w:divBdr>
            </w:div>
            <w:div w:id="656422496">
              <w:marLeft w:val="0"/>
              <w:marRight w:val="0"/>
              <w:marTop w:val="0"/>
              <w:marBottom w:val="0"/>
              <w:divBdr>
                <w:top w:val="none" w:sz="0" w:space="0" w:color="auto"/>
                <w:left w:val="none" w:sz="0" w:space="0" w:color="auto"/>
                <w:bottom w:val="none" w:sz="0" w:space="0" w:color="auto"/>
                <w:right w:val="none" w:sz="0" w:space="0" w:color="auto"/>
              </w:divBdr>
            </w:div>
            <w:div w:id="667900099">
              <w:marLeft w:val="0"/>
              <w:marRight w:val="0"/>
              <w:marTop w:val="0"/>
              <w:marBottom w:val="0"/>
              <w:divBdr>
                <w:top w:val="none" w:sz="0" w:space="0" w:color="auto"/>
                <w:left w:val="none" w:sz="0" w:space="0" w:color="auto"/>
                <w:bottom w:val="none" w:sz="0" w:space="0" w:color="auto"/>
                <w:right w:val="none" w:sz="0" w:space="0" w:color="auto"/>
              </w:divBdr>
            </w:div>
            <w:div w:id="1371146617">
              <w:marLeft w:val="0"/>
              <w:marRight w:val="0"/>
              <w:marTop w:val="0"/>
              <w:marBottom w:val="0"/>
              <w:divBdr>
                <w:top w:val="none" w:sz="0" w:space="0" w:color="auto"/>
                <w:left w:val="none" w:sz="0" w:space="0" w:color="auto"/>
                <w:bottom w:val="none" w:sz="0" w:space="0" w:color="auto"/>
                <w:right w:val="none" w:sz="0" w:space="0" w:color="auto"/>
              </w:divBdr>
            </w:div>
            <w:div w:id="2070306130">
              <w:marLeft w:val="0"/>
              <w:marRight w:val="0"/>
              <w:marTop w:val="0"/>
              <w:marBottom w:val="0"/>
              <w:divBdr>
                <w:top w:val="none" w:sz="0" w:space="0" w:color="auto"/>
                <w:left w:val="none" w:sz="0" w:space="0" w:color="auto"/>
                <w:bottom w:val="none" w:sz="0" w:space="0" w:color="auto"/>
                <w:right w:val="none" w:sz="0" w:space="0" w:color="auto"/>
              </w:divBdr>
            </w:div>
            <w:div w:id="629364230">
              <w:marLeft w:val="0"/>
              <w:marRight w:val="0"/>
              <w:marTop w:val="0"/>
              <w:marBottom w:val="0"/>
              <w:divBdr>
                <w:top w:val="none" w:sz="0" w:space="0" w:color="auto"/>
                <w:left w:val="none" w:sz="0" w:space="0" w:color="auto"/>
                <w:bottom w:val="none" w:sz="0" w:space="0" w:color="auto"/>
                <w:right w:val="none" w:sz="0" w:space="0" w:color="auto"/>
              </w:divBdr>
            </w:div>
            <w:div w:id="1297640163">
              <w:marLeft w:val="0"/>
              <w:marRight w:val="0"/>
              <w:marTop w:val="0"/>
              <w:marBottom w:val="0"/>
              <w:divBdr>
                <w:top w:val="none" w:sz="0" w:space="0" w:color="auto"/>
                <w:left w:val="none" w:sz="0" w:space="0" w:color="auto"/>
                <w:bottom w:val="none" w:sz="0" w:space="0" w:color="auto"/>
                <w:right w:val="none" w:sz="0" w:space="0" w:color="auto"/>
              </w:divBdr>
            </w:div>
            <w:div w:id="783110345">
              <w:marLeft w:val="0"/>
              <w:marRight w:val="0"/>
              <w:marTop w:val="0"/>
              <w:marBottom w:val="0"/>
              <w:divBdr>
                <w:top w:val="none" w:sz="0" w:space="0" w:color="auto"/>
                <w:left w:val="none" w:sz="0" w:space="0" w:color="auto"/>
                <w:bottom w:val="none" w:sz="0" w:space="0" w:color="auto"/>
                <w:right w:val="none" w:sz="0" w:space="0" w:color="auto"/>
              </w:divBdr>
            </w:div>
            <w:div w:id="1329672143">
              <w:marLeft w:val="0"/>
              <w:marRight w:val="0"/>
              <w:marTop w:val="0"/>
              <w:marBottom w:val="0"/>
              <w:divBdr>
                <w:top w:val="none" w:sz="0" w:space="0" w:color="auto"/>
                <w:left w:val="none" w:sz="0" w:space="0" w:color="auto"/>
                <w:bottom w:val="none" w:sz="0" w:space="0" w:color="auto"/>
                <w:right w:val="none" w:sz="0" w:space="0" w:color="auto"/>
              </w:divBdr>
            </w:div>
            <w:div w:id="837884468">
              <w:marLeft w:val="0"/>
              <w:marRight w:val="0"/>
              <w:marTop w:val="0"/>
              <w:marBottom w:val="0"/>
              <w:divBdr>
                <w:top w:val="none" w:sz="0" w:space="0" w:color="auto"/>
                <w:left w:val="none" w:sz="0" w:space="0" w:color="auto"/>
                <w:bottom w:val="none" w:sz="0" w:space="0" w:color="auto"/>
                <w:right w:val="none" w:sz="0" w:space="0" w:color="auto"/>
              </w:divBdr>
            </w:div>
            <w:div w:id="1487892558">
              <w:marLeft w:val="0"/>
              <w:marRight w:val="0"/>
              <w:marTop w:val="0"/>
              <w:marBottom w:val="0"/>
              <w:divBdr>
                <w:top w:val="none" w:sz="0" w:space="0" w:color="auto"/>
                <w:left w:val="none" w:sz="0" w:space="0" w:color="auto"/>
                <w:bottom w:val="none" w:sz="0" w:space="0" w:color="auto"/>
                <w:right w:val="none" w:sz="0" w:space="0" w:color="auto"/>
              </w:divBdr>
            </w:div>
            <w:div w:id="2033649253">
              <w:marLeft w:val="0"/>
              <w:marRight w:val="0"/>
              <w:marTop w:val="0"/>
              <w:marBottom w:val="0"/>
              <w:divBdr>
                <w:top w:val="none" w:sz="0" w:space="0" w:color="auto"/>
                <w:left w:val="none" w:sz="0" w:space="0" w:color="auto"/>
                <w:bottom w:val="none" w:sz="0" w:space="0" w:color="auto"/>
                <w:right w:val="none" w:sz="0" w:space="0" w:color="auto"/>
              </w:divBdr>
            </w:div>
            <w:div w:id="1393189333">
              <w:marLeft w:val="0"/>
              <w:marRight w:val="0"/>
              <w:marTop w:val="0"/>
              <w:marBottom w:val="0"/>
              <w:divBdr>
                <w:top w:val="none" w:sz="0" w:space="0" w:color="auto"/>
                <w:left w:val="none" w:sz="0" w:space="0" w:color="auto"/>
                <w:bottom w:val="none" w:sz="0" w:space="0" w:color="auto"/>
                <w:right w:val="none" w:sz="0" w:space="0" w:color="auto"/>
              </w:divBdr>
            </w:div>
            <w:div w:id="1363507446">
              <w:marLeft w:val="0"/>
              <w:marRight w:val="0"/>
              <w:marTop w:val="0"/>
              <w:marBottom w:val="0"/>
              <w:divBdr>
                <w:top w:val="none" w:sz="0" w:space="0" w:color="auto"/>
                <w:left w:val="none" w:sz="0" w:space="0" w:color="auto"/>
                <w:bottom w:val="none" w:sz="0" w:space="0" w:color="auto"/>
                <w:right w:val="none" w:sz="0" w:space="0" w:color="auto"/>
              </w:divBdr>
            </w:div>
            <w:div w:id="274604053">
              <w:marLeft w:val="0"/>
              <w:marRight w:val="0"/>
              <w:marTop w:val="0"/>
              <w:marBottom w:val="0"/>
              <w:divBdr>
                <w:top w:val="none" w:sz="0" w:space="0" w:color="auto"/>
                <w:left w:val="none" w:sz="0" w:space="0" w:color="auto"/>
                <w:bottom w:val="none" w:sz="0" w:space="0" w:color="auto"/>
                <w:right w:val="none" w:sz="0" w:space="0" w:color="auto"/>
              </w:divBdr>
            </w:div>
            <w:div w:id="1725986913">
              <w:marLeft w:val="0"/>
              <w:marRight w:val="0"/>
              <w:marTop w:val="0"/>
              <w:marBottom w:val="0"/>
              <w:divBdr>
                <w:top w:val="none" w:sz="0" w:space="0" w:color="auto"/>
                <w:left w:val="none" w:sz="0" w:space="0" w:color="auto"/>
                <w:bottom w:val="none" w:sz="0" w:space="0" w:color="auto"/>
                <w:right w:val="none" w:sz="0" w:space="0" w:color="auto"/>
              </w:divBdr>
            </w:div>
            <w:div w:id="1025596904">
              <w:marLeft w:val="0"/>
              <w:marRight w:val="0"/>
              <w:marTop w:val="0"/>
              <w:marBottom w:val="0"/>
              <w:divBdr>
                <w:top w:val="none" w:sz="0" w:space="0" w:color="auto"/>
                <w:left w:val="none" w:sz="0" w:space="0" w:color="auto"/>
                <w:bottom w:val="none" w:sz="0" w:space="0" w:color="auto"/>
                <w:right w:val="none" w:sz="0" w:space="0" w:color="auto"/>
              </w:divBdr>
            </w:div>
            <w:div w:id="744373614">
              <w:marLeft w:val="0"/>
              <w:marRight w:val="0"/>
              <w:marTop w:val="0"/>
              <w:marBottom w:val="0"/>
              <w:divBdr>
                <w:top w:val="none" w:sz="0" w:space="0" w:color="auto"/>
                <w:left w:val="none" w:sz="0" w:space="0" w:color="auto"/>
                <w:bottom w:val="none" w:sz="0" w:space="0" w:color="auto"/>
                <w:right w:val="none" w:sz="0" w:space="0" w:color="auto"/>
              </w:divBdr>
            </w:div>
            <w:div w:id="1108935784">
              <w:marLeft w:val="0"/>
              <w:marRight w:val="0"/>
              <w:marTop w:val="0"/>
              <w:marBottom w:val="0"/>
              <w:divBdr>
                <w:top w:val="none" w:sz="0" w:space="0" w:color="auto"/>
                <w:left w:val="none" w:sz="0" w:space="0" w:color="auto"/>
                <w:bottom w:val="none" w:sz="0" w:space="0" w:color="auto"/>
                <w:right w:val="none" w:sz="0" w:space="0" w:color="auto"/>
              </w:divBdr>
            </w:div>
            <w:div w:id="382751669">
              <w:marLeft w:val="0"/>
              <w:marRight w:val="0"/>
              <w:marTop w:val="0"/>
              <w:marBottom w:val="0"/>
              <w:divBdr>
                <w:top w:val="none" w:sz="0" w:space="0" w:color="auto"/>
                <w:left w:val="none" w:sz="0" w:space="0" w:color="auto"/>
                <w:bottom w:val="none" w:sz="0" w:space="0" w:color="auto"/>
                <w:right w:val="none" w:sz="0" w:space="0" w:color="auto"/>
              </w:divBdr>
            </w:div>
            <w:div w:id="1741243800">
              <w:marLeft w:val="0"/>
              <w:marRight w:val="0"/>
              <w:marTop w:val="0"/>
              <w:marBottom w:val="0"/>
              <w:divBdr>
                <w:top w:val="none" w:sz="0" w:space="0" w:color="auto"/>
                <w:left w:val="none" w:sz="0" w:space="0" w:color="auto"/>
                <w:bottom w:val="none" w:sz="0" w:space="0" w:color="auto"/>
                <w:right w:val="none" w:sz="0" w:space="0" w:color="auto"/>
              </w:divBdr>
            </w:div>
            <w:div w:id="1950430099">
              <w:marLeft w:val="0"/>
              <w:marRight w:val="0"/>
              <w:marTop w:val="0"/>
              <w:marBottom w:val="0"/>
              <w:divBdr>
                <w:top w:val="none" w:sz="0" w:space="0" w:color="auto"/>
                <w:left w:val="none" w:sz="0" w:space="0" w:color="auto"/>
                <w:bottom w:val="none" w:sz="0" w:space="0" w:color="auto"/>
                <w:right w:val="none" w:sz="0" w:space="0" w:color="auto"/>
              </w:divBdr>
            </w:div>
            <w:div w:id="899172776">
              <w:marLeft w:val="0"/>
              <w:marRight w:val="0"/>
              <w:marTop w:val="0"/>
              <w:marBottom w:val="0"/>
              <w:divBdr>
                <w:top w:val="none" w:sz="0" w:space="0" w:color="auto"/>
                <w:left w:val="none" w:sz="0" w:space="0" w:color="auto"/>
                <w:bottom w:val="none" w:sz="0" w:space="0" w:color="auto"/>
                <w:right w:val="none" w:sz="0" w:space="0" w:color="auto"/>
              </w:divBdr>
            </w:div>
            <w:div w:id="1449159292">
              <w:marLeft w:val="0"/>
              <w:marRight w:val="0"/>
              <w:marTop w:val="0"/>
              <w:marBottom w:val="0"/>
              <w:divBdr>
                <w:top w:val="none" w:sz="0" w:space="0" w:color="auto"/>
                <w:left w:val="none" w:sz="0" w:space="0" w:color="auto"/>
                <w:bottom w:val="none" w:sz="0" w:space="0" w:color="auto"/>
                <w:right w:val="none" w:sz="0" w:space="0" w:color="auto"/>
              </w:divBdr>
            </w:div>
            <w:div w:id="760221792">
              <w:marLeft w:val="0"/>
              <w:marRight w:val="0"/>
              <w:marTop w:val="0"/>
              <w:marBottom w:val="0"/>
              <w:divBdr>
                <w:top w:val="none" w:sz="0" w:space="0" w:color="auto"/>
                <w:left w:val="none" w:sz="0" w:space="0" w:color="auto"/>
                <w:bottom w:val="none" w:sz="0" w:space="0" w:color="auto"/>
                <w:right w:val="none" w:sz="0" w:space="0" w:color="auto"/>
              </w:divBdr>
            </w:div>
            <w:div w:id="1179076446">
              <w:marLeft w:val="0"/>
              <w:marRight w:val="0"/>
              <w:marTop w:val="0"/>
              <w:marBottom w:val="0"/>
              <w:divBdr>
                <w:top w:val="none" w:sz="0" w:space="0" w:color="auto"/>
                <w:left w:val="none" w:sz="0" w:space="0" w:color="auto"/>
                <w:bottom w:val="none" w:sz="0" w:space="0" w:color="auto"/>
                <w:right w:val="none" w:sz="0" w:space="0" w:color="auto"/>
              </w:divBdr>
            </w:div>
            <w:div w:id="2031107487">
              <w:marLeft w:val="0"/>
              <w:marRight w:val="0"/>
              <w:marTop w:val="0"/>
              <w:marBottom w:val="0"/>
              <w:divBdr>
                <w:top w:val="none" w:sz="0" w:space="0" w:color="auto"/>
                <w:left w:val="none" w:sz="0" w:space="0" w:color="auto"/>
                <w:bottom w:val="none" w:sz="0" w:space="0" w:color="auto"/>
                <w:right w:val="none" w:sz="0" w:space="0" w:color="auto"/>
              </w:divBdr>
            </w:div>
            <w:div w:id="469438836">
              <w:marLeft w:val="0"/>
              <w:marRight w:val="0"/>
              <w:marTop w:val="0"/>
              <w:marBottom w:val="0"/>
              <w:divBdr>
                <w:top w:val="none" w:sz="0" w:space="0" w:color="auto"/>
                <w:left w:val="none" w:sz="0" w:space="0" w:color="auto"/>
                <w:bottom w:val="none" w:sz="0" w:space="0" w:color="auto"/>
                <w:right w:val="none" w:sz="0" w:space="0" w:color="auto"/>
              </w:divBdr>
            </w:div>
            <w:div w:id="718239148">
              <w:marLeft w:val="0"/>
              <w:marRight w:val="0"/>
              <w:marTop w:val="0"/>
              <w:marBottom w:val="0"/>
              <w:divBdr>
                <w:top w:val="none" w:sz="0" w:space="0" w:color="auto"/>
                <w:left w:val="none" w:sz="0" w:space="0" w:color="auto"/>
                <w:bottom w:val="none" w:sz="0" w:space="0" w:color="auto"/>
                <w:right w:val="none" w:sz="0" w:space="0" w:color="auto"/>
              </w:divBdr>
            </w:div>
            <w:div w:id="1834447246">
              <w:marLeft w:val="0"/>
              <w:marRight w:val="0"/>
              <w:marTop w:val="0"/>
              <w:marBottom w:val="0"/>
              <w:divBdr>
                <w:top w:val="none" w:sz="0" w:space="0" w:color="auto"/>
                <w:left w:val="none" w:sz="0" w:space="0" w:color="auto"/>
                <w:bottom w:val="none" w:sz="0" w:space="0" w:color="auto"/>
                <w:right w:val="none" w:sz="0" w:space="0" w:color="auto"/>
              </w:divBdr>
            </w:div>
            <w:div w:id="1985619253">
              <w:marLeft w:val="0"/>
              <w:marRight w:val="0"/>
              <w:marTop w:val="0"/>
              <w:marBottom w:val="0"/>
              <w:divBdr>
                <w:top w:val="none" w:sz="0" w:space="0" w:color="auto"/>
                <w:left w:val="none" w:sz="0" w:space="0" w:color="auto"/>
                <w:bottom w:val="none" w:sz="0" w:space="0" w:color="auto"/>
                <w:right w:val="none" w:sz="0" w:space="0" w:color="auto"/>
              </w:divBdr>
            </w:div>
            <w:div w:id="1775245213">
              <w:marLeft w:val="0"/>
              <w:marRight w:val="0"/>
              <w:marTop w:val="0"/>
              <w:marBottom w:val="0"/>
              <w:divBdr>
                <w:top w:val="none" w:sz="0" w:space="0" w:color="auto"/>
                <w:left w:val="none" w:sz="0" w:space="0" w:color="auto"/>
                <w:bottom w:val="none" w:sz="0" w:space="0" w:color="auto"/>
                <w:right w:val="none" w:sz="0" w:space="0" w:color="auto"/>
              </w:divBdr>
            </w:div>
            <w:div w:id="1680162194">
              <w:marLeft w:val="0"/>
              <w:marRight w:val="0"/>
              <w:marTop w:val="0"/>
              <w:marBottom w:val="0"/>
              <w:divBdr>
                <w:top w:val="none" w:sz="0" w:space="0" w:color="auto"/>
                <w:left w:val="none" w:sz="0" w:space="0" w:color="auto"/>
                <w:bottom w:val="none" w:sz="0" w:space="0" w:color="auto"/>
                <w:right w:val="none" w:sz="0" w:space="0" w:color="auto"/>
              </w:divBdr>
            </w:div>
            <w:div w:id="509680999">
              <w:marLeft w:val="0"/>
              <w:marRight w:val="0"/>
              <w:marTop w:val="0"/>
              <w:marBottom w:val="0"/>
              <w:divBdr>
                <w:top w:val="none" w:sz="0" w:space="0" w:color="auto"/>
                <w:left w:val="none" w:sz="0" w:space="0" w:color="auto"/>
                <w:bottom w:val="none" w:sz="0" w:space="0" w:color="auto"/>
                <w:right w:val="none" w:sz="0" w:space="0" w:color="auto"/>
              </w:divBdr>
            </w:div>
            <w:div w:id="13190385">
              <w:marLeft w:val="0"/>
              <w:marRight w:val="0"/>
              <w:marTop w:val="0"/>
              <w:marBottom w:val="0"/>
              <w:divBdr>
                <w:top w:val="none" w:sz="0" w:space="0" w:color="auto"/>
                <w:left w:val="none" w:sz="0" w:space="0" w:color="auto"/>
                <w:bottom w:val="none" w:sz="0" w:space="0" w:color="auto"/>
                <w:right w:val="none" w:sz="0" w:space="0" w:color="auto"/>
              </w:divBdr>
            </w:div>
            <w:div w:id="1699311923">
              <w:marLeft w:val="0"/>
              <w:marRight w:val="0"/>
              <w:marTop w:val="0"/>
              <w:marBottom w:val="0"/>
              <w:divBdr>
                <w:top w:val="none" w:sz="0" w:space="0" w:color="auto"/>
                <w:left w:val="none" w:sz="0" w:space="0" w:color="auto"/>
                <w:bottom w:val="none" w:sz="0" w:space="0" w:color="auto"/>
                <w:right w:val="none" w:sz="0" w:space="0" w:color="auto"/>
              </w:divBdr>
            </w:div>
            <w:div w:id="1335641941">
              <w:marLeft w:val="0"/>
              <w:marRight w:val="0"/>
              <w:marTop w:val="0"/>
              <w:marBottom w:val="0"/>
              <w:divBdr>
                <w:top w:val="none" w:sz="0" w:space="0" w:color="auto"/>
                <w:left w:val="none" w:sz="0" w:space="0" w:color="auto"/>
                <w:bottom w:val="none" w:sz="0" w:space="0" w:color="auto"/>
                <w:right w:val="none" w:sz="0" w:space="0" w:color="auto"/>
              </w:divBdr>
            </w:div>
            <w:div w:id="752623142">
              <w:marLeft w:val="0"/>
              <w:marRight w:val="0"/>
              <w:marTop w:val="0"/>
              <w:marBottom w:val="0"/>
              <w:divBdr>
                <w:top w:val="none" w:sz="0" w:space="0" w:color="auto"/>
                <w:left w:val="none" w:sz="0" w:space="0" w:color="auto"/>
                <w:bottom w:val="none" w:sz="0" w:space="0" w:color="auto"/>
                <w:right w:val="none" w:sz="0" w:space="0" w:color="auto"/>
              </w:divBdr>
            </w:div>
            <w:div w:id="901480047">
              <w:marLeft w:val="0"/>
              <w:marRight w:val="0"/>
              <w:marTop w:val="0"/>
              <w:marBottom w:val="0"/>
              <w:divBdr>
                <w:top w:val="none" w:sz="0" w:space="0" w:color="auto"/>
                <w:left w:val="none" w:sz="0" w:space="0" w:color="auto"/>
                <w:bottom w:val="none" w:sz="0" w:space="0" w:color="auto"/>
                <w:right w:val="none" w:sz="0" w:space="0" w:color="auto"/>
              </w:divBdr>
            </w:div>
            <w:div w:id="298153359">
              <w:marLeft w:val="0"/>
              <w:marRight w:val="0"/>
              <w:marTop w:val="0"/>
              <w:marBottom w:val="0"/>
              <w:divBdr>
                <w:top w:val="none" w:sz="0" w:space="0" w:color="auto"/>
                <w:left w:val="none" w:sz="0" w:space="0" w:color="auto"/>
                <w:bottom w:val="none" w:sz="0" w:space="0" w:color="auto"/>
                <w:right w:val="none" w:sz="0" w:space="0" w:color="auto"/>
              </w:divBdr>
            </w:div>
            <w:div w:id="585194109">
              <w:marLeft w:val="0"/>
              <w:marRight w:val="0"/>
              <w:marTop w:val="0"/>
              <w:marBottom w:val="0"/>
              <w:divBdr>
                <w:top w:val="none" w:sz="0" w:space="0" w:color="auto"/>
                <w:left w:val="none" w:sz="0" w:space="0" w:color="auto"/>
                <w:bottom w:val="none" w:sz="0" w:space="0" w:color="auto"/>
                <w:right w:val="none" w:sz="0" w:space="0" w:color="auto"/>
              </w:divBdr>
            </w:div>
            <w:div w:id="346686647">
              <w:marLeft w:val="0"/>
              <w:marRight w:val="0"/>
              <w:marTop w:val="0"/>
              <w:marBottom w:val="0"/>
              <w:divBdr>
                <w:top w:val="none" w:sz="0" w:space="0" w:color="auto"/>
                <w:left w:val="none" w:sz="0" w:space="0" w:color="auto"/>
                <w:bottom w:val="none" w:sz="0" w:space="0" w:color="auto"/>
                <w:right w:val="none" w:sz="0" w:space="0" w:color="auto"/>
              </w:divBdr>
            </w:div>
            <w:div w:id="1913614018">
              <w:marLeft w:val="0"/>
              <w:marRight w:val="0"/>
              <w:marTop w:val="0"/>
              <w:marBottom w:val="0"/>
              <w:divBdr>
                <w:top w:val="none" w:sz="0" w:space="0" w:color="auto"/>
                <w:left w:val="none" w:sz="0" w:space="0" w:color="auto"/>
                <w:bottom w:val="none" w:sz="0" w:space="0" w:color="auto"/>
                <w:right w:val="none" w:sz="0" w:space="0" w:color="auto"/>
              </w:divBdr>
            </w:div>
            <w:div w:id="676689450">
              <w:marLeft w:val="0"/>
              <w:marRight w:val="0"/>
              <w:marTop w:val="0"/>
              <w:marBottom w:val="0"/>
              <w:divBdr>
                <w:top w:val="none" w:sz="0" w:space="0" w:color="auto"/>
                <w:left w:val="none" w:sz="0" w:space="0" w:color="auto"/>
                <w:bottom w:val="none" w:sz="0" w:space="0" w:color="auto"/>
                <w:right w:val="none" w:sz="0" w:space="0" w:color="auto"/>
              </w:divBdr>
            </w:div>
            <w:div w:id="1235163775">
              <w:marLeft w:val="0"/>
              <w:marRight w:val="0"/>
              <w:marTop w:val="0"/>
              <w:marBottom w:val="0"/>
              <w:divBdr>
                <w:top w:val="none" w:sz="0" w:space="0" w:color="auto"/>
                <w:left w:val="none" w:sz="0" w:space="0" w:color="auto"/>
                <w:bottom w:val="none" w:sz="0" w:space="0" w:color="auto"/>
                <w:right w:val="none" w:sz="0" w:space="0" w:color="auto"/>
              </w:divBdr>
            </w:div>
            <w:div w:id="448428379">
              <w:marLeft w:val="0"/>
              <w:marRight w:val="0"/>
              <w:marTop w:val="0"/>
              <w:marBottom w:val="0"/>
              <w:divBdr>
                <w:top w:val="none" w:sz="0" w:space="0" w:color="auto"/>
                <w:left w:val="none" w:sz="0" w:space="0" w:color="auto"/>
                <w:bottom w:val="none" w:sz="0" w:space="0" w:color="auto"/>
                <w:right w:val="none" w:sz="0" w:space="0" w:color="auto"/>
              </w:divBdr>
            </w:div>
            <w:div w:id="1310207091">
              <w:marLeft w:val="0"/>
              <w:marRight w:val="0"/>
              <w:marTop w:val="0"/>
              <w:marBottom w:val="0"/>
              <w:divBdr>
                <w:top w:val="none" w:sz="0" w:space="0" w:color="auto"/>
                <w:left w:val="none" w:sz="0" w:space="0" w:color="auto"/>
                <w:bottom w:val="none" w:sz="0" w:space="0" w:color="auto"/>
                <w:right w:val="none" w:sz="0" w:space="0" w:color="auto"/>
              </w:divBdr>
            </w:div>
            <w:div w:id="1229993529">
              <w:marLeft w:val="0"/>
              <w:marRight w:val="0"/>
              <w:marTop w:val="0"/>
              <w:marBottom w:val="0"/>
              <w:divBdr>
                <w:top w:val="none" w:sz="0" w:space="0" w:color="auto"/>
                <w:left w:val="none" w:sz="0" w:space="0" w:color="auto"/>
                <w:bottom w:val="none" w:sz="0" w:space="0" w:color="auto"/>
                <w:right w:val="none" w:sz="0" w:space="0" w:color="auto"/>
              </w:divBdr>
            </w:div>
            <w:div w:id="900410879">
              <w:marLeft w:val="0"/>
              <w:marRight w:val="0"/>
              <w:marTop w:val="0"/>
              <w:marBottom w:val="0"/>
              <w:divBdr>
                <w:top w:val="none" w:sz="0" w:space="0" w:color="auto"/>
                <w:left w:val="none" w:sz="0" w:space="0" w:color="auto"/>
                <w:bottom w:val="none" w:sz="0" w:space="0" w:color="auto"/>
                <w:right w:val="none" w:sz="0" w:space="0" w:color="auto"/>
              </w:divBdr>
            </w:div>
            <w:div w:id="337318775">
              <w:marLeft w:val="0"/>
              <w:marRight w:val="0"/>
              <w:marTop w:val="0"/>
              <w:marBottom w:val="0"/>
              <w:divBdr>
                <w:top w:val="none" w:sz="0" w:space="0" w:color="auto"/>
                <w:left w:val="none" w:sz="0" w:space="0" w:color="auto"/>
                <w:bottom w:val="none" w:sz="0" w:space="0" w:color="auto"/>
                <w:right w:val="none" w:sz="0" w:space="0" w:color="auto"/>
              </w:divBdr>
            </w:div>
            <w:div w:id="1393430072">
              <w:marLeft w:val="0"/>
              <w:marRight w:val="0"/>
              <w:marTop w:val="0"/>
              <w:marBottom w:val="0"/>
              <w:divBdr>
                <w:top w:val="none" w:sz="0" w:space="0" w:color="auto"/>
                <w:left w:val="none" w:sz="0" w:space="0" w:color="auto"/>
                <w:bottom w:val="none" w:sz="0" w:space="0" w:color="auto"/>
                <w:right w:val="none" w:sz="0" w:space="0" w:color="auto"/>
              </w:divBdr>
            </w:div>
            <w:div w:id="176577472">
              <w:marLeft w:val="0"/>
              <w:marRight w:val="0"/>
              <w:marTop w:val="0"/>
              <w:marBottom w:val="0"/>
              <w:divBdr>
                <w:top w:val="none" w:sz="0" w:space="0" w:color="auto"/>
                <w:left w:val="none" w:sz="0" w:space="0" w:color="auto"/>
                <w:bottom w:val="none" w:sz="0" w:space="0" w:color="auto"/>
                <w:right w:val="none" w:sz="0" w:space="0" w:color="auto"/>
              </w:divBdr>
            </w:div>
            <w:div w:id="2024940588">
              <w:marLeft w:val="0"/>
              <w:marRight w:val="0"/>
              <w:marTop w:val="0"/>
              <w:marBottom w:val="0"/>
              <w:divBdr>
                <w:top w:val="none" w:sz="0" w:space="0" w:color="auto"/>
                <w:left w:val="none" w:sz="0" w:space="0" w:color="auto"/>
                <w:bottom w:val="none" w:sz="0" w:space="0" w:color="auto"/>
                <w:right w:val="none" w:sz="0" w:space="0" w:color="auto"/>
              </w:divBdr>
            </w:div>
            <w:div w:id="1073703149">
              <w:marLeft w:val="0"/>
              <w:marRight w:val="0"/>
              <w:marTop w:val="0"/>
              <w:marBottom w:val="0"/>
              <w:divBdr>
                <w:top w:val="none" w:sz="0" w:space="0" w:color="auto"/>
                <w:left w:val="none" w:sz="0" w:space="0" w:color="auto"/>
                <w:bottom w:val="none" w:sz="0" w:space="0" w:color="auto"/>
                <w:right w:val="none" w:sz="0" w:space="0" w:color="auto"/>
              </w:divBdr>
            </w:div>
            <w:div w:id="2056198526">
              <w:marLeft w:val="0"/>
              <w:marRight w:val="0"/>
              <w:marTop w:val="0"/>
              <w:marBottom w:val="0"/>
              <w:divBdr>
                <w:top w:val="none" w:sz="0" w:space="0" w:color="auto"/>
                <w:left w:val="none" w:sz="0" w:space="0" w:color="auto"/>
                <w:bottom w:val="none" w:sz="0" w:space="0" w:color="auto"/>
                <w:right w:val="none" w:sz="0" w:space="0" w:color="auto"/>
              </w:divBdr>
            </w:div>
            <w:div w:id="350912121">
              <w:marLeft w:val="0"/>
              <w:marRight w:val="0"/>
              <w:marTop w:val="0"/>
              <w:marBottom w:val="0"/>
              <w:divBdr>
                <w:top w:val="none" w:sz="0" w:space="0" w:color="auto"/>
                <w:left w:val="none" w:sz="0" w:space="0" w:color="auto"/>
                <w:bottom w:val="none" w:sz="0" w:space="0" w:color="auto"/>
                <w:right w:val="none" w:sz="0" w:space="0" w:color="auto"/>
              </w:divBdr>
            </w:div>
            <w:div w:id="180511083">
              <w:marLeft w:val="0"/>
              <w:marRight w:val="0"/>
              <w:marTop w:val="0"/>
              <w:marBottom w:val="0"/>
              <w:divBdr>
                <w:top w:val="none" w:sz="0" w:space="0" w:color="auto"/>
                <w:left w:val="none" w:sz="0" w:space="0" w:color="auto"/>
                <w:bottom w:val="none" w:sz="0" w:space="0" w:color="auto"/>
                <w:right w:val="none" w:sz="0" w:space="0" w:color="auto"/>
              </w:divBdr>
            </w:div>
            <w:div w:id="2065904618">
              <w:marLeft w:val="0"/>
              <w:marRight w:val="0"/>
              <w:marTop w:val="0"/>
              <w:marBottom w:val="0"/>
              <w:divBdr>
                <w:top w:val="none" w:sz="0" w:space="0" w:color="auto"/>
                <w:left w:val="none" w:sz="0" w:space="0" w:color="auto"/>
                <w:bottom w:val="none" w:sz="0" w:space="0" w:color="auto"/>
                <w:right w:val="none" w:sz="0" w:space="0" w:color="auto"/>
              </w:divBdr>
            </w:div>
            <w:div w:id="787089077">
              <w:marLeft w:val="0"/>
              <w:marRight w:val="0"/>
              <w:marTop w:val="0"/>
              <w:marBottom w:val="0"/>
              <w:divBdr>
                <w:top w:val="none" w:sz="0" w:space="0" w:color="auto"/>
                <w:left w:val="none" w:sz="0" w:space="0" w:color="auto"/>
                <w:bottom w:val="none" w:sz="0" w:space="0" w:color="auto"/>
                <w:right w:val="none" w:sz="0" w:space="0" w:color="auto"/>
              </w:divBdr>
            </w:div>
            <w:div w:id="1272473746">
              <w:marLeft w:val="0"/>
              <w:marRight w:val="0"/>
              <w:marTop w:val="0"/>
              <w:marBottom w:val="0"/>
              <w:divBdr>
                <w:top w:val="none" w:sz="0" w:space="0" w:color="auto"/>
                <w:left w:val="none" w:sz="0" w:space="0" w:color="auto"/>
                <w:bottom w:val="none" w:sz="0" w:space="0" w:color="auto"/>
                <w:right w:val="none" w:sz="0" w:space="0" w:color="auto"/>
              </w:divBdr>
            </w:div>
            <w:div w:id="1612278384">
              <w:marLeft w:val="0"/>
              <w:marRight w:val="0"/>
              <w:marTop w:val="0"/>
              <w:marBottom w:val="0"/>
              <w:divBdr>
                <w:top w:val="none" w:sz="0" w:space="0" w:color="auto"/>
                <w:left w:val="none" w:sz="0" w:space="0" w:color="auto"/>
                <w:bottom w:val="none" w:sz="0" w:space="0" w:color="auto"/>
                <w:right w:val="none" w:sz="0" w:space="0" w:color="auto"/>
              </w:divBdr>
            </w:div>
            <w:div w:id="2062821595">
              <w:marLeft w:val="0"/>
              <w:marRight w:val="0"/>
              <w:marTop w:val="0"/>
              <w:marBottom w:val="0"/>
              <w:divBdr>
                <w:top w:val="none" w:sz="0" w:space="0" w:color="auto"/>
                <w:left w:val="none" w:sz="0" w:space="0" w:color="auto"/>
                <w:bottom w:val="none" w:sz="0" w:space="0" w:color="auto"/>
                <w:right w:val="none" w:sz="0" w:space="0" w:color="auto"/>
              </w:divBdr>
            </w:div>
            <w:div w:id="1982299674">
              <w:marLeft w:val="0"/>
              <w:marRight w:val="0"/>
              <w:marTop w:val="0"/>
              <w:marBottom w:val="0"/>
              <w:divBdr>
                <w:top w:val="none" w:sz="0" w:space="0" w:color="auto"/>
                <w:left w:val="none" w:sz="0" w:space="0" w:color="auto"/>
                <w:bottom w:val="none" w:sz="0" w:space="0" w:color="auto"/>
                <w:right w:val="none" w:sz="0" w:space="0" w:color="auto"/>
              </w:divBdr>
            </w:div>
            <w:div w:id="1713843325">
              <w:marLeft w:val="0"/>
              <w:marRight w:val="0"/>
              <w:marTop w:val="0"/>
              <w:marBottom w:val="0"/>
              <w:divBdr>
                <w:top w:val="none" w:sz="0" w:space="0" w:color="auto"/>
                <w:left w:val="none" w:sz="0" w:space="0" w:color="auto"/>
                <w:bottom w:val="none" w:sz="0" w:space="0" w:color="auto"/>
                <w:right w:val="none" w:sz="0" w:space="0" w:color="auto"/>
              </w:divBdr>
            </w:div>
            <w:div w:id="1190608353">
              <w:marLeft w:val="0"/>
              <w:marRight w:val="0"/>
              <w:marTop w:val="0"/>
              <w:marBottom w:val="0"/>
              <w:divBdr>
                <w:top w:val="none" w:sz="0" w:space="0" w:color="auto"/>
                <w:left w:val="none" w:sz="0" w:space="0" w:color="auto"/>
                <w:bottom w:val="none" w:sz="0" w:space="0" w:color="auto"/>
                <w:right w:val="none" w:sz="0" w:space="0" w:color="auto"/>
              </w:divBdr>
            </w:div>
            <w:div w:id="1840727396">
              <w:marLeft w:val="0"/>
              <w:marRight w:val="0"/>
              <w:marTop w:val="0"/>
              <w:marBottom w:val="0"/>
              <w:divBdr>
                <w:top w:val="none" w:sz="0" w:space="0" w:color="auto"/>
                <w:left w:val="none" w:sz="0" w:space="0" w:color="auto"/>
                <w:bottom w:val="none" w:sz="0" w:space="0" w:color="auto"/>
                <w:right w:val="none" w:sz="0" w:space="0" w:color="auto"/>
              </w:divBdr>
            </w:div>
            <w:div w:id="735780210">
              <w:marLeft w:val="0"/>
              <w:marRight w:val="0"/>
              <w:marTop w:val="0"/>
              <w:marBottom w:val="0"/>
              <w:divBdr>
                <w:top w:val="none" w:sz="0" w:space="0" w:color="auto"/>
                <w:left w:val="none" w:sz="0" w:space="0" w:color="auto"/>
                <w:bottom w:val="none" w:sz="0" w:space="0" w:color="auto"/>
                <w:right w:val="none" w:sz="0" w:space="0" w:color="auto"/>
              </w:divBdr>
            </w:div>
            <w:div w:id="754669298">
              <w:marLeft w:val="0"/>
              <w:marRight w:val="0"/>
              <w:marTop w:val="0"/>
              <w:marBottom w:val="0"/>
              <w:divBdr>
                <w:top w:val="none" w:sz="0" w:space="0" w:color="auto"/>
                <w:left w:val="none" w:sz="0" w:space="0" w:color="auto"/>
                <w:bottom w:val="none" w:sz="0" w:space="0" w:color="auto"/>
                <w:right w:val="none" w:sz="0" w:space="0" w:color="auto"/>
              </w:divBdr>
            </w:div>
            <w:div w:id="538858226">
              <w:marLeft w:val="0"/>
              <w:marRight w:val="0"/>
              <w:marTop w:val="0"/>
              <w:marBottom w:val="0"/>
              <w:divBdr>
                <w:top w:val="none" w:sz="0" w:space="0" w:color="auto"/>
                <w:left w:val="none" w:sz="0" w:space="0" w:color="auto"/>
                <w:bottom w:val="none" w:sz="0" w:space="0" w:color="auto"/>
                <w:right w:val="none" w:sz="0" w:space="0" w:color="auto"/>
              </w:divBdr>
            </w:div>
            <w:div w:id="758063565">
              <w:marLeft w:val="0"/>
              <w:marRight w:val="0"/>
              <w:marTop w:val="0"/>
              <w:marBottom w:val="0"/>
              <w:divBdr>
                <w:top w:val="none" w:sz="0" w:space="0" w:color="auto"/>
                <w:left w:val="none" w:sz="0" w:space="0" w:color="auto"/>
                <w:bottom w:val="none" w:sz="0" w:space="0" w:color="auto"/>
                <w:right w:val="none" w:sz="0" w:space="0" w:color="auto"/>
              </w:divBdr>
            </w:div>
          </w:divsChild>
        </w:div>
        <w:div w:id="1560751392">
          <w:marLeft w:val="0"/>
          <w:marRight w:val="0"/>
          <w:marTop w:val="0"/>
          <w:marBottom w:val="0"/>
          <w:divBdr>
            <w:top w:val="none" w:sz="0" w:space="0" w:color="auto"/>
            <w:left w:val="none" w:sz="0" w:space="0" w:color="auto"/>
            <w:bottom w:val="none" w:sz="0" w:space="0" w:color="auto"/>
            <w:right w:val="none" w:sz="0" w:space="0" w:color="auto"/>
          </w:divBdr>
          <w:divsChild>
            <w:div w:id="93207303">
              <w:marLeft w:val="0"/>
              <w:marRight w:val="0"/>
              <w:marTop w:val="0"/>
              <w:marBottom w:val="0"/>
              <w:divBdr>
                <w:top w:val="none" w:sz="0" w:space="0" w:color="auto"/>
                <w:left w:val="none" w:sz="0" w:space="0" w:color="auto"/>
                <w:bottom w:val="none" w:sz="0" w:space="0" w:color="auto"/>
                <w:right w:val="none" w:sz="0" w:space="0" w:color="auto"/>
              </w:divBdr>
            </w:div>
            <w:div w:id="166486829">
              <w:marLeft w:val="0"/>
              <w:marRight w:val="0"/>
              <w:marTop w:val="0"/>
              <w:marBottom w:val="0"/>
              <w:divBdr>
                <w:top w:val="none" w:sz="0" w:space="0" w:color="auto"/>
                <w:left w:val="none" w:sz="0" w:space="0" w:color="auto"/>
                <w:bottom w:val="none" w:sz="0" w:space="0" w:color="auto"/>
                <w:right w:val="none" w:sz="0" w:space="0" w:color="auto"/>
              </w:divBdr>
            </w:div>
            <w:div w:id="1708798599">
              <w:marLeft w:val="0"/>
              <w:marRight w:val="0"/>
              <w:marTop w:val="0"/>
              <w:marBottom w:val="0"/>
              <w:divBdr>
                <w:top w:val="none" w:sz="0" w:space="0" w:color="auto"/>
                <w:left w:val="none" w:sz="0" w:space="0" w:color="auto"/>
                <w:bottom w:val="none" w:sz="0" w:space="0" w:color="auto"/>
                <w:right w:val="none" w:sz="0" w:space="0" w:color="auto"/>
              </w:divBdr>
            </w:div>
            <w:div w:id="20520664">
              <w:marLeft w:val="0"/>
              <w:marRight w:val="0"/>
              <w:marTop w:val="0"/>
              <w:marBottom w:val="0"/>
              <w:divBdr>
                <w:top w:val="none" w:sz="0" w:space="0" w:color="auto"/>
                <w:left w:val="none" w:sz="0" w:space="0" w:color="auto"/>
                <w:bottom w:val="none" w:sz="0" w:space="0" w:color="auto"/>
                <w:right w:val="none" w:sz="0" w:space="0" w:color="auto"/>
              </w:divBdr>
            </w:div>
            <w:div w:id="1304311929">
              <w:marLeft w:val="0"/>
              <w:marRight w:val="0"/>
              <w:marTop w:val="0"/>
              <w:marBottom w:val="0"/>
              <w:divBdr>
                <w:top w:val="none" w:sz="0" w:space="0" w:color="auto"/>
                <w:left w:val="none" w:sz="0" w:space="0" w:color="auto"/>
                <w:bottom w:val="none" w:sz="0" w:space="0" w:color="auto"/>
                <w:right w:val="none" w:sz="0" w:space="0" w:color="auto"/>
              </w:divBdr>
            </w:div>
            <w:div w:id="4941970">
              <w:marLeft w:val="0"/>
              <w:marRight w:val="0"/>
              <w:marTop w:val="0"/>
              <w:marBottom w:val="0"/>
              <w:divBdr>
                <w:top w:val="none" w:sz="0" w:space="0" w:color="auto"/>
                <w:left w:val="none" w:sz="0" w:space="0" w:color="auto"/>
                <w:bottom w:val="none" w:sz="0" w:space="0" w:color="auto"/>
                <w:right w:val="none" w:sz="0" w:space="0" w:color="auto"/>
              </w:divBdr>
            </w:div>
            <w:div w:id="1115834219">
              <w:marLeft w:val="0"/>
              <w:marRight w:val="0"/>
              <w:marTop w:val="0"/>
              <w:marBottom w:val="0"/>
              <w:divBdr>
                <w:top w:val="none" w:sz="0" w:space="0" w:color="auto"/>
                <w:left w:val="none" w:sz="0" w:space="0" w:color="auto"/>
                <w:bottom w:val="none" w:sz="0" w:space="0" w:color="auto"/>
                <w:right w:val="none" w:sz="0" w:space="0" w:color="auto"/>
              </w:divBdr>
            </w:div>
            <w:div w:id="1919706716">
              <w:marLeft w:val="0"/>
              <w:marRight w:val="0"/>
              <w:marTop w:val="0"/>
              <w:marBottom w:val="0"/>
              <w:divBdr>
                <w:top w:val="none" w:sz="0" w:space="0" w:color="auto"/>
                <w:left w:val="none" w:sz="0" w:space="0" w:color="auto"/>
                <w:bottom w:val="none" w:sz="0" w:space="0" w:color="auto"/>
                <w:right w:val="none" w:sz="0" w:space="0" w:color="auto"/>
              </w:divBdr>
            </w:div>
            <w:div w:id="90400650">
              <w:marLeft w:val="0"/>
              <w:marRight w:val="0"/>
              <w:marTop w:val="0"/>
              <w:marBottom w:val="0"/>
              <w:divBdr>
                <w:top w:val="none" w:sz="0" w:space="0" w:color="auto"/>
                <w:left w:val="none" w:sz="0" w:space="0" w:color="auto"/>
                <w:bottom w:val="none" w:sz="0" w:space="0" w:color="auto"/>
                <w:right w:val="none" w:sz="0" w:space="0" w:color="auto"/>
              </w:divBdr>
            </w:div>
            <w:div w:id="814565547">
              <w:marLeft w:val="0"/>
              <w:marRight w:val="0"/>
              <w:marTop w:val="0"/>
              <w:marBottom w:val="0"/>
              <w:divBdr>
                <w:top w:val="none" w:sz="0" w:space="0" w:color="auto"/>
                <w:left w:val="none" w:sz="0" w:space="0" w:color="auto"/>
                <w:bottom w:val="none" w:sz="0" w:space="0" w:color="auto"/>
                <w:right w:val="none" w:sz="0" w:space="0" w:color="auto"/>
              </w:divBdr>
            </w:div>
            <w:div w:id="1992632490">
              <w:marLeft w:val="0"/>
              <w:marRight w:val="0"/>
              <w:marTop w:val="0"/>
              <w:marBottom w:val="0"/>
              <w:divBdr>
                <w:top w:val="none" w:sz="0" w:space="0" w:color="auto"/>
                <w:left w:val="none" w:sz="0" w:space="0" w:color="auto"/>
                <w:bottom w:val="none" w:sz="0" w:space="0" w:color="auto"/>
                <w:right w:val="none" w:sz="0" w:space="0" w:color="auto"/>
              </w:divBdr>
            </w:div>
            <w:div w:id="581530383">
              <w:marLeft w:val="0"/>
              <w:marRight w:val="0"/>
              <w:marTop w:val="0"/>
              <w:marBottom w:val="0"/>
              <w:divBdr>
                <w:top w:val="none" w:sz="0" w:space="0" w:color="auto"/>
                <w:left w:val="none" w:sz="0" w:space="0" w:color="auto"/>
                <w:bottom w:val="none" w:sz="0" w:space="0" w:color="auto"/>
                <w:right w:val="none" w:sz="0" w:space="0" w:color="auto"/>
              </w:divBdr>
            </w:div>
            <w:div w:id="983312779">
              <w:marLeft w:val="0"/>
              <w:marRight w:val="0"/>
              <w:marTop w:val="0"/>
              <w:marBottom w:val="0"/>
              <w:divBdr>
                <w:top w:val="none" w:sz="0" w:space="0" w:color="auto"/>
                <w:left w:val="none" w:sz="0" w:space="0" w:color="auto"/>
                <w:bottom w:val="none" w:sz="0" w:space="0" w:color="auto"/>
                <w:right w:val="none" w:sz="0" w:space="0" w:color="auto"/>
              </w:divBdr>
            </w:div>
            <w:div w:id="1362822355">
              <w:marLeft w:val="0"/>
              <w:marRight w:val="0"/>
              <w:marTop w:val="0"/>
              <w:marBottom w:val="0"/>
              <w:divBdr>
                <w:top w:val="none" w:sz="0" w:space="0" w:color="auto"/>
                <w:left w:val="none" w:sz="0" w:space="0" w:color="auto"/>
                <w:bottom w:val="none" w:sz="0" w:space="0" w:color="auto"/>
                <w:right w:val="none" w:sz="0" w:space="0" w:color="auto"/>
              </w:divBdr>
            </w:div>
            <w:div w:id="559484959">
              <w:marLeft w:val="0"/>
              <w:marRight w:val="0"/>
              <w:marTop w:val="0"/>
              <w:marBottom w:val="0"/>
              <w:divBdr>
                <w:top w:val="none" w:sz="0" w:space="0" w:color="auto"/>
                <w:left w:val="none" w:sz="0" w:space="0" w:color="auto"/>
                <w:bottom w:val="none" w:sz="0" w:space="0" w:color="auto"/>
                <w:right w:val="none" w:sz="0" w:space="0" w:color="auto"/>
              </w:divBdr>
            </w:div>
            <w:div w:id="2127114047">
              <w:marLeft w:val="0"/>
              <w:marRight w:val="0"/>
              <w:marTop w:val="0"/>
              <w:marBottom w:val="0"/>
              <w:divBdr>
                <w:top w:val="none" w:sz="0" w:space="0" w:color="auto"/>
                <w:left w:val="none" w:sz="0" w:space="0" w:color="auto"/>
                <w:bottom w:val="none" w:sz="0" w:space="0" w:color="auto"/>
                <w:right w:val="none" w:sz="0" w:space="0" w:color="auto"/>
              </w:divBdr>
            </w:div>
            <w:div w:id="458767787">
              <w:marLeft w:val="0"/>
              <w:marRight w:val="0"/>
              <w:marTop w:val="0"/>
              <w:marBottom w:val="0"/>
              <w:divBdr>
                <w:top w:val="none" w:sz="0" w:space="0" w:color="auto"/>
                <w:left w:val="none" w:sz="0" w:space="0" w:color="auto"/>
                <w:bottom w:val="none" w:sz="0" w:space="0" w:color="auto"/>
                <w:right w:val="none" w:sz="0" w:space="0" w:color="auto"/>
              </w:divBdr>
            </w:div>
            <w:div w:id="1953825754">
              <w:marLeft w:val="0"/>
              <w:marRight w:val="0"/>
              <w:marTop w:val="0"/>
              <w:marBottom w:val="0"/>
              <w:divBdr>
                <w:top w:val="none" w:sz="0" w:space="0" w:color="auto"/>
                <w:left w:val="none" w:sz="0" w:space="0" w:color="auto"/>
                <w:bottom w:val="none" w:sz="0" w:space="0" w:color="auto"/>
                <w:right w:val="none" w:sz="0" w:space="0" w:color="auto"/>
              </w:divBdr>
            </w:div>
            <w:div w:id="1226913199">
              <w:marLeft w:val="0"/>
              <w:marRight w:val="0"/>
              <w:marTop w:val="0"/>
              <w:marBottom w:val="0"/>
              <w:divBdr>
                <w:top w:val="none" w:sz="0" w:space="0" w:color="auto"/>
                <w:left w:val="none" w:sz="0" w:space="0" w:color="auto"/>
                <w:bottom w:val="none" w:sz="0" w:space="0" w:color="auto"/>
                <w:right w:val="none" w:sz="0" w:space="0" w:color="auto"/>
              </w:divBdr>
            </w:div>
            <w:div w:id="288825855">
              <w:marLeft w:val="0"/>
              <w:marRight w:val="0"/>
              <w:marTop w:val="0"/>
              <w:marBottom w:val="0"/>
              <w:divBdr>
                <w:top w:val="none" w:sz="0" w:space="0" w:color="auto"/>
                <w:left w:val="none" w:sz="0" w:space="0" w:color="auto"/>
                <w:bottom w:val="none" w:sz="0" w:space="0" w:color="auto"/>
                <w:right w:val="none" w:sz="0" w:space="0" w:color="auto"/>
              </w:divBdr>
            </w:div>
            <w:div w:id="1161430011">
              <w:marLeft w:val="0"/>
              <w:marRight w:val="0"/>
              <w:marTop w:val="0"/>
              <w:marBottom w:val="0"/>
              <w:divBdr>
                <w:top w:val="none" w:sz="0" w:space="0" w:color="auto"/>
                <w:left w:val="none" w:sz="0" w:space="0" w:color="auto"/>
                <w:bottom w:val="none" w:sz="0" w:space="0" w:color="auto"/>
                <w:right w:val="none" w:sz="0" w:space="0" w:color="auto"/>
              </w:divBdr>
            </w:div>
            <w:div w:id="1152482335">
              <w:marLeft w:val="0"/>
              <w:marRight w:val="0"/>
              <w:marTop w:val="0"/>
              <w:marBottom w:val="0"/>
              <w:divBdr>
                <w:top w:val="none" w:sz="0" w:space="0" w:color="auto"/>
                <w:left w:val="none" w:sz="0" w:space="0" w:color="auto"/>
                <w:bottom w:val="none" w:sz="0" w:space="0" w:color="auto"/>
                <w:right w:val="none" w:sz="0" w:space="0" w:color="auto"/>
              </w:divBdr>
            </w:div>
            <w:div w:id="1653482078">
              <w:marLeft w:val="0"/>
              <w:marRight w:val="0"/>
              <w:marTop w:val="0"/>
              <w:marBottom w:val="0"/>
              <w:divBdr>
                <w:top w:val="none" w:sz="0" w:space="0" w:color="auto"/>
                <w:left w:val="none" w:sz="0" w:space="0" w:color="auto"/>
                <w:bottom w:val="none" w:sz="0" w:space="0" w:color="auto"/>
                <w:right w:val="none" w:sz="0" w:space="0" w:color="auto"/>
              </w:divBdr>
            </w:div>
            <w:div w:id="251162730">
              <w:marLeft w:val="0"/>
              <w:marRight w:val="0"/>
              <w:marTop w:val="0"/>
              <w:marBottom w:val="0"/>
              <w:divBdr>
                <w:top w:val="none" w:sz="0" w:space="0" w:color="auto"/>
                <w:left w:val="none" w:sz="0" w:space="0" w:color="auto"/>
                <w:bottom w:val="none" w:sz="0" w:space="0" w:color="auto"/>
                <w:right w:val="none" w:sz="0" w:space="0" w:color="auto"/>
              </w:divBdr>
            </w:div>
            <w:div w:id="890111896">
              <w:marLeft w:val="0"/>
              <w:marRight w:val="0"/>
              <w:marTop w:val="0"/>
              <w:marBottom w:val="0"/>
              <w:divBdr>
                <w:top w:val="none" w:sz="0" w:space="0" w:color="auto"/>
                <w:left w:val="none" w:sz="0" w:space="0" w:color="auto"/>
                <w:bottom w:val="none" w:sz="0" w:space="0" w:color="auto"/>
                <w:right w:val="none" w:sz="0" w:space="0" w:color="auto"/>
              </w:divBdr>
            </w:div>
            <w:div w:id="1493717200">
              <w:marLeft w:val="0"/>
              <w:marRight w:val="0"/>
              <w:marTop w:val="0"/>
              <w:marBottom w:val="0"/>
              <w:divBdr>
                <w:top w:val="none" w:sz="0" w:space="0" w:color="auto"/>
                <w:left w:val="none" w:sz="0" w:space="0" w:color="auto"/>
                <w:bottom w:val="none" w:sz="0" w:space="0" w:color="auto"/>
                <w:right w:val="none" w:sz="0" w:space="0" w:color="auto"/>
              </w:divBdr>
            </w:div>
            <w:div w:id="1811240255">
              <w:marLeft w:val="0"/>
              <w:marRight w:val="0"/>
              <w:marTop w:val="0"/>
              <w:marBottom w:val="0"/>
              <w:divBdr>
                <w:top w:val="none" w:sz="0" w:space="0" w:color="auto"/>
                <w:left w:val="none" w:sz="0" w:space="0" w:color="auto"/>
                <w:bottom w:val="none" w:sz="0" w:space="0" w:color="auto"/>
                <w:right w:val="none" w:sz="0" w:space="0" w:color="auto"/>
              </w:divBdr>
            </w:div>
            <w:div w:id="15548522">
              <w:marLeft w:val="0"/>
              <w:marRight w:val="0"/>
              <w:marTop w:val="0"/>
              <w:marBottom w:val="0"/>
              <w:divBdr>
                <w:top w:val="none" w:sz="0" w:space="0" w:color="auto"/>
                <w:left w:val="none" w:sz="0" w:space="0" w:color="auto"/>
                <w:bottom w:val="none" w:sz="0" w:space="0" w:color="auto"/>
                <w:right w:val="none" w:sz="0" w:space="0" w:color="auto"/>
              </w:divBdr>
            </w:div>
            <w:div w:id="1160273206">
              <w:marLeft w:val="0"/>
              <w:marRight w:val="0"/>
              <w:marTop w:val="0"/>
              <w:marBottom w:val="0"/>
              <w:divBdr>
                <w:top w:val="none" w:sz="0" w:space="0" w:color="auto"/>
                <w:left w:val="none" w:sz="0" w:space="0" w:color="auto"/>
                <w:bottom w:val="none" w:sz="0" w:space="0" w:color="auto"/>
                <w:right w:val="none" w:sz="0" w:space="0" w:color="auto"/>
              </w:divBdr>
            </w:div>
            <w:div w:id="2119131818">
              <w:marLeft w:val="0"/>
              <w:marRight w:val="0"/>
              <w:marTop w:val="0"/>
              <w:marBottom w:val="0"/>
              <w:divBdr>
                <w:top w:val="none" w:sz="0" w:space="0" w:color="auto"/>
                <w:left w:val="none" w:sz="0" w:space="0" w:color="auto"/>
                <w:bottom w:val="none" w:sz="0" w:space="0" w:color="auto"/>
                <w:right w:val="none" w:sz="0" w:space="0" w:color="auto"/>
              </w:divBdr>
            </w:div>
            <w:div w:id="646477958">
              <w:marLeft w:val="0"/>
              <w:marRight w:val="0"/>
              <w:marTop w:val="0"/>
              <w:marBottom w:val="0"/>
              <w:divBdr>
                <w:top w:val="none" w:sz="0" w:space="0" w:color="auto"/>
                <w:left w:val="none" w:sz="0" w:space="0" w:color="auto"/>
                <w:bottom w:val="none" w:sz="0" w:space="0" w:color="auto"/>
                <w:right w:val="none" w:sz="0" w:space="0" w:color="auto"/>
              </w:divBdr>
            </w:div>
            <w:div w:id="1476488429">
              <w:marLeft w:val="0"/>
              <w:marRight w:val="0"/>
              <w:marTop w:val="0"/>
              <w:marBottom w:val="0"/>
              <w:divBdr>
                <w:top w:val="none" w:sz="0" w:space="0" w:color="auto"/>
                <w:left w:val="none" w:sz="0" w:space="0" w:color="auto"/>
                <w:bottom w:val="none" w:sz="0" w:space="0" w:color="auto"/>
                <w:right w:val="none" w:sz="0" w:space="0" w:color="auto"/>
              </w:divBdr>
            </w:div>
          </w:divsChild>
        </w:div>
        <w:div w:id="838811077">
          <w:marLeft w:val="0"/>
          <w:marRight w:val="0"/>
          <w:marTop w:val="0"/>
          <w:marBottom w:val="0"/>
          <w:divBdr>
            <w:top w:val="none" w:sz="0" w:space="0" w:color="auto"/>
            <w:left w:val="none" w:sz="0" w:space="0" w:color="auto"/>
            <w:bottom w:val="none" w:sz="0" w:space="0" w:color="auto"/>
            <w:right w:val="none" w:sz="0" w:space="0" w:color="auto"/>
          </w:divBdr>
          <w:divsChild>
            <w:div w:id="1107386671">
              <w:marLeft w:val="0"/>
              <w:marRight w:val="0"/>
              <w:marTop w:val="0"/>
              <w:marBottom w:val="0"/>
              <w:divBdr>
                <w:top w:val="none" w:sz="0" w:space="0" w:color="auto"/>
                <w:left w:val="none" w:sz="0" w:space="0" w:color="auto"/>
                <w:bottom w:val="none" w:sz="0" w:space="0" w:color="auto"/>
                <w:right w:val="none" w:sz="0" w:space="0" w:color="auto"/>
              </w:divBdr>
            </w:div>
            <w:div w:id="1885216583">
              <w:marLeft w:val="0"/>
              <w:marRight w:val="0"/>
              <w:marTop w:val="0"/>
              <w:marBottom w:val="0"/>
              <w:divBdr>
                <w:top w:val="none" w:sz="0" w:space="0" w:color="auto"/>
                <w:left w:val="none" w:sz="0" w:space="0" w:color="auto"/>
                <w:bottom w:val="none" w:sz="0" w:space="0" w:color="auto"/>
                <w:right w:val="none" w:sz="0" w:space="0" w:color="auto"/>
              </w:divBdr>
            </w:div>
            <w:div w:id="1902137695">
              <w:marLeft w:val="0"/>
              <w:marRight w:val="0"/>
              <w:marTop w:val="0"/>
              <w:marBottom w:val="0"/>
              <w:divBdr>
                <w:top w:val="none" w:sz="0" w:space="0" w:color="auto"/>
                <w:left w:val="none" w:sz="0" w:space="0" w:color="auto"/>
                <w:bottom w:val="none" w:sz="0" w:space="0" w:color="auto"/>
                <w:right w:val="none" w:sz="0" w:space="0" w:color="auto"/>
              </w:divBdr>
            </w:div>
            <w:div w:id="982806880">
              <w:marLeft w:val="0"/>
              <w:marRight w:val="0"/>
              <w:marTop w:val="0"/>
              <w:marBottom w:val="0"/>
              <w:divBdr>
                <w:top w:val="none" w:sz="0" w:space="0" w:color="auto"/>
                <w:left w:val="none" w:sz="0" w:space="0" w:color="auto"/>
                <w:bottom w:val="none" w:sz="0" w:space="0" w:color="auto"/>
                <w:right w:val="none" w:sz="0" w:space="0" w:color="auto"/>
              </w:divBdr>
            </w:div>
            <w:div w:id="339040224">
              <w:marLeft w:val="0"/>
              <w:marRight w:val="0"/>
              <w:marTop w:val="0"/>
              <w:marBottom w:val="0"/>
              <w:divBdr>
                <w:top w:val="none" w:sz="0" w:space="0" w:color="auto"/>
                <w:left w:val="none" w:sz="0" w:space="0" w:color="auto"/>
                <w:bottom w:val="none" w:sz="0" w:space="0" w:color="auto"/>
                <w:right w:val="none" w:sz="0" w:space="0" w:color="auto"/>
              </w:divBdr>
            </w:div>
            <w:div w:id="1235430235">
              <w:marLeft w:val="0"/>
              <w:marRight w:val="0"/>
              <w:marTop w:val="0"/>
              <w:marBottom w:val="0"/>
              <w:divBdr>
                <w:top w:val="none" w:sz="0" w:space="0" w:color="auto"/>
                <w:left w:val="none" w:sz="0" w:space="0" w:color="auto"/>
                <w:bottom w:val="none" w:sz="0" w:space="0" w:color="auto"/>
                <w:right w:val="none" w:sz="0" w:space="0" w:color="auto"/>
              </w:divBdr>
            </w:div>
            <w:div w:id="1704162712">
              <w:marLeft w:val="0"/>
              <w:marRight w:val="0"/>
              <w:marTop w:val="0"/>
              <w:marBottom w:val="0"/>
              <w:divBdr>
                <w:top w:val="none" w:sz="0" w:space="0" w:color="auto"/>
                <w:left w:val="none" w:sz="0" w:space="0" w:color="auto"/>
                <w:bottom w:val="none" w:sz="0" w:space="0" w:color="auto"/>
                <w:right w:val="none" w:sz="0" w:space="0" w:color="auto"/>
              </w:divBdr>
            </w:div>
            <w:div w:id="1967852849">
              <w:marLeft w:val="0"/>
              <w:marRight w:val="0"/>
              <w:marTop w:val="0"/>
              <w:marBottom w:val="0"/>
              <w:divBdr>
                <w:top w:val="none" w:sz="0" w:space="0" w:color="auto"/>
                <w:left w:val="none" w:sz="0" w:space="0" w:color="auto"/>
                <w:bottom w:val="none" w:sz="0" w:space="0" w:color="auto"/>
                <w:right w:val="none" w:sz="0" w:space="0" w:color="auto"/>
              </w:divBdr>
            </w:div>
            <w:div w:id="678234302">
              <w:marLeft w:val="0"/>
              <w:marRight w:val="0"/>
              <w:marTop w:val="0"/>
              <w:marBottom w:val="0"/>
              <w:divBdr>
                <w:top w:val="none" w:sz="0" w:space="0" w:color="auto"/>
                <w:left w:val="none" w:sz="0" w:space="0" w:color="auto"/>
                <w:bottom w:val="none" w:sz="0" w:space="0" w:color="auto"/>
                <w:right w:val="none" w:sz="0" w:space="0" w:color="auto"/>
              </w:divBdr>
            </w:div>
            <w:div w:id="1815632900">
              <w:marLeft w:val="0"/>
              <w:marRight w:val="0"/>
              <w:marTop w:val="0"/>
              <w:marBottom w:val="0"/>
              <w:divBdr>
                <w:top w:val="none" w:sz="0" w:space="0" w:color="auto"/>
                <w:left w:val="none" w:sz="0" w:space="0" w:color="auto"/>
                <w:bottom w:val="none" w:sz="0" w:space="0" w:color="auto"/>
                <w:right w:val="none" w:sz="0" w:space="0" w:color="auto"/>
              </w:divBdr>
            </w:div>
            <w:div w:id="1002317950">
              <w:marLeft w:val="0"/>
              <w:marRight w:val="0"/>
              <w:marTop w:val="0"/>
              <w:marBottom w:val="0"/>
              <w:divBdr>
                <w:top w:val="none" w:sz="0" w:space="0" w:color="auto"/>
                <w:left w:val="none" w:sz="0" w:space="0" w:color="auto"/>
                <w:bottom w:val="none" w:sz="0" w:space="0" w:color="auto"/>
                <w:right w:val="none" w:sz="0" w:space="0" w:color="auto"/>
              </w:divBdr>
            </w:div>
            <w:div w:id="122190953">
              <w:marLeft w:val="0"/>
              <w:marRight w:val="0"/>
              <w:marTop w:val="0"/>
              <w:marBottom w:val="0"/>
              <w:divBdr>
                <w:top w:val="none" w:sz="0" w:space="0" w:color="auto"/>
                <w:left w:val="none" w:sz="0" w:space="0" w:color="auto"/>
                <w:bottom w:val="none" w:sz="0" w:space="0" w:color="auto"/>
                <w:right w:val="none" w:sz="0" w:space="0" w:color="auto"/>
              </w:divBdr>
            </w:div>
            <w:div w:id="2090688842">
              <w:marLeft w:val="0"/>
              <w:marRight w:val="0"/>
              <w:marTop w:val="0"/>
              <w:marBottom w:val="0"/>
              <w:divBdr>
                <w:top w:val="none" w:sz="0" w:space="0" w:color="auto"/>
                <w:left w:val="none" w:sz="0" w:space="0" w:color="auto"/>
                <w:bottom w:val="none" w:sz="0" w:space="0" w:color="auto"/>
                <w:right w:val="none" w:sz="0" w:space="0" w:color="auto"/>
              </w:divBdr>
            </w:div>
            <w:div w:id="2027095142">
              <w:marLeft w:val="0"/>
              <w:marRight w:val="0"/>
              <w:marTop w:val="0"/>
              <w:marBottom w:val="0"/>
              <w:divBdr>
                <w:top w:val="none" w:sz="0" w:space="0" w:color="auto"/>
                <w:left w:val="none" w:sz="0" w:space="0" w:color="auto"/>
                <w:bottom w:val="none" w:sz="0" w:space="0" w:color="auto"/>
                <w:right w:val="none" w:sz="0" w:space="0" w:color="auto"/>
              </w:divBdr>
            </w:div>
            <w:div w:id="906647429">
              <w:marLeft w:val="0"/>
              <w:marRight w:val="0"/>
              <w:marTop w:val="0"/>
              <w:marBottom w:val="0"/>
              <w:divBdr>
                <w:top w:val="none" w:sz="0" w:space="0" w:color="auto"/>
                <w:left w:val="none" w:sz="0" w:space="0" w:color="auto"/>
                <w:bottom w:val="none" w:sz="0" w:space="0" w:color="auto"/>
                <w:right w:val="none" w:sz="0" w:space="0" w:color="auto"/>
              </w:divBdr>
            </w:div>
            <w:div w:id="694230189">
              <w:marLeft w:val="0"/>
              <w:marRight w:val="0"/>
              <w:marTop w:val="0"/>
              <w:marBottom w:val="0"/>
              <w:divBdr>
                <w:top w:val="none" w:sz="0" w:space="0" w:color="auto"/>
                <w:left w:val="none" w:sz="0" w:space="0" w:color="auto"/>
                <w:bottom w:val="none" w:sz="0" w:space="0" w:color="auto"/>
                <w:right w:val="none" w:sz="0" w:space="0" w:color="auto"/>
              </w:divBdr>
            </w:div>
            <w:div w:id="573785711">
              <w:marLeft w:val="0"/>
              <w:marRight w:val="0"/>
              <w:marTop w:val="0"/>
              <w:marBottom w:val="0"/>
              <w:divBdr>
                <w:top w:val="none" w:sz="0" w:space="0" w:color="auto"/>
                <w:left w:val="none" w:sz="0" w:space="0" w:color="auto"/>
                <w:bottom w:val="none" w:sz="0" w:space="0" w:color="auto"/>
                <w:right w:val="none" w:sz="0" w:space="0" w:color="auto"/>
              </w:divBdr>
            </w:div>
            <w:div w:id="778910129">
              <w:marLeft w:val="0"/>
              <w:marRight w:val="0"/>
              <w:marTop w:val="0"/>
              <w:marBottom w:val="0"/>
              <w:divBdr>
                <w:top w:val="none" w:sz="0" w:space="0" w:color="auto"/>
                <w:left w:val="none" w:sz="0" w:space="0" w:color="auto"/>
                <w:bottom w:val="none" w:sz="0" w:space="0" w:color="auto"/>
                <w:right w:val="none" w:sz="0" w:space="0" w:color="auto"/>
              </w:divBdr>
            </w:div>
            <w:div w:id="1129393446">
              <w:marLeft w:val="0"/>
              <w:marRight w:val="0"/>
              <w:marTop w:val="0"/>
              <w:marBottom w:val="0"/>
              <w:divBdr>
                <w:top w:val="none" w:sz="0" w:space="0" w:color="auto"/>
                <w:left w:val="none" w:sz="0" w:space="0" w:color="auto"/>
                <w:bottom w:val="none" w:sz="0" w:space="0" w:color="auto"/>
                <w:right w:val="none" w:sz="0" w:space="0" w:color="auto"/>
              </w:divBdr>
            </w:div>
            <w:div w:id="521240026">
              <w:marLeft w:val="0"/>
              <w:marRight w:val="0"/>
              <w:marTop w:val="0"/>
              <w:marBottom w:val="0"/>
              <w:divBdr>
                <w:top w:val="none" w:sz="0" w:space="0" w:color="auto"/>
                <w:left w:val="none" w:sz="0" w:space="0" w:color="auto"/>
                <w:bottom w:val="none" w:sz="0" w:space="0" w:color="auto"/>
                <w:right w:val="none" w:sz="0" w:space="0" w:color="auto"/>
              </w:divBdr>
            </w:div>
            <w:div w:id="1281567436">
              <w:marLeft w:val="0"/>
              <w:marRight w:val="0"/>
              <w:marTop w:val="0"/>
              <w:marBottom w:val="0"/>
              <w:divBdr>
                <w:top w:val="none" w:sz="0" w:space="0" w:color="auto"/>
                <w:left w:val="none" w:sz="0" w:space="0" w:color="auto"/>
                <w:bottom w:val="none" w:sz="0" w:space="0" w:color="auto"/>
                <w:right w:val="none" w:sz="0" w:space="0" w:color="auto"/>
              </w:divBdr>
            </w:div>
            <w:div w:id="1445463939">
              <w:marLeft w:val="0"/>
              <w:marRight w:val="0"/>
              <w:marTop w:val="0"/>
              <w:marBottom w:val="0"/>
              <w:divBdr>
                <w:top w:val="none" w:sz="0" w:space="0" w:color="auto"/>
                <w:left w:val="none" w:sz="0" w:space="0" w:color="auto"/>
                <w:bottom w:val="none" w:sz="0" w:space="0" w:color="auto"/>
                <w:right w:val="none" w:sz="0" w:space="0" w:color="auto"/>
              </w:divBdr>
            </w:div>
            <w:div w:id="994341541">
              <w:marLeft w:val="0"/>
              <w:marRight w:val="0"/>
              <w:marTop w:val="0"/>
              <w:marBottom w:val="0"/>
              <w:divBdr>
                <w:top w:val="none" w:sz="0" w:space="0" w:color="auto"/>
                <w:left w:val="none" w:sz="0" w:space="0" w:color="auto"/>
                <w:bottom w:val="none" w:sz="0" w:space="0" w:color="auto"/>
                <w:right w:val="none" w:sz="0" w:space="0" w:color="auto"/>
              </w:divBdr>
            </w:div>
            <w:div w:id="1009452714">
              <w:marLeft w:val="0"/>
              <w:marRight w:val="0"/>
              <w:marTop w:val="0"/>
              <w:marBottom w:val="0"/>
              <w:divBdr>
                <w:top w:val="none" w:sz="0" w:space="0" w:color="auto"/>
                <w:left w:val="none" w:sz="0" w:space="0" w:color="auto"/>
                <w:bottom w:val="none" w:sz="0" w:space="0" w:color="auto"/>
                <w:right w:val="none" w:sz="0" w:space="0" w:color="auto"/>
              </w:divBdr>
            </w:div>
            <w:div w:id="518396309">
              <w:marLeft w:val="0"/>
              <w:marRight w:val="0"/>
              <w:marTop w:val="0"/>
              <w:marBottom w:val="0"/>
              <w:divBdr>
                <w:top w:val="none" w:sz="0" w:space="0" w:color="auto"/>
                <w:left w:val="none" w:sz="0" w:space="0" w:color="auto"/>
                <w:bottom w:val="none" w:sz="0" w:space="0" w:color="auto"/>
                <w:right w:val="none" w:sz="0" w:space="0" w:color="auto"/>
              </w:divBdr>
            </w:div>
            <w:div w:id="1785880390">
              <w:marLeft w:val="0"/>
              <w:marRight w:val="0"/>
              <w:marTop w:val="0"/>
              <w:marBottom w:val="0"/>
              <w:divBdr>
                <w:top w:val="none" w:sz="0" w:space="0" w:color="auto"/>
                <w:left w:val="none" w:sz="0" w:space="0" w:color="auto"/>
                <w:bottom w:val="none" w:sz="0" w:space="0" w:color="auto"/>
                <w:right w:val="none" w:sz="0" w:space="0" w:color="auto"/>
              </w:divBdr>
            </w:div>
            <w:div w:id="672730716">
              <w:marLeft w:val="0"/>
              <w:marRight w:val="0"/>
              <w:marTop w:val="0"/>
              <w:marBottom w:val="0"/>
              <w:divBdr>
                <w:top w:val="none" w:sz="0" w:space="0" w:color="auto"/>
                <w:left w:val="none" w:sz="0" w:space="0" w:color="auto"/>
                <w:bottom w:val="none" w:sz="0" w:space="0" w:color="auto"/>
                <w:right w:val="none" w:sz="0" w:space="0" w:color="auto"/>
              </w:divBdr>
            </w:div>
            <w:div w:id="1593465258">
              <w:marLeft w:val="0"/>
              <w:marRight w:val="0"/>
              <w:marTop w:val="0"/>
              <w:marBottom w:val="0"/>
              <w:divBdr>
                <w:top w:val="none" w:sz="0" w:space="0" w:color="auto"/>
                <w:left w:val="none" w:sz="0" w:space="0" w:color="auto"/>
                <w:bottom w:val="none" w:sz="0" w:space="0" w:color="auto"/>
                <w:right w:val="none" w:sz="0" w:space="0" w:color="auto"/>
              </w:divBdr>
            </w:div>
            <w:div w:id="1613317331">
              <w:marLeft w:val="0"/>
              <w:marRight w:val="0"/>
              <w:marTop w:val="0"/>
              <w:marBottom w:val="0"/>
              <w:divBdr>
                <w:top w:val="none" w:sz="0" w:space="0" w:color="auto"/>
                <w:left w:val="none" w:sz="0" w:space="0" w:color="auto"/>
                <w:bottom w:val="none" w:sz="0" w:space="0" w:color="auto"/>
                <w:right w:val="none" w:sz="0" w:space="0" w:color="auto"/>
              </w:divBdr>
            </w:div>
            <w:div w:id="2025203957">
              <w:marLeft w:val="0"/>
              <w:marRight w:val="0"/>
              <w:marTop w:val="0"/>
              <w:marBottom w:val="0"/>
              <w:divBdr>
                <w:top w:val="none" w:sz="0" w:space="0" w:color="auto"/>
                <w:left w:val="none" w:sz="0" w:space="0" w:color="auto"/>
                <w:bottom w:val="none" w:sz="0" w:space="0" w:color="auto"/>
                <w:right w:val="none" w:sz="0" w:space="0" w:color="auto"/>
              </w:divBdr>
            </w:div>
            <w:div w:id="1178152395">
              <w:marLeft w:val="0"/>
              <w:marRight w:val="0"/>
              <w:marTop w:val="0"/>
              <w:marBottom w:val="0"/>
              <w:divBdr>
                <w:top w:val="none" w:sz="0" w:space="0" w:color="auto"/>
                <w:left w:val="none" w:sz="0" w:space="0" w:color="auto"/>
                <w:bottom w:val="none" w:sz="0" w:space="0" w:color="auto"/>
                <w:right w:val="none" w:sz="0" w:space="0" w:color="auto"/>
              </w:divBdr>
            </w:div>
            <w:div w:id="1491172424">
              <w:marLeft w:val="0"/>
              <w:marRight w:val="0"/>
              <w:marTop w:val="0"/>
              <w:marBottom w:val="0"/>
              <w:divBdr>
                <w:top w:val="none" w:sz="0" w:space="0" w:color="auto"/>
                <w:left w:val="none" w:sz="0" w:space="0" w:color="auto"/>
                <w:bottom w:val="none" w:sz="0" w:space="0" w:color="auto"/>
                <w:right w:val="none" w:sz="0" w:space="0" w:color="auto"/>
              </w:divBdr>
            </w:div>
            <w:div w:id="2139835239">
              <w:marLeft w:val="0"/>
              <w:marRight w:val="0"/>
              <w:marTop w:val="0"/>
              <w:marBottom w:val="0"/>
              <w:divBdr>
                <w:top w:val="none" w:sz="0" w:space="0" w:color="auto"/>
                <w:left w:val="none" w:sz="0" w:space="0" w:color="auto"/>
                <w:bottom w:val="none" w:sz="0" w:space="0" w:color="auto"/>
                <w:right w:val="none" w:sz="0" w:space="0" w:color="auto"/>
              </w:divBdr>
            </w:div>
            <w:div w:id="1008869391">
              <w:marLeft w:val="0"/>
              <w:marRight w:val="0"/>
              <w:marTop w:val="0"/>
              <w:marBottom w:val="0"/>
              <w:divBdr>
                <w:top w:val="none" w:sz="0" w:space="0" w:color="auto"/>
                <w:left w:val="none" w:sz="0" w:space="0" w:color="auto"/>
                <w:bottom w:val="none" w:sz="0" w:space="0" w:color="auto"/>
                <w:right w:val="none" w:sz="0" w:space="0" w:color="auto"/>
              </w:divBdr>
            </w:div>
            <w:div w:id="1856727236">
              <w:marLeft w:val="0"/>
              <w:marRight w:val="0"/>
              <w:marTop w:val="0"/>
              <w:marBottom w:val="0"/>
              <w:divBdr>
                <w:top w:val="none" w:sz="0" w:space="0" w:color="auto"/>
                <w:left w:val="none" w:sz="0" w:space="0" w:color="auto"/>
                <w:bottom w:val="none" w:sz="0" w:space="0" w:color="auto"/>
                <w:right w:val="none" w:sz="0" w:space="0" w:color="auto"/>
              </w:divBdr>
            </w:div>
            <w:div w:id="1048142185">
              <w:marLeft w:val="0"/>
              <w:marRight w:val="0"/>
              <w:marTop w:val="0"/>
              <w:marBottom w:val="0"/>
              <w:divBdr>
                <w:top w:val="none" w:sz="0" w:space="0" w:color="auto"/>
                <w:left w:val="none" w:sz="0" w:space="0" w:color="auto"/>
                <w:bottom w:val="none" w:sz="0" w:space="0" w:color="auto"/>
                <w:right w:val="none" w:sz="0" w:space="0" w:color="auto"/>
              </w:divBdr>
            </w:div>
            <w:div w:id="666053097">
              <w:marLeft w:val="0"/>
              <w:marRight w:val="0"/>
              <w:marTop w:val="0"/>
              <w:marBottom w:val="0"/>
              <w:divBdr>
                <w:top w:val="none" w:sz="0" w:space="0" w:color="auto"/>
                <w:left w:val="none" w:sz="0" w:space="0" w:color="auto"/>
                <w:bottom w:val="none" w:sz="0" w:space="0" w:color="auto"/>
                <w:right w:val="none" w:sz="0" w:space="0" w:color="auto"/>
              </w:divBdr>
            </w:div>
            <w:div w:id="1925727013">
              <w:marLeft w:val="0"/>
              <w:marRight w:val="0"/>
              <w:marTop w:val="0"/>
              <w:marBottom w:val="0"/>
              <w:divBdr>
                <w:top w:val="none" w:sz="0" w:space="0" w:color="auto"/>
                <w:left w:val="none" w:sz="0" w:space="0" w:color="auto"/>
                <w:bottom w:val="none" w:sz="0" w:space="0" w:color="auto"/>
                <w:right w:val="none" w:sz="0" w:space="0" w:color="auto"/>
              </w:divBdr>
            </w:div>
            <w:div w:id="1898471461">
              <w:marLeft w:val="0"/>
              <w:marRight w:val="0"/>
              <w:marTop w:val="0"/>
              <w:marBottom w:val="0"/>
              <w:divBdr>
                <w:top w:val="none" w:sz="0" w:space="0" w:color="auto"/>
                <w:left w:val="none" w:sz="0" w:space="0" w:color="auto"/>
                <w:bottom w:val="none" w:sz="0" w:space="0" w:color="auto"/>
                <w:right w:val="none" w:sz="0" w:space="0" w:color="auto"/>
              </w:divBdr>
            </w:div>
            <w:div w:id="248085043">
              <w:marLeft w:val="0"/>
              <w:marRight w:val="0"/>
              <w:marTop w:val="0"/>
              <w:marBottom w:val="0"/>
              <w:divBdr>
                <w:top w:val="none" w:sz="0" w:space="0" w:color="auto"/>
                <w:left w:val="none" w:sz="0" w:space="0" w:color="auto"/>
                <w:bottom w:val="none" w:sz="0" w:space="0" w:color="auto"/>
                <w:right w:val="none" w:sz="0" w:space="0" w:color="auto"/>
              </w:divBdr>
            </w:div>
            <w:div w:id="571234780">
              <w:marLeft w:val="0"/>
              <w:marRight w:val="0"/>
              <w:marTop w:val="0"/>
              <w:marBottom w:val="0"/>
              <w:divBdr>
                <w:top w:val="none" w:sz="0" w:space="0" w:color="auto"/>
                <w:left w:val="none" w:sz="0" w:space="0" w:color="auto"/>
                <w:bottom w:val="none" w:sz="0" w:space="0" w:color="auto"/>
                <w:right w:val="none" w:sz="0" w:space="0" w:color="auto"/>
              </w:divBdr>
            </w:div>
            <w:div w:id="2044817449">
              <w:marLeft w:val="0"/>
              <w:marRight w:val="0"/>
              <w:marTop w:val="0"/>
              <w:marBottom w:val="0"/>
              <w:divBdr>
                <w:top w:val="none" w:sz="0" w:space="0" w:color="auto"/>
                <w:left w:val="none" w:sz="0" w:space="0" w:color="auto"/>
                <w:bottom w:val="none" w:sz="0" w:space="0" w:color="auto"/>
                <w:right w:val="none" w:sz="0" w:space="0" w:color="auto"/>
              </w:divBdr>
            </w:div>
            <w:div w:id="186910689">
              <w:marLeft w:val="0"/>
              <w:marRight w:val="0"/>
              <w:marTop w:val="0"/>
              <w:marBottom w:val="0"/>
              <w:divBdr>
                <w:top w:val="none" w:sz="0" w:space="0" w:color="auto"/>
                <w:left w:val="none" w:sz="0" w:space="0" w:color="auto"/>
                <w:bottom w:val="none" w:sz="0" w:space="0" w:color="auto"/>
                <w:right w:val="none" w:sz="0" w:space="0" w:color="auto"/>
              </w:divBdr>
            </w:div>
            <w:div w:id="1148791655">
              <w:marLeft w:val="0"/>
              <w:marRight w:val="0"/>
              <w:marTop w:val="0"/>
              <w:marBottom w:val="0"/>
              <w:divBdr>
                <w:top w:val="none" w:sz="0" w:space="0" w:color="auto"/>
                <w:left w:val="none" w:sz="0" w:space="0" w:color="auto"/>
                <w:bottom w:val="none" w:sz="0" w:space="0" w:color="auto"/>
                <w:right w:val="none" w:sz="0" w:space="0" w:color="auto"/>
              </w:divBdr>
            </w:div>
            <w:div w:id="558173919">
              <w:marLeft w:val="0"/>
              <w:marRight w:val="0"/>
              <w:marTop w:val="0"/>
              <w:marBottom w:val="0"/>
              <w:divBdr>
                <w:top w:val="none" w:sz="0" w:space="0" w:color="auto"/>
                <w:left w:val="none" w:sz="0" w:space="0" w:color="auto"/>
                <w:bottom w:val="none" w:sz="0" w:space="0" w:color="auto"/>
                <w:right w:val="none" w:sz="0" w:space="0" w:color="auto"/>
              </w:divBdr>
            </w:div>
            <w:div w:id="99762902">
              <w:marLeft w:val="0"/>
              <w:marRight w:val="0"/>
              <w:marTop w:val="0"/>
              <w:marBottom w:val="0"/>
              <w:divBdr>
                <w:top w:val="none" w:sz="0" w:space="0" w:color="auto"/>
                <w:left w:val="none" w:sz="0" w:space="0" w:color="auto"/>
                <w:bottom w:val="none" w:sz="0" w:space="0" w:color="auto"/>
                <w:right w:val="none" w:sz="0" w:space="0" w:color="auto"/>
              </w:divBdr>
            </w:div>
            <w:div w:id="956060618">
              <w:marLeft w:val="0"/>
              <w:marRight w:val="0"/>
              <w:marTop w:val="0"/>
              <w:marBottom w:val="0"/>
              <w:divBdr>
                <w:top w:val="none" w:sz="0" w:space="0" w:color="auto"/>
                <w:left w:val="none" w:sz="0" w:space="0" w:color="auto"/>
                <w:bottom w:val="none" w:sz="0" w:space="0" w:color="auto"/>
                <w:right w:val="none" w:sz="0" w:space="0" w:color="auto"/>
              </w:divBdr>
            </w:div>
            <w:div w:id="262616698">
              <w:marLeft w:val="0"/>
              <w:marRight w:val="0"/>
              <w:marTop w:val="0"/>
              <w:marBottom w:val="0"/>
              <w:divBdr>
                <w:top w:val="none" w:sz="0" w:space="0" w:color="auto"/>
                <w:left w:val="none" w:sz="0" w:space="0" w:color="auto"/>
                <w:bottom w:val="none" w:sz="0" w:space="0" w:color="auto"/>
                <w:right w:val="none" w:sz="0" w:space="0" w:color="auto"/>
              </w:divBdr>
            </w:div>
            <w:div w:id="167721498">
              <w:marLeft w:val="0"/>
              <w:marRight w:val="0"/>
              <w:marTop w:val="0"/>
              <w:marBottom w:val="0"/>
              <w:divBdr>
                <w:top w:val="none" w:sz="0" w:space="0" w:color="auto"/>
                <w:left w:val="none" w:sz="0" w:space="0" w:color="auto"/>
                <w:bottom w:val="none" w:sz="0" w:space="0" w:color="auto"/>
                <w:right w:val="none" w:sz="0" w:space="0" w:color="auto"/>
              </w:divBdr>
            </w:div>
            <w:div w:id="565723178">
              <w:marLeft w:val="0"/>
              <w:marRight w:val="0"/>
              <w:marTop w:val="0"/>
              <w:marBottom w:val="0"/>
              <w:divBdr>
                <w:top w:val="none" w:sz="0" w:space="0" w:color="auto"/>
                <w:left w:val="none" w:sz="0" w:space="0" w:color="auto"/>
                <w:bottom w:val="none" w:sz="0" w:space="0" w:color="auto"/>
                <w:right w:val="none" w:sz="0" w:space="0" w:color="auto"/>
              </w:divBdr>
            </w:div>
            <w:div w:id="370614382">
              <w:marLeft w:val="0"/>
              <w:marRight w:val="0"/>
              <w:marTop w:val="0"/>
              <w:marBottom w:val="0"/>
              <w:divBdr>
                <w:top w:val="none" w:sz="0" w:space="0" w:color="auto"/>
                <w:left w:val="none" w:sz="0" w:space="0" w:color="auto"/>
                <w:bottom w:val="none" w:sz="0" w:space="0" w:color="auto"/>
                <w:right w:val="none" w:sz="0" w:space="0" w:color="auto"/>
              </w:divBdr>
            </w:div>
            <w:div w:id="842235295">
              <w:marLeft w:val="0"/>
              <w:marRight w:val="0"/>
              <w:marTop w:val="0"/>
              <w:marBottom w:val="0"/>
              <w:divBdr>
                <w:top w:val="none" w:sz="0" w:space="0" w:color="auto"/>
                <w:left w:val="none" w:sz="0" w:space="0" w:color="auto"/>
                <w:bottom w:val="none" w:sz="0" w:space="0" w:color="auto"/>
                <w:right w:val="none" w:sz="0" w:space="0" w:color="auto"/>
              </w:divBdr>
            </w:div>
            <w:div w:id="1963799502">
              <w:marLeft w:val="0"/>
              <w:marRight w:val="0"/>
              <w:marTop w:val="0"/>
              <w:marBottom w:val="0"/>
              <w:divBdr>
                <w:top w:val="none" w:sz="0" w:space="0" w:color="auto"/>
                <w:left w:val="none" w:sz="0" w:space="0" w:color="auto"/>
                <w:bottom w:val="none" w:sz="0" w:space="0" w:color="auto"/>
                <w:right w:val="none" w:sz="0" w:space="0" w:color="auto"/>
              </w:divBdr>
            </w:div>
            <w:div w:id="173763010">
              <w:marLeft w:val="0"/>
              <w:marRight w:val="0"/>
              <w:marTop w:val="0"/>
              <w:marBottom w:val="0"/>
              <w:divBdr>
                <w:top w:val="none" w:sz="0" w:space="0" w:color="auto"/>
                <w:left w:val="none" w:sz="0" w:space="0" w:color="auto"/>
                <w:bottom w:val="none" w:sz="0" w:space="0" w:color="auto"/>
                <w:right w:val="none" w:sz="0" w:space="0" w:color="auto"/>
              </w:divBdr>
            </w:div>
            <w:div w:id="1620142935">
              <w:marLeft w:val="0"/>
              <w:marRight w:val="0"/>
              <w:marTop w:val="0"/>
              <w:marBottom w:val="0"/>
              <w:divBdr>
                <w:top w:val="none" w:sz="0" w:space="0" w:color="auto"/>
                <w:left w:val="none" w:sz="0" w:space="0" w:color="auto"/>
                <w:bottom w:val="none" w:sz="0" w:space="0" w:color="auto"/>
                <w:right w:val="none" w:sz="0" w:space="0" w:color="auto"/>
              </w:divBdr>
            </w:div>
            <w:div w:id="526986135">
              <w:marLeft w:val="0"/>
              <w:marRight w:val="0"/>
              <w:marTop w:val="0"/>
              <w:marBottom w:val="0"/>
              <w:divBdr>
                <w:top w:val="none" w:sz="0" w:space="0" w:color="auto"/>
                <w:left w:val="none" w:sz="0" w:space="0" w:color="auto"/>
                <w:bottom w:val="none" w:sz="0" w:space="0" w:color="auto"/>
                <w:right w:val="none" w:sz="0" w:space="0" w:color="auto"/>
              </w:divBdr>
            </w:div>
            <w:div w:id="1611206353">
              <w:marLeft w:val="0"/>
              <w:marRight w:val="0"/>
              <w:marTop w:val="0"/>
              <w:marBottom w:val="0"/>
              <w:divBdr>
                <w:top w:val="none" w:sz="0" w:space="0" w:color="auto"/>
                <w:left w:val="none" w:sz="0" w:space="0" w:color="auto"/>
                <w:bottom w:val="none" w:sz="0" w:space="0" w:color="auto"/>
                <w:right w:val="none" w:sz="0" w:space="0" w:color="auto"/>
              </w:divBdr>
            </w:div>
            <w:div w:id="1794639601">
              <w:marLeft w:val="0"/>
              <w:marRight w:val="0"/>
              <w:marTop w:val="0"/>
              <w:marBottom w:val="0"/>
              <w:divBdr>
                <w:top w:val="none" w:sz="0" w:space="0" w:color="auto"/>
                <w:left w:val="none" w:sz="0" w:space="0" w:color="auto"/>
                <w:bottom w:val="none" w:sz="0" w:space="0" w:color="auto"/>
                <w:right w:val="none" w:sz="0" w:space="0" w:color="auto"/>
              </w:divBdr>
            </w:div>
            <w:div w:id="1132402294">
              <w:marLeft w:val="0"/>
              <w:marRight w:val="0"/>
              <w:marTop w:val="0"/>
              <w:marBottom w:val="0"/>
              <w:divBdr>
                <w:top w:val="none" w:sz="0" w:space="0" w:color="auto"/>
                <w:left w:val="none" w:sz="0" w:space="0" w:color="auto"/>
                <w:bottom w:val="none" w:sz="0" w:space="0" w:color="auto"/>
                <w:right w:val="none" w:sz="0" w:space="0" w:color="auto"/>
              </w:divBdr>
            </w:div>
            <w:div w:id="1116944443">
              <w:marLeft w:val="0"/>
              <w:marRight w:val="0"/>
              <w:marTop w:val="0"/>
              <w:marBottom w:val="0"/>
              <w:divBdr>
                <w:top w:val="none" w:sz="0" w:space="0" w:color="auto"/>
                <w:left w:val="none" w:sz="0" w:space="0" w:color="auto"/>
                <w:bottom w:val="none" w:sz="0" w:space="0" w:color="auto"/>
                <w:right w:val="none" w:sz="0" w:space="0" w:color="auto"/>
              </w:divBdr>
            </w:div>
            <w:div w:id="1426415804">
              <w:marLeft w:val="0"/>
              <w:marRight w:val="0"/>
              <w:marTop w:val="0"/>
              <w:marBottom w:val="0"/>
              <w:divBdr>
                <w:top w:val="none" w:sz="0" w:space="0" w:color="auto"/>
                <w:left w:val="none" w:sz="0" w:space="0" w:color="auto"/>
                <w:bottom w:val="none" w:sz="0" w:space="0" w:color="auto"/>
                <w:right w:val="none" w:sz="0" w:space="0" w:color="auto"/>
              </w:divBdr>
            </w:div>
            <w:div w:id="946352182">
              <w:marLeft w:val="0"/>
              <w:marRight w:val="0"/>
              <w:marTop w:val="0"/>
              <w:marBottom w:val="0"/>
              <w:divBdr>
                <w:top w:val="none" w:sz="0" w:space="0" w:color="auto"/>
                <w:left w:val="none" w:sz="0" w:space="0" w:color="auto"/>
                <w:bottom w:val="none" w:sz="0" w:space="0" w:color="auto"/>
                <w:right w:val="none" w:sz="0" w:space="0" w:color="auto"/>
              </w:divBdr>
            </w:div>
            <w:div w:id="369065514">
              <w:marLeft w:val="0"/>
              <w:marRight w:val="0"/>
              <w:marTop w:val="0"/>
              <w:marBottom w:val="0"/>
              <w:divBdr>
                <w:top w:val="none" w:sz="0" w:space="0" w:color="auto"/>
                <w:left w:val="none" w:sz="0" w:space="0" w:color="auto"/>
                <w:bottom w:val="none" w:sz="0" w:space="0" w:color="auto"/>
                <w:right w:val="none" w:sz="0" w:space="0" w:color="auto"/>
              </w:divBdr>
            </w:div>
            <w:div w:id="888343267">
              <w:marLeft w:val="0"/>
              <w:marRight w:val="0"/>
              <w:marTop w:val="0"/>
              <w:marBottom w:val="0"/>
              <w:divBdr>
                <w:top w:val="none" w:sz="0" w:space="0" w:color="auto"/>
                <w:left w:val="none" w:sz="0" w:space="0" w:color="auto"/>
                <w:bottom w:val="none" w:sz="0" w:space="0" w:color="auto"/>
                <w:right w:val="none" w:sz="0" w:space="0" w:color="auto"/>
              </w:divBdr>
            </w:div>
            <w:div w:id="1068070081">
              <w:marLeft w:val="0"/>
              <w:marRight w:val="0"/>
              <w:marTop w:val="0"/>
              <w:marBottom w:val="0"/>
              <w:divBdr>
                <w:top w:val="none" w:sz="0" w:space="0" w:color="auto"/>
                <w:left w:val="none" w:sz="0" w:space="0" w:color="auto"/>
                <w:bottom w:val="none" w:sz="0" w:space="0" w:color="auto"/>
                <w:right w:val="none" w:sz="0" w:space="0" w:color="auto"/>
              </w:divBdr>
            </w:div>
            <w:div w:id="1204904021">
              <w:marLeft w:val="0"/>
              <w:marRight w:val="0"/>
              <w:marTop w:val="0"/>
              <w:marBottom w:val="0"/>
              <w:divBdr>
                <w:top w:val="none" w:sz="0" w:space="0" w:color="auto"/>
                <w:left w:val="none" w:sz="0" w:space="0" w:color="auto"/>
                <w:bottom w:val="none" w:sz="0" w:space="0" w:color="auto"/>
                <w:right w:val="none" w:sz="0" w:space="0" w:color="auto"/>
              </w:divBdr>
            </w:div>
            <w:div w:id="1097335972">
              <w:marLeft w:val="0"/>
              <w:marRight w:val="0"/>
              <w:marTop w:val="0"/>
              <w:marBottom w:val="0"/>
              <w:divBdr>
                <w:top w:val="none" w:sz="0" w:space="0" w:color="auto"/>
                <w:left w:val="none" w:sz="0" w:space="0" w:color="auto"/>
                <w:bottom w:val="none" w:sz="0" w:space="0" w:color="auto"/>
                <w:right w:val="none" w:sz="0" w:space="0" w:color="auto"/>
              </w:divBdr>
            </w:div>
            <w:div w:id="585723755">
              <w:marLeft w:val="0"/>
              <w:marRight w:val="0"/>
              <w:marTop w:val="0"/>
              <w:marBottom w:val="0"/>
              <w:divBdr>
                <w:top w:val="none" w:sz="0" w:space="0" w:color="auto"/>
                <w:left w:val="none" w:sz="0" w:space="0" w:color="auto"/>
                <w:bottom w:val="none" w:sz="0" w:space="0" w:color="auto"/>
                <w:right w:val="none" w:sz="0" w:space="0" w:color="auto"/>
              </w:divBdr>
            </w:div>
            <w:div w:id="175119589">
              <w:marLeft w:val="0"/>
              <w:marRight w:val="0"/>
              <w:marTop w:val="0"/>
              <w:marBottom w:val="0"/>
              <w:divBdr>
                <w:top w:val="none" w:sz="0" w:space="0" w:color="auto"/>
                <w:left w:val="none" w:sz="0" w:space="0" w:color="auto"/>
                <w:bottom w:val="none" w:sz="0" w:space="0" w:color="auto"/>
                <w:right w:val="none" w:sz="0" w:space="0" w:color="auto"/>
              </w:divBdr>
            </w:div>
            <w:div w:id="486484907">
              <w:marLeft w:val="0"/>
              <w:marRight w:val="0"/>
              <w:marTop w:val="0"/>
              <w:marBottom w:val="0"/>
              <w:divBdr>
                <w:top w:val="none" w:sz="0" w:space="0" w:color="auto"/>
                <w:left w:val="none" w:sz="0" w:space="0" w:color="auto"/>
                <w:bottom w:val="none" w:sz="0" w:space="0" w:color="auto"/>
                <w:right w:val="none" w:sz="0" w:space="0" w:color="auto"/>
              </w:divBdr>
            </w:div>
            <w:div w:id="1598321387">
              <w:marLeft w:val="0"/>
              <w:marRight w:val="0"/>
              <w:marTop w:val="0"/>
              <w:marBottom w:val="0"/>
              <w:divBdr>
                <w:top w:val="none" w:sz="0" w:space="0" w:color="auto"/>
                <w:left w:val="none" w:sz="0" w:space="0" w:color="auto"/>
                <w:bottom w:val="none" w:sz="0" w:space="0" w:color="auto"/>
                <w:right w:val="none" w:sz="0" w:space="0" w:color="auto"/>
              </w:divBdr>
            </w:div>
            <w:div w:id="1118527003">
              <w:marLeft w:val="0"/>
              <w:marRight w:val="0"/>
              <w:marTop w:val="0"/>
              <w:marBottom w:val="0"/>
              <w:divBdr>
                <w:top w:val="none" w:sz="0" w:space="0" w:color="auto"/>
                <w:left w:val="none" w:sz="0" w:space="0" w:color="auto"/>
                <w:bottom w:val="none" w:sz="0" w:space="0" w:color="auto"/>
                <w:right w:val="none" w:sz="0" w:space="0" w:color="auto"/>
              </w:divBdr>
            </w:div>
            <w:div w:id="1630670716">
              <w:marLeft w:val="0"/>
              <w:marRight w:val="0"/>
              <w:marTop w:val="0"/>
              <w:marBottom w:val="0"/>
              <w:divBdr>
                <w:top w:val="none" w:sz="0" w:space="0" w:color="auto"/>
                <w:left w:val="none" w:sz="0" w:space="0" w:color="auto"/>
                <w:bottom w:val="none" w:sz="0" w:space="0" w:color="auto"/>
                <w:right w:val="none" w:sz="0" w:space="0" w:color="auto"/>
              </w:divBdr>
            </w:div>
            <w:div w:id="350495781">
              <w:marLeft w:val="0"/>
              <w:marRight w:val="0"/>
              <w:marTop w:val="0"/>
              <w:marBottom w:val="0"/>
              <w:divBdr>
                <w:top w:val="none" w:sz="0" w:space="0" w:color="auto"/>
                <w:left w:val="none" w:sz="0" w:space="0" w:color="auto"/>
                <w:bottom w:val="none" w:sz="0" w:space="0" w:color="auto"/>
                <w:right w:val="none" w:sz="0" w:space="0" w:color="auto"/>
              </w:divBdr>
            </w:div>
            <w:div w:id="821190713">
              <w:marLeft w:val="0"/>
              <w:marRight w:val="0"/>
              <w:marTop w:val="0"/>
              <w:marBottom w:val="0"/>
              <w:divBdr>
                <w:top w:val="none" w:sz="0" w:space="0" w:color="auto"/>
                <w:left w:val="none" w:sz="0" w:space="0" w:color="auto"/>
                <w:bottom w:val="none" w:sz="0" w:space="0" w:color="auto"/>
                <w:right w:val="none" w:sz="0" w:space="0" w:color="auto"/>
              </w:divBdr>
            </w:div>
            <w:div w:id="2111463426">
              <w:marLeft w:val="0"/>
              <w:marRight w:val="0"/>
              <w:marTop w:val="0"/>
              <w:marBottom w:val="0"/>
              <w:divBdr>
                <w:top w:val="none" w:sz="0" w:space="0" w:color="auto"/>
                <w:left w:val="none" w:sz="0" w:space="0" w:color="auto"/>
                <w:bottom w:val="none" w:sz="0" w:space="0" w:color="auto"/>
                <w:right w:val="none" w:sz="0" w:space="0" w:color="auto"/>
              </w:divBdr>
            </w:div>
            <w:div w:id="1338385982">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1992633907">
              <w:marLeft w:val="0"/>
              <w:marRight w:val="0"/>
              <w:marTop w:val="0"/>
              <w:marBottom w:val="0"/>
              <w:divBdr>
                <w:top w:val="none" w:sz="0" w:space="0" w:color="auto"/>
                <w:left w:val="none" w:sz="0" w:space="0" w:color="auto"/>
                <w:bottom w:val="none" w:sz="0" w:space="0" w:color="auto"/>
                <w:right w:val="none" w:sz="0" w:space="0" w:color="auto"/>
              </w:divBdr>
            </w:div>
            <w:div w:id="1609507627">
              <w:marLeft w:val="0"/>
              <w:marRight w:val="0"/>
              <w:marTop w:val="0"/>
              <w:marBottom w:val="0"/>
              <w:divBdr>
                <w:top w:val="none" w:sz="0" w:space="0" w:color="auto"/>
                <w:left w:val="none" w:sz="0" w:space="0" w:color="auto"/>
                <w:bottom w:val="none" w:sz="0" w:space="0" w:color="auto"/>
                <w:right w:val="none" w:sz="0" w:space="0" w:color="auto"/>
              </w:divBdr>
            </w:div>
            <w:div w:id="1135415869">
              <w:marLeft w:val="0"/>
              <w:marRight w:val="0"/>
              <w:marTop w:val="0"/>
              <w:marBottom w:val="0"/>
              <w:divBdr>
                <w:top w:val="none" w:sz="0" w:space="0" w:color="auto"/>
                <w:left w:val="none" w:sz="0" w:space="0" w:color="auto"/>
                <w:bottom w:val="none" w:sz="0" w:space="0" w:color="auto"/>
                <w:right w:val="none" w:sz="0" w:space="0" w:color="auto"/>
              </w:divBdr>
            </w:div>
            <w:div w:id="795215404">
              <w:marLeft w:val="0"/>
              <w:marRight w:val="0"/>
              <w:marTop w:val="0"/>
              <w:marBottom w:val="0"/>
              <w:divBdr>
                <w:top w:val="none" w:sz="0" w:space="0" w:color="auto"/>
                <w:left w:val="none" w:sz="0" w:space="0" w:color="auto"/>
                <w:bottom w:val="none" w:sz="0" w:space="0" w:color="auto"/>
                <w:right w:val="none" w:sz="0" w:space="0" w:color="auto"/>
              </w:divBdr>
            </w:div>
            <w:div w:id="1507012906">
              <w:marLeft w:val="0"/>
              <w:marRight w:val="0"/>
              <w:marTop w:val="0"/>
              <w:marBottom w:val="0"/>
              <w:divBdr>
                <w:top w:val="none" w:sz="0" w:space="0" w:color="auto"/>
                <w:left w:val="none" w:sz="0" w:space="0" w:color="auto"/>
                <w:bottom w:val="none" w:sz="0" w:space="0" w:color="auto"/>
                <w:right w:val="none" w:sz="0" w:space="0" w:color="auto"/>
              </w:divBdr>
            </w:div>
            <w:div w:id="538933276">
              <w:marLeft w:val="0"/>
              <w:marRight w:val="0"/>
              <w:marTop w:val="0"/>
              <w:marBottom w:val="0"/>
              <w:divBdr>
                <w:top w:val="none" w:sz="0" w:space="0" w:color="auto"/>
                <w:left w:val="none" w:sz="0" w:space="0" w:color="auto"/>
                <w:bottom w:val="none" w:sz="0" w:space="0" w:color="auto"/>
                <w:right w:val="none" w:sz="0" w:space="0" w:color="auto"/>
              </w:divBdr>
            </w:div>
            <w:div w:id="2104374566">
              <w:marLeft w:val="0"/>
              <w:marRight w:val="0"/>
              <w:marTop w:val="0"/>
              <w:marBottom w:val="0"/>
              <w:divBdr>
                <w:top w:val="none" w:sz="0" w:space="0" w:color="auto"/>
                <w:left w:val="none" w:sz="0" w:space="0" w:color="auto"/>
                <w:bottom w:val="none" w:sz="0" w:space="0" w:color="auto"/>
                <w:right w:val="none" w:sz="0" w:space="0" w:color="auto"/>
              </w:divBdr>
            </w:div>
            <w:div w:id="219286952">
              <w:marLeft w:val="0"/>
              <w:marRight w:val="0"/>
              <w:marTop w:val="0"/>
              <w:marBottom w:val="0"/>
              <w:divBdr>
                <w:top w:val="none" w:sz="0" w:space="0" w:color="auto"/>
                <w:left w:val="none" w:sz="0" w:space="0" w:color="auto"/>
                <w:bottom w:val="none" w:sz="0" w:space="0" w:color="auto"/>
                <w:right w:val="none" w:sz="0" w:space="0" w:color="auto"/>
              </w:divBdr>
            </w:div>
            <w:div w:id="2146239465">
              <w:marLeft w:val="0"/>
              <w:marRight w:val="0"/>
              <w:marTop w:val="0"/>
              <w:marBottom w:val="0"/>
              <w:divBdr>
                <w:top w:val="none" w:sz="0" w:space="0" w:color="auto"/>
                <w:left w:val="none" w:sz="0" w:space="0" w:color="auto"/>
                <w:bottom w:val="none" w:sz="0" w:space="0" w:color="auto"/>
                <w:right w:val="none" w:sz="0" w:space="0" w:color="auto"/>
              </w:divBdr>
            </w:div>
            <w:div w:id="2016760886">
              <w:marLeft w:val="0"/>
              <w:marRight w:val="0"/>
              <w:marTop w:val="0"/>
              <w:marBottom w:val="0"/>
              <w:divBdr>
                <w:top w:val="none" w:sz="0" w:space="0" w:color="auto"/>
                <w:left w:val="none" w:sz="0" w:space="0" w:color="auto"/>
                <w:bottom w:val="none" w:sz="0" w:space="0" w:color="auto"/>
                <w:right w:val="none" w:sz="0" w:space="0" w:color="auto"/>
              </w:divBdr>
            </w:div>
            <w:div w:id="904142966">
              <w:marLeft w:val="0"/>
              <w:marRight w:val="0"/>
              <w:marTop w:val="0"/>
              <w:marBottom w:val="0"/>
              <w:divBdr>
                <w:top w:val="none" w:sz="0" w:space="0" w:color="auto"/>
                <w:left w:val="none" w:sz="0" w:space="0" w:color="auto"/>
                <w:bottom w:val="none" w:sz="0" w:space="0" w:color="auto"/>
                <w:right w:val="none" w:sz="0" w:space="0" w:color="auto"/>
              </w:divBdr>
            </w:div>
            <w:div w:id="1413355122">
              <w:marLeft w:val="0"/>
              <w:marRight w:val="0"/>
              <w:marTop w:val="0"/>
              <w:marBottom w:val="0"/>
              <w:divBdr>
                <w:top w:val="none" w:sz="0" w:space="0" w:color="auto"/>
                <w:left w:val="none" w:sz="0" w:space="0" w:color="auto"/>
                <w:bottom w:val="none" w:sz="0" w:space="0" w:color="auto"/>
                <w:right w:val="none" w:sz="0" w:space="0" w:color="auto"/>
              </w:divBdr>
            </w:div>
            <w:div w:id="388311285">
              <w:marLeft w:val="0"/>
              <w:marRight w:val="0"/>
              <w:marTop w:val="0"/>
              <w:marBottom w:val="0"/>
              <w:divBdr>
                <w:top w:val="none" w:sz="0" w:space="0" w:color="auto"/>
                <w:left w:val="none" w:sz="0" w:space="0" w:color="auto"/>
                <w:bottom w:val="none" w:sz="0" w:space="0" w:color="auto"/>
                <w:right w:val="none" w:sz="0" w:space="0" w:color="auto"/>
              </w:divBdr>
            </w:div>
            <w:div w:id="1529684039">
              <w:marLeft w:val="0"/>
              <w:marRight w:val="0"/>
              <w:marTop w:val="0"/>
              <w:marBottom w:val="0"/>
              <w:divBdr>
                <w:top w:val="none" w:sz="0" w:space="0" w:color="auto"/>
                <w:left w:val="none" w:sz="0" w:space="0" w:color="auto"/>
                <w:bottom w:val="none" w:sz="0" w:space="0" w:color="auto"/>
                <w:right w:val="none" w:sz="0" w:space="0" w:color="auto"/>
              </w:divBdr>
            </w:div>
            <w:div w:id="1261765930">
              <w:marLeft w:val="0"/>
              <w:marRight w:val="0"/>
              <w:marTop w:val="0"/>
              <w:marBottom w:val="0"/>
              <w:divBdr>
                <w:top w:val="none" w:sz="0" w:space="0" w:color="auto"/>
                <w:left w:val="none" w:sz="0" w:space="0" w:color="auto"/>
                <w:bottom w:val="none" w:sz="0" w:space="0" w:color="auto"/>
                <w:right w:val="none" w:sz="0" w:space="0" w:color="auto"/>
              </w:divBdr>
            </w:div>
            <w:div w:id="341130562">
              <w:marLeft w:val="0"/>
              <w:marRight w:val="0"/>
              <w:marTop w:val="0"/>
              <w:marBottom w:val="0"/>
              <w:divBdr>
                <w:top w:val="none" w:sz="0" w:space="0" w:color="auto"/>
                <w:left w:val="none" w:sz="0" w:space="0" w:color="auto"/>
                <w:bottom w:val="none" w:sz="0" w:space="0" w:color="auto"/>
                <w:right w:val="none" w:sz="0" w:space="0" w:color="auto"/>
              </w:divBdr>
            </w:div>
            <w:div w:id="623578613">
              <w:marLeft w:val="0"/>
              <w:marRight w:val="0"/>
              <w:marTop w:val="0"/>
              <w:marBottom w:val="0"/>
              <w:divBdr>
                <w:top w:val="none" w:sz="0" w:space="0" w:color="auto"/>
                <w:left w:val="none" w:sz="0" w:space="0" w:color="auto"/>
                <w:bottom w:val="none" w:sz="0" w:space="0" w:color="auto"/>
                <w:right w:val="none" w:sz="0" w:space="0" w:color="auto"/>
              </w:divBdr>
            </w:div>
            <w:div w:id="1888032306">
              <w:marLeft w:val="0"/>
              <w:marRight w:val="0"/>
              <w:marTop w:val="0"/>
              <w:marBottom w:val="0"/>
              <w:divBdr>
                <w:top w:val="none" w:sz="0" w:space="0" w:color="auto"/>
                <w:left w:val="none" w:sz="0" w:space="0" w:color="auto"/>
                <w:bottom w:val="none" w:sz="0" w:space="0" w:color="auto"/>
                <w:right w:val="none" w:sz="0" w:space="0" w:color="auto"/>
              </w:divBdr>
            </w:div>
            <w:div w:id="462698352">
              <w:marLeft w:val="0"/>
              <w:marRight w:val="0"/>
              <w:marTop w:val="0"/>
              <w:marBottom w:val="0"/>
              <w:divBdr>
                <w:top w:val="none" w:sz="0" w:space="0" w:color="auto"/>
                <w:left w:val="none" w:sz="0" w:space="0" w:color="auto"/>
                <w:bottom w:val="none" w:sz="0" w:space="0" w:color="auto"/>
                <w:right w:val="none" w:sz="0" w:space="0" w:color="auto"/>
              </w:divBdr>
            </w:div>
            <w:div w:id="1430736660">
              <w:marLeft w:val="0"/>
              <w:marRight w:val="0"/>
              <w:marTop w:val="0"/>
              <w:marBottom w:val="0"/>
              <w:divBdr>
                <w:top w:val="none" w:sz="0" w:space="0" w:color="auto"/>
                <w:left w:val="none" w:sz="0" w:space="0" w:color="auto"/>
                <w:bottom w:val="none" w:sz="0" w:space="0" w:color="auto"/>
                <w:right w:val="none" w:sz="0" w:space="0" w:color="auto"/>
              </w:divBdr>
            </w:div>
            <w:div w:id="1360400579">
              <w:marLeft w:val="0"/>
              <w:marRight w:val="0"/>
              <w:marTop w:val="0"/>
              <w:marBottom w:val="0"/>
              <w:divBdr>
                <w:top w:val="none" w:sz="0" w:space="0" w:color="auto"/>
                <w:left w:val="none" w:sz="0" w:space="0" w:color="auto"/>
                <w:bottom w:val="none" w:sz="0" w:space="0" w:color="auto"/>
                <w:right w:val="none" w:sz="0" w:space="0" w:color="auto"/>
              </w:divBdr>
            </w:div>
            <w:div w:id="148833383">
              <w:marLeft w:val="0"/>
              <w:marRight w:val="0"/>
              <w:marTop w:val="0"/>
              <w:marBottom w:val="0"/>
              <w:divBdr>
                <w:top w:val="none" w:sz="0" w:space="0" w:color="auto"/>
                <w:left w:val="none" w:sz="0" w:space="0" w:color="auto"/>
                <w:bottom w:val="none" w:sz="0" w:space="0" w:color="auto"/>
                <w:right w:val="none" w:sz="0" w:space="0" w:color="auto"/>
              </w:divBdr>
            </w:div>
            <w:div w:id="1521553891">
              <w:marLeft w:val="0"/>
              <w:marRight w:val="0"/>
              <w:marTop w:val="0"/>
              <w:marBottom w:val="0"/>
              <w:divBdr>
                <w:top w:val="none" w:sz="0" w:space="0" w:color="auto"/>
                <w:left w:val="none" w:sz="0" w:space="0" w:color="auto"/>
                <w:bottom w:val="none" w:sz="0" w:space="0" w:color="auto"/>
                <w:right w:val="none" w:sz="0" w:space="0" w:color="auto"/>
              </w:divBdr>
            </w:div>
            <w:div w:id="1084493266">
              <w:marLeft w:val="0"/>
              <w:marRight w:val="0"/>
              <w:marTop w:val="0"/>
              <w:marBottom w:val="0"/>
              <w:divBdr>
                <w:top w:val="none" w:sz="0" w:space="0" w:color="auto"/>
                <w:left w:val="none" w:sz="0" w:space="0" w:color="auto"/>
                <w:bottom w:val="none" w:sz="0" w:space="0" w:color="auto"/>
                <w:right w:val="none" w:sz="0" w:space="0" w:color="auto"/>
              </w:divBdr>
            </w:div>
            <w:div w:id="949513286">
              <w:marLeft w:val="0"/>
              <w:marRight w:val="0"/>
              <w:marTop w:val="0"/>
              <w:marBottom w:val="0"/>
              <w:divBdr>
                <w:top w:val="none" w:sz="0" w:space="0" w:color="auto"/>
                <w:left w:val="none" w:sz="0" w:space="0" w:color="auto"/>
                <w:bottom w:val="none" w:sz="0" w:space="0" w:color="auto"/>
                <w:right w:val="none" w:sz="0" w:space="0" w:color="auto"/>
              </w:divBdr>
            </w:div>
            <w:div w:id="1590697663">
              <w:marLeft w:val="0"/>
              <w:marRight w:val="0"/>
              <w:marTop w:val="0"/>
              <w:marBottom w:val="0"/>
              <w:divBdr>
                <w:top w:val="none" w:sz="0" w:space="0" w:color="auto"/>
                <w:left w:val="none" w:sz="0" w:space="0" w:color="auto"/>
                <w:bottom w:val="none" w:sz="0" w:space="0" w:color="auto"/>
                <w:right w:val="none" w:sz="0" w:space="0" w:color="auto"/>
              </w:divBdr>
            </w:div>
            <w:div w:id="447701348">
              <w:marLeft w:val="0"/>
              <w:marRight w:val="0"/>
              <w:marTop w:val="0"/>
              <w:marBottom w:val="0"/>
              <w:divBdr>
                <w:top w:val="none" w:sz="0" w:space="0" w:color="auto"/>
                <w:left w:val="none" w:sz="0" w:space="0" w:color="auto"/>
                <w:bottom w:val="none" w:sz="0" w:space="0" w:color="auto"/>
                <w:right w:val="none" w:sz="0" w:space="0" w:color="auto"/>
              </w:divBdr>
            </w:div>
            <w:div w:id="1849825446">
              <w:marLeft w:val="0"/>
              <w:marRight w:val="0"/>
              <w:marTop w:val="0"/>
              <w:marBottom w:val="0"/>
              <w:divBdr>
                <w:top w:val="none" w:sz="0" w:space="0" w:color="auto"/>
                <w:left w:val="none" w:sz="0" w:space="0" w:color="auto"/>
                <w:bottom w:val="none" w:sz="0" w:space="0" w:color="auto"/>
                <w:right w:val="none" w:sz="0" w:space="0" w:color="auto"/>
              </w:divBdr>
            </w:div>
            <w:div w:id="807672958">
              <w:marLeft w:val="0"/>
              <w:marRight w:val="0"/>
              <w:marTop w:val="0"/>
              <w:marBottom w:val="0"/>
              <w:divBdr>
                <w:top w:val="none" w:sz="0" w:space="0" w:color="auto"/>
                <w:left w:val="none" w:sz="0" w:space="0" w:color="auto"/>
                <w:bottom w:val="none" w:sz="0" w:space="0" w:color="auto"/>
                <w:right w:val="none" w:sz="0" w:space="0" w:color="auto"/>
              </w:divBdr>
            </w:div>
            <w:div w:id="273752112">
              <w:marLeft w:val="0"/>
              <w:marRight w:val="0"/>
              <w:marTop w:val="0"/>
              <w:marBottom w:val="0"/>
              <w:divBdr>
                <w:top w:val="none" w:sz="0" w:space="0" w:color="auto"/>
                <w:left w:val="none" w:sz="0" w:space="0" w:color="auto"/>
                <w:bottom w:val="none" w:sz="0" w:space="0" w:color="auto"/>
                <w:right w:val="none" w:sz="0" w:space="0" w:color="auto"/>
              </w:divBdr>
            </w:div>
            <w:div w:id="1633900348">
              <w:marLeft w:val="0"/>
              <w:marRight w:val="0"/>
              <w:marTop w:val="0"/>
              <w:marBottom w:val="0"/>
              <w:divBdr>
                <w:top w:val="none" w:sz="0" w:space="0" w:color="auto"/>
                <w:left w:val="none" w:sz="0" w:space="0" w:color="auto"/>
                <w:bottom w:val="none" w:sz="0" w:space="0" w:color="auto"/>
                <w:right w:val="none" w:sz="0" w:space="0" w:color="auto"/>
              </w:divBdr>
            </w:div>
            <w:div w:id="732849741">
              <w:marLeft w:val="0"/>
              <w:marRight w:val="0"/>
              <w:marTop w:val="0"/>
              <w:marBottom w:val="0"/>
              <w:divBdr>
                <w:top w:val="none" w:sz="0" w:space="0" w:color="auto"/>
                <w:left w:val="none" w:sz="0" w:space="0" w:color="auto"/>
                <w:bottom w:val="none" w:sz="0" w:space="0" w:color="auto"/>
                <w:right w:val="none" w:sz="0" w:space="0" w:color="auto"/>
              </w:divBdr>
            </w:div>
            <w:div w:id="883371367">
              <w:marLeft w:val="0"/>
              <w:marRight w:val="0"/>
              <w:marTop w:val="0"/>
              <w:marBottom w:val="0"/>
              <w:divBdr>
                <w:top w:val="none" w:sz="0" w:space="0" w:color="auto"/>
                <w:left w:val="none" w:sz="0" w:space="0" w:color="auto"/>
                <w:bottom w:val="none" w:sz="0" w:space="0" w:color="auto"/>
                <w:right w:val="none" w:sz="0" w:space="0" w:color="auto"/>
              </w:divBdr>
            </w:div>
            <w:div w:id="1885870877">
              <w:marLeft w:val="0"/>
              <w:marRight w:val="0"/>
              <w:marTop w:val="0"/>
              <w:marBottom w:val="0"/>
              <w:divBdr>
                <w:top w:val="none" w:sz="0" w:space="0" w:color="auto"/>
                <w:left w:val="none" w:sz="0" w:space="0" w:color="auto"/>
                <w:bottom w:val="none" w:sz="0" w:space="0" w:color="auto"/>
                <w:right w:val="none" w:sz="0" w:space="0" w:color="auto"/>
              </w:divBdr>
            </w:div>
            <w:div w:id="791636353">
              <w:marLeft w:val="0"/>
              <w:marRight w:val="0"/>
              <w:marTop w:val="0"/>
              <w:marBottom w:val="0"/>
              <w:divBdr>
                <w:top w:val="none" w:sz="0" w:space="0" w:color="auto"/>
                <w:left w:val="none" w:sz="0" w:space="0" w:color="auto"/>
                <w:bottom w:val="none" w:sz="0" w:space="0" w:color="auto"/>
                <w:right w:val="none" w:sz="0" w:space="0" w:color="auto"/>
              </w:divBdr>
            </w:div>
            <w:div w:id="321929583">
              <w:marLeft w:val="0"/>
              <w:marRight w:val="0"/>
              <w:marTop w:val="0"/>
              <w:marBottom w:val="0"/>
              <w:divBdr>
                <w:top w:val="none" w:sz="0" w:space="0" w:color="auto"/>
                <w:left w:val="none" w:sz="0" w:space="0" w:color="auto"/>
                <w:bottom w:val="none" w:sz="0" w:space="0" w:color="auto"/>
                <w:right w:val="none" w:sz="0" w:space="0" w:color="auto"/>
              </w:divBdr>
            </w:div>
            <w:div w:id="1596865302">
              <w:marLeft w:val="0"/>
              <w:marRight w:val="0"/>
              <w:marTop w:val="0"/>
              <w:marBottom w:val="0"/>
              <w:divBdr>
                <w:top w:val="none" w:sz="0" w:space="0" w:color="auto"/>
                <w:left w:val="none" w:sz="0" w:space="0" w:color="auto"/>
                <w:bottom w:val="none" w:sz="0" w:space="0" w:color="auto"/>
                <w:right w:val="none" w:sz="0" w:space="0" w:color="auto"/>
              </w:divBdr>
            </w:div>
            <w:div w:id="1510826877">
              <w:marLeft w:val="0"/>
              <w:marRight w:val="0"/>
              <w:marTop w:val="0"/>
              <w:marBottom w:val="0"/>
              <w:divBdr>
                <w:top w:val="none" w:sz="0" w:space="0" w:color="auto"/>
                <w:left w:val="none" w:sz="0" w:space="0" w:color="auto"/>
                <w:bottom w:val="none" w:sz="0" w:space="0" w:color="auto"/>
                <w:right w:val="none" w:sz="0" w:space="0" w:color="auto"/>
              </w:divBdr>
            </w:div>
            <w:div w:id="1225414100">
              <w:marLeft w:val="0"/>
              <w:marRight w:val="0"/>
              <w:marTop w:val="0"/>
              <w:marBottom w:val="0"/>
              <w:divBdr>
                <w:top w:val="none" w:sz="0" w:space="0" w:color="auto"/>
                <w:left w:val="none" w:sz="0" w:space="0" w:color="auto"/>
                <w:bottom w:val="none" w:sz="0" w:space="0" w:color="auto"/>
                <w:right w:val="none" w:sz="0" w:space="0" w:color="auto"/>
              </w:divBdr>
            </w:div>
            <w:div w:id="1415661776">
              <w:marLeft w:val="0"/>
              <w:marRight w:val="0"/>
              <w:marTop w:val="0"/>
              <w:marBottom w:val="0"/>
              <w:divBdr>
                <w:top w:val="none" w:sz="0" w:space="0" w:color="auto"/>
                <w:left w:val="none" w:sz="0" w:space="0" w:color="auto"/>
                <w:bottom w:val="none" w:sz="0" w:space="0" w:color="auto"/>
                <w:right w:val="none" w:sz="0" w:space="0" w:color="auto"/>
              </w:divBdr>
            </w:div>
            <w:div w:id="1906379349">
              <w:marLeft w:val="0"/>
              <w:marRight w:val="0"/>
              <w:marTop w:val="0"/>
              <w:marBottom w:val="0"/>
              <w:divBdr>
                <w:top w:val="none" w:sz="0" w:space="0" w:color="auto"/>
                <w:left w:val="none" w:sz="0" w:space="0" w:color="auto"/>
                <w:bottom w:val="none" w:sz="0" w:space="0" w:color="auto"/>
                <w:right w:val="none" w:sz="0" w:space="0" w:color="auto"/>
              </w:divBdr>
            </w:div>
            <w:div w:id="1520706076">
              <w:marLeft w:val="0"/>
              <w:marRight w:val="0"/>
              <w:marTop w:val="0"/>
              <w:marBottom w:val="0"/>
              <w:divBdr>
                <w:top w:val="none" w:sz="0" w:space="0" w:color="auto"/>
                <w:left w:val="none" w:sz="0" w:space="0" w:color="auto"/>
                <w:bottom w:val="none" w:sz="0" w:space="0" w:color="auto"/>
                <w:right w:val="none" w:sz="0" w:space="0" w:color="auto"/>
              </w:divBdr>
            </w:div>
            <w:div w:id="265044972">
              <w:marLeft w:val="0"/>
              <w:marRight w:val="0"/>
              <w:marTop w:val="0"/>
              <w:marBottom w:val="0"/>
              <w:divBdr>
                <w:top w:val="none" w:sz="0" w:space="0" w:color="auto"/>
                <w:left w:val="none" w:sz="0" w:space="0" w:color="auto"/>
                <w:bottom w:val="none" w:sz="0" w:space="0" w:color="auto"/>
                <w:right w:val="none" w:sz="0" w:space="0" w:color="auto"/>
              </w:divBdr>
            </w:div>
            <w:div w:id="1369331884">
              <w:marLeft w:val="0"/>
              <w:marRight w:val="0"/>
              <w:marTop w:val="0"/>
              <w:marBottom w:val="0"/>
              <w:divBdr>
                <w:top w:val="none" w:sz="0" w:space="0" w:color="auto"/>
                <w:left w:val="none" w:sz="0" w:space="0" w:color="auto"/>
                <w:bottom w:val="none" w:sz="0" w:space="0" w:color="auto"/>
                <w:right w:val="none" w:sz="0" w:space="0" w:color="auto"/>
              </w:divBdr>
            </w:div>
            <w:div w:id="1847280563">
              <w:marLeft w:val="0"/>
              <w:marRight w:val="0"/>
              <w:marTop w:val="0"/>
              <w:marBottom w:val="0"/>
              <w:divBdr>
                <w:top w:val="none" w:sz="0" w:space="0" w:color="auto"/>
                <w:left w:val="none" w:sz="0" w:space="0" w:color="auto"/>
                <w:bottom w:val="none" w:sz="0" w:space="0" w:color="auto"/>
                <w:right w:val="none" w:sz="0" w:space="0" w:color="auto"/>
              </w:divBdr>
            </w:div>
            <w:div w:id="1496148071">
              <w:marLeft w:val="0"/>
              <w:marRight w:val="0"/>
              <w:marTop w:val="0"/>
              <w:marBottom w:val="0"/>
              <w:divBdr>
                <w:top w:val="none" w:sz="0" w:space="0" w:color="auto"/>
                <w:left w:val="none" w:sz="0" w:space="0" w:color="auto"/>
                <w:bottom w:val="none" w:sz="0" w:space="0" w:color="auto"/>
                <w:right w:val="none" w:sz="0" w:space="0" w:color="auto"/>
              </w:divBdr>
            </w:div>
            <w:div w:id="1549144128">
              <w:marLeft w:val="0"/>
              <w:marRight w:val="0"/>
              <w:marTop w:val="0"/>
              <w:marBottom w:val="0"/>
              <w:divBdr>
                <w:top w:val="none" w:sz="0" w:space="0" w:color="auto"/>
                <w:left w:val="none" w:sz="0" w:space="0" w:color="auto"/>
                <w:bottom w:val="none" w:sz="0" w:space="0" w:color="auto"/>
                <w:right w:val="none" w:sz="0" w:space="0" w:color="auto"/>
              </w:divBdr>
            </w:div>
            <w:div w:id="1729763867">
              <w:marLeft w:val="0"/>
              <w:marRight w:val="0"/>
              <w:marTop w:val="0"/>
              <w:marBottom w:val="0"/>
              <w:divBdr>
                <w:top w:val="none" w:sz="0" w:space="0" w:color="auto"/>
                <w:left w:val="none" w:sz="0" w:space="0" w:color="auto"/>
                <w:bottom w:val="none" w:sz="0" w:space="0" w:color="auto"/>
                <w:right w:val="none" w:sz="0" w:space="0" w:color="auto"/>
              </w:divBdr>
            </w:div>
            <w:div w:id="173344263">
              <w:marLeft w:val="0"/>
              <w:marRight w:val="0"/>
              <w:marTop w:val="0"/>
              <w:marBottom w:val="0"/>
              <w:divBdr>
                <w:top w:val="none" w:sz="0" w:space="0" w:color="auto"/>
                <w:left w:val="none" w:sz="0" w:space="0" w:color="auto"/>
                <w:bottom w:val="none" w:sz="0" w:space="0" w:color="auto"/>
                <w:right w:val="none" w:sz="0" w:space="0" w:color="auto"/>
              </w:divBdr>
            </w:div>
            <w:div w:id="1304192044">
              <w:marLeft w:val="0"/>
              <w:marRight w:val="0"/>
              <w:marTop w:val="0"/>
              <w:marBottom w:val="0"/>
              <w:divBdr>
                <w:top w:val="none" w:sz="0" w:space="0" w:color="auto"/>
                <w:left w:val="none" w:sz="0" w:space="0" w:color="auto"/>
                <w:bottom w:val="none" w:sz="0" w:space="0" w:color="auto"/>
                <w:right w:val="none" w:sz="0" w:space="0" w:color="auto"/>
              </w:divBdr>
            </w:div>
            <w:div w:id="249118912">
              <w:marLeft w:val="0"/>
              <w:marRight w:val="0"/>
              <w:marTop w:val="0"/>
              <w:marBottom w:val="0"/>
              <w:divBdr>
                <w:top w:val="none" w:sz="0" w:space="0" w:color="auto"/>
                <w:left w:val="none" w:sz="0" w:space="0" w:color="auto"/>
                <w:bottom w:val="none" w:sz="0" w:space="0" w:color="auto"/>
                <w:right w:val="none" w:sz="0" w:space="0" w:color="auto"/>
              </w:divBdr>
            </w:div>
            <w:div w:id="796919561">
              <w:marLeft w:val="0"/>
              <w:marRight w:val="0"/>
              <w:marTop w:val="0"/>
              <w:marBottom w:val="0"/>
              <w:divBdr>
                <w:top w:val="none" w:sz="0" w:space="0" w:color="auto"/>
                <w:left w:val="none" w:sz="0" w:space="0" w:color="auto"/>
                <w:bottom w:val="none" w:sz="0" w:space="0" w:color="auto"/>
                <w:right w:val="none" w:sz="0" w:space="0" w:color="auto"/>
              </w:divBdr>
            </w:div>
            <w:div w:id="1995141447">
              <w:marLeft w:val="0"/>
              <w:marRight w:val="0"/>
              <w:marTop w:val="0"/>
              <w:marBottom w:val="0"/>
              <w:divBdr>
                <w:top w:val="none" w:sz="0" w:space="0" w:color="auto"/>
                <w:left w:val="none" w:sz="0" w:space="0" w:color="auto"/>
                <w:bottom w:val="none" w:sz="0" w:space="0" w:color="auto"/>
                <w:right w:val="none" w:sz="0" w:space="0" w:color="auto"/>
              </w:divBdr>
            </w:div>
            <w:div w:id="1311595715">
              <w:marLeft w:val="0"/>
              <w:marRight w:val="0"/>
              <w:marTop w:val="0"/>
              <w:marBottom w:val="0"/>
              <w:divBdr>
                <w:top w:val="none" w:sz="0" w:space="0" w:color="auto"/>
                <w:left w:val="none" w:sz="0" w:space="0" w:color="auto"/>
                <w:bottom w:val="none" w:sz="0" w:space="0" w:color="auto"/>
                <w:right w:val="none" w:sz="0" w:space="0" w:color="auto"/>
              </w:divBdr>
            </w:div>
            <w:div w:id="1492065667">
              <w:marLeft w:val="0"/>
              <w:marRight w:val="0"/>
              <w:marTop w:val="0"/>
              <w:marBottom w:val="0"/>
              <w:divBdr>
                <w:top w:val="none" w:sz="0" w:space="0" w:color="auto"/>
                <w:left w:val="none" w:sz="0" w:space="0" w:color="auto"/>
                <w:bottom w:val="none" w:sz="0" w:space="0" w:color="auto"/>
                <w:right w:val="none" w:sz="0" w:space="0" w:color="auto"/>
              </w:divBdr>
            </w:div>
            <w:div w:id="710687431">
              <w:marLeft w:val="0"/>
              <w:marRight w:val="0"/>
              <w:marTop w:val="0"/>
              <w:marBottom w:val="0"/>
              <w:divBdr>
                <w:top w:val="none" w:sz="0" w:space="0" w:color="auto"/>
                <w:left w:val="none" w:sz="0" w:space="0" w:color="auto"/>
                <w:bottom w:val="none" w:sz="0" w:space="0" w:color="auto"/>
                <w:right w:val="none" w:sz="0" w:space="0" w:color="auto"/>
              </w:divBdr>
            </w:div>
            <w:div w:id="262883146">
              <w:marLeft w:val="0"/>
              <w:marRight w:val="0"/>
              <w:marTop w:val="0"/>
              <w:marBottom w:val="0"/>
              <w:divBdr>
                <w:top w:val="none" w:sz="0" w:space="0" w:color="auto"/>
                <w:left w:val="none" w:sz="0" w:space="0" w:color="auto"/>
                <w:bottom w:val="none" w:sz="0" w:space="0" w:color="auto"/>
                <w:right w:val="none" w:sz="0" w:space="0" w:color="auto"/>
              </w:divBdr>
            </w:div>
            <w:div w:id="1885825905">
              <w:marLeft w:val="0"/>
              <w:marRight w:val="0"/>
              <w:marTop w:val="0"/>
              <w:marBottom w:val="0"/>
              <w:divBdr>
                <w:top w:val="none" w:sz="0" w:space="0" w:color="auto"/>
                <w:left w:val="none" w:sz="0" w:space="0" w:color="auto"/>
                <w:bottom w:val="none" w:sz="0" w:space="0" w:color="auto"/>
                <w:right w:val="none" w:sz="0" w:space="0" w:color="auto"/>
              </w:divBdr>
            </w:div>
            <w:div w:id="1941835299">
              <w:marLeft w:val="0"/>
              <w:marRight w:val="0"/>
              <w:marTop w:val="0"/>
              <w:marBottom w:val="0"/>
              <w:divBdr>
                <w:top w:val="none" w:sz="0" w:space="0" w:color="auto"/>
                <w:left w:val="none" w:sz="0" w:space="0" w:color="auto"/>
                <w:bottom w:val="none" w:sz="0" w:space="0" w:color="auto"/>
                <w:right w:val="none" w:sz="0" w:space="0" w:color="auto"/>
              </w:divBdr>
            </w:div>
            <w:div w:id="1363239781">
              <w:marLeft w:val="0"/>
              <w:marRight w:val="0"/>
              <w:marTop w:val="0"/>
              <w:marBottom w:val="0"/>
              <w:divBdr>
                <w:top w:val="none" w:sz="0" w:space="0" w:color="auto"/>
                <w:left w:val="none" w:sz="0" w:space="0" w:color="auto"/>
                <w:bottom w:val="none" w:sz="0" w:space="0" w:color="auto"/>
                <w:right w:val="none" w:sz="0" w:space="0" w:color="auto"/>
              </w:divBdr>
            </w:div>
            <w:div w:id="1222447749">
              <w:marLeft w:val="0"/>
              <w:marRight w:val="0"/>
              <w:marTop w:val="0"/>
              <w:marBottom w:val="0"/>
              <w:divBdr>
                <w:top w:val="none" w:sz="0" w:space="0" w:color="auto"/>
                <w:left w:val="none" w:sz="0" w:space="0" w:color="auto"/>
                <w:bottom w:val="none" w:sz="0" w:space="0" w:color="auto"/>
                <w:right w:val="none" w:sz="0" w:space="0" w:color="auto"/>
              </w:divBdr>
            </w:div>
            <w:div w:id="355928394">
              <w:marLeft w:val="0"/>
              <w:marRight w:val="0"/>
              <w:marTop w:val="0"/>
              <w:marBottom w:val="0"/>
              <w:divBdr>
                <w:top w:val="none" w:sz="0" w:space="0" w:color="auto"/>
                <w:left w:val="none" w:sz="0" w:space="0" w:color="auto"/>
                <w:bottom w:val="none" w:sz="0" w:space="0" w:color="auto"/>
                <w:right w:val="none" w:sz="0" w:space="0" w:color="auto"/>
              </w:divBdr>
            </w:div>
            <w:div w:id="1693263209">
              <w:marLeft w:val="0"/>
              <w:marRight w:val="0"/>
              <w:marTop w:val="0"/>
              <w:marBottom w:val="0"/>
              <w:divBdr>
                <w:top w:val="none" w:sz="0" w:space="0" w:color="auto"/>
                <w:left w:val="none" w:sz="0" w:space="0" w:color="auto"/>
                <w:bottom w:val="none" w:sz="0" w:space="0" w:color="auto"/>
                <w:right w:val="none" w:sz="0" w:space="0" w:color="auto"/>
              </w:divBdr>
            </w:div>
            <w:div w:id="1172599323">
              <w:marLeft w:val="0"/>
              <w:marRight w:val="0"/>
              <w:marTop w:val="0"/>
              <w:marBottom w:val="0"/>
              <w:divBdr>
                <w:top w:val="none" w:sz="0" w:space="0" w:color="auto"/>
                <w:left w:val="none" w:sz="0" w:space="0" w:color="auto"/>
                <w:bottom w:val="none" w:sz="0" w:space="0" w:color="auto"/>
                <w:right w:val="none" w:sz="0" w:space="0" w:color="auto"/>
              </w:divBdr>
            </w:div>
            <w:div w:id="427703910">
              <w:marLeft w:val="0"/>
              <w:marRight w:val="0"/>
              <w:marTop w:val="0"/>
              <w:marBottom w:val="0"/>
              <w:divBdr>
                <w:top w:val="none" w:sz="0" w:space="0" w:color="auto"/>
                <w:left w:val="none" w:sz="0" w:space="0" w:color="auto"/>
                <w:bottom w:val="none" w:sz="0" w:space="0" w:color="auto"/>
                <w:right w:val="none" w:sz="0" w:space="0" w:color="auto"/>
              </w:divBdr>
            </w:div>
            <w:div w:id="2042703625">
              <w:marLeft w:val="0"/>
              <w:marRight w:val="0"/>
              <w:marTop w:val="0"/>
              <w:marBottom w:val="0"/>
              <w:divBdr>
                <w:top w:val="none" w:sz="0" w:space="0" w:color="auto"/>
                <w:left w:val="none" w:sz="0" w:space="0" w:color="auto"/>
                <w:bottom w:val="none" w:sz="0" w:space="0" w:color="auto"/>
                <w:right w:val="none" w:sz="0" w:space="0" w:color="auto"/>
              </w:divBdr>
            </w:div>
            <w:div w:id="355664192">
              <w:marLeft w:val="0"/>
              <w:marRight w:val="0"/>
              <w:marTop w:val="0"/>
              <w:marBottom w:val="0"/>
              <w:divBdr>
                <w:top w:val="none" w:sz="0" w:space="0" w:color="auto"/>
                <w:left w:val="none" w:sz="0" w:space="0" w:color="auto"/>
                <w:bottom w:val="none" w:sz="0" w:space="0" w:color="auto"/>
                <w:right w:val="none" w:sz="0" w:space="0" w:color="auto"/>
              </w:divBdr>
            </w:div>
            <w:div w:id="51778464">
              <w:marLeft w:val="0"/>
              <w:marRight w:val="0"/>
              <w:marTop w:val="0"/>
              <w:marBottom w:val="0"/>
              <w:divBdr>
                <w:top w:val="none" w:sz="0" w:space="0" w:color="auto"/>
                <w:left w:val="none" w:sz="0" w:space="0" w:color="auto"/>
                <w:bottom w:val="none" w:sz="0" w:space="0" w:color="auto"/>
                <w:right w:val="none" w:sz="0" w:space="0" w:color="auto"/>
              </w:divBdr>
            </w:div>
            <w:div w:id="1812482220">
              <w:marLeft w:val="0"/>
              <w:marRight w:val="0"/>
              <w:marTop w:val="0"/>
              <w:marBottom w:val="0"/>
              <w:divBdr>
                <w:top w:val="none" w:sz="0" w:space="0" w:color="auto"/>
                <w:left w:val="none" w:sz="0" w:space="0" w:color="auto"/>
                <w:bottom w:val="none" w:sz="0" w:space="0" w:color="auto"/>
                <w:right w:val="none" w:sz="0" w:space="0" w:color="auto"/>
              </w:divBdr>
            </w:div>
            <w:div w:id="193807388">
              <w:marLeft w:val="0"/>
              <w:marRight w:val="0"/>
              <w:marTop w:val="0"/>
              <w:marBottom w:val="0"/>
              <w:divBdr>
                <w:top w:val="none" w:sz="0" w:space="0" w:color="auto"/>
                <w:left w:val="none" w:sz="0" w:space="0" w:color="auto"/>
                <w:bottom w:val="none" w:sz="0" w:space="0" w:color="auto"/>
                <w:right w:val="none" w:sz="0" w:space="0" w:color="auto"/>
              </w:divBdr>
            </w:div>
            <w:div w:id="2072536735">
              <w:marLeft w:val="0"/>
              <w:marRight w:val="0"/>
              <w:marTop w:val="0"/>
              <w:marBottom w:val="0"/>
              <w:divBdr>
                <w:top w:val="none" w:sz="0" w:space="0" w:color="auto"/>
                <w:left w:val="none" w:sz="0" w:space="0" w:color="auto"/>
                <w:bottom w:val="none" w:sz="0" w:space="0" w:color="auto"/>
                <w:right w:val="none" w:sz="0" w:space="0" w:color="auto"/>
              </w:divBdr>
            </w:div>
            <w:div w:id="413824379">
              <w:marLeft w:val="0"/>
              <w:marRight w:val="0"/>
              <w:marTop w:val="0"/>
              <w:marBottom w:val="0"/>
              <w:divBdr>
                <w:top w:val="none" w:sz="0" w:space="0" w:color="auto"/>
                <w:left w:val="none" w:sz="0" w:space="0" w:color="auto"/>
                <w:bottom w:val="none" w:sz="0" w:space="0" w:color="auto"/>
                <w:right w:val="none" w:sz="0" w:space="0" w:color="auto"/>
              </w:divBdr>
            </w:div>
            <w:div w:id="139157091">
              <w:marLeft w:val="0"/>
              <w:marRight w:val="0"/>
              <w:marTop w:val="0"/>
              <w:marBottom w:val="0"/>
              <w:divBdr>
                <w:top w:val="none" w:sz="0" w:space="0" w:color="auto"/>
                <w:left w:val="none" w:sz="0" w:space="0" w:color="auto"/>
                <w:bottom w:val="none" w:sz="0" w:space="0" w:color="auto"/>
                <w:right w:val="none" w:sz="0" w:space="0" w:color="auto"/>
              </w:divBdr>
            </w:div>
            <w:div w:id="551189614">
              <w:marLeft w:val="0"/>
              <w:marRight w:val="0"/>
              <w:marTop w:val="0"/>
              <w:marBottom w:val="0"/>
              <w:divBdr>
                <w:top w:val="none" w:sz="0" w:space="0" w:color="auto"/>
                <w:left w:val="none" w:sz="0" w:space="0" w:color="auto"/>
                <w:bottom w:val="none" w:sz="0" w:space="0" w:color="auto"/>
                <w:right w:val="none" w:sz="0" w:space="0" w:color="auto"/>
              </w:divBdr>
            </w:div>
            <w:div w:id="1188173664">
              <w:marLeft w:val="0"/>
              <w:marRight w:val="0"/>
              <w:marTop w:val="0"/>
              <w:marBottom w:val="0"/>
              <w:divBdr>
                <w:top w:val="none" w:sz="0" w:space="0" w:color="auto"/>
                <w:left w:val="none" w:sz="0" w:space="0" w:color="auto"/>
                <w:bottom w:val="none" w:sz="0" w:space="0" w:color="auto"/>
                <w:right w:val="none" w:sz="0" w:space="0" w:color="auto"/>
              </w:divBdr>
            </w:div>
            <w:div w:id="1201015028">
              <w:marLeft w:val="0"/>
              <w:marRight w:val="0"/>
              <w:marTop w:val="0"/>
              <w:marBottom w:val="0"/>
              <w:divBdr>
                <w:top w:val="none" w:sz="0" w:space="0" w:color="auto"/>
                <w:left w:val="none" w:sz="0" w:space="0" w:color="auto"/>
                <w:bottom w:val="none" w:sz="0" w:space="0" w:color="auto"/>
                <w:right w:val="none" w:sz="0" w:space="0" w:color="auto"/>
              </w:divBdr>
            </w:div>
            <w:div w:id="1906989639">
              <w:marLeft w:val="0"/>
              <w:marRight w:val="0"/>
              <w:marTop w:val="0"/>
              <w:marBottom w:val="0"/>
              <w:divBdr>
                <w:top w:val="none" w:sz="0" w:space="0" w:color="auto"/>
                <w:left w:val="none" w:sz="0" w:space="0" w:color="auto"/>
                <w:bottom w:val="none" w:sz="0" w:space="0" w:color="auto"/>
                <w:right w:val="none" w:sz="0" w:space="0" w:color="auto"/>
              </w:divBdr>
            </w:div>
            <w:div w:id="127011589">
              <w:marLeft w:val="0"/>
              <w:marRight w:val="0"/>
              <w:marTop w:val="0"/>
              <w:marBottom w:val="0"/>
              <w:divBdr>
                <w:top w:val="none" w:sz="0" w:space="0" w:color="auto"/>
                <w:left w:val="none" w:sz="0" w:space="0" w:color="auto"/>
                <w:bottom w:val="none" w:sz="0" w:space="0" w:color="auto"/>
                <w:right w:val="none" w:sz="0" w:space="0" w:color="auto"/>
              </w:divBdr>
            </w:div>
            <w:div w:id="1247298421">
              <w:marLeft w:val="0"/>
              <w:marRight w:val="0"/>
              <w:marTop w:val="0"/>
              <w:marBottom w:val="0"/>
              <w:divBdr>
                <w:top w:val="none" w:sz="0" w:space="0" w:color="auto"/>
                <w:left w:val="none" w:sz="0" w:space="0" w:color="auto"/>
                <w:bottom w:val="none" w:sz="0" w:space="0" w:color="auto"/>
                <w:right w:val="none" w:sz="0" w:space="0" w:color="auto"/>
              </w:divBdr>
            </w:div>
            <w:div w:id="203838016">
              <w:marLeft w:val="0"/>
              <w:marRight w:val="0"/>
              <w:marTop w:val="0"/>
              <w:marBottom w:val="0"/>
              <w:divBdr>
                <w:top w:val="none" w:sz="0" w:space="0" w:color="auto"/>
                <w:left w:val="none" w:sz="0" w:space="0" w:color="auto"/>
                <w:bottom w:val="none" w:sz="0" w:space="0" w:color="auto"/>
                <w:right w:val="none" w:sz="0" w:space="0" w:color="auto"/>
              </w:divBdr>
            </w:div>
            <w:div w:id="174465576">
              <w:marLeft w:val="0"/>
              <w:marRight w:val="0"/>
              <w:marTop w:val="0"/>
              <w:marBottom w:val="0"/>
              <w:divBdr>
                <w:top w:val="none" w:sz="0" w:space="0" w:color="auto"/>
                <w:left w:val="none" w:sz="0" w:space="0" w:color="auto"/>
                <w:bottom w:val="none" w:sz="0" w:space="0" w:color="auto"/>
                <w:right w:val="none" w:sz="0" w:space="0" w:color="auto"/>
              </w:divBdr>
            </w:div>
            <w:div w:id="1606883060">
              <w:marLeft w:val="0"/>
              <w:marRight w:val="0"/>
              <w:marTop w:val="0"/>
              <w:marBottom w:val="0"/>
              <w:divBdr>
                <w:top w:val="none" w:sz="0" w:space="0" w:color="auto"/>
                <w:left w:val="none" w:sz="0" w:space="0" w:color="auto"/>
                <w:bottom w:val="none" w:sz="0" w:space="0" w:color="auto"/>
                <w:right w:val="none" w:sz="0" w:space="0" w:color="auto"/>
              </w:divBdr>
            </w:div>
            <w:div w:id="488406814">
              <w:marLeft w:val="0"/>
              <w:marRight w:val="0"/>
              <w:marTop w:val="0"/>
              <w:marBottom w:val="0"/>
              <w:divBdr>
                <w:top w:val="none" w:sz="0" w:space="0" w:color="auto"/>
                <w:left w:val="none" w:sz="0" w:space="0" w:color="auto"/>
                <w:bottom w:val="none" w:sz="0" w:space="0" w:color="auto"/>
                <w:right w:val="none" w:sz="0" w:space="0" w:color="auto"/>
              </w:divBdr>
            </w:div>
            <w:div w:id="1636368953">
              <w:marLeft w:val="0"/>
              <w:marRight w:val="0"/>
              <w:marTop w:val="0"/>
              <w:marBottom w:val="0"/>
              <w:divBdr>
                <w:top w:val="none" w:sz="0" w:space="0" w:color="auto"/>
                <w:left w:val="none" w:sz="0" w:space="0" w:color="auto"/>
                <w:bottom w:val="none" w:sz="0" w:space="0" w:color="auto"/>
                <w:right w:val="none" w:sz="0" w:space="0" w:color="auto"/>
              </w:divBdr>
            </w:div>
            <w:div w:id="1537810978">
              <w:marLeft w:val="0"/>
              <w:marRight w:val="0"/>
              <w:marTop w:val="0"/>
              <w:marBottom w:val="0"/>
              <w:divBdr>
                <w:top w:val="none" w:sz="0" w:space="0" w:color="auto"/>
                <w:left w:val="none" w:sz="0" w:space="0" w:color="auto"/>
                <w:bottom w:val="none" w:sz="0" w:space="0" w:color="auto"/>
                <w:right w:val="none" w:sz="0" w:space="0" w:color="auto"/>
              </w:divBdr>
            </w:div>
            <w:div w:id="325477238">
              <w:marLeft w:val="0"/>
              <w:marRight w:val="0"/>
              <w:marTop w:val="0"/>
              <w:marBottom w:val="0"/>
              <w:divBdr>
                <w:top w:val="none" w:sz="0" w:space="0" w:color="auto"/>
                <w:left w:val="none" w:sz="0" w:space="0" w:color="auto"/>
                <w:bottom w:val="none" w:sz="0" w:space="0" w:color="auto"/>
                <w:right w:val="none" w:sz="0" w:space="0" w:color="auto"/>
              </w:divBdr>
            </w:div>
            <w:div w:id="1162626986">
              <w:marLeft w:val="0"/>
              <w:marRight w:val="0"/>
              <w:marTop w:val="0"/>
              <w:marBottom w:val="0"/>
              <w:divBdr>
                <w:top w:val="none" w:sz="0" w:space="0" w:color="auto"/>
                <w:left w:val="none" w:sz="0" w:space="0" w:color="auto"/>
                <w:bottom w:val="none" w:sz="0" w:space="0" w:color="auto"/>
                <w:right w:val="none" w:sz="0" w:space="0" w:color="auto"/>
              </w:divBdr>
            </w:div>
            <w:div w:id="1608927970">
              <w:marLeft w:val="0"/>
              <w:marRight w:val="0"/>
              <w:marTop w:val="0"/>
              <w:marBottom w:val="0"/>
              <w:divBdr>
                <w:top w:val="none" w:sz="0" w:space="0" w:color="auto"/>
                <w:left w:val="none" w:sz="0" w:space="0" w:color="auto"/>
                <w:bottom w:val="none" w:sz="0" w:space="0" w:color="auto"/>
                <w:right w:val="none" w:sz="0" w:space="0" w:color="auto"/>
              </w:divBdr>
            </w:div>
            <w:div w:id="1540817670">
              <w:marLeft w:val="0"/>
              <w:marRight w:val="0"/>
              <w:marTop w:val="0"/>
              <w:marBottom w:val="0"/>
              <w:divBdr>
                <w:top w:val="none" w:sz="0" w:space="0" w:color="auto"/>
                <w:left w:val="none" w:sz="0" w:space="0" w:color="auto"/>
                <w:bottom w:val="none" w:sz="0" w:space="0" w:color="auto"/>
                <w:right w:val="none" w:sz="0" w:space="0" w:color="auto"/>
              </w:divBdr>
            </w:div>
            <w:div w:id="154882038">
              <w:marLeft w:val="0"/>
              <w:marRight w:val="0"/>
              <w:marTop w:val="0"/>
              <w:marBottom w:val="0"/>
              <w:divBdr>
                <w:top w:val="none" w:sz="0" w:space="0" w:color="auto"/>
                <w:left w:val="none" w:sz="0" w:space="0" w:color="auto"/>
                <w:bottom w:val="none" w:sz="0" w:space="0" w:color="auto"/>
                <w:right w:val="none" w:sz="0" w:space="0" w:color="auto"/>
              </w:divBdr>
            </w:div>
            <w:div w:id="943147661">
              <w:marLeft w:val="0"/>
              <w:marRight w:val="0"/>
              <w:marTop w:val="0"/>
              <w:marBottom w:val="0"/>
              <w:divBdr>
                <w:top w:val="none" w:sz="0" w:space="0" w:color="auto"/>
                <w:left w:val="none" w:sz="0" w:space="0" w:color="auto"/>
                <w:bottom w:val="none" w:sz="0" w:space="0" w:color="auto"/>
                <w:right w:val="none" w:sz="0" w:space="0" w:color="auto"/>
              </w:divBdr>
            </w:div>
            <w:div w:id="584875866">
              <w:marLeft w:val="0"/>
              <w:marRight w:val="0"/>
              <w:marTop w:val="0"/>
              <w:marBottom w:val="0"/>
              <w:divBdr>
                <w:top w:val="none" w:sz="0" w:space="0" w:color="auto"/>
                <w:left w:val="none" w:sz="0" w:space="0" w:color="auto"/>
                <w:bottom w:val="none" w:sz="0" w:space="0" w:color="auto"/>
                <w:right w:val="none" w:sz="0" w:space="0" w:color="auto"/>
              </w:divBdr>
            </w:div>
            <w:div w:id="1045065078">
              <w:marLeft w:val="0"/>
              <w:marRight w:val="0"/>
              <w:marTop w:val="0"/>
              <w:marBottom w:val="0"/>
              <w:divBdr>
                <w:top w:val="none" w:sz="0" w:space="0" w:color="auto"/>
                <w:left w:val="none" w:sz="0" w:space="0" w:color="auto"/>
                <w:bottom w:val="none" w:sz="0" w:space="0" w:color="auto"/>
                <w:right w:val="none" w:sz="0" w:space="0" w:color="auto"/>
              </w:divBdr>
            </w:div>
            <w:div w:id="1725063068">
              <w:marLeft w:val="0"/>
              <w:marRight w:val="0"/>
              <w:marTop w:val="0"/>
              <w:marBottom w:val="0"/>
              <w:divBdr>
                <w:top w:val="none" w:sz="0" w:space="0" w:color="auto"/>
                <w:left w:val="none" w:sz="0" w:space="0" w:color="auto"/>
                <w:bottom w:val="none" w:sz="0" w:space="0" w:color="auto"/>
                <w:right w:val="none" w:sz="0" w:space="0" w:color="auto"/>
              </w:divBdr>
            </w:div>
            <w:div w:id="408188861">
              <w:marLeft w:val="0"/>
              <w:marRight w:val="0"/>
              <w:marTop w:val="0"/>
              <w:marBottom w:val="0"/>
              <w:divBdr>
                <w:top w:val="none" w:sz="0" w:space="0" w:color="auto"/>
                <w:left w:val="none" w:sz="0" w:space="0" w:color="auto"/>
                <w:bottom w:val="none" w:sz="0" w:space="0" w:color="auto"/>
                <w:right w:val="none" w:sz="0" w:space="0" w:color="auto"/>
              </w:divBdr>
            </w:div>
            <w:div w:id="1134061804">
              <w:marLeft w:val="0"/>
              <w:marRight w:val="0"/>
              <w:marTop w:val="0"/>
              <w:marBottom w:val="0"/>
              <w:divBdr>
                <w:top w:val="none" w:sz="0" w:space="0" w:color="auto"/>
                <w:left w:val="none" w:sz="0" w:space="0" w:color="auto"/>
                <w:bottom w:val="none" w:sz="0" w:space="0" w:color="auto"/>
                <w:right w:val="none" w:sz="0" w:space="0" w:color="auto"/>
              </w:divBdr>
            </w:div>
            <w:div w:id="1437091358">
              <w:marLeft w:val="0"/>
              <w:marRight w:val="0"/>
              <w:marTop w:val="0"/>
              <w:marBottom w:val="0"/>
              <w:divBdr>
                <w:top w:val="none" w:sz="0" w:space="0" w:color="auto"/>
                <w:left w:val="none" w:sz="0" w:space="0" w:color="auto"/>
                <w:bottom w:val="none" w:sz="0" w:space="0" w:color="auto"/>
                <w:right w:val="none" w:sz="0" w:space="0" w:color="auto"/>
              </w:divBdr>
            </w:div>
            <w:div w:id="415594150">
              <w:marLeft w:val="0"/>
              <w:marRight w:val="0"/>
              <w:marTop w:val="0"/>
              <w:marBottom w:val="0"/>
              <w:divBdr>
                <w:top w:val="none" w:sz="0" w:space="0" w:color="auto"/>
                <w:left w:val="none" w:sz="0" w:space="0" w:color="auto"/>
                <w:bottom w:val="none" w:sz="0" w:space="0" w:color="auto"/>
                <w:right w:val="none" w:sz="0" w:space="0" w:color="auto"/>
              </w:divBdr>
            </w:div>
            <w:div w:id="1499689597">
              <w:marLeft w:val="0"/>
              <w:marRight w:val="0"/>
              <w:marTop w:val="0"/>
              <w:marBottom w:val="0"/>
              <w:divBdr>
                <w:top w:val="none" w:sz="0" w:space="0" w:color="auto"/>
                <w:left w:val="none" w:sz="0" w:space="0" w:color="auto"/>
                <w:bottom w:val="none" w:sz="0" w:space="0" w:color="auto"/>
                <w:right w:val="none" w:sz="0" w:space="0" w:color="auto"/>
              </w:divBdr>
            </w:div>
            <w:div w:id="1357923669">
              <w:marLeft w:val="0"/>
              <w:marRight w:val="0"/>
              <w:marTop w:val="0"/>
              <w:marBottom w:val="0"/>
              <w:divBdr>
                <w:top w:val="none" w:sz="0" w:space="0" w:color="auto"/>
                <w:left w:val="none" w:sz="0" w:space="0" w:color="auto"/>
                <w:bottom w:val="none" w:sz="0" w:space="0" w:color="auto"/>
                <w:right w:val="none" w:sz="0" w:space="0" w:color="auto"/>
              </w:divBdr>
            </w:div>
            <w:div w:id="1703286620">
              <w:marLeft w:val="0"/>
              <w:marRight w:val="0"/>
              <w:marTop w:val="0"/>
              <w:marBottom w:val="0"/>
              <w:divBdr>
                <w:top w:val="none" w:sz="0" w:space="0" w:color="auto"/>
                <w:left w:val="none" w:sz="0" w:space="0" w:color="auto"/>
                <w:bottom w:val="none" w:sz="0" w:space="0" w:color="auto"/>
                <w:right w:val="none" w:sz="0" w:space="0" w:color="auto"/>
              </w:divBdr>
            </w:div>
            <w:div w:id="967080423">
              <w:marLeft w:val="0"/>
              <w:marRight w:val="0"/>
              <w:marTop w:val="0"/>
              <w:marBottom w:val="0"/>
              <w:divBdr>
                <w:top w:val="none" w:sz="0" w:space="0" w:color="auto"/>
                <w:left w:val="none" w:sz="0" w:space="0" w:color="auto"/>
                <w:bottom w:val="none" w:sz="0" w:space="0" w:color="auto"/>
                <w:right w:val="none" w:sz="0" w:space="0" w:color="auto"/>
              </w:divBdr>
            </w:div>
            <w:div w:id="1348288230">
              <w:marLeft w:val="0"/>
              <w:marRight w:val="0"/>
              <w:marTop w:val="0"/>
              <w:marBottom w:val="0"/>
              <w:divBdr>
                <w:top w:val="none" w:sz="0" w:space="0" w:color="auto"/>
                <w:left w:val="none" w:sz="0" w:space="0" w:color="auto"/>
                <w:bottom w:val="none" w:sz="0" w:space="0" w:color="auto"/>
                <w:right w:val="none" w:sz="0" w:space="0" w:color="auto"/>
              </w:divBdr>
            </w:div>
            <w:div w:id="237252809">
              <w:marLeft w:val="0"/>
              <w:marRight w:val="0"/>
              <w:marTop w:val="0"/>
              <w:marBottom w:val="0"/>
              <w:divBdr>
                <w:top w:val="none" w:sz="0" w:space="0" w:color="auto"/>
                <w:left w:val="none" w:sz="0" w:space="0" w:color="auto"/>
                <w:bottom w:val="none" w:sz="0" w:space="0" w:color="auto"/>
                <w:right w:val="none" w:sz="0" w:space="0" w:color="auto"/>
              </w:divBdr>
            </w:div>
            <w:div w:id="692926531">
              <w:marLeft w:val="0"/>
              <w:marRight w:val="0"/>
              <w:marTop w:val="0"/>
              <w:marBottom w:val="0"/>
              <w:divBdr>
                <w:top w:val="none" w:sz="0" w:space="0" w:color="auto"/>
                <w:left w:val="none" w:sz="0" w:space="0" w:color="auto"/>
                <w:bottom w:val="none" w:sz="0" w:space="0" w:color="auto"/>
                <w:right w:val="none" w:sz="0" w:space="0" w:color="auto"/>
              </w:divBdr>
            </w:div>
            <w:div w:id="2057702366">
              <w:marLeft w:val="0"/>
              <w:marRight w:val="0"/>
              <w:marTop w:val="0"/>
              <w:marBottom w:val="0"/>
              <w:divBdr>
                <w:top w:val="none" w:sz="0" w:space="0" w:color="auto"/>
                <w:left w:val="none" w:sz="0" w:space="0" w:color="auto"/>
                <w:bottom w:val="none" w:sz="0" w:space="0" w:color="auto"/>
                <w:right w:val="none" w:sz="0" w:space="0" w:color="auto"/>
              </w:divBdr>
            </w:div>
            <w:div w:id="1314681811">
              <w:marLeft w:val="0"/>
              <w:marRight w:val="0"/>
              <w:marTop w:val="0"/>
              <w:marBottom w:val="0"/>
              <w:divBdr>
                <w:top w:val="none" w:sz="0" w:space="0" w:color="auto"/>
                <w:left w:val="none" w:sz="0" w:space="0" w:color="auto"/>
                <w:bottom w:val="none" w:sz="0" w:space="0" w:color="auto"/>
                <w:right w:val="none" w:sz="0" w:space="0" w:color="auto"/>
              </w:divBdr>
            </w:div>
            <w:div w:id="411394583">
              <w:marLeft w:val="0"/>
              <w:marRight w:val="0"/>
              <w:marTop w:val="0"/>
              <w:marBottom w:val="0"/>
              <w:divBdr>
                <w:top w:val="none" w:sz="0" w:space="0" w:color="auto"/>
                <w:left w:val="none" w:sz="0" w:space="0" w:color="auto"/>
                <w:bottom w:val="none" w:sz="0" w:space="0" w:color="auto"/>
                <w:right w:val="none" w:sz="0" w:space="0" w:color="auto"/>
              </w:divBdr>
            </w:div>
            <w:div w:id="820385451">
              <w:marLeft w:val="0"/>
              <w:marRight w:val="0"/>
              <w:marTop w:val="0"/>
              <w:marBottom w:val="0"/>
              <w:divBdr>
                <w:top w:val="none" w:sz="0" w:space="0" w:color="auto"/>
                <w:left w:val="none" w:sz="0" w:space="0" w:color="auto"/>
                <w:bottom w:val="none" w:sz="0" w:space="0" w:color="auto"/>
                <w:right w:val="none" w:sz="0" w:space="0" w:color="auto"/>
              </w:divBdr>
            </w:div>
            <w:div w:id="1066344526">
              <w:marLeft w:val="0"/>
              <w:marRight w:val="0"/>
              <w:marTop w:val="0"/>
              <w:marBottom w:val="0"/>
              <w:divBdr>
                <w:top w:val="none" w:sz="0" w:space="0" w:color="auto"/>
                <w:left w:val="none" w:sz="0" w:space="0" w:color="auto"/>
                <w:bottom w:val="none" w:sz="0" w:space="0" w:color="auto"/>
                <w:right w:val="none" w:sz="0" w:space="0" w:color="auto"/>
              </w:divBdr>
            </w:div>
            <w:div w:id="1564952554">
              <w:marLeft w:val="0"/>
              <w:marRight w:val="0"/>
              <w:marTop w:val="0"/>
              <w:marBottom w:val="0"/>
              <w:divBdr>
                <w:top w:val="none" w:sz="0" w:space="0" w:color="auto"/>
                <w:left w:val="none" w:sz="0" w:space="0" w:color="auto"/>
                <w:bottom w:val="none" w:sz="0" w:space="0" w:color="auto"/>
                <w:right w:val="none" w:sz="0" w:space="0" w:color="auto"/>
              </w:divBdr>
            </w:div>
            <w:div w:id="2094163321">
              <w:marLeft w:val="0"/>
              <w:marRight w:val="0"/>
              <w:marTop w:val="0"/>
              <w:marBottom w:val="0"/>
              <w:divBdr>
                <w:top w:val="none" w:sz="0" w:space="0" w:color="auto"/>
                <w:left w:val="none" w:sz="0" w:space="0" w:color="auto"/>
                <w:bottom w:val="none" w:sz="0" w:space="0" w:color="auto"/>
                <w:right w:val="none" w:sz="0" w:space="0" w:color="auto"/>
              </w:divBdr>
            </w:div>
            <w:div w:id="13114687">
              <w:marLeft w:val="0"/>
              <w:marRight w:val="0"/>
              <w:marTop w:val="0"/>
              <w:marBottom w:val="0"/>
              <w:divBdr>
                <w:top w:val="none" w:sz="0" w:space="0" w:color="auto"/>
                <w:left w:val="none" w:sz="0" w:space="0" w:color="auto"/>
                <w:bottom w:val="none" w:sz="0" w:space="0" w:color="auto"/>
                <w:right w:val="none" w:sz="0" w:space="0" w:color="auto"/>
              </w:divBdr>
            </w:div>
            <w:div w:id="61801454">
              <w:marLeft w:val="0"/>
              <w:marRight w:val="0"/>
              <w:marTop w:val="0"/>
              <w:marBottom w:val="0"/>
              <w:divBdr>
                <w:top w:val="none" w:sz="0" w:space="0" w:color="auto"/>
                <w:left w:val="none" w:sz="0" w:space="0" w:color="auto"/>
                <w:bottom w:val="none" w:sz="0" w:space="0" w:color="auto"/>
                <w:right w:val="none" w:sz="0" w:space="0" w:color="auto"/>
              </w:divBdr>
            </w:div>
            <w:div w:id="1253204398">
              <w:marLeft w:val="0"/>
              <w:marRight w:val="0"/>
              <w:marTop w:val="0"/>
              <w:marBottom w:val="0"/>
              <w:divBdr>
                <w:top w:val="none" w:sz="0" w:space="0" w:color="auto"/>
                <w:left w:val="none" w:sz="0" w:space="0" w:color="auto"/>
                <w:bottom w:val="none" w:sz="0" w:space="0" w:color="auto"/>
                <w:right w:val="none" w:sz="0" w:space="0" w:color="auto"/>
              </w:divBdr>
            </w:div>
            <w:div w:id="2071145392">
              <w:marLeft w:val="0"/>
              <w:marRight w:val="0"/>
              <w:marTop w:val="0"/>
              <w:marBottom w:val="0"/>
              <w:divBdr>
                <w:top w:val="none" w:sz="0" w:space="0" w:color="auto"/>
                <w:left w:val="none" w:sz="0" w:space="0" w:color="auto"/>
                <w:bottom w:val="none" w:sz="0" w:space="0" w:color="auto"/>
                <w:right w:val="none" w:sz="0" w:space="0" w:color="auto"/>
              </w:divBdr>
            </w:div>
            <w:div w:id="603269231">
              <w:marLeft w:val="0"/>
              <w:marRight w:val="0"/>
              <w:marTop w:val="0"/>
              <w:marBottom w:val="0"/>
              <w:divBdr>
                <w:top w:val="none" w:sz="0" w:space="0" w:color="auto"/>
                <w:left w:val="none" w:sz="0" w:space="0" w:color="auto"/>
                <w:bottom w:val="none" w:sz="0" w:space="0" w:color="auto"/>
                <w:right w:val="none" w:sz="0" w:space="0" w:color="auto"/>
              </w:divBdr>
            </w:div>
            <w:div w:id="1138838458">
              <w:marLeft w:val="0"/>
              <w:marRight w:val="0"/>
              <w:marTop w:val="0"/>
              <w:marBottom w:val="0"/>
              <w:divBdr>
                <w:top w:val="none" w:sz="0" w:space="0" w:color="auto"/>
                <w:left w:val="none" w:sz="0" w:space="0" w:color="auto"/>
                <w:bottom w:val="none" w:sz="0" w:space="0" w:color="auto"/>
                <w:right w:val="none" w:sz="0" w:space="0" w:color="auto"/>
              </w:divBdr>
            </w:div>
            <w:div w:id="1219054275">
              <w:marLeft w:val="0"/>
              <w:marRight w:val="0"/>
              <w:marTop w:val="0"/>
              <w:marBottom w:val="0"/>
              <w:divBdr>
                <w:top w:val="none" w:sz="0" w:space="0" w:color="auto"/>
                <w:left w:val="none" w:sz="0" w:space="0" w:color="auto"/>
                <w:bottom w:val="none" w:sz="0" w:space="0" w:color="auto"/>
                <w:right w:val="none" w:sz="0" w:space="0" w:color="auto"/>
              </w:divBdr>
            </w:div>
            <w:div w:id="1018116760">
              <w:marLeft w:val="0"/>
              <w:marRight w:val="0"/>
              <w:marTop w:val="0"/>
              <w:marBottom w:val="0"/>
              <w:divBdr>
                <w:top w:val="none" w:sz="0" w:space="0" w:color="auto"/>
                <w:left w:val="none" w:sz="0" w:space="0" w:color="auto"/>
                <w:bottom w:val="none" w:sz="0" w:space="0" w:color="auto"/>
                <w:right w:val="none" w:sz="0" w:space="0" w:color="auto"/>
              </w:divBdr>
            </w:div>
            <w:div w:id="1750302136">
              <w:marLeft w:val="0"/>
              <w:marRight w:val="0"/>
              <w:marTop w:val="0"/>
              <w:marBottom w:val="0"/>
              <w:divBdr>
                <w:top w:val="none" w:sz="0" w:space="0" w:color="auto"/>
                <w:left w:val="none" w:sz="0" w:space="0" w:color="auto"/>
                <w:bottom w:val="none" w:sz="0" w:space="0" w:color="auto"/>
                <w:right w:val="none" w:sz="0" w:space="0" w:color="auto"/>
              </w:divBdr>
            </w:div>
            <w:div w:id="573123852">
              <w:marLeft w:val="0"/>
              <w:marRight w:val="0"/>
              <w:marTop w:val="0"/>
              <w:marBottom w:val="0"/>
              <w:divBdr>
                <w:top w:val="none" w:sz="0" w:space="0" w:color="auto"/>
                <w:left w:val="none" w:sz="0" w:space="0" w:color="auto"/>
                <w:bottom w:val="none" w:sz="0" w:space="0" w:color="auto"/>
                <w:right w:val="none" w:sz="0" w:space="0" w:color="auto"/>
              </w:divBdr>
            </w:div>
            <w:div w:id="1230726005">
              <w:marLeft w:val="0"/>
              <w:marRight w:val="0"/>
              <w:marTop w:val="0"/>
              <w:marBottom w:val="0"/>
              <w:divBdr>
                <w:top w:val="none" w:sz="0" w:space="0" w:color="auto"/>
                <w:left w:val="none" w:sz="0" w:space="0" w:color="auto"/>
                <w:bottom w:val="none" w:sz="0" w:space="0" w:color="auto"/>
                <w:right w:val="none" w:sz="0" w:space="0" w:color="auto"/>
              </w:divBdr>
            </w:div>
            <w:div w:id="447554978">
              <w:marLeft w:val="0"/>
              <w:marRight w:val="0"/>
              <w:marTop w:val="0"/>
              <w:marBottom w:val="0"/>
              <w:divBdr>
                <w:top w:val="none" w:sz="0" w:space="0" w:color="auto"/>
                <w:left w:val="none" w:sz="0" w:space="0" w:color="auto"/>
                <w:bottom w:val="none" w:sz="0" w:space="0" w:color="auto"/>
                <w:right w:val="none" w:sz="0" w:space="0" w:color="auto"/>
              </w:divBdr>
            </w:div>
            <w:div w:id="1560940622">
              <w:marLeft w:val="0"/>
              <w:marRight w:val="0"/>
              <w:marTop w:val="0"/>
              <w:marBottom w:val="0"/>
              <w:divBdr>
                <w:top w:val="none" w:sz="0" w:space="0" w:color="auto"/>
                <w:left w:val="none" w:sz="0" w:space="0" w:color="auto"/>
                <w:bottom w:val="none" w:sz="0" w:space="0" w:color="auto"/>
                <w:right w:val="none" w:sz="0" w:space="0" w:color="auto"/>
              </w:divBdr>
            </w:div>
            <w:div w:id="152183205">
              <w:marLeft w:val="0"/>
              <w:marRight w:val="0"/>
              <w:marTop w:val="0"/>
              <w:marBottom w:val="0"/>
              <w:divBdr>
                <w:top w:val="none" w:sz="0" w:space="0" w:color="auto"/>
                <w:left w:val="none" w:sz="0" w:space="0" w:color="auto"/>
                <w:bottom w:val="none" w:sz="0" w:space="0" w:color="auto"/>
                <w:right w:val="none" w:sz="0" w:space="0" w:color="auto"/>
              </w:divBdr>
            </w:div>
            <w:div w:id="1216352356">
              <w:marLeft w:val="0"/>
              <w:marRight w:val="0"/>
              <w:marTop w:val="0"/>
              <w:marBottom w:val="0"/>
              <w:divBdr>
                <w:top w:val="none" w:sz="0" w:space="0" w:color="auto"/>
                <w:left w:val="none" w:sz="0" w:space="0" w:color="auto"/>
                <w:bottom w:val="none" w:sz="0" w:space="0" w:color="auto"/>
                <w:right w:val="none" w:sz="0" w:space="0" w:color="auto"/>
              </w:divBdr>
            </w:div>
            <w:div w:id="1585719007">
              <w:marLeft w:val="0"/>
              <w:marRight w:val="0"/>
              <w:marTop w:val="0"/>
              <w:marBottom w:val="0"/>
              <w:divBdr>
                <w:top w:val="none" w:sz="0" w:space="0" w:color="auto"/>
                <w:left w:val="none" w:sz="0" w:space="0" w:color="auto"/>
                <w:bottom w:val="none" w:sz="0" w:space="0" w:color="auto"/>
                <w:right w:val="none" w:sz="0" w:space="0" w:color="auto"/>
              </w:divBdr>
            </w:div>
            <w:div w:id="1202748919">
              <w:marLeft w:val="0"/>
              <w:marRight w:val="0"/>
              <w:marTop w:val="0"/>
              <w:marBottom w:val="0"/>
              <w:divBdr>
                <w:top w:val="none" w:sz="0" w:space="0" w:color="auto"/>
                <w:left w:val="none" w:sz="0" w:space="0" w:color="auto"/>
                <w:bottom w:val="none" w:sz="0" w:space="0" w:color="auto"/>
                <w:right w:val="none" w:sz="0" w:space="0" w:color="auto"/>
              </w:divBdr>
            </w:div>
            <w:div w:id="724254504">
              <w:marLeft w:val="0"/>
              <w:marRight w:val="0"/>
              <w:marTop w:val="0"/>
              <w:marBottom w:val="0"/>
              <w:divBdr>
                <w:top w:val="none" w:sz="0" w:space="0" w:color="auto"/>
                <w:left w:val="none" w:sz="0" w:space="0" w:color="auto"/>
                <w:bottom w:val="none" w:sz="0" w:space="0" w:color="auto"/>
                <w:right w:val="none" w:sz="0" w:space="0" w:color="auto"/>
              </w:divBdr>
            </w:div>
            <w:div w:id="1813523651">
              <w:marLeft w:val="0"/>
              <w:marRight w:val="0"/>
              <w:marTop w:val="0"/>
              <w:marBottom w:val="0"/>
              <w:divBdr>
                <w:top w:val="none" w:sz="0" w:space="0" w:color="auto"/>
                <w:left w:val="none" w:sz="0" w:space="0" w:color="auto"/>
                <w:bottom w:val="none" w:sz="0" w:space="0" w:color="auto"/>
                <w:right w:val="none" w:sz="0" w:space="0" w:color="auto"/>
              </w:divBdr>
            </w:div>
            <w:div w:id="967053475">
              <w:marLeft w:val="0"/>
              <w:marRight w:val="0"/>
              <w:marTop w:val="0"/>
              <w:marBottom w:val="0"/>
              <w:divBdr>
                <w:top w:val="none" w:sz="0" w:space="0" w:color="auto"/>
                <w:left w:val="none" w:sz="0" w:space="0" w:color="auto"/>
                <w:bottom w:val="none" w:sz="0" w:space="0" w:color="auto"/>
                <w:right w:val="none" w:sz="0" w:space="0" w:color="auto"/>
              </w:divBdr>
            </w:div>
            <w:div w:id="1228104002">
              <w:marLeft w:val="0"/>
              <w:marRight w:val="0"/>
              <w:marTop w:val="0"/>
              <w:marBottom w:val="0"/>
              <w:divBdr>
                <w:top w:val="none" w:sz="0" w:space="0" w:color="auto"/>
                <w:left w:val="none" w:sz="0" w:space="0" w:color="auto"/>
                <w:bottom w:val="none" w:sz="0" w:space="0" w:color="auto"/>
                <w:right w:val="none" w:sz="0" w:space="0" w:color="auto"/>
              </w:divBdr>
            </w:div>
            <w:div w:id="998381721">
              <w:marLeft w:val="0"/>
              <w:marRight w:val="0"/>
              <w:marTop w:val="0"/>
              <w:marBottom w:val="0"/>
              <w:divBdr>
                <w:top w:val="none" w:sz="0" w:space="0" w:color="auto"/>
                <w:left w:val="none" w:sz="0" w:space="0" w:color="auto"/>
                <w:bottom w:val="none" w:sz="0" w:space="0" w:color="auto"/>
                <w:right w:val="none" w:sz="0" w:space="0" w:color="auto"/>
              </w:divBdr>
            </w:div>
            <w:div w:id="795442428">
              <w:marLeft w:val="0"/>
              <w:marRight w:val="0"/>
              <w:marTop w:val="0"/>
              <w:marBottom w:val="0"/>
              <w:divBdr>
                <w:top w:val="none" w:sz="0" w:space="0" w:color="auto"/>
                <w:left w:val="none" w:sz="0" w:space="0" w:color="auto"/>
                <w:bottom w:val="none" w:sz="0" w:space="0" w:color="auto"/>
                <w:right w:val="none" w:sz="0" w:space="0" w:color="auto"/>
              </w:divBdr>
            </w:div>
            <w:div w:id="79068289">
              <w:marLeft w:val="0"/>
              <w:marRight w:val="0"/>
              <w:marTop w:val="0"/>
              <w:marBottom w:val="0"/>
              <w:divBdr>
                <w:top w:val="none" w:sz="0" w:space="0" w:color="auto"/>
                <w:left w:val="none" w:sz="0" w:space="0" w:color="auto"/>
                <w:bottom w:val="none" w:sz="0" w:space="0" w:color="auto"/>
                <w:right w:val="none" w:sz="0" w:space="0" w:color="auto"/>
              </w:divBdr>
            </w:div>
            <w:div w:id="133987988">
              <w:marLeft w:val="0"/>
              <w:marRight w:val="0"/>
              <w:marTop w:val="0"/>
              <w:marBottom w:val="0"/>
              <w:divBdr>
                <w:top w:val="none" w:sz="0" w:space="0" w:color="auto"/>
                <w:left w:val="none" w:sz="0" w:space="0" w:color="auto"/>
                <w:bottom w:val="none" w:sz="0" w:space="0" w:color="auto"/>
                <w:right w:val="none" w:sz="0" w:space="0" w:color="auto"/>
              </w:divBdr>
            </w:div>
            <w:div w:id="389116149">
              <w:marLeft w:val="0"/>
              <w:marRight w:val="0"/>
              <w:marTop w:val="0"/>
              <w:marBottom w:val="0"/>
              <w:divBdr>
                <w:top w:val="none" w:sz="0" w:space="0" w:color="auto"/>
                <w:left w:val="none" w:sz="0" w:space="0" w:color="auto"/>
                <w:bottom w:val="none" w:sz="0" w:space="0" w:color="auto"/>
                <w:right w:val="none" w:sz="0" w:space="0" w:color="auto"/>
              </w:divBdr>
            </w:div>
            <w:div w:id="114950839">
              <w:marLeft w:val="0"/>
              <w:marRight w:val="0"/>
              <w:marTop w:val="0"/>
              <w:marBottom w:val="0"/>
              <w:divBdr>
                <w:top w:val="none" w:sz="0" w:space="0" w:color="auto"/>
                <w:left w:val="none" w:sz="0" w:space="0" w:color="auto"/>
                <w:bottom w:val="none" w:sz="0" w:space="0" w:color="auto"/>
                <w:right w:val="none" w:sz="0" w:space="0" w:color="auto"/>
              </w:divBdr>
            </w:div>
            <w:div w:id="819619639">
              <w:marLeft w:val="0"/>
              <w:marRight w:val="0"/>
              <w:marTop w:val="0"/>
              <w:marBottom w:val="0"/>
              <w:divBdr>
                <w:top w:val="none" w:sz="0" w:space="0" w:color="auto"/>
                <w:left w:val="none" w:sz="0" w:space="0" w:color="auto"/>
                <w:bottom w:val="none" w:sz="0" w:space="0" w:color="auto"/>
                <w:right w:val="none" w:sz="0" w:space="0" w:color="auto"/>
              </w:divBdr>
            </w:div>
            <w:div w:id="1163667441">
              <w:marLeft w:val="0"/>
              <w:marRight w:val="0"/>
              <w:marTop w:val="0"/>
              <w:marBottom w:val="0"/>
              <w:divBdr>
                <w:top w:val="none" w:sz="0" w:space="0" w:color="auto"/>
                <w:left w:val="none" w:sz="0" w:space="0" w:color="auto"/>
                <w:bottom w:val="none" w:sz="0" w:space="0" w:color="auto"/>
                <w:right w:val="none" w:sz="0" w:space="0" w:color="auto"/>
              </w:divBdr>
            </w:div>
            <w:div w:id="1351685399">
              <w:marLeft w:val="0"/>
              <w:marRight w:val="0"/>
              <w:marTop w:val="0"/>
              <w:marBottom w:val="0"/>
              <w:divBdr>
                <w:top w:val="none" w:sz="0" w:space="0" w:color="auto"/>
                <w:left w:val="none" w:sz="0" w:space="0" w:color="auto"/>
                <w:bottom w:val="none" w:sz="0" w:space="0" w:color="auto"/>
                <w:right w:val="none" w:sz="0" w:space="0" w:color="auto"/>
              </w:divBdr>
            </w:div>
            <w:div w:id="783118103">
              <w:marLeft w:val="0"/>
              <w:marRight w:val="0"/>
              <w:marTop w:val="0"/>
              <w:marBottom w:val="0"/>
              <w:divBdr>
                <w:top w:val="none" w:sz="0" w:space="0" w:color="auto"/>
                <w:left w:val="none" w:sz="0" w:space="0" w:color="auto"/>
                <w:bottom w:val="none" w:sz="0" w:space="0" w:color="auto"/>
                <w:right w:val="none" w:sz="0" w:space="0" w:color="auto"/>
              </w:divBdr>
            </w:div>
            <w:div w:id="2136025575">
              <w:marLeft w:val="0"/>
              <w:marRight w:val="0"/>
              <w:marTop w:val="0"/>
              <w:marBottom w:val="0"/>
              <w:divBdr>
                <w:top w:val="none" w:sz="0" w:space="0" w:color="auto"/>
                <w:left w:val="none" w:sz="0" w:space="0" w:color="auto"/>
                <w:bottom w:val="none" w:sz="0" w:space="0" w:color="auto"/>
                <w:right w:val="none" w:sz="0" w:space="0" w:color="auto"/>
              </w:divBdr>
            </w:div>
            <w:div w:id="376441081">
              <w:marLeft w:val="0"/>
              <w:marRight w:val="0"/>
              <w:marTop w:val="0"/>
              <w:marBottom w:val="0"/>
              <w:divBdr>
                <w:top w:val="none" w:sz="0" w:space="0" w:color="auto"/>
                <w:left w:val="none" w:sz="0" w:space="0" w:color="auto"/>
                <w:bottom w:val="none" w:sz="0" w:space="0" w:color="auto"/>
                <w:right w:val="none" w:sz="0" w:space="0" w:color="auto"/>
              </w:divBdr>
            </w:div>
            <w:div w:id="1283029968">
              <w:marLeft w:val="0"/>
              <w:marRight w:val="0"/>
              <w:marTop w:val="0"/>
              <w:marBottom w:val="0"/>
              <w:divBdr>
                <w:top w:val="none" w:sz="0" w:space="0" w:color="auto"/>
                <w:left w:val="none" w:sz="0" w:space="0" w:color="auto"/>
                <w:bottom w:val="none" w:sz="0" w:space="0" w:color="auto"/>
                <w:right w:val="none" w:sz="0" w:space="0" w:color="auto"/>
              </w:divBdr>
            </w:div>
            <w:div w:id="189031299">
              <w:marLeft w:val="0"/>
              <w:marRight w:val="0"/>
              <w:marTop w:val="0"/>
              <w:marBottom w:val="0"/>
              <w:divBdr>
                <w:top w:val="none" w:sz="0" w:space="0" w:color="auto"/>
                <w:left w:val="none" w:sz="0" w:space="0" w:color="auto"/>
                <w:bottom w:val="none" w:sz="0" w:space="0" w:color="auto"/>
                <w:right w:val="none" w:sz="0" w:space="0" w:color="auto"/>
              </w:divBdr>
            </w:div>
            <w:div w:id="903183707">
              <w:marLeft w:val="0"/>
              <w:marRight w:val="0"/>
              <w:marTop w:val="0"/>
              <w:marBottom w:val="0"/>
              <w:divBdr>
                <w:top w:val="none" w:sz="0" w:space="0" w:color="auto"/>
                <w:left w:val="none" w:sz="0" w:space="0" w:color="auto"/>
                <w:bottom w:val="none" w:sz="0" w:space="0" w:color="auto"/>
                <w:right w:val="none" w:sz="0" w:space="0" w:color="auto"/>
              </w:divBdr>
            </w:div>
            <w:div w:id="1156992797">
              <w:marLeft w:val="0"/>
              <w:marRight w:val="0"/>
              <w:marTop w:val="0"/>
              <w:marBottom w:val="0"/>
              <w:divBdr>
                <w:top w:val="none" w:sz="0" w:space="0" w:color="auto"/>
                <w:left w:val="none" w:sz="0" w:space="0" w:color="auto"/>
                <w:bottom w:val="none" w:sz="0" w:space="0" w:color="auto"/>
                <w:right w:val="none" w:sz="0" w:space="0" w:color="auto"/>
              </w:divBdr>
            </w:div>
            <w:div w:id="403645635">
              <w:marLeft w:val="0"/>
              <w:marRight w:val="0"/>
              <w:marTop w:val="0"/>
              <w:marBottom w:val="0"/>
              <w:divBdr>
                <w:top w:val="none" w:sz="0" w:space="0" w:color="auto"/>
                <w:left w:val="none" w:sz="0" w:space="0" w:color="auto"/>
                <w:bottom w:val="none" w:sz="0" w:space="0" w:color="auto"/>
                <w:right w:val="none" w:sz="0" w:space="0" w:color="auto"/>
              </w:divBdr>
            </w:div>
            <w:div w:id="1673988983">
              <w:marLeft w:val="0"/>
              <w:marRight w:val="0"/>
              <w:marTop w:val="0"/>
              <w:marBottom w:val="0"/>
              <w:divBdr>
                <w:top w:val="none" w:sz="0" w:space="0" w:color="auto"/>
                <w:left w:val="none" w:sz="0" w:space="0" w:color="auto"/>
                <w:bottom w:val="none" w:sz="0" w:space="0" w:color="auto"/>
                <w:right w:val="none" w:sz="0" w:space="0" w:color="auto"/>
              </w:divBdr>
            </w:div>
            <w:div w:id="1352683840">
              <w:marLeft w:val="0"/>
              <w:marRight w:val="0"/>
              <w:marTop w:val="0"/>
              <w:marBottom w:val="0"/>
              <w:divBdr>
                <w:top w:val="none" w:sz="0" w:space="0" w:color="auto"/>
                <w:left w:val="none" w:sz="0" w:space="0" w:color="auto"/>
                <w:bottom w:val="none" w:sz="0" w:space="0" w:color="auto"/>
                <w:right w:val="none" w:sz="0" w:space="0" w:color="auto"/>
              </w:divBdr>
            </w:div>
            <w:div w:id="438961641">
              <w:marLeft w:val="0"/>
              <w:marRight w:val="0"/>
              <w:marTop w:val="0"/>
              <w:marBottom w:val="0"/>
              <w:divBdr>
                <w:top w:val="none" w:sz="0" w:space="0" w:color="auto"/>
                <w:left w:val="none" w:sz="0" w:space="0" w:color="auto"/>
                <w:bottom w:val="none" w:sz="0" w:space="0" w:color="auto"/>
                <w:right w:val="none" w:sz="0" w:space="0" w:color="auto"/>
              </w:divBdr>
            </w:div>
            <w:div w:id="1209957238">
              <w:marLeft w:val="0"/>
              <w:marRight w:val="0"/>
              <w:marTop w:val="0"/>
              <w:marBottom w:val="0"/>
              <w:divBdr>
                <w:top w:val="none" w:sz="0" w:space="0" w:color="auto"/>
                <w:left w:val="none" w:sz="0" w:space="0" w:color="auto"/>
                <w:bottom w:val="none" w:sz="0" w:space="0" w:color="auto"/>
                <w:right w:val="none" w:sz="0" w:space="0" w:color="auto"/>
              </w:divBdr>
            </w:div>
            <w:div w:id="244657614">
              <w:marLeft w:val="0"/>
              <w:marRight w:val="0"/>
              <w:marTop w:val="0"/>
              <w:marBottom w:val="0"/>
              <w:divBdr>
                <w:top w:val="none" w:sz="0" w:space="0" w:color="auto"/>
                <w:left w:val="none" w:sz="0" w:space="0" w:color="auto"/>
                <w:bottom w:val="none" w:sz="0" w:space="0" w:color="auto"/>
                <w:right w:val="none" w:sz="0" w:space="0" w:color="auto"/>
              </w:divBdr>
            </w:div>
            <w:div w:id="1577275733">
              <w:marLeft w:val="0"/>
              <w:marRight w:val="0"/>
              <w:marTop w:val="0"/>
              <w:marBottom w:val="0"/>
              <w:divBdr>
                <w:top w:val="none" w:sz="0" w:space="0" w:color="auto"/>
                <w:left w:val="none" w:sz="0" w:space="0" w:color="auto"/>
                <w:bottom w:val="none" w:sz="0" w:space="0" w:color="auto"/>
                <w:right w:val="none" w:sz="0" w:space="0" w:color="auto"/>
              </w:divBdr>
            </w:div>
            <w:div w:id="1342900884">
              <w:marLeft w:val="0"/>
              <w:marRight w:val="0"/>
              <w:marTop w:val="0"/>
              <w:marBottom w:val="0"/>
              <w:divBdr>
                <w:top w:val="none" w:sz="0" w:space="0" w:color="auto"/>
                <w:left w:val="none" w:sz="0" w:space="0" w:color="auto"/>
                <w:bottom w:val="none" w:sz="0" w:space="0" w:color="auto"/>
                <w:right w:val="none" w:sz="0" w:space="0" w:color="auto"/>
              </w:divBdr>
            </w:div>
            <w:div w:id="1755206574">
              <w:marLeft w:val="0"/>
              <w:marRight w:val="0"/>
              <w:marTop w:val="0"/>
              <w:marBottom w:val="0"/>
              <w:divBdr>
                <w:top w:val="none" w:sz="0" w:space="0" w:color="auto"/>
                <w:left w:val="none" w:sz="0" w:space="0" w:color="auto"/>
                <w:bottom w:val="none" w:sz="0" w:space="0" w:color="auto"/>
                <w:right w:val="none" w:sz="0" w:space="0" w:color="auto"/>
              </w:divBdr>
            </w:div>
            <w:div w:id="1719041446">
              <w:marLeft w:val="0"/>
              <w:marRight w:val="0"/>
              <w:marTop w:val="0"/>
              <w:marBottom w:val="0"/>
              <w:divBdr>
                <w:top w:val="none" w:sz="0" w:space="0" w:color="auto"/>
                <w:left w:val="none" w:sz="0" w:space="0" w:color="auto"/>
                <w:bottom w:val="none" w:sz="0" w:space="0" w:color="auto"/>
                <w:right w:val="none" w:sz="0" w:space="0" w:color="auto"/>
              </w:divBdr>
            </w:div>
            <w:div w:id="1833527928">
              <w:marLeft w:val="0"/>
              <w:marRight w:val="0"/>
              <w:marTop w:val="0"/>
              <w:marBottom w:val="0"/>
              <w:divBdr>
                <w:top w:val="none" w:sz="0" w:space="0" w:color="auto"/>
                <w:left w:val="none" w:sz="0" w:space="0" w:color="auto"/>
                <w:bottom w:val="none" w:sz="0" w:space="0" w:color="auto"/>
                <w:right w:val="none" w:sz="0" w:space="0" w:color="auto"/>
              </w:divBdr>
            </w:div>
            <w:div w:id="714885874">
              <w:marLeft w:val="0"/>
              <w:marRight w:val="0"/>
              <w:marTop w:val="0"/>
              <w:marBottom w:val="0"/>
              <w:divBdr>
                <w:top w:val="none" w:sz="0" w:space="0" w:color="auto"/>
                <w:left w:val="none" w:sz="0" w:space="0" w:color="auto"/>
                <w:bottom w:val="none" w:sz="0" w:space="0" w:color="auto"/>
                <w:right w:val="none" w:sz="0" w:space="0" w:color="auto"/>
              </w:divBdr>
            </w:div>
            <w:div w:id="1196389551">
              <w:marLeft w:val="0"/>
              <w:marRight w:val="0"/>
              <w:marTop w:val="0"/>
              <w:marBottom w:val="0"/>
              <w:divBdr>
                <w:top w:val="none" w:sz="0" w:space="0" w:color="auto"/>
                <w:left w:val="none" w:sz="0" w:space="0" w:color="auto"/>
                <w:bottom w:val="none" w:sz="0" w:space="0" w:color="auto"/>
                <w:right w:val="none" w:sz="0" w:space="0" w:color="auto"/>
              </w:divBdr>
            </w:div>
            <w:div w:id="410321669">
              <w:marLeft w:val="0"/>
              <w:marRight w:val="0"/>
              <w:marTop w:val="0"/>
              <w:marBottom w:val="0"/>
              <w:divBdr>
                <w:top w:val="none" w:sz="0" w:space="0" w:color="auto"/>
                <w:left w:val="none" w:sz="0" w:space="0" w:color="auto"/>
                <w:bottom w:val="none" w:sz="0" w:space="0" w:color="auto"/>
                <w:right w:val="none" w:sz="0" w:space="0" w:color="auto"/>
              </w:divBdr>
            </w:div>
            <w:div w:id="1396663107">
              <w:marLeft w:val="0"/>
              <w:marRight w:val="0"/>
              <w:marTop w:val="0"/>
              <w:marBottom w:val="0"/>
              <w:divBdr>
                <w:top w:val="none" w:sz="0" w:space="0" w:color="auto"/>
                <w:left w:val="none" w:sz="0" w:space="0" w:color="auto"/>
                <w:bottom w:val="none" w:sz="0" w:space="0" w:color="auto"/>
                <w:right w:val="none" w:sz="0" w:space="0" w:color="auto"/>
              </w:divBdr>
            </w:div>
            <w:div w:id="567037313">
              <w:marLeft w:val="0"/>
              <w:marRight w:val="0"/>
              <w:marTop w:val="0"/>
              <w:marBottom w:val="0"/>
              <w:divBdr>
                <w:top w:val="none" w:sz="0" w:space="0" w:color="auto"/>
                <w:left w:val="none" w:sz="0" w:space="0" w:color="auto"/>
                <w:bottom w:val="none" w:sz="0" w:space="0" w:color="auto"/>
                <w:right w:val="none" w:sz="0" w:space="0" w:color="auto"/>
              </w:divBdr>
            </w:div>
            <w:div w:id="1917931312">
              <w:marLeft w:val="0"/>
              <w:marRight w:val="0"/>
              <w:marTop w:val="0"/>
              <w:marBottom w:val="0"/>
              <w:divBdr>
                <w:top w:val="none" w:sz="0" w:space="0" w:color="auto"/>
                <w:left w:val="none" w:sz="0" w:space="0" w:color="auto"/>
                <w:bottom w:val="none" w:sz="0" w:space="0" w:color="auto"/>
                <w:right w:val="none" w:sz="0" w:space="0" w:color="auto"/>
              </w:divBdr>
            </w:div>
            <w:div w:id="88308424">
              <w:marLeft w:val="0"/>
              <w:marRight w:val="0"/>
              <w:marTop w:val="0"/>
              <w:marBottom w:val="0"/>
              <w:divBdr>
                <w:top w:val="none" w:sz="0" w:space="0" w:color="auto"/>
                <w:left w:val="none" w:sz="0" w:space="0" w:color="auto"/>
                <w:bottom w:val="none" w:sz="0" w:space="0" w:color="auto"/>
                <w:right w:val="none" w:sz="0" w:space="0" w:color="auto"/>
              </w:divBdr>
            </w:div>
            <w:div w:id="134370950">
              <w:marLeft w:val="0"/>
              <w:marRight w:val="0"/>
              <w:marTop w:val="0"/>
              <w:marBottom w:val="0"/>
              <w:divBdr>
                <w:top w:val="none" w:sz="0" w:space="0" w:color="auto"/>
                <w:left w:val="none" w:sz="0" w:space="0" w:color="auto"/>
                <w:bottom w:val="none" w:sz="0" w:space="0" w:color="auto"/>
                <w:right w:val="none" w:sz="0" w:space="0" w:color="auto"/>
              </w:divBdr>
            </w:div>
            <w:div w:id="76249180">
              <w:marLeft w:val="0"/>
              <w:marRight w:val="0"/>
              <w:marTop w:val="0"/>
              <w:marBottom w:val="0"/>
              <w:divBdr>
                <w:top w:val="none" w:sz="0" w:space="0" w:color="auto"/>
                <w:left w:val="none" w:sz="0" w:space="0" w:color="auto"/>
                <w:bottom w:val="none" w:sz="0" w:space="0" w:color="auto"/>
                <w:right w:val="none" w:sz="0" w:space="0" w:color="auto"/>
              </w:divBdr>
            </w:div>
            <w:div w:id="94521812">
              <w:marLeft w:val="0"/>
              <w:marRight w:val="0"/>
              <w:marTop w:val="0"/>
              <w:marBottom w:val="0"/>
              <w:divBdr>
                <w:top w:val="none" w:sz="0" w:space="0" w:color="auto"/>
                <w:left w:val="none" w:sz="0" w:space="0" w:color="auto"/>
                <w:bottom w:val="none" w:sz="0" w:space="0" w:color="auto"/>
                <w:right w:val="none" w:sz="0" w:space="0" w:color="auto"/>
              </w:divBdr>
            </w:div>
            <w:div w:id="1855146760">
              <w:marLeft w:val="0"/>
              <w:marRight w:val="0"/>
              <w:marTop w:val="0"/>
              <w:marBottom w:val="0"/>
              <w:divBdr>
                <w:top w:val="none" w:sz="0" w:space="0" w:color="auto"/>
                <w:left w:val="none" w:sz="0" w:space="0" w:color="auto"/>
                <w:bottom w:val="none" w:sz="0" w:space="0" w:color="auto"/>
                <w:right w:val="none" w:sz="0" w:space="0" w:color="auto"/>
              </w:divBdr>
            </w:div>
            <w:div w:id="146436266">
              <w:marLeft w:val="0"/>
              <w:marRight w:val="0"/>
              <w:marTop w:val="0"/>
              <w:marBottom w:val="0"/>
              <w:divBdr>
                <w:top w:val="none" w:sz="0" w:space="0" w:color="auto"/>
                <w:left w:val="none" w:sz="0" w:space="0" w:color="auto"/>
                <w:bottom w:val="none" w:sz="0" w:space="0" w:color="auto"/>
                <w:right w:val="none" w:sz="0" w:space="0" w:color="auto"/>
              </w:divBdr>
            </w:div>
            <w:div w:id="1465847142">
              <w:marLeft w:val="0"/>
              <w:marRight w:val="0"/>
              <w:marTop w:val="0"/>
              <w:marBottom w:val="0"/>
              <w:divBdr>
                <w:top w:val="none" w:sz="0" w:space="0" w:color="auto"/>
                <w:left w:val="none" w:sz="0" w:space="0" w:color="auto"/>
                <w:bottom w:val="none" w:sz="0" w:space="0" w:color="auto"/>
                <w:right w:val="none" w:sz="0" w:space="0" w:color="auto"/>
              </w:divBdr>
            </w:div>
            <w:div w:id="151141694">
              <w:marLeft w:val="0"/>
              <w:marRight w:val="0"/>
              <w:marTop w:val="0"/>
              <w:marBottom w:val="0"/>
              <w:divBdr>
                <w:top w:val="none" w:sz="0" w:space="0" w:color="auto"/>
                <w:left w:val="none" w:sz="0" w:space="0" w:color="auto"/>
                <w:bottom w:val="none" w:sz="0" w:space="0" w:color="auto"/>
                <w:right w:val="none" w:sz="0" w:space="0" w:color="auto"/>
              </w:divBdr>
            </w:div>
            <w:div w:id="400905615">
              <w:marLeft w:val="0"/>
              <w:marRight w:val="0"/>
              <w:marTop w:val="0"/>
              <w:marBottom w:val="0"/>
              <w:divBdr>
                <w:top w:val="none" w:sz="0" w:space="0" w:color="auto"/>
                <w:left w:val="none" w:sz="0" w:space="0" w:color="auto"/>
                <w:bottom w:val="none" w:sz="0" w:space="0" w:color="auto"/>
                <w:right w:val="none" w:sz="0" w:space="0" w:color="auto"/>
              </w:divBdr>
            </w:div>
            <w:div w:id="29190227">
              <w:marLeft w:val="0"/>
              <w:marRight w:val="0"/>
              <w:marTop w:val="0"/>
              <w:marBottom w:val="0"/>
              <w:divBdr>
                <w:top w:val="none" w:sz="0" w:space="0" w:color="auto"/>
                <w:left w:val="none" w:sz="0" w:space="0" w:color="auto"/>
                <w:bottom w:val="none" w:sz="0" w:space="0" w:color="auto"/>
                <w:right w:val="none" w:sz="0" w:space="0" w:color="auto"/>
              </w:divBdr>
            </w:div>
            <w:div w:id="1416441758">
              <w:marLeft w:val="0"/>
              <w:marRight w:val="0"/>
              <w:marTop w:val="0"/>
              <w:marBottom w:val="0"/>
              <w:divBdr>
                <w:top w:val="none" w:sz="0" w:space="0" w:color="auto"/>
                <w:left w:val="none" w:sz="0" w:space="0" w:color="auto"/>
                <w:bottom w:val="none" w:sz="0" w:space="0" w:color="auto"/>
                <w:right w:val="none" w:sz="0" w:space="0" w:color="auto"/>
              </w:divBdr>
            </w:div>
            <w:div w:id="1655328008">
              <w:marLeft w:val="0"/>
              <w:marRight w:val="0"/>
              <w:marTop w:val="0"/>
              <w:marBottom w:val="0"/>
              <w:divBdr>
                <w:top w:val="none" w:sz="0" w:space="0" w:color="auto"/>
                <w:left w:val="none" w:sz="0" w:space="0" w:color="auto"/>
                <w:bottom w:val="none" w:sz="0" w:space="0" w:color="auto"/>
                <w:right w:val="none" w:sz="0" w:space="0" w:color="auto"/>
              </w:divBdr>
            </w:div>
            <w:div w:id="1569923805">
              <w:marLeft w:val="0"/>
              <w:marRight w:val="0"/>
              <w:marTop w:val="0"/>
              <w:marBottom w:val="0"/>
              <w:divBdr>
                <w:top w:val="none" w:sz="0" w:space="0" w:color="auto"/>
                <w:left w:val="none" w:sz="0" w:space="0" w:color="auto"/>
                <w:bottom w:val="none" w:sz="0" w:space="0" w:color="auto"/>
                <w:right w:val="none" w:sz="0" w:space="0" w:color="auto"/>
              </w:divBdr>
            </w:div>
            <w:div w:id="71512880">
              <w:marLeft w:val="0"/>
              <w:marRight w:val="0"/>
              <w:marTop w:val="0"/>
              <w:marBottom w:val="0"/>
              <w:divBdr>
                <w:top w:val="none" w:sz="0" w:space="0" w:color="auto"/>
                <w:left w:val="none" w:sz="0" w:space="0" w:color="auto"/>
                <w:bottom w:val="none" w:sz="0" w:space="0" w:color="auto"/>
                <w:right w:val="none" w:sz="0" w:space="0" w:color="auto"/>
              </w:divBdr>
            </w:div>
            <w:div w:id="1283684461">
              <w:marLeft w:val="0"/>
              <w:marRight w:val="0"/>
              <w:marTop w:val="0"/>
              <w:marBottom w:val="0"/>
              <w:divBdr>
                <w:top w:val="none" w:sz="0" w:space="0" w:color="auto"/>
                <w:left w:val="none" w:sz="0" w:space="0" w:color="auto"/>
                <w:bottom w:val="none" w:sz="0" w:space="0" w:color="auto"/>
                <w:right w:val="none" w:sz="0" w:space="0" w:color="auto"/>
              </w:divBdr>
            </w:div>
            <w:div w:id="344867966">
              <w:marLeft w:val="0"/>
              <w:marRight w:val="0"/>
              <w:marTop w:val="0"/>
              <w:marBottom w:val="0"/>
              <w:divBdr>
                <w:top w:val="none" w:sz="0" w:space="0" w:color="auto"/>
                <w:left w:val="none" w:sz="0" w:space="0" w:color="auto"/>
                <w:bottom w:val="none" w:sz="0" w:space="0" w:color="auto"/>
                <w:right w:val="none" w:sz="0" w:space="0" w:color="auto"/>
              </w:divBdr>
            </w:div>
            <w:div w:id="617183518">
              <w:marLeft w:val="0"/>
              <w:marRight w:val="0"/>
              <w:marTop w:val="0"/>
              <w:marBottom w:val="0"/>
              <w:divBdr>
                <w:top w:val="none" w:sz="0" w:space="0" w:color="auto"/>
                <w:left w:val="none" w:sz="0" w:space="0" w:color="auto"/>
                <w:bottom w:val="none" w:sz="0" w:space="0" w:color="auto"/>
                <w:right w:val="none" w:sz="0" w:space="0" w:color="auto"/>
              </w:divBdr>
            </w:div>
            <w:div w:id="616759636">
              <w:marLeft w:val="0"/>
              <w:marRight w:val="0"/>
              <w:marTop w:val="0"/>
              <w:marBottom w:val="0"/>
              <w:divBdr>
                <w:top w:val="none" w:sz="0" w:space="0" w:color="auto"/>
                <w:left w:val="none" w:sz="0" w:space="0" w:color="auto"/>
                <w:bottom w:val="none" w:sz="0" w:space="0" w:color="auto"/>
                <w:right w:val="none" w:sz="0" w:space="0" w:color="auto"/>
              </w:divBdr>
            </w:div>
            <w:div w:id="10228014">
              <w:marLeft w:val="0"/>
              <w:marRight w:val="0"/>
              <w:marTop w:val="0"/>
              <w:marBottom w:val="0"/>
              <w:divBdr>
                <w:top w:val="none" w:sz="0" w:space="0" w:color="auto"/>
                <w:left w:val="none" w:sz="0" w:space="0" w:color="auto"/>
                <w:bottom w:val="none" w:sz="0" w:space="0" w:color="auto"/>
                <w:right w:val="none" w:sz="0" w:space="0" w:color="auto"/>
              </w:divBdr>
            </w:div>
            <w:div w:id="270747797">
              <w:marLeft w:val="0"/>
              <w:marRight w:val="0"/>
              <w:marTop w:val="0"/>
              <w:marBottom w:val="0"/>
              <w:divBdr>
                <w:top w:val="none" w:sz="0" w:space="0" w:color="auto"/>
                <w:left w:val="none" w:sz="0" w:space="0" w:color="auto"/>
                <w:bottom w:val="none" w:sz="0" w:space="0" w:color="auto"/>
                <w:right w:val="none" w:sz="0" w:space="0" w:color="auto"/>
              </w:divBdr>
            </w:div>
            <w:div w:id="335958355">
              <w:marLeft w:val="0"/>
              <w:marRight w:val="0"/>
              <w:marTop w:val="0"/>
              <w:marBottom w:val="0"/>
              <w:divBdr>
                <w:top w:val="none" w:sz="0" w:space="0" w:color="auto"/>
                <w:left w:val="none" w:sz="0" w:space="0" w:color="auto"/>
                <w:bottom w:val="none" w:sz="0" w:space="0" w:color="auto"/>
                <w:right w:val="none" w:sz="0" w:space="0" w:color="auto"/>
              </w:divBdr>
            </w:div>
            <w:div w:id="181673376">
              <w:marLeft w:val="0"/>
              <w:marRight w:val="0"/>
              <w:marTop w:val="0"/>
              <w:marBottom w:val="0"/>
              <w:divBdr>
                <w:top w:val="none" w:sz="0" w:space="0" w:color="auto"/>
                <w:left w:val="none" w:sz="0" w:space="0" w:color="auto"/>
                <w:bottom w:val="none" w:sz="0" w:space="0" w:color="auto"/>
                <w:right w:val="none" w:sz="0" w:space="0" w:color="auto"/>
              </w:divBdr>
            </w:div>
            <w:div w:id="234246371">
              <w:marLeft w:val="0"/>
              <w:marRight w:val="0"/>
              <w:marTop w:val="0"/>
              <w:marBottom w:val="0"/>
              <w:divBdr>
                <w:top w:val="none" w:sz="0" w:space="0" w:color="auto"/>
                <w:left w:val="none" w:sz="0" w:space="0" w:color="auto"/>
                <w:bottom w:val="none" w:sz="0" w:space="0" w:color="auto"/>
                <w:right w:val="none" w:sz="0" w:space="0" w:color="auto"/>
              </w:divBdr>
            </w:div>
            <w:div w:id="992560588">
              <w:marLeft w:val="0"/>
              <w:marRight w:val="0"/>
              <w:marTop w:val="0"/>
              <w:marBottom w:val="0"/>
              <w:divBdr>
                <w:top w:val="none" w:sz="0" w:space="0" w:color="auto"/>
                <w:left w:val="none" w:sz="0" w:space="0" w:color="auto"/>
                <w:bottom w:val="none" w:sz="0" w:space="0" w:color="auto"/>
                <w:right w:val="none" w:sz="0" w:space="0" w:color="auto"/>
              </w:divBdr>
            </w:div>
            <w:div w:id="812913863">
              <w:marLeft w:val="0"/>
              <w:marRight w:val="0"/>
              <w:marTop w:val="0"/>
              <w:marBottom w:val="0"/>
              <w:divBdr>
                <w:top w:val="none" w:sz="0" w:space="0" w:color="auto"/>
                <w:left w:val="none" w:sz="0" w:space="0" w:color="auto"/>
                <w:bottom w:val="none" w:sz="0" w:space="0" w:color="auto"/>
                <w:right w:val="none" w:sz="0" w:space="0" w:color="auto"/>
              </w:divBdr>
            </w:div>
            <w:div w:id="409162787">
              <w:marLeft w:val="0"/>
              <w:marRight w:val="0"/>
              <w:marTop w:val="0"/>
              <w:marBottom w:val="0"/>
              <w:divBdr>
                <w:top w:val="none" w:sz="0" w:space="0" w:color="auto"/>
                <w:left w:val="none" w:sz="0" w:space="0" w:color="auto"/>
                <w:bottom w:val="none" w:sz="0" w:space="0" w:color="auto"/>
                <w:right w:val="none" w:sz="0" w:space="0" w:color="auto"/>
              </w:divBdr>
            </w:div>
            <w:div w:id="1448813755">
              <w:marLeft w:val="0"/>
              <w:marRight w:val="0"/>
              <w:marTop w:val="0"/>
              <w:marBottom w:val="0"/>
              <w:divBdr>
                <w:top w:val="none" w:sz="0" w:space="0" w:color="auto"/>
                <w:left w:val="none" w:sz="0" w:space="0" w:color="auto"/>
                <w:bottom w:val="none" w:sz="0" w:space="0" w:color="auto"/>
                <w:right w:val="none" w:sz="0" w:space="0" w:color="auto"/>
              </w:divBdr>
            </w:div>
            <w:div w:id="566113946">
              <w:marLeft w:val="0"/>
              <w:marRight w:val="0"/>
              <w:marTop w:val="0"/>
              <w:marBottom w:val="0"/>
              <w:divBdr>
                <w:top w:val="none" w:sz="0" w:space="0" w:color="auto"/>
                <w:left w:val="none" w:sz="0" w:space="0" w:color="auto"/>
                <w:bottom w:val="none" w:sz="0" w:space="0" w:color="auto"/>
                <w:right w:val="none" w:sz="0" w:space="0" w:color="auto"/>
              </w:divBdr>
            </w:div>
            <w:div w:id="923298084">
              <w:marLeft w:val="0"/>
              <w:marRight w:val="0"/>
              <w:marTop w:val="0"/>
              <w:marBottom w:val="0"/>
              <w:divBdr>
                <w:top w:val="none" w:sz="0" w:space="0" w:color="auto"/>
                <w:left w:val="none" w:sz="0" w:space="0" w:color="auto"/>
                <w:bottom w:val="none" w:sz="0" w:space="0" w:color="auto"/>
                <w:right w:val="none" w:sz="0" w:space="0" w:color="auto"/>
              </w:divBdr>
            </w:div>
            <w:div w:id="903835078">
              <w:marLeft w:val="0"/>
              <w:marRight w:val="0"/>
              <w:marTop w:val="0"/>
              <w:marBottom w:val="0"/>
              <w:divBdr>
                <w:top w:val="none" w:sz="0" w:space="0" w:color="auto"/>
                <w:left w:val="none" w:sz="0" w:space="0" w:color="auto"/>
                <w:bottom w:val="none" w:sz="0" w:space="0" w:color="auto"/>
                <w:right w:val="none" w:sz="0" w:space="0" w:color="auto"/>
              </w:divBdr>
            </w:div>
            <w:div w:id="1613632546">
              <w:marLeft w:val="0"/>
              <w:marRight w:val="0"/>
              <w:marTop w:val="0"/>
              <w:marBottom w:val="0"/>
              <w:divBdr>
                <w:top w:val="none" w:sz="0" w:space="0" w:color="auto"/>
                <w:left w:val="none" w:sz="0" w:space="0" w:color="auto"/>
                <w:bottom w:val="none" w:sz="0" w:space="0" w:color="auto"/>
                <w:right w:val="none" w:sz="0" w:space="0" w:color="auto"/>
              </w:divBdr>
            </w:div>
            <w:div w:id="1830174626">
              <w:marLeft w:val="0"/>
              <w:marRight w:val="0"/>
              <w:marTop w:val="0"/>
              <w:marBottom w:val="0"/>
              <w:divBdr>
                <w:top w:val="none" w:sz="0" w:space="0" w:color="auto"/>
                <w:left w:val="none" w:sz="0" w:space="0" w:color="auto"/>
                <w:bottom w:val="none" w:sz="0" w:space="0" w:color="auto"/>
                <w:right w:val="none" w:sz="0" w:space="0" w:color="auto"/>
              </w:divBdr>
            </w:div>
            <w:div w:id="982545707">
              <w:marLeft w:val="0"/>
              <w:marRight w:val="0"/>
              <w:marTop w:val="0"/>
              <w:marBottom w:val="0"/>
              <w:divBdr>
                <w:top w:val="none" w:sz="0" w:space="0" w:color="auto"/>
                <w:left w:val="none" w:sz="0" w:space="0" w:color="auto"/>
                <w:bottom w:val="none" w:sz="0" w:space="0" w:color="auto"/>
                <w:right w:val="none" w:sz="0" w:space="0" w:color="auto"/>
              </w:divBdr>
            </w:div>
            <w:div w:id="384915949">
              <w:marLeft w:val="0"/>
              <w:marRight w:val="0"/>
              <w:marTop w:val="0"/>
              <w:marBottom w:val="0"/>
              <w:divBdr>
                <w:top w:val="none" w:sz="0" w:space="0" w:color="auto"/>
                <w:left w:val="none" w:sz="0" w:space="0" w:color="auto"/>
                <w:bottom w:val="none" w:sz="0" w:space="0" w:color="auto"/>
                <w:right w:val="none" w:sz="0" w:space="0" w:color="auto"/>
              </w:divBdr>
            </w:div>
            <w:div w:id="2101099641">
              <w:marLeft w:val="0"/>
              <w:marRight w:val="0"/>
              <w:marTop w:val="0"/>
              <w:marBottom w:val="0"/>
              <w:divBdr>
                <w:top w:val="none" w:sz="0" w:space="0" w:color="auto"/>
                <w:left w:val="none" w:sz="0" w:space="0" w:color="auto"/>
                <w:bottom w:val="none" w:sz="0" w:space="0" w:color="auto"/>
                <w:right w:val="none" w:sz="0" w:space="0" w:color="auto"/>
              </w:divBdr>
            </w:div>
            <w:div w:id="431165810">
              <w:marLeft w:val="0"/>
              <w:marRight w:val="0"/>
              <w:marTop w:val="0"/>
              <w:marBottom w:val="0"/>
              <w:divBdr>
                <w:top w:val="none" w:sz="0" w:space="0" w:color="auto"/>
                <w:left w:val="none" w:sz="0" w:space="0" w:color="auto"/>
                <w:bottom w:val="none" w:sz="0" w:space="0" w:color="auto"/>
                <w:right w:val="none" w:sz="0" w:space="0" w:color="auto"/>
              </w:divBdr>
            </w:div>
            <w:div w:id="1271015653">
              <w:marLeft w:val="0"/>
              <w:marRight w:val="0"/>
              <w:marTop w:val="0"/>
              <w:marBottom w:val="0"/>
              <w:divBdr>
                <w:top w:val="none" w:sz="0" w:space="0" w:color="auto"/>
                <w:left w:val="none" w:sz="0" w:space="0" w:color="auto"/>
                <w:bottom w:val="none" w:sz="0" w:space="0" w:color="auto"/>
                <w:right w:val="none" w:sz="0" w:space="0" w:color="auto"/>
              </w:divBdr>
            </w:div>
            <w:div w:id="1521357898">
              <w:marLeft w:val="0"/>
              <w:marRight w:val="0"/>
              <w:marTop w:val="0"/>
              <w:marBottom w:val="0"/>
              <w:divBdr>
                <w:top w:val="none" w:sz="0" w:space="0" w:color="auto"/>
                <w:left w:val="none" w:sz="0" w:space="0" w:color="auto"/>
                <w:bottom w:val="none" w:sz="0" w:space="0" w:color="auto"/>
                <w:right w:val="none" w:sz="0" w:space="0" w:color="auto"/>
              </w:divBdr>
            </w:div>
            <w:div w:id="1615282826">
              <w:marLeft w:val="0"/>
              <w:marRight w:val="0"/>
              <w:marTop w:val="0"/>
              <w:marBottom w:val="0"/>
              <w:divBdr>
                <w:top w:val="none" w:sz="0" w:space="0" w:color="auto"/>
                <w:left w:val="none" w:sz="0" w:space="0" w:color="auto"/>
                <w:bottom w:val="none" w:sz="0" w:space="0" w:color="auto"/>
                <w:right w:val="none" w:sz="0" w:space="0" w:color="auto"/>
              </w:divBdr>
            </w:div>
            <w:div w:id="1078793193">
              <w:marLeft w:val="0"/>
              <w:marRight w:val="0"/>
              <w:marTop w:val="0"/>
              <w:marBottom w:val="0"/>
              <w:divBdr>
                <w:top w:val="none" w:sz="0" w:space="0" w:color="auto"/>
                <w:left w:val="none" w:sz="0" w:space="0" w:color="auto"/>
                <w:bottom w:val="none" w:sz="0" w:space="0" w:color="auto"/>
                <w:right w:val="none" w:sz="0" w:space="0" w:color="auto"/>
              </w:divBdr>
            </w:div>
            <w:div w:id="1847943569">
              <w:marLeft w:val="0"/>
              <w:marRight w:val="0"/>
              <w:marTop w:val="0"/>
              <w:marBottom w:val="0"/>
              <w:divBdr>
                <w:top w:val="none" w:sz="0" w:space="0" w:color="auto"/>
                <w:left w:val="none" w:sz="0" w:space="0" w:color="auto"/>
                <w:bottom w:val="none" w:sz="0" w:space="0" w:color="auto"/>
                <w:right w:val="none" w:sz="0" w:space="0" w:color="auto"/>
              </w:divBdr>
            </w:div>
            <w:div w:id="739446661">
              <w:marLeft w:val="0"/>
              <w:marRight w:val="0"/>
              <w:marTop w:val="0"/>
              <w:marBottom w:val="0"/>
              <w:divBdr>
                <w:top w:val="none" w:sz="0" w:space="0" w:color="auto"/>
                <w:left w:val="none" w:sz="0" w:space="0" w:color="auto"/>
                <w:bottom w:val="none" w:sz="0" w:space="0" w:color="auto"/>
                <w:right w:val="none" w:sz="0" w:space="0" w:color="auto"/>
              </w:divBdr>
            </w:div>
            <w:div w:id="1577545116">
              <w:marLeft w:val="0"/>
              <w:marRight w:val="0"/>
              <w:marTop w:val="0"/>
              <w:marBottom w:val="0"/>
              <w:divBdr>
                <w:top w:val="none" w:sz="0" w:space="0" w:color="auto"/>
                <w:left w:val="none" w:sz="0" w:space="0" w:color="auto"/>
                <w:bottom w:val="none" w:sz="0" w:space="0" w:color="auto"/>
                <w:right w:val="none" w:sz="0" w:space="0" w:color="auto"/>
              </w:divBdr>
            </w:div>
            <w:div w:id="816217480">
              <w:marLeft w:val="0"/>
              <w:marRight w:val="0"/>
              <w:marTop w:val="0"/>
              <w:marBottom w:val="0"/>
              <w:divBdr>
                <w:top w:val="none" w:sz="0" w:space="0" w:color="auto"/>
                <w:left w:val="none" w:sz="0" w:space="0" w:color="auto"/>
                <w:bottom w:val="none" w:sz="0" w:space="0" w:color="auto"/>
                <w:right w:val="none" w:sz="0" w:space="0" w:color="auto"/>
              </w:divBdr>
            </w:div>
            <w:div w:id="1801801268">
              <w:marLeft w:val="0"/>
              <w:marRight w:val="0"/>
              <w:marTop w:val="0"/>
              <w:marBottom w:val="0"/>
              <w:divBdr>
                <w:top w:val="none" w:sz="0" w:space="0" w:color="auto"/>
                <w:left w:val="none" w:sz="0" w:space="0" w:color="auto"/>
                <w:bottom w:val="none" w:sz="0" w:space="0" w:color="auto"/>
                <w:right w:val="none" w:sz="0" w:space="0" w:color="auto"/>
              </w:divBdr>
            </w:div>
            <w:div w:id="1327585992">
              <w:marLeft w:val="0"/>
              <w:marRight w:val="0"/>
              <w:marTop w:val="0"/>
              <w:marBottom w:val="0"/>
              <w:divBdr>
                <w:top w:val="none" w:sz="0" w:space="0" w:color="auto"/>
                <w:left w:val="none" w:sz="0" w:space="0" w:color="auto"/>
                <w:bottom w:val="none" w:sz="0" w:space="0" w:color="auto"/>
                <w:right w:val="none" w:sz="0" w:space="0" w:color="auto"/>
              </w:divBdr>
            </w:div>
            <w:div w:id="1375815102">
              <w:marLeft w:val="0"/>
              <w:marRight w:val="0"/>
              <w:marTop w:val="0"/>
              <w:marBottom w:val="0"/>
              <w:divBdr>
                <w:top w:val="none" w:sz="0" w:space="0" w:color="auto"/>
                <w:left w:val="none" w:sz="0" w:space="0" w:color="auto"/>
                <w:bottom w:val="none" w:sz="0" w:space="0" w:color="auto"/>
                <w:right w:val="none" w:sz="0" w:space="0" w:color="auto"/>
              </w:divBdr>
            </w:div>
            <w:div w:id="818498701">
              <w:marLeft w:val="0"/>
              <w:marRight w:val="0"/>
              <w:marTop w:val="0"/>
              <w:marBottom w:val="0"/>
              <w:divBdr>
                <w:top w:val="none" w:sz="0" w:space="0" w:color="auto"/>
                <w:left w:val="none" w:sz="0" w:space="0" w:color="auto"/>
                <w:bottom w:val="none" w:sz="0" w:space="0" w:color="auto"/>
                <w:right w:val="none" w:sz="0" w:space="0" w:color="auto"/>
              </w:divBdr>
            </w:div>
            <w:div w:id="1498691987">
              <w:marLeft w:val="0"/>
              <w:marRight w:val="0"/>
              <w:marTop w:val="0"/>
              <w:marBottom w:val="0"/>
              <w:divBdr>
                <w:top w:val="none" w:sz="0" w:space="0" w:color="auto"/>
                <w:left w:val="none" w:sz="0" w:space="0" w:color="auto"/>
                <w:bottom w:val="none" w:sz="0" w:space="0" w:color="auto"/>
                <w:right w:val="none" w:sz="0" w:space="0" w:color="auto"/>
              </w:divBdr>
            </w:div>
            <w:div w:id="1177115828">
              <w:marLeft w:val="0"/>
              <w:marRight w:val="0"/>
              <w:marTop w:val="0"/>
              <w:marBottom w:val="0"/>
              <w:divBdr>
                <w:top w:val="none" w:sz="0" w:space="0" w:color="auto"/>
                <w:left w:val="none" w:sz="0" w:space="0" w:color="auto"/>
                <w:bottom w:val="none" w:sz="0" w:space="0" w:color="auto"/>
                <w:right w:val="none" w:sz="0" w:space="0" w:color="auto"/>
              </w:divBdr>
            </w:div>
            <w:div w:id="323045477">
              <w:marLeft w:val="0"/>
              <w:marRight w:val="0"/>
              <w:marTop w:val="0"/>
              <w:marBottom w:val="0"/>
              <w:divBdr>
                <w:top w:val="none" w:sz="0" w:space="0" w:color="auto"/>
                <w:left w:val="none" w:sz="0" w:space="0" w:color="auto"/>
                <w:bottom w:val="none" w:sz="0" w:space="0" w:color="auto"/>
                <w:right w:val="none" w:sz="0" w:space="0" w:color="auto"/>
              </w:divBdr>
            </w:div>
            <w:div w:id="1434473850">
              <w:marLeft w:val="0"/>
              <w:marRight w:val="0"/>
              <w:marTop w:val="0"/>
              <w:marBottom w:val="0"/>
              <w:divBdr>
                <w:top w:val="none" w:sz="0" w:space="0" w:color="auto"/>
                <w:left w:val="none" w:sz="0" w:space="0" w:color="auto"/>
                <w:bottom w:val="none" w:sz="0" w:space="0" w:color="auto"/>
                <w:right w:val="none" w:sz="0" w:space="0" w:color="auto"/>
              </w:divBdr>
            </w:div>
            <w:div w:id="1063483995">
              <w:marLeft w:val="0"/>
              <w:marRight w:val="0"/>
              <w:marTop w:val="0"/>
              <w:marBottom w:val="0"/>
              <w:divBdr>
                <w:top w:val="none" w:sz="0" w:space="0" w:color="auto"/>
                <w:left w:val="none" w:sz="0" w:space="0" w:color="auto"/>
                <w:bottom w:val="none" w:sz="0" w:space="0" w:color="auto"/>
                <w:right w:val="none" w:sz="0" w:space="0" w:color="auto"/>
              </w:divBdr>
            </w:div>
            <w:div w:id="597104644">
              <w:marLeft w:val="0"/>
              <w:marRight w:val="0"/>
              <w:marTop w:val="0"/>
              <w:marBottom w:val="0"/>
              <w:divBdr>
                <w:top w:val="none" w:sz="0" w:space="0" w:color="auto"/>
                <w:left w:val="none" w:sz="0" w:space="0" w:color="auto"/>
                <w:bottom w:val="none" w:sz="0" w:space="0" w:color="auto"/>
                <w:right w:val="none" w:sz="0" w:space="0" w:color="auto"/>
              </w:divBdr>
            </w:div>
            <w:div w:id="1437406805">
              <w:marLeft w:val="0"/>
              <w:marRight w:val="0"/>
              <w:marTop w:val="0"/>
              <w:marBottom w:val="0"/>
              <w:divBdr>
                <w:top w:val="none" w:sz="0" w:space="0" w:color="auto"/>
                <w:left w:val="none" w:sz="0" w:space="0" w:color="auto"/>
                <w:bottom w:val="none" w:sz="0" w:space="0" w:color="auto"/>
                <w:right w:val="none" w:sz="0" w:space="0" w:color="auto"/>
              </w:divBdr>
            </w:div>
            <w:div w:id="1062214377">
              <w:marLeft w:val="0"/>
              <w:marRight w:val="0"/>
              <w:marTop w:val="0"/>
              <w:marBottom w:val="0"/>
              <w:divBdr>
                <w:top w:val="none" w:sz="0" w:space="0" w:color="auto"/>
                <w:left w:val="none" w:sz="0" w:space="0" w:color="auto"/>
                <w:bottom w:val="none" w:sz="0" w:space="0" w:color="auto"/>
                <w:right w:val="none" w:sz="0" w:space="0" w:color="auto"/>
              </w:divBdr>
            </w:div>
            <w:div w:id="1731466287">
              <w:marLeft w:val="0"/>
              <w:marRight w:val="0"/>
              <w:marTop w:val="0"/>
              <w:marBottom w:val="0"/>
              <w:divBdr>
                <w:top w:val="none" w:sz="0" w:space="0" w:color="auto"/>
                <w:left w:val="none" w:sz="0" w:space="0" w:color="auto"/>
                <w:bottom w:val="none" w:sz="0" w:space="0" w:color="auto"/>
                <w:right w:val="none" w:sz="0" w:space="0" w:color="auto"/>
              </w:divBdr>
            </w:div>
            <w:div w:id="1371686817">
              <w:marLeft w:val="0"/>
              <w:marRight w:val="0"/>
              <w:marTop w:val="0"/>
              <w:marBottom w:val="0"/>
              <w:divBdr>
                <w:top w:val="none" w:sz="0" w:space="0" w:color="auto"/>
                <w:left w:val="none" w:sz="0" w:space="0" w:color="auto"/>
                <w:bottom w:val="none" w:sz="0" w:space="0" w:color="auto"/>
                <w:right w:val="none" w:sz="0" w:space="0" w:color="auto"/>
              </w:divBdr>
            </w:div>
            <w:div w:id="1816796741">
              <w:marLeft w:val="0"/>
              <w:marRight w:val="0"/>
              <w:marTop w:val="0"/>
              <w:marBottom w:val="0"/>
              <w:divBdr>
                <w:top w:val="none" w:sz="0" w:space="0" w:color="auto"/>
                <w:left w:val="none" w:sz="0" w:space="0" w:color="auto"/>
                <w:bottom w:val="none" w:sz="0" w:space="0" w:color="auto"/>
                <w:right w:val="none" w:sz="0" w:space="0" w:color="auto"/>
              </w:divBdr>
              <w:divsChild>
                <w:div w:id="2075348315">
                  <w:marLeft w:val="0"/>
                  <w:marRight w:val="0"/>
                  <w:marTop w:val="0"/>
                  <w:marBottom w:val="0"/>
                  <w:divBdr>
                    <w:top w:val="none" w:sz="0" w:space="0" w:color="auto"/>
                    <w:left w:val="none" w:sz="0" w:space="0" w:color="auto"/>
                    <w:bottom w:val="none" w:sz="0" w:space="0" w:color="auto"/>
                    <w:right w:val="none" w:sz="0" w:space="0" w:color="auto"/>
                  </w:divBdr>
                </w:div>
                <w:div w:id="1055082870">
                  <w:marLeft w:val="0"/>
                  <w:marRight w:val="0"/>
                  <w:marTop w:val="0"/>
                  <w:marBottom w:val="0"/>
                  <w:divBdr>
                    <w:top w:val="none" w:sz="0" w:space="0" w:color="auto"/>
                    <w:left w:val="none" w:sz="0" w:space="0" w:color="auto"/>
                    <w:bottom w:val="none" w:sz="0" w:space="0" w:color="auto"/>
                    <w:right w:val="none" w:sz="0" w:space="0" w:color="auto"/>
                  </w:divBdr>
                </w:div>
                <w:div w:id="1509977810">
                  <w:marLeft w:val="0"/>
                  <w:marRight w:val="0"/>
                  <w:marTop w:val="0"/>
                  <w:marBottom w:val="0"/>
                  <w:divBdr>
                    <w:top w:val="none" w:sz="0" w:space="0" w:color="auto"/>
                    <w:left w:val="none" w:sz="0" w:space="0" w:color="auto"/>
                    <w:bottom w:val="none" w:sz="0" w:space="0" w:color="auto"/>
                    <w:right w:val="none" w:sz="0" w:space="0" w:color="auto"/>
                  </w:divBdr>
                </w:div>
                <w:div w:id="121194473">
                  <w:marLeft w:val="0"/>
                  <w:marRight w:val="0"/>
                  <w:marTop w:val="0"/>
                  <w:marBottom w:val="0"/>
                  <w:divBdr>
                    <w:top w:val="none" w:sz="0" w:space="0" w:color="auto"/>
                    <w:left w:val="none" w:sz="0" w:space="0" w:color="auto"/>
                    <w:bottom w:val="none" w:sz="0" w:space="0" w:color="auto"/>
                    <w:right w:val="none" w:sz="0" w:space="0" w:color="auto"/>
                  </w:divBdr>
                </w:div>
                <w:div w:id="1553955711">
                  <w:marLeft w:val="0"/>
                  <w:marRight w:val="0"/>
                  <w:marTop w:val="0"/>
                  <w:marBottom w:val="0"/>
                  <w:divBdr>
                    <w:top w:val="none" w:sz="0" w:space="0" w:color="auto"/>
                    <w:left w:val="none" w:sz="0" w:space="0" w:color="auto"/>
                    <w:bottom w:val="none" w:sz="0" w:space="0" w:color="auto"/>
                    <w:right w:val="none" w:sz="0" w:space="0" w:color="auto"/>
                  </w:divBdr>
                </w:div>
                <w:div w:id="1413359519">
                  <w:marLeft w:val="0"/>
                  <w:marRight w:val="0"/>
                  <w:marTop w:val="0"/>
                  <w:marBottom w:val="0"/>
                  <w:divBdr>
                    <w:top w:val="none" w:sz="0" w:space="0" w:color="auto"/>
                    <w:left w:val="none" w:sz="0" w:space="0" w:color="auto"/>
                    <w:bottom w:val="none" w:sz="0" w:space="0" w:color="auto"/>
                    <w:right w:val="none" w:sz="0" w:space="0" w:color="auto"/>
                  </w:divBdr>
                </w:div>
                <w:div w:id="480272120">
                  <w:marLeft w:val="0"/>
                  <w:marRight w:val="0"/>
                  <w:marTop w:val="0"/>
                  <w:marBottom w:val="0"/>
                  <w:divBdr>
                    <w:top w:val="none" w:sz="0" w:space="0" w:color="auto"/>
                    <w:left w:val="none" w:sz="0" w:space="0" w:color="auto"/>
                    <w:bottom w:val="none" w:sz="0" w:space="0" w:color="auto"/>
                    <w:right w:val="none" w:sz="0" w:space="0" w:color="auto"/>
                  </w:divBdr>
                </w:div>
                <w:div w:id="1913857600">
                  <w:marLeft w:val="0"/>
                  <w:marRight w:val="0"/>
                  <w:marTop w:val="0"/>
                  <w:marBottom w:val="0"/>
                  <w:divBdr>
                    <w:top w:val="none" w:sz="0" w:space="0" w:color="auto"/>
                    <w:left w:val="none" w:sz="0" w:space="0" w:color="auto"/>
                    <w:bottom w:val="none" w:sz="0" w:space="0" w:color="auto"/>
                    <w:right w:val="none" w:sz="0" w:space="0" w:color="auto"/>
                  </w:divBdr>
                </w:div>
                <w:div w:id="2036272617">
                  <w:marLeft w:val="0"/>
                  <w:marRight w:val="0"/>
                  <w:marTop w:val="0"/>
                  <w:marBottom w:val="0"/>
                  <w:divBdr>
                    <w:top w:val="none" w:sz="0" w:space="0" w:color="auto"/>
                    <w:left w:val="none" w:sz="0" w:space="0" w:color="auto"/>
                    <w:bottom w:val="none" w:sz="0" w:space="0" w:color="auto"/>
                    <w:right w:val="none" w:sz="0" w:space="0" w:color="auto"/>
                  </w:divBdr>
                </w:div>
                <w:div w:id="787044696">
                  <w:marLeft w:val="0"/>
                  <w:marRight w:val="0"/>
                  <w:marTop w:val="0"/>
                  <w:marBottom w:val="0"/>
                  <w:divBdr>
                    <w:top w:val="none" w:sz="0" w:space="0" w:color="auto"/>
                    <w:left w:val="none" w:sz="0" w:space="0" w:color="auto"/>
                    <w:bottom w:val="none" w:sz="0" w:space="0" w:color="auto"/>
                    <w:right w:val="none" w:sz="0" w:space="0" w:color="auto"/>
                  </w:divBdr>
                </w:div>
                <w:div w:id="875696482">
                  <w:marLeft w:val="0"/>
                  <w:marRight w:val="0"/>
                  <w:marTop w:val="0"/>
                  <w:marBottom w:val="0"/>
                  <w:divBdr>
                    <w:top w:val="none" w:sz="0" w:space="0" w:color="auto"/>
                    <w:left w:val="none" w:sz="0" w:space="0" w:color="auto"/>
                    <w:bottom w:val="none" w:sz="0" w:space="0" w:color="auto"/>
                    <w:right w:val="none" w:sz="0" w:space="0" w:color="auto"/>
                  </w:divBdr>
                </w:div>
                <w:div w:id="1485900301">
                  <w:marLeft w:val="0"/>
                  <w:marRight w:val="0"/>
                  <w:marTop w:val="0"/>
                  <w:marBottom w:val="0"/>
                  <w:divBdr>
                    <w:top w:val="none" w:sz="0" w:space="0" w:color="auto"/>
                    <w:left w:val="none" w:sz="0" w:space="0" w:color="auto"/>
                    <w:bottom w:val="none" w:sz="0" w:space="0" w:color="auto"/>
                    <w:right w:val="none" w:sz="0" w:space="0" w:color="auto"/>
                  </w:divBdr>
                </w:div>
                <w:div w:id="395785430">
                  <w:marLeft w:val="0"/>
                  <w:marRight w:val="0"/>
                  <w:marTop w:val="0"/>
                  <w:marBottom w:val="0"/>
                  <w:divBdr>
                    <w:top w:val="none" w:sz="0" w:space="0" w:color="auto"/>
                    <w:left w:val="none" w:sz="0" w:space="0" w:color="auto"/>
                    <w:bottom w:val="none" w:sz="0" w:space="0" w:color="auto"/>
                    <w:right w:val="none" w:sz="0" w:space="0" w:color="auto"/>
                  </w:divBdr>
                </w:div>
                <w:div w:id="58604178">
                  <w:marLeft w:val="0"/>
                  <w:marRight w:val="0"/>
                  <w:marTop w:val="0"/>
                  <w:marBottom w:val="0"/>
                  <w:divBdr>
                    <w:top w:val="none" w:sz="0" w:space="0" w:color="auto"/>
                    <w:left w:val="none" w:sz="0" w:space="0" w:color="auto"/>
                    <w:bottom w:val="none" w:sz="0" w:space="0" w:color="auto"/>
                    <w:right w:val="none" w:sz="0" w:space="0" w:color="auto"/>
                  </w:divBdr>
                </w:div>
                <w:div w:id="483281278">
                  <w:marLeft w:val="0"/>
                  <w:marRight w:val="0"/>
                  <w:marTop w:val="0"/>
                  <w:marBottom w:val="0"/>
                  <w:divBdr>
                    <w:top w:val="none" w:sz="0" w:space="0" w:color="auto"/>
                    <w:left w:val="none" w:sz="0" w:space="0" w:color="auto"/>
                    <w:bottom w:val="none" w:sz="0" w:space="0" w:color="auto"/>
                    <w:right w:val="none" w:sz="0" w:space="0" w:color="auto"/>
                  </w:divBdr>
                </w:div>
                <w:div w:id="311562523">
                  <w:marLeft w:val="0"/>
                  <w:marRight w:val="0"/>
                  <w:marTop w:val="0"/>
                  <w:marBottom w:val="0"/>
                  <w:divBdr>
                    <w:top w:val="none" w:sz="0" w:space="0" w:color="auto"/>
                    <w:left w:val="none" w:sz="0" w:space="0" w:color="auto"/>
                    <w:bottom w:val="none" w:sz="0" w:space="0" w:color="auto"/>
                    <w:right w:val="none" w:sz="0" w:space="0" w:color="auto"/>
                  </w:divBdr>
                </w:div>
                <w:div w:id="1262301389">
                  <w:marLeft w:val="0"/>
                  <w:marRight w:val="0"/>
                  <w:marTop w:val="0"/>
                  <w:marBottom w:val="0"/>
                  <w:divBdr>
                    <w:top w:val="none" w:sz="0" w:space="0" w:color="auto"/>
                    <w:left w:val="none" w:sz="0" w:space="0" w:color="auto"/>
                    <w:bottom w:val="none" w:sz="0" w:space="0" w:color="auto"/>
                    <w:right w:val="none" w:sz="0" w:space="0" w:color="auto"/>
                  </w:divBdr>
                </w:div>
                <w:div w:id="1363477922">
                  <w:marLeft w:val="0"/>
                  <w:marRight w:val="0"/>
                  <w:marTop w:val="0"/>
                  <w:marBottom w:val="0"/>
                  <w:divBdr>
                    <w:top w:val="none" w:sz="0" w:space="0" w:color="auto"/>
                    <w:left w:val="none" w:sz="0" w:space="0" w:color="auto"/>
                    <w:bottom w:val="none" w:sz="0" w:space="0" w:color="auto"/>
                    <w:right w:val="none" w:sz="0" w:space="0" w:color="auto"/>
                  </w:divBdr>
                </w:div>
                <w:div w:id="598147918">
                  <w:marLeft w:val="0"/>
                  <w:marRight w:val="0"/>
                  <w:marTop w:val="0"/>
                  <w:marBottom w:val="0"/>
                  <w:divBdr>
                    <w:top w:val="none" w:sz="0" w:space="0" w:color="auto"/>
                    <w:left w:val="none" w:sz="0" w:space="0" w:color="auto"/>
                    <w:bottom w:val="none" w:sz="0" w:space="0" w:color="auto"/>
                    <w:right w:val="none" w:sz="0" w:space="0" w:color="auto"/>
                  </w:divBdr>
                </w:div>
                <w:div w:id="1156800543">
                  <w:marLeft w:val="0"/>
                  <w:marRight w:val="0"/>
                  <w:marTop w:val="0"/>
                  <w:marBottom w:val="0"/>
                  <w:divBdr>
                    <w:top w:val="none" w:sz="0" w:space="0" w:color="auto"/>
                    <w:left w:val="none" w:sz="0" w:space="0" w:color="auto"/>
                    <w:bottom w:val="none" w:sz="0" w:space="0" w:color="auto"/>
                    <w:right w:val="none" w:sz="0" w:space="0" w:color="auto"/>
                  </w:divBdr>
                </w:div>
                <w:div w:id="521669334">
                  <w:marLeft w:val="0"/>
                  <w:marRight w:val="0"/>
                  <w:marTop w:val="0"/>
                  <w:marBottom w:val="0"/>
                  <w:divBdr>
                    <w:top w:val="none" w:sz="0" w:space="0" w:color="auto"/>
                    <w:left w:val="none" w:sz="0" w:space="0" w:color="auto"/>
                    <w:bottom w:val="none" w:sz="0" w:space="0" w:color="auto"/>
                    <w:right w:val="none" w:sz="0" w:space="0" w:color="auto"/>
                  </w:divBdr>
                </w:div>
                <w:div w:id="1061639810">
                  <w:marLeft w:val="0"/>
                  <w:marRight w:val="0"/>
                  <w:marTop w:val="0"/>
                  <w:marBottom w:val="0"/>
                  <w:divBdr>
                    <w:top w:val="none" w:sz="0" w:space="0" w:color="auto"/>
                    <w:left w:val="none" w:sz="0" w:space="0" w:color="auto"/>
                    <w:bottom w:val="none" w:sz="0" w:space="0" w:color="auto"/>
                    <w:right w:val="none" w:sz="0" w:space="0" w:color="auto"/>
                  </w:divBdr>
                </w:div>
                <w:div w:id="1427994949">
                  <w:marLeft w:val="0"/>
                  <w:marRight w:val="0"/>
                  <w:marTop w:val="0"/>
                  <w:marBottom w:val="0"/>
                  <w:divBdr>
                    <w:top w:val="none" w:sz="0" w:space="0" w:color="auto"/>
                    <w:left w:val="none" w:sz="0" w:space="0" w:color="auto"/>
                    <w:bottom w:val="none" w:sz="0" w:space="0" w:color="auto"/>
                    <w:right w:val="none" w:sz="0" w:space="0" w:color="auto"/>
                  </w:divBdr>
                </w:div>
                <w:div w:id="2035298920">
                  <w:marLeft w:val="0"/>
                  <w:marRight w:val="0"/>
                  <w:marTop w:val="0"/>
                  <w:marBottom w:val="0"/>
                  <w:divBdr>
                    <w:top w:val="none" w:sz="0" w:space="0" w:color="auto"/>
                    <w:left w:val="none" w:sz="0" w:space="0" w:color="auto"/>
                    <w:bottom w:val="none" w:sz="0" w:space="0" w:color="auto"/>
                    <w:right w:val="none" w:sz="0" w:space="0" w:color="auto"/>
                  </w:divBdr>
                </w:div>
                <w:div w:id="1443068977">
                  <w:marLeft w:val="0"/>
                  <w:marRight w:val="0"/>
                  <w:marTop w:val="0"/>
                  <w:marBottom w:val="0"/>
                  <w:divBdr>
                    <w:top w:val="none" w:sz="0" w:space="0" w:color="auto"/>
                    <w:left w:val="none" w:sz="0" w:space="0" w:color="auto"/>
                    <w:bottom w:val="none" w:sz="0" w:space="0" w:color="auto"/>
                    <w:right w:val="none" w:sz="0" w:space="0" w:color="auto"/>
                  </w:divBdr>
                </w:div>
                <w:div w:id="192614517">
                  <w:marLeft w:val="0"/>
                  <w:marRight w:val="0"/>
                  <w:marTop w:val="0"/>
                  <w:marBottom w:val="0"/>
                  <w:divBdr>
                    <w:top w:val="none" w:sz="0" w:space="0" w:color="auto"/>
                    <w:left w:val="none" w:sz="0" w:space="0" w:color="auto"/>
                    <w:bottom w:val="none" w:sz="0" w:space="0" w:color="auto"/>
                    <w:right w:val="none" w:sz="0" w:space="0" w:color="auto"/>
                  </w:divBdr>
                </w:div>
                <w:div w:id="1856773168">
                  <w:marLeft w:val="0"/>
                  <w:marRight w:val="0"/>
                  <w:marTop w:val="0"/>
                  <w:marBottom w:val="0"/>
                  <w:divBdr>
                    <w:top w:val="none" w:sz="0" w:space="0" w:color="auto"/>
                    <w:left w:val="none" w:sz="0" w:space="0" w:color="auto"/>
                    <w:bottom w:val="none" w:sz="0" w:space="0" w:color="auto"/>
                    <w:right w:val="none" w:sz="0" w:space="0" w:color="auto"/>
                  </w:divBdr>
                </w:div>
                <w:div w:id="1952739897">
                  <w:marLeft w:val="0"/>
                  <w:marRight w:val="0"/>
                  <w:marTop w:val="0"/>
                  <w:marBottom w:val="0"/>
                  <w:divBdr>
                    <w:top w:val="none" w:sz="0" w:space="0" w:color="auto"/>
                    <w:left w:val="none" w:sz="0" w:space="0" w:color="auto"/>
                    <w:bottom w:val="none" w:sz="0" w:space="0" w:color="auto"/>
                    <w:right w:val="none" w:sz="0" w:space="0" w:color="auto"/>
                  </w:divBdr>
                </w:div>
                <w:div w:id="402409655">
                  <w:marLeft w:val="0"/>
                  <w:marRight w:val="0"/>
                  <w:marTop w:val="0"/>
                  <w:marBottom w:val="0"/>
                  <w:divBdr>
                    <w:top w:val="none" w:sz="0" w:space="0" w:color="auto"/>
                    <w:left w:val="none" w:sz="0" w:space="0" w:color="auto"/>
                    <w:bottom w:val="none" w:sz="0" w:space="0" w:color="auto"/>
                    <w:right w:val="none" w:sz="0" w:space="0" w:color="auto"/>
                  </w:divBdr>
                </w:div>
                <w:div w:id="789008144">
                  <w:marLeft w:val="0"/>
                  <w:marRight w:val="0"/>
                  <w:marTop w:val="0"/>
                  <w:marBottom w:val="0"/>
                  <w:divBdr>
                    <w:top w:val="none" w:sz="0" w:space="0" w:color="auto"/>
                    <w:left w:val="none" w:sz="0" w:space="0" w:color="auto"/>
                    <w:bottom w:val="none" w:sz="0" w:space="0" w:color="auto"/>
                    <w:right w:val="none" w:sz="0" w:space="0" w:color="auto"/>
                  </w:divBdr>
                </w:div>
                <w:div w:id="1172793863">
                  <w:marLeft w:val="0"/>
                  <w:marRight w:val="0"/>
                  <w:marTop w:val="0"/>
                  <w:marBottom w:val="0"/>
                  <w:divBdr>
                    <w:top w:val="none" w:sz="0" w:space="0" w:color="auto"/>
                    <w:left w:val="none" w:sz="0" w:space="0" w:color="auto"/>
                    <w:bottom w:val="none" w:sz="0" w:space="0" w:color="auto"/>
                    <w:right w:val="none" w:sz="0" w:space="0" w:color="auto"/>
                  </w:divBdr>
                </w:div>
                <w:div w:id="954673939">
                  <w:marLeft w:val="0"/>
                  <w:marRight w:val="0"/>
                  <w:marTop w:val="0"/>
                  <w:marBottom w:val="0"/>
                  <w:divBdr>
                    <w:top w:val="none" w:sz="0" w:space="0" w:color="auto"/>
                    <w:left w:val="none" w:sz="0" w:space="0" w:color="auto"/>
                    <w:bottom w:val="none" w:sz="0" w:space="0" w:color="auto"/>
                    <w:right w:val="none" w:sz="0" w:space="0" w:color="auto"/>
                  </w:divBdr>
                </w:div>
                <w:div w:id="245696255">
                  <w:marLeft w:val="0"/>
                  <w:marRight w:val="0"/>
                  <w:marTop w:val="0"/>
                  <w:marBottom w:val="0"/>
                  <w:divBdr>
                    <w:top w:val="none" w:sz="0" w:space="0" w:color="auto"/>
                    <w:left w:val="none" w:sz="0" w:space="0" w:color="auto"/>
                    <w:bottom w:val="none" w:sz="0" w:space="0" w:color="auto"/>
                    <w:right w:val="none" w:sz="0" w:space="0" w:color="auto"/>
                  </w:divBdr>
                </w:div>
                <w:div w:id="1820922170">
                  <w:marLeft w:val="0"/>
                  <w:marRight w:val="0"/>
                  <w:marTop w:val="0"/>
                  <w:marBottom w:val="0"/>
                  <w:divBdr>
                    <w:top w:val="none" w:sz="0" w:space="0" w:color="auto"/>
                    <w:left w:val="none" w:sz="0" w:space="0" w:color="auto"/>
                    <w:bottom w:val="none" w:sz="0" w:space="0" w:color="auto"/>
                    <w:right w:val="none" w:sz="0" w:space="0" w:color="auto"/>
                  </w:divBdr>
                </w:div>
                <w:div w:id="2048141514">
                  <w:marLeft w:val="0"/>
                  <w:marRight w:val="0"/>
                  <w:marTop w:val="0"/>
                  <w:marBottom w:val="0"/>
                  <w:divBdr>
                    <w:top w:val="none" w:sz="0" w:space="0" w:color="auto"/>
                    <w:left w:val="none" w:sz="0" w:space="0" w:color="auto"/>
                    <w:bottom w:val="none" w:sz="0" w:space="0" w:color="auto"/>
                    <w:right w:val="none" w:sz="0" w:space="0" w:color="auto"/>
                  </w:divBdr>
                </w:div>
                <w:div w:id="1606187553">
                  <w:marLeft w:val="0"/>
                  <w:marRight w:val="0"/>
                  <w:marTop w:val="0"/>
                  <w:marBottom w:val="0"/>
                  <w:divBdr>
                    <w:top w:val="none" w:sz="0" w:space="0" w:color="auto"/>
                    <w:left w:val="none" w:sz="0" w:space="0" w:color="auto"/>
                    <w:bottom w:val="none" w:sz="0" w:space="0" w:color="auto"/>
                    <w:right w:val="none" w:sz="0" w:space="0" w:color="auto"/>
                  </w:divBdr>
                </w:div>
                <w:div w:id="2080126538">
                  <w:marLeft w:val="0"/>
                  <w:marRight w:val="0"/>
                  <w:marTop w:val="0"/>
                  <w:marBottom w:val="0"/>
                  <w:divBdr>
                    <w:top w:val="none" w:sz="0" w:space="0" w:color="auto"/>
                    <w:left w:val="none" w:sz="0" w:space="0" w:color="auto"/>
                    <w:bottom w:val="none" w:sz="0" w:space="0" w:color="auto"/>
                    <w:right w:val="none" w:sz="0" w:space="0" w:color="auto"/>
                  </w:divBdr>
                </w:div>
                <w:div w:id="1603026437">
                  <w:marLeft w:val="0"/>
                  <w:marRight w:val="0"/>
                  <w:marTop w:val="0"/>
                  <w:marBottom w:val="0"/>
                  <w:divBdr>
                    <w:top w:val="none" w:sz="0" w:space="0" w:color="auto"/>
                    <w:left w:val="none" w:sz="0" w:space="0" w:color="auto"/>
                    <w:bottom w:val="none" w:sz="0" w:space="0" w:color="auto"/>
                    <w:right w:val="none" w:sz="0" w:space="0" w:color="auto"/>
                  </w:divBdr>
                </w:div>
                <w:div w:id="1876045227">
                  <w:marLeft w:val="0"/>
                  <w:marRight w:val="0"/>
                  <w:marTop w:val="0"/>
                  <w:marBottom w:val="0"/>
                  <w:divBdr>
                    <w:top w:val="none" w:sz="0" w:space="0" w:color="auto"/>
                    <w:left w:val="none" w:sz="0" w:space="0" w:color="auto"/>
                    <w:bottom w:val="none" w:sz="0" w:space="0" w:color="auto"/>
                    <w:right w:val="none" w:sz="0" w:space="0" w:color="auto"/>
                  </w:divBdr>
                </w:div>
                <w:div w:id="527378670">
                  <w:marLeft w:val="0"/>
                  <w:marRight w:val="0"/>
                  <w:marTop w:val="0"/>
                  <w:marBottom w:val="0"/>
                  <w:divBdr>
                    <w:top w:val="none" w:sz="0" w:space="0" w:color="auto"/>
                    <w:left w:val="none" w:sz="0" w:space="0" w:color="auto"/>
                    <w:bottom w:val="none" w:sz="0" w:space="0" w:color="auto"/>
                    <w:right w:val="none" w:sz="0" w:space="0" w:color="auto"/>
                  </w:divBdr>
                </w:div>
                <w:div w:id="1457289377">
                  <w:marLeft w:val="0"/>
                  <w:marRight w:val="0"/>
                  <w:marTop w:val="0"/>
                  <w:marBottom w:val="0"/>
                  <w:divBdr>
                    <w:top w:val="none" w:sz="0" w:space="0" w:color="auto"/>
                    <w:left w:val="none" w:sz="0" w:space="0" w:color="auto"/>
                    <w:bottom w:val="none" w:sz="0" w:space="0" w:color="auto"/>
                    <w:right w:val="none" w:sz="0" w:space="0" w:color="auto"/>
                  </w:divBdr>
                </w:div>
                <w:div w:id="1898206247">
                  <w:marLeft w:val="0"/>
                  <w:marRight w:val="0"/>
                  <w:marTop w:val="0"/>
                  <w:marBottom w:val="0"/>
                  <w:divBdr>
                    <w:top w:val="none" w:sz="0" w:space="0" w:color="auto"/>
                    <w:left w:val="none" w:sz="0" w:space="0" w:color="auto"/>
                    <w:bottom w:val="none" w:sz="0" w:space="0" w:color="auto"/>
                    <w:right w:val="none" w:sz="0" w:space="0" w:color="auto"/>
                  </w:divBdr>
                </w:div>
                <w:div w:id="1887641886">
                  <w:marLeft w:val="0"/>
                  <w:marRight w:val="0"/>
                  <w:marTop w:val="0"/>
                  <w:marBottom w:val="0"/>
                  <w:divBdr>
                    <w:top w:val="none" w:sz="0" w:space="0" w:color="auto"/>
                    <w:left w:val="none" w:sz="0" w:space="0" w:color="auto"/>
                    <w:bottom w:val="none" w:sz="0" w:space="0" w:color="auto"/>
                    <w:right w:val="none" w:sz="0" w:space="0" w:color="auto"/>
                  </w:divBdr>
                </w:div>
                <w:div w:id="247231452">
                  <w:marLeft w:val="0"/>
                  <w:marRight w:val="0"/>
                  <w:marTop w:val="0"/>
                  <w:marBottom w:val="0"/>
                  <w:divBdr>
                    <w:top w:val="none" w:sz="0" w:space="0" w:color="auto"/>
                    <w:left w:val="none" w:sz="0" w:space="0" w:color="auto"/>
                    <w:bottom w:val="none" w:sz="0" w:space="0" w:color="auto"/>
                    <w:right w:val="none" w:sz="0" w:space="0" w:color="auto"/>
                  </w:divBdr>
                </w:div>
                <w:div w:id="2068141078">
                  <w:marLeft w:val="0"/>
                  <w:marRight w:val="0"/>
                  <w:marTop w:val="0"/>
                  <w:marBottom w:val="0"/>
                  <w:divBdr>
                    <w:top w:val="none" w:sz="0" w:space="0" w:color="auto"/>
                    <w:left w:val="none" w:sz="0" w:space="0" w:color="auto"/>
                    <w:bottom w:val="none" w:sz="0" w:space="0" w:color="auto"/>
                    <w:right w:val="none" w:sz="0" w:space="0" w:color="auto"/>
                  </w:divBdr>
                </w:div>
                <w:div w:id="1915505970">
                  <w:marLeft w:val="0"/>
                  <w:marRight w:val="0"/>
                  <w:marTop w:val="0"/>
                  <w:marBottom w:val="0"/>
                  <w:divBdr>
                    <w:top w:val="none" w:sz="0" w:space="0" w:color="auto"/>
                    <w:left w:val="none" w:sz="0" w:space="0" w:color="auto"/>
                    <w:bottom w:val="none" w:sz="0" w:space="0" w:color="auto"/>
                    <w:right w:val="none" w:sz="0" w:space="0" w:color="auto"/>
                  </w:divBdr>
                </w:div>
                <w:div w:id="147744332">
                  <w:marLeft w:val="0"/>
                  <w:marRight w:val="0"/>
                  <w:marTop w:val="0"/>
                  <w:marBottom w:val="0"/>
                  <w:divBdr>
                    <w:top w:val="none" w:sz="0" w:space="0" w:color="auto"/>
                    <w:left w:val="none" w:sz="0" w:space="0" w:color="auto"/>
                    <w:bottom w:val="none" w:sz="0" w:space="0" w:color="auto"/>
                    <w:right w:val="none" w:sz="0" w:space="0" w:color="auto"/>
                  </w:divBdr>
                </w:div>
                <w:div w:id="429356940">
                  <w:marLeft w:val="0"/>
                  <w:marRight w:val="0"/>
                  <w:marTop w:val="0"/>
                  <w:marBottom w:val="0"/>
                  <w:divBdr>
                    <w:top w:val="none" w:sz="0" w:space="0" w:color="auto"/>
                    <w:left w:val="none" w:sz="0" w:space="0" w:color="auto"/>
                    <w:bottom w:val="none" w:sz="0" w:space="0" w:color="auto"/>
                    <w:right w:val="none" w:sz="0" w:space="0" w:color="auto"/>
                  </w:divBdr>
                </w:div>
                <w:div w:id="1730572071">
                  <w:marLeft w:val="0"/>
                  <w:marRight w:val="0"/>
                  <w:marTop w:val="0"/>
                  <w:marBottom w:val="0"/>
                  <w:divBdr>
                    <w:top w:val="none" w:sz="0" w:space="0" w:color="auto"/>
                    <w:left w:val="none" w:sz="0" w:space="0" w:color="auto"/>
                    <w:bottom w:val="none" w:sz="0" w:space="0" w:color="auto"/>
                    <w:right w:val="none" w:sz="0" w:space="0" w:color="auto"/>
                  </w:divBdr>
                </w:div>
                <w:div w:id="1521627987">
                  <w:marLeft w:val="0"/>
                  <w:marRight w:val="0"/>
                  <w:marTop w:val="0"/>
                  <w:marBottom w:val="0"/>
                  <w:divBdr>
                    <w:top w:val="none" w:sz="0" w:space="0" w:color="auto"/>
                    <w:left w:val="none" w:sz="0" w:space="0" w:color="auto"/>
                    <w:bottom w:val="none" w:sz="0" w:space="0" w:color="auto"/>
                    <w:right w:val="none" w:sz="0" w:space="0" w:color="auto"/>
                  </w:divBdr>
                </w:div>
                <w:div w:id="291978749">
                  <w:marLeft w:val="0"/>
                  <w:marRight w:val="0"/>
                  <w:marTop w:val="0"/>
                  <w:marBottom w:val="0"/>
                  <w:divBdr>
                    <w:top w:val="none" w:sz="0" w:space="0" w:color="auto"/>
                    <w:left w:val="none" w:sz="0" w:space="0" w:color="auto"/>
                    <w:bottom w:val="none" w:sz="0" w:space="0" w:color="auto"/>
                    <w:right w:val="none" w:sz="0" w:space="0" w:color="auto"/>
                  </w:divBdr>
                </w:div>
                <w:div w:id="947155000">
                  <w:marLeft w:val="0"/>
                  <w:marRight w:val="0"/>
                  <w:marTop w:val="0"/>
                  <w:marBottom w:val="0"/>
                  <w:divBdr>
                    <w:top w:val="none" w:sz="0" w:space="0" w:color="auto"/>
                    <w:left w:val="none" w:sz="0" w:space="0" w:color="auto"/>
                    <w:bottom w:val="none" w:sz="0" w:space="0" w:color="auto"/>
                    <w:right w:val="none" w:sz="0" w:space="0" w:color="auto"/>
                  </w:divBdr>
                </w:div>
                <w:div w:id="955021314">
                  <w:marLeft w:val="0"/>
                  <w:marRight w:val="0"/>
                  <w:marTop w:val="0"/>
                  <w:marBottom w:val="0"/>
                  <w:divBdr>
                    <w:top w:val="none" w:sz="0" w:space="0" w:color="auto"/>
                    <w:left w:val="none" w:sz="0" w:space="0" w:color="auto"/>
                    <w:bottom w:val="none" w:sz="0" w:space="0" w:color="auto"/>
                    <w:right w:val="none" w:sz="0" w:space="0" w:color="auto"/>
                  </w:divBdr>
                </w:div>
                <w:div w:id="492531683">
                  <w:marLeft w:val="0"/>
                  <w:marRight w:val="0"/>
                  <w:marTop w:val="0"/>
                  <w:marBottom w:val="0"/>
                  <w:divBdr>
                    <w:top w:val="none" w:sz="0" w:space="0" w:color="auto"/>
                    <w:left w:val="none" w:sz="0" w:space="0" w:color="auto"/>
                    <w:bottom w:val="none" w:sz="0" w:space="0" w:color="auto"/>
                    <w:right w:val="none" w:sz="0" w:space="0" w:color="auto"/>
                  </w:divBdr>
                </w:div>
                <w:div w:id="203179972">
                  <w:marLeft w:val="0"/>
                  <w:marRight w:val="0"/>
                  <w:marTop w:val="0"/>
                  <w:marBottom w:val="0"/>
                  <w:divBdr>
                    <w:top w:val="none" w:sz="0" w:space="0" w:color="auto"/>
                    <w:left w:val="none" w:sz="0" w:space="0" w:color="auto"/>
                    <w:bottom w:val="none" w:sz="0" w:space="0" w:color="auto"/>
                    <w:right w:val="none" w:sz="0" w:space="0" w:color="auto"/>
                  </w:divBdr>
                </w:div>
                <w:div w:id="1253858190">
                  <w:marLeft w:val="0"/>
                  <w:marRight w:val="0"/>
                  <w:marTop w:val="0"/>
                  <w:marBottom w:val="0"/>
                  <w:divBdr>
                    <w:top w:val="none" w:sz="0" w:space="0" w:color="auto"/>
                    <w:left w:val="none" w:sz="0" w:space="0" w:color="auto"/>
                    <w:bottom w:val="none" w:sz="0" w:space="0" w:color="auto"/>
                    <w:right w:val="none" w:sz="0" w:space="0" w:color="auto"/>
                  </w:divBdr>
                </w:div>
                <w:div w:id="1846944326">
                  <w:marLeft w:val="0"/>
                  <w:marRight w:val="0"/>
                  <w:marTop w:val="0"/>
                  <w:marBottom w:val="0"/>
                  <w:divBdr>
                    <w:top w:val="none" w:sz="0" w:space="0" w:color="auto"/>
                    <w:left w:val="none" w:sz="0" w:space="0" w:color="auto"/>
                    <w:bottom w:val="none" w:sz="0" w:space="0" w:color="auto"/>
                    <w:right w:val="none" w:sz="0" w:space="0" w:color="auto"/>
                  </w:divBdr>
                </w:div>
                <w:div w:id="1472016159">
                  <w:marLeft w:val="0"/>
                  <w:marRight w:val="0"/>
                  <w:marTop w:val="0"/>
                  <w:marBottom w:val="0"/>
                  <w:divBdr>
                    <w:top w:val="none" w:sz="0" w:space="0" w:color="auto"/>
                    <w:left w:val="none" w:sz="0" w:space="0" w:color="auto"/>
                    <w:bottom w:val="none" w:sz="0" w:space="0" w:color="auto"/>
                    <w:right w:val="none" w:sz="0" w:space="0" w:color="auto"/>
                  </w:divBdr>
                </w:div>
                <w:div w:id="1107309548">
                  <w:marLeft w:val="0"/>
                  <w:marRight w:val="0"/>
                  <w:marTop w:val="0"/>
                  <w:marBottom w:val="0"/>
                  <w:divBdr>
                    <w:top w:val="none" w:sz="0" w:space="0" w:color="auto"/>
                    <w:left w:val="none" w:sz="0" w:space="0" w:color="auto"/>
                    <w:bottom w:val="none" w:sz="0" w:space="0" w:color="auto"/>
                    <w:right w:val="none" w:sz="0" w:space="0" w:color="auto"/>
                  </w:divBdr>
                </w:div>
                <w:div w:id="51200885">
                  <w:marLeft w:val="0"/>
                  <w:marRight w:val="0"/>
                  <w:marTop w:val="0"/>
                  <w:marBottom w:val="0"/>
                  <w:divBdr>
                    <w:top w:val="none" w:sz="0" w:space="0" w:color="auto"/>
                    <w:left w:val="none" w:sz="0" w:space="0" w:color="auto"/>
                    <w:bottom w:val="none" w:sz="0" w:space="0" w:color="auto"/>
                    <w:right w:val="none" w:sz="0" w:space="0" w:color="auto"/>
                  </w:divBdr>
                </w:div>
                <w:div w:id="101851896">
                  <w:marLeft w:val="0"/>
                  <w:marRight w:val="0"/>
                  <w:marTop w:val="0"/>
                  <w:marBottom w:val="0"/>
                  <w:divBdr>
                    <w:top w:val="none" w:sz="0" w:space="0" w:color="auto"/>
                    <w:left w:val="none" w:sz="0" w:space="0" w:color="auto"/>
                    <w:bottom w:val="none" w:sz="0" w:space="0" w:color="auto"/>
                    <w:right w:val="none" w:sz="0" w:space="0" w:color="auto"/>
                  </w:divBdr>
                </w:div>
                <w:div w:id="166527788">
                  <w:marLeft w:val="0"/>
                  <w:marRight w:val="0"/>
                  <w:marTop w:val="0"/>
                  <w:marBottom w:val="0"/>
                  <w:divBdr>
                    <w:top w:val="none" w:sz="0" w:space="0" w:color="auto"/>
                    <w:left w:val="none" w:sz="0" w:space="0" w:color="auto"/>
                    <w:bottom w:val="none" w:sz="0" w:space="0" w:color="auto"/>
                    <w:right w:val="none" w:sz="0" w:space="0" w:color="auto"/>
                  </w:divBdr>
                </w:div>
                <w:div w:id="887297317">
                  <w:marLeft w:val="0"/>
                  <w:marRight w:val="0"/>
                  <w:marTop w:val="0"/>
                  <w:marBottom w:val="0"/>
                  <w:divBdr>
                    <w:top w:val="none" w:sz="0" w:space="0" w:color="auto"/>
                    <w:left w:val="none" w:sz="0" w:space="0" w:color="auto"/>
                    <w:bottom w:val="none" w:sz="0" w:space="0" w:color="auto"/>
                    <w:right w:val="none" w:sz="0" w:space="0" w:color="auto"/>
                  </w:divBdr>
                </w:div>
                <w:div w:id="1027833392">
                  <w:marLeft w:val="0"/>
                  <w:marRight w:val="0"/>
                  <w:marTop w:val="0"/>
                  <w:marBottom w:val="0"/>
                  <w:divBdr>
                    <w:top w:val="none" w:sz="0" w:space="0" w:color="auto"/>
                    <w:left w:val="none" w:sz="0" w:space="0" w:color="auto"/>
                    <w:bottom w:val="none" w:sz="0" w:space="0" w:color="auto"/>
                    <w:right w:val="none" w:sz="0" w:space="0" w:color="auto"/>
                  </w:divBdr>
                </w:div>
                <w:div w:id="692534803">
                  <w:marLeft w:val="0"/>
                  <w:marRight w:val="0"/>
                  <w:marTop w:val="0"/>
                  <w:marBottom w:val="0"/>
                  <w:divBdr>
                    <w:top w:val="none" w:sz="0" w:space="0" w:color="auto"/>
                    <w:left w:val="none" w:sz="0" w:space="0" w:color="auto"/>
                    <w:bottom w:val="none" w:sz="0" w:space="0" w:color="auto"/>
                    <w:right w:val="none" w:sz="0" w:space="0" w:color="auto"/>
                  </w:divBdr>
                </w:div>
                <w:div w:id="205069786">
                  <w:marLeft w:val="0"/>
                  <w:marRight w:val="0"/>
                  <w:marTop w:val="0"/>
                  <w:marBottom w:val="0"/>
                  <w:divBdr>
                    <w:top w:val="none" w:sz="0" w:space="0" w:color="auto"/>
                    <w:left w:val="none" w:sz="0" w:space="0" w:color="auto"/>
                    <w:bottom w:val="none" w:sz="0" w:space="0" w:color="auto"/>
                    <w:right w:val="none" w:sz="0" w:space="0" w:color="auto"/>
                  </w:divBdr>
                </w:div>
                <w:div w:id="1003778240">
                  <w:marLeft w:val="0"/>
                  <w:marRight w:val="0"/>
                  <w:marTop w:val="0"/>
                  <w:marBottom w:val="0"/>
                  <w:divBdr>
                    <w:top w:val="none" w:sz="0" w:space="0" w:color="auto"/>
                    <w:left w:val="none" w:sz="0" w:space="0" w:color="auto"/>
                    <w:bottom w:val="none" w:sz="0" w:space="0" w:color="auto"/>
                    <w:right w:val="none" w:sz="0" w:space="0" w:color="auto"/>
                  </w:divBdr>
                </w:div>
                <w:div w:id="536091573">
                  <w:marLeft w:val="0"/>
                  <w:marRight w:val="0"/>
                  <w:marTop w:val="0"/>
                  <w:marBottom w:val="0"/>
                  <w:divBdr>
                    <w:top w:val="none" w:sz="0" w:space="0" w:color="auto"/>
                    <w:left w:val="none" w:sz="0" w:space="0" w:color="auto"/>
                    <w:bottom w:val="none" w:sz="0" w:space="0" w:color="auto"/>
                    <w:right w:val="none" w:sz="0" w:space="0" w:color="auto"/>
                  </w:divBdr>
                </w:div>
                <w:div w:id="2039961140">
                  <w:marLeft w:val="0"/>
                  <w:marRight w:val="0"/>
                  <w:marTop w:val="0"/>
                  <w:marBottom w:val="0"/>
                  <w:divBdr>
                    <w:top w:val="none" w:sz="0" w:space="0" w:color="auto"/>
                    <w:left w:val="none" w:sz="0" w:space="0" w:color="auto"/>
                    <w:bottom w:val="none" w:sz="0" w:space="0" w:color="auto"/>
                    <w:right w:val="none" w:sz="0" w:space="0" w:color="auto"/>
                  </w:divBdr>
                </w:div>
                <w:div w:id="710039466">
                  <w:marLeft w:val="0"/>
                  <w:marRight w:val="0"/>
                  <w:marTop w:val="0"/>
                  <w:marBottom w:val="0"/>
                  <w:divBdr>
                    <w:top w:val="none" w:sz="0" w:space="0" w:color="auto"/>
                    <w:left w:val="none" w:sz="0" w:space="0" w:color="auto"/>
                    <w:bottom w:val="none" w:sz="0" w:space="0" w:color="auto"/>
                    <w:right w:val="none" w:sz="0" w:space="0" w:color="auto"/>
                  </w:divBdr>
                </w:div>
                <w:div w:id="876625777">
                  <w:marLeft w:val="0"/>
                  <w:marRight w:val="0"/>
                  <w:marTop w:val="0"/>
                  <w:marBottom w:val="0"/>
                  <w:divBdr>
                    <w:top w:val="none" w:sz="0" w:space="0" w:color="auto"/>
                    <w:left w:val="none" w:sz="0" w:space="0" w:color="auto"/>
                    <w:bottom w:val="none" w:sz="0" w:space="0" w:color="auto"/>
                    <w:right w:val="none" w:sz="0" w:space="0" w:color="auto"/>
                  </w:divBdr>
                </w:div>
                <w:div w:id="2026785926">
                  <w:marLeft w:val="0"/>
                  <w:marRight w:val="0"/>
                  <w:marTop w:val="0"/>
                  <w:marBottom w:val="0"/>
                  <w:divBdr>
                    <w:top w:val="none" w:sz="0" w:space="0" w:color="auto"/>
                    <w:left w:val="none" w:sz="0" w:space="0" w:color="auto"/>
                    <w:bottom w:val="none" w:sz="0" w:space="0" w:color="auto"/>
                    <w:right w:val="none" w:sz="0" w:space="0" w:color="auto"/>
                  </w:divBdr>
                </w:div>
                <w:div w:id="1040664579">
                  <w:marLeft w:val="0"/>
                  <w:marRight w:val="0"/>
                  <w:marTop w:val="0"/>
                  <w:marBottom w:val="0"/>
                  <w:divBdr>
                    <w:top w:val="none" w:sz="0" w:space="0" w:color="auto"/>
                    <w:left w:val="none" w:sz="0" w:space="0" w:color="auto"/>
                    <w:bottom w:val="none" w:sz="0" w:space="0" w:color="auto"/>
                    <w:right w:val="none" w:sz="0" w:space="0" w:color="auto"/>
                  </w:divBdr>
                </w:div>
                <w:div w:id="725422316">
                  <w:marLeft w:val="0"/>
                  <w:marRight w:val="0"/>
                  <w:marTop w:val="0"/>
                  <w:marBottom w:val="0"/>
                  <w:divBdr>
                    <w:top w:val="none" w:sz="0" w:space="0" w:color="auto"/>
                    <w:left w:val="none" w:sz="0" w:space="0" w:color="auto"/>
                    <w:bottom w:val="none" w:sz="0" w:space="0" w:color="auto"/>
                    <w:right w:val="none" w:sz="0" w:space="0" w:color="auto"/>
                  </w:divBdr>
                </w:div>
                <w:div w:id="1114443079">
                  <w:marLeft w:val="0"/>
                  <w:marRight w:val="0"/>
                  <w:marTop w:val="0"/>
                  <w:marBottom w:val="0"/>
                  <w:divBdr>
                    <w:top w:val="none" w:sz="0" w:space="0" w:color="auto"/>
                    <w:left w:val="none" w:sz="0" w:space="0" w:color="auto"/>
                    <w:bottom w:val="none" w:sz="0" w:space="0" w:color="auto"/>
                    <w:right w:val="none" w:sz="0" w:space="0" w:color="auto"/>
                  </w:divBdr>
                </w:div>
                <w:div w:id="1994675963">
                  <w:marLeft w:val="0"/>
                  <w:marRight w:val="0"/>
                  <w:marTop w:val="0"/>
                  <w:marBottom w:val="0"/>
                  <w:divBdr>
                    <w:top w:val="none" w:sz="0" w:space="0" w:color="auto"/>
                    <w:left w:val="none" w:sz="0" w:space="0" w:color="auto"/>
                    <w:bottom w:val="none" w:sz="0" w:space="0" w:color="auto"/>
                    <w:right w:val="none" w:sz="0" w:space="0" w:color="auto"/>
                  </w:divBdr>
                </w:div>
                <w:div w:id="2116553755">
                  <w:marLeft w:val="0"/>
                  <w:marRight w:val="0"/>
                  <w:marTop w:val="0"/>
                  <w:marBottom w:val="0"/>
                  <w:divBdr>
                    <w:top w:val="none" w:sz="0" w:space="0" w:color="auto"/>
                    <w:left w:val="none" w:sz="0" w:space="0" w:color="auto"/>
                    <w:bottom w:val="none" w:sz="0" w:space="0" w:color="auto"/>
                    <w:right w:val="none" w:sz="0" w:space="0" w:color="auto"/>
                  </w:divBdr>
                </w:div>
                <w:div w:id="2061049876">
                  <w:marLeft w:val="0"/>
                  <w:marRight w:val="0"/>
                  <w:marTop w:val="0"/>
                  <w:marBottom w:val="0"/>
                  <w:divBdr>
                    <w:top w:val="none" w:sz="0" w:space="0" w:color="auto"/>
                    <w:left w:val="none" w:sz="0" w:space="0" w:color="auto"/>
                    <w:bottom w:val="none" w:sz="0" w:space="0" w:color="auto"/>
                    <w:right w:val="none" w:sz="0" w:space="0" w:color="auto"/>
                  </w:divBdr>
                </w:div>
                <w:div w:id="689373563">
                  <w:marLeft w:val="0"/>
                  <w:marRight w:val="0"/>
                  <w:marTop w:val="0"/>
                  <w:marBottom w:val="0"/>
                  <w:divBdr>
                    <w:top w:val="none" w:sz="0" w:space="0" w:color="auto"/>
                    <w:left w:val="none" w:sz="0" w:space="0" w:color="auto"/>
                    <w:bottom w:val="none" w:sz="0" w:space="0" w:color="auto"/>
                    <w:right w:val="none" w:sz="0" w:space="0" w:color="auto"/>
                  </w:divBdr>
                </w:div>
                <w:div w:id="1127697318">
                  <w:marLeft w:val="0"/>
                  <w:marRight w:val="0"/>
                  <w:marTop w:val="0"/>
                  <w:marBottom w:val="0"/>
                  <w:divBdr>
                    <w:top w:val="none" w:sz="0" w:space="0" w:color="auto"/>
                    <w:left w:val="none" w:sz="0" w:space="0" w:color="auto"/>
                    <w:bottom w:val="none" w:sz="0" w:space="0" w:color="auto"/>
                    <w:right w:val="none" w:sz="0" w:space="0" w:color="auto"/>
                  </w:divBdr>
                </w:div>
                <w:div w:id="1040663517">
                  <w:marLeft w:val="0"/>
                  <w:marRight w:val="0"/>
                  <w:marTop w:val="0"/>
                  <w:marBottom w:val="0"/>
                  <w:divBdr>
                    <w:top w:val="none" w:sz="0" w:space="0" w:color="auto"/>
                    <w:left w:val="none" w:sz="0" w:space="0" w:color="auto"/>
                    <w:bottom w:val="none" w:sz="0" w:space="0" w:color="auto"/>
                    <w:right w:val="none" w:sz="0" w:space="0" w:color="auto"/>
                  </w:divBdr>
                </w:div>
                <w:div w:id="306474443">
                  <w:marLeft w:val="0"/>
                  <w:marRight w:val="0"/>
                  <w:marTop w:val="0"/>
                  <w:marBottom w:val="0"/>
                  <w:divBdr>
                    <w:top w:val="none" w:sz="0" w:space="0" w:color="auto"/>
                    <w:left w:val="none" w:sz="0" w:space="0" w:color="auto"/>
                    <w:bottom w:val="none" w:sz="0" w:space="0" w:color="auto"/>
                    <w:right w:val="none" w:sz="0" w:space="0" w:color="auto"/>
                  </w:divBdr>
                </w:div>
                <w:div w:id="864634024">
                  <w:marLeft w:val="0"/>
                  <w:marRight w:val="0"/>
                  <w:marTop w:val="0"/>
                  <w:marBottom w:val="0"/>
                  <w:divBdr>
                    <w:top w:val="none" w:sz="0" w:space="0" w:color="auto"/>
                    <w:left w:val="none" w:sz="0" w:space="0" w:color="auto"/>
                    <w:bottom w:val="none" w:sz="0" w:space="0" w:color="auto"/>
                    <w:right w:val="none" w:sz="0" w:space="0" w:color="auto"/>
                  </w:divBdr>
                </w:div>
                <w:div w:id="144132305">
                  <w:marLeft w:val="0"/>
                  <w:marRight w:val="0"/>
                  <w:marTop w:val="0"/>
                  <w:marBottom w:val="0"/>
                  <w:divBdr>
                    <w:top w:val="none" w:sz="0" w:space="0" w:color="auto"/>
                    <w:left w:val="none" w:sz="0" w:space="0" w:color="auto"/>
                    <w:bottom w:val="none" w:sz="0" w:space="0" w:color="auto"/>
                    <w:right w:val="none" w:sz="0" w:space="0" w:color="auto"/>
                  </w:divBdr>
                </w:div>
                <w:div w:id="635187453">
                  <w:marLeft w:val="0"/>
                  <w:marRight w:val="0"/>
                  <w:marTop w:val="0"/>
                  <w:marBottom w:val="0"/>
                  <w:divBdr>
                    <w:top w:val="none" w:sz="0" w:space="0" w:color="auto"/>
                    <w:left w:val="none" w:sz="0" w:space="0" w:color="auto"/>
                    <w:bottom w:val="none" w:sz="0" w:space="0" w:color="auto"/>
                    <w:right w:val="none" w:sz="0" w:space="0" w:color="auto"/>
                  </w:divBdr>
                </w:div>
                <w:div w:id="1776099625">
                  <w:marLeft w:val="0"/>
                  <w:marRight w:val="0"/>
                  <w:marTop w:val="0"/>
                  <w:marBottom w:val="0"/>
                  <w:divBdr>
                    <w:top w:val="none" w:sz="0" w:space="0" w:color="auto"/>
                    <w:left w:val="none" w:sz="0" w:space="0" w:color="auto"/>
                    <w:bottom w:val="none" w:sz="0" w:space="0" w:color="auto"/>
                    <w:right w:val="none" w:sz="0" w:space="0" w:color="auto"/>
                  </w:divBdr>
                </w:div>
                <w:div w:id="883523054">
                  <w:marLeft w:val="0"/>
                  <w:marRight w:val="0"/>
                  <w:marTop w:val="0"/>
                  <w:marBottom w:val="0"/>
                  <w:divBdr>
                    <w:top w:val="none" w:sz="0" w:space="0" w:color="auto"/>
                    <w:left w:val="none" w:sz="0" w:space="0" w:color="auto"/>
                    <w:bottom w:val="none" w:sz="0" w:space="0" w:color="auto"/>
                    <w:right w:val="none" w:sz="0" w:space="0" w:color="auto"/>
                  </w:divBdr>
                </w:div>
                <w:div w:id="1338576164">
                  <w:marLeft w:val="0"/>
                  <w:marRight w:val="0"/>
                  <w:marTop w:val="0"/>
                  <w:marBottom w:val="0"/>
                  <w:divBdr>
                    <w:top w:val="none" w:sz="0" w:space="0" w:color="auto"/>
                    <w:left w:val="none" w:sz="0" w:space="0" w:color="auto"/>
                    <w:bottom w:val="none" w:sz="0" w:space="0" w:color="auto"/>
                    <w:right w:val="none" w:sz="0" w:space="0" w:color="auto"/>
                  </w:divBdr>
                </w:div>
                <w:div w:id="487090285">
                  <w:marLeft w:val="0"/>
                  <w:marRight w:val="0"/>
                  <w:marTop w:val="0"/>
                  <w:marBottom w:val="0"/>
                  <w:divBdr>
                    <w:top w:val="none" w:sz="0" w:space="0" w:color="auto"/>
                    <w:left w:val="none" w:sz="0" w:space="0" w:color="auto"/>
                    <w:bottom w:val="none" w:sz="0" w:space="0" w:color="auto"/>
                    <w:right w:val="none" w:sz="0" w:space="0" w:color="auto"/>
                  </w:divBdr>
                </w:div>
                <w:div w:id="1295478835">
                  <w:marLeft w:val="0"/>
                  <w:marRight w:val="0"/>
                  <w:marTop w:val="0"/>
                  <w:marBottom w:val="0"/>
                  <w:divBdr>
                    <w:top w:val="none" w:sz="0" w:space="0" w:color="auto"/>
                    <w:left w:val="none" w:sz="0" w:space="0" w:color="auto"/>
                    <w:bottom w:val="none" w:sz="0" w:space="0" w:color="auto"/>
                    <w:right w:val="none" w:sz="0" w:space="0" w:color="auto"/>
                  </w:divBdr>
                </w:div>
                <w:div w:id="2042590267">
                  <w:marLeft w:val="0"/>
                  <w:marRight w:val="0"/>
                  <w:marTop w:val="0"/>
                  <w:marBottom w:val="0"/>
                  <w:divBdr>
                    <w:top w:val="none" w:sz="0" w:space="0" w:color="auto"/>
                    <w:left w:val="none" w:sz="0" w:space="0" w:color="auto"/>
                    <w:bottom w:val="none" w:sz="0" w:space="0" w:color="auto"/>
                    <w:right w:val="none" w:sz="0" w:space="0" w:color="auto"/>
                  </w:divBdr>
                </w:div>
                <w:div w:id="941954388">
                  <w:marLeft w:val="0"/>
                  <w:marRight w:val="0"/>
                  <w:marTop w:val="0"/>
                  <w:marBottom w:val="0"/>
                  <w:divBdr>
                    <w:top w:val="none" w:sz="0" w:space="0" w:color="auto"/>
                    <w:left w:val="none" w:sz="0" w:space="0" w:color="auto"/>
                    <w:bottom w:val="none" w:sz="0" w:space="0" w:color="auto"/>
                    <w:right w:val="none" w:sz="0" w:space="0" w:color="auto"/>
                  </w:divBdr>
                </w:div>
                <w:div w:id="860166608">
                  <w:marLeft w:val="0"/>
                  <w:marRight w:val="0"/>
                  <w:marTop w:val="0"/>
                  <w:marBottom w:val="0"/>
                  <w:divBdr>
                    <w:top w:val="none" w:sz="0" w:space="0" w:color="auto"/>
                    <w:left w:val="none" w:sz="0" w:space="0" w:color="auto"/>
                    <w:bottom w:val="none" w:sz="0" w:space="0" w:color="auto"/>
                    <w:right w:val="none" w:sz="0" w:space="0" w:color="auto"/>
                  </w:divBdr>
                </w:div>
                <w:div w:id="1177497792">
                  <w:marLeft w:val="0"/>
                  <w:marRight w:val="0"/>
                  <w:marTop w:val="0"/>
                  <w:marBottom w:val="0"/>
                  <w:divBdr>
                    <w:top w:val="none" w:sz="0" w:space="0" w:color="auto"/>
                    <w:left w:val="none" w:sz="0" w:space="0" w:color="auto"/>
                    <w:bottom w:val="none" w:sz="0" w:space="0" w:color="auto"/>
                    <w:right w:val="none" w:sz="0" w:space="0" w:color="auto"/>
                  </w:divBdr>
                </w:div>
                <w:div w:id="1040473000">
                  <w:marLeft w:val="0"/>
                  <w:marRight w:val="0"/>
                  <w:marTop w:val="0"/>
                  <w:marBottom w:val="0"/>
                  <w:divBdr>
                    <w:top w:val="none" w:sz="0" w:space="0" w:color="auto"/>
                    <w:left w:val="none" w:sz="0" w:space="0" w:color="auto"/>
                    <w:bottom w:val="none" w:sz="0" w:space="0" w:color="auto"/>
                    <w:right w:val="none" w:sz="0" w:space="0" w:color="auto"/>
                  </w:divBdr>
                </w:div>
                <w:div w:id="1819880928">
                  <w:marLeft w:val="0"/>
                  <w:marRight w:val="0"/>
                  <w:marTop w:val="0"/>
                  <w:marBottom w:val="0"/>
                  <w:divBdr>
                    <w:top w:val="none" w:sz="0" w:space="0" w:color="auto"/>
                    <w:left w:val="none" w:sz="0" w:space="0" w:color="auto"/>
                    <w:bottom w:val="none" w:sz="0" w:space="0" w:color="auto"/>
                    <w:right w:val="none" w:sz="0" w:space="0" w:color="auto"/>
                  </w:divBdr>
                </w:div>
                <w:div w:id="1954633520">
                  <w:marLeft w:val="0"/>
                  <w:marRight w:val="0"/>
                  <w:marTop w:val="0"/>
                  <w:marBottom w:val="0"/>
                  <w:divBdr>
                    <w:top w:val="none" w:sz="0" w:space="0" w:color="auto"/>
                    <w:left w:val="none" w:sz="0" w:space="0" w:color="auto"/>
                    <w:bottom w:val="none" w:sz="0" w:space="0" w:color="auto"/>
                    <w:right w:val="none" w:sz="0" w:space="0" w:color="auto"/>
                  </w:divBdr>
                </w:div>
                <w:div w:id="1799182059">
                  <w:marLeft w:val="0"/>
                  <w:marRight w:val="0"/>
                  <w:marTop w:val="0"/>
                  <w:marBottom w:val="0"/>
                  <w:divBdr>
                    <w:top w:val="none" w:sz="0" w:space="0" w:color="auto"/>
                    <w:left w:val="none" w:sz="0" w:space="0" w:color="auto"/>
                    <w:bottom w:val="none" w:sz="0" w:space="0" w:color="auto"/>
                    <w:right w:val="none" w:sz="0" w:space="0" w:color="auto"/>
                  </w:divBdr>
                </w:div>
                <w:div w:id="343750768">
                  <w:marLeft w:val="0"/>
                  <w:marRight w:val="0"/>
                  <w:marTop w:val="0"/>
                  <w:marBottom w:val="0"/>
                  <w:divBdr>
                    <w:top w:val="none" w:sz="0" w:space="0" w:color="auto"/>
                    <w:left w:val="none" w:sz="0" w:space="0" w:color="auto"/>
                    <w:bottom w:val="none" w:sz="0" w:space="0" w:color="auto"/>
                    <w:right w:val="none" w:sz="0" w:space="0" w:color="auto"/>
                  </w:divBdr>
                </w:div>
                <w:div w:id="1004170409">
                  <w:marLeft w:val="0"/>
                  <w:marRight w:val="0"/>
                  <w:marTop w:val="0"/>
                  <w:marBottom w:val="0"/>
                  <w:divBdr>
                    <w:top w:val="none" w:sz="0" w:space="0" w:color="auto"/>
                    <w:left w:val="none" w:sz="0" w:space="0" w:color="auto"/>
                    <w:bottom w:val="none" w:sz="0" w:space="0" w:color="auto"/>
                    <w:right w:val="none" w:sz="0" w:space="0" w:color="auto"/>
                  </w:divBdr>
                </w:div>
                <w:div w:id="915360854">
                  <w:marLeft w:val="0"/>
                  <w:marRight w:val="0"/>
                  <w:marTop w:val="0"/>
                  <w:marBottom w:val="0"/>
                  <w:divBdr>
                    <w:top w:val="none" w:sz="0" w:space="0" w:color="auto"/>
                    <w:left w:val="none" w:sz="0" w:space="0" w:color="auto"/>
                    <w:bottom w:val="none" w:sz="0" w:space="0" w:color="auto"/>
                    <w:right w:val="none" w:sz="0" w:space="0" w:color="auto"/>
                  </w:divBdr>
                </w:div>
                <w:div w:id="197818974">
                  <w:marLeft w:val="0"/>
                  <w:marRight w:val="0"/>
                  <w:marTop w:val="0"/>
                  <w:marBottom w:val="0"/>
                  <w:divBdr>
                    <w:top w:val="none" w:sz="0" w:space="0" w:color="auto"/>
                    <w:left w:val="none" w:sz="0" w:space="0" w:color="auto"/>
                    <w:bottom w:val="none" w:sz="0" w:space="0" w:color="auto"/>
                    <w:right w:val="none" w:sz="0" w:space="0" w:color="auto"/>
                  </w:divBdr>
                </w:div>
                <w:div w:id="148063016">
                  <w:marLeft w:val="0"/>
                  <w:marRight w:val="0"/>
                  <w:marTop w:val="0"/>
                  <w:marBottom w:val="0"/>
                  <w:divBdr>
                    <w:top w:val="none" w:sz="0" w:space="0" w:color="auto"/>
                    <w:left w:val="none" w:sz="0" w:space="0" w:color="auto"/>
                    <w:bottom w:val="none" w:sz="0" w:space="0" w:color="auto"/>
                    <w:right w:val="none" w:sz="0" w:space="0" w:color="auto"/>
                  </w:divBdr>
                </w:div>
                <w:div w:id="1598901528">
                  <w:marLeft w:val="0"/>
                  <w:marRight w:val="0"/>
                  <w:marTop w:val="0"/>
                  <w:marBottom w:val="0"/>
                  <w:divBdr>
                    <w:top w:val="none" w:sz="0" w:space="0" w:color="auto"/>
                    <w:left w:val="none" w:sz="0" w:space="0" w:color="auto"/>
                    <w:bottom w:val="none" w:sz="0" w:space="0" w:color="auto"/>
                    <w:right w:val="none" w:sz="0" w:space="0" w:color="auto"/>
                  </w:divBdr>
                </w:div>
                <w:div w:id="991329610">
                  <w:marLeft w:val="0"/>
                  <w:marRight w:val="0"/>
                  <w:marTop w:val="0"/>
                  <w:marBottom w:val="0"/>
                  <w:divBdr>
                    <w:top w:val="none" w:sz="0" w:space="0" w:color="auto"/>
                    <w:left w:val="none" w:sz="0" w:space="0" w:color="auto"/>
                    <w:bottom w:val="none" w:sz="0" w:space="0" w:color="auto"/>
                    <w:right w:val="none" w:sz="0" w:space="0" w:color="auto"/>
                  </w:divBdr>
                </w:div>
                <w:div w:id="740954815">
                  <w:marLeft w:val="0"/>
                  <w:marRight w:val="0"/>
                  <w:marTop w:val="0"/>
                  <w:marBottom w:val="0"/>
                  <w:divBdr>
                    <w:top w:val="none" w:sz="0" w:space="0" w:color="auto"/>
                    <w:left w:val="none" w:sz="0" w:space="0" w:color="auto"/>
                    <w:bottom w:val="none" w:sz="0" w:space="0" w:color="auto"/>
                    <w:right w:val="none" w:sz="0" w:space="0" w:color="auto"/>
                  </w:divBdr>
                </w:div>
                <w:div w:id="629435751">
                  <w:marLeft w:val="0"/>
                  <w:marRight w:val="0"/>
                  <w:marTop w:val="0"/>
                  <w:marBottom w:val="0"/>
                  <w:divBdr>
                    <w:top w:val="none" w:sz="0" w:space="0" w:color="auto"/>
                    <w:left w:val="none" w:sz="0" w:space="0" w:color="auto"/>
                    <w:bottom w:val="none" w:sz="0" w:space="0" w:color="auto"/>
                    <w:right w:val="none" w:sz="0" w:space="0" w:color="auto"/>
                  </w:divBdr>
                </w:div>
                <w:div w:id="642735861">
                  <w:marLeft w:val="0"/>
                  <w:marRight w:val="0"/>
                  <w:marTop w:val="0"/>
                  <w:marBottom w:val="0"/>
                  <w:divBdr>
                    <w:top w:val="none" w:sz="0" w:space="0" w:color="auto"/>
                    <w:left w:val="none" w:sz="0" w:space="0" w:color="auto"/>
                    <w:bottom w:val="none" w:sz="0" w:space="0" w:color="auto"/>
                    <w:right w:val="none" w:sz="0" w:space="0" w:color="auto"/>
                  </w:divBdr>
                </w:div>
                <w:div w:id="1875923820">
                  <w:marLeft w:val="0"/>
                  <w:marRight w:val="0"/>
                  <w:marTop w:val="0"/>
                  <w:marBottom w:val="0"/>
                  <w:divBdr>
                    <w:top w:val="none" w:sz="0" w:space="0" w:color="auto"/>
                    <w:left w:val="none" w:sz="0" w:space="0" w:color="auto"/>
                    <w:bottom w:val="none" w:sz="0" w:space="0" w:color="auto"/>
                    <w:right w:val="none" w:sz="0" w:space="0" w:color="auto"/>
                  </w:divBdr>
                </w:div>
                <w:div w:id="1892233784">
                  <w:marLeft w:val="0"/>
                  <w:marRight w:val="0"/>
                  <w:marTop w:val="0"/>
                  <w:marBottom w:val="0"/>
                  <w:divBdr>
                    <w:top w:val="none" w:sz="0" w:space="0" w:color="auto"/>
                    <w:left w:val="none" w:sz="0" w:space="0" w:color="auto"/>
                    <w:bottom w:val="none" w:sz="0" w:space="0" w:color="auto"/>
                    <w:right w:val="none" w:sz="0" w:space="0" w:color="auto"/>
                  </w:divBdr>
                </w:div>
                <w:div w:id="722946625">
                  <w:marLeft w:val="0"/>
                  <w:marRight w:val="0"/>
                  <w:marTop w:val="0"/>
                  <w:marBottom w:val="0"/>
                  <w:divBdr>
                    <w:top w:val="none" w:sz="0" w:space="0" w:color="auto"/>
                    <w:left w:val="none" w:sz="0" w:space="0" w:color="auto"/>
                    <w:bottom w:val="none" w:sz="0" w:space="0" w:color="auto"/>
                    <w:right w:val="none" w:sz="0" w:space="0" w:color="auto"/>
                  </w:divBdr>
                </w:div>
                <w:div w:id="783426050">
                  <w:marLeft w:val="0"/>
                  <w:marRight w:val="0"/>
                  <w:marTop w:val="0"/>
                  <w:marBottom w:val="0"/>
                  <w:divBdr>
                    <w:top w:val="none" w:sz="0" w:space="0" w:color="auto"/>
                    <w:left w:val="none" w:sz="0" w:space="0" w:color="auto"/>
                    <w:bottom w:val="none" w:sz="0" w:space="0" w:color="auto"/>
                    <w:right w:val="none" w:sz="0" w:space="0" w:color="auto"/>
                  </w:divBdr>
                </w:div>
                <w:div w:id="897398489">
                  <w:marLeft w:val="0"/>
                  <w:marRight w:val="0"/>
                  <w:marTop w:val="0"/>
                  <w:marBottom w:val="0"/>
                  <w:divBdr>
                    <w:top w:val="none" w:sz="0" w:space="0" w:color="auto"/>
                    <w:left w:val="none" w:sz="0" w:space="0" w:color="auto"/>
                    <w:bottom w:val="none" w:sz="0" w:space="0" w:color="auto"/>
                    <w:right w:val="none" w:sz="0" w:space="0" w:color="auto"/>
                  </w:divBdr>
                </w:div>
                <w:div w:id="1155334782">
                  <w:marLeft w:val="0"/>
                  <w:marRight w:val="0"/>
                  <w:marTop w:val="0"/>
                  <w:marBottom w:val="0"/>
                  <w:divBdr>
                    <w:top w:val="none" w:sz="0" w:space="0" w:color="auto"/>
                    <w:left w:val="none" w:sz="0" w:space="0" w:color="auto"/>
                    <w:bottom w:val="none" w:sz="0" w:space="0" w:color="auto"/>
                    <w:right w:val="none" w:sz="0" w:space="0" w:color="auto"/>
                  </w:divBdr>
                </w:div>
                <w:div w:id="313220379">
                  <w:marLeft w:val="0"/>
                  <w:marRight w:val="0"/>
                  <w:marTop w:val="0"/>
                  <w:marBottom w:val="0"/>
                  <w:divBdr>
                    <w:top w:val="none" w:sz="0" w:space="0" w:color="auto"/>
                    <w:left w:val="none" w:sz="0" w:space="0" w:color="auto"/>
                    <w:bottom w:val="none" w:sz="0" w:space="0" w:color="auto"/>
                    <w:right w:val="none" w:sz="0" w:space="0" w:color="auto"/>
                  </w:divBdr>
                </w:div>
                <w:div w:id="1779325250">
                  <w:marLeft w:val="0"/>
                  <w:marRight w:val="0"/>
                  <w:marTop w:val="0"/>
                  <w:marBottom w:val="0"/>
                  <w:divBdr>
                    <w:top w:val="none" w:sz="0" w:space="0" w:color="auto"/>
                    <w:left w:val="none" w:sz="0" w:space="0" w:color="auto"/>
                    <w:bottom w:val="none" w:sz="0" w:space="0" w:color="auto"/>
                    <w:right w:val="none" w:sz="0" w:space="0" w:color="auto"/>
                  </w:divBdr>
                </w:div>
                <w:div w:id="1240359728">
                  <w:marLeft w:val="0"/>
                  <w:marRight w:val="0"/>
                  <w:marTop w:val="0"/>
                  <w:marBottom w:val="0"/>
                  <w:divBdr>
                    <w:top w:val="none" w:sz="0" w:space="0" w:color="auto"/>
                    <w:left w:val="none" w:sz="0" w:space="0" w:color="auto"/>
                    <w:bottom w:val="none" w:sz="0" w:space="0" w:color="auto"/>
                    <w:right w:val="none" w:sz="0" w:space="0" w:color="auto"/>
                  </w:divBdr>
                </w:div>
                <w:div w:id="1020005969">
                  <w:marLeft w:val="0"/>
                  <w:marRight w:val="0"/>
                  <w:marTop w:val="0"/>
                  <w:marBottom w:val="0"/>
                  <w:divBdr>
                    <w:top w:val="none" w:sz="0" w:space="0" w:color="auto"/>
                    <w:left w:val="none" w:sz="0" w:space="0" w:color="auto"/>
                    <w:bottom w:val="none" w:sz="0" w:space="0" w:color="auto"/>
                    <w:right w:val="none" w:sz="0" w:space="0" w:color="auto"/>
                  </w:divBdr>
                </w:div>
                <w:div w:id="1202354843">
                  <w:marLeft w:val="0"/>
                  <w:marRight w:val="0"/>
                  <w:marTop w:val="0"/>
                  <w:marBottom w:val="0"/>
                  <w:divBdr>
                    <w:top w:val="none" w:sz="0" w:space="0" w:color="auto"/>
                    <w:left w:val="none" w:sz="0" w:space="0" w:color="auto"/>
                    <w:bottom w:val="none" w:sz="0" w:space="0" w:color="auto"/>
                    <w:right w:val="none" w:sz="0" w:space="0" w:color="auto"/>
                  </w:divBdr>
                </w:div>
                <w:div w:id="1173108295">
                  <w:marLeft w:val="0"/>
                  <w:marRight w:val="0"/>
                  <w:marTop w:val="0"/>
                  <w:marBottom w:val="0"/>
                  <w:divBdr>
                    <w:top w:val="none" w:sz="0" w:space="0" w:color="auto"/>
                    <w:left w:val="none" w:sz="0" w:space="0" w:color="auto"/>
                    <w:bottom w:val="none" w:sz="0" w:space="0" w:color="auto"/>
                    <w:right w:val="none" w:sz="0" w:space="0" w:color="auto"/>
                  </w:divBdr>
                </w:div>
                <w:div w:id="1749881803">
                  <w:marLeft w:val="0"/>
                  <w:marRight w:val="0"/>
                  <w:marTop w:val="0"/>
                  <w:marBottom w:val="0"/>
                  <w:divBdr>
                    <w:top w:val="none" w:sz="0" w:space="0" w:color="auto"/>
                    <w:left w:val="none" w:sz="0" w:space="0" w:color="auto"/>
                    <w:bottom w:val="none" w:sz="0" w:space="0" w:color="auto"/>
                    <w:right w:val="none" w:sz="0" w:space="0" w:color="auto"/>
                  </w:divBdr>
                </w:div>
                <w:div w:id="1938099664">
                  <w:marLeft w:val="0"/>
                  <w:marRight w:val="0"/>
                  <w:marTop w:val="0"/>
                  <w:marBottom w:val="0"/>
                  <w:divBdr>
                    <w:top w:val="none" w:sz="0" w:space="0" w:color="auto"/>
                    <w:left w:val="none" w:sz="0" w:space="0" w:color="auto"/>
                    <w:bottom w:val="none" w:sz="0" w:space="0" w:color="auto"/>
                    <w:right w:val="none" w:sz="0" w:space="0" w:color="auto"/>
                  </w:divBdr>
                </w:div>
                <w:div w:id="1909420893">
                  <w:marLeft w:val="0"/>
                  <w:marRight w:val="0"/>
                  <w:marTop w:val="0"/>
                  <w:marBottom w:val="0"/>
                  <w:divBdr>
                    <w:top w:val="none" w:sz="0" w:space="0" w:color="auto"/>
                    <w:left w:val="none" w:sz="0" w:space="0" w:color="auto"/>
                    <w:bottom w:val="none" w:sz="0" w:space="0" w:color="auto"/>
                    <w:right w:val="none" w:sz="0" w:space="0" w:color="auto"/>
                  </w:divBdr>
                </w:div>
                <w:div w:id="1453938648">
                  <w:marLeft w:val="0"/>
                  <w:marRight w:val="0"/>
                  <w:marTop w:val="0"/>
                  <w:marBottom w:val="0"/>
                  <w:divBdr>
                    <w:top w:val="none" w:sz="0" w:space="0" w:color="auto"/>
                    <w:left w:val="none" w:sz="0" w:space="0" w:color="auto"/>
                    <w:bottom w:val="none" w:sz="0" w:space="0" w:color="auto"/>
                    <w:right w:val="none" w:sz="0" w:space="0" w:color="auto"/>
                  </w:divBdr>
                </w:div>
                <w:div w:id="702290017">
                  <w:marLeft w:val="0"/>
                  <w:marRight w:val="0"/>
                  <w:marTop w:val="0"/>
                  <w:marBottom w:val="0"/>
                  <w:divBdr>
                    <w:top w:val="none" w:sz="0" w:space="0" w:color="auto"/>
                    <w:left w:val="none" w:sz="0" w:space="0" w:color="auto"/>
                    <w:bottom w:val="none" w:sz="0" w:space="0" w:color="auto"/>
                    <w:right w:val="none" w:sz="0" w:space="0" w:color="auto"/>
                  </w:divBdr>
                </w:div>
                <w:div w:id="1334335711">
                  <w:marLeft w:val="0"/>
                  <w:marRight w:val="0"/>
                  <w:marTop w:val="0"/>
                  <w:marBottom w:val="0"/>
                  <w:divBdr>
                    <w:top w:val="none" w:sz="0" w:space="0" w:color="auto"/>
                    <w:left w:val="none" w:sz="0" w:space="0" w:color="auto"/>
                    <w:bottom w:val="none" w:sz="0" w:space="0" w:color="auto"/>
                    <w:right w:val="none" w:sz="0" w:space="0" w:color="auto"/>
                  </w:divBdr>
                </w:div>
                <w:div w:id="112483872">
                  <w:marLeft w:val="0"/>
                  <w:marRight w:val="0"/>
                  <w:marTop w:val="0"/>
                  <w:marBottom w:val="0"/>
                  <w:divBdr>
                    <w:top w:val="none" w:sz="0" w:space="0" w:color="auto"/>
                    <w:left w:val="none" w:sz="0" w:space="0" w:color="auto"/>
                    <w:bottom w:val="none" w:sz="0" w:space="0" w:color="auto"/>
                    <w:right w:val="none" w:sz="0" w:space="0" w:color="auto"/>
                  </w:divBdr>
                </w:div>
                <w:div w:id="592783961">
                  <w:marLeft w:val="0"/>
                  <w:marRight w:val="0"/>
                  <w:marTop w:val="0"/>
                  <w:marBottom w:val="0"/>
                  <w:divBdr>
                    <w:top w:val="none" w:sz="0" w:space="0" w:color="auto"/>
                    <w:left w:val="none" w:sz="0" w:space="0" w:color="auto"/>
                    <w:bottom w:val="none" w:sz="0" w:space="0" w:color="auto"/>
                    <w:right w:val="none" w:sz="0" w:space="0" w:color="auto"/>
                  </w:divBdr>
                </w:div>
                <w:div w:id="528374902">
                  <w:marLeft w:val="0"/>
                  <w:marRight w:val="0"/>
                  <w:marTop w:val="0"/>
                  <w:marBottom w:val="0"/>
                  <w:divBdr>
                    <w:top w:val="none" w:sz="0" w:space="0" w:color="auto"/>
                    <w:left w:val="none" w:sz="0" w:space="0" w:color="auto"/>
                    <w:bottom w:val="none" w:sz="0" w:space="0" w:color="auto"/>
                    <w:right w:val="none" w:sz="0" w:space="0" w:color="auto"/>
                  </w:divBdr>
                </w:div>
                <w:div w:id="1366366161">
                  <w:marLeft w:val="0"/>
                  <w:marRight w:val="0"/>
                  <w:marTop w:val="0"/>
                  <w:marBottom w:val="0"/>
                  <w:divBdr>
                    <w:top w:val="none" w:sz="0" w:space="0" w:color="auto"/>
                    <w:left w:val="none" w:sz="0" w:space="0" w:color="auto"/>
                    <w:bottom w:val="none" w:sz="0" w:space="0" w:color="auto"/>
                    <w:right w:val="none" w:sz="0" w:space="0" w:color="auto"/>
                  </w:divBdr>
                </w:div>
                <w:div w:id="1306004224">
                  <w:marLeft w:val="0"/>
                  <w:marRight w:val="0"/>
                  <w:marTop w:val="0"/>
                  <w:marBottom w:val="0"/>
                  <w:divBdr>
                    <w:top w:val="none" w:sz="0" w:space="0" w:color="auto"/>
                    <w:left w:val="none" w:sz="0" w:space="0" w:color="auto"/>
                    <w:bottom w:val="none" w:sz="0" w:space="0" w:color="auto"/>
                    <w:right w:val="none" w:sz="0" w:space="0" w:color="auto"/>
                  </w:divBdr>
                </w:div>
                <w:div w:id="2064210629">
                  <w:marLeft w:val="0"/>
                  <w:marRight w:val="0"/>
                  <w:marTop w:val="0"/>
                  <w:marBottom w:val="0"/>
                  <w:divBdr>
                    <w:top w:val="none" w:sz="0" w:space="0" w:color="auto"/>
                    <w:left w:val="none" w:sz="0" w:space="0" w:color="auto"/>
                    <w:bottom w:val="none" w:sz="0" w:space="0" w:color="auto"/>
                    <w:right w:val="none" w:sz="0" w:space="0" w:color="auto"/>
                  </w:divBdr>
                </w:div>
                <w:div w:id="1640843070">
                  <w:marLeft w:val="0"/>
                  <w:marRight w:val="0"/>
                  <w:marTop w:val="0"/>
                  <w:marBottom w:val="0"/>
                  <w:divBdr>
                    <w:top w:val="none" w:sz="0" w:space="0" w:color="auto"/>
                    <w:left w:val="none" w:sz="0" w:space="0" w:color="auto"/>
                    <w:bottom w:val="none" w:sz="0" w:space="0" w:color="auto"/>
                    <w:right w:val="none" w:sz="0" w:space="0" w:color="auto"/>
                  </w:divBdr>
                </w:div>
                <w:div w:id="626544442">
                  <w:marLeft w:val="0"/>
                  <w:marRight w:val="0"/>
                  <w:marTop w:val="0"/>
                  <w:marBottom w:val="0"/>
                  <w:divBdr>
                    <w:top w:val="none" w:sz="0" w:space="0" w:color="auto"/>
                    <w:left w:val="none" w:sz="0" w:space="0" w:color="auto"/>
                    <w:bottom w:val="none" w:sz="0" w:space="0" w:color="auto"/>
                    <w:right w:val="none" w:sz="0" w:space="0" w:color="auto"/>
                  </w:divBdr>
                </w:div>
                <w:div w:id="136649834">
                  <w:marLeft w:val="0"/>
                  <w:marRight w:val="0"/>
                  <w:marTop w:val="0"/>
                  <w:marBottom w:val="0"/>
                  <w:divBdr>
                    <w:top w:val="none" w:sz="0" w:space="0" w:color="auto"/>
                    <w:left w:val="none" w:sz="0" w:space="0" w:color="auto"/>
                    <w:bottom w:val="none" w:sz="0" w:space="0" w:color="auto"/>
                    <w:right w:val="none" w:sz="0" w:space="0" w:color="auto"/>
                  </w:divBdr>
                </w:div>
                <w:div w:id="656883890">
                  <w:marLeft w:val="0"/>
                  <w:marRight w:val="0"/>
                  <w:marTop w:val="0"/>
                  <w:marBottom w:val="0"/>
                  <w:divBdr>
                    <w:top w:val="none" w:sz="0" w:space="0" w:color="auto"/>
                    <w:left w:val="none" w:sz="0" w:space="0" w:color="auto"/>
                    <w:bottom w:val="none" w:sz="0" w:space="0" w:color="auto"/>
                    <w:right w:val="none" w:sz="0" w:space="0" w:color="auto"/>
                  </w:divBdr>
                </w:div>
                <w:div w:id="145436436">
                  <w:marLeft w:val="0"/>
                  <w:marRight w:val="0"/>
                  <w:marTop w:val="0"/>
                  <w:marBottom w:val="0"/>
                  <w:divBdr>
                    <w:top w:val="none" w:sz="0" w:space="0" w:color="auto"/>
                    <w:left w:val="none" w:sz="0" w:space="0" w:color="auto"/>
                    <w:bottom w:val="none" w:sz="0" w:space="0" w:color="auto"/>
                    <w:right w:val="none" w:sz="0" w:space="0" w:color="auto"/>
                  </w:divBdr>
                </w:div>
                <w:div w:id="396248376">
                  <w:marLeft w:val="0"/>
                  <w:marRight w:val="0"/>
                  <w:marTop w:val="0"/>
                  <w:marBottom w:val="0"/>
                  <w:divBdr>
                    <w:top w:val="none" w:sz="0" w:space="0" w:color="auto"/>
                    <w:left w:val="none" w:sz="0" w:space="0" w:color="auto"/>
                    <w:bottom w:val="none" w:sz="0" w:space="0" w:color="auto"/>
                    <w:right w:val="none" w:sz="0" w:space="0" w:color="auto"/>
                  </w:divBdr>
                </w:div>
                <w:div w:id="434328679">
                  <w:marLeft w:val="0"/>
                  <w:marRight w:val="0"/>
                  <w:marTop w:val="0"/>
                  <w:marBottom w:val="0"/>
                  <w:divBdr>
                    <w:top w:val="none" w:sz="0" w:space="0" w:color="auto"/>
                    <w:left w:val="none" w:sz="0" w:space="0" w:color="auto"/>
                    <w:bottom w:val="none" w:sz="0" w:space="0" w:color="auto"/>
                    <w:right w:val="none" w:sz="0" w:space="0" w:color="auto"/>
                  </w:divBdr>
                </w:div>
                <w:div w:id="248931876">
                  <w:marLeft w:val="0"/>
                  <w:marRight w:val="0"/>
                  <w:marTop w:val="0"/>
                  <w:marBottom w:val="0"/>
                  <w:divBdr>
                    <w:top w:val="none" w:sz="0" w:space="0" w:color="auto"/>
                    <w:left w:val="none" w:sz="0" w:space="0" w:color="auto"/>
                    <w:bottom w:val="none" w:sz="0" w:space="0" w:color="auto"/>
                    <w:right w:val="none" w:sz="0" w:space="0" w:color="auto"/>
                  </w:divBdr>
                </w:div>
                <w:div w:id="577442501">
                  <w:marLeft w:val="0"/>
                  <w:marRight w:val="0"/>
                  <w:marTop w:val="0"/>
                  <w:marBottom w:val="0"/>
                  <w:divBdr>
                    <w:top w:val="none" w:sz="0" w:space="0" w:color="auto"/>
                    <w:left w:val="none" w:sz="0" w:space="0" w:color="auto"/>
                    <w:bottom w:val="none" w:sz="0" w:space="0" w:color="auto"/>
                    <w:right w:val="none" w:sz="0" w:space="0" w:color="auto"/>
                  </w:divBdr>
                </w:div>
                <w:div w:id="300111029">
                  <w:marLeft w:val="0"/>
                  <w:marRight w:val="0"/>
                  <w:marTop w:val="0"/>
                  <w:marBottom w:val="0"/>
                  <w:divBdr>
                    <w:top w:val="none" w:sz="0" w:space="0" w:color="auto"/>
                    <w:left w:val="none" w:sz="0" w:space="0" w:color="auto"/>
                    <w:bottom w:val="none" w:sz="0" w:space="0" w:color="auto"/>
                    <w:right w:val="none" w:sz="0" w:space="0" w:color="auto"/>
                  </w:divBdr>
                </w:div>
                <w:div w:id="906106845">
                  <w:marLeft w:val="0"/>
                  <w:marRight w:val="0"/>
                  <w:marTop w:val="0"/>
                  <w:marBottom w:val="0"/>
                  <w:divBdr>
                    <w:top w:val="none" w:sz="0" w:space="0" w:color="auto"/>
                    <w:left w:val="none" w:sz="0" w:space="0" w:color="auto"/>
                    <w:bottom w:val="none" w:sz="0" w:space="0" w:color="auto"/>
                    <w:right w:val="none" w:sz="0" w:space="0" w:color="auto"/>
                  </w:divBdr>
                </w:div>
                <w:div w:id="174268305">
                  <w:marLeft w:val="0"/>
                  <w:marRight w:val="0"/>
                  <w:marTop w:val="0"/>
                  <w:marBottom w:val="0"/>
                  <w:divBdr>
                    <w:top w:val="none" w:sz="0" w:space="0" w:color="auto"/>
                    <w:left w:val="none" w:sz="0" w:space="0" w:color="auto"/>
                    <w:bottom w:val="none" w:sz="0" w:space="0" w:color="auto"/>
                    <w:right w:val="none" w:sz="0" w:space="0" w:color="auto"/>
                  </w:divBdr>
                </w:div>
                <w:div w:id="355811680">
                  <w:marLeft w:val="0"/>
                  <w:marRight w:val="0"/>
                  <w:marTop w:val="0"/>
                  <w:marBottom w:val="0"/>
                  <w:divBdr>
                    <w:top w:val="none" w:sz="0" w:space="0" w:color="auto"/>
                    <w:left w:val="none" w:sz="0" w:space="0" w:color="auto"/>
                    <w:bottom w:val="none" w:sz="0" w:space="0" w:color="auto"/>
                    <w:right w:val="none" w:sz="0" w:space="0" w:color="auto"/>
                  </w:divBdr>
                </w:div>
                <w:div w:id="665134698">
                  <w:marLeft w:val="0"/>
                  <w:marRight w:val="0"/>
                  <w:marTop w:val="0"/>
                  <w:marBottom w:val="0"/>
                  <w:divBdr>
                    <w:top w:val="none" w:sz="0" w:space="0" w:color="auto"/>
                    <w:left w:val="none" w:sz="0" w:space="0" w:color="auto"/>
                    <w:bottom w:val="none" w:sz="0" w:space="0" w:color="auto"/>
                    <w:right w:val="none" w:sz="0" w:space="0" w:color="auto"/>
                  </w:divBdr>
                </w:div>
                <w:div w:id="1456483964">
                  <w:marLeft w:val="0"/>
                  <w:marRight w:val="0"/>
                  <w:marTop w:val="0"/>
                  <w:marBottom w:val="0"/>
                  <w:divBdr>
                    <w:top w:val="none" w:sz="0" w:space="0" w:color="auto"/>
                    <w:left w:val="none" w:sz="0" w:space="0" w:color="auto"/>
                    <w:bottom w:val="none" w:sz="0" w:space="0" w:color="auto"/>
                    <w:right w:val="none" w:sz="0" w:space="0" w:color="auto"/>
                  </w:divBdr>
                </w:div>
                <w:div w:id="1800757128">
                  <w:marLeft w:val="0"/>
                  <w:marRight w:val="0"/>
                  <w:marTop w:val="0"/>
                  <w:marBottom w:val="0"/>
                  <w:divBdr>
                    <w:top w:val="none" w:sz="0" w:space="0" w:color="auto"/>
                    <w:left w:val="none" w:sz="0" w:space="0" w:color="auto"/>
                    <w:bottom w:val="none" w:sz="0" w:space="0" w:color="auto"/>
                    <w:right w:val="none" w:sz="0" w:space="0" w:color="auto"/>
                  </w:divBdr>
                </w:div>
                <w:div w:id="442921994">
                  <w:marLeft w:val="0"/>
                  <w:marRight w:val="0"/>
                  <w:marTop w:val="0"/>
                  <w:marBottom w:val="0"/>
                  <w:divBdr>
                    <w:top w:val="none" w:sz="0" w:space="0" w:color="auto"/>
                    <w:left w:val="none" w:sz="0" w:space="0" w:color="auto"/>
                    <w:bottom w:val="none" w:sz="0" w:space="0" w:color="auto"/>
                    <w:right w:val="none" w:sz="0" w:space="0" w:color="auto"/>
                  </w:divBdr>
                </w:div>
                <w:div w:id="1422531511">
                  <w:marLeft w:val="0"/>
                  <w:marRight w:val="0"/>
                  <w:marTop w:val="0"/>
                  <w:marBottom w:val="0"/>
                  <w:divBdr>
                    <w:top w:val="none" w:sz="0" w:space="0" w:color="auto"/>
                    <w:left w:val="none" w:sz="0" w:space="0" w:color="auto"/>
                    <w:bottom w:val="none" w:sz="0" w:space="0" w:color="auto"/>
                    <w:right w:val="none" w:sz="0" w:space="0" w:color="auto"/>
                  </w:divBdr>
                </w:div>
                <w:div w:id="1431466303">
                  <w:marLeft w:val="0"/>
                  <w:marRight w:val="0"/>
                  <w:marTop w:val="0"/>
                  <w:marBottom w:val="0"/>
                  <w:divBdr>
                    <w:top w:val="none" w:sz="0" w:space="0" w:color="auto"/>
                    <w:left w:val="none" w:sz="0" w:space="0" w:color="auto"/>
                    <w:bottom w:val="none" w:sz="0" w:space="0" w:color="auto"/>
                    <w:right w:val="none" w:sz="0" w:space="0" w:color="auto"/>
                  </w:divBdr>
                </w:div>
                <w:div w:id="478574146">
                  <w:marLeft w:val="0"/>
                  <w:marRight w:val="0"/>
                  <w:marTop w:val="0"/>
                  <w:marBottom w:val="0"/>
                  <w:divBdr>
                    <w:top w:val="none" w:sz="0" w:space="0" w:color="auto"/>
                    <w:left w:val="none" w:sz="0" w:space="0" w:color="auto"/>
                    <w:bottom w:val="none" w:sz="0" w:space="0" w:color="auto"/>
                    <w:right w:val="none" w:sz="0" w:space="0" w:color="auto"/>
                  </w:divBdr>
                </w:div>
                <w:div w:id="1612976036">
                  <w:marLeft w:val="0"/>
                  <w:marRight w:val="0"/>
                  <w:marTop w:val="0"/>
                  <w:marBottom w:val="0"/>
                  <w:divBdr>
                    <w:top w:val="none" w:sz="0" w:space="0" w:color="auto"/>
                    <w:left w:val="none" w:sz="0" w:space="0" w:color="auto"/>
                    <w:bottom w:val="none" w:sz="0" w:space="0" w:color="auto"/>
                    <w:right w:val="none" w:sz="0" w:space="0" w:color="auto"/>
                  </w:divBdr>
                </w:div>
                <w:div w:id="231237762">
                  <w:marLeft w:val="0"/>
                  <w:marRight w:val="0"/>
                  <w:marTop w:val="0"/>
                  <w:marBottom w:val="0"/>
                  <w:divBdr>
                    <w:top w:val="none" w:sz="0" w:space="0" w:color="auto"/>
                    <w:left w:val="none" w:sz="0" w:space="0" w:color="auto"/>
                    <w:bottom w:val="none" w:sz="0" w:space="0" w:color="auto"/>
                    <w:right w:val="none" w:sz="0" w:space="0" w:color="auto"/>
                  </w:divBdr>
                </w:div>
                <w:div w:id="1754935331">
                  <w:marLeft w:val="0"/>
                  <w:marRight w:val="0"/>
                  <w:marTop w:val="0"/>
                  <w:marBottom w:val="0"/>
                  <w:divBdr>
                    <w:top w:val="none" w:sz="0" w:space="0" w:color="auto"/>
                    <w:left w:val="none" w:sz="0" w:space="0" w:color="auto"/>
                    <w:bottom w:val="none" w:sz="0" w:space="0" w:color="auto"/>
                    <w:right w:val="none" w:sz="0" w:space="0" w:color="auto"/>
                  </w:divBdr>
                </w:div>
                <w:div w:id="1309214261">
                  <w:marLeft w:val="0"/>
                  <w:marRight w:val="0"/>
                  <w:marTop w:val="0"/>
                  <w:marBottom w:val="0"/>
                  <w:divBdr>
                    <w:top w:val="none" w:sz="0" w:space="0" w:color="auto"/>
                    <w:left w:val="none" w:sz="0" w:space="0" w:color="auto"/>
                    <w:bottom w:val="none" w:sz="0" w:space="0" w:color="auto"/>
                    <w:right w:val="none" w:sz="0" w:space="0" w:color="auto"/>
                  </w:divBdr>
                </w:div>
                <w:div w:id="997882788">
                  <w:marLeft w:val="0"/>
                  <w:marRight w:val="0"/>
                  <w:marTop w:val="0"/>
                  <w:marBottom w:val="0"/>
                  <w:divBdr>
                    <w:top w:val="none" w:sz="0" w:space="0" w:color="auto"/>
                    <w:left w:val="none" w:sz="0" w:space="0" w:color="auto"/>
                    <w:bottom w:val="none" w:sz="0" w:space="0" w:color="auto"/>
                    <w:right w:val="none" w:sz="0" w:space="0" w:color="auto"/>
                  </w:divBdr>
                </w:div>
                <w:div w:id="1784765424">
                  <w:marLeft w:val="0"/>
                  <w:marRight w:val="0"/>
                  <w:marTop w:val="0"/>
                  <w:marBottom w:val="0"/>
                  <w:divBdr>
                    <w:top w:val="none" w:sz="0" w:space="0" w:color="auto"/>
                    <w:left w:val="none" w:sz="0" w:space="0" w:color="auto"/>
                    <w:bottom w:val="none" w:sz="0" w:space="0" w:color="auto"/>
                    <w:right w:val="none" w:sz="0" w:space="0" w:color="auto"/>
                  </w:divBdr>
                </w:div>
                <w:div w:id="992678837">
                  <w:marLeft w:val="0"/>
                  <w:marRight w:val="0"/>
                  <w:marTop w:val="0"/>
                  <w:marBottom w:val="0"/>
                  <w:divBdr>
                    <w:top w:val="none" w:sz="0" w:space="0" w:color="auto"/>
                    <w:left w:val="none" w:sz="0" w:space="0" w:color="auto"/>
                    <w:bottom w:val="none" w:sz="0" w:space="0" w:color="auto"/>
                    <w:right w:val="none" w:sz="0" w:space="0" w:color="auto"/>
                  </w:divBdr>
                </w:div>
                <w:div w:id="566913406">
                  <w:marLeft w:val="0"/>
                  <w:marRight w:val="0"/>
                  <w:marTop w:val="0"/>
                  <w:marBottom w:val="0"/>
                  <w:divBdr>
                    <w:top w:val="none" w:sz="0" w:space="0" w:color="auto"/>
                    <w:left w:val="none" w:sz="0" w:space="0" w:color="auto"/>
                    <w:bottom w:val="none" w:sz="0" w:space="0" w:color="auto"/>
                    <w:right w:val="none" w:sz="0" w:space="0" w:color="auto"/>
                  </w:divBdr>
                </w:div>
                <w:div w:id="792217258">
                  <w:marLeft w:val="0"/>
                  <w:marRight w:val="0"/>
                  <w:marTop w:val="0"/>
                  <w:marBottom w:val="0"/>
                  <w:divBdr>
                    <w:top w:val="none" w:sz="0" w:space="0" w:color="auto"/>
                    <w:left w:val="none" w:sz="0" w:space="0" w:color="auto"/>
                    <w:bottom w:val="none" w:sz="0" w:space="0" w:color="auto"/>
                    <w:right w:val="none" w:sz="0" w:space="0" w:color="auto"/>
                  </w:divBdr>
                </w:div>
                <w:div w:id="13846883">
                  <w:marLeft w:val="0"/>
                  <w:marRight w:val="0"/>
                  <w:marTop w:val="0"/>
                  <w:marBottom w:val="0"/>
                  <w:divBdr>
                    <w:top w:val="none" w:sz="0" w:space="0" w:color="auto"/>
                    <w:left w:val="none" w:sz="0" w:space="0" w:color="auto"/>
                    <w:bottom w:val="none" w:sz="0" w:space="0" w:color="auto"/>
                    <w:right w:val="none" w:sz="0" w:space="0" w:color="auto"/>
                  </w:divBdr>
                </w:div>
                <w:div w:id="1714695086">
                  <w:marLeft w:val="0"/>
                  <w:marRight w:val="0"/>
                  <w:marTop w:val="0"/>
                  <w:marBottom w:val="0"/>
                  <w:divBdr>
                    <w:top w:val="none" w:sz="0" w:space="0" w:color="auto"/>
                    <w:left w:val="none" w:sz="0" w:space="0" w:color="auto"/>
                    <w:bottom w:val="none" w:sz="0" w:space="0" w:color="auto"/>
                    <w:right w:val="none" w:sz="0" w:space="0" w:color="auto"/>
                  </w:divBdr>
                </w:div>
                <w:div w:id="1041395255">
                  <w:marLeft w:val="0"/>
                  <w:marRight w:val="0"/>
                  <w:marTop w:val="0"/>
                  <w:marBottom w:val="0"/>
                  <w:divBdr>
                    <w:top w:val="none" w:sz="0" w:space="0" w:color="auto"/>
                    <w:left w:val="none" w:sz="0" w:space="0" w:color="auto"/>
                    <w:bottom w:val="none" w:sz="0" w:space="0" w:color="auto"/>
                    <w:right w:val="none" w:sz="0" w:space="0" w:color="auto"/>
                  </w:divBdr>
                </w:div>
                <w:div w:id="1686713750">
                  <w:marLeft w:val="0"/>
                  <w:marRight w:val="0"/>
                  <w:marTop w:val="0"/>
                  <w:marBottom w:val="0"/>
                  <w:divBdr>
                    <w:top w:val="none" w:sz="0" w:space="0" w:color="auto"/>
                    <w:left w:val="none" w:sz="0" w:space="0" w:color="auto"/>
                    <w:bottom w:val="none" w:sz="0" w:space="0" w:color="auto"/>
                    <w:right w:val="none" w:sz="0" w:space="0" w:color="auto"/>
                  </w:divBdr>
                </w:div>
                <w:div w:id="1249266956">
                  <w:marLeft w:val="0"/>
                  <w:marRight w:val="0"/>
                  <w:marTop w:val="0"/>
                  <w:marBottom w:val="0"/>
                  <w:divBdr>
                    <w:top w:val="none" w:sz="0" w:space="0" w:color="auto"/>
                    <w:left w:val="none" w:sz="0" w:space="0" w:color="auto"/>
                    <w:bottom w:val="none" w:sz="0" w:space="0" w:color="auto"/>
                    <w:right w:val="none" w:sz="0" w:space="0" w:color="auto"/>
                  </w:divBdr>
                </w:div>
                <w:div w:id="1778871616">
                  <w:marLeft w:val="0"/>
                  <w:marRight w:val="0"/>
                  <w:marTop w:val="0"/>
                  <w:marBottom w:val="0"/>
                  <w:divBdr>
                    <w:top w:val="none" w:sz="0" w:space="0" w:color="auto"/>
                    <w:left w:val="none" w:sz="0" w:space="0" w:color="auto"/>
                    <w:bottom w:val="none" w:sz="0" w:space="0" w:color="auto"/>
                    <w:right w:val="none" w:sz="0" w:space="0" w:color="auto"/>
                  </w:divBdr>
                </w:div>
                <w:div w:id="1613048423">
                  <w:marLeft w:val="0"/>
                  <w:marRight w:val="0"/>
                  <w:marTop w:val="0"/>
                  <w:marBottom w:val="0"/>
                  <w:divBdr>
                    <w:top w:val="none" w:sz="0" w:space="0" w:color="auto"/>
                    <w:left w:val="none" w:sz="0" w:space="0" w:color="auto"/>
                    <w:bottom w:val="none" w:sz="0" w:space="0" w:color="auto"/>
                    <w:right w:val="none" w:sz="0" w:space="0" w:color="auto"/>
                  </w:divBdr>
                </w:div>
                <w:div w:id="1419209954">
                  <w:marLeft w:val="0"/>
                  <w:marRight w:val="0"/>
                  <w:marTop w:val="0"/>
                  <w:marBottom w:val="0"/>
                  <w:divBdr>
                    <w:top w:val="none" w:sz="0" w:space="0" w:color="auto"/>
                    <w:left w:val="none" w:sz="0" w:space="0" w:color="auto"/>
                    <w:bottom w:val="none" w:sz="0" w:space="0" w:color="auto"/>
                    <w:right w:val="none" w:sz="0" w:space="0" w:color="auto"/>
                  </w:divBdr>
                </w:div>
                <w:div w:id="808128249">
                  <w:marLeft w:val="0"/>
                  <w:marRight w:val="0"/>
                  <w:marTop w:val="0"/>
                  <w:marBottom w:val="0"/>
                  <w:divBdr>
                    <w:top w:val="none" w:sz="0" w:space="0" w:color="auto"/>
                    <w:left w:val="none" w:sz="0" w:space="0" w:color="auto"/>
                    <w:bottom w:val="none" w:sz="0" w:space="0" w:color="auto"/>
                    <w:right w:val="none" w:sz="0" w:space="0" w:color="auto"/>
                  </w:divBdr>
                </w:div>
                <w:div w:id="1873153233">
                  <w:marLeft w:val="0"/>
                  <w:marRight w:val="0"/>
                  <w:marTop w:val="0"/>
                  <w:marBottom w:val="0"/>
                  <w:divBdr>
                    <w:top w:val="none" w:sz="0" w:space="0" w:color="auto"/>
                    <w:left w:val="none" w:sz="0" w:space="0" w:color="auto"/>
                    <w:bottom w:val="none" w:sz="0" w:space="0" w:color="auto"/>
                    <w:right w:val="none" w:sz="0" w:space="0" w:color="auto"/>
                  </w:divBdr>
                </w:div>
                <w:div w:id="695541809">
                  <w:marLeft w:val="0"/>
                  <w:marRight w:val="0"/>
                  <w:marTop w:val="0"/>
                  <w:marBottom w:val="0"/>
                  <w:divBdr>
                    <w:top w:val="none" w:sz="0" w:space="0" w:color="auto"/>
                    <w:left w:val="none" w:sz="0" w:space="0" w:color="auto"/>
                    <w:bottom w:val="none" w:sz="0" w:space="0" w:color="auto"/>
                    <w:right w:val="none" w:sz="0" w:space="0" w:color="auto"/>
                  </w:divBdr>
                </w:div>
                <w:div w:id="2049060783">
                  <w:marLeft w:val="0"/>
                  <w:marRight w:val="0"/>
                  <w:marTop w:val="0"/>
                  <w:marBottom w:val="0"/>
                  <w:divBdr>
                    <w:top w:val="none" w:sz="0" w:space="0" w:color="auto"/>
                    <w:left w:val="none" w:sz="0" w:space="0" w:color="auto"/>
                    <w:bottom w:val="none" w:sz="0" w:space="0" w:color="auto"/>
                    <w:right w:val="none" w:sz="0" w:space="0" w:color="auto"/>
                  </w:divBdr>
                </w:div>
                <w:div w:id="1937320857">
                  <w:marLeft w:val="0"/>
                  <w:marRight w:val="0"/>
                  <w:marTop w:val="0"/>
                  <w:marBottom w:val="0"/>
                  <w:divBdr>
                    <w:top w:val="none" w:sz="0" w:space="0" w:color="auto"/>
                    <w:left w:val="none" w:sz="0" w:space="0" w:color="auto"/>
                    <w:bottom w:val="none" w:sz="0" w:space="0" w:color="auto"/>
                    <w:right w:val="none" w:sz="0" w:space="0" w:color="auto"/>
                  </w:divBdr>
                </w:div>
                <w:div w:id="592781552">
                  <w:marLeft w:val="0"/>
                  <w:marRight w:val="0"/>
                  <w:marTop w:val="0"/>
                  <w:marBottom w:val="0"/>
                  <w:divBdr>
                    <w:top w:val="none" w:sz="0" w:space="0" w:color="auto"/>
                    <w:left w:val="none" w:sz="0" w:space="0" w:color="auto"/>
                    <w:bottom w:val="none" w:sz="0" w:space="0" w:color="auto"/>
                    <w:right w:val="none" w:sz="0" w:space="0" w:color="auto"/>
                  </w:divBdr>
                </w:div>
                <w:div w:id="600602937">
                  <w:marLeft w:val="0"/>
                  <w:marRight w:val="0"/>
                  <w:marTop w:val="0"/>
                  <w:marBottom w:val="0"/>
                  <w:divBdr>
                    <w:top w:val="none" w:sz="0" w:space="0" w:color="auto"/>
                    <w:left w:val="none" w:sz="0" w:space="0" w:color="auto"/>
                    <w:bottom w:val="none" w:sz="0" w:space="0" w:color="auto"/>
                    <w:right w:val="none" w:sz="0" w:space="0" w:color="auto"/>
                  </w:divBdr>
                </w:div>
                <w:div w:id="1040864216">
                  <w:marLeft w:val="0"/>
                  <w:marRight w:val="0"/>
                  <w:marTop w:val="0"/>
                  <w:marBottom w:val="0"/>
                  <w:divBdr>
                    <w:top w:val="none" w:sz="0" w:space="0" w:color="auto"/>
                    <w:left w:val="none" w:sz="0" w:space="0" w:color="auto"/>
                    <w:bottom w:val="none" w:sz="0" w:space="0" w:color="auto"/>
                    <w:right w:val="none" w:sz="0" w:space="0" w:color="auto"/>
                  </w:divBdr>
                </w:div>
                <w:div w:id="623923785">
                  <w:marLeft w:val="0"/>
                  <w:marRight w:val="0"/>
                  <w:marTop w:val="0"/>
                  <w:marBottom w:val="0"/>
                  <w:divBdr>
                    <w:top w:val="none" w:sz="0" w:space="0" w:color="auto"/>
                    <w:left w:val="none" w:sz="0" w:space="0" w:color="auto"/>
                    <w:bottom w:val="none" w:sz="0" w:space="0" w:color="auto"/>
                    <w:right w:val="none" w:sz="0" w:space="0" w:color="auto"/>
                  </w:divBdr>
                </w:div>
                <w:div w:id="1588613395">
                  <w:marLeft w:val="0"/>
                  <w:marRight w:val="0"/>
                  <w:marTop w:val="0"/>
                  <w:marBottom w:val="0"/>
                  <w:divBdr>
                    <w:top w:val="none" w:sz="0" w:space="0" w:color="auto"/>
                    <w:left w:val="none" w:sz="0" w:space="0" w:color="auto"/>
                    <w:bottom w:val="none" w:sz="0" w:space="0" w:color="auto"/>
                    <w:right w:val="none" w:sz="0" w:space="0" w:color="auto"/>
                  </w:divBdr>
                </w:div>
                <w:div w:id="1530946191">
                  <w:marLeft w:val="0"/>
                  <w:marRight w:val="0"/>
                  <w:marTop w:val="0"/>
                  <w:marBottom w:val="0"/>
                  <w:divBdr>
                    <w:top w:val="none" w:sz="0" w:space="0" w:color="auto"/>
                    <w:left w:val="none" w:sz="0" w:space="0" w:color="auto"/>
                    <w:bottom w:val="none" w:sz="0" w:space="0" w:color="auto"/>
                    <w:right w:val="none" w:sz="0" w:space="0" w:color="auto"/>
                  </w:divBdr>
                </w:div>
                <w:div w:id="1034233314">
                  <w:marLeft w:val="0"/>
                  <w:marRight w:val="0"/>
                  <w:marTop w:val="0"/>
                  <w:marBottom w:val="0"/>
                  <w:divBdr>
                    <w:top w:val="none" w:sz="0" w:space="0" w:color="auto"/>
                    <w:left w:val="none" w:sz="0" w:space="0" w:color="auto"/>
                    <w:bottom w:val="none" w:sz="0" w:space="0" w:color="auto"/>
                    <w:right w:val="none" w:sz="0" w:space="0" w:color="auto"/>
                  </w:divBdr>
                </w:div>
                <w:div w:id="1896156138">
                  <w:marLeft w:val="0"/>
                  <w:marRight w:val="0"/>
                  <w:marTop w:val="0"/>
                  <w:marBottom w:val="0"/>
                  <w:divBdr>
                    <w:top w:val="none" w:sz="0" w:space="0" w:color="auto"/>
                    <w:left w:val="none" w:sz="0" w:space="0" w:color="auto"/>
                    <w:bottom w:val="none" w:sz="0" w:space="0" w:color="auto"/>
                    <w:right w:val="none" w:sz="0" w:space="0" w:color="auto"/>
                  </w:divBdr>
                </w:div>
                <w:div w:id="604191953">
                  <w:marLeft w:val="0"/>
                  <w:marRight w:val="0"/>
                  <w:marTop w:val="0"/>
                  <w:marBottom w:val="0"/>
                  <w:divBdr>
                    <w:top w:val="none" w:sz="0" w:space="0" w:color="auto"/>
                    <w:left w:val="none" w:sz="0" w:space="0" w:color="auto"/>
                    <w:bottom w:val="none" w:sz="0" w:space="0" w:color="auto"/>
                    <w:right w:val="none" w:sz="0" w:space="0" w:color="auto"/>
                  </w:divBdr>
                </w:div>
                <w:div w:id="864706542">
                  <w:marLeft w:val="0"/>
                  <w:marRight w:val="0"/>
                  <w:marTop w:val="0"/>
                  <w:marBottom w:val="0"/>
                  <w:divBdr>
                    <w:top w:val="none" w:sz="0" w:space="0" w:color="auto"/>
                    <w:left w:val="none" w:sz="0" w:space="0" w:color="auto"/>
                    <w:bottom w:val="none" w:sz="0" w:space="0" w:color="auto"/>
                    <w:right w:val="none" w:sz="0" w:space="0" w:color="auto"/>
                  </w:divBdr>
                </w:div>
                <w:div w:id="1209997559">
                  <w:marLeft w:val="0"/>
                  <w:marRight w:val="0"/>
                  <w:marTop w:val="0"/>
                  <w:marBottom w:val="0"/>
                  <w:divBdr>
                    <w:top w:val="none" w:sz="0" w:space="0" w:color="auto"/>
                    <w:left w:val="none" w:sz="0" w:space="0" w:color="auto"/>
                    <w:bottom w:val="none" w:sz="0" w:space="0" w:color="auto"/>
                    <w:right w:val="none" w:sz="0" w:space="0" w:color="auto"/>
                  </w:divBdr>
                </w:div>
                <w:div w:id="988434454">
                  <w:marLeft w:val="0"/>
                  <w:marRight w:val="0"/>
                  <w:marTop w:val="0"/>
                  <w:marBottom w:val="0"/>
                  <w:divBdr>
                    <w:top w:val="none" w:sz="0" w:space="0" w:color="auto"/>
                    <w:left w:val="none" w:sz="0" w:space="0" w:color="auto"/>
                    <w:bottom w:val="none" w:sz="0" w:space="0" w:color="auto"/>
                    <w:right w:val="none" w:sz="0" w:space="0" w:color="auto"/>
                  </w:divBdr>
                </w:div>
                <w:div w:id="2030836947">
                  <w:marLeft w:val="0"/>
                  <w:marRight w:val="0"/>
                  <w:marTop w:val="0"/>
                  <w:marBottom w:val="0"/>
                  <w:divBdr>
                    <w:top w:val="none" w:sz="0" w:space="0" w:color="auto"/>
                    <w:left w:val="none" w:sz="0" w:space="0" w:color="auto"/>
                    <w:bottom w:val="none" w:sz="0" w:space="0" w:color="auto"/>
                    <w:right w:val="none" w:sz="0" w:space="0" w:color="auto"/>
                  </w:divBdr>
                </w:div>
                <w:div w:id="1725059645">
                  <w:marLeft w:val="0"/>
                  <w:marRight w:val="0"/>
                  <w:marTop w:val="0"/>
                  <w:marBottom w:val="0"/>
                  <w:divBdr>
                    <w:top w:val="none" w:sz="0" w:space="0" w:color="auto"/>
                    <w:left w:val="none" w:sz="0" w:space="0" w:color="auto"/>
                    <w:bottom w:val="none" w:sz="0" w:space="0" w:color="auto"/>
                    <w:right w:val="none" w:sz="0" w:space="0" w:color="auto"/>
                  </w:divBdr>
                </w:div>
                <w:div w:id="333605294">
                  <w:marLeft w:val="0"/>
                  <w:marRight w:val="0"/>
                  <w:marTop w:val="0"/>
                  <w:marBottom w:val="0"/>
                  <w:divBdr>
                    <w:top w:val="none" w:sz="0" w:space="0" w:color="auto"/>
                    <w:left w:val="none" w:sz="0" w:space="0" w:color="auto"/>
                    <w:bottom w:val="none" w:sz="0" w:space="0" w:color="auto"/>
                    <w:right w:val="none" w:sz="0" w:space="0" w:color="auto"/>
                  </w:divBdr>
                </w:div>
                <w:div w:id="1406562540">
                  <w:marLeft w:val="0"/>
                  <w:marRight w:val="0"/>
                  <w:marTop w:val="0"/>
                  <w:marBottom w:val="0"/>
                  <w:divBdr>
                    <w:top w:val="none" w:sz="0" w:space="0" w:color="auto"/>
                    <w:left w:val="none" w:sz="0" w:space="0" w:color="auto"/>
                    <w:bottom w:val="none" w:sz="0" w:space="0" w:color="auto"/>
                    <w:right w:val="none" w:sz="0" w:space="0" w:color="auto"/>
                  </w:divBdr>
                </w:div>
                <w:div w:id="1058095953">
                  <w:marLeft w:val="0"/>
                  <w:marRight w:val="0"/>
                  <w:marTop w:val="0"/>
                  <w:marBottom w:val="0"/>
                  <w:divBdr>
                    <w:top w:val="none" w:sz="0" w:space="0" w:color="auto"/>
                    <w:left w:val="none" w:sz="0" w:space="0" w:color="auto"/>
                    <w:bottom w:val="none" w:sz="0" w:space="0" w:color="auto"/>
                    <w:right w:val="none" w:sz="0" w:space="0" w:color="auto"/>
                  </w:divBdr>
                </w:div>
                <w:div w:id="178399115">
                  <w:marLeft w:val="0"/>
                  <w:marRight w:val="0"/>
                  <w:marTop w:val="0"/>
                  <w:marBottom w:val="0"/>
                  <w:divBdr>
                    <w:top w:val="none" w:sz="0" w:space="0" w:color="auto"/>
                    <w:left w:val="none" w:sz="0" w:space="0" w:color="auto"/>
                    <w:bottom w:val="none" w:sz="0" w:space="0" w:color="auto"/>
                    <w:right w:val="none" w:sz="0" w:space="0" w:color="auto"/>
                  </w:divBdr>
                </w:div>
                <w:div w:id="604508205">
                  <w:marLeft w:val="0"/>
                  <w:marRight w:val="0"/>
                  <w:marTop w:val="0"/>
                  <w:marBottom w:val="0"/>
                  <w:divBdr>
                    <w:top w:val="none" w:sz="0" w:space="0" w:color="auto"/>
                    <w:left w:val="none" w:sz="0" w:space="0" w:color="auto"/>
                    <w:bottom w:val="none" w:sz="0" w:space="0" w:color="auto"/>
                    <w:right w:val="none" w:sz="0" w:space="0" w:color="auto"/>
                  </w:divBdr>
                </w:div>
                <w:div w:id="335378782">
                  <w:marLeft w:val="0"/>
                  <w:marRight w:val="0"/>
                  <w:marTop w:val="0"/>
                  <w:marBottom w:val="0"/>
                  <w:divBdr>
                    <w:top w:val="none" w:sz="0" w:space="0" w:color="auto"/>
                    <w:left w:val="none" w:sz="0" w:space="0" w:color="auto"/>
                    <w:bottom w:val="none" w:sz="0" w:space="0" w:color="auto"/>
                    <w:right w:val="none" w:sz="0" w:space="0" w:color="auto"/>
                  </w:divBdr>
                </w:div>
                <w:div w:id="1004472597">
                  <w:marLeft w:val="0"/>
                  <w:marRight w:val="0"/>
                  <w:marTop w:val="0"/>
                  <w:marBottom w:val="0"/>
                  <w:divBdr>
                    <w:top w:val="none" w:sz="0" w:space="0" w:color="auto"/>
                    <w:left w:val="none" w:sz="0" w:space="0" w:color="auto"/>
                    <w:bottom w:val="none" w:sz="0" w:space="0" w:color="auto"/>
                    <w:right w:val="none" w:sz="0" w:space="0" w:color="auto"/>
                  </w:divBdr>
                </w:div>
                <w:div w:id="105395248">
                  <w:marLeft w:val="0"/>
                  <w:marRight w:val="0"/>
                  <w:marTop w:val="0"/>
                  <w:marBottom w:val="0"/>
                  <w:divBdr>
                    <w:top w:val="none" w:sz="0" w:space="0" w:color="auto"/>
                    <w:left w:val="none" w:sz="0" w:space="0" w:color="auto"/>
                    <w:bottom w:val="none" w:sz="0" w:space="0" w:color="auto"/>
                    <w:right w:val="none" w:sz="0" w:space="0" w:color="auto"/>
                  </w:divBdr>
                </w:div>
                <w:div w:id="781803516">
                  <w:marLeft w:val="0"/>
                  <w:marRight w:val="0"/>
                  <w:marTop w:val="0"/>
                  <w:marBottom w:val="0"/>
                  <w:divBdr>
                    <w:top w:val="none" w:sz="0" w:space="0" w:color="auto"/>
                    <w:left w:val="none" w:sz="0" w:space="0" w:color="auto"/>
                    <w:bottom w:val="none" w:sz="0" w:space="0" w:color="auto"/>
                    <w:right w:val="none" w:sz="0" w:space="0" w:color="auto"/>
                  </w:divBdr>
                </w:div>
                <w:div w:id="1553149130">
                  <w:marLeft w:val="0"/>
                  <w:marRight w:val="0"/>
                  <w:marTop w:val="0"/>
                  <w:marBottom w:val="0"/>
                  <w:divBdr>
                    <w:top w:val="none" w:sz="0" w:space="0" w:color="auto"/>
                    <w:left w:val="none" w:sz="0" w:space="0" w:color="auto"/>
                    <w:bottom w:val="none" w:sz="0" w:space="0" w:color="auto"/>
                    <w:right w:val="none" w:sz="0" w:space="0" w:color="auto"/>
                  </w:divBdr>
                </w:div>
                <w:div w:id="1552687042">
                  <w:marLeft w:val="0"/>
                  <w:marRight w:val="0"/>
                  <w:marTop w:val="0"/>
                  <w:marBottom w:val="0"/>
                  <w:divBdr>
                    <w:top w:val="none" w:sz="0" w:space="0" w:color="auto"/>
                    <w:left w:val="none" w:sz="0" w:space="0" w:color="auto"/>
                    <w:bottom w:val="none" w:sz="0" w:space="0" w:color="auto"/>
                    <w:right w:val="none" w:sz="0" w:space="0" w:color="auto"/>
                  </w:divBdr>
                </w:div>
                <w:div w:id="1946495498">
                  <w:marLeft w:val="0"/>
                  <w:marRight w:val="0"/>
                  <w:marTop w:val="0"/>
                  <w:marBottom w:val="0"/>
                  <w:divBdr>
                    <w:top w:val="none" w:sz="0" w:space="0" w:color="auto"/>
                    <w:left w:val="none" w:sz="0" w:space="0" w:color="auto"/>
                    <w:bottom w:val="none" w:sz="0" w:space="0" w:color="auto"/>
                    <w:right w:val="none" w:sz="0" w:space="0" w:color="auto"/>
                  </w:divBdr>
                </w:div>
                <w:div w:id="1719472980">
                  <w:marLeft w:val="0"/>
                  <w:marRight w:val="0"/>
                  <w:marTop w:val="0"/>
                  <w:marBottom w:val="0"/>
                  <w:divBdr>
                    <w:top w:val="none" w:sz="0" w:space="0" w:color="auto"/>
                    <w:left w:val="none" w:sz="0" w:space="0" w:color="auto"/>
                    <w:bottom w:val="none" w:sz="0" w:space="0" w:color="auto"/>
                    <w:right w:val="none" w:sz="0" w:space="0" w:color="auto"/>
                  </w:divBdr>
                </w:div>
                <w:div w:id="94255616">
                  <w:marLeft w:val="0"/>
                  <w:marRight w:val="0"/>
                  <w:marTop w:val="0"/>
                  <w:marBottom w:val="0"/>
                  <w:divBdr>
                    <w:top w:val="none" w:sz="0" w:space="0" w:color="auto"/>
                    <w:left w:val="none" w:sz="0" w:space="0" w:color="auto"/>
                    <w:bottom w:val="none" w:sz="0" w:space="0" w:color="auto"/>
                    <w:right w:val="none" w:sz="0" w:space="0" w:color="auto"/>
                  </w:divBdr>
                </w:div>
                <w:div w:id="724717394">
                  <w:marLeft w:val="0"/>
                  <w:marRight w:val="0"/>
                  <w:marTop w:val="0"/>
                  <w:marBottom w:val="0"/>
                  <w:divBdr>
                    <w:top w:val="none" w:sz="0" w:space="0" w:color="auto"/>
                    <w:left w:val="none" w:sz="0" w:space="0" w:color="auto"/>
                    <w:bottom w:val="none" w:sz="0" w:space="0" w:color="auto"/>
                    <w:right w:val="none" w:sz="0" w:space="0" w:color="auto"/>
                  </w:divBdr>
                </w:div>
                <w:div w:id="510066938">
                  <w:marLeft w:val="0"/>
                  <w:marRight w:val="0"/>
                  <w:marTop w:val="0"/>
                  <w:marBottom w:val="0"/>
                  <w:divBdr>
                    <w:top w:val="none" w:sz="0" w:space="0" w:color="auto"/>
                    <w:left w:val="none" w:sz="0" w:space="0" w:color="auto"/>
                    <w:bottom w:val="none" w:sz="0" w:space="0" w:color="auto"/>
                    <w:right w:val="none" w:sz="0" w:space="0" w:color="auto"/>
                  </w:divBdr>
                </w:div>
                <w:div w:id="105539510">
                  <w:marLeft w:val="0"/>
                  <w:marRight w:val="0"/>
                  <w:marTop w:val="0"/>
                  <w:marBottom w:val="0"/>
                  <w:divBdr>
                    <w:top w:val="none" w:sz="0" w:space="0" w:color="auto"/>
                    <w:left w:val="none" w:sz="0" w:space="0" w:color="auto"/>
                    <w:bottom w:val="none" w:sz="0" w:space="0" w:color="auto"/>
                    <w:right w:val="none" w:sz="0" w:space="0" w:color="auto"/>
                  </w:divBdr>
                </w:div>
                <w:div w:id="1335182737">
                  <w:marLeft w:val="0"/>
                  <w:marRight w:val="0"/>
                  <w:marTop w:val="0"/>
                  <w:marBottom w:val="0"/>
                  <w:divBdr>
                    <w:top w:val="none" w:sz="0" w:space="0" w:color="auto"/>
                    <w:left w:val="none" w:sz="0" w:space="0" w:color="auto"/>
                    <w:bottom w:val="none" w:sz="0" w:space="0" w:color="auto"/>
                    <w:right w:val="none" w:sz="0" w:space="0" w:color="auto"/>
                  </w:divBdr>
                </w:div>
                <w:div w:id="1487745755">
                  <w:marLeft w:val="0"/>
                  <w:marRight w:val="0"/>
                  <w:marTop w:val="0"/>
                  <w:marBottom w:val="0"/>
                  <w:divBdr>
                    <w:top w:val="none" w:sz="0" w:space="0" w:color="auto"/>
                    <w:left w:val="none" w:sz="0" w:space="0" w:color="auto"/>
                    <w:bottom w:val="none" w:sz="0" w:space="0" w:color="auto"/>
                    <w:right w:val="none" w:sz="0" w:space="0" w:color="auto"/>
                  </w:divBdr>
                </w:div>
                <w:div w:id="202668610">
                  <w:marLeft w:val="0"/>
                  <w:marRight w:val="0"/>
                  <w:marTop w:val="0"/>
                  <w:marBottom w:val="0"/>
                  <w:divBdr>
                    <w:top w:val="none" w:sz="0" w:space="0" w:color="auto"/>
                    <w:left w:val="none" w:sz="0" w:space="0" w:color="auto"/>
                    <w:bottom w:val="none" w:sz="0" w:space="0" w:color="auto"/>
                    <w:right w:val="none" w:sz="0" w:space="0" w:color="auto"/>
                  </w:divBdr>
                </w:div>
                <w:div w:id="1661083150">
                  <w:marLeft w:val="0"/>
                  <w:marRight w:val="0"/>
                  <w:marTop w:val="0"/>
                  <w:marBottom w:val="0"/>
                  <w:divBdr>
                    <w:top w:val="none" w:sz="0" w:space="0" w:color="auto"/>
                    <w:left w:val="none" w:sz="0" w:space="0" w:color="auto"/>
                    <w:bottom w:val="none" w:sz="0" w:space="0" w:color="auto"/>
                    <w:right w:val="none" w:sz="0" w:space="0" w:color="auto"/>
                  </w:divBdr>
                </w:div>
                <w:div w:id="123079583">
                  <w:marLeft w:val="0"/>
                  <w:marRight w:val="0"/>
                  <w:marTop w:val="0"/>
                  <w:marBottom w:val="0"/>
                  <w:divBdr>
                    <w:top w:val="none" w:sz="0" w:space="0" w:color="auto"/>
                    <w:left w:val="none" w:sz="0" w:space="0" w:color="auto"/>
                    <w:bottom w:val="none" w:sz="0" w:space="0" w:color="auto"/>
                    <w:right w:val="none" w:sz="0" w:space="0" w:color="auto"/>
                  </w:divBdr>
                </w:div>
                <w:div w:id="1423137832">
                  <w:marLeft w:val="0"/>
                  <w:marRight w:val="0"/>
                  <w:marTop w:val="0"/>
                  <w:marBottom w:val="0"/>
                  <w:divBdr>
                    <w:top w:val="none" w:sz="0" w:space="0" w:color="auto"/>
                    <w:left w:val="none" w:sz="0" w:space="0" w:color="auto"/>
                    <w:bottom w:val="none" w:sz="0" w:space="0" w:color="auto"/>
                    <w:right w:val="none" w:sz="0" w:space="0" w:color="auto"/>
                  </w:divBdr>
                </w:div>
                <w:div w:id="2118674402">
                  <w:marLeft w:val="0"/>
                  <w:marRight w:val="0"/>
                  <w:marTop w:val="0"/>
                  <w:marBottom w:val="0"/>
                  <w:divBdr>
                    <w:top w:val="none" w:sz="0" w:space="0" w:color="auto"/>
                    <w:left w:val="none" w:sz="0" w:space="0" w:color="auto"/>
                    <w:bottom w:val="none" w:sz="0" w:space="0" w:color="auto"/>
                    <w:right w:val="none" w:sz="0" w:space="0" w:color="auto"/>
                  </w:divBdr>
                </w:div>
                <w:div w:id="1611546808">
                  <w:marLeft w:val="0"/>
                  <w:marRight w:val="0"/>
                  <w:marTop w:val="0"/>
                  <w:marBottom w:val="0"/>
                  <w:divBdr>
                    <w:top w:val="none" w:sz="0" w:space="0" w:color="auto"/>
                    <w:left w:val="none" w:sz="0" w:space="0" w:color="auto"/>
                    <w:bottom w:val="none" w:sz="0" w:space="0" w:color="auto"/>
                    <w:right w:val="none" w:sz="0" w:space="0" w:color="auto"/>
                  </w:divBdr>
                </w:div>
                <w:div w:id="1796172941">
                  <w:marLeft w:val="0"/>
                  <w:marRight w:val="0"/>
                  <w:marTop w:val="0"/>
                  <w:marBottom w:val="0"/>
                  <w:divBdr>
                    <w:top w:val="none" w:sz="0" w:space="0" w:color="auto"/>
                    <w:left w:val="none" w:sz="0" w:space="0" w:color="auto"/>
                    <w:bottom w:val="none" w:sz="0" w:space="0" w:color="auto"/>
                    <w:right w:val="none" w:sz="0" w:space="0" w:color="auto"/>
                  </w:divBdr>
                </w:div>
                <w:div w:id="1946116478">
                  <w:marLeft w:val="0"/>
                  <w:marRight w:val="0"/>
                  <w:marTop w:val="0"/>
                  <w:marBottom w:val="0"/>
                  <w:divBdr>
                    <w:top w:val="none" w:sz="0" w:space="0" w:color="auto"/>
                    <w:left w:val="none" w:sz="0" w:space="0" w:color="auto"/>
                    <w:bottom w:val="none" w:sz="0" w:space="0" w:color="auto"/>
                    <w:right w:val="none" w:sz="0" w:space="0" w:color="auto"/>
                  </w:divBdr>
                </w:div>
                <w:div w:id="1164711031">
                  <w:marLeft w:val="0"/>
                  <w:marRight w:val="0"/>
                  <w:marTop w:val="0"/>
                  <w:marBottom w:val="0"/>
                  <w:divBdr>
                    <w:top w:val="none" w:sz="0" w:space="0" w:color="auto"/>
                    <w:left w:val="none" w:sz="0" w:space="0" w:color="auto"/>
                    <w:bottom w:val="none" w:sz="0" w:space="0" w:color="auto"/>
                    <w:right w:val="none" w:sz="0" w:space="0" w:color="auto"/>
                  </w:divBdr>
                </w:div>
                <w:div w:id="594096091">
                  <w:marLeft w:val="0"/>
                  <w:marRight w:val="0"/>
                  <w:marTop w:val="0"/>
                  <w:marBottom w:val="0"/>
                  <w:divBdr>
                    <w:top w:val="none" w:sz="0" w:space="0" w:color="auto"/>
                    <w:left w:val="none" w:sz="0" w:space="0" w:color="auto"/>
                    <w:bottom w:val="none" w:sz="0" w:space="0" w:color="auto"/>
                    <w:right w:val="none" w:sz="0" w:space="0" w:color="auto"/>
                  </w:divBdr>
                </w:div>
                <w:div w:id="1769111301">
                  <w:marLeft w:val="0"/>
                  <w:marRight w:val="0"/>
                  <w:marTop w:val="0"/>
                  <w:marBottom w:val="0"/>
                  <w:divBdr>
                    <w:top w:val="none" w:sz="0" w:space="0" w:color="auto"/>
                    <w:left w:val="none" w:sz="0" w:space="0" w:color="auto"/>
                    <w:bottom w:val="none" w:sz="0" w:space="0" w:color="auto"/>
                    <w:right w:val="none" w:sz="0" w:space="0" w:color="auto"/>
                  </w:divBdr>
                </w:div>
                <w:div w:id="312178926">
                  <w:marLeft w:val="0"/>
                  <w:marRight w:val="0"/>
                  <w:marTop w:val="0"/>
                  <w:marBottom w:val="0"/>
                  <w:divBdr>
                    <w:top w:val="none" w:sz="0" w:space="0" w:color="auto"/>
                    <w:left w:val="none" w:sz="0" w:space="0" w:color="auto"/>
                    <w:bottom w:val="none" w:sz="0" w:space="0" w:color="auto"/>
                    <w:right w:val="none" w:sz="0" w:space="0" w:color="auto"/>
                  </w:divBdr>
                </w:div>
                <w:div w:id="1828549343">
                  <w:marLeft w:val="0"/>
                  <w:marRight w:val="0"/>
                  <w:marTop w:val="0"/>
                  <w:marBottom w:val="0"/>
                  <w:divBdr>
                    <w:top w:val="none" w:sz="0" w:space="0" w:color="auto"/>
                    <w:left w:val="none" w:sz="0" w:space="0" w:color="auto"/>
                    <w:bottom w:val="none" w:sz="0" w:space="0" w:color="auto"/>
                    <w:right w:val="none" w:sz="0" w:space="0" w:color="auto"/>
                  </w:divBdr>
                </w:div>
                <w:div w:id="2104568692">
                  <w:marLeft w:val="0"/>
                  <w:marRight w:val="0"/>
                  <w:marTop w:val="0"/>
                  <w:marBottom w:val="0"/>
                  <w:divBdr>
                    <w:top w:val="none" w:sz="0" w:space="0" w:color="auto"/>
                    <w:left w:val="none" w:sz="0" w:space="0" w:color="auto"/>
                    <w:bottom w:val="none" w:sz="0" w:space="0" w:color="auto"/>
                    <w:right w:val="none" w:sz="0" w:space="0" w:color="auto"/>
                  </w:divBdr>
                </w:div>
                <w:div w:id="179438658">
                  <w:marLeft w:val="0"/>
                  <w:marRight w:val="0"/>
                  <w:marTop w:val="0"/>
                  <w:marBottom w:val="0"/>
                  <w:divBdr>
                    <w:top w:val="none" w:sz="0" w:space="0" w:color="auto"/>
                    <w:left w:val="none" w:sz="0" w:space="0" w:color="auto"/>
                    <w:bottom w:val="none" w:sz="0" w:space="0" w:color="auto"/>
                    <w:right w:val="none" w:sz="0" w:space="0" w:color="auto"/>
                  </w:divBdr>
                </w:div>
                <w:div w:id="1383872021">
                  <w:marLeft w:val="0"/>
                  <w:marRight w:val="0"/>
                  <w:marTop w:val="0"/>
                  <w:marBottom w:val="0"/>
                  <w:divBdr>
                    <w:top w:val="none" w:sz="0" w:space="0" w:color="auto"/>
                    <w:left w:val="none" w:sz="0" w:space="0" w:color="auto"/>
                    <w:bottom w:val="none" w:sz="0" w:space="0" w:color="auto"/>
                    <w:right w:val="none" w:sz="0" w:space="0" w:color="auto"/>
                  </w:divBdr>
                </w:div>
                <w:div w:id="1544125451">
                  <w:marLeft w:val="0"/>
                  <w:marRight w:val="0"/>
                  <w:marTop w:val="0"/>
                  <w:marBottom w:val="0"/>
                  <w:divBdr>
                    <w:top w:val="none" w:sz="0" w:space="0" w:color="auto"/>
                    <w:left w:val="none" w:sz="0" w:space="0" w:color="auto"/>
                    <w:bottom w:val="none" w:sz="0" w:space="0" w:color="auto"/>
                    <w:right w:val="none" w:sz="0" w:space="0" w:color="auto"/>
                  </w:divBdr>
                </w:div>
                <w:div w:id="1527131100">
                  <w:marLeft w:val="0"/>
                  <w:marRight w:val="0"/>
                  <w:marTop w:val="0"/>
                  <w:marBottom w:val="0"/>
                  <w:divBdr>
                    <w:top w:val="none" w:sz="0" w:space="0" w:color="auto"/>
                    <w:left w:val="none" w:sz="0" w:space="0" w:color="auto"/>
                    <w:bottom w:val="none" w:sz="0" w:space="0" w:color="auto"/>
                    <w:right w:val="none" w:sz="0" w:space="0" w:color="auto"/>
                  </w:divBdr>
                </w:div>
                <w:div w:id="844058827">
                  <w:marLeft w:val="0"/>
                  <w:marRight w:val="0"/>
                  <w:marTop w:val="0"/>
                  <w:marBottom w:val="0"/>
                  <w:divBdr>
                    <w:top w:val="none" w:sz="0" w:space="0" w:color="auto"/>
                    <w:left w:val="none" w:sz="0" w:space="0" w:color="auto"/>
                    <w:bottom w:val="none" w:sz="0" w:space="0" w:color="auto"/>
                    <w:right w:val="none" w:sz="0" w:space="0" w:color="auto"/>
                  </w:divBdr>
                </w:div>
                <w:div w:id="489174824">
                  <w:marLeft w:val="0"/>
                  <w:marRight w:val="0"/>
                  <w:marTop w:val="0"/>
                  <w:marBottom w:val="0"/>
                  <w:divBdr>
                    <w:top w:val="none" w:sz="0" w:space="0" w:color="auto"/>
                    <w:left w:val="none" w:sz="0" w:space="0" w:color="auto"/>
                    <w:bottom w:val="none" w:sz="0" w:space="0" w:color="auto"/>
                    <w:right w:val="none" w:sz="0" w:space="0" w:color="auto"/>
                  </w:divBdr>
                </w:div>
                <w:div w:id="275715656">
                  <w:marLeft w:val="0"/>
                  <w:marRight w:val="0"/>
                  <w:marTop w:val="0"/>
                  <w:marBottom w:val="0"/>
                  <w:divBdr>
                    <w:top w:val="none" w:sz="0" w:space="0" w:color="auto"/>
                    <w:left w:val="none" w:sz="0" w:space="0" w:color="auto"/>
                    <w:bottom w:val="none" w:sz="0" w:space="0" w:color="auto"/>
                    <w:right w:val="none" w:sz="0" w:space="0" w:color="auto"/>
                  </w:divBdr>
                </w:div>
                <w:div w:id="1724983369">
                  <w:marLeft w:val="0"/>
                  <w:marRight w:val="0"/>
                  <w:marTop w:val="0"/>
                  <w:marBottom w:val="0"/>
                  <w:divBdr>
                    <w:top w:val="none" w:sz="0" w:space="0" w:color="auto"/>
                    <w:left w:val="none" w:sz="0" w:space="0" w:color="auto"/>
                    <w:bottom w:val="none" w:sz="0" w:space="0" w:color="auto"/>
                    <w:right w:val="none" w:sz="0" w:space="0" w:color="auto"/>
                  </w:divBdr>
                </w:div>
                <w:div w:id="2076586978">
                  <w:marLeft w:val="0"/>
                  <w:marRight w:val="0"/>
                  <w:marTop w:val="0"/>
                  <w:marBottom w:val="0"/>
                  <w:divBdr>
                    <w:top w:val="none" w:sz="0" w:space="0" w:color="auto"/>
                    <w:left w:val="none" w:sz="0" w:space="0" w:color="auto"/>
                    <w:bottom w:val="none" w:sz="0" w:space="0" w:color="auto"/>
                    <w:right w:val="none" w:sz="0" w:space="0" w:color="auto"/>
                  </w:divBdr>
                </w:div>
                <w:div w:id="2128307554">
                  <w:marLeft w:val="0"/>
                  <w:marRight w:val="0"/>
                  <w:marTop w:val="0"/>
                  <w:marBottom w:val="0"/>
                  <w:divBdr>
                    <w:top w:val="none" w:sz="0" w:space="0" w:color="auto"/>
                    <w:left w:val="none" w:sz="0" w:space="0" w:color="auto"/>
                    <w:bottom w:val="none" w:sz="0" w:space="0" w:color="auto"/>
                    <w:right w:val="none" w:sz="0" w:space="0" w:color="auto"/>
                  </w:divBdr>
                </w:div>
                <w:div w:id="158078040">
                  <w:marLeft w:val="0"/>
                  <w:marRight w:val="0"/>
                  <w:marTop w:val="0"/>
                  <w:marBottom w:val="0"/>
                  <w:divBdr>
                    <w:top w:val="none" w:sz="0" w:space="0" w:color="auto"/>
                    <w:left w:val="none" w:sz="0" w:space="0" w:color="auto"/>
                    <w:bottom w:val="none" w:sz="0" w:space="0" w:color="auto"/>
                    <w:right w:val="none" w:sz="0" w:space="0" w:color="auto"/>
                  </w:divBdr>
                </w:div>
                <w:div w:id="92215971">
                  <w:marLeft w:val="0"/>
                  <w:marRight w:val="0"/>
                  <w:marTop w:val="0"/>
                  <w:marBottom w:val="0"/>
                  <w:divBdr>
                    <w:top w:val="none" w:sz="0" w:space="0" w:color="auto"/>
                    <w:left w:val="none" w:sz="0" w:space="0" w:color="auto"/>
                    <w:bottom w:val="none" w:sz="0" w:space="0" w:color="auto"/>
                    <w:right w:val="none" w:sz="0" w:space="0" w:color="auto"/>
                  </w:divBdr>
                </w:div>
                <w:div w:id="2121754927">
                  <w:marLeft w:val="0"/>
                  <w:marRight w:val="0"/>
                  <w:marTop w:val="0"/>
                  <w:marBottom w:val="0"/>
                  <w:divBdr>
                    <w:top w:val="none" w:sz="0" w:space="0" w:color="auto"/>
                    <w:left w:val="none" w:sz="0" w:space="0" w:color="auto"/>
                    <w:bottom w:val="none" w:sz="0" w:space="0" w:color="auto"/>
                    <w:right w:val="none" w:sz="0" w:space="0" w:color="auto"/>
                  </w:divBdr>
                </w:div>
                <w:div w:id="1181700584">
                  <w:marLeft w:val="0"/>
                  <w:marRight w:val="0"/>
                  <w:marTop w:val="0"/>
                  <w:marBottom w:val="0"/>
                  <w:divBdr>
                    <w:top w:val="none" w:sz="0" w:space="0" w:color="auto"/>
                    <w:left w:val="none" w:sz="0" w:space="0" w:color="auto"/>
                    <w:bottom w:val="none" w:sz="0" w:space="0" w:color="auto"/>
                    <w:right w:val="none" w:sz="0" w:space="0" w:color="auto"/>
                  </w:divBdr>
                </w:div>
                <w:div w:id="1473477421">
                  <w:marLeft w:val="0"/>
                  <w:marRight w:val="0"/>
                  <w:marTop w:val="0"/>
                  <w:marBottom w:val="0"/>
                  <w:divBdr>
                    <w:top w:val="none" w:sz="0" w:space="0" w:color="auto"/>
                    <w:left w:val="none" w:sz="0" w:space="0" w:color="auto"/>
                    <w:bottom w:val="none" w:sz="0" w:space="0" w:color="auto"/>
                    <w:right w:val="none" w:sz="0" w:space="0" w:color="auto"/>
                  </w:divBdr>
                </w:div>
                <w:div w:id="304165566">
                  <w:marLeft w:val="0"/>
                  <w:marRight w:val="0"/>
                  <w:marTop w:val="0"/>
                  <w:marBottom w:val="0"/>
                  <w:divBdr>
                    <w:top w:val="none" w:sz="0" w:space="0" w:color="auto"/>
                    <w:left w:val="none" w:sz="0" w:space="0" w:color="auto"/>
                    <w:bottom w:val="none" w:sz="0" w:space="0" w:color="auto"/>
                    <w:right w:val="none" w:sz="0" w:space="0" w:color="auto"/>
                  </w:divBdr>
                </w:div>
                <w:div w:id="985083113">
                  <w:marLeft w:val="0"/>
                  <w:marRight w:val="0"/>
                  <w:marTop w:val="0"/>
                  <w:marBottom w:val="0"/>
                  <w:divBdr>
                    <w:top w:val="none" w:sz="0" w:space="0" w:color="auto"/>
                    <w:left w:val="none" w:sz="0" w:space="0" w:color="auto"/>
                    <w:bottom w:val="none" w:sz="0" w:space="0" w:color="auto"/>
                    <w:right w:val="none" w:sz="0" w:space="0" w:color="auto"/>
                  </w:divBdr>
                </w:div>
                <w:div w:id="171265446">
                  <w:marLeft w:val="0"/>
                  <w:marRight w:val="0"/>
                  <w:marTop w:val="0"/>
                  <w:marBottom w:val="0"/>
                  <w:divBdr>
                    <w:top w:val="none" w:sz="0" w:space="0" w:color="auto"/>
                    <w:left w:val="none" w:sz="0" w:space="0" w:color="auto"/>
                    <w:bottom w:val="none" w:sz="0" w:space="0" w:color="auto"/>
                    <w:right w:val="none" w:sz="0" w:space="0" w:color="auto"/>
                  </w:divBdr>
                </w:div>
                <w:div w:id="2038264229">
                  <w:marLeft w:val="0"/>
                  <w:marRight w:val="0"/>
                  <w:marTop w:val="0"/>
                  <w:marBottom w:val="0"/>
                  <w:divBdr>
                    <w:top w:val="none" w:sz="0" w:space="0" w:color="auto"/>
                    <w:left w:val="none" w:sz="0" w:space="0" w:color="auto"/>
                    <w:bottom w:val="none" w:sz="0" w:space="0" w:color="auto"/>
                    <w:right w:val="none" w:sz="0" w:space="0" w:color="auto"/>
                  </w:divBdr>
                </w:div>
                <w:div w:id="2005669258">
                  <w:marLeft w:val="0"/>
                  <w:marRight w:val="0"/>
                  <w:marTop w:val="0"/>
                  <w:marBottom w:val="0"/>
                  <w:divBdr>
                    <w:top w:val="none" w:sz="0" w:space="0" w:color="auto"/>
                    <w:left w:val="none" w:sz="0" w:space="0" w:color="auto"/>
                    <w:bottom w:val="none" w:sz="0" w:space="0" w:color="auto"/>
                    <w:right w:val="none" w:sz="0" w:space="0" w:color="auto"/>
                  </w:divBdr>
                </w:div>
                <w:div w:id="1609846228">
                  <w:marLeft w:val="0"/>
                  <w:marRight w:val="0"/>
                  <w:marTop w:val="0"/>
                  <w:marBottom w:val="0"/>
                  <w:divBdr>
                    <w:top w:val="none" w:sz="0" w:space="0" w:color="auto"/>
                    <w:left w:val="none" w:sz="0" w:space="0" w:color="auto"/>
                    <w:bottom w:val="none" w:sz="0" w:space="0" w:color="auto"/>
                    <w:right w:val="none" w:sz="0" w:space="0" w:color="auto"/>
                  </w:divBdr>
                </w:div>
                <w:div w:id="1393693992">
                  <w:marLeft w:val="0"/>
                  <w:marRight w:val="0"/>
                  <w:marTop w:val="0"/>
                  <w:marBottom w:val="0"/>
                  <w:divBdr>
                    <w:top w:val="none" w:sz="0" w:space="0" w:color="auto"/>
                    <w:left w:val="none" w:sz="0" w:space="0" w:color="auto"/>
                    <w:bottom w:val="none" w:sz="0" w:space="0" w:color="auto"/>
                    <w:right w:val="none" w:sz="0" w:space="0" w:color="auto"/>
                  </w:divBdr>
                </w:div>
                <w:div w:id="693573797">
                  <w:marLeft w:val="0"/>
                  <w:marRight w:val="0"/>
                  <w:marTop w:val="0"/>
                  <w:marBottom w:val="0"/>
                  <w:divBdr>
                    <w:top w:val="none" w:sz="0" w:space="0" w:color="auto"/>
                    <w:left w:val="none" w:sz="0" w:space="0" w:color="auto"/>
                    <w:bottom w:val="none" w:sz="0" w:space="0" w:color="auto"/>
                    <w:right w:val="none" w:sz="0" w:space="0" w:color="auto"/>
                  </w:divBdr>
                </w:div>
                <w:div w:id="1871069894">
                  <w:marLeft w:val="0"/>
                  <w:marRight w:val="0"/>
                  <w:marTop w:val="0"/>
                  <w:marBottom w:val="0"/>
                  <w:divBdr>
                    <w:top w:val="none" w:sz="0" w:space="0" w:color="auto"/>
                    <w:left w:val="none" w:sz="0" w:space="0" w:color="auto"/>
                    <w:bottom w:val="none" w:sz="0" w:space="0" w:color="auto"/>
                    <w:right w:val="none" w:sz="0" w:space="0" w:color="auto"/>
                  </w:divBdr>
                </w:div>
                <w:div w:id="1180388077">
                  <w:marLeft w:val="0"/>
                  <w:marRight w:val="0"/>
                  <w:marTop w:val="0"/>
                  <w:marBottom w:val="0"/>
                  <w:divBdr>
                    <w:top w:val="none" w:sz="0" w:space="0" w:color="auto"/>
                    <w:left w:val="none" w:sz="0" w:space="0" w:color="auto"/>
                    <w:bottom w:val="none" w:sz="0" w:space="0" w:color="auto"/>
                    <w:right w:val="none" w:sz="0" w:space="0" w:color="auto"/>
                  </w:divBdr>
                </w:div>
                <w:div w:id="184560146">
                  <w:marLeft w:val="0"/>
                  <w:marRight w:val="0"/>
                  <w:marTop w:val="0"/>
                  <w:marBottom w:val="0"/>
                  <w:divBdr>
                    <w:top w:val="none" w:sz="0" w:space="0" w:color="auto"/>
                    <w:left w:val="none" w:sz="0" w:space="0" w:color="auto"/>
                    <w:bottom w:val="none" w:sz="0" w:space="0" w:color="auto"/>
                    <w:right w:val="none" w:sz="0" w:space="0" w:color="auto"/>
                  </w:divBdr>
                </w:div>
                <w:div w:id="56899379">
                  <w:marLeft w:val="0"/>
                  <w:marRight w:val="0"/>
                  <w:marTop w:val="0"/>
                  <w:marBottom w:val="0"/>
                  <w:divBdr>
                    <w:top w:val="none" w:sz="0" w:space="0" w:color="auto"/>
                    <w:left w:val="none" w:sz="0" w:space="0" w:color="auto"/>
                    <w:bottom w:val="none" w:sz="0" w:space="0" w:color="auto"/>
                    <w:right w:val="none" w:sz="0" w:space="0" w:color="auto"/>
                  </w:divBdr>
                </w:div>
                <w:div w:id="982320531">
                  <w:marLeft w:val="0"/>
                  <w:marRight w:val="0"/>
                  <w:marTop w:val="0"/>
                  <w:marBottom w:val="0"/>
                  <w:divBdr>
                    <w:top w:val="none" w:sz="0" w:space="0" w:color="auto"/>
                    <w:left w:val="none" w:sz="0" w:space="0" w:color="auto"/>
                    <w:bottom w:val="none" w:sz="0" w:space="0" w:color="auto"/>
                    <w:right w:val="none" w:sz="0" w:space="0" w:color="auto"/>
                  </w:divBdr>
                </w:div>
                <w:div w:id="1587347968">
                  <w:marLeft w:val="0"/>
                  <w:marRight w:val="0"/>
                  <w:marTop w:val="0"/>
                  <w:marBottom w:val="0"/>
                  <w:divBdr>
                    <w:top w:val="none" w:sz="0" w:space="0" w:color="auto"/>
                    <w:left w:val="none" w:sz="0" w:space="0" w:color="auto"/>
                    <w:bottom w:val="none" w:sz="0" w:space="0" w:color="auto"/>
                    <w:right w:val="none" w:sz="0" w:space="0" w:color="auto"/>
                  </w:divBdr>
                </w:div>
                <w:div w:id="907111566">
                  <w:marLeft w:val="0"/>
                  <w:marRight w:val="0"/>
                  <w:marTop w:val="0"/>
                  <w:marBottom w:val="0"/>
                  <w:divBdr>
                    <w:top w:val="none" w:sz="0" w:space="0" w:color="auto"/>
                    <w:left w:val="none" w:sz="0" w:space="0" w:color="auto"/>
                    <w:bottom w:val="none" w:sz="0" w:space="0" w:color="auto"/>
                    <w:right w:val="none" w:sz="0" w:space="0" w:color="auto"/>
                  </w:divBdr>
                </w:div>
                <w:div w:id="635180171">
                  <w:marLeft w:val="0"/>
                  <w:marRight w:val="0"/>
                  <w:marTop w:val="0"/>
                  <w:marBottom w:val="0"/>
                  <w:divBdr>
                    <w:top w:val="none" w:sz="0" w:space="0" w:color="auto"/>
                    <w:left w:val="none" w:sz="0" w:space="0" w:color="auto"/>
                    <w:bottom w:val="none" w:sz="0" w:space="0" w:color="auto"/>
                    <w:right w:val="none" w:sz="0" w:space="0" w:color="auto"/>
                  </w:divBdr>
                </w:div>
                <w:div w:id="625159365">
                  <w:marLeft w:val="0"/>
                  <w:marRight w:val="0"/>
                  <w:marTop w:val="0"/>
                  <w:marBottom w:val="0"/>
                  <w:divBdr>
                    <w:top w:val="none" w:sz="0" w:space="0" w:color="auto"/>
                    <w:left w:val="none" w:sz="0" w:space="0" w:color="auto"/>
                    <w:bottom w:val="none" w:sz="0" w:space="0" w:color="auto"/>
                    <w:right w:val="none" w:sz="0" w:space="0" w:color="auto"/>
                  </w:divBdr>
                </w:div>
                <w:div w:id="606158756">
                  <w:marLeft w:val="0"/>
                  <w:marRight w:val="0"/>
                  <w:marTop w:val="0"/>
                  <w:marBottom w:val="0"/>
                  <w:divBdr>
                    <w:top w:val="none" w:sz="0" w:space="0" w:color="auto"/>
                    <w:left w:val="none" w:sz="0" w:space="0" w:color="auto"/>
                    <w:bottom w:val="none" w:sz="0" w:space="0" w:color="auto"/>
                    <w:right w:val="none" w:sz="0" w:space="0" w:color="auto"/>
                  </w:divBdr>
                </w:div>
                <w:div w:id="2135635064">
                  <w:marLeft w:val="0"/>
                  <w:marRight w:val="0"/>
                  <w:marTop w:val="0"/>
                  <w:marBottom w:val="0"/>
                  <w:divBdr>
                    <w:top w:val="none" w:sz="0" w:space="0" w:color="auto"/>
                    <w:left w:val="none" w:sz="0" w:space="0" w:color="auto"/>
                    <w:bottom w:val="none" w:sz="0" w:space="0" w:color="auto"/>
                    <w:right w:val="none" w:sz="0" w:space="0" w:color="auto"/>
                  </w:divBdr>
                </w:div>
                <w:div w:id="2049641820">
                  <w:marLeft w:val="0"/>
                  <w:marRight w:val="0"/>
                  <w:marTop w:val="0"/>
                  <w:marBottom w:val="0"/>
                  <w:divBdr>
                    <w:top w:val="none" w:sz="0" w:space="0" w:color="auto"/>
                    <w:left w:val="none" w:sz="0" w:space="0" w:color="auto"/>
                    <w:bottom w:val="none" w:sz="0" w:space="0" w:color="auto"/>
                    <w:right w:val="none" w:sz="0" w:space="0" w:color="auto"/>
                  </w:divBdr>
                </w:div>
                <w:div w:id="387464189">
                  <w:marLeft w:val="0"/>
                  <w:marRight w:val="0"/>
                  <w:marTop w:val="0"/>
                  <w:marBottom w:val="0"/>
                  <w:divBdr>
                    <w:top w:val="none" w:sz="0" w:space="0" w:color="auto"/>
                    <w:left w:val="none" w:sz="0" w:space="0" w:color="auto"/>
                    <w:bottom w:val="none" w:sz="0" w:space="0" w:color="auto"/>
                    <w:right w:val="none" w:sz="0" w:space="0" w:color="auto"/>
                  </w:divBdr>
                </w:div>
                <w:div w:id="1706561307">
                  <w:marLeft w:val="0"/>
                  <w:marRight w:val="0"/>
                  <w:marTop w:val="0"/>
                  <w:marBottom w:val="0"/>
                  <w:divBdr>
                    <w:top w:val="none" w:sz="0" w:space="0" w:color="auto"/>
                    <w:left w:val="none" w:sz="0" w:space="0" w:color="auto"/>
                    <w:bottom w:val="none" w:sz="0" w:space="0" w:color="auto"/>
                    <w:right w:val="none" w:sz="0" w:space="0" w:color="auto"/>
                  </w:divBdr>
                </w:div>
                <w:div w:id="223224777">
                  <w:marLeft w:val="0"/>
                  <w:marRight w:val="0"/>
                  <w:marTop w:val="0"/>
                  <w:marBottom w:val="0"/>
                  <w:divBdr>
                    <w:top w:val="none" w:sz="0" w:space="0" w:color="auto"/>
                    <w:left w:val="none" w:sz="0" w:space="0" w:color="auto"/>
                    <w:bottom w:val="none" w:sz="0" w:space="0" w:color="auto"/>
                    <w:right w:val="none" w:sz="0" w:space="0" w:color="auto"/>
                  </w:divBdr>
                </w:div>
                <w:div w:id="1606812212">
                  <w:marLeft w:val="0"/>
                  <w:marRight w:val="0"/>
                  <w:marTop w:val="0"/>
                  <w:marBottom w:val="0"/>
                  <w:divBdr>
                    <w:top w:val="none" w:sz="0" w:space="0" w:color="auto"/>
                    <w:left w:val="none" w:sz="0" w:space="0" w:color="auto"/>
                    <w:bottom w:val="none" w:sz="0" w:space="0" w:color="auto"/>
                    <w:right w:val="none" w:sz="0" w:space="0" w:color="auto"/>
                  </w:divBdr>
                </w:div>
                <w:div w:id="240258861">
                  <w:marLeft w:val="0"/>
                  <w:marRight w:val="0"/>
                  <w:marTop w:val="0"/>
                  <w:marBottom w:val="0"/>
                  <w:divBdr>
                    <w:top w:val="none" w:sz="0" w:space="0" w:color="auto"/>
                    <w:left w:val="none" w:sz="0" w:space="0" w:color="auto"/>
                    <w:bottom w:val="none" w:sz="0" w:space="0" w:color="auto"/>
                    <w:right w:val="none" w:sz="0" w:space="0" w:color="auto"/>
                  </w:divBdr>
                </w:div>
                <w:div w:id="742990846">
                  <w:marLeft w:val="0"/>
                  <w:marRight w:val="0"/>
                  <w:marTop w:val="0"/>
                  <w:marBottom w:val="0"/>
                  <w:divBdr>
                    <w:top w:val="none" w:sz="0" w:space="0" w:color="auto"/>
                    <w:left w:val="none" w:sz="0" w:space="0" w:color="auto"/>
                    <w:bottom w:val="none" w:sz="0" w:space="0" w:color="auto"/>
                    <w:right w:val="none" w:sz="0" w:space="0" w:color="auto"/>
                  </w:divBdr>
                </w:div>
                <w:div w:id="1402868537">
                  <w:marLeft w:val="0"/>
                  <w:marRight w:val="0"/>
                  <w:marTop w:val="0"/>
                  <w:marBottom w:val="0"/>
                  <w:divBdr>
                    <w:top w:val="none" w:sz="0" w:space="0" w:color="auto"/>
                    <w:left w:val="none" w:sz="0" w:space="0" w:color="auto"/>
                    <w:bottom w:val="none" w:sz="0" w:space="0" w:color="auto"/>
                    <w:right w:val="none" w:sz="0" w:space="0" w:color="auto"/>
                  </w:divBdr>
                </w:div>
                <w:div w:id="214511818">
                  <w:marLeft w:val="0"/>
                  <w:marRight w:val="0"/>
                  <w:marTop w:val="0"/>
                  <w:marBottom w:val="0"/>
                  <w:divBdr>
                    <w:top w:val="none" w:sz="0" w:space="0" w:color="auto"/>
                    <w:left w:val="none" w:sz="0" w:space="0" w:color="auto"/>
                    <w:bottom w:val="none" w:sz="0" w:space="0" w:color="auto"/>
                    <w:right w:val="none" w:sz="0" w:space="0" w:color="auto"/>
                  </w:divBdr>
                </w:div>
                <w:div w:id="1158839781">
                  <w:marLeft w:val="0"/>
                  <w:marRight w:val="0"/>
                  <w:marTop w:val="0"/>
                  <w:marBottom w:val="0"/>
                  <w:divBdr>
                    <w:top w:val="none" w:sz="0" w:space="0" w:color="auto"/>
                    <w:left w:val="none" w:sz="0" w:space="0" w:color="auto"/>
                    <w:bottom w:val="none" w:sz="0" w:space="0" w:color="auto"/>
                    <w:right w:val="none" w:sz="0" w:space="0" w:color="auto"/>
                  </w:divBdr>
                </w:div>
                <w:div w:id="1590848362">
                  <w:marLeft w:val="0"/>
                  <w:marRight w:val="0"/>
                  <w:marTop w:val="0"/>
                  <w:marBottom w:val="0"/>
                  <w:divBdr>
                    <w:top w:val="none" w:sz="0" w:space="0" w:color="auto"/>
                    <w:left w:val="none" w:sz="0" w:space="0" w:color="auto"/>
                    <w:bottom w:val="none" w:sz="0" w:space="0" w:color="auto"/>
                    <w:right w:val="none" w:sz="0" w:space="0" w:color="auto"/>
                  </w:divBdr>
                </w:div>
                <w:div w:id="1613628134">
                  <w:marLeft w:val="0"/>
                  <w:marRight w:val="0"/>
                  <w:marTop w:val="0"/>
                  <w:marBottom w:val="0"/>
                  <w:divBdr>
                    <w:top w:val="none" w:sz="0" w:space="0" w:color="auto"/>
                    <w:left w:val="none" w:sz="0" w:space="0" w:color="auto"/>
                    <w:bottom w:val="none" w:sz="0" w:space="0" w:color="auto"/>
                    <w:right w:val="none" w:sz="0" w:space="0" w:color="auto"/>
                  </w:divBdr>
                </w:div>
                <w:div w:id="1066344608">
                  <w:marLeft w:val="0"/>
                  <w:marRight w:val="0"/>
                  <w:marTop w:val="0"/>
                  <w:marBottom w:val="0"/>
                  <w:divBdr>
                    <w:top w:val="none" w:sz="0" w:space="0" w:color="auto"/>
                    <w:left w:val="none" w:sz="0" w:space="0" w:color="auto"/>
                    <w:bottom w:val="none" w:sz="0" w:space="0" w:color="auto"/>
                    <w:right w:val="none" w:sz="0" w:space="0" w:color="auto"/>
                  </w:divBdr>
                </w:div>
                <w:div w:id="1017346799">
                  <w:marLeft w:val="0"/>
                  <w:marRight w:val="0"/>
                  <w:marTop w:val="0"/>
                  <w:marBottom w:val="0"/>
                  <w:divBdr>
                    <w:top w:val="none" w:sz="0" w:space="0" w:color="auto"/>
                    <w:left w:val="none" w:sz="0" w:space="0" w:color="auto"/>
                    <w:bottom w:val="none" w:sz="0" w:space="0" w:color="auto"/>
                    <w:right w:val="none" w:sz="0" w:space="0" w:color="auto"/>
                  </w:divBdr>
                </w:div>
                <w:div w:id="1502769725">
                  <w:marLeft w:val="0"/>
                  <w:marRight w:val="0"/>
                  <w:marTop w:val="0"/>
                  <w:marBottom w:val="0"/>
                  <w:divBdr>
                    <w:top w:val="none" w:sz="0" w:space="0" w:color="auto"/>
                    <w:left w:val="none" w:sz="0" w:space="0" w:color="auto"/>
                    <w:bottom w:val="none" w:sz="0" w:space="0" w:color="auto"/>
                    <w:right w:val="none" w:sz="0" w:space="0" w:color="auto"/>
                  </w:divBdr>
                </w:div>
                <w:div w:id="733234400">
                  <w:marLeft w:val="0"/>
                  <w:marRight w:val="0"/>
                  <w:marTop w:val="0"/>
                  <w:marBottom w:val="0"/>
                  <w:divBdr>
                    <w:top w:val="none" w:sz="0" w:space="0" w:color="auto"/>
                    <w:left w:val="none" w:sz="0" w:space="0" w:color="auto"/>
                    <w:bottom w:val="none" w:sz="0" w:space="0" w:color="auto"/>
                    <w:right w:val="none" w:sz="0" w:space="0" w:color="auto"/>
                  </w:divBdr>
                </w:div>
                <w:div w:id="1629623649">
                  <w:marLeft w:val="0"/>
                  <w:marRight w:val="0"/>
                  <w:marTop w:val="0"/>
                  <w:marBottom w:val="0"/>
                  <w:divBdr>
                    <w:top w:val="none" w:sz="0" w:space="0" w:color="auto"/>
                    <w:left w:val="none" w:sz="0" w:space="0" w:color="auto"/>
                    <w:bottom w:val="none" w:sz="0" w:space="0" w:color="auto"/>
                    <w:right w:val="none" w:sz="0" w:space="0" w:color="auto"/>
                  </w:divBdr>
                </w:div>
                <w:div w:id="949511899">
                  <w:marLeft w:val="0"/>
                  <w:marRight w:val="0"/>
                  <w:marTop w:val="0"/>
                  <w:marBottom w:val="0"/>
                  <w:divBdr>
                    <w:top w:val="none" w:sz="0" w:space="0" w:color="auto"/>
                    <w:left w:val="none" w:sz="0" w:space="0" w:color="auto"/>
                    <w:bottom w:val="none" w:sz="0" w:space="0" w:color="auto"/>
                    <w:right w:val="none" w:sz="0" w:space="0" w:color="auto"/>
                  </w:divBdr>
                </w:div>
                <w:div w:id="2035569423">
                  <w:marLeft w:val="0"/>
                  <w:marRight w:val="0"/>
                  <w:marTop w:val="0"/>
                  <w:marBottom w:val="0"/>
                  <w:divBdr>
                    <w:top w:val="none" w:sz="0" w:space="0" w:color="auto"/>
                    <w:left w:val="none" w:sz="0" w:space="0" w:color="auto"/>
                    <w:bottom w:val="none" w:sz="0" w:space="0" w:color="auto"/>
                    <w:right w:val="none" w:sz="0" w:space="0" w:color="auto"/>
                  </w:divBdr>
                </w:div>
                <w:div w:id="258489548">
                  <w:marLeft w:val="0"/>
                  <w:marRight w:val="0"/>
                  <w:marTop w:val="0"/>
                  <w:marBottom w:val="0"/>
                  <w:divBdr>
                    <w:top w:val="none" w:sz="0" w:space="0" w:color="auto"/>
                    <w:left w:val="none" w:sz="0" w:space="0" w:color="auto"/>
                    <w:bottom w:val="none" w:sz="0" w:space="0" w:color="auto"/>
                    <w:right w:val="none" w:sz="0" w:space="0" w:color="auto"/>
                  </w:divBdr>
                </w:div>
                <w:div w:id="11611483">
                  <w:marLeft w:val="0"/>
                  <w:marRight w:val="0"/>
                  <w:marTop w:val="0"/>
                  <w:marBottom w:val="0"/>
                  <w:divBdr>
                    <w:top w:val="none" w:sz="0" w:space="0" w:color="auto"/>
                    <w:left w:val="none" w:sz="0" w:space="0" w:color="auto"/>
                    <w:bottom w:val="none" w:sz="0" w:space="0" w:color="auto"/>
                    <w:right w:val="none" w:sz="0" w:space="0" w:color="auto"/>
                  </w:divBdr>
                </w:div>
                <w:div w:id="615406324">
                  <w:marLeft w:val="0"/>
                  <w:marRight w:val="0"/>
                  <w:marTop w:val="0"/>
                  <w:marBottom w:val="0"/>
                  <w:divBdr>
                    <w:top w:val="none" w:sz="0" w:space="0" w:color="auto"/>
                    <w:left w:val="none" w:sz="0" w:space="0" w:color="auto"/>
                    <w:bottom w:val="none" w:sz="0" w:space="0" w:color="auto"/>
                    <w:right w:val="none" w:sz="0" w:space="0" w:color="auto"/>
                  </w:divBdr>
                </w:div>
                <w:div w:id="1693603762">
                  <w:marLeft w:val="0"/>
                  <w:marRight w:val="0"/>
                  <w:marTop w:val="0"/>
                  <w:marBottom w:val="0"/>
                  <w:divBdr>
                    <w:top w:val="none" w:sz="0" w:space="0" w:color="auto"/>
                    <w:left w:val="none" w:sz="0" w:space="0" w:color="auto"/>
                    <w:bottom w:val="none" w:sz="0" w:space="0" w:color="auto"/>
                    <w:right w:val="none" w:sz="0" w:space="0" w:color="auto"/>
                  </w:divBdr>
                </w:div>
                <w:div w:id="1881093965">
                  <w:marLeft w:val="0"/>
                  <w:marRight w:val="0"/>
                  <w:marTop w:val="0"/>
                  <w:marBottom w:val="0"/>
                  <w:divBdr>
                    <w:top w:val="none" w:sz="0" w:space="0" w:color="auto"/>
                    <w:left w:val="none" w:sz="0" w:space="0" w:color="auto"/>
                    <w:bottom w:val="none" w:sz="0" w:space="0" w:color="auto"/>
                    <w:right w:val="none" w:sz="0" w:space="0" w:color="auto"/>
                  </w:divBdr>
                </w:div>
                <w:div w:id="732312910">
                  <w:marLeft w:val="0"/>
                  <w:marRight w:val="0"/>
                  <w:marTop w:val="0"/>
                  <w:marBottom w:val="0"/>
                  <w:divBdr>
                    <w:top w:val="none" w:sz="0" w:space="0" w:color="auto"/>
                    <w:left w:val="none" w:sz="0" w:space="0" w:color="auto"/>
                    <w:bottom w:val="none" w:sz="0" w:space="0" w:color="auto"/>
                    <w:right w:val="none" w:sz="0" w:space="0" w:color="auto"/>
                  </w:divBdr>
                </w:div>
                <w:div w:id="103773618">
                  <w:marLeft w:val="0"/>
                  <w:marRight w:val="0"/>
                  <w:marTop w:val="0"/>
                  <w:marBottom w:val="0"/>
                  <w:divBdr>
                    <w:top w:val="none" w:sz="0" w:space="0" w:color="auto"/>
                    <w:left w:val="none" w:sz="0" w:space="0" w:color="auto"/>
                    <w:bottom w:val="none" w:sz="0" w:space="0" w:color="auto"/>
                    <w:right w:val="none" w:sz="0" w:space="0" w:color="auto"/>
                  </w:divBdr>
                </w:div>
                <w:div w:id="1691643479">
                  <w:marLeft w:val="0"/>
                  <w:marRight w:val="0"/>
                  <w:marTop w:val="0"/>
                  <w:marBottom w:val="0"/>
                  <w:divBdr>
                    <w:top w:val="none" w:sz="0" w:space="0" w:color="auto"/>
                    <w:left w:val="none" w:sz="0" w:space="0" w:color="auto"/>
                    <w:bottom w:val="none" w:sz="0" w:space="0" w:color="auto"/>
                    <w:right w:val="none" w:sz="0" w:space="0" w:color="auto"/>
                  </w:divBdr>
                </w:div>
                <w:div w:id="770904573">
                  <w:marLeft w:val="0"/>
                  <w:marRight w:val="0"/>
                  <w:marTop w:val="0"/>
                  <w:marBottom w:val="0"/>
                  <w:divBdr>
                    <w:top w:val="none" w:sz="0" w:space="0" w:color="auto"/>
                    <w:left w:val="none" w:sz="0" w:space="0" w:color="auto"/>
                    <w:bottom w:val="none" w:sz="0" w:space="0" w:color="auto"/>
                    <w:right w:val="none" w:sz="0" w:space="0" w:color="auto"/>
                  </w:divBdr>
                </w:div>
                <w:div w:id="338459997">
                  <w:marLeft w:val="0"/>
                  <w:marRight w:val="0"/>
                  <w:marTop w:val="0"/>
                  <w:marBottom w:val="0"/>
                  <w:divBdr>
                    <w:top w:val="none" w:sz="0" w:space="0" w:color="auto"/>
                    <w:left w:val="none" w:sz="0" w:space="0" w:color="auto"/>
                    <w:bottom w:val="none" w:sz="0" w:space="0" w:color="auto"/>
                    <w:right w:val="none" w:sz="0" w:space="0" w:color="auto"/>
                  </w:divBdr>
                </w:div>
                <w:div w:id="370879709">
                  <w:marLeft w:val="0"/>
                  <w:marRight w:val="0"/>
                  <w:marTop w:val="0"/>
                  <w:marBottom w:val="0"/>
                  <w:divBdr>
                    <w:top w:val="none" w:sz="0" w:space="0" w:color="auto"/>
                    <w:left w:val="none" w:sz="0" w:space="0" w:color="auto"/>
                    <w:bottom w:val="none" w:sz="0" w:space="0" w:color="auto"/>
                    <w:right w:val="none" w:sz="0" w:space="0" w:color="auto"/>
                  </w:divBdr>
                </w:div>
                <w:div w:id="876046126">
                  <w:marLeft w:val="0"/>
                  <w:marRight w:val="0"/>
                  <w:marTop w:val="0"/>
                  <w:marBottom w:val="0"/>
                  <w:divBdr>
                    <w:top w:val="none" w:sz="0" w:space="0" w:color="auto"/>
                    <w:left w:val="none" w:sz="0" w:space="0" w:color="auto"/>
                    <w:bottom w:val="none" w:sz="0" w:space="0" w:color="auto"/>
                    <w:right w:val="none" w:sz="0" w:space="0" w:color="auto"/>
                  </w:divBdr>
                </w:div>
                <w:div w:id="95564312">
                  <w:marLeft w:val="0"/>
                  <w:marRight w:val="0"/>
                  <w:marTop w:val="0"/>
                  <w:marBottom w:val="0"/>
                  <w:divBdr>
                    <w:top w:val="none" w:sz="0" w:space="0" w:color="auto"/>
                    <w:left w:val="none" w:sz="0" w:space="0" w:color="auto"/>
                    <w:bottom w:val="none" w:sz="0" w:space="0" w:color="auto"/>
                    <w:right w:val="none" w:sz="0" w:space="0" w:color="auto"/>
                  </w:divBdr>
                </w:div>
                <w:div w:id="1642881357">
                  <w:marLeft w:val="0"/>
                  <w:marRight w:val="0"/>
                  <w:marTop w:val="0"/>
                  <w:marBottom w:val="0"/>
                  <w:divBdr>
                    <w:top w:val="none" w:sz="0" w:space="0" w:color="auto"/>
                    <w:left w:val="none" w:sz="0" w:space="0" w:color="auto"/>
                    <w:bottom w:val="none" w:sz="0" w:space="0" w:color="auto"/>
                    <w:right w:val="none" w:sz="0" w:space="0" w:color="auto"/>
                  </w:divBdr>
                </w:div>
              </w:divsChild>
            </w:div>
            <w:div w:id="1561284137">
              <w:marLeft w:val="0"/>
              <w:marRight w:val="0"/>
              <w:marTop w:val="0"/>
              <w:marBottom w:val="0"/>
              <w:divBdr>
                <w:top w:val="none" w:sz="0" w:space="0" w:color="auto"/>
                <w:left w:val="none" w:sz="0" w:space="0" w:color="auto"/>
                <w:bottom w:val="none" w:sz="0" w:space="0" w:color="auto"/>
                <w:right w:val="none" w:sz="0" w:space="0" w:color="auto"/>
              </w:divBdr>
            </w:div>
            <w:div w:id="245575774">
              <w:marLeft w:val="0"/>
              <w:marRight w:val="0"/>
              <w:marTop w:val="0"/>
              <w:marBottom w:val="0"/>
              <w:divBdr>
                <w:top w:val="none" w:sz="0" w:space="0" w:color="auto"/>
                <w:left w:val="none" w:sz="0" w:space="0" w:color="auto"/>
                <w:bottom w:val="none" w:sz="0" w:space="0" w:color="auto"/>
                <w:right w:val="none" w:sz="0" w:space="0" w:color="auto"/>
              </w:divBdr>
            </w:div>
            <w:div w:id="161699897">
              <w:marLeft w:val="0"/>
              <w:marRight w:val="0"/>
              <w:marTop w:val="0"/>
              <w:marBottom w:val="0"/>
              <w:divBdr>
                <w:top w:val="none" w:sz="0" w:space="0" w:color="auto"/>
                <w:left w:val="none" w:sz="0" w:space="0" w:color="auto"/>
                <w:bottom w:val="none" w:sz="0" w:space="0" w:color="auto"/>
                <w:right w:val="none" w:sz="0" w:space="0" w:color="auto"/>
              </w:divBdr>
            </w:div>
            <w:div w:id="707493658">
              <w:marLeft w:val="0"/>
              <w:marRight w:val="0"/>
              <w:marTop w:val="0"/>
              <w:marBottom w:val="0"/>
              <w:divBdr>
                <w:top w:val="none" w:sz="0" w:space="0" w:color="auto"/>
                <w:left w:val="none" w:sz="0" w:space="0" w:color="auto"/>
                <w:bottom w:val="none" w:sz="0" w:space="0" w:color="auto"/>
                <w:right w:val="none" w:sz="0" w:space="0" w:color="auto"/>
              </w:divBdr>
            </w:div>
            <w:div w:id="1043942939">
              <w:marLeft w:val="0"/>
              <w:marRight w:val="0"/>
              <w:marTop w:val="0"/>
              <w:marBottom w:val="0"/>
              <w:divBdr>
                <w:top w:val="none" w:sz="0" w:space="0" w:color="auto"/>
                <w:left w:val="none" w:sz="0" w:space="0" w:color="auto"/>
                <w:bottom w:val="none" w:sz="0" w:space="0" w:color="auto"/>
                <w:right w:val="none" w:sz="0" w:space="0" w:color="auto"/>
              </w:divBdr>
            </w:div>
            <w:div w:id="145437363">
              <w:marLeft w:val="0"/>
              <w:marRight w:val="0"/>
              <w:marTop w:val="0"/>
              <w:marBottom w:val="0"/>
              <w:divBdr>
                <w:top w:val="none" w:sz="0" w:space="0" w:color="auto"/>
                <w:left w:val="none" w:sz="0" w:space="0" w:color="auto"/>
                <w:bottom w:val="none" w:sz="0" w:space="0" w:color="auto"/>
                <w:right w:val="none" w:sz="0" w:space="0" w:color="auto"/>
              </w:divBdr>
            </w:div>
            <w:div w:id="310912107">
              <w:marLeft w:val="0"/>
              <w:marRight w:val="0"/>
              <w:marTop w:val="0"/>
              <w:marBottom w:val="0"/>
              <w:divBdr>
                <w:top w:val="none" w:sz="0" w:space="0" w:color="auto"/>
                <w:left w:val="none" w:sz="0" w:space="0" w:color="auto"/>
                <w:bottom w:val="none" w:sz="0" w:space="0" w:color="auto"/>
                <w:right w:val="none" w:sz="0" w:space="0" w:color="auto"/>
              </w:divBdr>
            </w:div>
            <w:div w:id="650713918">
              <w:marLeft w:val="0"/>
              <w:marRight w:val="0"/>
              <w:marTop w:val="0"/>
              <w:marBottom w:val="0"/>
              <w:divBdr>
                <w:top w:val="none" w:sz="0" w:space="0" w:color="auto"/>
                <w:left w:val="none" w:sz="0" w:space="0" w:color="auto"/>
                <w:bottom w:val="none" w:sz="0" w:space="0" w:color="auto"/>
                <w:right w:val="none" w:sz="0" w:space="0" w:color="auto"/>
              </w:divBdr>
            </w:div>
            <w:div w:id="764112558">
              <w:marLeft w:val="0"/>
              <w:marRight w:val="0"/>
              <w:marTop w:val="0"/>
              <w:marBottom w:val="0"/>
              <w:divBdr>
                <w:top w:val="none" w:sz="0" w:space="0" w:color="auto"/>
                <w:left w:val="none" w:sz="0" w:space="0" w:color="auto"/>
                <w:bottom w:val="none" w:sz="0" w:space="0" w:color="auto"/>
                <w:right w:val="none" w:sz="0" w:space="0" w:color="auto"/>
              </w:divBdr>
            </w:div>
            <w:div w:id="971204271">
              <w:marLeft w:val="0"/>
              <w:marRight w:val="0"/>
              <w:marTop w:val="0"/>
              <w:marBottom w:val="0"/>
              <w:divBdr>
                <w:top w:val="none" w:sz="0" w:space="0" w:color="auto"/>
                <w:left w:val="none" w:sz="0" w:space="0" w:color="auto"/>
                <w:bottom w:val="none" w:sz="0" w:space="0" w:color="auto"/>
                <w:right w:val="none" w:sz="0" w:space="0" w:color="auto"/>
              </w:divBdr>
            </w:div>
            <w:div w:id="1854756751">
              <w:marLeft w:val="0"/>
              <w:marRight w:val="0"/>
              <w:marTop w:val="0"/>
              <w:marBottom w:val="0"/>
              <w:divBdr>
                <w:top w:val="none" w:sz="0" w:space="0" w:color="auto"/>
                <w:left w:val="none" w:sz="0" w:space="0" w:color="auto"/>
                <w:bottom w:val="none" w:sz="0" w:space="0" w:color="auto"/>
                <w:right w:val="none" w:sz="0" w:space="0" w:color="auto"/>
              </w:divBdr>
            </w:div>
            <w:div w:id="987904384">
              <w:marLeft w:val="0"/>
              <w:marRight w:val="0"/>
              <w:marTop w:val="0"/>
              <w:marBottom w:val="0"/>
              <w:divBdr>
                <w:top w:val="none" w:sz="0" w:space="0" w:color="auto"/>
                <w:left w:val="none" w:sz="0" w:space="0" w:color="auto"/>
                <w:bottom w:val="none" w:sz="0" w:space="0" w:color="auto"/>
                <w:right w:val="none" w:sz="0" w:space="0" w:color="auto"/>
              </w:divBdr>
            </w:div>
            <w:div w:id="231234261">
              <w:marLeft w:val="0"/>
              <w:marRight w:val="0"/>
              <w:marTop w:val="0"/>
              <w:marBottom w:val="0"/>
              <w:divBdr>
                <w:top w:val="none" w:sz="0" w:space="0" w:color="auto"/>
                <w:left w:val="none" w:sz="0" w:space="0" w:color="auto"/>
                <w:bottom w:val="none" w:sz="0" w:space="0" w:color="auto"/>
                <w:right w:val="none" w:sz="0" w:space="0" w:color="auto"/>
              </w:divBdr>
            </w:div>
            <w:div w:id="831914758">
              <w:marLeft w:val="0"/>
              <w:marRight w:val="0"/>
              <w:marTop w:val="0"/>
              <w:marBottom w:val="0"/>
              <w:divBdr>
                <w:top w:val="none" w:sz="0" w:space="0" w:color="auto"/>
                <w:left w:val="none" w:sz="0" w:space="0" w:color="auto"/>
                <w:bottom w:val="none" w:sz="0" w:space="0" w:color="auto"/>
                <w:right w:val="none" w:sz="0" w:space="0" w:color="auto"/>
              </w:divBdr>
            </w:div>
            <w:div w:id="2132632071">
              <w:marLeft w:val="0"/>
              <w:marRight w:val="0"/>
              <w:marTop w:val="0"/>
              <w:marBottom w:val="0"/>
              <w:divBdr>
                <w:top w:val="none" w:sz="0" w:space="0" w:color="auto"/>
                <w:left w:val="none" w:sz="0" w:space="0" w:color="auto"/>
                <w:bottom w:val="none" w:sz="0" w:space="0" w:color="auto"/>
                <w:right w:val="none" w:sz="0" w:space="0" w:color="auto"/>
              </w:divBdr>
            </w:div>
            <w:div w:id="1337616606">
              <w:marLeft w:val="0"/>
              <w:marRight w:val="0"/>
              <w:marTop w:val="0"/>
              <w:marBottom w:val="0"/>
              <w:divBdr>
                <w:top w:val="none" w:sz="0" w:space="0" w:color="auto"/>
                <w:left w:val="none" w:sz="0" w:space="0" w:color="auto"/>
                <w:bottom w:val="none" w:sz="0" w:space="0" w:color="auto"/>
                <w:right w:val="none" w:sz="0" w:space="0" w:color="auto"/>
              </w:divBdr>
            </w:div>
            <w:div w:id="1017543698">
              <w:marLeft w:val="0"/>
              <w:marRight w:val="0"/>
              <w:marTop w:val="0"/>
              <w:marBottom w:val="0"/>
              <w:divBdr>
                <w:top w:val="none" w:sz="0" w:space="0" w:color="auto"/>
                <w:left w:val="none" w:sz="0" w:space="0" w:color="auto"/>
                <w:bottom w:val="none" w:sz="0" w:space="0" w:color="auto"/>
                <w:right w:val="none" w:sz="0" w:space="0" w:color="auto"/>
              </w:divBdr>
            </w:div>
            <w:div w:id="1971669657">
              <w:marLeft w:val="0"/>
              <w:marRight w:val="0"/>
              <w:marTop w:val="0"/>
              <w:marBottom w:val="0"/>
              <w:divBdr>
                <w:top w:val="none" w:sz="0" w:space="0" w:color="auto"/>
                <w:left w:val="none" w:sz="0" w:space="0" w:color="auto"/>
                <w:bottom w:val="none" w:sz="0" w:space="0" w:color="auto"/>
                <w:right w:val="none" w:sz="0" w:space="0" w:color="auto"/>
              </w:divBdr>
            </w:div>
            <w:div w:id="1535996328">
              <w:marLeft w:val="0"/>
              <w:marRight w:val="0"/>
              <w:marTop w:val="0"/>
              <w:marBottom w:val="0"/>
              <w:divBdr>
                <w:top w:val="none" w:sz="0" w:space="0" w:color="auto"/>
                <w:left w:val="none" w:sz="0" w:space="0" w:color="auto"/>
                <w:bottom w:val="none" w:sz="0" w:space="0" w:color="auto"/>
                <w:right w:val="none" w:sz="0" w:space="0" w:color="auto"/>
              </w:divBdr>
            </w:div>
            <w:div w:id="1880389163">
              <w:marLeft w:val="0"/>
              <w:marRight w:val="0"/>
              <w:marTop w:val="0"/>
              <w:marBottom w:val="0"/>
              <w:divBdr>
                <w:top w:val="none" w:sz="0" w:space="0" w:color="auto"/>
                <w:left w:val="none" w:sz="0" w:space="0" w:color="auto"/>
                <w:bottom w:val="none" w:sz="0" w:space="0" w:color="auto"/>
                <w:right w:val="none" w:sz="0" w:space="0" w:color="auto"/>
              </w:divBdr>
            </w:div>
            <w:div w:id="148400750">
              <w:marLeft w:val="0"/>
              <w:marRight w:val="0"/>
              <w:marTop w:val="0"/>
              <w:marBottom w:val="0"/>
              <w:divBdr>
                <w:top w:val="none" w:sz="0" w:space="0" w:color="auto"/>
                <w:left w:val="none" w:sz="0" w:space="0" w:color="auto"/>
                <w:bottom w:val="none" w:sz="0" w:space="0" w:color="auto"/>
                <w:right w:val="none" w:sz="0" w:space="0" w:color="auto"/>
              </w:divBdr>
            </w:div>
            <w:div w:id="499733125">
              <w:marLeft w:val="0"/>
              <w:marRight w:val="0"/>
              <w:marTop w:val="0"/>
              <w:marBottom w:val="0"/>
              <w:divBdr>
                <w:top w:val="none" w:sz="0" w:space="0" w:color="auto"/>
                <w:left w:val="none" w:sz="0" w:space="0" w:color="auto"/>
                <w:bottom w:val="none" w:sz="0" w:space="0" w:color="auto"/>
                <w:right w:val="none" w:sz="0" w:space="0" w:color="auto"/>
              </w:divBdr>
            </w:div>
            <w:div w:id="1640918184">
              <w:marLeft w:val="0"/>
              <w:marRight w:val="0"/>
              <w:marTop w:val="0"/>
              <w:marBottom w:val="0"/>
              <w:divBdr>
                <w:top w:val="none" w:sz="0" w:space="0" w:color="auto"/>
                <w:left w:val="none" w:sz="0" w:space="0" w:color="auto"/>
                <w:bottom w:val="none" w:sz="0" w:space="0" w:color="auto"/>
                <w:right w:val="none" w:sz="0" w:space="0" w:color="auto"/>
              </w:divBdr>
            </w:div>
            <w:div w:id="255134287">
              <w:marLeft w:val="0"/>
              <w:marRight w:val="0"/>
              <w:marTop w:val="0"/>
              <w:marBottom w:val="0"/>
              <w:divBdr>
                <w:top w:val="none" w:sz="0" w:space="0" w:color="auto"/>
                <w:left w:val="none" w:sz="0" w:space="0" w:color="auto"/>
                <w:bottom w:val="none" w:sz="0" w:space="0" w:color="auto"/>
                <w:right w:val="none" w:sz="0" w:space="0" w:color="auto"/>
              </w:divBdr>
            </w:div>
            <w:div w:id="79564336">
              <w:marLeft w:val="0"/>
              <w:marRight w:val="0"/>
              <w:marTop w:val="0"/>
              <w:marBottom w:val="0"/>
              <w:divBdr>
                <w:top w:val="none" w:sz="0" w:space="0" w:color="auto"/>
                <w:left w:val="none" w:sz="0" w:space="0" w:color="auto"/>
                <w:bottom w:val="none" w:sz="0" w:space="0" w:color="auto"/>
                <w:right w:val="none" w:sz="0" w:space="0" w:color="auto"/>
              </w:divBdr>
            </w:div>
            <w:div w:id="1161198874">
              <w:marLeft w:val="0"/>
              <w:marRight w:val="0"/>
              <w:marTop w:val="0"/>
              <w:marBottom w:val="0"/>
              <w:divBdr>
                <w:top w:val="none" w:sz="0" w:space="0" w:color="auto"/>
                <w:left w:val="none" w:sz="0" w:space="0" w:color="auto"/>
                <w:bottom w:val="none" w:sz="0" w:space="0" w:color="auto"/>
                <w:right w:val="none" w:sz="0" w:space="0" w:color="auto"/>
              </w:divBdr>
            </w:div>
            <w:div w:id="97872823">
              <w:marLeft w:val="0"/>
              <w:marRight w:val="0"/>
              <w:marTop w:val="0"/>
              <w:marBottom w:val="0"/>
              <w:divBdr>
                <w:top w:val="none" w:sz="0" w:space="0" w:color="auto"/>
                <w:left w:val="none" w:sz="0" w:space="0" w:color="auto"/>
                <w:bottom w:val="none" w:sz="0" w:space="0" w:color="auto"/>
                <w:right w:val="none" w:sz="0" w:space="0" w:color="auto"/>
              </w:divBdr>
            </w:div>
            <w:div w:id="2013413951">
              <w:marLeft w:val="0"/>
              <w:marRight w:val="0"/>
              <w:marTop w:val="0"/>
              <w:marBottom w:val="0"/>
              <w:divBdr>
                <w:top w:val="none" w:sz="0" w:space="0" w:color="auto"/>
                <w:left w:val="none" w:sz="0" w:space="0" w:color="auto"/>
                <w:bottom w:val="none" w:sz="0" w:space="0" w:color="auto"/>
                <w:right w:val="none" w:sz="0" w:space="0" w:color="auto"/>
              </w:divBdr>
            </w:div>
            <w:div w:id="192884409">
              <w:marLeft w:val="0"/>
              <w:marRight w:val="0"/>
              <w:marTop w:val="0"/>
              <w:marBottom w:val="0"/>
              <w:divBdr>
                <w:top w:val="none" w:sz="0" w:space="0" w:color="auto"/>
                <w:left w:val="none" w:sz="0" w:space="0" w:color="auto"/>
                <w:bottom w:val="none" w:sz="0" w:space="0" w:color="auto"/>
                <w:right w:val="none" w:sz="0" w:space="0" w:color="auto"/>
              </w:divBdr>
            </w:div>
            <w:div w:id="144783937">
              <w:marLeft w:val="0"/>
              <w:marRight w:val="0"/>
              <w:marTop w:val="0"/>
              <w:marBottom w:val="0"/>
              <w:divBdr>
                <w:top w:val="none" w:sz="0" w:space="0" w:color="auto"/>
                <w:left w:val="none" w:sz="0" w:space="0" w:color="auto"/>
                <w:bottom w:val="none" w:sz="0" w:space="0" w:color="auto"/>
                <w:right w:val="none" w:sz="0" w:space="0" w:color="auto"/>
              </w:divBdr>
            </w:div>
            <w:div w:id="1841578171">
              <w:marLeft w:val="0"/>
              <w:marRight w:val="0"/>
              <w:marTop w:val="0"/>
              <w:marBottom w:val="0"/>
              <w:divBdr>
                <w:top w:val="none" w:sz="0" w:space="0" w:color="auto"/>
                <w:left w:val="none" w:sz="0" w:space="0" w:color="auto"/>
                <w:bottom w:val="none" w:sz="0" w:space="0" w:color="auto"/>
                <w:right w:val="none" w:sz="0" w:space="0" w:color="auto"/>
              </w:divBdr>
            </w:div>
            <w:div w:id="1386759602">
              <w:marLeft w:val="0"/>
              <w:marRight w:val="0"/>
              <w:marTop w:val="0"/>
              <w:marBottom w:val="0"/>
              <w:divBdr>
                <w:top w:val="none" w:sz="0" w:space="0" w:color="auto"/>
                <w:left w:val="none" w:sz="0" w:space="0" w:color="auto"/>
                <w:bottom w:val="none" w:sz="0" w:space="0" w:color="auto"/>
                <w:right w:val="none" w:sz="0" w:space="0" w:color="auto"/>
              </w:divBdr>
            </w:div>
            <w:div w:id="1643806368">
              <w:marLeft w:val="0"/>
              <w:marRight w:val="0"/>
              <w:marTop w:val="0"/>
              <w:marBottom w:val="0"/>
              <w:divBdr>
                <w:top w:val="none" w:sz="0" w:space="0" w:color="auto"/>
                <w:left w:val="none" w:sz="0" w:space="0" w:color="auto"/>
                <w:bottom w:val="none" w:sz="0" w:space="0" w:color="auto"/>
                <w:right w:val="none" w:sz="0" w:space="0" w:color="auto"/>
              </w:divBdr>
            </w:div>
            <w:div w:id="2095585408">
              <w:marLeft w:val="0"/>
              <w:marRight w:val="0"/>
              <w:marTop w:val="0"/>
              <w:marBottom w:val="0"/>
              <w:divBdr>
                <w:top w:val="none" w:sz="0" w:space="0" w:color="auto"/>
                <w:left w:val="none" w:sz="0" w:space="0" w:color="auto"/>
                <w:bottom w:val="none" w:sz="0" w:space="0" w:color="auto"/>
                <w:right w:val="none" w:sz="0" w:space="0" w:color="auto"/>
              </w:divBdr>
            </w:div>
            <w:div w:id="97724154">
              <w:marLeft w:val="0"/>
              <w:marRight w:val="0"/>
              <w:marTop w:val="0"/>
              <w:marBottom w:val="0"/>
              <w:divBdr>
                <w:top w:val="none" w:sz="0" w:space="0" w:color="auto"/>
                <w:left w:val="none" w:sz="0" w:space="0" w:color="auto"/>
                <w:bottom w:val="none" w:sz="0" w:space="0" w:color="auto"/>
                <w:right w:val="none" w:sz="0" w:space="0" w:color="auto"/>
              </w:divBdr>
            </w:div>
            <w:div w:id="1352292537">
              <w:marLeft w:val="0"/>
              <w:marRight w:val="0"/>
              <w:marTop w:val="0"/>
              <w:marBottom w:val="0"/>
              <w:divBdr>
                <w:top w:val="none" w:sz="0" w:space="0" w:color="auto"/>
                <w:left w:val="none" w:sz="0" w:space="0" w:color="auto"/>
                <w:bottom w:val="none" w:sz="0" w:space="0" w:color="auto"/>
                <w:right w:val="none" w:sz="0" w:space="0" w:color="auto"/>
              </w:divBdr>
            </w:div>
            <w:div w:id="1679037721">
              <w:marLeft w:val="0"/>
              <w:marRight w:val="0"/>
              <w:marTop w:val="0"/>
              <w:marBottom w:val="0"/>
              <w:divBdr>
                <w:top w:val="none" w:sz="0" w:space="0" w:color="auto"/>
                <w:left w:val="none" w:sz="0" w:space="0" w:color="auto"/>
                <w:bottom w:val="none" w:sz="0" w:space="0" w:color="auto"/>
                <w:right w:val="none" w:sz="0" w:space="0" w:color="auto"/>
              </w:divBdr>
            </w:div>
            <w:div w:id="1904019827">
              <w:marLeft w:val="0"/>
              <w:marRight w:val="0"/>
              <w:marTop w:val="0"/>
              <w:marBottom w:val="0"/>
              <w:divBdr>
                <w:top w:val="none" w:sz="0" w:space="0" w:color="auto"/>
                <w:left w:val="none" w:sz="0" w:space="0" w:color="auto"/>
                <w:bottom w:val="none" w:sz="0" w:space="0" w:color="auto"/>
                <w:right w:val="none" w:sz="0" w:space="0" w:color="auto"/>
              </w:divBdr>
            </w:div>
            <w:div w:id="2058428517">
              <w:marLeft w:val="0"/>
              <w:marRight w:val="0"/>
              <w:marTop w:val="0"/>
              <w:marBottom w:val="0"/>
              <w:divBdr>
                <w:top w:val="none" w:sz="0" w:space="0" w:color="auto"/>
                <w:left w:val="none" w:sz="0" w:space="0" w:color="auto"/>
                <w:bottom w:val="none" w:sz="0" w:space="0" w:color="auto"/>
                <w:right w:val="none" w:sz="0" w:space="0" w:color="auto"/>
              </w:divBdr>
            </w:div>
            <w:div w:id="1382629309">
              <w:marLeft w:val="0"/>
              <w:marRight w:val="0"/>
              <w:marTop w:val="0"/>
              <w:marBottom w:val="0"/>
              <w:divBdr>
                <w:top w:val="none" w:sz="0" w:space="0" w:color="auto"/>
                <w:left w:val="none" w:sz="0" w:space="0" w:color="auto"/>
                <w:bottom w:val="none" w:sz="0" w:space="0" w:color="auto"/>
                <w:right w:val="none" w:sz="0" w:space="0" w:color="auto"/>
              </w:divBdr>
            </w:div>
            <w:div w:id="1580017823">
              <w:marLeft w:val="0"/>
              <w:marRight w:val="0"/>
              <w:marTop w:val="0"/>
              <w:marBottom w:val="0"/>
              <w:divBdr>
                <w:top w:val="none" w:sz="0" w:space="0" w:color="auto"/>
                <w:left w:val="none" w:sz="0" w:space="0" w:color="auto"/>
                <w:bottom w:val="none" w:sz="0" w:space="0" w:color="auto"/>
                <w:right w:val="none" w:sz="0" w:space="0" w:color="auto"/>
              </w:divBdr>
            </w:div>
            <w:div w:id="1994796101">
              <w:marLeft w:val="0"/>
              <w:marRight w:val="0"/>
              <w:marTop w:val="0"/>
              <w:marBottom w:val="0"/>
              <w:divBdr>
                <w:top w:val="none" w:sz="0" w:space="0" w:color="auto"/>
                <w:left w:val="none" w:sz="0" w:space="0" w:color="auto"/>
                <w:bottom w:val="none" w:sz="0" w:space="0" w:color="auto"/>
                <w:right w:val="none" w:sz="0" w:space="0" w:color="auto"/>
              </w:divBdr>
            </w:div>
            <w:div w:id="1497763093">
              <w:marLeft w:val="0"/>
              <w:marRight w:val="0"/>
              <w:marTop w:val="0"/>
              <w:marBottom w:val="0"/>
              <w:divBdr>
                <w:top w:val="none" w:sz="0" w:space="0" w:color="auto"/>
                <w:left w:val="none" w:sz="0" w:space="0" w:color="auto"/>
                <w:bottom w:val="none" w:sz="0" w:space="0" w:color="auto"/>
                <w:right w:val="none" w:sz="0" w:space="0" w:color="auto"/>
              </w:divBdr>
            </w:div>
            <w:div w:id="1463577811">
              <w:marLeft w:val="0"/>
              <w:marRight w:val="0"/>
              <w:marTop w:val="0"/>
              <w:marBottom w:val="0"/>
              <w:divBdr>
                <w:top w:val="none" w:sz="0" w:space="0" w:color="auto"/>
                <w:left w:val="none" w:sz="0" w:space="0" w:color="auto"/>
                <w:bottom w:val="none" w:sz="0" w:space="0" w:color="auto"/>
                <w:right w:val="none" w:sz="0" w:space="0" w:color="auto"/>
              </w:divBdr>
            </w:div>
            <w:div w:id="230194072">
              <w:marLeft w:val="0"/>
              <w:marRight w:val="0"/>
              <w:marTop w:val="0"/>
              <w:marBottom w:val="0"/>
              <w:divBdr>
                <w:top w:val="none" w:sz="0" w:space="0" w:color="auto"/>
                <w:left w:val="none" w:sz="0" w:space="0" w:color="auto"/>
                <w:bottom w:val="none" w:sz="0" w:space="0" w:color="auto"/>
                <w:right w:val="none" w:sz="0" w:space="0" w:color="auto"/>
              </w:divBdr>
            </w:div>
            <w:div w:id="780496697">
              <w:marLeft w:val="0"/>
              <w:marRight w:val="0"/>
              <w:marTop w:val="0"/>
              <w:marBottom w:val="0"/>
              <w:divBdr>
                <w:top w:val="none" w:sz="0" w:space="0" w:color="auto"/>
                <w:left w:val="none" w:sz="0" w:space="0" w:color="auto"/>
                <w:bottom w:val="none" w:sz="0" w:space="0" w:color="auto"/>
                <w:right w:val="none" w:sz="0" w:space="0" w:color="auto"/>
              </w:divBdr>
            </w:div>
            <w:div w:id="414205559">
              <w:marLeft w:val="0"/>
              <w:marRight w:val="0"/>
              <w:marTop w:val="0"/>
              <w:marBottom w:val="0"/>
              <w:divBdr>
                <w:top w:val="none" w:sz="0" w:space="0" w:color="auto"/>
                <w:left w:val="none" w:sz="0" w:space="0" w:color="auto"/>
                <w:bottom w:val="none" w:sz="0" w:space="0" w:color="auto"/>
                <w:right w:val="none" w:sz="0" w:space="0" w:color="auto"/>
              </w:divBdr>
            </w:div>
            <w:div w:id="1309171377">
              <w:marLeft w:val="0"/>
              <w:marRight w:val="0"/>
              <w:marTop w:val="0"/>
              <w:marBottom w:val="0"/>
              <w:divBdr>
                <w:top w:val="none" w:sz="0" w:space="0" w:color="auto"/>
                <w:left w:val="none" w:sz="0" w:space="0" w:color="auto"/>
                <w:bottom w:val="none" w:sz="0" w:space="0" w:color="auto"/>
                <w:right w:val="none" w:sz="0" w:space="0" w:color="auto"/>
              </w:divBdr>
            </w:div>
            <w:div w:id="1670594782">
              <w:marLeft w:val="0"/>
              <w:marRight w:val="0"/>
              <w:marTop w:val="0"/>
              <w:marBottom w:val="0"/>
              <w:divBdr>
                <w:top w:val="none" w:sz="0" w:space="0" w:color="auto"/>
                <w:left w:val="none" w:sz="0" w:space="0" w:color="auto"/>
                <w:bottom w:val="none" w:sz="0" w:space="0" w:color="auto"/>
                <w:right w:val="none" w:sz="0" w:space="0" w:color="auto"/>
              </w:divBdr>
            </w:div>
            <w:div w:id="466438325">
              <w:marLeft w:val="0"/>
              <w:marRight w:val="0"/>
              <w:marTop w:val="0"/>
              <w:marBottom w:val="0"/>
              <w:divBdr>
                <w:top w:val="none" w:sz="0" w:space="0" w:color="auto"/>
                <w:left w:val="none" w:sz="0" w:space="0" w:color="auto"/>
                <w:bottom w:val="none" w:sz="0" w:space="0" w:color="auto"/>
                <w:right w:val="none" w:sz="0" w:space="0" w:color="auto"/>
              </w:divBdr>
            </w:div>
            <w:div w:id="2020112944">
              <w:marLeft w:val="0"/>
              <w:marRight w:val="0"/>
              <w:marTop w:val="0"/>
              <w:marBottom w:val="0"/>
              <w:divBdr>
                <w:top w:val="none" w:sz="0" w:space="0" w:color="auto"/>
                <w:left w:val="none" w:sz="0" w:space="0" w:color="auto"/>
                <w:bottom w:val="none" w:sz="0" w:space="0" w:color="auto"/>
                <w:right w:val="none" w:sz="0" w:space="0" w:color="auto"/>
              </w:divBdr>
            </w:div>
            <w:div w:id="841775828">
              <w:marLeft w:val="0"/>
              <w:marRight w:val="0"/>
              <w:marTop w:val="0"/>
              <w:marBottom w:val="0"/>
              <w:divBdr>
                <w:top w:val="none" w:sz="0" w:space="0" w:color="auto"/>
                <w:left w:val="none" w:sz="0" w:space="0" w:color="auto"/>
                <w:bottom w:val="none" w:sz="0" w:space="0" w:color="auto"/>
                <w:right w:val="none" w:sz="0" w:space="0" w:color="auto"/>
              </w:divBdr>
            </w:div>
            <w:div w:id="1150361930">
              <w:marLeft w:val="0"/>
              <w:marRight w:val="0"/>
              <w:marTop w:val="0"/>
              <w:marBottom w:val="0"/>
              <w:divBdr>
                <w:top w:val="none" w:sz="0" w:space="0" w:color="auto"/>
                <w:left w:val="none" w:sz="0" w:space="0" w:color="auto"/>
                <w:bottom w:val="none" w:sz="0" w:space="0" w:color="auto"/>
                <w:right w:val="none" w:sz="0" w:space="0" w:color="auto"/>
              </w:divBdr>
            </w:div>
            <w:div w:id="700209201">
              <w:marLeft w:val="0"/>
              <w:marRight w:val="0"/>
              <w:marTop w:val="0"/>
              <w:marBottom w:val="0"/>
              <w:divBdr>
                <w:top w:val="none" w:sz="0" w:space="0" w:color="auto"/>
                <w:left w:val="none" w:sz="0" w:space="0" w:color="auto"/>
                <w:bottom w:val="none" w:sz="0" w:space="0" w:color="auto"/>
                <w:right w:val="none" w:sz="0" w:space="0" w:color="auto"/>
              </w:divBdr>
            </w:div>
            <w:div w:id="1834488130">
              <w:marLeft w:val="0"/>
              <w:marRight w:val="0"/>
              <w:marTop w:val="0"/>
              <w:marBottom w:val="0"/>
              <w:divBdr>
                <w:top w:val="none" w:sz="0" w:space="0" w:color="auto"/>
                <w:left w:val="none" w:sz="0" w:space="0" w:color="auto"/>
                <w:bottom w:val="none" w:sz="0" w:space="0" w:color="auto"/>
                <w:right w:val="none" w:sz="0" w:space="0" w:color="auto"/>
              </w:divBdr>
            </w:div>
            <w:div w:id="267346863">
              <w:marLeft w:val="0"/>
              <w:marRight w:val="0"/>
              <w:marTop w:val="0"/>
              <w:marBottom w:val="0"/>
              <w:divBdr>
                <w:top w:val="none" w:sz="0" w:space="0" w:color="auto"/>
                <w:left w:val="none" w:sz="0" w:space="0" w:color="auto"/>
                <w:bottom w:val="none" w:sz="0" w:space="0" w:color="auto"/>
                <w:right w:val="none" w:sz="0" w:space="0" w:color="auto"/>
              </w:divBdr>
            </w:div>
            <w:div w:id="1432706058">
              <w:marLeft w:val="0"/>
              <w:marRight w:val="0"/>
              <w:marTop w:val="0"/>
              <w:marBottom w:val="0"/>
              <w:divBdr>
                <w:top w:val="none" w:sz="0" w:space="0" w:color="auto"/>
                <w:left w:val="none" w:sz="0" w:space="0" w:color="auto"/>
                <w:bottom w:val="none" w:sz="0" w:space="0" w:color="auto"/>
                <w:right w:val="none" w:sz="0" w:space="0" w:color="auto"/>
              </w:divBdr>
            </w:div>
            <w:div w:id="363599238">
              <w:marLeft w:val="0"/>
              <w:marRight w:val="0"/>
              <w:marTop w:val="0"/>
              <w:marBottom w:val="0"/>
              <w:divBdr>
                <w:top w:val="none" w:sz="0" w:space="0" w:color="auto"/>
                <w:left w:val="none" w:sz="0" w:space="0" w:color="auto"/>
                <w:bottom w:val="none" w:sz="0" w:space="0" w:color="auto"/>
                <w:right w:val="none" w:sz="0" w:space="0" w:color="auto"/>
              </w:divBdr>
            </w:div>
            <w:div w:id="1428113099">
              <w:marLeft w:val="0"/>
              <w:marRight w:val="0"/>
              <w:marTop w:val="0"/>
              <w:marBottom w:val="0"/>
              <w:divBdr>
                <w:top w:val="none" w:sz="0" w:space="0" w:color="auto"/>
                <w:left w:val="none" w:sz="0" w:space="0" w:color="auto"/>
                <w:bottom w:val="none" w:sz="0" w:space="0" w:color="auto"/>
                <w:right w:val="none" w:sz="0" w:space="0" w:color="auto"/>
              </w:divBdr>
            </w:div>
            <w:div w:id="1739285912">
              <w:marLeft w:val="0"/>
              <w:marRight w:val="0"/>
              <w:marTop w:val="0"/>
              <w:marBottom w:val="0"/>
              <w:divBdr>
                <w:top w:val="none" w:sz="0" w:space="0" w:color="auto"/>
                <w:left w:val="none" w:sz="0" w:space="0" w:color="auto"/>
                <w:bottom w:val="none" w:sz="0" w:space="0" w:color="auto"/>
                <w:right w:val="none" w:sz="0" w:space="0" w:color="auto"/>
              </w:divBdr>
            </w:div>
            <w:div w:id="535433710">
              <w:marLeft w:val="0"/>
              <w:marRight w:val="0"/>
              <w:marTop w:val="0"/>
              <w:marBottom w:val="0"/>
              <w:divBdr>
                <w:top w:val="none" w:sz="0" w:space="0" w:color="auto"/>
                <w:left w:val="none" w:sz="0" w:space="0" w:color="auto"/>
                <w:bottom w:val="none" w:sz="0" w:space="0" w:color="auto"/>
                <w:right w:val="none" w:sz="0" w:space="0" w:color="auto"/>
              </w:divBdr>
            </w:div>
            <w:div w:id="1436705439">
              <w:marLeft w:val="0"/>
              <w:marRight w:val="0"/>
              <w:marTop w:val="0"/>
              <w:marBottom w:val="0"/>
              <w:divBdr>
                <w:top w:val="none" w:sz="0" w:space="0" w:color="auto"/>
                <w:left w:val="none" w:sz="0" w:space="0" w:color="auto"/>
                <w:bottom w:val="none" w:sz="0" w:space="0" w:color="auto"/>
                <w:right w:val="none" w:sz="0" w:space="0" w:color="auto"/>
              </w:divBdr>
            </w:div>
            <w:div w:id="449781640">
              <w:marLeft w:val="0"/>
              <w:marRight w:val="0"/>
              <w:marTop w:val="0"/>
              <w:marBottom w:val="0"/>
              <w:divBdr>
                <w:top w:val="none" w:sz="0" w:space="0" w:color="auto"/>
                <w:left w:val="none" w:sz="0" w:space="0" w:color="auto"/>
                <w:bottom w:val="none" w:sz="0" w:space="0" w:color="auto"/>
                <w:right w:val="none" w:sz="0" w:space="0" w:color="auto"/>
              </w:divBdr>
            </w:div>
            <w:div w:id="1132097779">
              <w:marLeft w:val="0"/>
              <w:marRight w:val="0"/>
              <w:marTop w:val="0"/>
              <w:marBottom w:val="0"/>
              <w:divBdr>
                <w:top w:val="none" w:sz="0" w:space="0" w:color="auto"/>
                <w:left w:val="none" w:sz="0" w:space="0" w:color="auto"/>
                <w:bottom w:val="none" w:sz="0" w:space="0" w:color="auto"/>
                <w:right w:val="none" w:sz="0" w:space="0" w:color="auto"/>
              </w:divBdr>
            </w:div>
            <w:div w:id="1286039352">
              <w:marLeft w:val="0"/>
              <w:marRight w:val="0"/>
              <w:marTop w:val="0"/>
              <w:marBottom w:val="0"/>
              <w:divBdr>
                <w:top w:val="none" w:sz="0" w:space="0" w:color="auto"/>
                <w:left w:val="none" w:sz="0" w:space="0" w:color="auto"/>
                <w:bottom w:val="none" w:sz="0" w:space="0" w:color="auto"/>
                <w:right w:val="none" w:sz="0" w:space="0" w:color="auto"/>
              </w:divBdr>
            </w:div>
            <w:div w:id="1835144131">
              <w:marLeft w:val="0"/>
              <w:marRight w:val="0"/>
              <w:marTop w:val="0"/>
              <w:marBottom w:val="0"/>
              <w:divBdr>
                <w:top w:val="none" w:sz="0" w:space="0" w:color="auto"/>
                <w:left w:val="none" w:sz="0" w:space="0" w:color="auto"/>
                <w:bottom w:val="none" w:sz="0" w:space="0" w:color="auto"/>
                <w:right w:val="none" w:sz="0" w:space="0" w:color="auto"/>
              </w:divBdr>
            </w:div>
            <w:div w:id="625698090">
              <w:marLeft w:val="0"/>
              <w:marRight w:val="0"/>
              <w:marTop w:val="0"/>
              <w:marBottom w:val="0"/>
              <w:divBdr>
                <w:top w:val="none" w:sz="0" w:space="0" w:color="auto"/>
                <w:left w:val="none" w:sz="0" w:space="0" w:color="auto"/>
                <w:bottom w:val="none" w:sz="0" w:space="0" w:color="auto"/>
                <w:right w:val="none" w:sz="0" w:space="0" w:color="auto"/>
              </w:divBdr>
            </w:div>
            <w:div w:id="640227888">
              <w:marLeft w:val="0"/>
              <w:marRight w:val="0"/>
              <w:marTop w:val="0"/>
              <w:marBottom w:val="0"/>
              <w:divBdr>
                <w:top w:val="none" w:sz="0" w:space="0" w:color="auto"/>
                <w:left w:val="none" w:sz="0" w:space="0" w:color="auto"/>
                <w:bottom w:val="none" w:sz="0" w:space="0" w:color="auto"/>
                <w:right w:val="none" w:sz="0" w:space="0" w:color="auto"/>
              </w:divBdr>
            </w:div>
            <w:div w:id="776750543">
              <w:marLeft w:val="0"/>
              <w:marRight w:val="0"/>
              <w:marTop w:val="0"/>
              <w:marBottom w:val="0"/>
              <w:divBdr>
                <w:top w:val="none" w:sz="0" w:space="0" w:color="auto"/>
                <w:left w:val="none" w:sz="0" w:space="0" w:color="auto"/>
                <w:bottom w:val="none" w:sz="0" w:space="0" w:color="auto"/>
                <w:right w:val="none" w:sz="0" w:space="0" w:color="auto"/>
              </w:divBdr>
            </w:div>
            <w:div w:id="563679747">
              <w:marLeft w:val="0"/>
              <w:marRight w:val="0"/>
              <w:marTop w:val="0"/>
              <w:marBottom w:val="0"/>
              <w:divBdr>
                <w:top w:val="none" w:sz="0" w:space="0" w:color="auto"/>
                <w:left w:val="none" w:sz="0" w:space="0" w:color="auto"/>
                <w:bottom w:val="none" w:sz="0" w:space="0" w:color="auto"/>
                <w:right w:val="none" w:sz="0" w:space="0" w:color="auto"/>
              </w:divBdr>
            </w:div>
            <w:div w:id="2146467334">
              <w:marLeft w:val="0"/>
              <w:marRight w:val="0"/>
              <w:marTop w:val="0"/>
              <w:marBottom w:val="0"/>
              <w:divBdr>
                <w:top w:val="none" w:sz="0" w:space="0" w:color="auto"/>
                <w:left w:val="none" w:sz="0" w:space="0" w:color="auto"/>
                <w:bottom w:val="none" w:sz="0" w:space="0" w:color="auto"/>
                <w:right w:val="none" w:sz="0" w:space="0" w:color="auto"/>
              </w:divBdr>
            </w:div>
            <w:div w:id="1584417754">
              <w:marLeft w:val="0"/>
              <w:marRight w:val="0"/>
              <w:marTop w:val="0"/>
              <w:marBottom w:val="0"/>
              <w:divBdr>
                <w:top w:val="none" w:sz="0" w:space="0" w:color="auto"/>
                <w:left w:val="none" w:sz="0" w:space="0" w:color="auto"/>
                <w:bottom w:val="none" w:sz="0" w:space="0" w:color="auto"/>
                <w:right w:val="none" w:sz="0" w:space="0" w:color="auto"/>
              </w:divBdr>
            </w:div>
            <w:div w:id="88351277">
              <w:marLeft w:val="0"/>
              <w:marRight w:val="0"/>
              <w:marTop w:val="0"/>
              <w:marBottom w:val="0"/>
              <w:divBdr>
                <w:top w:val="none" w:sz="0" w:space="0" w:color="auto"/>
                <w:left w:val="none" w:sz="0" w:space="0" w:color="auto"/>
                <w:bottom w:val="none" w:sz="0" w:space="0" w:color="auto"/>
                <w:right w:val="none" w:sz="0" w:space="0" w:color="auto"/>
              </w:divBdr>
            </w:div>
            <w:div w:id="452986864">
              <w:marLeft w:val="0"/>
              <w:marRight w:val="0"/>
              <w:marTop w:val="0"/>
              <w:marBottom w:val="0"/>
              <w:divBdr>
                <w:top w:val="none" w:sz="0" w:space="0" w:color="auto"/>
                <w:left w:val="none" w:sz="0" w:space="0" w:color="auto"/>
                <w:bottom w:val="none" w:sz="0" w:space="0" w:color="auto"/>
                <w:right w:val="none" w:sz="0" w:space="0" w:color="auto"/>
              </w:divBdr>
            </w:div>
            <w:div w:id="2129548253">
              <w:marLeft w:val="0"/>
              <w:marRight w:val="0"/>
              <w:marTop w:val="0"/>
              <w:marBottom w:val="0"/>
              <w:divBdr>
                <w:top w:val="none" w:sz="0" w:space="0" w:color="auto"/>
                <w:left w:val="none" w:sz="0" w:space="0" w:color="auto"/>
                <w:bottom w:val="none" w:sz="0" w:space="0" w:color="auto"/>
                <w:right w:val="none" w:sz="0" w:space="0" w:color="auto"/>
              </w:divBdr>
            </w:div>
            <w:div w:id="1925333915">
              <w:marLeft w:val="0"/>
              <w:marRight w:val="0"/>
              <w:marTop w:val="0"/>
              <w:marBottom w:val="0"/>
              <w:divBdr>
                <w:top w:val="none" w:sz="0" w:space="0" w:color="auto"/>
                <w:left w:val="none" w:sz="0" w:space="0" w:color="auto"/>
                <w:bottom w:val="none" w:sz="0" w:space="0" w:color="auto"/>
                <w:right w:val="none" w:sz="0" w:space="0" w:color="auto"/>
              </w:divBdr>
            </w:div>
            <w:div w:id="477724397">
              <w:marLeft w:val="0"/>
              <w:marRight w:val="0"/>
              <w:marTop w:val="0"/>
              <w:marBottom w:val="0"/>
              <w:divBdr>
                <w:top w:val="none" w:sz="0" w:space="0" w:color="auto"/>
                <w:left w:val="none" w:sz="0" w:space="0" w:color="auto"/>
                <w:bottom w:val="none" w:sz="0" w:space="0" w:color="auto"/>
                <w:right w:val="none" w:sz="0" w:space="0" w:color="auto"/>
              </w:divBdr>
            </w:div>
            <w:div w:id="31930341">
              <w:marLeft w:val="0"/>
              <w:marRight w:val="0"/>
              <w:marTop w:val="0"/>
              <w:marBottom w:val="0"/>
              <w:divBdr>
                <w:top w:val="none" w:sz="0" w:space="0" w:color="auto"/>
                <w:left w:val="none" w:sz="0" w:space="0" w:color="auto"/>
                <w:bottom w:val="none" w:sz="0" w:space="0" w:color="auto"/>
                <w:right w:val="none" w:sz="0" w:space="0" w:color="auto"/>
              </w:divBdr>
            </w:div>
            <w:div w:id="1915627313">
              <w:marLeft w:val="0"/>
              <w:marRight w:val="0"/>
              <w:marTop w:val="0"/>
              <w:marBottom w:val="0"/>
              <w:divBdr>
                <w:top w:val="none" w:sz="0" w:space="0" w:color="auto"/>
                <w:left w:val="none" w:sz="0" w:space="0" w:color="auto"/>
                <w:bottom w:val="none" w:sz="0" w:space="0" w:color="auto"/>
                <w:right w:val="none" w:sz="0" w:space="0" w:color="auto"/>
              </w:divBdr>
            </w:div>
            <w:div w:id="196506970">
              <w:marLeft w:val="0"/>
              <w:marRight w:val="0"/>
              <w:marTop w:val="0"/>
              <w:marBottom w:val="0"/>
              <w:divBdr>
                <w:top w:val="none" w:sz="0" w:space="0" w:color="auto"/>
                <w:left w:val="none" w:sz="0" w:space="0" w:color="auto"/>
                <w:bottom w:val="none" w:sz="0" w:space="0" w:color="auto"/>
                <w:right w:val="none" w:sz="0" w:space="0" w:color="auto"/>
              </w:divBdr>
            </w:div>
            <w:div w:id="532307525">
              <w:marLeft w:val="0"/>
              <w:marRight w:val="0"/>
              <w:marTop w:val="0"/>
              <w:marBottom w:val="0"/>
              <w:divBdr>
                <w:top w:val="none" w:sz="0" w:space="0" w:color="auto"/>
                <w:left w:val="none" w:sz="0" w:space="0" w:color="auto"/>
                <w:bottom w:val="none" w:sz="0" w:space="0" w:color="auto"/>
                <w:right w:val="none" w:sz="0" w:space="0" w:color="auto"/>
              </w:divBdr>
            </w:div>
            <w:div w:id="752511731">
              <w:marLeft w:val="0"/>
              <w:marRight w:val="0"/>
              <w:marTop w:val="0"/>
              <w:marBottom w:val="0"/>
              <w:divBdr>
                <w:top w:val="none" w:sz="0" w:space="0" w:color="auto"/>
                <w:left w:val="none" w:sz="0" w:space="0" w:color="auto"/>
                <w:bottom w:val="none" w:sz="0" w:space="0" w:color="auto"/>
                <w:right w:val="none" w:sz="0" w:space="0" w:color="auto"/>
              </w:divBdr>
            </w:div>
            <w:div w:id="170221588">
              <w:marLeft w:val="0"/>
              <w:marRight w:val="0"/>
              <w:marTop w:val="0"/>
              <w:marBottom w:val="0"/>
              <w:divBdr>
                <w:top w:val="none" w:sz="0" w:space="0" w:color="auto"/>
                <w:left w:val="none" w:sz="0" w:space="0" w:color="auto"/>
                <w:bottom w:val="none" w:sz="0" w:space="0" w:color="auto"/>
                <w:right w:val="none" w:sz="0" w:space="0" w:color="auto"/>
              </w:divBdr>
            </w:div>
            <w:div w:id="1414935978">
              <w:marLeft w:val="0"/>
              <w:marRight w:val="0"/>
              <w:marTop w:val="0"/>
              <w:marBottom w:val="0"/>
              <w:divBdr>
                <w:top w:val="none" w:sz="0" w:space="0" w:color="auto"/>
                <w:left w:val="none" w:sz="0" w:space="0" w:color="auto"/>
                <w:bottom w:val="none" w:sz="0" w:space="0" w:color="auto"/>
                <w:right w:val="none" w:sz="0" w:space="0" w:color="auto"/>
              </w:divBdr>
              <w:divsChild>
                <w:div w:id="377433122">
                  <w:marLeft w:val="0"/>
                  <w:marRight w:val="0"/>
                  <w:marTop w:val="0"/>
                  <w:marBottom w:val="0"/>
                  <w:divBdr>
                    <w:top w:val="none" w:sz="0" w:space="0" w:color="auto"/>
                    <w:left w:val="none" w:sz="0" w:space="0" w:color="auto"/>
                    <w:bottom w:val="none" w:sz="0" w:space="0" w:color="auto"/>
                    <w:right w:val="none" w:sz="0" w:space="0" w:color="auto"/>
                  </w:divBdr>
                </w:div>
                <w:div w:id="740714088">
                  <w:marLeft w:val="0"/>
                  <w:marRight w:val="0"/>
                  <w:marTop w:val="0"/>
                  <w:marBottom w:val="0"/>
                  <w:divBdr>
                    <w:top w:val="none" w:sz="0" w:space="0" w:color="auto"/>
                    <w:left w:val="none" w:sz="0" w:space="0" w:color="auto"/>
                    <w:bottom w:val="none" w:sz="0" w:space="0" w:color="auto"/>
                    <w:right w:val="none" w:sz="0" w:space="0" w:color="auto"/>
                  </w:divBdr>
                </w:div>
                <w:div w:id="997802851">
                  <w:marLeft w:val="0"/>
                  <w:marRight w:val="0"/>
                  <w:marTop w:val="0"/>
                  <w:marBottom w:val="0"/>
                  <w:divBdr>
                    <w:top w:val="none" w:sz="0" w:space="0" w:color="auto"/>
                    <w:left w:val="none" w:sz="0" w:space="0" w:color="auto"/>
                    <w:bottom w:val="none" w:sz="0" w:space="0" w:color="auto"/>
                    <w:right w:val="none" w:sz="0" w:space="0" w:color="auto"/>
                  </w:divBdr>
                </w:div>
                <w:div w:id="913471375">
                  <w:marLeft w:val="0"/>
                  <w:marRight w:val="0"/>
                  <w:marTop w:val="0"/>
                  <w:marBottom w:val="0"/>
                  <w:divBdr>
                    <w:top w:val="none" w:sz="0" w:space="0" w:color="auto"/>
                    <w:left w:val="none" w:sz="0" w:space="0" w:color="auto"/>
                    <w:bottom w:val="none" w:sz="0" w:space="0" w:color="auto"/>
                    <w:right w:val="none" w:sz="0" w:space="0" w:color="auto"/>
                  </w:divBdr>
                </w:div>
                <w:div w:id="1569344373">
                  <w:marLeft w:val="0"/>
                  <w:marRight w:val="0"/>
                  <w:marTop w:val="0"/>
                  <w:marBottom w:val="0"/>
                  <w:divBdr>
                    <w:top w:val="none" w:sz="0" w:space="0" w:color="auto"/>
                    <w:left w:val="none" w:sz="0" w:space="0" w:color="auto"/>
                    <w:bottom w:val="none" w:sz="0" w:space="0" w:color="auto"/>
                    <w:right w:val="none" w:sz="0" w:space="0" w:color="auto"/>
                  </w:divBdr>
                </w:div>
                <w:div w:id="1398817226">
                  <w:marLeft w:val="0"/>
                  <w:marRight w:val="0"/>
                  <w:marTop w:val="0"/>
                  <w:marBottom w:val="0"/>
                  <w:divBdr>
                    <w:top w:val="none" w:sz="0" w:space="0" w:color="auto"/>
                    <w:left w:val="none" w:sz="0" w:space="0" w:color="auto"/>
                    <w:bottom w:val="none" w:sz="0" w:space="0" w:color="auto"/>
                    <w:right w:val="none" w:sz="0" w:space="0" w:color="auto"/>
                  </w:divBdr>
                </w:div>
                <w:div w:id="58021346">
                  <w:marLeft w:val="0"/>
                  <w:marRight w:val="0"/>
                  <w:marTop w:val="0"/>
                  <w:marBottom w:val="0"/>
                  <w:divBdr>
                    <w:top w:val="none" w:sz="0" w:space="0" w:color="auto"/>
                    <w:left w:val="none" w:sz="0" w:space="0" w:color="auto"/>
                    <w:bottom w:val="none" w:sz="0" w:space="0" w:color="auto"/>
                    <w:right w:val="none" w:sz="0" w:space="0" w:color="auto"/>
                  </w:divBdr>
                </w:div>
                <w:div w:id="1688485670">
                  <w:marLeft w:val="0"/>
                  <w:marRight w:val="0"/>
                  <w:marTop w:val="0"/>
                  <w:marBottom w:val="0"/>
                  <w:divBdr>
                    <w:top w:val="none" w:sz="0" w:space="0" w:color="auto"/>
                    <w:left w:val="none" w:sz="0" w:space="0" w:color="auto"/>
                    <w:bottom w:val="none" w:sz="0" w:space="0" w:color="auto"/>
                    <w:right w:val="none" w:sz="0" w:space="0" w:color="auto"/>
                  </w:divBdr>
                </w:div>
                <w:div w:id="621151640">
                  <w:marLeft w:val="0"/>
                  <w:marRight w:val="0"/>
                  <w:marTop w:val="0"/>
                  <w:marBottom w:val="0"/>
                  <w:divBdr>
                    <w:top w:val="none" w:sz="0" w:space="0" w:color="auto"/>
                    <w:left w:val="none" w:sz="0" w:space="0" w:color="auto"/>
                    <w:bottom w:val="none" w:sz="0" w:space="0" w:color="auto"/>
                    <w:right w:val="none" w:sz="0" w:space="0" w:color="auto"/>
                  </w:divBdr>
                </w:div>
                <w:div w:id="732511062">
                  <w:marLeft w:val="0"/>
                  <w:marRight w:val="0"/>
                  <w:marTop w:val="0"/>
                  <w:marBottom w:val="0"/>
                  <w:divBdr>
                    <w:top w:val="none" w:sz="0" w:space="0" w:color="auto"/>
                    <w:left w:val="none" w:sz="0" w:space="0" w:color="auto"/>
                    <w:bottom w:val="none" w:sz="0" w:space="0" w:color="auto"/>
                    <w:right w:val="none" w:sz="0" w:space="0" w:color="auto"/>
                  </w:divBdr>
                </w:div>
                <w:div w:id="2098748519">
                  <w:marLeft w:val="0"/>
                  <w:marRight w:val="0"/>
                  <w:marTop w:val="0"/>
                  <w:marBottom w:val="0"/>
                  <w:divBdr>
                    <w:top w:val="none" w:sz="0" w:space="0" w:color="auto"/>
                    <w:left w:val="none" w:sz="0" w:space="0" w:color="auto"/>
                    <w:bottom w:val="none" w:sz="0" w:space="0" w:color="auto"/>
                    <w:right w:val="none" w:sz="0" w:space="0" w:color="auto"/>
                  </w:divBdr>
                </w:div>
                <w:div w:id="145054949">
                  <w:marLeft w:val="0"/>
                  <w:marRight w:val="0"/>
                  <w:marTop w:val="0"/>
                  <w:marBottom w:val="0"/>
                  <w:divBdr>
                    <w:top w:val="none" w:sz="0" w:space="0" w:color="auto"/>
                    <w:left w:val="none" w:sz="0" w:space="0" w:color="auto"/>
                    <w:bottom w:val="none" w:sz="0" w:space="0" w:color="auto"/>
                    <w:right w:val="none" w:sz="0" w:space="0" w:color="auto"/>
                  </w:divBdr>
                </w:div>
                <w:div w:id="1558542305">
                  <w:marLeft w:val="0"/>
                  <w:marRight w:val="0"/>
                  <w:marTop w:val="0"/>
                  <w:marBottom w:val="0"/>
                  <w:divBdr>
                    <w:top w:val="none" w:sz="0" w:space="0" w:color="auto"/>
                    <w:left w:val="none" w:sz="0" w:space="0" w:color="auto"/>
                    <w:bottom w:val="none" w:sz="0" w:space="0" w:color="auto"/>
                    <w:right w:val="none" w:sz="0" w:space="0" w:color="auto"/>
                  </w:divBdr>
                </w:div>
                <w:div w:id="410930825">
                  <w:marLeft w:val="0"/>
                  <w:marRight w:val="0"/>
                  <w:marTop w:val="0"/>
                  <w:marBottom w:val="0"/>
                  <w:divBdr>
                    <w:top w:val="none" w:sz="0" w:space="0" w:color="auto"/>
                    <w:left w:val="none" w:sz="0" w:space="0" w:color="auto"/>
                    <w:bottom w:val="none" w:sz="0" w:space="0" w:color="auto"/>
                    <w:right w:val="none" w:sz="0" w:space="0" w:color="auto"/>
                  </w:divBdr>
                </w:div>
                <w:div w:id="1852721558">
                  <w:marLeft w:val="0"/>
                  <w:marRight w:val="0"/>
                  <w:marTop w:val="0"/>
                  <w:marBottom w:val="0"/>
                  <w:divBdr>
                    <w:top w:val="none" w:sz="0" w:space="0" w:color="auto"/>
                    <w:left w:val="none" w:sz="0" w:space="0" w:color="auto"/>
                    <w:bottom w:val="none" w:sz="0" w:space="0" w:color="auto"/>
                    <w:right w:val="none" w:sz="0" w:space="0" w:color="auto"/>
                  </w:divBdr>
                </w:div>
                <w:div w:id="226577661">
                  <w:marLeft w:val="0"/>
                  <w:marRight w:val="0"/>
                  <w:marTop w:val="0"/>
                  <w:marBottom w:val="0"/>
                  <w:divBdr>
                    <w:top w:val="none" w:sz="0" w:space="0" w:color="auto"/>
                    <w:left w:val="none" w:sz="0" w:space="0" w:color="auto"/>
                    <w:bottom w:val="none" w:sz="0" w:space="0" w:color="auto"/>
                    <w:right w:val="none" w:sz="0" w:space="0" w:color="auto"/>
                  </w:divBdr>
                </w:div>
                <w:div w:id="303433649">
                  <w:marLeft w:val="0"/>
                  <w:marRight w:val="0"/>
                  <w:marTop w:val="0"/>
                  <w:marBottom w:val="0"/>
                  <w:divBdr>
                    <w:top w:val="none" w:sz="0" w:space="0" w:color="auto"/>
                    <w:left w:val="none" w:sz="0" w:space="0" w:color="auto"/>
                    <w:bottom w:val="none" w:sz="0" w:space="0" w:color="auto"/>
                    <w:right w:val="none" w:sz="0" w:space="0" w:color="auto"/>
                  </w:divBdr>
                </w:div>
                <w:div w:id="219052443">
                  <w:marLeft w:val="0"/>
                  <w:marRight w:val="0"/>
                  <w:marTop w:val="0"/>
                  <w:marBottom w:val="0"/>
                  <w:divBdr>
                    <w:top w:val="none" w:sz="0" w:space="0" w:color="auto"/>
                    <w:left w:val="none" w:sz="0" w:space="0" w:color="auto"/>
                    <w:bottom w:val="none" w:sz="0" w:space="0" w:color="auto"/>
                    <w:right w:val="none" w:sz="0" w:space="0" w:color="auto"/>
                  </w:divBdr>
                </w:div>
                <w:div w:id="1554073036">
                  <w:marLeft w:val="0"/>
                  <w:marRight w:val="0"/>
                  <w:marTop w:val="0"/>
                  <w:marBottom w:val="0"/>
                  <w:divBdr>
                    <w:top w:val="none" w:sz="0" w:space="0" w:color="auto"/>
                    <w:left w:val="none" w:sz="0" w:space="0" w:color="auto"/>
                    <w:bottom w:val="none" w:sz="0" w:space="0" w:color="auto"/>
                    <w:right w:val="none" w:sz="0" w:space="0" w:color="auto"/>
                  </w:divBdr>
                </w:div>
                <w:div w:id="1217736087">
                  <w:marLeft w:val="0"/>
                  <w:marRight w:val="0"/>
                  <w:marTop w:val="0"/>
                  <w:marBottom w:val="0"/>
                  <w:divBdr>
                    <w:top w:val="none" w:sz="0" w:space="0" w:color="auto"/>
                    <w:left w:val="none" w:sz="0" w:space="0" w:color="auto"/>
                    <w:bottom w:val="none" w:sz="0" w:space="0" w:color="auto"/>
                    <w:right w:val="none" w:sz="0" w:space="0" w:color="auto"/>
                  </w:divBdr>
                </w:div>
                <w:div w:id="527108022">
                  <w:marLeft w:val="0"/>
                  <w:marRight w:val="0"/>
                  <w:marTop w:val="0"/>
                  <w:marBottom w:val="0"/>
                  <w:divBdr>
                    <w:top w:val="none" w:sz="0" w:space="0" w:color="auto"/>
                    <w:left w:val="none" w:sz="0" w:space="0" w:color="auto"/>
                    <w:bottom w:val="none" w:sz="0" w:space="0" w:color="auto"/>
                    <w:right w:val="none" w:sz="0" w:space="0" w:color="auto"/>
                  </w:divBdr>
                </w:div>
                <w:div w:id="1724136469">
                  <w:marLeft w:val="0"/>
                  <w:marRight w:val="0"/>
                  <w:marTop w:val="0"/>
                  <w:marBottom w:val="0"/>
                  <w:divBdr>
                    <w:top w:val="none" w:sz="0" w:space="0" w:color="auto"/>
                    <w:left w:val="none" w:sz="0" w:space="0" w:color="auto"/>
                    <w:bottom w:val="none" w:sz="0" w:space="0" w:color="auto"/>
                    <w:right w:val="none" w:sz="0" w:space="0" w:color="auto"/>
                  </w:divBdr>
                </w:div>
                <w:div w:id="507211327">
                  <w:marLeft w:val="0"/>
                  <w:marRight w:val="0"/>
                  <w:marTop w:val="0"/>
                  <w:marBottom w:val="0"/>
                  <w:divBdr>
                    <w:top w:val="none" w:sz="0" w:space="0" w:color="auto"/>
                    <w:left w:val="none" w:sz="0" w:space="0" w:color="auto"/>
                    <w:bottom w:val="none" w:sz="0" w:space="0" w:color="auto"/>
                    <w:right w:val="none" w:sz="0" w:space="0" w:color="auto"/>
                  </w:divBdr>
                </w:div>
                <w:div w:id="426198849">
                  <w:marLeft w:val="0"/>
                  <w:marRight w:val="0"/>
                  <w:marTop w:val="0"/>
                  <w:marBottom w:val="0"/>
                  <w:divBdr>
                    <w:top w:val="none" w:sz="0" w:space="0" w:color="auto"/>
                    <w:left w:val="none" w:sz="0" w:space="0" w:color="auto"/>
                    <w:bottom w:val="none" w:sz="0" w:space="0" w:color="auto"/>
                    <w:right w:val="none" w:sz="0" w:space="0" w:color="auto"/>
                  </w:divBdr>
                </w:div>
                <w:div w:id="852231176">
                  <w:marLeft w:val="0"/>
                  <w:marRight w:val="0"/>
                  <w:marTop w:val="0"/>
                  <w:marBottom w:val="0"/>
                  <w:divBdr>
                    <w:top w:val="none" w:sz="0" w:space="0" w:color="auto"/>
                    <w:left w:val="none" w:sz="0" w:space="0" w:color="auto"/>
                    <w:bottom w:val="none" w:sz="0" w:space="0" w:color="auto"/>
                    <w:right w:val="none" w:sz="0" w:space="0" w:color="auto"/>
                  </w:divBdr>
                </w:div>
                <w:div w:id="600260524">
                  <w:marLeft w:val="0"/>
                  <w:marRight w:val="0"/>
                  <w:marTop w:val="0"/>
                  <w:marBottom w:val="0"/>
                  <w:divBdr>
                    <w:top w:val="none" w:sz="0" w:space="0" w:color="auto"/>
                    <w:left w:val="none" w:sz="0" w:space="0" w:color="auto"/>
                    <w:bottom w:val="none" w:sz="0" w:space="0" w:color="auto"/>
                    <w:right w:val="none" w:sz="0" w:space="0" w:color="auto"/>
                  </w:divBdr>
                </w:div>
                <w:div w:id="1341661147">
                  <w:marLeft w:val="0"/>
                  <w:marRight w:val="0"/>
                  <w:marTop w:val="0"/>
                  <w:marBottom w:val="0"/>
                  <w:divBdr>
                    <w:top w:val="none" w:sz="0" w:space="0" w:color="auto"/>
                    <w:left w:val="none" w:sz="0" w:space="0" w:color="auto"/>
                    <w:bottom w:val="none" w:sz="0" w:space="0" w:color="auto"/>
                    <w:right w:val="none" w:sz="0" w:space="0" w:color="auto"/>
                  </w:divBdr>
                </w:div>
                <w:div w:id="453137992">
                  <w:marLeft w:val="0"/>
                  <w:marRight w:val="0"/>
                  <w:marTop w:val="0"/>
                  <w:marBottom w:val="0"/>
                  <w:divBdr>
                    <w:top w:val="none" w:sz="0" w:space="0" w:color="auto"/>
                    <w:left w:val="none" w:sz="0" w:space="0" w:color="auto"/>
                    <w:bottom w:val="none" w:sz="0" w:space="0" w:color="auto"/>
                    <w:right w:val="none" w:sz="0" w:space="0" w:color="auto"/>
                  </w:divBdr>
                </w:div>
                <w:div w:id="892932832">
                  <w:marLeft w:val="0"/>
                  <w:marRight w:val="0"/>
                  <w:marTop w:val="0"/>
                  <w:marBottom w:val="0"/>
                  <w:divBdr>
                    <w:top w:val="none" w:sz="0" w:space="0" w:color="auto"/>
                    <w:left w:val="none" w:sz="0" w:space="0" w:color="auto"/>
                    <w:bottom w:val="none" w:sz="0" w:space="0" w:color="auto"/>
                    <w:right w:val="none" w:sz="0" w:space="0" w:color="auto"/>
                  </w:divBdr>
                </w:div>
                <w:div w:id="567300845">
                  <w:marLeft w:val="0"/>
                  <w:marRight w:val="0"/>
                  <w:marTop w:val="0"/>
                  <w:marBottom w:val="0"/>
                  <w:divBdr>
                    <w:top w:val="none" w:sz="0" w:space="0" w:color="auto"/>
                    <w:left w:val="none" w:sz="0" w:space="0" w:color="auto"/>
                    <w:bottom w:val="none" w:sz="0" w:space="0" w:color="auto"/>
                    <w:right w:val="none" w:sz="0" w:space="0" w:color="auto"/>
                  </w:divBdr>
                </w:div>
                <w:div w:id="1684429717">
                  <w:marLeft w:val="0"/>
                  <w:marRight w:val="0"/>
                  <w:marTop w:val="0"/>
                  <w:marBottom w:val="0"/>
                  <w:divBdr>
                    <w:top w:val="none" w:sz="0" w:space="0" w:color="auto"/>
                    <w:left w:val="none" w:sz="0" w:space="0" w:color="auto"/>
                    <w:bottom w:val="none" w:sz="0" w:space="0" w:color="auto"/>
                    <w:right w:val="none" w:sz="0" w:space="0" w:color="auto"/>
                  </w:divBdr>
                </w:div>
                <w:div w:id="260341746">
                  <w:marLeft w:val="0"/>
                  <w:marRight w:val="0"/>
                  <w:marTop w:val="0"/>
                  <w:marBottom w:val="0"/>
                  <w:divBdr>
                    <w:top w:val="none" w:sz="0" w:space="0" w:color="auto"/>
                    <w:left w:val="none" w:sz="0" w:space="0" w:color="auto"/>
                    <w:bottom w:val="none" w:sz="0" w:space="0" w:color="auto"/>
                    <w:right w:val="none" w:sz="0" w:space="0" w:color="auto"/>
                  </w:divBdr>
                </w:div>
                <w:div w:id="118962637">
                  <w:marLeft w:val="0"/>
                  <w:marRight w:val="0"/>
                  <w:marTop w:val="0"/>
                  <w:marBottom w:val="0"/>
                  <w:divBdr>
                    <w:top w:val="none" w:sz="0" w:space="0" w:color="auto"/>
                    <w:left w:val="none" w:sz="0" w:space="0" w:color="auto"/>
                    <w:bottom w:val="none" w:sz="0" w:space="0" w:color="auto"/>
                    <w:right w:val="none" w:sz="0" w:space="0" w:color="auto"/>
                  </w:divBdr>
                </w:div>
                <w:div w:id="2116750830">
                  <w:marLeft w:val="0"/>
                  <w:marRight w:val="0"/>
                  <w:marTop w:val="0"/>
                  <w:marBottom w:val="0"/>
                  <w:divBdr>
                    <w:top w:val="none" w:sz="0" w:space="0" w:color="auto"/>
                    <w:left w:val="none" w:sz="0" w:space="0" w:color="auto"/>
                    <w:bottom w:val="none" w:sz="0" w:space="0" w:color="auto"/>
                    <w:right w:val="none" w:sz="0" w:space="0" w:color="auto"/>
                  </w:divBdr>
                </w:div>
                <w:div w:id="1598250717">
                  <w:marLeft w:val="0"/>
                  <w:marRight w:val="0"/>
                  <w:marTop w:val="0"/>
                  <w:marBottom w:val="0"/>
                  <w:divBdr>
                    <w:top w:val="none" w:sz="0" w:space="0" w:color="auto"/>
                    <w:left w:val="none" w:sz="0" w:space="0" w:color="auto"/>
                    <w:bottom w:val="none" w:sz="0" w:space="0" w:color="auto"/>
                    <w:right w:val="none" w:sz="0" w:space="0" w:color="auto"/>
                  </w:divBdr>
                </w:div>
                <w:div w:id="1840467338">
                  <w:marLeft w:val="0"/>
                  <w:marRight w:val="0"/>
                  <w:marTop w:val="0"/>
                  <w:marBottom w:val="0"/>
                  <w:divBdr>
                    <w:top w:val="none" w:sz="0" w:space="0" w:color="auto"/>
                    <w:left w:val="none" w:sz="0" w:space="0" w:color="auto"/>
                    <w:bottom w:val="none" w:sz="0" w:space="0" w:color="auto"/>
                    <w:right w:val="none" w:sz="0" w:space="0" w:color="auto"/>
                  </w:divBdr>
                </w:div>
                <w:div w:id="1083333392">
                  <w:marLeft w:val="0"/>
                  <w:marRight w:val="0"/>
                  <w:marTop w:val="0"/>
                  <w:marBottom w:val="0"/>
                  <w:divBdr>
                    <w:top w:val="none" w:sz="0" w:space="0" w:color="auto"/>
                    <w:left w:val="none" w:sz="0" w:space="0" w:color="auto"/>
                    <w:bottom w:val="none" w:sz="0" w:space="0" w:color="auto"/>
                    <w:right w:val="none" w:sz="0" w:space="0" w:color="auto"/>
                  </w:divBdr>
                </w:div>
                <w:div w:id="623578004">
                  <w:marLeft w:val="0"/>
                  <w:marRight w:val="0"/>
                  <w:marTop w:val="0"/>
                  <w:marBottom w:val="0"/>
                  <w:divBdr>
                    <w:top w:val="none" w:sz="0" w:space="0" w:color="auto"/>
                    <w:left w:val="none" w:sz="0" w:space="0" w:color="auto"/>
                    <w:bottom w:val="none" w:sz="0" w:space="0" w:color="auto"/>
                    <w:right w:val="none" w:sz="0" w:space="0" w:color="auto"/>
                  </w:divBdr>
                </w:div>
                <w:div w:id="985276694">
                  <w:marLeft w:val="0"/>
                  <w:marRight w:val="0"/>
                  <w:marTop w:val="0"/>
                  <w:marBottom w:val="0"/>
                  <w:divBdr>
                    <w:top w:val="none" w:sz="0" w:space="0" w:color="auto"/>
                    <w:left w:val="none" w:sz="0" w:space="0" w:color="auto"/>
                    <w:bottom w:val="none" w:sz="0" w:space="0" w:color="auto"/>
                    <w:right w:val="none" w:sz="0" w:space="0" w:color="auto"/>
                  </w:divBdr>
                </w:div>
                <w:div w:id="1358199127">
                  <w:marLeft w:val="0"/>
                  <w:marRight w:val="0"/>
                  <w:marTop w:val="0"/>
                  <w:marBottom w:val="0"/>
                  <w:divBdr>
                    <w:top w:val="none" w:sz="0" w:space="0" w:color="auto"/>
                    <w:left w:val="none" w:sz="0" w:space="0" w:color="auto"/>
                    <w:bottom w:val="none" w:sz="0" w:space="0" w:color="auto"/>
                    <w:right w:val="none" w:sz="0" w:space="0" w:color="auto"/>
                  </w:divBdr>
                </w:div>
                <w:div w:id="770466258">
                  <w:marLeft w:val="0"/>
                  <w:marRight w:val="0"/>
                  <w:marTop w:val="0"/>
                  <w:marBottom w:val="0"/>
                  <w:divBdr>
                    <w:top w:val="none" w:sz="0" w:space="0" w:color="auto"/>
                    <w:left w:val="none" w:sz="0" w:space="0" w:color="auto"/>
                    <w:bottom w:val="none" w:sz="0" w:space="0" w:color="auto"/>
                    <w:right w:val="none" w:sz="0" w:space="0" w:color="auto"/>
                  </w:divBdr>
                </w:div>
                <w:div w:id="1301501441">
                  <w:marLeft w:val="0"/>
                  <w:marRight w:val="0"/>
                  <w:marTop w:val="0"/>
                  <w:marBottom w:val="0"/>
                  <w:divBdr>
                    <w:top w:val="none" w:sz="0" w:space="0" w:color="auto"/>
                    <w:left w:val="none" w:sz="0" w:space="0" w:color="auto"/>
                    <w:bottom w:val="none" w:sz="0" w:space="0" w:color="auto"/>
                    <w:right w:val="none" w:sz="0" w:space="0" w:color="auto"/>
                  </w:divBdr>
                </w:div>
                <w:div w:id="381634203">
                  <w:marLeft w:val="0"/>
                  <w:marRight w:val="0"/>
                  <w:marTop w:val="0"/>
                  <w:marBottom w:val="0"/>
                  <w:divBdr>
                    <w:top w:val="none" w:sz="0" w:space="0" w:color="auto"/>
                    <w:left w:val="none" w:sz="0" w:space="0" w:color="auto"/>
                    <w:bottom w:val="none" w:sz="0" w:space="0" w:color="auto"/>
                    <w:right w:val="none" w:sz="0" w:space="0" w:color="auto"/>
                  </w:divBdr>
                </w:div>
                <w:div w:id="1117484096">
                  <w:marLeft w:val="0"/>
                  <w:marRight w:val="0"/>
                  <w:marTop w:val="0"/>
                  <w:marBottom w:val="0"/>
                  <w:divBdr>
                    <w:top w:val="none" w:sz="0" w:space="0" w:color="auto"/>
                    <w:left w:val="none" w:sz="0" w:space="0" w:color="auto"/>
                    <w:bottom w:val="none" w:sz="0" w:space="0" w:color="auto"/>
                    <w:right w:val="none" w:sz="0" w:space="0" w:color="auto"/>
                  </w:divBdr>
                </w:div>
                <w:div w:id="1573466652">
                  <w:marLeft w:val="0"/>
                  <w:marRight w:val="0"/>
                  <w:marTop w:val="0"/>
                  <w:marBottom w:val="0"/>
                  <w:divBdr>
                    <w:top w:val="none" w:sz="0" w:space="0" w:color="auto"/>
                    <w:left w:val="none" w:sz="0" w:space="0" w:color="auto"/>
                    <w:bottom w:val="none" w:sz="0" w:space="0" w:color="auto"/>
                    <w:right w:val="none" w:sz="0" w:space="0" w:color="auto"/>
                  </w:divBdr>
                </w:div>
                <w:div w:id="87313401">
                  <w:marLeft w:val="0"/>
                  <w:marRight w:val="0"/>
                  <w:marTop w:val="0"/>
                  <w:marBottom w:val="0"/>
                  <w:divBdr>
                    <w:top w:val="none" w:sz="0" w:space="0" w:color="auto"/>
                    <w:left w:val="none" w:sz="0" w:space="0" w:color="auto"/>
                    <w:bottom w:val="none" w:sz="0" w:space="0" w:color="auto"/>
                    <w:right w:val="none" w:sz="0" w:space="0" w:color="auto"/>
                  </w:divBdr>
                </w:div>
                <w:div w:id="683823032">
                  <w:marLeft w:val="0"/>
                  <w:marRight w:val="0"/>
                  <w:marTop w:val="0"/>
                  <w:marBottom w:val="0"/>
                  <w:divBdr>
                    <w:top w:val="none" w:sz="0" w:space="0" w:color="auto"/>
                    <w:left w:val="none" w:sz="0" w:space="0" w:color="auto"/>
                    <w:bottom w:val="none" w:sz="0" w:space="0" w:color="auto"/>
                    <w:right w:val="none" w:sz="0" w:space="0" w:color="auto"/>
                  </w:divBdr>
                </w:div>
                <w:div w:id="1661229633">
                  <w:marLeft w:val="0"/>
                  <w:marRight w:val="0"/>
                  <w:marTop w:val="0"/>
                  <w:marBottom w:val="0"/>
                  <w:divBdr>
                    <w:top w:val="none" w:sz="0" w:space="0" w:color="auto"/>
                    <w:left w:val="none" w:sz="0" w:space="0" w:color="auto"/>
                    <w:bottom w:val="none" w:sz="0" w:space="0" w:color="auto"/>
                    <w:right w:val="none" w:sz="0" w:space="0" w:color="auto"/>
                  </w:divBdr>
                </w:div>
                <w:div w:id="448622622">
                  <w:marLeft w:val="0"/>
                  <w:marRight w:val="0"/>
                  <w:marTop w:val="0"/>
                  <w:marBottom w:val="0"/>
                  <w:divBdr>
                    <w:top w:val="none" w:sz="0" w:space="0" w:color="auto"/>
                    <w:left w:val="none" w:sz="0" w:space="0" w:color="auto"/>
                    <w:bottom w:val="none" w:sz="0" w:space="0" w:color="auto"/>
                    <w:right w:val="none" w:sz="0" w:space="0" w:color="auto"/>
                  </w:divBdr>
                </w:div>
                <w:div w:id="1420174295">
                  <w:marLeft w:val="0"/>
                  <w:marRight w:val="0"/>
                  <w:marTop w:val="0"/>
                  <w:marBottom w:val="0"/>
                  <w:divBdr>
                    <w:top w:val="none" w:sz="0" w:space="0" w:color="auto"/>
                    <w:left w:val="none" w:sz="0" w:space="0" w:color="auto"/>
                    <w:bottom w:val="none" w:sz="0" w:space="0" w:color="auto"/>
                    <w:right w:val="none" w:sz="0" w:space="0" w:color="auto"/>
                  </w:divBdr>
                </w:div>
                <w:div w:id="232080699">
                  <w:marLeft w:val="0"/>
                  <w:marRight w:val="0"/>
                  <w:marTop w:val="0"/>
                  <w:marBottom w:val="0"/>
                  <w:divBdr>
                    <w:top w:val="none" w:sz="0" w:space="0" w:color="auto"/>
                    <w:left w:val="none" w:sz="0" w:space="0" w:color="auto"/>
                    <w:bottom w:val="none" w:sz="0" w:space="0" w:color="auto"/>
                    <w:right w:val="none" w:sz="0" w:space="0" w:color="auto"/>
                  </w:divBdr>
                </w:div>
                <w:div w:id="261374999">
                  <w:marLeft w:val="0"/>
                  <w:marRight w:val="0"/>
                  <w:marTop w:val="0"/>
                  <w:marBottom w:val="0"/>
                  <w:divBdr>
                    <w:top w:val="none" w:sz="0" w:space="0" w:color="auto"/>
                    <w:left w:val="none" w:sz="0" w:space="0" w:color="auto"/>
                    <w:bottom w:val="none" w:sz="0" w:space="0" w:color="auto"/>
                    <w:right w:val="none" w:sz="0" w:space="0" w:color="auto"/>
                  </w:divBdr>
                </w:div>
                <w:div w:id="1376660579">
                  <w:marLeft w:val="0"/>
                  <w:marRight w:val="0"/>
                  <w:marTop w:val="0"/>
                  <w:marBottom w:val="0"/>
                  <w:divBdr>
                    <w:top w:val="none" w:sz="0" w:space="0" w:color="auto"/>
                    <w:left w:val="none" w:sz="0" w:space="0" w:color="auto"/>
                    <w:bottom w:val="none" w:sz="0" w:space="0" w:color="auto"/>
                    <w:right w:val="none" w:sz="0" w:space="0" w:color="auto"/>
                  </w:divBdr>
                </w:div>
                <w:div w:id="1806391561">
                  <w:marLeft w:val="0"/>
                  <w:marRight w:val="0"/>
                  <w:marTop w:val="0"/>
                  <w:marBottom w:val="0"/>
                  <w:divBdr>
                    <w:top w:val="none" w:sz="0" w:space="0" w:color="auto"/>
                    <w:left w:val="none" w:sz="0" w:space="0" w:color="auto"/>
                    <w:bottom w:val="none" w:sz="0" w:space="0" w:color="auto"/>
                    <w:right w:val="none" w:sz="0" w:space="0" w:color="auto"/>
                  </w:divBdr>
                </w:div>
                <w:div w:id="1634141273">
                  <w:marLeft w:val="0"/>
                  <w:marRight w:val="0"/>
                  <w:marTop w:val="0"/>
                  <w:marBottom w:val="0"/>
                  <w:divBdr>
                    <w:top w:val="none" w:sz="0" w:space="0" w:color="auto"/>
                    <w:left w:val="none" w:sz="0" w:space="0" w:color="auto"/>
                    <w:bottom w:val="none" w:sz="0" w:space="0" w:color="auto"/>
                    <w:right w:val="none" w:sz="0" w:space="0" w:color="auto"/>
                  </w:divBdr>
                </w:div>
                <w:div w:id="1129935823">
                  <w:marLeft w:val="0"/>
                  <w:marRight w:val="0"/>
                  <w:marTop w:val="0"/>
                  <w:marBottom w:val="0"/>
                  <w:divBdr>
                    <w:top w:val="none" w:sz="0" w:space="0" w:color="auto"/>
                    <w:left w:val="none" w:sz="0" w:space="0" w:color="auto"/>
                    <w:bottom w:val="none" w:sz="0" w:space="0" w:color="auto"/>
                    <w:right w:val="none" w:sz="0" w:space="0" w:color="auto"/>
                  </w:divBdr>
                </w:div>
                <w:div w:id="1736272682">
                  <w:marLeft w:val="0"/>
                  <w:marRight w:val="0"/>
                  <w:marTop w:val="0"/>
                  <w:marBottom w:val="0"/>
                  <w:divBdr>
                    <w:top w:val="none" w:sz="0" w:space="0" w:color="auto"/>
                    <w:left w:val="none" w:sz="0" w:space="0" w:color="auto"/>
                    <w:bottom w:val="none" w:sz="0" w:space="0" w:color="auto"/>
                    <w:right w:val="none" w:sz="0" w:space="0" w:color="auto"/>
                  </w:divBdr>
                </w:div>
                <w:div w:id="1131362721">
                  <w:marLeft w:val="0"/>
                  <w:marRight w:val="0"/>
                  <w:marTop w:val="0"/>
                  <w:marBottom w:val="0"/>
                  <w:divBdr>
                    <w:top w:val="none" w:sz="0" w:space="0" w:color="auto"/>
                    <w:left w:val="none" w:sz="0" w:space="0" w:color="auto"/>
                    <w:bottom w:val="none" w:sz="0" w:space="0" w:color="auto"/>
                    <w:right w:val="none" w:sz="0" w:space="0" w:color="auto"/>
                  </w:divBdr>
                </w:div>
                <w:div w:id="1913851136">
                  <w:marLeft w:val="0"/>
                  <w:marRight w:val="0"/>
                  <w:marTop w:val="0"/>
                  <w:marBottom w:val="0"/>
                  <w:divBdr>
                    <w:top w:val="none" w:sz="0" w:space="0" w:color="auto"/>
                    <w:left w:val="none" w:sz="0" w:space="0" w:color="auto"/>
                    <w:bottom w:val="none" w:sz="0" w:space="0" w:color="auto"/>
                    <w:right w:val="none" w:sz="0" w:space="0" w:color="auto"/>
                  </w:divBdr>
                </w:div>
                <w:div w:id="962886003">
                  <w:marLeft w:val="0"/>
                  <w:marRight w:val="0"/>
                  <w:marTop w:val="0"/>
                  <w:marBottom w:val="0"/>
                  <w:divBdr>
                    <w:top w:val="none" w:sz="0" w:space="0" w:color="auto"/>
                    <w:left w:val="none" w:sz="0" w:space="0" w:color="auto"/>
                    <w:bottom w:val="none" w:sz="0" w:space="0" w:color="auto"/>
                    <w:right w:val="none" w:sz="0" w:space="0" w:color="auto"/>
                  </w:divBdr>
                </w:div>
                <w:div w:id="1435052758">
                  <w:marLeft w:val="0"/>
                  <w:marRight w:val="0"/>
                  <w:marTop w:val="0"/>
                  <w:marBottom w:val="0"/>
                  <w:divBdr>
                    <w:top w:val="none" w:sz="0" w:space="0" w:color="auto"/>
                    <w:left w:val="none" w:sz="0" w:space="0" w:color="auto"/>
                    <w:bottom w:val="none" w:sz="0" w:space="0" w:color="auto"/>
                    <w:right w:val="none" w:sz="0" w:space="0" w:color="auto"/>
                  </w:divBdr>
                </w:div>
                <w:div w:id="2025672580">
                  <w:marLeft w:val="0"/>
                  <w:marRight w:val="0"/>
                  <w:marTop w:val="0"/>
                  <w:marBottom w:val="0"/>
                  <w:divBdr>
                    <w:top w:val="none" w:sz="0" w:space="0" w:color="auto"/>
                    <w:left w:val="none" w:sz="0" w:space="0" w:color="auto"/>
                    <w:bottom w:val="none" w:sz="0" w:space="0" w:color="auto"/>
                    <w:right w:val="none" w:sz="0" w:space="0" w:color="auto"/>
                  </w:divBdr>
                </w:div>
                <w:div w:id="712341568">
                  <w:marLeft w:val="0"/>
                  <w:marRight w:val="0"/>
                  <w:marTop w:val="0"/>
                  <w:marBottom w:val="0"/>
                  <w:divBdr>
                    <w:top w:val="none" w:sz="0" w:space="0" w:color="auto"/>
                    <w:left w:val="none" w:sz="0" w:space="0" w:color="auto"/>
                    <w:bottom w:val="none" w:sz="0" w:space="0" w:color="auto"/>
                    <w:right w:val="none" w:sz="0" w:space="0" w:color="auto"/>
                  </w:divBdr>
                </w:div>
                <w:div w:id="1703557485">
                  <w:marLeft w:val="0"/>
                  <w:marRight w:val="0"/>
                  <w:marTop w:val="0"/>
                  <w:marBottom w:val="0"/>
                  <w:divBdr>
                    <w:top w:val="none" w:sz="0" w:space="0" w:color="auto"/>
                    <w:left w:val="none" w:sz="0" w:space="0" w:color="auto"/>
                    <w:bottom w:val="none" w:sz="0" w:space="0" w:color="auto"/>
                    <w:right w:val="none" w:sz="0" w:space="0" w:color="auto"/>
                  </w:divBdr>
                </w:div>
                <w:div w:id="890649933">
                  <w:marLeft w:val="0"/>
                  <w:marRight w:val="0"/>
                  <w:marTop w:val="0"/>
                  <w:marBottom w:val="0"/>
                  <w:divBdr>
                    <w:top w:val="none" w:sz="0" w:space="0" w:color="auto"/>
                    <w:left w:val="none" w:sz="0" w:space="0" w:color="auto"/>
                    <w:bottom w:val="none" w:sz="0" w:space="0" w:color="auto"/>
                    <w:right w:val="none" w:sz="0" w:space="0" w:color="auto"/>
                  </w:divBdr>
                </w:div>
                <w:div w:id="1082482824">
                  <w:marLeft w:val="0"/>
                  <w:marRight w:val="0"/>
                  <w:marTop w:val="0"/>
                  <w:marBottom w:val="0"/>
                  <w:divBdr>
                    <w:top w:val="none" w:sz="0" w:space="0" w:color="auto"/>
                    <w:left w:val="none" w:sz="0" w:space="0" w:color="auto"/>
                    <w:bottom w:val="none" w:sz="0" w:space="0" w:color="auto"/>
                    <w:right w:val="none" w:sz="0" w:space="0" w:color="auto"/>
                  </w:divBdr>
                </w:div>
                <w:div w:id="1687245762">
                  <w:marLeft w:val="0"/>
                  <w:marRight w:val="0"/>
                  <w:marTop w:val="0"/>
                  <w:marBottom w:val="0"/>
                  <w:divBdr>
                    <w:top w:val="none" w:sz="0" w:space="0" w:color="auto"/>
                    <w:left w:val="none" w:sz="0" w:space="0" w:color="auto"/>
                    <w:bottom w:val="none" w:sz="0" w:space="0" w:color="auto"/>
                    <w:right w:val="none" w:sz="0" w:space="0" w:color="auto"/>
                  </w:divBdr>
                </w:div>
                <w:div w:id="1534269773">
                  <w:marLeft w:val="0"/>
                  <w:marRight w:val="0"/>
                  <w:marTop w:val="0"/>
                  <w:marBottom w:val="0"/>
                  <w:divBdr>
                    <w:top w:val="none" w:sz="0" w:space="0" w:color="auto"/>
                    <w:left w:val="none" w:sz="0" w:space="0" w:color="auto"/>
                    <w:bottom w:val="none" w:sz="0" w:space="0" w:color="auto"/>
                    <w:right w:val="none" w:sz="0" w:space="0" w:color="auto"/>
                  </w:divBdr>
                </w:div>
                <w:div w:id="464010990">
                  <w:marLeft w:val="0"/>
                  <w:marRight w:val="0"/>
                  <w:marTop w:val="0"/>
                  <w:marBottom w:val="0"/>
                  <w:divBdr>
                    <w:top w:val="none" w:sz="0" w:space="0" w:color="auto"/>
                    <w:left w:val="none" w:sz="0" w:space="0" w:color="auto"/>
                    <w:bottom w:val="none" w:sz="0" w:space="0" w:color="auto"/>
                    <w:right w:val="none" w:sz="0" w:space="0" w:color="auto"/>
                  </w:divBdr>
                </w:div>
                <w:div w:id="1159155522">
                  <w:marLeft w:val="0"/>
                  <w:marRight w:val="0"/>
                  <w:marTop w:val="0"/>
                  <w:marBottom w:val="0"/>
                  <w:divBdr>
                    <w:top w:val="none" w:sz="0" w:space="0" w:color="auto"/>
                    <w:left w:val="none" w:sz="0" w:space="0" w:color="auto"/>
                    <w:bottom w:val="none" w:sz="0" w:space="0" w:color="auto"/>
                    <w:right w:val="none" w:sz="0" w:space="0" w:color="auto"/>
                  </w:divBdr>
                </w:div>
                <w:div w:id="727531888">
                  <w:marLeft w:val="0"/>
                  <w:marRight w:val="0"/>
                  <w:marTop w:val="0"/>
                  <w:marBottom w:val="0"/>
                  <w:divBdr>
                    <w:top w:val="none" w:sz="0" w:space="0" w:color="auto"/>
                    <w:left w:val="none" w:sz="0" w:space="0" w:color="auto"/>
                    <w:bottom w:val="none" w:sz="0" w:space="0" w:color="auto"/>
                    <w:right w:val="none" w:sz="0" w:space="0" w:color="auto"/>
                  </w:divBdr>
                </w:div>
                <w:div w:id="1982226335">
                  <w:marLeft w:val="0"/>
                  <w:marRight w:val="0"/>
                  <w:marTop w:val="0"/>
                  <w:marBottom w:val="0"/>
                  <w:divBdr>
                    <w:top w:val="none" w:sz="0" w:space="0" w:color="auto"/>
                    <w:left w:val="none" w:sz="0" w:space="0" w:color="auto"/>
                    <w:bottom w:val="none" w:sz="0" w:space="0" w:color="auto"/>
                    <w:right w:val="none" w:sz="0" w:space="0" w:color="auto"/>
                  </w:divBdr>
                </w:div>
                <w:div w:id="1772436628">
                  <w:marLeft w:val="0"/>
                  <w:marRight w:val="0"/>
                  <w:marTop w:val="0"/>
                  <w:marBottom w:val="0"/>
                  <w:divBdr>
                    <w:top w:val="none" w:sz="0" w:space="0" w:color="auto"/>
                    <w:left w:val="none" w:sz="0" w:space="0" w:color="auto"/>
                    <w:bottom w:val="none" w:sz="0" w:space="0" w:color="auto"/>
                    <w:right w:val="none" w:sz="0" w:space="0" w:color="auto"/>
                  </w:divBdr>
                </w:div>
                <w:div w:id="139003442">
                  <w:marLeft w:val="0"/>
                  <w:marRight w:val="0"/>
                  <w:marTop w:val="0"/>
                  <w:marBottom w:val="0"/>
                  <w:divBdr>
                    <w:top w:val="none" w:sz="0" w:space="0" w:color="auto"/>
                    <w:left w:val="none" w:sz="0" w:space="0" w:color="auto"/>
                    <w:bottom w:val="none" w:sz="0" w:space="0" w:color="auto"/>
                    <w:right w:val="none" w:sz="0" w:space="0" w:color="auto"/>
                  </w:divBdr>
                </w:div>
                <w:div w:id="884490950">
                  <w:marLeft w:val="0"/>
                  <w:marRight w:val="0"/>
                  <w:marTop w:val="0"/>
                  <w:marBottom w:val="0"/>
                  <w:divBdr>
                    <w:top w:val="none" w:sz="0" w:space="0" w:color="auto"/>
                    <w:left w:val="none" w:sz="0" w:space="0" w:color="auto"/>
                    <w:bottom w:val="none" w:sz="0" w:space="0" w:color="auto"/>
                    <w:right w:val="none" w:sz="0" w:space="0" w:color="auto"/>
                  </w:divBdr>
                </w:div>
                <w:div w:id="1412896334">
                  <w:marLeft w:val="0"/>
                  <w:marRight w:val="0"/>
                  <w:marTop w:val="0"/>
                  <w:marBottom w:val="0"/>
                  <w:divBdr>
                    <w:top w:val="none" w:sz="0" w:space="0" w:color="auto"/>
                    <w:left w:val="none" w:sz="0" w:space="0" w:color="auto"/>
                    <w:bottom w:val="none" w:sz="0" w:space="0" w:color="auto"/>
                    <w:right w:val="none" w:sz="0" w:space="0" w:color="auto"/>
                  </w:divBdr>
                </w:div>
                <w:div w:id="899901752">
                  <w:marLeft w:val="0"/>
                  <w:marRight w:val="0"/>
                  <w:marTop w:val="0"/>
                  <w:marBottom w:val="0"/>
                  <w:divBdr>
                    <w:top w:val="none" w:sz="0" w:space="0" w:color="auto"/>
                    <w:left w:val="none" w:sz="0" w:space="0" w:color="auto"/>
                    <w:bottom w:val="none" w:sz="0" w:space="0" w:color="auto"/>
                    <w:right w:val="none" w:sz="0" w:space="0" w:color="auto"/>
                  </w:divBdr>
                </w:div>
                <w:div w:id="1130247765">
                  <w:marLeft w:val="0"/>
                  <w:marRight w:val="0"/>
                  <w:marTop w:val="0"/>
                  <w:marBottom w:val="0"/>
                  <w:divBdr>
                    <w:top w:val="none" w:sz="0" w:space="0" w:color="auto"/>
                    <w:left w:val="none" w:sz="0" w:space="0" w:color="auto"/>
                    <w:bottom w:val="none" w:sz="0" w:space="0" w:color="auto"/>
                    <w:right w:val="none" w:sz="0" w:space="0" w:color="auto"/>
                  </w:divBdr>
                </w:div>
                <w:div w:id="1895116889">
                  <w:marLeft w:val="0"/>
                  <w:marRight w:val="0"/>
                  <w:marTop w:val="0"/>
                  <w:marBottom w:val="0"/>
                  <w:divBdr>
                    <w:top w:val="none" w:sz="0" w:space="0" w:color="auto"/>
                    <w:left w:val="none" w:sz="0" w:space="0" w:color="auto"/>
                    <w:bottom w:val="none" w:sz="0" w:space="0" w:color="auto"/>
                    <w:right w:val="none" w:sz="0" w:space="0" w:color="auto"/>
                  </w:divBdr>
                </w:div>
                <w:div w:id="1776710757">
                  <w:marLeft w:val="0"/>
                  <w:marRight w:val="0"/>
                  <w:marTop w:val="0"/>
                  <w:marBottom w:val="0"/>
                  <w:divBdr>
                    <w:top w:val="none" w:sz="0" w:space="0" w:color="auto"/>
                    <w:left w:val="none" w:sz="0" w:space="0" w:color="auto"/>
                    <w:bottom w:val="none" w:sz="0" w:space="0" w:color="auto"/>
                    <w:right w:val="none" w:sz="0" w:space="0" w:color="auto"/>
                  </w:divBdr>
                </w:div>
                <w:div w:id="1773739342">
                  <w:marLeft w:val="0"/>
                  <w:marRight w:val="0"/>
                  <w:marTop w:val="0"/>
                  <w:marBottom w:val="0"/>
                  <w:divBdr>
                    <w:top w:val="none" w:sz="0" w:space="0" w:color="auto"/>
                    <w:left w:val="none" w:sz="0" w:space="0" w:color="auto"/>
                    <w:bottom w:val="none" w:sz="0" w:space="0" w:color="auto"/>
                    <w:right w:val="none" w:sz="0" w:space="0" w:color="auto"/>
                  </w:divBdr>
                </w:div>
                <w:div w:id="1115176466">
                  <w:marLeft w:val="0"/>
                  <w:marRight w:val="0"/>
                  <w:marTop w:val="0"/>
                  <w:marBottom w:val="0"/>
                  <w:divBdr>
                    <w:top w:val="none" w:sz="0" w:space="0" w:color="auto"/>
                    <w:left w:val="none" w:sz="0" w:space="0" w:color="auto"/>
                    <w:bottom w:val="none" w:sz="0" w:space="0" w:color="auto"/>
                    <w:right w:val="none" w:sz="0" w:space="0" w:color="auto"/>
                  </w:divBdr>
                </w:div>
                <w:div w:id="1135098647">
                  <w:marLeft w:val="0"/>
                  <w:marRight w:val="0"/>
                  <w:marTop w:val="0"/>
                  <w:marBottom w:val="0"/>
                  <w:divBdr>
                    <w:top w:val="none" w:sz="0" w:space="0" w:color="auto"/>
                    <w:left w:val="none" w:sz="0" w:space="0" w:color="auto"/>
                    <w:bottom w:val="none" w:sz="0" w:space="0" w:color="auto"/>
                    <w:right w:val="none" w:sz="0" w:space="0" w:color="auto"/>
                  </w:divBdr>
                </w:div>
                <w:div w:id="140926173">
                  <w:marLeft w:val="0"/>
                  <w:marRight w:val="0"/>
                  <w:marTop w:val="0"/>
                  <w:marBottom w:val="0"/>
                  <w:divBdr>
                    <w:top w:val="none" w:sz="0" w:space="0" w:color="auto"/>
                    <w:left w:val="none" w:sz="0" w:space="0" w:color="auto"/>
                    <w:bottom w:val="none" w:sz="0" w:space="0" w:color="auto"/>
                    <w:right w:val="none" w:sz="0" w:space="0" w:color="auto"/>
                  </w:divBdr>
                </w:div>
                <w:div w:id="901985702">
                  <w:marLeft w:val="0"/>
                  <w:marRight w:val="0"/>
                  <w:marTop w:val="0"/>
                  <w:marBottom w:val="0"/>
                  <w:divBdr>
                    <w:top w:val="none" w:sz="0" w:space="0" w:color="auto"/>
                    <w:left w:val="none" w:sz="0" w:space="0" w:color="auto"/>
                    <w:bottom w:val="none" w:sz="0" w:space="0" w:color="auto"/>
                    <w:right w:val="none" w:sz="0" w:space="0" w:color="auto"/>
                  </w:divBdr>
                </w:div>
                <w:div w:id="661081299">
                  <w:marLeft w:val="0"/>
                  <w:marRight w:val="0"/>
                  <w:marTop w:val="0"/>
                  <w:marBottom w:val="0"/>
                  <w:divBdr>
                    <w:top w:val="none" w:sz="0" w:space="0" w:color="auto"/>
                    <w:left w:val="none" w:sz="0" w:space="0" w:color="auto"/>
                    <w:bottom w:val="none" w:sz="0" w:space="0" w:color="auto"/>
                    <w:right w:val="none" w:sz="0" w:space="0" w:color="auto"/>
                  </w:divBdr>
                </w:div>
                <w:div w:id="1229270680">
                  <w:marLeft w:val="0"/>
                  <w:marRight w:val="0"/>
                  <w:marTop w:val="0"/>
                  <w:marBottom w:val="0"/>
                  <w:divBdr>
                    <w:top w:val="none" w:sz="0" w:space="0" w:color="auto"/>
                    <w:left w:val="none" w:sz="0" w:space="0" w:color="auto"/>
                    <w:bottom w:val="none" w:sz="0" w:space="0" w:color="auto"/>
                    <w:right w:val="none" w:sz="0" w:space="0" w:color="auto"/>
                  </w:divBdr>
                </w:div>
                <w:div w:id="140120750">
                  <w:marLeft w:val="0"/>
                  <w:marRight w:val="0"/>
                  <w:marTop w:val="0"/>
                  <w:marBottom w:val="0"/>
                  <w:divBdr>
                    <w:top w:val="none" w:sz="0" w:space="0" w:color="auto"/>
                    <w:left w:val="none" w:sz="0" w:space="0" w:color="auto"/>
                    <w:bottom w:val="none" w:sz="0" w:space="0" w:color="auto"/>
                    <w:right w:val="none" w:sz="0" w:space="0" w:color="auto"/>
                  </w:divBdr>
                </w:div>
                <w:div w:id="665209656">
                  <w:marLeft w:val="0"/>
                  <w:marRight w:val="0"/>
                  <w:marTop w:val="0"/>
                  <w:marBottom w:val="0"/>
                  <w:divBdr>
                    <w:top w:val="none" w:sz="0" w:space="0" w:color="auto"/>
                    <w:left w:val="none" w:sz="0" w:space="0" w:color="auto"/>
                    <w:bottom w:val="none" w:sz="0" w:space="0" w:color="auto"/>
                    <w:right w:val="none" w:sz="0" w:space="0" w:color="auto"/>
                  </w:divBdr>
                </w:div>
                <w:div w:id="877818616">
                  <w:marLeft w:val="0"/>
                  <w:marRight w:val="0"/>
                  <w:marTop w:val="0"/>
                  <w:marBottom w:val="0"/>
                  <w:divBdr>
                    <w:top w:val="none" w:sz="0" w:space="0" w:color="auto"/>
                    <w:left w:val="none" w:sz="0" w:space="0" w:color="auto"/>
                    <w:bottom w:val="none" w:sz="0" w:space="0" w:color="auto"/>
                    <w:right w:val="none" w:sz="0" w:space="0" w:color="auto"/>
                  </w:divBdr>
                </w:div>
                <w:div w:id="748696172">
                  <w:marLeft w:val="0"/>
                  <w:marRight w:val="0"/>
                  <w:marTop w:val="0"/>
                  <w:marBottom w:val="0"/>
                  <w:divBdr>
                    <w:top w:val="none" w:sz="0" w:space="0" w:color="auto"/>
                    <w:left w:val="none" w:sz="0" w:space="0" w:color="auto"/>
                    <w:bottom w:val="none" w:sz="0" w:space="0" w:color="auto"/>
                    <w:right w:val="none" w:sz="0" w:space="0" w:color="auto"/>
                  </w:divBdr>
                </w:div>
                <w:div w:id="1957130710">
                  <w:marLeft w:val="0"/>
                  <w:marRight w:val="0"/>
                  <w:marTop w:val="0"/>
                  <w:marBottom w:val="0"/>
                  <w:divBdr>
                    <w:top w:val="none" w:sz="0" w:space="0" w:color="auto"/>
                    <w:left w:val="none" w:sz="0" w:space="0" w:color="auto"/>
                    <w:bottom w:val="none" w:sz="0" w:space="0" w:color="auto"/>
                    <w:right w:val="none" w:sz="0" w:space="0" w:color="auto"/>
                  </w:divBdr>
                </w:div>
                <w:div w:id="1297377197">
                  <w:marLeft w:val="0"/>
                  <w:marRight w:val="0"/>
                  <w:marTop w:val="0"/>
                  <w:marBottom w:val="0"/>
                  <w:divBdr>
                    <w:top w:val="none" w:sz="0" w:space="0" w:color="auto"/>
                    <w:left w:val="none" w:sz="0" w:space="0" w:color="auto"/>
                    <w:bottom w:val="none" w:sz="0" w:space="0" w:color="auto"/>
                    <w:right w:val="none" w:sz="0" w:space="0" w:color="auto"/>
                  </w:divBdr>
                </w:div>
                <w:div w:id="1870488766">
                  <w:marLeft w:val="0"/>
                  <w:marRight w:val="0"/>
                  <w:marTop w:val="0"/>
                  <w:marBottom w:val="0"/>
                  <w:divBdr>
                    <w:top w:val="none" w:sz="0" w:space="0" w:color="auto"/>
                    <w:left w:val="none" w:sz="0" w:space="0" w:color="auto"/>
                    <w:bottom w:val="none" w:sz="0" w:space="0" w:color="auto"/>
                    <w:right w:val="none" w:sz="0" w:space="0" w:color="auto"/>
                  </w:divBdr>
                </w:div>
                <w:div w:id="2141535966">
                  <w:marLeft w:val="0"/>
                  <w:marRight w:val="0"/>
                  <w:marTop w:val="0"/>
                  <w:marBottom w:val="0"/>
                  <w:divBdr>
                    <w:top w:val="none" w:sz="0" w:space="0" w:color="auto"/>
                    <w:left w:val="none" w:sz="0" w:space="0" w:color="auto"/>
                    <w:bottom w:val="none" w:sz="0" w:space="0" w:color="auto"/>
                    <w:right w:val="none" w:sz="0" w:space="0" w:color="auto"/>
                  </w:divBdr>
                </w:div>
                <w:div w:id="1878859171">
                  <w:marLeft w:val="0"/>
                  <w:marRight w:val="0"/>
                  <w:marTop w:val="0"/>
                  <w:marBottom w:val="0"/>
                  <w:divBdr>
                    <w:top w:val="none" w:sz="0" w:space="0" w:color="auto"/>
                    <w:left w:val="none" w:sz="0" w:space="0" w:color="auto"/>
                    <w:bottom w:val="none" w:sz="0" w:space="0" w:color="auto"/>
                    <w:right w:val="none" w:sz="0" w:space="0" w:color="auto"/>
                  </w:divBdr>
                </w:div>
                <w:div w:id="422528711">
                  <w:marLeft w:val="0"/>
                  <w:marRight w:val="0"/>
                  <w:marTop w:val="0"/>
                  <w:marBottom w:val="0"/>
                  <w:divBdr>
                    <w:top w:val="none" w:sz="0" w:space="0" w:color="auto"/>
                    <w:left w:val="none" w:sz="0" w:space="0" w:color="auto"/>
                    <w:bottom w:val="none" w:sz="0" w:space="0" w:color="auto"/>
                    <w:right w:val="none" w:sz="0" w:space="0" w:color="auto"/>
                  </w:divBdr>
                </w:div>
                <w:div w:id="1529949202">
                  <w:marLeft w:val="0"/>
                  <w:marRight w:val="0"/>
                  <w:marTop w:val="0"/>
                  <w:marBottom w:val="0"/>
                  <w:divBdr>
                    <w:top w:val="none" w:sz="0" w:space="0" w:color="auto"/>
                    <w:left w:val="none" w:sz="0" w:space="0" w:color="auto"/>
                    <w:bottom w:val="none" w:sz="0" w:space="0" w:color="auto"/>
                    <w:right w:val="none" w:sz="0" w:space="0" w:color="auto"/>
                  </w:divBdr>
                </w:div>
                <w:div w:id="1412971290">
                  <w:marLeft w:val="0"/>
                  <w:marRight w:val="0"/>
                  <w:marTop w:val="0"/>
                  <w:marBottom w:val="0"/>
                  <w:divBdr>
                    <w:top w:val="none" w:sz="0" w:space="0" w:color="auto"/>
                    <w:left w:val="none" w:sz="0" w:space="0" w:color="auto"/>
                    <w:bottom w:val="none" w:sz="0" w:space="0" w:color="auto"/>
                    <w:right w:val="none" w:sz="0" w:space="0" w:color="auto"/>
                  </w:divBdr>
                </w:div>
                <w:div w:id="1660307316">
                  <w:marLeft w:val="0"/>
                  <w:marRight w:val="0"/>
                  <w:marTop w:val="0"/>
                  <w:marBottom w:val="0"/>
                  <w:divBdr>
                    <w:top w:val="none" w:sz="0" w:space="0" w:color="auto"/>
                    <w:left w:val="none" w:sz="0" w:space="0" w:color="auto"/>
                    <w:bottom w:val="none" w:sz="0" w:space="0" w:color="auto"/>
                    <w:right w:val="none" w:sz="0" w:space="0" w:color="auto"/>
                  </w:divBdr>
                </w:div>
                <w:div w:id="1015377726">
                  <w:marLeft w:val="0"/>
                  <w:marRight w:val="0"/>
                  <w:marTop w:val="0"/>
                  <w:marBottom w:val="0"/>
                  <w:divBdr>
                    <w:top w:val="none" w:sz="0" w:space="0" w:color="auto"/>
                    <w:left w:val="none" w:sz="0" w:space="0" w:color="auto"/>
                    <w:bottom w:val="none" w:sz="0" w:space="0" w:color="auto"/>
                    <w:right w:val="none" w:sz="0" w:space="0" w:color="auto"/>
                  </w:divBdr>
                </w:div>
                <w:div w:id="1092437191">
                  <w:marLeft w:val="0"/>
                  <w:marRight w:val="0"/>
                  <w:marTop w:val="0"/>
                  <w:marBottom w:val="0"/>
                  <w:divBdr>
                    <w:top w:val="none" w:sz="0" w:space="0" w:color="auto"/>
                    <w:left w:val="none" w:sz="0" w:space="0" w:color="auto"/>
                    <w:bottom w:val="none" w:sz="0" w:space="0" w:color="auto"/>
                    <w:right w:val="none" w:sz="0" w:space="0" w:color="auto"/>
                  </w:divBdr>
                </w:div>
                <w:div w:id="874267703">
                  <w:marLeft w:val="0"/>
                  <w:marRight w:val="0"/>
                  <w:marTop w:val="0"/>
                  <w:marBottom w:val="0"/>
                  <w:divBdr>
                    <w:top w:val="none" w:sz="0" w:space="0" w:color="auto"/>
                    <w:left w:val="none" w:sz="0" w:space="0" w:color="auto"/>
                    <w:bottom w:val="none" w:sz="0" w:space="0" w:color="auto"/>
                    <w:right w:val="none" w:sz="0" w:space="0" w:color="auto"/>
                  </w:divBdr>
                </w:div>
                <w:div w:id="509412787">
                  <w:marLeft w:val="0"/>
                  <w:marRight w:val="0"/>
                  <w:marTop w:val="0"/>
                  <w:marBottom w:val="0"/>
                  <w:divBdr>
                    <w:top w:val="none" w:sz="0" w:space="0" w:color="auto"/>
                    <w:left w:val="none" w:sz="0" w:space="0" w:color="auto"/>
                    <w:bottom w:val="none" w:sz="0" w:space="0" w:color="auto"/>
                    <w:right w:val="none" w:sz="0" w:space="0" w:color="auto"/>
                  </w:divBdr>
                </w:div>
                <w:div w:id="773791724">
                  <w:marLeft w:val="0"/>
                  <w:marRight w:val="0"/>
                  <w:marTop w:val="0"/>
                  <w:marBottom w:val="0"/>
                  <w:divBdr>
                    <w:top w:val="none" w:sz="0" w:space="0" w:color="auto"/>
                    <w:left w:val="none" w:sz="0" w:space="0" w:color="auto"/>
                    <w:bottom w:val="none" w:sz="0" w:space="0" w:color="auto"/>
                    <w:right w:val="none" w:sz="0" w:space="0" w:color="auto"/>
                  </w:divBdr>
                </w:div>
                <w:div w:id="1106925175">
                  <w:marLeft w:val="0"/>
                  <w:marRight w:val="0"/>
                  <w:marTop w:val="0"/>
                  <w:marBottom w:val="0"/>
                  <w:divBdr>
                    <w:top w:val="none" w:sz="0" w:space="0" w:color="auto"/>
                    <w:left w:val="none" w:sz="0" w:space="0" w:color="auto"/>
                    <w:bottom w:val="none" w:sz="0" w:space="0" w:color="auto"/>
                    <w:right w:val="none" w:sz="0" w:space="0" w:color="auto"/>
                  </w:divBdr>
                </w:div>
                <w:div w:id="618074449">
                  <w:marLeft w:val="0"/>
                  <w:marRight w:val="0"/>
                  <w:marTop w:val="0"/>
                  <w:marBottom w:val="0"/>
                  <w:divBdr>
                    <w:top w:val="none" w:sz="0" w:space="0" w:color="auto"/>
                    <w:left w:val="none" w:sz="0" w:space="0" w:color="auto"/>
                    <w:bottom w:val="none" w:sz="0" w:space="0" w:color="auto"/>
                    <w:right w:val="none" w:sz="0" w:space="0" w:color="auto"/>
                  </w:divBdr>
                </w:div>
                <w:div w:id="1688369447">
                  <w:marLeft w:val="0"/>
                  <w:marRight w:val="0"/>
                  <w:marTop w:val="0"/>
                  <w:marBottom w:val="0"/>
                  <w:divBdr>
                    <w:top w:val="none" w:sz="0" w:space="0" w:color="auto"/>
                    <w:left w:val="none" w:sz="0" w:space="0" w:color="auto"/>
                    <w:bottom w:val="none" w:sz="0" w:space="0" w:color="auto"/>
                    <w:right w:val="none" w:sz="0" w:space="0" w:color="auto"/>
                  </w:divBdr>
                </w:div>
                <w:div w:id="23144314">
                  <w:marLeft w:val="0"/>
                  <w:marRight w:val="0"/>
                  <w:marTop w:val="0"/>
                  <w:marBottom w:val="0"/>
                  <w:divBdr>
                    <w:top w:val="none" w:sz="0" w:space="0" w:color="auto"/>
                    <w:left w:val="none" w:sz="0" w:space="0" w:color="auto"/>
                    <w:bottom w:val="none" w:sz="0" w:space="0" w:color="auto"/>
                    <w:right w:val="none" w:sz="0" w:space="0" w:color="auto"/>
                  </w:divBdr>
                </w:div>
                <w:div w:id="5526692">
                  <w:marLeft w:val="0"/>
                  <w:marRight w:val="0"/>
                  <w:marTop w:val="0"/>
                  <w:marBottom w:val="0"/>
                  <w:divBdr>
                    <w:top w:val="none" w:sz="0" w:space="0" w:color="auto"/>
                    <w:left w:val="none" w:sz="0" w:space="0" w:color="auto"/>
                    <w:bottom w:val="none" w:sz="0" w:space="0" w:color="auto"/>
                    <w:right w:val="none" w:sz="0" w:space="0" w:color="auto"/>
                  </w:divBdr>
                </w:div>
                <w:div w:id="1272780826">
                  <w:marLeft w:val="0"/>
                  <w:marRight w:val="0"/>
                  <w:marTop w:val="0"/>
                  <w:marBottom w:val="0"/>
                  <w:divBdr>
                    <w:top w:val="none" w:sz="0" w:space="0" w:color="auto"/>
                    <w:left w:val="none" w:sz="0" w:space="0" w:color="auto"/>
                    <w:bottom w:val="none" w:sz="0" w:space="0" w:color="auto"/>
                    <w:right w:val="none" w:sz="0" w:space="0" w:color="auto"/>
                  </w:divBdr>
                </w:div>
                <w:div w:id="785318295">
                  <w:marLeft w:val="0"/>
                  <w:marRight w:val="0"/>
                  <w:marTop w:val="0"/>
                  <w:marBottom w:val="0"/>
                  <w:divBdr>
                    <w:top w:val="none" w:sz="0" w:space="0" w:color="auto"/>
                    <w:left w:val="none" w:sz="0" w:space="0" w:color="auto"/>
                    <w:bottom w:val="none" w:sz="0" w:space="0" w:color="auto"/>
                    <w:right w:val="none" w:sz="0" w:space="0" w:color="auto"/>
                  </w:divBdr>
                </w:div>
                <w:div w:id="2006282228">
                  <w:marLeft w:val="0"/>
                  <w:marRight w:val="0"/>
                  <w:marTop w:val="0"/>
                  <w:marBottom w:val="0"/>
                  <w:divBdr>
                    <w:top w:val="none" w:sz="0" w:space="0" w:color="auto"/>
                    <w:left w:val="none" w:sz="0" w:space="0" w:color="auto"/>
                    <w:bottom w:val="none" w:sz="0" w:space="0" w:color="auto"/>
                    <w:right w:val="none" w:sz="0" w:space="0" w:color="auto"/>
                  </w:divBdr>
                </w:div>
                <w:div w:id="421881405">
                  <w:marLeft w:val="0"/>
                  <w:marRight w:val="0"/>
                  <w:marTop w:val="0"/>
                  <w:marBottom w:val="0"/>
                  <w:divBdr>
                    <w:top w:val="none" w:sz="0" w:space="0" w:color="auto"/>
                    <w:left w:val="none" w:sz="0" w:space="0" w:color="auto"/>
                    <w:bottom w:val="none" w:sz="0" w:space="0" w:color="auto"/>
                    <w:right w:val="none" w:sz="0" w:space="0" w:color="auto"/>
                  </w:divBdr>
                </w:div>
                <w:div w:id="1616904640">
                  <w:marLeft w:val="0"/>
                  <w:marRight w:val="0"/>
                  <w:marTop w:val="0"/>
                  <w:marBottom w:val="0"/>
                  <w:divBdr>
                    <w:top w:val="none" w:sz="0" w:space="0" w:color="auto"/>
                    <w:left w:val="none" w:sz="0" w:space="0" w:color="auto"/>
                    <w:bottom w:val="none" w:sz="0" w:space="0" w:color="auto"/>
                    <w:right w:val="none" w:sz="0" w:space="0" w:color="auto"/>
                  </w:divBdr>
                </w:div>
                <w:div w:id="807163194">
                  <w:marLeft w:val="0"/>
                  <w:marRight w:val="0"/>
                  <w:marTop w:val="0"/>
                  <w:marBottom w:val="0"/>
                  <w:divBdr>
                    <w:top w:val="none" w:sz="0" w:space="0" w:color="auto"/>
                    <w:left w:val="none" w:sz="0" w:space="0" w:color="auto"/>
                    <w:bottom w:val="none" w:sz="0" w:space="0" w:color="auto"/>
                    <w:right w:val="none" w:sz="0" w:space="0" w:color="auto"/>
                  </w:divBdr>
                </w:div>
                <w:div w:id="931669796">
                  <w:marLeft w:val="0"/>
                  <w:marRight w:val="0"/>
                  <w:marTop w:val="0"/>
                  <w:marBottom w:val="0"/>
                  <w:divBdr>
                    <w:top w:val="none" w:sz="0" w:space="0" w:color="auto"/>
                    <w:left w:val="none" w:sz="0" w:space="0" w:color="auto"/>
                    <w:bottom w:val="none" w:sz="0" w:space="0" w:color="auto"/>
                    <w:right w:val="none" w:sz="0" w:space="0" w:color="auto"/>
                  </w:divBdr>
                </w:div>
                <w:div w:id="845829382">
                  <w:marLeft w:val="0"/>
                  <w:marRight w:val="0"/>
                  <w:marTop w:val="0"/>
                  <w:marBottom w:val="0"/>
                  <w:divBdr>
                    <w:top w:val="none" w:sz="0" w:space="0" w:color="auto"/>
                    <w:left w:val="none" w:sz="0" w:space="0" w:color="auto"/>
                    <w:bottom w:val="none" w:sz="0" w:space="0" w:color="auto"/>
                    <w:right w:val="none" w:sz="0" w:space="0" w:color="auto"/>
                  </w:divBdr>
                </w:div>
                <w:div w:id="1542548111">
                  <w:marLeft w:val="0"/>
                  <w:marRight w:val="0"/>
                  <w:marTop w:val="0"/>
                  <w:marBottom w:val="0"/>
                  <w:divBdr>
                    <w:top w:val="none" w:sz="0" w:space="0" w:color="auto"/>
                    <w:left w:val="none" w:sz="0" w:space="0" w:color="auto"/>
                    <w:bottom w:val="none" w:sz="0" w:space="0" w:color="auto"/>
                    <w:right w:val="none" w:sz="0" w:space="0" w:color="auto"/>
                  </w:divBdr>
                </w:div>
                <w:div w:id="115413922">
                  <w:marLeft w:val="0"/>
                  <w:marRight w:val="0"/>
                  <w:marTop w:val="0"/>
                  <w:marBottom w:val="0"/>
                  <w:divBdr>
                    <w:top w:val="none" w:sz="0" w:space="0" w:color="auto"/>
                    <w:left w:val="none" w:sz="0" w:space="0" w:color="auto"/>
                    <w:bottom w:val="none" w:sz="0" w:space="0" w:color="auto"/>
                    <w:right w:val="none" w:sz="0" w:space="0" w:color="auto"/>
                  </w:divBdr>
                </w:div>
                <w:div w:id="862786694">
                  <w:marLeft w:val="0"/>
                  <w:marRight w:val="0"/>
                  <w:marTop w:val="0"/>
                  <w:marBottom w:val="0"/>
                  <w:divBdr>
                    <w:top w:val="none" w:sz="0" w:space="0" w:color="auto"/>
                    <w:left w:val="none" w:sz="0" w:space="0" w:color="auto"/>
                    <w:bottom w:val="none" w:sz="0" w:space="0" w:color="auto"/>
                    <w:right w:val="none" w:sz="0" w:space="0" w:color="auto"/>
                  </w:divBdr>
                </w:div>
                <w:div w:id="1514300393">
                  <w:marLeft w:val="0"/>
                  <w:marRight w:val="0"/>
                  <w:marTop w:val="0"/>
                  <w:marBottom w:val="0"/>
                  <w:divBdr>
                    <w:top w:val="none" w:sz="0" w:space="0" w:color="auto"/>
                    <w:left w:val="none" w:sz="0" w:space="0" w:color="auto"/>
                    <w:bottom w:val="none" w:sz="0" w:space="0" w:color="auto"/>
                    <w:right w:val="none" w:sz="0" w:space="0" w:color="auto"/>
                  </w:divBdr>
                </w:div>
                <w:div w:id="1956281030">
                  <w:marLeft w:val="0"/>
                  <w:marRight w:val="0"/>
                  <w:marTop w:val="0"/>
                  <w:marBottom w:val="0"/>
                  <w:divBdr>
                    <w:top w:val="none" w:sz="0" w:space="0" w:color="auto"/>
                    <w:left w:val="none" w:sz="0" w:space="0" w:color="auto"/>
                    <w:bottom w:val="none" w:sz="0" w:space="0" w:color="auto"/>
                    <w:right w:val="none" w:sz="0" w:space="0" w:color="auto"/>
                  </w:divBdr>
                </w:div>
                <w:div w:id="474176551">
                  <w:marLeft w:val="0"/>
                  <w:marRight w:val="0"/>
                  <w:marTop w:val="0"/>
                  <w:marBottom w:val="0"/>
                  <w:divBdr>
                    <w:top w:val="none" w:sz="0" w:space="0" w:color="auto"/>
                    <w:left w:val="none" w:sz="0" w:space="0" w:color="auto"/>
                    <w:bottom w:val="none" w:sz="0" w:space="0" w:color="auto"/>
                    <w:right w:val="none" w:sz="0" w:space="0" w:color="auto"/>
                  </w:divBdr>
                </w:div>
                <w:div w:id="1464226869">
                  <w:marLeft w:val="0"/>
                  <w:marRight w:val="0"/>
                  <w:marTop w:val="0"/>
                  <w:marBottom w:val="0"/>
                  <w:divBdr>
                    <w:top w:val="none" w:sz="0" w:space="0" w:color="auto"/>
                    <w:left w:val="none" w:sz="0" w:space="0" w:color="auto"/>
                    <w:bottom w:val="none" w:sz="0" w:space="0" w:color="auto"/>
                    <w:right w:val="none" w:sz="0" w:space="0" w:color="auto"/>
                  </w:divBdr>
                </w:div>
                <w:div w:id="556598530">
                  <w:marLeft w:val="0"/>
                  <w:marRight w:val="0"/>
                  <w:marTop w:val="0"/>
                  <w:marBottom w:val="0"/>
                  <w:divBdr>
                    <w:top w:val="none" w:sz="0" w:space="0" w:color="auto"/>
                    <w:left w:val="none" w:sz="0" w:space="0" w:color="auto"/>
                    <w:bottom w:val="none" w:sz="0" w:space="0" w:color="auto"/>
                    <w:right w:val="none" w:sz="0" w:space="0" w:color="auto"/>
                  </w:divBdr>
                </w:div>
                <w:div w:id="513110174">
                  <w:marLeft w:val="0"/>
                  <w:marRight w:val="0"/>
                  <w:marTop w:val="0"/>
                  <w:marBottom w:val="0"/>
                  <w:divBdr>
                    <w:top w:val="none" w:sz="0" w:space="0" w:color="auto"/>
                    <w:left w:val="none" w:sz="0" w:space="0" w:color="auto"/>
                    <w:bottom w:val="none" w:sz="0" w:space="0" w:color="auto"/>
                    <w:right w:val="none" w:sz="0" w:space="0" w:color="auto"/>
                  </w:divBdr>
                </w:div>
                <w:div w:id="2038772985">
                  <w:marLeft w:val="0"/>
                  <w:marRight w:val="0"/>
                  <w:marTop w:val="0"/>
                  <w:marBottom w:val="0"/>
                  <w:divBdr>
                    <w:top w:val="none" w:sz="0" w:space="0" w:color="auto"/>
                    <w:left w:val="none" w:sz="0" w:space="0" w:color="auto"/>
                    <w:bottom w:val="none" w:sz="0" w:space="0" w:color="auto"/>
                    <w:right w:val="none" w:sz="0" w:space="0" w:color="auto"/>
                  </w:divBdr>
                </w:div>
                <w:div w:id="1403672602">
                  <w:marLeft w:val="0"/>
                  <w:marRight w:val="0"/>
                  <w:marTop w:val="0"/>
                  <w:marBottom w:val="0"/>
                  <w:divBdr>
                    <w:top w:val="none" w:sz="0" w:space="0" w:color="auto"/>
                    <w:left w:val="none" w:sz="0" w:space="0" w:color="auto"/>
                    <w:bottom w:val="none" w:sz="0" w:space="0" w:color="auto"/>
                    <w:right w:val="none" w:sz="0" w:space="0" w:color="auto"/>
                  </w:divBdr>
                </w:div>
                <w:div w:id="119229587">
                  <w:marLeft w:val="0"/>
                  <w:marRight w:val="0"/>
                  <w:marTop w:val="0"/>
                  <w:marBottom w:val="0"/>
                  <w:divBdr>
                    <w:top w:val="none" w:sz="0" w:space="0" w:color="auto"/>
                    <w:left w:val="none" w:sz="0" w:space="0" w:color="auto"/>
                    <w:bottom w:val="none" w:sz="0" w:space="0" w:color="auto"/>
                    <w:right w:val="none" w:sz="0" w:space="0" w:color="auto"/>
                  </w:divBdr>
                </w:div>
                <w:div w:id="1329937926">
                  <w:marLeft w:val="0"/>
                  <w:marRight w:val="0"/>
                  <w:marTop w:val="0"/>
                  <w:marBottom w:val="0"/>
                  <w:divBdr>
                    <w:top w:val="none" w:sz="0" w:space="0" w:color="auto"/>
                    <w:left w:val="none" w:sz="0" w:space="0" w:color="auto"/>
                    <w:bottom w:val="none" w:sz="0" w:space="0" w:color="auto"/>
                    <w:right w:val="none" w:sz="0" w:space="0" w:color="auto"/>
                  </w:divBdr>
                </w:div>
                <w:div w:id="174417273">
                  <w:marLeft w:val="0"/>
                  <w:marRight w:val="0"/>
                  <w:marTop w:val="0"/>
                  <w:marBottom w:val="0"/>
                  <w:divBdr>
                    <w:top w:val="none" w:sz="0" w:space="0" w:color="auto"/>
                    <w:left w:val="none" w:sz="0" w:space="0" w:color="auto"/>
                    <w:bottom w:val="none" w:sz="0" w:space="0" w:color="auto"/>
                    <w:right w:val="none" w:sz="0" w:space="0" w:color="auto"/>
                  </w:divBdr>
                </w:div>
                <w:div w:id="1876969243">
                  <w:marLeft w:val="0"/>
                  <w:marRight w:val="0"/>
                  <w:marTop w:val="0"/>
                  <w:marBottom w:val="0"/>
                  <w:divBdr>
                    <w:top w:val="none" w:sz="0" w:space="0" w:color="auto"/>
                    <w:left w:val="none" w:sz="0" w:space="0" w:color="auto"/>
                    <w:bottom w:val="none" w:sz="0" w:space="0" w:color="auto"/>
                    <w:right w:val="none" w:sz="0" w:space="0" w:color="auto"/>
                  </w:divBdr>
                </w:div>
                <w:div w:id="1821531393">
                  <w:marLeft w:val="0"/>
                  <w:marRight w:val="0"/>
                  <w:marTop w:val="0"/>
                  <w:marBottom w:val="0"/>
                  <w:divBdr>
                    <w:top w:val="none" w:sz="0" w:space="0" w:color="auto"/>
                    <w:left w:val="none" w:sz="0" w:space="0" w:color="auto"/>
                    <w:bottom w:val="none" w:sz="0" w:space="0" w:color="auto"/>
                    <w:right w:val="none" w:sz="0" w:space="0" w:color="auto"/>
                  </w:divBdr>
                </w:div>
                <w:div w:id="142356936">
                  <w:marLeft w:val="0"/>
                  <w:marRight w:val="0"/>
                  <w:marTop w:val="0"/>
                  <w:marBottom w:val="0"/>
                  <w:divBdr>
                    <w:top w:val="none" w:sz="0" w:space="0" w:color="auto"/>
                    <w:left w:val="none" w:sz="0" w:space="0" w:color="auto"/>
                    <w:bottom w:val="none" w:sz="0" w:space="0" w:color="auto"/>
                    <w:right w:val="none" w:sz="0" w:space="0" w:color="auto"/>
                  </w:divBdr>
                </w:div>
                <w:div w:id="1364401913">
                  <w:marLeft w:val="0"/>
                  <w:marRight w:val="0"/>
                  <w:marTop w:val="0"/>
                  <w:marBottom w:val="0"/>
                  <w:divBdr>
                    <w:top w:val="none" w:sz="0" w:space="0" w:color="auto"/>
                    <w:left w:val="none" w:sz="0" w:space="0" w:color="auto"/>
                    <w:bottom w:val="none" w:sz="0" w:space="0" w:color="auto"/>
                    <w:right w:val="none" w:sz="0" w:space="0" w:color="auto"/>
                  </w:divBdr>
                </w:div>
                <w:div w:id="1424180081">
                  <w:marLeft w:val="0"/>
                  <w:marRight w:val="0"/>
                  <w:marTop w:val="0"/>
                  <w:marBottom w:val="0"/>
                  <w:divBdr>
                    <w:top w:val="none" w:sz="0" w:space="0" w:color="auto"/>
                    <w:left w:val="none" w:sz="0" w:space="0" w:color="auto"/>
                    <w:bottom w:val="none" w:sz="0" w:space="0" w:color="auto"/>
                    <w:right w:val="none" w:sz="0" w:space="0" w:color="auto"/>
                  </w:divBdr>
                </w:div>
                <w:div w:id="1751657625">
                  <w:marLeft w:val="0"/>
                  <w:marRight w:val="0"/>
                  <w:marTop w:val="0"/>
                  <w:marBottom w:val="0"/>
                  <w:divBdr>
                    <w:top w:val="none" w:sz="0" w:space="0" w:color="auto"/>
                    <w:left w:val="none" w:sz="0" w:space="0" w:color="auto"/>
                    <w:bottom w:val="none" w:sz="0" w:space="0" w:color="auto"/>
                    <w:right w:val="none" w:sz="0" w:space="0" w:color="auto"/>
                  </w:divBdr>
                </w:div>
                <w:div w:id="1853640723">
                  <w:marLeft w:val="0"/>
                  <w:marRight w:val="0"/>
                  <w:marTop w:val="0"/>
                  <w:marBottom w:val="0"/>
                  <w:divBdr>
                    <w:top w:val="none" w:sz="0" w:space="0" w:color="auto"/>
                    <w:left w:val="none" w:sz="0" w:space="0" w:color="auto"/>
                    <w:bottom w:val="none" w:sz="0" w:space="0" w:color="auto"/>
                    <w:right w:val="none" w:sz="0" w:space="0" w:color="auto"/>
                  </w:divBdr>
                </w:div>
                <w:div w:id="463818551">
                  <w:marLeft w:val="0"/>
                  <w:marRight w:val="0"/>
                  <w:marTop w:val="0"/>
                  <w:marBottom w:val="0"/>
                  <w:divBdr>
                    <w:top w:val="none" w:sz="0" w:space="0" w:color="auto"/>
                    <w:left w:val="none" w:sz="0" w:space="0" w:color="auto"/>
                    <w:bottom w:val="none" w:sz="0" w:space="0" w:color="auto"/>
                    <w:right w:val="none" w:sz="0" w:space="0" w:color="auto"/>
                  </w:divBdr>
                </w:div>
                <w:div w:id="527842285">
                  <w:marLeft w:val="0"/>
                  <w:marRight w:val="0"/>
                  <w:marTop w:val="0"/>
                  <w:marBottom w:val="0"/>
                  <w:divBdr>
                    <w:top w:val="none" w:sz="0" w:space="0" w:color="auto"/>
                    <w:left w:val="none" w:sz="0" w:space="0" w:color="auto"/>
                    <w:bottom w:val="none" w:sz="0" w:space="0" w:color="auto"/>
                    <w:right w:val="none" w:sz="0" w:space="0" w:color="auto"/>
                  </w:divBdr>
                </w:div>
                <w:div w:id="332077115">
                  <w:marLeft w:val="0"/>
                  <w:marRight w:val="0"/>
                  <w:marTop w:val="0"/>
                  <w:marBottom w:val="0"/>
                  <w:divBdr>
                    <w:top w:val="none" w:sz="0" w:space="0" w:color="auto"/>
                    <w:left w:val="none" w:sz="0" w:space="0" w:color="auto"/>
                    <w:bottom w:val="none" w:sz="0" w:space="0" w:color="auto"/>
                    <w:right w:val="none" w:sz="0" w:space="0" w:color="auto"/>
                  </w:divBdr>
                </w:div>
                <w:div w:id="803159998">
                  <w:marLeft w:val="0"/>
                  <w:marRight w:val="0"/>
                  <w:marTop w:val="0"/>
                  <w:marBottom w:val="0"/>
                  <w:divBdr>
                    <w:top w:val="none" w:sz="0" w:space="0" w:color="auto"/>
                    <w:left w:val="none" w:sz="0" w:space="0" w:color="auto"/>
                    <w:bottom w:val="none" w:sz="0" w:space="0" w:color="auto"/>
                    <w:right w:val="none" w:sz="0" w:space="0" w:color="auto"/>
                  </w:divBdr>
                </w:div>
                <w:div w:id="1981617094">
                  <w:marLeft w:val="0"/>
                  <w:marRight w:val="0"/>
                  <w:marTop w:val="0"/>
                  <w:marBottom w:val="0"/>
                  <w:divBdr>
                    <w:top w:val="none" w:sz="0" w:space="0" w:color="auto"/>
                    <w:left w:val="none" w:sz="0" w:space="0" w:color="auto"/>
                    <w:bottom w:val="none" w:sz="0" w:space="0" w:color="auto"/>
                    <w:right w:val="none" w:sz="0" w:space="0" w:color="auto"/>
                  </w:divBdr>
                </w:div>
                <w:div w:id="275867063">
                  <w:marLeft w:val="0"/>
                  <w:marRight w:val="0"/>
                  <w:marTop w:val="0"/>
                  <w:marBottom w:val="0"/>
                  <w:divBdr>
                    <w:top w:val="none" w:sz="0" w:space="0" w:color="auto"/>
                    <w:left w:val="none" w:sz="0" w:space="0" w:color="auto"/>
                    <w:bottom w:val="none" w:sz="0" w:space="0" w:color="auto"/>
                    <w:right w:val="none" w:sz="0" w:space="0" w:color="auto"/>
                  </w:divBdr>
                </w:div>
                <w:div w:id="1313219391">
                  <w:marLeft w:val="0"/>
                  <w:marRight w:val="0"/>
                  <w:marTop w:val="0"/>
                  <w:marBottom w:val="0"/>
                  <w:divBdr>
                    <w:top w:val="none" w:sz="0" w:space="0" w:color="auto"/>
                    <w:left w:val="none" w:sz="0" w:space="0" w:color="auto"/>
                    <w:bottom w:val="none" w:sz="0" w:space="0" w:color="auto"/>
                    <w:right w:val="none" w:sz="0" w:space="0" w:color="auto"/>
                  </w:divBdr>
                </w:div>
                <w:div w:id="864975444">
                  <w:marLeft w:val="0"/>
                  <w:marRight w:val="0"/>
                  <w:marTop w:val="0"/>
                  <w:marBottom w:val="0"/>
                  <w:divBdr>
                    <w:top w:val="none" w:sz="0" w:space="0" w:color="auto"/>
                    <w:left w:val="none" w:sz="0" w:space="0" w:color="auto"/>
                    <w:bottom w:val="none" w:sz="0" w:space="0" w:color="auto"/>
                    <w:right w:val="none" w:sz="0" w:space="0" w:color="auto"/>
                  </w:divBdr>
                </w:div>
                <w:div w:id="594899592">
                  <w:marLeft w:val="0"/>
                  <w:marRight w:val="0"/>
                  <w:marTop w:val="0"/>
                  <w:marBottom w:val="0"/>
                  <w:divBdr>
                    <w:top w:val="none" w:sz="0" w:space="0" w:color="auto"/>
                    <w:left w:val="none" w:sz="0" w:space="0" w:color="auto"/>
                    <w:bottom w:val="none" w:sz="0" w:space="0" w:color="auto"/>
                    <w:right w:val="none" w:sz="0" w:space="0" w:color="auto"/>
                  </w:divBdr>
                </w:div>
                <w:div w:id="1885363752">
                  <w:marLeft w:val="0"/>
                  <w:marRight w:val="0"/>
                  <w:marTop w:val="0"/>
                  <w:marBottom w:val="0"/>
                  <w:divBdr>
                    <w:top w:val="none" w:sz="0" w:space="0" w:color="auto"/>
                    <w:left w:val="none" w:sz="0" w:space="0" w:color="auto"/>
                    <w:bottom w:val="none" w:sz="0" w:space="0" w:color="auto"/>
                    <w:right w:val="none" w:sz="0" w:space="0" w:color="auto"/>
                  </w:divBdr>
                </w:div>
                <w:div w:id="1076897837">
                  <w:marLeft w:val="0"/>
                  <w:marRight w:val="0"/>
                  <w:marTop w:val="0"/>
                  <w:marBottom w:val="0"/>
                  <w:divBdr>
                    <w:top w:val="none" w:sz="0" w:space="0" w:color="auto"/>
                    <w:left w:val="none" w:sz="0" w:space="0" w:color="auto"/>
                    <w:bottom w:val="none" w:sz="0" w:space="0" w:color="auto"/>
                    <w:right w:val="none" w:sz="0" w:space="0" w:color="auto"/>
                  </w:divBdr>
                </w:div>
                <w:div w:id="1207986789">
                  <w:marLeft w:val="0"/>
                  <w:marRight w:val="0"/>
                  <w:marTop w:val="0"/>
                  <w:marBottom w:val="0"/>
                  <w:divBdr>
                    <w:top w:val="none" w:sz="0" w:space="0" w:color="auto"/>
                    <w:left w:val="none" w:sz="0" w:space="0" w:color="auto"/>
                    <w:bottom w:val="none" w:sz="0" w:space="0" w:color="auto"/>
                    <w:right w:val="none" w:sz="0" w:space="0" w:color="auto"/>
                  </w:divBdr>
                </w:div>
                <w:div w:id="1400327181">
                  <w:marLeft w:val="0"/>
                  <w:marRight w:val="0"/>
                  <w:marTop w:val="0"/>
                  <w:marBottom w:val="0"/>
                  <w:divBdr>
                    <w:top w:val="none" w:sz="0" w:space="0" w:color="auto"/>
                    <w:left w:val="none" w:sz="0" w:space="0" w:color="auto"/>
                    <w:bottom w:val="none" w:sz="0" w:space="0" w:color="auto"/>
                    <w:right w:val="none" w:sz="0" w:space="0" w:color="auto"/>
                  </w:divBdr>
                </w:div>
                <w:div w:id="500312074">
                  <w:marLeft w:val="0"/>
                  <w:marRight w:val="0"/>
                  <w:marTop w:val="0"/>
                  <w:marBottom w:val="0"/>
                  <w:divBdr>
                    <w:top w:val="none" w:sz="0" w:space="0" w:color="auto"/>
                    <w:left w:val="none" w:sz="0" w:space="0" w:color="auto"/>
                    <w:bottom w:val="none" w:sz="0" w:space="0" w:color="auto"/>
                    <w:right w:val="none" w:sz="0" w:space="0" w:color="auto"/>
                  </w:divBdr>
                </w:div>
                <w:div w:id="184294241">
                  <w:marLeft w:val="0"/>
                  <w:marRight w:val="0"/>
                  <w:marTop w:val="0"/>
                  <w:marBottom w:val="0"/>
                  <w:divBdr>
                    <w:top w:val="none" w:sz="0" w:space="0" w:color="auto"/>
                    <w:left w:val="none" w:sz="0" w:space="0" w:color="auto"/>
                    <w:bottom w:val="none" w:sz="0" w:space="0" w:color="auto"/>
                    <w:right w:val="none" w:sz="0" w:space="0" w:color="auto"/>
                  </w:divBdr>
                </w:div>
                <w:div w:id="1626306456">
                  <w:marLeft w:val="0"/>
                  <w:marRight w:val="0"/>
                  <w:marTop w:val="0"/>
                  <w:marBottom w:val="0"/>
                  <w:divBdr>
                    <w:top w:val="none" w:sz="0" w:space="0" w:color="auto"/>
                    <w:left w:val="none" w:sz="0" w:space="0" w:color="auto"/>
                    <w:bottom w:val="none" w:sz="0" w:space="0" w:color="auto"/>
                    <w:right w:val="none" w:sz="0" w:space="0" w:color="auto"/>
                  </w:divBdr>
                </w:div>
                <w:div w:id="714963226">
                  <w:marLeft w:val="0"/>
                  <w:marRight w:val="0"/>
                  <w:marTop w:val="0"/>
                  <w:marBottom w:val="0"/>
                  <w:divBdr>
                    <w:top w:val="none" w:sz="0" w:space="0" w:color="auto"/>
                    <w:left w:val="none" w:sz="0" w:space="0" w:color="auto"/>
                    <w:bottom w:val="none" w:sz="0" w:space="0" w:color="auto"/>
                    <w:right w:val="none" w:sz="0" w:space="0" w:color="auto"/>
                  </w:divBdr>
                </w:div>
                <w:div w:id="253369836">
                  <w:marLeft w:val="0"/>
                  <w:marRight w:val="0"/>
                  <w:marTop w:val="0"/>
                  <w:marBottom w:val="0"/>
                  <w:divBdr>
                    <w:top w:val="none" w:sz="0" w:space="0" w:color="auto"/>
                    <w:left w:val="none" w:sz="0" w:space="0" w:color="auto"/>
                    <w:bottom w:val="none" w:sz="0" w:space="0" w:color="auto"/>
                    <w:right w:val="none" w:sz="0" w:space="0" w:color="auto"/>
                  </w:divBdr>
                </w:div>
                <w:div w:id="2132554076">
                  <w:marLeft w:val="0"/>
                  <w:marRight w:val="0"/>
                  <w:marTop w:val="0"/>
                  <w:marBottom w:val="0"/>
                  <w:divBdr>
                    <w:top w:val="none" w:sz="0" w:space="0" w:color="auto"/>
                    <w:left w:val="none" w:sz="0" w:space="0" w:color="auto"/>
                    <w:bottom w:val="none" w:sz="0" w:space="0" w:color="auto"/>
                    <w:right w:val="none" w:sz="0" w:space="0" w:color="auto"/>
                  </w:divBdr>
                </w:div>
                <w:div w:id="581647803">
                  <w:marLeft w:val="0"/>
                  <w:marRight w:val="0"/>
                  <w:marTop w:val="0"/>
                  <w:marBottom w:val="0"/>
                  <w:divBdr>
                    <w:top w:val="none" w:sz="0" w:space="0" w:color="auto"/>
                    <w:left w:val="none" w:sz="0" w:space="0" w:color="auto"/>
                    <w:bottom w:val="none" w:sz="0" w:space="0" w:color="auto"/>
                    <w:right w:val="none" w:sz="0" w:space="0" w:color="auto"/>
                  </w:divBdr>
                </w:div>
                <w:div w:id="958299753">
                  <w:marLeft w:val="0"/>
                  <w:marRight w:val="0"/>
                  <w:marTop w:val="0"/>
                  <w:marBottom w:val="0"/>
                  <w:divBdr>
                    <w:top w:val="none" w:sz="0" w:space="0" w:color="auto"/>
                    <w:left w:val="none" w:sz="0" w:space="0" w:color="auto"/>
                    <w:bottom w:val="none" w:sz="0" w:space="0" w:color="auto"/>
                    <w:right w:val="none" w:sz="0" w:space="0" w:color="auto"/>
                  </w:divBdr>
                </w:div>
                <w:div w:id="699164289">
                  <w:marLeft w:val="0"/>
                  <w:marRight w:val="0"/>
                  <w:marTop w:val="0"/>
                  <w:marBottom w:val="0"/>
                  <w:divBdr>
                    <w:top w:val="none" w:sz="0" w:space="0" w:color="auto"/>
                    <w:left w:val="none" w:sz="0" w:space="0" w:color="auto"/>
                    <w:bottom w:val="none" w:sz="0" w:space="0" w:color="auto"/>
                    <w:right w:val="none" w:sz="0" w:space="0" w:color="auto"/>
                  </w:divBdr>
                </w:div>
                <w:div w:id="26681019">
                  <w:marLeft w:val="0"/>
                  <w:marRight w:val="0"/>
                  <w:marTop w:val="0"/>
                  <w:marBottom w:val="0"/>
                  <w:divBdr>
                    <w:top w:val="none" w:sz="0" w:space="0" w:color="auto"/>
                    <w:left w:val="none" w:sz="0" w:space="0" w:color="auto"/>
                    <w:bottom w:val="none" w:sz="0" w:space="0" w:color="auto"/>
                    <w:right w:val="none" w:sz="0" w:space="0" w:color="auto"/>
                  </w:divBdr>
                </w:div>
                <w:div w:id="158473594">
                  <w:marLeft w:val="0"/>
                  <w:marRight w:val="0"/>
                  <w:marTop w:val="0"/>
                  <w:marBottom w:val="0"/>
                  <w:divBdr>
                    <w:top w:val="none" w:sz="0" w:space="0" w:color="auto"/>
                    <w:left w:val="none" w:sz="0" w:space="0" w:color="auto"/>
                    <w:bottom w:val="none" w:sz="0" w:space="0" w:color="auto"/>
                    <w:right w:val="none" w:sz="0" w:space="0" w:color="auto"/>
                  </w:divBdr>
                </w:div>
                <w:div w:id="1886093057">
                  <w:marLeft w:val="0"/>
                  <w:marRight w:val="0"/>
                  <w:marTop w:val="0"/>
                  <w:marBottom w:val="0"/>
                  <w:divBdr>
                    <w:top w:val="none" w:sz="0" w:space="0" w:color="auto"/>
                    <w:left w:val="none" w:sz="0" w:space="0" w:color="auto"/>
                    <w:bottom w:val="none" w:sz="0" w:space="0" w:color="auto"/>
                    <w:right w:val="none" w:sz="0" w:space="0" w:color="auto"/>
                  </w:divBdr>
                </w:div>
                <w:div w:id="168445320">
                  <w:marLeft w:val="0"/>
                  <w:marRight w:val="0"/>
                  <w:marTop w:val="0"/>
                  <w:marBottom w:val="0"/>
                  <w:divBdr>
                    <w:top w:val="none" w:sz="0" w:space="0" w:color="auto"/>
                    <w:left w:val="none" w:sz="0" w:space="0" w:color="auto"/>
                    <w:bottom w:val="none" w:sz="0" w:space="0" w:color="auto"/>
                    <w:right w:val="none" w:sz="0" w:space="0" w:color="auto"/>
                  </w:divBdr>
                </w:div>
                <w:div w:id="501285361">
                  <w:marLeft w:val="0"/>
                  <w:marRight w:val="0"/>
                  <w:marTop w:val="0"/>
                  <w:marBottom w:val="0"/>
                  <w:divBdr>
                    <w:top w:val="none" w:sz="0" w:space="0" w:color="auto"/>
                    <w:left w:val="none" w:sz="0" w:space="0" w:color="auto"/>
                    <w:bottom w:val="none" w:sz="0" w:space="0" w:color="auto"/>
                    <w:right w:val="none" w:sz="0" w:space="0" w:color="auto"/>
                  </w:divBdr>
                </w:div>
                <w:div w:id="321927734">
                  <w:marLeft w:val="0"/>
                  <w:marRight w:val="0"/>
                  <w:marTop w:val="0"/>
                  <w:marBottom w:val="0"/>
                  <w:divBdr>
                    <w:top w:val="none" w:sz="0" w:space="0" w:color="auto"/>
                    <w:left w:val="none" w:sz="0" w:space="0" w:color="auto"/>
                    <w:bottom w:val="none" w:sz="0" w:space="0" w:color="auto"/>
                    <w:right w:val="none" w:sz="0" w:space="0" w:color="auto"/>
                  </w:divBdr>
                </w:div>
                <w:div w:id="1055852014">
                  <w:marLeft w:val="0"/>
                  <w:marRight w:val="0"/>
                  <w:marTop w:val="0"/>
                  <w:marBottom w:val="0"/>
                  <w:divBdr>
                    <w:top w:val="none" w:sz="0" w:space="0" w:color="auto"/>
                    <w:left w:val="none" w:sz="0" w:space="0" w:color="auto"/>
                    <w:bottom w:val="none" w:sz="0" w:space="0" w:color="auto"/>
                    <w:right w:val="none" w:sz="0" w:space="0" w:color="auto"/>
                  </w:divBdr>
                </w:div>
                <w:div w:id="198592245">
                  <w:marLeft w:val="0"/>
                  <w:marRight w:val="0"/>
                  <w:marTop w:val="0"/>
                  <w:marBottom w:val="0"/>
                  <w:divBdr>
                    <w:top w:val="none" w:sz="0" w:space="0" w:color="auto"/>
                    <w:left w:val="none" w:sz="0" w:space="0" w:color="auto"/>
                    <w:bottom w:val="none" w:sz="0" w:space="0" w:color="auto"/>
                    <w:right w:val="none" w:sz="0" w:space="0" w:color="auto"/>
                  </w:divBdr>
                </w:div>
                <w:div w:id="1419516972">
                  <w:marLeft w:val="0"/>
                  <w:marRight w:val="0"/>
                  <w:marTop w:val="0"/>
                  <w:marBottom w:val="0"/>
                  <w:divBdr>
                    <w:top w:val="none" w:sz="0" w:space="0" w:color="auto"/>
                    <w:left w:val="none" w:sz="0" w:space="0" w:color="auto"/>
                    <w:bottom w:val="none" w:sz="0" w:space="0" w:color="auto"/>
                    <w:right w:val="none" w:sz="0" w:space="0" w:color="auto"/>
                  </w:divBdr>
                </w:div>
                <w:div w:id="1527206693">
                  <w:marLeft w:val="0"/>
                  <w:marRight w:val="0"/>
                  <w:marTop w:val="0"/>
                  <w:marBottom w:val="0"/>
                  <w:divBdr>
                    <w:top w:val="none" w:sz="0" w:space="0" w:color="auto"/>
                    <w:left w:val="none" w:sz="0" w:space="0" w:color="auto"/>
                    <w:bottom w:val="none" w:sz="0" w:space="0" w:color="auto"/>
                    <w:right w:val="none" w:sz="0" w:space="0" w:color="auto"/>
                  </w:divBdr>
                </w:div>
                <w:div w:id="1106731130">
                  <w:marLeft w:val="0"/>
                  <w:marRight w:val="0"/>
                  <w:marTop w:val="0"/>
                  <w:marBottom w:val="0"/>
                  <w:divBdr>
                    <w:top w:val="none" w:sz="0" w:space="0" w:color="auto"/>
                    <w:left w:val="none" w:sz="0" w:space="0" w:color="auto"/>
                    <w:bottom w:val="none" w:sz="0" w:space="0" w:color="auto"/>
                    <w:right w:val="none" w:sz="0" w:space="0" w:color="auto"/>
                  </w:divBdr>
                </w:div>
                <w:div w:id="1531842691">
                  <w:marLeft w:val="0"/>
                  <w:marRight w:val="0"/>
                  <w:marTop w:val="0"/>
                  <w:marBottom w:val="0"/>
                  <w:divBdr>
                    <w:top w:val="none" w:sz="0" w:space="0" w:color="auto"/>
                    <w:left w:val="none" w:sz="0" w:space="0" w:color="auto"/>
                    <w:bottom w:val="none" w:sz="0" w:space="0" w:color="auto"/>
                    <w:right w:val="none" w:sz="0" w:space="0" w:color="auto"/>
                  </w:divBdr>
                </w:div>
                <w:div w:id="214899825">
                  <w:marLeft w:val="0"/>
                  <w:marRight w:val="0"/>
                  <w:marTop w:val="0"/>
                  <w:marBottom w:val="0"/>
                  <w:divBdr>
                    <w:top w:val="none" w:sz="0" w:space="0" w:color="auto"/>
                    <w:left w:val="none" w:sz="0" w:space="0" w:color="auto"/>
                    <w:bottom w:val="none" w:sz="0" w:space="0" w:color="auto"/>
                    <w:right w:val="none" w:sz="0" w:space="0" w:color="auto"/>
                  </w:divBdr>
                </w:div>
                <w:div w:id="712535818">
                  <w:marLeft w:val="0"/>
                  <w:marRight w:val="0"/>
                  <w:marTop w:val="0"/>
                  <w:marBottom w:val="0"/>
                  <w:divBdr>
                    <w:top w:val="none" w:sz="0" w:space="0" w:color="auto"/>
                    <w:left w:val="none" w:sz="0" w:space="0" w:color="auto"/>
                    <w:bottom w:val="none" w:sz="0" w:space="0" w:color="auto"/>
                    <w:right w:val="none" w:sz="0" w:space="0" w:color="auto"/>
                  </w:divBdr>
                </w:div>
                <w:div w:id="1916935876">
                  <w:marLeft w:val="0"/>
                  <w:marRight w:val="0"/>
                  <w:marTop w:val="0"/>
                  <w:marBottom w:val="0"/>
                  <w:divBdr>
                    <w:top w:val="none" w:sz="0" w:space="0" w:color="auto"/>
                    <w:left w:val="none" w:sz="0" w:space="0" w:color="auto"/>
                    <w:bottom w:val="none" w:sz="0" w:space="0" w:color="auto"/>
                    <w:right w:val="none" w:sz="0" w:space="0" w:color="auto"/>
                  </w:divBdr>
                </w:div>
                <w:div w:id="1167553791">
                  <w:marLeft w:val="0"/>
                  <w:marRight w:val="0"/>
                  <w:marTop w:val="0"/>
                  <w:marBottom w:val="0"/>
                  <w:divBdr>
                    <w:top w:val="none" w:sz="0" w:space="0" w:color="auto"/>
                    <w:left w:val="none" w:sz="0" w:space="0" w:color="auto"/>
                    <w:bottom w:val="none" w:sz="0" w:space="0" w:color="auto"/>
                    <w:right w:val="none" w:sz="0" w:space="0" w:color="auto"/>
                  </w:divBdr>
                </w:div>
                <w:div w:id="279530801">
                  <w:marLeft w:val="0"/>
                  <w:marRight w:val="0"/>
                  <w:marTop w:val="0"/>
                  <w:marBottom w:val="0"/>
                  <w:divBdr>
                    <w:top w:val="none" w:sz="0" w:space="0" w:color="auto"/>
                    <w:left w:val="none" w:sz="0" w:space="0" w:color="auto"/>
                    <w:bottom w:val="none" w:sz="0" w:space="0" w:color="auto"/>
                    <w:right w:val="none" w:sz="0" w:space="0" w:color="auto"/>
                  </w:divBdr>
                </w:div>
                <w:div w:id="1778525632">
                  <w:marLeft w:val="0"/>
                  <w:marRight w:val="0"/>
                  <w:marTop w:val="0"/>
                  <w:marBottom w:val="0"/>
                  <w:divBdr>
                    <w:top w:val="none" w:sz="0" w:space="0" w:color="auto"/>
                    <w:left w:val="none" w:sz="0" w:space="0" w:color="auto"/>
                    <w:bottom w:val="none" w:sz="0" w:space="0" w:color="auto"/>
                    <w:right w:val="none" w:sz="0" w:space="0" w:color="auto"/>
                  </w:divBdr>
                </w:div>
                <w:div w:id="1185365031">
                  <w:marLeft w:val="0"/>
                  <w:marRight w:val="0"/>
                  <w:marTop w:val="0"/>
                  <w:marBottom w:val="0"/>
                  <w:divBdr>
                    <w:top w:val="none" w:sz="0" w:space="0" w:color="auto"/>
                    <w:left w:val="none" w:sz="0" w:space="0" w:color="auto"/>
                    <w:bottom w:val="none" w:sz="0" w:space="0" w:color="auto"/>
                    <w:right w:val="none" w:sz="0" w:space="0" w:color="auto"/>
                  </w:divBdr>
                </w:div>
                <w:div w:id="725572958">
                  <w:marLeft w:val="0"/>
                  <w:marRight w:val="0"/>
                  <w:marTop w:val="0"/>
                  <w:marBottom w:val="0"/>
                  <w:divBdr>
                    <w:top w:val="none" w:sz="0" w:space="0" w:color="auto"/>
                    <w:left w:val="none" w:sz="0" w:space="0" w:color="auto"/>
                    <w:bottom w:val="none" w:sz="0" w:space="0" w:color="auto"/>
                    <w:right w:val="none" w:sz="0" w:space="0" w:color="auto"/>
                  </w:divBdr>
                </w:div>
                <w:div w:id="2039163217">
                  <w:marLeft w:val="0"/>
                  <w:marRight w:val="0"/>
                  <w:marTop w:val="0"/>
                  <w:marBottom w:val="0"/>
                  <w:divBdr>
                    <w:top w:val="none" w:sz="0" w:space="0" w:color="auto"/>
                    <w:left w:val="none" w:sz="0" w:space="0" w:color="auto"/>
                    <w:bottom w:val="none" w:sz="0" w:space="0" w:color="auto"/>
                    <w:right w:val="none" w:sz="0" w:space="0" w:color="auto"/>
                  </w:divBdr>
                </w:div>
                <w:div w:id="505756348">
                  <w:marLeft w:val="0"/>
                  <w:marRight w:val="0"/>
                  <w:marTop w:val="0"/>
                  <w:marBottom w:val="0"/>
                  <w:divBdr>
                    <w:top w:val="none" w:sz="0" w:space="0" w:color="auto"/>
                    <w:left w:val="none" w:sz="0" w:space="0" w:color="auto"/>
                    <w:bottom w:val="none" w:sz="0" w:space="0" w:color="auto"/>
                    <w:right w:val="none" w:sz="0" w:space="0" w:color="auto"/>
                  </w:divBdr>
                </w:div>
                <w:div w:id="1187520030">
                  <w:marLeft w:val="0"/>
                  <w:marRight w:val="0"/>
                  <w:marTop w:val="0"/>
                  <w:marBottom w:val="0"/>
                  <w:divBdr>
                    <w:top w:val="none" w:sz="0" w:space="0" w:color="auto"/>
                    <w:left w:val="none" w:sz="0" w:space="0" w:color="auto"/>
                    <w:bottom w:val="none" w:sz="0" w:space="0" w:color="auto"/>
                    <w:right w:val="none" w:sz="0" w:space="0" w:color="auto"/>
                  </w:divBdr>
                </w:div>
                <w:div w:id="1979528897">
                  <w:marLeft w:val="0"/>
                  <w:marRight w:val="0"/>
                  <w:marTop w:val="0"/>
                  <w:marBottom w:val="0"/>
                  <w:divBdr>
                    <w:top w:val="none" w:sz="0" w:space="0" w:color="auto"/>
                    <w:left w:val="none" w:sz="0" w:space="0" w:color="auto"/>
                    <w:bottom w:val="none" w:sz="0" w:space="0" w:color="auto"/>
                    <w:right w:val="none" w:sz="0" w:space="0" w:color="auto"/>
                  </w:divBdr>
                </w:div>
                <w:div w:id="755829816">
                  <w:marLeft w:val="0"/>
                  <w:marRight w:val="0"/>
                  <w:marTop w:val="0"/>
                  <w:marBottom w:val="0"/>
                  <w:divBdr>
                    <w:top w:val="none" w:sz="0" w:space="0" w:color="auto"/>
                    <w:left w:val="none" w:sz="0" w:space="0" w:color="auto"/>
                    <w:bottom w:val="none" w:sz="0" w:space="0" w:color="auto"/>
                    <w:right w:val="none" w:sz="0" w:space="0" w:color="auto"/>
                  </w:divBdr>
                </w:div>
                <w:div w:id="982201437">
                  <w:marLeft w:val="0"/>
                  <w:marRight w:val="0"/>
                  <w:marTop w:val="0"/>
                  <w:marBottom w:val="0"/>
                  <w:divBdr>
                    <w:top w:val="none" w:sz="0" w:space="0" w:color="auto"/>
                    <w:left w:val="none" w:sz="0" w:space="0" w:color="auto"/>
                    <w:bottom w:val="none" w:sz="0" w:space="0" w:color="auto"/>
                    <w:right w:val="none" w:sz="0" w:space="0" w:color="auto"/>
                  </w:divBdr>
                </w:div>
                <w:div w:id="1664622129">
                  <w:marLeft w:val="0"/>
                  <w:marRight w:val="0"/>
                  <w:marTop w:val="0"/>
                  <w:marBottom w:val="0"/>
                  <w:divBdr>
                    <w:top w:val="none" w:sz="0" w:space="0" w:color="auto"/>
                    <w:left w:val="none" w:sz="0" w:space="0" w:color="auto"/>
                    <w:bottom w:val="none" w:sz="0" w:space="0" w:color="auto"/>
                    <w:right w:val="none" w:sz="0" w:space="0" w:color="auto"/>
                  </w:divBdr>
                </w:div>
                <w:div w:id="1125392975">
                  <w:marLeft w:val="0"/>
                  <w:marRight w:val="0"/>
                  <w:marTop w:val="0"/>
                  <w:marBottom w:val="0"/>
                  <w:divBdr>
                    <w:top w:val="none" w:sz="0" w:space="0" w:color="auto"/>
                    <w:left w:val="none" w:sz="0" w:space="0" w:color="auto"/>
                    <w:bottom w:val="none" w:sz="0" w:space="0" w:color="auto"/>
                    <w:right w:val="none" w:sz="0" w:space="0" w:color="auto"/>
                  </w:divBdr>
                </w:div>
                <w:div w:id="856775403">
                  <w:marLeft w:val="0"/>
                  <w:marRight w:val="0"/>
                  <w:marTop w:val="0"/>
                  <w:marBottom w:val="0"/>
                  <w:divBdr>
                    <w:top w:val="none" w:sz="0" w:space="0" w:color="auto"/>
                    <w:left w:val="none" w:sz="0" w:space="0" w:color="auto"/>
                    <w:bottom w:val="none" w:sz="0" w:space="0" w:color="auto"/>
                    <w:right w:val="none" w:sz="0" w:space="0" w:color="auto"/>
                  </w:divBdr>
                </w:div>
                <w:div w:id="181363302">
                  <w:marLeft w:val="0"/>
                  <w:marRight w:val="0"/>
                  <w:marTop w:val="0"/>
                  <w:marBottom w:val="0"/>
                  <w:divBdr>
                    <w:top w:val="none" w:sz="0" w:space="0" w:color="auto"/>
                    <w:left w:val="none" w:sz="0" w:space="0" w:color="auto"/>
                    <w:bottom w:val="none" w:sz="0" w:space="0" w:color="auto"/>
                    <w:right w:val="none" w:sz="0" w:space="0" w:color="auto"/>
                  </w:divBdr>
                </w:div>
                <w:div w:id="2060394516">
                  <w:marLeft w:val="0"/>
                  <w:marRight w:val="0"/>
                  <w:marTop w:val="0"/>
                  <w:marBottom w:val="0"/>
                  <w:divBdr>
                    <w:top w:val="none" w:sz="0" w:space="0" w:color="auto"/>
                    <w:left w:val="none" w:sz="0" w:space="0" w:color="auto"/>
                    <w:bottom w:val="none" w:sz="0" w:space="0" w:color="auto"/>
                    <w:right w:val="none" w:sz="0" w:space="0" w:color="auto"/>
                  </w:divBdr>
                </w:div>
                <w:div w:id="843934392">
                  <w:marLeft w:val="0"/>
                  <w:marRight w:val="0"/>
                  <w:marTop w:val="0"/>
                  <w:marBottom w:val="0"/>
                  <w:divBdr>
                    <w:top w:val="none" w:sz="0" w:space="0" w:color="auto"/>
                    <w:left w:val="none" w:sz="0" w:space="0" w:color="auto"/>
                    <w:bottom w:val="none" w:sz="0" w:space="0" w:color="auto"/>
                    <w:right w:val="none" w:sz="0" w:space="0" w:color="auto"/>
                  </w:divBdr>
                </w:div>
                <w:div w:id="873808171">
                  <w:marLeft w:val="0"/>
                  <w:marRight w:val="0"/>
                  <w:marTop w:val="0"/>
                  <w:marBottom w:val="0"/>
                  <w:divBdr>
                    <w:top w:val="none" w:sz="0" w:space="0" w:color="auto"/>
                    <w:left w:val="none" w:sz="0" w:space="0" w:color="auto"/>
                    <w:bottom w:val="none" w:sz="0" w:space="0" w:color="auto"/>
                    <w:right w:val="none" w:sz="0" w:space="0" w:color="auto"/>
                  </w:divBdr>
                </w:div>
                <w:div w:id="579559811">
                  <w:marLeft w:val="0"/>
                  <w:marRight w:val="0"/>
                  <w:marTop w:val="0"/>
                  <w:marBottom w:val="0"/>
                  <w:divBdr>
                    <w:top w:val="none" w:sz="0" w:space="0" w:color="auto"/>
                    <w:left w:val="none" w:sz="0" w:space="0" w:color="auto"/>
                    <w:bottom w:val="none" w:sz="0" w:space="0" w:color="auto"/>
                    <w:right w:val="none" w:sz="0" w:space="0" w:color="auto"/>
                  </w:divBdr>
                </w:div>
                <w:div w:id="2025327326">
                  <w:marLeft w:val="0"/>
                  <w:marRight w:val="0"/>
                  <w:marTop w:val="0"/>
                  <w:marBottom w:val="0"/>
                  <w:divBdr>
                    <w:top w:val="none" w:sz="0" w:space="0" w:color="auto"/>
                    <w:left w:val="none" w:sz="0" w:space="0" w:color="auto"/>
                    <w:bottom w:val="none" w:sz="0" w:space="0" w:color="auto"/>
                    <w:right w:val="none" w:sz="0" w:space="0" w:color="auto"/>
                  </w:divBdr>
                </w:div>
                <w:div w:id="1593317197">
                  <w:marLeft w:val="0"/>
                  <w:marRight w:val="0"/>
                  <w:marTop w:val="0"/>
                  <w:marBottom w:val="0"/>
                  <w:divBdr>
                    <w:top w:val="none" w:sz="0" w:space="0" w:color="auto"/>
                    <w:left w:val="none" w:sz="0" w:space="0" w:color="auto"/>
                    <w:bottom w:val="none" w:sz="0" w:space="0" w:color="auto"/>
                    <w:right w:val="none" w:sz="0" w:space="0" w:color="auto"/>
                  </w:divBdr>
                </w:div>
                <w:div w:id="1794251737">
                  <w:marLeft w:val="0"/>
                  <w:marRight w:val="0"/>
                  <w:marTop w:val="0"/>
                  <w:marBottom w:val="0"/>
                  <w:divBdr>
                    <w:top w:val="none" w:sz="0" w:space="0" w:color="auto"/>
                    <w:left w:val="none" w:sz="0" w:space="0" w:color="auto"/>
                    <w:bottom w:val="none" w:sz="0" w:space="0" w:color="auto"/>
                    <w:right w:val="none" w:sz="0" w:space="0" w:color="auto"/>
                  </w:divBdr>
                </w:div>
                <w:div w:id="1978946477">
                  <w:marLeft w:val="0"/>
                  <w:marRight w:val="0"/>
                  <w:marTop w:val="0"/>
                  <w:marBottom w:val="0"/>
                  <w:divBdr>
                    <w:top w:val="none" w:sz="0" w:space="0" w:color="auto"/>
                    <w:left w:val="none" w:sz="0" w:space="0" w:color="auto"/>
                    <w:bottom w:val="none" w:sz="0" w:space="0" w:color="auto"/>
                    <w:right w:val="none" w:sz="0" w:space="0" w:color="auto"/>
                  </w:divBdr>
                </w:div>
                <w:div w:id="984623797">
                  <w:marLeft w:val="0"/>
                  <w:marRight w:val="0"/>
                  <w:marTop w:val="0"/>
                  <w:marBottom w:val="0"/>
                  <w:divBdr>
                    <w:top w:val="none" w:sz="0" w:space="0" w:color="auto"/>
                    <w:left w:val="none" w:sz="0" w:space="0" w:color="auto"/>
                    <w:bottom w:val="none" w:sz="0" w:space="0" w:color="auto"/>
                    <w:right w:val="none" w:sz="0" w:space="0" w:color="auto"/>
                  </w:divBdr>
                </w:div>
                <w:div w:id="89203197">
                  <w:marLeft w:val="0"/>
                  <w:marRight w:val="0"/>
                  <w:marTop w:val="0"/>
                  <w:marBottom w:val="0"/>
                  <w:divBdr>
                    <w:top w:val="none" w:sz="0" w:space="0" w:color="auto"/>
                    <w:left w:val="none" w:sz="0" w:space="0" w:color="auto"/>
                    <w:bottom w:val="none" w:sz="0" w:space="0" w:color="auto"/>
                    <w:right w:val="none" w:sz="0" w:space="0" w:color="auto"/>
                  </w:divBdr>
                </w:div>
                <w:div w:id="1914077047">
                  <w:marLeft w:val="0"/>
                  <w:marRight w:val="0"/>
                  <w:marTop w:val="0"/>
                  <w:marBottom w:val="0"/>
                  <w:divBdr>
                    <w:top w:val="none" w:sz="0" w:space="0" w:color="auto"/>
                    <w:left w:val="none" w:sz="0" w:space="0" w:color="auto"/>
                    <w:bottom w:val="none" w:sz="0" w:space="0" w:color="auto"/>
                    <w:right w:val="none" w:sz="0" w:space="0" w:color="auto"/>
                  </w:divBdr>
                </w:div>
                <w:div w:id="625434084">
                  <w:marLeft w:val="0"/>
                  <w:marRight w:val="0"/>
                  <w:marTop w:val="0"/>
                  <w:marBottom w:val="0"/>
                  <w:divBdr>
                    <w:top w:val="none" w:sz="0" w:space="0" w:color="auto"/>
                    <w:left w:val="none" w:sz="0" w:space="0" w:color="auto"/>
                    <w:bottom w:val="none" w:sz="0" w:space="0" w:color="auto"/>
                    <w:right w:val="none" w:sz="0" w:space="0" w:color="auto"/>
                  </w:divBdr>
                </w:div>
                <w:div w:id="173108076">
                  <w:marLeft w:val="0"/>
                  <w:marRight w:val="0"/>
                  <w:marTop w:val="0"/>
                  <w:marBottom w:val="0"/>
                  <w:divBdr>
                    <w:top w:val="none" w:sz="0" w:space="0" w:color="auto"/>
                    <w:left w:val="none" w:sz="0" w:space="0" w:color="auto"/>
                    <w:bottom w:val="none" w:sz="0" w:space="0" w:color="auto"/>
                    <w:right w:val="none" w:sz="0" w:space="0" w:color="auto"/>
                  </w:divBdr>
                </w:div>
                <w:div w:id="826440847">
                  <w:marLeft w:val="0"/>
                  <w:marRight w:val="0"/>
                  <w:marTop w:val="0"/>
                  <w:marBottom w:val="0"/>
                  <w:divBdr>
                    <w:top w:val="none" w:sz="0" w:space="0" w:color="auto"/>
                    <w:left w:val="none" w:sz="0" w:space="0" w:color="auto"/>
                    <w:bottom w:val="none" w:sz="0" w:space="0" w:color="auto"/>
                    <w:right w:val="none" w:sz="0" w:space="0" w:color="auto"/>
                  </w:divBdr>
                </w:div>
                <w:div w:id="704911638">
                  <w:marLeft w:val="0"/>
                  <w:marRight w:val="0"/>
                  <w:marTop w:val="0"/>
                  <w:marBottom w:val="0"/>
                  <w:divBdr>
                    <w:top w:val="none" w:sz="0" w:space="0" w:color="auto"/>
                    <w:left w:val="none" w:sz="0" w:space="0" w:color="auto"/>
                    <w:bottom w:val="none" w:sz="0" w:space="0" w:color="auto"/>
                    <w:right w:val="none" w:sz="0" w:space="0" w:color="auto"/>
                  </w:divBdr>
                </w:div>
                <w:div w:id="1970236261">
                  <w:marLeft w:val="0"/>
                  <w:marRight w:val="0"/>
                  <w:marTop w:val="0"/>
                  <w:marBottom w:val="0"/>
                  <w:divBdr>
                    <w:top w:val="none" w:sz="0" w:space="0" w:color="auto"/>
                    <w:left w:val="none" w:sz="0" w:space="0" w:color="auto"/>
                    <w:bottom w:val="none" w:sz="0" w:space="0" w:color="auto"/>
                    <w:right w:val="none" w:sz="0" w:space="0" w:color="auto"/>
                  </w:divBdr>
                </w:div>
                <w:div w:id="544293157">
                  <w:marLeft w:val="0"/>
                  <w:marRight w:val="0"/>
                  <w:marTop w:val="0"/>
                  <w:marBottom w:val="0"/>
                  <w:divBdr>
                    <w:top w:val="none" w:sz="0" w:space="0" w:color="auto"/>
                    <w:left w:val="none" w:sz="0" w:space="0" w:color="auto"/>
                    <w:bottom w:val="none" w:sz="0" w:space="0" w:color="auto"/>
                    <w:right w:val="none" w:sz="0" w:space="0" w:color="auto"/>
                  </w:divBdr>
                </w:div>
                <w:div w:id="1009328359">
                  <w:marLeft w:val="0"/>
                  <w:marRight w:val="0"/>
                  <w:marTop w:val="0"/>
                  <w:marBottom w:val="0"/>
                  <w:divBdr>
                    <w:top w:val="none" w:sz="0" w:space="0" w:color="auto"/>
                    <w:left w:val="none" w:sz="0" w:space="0" w:color="auto"/>
                    <w:bottom w:val="none" w:sz="0" w:space="0" w:color="auto"/>
                    <w:right w:val="none" w:sz="0" w:space="0" w:color="auto"/>
                  </w:divBdr>
                </w:div>
                <w:div w:id="1645890035">
                  <w:marLeft w:val="0"/>
                  <w:marRight w:val="0"/>
                  <w:marTop w:val="0"/>
                  <w:marBottom w:val="0"/>
                  <w:divBdr>
                    <w:top w:val="none" w:sz="0" w:space="0" w:color="auto"/>
                    <w:left w:val="none" w:sz="0" w:space="0" w:color="auto"/>
                    <w:bottom w:val="none" w:sz="0" w:space="0" w:color="auto"/>
                    <w:right w:val="none" w:sz="0" w:space="0" w:color="auto"/>
                  </w:divBdr>
                </w:div>
                <w:div w:id="2144303789">
                  <w:marLeft w:val="0"/>
                  <w:marRight w:val="0"/>
                  <w:marTop w:val="0"/>
                  <w:marBottom w:val="0"/>
                  <w:divBdr>
                    <w:top w:val="none" w:sz="0" w:space="0" w:color="auto"/>
                    <w:left w:val="none" w:sz="0" w:space="0" w:color="auto"/>
                    <w:bottom w:val="none" w:sz="0" w:space="0" w:color="auto"/>
                    <w:right w:val="none" w:sz="0" w:space="0" w:color="auto"/>
                  </w:divBdr>
                </w:div>
                <w:div w:id="1894072308">
                  <w:marLeft w:val="0"/>
                  <w:marRight w:val="0"/>
                  <w:marTop w:val="0"/>
                  <w:marBottom w:val="0"/>
                  <w:divBdr>
                    <w:top w:val="none" w:sz="0" w:space="0" w:color="auto"/>
                    <w:left w:val="none" w:sz="0" w:space="0" w:color="auto"/>
                    <w:bottom w:val="none" w:sz="0" w:space="0" w:color="auto"/>
                    <w:right w:val="none" w:sz="0" w:space="0" w:color="auto"/>
                  </w:divBdr>
                </w:div>
                <w:div w:id="292834877">
                  <w:marLeft w:val="0"/>
                  <w:marRight w:val="0"/>
                  <w:marTop w:val="0"/>
                  <w:marBottom w:val="0"/>
                  <w:divBdr>
                    <w:top w:val="none" w:sz="0" w:space="0" w:color="auto"/>
                    <w:left w:val="none" w:sz="0" w:space="0" w:color="auto"/>
                    <w:bottom w:val="none" w:sz="0" w:space="0" w:color="auto"/>
                    <w:right w:val="none" w:sz="0" w:space="0" w:color="auto"/>
                  </w:divBdr>
                </w:div>
                <w:div w:id="170797908">
                  <w:marLeft w:val="0"/>
                  <w:marRight w:val="0"/>
                  <w:marTop w:val="0"/>
                  <w:marBottom w:val="0"/>
                  <w:divBdr>
                    <w:top w:val="none" w:sz="0" w:space="0" w:color="auto"/>
                    <w:left w:val="none" w:sz="0" w:space="0" w:color="auto"/>
                    <w:bottom w:val="none" w:sz="0" w:space="0" w:color="auto"/>
                    <w:right w:val="none" w:sz="0" w:space="0" w:color="auto"/>
                  </w:divBdr>
                </w:div>
                <w:div w:id="1443837530">
                  <w:marLeft w:val="0"/>
                  <w:marRight w:val="0"/>
                  <w:marTop w:val="0"/>
                  <w:marBottom w:val="0"/>
                  <w:divBdr>
                    <w:top w:val="none" w:sz="0" w:space="0" w:color="auto"/>
                    <w:left w:val="none" w:sz="0" w:space="0" w:color="auto"/>
                    <w:bottom w:val="none" w:sz="0" w:space="0" w:color="auto"/>
                    <w:right w:val="none" w:sz="0" w:space="0" w:color="auto"/>
                  </w:divBdr>
                </w:div>
                <w:div w:id="914820325">
                  <w:marLeft w:val="0"/>
                  <w:marRight w:val="0"/>
                  <w:marTop w:val="0"/>
                  <w:marBottom w:val="0"/>
                  <w:divBdr>
                    <w:top w:val="none" w:sz="0" w:space="0" w:color="auto"/>
                    <w:left w:val="none" w:sz="0" w:space="0" w:color="auto"/>
                    <w:bottom w:val="none" w:sz="0" w:space="0" w:color="auto"/>
                    <w:right w:val="none" w:sz="0" w:space="0" w:color="auto"/>
                  </w:divBdr>
                </w:div>
                <w:div w:id="921139814">
                  <w:marLeft w:val="0"/>
                  <w:marRight w:val="0"/>
                  <w:marTop w:val="0"/>
                  <w:marBottom w:val="0"/>
                  <w:divBdr>
                    <w:top w:val="none" w:sz="0" w:space="0" w:color="auto"/>
                    <w:left w:val="none" w:sz="0" w:space="0" w:color="auto"/>
                    <w:bottom w:val="none" w:sz="0" w:space="0" w:color="auto"/>
                    <w:right w:val="none" w:sz="0" w:space="0" w:color="auto"/>
                  </w:divBdr>
                </w:div>
                <w:div w:id="1365907918">
                  <w:marLeft w:val="0"/>
                  <w:marRight w:val="0"/>
                  <w:marTop w:val="0"/>
                  <w:marBottom w:val="0"/>
                  <w:divBdr>
                    <w:top w:val="none" w:sz="0" w:space="0" w:color="auto"/>
                    <w:left w:val="none" w:sz="0" w:space="0" w:color="auto"/>
                    <w:bottom w:val="none" w:sz="0" w:space="0" w:color="auto"/>
                    <w:right w:val="none" w:sz="0" w:space="0" w:color="auto"/>
                  </w:divBdr>
                </w:div>
                <w:div w:id="123812431">
                  <w:marLeft w:val="0"/>
                  <w:marRight w:val="0"/>
                  <w:marTop w:val="0"/>
                  <w:marBottom w:val="0"/>
                  <w:divBdr>
                    <w:top w:val="none" w:sz="0" w:space="0" w:color="auto"/>
                    <w:left w:val="none" w:sz="0" w:space="0" w:color="auto"/>
                    <w:bottom w:val="none" w:sz="0" w:space="0" w:color="auto"/>
                    <w:right w:val="none" w:sz="0" w:space="0" w:color="auto"/>
                  </w:divBdr>
                </w:div>
                <w:div w:id="291373903">
                  <w:marLeft w:val="0"/>
                  <w:marRight w:val="0"/>
                  <w:marTop w:val="0"/>
                  <w:marBottom w:val="0"/>
                  <w:divBdr>
                    <w:top w:val="none" w:sz="0" w:space="0" w:color="auto"/>
                    <w:left w:val="none" w:sz="0" w:space="0" w:color="auto"/>
                    <w:bottom w:val="none" w:sz="0" w:space="0" w:color="auto"/>
                    <w:right w:val="none" w:sz="0" w:space="0" w:color="auto"/>
                  </w:divBdr>
                </w:div>
                <w:div w:id="2132437537">
                  <w:marLeft w:val="0"/>
                  <w:marRight w:val="0"/>
                  <w:marTop w:val="0"/>
                  <w:marBottom w:val="0"/>
                  <w:divBdr>
                    <w:top w:val="none" w:sz="0" w:space="0" w:color="auto"/>
                    <w:left w:val="none" w:sz="0" w:space="0" w:color="auto"/>
                    <w:bottom w:val="none" w:sz="0" w:space="0" w:color="auto"/>
                    <w:right w:val="none" w:sz="0" w:space="0" w:color="auto"/>
                  </w:divBdr>
                </w:div>
                <w:div w:id="264194354">
                  <w:marLeft w:val="0"/>
                  <w:marRight w:val="0"/>
                  <w:marTop w:val="0"/>
                  <w:marBottom w:val="0"/>
                  <w:divBdr>
                    <w:top w:val="none" w:sz="0" w:space="0" w:color="auto"/>
                    <w:left w:val="none" w:sz="0" w:space="0" w:color="auto"/>
                    <w:bottom w:val="none" w:sz="0" w:space="0" w:color="auto"/>
                    <w:right w:val="none" w:sz="0" w:space="0" w:color="auto"/>
                  </w:divBdr>
                </w:div>
                <w:div w:id="319579182">
                  <w:marLeft w:val="0"/>
                  <w:marRight w:val="0"/>
                  <w:marTop w:val="0"/>
                  <w:marBottom w:val="0"/>
                  <w:divBdr>
                    <w:top w:val="none" w:sz="0" w:space="0" w:color="auto"/>
                    <w:left w:val="none" w:sz="0" w:space="0" w:color="auto"/>
                    <w:bottom w:val="none" w:sz="0" w:space="0" w:color="auto"/>
                    <w:right w:val="none" w:sz="0" w:space="0" w:color="auto"/>
                  </w:divBdr>
                </w:div>
                <w:div w:id="1890457204">
                  <w:marLeft w:val="0"/>
                  <w:marRight w:val="0"/>
                  <w:marTop w:val="0"/>
                  <w:marBottom w:val="0"/>
                  <w:divBdr>
                    <w:top w:val="none" w:sz="0" w:space="0" w:color="auto"/>
                    <w:left w:val="none" w:sz="0" w:space="0" w:color="auto"/>
                    <w:bottom w:val="none" w:sz="0" w:space="0" w:color="auto"/>
                    <w:right w:val="none" w:sz="0" w:space="0" w:color="auto"/>
                  </w:divBdr>
                </w:div>
                <w:div w:id="1932544357">
                  <w:marLeft w:val="0"/>
                  <w:marRight w:val="0"/>
                  <w:marTop w:val="0"/>
                  <w:marBottom w:val="0"/>
                  <w:divBdr>
                    <w:top w:val="none" w:sz="0" w:space="0" w:color="auto"/>
                    <w:left w:val="none" w:sz="0" w:space="0" w:color="auto"/>
                    <w:bottom w:val="none" w:sz="0" w:space="0" w:color="auto"/>
                    <w:right w:val="none" w:sz="0" w:space="0" w:color="auto"/>
                  </w:divBdr>
                </w:div>
                <w:div w:id="960111831">
                  <w:marLeft w:val="0"/>
                  <w:marRight w:val="0"/>
                  <w:marTop w:val="0"/>
                  <w:marBottom w:val="0"/>
                  <w:divBdr>
                    <w:top w:val="none" w:sz="0" w:space="0" w:color="auto"/>
                    <w:left w:val="none" w:sz="0" w:space="0" w:color="auto"/>
                    <w:bottom w:val="none" w:sz="0" w:space="0" w:color="auto"/>
                    <w:right w:val="none" w:sz="0" w:space="0" w:color="auto"/>
                  </w:divBdr>
                </w:div>
                <w:div w:id="1750227524">
                  <w:marLeft w:val="0"/>
                  <w:marRight w:val="0"/>
                  <w:marTop w:val="0"/>
                  <w:marBottom w:val="0"/>
                  <w:divBdr>
                    <w:top w:val="none" w:sz="0" w:space="0" w:color="auto"/>
                    <w:left w:val="none" w:sz="0" w:space="0" w:color="auto"/>
                    <w:bottom w:val="none" w:sz="0" w:space="0" w:color="auto"/>
                    <w:right w:val="none" w:sz="0" w:space="0" w:color="auto"/>
                  </w:divBdr>
                </w:div>
                <w:div w:id="266356886">
                  <w:marLeft w:val="0"/>
                  <w:marRight w:val="0"/>
                  <w:marTop w:val="0"/>
                  <w:marBottom w:val="0"/>
                  <w:divBdr>
                    <w:top w:val="none" w:sz="0" w:space="0" w:color="auto"/>
                    <w:left w:val="none" w:sz="0" w:space="0" w:color="auto"/>
                    <w:bottom w:val="none" w:sz="0" w:space="0" w:color="auto"/>
                    <w:right w:val="none" w:sz="0" w:space="0" w:color="auto"/>
                  </w:divBdr>
                </w:div>
                <w:div w:id="948045639">
                  <w:marLeft w:val="0"/>
                  <w:marRight w:val="0"/>
                  <w:marTop w:val="0"/>
                  <w:marBottom w:val="0"/>
                  <w:divBdr>
                    <w:top w:val="none" w:sz="0" w:space="0" w:color="auto"/>
                    <w:left w:val="none" w:sz="0" w:space="0" w:color="auto"/>
                    <w:bottom w:val="none" w:sz="0" w:space="0" w:color="auto"/>
                    <w:right w:val="none" w:sz="0" w:space="0" w:color="auto"/>
                  </w:divBdr>
                </w:div>
                <w:div w:id="1268469600">
                  <w:marLeft w:val="0"/>
                  <w:marRight w:val="0"/>
                  <w:marTop w:val="0"/>
                  <w:marBottom w:val="0"/>
                  <w:divBdr>
                    <w:top w:val="none" w:sz="0" w:space="0" w:color="auto"/>
                    <w:left w:val="none" w:sz="0" w:space="0" w:color="auto"/>
                    <w:bottom w:val="none" w:sz="0" w:space="0" w:color="auto"/>
                    <w:right w:val="none" w:sz="0" w:space="0" w:color="auto"/>
                  </w:divBdr>
                </w:div>
                <w:div w:id="842554595">
                  <w:marLeft w:val="0"/>
                  <w:marRight w:val="0"/>
                  <w:marTop w:val="0"/>
                  <w:marBottom w:val="0"/>
                  <w:divBdr>
                    <w:top w:val="none" w:sz="0" w:space="0" w:color="auto"/>
                    <w:left w:val="none" w:sz="0" w:space="0" w:color="auto"/>
                    <w:bottom w:val="none" w:sz="0" w:space="0" w:color="auto"/>
                    <w:right w:val="none" w:sz="0" w:space="0" w:color="auto"/>
                  </w:divBdr>
                </w:div>
                <w:div w:id="348726387">
                  <w:marLeft w:val="0"/>
                  <w:marRight w:val="0"/>
                  <w:marTop w:val="0"/>
                  <w:marBottom w:val="0"/>
                  <w:divBdr>
                    <w:top w:val="none" w:sz="0" w:space="0" w:color="auto"/>
                    <w:left w:val="none" w:sz="0" w:space="0" w:color="auto"/>
                    <w:bottom w:val="none" w:sz="0" w:space="0" w:color="auto"/>
                    <w:right w:val="none" w:sz="0" w:space="0" w:color="auto"/>
                  </w:divBdr>
                </w:div>
                <w:div w:id="1856111745">
                  <w:marLeft w:val="0"/>
                  <w:marRight w:val="0"/>
                  <w:marTop w:val="0"/>
                  <w:marBottom w:val="0"/>
                  <w:divBdr>
                    <w:top w:val="none" w:sz="0" w:space="0" w:color="auto"/>
                    <w:left w:val="none" w:sz="0" w:space="0" w:color="auto"/>
                    <w:bottom w:val="none" w:sz="0" w:space="0" w:color="auto"/>
                    <w:right w:val="none" w:sz="0" w:space="0" w:color="auto"/>
                  </w:divBdr>
                </w:div>
                <w:div w:id="1185093741">
                  <w:marLeft w:val="0"/>
                  <w:marRight w:val="0"/>
                  <w:marTop w:val="0"/>
                  <w:marBottom w:val="0"/>
                  <w:divBdr>
                    <w:top w:val="none" w:sz="0" w:space="0" w:color="auto"/>
                    <w:left w:val="none" w:sz="0" w:space="0" w:color="auto"/>
                    <w:bottom w:val="none" w:sz="0" w:space="0" w:color="auto"/>
                    <w:right w:val="none" w:sz="0" w:space="0" w:color="auto"/>
                  </w:divBdr>
                </w:div>
                <w:div w:id="624584163">
                  <w:marLeft w:val="0"/>
                  <w:marRight w:val="0"/>
                  <w:marTop w:val="0"/>
                  <w:marBottom w:val="0"/>
                  <w:divBdr>
                    <w:top w:val="none" w:sz="0" w:space="0" w:color="auto"/>
                    <w:left w:val="none" w:sz="0" w:space="0" w:color="auto"/>
                    <w:bottom w:val="none" w:sz="0" w:space="0" w:color="auto"/>
                    <w:right w:val="none" w:sz="0" w:space="0" w:color="auto"/>
                  </w:divBdr>
                </w:div>
                <w:div w:id="1351253895">
                  <w:marLeft w:val="0"/>
                  <w:marRight w:val="0"/>
                  <w:marTop w:val="0"/>
                  <w:marBottom w:val="0"/>
                  <w:divBdr>
                    <w:top w:val="none" w:sz="0" w:space="0" w:color="auto"/>
                    <w:left w:val="none" w:sz="0" w:space="0" w:color="auto"/>
                    <w:bottom w:val="none" w:sz="0" w:space="0" w:color="auto"/>
                    <w:right w:val="none" w:sz="0" w:space="0" w:color="auto"/>
                  </w:divBdr>
                </w:div>
                <w:div w:id="226309097">
                  <w:marLeft w:val="0"/>
                  <w:marRight w:val="0"/>
                  <w:marTop w:val="0"/>
                  <w:marBottom w:val="0"/>
                  <w:divBdr>
                    <w:top w:val="none" w:sz="0" w:space="0" w:color="auto"/>
                    <w:left w:val="none" w:sz="0" w:space="0" w:color="auto"/>
                    <w:bottom w:val="none" w:sz="0" w:space="0" w:color="auto"/>
                    <w:right w:val="none" w:sz="0" w:space="0" w:color="auto"/>
                  </w:divBdr>
                </w:div>
                <w:div w:id="407121198">
                  <w:marLeft w:val="0"/>
                  <w:marRight w:val="0"/>
                  <w:marTop w:val="0"/>
                  <w:marBottom w:val="0"/>
                  <w:divBdr>
                    <w:top w:val="none" w:sz="0" w:space="0" w:color="auto"/>
                    <w:left w:val="none" w:sz="0" w:space="0" w:color="auto"/>
                    <w:bottom w:val="none" w:sz="0" w:space="0" w:color="auto"/>
                    <w:right w:val="none" w:sz="0" w:space="0" w:color="auto"/>
                  </w:divBdr>
                </w:div>
                <w:div w:id="1634555301">
                  <w:marLeft w:val="0"/>
                  <w:marRight w:val="0"/>
                  <w:marTop w:val="0"/>
                  <w:marBottom w:val="0"/>
                  <w:divBdr>
                    <w:top w:val="none" w:sz="0" w:space="0" w:color="auto"/>
                    <w:left w:val="none" w:sz="0" w:space="0" w:color="auto"/>
                    <w:bottom w:val="none" w:sz="0" w:space="0" w:color="auto"/>
                    <w:right w:val="none" w:sz="0" w:space="0" w:color="auto"/>
                  </w:divBdr>
                </w:div>
                <w:div w:id="1022165398">
                  <w:marLeft w:val="0"/>
                  <w:marRight w:val="0"/>
                  <w:marTop w:val="0"/>
                  <w:marBottom w:val="0"/>
                  <w:divBdr>
                    <w:top w:val="none" w:sz="0" w:space="0" w:color="auto"/>
                    <w:left w:val="none" w:sz="0" w:space="0" w:color="auto"/>
                    <w:bottom w:val="none" w:sz="0" w:space="0" w:color="auto"/>
                    <w:right w:val="none" w:sz="0" w:space="0" w:color="auto"/>
                  </w:divBdr>
                </w:div>
                <w:div w:id="1494833890">
                  <w:marLeft w:val="0"/>
                  <w:marRight w:val="0"/>
                  <w:marTop w:val="0"/>
                  <w:marBottom w:val="0"/>
                  <w:divBdr>
                    <w:top w:val="none" w:sz="0" w:space="0" w:color="auto"/>
                    <w:left w:val="none" w:sz="0" w:space="0" w:color="auto"/>
                    <w:bottom w:val="none" w:sz="0" w:space="0" w:color="auto"/>
                    <w:right w:val="none" w:sz="0" w:space="0" w:color="auto"/>
                  </w:divBdr>
                </w:div>
                <w:div w:id="661546391">
                  <w:marLeft w:val="0"/>
                  <w:marRight w:val="0"/>
                  <w:marTop w:val="0"/>
                  <w:marBottom w:val="0"/>
                  <w:divBdr>
                    <w:top w:val="none" w:sz="0" w:space="0" w:color="auto"/>
                    <w:left w:val="none" w:sz="0" w:space="0" w:color="auto"/>
                    <w:bottom w:val="none" w:sz="0" w:space="0" w:color="auto"/>
                    <w:right w:val="none" w:sz="0" w:space="0" w:color="auto"/>
                  </w:divBdr>
                </w:div>
                <w:div w:id="88741656">
                  <w:marLeft w:val="0"/>
                  <w:marRight w:val="0"/>
                  <w:marTop w:val="0"/>
                  <w:marBottom w:val="0"/>
                  <w:divBdr>
                    <w:top w:val="none" w:sz="0" w:space="0" w:color="auto"/>
                    <w:left w:val="none" w:sz="0" w:space="0" w:color="auto"/>
                    <w:bottom w:val="none" w:sz="0" w:space="0" w:color="auto"/>
                    <w:right w:val="none" w:sz="0" w:space="0" w:color="auto"/>
                  </w:divBdr>
                </w:div>
                <w:div w:id="2101176337">
                  <w:marLeft w:val="0"/>
                  <w:marRight w:val="0"/>
                  <w:marTop w:val="0"/>
                  <w:marBottom w:val="0"/>
                  <w:divBdr>
                    <w:top w:val="none" w:sz="0" w:space="0" w:color="auto"/>
                    <w:left w:val="none" w:sz="0" w:space="0" w:color="auto"/>
                    <w:bottom w:val="none" w:sz="0" w:space="0" w:color="auto"/>
                    <w:right w:val="none" w:sz="0" w:space="0" w:color="auto"/>
                  </w:divBdr>
                </w:div>
                <w:div w:id="2031369553">
                  <w:marLeft w:val="0"/>
                  <w:marRight w:val="0"/>
                  <w:marTop w:val="0"/>
                  <w:marBottom w:val="0"/>
                  <w:divBdr>
                    <w:top w:val="none" w:sz="0" w:space="0" w:color="auto"/>
                    <w:left w:val="none" w:sz="0" w:space="0" w:color="auto"/>
                    <w:bottom w:val="none" w:sz="0" w:space="0" w:color="auto"/>
                    <w:right w:val="none" w:sz="0" w:space="0" w:color="auto"/>
                  </w:divBdr>
                </w:div>
                <w:div w:id="1467704201">
                  <w:marLeft w:val="0"/>
                  <w:marRight w:val="0"/>
                  <w:marTop w:val="0"/>
                  <w:marBottom w:val="0"/>
                  <w:divBdr>
                    <w:top w:val="none" w:sz="0" w:space="0" w:color="auto"/>
                    <w:left w:val="none" w:sz="0" w:space="0" w:color="auto"/>
                    <w:bottom w:val="none" w:sz="0" w:space="0" w:color="auto"/>
                    <w:right w:val="none" w:sz="0" w:space="0" w:color="auto"/>
                  </w:divBdr>
                </w:div>
                <w:div w:id="586497853">
                  <w:marLeft w:val="0"/>
                  <w:marRight w:val="0"/>
                  <w:marTop w:val="0"/>
                  <w:marBottom w:val="0"/>
                  <w:divBdr>
                    <w:top w:val="none" w:sz="0" w:space="0" w:color="auto"/>
                    <w:left w:val="none" w:sz="0" w:space="0" w:color="auto"/>
                    <w:bottom w:val="none" w:sz="0" w:space="0" w:color="auto"/>
                    <w:right w:val="none" w:sz="0" w:space="0" w:color="auto"/>
                  </w:divBdr>
                </w:div>
                <w:div w:id="507519981">
                  <w:marLeft w:val="0"/>
                  <w:marRight w:val="0"/>
                  <w:marTop w:val="0"/>
                  <w:marBottom w:val="0"/>
                  <w:divBdr>
                    <w:top w:val="none" w:sz="0" w:space="0" w:color="auto"/>
                    <w:left w:val="none" w:sz="0" w:space="0" w:color="auto"/>
                    <w:bottom w:val="none" w:sz="0" w:space="0" w:color="auto"/>
                    <w:right w:val="none" w:sz="0" w:space="0" w:color="auto"/>
                  </w:divBdr>
                </w:div>
                <w:div w:id="1605574880">
                  <w:marLeft w:val="0"/>
                  <w:marRight w:val="0"/>
                  <w:marTop w:val="0"/>
                  <w:marBottom w:val="0"/>
                  <w:divBdr>
                    <w:top w:val="none" w:sz="0" w:space="0" w:color="auto"/>
                    <w:left w:val="none" w:sz="0" w:space="0" w:color="auto"/>
                    <w:bottom w:val="none" w:sz="0" w:space="0" w:color="auto"/>
                    <w:right w:val="none" w:sz="0" w:space="0" w:color="auto"/>
                  </w:divBdr>
                </w:div>
                <w:div w:id="1381174422">
                  <w:marLeft w:val="0"/>
                  <w:marRight w:val="0"/>
                  <w:marTop w:val="0"/>
                  <w:marBottom w:val="0"/>
                  <w:divBdr>
                    <w:top w:val="none" w:sz="0" w:space="0" w:color="auto"/>
                    <w:left w:val="none" w:sz="0" w:space="0" w:color="auto"/>
                    <w:bottom w:val="none" w:sz="0" w:space="0" w:color="auto"/>
                    <w:right w:val="none" w:sz="0" w:space="0" w:color="auto"/>
                  </w:divBdr>
                </w:div>
                <w:div w:id="1498308690">
                  <w:marLeft w:val="0"/>
                  <w:marRight w:val="0"/>
                  <w:marTop w:val="0"/>
                  <w:marBottom w:val="0"/>
                  <w:divBdr>
                    <w:top w:val="none" w:sz="0" w:space="0" w:color="auto"/>
                    <w:left w:val="none" w:sz="0" w:space="0" w:color="auto"/>
                    <w:bottom w:val="none" w:sz="0" w:space="0" w:color="auto"/>
                    <w:right w:val="none" w:sz="0" w:space="0" w:color="auto"/>
                  </w:divBdr>
                </w:div>
              </w:divsChild>
            </w:div>
            <w:div w:id="1502231339">
              <w:marLeft w:val="0"/>
              <w:marRight w:val="0"/>
              <w:marTop w:val="0"/>
              <w:marBottom w:val="0"/>
              <w:divBdr>
                <w:top w:val="none" w:sz="0" w:space="0" w:color="auto"/>
                <w:left w:val="none" w:sz="0" w:space="0" w:color="auto"/>
                <w:bottom w:val="none" w:sz="0" w:space="0" w:color="auto"/>
                <w:right w:val="none" w:sz="0" w:space="0" w:color="auto"/>
              </w:divBdr>
            </w:div>
            <w:div w:id="2064059287">
              <w:marLeft w:val="0"/>
              <w:marRight w:val="0"/>
              <w:marTop w:val="0"/>
              <w:marBottom w:val="0"/>
              <w:divBdr>
                <w:top w:val="none" w:sz="0" w:space="0" w:color="auto"/>
                <w:left w:val="none" w:sz="0" w:space="0" w:color="auto"/>
                <w:bottom w:val="none" w:sz="0" w:space="0" w:color="auto"/>
                <w:right w:val="none" w:sz="0" w:space="0" w:color="auto"/>
              </w:divBdr>
            </w:div>
          </w:divsChild>
        </w:div>
        <w:div w:id="2085175868">
          <w:marLeft w:val="0"/>
          <w:marRight w:val="0"/>
          <w:marTop w:val="0"/>
          <w:marBottom w:val="0"/>
          <w:divBdr>
            <w:top w:val="none" w:sz="0" w:space="0" w:color="auto"/>
            <w:left w:val="none" w:sz="0" w:space="0" w:color="auto"/>
            <w:bottom w:val="none" w:sz="0" w:space="0" w:color="auto"/>
            <w:right w:val="none" w:sz="0" w:space="0" w:color="auto"/>
          </w:divBdr>
          <w:divsChild>
            <w:div w:id="1048332556">
              <w:marLeft w:val="0"/>
              <w:marRight w:val="0"/>
              <w:marTop w:val="0"/>
              <w:marBottom w:val="0"/>
              <w:divBdr>
                <w:top w:val="none" w:sz="0" w:space="0" w:color="auto"/>
                <w:left w:val="none" w:sz="0" w:space="0" w:color="auto"/>
                <w:bottom w:val="none" w:sz="0" w:space="0" w:color="auto"/>
                <w:right w:val="none" w:sz="0" w:space="0" w:color="auto"/>
              </w:divBdr>
            </w:div>
            <w:div w:id="1881166049">
              <w:marLeft w:val="0"/>
              <w:marRight w:val="0"/>
              <w:marTop w:val="0"/>
              <w:marBottom w:val="0"/>
              <w:divBdr>
                <w:top w:val="none" w:sz="0" w:space="0" w:color="auto"/>
                <w:left w:val="none" w:sz="0" w:space="0" w:color="auto"/>
                <w:bottom w:val="none" w:sz="0" w:space="0" w:color="auto"/>
                <w:right w:val="none" w:sz="0" w:space="0" w:color="auto"/>
              </w:divBdr>
            </w:div>
            <w:div w:id="2025865844">
              <w:marLeft w:val="0"/>
              <w:marRight w:val="0"/>
              <w:marTop w:val="0"/>
              <w:marBottom w:val="0"/>
              <w:divBdr>
                <w:top w:val="none" w:sz="0" w:space="0" w:color="auto"/>
                <w:left w:val="none" w:sz="0" w:space="0" w:color="auto"/>
                <w:bottom w:val="none" w:sz="0" w:space="0" w:color="auto"/>
                <w:right w:val="none" w:sz="0" w:space="0" w:color="auto"/>
              </w:divBdr>
            </w:div>
            <w:div w:id="15353177">
              <w:marLeft w:val="0"/>
              <w:marRight w:val="0"/>
              <w:marTop w:val="0"/>
              <w:marBottom w:val="0"/>
              <w:divBdr>
                <w:top w:val="none" w:sz="0" w:space="0" w:color="auto"/>
                <w:left w:val="none" w:sz="0" w:space="0" w:color="auto"/>
                <w:bottom w:val="none" w:sz="0" w:space="0" w:color="auto"/>
                <w:right w:val="none" w:sz="0" w:space="0" w:color="auto"/>
              </w:divBdr>
            </w:div>
            <w:div w:id="344208282">
              <w:marLeft w:val="0"/>
              <w:marRight w:val="0"/>
              <w:marTop w:val="0"/>
              <w:marBottom w:val="0"/>
              <w:divBdr>
                <w:top w:val="none" w:sz="0" w:space="0" w:color="auto"/>
                <w:left w:val="none" w:sz="0" w:space="0" w:color="auto"/>
                <w:bottom w:val="none" w:sz="0" w:space="0" w:color="auto"/>
                <w:right w:val="none" w:sz="0" w:space="0" w:color="auto"/>
              </w:divBdr>
            </w:div>
            <w:div w:id="758257064">
              <w:marLeft w:val="0"/>
              <w:marRight w:val="0"/>
              <w:marTop w:val="0"/>
              <w:marBottom w:val="0"/>
              <w:divBdr>
                <w:top w:val="none" w:sz="0" w:space="0" w:color="auto"/>
                <w:left w:val="none" w:sz="0" w:space="0" w:color="auto"/>
                <w:bottom w:val="none" w:sz="0" w:space="0" w:color="auto"/>
                <w:right w:val="none" w:sz="0" w:space="0" w:color="auto"/>
              </w:divBdr>
            </w:div>
            <w:div w:id="1480270024">
              <w:marLeft w:val="0"/>
              <w:marRight w:val="0"/>
              <w:marTop w:val="0"/>
              <w:marBottom w:val="0"/>
              <w:divBdr>
                <w:top w:val="none" w:sz="0" w:space="0" w:color="auto"/>
                <w:left w:val="none" w:sz="0" w:space="0" w:color="auto"/>
                <w:bottom w:val="none" w:sz="0" w:space="0" w:color="auto"/>
                <w:right w:val="none" w:sz="0" w:space="0" w:color="auto"/>
              </w:divBdr>
            </w:div>
            <w:div w:id="699429466">
              <w:marLeft w:val="0"/>
              <w:marRight w:val="0"/>
              <w:marTop w:val="0"/>
              <w:marBottom w:val="0"/>
              <w:divBdr>
                <w:top w:val="none" w:sz="0" w:space="0" w:color="auto"/>
                <w:left w:val="none" w:sz="0" w:space="0" w:color="auto"/>
                <w:bottom w:val="none" w:sz="0" w:space="0" w:color="auto"/>
                <w:right w:val="none" w:sz="0" w:space="0" w:color="auto"/>
              </w:divBdr>
            </w:div>
            <w:div w:id="247887070">
              <w:marLeft w:val="0"/>
              <w:marRight w:val="0"/>
              <w:marTop w:val="0"/>
              <w:marBottom w:val="0"/>
              <w:divBdr>
                <w:top w:val="none" w:sz="0" w:space="0" w:color="auto"/>
                <w:left w:val="none" w:sz="0" w:space="0" w:color="auto"/>
                <w:bottom w:val="none" w:sz="0" w:space="0" w:color="auto"/>
                <w:right w:val="none" w:sz="0" w:space="0" w:color="auto"/>
              </w:divBdr>
            </w:div>
            <w:div w:id="364135051">
              <w:marLeft w:val="0"/>
              <w:marRight w:val="0"/>
              <w:marTop w:val="0"/>
              <w:marBottom w:val="0"/>
              <w:divBdr>
                <w:top w:val="none" w:sz="0" w:space="0" w:color="auto"/>
                <w:left w:val="none" w:sz="0" w:space="0" w:color="auto"/>
                <w:bottom w:val="none" w:sz="0" w:space="0" w:color="auto"/>
                <w:right w:val="none" w:sz="0" w:space="0" w:color="auto"/>
              </w:divBdr>
            </w:div>
            <w:div w:id="1472552723">
              <w:marLeft w:val="0"/>
              <w:marRight w:val="0"/>
              <w:marTop w:val="0"/>
              <w:marBottom w:val="0"/>
              <w:divBdr>
                <w:top w:val="none" w:sz="0" w:space="0" w:color="auto"/>
                <w:left w:val="none" w:sz="0" w:space="0" w:color="auto"/>
                <w:bottom w:val="none" w:sz="0" w:space="0" w:color="auto"/>
                <w:right w:val="none" w:sz="0" w:space="0" w:color="auto"/>
              </w:divBdr>
            </w:div>
            <w:div w:id="2090424252">
              <w:marLeft w:val="0"/>
              <w:marRight w:val="0"/>
              <w:marTop w:val="0"/>
              <w:marBottom w:val="0"/>
              <w:divBdr>
                <w:top w:val="none" w:sz="0" w:space="0" w:color="auto"/>
                <w:left w:val="none" w:sz="0" w:space="0" w:color="auto"/>
                <w:bottom w:val="none" w:sz="0" w:space="0" w:color="auto"/>
                <w:right w:val="none" w:sz="0" w:space="0" w:color="auto"/>
              </w:divBdr>
            </w:div>
            <w:div w:id="1910966708">
              <w:marLeft w:val="0"/>
              <w:marRight w:val="0"/>
              <w:marTop w:val="0"/>
              <w:marBottom w:val="0"/>
              <w:divBdr>
                <w:top w:val="none" w:sz="0" w:space="0" w:color="auto"/>
                <w:left w:val="none" w:sz="0" w:space="0" w:color="auto"/>
                <w:bottom w:val="none" w:sz="0" w:space="0" w:color="auto"/>
                <w:right w:val="none" w:sz="0" w:space="0" w:color="auto"/>
              </w:divBdr>
            </w:div>
            <w:div w:id="954874730">
              <w:marLeft w:val="0"/>
              <w:marRight w:val="0"/>
              <w:marTop w:val="0"/>
              <w:marBottom w:val="0"/>
              <w:divBdr>
                <w:top w:val="none" w:sz="0" w:space="0" w:color="auto"/>
                <w:left w:val="none" w:sz="0" w:space="0" w:color="auto"/>
                <w:bottom w:val="none" w:sz="0" w:space="0" w:color="auto"/>
                <w:right w:val="none" w:sz="0" w:space="0" w:color="auto"/>
              </w:divBdr>
            </w:div>
            <w:div w:id="1490095390">
              <w:marLeft w:val="0"/>
              <w:marRight w:val="0"/>
              <w:marTop w:val="0"/>
              <w:marBottom w:val="0"/>
              <w:divBdr>
                <w:top w:val="none" w:sz="0" w:space="0" w:color="auto"/>
                <w:left w:val="none" w:sz="0" w:space="0" w:color="auto"/>
                <w:bottom w:val="none" w:sz="0" w:space="0" w:color="auto"/>
                <w:right w:val="none" w:sz="0" w:space="0" w:color="auto"/>
              </w:divBdr>
            </w:div>
            <w:div w:id="1222521450">
              <w:marLeft w:val="0"/>
              <w:marRight w:val="0"/>
              <w:marTop w:val="0"/>
              <w:marBottom w:val="0"/>
              <w:divBdr>
                <w:top w:val="none" w:sz="0" w:space="0" w:color="auto"/>
                <w:left w:val="none" w:sz="0" w:space="0" w:color="auto"/>
                <w:bottom w:val="none" w:sz="0" w:space="0" w:color="auto"/>
                <w:right w:val="none" w:sz="0" w:space="0" w:color="auto"/>
              </w:divBdr>
            </w:div>
            <w:div w:id="653995210">
              <w:marLeft w:val="0"/>
              <w:marRight w:val="0"/>
              <w:marTop w:val="0"/>
              <w:marBottom w:val="0"/>
              <w:divBdr>
                <w:top w:val="none" w:sz="0" w:space="0" w:color="auto"/>
                <w:left w:val="none" w:sz="0" w:space="0" w:color="auto"/>
                <w:bottom w:val="none" w:sz="0" w:space="0" w:color="auto"/>
                <w:right w:val="none" w:sz="0" w:space="0" w:color="auto"/>
              </w:divBdr>
            </w:div>
            <w:div w:id="1277634566">
              <w:marLeft w:val="0"/>
              <w:marRight w:val="0"/>
              <w:marTop w:val="0"/>
              <w:marBottom w:val="0"/>
              <w:divBdr>
                <w:top w:val="none" w:sz="0" w:space="0" w:color="auto"/>
                <w:left w:val="none" w:sz="0" w:space="0" w:color="auto"/>
                <w:bottom w:val="none" w:sz="0" w:space="0" w:color="auto"/>
                <w:right w:val="none" w:sz="0" w:space="0" w:color="auto"/>
              </w:divBdr>
            </w:div>
            <w:div w:id="1945378263">
              <w:marLeft w:val="0"/>
              <w:marRight w:val="0"/>
              <w:marTop w:val="0"/>
              <w:marBottom w:val="0"/>
              <w:divBdr>
                <w:top w:val="none" w:sz="0" w:space="0" w:color="auto"/>
                <w:left w:val="none" w:sz="0" w:space="0" w:color="auto"/>
                <w:bottom w:val="none" w:sz="0" w:space="0" w:color="auto"/>
                <w:right w:val="none" w:sz="0" w:space="0" w:color="auto"/>
              </w:divBdr>
            </w:div>
            <w:div w:id="1493369154">
              <w:marLeft w:val="0"/>
              <w:marRight w:val="0"/>
              <w:marTop w:val="0"/>
              <w:marBottom w:val="0"/>
              <w:divBdr>
                <w:top w:val="none" w:sz="0" w:space="0" w:color="auto"/>
                <w:left w:val="none" w:sz="0" w:space="0" w:color="auto"/>
                <w:bottom w:val="none" w:sz="0" w:space="0" w:color="auto"/>
                <w:right w:val="none" w:sz="0" w:space="0" w:color="auto"/>
              </w:divBdr>
            </w:div>
            <w:div w:id="1018890415">
              <w:marLeft w:val="0"/>
              <w:marRight w:val="0"/>
              <w:marTop w:val="0"/>
              <w:marBottom w:val="0"/>
              <w:divBdr>
                <w:top w:val="none" w:sz="0" w:space="0" w:color="auto"/>
                <w:left w:val="none" w:sz="0" w:space="0" w:color="auto"/>
                <w:bottom w:val="none" w:sz="0" w:space="0" w:color="auto"/>
                <w:right w:val="none" w:sz="0" w:space="0" w:color="auto"/>
              </w:divBdr>
            </w:div>
            <w:div w:id="560944670">
              <w:marLeft w:val="0"/>
              <w:marRight w:val="0"/>
              <w:marTop w:val="0"/>
              <w:marBottom w:val="0"/>
              <w:divBdr>
                <w:top w:val="none" w:sz="0" w:space="0" w:color="auto"/>
                <w:left w:val="none" w:sz="0" w:space="0" w:color="auto"/>
                <w:bottom w:val="none" w:sz="0" w:space="0" w:color="auto"/>
                <w:right w:val="none" w:sz="0" w:space="0" w:color="auto"/>
              </w:divBdr>
            </w:div>
            <w:div w:id="1406756032">
              <w:marLeft w:val="0"/>
              <w:marRight w:val="0"/>
              <w:marTop w:val="0"/>
              <w:marBottom w:val="0"/>
              <w:divBdr>
                <w:top w:val="none" w:sz="0" w:space="0" w:color="auto"/>
                <w:left w:val="none" w:sz="0" w:space="0" w:color="auto"/>
                <w:bottom w:val="none" w:sz="0" w:space="0" w:color="auto"/>
                <w:right w:val="none" w:sz="0" w:space="0" w:color="auto"/>
              </w:divBdr>
            </w:div>
            <w:div w:id="1007561068">
              <w:marLeft w:val="0"/>
              <w:marRight w:val="0"/>
              <w:marTop w:val="0"/>
              <w:marBottom w:val="0"/>
              <w:divBdr>
                <w:top w:val="none" w:sz="0" w:space="0" w:color="auto"/>
                <w:left w:val="none" w:sz="0" w:space="0" w:color="auto"/>
                <w:bottom w:val="none" w:sz="0" w:space="0" w:color="auto"/>
                <w:right w:val="none" w:sz="0" w:space="0" w:color="auto"/>
              </w:divBdr>
            </w:div>
            <w:div w:id="765660440">
              <w:marLeft w:val="0"/>
              <w:marRight w:val="0"/>
              <w:marTop w:val="0"/>
              <w:marBottom w:val="0"/>
              <w:divBdr>
                <w:top w:val="none" w:sz="0" w:space="0" w:color="auto"/>
                <w:left w:val="none" w:sz="0" w:space="0" w:color="auto"/>
                <w:bottom w:val="none" w:sz="0" w:space="0" w:color="auto"/>
                <w:right w:val="none" w:sz="0" w:space="0" w:color="auto"/>
              </w:divBdr>
            </w:div>
            <w:div w:id="1268847839">
              <w:marLeft w:val="0"/>
              <w:marRight w:val="0"/>
              <w:marTop w:val="0"/>
              <w:marBottom w:val="0"/>
              <w:divBdr>
                <w:top w:val="none" w:sz="0" w:space="0" w:color="auto"/>
                <w:left w:val="none" w:sz="0" w:space="0" w:color="auto"/>
                <w:bottom w:val="none" w:sz="0" w:space="0" w:color="auto"/>
                <w:right w:val="none" w:sz="0" w:space="0" w:color="auto"/>
              </w:divBdr>
            </w:div>
            <w:div w:id="1015619632">
              <w:marLeft w:val="0"/>
              <w:marRight w:val="0"/>
              <w:marTop w:val="0"/>
              <w:marBottom w:val="0"/>
              <w:divBdr>
                <w:top w:val="none" w:sz="0" w:space="0" w:color="auto"/>
                <w:left w:val="none" w:sz="0" w:space="0" w:color="auto"/>
                <w:bottom w:val="none" w:sz="0" w:space="0" w:color="auto"/>
                <w:right w:val="none" w:sz="0" w:space="0" w:color="auto"/>
              </w:divBdr>
            </w:div>
            <w:div w:id="1909262001">
              <w:marLeft w:val="0"/>
              <w:marRight w:val="0"/>
              <w:marTop w:val="0"/>
              <w:marBottom w:val="0"/>
              <w:divBdr>
                <w:top w:val="none" w:sz="0" w:space="0" w:color="auto"/>
                <w:left w:val="none" w:sz="0" w:space="0" w:color="auto"/>
                <w:bottom w:val="none" w:sz="0" w:space="0" w:color="auto"/>
                <w:right w:val="none" w:sz="0" w:space="0" w:color="auto"/>
              </w:divBdr>
            </w:div>
            <w:div w:id="1277836801">
              <w:marLeft w:val="0"/>
              <w:marRight w:val="0"/>
              <w:marTop w:val="0"/>
              <w:marBottom w:val="0"/>
              <w:divBdr>
                <w:top w:val="none" w:sz="0" w:space="0" w:color="auto"/>
                <w:left w:val="none" w:sz="0" w:space="0" w:color="auto"/>
                <w:bottom w:val="none" w:sz="0" w:space="0" w:color="auto"/>
                <w:right w:val="none" w:sz="0" w:space="0" w:color="auto"/>
              </w:divBdr>
            </w:div>
            <w:div w:id="1416436404">
              <w:marLeft w:val="0"/>
              <w:marRight w:val="0"/>
              <w:marTop w:val="0"/>
              <w:marBottom w:val="0"/>
              <w:divBdr>
                <w:top w:val="none" w:sz="0" w:space="0" w:color="auto"/>
                <w:left w:val="none" w:sz="0" w:space="0" w:color="auto"/>
                <w:bottom w:val="none" w:sz="0" w:space="0" w:color="auto"/>
                <w:right w:val="none" w:sz="0" w:space="0" w:color="auto"/>
              </w:divBdr>
            </w:div>
            <w:div w:id="1843857771">
              <w:marLeft w:val="0"/>
              <w:marRight w:val="0"/>
              <w:marTop w:val="0"/>
              <w:marBottom w:val="0"/>
              <w:divBdr>
                <w:top w:val="none" w:sz="0" w:space="0" w:color="auto"/>
                <w:left w:val="none" w:sz="0" w:space="0" w:color="auto"/>
                <w:bottom w:val="none" w:sz="0" w:space="0" w:color="auto"/>
                <w:right w:val="none" w:sz="0" w:space="0" w:color="auto"/>
              </w:divBdr>
            </w:div>
            <w:div w:id="1323124049">
              <w:marLeft w:val="0"/>
              <w:marRight w:val="0"/>
              <w:marTop w:val="0"/>
              <w:marBottom w:val="0"/>
              <w:divBdr>
                <w:top w:val="none" w:sz="0" w:space="0" w:color="auto"/>
                <w:left w:val="none" w:sz="0" w:space="0" w:color="auto"/>
                <w:bottom w:val="none" w:sz="0" w:space="0" w:color="auto"/>
                <w:right w:val="none" w:sz="0" w:space="0" w:color="auto"/>
              </w:divBdr>
            </w:div>
            <w:div w:id="1525749851">
              <w:marLeft w:val="0"/>
              <w:marRight w:val="0"/>
              <w:marTop w:val="0"/>
              <w:marBottom w:val="0"/>
              <w:divBdr>
                <w:top w:val="none" w:sz="0" w:space="0" w:color="auto"/>
                <w:left w:val="none" w:sz="0" w:space="0" w:color="auto"/>
                <w:bottom w:val="none" w:sz="0" w:space="0" w:color="auto"/>
                <w:right w:val="none" w:sz="0" w:space="0" w:color="auto"/>
              </w:divBdr>
            </w:div>
            <w:div w:id="1664968269">
              <w:marLeft w:val="0"/>
              <w:marRight w:val="0"/>
              <w:marTop w:val="0"/>
              <w:marBottom w:val="0"/>
              <w:divBdr>
                <w:top w:val="none" w:sz="0" w:space="0" w:color="auto"/>
                <w:left w:val="none" w:sz="0" w:space="0" w:color="auto"/>
                <w:bottom w:val="none" w:sz="0" w:space="0" w:color="auto"/>
                <w:right w:val="none" w:sz="0" w:space="0" w:color="auto"/>
              </w:divBdr>
            </w:div>
            <w:div w:id="1005741386">
              <w:marLeft w:val="0"/>
              <w:marRight w:val="0"/>
              <w:marTop w:val="0"/>
              <w:marBottom w:val="0"/>
              <w:divBdr>
                <w:top w:val="none" w:sz="0" w:space="0" w:color="auto"/>
                <w:left w:val="none" w:sz="0" w:space="0" w:color="auto"/>
                <w:bottom w:val="none" w:sz="0" w:space="0" w:color="auto"/>
                <w:right w:val="none" w:sz="0" w:space="0" w:color="auto"/>
              </w:divBdr>
            </w:div>
            <w:div w:id="2071729998">
              <w:marLeft w:val="0"/>
              <w:marRight w:val="0"/>
              <w:marTop w:val="0"/>
              <w:marBottom w:val="0"/>
              <w:divBdr>
                <w:top w:val="none" w:sz="0" w:space="0" w:color="auto"/>
                <w:left w:val="none" w:sz="0" w:space="0" w:color="auto"/>
                <w:bottom w:val="none" w:sz="0" w:space="0" w:color="auto"/>
                <w:right w:val="none" w:sz="0" w:space="0" w:color="auto"/>
              </w:divBdr>
            </w:div>
            <w:div w:id="131482115">
              <w:marLeft w:val="0"/>
              <w:marRight w:val="0"/>
              <w:marTop w:val="0"/>
              <w:marBottom w:val="0"/>
              <w:divBdr>
                <w:top w:val="none" w:sz="0" w:space="0" w:color="auto"/>
                <w:left w:val="none" w:sz="0" w:space="0" w:color="auto"/>
                <w:bottom w:val="none" w:sz="0" w:space="0" w:color="auto"/>
                <w:right w:val="none" w:sz="0" w:space="0" w:color="auto"/>
              </w:divBdr>
            </w:div>
            <w:div w:id="2066828464">
              <w:marLeft w:val="0"/>
              <w:marRight w:val="0"/>
              <w:marTop w:val="0"/>
              <w:marBottom w:val="0"/>
              <w:divBdr>
                <w:top w:val="none" w:sz="0" w:space="0" w:color="auto"/>
                <w:left w:val="none" w:sz="0" w:space="0" w:color="auto"/>
                <w:bottom w:val="none" w:sz="0" w:space="0" w:color="auto"/>
                <w:right w:val="none" w:sz="0" w:space="0" w:color="auto"/>
              </w:divBdr>
            </w:div>
            <w:div w:id="134764629">
              <w:marLeft w:val="0"/>
              <w:marRight w:val="0"/>
              <w:marTop w:val="0"/>
              <w:marBottom w:val="0"/>
              <w:divBdr>
                <w:top w:val="none" w:sz="0" w:space="0" w:color="auto"/>
                <w:left w:val="none" w:sz="0" w:space="0" w:color="auto"/>
                <w:bottom w:val="none" w:sz="0" w:space="0" w:color="auto"/>
                <w:right w:val="none" w:sz="0" w:space="0" w:color="auto"/>
              </w:divBdr>
            </w:div>
            <w:div w:id="1278171895">
              <w:marLeft w:val="0"/>
              <w:marRight w:val="0"/>
              <w:marTop w:val="0"/>
              <w:marBottom w:val="0"/>
              <w:divBdr>
                <w:top w:val="none" w:sz="0" w:space="0" w:color="auto"/>
                <w:left w:val="none" w:sz="0" w:space="0" w:color="auto"/>
                <w:bottom w:val="none" w:sz="0" w:space="0" w:color="auto"/>
                <w:right w:val="none" w:sz="0" w:space="0" w:color="auto"/>
              </w:divBdr>
            </w:div>
            <w:div w:id="1660771064">
              <w:marLeft w:val="0"/>
              <w:marRight w:val="0"/>
              <w:marTop w:val="0"/>
              <w:marBottom w:val="0"/>
              <w:divBdr>
                <w:top w:val="none" w:sz="0" w:space="0" w:color="auto"/>
                <w:left w:val="none" w:sz="0" w:space="0" w:color="auto"/>
                <w:bottom w:val="none" w:sz="0" w:space="0" w:color="auto"/>
                <w:right w:val="none" w:sz="0" w:space="0" w:color="auto"/>
              </w:divBdr>
            </w:div>
            <w:div w:id="204610949">
              <w:marLeft w:val="0"/>
              <w:marRight w:val="0"/>
              <w:marTop w:val="0"/>
              <w:marBottom w:val="0"/>
              <w:divBdr>
                <w:top w:val="none" w:sz="0" w:space="0" w:color="auto"/>
                <w:left w:val="none" w:sz="0" w:space="0" w:color="auto"/>
                <w:bottom w:val="none" w:sz="0" w:space="0" w:color="auto"/>
                <w:right w:val="none" w:sz="0" w:space="0" w:color="auto"/>
              </w:divBdr>
            </w:div>
            <w:div w:id="89856215">
              <w:marLeft w:val="0"/>
              <w:marRight w:val="0"/>
              <w:marTop w:val="0"/>
              <w:marBottom w:val="0"/>
              <w:divBdr>
                <w:top w:val="none" w:sz="0" w:space="0" w:color="auto"/>
                <w:left w:val="none" w:sz="0" w:space="0" w:color="auto"/>
                <w:bottom w:val="none" w:sz="0" w:space="0" w:color="auto"/>
                <w:right w:val="none" w:sz="0" w:space="0" w:color="auto"/>
              </w:divBdr>
            </w:div>
            <w:div w:id="1990597325">
              <w:marLeft w:val="0"/>
              <w:marRight w:val="0"/>
              <w:marTop w:val="0"/>
              <w:marBottom w:val="0"/>
              <w:divBdr>
                <w:top w:val="none" w:sz="0" w:space="0" w:color="auto"/>
                <w:left w:val="none" w:sz="0" w:space="0" w:color="auto"/>
                <w:bottom w:val="none" w:sz="0" w:space="0" w:color="auto"/>
                <w:right w:val="none" w:sz="0" w:space="0" w:color="auto"/>
              </w:divBdr>
            </w:div>
            <w:div w:id="1098060868">
              <w:marLeft w:val="0"/>
              <w:marRight w:val="0"/>
              <w:marTop w:val="0"/>
              <w:marBottom w:val="0"/>
              <w:divBdr>
                <w:top w:val="none" w:sz="0" w:space="0" w:color="auto"/>
                <w:left w:val="none" w:sz="0" w:space="0" w:color="auto"/>
                <w:bottom w:val="none" w:sz="0" w:space="0" w:color="auto"/>
                <w:right w:val="none" w:sz="0" w:space="0" w:color="auto"/>
              </w:divBdr>
            </w:div>
            <w:div w:id="178468323">
              <w:marLeft w:val="0"/>
              <w:marRight w:val="0"/>
              <w:marTop w:val="0"/>
              <w:marBottom w:val="0"/>
              <w:divBdr>
                <w:top w:val="none" w:sz="0" w:space="0" w:color="auto"/>
                <w:left w:val="none" w:sz="0" w:space="0" w:color="auto"/>
                <w:bottom w:val="none" w:sz="0" w:space="0" w:color="auto"/>
                <w:right w:val="none" w:sz="0" w:space="0" w:color="auto"/>
              </w:divBdr>
            </w:div>
            <w:div w:id="1872717594">
              <w:marLeft w:val="0"/>
              <w:marRight w:val="0"/>
              <w:marTop w:val="0"/>
              <w:marBottom w:val="0"/>
              <w:divBdr>
                <w:top w:val="none" w:sz="0" w:space="0" w:color="auto"/>
                <w:left w:val="none" w:sz="0" w:space="0" w:color="auto"/>
                <w:bottom w:val="none" w:sz="0" w:space="0" w:color="auto"/>
                <w:right w:val="none" w:sz="0" w:space="0" w:color="auto"/>
              </w:divBdr>
            </w:div>
            <w:div w:id="2132504680">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399989010">
              <w:marLeft w:val="0"/>
              <w:marRight w:val="0"/>
              <w:marTop w:val="0"/>
              <w:marBottom w:val="0"/>
              <w:divBdr>
                <w:top w:val="none" w:sz="0" w:space="0" w:color="auto"/>
                <w:left w:val="none" w:sz="0" w:space="0" w:color="auto"/>
                <w:bottom w:val="none" w:sz="0" w:space="0" w:color="auto"/>
                <w:right w:val="none" w:sz="0" w:space="0" w:color="auto"/>
              </w:divBdr>
            </w:div>
            <w:div w:id="762461404">
              <w:marLeft w:val="0"/>
              <w:marRight w:val="0"/>
              <w:marTop w:val="0"/>
              <w:marBottom w:val="0"/>
              <w:divBdr>
                <w:top w:val="none" w:sz="0" w:space="0" w:color="auto"/>
                <w:left w:val="none" w:sz="0" w:space="0" w:color="auto"/>
                <w:bottom w:val="none" w:sz="0" w:space="0" w:color="auto"/>
                <w:right w:val="none" w:sz="0" w:space="0" w:color="auto"/>
              </w:divBdr>
            </w:div>
            <w:div w:id="1840778019">
              <w:marLeft w:val="0"/>
              <w:marRight w:val="0"/>
              <w:marTop w:val="0"/>
              <w:marBottom w:val="0"/>
              <w:divBdr>
                <w:top w:val="none" w:sz="0" w:space="0" w:color="auto"/>
                <w:left w:val="none" w:sz="0" w:space="0" w:color="auto"/>
                <w:bottom w:val="none" w:sz="0" w:space="0" w:color="auto"/>
                <w:right w:val="none" w:sz="0" w:space="0" w:color="auto"/>
              </w:divBdr>
            </w:div>
            <w:div w:id="1029261501">
              <w:marLeft w:val="0"/>
              <w:marRight w:val="0"/>
              <w:marTop w:val="0"/>
              <w:marBottom w:val="0"/>
              <w:divBdr>
                <w:top w:val="none" w:sz="0" w:space="0" w:color="auto"/>
                <w:left w:val="none" w:sz="0" w:space="0" w:color="auto"/>
                <w:bottom w:val="none" w:sz="0" w:space="0" w:color="auto"/>
                <w:right w:val="none" w:sz="0" w:space="0" w:color="auto"/>
              </w:divBdr>
            </w:div>
            <w:div w:id="549876876">
              <w:marLeft w:val="0"/>
              <w:marRight w:val="0"/>
              <w:marTop w:val="0"/>
              <w:marBottom w:val="0"/>
              <w:divBdr>
                <w:top w:val="none" w:sz="0" w:space="0" w:color="auto"/>
                <w:left w:val="none" w:sz="0" w:space="0" w:color="auto"/>
                <w:bottom w:val="none" w:sz="0" w:space="0" w:color="auto"/>
                <w:right w:val="none" w:sz="0" w:space="0" w:color="auto"/>
              </w:divBdr>
            </w:div>
            <w:div w:id="1443725100">
              <w:marLeft w:val="0"/>
              <w:marRight w:val="0"/>
              <w:marTop w:val="0"/>
              <w:marBottom w:val="0"/>
              <w:divBdr>
                <w:top w:val="none" w:sz="0" w:space="0" w:color="auto"/>
                <w:left w:val="none" w:sz="0" w:space="0" w:color="auto"/>
                <w:bottom w:val="none" w:sz="0" w:space="0" w:color="auto"/>
                <w:right w:val="none" w:sz="0" w:space="0" w:color="auto"/>
              </w:divBdr>
            </w:div>
            <w:div w:id="1913393884">
              <w:marLeft w:val="0"/>
              <w:marRight w:val="0"/>
              <w:marTop w:val="0"/>
              <w:marBottom w:val="0"/>
              <w:divBdr>
                <w:top w:val="none" w:sz="0" w:space="0" w:color="auto"/>
                <w:left w:val="none" w:sz="0" w:space="0" w:color="auto"/>
                <w:bottom w:val="none" w:sz="0" w:space="0" w:color="auto"/>
                <w:right w:val="none" w:sz="0" w:space="0" w:color="auto"/>
              </w:divBdr>
            </w:div>
            <w:div w:id="2106727846">
              <w:marLeft w:val="0"/>
              <w:marRight w:val="0"/>
              <w:marTop w:val="0"/>
              <w:marBottom w:val="0"/>
              <w:divBdr>
                <w:top w:val="none" w:sz="0" w:space="0" w:color="auto"/>
                <w:left w:val="none" w:sz="0" w:space="0" w:color="auto"/>
                <w:bottom w:val="none" w:sz="0" w:space="0" w:color="auto"/>
                <w:right w:val="none" w:sz="0" w:space="0" w:color="auto"/>
              </w:divBdr>
            </w:div>
            <w:div w:id="1798722110">
              <w:marLeft w:val="0"/>
              <w:marRight w:val="0"/>
              <w:marTop w:val="0"/>
              <w:marBottom w:val="0"/>
              <w:divBdr>
                <w:top w:val="none" w:sz="0" w:space="0" w:color="auto"/>
                <w:left w:val="none" w:sz="0" w:space="0" w:color="auto"/>
                <w:bottom w:val="none" w:sz="0" w:space="0" w:color="auto"/>
                <w:right w:val="none" w:sz="0" w:space="0" w:color="auto"/>
              </w:divBdr>
            </w:div>
            <w:div w:id="1080978475">
              <w:marLeft w:val="0"/>
              <w:marRight w:val="0"/>
              <w:marTop w:val="0"/>
              <w:marBottom w:val="0"/>
              <w:divBdr>
                <w:top w:val="none" w:sz="0" w:space="0" w:color="auto"/>
                <w:left w:val="none" w:sz="0" w:space="0" w:color="auto"/>
                <w:bottom w:val="none" w:sz="0" w:space="0" w:color="auto"/>
                <w:right w:val="none" w:sz="0" w:space="0" w:color="auto"/>
              </w:divBdr>
            </w:div>
            <w:div w:id="1213542491">
              <w:marLeft w:val="0"/>
              <w:marRight w:val="0"/>
              <w:marTop w:val="0"/>
              <w:marBottom w:val="0"/>
              <w:divBdr>
                <w:top w:val="none" w:sz="0" w:space="0" w:color="auto"/>
                <w:left w:val="none" w:sz="0" w:space="0" w:color="auto"/>
                <w:bottom w:val="none" w:sz="0" w:space="0" w:color="auto"/>
                <w:right w:val="none" w:sz="0" w:space="0" w:color="auto"/>
              </w:divBdr>
            </w:div>
            <w:div w:id="996228494">
              <w:marLeft w:val="0"/>
              <w:marRight w:val="0"/>
              <w:marTop w:val="0"/>
              <w:marBottom w:val="0"/>
              <w:divBdr>
                <w:top w:val="none" w:sz="0" w:space="0" w:color="auto"/>
                <w:left w:val="none" w:sz="0" w:space="0" w:color="auto"/>
                <w:bottom w:val="none" w:sz="0" w:space="0" w:color="auto"/>
                <w:right w:val="none" w:sz="0" w:space="0" w:color="auto"/>
              </w:divBdr>
            </w:div>
            <w:div w:id="439880644">
              <w:marLeft w:val="0"/>
              <w:marRight w:val="0"/>
              <w:marTop w:val="0"/>
              <w:marBottom w:val="0"/>
              <w:divBdr>
                <w:top w:val="none" w:sz="0" w:space="0" w:color="auto"/>
                <w:left w:val="none" w:sz="0" w:space="0" w:color="auto"/>
                <w:bottom w:val="none" w:sz="0" w:space="0" w:color="auto"/>
                <w:right w:val="none" w:sz="0" w:space="0" w:color="auto"/>
              </w:divBdr>
            </w:div>
            <w:div w:id="1976908328">
              <w:marLeft w:val="0"/>
              <w:marRight w:val="0"/>
              <w:marTop w:val="0"/>
              <w:marBottom w:val="0"/>
              <w:divBdr>
                <w:top w:val="none" w:sz="0" w:space="0" w:color="auto"/>
                <w:left w:val="none" w:sz="0" w:space="0" w:color="auto"/>
                <w:bottom w:val="none" w:sz="0" w:space="0" w:color="auto"/>
                <w:right w:val="none" w:sz="0" w:space="0" w:color="auto"/>
              </w:divBdr>
            </w:div>
            <w:div w:id="523638780">
              <w:marLeft w:val="0"/>
              <w:marRight w:val="0"/>
              <w:marTop w:val="0"/>
              <w:marBottom w:val="0"/>
              <w:divBdr>
                <w:top w:val="none" w:sz="0" w:space="0" w:color="auto"/>
                <w:left w:val="none" w:sz="0" w:space="0" w:color="auto"/>
                <w:bottom w:val="none" w:sz="0" w:space="0" w:color="auto"/>
                <w:right w:val="none" w:sz="0" w:space="0" w:color="auto"/>
              </w:divBdr>
            </w:div>
            <w:div w:id="513344775">
              <w:marLeft w:val="0"/>
              <w:marRight w:val="0"/>
              <w:marTop w:val="0"/>
              <w:marBottom w:val="0"/>
              <w:divBdr>
                <w:top w:val="none" w:sz="0" w:space="0" w:color="auto"/>
                <w:left w:val="none" w:sz="0" w:space="0" w:color="auto"/>
                <w:bottom w:val="none" w:sz="0" w:space="0" w:color="auto"/>
                <w:right w:val="none" w:sz="0" w:space="0" w:color="auto"/>
              </w:divBdr>
            </w:div>
            <w:div w:id="1659571286">
              <w:marLeft w:val="0"/>
              <w:marRight w:val="0"/>
              <w:marTop w:val="0"/>
              <w:marBottom w:val="0"/>
              <w:divBdr>
                <w:top w:val="none" w:sz="0" w:space="0" w:color="auto"/>
                <w:left w:val="none" w:sz="0" w:space="0" w:color="auto"/>
                <w:bottom w:val="none" w:sz="0" w:space="0" w:color="auto"/>
                <w:right w:val="none" w:sz="0" w:space="0" w:color="auto"/>
              </w:divBdr>
            </w:div>
            <w:div w:id="1016151125">
              <w:marLeft w:val="0"/>
              <w:marRight w:val="0"/>
              <w:marTop w:val="0"/>
              <w:marBottom w:val="0"/>
              <w:divBdr>
                <w:top w:val="none" w:sz="0" w:space="0" w:color="auto"/>
                <w:left w:val="none" w:sz="0" w:space="0" w:color="auto"/>
                <w:bottom w:val="none" w:sz="0" w:space="0" w:color="auto"/>
                <w:right w:val="none" w:sz="0" w:space="0" w:color="auto"/>
              </w:divBdr>
            </w:div>
            <w:div w:id="274752886">
              <w:marLeft w:val="0"/>
              <w:marRight w:val="0"/>
              <w:marTop w:val="0"/>
              <w:marBottom w:val="0"/>
              <w:divBdr>
                <w:top w:val="none" w:sz="0" w:space="0" w:color="auto"/>
                <w:left w:val="none" w:sz="0" w:space="0" w:color="auto"/>
                <w:bottom w:val="none" w:sz="0" w:space="0" w:color="auto"/>
                <w:right w:val="none" w:sz="0" w:space="0" w:color="auto"/>
              </w:divBdr>
            </w:div>
            <w:div w:id="1989164977">
              <w:marLeft w:val="0"/>
              <w:marRight w:val="0"/>
              <w:marTop w:val="0"/>
              <w:marBottom w:val="0"/>
              <w:divBdr>
                <w:top w:val="none" w:sz="0" w:space="0" w:color="auto"/>
                <w:left w:val="none" w:sz="0" w:space="0" w:color="auto"/>
                <w:bottom w:val="none" w:sz="0" w:space="0" w:color="auto"/>
                <w:right w:val="none" w:sz="0" w:space="0" w:color="auto"/>
              </w:divBdr>
            </w:div>
            <w:div w:id="1952348907">
              <w:marLeft w:val="0"/>
              <w:marRight w:val="0"/>
              <w:marTop w:val="0"/>
              <w:marBottom w:val="0"/>
              <w:divBdr>
                <w:top w:val="none" w:sz="0" w:space="0" w:color="auto"/>
                <w:left w:val="none" w:sz="0" w:space="0" w:color="auto"/>
                <w:bottom w:val="none" w:sz="0" w:space="0" w:color="auto"/>
                <w:right w:val="none" w:sz="0" w:space="0" w:color="auto"/>
              </w:divBdr>
            </w:div>
            <w:div w:id="732435762">
              <w:marLeft w:val="0"/>
              <w:marRight w:val="0"/>
              <w:marTop w:val="0"/>
              <w:marBottom w:val="0"/>
              <w:divBdr>
                <w:top w:val="none" w:sz="0" w:space="0" w:color="auto"/>
                <w:left w:val="none" w:sz="0" w:space="0" w:color="auto"/>
                <w:bottom w:val="none" w:sz="0" w:space="0" w:color="auto"/>
                <w:right w:val="none" w:sz="0" w:space="0" w:color="auto"/>
              </w:divBdr>
            </w:div>
            <w:div w:id="973559355">
              <w:marLeft w:val="0"/>
              <w:marRight w:val="0"/>
              <w:marTop w:val="0"/>
              <w:marBottom w:val="0"/>
              <w:divBdr>
                <w:top w:val="none" w:sz="0" w:space="0" w:color="auto"/>
                <w:left w:val="none" w:sz="0" w:space="0" w:color="auto"/>
                <w:bottom w:val="none" w:sz="0" w:space="0" w:color="auto"/>
                <w:right w:val="none" w:sz="0" w:space="0" w:color="auto"/>
              </w:divBdr>
            </w:div>
            <w:div w:id="1004671365">
              <w:marLeft w:val="0"/>
              <w:marRight w:val="0"/>
              <w:marTop w:val="0"/>
              <w:marBottom w:val="0"/>
              <w:divBdr>
                <w:top w:val="none" w:sz="0" w:space="0" w:color="auto"/>
                <w:left w:val="none" w:sz="0" w:space="0" w:color="auto"/>
                <w:bottom w:val="none" w:sz="0" w:space="0" w:color="auto"/>
                <w:right w:val="none" w:sz="0" w:space="0" w:color="auto"/>
              </w:divBdr>
            </w:div>
            <w:div w:id="379521437">
              <w:marLeft w:val="0"/>
              <w:marRight w:val="0"/>
              <w:marTop w:val="0"/>
              <w:marBottom w:val="0"/>
              <w:divBdr>
                <w:top w:val="none" w:sz="0" w:space="0" w:color="auto"/>
                <w:left w:val="none" w:sz="0" w:space="0" w:color="auto"/>
                <w:bottom w:val="none" w:sz="0" w:space="0" w:color="auto"/>
                <w:right w:val="none" w:sz="0" w:space="0" w:color="auto"/>
              </w:divBdr>
            </w:div>
            <w:div w:id="1154180764">
              <w:marLeft w:val="0"/>
              <w:marRight w:val="0"/>
              <w:marTop w:val="0"/>
              <w:marBottom w:val="0"/>
              <w:divBdr>
                <w:top w:val="none" w:sz="0" w:space="0" w:color="auto"/>
                <w:left w:val="none" w:sz="0" w:space="0" w:color="auto"/>
                <w:bottom w:val="none" w:sz="0" w:space="0" w:color="auto"/>
                <w:right w:val="none" w:sz="0" w:space="0" w:color="auto"/>
              </w:divBdr>
            </w:div>
            <w:div w:id="503933702">
              <w:marLeft w:val="0"/>
              <w:marRight w:val="0"/>
              <w:marTop w:val="0"/>
              <w:marBottom w:val="0"/>
              <w:divBdr>
                <w:top w:val="none" w:sz="0" w:space="0" w:color="auto"/>
                <w:left w:val="none" w:sz="0" w:space="0" w:color="auto"/>
                <w:bottom w:val="none" w:sz="0" w:space="0" w:color="auto"/>
                <w:right w:val="none" w:sz="0" w:space="0" w:color="auto"/>
              </w:divBdr>
            </w:div>
            <w:div w:id="2136168627">
              <w:marLeft w:val="0"/>
              <w:marRight w:val="0"/>
              <w:marTop w:val="0"/>
              <w:marBottom w:val="0"/>
              <w:divBdr>
                <w:top w:val="none" w:sz="0" w:space="0" w:color="auto"/>
                <w:left w:val="none" w:sz="0" w:space="0" w:color="auto"/>
                <w:bottom w:val="none" w:sz="0" w:space="0" w:color="auto"/>
                <w:right w:val="none" w:sz="0" w:space="0" w:color="auto"/>
              </w:divBdr>
            </w:div>
            <w:div w:id="2132894999">
              <w:marLeft w:val="0"/>
              <w:marRight w:val="0"/>
              <w:marTop w:val="0"/>
              <w:marBottom w:val="0"/>
              <w:divBdr>
                <w:top w:val="none" w:sz="0" w:space="0" w:color="auto"/>
                <w:left w:val="none" w:sz="0" w:space="0" w:color="auto"/>
                <w:bottom w:val="none" w:sz="0" w:space="0" w:color="auto"/>
                <w:right w:val="none" w:sz="0" w:space="0" w:color="auto"/>
              </w:divBdr>
            </w:div>
            <w:div w:id="994263046">
              <w:marLeft w:val="0"/>
              <w:marRight w:val="0"/>
              <w:marTop w:val="0"/>
              <w:marBottom w:val="0"/>
              <w:divBdr>
                <w:top w:val="none" w:sz="0" w:space="0" w:color="auto"/>
                <w:left w:val="none" w:sz="0" w:space="0" w:color="auto"/>
                <w:bottom w:val="none" w:sz="0" w:space="0" w:color="auto"/>
                <w:right w:val="none" w:sz="0" w:space="0" w:color="auto"/>
              </w:divBdr>
            </w:div>
            <w:div w:id="1143305943">
              <w:marLeft w:val="0"/>
              <w:marRight w:val="0"/>
              <w:marTop w:val="0"/>
              <w:marBottom w:val="0"/>
              <w:divBdr>
                <w:top w:val="none" w:sz="0" w:space="0" w:color="auto"/>
                <w:left w:val="none" w:sz="0" w:space="0" w:color="auto"/>
                <w:bottom w:val="none" w:sz="0" w:space="0" w:color="auto"/>
                <w:right w:val="none" w:sz="0" w:space="0" w:color="auto"/>
              </w:divBdr>
            </w:div>
            <w:div w:id="1143229081">
              <w:marLeft w:val="0"/>
              <w:marRight w:val="0"/>
              <w:marTop w:val="0"/>
              <w:marBottom w:val="0"/>
              <w:divBdr>
                <w:top w:val="none" w:sz="0" w:space="0" w:color="auto"/>
                <w:left w:val="none" w:sz="0" w:space="0" w:color="auto"/>
                <w:bottom w:val="none" w:sz="0" w:space="0" w:color="auto"/>
                <w:right w:val="none" w:sz="0" w:space="0" w:color="auto"/>
              </w:divBdr>
            </w:div>
            <w:div w:id="1637756772">
              <w:marLeft w:val="0"/>
              <w:marRight w:val="0"/>
              <w:marTop w:val="0"/>
              <w:marBottom w:val="0"/>
              <w:divBdr>
                <w:top w:val="none" w:sz="0" w:space="0" w:color="auto"/>
                <w:left w:val="none" w:sz="0" w:space="0" w:color="auto"/>
                <w:bottom w:val="none" w:sz="0" w:space="0" w:color="auto"/>
                <w:right w:val="none" w:sz="0" w:space="0" w:color="auto"/>
              </w:divBdr>
            </w:div>
            <w:div w:id="677579245">
              <w:marLeft w:val="0"/>
              <w:marRight w:val="0"/>
              <w:marTop w:val="0"/>
              <w:marBottom w:val="0"/>
              <w:divBdr>
                <w:top w:val="none" w:sz="0" w:space="0" w:color="auto"/>
                <w:left w:val="none" w:sz="0" w:space="0" w:color="auto"/>
                <w:bottom w:val="none" w:sz="0" w:space="0" w:color="auto"/>
                <w:right w:val="none" w:sz="0" w:space="0" w:color="auto"/>
              </w:divBdr>
            </w:div>
            <w:div w:id="1348559133">
              <w:marLeft w:val="0"/>
              <w:marRight w:val="0"/>
              <w:marTop w:val="0"/>
              <w:marBottom w:val="0"/>
              <w:divBdr>
                <w:top w:val="none" w:sz="0" w:space="0" w:color="auto"/>
                <w:left w:val="none" w:sz="0" w:space="0" w:color="auto"/>
                <w:bottom w:val="none" w:sz="0" w:space="0" w:color="auto"/>
                <w:right w:val="none" w:sz="0" w:space="0" w:color="auto"/>
              </w:divBdr>
            </w:div>
            <w:div w:id="804471383">
              <w:marLeft w:val="0"/>
              <w:marRight w:val="0"/>
              <w:marTop w:val="0"/>
              <w:marBottom w:val="0"/>
              <w:divBdr>
                <w:top w:val="none" w:sz="0" w:space="0" w:color="auto"/>
                <w:left w:val="none" w:sz="0" w:space="0" w:color="auto"/>
                <w:bottom w:val="none" w:sz="0" w:space="0" w:color="auto"/>
                <w:right w:val="none" w:sz="0" w:space="0" w:color="auto"/>
              </w:divBdr>
            </w:div>
            <w:div w:id="472450229">
              <w:marLeft w:val="0"/>
              <w:marRight w:val="0"/>
              <w:marTop w:val="0"/>
              <w:marBottom w:val="0"/>
              <w:divBdr>
                <w:top w:val="none" w:sz="0" w:space="0" w:color="auto"/>
                <w:left w:val="none" w:sz="0" w:space="0" w:color="auto"/>
                <w:bottom w:val="none" w:sz="0" w:space="0" w:color="auto"/>
                <w:right w:val="none" w:sz="0" w:space="0" w:color="auto"/>
              </w:divBdr>
            </w:div>
            <w:div w:id="807630978">
              <w:marLeft w:val="0"/>
              <w:marRight w:val="0"/>
              <w:marTop w:val="0"/>
              <w:marBottom w:val="0"/>
              <w:divBdr>
                <w:top w:val="none" w:sz="0" w:space="0" w:color="auto"/>
                <w:left w:val="none" w:sz="0" w:space="0" w:color="auto"/>
                <w:bottom w:val="none" w:sz="0" w:space="0" w:color="auto"/>
                <w:right w:val="none" w:sz="0" w:space="0" w:color="auto"/>
              </w:divBdr>
            </w:div>
            <w:div w:id="206643022">
              <w:marLeft w:val="0"/>
              <w:marRight w:val="0"/>
              <w:marTop w:val="0"/>
              <w:marBottom w:val="0"/>
              <w:divBdr>
                <w:top w:val="none" w:sz="0" w:space="0" w:color="auto"/>
                <w:left w:val="none" w:sz="0" w:space="0" w:color="auto"/>
                <w:bottom w:val="none" w:sz="0" w:space="0" w:color="auto"/>
                <w:right w:val="none" w:sz="0" w:space="0" w:color="auto"/>
              </w:divBdr>
            </w:div>
            <w:div w:id="1966891846">
              <w:marLeft w:val="0"/>
              <w:marRight w:val="0"/>
              <w:marTop w:val="0"/>
              <w:marBottom w:val="0"/>
              <w:divBdr>
                <w:top w:val="none" w:sz="0" w:space="0" w:color="auto"/>
                <w:left w:val="none" w:sz="0" w:space="0" w:color="auto"/>
                <w:bottom w:val="none" w:sz="0" w:space="0" w:color="auto"/>
                <w:right w:val="none" w:sz="0" w:space="0" w:color="auto"/>
              </w:divBdr>
            </w:div>
            <w:div w:id="335773006">
              <w:marLeft w:val="0"/>
              <w:marRight w:val="0"/>
              <w:marTop w:val="0"/>
              <w:marBottom w:val="0"/>
              <w:divBdr>
                <w:top w:val="none" w:sz="0" w:space="0" w:color="auto"/>
                <w:left w:val="none" w:sz="0" w:space="0" w:color="auto"/>
                <w:bottom w:val="none" w:sz="0" w:space="0" w:color="auto"/>
                <w:right w:val="none" w:sz="0" w:space="0" w:color="auto"/>
              </w:divBdr>
            </w:div>
            <w:div w:id="1050230717">
              <w:marLeft w:val="0"/>
              <w:marRight w:val="0"/>
              <w:marTop w:val="0"/>
              <w:marBottom w:val="0"/>
              <w:divBdr>
                <w:top w:val="none" w:sz="0" w:space="0" w:color="auto"/>
                <w:left w:val="none" w:sz="0" w:space="0" w:color="auto"/>
                <w:bottom w:val="none" w:sz="0" w:space="0" w:color="auto"/>
                <w:right w:val="none" w:sz="0" w:space="0" w:color="auto"/>
              </w:divBdr>
            </w:div>
            <w:div w:id="1451970218">
              <w:marLeft w:val="0"/>
              <w:marRight w:val="0"/>
              <w:marTop w:val="0"/>
              <w:marBottom w:val="0"/>
              <w:divBdr>
                <w:top w:val="none" w:sz="0" w:space="0" w:color="auto"/>
                <w:left w:val="none" w:sz="0" w:space="0" w:color="auto"/>
                <w:bottom w:val="none" w:sz="0" w:space="0" w:color="auto"/>
                <w:right w:val="none" w:sz="0" w:space="0" w:color="auto"/>
              </w:divBdr>
            </w:div>
            <w:div w:id="1686907249">
              <w:marLeft w:val="0"/>
              <w:marRight w:val="0"/>
              <w:marTop w:val="0"/>
              <w:marBottom w:val="0"/>
              <w:divBdr>
                <w:top w:val="none" w:sz="0" w:space="0" w:color="auto"/>
                <w:left w:val="none" w:sz="0" w:space="0" w:color="auto"/>
                <w:bottom w:val="none" w:sz="0" w:space="0" w:color="auto"/>
                <w:right w:val="none" w:sz="0" w:space="0" w:color="auto"/>
              </w:divBdr>
            </w:div>
            <w:div w:id="1799570819">
              <w:marLeft w:val="0"/>
              <w:marRight w:val="0"/>
              <w:marTop w:val="0"/>
              <w:marBottom w:val="0"/>
              <w:divBdr>
                <w:top w:val="none" w:sz="0" w:space="0" w:color="auto"/>
                <w:left w:val="none" w:sz="0" w:space="0" w:color="auto"/>
                <w:bottom w:val="none" w:sz="0" w:space="0" w:color="auto"/>
                <w:right w:val="none" w:sz="0" w:space="0" w:color="auto"/>
              </w:divBdr>
            </w:div>
            <w:div w:id="1599481758">
              <w:marLeft w:val="0"/>
              <w:marRight w:val="0"/>
              <w:marTop w:val="0"/>
              <w:marBottom w:val="0"/>
              <w:divBdr>
                <w:top w:val="none" w:sz="0" w:space="0" w:color="auto"/>
                <w:left w:val="none" w:sz="0" w:space="0" w:color="auto"/>
                <w:bottom w:val="none" w:sz="0" w:space="0" w:color="auto"/>
                <w:right w:val="none" w:sz="0" w:space="0" w:color="auto"/>
              </w:divBdr>
            </w:div>
            <w:div w:id="1859541662">
              <w:marLeft w:val="0"/>
              <w:marRight w:val="0"/>
              <w:marTop w:val="0"/>
              <w:marBottom w:val="0"/>
              <w:divBdr>
                <w:top w:val="none" w:sz="0" w:space="0" w:color="auto"/>
                <w:left w:val="none" w:sz="0" w:space="0" w:color="auto"/>
                <w:bottom w:val="none" w:sz="0" w:space="0" w:color="auto"/>
                <w:right w:val="none" w:sz="0" w:space="0" w:color="auto"/>
              </w:divBdr>
            </w:div>
            <w:div w:id="2055424404">
              <w:marLeft w:val="0"/>
              <w:marRight w:val="0"/>
              <w:marTop w:val="0"/>
              <w:marBottom w:val="0"/>
              <w:divBdr>
                <w:top w:val="none" w:sz="0" w:space="0" w:color="auto"/>
                <w:left w:val="none" w:sz="0" w:space="0" w:color="auto"/>
                <w:bottom w:val="none" w:sz="0" w:space="0" w:color="auto"/>
                <w:right w:val="none" w:sz="0" w:space="0" w:color="auto"/>
              </w:divBdr>
            </w:div>
            <w:div w:id="1527712041">
              <w:marLeft w:val="0"/>
              <w:marRight w:val="0"/>
              <w:marTop w:val="0"/>
              <w:marBottom w:val="0"/>
              <w:divBdr>
                <w:top w:val="none" w:sz="0" w:space="0" w:color="auto"/>
                <w:left w:val="none" w:sz="0" w:space="0" w:color="auto"/>
                <w:bottom w:val="none" w:sz="0" w:space="0" w:color="auto"/>
                <w:right w:val="none" w:sz="0" w:space="0" w:color="auto"/>
              </w:divBdr>
            </w:div>
            <w:div w:id="1950042180">
              <w:marLeft w:val="0"/>
              <w:marRight w:val="0"/>
              <w:marTop w:val="0"/>
              <w:marBottom w:val="0"/>
              <w:divBdr>
                <w:top w:val="none" w:sz="0" w:space="0" w:color="auto"/>
                <w:left w:val="none" w:sz="0" w:space="0" w:color="auto"/>
                <w:bottom w:val="none" w:sz="0" w:space="0" w:color="auto"/>
                <w:right w:val="none" w:sz="0" w:space="0" w:color="auto"/>
              </w:divBdr>
            </w:div>
            <w:div w:id="2043088330">
              <w:marLeft w:val="0"/>
              <w:marRight w:val="0"/>
              <w:marTop w:val="0"/>
              <w:marBottom w:val="0"/>
              <w:divBdr>
                <w:top w:val="none" w:sz="0" w:space="0" w:color="auto"/>
                <w:left w:val="none" w:sz="0" w:space="0" w:color="auto"/>
                <w:bottom w:val="none" w:sz="0" w:space="0" w:color="auto"/>
                <w:right w:val="none" w:sz="0" w:space="0" w:color="auto"/>
              </w:divBdr>
            </w:div>
            <w:div w:id="2042239883">
              <w:marLeft w:val="0"/>
              <w:marRight w:val="0"/>
              <w:marTop w:val="0"/>
              <w:marBottom w:val="0"/>
              <w:divBdr>
                <w:top w:val="none" w:sz="0" w:space="0" w:color="auto"/>
                <w:left w:val="none" w:sz="0" w:space="0" w:color="auto"/>
                <w:bottom w:val="none" w:sz="0" w:space="0" w:color="auto"/>
                <w:right w:val="none" w:sz="0" w:space="0" w:color="auto"/>
              </w:divBdr>
            </w:div>
            <w:div w:id="1075585881">
              <w:marLeft w:val="0"/>
              <w:marRight w:val="0"/>
              <w:marTop w:val="0"/>
              <w:marBottom w:val="0"/>
              <w:divBdr>
                <w:top w:val="none" w:sz="0" w:space="0" w:color="auto"/>
                <w:left w:val="none" w:sz="0" w:space="0" w:color="auto"/>
                <w:bottom w:val="none" w:sz="0" w:space="0" w:color="auto"/>
                <w:right w:val="none" w:sz="0" w:space="0" w:color="auto"/>
              </w:divBdr>
            </w:div>
            <w:div w:id="818615892">
              <w:marLeft w:val="0"/>
              <w:marRight w:val="0"/>
              <w:marTop w:val="0"/>
              <w:marBottom w:val="0"/>
              <w:divBdr>
                <w:top w:val="none" w:sz="0" w:space="0" w:color="auto"/>
                <w:left w:val="none" w:sz="0" w:space="0" w:color="auto"/>
                <w:bottom w:val="none" w:sz="0" w:space="0" w:color="auto"/>
                <w:right w:val="none" w:sz="0" w:space="0" w:color="auto"/>
              </w:divBdr>
            </w:div>
            <w:div w:id="718436976">
              <w:marLeft w:val="0"/>
              <w:marRight w:val="0"/>
              <w:marTop w:val="0"/>
              <w:marBottom w:val="0"/>
              <w:divBdr>
                <w:top w:val="none" w:sz="0" w:space="0" w:color="auto"/>
                <w:left w:val="none" w:sz="0" w:space="0" w:color="auto"/>
                <w:bottom w:val="none" w:sz="0" w:space="0" w:color="auto"/>
                <w:right w:val="none" w:sz="0" w:space="0" w:color="auto"/>
              </w:divBdr>
            </w:div>
            <w:div w:id="1241405585">
              <w:marLeft w:val="0"/>
              <w:marRight w:val="0"/>
              <w:marTop w:val="0"/>
              <w:marBottom w:val="0"/>
              <w:divBdr>
                <w:top w:val="none" w:sz="0" w:space="0" w:color="auto"/>
                <w:left w:val="none" w:sz="0" w:space="0" w:color="auto"/>
                <w:bottom w:val="none" w:sz="0" w:space="0" w:color="auto"/>
                <w:right w:val="none" w:sz="0" w:space="0" w:color="auto"/>
              </w:divBdr>
            </w:div>
            <w:div w:id="1154024347">
              <w:marLeft w:val="0"/>
              <w:marRight w:val="0"/>
              <w:marTop w:val="0"/>
              <w:marBottom w:val="0"/>
              <w:divBdr>
                <w:top w:val="none" w:sz="0" w:space="0" w:color="auto"/>
                <w:left w:val="none" w:sz="0" w:space="0" w:color="auto"/>
                <w:bottom w:val="none" w:sz="0" w:space="0" w:color="auto"/>
                <w:right w:val="none" w:sz="0" w:space="0" w:color="auto"/>
              </w:divBdr>
            </w:div>
            <w:div w:id="1703551189">
              <w:marLeft w:val="0"/>
              <w:marRight w:val="0"/>
              <w:marTop w:val="0"/>
              <w:marBottom w:val="0"/>
              <w:divBdr>
                <w:top w:val="none" w:sz="0" w:space="0" w:color="auto"/>
                <w:left w:val="none" w:sz="0" w:space="0" w:color="auto"/>
                <w:bottom w:val="none" w:sz="0" w:space="0" w:color="auto"/>
                <w:right w:val="none" w:sz="0" w:space="0" w:color="auto"/>
              </w:divBdr>
            </w:div>
            <w:div w:id="378864476">
              <w:marLeft w:val="0"/>
              <w:marRight w:val="0"/>
              <w:marTop w:val="0"/>
              <w:marBottom w:val="0"/>
              <w:divBdr>
                <w:top w:val="none" w:sz="0" w:space="0" w:color="auto"/>
                <w:left w:val="none" w:sz="0" w:space="0" w:color="auto"/>
                <w:bottom w:val="none" w:sz="0" w:space="0" w:color="auto"/>
                <w:right w:val="none" w:sz="0" w:space="0" w:color="auto"/>
              </w:divBdr>
            </w:div>
            <w:div w:id="1976836339">
              <w:marLeft w:val="0"/>
              <w:marRight w:val="0"/>
              <w:marTop w:val="0"/>
              <w:marBottom w:val="0"/>
              <w:divBdr>
                <w:top w:val="none" w:sz="0" w:space="0" w:color="auto"/>
                <w:left w:val="none" w:sz="0" w:space="0" w:color="auto"/>
                <w:bottom w:val="none" w:sz="0" w:space="0" w:color="auto"/>
                <w:right w:val="none" w:sz="0" w:space="0" w:color="auto"/>
              </w:divBdr>
            </w:div>
            <w:div w:id="257520812">
              <w:marLeft w:val="0"/>
              <w:marRight w:val="0"/>
              <w:marTop w:val="0"/>
              <w:marBottom w:val="0"/>
              <w:divBdr>
                <w:top w:val="none" w:sz="0" w:space="0" w:color="auto"/>
                <w:left w:val="none" w:sz="0" w:space="0" w:color="auto"/>
                <w:bottom w:val="none" w:sz="0" w:space="0" w:color="auto"/>
                <w:right w:val="none" w:sz="0" w:space="0" w:color="auto"/>
              </w:divBdr>
            </w:div>
            <w:div w:id="289554818">
              <w:marLeft w:val="0"/>
              <w:marRight w:val="0"/>
              <w:marTop w:val="0"/>
              <w:marBottom w:val="0"/>
              <w:divBdr>
                <w:top w:val="none" w:sz="0" w:space="0" w:color="auto"/>
                <w:left w:val="none" w:sz="0" w:space="0" w:color="auto"/>
                <w:bottom w:val="none" w:sz="0" w:space="0" w:color="auto"/>
                <w:right w:val="none" w:sz="0" w:space="0" w:color="auto"/>
              </w:divBdr>
            </w:div>
            <w:div w:id="818306167">
              <w:marLeft w:val="0"/>
              <w:marRight w:val="0"/>
              <w:marTop w:val="0"/>
              <w:marBottom w:val="0"/>
              <w:divBdr>
                <w:top w:val="none" w:sz="0" w:space="0" w:color="auto"/>
                <w:left w:val="none" w:sz="0" w:space="0" w:color="auto"/>
                <w:bottom w:val="none" w:sz="0" w:space="0" w:color="auto"/>
                <w:right w:val="none" w:sz="0" w:space="0" w:color="auto"/>
              </w:divBdr>
            </w:div>
            <w:div w:id="1814833268">
              <w:marLeft w:val="0"/>
              <w:marRight w:val="0"/>
              <w:marTop w:val="0"/>
              <w:marBottom w:val="0"/>
              <w:divBdr>
                <w:top w:val="none" w:sz="0" w:space="0" w:color="auto"/>
                <w:left w:val="none" w:sz="0" w:space="0" w:color="auto"/>
                <w:bottom w:val="none" w:sz="0" w:space="0" w:color="auto"/>
                <w:right w:val="none" w:sz="0" w:space="0" w:color="auto"/>
              </w:divBdr>
            </w:div>
            <w:div w:id="1948610531">
              <w:marLeft w:val="0"/>
              <w:marRight w:val="0"/>
              <w:marTop w:val="0"/>
              <w:marBottom w:val="0"/>
              <w:divBdr>
                <w:top w:val="none" w:sz="0" w:space="0" w:color="auto"/>
                <w:left w:val="none" w:sz="0" w:space="0" w:color="auto"/>
                <w:bottom w:val="none" w:sz="0" w:space="0" w:color="auto"/>
                <w:right w:val="none" w:sz="0" w:space="0" w:color="auto"/>
              </w:divBdr>
            </w:div>
            <w:div w:id="207496465">
              <w:marLeft w:val="0"/>
              <w:marRight w:val="0"/>
              <w:marTop w:val="0"/>
              <w:marBottom w:val="0"/>
              <w:divBdr>
                <w:top w:val="none" w:sz="0" w:space="0" w:color="auto"/>
                <w:left w:val="none" w:sz="0" w:space="0" w:color="auto"/>
                <w:bottom w:val="none" w:sz="0" w:space="0" w:color="auto"/>
                <w:right w:val="none" w:sz="0" w:space="0" w:color="auto"/>
              </w:divBdr>
            </w:div>
            <w:div w:id="343629567">
              <w:marLeft w:val="0"/>
              <w:marRight w:val="0"/>
              <w:marTop w:val="0"/>
              <w:marBottom w:val="0"/>
              <w:divBdr>
                <w:top w:val="none" w:sz="0" w:space="0" w:color="auto"/>
                <w:left w:val="none" w:sz="0" w:space="0" w:color="auto"/>
                <w:bottom w:val="none" w:sz="0" w:space="0" w:color="auto"/>
                <w:right w:val="none" w:sz="0" w:space="0" w:color="auto"/>
              </w:divBdr>
            </w:div>
            <w:div w:id="2130735677">
              <w:marLeft w:val="0"/>
              <w:marRight w:val="0"/>
              <w:marTop w:val="0"/>
              <w:marBottom w:val="0"/>
              <w:divBdr>
                <w:top w:val="none" w:sz="0" w:space="0" w:color="auto"/>
                <w:left w:val="none" w:sz="0" w:space="0" w:color="auto"/>
                <w:bottom w:val="none" w:sz="0" w:space="0" w:color="auto"/>
                <w:right w:val="none" w:sz="0" w:space="0" w:color="auto"/>
              </w:divBdr>
            </w:div>
            <w:div w:id="740718145">
              <w:marLeft w:val="0"/>
              <w:marRight w:val="0"/>
              <w:marTop w:val="0"/>
              <w:marBottom w:val="0"/>
              <w:divBdr>
                <w:top w:val="none" w:sz="0" w:space="0" w:color="auto"/>
                <w:left w:val="none" w:sz="0" w:space="0" w:color="auto"/>
                <w:bottom w:val="none" w:sz="0" w:space="0" w:color="auto"/>
                <w:right w:val="none" w:sz="0" w:space="0" w:color="auto"/>
              </w:divBdr>
            </w:div>
            <w:div w:id="995689041">
              <w:marLeft w:val="0"/>
              <w:marRight w:val="0"/>
              <w:marTop w:val="0"/>
              <w:marBottom w:val="0"/>
              <w:divBdr>
                <w:top w:val="none" w:sz="0" w:space="0" w:color="auto"/>
                <w:left w:val="none" w:sz="0" w:space="0" w:color="auto"/>
                <w:bottom w:val="none" w:sz="0" w:space="0" w:color="auto"/>
                <w:right w:val="none" w:sz="0" w:space="0" w:color="auto"/>
              </w:divBdr>
            </w:div>
            <w:div w:id="1534273265">
              <w:marLeft w:val="0"/>
              <w:marRight w:val="0"/>
              <w:marTop w:val="0"/>
              <w:marBottom w:val="0"/>
              <w:divBdr>
                <w:top w:val="none" w:sz="0" w:space="0" w:color="auto"/>
                <w:left w:val="none" w:sz="0" w:space="0" w:color="auto"/>
                <w:bottom w:val="none" w:sz="0" w:space="0" w:color="auto"/>
                <w:right w:val="none" w:sz="0" w:space="0" w:color="auto"/>
              </w:divBdr>
            </w:div>
            <w:div w:id="2051958242">
              <w:marLeft w:val="0"/>
              <w:marRight w:val="0"/>
              <w:marTop w:val="0"/>
              <w:marBottom w:val="0"/>
              <w:divBdr>
                <w:top w:val="none" w:sz="0" w:space="0" w:color="auto"/>
                <w:left w:val="none" w:sz="0" w:space="0" w:color="auto"/>
                <w:bottom w:val="none" w:sz="0" w:space="0" w:color="auto"/>
                <w:right w:val="none" w:sz="0" w:space="0" w:color="auto"/>
              </w:divBdr>
            </w:div>
            <w:div w:id="890262800">
              <w:marLeft w:val="0"/>
              <w:marRight w:val="0"/>
              <w:marTop w:val="0"/>
              <w:marBottom w:val="0"/>
              <w:divBdr>
                <w:top w:val="none" w:sz="0" w:space="0" w:color="auto"/>
                <w:left w:val="none" w:sz="0" w:space="0" w:color="auto"/>
                <w:bottom w:val="none" w:sz="0" w:space="0" w:color="auto"/>
                <w:right w:val="none" w:sz="0" w:space="0" w:color="auto"/>
              </w:divBdr>
            </w:div>
            <w:div w:id="1670282229">
              <w:marLeft w:val="0"/>
              <w:marRight w:val="0"/>
              <w:marTop w:val="0"/>
              <w:marBottom w:val="0"/>
              <w:divBdr>
                <w:top w:val="none" w:sz="0" w:space="0" w:color="auto"/>
                <w:left w:val="none" w:sz="0" w:space="0" w:color="auto"/>
                <w:bottom w:val="none" w:sz="0" w:space="0" w:color="auto"/>
                <w:right w:val="none" w:sz="0" w:space="0" w:color="auto"/>
              </w:divBdr>
            </w:div>
            <w:div w:id="315497136">
              <w:marLeft w:val="0"/>
              <w:marRight w:val="0"/>
              <w:marTop w:val="0"/>
              <w:marBottom w:val="0"/>
              <w:divBdr>
                <w:top w:val="none" w:sz="0" w:space="0" w:color="auto"/>
                <w:left w:val="none" w:sz="0" w:space="0" w:color="auto"/>
                <w:bottom w:val="none" w:sz="0" w:space="0" w:color="auto"/>
                <w:right w:val="none" w:sz="0" w:space="0" w:color="auto"/>
              </w:divBdr>
            </w:div>
            <w:div w:id="1934362279">
              <w:marLeft w:val="0"/>
              <w:marRight w:val="0"/>
              <w:marTop w:val="0"/>
              <w:marBottom w:val="0"/>
              <w:divBdr>
                <w:top w:val="none" w:sz="0" w:space="0" w:color="auto"/>
                <w:left w:val="none" w:sz="0" w:space="0" w:color="auto"/>
                <w:bottom w:val="none" w:sz="0" w:space="0" w:color="auto"/>
                <w:right w:val="none" w:sz="0" w:space="0" w:color="auto"/>
              </w:divBdr>
            </w:div>
            <w:div w:id="1228885036">
              <w:marLeft w:val="0"/>
              <w:marRight w:val="0"/>
              <w:marTop w:val="0"/>
              <w:marBottom w:val="0"/>
              <w:divBdr>
                <w:top w:val="none" w:sz="0" w:space="0" w:color="auto"/>
                <w:left w:val="none" w:sz="0" w:space="0" w:color="auto"/>
                <w:bottom w:val="none" w:sz="0" w:space="0" w:color="auto"/>
                <w:right w:val="none" w:sz="0" w:space="0" w:color="auto"/>
              </w:divBdr>
            </w:div>
            <w:div w:id="1436709083">
              <w:marLeft w:val="0"/>
              <w:marRight w:val="0"/>
              <w:marTop w:val="0"/>
              <w:marBottom w:val="0"/>
              <w:divBdr>
                <w:top w:val="none" w:sz="0" w:space="0" w:color="auto"/>
                <w:left w:val="none" w:sz="0" w:space="0" w:color="auto"/>
                <w:bottom w:val="none" w:sz="0" w:space="0" w:color="auto"/>
                <w:right w:val="none" w:sz="0" w:space="0" w:color="auto"/>
              </w:divBdr>
            </w:div>
            <w:div w:id="698317783">
              <w:marLeft w:val="0"/>
              <w:marRight w:val="0"/>
              <w:marTop w:val="0"/>
              <w:marBottom w:val="0"/>
              <w:divBdr>
                <w:top w:val="none" w:sz="0" w:space="0" w:color="auto"/>
                <w:left w:val="none" w:sz="0" w:space="0" w:color="auto"/>
                <w:bottom w:val="none" w:sz="0" w:space="0" w:color="auto"/>
                <w:right w:val="none" w:sz="0" w:space="0" w:color="auto"/>
              </w:divBdr>
            </w:div>
            <w:div w:id="211187233">
              <w:marLeft w:val="0"/>
              <w:marRight w:val="0"/>
              <w:marTop w:val="0"/>
              <w:marBottom w:val="0"/>
              <w:divBdr>
                <w:top w:val="none" w:sz="0" w:space="0" w:color="auto"/>
                <w:left w:val="none" w:sz="0" w:space="0" w:color="auto"/>
                <w:bottom w:val="none" w:sz="0" w:space="0" w:color="auto"/>
                <w:right w:val="none" w:sz="0" w:space="0" w:color="auto"/>
              </w:divBdr>
            </w:div>
            <w:div w:id="210774405">
              <w:marLeft w:val="0"/>
              <w:marRight w:val="0"/>
              <w:marTop w:val="0"/>
              <w:marBottom w:val="0"/>
              <w:divBdr>
                <w:top w:val="none" w:sz="0" w:space="0" w:color="auto"/>
                <w:left w:val="none" w:sz="0" w:space="0" w:color="auto"/>
                <w:bottom w:val="none" w:sz="0" w:space="0" w:color="auto"/>
                <w:right w:val="none" w:sz="0" w:space="0" w:color="auto"/>
              </w:divBdr>
            </w:div>
            <w:div w:id="1458990916">
              <w:marLeft w:val="0"/>
              <w:marRight w:val="0"/>
              <w:marTop w:val="0"/>
              <w:marBottom w:val="0"/>
              <w:divBdr>
                <w:top w:val="none" w:sz="0" w:space="0" w:color="auto"/>
                <w:left w:val="none" w:sz="0" w:space="0" w:color="auto"/>
                <w:bottom w:val="none" w:sz="0" w:space="0" w:color="auto"/>
                <w:right w:val="none" w:sz="0" w:space="0" w:color="auto"/>
              </w:divBdr>
            </w:div>
            <w:div w:id="737438630">
              <w:marLeft w:val="0"/>
              <w:marRight w:val="0"/>
              <w:marTop w:val="0"/>
              <w:marBottom w:val="0"/>
              <w:divBdr>
                <w:top w:val="none" w:sz="0" w:space="0" w:color="auto"/>
                <w:left w:val="none" w:sz="0" w:space="0" w:color="auto"/>
                <w:bottom w:val="none" w:sz="0" w:space="0" w:color="auto"/>
                <w:right w:val="none" w:sz="0" w:space="0" w:color="auto"/>
              </w:divBdr>
            </w:div>
            <w:div w:id="1430203158">
              <w:marLeft w:val="0"/>
              <w:marRight w:val="0"/>
              <w:marTop w:val="0"/>
              <w:marBottom w:val="0"/>
              <w:divBdr>
                <w:top w:val="none" w:sz="0" w:space="0" w:color="auto"/>
                <w:left w:val="none" w:sz="0" w:space="0" w:color="auto"/>
                <w:bottom w:val="none" w:sz="0" w:space="0" w:color="auto"/>
                <w:right w:val="none" w:sz="0" w:space="0" w:color="auto"/>
              </w:divBdr>
            </w:div>
            <w:div w:id="129829380">
              <w:marLeft w:val="0"/>
              <w:marRight w:val="0"/>
              <w:marTop w:val="0"/>
              <w:marBottom w:val="0"/>
              <w:divBdr>
                <w:top w:val="none" w:sz="0" w:space="0" w:color="auto"/>
                <w:left w:val="none" w:sz="0" w:space="0" w:color="auto"/>
                <w:bottom w:val="none" w:sz="0" w:space="0" w:color="auto"/>
                <w:right w:val="none" w:sz="0" w:space="0" w:color="auto"/>
              </w:divBdr>
            </w:div>
            <w:div w:id="1372339526">
              <w:marLeft w:val="0"/>
              <w:marRight w:val="0"/>
              <w:marTop w:val="0"/>
              <w:marBottom w:val="0"/>
              <w:divBdr>
                <w:top w:val="none" w:sz="0" w:space="0" w:color="auto"/>
                <w:left w:val="none" w:sz="0" w:space="0" w:color="auto"/>
                <w:bottom w:val="none" w:sz="0" w:space="0" w:color="auto"/>
                <w:right w:val="none" w:sz="0" w:space="0" w:color="auto"/>
              </w:divBdr>
            </w:div>
            <w:div w:id="926383701">
              <w:marLeft w:val="0"/>
              <w:marRight w:val="0"/>
              <w:marTop w:val="0"/>
              <w:marBottom w:val="0"/>
              <w:divBdr>
                <w:top w:val="none" w:sz="0" w:space="0" w:color="auto"/>
                <w:left w:val="none" w:sz="0" w:space="0" w:color="auto"/>
                <w:bottom w:val="none" w:sz="0" w:space="0" w:color="auto"/>
                <w:right w:val="none" w:sz="0" w:space="0" w:color="auto"/>
              </w:divBdr>
            </w:div>
            <w:div w:id="663245493">
              <w:marLeft w:val="0"/>
              <w:marRight w:val="0"/>
              <w:marTop w:val="0"/>
              <w:marBottom w:val="0"/>
              <w:divBdr>
                <w:top w:val="none" w:sz="0" w:space="0" w:color="auto"/>
                <w:left w:val="none" w:sz="0" w:space="0" w:color="auto"/>
                <w:bottom w:val="none" w:sz="0" w:space="0" w:color="auto"/>
                <w:right w:val="none" w:sz="0" w:space="0" w:color="auto"/>
              </w:divBdr>
            </w:div>
            <w:div w:id="431633438">
              <w:marLeft w:val="0"/>
              <w:marRight w:val="0"/>
              <w:marTop w:val="0"/>
              <w:marBottom w:val="0"/>
              <w:divBdr>
                <w:top w:val="none" w:sz="0" w:space="0" w:color="auto"/>
                <w:left w:val="none" w:sz="0" w:space="0" w:color="auto"/>
                <w:bottom w:val="none" w:sz="0" w:space="0" w:color="auto"/>
                <w:right w:val="none" w:sz="0" w:space="0" w:color="auto"/>
              </w:divBdr>
            </w:div>
            <w:div w:id="1897429258">
              <w:marLeft w:val="0"/>
              <w:marRight w:val="0"/>
              <w:marTop w:val="0"/>
              <w:marBottom w:val="0"/>
              <w:divBdr>
                <w:top w:val="none" w:sz="0" w:space="0" w:color="auto"/>
                <w:left w:val="none" w:sz="0" w:space="0" w:color="auto"/>
                <w:bottom w:val="none" w:sz="0" w:space="0" w:color="auto"/>
                <w:right w:val="none" w:sz="0" w:space="0" w:color="auto"/>
              </w:divBdr>
            </w:div>
            <w:div w:id="396242615">
              <w:marLeft w:val="0"/>
              <w:marRight w:val="0"/>
              <w:marTop w:val="0"/>
              <w:marBottom w:val="0"/>
              <w:divBdr>
                <w:top w:val="none" w:sz="0" w:space="0" w:color="auto"/>
                <w:left w:val="none" w:sz="0" w:space="0" w:color="auto"/>
                <w:bottom w:val="none" w:sz="0" w:space="0" w:color="auto"/>
                <w:right w:val="none" w:sz="0" w:space="0" w:color="auto"/>
              </w:divBdr>
            </w:div>
            <w:div w:id="1102989854">
              <w:marLeft w:val="0"/>
              <w:marRight w:val="0"/>
              <w:marTop w:val="0"/>
              <w:marBottom w:val="0"/>
              <w:divBdr>
                <w:top w:val="none" w:sz="0" w:space="0" w:color="auto"/>
                <w:left w:val="none" w:sz="0" w:space="0" w:color="auto"/>
                <w:bottom w:val="none" w:sz="0" w:space="0" w:color="auto"/>
                <w:right w:val="none" w:sz="0" w:space="0" w:color="auto"/>
              </w:divBdr>
            </w:div>
            <w:div w:id="246228020">
              <w:marLeft w:val="0"/>
              <w:marRight w:val="0"/>
              <w:marTop w:val="0"/>
              <w:marBottom w:val="0"/>
              <w:divBdr>
                <w:top w:val="none" w:sz="0" w:space="0" w:color="auto"/>
                <w:left w:val="none" w:sz="0" w:space="0" w:color="auto"/>
                <w:bottom w:val="none" w:sz="0" w:space="0" w:color="auto"/>
                <w:right w:val="none" w:sz="0" w:space="0" w:color="auto"/>
              </w:divBdr>
            </w:div>
            <w:div w:id="80226568">
              <w:marLeft w:val="0"/>
              <w:marRight w:val="0"/>
              <w:marTop w:val="0"/>
              <w:marBottom w:val="0"/>
              <w:divBdr>
                <w:top w:val="none" w:sz="0" w:space="0" w:color="auto"/>
                <w:left w:val="none" w:sz="0" w:space="0" w:color="auto"/>
                <w:bottom w:val="none" w:sz="0" w:space="0" w:color="auto"/>
                <w:right w:val="none" w:sz="0" w:space="0" w:color="auto"/>
              </w:divBdr>
            </w:div>
            <w:div w:id="598491682">
              <w:marLeft w:val="0"/>
              <w:marRight w:val="0"/>
              <w:marTop w:val="0"/>
              <w:marBottom w:val="0"/>
              <w:divBdr>
                <w:top w:val="none" w:sz="0" w:space="0" w:color="auto"/>
                <w:left w:val="none" w:sz="0" w:space="0" w:color="auto"/>
                <w:bottom w:val="none" w:sz="0" w:space="0" w:color="auto"/>
                <w:right w:val="none" w:sz="0" w:space="0" w:color="auto"/>
              </w:divBdr>
            </w:div>
            <w:div w:id="1042286828">
              <w:marLeft w:val="0"/>
              <w:marRight w:val="0"/>
              <w:marTop w:val="0"/>
              <w:marBottom w:val="0"/>
              <w:divBdr>
                <w:top w:val="none" w:sz="0" w:space="0" w:color="auto"/>
                <w:left w:val="none" w:sz="0" w:space="0" w:color="auto"/>
                <w:bottom w:val="none" w:sz="0" w:space="0" w:color="auto"/>
                <w:right w:val="none" w:sz="0" w:space="0" w:color="auto"/>
              </w:divBdr>
            </w:div>
            <w:div w:id="1611552320">
              <w:marLeft w:val="0"/>
              <w:marRight w:val="0"/>
              <w:marTop w:val="0"/>
              <w:marBottom w:val="0"/>
              <w:divBdr>
                <w:top w:val="none" w:sz="0" w:space="0" w:color="auto"/>
                <w:left w:val="none" w:sz="0" w:space="0" w:color="auto"/>
                <w:bottom w:val="none" w:sz="0" w:space="0" w:color="auto"/>
                <w:right w:val="none" w:sz="0" w:space="0" w:color="auto"/>
              </w:divBdr>
            </w:div>
            <w:div w:id="1738935787">
              <w:marLeft w:val="0"/>
              <w:marRight w:val="0"/>
              <w:marTop w:val="0"/>
              <w:marBottom w:val="0"/>
              <w:divBdr>
                <w:top w:val="none" w:sz="0" w:space="0" w:color="auto"/>
                <w:left w:val="none" w:sz="0" w:space="0" w:color="auto"/>
                <w:bottom w:val="none" w:sz="0" w:space="0" w:color="auto"/>
                <w:right w:val="none" w:sz="0" w:space="0" w:color="auto"/>
              </w:divBdr>
            </w:div>
            <w:div w:id="215749164">
              <w:marLeft w:val="0"/>
              <w:marRight w:val="0"/>
              <w:marTop w:val="0"/>
              <w:marBottom w:val="0"/>
              <w:divBdr>
                <w:top w:val="none" w:sz="0" w:space="0" w:color="auto"/>
                <w:left w:val="none" w:sz="0" w:space="0" w:color="auto"/>
                <w:bottom w:val="none" w:sz="0" w:space="0" w:color="auto"/>
                <w:right w:val="none" w:sz="0" w:space="0" w:color="auto"/>
              </w:divBdr>
            </w:div>
            <w:div w:id="855313728">
              <w:marLeft w:val="0"/>
              <w:marRight w:val="0"/>
              <w:marTop w:val="0"/>
              <w:marBottom w:val="0"/>
              <w:divBdr>
                <w:top w:val="none" w:sz="0" w:space="0" w:color="auto"/>
                <w:left w:val="none" w:sz="0" w:space="0" w:color="auto"/>
                <w:bottom w:val="none" w:sz="0" w:space="0" w:color="auto"/>
                <w:right w:val="none" w:sz="0" w:space="0" w:color="auto"/>
              </w:divBdr>
            </w:div>
            <w:div w:id="1809474968">
              <w:marLeft w:val="0"/>
              <w:marRight w:val="0"/>
              <w:marTop w:val="0"/>
              <w:marBottom w:val="0"/>
              <w:divBdr>
                <w:top w:val="none" w:sz="0" w:space="0" w:color="auto"/>
                <w:left w:val="none" w:sz="0" w:space="0" w:color="auto"/>
                <w:bottom w:val="none" w:sz="0" w:space="0" w:color="auto"/>
                <w:right w:val="none" w:sz="0" w:space="0" w:color="auto"/>
              </w:divBdr>
            </w:div>
            <w:div w:id="791435938">
              <w:marLeft w:val="0"/>
              <w:marRight w:val="0"/>
              <w:marTop w:val="0"/>
              <w:marBottom w:val="0"/>
              <w:divBdr>
                <w:top w:val="none" w:sz="0" w:space="0" w:color="auto"/>
                <w:left w:val="none" w:sz="0" w:space="0" w:color="auto"/>
                <w:bottom w:val="none" w:sz="0" w:space="0" w:color="auto"/>
                <w:right w:val="none" w:sz="0" w:space="0" w:color="auto"/>
              </w:divBdr>
            </w:div>
            <w:div w:id="270624263">
              <w:marLeft w:val="0"/>
              <w:marRight w:val="0"/>
              <w:marTop w:val="0"/>
              <w:marBottom w:val="0"/>
              <w:divBdr>
                <w:top w:val="none" w:sz="0" w:space="0" w:color="auto"/>
                <w:left w:val="none" w:sz="0" w:space="0" w:color="auto"/>
                <w:bottom w:val="none" w:sz="0" w:space="0" w:color="auto"/>
                <w:right w:val="none" w:sz="0" w:space="0" w:color="auto"/>
              </w:divBdr>
            </w:div>
            <w:div w:id="1072851094">
              <w:marLeft w:val="0"/>
              <w:marRight w:val="0"/>
              <w:marTop w:val="0"/>
              <w:marBottom w:val="0"/>
              <w:divBdr>
                <w:top w:val="none" w:sz="0" w:space="0" w:color="auto"/>
                <w:left w:val="none" w:sz="0" w:space="0" w:color="auto"/>
                <w:bottom w:val="none" w:sz="0" w:space="0" w:color="auto"/>
                <w:right w:val="none" w:sz="0" w:space="0" w:color="auto"/>
              </w:divBdr>
            </w:div>
            <w:div w:id="1883201934">
              <w:marLeft w:val="0"/>
              <w:marRight w:val="0"/>
              <w:marTop w:val="0"/>
              <w:marBottom w:val="0"/>
              <w:divBdr>
                <w:top w:val="none" w:sz="0" w:space="0" w:color="auto"/>
                <w:left w:val="none" w:sz="0" w:space="0" w:color="auto"/>
                <w:bottom w:val="none" w:sz="0" w:space="0" w:color="auto"/>
                <w:right w:val="none" w:sz="0" w:space="0" w:color="auto"/>
              </w:divBdr>
            </w:div>
            <w:div w:id="598221919">
              <w:marLeft w:val="0"/>
              <w:marRight w:val="0"/>
              <w:marTop w:val="0"/>
              <w:marBottom w:val="0"/>
              <w:divBdr>
                <w:top w:val="none" w:sz="0" w:space="0" w:color="auto"/>
                <w:left w:val="none" w:sz="0" w:space="0" w:color="auto"/>
                <w:bottom w:val="none" w:sz="0" w:space="0" w:color="auto"/>
                <w:right w:val="none" w:sz="0" w:space="0" w:color="auto"/>
              </w:divBdr>
            </w:div>
            <w:div w:id="1731223819">
              <w:marLeft w:val="0"/>
              <w:marRight w:val="0"/>
              <w:marTop w:val="0"/>
              <w:marBottom w:val="0"/>
              <w:divBdr>
                <w:top w:val="none" w:sz="0" w:space="0" w:color="auto"/>
                <w:left w:val="none" w:sz="0" w:space="0" w:color="auto"/>
                <w:bottom w:val="none" w:sz="0" w:space="0" w:color="auto"/>
                <w:right w:val="none" w:sz="0" w:space="0" w:color="auto"/>
              </w:divBdr>
            </w:div>
            <w:div w:id="358510823">
              <w:marLeft w:val="0"/>
              <w:marRight w:val="0"/>
              <w:marTop w:val="0"/>
              <w:marBottom w:val="0"/>
              <w:divBdr>
                <w:top w:val="none" w:sz="0" w:space="0" w:color="auto"/>
                <w:left w:val="none" w:sz="0" w:space="0" w:color="auto"/>
                <w:bottom w:val="none" w:sz="0" w:space="0" w:color="auto"/>
                <w:right w:val="none" w:sz="0" w:space="0" w:color="auto"/>
              </w:divBdr>
            </w:div>
            <w:div w:id="2108189184">
              <w:marLeft w:val="0"/>
              <w:marRight w:val="0"/>
              <w:marTop w:val="0"/>
              <w:marBottom w:val="0"/>
              <w:divBdr>
                <w:top w:val="none" w:sz="0" w:space="0" w:color="auto"/>
                <w:left w:val="none" w:sz="0" w:space="0" w:color="auto"/>
                <w:bottom w:val="none" w:sz="0" w:space="0" w:color="auto"/>
                <w:right w:val="none" w:sz="0" w:space="0" w:color="auto"/>
              </w:divBdr>
            </w:div>
            <w:div w:id="764811860">
              <w:marLeft w:val="0"/>
              <w:marRight w:val="0"/>
              <w:marTop w:val="0"/>
              <w:marBottom w:val="0"/>
              <w:divBdr>
                <w:top w:val="none" w:sz="0" w:space="0" w:color="auto"/>
                <w:left w:val="none" w:sz="0" w:space="0" w:color="auto"/>
                <w:bottom w:val="none" w:sz="0" w:space="0" w:color="auto"/>
                <w:right w:val="none" w:sz="0" w:space="0" w:color="auto"/>
              </w:divBdr>
            </w:div>
            <w:div w:id="438909632">
              <w:marLeft w:val="0"/>
              <w:marRight w:val="0"/>
              <w:marTop w:val="0"/>
              <w:marBottom w:val="0"/>
              <w:divBdr>
                <w:top w:val="none" w:sz="0" w:space="0" w:color="auto"/>
                <w:left w:val="none" w:sz="0" w:space="0" w:color="auto"/>
                <w:bottom w:val="none" w:sz="0" w:space="0" w:color="auto"/>
                <w:right w:val="none" w:sz="0" w:space="0" w:color="auto"/>
              </w:divBdr>
            </w:div>
            <w:div w:id="44641656">
              <w:marLeft w:val="0"/>
              <w:marRight w:val="0"/>
              <w:marTop w:val="0"/>
              <w:marBottom w:val="0"/>
              <w:divBdr>
                <w:top w:val="none" w:sz="0" w:space="0" w:color="auto"/>
                <w:left w:val="none" w:sz="0" w:space="0" w:color="auto"/>
                <w:bottom w:val="none" w:sz="0" w:space="0" w:color="auto"/>
                <w:right w:val="none" w:sz="0" w:space="0" w:color="auto"/>
              </w:divBdr>
            </w:div>
            <w:div w:id="1612974237">
              <w:marLeft w:val="0"/>
              <w:marRight w:val="0"/>
              <w:marTop w:val="0"/>
              <w:marBottom w:val="0"/>
              <w:divBdr>
                <w:top w:val="none" w:sz="0" w:space="0" w:color="auto"/>
                <w:left w:val="none" w:sz="0" w:space="0" w:color="auto"/>
                <w:bottom w:val="none" w:sz="0" w:space="0" w:color="auto"/>
                <w:right w:val="none" w:sz="0" w:space="0" w:color="auto"/>
              </w:divBdr>
            </w:div>
            <w:div w:id="77020940">
              <w:marLeft w:val="0"/>
              <w:marRight w:val="0"/>
              <w:marTop w:val="0"/>
              <w:marBottom w:val="0"/>
              <w:divBdr>
                <w:top w:val="none" w:sz="0" w:space="0" w:color="auto"/>
                <w:left w:val="none" w:sz="0" w:space="0" w:color="auto"/>
                <w:bottom w:val="none" w:sz="0" w:space="0" w:color="auto"/>
                <w:right w:val="none" w:sz="0" w:space="0" w:color="auto"/>
              </w:divBdr>
            </w:div>
            <w:div w:id="1108155430">
              <w:marLeft w:val="0"/>
              <w:marRight w:val="0"/>
              <w:marTop w:val="0"/>
              <w:marBottom w:val="0"/>
              <w:divBdr>
                <w:top w:val="none" w:sz="0" w:space="0" w:color="auto"/>
                <w:left w:val="none" w:sz="0" w:space="0" w:color="auto"/>
                <w:bottom w:val="none" w:sz="0" w:space="0" w:color="auto"/>
                <w:right w:val="none" w:sz="0" w:space="0" w:color="auto"/>
              </w:divBdr>
            </w:div>
            <w:div w:id="1674408343">
              <w:marLeft w:val="0"/>
              <w:marRight w:val="0"/>
              <w:marTop w:val="0"/>
              <w:marBottom w:val="0"/>
              <w:divBdr>
                <w:top w:val="none" w:sz="0" w:space="0" w:color="auto"/>
                <w:left w:val="none" w:sz="0" w:space="0" w:color="auto"/>
                <w:bottom w:val="none" w:sz="0" w:space="0" w:color="auto"/>
                <w:right w:val="none" w:sz="0" w:space="0" w:color="auto"/>
              </w:divBdr>
            </w:div>
            <w:div w:id="1766880695">
              <w:marLeft w:val="0"/>
              <w:marRight w:val="0"/>
              <w:marTop w:val="0"/>
              <w:marBottom w:val="0"/>
              <w:divBdr>
                <w:top w:val="none" w:sz="0" w:space="0" w:color="auto"/>
                <w:left w:val="none" w:sz="0" w:space="0" w:color="auto"/>
                <w:bottom w:val="none" w:sz="0" w:space="0" w:color="auto"/>
                <w:right w:val="none" w:sz="0" w:space="0" w:color="auto"/>
              </w:divBdr>
            </w:div>
            <w:div w:id="680281160">
              <w:marLeft w:val="0"/>
              <w:marRight w:val="0"/>
              <w:marTop w:val="0"/>
              <w:marBottom w:val="0"/>
              <w:divBdr>
                <w:top w:val="none" w:sz="0" w:space="0" w:color="auto"/>
                <w:left w:val="none" w:sz="0" w:space="0" w:color="auto"/>
                <w:bottom w:val="none" w:sz="0" w:space="0" w:color="auto"/>
                <w:right w:val="none" w:sz="0" w:space="0" w:color="auto"/>
              </w:divBdr>
            </w:div>
            <w:div w:id="264923611">
              <w:marLeft w:val="0"/>
              <w:marRight w:val="0"/>
              <w:marTop w:val="0"/>
              <w:marBottom w:val="0"/>
              <w:divBdr>
                <w:top w:val="none" w:sz="0" w:space="0" w:color="auto"/>
                <w:left w:val="none" w:sz="0" w:space="0" w:color="auto"/>
                <w:bottom w:val="none" w:sz="0" w:space="0" w:color="auto"/>
                <w:right w:val="none" w:sz="0" w:space="0" w:color="auto"/>
              </w:divBdr>
            </w:div>
            <w:div w:id="683945153">
              <w:marLeft w:val="0"/>
              <w:marRight w:val="0"/>
              <w:marTop w:val="0"/>
              <w:marBottom w:val="0"/>
              <w:divBdr>
                <w:top w:val="none" w:sz="0" w:space="0" w:color="auto"/>
                <w:left w:val="none" w:sz="0" w:space="0" w:color="auto"/>
                <w:bottom w:val="none" w:sz="0" w:space="0" w:color="auto"/>
                <w:right w:val="none" w:sz="0" w:space="0" w:color="auto"/>
              </w:divBdr>
            </w:div>
            <w:div w:id="1798643593">
              <w:marLeft w:val="0"/>
              <w:marRight w:val="0"/>
              <w:marTop w:val="0"/>
              <w:marBottom w:val="0"/>
              <w:divBdr>
                <w:top w:val="none" w:sz="0" w:space="0" w:color="auto"/>
                <w:left w:val="none" w:sz="0" w:space="0" w:color="auto"/>
                <w:bottom w:val="none" w:sz="0" w:space="0" w:color="auto"/>
                <w:right w:val="none" w:sz="0" w:space="0" w:color="auto"/>
              </w:divBdr>
            </w:div>
            <w:div w:id="1654917815">
              <w:marLeft w:val="0"/>
              <w:marRight w:val="0"/>
              <w:marTop w:val="0"/>
              <w:marBottom w:val="0"/>
              <w:divBdr>
                <w:top w:val="none" w:sz="0" w:space="0" w:color="auto"/>
                <w:left w:val="none" w:sz="0" w:space="0" w:color="auto"/>
                <w:bottom w:val="none" w:sz="0" w:space="0" w:color="auto"/>
                <w:right w:val="none" w:sz="0" w:space="0" w:color="auto"/>
              </w:divBdr>
            </w:div>
            <w:div w:id="278341523">
              <w:marLeft w:val="0"/>
              <w:marRight w:val="0"/>
              <w:marTop w:val="0"/>
              <w:marBottom w:val="0"/>
              <w:divBdr>
                <w:top w:val="none" w:sz="0" w:space="0" w:color="auto"/>
                <w:left w:val="none" w:sz="0" w:space="0" w:color="auto"/>
                <w:bottom w:val="none" w:sz="0" w:space="0" w:color="auto"/>
                <w:right w:val="none" w:sz="0" w:space="0" w:color="auto"/>
              </w:divBdr>
            </w:div>
            <w:div w:id="879973197">
              <w:marLeft w:val="0"/>
              <w:marRight w:val="0"/>
              <w:marTop w:val="0"/>
              <w:marBottom w:val="0"/>
              <w:divBdr>
                <w:top w:val="none" w:sz="0" w:space="0" w:color="auto"/>
                <w:left w:val="none" w:sz="0" w:space="0" w:color="auto"/>
                <w:bottom w:val="none" w:sz="0" w:space="0" w:color="auto"/>
                <w:right w:val="none" w:sz="0" w:space="0" w:color="auto"/>
              </w:divBdr>
            </w:div>
            <w:div w:id="1183938657">
              <w:marLeft w:val="0"/>
              <w:marRight w:val="0"/>
              <w:marTop w:val="0"/>
              <w:marBottom w:val="0"/>
              <w:divBdr>
                <w:top w:val="none" w:sz="0" w:space="0" w:color="auto"/>
                <w:left w:val="none" w:sz="0" w:space="0" w:color="auto"/>
                <w:bottom w:val="none" w:sz="0" w:space="0" w:color="auto"/>
                <w:right w:val="none" w:sz="0" w:space="0" w:color="auto"/>
              </w:divBdr>
            </w:div>
            <w:div w:id="1307122592">
              <w:marLeft w:val="0"/>
              <w:marRight w:val="0"/>
              <w:marTop w:val="0"/>
              <w:marBottom w:val="0"/>
              <w:divBdr>
                <w:top w:val="none" w:sz="0" w:space="0" w:color="auto"/>
                <w:left w:val="none" w:sz="0" w:space="0" w:color="auto"/>
                <w:bottom w:val="none" w:sz="0" w:space="0" w:color="auto"/>
                <w:right w:val="none" w:sz="0" w:space="0" w:color="auto"/>
              </w:divBdr>
            </w:div>
            <w:div w:id="1742866827">
              <w:marLeft w:val="0"/>
              <w:marRight w:val="0"/>
              <w:marTop w:val="0"/>
              <w:marBottom w:val="0"/>
              <w:divBdr>
                <w:top w:val="none" w:sz="0" w:space="0" w:color="auto"/>
                <w:left w:val="none" w:sz="0" w:space="0" w:color="auto"/>
                <w:bottom w:val="none" w:sz="0" w:space="0" w:color="auto"/>
                <w:right w:val="none" w:sz="0" w:space="0" w:color="auto"/>
              </w:divBdr>
            </w:div>
            <w:div w:id="776097453">
              <w:marLeft w:val="0"/>
              <w:marRight w:val="0"/>
              <w:marTop w:val="0"/>
              <w:marBottom w:val="0"/>
              <w:divBdr>
                <w:top w:val="none" w:sz="0" w:space="0" w:color="auto"/>
                <w:left w:val="none" w:sz="0" w:space="0" w:color="auto"/>
                <w:bottom w:val="none" w:sz="0" w:space="0" w:color="auto"/>
                <w:right w:val="none" w:sz="0" w:space="0" w:color="auto"/>
              </w:divBdr>
            </w:div>
            <w:div w:id="1534347543">
              <w:marLeft w:val="0"/>
              <w:marRight w:val="0"/>
              <w:marTop w:val="0"/>
              <w:marBottom w:val="0"/>
              <w:divBdr>
                <w:top w:val="none" w:sz="0" w:space="0" w:color="auto"/>
                <w:left w:val="none" w:sz="0" w:space="0" w:color="auto"/>
                <w:bottom w:val="none" w:sz="0" w:space="0" w:color="auto"/>
                <w:right w:val="none" w:sz="0" w:space="0" w:color="auto"/>
              </w:divBdr>
            </w:div>
            <w:div w:id="129323612">
              <w:marLeft w:val="0"/>
              <w:marRight w:val="0"/>
              <w:marTop w:val="0"/>
              <w:marBottom w:val="0"/>
              <w:divBdr>
                <w:top w:val="none" w:sz="0" w:space="0" w:color="auto"/>
                <w:left w:val="none" w:sz="0" w:space="0" w:color="auto"/>
                <w:bottom w:val="none" w:sz="0" w:space="0" w:color="auto"/>
                <w:right w:val="none" w:sz="0" w:space="0" w:color="auto"/>
              </w:divBdr>
            </w:div>
            <w:div w:id="569971147">
              <w:marLeft w:val="0"/>
              <w:marRight w:val="0"/>
              <w:marTop w:val="0"/>
              <w:marBottom w:val="0"/>
              <w:divBdr>
                <w:top w:val="none" w:sz="0" w:space="0" w:color="auto"/>
                <w:left w:val="none" w:sz="0" w:space="0" w:color="auto"/>
                <w:bottom w:val="none" w:sz="0" w:space="0" w:color="auto"/>
                <w:right w:val="none" w:sz="0" w:space="0" w:color="auto"/>
              </w:divBdr>
            </w:div>
            <w:div w:id="750200206">
              <w:marLeft w:val="0"/>
              <w:marRight w:val="0"/>
              <w:marTop w:val="0"/>
              <w:marBottom w:val="0"/>
              <w:divBdr>
                <w:top w:val="none" w:sz="0" w:space="0" w:color="auto"/>
                <w:left w:val="none" w:sz="0" w:space="0" w:color="auto"/>
                <w:bottom w:val="none" w:sz="0" w:space="0" w:color="auto"/>
                <w:right w:val="none" w:sz="0" w:space="0" w:color="auto"/>
              </w:divBdr>
            </w:div>
            <w:div w:id="1362393942">
              <w:marLeft w:val="0"/>
              <w:marRight w:val="0"/>
              <w:marTop w:val="0"/>
              <w:marBottom w:val="0"/>
              <w:divBdr>
                <w:top w:val="none" w:sz="0" w:space="0" w:color="auto"/>
                <w:left w:val="none" w:sz="0" w:space="0" w:color="auto"/>
                <w:bottom w:val="none" w:sz="0" w:space="0" w:color="auto"/>
                <w:right w:val="none" w:sz="0" w:space="0" w:color="auto"/>
              </w:divBdr>
            </w:div>
            <w:div w:id="1059475004">
              <w:marLeft w:val="0"/>
              <w:marRight w:val="0"/>
              <w:marTop w:val="0"/>
              <w:marBottom w:val="0"/>
              <w:divBdr>
                <w:top w:val="none" w:sz="0" w:space="0" w:color="auto"/>
                <w:left w:val="none" w:sz="0" w:space="0" w:color="auto"/>
                <w:bottom w:val="none" w:sz="0" w:space="0" w:color="auto"/>
                <w:right w:val="none" w:sz="0" w:space="0" w:color="auto"/>
              </w:divBdr>
            </w:div>
            <w:div w:id="1761222491">
              <w:marLeft w:val="0"/>
              <w:marRight w:val="0"/>
              <w:marTop w:val="0"/>
              <w:marBottom w:val="0"/>
              <w:divBdr>
                <w:top w:val="none" w:sz="0" w:space="0" w:color="auto"/>
                <w:left w:val="none" w:sz="0" w:space="0" w:color="auto"/>
                <w:bottom w:val="none" w:sz="0" w:space="0" w:color="auto"/>
                <w:right w:val="none" w:sz="0" w:space="0" w:color="auto"/>
              </w:divBdr>
            </w:div>
            <w:div w:id="1704405539">
              <w:marLeft w:val="0"/>
              <w:marRight w:val="0"/>
              <w:marTop w:val="0"/>
              <w:marBottom w:val="0"/>
              <w:divBdr>
                <w:top w:val="none" w:sz="0" w:space="0" w:color="auto"/>
                <w:left w:val="none" w:sz="0" w:space="0" w:color="auto"/>
                <w:bottom w:val="none" w:sz="0" w:space="0" w:color="auto"/>
                <w:right w:val="none" w:sz="0" w:space="0" w:color="auto"/>
              </w:divBdr>
            </w:div>
            <w:div w:id="382214026">
              <w:marLeft w:val="0"/>
              <w:marRight w:val="0"/>
              <w:marTop w:val="0"/>
              <w:marBottom w:val="0"/>
              <w:divBdr>
                <w:top w:val="none" w:sz="0" w:space="0" w:color="auto"/>
                <w:left w:val="none" w:sz="0" w:space="0" w:color="auto"/>
                <w:bottom w:val="none" w:sz="0" w:space="0" w:color="auto"/>
                <w:right w:val="none" w:sz="0" w:space="0" w:color="auto"/>
              </w:divBdr>
            </w:div>
            <w:div w:id="2020807997">
              <w:marLeft w:val="0"/>
              <w:marRight w:val="0"/>
              <w:marTop w:val="0"/>
              <w:marBottom w:val="0"/>
              <w:divBdr>
                <w:top w:val="none" w:sz="0" w:space="0" w:color="auto"/>
                <w:left w:val="none" w:sz="0" w:space="0" w:color="auto"/>
                <w:bottom w:val="none" w:sz="0" w:space="0" w:color="auto"/>
                <w:right w:val="none" w:sz="0" w:space="0" w:color="auto"/>
              </w:divBdr>
            </w:div>
            <w:div w:id="1284725901">
              <w:marLeft w:val="0"/>
              <w:marRight w:val="0"/>
              <w:marTop w:val="0"/>
              <w:marBottom w:val="0"/>
              <w:divBdr>
                <w:top w:val="none" w:sz="0" w:space="0" w:color="auto"/>
                <w:left w:val="none" w:sz="0" w:space="0" w:color="auto"/>
                <w:bottom w:val="none" w:sz="0" w:space="0" w:color="auto"/>
                <w:right w:val="none" w:sz="0" w:space="0" w:color="auto"/>
              </w:divBdr>
            </w:div>
            <w:div w:id="892623665">
              <w:marLeft w:val="0"/>
              <w:marRight w:val="0"/>
              <w:marTop w:val="0"/>
              <w:marBottom w:val="0"/>
              <w:divBdr>
                <w:top w:val="none" w:sz="0" w:space="0" w:color="auto"/>
                <w:left w:val="none" w:sz="0" w:space="0" w:color="auto"/>
                <w:bottom w:val="none" w:sz="0" w:space="0" w:color="auto"/>
                <w:right w:val="none" w:sz="0" w:space="0" w:color="auto"/>
              </w:divBdr>
            </w:div>
            <w:div w:id="331955844">
              <w:marLeft w:val="0"/>
              <w:marRight w:val="0"/>
              <w:marTop w:val="0"/>
              <w:marBottom w:val="0"/>
              <w:divBdr>
                <w:top w:val="none" w:sz="0" w:space="0" w:color="auto"/>
                <w:left w:val="none" w:sz="0" w:space="0" w:color="auto"/>
                <w:bottom w:val="none" w:sz="0" w:space="0" w:color="auto"/>
                <w:right w:val="none" w:sz="0" w:space="0" w:color="auto"/>
              </w:divBdr>
            </w:div>
            <w:div w:id="1918395786">
              <w:marLeft w:val="0"/>
              <w:marRight w:val="0"/>
              <w:marTop w:val="0"/>
              <w:marBottom w:val="0"/>
              <w:divBdr>
                <w:top w:val="none" w:sz="0" w:space="0" w:color="auto"/>
                <w:left w:val="none" w:sz="0" w:space="0" w:color="auto"/>
                <w:bottom w:val="none" w:sz="0" w:space="0" w:color="auto"/>
                <w:right w:val="none" w:sz="0" w:space="0" w:color="auto"/>
              </w:divBdr>
            </w:div>
            <w:div w:id="111636455">
              <w:marLeft w:val="0"/>
              <w:marRight w:val="0"/>
              <w:marTop w:val="0"/>
              <w:marBottom w:val="0"/>
              <w:divBdr>
                <w:top w:val="none" w:sz="0" w:space="0" w:color="auto"/>
                <w:left w:val="none" w:sz="0" w:space="0" w:color="auto"/>
                <w:bottom w:val="none" w:sz="0" w:space="0" w:color="auto"/>
                <w:right w:val="none" w:sz="0" w:space="0" w:color="auto"/>
              </w:divBdr>
            </w:div>
            <w:div w:id="386031655">
              <w:marLeft w:val="0"/>
              <w:marRight w:val="0"/>
              <w:marTop w:val="0"/>
              <w:marBottom w:val="0"/>
              <w:divBdr>
                <w:top w:val="none" w:sz="0" w:space="0" w:color="auto"/>
                <w:left w:val="none" w:sz="0" w:space="0" w:color="auto"/>
                <w:bottom w:val="none" w:sz="0" w:space="0" w:color="auto"/>
                <w:right w:val="none" w:sz="0" w:space="0" w:color="auto"/>
              </w:divBdr>
            </w:div>
            <w:div w:id="1318147440">
              <w:marLeft w:val="0"/>
              <w:marRight w:val="0"/>
              <w:marTop w:val="0"/>
              <w:marBottom w:val="0"/>
              <w:divBdr>
                <w:top w:val="none" w:sz="0" w:space="0" w:color="auto"/>
                <w:left w:val="none" w:sz="0" w:space="0" w:color="auto"/>
                <w:bottom w:val="none" w:sz="0" w:space="0" w:color="auto"/>
                <w:right w:val="none" w:sz="0" w:space="0" w:color="auto"/>
              </w:divBdr>
            </w:div>
            <w:div w:id="1006253018">
              <w:marLeft w:val="0"/>
              <w:marRight w:val="0"/>
              <w:marTop w:val="0"/>
              <w:marBottom w:val="0"/>
              <w:divBdr>
                <w:top w:val="none" w:sz="0" w:space="0" w:color="auto"/>
                <w:left w:val="none" w:sz="0" w:space="0" w:color="auto"/>
                <w:bottom w:val="none" w:sz="0" w:space="0" w:color="auto"/>
                <w:right w:val="none" w:sz="0" w:space="0" w:color="auto"/>
              </w:divBdr>
            </w:div>
            <w:div w:id="1200511463">
              <w:marLeft w:val="0"/>
              <w:marRight w:val="0"/>
              <w:marTop w:val="0"/>
              <w:marBottom w:val="0"/>
              <w:divBdr>
                <w:top w:val="none" w:sz="0" w:space="0" w:color="auto"/>
                <w:left w:val="none" w:sz="0" w:space="0" w:color="auto"/>
                <w:bottom w:val="none" w:sz="0" w:space="0" w:color="auto"/>
                <w:right w:val="none" w:sz="0" w:space="0" w:color="auto"/>
              </w:divBdr>
            </w:div>
            <w:div w:id="409012480">
              <w:marLeft w:val="0"/>
              <w:marRight w:val="0"/>
              <w:marTop w:val="0"/>
              <w:marBottom w:val="0"/>
              <w:divBdr>
                <w:top w:val="none" w:sz="0" w:space="0" w:color="auto"/>
                <w:left w:val="none" w:sz="0" w:space="0" w:color="auto"/>
                <w:bottom w:val="none" w:sz="0" w:space="0" w:color="auto"/>
                <w:right w:val="none" w:sz="0" w:space="0" w:color="auto"/>
              </w:divBdr>
            </w:div>
            <w:div w:id="1256675140">
              <w:marLeft w:val="0"/>
              <w:marRight w:val="0"/>
              <w:marTop w:val="0"/>
              <w:marBottom w:val="0"/>
              <w:divBdr>
                <w:top w:val="none" w:sz="0" w:space="0" w:color="auto"/>
                <w:left w:val="none" w:sz="0" w:space="0" w:color="auto"/>
                <w:bottom w:val="none" w:sz="0" w:space="0" w:color="auto"/>
                <w:right w:val="none" w:sz="0" w:space="0" w:color="auto"/>
              </w:divBdr>
            </w:div>
            <w:div w:id="1604025752">
              <w:marLeft w:val="0"/>
              <w:marRight w:val="0"/>
              <w:marTop w:val="0"/>
              <w:marBottom w:val="0"/>
              <w:divBdr>
                <w:top w:val="none" w:sz="0" w:space="0" w:color="auto"/>
                <w:left w:val="none" w:sz="0" w:space="0" w:color="auto"/>
                <w:bottom w:val="none" w:sz="0" w:space="0" w:color="auto"/>
                <w:right w:val="none" w:sz="0" w:space="0" w:color="auto"/>
              </w:divBdr>
            </w:div>
            <w:div w:id="1670793524">
              <w:marLeft w:val="0"/>
              <w:marRight w:val="0"/>
              <w:marTop w:val="0"/>
              <w:marBottom w:val="0"/>
              <w:divBdr>
                <w:top w:val="none" w:sz="0" w:space="0" w:color="auto"/>
                <w:left w:val="none" w:sz="0" w:space="0" w:color="auto"/>
                <w:bottom w:val="none" w:sz="0" w:space="0" w:color="auto"/>
                <w:right w:val="none" w:sz="0" w:space="0" w:color="auto"/>
              </w:divBdr>
            </w:div>
            <w:div w:id="2075858932">
              <w:marLeft w:val="0"/>
              <w:marRight w:val="0"/>
              <w:marTop w:val="0"/>
              <w:marBottom w:val="0"/>
              <w:divBdr>
                <w:top w:val="none" w:sz="0" w:space="0" w:color="auto"/>
                <w:left w:val="none" w:sz="0" w:space="0" w:color="auto"/>
                <w:bottom w:val="none" w:sz="0" w:space="0" w:color="auto"/>
                <w:right w:val="none" w:sz="0" w:space="0" w:color="auto"/>
              </w:divBdr>
            </w:div>
            <w:div w:id="2048675053">
              <w:marLeft w:val="0"/>
              <w:marRight w:val="0"/>
              <w:marTop w:val="0"/>
              <w:marBottom w:val="0"/>
              <w:divBdr>
                <w:top w:val="none" w:sz="0" w:space="0" w:color="auto"/>
                <w:left w:val="none" w:sz="0" w:space="0" w:color="auto"/>
                <w:bottom w:val="none" w:sz="0" w:space="0" w:color="auto"/>
                <w:right w:val="none" w:sz="0" w:space="0" w:color="auto"/>
              </w:divBdr>
            </w:div>
            <w:div w:id="1145198287">
              <w:marLeft w:val="0"/>
              <w:marRight w:val="0"/>
              <w:marTop w:val="0"/>
              <w:marBottom w:val="0"/>
              <w:divBdr>
                <w:top w:val="none" w:sz="0" w:space="0" w:color="auto"/>
                <w:left w:val="none" w:sz="0" w:space="0" w:color="auto"/>
                <w:bottom w:val="none" w:sz="0" w:space="0" w:color="auto"/>
                <w:right w:val="none" w:sz="0" w:space="0" w:color="auto"/>
              </w:divBdr>
            </w:div>
            <w:div w:id="1569609683">
              <w:marLeft w:val="0"/>
              <w:marRight w:val="0"/>
              <w:marTop w:val="0"/>
              <w:marBottom w:val="0"/>
              <w:divBdr>
                <w:top w:val="none" w:sz="0" w:space="0" w:color="auto"/>
                <w:left w:val="none" w:sz="0" w:space="0" w:color="auto"/>
                <w:bottom w:val="none" w:sz="0" w:space="0" w:color="auto"/>
                <w:right w:val="none" w:sz="0" w:space="0" w:color="auto"/>
              </w:divBdr>
            </w:div>
            <w:div w:id="1808431255">
              <w:marLeft w:val="0"/>
              <w:marRight w:val="0"/>
              <w:marTop w:val="0"/>
              <w:marBottom w:val="0"/>
              <w:divBdr>
                <w:top w:val="none" w:sz="0" w:space="0" w:color="auto"/>
                <w:left w:val="none" w:sz="0" w:space="0" w:color="auto"/>
                <w:bottom w:val="none" w:sz="0" w:space="0" w:color="auto"/>
                <w:right w:val="none" w:sz="0" w:space="0" w:color="auto"/>
              </w:divBdr>
            </w:div>
            <w:div w:id="1992635537">
              <w:marLeft w:val="0"/>
              <w:marRight w:val="0"/>
              <w:marTop w:val="0"/>
              <w:marBottom w:val="0"/>
              <w:divBdr>
                <w:top w:val="none" w:sz="0" w:space="0" w:color="auto"/>
                <w:left w:val="none" w:sz="0" w:space="0" w:color="auto"/>
                <w:bottom w:val="none" w:sz="0" w:space="0" w:color="auto"/>
                <w:right w:val="none" w:sz="0" w:space="0" w:color="auto"/>
              </w:divBdr>
            </w:div>
            <w:div w:id="761071668">
              <w:marLeft w:val="0"/>
              <w:marRight w:val="0"/>
              <w:marTop w:val="0"/>
              <w:marBottom w:val="0"/>
              <w:divBdr>
                <w:top w:val="none" w:sz="0" w:space="0" w:color="auto"/>
                <w:left w:val="none" w:sz="0" w:space="0" w:color="auto"/>
                <w:bottom w:val="none" w:sz="0" w:space="0" w:color="auto"/>
                <w:right w:val="none" w:sz="0" w:space="0" w:color="auto"/>
              </w:divBdr>
            </w:div>
            <w:div w:id="1147934518">
              <w:marLeft w:val="0"/>
              <w:marRight w:val="0"/>
              <w:marTop w:val="0"/>
              <w:marBottom w:val="0"/>
              <w:divBdr>
                <w:top w:val="none" w:sz="0" w:space="0" w:color="auto"/>
                <w:left w:val="none" w:sz="0" w:space="0" w:color="auto"/>
                <w:bottom w:val="none" w:sz="0" w:space="0" w:color="auto"/>
                <w:right w:val="none" w:sz="0" w:space="0" w:color="auto"/>
              </w:divBdr>
            </w:div>
            <w:div w:id="2049835824">
              <w:marLeft w:val="0"/>
              <w:marRight w:val="0"/>
              <w:marTop w:val="0"/>
              <w:marBottom w:val="0"/>
              <w:divBdr>
                <w:top w:val="none" w:sz="0" w:space="0" w:color="auto"/>
                <w:left w:val="none" w:sz="0" w:space="0" w:color="auto"/>
                <w:bottom w:val="none" w:sz="0" w:space="0" w:color="auto"/>
                <w:right w:val="none" w:sz="0" w:space="0" w:color="auto"/>
              </w:divBdr>
            </w:div>
            <w:div w:id="1591768574">
              <w:marLeft w:val="0"/>
              <w:marRight w:val="0"/>
              <w:marTop w:val="0"/>
              <w:marBottom w:val="0"/>
              <w:divBdr>
                <w:top w:val="none" w:sz="0" w:space="0" w:color="auto"/>
                <w:left w:val="none" w:sz="0" w:space="0" w:color="auto"/>
                <w:bottom w:val="none" w:sz="0" w:space="0" w:color="auto"/>
                <w:right w:val="none" w:sz="0" w:space="0" w:color="auto"/>
              </w:divBdr>
            </w:div>
            <w:div w:id="1009454958">
              <w:marLeft w:val="0"/>
              <w:marRight w:val="0"/>
              <w:marTop w:val="0"/>
              <w:marBottom w:val="0"/>
              <w:divBdr>
                <w:top w:val="none" w:sz="0" w:space="0" w:color="auto"/>
                <w:left w:val="none" w:sz="0" w:space="0" w:color="auto"/>
                <w:bottom w:val="none" w:sz="0" w:space="0" w:color="auto"/>
                <w:right w:val="none" w:sz="0" w:space="0" w:color="auto"/>
              </w:divBdr>
            </w:div>
            <w:div w:id="95442865">
              <w:marLeft w:val="0"/>
              <w:marRight w:val="0"/>
              <w:marTop w:val="0"/>
              <w:marBottom w:val="0"/>
              <w:divBdr>
                <w:top w:val="none" w:sz="0" w:space="0" w:color="auto"/>
                <w:left w:val="none" w:sz="0" w:space="0" w:color="auto"/>
                <w:bottom w:val="none" w:sz="0" w:space="0" w:color="auto"/>
                <w:right w:val="none" w:sz="0" w:space="0" w:color="auto"/>
              </w:divBdr>
            </w:div>
            <w:div w:id="940529628">
              <w:marLeft w:val="0"/>
              <w:marRight w:val="0"/>
              <w:marTop w:val="0"/>
              <w:marBottom w:val="0"/>
              <w:divBdr>
                <w:top w:val="none" w:sz="0" w:space="0" w:color="auto"/>
                <w:left w:val="none" w:sz="0" w:space="0" w:color="auto"/>
                <w:bottom w:val="none" w:sz="0" w:space="0" w:color="auto"/>
                <w:right w:val="none" w:sz="0" w:space="0" w:color="auto"/>
              </w:divBdr>
            </w:div>
            <w:div w:id="1206214311">
              <w:marLeft w:val="0"/>
              <w:marRight w:val="0"/>
              <w:marTop w:val="0"/>
              <w:marBottom w:val="0"/>
              <w:divBdr>
                <w:top w:val="none" w:sz="0" w:space="0" w:color="auto"/>
                <w:left w:val="none" w:sz="0" w:space="0" w:color="auto"/>
                <w:bottom w:val="none" w:sz="0" w:space="0" w:color="auto"/>
                <w:right w:val="none" w:sz="0" w:space="0" w:color="auto"/>
              </w:divBdr>
            </w:div>
            <w:div w:id="1048650843">
              <w:marLeft w:val="0"/>
              <w:marRight w:val="0"/>
              <w:marTop w:val="0"/>
              <w:marBottom w:val="0"/>
              <w:divBdr>
                <w:top w:val="none" w:sz="0" w:space="0" w:color="auto"/>
                <w:left w:val="none" w:sz="0" w:space="0" w:color="auto"/>
                <w:bottom w:val="none" w:sz="0" w:space="0" w:color="auto"/>
                <w:right w:val="none" w:sz="0" w:space="0" w:color="auto"/>
              </w:divBdr>
            </w:div>
            <w:div w:id="1069570578">
              <w:marLeft w:val="0"/>
              <w:marRight w:val="0"/>
              <w:marTop w:val="0"/>
              <w:marBottom w:val="0"/>
              <w:divBdr>
                <w:top w:val="none" w:sz="0" w:space="0" w:color="auto"/>
                <w:left w:val="none" w:sz="0" w:space="0" w:color="auto"/>
                <w:bottom w:val="none" w:sz="0" w:space="0" w:color="auto"/>
                <w:right w:val="none" w:sz="0" w:space="0" w:color="auto"/>
              </w:divBdr>
            </w:div>
          </w:divsChild>
        </w:div>
        <w:div w:id="1192107370">
          <w:marLeft w:val="0"/>
          <w:marRight w:val="0"/>
          <w:marTop w:val="0"/>
          <w:marBottom w:val="0"/>
          <w:divBdr>
            <w:top w:val="none" w:sz="0" w:space="0" w:color="auto"/>
            <w:left w:val="none" w:sz="0" w:space="0" w:color="auto"/>
            <w:bottom w:val="none" w:sz="0" w:space="0" w:color="auto"/>
            <w:right w:val="none" w:sz="0" w:space="0" w:color="auto"/>
          </w:divBdr>
          <w:divsChild>
            <w:div w:id="162015272">
              <w:marLeft w:val="0"/>
              <w:marRight w:val="0"/>
              <w:marTop w:val="0"/>
              <w:marBottom w:val="0"/>
              <w:divBdr>
                <w:top w:val="none" w:sz="0" w:space="0" w:color="auto"/>
                <w:left w:val="none" w:sz="0" w:space="0" w:color="auto"/>
                <w:bottom w:val="none" w:sz="0" w:space="0" w:color="auto"/>
                <w:right w:val="none" w:sz="0" w:space="0" w:color="auto"/>
              </w:divBdr>
            </w:div>
            <w:div w:id="667515781">
              <w:marLeft w:val="0"/>
              <w:marRight w:val="0"/>
              <w:marTop w:val="0"/>
              <w:marBottom w:val="0"/>
              <w:divBdr>
                <w:top w:val="none" w:sz="0" w:space="0" w:color="auto"/>
                <w:left w:val="none" w:sz="0" w:space="0" w:color="auto"/>
                <w:bottom w:val="none" w:sz="0" w:space="0" w:color="auto"/>
                <w:right w:val="none" w:sz="0" w:space="0" w:color="auto"/>
              </w:divBdr>
            </w:div>
            <w:div w:id="927813534">
              <w:marLeft w:val="0"/>
              <w:marRight w:val="0"/>
              <w:marTop w:val="0"/>
              <w:marBottom w:val="0"/>
              <w:divBdr>
                <w:top w:val="none" w:sz="0" w:space="0" w:color="auto"/>
                <w:left w:val="none" w:sz="0" w:space="0" w:color="auto"/>
                <w:bottom w:val="none" w:sz="0" w:space="0" w:color="auto"/>
                <w:right w:val="none" w:sz="0" w:space="0" w:color="auto"/>
              </w:divBdr>
            </w:div>
            <w:div w:id="1857841604">
              <w:marLeft w:val="0"/>
              <w:marRight w:val="0"/>
              <w:marTop w:val="0"/>
              <w:marBottom w:val="0"/>
              <w:divBdr>
                <w:top w:val="none" w:sz="0" w:space="0" w:color="auto"/>
                <w:left w:val="none" w:sz="0" w:space="0" w:color="auto"/>
                <w:bottom w:val="none" w:sz="0" w:space="0" w:color="auto"/>
                <w:right w:val="none" w:sz="0" w:space="0" w:color="auto"/>
              </w:divBdr>
            </w:div>
            <w:div w:id="430514939">
              <w:marLeft w:val="0"/>
              <w:marRight w:val="0"/>
              <w:marTop w:val="0"/>
              <w:marBottom w:val="0"/>
              <w:divBdr>
                <w:top w:val="none" w:sz="0" w:space="0" w:color="auto"/>
                <w:left w:val="none" w:sz="0" w:space="0" w:color="auto"/>
                <w:bottom w:val="none" w:sz="0" w:space="0" w:color="auto"/>
                <w:right w:val="none" w:sz="0" w:space="0" w:color="auto"/>
              </w:divBdr>
            </w:div>
            <w:div w:id="28770843">
              <w:marLeft w:val="0"/>
              <w:marRight w:val="0"/>
              <w:marTop w:val="0"/>
              <w:marBottom w:val="0"/>
              <w:divBdr>
                <w:top w:val="none" w:sz="0" w:space="0" w:color="auto"/>
                <w:left w:val="none" w:sz="0" w:space="0" w:color="auto"/>
                <w:bottom w:val="none" w:sz="0" w:space="0" w:color="auto"/>
                <w:right w:val="none" w:sz="0" w:space="0" w:color="auto"/>
              </w:divBdr>
            </w:div>
            <w:div w:id="992101855">
              <w:marLeft w:val="0"/>
              <w:marRight w:val="0"/>
              <w:marTop w:val="0"/>
              <w:marBottom w:val="0"/>
              <w:divBdr>
                <w:top w:val="none" w:sz="0" w:space="0" w:color="auto"/>
                <w:left w:val="none" w:sz="0" w:space="0" w:color="auto"/>
                <w:bottom w:val="none" w:sz="0" w:space="0" w:color="auto"/>
                <w:right w:val="none" w:sz="0" w:space="0" w:color="auto"/>
              </w:divBdr>
            </w:div>
            <w:div w:id="399599880">
              <w:marLeft w:val="0"/>
              <w:marRight w:val="0"/>
              <w:marTop w:val="0"/>
              <w:marBottom w:val="0"/>
              <w:divBdr>
                <w:top w:val="none" w:sz="0" w:space="0" w:color="auto"/>
                <w:left w:val="none" w:sz="0" w:space="0" w:color="auto"/>
                <w:bottom w:val="none" w:sz="0" w:space="0" w:color="auto"/>
                <w:right w:val="none" w:sz="0" w:space="0" w:color="auto"/>
              </w:divBdr>
            </w:div>
            <w:div w:id="1853686722">
              <w:marLeft w:val="0"/>
              <w:marRight w:val="0"/>
              <w:marTop w:val="0"/>
              <w:marBottom w:val="0"/>
              <w:divBdr>
                <w:top w:val="none" w:sz="0" w:space="0" w:color="auto"/>
                <w:left w:val="none" w:sz="0" w:space="0" w:color="auto"/>
                <w:bottom w:val="none" w:sz="0" w:space="0" w:color="auto"/>
                <w:right w:val="none" w:sz="0" w:space="0" w:color="auto"/>
              </w:divBdr>
            </w:div>
            <w:div w:id="691952117">
              <w:marLeft w:val="0"/>
              <w:marRight w:val="0"/>
              <w:marTop w:val="0"/>
              <w:marBottom w:val="0"/>
              <w:divBdr>
                <w:top w:val="none" w:sz="0" w:space="0" w:color="auto"/>
                <w:left w:val="none" w:sz="0" w:space="0" w:color="auto"/>
                <w:bottom w:val="none" w:sz="0" w:space="0" w:color="auto"/>
                <w:right w:val="none" w:sz="0" w:space="0" w:color="auto"/>
              </w:divBdr>
            </w:div>
            <w:div w:id="814837645">
              <w:marLeft w:val="0"/>
              <w:marRight w:val="0"/>
              <w:marTop w:val="0"/>
              <w:marBottom w:val="0"/>
              <w:divBdr>
                <w:top w:val="none" w:sz="0" w:space="0" w:color="auto"/>
                <w:left w:val="none" w:sz="0" w:space="0" w:color="auto"/>
                <w:bottom w:val="none" w:sz="0" w:space="0" w:color="auto"/>
                <w:right w:val="none" w:sz="0" w:space="0" w:color="auto"/>
              </w:divBdr>
            </w:div>
            <w:div w:id="212884399">
              <w:marLeft w:val="0"/>
              <w:marRight w:val="0"/>
              <w:marTop w:val="0"/>
              <w:marBottom w:val="0"/>
              <w:divBdr>
                <w:top w:val="none" w:sz="0" w:space="0" w:color="auto"/>
                <w:left w:val="none" w:sz="0" w:space="0" w:color="auto"/>
                <w:bottom w:val="none" w:sz="0" w:space="0" w:color="auto"/>
                <w:right w:val="none" w:sz="0" w:space="0" w:color="auto"/>
              </w:divBdr>
            </w:div>
            <w:div w:id="1517428984">
              <w:marLeft w:val="0"/>
              <w:marRight w:val="0"/>
              <w:marTop w:val="0"/>
              <w:marBottom w:val="0"/>
              <w:divBdr>
                <w:top w:val="none" w:sz="0" w:space="0" w:color="auto"/>
                <w:left w:val="none" w:sz="0" w:space="0" w:color="auto"/>
                <w:bottom w:val="none" w:sz="0" w:space="0" w:color="auto"/>
                <w:right w:val="none" w:sz="0" w:space="0" w:color="auto"/>
              </w:divBdr>
            </w:div>
            <w:div w:id="1545484908">
              <w:marLeft w:val="0"/>
              <w:marRight w:val="0"/>
              <w:marTop w:val="0"/>
              <w:marBottom w:val="0"/>
              <w:divBdr>
                <w:top w:val="none" w:sz="0" w:space="0" w:color="auto"/>
                <w:left w:val="none" w:sz="0" w:space="0" w:color="auto"/>
                <w:bottom w:val="none" w:sz="0" w:space="0" w:color="auto"/>
                <w:right w:val="none" w:sz="0" w:space="0" w:color="auto"/>
              </w:divBdr>
            </w:div>
            <w:div w:id="1324502678">
              <w:marLeft w:val="0"/>
              <w:marRight w:val="0"/>
              <w:marTop w:val="0"/>
              <w:marBottom w:val="0"/>
              <w:divBdr>
                <w:top w:val="none" w:sz="0" w:space="0" w:color="auto"/>
                <w:left w:val="none" w:sz="0" w:space="0" w:color="auto"/>
                <w:bottom w:val="none" w:sz="0" w:space="0" w:color="auto"/>
                <w:right w:val="none" w:sz="0" w:space="0" w:color="auto"/>
              </w:divBdr>
            </w:div>
            <w:div w:id="1874491554">
              <w:marLeft w:val="0"/>
              <w:marRight w:val="0"/>
              <w:marTop w:val="0"/>
              <w:marBottom w:val="0"/>
              <w:divBdr>
                <w:top w:val="none" w:sz="0" w:space="0" w:color="auto"/>
                <w:left w:val="none" w:sz="0" w:space="0" w:color="auto"/>
                <w:bottom w:val="none" w:sz="0" w:space="0" w:color="auto"/>
                <w:right w:val="none" w:sz="0" w:space="0" w:color="auto"/>
              </w:divBdr>
            </w:div>
            <w:div w:id="66150886">
              <w:marLeft w:val="0"/>
              <w:marRight w:val="0"/>
              <w:marTop w:val="0"/>
              <w:marBottom w:val="0"/>
              <w:divBdr>
                <w:top w:val="none" w:sz="0" w:space="0" w:color="auto"/>
                <w:left w:val="none" w:sz="0" w:space="0" w:color="auto"/>
                <w:bottom w:val="none" w:sz="0" w:space="0" w:color="auto"/>
                <w:right w:val="none" w:sz="0" w:space="0" w:color="auto"/>
              </w:divBdr>
            </w:div>
            <w:div w:id="1806578961">
              <w:marLeft w:val="0"/>
              <w:marRight w:val="0"/>
              <w:marTop w:val="0"/>
              <w:marBottom w:val="0"/>
              <w:divBdr>
                <w:top w:val="none" w:sz="0" w:space="0" w:color="auto"/>
                <w:left w:val="none" w:sz="0" w:space="0" w:color="auto"/>
                <w:bottom w:val="none" w:sz="0" w:space="0" w:color="auto"/>
                <w:right w:val="none" w:sz="0" w:space="0" w:color="auto"/>
              </w:divBdr>
            </w:div>
            <w:div w:id="1728383478">
              <w:marLeft w:val="0"/>
              <w:marRight w:val="0"/>
              <w:marTop w:val="0"/>
              <w:marBottom w:val="0"/>
              <w:divBdr>
                <w:top w:val="none" w:sz="0" w:space="0" w:color="auto"/>
                <w:left w:val="none" w:sz="0" w:space="0" w:color="auto"/>
                <w:bottom w:val="none" w:sz="0" w:space="0" w:color="auto"/>
                <w:right w:val="none" w:sz="0" w:space="0" w:color="auto"/>
              </w:divBdr>
            </w:div>
            <w:div w:id="632567183">
              <w:marLeft w:val="0"/>
              <w:marRight w:val="0"/>
              <w:marTop w:val="0"/>
              <w:marBottom w:val="0"/>
              <w:divBdr>
                <w:top w:val="none" w:sz="0" w:space="0" w:color="auto"/>
                <w:left w:val="none" w:sz="0" w:space="0" w:color="auto"/>
                <w:bottom w:val="none" w:sz="0" w:space="0" w:color="auto"/>
                <w:right w:val="none" w:sz="0" w:space="0" w:color="auto"/>
              </w:divBdr>
            </w:div>
            <w:div w:id="1380206550">
              <w:marLeft w:val="0"/>
              <w:marRight w:val="0"/>
              <w:marTop w:val="0"/>
              <w:marBottom w:val="0"/>
              <w:divBdr>
                <w:top w:val="none" w:sz="0" w:space="0" w:color="auto"/>
                <w:left w:val="none" w:sz="0" w:space="0" w:color="auto"/>
                <w:bottom w:val="none" w:sz="0" w:space="0" w:color="auto"/>
                <w:right w:val="none" w:sz="0" w:space="0" w:color="auto"/>
              </w:divBdr>
            </w:div>
            <w:div w:id="2108570912">
              <w:marLeft w:val="0"/>
              <w:marRight w:val="0"/>
              <w:marTop w:val="0"/>
              <w:marBottom w:val="0"/>
              <w:divBdr>
                <w:top w:val="none" w:sz="0" w:space="0" w:color="auto"/>
                <w:left w:val="none" w:sz="0" w:space="0" w:color="auto"/>
                <w:bottom w:val="none" w:sz="0" w:space="0" w:color="auto"/>
                <w:right w:val="none" w:sz="0" w:space="0" w:color="auto"/>
              </w:divBdr>
            </w:div>
            <w:div w:id="2142962332">
              <w:marLeft w:val="0"/>
              <w:marRight w:val="0"/>
              <w:marTop w:val="0"/>
              <w:marBottom w:val="0"/>
              <w:divBdr>
                <w:top w:val="none" w:sz="0" w:space="0" w:color="auto"/>
                <w:left w:val="none" w:sz="0" w:space="0" w:color="auto"/>
                <w:bottom w:val="none" w:sz="0" w:space="0" w:color="auto"/>
                <w:right w:val="none" w:sz="0" w:space="0" w:color="auto"/>
              </w:divBdr>
            </w:div>
            <w:div w:id="777872344">
              <w:marLeft w:val="0"/>
              <w:marRight w:val="0"/>
              <w:marTop w:val="0"/>
              <w:marBottom w:val="0"/>
              <w:divBdr>
                <w:top w:val="none" w:sz="0" w:space="0" w:color="auto"/>
                <w:left w:val="none" w:sz="0" w:space="0" w:color="auto"/>
                <w:bottom w:val="none" w:sz="0" w:space="0" w:color="auto"/>
                <w:right w:val="none" w:sz="0" w:space="0" w:color="auto"/>
              </w:divBdr>
            </w:div>
            <w:div w:id="1767383332">
              <w:marLeft w:val="0"/>
              <w:marRight w:val="0"/>
              <w:marTop w:val="0"/>
              <w:marBottom w:val="0"/>
              <w:divBdr>
                <w:top w:val="none" w:sz="0" w:space="0" w:color="auto"/>
                <w:left w:val="none" w:sz="0" w:space="0" w:color="auto"/>
                <w:bottom w:val="none" w:sz="0" w:space="0" w:color="auto"/>
                <w:right w:val="none" w:sz="0" w:space="0" w:color="auto"/>
              </w:divBdr>
            </w:div>
            <w:div w:id="1733238295">
              <w:marLeft w:val="0"/>
              <w:marRight w:val="0"/>
              <w:marTop w:val="0"/>
              <w:marBottom w:val="0"/>
              <w:divBdr>
                <w:top w:val="none" w:sz="0" w:space="0" w:color="auto"/>
                <w:left w:val="none" w:sz="0" w:space="0" w:color="auto"/>
                <w:bottom w:val="none" w:sz="0" w:space="0" w:color="auto"/>
                <w:right w:val="none" w:sz="0" w:space="0" w:color="auto"/>
              </w:divBdr>
            </w:div>
            <w:div w:id="2069960598">
              <w:marLeft w:val="0"/>
              <w:marRight w:val="0"/>
              <w:marTop w:val="0"/>
              <w:marBottom w:val="0"/>
              <w:divBdr>
                <w:top w:val="none" w:sz="0" w:space="0" w:color="auto"/>
                <w:left w:val="none" w:sz="0" w:space="0" w:color="auto"/>
                <w:bottom w:val="none" w:sz="0" w:space="0" w:color="auto"/>
                <w:right w:val="none" w:sz="0" w:space="0" w:color="auto"/>
              </w:divBdr>
            </w:div>
            <w:div w:id="1668509787">
              <w:marLeft w:val="0"/>
              <w:marRight w:val="0"/>
              <w:marTop w:val="0"/>
              <w:marBottom w:val="0"/>
              <w:divBdr>
                <w:top w:val="none" w:sz="0" w:space="0" w:color="auto"/>
                <w:left w:val="none" w:sz="0" w:space="0" w:color="auto"/>
                <w:bottom w:val="none" w:sz="0" w:space="0" w:color="auto"/>
                <w:right w:val="none" w:sz="0" w:space="0" w:color="auto"/>
              </w:divBdr>
            </w:div>
            <w:div w:id="1908880356">
              <w:marLeft w:val="0"/>
              <w:marRight w:val="0"/>
              <w:marTop w:val="0"/>
              <w:marBottom w:val="0"/>
              <w:divBdr>
                <w:top w:val="none" w:sz="0" w:space="0" w:color="auto"/>
                <w:left w:val="none" w:sz="0" w:space="0" w:color="auto"/>
                <w:bottom w:val="none" w:sz="0" w:space="0" w:color="auto"/>
                <w:right w:val="none" w:sz="0" w:space="0" w:color="auto"/>
              </w:divBdr>
            </w:div>
            <w:div w:id="1009523680">
              <w:marLeft w:val="0"/>
              <w:marRight w:val="0"/>
              <w:marTop w:val="0"/>
              <w:marBottom w:val="0"/>
              <w:divBdr>
                <w:top w:val="none" w:sz="0" w:space="0" w:color="auto"/>
                <w:left w:val="none" w:sz="0" w:space="0" w:color="auto"/>
                <w:bottom w:val="none" w:sz="0" w:space="0" w:color="auto"/>
                <w:right w:val="none" w:sz="0" w:space="0" w:color="auto"/>
              </w:divBdr>
            </w:div>
            <w:div w:id="1843736169">
              <w:marLeft w:val="0"/>
              <w:marRight w:val="0"/>
              <w:marTop w:val="0"/>
              <w:marBottom w:val="0"/>
              <w:divBdr>
                <w:top w:val="none" w:sz="0" w:space="0" w:color="auto"/>
                <w:left w:val="none" w:sz="0" w:space="0" w:color="auto"/>
                <w:bottom w:val="none" w:sz="0" w:space="0" w:color="auto"/>
                <w:right w:val="none" w:sz="0" w:space="0" w:color="auto"/>
              </w:divBdr>
            </w:div>
            <w:div w:id="2116827217">
              <w:marLeft w:val="0"/>
              <w:marRight w:val="0"/>
              <w:marTop w:val="0"/>
              <w:marBottom w:val="0"/>
              <w:divBdr>
                <w:top w:val="none" w:sz="0" w:space="0" w:color="auto"/>
                <w:left w:val="none" w:sz="0" w:space="0" w:color="auto"/>
                <w:bottom w:val="none" w:sz="0" w:space="0" w:color="auto"/>
                <w:right w:val="none" w:sz="0" w:space="0" w:color="auto"/>
              </w:divBdr>
            </w:div>
            <w:div w:id="19165992">
              <w:marLeft w:val="0"/>
              <w:marRight w:val="0"/>
              <w:marTop w:val="0"/>
              <w:marBottom w:val="0"/>
              <w:divBdr>
                <w:top w:val="none" w:sz="0" w:space="0" w:color="auto"/>
                <w:left w:val="none" w:sz="0" w:space="0" w:color="auto"/>
                <w:bottom w:val="none" w:sz="0" w:space="0" w:color="auto"/>
                <w:right w:val="none" w:sz="0" w:space="0" w:color="auto"/>
              </w:divBdr>
            </w:div>
            <w:div w:id="1625653119">
              <w:marLeft w:val="0"/>
              <w:marRight w:val="0"/>
              <w:marTop w:val="0"/>
              <w:marBottom w:val="0"/>
              <w:divBdr>
                <w:top w:val="none" w:sz="0" w:space="0" w:color="auto"/>
                <w:left w:val="none" w:sz="0" w:space="0" w:color="auto"/>
                <w:bottom w:val="none" w:sz="0" w:space="0" w:color="auto"/>
                <w:right w:val="none" w:sz="0" w:space="0" w:color="auto"/>
              </w:divBdr>
            </w:div>
          </w:divsChild>
        </w:div>
        <w:div w:id="2126659411">
          <w:marLeft w:val="0"/>
          <w:marRight w:val="0"/>
          <w:marTop w:val="0"/>
          <w:marBottom w:val="0"/>
          <w:divBdr>
            <w:top w:val="none" w:sz="0" w:space="0" w:color="auto"/>
            <w:left w:val="none" w:sz="0" w:space="0" w:color="auto"/>
            <w:bottom w:val="none" w:sz="0" w:space="0" w:color="auto"/>
            <w:right w:val="none" w:sz="0" w:space="0" w:color="auto"/>
          </w:divBdr>
          <w:divsChild>
            <w:div w:id="2067798074">
              <w:marLeft w:val="0"/>
              <w:marRight w:val="0"/>
              <w:marTop w:val="0"/>
              <w:marBottom w:val="0"/>
              <w:divBdr>
                <w:top w:val="none" w:sz="0" w:space="0" w:color="auto"/>
                <w:left w:val="none" w:sz="0" w:space="0" w:color="auto"/>
                <w:bottom w:val="none" w:sz="0" w:space="0" w:color="auto"/>
                <w:right w:val="none" w:sz="0" w:space="0" w:color="auto"/>
              </w:divBdr>
            </w:div>
            <w:div w:id="84037609">
              <w:marLeft w:val="0"/>
              <w:marRight w:val="0"/>
              <w:marTop w:val="0"/>
              <w:marBottom w:val="0"/>
              <w:divBdr>
                <w:top w:val="none" w:sz="0" w:space="0" w:color="auto"/>
                <w:left w:val="none" w:sz="0" w:space="0" w:color="auto"/>
                <w:bottom w:val="none" w:sz="0" w:space="0" w:color="auto"/>
                <w:right w:val="none" w:sz="0" w:space="0" w:color="auto"/>
              </w:divBdr>
            </w:div>
            <w:div w:id="1286540589">
              <w:marLeft w:val="0"/>
              <w:marRight w:val="0"/>
              <w:marTop w:val="0"/>
              <w:marBottom w:val="0"/>
              <w:divBdr>
                <w:top w:val="none" w:sz="0" w:space="0" w:color="auto"/>
                <w:left w:val="none" w:sz="0" w:space="0" w:color="auto"/>
                <w:bottom w:val="none" w:sz="0" w:space="0" w:color="auto"/>
                <w:right w:val="none" w:sz="0" w:space="0" w:color="auto"/>
              </w:divBdr>
            </w:div>
            <w:div w:id="250969804">
              <w:marLeft w:val="0"/>
              <w:marRight w:val="0"/>
              <w:marTop w:val="0"/>
              <w:marBottom w:val="0"/>
              <w:divBdr>
                <w:top w:val="none" w:sz="0" w:space="0" w:color="auto"/>
                <w:left w:val="none" w:sz="0" w:space="0" w:color="auto"/>
                <w:bottom w:val="none" w:sz="0" w:space="0" w:color="auto"/>
                <w:right w:val="none" w:sz="0" w:space="0" w:color="auto"/>
              </w:divBdr>
            </w:div>
            <w:div w:id="68701545">
              <w:marLeft w:val="0"/>
              <w:marRight w:val="0"/>
              <w:marTop w:val="0"/>
              <w:marBottom w:val="0"/>
              <w:divBdr>
                <w:top w:val="none" w:sz="0" w:space="0" w:color="auto"/>
                <w:left w:val="none" w:sz="0" w:space="0" w:color="auto"/>
                <w:bottom w:val="none" w:sz="0" w:space="0" w:color="auto"/>
                <w:right w:val="none" w:sz="0" w:space="0" w:color="auto"/>
              </w:divBdr>
            </w:div>
            <w:div w:id="1171677147">
              <w:marLeft w:val="0"/>
              <w:marRight w:val="0"/>
              <w:marTop w:val="0"/>
              <w:marBottom w:val="0"/>
              <w:divBdr>
                <w:top w:val="none" w:sz="0" w:space="0" w:color="auto"/>
                <w:left w:val="none" w:sz="0" w:space="0" w:color="auto"/>
                <w:bottom w:val="none" w:sz="0" w:space="0" w:color="auto"/>
                <w:right w:val="none" w:sz="0" w:space="0" w:color="auto"/>
              </w:divBdr>
            </w:div>
            <w:div w:id="75708921">
              <w:marLeft w:val="0"/>
              <w:marRight w:val="0"/>
              <w:marTop w:val="0"/>
              <w:marBottom w:val="0"/>
              <w:divBdr>
                <w:top w:val="none" w:sz="0" w:space="0" w:color="auto"/>
                <w:left w:val="none" w:sz="0" w:space="0" w:color="auto"/>
                <w:bottom w:val="none" w:sz="0" w:space="0" w:color="auto"/>
                <w:right w:val="none" w:sz="0" w:space="0" w:color="auto"/>
              </w:divBdr>
            </w:div>
            <w:div w:id="717242250">
              <w:marLeft w:val="0"/>
              <w:marRight w:val="0"/>
              <w:marTop w:val="0"/>
              <w:marBottom w:val="0"/>
              <w:divBdr>
                <w:top w:val="none" w:sz="0" w:space="0" w:color="auto"/>
                <w:left w:val="none" w:sz="0" w:space="0" w:color="auto"/>
                <w:bottom w:val="none" w:sz="0" w:space="0" w:color="auto"/>
                <w:right w:val="none" w:sz="0" w:space="0" w:color="auto"/>
              </w:divBdr>
            </w:div>
            <w:div w:id="989165869">
              <w:marLeft w:val="0"/>
              <w:marRight w:val="0"/>
              <w:marTop w:val="0"/>
              <w:marBottom w:val="0"/>
              <w:divBdr>
                <w:top w:val="none" w:sz="0" w:space="0" w:color="auto"/>
                <w:left w:val="none" w:sz="0" w:space="0" w:color="auto"/>
                <w:bottom w:val="none" w:sz="0" w:space="0" w:color="auto"/>
                <w:right w:val="none" w:sz="0" w:space="0" w:color="auto"/>
              </w:divBdr>
            </w:div>
            <w:div w:id="1523321163">
              <w:marLeft w:val="0"/>
              <w:marRight w:val="0"/>
              <w:marTop w:val="0"/>
              <w:marBottom w:val="0"/>
              <w:divBdr>
                <w:top w:val="none" w:sz="0" w:space="0" w:color="auto"/>
                <w:left w:val="none" w:sz="0" w:space="0" w:color="auto"/>
                <w:bottom w:val="none" w:sz="0" w:space="0" w:color="auto"/>
                <w:right w:val="none" w:sz="0" w:space="0" w:color="auto"/>
              </w:divBdr>
            </w:div>
            <w:div w:id="191460893">
              <w:marLeft w:val="0"/>
              <w:marRight w:val="0"/>
              <w:marTop w:val="0"/>
              <w:marBottom w:val="0"/>
              <w:divBdr>
                <w:top w:val="none" w:sz="0" w:space="0" w:color="auto"/>
                <w:left w:val="none" w:sz="0" w:space="0" w:color="auto"/>
                <w:bottom w:val="none" w:sz="0" w:space="0" w:color="auto"/>
                <w:right w:val="none" w:sz="0" w:space="0" w:color="auto"/>
              </w:divBdr>
            </w:div>
            <w:div w:id="1455248118">
              <w:marLeft w:val="0"/>
              <w:marRight w:val="0"/>
              <w:marTop w:val="0"/>
              <w:marBottom w:val="0"/>
              <w:divBdr>
                <w:top w:val="none" w:sz="0" w:space="0" w:color="auto"/>
                <w:left w:val="none" w:sz="0" w:space="0" w:color="auto"/>
                <w:bottom w:val="none" w:sz="0" w:space="0" w:color="auto"/>
                <w:right w:val="none" w:sz="0" w:space="0" w:color="auto"/>
              </w:divBdr>
            </w:div>
            <w:div w:id="1522355819">
              <w:marLeft w:val="0"/>
              <w:marRight w:val="0"/>
              <w:marTop w:val="0"/>
              <w:marBottom w:val="0"/>
              <w:divBdr>
                <w:top w:val="none" w:sz="0" w:space="0" w:color="auto"/>
                <w:left w:val="none" w:sz="0" w:space="0" w:color="auto"/>
                <w:bottom w:val="none" w:sz="0" w:space="0" w:color="auto"/>
                <w:right w:val="none" w:sz="0" w:space="0" w:color="auto"/>
              </w:divBdr>
            </w:div>
            <w:div w:id="277421507">
              <w:marLeft w:val="0"/>
              <w:marRight w:val="0"/>
              <w:marTop w:val="0"/>
              <w:marBottom w:val="0"/>
              <w:divBdr>
                <w:top w:val="none" w:sz="0" w:space="0" w:color="auto"/>
                <w:left w:val="none" w:sz="0" w:space="0" w:color="auto"/>
                <w:bottom w:val="none" w:sz="0" w:space="0" w:color="auto"/>
                <w:right w:val="none" w:sz="0" w:space="0" w:color="auto"/>
              </w:divBdr>
            </w:div>
            <w:div w:id="1409767300">
              <w:marLeft w:val="0"/>
              <w:marRight w:val="0"/>
              <w:marTop w:val="0"/>
              <w:marBottom w:val="0"/>
              <w:divBdr>
                <w:top w:val="none" w:sz="0" w:space="0" w:color="auto"/>
                <w:left w:val="none" w:sz="0" w:space="0" w:color="auto"/>
                <w:bottom w:val="none" w:sz="0" w:space="0" w:color="auto"/>
                <w:right w:val="none" w:sz="0" w:space="0" w:color="auto"/>
              </w:divBdr>
            </w:div>
            <w:div w:id="317342399">
              <w:marLeft w:val="0"/>
              <w:marRight w:val="0"/>
              <w:marTop w:val="0"/>
              <w:marBottom w:val="0"/>
              <w:divBdr>
                <w:top w:val="none" w:sz="0" w:space="0" w:color="auto"/>
                <w:left w:val="none" w:sz="0" w:space="0" w:color="auto"/>
                <w:bottom w:val="none" w:sz="0" w:space="0" w:color="auto"/>
                <w:right w:val="none" w:sz="0" w:space="0" w:color="auto"/>
              </w:divBdr>
            </w:div>
            <w:div w:id="985354638">
              <w:marLeft w:val="0"/>
              <w:marRight w:val="0"/>
              <w:marTop w:val="0"/>
              <w:marBottom w:val="0"/>
              <w:divBdr>
                <w:top w:val="none" w:sz="0" w:space="0" w:color="auto"/>
                <w:left w:val="none" w:sz="0" w:space="0" w:color="auto"/>
                <w:bottom w:val="none" w:sz="0" w:space="0" w:color="auto"/>
                <w:right w:val="none" w:sz="0" w:space="0" w:color="auto"/>
              </w:divBdr>
            </w:div>
            <w:div w:id="1197111710">
              <w:marLeft w:val="0"/>
              <w:marRight w:val="0"/>
              <w:marTop w:val="0"/>
              <w:marBottom w:val="0"/>
              <w:divBdr>
                <w:top w:val="none" w:sz="0" w:space="0" w:color="auto"/>
                <w:left w:val="none" w:sz="0" w:space="0" w:color="auto"/>
                <w:bottom w:val="none" w:sz="0" w:space="0" w:color="auto"/>
                <w:right w:val="none" w:sz="0" w:space="0" w:color="auto"/>
              </w:divBdr>
            </w:div>
            <w:div w:id="1220676425">
              <w:marLeft w:val="0"/>
              <w:marRight w:val="0"/>
              <w:marTop w:val="0"/>
              <w:marBottom w:val="0"/>
              <w:divBdr>
                <w:top w:val="none" w:sz="0" w:space="0" w:color="auto"/>
                <w:left w:val="none" w:sz="0" w:space="0" w:color="auto"/>
                <w:bottom w:val="none" w:sz="0" w:space="0" w:color="auto"/>
                <w:right w:val="none" w:sz="0" w:space="0" w:color="auto"/>
              </w:divBdr>
            </w:div>
            <w:div w:id="218133730">
              <w:marLeft w:val="0"/>
              <w:marRight w:val="0"/>
              <w:marTop w:val="0"/>
              <w:marBottom w:val="0"/>
              <w:divBdr>
                <w:top w:val="none" w:sz="0" w:space="0" w:color="auto"/>
                <w:left w:val="none" w:sz="0" w:space="0" w:color="auto"/>
                <w:bottom w:val="none" w:sz="0" w:space="0" w:color="auto"/>
                <w:right w:val="none" w:sz="0" w:space="0" w:color="auto"/>
              </w:divBdr>
            </w:div>
            <w:div w:id="934167372">
              <w:marLeft w:val="0"/>
              <w:marRight w:val="0"/>
              <w:marTop w:val="0"/>
              <w:marBottom w:val="0"/>
              <w:divBdr>
                <w:top w:val="none" w:sz="0" w:space="0" w:color="auto"/>
                <w:left w:val="none" w:sz="0" w:space="0" w:color="auto"/>
                <w:bottom w:val="none" w:sz="0" w:space="0" w:color="auto"/>
                <w:right w:val="none" w:sz="0" w:space="0" w:color="auto"/>
              </w:divBdr>
            </w:div>
            <w:div w:id="1490092107">
              <w:marLeft w:val="0"/>
              <w:marRight w:val="0"/>
              <w:marTop w:val="0"/>
              <w:marBottom w:val="0"/>
              <w:divBdr>
                <w:top w:val="none" w:sz="0" w:space="0" w:color="auto"/>
                <w:left w:val="none" w:sz="0" w:space="0" w:color="auto"/>
                <w:bottom w:val="none" w:sz="0" w:space="0" w:color="auto"/>
                <w:right w:val="none" w:sz="0" w:space="0" w:color="auto"/>
              </w:divBdr>
            </w:div>
            <w:div w:id="1098218058">
              <w:marLeft w:val="0"/>
              <w:marRight w:val="0"/>
              <w:marTop w:val="0"/>
              <w:marBottom w:val="0"/>
              <w:divBdr>
                <w:top w:val="none" w:sz="0" w:space="0" w:color="auto"/>
                <w:left w:val="none" w:sz="0" w:space="0" w:color="auto"/>
                <w:bottom w:val="none" w:sz="0" w:space="0" w:color="auto"/>
                <w:right w:val="none" w:sz="0" w:space="0" w:color="auto"/>
              </w:divBdr>
            </w:div>
            <w:div w:id="249389371">
              <w:marLeft w:val="0"/>
              <w:marRight w:val="0"/>
              <w:marTop w:val="0"/>
              <w:marBottom w:val="0"/>
              <w:divBdr>
                <w:top w:val="none" w:sz="0" w:space="0" w:color="auto"/>
                <w:left w:val="none" w:sz="0" w:space="0" w:color="auto"/>
                <w:bottom w:val="none" w:sz="0" w:space="0" w:color="auto"/>
                <w:right w:val="none" w:sz="0" w:space="0" w:color="auto"/>
              </w:divBdr>
            </w:div>
            <w:div w:id="1181773890">
              <w:marLeft w:val="0"/>
              <w:marRight w:val="0"/>
              <w:marTop w:val="0"/>
              <w:marBottom w:val="0"/>
              <w:divBdr>
                <w:top w:val="none" w:sz="0" w:space="0" w:color="auto"/>
                <w:left w:val="none" w:sz="0" w:space="0" w:color="auto"/>
                <w:bottom w:val="none" w:sz="0" w:space="0" w:color="auto"/>
                <w:right w:val="none" w:sz="0" w:space="0" w:color="auto"/>
              </w:divBdr>
            </w:div>
            <w:div w:id="735057847">
              <w:marLeft w:val="0"/>
              <w:marRight w:val="0"/>
              <w:marTop w:val="0"/>
              <w:marBottom w:val="0"/>
              <w:divBdr>
                <w:top w:val="none" w:sz="0" w:space="0" w:color="auto"/>
                <w:left w:val="none" w:sz="0" w:space="0" w:color="auto"/>
                <w:bottom w:val="none" w:sz="0" w:space="0" w:color="auto"/>
                <w:right w:val="none" w:sz="0" w:space="0" w:color="auto"/>
              </w:divBdr>
            </w:div>
            <w:div w:id="1156218847">
              <w:marLeft w:val="0"/>
              <w:marRight w:val="0"/>
              <w:marTop w:val="0"/>
              <w:marBottom w:val="0"/>
              <w:divBdr>
                <w:top w:val="none" w:sz="0" w:space="0" w:color="auto"/>
                <w:left w:val="none" w:sz="0" w:space="0" w:color="auto"/>
                <w:bottom w:val="none" w:sz="0" w:space="0" w:color="auto"/>
                <w:right w:val="none" w:sz="0" w:space="0" w:color="auto"/>
              </w:divBdr>
            </w:div>
            <w:div w:id="1205676440">
              <w:marLeft w:val="0"/>
              <w:marRight w:val="0"/>
              <w:marTop w:val="0"/>
              <w:marBottom w:val="0"/>
              <w:divBdr>
                <w:top w:val="none" w:sz="0" w:space="0" w:color="auto"/>
                <w:left w:val="none" w:sz="0" w:space="0" w:color="auto"/>
                <w:bottom w:val="none" w:sz="0" w:space="0" w:color="auto"/>
                <w:right w:val="none" w:sz="0" w:space="0" w:color="auto"/>
              </w:divBdr>
            </w:div>
            <w:div w:id="770012083">
              <w:marLeft w:val="0"/>
              <w:marRight w:val="0"/>
              <w:marTop w:val="0"/>
              <w:marBottom w:val="0"/>
              <w:divBdr>
                <w:top w:val="none" w:sz="0" w:space="0" w:color="auto"/>
                <w:left w:val="none" w:sz="0" w:space="0" w:color="auto"/>
                <w:bottom w:val="none" w:sz="0" w:space="0" w:color="auto"/>
                <w:right w:val="none" w:sz="0" w:space="0" w:color="auto"/>
              </w:divBdr>
            </w:div>
            <w:div w:id="1027752992">
              <w:marLeft w:val="0"/>
              <w:marRight w:val="0"/>
              <w:marTop w:val="0"/>
              <w:marBottom w:val="0"/>
              <w:divBdr>
                <w:top w:val="none" w:sz="0" w:space="0" w:color="auto"/>
                <w:left w:val="none" w:sz="0" w:space="0" w:color="auto"/>
                <w:bottom w:val="none" w:sz="0" w:space="0" w:color="auto"/>
                <w:right w:val="none" w:sz="0" w:space="0" w:color="auto"/>
              </w:divBdr>
            </w:div>
            <w:div w:id="762535229">
              <w:marLeft w:val="0"/>
              <w:marRight w:val="0"/>
              <w:marTop w:val="0"/>
              <w:marBottom w:val="0"/>
              <w:divBdr>
                <w:top w:val="none" w:sz="0" w:space="0" w:color="auto"/>
                <w:left w:val="none" w:sz="0" w:space="0" w:color="auto"/>
                <w:bottom w:val="none" w:sz="0" w:space="0" w:color="auto"/>
                <w:right w:val="none" w:sz="0" w:space="0" w:color="auto"/>
              </w:divBdr>
            </w:div>
            <w:div w:id="498934962">
              <w:marLeft w:val="0"/>
              <w:marRight w:val="0"/>
              <w:marTop w:val="0"/>
              <w:marBottom w:val="0"/>
              <w:divBdr>
                <w:top w:val="none" w:sz="0" w:space="0" w:color="auto"/>
                <w:left w:val="none" w:sz="0" w:space="0" w:color="auto"/>
                <w:bottom w:val="none" w:sz="0" w:space="0" w:color="auto"/>
                <w:right w:val="none" w:sz="0" w:space="0" w:color="auto"/>
              </w:divBdr>
            </w:div>
            <w:div w:id="1190413578">
              <w:marLeft w:val="0"/>
              <w:marRight w:val="0"/>
              <w:marTop w:val="0"/>
              <w:marBottom w:val="0"/>
              <w:divBdr>
                <w:top w:val="none" w:sz="0" w:space="0" w:color="auto"/>
                <w:left w:val="none" w:sz="0" w:space="0" w:color="auto"/>
                <w:bottom w:val="none" w:sz="0" w:space="0" w:color="auto"/>
                <w:right w:val="none" w:sz="0" w:space="0" w:color="auto"/>
              </w:divBdr>
            </w:div>
            <w:div w:id="702442986">
              <w:marLeft w:val="0"/>
              <w:marRight w:val="0"/>
              <w:marTop w:val="0"/>
              <w:marBottom w:val="0"/>
              <w:divBdr>
                <w:top w:val="none" w:sz="0" w:space="0" w:color="auto"/>
                <w:left w:val="none" w:sz="0" w:space="0" w:color="auto"/>
                <w:bottom w:val="none" w:sz="0" w:space="0" w:color="auto"/>
                <w:right w:val="none" w:sz="0" w:space="0" w:color="auto"/>
              </w:divBdr>
            </w:div>
            <w:div w:id="1622834385">
              <w:marLeft w:val="0"/>
              <w:marRight w:val="0"/>
              <w:marTop w:val="0"/>
              <w:marBottom w:val="0"/>
              <w:divBdr>
                <w:top w:val="none" w:sz="0" w:space="0" w:color="auto"/>
                <w:left w:val="none" w:sz="0" w:space="0" w:color="auto"/>
                <w:bottom w:val="none" w:sz="0" w:space="0" w:color="auto"/>
                <w:right w:val="none" w:sz="0" w:space="0" w:color="auto"/>
              </w:divBdr>
            </w:div>
            <w:div w:id="2013602934">
              <w:marLeft w:val="0"/>
              <w:marRight w:val="0"/>
              <w:marTop w:val="0"/>
              <w:marBottom w:val="0"/>
              <w:divBdr>
                <w:top w:val="none" w:sz="0" w:space="0" w:color="auto"/>
                <w:left w:val="none" w:sz="0" w:space="0" w:color="auto"/>
                <w:bottom w:val="none" w:sz="0" w:space="0" w:color="auto"/>
                <w:right w:val="none" w:sz="0" w:space="0" w:color="auto"/>
              </w:divBdr>
            </w:div>
            <w:div w:id="1495875272">
              <w:marLeft w:val="0"/>
              <w:marRight w:val="0"/>
              <w:marTop w:val="0"/>
              <w:marBottom w:val="0"/>
              <w:divBdr>
                <w:top w:val="none" w:sz="0" w:space="0" w:color="auto"/>
                <w:left w:val="none" w:sz="0" w:space="0" w:color="auto"/>
                <w:bottom w:val="none" w:sz="0" w:space="0" w:color="auto"/>
                <w:right w:val="none" w:sz="0" w:space="0" w:color="auto"/>
              </w:divBdr>
            </w:div>
            <w:div w:id="426734235">
              <w:marLeft w:val="0"/>
              <w:marRight w:val="0"/>
              <w:marTop w:val="0"/>
              <w:marBottom w:val="0"/>
              <w:divBdr>
                <w:top w:val="none" w:sz="0" w:space="0" w:color="auto"/>
                <w:left w:val="none" w:sz="0" w:space="0" w:color="auto"/>
                <w:bottom w:val="none" w:sz="0" w:space="0" w:color="auto"/>
                <w:right w:val="none" w:sz="0" w:space="0" w:color="auto"/>
              </w:divBdr>
            </w:div>
            <w:div w:id="1534271686">
              <w:marLeft w:val="0"/>
              <w:marRight w:val="0"/>
              <w:marTop w:val="0"/>
              <w:marBottom w:val="0"/>
              <w:divBdr>
                <w:top w:val="none" w:sz="0" w:space="0" w:color="auto"/>
                <w:left w:val="none" w:sz="0" w:space="0" w:color="auto"/>
                <w:bottom w:val="none" w:sz="0" w:space="0" w:color="auto"/>
                <w:right w:val="none" w:sz="0" w:space="0" w:color="auto"/>
              </w:divBdr>
            </w:div>
            <w:div w:id="1617524241">
              <w:marLeft w:val="0"/>
              <w:marRight w:val="0"/>
              <w:marTop w:val="0"/>
              <w:marBottom w:val="0"/>
              <w:divBdr>
                <w:top w:val="none" w:sz="0" w:space="0" w:color="auto"/>
                <w:left w:val="none" w:sz="0" w:space="0" w:color="auto"/>
                <w:bottom w:val="none" w:sz="0" w:space="0" w:color="auto"/>
                <w:right w:val="none" w:sz="0" w:space="0" w:color="auto"/>
              </w:divBdr>
            </w:div>
            <w:div w:id="430931620">
              <w:marLeft w:val="0"/>
              <w:marRight w:val="0"/>
              <w:marTop w:val="0"/>
              <w:marBottom w:val="0"/>
              <w:divBdr>
                <w:top w:val="none" w:sz="0" w:space="0" w:color="auto"/>
                <w:left w:val="none" w:sz="0" w:space="0" w:color="auto"/>
                <w:bottom w:val="none" w:sz="0" w:space="0" w:color="auto"/>
                <w:right w:val="none" w:sz="0" w:space="0" w:color="auto"/>
              </w:divBdr>
            </w:div>
            <w:div w:id="1959795342">
              <w:marLeft w:val="0"/>
              <w:marRight w:val="0"/>
              <w:marTop w:val="0"/>
              <w:marBottom w:val="0"/>
              <w:divBdr>
                <w:top w:val="none" w:sz="0" w:space="0" w:color="auto"/>
                <w:left w:val="none" w:sz="0" w:space="0" w:color="auto"/>
                <w:bottom w:val="none" w:sz="0" w:space="0" w:color="auto"/>
                <w:right w:val="none" w:sz="0" w:space="0" w:color="auto"/>
              </w:divBdr>
            </w:div>
            <w:div w:id="1072242328">
              <w:marLeft w:val="0"/>
              <w:marRight w:val="0"/>
              <w:marTop w:val="0"/>
              <w:marBottom w:val="0"/>
              <w:divBdr>
                <w:top w:val="none" w:sz="0" w:space="0" w:color="auto"/>
                <w:left w:val="none" w:sz="0" w:space="0" w:color="auto"/>
                <w:bottom w:val="none" w:sz="0" w:space="0" w:color="auto"/>
                <w:right w:val="none" w:sz="0" w:space="0" w:color="auto"/>
              </w:divBdr>
            </w:div>
            <w:div w:id="1096051706">
              <w:marLeft w:val="0"/>
              <w:marRight w:val="0"/>
              <w:marTop w:val="0"/>
              <w:marBottom w:val="0"/>
              <w:divBdr>
                <w:top w:val="none" w:sz="0" w:space="0" w:color="auto"/>
                <w:left w:val="none" w:sz="0" w:space="0" w:color="auto"/>
                <w:bottom w:val="none" w:sz="0" w:space="0" w:color="auto"/>
                <w:right w:val="none" w:sz="0" w:space="0" w:color="auto"/>
              </w:divBdr>
            </w:div>
            <w:div w:id="153762237">
              <w:marLeft w:val="0"/>
              <w:marRight w:val="0"/>
              <w:marTop w:val="0"/>
              <w:marBottom w:val="0"/>
              <w:divBdr>
                <w:top w:val="none" w:sz="0" w:space="0" w:color="auto"/>
                <w:left w:val="none" w:sz="0" w:space="0" w:color="auto"/>
                <w:bottom w:val="none" w:sz="0" w:space="0" w:color="auto"/>
                <w:right w:val="none" w:sz="0" w:space="0" w:color="auto"/>
              </w:divBdr>
            </w:div>
            <w:div w:id="581790959">
              <w:marLeft w:val="0"/>
              <w:marRight w:val="0"/>
              <w:marTop w:val="0"/>
              <w:marBottom w:val="0"/>
              <w:divBdr>
                <w:top w:val="none" w:sz="0" w:space="0" w:color="auto"/>
                <w:left w:val="none" w:sz="0" w:space="0" w:color="auto"/>
                <w:bottom w:val="none" w:sz="0" w:space="0" w:color="auto"/>
                <w:right w:val="none" w:sz="0" w:space="0" w:color="auto"/>
              </w:divBdr>
            </w:div>
            <w:div w:id="1167935909">
              <w:marLeft w:val="0"/>
              <w:marRight w:val="0"/>
              <w:marTop w:val="0"/>
              <w:marBottom w:val="0"/>
              <w:divBdr>
                <w:top w:val="none" w:sz="0" w:space="0" w:color="auto"/>
                <w:left w:val="none" w:sz="0" w:space="0" w:color="auto"/>
                <w:bottom w:val="none" w:sz="0" w:space="0" w:color="auto"/>
                <w:right w:val="none" w:sz="0" w:space="0" w:color="auto"/>
              </w:divBdr>
            </w:div>
            <w:div w:id="1812595679">
              <w:marLeft w:val="0"/>
              <w:marRight w:val="0"/>
              <w:marTop w:val="0"/>
              <w:marBottom w:val="0"/>
              <w:divBdr>
                <w:top w:val="none" w:sz="0" w:space="0" w:color="auto"/>
                <w:left w:val="none" w:sz="0" w:space="0" w:color="auto"/>
                <w:bottom w:val="none" w:sz="0" w:space="0" w:color="auto"/>
                <w:right w:val="none" w:sz="0" w:space="0" w:color="auto"/>
              </w:divBdr>
            </w:div>
            <w:div w:id="2060011806">
              <w:marLeft w:val="0"/>
              <w:marRight w:val="0"/>
              <w:marTop w:val="0"/>
              <w:marBottom w:val="0"/>
              <w:divBdr>
                <w:top w:val="none" w:sz="0" w:space="0" w:color="auto"/>
                <w:left w:val="none" w:sz="0" w:space="0" w:color="auto"/>
                <w:bottom w:val="none" w:sz="0" w:space="0" w:color="auto"/>
                <w:right w:val="none" w:sz="0" w:space="0" w:color="auto"/>
              </w:divBdr>
            </w:div>
            <w:div w:id="342368079">
              <w:marLeft w:val="0"/>
              <w:marRight w:val="0"/>
              <w:marTop w:val="0"/>
              <w:marBottom w:val="0"/>
              <w:divBdr>
                <w:top w:val="none" w:sz="0" w:space="0" w:color="auto"/>
                <w:left w:val="none" w:sz="0" w:space="0" w:color="auto"/>
                <w:bottom w:val="none" w:sz="0" w:space="0" w:color="auto"/>
                <w:right w:val="none" w:sz="0" w:space="0" w:color="auto"/>
              </w:divBdr>
            </w:div>
            <w:div w:id="990013776">
              <w:marLeft w:val="0"/>
              <w:marRight w:val="0"/>
              <w:marTop w:val="0"/>
              <w:marBottom w:val="0"/>
              <w:divBdr>
                <w:top w:val="none" w:sz="0" w:space="0" w:color="auto"/>
                <w:left w:val="none" w:sz="0" w:space="0" w:color="auto"/>
                <w:bottom w:val="none" w:sz="0" w:space="0" w:color="auto"/>
                <w:right w:val="none" w:sz="0" w:space="0" w:color="auto"/>
              </w:divBdr>
            </w:div>
            <w:div w:id="1337001569">
              <w:marLeft w:val="0"/>
              <w:marRight w:val="0"/>
              <w:marTop w:val="0"/>
              <w:marBottom w:val="0"/>
              <w:divBdr>
                <w:top w:val="none" w:sz="0" w:space="0" w:color="auto"/>
                <w:left w:val="none" w:sz="0" w:space="0" w:color="auto"/>
                <w:bottom w:val="none" w:sz="0" w:space="0" w:color="auto"/>
                <w:right w:val="none" w:sz="0" w:space="0" w:color="auto"/>
              </w:divBdr>
            </w:div>
            <w:div w:id="1398818350">
              <w:marLeft w:val="0"/>
              <w:marRight w:val="0"/>
              <w:marTop w:val="0"/>
              <w:marBottom w:val="0"/>
              <w:divBdr>
                <w:top w:val="none" w:sz="0" w:space="0" w:color="auto"/>
                <w:left w:val="none" w:sz="0" w:space="0" w:color="auto"/>
                <w:bottom w:val="none" w:sz="0" w:space="0" w:color="auto"/>
                <w:right w:val="none" w:sz="0" w:space="0" w:color="auto"/>
              </w:divBdr>
            </w:div>
            <w:div w:id="41558893">
              <w:marLeft w:val="0"/>
              <w:marRight w:val="0"/>
              <w:marTop w:val="0"/>
              <w:marBottom w:val="0"/>
              <w:divBdr>
                <w:top w:val="none" w:sz="0" w:space="0" w:color="auto"/>
                <w:left w:val="none" w:sz="0" w:space="0" w:color="auto"/>
                <w:bottom w:val="none" w:sz="0" w:space="0" w:color="auto"/>
                <w:right w:val="none" w:sz="0" w:space="0" w:color="auto"/>
              </w:divBdr>
            </w:div>
            <w:div w:id="270867699">
              <w:marLeft w:val="0"/>
              <w:marRight w:val="0"/>
              <w:marTop w:val="0"/>
              <w:marBottom w:val="0"/>
              <w:divBdr>
                <w:top w:val="none" w:sz="0" w:space="0" w:color="auto"/>
                <w:left w:val="none" w:sz="0" w:space="0" w:color="auto"/>
                <w:bottom w:val="none" w:sz="0" w:space="0" w:color="auto"/>
                <w:right w:val="none" w:sz="0" w:space="0" w:color="auto"/>
              </w:divBdr>
            </w:div>
            <w:div w:id="850920218">
              <w:marLeft w:val="0"/>
              <w:marRight w:val="0"/>
              <w:marTop w:val="0"/>
              <w:marBottom w:val="0"/>
              <w:divBdr>
                <w:top w:val="none" w:sz="0" w:space="0" w:color="auto"/>
                <w:left w:val="none" w:sz="0" w:space="0" w:color="auto"/>
                <w:bottom w:val="none" w:sz="0" w:space="0" w:color="auto"/>
                <w:right w:val="none" w:sz="0" w:space="0" w:color="auto"/>
              </w:divBdr>
            </w:div>
            <w:div w:id="290981779">
              <w:marLeft w:val="0"/>
              <w:marRight w:val="0"/>
              <w:marTop w:val="0"/>
              <w:marBottom w:val="0"/>
              <w:divBdr>
                <w:top w:val="none" w:sz="0" w:space="0" w:color="auto"/>
                <w:left w:val="none" w:sz="0" w:space="0" w:color="auto"/>
                <w:bottom w:val="none" w:sz="0" w:space="0" w:color="auto"/>
                <w:right w:val="none" w:sz="0" w:space="0" w:color="auto"/>
              </w:divBdr>
            </w:div>
            <w:div w:id="589239359">
              <w:marLeft w:val="0"/>
              <w:marRight w:val="0"/>
              <w:marTop w:val="0"/>
              <w:marBottom w:val="0"/>
              <w:divBdr>
                <w:top w:val="none" w:sz="0" w:space="0" w:color="auto"/>
                <w:left w:val="none" w:sz="0" w:space="0" w:color="auto"/>
                <w:bottom w:val="none" w:sz="0" w:space="0" w:color="auto"/>
                <w:right w:val="none" w:sz="0" w:space="0" w:color="auto"/>
              </w:divBdr>
            </w:div>
            <w:div w:id="902714973">
              <w:marLeft w:val="0"/>
              <w:marRight w:val="0"/>
              <w:marTop w:val="0"/>
              <w:marBottom w:val="0"/>
              <w:divBdr>
                <w:top w:val="none" w:sz="0" w:space="0" w:color="auto"/>
                <w:left w:val="none" w:sz="0" w:space="0" w:color="auto"/>
                <w:bottom w:val="none" w:sz="0" w:space="0" w:color="auto"/>
                <w:right w:val="none" w:sz="0" w:space="0" w:color="auto"/>
              </w:divBdr>
            </w:div>
            <w:div w:id="1083768970">
              <w:marLeft w:val="0"/>
              <w:marRight w:val="0"/>
              <w:marTop w:val="0"/>
              <w:marBottom w:val="0"/>
              <w:divBdr>
                <w:top w:val="none" w:sz="0" w:space="0" w:color="auto"/>
                <w:left w:val="none" w:sz="0" w:space="0" w:color="auto"/>
                <w:bottom w:val="none" w:sz="0" w:space="0" w:color="auto"/>
                <w:right w:val="none" w:sz="0" w:space="0" w:color="auto"/>
              </w:divBdr>
            </w:div>
            <w:div w:id="887839498">
              <w:marLeft w:val="0"/>
              <w:marRight w:val="0"/>
              <w:marTop w:val="0"/>
              <w:marBottom w:val="0"/>
              <w:divBdr>
                <w:top w:val="none" w:sz="0" w:space="0" w:color="auto"/>
                <w:left w:val="none" w:sz="0" w:space="0" w:color="auto"/>
                <w:bottom w:val="none" w:sz="0" w:space="0" w:color="auto"/>
                <w:right w:val="none" w:sz="0" w:space="0" w:color="auto"/>
              </w:divBdr>
            </w:div>
            <w:div w:id="975452896">
              <w:marLeft w:val="0"/>
              <w:marRight w:val="0"/>
              <w:marTop w:val="0"/>
              <w:marBottom w:val="0"/>
              <w:divBdr>
                <w:top w:val="none" w:sz="0" w:space="0" w:color="auto"/>
                <w:left w:val="none" w:sz="0" w:space="0" w:color="auto"/>
                <w:bottom w:val="none" w:sz="0" w:space="0" w:color="auto"/>
                <w:right w:val="none" w:sz="0" w:space="0" w:color="auto"/>
              </w:divBdr>
            </w:div>
            <w:div w:id="1191456571">
              <w:marLeft w:val="0"/>
              <w:marRight w:val="0"/>
              <w:marTop w:val="0"/>
              <w:marBottom w:val="0"/>
              <w:divBdr>
                <w:top w:val="none" w:sz="0" w:space="0" w:color="auto"/>
                <w:left w:val="none" w:sz="0" w:space="0" w:color="auto"/>
                <w:bottom w:val="none" w:sz="0" w:space="0" w:color="auto"/>
                <w:right w:val="none" w:sz="0" w:space="0" w:color="auto"/>
              </w:divBdr>
            </w:div>
            <w:div w:id="93215465">
              <w:marLeft w:val="0"/>
              <w:marRight w:val="0"/>
              <w:marTop w:val="0"/>
              <w:marBottom w:val="0"/>
              <w:divBdr>
                <w:top w:val="none" w:sz="0" w:space="0" w:color="auto"/>
                <w:left w:val="none" w:sz="0" w:space="0" w:color="auto"/>
                <w:bottom w:val="none" w:sz="0" w:space="0" w:color="auto"/>
                <w:right w:val="none" w:sz="0" w:space="0" w:color="auto"/>
              </w:divBdr>
            </w:div>
            <w:div w:id="1274167616">
              <w:marLeft w:val="0"/>
              <w:marRight w:val="0"/>
              <w:marTop w:val="0"/>
              <w:marBottom w:val="0"/>
              <w:divBdr>
                <w:top w:val="none" w:sz="0" w:space="0" w:color="auto"/>
                <w:left w:val="none" w:sz="0" w:space="0" w:color="auto"/>
                <w:bottom w:val="none" w:sz="0" w:space="0" w:color="auto"/>
                <w:right w:val="none" w:sz="0" w:space="0" w:color="auto"/>
              </w:divBdr>
            </w:div>
            <w:div w:id="1308316429">
              <w:marLeft w:val="0"/>
              <w:marRight w:val="0"/>
              <w:marTop w:val="0"/>
              <w:marBottom w:val="0"/>
              <w:divBdr>
                <w:top w:val="none" w:sz="0" w:space="0" w:color="auto"/>
                <w:left w:val="none" w:sz="0" w:space="0" w:color="auto"/>
                <w:bottom w:val="none" w:sz="0" w:space="0" w:color="auto"/>
                <w:right w:val="none" w:sz="0" w:space="0" w:color="auto"/>
              </w:divBdr>
            </w:div>
            <w:div w:id="710230248">
              <w:marLeft w:val="0"/>
              <w:marRight w:val="0"/>
              <w:marTop w:val="0"/>
              <w:marBottom w:val="0"/>
              <w:divBdr>
                <w:top w:val="none" w:sz="0" w:space="0" w:color="auto"/>
                <w:left w:val="none" w:sz="0" w:space="0" w:color="auto"/>
                <w:bottom w:val="none" w:sz="0" w:space="0" w:color="auto"/>
                <w:right w:val="none" w:sz="0" w:space="0" w:color="auto"/>
              </w:divBdr>
            </w:div>
            <w:div w:id="811866660">
              <w:marLeft w:val="0"/>
              <w:marRight w:val="0"/>
              <w:marTop w:val="0"/>
              <w:marBottom w:val="0"/>
              <w:divBdr>
                <w:top w:val="none" w:sz="0" w:space="0" w:color="auto"/>
                <w:left w:val="none" w:sz="0" w:space="0" w:color="auto"/>
                <w:bottom w:val="none" w:sz="0" w:space="0" w:color="auto"/>
                <w:right w:val="none" w:sz="0" w:space="0" w:color="auto"/>
              </w:divBdr>
            </w:div>
            <w:div w:id="1977224903">
              <w:marLeft w:val="0"/>
              <w:marRight w:val="0"/>
              <w:marTop w:val="0"/>
              <w:marBottom w:val="0"/>
              <w:divBdr>
                <w:top w:val="none" w:sz="0" w:space="0" w:color="auto"/>
                <w:left w:val="none" w:sz="0" w:space="0" w:color="auto"/>
                <w:bottom w:val="none" w:sz="0" w:space="0" w:color="auto"/>
                <w:right w:val="none" w:sz="0" w:space="0" w:color="auto"/>
              </w:divBdr>
            </w:div>
            <w:div w:id="69693900">
              <w:marLeft w:val="0"/>
              <w:marRight w:val="0"/>
              <w:marTop w:val="0"/>
              <w:marBottom w:val="0"/>
              <w:divBdr>
                <w:top w:val="none" w:sz="0" w:space="0" w:color="auto"/>
                <w:left w:val="none" w:sz="0" w:space="0" w:color="auto"/>
                <w:bottom w:val="none" w:sz="0" w:space="0" w:color="auto"/>
                <w:right w:val="none" w:sz="0" w:space="0" w:color="auto"/>
              </w:divBdr>
            </w:div>
            <w:div w:id="1526551636">
              <w:marLeft w:val="0"/>
              <w:marRight w:val="0"/>
              <w:marTop w:val="0"/>
              <w:marBottom w:val="0"/>
              <w:divBdr>
                <w:top w:val="none" w:sz="0" w:space="0" w:color="auto"/>
                <w:left w:val="none" w:sz="0" w:space="0" w:color="auto"/>
                <w:bottom w:val="none" w:sz="0" w:space="0" w:color="auto"/>
                <w:right w:val="none" w:sz="0" w:space="0" w:color="auto"/>
              </w:divBdr>
            </w:div>
            <w:div w:id="755327605">
              <w:marLeft w:val="0"/>
              <w:marRight w:val="0"/>
              <w:marTop w:val="0"/>
              <w:marBottom w:val="0"/>
              <w:divBdr>
                <w:top w:val="none" w:sz="0" w:space="0" w:color="auto"/>
                <w:left w:val="none" w:sz="0" w:space="0" w:color="auto"/>
                <w:bottom w:val="none" w:sz="0" w:space="0" w:color="auto"/>
                <w:right w:val="none" w:sz="0" w:space="0" w:color="auto"/>
              </w:divBdr>
            </w:div>
            <w:div w:id="948703265">
              <w:marLeft w:val="0"/>
              <w:marRight w:val="0"/>
              <w:marTop w:val="0"/>
              <w:marBottom w:val="0"/>
              <w:divBdr>
                <w:top w:val="none" w:sz="0" w:space="0" w:color="auto"/>
                <w:left w:val="none" w:sz="0" w:space="0" w:color="auto"/>
                <w:bottom w:val="none" w:sz="0" w:space="0" w:color="auto"/>
                <w:right w:val="none" w:sz="0" w:space="0" w:color="auto"/>
              </w:divBdr>
            </w:div>
            <w:div w:id="1190484097">
              <w:marLeft w:val="0"/>
              <w:marRight w:val="0"/>
              <w:marTop w:val="0"/>
              <w:marBottom w:val="0"/>
              <w:divBdr>
                <w:top w:val="none" w:sz="0" w:space="0" w:color="auto"/>
                <w:left w:val="none" w:sz="0" w:space="0" w:color="auto"/>
                <w:bottom w:val="none" w:sz="0" w:space="0" w:color="auto"/>
                <w:right w:val="none" w:sz="0" w:space="0" w:color="auto"/>
              </w:divBdr>
            </w:div>
            <w:div w:id="1704359185">
              <w:marLeft w:val="0"/>
              <w:marRight w:val="0"/>
              <w:marTop w:val="0"/>
              <w:marBottom w:val="0"/>
              <w:divBdr>
                <w:top w:val="none" w:sz="0" w:space="0" w:color="auto"/>
                <w:left w:val="none" w:sz="0" w:space="0" w:color="auto"/>
                <w:bottom w:val="none" w:sz="0" w:space="0" w:color="auto"/>
                <w:right w:val="none" w:sz="0" w:space="0" w:color="auto"/>
              </w:divBdr>
            </w:div>
            <w:div w:id="892348263">
              <w:marLeft w:val="0"/>
              <w:marRight w:val="0"/>
              <w:marTop w:val="0"/>
              <w:marBottom w:val="0"/>
              <w:divBdr>
                <w:top w:val="none" w:sz="0" w:space="0" w:color="auto"/>
                <w:left w:val="none" w:sz="0" w:space="0" w:color="auto"/>
                <w:bottom w:val="none" w:sz="0" w:space="0" w:color="auto"/>
                <w:right w:val="none" w:sz="0" w:space="0" w:color="auto"/>
              </w:divBdr>
            </w:div>
            <w:div w:id="555698144">
              <w:marLeft w:val="0"/>
              <w:marRight w:val="0"/>
              <w:marTop w:val="0"/>
              <w:marBottom w:val="0"/>
              <w:divBdr>
                <w:top w:val="none" w:sz="0" w:space="0" w:color="auto"/>
                <w:left w:val="none" w:sz="0" w:space="0" w:color="auto"/>
                <w:bottom w:val="none" w:sz="0" w:space="0" w:color="auto"/>
                <w:right w:val="none" w:sz="0" w:space="0" w:color="auto"/>
              </w:divBdr>
            </w:div>
            <w:div w:id="160047027">
              <w:marLeft w:val="0"/>
              <w:marRight w:val="0"/>
              <w:marTop w:val="0"/>
              <w:marBottom w:val="0"/>
              <w:divBdr>
                <w:top w:val="none" w:sz="0" w:space="0" w:color="auto"/>
                <w:left w:val="none" w:sz="0" w:space="0" w:color="auto"/>
                <w:bottom w:val="none" w:sz="0" w:space="0" w:color="auto"/>
                <w:right w:val="none" w:sz="0" w:space="0" w:color="auto"/>
              </w:divBdr>
            </w:div>
            <w:div w:id="668605935">
              <w:marLeft w:val="0"/>
              <w:marRight w:val="0"/>
              <w:marTop w:val="0"/>
              <w:marBottom w:val="0"/>
              <w:divBdr>
                <w:top w:val="none" w:sz="0" w:space="0" w:color="auto"/>
                <w:left w:val="none" w:sz="0" w:space="0" w:color="auto"/>
                <w:bottom w:val="none" w:sz="0" w:space="0" w:color="auto"/>
                <w:right w:val="none" w:sz="0" w:space="0" w:color="auto"/>
              </w:divBdr>
            </w:div>
            <w:div w:id="1657223386">
              <w:marLeft w:val="0"/>
              <w:marRight w:val="0"/>
              <w:marTop w:val="0"/>
              <w:marBottom w:val="0"/>
              <w:divBdr>
                <w:top w:val="none" w:sz="0" w:space="0" w:color="auto"/>
                <w:left w:val="none" w:sz="0" w:space="0" w:color="auto"/>
                <w:bottom w:val="none" w:sz="0" w:space="0" w:color="auto"/>
                <w:right w:val="none" w:sz="0" w:space="0" w:color="auto"/>
              </w:divBdr>
            </w:div>
            <w:div w:id="376663972">
              <w:marLeft w:val="0"/>
              <w:marRight w:val="0"/>
              <w:marTop w:val="0"/>
              <w:marBottom w:val="0"/>
              <w:divBdr>
                <w:top w:val="none" w:sz="0" w:space="0" w:color="auto"/>
                <w:left w:val="none" w:sz="0" w:space="0" w:color="auto"/>
                <w:bottom w:val="none" w:sz="0" w:space="0" w:color="auto"/>
                <w:right w:val="none" w:sz="0" w:space="0" w:color="auto"/>
              </w:divBdr>
            </w:div>
            <w:div w:id="103354755">
              <w:marLeft w:val="0"/>
              <w:marRight w:val="0"/>
              <w:marTop w:val="0"/>
              <w:marBottom w:val="0"/>
              <w:divBdr>
                <w:top w:val="none" w:sz="0" w:space="0" w:color="auto"/>
                <w:left w:val="none" w:sz="0" w:space="0" w:color="auto"/>
                <w:bottom w:val="none" w:sz="0" w:space="0" w:color="auto"/>
                <w:right w:val="none" w:sz="0" w:space="0" w:color="auto"/>
              </w:divBdr>
            </w:div>
            <w:div w:id="1278833067">
              <w:marLeft w:val="0"/>
              <w:marRight w:val="0"/>
              <w:marTop w:val="0"/>
              <w:marBottom w:val="0"/>
              <w:divBdr>
                <w:top w:val="none" w:sz="0" w:space="0" w:color="auto"/>
                <w:left w:val="none" w:sz="0" w:space="0" w:color="auto"/>
                <w:bottom w:val="none" w:sz="0" w:space="0" w:color="auto"/>
                <w:right w:val="none" w:sz="0" w:space="0" w:color="auto"/>
              </w:divBdr>
            </w:div>
            <w:div w:id="1244954402">
              <w:marLeft w:val="0"/>
              <w:marRight w:val="0"/>
              <w:marTop w:val="0"/>
              <w:marBottom w:val="0"/>
              <w:divBdr>
                <w:top w:val="none" w:sz="0" w:space="0" w:color="auto"/>
                <w:left w:val="none" w:sz="0" w:space="0" w:color="auto"/>
                <w:bottom w:val="none" w:sz="0" w:space="0" w:color="auto"/>
                <w:right w:val="none" w:sz="0" w:space="0" w:color="auto"/>
              </w:divBdr>
            </w:div>
            <w:div w:id="1763064186">
              <w:marLeft w:val="0"/>
              <w:marRight w:val="0"/>
              <w:marTop w:val="0"/>
              <w:marBottom w:val="0"/>
              <w:divBdr>
                <w:top w:val="none" w:sz="0" w:space="0" w:color="auto"/>
                <w:left w:val="none" w:sz="0" w:space="0" w:color="auto"/>
                <w:bottom w:val="none" w:sz="0" w:space="0" w:color="auto"/>
                <w:right w:val="none" w:sz="0" w:space="0" w:color="auto"/>
              </w:divBdr>
            </w:div>
            <w:div w:id="253632326">
              <w:marLeft w:val="0"/>
              <w:marRight w:val="0"/>
              <w:marTop w:val="0"/>
              <w:marBottom w:val="0"/>
              <w:divBdr>
                <w:top w:val="none" w:sz="0" w:space="0" w:color="auto"/>
                <w:left w:val="none" w:sz="0" w:space="0" w:color="auto"/>
                <w:bottom w:val="none" w:sz="0" w:space="0" w:color="auto"/>
                <w:right w:val="none" w:sz="0" w:space="0" w:color="auto"/>
              </w:divBdr>
            </w:div>
            <w:div w:id="1403680780">
              <w:marLeft w:val="0"/>
              <w:marRight w:val="0"/>
              <w:marTop w:val="0"/>
              <w:marBottom w:val="0"/>
              <w:divBdr>
                <w:top w:val="none" w:sz="0" w:space="0" w:color="auto"/>
                <w:left w:val="none" w:sz="0" w:space="0" w:color="auto"/>
                <w:bottom w:val="none" w:sz="0" w:space="0" w:color="auto"/>
                <w:right w:val="none" w:sz="0" w:space="0" w:color="auto"/>
              </w:divBdr>
            </w:div>
            <w:div w:id="308242611">
              <w:marLeft w:val="0"/>
              <w:marRight w:val="0"/>
              <w:marTop w:val="0"/>
              <w:marBottom w:val="0"/>
              <w:divBdr>
                <w:top w:val="none" w:sz="0" w:space="0" w:color="auto"/>
                <w:left w:val="none" w:sz="0" w:space="0" w:color="auto"/>
                <w:bottom w:val="none" w:sz="0" w:space="0" w:color="auto"/>
                <w:right w:val="none" w:sz="0" w:space="0" w:color="auto"/>
              </w:divBdr>
            </w:div>
            <w:div w:id="866139137">
              <w:marLeft w:val="0"/>
              <w:marRight w:val="0"/>
              <w:marTop w:val="0"/>
              <w:marBottom w:val="0"/>
              <w:divBdr>
                <w:top w:val="none" w:sz="0" w:space="0" w:color="auto"/>
                <w:left w:val="none" w:sz="0" w:space="0" w:color="auto"/>
                <w:bottom w:val="none" w:sz="0" w:space="0" w:color="auto"/>
                <w:right w:val="none" w:sz="0" w:space="0" w:color="auto"/>
              </w:divBdr>
            </w:div>
            <w:div w:id="373627026">
              <w:marLeft w:val="0"/>
              <w:marRight w:val="0"/>
              <w:marTop w:val="0"/>
              <w:marBottom w:val="0"/>
              <w:divBdr>
                <w:top w:val="none" w:sz="0" w:space="0" w:color="auto"/>
                <w:left w:val="none" w:sz="0" w:space="0" w:color="auto"/>
                <w:bottom w:val="none" w:sz="0" w:space="0" w:color="auto"/>
                <w:right w:val="none" w:sz="0" w:space="0" w:color="auto"/>
              </w:divBdr>
            </w:div>
            <w:div w:id="768694446">
              <w:marLeft w:val="0"/>
              <w:marRight w:val="0"/>
              <w:marTop w:val="0"/>
              <w:marBottom w:val="0"/>
              <w:divBdr>
                <w:top w:val="none" w:sz="0" w:space="0" w:color="auto"/>
                <w:left w:val="none" w:sz="0" w:space="0" w:color="auto"/>
                <w:bottom w:val="none" w:sz="0" w:space="0" w:color="auto"/>
                <w:right w:val="none" w:sz="0" w:space="0" w:color="auto"/>
              </w:divBdr>
            </w:div>
            <w:div w:id="863860837">
              <w:marLeft w:val="0"/>
              <w:marRight w:val="0"/>
              <w:marTop w:val="0"/>
              <w:marBottom w:val="0"/>
              <w:divBdr>
                <w:top w:val="none" w:sz="0" w:space="0" w:color="auto"/>
                <w:left w:val="none" w:sz="0" w:space="0" w:color="auto"/>
                <w:bottom w:val="none" w:sz="0" w:space="0" w:color="auto"/>
                <w:right w:val="none" w:sz="0" w:space="0" w:color="auto"/>
              </w:divBdr>
            </w:div>
            <w:div w:id="1796216365">
              <w:marLeft w:val="0"/>
              <w:marRight w:val="0"/>
              <w:marTop w:val="0"/>
              <w:marBottom w:val="0"/>
              <w:divBdr>
                <w:top w:val="none" w:sz="0" w:space="0" w:color="auto"/>
                <w:left w:val="none" w:sz="0" w:space="0" w:color="auto"/>
                <w:bottom w:val="none" w:sz="0" w:space="0" w:color="auto"/>
                <w:right w:val="none" w:sz="0" w:space="0" w:color="auto"/>
              </w:divBdr>
            </w:div>
            <w:div w:id="1345589432">
              <w:marLeft w:val="0"/>
              <w:marRight w:val="0"/>
              <w:marTop w:val="0"/>
              <w:marBottom w:val="0"/>
              <w:divBdr>
                <w:top w:val="none" w:sz="0" w:space="0" w:color="auto"/>
                <w:left w:val="none" w:sz="0" w:space="0" w:color="auto"/>
                <w:bottom w:val="none" w:sz="0" w:space="0" w:color="auto"/>
                <w:right w:val="none" w:sz="0" w:space="0" w:color="auto"/>
              </w:divBdr>
            </w:div>
            <w:div w:id="1591816153">
              <w:marLeft w:val="0"/>
              <w:marRight w:val="0"/>
              <w:marTop w:val="0"/>
              <w:marBottom w:val="0"/>
              <w:divBdr>
                <w:top w:val="none" w:sz="0" w:space="0" w:color="auto"/>
                <w:left w:val="none" w:sz="0" w:space="0" w:color="auto"/>
                <w:bottom w:val="none" w:sz="0" w:space="0" w:color="auto"/>
                <w:right w:val="none" w:sz="0" w:space="0" w:color="auto"/>
              </w:divBdr>
            </w:div>
            <w:div w:id="717555460">
              <w:marLeft w:val="0"/>
              <w:marRight w:val="0"/>
              <w:marTop w:val="0"/>
              <w:marBottom w:val="0"/>
              <w:divBdr>
                <w:top w:val="none" w:sz="0" w:space="0" w:color="auto"/>
                <w:left w:val="none" w:sz="0" w:space="0" w:color="auto"/>
                <w:bottom w:val="none" w:sz="0" w:space="0" w:color="auto"/>
                <w:right w:val="none" w:sz="0" w:space="0" w:color="auto"/>
              </w:divBdr>
            </w:div>
            <w:div w:id="980186346">
              <w:marLeft w:val="0"/>
              <w:marRight w:val="0"/>
              <w:marTop w:val="0"/>
              <w:marBottom w:val="0"/>
              <w:divBdr>
                <w:top w:val="none" w:sz="0" w:space="0" w:color="auto"/>
                <w:left w:val="none" w:sz="0" w:space="0" w:color="auto"/>
                <w:bottom w:val="none" w:sz="0" w:space="0" w:color="auto"/>
                <w:right w:val="none" w:sz="0" w:space="0" w:color="auto"/>
              </w:divBdr>
            </w:div>
            <w:div w:id="1841654167">
              <w:marLeft w:val="0"/>
              <w:marRight w:val="0"/>
              <w:marTop w:val="0"/>
              <w:marBottom w:val="0"/>
              <w:divBdr>
                <w:top w:val="none" w:sz="0" w:space="0" w:color="auto"/>
                <w:left w:val="none" w:sz="0" w:space="0" w:color="auto"/>
                <w:bottom w:val="none" w:sz="0" w:space="0" w:color="auto"/>
                <w:right w:val="none" w:sz="0" w:space="0" w:color="auto"/>
              </w:divBdr>
            </w:div>
            <w:div w:id="1647934806">
              <w:marLeft w:val="0"/>
              <w:marRight w:val="0"/>
              <w:marTop w:val="0"/>
              <w:marBottom w:val="0"/>
              <w:divBdr>
                <w:top w:val="none" w:sz="0" w:space="0" w:color="auto"/>
                <w:left w:val="none" w:sz="0" w:space="0" w:color="auto"/>
                <w:bottom w:val="none" w:sz="0" w:space="0" w:color="auto"/>
                <w:right w:val="none" w:sz="0" w:space="0" w:color="auto"/>
              </w:divBdr>
            </w:div>
            <w:div w:id="24336658">
              <w:marLeft w:val="0"/>
              <w:marRight w:val="0"/>
              <w:marTop w:val="0"/>
              <w:marBottom w:val="0"/>
              <w:divBdr>
                <w:top w:val="none" w:sz="0" w:space="0" w:color="auto"/>
                <w:left w:val="none" w:sz="0" w:space="0" w:color="auto"/>
                <w:bottom w:val="none" w:sz="0" w:space="0" w:color="auto"/>
                <w:right w:val="none" w:sz="0" w:space="0" w:color="auto"/>
              </w:divBdr>
            </w:div>
            <w:div w:id="530728386">
              <w:marLeft w:val="0"/>
              <w:marRight w:val="0"/>
              <w:marTop w:val="0"/>
              <w:marBottom w:val="0"/>
              <w:divBdr>
                <w:top w:val="none" w:sz="0" w:space="0" w:color="auto"/>
                <w:left w:val="none" w:sz="0" w:space="0" w:color="auto"/>
                <w:bottom w:val="none" w:sz="0" w:space="0" w:color="auto"/>
                <w:right w:val="none" w:sz="0" w:space="0" w:color="auto"/>
              </w:divBdr>
            </w:div>
            <w:div w:id="1134525434">
              <w:marLeft w:val="0"/>
              <w:marRight w:val="0"/>
              <w:marTop w:val="0"/>
              <w:marBottom w:val="0"/>
              <w:divBdr>
                <w:top w:val="none" w:sz="0" w:space="0" w:color="auto"/>
                <w:left w:val="none" w:sz="0" w:space="0" w:color="auto"/>
                <w:bottom w:val="none" w:sz="0" w:space="0" w:color="auto"/>
                <w:right w:val="none" w:sz="0" w:space="0" w:color="auto"/>
              </w:divBdr>
            </w:div>
            <w:div w:id="1074205373">
              <w:marLeft w:val="0"/>
              <w:marRight w:val="0"/>
              <w:marTop w:val="0"/>
              <w:marBottom w:val="0"/>
              <w:divBdr>
                <w:top w:val="none" w:sz="0" w:space="0" w:color="auto"/>
                <w:left w:val="none" w:sz="0" w:space="0" w:color="auto"/>
                <w:bottom w:val="none" w:sz="0" w:space="0" w:color="auto"/>
                <w:right w:val="none" w:sz="0" w:space="0" w:color="auto"/>
              </w:divBdr>
            </w:div>
            <w:div w:id="1839150537">
              <w:marLeft w:val="0"/>
              <w:marRight w:val="0"/>
              <w:marTop w:val="0"/>
              <w:marBottom w:val="0"/>
              <w:divBdr>
                <w:top w:val="none" w:sz="0" w:space="0" w:color="auto"/>
                <w:left w:val="none" w:sz="0" w:space="0" w:color="auto"/>
                <w:bottom w:val="none" w:sz="0" w:space="0" w:color="auto"/>
                <w:right w:val="none" w:sz="0" w:space="0" w:color="auto"/>
              </w:divBdr>
            </w:div>
            <w:div w:id="23752997">
              <w:marLeft w:val="0"/>
              <w:marRight w:val="0"/>
              <w:marTop w:val="0"/>
              <w:marBottom w:val="0"/>
              <w:divBdr>
                <w:top w:val="none" w:sz="0" w:space="0" w:color="auto"/>
                <w:left w:val="none" w:sz="0" w:space="0" w:color="auto"/>
                <w:bottom w:val="none" w:sz="0" w:space="0" w:color="auto"/>
                <w:right w:val="none" w:sz="0" w:space="0" w:color="auto"/>
              </w:divBdr>
            </w:div>
            <w:div w:id="1237285424">
              <w:marLeft w:val="0"/>
              <w:marRight w:val="0"/>
              <w:marTop w:val="0"/>
              <w:marBottom w:val="0"/>
              <w:divBdr>
                <w:top w:val="none" w:sz="0" w:space="0" w:color="auto"/>
                <w:left w:val="none" w:sz="0" w:space="0" w:color="auto"/>
                <w:bottom w:val="none" w:sz="0" w:space="0" w:color="auto"/>
                <w:right w:val="none" w:sz="0" w:space="0" w:color="auto"/>
              </w:divBdr>
            </w:div>
            <w:div w:id="1006790201">
              <w:marLeft w:val="0"/>
              <w:marRight w:val="0"/>
              <w:marTop w:val="0"/>
              <w:marBottom w:val="0"/>
              <w:divBdr>
                <w:top w:val="none" w:sz="0" w:space="0" w:color="auto"/>
                <w:left w:val="none" w:sz="0" w:space="0" w:color="auto"/>
                <w:bottom w:val="none" w:sz="0" w:space="0" w:color="auto"/>
                <w:right w:val="none" w:sz="0" w:space="0" w:color="auto"/>
              </w:divBdr>
            </w:div>
            <w:div w:id="1268738232">
              <w:marLeft w:val="0"/>
              <w:marRight w:val="0"/>
              <w:marTop w:val="0"/>
              <w:marBottom w:val="0"/>
              <w:divBdr>
                <w:top w:val="none" w:sz="0" w:space="0" w:color="auto"/>
                <w:left w:val="none" w:sz="0" w:space="0" w:color="auto"/>
                <w:bottom w:val="none" w:sz="0" w:space="0" w:color="auto"/>
                <w:right w:val="none" w:sz="0" w:space="0" w:color="auto"/>
              </w:divBdr>
            </w:div>
            <w:div w:id="1966429590">
              <w:marLeft w:val="0"/>
              <w:marRight w:val="0"/>
              <w:marTop w:val="0"/>
              <w:marBottom w:val="0"/>
              <w:divBdr>
                <w:top w:val="none" w:sz="0" w:space="0" w:color="auto"/>
                <w:left w:val="none" w:sz="0" w:space="0" w:color="auto"/>
                <w:bottom w:val="none" w:sz="0" w:space="0" w:color="auto"/>
                <w:right w:val="none" w:sz="0" w:space="0" w:color="auto"/>
              </w:divBdr>
            </w:div>
            <w:div w:id="1995840149">
              <w:marLeft w:val="0"/>
              <w:marRight w:val="0"/>
              <w:marTop w:val="0"/>
              <w:marBottom w:val="0"/>
              <w:divBdr>
                <w:top w:val="none" w:sz="0" w:space="0" w:color="auto"/>
                <w:left w:val="none" w:sz="0" w:space="0" w:color="auto"/>
                <w:bottom w:val="none" w:sz="0" w:space="0" w:color="auto"/>
                <w:right w:val="none" w:sz="0" w:space="0" w:color="auto"/>
              </w:divBdr>
            </w:div>
            <w:div w:id="1221480592">
              <w:marLeft w:val="0"/>
              <w:marRight w:val="0"/>
              <w:marTop w:val="0"/>
              <w:marBottom w:val="0"/>
              <w:divBdr>
                <w:top w:val="none" w:sz="0" w:space="0" w:color="auto"/>
                <w:left w:val="none" w:sz="0" w:space="0" w:color="auto"/>
                <w:bottom w:val="none" w:sz="0" w:space="0" w:color="auto"/>
                <w:right w:val="none" w:sz="0" w:space="0" w:color="auto"/>
              </w:divBdr>
            </w:div>
            <w:div w:id="885216884">
              <w:marLeft w:val="0"/>
              <w:marRight w:val="0"/>
              <w:marTop w:val="0"/>
              <w:marBottom w:val="0"/>
              <w:divBdr>
                <w:top w:val="none" w:sz="0" w:space="0" w:color="auto"/>
                <w:left w:val="none" w:sz="0" w:space="0" w:color="auto"/>
                <w:bottom w:val="none" w:sz="0" w:space="0" w:color="auto"/>
                <w:right w:val="none" w:sz="0" w:space="0" w:color="auto"/>
              </w:divBdr>
            </w:div>
            <w:div w:id="1211264982">
              <w:marLeft w:val="0"/>
              <w:marRight w:val="0"/>
              <w:marTop w:val="0"/>
              <w:marBottom w:val="0"/>
              <w:divBdr>
                <w:top w:val="none" w:sz="0" w:space="0" w:color="auto"/>
                <w:left w:val="none" w:sz="0" w:space="0" w:color="auto"/>
                <w:bottom w:val="none" w:sz="0" w:space="0" w:color="auto"/>
                <w:right w:val="none" w:sz="0" w:space="0" w:color="auto"/>
              </w:divBdr>
            </w:div>
            <w:div w:id="110366936">
              <w:marLeft w:val="0"/>
              <w:marRight w:val="0"/>
              <w:marTop w:val="0"/>
              <w:marBottom w:val="0"/>
              <w:divBdr>
                <w:top w:val="none" w:sz="0" w:space="0" w:color="auto"/>
                <w:left w:val="none" w:sz="0" w:space="0" w:color="auto"/>
                <w:bottom w:val="none" w:sz="0" w:space="0" w:color="auto"/>
                <w:right w:val="none" w:sz="0" w:space="0" w:color="auto"/>
              </w:divBdr>
            </w:div>
            <w:div w:id="1000693270">
              <w:marLeft w:val="0"/>
              <w:marRight w:val="0"/>
              <w:marTop w:val="0"/>
              <w:marBottom w:val="0"/>
              <w:divBdr>
                <w:top w:val="none" w:sz="0" w:space="0" w:color="auto"/>
                <w:left w:val="none" w:sz="0" w:space="0" w:color="auto"/>
                <w:bottom w:val="none" w:sz="0" w:space="0" w:color="auto"/>
                <w:right w:val="none" w:sz="0" w:space="0" w:color="auto"/>
              </w:divBdr>
            </w:div>
            <w:div w:id="572275464">
              <w:marLeft w:val="0"/>
              <w:marRight w:val="0"/>
              <w:marTop w:val="0"/>
              <w:marBottom w:val="0"/>
              <w:divBdr>
                <w:top w:val="none" w:sz="0" w:space="0" w:color="auto"/>
                <w:left w:val="none" w:sz="0" w:space="0" w:color="auto"/>
                <w:bottom w:val="none" w:sz="0" w:space="0" w:color="auto"/>
                <w:right w:val="none" w:sz="0" w:space="0" w:color="auto"/>
              </w:divBdr>
            </w:div>
            <w:div w:id="735593246">
              <w:marLeft w:val="0"/>
              <w:marRight w:val="0"/>
              <w:marTop w:val="0"/>
              <w:marBottom w:val="0"/>
              <w:divBdr>
                <w:top w:val="none" w:sz="0" w:space="0" w:color="auto"/>
                <w:left w:val="none" w:sz="0" w:space="0" w:color="auto"/>
                <w:bottom w:val="none" w:sz="0" w:space="0" w:color="auto"/>
                <w:right w:val="none" w:sz="0" w:space="0" w:color="auto"/>
              </w:divBdr>
            </w:div>
            <w:div w:id="1995836088">
              <w:marLeft w:val="0"/>
              <w:marRight w:val="0"/>
              <w:marTop w:val="0"/>
              <w:marBottom w:val="0"/>
              <w:divBdr>
                <w:top w:val="none" w:sz="0" w:space="0" w:color="auto"/>
                <w:left w:val="none" w:sz="0" w:space="0" w:color="auto"/>
                <w:bottom w:val="none" w:sz="0" w:space="0" w:color="auto"/>
                <w:right w:val="none" w:sz="0" w:space="0" w:color="auto"/>
              </w:divBdr>
            </w:div>
            <w:div w:id="1068841522">
              <w:marLeft w:val="0"/>
              <w:marRight w:val="0"/>
              <w:marTop w:val="0"/>
              <w:marBottom w:val="0"/>
              <w:divBdr>
                <w:top w:val="none" w:sz="0" w:space="0" w:color="auto"/>
                <w:left w:val="none" w:sz="0" w:space="0" w:color="auto"/>
                <w:bottom w:val="none" w:sz="0" w:space="0" w:color="auto"/>
                <w:right w:val="none" w:sz="0" w:space="0" w:color="auto"/>
              </w:divBdr>
            </w:div>
            <w:div w:id="795874315">
              <w:marLeft w:val="0"/>
              <w:marRight w:val="0"/>
              <w:marTop w:val="0"/>
              <w:marBottom w:val="0"/>
              <w:divBdr>
                <w:top w:val="none" w:sz="0" w:space="0" w:color="auto"/>
                <w:left w:val="none" w:sz="0" w:space="0" w:color="auto"/>
                <w:bottom w:val="none" w:sz="0" w:space="0" w:color="auto"/>
                <w:right w:val="none" w:sz="0" w:space="0" w:color="auto"/>
              </w:divBdr>
            </w:div>
            <w:div w:id="1906143261">
              <w:marLeft w:val="0"/>
              <w:marRight w:val="0"/>
              <w:marTop w:val="0"/>
              <w:marBottom w:val="0"/>
              <w:divBdr>
                <w:top w:val="none" w:sz="0" w:space="0" w:color="auto"/>
                <w:left w:val="none" w:sz="0" w:space="0" w:color="auto"/>
                <w:bottom w:val="none" w:sz="0" w:space="0" w:color="auto"/>
                <w:right w:val="none" w:sz="0" w:space="0" w:color="auto"/>
              </w:divBdr>
            </w:div>
            <w:div w:id="766850531">
              <w:marLeft w:val="0"/>
              <w:marRight w:val="0"/>
              <w:marTop w:val="0"/>
              <w:marBottom w:val="0"/>
              <w:divBdr>
                <w:top w:val="none" w:sz="0" w:space="0" w:color="auto"/>
                <w:left w:val="none" w:sz="0" w:space="0" w:color="auto"/>
                <w:bottom w:val="none" w:sz="0" w:space="0" w:color="auto"/>
                <w:right w:val="none" w:sz="0" w:space="0" w:color="auto"/>
              </w:divBdr>
            </w:div>
            <w:div w:id="1314140827">
              <w:marLeft w:val="0"/>
              <w:marRight w:val="0"/>
              <w:marTop w:val="0"/>
              <w:marBottom w:val="0"/>
              <w:divBdr>
                <w:top w:val="none" w:sz="0" w:space="0" w:color="auto"/>
                <w:left w:val="none" w:sz="0" w:space="0" w:color="auto"/>
                <w:bottom w:val="none" w:sz="0" w:space="0" w:color="auto"/>
                <w:right w:val="none" w:sz="0" w:space="0" w:color="auto"/>
              </w:divBdr>
            </w:div>
            <w:div w:id="1837914864">
              <w:marLeft w:val="0"/>
              <w:marRight w:val="0"/>
              <w:marTop w:val="0"/>
              <w:marBottom w:val="0"/>
              <w:divBdr>
                <w:top w:val="none" w:sz="0" w:space="0" w:color="auto"/>
                <w:left w:val="none" w:sz="0" w:space="0" w:color="auto"/>
                <w:bottom w:val="none" w:sz="0" w:space="0" w:color="auto"/>
                <w:right w:val="none" w:sz="0" w:space="0" w:color="auto"/>
              </w:divBdr>
            </w:div>
            <w:div w:id="1495954436">
              <w:marLeft w:val="0"/>
              <w:marRight w:val="0"/>
              <w:marTop w:val="0"/>
              <w:marBottom w:val="0"/>
              <w:divBdr>
                <w:top w:val="none" w:sz="0" w:space="0" w:color="auto"/>
                <w:left w:val="none" w:sz="0" w:space="0" w:color="auto"/>
                <w:bottom w:val="none" w:sz="0" w:space="0" w:color="auto"/>
                <w:right w:val="none" w:sz="0" w:space="0" w:color="auto"/>
              </w:divBdr>
            </w:div>
            <w:div w:id="2066949220">
              <w:marLeft w:val="0"/>
              <w:marRight w:val="0"/>
              <w:marTop w:val="0"/>
              <w:marBottom w:val="0"/>
              <w:divBdr>
                <w:top w:val="none" w:sz="0" w:space="0" w:color="auto"/>
                <w:left w:val="none" w:sz="0" w:space="0" w:color="auto"/>
                <w:bottom w:val="none" w:sz="0" w:space="0" w:color="auto"/>
                <w:right w:val="none" w:sz="0" w:space="0" w:color="auto"/>
              </w:divBdr>
            </w:div>
            <w:div w:id="503596730">
              <w:marLeft w:val="0"/>
              <w:marRight w:val="0"/>
              <w:marTop w:val="0"/>
              <w:marBottom w:val="0"/>
              <w:divBdr>
                <w:top w:val="none" w:sz="0" w:space="0" w:color="auto"/>
                <w:left w:val="none" w:sz="0" w:space="0" w:color="auto"/>
                <w:bottom w:val="none" w:sz="0" w:space="0" w:color="auto"/>
                <w:right w:val="none" w:sz="0" w:space="0" w:color="auto"/>
              </w:divBdr>
            </w:div>
            <w:div w:id="1757282823">
              <w:marLeft w:val="0"/>
              <w:marRight w:val="0"/>
              <w:marTop w:val="0"/>
              <w:marBottom w:val="0"/>
              <w:divBdr>
                <w:top w:val="none" w:sz="0" w:space="0" w:color="auto"/>
                <w:left w:val="none" w:sz="0" w:space="0" w:color="auto"/>
                <w:bottom w:val="none" w:sz="0" w:space="0" w:color="auto"/>
                <w:right w:val="none" w:sz="0" w:space="0" w:color="auto"/>
              </w:divBdr>
            </w:div>
            <w:div w:id="1572617245">
              <w:marLeft w:val="0"/>
              <w:marRight w:val="0"/>
              <w:marTop w:val="0"/>
              <w:marBottom w:val="0"/>
              <w:divBdr>
                <w:top w:val="none" w:sz="0" w:space="0" w:color="auto"/>
                <w:left w:val="none" w:sz="0" w:space="0" w:color="auto"/>
                <w:bottom w:val="none" w:sz="0" w:space="0" w:color="auto"/>
                <w:right w:val="none" w:sz="0" w:space="0" w:color="auto"/>
              </w:divBdr>
            </w:div>
            <w:div w:id="1180778780">
              <w:marLeft w:val="0"/>
              <w:marRight w:val="0"/>
              <w:marTop w:val="0"/>
              <w:marBottom w:val="0"/>
              <w:divBdr>
                <w:top w:val="none" w:sz="0" w:space="0" w:color="auto"/>
                <w:left w:val="none" w:sz="0" w:space="0" w:color="auto"/>
                <w:bottom w:val="none" w:sz="0" w:space="0" w:color="auto"/>
                <w:right w:val="none" w:sz="0" w:space="0" w:color="auto"/>
              </w:divBdr>
            </w:div>
            <w:div w:id="1541089988">
              <w:marLeft w:val="0"/>
              <w:marRight w:val="0"/>
              <w:marTop w:val="0"/>
              <w:marBottom w:val="0"/>
              <w:divBdr>
                <w:top w:val="none" w:sz="0" w:space="0" w:color="auto"/>
                <w:left w:val="none" w:sz="0" w:space="0" w:color="auto"/>
                <w:bottom w:val="none" w:sz="0" w:space="0" w:color="auto"/>
                <w:right w:val="none" w:sz="0" w:space="0" w:color="auto"/>
              </w:divBdr>
            </w:div>
            <w:div w:id="1060441250">
              <w:marLeft w:val="0"/>
              <w:marRight w:val="0"/>
              <w:marTop w:val="0"/>
              <w:marBottom w:val="0"/>
              <w:divBdr>
                <w:top w:val="none" w:sz="0" w:space="0" w:color="auto"/>
                <w:left w:val="none" w:sz="0" w:space="0" w:color="auto"/>
                <w:bottom w:val="none" w:sz="0" w:space="0" w:color="auto"/>
                <w:right w:val="none" w:sz="0" w:space="0" w:color="auto"/>
              </w:divBdr>
            </w:div>
            <w:div w:id="759180158">
              <w:marLeft w:val="0"/>
              <w:marRight w:val="0"/>
              <w:marTop w:val="0"/>
              <w:marBottom w:val="0"/>
              <w:divBdr>
                <w:top w:val="none" w:sz="0" w:space="0" w:color="auto"/>
                <w:left w:val="none" w:sz="0" w:space="0" w:color="auto"/>
                <w:bottom w:val="none" w:sz="0" w:space="0" w:color="auto"/>
                <w:right w:val="none" w:sz="0" w:space="0" w:color="auto"/>
              </w:divBdr>
            </w:div>
            <w:div w:id="439494738">
              <w:marLeft w:val="0"/>
              <w:marRight w:val="0"/>
              <w:marTop w:val="0"/>
              <w:marBottom w:val="0"/>
              <w:divBdr>
                <w:top w:val="none" w:sz="0" w:space="0" w:color="auto"/>
                <w:left w:val="none" w:sz="0" w:space="0" w:color="auto"/>
                <w:bottom w:val="none" w:sz="0" w:space="0" w:color="auto"/>
                <w:right w:val="none" w:sz="0" w:space="0" w:color="auto"/>
              </w:divBdr>
            </w:div>
            <w:div w:id="1612592430">
              <w:marLeft w:val="0"/>
              <w:marRight w:val="0"/>
              <w:marTop w:val="0"/>
              <w:marBottom w:val="0"/>
              <w:divBdr>
                <w:top w:val="none" w:sz="0" w:space="0" w:color="auto"/>
                <w:left w:val="none" w:sz="0" w:space="0" w:color="auto"/>
                <w:bottom w:val="none" w:sz="0" w:space="0" w:color="auto"/>
                <w:right w:val="none" w:sz="0" w:space="0" w:color="auto"/>
              </w:divBdr>
            </w:div>
            <w:div w:id="149297979">
              <w:marLeft w:val="0"/>
              <w:marRight w:val="0"/>
              <w:marTop w:val="0"/>
              <w:marBottom w:val="0"/>
              <w:divBdr>
                <w:top w:val="none" w:sz="0" w:space="0" w:color="auto"/>
                <w:left w:val="none" w:sz="0" w:space="0" w:color="auto"/>
                <w:bottom w:val="none" w:sz="0" w:space="0" w:color="auto"/>
                <w:right w:val="none" w:sz="0" w:space="0" w:color="auto"/>
              </w:divBdr>
              <w:divsChild>
                <w:div w:id="1015574580">
                  <w:marLeft w:val="0"/>
                  <w:marRight w:val="0"/>
                  <w:marTop w:val="0"/>
                  <w:marBottom w:val="0"/>
                  <w:divBdr>
                    <w:top w:val="none" w:sz="0" w:space="0" w:color="auto"/>
                    <w:left w:val="none" w:sz="0" w:space="0" w:color="auto"/>
                    <w:bottom w:val="none" w:sz="0" w:space="0" w:color="auto"/>
                    <w:right w:val="none" w:sz="0" w:space="0" w:color="auto"/>
                  </w:divBdr>
                </w:div>
                <w:div w:id="498499012">
                  <w:marLeft w:val="0"/>
                  <w:marRight w:val="0"/>
                  <w:marTop w:val="0"/>
                  <w:marBottom w:val="0"/>
                  <w:divBdr>
                    <w:top w:val="none" w:sz="0" w:space="0" w:color="auto"/>
                    <w:left w:val="none" w:sz="0" w:space="0" w:color="auto"/>
                    <w:bottom w:val="none" w:sz="0" w:space="0" w:color="auto"/>
                    <w:right w:val="none" w:sz="0" w:space="0" w:color="auto"/>
                  </w:divBdr>
                </w:div>
                <w:div w:id="2052220682">
                  <w:marLeft w:val="0"/>
                  <w:marRight w:val="0"/>
                  <w:marTop w:val="0"/>
                  <w:marBottom w:val="0"/>
                  <w:divBdr>
                    <w:top w:val="none" w:sz="0" w:space="0" w:color="auto"/>
                    <w:left w:val="none" w:sz="0" w:space="0" w:color="auto"/>
                    <w:bottom w:val="none" w:sz="0" w:space="0" w:color="auto"/>
                    <w:right w:val="none" w:sz="0" w:space="0" w:color="auto"/>
                  </w:divBdr>
                </w:div>
                <w:div w:id="138814606">
                  <w:marLeft w:val="0"/>
                  <w:marRight w:val="0"/>
                  <w:marTop w:val="0"/>
                  <w:marBottom w:val="0"/>
                  <w:divBdr>
                    <w:top w:val="none" w:sz="0" w:space="0" w:color="auto"/>
                    <w:left w:val="none" w:sz="0" w:space="0" w:color="auto"/>
                    <w:bottom w:val="none" w:sz="0" w:space="0" w:color="auto"/>
                    <w:right w:val="none" w:sz="0" w:space="0" w:color="auto"/>
                  </w:divBdr>
                </w:div>
                <w:div w:id="1768307122">
                  <w:marLeft w:val="0"/>
                  <w:marRight w:val="0"/>
                  <w:marTop w:val="0"/>
                  <w:marBottom w:val="0"/>
                  <w:divBdr>
                    <w:top w:val="none" w:sz="0" w:space="0" w:color="auto"/>
                    <w:left w:val="none" w:sz="0" w:space="0" w:color="auto"/>
                    <w:bottom w:val="none" w:sz="0" w:space="0" w:color="auto"/>
                    <w:right w:val="none" w:sz="0" w:space="0" w:color="auto"/>
                  </w:divBdr>
                </w:div>
                <w:div w:id="1818760632">
                  <w:marLeft w:val="0"/>
                  <w:marRight w:val="0"/>
                  <w:marTop w:val="0"/>
                  <w:marBottom w:val="0"/>
                  <w:divBdr>
                    <w:top w:val="none" w:sz="0" w:space="0" w:color="auto"/>
                    <w:left w:val="none" w:sz="0" w:space="0" w:color="auto"/>
                    <w:bottom w:val="none" w:sz="0" w:space="0" w:color="auto"/>
                    <w:right w:val="none" w:sz="0" w:space="0" w:color="auto"/>
                  </w:divBdr>
                </w:div>
                <w:div w:id="875582672">
                  <w:marLeft w:val="0"/>
                  <w:marRight w:val="0"/>
                  <w:marTop w:val="0"/>
                  <w:marBottom w:val="0"/>
                  <w:divBdr>
                    <w:top w:val="none" w:sz="0" w:space="0" w:color="auto"/>
                    <w:left w:val="none" w:sz="0" w:space="0" w:color="auto"/>
                    <w:bottom w:val="none" w:sz="0" w:space="0" w:color="auto"/>
                    <w:right w:val="none" w:sz="0" w:space="0" w:color="auto"/>
                  </w:divBdr>
                </w:div>
                <w:div w:id="1643386134">
                  <w:marLeft w:val="0"/>
                  <w:marRight w:val="0"/>
                  <w:marTop w:val="0"/>
                  <w:marBottom w:val="0"/>
                  <w:divBdr>
                    <w:top w:val="none" w:sz="0" w:space="0" w:color="auto"/>
                    <w:left w:val="none" w:sz="0" w:space="0" w:color="auto"/>
                    <w:bottom w:val="none" w:sz="0" w:space="0" w:color="auto"/>
                    <w:right w:val="none" w:sz="0" w:space="0" w:color="auto"/>
                  </w:divBdr>
                </w:div>
                <w:div w:id="1988590243">
                  <w:marLeft w:val="0"/>
                  <w:marRight w:val="0"/>
                  <w:marTop w:val="0"/>
                  <w:marBottom w:val="0"/>
                  <w:divBdr>
                    <w:top w:val="none" w:sz="0" w:space="0" w:color="auto"/>
                    <w:left w:val="none" w:sz="0" w:space="0" w:color="auto"/>
                    <w:bottom w:val="none" w:sz="0" w:space="0" w:color="auto"/>
                    <w:right w:val="none" w:sz="0" w:space="0" w:color="auto"/>
                  </w:divBdr>
                </w:div>
              </w:divsChild>
            </w:div>
            <w:div w:id="949318234">
              <w:marLeft w:val="0"/>
              <w:marRight w:val="0"/>
              <w:marTop w:val="0"/>
              <w:marBottom w:val="0"/>
              <w:divBdr>
                <w:top w:val="none" w:sz="0" w:space="0" w:color="auto"/>
                <w:left w:val="none" w:sz="0" w:space="0" w:color="auto"/>
                <w:bottom w:val="none" w:sz="0" w:space="0" w:color="auto"/>
                <w:right w:val="none" w:sz="0" w:space="0" w:color="auto"/>
              </w:divBdr>
            </w:div>
            <w:div w:id="6058470">
              <w:marLeft w:val="0"/>
              <w:marRight w:val="0"/>
              <w:marTop w:val="0"/>
              <w:marBottom w:val="0"/>
              <w:divBdr>
                <w:top w:val="none" w:sz="0" w:space="0" w:color="auto"/>
                <w:left w:val="none" w:sz="0" w:space="0" w:color="auto"/>
                <w:bottom w:val="none" w:sz="0" w:space="0" w:color="auto"/>
                <w:right w:val="none" w:sz="0" w:space="0" w:color="auto"/>
              </w:divBdr>
            </w:div>
            <w:div w:id="683019748">
              <w:marLeft w:val="0"/>
              <w:marRight w:val="0"/>
              <w:marTop w:val="0"/>
              <w:marBottom w:val="0"/>
              <w:divBdr>
                <w:top w:val="none" w:sz="0" w:space="0" w:color="auto"/>
                <w:left w:val="none" w:sz="0" w:space="0" w:color="auto"/>
                <w:bottom w:val="none" w:sz="0" w:space="0" w:color="auto"/>
                <w:right w:val="none" w:sz="0" w:space="0" w:color="auto"/>
              </w:divBdr>
            </w:div>
            <w:div w:id="1708292699">
              <w:marLeft w:val="0"/>
              <w:marRight w:val="0"/>
              <w:marTop w:val="0"/>
              <w:marBottom w:val="0"/>
              <w:divBdr>
                <w:top w:val="none" w:sz="0" w:space="0" w:color="auto"/>
                <w:left w:val="none" w:sz="0" w:space="0" w:color="auto"/>
                <w:bottom w:val="none" w:sz="0" w:space="0" w:color="auto"/>
                <w:right w:val="none" w:sz="0" w:space="0" w:color="auto"/>
              </w:divBdr>
            </w:div>
            <w:div w:id="796410405">
              <w:marLeft w:val="0"/>
              <w:marRight w:val="0"/>
              <w:marTop w:val="0"/>
              <w:marBottom w:val="0"/>
              <w:divBdr>
                <w:top w:val="none" w:sz="0" w:space="0" w:color="auto"/>
                <w:left w:val="none" w:sz="0" w:space="0" w:color="auto"/>
                <w:bottom w:val="none" w:sz="0" w:space="0" w:color="auto"/>
                <w:right w:val="none" w:sz="0" w:space="0" w:color="auto"/>
              </w:divBdr>
            </w:div>
            <w:div w:id="767653418">
              <w:marLeft w:val="0"/>
              <w:marRight w:val="0"/>
              <w:marTop w:val="0"/>
              <w:marBottom w:val="0"/>
              <w:divBdr>
                <w:top w:val="none" w:sz="0" w:space="0" w:color="auto"/>
                <w:left w:val="none" w:sz="0" w:space="0" w:color="auto"/>
                <w:bottom w:val="none" w:sz="0" w:space="0" w:color="auto"/>
                <w:right w:val="none" w:sz="0" w:space="0" w:color="auto"/>
              </w:divBdr>
            </w:div>
            <w:div w:id="1463881396">
              <w:marLeft w:val="0"/>
              <w:marRight w:val="0"/>
              <w:marTop w:val="0"/>
              <w:marBottom w:val="0"/>
              <w:divBdr>
                <w:top w:val="none" w:sz="0" w:space="0" w:color="auto"/>
                <w:left w:val="none" w:sz="0" w:space="0" w:color="auto"/>
                <w:bottom w:val="none" w:sz="0" w:space="0" w:color="auto"/>
                <w:right w:val="none" w:sz="0" w:space="0" w:color="auto"/>
              </w:divBdr>
            </w:div>
            <w:div w:id="515189852">
              <w:marLeft w:val="0"/>
              <w:marRight w:val="0"/>
              <w:marTop w:val="0"/>
              <w:marBottom w:val="0"/>
              <w:divBdr>
                <w:top w:val="none" w:sz="0" w:space="0" w:color="auto"/>
                <w:left w:val="none" w:sz="0" w:space="0" w:color="auto"/>
                <w:bottom w:val="none" w:sz="0" w:space="0" w:color="auto"/>
                <w:right w:val="none" w:sz="0" w:space="0" w:color="auto"/>
              </w:divBdr>
            </w:div>
            <w:div w:id="1687977237">
              <w:marLeft w:val="0"/>
              <w:marRight w:val="0"/>
              <w:marTop w:val="0"/>
              <w:marBottom w:val="0"/>
              <w:divBdr>
                <w:top w:val="none" w:sz="0" w:space="0" w:color="auto"/>
                <w:left w:val="none" w:sz="0" w:space="0" w:color="auto"/>
                <w:bottom w:val="none" w:sz="0" w:space="0" w:color="auto"/>
                <w:right w:val="none" w:sz="0" w:space="0" w:color="auto"/>
              </w:divBdr>
            </w:div>
            <w:div w:id="1096947991">
              <w:marLeft w:val="0"/>
              <w:marRight w:val="0"/>
              <w:marTop w:val="0"/>
              <w:marBottom w:val="0"/>
              <w:divBdr>
                <w:top w:val="none" w:sz="0" w:space="0" w:color="auto"/>
                <w:left w:val="none" w:sz="0" w:space="0" w:color="auto"/>
                <w:bottom w:val="none" w:sz="0" w:space="0" w:color="auto"/>
                <w:right w:val="none" w:sz="0" w:space="0" w:color="auto"/>
              </w:divBdr>
            </w:div>
            <w:div w:id="367874680">
              <w:marLeft w:val="0"/>
              <w:marRight w:val="0"/>
              <w:marTop w:val="0"/>
              <w:marBottom w:val="0"/>
              <w:divBdr>
                <w:top w:val="none" w:sz="0" w:space="0" w:color="auto"/>
                <w:left w:val="none" w:sz="0" w:space="0" w:color="auto"/>
                <w:bottom w:val="none" w:sz="0" w:space="0" w:color="auto"/>
                <w:right w:val="none" w:sz="0" w:space="0" w:color="auto"/>
              </w:divBdr>
            </w:div>
            <w:div w:id="1922981384">
              <w:marLeft w:val="0"/>
              <w:marRight w:val="0"/>
              <w:marTop w:val="0"/>
              <w:marBottom w:val="0"/>
              <w:divBdr>
                <w:top w:val="none" w:sz="0" w:space="0" w:color="auto"/>
                <w:left w:val="none" w:sz="0" w:space="0" w:color="auto"/>
                <w:bottom w:val="none" w:sz="0" w:space="0" w:color="auto"/>
                <w:right w:val="none" w:sz="0" w:space="0" w:color="auto"/>
              </w:divBdr>
            </w:div>
            <w:div w:id="2088647339">
              <w:marLeft w:val="0"/>
              <w:marRight w:val="0"/>
              <w:marTop w:val="0"/>
              <w:marBottom w:val="0"/>
              <w:divBdr>
                <w:top w:val="none" w:sz="0" w:space="0" w:color="auto"/>
                <w:left w:val="none" w:sz="0" w:space="0" w:color="auto"/>
                <w:bottom w:val="none" w:sz="0" w:space="0" w:color="auto"/>
                <w:right w:val="none" w:sz="0" w:space="0" w:color="auto"/>
              </w:divBdr>
            </w:div>
            <w:div w:id="1018386425">
              <w:marLeft w:val="0"/>
              <w:marRight w:val="0"/>
              <w:marTop w:val="0"/>
              <w:marBottom w:val="0"/>
              <w:divBdr>
                <w:top w:val="none" w:sz="0" w:space="0" w:color="auto"/>
                <w:left w:val="none" w:sz="0" w:space="0" w:color="auto"/>
                <w:bottom w:val="none" w:sz="0" w:space="0" w:color="auto"/>
                <w:right w:val="none" w:sz="0" w:space="0" w:color="auto"/>
              </w:divBdr>
            </w:div>
            <w:div w:id="2121563892">
              <w:marLeft w:val="0"/>
              <w:marRight w:val="0"/>
              <w:marTop w:val="0"/>
              <w:marBottom w:val="0"/>
              <w:divBdr>
                <w:top w:val="none" w:sz="0" w:space="0" w:color="auto"/>
                <w:left w:val="none" w:sz="0" w:space="0" w:color="auto"/>
                <w:bottom w:val="none" w:sz="0" w:space="0" w:color="auto"/>
                <w:right w:val="none" w:sz="0" w:space="0" w:color="auto"/>
              </w:divBdr>
            </w:div>
            <w:div w:id="195241639">
              <w:marLeft w:val="0"/>
              <w:marRight w:val="0"/>
              <w:marTop w:val="0"/>
              <w:marBottom w:val="0"/>
              <w:divBdr>
                <w:top w:val="none" w:sz="0" w:space="0" w:color="auto"/>
                <w:left w:val="none" w:sz="0" w:space="0" w:color="auto"/>
                <w:bottom w:val="none" w:sz="0" w:space="0" w:color="auto"/>
                <w:right w:val="none" w:sz="0" w:space="0" w:color="auto"/>
              </w:divBdr>
            </w:div>
            <w:div w:id="1642727964">
              <w:marLeft w:val="0"/>
              <w:marRight w:val="0"/>
              <w:marTop w:val="0"/>
              <w:marBottom w:val="0"/>
              <w:divBdr>
                <w:top w:val="none" w:sz="0" w:space="0" w:color="auto"/>
                <w:left w:val="none" w:sz="0" w:space="0" w:color="auto"/>
                <w:bottom w:val="none" w:sz="0" w:space="0" w:color="auto"/>
                <w:right w:val="none" w:sz="0" w:space="0" w:color="auto"/>
              </w:divBdr>
            </w:div>
            <w:div w:id="1491671380">
              <w:marLeft w:val="0"/>
              <w:marRight w:val="0"/>
              <w:marTop w:val="0"/>
              <w:marBottom w:val="0"/>
              <w:divBdr>
                <w:top w:val="none" w:sz="0" w:space="0" w:color="auto"/>
                <w:left w:val="none" w:sz="0" w:space="0" w:color="auto"/>
                <w:bottom w:val="none" w:sz="0" w:space="0" w:color="auto"/>
                <w:right w:val="none" w:sz="0" w:space="0" w:color="auto"/>
              </w:divBdr>
            </w:div>
            <w:div w:id="945697252">
              <w:marLeft w:val="0"/>
              <w:marRight w:val="0"/>
              <w:marTop w:val="0"/>
              <w:marBottom w:val="0"/>
              <w:divBdr>
                <w:top w:val="none" w:sz="0" w:space="0" w:color="auto"/>
                <w:left w:val="none" w:sz="0" w:space="0" w:color="auto"/>
                <w:bottom w:val="none" w:sz="0" w:space="0" w:color="auto"/>
                <w:right w:val="none" w:sz="0" w:space="0" w:color="auto"/>
              </w:divBdr>
            </w:div>
            <w:div w:id="252471176">
              <w:marLeft w:val="0"/>
              <w:marRight w:val="0"/>
              <w:marTop w:val="0"/>
              <w:marBottom w:val="0"/>
              <w:divBdr>
                <w:top w:val="none" w:sz="0" w:space="0" w:color="auto"/>
                <w:left w:val="none" w:sz="0" w:space="0" w:color="auto"/>
                <w:bottom w:val="none" w:sz="0" w:space="0" w:color="auto"/>
                <w:right w:val="none" w:sz="0" w:space="0" w:color="auto"/>
              </w:divBdr>
            </w:div>
            <w:div w:id="1799303400">
              <w:marLeft w:val="0"/>
              <w:marRight w:val="0"/>
              <w:marTop w:val="0"/>
              <w:marBottom w:val="0"/>
              <w:divBdr>
                <w:top w:val="none" w:sz="0" w:space="0" w:color="auto"/>
                <w:left w:val="none" w:sz="0" w:space="0" w:color="auto"/>
                <w:bottom w:val="none" w:sz="0" w:space="0" w:color="auto"/>
                <w:right w:val="none" w:sz="0" w:space="0" w:color="auto"/>
              </w:divBdr>
            </w:div>
            <w:div w:id="1250122283">
              <w:marLeft w:val="0"/>
              <w:marRight w:val="0"/>
              <w:marTop w:val="0"/>
              <w:marBottom w:val="0"/>
              <w:divBdr>
                <w:top w:val="none" w:sz="0" w:space="0" w:color="auto"/>
                <w:left w:val="none" w:sz="0" w:space="0" w:color="auto"/>
                <w:bottom w:val="none" w:sz="0" w:space="0" w:color="auto"/>
                <w:right w:val="none" w:sz="0" w:space="0" w:color="auto"/>
              </w:divBdr>
            </w:div>
            <w:div w:id="1091895710">
              <w:marLeft w:val="0"/>
              <w:marRight w:val="0"/>
              <w:marTop w:val="0"/>
              <w:marBottom w:val="0"/>
              <w:divBdr>
                <w:top w:val="none" w:sz="0" w:space="0" w:color="auto"/>
                <w:left w:val="none" w:sz="0" w:space="0" w:color="auto"/>
                <w:bottom w:val="none" w:sz="0" w:space="0" w:color="auto"/>
                <w:right w:val="none" w:sz="0" w:space="0" w:color="auto"/>
              </w:divBdr>
            </w:div>
            <w:div w:id="21369001">
              <w:marLeft w:val="0"/>
              <w:marRight w:val="0"/>
              <w:marTop w:val="0"/>
              <w:marBottom w:val="0"/>
              <w:divBdr>
                <w:top w:val="none" w:sz="0" w:space="0" w:color="auto"/>
                <w:left w:val="none" w:sz="0" w:space="0" w:color="auto"/>
                <w:bottom w:val="none" w:sz="0" w:space="0" w:color="auto"/>
                <w:right w:val="none" w:sz="0" w:space="0" w:color="auto"/>
              </w:divBdr>
            </w:div>
            <w:div w:id="779035747">
              <w:marLeft w:val="0"/>
              <w:marRight w:val="0"/>
              <w:marTop w:val="0"/>
              <w:marBottom w:val="0"/>
              <w:divBdr>
                <w:top w:val="none" w:sz="0" w:space="0" w:color="auto"/>
                <w:left w:val="none" w:sz="0" w:space="0" w:color="auto"/>
                <w:bottom w:val="none" w:sz="0" w:space="0" w:color="auto"/>
                <w:right w:val="none" w:sz="0" w:space="0" w:color="auto"/>
              </w:divBdr>
            </w:div>
            <w:div w:id="74666011">
              <w:marLeft w:val="0"/>
              <w:marRight w:val="0"/>
              <w:marTop w:val="0"/>
              <w:marBottom w:val="0"/>
              <w:divBdr>
                <w:top w:val="none" w:sz="0" w:space="0" w:color="auto"/>
                <w:left w:val="none" w:sz="0" w:space="0" w:color="auto"/>
                <w:bottom w:val="none" w:sz="0" w:space="0" w:color="auto"/>
                <w:right w:val="none" w:sz="0" w:space="0" w:color="auto"/>
              </w:divBdr>
            </w:div>
            <w:div w:id="1294992104">
              <w:marLeft w:val="0"/>
              <w:marRight w:val="0"/>
              <w:marTop w:val="0"/>
              <w:marBottom w:val="0"/>
              <w:divBdr>
                <w:top w:val="none" w:sz="0" w:space="0" w:color="auto"/>
                <w:left w:val="none" w:sz="0" w:space="0" w:color="auto"/>
                <w:bottom w:val="none" w:sz="0" w:space="0" w:color="auto"/>
                <w:right w:val="none" w:sz="0" w:space="0" w:color="auto"/>
              </w:divBdr>
            </w:div>
            <w:div w:id="2088307372">
              <w:marLeft w:val="0"/>
              <w:marRight w:val="0"/>
              <w:marTop w:val="0"/>
              <w:marBottom w:val="0"/>
              <w:divBdr>
                <w:top w:val="none" w:sz="0" w:space="0" w:color="auto"/>
                <w:left w:val="none" w:sz="0" w:space="0" w:color="auto"/>
                <w:bottom w:val="none" w:sz="0" w:space="0" w:color="auto"/>
                <w:right w:val="none" w:sz="0" w:space="0" w:color="auto"/>
              </w:divBdr>
            </w:div>
            <w:div w:id="99187882">
              <w:marLeft w:val="0"/>
              <w:marRight w:val="0"/>
              <w:marTop w:val="0"/>
              <w:marBottom w:val="0"/>
              <w:divBdr>
                <w:top w:val="none" w:sz="0" w:space="0" w:color="auto"/>
                <w:left w:val="none" w:sz="0" w:space="0" w:color="auto"/>
                <w:bottom w:val="none" w:sz="0" w:space="0" w:color="auto"/>
                <w:right w:val="none" w:sz="0" w:space="0" w:color="auto"/>
              </w:divBdr>
            </w:div>
            <w:div w:id="871841969">
              <w:marLeft w:val="0"/>
              <w:marRight w:val="0"/>
              <w:marTop w:val="0"/>
              <w:marBottom w:val="0"/>
              <w:divBdr>
                <w:top w:val="none" w:sz="0" w:space="0" w:color="auto"/>
                <w:left w:val="none" w:sz="0" w:space="0" w:color="auto"/>
                <w:bottom w:val="none" w:sz="0" w:space="0" w:color="auto"/>
                <w:right w:val="none" w:sz="0" w:space="0" w:color="auto"/>
              </w:divBdr>
            </w:div>
            <w:div w:id="1550461668">
              <w:marLeft w:val="0"/>
              <w:marRight w:val="0"/>
              <w:marTop w:val="0"/>
              <w:marBottom w:val="0"/>
              <w:divBdr>
                <w:top w:val="none" w:sz="0" w:space="0" w:color="auto"/>
                <w:left w:val="none" w:sz="0" w:space="0" w:color="auto"/>
                <w:bottom w:val="none" w:sz="0" w:space="0" w:color="auto"/>
                <w:right w:val="none" w:sz="0" w:space="0" w:color="auto"/>
              </w:divBdr>
            </w:div>
            <w:div w:id="265120844">
              <w:marLeft w:val="0"/>
              <w:marRight w:val="0"/>
              <w:marTop w:val="0"/>
              <w:marBottom w:val="0"/>
              <w:divBdr>
                <w:top w:val="none" w:sz="0" w:space="0" w:color="auto"/>
                <w:left w:val="none" w:sz="0" w:space="0" w:color="auto"/>
                <w:bottom w:val="none" w:sz="0" w:space="0" w:color="auto"/>
                <w:right w:val="none" w:sz="0" w:space="0" w:color="auto"/>
              </w:divBdr>
            </w:div>
            <w:div w:id="1125655071">
              <w:marLeft w:val="0"/>
              <w:marRight w:val="0"/>
              <w:marTop w:val="0"/>
              <w:marBottom w:val="0"/>
              <w:divBdr>
                <w:top w:val="none" w:sz="0" w:space="0" w:color="auto"/>
                <w:left w:val="none" w:sz="0" w:space="0" w:color="auto"/>
                <w:bottom w:val="none" w:sz="0" w:space="0" w:color="auto"/>
                <w:right w:val="none" w:sz="0" w:space="0" w:color="auto"/>
              </w:divBdr>
            </w:div>
            <w:div w:id="128255114">
              <w:marLeft w:val="0"/>
              <w:marRight w:val="0"/>
              <w:marTop w:val="0"/>
              <w:marBottom w:val="0"/>
              <w:divBdr>
                <w:top w:val="none" w:sz="0" w:space="0" w:color="auto"/>
                <w:left w:val="none" w:sz="0" w:space="0" w:color="auto"/>
                <w:bottom w:val="none" w:sz="0" w:space="0" w:color="auto"/>
                <w:right w:val="none" w:sz="0" w:space="0" w:color="auto"/>
              </w:divBdr>
            </w:div>
            <w:div w:id="785275389">
              <w:marLeft w:val="0"/>
              <w:marRight w:val="0"/>
              <w:marTop w:val="0"/>
              <w:marBottom w:val="0"/>
              <w:divBdr>
                <w:top w:val="none" w:sz="0" w:space="0" w:color="auto"/>
                <w:left w:val="none" w:sz="0" w:space="0" w:color="auto"/>
                <w:bottom w:val="none" w:sz="0" w:space="0" w:color="auto"/>
                <w:right w:val="none" w:sz="0" w:space="0" w:color="auto"/>
              </w:divBdr>
            </w:div>
            <w:div w:id="1497956808">
              <w:marLeft w:val="0"/>
              <w:marRight w:val="0"/>
              <w:marTop w:val="0"/>
              <w:marBottom w:val="0"/>
              <w:divBdr>
                <w:top w:val="none" w:sz="0" w:space="0" w:color="auto"/>
                <w:left w:val="none" w:sz="0" w:space="0" w:color="auto"/>
                <w:bottom w:val="none" w:sz="0" w:space="0" w:color="auto"/>
                <w:right w:val="none" w:sz="0" w:space="0" w:color="auto"/>
              </w:divBdr>
            </w:div>
            <w:div w:id="1466699528">
              <w:marLeft w:val="0"/>
              <w:marRight w:val="0"/>
              <w:marTop w:val="0"/>
              <w:marBottom w:val="0"/>
              <w:divBdr>
                <w:top w:val="none" w:sz="0" w:space="0" w:color="auto"/>
                <w:left w:val="none" w:sz="0" w:space="0" w:color="auto"/>
                <w:bottom w:val="none" w:sz="0" w:space="0" w:color="auto"/>
                <w:right w:val="none" w:sz="0" w:space="0" w:color="auto"/>
              </w:divBdr>
            </w:div>
            <w:div w:id="753471683">
              <w:marLeft w:val="0"/>
              <w:marRight w:val="0"/>
              <w:marTop w:val="0"/>
              <w:marBottom w:val="0"/>
              <w:divBdr>
                <w:top w:val="none" w:sz="0" w:space="0" w:color="auto"/>
                <w:left w:val="none" w:sz="0" w:space="0" w:color="auto"/>
                <w:bottom w:val="none" w:sz="0" w:space="0" w:color="auto"/>
                <w:right w:val="none" w:sz="0" w:space="0" w:color="auto"/>
              </w:divBdr>
            </w:div>
            <w:div w:id="275870953">
              <w:marLeft w:val="0"/>
              <w:marRight w:val="0"/>
              <w:marTop w:val="0"/>
              <w:marBottom w:val="0"/>
              <w:divBdr>
                <w:top w:val="none" w:sz="0" w:space="0" w:color="auto"/>
                <w:left w:val="none" w:sz="0" w:space="0" w:color="auto"/>
                <w:bottom w:val="none" w:sz="0" w:space="0" w:color="auto"/>
                <w:right w:val="none" w:sz="0" w:space="0" w:color="auto"/>
              </w:divBdr>
            </w:div>
            <w:div w:id="1109665167">
              <w:marLeft w:val="0"/>
              <w:marRight w:val="0"/>
              <w:marTop w:val="0"/>
              <w:marBottom w:val="0"/>
              <w:divBdr>
                <w:top w:val="none" w:sz="0" w:space="0" w:color="auto"/>
                <w:left w:val="none" w:sz="0" w:space="0" w:color="auto"/>
                <w:bottom w:val="none" w:sz="0" w:space="0" w:color="auto"/>
                <w:right w:val="none" w:sz="0" w:space="0" w:color="auto"/>
              </w:divBdr>
            </w:div>
            <w:div w:id="1809010129">
              <w:marLeft w:val="0"/>
              <w:marRight w:val="0"/>
              <w:marTop w:val="0"/>
              <w:marBottom w:val="0"/>
              <w:divBdr>
                <w:top w:val="none" w:sz="0" w:space="0" w:color="auto"/>
                <w:left w:val="none" w:sz="0" w:space="0" w:color="auto"/>
                <w:bottom w:val="none" w:sz="0" w:space="0" w:color="auto"/>
                <w:right w:val="none" w:sz="0" w:space="0" w:color="auto"/>
              </w:divBdr>
            </w:div>
            <w:div w:id="1862237038">
              <w:marLeft w:val="0"/>
              <w:marRight w:val="0"/>
              <w:marTop w:val="0"/>
              <w:marBottom w:val="0"/>
              <w:divBdr>
                <w:top w:val="none" w:sz="0" w:space="0" w:color="auto"/>
                <w:left w:val="none" w:sz="0" w:space="0" w:color="auto"/>
                <w:bottom w:val="none" w:sz="0" w:space="0" w:color="auto"/>
                <w:right w:val="none" w:sz="0" w:space="0" w:color="auto"/>
              </w:divBdr>
            </w:div>
            <w:div w:id="1793473712">
              <w:marLeft w:val="0"/>
              <w:marRight w:val="0"/>
              <w:marTop w:val="0"/>
              <w:marBottom w:val="0"/>
              <w:divBdr>
                <w:top w:val="none" w:sz="0" w:space="0" w:color="auto"/>
                <w:left w:val="none" w:sz="0" w:space="0" w:color="auto"/>
                <w:bottom w:val="none" w:sz="0" w:space="0" w:color="auto"/>
                <w:right w:val="none" w:sz="0" w:space="0" w:color="auto"/>
              </w:divBdr>
            </w:div>
            <w:div w:id="1021123976">
              <w:marLeft w:val="0"/>
              <w:marRight w:val="0"/>
              <w:marTop w:val="0"/>
              <w:marBottom w:val="0"/>
              <w:divBdr>
                <w:top w:val="none" w:sz="0" w:space="0" w:color="auto"/>
                <w:left w:val="none" w:sz="0" w:space="0" w:color="auto"/>
                <w:bottom w:val="none" w:sz="0" w:space="0" w:color="auto"/>
                <w:right w:val="none" w:sz="0" w:space="0" w:color="auto"/>
              </w:divBdr>
            </w:div>
            <w:div w:id="2112967160">
              <w:marLeft w:val="0"/>
              <w:marRight w:val="0"/>
              <w:marTop w:val="0"/>
              <w:marBottom w:val="0"/>
              <w:divBdr>
                <w:top w:val="none" w:sz="0" w:space="0" w:color="auto"/>
                <w:left w:val="none" w:sz="0" w:space="0" w:color="auto"/>
                <w:bottom w:val="none" w:sz="0" w:space="0" w:color="auto"/>
                <w:right w:val="none" w:sz="0" w:space="0" w:color="auto"/>
              </w:divBdr>
            </w:div>
            <w:div w:id="1164129722">
              <w:marLeft w:val="0"/>
              <w:marRight w:val="0"/>
              <w:marTop w:val="0"/>
              <w:marBottom w:val="0"/>
              <w:divBdr>
                <w:top w:val="none" w:sz="0" w:space="0" w:color="auto"/>
                <w:left w:val="none" w:sz="0" w:space="0" w:color="auto"/>
                <w:bottom w:val="none" w:sz="0" w:space="0" w:color="auto"/>
                <w:right w:val="none" w:sz="0" w:space="0" w:color="auto"/>
              </w:divBdr>
            </w:div>
            <w:div w:id="1021711973">
              <w:marLeft w:val="0"/>
              <w:marRight w:val="0"/>
              <w:marTop w:val="0"/>
              <w:marBottom w:val="0"/>
              <w:divBdr>
                <w:top w:val="none" w:sz="0" w:space="0" w:color="auto"/>
                <w:left w:val="none" w:sz="0" w:space="0" w:color="auto"/>
                <w:bottom w:val="none" w:sz="0" w:space="0" w:color="auto"/>
                <w:right w:val="none" w:sz="0" w:space="0" w:color="auto"/>
              </w:divBdr>
            </w:div>
            <w:div w:id="649872891">
              <w:marLeft w:val="0"/>
              <w:marRight w:val="0"/>
              <w:marTop w:val="0"/>
              <w:marBottom w:val="0"/>
              <w:divBdr>
                <w:top w:val="none" w:sz="0" w:space="0" w:color="auto"/>
                <w:left w:val="none" w:sz="0" w:space="0" w:color="auto"/>
                <w:bottom w:val="none" w:sz="0" w:space="0" w:color="auto"/>
                <w:right w:val="none" w:sz="0" w:space="0" w:color="auto"/>
              </w:divBdr>
            </w:div>
            <w:div w:id="1439451362">
              <w:marLeft w:val="0"/>
              <w:marRight w:val="0"/>
              <w:marTop w:val="0"/>
              <w:marBottom w:val="0"/>
              <w:divBdr>
                <w:top w:val="none" w:sz="0" w:space="0" w:color="auto"/>
                <w:left w:val="none" w:sz="0" w:space="0" w:color="auto"/>
                <w:bottom w:val="none" w:sz="0" w:space="0" w:color="auto"/>
                <w:right w:val="none" w:sz="0" w:space="0" w:color="auto"/>
              </w:divBdr>
            </w:div>
            <w:div w:id="826437021">
              <w:marLeft w:val="0"/>
              <w:marRight w:val="0"/>
              <w:marTop w:val="0"/>
              <w:marBottom w:val="0"/>
              <w:divBdr>
                <w:top w:val="none" w:sz="0" w:space="0" w:color="auto"/>
                <w:left w:val="none" w:sz="0" w:space="0" w:color="auto"/>
                <w:bottom w:val="none" w:sz="0" w:space="0" w:color="auto"/>
                <w:right w:val="none" w:sz="0" w:space="0" w:color="auto"/>
              </w:divBdr>
            </w:div>
            <w:div w:id="1520964943">
              <w:marLeft w:val="0"/>
              <w:marRight w:val="0"/>
              <w:marTop w:val="0"/>
              <w:marBottom w:val="0"/>
              <w:divBdr>
                <w:top w:val="none" w:sz="0" w:space="0" w:color="auto"/>
                <w:left w:val="none" w:sz="0" w:space="0" w:color="auto"/>
                <w:bottom w:val="none" w:sz="0" w:space="0" w:color="auto"/>
                <w:right w:val="none" w:sz="0" w:space="0" w:color="auto"/>
              </w:divBdr>
            </w:div>
            <w:div w:id="85538367">
              <w:marLeft w:val="0"/>
              <w:marRight w:val="0"/>
              <w:marTop w:val="0"/>
              <w:marBottom w:val="0"/>
              <w:divBdr>
                <w:top w:val="none" w:sz="0" w:space="0" w:color="auto"/>
                <w:left w:val="none" w:sz="0" w:space="0" w:color="auto"/>
                <w:bottom w:val="none" w:sz="0" w:space="0" w:color="auto"/>
                <w:right w:val="none" w:sz="0" w:space="0" w:color="auto"/>
              </w:divBdr>
            </w:div>
            <w:div w:id="923338001">
              <w:marLeft w:val="0"/>
              <w:marRight w:val="0"/>
              <w:marTop w:val="0"/>
              <w:marBottom w:val="0"/>
              <w:divBdr>
                <w:top w:val="none" w:sz="0" w:space="0" w:color="auto"/>
                <w:left w:val="none" w:sz="0" w:space="0" w:color="auto"/>
                <w:bottom w:val="none" w:sz="0" w:space="0" w:color="auto"/>
                <w:right w:val="none" w:sz="0" w:space="0" w:color="auto"/>
              </w:divBdr>
            </w:div>
            <w:div w:id="2015186634">
              <w:marLeft w:val="0"/>
              <w:marRight w:val="0"/>
              <w:marTop w:val="0"/>
              <w:marBottom w:val="0"/>
              <w:divBdr>
                <w:top w:val="none" w:sz="0" w:space="0" w:color="auto"/>
                <w:left w:val="none" w:sz="0" w:space="0" w:color="auto"/>
                <w:bottom w:val="none" w:sz="0" w:space="0" w:color="auto"/>
                <w:right w:val="none" w:sz="0" w:space="0" w:color="auto"/>
              </w:divBdr>
            </w:div>
            <w:div w:id="924922020">
              <w:marLeft w:val="0"/>
              <w:marRight w:val="0"/>
              <w:marTop w:val="0"/>
              <w:marBottom w:val="0"/>
              <w:divBdr>
                <w:top w:val="none" w:sz="0" w:space="0" w:color="auto"/>
                <w:left w:val="none" w:sz="0" w:space="0" w:color="auto"/>
                <w:bottom w:val="none" w:sz="0" w:space="0" w:color="auto"/>
                <w:right w:val="none" w:sz="0" w:space="0" w:color="auto"/>
              </w:divBdr>
            </w:div>
            <w:div w:id="230047915">
              <w:marLeft w:val="0"/>
              <w:marRight w:val="0"/>
              <w:marTop w:val="0"/>
              <w:marBottom w:val="0"/>
              <w:divBdr>
                <w:top w:val="none" w:sz="0" w:space="0" w:color="auto"/>
                <w:left w:val="none" w:sz="0" w:space="0" w:color="auto"/>
                <w:bottom w:val="none" w:sz="0" w:space="0" w:color="auto"/>
                <w:right w:val="none" w:sz="0" w:space="0" w:color="auto"/>
              </w:divBdr>
            </w:div>
            <w:div w:id="2012640636">
              <w:marLeft w:val="0"/>
              <w:marRight w:val="0"/>
              <w:marTop w:val="0"/>
              <w:marBottom w:val="0"/>
              <w:divBdr>
                <w:top w:val="none" w:sz="0" w:space="0" w:color="auto"/>
                <w:left w:val="none" w:sz="0" w:space="0" w:color="auto"/>
                <w:bottom w:val="none" w:sz="0" w:space="0" w:color="auto"/>
                <w:right w:val="none" w:sz="0" w:space="0" w:color="auto"/>
              </w:divBdr>
            </w:div>
            <w:div w:id="1408384031">
              <w:marLeft w:val="0"/>
              <w:marRight w:val="0"/>
              <w:marTop w:val="0"/>
              <w:marBottom w:val="0"/>
              <w:divBdr>
                <w:top w:val="none" w:sz="0" w:space="0" w:color="auto"/>
                <w:left w:val="none" w:sz="0" w:space="0" w:color="auto"/>
                <w:bottom w:val="none" w:sz="0" w:space="0" w:color="auto"/>
                <w:right w:val="none" w:sz="0" w:space="0" w:color="auto"/>
              </w:divBdr>
            </w:div>
            <w:div w:id="2078821810">
              <w:marLeft w:val="0"/>
              <w:marRight w:val="0"/>
              <w:marTop w:val="0"/>
              <w:marBottom w:val="0"/>
              <w:divBdr>
                <w:top w:val="none" w:sz="0" w:space="0" w:color="auto"/>
                <w:left w:val="none" w:sz="0" w:space="0" w:color="auto"/>
                <w:bottom w:val="none" w:sz="0" w:space="0" w:color="auto"/>
                <w:right w:val="none" w:sz="0" w:space="0" w:color="auto"/>
              </w:divBdr>
            </w:div>
            <w:div w:id="1129056891">
              <w:marLeft w:val="0"/>
              <w:marRight w:val="0"/>
              <w:marTop w:val="0"/>
              <w:marBottom w:val="0"/>
              <w:divBdr>
                <w:top w:val="none" w:sz="0" w:space="0" w:color="auto"/>
                <w:left w:val="none" w:sz="0" w:space="0" w:color="auto"/>
                <w:bottom w:val="none" w:sz="0" w:space="0" w:color="auto"/>
                <w:right w:val="none" w:sz="0" w:space="0" w:color="auto"/>
              </w:divBdr>
            </w:div>
            <w:div w:id="156847720">
              <w:marLeft w:val="0"/>
              <w:marRight w:val="0"/>
              <w:marTop w:val="0"/>
              <w:marBottom w:val="0"/>
              <w:divBdr>
                <w:top w:val="none" w:sz="0" w:space="0" w:color="auto"/>
                <w:left w:val="none" w:sz="0" w:space="0" w:color="auto"/>
                <w:bottom w:val="none" w:sz="0" w:space="0" w:color="auto"/>
                <w:right w:val="none" w:sz="0" w:space="0" w:color="auto"/>
              </w:divBdr>
            </w:div>
            <w:div w:id="94524983">
              <w:marLeft w:val="0"/>
              <w:marRight w:val="0"/>
              <w:marTop w:val="0"/>
              <w:marBottom w:val="0"/>
              <w:divBdr>
                <w:top w:val="none" w:sz="0" w:space="0" w:color="auto"/>
                <w:left w:val="none" w:sz="0" w:space="0" w:color="auto"/>
                <w:bottom w:val="none" w:sz="0" w:space="0" w:color="auto"/>
                <w:right w:val="none" w:sz="0" w:space="0" w:color="auto"/>
              </w:divBdr>
            </w:div>
            <w:div w:id="485905240">
              <w:marLeft w:val="0"/>
              <w:marRight w:val="0"/>
              <w:marTop w:val="0"/>
              <w:marBottom w:val="0"/>
              <w:divBdr>
                <w:top w:val="none" w:sz="0" w:space="0" w:color="auto"/>
                <w:left w:val="none" w:sz="0" w:space="0" w:color="auto"/>
                <w:bottom w:val="none" w:sz="0" w:space="0" w:color="auto"/>
                <w:right w:val="none" w:sz="0" w:space="0" w:color="auto"/>
              </w:divBdr>
            </w:div>
            <w:div w:id="49110224">
              <w:marLeft w:val="0"/>
              <w:marRight w:val="0"/>
              <w:marTop w:val="0"/>
              <w:marBottom w:val="0"/>
              <w:divBdr>
                <w:top w:val="none" w:sz="0" w:space="0" w:color="auto"/>
                <w:left w:val="none" w:sz="0" w:space="0" w:color="auto"/>
                <w:bottom w:val="none" w:sz="0" w:space="0" w:color="auto"/>
                <w:right w:val="none" w:sz="0" w:space="0" w:color="auto"/>
              </w:divBdr>
            </w:div>
            <w:div w:id="907227777">
              <w:marLeft w:val="0"/>
              <w:marRight w:val="0"/>
              <w:marTop w:val="0"/>
              <w:marBottom w:val="0"/>
              <w:divBdr>
                <w:top w:val="none" w:sz="0" w:space="0" w:color="auto"/>
                <w:left w:val="none" w:sz="0" w:space="0" w:color="auto"/>
                <w:bottom w:val="none" w:sz="0" w:space="0" w:color="auto"/>
                <w:right w:val="none" w:sz="0" w:space="0" w:color="auto"/>
              </w:divBdr>
            </w:div>
            <w:div w:id="117143872">
              <w:marLeft w:val="0"/>
              <w:marRight w:val="0"/>
              <w:marTop w:val="0"/>
              <w:marBottom w:val="0"/>
              <w:divBdr>
                <w:top w:val="none" w:sz="0" w:space="0" w:color="auto"/>
                <w:left w:val="none" w:sz="0" w:space="0" w:color="auto"/>
                <w:bottom w:val="none" w:sz="0" w:space="0" w:color="auto"/>
                <w:right w:val="none" w:sz="0" w:space="0" w:color="auto"/>
              </w:divBdr>
            </w:div>
            <w:div w:id="679700395">
              <w:marLeft w:val="0"/>
              <w:marRight w:val="0"/>
              <w:marTop w:val="0"/>
              <w:marBottom w:val="0"/>
              <w:divBdr>
                <w:top w:val="none" w:sz="0" w:space="0" w:color="auto"/>
                <w:left w:val="none" w:sz="0" w:space="0" w:color="auto"/>
                <w:bottom w:val="none" w:sz="0" w:space="0" w:color="auto"/>
                <w:right w:val="none" w:sz="0" w:space="0" w:color="auto"/>
              </w:divBdr>
            </w:div>
            <w:div w:id="707334803">
              <w:marLeft w:val="0"/>
              <w:marRight w:val="0"/>
              <w:marTop w:val="0"/>
              <w:marBottom w:val="0"/>
              <w:divBdr>
                <w:top w:val="none" w:sz="0" w:space="0" w:color="auto"/>
                <w:left w:val="none" w:sz="0" w:space="0" w:color="auto"/>
                <w:bottom w:val="none" w:sz="0" w:space="0" w:color="auto"/>
                <w:right w:val="none" w:sz="0" w:space="0" w:color="auto"/>
              </w:divBdr>
            </w:div>
            <w:div w:id="262156873">
              <w:marLeft w:val="0"/>
              <w:marRight w:val="0"/>
              <w:marTop w:val="0"/>
              <w:marBottom w:val="0"/>
              <w:divBdr>
                <w:top w:val="none" w:sz="0" w:space="0" w:color="auto"/>
                <w:left w:val="none" w:sz="0" w:space="0" w:color="auto"/>
                <w:bottom w:val="none" w:sz="0" w:space="0" w:color="auto"/>
                <w:right w:val="none" w:sz="0" w:space="0" w:color="auto"/>
              </w:divBdr>
            </w:div>
            <w:div w:id="859319382">
              <w:marLeft w:val="0"/>
              <w:marRight w:val="0"/>
              <w:marTop w:val="0"/>
              <w:marBottom w:val="0"/>
              <w:divBdr>
                <w:top w:val="none" w:sz="0" w:space="0" w:color="auto"/>
                <w:left w:val="none" w:sz="0" w:space="0" w:color="auto"/>
                <w:bottom w:val="none" w:sz="0" w:space="0" w:color="auto"/>
                <w:right w:val="none" w:sz="0" w:space="0" w:color="auto"/>
              </w:divBdr>
            </w:div>
            <w:div w:id="2103212264">
              <w:marLeft w:val="0"/>
              <w:marRight w:val="0"/>
              <w:marTop w:val="0"/>
              <w:marBottom w:val="0"/>
              <w:divBdr>
                <w:top w:val="none" w:sz="0" w:space="0" w:color="auto"/>
                <w:left w:val="none" w:sz="0" w:space="0" w:color="auto"/>
                <w:bottom w:val="none" w:sz="0" w:space="0" w:color="auto"/>
                <w:right w:val="none" w:sz="0" w:space="0" w:color="auto"/>
              </w:divBdr>
            </w:div>
            <w:div w:id="258367062">
              <w:marLeft w:val="0"/>
              <w:marRight w:val="0"/>
              <w:marTop w:val="0"/>
              <w:marBottom w:val="0"/>
              <w:divBdr>
                <w:top w:val="none" w:sz="0" w:space="0" w:color="auto"/>
                <w:left w:val="none" w:sz="0" w:space="0" w:color="auto"/>
                <w:bottom w:val="none" w:sz="0" w:space="0" w:color="auto"/>
                <w:right w:val="none" w:sz="0" w:space="0" w:color="auto"/>
              </w:divBdr>
            </w:div>
            <w:div w:id="564265475">
              <w:marLeft w:val="0"/>
              <w:marRight w:val="0"/>
              <w:marTop w:val="0"/>
              <w:marBottom w:val="0"/>
              <w:divBdr>
                <w:top w:val="none" w:sz="0" w:space="0" w:color="auto"/>
                <w:left w:val="none" w:sz="0" w:space="0" w:color="auto"/>
                <w:bottom w:val="none" w:sz="0" w:space="0" w:color="auto"/>
                <w:right w:val="none" w:sz="0" w:space="0" w:color="auto"/>
              </w:divBdr>
            </w:div>
            <w:div w:id="606082806">
              <w:marLeft w:val="0"/>
              <w:marRight w:val="0"/>
              <w:marTop w:val="0"/>
              <w:marBottom w:val="0"/>
              <w:divBdr>
                <w:top w:val="none" w:sz="0" w:space="0" w:color="auto"/>
                <w:left w:val="none" w:sz="0" w:space="0" w:color="auto"/>
                <w:bottom w:val="none" w:sz="0" w:space="0" w:color="auto"/>
                <w:right w:val="none" w:sz="0" w:space="0" w:color="auto"/>
              </w:divBdr>
            </w:div>
            <w:div w:id="1595477955">
              <w:marLeft w:val="0"/>
              <w:marRight w:val="0"/>
              <w:marTop w:val="0"/>
              <w:marBottom w:val="0"/>
              <w:divBdr>
                <w:top w:val="none" w:sz="0" w:space="0" w:color="auto"/>
                <w:left w:val="none" w:sz="0" w:space="0" w:color="auto"/>
                <w:bottom w:val="none" w:sz="0" w:space="0" w:color="auto"/>
                <w:right w:val="none" w:sz="0" w:space="0" w:color="auto"/>
              </w:divBdr>
            </w:div>
            <w:div w:id="724137561">
              <w:marLeft w:val="0"/>
              <w:marRight w:val="0"/>
              <w:marTop w:val="0"/>
              <w:marBottom w:val="0"/>
              <w:divBdr>
                <w:top w:val="none" w:sz="0" w:space="0" w:color="auto"/>
                <w:left w:val="none" w:sz="0" w:space="0" w:color="auto"/>
                <w:bottom w:val="none" w:sz="0" w:space="0" w:color="auto"/>
                <w:right w:val="none" w:sz="0" w:space="0" w:color="auto"/>
              </w:divBdr>
            </w:div>
            <w:div w:id="1911385885">
              <w:marLeft w:val="0"/>
              <w:marRight w:val="0"/>
              <w:marTop w:val="0"/>
              <w:marBottom w:val="0"/>
              <w:divBdr>
                <w:top w:val="none" w:sz="0" w:space="0" w:color="auto"/>
                <w:left w:val="none" w:sz="0" w:space="0" w:color="auto"/>
                <w:bottom w:val="none" w:sz="0" w:space="0" w:color="auto"/>
                <w:right w:val="none" w:sz="0" w:space="0" w:color="auto"/>
              </w:divBdr>
            </w:div>
            <w:div w:id="1102991725">
              <w:marLeft w:val="0"/>
              <w:marRight w:val="0"/>
              <w:marTop w:val="0"/>
              <w:marBottom w:val="0"/>
              <w:divBdr>
                <w:top w:val="none" w:sz="0" w:space="0" w:color="auto"/>
                <w:left w:val="none" w:sz="0" w:space="0" w:color="auto"/>
                <w:bottom w:val="none" w:sz="0" w:space="0" w:color="auto"/>
                <w:right w:val="none" w:sz="0" w:space="0" w:color="auto"/>
              </w:divBdr>
            </w:div>
            <w:div w:id="1340621756">
              <w:marLeft w:val="0"/>
              <w:marRight w:val="0"/>
              <w:marTop w:val="0"/>
              <w:marBottom w:val="0"/>
              <w:divBdr>
                <w:top w:val="none" w:sz="0" w:space="0" w:color="auto"/>
                <w:left w:val="none" w:sz="0" w:space="0" w:color="auto"/>
                <w:bottom w:val="none" w:sz="0" w:space="0" w:color="auto"/>
                <w:right w:val="none" w:sz="0" w:space="0" w:color="auto"/>
              </w:divBdr>
            </w:div>
            <w:div w:id="391198432">
              <w:marLeft w:val="0"/>
              <w:marRight w:val="0"/>
              <w:marTop w:val="0"/>
              <w:marBottom w:val="0"/>
              <w:divBdr>
                <w:top w:val="none" w:sz="0" w:space="0" w:color="auto"/>
                <w:left w:val="none" w:sz="0" w:space="0" w:color="auto"/>
                <w:bottom w:val="none" w:sz="0" w:space="0" w:color="auto"/>
                <w:right w:val="none" w:sz="0" w:space="0" w:color="auto"/>
              </w:divBdr>
            </w:div>
            <w:div w:id="1381704098">
              <w:marLeft w:val="0"/>
              <w:marRight w:val="0"/>
              <w:marTop w:val="0"/>
              <w:marBottom w:val="0"/>
              <w:divBdr>
                <w:top w:val="none" w:sz="0" w:space="0" w:color="auto"/>
                <w:left w:val="none" w:sz="0" w:space="0" w:color="auto"/>
                <w:bottom w:val="none" w:sz="0" w:space="0" w:color="auto"/>
                <w:right w:val="none" w:sz="0" w:space="0" w:color="auto"/>
              </w:divBdr>
            </w:div>
            <w:div w:id="1314867337">
              <w:marLeft w:val="0"/>
              <w:marRight w:val="0"/>
              <w:marTop w:val="0"/>
              <w:marBottom w:val="0"/>
              <w:divBdr>
                <w:top w:val="none" w:sz="0" w:space="0" w:color="auto"/>
                <w:left w:val="none" w:sz="0" w:space="0" w:color="auto"/>
                <w:bottom w:val="none" w:sz="0" w:space="0" w:color="auto"/>
                <w:right w:val="none" w:sz="0" w:space="0" w:color="auto"/>
              </w:divBdr>
            </w:div>
            <w:div w:id="1536120278">
              <w:marLeft w:val="0"/>
              <w:marRight w:val="0"/>
              <w:marTop w:val="0"/>
              <w:marBottom w:val="0"/>
              <w:divBdr>
                <w:top w:val="none" w:sz="0" w:space="0" w:color="auto"/>
                <w:left w:val="none" w:sz="0" w:space="0" w:color="auto"/>
                <w:bottom w:val="none" w:sz="0" w:space="0" w:color="auto"/>
                <w:right w:val="none" w:sz="0" w:space="0" w:color="auto"/>
              </w:divBdr>
            </w:div>
            <w:div w:id="434642194">
              <w:marLeft w:val="0"/>
              <w:marRight w:val="0"/>
              <w:marTop w:val="0"/>
              <w:marBottom w:val="0"/>
              <w:divBdr>
                <w:top w:val="none" w:sz="0" w:space="0" w:color="auto"/>
                <w:left w:val="none" w:sz="0" w:space="0" w:color="auto"/>
                <w:bottom w:val="none" w:sz="0" w:space="0" w:color="auto"/>
                <w:right w:val="none" w:sz="0" w:space="0" w:color="auto"/>
              </w:divBdr>
            </w:div>
            <w:div w:id="1191144487">
              <w:marLeft w:val="0"/>
              <w:marRight w:val="0"/>
              <w:marTop w:val="0"/>
              <w:marBottom w:val="0"/>
              <w:divBdr>
                <w:top w:val="none" w:sz="0" w:space="0" w:color="auto"/>
                <w:left w:val="none" w:sz="0" w:space="0" w:color="auto"/>
                <w:bottom w:val="none" w:sz="0" w:space="0" w:color="auto"/>
                <w:right w:val="none" w:sz="0" w:space="0" w:color="auto"/>
              </w:divBdr>
            </w:div>
            <w:div w:id="1217282805">
              <w:marLeft w:val="0"/>
              <w:marRight w:val="0"/>
              <w:marTop w:val="0"/>
              <w:marBottom w:val="0"/>
              <w:divBdr>
                <w:top w:val="none" w:sz="0" w:space="0" w:color="auto"/>
                <w:left w:val="none" w:sz="0" w:space="0" w:color="auto"/>
                <w:bottom w:val="none" w:sz="0" w:space="0" w:color="auto"/>
                <w:right w:val="none" w:sz="0" w:space="0" w:color="auto"/>
              </w:divBdr>
            </w:div>
            <w:div w:id="1210917739">
              <w:marLeft w:val="0"/>
              <w:marRight w:val="0"/>
              <w:marTop w:val="0"/>
              <w:marBottom w:val="0"/>
              <w:divBdr>
                <w:top w:val="none" w:sz="0" w:space="0" w:color="auto"/>
                <w:left w:val="none" w:sz="0" w:space="0" w:color="auto"/>
                <w:bottom w:val="none" w:sz="0" w:space="0" w:color="auto"/>
                <w:right w:val="none" w:sz="0" w:space="0" w:color="auto"/>
              </w:divBdr>
            </w:div>
            <w:div w:id="1603026379">
              <w:marLeft w:val="0"/>
              <w:marRight w:val="0"/>
              <w:marTop w:val="0"/>
              <w:marBottom w:val="0"/>
              <w:divBdr>
                <w:top w:val="none" w:sz="0" w:space="0" w:color="auto"/>
                <w:left w:val="none" w:sz="0" w:space="0" w:color="auto"/>
                <w:bottom w:val="none" w:sz="0" w:space="0" w:color="auto"/>
                <w:right w:val="none" w:sz="0" w:space="0" w:color="auto"/>
              </w:divBdr>
            </w:div>
            <w:div w:id="962736848">
              <w:marLeft w:val="0"/>
              <w:marRight w:val="0"/>
              <w:marTop w:val="0"/>
              <w:marBottom w:val="0"/>
              <w:divBdr>
                <w:top w:val="none" w:sz="0" w:space="0" w:color="auto"/>
                <w:left w:val="none" w:sz="0" w:space="0" w:color="auto"/>
                <w:bottom w:val="none" w:sz="0" w:space="0" w:color="auto"/>
                <w:right w:val="none" w:sz="0" w:space="0" w:color="auto"/>
              </w:divBdr>
            </w:div>
            <w:div w:id="2110422910">
              <w:marLeft w:val="0"/>
              <w:marRight w:val="0"/>
              <w:marTop w:val="0"/>
              <w:marBottom w:val="0"/>
              <w:divBdr>
                <w:top w:val="none" w:sz="0" w:space="0" w:color="auto"/>
                <w:left w:val="none" w:sz="0" w:space="0" w:color="auto"/>
                <w:bottom w:val="none" w:sz="0" w:space="0" w:color="auto"/>
                <w:right w:val="none" w:sz="0" w:space="0" w:color="auto"/>
              </w:divBdr>
            </w:div>
            <w:div w:id="1031684555">
              <w:marLeft w:val="0"/>
              <w:marRight w:val="0"/>
              <w:marTop w:val="0"/>
              <w:marBottom w:val="0"/>
              <w:divBdr>
                <w:top w:val="none" w:sz="0" w:space="0" w:color="auto"/>
                <w:left w:val="none" w:sz="0" w:space="0" w:color="auto"/>
                <w:bottom w:val="none" w:sz="0" w:space="0" w:color="auto"/>
                <w:right w:val="none" w:sz="0" w:space="0" w:color="auto"/>
              </w:divBdr>
            </w:div>
            <w:div w:id="871041484">
              <w:marLeft w:val="0"/>
              <w:marRight w:val="0"/>
              <w:marTop w:val="0"/>
              <w:marBottom w:val="0"/>
              <w:divBdr>
                <w:top w:val="none" w:sz="0" w:space="0" w:color="auto"/>
                <w:left w:val="none" w:sz="0" w:space="0" w:color="auto"/>
                <w:bottom w:val="none" w:sz="0" w:space="0" w:color="auto"/>
                <w:right w:val="none" w:sz="0" w:space="0" w:color="auto"/>
              </w:divBdr>
            </w:div>
            <w:div w:id="1515459058">
              <w:marLeft w:val="0"/>
              <w:marRight w:val="0"/>
              <w:marTop w:val="0"/>
              <w:marBottom w:val="0"/>
              <w:divBdr>
                <w:top w:val="none" w:sz="0" w:space="0" w:color="auto"/>
                <w:left w:val="none" w:sz="0" w:space="0" w:color="auto"/>
                <w:bottom w:val="none" w:sz="0" w:space="0" w:color="auto"/>
                <w:right w:val="none" w:sz="0" w:space="0" w:color="auto"/>
              </w:divBdr>
            </w:div>
            <w:div w:id="6832080">
              <w:marLeft w:val="0"/>
              <w:marRight w:val="0"/>
              <w:marTop w:val="0"/>
              <w:marBottom w:val="0"/>
              <w:divBdr>
                <w:top w:val="none" w:sz="0" w:space="0" w:color="auto"/>
                <w:left w:val="none" w:sz="0" w:space="0" w:color="auto"/>
                <w:bottom w:val="none" w:sz="0" w:space="0" w:color="auto"/>
                <w:right w:val="none" w:sz="0" w:space="0" w:color="auto"/>
              </w:divBdr>
            </w:div>
            <w:div w:id="559170411">
              <w:marLeft w:val="0"/>
              <w:marRight w:val="0"/>
              <w:marTop w:val="0"/>
              <w:marBottom w:val="0"/>
              <w:divBdr>
                <w:top w:val="none" w:sz="0" w:space="0" w:color="auto"/>
                <w:left w:val="none" w:sz="0" w:space="0" w:color="auto"/>
                <w:bottom w:val="none" w:sz="0" w:space="0" w:color="auto"/>
                <w:right w:val="none" w:sz="0" w:space="0" w:color="auto"/>
              </w:divBdr>
            </w:div>
            <w:div w:id="2024865875">
              <w:marLeft w:val="0"/>
              <w:marRight w:val="0"/>
              <w:marTop w:val="0"/>
              <w:marBottom w:val="0"/>
              <w:divBdr>
                <w:top w:val="none" w:sz="0" w:space="0" w:color="auto"/>
                <w:left w:val="none" w:sz="0" w:space="0" w:color="auto"/>
                <w:bottom w:val="none" w:sz="0" w:space="0" w:color="auto"/>
                <w:right w:val="none" w:sz="0" w:space="0" w:color="auto"/>
              </w:divBdr>
            </w:div>
            <w:div w:id="1748569478">
              <w:marLeft w:val="0"/>
              <w:marRight w:val="0"/>
              <w:marTop w:val="0"/>
              <w:marBottom w:val="0"/>
              <w:divBdr>
                <w:top w:val="none" w:sz="0" w:space="0" w:color="auto"/>
                <w:left w:val="none" w:sz="0" w:space="0" w:color="auto"/>
                <w:bottom w:val="none" w:sz="0" w:space="0" w:color="auto"/>
                <w:right w:val="none" w:sz="0" w:space="0" w:color="auto"/>
              </w:divBdr>
            </w:div>
            <w:div w:id="1256278923">
              <w:marLeft w:val="0"/>
              <w:marRight w:val="0"/>
              <w:marTop w:val="0"/>
              <w:marBottom w:val="0"/>
              <w:divBdr>
                <w:top w:val="none" w:sz="0" w:space="0" w:color="auto"/>
                <w:left w:val="none" w:sz="0" w:space="0" w:color="auto"/>
                <w:bottom w:val="none" w:sz="0" w:space="0" w:color="auto"/>
                <w:right w:val="none" w:sz="0" w:space="0" w:color="auto"/>
              </w:divBdr>
            </w:div>
            <w:div w:id="874461686">
              <w:marLeft w:val="0"/>
              <w:marRight w:val="0"/>
              <w:marTop w:val="0"/>
              <w:marBottom w:val="0"/>
              <w:divBdr>
                <w:top w:val="none" w:sz="0" w:space="0" w:color="auto"/>
                <w:left w:val="none" w:sz="0" w:space="0" w:color="auto"/>
                <w:bottom w:val="none" w:sz="0" w:space="0" w:color="auto"/>
                <w:right w:val="none" w:sz="0" w:space="0" w:color="auto"/>
              </w:divBdr>
            </w:div>
            <w:div w:id="693463853">
              <w:marLeft w:val="0"/>
              <w:marRight w:val="0"/>
              <w:marTop w:val="0"/>
              <w:marBottom w:val="0"/>
              <w:divBdr>
                <w:top w:val="none" w:sz="0" w:space="0" w:color="auto"/>
                <w:left w:val="none" w:sz="0" w:space="0" w:color="auto"/>
                <w:bottom w:val="none" w:sz="0" w:space="0" w:color="auto"/>
                <w:right w:val="none" w:sz="0" w:space="0" w:color="auto"/>
              </w:divBdr>
            </w:div>
            <w:div w:id="896823426">
              <w:marLeft w:val="0"/>
              <w:marRight w:val="0"/>
              <w:marTop w:val="0"/>
              <w:marBottom w:val="0"/>
              <w:divBdr>
                <w:top w:val="none" w:sz="0" w:space="0" w:color="auto"/>
                <w:left w:val="none" w:sz="0" w:space="0" w:color="auto"/>
                <w:bottom w:val="none" w:sz="0" w:space="0" w:color="auto"/>
                <w:right w:val="none" w:sz="0" w:space="0" w:color="auto"/>
              </w:divBdr>
            </w:div>
            <w:div w:id="1500659013">
              <w:marLeft w:val="0"/>
              <w:marRight w:val="0"/>
              <w:marTop w:val="0"/>
              <w:marBottom w:val="0"/>
              <w:divBdr>
                <w:top w:val="none" w:sz="0" w:space="0" w:color="auto"/>
                <w:left w:val="none" w:sz="0" w:space="0" w:color="auto"/>
                <w:bottom w:val="none" w:sz="0" w:space="0" w:color="auto"/>
                <w:right w:val="none" w:sz="0" w:space="0" w:color="auto"/>
              </w:divBdr>
            </w:div>
            <w:div w:id="144862075">
              <w:marLeft w:val="0"/>
              <w:marRight w:val="0"/>
              <w:marTop w:val="0"/>
              <w:marBottom w:val="0"/>
              <w:divBdr>
                <w:top w:val="none" w:sz="0" w:space="0" w:color="auto"/>
                <w:left w:val="none" w:sz="0" w:space="0" w:color="auto"/>
                <w:bottom w:val="none" w:sz="0" w:space="0" w:color="auto"/>
                <w:right w:val="none" w:sz="0" w:space="0" w:color="auto"/>
              </w:divBdr>
            </w:div>
            <w:div w:id="1845243909">
              <w:marLeft w:val="0"/>
              <w:marRight w:val="0"/>
              <w:marTop w:val="0"/>
              <w:marBottom w:val="0"/>
              <w:divBdr>
                <w:top w:val="none" w:sz="0" w:space="0" w:color="auto"/>
                <w:left w:val="none" w:sz="0" w:space="0" w:color="auto"/>
                <w:bottom w:val="none" w:sz="0" w:space="0" w:color="auto"/>
                <w:right w:val="none" w:sz="0" w:space="0" w:color="auto"/>
              </w:divBdr>
            </w:div>
            <w:div w:id="1070469140">
              <w:marLeft w:val="0"/>
              <w:marRight w:val="0"/>
              <w:marTop w:val="0"/>
              <w:marBottom w:val="0"/>
              <w:divBdr>
                <w:top w:val="none" w:sz="0" w:space="0" w:color="auto"/>
                <w:left w:val="none" w:sz="0" w:space="0" w:color="auto"/>
                <w:bottom w:val="none" w:sz="0" w:space="0" w:color="auto"/>
                <w:right w:val="none" w:sz="0" w:space="0" w:color="auto"/>
              </w:divBdr>
            </w:div>
            <w:div w:id="1351492032">
              <w:marLeft w:val="0"/>
              <w:marRight w:val="0"/>
              <w:marTop w:val="0"/>
              <w:marBottom w:val="0"/>
              <w:divBdr>
                <w:top w:val="none" w:sz="0" w:space="0" w:color="auto"/>
                <w:left w:val="none" w:sz="0" w:space="0" w:color="auto"/>
                <w:bottom w:val="none" w:sz="0" w:space="0" w:color="auto"/>
                <w:right w:val="none" w:sz="0" w:space="0" w:color="auto"/>
              </w:divBdr>
            </w:div>
            <w:div w:id="1690987473">
              <w:marLeft w:val="0"/>
              <w:marRight w:val="0"/>
              <w:marTop w:val="0"/>
              <w:marBottom w:val="0"/>
              <w:divBdr>
                <w:top w:val="none" w:sz="0" w:space="0" w:color="auto"/>
                <w:left w:val="none" w:sz="0" w:space="0" w:color="auto"/>
                <w:bottom w:val="none" w:sz="0" w:space="0" w:color="auto"/>
                <w:right w:val="none" w:sz="0" w:space="0" w:color="auto"/>
              </w:divBdr>
            </w:div>
            <w:div w:id="1799447682">
              <w:marLeft w:val="0"/>
              <w:marRight w:val="0"/>
              <w:marTop w:val="0"/>
              <w:marBottom w:val="0"/>
              <w:divBdr>
                <w:top w:val="none" w:sz="0" w:space="0" w:color="auto"/>
                <w:left w:val="none" w:sz="0" w:space="0" w:color="auto"/>
                <w:bottom w:val="none" w:sz="0" w:space="0" w:color="auto"/>
                <w:right w:val="none" w:sz="0" w:space="0" w:color="auto"/>
              </w:divBdr>
            </w:div>
            <w:div w:id="1654988826">
              <w:marLeft w:val="0"/>
              <w:marRight w:val="0"/>
              <w:marTop w:val="0"/>
              <w:marBottom w:val="0"/>
              <w:divBdr>
                <w:top w:val="none" w:sz="0" w:space="0" w:color="auto"/>
                <w:left w:val="none" w:sz="0" w:space="0" w:color="auto"/>
                <w:bottom w:val="none" w:sz="0" w:space="0" w:color="auto"/>
                <w:right w:val="none" w:sz="0" w:space="0" w:color="auto"/>
              </w:divBdr>
            </w:div>
            <w:div w:id="704911097">
              <w:marLeft w:val="0"/>
              <w:marRight w:val="0"/>
              <w:marTop w:val="0"/>
              <w:marBottom w:val="0"/>
              <w:divBdr>
                <w:top w:val="none" w:sz="0" w:space="0" w:color="auto"/>
                <w:left w:val="none" w:sz="0" w:space="0" w:color="auto"/>
                <w:bottom w:val="none" w:sz="0" w:space="0" w:color="auto"/>
                <w:right w:val="none" w:sz="0" w:space="0" w:color="auto"/>
              </w:divBdr>
            </w:div>
            <w:div w:id="1706708859">
              <w:marLeft w:val="0"/>
              <w:marRight w:val="0"/>
              <w:marTop w:val="0"/>
              <w:marBottom w:val="0"/>
              <w:divBdr>
                <w:top w:val="none" w:sz="0" w:space="0" w:color="auto"/>
                <w:left w:val="none" w:sz="0" w:space="0" w:color="auto"/>
                <w:bottom w:val="none" w:sz="0" w:space="0" w:color="auto"/>
                <w:right w:val="none" w:sz="0" w:space="0" w:color="auto"/>
              </w:divBdr>
            </w:div>
            <w:div w:id="1349024014">
              <w:marLeft w:val="0"/>
              <w:marRight w:val="0"/>
              <w:marTop w:val="0"/>
              <w:marBottom w:val="0"/>
              <w:divBdr>
                <w:top w:val="none" w:sz="0" w:space="0" w:color="auto"/>
                <w:left w:val="none" w:sz="0" w:space="0" w:color="auto"/>
                <w:bottom w:val="none" w:sz="0" w:space="0" w:color="auto"/>
                <w:right w:val="none" w:sz="0" w:space="0" w:color="auto"/>
              </w:divBdr>
            </w:div>
            <w:div w:id="993216629">
              <w:marLeft w:val="0"/>
              <w:marRight w:val="0"/>
              <w:marTop w:val="0"/>
              <w:marBottom w:val="0"/>
              <w:divBdr>
                <w:top w:val="none" w:sz="0" w:space="0" w:color="auto"/>
                <w:left w:val="none" w:sz="0" w:space="0" w:color="auto"/>
                <w:bottom w:val="none" w:sz="0" w:space="0" w:color="auto"/>
                <w:right w:val="none" w:sz="0" w:space="0" w:color="auto"/>
              </w:divBdr>
            </w:div>
            <w:div w:id="1072239997">
              <w:marLeft w:val="0"/>
              <w:marRight w:val="0"/>
              <w:marTop w:val="0"/>
              <w:marBottom w:val="0"/>
              <w:divBdr>
                <w:top w:val="none" w:sz="0" w:space="0" w:color="auto"/>
                <w:left w:val="none" w:sz="0" w:space="0" w:color="auto"/>
                <w:bottom w:val="none" w:sz="0" w:space="0" w:color="auto"/>
                <w:right w:val="none" w:sz="0" w:space="0" w:color="auto"/>
              </w:divBdr>
            </w:div>
            <w:div w:id="2110083129">
              <w:marLeft w:val="0"/>
              <w:marRight w:val="0"/>
              <w:marTop w:val="0"/>
              <w:marBottom w:val="0"/>
              <w:divBdr>
                <w:top w:val="none" w:sz="0" w:space="0" w:color="auto"/>
                <w:left w:val="none" w:sz="0" w:space="0" w:color="auto"/>
                <w:bottom w:val="none" w:sz="0" w:space="0" w:color="auto"/>
                <w:right w:val="none" w:sz="0" w:space="0" w:color="auto"/>
              </w:divBdr>
            </w:div>
            <w:div w:id="952596885">
              <w:marLeft w:val="0"/>
              <w:marRight w:val="0"/>
              <w:marTop w:val="0"/>
              <w:marBottom w:val="0"/>
              <w:divBdr>
                <w:top w:val="none" w:sz="0" w:space="0" w:color="auto"/>
                <w:left w:val="none" w:sz="0" w:space="0" w:color="auto"/>
                <w:bottom w:val="none" w:sz="0" w:space="0" w:color="auto"/>
                <w:right w:val="none" w:sz="0" w:space="0" w:color="auto"/>
              </w:divBdr>
            </w:div>
            <w:div w:id="59795099">
              <w:marLeft w:val="0"/>
              <w:marRight w:val="0"/>
              <w:marTop w:val="0"/>
              <w:marBottom w:val="0"/>
              <w:divBdr>
                <w:top w:val="none" w:sz="0" w:space="0" w:color="auto"/>
                <w:left w:val="none" w:sz="0" w:space="0" w:color="auto"/>
                <w:bottom w:val="none" w:sz="0" w:space="0" w:color="auto"/>
                <w:right w:val="none" w:sz="0" w:space="0" w:color="auto"/>
              </w:divBdr>
            </w:div>
            <w:div w:id="1677342632">
              <w:marLeft w:val="0"/>
              <w:marRight w:val="0"/>
              <w:marTop w:val="0"/>
              <w:marBottom w:val="0"/>
              <w:divBdr>
                <w:top w:val="none" w:sz="0" w:space="0" w:color="auto"/>
                <w:left w:val="none" w:sz="0" w:space="0" w:color="auto"/>
                <w:bottom w:val="none" w:sz="0" w:space="0" w:color="auto"/>
                <w:right w:val="none" w:sz="0" w:space="0" w:color="auto"/>
              </w:divBdr>
            </w:div>
            <w:div w:id="1399327965">
              <w:marLeft w:val="0"/>
              <w:marRight w:val="0"/>
              <w:marTop w:val="0"/>
              <w:marBottom w:val="0"/>
              <w:divBdr>
                <w:top w:val="none" w:sz="0" w:space="0" w:color="auto"/>
                <w:left w:val="none" w:sz="0" w:space="0" w:color="auto"/>
                <w:bottom w:val="none" w:sz="0" w:space="0" w:color="auto"/>
                <w:right w:val="none" w:sz="0" w:space="0" w:color="auto"/>
              </w:divBdr>
            </w:div>
            <w:div w:id="144010549">
              <w:marLeft w:val="0"/>
              <w:marRight w:val="0"/>
              <w:marTop w:val="0"/>
              <w:marBottom w:val="0"/>
              <w:divBdr>
                <w:top w:val="none" w:sz="0" w:space="0" w:color="auto"/>
                <w:left w:val="none" w:sz="0" w:space="0" w:color="auto"/>
                <w:bottom w:val="none" w:sz="0" w:space="0" w:color="auto"/>
                <w:right w:val="none" w:sz="0" w:space="0" w:color="auto"/>
              </w:divBdr>
            </w:div>
            <w:div w:id="704061734">
              <w:marLeft w:val="0"/>
              <w:marRight w:val="0"/>
              <w:marTop w:val="0"/>
              <w:marBottom w:val="0"/>
              <w:divBdr>
                <w:top w:val="none" w:sz="0" w:space="0" w:color="auto"/>
                <w:left w:val="none" w:sz="0" w:space="0" w:color="auto"/>
                <w:bottom w:val="none" w:sz="0" w:space="0" w:color="auto"/>
                <w:right w:val="none" w:sz="0" w:space="0" w:color="auto"/>
              </w:divBdr>
            </w:div>
            <w:div w:id="1273904522">
              <w:marLeft w:val="0"/>
              <w:marRight w:val="0"/>
              <w:marTop w:val="0"/>
              <w:marBottom w:val="0"/>
              <w:divBdr>
                <w:top w:val="none" w:sz="0" w:space="0" w:color="auto"/>
                <w:left w:val="none" w:sz="0" w:space="0" w:color="auto"/>
                <w:bottom w:val="none" w:sz="0" w:space="0" w:color="auto"/>
                <w:right w:val="none" w:sz="0" w:space="0" w:color="auto"/>
              </w:divBdr>
            </w:div>
            <w:div w:id="2024162286">
              <w:marLeft w:val="0"/>
              <w:marRight w:val="0"/>
              <w:marTop w:val="0"/>
              <w:marBottom w:val="0"/>
              <w:divBdr>
                <w:top w:val="none" w:sz="0" w:space="0" w:color="auto"/>
                <w:left w:val="none" w:sz="0" w:space="0" w:color="auto"/>
                <w:bottom w:val="none" w:sz="0" w:space="0" w:color="auto"/>
                <w:right w:val="none" w:sz="0" w:space="0" w:color="auto"/>
              </w:divBdr>
            </w:div>
            <w:div w:id="658656180">
              <w:marLeft w:val="0"/>
              <w:marRight w:val="0"/>
              <w:marTop w:val="0"/>
              <w:marBottom w:val="0"/>
              <w:divBdr>
                <w:top w:val="none" w:sz="0" w:space="0" w:color="auto"/>
                <w:left w:val="none" w:sz="0" w:space="0" w:color="auto"/>
                <w:bottom w:val="none" w:sz="0" w:space="0" w:color="auto"/>
                <w:right w:val="none" w:sz="0" w:space="0" w:color="auto"/>
              </w:divBdr>
            </w:div>
            <w:div w:id="1325694904">
              <w:marLeft w:val="0"/>
              <w:marRight w:val="0"/>
              <w:marTop w:val="0"/>
              <w:marBottom w:val="0"/>
              <w:divBdr>
                <w:top w:val="none" w:sz="0" w:space="0" w:color="auto"/>
                <w:left w:val="none" w:sz="0" w:space="0" w:color="auto"/>
                <w:bottom w:val="none" w:sz="0" w:space="0" w:color="auto"/>
                <w:right w:val="none" w:sz="0" w:space="0" w:color="auto"/>
              </w:divBdr>
            </w:div>
            <w:div w:id="1888756654">
              <w:marLeft w:val="0"/>
              <w:marRight w:val="0"/>
              <w:marTop w:val="0"/>
              <w:marBottom w:val="0"/>
              <w:divBdr>
                <w:top w:val="none" w:sz="0" w:space="0" w:color="auto"/>
                <w:left w:val="none" w:sz="0" w:space="0" w:color="auto"/>
                <w:bottom w:val="none" w:sz="0" w:space="0" w:color="auto"/>
                <w:right w:val="none" w:sz="0" w:space="0" w:color="auto"/>
              </w:divBdr>
            </w:div>
            <w:div w:id="1465075835">
              <w:marLeft w:val="0"/>
              <w:marRight w:val="0"/>
              <w:marTop w:val="0"/>
              <w:marBottom w:val="0"/>
              <w:divBdr>
                <w:top w:val="none" w:sz="0" w:space="0" w:color="auto"/>
                <w:left w:val="none" w:sz="0" w:space="0" w:color="auto"/>
                <w:bottom w:val="none" w:sz="0" w:space="0" w:color="auto"/>
                <w:right w:val="none" w:sz="0" w:space="0" w:color="auto"/>
              </w:divBdr>
            </w:div>
            <w:div w:id="784159791">
              <w:marLeft w:val="0"/>
              <w:marRight w:val="0"/>
              <w:marTop w:val="0"/>
              <w:marBottom w:val="0"/>
              <w:divBdr>
                <w:top w:val="none" w:sz="0" w:space="0" w:color="auto"/>
                <w:left w:val="none" w:sz="0" w:space="0" w:color="auto"/>
                <w:bottom w:val="none" w:sz="0" w:space="0" w:color="auto"/>
                <w:right w:val="none" w:sz="0" w:space="0" w:color="auto"/>
              </w:divBdr>
            </w:div>
            <w:div w:id="1041631342">
              <w:marLeft w:val="0"/>
              <w:marRight w:val="0"/>
              <w:marTop w:val="0"/>
              <w:marBottom w:val="0"/>
              <w:divBdr>
                <w:top w:val="none" w:sz="0" w:space="0" w:color="auto"/>
                <w:left w:val="none" w:sz="0" w:space="0" w:color="auto"/>
                <w:bottom w:val="none" w:sz="0" w:space="0" w:color="auto"/>
                <w:right w:val="none" w:sz="0" w:space="0" w:color="auto"/>
              </w:divBdr>
            </w:div>
            <w:div w:id="1837838749">
              <w:marLeft w:val="0"/>
              <w:marRight w:val="0"/>
              <w:marTop w:val="0"/>
              <w:marBottom w:val="0"/>
              <w:divBdr>
                <w:top w:val="none" w:sz="0" w:space="0" w:color="auto"/>
                <w:left w:val="none" w:sz="0" w:space="0" w:color="auto"/>
                <w:bottom w:val="none" w:sz="0" w:space="0" w:color="auto"/>
                <w:right w:val="none" w:sz="0" w:space="0" w:color="auto"/>
              </w:divBdr>
            </w:div>
            <w:div w:id="1970699585">
              <w:marLeft w:val="0"/>
              <w:marRight w:val="0"/>
              <w:marTop w:val="0"/>
              <w:marBottom w:val="0"/>
              <w:divBdr>
                <w:top w:val="none" w:sz="0" w:space="0" w:color="auto"/>
                <w:left w:val="none" w:sz="0" w:space="0" w:color="auto"/>
                <w:bottom w:val="none" w:sz="0" w:space="0" w:color="auto"/>
                <w:right w:val="none" w:sz="0" w:space="0" w:color="auto"/>
              </w:divBdr>
            </w:div>
            <w:div w:id="1117017812">
              <w:marLeft w:val="0"/>
              <w:marRight w:val="0"/>
              <w:marTop w:val="0"/>
              <w:marBottom w:val="0"/>
              <w:divBdr>
                <w:top w:val="none" w:sz="0" w:space="0" w:color="auto"/>
                <w:left w:val="none" w:sz="0" w:space="0" w:color="auto"/>
                <w:bottom w:val="none" w:sz="0" w:space="0" w:color="auto"/>
                <w:right w:val="none" w:sz="0" w:space="0" w:color="auto"/>
              </w:divBdr>
            </w:div>
            <w:div w:id="394940320">
              <w:marLeft w:val="0"/>
              <w:marRight w:val="0"/>
              <w:marTop w:val="0"/>
              <w:marBottom w:val="0"/>
              <w:divBdr>
                <w:top w:val="none" w:sz="0" w:space="0" w:color="auto"/>
                <w:left w:val="none" w:sz="0" w:space="0" w:color="auto"/>
                <w:bottom w:val="none" w:sz="0" w:space="0" w:color="auto"/>
                <w:right w:val="none" w:sz="0" w:space="0" w:color="auto"/>
              </w:divBdr>
            </w:div>
            <w:div w:id="1160390018">
              <w:marLeft w:val="0"/>
              <w:marRight w:val="0"/>
              <w:marTop w:val="0"/>
              <w:marBottom w:val="0"/>
              <w:divBdr>
                <w:top w:val="none" w:sz="0" w:space="0" w:color="auto"/>
                <w:left w:val="none" w:sz="0" w:space="0" w:color="auto"/>
                <w:bottom w:val="none" w:sz="0" w:space="0" w:color="auto"/>
                <w:right w:val="none" w:sz="0" w:space="0" w:color="auto"/>
              </w:divBdr>
            </w:div>
            <w:div w:id="219681614">
              <w:marLeft w:val="0"/>
              <w:marRight w:val="0"/>
              <w:marTop w:val="0"/>
              <w:marBottom w:val="0"/>
              <w:divBdr>
                <w:top w:val="none" w:sz="0" w:space="0" w:color="auto"/>
                <w:left w:val="none" w:sz="0" w:space="0" w:color="auto"/>
                <w:bottom w:val="none" w:sz="0" w:space="0" w:color="auto"/>
                <w:right w:val="none" w:sz="0" w:space="0" w:color="auto"/>
              </w:divBdr>
            </w:div>
            <w:div w:id="521742372">
              <w:marLeft w:val="0"/>
              <w:marRight w:val="0"/>
              <w:marTop w:val="0"/>
              <w:marBottom w:val="0"/>
              <w:divBdr>
                <w:top w:val="none" w:sz="0" w:space="0" w:color="auto"/>
                <w:left w:val="none" w:sz="0" w:space="0" w:color="auto"/>
                <w:bottom w:val="none" w:sz="0" w:space="0" w:color="auto"/>
                <w:right w:val="none" w:sz="0" w:space="0" w:color="auto"/>
              </w:divBdr>
            </w:div>
            <w:div w:id="1934701387">
              <w:marLeft w:val="0"/>
              <w:marRight w:val="0"/>
              <w:marTop w:val="0"/>
              <w:marBottom w:val="0"/>
              <w:divBdr>
                <w:top w:val="none" w:sz="0" w:space="0" w:color="auto"/>
                <w:left w:val="none" w:sz="0" w:space="0" w:color="auto"/>
                <w:bottom w:val="none" w:sz="0" w:space="0" w:color="auto"/>
                <w:right w:val="none" w:sz="0" w:space="0" w:color="auto"/>
              </w:divBdr>
            </w:div>
            <w:div w:id="1456945465">
              <w:marLeft w:val="0"/>
              <w:marRight w:val="0"/>
              <w:marTop w:val="0"/>
              <w:marBottom w:val="0"/>
              <w:divBdr>
                <w:top w:val="none" w:sz="0" w:space="0" w:color="auto"/>
                <w:left w:val="none" w:sz="0" w:space="0" w:color="auto"/>
                <w:bottom w:val="none" w:sz="0" w:space="0" w:color="auto"/>
                <w:right w:val="none" w:sz="0" w:space="0" w:color="auto"/>
              </w:divBdr>
            </w:div>
            <w:div w:id="1741512648">
              <w:marLeft w:val="0"/>
              <w:marRight w:val="0"/>
              <w:marTop w:val="0"/>
              <w:marBottom w:val="0"/>
              <w:divBdr>
                <w:top w:val="none" w:sz="0" w:space="0" w:color="auto"/>
                <w:left w:val="none" w:sz="0" w:space="0" w:color="auto"/>
                <w:bottom w:val="none" w:sz="0" w:space="0" w:color="auto"/>
                <w:right w:val="none" w:sz="0" w:space="0" w:color="auto"/>
              </w:divBdr>
            </w:div>
            <w:div w:id="714427592">
              <w:marLeft w:val="0"/>
              <w:marRight w:val="0"/>
              <w:marTop w:val="0"/>
              <w:marBottom w:val="0"/>
              <w:divBdr>
                <w:top w:val="none" w:sz="0" w:space="0" w:color="auto"/>
                <w:left w:val="none" w:sz="0" w:space="0" w:color="auto"/>
                <w:bottom w:val="none" w:sz="0" w:space="0" w:color="auto"/>
                <w:right w:val="none" w:sz="0" w:space="0" w:color="auto"/>
              </w:divBdr>
            </w:div>
            <w:div w:id="643897752">
              <w:marLeft w:val="0"/>
              <w:marRight w:val="0"/>
              <w:marTop w:val="0"/>
              <w:marBottom w:val="0"/>
              <w:divBdr>
                <w:top w:val="none" w:sz="0" w:space="0" w:color="auto"/>
                <w:left w:val="none" w:sz="0" w:space="0" w:color="auto"/>
                <w:bottom w:val="none" w:sz="0" w:space="0" w:color="auto"/>
                <w:right w:val="none" w:sz="0" w:space="0" w:color="auto"/>
              </w:divBdr>
            </w:div>
            <w:div w:id="1692949886">
              <w:marLeft w:val="0"/>
              <w:marRight w:val="0"/>
              <w:marTop w:val="0"/>
              <w:marBottom w:val="0"/>
              <w:divBdr>
                <w:top w:val="none" w:sz="0" w:space="0" w:color="auto"/>
                <w:left w:val="none" w:sz="0" w:space="0" w:color="auto"/>
                <w:bottom w:val="none" w:sz="0" w:space="0" w:color="auto"/>
                <w:right w:val="none" w:sz="0" w:space="0" w:color="auto"/>
              </w:divBdr>
            </w:div>
            <w:div w:id="1409569449">
              <w:marLeft w:val="0"/>
              <w:marRight w:val="0"/>
              <w:marTop w:val="0"/>
              <w:marBottom w:val="0"/>
              <w:divBdr>
                <w:top w:val="none" w:sz="0" w:space="0" w:color="auto"/>
                <w:left w:val="none" w:sz="0" w:space="0" w:color="auto"/>
                <w:bottom w:val="none" w:sz="0" w:space="0" w:color="auto"/>
                <w:right w:val="none" w:sz="0" w:space="0" w:color="auto"/>
              </w:divBdr>
            </w:div>
            <w:div w:id="1201238526">
              <w:marLeft w:val="0"/>
              <w:marRight w:val="0"/>
              <w:marTop w:val="0"/>
              <w:marBottom w:val="0"/>
              <w:divBdr>
                <w:top w:val="none" w:sz="0" w:space="0" w:color="auto"/>
                <w:left w:val="none" w:sz="0" w:space="0" w:color="auto"/>
                <w:bottom w:val="none" w:sz="0" w:space="0" w:color="auto"/>
                <w:right w:val="none" w:sz="0" w:space="0" w:color="auto"/>
              </w:divBdr>
            </w:div>
            <w:div w:id="1177311195">
              <w:marLeft w:val="0"/>
              <w:marRight w:val="0"/>
              <w:marTop w:val="0"/>
              <w:marBottom w:val="0"/>
              <w:divBdr>
                <w:top w:val="none" w:sz="0" w:space="0" w:color="auto"/>
                <w:left w:val="none" w:sz="0" w:space="0" w:color="auto"/>
                <w:bottom w:val="none" w:sz="0" w:space="0" w:color="auto"/>
                <w:right w:val="none" w:sz="0" w:space="0" w:color="auto"/>
              </w:divBdr>
            </w:div>
            <w:div w:id="445122338">
              <w:marLeft w:val="0"/>
              <w:marRight w:val="0"/>
              <w:marTop w:val="0"/>
              <w:marBottom w:val="0"/>
              <w:divBdr>
                <w:top w:val="none" w:sz="0" w:space="0" w:color="auto"/>
                <w:left w:val="none" w:sz="0" w:space="0" w:color="auto"/>
                <w:bottom w:val="none" w:sz="0" w:space="0" w:color="auto"/>
                <w:right w:val="none" w:sz="0" w:space="0" w:color="auto"/>
              </w:divBdr>
            </w:div>
            <w:div w:id="986666301">
              <w:marLeft w:val="0"/>
              <w:marRight w:val="0"/>
              <w:marTop w:val="0"/>
              <w:marBottom w:val="0"/>
              <w:divBdr>
                <w:top w:val="none" w:sz="0" w:space="0" w:color="auto"/>
                <w:left w:val="none" w:sz="0" w:space="0" w:color="auto"/>
                <w:bottom w:val="none" w:sz="0" w:space="0" w:color="auto"/>
                <w:right w:val="none" w:sz="0" w:space="0" w:color="auto"/>
              </w:divBdr>
            </w:div>
            <w:div w:id="430593686">
              <w:marLeft w:val="0"/>
              <w:marRight w:val="0"/>
              <w:marTop w:val="0"/>
              <w:marBottom w:val="0"/>
              <w:divBdr>
                <w:top w:val="none" w:sz="0" w:space="0" w:color="auto"/>
                <w:left w:val="none" w:sz="0" w:space="0" w:color="auto"/>
                <w:bottom w:val="none" w:sz="0" w:space="0" w:color="auto"/>
                <w:right w:val="none" w:sz="0" w:space="0" w:color="auto"/>
              </w:divBdr>
            </w:div>
            <w:div w:id="1396050761">
              <w:marLeft w:val="0"/>
              <w:marRight w:val="0"/>
              <w:marTop w:val="0"/>
              <w:marBottom w:val="0"/>
              <w:divBdr>
                <w:top w:val="none" w:sz="0" w:space="0" w:color="auto"/>
                <w:left w:val="none" w:sz="0" w:space="0" w:color="auto"/>
                <w:bottom w:val="none" w:sz="0" w:space="0" w:color="auto"/>
                <w:right w:val="none" w:sz="0" w:space="0" w:color="auto"/>
              </w:divBdr>
            </w:div>
            <w:div w:id="1980572453">
              <w:marLeft w:val="0"/>
              <w:marRight w:val="0"/>
              <w:marTop w:val="0"/>
              <w:marBottom w:val="0"/>
              <w:divBdr>
                <w:top w:val="none" w:sz="0" w:space="0" w:color="auto"/>
                <w:left w:val="none" w:sz="0" w:space="0" w:color="auto"/>
                <w:bottom w:val="none" w:sz="0" w:space="0" w:color="auto"/>
                <w:right w:val="none" w:sz="0" w:space="0" w:color="auto"/>
              </w:divBdr>
            </w:div>
            <w:div w:id="1504200048">
              <w:marLeft w:val="0"/>
              <w:marRight w:val="0"/>
              <w:marTop w:val="0"/>
              <w:marBottom w:val="0"/>
              <w:divBdr>
                <w:top w:val="none" w:sz="0" w:space="0" w:color="auto"/>
                <w:left w:val="none" w:sz="0" w:space="0" w:color="auto"/>
                <w:bottom w:val="none" w:sz="0" w:space="0" w:color="auto"/>
                <w:right w:val="none" w:sz="0" w:space="0" w:color="auto"/>
              </w:divBdr>
            </w:div>
            <w:div w:id="116459919">
              <w:marLeft w:val="0"/>
              <w:marRight w:val="0"/>
              <w:marTop w:val="0"/>
              <w:marBottom w:val="0"/>
              <w:divBdr>
                <w:top w:val="none" w:sz="0" w:space="0" w:color="auto"/>
                <w:left w:val="none" w:sz="0" w:space="0" w:color="auto"/>
                <w:bottom w:val="none" w:sz="0" w:space="0" w:color="auto"/>
                <w:right w:val="none" w:sz="0" w:space="0" w:color="auto"/>
              </w:divBdr>
            </w:div>
            <w:div w:id="923760036">
              <w:marLeft w:val="0"/>
              <w:marRight w:val="0"/>
              <w:marTop w:val="0"/>
              <w:marBottom w:val="0"/>
              <w:divBdr>
                <w:top w:val="none" w:sz="0" w:space="0" w:color="auto"/>
                <w:left w:val="none" w:sz="0" w:space="0" w:color="auto"/>
                <w:bottom w:val="none" w:sz="0" w:space="0" w:color="auto"/>
                <w:right w:val="none" w:sz="0" w:space="0" w:color="auto"/>
              </w:divBdr>
            </w:div>
            <w:div w:id="919633539">
              <w:marLeft w:val="0"/>
              <w:marRight w:val="0"/>
              <w:marTop w:val="0"/>
              <w:marBottom w:val="0"/>
              <w:divBdr>
                <w:top w:val="none" w:sz="0" w:space="0" w:color="auto"/>
                <w:left w:val="none" w:sz="0" w:space="0" w:color="auto"/>
                <w:bottom w:val="none" w:sz="0" w:space="0" w:color="auto"/>
                <w:right w:val="none" w:sz="0" w:space="0" w:color="auto"/>
              </w:divBdr>
            </w:div>
            <w:div w:id="264768854">
              <w:marLeft w:val="0"/>
              <w:marRight w:val="0"/>
              <w:marTop w:val="0"/>
              <w:marBottom w:val="0"/>
              <w:divBdr>
                <w:top w:val="none" w:sz="0" w:space="0" w:color="auto"/>
                <w:left w:val="none" w:sz="0" w:space="0" w:color="auto"/>
                <w:bottom w:val="none" w:sz="0" w:space="0" w:color="auto"/>
                <w:right w:val="none" w:sz="0" w:space="0" w:color="auto"/>
              </w:divBdr>
            </w:div>
            <w:div w:id="407657667">
              <w:marLeft w:val="0"/>
              <w:marRight w:val="0"/>
              <w:marTop w:val="0"/>
              <w:marBottom w:val="0"/>
              <w:divBdr>
                <w:top w:val="none" w:sz="0" w:space="0" w:color="auto"/>
                <w:left w:val="none" w:sz="0" w:space="0" w:color="auto"/>
                <w:bottom w:val="none" w:sz="0" w:space="0" w:color="auto"/>
                <w:right w:val="none" w:sz="0" w:space="0" w:color="auto"/>
              </w:divBdr>
            </w:div>
            <w:div w:id="1262647116">
              <w:marLeft w:val="0"/>
              <w:marRight w:val="0"/>
              <w:marTop w:val="0"/>
              <w:marBottom w:val="0"/>
              <w:divBdr>
                <w:top w:val="none" w:sz="0" w:space="0" w:color="auto"/>
                <w:left w:val="none" w:sz="0" w:space="0" w:color="auto"/>
                <w:bottom w:val="none" w:sz="0" w:space="0" w:color="auto"/>
                <w:right w:val="none" w:sz="0" w:space="0" w:color="auto"/>
              </w:divBdr>
            </w:div>
            <w:div w:id="488443115">
              <w:marLeft w:val="0"/>
              <w:marRight w:val="0"/>
              <w:marTop w:val="0"/>
              <w:marBottom w:val="0"/>
              <w:divBdr>
                <w:top w:val="none" w:sz="0" w:space="0" w:color="auto"/>
                <w:left w:val="none" w:sz="0" w:space="0" w:color="auto"/>
                <w:bottom w:val="none" w:sz="0" w:space="0" w:color="auto"/>
                <w:right w:val="none" w:sz="0" w:space="0" w:color="auto"/>
              </w:divBdr>
            </w:div>
            <w:div w:id="605582709">
              <w:marLeft w:val="0"/>
              <w:marRight w:val="0"/>
              <w:marTop w:val="0"/>
              <w:marBottom w:val="0"/>
              <w:divBdr>
                <w:top w:val="none" w:sz="0" w:space="0" w:color="auto"/>
                <w:left w:val="none" w:sz="0" w:space="0" w:color="auto"/>
                <w:bottom w:val="none" w:sz="0" w:space="0" w:color="auto"/>
                <w:right w:val="none" w:sz="0" w:space="0" w:color="auto"/>
              </w:divBdr>
            </w:div>
            <w:div w:id="750934419">
              <w:marLeft w:val="0"/>
              <w:marRight w:val="0"/>
              <w:marTop w:val="0"/>
              <w:marBottom w:val="0"/>
              <w:divBdr>
                <w:top w:val="none" w:sz="0" w:space="0" w:color="auto"/>
                <w:left w:val="none" w:sz="0" w:space="0" w:color="auto"/>
                <w:bottom w:val="none" w:sz="0" w:space="0" w:color="auto"/>
                <w:right w:val="none" w:sz="0" w:space="0" w:color="auto"/>
              </w:divBdr>
            </w:div>
            <w:div w:id="1834178322">
              <w:marLeft w:val="0"/>
              <w:marRight w:val="0"/>
              <w:marTop w:val="0"/>
              <w:marBottom w:val="0"/>
              <w:divBdr>
                <w:top w:val="none" w:sz="0" w:space="0" w:color="auto"/>
                <w:left w:val="none" w:sz="0" w:space="0" w:color="auto"/>
                <w:bottom w:val="none" w:sz="0" w:space="0" w:color="auto"/>
                <w:right w:val="none" w:sz="0" w:space="0" w:color="auto"/>
              </w:divBdr>
            </w:div>
            <w:div w:id="2047562492">
              <w:marLeft w:val="0"/>
              <w:marRight w:val="0"/>
              <w:marTop w:val="0"/>
              <w:marBottom w:val="0"/>
              <w:divBdr>
                <w:top w:val="none" w:sz="0" w:space="0" w:color="auto"/>
                <w:left w:val="none" w:sz="0" w:space="0" w:color="auto"/>
                <w:bottom w:val="none" w:sz="0" w:space="0" w:color="auto"/>
                <w:right w:val="none" w:sz="0" w:space="0" w:color="auto"/>
              </w:divBdr>
            </w:div>
            <w:div w:id="834999132">
              <w:marLeft w:val="0"/>
              <w:marRight w:val="0"/>
              <w:marTop w:val="0"/>
              <w:marBottom w:val="0"/>
              <w:divBdr>
                <w:top w:val="none" w:sz="0" w:space="0" w:color="auto"/>
                <w:left w:val="none" w:sz="0" w:space="0" w:color="auto"/>
                <w:bottom w:val="none" w:sz="0" w:space="0" w:color="auto"/>
                <w:right w:val="none" w:sz="0" w:space="0" w:color="auto"/>
              </w:divBdr>
            </w:div>
            <w:div w:id="801461967">
              <w:marLeft w:val="0"/>
              <w:marRight w:val="0"/>
              <w:marTop w:val="0"/>
              <w:marBottom w:val="0"/>
              <w:divBdr>
                <w:top w:val="none" w:sz="0" w:space="0" w:color="auto"/>
                <w:left w:val="none" w:sz="0" w:space="0" w:color="auto"/>
                <w:bottom w:val="none" w:sz="0" w:space="0" w:color="auto"/>
                <w:right w:val="none" w:sz="0" w:space="0" w:color="auto"/>
              </w:divBdr>
            </w:div>
            <w:div w:id="1927615068">
              <w:marLeft w:val="0"/>
              <w:marRight w:val="0"/>
              <w:marTop w:val="0"/>
              <w:marBottom w:val="0"/>
              <w:divBdr>
                <w:top w:val="none" w:sz="0" w:space="0" w:color="auto"/>
                <w:left w:val="none" w:sz="0" w:space="0" w:color="auto"/>
                <w:bottom w:val="none" w:sz="0" w:space="0" w:color="auto"/>
                <w:right w:val="none" w:sz="0" w:space="0" w:color="auto"/>
              </w:divBdr>
            </w:div>
            <w:div w:id="1546334715">
              <w:marLeft w:val="0"/>
              <w:marRight w:val="0"/>
              <w:marTop w:val="0"/>
              <w:marBottom w:val="0"/>
              <w:divBdr>
                <w:top w:val="none" w:sz="0" w:space="0" w:color="auto"/>
                <w:left w:val="none" w:sz="0" w:space="0" w:color="auto"/>
                <w:bottom w:val="none" w:sz="0" w:space="0" w:color="auto"/>
                <w:right w:val="none" w:sz="0" w:space="0" w:color="auto"/>
              </w:divBdr>
            </w:div>
            <w:div w:id="119105556">
              <w:marLeft w:val="0"/>
              <w:marRight w:val="0"/>
              <w:marTop w:val="0"/>
              <w:marBottom w:val="0"/>
              <w:divBdr>
                <w:top w:val="none" w:sz="0" w:space="0" w:color="auto"/>
                <w:left w:val="none" w:sz="0" w:space="0" w:color="auto"/>
                <w:bottom w:val="none" w:sz="0" w:space="0" w:color="auto"/>
                <w:right w:val="none" w:sz="0" w:space="0" w:color="auto"/>
              </w:divBdr>
            </w:div>
            <w:div w:id="1604730841">
              <w:marLeft w:val="0"/>
              <w:marRight w:val="0"/>
              <w:marTop w:val="0"/>
              <w:marBottom w:val="0"/>
              <w:divBdr>
                <w:top w:val="none" w:sz="0" w:space="0" w:color="auto"/>
                <w:left w:val="none" w:sz="0" w:space="0" w:color="auto"/>
                <w:bottom w:val="none" w:sz="0" w:space="0" w:color="auto"/>
                <w:right w:val="none" w:sz="0" w:space="0" w:color="auto"/>
              </w:divBdr>
            </w:div>
            <w:div w:id="61952466">
              <w:marLeft w:val="0"/>
              <w:marRight w:val="0"/>
              <w:marTop w:val="0"/>
              <w:marBottom w:val="0"/>
              <w:divBdr>
                <w:top w:val="none" w:sz="0" w:space="0" w:color="auto"/>
                <w:left w:val="none" w:sz="0" w:space="0" w:color="auto"/>
                <w:bottom w:val="none" w:sz="0" w:space="0" w:color="auto"/>
                <w:right w:val="none" w:sz="0" w:space="0" w:color="auto"/>
              </w:divBdr>
            </w:div>
            <w:div w:id="286275405">
              <w:marLeft w:val="0"/>
              <w:marRight w:val="0"/>
              <w:marTop w:val="0"/>
              <w:marBottom w:val="0"/>
              <w:divBdr>
                <w:top w:val="none" w:sz="0" w:space="0" w:color="auto"/>
                <w:left w:val="none" w:sz="0" w:space="0" w:color="auto"/>
                <w:bottom w:val="none" w:sz="0" w:space="0" w:color="auto"/>
                <w:right w:val="none" w:sz="0" w:space="0" w:color="auto"/>
              </w:divBdr>
            </w:div>
            <w:div w:id="667443359">
              <w:marLeft w:val="0"/>
              <w:marRight w:val="0"/>
              <w:marTop w:val="0"/>
              <w:marBottom w:val="0"/>
              <w:divBdr>
                <w:top w:val="none" w:sz="0" w:space="0" w:color="auto"/>
                <w:left w:val="none" w:sz="0" w:space="0" w:color="auto"/>
                <w:bottom w:val="none" w:sz="0" w:space="0" w:color="auto"/>
                <w:right w:val="none" w:sz="0" w:space="0" w:color="auto"/>
              </w:divBdr>
            </w:div>
            <w:div w:id="1328898307">
              <w:marLeft w:val="0"/>
              <w:marRight w:val="0"/>
              <w:marTop w:val="0"/>
              <w:marBottom w:val="0"/>
              <w:divBdr>
                <w:top w:val="none" w:sz="0" w:space="0" w:color="auto"/>
                <w:left w:val="none" w:sz="0" w:space="0" w:color="auto"/>
                <w:bottom w:val="none" w:sz="0" w:space="0" w:color="auto"/>
                <w:right w:val="none" w:sz="0" w:space="0" w:color="auto"/>
              </w:divBdr>
            </w:div>
            <w:div w:id="1434865739">
              <w:marLeft w:val="0"/>
              <w:marRight w:val="0"/>
              <w:marTop w:val="0"/>
              <w:marBottom w:val="0"/>
              <w:divBdr>
                <w:top w:val="none" w:sz="0" w:space="0" w:color="auto"/>
                <w:left w:val="none" w:sz="0" w:space="0" w:color="auto"/>
                <w:bottom w:val="none" w:sz="0" w:space="0" w:color="auto"/>
                <w:right w:val="none" w:sz="0" w:space="0" w:color="auto"/>
              </w:divBdr>
            </w:div>
            <w:div w:id="1947692365">
              <w:marLeft w:val="0"/>
              <w:marRight w:val="0"/>
              <w:marTop w:val="0"/>
              <w:marBottom w:val="0"/>
              <w:divBdr>
                <w:top w:val="none" w:sz="0" w:space="0" w:color="auto"/>
                <w:left w:val="none" w:sz="0" w:space="0" w:color="auto"/>
                <w:bottom w:val="none" w:sz="0" w:space="0" w:color="auto"/>
                <w:right w:val="none" w:sz="0" w:space="0" w:color="auto"/>
              </w:divBdr>
            </w:div>
            <w:div w:id="1129518233">
              <w:marLeft w:val="0"/>
              <w:marRight w:val="0"/>
              <w:marTop w:val="0"/>
              <w:marBottom w:val="0"/>
              <w:divBdr>
                <w:top w:val="none" w:sz="0" w:space="0" w:color="auto"/>
                <w:left w:val="none" w:sz="0" w:space="0" w:color="auto"/>
                <w:bottom w:val="none" w:sz="0" w:space="0" w:color="auto"/>
                <w:right w:val="none" w:sz="0" w:space="0" w:color="auto"/>
              </w:divBdr>
            </w:div>
            <w:div w:id="1073432080">
              <w:marLeft w:val="0"/>
              <w:marRight w:val="0"/>
              <w:marTop w:val="0"/>
              <w:marBottom w:val="0"/>
              <w:divBdr>
                <w:top w:val="none" w:sz="0" w:space="0" w:color="auto"/>
                <w:left w:val="none" w:sz="0" w:space="0" w:color="auto"/>
                <w:bottom w:val="none" w:sz="0" w:space="0" w:color="auto"/>
                <w:right w:val="none" w:sz="0" w:space="0" w:color="auto"/>
              </w:divBdr>
            </w:div>
            <w:div w:id="1737581164">
              <w:marLeft w:val="0"/>
              <w:marRight w:val="0"/>
              <w:marTop w:val="0"/>
              <w:marBottom w:val="0"/>
              <w:divBdr>
                <w:top w:val="none" w:sz="0" w:space="0" w:color="auto"/>
                <w:left w:val="none" w:sz="0" w:space="0" w:color="auto"/>
                <w:bottom w:val="none" w:sz="0" w:space="0" w:color="auto"/>
                <w:right w:val="none" w:sz="0" w:space="0" w:color="auto"/>
              </w:divBdr>
            </w:div>
            <w:div w:id="2088574819">
              <w:marLeft w:val="0"/>
              <w:marRight w:val="0"/>
              <w:marTop w:val="0"/>
              <w:marBottom w:val="0"/>
              <w:divBdr>
                <w:top w:val="none" w:sz="0" w:space="0" w:color="auto"/>
                <w:left w:val="none" w:sz="0" w:space="0" w:color="auto"/>
                <w:bottom w:val="none" w:sz="0" w:space="0" w:color="auto"/>
                <w:right w:val="none" w:sz="0" w:space="0" w:color="auto"/>
              </w:divBdr>
            </w:div>
            <w:div w:id="698746361">
              <w:marLeft w:val="0"/>
              <w:marRight w:val="0"/>
              <w:marTop w:val="0"/>
              <w:marBottom w:val="0"/>
              <w:divBdr>
                <w:top w:val="none" w:sz="0" w:space="0" w:color="auto"/>
                <w:left w:val="none" w:sz="0" w:space="0" w:color="auto"/>
                <w:bottom w:val="none" w:sz="0" w:space="0" w:color="auto"/>
                <w:right w:val="none" w:sz="0" w:space="0" w:color="auto"/>
              </w:divBdr>
            </w:div>
            <w:div w:id="668944221">
              <w:marLeft w:val="0"/>
              <w:marRight w:val="0"/>
              <w:marTop w:val="0"/>
              <w:marBottom w:val="0"/>
              <w:divBdr>
                <w:top w:val="none" w:sz="0" w:space="0" w:color="auto"/>
                <w:left w:val="none" w:sz="0" w:space="0" w:color="auto"/>
                <w:bottom w:val="none" w:sz="0" w:space="0" w:color="auto"/>
                <w:right w:val="none" w:sz="0" w:space="0" w:color="auto"/>
              </w:divBdr>
            </w:div>
            <w:div w:id="1789349295">
              <w:marLeft w:val="0"/>
              <w:marRight w:val="0"/>
              <w:marTop w:val="0"/>
              <w:marBottom w:val="0"/>
              <w:divBdr>
                <w:top w:val="none" w:sz="0" w:space="0" w:color="auto"/>
                <w:left w:val="none" w:sz="0" w:space="0" w:color="auto"/>
                <w:bottom w:val="none" w:sz="0" w:space="0" w:color="auto"/>
                <w:right w:val="none" w:sz="0" w:space="0" w:color="auto"/>
              </w:divBdr>
            </w:div>
            <w:div w:id="1396121946">
              <w:marLeft w:val="0"/>
              <w:marRight w:val="0"/>
              <w:marTop w:val="0"/>
              <w:marBottom w:val="0"/>
              <w:divBdr>
                <w:top w:val="none" w:sz="0" w:space="0" w:color="auto"/>
                <w:left w:val="none" w:sz="0" w:space="0" w:color="auto"/>
                <w:bottom w:val="none" w:sz="0" w:space="0" w:color="auto"/>
                <w:right w:val="none" w:sz="0" w:space="0" w:color="auto"/>
              </w:divBdr>
            </w:div>
            <w:div w:id="486022248">
              <w:marLeft w:val="0"/>
              <w:marRight w:val="0"/>
              <w:marTop w:val="0"/>
              <w:marBottom w:val="0"/>
              <w:divBdr>
                <w:top w:val="none" w:sz="0" w:space="0" w:color="auto"/>
                <w:left w:val="none" w:sz="0" w:space="0" w:color="auto"/>
                <w:bottom w:val="none" w:sz="0" w:space="0" w:color="auto"/>
                <w:right w:val="none" w:sz="0" w:space="0" w:color="auto"/>
              </w:divBdr>
            </w:div>
            <w:div w:id="1683777654">
              <w:marLeft w:val="0"/>
              <w:marRight w:val="0"/>
              <w:marTop w:val="0"/>
              <w:marBottom w:val="0"/>
              <w:divBdr>
                <w:top w:val="none" w:sz="0" w:space="0" w:color="auto"/>
                <w:left w:val="none" w:sz="0" w:space="0" w:color="auto"/>
                <w:bottom w:val="none" w:sz="0" w:space="0" w:color="auto"/>
                <w:right w:val="none" w:sz="0" w:space="0" w:color="auto"/>
              </w:divBdr>
            </w:div>
            <w:div w:id="275411485">
              <w:marLeft w:val="0"/>
              <w:marRight w:val="0"/>
              <w:marTop w:val="0"/>
              <w:marBottom w:val="0"/>
              <w:divBdr>
                <w:top w:val="none" w:sz="0" w:space="0" w:color="auto"/>
                <w:left w:val="none" w:sz="0" w:space="0" w:color="auto"/>
                <w:bottom w:val="none" w:sz="0" w:space="0" w:color="auto"/>
                <w:right w:val="none" w:sz="0" w:space="0" w:color="auto"/>
              </w:divBdr>
            </w:div>
            <w:div w:id="2037537286">
              <w:marLeft w:val="0"/>
              <w:marRight w:val="0"/>
              <w:marTop w:val="0"/>
              <w:marBottom w:val="0"/>
              <w:divBdr>
                <w:top w:val="none" w:sz="0" w:space="0" w:color="auto"/>
                <w:left w:val="none" w:sz="0" w:space="0" w:color="auto"/>
                <w:bottom w:val="none" w:sz="0" w:space="0" w:color="auto"/>
                <w:right w:val="none" w:sz="0" w:space="0" w:color="auto"/>
              </w:divBdr>
            </w:div>
            <w:div w:id="1148980515">
              <w:marLeft w:val="0"/>
              <w:marRight w:val="0"/>
              <w:marTop w:val="0"/>
              <w:marBottom w:val="0"/>
              <w:divBdr>
                <w:top w:val="none" w:sz="0" w:space="0" w:color="auto"/>
                <w:left w:val="none" w:sz="0" w:space="0" w:color="auto"/>
                <w:bottom w:val="none" w:sz="0" w:space="0" w:color="auto"/>
                <w:right w:val="none" w:sz="0" w:space="0" w:color="auto"/>
              </w:divBdr>
            </w:div>
            <w:div w:id="343869419">
              <w:marLeft w:val="0"/>
              <w:marRight w:val="0"/>
              <w:marTop w:val="0"/>
              <w:marBottom w:val="0"/>
              <w:divBdr>
                <w:top w:val="none" w:sz="0" w:space="0" w:color="auto"/>
                <w:left w:val="none" w:sz="0" w:space="0" w:color="auto"/>
                <w:bottom w:val="none" w:sz="0" w:space="0" w:color="auto"/>
                <w:right w:val="none" w:sz="0" w:space="0" w:color="auto"/>
              </w:divBdr>
            </w:div>
            <w:div w:id="1100373430">
              <w:marLeft w:val="0"/>
              <w:marRight w:val="0"/>
              <w:marTop w:val="0"/>
              <w:marBottom w:val="0"/>
              <w:divBdr>
                <w:top w:val="none" w:sz="0" w:space="0" w:color="auto"/>
                <w:left w:val="none" w:sz="0" w:space="0" w:color="auto"/>
                <w:bottom w:val="none" w:sz="0" w:space="0" w:color="auto"/>
                <w:right w:val="none" w:sz="0" w:space="0" w:color="auto"/>
              </w:divBdr>
            </w:div>
            <w:div w:id="1102141800">
              <w:marLeft w:val="0"/>
              <w:marRight w:val="0"/>
              <w:marTop w:val="0"/>
              <w:marBottom w:val="0"/>
              <w:divBdr>
                <w:top w:val="none" w:sz="0" w:space="0" w:color="auto"/>
                <w:left w:val="none" w:sz="0" w:space="0" w:color="auto"/>
                <w:bottom w:val="none" w:sz="0" w:space="0" w:color="auto"/>
                <w:right w:val="none" w:sz="0" w:space="0" w:color="auto"/>
              </w:divBdr>
            </w:div>
            <w:div w:id="2053385434">
              <w:marLeft w:val="0"/>
              <w:marRight w:val="0"/>
              <w:marTop w:val="0"/>
              <w:marBottom w:val="0"/>
              <w:divBdr>
                <w:top w:val="none" w:sz="0" w:space="0" w:color="auto"/>
                <w:left w:val="none" w:sz="0" w:space="0" w:color="auto"/>
                <w:bottom w:val="none" w:sz="0" w:space="0" w:color="auto"/>
                <w:right w:val="none" w:sz="0" w:space="0" w:color="auto"/>
              </w:divBdr>
            </w:div>
            <w:div w:id="1122652139">
              <w:marLeft w:val="0"/>
              <w:marRight w:val="0"/>
              <w:marTop w:val="0"/>
              <w:marBottom w:val="0"/>
              <w:divBdr>
                <w:top w:val="none" w:sz="0" w:space="0" w:color="auto"/>
                <w:left w:val="none" w:sz="0" w:space="0" w:color="auto"/>
                <w:bottom w:val="none" w:sz="0" w:space="0" w:color="auto"/>
                <w:right w:val="none" w:sz="0" w:space="0" w:color="auto"/>
              </w:divBdr>
            </w:div>
            <w:div w:id="145248201">
              <w:marLeft w:val="0"/>
              <w:marRight w:val="0"/>
              <w:marTop w:val="0"/>
              <w:marBottom w:val="0"/>
              <w:divBdr>
                <w:top w:val="none" w:sz="0" w:space="0" w:color="auto"/>
                <w:left w:val="none" w:sz="0" w:space="0" w:color="auto"/>
                <w:bottom w:val="none" w:sz="0" w:space="0" w:color="auto"/>
                <w:right w:val="none" w:sz="0" w:space="0" w:color="auto"/>
              </w:divBdr>
            </w:div>
            <w:div w:id="2030837848">
              <w:marLeft w:val="0"/>
              <w:marRight w:val="0"/>
              <w:marTop w:val="0"/>
              <w:marBottom w:val="0"/>
              <w:divBdr>
                <w:top w:val="none" w:sz="0" w:space="0" w:color="auto"/>
                <w:left w:val="none" w:sz="0" w:space="0" w:color="auto"/>
                <w:bottom w:val="none" w:sz="0" w:space="0" w:color="auto"/>
                <w:right w:val="none" w:sz="0" w:space="0" w:color="auto"/>
              </w:divBdr>
            </w:div>
            <w:div w:id="1573346971">
              <w:marLeft w:val="0"/>
              <w:marRight w:val="0"/>
              <w:marTop w:val="0"/>
              <w:marBottom w:val="0"/>
              <w:divBdr>
                <w:top w:val="none" w:sz="0" w:space="0" w:color="auto"/>
                <w:left w:val="none" w:sz="0" w:space="0" w:color="auto"/>
                <w:bottom w:val="none" w:sz="0" w:space="0" w:color="auto"/>
                <w:right w:val="none" w:sz="0" w:space="0" w:color="auto"/>
              </w:divBdr>
            </w:div>
            <w:div w:id="196041250">
              <w:marLeft w:val="0"/>
              <w:marRight w:val="0"/>
              <w:marTop w:val="0"/>
              <w:marBottom w:val="0"/>
              <w:divBdr>
                <w:top w:val="none" w:sz="0" w:space="0" w:color="auto"/>
                <w:left w:val="none" w:sz="0" w:space="0" w:color="auto"/>
                <w:bottom w:val="none" w:sz="0" w:space="0" w:color="auto"/>
                <w:right w:val="none" w:sz="0" w:space="0" w:color="auto"/>
              </w:divBdr>
            </w:div>
            <w:div w:id="2110201490">
              <w:marLeft w:val="0"/>
              <w:marRight w:val="0"/>
              <w:marTop w:val="0"/>
              <w:marBottom w:val="0"/>
              <w:divBdr>
                <w:top w:val="none" w:sz="0" w:space="0" w:color="auto"/>
                <w:left w:val="none" w:sz="0" w:space="0" w:color="auto"/>
                <w:bottom w:val="none" w:sz="0" w:space="0" w:color="auto"/>
                <w:right w:val="none" w:sz="0" w:space="0" w:color="auto"/>
              </w:divBdr>
            </w:div>
            <w:div w:id="1743794162">
              <w:marLeft w:val="0"/>
              <w:marRight w:val="0"/>
              <w:marTop w:val="0"/>
              <w:marBottom w:val="0"/>
              <w:divBdr>
                <w:top w:val="none" w:sz="0" w:space="0" w:color="auto"/>
                <w:left w:val="none" w:sz="0" w:space="0" w:color="auto"/>
                <w:bottom w:val="none" w:sz="0" w:space="0" w:color="auto"/>
                <w:right w:val="none" w:sz="0" w:space="0" w:color="auto"/>
              </w:divBdr>
            </w:div>
            <w:div w:id="1922566215">
              <w:marLeft w:val="0"/>
              <w:marRight w:val="0"/>
              <w:marTop w:val="0"/>
              <w:marBottom w:val="0"/>
              <w:divBdr>
                <w:top w:val="none" w:sz="0" w:space="0" w:color="auto"/>
                <w:left w:val="none" w:sz="0" w:space="0" w:color="auto"/>
                <w:bottom w:val="none" w:sz="0" w:space="0" w:color="auto"/>
                <w:right w:val="none" w:sz="0" w:space="0" w:color="auto"/>
              </w:divBdr>
            </w:div>
            <w:div w:id="186918212">
              <w:marLeft w:val="0"/>
              <w:marRight w:val="0"/>
              <w:marTop w:val="0"/>
              <w:marBottom w:val="0"/>
              <w:divBdr>
                <w:top w:val="none" w:sz="0" w:space="0" w:color="auto"/>
                <w:left w:val="none" w:sz="0" w:space="0" w:color="auto"/>
                <w:bottom w:val="none" w:sz="0" w:space="0" w:color="auto"/>
                <w:right w:val="none" w:sz="0" w:space="0" w:color="auto"/>
              </w:divBdr>
            </w:div>
            <w:div w:id="797799248">
              <w:marLeft w:val="0"/>
              <w:marRight w:val="0"/>
              <w:marTop w:val="0"/>
              <w:marBottom w:val="0"/>
              <w:divBdr>
                <w:top w:val="none" w:sz="0" w:space="0" w:color="auto"/>
                <w:left w:val="none" w:sz="0" w:space="0" w:color="auto"/>
                <w:bottom w:val="none" w:sz="0" w:space="0" w:color="auto"/>
                <w:right w:val="none" w:sz="0" w:space="0" w:color="auto"/>
              </w:divBdr>
            </w:div>
            <w:div w:id="1985357201">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372221776">
              <w:marLeft w:val="0"/>
              <w:marRight w:val="0"/>
              <w:marTop w:val="0"/>
              <w:marBottom w:val="0"/>
              <w:divBdr>
                <w:top w:val="none" w:sz="0" w:space="0" w:color="auto"/>
                <w:left w:val="none" w:sz="0" w:space="0" w:color="auto"/>
                <w:bottom w:val="none" w:sz="0" w:space="0" w:color="auto"/>
                <w:right w:val="none" w:sz="0" w:space="0" w:color="auto"/>
              </w:divBdr>
            </w:div>
            <w:div w:id="571820530">
              <w:marLeft w:val="0"/>
              <w:marRight w:val="0"/>
              <w:marTop w:val="0"/>
              <w:marBottom w:val="0"/>
              <w:divBdr>
                <w:top w:val="none" w:sz="0" w:space="0" w:color="auto"/>
                <w:left w:val="none" w:sz="0" w:space="0" w:color="auto"/>
                <w:bottom w:val="none" w:sz="0" w:space="0" w:color="auto"/>
                <w:right w:val="none" w:sz="0" w:space="0" w:color="auto"/>
              </w:divBdr>
            </w:div>
            <w:div w:id="1827473380">
              <w:marLeft w:val="0"/>
              <w:marRight w:val="0"/>
              <w:marTop w:val="0"/>
              <w:marBottom w:val="0"/>
              <w:divBdr>
                <w:top w:val="none" w:sz="0" w:space="0" w:color="auto"/>
                <w:left w:val="none" w:sz="0" w:space="0" w:color="auto"/>
                <w:bottom w:val="none" w:sz="0" w:space="0" w:color="auto"/>
                <w:right w:val="none" w:sz="0" w:space="0" w:color="auto"/>
              </w:divBdr>
            </w:div>
            <w:div w:id="901058647">
              <w:marLeft w:val="0"/>
              <w:marRight w:val="0"/>
              <w:marTop w:val="0"/>
              <w:marBottom w:val="0"/>
              <w:divBdr>
                <w:top w:val="none" w:sz="0" w:space="0" w:color="auto"/>
                <w:left w:val="none" w:sz="0" w:space="0" w:color="auto"/>
                <w:bottom w:val="none" w:sz="0" w:space="0" w:color="auto"/>
                <w:right w:val="none" w:sz="0" w:space="0" w:color="auto"/>
              </w:divBdr>
            </w:div>
            <w:div w:id="1611162128">
              <w:marLeft w:val="0"/>
              <w:marRight w:val="0"/>
              <w:marTop w:val="0"/>
              <w:marBottom w:val="0"/>
              <w:divBdr>
                <w:top w:val="none" w:sz="0" w:space="0" w:color="auto"/>
                <w:left w:val="none" w:sz="0" w:space="0" w:color="auto"/>
                <w:bottom w:val="none" w:sz="0" w:space="0" w:color="auto"/>
                <w:right w:val="none" w:sz="0" w:space="0" w:color="auto"/>
              </w:divBdr>
            </w:div>
            <w:div w:id="466048280">
              <w:marLeft w:val="0"/>
              <w:marRight w:val="0"/>
              <w:marTop w:val="0"/>
              <w:marBottom w:val="0"/>
              <w:divBdr>
                <w:top w:val="none" w:sz="0" w:space="0" w:color="auto"/>
                <w:left w:val="none" w:sz="0" w:space="0" w:color="auto"/>
                <w:bottom w:val="none" w:sz="0" w:space="0" w:color="auto"/>
                <w:right w:val="none" w:sz="0" w:space="0" w:color="auto"/>
              </w:divBdr>
            </w:div>
            <w:div w:id="262498084">
              <w:marLeft w:val="0"/>
              <w:marRight w:val="0"/>
              <w:marTop w:val="0"/>
              <w:marBottom w:val="0"/>
              <w:divBdr>
                <w:top w:val="none" w:sz="0" w:space="0" w:color="auto"/>
                <w:left w:val="none" w:sz="0" w:space="0" w:color="auto"/>
                <w:bottom w:val="none" w:sz="0" w:space="0" w:color="auto"/>
                <w:right w:val="none" w:sz="0" w:space="0" w:color="auto"/>
              </w:divBdr>
            </w:div>
            <w:div w:id="111443882">
              <w:marLeft w:val="0"/>
              <w:marRight w:val="0"/>
              <w:marTop w:val="0"/>
              <w:marBottom w:val="0"/>
              <w:divBdr>
                <w:top w:val="none" w:sz="0" w:space="0" w:color="auto"/>
                <w:left w:val="none" w:sz="0" w:space="0" w:color="auto"/>
                <w:bottom w:val="none" w:sz="0" w:space="0" w:color="auto"/>
                <w:right w:val="none" w:sz="0" w:space="0" w:color="auto"/>
              </w:divBdr>
            </w:div>
            <w:div w:id="1323393599">
              <w:marLeft w:val="0"/>
              <w:marRight w:val="0"/>
              <w:marTop w:val="0"/>
              <w:marBottom w:val="0"/>
              <w:divBdr>
                <w:top w:val="none" w:sz="0" w:space="0" w:color="auto"/>
                <w:left w:val="none" w:sz="0" w:space="0" w:color="auto"/>
                <w:bottom w:val="none" w:sz="0" w:space="0" w:color="auto"/>
                <w:right w:val="none" w:sz="0" w:space="0" w:color="auto"/>
              </w:divBdr>
            </w:div>
            <w:div w:id="507670599">
              <w:marLeft w:val="0"/>
              <w:marRight w:val="0"/>
              <w:marTop w:val="0"/>
              <w:marBottom w:val="0"/>
              <w:divBdr>
                <w:top w:val="none" w:sz="0" w:space="0" w:color="auto"/>
                <w:left w:val="none" w:sz="0" w:space="0" w:color="auto"/>
                <w:bottom w:val="none" w:sz="0" w:space="0" w:color="auto"/>
                <w:right w:val="none" w:sz="0" w:space="0" w:color="auto"/>
              </w:divBdr>
            </w:div>
            <w:div w:id="1884366165">
              <w:marLeft w:val="0"/>
              <w:marRight w:val="0"/>
              <w:marTop w:val="0"/>
              <w:marBottom w:val="0"/>
              <w:divBdr>
                <w:top w:val="none" w:sz="0" w:space="0" w:color="auto"/>
                <w:left w:val="none" w:sz="0" w:space="0" w:color="auto"/>
                <w:bottom w:val="none" w:sz="0" w:space="0" w:color="auto"/>
                <w:right w:val="none" w:sz="0" w:space="0" w:color="auto"/>
              </w:divBdr>
            </w:div>
            <w:div w:id="1107432085">
              <w:marLeft w:val="0"/>
              <w:marRight w:val="0"/>
              <w:marTop w:val="0"/>
              <w:marBottom w:val="0"/>
              <w:divBdr>
                <w:top w:val="none" w:sz="0" w:space="0" w:color="auto"/>
                <w:left w:val="none" w:sz="0" w:space="0" w:color="auto"/>
                <w:bottom w:val="none" w:sz="0" w:space="0" w:color="auto"/>
                <w:right w:val="none" w:sz="0" w:space="0" w:color="auto"/>
              </w:divBdr>
            </w:div>
            <w:div w:id="1956256327">
              <w:marLeft w:val="0"/>
              <w:marRight w:val="0"/>
              <w:marTop w:val="0"/>
              <w:marBottom w:val="0"/>
              <w:divBdr>
                <w:top w:val="none" w:sz="0" w:space="0" w:color="auto"/>
                <w:left w:val="none" w:sz="0" w:space="0" w:color="auto"/>
                <w:bottom w:val="none" w:sz="0" w:space="0" w:color="auto"/>
                <w:right w:val="none" w:sz="0" w:space="0" w:color="auto"/>
              </w:divBdr>
            </w:div>
            <w:div w:id="833839342">
              <w:marLeft w:val="0"/>
              <w:marRight w:val="0"/>
              <w:marTop w:val="0"/>
              <w:marBottom w:val="0"/>
              <w:divBdr>
                <w:top w:val="none" w:sz="0" w:space="0" w:color="auto"/>
                <w:left w:val="none" w:sz="0" w:space="0" w:color="auto"/>
                <w:bottom w:val="none" w:sz="0" w:space="0" w:color="auto"/>
                <w:right w:val="none" w:sz="0" w:space="0" w:color="auto"/>
              </w:divBdr>
            </w:div>
            <w:div w:id="897594794">
              <w:marLeft w:val="0"/>
              <w:marRight w:val="0"/>
              <w:marTop w:val="0"/>
              <w:marBottom w:val="0"/>
              <w:divBdr>
                <w:top w:val="none" w:sz="0" w:space="0" w:color="auto"/>
                <w:left w:val="none" w:sz="0" w:space="0" w:color="auto"/>
                <w:bottom w:val="none" w:sz="0" w:space="0" w:color="auto"/>
                <w:right w:val="none" w:sz="0" w:space="0" w:color="auto"/>
              </w:divBdr>
            </w:div>
            <w:div w:id="1069184860">
              <w:marLeft w:val="0"/>
              <w:marRight w:val="0"/>
              <w:marTop w:val="0"/>
              <w:marBottom w:val="0"/>
              <w:divBdr>
                <w:top w:val="none" w:sz="0" w:space="0" w:color="auto"/>
                <w:left w:val="none" w:sz="0" w:space="0" w:color="auto"/>
                <w:bottom w:val="none" w:sz="0" w:space="0" w:color="auto"/>
                <w:right w:val="none" w:sz="0" w:space="0" w:color="auto"/>
              </w:divBdr>
            </w:div>
            <w:div w:id="853881906">
              <w:marLeft w:val="0"/>
              <w:marRight w:val="0"/>
              <w:marTop w:val="0"/>
              <w:marBottom w:val="0"/>
              <w:divBdr>
                <w:top w:val="none" w:sz="0" w:space="0" w:color="auto"/>
                <w:left w:val="none" w:sz="0" w:space="0" w:color="auto"/>
                <w:bottom w:val="none" w:sz="0" w:space="0" w:color="auto"/>
                <w:right w:val="none" w:sz="0" w:space="0" w:color="auto"/>
              </w:divBdr>
            </w:div>
            <w:div w:id="189339134">
              <w:marLeft w:val="0"/>
              <w:marRight w:val="0"/>
              <w:marTop w:val="0"/>
              <w:marBottom w:val="0"/>
              <w:divBdr>
                <w:top w:val="none" w:sz="0" w:space="0" w:color="auto"/>
                <w:left w:val="none" w:sz="0" w:space="0" w:color="auto"/>
                <w:bottom w:val="none" w:sz="0" w:space="0" w:color="auto"/>
                <w:right w:val="none" w:sz="0" w:space="0" w:color="auto"/>
              </w:divBdr>
            </w:div>
            <w:div w:id="1241135541">
              <w:marLeft w:val="0"/>
              <w:marRight w:val="0"/>
              <w:marTop w:val="0"/>
              <w:marBottom w:val="0"/>
              <w:divBdr>
                <w:top w:val="none" w:sz="0" w:space="0" w:color="auto"/>
                <w:left w:val="none" w:sz="0" w:space="0" w:color="auto"/>
                <w:bottom w:val="none" w:sz="0" w:space="0" w:color="auto"/>
                <w:right w:val="none" w:sz="0" w:space="0" w:color="auto"/>
              </w:divBdr>
            </w:div>
            <w:div w:id="1871718070">
              <w:marLeft w:val="0"/>
              <w:marRight w:val="0"/>
              <w:marTop w:val="0"/>
              <w:marBottom w:val="0"/>
              <w:divBdr>
                <w:top w:val="none" w:sz="0" w:space="0" w:color="auto"/>
                <w:left w:val="none" w:sz="0" w:space="0" w:color="auto"/>
                <w:bottom w:val="none" w:sz="0" w:space="0" w:color="auto"/>
                <w:right w:val="none" w:sz="0" w:space="0" w:color="auto"/>
              </w:divBdr>
            </w:div>
            <w:div w:id="382218576">
              <w:marLeft w:val="0"/>
              <w:marRight w:val="0"/>
              <w:marTop w:val="0"/>
              <w:marBottom w:val="0"/>
              <w:divBdr>
                <w:top w:val="none" w:sz="0" w:space="0" w:color="auto"/>
                <w:left w:val="none" w:sz="0" w:space="0" w:color="auto"/>
                <w:bottom w:val="none" w:sz="0" w:space="0" w:color="auto"/>
                <w:right w:val="none" w:sz="0" w:space="0" w:color="auto"/>
              </w:divBdr>
            </w:div>
            <w:div w:id="1425878230">
              <w:marLeft w:val="0"/>
              <w:marRight w:val="0"/>
              <w:marTop w:val="0"/>
              <w:marBottom w:val="0"/>
              <w:divBdr>
                <w:top w:val="none" w:sz="0" w:space="0" w:color="auto"/>
                <w:left w:val="none" w:sz="0" w:space="0" w:color="auto"/>
                <w:bottom w:val="none" w:sz="0" w:space="0" w:color="auto"/>
                <w:right w:val="none" w:sz="0" w:space="0" w:color="auto"/>
              </w:divBdr>
            </w:div>
            <w:div w:id="463935626">
              <w:marLeft w:val="0"/>
              <w:marRight w:val="0"/>
              <w:marTop w:val="0"/>
              <w:marBottom w:val="0"/>
              <w:divBdr>
                <w:top w:val="none" w:sz="0" w:space="0" w:color="auto"/>
                <w:left w:val="none" w:sz="0" w:space="0" w:color="auto"/>
                <w:bottom w:val="none" w:sz="0" w:space="0" w:color="auto"/>
                <w:right w:val="none" w:sz="0" w:space="0" w:color="auto"/>
              </w:divBdr>
            </w:div>
            <w:div w:id="1890266059">
              <w:marLeft w:val="0"/>
              <w:marRight w:val="0"/>
              <w:marTop w:val="0"/>
              <w:marBottom w:val="0"/>
              <w:divBdr>
                <w:top w:val="none" w:sz="0" w:space="0" w:color="auto"/>
                <w:left w:val="none" w:sz="0" w:space="0" w:color="auto"/>
                <w:bottom w:val="none" w:sz="0" w:space="0" w:color="auto"/>
                <w:right w:val="none" w:sz="0" w:space="0" w:color="auto"/>
              </w:divBdr>
            </w:div>
            <w:div w:id="289014679">
              <w:marLeft w:val="0"/>
              <w:marRight w:val="0"/>
              <w:marTop w:val="0"/>
              <w:marBottom w:val="0"/>
              <w:divBdr>
                <w:top w:val="none" w:sz="0" w:space="0" w:color="auto"/>
                <w:left w:val="none" w:sz="0" w:space="0" w:color="auto"/>
                <w:bottom w:val="none" w:sz="0" w:space="0" w:color="auto"/>
                <w:right w:val="none" w:sz="0" w:space="0" w:color="auto"/>
              </w:divBdr>
            </w:div>
            <w:div w:id="897474587">
              <w:marLeft w:val="0"/>
              <w:marRight w:val="0"/>
              <w:marTop w:val="0"/>
              <w:marBottom w:val="0"/>
              <w:divBdr>
                <w:top w:val="none" w:sz="0" w:space="0" w:color="auto"/>
                <w:left w:val="none" w:sz="0" w:space="0" w:color="auto"/>
                <w:bottom w:val="none" w:sz="0" w:space="0" w:color="auto"/>
                <w:right w:val="none" w:sz="0" w:space="0" w:color="auto"/>
              </w:divBdr>
            </w:div>
            <w:div w:id="478809901">
              <w:marLeft w:val="0"/>
              <w:marRight w:val="0"/>
              <w:marTop w:val="0"/>
              <w:marBottom w:val="0"/>
              <w:divBdr>
                <w:top w:val="none" w:sz="0" w:space="0" w:color="auto"/>
                <w:left w:val="none" w:sz="0" w:space="0" w:color="auto"/>
                <w:bottom w:val="none" w:sz="0" w:space="0" w:color="auto"/>
                <w:right w:val="none" w:sz="0" w:space="0" w:color="auto"/>
              </w:divBdr>
            </w:div>
            <w:div w:id="1069032816">
              <w:marLeft w:val="0"/>
              <w:marRight w:val="0"/>
              <w:marTop w:val="0"/>
              <w:marBottom w:val="0"/>
              <w:divBdr>
                <w:top w:val="none" w:sz="0" w:space="0" w:color="auto"/>
                <w:left w:val="none" w:sz="0" w:space="0" w:color="auto"/>
                <w:bottom w:val="none" w:sz="0" w:space="0" w:color="auto"/>
                <w:right w:val="none" w:sz="0" w:space="0" w:color="auto"/>
              </w:divBdr>
            </w:div>
            <w:div w:id="1112363314">
              <w:marLeft w:val="0"/>
              <w:marRight w:val="0"/>
              <w:marTop w:val="0"/>
              <w:marBottom w:val="0"/>
              <w:divBdr>
                <w:top w:val="none" w:sz="0" w:space="0" w:color="auto"/>
                <w:left w:val="none" w:sz="0" w:space="0" w:color="auto"/>
                <w:bottom w:val="none" w:sz="0" w:space="0" w:color="auto"/>
                <w:right w:val="none" w:sz="0" w:space="0" w:color="auto"/>
              </w:divBdr>
            </w:div>
            <w:div w:id="138691959">
              <w:marLeft w:val="0"/>
              <w:marRight w:val="0"/>
              <w:marTop w:val="0"/>
              <w:marBottom w:val="0"/>
              <w:divBdr>
                <w:top w:val="none" w:sz="0" w:space="0" w:color="auto"/>
                <w:left w:val="none" w:sz="0" w:space="0" w:color="auto"/>
                <w:bottom w:val="none" w:sz="0" w:space="0" w:color="auto"/>
                <w:right w:val="none" w:sz="0" w:space="0" w:color="auto"/>
              </w:divBdr>
            </w:div>
            <w:div w:id="290790415">
              <w:marLeft w:val="0"/>
              <w:marRight w:val="0"/>
              <w:marTop w:val="0"/>
              <w:marBottom w:val="0"/>
              <w:divBdr>
                <w:top w:val="none" w:sz="0" w:space="0" w:color="auto"/>
                <w:left w:val="none" w:sz="0" w:space="0" w:color="auto"/>
                <w:bottom w:val="none" w:sz="0" w:space="0" w:color="auto"/>
                <w:right w:val="none" w:sz="0" w:space="0" w:color="auto"/>
              </w:divBdr>
            </w:div>
            <w:div w:id="81723767">
              <w:marLeft w:val="0"/>
              <w:marRight w:val="0"/>
              <w:marTop w:val="0"/>
              <w:marBottom w:val="0"/>
              <w:divBdr>
                <w:top w:val="none" w:sz="0" w:space="0" w:color="auto"/>
                <w:left w:val="none" w:sz="0" w:space="0" w:color="auto"/>
                <w:bottom w:val="none" w:sz="0" w:space="0" w:color="auto"/>
                <w:right w:val="none" w:sz="0" w:space="0" w:color="auto"/>
              </w:divBdr>
            </w:div>
            <w:div w:id="826674006">
              <w:marLeft w:val="0"/>
              <w:marRight w:val="0"/>
              <w:marTop w:val="0"/>
              <w:marBottom w:val="0"/>
              <w:divBdr>
                <w:top w:val="none" w:sz="0" w:space="0" w:color="auto"/>
                <w:left w:val="none" w:sz="0" w:space="0" w:color="auto"/>
                <w:bottom w:val="none" w:sz="0" w:space="0" w:color="auto"/>
                <w:right w:val="none" w:sz="0" w:space="0" w:color="auto"/>
              </w:divBdr>
            </w:div>
            <w:div w:id="1649087472">
              <w:marLeft w:val="0"/>
              <w:marRight w:val="0"/>
              <w:marTop w:val="0"/>
              <w:marBottom w:val="0"/>
              <w:divBdr>
                <w:top w:val="none" w:sz="0" w:space="0" w:color="auto"/>
                <w:left w:val="none" w:sz="0" w:space="0" w:color="auto"/>
                <w:bottom w:val="none" w:sz="0" w:space="0" w:color="auto"/>
                <w:right w:val="none" w:sz="0" w:space="0" w:color="auto"/>
              </w:divBdr>
            </w:div>
            <w:div w:id="1927180103">
              <w:marLeft w:val="0"/>
              <w:marRight w:val="0"/>
              <w:marTop w:val="0"/>
              <w:marBottom w:val="0"/>
              <w:divBdr>
                <w:top w:val="none" w:sz="0" w:space="0" w:color="auto"/>
                <w:left w:val="none" w:sz="0" w:space="0" w:color="auto"/>
                <w:bottom w:val="none" w:sz="0" w:space="0" w:color="auto"/>
                <w:right w:val="none" w:sz="0" w:space="0" w:color="auto"/>
              </w:divBdr>
              <w:divsChild>
                <w:div w:id="1545868762">
                  <w:marLeft w:val="0"/>
                  <w:marRight w:val="0"/>
                  <w:marTop w:val="0"/>
                  <w:marBottom w:val="0"/>
                  <w:divBdr>
                    <w:top w:val="none" w:sz="0" w:space="0" w:color="auto"/>
                    <w:left w:val="none" w:sz="0" w:space="0" w:color="auto"/>
                    <w:bottom w:val="none" w:sz="0" w:space="0" w:color="auto"/>
                    <w:right w:val="none" w:sz="0" w:space="0" w:color="auto"/>
                  </w:divBdr>
                </w:div>
                <w:div w:id="1442454151">
                  <w:marLeft w:val="0"/>
                  <w:marRight w:val="0"/>
                  <w:marTop w:val="0"/>
                  <w:marBottom w:val="0"/>
                  <w:divBdr>
                    <w:top w:val="none" w:sz="0" w:space="0" w:color="auto"/>
                    <w:left w:val="none" w:sz="0" w:space="0" w:color="auto"/>
                    <w:bottom w:val="none" w:sz="0" w:space="0" w:color="auto"/>
                    <w:right w:val="none" w:sz="0" w:space="0" w:color="auto"/>
                  </w:divBdr>
                </w:div>
                <w:div w:id="1260331696">
                  <w:marLeft w:val="0"/>
                  <w:marRight w:val="0"/>
                  <w:marTop w:val="0"/>
                  <w:marBottom w:val="0"/>
                  <w:divBdr>
                    <w:top w:val="none" w:sz="0" w:space="0" w:color="auto"/>
                    <w:left w:val="none" w:sz="0" w:space="0" w:color="auto"/>
                    <w:bottom w:val="none" w:sz="0" w:space="0" w:color="auto"/>
                    <w:right w:val="none" w:sz="0" w:space="0" w:color="auto"/>
                  </w:divBdr>
                </w:div>
                <w:div w:id="1264918643">
                  <w:marLeft w:val="0"/>
                  <w:marRight w:val="0"/>
                  <w:marTop w:val="0"/>
                  <w:marBottom w:val="0"/>
                  <w:divBdr>
                    <w:top w:val="none" w:sz="0" w:space="0" w:color="auto"/>
                    <w:left w:val="none" w:sz="0" w:space="0" w:color="auto"/>
                    <w:bottom w:val="none" w:sz="0" w:space="0" w:color="auto"/>
                    <w:right w:val="none" w:sz="0" w:space="0" w:color="auto"/>
                  </w:divBdr>
                </w:div>
                <w:div w:id="2106725508">
                  <w:marLeft w:val="0"/>
                  <w:marRight w:val="0"/>
                  <w:marTop w:val="0"/>
                  <w:marBottom w:val="0"/>
                  <w:divBdr>
                    <w:top w:val="none" w:sz="0" w:space="0" w:color="auto"/>
                    <w:left w:val="none" w:sz="0" w:space="0" w:color="auto"/>
                    <w:bottom w:val="none" w:sz="0" w:space="0" w:color="auto"/>
                    <w:right w:val="none" w:sz="0" w:space="0" w:color="auto"/>
                  </w:divBdr>
                </w:div>
                <w:div w:id="195045563">
                  <w:marLeft w:val="0"/>
                  <w:marRight w:val="0"/>
                  <w:marTop w:val="0"/>
                  <w:marBottom w:val="0"/>
                  <w:divBdr>
                    <w:top w:val="none" w:sz="0" w:space="0" w:color="auto"/>
                    <w:left w:val="none" w:sz="0" w:space="0" w:color="auto"/>
                    <w:bottom w:val="none" w:sz="0" w:space="0" w:color="auto"/>
                    <w:right w:val="none" w:sz="0" w:space="0" w:color="auto"/>
                  </w:divBdr>
                </w:div>
                <w:div w:id="487601038">
                  <w:marLeft w:val="0"/>
                  <w:marRight w:val="0"/>
                  <w:marTop w:val="0"/>
                  <w:marBottom w:val="0"/>
                  <w:divBdr>
                    <w:top w:val="none" w:sz="0" w:space="0" w:color="auto"/>
                    <w:left w:val="none" w:sz="0" w:space="0" w:color="auto"/>
                    <w:bottom w:val="none" w:sz="0" w:space="0" w:color="auto"/>
                    <w:right w:val="none" w:sz="0" w:space="0" w:color="auto"/>
                  </w:divBdr>
                </w:div>
                <w:div w:id="1595167638">
                  <w:marLeft w:val="0"/>
                  <w:marRight w:val="0"/>
                  <w:marTop w:val="0"/>
                  <w:marBottom w:val="0"/>
                  <w:divBdr>
                    <w:top w:val="none" w:sz="0" w:space="0" w:color="auto"/>
                    <w:left w:val="none" w:sz="0" w:space="0" w:color="auto"/>
                    <w:bottom w:val="none" w:sz="0" w:space="0" w:color="auto"/>
                    <w:right w:val="none" w:sz="0" w:space="0" w:color="auto"/>
                  </w:divBdr>
                </w:div>
                <w:div w:id="1361008112">
                  <w:marLeft w:val="0"/>
                  <w:marRight w:val="0"/>
                  <w:marTop w:val="0"/>
                  <w:marBottom w:val="0"/>
                  <w:divBdr>
                    <w:top w:val="none" w:sz="0" w:space="0" w:color="auto"/>
                    <w:left w:val="none" w:sz="0" w:space="0" w:color="auto"/>
                    <w:bottom w:val="none" w:sz="0" w:space="0" w:color="auto"/>
                    <w:right w:val="none" w:sz="0" w:space="0" w:color="auto"/>
                  </w:divBdr>
                </w:div>
                <w:div w:id="1928035263">
                  <w:marLeft w:val="0"/>
                  <w:marRight w:val="0"/>
                  <w:marTop w:val="0"/>
                  <w:marBottom w:val="0"/>
                  <w:divBdr>
                    <w:top w:val="none" w:sz="0" w:space="0" w:color="auto"/>
                    <w:left w:val="none" w:sz="0" w:space="0" w:color="auto"/>
                    <w:bottom w:val="none" w:sz="0" w:space="0" w:color="auto"/>
                    <w:right w:val="none" w:sz="0" w:space="0" w:color="auto"/>
                  </w:divBdr>
                </w:div>
                <w:div w:id="133372451">
                  <w:marLeft w:val="0"/>
                  <w:marRight w:val="0"/>
                  <w:marTop w:val="0"/>
                  <w:marBottom w:val="0"/>
                  <w:divBdr>
                    <w:top w:val="none" w:sz="0" w:space="0" w:color="auto"/>
                    <w:left w:val="none" w:sz="0" w:space="0" w:color="auto"/>
                    <w:bottom w:val="none" w:sz="0" w:space="0" w:color="auto"/>
                    <w:right w:val="none" w:sz="0" w:space="0" w:color="auto"/>
                  </w:divBdr>
                </w:div>
                <w:div w:id="899442758">
                  <w:marLeft w:val="0"/>
                  <w:marRight w:val="0"/>
                  <w:marTop w:val="0"/>
                  <w:marBottom w:val="0"/>
                  <w:divBdr>
                    <w:top w:val="none" w:sz="0" w:space="0" w:color="auto"/>
                    <w:left w:val="none" w:sz="0" w:space="0" w:color="auto"/>
                    <w:bottom w:val="none" w:sz="0" w:space="0" w:color="auto"/>
                    <w:right w:val="none" w:sz="0" w:space="0" w:color="auto"/>
                  </w:divBdr>
                </w:div>
                <w:div w:id="2020083887">
                  <w:marLeft w:val="0"/>
                  <w:marRight w:val="0"/>
                  <w:marTop w:val="0"/>
                  <w:marBottom w:val="0"/>
                  <w:divBdr>
                    <w:top w:val="none" w:sz="0" w:space="0" w:color="auto"/>
                    <w:left w:val="none" w:sz="0" w:space="0" w:color="auto"/>
                    <w:bottom w:val="none" w:sz="0" w:space="0" w:color="auto"/>
                    <w:right w:val="none" w:sz="0" w:space="0" w:color="auto"/>
                  </w:divBdr>
                </w:div>
                <w:div w:id="948776510">
                  <w:marLeft w:val="0"/>
                  <w:marRight w:val="0"/>
                  <w:marTop w:val="0"/>
                  <w:marBottom w:val="0"/>
                  <w:divBdr>
                    <w:top w:val="none" w:sz="0" w:space="0" w:color="auto"/>
                    <w:left w:val="none" w:sz="0" w:space="0" w:color="auto"/>
                    <w:bottom w:val="none" w:sz="0" w:space="0" w:color="auto"/>
                    <w:right w:val="none" w:sz="0" w:space="0" w:color="auto"/>
                  </w:divBdr>
                </w:div>
                <w:div w:id="564030897">
                  <w:marLeft w:val="0"/>
                  <w:marRight w:val="0"/>
                  <w:marTop w:val="0"/>
                  <w:marBottom w:val="0"/>
                  <w:divBdr>
                    <w:top w:val="none" w:sz="0" w:space="0" w:color="auto"/>
                    <w:left w:val="none" w:sz="0" w:space="0" w:color="auto"/>
                    <w:bottom w:val="none" w:sz="0" w:space="0" w:color="auto"/>
                    <w:right w:val="none" w:sz="0" w:space="0" w:color="auto"/>
                  </w:divBdr>
                </w:div>
                <w:div w:id="938761238">
                  <w:marLeft w:val="0"/>
                  <w:marRight w:val="0"/>
                  <w:marTop w:val="0"/>
                  <w:marBottom w:val="0"/>
                  <w:divBdr>
                    <w:top w:val="none" w:sz="0" w:space="0" w:color="auto"/>
                    <w:left w:val="none" w:sz="0" w:space="0" w:color="auto"/>
                    <w:bottom w:val="none" w:sz="0" w:space="0" w:color="auto"/>
                    <w:right w:val="none" w:sz="0" w:space="0" w:color="auto"/>
                  </w:divBdr>
                </w:div>
                <w:div w:id="1375159941">
                  <w:marLeft w:val="0"/>
                  <w:marRight w:val="0"/>
                  <w:marTop w:val="0"/>
                  <w:marBottom w:val="0"/>
                  <w:divBdr>
                    <w:top w:val="none" w:sz="0" w:space="0" w:color="auto"/>
                    <w:left w:val="none" w:sz="0" w:space="0" w:color="auto"/>
                    <w:bottom w:val="none" w:sz="0" w:space="0" w:color="auto"/>
                    <w:right w:val="none" w:sz="0" w:space="0" w:color="auto"/>
                  </w:divBdr>
                </w:div>
                <w:div w:id="157574750">
                  <w:marLeft w:val="0"/>
                  <w:marRight w:val="0"/>
                  <w:marTop w:val="0"/>
                  <w:marBottom w:val="0"/>
                  <w:divBdr>
                    <w:top w:val="none" w:sz="0" w:space="0" w:color="auto"/>
                    <w:left w:val="none" w:sz="0" w:space="0" w:color="auto"/>
                    <w:bottom w:val="none" w:sz="0" w:space="0" w:color="auto"/>
                    <w:right w:val="none" w:sz="0" w:space="0" w:color="auto"/>
                  </w:divBdr>
                </w:div>
                <w:div w:id="1250844854">
                  <w:marLeft w:val="0"/>
                  <w:marRight w:val="0"/>
                  <w:marTop w:val="0"/>
                  <w:marBottom w:val="0"/>
                  <w:divBdr>
                    <w:top w:val="none" w:sz="0" w:space="0" w:color="auto"/>
                    <w:left w:val="none" w:sz="0" w:space="0" w:color="auto"/>
                    <w:bottom w:val="none" w:sz="0" w:space="0" w:color="auto"/>
                    <w:right w:val="none" w:sz="0" w:space="0" w:color="auto"/>
                  </w:divBdr>
                </w:div>
                <w:div w:id="1419205910">
                  <w:marLeft w:val="0"/>
                  <w:marRight w:val="0"/>
                  <w:marTop w:val="0"/>
                  <w:marBottom w:val="0"/>
                  <w:divBdr>
                    <w:top w:val="none" w:sz="0" w:space="0" w:color="auto"/>
                    <w:left w:val="none" w:sz="0" w:space="0" w:color="auto"/>
                    <w:bottom w:val="none" w:sz="0" w:space="0" w:color="auto"/>
                    <w:right w:val="none" w:sz="0" w:space="0" w:color="auto"/>
                  </w:divBdr>
                </w:div>
                <w:div w:id="822967455">
                  <w:marLeft w:val="0"/>
                  <w:marRight w:val="0"/>
                  <w:marTop w:val="0"/>
                  <w:marBottom w:val="0"/>
                  <w:divBdr>
                    <w:top w:val="none" w:sz="0" w:space="0" w:color="auto"/>
                    <w:left w:val="none" w:sz="0" w:space="0" w:color="auto"/>
                    <w:bottom w:val="none" w:sz="0" w:space="0" w:color="auto"/>
                    <w:right w:val="none" w:sz="0" w:space="0" w:color="auto"/>
                  </w:divBdr>
                </w:div>
                <w:div w:id="497424718">
                  <w:marLeft w:val="0"/>
                  <w:marRight w:val="0"/>
                  <w:marTop w:val="0"/>
                  <w:marBottom w:val="0"/>
                  <w:divBdr>
                    <w:top w:val="none" w:sz="0" w:space="0" w:color="auto"/>
                    <w:left w:val="none" w:sz="0" w:space="0" w:color="auto"/>
                    <w:bottom w:val="none" w:sz="0" w:space="0" w:color="auto"/>
                    <w:right w:val="none" w:sz="0" w:space="0" w:color="auto"/>
                  </w:divBdr>
                </w:div>
                <w:div w:id="1693721089">
                  <w:marLeft w:val="0"/>
                  <w:marRight w:val="0"/>
                  <w:marTop w:val="0"/>
                  <w:marBottom w:val="0"/>
                  <w:divBdr>
                    <w:top w:val="none" w:sz="0" w:space="0" w:color="auto"/>
                    <w:left w:val="none" w:sz="0" w:space="0" w:color="auto"/>
                    <w:bottom w:val="none" w:sz="0" w:space="0" w:color="auto"/>
                    <w:right w:val="none" w:sz="0" w:space="0" w:color="auto"/>
                  </w:divBdr>
                </w:div>
                <w:div w:id="463475356">
                  <w:marLeft w:val="0"/>
                  <w:marRight w:val="0"/>
                  <w:marTop w:val="0"/>
                  <w:marBottom w:val="0"/>
                  <w:divBdr>
                    <w:top w:val="none" w:sz="0" w:space="0" w:color="auto"/>
                    <w:left w:val="none" w:sz="0" w:space="0" w:color="auto"/>
                    <w:bottom w:val="none" w:sz="0" w:space="0" w:color="auto"/>
                    <w:right w:val="none" w:sz="0" w:space="0" w:color="auto"/>
                  </w:divBdr>
                </w:div>
                <w:div w:id="2047176535">
                  <w:marLeft w:val="0"/>
                  <w:marRight w:val="0"/>
                  <w:marTop w:val="0"/>
                  <w:marBottom w:val="0"/>
                  <w:divBdr>
                    <w:top w:val="none" w:sz="0" w:space="0" w:color="auto"/>
                    <w:left w:val="none" w:sz="0" w:space="0" w:color="auto"/>
                    <w:bottom w:val="none" w:sz="0" w:space="0" w:color="auto"/>
                    <w:right w:val="none" w:sz="0" w:space="0" w:color="auto"/>
                  </w:divBdr>
                </w:div>
                <w:div w:id="393554800">
                  <w:marLeft w:val="0"/>
                  <w:marRight w:val="0"/>
                  <w:marTop w:val="0"/>
                  <w:marBottom w:val="0"/>
                  <w:divBdr>
                    <w:top w:val="none" w:sz="0" w:space="0" w:color="auto"/>
                    <w:left w:val="none" w:sz="0" w:space="0" w:color="auto"/>
                    <w:bottom w:val="none" w:sz="0" w:space="0" w:color="auto"/>
                    <w:right w:val="none" w:sz="0" w:space="0" w:color="auto"/>
                  </w:divBdr>
                </w:div>
                <w:div w:id="56243319">
                  <w:marLeft w:val="0"/>
                  <w:marRight w:val="0"/>
                  <w:marTop w:val="0"/>
                  <w:marBottom w:val="0"/>
                  <w:divBdr>
                    <w:top w:val="none" w:sz="0" w:space="0" w:color="auto"/>
                    <w:left w:val="none" w:sz="0" w:space="0" w:color="auto"/>
                    <w:bottom w:val="none" w:sz="0" w:space="0" w:color="auto"/>
                    <w:right w:val="none" w:sz="0" w:space="0" w:color="auto"/>
                  </w:divBdr>
                </w:div>
                <w:div w:id="1574391553">
                  <w:marLeft w:val="0"/>
                  <w:marRight w:val="0"/>
                  <w:marTop w:val="0"/>
                  <w:marBottom w:val="0"/>
                  <w:divBdr>
                    <w:top w:val="none" w:sz="0" w:space="0" w:color="auto"/>
                    <w:left w:val="none" w:sz="0" w:space="0" w:color="auto"/>
                    <w:bottom w:val="none" w:sz="0" w:space="0" w:color="auto"/>
                    <w:right w:val="none" w:sz="0" w:space="0" w:color="auto"/>
                  </w:divBdr>
                </w:div>
                <w:div w:id="88546366">
                  <w:marLeft w:val="0"/>
                  <w:marRight w:val="0"/>
                  <w:marTop w:val="0"/>
                  <w:marBottom w:val="0"/>
                  <w:divBdr>
                    <w:top w:val="none" w:sz="0" w:space="0" w:color="auto"/>
                    <w:left w:val="none" w:sz="0" w:space="0" w:color="auto"/>
                    <w:bottom w:val="none" w:sz="0" w:space="0" w:color="auto"/>
                    <w:right w:val="none" w:sz="0" w:space="0" w:color="auto"/>
                  </w:divBdr>
                </w:div>
                <w:div w:id="1997175794">
                  <w:marLeft w:val="0"/>
                  <w:marRight w:val="0"/>
                  <w:marTop w:val="0"/>
                  <w:marBottom w:val="0"/>
                  <w:divBdr>
                    <w:top w:val="none" w:sz="0" w:space="0" w:color="auto"/>
                    <w:left w:val="none" w:sz="0" w:space="0" w:color="auto"/>
                    <w:bottom w:val="none" w:sz="0" w:space="0" w:color="auto"/>
                    <w:right w:val="none" w:sz="0" w:space="0" w:color="auto"/>
                  </w:divBdr>
                </w:div>
                <w:div w:id="686442562">
                  <w:marLeft w:val="0"/>
                  <w:marRight w:val="0"/>
                  <w:marTop w:val="0"/>
                  <w:marBottom w:val="0"/>
                  <w:divBdr>
                    <w:top w:val="none" w:sz="0" w:space="0" w:color="auto"/>
                    <w:left w:val="none" w:sz="0" w:space="0" w:color="auto"/>
                    <w:bottom w:val="none" w:sz="0" w:space="0" w:color="auto"/>
                    <w:right w:val="none" w:sz="0" w:space="0" w:color="auto"/>
                  </w:divBdr>
                </w:div>
                <w:div w:id="534200060">
                  <w:marLeft w:val="0"/>
                  <w:marRight w:val="0"/>
                  <w:marTop w:val="0"/>
                  <w:marBottom w:val="0"/>
                  <w:divBdr>
                    <w:top w:val="none" w:sz="0" w:space="0" w:color="auto"/>
                    <w:left w:val="none" w:sz="0" w:space="0" w:color="auto"/>
                    <w:bottom w:val="none" w:sz="0" w:space="0" w:color="auto"/>
                    <w:right w:val="none" w:sz="0" w:space="0" w:color="auto"/>
                  </w:divBdr>
                </w:div>
                <w:div w:id="1998073631">
                  <w:marLeft w:val="0"/>
                  <w:marRight w:val="0"/>
                  <w:marTop w:val="0"/>
                  <w:marBottom w:val="0"/>
                  <w:divBdr>
                    <w:top w:val="none" w:sz="0" w:space="0" w:color="auto"/>
                    <w:left w:val="none" w:sz="0" w:space="0" w:color="auto"/>
                    <w:bottom w:val="none" w:sz="0" w:space="0" w:color="auto"/>
                    <w:right w:val="none" w:sz="0" w:space="0" w:color="auto"/>
                  </w:divBdr>
                </w:div>
                <w:div w:id="1239941299">
                  <w:marLeft w:val="0"/>
                  <w:marRight w:val="0"/>
                  <w:marTop w:val="0"/>
                  <w:marBottom w:val="0"/>
                  <w:divBdr>
                    <w:top w:val="none" w:sz="0" w:space="0" w:color="auto"/>
                    <w:left w:val="none" w:sz="0" w:space="0" w:color="auto"/>
                    <w:bottom w:val="none" w:sz="0" w:space="0" w:color="auto"/>
                    <w:right w:val="none" w:sz="0" w:space="0" w:color="auto"/>
                  </w:divBdr>
                </w:div>
                <w:div w:id="1707296124">
                  <w:marLeft w:val="0"/>
                  <w:marRight w:val="0"/>
                  <w:marTop w:val="0"/>
                  <w:marBottom w:val="0"/>
                  <w:divBdr>
                    <w:top w:val="none" w:sz="0" w:space="0" w:color="auto"/>
                    <w:left w:val="none" w:sz="0" w:space="0" w:color="auto"/>
                    <w:bottom w:val="none" w:sz="0" w:space="0" w:color="auto"/>
                    <w:right w:val="none" w:sz="0" w:space="0" w:color="auto"/>
                  </w:divBdr>
                </w:div>
                <w:div w:id="1317874179">
                  <w:marLeft w:val="0"/>
                  <w:marRight w:val="0"/>
                  <w:marTop w:val="0"/>
                  <w:marBottom w:val="0"/>
                  <w:divBdr>
                    <w:top w:val="none" w:sz="0" w:space="0" w:color="auto"/>
                    <w:left w:val="none" w:sz="0" w:space="0" w:color="auto"/>
                    <w:bottom w:val="none" w:sz="0" w:space="0" w:color="auto"/>
                    <w:right w:val="none" w:sz="0" w:space="0" w:color="auto"/>
                  </w:divBdr>
                </w:div>
                <w:div w:id="1242831245">
                  <w:marLeft w:val="0"/>
                  <w:marRight w:val="0"/>
                  <w:marTop w:val="0"/>
                  <w:marBottom w:val="0"/>
                  <w:divBdr>
                    <w:top w:val="none" w:sz="0" w:space="0" w:color="auto"/>
                    <w:left w:val="none" w:sz="0" w:space="0" w:color="auto"/>
                    <w:bottom w:val="none" w:sz="0" w:space="0" w:color="auto"/>
                    <w:right w:val="none" w:sz="0" w:space="0" w:color="auto"/>
                  </w:divBdr>
                </w:div>
                <w:div w:id="988555342">
                  <w:marLeft w:val="0"/>
                  <w:marRight w:val="0"/>
                  <w:marTop w:val="0"/>
                  <w:marBottom w:val="0"/>
                  <w:divBdr>
                    <w:top w:val="none" w:sz="0" w:space="0" w:color="auto"/>
                    <w:left w:val="none" w:sz="0" w:space="0" w:color="auto"/>
                    <w:bottom w:val="none" w:sz="0" w:space="0" w:color="auto"/>
                    <w:right w:val="none" w:sz="0" w:space="0" w:color="auto"/>
                  </w:divBdr>
                </w:div>
                <w:div w:id="1112556386">
                  <w:marLeft w:val="0"/>
                  <w:marRight w:val="0"/>
                  <w:marTop w:val="0"/>
                  <w:marBottom w:val="0"/>
                  <w:divBdr>
                    <w:top w:val="none" w:sz="0" w:space="0" w:color="auto"/>
                    <w:left w:val="none" w:sz="0" w:space="0" w:color="auto"/>
                    <w:bottom w:val="none" w:sz="0" w:space="0" w:color="auto"/>
                    <w:right w:val="none" w:sz="0" w:space="0" w:color="auto"/>
                  </w:divBdr>
                </w:div>
                <w:div w:id="305085640">
                  <w:marLeft w:val="0"/>
                  <w:marRight w:val="0"/>
                  <w:marTop w:val="0"/>
                  <w:marBottom w:val="0"/>
                  <w:divBdr>
                    <w:top w:val="none" w:sz="0" w:space="0" w:color="auto"/>
                    <w:left w:val="none" w:sz="0" w:space="0" w:color="auto"/>
                    <w:bottom w:val="none" w:sz="0" w:space="0" w:color="auto"/>
                    <w:right w:val="none" w:sz="0" w:space="0" w:color="auto"/>
                  </w:divBdr>
                </w:div>
                <w:div w:id="1354646322">
                  <w:marLeft w:val="0"/>
                  <w:marRight w:val="0"/>
                  <w:marTop w:val="0"/>
                  <w:marBottom w:val="0"/>
                  <w:divBdr>
                    <w:top w:val="none" w:sz="0" w:space="0" w:color="auto"/>
                    <w:left w:val="none" w:sz="0" w:space="0" w:color="auto"/>
                    <w:bottom w:val="none" w:sz="0" w:space="0" w:color="auto"/>
                    <w:right w:val="none" w:sz="0" w:space="0" w:color="auto"/>
                  </w:divBdr>
                </w:div>
                <w:div w:id="1802650164">
                  <w:marLeft w:val="0"/>
                  <w:marRight w:val="0"/>
                  <w:marTop w:val="0"/>
                  <w:marBottom w:val="0"/>
                  <w:divBdr>
                    <w:top w:val="none" w:sz="0" w:space="0" w:color="auto"/>
                    <w:left w:val="none" w:sz="0" w:space="0" w:color="auto"/>
                    <w:bottom w:val="none" w:sz="0" w:space="0" w:color="auto"/>
                    <w:right w:val="none" w:sz="0" w:space="0" w:color="auto"/>
                  </w:divBdr>
                </w:div>
                <w:div w:id="1542281212">
                  <w:marLeft w:val="0"/>
                  <w:marRight w:val="0"/>
                  <w:marTop w:val="0"/>
                  <w:marBottom w:val="0"/>
                  <w:divBdr>
                    <w:top w:val="none" w:sz="0" w:space="0" w:color="auto"/>
                    <w:left w:val="none" w:sz="0" w:space="0" w:color="auto"/>
                    <w:bottom w:val="none" w:sz="0" w:space="0" w:color="auto"/>
                    <w:right w:val="none" w:sz="0" w:space="0" w:color="auto"/>
                  </w:divBdr>
                </w:div>
                <w:div w:id="1913805504">
                  <w:marLeft w:val="0"/>
                  <w:marRight w:val="0"/>
                  <w:marTop w:val="0"/>
                  <w:marBottom w:val="0"/>
                  <w:divBdr>
                    <w:top w:val="none" w:sz="0" w:space="0" w:color="auto"/>
                    <w:left w:val="none" w:sz="0" w:space="0" w:color="auto"/>
                    <w:bottom w:val="none" w:sz="0" w:space="0" w:color="auto"/>
                    <w:right w:val="none" w:sz="0" w:space="0" w:color="auto"/>
                  </w:divBdr>
                </w:div>
                <w:div w:id="652568160">
                  <w:marLeft w:val="0"/>
                  <w:marRight w:val="0"/>
                  <w:marTop w:val="0"/>
                  <w:marBottom w:val="0"/>
                  <w:divBdr>
                    <w:top w:val="none" w:sz="0" w:space="0" w:color="auto"/>
                    <w:left w:val="none" w:sz="0" w:space="0" w:color="auto"/>
                    <w:bottom w:val="none" w:sz="0" w:space="0" w:color="auto"/>
                    <w:right w:val="none" w:sz="0" w:space="0" w:color="auto"/>
                  </w:divBdr>
                </w:div>
                <w:div w:id="269168155">
                  <w:marLeft w:val="0"/>
                  <w:marRight w:val="0"/>
                  <w:marTop w:val="0"/>
                  <w:marBottom w:val="0"/>
                  <w:divBdr>
                    <w:top w:val="none" w:sz="0" w:space="0" w:color="auto"/>
                    <w:left w:val="none" w:sz="0" w:space="0" w:color="auto"/>
                    <w:bottom w:val="none" w:sz="0" w:space="0" w:color="auto"/>
                    <w:right w:val="none" w:sz="0" w:space="0" w:color="auto"/>
                  </w:divBdr>
                </w:div>
                <w:div w:id="1465468952">
                  <w:marLeft w:val="0"/>
                  <w:marRight w:val="0"/>
                  <w:marTop w:val="0"/>
                  <w:marBottom w:val="0"/>
                  <w:divBdr>
                    <w:top w:val="none" w:sz="0" w:space="0" w:color="auto"/>
                    <w:left w:val="none" w:sz="0" w:space="0" w:color="auto"/>
                    <w:bottom w:val="none" w:sz="0" w:space="0" w:color="auto"/>
                    <w:right w:val="none" w:sz="0" w:space="0" w:color="auto"/>
                  </w:divBdr>
                </w:div>
                <w:div w:id="1414626393">
                  <w:marLeft w:val="0"/>
                  <w:marRight w:val="0"/>
                  <w:marTop w:val="0"/>
                  <w:marBottom w:val="0"/>
                  <w:divBdr>
                    <w:top w:val="none" w:sz="0" w:space="0" w:color="auto"/>
                    <w:left w:val="none" w:sz="0" w:space="0" w:color="auto"/>
                    <w:bottom w:val="none" w:sz="0" w:space="0" w:color="auto"/>
                    <w:right w:val="none" w:sz="0" w:space="0" w:color="auto"/>
                  </w:divBdr>
                </w:div>
                <w:div w:id="250941786">
                  <w:marLeft w:val="0"/>
                  <w:marRight w:val="0"/>
                  <w:marTop w:val="0"/>
                  <w:marBottom w:val="0"/>
                  <w:divBdr>
                    <w:top w:val="none" w:sz="0" w:space="0" w:color="auto"/>
                    <w:left w:val="none" w:sz="0" w:space="0" w:color="auto"/>
                    <w:bottom w:val="none" w:sz="0" w:space="0" w:color="auto"/>
                    <w:right w:val="none" w:sz="0" w:space="0" w:color="auto"/>
                  </w:divBdr>
                </w:div>
                <w:div w:id="833031032">
                  <w:marLeft w:val="0"/>
                  <w:marRight w:val="0"/>
                  <w:marTop w:val="0"/>
                  <w:marBottom w:val="0"/>
                  <w:divBdr>
                    <w:top w:val="none" w:sz="0" w:space="0" w:color="auto"/>
                    <w:left w:val="none" w:sz="0" w:space="0" w:color="auto"/>
                    <w:bottom w:val="none" w:sz="0" w:space="0" w:color="auto"/>
                    <w:right w:val="none" w:sz="0" w:space="0" w:color="auto"/>
                  </w:divBdr>
                </w:div>
                <w:div w:id="1937514574">
                  <w:marLeft w:val="0"/>
                  <w:marRight w:val="0"/>
                  <w:marTop w:val="0"/>
                  <w:marBottom w:val="0"/>
                  <w:divBdr>
                    <w:top w:val="none" w:sz="0" w:space="0" w:color="auto"/>
                    <w:left w:val="none" w:sz="0" w:space="0" w:color="auto"/>
                    <w:bottom w:val="none" w:sz="0" w:space="0" w:color="auto"/>
                    <w:right w:val="none" w:sz="0" w:space="0" w:color="auto"/>
                  </w:divBdr>
                </w:div>
                <w:div w:id="1456021254">
                  <w:marLeft w:val="0"/>
                  <w:marRight w:val="0"/>
                  <w:marTop w:val="0"/>
                  <w:marBottom w:val="0"/>
                  <w:divBdr>
                    <w:top w:val="none" w:sz="0" w:space="0" w:color="auto"/>
                    <w:left w:val="none" w:sz="0" w:space="0" w:color="auto"/>
                    <w:bottom w:val="none" w:sz="0" w:space="0" w:color="auto"/>
                    <w:right w:val="none" w:sz="0" w:space="0" w:color="auto"/>
                  </w:divBdr>
                </w:div>
                <w:div w:id="668287078">
                  <w:marLeft w:val="0"/>
                  <w:marRight w:val="0"/>
                  <w:marTop w:val="0"/>
                  <w:marBottom w:val="0"/>
                  <w:divBdr>
                    <w:top w:val="none" w:sz="0" w:space="0" w:color="auto"/>
                    <w:left w:val="none" w:sz="0" w:space="0" w:color="auto"/>
                    <w:bottom w:val="none" w:sz="0" w:space="0" w:color="auto"/>
                    <w:right w:val="none" w:sz="0" w:space="0" w:color="auto"/>
                  </w:divBdr>
                </w:div>
                <w:div w:id="718556927">
                  <w:marLeft w:val="0"/>
                  <w:marRight w:val="0"/>
                  <w:marTop w:val="0"/>
                  <w:marBottom w:val="0"/>
                  <w:divBdr>
                    <w:top w:val="none" w:sz="0" w:space="0" w:color="auto"/>
                    <w:left w:val="none" w:sz="0" w:space="0" w:color="auto"/>
                    <w:bottom w:val="none" w:sz="0" w:space="0" w:color="auto"/>
                    <w:right w:val="none" w:sz="0" w:space="0" w:color="auto"/>
                  </w:divBdr>
                </w:div>
                <w:div w:id="764612994">
                  <w:marLeft w:val="0"/>
                  <w:marRight w:val="0"/>
                  <w:marTop w:val="0"/>
                  <w:marBottom w:val="0"/>
                  <w:divBdr>
                    <w:top w:val="none" w:sz="0" w:space="0" w:color="auto"/>
                    <w:left w:val="none" w:sz="0" w:space="0" w:color="auto"/>
                    <w:bottom w:val="none" w:sz="0" w:space="0" w:color="auto"/>
                    <w:right w:val="none" w:sz="0" w:space="0" w:color="auto"/>
                  </w:divBdr>
                </w:div>
                <w:div w:id="675427932">
                  <w:marLeft w:val="0"/>
                  <w:marRight w:val="0"/>
                  <w:marTop w:val="0"/>
                  <w:marBottom w:val="0"/>
                  <w:divBdr>
                    <w:top w:val="none" w:sz="0" w:space="0" w:color="auto"/>
                    <w:left w:val="none" w:sz="0" w:space="0" w:color="auto"/>
                    <w:bottom w:val="none" w:sz="0" w:space="0" w:color="auto"/>
                    <w:right w:val="none" w:sz="0" w:space="0" w:color="auto"/>
                  </w:divBdr>
                </w:div>
                <w:div w:id="1991324771">
                  <w:marLeft w:val="0"/>
                  <w:marRight w:val="0"/>
                  <w:marTop w:val="0"/>
                  <w:marBottom w:val="0"/>
                  <w:divBdr>
                    <w:top w:val="none" w:sz="0" w:space="0" w:color="auto"/>
                    <w:left w:val="none" w:sz="0" w:space="0" w:color="auto"/>
                    <w:bottom w:val="none" w:sz="0" w:space="0" w:color="auto"/>
                    <w:right w:val="none" w:sz="0" w:space="0" w:color="auto"/>
                  </w:divBdr>
                </w:div>
                <w:div w:id="1476876714">
                  <w:marLeft w:val="0"/>
                  <w:marRight w:val="0"/>
                  <w:marTop w:val="0"/>
                  <w:marBottom w:val="0"/>
                  <w:divBdr>
                    <w:top w:val="none" w:sz="0" w:space="0" w:color="auto"/>
                    <w:left w:val="none" w:sz="0" w:space="0" w:color="auto"/>
                    <w:bottom w:val="none" w:sz="0" w:space="0" w:color="auto"/>
                    <w:right w:val="none" w:sz="0" w:space="0" w:color="auto"/>
                  </w:divBdr>
                </w:div>
                <w:div w:id="1941060275">
                  <w:marLeft w:val="0"/>
                  <w:marRight w:val="0"/>
                  <w:marTop w:val="0"/>
                  <w:marBottom w:val="0"/>
                  <w:divBdr>
                    <w:top w:val="none" w:sz="0" w:space="0" w:color="auto"/>
                    <w:left w:val="none" w:sz="0" w:space="0" w:color="auto"/>
                    <w:bottom w:val="none" w:sz="0" w:space="0" w:color="auto"/>
                    <w:right w:val="none" w:sz="0" w:space="0" w:color="auto"/>
                  </w:divBdr>
                </w:div>
                <w:div w:id="2077820750">
                  <w:marLeft w:val="0"/>
                  <w:marRight w:val="0"/>
                  <w:marTop w:val="0"/>
                  <w:marBottom w:val="0"/>
                  <w:divBdr>
                    <w:top w:val="none" w:sz="0" w:space="0" w:color="auto"/>
                    <w:left w:val="none" w:sz="0" w:space="0" w:color="auto"/>
                    <w:bottom w:val="none" w:sz="0" w:space="0" w:color="auto"/>
                    <w:right w:val="none" w:sz="0" w:space="0" w:color="auto"/>
                  </w:divBdr>
                </w:div>
                <w:div w:id="1338188813">
                  <w:marLeft w:val="0"/>
                  <w:marRight w:val="0"/>
                  <w:marTop w:val="0"/>
                  <w:marBottom w:val="0"/>
                  <w:divBdr>
                    <w:top w:val="none" w:sz="0" w:space="0" w:color="auto"/>
                    <w:left w:val="none" w:sz="0" w:space="0" w:color="auto"/>
                    <w:bottom w:val="none" w:sz="0" w:space="0" w:color="auto"/>
                    <w:right w:val="none" w:sz="0" w:space="0" w:color="auto"/>
                  </w:divBdr>
                </w:div>
                <w:div w:id="302121170">
                  <w:marLeft w:val="0"/>
                  <w:marRight w:val="0"/>
                  <w:marTop w:val="0"/>
                  <w:marBottom w:val="0"/>
                  <w:divBdr>
                    <w:top w:val="none" w:sz="0" w:space="0" w:color="auto"/>
                    <w:left w:val="none" w:sz="0" w:space="0" w:color="auto"/>
                    <w:bottom w:val="none" w:sz="0" w:space="0" w:color="auto"/>
                    <w:right w:val="none" w:sz="0" w:space="0" w:color="auto"/>
                  </w:divBdr>
                </w:div>
                <w:div w:id="197817181">
                  <w:marLeft w:val="0"/>
                  <w:marRight w:val="0"/>
                  <w:marTop w:val="0"/>
                  <w:marBottom w:val="0"/>
                  <w:divBdr>
                    <w:top w:val="none" w:sz="0" w:space="0" w:color="auto"/>
                    <w:left w:val="none" w:sz="0" w:space="0" w:color="auto"/>
                    <w:bottom w:val="none" w:sz="0" w:space="0" w:color="auto"/>
                    <w:right w:val="none" w:sz="0" w:space="0" w:color="auto"/>
                  </w:divBdr>
                </w:div>
                <w:div w:id="1736590730">
                  <w:marLeft w:val="0"/>
                  <w:marRight w:val="0"/>
                  <w:marTop w:val="0"/>
                  <w:marBottom w:val="0"/>
                  <w:divBdr>
                    <w:top w:val="none" w:sz="0" w:space="0" w:color="auto"/>
                    <w:left w:val="none" w:sz="0" w:space="0" w:color="auto"/>
                    <w:bottom w:val="none" w:sz="0" w:space="0" w:color="auto"/>
                    <w:right w:val="none" w:sz="0" w:space="0" w:color="auto"/>
                  </w:divBdr>
                </w:div>
                <w:div w:id="1694845316">
                  <w:marLeft w:val="0"/>
                  <w:marRight w:val="0"/>
                  <w:marTop w:val="0"/>
                  <w:marBottom w:val="0"/>
                  <w:divBdr>
                    <w:top w:val="none" w:sz="0" w:space="0" w:color="auto"/>
                    <w:left w:val="none" w:sz="0" w:space="0" w:color="auto"/>
                    <w:bottom w:val="none" w:sz="0" w:space="0" w:color="auto"/>
                    <w:right w:val="none" w:sz="0" w:space="0" w:color="auto"/>
                  </w:divBdr>
                </w:div>
                <w:div w:id="1618218713">
                  <w:marLeft w:val="0"/>
                  <w:marRight w:val="0"/>
                  <w:marTop w:val="0"/>
                  <w:marBottom w:val="0"/>
                  <w:divBdr>
                    <w:top w:val="none" w:sz="0" w:space="0" w:color="auto"/>
                    <w:left w:val="none" w:sz="0" w:space="0" w:color="auto"/>
                    <w:bottom w:val="none" w:sz="0" w:space="0" w:color="auto"/>
                    <w:right w:val="none" w:sz="0" w:space="0" w:color="auto"/>
                  </w:divBdr>
                </w:div>
                <w:div w:id="487478580">
                  <w:marLeft w:val="0"/>
                  <w:marRight w:val="0"/>
                  <w:marTop w:val="0"/>
                  <w:marBottom w:val="0"/>
                  <w:divBdr>
                    <w:top w:val="none" w:sz="0" w:space="0" w:color="auto"/>
                    <w:left w:val="none" w:sz="0" w:space="0" w:color="auto"/>
                    <w:bottom w:val="none" w:sz="0" w:space="0" w:color="auto"/>
                    <w:right w:val="none" w:sz="0" w:space="0" w:color="auto"/>
                  </w:divBdr>
                </w:div>
                <w:div w:id="1403403416">
                  <w:marLeft w:val="0"/>
                  <w:marRight w:val="0"/>
                  <w:marTop w:val="0"/>
                  <w:marBottom w:val="0"/>
                  <w:divBdr>
                    <w:top w:val="none" w:sz="0" w:space="0" w:color="auto"/>
                    <w:left w:val="none" w:sz="0" w:space="0" w:color="auto"/>
                    <w:bottom w:val="none" w:sz="0" w:space="0" w:color="auto"/>
                    <w:right w:val="none" w:sz="0" w:space="0" w:color="auto"/>
                  </w:divBdr>
                </w:div>
                <w:div w:id="708453021">
                  <w:marLeft w:val="0"/>
                  <w:marRight w:val="0"/>
                  <w:marTop w:val="0"/>
                  <w:marBottom w:val="0"/>
                  <w:divBdr>
                    <w:top w:val="none" w:sz="0" w:space="0" w:color="auto"/>
                    <w:left w:val="none" w:sz="0" w:space="0" w:color="auto"/>
                    <w:bottom w:val="none" w:sz="0" w:space="0" w:color="auto"/>
                    <w:right w:val="none" w:sz="0" w:space="0" w:color="auto"/>
                  </w:divBdr>
                </w:div>
                <w:div w:id="2063165280">
                  <w:marLeft w:val="0"/>
                  <w:marRight w:val="0"/>
                  <w:marTop w:val="0"/>
                  <w:marBottom w:val="0"/>
                  <w:divBdr>
                    <w:top w:val="none" w:sz="0" w:space="0" w:color="auto"/>
                    <w:left w:val="none" w:sz="0" w:space="0" w:color="auto"/>
                    <w:bottom w:val="none" w:sz="0" w:space="0" w:color="auto"/>
                    <w:right w:val="none" w:sz="0" w:space="0" w:color="auto"/>
                  </w:divBdr>
                </w:div>
                <w:div w:id="1929464144">
                  <w:marLeft w:val="0"/>
                  <w:marRight w:val="0"/>
                  <w:marTop w:val="0"/>
                  <w:marBottom w:val="0"/>
                  <w:divBdr>
                    <w:top w:val="none" w:sz="0" w:space="0" w:color="auto"/>
                    <w:left w:val="none" w:sz="0" w:space="0" w:color="auto"/>
                    <w:bottom w:val="none" w:sz="0" w:space="0" w:color="auto"/>
                    <w:right w:val="none" w:sz="0" w:space="0" w:color="auto"/>
                  </w:divBdr>
                </w:div>
                <w:div w:id="408044509">
                  <w:marLeft w:val="0"/>
                  <w:marRight w:val="0"/>
                  <w:marTop w:val="0"/>
                  <w:marBottom w:val="0"/>
                  <w:divBdr>
                    <w:top w:val="none" w:sz="0" w:space="0" w:color="auto"/>
                    <w:left w:val="none" w:sz="0" w:space="0" w:color="auto"/>
                    <w:bottom w:val="none" w:sz="0" w:space="0" w:color="auto"/>
                    <w:right w:val="none" w:sz="0" w:space="0" w:color="auto"/>
                  </w:divBdr>
                </w:div>
                <w:div w:id="51076485">
                  <w:marLeft w:val="0"/>
                  <w:marRight w:val="0"/>
                  <w:marTop w:val="0"/>
                  <w:marBottom w:val="0"/>
                  <w:divBdr>
                    <w:top w:val="none" w:sz="0" w:space="0" w:color="auto"/>
                    <w:left w:val="none" w:sz="0" w:space="0" w:color="auto"/>
                    <w:bottom w:val="none" w:sz="0" w:space="0" w:color="auto"/>
                    <w:right w:val="none" w:sz="0" w:space="0" w:color="auto"/>
                  </w:divBdr>
                </w:div>
                <w:div w:id="1818573530">
                  <w:marLeft w:val="0"/>
                  <w:marRight w:val="0"/>
                  <w:marTop w:val="0"/>
                  <w:marBottom w:val="0"/>
                  <w:divBdr>
                    <w:top w:val="none" w:sz="0" w:space="0" w:color="auto"/>
                    <w:left w:val="none" w:sz="0" w:space="0" w:color="auto"/>
                    <w:bottom w:val="none" w:sz="0" w:space="0" w:color="auto"/>
                    <w:right w:val="none" w:sz="0" w:space="0" w:color="auto"/>
                  </w:divBdr>
                </w:div>
                <w:div w:id="1458991397">
                  <w:marLeft w:val="0"/>
                  <w:marRight w:val="0"/>
                  <w:marTop w:val="0"/>
                  <w:marBottom w:val="0"/>
                  <w:divBdr>
                    <w:top w:val="none" w:sz="0" w:space="0" w:color="auto"/>
                    <w:left w:val="none" w:sz="0" w:space="0" w:color="auto"/>
                    <w:bottom w:val="none" w:sz="0" w:space="0" w:color="auto"/>
                    <w:right w:val="none" w:sz="0" w:space="0" w:color="auto"/>
                  </w:divBdr>
                </w:div>
                <w:div w:id="910965083">
                  <w:marLeft w:val="0"/>
                  <w:marRight w:val="0"/>
                  <w:marTop w:val="0"/>
                  <w:marBottom w:val="0"/>
                  <w:divBdr>
                    <w:top w:val="none" w:sz="0" w:space="0" w:color="auto"/>
                    <w:left w:val="none" w:sz="0" w:space="0" w:color="auto"/>
                    <w:bottom w:val="none" w:sz="0" w:space="0" w:color="auto"/>
                    <w:right w:val="none" w:sz="0" w:space="0" w:color="auto"/>
                  </w:divBdr>
                </w:div>
                <w:div w:id="1968126413">
                  <w:marLeft w:val="0"/>
                  <w:marRight w:val="0"/>
                  <w:marTop w:val="0"/>
                  <w:marBottom w:val="0"/>
                  <w:divBdr>
                    <w:top w:val="none" w:sz="0" w:space="0" w:color="auto"/>
                    <w:left w:val="none" w:sz="0" w:space="0" w:color="auto"/>
                    <w:bottom w:val="none" w:sz="0" w:space="0" w:color="auto"/>
                    <w:right w:val="none" w:sz="0" w:space="0" w:color="auto"/>
                  </w:divBdr>
                </w:div>
                <w:div w:id="18119162">
                  <w:marLeft w:val="0"/>
                  <w:marRight w:val="0"/>
                  <w:marTop w:val="0"/>
                  <w:marBottom w:val="0"/>
                  <w:divBdr>
                    <w:top w:val="none" w:sz="0" w:space="0" w:color="auto"/>
                    <w:left w:val="none" w:sz="0" w:space="0" w:color="auto"/>
                    <w:bottom w:val="none" w:sz="0" w:space="0" w:color="auto"/>
                    <w:right w:val="none" w:sz="0" w:space="0" w:color="auto"/>
                  </w:divBdr>
                </w:div>
                <w:div w:id="109013063">
                  <w:marLeft w:val="0"/>
                  <w:marRight w:val="0"/>
                  <w:marTop w:val="0"/>
                  <w:marBottom w:val="0"/>
                  <w:divBdr>
                    <w:top w:val="none" w:sz="0" w:space="0" w:color="auto"/>
                    <w:left w:val="none" w:sz="0" w:space="0" w:color="auto"/>
                    <w:bottom w:val="none" w:sz="0" w:space="0" w:color="auto"/>
                    <w:right w:val="none" w:sz="0" w:space="0" w:color="auto"/>
                  </w:divBdr>
                </w:div>
                <w:div w:id="2143185372">
                  <w:marLeft w:val="0"/>
                  <w:marRight w:val="0"/>
                  <w:marTop w:val="0"/>
                  <w:marBottom w:val="0"/>
                  <w:divBdr>
                    <w:top w:val="none" w:sz="0" w:space="0" w:color="auto"/>
                    <w:left w:val="none" w:sz="0" w:space="0" w:color="auto"/>
                    <w:bottom w:val="none" w:sz="0" w:space="0" w:color="auto"/>
                    <w:right w:val="none" w:sz="0" w:space="0" w:color="auto"/>
                  </w:divBdr>
                </w:div>
                <w:div w:id="1300963641">
                  <w:marLeft w:val="0"/>
                  <w:marRight w:val="0"/>
                  <w:marTop w:val="0"/>
                  <w:marBottom w:val="0"/>
                  <w:divBdr>
                    <w:top w:val="none" w:sz="0" w:space="0" w:color="auto"/>
                    <w:left w:val="none" w:sz="0" w:space="0" w:color="auto"/>
                    <w:bottom w:val="none" w:sz="0" w:space="0" w:color="auto"/>
                    <w:right w:val="none" w:sz="0" w:space="0" w:color="auto"/>
                  </w:divBdr>
                </w:div>
                <w:div w:id="658309142">
                  <w:marLeft w:val="0"/>
                  <w:marRight w:val="0"/>
                  <w:marTop w:val="0"/>
                  <w:marBottom w:val="0"/>
                  <w:divBdr>
                    <w:top w:val="none" w:sz="0" w:space="0" w:color="auto"/>
                    <w:left w:val="none" w:sz="0" w:space="0" w:color="auto"/>
                    <w:bottom w:val="none" w:sz="0" w:space="0" w:color="auto"/>
                    <w:right w:val="none" w:sz="0" w:space="0" w:color="auto"/>
                  </w:divBdr>
                </w:div>
                <w:div w:id="1511289491">
                  <w:marLeft w:val="0"/>
                  <w:marRight w:val="0"/>
                  <w:marTop w:val="0"/>
                  <w:marBottom w:val="0"/>
                  <w:divBdr>
                    <w:top w:val="none" w:sz="0" w:space="0" w:color="auto"/>
                    <w:left w:val="none" w:sz="0" w:space="0" w:color="auto"/>
                    <w:bottom w:val="none" w:sz="0" w:space="0" w:color="auto"/>
                    <w:right w:val="none" w:sz="0" w:space="0" w:color="auto"/>
                  </w:divBdr>
                </w:div>
                <w:div w:id="189684594">
                  <w:marLeft w:val="0"/>
                  <w:marRight w:val="0"/>
                  <w:marTop w:val="0"/>
                  <w:marBottom w:val="0"/>
                  <w:divBdr>
                    <w:top w:val="none" w:sz="0" w:space="0" w:color="auto"/>
                    <w:left w:val="none" w:sz="0" w:space="0" w:color="auto"/>
                    <w:bottom w:val="none" w:sz="0" w:space="0" w:color="auto"/>
                    <w:right w:val="none" w:sz="0" w:space="0" w:color="auto"/>
                  </w:divBdr>
                </w:div>
                <w:div w:id="928537439">
                  <w:marLeft w:val="0"/>
                  <w:marRight w:val="0"/>
                  <w:marTop w:val="0"/>
                  <w:marBottom w:val="0"/>
                  <w:divBdr>
                    <w:top w:val="none" w:sz="0" w:space="0" w:color="auto"/>
                    <w:left w:val="none" w:sz="0" w:space="0" w:color="auto"/>
                    <w:bottom w:val="none" w:sz="0" w:space="0" w:color="auto"/>
                    <w:right w:val="none" w:sz="0" w:space="0" w:color="auto"/>
                  </w:divBdr>
                </w:div>
                <w:div w:id="2120634487">
                  <w:marLeft w:val="0"/>
                  <w:marRight w:val="0"/>
                  <w:marTop w:val="0"/>
                  <w:marBottom w:val="0"/>
                  <w:divBdr>
                    <w:top w:val="none" w:sz="0" w:space="0" w:color="auto"/>
                    <w:left w:val="none" w:sz="0" w:space="0" w:color="auto"/>
                    <w:bottom w:val="none" w:sz="0" w:space="0" w:color="auto"/>
                    <w:right w:val="none" w:sz="0" w:space="0" w:color="auto"/>
                  </w:divBdr>
                </w:div>
                <w:div w:id="158274245">
                  <w:marLeft w:val="0"/>
                  <w:marRight w:val="0"/>
                  <w:marTop w:val="0"/>
                  <w:marBottom w:val="0"/>
                  <w:divBdr>
                    <w:top w:val="none" w:sz="0" w:space="0" w:color="auto"/>
                    <w:left w:val="none" w:sz="0" w:space="0" w:color="auto"/>
                    <w:bottom w:val="none" w:sz="0" w:space="0" w:color="auto"/>
                    <w:right w:val="none" w:sz="0" w:space="0" w:color="auto"/>
                  </w:divBdr>
                </w:div>
                <w:div w:id="630207007">
                  <w:marLeft w:val="0"/>
                  <w:marRight w:val="0"/>
                  <w:marTop w:val="0"/>
                  <w:marBottom w:val="0"/>
                  <w:divBdr>
                    <w:top w:val="none" w:sz="0" w:space="0" w:color="auto"/>
                    <w:left w:val="none" w:sz="0" w:space="0" w:color="auto"/>
                    <w:bottom w:val="none" w:sz="0" w:space="0" w:color="auto"/>
                    <w:right w:val="none" w:sz="0" w:space="0" w:color="auto"/>
                  </w:divBdr>
                </w:div>
                <w:div w:id="1784767501">
                  <w:marLeft w:val="0"/>
                  <w:marRight w:val="0"/>
                  <w:marTop w:val="0"/>
                  <w:marBottom w:val="0"/>
                  <w:divBdr>
                    <w:top w:val="none" w:sz="0" w:space="0" w:color="auto"/>
                    <w:left w:val="none" w:sz="0" w:space="0" w:color="auto"/>
                    <w:bottom w:val="none" w:sz="0" w:space="0" w:color="auto"/>
                    <w:right w:val="none" w:sz="0" w:space="0" w:color="auto"/>
                  </w:divBdr>
                </w:div>
                <w:div w:id="1635328481">
                  <w:marLeft w:val="0"/>
                  <w:marRight w:val="0"/>
                  <w:marTop w:val="0"/>
                  <w:marBottom w:val="0"/>
                  <w:divBdr>
                    <w:top w:val="none" w:sz="0" w:space="0" w:color="auto"/>
                    <w:left w:val="none" w:sz="0" w:space="0" w:color="auto"/>
                    <w:bottom w:val="none" w:sz="0" w:space="0" w:color="auto"/>
                    <w:right w:val="none" w:sz="0" w:space="0" w:color="auto"/>
                  </w:divBdr>
                </w:div>
                <w:div w:id="1319728763">
                  <w:marLeft w:val="0"/>
                  <w:marRight w:val="0"/>
                  <w:marTop w:val="0"/>
                  <w:marBottom w:val="0"/>
                  <w:divBdr>
                    <w:top w:val="none" w:sz="0" w:space="0" w:color="auto"/>
                    <w:left w:val="none" w:sz="0" w:space="0" w:color="auto"/>
                    <w:bottom w:val="none" w:sz="0" w:space="0" w:color="auto"/>
                    <w:right w:val="none" w:sz="0" w:space="0" w:color="auto"/>
                  </w:divBdr>
                </w:div>
                <w:div w:id="1852529079">
                  <w:marLeft w:val="0"/>
                  <w:marRight w:val="0"/>
                  <w:marTop w:val="0"/>
                  <w:marBottom w:val="0"/>
                  <w:divBdr>
                    <w:top w:val="none" w:sz="0" w:space="0" w:color="auto"/>
                    <w:left w:val="none" w:sz="0" w:space="0" w:color="auto"/>
                    <w:bottom w:val="none" w:sz="0" w:space="0" w:color="auto"/>
                    <w:right w:val="none" w:sz="0" w:space="0" w:color="auto"/>
                  </w:divBdr>
                </w:div>
                <w:div w:id="1755124710">
                  <w:marLeft w:val="0"/>
                  <w:marRight w:val="0"/>
                  <w:marTop w:val="0"/>
                  <w:marBottom w:val="0"/>
                  <w:divBdr>
                    <w:top w:val="none" w:sz="0" w:space="0" w:color="auto"/>
                    <w:left w:val="none" w:sz="0" w:space="0" w:color="auto"/>
                    <w:bottom w:val="none" w:sz="0" w:space="0" w:color="auto"/>
                    <w:right w:val="none" w:sz="0" w:space="0" w:color="auto"/>
                  </w:divBdr>
                </w:div>
                <w:div w:id="2026125192">
                  <w:marLeft w:val="0"/>
                  <w:marRight w:val="0"/>
                  <w:marTop w:val="0"/>
                  <w:marBottom w:val="0"/>
                  <w:divBdr>
                    <w:top w:val="none" w:sz="0" w:space="0" w:color="auto"/>
                    <w:left w:val="none" w:sz="0" w:space="0" w:color="auto"/>
                    <w:bottom w:val="none" w:sz="0" w:space="0" w:color="auto"/>
                    <w:right w:val="none" w:sz="0" w:space="0" w:color="auto"/>
                  </w:divBdr>
                </w:div>
                <w:div w:id="1698237416">
                  <w:marLeft w:val="0"/>
                  <w:marRight w:val="0"/>
                  <w:marTop w:val="0"/>
                  <w:marBottom w:val="0"/>
                  <w:divBdr>
                    <w:top w:val="none" w:sz="0" w:space="0" w:color="auto"/>
                    <w:left w:val="none" w:sz="0" w:space="0" w:color="auto"/>
                    <w:bottom w:val="none" w:sz="0" w:space="0" w:color="auto"/>
                    <w:right w:val="none" w:sz="0" w:space="0" w:color="auto"/>
                  </w:divBdr>
                </w:div>
                <w:div w:id="1047100206">
                  <w:marLeft w:val="0"/>
                  <w:marRight w:val="0"/>
                  <w:marTop w:val="0"/>
                  <w:marBottom w:val="0"/>
                  <w:divBdr>
                    <w:top w:val="none" w:sz="0" w:space="0" w:color="auto"/>
                    <w:left w:val="none" w:sz="0" w:space="0" w:color="auto"/>
                    <w:bottom w:val="none" w:sz="0" w:space="0" w:color="auto"/>
                    <w:right w:val="none" w:sz="0" w:space="0" w:color="auto"/>
                  </w:divBdr>
                </w:div>
                <w:div w:id="1329939261">
                  <w:marLeft w:val="0"/>
                  <w:marRight w:val="0"/>
                  <w:marTop w:val="0"/>
                  <w:marBottom w:val="0"/>
                  <w:divBdr>
                    <w:top w:val="none" w:sz="0" w:space="0" w:color="auto"/>
                    <w:left w:val="none" w:sz="0" w:space="0" w:color="auto"/>
                    <w:bottom w:val="none" w:sz="0" w:space="0" w:color="auto"/>
                    <w:right w:val="none" w:sz="0" w:space="0" w:color="auto"/>
                  </w:divBdr>
                </w:div>
                <w:div w:id="388724679">
                  <w:marLeft w:val="0"/>
                  <w:marRight w:val="0"/>
                  <w:marTop w:val="0"/>
                  <w:marBottom w:val="0"/>
                  <w:divBdr>
                    <w:top w:val="none" w:sz="0" w:space="0" w:color="auto"/>
                    <w:left w:val="none" w:sz="0" w:space="0" w:color="auto"/>
                    <w:bottom w:val="none" w:sz="0" w:space="0" w:color="auto"/>
                    <w:right w:val="none" w:sz="0" w:space="0" w:color="auto"/>
                  </w:divBdr>
                </w:div>
                <w:div w:id="1091509451">
                  <w:marLeft w:val="0"/>
                  <w:marRight w:val="0"/>
                  <w:marTop w:val="0"/>
                  <w:marBottom w:val="0"/>
                  <w:divBdr>
                    <w:top w:val="none" w:sz="0" w:space="0" w:color="auto"/>
                    <w:left w:val="none" w:sz="0" w:space="0" w:color="auto"/>
                    <w:bottom w:val="none" w:sz="0" w:space="0" w:color="auto"/>
                    <w:right w:val="none" w:sz="0" w:space="0" w:color="auto"/>
                  </w:divBdr>
                </w:div>
                <w:div w:id="812066387">
                  <w:marLeft w:val="0"/>
                  <w:marRight w:val="0"/>
                  <w:marTop w:val="0"/>
                  <w:marBottom w:val="0"/>
                  <w:divBdr>
                    <w:top w:val="none" w:sz="0" w:space="0" w:color="auto"/>
                    <w:left w:val="none" w:sz="0" w:space="0" w:color="auto"/>
                    <w:bottom w:val="none" w:sz="0" w:space="0" w:color="auto"/>
                    <w:right w:val="none" w:sz="0" w:space="0" w:color="auto"/>
                  </w:divBdr>
                </w:div>
                <w:div w:id="1367758001">
                  <w:marLeft w:val="0"/>
                  <w:marRight w:val="0"/>
                  <w:marTop w:val="0"/>
                  <w:marBottom w:val="0"/>
                  <w:divBdr>
                    <w:top w:val="none" w:sz="0" w:space="0" w:color="auto"/>
                    <w:left w:val="none" w:sz="0" w:space="0" w:color="auto"/>
                    <w:bottom w:val="none" w:sz="0" w:space="0" w:color="auto"/>
                    <w:right w:val="none" w:sz="0" w:space="0" w:color="auto"/>
                  </w:divBdr>
                </w:div>
                <w:div w:id="804852401">
                  <w:marLeft w:val="0"/>
                  <w:marRight w:val="0"/>
                  <w:marTop w:val="0"/>
                  <w:marBottom w:val="0"/>
                  <w:divBdr>
                    <w:top w:val="none" w:sz="0" w:space="0" w:color="auto"/>
                    <w:left w:val="none" w:sz="0" w:space="0" w:color="auto"/>
                    <w:bottom w:val="none" w:sz="0" w:space="0" w:color="auto"/>
                    <w:right w:val="none" w:sz="0" w:space="0" w:color="auto"/>
                  </w:divBdr>
                </w:div>
                <w:div w:id="308092715">
                  <w:marLeft w:val="0"/>
                  <w:marRight w:val="0"/>
                  <w:marTop w:val="0"/>
                  <w:marBottom w:val="0"/>
                  <w:divBdr>
                    <w:top w:val="none" w:sz="0" w:space="0" w:color="auto"/>
                    <w:left w:val="none" w:sz="0" w:space="0" w:color="auto"/>
                    <w:bottom w:val="none" w:sz="0" w:space="0" w:color="auto"/>
                    <w:right w:val="none" w:sz="0" w:space="0" w:color="auto"/>
                  </w:divBdr>
                </w:div>
                <w:div w:id="1153258850">
                  <w:marLeft w:val="0"/>
                  <w:marRight w:val="0"/>
                  <w:marTop w:val="0"/>
                  <w:marBottom w:val="0"/>
                  <w:divBdr>
                    <w:top w:val="none" w:sz="0" w:space="0" w:color="auto"/>
                    <w:left w:val="none" w:sz="0" w:space="0" w:color="auto"/>
                    <w:bottom w:val="none" w:sz="0" w:space="0" w:color="auto"/>
                    <w:right w:val="none" w:sz="0" w:space="0" w:color="auto"/>
                  </w:divBdr>
                </w:div>
                <w:div w:id="1037387171">
                  <w:marLeft w:val="0"/>
                  <w:marRight w:val="0"/>
                  <w:marTop w:val="0"/>
                  <w:marBottom w:val="0"/>
                  <w:divBdr>
                    <w:top w:val="none" w:sz="0" w:space="0" w:color="auto"/>
                    <w:left w:val="none" w:sz="0" w:space="0" w:color="auto"/>
                    <w:bottom w:val="none" w:sz="0" w:space="0" w:color="auto"/>
                    <w:right w:val="none" w:sz="0" w:space="0" w:color="auto"/>
                  </w:divBdr>
                </w:div>
                <w:div w:id="235019736">
                  <w:marLeft w:val="0"/>
                  <w:marRight w:val="0"/>
                  <w:marTop w:val="0"/>
                  <w:marBottom w:val="0"/>
                  <w:divBdr>
                    <w:top w:val="none" w:sz="0" w:space="0" w:color="auto"/>
                    <w:left w:val="none" w:sz="0" w:space="0" w:color="auto"/>
                    <w:bottom w:val="none" w:sz="0" w:space="0" w:color="auto"/>
                    <w:right w:val="none" w:sz="0" w:space="0" w:color="auto"/>
                  </w:divBdr>
                </w:div>
                <w:div w:id="115413725">
                  <w:marLeft w:val="0"/>
                  <w:marRight w:val="0"/>
                  <w:marTop w:val="0"/>
                  <w:marBottom w:val="0"/>
                  <w:divBdr>
                    <w:top w:val="none" w:sz="0" w:space="0" w:color="auto"/>
                    <w:left w:val="none" w:sz="0" w:space="0" w:color="auto"/>
                    <w:bottom w:val="none" w:sz="0" w:space="0" w:color="auto"/>
                    <w:right w:val="none" w:sz="0" w:space="0" w:color="auto"/>
                  </w:divBdr>
                </w:div>
                <w:div w:id="1106462846">
                  <w:marLeft w:val="0"/>
                  <w:marRight w:val="0"/>
                  <w:marTop w:val="0"/>
                  <w:marBottom w:val="0"/>
                  <w:divBdr>
                    <w:top w:val="none" w:sz="0" w:space="0" w:color="auto"/>
                    <w:left w:val="none" w:sz="0" w:space="0" w:color="auto"/>
                    <w:bottom w:val="none" w:sz="0" w:space="0" w:color="auto"/>
                    <w:right w:val="none" w:sz="0" w:space="0" w:color="auto"/>
                  </w:divBdr>
                </w:div>
                <w:div w:id="456409414">
                  <w:marLeft w:val="0"/>
                  <w:marRight w:val="0"/>
                  <w:marTop w:val="0"/>
                  <w:marBottom w:val="0"/>
                  <w:divBdr>
                    <w:top w:val="none" w:sz="0" w:space="0" w:color="auto"/>
                    <w:left w:val="none" w:sz="0" w:space="0" w:color="auto"/>
                    <w:bottom w:val="none" w:sz="0" w:space="0" w:color="auto"/>
                    <w:right w:val="none" w:sz="0" w:space="0" w:color="auto"/>
                  </w:divBdr>
                </w:div>
                <w:div w:id="935551928">
                  <w:marLeft w:val="0"/>
                  <w:marRight w:val="0"/>
                  <w:marTop w:val="0"/>
                  <w:marBottom w:val="0"/>
                  <w:divBdr>
                    <w:top w:val="none" w:sz="0" w:space="0" w:color="auto"/>
                    <w:left w:val="none" w:sz="0" w:space="0" w:color="auto"/>
                    <w:bottom w:val="none" w:sz="0" w:space="0" w:color="auto"/>
                    <w:right w:val="none" w:sz="0" w:space="0" w:color="auto"/>
                  </w:divBdr>
                </w:div>
                <w:div w:id="824588471">
                  <w:marLeft w:val="0"/>
                  <w:marRight w:val="0"/>
                  <w:marTop w:val="0"/>
                  <w:marBottom w:val="0"/>
                  <w:divBdr>
                    <w:top w:val="none" w:sz="0" w:space="0" w:color="auto"/>
                    <w:left w:val="none" w:sz="0" w:space="0" w:color="auto"/>
                    <w:bottom w:val="none" w:sz="0" w:space="0" w:color="auto"/>
                    <w:right w:val="none" w:sz="0" w:space="0" w:color="auto"/>
                  </w:divBdr>
                </w:div>
                <w:div w:id="1700623588">
                  <w:marLeft w:val="0"/>
                  <w:marRight w:val="0"/>
                  <w:marTop w:val="0"/>
                  <w:marBottom w:val="0"/>
                  <w:divBdr>
                    <w:top w:val="none" w:sz="0" w:space="0" w:color="auto"/>
                    <w:left w:val="none" w:sz="0" w:space="0" w:color="auto"/>
                    <w:bottom w:val="none" w:sz="0" w:space="0" w:color="auto"/>
                    <w:right w:val="none" w:sz="0" w:space="0" w:color="auto"/>
                  </w:divBdr>
                </w:div>
                <w:div w:id="1943567126">
                  <w:marLeft w:val="0"/>
                  <w:marRight w:val="0"/>
                  <w:marTop w:val="0"/>
                  <w:marBottom w:val="0"/>
                  <w:divBdr>
                    <w:top w:val="none" w:sz="0" w:space="0" w:color="auto"/>
                    <w:left w:val="none" w:sz="0" w:space="0" w:color="auto"/>
                    <w:bottom w:val="none" w:sz="0" w:space="0" w:color="auto"/>
                    <w:right w:val="none" w:sz="0" w:space="0" w:color="auto"/>
                  </w:divBdr>
                </w:div>
                <w:div w:id="909584790">
                  <w:marLeft w:val="0"/>
                  <w:marRight w:val="0"/>
                  <w:marTop w:val="0"/>
                  <w:marBottom w:val="0"/>
                  <w:divBdr>
                    <w:top w:val="none" w:sz="0" w:space="0" w:color="auto"/>
                    <w:left w:val="none" w:sz="0" w:space="0" w:color="auto"/>
                    <w:bottom w:val="none" w:sz="0" w:space="0" w:color="auto"/>
                    <w:right w:val="none" w:sz="0" w:space="0" w:color="auto"/>
                  </w:divBdr>
                </w:div>
                <w:div w:id="1760640244">
                  <w:marLeft w:val="0"/>
                  <w:marRight w:val="0"/>
                  <w:marTop w:val="0"/>
                  <w:marBottom w:val="0"/>
                  <w:divBdr>
                    <w:top w:val="none" w:sz="0" w:space="0" w:color="auto"/>
                    <w:left w:val="none" w:sz="0" w:space="0" w:color="auto"/>
                    <w:bottom w:val="none" w:sz="0" w:space="0" w:color="auto"/>
                    <w:right w:val="none" w:sz="0" w:space="0" w:color="auto"/>
                  </w:divBdr>
                </w:div>
                <w:div w:id="1916351846">
                  <w:marLeft w:val="0"/>
                  <w:marRight w:val="0"/>
                  <w:marTop w:val="0"/>
                  <w:marBottom w:val="0"/>
                  <w:divBdr>
                    <w:top w:val="none" w:sz="0" w:space="0" w:color="auto"/>
                    <w:left w:val="none" w:sz="0" w:space="0" w:color="auto"/>
                    <w:bottom w:val="none" w:sz="0" w:space="0" w:color="auto"/>
                    <w:right w:val="none" w:sz="0" w:space="0" w:color="auto"/>
                  </w:divBdr>
                </w:div>
                <w:div w:id="421611240">
                  <w:marLeft w:val="0"/>
                  <w:marRight w:val="0"/>
                  <w:marTop w:val="0"/>
                  <w:marBottom w:val="0"/>
                  <w:divBdr>
                    <w:top w:val="none" w:sz="0" w:space="0" w:color="auto"/>
                    <w:left w:val="none" w:sz="0" w:space="0" w:color="auto"/>
                    <w:bottom w:val="none" w:sz="0" w:space="0" w:color="auto"/>
                    <w:right w:val="none" w:sz="0" w:space="0" w:color="auto"/>
                  </w:divBdr>
                </w:div>
                <w:div w:id="1204564826">
                  <w:marLeft w:val="0"/>
                  <w:marRight w:val="0"/>
                  <w:marTop w:val="0"/>
                  <w:marBottom w:val="0"/>
                  <w:divBdr>
                    <w:top w:val="none" w:sz="0" w:space="0" w:color="auto"/>
                    <w:left w:val="none" w:sz="0" w:space="0" w:color="auto"/>
                    <w:bottom w:val="none" w:sz="0" w:space="0" w:color="auto"/>
                    <w:right w:val="none" w:sz="0" w:space="0" w:color="auto"/>
                  </w:divBdr>
                </w:div>
                <w:div w:id="152306682">
                  <w:marLeft w:val="0"/>
                  <w:marRight w:val="0"/>
                  <w:marTop w:val="0"/>
                  <w:marBottom w:val="0"/>
                  <w:divBdr>
                    <w:top w:val="none" w:sz="0" w:space="0" w:color="auto"/>
                    <w:left w:val="none" w:sz="0" w:space="0" w:color="auto"/>
                    <w:bottom w:val="none" w:sz="0" w:space="0" w:color="auto"/>
                    <w:right w:val="none" w:sz="0" w:space="0" w:color="auto"/>
                  </w:divBdr>
                </w:div>
                <w:div w:id="402222616">
                  <w:marLeft w:val="0"/>
                  <w:marRight w:val="0"/>
                  <w:marTop w:val="0"/>
                  <w:marBottom w:val="0"/>
                  <w:divBdr>
                    <w:top w:val="none" w:sz="0" w:space="0" w:color="auto"/>
                    <w:left w:val="none" w:sz="0" w:space="0" w:color="auto"/>
                    <w:bottom w:val="none" w:sz="0" w:space="0" w:color="auto"/>
                    <w:right w:val="none" w:sz="0" w:space="0" w:color="auto"/>
                  </w:divBdr>
                </w:div>
                <w:div w:id="1175416329">
                  <w:marLeft w:val="0"/>
                  <w:marRight w:val="0"/>
                  <w:marTop w:val="0"/>
                  <w:marBottom w:val="0"/>
                  <w:divBdr>
                    <w:top w:val="none" w:sz="0" w:space="0" w:color="auto"/>
                    <w:left w:val="none" w:sz="0" w:space="0" w:color="auto"/>
                    <w:bottom w:val="none" w:sz="0" w:space="0" w:color="auto"/>
                    <w:right w:val="none" w:sz="0" w:space="0" w:color="auto"/>
                  </w:divBdr>
                </w:div>
                <w:div w:id="1955093623">
                  <w:marLeft w:val="0"/>
                  <w:marRight w:val="0"/>
                  <w:marTop w:val="0"/>
                  <w:marBottom w:val="0"/>
                  <w:divBdr>
                    <w:top w:val="none" w:sz="0" w:space="0" w:color="auto"/>
                    <w:left w:val="none" w:sz="0" w:space="0" w:color="auto"/>
                    <w:bottom w:val="none" w:sz="0" w:space="0" w:color="auto"/>
                    <w:right w:val="none" w:sz="0" w:space="0" w:color="auto"/>
                  </w:divBdr>
                </w:div>
                <w:div w:id="1732773139">
                  <w:marLeft w:val="0"/>
                  <w:marRight w:val="0"/>
                  <w:marTop w:val="0"/>
                  <w:marBottom w:val="0"/>
                  <w:divBdr>
                    <w:top w:val="none" w:sz="0" w:space="0" w:color="auto"/>
                    <w:left w:val="none" w:sz="0" w:space="0" w:color="auto"/>
                    <w:bottom w:val="none" w:sz="0" w:space="0" w:color="auto"/>
                    <w:right w:val="none" w:sz="0" w:space="0" w:color="auto"/>
                  </w:divBdr>
                </w:div>
                <w:div w:id="726614401">
                  <w:marLeft w:val="0"/>
                  <w:marRight w:val="0"/>
                  <w:marTop w:val="0"/>
                  <w:marBottom w:val="0"/>
                  <w:divBdr>
                    <w:top w:val="none" w:sz="0" w:space="0" w:color="auto"/>
                    <w:left w:val="none" w:sz="0" w:space="0" w:color="auto"/>
                    <w:bottom w:val="none" w:sz="0" w:space="0" w:color="auto"/>
                    <w:right w:val="none" w:sz="0" w:space="0" w:color="auto"/>
                  </w:divBdr>
                </w:div>
                <w:div w:id="106392334">
                  <w:marLeft w:val="0"/>
                  <w:marRight w:val="0"/>
                  <w:marTop w:val="0"/>
                  <w:marBottom w:val="0"/>
                  <w:divBdr>
                    <w:top w:val="none" w:sz="0" w:space="0" w:color="auto"/>
                    <w:left w:val="none" w:sz="0" w:space="0" w:color="auto"/>
                    <w:bottom w:val="none" w:sz="0" w:space="0" w:color="auto"/>
                    <w:right w:val="none" w:sz="0" w:space="0" w:color="auto"/>
                  </w:divBdr>
                </w:div>
                <w:div w:id="556092267">
                  <w:marLeft w:val="0"/>
                  <w:marRight w:val="0"/>
                  <w:marTop w:val="0"/>
                  <w:marBottom w:val="0"/>
                  <w:divBdr>
                    <w:top w:val="none" w:sz="0" w:space="0" w:color="auto"/>
                    <w:left w:val="none" w:sz="0" w:space="0" w:color="auto"/>
                    <w:bottom w:val="none" w:sz="0" w:space="0" w:color="auto"/>
                    <w:right w:val="none" w:sz="0" w:space="0" w:color="auto"/>
                  </w:divBdr>
                </w:div>
                <w:div w:id="1754621336">
                  <w:marLeft w:val="0"/>
                  <w:marRight w:val="0"/>
                  <w:marTop w:val="0"/>
                  <w:marBottom w:val="0"/>
                  <w:divBdr>
                    <w:top w:val="none" w:sz="0" w:space="0" w:color="auto"/>
                    <w:left w:val="none" w:sz="0" w:space="0" w:color="auto"/>
                    <w:bottom w:val="none" w:sz="0" w:space="0" w:color="auto"/>
                    <w:right w:val="none" w:sz="0" w:space="0" w:color="auto"/>
                  </w:divBdr>
                </w:div>
                <w:div w:id="601569857">
                  <w:marLeft w:val="0"/>
                  <w:marRight w:val="0"/>
                  <w:marTop w:val="0"/>
                  <w:marBottom w:val="0"/>
                  <w:divBdr>
                    <w:top w:val="none" w:sz="0" w:space="0" w:color="auto"/>
                    <w:left w:val="none" w:sz="0" w:space="0" w:color="auto"/>
                    <w:bottom w:val="none" w:sz="0" w:space="0" w:color="auto"/>
                    <w:right w:val="none" w:sz="0" w:space="0" w:color="auto"/>
                  </w:divBdr>
                </w:div>
                <w:div w:id="1559707618">
                  <w:marLeft w:val="0"/>
                  <w:marRight w:val="0"/>
                  <w:marTop w:val="0"/>
                  <w:marBottom w:val="0"/>
                  <w:divBdr>
                    <w:top w:val="none" w:sz="0" w:space="0" w:color="auto"/>
                    <w:left w:val="none" w:sz="0" w:space="0" w:color="auto"/>
                    <w:bottom w:val="none" w:sz="0" w:space="0" w:color="auto"/>
                    <w:right w:val="none" w:sz="0" w:space="0" w:color="auto"/>
                  </w:divBdr>
                </w:div>
                <w:div w:id="1329988986">
                  <w:marLeft w:val="0"/>
                  <w:marRight w:val="0"/>
                  <w:marTop w:val="0"/>
                  <w:marBottom w:val="0"/>
                  <w:divBdr>
                    <w:top w:val="none" w:sz="0" w:space="0" w:color="auto"/>
                    <w:left w:val="none" w:sz="0" w:space="0" w:color="auto"/>
                    <w:bottom w:val="none" w:sz="0" w:space="0" w:color="auto"/>
                    <w:right w:val="none" w:sz="0" w:space="0" w:color="auto"/>
                  </w:divBdr>
                </w:div>
                <w:div w:id="708183706">
                  <w:marLeft w:val="0"/>
                  <w:marRight w:val="0"/>
                  <w:marTop w:val="0"/>
                  <w:marBottom w:val="0"/>
                  <w:divBdr>
                    <w:top w:val="none" w:sz="0" w:space="0" w:color="auto"/>
                    <w:left w:val="none" w:sz="0" w:space="0" w:color="auto"/>
                    <w:bottom w:val="none" w:sz="0" w:space="0" w:color="auto"/>
                    <w:right w:val="none" w:sz="0" w:space="0" w:color="auto"/>
                  </w:divBdr>
                </w:div>
                <w:div w:id="1556819790">
                  <w:marLeft w:val="0"/>
                  <w:marRight w:val="0"/>
                  <w:marTop w:val="0"/>
                  <w:marBottom w:val="0"/>
                  <w:divBdr>
                    <w:top w:val="none" w:sz="0" w:space="0" w:color="auto"/>
                    <w:left w:val="none" w:sz="0" w:space="0" w:color="auto"/>
                    <w:bottom w:val="none" w:sz="0" w:space="0" w:color="auto"/>
                    <w:right w:val="none" w:sz="0" w:space="0" w:color="auto"/>
                  </w:divBdr>
                </w:div>
                <w:div w:id="1755545499">
                  <w:marLeft w:val="0"/>
                  <w:marRight w:val="0"/>
                  <w:marTop w:val="0"/>
                  <w:marBottom w:val="0"/>
                  <w:divBdr>
                    <w:top w:val="none" w:sz="0" w:space="0" w:color="auto"/>
                    <w:left w:val="none" w:sz="0" w:space="0" w:color="auto"/>
                    <w:bottom w:val="none" w:sz="0" w:space="0" w:color="auto"/>
                    <w:right w:val="none" w:sz="0" w:space="0" w:color="auto"/>
                  </w:divBdr>
                </w:div>
                <w:div w:id="416438126">
                  <w:marLeft w:val="0"/>
                  <w:marRight w:val="0"/>
                  <w:marTop w:val="0"/>
                  <w:marBottom w:val="0"/>
                  <w:divBdr>
                    <w:top w:val="none" w:sz="0" w:space="0" w:color="auto"/>
                    <w:left w:val="none" w:sz="0" w:space="0" w:color="auto"/>
                    <w:bottom w:val="none" w:sz="0" w:space="0" w:color="auto"/>
                    <w:right w:val="none" w:sz="0" w:space="0" w:color="auto"/>
                  </w:divBdr>
                </w:div>
                <w:div w:id="950631051">
                  <w:marLeft w:val="0"/>
                  <w:marRight w:val="0"/>
                  <w:marTop w:val="0"/>
                  <w:marBottom w:val="0"/>
                  <w:divBdr>
                    <w:top w:val="none" w:sz="0" w:space="0" w:color="auto"/>
                    <w:left w:val="none" w:sz="0" w:space="0" w:color="auto"/>
                    <w:bottom w:val="none" w:sz="0" w:space="0" w:color="auto"/>
                    <w:right w:val="none" w:sz="0" w:space="0" w:color="auto"/>
                  </w:divBdr>
                </w:div>
                <w:div w:id="1260486435">
                  <w:marLeft w:val="0"/>
                  <w:marRight w:val="0"/>
                  <w:marTop w:val="0"/>
                  <w:marBottom w:val="0"/>
                  <w:divBdr>
                    <w:top w:val="none" w:sz="0" w:space="0" w:color="auto"/>
                    <w:left w:val="none" w:sz="0" w:space="0" w:color="auto"/>
                    <w:bottom w:val="none" w:sz="0" w:space="0" w:color="auto"/>
                    <w:right w:val="none" w:sz="0" w:space="0" w:color="auto"/>
                  </w:divBdr>
                </w:div>
                <w:div w:id="474956327">
                  <w:marLeft w:val="0"/>
                  <w:marRight w:val="0"/>
                  <w:marTop w:val="0"/>
                  <w:marBottom w:val="0"/>
                  <w:divBdr>
                    <w:top w:val="none" w:sz="0" w:space="0" w:color="auto"/>
                    <w:left w:val="none" w:sz="0" w:space="0" w:color="auto"/>
                    <w:bottom w:val="none" w:sz="0" w:space="0" w:color="auto"/>
                    <w:right w:val="none" w:sz="0" w:space="0" w:color="auto"/>
                  </w:divBdr>
                </w:div>
                <w:div w:id="1631864355">
                  <w:marLeft w:val="0"/>
                  <w:marRight w:val="0"/>
                  <w:marTop w:val="0"/>
                  <w:marBottom w:val="0"/>
                  <w:divBdr>
                    <w:top w:val="none" w:sz="0" w:space="0" w:color="auto"/>
                    <w:left w:val="none" w:sz="0" w:space="0" w:color="auto"/>
                    <w:bottom w:val="none" w:sz="0" w:space="0" w:color="auto"/>
                    <w:right w:val="none" w:sz="0" w:space="0" w:color="auto"/>
                  </w:divBdr>
                </w:div>
                <w:div w:id="1218084528">
                  <w:marLeft w:val="0"/>
                  <w:marRight w:val="0"/>
                  <w:marTop w:val="0"/>
                  <w:marBottom w:val="0"/>
                  <w:divBdr>
                    <w:top w:val="none" w:sz="0" w:space="0" w:color="auto"/>
                    <w:left w:val="none" w:sz="0" w:space="0" w:color="auto"/>
                    <w:bottom w:val="none" w:sz="0" w:space="0" w:color="auto"/>
                    <w:right w:val="none" w:sz="0" w:space="0" w:color="auto"/>
                  </w:divBdr>
                </w:div>
                <w:div w:id="1630277565">
                  <w:marLeft w:val="0"/>
                  <w:marRight w:val="0"/>
                  <w:marTop w:val="0"/>
                  <w:marBottom w:val="0"/>
                  <w:divBdr>
                    <w:top w:val="none" w:sz="0" w:space="0" w:color="auto"/>
                    <w:left w:val="none" w:sz="0" w:space="0" w:color="auto"/>
                    <w:bottom w:val="none" w:sz="0" w:space="0" w:color="auto"/>
                    <w:right w:val="none" w:sz="0" w:space="0" w:color="auto"/>
                  </w:divBdr>
                </w:div>
                <w:div w:id="1517452789">
                  <w:marLeft w:val="0"/>
                  <w:marRight w:val="0"/>
                  <w:marTop w:val="0"/>
                  <w:marBottom w:val="0"/>
                  <w:divBdr>
                    <w:top w:val="none" w:sz="0" w:space="0" w:color="auto"/>
                    <w:left w:val="none" w:sz="0" w:space="0" w:color="auto"/>
                    <w:bottom w:val="none" w:sz="0" w:space="0" w:color="auto"/>
                    <w:right w:val="none" w:sz="0" w:space="0" w:color="auto"/>
                  </w:divBdr>
                </w:div>
                <w:div w:id="1310862803">
                  <w:marLeft w:val="0"/>
                  <w:marRight w:val="0"/>
                  <w:marTop w:val="0"/>
                  <w:marBottom w:val="0"/>
                  <w:divBdr>
                    <w:top w:val="none" w:sz="0" w:space="0" w:color="auto"/>
                    <w:left w:val="none" w:sz="0" w:space="0" w:color="auto"/>
                    <w:bottom w:val="none" w:sz="0" w:space="0" w:color="auto"/>
                    <w:right w:val="none" w:sz="0" w:space="0" w:color="auto"/>
                  </w:divBdr>
                </w:div>
                <w:div w:id="48696231">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898466457">
                  <w:marLeft w:val="0"/>
                  <w:marRight w:val="0"/>
                  <w:marTop w:val="0"/>
                  <w:marBottom w:val="0"/>
                  <w:divBdr>
                    <w:top w:val="none" w:sz="0" w:space="0" w:color="auto"/>
                    <w:left w:val="none" w:sz="0" w:space="0" w:color="auto"/>
                    <w:bottom w:val="none" w:sz="0" w:space="0" w:color="auto"/>
                    <w:right w:val="none" w:sz="0" w:space="0" w:color="auto"/>
                  </w:divBdr>
                </w:div>
                <w:div w:id="692153309">
                  <w:marLeft w:val="0"/>
                  <w:marRight w:val="0"/>
                  <w:marTop w:val="0"/>
                  <w:marBottom w:val="0"/>
                  <w:divBdr>
                    <w:top w:val="none" w:sz="0" w:space="0" w:color="auto"/>
                    <w:left w:val="none" w:sz="0" w:space="0" w:color="auto"/>
                    <w:bottom w:val="none" w:sz="0" w:space="0" w:color="auto"/>
                    <w:right w:val="none" w:sz="0" w:space="0" w:color="auto"/>
                  </w:divBdr>
                </w:div>
                <w:div w:id="364478255">
                  <w:marLeft w:val="0"/>
                  <w:marRight w:val="0"/>
                  <w:marTop w:val="0"/>
                  <w:marBottom w:val="0"/>
                  <w:divBdr>
                    <w:top w:val="none" w:sz="0" w:space="0" w:color="auto"/>
                    <w:left w:val="none" w:sz="0" w:space="0" w:color="auto"/>
                    <w:bottom w:val="none" w:sz="0" w:space="0" w:color="auto"/>
                    <w:right w:val="none" w:sz="0" w:space="0" w:color="auto"/>
                  </w:divBdr>
                </w:div>
                <w:div w:id="1778594269">
                  <w:marLeft w:val="0"/>
                  <w:marRight w:val="0"/>
                  <w:marTop w:val="0"/>
                  <w:marBottom w:val="0"/>
                  <w:divBdr>
                    <w:top w:val="none" w:sz="0" w:space="0" w:color="auto"/>
                    <w:left w:val="none" w:sz="0" w:space="0" w:color="auto"/>
                    <w:bottom w:val="none" w:sz="0" w:space="0" w:color="auto"/>
                    <w:right w:val="none" w:sz="0" w:space="0" w:color="auto"/>
                  </w:divBdr>
                </w:div>
                <w:div w:id="149181308">
                  <w:marLeft w:val="0"/>
                  <w:marRight w:val="0"/>
                  <w:marTop w:val="0"/>
                  <w:marBottom w:val="0"/>
                  <w:divBdr>
                    <w:top w:val="none" w:sz="0" w:space="0" w:color="auto"/>
                    <w:left w:val="none" w:sz="0" w:space="0" w:color="auto"/>
                    <w:bottom w:val="none" w:sz="0" w:space="0" w:color="auto"/>
                    <w:right w:val="none" w:sz="0" w:space="0" w:color="auto"/>
                  </w:divBdr>
                </w:div>
                <w:div w:id="1297174594">
                  <w:marLeft w:val="0"/>
                  <w:marRight w:val="0"/>
                  <w:marTop w:val="0"/>
                  <w:marBottom w:val="0"/>
                  <w:divBdr>
                    <w:top w:val="none" w:sz="0" w:space="0" w:color="auto"/>
                    <w:left w:val="none" w:sz="0" w:space="0" w:color="auto"/>
                    <w:bottom w:val="none" w:sz="0" w:space="0" w:color="auto"/>
                    <w:right w:val="none" w:sz="0" w:space="0" w:color="auto"/>
                  </w:divBdr>
                </w:div>
                <w:div w:id="101001140">
                  <w:marLeft w:val="0"/>
                  <w:marRight w:val="0"/>
                  <w:marTop w:val="0"/>
                  <w:marBottom w:val="0"/>
                  <w:divBdr>
                    <w:top w:val="none" w:sz="0" w:space="0" w:color="auto"/>
                    <w:left w:val="none" w:sz="0" w:space="0" w:color="auto"/>
                    <w:bottom w:val="none" w:sz="0" w:space="0" w:color="auto"/>
                    <w:right w:val="none" w:sz="0" w:space="0" w:color="auto"/>
                  </w:divBdr>
                </w:div>
                <w:div w:id="739865084">
                  <w:marLeft w:val="0"/>
                  <w:marRight w:val="0"/>
                  <w:marTop w:val="0"/>
                  <w:marBottom w:val="0"/>
                  <w:divBdr>
                    <w:top w:val="none" w:sz="0" w:space="0" w:color="auto"/>
                    <w:left w:val="none" w:sz="0" w:space="0" w:color="auto"/>
                    <w:bottom w:val="none" w:sz="0" w:space="0" w:color="auto"/>
                    <w:right w:val="none" w:sz="0" w:space="0" w:color="auto"/>
                  </w:divBdr>
                </w:div>
                <w:div w:id="2039119117">
                  <w:marLeft w:val="0"/>
                  <w:marRight w:val="0"/>
                  <w:marTop w:val="0"/>
                  <w:marBottom w:val="0"/>
                  <w:divBdr>
                    <w:top w:val="none" w:sz="0" w:space="0" w:color="auto"/>
                    <w:left w:val="none" w:sz="0" w:space="0" w:color="auto"/>
                    <w:bottom w:val="none" w:sz="0" w:space="0" w:color="auto"/>
                    <w:right w:val="none" w:sz="0" w:space="0" w:color="auto"/>
                  </w:divBdr>
                </w:div>
                <w:div w:id="59328519">
                  <w:marLeft w:val="0"/>
                  <w:marRight w:val="0"/>
                  <w:marTop w:val="0"/>
                  <w:marBottom w:val="0"/>
                  <w:divBdr>
                    <w:top w:val="none" w:sz="0" w:space="0" w:color="auto"/>
                    <w:left w:val="none" w:sz="0" w:space="0" w:color="auto"/>
                    <w:bottom w:val="none" w:sz="0" w:space="0" w:color="auto"/>
                    <w:right w:val="none" w:sz="0" w:space="0" w:color="auto"/>
                  </w:divBdr>
                </w:div>
                <w:div w:id="1430083186">
                  <w:marLeft w:val="0"/>
                  <w:marRight w:val="0"/>
                  <w:marTop w:val="0"/>
                  <w:marBottom w:val="0"/>
                  <w:divBdr>
                    <w:top w:val="none" w:sz="0" w:space="0" w:color="auto"/>
                    <w:left w:val="none" w:sz="0" w:space="0" w:color="auto"/>
                    <w:bottom w:val="none" w:sz="0" w:space="0" w:color="auto"/>
                    <w:right w:val="none" w:sz="0" w:space="0" w:color="auto"/>
                  </w:divBdr>
                </w:div>
                <w:div w:id="2004164933">
                  <w:marLeft w:val="0"/>
                  <w:marRight w:val="0"/>
                  <w:marTop w:val="0"/>
                  <w:marBottom w:val="0"/>
                  <w:divBdr>
                    <w:top w:val="none" w:sz="0" w:space="0" w:color="auto"/>
                    <w:left w:val="none" w:sz="0" w:space="0" w:color="auto"/>
                    <w:bottom w:val="none" w:sz="0" w:space="0" w:color="auto"/>
                    <w:right w:val="none" w:sz="0" w:space="0" w:color="auto"/>
                  </w:divBdr>
                </w:div>
                <w:div w:id="2021858855">
                  <w:marLeft w:val="0"/>
                  <w:marRight w:val="0"/>
                  <w:marTop w:val="0"/>
                  <w:marBottom w:val="0"/>
                  <w:divBdr>
                    <w:top w:val="none" w:sz="0" w:space="0" w:color="auto"/>
                    <w:left w:val="none" w:sz="0" w:space="0" w:color="auto"/>
                    <w:bottom w:val="none" w:sz="0" w:space="0" w:color="auto"/>
                    <w:right w:val="none" w:sz="0" w:space="0" w:color="auto"/>
                  </w:divBdr>
                </w:div>
                <w:div w:id="1359552185">
                  <w:marLeft w:val="0"/>
                  <w:marRight w:val="0"/>
                  <w:marTop w:val="0"/>
                  <w:marBottom w:val="0"/>
                  <w:divBdr>
                    <w:top w:val="none" w:sz="0" w:space="0" w:color="auto"/>
                    <w:left w:val="none" w:sz="0" w:space="0" w:color="auto"/>
                    <w:bottom w:val="none" w:sz="0" w:space="0" w:color="auto"/>
                    <w:right w:val="none" w:sz="0" w:space="0" w:color="auto"/>
                  </w:divBdr>
                </w:div>
                <w:div w:id="855459759">
                  <w:marLeft w:val="0"/>
                  <w:marRight w:val="0"/>
                  <w:marTop w:val="0"/>
                  <w:marBottom w:val="0"/>
                  <w:divBdr>
                    <w:top w:val="none" w:sz="0" w:space="0" w:color="auto"/>
                    <w:left w:val="none" w:sz="0" w:space="0" w:color="auto"/>
                    <w:bottom w:val="none" w:sz="0" w:space="0" w:color="auto"/>
                    <w:right w:val="none" w:sz="0" w:space="0" w:color="auto"/>
                  </w:divBdr>
                </w:div>
                <w:div w:id="741560962">
                  <w:marLeft w:val="0"/>
                  <w:marRight w:val="0"/>
                  <w:marTop w:val="0"/>
                  <w:marBottom w:val="0"/>
                  <w:divBdr>
                    <w:top w:val="none" w:sz="0" w:space="0" w:color="auto"/>
                    <w:left w:val="none" w:sz="0" w:space="0" w:color="auto"/>
                    <w:bottom w:val="none" w:sz="0" w:space="0" w:color="auto"/>
                    <w:right w:val="none" w:sz="0" w:space="0" w:color="auto"/>
                  </w:divBdr>
                </w:div>
                <w:div w:id="1681078462">
                  <w:marLeft w:val="0"/>
                  <w:marRight w:val="0"/>
                  <w:marTop w:val="0"/>
                  <w:marBottom w:val="0"/>
                  <w:divBdr>
                    <w:top w:val="none" w:sz="0" w:space="0" w:color="auto"/>
                    <w:left w:val="none" w:sz="0" w:space="0" w:color="auto"/>
                    <w:bottom w:val="none" w:sz="0" w:space="0" w:color="auto"/>
                    <w:right w:val="none" w:sz="0" w:space="0" w:color="auto"/>
                  </w:divBdr>
                </w:div>
                <w:div w:id="2000696540">
                  <w:marLeft w:val="0"/>
                  <w:marRight w:val="0"/>
                  <w:marTop w:val="0"/>
                  <w:marBottom w:val="0"/>
                  <w:divBdr>
                    <w:top w:val="none" w:sz="0" w:space="0" w:color="auto"/>
                    <w:left w:val="none" w:sz="0" w:space="0" w:color="auto"/>
                    <w:bottom w:val="none" w:sz="0" w:space="0" w:color="auto"/>
                    <w:right w:val="none" w:sz="0" w:space="0" w:color="auto"/>
                  </w:divBdr>
                </w:div>
                <w:div w:id="55008415">
                  <w:marLeft w:val="0"/>
                  <w:marRight w:val="0"/>
                  <w:marTop w:val="0"/>
                  <w:marBottom w:val="0"/>
                  <w:divBdr>
                    <w:top w:val="none" w:sz="0" w:space="0" w:color="auto"/>
                    <w:left w:val="none" w:sz="0" w:space="0" w:color="auto"/>
                    <w:bottom w:val="none" w:sz="0" w:space="0" w:color="auto"/>
                    <w:right w:val="none" w:sz="0" w:space="0" w:color="auto"/>
                  </w:divBdr>
                </w:div>
                <w:div w:id="1473791287">
                  <w:marLeft w:val="0"/>
                  <w:marRight w:val="0"/>
                  <w:marTop w:val="0"/>
                  <w:marBottom w:val="0"/>
                  <w:divBdr>
                    <w:top w:val="none" w:sz="0" w:space="0" w:color="auto"/>
                    <w:left w:val="none" w:sz="0" w:space="0" w:color="auto"/>
                    <w:bottom w:val="none" w:sz="0" w:space="0" w:color="auto"/>
                    <w:right w:val="none" w:sz="0" w:space="0" w:color="auto"/>
                  </w:divBdr>
                </w:div>
                <w:div w:id="2112361358">
                  <w:marLeft w:val="0"/>
                  <w:marRight w:val="0"/>
                  <w:marTop w:val="0"/>
                  <w:marBottom w:val="0"/>
                  <w:divBdr>
                    <w:top w:val="none" w:sz="0" w:space="0" w:color="auto"/>
                    <w:left w:val="none" w:sz="0" w:space="0" w:color="auto"/>
                    <w:bottom w:val="none" w:sz="0" w:space="0" w:color="auto"/>
                    <w:right w:val="none" w:sz="0" w:space="0" w:color="auto"/>
                  </w:divBdr>
                </w:div>
                <w:div w:id="906769782">
                  <w:marLeft w:val="0"/>
                  <w:marRight w:val="0"/>
                  <w:marTop w:val="0"/>
                  <w:marBottom w:val="0"/>
                  <w:divBdr>
                    <w:top w:val="none" w:sz="0" w:space="0" w:color="auto"/>
                    <w:left w:val="none" w:sz="0" w:space="0" w:color="auto"/>
                    <w:bottom w:val="none" w:sz="0" w:space="0" w:color="auto"/>
                    <w:right w:val="none" w:sz="0" w:space="0" w:color="auto"/>
                  </w:divBdr>
                </w:div>
                <w:div w:id="226647740">
                  <w:marLeft w:val="0"/>
                  <w:marRight w:val="0"/>
                  <w:marTop w:val="0"/>
                  <w:marBottom w:val="0"/>
                  <w:divBdr>
                    <w:top w:val="none" w:sz="0" w:space="0" w:color="auto"/>
                    <w:left w:val="none" w:sz="0" w:space="0" w:color="auto"/>
                    <w:bottom w:val="none" w:sz="0" w:space="0" w:color="auto"/>
                    <w:right w:val="none" w:sz="0" w:space="0" w:color="auto"/>
                  </w:divBdr>
                </w:div>
                <w:div w:id="1887571087">
                  <w:marLeft w:val="0"/>
                  <w:marRight w:val="0"/>
                  <w:marTop w:val="0"/>
                  <w:marBottom w:val="0"/>
                  <w:divBdr>
                    <w:top w:val="none" w:sz="0" w:space="0" w:color="auto"/>
                    <w:left w:val="none" w:sz="0" w:space="0" w:color="auto"/>
                    <w:bottom w:val="none" w:sz="0" w:space="0" w:color="auto"/>
                    <w:right w:val="none" w:sz="0" w:space="0" w:color="auto"/>
                  </w:divBdr>
                </w:div>
                <w:div w:id="1289437403">
                  <w:marLeft w:val="0"/>
                  <w:marRight w:val="0"/>
                  <w:marTop w:val="0"/>
                  <w:marBottom w:val="0"/>
                  <w:divBdr>
                    <w:top w:val="none" w:sz="0" w:space="0" w:color="auto"/>
                    <w:left w:val="none" w:sz="0" w:space="0" w:color="auto"/>
                    <w:bottom w:val="none" w:sz="0" w:space="0" w:color="auto"/>
                    <w:right w:val="none" w:sz="0" w:space="0" w:color="auto"/>
                  </w:divBdr>
                </w:div>
                <w:div w:id="1044017738">
                  <w:marLeft w:val="0"/>
                  <w:marRight w:val="0"/>
                  <w:marTop w:val="0"/>
                  <w:marBottom w:val="0"/>
                  <w:divBdr>
                    <w:top w:val="none" w:sz="0" w:space="0" w:color="auto"/>
                    <w:left w:val="none" w:sz="0" w:space="0" w:color="auto"/>
                    <w:bottom w:val="none" w:sz="0" w:space="0" w:color="auto"/>
                    <w:right w:val="none" w:sz="0" w:space="0" w:color="auto"/>
                  </w:divBdr>
                </w:div>
                <w:div w:id="904073323">
                  <w:marLeft w:val="0"/>
                  <w:marRight w:val="0"/>
                  <w:marTop w:val="0"/>
                  <w:marBottom w:val="0"/>
                  <w:divBdr>
                    <w:top w:val="none" w:sz="0" w:space="0" w:color="auto"/>
                    <w:left w:val="none" w:sz="0" w:space="0" w:color="auto"/>
                    <w:bottom w:val="none" w:sz="0" w:space="0" w:color="auto"/>
                    <w:right w:val="none" w:sz="0" w:space="0" w:color="auto"/>
                  </w:divBdr>
                </w:div>
                <w:div w:id="1587693755">
                  <w:marLeft w:val="0"/>
                  <w:marRight w:val="0"/>
                  <w:marTop w:val="0"/>
                  <w:marBottom w:val="0"/>
                  <w:divBdr>
                    <w:top w:val="none" w:sz="0" w:space="0" w:color="auto"/>
                    <w:left w:val="none" w:sz="0" w:space="0" w:color="auto"/>
                    <w:bottom w:val="none" w:sz="0" w:space="0" w:color="auto"/>
                    <w:right w:val="none" w:sz="0" w:space="0" w:color="auto"/>
                  </w:divBdr>
                </w:div>
                <w:div w:id="1221669332">
                  <w:marLeft w:val="0"/>
                  <w:marRight w:val="0"/>
                  <w:marTop w:val="0"/>
                  <w:marBottom w:val="0"/>
                  <w:divBdr>
                    <w:top w:val="none" w:sz="0" w:space="0" w:color="auto"/>
                    <w:left w:val="none" w:sz="0" w:space="0" w:color="auto"/>
                    <w:bottom w:val="none" w:sz="0" w:space="0" w:color="auto"/>
                    <w:right w:val="none" w:sz="0" w:space="0" w:color="auto"/>
                  </w:divBdr>
                </w:div>
                <w:div w:id="696588147">
                  <w:marLeft w:val="0"/>
                  <w:marRight w:val="0"/>
                  <w:marTop w:val="0"/>
                  <w:marBottom w:val="0"/>
                  <w:divBdr>
                    <w:top w:val="none" w:sz="0" w:space="0" w:color="auto"/>
                    <w:left w:val="none" w:sz="0" w:space="0" w:color="auto"/>
                    <w:bottom w:val="none" w:sz="0" w:space="0" w:color="auto"/>
                    <w:right w:val="none" w:sz="0" w:space="0" w:color="auto"/>
                  </w:divBdr>
                </w:div>
                <w:div w:id="895943047">
                  <w:marLeft w:val="0"/>
                  <w:marRight w:val="0"/>
                  <w:marTop w:val="0"/>
                  <w:marBottom w:val="0"/>
                  <w:divBdr>
                    <w:top w:val="none" w:sz="0" w:space="0" w:color="auto"/>
                    <w:left w:val="none" w:sz="0" w:space="0" w:color="auto"/>
                    <w:bottom w:val="none" w:sz="0" w:space="0" w:color="auto"/>
                    <w:right w:val="none" w:sz="0" w:space="0" w:color="auto"/>
                  </w:divBdr>
                </w:div>
                <w:div w:id="709187831">
                  <w:marLeft w:val="0"/>
                  <w:marRight w:val="0"/>
                  <w:marTop w:val="0"/>
                  <w:marBottom w:val="0"/>
                  <w:divBdr>
                    <w:top w:val="none" w:sz="0" w:space="0" w:color="auto"/>
                    <w:left w:val="none" w:sz="0" w:space="0" w:color="auto"/>
                    <w:bottom w:val="none" w:sz="0" w:space="0" w:color="auto"/>
                    <w:right w:val="none" w:sz="0" w:space="0" w:color="auto"/>
                  </w:divBdr>
                </w:div>
                <w:div w:id="770515079">
                  <w:marLeft w:val="0"/>
                  <w:marRight w:val="0"/>
                  <w:marTop w:val="0"/>
                  <w:marBottom w:val="0"/>
                  <w:divBdr>
                    <w:top w:val="none" w:sz="0" w:space="0" w:color="auto"/>
                    <w:left w:val="none" w:sz="0" w:space="0" w:color="auto"/>
                    <w:bottom w:val="none" w:sz="0" w:space="0" w:color="auto"/>
                    <w:right w:val="none" w:sz="0" w:space="0" w:color="auto"/>
                  </w:divBdr>
                </w:div>
                <w:div w:id="1956325134">
                  <w:marLeft w:val="0"/>
                  <w:marRight w:val="0"/>
                  <w:marTop w:val="0"/>
                  <w:marBottom w:val="0"/>
                  <w:divBdr>
                    <w:top w:val="none" w:sz="0" w:space="0" w:color="auto"/>
                    <w:left w:val="none" w:sz="0" w:space="0" w:color="auto"/>
                    <w:bottom w:val="none" w:sz="0" w:space="0" w:color="auto"/>
                    <w:right w:val="none" w:sz="0" w:space="0" w:color="auto"/>
                  </w:divBdr>
                </w:div>
                <w:div w:id="1217200992">
                  <w:marLeft w:val="0"/>
                  <w:marRight w:val="0"/>
                  <w:marTop w:val="0"/>
                  <w:marBottom w:val="0"/>
                  <w:divBdr>
                    <w:top w:val="none" w:sz="0" w:space="0" w:color="auto"/>
                    <w:left w:val="none" w:sz="0" w:space="0" w:color="auto"/>
                    <w:bottom w:val="none" w:sz="0" w:space="0" w:color="auto"/>
                    <w:right w:val="none" w:sz="0" w:space="0" w:color="auto"/>
                  </w:divBdr>
                </w:div>
                <w:div w:id="298582188">
                  <w:marLeft w:val="0"/>
                  <w:marRight w:val="0"/>
                  <w:marTop w:val="0"/>
                  <w:marBottom w:val="0"/>
                  <w:divBdr>
                    <w:top w:val="none" w:sz="0" w:space="0" w:color="auto"/>
                    <w:left w:val="none" w:sz="0" w:space="0" w:color="auto"/>
                    <w:bottom w:val="none" w:sz="0" w:space="0" w:color="auto"/>
                    <w:right w:val="none" w:sz="0" w:space="0" w:color="auto"/>
                  </w:divBdr>
                </w:div>
                <w:div w:id="1090928467">
                  <w:marLeft w:val="0"/>
                  <w:marRight w:val="0"/>
                  <w:marTop w:val="0"/>
                  <w:marBottom w:val="0"/>
                  <w:divBdr>
                    <w:top w:val="none" w:sz="0" w:space="0" w:color="auto"/>
                    <w:left w:val="none" w:sz="0" w:space="0" w:color="auto"/>
                    <w:bottom w:val="none" w:sz="0" w:space="0" w:color="auto"/>
                    <w:right w:val="none" w:sz="0" w:space="0" w:color="auto"/>
                  </w:divBdr>
                </w:div>
                <w:div w:id="1902280266">
                  <w:marLeft w:val="0"/>
                  <w:marRight w:val="0"/>
                  <w:marTop w:val="0"/>
                  <w:marBottom w:val="0"/>
                  <w:divBdr>
                    <w:top w:val="none" w:sz="0" w:space="0" w:color="auto"/>
                    <w:left w:val="none" w:sz="0" w:space="0" w:color="auto"/>
                    <w:bottom w:val="none" w:sz="0" w:space="0" w:color="auto"/>
                    <w:right w:val="none" w:sz="0" w:space="0" w:color="auto"/>
                  </w:divBdr>
                </w:div>
                <w:div w:id="2037458055">
                  <w:marLeft w:val="0"/>
                  <w:marRight w:val="0"/>
                  <w:marTop w:val="0"/>
                  <w:marBottom w:val="0"/>
                  <w:divBdr>
                    <w:top w:val="none" w:sz="0" w:space="0" w:color="auto"/>
                    <w:left w:val="none" w:sz="0" w:space="0" w:color="auto"/>
                    <w:bottom w:val="none" w:sz="0" w:space="0" w:color="auto"/>
                    <w:right w:val="none" w:sz="0" w:space="0" w:color="auto"/>
                  </w:divBdr>
                </w:div>
                <w:div w:id="1422871781">
                  <w:marLeft w:val="0"/>
                  <w:marRight w:val="0"/>
                  <w:marTop w:val="0"/>
                  <w:marBottom w:val="0"/>
                  <w:divBdr>
                    <w:top w:val="none" w:sz="0" w:space="0" w:color="auto"/>
                    <w:left w:val="none" w:sz="0" w:space="0" w:color="auto"/>
                    <w:bottom w:val="none" w:sz="0" w:space="0" w:color="auto"/>
                    <w:right w:val="none" w:sz="0" w:space="0" w:color="auto"/>
                  </w:divBdr>
                </w:div>
                <w:div w:id="448865840">
                  <w:marLeft w:val="0"/>
                  <w:marRight w:val="0"/>
                  <w:marTop w:val="0"/>
                  <w:marBottom w:val="0"/>
                  <w:divBdr>
                    <w:top w:val="none" w:sz="0" w:space="0" w:color="auto"/>
                    <w:left w:val="none" w:sz="0" w:space="0" w:color="auto"/>
                    <w:bottom w:val="none" w:sz="0" w:space="0" w:color="auto"/>
                    <w:right w:val="none" w:sz="0" w:space="0" w:color="auto"/>
                  </w:divBdr>
                </w:div>
                <w:div w:id="184057523">
                  <w:marLeft w:val="0"/>
                  <w:marRight w:val="0"/>
                  <w:marTop w:val="0"/>
                  <w:marBottom w:val="0"/>
                  <w:divBdr>
                    <w:top w:val="none" w:sz="0" w:space="0" w:color="auto"/>
                    <w:left w:val="none" w:sz="0" w:space="0" w:color="auto"/>
                    <w:bottom w:val="none" w:sz="0" w:space="0" w:color="auto"/>
                    <w:right w:val="none" w:sz="0" w:space="0" w:color="auto"/>
                  </w:divBdr>
                </w:div>
                <w:div w:id="991107449">
                  <w:marLeft w:val="0"/>
                  <w:marRight w:val="0"/>
                  <w:marTop w:val="0"/>
                  <w:marBottom w:val="0"/>
                  <w:divBdr>
                    <w:top w:val="none" w:sz="0" w:space="0" w:color="auto"/>
                    <w:left w:val="none" w:sz="0" w:space="0" w:color="auto"/>
                    <w:bottom w:val="none" w:sz="0" w:space="0" w:color="auto"/>
                    <w:right w:val="none" w:sz="0" w:space="0" w:color="auto"/>
                  </w:divBdr>
                </w:div>
                <w:div w:id="1313145888">
                  <w:marLeft w:val="0"/>
                  <w:marRight w:val="0"/>
                  <w:marTop w:val="0"/>
                  <w:marBottom w:val="0"/>
                  <w:divBdr>
                    <w:top w:val="none" w:sz="0" w:space="0" w:color="auto"/>
                    <w:left w:val="none" w:sz="0" w:space="0" w:color="auto"/>
                    <w:bottom w:val="none" w:sz="0" w:space="0" w:color="auto"/>
                    <w:right w:val="none" w:sz="0" w:space="0" w:color="auto"/>
                  </w:divBdr>
                </w:div>
                <w:div w:id="1402562282">
                  <w:marLeft w:val="0"/>
                  <w:marRight w:val="0"/>
                  <w:marTop w:val="0"/>
                  <w:marBottom w:val="0"/>
                  <w:divBdr>
                    <w:top w:val="none" w:sz="0" w:space="0" w:color="auto"/>
                    <w:left w:val="none" w:sz="0" w:space="0" w:color="auto"/>
                    <w:bottom w:val="none" w:sz="0" w:space="0" w:color="auto"/>
                    <w:right w:val="none" w:sz="0" w:space="0" w:color="auto"/>
                  </w:divBdr>
                </w:div>
                <w:div w:id="1298493091">
                  <w:marLeft w:val="0"/>
                  <w:marRight w:val="0"/>
                  <w:marTop w:val="0"/>
                  <w:marBottom w:val="0"/>
                  <w:divBdr>
                    <w:top w:val="none" w:sz="0" w:space="0" w:color="auto"/>
                    <w:left w:val="none" w:sz="0" w:space="0" w:color="auto"/>
                    <w:bottom w:val="none" w:sz="0" w:space="0" w:color="auto"/>
                    <w:right w:val="none" w:sz="0" w:space="0" w:color="auto"/>
                  </w:divBdr>
                </w:div>
                <w:div w:id="737705">
                  <w:marLeft w:val="0"/>
                  <w:marRight w:val="0"/>
                  <w:marTop w:val="0"/>
                  <w:marBottom w:val="0"/>
                  <w:divBdr>
                    <w:top w:val="none" w:sz="0" w:space="0" w:color="auto"/>
                    <w:left w:val="none" w:sz="0" w:space="0" w:color="auto"/>
                    <w:bottom w:val="none" w:sz="0" w:space="0" w:color="auto"/>
                    <w:right w:val="none" w:sz="0" w:space="0" w:color="auto"/>
                  </w:divBdr>
                </w:div>
                <w:div w:id="2102874471">
                  <w:marLeft w:val="0"/>
                  <w:marRight w:val="0"/>
                  <w:marTop w:val="0"/>
                  <w:marBottom w:val="0"/>
                  <w:divBdr>
                    <w:top w:val="none" w:sz="0" w:space="0" w:color="auto"/>
                    <w:left w:val="none" w:sz="0" w:space="0" w:color="auto"/>
                    <w:bottom w:val="none" w:sz="0" w:space="0" w:color="auto"/>
                    <w:right w:val="none" w:sz="0" w:space="0" w:color="auto"/>
                  </w:divBdr>
                </w:div>
                <w:div w:id="57827307">
                  <w:marLeft w:val="0"/>
                  <w:marRight w:val="0"/>
                  <w:marTop w:val="0"/>
                  <w:marBottom w:val="0"/>
                  <w:divBdr>
                    <w:top w:val="none" w:sz="0" w:space="0" w:color="auto"/>
                    <w:left w:val="none" w:sz="0" w:space="0" w:color="auto"/>
                    <w:bottom w:val="none" w:sz="0" w:space="0" w:color="auto"/>
                    <w:right w:val="none" w:sz="0" w:space="0" w:color="auto"/>
                  </w:divBdr>
                </w:div>
                <w:div w:id="1826316374">
                  <w:marLeft w:val="0"/>
                  <w:marRight w:val="0"/>
                  <w:marTop w:val="0"/>
                  <w:marBottom w:val="0"/>
                  <w:divBdr>
                    <w:top w:val="none" w:sz="0" w:space="0" w:color="auto"/>
                    <w:left w:val="none" w:sz="0" w:space="0" w:color="auto"/>
                    <w:bottom w:val="none" w:sz="0" w:space="0" w:color="auto"/>
                    <w:right w:val="none" w:sz="0" w:space="0" w:color="auto"/>
                  </w:divBdr>
                </w:div>
                <w:div w:id="1974292804">
                  <w:marLeft w:val="0"/>
                  <w:marRight w:val="0"/>
                  <w:marTop w:val="0"/>
                  <w:marBottom w:val="0"/>
                  <w:divBdr>
                    <w:top w:val="none" w:sz="0" w:space="0" w:color="auto"/>
                    <w:left w:val="none" w:sz="0" w:space="0" w:color="auto"/>
                    <w:bottom w:val="none" w:sz="0" w:space="0" w:color="auto"/>
                    <w:right w:val="none" w:sz="0" w:space="0" w:color="auto"/>
                  </w:divBdr>
                </w:div>
                <w:div w:id="983700754">
                  <w:marLeft w:val="0"/>
                  <w:marRight w:val="0"/>
                  <w:marTop w:val="0"/>
                  <w:marBottom w:val="0"/>
                  <w:divBdr>
                    <w:top w:val="none" w:sz="0" w:space="0" w:color="auto"/>
                    <w:left w:val="none" w:sz="0" w:space="0" w:color="auto"/>
                    <w:bottom w:val="none" w:sz="0" w:space="0" w:color="auto"/>
                    <w:right w:val="none" w:sz="0" w:space="0" w:color="auto"/>
                  </w:divBdr>
                </w:div>
                <w:div w:id="1801873343">
                  <w:marLeft w:val="0"/>
                  <w:marRight w:val="0"/>
                  <w:marTop w:val="0"/>
                  <w:marBottom w:val="0"/>
                  <w:divBdr>
                    <w:top w:val="none" w:sz="0" w:space="0" w:color="auto"/>
                    <w:left w:val="none" w:sz="0" w:space="0" w:color="auto"/>
                    <w:bottom w:val="none" w:sz="0" w:space="0" w:color="auto"/>
                    <w:right w:val="none" w:sz="0" w:space="0" w:color="auto"/>
                  </w:divBdr>
                </w:div>
                <w:div w:id="533227082">
                  <w:marLeft w:val="0"/>
                  <w:marRight w:val="0"/>
                  <w:marTop w:val="0"/>
                  <w:marBottom w:val="0"/>
                  <w:divBdr>
                    <w:top w:val="none" w:sz="0" w:space="0" w:color="auto"/>
                    <w:left w:val="none" w:sz="0" w:space="0" w:color="auto"/>
                    <w:bottom w:val="none" w:sz="0" w:space="0" w:color="auto"/>
                    <w:right w:val="none" w:sz="0" w:space="0" w:color="auto"/>
                  </w:divBdr>
                </w:div>
                <w:div w:id="1492797402">
                  <w:marLeft w:val="0"/>
                  <w:marRight w:val="0"/>
                  <w:marTop w:val="0"/>
                  <w:marBottom w:val="0"/>
                  <w:divBdr>
                    <w:top w:val="none" w:sz="0" w:space="0" w:color="auto"/>
                    <w:left w:val="none" w:sz="0" w:space="0" w:color="auto"/>
                    <w:bottom w:val="none" w:sz="0" w:space="0" w:color="auto"/>
                    <w:right w:val="none" w:sz="0" w:space="0" w:color="auto"/>
                  </w:divBdr>
                </w:div>
                <w:div w:id="108089180">
                  <w:marLeft w:val="0"/>
                  <w:marRight w:val="0"/>
                  <w:marTop w:val="0"/>
                  <w:marBottom w:val="0"/>
                  <w:divBdr>
                    <w:top w:val="none" w:sz="0" w:space="0" w:color="auto"/>
                    <w:left w:val="none" w:sz="0" w:space="0" w:color="auto"/>
                    <w:bottom w:val="none" w:sz="0" w:space="0" w:color="auto"/>
                    <w:right w:val="none" w:sz="0" w:space="0" w:color="auto"/>
                  </w:divBdr>
                </w:div>
                <w:div w:id="181164048">
                  <w:marLeft w:val="0"/>
                  <w:marRight w:val="0"/>
                  <w:marTop w:val="0"/>
                  <w:marBottom w:val="0"/>
                  <w:divBdr>
                    <w:top w:val="none" w:sz="0" w:space="0" w:color="auto"/>
                    <w:left w:val="none" w:sz="0" w:space="0" w:color="auto"/>
                    <w:bottom w:val="none" w:sz="0" w:space="0" w:color="auto"/>
                    <w:right w:val="none" w:sz="0" w:space="0" w:color="auto"/>
                  </w:divBdr>
                </w:div>
                <w:div w:id="1910000139">
                  <w:marLeft w:val="0"/>
                  <w:marRight w:val="0"/>
                  <w:marTop w:val="0"/>
                  <w:marBottom w:val="0"/>
                  <w:divBdr>
                    <w:top w:val="none" w:sz="0" w:space="0" w:color="auto"/>
                    <w:left w:val="none" w:sz="0" w:space="0" w:color="auto"/>
                    <w:bottom w:val="none" w:sz="0" w:space="0" w:color="auto"/>
                    <w:right w:val="none" w:sz="0" w:space="0" w:color="auto"/>
                  </w:divBdr>
                </w:div>
                <w:div w:id="387535050">
                  <w:marLeft w:val="0"/>
                  <w:marRight w:val="0"/>
                  <w:marTop w:val="0"/>
                  <w:marBottom w:val="0"/>
                  <w:divBdr>
                    <w:top w:val="none" w:sz="0" w:space="0" w:color="auto"/>
                    <w:left w:val="none" w:sz="0" w:space="0" w:color="auto"/>
                    <w:bottom w:val="none" w:sz="0" w:space="0" w:color="auto"/>
                    <w:right w:val="none" w:sz="0" w:space="0" w:color="auto"/>
                  </w:divBdr>
                </w:div>
                <w:div w:id="2007399922">
                  <w:marLeft w:val="0"/>
                  <w:marRight w:val="0"/>
                  <w:marTop w:val="0"/>
                  <w:marBottom w:val="0"/>
                  <w:divBdr>
                    <w:top w:val="none" w:sz="0" w:space="0" w:color="auto"/>
                    <w:left w:val="none" w:sz="0" w:space="0" w:color="auto"/>
                    <w:bottom w:val="none" w:sz="0" w:space="0" w:color="auto"/>
                    <w:right w:val="none" w:sz="0" w:space="0" w:color="auto"/>
                  </w:divBdr>
                </w:div>
                <w:div w:id="1354457595">
                  <w:marLeft w:val="0"/>
                  <w:marRight w:val="0"/>
                  <w:marTop w:val="0"/>
                  <w:marBottom w:val="0"/>
                  <w:divBdr>
                    <w:top w:val="none" w:sz="0" w:space="0" w:color="auto"/>
                    <w:left w:val="none" w:sz="0" w:space="0" w:color="auto"/>
                    <w:bottom w:val="none" w:sz="0" w:space="0" w:color="auto"/>
                    <w:right w:val="none" w:sz="0" w:space="0" w:color="auto"/>
                  </w:divBdr>
                </w:div>
                <w:div w:id="1822195293">
                  <w:marLeft w:val="0"/>
                  <w:marRight w:val="0"/>
                  <w:marTop w:val="0"/>
                  <w:marBottom w:val="0"/>
                  <w:divBdr>
                    <w:top w:val="none" w:sz="0" w:space="0" w:color="auto"/>
                    <w:left w:val="none" w:sz="0" w:space="0" w:color="auto"/>
                    <w:bottom w:val="none" w:sz="0" w:space="0" w:color="auto"/>
                    <w:right w:val="none" w:sz="0" w:space="0" w:color="auto"/>
                  </w:divBdr>
                </w:div>
                <w:div w:id="1393043794">
                  <w:marLeft w:val="0"/>
                  <w:marRight w:val="0"/>
                  <w:marTop w:val="0"/>
                  <w:marBottom w:val="0"/>
                  <w:divBdr>
                    <w:top w:val="none" w:sz="0" w:space="0" w:color="auto"/>
                    <w:left w:val="none" w:sz="0" w:space="0" w:color="auto"/>
                    <w:bottom w:val="none" w:sz="0" w:space="0" w:color="auto"/>
                    <w:right w:val="none" w:sz="0" w:space="0" w:color="auto"/>
                  </w:divBdr>
                </w:div>
                <w:div w:id="915674940">
                  <w:marLeft w:val="0"/>
                  <w:marRight w:val="0"/>
                  <w:marTop w:val="0"/>
                  <w:marBottom w:val="0"/>
                  <w:divBdr>
                    <w:top w:val="none" w:sz="0" w:space="0" w:color="auto"/>
                    <w:left w:val="none" w:sz="0" w:space="0" w:color="auto"/>
                    <w:bottom w:val="none" w:sz="0" w:space="0" w:color="auto"/>
                    <w:right w:val="none" w:sz="0" w:space="0" w:color="auto"/>
                  </w:divBdr>
                </w:div>
                <w:div w:id="1745638183">
                  <w:marLeft w:val="0"/>
                  <w:marRight w:val="0"/>
                  <w:marTop w:val="0"/>
                  <w:marBottom w:val="0"/>
                  <w:divBdr>
                    <w:top w:val="none" w:sz="0" w:space="0" w:color="auto"/>
                    <w:left w:val="none" w:sz="0" w:space="0" w:color="auto"/>
                    <w:bottom w:val="none" w:sz="0" w:space="0" w:color="auto"/>
                    <w:right w:val="none" w:sz="0" w:space="0" w:color="auto"/>
                  </w:divBdr>
                </w:div>
                <w:div w:id="672605196">
                  <w:marLeft w:val="0"/>
                  <w:marRight w:val="0"/>
                  <w:marTop w:val="0"/>
                  <w:marBottom w:val="0"/>
                  <w:divBdr>
                    <w:top w:val="none" w:sz="0" w:space="0" w:color="auto"/>
                    <w:left w:val="none" w:sz="0" w:space="0" w:color="auto"/>
                    <w:bottom w:val="none" w:sz="0" w:space="0" w:color="auto"/>
                    <w:right w:val="none" w:sz="0" w:space="0" w:color="auto"/>
                  </w:divBdr>
                </w:div>
                <w:div w:id="1954441589">
                  <w:marLeft w:val="0"/>
                  <w:marRight w:val="0"/>
                  <w:marTop w:val="0"/>
                  <w:marBottom w:val="0"/>
                  <w:divBdr>
                    <w:top w:val="none" w:sz="0" w:space="0" w:color="auto"/>
                    <w:left w:val="none" w:sz="0" w:space="0" w:color="auto"/>
                    <w:bottom w:val="none" w:sz="0" w:space="0" w:color="auto"/>
                    <w:right w:val="none" w:sz="0" w:space="0" w:color="auto"/>
                  </w:divBdr>
                </w:div>
                <w:div w:id="1672678109">
                  <w:marLeft w:val="0"/>
                  <w:marRight w:val="0"/>
                  <w:marTop w:val="0"/>
                  <w:marBottom w:val="0"/>
                  <w:divBdr>
                    <w:top w:val="none" w:sz="0" w:space="0" w:color="auto"/>
                    <w:left w:val="none" w:sz="0" w:space="0" w:color="auto"/>
                    <w:bottom w:val="none" w:sz="0" w:space="0" w:color="auto"/>
                    <w:right w:val="none" w:sz="0" w:space="0" w:color="auto"/>
                  </w:divBdr>
                </w:div>
                <w:div w:id="1031303347">
                  <w:marLeft w:val="0"/>
                  <w:marRight w:val="0"/>
                  <w:marTop w:val="0"/>
                  <w:marBottom w:val="0"/>
                  <w:divBdr>
                    <w:top w:val="none" w:sz="0" w:space="0" w:color="auto"/>
                    <w:left w:val="none" w:sz="0" w:space="0" w:color="auto"/>
                    <w:bottom w:val="none" w:sz="0" w:space="0" w:color="auto"/>
                    <w:right w:val="none" w:sz="0" w:space="0" w:color="auto"/>
                  </w:divBdr>
                </w:div>
                <w:div w:id="740174673">
                  <w:marLeft w:val="0"/>
                  <w:marRight w:val="0"/>
                  <w:marTop w:val="0"/>
                  <w:marBottom w:val="0"/>
                  <w:divBdr>
                    <w:top w:val="none" w:sz="0" w:space="0" w:color="auto"/>
                    <w:left w:val="none" w:sz="0" w:space="0" w:color="auto"/>
                    <w:bottom w:val="none" w:sz="0" w:space="0" w:color="auto"/>
                    <w:right w:val="none" w:sz="0" w:space="0" w:color="auto"/>
                  </w:divBdr>
                </w:div>
                <w:div w:id="1680620411">
                  <w:marLeft w:val="0"/>
                  <w:marRight w:val="0"/>
                  <w:marTop w:val="0"/>
                  <w:marBottom w:val="0"/>
                  <w:divBdr>
                    <w:top w:val="none" w:sz="0" w:space="0" w:color="auto"/>
                    <w:left w:val="none" w:sz="0" w:space="0" w:color="auto"/>
                    <w:bottom w:val="none" w:sz="0" w:space="0" w:color="auto"/>
                    <w:right w:val="none" w:sz="0" w:space="0" w:color="auto"/>
                  </w:divBdr>
                </w:div>
                <w:div w:id="1879009653">
                  <w:marLeft w:val="0"/>
                  <w:marRight w:val="0"/>
                  <w:marTop w:val="0"/>
                  <w:marBottom w:val="0"/>
                  <w:divBdr>
                    <w:top w:val="none" w:sz="0" w:space="0" w:color="auto"/>
                    <w:left w:val="none" w:sz="0" w:space="0" w:color="auto"/>
                    <w:bottom w:val="none" w:sz="0" w:space="0" w:color="auto"/>
                    <w:right w:val="none" w:sz="0" w:space="0" w:color="auto"/>
                  </w:divBdr>
                </w:div>
                <w:div w:id="1342970140">
                  <w:marLeft w:val="0"/>
                  <w:marRight w:val="0"/>
                  <w:marTop w:val="0"/>
                  <w:marBottom w:val="0"/>
                  <w:divBdr>
                    <w:top w:val="none" w:sz="0" w:space="0" w:color="auto"/>
                    <w:left w:val="none" w:sz="0" w:space="0" w:color="auto"/>
                    <w:bottom w:val="none" w:sz="0" w:space="0" w:color="auto"/>
                    <w:right w:val="none" w:sz="0" w:space="0" w:color="auto"/>
                  </w:divBdr>
                </w:div>
                <w:div w:id="1575553283">
                  <w:marLeft w:val="0"/>
                  <w:marRight w:val="0"/>
                  <w:marTop w:val="0"/>
                  <w:marBottom w:val="0"/>
                  <w:divBdr>
                    <w:top w:val="none" w:sz="0" w:space="0" w:color="auto"/>
                    <w:left w:val="none" w:sz="0" w:space="0" w:color="auto"/>
                    <w:bottom w:val="none" w:sz="0" w:space="0" w:color="auto"/>
                    <w:right w:val="none" w:sz="0" w:space="0" w:color="auto"/>
                  </w:divBdr>
                </w:div>
                <w:div w:id="1065371862">
                  <w:marLeft w:val="0"/>
                  <w:marRight w:val="0"/>
                  <w:marTop w:val="0"/>
                  <w:marBottom w:val="0"/>
                  <w:divBdr>
                    <w:top w:val="none" w:sz="0" w:space="0" w:color="auto"/>
                    <w:left w:val="none" w:sz="0" w:space="0" w:color="auto"/>
                    <w:bottom w:val="none" w:sz="0" w:space="0" w:color="auto"/>
                    <w:right w:val="none" w:sz="0" w:space="0" w:color="auto"/>
                  </w:divBdr>
                </w:div>
                <w:div w:id="1676570942">
                  <w:marLeft w:val="0"/>
                  <w:marRight w:val="0"/>
                  <w:marTop w:val="0"/>
                  <w:marBottom w:val="0"/>
                  <w:divBdr>
                    <w:top w:val="none" w:sz="0" w:space="0" w:color="auto"/>
                    <w:left w:val="none" w:sz="0" w:space="0" w:color="auto"/>
                    <w:bottom w:val="none" w:sz="0" w:space="0" w:color="auto"/>
                    <w:right w:val="none" w:sz="0" w:space="0" w:color="auto"/>
                  </w:divBdr>
                </w:div>
                <w:div w:id="102041496">
                  <w:marLeft w:val="0"/>
                  <w:marRight w:val="0"/>
                  <w:marTop w:val="0"/>
                  <w:marBottom w:val="0"/>
                  <w:divBdr>
                    <w:top w:val="none" w:sz="0" w:space="0" w:color="auto"/>
                    <w:left w:val="none" w:sz="0" w:space="0" w:color="auto"/>
                    <w:bottom w:val="none" w:sz="0" w:space="0" w:color="auto"/>
                    <w:right w:val="none" w:sz="0" w:space="0" w:color="auto"/>
                  </w:divBdr>
                </w:div>
                <w:div w:id="1267931712">
                  <w:marLeft w:val="0"/>
                  <w:marRight w:val="0"/>
                  <w:marTop w:val="0"/>
                  <w:marBottom w:val="0"/>
                  <w:divBdr>
                    <w:top w:val="none" w:sz="0" w:space="0" w:color="auto"/>
                    <w:left w:val="none" w:sz="0" w:space="0" w:color="auto"/>
                    <w:bottom w:val="none" w:sz="0" w:space="0" w:color="auto"/>
                    <w:right w:val="none" w:sz="0" w:space="0" w:color="auto"/>
                  </w:divBdr>
                </w:div>
                <w:div w:id="524170934">
                  <w:marLeft w:val="0"/>
                  <w:marRight w:val="0"/>
                  <w:marTop w:val="0"/>
                  <w:marBottom w:val="0"/>
                  <w:divBdr>
                    <w:top w:val="none" w:sz="0" w:space="0" w:color="auto"/>
                    <w:left w:val="none" w:sz="0" w:space="0" w:color="auto"/>
                    <w:bottom w:val="none" w:sz="0" w:space="0" w:color="auto"/>
                    <w:right w:val="none" w:sz="0" w:space="0" w:color="auto"/>
                  </w:divBdr>
                </w:div>
                <w:div w:id="157044960">
                  <w:marLeft w:val="0"/>
                  <w:marRight w:val="0"/>
                  <w:marTop w:val="0"/>
                  <w:marBottom w:val="0"/>
                  <w:divBdr>
                    <w:top w:val="none" w:sz="0" w:space="0" w:color="auto"/>
                    <w:left w:val="none" w:sz="0" w:space="0" w:color="auto"/>
                    <w:bottom w:val="none" w:sz="0" w:space="0" w:color="auto"/>
                    <w:right w:val="none" w:sz="0" w:space="0" w:color="auto"/>
                  </w:divBdr>
                </w:div>
                <w:div w:id="1395547985">
                  <w:marLeft w:val="0"/>
                  <w:marRight w:val="0"/>
                  <w:marTop w:val="0"/>
                  <w:marBottom w:val="0"/>
                  <w:divBdr>
                    <w:top w:val="none" w:sz="0" w:space="0" w:color="auto"/>
                    <w:left w:val="none" w:sz="0" w:space="0" w:color="auto"/>
                    <w:bottom w:val="none" w:sz="0" w:space="0" w:color="auto"/>
                    <w:right w:val="none" w:sz="0" w:space="0" w:color="auto"/>
                  </w:divBdr>
                </w:div>
                <w:div w:id="950936804">
                  <w:marLeft w:val="0"/>
                  <w:marRight w:val="0"/>
                  <w:marTop w:val="0"/>
                  <w:marBottom w:val="0"/>
                  <w:divBdr>
                    <w:top w:val="none" w:sz="0" w:space="0" w:color="auto"/>
                    <w:left w:val="none" w:sz="0" w:space="0" w:color="auto"/>
                    <w:bottom w:val="none" w:sz="0" w:space="0" w:color="auto"/>
                    <w:right w:val="none" w:sz="0" w:space="0" w:color="auto"/>
                  </w:divBdr>
                </w:div>
                <w:div w:id="1219129574">
                  <w:marLeft w:val="0"/>
                  <w:marRight w:val="0"/>
                  <w:marTop w:val="0"/>
                  <w:marBottom w:val="0"/>
                  <w:divBdr>
                    <w:top w:val="none" w:sz="0" w:space="0" w:color="auto"/>
                    <w:left w:val="none" w:sz="0" w:space="0" w:color="auto"/>
                    <w:bottom w:val="none" w:sz="0" w:space="0" w:color="auto"/>
                    <w:right w:val="none" w:sz="0" w:space="0" w:color="auto"/>
                  </w:divBdr>
                </w:div>
                <w:div w:id="1668051150">
                  <w:marLeft w:val="0"/>
                  <w:marRight w:val="0"/>
                  <w:marTop w:val="0"/>
                  <w:marBottom w:val="0"/>
                  <w:divBdr>
                    <w:top w:val="none" w:sz="0" w:space="0" w:color="auto"/>
                    <w:left w:val="none" w:sz="0" w:space="0" w:color="auto"/>
                    <w:bottom w:val="none" w:sz="0" w:space="0" w:color="auto"/>
                    <w:right w:val="none" w:sz="0" w:space="0" w:color="auto"/>
                  </w:divBdr>
                </w:div>
                <w:div w:id="872183275">
                  <w:marLeft w:val="0"/>
                  <w:marRight w:val="0"/>
                  <w:marTop w:val="0"/>
                  <w:marBottom w:val="0"/>
                  <w:divBdr>
                    <w:top w:val="none" w:sz="0" w:space="0" w:color="auto"/>
                    <w:left w:val="none" w:sz="0" w:space="0" w:color="auto"/>
                    <w:bottom w:val="none" w:sz="0" w:space="0" w:color="auto"/>
                    <w:right w:val="none" w:sz="0" w:space="0" w:color="auto"/>
                  </w:divBdr>
                </w:div>
                <w:div w:id="1918398224">
                  <w:marLeft w:val="0"/>
                  <w:marRight w:val="0"/>
                  <w:marTop w:val="0"/>
                  <w:marBottom w:val="0"/>
                  <w:divBdr>
                    <w:top w:val="none" w:sz="0" w:space="0" w:color="auto"/>
                    <w:left w:val="none" w:sz="0" w:space="0" w:color="auto"/>
                    <w:bottom w:val="none" w:sz="0" w:space="0" w:color="auto"/>
                    <w:right w:val="none" w:sz="0" w:space="0" w:color="auto"/>
                  </w:divBdr>
                </w:div>
                <w:div w:id="1502307065">
                  <w:marLeft w:val="0"/>
                  <w:marRight w:val="0"/>
                  <w:marTop w:val="0"/>
                  <w:marBottom w:val="0"/>
                  <w:divBdr>
                    <w:top w:val="none" w:sz="0" w:space="0" w:color="auto"/>
                    <w:left w:val="none" w:sz="0" w:space="0" w:color="auto"/>
                    <w:bottom w:val="none" w:sz="0" w:space="0" w:color="auto"/>
                    <w:right w:val="none" w:sz="0" w:space="0" w:color="auto"/>
                  </w:divBdr>
                </w:div>
                <w:div w:id="187064874">
                  <w:marLeft w:val="0"/>
                  <w:marRight w:val="0"/>
                  <w:marTop w:val="0"/>
                  <w:marBottom w:val="0"/>
                  <w:divBdr>
                    <w:top w:val="none" w:sz="0" w:space="0" w:color="auto"/>
                    <w:left w:val="none" w:sz="0" w:space="0" w:color="auto"/>
                    <w:bottom w:val="none" w:sz="0" w:space="0" w:color="auto"/>
                    <w:right w:val="none" w:sz="0" w:space="0" w:color="auto"/>
                  </w:divBdr>
                </w:div>
                <w:div w:id="2086295742">
                  <w:marLeft w:val="0"/>
                  <w:marRight w:val="0"/>
                  <w:marTop w:val="0"/>
                  <w:marBottom w:val="0"/>
                  <w:divBdr>
                    <w:top w:val="none" w:sz="0" w:space="0" w:color="auto"/>
                    <w:left w:val="none" w:sz="0" w:space="0" w:color="auto"/>
                    <w:bottom w:val="none" w:sz="0" w:space="0" w:color="auto"/>
                    <w:right w:val="none" w:sz="0" w:space="0" w:color="auto"/>
                  </w:divBdr>
                </w:div>
                <w:div w:id="226261804">
                  <w:marLeft w:val="0"/>
                  <w:marRight w:val="0"/>
                  <w:marTop w:val="0"/>
                  <w:marBottom w:val="0"/>
                  <w:divBdr>
                    <w:top w:val="none" w:sz="0" w:space="0" w:color="auto"/>
                    <w:left w:val="none" w:sz="0" w:space="0" w:color="auto"/>
                    <w:bottom w:val="none" w:sz="0" w:space="0" w:color="auto"/>
                    <w:right w:val="none" w:sz="0" w:space="0" w:color="auto"/>
                  </w:divBdr>
                </w:div>
                <w:div w:id="2105034133">
                  <w:marLeft w:val="0"/>
                  <w:marRight w:val="0"/>
                  <w:marTop w:val="0"/>
                  <w:marBottom w:val="0"/>
                  <w:divBdr>
                    <w:top w:val="none" w:sz="0" w:space="0" w:color="auto"/>
                    <w:left w:val="none" w:sz="0" w:space="0" w:color="auto"/>
                    <w:bottom w:val="none" w:sz="0" w:space="0" w:color="auto"/>
                    <w:right w:val="none" w:sz="0" w:space="0" w:color="auto"/>
                  </w:divBdr>
                </w:div>
                <w:div w:id="1861818334">
                  <w:marLeft w:val="0"/>
                  <w:marRight w:val="0"/>
                  <w:marTop w:val="0"/>
                  <w:marBottom w:val="0"/>
                  <w:divBdr>
                    <w:top w:val="none" w:sz="0" w:space="0" w:color="auto"/>
                    <w:left w:val="none" w:sz="0" w:space="0" w:color="auto"/>
                    <w:bottom w:val="none" w:sz="0" w:space="0" w:color="auto"/>
                    <w:right w:val="none" w:sz="0" w:space="0" w:color="auto"/>
                  </w:divBdr>
                </w:div>
                <w:div w:id="937523823">
                  <w:marLeft w:val="0"/>
                  <w:marRight w:val="0"/>
                  <w:marTop w:val="0"/>
                  <w:marBottom w:val="0"/>
                  <w:divBdr>
                    <w:top w:val="none" w:sz="0" w:space="0" w:color="auto"/>
                    <w:left w:val="none" w:sz="0" w:space="0" w:color="auto"/>
                    <w:bottom w:val="none" w:sz="0" w:space="0" w:color="auto"/>
                    <w:right w:val="none" w:sz="0" w:space="0" w:color="auto"/>
                  </w:divBdr>
                </w:div>
                <w:div w:id="433523046">
                  <w:marLeft w:val="0"/>
                  <w:marRight w:val="0"/>
                  <w:marTop w:val="0"/>
                  <w:marBottom w:val="0"/>
                  <w:divBdr>
                    <w:top w:val="none" w:sz="0" w:space="0" w:color="auto"/>
                    <w:left w:val="none" w:sz="0" w:space="0" w:color="auto"/>
                    <w:bottom w:val="none" w:sz="0" w:space="0" w:color="auto"/>
                    <w:right w:val="none" w:sz="0" w:space="0" w:color="auto"/>
                  </w:divBdr>
                </w:div>
                <w:div w:id="320282592">
                  <w:marLeft w:val="0"/>
                  <w:marRight w:val="0"/>
                  <w:marTop w:val="0"/>
                  <w:marBottom w:val="0"/>
                  <w:divBdr>
                    <w:top w:val="none" w:sz="0" w:space="0" w:color="auto"/>
                    <w:left w:val="none" w:sz="0" w:space="0" w:color="auto"/>
                    <w:bottom w:val="none" w:sz="0" w:space="0" w:color="auto"/>
                    <w:right w:val="none" w:sz="0" w:space="0" w:color="auto"/>
                  </w:divBdr>
                </w:div>
                <w:div w:id="1703171214">
                  <w:marLeft w:val="0"/>
                  <w:marRight w:val="0"/>
                  <w:marTop w:val="0"/>
                  <w:marBottom w:val="0"/>
                  <w:divBdr>
                    <w:top w:val="none" w:sz="0" w:space="0" w:color="auto"/>
                    <w:left w:val="none" w:sz="0" w:space="0" w:color="auto"/>
                    <w:bottom w:val="none" w:sz="0" w:space="0" w:color="auto"/>
                    <w:right w:val="none" w:sz="0" w:space="0" w:color="auto"/>
                  </w:divBdr>
                </w:div>
                <w:div w:id="1518425386">
                  <w:marLeft w:val="0"/>
                  <w:marRight w:val="0"/>
                  <w:marTop w:val="0"/>
                  <w:marBottom w:val="0"/>
                  <w:divBdr>
                    <w:top w:val="none" w:sz="0" w:space="0" w:color="auto"/>
                    <w:left w:val="none" w:sz="0" w:space="0" w:color="auto"/>
                    <w:bottom w:val="none" w:sz="0" w:space="0" w:color="auto"/>
                    <w:right w:val="none" w:sz="0" w:space="0" w:color="auto"/>
                  </w:divBdr>
                </w:div>
                <w:div w:id="1275793535">
                  <w:marLeft w:val="0"/>
                  <w:marRight w:val="0"/>
                  <w:marTop w:val="0"/>
                  <w:marBottom w:val="0"/>
                  <w:divBdr>
                    <w:top w:val="none" w:sz="0" w:space="0" w:color="auto"/>
                    <w:left w:val="none" w:sz="0" w:space="0" w:color="auto"/>
                    <w:bottom w:val="none" w:sz="0" w:space="0" w:color="auto"/>
                    <w:right w:val="none" w:sz="0" w:space="0" w:color="auto"/>
                  </w:divBdr>
                </w:div>
                <w:div w:id="1943295745">
                  <w:marLeft w:val="0"/>
                  <w:marRight w:val="0"/>
                  <w:marTop w:val="0"/>
                  <w:marBottom w:val="0"/>
                  <w:divBdr>
                    <w:top w:val="none" w:sz="0" w:space="0" w:color="auto"/>
                    <w:left w:val="none" w:sz="0" w:space="0" w:color="auto"/>
                    <w:bottom w:val="none" w:sz="0" w:space="0" w:color="auto"/>
                    <w:right w:val="none" w:sz="0" w:space="0" w:color="auto"/>
                  </w:divBdr>
                </w:div>
                <w:div w:id="1401055090">
                  <w:marLeft w:val="0"/>
                  <w:marRight w:val="0"/>
                  <w:marTop w:val="0"/>
                  <w:marBottom w:val="0"/>
                  <w:divBdr>
                    <w:top w:val="none" w:sz="0" w:space="0" w:color="auto"/>
                    <w:left w:val="none" w:sz="0" w:space="0" w:color="auto"/>
                    <w:bottom w:val="none" w:sz="0" w:space="0" w:color="auto"/>
                    <w:right w:val="none" w:sz="0" w:space="0" w:color="auto"/>
                  </w:divBdr>
                </w:div>
                <w:div w:id="451100010">
                  <w:marLeft w:val="0"/>
                  <w:marRight w:val="0"/>
                  <w:marTop w:val="0"/>
                  <w:marBottom w:val="0"/>
                  <w:divBdr>
                    <w:top w:val="none" w:sz="0" w:space="0" w:color="auto"/>
                    <w:left w:val="none" w:sz="0" w:space="0" w:color="auto"/>
                    <w:bottom w:val="none" w:sz="0" w:space="0" w:color="auto"/>
                    <w:right w:val="none" w:sz="0" w:space="0" w:color="auto"/>
                  </w:divBdr>
                </w:div>
                <w:div w:id="540822898">
                  <w:marLeft w:val="0"/>
                  <w:marRight w:val="0"/>
                  <w:marTop w:val="0"/>
                  <w:marBottom w:val="0"/>
                  <w:divBdr>
                    <w:top w:val="none" w:sz="0" w:space="0" w:color="auto"/>
                    <w:left w:val="none" w:sz="0" w:space="0" w:color="auto"/>
                    <w:bottom w:val="none" w:sz="0" w:space="0" w:color="auto"/>
                    <w:right w:val="none" w:sz="0" w:space="0" w:color="auto"/>
                  </w:divBdr>
                </w:div>
                <w:div w:id="1064135107">
                  <w:marLeft w:val="0"/>
                  <w:marRight w:val="0"/>
                  <w:marTop w:val="0"/>
                  <w:marBottom w:val="0"/>
                  <w:divBdr>
                    <w:top w:val="none" w:sz="0" w:space="0" w:color="auto"/>
                    <w:left w:val="none" w:sz="0" w:space="0" w:color="auto"/>
                    <w:bottom w:val="none" w:sz="0" w:space="0" w:color="auto"/>
                    <w:right w:val="none" w:sz="0" w:space="0" w:color="auto"/>
                  </w:divBdr>
                </w:div>
                <w:div w:id="88157295">
                  <w:marLeft w:val="0"/>
                  <w:marRight w:val="0"/>
                  <w:marTop w:val="0"/>
                  <w:marBottom w:val="0"/>
                  <w:divBdr>
                    <w:top w:val="none" w:sz="0" w:space="0" w:color="auto"/>
                    <w:left w:val="none" w:sz="0" w:space="0" w:color="auto"/>
                    <w:bottom w:val="none" w:sz="0" w:space="0" w:color="auto"/>
                    <w:right w:val="none" w:sz="0" w:space="0" w:color="auto"/>
                  </w:divBdr>
                </w:div>
                <w:div w:id="777915815">
                  <w:marLeft w:val="0"/>
                  <w:marRight w:val="0"/>
                  <w:marTop w:val="0"/>
                  <w:marBottom w:val="0"/>
                  <w:divBdr>
                    <w:top w:val="none" w:sz="0" w:space="0" w:color="auto"/>
                    <w:left w:val="none" w:sz="0" w:space="0" w:color="auto"/>
                    <w:bottom w:val="none" w:sz="0" w:space="0" w:color="auto"/>
                    <w:right w:val="none" w:sz="0" w:space="0" w:color="auto"/>
                  </w:divBdr>
                </w:div>
                <w:div w:id="1192261864">
                  <w:marLeft w:val="0"/>
                  <w:marRight w:val="0"/>
                  <w:marTop w:val="0"/>
                  <w:marBottom w:val="0"/>
                  <w:divBdr>
                    <w:top w:val="none" w:sz="0" w:space="0" w:color="auto"/>
                    <w:left w:val="none" w:sz="0" w:space="0" w:color="auto"/>
                    <w:bottom w:val="none" w:sz="0" w:space="0" w:color="auto"/>
                    <w:right w:val="none" w:sz="0" w:space="0" w:color="auto"/>
                  </w:divBdr>
                </w:div>
                <w:div w:id="44261396">
                  <w:marLeft w:val="0"/>
                  <w:marRight w:val="0"/>
                  <w:marTop w:val="0"/>
                  <w:marBottom w:val="0"/>
                  <w:divBdr>
                    <w:top w:val="none" w:sz="0" w:space="0" w:color="auto"/>
                    <w:left w:val="none" w:sz="0" w:space="0" w:color="auto"/>
                    <w:bottom w:val="none" w:sz="0" w:space="0" w:color="auto"/>
                    <w:right w:val="none" w:sz="0" w:space="0" w:color="auto"/>
                  </w:divBdr>
                </w:div>
                <w:div w:id="220871392">
                  <w:marLeft w:val="0"/>
                  <w:marRight w:val="0"/>
                  <w:marTop w:val="0"/>
                  <w:marBottom w:val="0"/>
                  <w:divBdr>
                    <w:top w:val="none" w:sz="0" w:space="0" w:color="auto"/>
                    <w:left w:val="none" w:sz="0" w:space="0" w:color="auto"/>
                    <w:bottom w:val="none" w:sz="0" w:space="0" w:color="auto"/>
                    <w:right w:val="none" w:sz="0" w:space="0" w:color="auto"/>
                  </w:divBdr>
                </w:div>
                <w:div w:id="989477054">
                  <w:marLeft w:val="0"/>
                  <w:marRight w:val="0"/>
                  <w:marTop w:val="0"/>
                  <w:marBottom w:val="0"/>
                  <w:divBdr>
                    <w:top w:val="none" w:sz="0" w:space="0" w:color="auto"/>
                    <w:left w:val="none" w:sz="0" w:space="0" w:color="auto"/>
                    <w:bottom w:val="none" w:sz="0" w:space="0" w:color="auto"/>
                    <w:right w:val="none" w:sz="0" w:space="0" w:color="auto"/>
                  </w:divBdr>
                </w:div>
                <w:div w:id="1798795994">
                  <w:marLeft w:val="0"/>
                  <w:marRight w:val="0"/>
                  <w:marTop w:val="0"/>
                  <w:marBottom w:val="0"/>
                  <w:divBdr>
                    <w:top w:val="none" w:sz="0" w:space="0" w:color="auto"/>
                    <w:left w:val="none" w:sz="0" w:space="0" w:color="auto"/>
                    <w:bottom w:val="none" w:sz="0" w:space="0" w:color="auto"/>
                    <w:right w:val="none" w:sz="0" w:space="0" w:color="auto"/>
                  </w:divBdr>
                </w:div>
                <w:div w:id="1250503649">
                  <w:marLeft w:val="0"/>
                  <w:marRight w:val="0"/>
                  <w:marTop w:val="0"/>
                  <w:marBottom w:val="0"/>
                  <w:divBdr>
                    <w:top w:val="none" w:sz="0" w:space="0" w:color="auto"/>
                    <w:left w:val="none" w:sz="0" w:space="0" w:color="auto"/>
                    <w:bottom w:val="none" w:sz="0" w:space="0" w:color="auto"/>
                    <w:right w:val="none" w:sz="0" w:space="0" w:color="auto"/>
                  </w:divBdr>
                </w:div>
                <w:div w:id="1527675178">
                  <w:marLeft w:val="0"/>
                  <w:marRight w:val="0"/>
                  <w:marTop w:val="0"/>
                  <w:marBottom w:val="0"/>
                  <w:divBdr>
                    <w:top w:val="none" w:sz="0" w:space="0" w:color="auto"/>
                    <w:left w:val="none" w:sz="0" w:space="0" w:color="auto"/>
                    <w:bottom w:val="none" w:sz="0" w:space="0" w:color="auto"/>
                    <w:right w:val="none" w:sz="0" w:space="0" w:color="auto"/>
                  </w:divBdr>
                </w:div>
                <w:div w:id="1596129583">
                  <w:marLeft w:val="0"/>
                  <w:marRight w:val="0"/>
                  <w:marTop w:val="0"/>
                  <w:marBottom w:val="0"/>
                  <w:divBdr>
                    <w:top w:val="none" w:sz="0" w:space="0" w:color="auto"/>
                    <w:left w:val="none" w:sz="0" w:space="0" w:color="auto"/>
                    <w:bottom w:val="none" w:sz="0" w:space="0" w:color="auto"/>
                    <w:right w:val="none" w:sz="0" w:space="0" w:color="auto"/>
                  </w:divBdr>
                </w:div>
                <w:div w:id="2118719882">
                  <w:marLeft w:val="0"/>
                  <w:marRight w:val="0"/>
                  <w:marTop w:val="0"/>
                  <w:marBottom w:val="0"/>
                  <w:divBdr>
                    <w:top w:val="none" w:sz="0" w:space="0" w:color="auto"/>
                    <w:left w:val="none" w:sz="0" w:space="0" w:color="auto"/>
                    <w:bottom w:val="none" w:sz="0" w:space="0" w:color="auto"/>
                    <w:right w:val="none" w:sz="0" w:space="0" w:color="auto"/>
                  </w:divBdr>
                </w:div>
                <w:div w:id="1585336113">
                  <w:marLeft w:val="0"/>
                  <w:marRight w:val="0"/>
                  <w:marTop w:val="0"/>
                  <w:marBottom w:val="0"/>
                  <w:divBdr>
                    <w:top w:val="none" w:sz="0" w:space="0" w:color="auto"/>
                    <w:left w:val="none" w:sz="0" w:space="0" w:color="auto"/>
                    <w:bottom w:val="none" w:sz="0" w:space="0" w:color="auto"/>
                    <w:right w:val="none" w:sz="0" w:space="0" w:color="auto"/>
                  </w:divBdr>
                </w:div>
                <w:div w:id="482619763">
                  <w:marLeft w:val="0"/>
                  <w:marRight w:val="0"/>
                  <w:marTop w:val="0"/>
                  <w:marBottom w:val="0"/>
                  <w:divBdr>
                    <w:top w:val="none" w:sz="0" w:space="0" w:color="auto"/>
                    <w:left w:val="none" w:sz="0" w:space="0" w:color="auto"/>
                    <w:bottom w:val="none" w:sz="0" w:space="0" w:color="auto"/>
                    <w:right w:val="none" w:sz="0" w:space="0" w:color="auto"/>
                  </w:divBdr>
                </w:div>
                <w:div w:id="616717835">
                  <w:marLeft w:val="0"/>
                  <w:marRight w:val="0"/>
                  <w:marTop w:val="0"/>
                  <w:marBottom w:val="0"/>
                  <w:divBdr>
                    <w:top w:val="none" w:sz="0" w:space="0" w:color="auto"/>
                    <w:left w:val="none" w:sz="0" w:space="0" w:color="auto"/>
                    <w:bottom w:val="none" w:sz="0" w:space="0" w:color="auto"/>
                    <w:right w:val="none" w:sz="0" w:space="0" w:color="auto"/>
                  </w:divBdr>
                </w:div>
                <w:div w:id="2078240754">
                  <w:marLeft w:val="0"/>
                  <w:marRight w:val="0"/>
                  <w:marTop w:val="0"/>
                  <w:marBottom w:val="0"/>
                  <w:divBdr>
                    <w:top w:val="none" w:sz="0" w:space="0" w:color="auto"/>
                    <w:left w:val="none" w:sz="0" w:space="0" w:color="auto"/>
                    <w:bottom w:val="none" w:sz="0" w:space="0" w:color="auto"/>
                    <w:right w:val="none" w:sz="0" w:space="0" w:color="auto"/>
                  </w:divBdr>
                </w:div>
                <w:div w:id="1116674445">
                  <w:marLeft w:val="0"/>
                  <w:marRight w:val="0"/>
                  <w:marTop w:val="0"/>
                  <w:marBottom w:val="0"/>
                  <w:divBdr>
                    <w:top w:val="none" w:sz="0" w:space="0" w:color="auto"/>
                    <w:left w:val="none" w:sz="0" w:space="0" w:color="auto"/>
                    <w:bottom w:val="none" w:sz="0" w:space="0" w:color="auto"/>
                    <w:right w:val="none" w:sz="0" w:space="0" w:color="auto"/>
                  </w:divBdr>
                </w:div>
                <w:div w:id="1408845096">
                  <w:marLeft w:val="0"/>
                  <w:marRight w:val="0"/>
                  <w:marTop w:val="0"/>
                  <w:marBottom w:val="0"/>
                  <w:divBdr>
                    <w:top w:val="none" w:sz="0" w:space="0" w:color="auto"/>
                    <w:left w:val="none" w:sz="0" w:space="0" w:color="auto"/>
                    <w:bottom w:val="none" w:sz="0" w:space="0" w:color="auto"/>
                    <w:right w:val="none" w:sz="0" w:space="0" w:color="auto"/>
                  </w:divBdr>
                </w:div>
                <w:div w:id="905141554">
                  <w:marLeft w:val="0"/>
                  <w:marRight w:val="0"/>
                  <w:marTop w:val="0"/>
                  <w:marBottom w:val="0"/>
                  <w:divBdr>
                    <w:top w:val="none" w:sz="0" w:space="0" w:color="auto"/>
                    <w:left w:val="none" w:sz="0" w:space="0" w:color="auto"/>
                    <w:bottom w:val="none" w:sz="0" w:space="0" w:color="auto"/>
                    <w:right w:val="none" w:sz="0" w:space="0" w:color="auto"/>
                  </w:divBdr>
                </w:div>
                <w:div w:id="1848908082">
                  <w:marLeft w:val="0"/>
                  <w:marRight w:val="0"/>
                  <w:marTop w:val="0"/>
                  <w:marBottom w:val="0"/>
                  <w:divBdr>
                    <w:top w:val="none" w:sz="0" w:space="0" w:color="auto"/>
                    <w:left w:val="none" w:sz="0" w:space="0" w:color="auto"/>
                    <w:bottom w:val="none" w:sz="0" w:space="0" w:color="auto"/>
                    <w:right w:val="none" w:sz="0" w:space="0" w:color="auto"/>
                  </w:divBdr>
                </w:div>
                <w:div w:id="712536950">
                  <w:marLeft w:val="0"/>
                  <w:marRight w:val="0"/>
                  <w:marTop w:val="0"/>
                  <w:marBottom w:val="0"/>
                  <w:divBdr>
                    <w:top w:val="none" w:sz="0" w:space="0" w:color="auto"/>
                    <w:left w:val="none" w:sz="0" w:space="0" w:color="auto"/>
                    <w:bottom w:val="none" w:sz="0" w:space="0" w:color="auto"/>
                    <w:right w:val="none" w:sz="0" w:space="0" w:color="auto"/>
                  </w:divBdr>
                </w:div>
                <w:div w:id="532184796">
                  <w:marLeft w:val="0"/>
                  <w:marRight w:val="0"/>
                  <w:marTop w:val="0"/>
                  <w:marBottom w:val="0"/>
                  <w:divBdr>
                    <w:top w:val="none" w:sz="0" w:space="0" w:color="auto"/>
                    <w:left w:val="none" w:sz="0" w:space="0" w:color="auto"/>
                    <w:bottom w:val="none" w:sz="0" w:space="0" w:color="auto"/>
                    <w:right w:val="none" w:sz="0" w:space="0" w:color="auto"/>
                  </w:divBdr>
                </w:div>
                <w:div w:id="1935816622">
                  <w:marLeft w:val="0"/>
                  <w:marRight w:val="0"/>
                  <w:marTop w:val="0"/>
                  <w:marBottom w:val="0"/>
                  <w:divBdr>
                    <w:top w:val="none" w:sz="0" w:space="0" w:color="auto"/>
                    <w:left w:val="none" w:sz="0" w:space="0" w:color="auto"/>
                    <w:bottom w:val="none" w:sz="0" w:space="0" w:color="auto"/>
                    <w:right w:val="none" w:sz="0" w:space="0" w:color="auto"/>
                  </w:divBdr>
                </w:div>
                <w:div w:id="739400139">
                  <w:marLeft w:val="0"/>
                  <w:marRight w:val="0"/>
                  <w:marTop w:val="0"/>
                  <w:marBottom w:val="0"/>
                  <w:divBdr>
                    <w:top w:val="none" w:sz="0" w:space="0" w:color="auto"/>
                    <w:left w:val="none" w:sz="0" w:space="0" w:color="auto"/>
                    <w:bottom w:val="none" w:sz="0" w:space="0" w:color="auto"/>
                    <w:right w:val="none" w:sz="0" w:space="0" w:color="auto"/>
                  </w:divBdr>
                </w:div>
                <w:div w:id="1471360817">
                  <w:marLeft w:val="0"/>
                  <w:marRight w:val="0"/>
                  <w:marTop w:val="0"/>
                  <w:marBottom w:val="0"/>
                  <w:divBdr>
                    <w:top w:val="none" w:sz="0" w:space="0" w:color="auto"/>
                    <w:left w:val="none" w:sz="0" w:space="0" w:color="auto"/>
                    <w:bottom w:val="none" w:sz="0" w:space="0" w:color="auto"/>
                    <w:right w:val="none" w:sz="0" w:space="0" w:color="auto"/>
                  </w:divBdr>
                </w:div>
                <w:div w:id="237911825">
                  <w:marLeft w:val="0"/>
                  <w:marRight w:val="0"/>
                  <w:marTop w:val="0"/>
                  <w:marBottom w:val="0"/>
                  <w:divBdr>
                    <w:top w:val="none" w:sz="0" w:space="0" w:color="auto"/>
                    <w:left w:val="none" w:sz="0" w:space="0" w:color="auto"/>
                    <w:bottom w:val="none" w:sz="0" w:space="0" w:color="auto"/>
                    <w:right w:val="none" w:sz="0" w:space="0" w:color="auto"/>
                  </w:divBdr>
                </w:div>
                <w:div w:id="449932067">
                  <w:marLeft w:val="0"/>
                  <w:marRight w:val="0"/>
                  <w:marTop w:val="0"/>
                  <w:marBottom w:val="0"/>
                  <w:divBdr>
                    <w:top w:val="none" w:sz="0" w:space="0" w:color="auto"/>
                    <w:left w:val="none" w:sz="0" w:space="0" w:color="auto"/>
                    <w:bottom w:val="none" w:sz="0" w:space="0" w:color="auto"/>
                    <w:right w:val="none" w:sz="0" w:space="0" w:color="auto"/>
                  </w:divBdr>
                </w:div>
                <w:div w:id="961116120">
                  <w:marLeft w:val="0"/>
                  <w:marRight w:val="0"/>
                  <w:marTop w:val="0"/>
                  <w:marBottom w:val="0"/>
                  <w:divBdr>
                    <w:top w:val="none" w:sz="0" w:space="0" w:color="auto"/>
                    <w:left w:val="none" w:sz="0" w:space="0" w:color="auto"/>
                    <w:bottom w:val="none" w:sz="0" w:space="0" w:color="auto"/>
                    <w:right w:val="none" w:sz="0" w:space="0" w:color="auto"/>
                  </w:divBdr>
                </w:div>
                <w:div w:id="1247230060">
                  <w:marLeft w:val="0"/>
                  <w:marRight w:val="0"/>
                  <w:marTop w:val="0"/>
                  <w:marBottom w:val="0"/>
                  <w:divBdr>
                    <w:top w:val="none" w:sz="0" w:space="0" w:color="auto"/>
                    <w:left w:val="none" w:sz="0" w:space="0" w:color="auto"/>
                    <w:bottom w:val="none" w:sz="0" w:space="0" w:color="auto"/>
                    <w:right w:val="none" w:sz="0" w:space="0" w:color="auto"/>
                  </w:divBdr>
                </w:div>
                <w:div w:id="632836075">
                  <w:marLeft w:val="0"/>
                  <w:marRight w:val="0"/>
                  <w:marTop w:val="0"/>
                  <w:marBottom w:val="0"/>
                  <w:divBdr>
                    <w:top w:val="none" w:sz="0" w:space="0" w:color="auto"/>
                    <w:left w:val="none" w:sz="0" w:space="0" w:color="auto"/>
                    <w:bottom w:val="none" w:sz="0" w:space="0" w:color="auto"/>
                    <w:right w:val="none" w:sz="0" w:space="0" w:color="auto"/>
                  </w:divBdr>
                </w:div>
                <w:div w:id="15274534">
                  <w:marLeft w:val="0"/>
                  <w:marRight w:val="0"/>
                  <w:marTop w:val="0"/>
                  <w:marBottom w:val="0"/>
                  <w:divBdr>
                    <w:top w:val="none" w:sz="0" w:space="0" w:color="auto"/>
                    <w:left w:val="none" w:sz="0" w:space="0" w:color="auto"/>
                    <w:bottom w:val="none" w:sz="0" w:space="0" w:color="auto"/>
                    <w:right w:val="none" w:sz="0" w:space="0" w:color="auto"/>
                  </w:divBdr>
                </w:div>
                <w:div w:id="1426413460">
                  <w:marLeft w:val="0"/>
                  <w:marRight w:val="0"/>
                  <w:marTop w:val="0"/>
                  <w:marBottom w:val="0"/>
                  <w:divBdr>
                    <w:top w:val="none" w:sz="0" w:space="0" w:color="auto"/>
                    <w:left w:val="none" w:sz="0" w:space="0" w:color="auto"/>
                    <w:bottom w:val="none" w:sz="0" w:space="0" w:color="auto"/>
                    <w:right w:val="none" w:sz="0" w:space="0" w:color="auto"/>
                  </w:divBdr>
                </w:div>
                <w:div w:id="1516191454">
                  <w:marLeft w:val="0"/>
                  <w:marRight w:val="0"/>
                  <w:marTop w:val="0"/>
                  <w:marBottom w:val="0"/>
                  <w:divBdr>
                    <w:top w:val="none" w:sz="0" w:space="0" w:color="auto"/>
                    <w:left w:val="none" w:sz="0" w:space="0" w:color="auto"/>
                    <w:bottom w:val="none" w:sz="0" w:space="0" w:color="auto"/>
                    <w:right w:val="none" w:sz="0" w:space="0" w:color="auto"/>
                  </w:divBdr>
                </w:div>
                <w:div w:id="1736004157">
                  <w:marLeft w:val="0"/>
                  <w:marRight w:val="0"/>
                  <w:marTop w:val="0"/>
                  <w:marBottom w:val="0"/>
                  <w:divBdr>
                    <w:top w:val="none" w:sz="0" w:space="0" w:color="auto"/>
                    <w:left w:val="none" w:sz="0" w:space="0" w:color="auto"/>
                    <w:bottom w:val="none" w:sz="0" w:space="0" w:color="auto"/>
                    <w:right w:val="none" w:sz="0" w:space="0" w:color="auto"/>
                  </w:divBdr>
                </w:div>
                <w:div w:id="306400005">
                  <w:marLeft w:val="0"/>
                  <w:marRight w:val="0"/>
                  <w:marTop w:val="0"/>
                  <w:marBottom w:val="0"/>
                  <w:divBdr>
                    <w:top w:val="none" w:sz="0" w:space="0" w:color="auto"/>
                    <w:left w:val="none" w:sz="0" w:space="0" w:color="auto"/>
                    <w:bottom w:val="none" w:sz="0" w:space="0" w:color="auto"/>
                    <w:right w:val="none" w:sz="0" w:space="0" w:color="auto"/>
                  </w:divBdr>
                </w:div>
                <w:div w:id="507134836">
                  <w:marLeft w:val="0"/>
                  <w:marRight w:val="0"/>
                  <w:marTop w:val="0"/>
                  <w:marBottom w:val="0"/>
                  <w:divBdr>
                    <w:top w:val="none" w:sz="0" w:space="0" w:color="auto"/>
                    <w:left w:val="none" w:sz="0" w:space="0" w:color="auto"/>
                    <w:bottom w:val="none" w:sz="0" w:space="0" w:color="auto"/>
                    <w:right w:val="none" w:sz="0" w:space="0" w:color="auto"/>
                  </w:divBdr>
                </w:div>
                <w:div w:id="1571580814">
                  <w:marLeft w:val="0"/>
                  <w:marRight w:val="0"/>
                  <w:marTop w:val="0"/>
                  <w:marBottom w:val="0"/>
                  <w:divBdr>
                    <w:top w:val="none" w:sz="0" w:space="0" w:color="auto"/>
                    <w:left w:val="none" w:sz="0" w:space="0" w:color="auto"/>
                    <w:bottom w:val="none" w:sz="0" w:space="0" w:color="auto"/>
                    <w:right w:val="none" w:sz="0" w:space="0" w:color="auto"/>
                  </w:divBdr>
                </w:div>
                <w:div w:id="1147473998">
                  <w:marLeft w:val="0"/>
                  <w:marRight w:val="0"/>
                  <w:marTop w:val="0"/>
                  <w:marBottom w:val="0"/>
                  <w:divBdr>
                    <w:top w:val="none" w:sz="0" w:space="0" w:color="auto"/>
                    <w:left w:val="none" w:sz="0" w:space="0" w:color="auto"/>
                    <w:bottom w:val="none" w:sz="0" w:space="0" w:color="auto"/>
                    <w:right w:val="none" w:sz="0" w:space="0" w:color="auto"/>
                  </w:divBdr>
                </w:div>
                <w:div w:id="337659784">
                  <w:marLeft w:val="0"/>
                  <w:marRight w:val="0"/>
                  <w:marTop w:val="0"/>
                  <w:marBottom w:val="0"/>
                  <w:divBdr>
                    <w:top w:val="none" w:sz="0" w:space="0" w:color="auto"/>
                    <w:left w:val="none" w:sz="0" w:space="0" w:color="auto"/>
                    <w:bottom w:val="none" w:sz="0" w:space="0" w:color="auto"/>
                    <w:right w:val="none" w:sz="0" w:space="0" w:color="auto"/>
                  </w:divBdr>
                </w:div>
                <w:div w:id="918832579">
                  <w:marLeft w:val="0"/>
                  <w:marRight w:val="0"/>
                  <w:marTop w:val="0"/>
                  <w:marBottom w:val="0"/>
                  <w:divBdr>
                    <w:top w:val="none" w:sz="0" w:space="0" w:color="auto"/>
                    <w:left w:val="none" w:sz="0" w:space="0" w:color="auto"/>
                    <w:bottom w:val="none" w:sz="0" w:space="0" w:color="auto"/>
                    <w:right w:val="none" w:sz="0" w:space="0" w:color="auto"/>
                  </w:divBdr>
                </w:div>
                <w:div w:id="1768842443">
                  <w:marLeft w:val="0"/>
                  <w:marRight w:val="0"/>
                  <w:marTop w:val="0"/>
                  <w:marBottom w:val="0"/>
                  <w:divBdr>
                    <w:top w:val="none" w:sz="0" w:space="0" w:color="auto"/>
                    <w:left w:val="none" w:sz="0" w:space="0" w:color="auto"/>
                    <w:bottom w:val="none" w:sz="0" w:space="0" w:color="auto"/>
                    <w:right w:val="none" w:sz="0" w:space="0" w:color="auto"/>
                  </w:divBdr>
                </w:div>
                <w:div w:id="1714110336">
                  <w:marLeft w:val="0"/>
                  <w:marRight w:val="0"/>
                  <w:marTop w:val="0"/>
                  <w:marBottom w:val="0"/>
                  <w:divBdr>
                    <w:top w:val="none" w:sz="0" w:space="0" w:color="auto"/>
                    <w:left w:val="none" w:sz="0" w:space="0" w:color="auto"/>
                    <w:bottom w:val="none" w:sz="0" w:space="0" w:color="auto"/>
                    <w:right w:val="none" w:sz="0" w:space="0" w:color="auto"/>
                  </w:divBdr>
                </w:div>
                <w:div w:id="1042484073">
                  <w:marLeft w:val="0"/>
                  <w:marRight w:val="0"/>
                  <w:marTop w:val="0"/>
                  <w:marBottom w:val="0"/>
                  <w:divBdr>
                    <w:top w:val="none" w:sz="0" w:space="0" w:color="auto"/>
                    <w:left w:val="none" w:sz="0" w:space="0" w:color="auto"/>
                    <w:bottom w:val="none" w:sz="0" w:space="0" w:color="auto"/>
                    <w:right w:val="none" w:sz="0" w:space="0" w:color="auto"/>
                  </w:divBdr>
                </w:div>
                <w:div w:id="1345282008">
                  <w:marLeft w:val="0"/>
                  <w:marRight w:val="0"/>
                  <w:marTop w:val="0"/>
                  <w:marBottom w:val="0"/>
                  <w:divBdr>
                    <w:top w:val="none" w:sz="0" w:space="0" w:color="auto"/>
                    <w:left w:val="none" w:sz="0" w:space="0" w:color="auto"/>
                    <w:bottom w:val="none" w:sz="0" w:space="0" w:color="auto"/>
                    <w:right w:val="none" w:sz="0" w:space="0" w:color="auto"/>
                  </w:divBdr>
                </w:div>
                <w:div w:id="210387563">
                  <w:marLeft w:val="0"/>
                  <w:marRight w:val="0"/>
                  <w:marTop w:val="0"/>
                  <w:marBottom w:val="0"/>
                  <w:divBdr>
                    <w:top w:val="none" w:sz="0" w:space="0" w:color="auto"/>
                    <w:left w:val="none" w:sz="0" w:space="0" w:color="auto"/>
                    <w:bottom w:val="none" w:sz="0" w:space="0" w:color="auto"/>
                    <w:right w:val="none" w:sz="0" w:space="0" w:color="auto"/>
                  </w:divBdr>
                </w:div>
                <w:div w:id="576549090">
                  <w:marLeft w:val="0"/>
                  <w:marRight w:val="0"/>
                  <w:marTop w:val="0"/>
                  <w:marBottom w:val="0"/>
                  <w:divBdr>
                    <w:top w:val="none" w:sz="0" w:space="0" w:color="auto"/>
                    <w:left w:val="none" w:sz="0" w:space="0" w:color="auto"/>
                    <w:bottom w:val="none" w:sz="0" w:space="0" w:color="auto"/>
                    <w:right w:val="none" w:sz="0" w:space="0" w:color="auto"/>
                  </w:divBdr>
                </w:div>
                <w:div w:id="1005205943">
                  <w:marLeft w:val="0"/>
                  <w:marRight w:val="0"/>
                  <w:marTop w:val="0"/>
                  <w:marBottom w:val="0"/>
                  <w:divBdr>
                    <w:top w:val="none" w:sz="0" w:space="0" w:color="auto"/>
                    <w:left w:val="none" w:sz="0" w:space="0" w:color="auto"/>
                    <w:bottom w:val="none" w:sz="0" w:space="0" w:color="auto"/>
                    <w:right w:val="none" w:sz="0" w:space="0" w:color="auto"/>
                  </w:divBdr>
                </w:div>
                <w:div w:id="953556586">
                  <w:marLeft w:val="0"/>
                  <w:marRight w:val="0"/>
                  <w:marTop w:val="0"/>
                  <w:marBottom w:val="0"/>
                  <w:divBdr>
                    <w:top w:val="none" w:sz="0" w:space="0" w:color="auto"/>
                    <w:left w:val="none" w:sz="0" w:space="0" w:color="auto"/>
                    <w:bottom w:val="none" w:sz="0" w:space="0" w:color="auto"/>
                    <w:right w:val="none" w:sz="0" w:space="0" w:color="auto"/>
                  </w:divBdr>
                </w:div>
                <w:div w:id="1269196263">
                  <w:marLeft w:val="0"/>
                  <w:marRight w:val="0"/>
                  <w:marTop w:val="0"/>
                  <w:marBottom w:val="0"/>
                  <w:divBdr>
                    <w:top w:val="none" w:sz="0" w:space="0" w:color="auto"/>
                    <w:left w:val="none" w:sz="0" w:space="0" w:color="auto"/>
                    <w:bottom w:val="none" w:sz="0" w:space="0" w:color="auto"/>
                    <w:right w:val="none" w:sz="0" w:space="0" w:color="auto"/>
                  </w:divBdr>
                </w:div>
                <w:div w:id="2000425471">
                  <w:marLeft w:val="0"/>
                  <w:marRight w:val="0"/>
                  <w:marTop w:val="0"/>
                  <w:marBottom w:val="0"/>
                  <w:divBdr>
                    <w:top w:val="none" w:sz="0" w:space="0" w:color="auto"/>
                    <w:left w:val="none" w:sz="0" w:space="0" w:color="auto"/>
                    <w:bottom w:val="none" w:sz="0" w:space="0" w:color="auto"/>
                    <w:right w:val="none" w:sz="0" w:space="0" w:color="auto"/>
                  </w:divBdr>
                </w:div>
                <w:div w:id="2100716135">
                  <w:marLeft w:val="0"/>
                  <w:marRight w:val="0"/>
                  <w:marTop w:val="0"/>
                  <w:marBottom w:val="0"/>
                  <w:divBdr>
                    <w:top w:val="none" w:sz="0" w:space="0" w:color="auto"/>
                    <w:left w:val="none" w:sz="0" w:space="0" w:color="auto"/>
                    <w:bottom w:val="none" w:sz="0" w:space="0" w:color="auto"/>
                    <w:right w:val="none" w:sz="0" w:space="0" w:color="auto"/>
                  </w:divBdr>
                </w:div>
                <w:div w:id="680474270">
                  <w:marLeft w:val="0"/>
                  <w:marRight w:val="0"/>
                  <w:marTop w:val="0"/>
                  <w:marBottom w:val="0"/>
                  <w:divBdr>
                    <w:top w:val="none" w:sz="0" w:space="0" w:color="auto"/>
                    <w:left w:val="none" w:sz="0" w:space="0" w:color="auto"/>
                    <w:bottom w:val="none" w:sz="0" w:space="0" w:color="auto"/>
                    <w:right w:val="none" w:sz="0" w:space="0" w:color="auto"/>
                  </w:divBdr>
                </w:div>
                <w:div w:id="1592200865">
                  <w:marLeft w:val="0"/>
                  <w:marRight w:val="0"/>
                  <w:marTop w:val="0"/>
                  <w:marBottom w:val="0"/>
                  <w:divBdr>
                    <w:top w:val="none" w:sz="0" w:space="0" w:color="auto"/>
                    <w:left w:val="none" w:sz="0" w:space="0" w:color="auto"/>
                    <w:bottom w:val="none" w:sz="0" w:space="0" w:color="auto"/>
                    <w:right w:val="none" w:sz="0" w:space="0" w:color="auto"/>
                  </w:divBdr>
                </w:div>
                <w:div w:id="1265965049">
                  <w:marLeft w:val="0"/>
                  <w:marRight w:val="0"/>
                  <w:marTop w:val="0"/>
                  <w:marBottom w:val="0"/>
                  <w:divBdr>
                    <w:top w:val="none" w:sz="0" w:space="0" w:color="auto"/>
                    <w:left w:val="none" w:sz="0" w:space="0" w:color="auto"/>
                    <w:bottom w:val="none" w:sz="0" w:space="0" w:color="auto"/>
                    <w:right w:val="none" w:sz="0" w:space="0" w:color="auto"/>
                  </w:divBdr>
                </w:div>
                <w:div w:id="1237125627">
                  <w:marLeft w:val="0"/>
                  <w:marRight w:val="0"/>
                  <w:marTop w:val="0"/>
                  <w:marBottom w:val="0"/>
                  <w:divBdr>
                    <w:top w:val="none" w:sz="0" w:space="0" w:color="auto"/>
                    <w:left w:val="none" w:sz="0" w:space="0" w:color="auto"/>
                    <w:bottom w:val="none" w:sz="0" w:space="0" w:color="auto"/>
                    <w:right w:val="none" w:sz="0" w:space="0" w:color="auto"/>
                  </w:divBdr>
                </w:div>
                <w:div w:id="1726374732">
                  <w:marLeft w:val="0"/>
                  <w:marRight w:val="0"/>
                  <w:marTop w:val="0"/>
                  <w:marBottom w:val="0"/>
                  <w:divBdr>
                    <w:top w:val="none" w:sz="0" w:space="0" w:color="auto"/>
                    <w:left w:val="none" w:sz="0" w:space="0" w:color="auto"/>
                    <w:bottom w:val="none" w:sz="0" w:space="0" w:color="auto"/>
                    <w:right w:val="none" w:sz="0" w:space="0" w:color="auto"/>
                  </w:divBdr>
                </w:div>
                <w:div w:id="1879705347">
                  <w:marLeft w:val="0"/>
                  <w:marRight w:val="0"/>
                  <w:marTop w:val="0"/>
                  <w:marBottom w:val="0"/>
                  <w:divBdr>
                    <w:top w:val="none" w:sz="0" w:space="0" w:color="auto"/>
                    <w:left w:val="none" w:sz="0" w:space="0" w:color="auto"/>
                    <w:bottom w:val="none" w:sz="0" w:space="0" w:color="auto"/>
                    <w:right w:val="none" w:sz="0" w:space="0" w:color="auto"/>
                  </w:divBdr>
                </w:div>
                <w:div w:id="7298336">
                  <w:marLeft w:val="0"/>
                  <w:marRight w:val="0"/>
                  <w:marTop w:val="0"/>
                  <w:marBottom w:val="0"/>
                  <w:divBdr>
                    <w:top w:val="none" w:sz="0" w:space="0" w:color="auto"/>
                    <w:left w:val="none" w:sz="0" w:space="0" w:color="auto"/>
                    <w:bottom w:val="none" w:sz="0" w:space="0" w:color="auto"/>
                    <w:right w:val="none" w:sz="0" w:space="0" w:color="auto"/>
                  </w:divBdr>
                </w:div>
                <w:div w:id="1189024491">
                  <w:marLeft w:val="0"/>
                  <w:marRight w:val="0"/>
                  <w:marTop w:val="0"/>
                  <w:marBottom w:val="0"/>
                  <w:divBdr>
                    <w:top w:val="none" w:sz="0" w:space="0" w:color="auto"/>
                    <w:left w:val="none" w:sz="0" w:space="0" w:color="auto"/>
                    <w:bottom w:val="none" w:sz="0" w:space="0" w:color="auto"/>
                    <w:right w:val="none" w:sz="0" w:space="0" w:color="auto"/>
                  </w:divBdr>
                </w:div>
                <w:div w:id="1266889898">
                  <w:marLeft w:val="0"/>
                  <w:marRight w:val="0"/>
                  <w:marTop w:val="0"/>
                  <w:marBottom w:val="0"/>
                  <w:divBdr>
                    <w:top w:val="none" w:sz="0" w:space="0" w:color="auto"/>
                    <w:left w:val="none" w:sz="0" w:space="0" w:color="auto"/>
                    <w:bottom w:val="none" w:sz="0" w:space="0" w:color="auto"/>
                    <w:right w:val="none" w:sz="0" w:space="0" w:color="auto"/>
                  </w:divBdr>
                </w:div>
                <w:div w:id="44108858">
                  <w:marLeft w:val="0"/>
                  <w:marRight w:val="0"/>
                  <w:marTop w:val="0"/>
                  <w:marBottom w:val="0"/>
                  <w:divBdr>
                    <w:top w:val="none" w:sz="0" w:space="0" w:color="auto"/>
                    <w:left w:val="none" w:sz="0" w:space="0" w:color="auto"/>
                    <w:bottom w:val="none" w:sz="0" w:space="0" w:color="auto"/>
                    <w:right w:val="none" w:sz="0" w:space="0" w:color="auto"/>
                  </w:divBdr>
                </w:div>
                <w:div w:id="393091491">
                  <w:marLeft w:val="0"/>
                  <w:marRight w:val="0"/>
                  <w:marTop w:val="0"/>
                  <w:marBottom w:val="0"/>
                  <w:divBdr>
                    <w:top w:val="none" w:sz="0" w:space="0" w:color="auto"/>
                    <w:left w:val="none" w:sz="0" w:space="0" w:color="auto"/>
                    <w:bottom w:val="none" w:sz="0" w:space="0" w:color="auto"/>
                    <w:right w:val="none" w:sz="0" w:space="0" w:color="auto"/>
                  </w:divBdr>
                </w:div>
                <w:div w:id="473565330">
                  <w:marLeft w:val="0"/>
                  <w:marRight w:val="0"/>
                  <w:marTop w:val="0"/>
                  <w:marBottom w:val="0"/>
                  <w:divBdr>
                    <w:top w:val="none" w:sz="0" w:space="0" w:color="auto"/>
                    <w:left w:val="none" w:sz="0" w:space="0" w:color="auto"/>
                    <w:bottom w:val="none" w:sz="0" w:space="0" w:color="auto"/>
                    <w:right w:val="none" w:sz="0" w:space="0" w:color="auto"/>
                  </w:divBdr>
                </w:div>
                <w:div w:id="1470055945">
                  <w:marLeft w:val="0"/>
                  <w:marRight w:val="0"/>
                  <w:marTop w:val="0"/>
                  <w:marBottom w:val="0"/>
                  <w:divBdr>
                    <w:top w:val="none" w:sz="0" w:space="0" w:color="auto"/>
                    <w:left w:val="none" w:sz="0" w:space="0" w:color="auto"/>
                    <w:bottom w:val="none" w:sz="0" w:space="0" w:color="auto"/>
                    <w:right w:val="none" w:sz="0" w:space="0" w:color="auto"/>
                  </w:divBdr>
                </w:div>
                <w:div w:id="1789738707">
                  <w:marLeft w:val="0"/>
                  <w:marRight w:val="0"/>
                  <w:marTop w:val="0"/>
                  <w:marBottom w:val="0"/>
                  <w:divBdr>
                    <w:top w:val="none" w:sz="0" w:space="0" w:color="auto"/>
                    <w:left w:val="none" w:sz="0" w:space="0" w:color="auto"/>
                    <w:bottom w:val="none" w:sz="0" w:space="0" w:color="auto"/>
                    <w:right w:val="none" w:sz="0" w:space="0" w:color="auto"/>
                  </w:divBdr>
                </w:div>
                <w:div w:id="1038314584">
                  <w:marLeft w:val="0"/>
                  <w:marRight w:val="0"/>
                  <w:marTop w:val="0"/>
                  <w:marBottom w:val="0"/>
                  <w:divBdr>
                    <w:top w:val="none" w:sz="0" w:space="0" w:color="auto"/>
                    <w:left w:val="none" w:sz="0" w:space="0" w:color="auto"/>
                    <w:bottom w:val="none" w:sz="0" w:space="0" w:color="auto"/>
                    <w:right w:val="none" w:sz="0" w:space="0" w:color="auto"/>
                  </w:divBdr>
                </w:div>
                <w:div w:id="94443988">
                  <w:marLeft w:val="0"/>
                  <w:marRight w:val="0"/>
                  <w:marTop w:val="0"/>
                  <w:marBottom w:val="0"/>
                  <w:divBdr>
                    <w:top w:val="none" w:sz="0" w:space="0" w:color="auto"/>
                    <w:left w:val="none" w:sz="0" w:space="0" w:color="auto"/>
                    <w:bottom w:val="none" w:sz="0" w:space="0" w:color="auto"/>
                    <w:right w:val="none" w:sz="0" w:space="0" w:color="auto"/>
                  </w:divBdr>
                </w:div>
                <w:div w:id="1703287130">
                  <w:marLeft w:val="0"/>
                  <w:marRight w:val="0"/>
                  <w:marTop w:val="0"/>
                  <w:marBottom w:val="0"/>
                  <w:divBdr>
                    <w:top w:val="none" w:sz="0" w:space="0" w:color="auto"/>
                    <w:left w:val="none" w:sz="0" w:space="0" w:color="auto"/>
                    <w:bottom w:val="none" w:sz="0" w:space="0" w:color="auto"/>
                    <w:right w:val="none" w:sz="0" w:space="0" w:color="auto"/>
                  </w:divBdr>
                </w:div>
                <w:div w:id="381178941">
                  <w:marLeft w:val="0"/>
                  <w:marRight w:val="0"/>
                  <w:marTop w:val="0"/>
                  <w:marBottom w:val="0"/>
                  <w:divBdr>
                    <w:top w:val="none" w:sz="0" w:space="0" w:color="auto"/>
                    <w:left w:val="none" w:sz="0" w:space="0" w:color="auto"/>
                    <w:bottom w:val="none" w:sz="0" w:space="0" w:color="auto"/>
                    <w:right w:val="none" w:sz="0" w:space="0" w:color="auto"/>
                  </w:divBdr>
                </w:div>
                <w:div w:id="1166435423">
                  <w:marLeft w:val="0"/>
                  <w:marRight w:val="0"/>
                  <w:marTop w:val="0"/>
                  <w:marBottom w:val="0"/>
                  <w:divBdr>
                    <w:top w:val="none" w:sz="0" w:space="0" w:color="auto"/>
                    <w:left w:val="none" w:sz="0" w:space="0" w:color="auto"/>
                    <w:bottom w:val="none" w:sz="0" w:space="0" w:color="auto"/>
                    <w:right w:val="none" w:sz="0" w:space="0" w:color="auto"/>
                  </w:divBdr>
                </w:div>
                <w:div w:id="952907391">
                  <w:marLeft w:val="0"/>
                  <w:marRight w:val="0"/>
                  <w:marTop w:val="0"/>
                  <w:marBottom w:val="0"/>
                  <w:divBdr>
                    <w:top w:val="none" w:sz="0" w:space="0" w:color="auto"/>
                    <w:left w:val="none" w:sz="0" w:space="0" w:color="auto"/>
                    <w:bottom w:val="none" w:sz="0" w:space="0" w:color="auto"/>
                    <w:right w:val="none" w:sz="0" w:space="0" w:color="auto"/>
                  </w:divBdr>
                </w:div>
                <w:div w:id="833688652">
                  <w:marLeft w:val="0"/>
                  <w:marRight w:val="0"/>
                  <w:marTop w:val="0"/>
                  <w:marBottom w:val="0"/>
                  <w:divBdr>
                    <w:top w:val="none" w:sz="0" w:space="0" w:color="auto"/>
                    <w:left w:val="none" w:sz="0" w:space="0" w:color="auto"/>
                    <w:bottom w:val="none" w:sz="0" w:space="0" w:color="auto"/>
                    <w:right w:val="none" w:sz="0" w:space="0" w:color="auto"/>
                  </w:divBdr>
                </w:div>
                <w:div w:id="831409884">
                  <w:marLeft w:val="0"/>
                  <w:marRight w:val="0"/>
                  <w:marTop w:val="0"/>
                  <w:marBottom w:val="0"/>
                  <w:divBdr>
                    <w:top w:val="none" w:sz="0" w:space="0" w:color="auto"/>
                    <w:left w:val="none" w:sz="0" w:space="0" w:color="auto"/>
                    <w:bottom w:val="none" w:sz="0" w:space="0" w:color="auto"/>
                    <w:right w:val="none" w:sz="0" w:space="0" w:color="auto"/>
                  </w:divBdr>
                </w:div>
                <w:div w:id="1578713643">
                  <w:marLeft w:val="0"/>
                  <w:marRight w:val="0"/>
                  <w:marTop w:val="0"/>
                  <w:marBottom w:val="0"/>
                  <w:divBdr>
                    <w:top w:val="none" w:sz="0" w:space="0" w:color="auto"/>
                    <w:left w:val="none" w:sz="0" w:space="0" w:color="auto"/>
                    <w:bottom w:val="none" w:sz="0" w:space="0" w:color="auto"/>
                    <w:right w:val="none" w:sz="0" w:space="0" w:color="auto"/>
                  </w:divBdr>
                </w:div>
                <w:div w:id="71902893">
                  <w:marLeft w:val="0"/>
                  <w:marRight w:val="0"/>
                  <w:marTop w:val="0"/>
                  <w:marBottom w:val="0"/>
                  <w:divBdr>
                    <w:top w:val="none" w:sz="0" w:space="0" w:color="auto"/>
                    <w:left w:val="none" w:sz="0" w:space="0" w:color="auto"/>
                    <w:bottom w:val="none" w:sz="0" w:space="0" w:color="auto"/>
                    <w:right w:val="none" w:sz="0" w:space="0" w:color="auto"/>
                  </w:divBdr>
                </w:div>
                <w:div w:id="998116578">
                  <w:marLeft w:val="0"/>
                  <w:marRight w:val="0"/>
                  <w:marTop w:val="0"/>
                  <w:marBottom w:val="0"/>
                  <w:divBdr>
                    <w:top w:val="none" w:sz="0" w:space="0" w:color="auto"/>
                    <w:left w:val="none" w:sz="0" w:space="0" w:color="auto"/>
                    <w:bottom w:val="none" w:sz="0" w:space="0" w:color="auto"/>
                    <w:right w:val="none" w:sz="0" w:space="0" w:color="auto"/>
                  </w:divBdr>
                </w:div>
                <w:div w:id="1093208472">
                  <w:marLeft w:val="0"/>
                  <w:marRight w:val="0"/>
                  <w:marTop w:val="0"/>
                  <w:marBottom w:val="0"/>
                  <w:divBdr>
                    <w:top w:val="none" w:sz="0" w:space="0" w:color="auto"/>
                    <w:left w:val="none" w:sz="0" w:space="0" w:color="auto"/>
                    <w:bottom w:val="none" w:sz="0" w:space="0" w:color="auto"/>
                    <w:right w:val="none" w:sz="0" w:space="0" w:color="auto"/>
                  </w:divBdr>
                </w:div>
                <w:div w:id="416290571">
                  <w:marLeft w:val="0"/>
                  <w:marRight w:val="0"/>
                  <w:marTop w:val="0"/>
                  <w:marBottom w:val="0"/>
                  <w:divBdr>
                    <w:top w:val="none" w:sz="0" w:space="0" w:color="auto"/>
                    <w:left w:val="none" w:sz="0" w:space="0" w:color="auto"/>
                    <w:bottom w:val="none" w:sz="0" w:space="0" w:color="auto"/>
                    <w:right w:val="none" w:sz="0" w:space="0" w:color="auto"/>
                  </w:divBdr>
                </w:div>
                <w:div w:id="179316561">
                  <w:marLeft w:val="0"/>
                  <w:marRight w:val="0"/>
                  <w:marTop w:val="0"/>
                  <w:marBottom w:val="0"/>
                  <w:divBdr>
                    <w:top w:val="none" w:sz="0" w:space="0" w:color="auto"/>
                    <w:left w:val="none" w:sz="0" w:space="0" w:color="auto"/>
                    <w:bottom w:val="none" w:sz="0" w:space="0" w:color="auto"/>
                    <w:right w:val="none" w:sz="0" w:space="0" w:color="auto"/>
                  </w:divBdr>
                </w:div>
                <w:div w:id="1348946139">
                  <w:marLeft w:val="0"/>
                  <w:marRight w:val="0"/>
                  <w:marTop w:val="0"/>
                  <w:marBottom w:val="0"/>
                  <w:divBdr>
                    <w:top w:val="none" w:sz="0" w:space="0" w:color="auto"/>
                    <w:left w:val="none" w:sz="0" w:space="0" w:color="auto"/>
                    <w:bottom w:val="none" w:sz="0" w:space="0" w:color="auto"/>
                    <w:right w:val="none" w:sz="0" w:space="0" w:color="auto"/>
                  </w:divBdr>
                </w:div>
                <w:div w:id="548342940">
                  <w:marLeft w:val="0"/>
                  <w:marRight w:val="0"/>
                  <w:marTop w:val="0"/>
                  <w:marBottom w:val="0"/>
                  <w:divBdr>
                    <w:top w:val="none" w:sz="0" w:space="0" w:color="auto"/>
                    <w:left w:val="none" w:sz="0" w:space="0" w:color="auto"/>
                    <w:bottom w:val="none" w:sz="0" w:space="0" w:color="auto"/>
                    <w:right w:val="none" w:sz="0" w:space="0" w:color="auto"/>
                  </w:divBdr>
                </w:div>
                <w:div w:id="1379889825">
                  <w:marLeft w:val="0"/>
                  <w:marRight w:val="0"/>
                  <w:marTop w:val="0"/>
                  <w:marBottom w:val="0"/>
                  <w:divBdr>
                    <w:top w:val="none" w:sz="0" w:space="0" w:color="auto"/>
                    <w:left w:val="none" w:sz="0" w:space="0" w:color="auto"/>
                    <w:bottom w:val="none" w:sz="0" w:space="0" w:color="auto"/>
                    <w:right w:val="none" w:sz="0" w:space="0" w:color="auto"/>
                  </w:divBdr>
                </w:div>
                <w:div w:id="817961615">
                  <w:marLeft w:val="0"/>
                  <w:marRight w:val="0"/>
                  <w:marTop w:val="0"/>
                  <w:marBottom w:val="0"/>
                  <w:divBdr>
                    <w:top w:val="none" w:sz="0" w:space="0" w:color="auto"/>
                    <w:left w:val="none" w:sz="0" w:space="0" w:color="auto"/>
                    <w:bottom w:val="none" w:sz="0" w:space="0" w:color="auto"/>
                    <w:right w:val="none" w:sz="0" w:space="0" w:color="auto"/>
                  </w:divBdr>
                </w:div>
                <w:div w:id="1782259607">
                  <w:marLeft w:val="0"/>
                  <w:marRight w:val="0"/>
                  <w:marTop w:val="0"/>
                  <w:marBottom w:val="0"/>
                  <w:divBdr>
                    <w:top w:val="none" w:sz="0" w:space="0" w:color="auto"/>
                    <w:left w:val="none" w:sz="0" w:space="0" w:color="auto"/>
                    <w:bottom w:val="none" w:sz="0" w:space="0" w:color="auto"/>
                    <w:right w:val="none" w:sz="0" w:space="0" w:color="auto"/>
                  </w:divBdr>
                </w:div>
                <w:div w:id="2126800647">
                  <w:marLeft w:val="0"/>
                  <w:marRight w:val="0"/>
                  <w:marTop w:val="0"/>
                  <w:marBottom w:val="0"/>
                  <w:divBdr>
                    <w:top w:val="none" w:sz="0" w:space="0" w:color="auto"/>
                    <w:left w:val="none" w:sz="0" w:space="0" w:color="auto"/>
                    <w:bottom w:val="none" w:sz="0" w:space="0" w:color="auto"/>
                    <w:right w:val="none" w:sz="0" w:space="0" w:color="auto"/>
                  </w:divBdr>
                </w:div>
                <w:div w:id="555943404">
                  <w:marLeft w:val="0"/>
                  <w:marRight w:val="0"/>
                  <w:marTop w:val="0"/>
                  <w:marBottom w:val="0"/>
                  <w:divBdr>
                    <w:top w:val="none" w:sz="0" w:space="0" w:color="auto"/>
                    <w:left w:val="none" w:sz="0" w:space="0" w:color="auto"/>
                    <w:bottom w:val="none" w:sz="0" w:space="0" w:color="auto"/>
                    <w:right w:val="none" w:sz="0" w:space="0" w:color="auto"/>
                  </w:divBdr>
                </w:div>
                <w:div w:id="987394784">
                  <w:marLeft w:val="0"/>
                  <w:marRight w:val="0"/>
                  <w:marTop w:val="0"/>
                  <w:marBottom w:val="0"/>
                  <w:divBdr>
                    <w:top w:val="none" w:sz="0" w:space="0" w:color="auto"/>
                    <w:left w:val="none" w:sz="0" w:space="0" w:color="auto"/>
                    <w:bottom w:val="none" w:sz="0" w:space="0" w:color="auto"/>
                    <w:right w:val="none" w:sz="0" w:space="0" w:color="auto"/>
                  </w:divBdr>
                </w:div>
                <w:div w:id="791244873">
                  <w:marLeft w:val="0"/>
                  <w:marRight w:val="0"/>
                  <w:marTop w:val="0"/>
                  <w:marBottom w:val="0"/>
                  <w:divBdr>
                    <w:top w:val="none" w:sz="0" w:space="0" w:color="auto"/>
                    <w:left w:val="none" w:sz="0" w:space="0" w:color="auto"/>
                    <w:bottom w:val="none" w:sz="0" w:space="0" w:color="auto"/>
                    <w:right w:val="none" w:sz="0" w:space="0" w:color="auto"/>
                  </w:divBdr>
                </w:div>
                <w:div w:id="1508252001">
                  <w:marLeft w:val="0"/>
                  <w:marRight w:val="0"/>
                  <w:marTop w:val="0"/>
                  <w:marBottom w:val="0"/>
                  <w:divBdr>
                    <w:top w:val="none" w:sz="0" w:space="0" w:color="auto"/>
                    <w:left w:val="none" w:sz="0" w:space="0" w:color="auto"/>
                    <w:bottom w:val="none" w:sz="0" w:space="0" w:color="auto"/>
                    <w:right w:val="none" w:sz="0" w:space="0" w:color="auto"/>
                  </w:divBdr>
                </w:div>
                <w:div w:id="556667506">
                  <w:marLeft w:val="0"/>
                  <w:marRight w:val="0"/>
                  <w:marTop w:val="0"/>
                  <w:marBottom w:val="0"/>
                  <w:divBdr>
                    <w:top w:val="none" w:sz="0" w:space="0" w:color="auto"/>
                    <w:left w:val="none" w:sz="0" w:space="0" w:color="auto"/>
                    <w:bottom w:val="none" w:sz="0" w:space="0" w:color="auto"/>
                    <w:right w:val="none" w:sz="0" w:space="0" w:color="auto"/>
                  </w:divBdr>
                </w:div>
                <w:div w:id="726951277">
                  <w:marLeft w:val="0"/>
                  <w:marRight w:val="0"/>
                  <w:marTop w:val="0"/>
                  <w:marBottom w:val="0"/>
                  <w:divBdr>
                    <w:top w:val="none" w:sz="0" w:space="0" w:color="auto"/>
                    <w:left w:val="none" w:sz="0" w:space="0" w:color="auto"/>
                    <w:bottom w:val="none" w:sz="0" w:space="0" w:color="auto"/>
                    <w:right w:val="none" w:sz="0" w:space="0" w:color="auto"/>
                  </w:divBdr>
                </w:div>
                <w:div w:id="1067193943">
                  <w:marLeft w:val="0"/>
                  <w:marRight w:val="0"/>
                  <w:marTop w:val="0"/>
                  <w:marBottom w:val="0"/>
                  <w:divBdr>
                    <w:top w:val="none" w:sz="0" w:space="0" w:color="auto"/>
                    <w:left w:val="none" w:sz="0" w:space="0" w:color="auto"/>
                    <w:bottom w:val="none" w:sz="0" w:space="0" w:color="auto"/>
                    <w:right w:val="none" w:sz="0" w:space="0" w:color="auto"/>
                  </w:divBdr>
                </w:div>
                <w:div w:id="164132322">
                  <w:marLeft w:val="0"/>
                  <w:marRight w:val="0"/>
                  <w:marTop w:val="0"/>
                  <w:marBottom w:val="0"/>
                  <w:divBdr>
                    <w:top w:val="none" w:sz="0" w:space="0" w:color="auto"/>
                    <w:left w:val="none" w:sz="0" w:space="0" w:color="auto"/>
                    <w:bottom w:val="none" w:sz="0" w:space="0" w:color="auto"/>
                    <w:right w:val="none" w:sz="0" w:space="0" w:color="auto"/>
                  </w:divBdr>
                </w:div>
                <w:div w:id="425342552">
                  <w:marLeft w:val="0"/>
                  <w:marRight w:val="0"/>
                  <w:marTop w:val="0"/>
                  <w:marBottom w:val="0"/>
                  <w:divBdr>
                    <w:top w:val="none" w:sz="0" w:space="0" w:color="auto"/>
                    <w:left w:val="none" w:sz="0" w:space="0" w:color="auto"/>
                    <w:bottom w:val="none" w:sz="0" w:space="0" w:color="auto"/>
                    <w:right w:val="none" w:sz="0" w:space="0" w:color="auto"/>
                  </w:divBdr>
                </w:div>
                <w:div w:id="1621645011">
                  <w:marLeft w:val="0"/>
                  <w:marRight w:val="0"/>
                  <w:marTop w:val="0"/>
                  <w:marBottom w:val="0"/>
                  <w:divBdr>
                    <w:top w:val="none" w:sz="0" w:space="0" w:color="auto"/>
                    <w:left w:val="none" w:sz="0" w:space="0" w:color="auto"/>
                    <w:bottom w:val="none" w:sz="0" w:space="0" w:color="auto"/>
                    <w:right w:val="none" w:sz="0" w:space="0" w:color="auto"/>
                  </w:divBdr>
                </w:div>
                <w:div w:id="176695365">
                  <w:marLeft w:val="0"/>
                  <w:marRight w:val="0"/>
                  <w:marTop w:val="0"/>
                  <w:marBottom w:val="0"/>
                  <w:divBdr>
                    <w:top w:val="none" w:sz="0" w:space="0" w:color="auto"/>
                    <w:left w:val="none" w:sz="0" w:space="0" w:color="auto"/>
                    <w:bottom w:val="none" w:sz="0" w:space="0" w:color="auto"/>
                    <w:right w:val="none" w:sz="0" w:space="0" w:color="auto"/>
                  </w:divBdr>
                </w:div>
                <w:div w:id="61493637">
                  <w:marLeft w:val="0"/>
                  <w:marRight w:val="0"/>
                  <w:marTop w:val="0"/>
                  <w:marBottom w:val="0"/>
                  <w:divBdr>
                    <w:top w:val="none" w:sz="0" w:space="0" w:color="auto"/>
                    <w:left w:val="none" w:sz="0" w:space="0" w:color="auto"/>
                    <w:bottom w:val="none" w:sz="0" w:space="0" w:color="auto"/>
                    <w:right w:val="none" w:sz="0" w:space="0" w:color="auto"/>
                  </w:divBdr>
                </w:div>
                <w:div w:id="1798334753">
                  <w:marLeft w:val="0"/>
                  <w:marRight w:val="0"/>
                  <w:marTop w:val="0"/>
                  <w:marBottom w:val="0"/>
                  <w:divBdr>
                    <w:top w:val="none" w:sz="0" w:space="0" w:color="auto"/>
                    <w:left w:val="none" w:sz="0" w:space="0" w:color="auto"/>
                    <w:bottom w:val="none" w:sz="0" w:space="0" w:color="auto"/>
                    <w:right w:val="none" w:sz="0" w:space="0" w:color="auto"/>
                  </w:divBdr>
                </w:div>
                <w:div w:id="1169717570">
                  <w:marLeft w:val="0"/>
                  <w:marRight w:val="0"/>
                  <w:marTop w:val="0"/>
                  <w:marBottom w:val="0"/>
                  <w:divBdr>
                    <w:top w:val="none" w:sz="0" w:space="0" w:color="auto"/>
                    <w:left w:val="none" w:sz="0" w:space="0" w:color="auto"/>
                    <w:bottom w:val="none" w:sz="0" w:space="0" w:color="auto"/>
                    <w:right w:val="none" w:sz="0" w:space="0" w:color="auto"/>
                  </w:divBdr>
                </w:div>
                <w:div w:id="392822996">
                  <w:marLeft w:val="0"/>
                  <w:marRight w:val="0"/>
                  <w:marTop w:val="0"/>
                  <w:marBottom w:val="0"/>
                  <w:divBdr>
                    <w:top w:val="none" w:sz="0" w:space="0" w:color="auto"/>
                    <w:left w:val="none" w:sz="0" w:space="0" w:color="auto"/>
                    <w:bottom w:val="none" w:sz="0" w:space="0" w:color="auto"/>
                    <w:right w:val="none" w:sz="0" w:space="0" w:color="auto"/>
                  </w:divBdr>
                </w:div>
                <w:div w:id="1135373439">
                  <w:marLeft w:val="0"/>
                  <w:marRight w:val="0"/>
                  <w:marTop w:val="0"/>
                  <w:marBottom w:val="0"/>
                  <w:divBdr>
                    <w:top w:val="none" w:sz="0" w:space="0" w:color="auto"/>
                    <w:left w:val="none" w:sz="0" w:space="0" w:color="auto"/>
                    <w:bottom w:val="none" w:sz="0" w:space="0" w:color="auto"/>
                    <w:right w:val="none" w:sz="0" w:space="0" w:color="auto"/>
                  </w:divBdr>
                </w:div>
                <w:div w:id="1539047792">
                  <w:marLeft w:val="0"/>
                  <w:marRight w:val="0"/>
                  <w:marTop w:val="0"/>
                  <w:marBottom w:val="0"/>
                  <w:divBdr>
                    <w:top w:val="none" w:sz="0" w:space="0" w:color="auto"/>
                    <w:left w:val="none" w:sz="0" w:space="0" w:color="auto"/>
                    <w:bottom w:val="none" w:sz="0" w:space="0" w:color="auto"/>
                    <w:right w:val="none" w:sz="0" w:space="0" w:color="auto"/>
                  </w:divBdr>
                </w:div>
                <w:div w:id="735008325">
                  <w:marLeft w:val="0"/>
                  <w:marRight w:val="0"/>
                  <w:marTop w:val="0"/>
                  <w:marBottom w:val="0"/>
                  <w:divBdr>
                    <w:top w:val="none" w:sz="0" w:space="0" w:color="auto"/>
                    <w:left w:val="none" w:sz="0" w:space="0" w:color="auto"/>
                    <w:bottom w:val="none" w:sz="0" w:space="0" w:color="auto"/>
                    <w:right w:val="none" w:sz="0" w:space="0" w:color="auto"/>
                  </w:divBdr>
                </w:div>
                <w:div w:id="1183780432">
                  <w:marLeft w:val="0"/>
                  <w:marRight w:val="0"/>
                  <w:marTop w:val="0"/>
                  <w:marBottom w:val="0"/>
                  <w:divBdr>
                    <w:top w:val="none" w:sz="0" w:space="0" w:color="auto"/>
                    <w:left w:val="none" w:sz="0" w:space="0" w:color="auto"/>
                    <w:bottom w:val="none" w:sz="0" w:space="0" w:color="auto"/>
                    <w:right w:val="none" w:sz="0" w:space="0" w:color="auto"/>
                  </w:divBdr>
                </w:div>
                <w:div w:id="714620272">
                  <w:marLeft w:val="0"/>
                  <w:marRight w:val="0"/>
                  <w:marTop w:val="0"/>
                  <w:marBottom w:val="0"/>
                  <w:divBdr>
                    <w:top w:val="none" w:sz="0" w:space="0" w:color="auto"/>
                    <w:left w:val="none" w:sz="0" w:space="0" w:color="auto"/>
                    <w:bottom w:val="none" w:sz="0" w:space="0" w:color="auto"/>
                    <w:right w:val="none" w:sz="0" w:space="0" w:color="auto"/>
                  </w:divBdr>
                </w:div>
                <w:div w:id="440418992">
                  <w:marLeft w:val="0"/>
                  <w:marRight w:val="0"/>
                  <w:marTop w:val="0"/>
                  <w:marBottom w:val="0"/>
                  <w:divBdr>
                    <w:top w:val="none" w:sz="0" w:space="0" w:color="auto"/>
                    <w:left w:val="none" w:sz="0" w:space="0" w:color="auto"/>
                    <w:bottom w:val="none" w:sz="0" w:space="0" w:color="auto"/>
                    <w:right w:val="none" w:sz="0" w:space="0" w:color="auto"/>
                  </w:divBdr>
                </w:div>
                <w:div w:id="1658918014">
                  <w:marLeft w:val="0"/>
                  <w:marRight w:val="0"/>
                  <w:marTop w:val="0"/>
                  <w:marBottom w:val="0"/>
                  <w:divBdr>
                    <w:top w:val="none" w:sz="0" w:space="0" w:color="auto"/>
                    <w:left w:val="none" w:sz="0" w:space="0" w:color="auto"/>
                    <w:bottom w:val="none" w:sz="0" w:space="0" w:color="auto"/>
                    <w:right w:val="none" w:sz="0" w:space="0" w:color="auto"/>
                  </w:divBdr>
                </w:div>
                <w:div w:id="952978292">
                  <w:marLeft w:val="0"/>
                  <w:marRight w:val="0"/>
                  <w:marTop w:val="0"/>
                  <w:marBottom w:val="0"/>
                  <w:divBdr>
                    <w:top w:val="none" w:sz="0" w:space="0" w:color="auto"/>
                    <w:left w:val="none" w:sz="0" w:space="0" w:color="auto"/>
                    <w:bottom w:val="none" w:sz="0" w:space="0" w:color="auto"/>
                    <w:right w:val="none" w:sz="0" w:space="0" w:color="auto"/>
                  </w:divBdr>
                </w:div>
                <w:div w:id="1248347438">
                  <w:marLeft w:val="0"/>
                  <w:marRight w:val="0"/>
                  <w:marTop w:val="0"/>
                  <w:marBottom w:val="0"/>
                  <w:divBdr>
                    <w:top w:val="none" w:sz="0" w:space="0" w:color="auto"/>
                    <w:left w:val="none" w:sz="0" w:space="0" w:color="auto"/>
                    <w:bottom w:val="none" w:sz="0" w:space="0" w:color="auto"/>
                    <w:right w:val="none" w:sz="0" w:space="0" w:color="auto"/>
                  </w:divBdr>
                </w:div>
                <w:div w:id="410389750">
                  <w:marLeft w:val="0"/>
                  <w:marRight w:val="0"/>
                  <w:marTop w:val="0"/>
                  <w:marBottom w:val="0"/>
                  <w:divBdr>
                    <w:top w:val="none" w:sz="0" w:space="0" w:color="auto"/>
                    <w:left w:val="none" w:sz="0" w:space="0" w:color="auto"/>
                    <w:bottom w:val="none" w:sz="0" w:space="0" w:color="auto"/>
                    <w:right w:val="none" w:sz="0" w:space="0" w:color="auto"/>
                  </w:divBdr>
                </w:div>
              </w:divsChild>
            </w:div>
            <w:div w:id="641886619">
              <w:marLeft w:val="0"/>
              <w:marRight w:val="0"/>
              <w:marTop w:val="0"/>
              <w:marBottom w:val="0"/>
              <w:divBdr>
                <w:top w:val="none" w:sz="0" w:space="0" w:color="auto"/>
                <w:left w:val="none" w:sz="0" w:space="0" w:color="auto"/>
                <w:bottom w:val="none" w:sz="0" w:space="0" w:color="auto"/>
                <w:right w:val="none" w:sz="0" w:space="0" w:color="auto"/>
              </w:divBdr>
            </w:div>
            <w:div w:id="82916963">
              <w:marLeft w:val="0"/>
              <w:marRight w:val="0"/>
              <w:marTop w:val="0"/>
              <w:marBottom w:val="0"/>
              <w:divBdr>
                <w:top w:val="none" w:sz="0" w:space="0" w:color="auto"/>
                <w:left w:val="none" w:sz="0" w:space="0" w:color="auto"/>
                <w:bottom w:val="none" w:sz="0" w:space="0" w:color="auto"/>
                <w:right w:val="none" w:sz="0" w:space="0" w:color="auto"/>
              </w:divBdr>
            </w:div>
          </w:divsChild>
        </w:div>
        <w:div w:id="1409841140">
          <w:marLeft w:val="0"/>
          <w:marRight w:val="0"/>
          <w:marTop w:val="0"/>
          <w:marBottom w:val="0"/>
          <w:divBdr>
            <w:top w:val="none" w:sz="0" w:space="0" w:color="auto"/>
            <w:left w:val="none" w:sz="0" w:space="0" w:color="auto"/>
            <w:bottom w:val="none" w:sz="0" w:space="0" w:color="auto"/>
            <w:right w:val="none" w:sz="0" w:space="0" w:color="auto"/>
          </w:divBdr>
          <w:divsChild>
            <w:div w:id="1636638324">
              <w:marLeft w:val="0"/>
              <w:marRight w:val="0"/>
              <w:marTop w:val="0"/>
              <w:marBottom w:val="0"/>
              <w:divBdr>
                <w:top w:val="none" w:sz="0" w:space="0" w:color="auto"/>
                <w:left w:val="none" w:sz="0" w:space="0" w:color="auto"/>
                <w:bottom w:val="none" w:sz="0" w:space="0" w:color="auto"/>
                <w:right w:val="none" w:sz="0" w:space="0" w:color="auto"/>
              </w:divBdr>
            </w:div>
            <w:div w:id="1624842069">
              <w:marLeft w:val="0"/>
              <w:marRight w:val="0"/>
              <w:marTop w:val="0"/>
              <w:marBottom w:val="0"/>
              <w:divBdr>
                <w:top w:val="none" w:sz="0" w:space="0" w:color="auto"/>
                <w:left w:val="none" w:sz="0" w:space="0" w:color="auto"/>
                <w:bottom w:val="none" w:sz="0" w:space="0" w:color="auto"/>
                <w:right w:val="none" w:sz="0" w:space="0" w:color="auto"/>
              </w:divBdr>
            </w:div>
            <w:div w:id="480848543">
              <w:marLeft w:val="0"/>
              <w:marRight w:val="0"/>
              <w:marTop w:val="0"/>
              <w:marBottom w:val="0"/>
              <w:divBdr>
                <w:top w:val="none" w:sz="0" w:space="0" w:color="auto"/>
                <w:left w:val="none" w:sz="0" w:space="0" w:color="auto"/>
                <w:bottom w:val="none" w:sz="0" w:space="0" w:color="auto"/>
                <w:right w:val="none" w:sz="0" w:space="0" w:color="auto"/>
              </w:divBdr>
            </w:div>
            <w:div w:id="992106787">
              <w:marLeft w:val="0"/>
              <w:marRight w:val="0"/>
              <w:marTop w:val="0"/>
              <w:marBottom w:val="0"/>
              <w:divBdr>
                <w:top w:val="none" w:sz="0" w:space="0" w:color="auto"/>
                <w:left w:val="none" w:sz="0" w:space="0" w:color="auto"/>
                <w:bottom w:val="none" w:sz="0" w:space="0" w:color="auto"/>
                <w:right w:val="none" w:sz="0" w:space="0" w:color="auto"/>
              </w:divBdr>
            </w:div>
            <w:div w:id="669213564">
              <w:marLeft w:val="0"/>
              <w:marRight w:val="0"/>
              <w:marTop w:val="0"/>
              <w:marBottom w:val="0"/>
              <w:divBdr>
                <w:top w:val="none" w:sz="0" w:space="0" w:color="auto"/>
                <w:left w:val="none" w:sz="0" w:space="0" w:color="auto"/>
                <w:bottom w:val="none" w:sz="0" w:space="0" w:color="auto"/>
                <w:right w:val="none" w:sz="0" w:space="0" w:color="auto"/>
              </w:divBdr>
            </w:div>
            <w:div w:id="956571147">
              <w:marLeft w:val="0"/>
              <w:marRight w:val="0"/>
              <w:marTop w:val="0"/>
              <w:marBottom w:val="0"/>
              <w:divBdr>
                <w:top w:val="none" w:sz="0" w:space="0" w:color="auto"/>
                <w:left w:val="none" w:sz="0" w:space="0" w:color="auto"/>
                <w:bottom w:val="none" w:sz="0" w:space="0" w:color="auto"/>
                <w:right w:val="none" w:sz="0" w:space="0" w:color="auto"/>
              </w:divBdr>
            </w:div>
            <w:div w:id="242304216">
              <w:marLeft w:val="0"/>
              <w:marRight w:val="0"/>
              <w:marTop w:val="0"/>
              <w:marBottom w:val="0"/>
              <w:divBdr>
                <w:top w:val="none" w:sz="0" w:space="0" w:color="auto"/>
                <w:left w:val="none" w:sz="0" w:space="0" w:color="auto"/>
                <w:bottom w:val="none" w:sz="0" w:space="0" w:color="auto"/>
                <w:right w:val="none" w:sz="0" w:space="0" w:color="auto"/>
              </w:divBdr>
            </w:div>
            <w:div w:id="766460292">
              <w:marLeft w:val="0"/>
              <w:marRight w:val="0"/>
              <w:marTop w:val="0"/>
              <w:marBottom w:val="0"/>
              <w:divBdr>
                <w:top w:val="none" w:sz="0" w:space="0" w:color="auto"/>
                <w:left w:val="none" w:sz="0" w:space="0" w:color="auto"/>
                <w:bottom w:val="none" w:sz="0" w:space="0" w:color="auto"/>
                <w:right w:val="none" w:sz="0" w:space="0" w:color="auto"/>
              </w:divBdr>
            </w:div>
            <w:div w:id="2132163178">
              <w:marLeft w:val="0"/>
              <w:marRight w:val="0"/>
              <w:marTop w:val="0"/>
              <w:marBottom w:val="0"/>
              <w:divBdr>
                <w:top w:val="none" w:sz="0" w:space="0" w:color="auto"/>
                <w:left w:val="none" w:sz="0" w:space="0" w:color="auto"/>
                <w:bottom w:val="none" w:sz="0" w:space="0" w:color="auto"/>
                <w:right w:val="none" w:sz="0" w:space="0" w:color="auto"/>
              </w:divBdr>
            </w:div>
            <w:div w:id="2115977403">
              <w:marLeft w:val="0"/>
              <w:marRight w:val="0"/>
              <w:marTop w:val="0"/>
              <w:marBottom w:val="0"/>
              <w:divBdr>
                <w:top w:val="none" w:sz="0" w:space="0" w:color="auto"/>
                <w:left w:val="none" w:sz="0" w:space="0" w:color="auto"/>
                <w:bottom w:val="none" w:sz="0" w:space="0" w:color="auto"/>
                <w:right w:val="none" w:sz="0" w:space="0" w:color="auto"/>
              </w:divBdr>
            </w:div>
            <w:div w:id="1516190338">
              <w:marLeft w:val="0"/>
              <w:marRight w:val="0"/>
              <w:marTop w:val="0"/>
              <w:marBottom w:val="0"/>
              <w:divBdr>
                <w:top w:val="none" w:sz="0" w:space="0" w:color="auto"/>
                <w:left w:val="none" w:sz="0" w:space="0" w:color="auto"/>
                <w:bottom w:val="none" w:sz="0" w:space="0" w:color="auto"/>
                <w:right w:val="none" w:sz="0" w:space="0" w:color="auto"/>
              </w:divBdr>
            </w:div>
            <w:div w:id="689143442">
              <w:marLeft w:val="0"/>
              <w:marRight w:val="0"/>
              <w:marTop w:val="0"/>
              <w:marBottom w:val="0"/>
              <w:divBdr>
                <w:top w:val="none" w:sz="0" w:space="0" w:color="auto"/>
                <w:left w:val="none" w:sz="0" w:space="0" w:color="auto"/>
                <w:bottom w:val="none" w:sz="0" w:space="0" w:color="auto"/>
                <w:right w:val="none" w:sz="0" w:space="0" w:color="auto"/>
              </w:divBdr>
            </w:div>
            <w:div w:id="1152138574">
              <w:marLeft w:val="0"/>
              <w:marRight w:val="0"/>
              <w:marTop w:val="0"/>
              <w:marBottom w:val="0"/>
              <w:divBdr>
                <w:top w:val="none" w:sz="0" w:space="0" w:color="auto"/>
                <w:left w:val="none" w:sz="0" w:space="0" w:color="auto"/>
                <w:bottom w:val="none" w:sz="0" w:space="0" w:color="auto"/>
                <w:right w:val="none" w:sz="0" w:space="0" w:color="auto"/>
              </w:divBdr>
            </w:div>
            <w:div w:id="1914587946">
              <w:marLeft w:val="0"/>
              <w:marRight w:val="0"/>
              <w:marTop w:val="0"/>
              <w:marBottom w:val="0"/>
              <w:divBdr>
                <w:top w:val="none" w:sz="0" w:space="0" w:color="auto"/>
                <w:left w:val="none" w:sz="0" w:space="0" w:color="auto"/>
                <w:bottom w:val="none" w:sz="0" w:space="0" w:color="auto"/>
                <w:right w:val="none" w:sz="0" w:space="0" w:color="auto"/>
              </w:divBdr>
            </w:div>
            <w:div w:id="842859152">
              <w:marLeft w:val="0"/>
              <w:marRight w:val="0"/>
              <w:marTop w:val="0"/>
              <w:marBottom w:val="0"/>
              <w:divBdr>
                <w:top w:val="none" w:sz="0" w:space="0" w:color="auto"/>
                <w:left w:val="none" w:sz="0" w:space="0" w:color="auto"/>
                <w:bottom w:val="none" w:sz="0" w:space="0" w:color="auto"/>
                <w:right w:val="none" w:sz="0" w:space="0" w:color="auto"/>
              </w:divBdr>
            </w:div>
            <w:div w:id="1238587762">
              <w:marLeft w:val="0"/>
              <w:marRight w:val="0"/>
              <w:marTop w:val="0"/>
              <w:marBottom w:val="0"/>
              <w:divBdr>
                <w:top w:val="none" w:sz="0" w:space="0" w:color="auto"/>
                <w:left w:val="none" w:sz="0" w:space="0" w:color="auto"/>
                <w:bottom w:val="none" w:sz="0" w:space="0" w:color="auto"/>
                <w:right w:val="none" w:sz="0" w:space="0" w:color="auto"/>
              </w:divBdr>
            </w:div>
            <w:div w:id="475146552">
              <w:marLeft w:val="0"/>
              <w:marRight w:val="0"/>
              <w:marTop w:val="0"/>
              <w:marBottom w:val="0"/>
              <w:divBdr>
                <w:top w:val="none" w:sz="0" w:space="0" w:color="auto"/>
                <w:left w:val="none" w:sz="0" w:space="0" w:color="auto"/>
                <w:bottom w:val="none" w:sz="0" w:space="0" w:color="auto"/>
                <w:right w:val="none" w:sz="0" w:space="0" w:color="auto"/>
              </w:divBdr>
            </w:div>
            <w:div w:id="1422026354">
              <w:marLeft w:val="0"/>
              <w:marRight w:val="0"/>
              <w:marTop w:val="0"/>
              <w:marBottom w:val="0"/>
              <w:divBdr>
                <w:top w:val="none" w:sz="0" w:space="0" w:color="auto"/>
                <w:left w:val="none" w:sz="0" w:space="0" w:color="auto"/>
                <w:bottom w:val="none" w:sz="0" w:space="0" w:color="auto"/>
                <w:right w:val="none" w:sz="0" w:space="0" w:color="auto"/>
              </w:divBdr>
            </w:div>
            <w:div w:id="1058437888">
              <w:marLeft w:val="0"/>
              <w:marRight w:val="0"/>
              <w:marTop w:val="0"/>
              <w:marBottom w:val="0"/>
              <w:divBdr>
                <w:top w:val="none" w:sz="0" w:space="0" w:color="auto"/>
                <w:left w:val="none" w:sz="0" w:space="0" w:color="auto"/>
                <w:bottom w:val="none" w:sz="0" w:space="0" w:color="auto"/>
                <w:right w:val="none" w:sz="0" w:space="0" w:color="auto"/>
              </w:divBdr>
            </w:div>
            <w:div w:id="1468821126">
              <w:marLeft w:val="0"/>
              <w:marRight w:val="0"/>
              <w:marTop w:val="0"/>
              <w:marBottom w:val="0"/>
              <w:divBdr>
                <w:top w:val="none" w:sz="0" w:space="0" w:color="auto"/>
                <w:left w:val="none" w:sz="0" w:space="0" w:color="auto"/>
                <w:bottom w:val="none" w:sz="0" w:space="0" w:color="auto"/>
                <w:right w:val="none" w:sz="0" w:space="0" w:color="auto"/>
              </w:divBdr>
            </w:div>
            <w:div w:id="1052927948">
              <w:marLeft w:val="0"/>
              <w:marRight w:val="0"/>
              <w:marTop w:val="0"/>
              <w:marBottom w:val="0"/>
              <w:divBdr>
                <w:top w:val="none" w:sz="0" w:space="0" w:color="auto"/>
                <w:left w:val="none" w:sz="0" w:space="0" w:color="auto"/>
                <w:bottom w:val="none" w:sz="0" w:space="0" w:color="auto"/>
                <w:right w:val="none" w:sz="0" w:space="0" w:color="auto"/>
              </w:divBdr>
            </w:div>
            <w:div w:id="685134904">
              <w:marLeft w:val="0"/>
              <w:marRight w:val="0"/>
              <w:marTop w:val="0"/>
              <w:marBottom w:val="0"/>
              <w:divBdr>
                <w:top w:val="none" w:sz="0" w:space="0" w:color="auto"/>
                <w:left w:val="none" w:sz="0" w:space="0" w:color="auto"/>
                <w:bottom w:val="none" w:sz="0" w:space="0" w:color="auto"/>
                <w:right w:val="none" w:sz="0" w:space="0" w:color="auto"/>
              </w:divBdr>
            </w:div>
            <w:div w:id="89157285">
              <w:marLeft w:val="0"/>
              <w:marRight w:val="0"/>
              <w:marTop w:val="0"/>
              <w:marBottom w:val="0"/>
              <w:divBdr>
                <w:top w:val="none" w:sz="0" w:space="0" w:color="auto"/>
                <w:left w:val="none" w:sz="0" w:space="0" w:color="auto"/>
                <w:bottom w:val="none" w:sz="0" w:space="0" w:color="auto"/>
                <w:right w:val="none" w:sz="0" w:space="0" w:color="auto"/>
              </w:divBdr>
            </w:div>
            <w:div w:id="1757049643">
              <w:marLeft w:val="0"/>
              <w:marRight w:val="0"/>
              <w:marTop w:val="0"/>
              <w:marBottom w:val="0"/>
              <w:divBdr>
                <w:top w:val="none" w:sz="0" w:space="0" w:color="auto"/>
                <w:left w:val="none" w:sz="0" w:space="0" w:color="auto"/>
                <w:bottom w:val="none" w:sz="0" w:space="0" w:color="auto"/>
                <w:right w:val="none" w:sz="0" w:space="0" w:color="auto"/>
              </w:divBdr>
            </w:div>
            <w:div w:id="1904364928">
              <w:marLeft w:val="0"/>
              <w:marRight w:val="0"/>
              <w:marTop w:val="0"/>
              <w:marBottom w:val="0"/>
              <w:divBdr>
                <w:top w:val="none" w:sz="0" w:space="0" w:color="auto"/>
                <w:left w:val="none" w:sz="0" w:space="0" w:color="auto"/>
                <w:bottom w:val="none" w:sz="0" w:space="0" w:color="auto"/>
                <w:right w:val="none" w:sz="0" w:space="0" w:color="auto"/>
              </w:divBdr>
            </w:div>
            <w:div w:id="914822527">
              <w:marLeft w:val="0"/>
              <w:marRight w:val="0"/>
              <w:marTop w:val="0"/>
              <w:marBottom w:val="0"/>
              <w:divBdr>
                <w:top w:val="none" w:sz="0" w:space="0" w:color="auto"/>
                <w:left w:val="none" w:sz="0" w:space="0" w:color="auto"/>
                <w:bottom w:val="none" w:sz="0" w:space="0" w:color="auto"/>
                <w:right w:val="none" w:sz="0" w:space="0" w:color="auto"/>
              </w:divBdr>
            </w:div>
            <w:div w:id="644360374">
              <w:marLeft w:val="0"/>
              <w:marRight w:val="0"/>
              <w:marTop w:val="0"/>
              <w:marBottom w:val="0"/>
              <w:divBdr>
                <w:top w:val="none" w:sz="0" w:space="0" w:color="auto"/>
                <w:left w:val="none" w:sz="0" w:space="0" w:color="auto"/>
                <w:bottom w:val="none" w:sz="0" w:space="0" w:color="auto"/>
                <w:right w:val="none" w:sz="0" w:space="0" w:color="auto"/>
              </w:divBdr>
            </w:div>
            <w:div w:id="1743137200">
              <w:marLeft w:val="0"/>
              <w:marRight w:val="0"/>
              <w:marTop w:val="0"/>
              <w:marBottom w:val="0"/>
              <w:divBdr>
                <w:top w:val="none" w:sz="0" w:space="0" w:color="auto"/>
                <w:left w:val="none" w:sz="0" w:space="0" w:color="auto"/>
                <w:bottom w:val="none" w:sz="0" w:space="0" w:color="auto"/>
                <w:right w:val="none" w:sz="0" w:space="0" w:color="auto"/>
              </w:divBdr>
            </w:div>
            <w:div w:id="1338847504">
              <w:marLeft w:val="0"/>
              <w:marRight w:val="0"/>
              <w:marTop w:val="0"/>
              <w:marBottom w:val="0"/>
              <w:divBdr>
                <w:top w:val="none" w:sz="0" w:space="0" w:color="auto"/>
                <w:left w:val="none" w:sz="0" w:space="0" w:color="auto"/>
                <w:bottom w:val="none" w:sz="0" w:space="0" w:color="auto"/>
                <w:right w:val="none" w:sz="0" w:space="0" w:color="auto"/>
              </w:divBdr>
            </w:div>
            <w:div w:id="1289314333">
              <w:marLeft w:val="0"/>
              <w:marRight w:val="0"/>
              <w:marTop w:val="0"/>
              <w:marBottom w:val="0"/>
              <w:divBdr>
                <w:top w:val="none" w:sz="0" w:space="0" w:color="auto"/>
                <w:left w:val="none" w:sz="0" w:space="0" w:color="auto"/>
                <w:bottom w:val="none" w:sz="0" w:space="0" w:color="auto"/>
                <w:right w:val="none" w:sz="0" w:space="0" w:color="auto"/>
              </w:divBdr>
            </w:div>
            <w:div w:id="1557745062">
              <w:marLeft w:val="0"/>
              <w:marRight w:val="0"/>
              <w:marTop w:val="0"/>
              <w:marBottom w:val="0"/>
              <w:divBdr>
                <w:top w:val="none" w:sz="0" w:space="0" w:color="auto"/>
                <w:left w:val="none" w:sz="0" w:space="0" w:color="auto"/>
                <w:bottom w:val="none" w:sz="0" w:space="0" w:color="auto"/>
                <w:right w:val="none" w:sz="0" w:space="0" w:color="auto"/>
              </w:divBdr>
            </w:div>
            <w:div w:id="170877185">
              <w:marLeft w:val="0"/>
              <w:marRight w:val="0"/>
              <w:marTop w:val="0"/>
              <w:marBottom w:val="0"/>
              <w:divBdr>
                <w:top w:val="none" w:sz="0" w:space="0" w:color="auto"/>
                <w:left w:val="none" w:sz="0" w:space="0" w:color="auto"/>
                <w:bottom w:val="none" w:sz="0" w:space="0" w:color="auto"/>
                <w:right w:val="none" w:sz="0" w:space="0" w:color="auto"/>
              </w:divBdr>
            </w:div>
            <w:div w:id="379936222">
              <w:marLeft w:val="0"/>
              <w:marRight w:val="0"/>
              <w:marTop w:val="0"/>
              <w:marBottom w:val="0"/>
              <w:divBdr>
                <w:top w:val="none" w:sz="0" w:space="0" w:color="auto"/>
                <w:left w:val="none" w:sz="0" w:space="0" w:color="auto"/>
                <w:bottom w:val="none" w:sz="0" w:space="0" w:color="auto"/>
                <w:right w:val="none" w:sz="0" w:space="0" w:color="auto"/>
              </w:divBdr>
            </w:div>
            <w:div w:id="1020396111">
              <w:marLeft w:val="0"/>
              <w:marRight w:val="0"/>
              <w:marTop w:val="0"/>
              <w:marBottom w:val="0"/>
              <w:divBdr>
                <w:top w:val="none" w:sz="0" w:space="0" w:color="auto"/>
                <w:left w:val="none" w:sz="0" w:space="0" w:color="auto"/>
                <w:bottom w:val="none" w:sz="0" w:space="0" w:color="auto"/>
                <w:right w:val="none" w:sz="0" w:space="0" w:color="auto"/>
              </w:divBdr>
            </w:div>
            <w:div w:id="693921198">
              <w:marLeft w:val="0"/>
              <w:marRight w:val="0"/>
              <w:marTop w:val="0"/>
              <w:marBottom w:val="0"/>
              <w:divBdr>
                <w:top w:val="none" w:sz="0" w:space="0" w:color="auto"/>
                <w:left w:val="none" w:sz="0" w:space="0" w:color="auto"/>
                <w:bottom w:val="none" w:sz="0" w:space="0" w:color="auto"/>
                <w:right w:val="none" w:sz="0" w:space="0" w:color="auto"/>
              </w:divBdr>
            </w:div>
            <w:div w:id="1535730933">
              <w:marLeft w:val="0"/>
              <w:marRight w:val="0"/>
              <w:marTop w:val="0"/>
              <w:marBottom w:val="0"/>
              <w:divBdr>
                <w:top w:val="none" w:sz="0" w:space="0" w:color="auto"/>
                <w:left w:val="none" w:sz="0" w:space="0" w:color="auto"/>
                <w:bottom w:val="none" w:sz="0" w:space="0" w:color="auto"/>
                <w:right w:val="none" w:sz="0" w:space="0" w:color="auto"/>
              </w:divBdr>
            </w:div>
            <w:div w:id="983781683">
              <w:marLeft w:val="0"/>
              <w:marRight w:val="0"/>
              <w:marTop w:val="0"/>
              <w:marBottom w:val="0"/>
              <w:divBdr>
                <w:top w:val="none" w:sz="0" w:space="0" w:color="auto"/>
                <w:left w:val="none" w:sz="0" w:space="0" w:color="auto"/>
                <w:bottom w:val="none" w:sz="0" w:space="0" w:color="auto"/>
                <w:right w:val="none" w:sz="0" w:space="0" w:color="auto"/>
              </w:divBdr>
            </w:div>
            <w:div w:id="906842800">
              <w:marLeft w:val="0"/>
              <w:marRight w:val="0"/>
              <w:marTop w:val="0"/>
              <w:marBottom w:val="0"/>
              <w:divBdr>
                <w:top w:val="none" w:sz="0" w:space="0" w:color="auto"/>
                <w:left w:val="none" w:sz="0" w:space="0" w:color="auto"/>
                <w:bottom w:val="none" w:sz="0" w:space="0" w:color="auto"/>
                <w:right w:val="none" w:sz="0" w:space="0" w:color="auto"/>
              </w:divBdr>
            </w:div>
            <w:div w:id="1445996096">
              <w:marLeft w:val="0"/>
              <w:marRight w:val="0"/>
              <w:marTop w:val="0"/>
              <w:marBottom w:val="0"/>
              <w:divBdr>
                <w:top w:val="none" w:sz="0" w:space="0" w:color="auto"/>
                <w:left w:val="none" w:sz="0" w:space="0" w:color="auto"/>
                <w:bottom w:val="none" w:sz="0" w:space="0" w:color="auto"/>
                <w:right w:val="none" w:sz="0" w:space="0" w:color="auto"/>
              </w:divBdr>
            </w:div>
            <w:div w:id="1947498596">
              <w:marLeft w:val="0"/>
              <w:marRight w:val="0"/>
              <w:marTop w:val="0"/>
              <w:marBottom w:val="0"/>
              <w:divBdr>
                <w:top w:val="none" w:sz="0" w:space="0" w:color="auto"/>
                <w:left w:val="none" w:sz="0" w:space="0" w:color="auto"/>
                <w:bottom w:val="none" w:sz="0" w:space="0" w:color="auto"/>
                <w:right w:val="none" w:sz="0" w:space="0" w:color="auto"/>
              </w:divBdr>
            </w:div>
            <w:div w:id="965038815">
              <w:marLeft w:val="0"/>
              <w:marRight w:val="0"/>
              <w:marTop w:val="0"/>
              <w:marBottom w:val="0"/>
              <w:divBdr>
                <w:top w:val="none" w:sz="0" w:space="0" w:color="auto"/>
                <w:left w:val="none" w:sz="0" w:space="0" w:color="auto"/>
                <w:bottom w:val="none" w:sz="0" w:space="0" w:color="auto"/>
                <w:right w:val="none" w:sz="0" w:space="0" w:color="auto"/>
              </w:divBdr>
            </w:div>
            <w:div w:id="1508444055">
              <w:marLeft w:val="0"/>
              <w:marRight w:val="0"/>
              <w:marTop w:val="0"/>
              <w:marBottom w:val="0"/>
              <w:divBdr>
                <w:top w:val="none" w:sz="0" w:space="0" w:color="auto"/>
                <w:left w:val="none" w:sz="0" w:space="0" w:color="auto"/>
                <w:bottom w:val="none" w:sz="0" w:space="0" w:color="auto"/>
                <w:right w:val="none" w:sz="0" w:space="0" w:color="auto"/>
              </w:divBdr>
            </w:div>
            <w:div w:id="1018310368">
              <w:marLeft w:val="0"/>
              <w:marRight w:val="0"/>
              <w:marTop w:val="0"/>
              <w:marBottom w:val="0"/>
              <w:divBdr>
                <w:top w:val="none" w:sz="0" w:space="0" w:color="auto"/>
                <w:left w:val="none" w:sz="0" w:space="0" w:color="auto"/>
                <w:bottom w:val="none" w:sz="0" w:space="0" w:color="auto"/>
                <w:right w:val="none" w:sz="0" w:space="0" w:color="auto"/>
              </w:divBdr>
            </w:div>
            <w:div w:id="1823503017">
              <w:marLeft w:val="0"/>
              <w:marRight w:val="0"/>
              <w:marTop w:val="0"/>
              <w:marBottom w:val="0"/>
              <w:divBdr>
                <w:top w:val="none" w:sz="0" w:space="0" w:color="auto"/>
                <w:left w:val="none" w:sz="0" w:space="0" w:color="auto"/>
                <w:bottom w:val="none" w:sz="0" w:space="0" w:color="auto"/>
                <w:right w:val="none" w:sz="0" w:space="0" w:color="auto"/>
              </w:divBdr>
            </w:div>
            <w:div w:id="1878617718">
              <w:marLeft w:val="0"/>
              <w:marRight w:val="0"/>
              <w:marTop w:val="0"/>
              <w:marBottom w:val="0"/>
              <w:divBdr>
                <w:top w:val="none" w:sz="0" w:space="0" w:color="auto"/>
                <w:left w:val="none" w:sz="0" w:space="0" w:color="auto"/>
                <w:bottom w:val="none" w:sz="0" w:space="0" w:color="auto"/>
                <w:right w:val="none" w:sz="0" w:space="0" w:color="auto"/>
              </w:divBdr>
            </w:div>
            <w:div w:id="1256356323">
              <w:marLeft w:val="0"/>
              <w:marRight w:val="0"/>
              <w:marTop w:val="0"/>
              <w:marBottom w:val="0"/>
              <w:divBdr>
                <w:top w:val="none" w:sz="0" w:space="0" w:color="auto"/>
                <w:left w:val="none" w:sz="0" w:space="0" w:color="auto"/>
                <w:bottom w:val="none" w:sz="0" w:space="0" w:color="auto"/>
                <w:right w:val="none" w:sz="0" w:space="0" w:color="auto"/>
              </w:divBdr>
            </w:div>
            <w:div w:id="898592811">
              <w:marLeft w:val="0"/>
              <w:marRight w:val="0"/>
              <w:marTop w:val="0"/>
              <w:marBottom w:val="0"/>
              <w:divBdr>
                <w:top w:val="none" w:sz="0" w:space="0" w:color="auto"/>
                <w:left w:val="none" w:sz="0" w:space="0" w:color="auto"/>
                <w:bottom w:val="none" w:sz="0" w:space="0" w:color="auto"/>
                <w:right w:val="none" w:sz="0" w:space="0" w:color="auto"/>
              </w:divBdr>
            </w:div>
            <w:div w:id="1228222940">
              <w:marLeft w:val="0"/>
              <w:marRight w:val="0"/>
              <w:marTop w:val="0"/>
              <w:marBottom w:val="0"/>
              <w:divBdr>
                <w:top w:val="none" w:sz="0" w:space="0" w:color="auto"/>
                <w:left w:val="none" w:sz="0" w:space="0" w:color="auto"/>
                <w:bottom w:val="none" w:sz="0" w:space="0" w:color="auto"/>
                <w:right w:val="none" w:sz="0" w:space="0" w:color="auto"/>
              </w:divBdr>
            </w:div>
            <w:div w:id="1323656743">
              <w:marLeft w:val="0"/>
              <w:marRight w:val="0"/>
              <w:marTop w:val="0"/>
              <w:marBottom w:val="0"/>
              <w:divBdr>
                <w:top w:val="none" w:sz="0" w:space="0" w:color="auto"/>
                <w:left w:val="none" w:sz="0" w:space="0" w:color="auto"/>
                <w:bottom w:val="none" w:sz="0" w:space="0" w:color="auto"/>
                <w:right w:val="none" w:sz="0" w:space="0" w:color="auto"/>
              </w:divBdr>
            </w:div>
            <w:div w:id="453989546">
              <w:marLeft w:val="0"/>
              <w:marRight w:val="0"/>
              <w:marTop w:val="0"/>
              <w:marBottom w:val="0"/>
              <w:divBdr>
                <w:top w:val="none" w:sz="0" w:space="0" w:color="auto"/>
                <w:left w:val="none" w:sz="0" w:space="0" w:color="auto"/>
                <w:bottom w:val="none" w:sz="0" w:space="0" w:color="auto"/>
                <w:right w:val="none" w:sz="0" w:space="0" w:color="auto"/>
              </w:divBdr>
            </w:div>
            <w:div w:id="793866792">
              <w:marLeft w:val="0"/>
              <w:marRight w:val="0"/>
              <w:marTop w:val="480"/>
              <w:marBottom w:val="0"/>
              <w:divBdr>
                <w:top w:val="single" w:sz="6" w:space="0" w:color="auto"/>
                <w:left w:val="single" w:sz="6" w:space="0" w:color="auto"/>
                <w:bottom w:val="single" w:sz="6" w:space="0" w:color="auto"/>
                <w:right w:val="single" w:sz="6" w:space="0" w:color="auto"/>
              </w:divBdr>
            </w:div>
            <w:div w:id="113184889">
              <w:marLeft w:val="0"/>
              <w:marRight w:val="0"/>
              <w:marTop w:val="0"/>
              <w:marBottom w:val="0"/>
              <w:divBdr>
                <w:top w:val="none" w:sz="0" w:space="0" w:color="auto"/>
                <w:left w:val="none" w:sz="0" w:space="0" w:color="auto"/>
                <w:bottom w:val="none" w:sz="0" w:space="0" w:color="auto"/>
                <w:right w:val="none" w:sz="0" w:space="0" w:color="auto"/>
              </w:divBdr>
            </w:div>
            <w:div w:id="2127847566">
              <w:marLeft w:val="0"/>
              <w:marRight w:val="0"/>
              <w:marTop w:val="0"/>
              <w:marBottom w:val="0"/>
              <w:divBdr>
                <w:top w:val="none" w:sz="0" w:space="0" w:color="auto"/>
                <w:left w:val="none" w:sz="0" w:space="0" w:color="auto"/>
                <w:bottom w:val="none" w:sz="0" w:space="0" w:color="auto"/>
                <w:right w:val="none" w:sz="0" w:space="0" w:color="auto"/>
              </w:divBdr>
            </w:div>
            <w:div w:id="1098256553">
              <w:marLeft w:val="0"/>
              <w:marRight w:val="0"/>
              <w:marTop w:val="0"/>
              <w:marBottom w:val="0"/>
              <w:divBdr>
                <w:top w:val="none" w:sz="0" w:space="0" w:color="auto"/>
                <w:left w:val="none" w:sz="0" w:space="0" w:color="auto"/>
                <w:bottom w:val="none" w:sz="0" w:space="0" w:color="auto"/>
                <w:right w:val="none" w:sz="0" w:space="0" w:color="auto"/>
              </w:divBdr>
            </w:div>
            <w:div w:id="731998184">
              <w:marLeft w:val="0"/>
              <w:marRight w:val="0"/>
              <w:marTop w:val="0"/>
              <w:marBottom w:val="0"/>
              <w:divBdr>
                <w:top w:val="none" w:sz="0" w:space="0" w:color="auto"/>
                <w:left w:val="none" w:sz="0" w:space="0" w:color="auto"/>
                <w:bottom w:val="none" w:sz="0" w:space="0" w:color="auto"/>
                <w:right w:val="none" w:sz="0" w:space="0" w:color="auto"/>
              </w:divBdr>
            </w:div>
            <w:div w:id="1331323881">
              <w:marLeft w:val="0"/>
              <w:marRight w:val="0"/>
              <w:marTop w:val="0"/>
              <w:marBottom w:val="0"/>
              <w:divBdr>
                <w:top w:val="none" w:sz="0" w:space="0" w:color="auto"/>
                <w:left w:val="none" w:sz="0" w:space="0" w:color="auto"/>
                <w:bottom w:val="none" w:sz="0" w:space="0" w:color="auto"/>
                <w:right w:val="none" w:sz="0" w:space="0" w:color="auto"/>
              </w:divBdr>
            </w:div>
            <w:div w:id="154805936">
              <w:marLeft w:val="0"/>
              <w:marRight w:val="0"/>
              <w:marTop w:val="0"/>
              <w:marBottom w:val="0"/>
              <w:divBdr>
                <w:top w:val="none" w:sz="0" w:space="0" w:color="auto"/>
                <w:left w:val="none" w:sz="0" w:space="0" w:color="auto"/>
                <w:bottom w:val="none" w:sz="0" w:space="0" w:color="auto"/>
                <w:right w:val="none" w:sz="0" w:space="0" w:color="auto"/>
              </w:divBdr>
            </w:div>
            <w:div w:id="1320770196">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836530276">
              <w:marLeft w:val="0"/>
              <w:marRight w:val="0"/>
              <w:marTop w:val="0"/>
              <w:marBottom w:val="0"/>
              <w:divBdr>
                <w:top w:val="none" w:sz="0" w:space="0" w:color="auto"/>
                <w:left w:val="none" w:sz="0" w:space="0" w:color="auto"/>
                <w:bottom w:val="none" w:sz="0" w:space="0" w:color="auto"/>
                <w:right w:val="none" w:sz="0" w:space="0" w:color="auto"/>
              </w:divBdr>
            </w:div>
            <w:div w:id="1578441856">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524441887">
              <w:marLeft w:val="0"/>
              <w:marRight w:val="0"/>
              <w:marTop w:val="0"/>
              <w:marBottom w:val="0"/>
              <w:divBdr>
                <w:top w:val="none" w:sz="0" w:space="0" w:color="auto"/>
                <w:left w:val="none" w:sz="0" w:space="0" w:color="auto"/>
                <w:bottom w:val="none" w:sz="0" w:space="0" w:color="auto"/>
                <w:right w:val="none" w:sz="0" w:space="0" w:color="auto"/>
              </w:divBdr>
            </w:div>
            <w:div w:id="2137134679">
              <w:marLeft w:val="0"/>
              <w:marRight w:val="0"/>
              <w:marTop w:val="0"/>
              <w:marBottom w:val="0"/>
              <w:divBdr>
                <w:top w:val="none" w:sz="0" w:space="0" w:color="auto"/>
                <w:left w:val="none" w:sz="0" w:space="0" w:color="auto"/>
                <w:bottom w:val="none" w:sz="0" w:space="0" w:color="auto"/>
                <w:right w:val="none" w:sz="0" w:space="0" w:color="auto"/>
              </w:divBdr>
            </w:div>
            <w:div w:id="99418361">
              <w:marLeft w:val="0"/>
              <w:marRight w:val="0"/>
              <w:marTop w:val="0"/>
              <w:marBottom w:val="0"/>
              <w:divBdr>
                <w:top w:val="none" w:sz="0" w:space="0" w:color="auto"/>
                <w:left w:val="none" w:sz="0" w:space="0" w:color="auto"/>
                <w:bottom w:val="none" w:sz="0" w:space="0" w:color="auto"/>
                <w:right w:val="none" w:sz="0" w:space="0" w:color="auto"/>
              </w:divBdr>
            </w:div>
            <w:div w:id="1514996517">
              <w:marLeft w:val="0"/>
              <w:marRight w:val="0"/>
              <w:marTop w:val="0"/>
              <w:marBottom w:val="0"/>
              <w:divBdr>
                <w:top w:val="none" w:sz="0" w:space="0" w:color="auto"/>
                <w:left w:val="none" w:sz="0" w:space="0" w:color="auto"/>
                <w:bottom w:val="none" w:sz="0" w:space="0" w:color="auto"/>
                <w:right w:val="none" w:sz="0" w:space="0" w:color="auto"/>
              </w:divBdr>
            </w:div>
            <w:div w:id="637301997">
              <w:marLeft w:val="0"/>
              <w:marRight w:val="0"/>
              <w:marTop w:val="0"/>
              <w:marBottom w:val="0"/>
              <w:divBdr>
                <w:top w:val="none" w:sz="0" w:space="0" w:color="auto"/>
                <w:left w:val="none" w:sz="0" w:space="0" w:color="auto"/>
                <w:bottom w:val="none" w:sz="0" w:space="0" w:color="auto"/>
                <w:right w:val="none" w:sz="0" w:space="0" w:color="auto"/>
              </w:divBdr>
            </w:div>
            <w:div w:id="1350641130">
              <w:marLeft w:val="0"/>
              <w:marRight w:val="0"/>
              <w:marTop w:val="0"/>
              <w:marBottom w:val="0"/>
              <w:divBdr>
                <w:top w:val="none" w:sz="0" w:space="0" w:color="auto"/>
                <w:left w:val="none" w:sz="0" w:space="0" w:color="auto"/>
                <w:bottom w:val="none" w:sz="0" w:space="0" w:color="auto"/>
                <w:right w:val="none" w:sz="0" w:space="0" w:color="auto"/>
              </w:divBdr>
            </w:div>
            <w:div w:id="150023054">
              <w:marLeft w:val="0"/>
              <w:marRight w:val="0"/>
              <w:marTop w:val="0"/>
              <w:marBottom w:val="0"/>
              <w:divBdr>
                <w:top w:val="none" w:sz="0" w:space="0" w:color="auto"/>
                <w:left w:val="none" w:sz="0" w:space="0" w:color="auto"/>
                <w:bottom w:val="none" w:sz="0" w:space="0" w:color="auto"/>
                <w:right w:val="none" w:sz="0" w:space="0" w:color="auto"/>
              </w:divBdr>
            </w:div>
            <w:div w:id="2091846794">
              <w:marLeft w:val="0"/>
              <w:marRight w:val="0"/>
              <w:marTop w:val="0"/>
              <w:marBottom w:val="0"/>
              <w:divBdr>
                <w:top w:val="none" w:sz="0" w:space="0" w:color="auto"/>
                <w:left w:val="none" w:sz="0" w:space="0" w:color="auto"/>
                <w:bottom w:val="none" w:sz="0" w:space="0" w:color="auto"/>
                <w:right w:val="none" w:sz="0" w:space="0" w:color="auto"/>
              </w:divBdr>
            </w:div>
            <w:div w:id="510685476">
              <w:marLeft w:val="0"/>
              <w:marRight w:val="0"/>
              <w:marTop w:val="0"/>
              <w:marBottom w:val="0"/>
              <w:divBdr>
                <w:top w:val="none" w:sz="0" w:space="0" w:color="auto"/>
                <w:left w:val="none" w:sz="0" w:space="0" w:color="auto"/>
                <w:bottom w:val="none" w:sz="0" w:space="0" w:color="auto"/>
                <w:right w:val="none" w:sz="0" w:space="0" w:color="auto"/>
              </w:divBdr>
            </w:div>
            <w:div w:id="789129174">
              <w:marLeft w:val="0"/>
              <w:marRight w:val="0"/>
              <w:marTop w:val="0"/>
              <w:marBottom w:val="0"/>
              <w:divBdr>
                <w:top w:val="none" w:sz="0" w:space="0" w:color="auto"/>
                <w:left w:val="none" w:sz="0" w:space="0" w:color="auto"/>
                <w:bottom w:val="none" w:sz="0" w:space="0" w:color="auto"/>
                <w:right w:val="none" w:sz="0" w:space="0" w:color="auto"/>
              </w:divBdr>
            </w:div>
            <w:div w:id="1158184081">
              <w:marLeft w:val="0"/>
              <w:marRight w:val="0"/>
              <w:marTop w:val="0"/>
              <w:marBottom w:val="0"/>
              <w:divBdr>
                <w:top w:val="none" w:sz="0" w:space="0" w:color="auto"/>
                <w:left w:val="none" w:sz="0" w:space="0" w:color="auto"/>
                <w:bottom w:val="none" w:sz="0" w:space="0" w:color="auto"/>
                <w:right w:val="none" w:sz="0" w:space="0" w:color="auto"/>
              </w:divBdr>
            </w:div>
            <w:div w:id="1871989161">
              <w:marLeft w:val="0"/>
              <w:marRight w:val="0"/>
              <w:marTop w:val="0"/>
              <w:marBottom w:val="0"/>
              <w:divBdr>
                <w:top w:val="none" w:sz="0" w:space="0" w:color="auto"/>
                <w:left w:val="none" w:sz="0" w:space="0" w:color="auto"/>
                <w:bottom w:val="none" w:sz="0" w:space="0" w:color="auto"/>
                <w:right w:val="none" w:sz="0" w:space="0" w:color="auto"/>
              </w:divBdr>
            </w:div>
            <w:div w:id="1966348034">
              <w:marLeft w:val="0"/>
              <w:marRight w:val="0"/>
              <w:marTop w:val="0"/>
              <w:marBottom w:val="0"/>
              <w:divBdr>
                <w:top w:val="none" w:sz="0" w:space="0" w:color="auto"/>
                <w:left w:val="none" w:sz="0" w:space="0" w:color="auto"/>
                <w:bottom w:val="none" w:sz="0" w:space="0" w:color="auto"/>
                <w:right w:val="none" w:sz="0" w:space="0" w:color="auto"/>
              </w:divBdr>
            </w:div>
            <w:div w:id="639264683">
              <w:marLeft w:val="0"/>
              <w:marRight w:val="0"/>
              <w:marTop w:val="0"/>
              <w:marBottom w:val="0"/>
              <w:divBdr>
                <w:top w:val="none" w:sz="0" w:space="0" w:color="auto"/>
                <w:left w:val="none" w:sz="0" w:space="0" w:color="auto"/>
                <w:bottom w:val="none" w:sz="0" w:space="0" w:color="auto"/>
                <w:right w:val="none" w:sz="0" w:space="0" w:color="auto"/>
              </w:divBdr>
            </w:div>
            <w:div w:id="648096818">
              <w:marLeft w:val="0"/>
              <w:marRight w:val="0"/>
              <w:marTop w:val="0"/>
              <w:marBottom w:val="0"/>
              <w:divBdr>
                <w:top w:val="none" w:sz="0" w:space="0" w:color="auto"/>
                <w:left w:val="none" w:sz="0" w:space="0" w:color="auto"/>
                <w:bottom w:val="none" w:sz="0" w:space="0" w:color="auto"/>
                <w:right w:val="none" w:sz="0" w:space="0" w:color="auto"/>
              </w:divBdr>
            </w:div>
            <w:div w:id="267272192">
              <w:marLeft w:val="0"/>
              <w:marRight w:val="0"/>
              <w:marTop w:val="0"/>
              <w:marBottom w:val="0"/>
              <w:divBdr>
                <w:top w:val="none" w:sz="0" w:space="0" w:color="auto"/>
                <w:left w:val="none" w:sz="0" w:space="0" w:color="auto"/>
                <w:bottom w:val="none" w:sz="0" w:space="0" w:color="auto"/>
                <w:right w:val="none" w:sz="0" w:space="0" w:color="auto"/>
              </w:divBdr>
            </w:div>
            <w:div w:id="1558199250">
              <w:marLeft w:val="0"/>
              <w:marRight w:val="0"/>
              <w:marTop w:val="0"/>
              <w:marBottom w:val="0"/>
              <w:divBdr>
                <w:top w:val="none" w:sz="0" w:space="0" w:color="auto"/>
                <w:left w:val="none" w:sz="0" w:space="0" w:color="auto"/>
                <w:bottom w:val="none" w:sz="0" w:space="0" w:color="auto"/>
                <w:right w:val="none" w:sz="0" w:space="0" w:color="auto"/>
              </w:divBdr>
            </w:div>
            <w:div w:id="187647383">
              <w:marLeft w:val="0"/>
              <w:marRight w:val="0"/>
              <w:marTop w:val="0"/>
              <w:marBottom w:val="0"/>
              <w:divBdr>
                <w:top w:val="none" w:sz="0" w:space="0" w:color="auto"/>
                <w:left w:val="none" w:sz="0" w:space="0" w:color="auto"/>
                <w:bottom w:val="none" w:sz="0" w:space="0" w:color="auto"/>
                <w:right w:val="none" w:sz="0" w:space="0" w:color="auto"/>
              </w:divBdr>
            </w:div>
            <w:div w:id="1611207386">
              <w:marLeft w:val="0"/>
              <w:marRight w:val="0"/>
              <w:marTop w:val="0"/>
              <w:marBottom w:val="0"/>
              <w:divBdr>
                <w:top w:val="none" w:sz="0" w:space="0" w:color="auto"/>
                <w:left w:val="none" w:sz="0" w:space="0" w:color="auto"/>
                <w:bottom w:val="none" w:sz="0" w:space="0" w:color="auto"/>
                <w:right w:val="none" w:sz="0" w:space="0" w:color="auto"/>
              </w:divBdr>
            </w:div>
            <w:div w:id="928276824">
              <w:marLeft w:val="0"/>
              <w:marRight w:val="0"/>
              <w:marTop w:val="0"/>
              <w:marBottom w:val="0"/>
              <w:divBdr>
                <w:top w:val="none" w:sz="0" w:space="0" w:color="auto"/>
                <w:left w:val="none" w:sz="0" w:space="0" w:color="auto"/>
                <w:bottom w:val="none" w:sz="0" w:space="0" w:color="auto"/>
                <w:right w:val="none" w:sz="0" w:space="0" w:color="auto"/>
              </w:divBdr>
            </w:div>
            <w:div w:id="46102130">
              <w:marLeft w:val="0"/>
              <w:marRight w:val="0"/>
              <w:marTop w:val="0"/>
              <w:marBottom w:val="0"/>
              <w:divBdr>
                <w:top w:val="none" w:sz="0" w:space="0" w:color="auto"/>
                <w:left w:val="none" w:sz="0" w:space="0" w:color="auto"/>
                <w:bottom w:val="none" w:sz="0" w:space="0" w:color="auto"/>
                <w:right w:val="none" w:sz="0" w:space="0" w:color="auto"/>
              </w:divBdr>
            </w:div>
            <w:div w:id="800075235">
              <w:marLeft w:val="0"/>
              <w:marRight w:val="0"/>
              <w:marTop w:val="0"/>
              <w:marBottom w:val="0"/>
              <w:divBdr>
                <w:top w:val="none" w:sz="0" w:space="0" w:color="auto"/>
                <w:left w:val="none" w:sz="0" w:space="0" w:color="auto"/>
                <w:bottom w:val="none" w:sz="0" w:space="0" w:color="auto"/>
                <w:right w:val="none" w:sz="0" w:space="0" w:color="auto"/>
              </w:divBdr>
            </w:div>
            <w:div w:id="1814323266">
              <w:marLeft w:val="0"/>
              <w:marRight w:val="0"/>
              <w:marTop w:val="0"/>
              <w:marBottom w:val="0"/>
              <w:divBdr>
                <w:top w:val="none" w:sz="0" w:space="0" w:color="auto"/>
                <w:left w:val="none" w:sz="0" w:space="0" w:color="auto"/>
                <w:bottom w:val="none" w:sz="0" w:space="0" w:color="auto"/>
                <w:right w:val="none" w:sz="0" w:space="0" w:color="auto"/>
              </w:divBdr>
            </w:div>
            <w:div w:id="1475563108">
              <w:marLeft w:val="0"/>
              <w:marRight w:val="0"/>
              <w:marTop w:val="0"/>
              <w:marBottom w:val="0"/>
              <w:divBdr>
                <w:top w:val="none" w:sz="0" w:space="0" w:color="auto"/>
                <w:left w:val="none" w:sz="0" w:space="0" w:color="auto"/>
                <w:bottom w:val="none" w:sz="0" w:space="0" w:color="auto"/>
                <w:right w:val="none" w:sz="0" w:space="0" w:color="auto"/>
              </w:divBdr>
            </w:div>
            <w:div w:id="37634216">
              <w:marLeft w:val="0"/>
              <w:marRight w:val="0"/>
              <w:marTop w:val="0"/>
              <w:marBottom w:val="0"/>
              <w:divBdr>
                <w:top w:val="none" w:sz="0" w:space="0" w:color="auto"/>
                <w:left w:val="none" w:sz="0" w:space="0" w:color="auto"/>
                <w:bottom w:val="none" w:sz="0" w:space="0" w:color="auto"/>
                <w:right w:val="none" w:sz="0" w:space="0" w:color="auto"/>
              </w:divBdr>
            </w:div>
            <w:div w:id="28455174">
              <w:marLeft w:val="0"/>
              <w:marRight w:val="0"/>
              <w:marTop w:val="0"/>
              <w:marBottom w:val="0"/>
              <w:divBdr>
                <w:top w:val="none" w:sz="0" w:space="0" w:color="auto"/>
                <w:left w:val="none" w:sz="0" w:space="0" w:color="auto"/>
                <w:bottom w:val="none" w:sz="0" w:space="0" w:color="auto"/>
                <w:right w:val="none" w:sz="0" w:space="0" w:color="auto"/>
              </w:divBdr>
            </w:div>
          </w:divsChild>
        </w:div>
        <w:div w:id="2097820372">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
            <w:div w:id="1824226859">
              <w:marLeft w:val="0"/>
              <w:marRight w:val="0"/>
              <w:marTop w:val="0"/>
              <w:marBottom w:val="0"/>
              <w:divBdr>
                <w:top w:val="none" w:sz="0" w:space="0" w:color="auto"/>
                <w:left w:val="none" w:sz="0" w:space="0" w:color="auto"/>
                <w:bottom w:val="none" w:sz="0" w:space="0" w:color="auto"/>
                <w:right w:val="none" w:sz="0" w:space="0" w:color="auto"/>
              </w:divBdr>
            </w:div>
            <w:div w:id="1560046083">
              <w:marLeft w:val="0"/>
              <w:marRight w:val="0"/>
              <w:marTop w:val="0"/>
              <w:marBottom w:val="0"/>
              <w:divBdr>
                <w:top w:val="none" w:sz="0" w:space="0" w:color="auto"/>
                <w:left w:val="none" w:sz="0" w:space="0" w:color="auto"/>
                <w:bottom w:val="none" w:sz="0" w:space="0" w:color="auto"/>
                <w:right w:val="none" w:sz="0" w:space="0" w:color="auto"/>
              </w:divBdr>
            </w:div>
            <w:div w:id="317198592">
              <w:marLeft w:val="0"/>
              <w:marRight w:val="0"/>
              <w:marTop w:val="0"/>
              <w:marBottom w:val="0"/>
              <w:divBdr>
                <w:top w:val="none" w:sz="0" w:space="0" w:color="auto"/>
                <w:left w:val="none" w:sz="0" w:space="0" w:color="auto"/>
                <w:bottom w:val="none" w:sz="0" w:space="0" w:color="auto"/>
                <w:right w:val="none" w:sz="0" w:space="0" w:color="auto"/>
              </w:divBdr>
            </w:div>
            <w:div w:id="853882411">
              <w:marLeft w:val="0"/>
              <w:marRight w:val="0"/>
              <w:marTop w:val="0"/>
              <w:marBottom w:val="0"/>
              <w:divBdr>
                <w:top w:val="none" w:sz="0" w:space="0" w:color="auto"/>
                <w:left w:val="none" w:sz="0" w:space="0" w:color="auto"/>
                <w:bottom w:val="none" w:sz="0" w:space="0" w:color="auto"/>
                <w:right w:val="none" w:sz="0" w:space="0" w:color="auto"/>
              </w:divBdr>
            </w:div>
            <w:div w:id="421293924">
              <w:marLeft w:val="0"/>
              <w:marRight w:val="0"/>
              <w:marTop w:val="0"/>
              <w:marBottom w:val="0"/>
              <w:divBdr>
                <w:top w:val="none" w:sz="0" w:space="0" w:color="auto"/>
                <w:left w:val="none" w:sz="0" w:space="0" w:color="auto"/>
                <w:bottom w:val="none" w:sz="0" w:space="0" w:color="auto"/>
                <w:right w:val="none" w:sz="0" w:space="0" w:color="auto"/>
              </w:divBdr>
            </w:div>
            <w:div w:id="1926526534">
              <w:marLeft w:val="0"/>
              <w:marRight w:val="0"/>
              <w:marTop w:val="0"/>
              <w:marBottom w:val="0"/>
              <w:divBdr>
                <w:top w:val="none" w:sz="0" w:space="0" w:color="auto"/>
                <w:left w:val="none" w:sz="0" w:space="0" w:color="auto"/>
                <w:bottom w:val="none" w:sz="0" w:space="0" w:color="auto"/>
                <w:right w:val="none" w:sz="0" w:space="0" w:color="auto"/>
              </w:divBdr>
            </w:div>
          </w:divsChild>
        </w:div>
        <w:div w:id="295836114">
          <w:marLeft w:val="0"/>
          <w:marRight w:val="0"/>
          <w:marTop w:val="0"/>
          <w:marBottom w:val="0"/>
          <w:divBdr>
            <w:top w:val="none" w:sz="0" w:space="0" w:color="auto"/>
            <w:left w:val="none" w:sz="0" w:space="0" w:color="auto"/>
            <w:bottom w:val="none" w:sz="0" w:space="0" w:color="auto"/>
            <w:right w:val="none" w:sz="0" w:space="0" w:color="auto"/>
          </w:divBdr>
          <w:divsChild>
            <w:div w:id="198472219">
              <w:marLeft w:val="0"/>
              <w:marRight w:val="0"/>
              <w:marTop w:val="0"/>
              <w:marBottom w:val="0"/>
              <w:divBdr>
                <w:top w:val="none" w:sz="0" w:space="0" w:color="auto"/>
                <w:left w:val="none" w:sz="0" w:space="0" w:color="auto"/>
                <w:bottom w:val="none" w:sz="0" w:space="0" w:color="auto"/>
                <w:right w:val="none" w:sz="0" w:space="0" w:color="auto"/>
              </w:divBdr>
            </w:div>
            <w:div w:id="818497733">
              <w:marLeft w:val="0"/>
              <w:marRight w:val="0"/>
              <w:marTop w:val="0"/>
              <w:marBottom w:val="0"/>
              <w:divBdr>
                <w:top w:val="none" w:sz="0" w:space="0" w:color="auto"/>
                <w:left w:val="none" w:sz="0" w:space="0" w:color="auto"/>
                <w:bottom w:val="none" w:sz="0" w:space="0" w:color="auto"/>
                <w:right w:val="none" w:sz="0" w:space="0" w:color="auto"/>
              </w:divBdr>
            </w:div>
            <w:div w:id="1168250220">
              <w:marLeft w:val="0"/>
              <w:marRight w:val="0"/>
              <w:marTop w:val="0"/>
              <w:marBottom w:val="0"/>
              <w:divBdr>
                <w:top w:val="none" w:sz="0" w:space="0" w:color="auto"/>
                <w:left w:val="none" w:sz="0" w:space="0" w:color="auto"/>
                <w:bottom w:val="none" w:sz="0" w:space="0" w:color="auto"/>
                <w:right w:val="none" w:sz="0" w:space="0" w:color="auto"/>
              </w:divBdr>
            </w:div>
            <w:div w:id="1861162194">
              <w:marLeft w:val="0"/>
              <w:marRight w:val="0"/>
              <w:marTop w:val="0"/>
              <w:marBottom w:val="0"/>
              <w:divBdr>
                <w:top w:val="none" w:sz="0" w:space="0" w:color="auto"/>
                <w:left w:val="none" w:sz="0" w:space="0" w:color="auto"/>
                <w:bottom w:val="none" w:sz="0" w:space="0" w:color="auto"/>
                <w:right w:val="none" w:sz="0" w:space="0" w:color="auto"/>
              </w:divBdr>
            </w:div>
            <w:div w:id="1057431238">
              <w:marLeft w:val="0"/>
              <w:marRight w:val="0"/>
              <w:marTop w:val="0"/>
              <w:marBottom w:val="0"/>
              <w:divBdr>
                <w:top w:val="none" w:sz="0" w:space="0" w:color="auto"/>
                <w:left w:val="none" w:sz="0" w:space="0" w:color="auto"/>
                <w:bottom w:val="none" w:sz="0" w:space="0" w:color="auto"/>
                <w:right w:val="none" w:sz="0" w:space="0" w:color="auto"/>
              </w:divBdr>
            </w:div>
            <w:div w:id="786697117">
              <w:marLeft w:val="0"/>
              <w:marRight w:val="0"/>
              <w:marTop w:val="0"/>
              <w:marBottom w:val="0"/>
              <w:divBdr>
                <w:top w:val="none" w:sz="0" w:space="0" w:color="auto"/>
                <w:left w:val="none" w:sz="0" w:space="0" w:color="auto"/>
                <w:bottom w:val="none" w:sz="0" w:space="0" w:color="auto"/>
                <w:right w:val="none" w:sz="0" w:space="0" w:color="auto"/>
              </w:divBdr>
            </w:div>
            <w:div w:id="164634078">
              <w:marLeft w:val="0"/>
              <w:marRight w:val="0"/>
              <w:marTop w:val="0"/>
              <w:marBottom w:val="0"/>
              <w:divBdr>
                <w:top w:val="none" w:sz="0" w:space="0" w:color="auto"/>
                <w:left w:val="none" w:sz="0" w:space="0" w:color="auto"/>
                <w:bottom w:val="none" w:sz="0" w:space="0" w:color="auto"/>
                <w:right w:val="none" w:sz="0" w:space="0" w:color="auto"/>
              </w:divBdr>
            </w:div>
            <w:div w:id="1448768006">
              <w:marLeft w:val="0"/>
              <w:marRight w:val="0"/>
              <w:marTop w:val="0"/>
              <w:marBottom w:val="0"/>
              <w:divBdr>
                <w:top w:val="none" w:sz="0" w:space="0" w:color="auto"/>
                <w:left w:val="none" w:sz="0" w:space="0" w:color="auto"/>
                <w:bottom w:val="none" w:sz="0" w:space="0" w:color="auto"/>
                <w:right w:val="none" w:sz="0" w:space="0" w:color="auto"/>
              </w:divBdr>
            </w:div>
            <w:div w:id="2018188590">
              <w:marLeft w:val="0"/>
              <w:marRight w:val="0"/>
              <w:marTop w:val="0"/>
              <w:marBottom w:val="0"/>
              <w:divBdr>
                <w:top w:val="none" w:sz="0" w:space="0" w:color="auto"/>
                <w:left w:val="none" w:sz="0" w:space="0" w:color="auto"/>
                <w:bottom w:val="none" w:sz="0" w:space="0" w:color="auto"/>
                <w:right w:val="none" w:sz="0" w:space="0" w:color="auto"/>
              </w:divBdr>
            </w:div>
            <w:div w:id="2046951523">
              <w:marLeft w:val="0"/>
              <w:marRight w:val="0"/>
              <w:marTop w:val="0"/>
              <w:marBottom w:val="0"/>
              <w:divBdr>
                <w:top w:val="none" w:sz="0" w:space="0" w:color="auto"/>
                <w:left w:val="none" w:sz="0" w:space="0" w:color="auto"/>
                <w:bottom w:val="none" w:sz="0" w:space="0" w:color="auto"/>
                <w:right w:val="none" w:sz="0" w:space="0" w:color="auto"/>
              </w:divBdr>
            </w:div>
            <w:div w:id="1426535661">
              <w:marLeft w:val="0"/>
              <w:marRight w:val="0"/>
              <w:marTop w:val="0"/>
              <w:marBottom w:val="0"/>
              <w:divBdr>
                <w:top w:val="none" w:sz="0" w:space="0" w:color="auto"/>
                <w:left w:val="none" w:sz="0" w:space="0" w:color="auto"/>
                <w:bottom w:val="none" w:sz="0" w:space="0" w:color="auto"/>
                <w:right w:val="none" w:sz="0" w:space="0" w:color="auto"/>
              </w:divBdr>
            </w:div>
            <w:div w:id="2119641975">
              <w:marLeft w:val="0"/>
              <w:marRight w:val="0"/>
              <w:marTop w:val="0"/>
              <w:marBottom w:val="0"/>
              <w:divBdr>
                <w:top w:val="none" w:sz="0" w:space="0" w:color="auto"/>
                <w:left w:val="none" w:sz="0" w:space="0" w:color="auto"/>
                <w:bottom w:val="none" w:sz="0" w:space="0" w:color="auto"/>
                <w:right w:val="none" w:sz="0" w:space="0" w:color="auto"/>
              </w:divBdr>
            </w:div>
            <w:div w:id="29452368">
              <w:marLeft w:val="0"/>
              <w:marRight w:val="0"/>
              <w:marTop w:val="0"/>
              <w:marBottom w:val="0"/>
              <w:divBdr>
                <w:top w:val="none" w:sz="0" w:space="0" w:color="auto"/>
                <w:left w:val="none" w:sz="0" w:space="0" w:color="auto"/>
                <w:bottom w:val="none" w:sz="0" w:space="0" w:color="auto"/>
                <w:right w:val="none" w:sz="0" w:space="0" w:color="auto"/>
              </w:divBdr>
            </w:div>
            <w:div w:id="1965113175">
              <w:marLeft w:val="0"/>
              <w:marRight w:val="0"/>
              <w:marTop w:val="0"/>
              <w:marBottom w:val="0"/>
              <w:divBdr>
                <w:top w:val="none" w:sz="0" w:space="0" w:color="auto"/>
                <w:left w:val="none" w:sz="0" w:space="0" w:color="auto"/>
                <w:bottom w:val="none" w:sz="0" w:space="0" w:color="auto"/>
                <w:right w:val="none" w:sz="0" w:space="0" w:color="auto"/>
              </w:divBdr>
            </w:div>
            <w:div w:id="372854956">
              <w:marLeft w:val="0"/>
              <w:marRight w:val="0"/>
              <w:marTop w:val="0"/>
              <w:marBottom w:val="0"/>
              <w:divBdr>
                <w:top w:val="none" w:sz="0" w:space="0" w:color="auto"/>
                <w:left w:val="none" w:sz="0" w:space="0" w:color="auto"/>
                <w:bottom w:val="none" w:sz="0" w:space="0" w:color="auto"/>
                <w:right w:val="none" w:sz="0" w:space="0" w:color="auto"/>
              </w:divBdr>
            </w:div>
            <w:div w:id="1811825560">
              <w:marLeft w:val="0"/>
              <w:marRight w:val="0"/>
              <w:marTop w:val="0"/>
              <w:marBottom w:val="0"/>
              <w:divBdr>
                <w:top w:val="none" w:sz="0" w:space="0" w:color="auto"/>
                <w:left w:val="none" w:sz="0" w:space="0" w:color="auto"/>
                <w:bottom w:val="none" w:sz="0" w:space="0" w:color="auto"/>
                <w:right w:val="none" w:sz="0" w:space="0" w:color="auto"/>
              </w:divBdr>
            </w:div>
            <w:div w:id="1265573148">
              <w:marLeft w:val="0"/>
              <w:marRight w:val="0"/>
              <w:marTop w:val="0"/>
              <w:marBottom w:val="0"/>
              <w:divBdr>
                <w:top w:val="none" w:sz="0" w:space="0" w:color="auto"/>
                <w:left w:val="none" w:sz="0" w:space="0" w:color="auto"/>
                <w:bottom w:val="none" w:sz="0" w:space="0" w:color="auto"/>
                <w:right w:val="none" w:sz="0" w:space="0" w:color="auto"/>
              </w:divBdr>
            </w:div>
            <w:div w:id="971592814">
              <w:marLeft w:val="0"/>
              <w:marRight w:val="0"/>
              <w:marTop w:val="0"/>
              <w:marBottom w:val="0"/>
              <w:divBdr>
                <w:top w:val="none" w:sz="0" w:space="0" w:color="auto"/>
                <w:left w:val="none" w:sz="0" w:space="0" w:color="auto"/>
                <w:bottom w:val="none" w:sz="0" w:space="0" w:color="auto"/>
                <w:right w:val="none" w:sz="0" w:space="0" w:color="auto"/>
              </w:divBdr>
            </w:div>
            <w:div w:id="594170222">
              <w:marLeft w:val="0"/>
              <w:marRight w:val="0"/>
              <w:marTop w:val="0"/>
              <w:marBottom w:val="0"/>
              <w:divBdr>
                <w:top w:val="none" w:sz="0" w:space="0" w:color="auto"/>
                <w:left w:val="none" w:sz="0" w:space="0" w:color="auto"/>
                <w:bottom w:val="none" w:sz="0" w:space="0" w:color="auto"/>
                <w:right w:val="none" w:sz="0" w:space="0" w:color="auto"/>
              </w:divBdr>
            </w:div>
            <w:div w:id="194734598">
              <w:marLeft w:val="0"/>
              <w:marRight w:val="0"/>
              <w:marTop w:val="0"/>
              <w:marBottom w:val="0"/>
              <w:divBdr>
                <w:top w:val="none" w:sz="0" w:space="0" w:color="auto"/>
                <w:left w:val="none" w:sz="0" w:space="0" w:color="auto"/>
                <w:bottom w:val="none" w:sz="0" w:space="0" w:color="auto"/>
                <w:right w:val="none" w:sz="0" w:space="0" w:color="auto"/>
              </w:divBdr>
            </w:div>
            <w:div w:id="410205042">
              <w:marLeft w:val="0"/>
              <w:marRight w:val="0"/>
              <w:marTop w:val="0"/>
              <w:marBottom w:val="0"/>
              <w:divBdr>
                <w:top w:val="none" w:sz="0" w:space="0" w:color="auto"/>
                <w:left w:val="none" w:sz="0" w:space="0" w:color="auto"/>
                <w:bottom w:val="none" w:sz="0" w:space="0" w:color="auto"/>
                <w:right w:val="none" w:sz="0" w:space="0" w:color="auto"/>
              </w:divBdr>
            </w:div>
            <w:div w:id="566770446">
              <w:marLeft w:val="0"/>
              <w:marRight w:val="0"/>
              <w:marTop w:val="0"/>
              <w:marBottom w:val="0"/>
              <w:divBdr>
                <w:top w:val="none" w:sz="0" w:space="0" w:color="auto"/>
                <w:left w:val="none" w:sz="0" w:space="0" w:color="auto"/>
                <w:bottom w:val="none" w:sz="0" w:space="0" w:color="auto"/>
                <w:right w:val="none" w:sz="0" w:space="0" w:color="auto"/>
              </w:divBdr>
              <w:divsChild>
                <w:div w:id="527184032">
                  <w:marLeft w:val="0"/>
                  <w:marRight w:val="0"/>
                  <w:marTop w:val="0"/>
                  <w:marBottom w:val="0"/>
                  <w:divBdr>
                    <w:top w:val="none" w:sz="0" w:space="0" w:color="auto"/>
                    <w:left w:val="none" w:sz="0" w:space="0" w:color="auto"/>
                    <w:bottom w:val="none" w:sz="0" w:space="0" w:color="auto"/>
                    <w:right w:val="none" w:sz="0" w:space="0" w:color="auto"/>
                  </w:divBdr>
                </w:div>
                <w:div w:id="2079087256">
                  <w:marLeft w:val="0"/>
                  <w:marRight w:val="0"/>
                  <w:marTop w:val="0"/>
                  <w:marBottom w:val="0"/>
                  <w:divBdr>
                    <w:top w:val="none" w:sz="0" w:space="0" w:color="auto"/>
                    <w:left w:val="none" w:sz="0" w:space="0" w:color="auto"/>
                    <w:bottom w:val="none" w:sz="0" w:space="0" w:color="auto"/>
                    <w:right w:val="none" w:sz="0" w:space="0" w:color="auto"/>
                  </w:divBdr>
                </w:div>
                <w:div w:id="153374078">
                  <w:marLeft w:val="0"/>
                  <w:marRight w:val="0"/>
                  <w:marTop w:val="0"/>
                  <w:marBottom w:val="0"/>
                  <w:divBdr>
                    <w:top w:val="none" w:sz="0" w:space="0" w:color="auto"/>
                    <w:left w:val="none" w:sz="0" w:space="0" w:color="auto"/>
                    <w:bottom w:val="none" w:sz="0" w:space="0" w:color="auto"/>
                    <w:right w:val="none" w:sz="0" w:space="0" w:color="auto"/>
                  </w:divBdr>
                </w:div>
                <w:div w:id="213589412">
                  <w:marLeft w:val="0"/>
                  <w:marRight w:val="0"/>
                  <w:marTop w:val="0"/>
                  <w:marBottom w:val="0"/>
                  <w:divBdr>
                    <w:top w:val="none" w:sz="0" w:space="0" w:color="auto"/>
                    <w:left w:val="none" w:sz="0" w:space="0" w:color="auto"/>
                    <w:bottom w:val="none" w:sz="0" w:space="0" w:color="auto"/>
                    <w:right w:val="none" w:sz="0" w:space="0" w:color="auto"/>
                  </w:divBdr>
                </w:div>
              </w:divsChild>
            </w:div>
            <w:div w:id="270943786">
              <w:marLeft w:val="0"/>
              <w:marRight w:val="0"/>
              <w:marTop w:val="0"/>
              <w:marBottom w:val="0"/>
              <w:divBdr>
                <w:top w:val="none" w:sz="0" w:space="0" w:color="auto"/>
                <w:left w:val="none" w:sz="0" w:space="0" w:color="auto"/>
                <w:bottom w:val="none" w:sz="0" w:space="0" w:color="auto"/>
                <w:right w:val="none" w:sz="0" w:space="0" w:color="auto"/>
              </w:divBdr>
            </w:div>
            <w:div w:id="1457944024">
              <w:marLeft w:val="0"/>
              <w:marRight w:val="0"/>
              <w:marTop w:val="0"/>
              <w:marBottom w:val="0"/>
              <w:divBdr>
                <w:top w:val="none" w:sz="0" w:space="0" w:color="auto"/>
                <w:left w:val="none" w:sz="0" w:space="0" w:color="auto"/>
                <w:bottom w:val="none" w:sz="0" w:space="0" w:color="auto"/>
                <w:right w:val="none" w:sz="0" w:space="0" w:color="auto"/>
              </w:divBdr>
            </w:div>
          </w:divsChild>
        </w:div>
        <w:div w:id="1556351641">
          <w:marLeft w:val="0"/>
          <w:marRight w:val="0"/>
          <w:marTop w:val="0"/>
          <w:marBottom w:val="0"/>
          <w:divBdr>
            <w:top w:val="none" w:sz="0" w:space="0" w:color="auto"/>
            <w:left w:val="none" w:sz="0" w:space="0" w:color="auto"/>
            <w:bottom w:val="none" w:sz="0" w:space="0" w:color="auto"/>
            <w:right w:val="none" w:sz="0" w:space="0" w:color="auto"/>
          </w:divBdr>
          <w:divsChild>
            <w:div w:id="778254249">
              <w:marLeft w:val="0"/>
              <w:marRight w:val="0"/>
              <w:marTop w:val="0"/>
              <w:marBottom w:val="0"/>
              <w:divBdr>
                <w:top w:val="none" w:sz="0" w:space="0" w:color="auto"/>
                <w:left w:val="none" w:sz="0" w:space="0" w:color="auto"/>
                <w:bottom w:val="none" w:sz="0" w:space="0" w:color="auto"/>
                <w:right w:val="none" w:sz="0" w:space="0" w:color="auto"/>
              </w:divBdr>
            </w:div>
            <w:div w:id="1703554282">
              <w:marLeft w:val="0"/>
              <w:marRight w:val="0"/>
              <w:marTop w:val="0"/>
              <w:marBottom w:val="0"/>
              <w:divBdr>
                <w:top w:val="none" w:sz="0" w:space="0" w:color="auto"/>
                <w:left w:val="none" w:sz="0" w:space="0" w:color="auto"/>
                <w:bottom w:val="none" w:sz="0" w:space="0" w:color="auto"/>
                <w:right w:val="none" w:sz="0" w:space="0" w:color="auto"/>
              </w:divBdr>
            </w:div>
            <w:div w:id="640384764">
              <w:marLeft w:val="0"/>
              <w:marRight w:val="0"/>
              <w:marTop w:val="0"/>
              <w:marBottom w:val="0"/>
              <w:divBdr>
                <w:top w:val="none" w:sz="0" w:space="0" w:color="auto"/>
                <w:left w:val="none" w:sz="0" w:space="0" w:color="auto"/>
                <w:bottom w:val="none" w:sz="0" w:space="0" w:color="auto"/>
                <w:right w:val="none" w:sz="0" w:space="0" w:color="auto"/>
              </w:divBdr>
            </w:div>
            <w:div w:id="1087535446">
              <w:marLeft w:val="0"/>
              <w:marRight w:val="0"/>
              <w:marTop w:val="0"/>
              <w:marBottom w:val="0"/>
              <w:divBdr>
                <w:top w:val="none" w:sz="0" w:space="0" w:color="auto"/>
                <w:left w:val="none" w:sz="0" w:space="0" w:color="auto"/>
                <w:bottom w:val="none" w:sz="0" w:space="0" w:color="auto"/>
                <w:right w:val="none" w:sz="0" w:space="0" w:color="auto"/>
              </w:divBdr>
            </w:div>
            <w:div w:id="245501934">
              <w:marLeft w:val="0"/>
              <w:marRight w:val="0"/>
              <w:marTop w:val="0"/>
              <w:marBottom w:val="0"/>
              <w:divBdr>
                <w:top w:val="none" w:sz="0" w:space="0" w:color="auto"/>
                <w:left w:val="none" w:sz="0" w:space="0" w:color="auto"/>
                <w:bottom w:val="none" w:sz="0" w:space="0" w:color="auto"/>
                <w:right w:val="none" w:sz="0" w:space="0" w:color="auto"/>
              </w:divBdr>
            </w:div>
            <w:div w:id="894195965">
              <w:marLeft w:val="0"/>
              <w:marRight w:val="0"/>
              <w:marTop w:val="0"/>
              <w:marBottom w:val="0"/>
              <w:divBdr>
                <w:top w:val="none" w:sz="0" w:space="0" w:color="auto"/>
                <w:left w:val="none" w:sz="0" w:space="0" w:color="auto"/>
                <w:bottom w:val="none" w:sz="0" w:space="0" w:color="auto"/>
                <w:right w:val="none" w:sz="0" w:space="0" w:color="auto"/>
              </w:divBdr>
            </w:div>
            <w:div w:id="8528817">
              <w:marLeft w:val="0"/>
              <w:marRight w:val="0"/>
              <w:marTop w:val="0"/>
              <w:marBottom w:val="0"/>
              <w:divBdr>
                <w:top w:val="none" w:sz="0" w:space="0" w:color="auto"/>
                <w:left w:val="none" w:sz="0" w:space="0" w:color="auto"/>
                <w:bottom w:val="none" w:sz="0" w:space="0" w:color="auto"/>
                <w:right w:val="none" w:sz="0" w:space="0" w:color="auto"/>
              </w:divBdr>
            </w:div>
            <w:div w:id="1276715055">
              <w:marLeft w:val="0"/>
              <w:marRight w:val="0"/>
              <w:marTop w:val="0"/>
              <w:marBottom w:val="0"/>
              <w:divBdr>
                <w:top w:val="none" w:sz="0" w:space="0" w:color="auto"/>
                <w:left w:val="none" w:sz="0" w:space="0" w:color="auto"/>
                <w:bottom w:val="none" w:sz="0" w:space="0" w:color="auto"/>
                <w:right w:val="none" w:sz="0" w:space="0" w:color="auto"/>
              </w:divBdr>
            </w:div>
            <w:div w:id="1072385285">
              <w:marLeft w:val="0"/>
              <w:marRight w:val="0"/>
              <w:marTop w:val="0"/>
              <w:marBottom w:val="0"/>
              <w:divBdr>
                <w:top w:val="none" w:sz="0" w:space="0" w:color="auto"/>
                <w:left w:val="none" w:sz="0" w:space="0" w:color="auto"/>
                <w:bottom w:val="none" w:sz="0" w:space="0" w:color="auto"/>
                <w:right w:val="none" w:sz="0" w:space="0" w:color="auto"/>
              </w:divBdr>
            </w:div>
            <w:div w:id="1428111544">
              <w:marLeft w:val="0"/>
              <w:marRight w:val="0"/>
              <w:marTop w:val="0"/>
              <w:marBottom w:val="0"/>
              <w:divBdr>
                <w:top w:val="none" w:sz="0" w:space="0" w:color="auto"/>
                <w:left w:val="none" w:sz="0" w:space="0" w:color="auto"/>
                <w:bottom w:val="none" w:sz="0" w:space="0" w:color="auto"/>
                <w:right w:val="none" w:sz="0" w:space="0" w:color="auto"/>
              </w:divBdr>
            </w:div>
            <w:div w:id="1702323203">
              <w:marLeft w:val="0"/>
              <w:marRight w:val="0"/>
              <w:marTop w:val="0"/>
              <w:marBottom w:val="0"/>
              <w:divBdr>
                <w:top w:val="none" w:sz="0" w:space="0" w:color="auto"/>
                <w:left w:val="none" w:sz="0" w:space="0" w:color="auto"/>
                <w:bottom w:val="none" w:sz="0" w:space="0" w:color="auto"/>
                <w:right w:val="none" w:sz="0" w:space="0" w:color="auto"/>
              </w:divBdr>
            </w:div>
            <w:div w:id="2086299414">
              <w:marLeft w:val="0"/>
              <w:marRight w:val="0"/>
              <w:marTop w:val="0"/>
              <w:marBottom w:val="0"/>
              <w:divBdr>
                <w:top w:val="none" w:sz="0" w:space="0" w:color="auto"/>
                <w:left w:val="none" w:sz="0" w:space="0" w:color="auto"/>
                <w:bottom w:val="none" w:sz="0" w:space="0" w:color="auto"/>
                <w:right w:val="none" w:sz="0" w:space="0" w:color="auto"/>
              </w:divBdr>
            </w:div>
          </w:divsChild>
        </w:div>
        <w:div w:id="85814112">
          <w:marLeft w:val="0"/>
          <w:marRight w:val="0"/>
          <w:marTop w:val="0"/>
          <w:marBottom w:val="0"/>
          <w:divBdr>
            <w:top w:val="none" w:sz="0" w:space="0" w:color="auto"/>
            <w:left w:val="none" w:sz="0" w:space="0" w:color="auto"/>
            <w:bottom w:val="none" w:sz="0" w:space="0" w:color="auto"/>
            <w:right w:val="none" w:sz="0" w:space="0" w:color="auto"/>
          </w:divBdr>
          <w:divsChild>
            <w:div w:id="631980365">
              <w:marLeft w:val="0"/>
              <w:marRight w:val="0"/>
              <w:marTop w:val="0"/>
              <w:marBottom w:val="0"/>
              <w:divBdr>
                <w:top w:val="none" w:sz="0" w:space="0" w:color="auto"/>
                <w:left w:val="none" w:sz="0" w:space="0" w:color="auto"/>
                <w:bottom w:val="none" w:sz="0" w:space="0" w:color="auto"/>
                <w:right w:val="none" w:sz="0" w:space="0" w:color="auto"/>
              </w:divBdr>
            </w:div>
            <w:div w:id="1044792514">
              <w:marLeft w:val="0"/>
              <w:marRight w:val="0"/>
              <w:marTop w:val="0"/>
              <w:marBottom w:val="0"/>
              <w:divBdr>
                <w:top w:val="none" w:sz="0" w:space="0" w:color="auto"/>
                <w:left w:val="none" w:sz="0" w:space="0" w:color="auto"/>
                <w:bottom w:val="none" w:sz="0" w:space="0" w:color="auto"/>
                <w:right w:val="none" w:sz="0" w:space="0" w:color="auto"/>
              </w:divBdr>
            </w:div>
            <w:div w:id="1698118569">
              <w:marLeft w:val="0"/>
              <w:marRight w:val="0"/>
              <w:marTop w:val="0"/>
              <w:marBottom w:val="0"/>
              <w:divBdr>
                <w:top w:val="none" w:sz="0" w:space="0" w:color="auto"/>
                <w:left w:val="none" w:sz="0" w:space="0" w:color="auto"/>
                <w:bottom w:val="none" w:sz="0" w:space="0" w:color="auto"/>
                <w:right w:val="none" w:sz="0" w:space="0" w:color="auto"/>
              </w:divBdr>
            </w:div>
            <w:div w:id="1593706225">
              <w:marLeft w:val="0"/>
              <w:marRight w:val="0"/>
              <w:marTop w:val="0"/>
              <w:marBottom w:val="0"/>
              <w:divBdr>
                <w:top w:val="none" w:sz="0" w:space="0" w:color="auto"/>
                <w:left w:val="none" w:sz="0" w:space="0" w:color="auto"/>
                <w:bottom w:val="none" w:sz="0" w:space="0" w:color="auto"/>
                <w:right w:val="none" w:sz="0" w:space="0" w:color="auto"/>
              </w:divBdr>
            </w:div>
            <w:div w:id="1371566303">
              <w:marLeft w:val="0"/>
              <w:marRight w:val="0"/>
              <w:marTop w:val="0"/>
              <w:marBottom w:val="0"/>
              <w:divBdr>
                <w:top w:val="none" w:sz="0" w:space="0" w:color="auto"/>
                <w:left w:val="none" w:sz="0" w:space="0" w:color="auto"/>
                <w:bottom w:val="none" w:sz="0" w:space="0" w:color="auto"/>
                <w:right w:val="none" w:sz="0" w:space="0" w:color="auto"/>
              </w:divBdr>
            </w:div>
            <w:div w:id="841357940">
              <w:marLeft w:val="0"/>
              <w:marRight w:val="0"/>
              <w:marTop w:val="0"/>
              <w:marBottom w:val="0"/>
              <w:divBdr>
                <w:top w:val="none" w:sz="0" w:space="0" w:color="auto"/>
                <w:left w:val="none" w:sz="0" w:space="0" w:color="auto"/>
                <w:bottom w:val="none" w:sz="0" w:space="0" w:color="auto"/>
                <w:right w:val="none" w:sz="0" w:space="0" w:color="auto"/>
              </w:divBdr>
            </w:div>
            <w:div w:id="1678145178">
              <w:marLeft w:val="0"/>
              <w:marRight w:val="0"/>
              <w:marTop w:val="0"/>
              <w:marBottom w:val="0"/>
              <w:divBdr>
                <w:top w:val="none" w:sz="0" w:space="0" w:color="auto"/>
                <w:left w:val="none" w:sz="0" w:space="0" w:color="auto"/>
                <w:bottom w:val="none" w:sz="0" w:space="0" w:color="auto"/>
                <w:right w:val="none" w:sz="0" w:space="0" w:color="auto"/>
              </w:divBdr>
            </w:div>
            <w:div w:id="286935621">
              <w:marLeft w:val="0"/>
              <w:marRight w:val="0"/>
              <w:marTop w:val="0"/>
              <w:marBottom w:val="0"/>
              <w:divBdr>
                <w:top w:val="none" w:sz="0" w:space="0" w:color="auto"/>
                <w:left w:val="none" w:sz="0" w:space="0" w:color="auto"/>
                <w:bottom w:val="none" w:sz="0" w:space="0" w:color="auto"/>
                <w:right w:val="none" w:sz="0" w:space="0" w:color="auto"/>
              </w:divBdr>
            </w:div>
            <w:div w:id="1683315207">
              <w:marLeft w:val="0"/>
              <w:marRight w:val="0"/>
              <w:marTop w:val="0"/>
              <w:marBottom w:val="0"/>
              <w:divBdr>
                <w:top w:val="none" w:sz="0" w:space="0" w:color="auto"/>
                <w:left w:val="none" w:sz="0" w:space="0" w:color="auto"/>
                <w:bottom w:val="none" w:sz="0" w:space="0" w:color="auto"/>
                <w:right w:val="none" w:sz="0" w:space="0" w:color="auto"/>
              </w:divBdr>
            </w:div>
            <w:div w:id="1861770965">
              <w:marLeft w:val="0"/>
              <w:marRight w:val="0"/>
              <w:marTop w:val="0"/>
              <w:marBottom w:val="0"/>
              <w:divBdr>
                <w:top w:val="none" w:sz="0" w:space="0" w:color="auto"/>
                <w:left w:val="none" w:sz="0" w:space="0" w:color="auto"/>
                <w:bottom w:val="none" w:sz="0" w:space="0" w:color="auto"/>
                <w:right w:val="none" w:sz="0" w:space="0" w:color="auto"/>
              </w:divBdr>
            </w:div>
            <w:div w:id="1218934230">
              <w:marLeft w:val="0"/>
              <w:marRight w:val="0"/>
              <w:marTop w:val="0"/>
              <w:marBottom w:val="0"/>
              <w:divBdr>
                <w:top w:val="none" w:sz="0" w:space="0" w:color="auto"/>
                <w:left w:val="none" w:sz="0" w:space="0" w:color="auto"/>
                <w:bottom w:val="none" w:sz="0" w:space="0" w:color="auto"/>
                <w:right w:val="none" w:sz="0" w:space="0" w:color="auto"/>
              </w:divBdr>
            </w:div>
            <w:div w:id="968902657">
              <w:marLeft w:val="0"/>
              <w:marRight w:val="0"/>
              <w:marTop w:val="0"/>
              <w:marBottom w:val="0"/>
              <w:divBdr>
                <w:top w:val="none" w:sz="0" w:space="0" w:color="auto"/>
                <w:left w:val="none" w:sz="0" w:space="0" w:color="auto"/>
                <w:bottom w:val="none" w:sz="0" w:space="0" w:color="auto"/>
                <w:right w:val="none" w:sz="0" w:space="0" w:color="auto"/>
              </w:divBdr>
            </w:div>
            <w:div w:id="1660889947">
              <w:marLeft w:val="0"/>
              <w:marRight w:val="0"/>
              <w:marTop w:val="0"/>
              <w:marBottom w:val="0"/>
              <w:divBdr>
                <w:top w:val="none" w:sz="0" w:space="0" w:color="auto"/>
                <w:left w:val="none" w:sz="0" w:space="0" w:color="auto"/>
                <w:bottom w:val="none" w:sz="0" w:space="0" w:color="auto"/>
                <w:right w:val="none" w:sz="0" w:space="0" w:color="auto"/>
              </w:divBdr>
            </w:div>
            <w:div w:id="1197691582">
              <w:marLeft w:val="0"/>
              <w:marRight w:val="0"/>
              <w:marTop w:val="0"/>
              <w:marBottom w:val="0"/>
              <w:divBdr>
                <w:top w:val="none" w:sz="0" w:space="0" w:color="auto"/>
                <w:left w:val="none" w:sz="0" w:space="0" w:color="auto"/>
                <w:bottom w:val="none" w:sz="0" w:space="0" w:color="auto"/>
                <w:right w:val="none" w:sz="0" w:space="0" w:color="auto"/>
              </w:divBdr>
            </w:div>
            <w:div w:id="1884100176">
              <w:marLeft w:val="0"/>
              <w:marRight w:val="0"/>
              <w:marTop w:val="0"/>
              <w:marBottom w:val="0"/>
              <w:divBdr>
                <w:top w:val="none" w:sz="0" w:space="0" w:color="auto"/>
                <w:left w:val="none" w:sz="0" w:space="0" w:color="auto"/>
                <w:bottom w:val="none" w:sz="0" w:space="0" w:color="auto"/>
                <w:right w:val="none" w:sz="0" w:space="0" w:color="auto"/>
              </w:divBdr>
            </w:div>
            <w:div w:id="85465990">
              <w:marLeft w:val="0"/>
              <w:marRight w:val="0"/>
              <w:marTop w:val="0"/>
              <w:marBottom w:val="0"/>
              <w:divBdr>
                <w:top w:val="none" w:sz="0" w:space="0" w:color="auto"/>
                <w:left w:val="none" w:sz="0" w:space="0" w:color="auto"/>
                <w:bottom w:val="none" w:sz="0" w:space="0" w:color="auto"/>
                <w:right w:val="none" w:sz="0" w:space="0" w:color="auto"/>
              </w:divBdr>
            </w:div>
            <w:div w:id="1965697603">
              <w:marLeft w:val="0"/>
              <w:marRight w:val="0"/>
              <w:marTop w:val="0"/>
              <w:marBottom w:val="0"/>
              <w:divBdr>
                <w:top w:val="none" w:sz="0" w:space="0" w:color="auto"/>
                <w:left w:val="none" w:sz="0" w:space="0" w:color="auto"/>
                <w:bottom w:val="none" w:sz="0" w:space="0" w:color="auto"/>
                <w:right w:val="none" w:sz="0" w:space="0" w:color="auto"/>
              </w:divBdr>
            </w:div>
            <w:div w:id="1936018730">
              <w:marLeft w:val="0"/>
              <w:marRight w:val="0"/>
              <w:marTop w:val="0"/>
              <w:marBottom w:val="0"/>
              <w:divBdr>
                <w:top w:val="none" w:sz="0" w:space="0" w:color="auto"/>
                <w:left w:val="none" w:sz="0" w:space="0" w:color="auto"/>
                <w:bottom w:val="none" w:sz="0" w:space="0" w:color="auto"/>
                <w:right w:val="none" w:sz="0" w:space="0" w:color="auto"/>
              </w:divBdr>
            </w:div>
            <w:div w:id="1515919048">
              <w:marLeft w:val="0"/>
              <w:marRight w:val="0"/>
              <w:marTop w:val="0"/>
              <w:marBottom w:val="0"/>
              <w:divBdr>
                <w:top w:val="none" w:sz="0" w:space="0" w:color="auto"/>
                <w:left w:val="none" w:sz="0" w:space="0" w:color="auto"/>
                <w:bottom w:val="none" w:sz="0" w:space="0" w:color="auto"/>
                <w:right w:val="none" w:sz="0" w:space="0" w:color="auto"/>
              </w:divBdr>
            </w:div>
            <w:div w:id="2080907592">
              <w:marLeft w:val="0"/>
              <w:marRight w:val="0"/>
              <w:marTop w:val="0"/>
              <w:marBottom w:val="0"/>
              <w:divBdr>
                <w:top w:val="none" w:sz="0" w:space="0" w:color="auto"/>
                <w:left w:val="none" w:sz="0" w:space="0" w:color="auto"/>
                <w:bottom w:val="none" w:sz="0" w:space="0" w:color="auto"/>
                <w:right w:val="none" w:sz="0" w:space="0" w:color="auto"/>
              </w:divBdr>
            </w:div>
            <w:div w:id="1455757881">
              <w:marLeft w:val="0"/>
              <w:marRight w:val="0"/>
              <w:marTop w:val="0"/>
              <w:marBottom w:val="0"/>
              <w:divBdr>
                <w:top w:val="none" w:sz="0" w:space="0" w:color="auto"/>
                <w:left w:val="none" w:sz="0" w:space="0" w:color="auto"/>
                <w:bottom w:val="none" w:sz="0" w:space="0" w:color="auto"/>
                <w:right w:val="none" w:sz="0" w:space="0" w:color="auto"/>
              </w:divBdr>
            </w:div>
            <w:div w:id="492182377">
              <w:marLeft w:val="0"/>
              <w:marRight w:val="0"/>
              <w:marTop w:val="0"/>
              <w:marBottom w:val="0"/>
              <w:divBdr>
                <w:top w:val="none" w:sz="0" w:space="0" w:color="auto"/>
                <w:left w:val="none" w:sz="0" w:space="0" w:color="auto"/>
                <w:bottom w:val="none" w:sz="0" w:space="0" w:color="auto"/>
                <w:right w:val="none" w:sz="0" w:space="0" w:color="auto"/>
              </w:divBdr>
            </w:div>
            <w:div w:id="149449470">
              <w:marLeft w:val="0"/>
              <w:marRight w:val="0"/>
              <w:marTop w:val="0"/>
              <w:marBottom w:val="0"/>
              <w:divBdr>
                <w:top w:val="none" w:sz="0" w:space="0" w:color="auto"/>
                <w:left w:val="none" w:sz="0" w:space="0" w:color="auto"/>
                <w:bottom w:val="none" w:sz="0" w:space="0" w:color="auto"/>
                <w:right w:val="none" w:sz="0" w:space="0" w:color="auto"/>
              </w:divBdr>
            </w:div>
            <w:div w:id="1095900602">
              <w:marLeft w:val="0"/>
              <w:marRight w:val="0"/>
              <w:marTop w:val="0"/>
              <w:marBottom w:val="0"/>
              <w:divBdr>
                <w:top w:val="none" w:sz="0" w:space="0" w:color="auto"/>
                <w:left w:val="none" w:sz="0" w:space="0" w:color="auto"/>
                <w:bottom w:val="none" w:sz="0" w:space="0" w:color="auto"/>
                <w:right w:val="none" w:sz="0" w:space="0" w:color="auto"/>
              </w:divBdr>
            </w:div>
            <w:div w:id="2039890314">
              <w:marLeft w:val="0"/>
              <w:marRight w:val="0"/>
              <w:marTop w:val="0"/>
              <w:marBottom w:val="0"/>
              <w:divBdr>
                <w:top w:val="none" w:sz="0" w:space="0" w:color="auto"/>
                <w:left w:val="none" w:sz="0" w:space="0" w:color="auto"/>
                <w:bottom w:val="none" w:sz="0" w:space="0" w:color="auto"/>
                <w:right w:val="none" w:sz="0" w:space="0" w:color="auto"/>
              </w:divBdr>
            </w:div>
            <w:div w:id="1775782664">
              <w:marLeft w:val="0"/>
              <w:marRight w:val="0"/>
              <w:marTop w:val="0"/>
              <w:marBottom w:val="0"/>
              <w:divBdr>
                <w:top w:val="none" w:sz="0" w:space="0" w:color="auto"/>
                <w:left w:val="none" w:sz="0" w:space="0" w:color="auto"/>
                <w:bottom w:val="none" w:sz="0" w:space="0" w:color="auto"/>
                <w:right w:val="none" w:sz="0" w:space="0" w:color="auto"/>
              </w:divBdr>
            </w:div>
            <w:div w:id="122577141">
              <w:marLeft w:val="0"/>
              <w:marRight w:val="0"/>
              <w:marTop w:val="0"/>
              <w:marBottom w:val="0"/>
              <w:divBdr>
                <w:top w:val="none" w:sz="0" w:space="0" w:color="auto"/>
                <w:left w:val="none" w:sz="0" w:space="0" w:color="auto"/>
                <w:bottom w:val="none" w:sz="0" w:space="0" w:color="auto"/>
                <w:right w:val="none" w:sz="0" w:space="0" w:color="auto"/>
              </w:divBdr>
            </w:div>
            <w:div w:id="777025741">
              <w:marLeft w:val="0"/>
              <w:marRight w:val="0"/>
              <w:marTop w:val="0"/>
              <w:marBottom w:val="0"/>
              <w:divBdr>
                <w:top w:val="none" w:sz="0" w:space="0" w:color="auto"/>
                <w:left w:val="none" w:sz="0" w:space="0" w:color="auto"/>
                <w:bottom w:val="none" w:sz="0" w:space="0" w:color="auto"/>
                <w:right w:val="none" w:sz="0" w:space="0" w:color="auto"/>
              </w:divBdr>
            </w:div>
            <w:div w:id="1929921505">
              <w:marLeft w:val="0"/>
              <w:marRight w:val="0"/>
              <w:marTop w:val="0"/>
              <w:marBottom w:val="0"/>
              <w:divBdr>
                <w:top w:val="none" w:sz="0" w:space="0" w:color="auto"/>
                <w:left w:val="none" w:sz="0" w:space="0" w:color="auto"/>
                <w:bottom w:val="none" w:sz="0" w:space="0" w:color="auto"/>
                <w:right w:val="none" w:sz="0" w:space="0" w:color="auto"/>
              </w:divBdr>
            </w:div>
            <w:div w:id="629744415">
              <w:marLeft w:val="0"/>
              <w:marRight w:val="0"/>
              <w:marTop w:val="0"/>
              <w:marBottom w:val="0"/>
              <w:divBdr>
                <w:top w:val="none" w:sz="0" w:space="0" w:color="auto"/>
                <w:left w:val="none" w:sz="0" w:space="0" w:color="auto"/>
                <w:bottom w:val="none" w:sz="0" w:space="0" w:color="auto"/>
                <w:right w:val="none" w:sz="0" w:space="0" w:color="auto"/>
              </w:divBdr>
            </w:div>
            <w:div w:id="1540512747">
              <w:marLeft w:val="0"/>
              <w:marRight w:val="0"/>
              <w:marTop w:val="0"/>
              <w:marBottom w:val="0"/>
              <w:divBdr>
                <w:top w:val="none" w:sz="0" w:space="0" w:color="auto"/>
                <w:left w:val="none" w:sz="0" w:space="0" w:color="auto"/>
                <w:bottom w:val="none" w:sz="0" w:space="0" w:color="auto"/>
                <w:right w:val="none" w:sz="0" w:space="0" w:color="auto"/>
              </w:divBdr>
            </w:div>
            <w:div w:id="1684241408">
              <w:marLeft w:val="0"/>
              <w:marRight w:val="0"/>
              <w:marTop w:val="0"/>
              <w:marBottom w:val="0"/>
              <w:divBdr>
                <w:top w:val="none" w:sz="0" w:space="0" w:color="auto"/>
                <w:left w:val="none" w:sz="0" w:space="0" w:color="auto"/>
                <w:bottom w:val="none" w:sz="0" w:space="0" w:color="auto"/>
                <w:right w:val="none" w:sz="0" w:space="0" w:color="auto"/>
              </w:divBdr>
            </w:div>
            <w:div w:id="885947136">
              <w:marLeft w:val="0"/>
              <w:marRight w:val="0"/>
              <w:marTop w:val="0"/>
              <w:marBottom w:val="0"/>
              <w:divBdr>
                <w:top w:val="none" w:sz="0" w:space="0" w:color="auto"/>
                <w:left w:val="none" w:sz="0" w:space="0" w:color="auto"/>
                <w:bottom w:val="none" w:sz="0" w:space="0" w:color="auto"/>
                <w:right w:val="none" w:sz="0" w:space="0" w:color="auto"/>
              </w:divBdr>
            </w:div>
            <w:div w:id="1289820829">
              <w:marLeft w:val="0"/>
              <w:marRight w:val="0"/>
              <w:marTop w:val="0"/>
              <w:marBottom w:val="0"/>
              <w:divBdr>
                <w:top w:val="none" w:sz="0" w:space="0" w:color="auto"/>
                <w:left w:val="none" w:sz="0" w:space="0" w:color="auto"/>
                <w:bottom w:val="none" w:sz="0" w:space="0" w:color="auto"/>
                <w:right w:val="none" w:sz="0" w:space="0" w:color="auto"/>
              </w:divBdr>
            </w:div>
            <w:div w:id="431048303">
              <w:marLeft w:val="0"/>
              <w:marRight w:val="0"/>
              <w:marTop w:val="0"/>
              <w:marBottom w:val="0"/>
              <w:divBdr>
                <w:top w:val="none" w:sz="0" w:space="0" w:color="auto"/>
                <w:left w:val="none" w:sz="0" w:space="0" w:color="auto"/>
                <w:bottom w:val="none" w:sz="0" w:space="0" w:color="auto"/>
                <w:right w:val="none" w:sz="0" w:space="0" w:color="auto"/>
              </w:divBdr>
            </w:div>
            <w:div w:id="541750770">
              <w:marLeft w:val="0"/>
              <w:marRight w:val="0"/>
              <w:marTop w:val="0"/>
              <w:marBottom w:val="0"/>
              <w:divBdr>
                <w:top w:val="none" w:sz="0" w:space="0" w:color="auto"/>
                <w:left w:val="none" w:sz="0" w:space="0" w:color="auto"/>
                <w:bottom w:val="none" w:sz="0" w:space="0" w:color="auto"/>
                <w:right w:val="none" w:sz="0" w:space="0" w:color="auto"/>
              </w:divBdr>
            </w:div>
            <w:div w:id="2087653769">
              <w:marLeft w:val="0"/>
              <w:marRight w:val="0"/>
              <w:marTop w:val="0"/>
              <w:marBottom w:val="0"/>
              <w:divBdr>
                <w:top w:val="none" w:sz="0" w:space="0" w:color="auto"/>
                <w:left w:val="none" w:sz="0" w:space="0" w:color="auto"/>
                <w:bottom w:val="none" w:sz="0" w:space="0" w:color="auto"/>
                <w:right w:val="none" w:sz="0" w:space="0" w:color="auto"/>
              </w:divBdr>
            </w:div>
            <w:div w:id="977496106">
              <w:marLeft w:val="0"/>
              <w:marRight w:val="0"/>
              <w:marTop w:val="0"/>
              <w:marBottom w:val="0"/>
              <w:divBdr>
                <w:top w:val="none" w:sz="0" w:space="0" w:color="auto"/>
                <w:left w:val="none" w:sz="0" w:space="0" w:color="auto"/>
                <w:bottom w:val="none" w:sz="0" w:space="0" w:color="auto"/>
                <w:right w:val="none" w:sz="0" w:space="0" w:color="auto"/>
              </w:divBdr>
            </w:div>
            <w:div w:id="1218779837">
              <w:marLeft w:val="0"/>
              <w:marRight w:val="0"/>
              <w:marTop w:val="0"/>
              <w:marBottom w:val="0"/>
              <w:divBdr>
                <w:top w:val="none" w:sz="0" w:space="0" w:color="auto"/>
                <w:left w:val="none" w:sz="0" w:space="0" w:color="auto"/>
                <w:bottom w:val="none" w:sz="0" w:space="0" w:color="auto"/>
                <w:right w:val="none" w:sz="0" w:space="0" w:color="auto"/>
              </w:divBdr>
            </w:div>
            <w:div w:id="1518274005">
              <w:marLeft w:val="0"/>
              <w:marRight w:val="0"/>
              <w:marTop w:val="0"/>
              <w:marBottom w:val="0"/>
              <w:divBdr>
                <w:top w:val="none" w:sz="0" w:space="0" w:color="auto"/>
                <w:left w:val="none" w:sz="0" w:space="0" w:color="auto"/>
                <w:bottom w:val="none" w:sz="0" w:space="0" w:color="auto"/>
                <w:right w:val="none" w:sz="0" w:space="0" w:color="auto"/>
              </w:divBdr>
            </w:div>
            <w:div w:id="1227451804">
              <w:marLeft w:val="0"/>
              <w:marRight w:val="0"/>
              <w:marTop w:val="0"/>
              <w:marBottom w:val="0"/>
              <w:divBdr>
                <w:top w:val="none" w:sz="0" w:space="0" w:color="auto"/>
                <w:left w:val="none" w:sz="0" w:space="0" w:color="auto"/>
                <w:bottom w:val="none" w:sz="0" w:space="0" w:color="auto"/>
                <w:right w:val="none" w:sz="0" w:space="0" w:color="auto"/>
              </w:divBdr>
            </w:div>
            <w:div w:id="730075002">
              <w:marLeft w:val="0"/>
              <w:marRight w:val="0"/>
              <w:marTop w:val="0"/>
              <w:marBottom w:val="0"/>
              <w:divBdr>
                <w:top w:val="none" w:sz="0" w:space="0" w:color="auto"/>
                <w:left w:val="none" w:sz="0" w:space="0" w:color="auto"/>
                <w:bottom w:val="none" w:sz="0" w:space="0" w:color="auto"/>
                <w:right w:val="none" w:sz="0" w:space="0" w:color="auto"/>
              </w:divBdr>
            </w:div>
            <w:div w:id="1014261935">
              <w:marLeft w:val="0"/>
              <w:marRight w:val="0"/>
              <w:marTop w:val="0"/>
              <w:marBottom w:val="0"/>
              <w:divBdr>
                <w:top w:val="none" w:sz="0" w:space="0" w:color="auto"/>
                <w:left w:val="none" w:sz="0" w:space="0" w:color="auto"/>
                <w:bottom w:val="none" w:sz="0" w:space="0" w:color="auto"/>
                <w:right w:val="none" w:sz="0" w:space="0" w:color="auto"/>
              </w:divBdr>
            </w:div>
            <w:div w:id="994992400">
              <w:marLeft w:val="0"/>
              <w:marRight w:val="0"/>
              <w:marTop w:val="0"/>
              <w:marBottom w:val="0"/>
              <w:divBdr>
                <w:top w:val="none" w:sz="0" w:space="0" w:color="auto"/>
                <w:left w:val="none" w:sz="0" w:space="0" w:color="auto"/>
                <w:bottom w:val="none" w:sz="0" w:space="0" w:color="auto"/>
                <w:right w:val="none" w:sz="0" w:space="0" w:color="auto"/>
              </w:divBdr>
            </w:div>
            <w:div w:id="1218400829">
              <w:marLeft w:val="0"/>
              <w:marRight w:val="0"/>
              <w:marTop w:val="0"/>
              <w:marBottom w:val="0"/>
              <w:divBdr>
                <w:top w:val="none" w:sz="0" w:space="0" w:color="auto"/>
                <w:left w:val="none" w:sz="0" w:space="0" w:color="auto"/>
                <w:bottom w:val="none" w:sz="0" w:space="0" w:color="auto"/>
                <w:right w:val="none" w:sz="0" w:space="0" w:color="auto"/>
              </w:divBdr>
            </w:div>
            <w:div w:id="2091585161">
              <w:marLeft w:val="0"/>
              <w:marRight w:val="0"/>
              <w:marTop w:val="0"/>
              <w:marBottom w:val="0"/>
              <w:divBdr>
                <w:top w:val="none" w:sz="0" w:space="0" w:color="auto"/>
                <w:left w:val="none" w:sz="0" w:space="0" w:color="auto"/>
                <w:bottom w:val="none" w:sz="0" w:space="0" w:color="auto"/>
                <w:right w:val="none" w:sz="0" w:space="0" w:color="auto"/>
              </w:divBdr>
            </w:div>
            <w:div w:id="598173290">
              <w:marLeft w:val="0"/>
              <w:marRight w:val="0"/>
              <w:marTop w:val="0"/>
              <w:marBottom w:val="0"/>
              <w:divBdr>
                <w:top w:val="none" w:sz="0" w:space="0" w:color="auto"/>
                <w:left w:val="none" w:sz="0" w:space="0" w:color="auto"/>
                <w:bottom w:val="none" w:sz="0" w:space="0" w:color="auto"/>
                <w:right w:val="none" w:sz="0" w:space="0" w:color="auto"/>
              </w:divBdr>
            </w:div>
            <w:div w:id="622007530">
              <w:marLeft w:val="0"/>
              <w:marRight w:val="0"/>
              <w:marTop w:val="0"/>
              <w:marBottom w:val="0"/>
              <w:divBdr>
                <w:top w:val="none" w:sz="0" w:space="0" w:color="auto"/>
                <w:left w:val="none" w:sz="0" w:space="0" w:color="auto"/>
                <w:bottom w:val="none" w:sz="0" w:space="0" w:color="auto"/>
                <w:right w:val="none" w:sz="0" w:space="0" w:color="auto"/>
              </w:divBdr>
            </w:div>
            <w:div w:id="1560558050">
              <w:marLeft w:val="0"/>
              <w:marRight w:val="0"/>
              <w:marTop w:val="0"/>
              <w:marBottom w:val="0"/>
              <w:divBdr>
                <w:top w:val="none" w:sz="0" w:space="0" w:color="auto"/>
                <w:left w:val="none" w:sz="0" w:space="0" w:color="auto"/>
                <w:bottom w:val="none" w:sz="0" w:space="0" w:color="auto"/>
                <w:right w:val="none" w:sz="0" w:space="0" w:color="auto"/>
              </w:divBdr>
            </w:div>
            <w:div w:id="853769207">
              <w:marLeft w:val="0"/>
              <w:marRight w:val="0"/>
              <w:marTop w:val="0"/>
              <w:marBottom w:val="0"/>
              <w:divBdr>
                <w:top w:val="none" w:sz="0" w:space="0" w:color="auto"/>
                <w:left w:val="none" w:sz="0" w:space="0" w:color="auto"/>
                <w:bottom w:val="none" w:sz="0" w:space="0" w:color="auto"/>
                <w:right w:val="none" w:sz="0" w:space="0" w:color="auto"/>
              </w:divBdr>
            </w:div>
            <w:div w:id="1425109936">
              <w:marLeft w:val="0"/>
              <w:marRight w:val="0"/>
              <w:marTop w:val="0"/>
              <w:marBottom w:val="0"/>
              <w:divBdr>
                <w:top w:val="none" w:sz="0" w:space="0" w:color="auto"/>
                <w:left w:val="none" w:sz="0" w:space="0" w:color="auto"/>
                <w:bottom w:val="none" w:sz="0" w:space="0" w:color="auto"/>
                <w:right w:val="none" w:sz="0" w:space="0" w:color="auto"/>
              </w:divBdr>
            </w:div>
            <w:div w:id="1676804129">
              <w:marLeft w:val="0"/>
              <w:marRight w:val="0"/>
              <w:marTop w:val="0"/>
              <w:marBottom w:val="0"/>
              <w:divBdr>
                <w:top w:val="none" w:sz="0" w:space="0" w:color="auto"/>
                <w:left w:val="none" w:sz="0" w:space="0" w:color="auto"/>
                <w:bottom w:val="none" w:sz="0" w:space="0" w:color="auto"/>
                <w:right w:val="none" w:sz="0" w:space="0" w:color="auto"/>
              </w:divBdr>
            </w:div>
            <w:div w:id="1892686992">
              <w:marLeft w:val="0"/>
              <w:marRight w:val="0"/>
              <w:marTop w:val="0"/>
              <w:marBottom w:val="0"/>
              <w:divBdr>
                <w:top w:val="none" w:sz="0" w:space="0" w:color="auto"/>
                <w:left w:val="none" w:sz="0" w:space="0" w:color="auto"/>
                <w:bottom w:val="none" w:sz="0" w:space="0" w:color="auto"/>
                <w:right w:val="none" w:sz="0" w:space="0" w:color="auto"/>
              </w:divBdr>
            </w:div>
            <w:div w:id="1579552668">
              <w:marLeft w:val="0"/>
              <w:marRight w:val="0"/>
              <w:marTop w:val="0"/>
              <w:marBottom w:val="0"/>
              <w:divBdr>
                <w:top w:val="none" w:sz="0" w:space="0" w:color="auto"/>
                <w:left w:val="none" w:sz="0" w:space="0" w:color="auto"/>
                <w:bottom w:val="none" w:sz="0" w:space="0" w:color="auto"/>
                <w:right w:val="none" w:sz="0" w:space="0" w:color="auto"/>
              </w:divBdr>
            </w:div>
            <w:div w:id="1493714419">
              <w:marLeft w:val="0"/>
              <w:marRight w:val="0"/>
              <w:marTop w:val="0"/>
              <w:marBottom w:val="0"/>
              <w:divBdr>
                <w:top w:val="none" w:sz="0" w:space="0" w:color="auto"/>
                <w:left w:val="none" w:sz="0" w:space="0" w:color="auto"/>
                <w:bottom w:val="none" w:sz="0" w:space="0" w:color="auto"/>
                <w:right w:val="none" w:sz="0" w:space="0" w:color="auto"/>
              </w:divBdr>
            </w:div>
            <w:div w:id="368528086">
              <w:marLeft w:val="0"/>
              <w:marRight w:val="0"/>
              <w:marTop w:val="0"/>
              <w:marBottom w:val="0"/>
              <w:divBdr>
                <w:top w:val="none" w:sz="0" w:space="0" w:color="auto"/>
                <w:left w:val="none" w:sz="0" w:space="0" w:color="auto"/>
                <w:bottom w:val="none" w:sz="0" w:space="0" w:color="auto"/>
                <w:right w:val="none" w:sz="0" w:space="0" w:color="auto"/>
              </w:divBdr>
            </w:div>
            <w:div w:id="172955767">
              <w:marLeft w:val="0"/>
              <w:marRight w:val="0"/>
              <w:marTop w:val="0"/>
              <w:marBottom w:val="0"/>
              <w:divBdr>
                <w:top w:val="none" w:sz="0" w:space="0" w:color="auto"/>
                <w:left w:val="none" w:sz="0" w:space="0" w:color="auto"/>
                <w:bottom w:val="none" w:sz="0" w:space="0" w:color="auto"/>
                <w:right w:val="none" w:sz="0" w:space="0" w:color="auto"/>
              </w:divBdr>
            </w:div>
            <w:div w:id="574978911">
              <w:marLeft w:val="0"/>
              <w:marRight w:val="0"/>
              <w:marTop w:val="0"/>
              <w:marBottom w:val="0"/>
              <w:divBdr>
                <w:top w:val="none" w:sz="0" w:space="0" w:color="auto"/>
                <w:left w:val="none" w:sz="0" w:space="0" w:color="auto"/>
                <w:bottom w:val="none" w:sz="0" w:space="0" w:color="auto"/>
                <w:right w:val="none" w:sz="0" w:space="0" w:color="auto"/>
              </w:divBdr>
            </w:div>
            <w:div w:id="459957967">
              <w:marLeft w:val="0"/>
              <w:marRight w:val="0"/>
              <w:marTop w:val="0"/>
              <w:marBottom w:val="0"/>
              <w:divBdr>
                <w:top w:val="none" w:sz="0" w:space="0" w:color="auto"/>
                <w:left w:val="none" w:sz="0" w:space="0" w:color="auto"/>
                <w:bottom w:val="none" w:sz="0" w:space="0" w:color="auto"/>
                <w:right w:val="none" w:sz="0" w:space="0" w:color="auto"/>
              </w:divBdr>
            </w:div>
            <w:div w:id="1142190709">
              <w:marLeft w:val="0"/>
              <w:marRight w:val="0"/>
              <w:marTop w:val="0"/>
              <w:marBottom w:val="0"/>
              <w:divBdr>
                <w:top w:val="none" w:sz="0" w:space="0" w:color="auto"/>
                <w:left w:val="none" w:sz="0" w:space="0" w:color="auto"/>
                <w:bottom w:val="none" w:sz="0" w:space="0" w:color="auto"/>
                <w:right w:val="none" w:sz="0" w:space="0" w:color="auto"/>
              </w:divBdr>
            </w:div>
            <w:div w:id="710038358">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453404385">
              <w:marLeft w:val="0"/>
              <w:marRight w:val="0"/>
              <w:marTop w:val="0"/>
              <w:marBottom w:val="0"/>
              <w:divBdr>
                <w:top w:val="none" w:sz="0" w:space="0" w:color="auto"/>
                <w:left w:val="none" w:sz="0" w:space="0" w:color="auto"/>
                <w:bottom w:val="none" w:sz="0" w:space="0" w:color="auto"/>
                <w:right w:val="none" w:sz="0" w:space="0" w:color="auto"/>
              </w:divBdr>
            </w:div>
            <w:div w:id="1887837310">
              <w:marLeft w:val="0"/>
              <w:marRight w:val="0"/>
              <w:marTop w:val="0"/>
              <w:marBottom w:val="0"/>
              <w:divBdr>
                <w:top w:val="none" w:sz="0" w:space="0" w:color="auto"/>
                <w:left w:val="none" w:sz="0" w:space="0" w:color="auto"/>
                <w:bottom w:val="none" w:sz="0" w:space="0" w:color="auto"/>
                <w:right w:val="none" w:sz="0" w:space="0" w:color="auto"/>
              </w:divBdr>
            </w:div>
            <w:div w:id="810369507">
              <w:marLeft w:val="0"/>
              <w:marRight w:val="0"/>
              <w:marTop w:val="0"/>
              <w:marBottom w:val="0"/>
              <w:divBdr>
                <w:top w:val="none" w:sz="0" w:space="0" w:color="auto"/>
                <w:left w:val="none" w:sz="0" w:space="0" w:color="auto"/>
                <w:bottom w:val="none" w:sz="0" w:space="0" w:color="auto"/>
                <w:right w:val="none" w:sz="0" w:space="0" w:color="auto"/>
              </w:divBdr>
            </w:div>
            <w:div w:id="1201475802">
              <w:marLeft w:val="0"/>
              <w:marRight w:val="0"/>
              <w:marTop w:val="0"/>
              <w:marBottom w:val="0"/>
              <w:divBdr>
                <w:top w:val="none" w:sz="0" w:space="0" w:color="auto"/>
                <w:left w:val="none" w:sz="0" w:space="0" w:color="auto"/>
                <w:bottom w:val="none" w:sz="0" w:space="0" w:color="auto"/>
                <w:right w:val="none" w:sz="0" w:space="0" w:color="auto"/>
              </w:divBdr>
            </w:div>
            <w:div w:id="19943111">
              <w:marLeft w:val="0"/>
              <w:marRight w:val="0"/>
              <w:marTop w:val="0"/>
              <w:marBottom w:val="0"/>
              <w:divBdr>
                <w:top w:val="none" w:sz="0" w:space="0" w:color="auto"/>
                <w:left w:val="none" w:sz="0" w:space="0" w:color="auto"/>
                <w:bottom w:val="none" w:sz="0" w:space="0" w:color="auto"/>
                <w:right w:val="none" w:sz="0" w:space="0" w:color="auto"/>
              </w:divBdr>
            </w:div>
            <w:div w:id="1468275192">
              <w:marLeft w:val="0"/>
              <w:marRight w:val="0"/>
              <w:marTop w:val="0"/>
              <w:marBottom w:val="0"/>
              <w:divBdr>
                <w:top w:val="none" w:sz="0" w:space="0" w:color="auto"/>
                <w:left w:val="none" w:sz="0" w:space="0" w:color="auto"/>
                <w:bottom w:val="none" w:sz="0" w:space="0" w:color="auto"/>
                <w:right w:val="none" w:sz="0" w:space="0" w:color="auto"/>
              </w:divBdr>
            </w:div>
            <w:div w:id="1422027092">
              <w:marLeft w:val="0"/>
              <w:marRight w:val="0"/>
              <w:marTop w:val="0"/>
              <w:marBottom w:val="0"/>
              <w:divBdr>
                <w:top w:val="none" w:sz="0" w:space="0" w:color="auto"/>
                <w:left w:val="none" w:sz="0" w:space="0" w:color="auto"/>
                <w:bottom w:val="none" w:sz="0" w:space="0" w:color="auto"/>
                <w:right w:val="none" w:sz="0" w:space="0" w:color="auto"/>
              </w:divBdr>
            </w:div>
            <w:div w:id="1371800442">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748427642">
              <w:marLeft w:val="0"/>
              <w:marRight w:val="0"/>
              <w:marTop w:val="0"/>
              <w:marBottom w:val="0"/>
              <w:divBdr>
                <w:top w:val="none" w:sz="0" w:space="0" w:color="auto"/>
                <w:left w:val="none" w:sz="0" w:space="0" w:color="auto"/>
                <w:bottom w:val="none" w:sz="0" w:space="0" w:color="auto"/>
                <w:right w:val="none" w:sz="0" w:space="0" w:color="auto"/>
              </w:divBdr>
            </w:div>
            <w:div w:id="1699162675">
              <w:marLeft w:val="0"/>
              <w:marRight w:val="0"/>
              <w:marTop w:val="0"/>
              <w:marBottom w:val="0"/>
              <w:divBdr>
                <w:top w:val="none" w:sz="0" w:space="0" w:color="auto"/>
                <w:left w:val="none" w:sz="0" w:space="0" w:color="auto"/>
                <w:bottom w:val="none" w:sz="0" w:space="0" w:color="auto"/>
                <w:right w:val="none" w:sz="0" w:space="0" w:color="auto"/>
              </w:divBdr>
            </w:div>
            <w:div w:id="124590980">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 w:id="280959698">
              <w:marLeft w:val="0"/>
              <w:marRight w:val="0"/>
              <w:marTop w:val="0"/>
              <w:marBottom w:val="0"/>
              <w:divBdr>
                <w:top w:val="none" w:sz="0" w:space="0" w:color="auto"/>
                <w:left w:val="none" w:sz="0" w:space="0" w:color="auto"/>
                <w:bottom w:val="none" w:sz="0" w:space="0" w:color="auto"/>
                <w:right w:val="none" w:sz="0" w:space="0" w:color="auto"/>
              </w:divBdr>
            </w:div>
            <w:div w:id="185217764">
              <w:marLeft w:val="0"/>
              <w:marRight w:val="0"/>
              <w:marTop w:val="0"/>
              <w:marBottom w:val="0"/>
              <w:divBdr>
                <w:top w:val="none" w:sz="0" w:space="0" w:color="auto"/>
                <w:left w:val="none" w:sz="0" w:space="0" w:color="auto"/>
                <w:bottom w:val="none" w:sz="0" w:space="0" w:color="auto"/>
                <w:right w:val="none" w:sz="0" w:space="0" w:color="auto"/>
              </w:divBdr>
            </w:div>
            <w:div w:id="1556239124">
              <w:marLeft w:val="0"/>
              <w:marRight w:val="0"/>
              <w:marTop w:val="0"/>
              <w:marBottom w:val="0"/>
              <w:divBdr>
                <w:top w:val="none" w:sz="0" w:space="0" w:color="auto"/>
                <w:left w:val="none" w:sz="0" w:space="0" w:color="auto"/>
                <w:bottom w:val="none" w:sz="0" w:space="0" w:color="auto"/>
                <w:right w:val="none" w:sz="0" w:space="0" w:color="auto"/>
              </w:divBdr>
            </w:div>
            <w:div w:id="948270658">
              <w:marLeft w:val="0"/>
              <w:marRight w:val="0"/>
              <w:marTop w:val="0"/>
              <w:marBottom w:val="0"/>
              <w:divBdr>
                <w:top w:val="none" w:sz="0" w:space="0" w:color="auto"/>
                <w:left w:val="none" w:sz="0" w:space="0" w:color="auto"/>
                <w:bottom w:val="none" w:sz="0" w:space="0" w:color="auto"/>
                <w:right w:val="none" w:sz="0" w:space="0" w:color="auto"/>
              </w:divBdr>
            </w:div>
            <w:div w:id="1795177638">
              <w:marLeft w:val="0"/>
              <w:marRight w:val="0"/>
              <w:marTop w:val="0"/>
              <w:marBottom w:val="0"/>
              <w:divBdr>
                <w:top w:val="none" w:sz="0" w:space="0" w:color="auto"/>
                <w:left w:val="none" w:sz="0" w:space="0" w:color="auto"/>
                <w:bottom w:val="none" w:sz="0" w:space="0" w:color="auto"/>
                <w:right w:val="none" w:sz="0" w:space="0" w:color="auto"/>
              </w:divBdr>
            </w:div>
            <w:div w:id="1346202318">
              <w:marLeft w:val="0"/>
              <w:marRight w:val="0"/>
              <w:marTop w:val="0"/>
              <w:marBottom w:val="0"/>
              <w:divBdr>
                <w:top w:val="none" w:sz="0" w:space="0" w:color="auto"/>
                <w:left w:val="none" w:sz="0" w:space="0" w:color="auto"/>
                <w:bottom w:val="none" w:sz="0" w:space="0" w:color="auto"/>
                <w:right w:val="none" w:sz="0" w:space="0" w:color="auto"/>
              </w:divBdr>
            </w:div>
            <w:div w:id="2051415910">
              <w:marLeft w:val="0"/>
              <w:marRight w:val="0"/>
              <w:marTop w:val="0"/>
              <w:marBottom w:val="0"/>
              <w:divBdr>
                <w:top w:val="none" w:sz="0" w:space="0" w:color="auto"/>
                <w:left w:val="none" w:sz="0" w:space="0" w:color="auto"/>
                <w:bottom w:val="none" w:sz="0" w:space="0" w:color="auto"/>
                <w:right w:val="none" w:sz="0" w:space="0" w:color="auto"/>
              </w:divBdr>
            </w:div>
            <w:div w:id="217474781">
              <w:marLeft w:val="0"/>
              <w:marRight w:val="0"/>
              <w:marTop w:val="0"/>
              <w:marBottom w:val="0"/>
              <w:divBdr>
                <w:top w:val="none" w:sz="0" w:space="0" w:color="auto"/>
                <w:left w:val="none" w:sz="0" w:space="0" w:color="auto"/>
                <w:bottom w:val="none" w:sz="0" w:space="0" w:color="auto"/>
                <w:right w:val="none" w:sz="0" w:space="0" w:color="auto"/>
              </w:divBdr>
            </w:div>
            <w:div w:id="1273783089">
              <w:marLeft w:val="0"/>
              <w:marRight w:val="0"/>
              <w:marTop w:val="0"/>
              <w:marBottom w:val="0"/>
              <w:divBdr>
                <w:top w:val="none" w:sz="0" w:space="0" w:color="auto"/>
                <w:left w:val="none" w:sz="0" w:space="0" w:color="auto"/>
                <w:bottom w:val="none" w:sz="0" w:space="0" w:color="auto"/>
                <w:right w:val="none" w:sz="0" w:space="0" w:color="auto"/>
              </w:divBdr>
            </w:div>
            <w:div w:id="1995600444">
              <w:marLeft w:val="0"/>
              <w:marRight w:val="0"/>
              <w:marTop w:val="0"/>
              <w:marBottom w:val="0"/>
              <w:divBdr>
                <w:top w:val="none" w:sz="0" w:space="0" w:color="auto"/>
                <w:left w:val="none" w:sz="0" w:space="0" w:color="auto"/>
                <w:bottom w:val="none" w:sz="0" w:space="0" w:color="auto"/>
                <w:right w:val="none" w:sz="0" w:space="0" w:color="auto"/>
              </w:divBdr>
            </w:div>
            <w:div w:id="324404690">
              <w:marLeft w:val="0"/>
              <w:marRight w:val="0"/>
              <w:marTop w:val="0"/>
              <w:marBottom w:val="0"/>
              <w:divBdr>
                <w:top w:val="none" w:sz="0" w:space="0" w:color="auto"/>
                <w:left w:val="none" w:sz="0" w:space="0" w:color="auto"/>
                <w:bottom w:val="none" w:sz="0" w:space="0" w:color="auto"/>
                <w:right w:val="none" w:sz="0" w:space="0" w:color="auto"/>
              </w:divBdr>
            </w:div>
            <w:div w:id="1183737668">
              <w:marLeft w:val="0"/>
              <w:marRight w:val="0"/>
              <w:marTop w:val="0"/>
              <w:marBottom w:val="0"/>
              <w:divBdr>
                <w:top w:val="none" w:sz="0" w:space="0" w:color="auto"/>
                <w:left w:val="none" w:sz="0" w:space="0" w:color="auto"/>
                <w:bottom w:val="none" w:sz="0" w:space="0" w:color="auto"/>
                <w:right w:val="none" w:sz="0" w:space="0" w:color="auto"/>
              </w:divBdr>
            </w:div>
            <w:div w:id="876160999">
              <w:marLeft w:val="0"/>
              <w:marRight w:val="0"/>
              <w:marTop w:val="0"/>
              <w:marBottom w:val="0"/>
              <w:divBdr>
                <w:top w:val="none" w:sz="0" w:space="0" w:color="auto"/>
                <w:left w:val="none" w:sz="0" w:space="0" w:color="auto"/>
                <w:bottom w:val="none" w:sz="0" w:space="0" w:color="auto"/>
                <w:right w:val="none" w:sz="0" w:space="0" w:color="auto"/>
              </w:divBdr>
            </w:div>
            <w:div w:id="1726447499">
              <w:marLeft w:val="0"/>
              <w:marRight w:val="0"/>
              <w:marTop w:val="0"/>
              <w:marBottom w:val="0"/>
              <w:divBdr>
                <w:top w:val="none" w:sz="0" w:space="0" w:color="auto"/>
                <w:left w:val="none" w:sz="0" w:space="0" w:color="auto"/>
                <w:bottom w:val="none" w:sz="0" w:space="0" w:color="auto"/>
                <w:right w:val="none" w:sz="0" w:space="0" w:color="auto"/>
              </w:divBdr>
            </w:div>
            <w:div w:id="935401762">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218443461">
              <w:marLeft w:val="0"/>
              <w:marRight w:val="0"/>
              <w:marTop w:val="0"/>
              <w:marBottom w:val="0"/>
              <w:divBdr>
                <w:top w:val="none" w:sz="0" w:space="0" w:color="auto"/>
                <w:left w:val="none" w:sz="0" w:space="0" w:color="auto"/>
                <w:bottom w:val="none" w:sz="0" w:space="0" w:color="auto"/>
                <w:right w:val="none" w:sz="0" w:space="0" w:color="auto"/>
              </w:divBdr>
            </w:div>
            <w:div w:id="1480267029">
              <w:marLeft w:val="0"/>
              <w:marRight w:val="0"/>
              <w:marTop w:val="0"/>
              <w:marBottom w:val="0"/>
              <w:divBdr>
                <w:top w:val="none" w:sz="0" w:space="0" w:color="auto"/>
                <w:left w:val="none" w:sz="0" w:space="0" w:color="auto"/>
                <w:bottom w:val="none" w:sz="0" w:space="0" w:color="auto"/>
                <w:right w:val="none" w:sz="0" w:space="0" w:color="auto"/>
              </w:divBdr>
            </w:div>
            <w:div w:id="1629311864">
              <w:marLeft w:val="0"/>
              <w:marRight w:val="0"/>
              <w:marTop w:val="0"/>
              <w:marBottom w:val="0"/>
              <w:divBdr>
                <w:top w:val="none" w:sz="0" w:space="0" w:color="auto"/>
                <w:left w:val="none" w:sz="0" w:space="0" w:color="auto"/>
                <w:bottom w:val="none" w:sz="0" w:space="0" w:color="auto"/>
                <w:right w:val="none" w:sz="0" w:space="0" w:color="auto"/>
              </w:divBdr>
            </w:div>
            <w:div w:id="1155029417">
              <w:marLeft w:val="0"/>
              <w:marRight w:val="0"/>
              <w:marTop w:val="0"/>
              <w:marBottom w:val="0"/>
              <w:divBdr>
                <w:top w:val="none" w:sz="0" w:space="0" w:color="auto"/>
                <w:left w:val="none" w:sz="0" w:space="0" w:color="auto"/>
                <w:bottom w:val="none" w:sz="0" w:space="0" w:color="auto"/>
                <w:right w:val="none" w:sz="0" w:space="0" w:color="auto"/>
              </w:divBdr>
            </w:div>
            <w:div w:id="1287586910">
              <w:marLeft w:val="0"/>
              <w:marRight w:val="0"/>
              <w:marTop w:val="0"/>
              <w:marBottom w:val="0"/>
              <w:divBdr>
                <w:top w:val="none" w:sz="0" w:space="0" w:color="auto"/>
                <w:left w:val="none" w:sz="0" w:space="0" w:color="auto"/>
                <w:bottom w:val="none" w:sz="0" w:space="0" w:color="auto"/>
                <w:right w:val="none" w:sz="0" w:space="0" w:color="auto"/>
              </w:divBdr>
            </w:div>
            <w:div w:id="190732136">
              <w:marLeft w:val="0"/>
              <w:marRight w:val="0"/>
              <w:marTop w:val="0"/>
              <w:marBottom w:val="0"/>
              <w:divBdr>
                <w:top w:val="none" w:sz="0" w:space="0" w:color="auto"/>
                <w:left w:val="none" w:sz="0" w:space="0" w:color="auto"/>
                <w:bottom w:val="none" w:sz="0" w:space="0" w:color="auto"/>
                <w:right w:val="none" w:sz="0" w:space="0" w:color="auto"/>
              </w:divBdr>
            </w:div>
            <w:div w:id="1259946648">
              <w:marLeft w:val="0"/>
              <w:marRight w:val="0"/>
              <w:marTop w:val="0"/>
              <w:marBottom w:val="0"/>
              <w:divBdr>
                <w:top w:val="none" w:sz="0" w:space="0" w:color="auto"/>
                <w:left w:val="none" w:sz="0" w:space="0" w:color="auto"/>
                <w:bottom w:val="none" w:sz="0" w:space="0" w:color="auto"/>
                <w:right w:val="none" w:sz="0" w:space="0" w:color="auto"/>
              </w:divBdr>
            </w:div>
            <w:div w:id="1618491449">
              <w:marLeft w:val="0"/>
              <w:marRight w:val="0"/>
              <w:marTop w:val="0"/>
              <w:marBottom w:val="0"/>
              <w:divBdr>
                <w:top w:val="none" w:sz="0" w:space="0" w:color="auto"/>
                <w:left w:val="none" w:sz="0" w:space="0" w:color="auto"/>
                <w:bottom w:val="none" w:sz="0" w:space="0" w:color="auto"/>
                <w:right w:val="none" w:sz="0" w:space="0" w:color="auto"/>
              </w:divBdr>
            </w:div>
            <w:div w:id="2008439429">
              <w:marLeft w:val="0"/>
              <w:marRight w:val="0"/>
              <w:marTop w:val="0"/>
              <w:marBottom w:val="0"/>
              <w:divBdr>
                <w:top w:val="none" w:sz="0" w:space="0" w:color="auto"/>
                <w:left w:val="none" w:sz="0" w:space="0" w:color="auto"/>
                <w:bottom w:val="none" w:sz="0" w:space="0" w:color="auto"/>
                <w:right w:val="none" w:sz="0" w:space="0" w:color="auto"/>
              </w:divBdr>
            </w:div>
            <w:div w:id="1011027356">
              <w:marLeft w:val="0"/>
              <w:marRight w:val="0"/>
              <w:marTop w:val="0"/>
              <w:marBottom w:val="0"/>
              <w:divBdr>
                <w:top w:val="none" w:sz="0" w:space="0" w:color="auto"/>
                <w:left w:val="none" w:sz="0" w:space="0" w:color="auto"/>
                <w:bottom w:val="none" w:sz="0" w:space="0" w:color="auto"/>
                <w:right w:val="none" w:sz="0" w:space="0" w:color="auto"/>
              </w:divBdr>
            </w:div>
            <w:div w:id="942683995">
              <w:marLeft w:val="0"/>
              <w:marRight w:val="0"/>
              <w:marTop w:val="0"/>
              <w:marBottom w:val="0"/>
              <w:divBdr>
                <w:top w:val="none" w:sz="0" w:space="0" w:color="auto"/>
                <w:left w:val="none" w:sz="0" w:space="0" w:color="auto"/>
                <w:bottom w:val="none" w:sz="0" w:space="0" w:color="auto"/>
                <w:right w:val="none" w:sz="0" w:space="0" w:color="auto"/>
              </w:divBdr>
            </w:div>
            <w:div w:id="672495251">
              <w:marLeft w:val="0"/>
              <w:marRight w:val="0"/>
              <w:marTop w:val="0"/>
              <w:marBottom w:val="0"/>
              <w:divBdr>
                <w:top w:val="none" w:sz="0" w:space="0" w:color="auto"/>
                <w:left w:val="none" w:sz="0" w:space="0" w:color="auto"/>
                <w:bottom w:val="none" w:sz="0" w:space="0" w:color="auto"/>
                <w:right w:val="none" w:sz="0" w:space="0" w:color="auto"/>
              </w:divBdr>
            </w:div>
            <w:div w:id="433329848">
              <w:marLeft w:val="0"/>
              <w:marRight w:val="0"/>
              <w:marTop w:val="0"/>
              <w:marBottom w:val="0"/>
              <w:divBdr>
                <w:top w:val="none" w:sz="0" w:space="0" w:color="auto"/>
                <w:left w:val="none" w:sz="0" w:space="0" w:color="auto"/>
                <w:bottom w:val="none" w:sz="0" w:space="0" w:color="auto"/>
                <w:right w:val="none" w:sz="0" w:space="0" w:color="auto"/>
              </w:divBdr>
            </w:div>
            <w:div w:id="275403596">
              <w:marLeft w:val="0"/>
              <w:marRight w:val="0"/>
              <w:marTop w:val="0"/>
              <w:marBottom w:val="0"/>
              <w:divBdr>
                <w:top w:val="none" w:sz="0" w:space="0" w:color="auto"/>
                <w:left w:val="none" w:sz="0" w:space="0" w:color="auto"/>
                <w:bottom w:val="none" w:sz="0" w:space="0" w:color="auto"/>
                <w:right w:val="none" w:sz="0" w:space="0" w:color="auto"/>
              </w:divBdr>
            </w:div>
            <w:div w:id="700546330">
              <w:marLeft w:val="0"/>
              <w:marRight w:val="0"/>
              <w:marTop w:val="0"/>
              <w:marBottom w:val="0"/>
              <w:divBdr>
                <w:top w:val="none" w:sz="0" w:space="0" w:color="auto"/>
                <w:left w:val="none" w:sz="0" w:space="0" w:color="auto"/>
                <w:bottom w:val="none" w:sz="0" w:space="0" w:color="auto"/>
                <w:right w:val="none" w:sz="0" w:space="0" w:color="auto"/>
              </w:divBdr>
            </w:div>
            <w:div w:id="1855268631">
              <w:marLeft w:val="0"/>
              <w:marRight w:val="0"/>
              <w:marTop w:val="0"/>
              <w:marBottom w:val="0"/>
              <w:divBdr>
                <w:top w:val="none" w:sz="0" w:space="0" w:color="auto"/>
                <w:left w:val="none" w:sz="0" w:space="0" w:color="auto"/>
                <w:bottom w:val="none" w:sz="0" w:space="0" w:color="auto"/>
                <w:right w:val="none" w:sz="0" w:space="0" w:color="auto"/>
              </w:divBdr>
            </w:div>
            <w:div w:id="1124277119">
              <w:marLeft w:val="0"/>
              <w:marRight w:val="0"/>
              <w:marTop w:val="0"/>
              <w:marBottom w:val="0"/>
              <w:divBdr>
                <w:top w:val="none" w:sz="0" w:space="0" w:color="auto"/>
                <w:left w:val="none" w:sz="0" w:space="0" w:color="auto"/>
                <w:bottom w:val="none" w:sz="0" w:space="0" w:color="auto"/>
                <w:right w:val="none" w:sz="0" w:space="0" w:color="auto"/>
              </w:divBdr>
            </w:div>
            <w:div w:id="1651905213">
              <w:marLeft w:val="0"/>
              <w:marRight w:val="0"/>
              <w:marTop w:val="0"/>
              <w:marBottom w:val="0"/>
              <w:divBdr>
                <w:top w:val="none" w:sz="0" w:space="0" w:color="auto"/>
                <w:left w:val="none" w:sz="0" w:space="0" w:color="auto"/>
                <w:bottom w:val="none" w:sz="0" w:space="0" w:color="auto"/>
                <w:right w:val="none" w:sz="0" w:space="0" w:color="auto"/>
              </w:divBdr>
            </w:div>
            <w:div w:id="1759671782">
              <w:marLeft w:val="0"/>
              <w:marRight w:val="0"/>
              <w:marTop w:val="0"/>
              <w:marBottom w:val="0"/>
              <w:divBdr>
                <w:top w:val="none" w:sz="0" w:space="0" w:color="auto"/>
                <w:left w:val="none" w:sz="0" w:space="0" w:color="auto"/>
                <w:bottom w:val="none" w:sz="0" w:space="0" w:color="auto"/>
                <w:right w:val="none" w:sz="0" w:space="0" w:color="auto"/>
              </w:divBdr>
            </w:div>
            <w:div w:id="404842576">
              <w:marLeft w:val="0"/>
              <w:marRight w:val="0"/>
              <w:marTop w:val="0"/>
              <w:marBottom w:val="0"/>
              <w:divBdr>
                <w:top w:val="none" w:sz="0" w:space="0" w:color="auto"/>
                <w:left w:val="none" w:sz="0" w:space="0" w:color="auto"/>
                <w:bottom w:val="none" w:sz="0" w:space="0" w:color="auto"/>
                <w:right w:val="none" w:sz="0" w:space="0" w:color="auto"/>
              </w:divBdr>
            </w:div>
            <w:div w:id="1659841579">
              <w:marLeft w:val="0"/>
              <w:marRight w:val="0"/>
              <w:marTop w:val="0"/>
              <w:marBottom w:val="0"/>
              <w:divBdr>
                <w:top w:val="none" w:sz="0" w:space="0" w:color="auto"/>
                <w:left w:val="none" w:sz="0" w:space="0" w:color="auto"/>
                <w:bottom w:val="none" w:sz="0" w:space="0" w:color="auto"/>
                <w:right w:val="none" w:sz="0" w:space="0" w:color="auto"/>
              </w:divBdr>
            </w:div>
            <w:div w:id="2033219154">
              <w:marLeft w:val="0"/>
              <w:marRight w:val="0"/>
              <w:marTop w:val="0"/>
              <w:marBottom w:val="0"/>
              <w:divBdr>
                <w:top w:val="none" w:sz="0" w:space="0" w:color="auto"/>
                <w:left w:val="none" w:sz="0" w:space="0" w:color="auto"/>
                <w:bottom w:val="none" w:sz="0" w:space="0" w:color="auto"/>
                <w:right w:val="none" w:sz="0" w:space="0" w:color="auto"/>
              </w:divBdr>
            </w:div>
            <w:div w:id="1575892757">
              <w:marLeft w:val="0"/>
              <w:marRight w:val="0"/>
              <w:marTop w:val="0"/>
              <w:marBottom w:val="0"/>
              <w:divBdr>
                <w:top w:val="none" w:sz="0" w:space="0" w:color="auto"/>
                <w:left w:val="none" w:sz="0" w:space="0" w:color="auto"/>
                <w:bottom w:val="none" w:sz="0" w:space="0" w:color="auto"/>
                <w:right w:val="none" w:sz="0" w:space="0" w:color="auto"/>
              </w:divBdr>
            </w:div>
            <w:div w:id="1168785835">
              <w:marLeft w:val="0"/>
              <w:marRight w:val="0"/>
              <w:marTop w:val="0"/>
              <w:marBottom w:val="0"/>
              <w:divBdr>
                <w:top w:val="none" w:sz="0" w:space="0" w:color="auto"/>
                <w:left w:val="none" w:sz="0" w:space="0" w:color="auto"/>
                <w:bottom w:val="none" w:sz="0" w:space="0" w:color="auto"/>
                <w:right w:val="none" w:sz="0" w:space="0" w:color="auto"/>
              </w:divBdr>
            </w:div>
            <w:div w:id="782576784">
              <w:marLeft w:val="0"/>
              <w:marRight w:val="0"/>
              <w:marTop w:val="0"/>
              <w:marBottom w:val="0"/>
              <w:divBdr>
                <w:top w:val="none" w:sz="0" w:space="0" w:color="auto"/>
                <w:left w:val="none" w:sz="0" w:space="0" w:color="auto"/>
                <w:bottom w:val="none" w:sz="0" w:space="0" w:color="auto"/>
                <w:right w:val="none" w:sz="0" w:space="0" w:color="auto"/>
              </w:divBdr>
              <w:divsChild>
                <w:div w:id="1537426355">
                  <w:marLeft w:val="0"/>
                  <w:marRight w:val="0"/>
                  <w:marTop w:val="0"/>
                  <w:marBottom w:val="0"/>
                  <w:divBdr>
                    <w:top w:val="none" w:sz="0" w:space="0" w:color="auto"/>
                    <w:left w:val="none" w:sz="0" w:space="0" w:color="auto"/>
                    <w:bottom w:val="none" w:sz="0" w:space="0" w:color="auto"/>
                    <w:right w:val="none" w:sz="0" w:space="0" w:color="auto"/>
                  </w:divBdr>
                </w:div>
                <w:div w:id="1017927064">
                  <w:marLeft w:val="0"/>
                  <w:marRight w:val="0"/>
                  <w:marTop w:val="0"/>
                  <w:marBottom w:val="0"/>
                  <w:divBdr>
                    <w:top w:val="none" w:sz="0" w:space="0" w:color="auto"/>
                    <w:left w:val="none" w:sz="0" w:space="0" w:color="auto"/>
                    <w:bottom w:val="none" w:sz="0" w:space="0" w:color="auto"/>
                    <w:right w:val="none" w:sz="0" w:space="0" w:color="auto"/>
                  </w:divBdr>
                </w:div>
                <w:div w:id="1146245567">
                  <w:marLeft w:val="0"/>
                  <w:marRight w:val="0"/>
                  <w:marTop w:val="0"/>
                  <w:marBottom w:val="0"/>
                  <w:divBdr>
                    <w:top w:val="none" w:sz="0" w:space="0" w:color="auto"/>
                    <w:left w:val="none" w:sz="0" w:space="0" w:color="auto"/>
                    <w:bottom w:val="none" w:sz="0" w:space="0" w:color="auto"/>
                    <w:right w:val="none" w:sz="0" w:space="0" w:color="auto"/>
                  </w:divBdr>
                </w:div>
                <w:div w:id="909274337">
                  <w:marLeft w:val="0"/>
                  <w:marRight w:val="0"/>
                  <w:marTop w:val="0"/>
                  <w:marBottom w:val="0"/>
                  <w:divBdr>
                    <w:top w:val="none" w:sz="0" w:space="0" w:color="auto"/>
                    <w:left w:val="none" w:sz="0" w:space="0" w:color="auto"/>
                    <w:bottom w:val="none" w:sz="0" w:space="0" w:color="auto"/>
                    <w:right w:val="none" w:sz="0" w:space="0" w:color="auto"/>
                  </w:divBdr>
                </w:div>
                <w:div w:id="739213218">
                  <w:marLeft w:val="0"/>
                  <w:marRight w:val="0"/>
                  <w:marTop w:val="0"/>
                  <w:marBottom w:val="0"/>
                  <w:divBdr>
                    <w:top w:val="none" w:sz="0" w:space="0" w:color="auto"/>
                    <w:left w:val="none" w:sz="0" w:space="0" w:color="auto"/>
                    <w:bottom w:val="none" w:sz="0" w:space="0" w:color="auto"/>
                    <w:right w:val="none" w:sz="0" w:space="0" w:color="auto"/>
                  </w:divBdr>
                </w:div>
                <w:div w:id="85426155">
                  <w:marLeft w:val="0"/>
                  <w:marRight w:val="0"/>
                  <w:marTop w:val="0"/>
                  <w:marBottom w:val="0"/>
                  <w:divBdr>
                    <w:top w:val="none" w:sz="0" w:space="0" w:color="auto"/>
                    <w:left w:val="none" w:sz="0" w:space="0" w:color="auto"/>
                    <w:bottom w:val="none" w:sz="0" w:space="0" w:color="auto"/>
                    <w:right w:val="none" w:sz="0" w:space="0" w:color="auto"/>
                  </w:divBdr>
                </w:div>
                <w:div w:id="390731647">
                  <w:marLeft w:val="0"/>
                  <w:marRight w:val="0"/>
                  <w:marTop w:val="0"/>
                  <w:marBottom w:val="0"/>
                  <w:divBdr>
                    <w:top w:val="none" w:sz="0" w:space="0" w:color="auto"/>
                    <w:left w:val="none" w:sz="0" w:space="0" w:color="auto"/>
                    <w:bottom w:val="none" w:sz="0" w:space="0" w:color="auto"/>
                    <w:right w:val="none" w:sz="0" w:space="0" w:color="auto"/>
                  </w:divBdr>
                </w:div>
                <w:div w:id="2042245550">
                  <w:marLeft w:val="0"/>
                  <w:marRight w:val="0"/>
                  <w:marTop w:val="0"/>
                  <w:marBottom w:val="0"/>
                  <w:divBdr>
                    <w:top w:val="none" w:sz="0" w:space="0" w:color="auto"/>
                    <w:left w:val="none" w:sz="0" w:space="0" w:color="auto"/>
                    <w:bottom w:val="none" w:sz="0" w:space="0" w:color="auto"/>
                    <w:right w:val="none" w:sz="0" w:space="0" w:color="auto"/>
                  </w:divBdr>
                </w:div>
                <w:div w:id="147328230">
                  <w:marLeft w:val="0"/>
                  <w:marRight w:val="0"/>
                  <w:marTop w:val="0"/>
                  <w:marBottom w:val="0"/>
                  <w:divBdr>
                    <w:top w:val="none" w:sz="0" w:space="0" w:color="auto"/>
                    <w:left w:val="none" w:sz="0" w:space="0" w:color="auto"/>
                    <w:bottom w:val="none" w:sz="0" w:space="0" w:color="auto"/>
                    <w:right w:val="none" w:sz="0" w:space="0" w:color="auto"/>
                  </w:divBdr>
                </w:div>
                <w:div w:id="1482117568">
                  <w:marLeft w:val="0"/>
                  <w:marRight w:val="0"/>
                  <w:marTop w:val="0"/>
                  <w:marBottom w:val="0"/>
                  <w:divBdr>
                    <w:top w:val="none" w:sz="0" w:space="0" w:color="auto"/>
                    <w:left w:val="none" w:sz="0" w:space="0" w:color="auto"/>
                    <w:bottom w:val="none" w:sz="0" w:space="0" w:color="auto"/>
                    <w:right w:val="none" w:sz="0" w:space="0" w:color="auto"/>
                  </w:divBdr>
                </w:div>
                <w:div w:id="1561012645">
                  <w:marLeft w:val="0"/>
                  <w:marRight w:val="0"/>
                  <w:marTop w:val="0"/>
                  <w:marBottom w:val="0"/>
                  <w:divBdr>
                    <w:top w:val="none" w:sz="0" w:space="0" w:color="auto"/>
                    <w:left w:val="none" w:sz="0" w:space="0" w:color="auto"/>
                    <w:bottom w:val="none" w:sz="0" w:space="0" w:color="auto"/>
                    <w:right w:val="none" w:sz="0" w:space="0" w:color="auto"/>
                  </w:divBdr>
                </w:div>
                <w:div w:id="1042098336">
                  <w:marLeft w:val="0"/>
                  <w:marRight w:val="0"/>
                  <w:marTop w:val="0"/>
                  <w:marBottom w:val="0"/>
                  <w:divBdr>
                    <w:top w:val="none" w:sz="0" w:space="0" w:color="auto"/>
                    <w:left w:val="none" w:sz="0" w:space="0" w:color="auto"/>
                    <w:bottom w:val="none" w:sz="0" w:space="0" w:color="auto"/>
                    <w:right w:val="none" w:sz="0" w:space="0" w:color="auto"/>
                  </w:divBdr>
                </w:div>
                <w:div w:id="535436361">
                  <w:marLeft w:val="0"/>
                  <w:marRight w:val="0"/>
                  <w:marTop w:val="0"/>
                  <w:marBottom w:val="0"/>
                  <w:divBdr>
                    <w:top w:val="none" w:sz="0" w:space="0" w:color="auto"/>
                    <w:left w:val="none" w:sz="0" w:space="0" w:color="auto"/>
                    <w:bottom w:val="none" w:sz="0" w:space="0" w:color="auto"/>
                    <w:right w:val="none" w:sz="0" w:space="0" w:color="auto"/>
                  </w:divBdr>
                </w:div>
                <w:div w:id="871383698">
                  <w:marLeft w:val="0"/>
                  <w:marRight w:val="0"/>
                  <w:marTop w:val="0"/>
                  <w:marBottom w:val="0"/>
                  <w:divBdr>
                    <w:top w:val="none" w:sz="0" w:space="0" w:color="auto"/>
                    <w:left w:val="none" w:sz="0" w:space="0" w:color="auto"/>
                    <w:bottom w:val="none" w:sz="0" w:space="0" w:color="auto"/>
                    <w:right w:val="none" w:sz="0" w:space="0" w:color="auto"/>
                  </w:divBdr>
                </w:div>
                <w:div w:id="1935436034">
                  <w:marLeft w:val="0"/>
                  <w:marRight w:val="0"/>
                  <w:marTop w:val="0"/>
                  <w:marBottom w:val="0"/>
                  <w:divBdr>
                    <w:top w:val="none" w:sz="0" w:space="0" w:color="auto"/>
                    <w:left w:val="none" w:sz="0" w:space="0" w:color="auto"/>
                    <w:bottom w:val="none" w:sz="0" w:space="0" w:color="auto"/>
                    <w:right w:val="none" w:sz="0" w:space="0" w:color="auto"/>
                  </w:divBdr>
                </w:div>
                <w:div w:id="256251364">
                  <w:marLeft w:val="0"/>
                  <w:marRight w:val="0"/>
                  <w:marTop w:val="0"/>
                  <w:marBottom w:val="0"/>
                  <w:divBdr>
                    <w:top w:val="none" w:sz="0" w:space="0" w:color="auto"/>
                    <w:left w:val="none" w:sz="0" w:space="0" w:color="auto"/>
                    <w:bottom w:val="none" w:sz="0" w:space="0" w:color="auto"/>
                    <w:right w:val="none" w:sz="0" w:space="0" w:color="auto"/>
                  </w:divBdr>
                </w:div>
                <w:div w:id="1554465844">
                  <w:marLeft w:val="0"/>
                  <w:marRight w:val="0"/>
                  <w:marTop w:val="0"/>
                  <w:marBottom w:val="0"/>
                  <w:divBdr>
                    <w:top w:val="none" w:sz="0" w:space="0" w:color="auto"/>
                    <w:left w:val="none" w:sz="0" w:space="0" w:color="auto"/>
                    <w:bottom w:val="none" w:sz="0" w:space="0" w:color="auto"/>
                    <w:right w:val="none" w:sz="0" w:space="0" w:color="auto"/>
                  </w:divBdr>
                </w:div>
                <w:div w:id="478503675">
                  <w:marLeft w:val="0"/>
                  <w:marRight w:val="0"/>
                  <w:marTop w:val="0"/>
                  <w:marBottom w:val="0"/>
                  <w:divBdr>
                    <w:top w:val="none" w:sz="0" w:space="0" w:color="auto"/>
                    <w:left w:val="none" w:sz="0" w:space="0" w:color="auto"/>
                    <w:bottom w:val="none" w:sz="0" w:space="0" w:color="auto"/>
                    <w:right w:val="none" w:sz="0" w:space="0" w:color="auto"/>
                  </w:divBdr>
                </w:div>
                <w:div w:id="1639453915">
                  <w:marLeft w:val="0"/>
                  <w:marRight w:val="0"/>
                  <w:marTop w:val="0"/>
                  <w:marBottom w:val="0"/>
                  <w:divBdr>
                    <w:top w:val="none" w:sz="0" w:space="0" w:color="auto"/>
                    <w:left w:val="none" w:sz="0" w:space="0" w:color="auto"/>
                    <w:bottom w:val="none" w:sz="0" w:space="0" w:color="auto"/>
                    <w:right w:val="none" w:sz="0" w:space="0" w:color="auto"/>
                  </w:divBdr>
                </w:div>
                <w:div w:id="577135592">
                  <w:marLeft w:val="0"/>
                  <w:marRight w:val="0"/>
                  <w:marTop w:val="0"/>
                  <w:marBottom w:val="0"/>
                  <w:divBdr>
                    <w:top w:val="none" w:sz="0" w:space="0" w:color="auto"/>
                    <w:left w:val="none" w:sz="0" w:space="0" w:color="auto"/>
                    <w:bottom w:val="none" w:sz="0" w:space="0" w:color="auto"/>
                    <w:right w:val="none" w:sz="0" w:space="0" w:color="auto"/>
                  </w:divBdr>
                </w:div>
                <w:div w:id="1823618207">
                  <w:marLeft w:val="0"/>
                  <w:marRight w:val="0"/>
                  <w:marTop w:val="0"/>
                  <w:marBottom w:val="0"/>
                  <w:divBdr>
                    <w:top w:val="none" w:sz="0" w:space="0" w:color="auto"/>
                    <w:left w:val="none" w:sz="0" w:space="0" w:color="auto"/>
                    <w:bottom w:val="none" w:sz="0" w:space="0" w:color="auto"/>
                    <w:right w:val="none" w:sz="0" w:space="0" w:color="auto"/>
                  </w:divBdr>
                </w:div>
                <w:div w:id="1607693306">
                  <w:marLeft w:val="0"/>
                  <w:marRight w:val="0"/>
                  <w:marTop w:val="0"/>
                  <w:marBottom w:val="0"/>
                  <w:divBdr>
                    <w:top w:val="none" w:sz="0" w:space="0" w:color="auto"/>
                    <w:left w:val="none" w:sz="0" w:space="0" w:color="auto"/>
                    <w:bottom w:val="none" w:sz="0" w:space="0" w:color="auto"/>
                    <w:right w:val="none" w:sz="0" w:space="0" w:color="auto"/>
                  </w:divBdr>
                </w:div>
                <w:div w:id="2028746161">
                  <w:marLeft w:val="0"/>
                  <w:marRight w:val="0"/>
                  <w:marTop w:val="0"/>
                  <w:marBottom w:val="0"/>
                  <w:divBdr>
                    <w:top w:val="none" w:sz="0" w:space="0" w:color="auto"/>
                    <w:left w:val="none" w:sz="0" w:space="0" w:color="auto"/>
                    <w:bottom w:val="none" w:sz="0" w:space="0" w:color="auto"/>
                    <w:right w:val="none" w:sz="0" w:space="0" w:color="auto"/>
                  </w:divBdr>
                </w:div>
                <w:div w:id="1592884679">
                  <w:marLeft w:val="0"/>
                  <w:marRight w:val="0"/>
                  <w:marTop w:val="0"/>
                  <w:marBottom w:val="0"/>
                  <w:divBdr>
                    <w:top w:val="none" w:sz="0" w:space="0" w:color="auto"/>
                    <w:left w:val="none" w:sz="0" w:space="0" w:color="auto"/>
                    <w:bottom w:val="none" w:sz="0" w:space="0" w:color="auto"/>
                    <w:right w:val="none" w:sz="0" w:space="0" w:color="auto"/>
                  </w:divBdr>
                </w:div>
                <w:div w:id="1933855995">
                  <w:marLeft w:val="0"/>
                  <w:marRight w:val="0"/>
                  <w:marTop w:val="0"/>
                  <w:marBottom w:val="0"/>
                  <w:divBdr>
                    <w:top w:val="none" w:sz="0" w:space="0" w:color="auto"/>
                    <w:left w:val="none" w:sz="0" w:space="0" w:color="auto"/>
                    <w:bottom w:val="none" w:sz="0" w:space="0" w:color="auto"/>
                    <w:right w:val="none" w:sz="0" w:space="0" w:color="auto"/>
                  </w:divBdr>
                </w:div>
                <w:div w:id="1557399335">
                  <w:marLeft w:val="0"/>
                  <w:marRight w:val="0"/>
                  <w:marTop w:val="0"/>
                  <w:marBottom w:val="0"/>
                  <w:divBdr>
                    <w:top w:val="none" w:sz="0" w:space="0" w:color="auto"/>
                    <w:left w:val="none" w:sz="0" w:space="0" w:color="auto"/>
                    <w:bottom w:val="none" w:sz="0" w:space="0" w:color="auto"/>
                    <w:right w:val="none" w:sz="0" w:space="0" w:color="auto"/>
                  </w:divBdr>
                </w:div>
                <w:div w:id="1644432368">
                  <w:marLeft w:val="0"/>
                  <w:marRight w:val="0"/>
                  <w:marTop w:val="0"/>
                  <w:marBottom w:val="0"/>
                  <w:divBdr>
                    <w:top w:val="none" w:sz="0" w:space="0" w:color="auto"/>
                    <w:left w:val="none" w:sz="0" w:space="0" w:color="auto"/>
                    <w:bottom w:val="none" w:sz="0" w:space="0" w:color="auto"/>
                    <w:right w:val="none" w:sz="0" w:space="0" w:color="auto"/>
                  </w:divBdr>
                </w:div>
                <w:div w:id="150945456">
                  <w:marLeft w:val="0"/>
                  <w:marRight w:val="0"/>
                  <w:marTop w:val="0"/>
                  <w:marBottom w:val="0"/>
                  <w:divBdr>
                    <w:top w:val="none" w:sz="0" w:space="0" w:color="auto"/>
                    <w:left w:val="none" w:sz="0" w:space="0" w:color="auto"/>
                    <w:bottom w:val="none" w:sz="0" w:space="0" w:color="auto"/>
                    <w:right w:val="none" w:sz="0" w:space="0" w:color="auto"/>
                  </w:divBdr>
                </w:div>
                <w:div w:id="169759019">
                  <w:marLeft w:val="0"/>
                  <w:marRight w:val="0"/>
                  <w:marTop w:val="0"/>
                  <w:marBottom w:val="0"/>
                  <w:divBdr>
                    <w:top w:val="none" w:sz="0" w:space="0" w:color="auto"/>
                    <w:left w:val="none" w:sz="0" w:space="0" w:color="auto"/>
                    <w:bottom w:val="none" w:sz="0" w:space="0" w:color="auto"/>
                    <w:right w:val="none" w:sz="0" w:space="0" w:color="auto"/>
                  </w:divBdr>
                </w:div>
                <w:div w:id="1884949713">
                  <w:marLeft w:val="0"/>
                  <w:marRight w:val="0"/>
                  <w:marTop w:val="0"/>
                  <w:marBottom w:val="0"/>
                  <w:divBdr>
                    <w:top w:val="none" w:sz="0" w:space="0" w:color="auto"/>
                    <w:left w:val="none" w:sz="0" w:space="0" w:color="auto"/>
                    <w:bottom w:val="none" w:sz="0" w:space="0" w:color="auto"/>
                    <w:right w:val="none" w:sz="0" w:space="0" w:color="auto"/>
                  </w:divBdr>
                </w:div>
                <w:div w:id="728921730">
                  <w:marLeft w:val="0"/>
                  <w:marRight w:val="0"/>
                  <w:marTop w:val="0"/>
                  <w:marBottom w:val="0"/>
                  <w:divBdr>
                    <w:top w:val="none" w:sz="0" w:space="0" w:color="auto"/>
                    <w:left w:val="none" w:sz="0" w:space="0" w:color="auto"/>
                    <w:bottom w:val="none" w:sz="0" w:space="0" w:color="auto"/>
                    <w:right w:val="none" w:sz="0" w:space="0" w:color="auto"/>
                  </w:divBdr>
                </w:div>
                <w:div w:id="48456547">
                  <w:marLeft w:val="0"/>
                  <w:marRight w:val="0"/>
                  <w:marTop w:val="0"/>
                  <w:marBottom w:val="0"/>
                  <w:divBdr>
                    <w:top w:val="none" w:sz="0" w:space="0" w:color="auto"/>
                    <w:left w:val="none" w:sz="0" w:space="0" w:color="auto"/>
                    <w:bottom w:val="none" w:sz="0" w:space="0" w:color="auto"/>
                    <w:right w:val="none" w:sz="0" w:space="0" w:color="auto"/>
                  </w:divBdr>
                </w:div>
                <w:div w:id="45876239">
                  <w:marLeft w:val="0"/>
                  <w:marRight w:val="0"/>
                  <w:marTop w:val="0"/>
                  <w:marBottom w:val="0"/>
                  <w:divBdr>
                    <w:top w:val="none" w:sz="0" w:space="0" w:color="auto"/>
                    <w:left w:val="none" w:sz="0" w:space="0" w:color="auto"/>
                    <w:bottom w:val="none" w:sz="0" w:space="0" w:color="auto"/>
                    <w:right w:val="none" w:sz="0" w:space="0" w:color="auto"/>
                  </w:divBdr>
                </w:div>
                <w:div w:id="1090349955">
                  <w:marLeft w:val="0"/>
                  <w:marRight w:val="0"/>
                  <w:marTop w:val="0"/>
                  <w:marBottom w:val="0"/>
                  <w:divBdr>
                    <w:top w:val="none" w:sz="0" w:space="0" w:color="auto"/>
                    <w:left w:val="none" w:sz="0" w:space="0" w:color="auto"/>
                    <w:bottom w:val="none" w:sz="0" w:space="0" w:color="auto"/>
                    <w:right w:val="none" w:sz="0" w:space="0" w:color="auto"/>
                  </w:divBdr>
                </w:div>
                <w:div w:id="422606151">
                  <w:marLeft w:val="0"/>
                  <w:marRight w:val="0"/>
                  <w:marTop w:val="0"/>
                  <w:marBottom w:val="0"/>
                  <w:divBdr>
                    <w:top w:val="none" w:sz="0" w:space="0" w:color="auto"/>
                    <w:left w:val="none" w:sz="0" w:space="0" w:color="auto"/>
                    <w:bottom w:val="none" w:sz="0" w:space="0" w:color="auto"/>
                    <w:right w:val="none" w:sz="0" w:space="0" w:color="auto"/>
                  </w:divBdr>
                </w:div>
                <w:div w:id="1568612703">
                  <w:marLeft w:val="0"/>
                  <w:marRight w:val="0"/>
                  <w:marTop w:val="0"/>
                  <w:marBottom w:val="0"/>
                  <w:divBdr>
                    <w:top w:val="none" w:sz="0" w:space="0" w:color="auto"/>
                    <w:left w:val="none" w:sz="0" w:space="0" w:color="auto"/>
                    <w:bottom w:val="none" w:sz="0" w:space="0" w:color="auto"/>
                    <w:right w:val="none" w:sz="0" w:space="0" w:color="auto"/>
                  </w:divBdr>
                </w:div>
                <w:div w:id="1299799188">
                  <w:marLeft w:val="0"/>
                  <w:marRight w:val="0"/>
                  <w:marTop w:val="0"/>
                  <w:marBottom w:val="0"/>
                  <w:divBdr>
                    <w:top w:val="none" w:sz="0" w:space="0" w:color="auto"/>
                    <w:left w:val="none" w:sz="0" w:space="0" w:color="auto"/>
                    <w:bottom w:val="none" w:sz="0" w:space="0" w:color="auto"/>
                    <w:right w:val="none" w:sz="0" w:space="0" w:color="auto"/>
                  </w:divBdr>
                </w:div>
                <w:div w:id="1326280444">
                  <w:marLeft w:val="0"/>
                  <w:marRight w:val="0"/>
                  <w:marTop w:val="0"/>
                  <w:marBottom w:val="0"/>
                  <w:divBdr>
                    <w:top w:val="none" w:sz="0" w:space="0" w:color="auto"/>
                    <w:left w:val="none" w:sz="0" w:space="0" w:color="auto"/>
                    <w:bottom w:val="none" w:sz="0" w:space="0" w:color="auto"/>
                    <w:right w:val="none" w:sz="0" w:space="0" w:color="auto"/>
                  </w:divBdr>
                </w:div>
                <w:div w:id="1820994552">
                  <w:marLeft w:val="0"/>
                  <w:marRight w:val="0"/>
                  <w:marTop w:val="0"/>
                  <w:marBottom w:val="0"/>
                  <w:divBdr>
                    <w:top w:val="none" w:sz="0" w:space="0" w:color="auto"/>
                    <w:left w:val="none" w:sz="0" w:space="0" w:color="auto"/>
                    <w:bottom w:val="none" w:sz="0" w:space="0" w:color="auto"/>
                    <w:right w:val="none" w:sz="0" w:space="0" w:color="auto"/>
                  </w:divBdr>
                </w:div>
                <w:div w:id="1595280856">
                  <w:marLeft w:val="0"/>
                  <w:marRight w:val="0"/>
                  <w:marTop w:val="0"/>
                  <w:marBottom w:val="0"/>
                  <w:divBdr>
                    <w:top w:val="none" w:sz="0" w:space="0" w:color="auto"/>
                    <w:left w:val="none" w:sz="0" w:space="0" w:color="auto"/>
                    <w:bottom w:val="none" w:sz="0" w:space="0" w:color="auto"/>
                    <w:right w:val="none" w:sz="0" w:space="0" w:color="auto"/>
                  </w:divBdr>
                </w:div>
                <w:div w:id="310913569">
                  <w:marLeft w:val="0"/>
                  <w:marRight w:val="0"/>
                  <w:marTop w:val="0"/>
                  <w:marBottom w:val="0"/>
                  <w:divBdr>
                    <w:top w:val="none" w:sz="0" w:space="0" w:color="auto"/>
                    <w:left w:val="none" w:sz="0" w:space="0" w:color="auto"/>
                    <w:bottom w:val="none" w:sz="0" w:space="0" w:color="auto"/>
                    <w:right w:val="none" w:sz="0" w:space="0" w:color="auto"/>
                  </w:divBdr>
                </w:div>
                <w:div w:id="1283269847">
                  <w:marLeft w:val="0"/>
                  <w:marRight w:val="0"/>
                  <w:marTop w:val="0"/>
                  <w:marBottom w:val="0"/>
                  <w:divBdr>
                    <w:top w:val="none" w:sz="0" w:space="0" w:color="auto"/>
                    <w:left w:val="none" w:sz="0" w:space="0" w:color="auto"/>
                    <w:bottom w:val="none" w:sz="0" w:space="0" w:color="auto"/>
                    <w:right w:val="none" w:sz="0" w:space="0" w:color="auto"/>
                  </w:divBdr>
                </w:div>
                <w:div w:id="1679893178">
                  <w:marLeft w:val="0"/>
                  <w:marRight w:val="0"/>
                  <w:marTop w:val="0"/>
                  <w:marBottom w:val="0"/>
                  <w:divBdr>
                    <w:top w:val="none" w:sz="0" w:space="0" w:color="auto"/>
                    <w:left w:val="none" w:sz="0" w:space="0" w:color="auto"/>
                    <w:bottom w:val="none" w:sz="0" w:space="0" w:color="auto"/>
                    <w:right w:val="none" w:sz="0" w:space="0" w:color="auto"/>
                  </w:divBdr>
                </w:div>
                <w:div w:id="1132597399">
                  <w:marLeft w:val="0"/>
                  <w:marRight w:val="0"/>
                  <w:marTop w:val="0"/>
                  <w:marBottom w:val="0"/>
                  <w:divBdr>
                    <w:top w:val="none" w:sz="0" w:space="0" w:color="auto"/>
                    <w:left w:val="none" w:sz="0" w:space="0" w:color="auto"/>
                    <w:bottom w:val="none" w:sz="0" w:space="0" w:color="auto"/>
                    <w:right w:val="none" w:sz="0" w:space="0" w:color="auto"/>
                  </w:divBdr>
                </w:div>
                <w:div w:id="2095936658">
                  <w:marLeft w:val="0"/>
                  <w:marRight w:val="0"/>
                  <w:marTop w:val="0"/>
                  <w:marBottom w:val="0"/>
                  <w:divBdr>
                    <w:top w:val="none" w:sz="0" w:space="0" w:color="auto"/>
                    <w:left w:val="none" w:sz="0" w:space="0" w:color="auto"/>
                    <w:bottom w:val="none" w:sz="0" w:space="0" w:color="auto"/>
                    <w:right w:val="none" w:sz="0" w:space="0" w:color="auto"/>
                  </w:divBdr>
                </w:div>
                <w:div w:id="700280657">
                  <w:marLeft w:val="0"/>
                  <w:marRight w:val="0"/>
                  <w:marTop w:val="0"/>
                  <w:marBottom w:val="0"/>
                  <w:divBdr>
                    <w:top w:val="none" w:sz="0" w:space="0" w:color="auto"/>
                    <w:left w:val="none" w:sz="0" w:space="0" w:color="auto"/>
                    <w:bottom w:val="none" w:sz="0" w:space="0" w:color="auto"/>
                    <w:right w:val="none" w:sz="0" w:space="0" w:color="auto"/>
                  </w:divBdr>
                </w:div>
                <w:div w:id="690690873">
                  <w:marLeft w:val="0"/>
                  <w:marRight w:val="0"/>
                  <w:marTop w:val="0"/>
                  <w:marBottom w:val="0"/>
                  <w:divBdr>
                    <w:top w:val="none" w:sz="0" w:space="0" w:color="auto"/>
                    <w:left w:val="none" w:sz="0" w:space="0" w:color="auto"/>
                    <w:bottom w:val="none" w:sz="0" w:space="0" w:color="auto"/>
                    <w:right w:val="none" w:sz="0" w:space="0" w:color="auto"/>
                  </w:divBdr>
                </w:div>
                <w:div w:id="2092310702">
                  <w:marLeft w:val="0"/>
                  <w:marRight w:val="0"/>
                  <w:marTop w:val="0"/>
                  <w:marBottom w:val="0"/>
                  <w:divBdr>
                    <w:top w:val="none" w:sz="0" w:space="0" w:color="auto"/>
                    <w:left w:val="none" w:sz="0" w:space="0" w:color="auto"/>
                    <w:bottom w:val="none" w:sz="0" w:space="0" w:color="auto"/>
                    <w:right w:val="none" w:sz="0" w:space="0" w:color="auto"/>
                  </w:divBdr>
                </w:div>
                <w:div w:id="858550024">
                  <w:marLeft w:val="0"/>
                  <w:marRight w:val="0"/>
                  <w:marTop w:val="0"/>
                  <w:marBottom w:val="0"/>
                  <w:divBdr>
                    <w:top w:val="none" w:sz="0" w:space="0" w:color="auto"/>
                    <w:left w:val="none" w:sz="0" w:space="0" w:color="auto"/>
                    <w:bottom w:val="none" w:sz="0" w:space="0" w:color="auto"/>
                    <w:right w:val="none" w:sz="0" w:space="0" w:color="auto"/>
                  </w:divBdr>
                </w:div>
                <w:div w:id="1039433490">
                  <w:marLeft w:val="0"/>
                  <w:marRight w:val="0"/>
                  <w:marTop w:val="0"/>
                  <w:marBottom w:val="0"/>
                  <w:divBdr>
                    <w:top w:val="none" w:sz="0" w:space="0" w:color="auto"/>
                    <w:left w:val="none" w:sz="0" w:space="0" w:color="auto"/>
                    <w:bottom w:val="none" w:sz="0" w:space="0" w:color="auto"/>
                    <w:right w:val="none" w:sz="0" w:space="0" w:color="auto"/>
                  </w:divBdr>
                </w:div>
                <w:div w:id="1981105836">
                  <w:marLeft w:val="0"/>
                  <w:marRight w:val="0"/>
                  <w:marTop w:val="0"/>
                  <w:marBottom w:val="0"/>
                  <w:divBdr>
                    <w:top w:val="none" w:sz="0" w:space="0" w:color="auto"/>
                    <w:left w:val="none" w:sz="0" w:space="0" w:color="auto"/>
                    <w:bottom w:val="none" w:sz="0" w:space="0" w:color="auto"/>
                    <w:right w:val="none" w:sz="0" w:space="0" w:color="auto"/>
                  </w:divBdr>
                </w:div>
                <w:div w:id="1134713793">
                  <w:marLeft w:val="0"/>
                  <w:marRight w:val="0"/>
                  <w:marTop w:val="0"/>
                  <w:marBottom w:val="0"/>
                  <w:divBdr>
                    <w:top w:val="none" w:sz="0" w:space="0" w:color="auto"/>
                    <w:left w:val="none" w:sz="0" w:space="0" w:color="auto"/>
                    <w:bottom w:val="none" w:sz="0" w:space="0" w:color="auto"/>
                    <w:right w:val="none" w:sz="0" w:space="0" w:color="auto"/>
                  </w:divBdr>
                </w:div>
                <w:div w:id="470055224">
                  <w:marLeft w:val="0"/>
                  <w:marRight w:val="0"/>
                  <w:marTop w:val="0"/>
                  <w:marBottom w:val="0"/>
                  <w:divBdr>
                    <w:top w:val="none" w:sz="0" w:space="0" w:color="auto"/>
                    <w:left w:val="none" w:sz="0" w:space="0" w:color="auto"/>
                    <w:bottom w:val="none" w:sz="0" w:space="0" w:color="auto"/>
                    <w:right w:val="none" w:sz="0" w:space="0" w:color="auto"/>
                  </w:divBdr>
                </w:div>
                <w:div w:id="262149927">
                  <w:marLeft w:val="0"/>
                  <w:marRight w:val="0"/>
                  <w:marTop w:val="0"/>
                  <w:marBottom w:val="0"/>
                  <w:divBdr>
                    <w:top w:val="none" w:sz="0" w:space="0" w:color="auto"/>
                    <w:left w:val="none" w:sz="0" w:space="0" w:color="auto"/>
                    <w:bottom w:val="none" w:sz="0" w:space="0" w:color="auto"/>
                    <w:right w:val="none" w:sz="0" w:space="0" w:color="auto"/>
                  </w:divBdr>
                </w:div>
                <w:div w:id="1007248725">
                  <w:marLeft w:val="0"/>
                  <w:marRight w:val="0"/>
                  <w:marTop w:val="0"/>
                  <w:marBottom w:val="0"/>
                  <w:divBdr>
                    <w:top w:val="none" w:sz="0" w:space="0" w:color="auto"/>
                    <w:left w:val="none" w:sz="0" w:space="0" w:color="auto"/>
                    <w:bottom w:val="none" w:sz="0" w:space="0" w:color="auto"/>
                    <w:right w:val="none" w:sz="0" w:space="0" w:color="auto"/>
                  </w:divBdr>
                </w:div>
                <w:div w:id="201865723">
                  <w:marLeft w:val="0"/>
                  <w:marRight w:val="0"/>
                  <w:marTop w:val="0"/>
                  <w:marBottom w:val="0"/>
                  <w:divBdr>
                    <w:top w:val="none" w:sz="0" w:space="0" w:color="auto"/>
                    <w:left w:val="none" w:sz="0" w:space="0" w:color="auto"/>
                    <w:bottom w:val="none" w:sz="0" w:space="0" w:color="auto"/>
                    <w:right w:val="none" w:sz="0" w:space="0" w:color="auto"/>
                  </w:divBdr>
                </w:div>
                <w:div w:id="1721053719">
                  <w:marLeft w:val="0"/>
                  <w:marRight w:val="0"/>
                  <w:marTop w:val="0"/>
                  <w:marBottom w:val="0"/>
                  <w:divBdr>
                    <w:top w:val="none" w:sz="0" w:space="0" w:color="auto"/>
                    <w:left w:val="none" w:sz="0" w:space="0" w:color="auto"/>
                    <w:bottom w:val="none" w:sz="0" w:space="0" w:color="auto"/>
                    <w:right w:val="none" w:sz="0" w:space="0" w:color="auto"/>
                  </w:divBdr>
                </w:div>
                <w:div w:id="754130229">
                  <w:marLeft w:val="0"/>
                  <w:marRight w:val="0"/>
                  <w:marTop w:val="0"/>
                  <w:marBottom w:val="0"/>
                  <w:divBdr>
                    <w:top w:val="none" w:sz="0" w:space="0" w:color="auto"/>
                    <w:left w:val="none" w:sz="0" w:space="0" w:color="auto"/>
                    <w:bottom w:val="none" w:sz="0" w:space="0" w:color="auto"/>
                    <w:right w:val="none" w:sz="0" w:space="0" w:color="auto"/>
                  </w:divBdr>
                </w:div>
                <w:div w:id="179202474">
                  <w:marLeft w:val="0"/>
                  <w:marRight w:val="0"/>
                  <w:marTop w:val="0"/>
                  <w:marBottom w:val="0"/>
                  <w:divBdr>
                    <w:top w:val="none" w:sz="0" w:space="0" w:color="auto"/>
                    <w:left w:val="none" w:sz="0" w:space="0" w:color="auto"/>
                    <w:bottom w:val="none" w:sz="0" w:space="0" w:color="auto"/>
                    <w:right w:val="none" w:sz="0" w:space="0" w:color="auto"/>
                  </w:divBdr>
                </w:div>
                <w:div w:id="1486119089">
                  <w:marLeft w:val="0"/>
                  <w:marRight w:val="0"/>
                  <w:marTop w:val="0"/>
                  <w:marBottom w:val="0"/>
                  <w:divBdr>
                    <w:top w:val="none" w:sz="0" w:space="0" w:color="auto"/>
                    <w:left w:val="none" w:sz="0" w:space="0" w:color="auto"/>
                    <w:bottom w:val="none" w:sz="0" w:space="0" w:color="auto"/>
                    <w:right w:val="none" w:sz="0" w:space="0" w:color="auto"/>
                  </w:divBdr>
                </w:div>
                <w:div w:id="2098475189">
                  <w:marLeft w:val="0"/>
                  <w:marRight w:val="0"/>
                  <w:marTop w:val="0"/>
                  <w:marBottom w:val="0"/>
                  <w:divBdr>
                    <w:top w:val="none" w:sz="0" w:space="0" w:color="auto"/>
                    <w:left w:val="none" w:sz="0" w:space="0" w:color="auto"/>
                    <w:bottom w:val="none" w:sz="0" w:space="0" w:color="auto"/>
                    <w:right w:val="none" w:sz="0" w:space="0" w:color="auto"/>
                  </w:divBdr>
                </w:div>
                <w:div w:id="676004666">
                  <w:marLeft w:val="0"/>
                  <w:marRight w:val="0"/>
                  <w:marTop w:val="0"/>
                  <w:marBottom w:val="0"/>
                  <w:divBdr>
                    <w:top w:val="none" w:sz="0" w:space="0" w:color="auto"/>
                    <w:left w:val="none" w:sz="0" w:space="0" w:color="auto"/>
                    <w:bottom w:val="none" w:sz="0" w:space="0" w:color="auto"/>
                    <w:right w:val="none" w:sz="0" w:space="0" w:color="auto"/>
                  </w:divBdr>
                </w:div>
                <w:div w:id="1409646134">
                  <w:marLeft w:val="0"/>
                  <w:marRight w:val="0"/>
                  <w:marTop w:val="0"/>
                  <w:marBottom w:val="0"/>
                  <w:divBdr>
                    <w:top w:val="none" w:sz="0" w:space="0" w:color="auto"/>
                    <w:left w:val="none" w:sz="0" w:space="0" w:color="auto"/>
                    <w:bottom w:val="none" w:sz="0" w:space="0" w:color="auto"/>
                    <w:right w:val="none" w:sz="0" w:space="0" w:color="auto"/>
                  </w:divBdr>
                </w:div>
                <w:div w:id="134763195">
                  <w:marLeft w:val="0"/>
                  <w:marRight w:val="0"/>
                  <w:marTop w:val="0"/>
                  <w:marBottom w:val="0"/>
                  <w:divBdr>
                    <w:top w:val="none" w:sz="0" w:space="0" w:color="auto"/>
                    <w:left w:val="none" w:sz="0" w:space="0" w:color="auto"/>
                    <w:bottom w:val="none" w:sz="0" w:space="0" w:color="auto"/>
                    <w:right w:val="none" w:sz="0" w:space="0" w:color="auto"/>
                  </w:divBdr>
                </w:div>
                <w:div w:id="1700738554">
                  <w:marLeft w:val="0"/>
                  <w:marRight w:val="0"/>
                  <w:marTop w:val="0"/>
                  <w:marBottom w:val="0"/>
                  <w:divBdr>
                    <w:top w:val="none" w:sz="0" w:space="0" w:color="auto"/>
                    <w:left w:val="none" w:sz="0" w:space="0" w:color="auto"/>
                    <w:bottom w:val="none" w:sz="0" w:space="0" w:color="auto"/>
                    <w:right w:val="none" w:sz="0" w:space="0" w:color="auto"/>
                  </w:divBdr>
                </w:div>
                <w:div w:id="1036348360">
                  <w:marLeft w:val="0"/>
                  <w:marRight w:val="0"/>
                  <w:marTop w:val="0"/>
                  <w:marBottom w:val="0"/>
                  <w:divBdr>
                    <w:top w:val="none" w:sz="0" w:space="0" w:color="auto"/>
                    <w:left w:val="none" w:sz="0" w:space="0" w:color="auto"/>
                    <w:bottom w:val="none" w:sz="0" w:space="0" w:color="auto"/>
                    <w:right w:val="none" w:sz="0" w:space="0" w:color="auto"/>
                  </w:divBdr>
                </w:div>
                <w:div w:id="2102985671">
                  <w:marLeft w:val="0"/>
                  <w:marRight w:val="0"/>
                  <w:marTop w:val="0"/>
                  <w:marBottom w:val="0"/>
                  <w:divBdr>
                    <w:top w:val="none" w:sz="0" w:space="0" w:color="auto"/>
                    <w:left w:val="none" w:sz="0" w:space="0" w:color="auto"/>
                    <w:bottom w:val="none" w:sz="0" w:space="0" w:color="auto"/>
                    <w:right w:val="none" w:sz="0" w:space="0" w:color="auto"/>
                  </w:divBdr>
                </w:div>
                <w:div w:id="1747190282">
                  <w:marLeft w:val="0"/>
                  <w:marRight w:val="0"/>
                  <w:marTop w:val="0"/>
                  <w:marBottom w:val="0"/>
                  <w:divBdr>
                    <w:top w:val="none" w:sz="0" w:space="0" w:color="auto"/>
                    <w:left w:val="none" w:sz="0" w:space="0" w:color="auto"/>
                    <w:bottom w:val="none" w:sz="0" w:space="0" w:color="auto"/>
                    <w:right w:val="none" w:sz="0" w:space="0" w:color="auto"/>
                  </w:divBdr>
                </w:div>
                <w:div w:id="901796278">
                  <w:marLeft w:val="0"/>
                  <w:marRight w:val="0"/>
                  <w:marTop w:val="0"/>
                  <w:marBottom w:val="0"/>
                  <w:divBdr>
                    <w:top w:val="none" w:sz="0" w:space="0" w:color="auto"/>
                    <w:left w:val="none" w:sz="0" w:space="0" w:color="auto"/>
                    <w:bottom w:val="none" w:sz="0" w:space="0" w:color="auto"/>
                    <w:right w:val="none" w:sz="0" w:space="0" w:color="auto"/>
                  </w:divBdr>
                </w:div>
                <w:div w:id="1224028879">
                  <w:marLeft w:val="0"/>
                  <w:marRight w:val="0"/>
                  <w:marTop w:val="0"/>
                  <w:marBottom w:val="0"/>
                  <w:divBdr>
                    <w:top w:val="none" w:sz="0" w:space="0" w:color="auto"/>
                    <w:left w:val="none" w:sz="0" w:space="0" w:color="auto"/>
                    <w:bottom w:val="none" w:sz="0" w:space="0" w:color="auto"/>
                    <w:right w:val="none" w:sz="0" w:space="0" w:color="auto"/>
                  </w:divBdr>
                </w:div>
                <w:div w:id="1350062266">
                  <w:marLeft w:val="0"/>
                  <w:marRight w:val="0"/>
                  <w:marTop w:val="0"/>
                  <w:marBottom w:val="0"/>
                  <w:divBdr>
                    <w:top w:val="none" w:sz="0" w:space="0" w:color="auto"/>
                    <w:left w:val="none" w:sz="0" w:space="0" w:color="auto"/>
                    <w:bottom w:val="none" w:sz="0" w:space="0" w:color="auto"/>
                    <w:right w:val="none" w:sz="0" w:space="0" w:color="auto"/>
                  </w:divBdr>
                </w:div>
                <w:div w:id="377703206">
                  <w:marLeft w:val="0"/>
                  <w:marRight w:val="0"/>
                  <w:marTop w:val="0"/>
                  <w:marBottom w:val="0"/>
                  <w:divBdr>
                    <w:top w:val="none" w:sz="0" w:space="0" w:color="auto"/>
                    <w:left w:val="none" w:sz="0" w:space="0" w:color="auto"/>
                    <w:bottom w:val="none" w:sz="0" w:space="0" w:color="auto"/>
                    <w:right w:val="none" w:sz="0" w:space="0" w:color="auto"/>
                  </w:divBdr>
                </w:div>
                <w:div w:id="240991091">
                  <w:marLeft w:val="0"/>
                  <w:marRight w:val="0"/>
                  <w:marTop w:val="0"/>
                  <w:marBottom w:val="0"/>
                  <w:divBdr>
                    <w:top w:val="none" w:sz="0" w:space="0" w:color="auto"/>
                    <w:left w:val="none" w:sz="0" w:space="0" w:color="auto"/>
                    <w:bottom w:val="none" w:sz="0" w:space="0" w:color="auto"/>
                    <w:right w:val="none" w:sz="0" w:space="0" w:color="auto"/>
                  </w:divBdr>
                </w:div>
                <w:div w:id="1301152836">
                  <w:marLeft w:val="0"/>
                  <w:marRight w:val="0"/>
                  <w:marTop w:val="0"/>
                  <w:marBottom w:val="0"/>
                  <w:divBdr>
                    <w:top w:val="none" w:sz="0" w:space="0" w:color="auto"/>
                    <w:left w:val="none" w:sz="0" w:space="0" w:color="auto"/>
                    <w:bottom w:val="none" w:sz="0" w:space="0" w:color="auto"/>
                    <w:right w:val="none" w:sz="0" w:space="0" w:color="auto"/>
                  </w:divBdr>
                </w:div>
                <w:div w:id="677846878">
                  <w:marLeft w:val="0"/>
                  <w:marRight w:val="0"/>
                  <w:marTop w:val="0"/>
                  <w:marBottom w:val="0"/>
                  <w:divBdr>
                    <w:top w:val="none" w:sz="0" w:space="0" w:color="auto"/>
                    <w:left w:val="none" w:sz="0" w:space="0" w:color="auto"/>
                    <w:bottom w:val="none" w:sz="0" w:space="0" w:color="auto"/>
                    <w:right w:val="none" w:sz="0" w:space="0" w:color="auto"/>
                  </w:divBdr>
                </w:div>
                <w:div w:id="1568221308">
                  <w:marLeft w:val="0"/>
                  <w:marRight w:val="0"/>
                  <w:marTop w:val="0"/>
                  <w:marBottom w:val="0"/>
                  <w:divBdr>
                    <w:top w:val="none" w:sz="0" w:space="0" w:color="auto"/>
                    <w:left w:val="none" w:sz="0" w:space="0" w:color="auto"/>
                    <w:bottom w:val="none" w:sz="0" w:space="0" w:color="auto"/>
                    <w:right w:val="none" w:sz="0" w:space="0" w:color="auto"/>
                  </w:divBdr>
                </w:div>
                <w:div w:id="958803751">
                  <w:marLeft w:val="0"/>
                  <w:marRight w:val="0"/>
                  <w:marTop w:val="0"/>
                  <w:marBottom w:val="0"/>
                  <w:divBdr>
                    <w:top w:val="none" w:sz="0" w:space="0" w:color="auto"/>
                    <w:left w:val="none" w:sz="0" w:space="0" w:color="auto"/>
                    <w:bottom w:val="none" w:sz="0" w:space="0" w:color="auto"/>
                    <w:right w:val="none" w:sz="0" w:space="0" w:color="auto"/>
                  </w:divBdr>
                </w:div>
                <w:div w:id="205456074">
                  <w:marLeft w:val="0"/>
                  <w:marRight w:val="0"/>
                  <w:marTop w:val="0"/>
                  <w:marBottom w:val="0"/>
                  <w:divBdr>
                    <w:top w:val="none" w:sz="0" w:space="0" w:color="auto"/>
                    <w:left w:val="none" w:sz="0" w:space="0" w:color="auto"/>
                    <w:bottom w:val="none" w:sz="0" w:space="0" w:color="auto"/>
                    <w:right w:val="none" w:sz="0" w:space="0" w:color="auto"/>
                  </w:divBdr>
                </w:div>
                <w:div w:id="327051995">
                  <w:marLeft w:val="0"/>
                  <w:marRight w:val="0"/>
                  <w:marTop w:val="0"/>
                  <w:marBottom w:val="0"/>
                  <w:divBdr>
                    <w:top w:val="none" w:sz="0" w:space="0" w:color="auto"/>
                    <w:left w:val="none" w:sz="0" w:space="0" w:color="auto"/>
                    <w:bottom w:val="none" w:sz="0" w:space="0" w:color="auto"/>
                    <w:right w:val="none" w:sz="0" w:space="0" w:color="auto"/>
                  </w:divBdr>
                </w:div>
                <w:div w:id="200637157">
                  <w:marLeft w:val="0"/>
                  <w:marRight w:val="0"/>
                  <w:marTop w:val="0"/>
                  <w:marBottom w:val="0"/>
                  <w:divBdr>
                    <w:top w:val="none" w:sz="0" w:space="0" w:color="auto"/>
                    <w:left w:val="none" w:sz="0" w:space="0" w:color="auto"/>
                    <w:bottom w:val="none" w:sz="0" w:space="0" w:color="auto"/>
                    <w:right w:val="none" w:sz="0" w:space="0" w:color="auto"/>
                  </w:divBdr>
                </w:div>
                <w:div w:id="1094395447">
                  <w:marLeft w:val="0"/>
                  <w:marRight w:val="0"/>
                  <w:marTop w:val="0"/>
                  <w:marBottom w:val="0"/>
                  <w:divBdr>
                    <w:top w:val="none" w:sz="0" w:space="0" w:color="auto"/>
                    <w:left w:val="none" w:sz="0" w:space="0" w:color="auto"/>
                    <w:bottom w:val="none" w:sz="0" w:space="0" w:color="auto"/>
                    <w:right w:val="none" w:sz="0" w:space="0" w:color="auto"/>
                  </w:divBdr>
                </w:div>
                <w:div w:id="705524400">
                  <w:marLeft w:val="0"/>
                  <w:marRight w:val="0"/>
                  <w:marTop w:val="0"/>
                  <w:marBottom w:val="0"/>
                  <w:divBdr>
                    <w:top w:val="none" w:sz="0" w:space="0" w:color="auto"/>
                    <w:left w:val="none" w:sz="0" w:space="0" w:color="auto"/>
                    <w:bottom w:val="none" w:sz="0" w:space="0" w:color="auto"/>
                    <w:right w:val="none" w:sz="0" w:space="0" w:color="auto"/>
                  </w:divBdr>
                </w:div>
                <w:div w:id="1998416897">
                  <w:marLeft w:val="0"/>
                  <w:marRight w:val="0"/>
                  <w:marTop w:val="0"/>
                  <w:marBottom w:val="0"/>
                  <w:divBdr>
                    <w:top w:val="none" w:sz="0" w:space="0" w:color="auto"/>
                    <w:left w:val="none" w:sz="0" w:space="0" w:color="auto"/>
                    <w:bottom w:val="none" w:sz="0" w:space="0" w:color="auto"/>
                    <w:right w:val="none" w:sz="0" w:space="0" w:color="auto"/>
                  </w:divBdr>
                </w:div>
              </w:divsChild>
            </w:div>
            <w:div w:id="384715601">
              <w:marLeft w:val="0"/>
              <w:marRight w:val="0"/>
              <w:marTop w:val="0"/>
              <w:marBottom w:val="0"/>
              <w:divBdr>
                <w:top w:val="none" w:sz="0" w:space="0" w:color="auto"/>
                <w:left w:val="none" w:sz="0" w:space="0" w:color="auto"/>
                <w:bottom w:val="none" w:sz="0" w:space="0" w:color="auto"/>
                <w:right w:val="none" w:sz="0" w:space="0" w:color="auto"/>
              </w:divBdr>
            </w:div>
            <w:div w:id="2068532286">
              <w:marLeft w:val="0"/>
              <w:marRight w:val="0"/>
              <w:marTop w:val="0"/>
              <w:marBottom w:val="0"/>
              <w:divBdr>
                <w:top w:val="none" w:sz="0" w:space="0" w:color="auto"/>
                <w:left w:val="none" w:sz="0" w:space="0" w:color="auto"/>
                <w:bottom w:val="none" w:sz="0" w:space="0" w:color="auto"/>
                <w:right w:val="none" w:sz="0" w:space="0" w:color="auto"/>
              </w:divBdr>
            </w:div>
          </w:divsChild>
        </w:div>
        <w:div w:id="1178231476">
          <w:marLeft w:val="0"/>
          <w:marRight w:val="0"/>
          <w:marTop w:val="0"/>
          <w:marBottom w:val="0"/>
          <w:divBdr>
            <w:top w:val="none" w:sz="0" w:space="0" w:color="auto"/>
            <w:left w:val="none" w:sz="0" w:space="0" w:color="auto"/>
            <w:bottom w:val="none" w:sz="0" w:space="0" w:color="auto"/>
            <w:right w:val="none" w:sz="0" w:space="0" w:color="auto"/>
          </w:divBdr>
          <w:divsChild>
            <w:div w:id="19553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9347">
      <w:bodyDiv w:val="1"/>
      <w:marLeft w:val="0"/>
      <w:marRight w:val="0"/>
      <w:marTop w:val="0"/>
      <w:marBottom w:val="0"/>
      <w:divBdr>
        <w:top w:val="none" w:sz="0" w:space="0" w:color="auto"/>
        <w:left w:val="none" w:sz="0" w:space="0" w:color="auto"/>
        <w:bottom w:val="none" w:sz="0" w:space="0" w:color="auto"/>
        <w:right w:val="none" w:sz="0" w:space="0" w:color="auto"/>
      </w:divBdr>
      <w:divsChild>
        <w:div w:id="797457962">
          <w:marLeft w:val="0"/>
          <w:marRight w:val="0"/>
          <w:marTop w:val="0"/>
          <w:marBottom w:val="0"/>
          <w:divBdr>
            <w:top w:val="none" w:sz="0" w:space="0" w:color="auto"/>
            <w:left w:val="none" w:sz="0" w:space="0" w:color="auto"/>
            <w:bottom w:val="none" w:sz="0" w:space="0" w:color="auto"/>
            <w:right w:val="none" w:sz="0" w:space="0" w:color="auto"/>
          </w:divBdr>
          <w:divsChild>
            <w:div w:id="591455">
              <w:marLeft w:val="0"/>
              <w:marRight w:val="0"/>
              <w:marTop w:val="0"/>
              <w:marBottom w:val="0"/>
              <w:divBdr>
                <w:top w:val="none" w:sz="0" w:space="0" w:color="auto"/>
                <w:left w:val="none" w:sz="0" w:space="0" w:color="auto"/>
                <w:bottom w:val="none" w:sz="0" w:space="0" w:color="auto"/>
                <w:right w:val="none" w:sz="0" w:space="0" w:color="auto"/>
              </w:divBdr>
            </w:div>
            <w:div w:id="3939761">
              <w:marLeft w:val="0"/>
              <w:marRight w:val="0"/>
              <w:marTop w:val="0"/>
              <w:marBottom w:val="0"/>
              <w:divBdr>
                <w:top w:val="none" w:sz="0" w:space="0" w:color="auto"/>
                <w:left w:val="none" w:sz="0" w:space="0" w:color="auto"/>
                <w:bottom w:val="none" w:sz="0" w:space="0" w:color="auto"/>
                <w:right w:val="none" w:sz="0" w:space="0" w:color="auto"/>
              </w:divBdr>
            </w:div>
            <w:div w:id="4603555">
              <w:marLeft w:val="0"/>
              <w:marRight w:val="0"/>
              <w:marTop w:val="0"/>
              <w:marBottom w:val="0"/>
              <w:divBdr>
                <w:top w:val="none" w:sz="0" w:space="0" w:color="auto"/>
                <w:left w:val="none" w:sz="0" w:space="0" w:color="auto"/>
                <w:bottom w:val="none" w:sz="0" w:space="0" w:color="auto"/>
                <w:right w:val="none" w:sz="0" w:space="0" w:color="auto"/>
              </w:divBdr>
            </w:div>
            <w:div w:id="7871311">
              <w:marLeft w:val="0"/>
              <w:marRight w:val="0"/>
              <w:marTop w:val="0"/>
              <w:marBottom w:val="0"/>
              <w:divBdr>
                <w:top w:val="none" w:sz="0" w:space="0" w:color="auto"/>
                <w:left w:val="none" w:sz="0" w:space="0" w:color="auto"/>
                <w:bottom w:val="none" w:sz="0" w:space="0" w:color="auto"/>
                <w:right w:val="none" w:sz="0" w:space="0" w:color="auto"/>
              </w:divBdr>
            </w:div>
            <w:div w:id="18164313">
              <w:marLeft w:val="0"/>
              <w:marRight w:val="0"/>
              <w:marTop w:val="0"/>
              <w:marBottom w:val="0"/>
              <w:divBdr>
                <w:top w:val="none" w:sz="0" w:space="0" w:color="auto"/>
                <w:left w:val="none" w:sz="0" w:space="0" w:color="auto"/>
                <w:bottom w:val="none" w:sz="0" w:space="0" w:color="auto"/>
                <w:right w:val="none" w:sz="0" w:space="0" w:color="auto"/>
              </w:divBdr>
            </w:div>
            <w:div w:id="18707863">
              <w:marLeft w:val="0"/>
              <w:marRight w:val="0"/>
              <w:marTop w:val="0"/>
              <w:marBottom w:val="0"/>
              <w:divBdr>
                <w:top w:val="none" w:sz="0" w:space="0" w:color="auto"/>
                <w:left w:val="none" w:sz="0" w:space="0" w:color="auto"/>
                <w:bottom w:val="none" w:sz="0" w:space="0" w:color="auto"/>
                <w:right w:val="none" w:sz="0" w:space="0" w:color="auto"/>
              </w:divBdr>
            </w:div>
            <w:div w:id="20477357">
              <w:marLeft w:val="0"/>
              <w:marRight w:val="0"/>
              <w:marTop w:val="0"/>
              <w:marBottom w:val="0"/>
              <w:divBdr>
                <w:top w:val="none" w:sz="0" w:space="0" w:color="auto"/>
                <w:left w:val="none" w:sz="0" w:space="0" w:color="auto"/>
                <w:bottom w:val="none" w:sz="0" w:space="0" w:color="auto"/>
                <w:right w:val="none" w:sz="0" w:space="0" w:color="auto"/>
              </w:divBdr>
            </w:div>
            <w:div w:id="20592799">
              <w:marLeft w:val="0"/>
              <w:marRight w:val="0"/>
              <w:marTop w:val="0"/>
              <w:marBottom w:val="0"/>
              <w:divBdr>
                <w:top w:val="none" w:sz="0" w:space="0" w:color="auto"/>
                <w:left w:val="none" w:sz="0" w:space="0" w:color="auto"/>
                <w:bottom w:val="none" w:sz="0" w:space="0" w:color="auto"/>
                <w:right w:val="none" w:sz="0" w:space="0" w:color="auto"/>
              </w:divBdr>
            </w:div>
            <w:div w:id="22442073">
              <w:marLeft w:val="0"/>
              <w:marRight w:val="0"/>
              <w:marTop w:val="0"/>
              <w:marBottom w:val="0"/>
              <w:divBdr>
                <w:top w:val="none" w:sz="0" w:space="0" w:color="auto"/>
                <w:left w:val="none" w:sz="0" w:space="0" w:color="auto"/>
                <w:bottom w:val="none" w:sz="0" w:space="0" w:color="auto"/>
                <w:right w:val="none" w:sz="0" w:space="0" w:color="auto"/>
              </w:divBdr>
            </w:div>
            <w:div w:id="28115862">
              <w:marLeft w:val="0"/>
              <w:marRight w:val="0"/>
              <w:marTop w:val="0"/>
              <w:marBottom w:val="0"/>
              <w:divBdr>
                <w:top w:val="none" w:sz="0" w:space="0" w:color="auto"/>
                <w:left w:val="none" w:sz="0" w:space="0" w:color="auto"/>
                <w:bottom w:val="none" w:sz="0" w:space="0" w:color="auto"/>
                <w:right w:val="none" w:sz="0" w:space="0" w:color="auto"/>
              </w:divBdr>
            </w:div>
            <w:div w:id="29571148">
              <w:marLeft w:val="0"/>
              <w:marRight w:val="0"/>
              <w:marTop w:val="0"/>
              <w:marBottom w:val="0"/>
              <w:divBdr>
                <w:top w:val="none" w:sz="0" w:space="0" w:color="auto"/>
                <w:left w:val="none" w:sz="0" w:space="0" w:color="auto"/>
                <w:bottom w:val="none" w:sz="0" w:space="0" w:color="auto"/>
                <w:right w:val="none" w:sz="0" w:space="0" w:color="auto"/>
              </w:divBdr>
            </w:div>
            <w:div w:id="50740487">
              <w:marLeft w:val="0"/>
              <w:marRight w:val="0"/>
              <w:marTop w:val="0"/>
              <w:marBottom w:val="0"/>
              <w:divBdr>
                <w:top w:val="none" w:sz="0" w:space="0" w:color="auto"/>
                <w:left w:val="none" w:sz="0" w:space="0" w:color="auto"/>
                <w:bottom w:val="none" w:sz="0" w:space="0" w:color="auto"/>
                <w:right w:val="none" w:sz="0" w:space="0" w:color="auto"/>
              </w:divBdr>
            </w:div>
            <w:div w:id="53088884">
              <w:marLeft w:val="0"/>
              <w:marRight w:val="0"/>
              <w:marTop w:val="0"/>
              <w:marBottom w:val="0"/>
              <w:divBdr>
                <w:top w:val="none" w:sz="0" w:space="0" w:color="auto"/>
                <w:left w:val="none" w:sz="0" w:space="0" w:color="auto"/>
                <w:bottom w:val="none" w:sz="0" w:space="0" w:color="auto"/>
                <w:right w:val="none" w:sz="0" w:space="0" w:color="auto"/>
              </w:divBdr>
            </w:div>
            <w:div w:id="60060538">
              <w:marLeft w:val="0"/>
              <w:marRight w:val="0"/>
              <w:marTop w:val="0"/>
              <w:marBottom w:val="0"/>
              <w:divBdr>
                <w:top w:val="none" w:sz="0" w:space="0" w:color="auto"/>
                <w:left w:val="none" w:sz="0" w:space="0" w:color="auto"/>
                <w:bottom w:val="none" w:sz="0" w:space="0" w:color="auto"/>
                <w:right w:val="none" w:sz="0" w:space="0" w:color="auto"/>
              </w:divBdr>
            </w:div>
            <w:div w:id="61299956">
              <w:marLeft w:val="0"/>
              <w:marRight w:val="0"/>
              <w:marTop w:val="0"/>
              <w:marBottom w:val="0"/>
              <w:divBdr>
                <w:top w:val="none" w:sz="0" w:space="0" w:color="auto"/>
                <w:left w:val="none" w:sz="0" w:space="0" w:color="auto"/>
                <w:bottom w:val="none" w:sz="0" w:space="0" w:color="auto"/>
                <w:right w:val="none" w:sz="0" w:space="0" w:color="auto"/>
              </w:divBdr>
            </w:div>
            <w:div w:id="66419779">
              <w:marLeft w:val="0"/>
              <w:marRight w:val="0"/>
              <w:marTop w:val="0"/>
              <w:marBottom w:val="0"/>
              <w:divBdr>
                <w:top w:val="none" w:sz="0" w:space="0" w:color="auto"/>
                <w:left w:val="none" w:sz="0" w:space="0" w:color="auto"/>
                <w:bottom w:val="none" w:sz="0" w:space="0" w:color="auto"/>
                <w:right w:val="none" w:sz="0" w:space="0" w:color="auto"/>
              </w:divBdr>
            </w:div>
            <w:div w:id="73859891">
              <w:marLeft w:val="0"/>
              <w:marRight w:val="0"/>
              <w:marTop w:val="0"/>
              <w:marBottom w:val="0"/>
              <w:divBdr>
                <w:top w:val="none" w:sz="0" w:space="0" w:color="auto"/>
                <w:left w:val="none" w:sz="0" w:space="0" w:color="auto"/>
                <w:bottom w:val="none" w:sz="0" w:space="0" w:color="auto"/>
                <w:right w:val="none" w:sz="0" w:space="0" w:color="auto"/>
              </w:divBdr>
            </w:div>
            <w:div w:id="93869873">
              <w:marLeft w:val="0"/>
              <w:marRight w:val="0"/>
              <w:marTop w:val="0"/>
              <w:marBottom w:val="0"/>
              <w:divBdr>
                <w:top w:val="none" w:sz="0" w:space="0" w:color="auto"/>
                <w:left w:val="none" w:sz="0" w:space="0" w:color="auto"/>
                <w:bottom w:val="none" w:sz="0" w:space="0" w:color="auto"/>
                <w:right w:val="none" w:sz="0" w:space="0" w:color="auto"/>
              </w:divBdr>
            </w:div>
            <w:div w:id="95948356">
              <w:marLeft w:val="0"/>
              <w:marRight w:val="0"/>
              <w:marTop w:val="0"/>
              <w:marBottom w:val="0"/>
              <w:divBdr>
                <w:top w:val="none" w:sz="0" w:space="0" w:color="auto"/>
                <w:left w:val="none" w:sz="0" w:space="0" w:color="auto"/>
                <w:bottom w:val="none" w:sz="0" w:space="0" w:color="auto"/>
                <w:right w:val="none" w:sz="0" w:space="0" w:color="auto"/>
              </w:divBdr>
            </w:div>
            <w:div w:id="101267798">
              <w:marLeft w:val="0"/>
              <w:marRight w:val="0"/>
              <w:marTop w:val="0"/>
              <w:marBottom w:val="0"/>
              <w:divBdr>
                <w:top w:val="none" w:sz="0" w:space="0" w:color="auto"/>
                <w:left w:val="none" w:sz="0" w:space="0" w:color="auto"/>
                <w:bottom w:val="none" w:sz="0" w:space="0" w:color="auto"/>
                <w:right w:val="none" w:sz="0" w:space="0" w:color="auto"/>
              </w:divBdr>
            </w:div>
            <w:div w:id="105195630">
              <w:marLeft w:val="0"/>
              <w:marRight w:val="0"/>
              <w:marTop w:val="0"/>
              <w:marBottom w:val="0"/>
              <w:divBdr>
                <w:top w:val="none" w:sz="0" w:space="0" w:color="auto"/>
                <w:left w:val="none" w:sz="0" w:space="0" w:color="auto"/>
                <w:bottom w:val="none" w:sz="0" w:space="0" w:color="auto"/>
                <w:right w:val="none" w:sz="0" w:space="0" w:color="auto"/>
              </w:divBdr>
            </w:div>
            <w:div w:id="106122748">
              <w:marLeft w:val="0"/>
              <w:marRight w:val="0"/>
              <w:marTop w:val="0"/>
              <w:marBottom w:val="0"/>
              <w:divBdr>
                <w:top w:val="none" w:sz="0" w:space="0" w:color="auto"/>
                <w:left w:val="none" w:sz="0" w:space="0" w:color="auto"/>
                <w:bottom w:val="none" w:sz="0" w:space="0" w:color="auto"/>
                <w:right w:val="none" w:sz="0" w:space="0" w:color="auto"/>
              </w:divBdr>
            </w:div>
            <w:div w:id="107939918">
              <w:marLeft w:val="0"/>
              <w:marRight w:val="0"/>
              <w:marTop w:val="0"/>
              <w:marBottom w:val="0"/>
              <w:divBdr>
                <w:top w:val="none" w:sz="0" w:space="0" w:color="auto"/>
                <w:left w:val="none" w:sz="0" w:space="0" w:color="auto"/>
                <w:bottom w:val="none" w:sz="0" w:space="0" w:color="auto"/>
                <w:right w:val="none" w:sz="0" w:space="0" w:color="auto"/>
              </w:divBdr>
            </w:div>
            <w:div w:id="112093828">
              <w:marLeft w:val="0"/>
              <w:marRight w:val="0"/>
              <w:marTop w:val="0"/>
              <w:marBottom w:val="0"/>
              <w:divBdr>
                <w:top w:val="none" w:sz="0" w:space="0" w:color="auto"/>
                <w:left w:val="none" w:sz="0" w:space="0" w:color="auto"/>
                <w:bottom w:val="none" w:sz="0" w:space="0" w:color="auto"/>
                <w:right w:val="none" w:sz="0" w:space="0" w:color="auto"/>
              </w:divBdr>
            </w:div>
            <w:div w:id="112796390">
              <w:marLeft w:val="0"/>
              <w:marRight w:val="0"/>
              <w:marTop w:val="0"/>
              <w:marBottom w:val="0"/>
              <w:divBdr>
                <w:top w:val="none" w:sz="0" w:space="0" w:color="auto"/>
                <w:left w:val="none" w:sz="0" w:space="0" w:color="auto"/>
                <w:bottom w:val="none" w:sz="0" w:space="0" w:color="auto"/>
                <w:right w:val="none" w:sz="0" w:space="0" w:color="auto"/>
              </w:divBdr>
            </w:div>
            <w:div w:id="118884570">
              <w:marLeft w:val="0"/>
              <w:marRight w:val="0"/>
              <w:marTop w:val="0"/>
              <w:marBottom w:val="0"/>
              <w:divBdr>
                <w:top w:val="none" w:sz="0" w:space="0" w:color="auto"/>
                <w:left w:val="none" w:sz="0" w:space="0" w:color="auto"/>
                <w:bottom w:val="none" w:sz="0" w:space="0" w:color="auto"/>
                <w:right w:val="none" w:sz="0" w:space="0" w:color="auto"/>
              </w:divBdr>
            </w:div>
            <w:div w:id="121850633">
              <w:marLeft w:val="0"/>
              <w:marRight w:val="0"/>
              <w:marTop w:val="0"/>
              <w:marBottom w:val="0"/>
              <w:divBdr>
                <w:top w:val="none" w:sz="0" w:space="0" w:color="auto"/>
                <w:left w:val="none" w:sz="0" w:space="0" w:color="auto"/>
                <w:bottom w:val="none" w:sz="0" w:space="0" w:color="auto"/>
                <w:right w:val="none" w:sz="0" w:space="0" w:color="auto"/>
              </w:divBdr>
            </w:div>
            <w:div w:id="131096911">
              <w:marLeft w:val="0"/>
              <w:marRight w:val="0"/>
              <w:marTop w:val="0"/>
              <w:marBottom w:val="0"/>
              <w:divBdr>
                <w:top w:val="none" w:sz="0" w:space="0" w:color="auto"/>
                <w:left w:val="none" w:sz="0" w:space="0" w:color="auto"/>
                <w:bottom w:val="none" w:sz="0" w:space="0" w:color="auto"/>
                <w:right w:val="none" w:sz="0" w:space="0" w:color="auto"/>
              </w:divBdr>
            </w:div>
            <w:div w:id="132406484">
              <w:marLeft w:val="0"/>
              <w:marRight w:val="0"/>
              <w:marTop w:val="0"/>
              <w:marBottom w:val="0"/>
              <w:divBdr>
                <w:top w:val="none" w:sz="0" w:space="0" w:color="auto"/>
                <w:left w:val="none" w:sz="0" w:space="0" w:color="auto"/>
                <w:bottom w:val="none" w:sz="0" w:space="0" w:color="auto"/>
                <w:right w:val="none" w:sz="0" w:space="0" w:color="auto"/>
              </w:divBdr>
            </w:div>
            <w:div w:id="137265103">
              <w:marLeft w:val="0"/>
              <w:marRight w:val="0"/>
              <w:marTop w:val="0"/>
              <w:marBottom w:val="0"/>
              <w:divBdr>
                <w:top w:val="none" w:sz="0" w:space="0" w:color="auto"/>
                <w:left w:val="none" w:sz="0" w:space="0" w:color="auto"/>
                <w:bottom w:val="none" w:sz="0" w:space="0" w:color="auto"/>
                <w:right w:val="none" w:sz="0" w:space="0" w:color="auto"/>
              </w:divBdr>
            </w:div>
            <w:div w:id="141316168">
              <w:marLeft w:val="0"/>
              <w:marRight w:val="0"/>
              <w:marTop w:val="0"/>
              <w:marBottom w:val="0"/>
              <w:divBdr>
                <w:top w:val="none" w:sz="0" w:space="0" w:color="auto"/>
                <w:left w:val="none" w:sz="0" w:space="0" w:color="auto"/>
                <w:bottom w:val="none" w:sz="0" w:space="0" w:color="auto"/>
                <w:right w:val="none" w:sz="0" w:space="0" w:color="auto"/>
              </w:divBdr>
            </w:div>
            <w:div w:id="148324571">
              <w:marLeft w:val="0"/>
              <w:marRight w:val="0"/>
              <w:marTop w:val="0"/>
              <w:marBottom w:val="0"/>
              <w:divBdr>
                <w:top w:val="none" w:sz="0" w:space="0" w:color="auto"/>
                <w:left w:val="none" w:sz="0" w:space="0" w:color="auto"/>
                <w:bottom w:val="none" w:sz="0" w:space="0" w:color="auto"/>
                <w:right w:val="none" w:sz="0" w:space="0" w:color="auto"/>
              </w:divBdr>
            </w:div>
            <w:div w:id="157690939">
              <w:marLeft w:val="0"/>
              <w:marRight w:val="0"/>
              <w:marTop w:val="0"/>
              <w:marBottom w:val="0"/>
              <w:divBdr>
                <w:top w:val="none" w:sz="0" w:space="0" w:color="auto"/>
                <w:left w:val="none" w:sz="0" w:space="0" w:color="auto"/>
                <w:bottom w:val="none" w:sz="0" w:space="0" w:color="auto"/>
                <w:right w:val="none" w:sz="0" w:space="0" w:color="auto"/>
              </w:divBdr>
            </w:div>
            <w:div w:id="160775317">
              <w:marLeft w:val="0"/>
              <w:marRight w:val="0"/>
              <w:marTop w:val="0"/>
              <w:marBottom w:val="0"/>
              <w:divBdr>
                <w:top w:val="none" w:sz="0" w:space="0" w:color="auto"/>
                <w:left w:val="none" w:sz="0" w:space="0" w:color="auto"/>
                <w:bottom w:val="none" w:sz="0" w:space="0" w:color="auto"/>
                <w:right w:val="none" w:sz="0" w:space="0" w:color="auto"/>
              </w:divBdr>
            </w:div>
            <w:div w:id="180123117">
              <w:marLeft w:val="0"/>
              <w:marRight w:val="0"/>
              <w:marTop w:val="0"/>
              <w:marBottom w:val="0"/>
              <w:divBdr>
                <w:top w:val="none" w:sz="0" w:space="0" w:color="auto"/>
                <w:left w:val="none" w:sz="0" w:space="0" w:color="auto"/>
                <w:bottom w:val="none" w:sz="0" w:space="0" w:color="auto"/>
                <w:right w:val="none" w:sz="0" w:space="0" w:color="auto"/>
              </w:divBdr>
            </w:div>
            <w:div w:id="181937880">
              <w:marLeft w:val="0"/>
              <w:marRight w:val="0"/>
              <w:marTop w:val="0"/>
              <w:marBottom w:val="0"/>
              <w:divBdr>
                <w:top w:val="none" w:sz="0" w:space="0" w:color="auto"/>
                <w:left w:val="none" w:sz="0" w:space="0" w:color="auto"/>
                <w:bottom w:val="none" w:sz="0" w:space="0" w:color="auto"/>
                <w:right w:val="none" w:sz="0" w:space="0" w:color="auto"/>
              </w:divBdr>
            </w:div>
            <w:div w:id="191647830">
              <w:marLeft w:val="0"/>
              <w:marRight w:val="0"/>
              <w:marTop w:val="0"/>
              <w:marBottom w:val="0"/>
              <w:divBdr>
                <w:top w:val="none" w:sz="0" w:space="0" w:color="auto"/>
                <w:left w:val="none" w:sz="0" w:space="0" w:color="auto"/>
                <w:bottom w:val="none" w:sz="0" w:space="0" w:color="auto"/>
                <w:right w:val="none" w:sz="0" w:space="0" w:color="auto"/>
              </w:divBdr>
            </w:div>
            <w:div w:id="208537066">
              <w:marLeft w:val="0"/>
              <w:marRight w:val="0"/>
              <w:marTop w:val="0"/>
              <w:marBottom w:val="0"/>
              <w:divBdr>
                <w:top w:val="none" w:sz="0" w:space="0" w:color="auto"/>
                <w:left w:val="none" w:sz="0" w:space="0" w:color="auto"/>
                <w:bottom w:val="none" w:sz="0" w:space="0" w:color="auto"/>
                <w:right w:val="none" w:sz="0" w:space="0" w:color="auto"/>
              </w:divBdr>
            </w:div>
            <w:div w:id="208760616">
              <w:marLeft w:val="0"/>
              <w:marRight w:val="0"/>
              <w:marTop w:val="0"/>
              <w:marBottom w:val="0"/>
              <w:divBdr>
                <w:top w:val="none" w:sz="0" w:space="0" w:color="auto"/>
                <w:left w:val="none" w:sz="0" w:space="0" w:color="auto"/>
                <w:bottom w:val="none" w:sz="0" w:space="0" w:color="auto"/>
                <w:right w:val="none" w:sz="0" w:space="0" w:color="auto"/>
              </w:divBdr>
            </w:div>
            <w:div w:id="216014754">
              <w:marLeft w:val="0"/>
              <w:marRight w:val="0"/>
              <w:marTop w:val="0"/>
              <w:marBottom w:val="0"/>
              <w:divBdr>
                <w:top w:val="none" w:sz="0" w:space="0" w:color="auto"/>
                <w:left w:val="none" w:sz="0" w:space="0" w:color="auto"/>
                <w:bottom w:val="none" w:sz="0" w:space="0" w:color="auto"/>
                <w:right w:val="none" w:sz="0" w:space="0" w:color="auto"/>
              </w:divBdr>
            </w:div>
            <w:div w:id="223418406">
              <w:marLeft w:val="0"/>
              <w:marRight w:val="0"/>
              <w:marTop w:val="0"/>
              <w:marBottom w:val="0"/>
              <w:divBdr>
                <w:top w:val="none" w:sz="0" w:space="0" w:color="auto"/>
                <w:left w:val="none" w:sz="0" w:space="0" w:color="auto"/>
                <w:bottom w:val="none" w:sz="0" w:space="0" w:color="auto"/>
                <w:right w:val="none" w:sz="0" w:space="0" w:color="auto"/>
              </w:divBdr>
            </w:div>
            <w:div w:id="224075523">
              <w:marLeft w:val="0"/>
              <w:marRight w:val="0"/>
              <w:marTop w:val="0"/>
              <w:marBottom w:val="0"/>
              <w:divBdr>
                <w:top w:val="none" w:sz="0" w:space="0" w:color="auto"/>
                <w:left w:val="none" w:sz="0" w:space="0" w:color="auto"/>
                <w:bottom w:val="none" w:sz="0" w:space="0" w:color="auto"/>
                <w:right w:val="none" w:sz="0" w:space="0" w:color="auto"/>
              </w:divBdr>
            </w:div>
            <w:div w:id="225841591">
              <w:marLeft w:val="0"/>
              <w:marRight w:val="0"/>
              <w:marTop w:val="0"/>
              <w:marBottom w:val="0"/>
              <w:divBdr>
                <w:top w:val="none" w:sz="0" w:space="0" w:color="auto"/>
                <w:left w:val="none" w:sz="0" w:space="0" w:color="auto"/>
                <w:bottom w:val="none" w:sz="0" w:space="0" w:color="auto"/>
                <w:right w:val="none" w:sz="0" w:space="0" w:color="auto"/>
              </w:divBdr>
            </w:div>
            <w:div w:id="236943871">
              <w:marLeft w:val="0"/>
              <w:marRight w:val="0"/>
              <w:marTop w:val="0"/>
              <w:marBottom w:val="0"/>
              <w:divBdr>
                <w:top w:val="none" w:sz="0" w:space="0" w:color="auto"/>
                <w:left w:val="none" w:sz="0" w:space="0" w:color="auto"/>
                <w:bottom w:val="none" w:sz="0" w:space="0" w:color="auto"/>
                <w:right w:val="none" w:sz="0" w:space="0" w:color="auto"/>
              </w:divBdr>
            </w:div>
            <w:div w:id="266274786">
              <w:marLeft w:val="0"/>
              <w:marRight w:val="0"/>
              <w:marTop w:val="0"/>
              <w:marBottom w:val="0"/>
              <w:divBdr>
                <w:top w:val="none" w:sz="0" w:space="0" w:color="auto"/>
                <w:left w:val="none" w:sz="0" w:space="0" w:color="auto"/>
                <w:bottom w:val="none" w:sz="0" w:space="0" w:color="auto"/>
                <w:right w:val="none" w:sz="0" w:space="0" w:color="auto"/>
              </w:divBdr>
            </w:div>
            <w:div w:id="279343448">
              <w:marLeft w:val="0"/>
              <w:marRight w:val="0"/>
              <w:marTop w:val="0"/>
              <w:marBottom w:val="0"/>
              <w:divBdr>
                <w:top w:val="none" w:sz="0" w:space="0" w:color="auto"/>
                <w:left w:val="none" w:sz="0" w:space="0" w:color="auto"/>
                <w:bottom w:val="none" w:sz="0" w:space="0" w:color="auto"/>
                <w:right w:val="none" w:sz="0" w:space="0" w:color="auto"/>
              </w:divBdr>
            </w:div>
            <w:div w:id="280306078">
              <w:marLeft w:val="0"/>
              <w:marRight w:val="0"/>
              <w:marTop w:val="0"/>
              <w:marBottom w:val="0"/>
              <w:divBdr>
                <w:top w:val="none" w:sz="0" w:space="0" w:color="auto"/>
                <w:left w:val="none" w:sz="0" w:space="0" w:color="auto"/>
                <w:bottom w:val="none" w:sz="0" w:space="0" w:color="auto"/>
                <w:right w:val="none" w:sz="0" w:space="0" w:color="auto"/>
              </w:divBdr>
            </w:div>
            <w:div w:id="301884623">
              <w:marLeft w:val="0"/>
              <w:marRight w:val="0"/>
              <w:marTop w:val="0"/>
              <w:marBottom w:val="0"/>
              <w:divBdr>
                <w:top w:val="none" w:sz="0" w:space="0" w:color="auto"/>
                <w:left w:val="none" w:sz="0" w:space="0" w:color="auto"/>
                <w:bottom w:val="none" w:sz="0" w:space="0" w:color="auto"/>
                <w:right w:val="none" w:sz="0" w:space="0" w:color="auto"/>
              </w:divBdr>
            </w:div>
            <w:div w:id="304824885">
              <w:marLeft w:val="0"/>
              <w:marRight w:val="0"/>
              <w:marTop w:val="0"/>
              <w:marBottom w:val="0"/>
              <w:divBdr>
                <w:top w:val="none" w:sz="0" w:space="0" w:color="auto"/>
                <w:left w:val="none" w:sz="0" w:space="0" w:color="auto"/>
                <w:bottom w:val="none" w:sz="0" w:space="0" w:color="auto"/>
                <w:right w:val="none" w:sz="0" w:space="0" w:color="auto"/>
              </w:divBdr>
            </w:div>
            <w:div w:id="315115635">
              <w:marLeft w:val="0"/>
              <w:marRight w:val="0"/>
              <w:marTop w:val="0"/>
              <w:marBottom w:val="0"/>
              <w:divBdr>
                <w:top w:val="none" w:sz="0" w:space="0" w:color="auto"/>
                <w:left w:val="none" w:sz="0" w:space="0" w:color="auto"/>
                <w:bottom w:val="none" w:sz="0" w:space="0" w:color="auto"/>
                <w:right w:val="none" w:sz="0" w:space="0" w:color="auto"/>
              </w:divBdr>
            </w:div>
            <w:div w:id="327564762">
              <w:marLeft w:val="0"/>
              <w:marRight w:val="0"/>
              <w:marTop w:val="0"/>
              <w:marBottom w:val="0"/>
              <w:divBdr>
                <w:top w:val="none" w:sz="0" w:space="0" w:color="auto"/>
                <w:left w:val="none" w:sz="0" w:space="0" w:color="auto"/>
                <w:bottom w:val="none" w:sz="0" w:space="0" w:color="auto"/>
                <w:right w:val="none" w:sz="0" w:space="0" w:color="auto"/>
              </w:divBdr>
            </w:div>
            <w:div w:id="331763965">
              <w:marLeft w:val="0"/>
              <w:marRight w:val="0"/>
              <w:marTop w:val="0"/>
              <w:marBottom w:val="0"/>
              <w:divBdr>
                <w:top w:val="none" w:sz="0" w:space="0" w:color="auto"/>
                <w:left w:val="none" w:sz="0" w:space="0" w:color="auto"/>
                <w:bottom w:val="none" w:sz="0" w:space="0" w:color="auto"/>
                <w:right w:val="none" w:sz="0" w:space="0" w:color="auto"/>
              </w:divBdr>
            </w:div>
            <w:div w:id="342971682">
              <w:marLeft w:val="0"/>
              <w:marRight w:val="0"/>
              <w:marTop w:val="0"/>
              <w:marBottom w:val="0"/>
              <w:divBdr>
                <w:top w:val="none" w:sz="0" w:space="0" w:color="auto"/>
                <w:left w:val="none" w:sz="0" w:space="0" w:color="auto"/>
                <w:bottom w:val="none" w:sz="0" w:space="0" w:color="auto"/>
                <w:right w:val="none" w:sz="0" w:space="0" w:color="auto"/>
              </w:divBdr>
            </w:div>
            <w:div w:id="346520994">
              <w:marLeft w:val="0"/>
              <w:marRight w:val="0"/>
              <w:marTop w:val="0"/>
              <w:marBottom w:val="0"/>
              <w:divBdr>
                <w:top w:val="none" w:sz="0" w:space="0" w:color="auto"/>
                <w:left w:val="none" w:sz="0" w:space="0" w:color="auto"/>
                <w:bottom w:val="none" w:sz="0" w:space="0" w:color="auto"/>
                <w:right w:val="none" w:sz="0" w:space="0" w:color="auto"/>
              </w:divBdr>
            </w:div>
            <w:div w:id="346567298">
              <w:marLeft w:val="0"/>
              <w:marRight w:val="0"/>
              <w:marTop w:val="0"/>
              <w:marBottom w:val="0"/>
              <w:divBdr>
                <w:top w:val="none" w:sz="0" w:space="0" w:color="auto"/>
                <w:left w:val="none" w:sz="0" w:space="0" w:color="auto"/>
                <w:bottom w:val="none" w:sz="0" w:space="0" w:color="auto"/>
                <w:right w:val="none" w:sz="0" w:space="0" w:color="auto"/>
              </w:divBdr>
            </w:div>
            <w:div w:id="350033947">
              <w:marLeft w:val="0"/>
              <w:marRight w:val="0"/>
              <w:marTop w:val="0"/>
              <w:marBottom w:val="0"/>
              <w:divBdr>
                <w:top w:val="none" w:sz="0" w:space="0" w:color="auto"/>
                <w:left w:val="none" w:sz="0" w:space="0" w:color="auto"/>
                <w:bottom w:val="none" w:sz="0" w:space="0" w:color="auto"/>
                <w:right w:val="none" w:sz="0" w:space="0" w:color="auto"/>
              </w:divBdr>
            </w:div>
            <w:div w:id="360400398">
              <w:marLeft w:val="0"/>
              <w:marRight w:val="0"/>
              <w:marTop w:val="0"/>
              <w:marBottom w:val="0"/>
              <w:divBdr>
                <w:top w:val="none" w:sz="0" w:space="0" w:color="auto"/>
                <w:left w:val="none" w:sz="0" w:space="0" w:color="auto"/>
                <w:bottom w:val="none" w:sz="0" w:space="0" w:color="auto"/>
                <w:right w:val="none" w:sz="0" w:space="0" w:color="auto"/>
              </w:divBdr>
            </w:div>
            <w:div w:id="364527037">
              <w:marLeft w:val="0"/>
              <w:marRight w:val="0"/>
              <w:marTop w:val="0"/>
              <w:marBottom w:val="0"/>
              <w:divBdr>
                <w:top w:val="none" w:sz="0" w:space="0" w:color="auto"/>
                <w:left w:val="none" w:sz="0" w:space="0" w:color="auto"/>
                <w:bottom w:val="none" w:sz="0" w:space="0" w:color="auto"/>
                <w:right w:val="none" w:sz="0" w:space="0" w:color="auto"/>
              </w:divBdr>
            </w:div>
            <w:div w:id="369691515">
              <w:marLeft w:val="0"/>
              <w:marRight w:val="0"/>
              <w:marTop w:val="0"/>
              <w:marBottom w:val="0"/>
              <w:divBdr>
                <w:top w:val="none" w:sz="0" w:space="0" w:color="auto"/>
                <w:left w:val="none" w:sz="0" w:space="0" w:color="auto"/>
                <w:bottom w:val="none" w:sz="0" w:space="0" w:color="auto"/>
                <w:right w:val="none" w:sz="0" w:space="0" w:color="auto"/>
              </w:divBdr>
            </w:div>
            <w:div w:id="371030843">
              <w:marLeft w:val="0"/>
              <w:marRight w:val="0"/>
              <w:marTop w:val="0"/>
              <w:marBottom w:val="0"/>
              <w:divBdr>
                <w:top w:val="none" w:sz="0" w:space="0" w:color="auto"/>
                <w:left w:val="none" w:sz="0" w:space="0" w:color="auto"/>
                <w:bottom w:val="none" w:sz="0" w:space="0" w:color="auto"/>
                <w:right w:val="none" w:sz="0" w:space="0" w:color="auto"/>
              </w:divBdr>
            </w:div>
            <w:div w:id="378019850">
              <w:marLeft w:val="0"/>
              <w:marRight w:val="0"/>
              <w:marTop w:val="0"/>
              <w:marBottom w:val="0"/>
              <w:divBdr>
                <w:top w:val="none" w:sz="0" w:space="0" w:color="auto"/>
                <w:left w:val="none" w:sz="0" w:space="0" w:color="auto"/>
                <w:bottom w:val="none" w:sz="0" w:space="0" w:color="auto"/>
                <w:right w:val="none" w:sz="0" w:space="0" w:color="auto"/>
              </w:divBdr>
            </w:div>
            <w:div w:id="384448076">
              <w:marLeft w:val="0"/>
              <w:marRight w:val="0"/>
              <w:marTop w:val="0"/>
              <w:marBottom w:val="0"/>
              <w:divBdr>
                <w:top w:val="none" w:sz="0" w:space="0" w:color="auto"/>
                <w:left w:val="none" w:sz="0" w:space="0" w:color="auto"/>
                <w:bottom w:val="none" w:sz="0" w:space="0" w:color="auto"/>
                <w:right w:val="none" w:sz="0" w:space="0" w:color="auto"/>
              </w:divBdr>
            </w:div>
            <w:div w:id="384959171">
              <w:marLeft w:val="0"/>
              <w:marRight w:val="0"/>
              <w:marTop w:val="0"/>
              <w:marBottom w:val="0"/>
              <w:divBdr>
                <w:top w:val="none" w:sz="0" w:space="0" w:color="auto"/>
                <w:left w:val="none" w:sz="0" w:space="0" w:color="auto"/>
                <w:bottom w:val="none" w:sz="0" w:space="0" w:color="auto"/>
                <w:right w:val="none" w:sz="0" w:space="0" w:color="auto"/>
              </w:divBdr>
            </w:div>
            <w:div w:id="385836761">
              <w:marLeft w:val="0"/>
              <w:marRight w:val="0"/>
              <w:marTop w:val="0"/>
              <w:marBottom w:val="0"/>
              <w:divBdr>
                <w:top w:val="none" w:sz="0" w:space="0" w:color="auto"/>
                <w:left w:val="none" w:sz="0" w:space="0" w:color="auto"/>
                <w:bottom w:val="none" w:sz="0" w:space="0" w:color="auto"/>
                <w:right w:val="none" w:sz="0" w:space="0" w:color="auto"/>
              </w:divBdr>
            </w:div>
            <w:div w:id="389421927">
              <w:marLeft w:val="0"/>
              <w:marRight w:val="0"/>
              <w:marTop w:val="0"/>
              <w:marBottom w:val="0"/>
              <w:divBdr>
                <w:top w:val="none" w:sz="0" w:space="0" w:color="auto"/>
                <w:left w:val="none" w:sz="0" w:space="0" w:color="auto"/>
                <w:bottom w:val="none" w:sz="0" w:space="0" w:color="auto"/>
                <w:right w:val="none" w:sz="0" w:space="0" w:color="auto"/>
              </w:divBdr>
            </w:div>
            <w:div w:id="395201123">
              <w:marLeft w:val="0"/>
              <w:marRight w:val="0"/>
              <w:marTop w:val="0"/>
              <w:marBottom w:val="0"/>
              <w:divBdr>
                <w:top w:val="none" w:sz="0" w:space="0" w:color="auto"/>
                <w:left w:val="none" w:sz="0" w:space="0" w:color="auto"/>
                <w:bottom w:val="none" w:sz="0" w:space="0" w:color="auto"/>
                <w:right w:val="none" w:sz="0" w:space="0" w:color="auto"/>
              </w:divBdr>
            </w:div>
            <w:div w:id="411507790">
              <w:marLeft w:val="0"/>
              <w:marRight w:val="0"/>
              <w:marTop w:val="0"/>
              <w:marBottom w:val="0"/>
              <w:divBdr>
                <w:top w:val="none" w:sz="0" w:space="0" w:color="auto"/>
                <w:left w:val="none" w:sz="0" w:space="0" w:color="auto"/>
                <w:bottom w:val="none" w:sz="0" w:space="0" w:color="auto"/>
                <w:right w:val="none" w:sz="0" w:space="0" w:color="auto"/>
              </w:divBdr>
            </w:div>
            <w:div w:id="412899567">
              <w:marLeft w:val="0"/>
              <w:marRight w:val="0"/>
              <w:marTop w:val="0"/>
              <w:marBottom w:val="0"/>
              <w:divBdr>
                <w:top w:val="none" w:sz="0" w:space="0" w:color="auto"/>
                <w:left w:val="none" w:sz="0" w:space="0" w:color="auto"/>
                <w:bottom w:val="none" w:sz="0" w:space="0" w:color="auto"/>
                <w:right w:val="none" w:sz="0" w:space="0" w:color="auto"/>
              </w:divBdr>
            </w:div>
            <w:div w:id="414519391">
              <w:marLeft w:val="0"/>
              <w:marRight w:val="0"/>
              <w:marTop w:val="0"/>
              <w:marBottom w:val="0"/>
              <w:divBdr>
                <w:top w:val="none" w:sz="0" w:space="0" w:color="auto"/>
                <w:left w:val="none" w:sz="0" w:space="0" w:color="auto"/>
                <w:bottom w:val="none" w:sz="0" w:space="0" w:color="auto"/>
                <w:right w:val="none" w:sz="0" w:space="0" w:color="auto"/>
              </w:divBdr>
            </w:div>
            <w:div w:id="426656476">
              <w:marLeft w:val="0"/>
              <w:marRight w:val="0"/>
              <w:marTop w:val="0"/>
              <w:marBottom w:val="0"/>
              <w:divBdr>
                <w:top w:val="none" w:sz="0" w:space="0" w:color="auto"/>
                <w:left w:val="none" w:sz="0" w:space="0" w:color="auto"/>
                <w:bottom w:val="none" w:sz="0" w:space="0" w:color="auto"/>
                <w:right w:val="none" w:sz="0" w:space="0" w:color="auto"/>
              </w:divBdr>
            </w:div>
            <w:div w:id="430323239">
              <w:marLeft w:val="0"/>
              <w:marRight w:val="0"/>
              <w:marTop w:val="0"/>
              <w:marBottom w:val="0"/>
              <w:divBdr>
                <w:top w:val="none" w:sz="0" w:space="0" w:color="auto"/>
                <w:left w:val="none" w:sz="0" w:space="0" w:color="auto"/>
                <w:bottom w:val="none" w:sz="0" w:space="0" w:color="auto"/>
                <w:right w:val="none" w:sz="0" w:space="0" w:color="auto"/>
              </w:divBdr>
            </w:div>
            <w:div w:id="448667810">
              <w:marLeft w:val="0"/>
              <w:marRight w:val="0"/>
              <w:marTop w:val="0"/>
              <w:marBottom w:val="0"/>
              <w:divBdr>
                <w:top w:val="none" w:sz="0" w:space="0" w:color="auto"/>
                <w:left w:val="none" w:sz="0" w:space="0" w:color="auto"/>
                <w:bottom w:val="none" w:sz="0" w:space="0" w:color="auto"/>
                <w:right w:val="none" w:sz="0" w:space="0" w:color="auto"/>
              </w:divBdr>
            </w:div>
            <w:div w:id="455300249">
              <w:marLeft w:val="0"/>
              <w:marRight w:val="0"/>
              <w:marTop w:val="0"/>
              <w:marBottom w:val="0"/>
              <w:divBdr>
                <w:top w:val="none" w:sz="0" w:space="0" w:color="auto"/>
                <w:left w:val="none" w:sz="0" w:space="0" w:color="auto"/>
                <w:bottom w:val="none" w:sz="0" w:space="0" w:color="auto"/>
                <w:right w:val="none" w:sz="0" w:space="0" w:color="auto"/>
              </w:divBdr>
            </w:div>
            <w:div w:id="459761708">
              <w:marLeft w:val="0"/>
              <w:marRight w:val="0"/>
              <w:marTop w:val="0"/>
              <w:marBottom w:val="0"/>
              <w:divBdr>
                <w:top w:val="none" w:sz="0" w:space="0" w:color="auto"/>
                <w:left w:val="none" w:sz="0" w:space="0" w:color="auto"/>
                <w:bottom w:val="none" w:sz="0" w:space="0" w:color="auto"/>
                <w:right w:val="none" w:sz="0" w:space="0" w:color="auto"/>
              </w:divBdr>
            </w:div>
            <w:div w:id="464198521">
              <w:marLeft w:val="0"/>
              <w:marRight w:val="0"/>
              <w:marTop w:val="0"/>
              <w:marBottom w:val="0"/>
              <w:divBdr>
                <w:top w:val="none" w:sz="0" w:space="0" w:color="auto"/>
                <w:left w:val="none" w:sz="0" w:space="0" w:color="auto"/>
                <w:bottom w:val="none" w:sz="0" w:space="0" w:color="auto"/>
                <w:right w:val="none" w:sz="0" w:space="0" w:color="auto"/>
              </w:divBdr>
            </w:div>
            <w:div w:id="466168696">
              <w:marLeft w:val="0"/>
              <w:marRight w:val="0"/>
              <w:marTop w:val="0"/>
              <w:marBottom w:val="0"/>
              <w:divBdr>
                <w:top w:val="none" w:sz="0" w:space="0" w:color="auto"/>
                <w:left w:val="none" w:sz="0" w:space="0" w:color="auto"/>
                <w:bottom w:val="none" w:sz="0" w:space="0" w:color="auto"/>
                <w:right w:val="none" w:sz="0" w:space="0" w:color="auto"/>
              </w:divBdr>
            </w:div>
            <w:div w:id="476384230">
              <w:marLeft w:val="0"/>
              <w:marRight w:val="0"/>
              <w:marTop w:val="0"/>
              <w:marBottom w:val="0"/>
              <w:divBdr>
                <w:top w:val="none" w:sz="0" w:space="0" w:color="auto"/>
                <w:left w:val="none" w:sz="0" w:space="0" w:color="auto"/>
                <w:bottom w:val="none" w:sz="0" w:space="0" w:color="auto"/>
                <w:right w:val="none" w:sz="0" w:space="0" w:color="auto"/>
              </w:divBdr>
            </w:div>
            <w:div w:id="476848135">
              <w:marLeft w:val="0"/>
              <w:marRight w:val="0"/>
              <w:marTop w:val="0"/>
              <w:marBottom w:val="0"/>
              <w:divBdr>
                <w:top w:val="none" w:sz="0" w:space="0" w:color="auto"/>
                <w:left w:val="none" w:sz="0" w:space="0" w:color="auto"/>
                <w:bottom w:val="none" w:sz="0" w:space="0" w:color="auto"/>
                <w:right w:val="none" w:sz="0" w:space="0" w:color="auto"/>
              </w:divBdr>
            </w:div>
            <w:div w:id="486164187">
              <w:marLeft w:val="0"/>
              <w:marRight w:val="0"/>
              <w:marTop w:val="0"/>
              <w:marBottom w:val="0"/>
              <w:divBdr>
                <w:top w:val="none" w:sz="0" w:space="0" w:color="auto"/>
                <w:left w:val="none" w:sz="0" w:space="0" w:color="auto"/>
                <w:bottom w:val="none" w:sz="0" w:space="0" w:color="auto"/>
                <w:right w:val="none" w:sz="0" w:space="0" w:color="auto"/>
              </w:divBdr>
            </w:div>
            <w:div w:id="489490919">
              <w:marLeft w:val="0"/>
              <w:marRight w:val="0"/>
              <w:marTop w:val="0"/>
              <w:marBottom w:val="0"/>
              <w:divBdr>
                <w:top w:val="none" w:sz="0" w:space="0" w:color="auto"/>
                <w:left w:val="none" w:sz="0" w:space="0" w:color="auto"/>
                <w:bottom w:val="none" w:sz="0" w:space="0" w:color="auto"/>
                <w:right w:val="none" w:sz="0" w:space="0" w:color="auto"/>
              </w:divBdr>
            </w:div>
            <w:div w:id="492600234">
              <w:marLeft w:val="0"/>
              <w:marRight w:val="0"/>
              <w:marTop w:val="0"/>
              <w:marBottom w:val="0"/>
              <w:divBdr>
                <w:top w:val="none" w:sz="0" w:space="0" w:color="auto"/>
                <w:left w:val="none" w:sz="0" w:space="0" w:color="auto"/>
                <w:bottom w:val="none" w:sz="0" w:space="0" w:color="auto"/>
                <w:right w:val="none" w:sz="0" w:space="0" w:color="auto"/>
              </w:divBdr>
            </w:div>
            <w:div w:id="494763375">
              <w:marLeft w:val="0"/>
              <w:marRight w:val="0"/>
              <w:marTop w:val="0"/>
              <w:marBottom w:val="0"/>
              <w:divBdr>
                <w:top w:val="none" w:sz="0" w:space="0" w:color="auto"/>
                <w:left w:val="none" w:sz="0" w:space="0" w:color="auto"/>
                <w:bottom w:val="none" w:sz="0" w:space="0" w:color="auto"/>
                <w:right w:val="none" w:sz="0" w:space="0" w:color="auto"/>
              </w:divBdr>
            </w:div>
            <w:div w:id="499321024">
              <w:marLeft w:val="0"/>
              <w:marRight w:val="0"/>
              <w:marTop w:val="0"/>
              <w:marBottom w:val="0"/>
              <w:divBdr>
                <w:top w:val="none" w:sz="0" w:space="0" w:color="auto"/>
                <w:left w:val="none" w:sz="0" w:space="0" w:color="auto"/>
                <w:bottom w:val="none" w:sz="0" w:space="0" w:color="auto"/>
                <w:right w:val="none" w:sz="0" w:space="0" w:color="auto"/>
              </w:divBdr>
            </w:div>
            <w:div w:id="500780222">
              <w:marLeft w:val="0"/>
              <w:marRight w:val="0"/>
              <w:marTop w:val="0"/>
              <w:marBottom w:val="0"/>
              <w:divBdr>
                <w:top w:val="none" w:sz="0" w:space="0" w:color="auto"/>
                <w:left w:val="none" w:sz="0" w:space="0" w:color="auto"/>
                <w:bottom w:val="none" w:sz="0" w:space="0" w:color="auto"/>
                <w:right w:val="none" w:sz="0" w:space="0" w:color="auto"/>
              </w:divBdr>
            </w:div>
            <w:div w:id="501823433">
              <w:marLeft w:val="0"/>
              <w:marRight w:val="0"/>
              <w:marTop w:val="0"/>
              <w:marBottom w:val="0"/>
              <w:divBdr>
                <w:top w:val="none" w:sz="0" w:space="0" w:color="auto"/>
                <w:left w:val="none" w:sz="0" w:space="0" w:color="auto"/>
                <w:bottom w:val="none" w:sz="0" w:space="0" w:color="auto"/>
                <w:right w:val="none" w:sz="0" w:space="0" w:color="auto"/>
              </w:divBdr>
            </w:div>
            <w:div w:id="505751023">
              <w:marLeft w:val="0"/>
              <w:marRight w:val="0"/>
              <w:marTop w:val="0"/>
              <w:marBottom w:val="0"/>
              <w:divBdr>
                <w:top w:val="none" w:sz="0" w:space="0" w:color="auto"/>
                <w:left w:val="none" w:sz="0" w:space="0" w:color="auto"/>
                <w:bottom w:val="none" w:sz="0" w:space="0" w:color="auto"/>
                <w:right w:val="none" w:sz="0" w:space="0" w:color="auto"/>
              </w:divBdr>
            </w:div>
            <w:div w:id="511578665">
              <w:marLeft w:val="0"/>
              <w:marRight w:val="0"/>
              <w:marTop w:val="0"/>
              <w:marBottom w:val="0"/>
              <w:divBdr>
                <w:top w:val="none" w:sz="0" w:space="0" w:color="auto"/>
                <w:left w:val="none" w:sz="0" w:space="0" w:color="auto"/>
                <w:bottom w:val="none" w:sz="0" w:space="0" w:color="auto"/>
                <w:right w:val="none" w:sz="0" w:space="0" w:color="auto"/>
              </w:divBdr>
            </w:div>
            <w:div w:id="519902085">
              <w:marLeft w:val="0"/>
              <w:marRight w:val="0"/>
              <w:marTop w:val="0"/>
              <w:marBottom w:val="0"/>
              <w:divBdr>
                <w:top w:val="none" w:sz="0" w:space="0" w:color="auto"/>
                <w:left w:val="none" w:sz="0" w:space="0" w:color="auto"/>
                <w:bottom w:val="none" w:sz="0" w:space="0" w:color="auto"/>
                <w:right w:val="none" w:sz="0" w:space="0" w:color="auto"/>
              </w:divBdr>
            </w:div>
            <w:div w:id="522742078">
              <w:marLeft w:val="0"/>
              <w:marRight w:val="0"/>
              <w:marTop w:val="0"/>
              <w:marBottom w:val="0"/>
              <w:divBdr>
                <w:top w:val="none" w:sz="0" w:space="0" w:color="auto"/>
                <w:left w:val="none" w:sz="0" w:space="0" w:color="auto"/>
                <w:bottom w:val="none" w:sz="0" w:space="0" w:color="auto"/>
                <w:right w:val="none" w:sz="0" w:space="0" w:color="auto"/>
              </w:divBdr>
            </w:div>
            <w:div w:id="529226507">
              <w:marLeft w:val="0"/>
              <w:marRight w:val="0"/>
              <w:marTop w:val="0"/>
              <w:marBottom w:val="0"/>
              <w:divBdr>
                <w:top w:val="none" w:sz="0" w:space="0" w:color="auto"/>
                <w:left w:val="none" w:sz="0" w:space="0" w:color="auto"/>
                <w:bottom w:val="none" w:sz="0" w:space="0" w:color="auto"/>
                <w:right w:val="none" w:sz="0" w:space="0" w:color="auto"/>
              </w:divBdr>
            </w:div>
            <w:div w:id="530076045">
              <w:marLeft w:val="0"/>
              <w:marRight w:val="0"/>
              <w:marTop w:val="0"/>
              <w:marBottom w:val="0"/>
              <w:divBdr>
                <w:top w:val="none" w:sz="0" w:space="0" w:color="auto"/>
                <w:left w:val="none" w:sz="0" w:space="0" w:color="auto"/>
                <w:bottom w:val="none" w:sz="0" w:space="0" w:color="auto"/>
                <w:right w:val="none" w:sz="0" w:space="0" w:color="auto"/>
              </w:divBdr>
            </w:div>
            <w:div w:id="537275766">
              <w:marLeft w:val="0"/>
              <w:marRight w:val="0"/>
              <w:marTop w:val="0"/>
              <w:marBottom w:val="0"/>
              <w:divBdr>
                <w:top w:val="none" w:sz="0" w:space="0" w:color="auto"/>
                <w:left w:val="none" w:sz="0" w:space="0" w:color="auto"/>
                <w:bottom w:val="none" w:sz="0" w:space="0" w:color="auto"/>
                <w:right w:val="none" w:sz="0" w:space="0" w:color="auto"/>
              </w:divBdr>
            </w:div>
            <w:div w:id="553615279">
              <w:marLeft w:val="0"/>
              <w:marRight w:val="0"/>
              <w:marTop w:val="0"/>
              <w:marBottom w:val="0"/>
              <w:divBdr>
                <w:top w:val="none" w:sz="0" w:space="0" w:color="auto"/>
                <w:left w:val="none" w:sz="0" w:space="0" w:color="auto"/>
                <w:bottom w:val="none" w:sz="0" w:space="0" w:color="auto"/>
                <w:right w:val="none" w:sz="0" w:space="0" w:color="auto"/>
              </w:divBdr>
            </w:div>
            <w:div w:id="555241765">
              <w:marLeft w:val="0"/>
              <w:marRight w:val="0"/>
              <w:marTop w:val="0"/>
              <w:marBottom w:val="0"/>
              <w:divBdr>
                <w:top w:val="none" w:sz="0" w:space="0" w:color="auto"/>
                <w:left w:val="none" w:sz="0" w:space="0" w:color="auto"/>
                <w:bottom w:val="none" w:sz="0" w:space="0" w:color="auto"/>
                <w:right w:val="none" w:sz="0" w:space="0" w:color="auto"/>
              </w:divBdr>
            </w:div>
            <w:div w:id="556093550">
              <w:marLeft w:val="0"/>
              <w:marRight w:val="0"/>
              <w:marTop w:val="0"/>
              <w:marBottom w:val="0"/>
              <w:divBdr>
                <w:top w:val="none" w:sz="0" w:space="0" w:color="auto"/>
                <w:left w:val="none" w:sz="0" w:space="0" w:color="auto"/>
                <w:bottom w:val="none" w:sz="0" w:space="0" w:color="auto"/>
                <w:right w:val="none" w:sz="0" w:space="0" w:color="auto"/>
              </w:divBdr>
            </w:div>
            <w:div w:id="561335063">
              <w:marLeft w:val="0"/>
              <w:marRight w:val="0"/>
              <w:marTop w:val="0"/>
              <w:marBottom w:val="0"/>
              <w:divBdr>
                <w:top w:val="none" w:sz="0" w:space="0" w:color="auto"/>
                <w:left w:val="none" w:sz="0" w:space="0" w:color="auto"/>
                <w:bottom w:val="none" w:sz="0" w:space="0" w:color="auto"/>
                <w:right w:val="none" w:sz="0" w:space="0" w:color="auto"/>
              </w:divBdr>
            </w:div>
            <w:div w:id="589390073">
              <w:marLeft w:val="0"/>
              <w:marRight w:val="0"/>
              <w:marTop w:val="0"/>
              <w:marBottom w:val="0"/>
              <w:divBdr>
                <w:top w:val="none" w:sz="0" w:space="0" w:color="auto"/>
                <w:left w:val="none" w:sz="0" w:space="0" w:color="auto"/>
                <w:bottom w:val="none" w:sz="0" w:space="0" w:color="auto"/>
                <w:right w:val="none" w:sz="0" w:space="0" w:color="auto"/>
              </w:divBdr>
            </w:div>
            <w:div w:id="590311108">
              <w:marLeft w:val="0"/>
              <w:marRight w:val="0"/>
              <w:marTop w:val="0"/>
              <w:marBottom w:val="0"/>
              <w:divBdr>
                <w:top w:val="none" w:sz="0" w:space="0" w:color="auto"/>
                <w:left w:val="none" w:sz="0" w:space="0" w:color="auto"/>
                <w:bottom w:val="none" w:sz="0" w:space="0" w:color="auto"/>
                <w:right w:val="none" w:sz="0" w:space="0" w:color="auto"/>
              </w:divBdr>
            </w:div>
            <w:div w:id="592595096">
              <w:marLeft w:val="0"/>
              <w:marRight w:val="0"/>
              <w:marTop w:val="0"/>
              <w:marBottom w:val="0"/>
              <w:divBdr>
                <w:top w:val="none" w:sz="0" w:space="0" w:color="auto"/>
                <w:left w:val="none" w:sz="0" w:space="0" w:color="auto"/>
                <w:bottom w:val="none" w:sz="0" w:space="0" w:color="auto"/>
                <w:right w:val="none" w:sz="0" w:space="0" w:color="auto"/>
              </w:divBdr>
            </w:div>
            <w:div w:id="601885659">
              <w:marLeft w:val="0"/>
              <w:marRight w:val="0"/>
              <w:marTop w:val="0"/>
              <w:marBottom w:val="0"/>
              <w:divBdr>
                <w:top w:val="none" w:sz="0" w:space="0" w:color="auto"/>
                <w:left w:val="none" w:sz="0" w:space="0" w:color="auto"/>
                <w:bottom w:val="none" w:sz="0" w:space="0" w:color="auto"/>
                <w:right w:val="none" w:sz="0" w:space="0" w:color="auto"/>
              </w:divBdr>
            </w:div>
            <w:div w:id="602223275">
              <w:marLeft w:val="0"/>
              <w:marRight w:val="0"/>
              <w:marTop w:val="0"/>
              <w:marBottom w:val="0"/>
              <w:divBdr>
                <w:top w:val="none" w:sz="0" w:space="0" w:color="auto"/>
                <w:left w:val="none" w:sz="0" w:space="0" w:color="auto"/>
                <w:bottom w:val="none" w:sz="0" w:space="0" w:color="auto"/>
                <w:right w:val="none" w:sz="0" w:space="0" w:color="auto"/>
              </w:divBdr>
            </w:div>
            <w:div w:id="609778869">
              <w:marLeft w:val="0"/>
              <w:marRight w:val="0"/>
              <w:marTop w:val="0"/>
              <w:marBottom w:val="0"/>
              <w:divBdr>
                <w:top w:val="none" w:sz="0" w:space="0" w:color="auto"/>
                <w:left w:val="none" w:sz="0" w:space="0" w:color="auto"/>
                <w:bottom w:val="none" w:sz="0" w:space="0" w:color="auto"/>
                <w:right w:val="none" w:sz="0" w:space="0" w:color="auto"/>
              </w:divBdr>
            </w:div>
            <w:div w:id="621695981">
              <w:marLeft w:val="0"/>
              <w:marRight w:val="0"/>
              <w:marTop w:val="0"/>
              <w:marBottom w:val="0"/>
              <w:divBdr>
                <w:top w:val="none" w:sz="0" w:space="0" w:color="auto"/>
                <w:left w:val="none" w:sz="0" w:space="0" w:color="auto"/>
                <w:bottom w:val="none" w:sz="0" w:space="0" w:color="auto"/>
                <w:right w:val="none" w:sz="0" w:space="0" w:color="auto"/>
              </w:divBdr>
            </w:div>
            <w:div w:id="622154378">
              <w:marLeft w:val="0"/>
              <w:marRight w:val="0"/>
              <w:marTop w:val="0"/>
              <w:marBottom w:val="0"/>
              <w:divBdr>
                <w:top w:val="none" w:sz="0" w:space="0" w:color="auto"/>
                <w:left w:val="none" w:sz="0" w:space="0" w:color="auto"/>
                <w:bottom w:val="none" w:sz="0" w:space="0" w:color="auto"/>
                <w:right w:val="none" w:sz="0" w:space="0" w:color="auto"/>
              </w:divBdr>
            </w:div>
            <w:div w:id="625551658">
              <w:marLeft w:val="0"/>
              <w:marRight w:val="0"/>
              <w:marTop w:val="0"/>
              <w:marBottom w:val="0"/>
              <w:divBdr>
                <w:top w:val="none" w:sz="0" w:space="0" w:color="auto"/>
                <w:left w:val="none" w:sz="0" w:space="0" w:color="auto"/>
                <w:bottom w:val="none" w:sz="0" w:space="0" w:color="auto"/>
                <w:right w:val="none" w:sz="0" w:space="0" w:color="auto"/>
              </w:divBdr>
            </w:div>
            <w:div w:id="628051763">
              <w:marLeft w:val="0"/>
              <w:marRight w:val="0"/>
              <w:marTop w:val="0"/>
              <w:marBottom w:val="0"/>
              <w:divBdr>
                <w:top w:val="none" w:sz="0" w:space="0" w:color="auto"/>
                <w:left w:val="none" w:sz="0" w:space="0" w:color="auto"/>
                <w:bottom w:val="none" w:sz="0" w:space="0" w:color="auto"/>
                <w:right w:val="none" w:sz="0" w:space="0" w:color="auto"/>
              </w:divBdr>
            </w:div>
            <w:div w:id="641232674">
              <w:marLeft w:val="0"/>
              <w:marRight w:val="0"/>
              <w:marTop w:val="0"/>
              <w:marBottom w:val="0"/>
              <w:divBdr>
                <w:top w:val="none" w:sz="0" w:space="0" w:color="auto"/>
                <w:left w:val="none" w:sz="0" w:space="0" w:color="auto"/>
                <w:bottom w:val="none" w:sz="0" w:space="0" w:color="auto"/>
                <w:right w:val="none" w:sz="0" w:space="0" w:color="auto"/>
              </w:divBdr>
            </w:div>
            <w:div w:id="642198512">
              <w:marLeft w:val="0"/>
              <w:marRight w:val="0"/>
              <w:marTop w:val="0"/>
              <w:marBottom w:val="0"/>
              <w:divBdr>
                <w:top w:val="none" w:sz="0" w:space="0" w:color="auto"/>
                <w:left w:val="none" w:sz="0" w:space="0" w:color="auto"/>
                <w:bottom w:val="none" w:sz="0" w:space="0" w:color="auto"/>
                <w:right w:val="none" w:sz="0" w:space="0" w:color="auto"/>
              </w:divBdr>
            </w:div>
            <w:div w:id="643316795">
              <w:marLeft w:val="0"/>
              <w:marRight w:val="0"/>
              <w:marTop w:val="0"/>
              <w:marBottom w:val="0"/>
              <w:divBdr>
                <w:top w:val="none" w:sz="0" w:space="0" w:color="auto"/>
                <w:left w:val="none" w:sz="0" w:space="0" w:color="auto"/>
                <w:bottom w:val="none" w:sz="0" w:space="0" w:color="auto"/>
                <w:right w:val="none" w:sz="0" w:space="0" w:color="auto"/>
              </w:divBdr>
            </w:div>
            <w:div w:id="645933814">
              <w:marLeft w:val="0"/>
              <w:marRight w:val="0"/>
              <w:marTop w:val="0"/>
              <w:marBottom w:val="0"/>
              <w:divBdr>
                <w:top w:val="none" w:sz="0" w:space="0" w:color="auto"/>
                <w:left w:val="none" w:sz="0" w:space="0" w:color="auto"/>
                <w:bottom w:val="none" w:sz="0" w:space="0" w:color="auto"/>
                <w:right w:val="none" w:sz="0" w:space="0" w:color="auto"/>
              </w:divBdr>
            </w:div>
            <w:div w:id="646935769">
              <w:marLeft w:val="0"/>
              <w:marRight w:val="0"/>
              <w:marTop w:val="0"/>
              <w:marBottom w:val="0"/>
              <w:divBdr>
                <w:top w:val="none" w:sz="0" w:space="0" w:color="auto"/>
                <w:left w:val="none" w:sz="0" w:space="0" w:color="auto"/>
                <w:bottom w:val="none" w:sz="0" w:space="0" w:color="auto"/>
                <w:right w:val="none" w:sz="0" w:space="0" w:color="auto"/>
              </w:divBdr>
            </w:div>
            <w:div w:id="653729412">
              <w:marLeft w:val="0"/>
              <w:marRight w:val="0"/>
              <w:marTop w:val="0"/>
              <w:marBottom w:val="0"/>
              <w:divBdr>
                <w:top w:val="none" w:sz="0" w:space="0" w:color="auto"/>
                <w:left w:val="none" w:sz="0" w:space="0" w:color="auto"/>
                <w:bottom w:val="none" w:sz="0" w:space="0" w:color="auto"/>
                <w:right w:val="none" w:sz="0" w:space="0" w:color="auto"/>
              </w:divBdr>
            </w:div>
            <w:div w:id="655304420">
              <w:marLeft w:val="0"/>
              <w:marRight w:val="0"/>
              <w:marTop w:val="0"/>
              <w:marBottom w:val="0"/>
              <w:divBdr>
                <w:top w:val="none" w:sz="0" w:space="0" w:color="auto"/>
                <w:left w:val="none" w:sz="0" w:space="0" w:color="auto"/>
                <w:bottom w:val="none" w:sz="0" w:space="0" w:color="auto"/>
                <w:right w:val="none" w:sz="0" w:space="0" w:color="auto"/>
              </w:divBdr>
            </w:div>
            <w:div w:id="663626403">
              <w:marLeft w:val="0"/>
              <w:marRight w:val="0"/>
              <w:marTop w:val="0"/>
              <w:marBottom w:val="0"/>
              <w:divBdr>
                <w:top w:val="none" w:sz="0" w:space="0" w:color="auto"/>
                <w:left w:val="none" w:sz="0" w:space="0" w:color="auto"/>
                <w:bottom w:val="none" w:sz="0" w:space="0" w:color="auto"/>
                <w:right w:val="none" w:sz="0" w:space="0" w:color="auto"/>
              </w:divBdr>
            </w:div>
            <w:div w:id="668675592">
              <w:marLeft w:val="0"/>
              <w:marRight w:val="0"/>
              <w:marTop w:val="0"/>
              <w:marBottom w:val="0"/>
              <w:divBdr>
                <w:top w:val="none" w:sz="0" w:space="0" w:color="auto"/>
                <w:left w:val="none" w:sz="0" w:space="0" w:color="auto"/>
                <w:bottom w:val="none" w:sz="0" w:space="0" w:color="auto"/>
                <w:right w:val="none" w:sz="0" w:space="0" w:color="auto"/>
              </w:divBdr>
            </w:div>
            <w:div w:id="673266190">
              <w:marLeft w:val="0"/>
              <w:marRight w:val="0"/>
              <w:marTop w:val="0"/>
              <w:marBottom w:val="0"/>
              <w:divBdr>
                <w:top w:val="none" w:sz="0" w:space="0" w:color="auto"/>
                <w:left w:val="none" w:sz="0" w:space="0" w:color="auto"/>
                <w:bottom w:val="none" w:sz="0" w:space="0" w:color="auto"/>
                <w:right w:val="none" w:sz="0" w:space="0" w:color="auto"/>
              </w:divBdr>
            </w:div>
            <w:div w:id="676493781">
              <w:marLeft w:val="0"/>
              <w:marRight w:val="0"/>
              <w:marTop w:val="0"/>
              <w:marBottom w:val="0"/>
              <w:divBdr>
                <w:top w:val="none" w:sz="0" w:space="0" w:color="auto"/>
                <w:left w:val="none" w:sz="0" w:space="0" w:color="auto"/>
                <w:bottom w:val="none" w:sz="0" w:space="0" w:color="auto"/>
                <w:right w:val="none" w:sz="0" w:space="0" w:color="auto"/>
              </w:divBdr>
            </w:div>
            <w:div w:id="678388165">
              <w:marLeft w:val="0"/>
              <w:marRight w:val="0"/>
              <w:marTop w:val="0"/>
              <w:marBottom w:val="0"/>
              <w:divBdr>
                <w:top w:val="none" w:sz="0" w:space="0" w:color="auto"/>
                <w:left w:val="none" w:sz="0" w:space="0" w:color="auto"/>
                <w:bottom w:val="none" w:sz="0" w:space="0" w:color="auto"/>
                <w:right w:val="none" w:sz="0" w:space="0" w:color="auto"/>
              </w:divBdr>
            </w:div>
            <w:div w:id="700671074">
              <w:marLeft w:val="0"/>
              <w:marRight w:val="0"/>
              <w:marTop w:val="0"/>
              <w:marBottom w:val="0"/>
              <w:divBdr>
                <w:top w:val="none" w:sz="0" w:space="0" w:color="auto"/>
                <w:left w:val="none" w:sz="0" w:space="0" w:color="auto"/>
                <w:bottom w:val="none" w:sz="0" w:space="0" w:color="auto"/>
                <w:right w:val="none" w:sz="0" w:space="0" w:color="auto"/>
              </w:divBdr>
            </w:div>
            <w:div w:id="713425878">
              <w:marLeft w:val="0"/>
              <w:marRight w:val="0"/>
              <w:marTop w:val="0"/>
              <w:marBottom w:val="0"/>
              <w:divBdr>
                <w:top w:val="none" w:sz="0" w:space="0" w:color="auto"/>
                <w:left w:val="none" w:sz="0" w:space="0" w:color="auto"/>
                <w:bottom w:val="none" w:sz="0" w:space="0" w:color="auto"/>
                <w:right w:val="none" w:sz="0" w:space="0" w:color="auto"/>
              </w:divBdr>
            </w:div>
            <w:div w:id="714281220">
              <w:marLeft w:val="0"/>
              <w:marRight w:val="0"/>
              <w:marTop w:val="0"/>
              <w:marBottom w:val="0"/>
              <w:divBdr>
                <w:top w:val="none" w:sz="0" w:space="0" w:color="auto"/>
                <w:left w:val="none" w:sz="0" w:space="0" w:color="auto"/>
                <w:bottom w:val="none" w:sz="0" w:space="0" w:color="auto"/>
                <w:right w:val="none" w:sz="0" w:space="0" w:color="auto"/>
              </w:divBdr>
            </w:div>
            <w:div w:id="718095082">
              <w:marLeft w:val="0"/>
              <w:marRight w:val="0"/>
              <w:marTop w:val="0"/>
              <w:marBottom w:val="0"/>
              <w:divBdr>
                <w:top w:val="none" w:sz="0" w:space="0" w:color="auto"/>
                <w:left w:val="none" w:sz="0" w:space="0" w:color="auto"/>
                <w:bottom w:val="none" w:sz="0" w:space="0" w:color="auto"/>
                <w:right w:val="none" w:sz="0" w:space="0" w:color="auto"/>
              </w:divBdr>
            </w:div>
            <w:div w:id="730690628">
              <w:marLeft w:val="0"/>
              <w:marRight w:val="0"/>
              <w:marTop w:val="0"/>
              <w:marBottom w:val="0"/>
              <w:divBdr>
                <w:top w:val="none" w:sz="0" w:space="0" w:color="auto"/>
                <w:left w:val="none" w:sz="0" w:space="0" w:color="auto"/>
                <w:bottom w:val="none" w:sz="0" w:space="0" w:color="auto"/>
                <w:right w:val="none" w:sz="0" w:space="0" w:color="auto"/>
              </w:divBdr>
              <w:divsChild>
                <w:div w:id="12999388">
                  <w:marLeft w:val="0"/>
                  <w:marRight w:val="0"/>
                  <w:marTop w:val="0"/>
                  <w:marBottom w:val="0"/>
                  <w:divBdr>
                    <w:top w:val="none" w:sz="0" w:space="0" w:color="auto"/>
                    <w:left w:val="none" w:sz="0" w:space="0" w:color="auto"/>
                    <w:bottom w:val="none" w:sz="0" w:space="0" w:color="auto"/>
                    <w:right w:val="none" w:sz="0" w:space="0" w:color="auto"/>
                  </w:divBdr>
                </w:div>
                <w:div w:id="18314802">
                  <w:marLeft w:val="0"/>
                  <w:marRight w:val="0"/>
                  <w:marTop w:val="0"/>
                  <w:marBottom w:val="0"/>
                  <w:divBdr>
                    <w:top w:val="none" w:sz="0" w:space="0" w:color="auto"/>
                    <w:left w:val="none" w:sz="0" w:space="0" w:color="auto"/>
                    <w:bottom w:val="none" w:sz="0" w:space="0" w:color="auto"/>
                    <w:right w:val="none" w:sz="0" w:space="0" w:color="auto"/>
                  </w:divBdr>
                </w:div>
                <w:div w:id="20521262">
                  <w:marLeft w:val="0"/>
                  <w:marRight w:val="0"/>
                  <w:marTop w:val="0"/>
                  <w:marBottom w:val="0"/>
                  <w:divBdr>
                    <w:top w:val="none" w:sz="0" w:space="0" w:color="auto"/>
                    <w:left w:val="none" w:sz="0" w:space="0" w:color="auto"/>
                    <w:bottom w:val="none" w:sz="0" w:space="0" w:color="auto"/>
                    <w:right w:val="none" w:sz="0" w:space="0" w:color="auto"/>
                  </w:divBdr>
                </w:div>
                <w:div w:id="25183881">
                  <w:marLeft w:val="0"/>
                  <w:marRight w:val="0"/>
                  <w:marTop w:val="0"/>
                  <w:marBottom w:val="0"/>
                  <w:divBdr>
                    <w:top w:val="none" w:sz="0" w:space="0" w:color="auto"/>
                    <w:left w:val="none" w:sz="0" w:space="0" w:color="auto"/>
                    <w:bottom w:val="none" w:sz="0" w:space="0" w:color="auto"/>
                    <w:right w:val="none" w:sz="0" w:space="0" w:color="auto"/>
                  </w:divBdr>
                </w:div>
                <w:div w:id="28917518">
                  <w:marLeft w:val="0"/>
                  <w:marRight w:val="0"/>
                  <w:marTop w:val="0"/>
                  <w:marBottom w:val="0"/>
                  <w:divBdr>
                    <w:top w:val="none" w:sz="0" w:space="0" w:color="auto"/>
                    <w:left w:val="none" w:sz="0" w:space="0" w:color="auto"/>
                    <w:bottom w:val="none" w:sz="0" w:space="0" w:color="auto"/>
                    <w:right w:val="none" w:sz="0" w:space="0" w:color="auto"/>
                  </w:divBdr>
                </w:div>
                <w:div w:id="30886897">
                  <w:marLeft w:val="0"/>
                  <w:marRight w:val="0"/>
                  <w:marTop w:val="0"/>
                  <w:marBottom w:val="0"/>
                  <w:divBdr>
                    <w:top w:val="none" w:sz="0" w:space="0" w:color="auto"/>
                    <w:left w:val="none" w:sz="0" w:space="0" w:color="auto"/>
                    <w:bottom w:val="none" w:sz="0" w:space="0" w:color="auto"/>
                    <w:right w:val="none" w:sz="0" w:space="0" w:color="auto"/>
                  </w:divBdr>
                </w:div>
                <w:div w:id="33046973">
                  <w:marLeft w:val="0"/>
                  <w:marRight w:val="0"/>
                  <w:marTop w:val="0"/>
                  <w:marBottom w:val="0"/>
                  <w:divBdr>
                    <w:top w:val="none" w:sz="0" w:space="0" w:color="auto"/>
                    <w:left w:val="none" w:sz="0" w:space="0" w:color="auto"/>
                    <w:bottom w:val="none" w:sz="0" w:space="0" w:color="auto"/>
                    <w:right w:val="none" w:sz="0" w:space="0" w:color="auto"/>
                  </w:divBdr>
                </w:div>
                <w:div w:id="41831613">
                  <w:marLeft w:val="0"/>
                  <w:marRight w:val="0"/>
                  <w:marTop w:val="0"/>
                  <w:marBottom w:val="0"/>
                  <w:divBdr>
                    <w:top w:val="none" w:sz="0" w:space="0" w:color="auto"/>
                    <w:left w:val="none" w:sz="0" w:space="0" w:color="auto"/>
                    <w:bottom w:val="none" w:sz="0" w:space="0" w:color="auto"/>
                    <w:right w:val="none" w:sz="0" w:space="0" w:color="auto"/>
                  </w:divBdr>
                </w:div>
                <w:div w:id="53283899">
                  <w:marLeft w:val="0"/>
                  <w:marRight w:val="0"/>
                  <w:marTop w:val="0"/>
                  <w:marBottom w:val="0"/>
                  <w:divBdr>
                    <w:top w:val="none" w:sz="0" w:space="0" w:color="auto"/>
                    <w:left w:val="none" w:sz="0" w:space="0" w:color="auto"/>
                    <w:bottom w:val="none" w:sz="0" w:space="0" w:color="auto"/>
                    <w:right w:val="none" w:sz="0" w:space="0" w:color="auto"/>
                  </w:divBdr>
                </w:div>
                <w:div w:id="55785806">
                  <w:marLeft w:val="0"/>
                  <w:marRight w:val="0"/>
                  <w:marTop w:val="0"/>
                  <w:marBottom w:val="0"/>
                  <w:divBdr>
                    <w:top w:val="none" w:sz="0" w:space="0" w:color="auto"/>
                    <w:left w:val="none" w:sz="0" w:space="0" w:color="auto"/>
                    <w:bottom w:val="none" w:sz="0" w:space="0" w:color="auto"/>
                    <w:right w:val="none" w:sz="0" w:space="0" w:color="auto"/>
                  </w:divBdr>
                </w:div>
                <w:div w:id="66610414">
                  <w:marLeft w:val="0"/>
                  <w:marRight w:val="0"/>
                  <w:marTop w:val="0"/>
                  <w:marBottom w:val="0"/>
                  <w:divBdr>
                    <w:top w:val="none" w:sz="0" w:space="0" w:color="auto"/>
                    <w:left w:val="none" w:sz="0" w:space="0" w:color="auto"/>
                    <w:bottom w:val="none" w:sz="0" w:space="0" w:color="auto"/>
                    <w:right w:val="none" w:sz="0" w:space="0" w:color="auto"/>
                  </w:divBdr>
                </w:div>
                <w:div w:id="73206231">
                  <w:marLeft w:val="0"/>
                  <w:marRight w:val="0"/>
                  <w:marTop w:val="0"/>
                  <w:marBottom w:val="0"/>
                  <w:divBdr>
                    <w:top w:val="none" w:sz="0" w:space="0" w:color="auto"/>
                    <w:left w:val="none" w:sz="0" w:space="0" w:color="auto"/>
                    <w:bottom w:val="none" w:sz="0" w:space="0" w:color="auto"/>
                    <w:right w:val="none" w:sz="0" w:space="0" w:color="auto"/>
                  </w:divBdr>
                </w:div>
                <w:div w:id="78869932">
                  <w:marLeft w:val="0"/>
                  <w:marRight w:val="0"/>
                  <w:marTop w:val="0"/>
                  <w:marBottom w:val="0"/>
                  <w:divBdr>
                    <w:top w:val="none" w:sz="0" w:space="0" w:color="auto"/>
                    <w:left w:val="none" w:sz="0" w:space="0" w:color="auto"/>
                    <w:bottom w:val="none" w:sz="0" w:space="0" w:color="auto"/>
                    <w:right w:val="none" w:sz="0" w:space="0" w:color="auto"/>
                  </w:divBdr>
                </w:div>
                <w:div w:id="88628726">
                  <w:marLeft w:val="0"/>
                  <w:marRight w:val="0"/>
                  <w:marTop w:val="0"/>
                  <w:marBottom w:val="0"/>
                  <w:divBdr>
                    <w:top w:val="none" w:sz="0" w:space="0" w:color="auto"/>
                    <w:left w:val="none" w:sz="0" w:space="0" w:color="auto"/>
                    <w:bottom w:val="none" w:sz="0" w:space="0" w:color="auto"/>
                    <w:right w:val="none" w:sz="0" w:space="0" w:color="auto"/>
                  </w:divBdr>
                </w:div>
                <w:div w:id="93523142">
                  <w:marLeft w:val="0"/>
                  <w:marRight w:val="0"/>
                  <w:marTop w:val="0"/>
                  <w:marBottom w:val="0"/>
                  <w:divBdr>
                    <w:top w:val="none" w:sz="0" w:space="0" w:color="auto"/>
                    <w:left w:val="none" w:sz="0" w:space="0" w:color="auto"/>
                    <w:bottom w:val="none" w:sz="0" w:space="0" w:color="auto"/>
                    <w:right w:val="none" w:sz="0" w:space="0" w:color="auto"/>
                  </w:divBdr>
                </w:div>
                <w:div w:id="99759462">
                  <w:marLeft w:val="0"/>
                  <w:marRight w:val="0"/>
                  <w:marTop w:val="0"/>
                  <w:marBottom w:val="0"/>
                  <w:divBdr>
                    <w:top w:val="none" w:sz="0" w:space="0" w:color="auto"/>
                    <w:left w:val="none" w:sz="0" w:space="0" w:color="auto"/>
                    <w:bottom w:val="none" w:sz="0" w:space="0" w:color="auto"/>
                    <w:right w:val="none" w:sz="0" w:space="0" w:color="auto"/>
                  </w:divBdr>
                </w:div>
                <w:div w:id="104623468">
                  <w:marLeft w:val="0"/>
                  <w:marRight w:val="0"/>
                  <w:marTop w:val="0"/>
                  <w:marBottom w:val="0"/>
                  <w:divBdr>
                    <w:top w:val="none" w:sz="0" w:space="0" w:color="auto"/>
                    <w:left w:val="none" w:sz="0" w:space="0" w:color="auto"/>
                    <w:bottom w:val="none" w:sz="0" w:space="0" w:color="auto"/>
                    <w:right w:val="none" w:sz="0" w:space="0" w:color="auto"/>
                  </w:divBdr>
                </w:div>
                <w:div w:id="110711143">
                  <w:marLeft w:val="0"/>
                  <w:marRight w:val="0"/>
                  <w:marTop w:val="0"/>
                  <w:marBottom w:val="0"/>
                  <w:divBdr>
                    <w:top w:val="none" w:sz="0" w:space="0" w:color="auto"/>
                    <w:left w:val="none" w:sz="0" w:space="0" w:color="auto"/>
                    <w:bottom w:val="none" w:sz="0" w:space="0" w:color="auto"/>
                    <w:right w:val="none" w:sz="0" w:space="0" w:color="auto"/>
                  </w:divBdr>
                </w:div>
                <w:div w:id="122429565">
                  <w:marLeft w:val="0"/>
                  <w:marRight w:val="0"/>
                  <w:marTop w:val="0"/>
                  <w:marBottom w:val="0"/>
                  <w:divBdr>
                    <w:top w:val="none" w:sz="0" w:space="0" w:color="auto"/>
                    <w:left w:val="none" w:sz="0" w:space="0" w:color="auto"/>
                    <w:bottom w:val="none" w:sz="0" w:space="0" w:color="auto"/>
                    <w:right w:val="none" w:sz="0" w:space="0" w:color="auto"/>
                  </w:divBdr>
                </w:div>
                <w:div w:id="123352263">
                  <w:marLeft w:val="0"/>
                  <w:marRight w:val="0"/>
                  <w:marTop w:val="0"/>
                  <w:marBottom w:val="0"/>
                  <w:divBdr>
                    <w:top w:val="none" w:sz="0" w:space="0" w:color="auto"/>
                    <w:left w:val="none" w:sz="0" w:space="0" w:color="auto"/>
                    <w:bottom w:val="none" w:sz="0" w:space="0" w:color="auto"/>
                    <w:right w:val="none" w:sz="0" w:space="0" w:color="auto"/>
                  </w:divBdr>
                </w:div>
                <w:div w:id="124127452">
                  <w:marLeft w:val="0"/>
                  <w:marRight w:val="0"/>
                  <w:marTop w:val="0"/>
                  <w:marBottom w:val="0"/>
                  <w:divBdr>
                    <w:top w:val="none" w:sz="0" w:space="0" w:color="auto"/>
                    <w:left w:val="none" w:sz="0" w:space="0" w:color="auto"/>
                    <w:bottom w:val="none" w:sz="0" w:space="0" w:color="auto"/>
                    <w:right w:val="none" w:sz="0" w:space="0" w:color="auto"/>
                  </w:divBdr>
                </w:div>
                <w:div w:id="139277263">
                  <w:marLeft w:val="0"/>
                  <w:marRight w:val="0"/>
                  <w:marTop w:val="0"/>
                  <w:marBottom w:val="0"/>
                  <w:divBdr>
                    <w:top w:val="none" w:sz="0" w:space="0" w:color="auto"/>
                    <w:left w:val="none" w:sz="0" w:space="0" w:color="auto"/>
                    <w:bottom w:val="none" w:sz="0" w:space="0" w:color="auto"/>
                    <w:right w:val="none" w:sz="0" w:space="0" w:color="auto"/>
                  </w:divBdr>
                </w:div>
                <w:div w:id="151414371">
                  <w:marLeft w:val="0"/>
                  <w:marRight w:val="0"/>
                  <w:marTop w:val="0"/>
                  <w:marBottom w:val="0"/>
                  <w:divBdr>
                    <w:top w:val="none" w:sz="0" w:space="0" w:color="auto"/>
                    <w:left w:val="none" w:sz="0" w:space="0" w:color="auto"/>
                    <w:bottom w:val="none" w:sz="0" w:space="0" w:color="auto"/>
                    <w:right w:val="none" w:sz="0" w:space="0" w:color="auto"/>
                  </w:divBdr>
                </w:div>
                <w:div w:id="152261603">
                  <w:marLeft w:val="0"/>
                  <w:marRight w:val="0"/>
                  <w:marTop w:val="0"/>
                  <w:marBottom w:val="0"/>
                  <w:divBdr>
                    <w:top w:val="none" w:sz="0" w:space="0" w:color="auto"/>
                    <w:left w:val="none" w:sz="0" w:space="0" w:color="auto"/>
                    <w:bottom w:val="none" w:sz="0" w:space="0" w:color="auto"/>
                    <w:right w:val="none" w:sz="0" w:space="0" w:color="auto"/>
                  </w:divBdr>
                </w:div>
                <w:div w:id="159464614">
                  <w:marLeft w:val="0"/>
                  <w:marRight w:val="0"/>
                  <w:marTop w:val="0"/>
                  <w:marBottom w:val="0"/>
                  <w:divBdr>
                    <w:top w:val="none" w:sz="0" w:space="0" w:color="auto"/>
                    <w:left w:val="none" w:sz="0" w:space="0" w:color="auto"/>
                    <w:bottom w:val="none" w:sz="0" w:space="0" w:color="auto"/>
                    <w:right w:val="none" w:sz="0" w:space="0" w:color="auto"/>
                  </w:divBdr>
                </w:div>
                <w:div w:id="165291688">
                  <w:marLeft w:val="0"/>
                  <w:marRight w:val="0"/>
                  <w:marTop w:val="0"/>
                  <w:marBottom w:val="0"/>
                  <w:divBdr>
                    <w:top w:val="none" w:sz="0" w:space="0" w:color="auto"/>
                    <w:left w:val="none" w:sz="0" w:space="0" w:color="auto"/>
                    <w:bottom w:val="none" w:sz="0" w:space="0" w:color="auto"/>
                    <w:right w:val="none" w:sz="0" w:space="0" w:color="auto"/>
                  </w:divBdr>
                </w:div>
                <w:div w:id="207306094">
                  <w:marLeft w:val="0"/>
                  <w:marRight w:val="0"/>
                  <w:marTop w:val="0"/>
                  <w:marBottom w:val="0"/>
                  <w:divBdr>
                    <w:top w:val="none" w:sz="0" w:space="0" w:color="auto"/>
                    <w:left w:val="none" w:sz="0" w:space="0" w:color="auto"/>
                    <w:bottom w:val="none" w:sz="0" w:space="0" w:color="auto"/>
                    <w:right w:val="none" w:sz="0" w:space="0" w:color="auto"/>
                  </w:divBdr>
                </w:div>
                <w:div w:id="207497680">
                  <w:marLeft w:val="0"/>
                  <w:marRight w:val="0"/>
                  <w:marTop w:val="0"/>
                  <w:marBottom w:val="0"/>
                  <w:divBdr>
                    <w:top w:val="none" w:sz="0" w:space="0" w:color="auto"/>
                    <w:left w:val="none" w:sz="0" w:space="0" w:color="auto"/>
                    <w:bottom w:val="none" w:sz="0" w:space="0" w:color="auto"/>
                    <w:right w:val="none" w:sz="0" w:space="0" w:color="auto"/>
                  </w:divBdr>
                </w:div>
                <w:div w:id="209222196">
                  <w:marLeft w:val="0"/>
                  <w:marRight w:val="0"/>
                  <w:marTop w:val="0"/>
                  <w:marBottom w:val="0"/>
                  <w:divBdr>
                    <w:top w:val="none" w:sz="0" w:space="0" w:color="auto"/>
                    <w:left w:val="none" w:sz="0" w:space="0" w:color="auto"/>
                    <w:bottom w:val="none" w:sz="0" w:space="0" w:color="auto"/>
                    <w:right w:val="none" w:sz="0" w:space="0" w:color="auto"/>
                  </w:divBdr>
                </w:div>
                <w:div w:id="218172419">
                  <w:marLeft w:val="0"/>
                  <w:marRight w:val="0"/>
                  <w:marTop w:val="0"/>
                  <w:marBottom w:val="0"/>
                  <w:divBdr>
                    <w:top w:val="none" w:sz="0" w:space="0" w:color="auto"/>
                    <w:left w:val="none" w:sz="0" w:space="0" w:color="auto"/>
                    <w:bottom w:val="none" w:sz="0" w:space="0" w:color="auto"/>
                    <w:right w:val="none" w:sz="0" w:space="0" w:color="auto"/>
                  </w:divBdr>
                </w:div>
                <w:div w:id="220749605">
                  <w:marLeft w:val="0"/>
                  <w:marRight w:val="0"/>
                  <w:marTop w:val="0"/>
                  <w:marBottom w:val="0"/>
                  <w:divBdr>
                    <w:top w:val="none" w:sz="0" w:space="0" w:color="auto"/>
                    <w:left w:val="none" w:sz="0" w:space="0" w:color="auto"/>
                    <w:bottom w:val="none" w:sz="0" w:space="0" w:color="auto"/>
                    <w:right w:val="none" w:sz="0" w:space="0" w:color="auto"/>
                  </w:divBdr>
                </w:div>
                <w:div w:id="222184704">
                  <w:marLeft w:val="0"/>
                  <w:marRight w:val="0"/>
                  <w:marTop w:val="0"/>
                  <w:marBottom w:val="0"/>
                  <w:divBdr>
                    <w:top w:val="none" w:sz="0" w:space="0" w:color="auto"/>
                    <w:left w:val="none" w:sz="0" w:space="0" w:color="auto"/>
                    <w:bottom w:val="none" w:sz="0" w:space="0" w:color="auto"/>
                    <w:right w:val="none" w:sz="0" w:space="0" w:color="auto"/>
                  </w:divBdr>
                </w:div>
                <w:div w:id="223178118">
                  <w:marLeft w:val="0"/>
                  <w:marRight w:val="0"/>
                  <w:marTop w:val="0"/>
                  <w:marBottom w:val="0"/>
                  <w:divBdr>
                    <w:top w:val="none" w:sz="0" w:space="0" w:color="auto"/>
                    <w:left w:val="none" w:sz="0" w:space="0" w:color="auto"/>
                    <w:bottom w:val="none" w:sz="0" w:space="0" w:color="auto"/>
                    <w:right w:val="none" w:sz="0" w:space="0" w:color="auto"/>
                  </w:divBdr>
                </w:div>
                <w:div w:id="224488851">
                  <w:marLeft w:val="0"/>
                  <w:marRight w:val="0"/>
                  <w:marTop w:val="0"/>
                  <w:marBottom w:val="0"/>
                  <w:divBdr>
                    <w:top w:val="none" w:sz="0" w:space="0" w:color="auto"/>
                    <w:left w:val="none" w:sz="0" w:space="0" w:color="auto"/>
                    <w:bottom w:val="none" w:sz="0" w:space="0" w:color="auto"/>
                    <w:right w:val="none" w:sz="0" w:space="0" w:color="auto"/>
                  </w:divBdr>
                </w:div>
                <w:div w:id="224731014">
                  <w:marLeft w:val="0"/>
                  <w:marRight w:val="0"/>
                  <w:marTop w:val="0"/>
                  <w:marBottom w:val="0"/>
                  <w:divBdr>
                    <w:top w:val="none" w:sz="0" w:space="0" w:color="auto"/>
                    <w:left w:val="none" w:sz="0" w:space="0" w:color="auto"/>
                    <w:bottom w:val="none" w:sz="0" w:space="0" w:color="auto"/>
                    <w:right w:val="none" w:sz="0" w:space="0" w:color="auto"/>
                  </w:divBdr>
                </w:div>
                <w:div w:id="225575173">
                  <w:marLeft w:val="0"/>
                  <w:marRight w:val="0"/>
                  <w:marTop w:val="0"/>
                  <w:marBottom w:val="0"/>
                  <w:divBdr>
                    <w:top w:val="none" w:sz="0" w:space="0" w:color="auto"/>
                    <w:left w:val="none" w:sz="0" w:space="0" w:color="auto"/>
                    <w:bottom w:val="none" w:sz="0" w:space="0" w:color="auto"/>
                    <w:right w:val="none" w:sz="0" w:space="0" w:color="auto"/>
                  </w:divBdr>
                </w:div>
                <w:div w:id="226569813">
                  <w:marLeft w:val="0"/>
                  <w:marRight w:val="0"/>
                  <w:marTop w:val="0"/>
                  <w:marBottom w:val="0"/>
                  <w:divBdr>
                    <w:top w:val="none" w:sz="0" w:space="0" w:color="auto"/>
                    <w:left w:val="none" w:sz="0" w:space="0" w:color="auto"/>
                    <w:bottom w:val="none" w:sz="0" w:space="0" w:color="auto"/>
                    <w:right w:val="none" w:sz="0" w:space="0" w:color="auto"/>
                  </w:divBdr>
                </w:div>
                <w:div w:id="232587365">
                  <w:marLeft w:val="0"/>
                  <w:marRight w:val="0"/>
                  <w:marTop w:val="0"/>
                  <w:marBottom w:val="0"/>
                  <w:divBdr>
                    <w:top w:val="none" w:sz="0" w:space="0" w:color="auto"/>
                    <w:left w:val="none" w:sz="0" w:space="0" w:color="auto"/>
                    <w:bottom w:val="none" w:sz="0" w:space="0" w:color="auto"/>
                    <w:right w:val="none" w:sz="0" w:space="0" w:color="auto"/>
                  </w:divBdr>
                </w:div>
                <w:div w:id="233005066">
                  <w:marLeft w:val="0"/>
                  <w:marRight w:val="0"/>
                  <w:marTop w:val="0"/>
                  <w:marBottom w:val="0"/>
                  <w:divBdr>
                    <w:top w:val="none" w:sz="0" w:space="0" w:color="auto"/>
                    <w:left w:val="none" w:sz="0" w:space="0" w:color="auto"/>
                    <w:bottom w:val="none" w:sz="0" w:space="0" w:color="auto"/>
                    <w:right w:val="none" w:sz="0" w:space="0" w:color="auto"/>
                  </w:divBdr>
                </w:div>
                <w:div w:id="235166782">
                  <w:marLeft w:val="0"/>
                  <w:marRight w:val="0"/>
                  <w:marTop w:val="0"/>
                  <w:marBottom w:val="0"/>
                  <w:divBdr>
                    <w:top w:val="none" w:sz="0" w:space="0" w:color="auto"/>
                    <w:left w:val="none" w:sz="0" w:space="0" w:color="auto"/>
                    <w:bottom w:val="none" w:sz="0" w:space="0" w:color="auto"/>
                    <w:right w:val="none" w:sz="0" w:space="0" w:color="auto"/>
                  </w:divBdr>
                </w:div>
                <w:div w:id="242838940">
                  <w:marLeft w:val="0"/>
                  <w:marRight w:val="0"/>
                  <w:marTop w:val="0"/>
                  <w:marBottom w:val="0"/>
                  <w:divBdr>
                    <w:top w:val="none" w:sz="0" w:space="0" w:color="auto"/>
                    <w:left w:val="none" w:sz="0" w:space="0" w:color="auto"/>
                    <w:bottom w:val="none" w:sz="0" w:space="0" w:color="auto"/>
                    <w:right w:val="none" w:sz="0" w:space="0" w:color="auto"/>
                  </w:divBdr>
                </w:div>
                <w:div w:id="243492315">
                  <w:marLeft w:val="0"/>
                  <w:marRight w:val="0"/>
                  <w:marTop w:val="0"/>
                  <w:marBottom w:val="0"/>
                  <w:divBdr>
                    <w:top w:val="none" w:sz="0" w:space="0" w:color="auto"/>
                    <w:left w:val="none" w:sz="0" w:space="0" w:color="auto"/>
                    <w:bottom w:val="none" w:sz="0" w:space="0" w:color="auto"/>
                    <w:right w:val="none" w:sz="0" w:space="0" w:color="auto"/>
                  </w:divBdr>
                </w:div>
                <w:div w:id="244002661">
                  <w:marLeft w:val="0"/>
                  <w:marRight w:val="0"/>
                  <w:marTop w:val="0"/>
                  <w:marBottom w:val="0"/>
                  <w:divBdr>
                    <w:top w:val="none" w:sz="0" w:space="0" w:color="auto"/>
                    <w:left w:val="none" w:sz="0" w:space="0" w:color="auto"/>
                    <w:bottom w:val="none" w:sz="0" w:space="0" w:color="auto"/>
                    <w:right w:val="none" w:sz="0" w:space="0" w:color="auto"/>
                  </w:divBdr>
                </w:div>
                <w:div w:id="251086856">
                  <w:marLeft w:val="0"/>
                  <w:marRight w:val="0"/>
                  <w:marTop w:val="0"/>
                  <w:marBottom w:val="0"/>
                  <w:divBdr>
                    <w:top w:val="none" w:sz="0" w:space="0" w:color="auto"/>
                    <w:left w:val="none" w:sz="0" w:space="0" w:color="auto"/>
                    <w:bottom w:val="none" w:sz="0" w:space="0" w:color="auto"/>
                    <w:right w:val="none" w:sz="0" w:space="0" w:color="auto"/>
                  </w:divBdr>
                </w:div>
                <w:div w:id="254553875">
                  <w:marLeft w:val="0"/>
                  <w:marRight w:val="0"/>
                  <w:marTop w:val="0"/>
                  <w:marBottom w:val="0"/>
                  <w:divBdr>
                    <w:top w:val="none" w:sz="0" w:space="0" w:color="auto"/>
                    <w:left w:val="none" w:sz="0" w:space="0" w:color="auto"/>
                    <w:bottom w:val="none" w:sz="0" w:space="0" w:color="auto"/>
                    <w:right w:val="none" w:sz="0" w:space="0" w:color="auto"/>
                  </w:divBdr>
                </w:div>
                <w:div w:id="261883302">
                  <w:marLeft w:val="0"/>
                  <w:marRight w:val="0"/>
                  <w:marTop w:val="0"/>
                  <w:marBottom w:val="0"/>
                  <w:divBdr>
                    <w:top w:val="none" w:sz="0" w:space="0" w:color="auto"/>
                    <w:left w:val="none" w:sz="0" w:space="0" w:color="auto"/>
                    <w:bottom w:val="none" w:sz="0" w:space="0" w:color="auto"/>
                    <w:right w:val="none" w:sz="0" w:space="0" w:color="auto"/>
                  </w:divBdr>
                </w:div>
                <w:div w:id="270018596">
                  <w:marLeft w:val="0"/>
                  <w:marRight w:val="0"/>
                  <w:marTop w:val="0"/>
                  <w:marBottom w:val="0"/>
                  <w:divBdr>
                    <w:top w:val="none" w:sz="0" w:space="0" w:color="auto"/>
                    <w:left w:val="none" w:sz="0" w:space="0" w:color="auto"/>
                    <w:bottom w:val="none" w:sz="0" w:space="0" w:color="auto"/>
                    <w:right w:val="none" w:sz="0" w:space="0" w:color="auto"/>
                  </w:divBdr>
                </w:div>
                <w:div w:id="272828074">
                  <w:marLeft w:val="0"/>
                  <w:marRight w:val="0"/>
                  <w:marTop w:val="0"/>
                  <w:marBottom w:val="0"/>
                  <w:divBdr>
                    <w:top w:val="none" w:sz="0" w:space="0" w:color="auto"/>
                    <w:left w:val="none" w:sz="0" w:space="0" w:color="auto"/>
                    <w:bottom w:val="none" w:sz="0" w:space="0" w:color="auto"/>
                    <w:right w:val="none" w:sz="0" w:space="0" w:color="auto"/>
                  </w:divBdr>
                </w:div>
                <w:div w:id="274556727">
                  <w:marLeft w:val="0"/>
                  <w:marRight w:val="0"/>
                  <w:marTop w:val="0"/>
                  <w:marBottom w:val="0"/>
                  <w:divBdr>
                    <w:top w:val="none" w:sz="0" w:space="0" w:color="auto"/>
                    <w:left w:val="none" w:sz="0" w:space="0" w:color="auto"/>
                    <w:bottom w:val="none" w:sz="0" w:space="0" w:color="auto"/>
                    <w:right w:val="none" w:sz="0" w:space="0" w:color="auto"/>
                  </w:divBdr>
                </w:div>
                <w:div w:id="278149231">
                  <w:marLeft w:val="0"/>
                  <w:marRight w:val="0"/>
                  <w:marTop w:val="0"/>
                  <w:marBottom w:val="0"/>
                  <w:divBdr>
                    <w:top w:val="none" w:sz="0" w:space="0" w:color="auto"/>
                    <w:left w:val="none" w:sz="0" w:space="0" w:color="auto"/>
                    <w:bottom w:val="none" w:sz="0" w:space="0" w:color="auto"/>
                    <w:right w:val="none" w:sz="0" w:space="0" w:color="auto"/>
                  </w:divBdr>
                </w:div>
                <w:div w:id="279147467">
                  <w:marLeft w:val="0"/>
                  <w:marRight w:val="0"/>
                  <w:marTop w:val="0"/>
                  <w:marBottom w:val="0"/>
                  <w:divBdr>
                    <w:top w:val="none" w:sz="0" w:space="0" w:color="auto"/>
                    <w:left w:val="none" w:sz="0" w:space="0" w:color="auto"/>
                    <w:bottom w:val="none" w:sz="0" w:space="0" w:color="auto"/>
                    <w:right w:val="none" w:sz="0" w:space="0" w:color="auto"/>
                  </w:divBdr>
                </w:div>
                <w:div w:id="293565606">
                  <w:marLeft w:val="0"/>
                  <w:marRight w:val="0"/>
                  <w:marTop w:val="0"/>
                  <w:marBottom w:val="0"/>
                  <w:divBdr>
                    <w:top w:val="none" w:sz="0" w:space="0" w:color="auto"/>
                    <w:left w:val="none" w:sz="0" w:space="0" w:color="auto"/>
                    <w:bottom w:val="none" w:sz="0" w:space="0" w:color="auto"/>
                    <w:right w:val="none" w:sz="0" w:space="0" w:color="auto"/>
                  </w:divBdr>
                </w:div>
                <w:div w:id="296299038">
                  <w:marLeft w:val="0"/>
                  <w:marRight w:val="0"/>
                  <w:marTop w:val="0"/>
                  <w:marBottom w:val="0"/>
                  <w:divBdr>
                    <w:top w:val="none" w:sz="0" w:space="0" w:color="auto"/>
                    <w:left w:val="none" w:sz="0" w:space="0" w:color="auto"/>
                    <w:bottom w:val="none" w:sz="0" w:space="0" w:color="auto"/>
                    <w:right w:val="none" w:sz="0" w:space="0" w:color="auto"/>
                  </w:divBdr>
                </w:div>
                <w:div w:id="297954052">
                  <w:marLeft w:val="0"/>
                  <w:marRight w:val="0"/>
                  <w:marTop w:val="0"/>
                  <w:marBottom w:val="0"/>
                  <w:divBdr>
                    <w:top w:val="none" w:sz="0" w:space="0" w:color="auto"/>
                    <w:left w:val="none" w:sz="0" w:space="0" w:color="auto"/>
                    <w:bottom w:val="none" w:sz="0" w:space="0" w:color="auto"/>
                    <w:right w:val="none" w:sz="0" w:space="0" w:color="auto"/>
                  </w:divBdr>
                </w:div>
                <w:div w:id="299842102">
                  <w:marLeft w:val="0"/>
                  <w:marRight w:val="0"/>
                  <w:marTop w:val="0"/>
                  <w:marBottom w:val="0"/>
                  <w:divBdr>
                    <w:top w:val="none" w:sz="0" w:space="0" w:color="auto"/>
                    <w:left w:val="none" w:sz="0" w:space="0" w:color="auto"/>
                    <w:bottom w:val="none" w:sz="0" w:space="0" w:color="auto"/>
                    <w:right w:val="none" w:sz="0" w:space="0" w:color="auto"/>
                  </w:divBdr>
                </w:div>
                <w:div w:id="303896922">
                  <w:marLeft w:val="0"/>
                  <w:marRight w:val="0"/>
                  <w:marTop w:val="0"/>
                  <w:marBottom w:val="0"/>
                  <w:divBdr>
                    <w:top w:val="none" w:sz="0" w:space="0" w:color="auto"/>
                    <w:left w:val="none" w:sz="0" w:space="0" w:color="auto"/>
                    <w:bottom w:val="none" w:sz="0" w:space="0" w:color="auto"/>
                    <w:right w:val="none" w:sz="0" w:space="0" w:color="auto"/>
                  </w:divBdr>
                </w:div>
                <w:div w:id="308747945">
                  <w:marLeft w:val="0"/>
                  <w:marRight w:val="0"/>
                  <w:marTop w:val="0"/>
                  <w:marBottom w:val="0"/>
                  <w:divBdr>
                    <w:top w:val="none" w:sz="0" w:space="0" w:color="auto"/>
                    <w:left w:val="none" w:sz="0" w:space="0" w:color="auto"/>
                    <w:bottom w:val="none" w:sz="0" w:space="0" w:color="auto"/>
                    <w:right w:val="none" w:sz="0" w:space="0" w:color="auto"/>
                  </w:divBdr>
                </w:div>
                <w:div w:id="311561525">
                  <w:marLeft w:val="0"/>
                  <w:marRight w:val="0"/>
                  <w:marTop w:val="0"/>
                  <w:marBottom w:val="0"/>
                  <w:divBdr>
                    <w:top w:val="none" w:sz="0" w:space="0" w:color="auto"/>
                    <w:left w:val="none" w:sz="0" w:space="0" w:color="auto"/>
                    <w:bottom w:val="none" w:sz="0" w:space="0" w:color="auto"/>
                    <w:right w:val="none" w:sz="0" w:space="0" w:color="auto"/>
                  </w:divBdr>
                </w:div>
                <w:div w:id="312948700">
                  <w:marLeft w:val="0"/>
                  <w:marRight w:val="0"/>
                  <w:marTop w:val="0"/>
                  <w:marBottom w:val="0"/>
                  <w:divBdr>
                    <w:top w:val="none" w:sz="0" w:space="0" w:color="auto"/>
                    <w:left w:val="none" w:sz="0" w:space="0" w:color="auto"/>
                    <w:bottom w:val="none" w:sz="0" w:space="0" w:color="auto"/>
                    <w:right w:val="none" w:sz="0" w:space="0" w:color="auto"/>
                  </w:divBdr>
                </w:div>
                <w:div w:id="316501117">
                  <w:marLeft w:val="0"/>
                  <w:marRight w:val="0"/>
                  <w:marTop w:val="0"/>
                  <w:marBottom w:val="0"/>
                  <w:divBdr>
                    <w:top w:val="none" w:sz="0" w:space="0" w:color="auto"/>
                    <w:left w:val="none" w:sz="0" w:space="0" w:color="auto"/>
                    <w:bottom w:val="none" w:sz="0" w:space="0" w:color="auto"/>
                    <w:right w:val="none" w:sz="0" w:space="0" w:color="auto"/>
                  </w:divBdr>
                </w:div>
                <w:div w:id="322049190">
                  <w:marLeft w:val="0"/>
                  <w:marRight w:val="0"/>
                  <w:marTop w:val="0"/>
                  <w:marBottom w:val="0"/>
                  <w:divBdr>
                    <w:top w:val="none" w:sz="0" w:space="0" w:color="auto"/>
                    <w:left w:val="none" w:sz="0" w:space="0" w:color="auto"/>
                    <w:bottom w:val="none" w:sz="0" w:space="0" w:color="auto"/>
                    <w:right w:val="none" w:sz="0" w:space="0" w:color="auto"/>
                  </w:divBdr>
                </w:div>
                <w:div w:id="325673648">
                  <w:marLeft w:val="0"/>
                  <w:marRight w:val="0"/>
                  <w:marTop w:val="0"/>
                  <w:marBottom w:val="0"/>
                  <w:divBdr>
                    <w:top w:val="none" w:sz="0" w:space="0" w:color="auto"/>
                    <w:left w:val="none" w:sz="0" w:space="0" w:color="auto"/>
                    <w:bottom w:val="none" w:sz="0" w:space="0" w:color="auto"/>
                    <w:right w:val="none" w:sz="0" w:space="0" w:color="auto"/>
                  </w:divBdr>
                </w:div>
                <w:div w:id="328410672">
                  <w:marLeft w:val="0"/>
                  <w:marRight w:val="0"/>
                  <w:marTop w:val="0"/>
                  <w:marBottom w:val="0"/>
                  <w:divBdr>
                    <w:top w:val="none" w:sz="0" w:space="0" w:color="auto"/>
                    <w:left w:val="none" w:sz="0" w:space="0" w:color="auto"/>
                    <w:bottom w:val="none" w:sz="0" w:space="0" w:color="auto"/>
                    <w:right w:val="none" w:sz="0" w:space="0" w:color="auto"/>
                  </w:divBdr>
                </w:div>
                <w:div w:id="329911184">
                  <w:marLeft w:val="0"/>
                  <w:marRight w:val="0"/>
                  <w:marTop w:val="0"/>
                  <w:marBottom w:val="0"/>
                  <w:divBdr>
                    <w:top w:val="none" w:sz="0" w:space="0" w:color="auto"/>
                    <w:left w:val="none" w:sz="0" w:space="0" w:color="auto"/>
                    <w:bottom w:val="none" w:sz="0" w:space="0" w:color="auto"/>
                    <w:right w:val="none" w:sz="0" w:space="0" w:color="auto"/>
                  </w:divBdr>
                </w:div>
                <w:div w:id="329914416">
                  <w:marLeft w:val="0"/>
                  <w:marRight w:val="0"/>
                  <w:marTop w:val="0"/>
                  <w:marBottom w:val="0"/>
                  <w:divBdr>
                    <w:top w:val="none" w:sz="0" w:space="0" w:color="auto"/>
                    <w:left w:val="none" w:sz="0" w:space="0" w:color="auto"/>
                    <w:bottom w:val="none" w:sz="0" w:space="0" w:color="auto"/>
                    <w:right w:val="none" w:sz="0" w:space="0" w:color="auto"/>
                  </w:divBdr>
                </w:div>
                <w:div w:id="331840198">
                  <w:marLeft w:val="0"/>
                  <w:marRight w:val="0"/>
                  <w:marTop w:val="0"/>
                  <w:marBottom w:val="0"/>
                  <w:divBdr>
                    <w:top w:val="none" w:sz="0" w:space="0" w:color="auto"/>
                    <w:left w:val="none" w:sz="0" w:space="0" w:color="auto"/>
                    <w:bottom w:val="none" w:sz="0" w:space="0" w:color="auto"/>
                    <w:right w:val="none" w:sz="0" w:space="0" w:color="auto"/>
                  </w:divBdr>
                </w:div>
                <w:div w:id="334766602">
                  <w:marLeft w:val="0"/>
                  <w:marRight w:val="0"/>
                  <w:marTop w:val="0"/>
                  <w:marBottom w:val="0"/>
                  <w:divBdr>
                    <w:top w:val="none" w:sz="0" w:space="0" w:color="auto"/>
                    <w:left w:val="none" w:sz="0" w:space="0" w:color="auto"/>
                    <w:bottom w:val="none" w:sz="0" w:space="0" w:color="auto"/>
                    <w:right w:val="none" w:sz="0" w:space="0" w:color="auto"/>
                  </w:divBdr>
                </w:div>
                <w:div w:id="339357023">
                  <w:marLeft w:val="0"/>
                  <w:marRight w:val="0"/>
                  <w:marTop w:val="0"/>
                  <w:marBottom w:val="0"/>
                  <w:divBdr>
                    <w:top w:val="none" w:sz="0" w:space="0" w:color="auto"/>
                    <w:left w:val="none" w:sz="0" w:space="0" w:color="auto"/>
                    <w:bottom w:val="none" w:sz="0" w:space="0" w:color="auto"/>
                    <w:right w:val="none" w:sz="0" w:space="0" w:color="auto"/>
                  </w:divBdr>
                </w:div>
                <w:div w:id="340207321">
                  <w:marLeft w:val="0"/>
                  <w:marRight w:val="0"/>
                  <w:marTop w:val="0"/>
                  <w:marBottom w:val="0"/>
                  <w:divBdr>
                    <w:top w:val="none" w:sz="0" w:space="0" w:color="auto"/>
                    <w:left w:val="none" w:sz="0" w:space="0" w:color="auto"/>
                    <w:bottom w:val="none" w:sz="0" w:space="0" w:color="auto"/>
                    <w:right w:val="none" w:sz="0" w:space="0" w:color="auto"/>
                  </w:divBdr>
                </w:div>
                <w:div w:id="342049656">
                  <w:marLeft w:val="0"/>
                  <w:marRight w:val="0"/>
                  <w:marTop w:val="0"/>
                  <w:marBottom w:val="0"/>
                  <w:divBdr>
                    <w:top w:val="none" w:sz="0" w:space="0" w:color="auto"/>
                    <w:left w:val="none" w:sz="0" w:space="0" w:color="auto"/>
                    <w:bottom w:val="none" w:sz="0" w:space="0" w:color="auto"/>
                    <w:right w:val="none" w:sz="0" w:space="0" w:color="auto"/>
                  </w:divBdr>
                </w:div>
                <w:div w:id="342827825">
                  <w:marLeft w:val="0"/>
                  <w:marRight w:val="0"/>
                  <w:marTop w:val="0"/>
                  <w:marBottom w:val="0"/>
                  <w:divBdr>
                    <w:top w:val="none" w:sz="0" w:space="0" w:color="auto"/>
                    <w:left w:val="none" w:sz="0" w:space="0" w:color="auto"/>
                    <w:bottom w:val="none" w:sz="0" w:space="0" w:color="auto"/>
                    <w:right w:val="none" w:sz="0" w:space="0" w:color="auto"/>
                  </w:divBdr>
                </w:div>
                <w:div w:id="350843261">
                  <w:marLeft w:val="0"/>
                  <w:marRight w:val="0"/>
                  <w:marTop w:val="0"/>
                  <w:marBottom w:val="0"/>
                  <w:divBdr>
                    <w:top w:val="none" w:sz="0" w:space="0" w:color="auto"/>
                    <w:left w:val="none" w:sz="0" w:space="0" w:color="auto"/>
                    <w:bottom w:val="none" w:sz="0" w:space="0" w:color="auto"/>
                    <w:right w:val="none" w:sz="0" w:space="0" w:color="auto"/>
                  </w:divBdr>
                </w:div>
                <w:div w:id="351302441">
                  <w:marLeft w:val="0"/>
                  <w:marRight w:val="0"/>
                  <w:marTop w:val="0"/>
                  <w:marBottom w:val="0"/>
                  <w:divBdr>
                    <w:top w:val="none" w:sz="0" w:space="0" w:color="auto"/>
                    <w:left w:val="none" w:sz="0" w:space="0" w:color="auto"/>
                    <w:bottom w:val="none" w:sz="0" w:space="0" w:color="auto"/>
                    <w:right w:val="none" w:sz="0" w:space="0" w:color="auto"/>
                  </w:divBdr>
                </w:div>
                <w:div w:id="358899905">
                  <w:marLeft w:val="0"/>
                  <w:marRight w:val="0"/>
                  <w:marTop w:val="0"/>
                  <w:marBottom w:val="0"/>
                  <w:divBdr>
                    <w:top w:val="none" w:sz="0" w:space="0" w:color="auto"/>
                    <w:left w:val="none" w:sz="0" w:space="0" w:color="auto"/>
                    <w:bottom w:val="none" w:sz="0" w:space="0" w:color="auto"/>
                    <w:right w:val="none" w:sz="0" w:space="0" w:color="auto"/>
                  </w:divBdr>
                </w:div>
                <w:div w:id="36224435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372463339">
                  <w:marLeft w:val="0"/>
                  <w:marRight w:val="0"/>
                  <w:marTop w:val="0"/>
                  <w:marBottom w:val="0"/>
                  <w:divBdr>
                    <w:top w:val="none" w:sz="0" w:space="0" w:color="auto"/>
                    <w:left w:val="none" w:sz="0" w:space="0" w:color="auto"/>
                    <w:bottom w:val="none" w:sz="0" w:space="0" w:color="auto"/>
                    <w:right w:val="none" w:sz="0" w:space="0" w:color="auto"/>
                  </w:divBdr>
                </w:div>
                <w:div w:id="377046682">
                  <w:marLeft w:val="0"/>
                  <w:marRight w:val="0"/>
                  <w:marTop w:val="0"/>
                  <w:marBottom w:val="0"/>
                  <w:divBdr>
                    <w:top w:val="none" w:sz="0" w:space="0" w:color="auto"/>
                    <w:left w:val="none" w:sz="0" w:space="0" w:color="auto"/>
                    <w:bottom w:val="none" w:sz="0" w:space="0" w:color="auto"/>
                    <w:right w:val="none" w:sz="0" w:space="0" w:color="auto"/>
                  </w:divBdr>
                </w:div>
                <w:div w:id="380326150">
                  <w:marLeft w:val="0"/>
                  <w:marRight w:val="0"/>
                  <w:marTop w:val="0"/>
                  <w:marBottom w:val="0"/>
                  <w:divBdr>
                    <w:top w:val="none" w:sz="0" w:space="0" w:color="auto"/>
                    <w:left w:val="none" w:sz="0" w:space="0" w:color="auto"/>
                    <w:bottom w:val="none" w:sz="0" w:space="0" w:color="auto"/>
                    <w:right w:val="none" w:sz="0" w:space="0" w:color="auto"/>
                  </w:divBdr>
                </w:div>
                <w:div w:id="387262318">
                  <w:marLeft w:val="0"/>
                  <w:marRight w:val="0"/>
                  <w:marTop w:val="0"/>
                  <w:marBottom w:val="0"/>
                  <w:divBdr>
                    <w:top w:val="none" w:sz="0" w:space="0" w:color="auto"/>
                    <w:left w:val="none" w:sz="0" w:space="0" w:color="auto"/>
                    <w:bottom w:val="none" w:sz="0" w:space="0" w:color="auto"/>
                    <w:right w:val="none" w:sz="0" w:space="0" w:color="auto"/>
                  </w:divBdr>
                </w:div>
                <w:div w:id="396318818">
                  <w:marLeft w:val="0"/>
                  <w:marRight w:val="0"/>
                  <w:marTop w:val="0"/>
                  <w:marBottom w:val="0"/>
                  <w:divBdr>
                    <w:top w:val="none" w:sz="0" w:space="0" w:color="auto"/>
                    <w:left w:val="none" w:sz="0" w:space="0" w:color="auto"/>
                    <w:bottom w:val="none" w:sz="0" w:space="0" w:color="auto"/>
                    <w:right w:val="none" w:sz="0" w:space="0" w:color="auto"/>
                  </w:divBdr>
                </w:div>
                <w:div w:id="414665341">
                  <w:marLeft w:val="0"/>
                  <w:marRight w:val="0"/>
                  <w:marTop w:val="0"/>
                  <w:marBottom w:val="0"/>
                  <w:divBdr>
                    <w:top w:val="none" w:sz="0" w:space="0" w:color="auto"/>
                    <w:left w:val="none" w:sz="0" w:space="0" w:color="auto"/>
                    <w:bottom w:val="none" w:sz="0" w:space="0" w:color="auto"/>
                    <w:right w:val="none" w:sz="0" w:space="0" w:color="auto"/>
                  </w:divBdr>
                </w:div>
                <w:div w:id="426311976">
                  <w:marLeft w:val="0"/>
                  <w:marRight w:val="0"/>
                  <w:marTop w:val="0"/>
                  <w:marBottom w:val="0"/>
                  <w:divBdr>
                    <w:top w:val="none" w:sz="0" w:space="0" w:color="auto"/>
                    <w:left w:val="none" w:sz="0" w:space="0" w:color="auto"/>
                    <w:bottom w:val="none" w:sz="0" w:space="0" w:color="auto"/>
                    <w:right w:val="none" w:sz="0" w:space="0" w:color="auto"/>
                  </w:divBdr>
                </w:div>
                <w:div w:id="428082535">
                  <w:marLeft w:val="0"/>
                  <w:marRight w:val="0"/>
                  <w:marTop w:val="0"/>
                  <w:marBottom w:val="0"/>
                  <w:divBdr>
                    <w:top w:val="none" w:sz="0" w:space="0" w:color="auto"/>
                    <w:left w:val="none" w:sz="0" w:space="0" w:color="auto"/>
                    <w:bottom w:val="none" w:sz="0" w:space="0" w:color="auto"/>
                    <w:right w:val="none" w:sz="0" w:space="0" w:color="auto"/>
                  </w:divBdr>
                </w:div>
                <w:div w:id="435172289">
                  <w:marLeft w:val="0"/>
                  <w:marRight w:val="0"/>
                  <w:marTop w:val="0"/>
                  <w:marBottom w:val="0"/>
                  <w:divBdr>
                    <w:top w:val="none" w:sz="0" w:space="0" w:color="auto"/>
                    <w:left w:val="none" w:sz="0" w:space="0" w:color="auto"/>
                    <w:bottom w:val="none" w:sz="0" w:space="0" w:color="auto"/>
                    <w:right w:val="none" w:sz="0" w:space="0" w:color="auto"/>
                  </w:divBdr>
                </w:div>
                <w:div w:id="438332052">
                  <w:marLeft w:val="0"/>
                  <w:marRight w:val="0"/>
                  <w:marTop w:val="0"/>
                  <w:marBottom w:val="0"/>
                  <w:divBdr>
                    <w:top w:val="none" w:sz="0" w:space="0" w:color="auto"/>
                    <w:left w:val="none" w:sz="0" w:space="0" w:color="auto"/>
                    <w:bottom w:val="none" w:sz="0" w:space="0" w:color="auto"/>
                    <w:right w:val="none" w:sz="0" w:space="0" w:color="auto"/>
                  </w:divBdr>
                </w:div>
                <w:div w:id="443379015">
                  <w:marLeft w:val="0"/>
                  <w:marRight w:val="0"/>
                  <w:marTop w:val="0"/>
                  <w:marBottom w:val="0"/>
                  <w:divBdr>
                    <w:top w:val="none" w:sz="0" w:space="0" w:color="auto"/>
                    <w:left w:val="none" w:sz="0" w:space="0" w:color="auto"/>
                    <w:bottom w:val="none" w:sz="0" w:space="0" w:color="auto"/>
                    <w:right w:val="none" w:sz="0" w:space="0" w:color="auto"/>
                  </w:divBdr>
                </w:div>
                <w:div w:id="444884252">
                  <w:marLeft w:val="0"/>
                  <w:marRight w:val="0"/>
                  <w:marTop w:val="0"/>
                  <w:marBottom w:val="0"/>
                  <w:divBdr>
                    <w:top w:val="none" w:sz="0" w:space="0" w:color="auto"/>
                    <w:left w:val="none" w:sz="0" w:space="0" w:color="auto"/>
                    <w:bottom w:val="none" w:sz="0" w:space="0" w:color="auto"/>
                    <w:right w:val="none" w:sz="0" w:space="0" w:color="auto"/>
                  </w:divBdr>
                </w:div>
                <w:div w:id="451481848">
                  <w:marLeft w:val="0"/>
                  <w:marRight w:val="0"/>
                  <w:marTop w:val="0"/>
                  <w:marBottom w:val="0"/>
                  <w:divBdr>
                    <w:top w:val="none" w:sz="0" w:space="0" w:color="auto"/>
                    <w:left w:val="none" w:sz="0" w:space="0" w:color="auto"/>
                    <w:bottom w:val="none" w:sz="0" w:space="0" w:color="auto"/>
                    <w:right w:val="none" w:sz="0" w:space="0" w:color="auto"/>
                  </w:divBdr>
                </w:div>
                <w:div w:id="452866421">
                  <w:marLeft w:val="0"/>
                  <w:marRight w:val="0"/>
                  <w:marTop w:val="0"/>
                  <w:marBottom w:val="0"/>
                  <w:divBdr>
                    <w:top w:val="none" w:sz="0" w:space="0" w:color="auto"/>
                    <w:left w:val="none" w:sz="0" w:space="0" w:color="auto"/>
                    <w:bottom w:val="none" w:sz="0" w:space="0" w:color="auto"/>
                    <w:right w:val="none" w:sz="0" w:space="0" w:color="auto"/>
                  </w:divBdr>
                </w:div>
                <w:div w:id="454257918">
                  <w:marLeft w:val="0"/>
                  <w:marRight w:val="0"/>
                  <w:marTop w:val="0"/>
                  <w:marBottom w:val="0"/>
                  <w:divBdr>
                    <w:top w:val="none" w:sz="0" w:space="0" w:color="auto"/>
                    <w:left w:val="none" w:sz="0" w:space="0" w:color="auto"/>
                    <w:bottom w:val="none" w:sz="0" w:space="0" w:color="auto"/>
                    <w:right w:val="none" w:sz="0" w:space="0" w:color="auto"/>
                  </w:divBdr>
                </w:div>
                <w:div w:id="463354603">
                  <w:marLeft w:val="0"/>
                  <w:marRight w:val="0"/>
                  <w:marTop w:val="0"/>
                  <w:marBottom w:val="0"/>
                  <w:divBdr>
                    <w:top w:val="none" w:sz="0" w:space="0" w:color="auto"/>
                    <w:left w:val="none" w:sz="0" w:space="0" w:color="auto"/>
                    <w:bottom w:val="none" w:sz="0" w:space="0" w:color="auto"/>
                    <w:right w:val="none" w:sz="0" w:space="0" w:color="auto"/>
                  </w:divBdr>
                </w:div>
                <w:div w:id="467282940">
                  <w:marLeft w:val="0"/>
                  <w:marRight w:val="0"/>
                  <w:marTop w:val="0"/>
                  <w:marBottom w:val="0"/>
                  <w:divBdr>
                    <w:top w:val="none" w:sz="0" w:space="0" w:color="auto"/>
                    <w:left w:val="none" w:sz="0" w:space="0" w:color="auto"/>
                    <w:bottom w:val="none" w:sz="0" w:space="0" w:color="auto"/>
                    <w:right w:val="none" w:sz="0" w:space="0" w:color="auto"/>
                  </w:divBdr>
                </w:div>
                <w:div w:id="475873527">
                  <w:marLeft w:val="0"/>
                  <w:marRight w:val="0"/>
                  <w:marTop w:val="0"/>
                  <w:marBottom w:val="0"/>
                  <w:divBdr>
                    <w:top w:val="none" w:sz="0" w:space="0" w:color="auto"/>
                    <w:left w:val="none" w:sz="0" w:space="0" w:color="auto"/>
                    <w:bottom w:val="none" w:sz="0" w:space="0" w:color="auto"/>
                    <w:right w:val="none" w:sz="0" w:space="0" w:color="auto"/>
                  </w:divBdr>
                </w:div>
                <w:div w:id="476461966">
                  <w:marLeft w:val="0"/>
                  <w:marRight w:val="0"/>
                  <w:marTop w:val="0"/>
                  <w:marBottom w:val="0"/>
                  <w:divBdr>
                    <w:top w:val="none" w:sz="0" w:space="0" w:color="auto"/>
                    <w:left w:val="none" w:sz="0" w:space="0" w:color="auto"/>
                    <w:bottom w:val="none" w:sz="0" w:space="0" w:color="auto"/>
                    <w:right w:val="none" w:sz="0" w:space="0" w:color="auto"/>
                  </w:divBdr>
                </w:div>
                <w:div w:id="478810130">
                  <w:marLeft w:val="0"/>
                  <w:marRight w:val="0"/>
                  <w:marTop w:val="0"/>
                  <w:marBottom w:val="0"/>
                  <w:divBdr>
                    <w:top w:val="none" w:sz="0" w:space="0" w:color="auto"/>
                    <w:left w:val="none" w:sz="0" w:space="0" w:color="auto"/>
                    <w:bottom w:val="none" w:sz="0" w:space="0" w:color="auto"/>
                    <w:right w:val="none" w:sz="0" w:space="0" w:color="auto"/>
                  </w:divBdr>
                </w:div>
                <w:div w:id="490755144">
                  <w:marLeft w:val="0"/>
                  <w:marRight w:val="0"/>
                  <w:marTop w:val="0"/>
                  <w:marBottom w:val="0"/>
                  <w:divBdr>
                    <w:top w:val="none" w:sz="0" w:space="0" w:color="auto"/>
                    <w:left w:val="none" w:sz="0" w:space="0" w:color="auto"/>
                    <w:bottom w:val="none" w:sz="0" w:space="0" w:color="auto"/>
                    <w:right w:val="none" w:sz="0" w:space="0" w:color="auto"/>
                  </w:divBdr>
                </w:div>
                <w:div w:id="494148850">
                  <w:marLeft w:val="0"/>
                  <w:marRight w:val="0"/>
                  <w:marTop w:val="0"/>
                  <w:marBottom w:val="0"/>
                  <w:divBdr>
                    <w:top w:val="none" w:sz="0" w:space="0" w:color="auto"/>
                    <w:left w:val="none" w:sz="0" w:space="0" w:color="auto"/>
                    <w:bottom w:val="none" w:sz="0" w:space="0" w:color="auto"/>
                    <w:right w:val="none" w:sz="0" w:space="0" w:color="auto"/>
                  </w:divBdr>
                </w:div>
                <w:div w:id="495533394">
                  <w:marLeft w:val="0"/>
                  <w:marRight w:val="0"/>
                  <w:marTop w:val="0"/>
                  <w:marBottom w:val="0"/>
                  <w:divBdr>
                    <w:top w:val="none" w:sz="0" w:space="0" w:color="auto"/>
                    <w:left w:val="none" w:sz="0" w:space="0" w:color="auto"/>
                    <w:bottom w:val="none" w:sz="0" w:space="0" w:color="auto"/>
                    <w:right w:val="none" w:sz="0" w:space="0" w:color="auto"/>
                  </w:divBdr>
                </w:div>
                <w:div w:id="498235979">
                  <w:marLeft w:val="0"/>
                  <w:marRight w:val="0"/>
                  <w:marTop w:val="0"/>
                  <w:marBottom w:val="0"/>
                  <w:divBdr>
                    <w:top w:val="none" w:sz="0" w:space="0" w:color="auto"/>
                    <w:left w:val="none" w:sz="0" w:space="0" w:color="auto"/>
                    <w:bottom w:val="none" w:sz="0" w:space="0" w:color="auto"/>
                    <w:right w:val="none" w:sz="0" w:space="0" w:color="auto"/>
                  </w:divBdr>
                </w:div>
                <w:div w:id="523901915">
                  <w:marLeft w:val="0"/>
                  <w:marRight w:val="0"/>
                  <w:marTop w:val="0"/>
                  <w:marBottom w:val="0"/>
                  <w:divBdr>
                    <w:top w:val="none" w:sz="0" w:space="0" w:color="auto"/>
                    <w:left w:val="none" w:sz="0" w:space="0" w:color="auto"/>
                    <w:bottom w:val="none" w:sz="0" w:space="0" w:color="auto"/>
                    <w:right w:val="none" w:sz="0" w:space="0" w:color="auto"/>
                  </w:divBdr>
                </w:div>
                <w:div w:id="528644330">
                  <w:marLeft w:val="0"/>
                  <w:marRight w:val="0"/>
                  <w:marTop w:val="0"/>
                  <w:marBottom w:val="0"/>
                  <w:divBdr>
                    <w:top w:val="none" w:sz="0" w:space="0" w:color="auto"/>
                    <w:left w:val="none" w:sz="0" w:space="0" w:color="auto"/>
                    <w:bottom w:val="none" w:sz="0" w:space="0" w:color="auto"/>
                    <w:right w:val="none" w:sz="0" w:space="0" w:color="auto"/>
                  </w:divBdr>
                </w:div>
                <w:div w:id="534776270">
                  <w:marLeft w:val="0"/>
                  <w:marRight w:val="0"/>
                  <w:marTop w:val="0"/>
                  <w:marBottom w:val="0"/>
                  <w:divBdr>
                    <w:top w:val="none" w:sz="0" w:space="0" w:color="auto"/>
                    <w:left w:val="none" w:sz="0" w:space="0" w:color="auto"/>
                    <w:bottom w:val="none" w:sz="0" w:space="0" w:color="auto"/>
                    <w:right w:val="none" w:sz="0" w:space="0" w:color="auto"/>
                  </w:divBdr>
                </w:div>
                <w:div w:id="543105764">
                  <w:marLeft w:val="0"/>
                  <w:marRight w:val="0"/>
                  <w:marTop w:val="0"/>
                  <w:marBottom w:val="0"/>
                  <w:divBdr>
                    <w:top w:val="none" w:sz="0" w:space="0" w:color="auto"/>
                    <w:left w:val="none" w:sz="0" w:space="0" w:color="auto"/>
                    <w:bottom w:val="none" w:sz="0" w:space="0" w:color="auto"/>
                    <w:right w:val="none" w:sz="0" w:space="0" w:color="auto"/>
                  </w:divBdr>
                </w:div>
                <w:div w:id="554052263">
                  <w:marLeft w:val="0"/>
                  <w:marRight w:val="0"/>
                  <w:marTop w:val="0"/>
                  <w:marBottom w:val="0"/>
                  <w:divBdr>
                    <w:top w:val="none" w:sz="0" w:space="0" w:color="auto"/>
                    <w:left w:val="none" w:sz="0" w:space="0" w:color="auto"/>
                    <w:bottom w:val="none" w:sz="0" w:space="0" w:color="auto"/>
                    <w:right w:val="none" w:sz="0" w:space="0" w:color="auto"/>
                  </w:divBdr>
                </w:div>
                <w:div w:id="561060392">
                  <w:marLeft w:val="0"/>
                  <w:marRight w:val="0"/>
                  <w:marTop w:val="0"/>
                  <w:marBottom w:val="0"/>
                  <w:divBdr>
                    <w:top w:val="none" w:sz="0" w:space="0" w:color="auto"/>
                    <w:left w:val="none" w:sz="0" w:space="0" w:color="auto"/>
                    <w:bottom w:val="none" w:sz="0" w:space="0" w:color="auto"/>
                    <w:right w:val="none" w:sz="0" w:space="0" w:color="auto"/>
                  </w:divBdr>
                </w:div>
                <w:div w:id="562064806">
                  <w:marLeft w:val="0"/>
                  <w:marRight w:val="0"/>
                  <w:marTop w:val="0"/>
                  <w:marBottom w:val="0"/>
                  <w:divBdr>
                    <w:top w:val="none" w:sz="0" w:space="0" w:color="auto"/>
                    <w:left w:val="none" w:sz="0" w:space="0" w:color="auto"/>
                    <w:bottom w:val="none" w:sz="0" w:space="0" w:color="auto"/>
                    <w:right w:val="none" w:sz="0" w:space="0" w:color="auto"/>
                  </w:divBdr>
                </w:div>
                <w:div w:id="566183435">
                  <w:marLeft w:val="0"/>
                  <w:marRight w:val="0"/>
                  <w:marTop w:val="0"/>
                  <w:marBottom w:val="0"/>
                  <w:divBdr>
                    <w:top w:val="none" w:sz="0" w:space="0" w:color="auto"/>
                    <w:left w:val="none" w:sz="0" w:space="0" w:color="auto"/>
                    <w:bottom w:val="none" w:sz="0" w:space="0" w:color="auto"/>
                    <w:right w:val="none" w:sz="0" w:space="0" w:color="auto"/>
                  </w:divBdr>
                </w:div>
                <w:div w:id="567306036">
                  <w:marLeft w:val="0"/>
                  <w:marRight w:val="0"/>
                  <w:marTop w:val="0"/>
                  <w:marBottom w:val="0"/>
                  <w:divBdr>
                    <w:top w:val="none" w:sz="0" w:space="0" w:color="auto"/>
                    <w:left w:val="none" w:sz="0" w:space="0" w:color="auto"/>
                    <w:bottom w:val="none" w:sz="0" w:space="0" w:color="auto"/>
                    <w:right w:val="none" w:sz="0" w:space="0" w:color="auto"/>
                  </w:divBdr>
                </w:div>
                <w:div w:id="569538198">
                  <w:marLeft w:val="0"/>
                  <w:marRight w:val="0"/>
                  <w:marTop w:val="0"/>
                  <w:marBottom w:val="0"/>
                  <w:divBdr>
                    <w:top w:val="none" w:sz="0" w:space="0" w:color="auto"/>
                    <w:left w:val="none" w:sz="0" w:space="0" w:color="auto"/>
                    <w:bottom w:val="none" w:sz="0" w:space="0" w:color="auto"/>
                    <w:right w:val="none" w:sz="0" w:space="0" w:color="auto"/>
                  </w:divBdr>
                </w:div>
                <w:div w:id="576133650">
                  <w:marLeft w:val="0"/>
                  <w:marRight w:val="0"/>
                  <w:marTop w:val="0"/>
                  <w:marBottom w:val="0"/>
                  <w:divBdr>
                    <w:top w:val="none" w:sz="0" w:space="0" w:color="auto"/>
                    <w:left w:val="none" w:sz="0" w:space="0" w:color="auto"/>
                    <w:bottom w:val="none" w:sz="0" w:space="0" w:color="auto"/>
                    <w:right w:val="none" w:sz="0" w:space="0" w:color="auto"/>
                  </w:divBdr>
                </w:div>
                <w:div w:id="579758770">
                  <w:marLeft w:val="0"/>
                  <w:marRight w:val="0"/>
                  <w:marTop w:val="0"/>
                  <w:marBottom w:val="0"/>
                  <w:divBdr>
                    <w:top w:val="none" w:sz="0" w:space="0" w:color="auto"/>
                    <w:left w:val="none" w:sz="0" w:space="0" w:color="auto"/>
                    <w:bottom w:val="none" w:sz="0" w:space="0" w:color="auto"/>
                    <w:right w:val="none" w:sz="0" w:space="0" w:color="auto"/>
                  </w:divBdr>
                </w:div>
                <w:div w:id="579870431">
                  <w:marLeft w:val="0"/>
                  <w:marRight w:val="0"/>
                  <w:marTop w:val="0"/>
                  <w:marBottom w:val="0"/>
                  <w:divBdr>
                    <w:top w:val="none" w:sz="0" w:space="0" w:color="auto"/>
                    <w:left w:val="none" w:sz="0" w:space="0" w:color="auto"/>
                    <w:bottom w:val="none" w:sz="0" w:space="0" w:color="auto"/>
                    <w:right w:val="none" w:sz="0" w:space="0" w:color="auto"/>
                  </w:divBdr>
                </w:div>
                <w:div w:id="585381980">
                  <w:marLeft w:val="0"/>
                  <w:marRight w:val="0"/>
                  <w:marTop w:val="0"/>
                  <w:marBottom w:val="0"/>
                  <w:divBdr>
                    <w:top w:val="none" w:sz="0" w:space="0" w:color="auto"/>
                    <w:left w:val="none" w:sz="0" w:space="0" w:color="auto"/>
                    <w:bottom w:val="none" w:sz="0" w:space="0" w:color="auto"/>
                    <w:right w:val="none" w:sz="0" w:space="0" w:color="auto"/>
                  </w:divBdr>
                </w:div>
                <w:div w:id="596596067">
                  <w:marLeft w:val="0"/>
                  <w:marRight w:val="0"/>
                  <w:marTop w:val="0"/>
                  <w:marBottom w:val="0"/>
                  <w:divBdr>
                    <w:top w:val="none" w:sz="0" w:space="0" w:color="auto"/>
                    <w:left w:val="none" w:sz="0" w:space="0" w:color="auto"/>
                    <w:bottom w:val="none" w:sz="0" w:space="0" w:color="auto"/>
                    <w:right w:val="none" w:sz="0" w:space="0" w:color="auto"/>
                  </w:divBdr>
                </w:div>
                <w:div w:id="598296588">
                  <w:marLeft w:val="0"/>
                  <w:marRight w:val="0"/>
                  <w:marTop w:val="0"/>
                  <w:marBottom w:val="0"/>
                  <w:divBdr>
                    <w:top w:val="none" w:sz="0" w:space="0" w:color="auto"/>
                    <w:left w:val="none" w:sz="0" w:space="0" w:color="auto"/>
                    <w:bottom w:val="none" w:sz="0" w:space="0" w:color="auto"/>
                    <w:right w:val="none" w:sz="0" w:space="0" w:color="auto"/>
                  </w:divBdr>
                </w:div>
                <w:div w:id="598488387">
                  <w:marLeft w:val="0"/>
                  <w:marRight w:val="0"/>
                  <w:marTop w:val="0"/>
                  <w:marBottom w:val="0"/>
                  <w:divBdr>
                    <w:top w:val="none" w:sz="0" w:space="0" w:color="auto"/>
                    <w:left w:val="none" w:sz="0" w:space="0" w:color="auto"/>
                    <w:bottom w:val="none" w:sz="0" w:space="0" w:color="auto"/>
                    <w:right w:val="none" w:sz="0" w:space="0" w:color="auto"/>
                  </w:divBdr>
                </w:div>
                <w:div w:id="604846825">
                  <w:marLeft w:val="0"/>
                  <w:marRight w:val="0"/>
                  <w:marTop w:val="0"/>
                  <w:marBottom w:val="0"/>
                  <w:divBdr>
                    <w:top w:val="none" w:sz="0" w:space="0" w:color="auto"/>
                    <w:left w:val="none" w:sz="0" w:space="0" w:color="auto"/>
                    <w:bottom w:val="none" w:sz="0" w:space="0" w:color="auto"/>
                    <w:right w:val="none" w:sz="0" w:space="0" w:color="auto"/>
                  </w:divBdr>
                </w:div>
                <w:div w:id="611866366">
                  <w:marLeft w:val="0"/>
                  <w:marRight w:val="0"/>
                  <w:marTop w:val="0"/>
                  <w:marBottom w:val="0"/>
                  <w:divBdr>
                    <w:top w:val="none" w:sz="0" w:space="0" w:color="auto"/>
                    <w:left w:val="none" w:sz="0" w:space="0" w:color="auto"/>
                    <w:bottom w:val="none" w:sz="0" w:space="0" w:color="auto"/>
                    <w:right w:val="none" w:sz="0" w:space="0" w:color="auto"/>
                  </w:divBdr>
                </w:div>
                <w:div w:id="613631490">
                  <w:marLeft w:val="0"/>
                  <w:marRight w:val="0"/>
                  <w:marTop w:val="0"/>
                  <w:marBottom w:val="0"/>
                  <w:divBdr>
                    <w:top w:val="none" w:sz="0" w:space="0" w:color="auto"/>
                    <w:left w:val="none" w:sz="0" w:space="0" w:color="auto"/>
                    <w:bottom w:val="none" w:sz="0" w:space="0" w:color="auto"/>
                    <w:right w:val="none" w:sz="0" w:space="0" w:color="auto"/>
                  </w:divBdr>
                </w:div>
                <w:div w:id="615261504">
                  <w:marLeft w:val="0"/>
                  <w:marRight w:val="0"/>
                  <w:marTop w:val="0"/>
                  <w:marBottom w:val="0"/>
                  <w:divBdr>
                    <w:top w:val="none" w:sz="0" w:space="0" w:color="auto"/>
                    <w:left w:val="none" w:sz="0" w:space="0" w:color="auto"/>
                    <w:bottom w:val="none" w:sz="0" w:space="0" w:color="auto"/>
                    <w:right w:val="none" w:sz="0" w:space="0" w:color="auto"/>
                  </w:divBdr>
                </w:div>
                <w:div w:id="616136677">
                  <w:marLeft w:val="0"/>
                  <w:marRight w:val="0"/>
                  <w:marTop w:val="0"/>
                  <w:marBottom w:val="0"/>
                  <w:divBdr>
                    <w:top w:val="none" w:sz="0" w:space="0" w:color="auto"/>
                    <w:left w:val="none" w:sz="0" w:space="0" w:color="auto"/>
                    <w:bottom w:val="none" w:sz="0" w:space="0" w:color="auto"/>
                    <w:right w:val="none" w:sz="0" w:space="0" w:color="auto"/>
                  </w:divBdr>
                </w:div>
                <w:div w:id="617299493">
                  <w:marLeft w:val="0"/>
                  <w:marRight w:val="0"/>
                  <w:marTop w:val="0"/>
                  <w:marBottom w:val="0"/>
                  <w:divBdr>
                    <w:top w:val="none" w:sz="0" w:space="0" w:color="auto"/>
                    <w:left w:val="none" w:sz="0" w:space="0" w:color="auto"/>
                    <w:bottom w:val="none" w:sz="0" w:space="0" w:color="auto"/>
                    <w:right w:val="none" w:sz="0" w:space="0" w:color="auto"/>
                  </w:divBdr>
                </w:div>
                <w:div w:id="638613601">
                  <w:marLeft w:val="0"/>
                  <w:marRight w:val="0"/>
                  <w:marTop w:val="0"/>
                  <w:marBottom w:val="0"/>
                  <w:divBdr>
                    <w:top w:val="none" w:sz="0" w:space="0" w:color="auto"/>
                    <w:left w:val="none" w:sz="0" w:space="0" w:color="auto"/>
                    <w:bottom w:val="none" w:sz="0" w:space="0" w:color="auto"/>
                    <w:right w:val="none" w:sz="0" w:space="0" w:color="auto"/>
                  </w:divBdr>
                </w:div>
                <w:div w:id="642663218">
                  <w:marLeft w:val="0"/>
                  <w:marRight w:val="0"/>
                  <w:marTop w:val="0"/>
                  <w:marBottom w:val="0"/>
                  <w:divBdr>
                    <w:top w:val="none" w:sz="0" w:space="0" w:color="auto"/>
                    <w:left w:val="none" w:sz="0" w:space="0" w:color="auto"/>
                    <w:bottom w:val="none" w:sz="0" w:space="0" w:color="auto"/>
                    <w:right w:val="none" w:sz="0" w:space="0" w:color="auto"/>
                  </w:divBdr>
                </w:div>
                <w:div w:id="643046070">
                  <w:marLeft w:val="0"/>
                  <w:marRight w:val="0"/>
                  <w:marTop w:val="0"/>
                  <w:marBottom w:val="0"/>
                  <w:divBdr>
                    <w:top w:val="none" w:sz="0" w:space="0" w:color="auto"/>
                    <w:left w:val="none" w:sz="0" w:space="0" w:color="auto"/>
                    <w:bottom w:val="none" w:sz="0" w:space="0" w:color="auto"/>
                    <w:right w:val="none" w:sz="0" w:space="0" w:color="auto"/>
                  </w:divBdr>
                </w:div>
                <w:div w:id="644360446">
                  <w:marLeft w:val="0"/>
                  <w:marRight w:val="0"/>
                  <w:marTop w:val="0"/>
                  <w:marBottom w:val="0"/>
                  <w:divBdr>
                    <w:top w:val="none" w:sz="0" w:space="0" w:color="auto"/>
                    <w:left w:val="none" w:sz="0" w:space="0" w:color="auto"/>
                    <w:bottom w:val="none" w:sz="0" w:space="0" w:color="auto"/>
                    <w:right w:val="none" w:sz="0" w:space="0" w:color="auto"/>
                  </w:divBdr>
                </w:div>
                <w:div w:id="667682980">
                  <w:marLeft w:val="0"/>
                  <w:marRight w:val="0"/>
                  <w:marTop w:val="0"/>
                  <w:marBottom w:val="0"/>
                  <w:divBdr>
                    <w:top w:val="none" w:sz="0" w:space="0" w:color="auto"/>
                    <w:left w:val="none" w:sz="0" w:space="0" w:color="auto"/>
                    <w:bottom w:val="none" w:sz="0" w:space="0" w:color="auto"/>
                    <w:right w:val="none" w:sz="0" w:space="0" w:color="auto"/>
                  </w:divBdr>
                </w:div>
                <w:div w:id="676737005">
                  <w:marLeft w:val="0"/>
                  <w:marRight w:val="0"/>
                  <w:marTop w:val="0"/>
                  <w:marBottom w:val="0"/>
                  <w:divBdr>
                    <w:top w:val="none" w:sz="0" w:space="0" w:color="auto"/>
                    <w:left w:val="none" w:sz="0" w:space="0" w:color="auto"/>
                    <w:bottom w:val="none" w:sz="0" w:space="0" w:color="auto"/>
                    <w:right w:val="none" w:sz="0" w:space="0" w:color="auto"/>
                  </w:divBdr>
                </w:div>
                <w:div w:id="684208738">
                  <w:marLeft w:val="0"/>
                  <w:marRight w:val="0"/>
                  <w:marTop w:val="0"/>
                  <w:marBottom w:val="0"/>
                  <w:divBdr>
                    <w:top w:val="none" w:sz="0" w:space="0" w:color="auto"/>
                    <w:left w:val="none" w:sz="0" w:space="0" w:color="auto"/>
                    <w:bottom w:val="none" w:sz="0" w:space="0" w:color="auto"/>
                    <w:right w:val="none" w:sz="0" w:space="0" w:color="auto"/>
                  </w:divBdr>
                </w:div>
                <w:div w:id="685906863">
                  <w:marLeft w:val="0"/>
                  <w:marRight w:val="0"/>
                  <w:marTop w:val="0"/>
                  <w:marBottom w:val="0"/>
                  <w:divBdr>
                    <w:top w:val="none" w:sz="0" w:space="0" w:color="auto"/>
                    <w:left w:val="none" w:sz="0" w:space="0" w:color="auto"/>
                    <w:bottom w:val="none" w:sz="0" w:space="0" w:color="auto"/>
                    <w:right w:val="none" w:sz="0" w:space="0" w:color="auto"/>
                  </w:divBdr>
                </w:div>
                <w:div w:id="696084884">
                  <w:marLeft w:val="0"/>
                  <w:marRight w:val="0"/>
                  <w:marTop w:val="0"/>
                  <w:marBottom w:val="0"/>
                  <w:divBdr>
                    <w:top w:val="none" w:sz="0" w:space="0" w:color="auto"/>
                    <w:left w:val="none" w:sz="0" w:space="0" w:color="auto"/>
                    <w:bottom w:val="none" w:sz="0" w:space="0" w:color="auto"/>
                    <w:right w:val="none" w:sz="0" w:space="0" w:color="auto"/>
                  </w:divBdr>
                </w:div>
                <w:div w:id="697967925">
                  <w:marLeft w:val="0"/>
                  <w:marRight w:val="0"/>
                  <w:marTop w:val="0"/>
                  <w:marBottom w:val="0"/>
                  <w:divBdr>
                    <w:top w:val="none" w:sz="0" w:space="0" w:color="auto"/>
                    <w:left w:val="none" w:sz="0" w:space="0" w:color="auto"/>
                    <w:bottom w:val="none" w:sz="0" w:space="0" w:color="auto"/>
                    <w:right w:val="none" w:sz="0" w:space="0" w:color="auto"/>
                  </w:divBdr>
                </w:div>
                <w:div w:id="703948735">
                  <w:marLeft w:val="0"/>
                  <w:marRight w:val="0"/>
                  <w:marTop w:val="0"/>
                  <w:marBottom w:val="0"/>
                  <w:divBdr>
                    <w:top w:val="none" w:sz="0" w:space="0" w:color="auto"/>
                    <w:left w:val="none" w:sz="0" w:space="0" w:color="auto"/>
                    <w:bottom w:val="none" w:sz="0" w:space="0" w:color="auto"/>
                    <w:right w:val="none" w:sz="0" w:space="0" w:color="auto"/>
                  </w:divBdr>
                </w:div>
                <w:div w:id="706415550">
                  <w:marLeft w:val="0"/>
                  <w:marRight w:val="0"/>
                  <w:marTop w:val="0"/>
                  <w:marBottom w:val="0"/>
                  <w:divBdr>
                    <w:top w:val="none" w:sz="0" w:space="0" w:color="auto"/>
                    <w:left w:val="none" w:sz="0" w:space="0" w:color="auto"/>
                    <w:bottom w:val="none" w:sz="0" w:space="0" w:color="auto"/>
                    <w:right w:val="none" w:sz="0" w:space="0" w:color="auto"/>
                  </w:divBdr>
                </w:div>
                <w:div w:id="716274366">
                  <w:marLeft w:val="0"/>
                  <w:marRight w:val="0"/>
                  <w:marTop w:val="0"/>
                  <w:marBottom w:val="0"/>
                  <w:divBdr>
                    <w:top w:val="none" w:sz="0" w:space="0" w:color="auto"/>
                    <w:left w:val="none" w:sz="0" w:space="0" w:color="auto"/>
                    <w:bottom w:val="none" w:sz="0" w:space="0" w:color="auto"/>
                    <w:right w:val="none" w:sz="0" w:space="0" w:color="auto"/>
                  </w:divBdr>
                </w:div>
                <w:div w:id="721289772">
                  <w:marLeft w:val="0"/>
                  <w:marRight w:val="0"/>
                  <w:marTop w:val="0"/>
                  <w:marBottom w:val="0"/>
                  <w:divBdr>
                    <w:top w:val="none" w:sz="0" w:space="0" w:color="auto"/>
                    <w:left w:val="none" w:sz="0" w:space="0" w:color="auto"/>
                    <w:bottom w:val="none" w:sz="0" w:space="0" w:color="auto"/>
                    <w:right w:val="none" w:sz="0" w:space="0" w:color="auto"/>
                  </w:divBdr>
                </w:div>
                <w:div w:id="729814575">
                  <w:marLeft w:val="0"/>
                  <w:marRight w:val="0"/>
                  <w:marTop w:val="0"/>
                  <w:marBottom w:val="0"/>
                  <w:divBdr>
                    <w:top w:val="none" w:sz="0" w:space="0" w:color="auto"/>
                    <w:left w:val="none" w:sz="0" w:space="0" w:color="auto"/>
                    <w:bottom w:val="none" w:sz="0" w:space="0" w:color="auto"/>
                    <w:right w:val="none" w:sz="0" w:space="0" w:color="auto"/>
                  </w:divBdr>
                </w:div>
                <w:div w:id="747918296">
                  <w:marLeft w:val="0"/>
                  <w:marRight w:val="0"/>
                  <w:marTop w:val="0"/>
                  <w:marBottom w:val="0"/>
                  <w:divBdr>
                    <w:top w:val="none" w:sz="0" w:space="0" w:color="auto"/>
                    <w:left w:val="none" w:sz="0" w:space="0" w:color="auto"/>
                    <w:bottom w:val="none" w:sz="0" w:space="0" w:color="auto"/>
                    <w:right w:val="none" w:sz="0" w:space="0" w:color="auto"/>
                  </w:divBdr>
                </w:div>
                <w:div w:id="754327473">
                  <w:marLeft w:val="0"/>
                  <w:marRight w:val="0"/>
                  <w:marTop w:val="0"/>
                  <w:marBottom w:val="0"/>
                  <w:divBdr>
                    <w:top w:val="none" w:sz="0" w:space="0" w:color="auto"/>
                    <w:left w:val="none" w:sz="0" w:space="0" w:color="auto"/>
                    <w:bottom w:val="none" w:sz="0" w:space="0" w:color="auto"/>
                    <w:right w:val="none" w:sz="0" w:space="0" w:color="auto"/>
                  </w:divBdr>
                </w:div>
                <w:div w:id="756444004">
                  <w:marLeft w:val="0"/>
                  <w:marRight w:val="0"/>
                  <w:marTop w:val="0"/>
                  <w:marBottom w:val="0"/>
                  <w:divBdr>
                    <w:top w:val="none" w:sz="0" w:space="0" w:color="auto"/>
                    <w:left w:val="none" w:sz="0" w:space="0" w:color="auto"/>
                    <w:bottom w:val="none" w:sz="0" w:space="0" w:color="auto"/>
                    <w:right w:val="none" w:sz="0" w:space="0" w:color="auto"/>
                  </w:divBdr>
                </w:div>
                <w:div w:id="757867841">
                  <w:marLeft w:val="0"/>
                  <w:marRight w:val="0"/>
                  <w:marTop w:val="0"/>
                  <w:marBottom w:val="0"/>
                  <w:divBdr>
                    <w:top w:val="none" w:sz="0" w:space="0" w:color="auto"/>
                    <w:left w:val="none" w:sz="0" w:space="0" w:color="auto"/>
                    <w:bottom w:val="none" w:sz="0" w:space="0" w:color="auto"/>
                    <w:right w:val="none" w:sz="0" w:space="0" w:color="auto"/>
                  </w:divBdr>
                </w:div>
                <w:div w:id="758911675">
                  <w:marLeft w:val="0"/>
                  <w:marRight w:val="0"/>
                  <w:marTop w:val="0"/>
                  <w:marBottom w:val="0"/>
                  <w:divBdr>
                    <w:top w:val="none" w:sz="0" w:space="0" w:color="auto"/>
                    <w:left w:val="none" w:sz="0" w:space="0" w:color="auto"/>
                    <w:bottom w:val="none" w:sz="0" w:space="0" w:color="auto"/>
                    <w:right w:val="none" w:sz="0" w:space="0" w:color="auto"/>
                  </w:divBdr>
                </w:div>
                <w:div w:id="762795876">
                  <w:marLeft w:val="0"/>
                  <w:marRight w:val="0"/>
                  <w:marTop w:val="0"/>
                  <w:marBottom w:val="0"/>
                  <w:divBdr>
                    <w:top w:val="none" w:sz="0" w:space="0" w:color="auto"/>
                    <w:left w:val="none" w:sz="0" w:space="0" w:color="auto"/>
                    <w:bottom w:val="none" w:sz="0" w:space="0" w:color="auto"/>
                    <w:right w:val="none" w:sz="0" w:space="0" w:color="auto"/>
                  </w:divBdr>
                </w:div>
                <w:div w:id="768089332">
                  <w:marLeft w:val="0"/>
                  <w:marRight w:val="0"/>
                  <w:marTop w:val="0"/>
                  <w:marBottom w:val="0"/>
                  <w:divBdr>
                    <w:top w:val="none" w:sz="0" w:space="0" w:color="auto"/>
                    <w:left w:val="none" w:sz="0" w:space="0" w:color="auto"/>
                    <w:bottom w:val="none" w:sz="0" w:space="0" w:color="auto"/>
                    <w:right w:val="none" w:sz="0" w:space="0" w:color="auto"/>
                  </w:divBdr>
                </w:div>
                <w:div w:id="773476504">
                  <w:marLeft w:val="0"/>
                  <w:marRight w:val="0"/>
                  <w:marTop w:val="0"/>
                  <w:marBottom w:val="0"/>
                  <w:divBdr>
                    <w:top w:val="none" w:sz="0" w:space="0" w:color="auto"/>
                    <w:left w:val="none" w:sz="0" w:space="0" w:color="auto"/>
                    <w:bottom w:val="none" w:sz="0" w:space="0" w:color="auto"/>
                    <w:right w:val="none" w:sz="0" w:space="0" w:color="auto"/>
                  </w:divBdr>
                </w:div>
                <w:div w:id="776559973">
                  <w:marLeft w:val="0"/>
                  <w:marRight w:val="0"/>
                  <w:marTop w:val="0"/>
                  <w:marBottom w:val="0"/>
                  <w:divBdr>
                    <w:top w:val="none" w:sz="0" w:space="0" w:color="auto"/>
                    <w:left w:val="none" w:sz="0" w:space="0" w:color="auto"/>
                    <w:bottom w:val="none" w:sz="0" w:space="0" w:color="auto"/>
                    <w:right w:val="none" w:sz="0" w:space="0" w:color="auto"/>
                  </w:divBdr>
                </w:div>
                <w:div w:id="778334034">
                  <w:marLeft w:val="0"/>
                  <w:marRight w:val="0"/>
                  <w:marTop w:val="0"/>
                  <w:marBottom w:val="0"/>
                  <w:divBdr>
                    <w:top w:val="none" w:sz="0" w:space="0" w:color="auto"/>
                    <w:left w:val="none" w:sz="0" w:space="0" w:color="auto"/>
                    <w:bottom w:val="none" w:sz="0" w:space="0" w:color="auto"/>
                    <w:right w:val="none" w:sz="0" w:space="0" w:color="auto"/>
                  </w:divBdr>
                </w:div>
                <w:div w:id="781267559">
                  <w:marLeft w:val="0"/>
                  <w:marRight w:val="0"/>
                  <w:marTop w:val="0"/>
                  <w:marBottom w:val="0"/>
                  <w:divBdr>
                    <w:top w:val="none" w:sz="0" w:space="0" w:color="auto"/>
                    <w:left w:val="none" w:sz="0" w:space="0" w:color="auto"/>
                    <w:bottom w:val="none" w:sz="0" w:space="0" w:color="auto"/>
                    <w:right w:val="none" w:sz="0" w:space="0" w:color="auto"/>
                  </w:divBdr>
                </w:div>
                <w:div w:id="803888899">
                  <w:marLeft w:val="0"/>
                  <w:marRight w:val="0"/>
                  <w:marTop w:val="0"/>
                  <w:marBottom w:val="0"/>
                  <w:divBdr>
                    <w:top w:val="none" w:sz="0" w:space="0" w:color="auto"/>
                    <w:left w:val="none" w:sz="0" w:space="0" w:color="auto"/>
                    <w:bottom w:val="none" w:sz="0" w:space="0" w:color="auto"/>
                    <w:right w:val="none" w:sz="0" w:space="0" w:color="auto"/>
                  </w:divBdr>
                </w:div>
                <w:div w:id="822308920">
                  <w:marLeft w:val="0"/>
                  <w:marRight w:val="0"/>
                  <w:marTop w:val="0"/>
                  <w:marBottom w:val="0"/>
                  <w:divBdr>
                    <w:top w:val="none" w:sz="0" w:space="0" w:color="auto"/>
                    <w:left w:val="none" w:sz="0" w:space="0" w:color="auto"/>
                    <w:bottom w:val="none" w:sz="0" w:space="0" w:color="auto"/>
                    <w:right w:val="none" w:sz="0" w:space="0" w:color="auto"/>
                  </w:divBdr>
                </w:div>
                <w:div w:id="843133385">
                  <w:marLeft w:val="0"/>
                  <w:marRight w:val="0"/>
                  <w:marTop w:val="0"/>
                  <w:marBottom w:val="0"/>
                  <w:divBdr>
                    <w:top w:val="none" w:sz="0" w:space="0" w:color="auto"/>
                    <w:left w:val="none" w:sz="0" w:space="0" w:color="auto"/>
                    <w:bottom w:val="none" w:sz="0" w:space="0" w:color="auto"/>
                    <w:right w:val="none" w:sz="0" w:space="0" w:color="auto"/>
                  </w:divBdr>
                </w:div>
                <w:div w:id="847184560">
                  <w:marLeft w:val="0"/>
                  <w:marRight w:val="0"/>
                  <w:marTop w:val="0"/>
                  <w:marBottom w:val="0"/>
                  <w:divBdr>
                    <w:top w:val="none" w:sz="0" w:space="0" w:color="auto"/>
                    <w:left w:val="none" w:sz="0" w:space="0" w:color="auto"/>
                    <w:bottom w:val="none" w:sz="0" w:space="0" w:color="auto"/>
                    <w:right w:val="none" w:sz="0" w:space="0" w:color="auto"/>
                  </w:divBdr>
                </w:div>
                <w:div w:id="858003767">
                  <w:marLeft w:val="0"/>
                  <w:marRight w:val="0"/>
                  <w:marTop w:val="0"/>
                  <w:marBottom w:val="0"/>
                  <w:divBdr>
                    <w:top w:val="none" w:sz="0" w:space="0" w:color="auto"/>
                    <w:left w:val="none" w:sz="0" w:space="0" w:color="auto"/>
                    <w:bottom w:val="none" w:sz="0" w:space="0" w:color="auto"/>
                    <w:right w:val="none" w:sz="0" w:space="0" w:color="auto"/>
                  </w:divBdr>
                </w:div>
                <w:div w:id="860122534">
                  <w:marLeft w:val="0"/>
                  <w:marRight w:val="0"/>
                  <w:marTop w:val="0"/>
                  <w:marBottom w:val="0"/>
                  <w:divBdr>
                    <w:top w:val="none" w:sz="0" w:space="0" w:color="auto"/>
                    <w:left w:val="none" w:sz="0" w:space="0" w:color="auto"/>
                    <w:bottom w:val="none" w:sz="0" w:space="0" w:color="auto"/>
                    <w:right w:val="none" w:sz="0" w:space="0" w:color="auto"/>
                  </w:divBdr>
                </w:div>
                <w:div w:id="866942368">
                  <w:marLeft w:val="0"/>
                  <w:marRight w:val="0"/>
                  <w:marTop w:val="0"/>
                  <w:marBottom w:val="0"/>
                  <w:divBdr>
                    <w:top w:val="none" w:sz="0" w:space="0" w:color="auto"/>
                    <w:left w:val="none" w:sz="0" w:space="0" w:color="auto"/>
                    <w:bottom w:val="none" w:sz="0" w:space="0" w:color="auto"/>
                    <w:right w:val="none" w:sz="0" w:space="0" w:color="auto"/>
                  </w:divBdr>
                </w:div>
                <w:div w:id="873926431">
                  <w:marLeft w:val="0"/>
                  <w:marRight w:val="0"/>
                  <w:marTop w:val="0"/>
                  <w:marBottom w:val="0"/>
                  <w:divBdr>
                    <w:top w:val="none" w:sz="0" w:space="0" w:color="auto"/>
                    <w:left w:val="none" w:sz="0" w:space="0" w:color="auto"/>
                    <w:bottom w:val="none" w:sz="0" w:space="0" w:color="auto"/>
                    <w:right w:val="none" w:sz="0" w:space="0" w:color="auto"/>
                  </w:divBdr>
                </w:div>
                <w:div w:id="874077305">
                  <w:marLeft w:val="0"/>
                  <w:marRight w:val="0"/>
                  <w:marTop w:val="0"/>
                  <w:marBottom w:val="0"/>
                  <w:divBdr>
                    <w:top w:val="none" w:sz="0" w:space="0" w:color="auto"/>
                    <w:left w:val="none" w:sz="0" w:space="0" w:color="auto"/>
                    <w:bottom w:val="none" w:sz="0" w:space="0" w:color="auto"/>
                    <w:right w:val="none" w:sz="0" w:space="0" w:color="auto"/>
                  </w:divBdr>
                </w:div>
                <w:div w:id="876819116">
                  <w:marLeft w:val="0"/>
                  <w:marRight w:val="0"/>
                  <w:marTop w:val="0"/>
                  <w:marBottom w:val="0"/>
                  <w:divBdr>
                    <w:top w:val="none" w:sz="0" w:space="0" w:color="auto"/>
                    <w:left w:val="none" w:sz="0" w:space="0" w:color="auto"/>
                    <w:bottom w:val="none" w:sz="0" w:space="0" w:color="auto"/>
                    <w:right w:val="none" w:sz="0" w:space="0" w:color="auto"/>
                  </w:divBdr>
                </w:div>
                <w:div w:id="878663278">
                  <w:marLeft w:val="0"/>
                  <w:marRight w:val="0"/>
                  <w:marTop w:val="0"/>
                  <w:marBottom w:val="0"/>
                  <w:divBdr>
                    <w:top w:val="none" w:sz="0" w:space="0" w:color="auto"/>
                    <w:left w:val="none" w:sz="0" w:space="0" w:color="auto"/>
                    <w:bottom w:val="none" w:sz="0" w:space="0" w:color="auto"/>
                    <w:right w:val="none" w:sz="0" w:space="0" w:color="auto"/>
                  </w:divBdr>
                </w:div>
                <w:div w:id="880172859">
                  <w:marLeft w:val="0"/>
                  <w:marRight w:val="0"/>
                  <w:marTop w:val="0"/>
                  <w:marBottom w:val="0"/>
                  <w:divBdr>
                    <w:top w:val="none" w:sz="0" w:space="0" w:color="auto"/>
                    <w:left w:val="none" w:sz="0" w:space="0" w:color="auto"/>
                    <w:bottom w:val="none" w:sz="0" w:space="0" w:color="auto"/>
                    <w:right w:val="none" w:sz="0" w:space="0" w:color="auto"/>
                  </w:divBdr>
                </w:div>
                <w:div w:id="881751405">
                  <w:marLeft w:val="0"/>
                  <w:marRight w:val="0"/>
                  <w:marTop w:val="0"/>
                  <w:marBottom w:val="0"/>
                  <w:divBdr>
                    <w:top w:val="none" w:sz="0" w:space="0" w:color="auto"/>
                    <w:left w:val="none" w:sz="0" w:space="0" w:color="auto"/>
                    <w:bottom w:val="none" w:sz="0" w:space="0" w:color="auto"/>
                    <w:right w:val="none" w:sz="0" w:space="0" w:color="auto"/>
                  </w:divBdr>
                </w:div>
                <w:div w:id="888035884">
                  <w:marLeft w:val="0"/>
                  <w:marRight w:val="0"/>
                  <w:marTop w:val="0"/>
                  <w:marBottom w:val="0"/>
                  <w:divBdr>
                    <w:top w:val="none" w:sz="0" w:space="0" w:color="auto"/>
                    <w:left w:val="none" w:sz="0" w:space="0" w:color="auto"/>
                    <w:bottom w:val="none" w:sz="0" w:space="0" w:color="auto"/>
                    <w:right w:val="none" w:sz="0" w:space="0" w:color="auto"/>
                  </w:divBdr>
                </w:div>
                <w:div w:id="905797202">
                  <w:marLeft w:val="0"/>
                  <w:marRight w:val="0"/>
                  <w:marTop w:val="0"/>
                  <w:marBottom w:val="0"/>
                  <w:divBdr>
                    <w:top w:val="none" w:sz="0" w:space="0" w:color="auto"/>
                    <w:left w:val="none" w:sz="0" w:space="0" w:color="auto"/>
                    <w:bottom w:val="none" w:sz="0" w:space="0" w:color="auto"/>
                    <w:right w:val="none" w:sz="0" w:space="0" w:color="auto"/>
                  </w:divBdr>
                </w:div>
                <w:div w:id="921767211">
                  <w:marLeft w:val="0"/>
                  <w:marRight w:val="0"/>
                  <w:marTop w:val="0"/>
                  <w:marBottom w:val="0"/>
                  <w:divBdr>
                    <w:top w:val="none" w:sz="0" w:space="0" w:color="auto"/>
                    <w:left w:val="none" w:sz="0" w:space="0" w:color="auto"/>
                    <w:bottom w:val="none" w:sz="0" w:space="0" w:color="auto"/>
                    <w:right w:val="none" w:sz="0" w:space="0" w:color="auto"/>
                  </w:divBdr>
                </w:div>
                <w:div w:id="923144122">
                  <w:marLeft w:val="0"/>
                  <w:marRight w:val="0"/>
                  <w:marTop w:val="0"/>
                  <w:marBottom w:val="0"/>
                  <w:divBdr>
                    <w:top w:val="none" w:sz="0" w:space="0" w:color="auto"/>
                    <w:left w:val="none" w:sz="0" w:space="0" w:color="auto"/>
                    <w:bottom w:val="none" w:sz="0" w:space="0" w:color="auto"/>
                    <w:right w:val="none" w:sz="0" w:space="0" w:color="auto"/>
                  </w:divBdr>
                </w:div>
                <w:div w:id="924262861">
                  <w:marLeft w:val="0"/>
                  <w:marRight w:val="0"/>
                  <w:marTop w:val="0"/>
                  <w:marBottom w:val="0"/>
                  <w:divBdr>
                    <w:top w:val="none" w:sz="0" w:space="0" w:color="auto"/>
                    <w:left w:val="none" w:sz="0" w:space="0" w:color="auto"/>
                    <w:bottom w:val="none" w:sz="0" w:space="0" w:color="auto"/>
                    <w:right w:val="none" w:sz="0" w:space="0" w:color="auto"/>
                  </w:divBdr>
                </w:div>
                <w:div w:id="941111809">
                  <w:marLeft w:val="0"/>
                  <w:marRight w:val="0"/>
                  <w:marTop w:val="0"/>
                  <w:marBottom w:val="0"/>
                  <w:divBdr>
                    <w:top w:val="none" w:sz="0" w:space="0" w:color="auto"/>
                    <w:left w:val="none" w:sz="0" w:space="0" w:color="auto"/>
                    <w:bottom w:val="none" w:sz="0" w:space="0" w:color="auto"/>
                    <w:right w:val="none" w:sz="0" w:space="0" w:color="auto"/>
                  </w:divBdr>
                </w:div>
                <w:div w:id="941693659">
                  <w:marLeft w:val="0"/>
                  <w:marRight w:val="0"/>
                  <w:marTop w:val="0"/>
                  <w:marBottom w:val="0"/>
                  <w:divBdr>
                    <w:top w:val="none" w:sz="0" w:space="0" w:color="auto"/>
                    <w:left w:val="none" w:sz="0" w:space="0" w:color="auto"/>
                    <w:bottom w:val="none" w:sz="0" w:space="0" w:color="auto"/>
                    <w:right w:val="none" w:sz="0" w:space="0" w:color="auto"/>
                  </w:divBdr>
                </w:div>
                <w:div w:id="951977925">
                  <w:marLeft w:val="0"/>
                  <w:marRight w:val="0"/>
                  <w:marTop w:val="0"/>
                  <w:marBottom w:val="0"/>
                  <w:divBdr>
                    <w:top w:val="none" w:sz="0" w:space="0" w:color="auto"/>
                    <w:left w:val="none" w:sz="0" w:space="0" w:color="auto"/>
                    <w:bottom w:val="none" w:sz="0" w:space="0" w:color="auto"/>
                    <w:right w:val="none" w:sz="0" w:space="0" w:color="auto"/>
                  </w:divBdr>
                </w:div>
                <w:div w:id="963079692">
                  <w:marLeft w:val="0"/>
                  <w:marRight w:val="0"/>
                  <w:marTop w:val="0"/>
                  <w:marBottom w:val="0"/>
                  <w:divBdr>
                    <w:top w:val="none" w:sz="0" w:space="0" w:color="auto"/>
                    <w:left w:val="none" w:sz="0" w:space="0" w:color="auto"/>
                    <w:bottom w:val="none" w:sz="0" w:space="0" w:color="auto"/>
                    <w:right w:val="none" w:sz="0" w:space="0" w:color="auto"/>
                  </w:divBdr>
                </w:div>
                <w:div w:id="977414195">
                  <w:marLeft w:val="0"/>
                  <w:marRight w:val="0"/>
                  <w:marTop w:val="0"/>
                  <w:marBottom w:val="0"/>
                  <w:divBdr>
                    <w:top w:val="none" w:sz="0" w:space="0" w:color="auto"/>
                    <w:left w:val="none" w:sz="0" w:space="0" w:color="auto"/>
                    <w:bottom w:val="none" w:sz="0" w:space="0" w:color="auto"/>
                    <w:right w:val="none" w:sz="0" w:space="0" w:color="auto"/>
                  </w:divBdr>
                </w:div>
                <w:div w:id="982853055">
                  <w:marLeft w:val="0"/>
                  <w:marRight w:val="0"/>
                  <w:marTop w:val="0"/>
                  <w:marBottom w:val="0"/>
                  <w:divBdr>
                    <w:top w:val="none" w:sz="0" w:space="0" w:color="auto"/>
                    <w:left w:val="none" w:sz="0" w:space="0" w:color="auto"/>
                    <w:bottom w:val="none" w:sz="0" w:space="0" w:color="auto"/>
                    <w:right w:val="none" w:sz="0" w:space="0" w:color="auto"/>
                  </w:divBdr>
                </w:div>
                <w:div w:id="987245145">
                  <w:marLeft w:val="0"/>
                  <w:marRight w:val="0"/>
                  <w:marTop w:val="0"/>
                  <w:marBottom w:val="0"/>
                  <w:divBdr>
                    <w:top w:val="none" w:sz="0" w:space="0" w:color="auto"/>
                    <w:left w:val="none" w:sz="0" w:space="0" w:color="auto"/>
                    <w:bottom w:val="none" w:sz="0" w:space="0" w:color="auto"/>
                    <w:right w:val="none" w:sz="0" w:space="0" w:color="auto"/>
                  </w:divBdr>
                </w:div>
                <w:div w:id="989675084">
                  <w:marLeft w:val="0"/>
                  <w:marRight w:val="0"/>
                  <w:marTop w:val="0"/>
                  <w:marBottom w:val="0"/>
                  <w:divBdr>
                    <w:top w:val="none" w:sz="0" w:space="0" w:color="auto"/>
                    <w:left w:val="none" w:sz="0" w:space="0" w:color="auto"/>
                    <w:bottom w:val="none" w:sz="0" w:space="0" w:color="auto"/>
                    <w:right w:val="none" w:sz="0" w:space="0" w:color="auto"/>
                  </w:divBdr>
                </w:div>
                <w:div w:id="995305924">
                  <w:marLeft w:val="0"/>
                  <w:marRight w:val="0"/>
                  <w:marTop w:val="0"/>
                  <w:marBottom w:val="0"/>
                  <w:divBdr>
                    <w:top w:val="none" w:sz="0" w:space="0" w:color="auto"/>
                    <w:left w:val="none" w:sz="0" w:space="0" w:color="auto"/>
                    <w:bottom w:val="none" w:sz="0" w:space="0" w:color="auto"/>
                    <w:right w:val="none" w:sz="0" w:space="0" w:color="auto"/>
                  </w:divBdr>
                </w:div>
                <w:div w:id="997538215">
                  <w:marLeft w:val="0"/>
                  <w:marRight w:val="0"/>
                  <w:marTop w:val="0"/>
                  <w:marBottom w:val="0"/>
                  <w:divBdr>
                    <w:top w:val="none" w:sz="0" w:space="0" w:color="auto"/>
                    <w:left w:val="none" w:sz="0" w:space="0" w:color="auto"/>
                    <w:bottom w:val="none" w:sz="0" w:space="0" w:color="auto"/>
                    <w:right w:val="none" w:sz="0" w:space="0" w:color="auto"/>
                  </w:divBdr>
                </w:div>
                <w:div w:id="999307155">
                  <w:marLeft w:val="0"/>
                  <w:marRight w:val="0"/>
                  <w:marTop w:val="0"/>
                  <w:marBottom w:val="0"/>
                  <w:divBdr>
                    <w:top w:val="none" w:sz="0" w:space="0" w:color="auto"/>
                    <w:left w:val="none" w:sz="0" w:space="0" w:color="auto"/>
                    <w:bottom w:val="none" w:sz="0" w:space="0" w:color="auto"/>
                    <w:right w:val="none" w:sz="0" w:space="0" w:color="auto"/>
                  </w:divBdr>
                </w:div>
                <w:div w:id="999580100">
                  <w:marLeft w:val="0"/>
                  <w:marRight w:val="0"/>
                  <w:marTop w:val="0"/>
                  <w:marBottom w:val="0"/>
                  <w:divBdr>
                    <w:top w:val="none" w:sz="0" w:space="0" w:color="auto"/>
                    <w:left w:val="none" w:sz="0" w:space="0" w:color="auto"/>
                    <w:bottom w:val="none" w:sz="0" w:space="0" w:color="auto"/>
                    <w:right w:val="none" w:sz="0" w:space="0" w:color="auto"/>
                  </w:divBdr>
                </w:div>
                <w:div w:id="1001852177">
                  <w:marLeft w:val="0"/>
                  <w:marRight w:val="0"/>
                  <w:marTop w:val="0"/>
                  <w:marBottom w:val="0"/>
                  <w:divBdr>
                    <w:top w:val="none" w:sz="0" w:space="0" w:color="auto"/>
                    <w:left w:val="none" w:sz="0" w:space="0" w:color="auto"/>
                    <w:bottom w:val="none" w:sz="0" w:space="0" w:color="auto"/>
                    <w:right w:val="none" w:sz="0" w:space="0" w:color="auto"/>
                  </w:divBdr>
                </w:div>
                <w:div w:id="1010447153">
                  <w:marLeft w:val="0"/>
                  <w:marRight w:val="0"/>
                  <w:marTop w:val="0"/>
                  <w:marBottom w:val="0"/>
                  <w:divBdr>
                    <w:top w:val="none" w:sz="0" w:space="0" w:color="auto"/>
                    <w:left w:val="none" w:sz="0" w:space="0" w:color="auto"/>
                    <w:bottom w:val="none" w:sz="0" w:space="0" w:color="auto"/>
                    <w:right w:val="none" w:sz="0" w:space="0" w:color="auto"/>
                  </w:divBdr>
                </w:div>
                <w:div w:id="1012223705">
                  <w:marLeft w:val="0"/>
                  <w:marRight w:val="0"/>
                  <w:marTop w:val="0"/>
                  <w:marBottom w:val="0"/>
                  <w:divBdr>
                    <w:top w:val="none" w:sz="0" w:space="0" w:color="auto"/>
                    <w:left w:val="none" w:sz="0" w:space="0" w:color="auto"/>
                    <w:bottom w:val="none" w:sz="0" w:space="0" w:color="auto"/>
                    <w:right w:val="none" w:sz="0" w:space="0" w:color="auto"/>
                  </w:divBdr>
                </w:div>
                <w:div w:id="1019041390">
                  <w:marLeft w:val="0"/>
                  <w:marRight w:val="0"/>
                  <w:marTop w:val="0"/>
                  <w:marBottom w:val="0"/>
                  <w:divBdr>
                    <w:top w:val="none" w:sz="0" w:space="0" w:color="auto"/>
                    <w:left w:val="none" w:sz="0" w:space="0" w:color="auto"/>
                    <w:bottom w:val="none" w:sz="0" w:space="0" w:color="auto"/>
                    <w:right w:val="none" w:sz="0" w:space="0" w:color="auto"/>
                  </w:divBdr>
                </w:div>
                <w:div w:id="1019624942">
                  <w:marLeft w:val="0"/>
                  <w:marRight w:val="0"/>
                  <w:marTop w:val="0"/>
                  <w:marBottom w:val="0"/>
                  <w:divBdr>
                    <w:top w:val="none" w:sz="0" w:space="0" w:color="auto"/>
                    <w:left w:val="none" w:sz="0" w:space="0" w:color="auto"/>
                    <w:bottom w:val="none" w:sz="0" w:space="0" w:color="auto"/>
                    <w:right w:val="none" w:sz="0" w:space="0" w:color="auto"/>
                  </w:divBdr>
                </w:div>
                <w:div w:id="1026560648">
                  <w:marLeft w:val="0"/>
                  <w:marRight w:val="0"/>
                  <w:marTop w:val="0"/>
                  <w:marBottom w:val="0"/>
                  <w:divBdr>
                    <w:top w:val="none" w:sz="0" w:space="0" w:color="auto"/>
                    <w:left w:val="none" w:sz="0" w:space="0" w:color="auto"/>
                    <w:bottom w:val="none" w:sz="0" w:space="0" w:color="auto"/>
                    <w:right w:val="none" w:sz="0" w:space="0" w:color="auto"/>
                  </w:divBdr>
                </w:div>
                <w:div w:id="1031690567">
                  <w:marLeft w:val="0"/>
                  <w:marRight w:val="0"/>
                  <w:marTop w:val="0"/>
                  <w:marBottom w:val="0"/>
                  <w:divBdr>
                    <w:top w:val="none" w:sz="0" w:space="0" w:color="auto"/>
                    <w:left w:val="none" w:sz="0" w:space="0" w:color="auto"/>
                    <w:bottom w:val="none" w:sz="0" w:space="0" w:color="auto"/>
                    <w:right w:val="none" w:sz="0" w:space="0" w:color="auto"/>
                  </w:divBdr>
                </w:div>
                <w:div w:id="1036151431">
                  <w:marLeft w:val="0"/>
                  <w:marRight w:val="0"/>
                  <w:marTop w:val="0"/>
                  <w:marBottom w:val="0"/>
                  <w:divBdr>
                    <w:top w:val="none" w:sz="0" w:space="0" w:color="auto"/>
                    <w:left w:val="none" w:sz="0" w:space="0" w:color="auto"/>
                    <w:bottom w:val="none" w:sz="0" w:space="0" w:color="auto"/>
                    <w:right w:val="none" w:sz="0" w:space="0" w:color="auto"/>
                  </w:divBdr>
                </w:div>
                <w:div w:id="1072922161">
                  <w:marLeft w:val="0"/>
                  <w:marRight w:val="0"/>
                  <w:marTop w:val="0"/>
                  <w:marBottom w:val="0"/>
                  <w:divBdr>
                    <w:top w:val="none" w:sz="0" w:space="0" w:color="auto"/>
                    <w:left w:val="none" w:sz="0" w:space="0" w:color="auto"/>
                    <w:bottom w:val="none" w:sz="0" w:space="0" w:color="auto"/>
                    <w:right w:val="none" w:sz="0" w:space="0" w:color="auto"/>
                  </w:divBdr>
                </w:div>
                <w:div w:id="1075855366">
                  <w:marLeft w:val="0"/>
                  <w:marRight w:val="0"/>
                  <w:marTop w:val="0"/>
                  <w:marBottom w:val="0"/>
                  <w:divBdr>
                    <w:top w:val="none" w:sz="0" w:space="0" w:color="auto"/>
                    <w:left w:val="none" w:sz="0" w:space="0" w:color="auto"/>
                    <w:bottom w:val="none" w:sz="0" w:space="0" w:color="auto"/>
                    <w:right w:val="none" w:sz="0" w:space="0" w:color="auto"/>
                  </w:divBdr>
                </w:div>
                <w:div w:id="1079713362">
                  <w:marLeft w:val="0"/>
                  <w:marRight w:val="0"/>
                  <w:marTop w:val="0"/>
                  <w:marBottom w:val="0"/>
                  <w:divBdr>
                    <w:top w:val="none" w:sz="0" w:space="0" w:color="auto"/>
                    <w:left w:val="none" w:sz="0" w:space="0" w:color="auto"/>
                    <w:bottom w:val="none" w:sz="0" w:space="0" w:color="auto"/>
                    <w:right w:val="none" w:sz="0" w:space="0" w:color="auto"/>
                  </w:divBdr>
                </w:div>
                <w:div w:id="1084718808">
                  <w:marLeft w:val="0"/>
                  <w:marRight w:val="0"/>
                  <w:marTop w:val="0"/>
                  <w:marBottom w:val="0"/>
                  <w:divBdr>
                    <w:top w:val="none" w:sz="0" w:space="0" w:color="auto"/>
                    <w:left w:val="none" w:sz="0" w:space="0" w:color="auto"/>
                    <w:bottom w:val="none" w:sz="0" w:space="0" w:color="auto"/>
                    <w:right w:val="none" w:sz="0" w:space="0" w:color="auto"/>
                  </w:divBdr>
                </w:div>
                <w:div w:id="1096488054">
                  <w:marLeft w:val="0"/>
                  <w:marRight w:val="0"/>
                  <w:marTop w:val="0"/>
                  <w:marBottom w:val="0"/>
                  <w:divBdr>
                    <w:top w:val="none" w:sz="0" w:space="0" w:color="auto"/>
                    <w:left w:val="none" w:sz="0" w:space="0" w:color="auto"/>
                    <w:bottom w:val="none" w:sz="0" w:space="0" w:color="auto"/>
                    <w:right w:val="none" w:sz="0" w:space="0" w:color="auto"/>
                  </w:divBdr>
                </w:div>
                <w:div w:id="1108426106">
                  <w:marLeft w:val="0"/>
                  <w:marRight w:val="0"/>
                  <w:marTop w:val="0"/>
                  <w:marBottom w:val="0"/>
                  <w:divBdr>
                    <w:top w:val="none" w:sz="0" w:space="0" w:color="auto"/>
                    <w:left w:val="none" w:sz="0" w:space="0" w:color="auto"/>
                    <w:bottom w:val="none" w:sz="0" w:space="0" w:color="auto"/>
                    <w:right w:val="none" w:sz="0" w:space="0" w:color="auto"/>
                  </w:divBdr>
                </w:div>
                <w:div w:id="1119178162">
                  <w:marLeft w:val="0"/>
                  <w:marRight w:val="0"/>
                  <w:marTop w:val="0"/>
                  <w:marBottom w:val="0"/>
                  <w:divBdr>
                    <w:top w:val="none" w:sz="0" w:space="0" w:color="auto"/>
                    <w:left w:val="none" w:sz="0" w:space="0" w:color="auto"/>
                    <w:bottom w:val="none" w:sz="0" w:space="0" w:color="auto"/>
                    <w:right w:val="none" w:sz="0" w:space="0" w:color="auto"/>
                  </w:divBdr>
                </w:div>
                <w:div w:id="1131366034">
                  <w:marLeft w:val="0"/>
                  <w:marRight w:val="0"/>
                  <w:marTop w:val="0"/>
                  <w:marBottom w:val="0"/>
                  <w:divBdr>
                    <w:top w:val="none" w:sz="0" w:space="0" w:color="auto"/>
                    <w:left w:val="none" w:sz="0" w:space="0" w:color="auto"/>
                    <w:bottom w:val="none" w:sz="0" w:space="0" w:color="auto"/>
                    <w:right w:val="none" w:sz="0" w:space="0" w:color="auto"/>
                  </w:divBdr>
                </w:div>
                <w:div w:id="1141461072">
                  <w:marLeft w:val="0"/>
                  <w:marRight w:val="0"/>
                  <w:marTop w:val="0"/>
                  <w:marBottom w:val="0"/>
                  <w:divBdr>
                    <w:top w:val="none" w:sz="0" w:space="0" w:color="auto"/>
                    <w:left w:val="none" w:sz="0" w:space="0" w:color="auto"/>
                    <w:bottom w:val="none" w:sz="0" w:space="0" w:color="auto"/>
                    <w:right w:val="none" w:sz="0" w:space="0" w:color="auto"/>
                  </w:divBdr>
                </w:div>
                <w:div w:id="1142842851">
                  <w:marLeft w:val="0"/>
                  <w:marRight w:val="0"/>
                  <w:marTop w:val="0"/>
                  <w:marBottom w:val="0"/>
                  <w:divBdr>
                    <w:top w:val="none" w:sz="0" w:space="0" w:color="auto"/>
                    <w:left w:val="none" w:sz="0" w:space="0" w:color="auto"/>
                    <w:bottom w:val="none" w:sz="0" w:space="0" w:color="auto"/>
                    <w:right w:val="none" w:sz="0" w:space="0" w:color="auto"/>
                  </w:divBdr>
                </w:div>
                <w:div w:id="1146359576">
                  <w:marLeft w:val="0"/>
                  <w:marRight w:val="0"/>
                  <w:marTop w:val="0"/>
                  <w:marBottom w:val="0"/>
                  <w:divBdr>
                    <w:top w:val="none" w:sz="0" w:space="0" w:color="auto"/>
                    <w:left w:val="none" w:sz="0" w:space="0" w:color="auto"/>
                    <w:bottom w:val="none" w:sz="0" w:space="0" w:color="auto"/>
                    <w:right w:val="none" w:sz="0" w:space="0" w:color="auto"/>
                  </w:divBdr>
                </w:div>
                <w:div w:id="1147362149">
                  <w:marLeft w:val="0"/>
                  <w:marRight w:val="0"/>
                  <w:marTop w:val="0"/>
                  <w:marBottom w:val="0"/>
                  <w:divBdr>
                    <w:top w:val="none" w:sz="0" w:space="0" w:color="auto"/>
                    <w:left w:val="none" w:sz="0" w:space="0" w:color="auto"/>
                    <w:bottom w:val="none" w:sz="0" w:space="0" w:color="auto"/>
                    <w:right w:val="none" w:sz="0" w:space="0" w:color="auto"/>
                  </w:divBdr>
                </w:div>
                <w:div w:id="1149596227">
                  <w:marLeft w:val="0"/>
                  <w:marRight w:val="0"/>
                  <w:marTop w:val="0"/>
                  <w:marBottom w:val="0"/>
                  <w:divBdr>
                    <w:top w:val="none" w:sz="0" w:space="0" w:color="auto"/>
                    <w:left w:val="none" w:sz="0" w:space="0" w:color="auto"/>
                    <w:bottom w:val="none" w:sz="0" w:space="0" w:color="auto"/>
                    <w:right w:val="none" w:sz="0" w:space="0" w:color="auto"/>
                  </w:divBdr>
                </w:div>
                <w:div w:id="1154294552">
                  <w:marLeft w:val="0"/>
                  <w:marRight w:val="0"/>
                  <w:marTop w:val="0"/>
                  <w:marBottom w:val="0"/>
                  <w:divBdr>
                    <w:top w:val="none" w:sz="0" w:space="0" w:color="auto"/>
                    <w:left w:val="none" w:sz="0" w:space="0" w:color="auto"/>
                    <w:bottom w:val="none" w:sz="0" w:space="0" w:color="auto"/>
                    <w:right w:val="none" w:sz="0" w:space="0" w:color="auto"/>
                  </w:divBdr>
                </w:div>
                <w:div w:id="1155486256">
                  <w:marLeft w:val="0"/>
                  <w:marRight w:val="0"/>
                  <w:marTop w:val="0"/>
                  <w:marBottom w:val="0"/>
                  <w:divBdr>
                    <w:top w:val="none" w:sz="0" w:space="0" w:color="auto"/>
                    <w:left w:val="none" w:sz="0" w:space="0" w:color="auto"/>
                    <w:bottom w:val="none" w:sz="0" w:space="0" w:color="auto"/>
                    <w:right w:val="none" w:sz="0" w:space="0" w:color="auto"/>
                  </w:divBdr>
                </w:div>
                <w:div w:id="1164708924">
                  <w:marLeft w:val="0"/>
                  <w:marRight w:val="0"/>
                  <w:marTop w:val="0"/>
                  <w:marBottom w:val="0"/>
                  <w:divBdr>
                    <w:top w:val="none" w:sz="0" w:space="0" w:color="auto"/>
                    <w:left w:val="none" w:sz="0" w:space="0" w:color="auto"/>
                    <w:bottom w:val="none" w:sz="0" w:space="0" w:color="auto"/>
                    <w:right w:val="none" w:sz="0" w:space="0" w:color="auto"/>
                  </w:divBdr>
                </w:div>
                <w:div w:id="1167475537">
                  <w:marLeft w:val="0"/>
                  <w:marRight w:val="0"/>
                  <w:marTop w:val="0"/>
                  <w:marBottom w:val="0"/>
                  <w:divBdr>
                    <w:top w:val="none" w:sz="0" w:space="0" w:color="auto"/>
                    <w:left w:val="none" w:sz="0" w:space="0" w:color="auto"/>
                    <w:bottom w:val="none" w:sz="0" w:space="0" w:color="auto"/>
                    <w:right w:val="none" w:sz="0" w:space="0" w:color="auto"/>
                  </w:divBdr>
                </w:div>
                <w:div w:id="1169911087">
                  <w:marLeft w:val="0"/>
                  <w:marRight w:val="0"/>
                  <w:marTop w:val="0"/>
                  <w:marBottom w:val="0"/>
                  <w:divBdr>
                    <w:top w:val="none" w:sz="0" w:space="0" w:color="auto"/>
                    <w:left w:val="none" w:sz="0" w:space="0" w:color="auto"/>
                    <w:bottom w:val="none" w:sz="0" w:space="0" w:color="auto"/>
                    <w:right w:val="none" w:sz="0" w:space="0" w:color="auto"/>
                  </w:divBdr>
                </w:div>
                <w:div w:id="1176579290">
                  <w:marLeft w:val="0"/>
                  <w:marRight w:val="0"/>
                  <w:marTop w:val="0"/>
                  <w:marBottom w:val="0"/>
                  <w:divBdr>
                    <w:top w:val="none" w:sz="0" w:space="0" w:color="auto"/>
                    <w:left w:val="none" w:sz="0" w:space="0" w:color="auto"/>
                    <w:bottom w:val="none" w:sz="0" w:space="0" w:color="auto"/>
                    <w:right w:val="none" w:sz="0" w:space="0" w:color="auto"/>
                  </w:divBdr>
                </w:div>
                <w:div w:id="1180510214">
                  <w:marLeft w:val="0"/>
                  <w:marRight w:val="0"/>
                  <w:marTop w:val="0"/>
                  <w:marBottom w:val="0"/>
                  <w:divBdr>
                    <w:top w:val="none" w:sz="0" w:space="0" w:color="auto"/>
                    <w:left w:val="none" w:sz="0" w:space="0" w:color="auto"/>
                    <w:bottom w:val="none" w:sz="0" w:space="0" w:color="auto"/>
                    <w:right w:val="none" w:sz="0" w:space="0" w:color="auto"/>
                  </w:divBdr>
                </w:div>
                <w:div w:id="1199466529">
                  <w:marLeft w:val="0"/>
                  <w:marRight w:val="0"/>
                  <w:marTop w:val="0"/>
                  <w:marBottom w:val="0"/>
                  <w:divBdr>
                    <w:top w:val="none" w:sz="0" w:space="0" w:color="auto"/>
                    <w:left w:val="none" w:sz="0" w:space="0" w:color="auto"/>
                    <w:bottom w:val="none" w:sz="0" w:space="0" w:color="auto"/>
                    <w:right w:val="none" w:sz="0" w:space="0" w:color="auto"/>
                  </w:divBdr>
                </w:div>
                <w:div w:id="1201280854">
                  <w:marLeft w:val="0"/>
                  <w:marRight w:val="0"/>
                  <w:marTop w:val="0"/>
                  <w:marBottom w:val="0"/>
                  <w:divBdr>
                    <w:top w:val="none" w:sz="0" w:space="0" w:color="auto"/>
                    <w:left w:val="none" w:sz="0" w:space="0" w:color="auto"/>
                    <w:bottom w:val="none" w:sz="0" w:space="0" w:color="auto"/>
                    <w:right w:val="none" w:sz="0" w:space="0" w:color="auto"/>
                  </w:divBdr>
                </w:div>
                <w:div w:id="1208564952">
                  <w:marLeft w:val="0"/>
                  <w:marRight w:val="0"/>
                  <w:marTop w:val="0"/>
                  <w:marBottom w:val="0"/>
                  <w:divBdr>
                    <w:top w:val="none" w:sz="0" w:space="0" w:color="auto"/>
                    <w:left w:val="none" w:sz="0" w:space="0" w:color="auto"/>
                    <w:bottom w:val="none" w:sz="0" w:space="0" w:color="auto"/>
                    <w:right w:val="none" w:sz="0" w:space="0" w:color="auto"/>
                  </w:divBdr>
                </w:div>
                <w:div w:id="1212498933">
                  <w:marLeft w:val="0"/>
                  <w:marRight w:val="0"/>
                  <w:marTop w:val="0"/>
                  <w:marBottom w:val="0"/>
                  <w:divBdr>
                    <w:top w:val="none" w:sz="0" w:space="0" w:color="auto"/>
                    <w:left w:val="none" w:sz="0" w:space="0" w:color="auto"/>
                    <w:bottom w:val="none" w:sz="0" w:space="0" w:color="auto"/>
                    <w:right w:val="none" w:sz="0" w:space="0" w:color="auto"/>
                  </w:divBdr>
                </w:div>
                <w:div w:id="1233349530">
                  <w:marLeft w:val="0"/>
                  <w:marRight w:val="0"/>
                  <w:marTop w:val="0"/>
                  <w:marBottom w:val="0"/>
                  <w:divBdr>
                    <w:top w:val="none" w:sz="0" w:space="0" w:color="auto"/>
                    <w:left w:val="none" w:sz="0" w:space="0" w:color="auto"/>
                    <w:bottom w:val="none" w:sz="0" w:space="0" w:color="auto"/>
                    <w:right w:val="none" w:sz="0" w:space="0" w:color="auto"/>
                  </w:divBdr>
                </w:div>
                <w:div w:id="1247691468">
                  <w:marLeft w:val="0"/>
                  <w:marRight w:val="0"/>
                  <w:marTop w:val="0"/>
                  <w:marBottom w:val="0"/>
                  <w:divBdr>
                    <w:top w:val="none" w:sz="0" w:space="0" w:color="auto"/>
                    <w:left w:val="none" w:sz="0" w:space="0" w:color="auto"/>
                    <w:bottom w:val="none" w:sz="0" w:space="0" w:color="auto"/>
                    <w:right w:val="none" w:sz="0" w:space="0" w:color="auto"/>
                  </w:divBdr>
                </w:div>
                <w:div w:id="1248925781">
                  <w:marLeft w:val="0"/>
                  <w:marRight w:val="0"/>
                  <w:marTop w:val="0"/>
                  <w:marBottom w:val="0"/>
                  <w:divBdr>
                    <w:top w:val="none" w:sz="0" w:space="0" w:color="auto"/>
                    <w:left w:val="none" w:sz="0" w:space="0" w:color="auto"/>
                    <w:bottom w:val="none" w:sz="0" w:space="0" w:color="auto"/>
                    <w:right w:val="none" w:sz="0" w:space="0" w:color="auto"/>
                  </w:divBdr>
                </w:div>
                <w:div w:id="1250383279">
                  <w:marLeft w:val="0"/>
                  <w:marRight w:val="0"/>
                  <w:marTop w:val="0"/>
                  <w:marBottom w:val="0"/>
                  <w:divBdr>
                    <w:top w:val="none" w:sz="0" w:space="0" w:color="auto"/>
                    <w:left w:val="none" w:sz="0" w:space="0" w:color="auto"/>
                    <w:bottom w:val="none" w:sz="0" w:space="0" w:color="auto"/>
                    <w:right w:val="none" w:sz="0" w:space="0" w:color="auto"/>
                  </w:divBdr>
                </w:div>
                <w:div w:id="1250968601">
                  <w:marLeft w:val="0"/>
                  <w:marRight w:val="0"/>
                  <w:marTop w:val="0"/>
                  <w:marBottom w:val="0"/>
                  <w:divBdr>
                    <w:top w:val="none" w:sz="0" w:space="0" w:color="auto"/>
                    <w:left w:val="none" w:sz="0" w:space="0" w:color="auto"/>
                    <w:bottom w:val="none" w:sz="0" w:space="0" w:color="auto"/>
                    <w:right w:val="none" w:sz="0" w:space="0" w:color="auto"/>
                  </w:divBdr>
                </w:div>
                <w:div w:id="1255747654">
                  <w:marLeft w:val="0"/>
                  <w:marRight w:val="0"/>
                  <w:marTop w:val="0"/>
                  <w:marBottom w:val="0"/>
                  <w:divBdr>
                    <w:top w:val="none" w:sz="0" w:space="0" w:color="auto"/>
                    <w:left w:val="none" w:sz="0" w:space="0" w:color="auto"/>
                    <w:bottom w:val="none" w:sz="0" w:space="0" w:color="auto"/>
                    <w:right w:val="none" w:sz="0" w:space="0" w:color="auto"/>
                  </w:divBdr>
                </w:div>
                <w:div w:id="1259173778">
                  <w:marLeft w:val="0"/>
                  <w:marRight w:val="0"/>
                  <w:marTop w:val="0"/>
                  <w:marBottom w:val="0"/>
                  <w:divBdr>
                    <w:top w:val="none" w:sz="0" w:space="0" w:color="auto"/>
                    <w:left w:val="none" w:sz="0" w:space="0" w:color="auto"/>
                    <w:bottom w:val="none" w:sz="0" w:space="0" w:color="auto"/>
                    <w:right w:val="none" w:sz="0" w:space="0" w:color="auto"/>
                  </w:divBdr>
                </w:div>
                <w:div w:id="1260286899">
                  <w:marLeft w:val="0"/>
                  <w:marRight w:val="0"/>
                  <w:marTop w:val="0"/>
                  <w:marBottom w:val="0"/>
                  <w:divBdr>
                    <w:top w:val="none" w:sz="0" w:space="0" w:color="auto"/>
                    <w:left w:val="none" w:sz="0" w:space="0" w:color="auto"/>
                    <w:bottom w:val="none" w:sz="0" w:space="0" w:color="auto"/>
                    <w:right w:val="none" w:sz="0" w:space="0" w:color="auto"/>
                  </w:divBdr>
                </w:div>
                <w:div w:id="1266691703">
                  <w:marLeft w:val="0"/>
                  <w:marRight w:val="0"/>
                  <w:marTop w:val="0"/>
                  <w:marBottom w:val="0"/>
                  <w:divBdr>
                    <w:top w:val="none" w:sz="0" w:space="0" w:color="auto"/>
                    <w:left w:val="none" w:sz="0" w:space="0" w:color="auto"/>
                    <w:bottom w:val="none" w:sz="0" w:space="0" w:color="auto"/>
                    <w:right w:val="none" w:sz="0" w:space="0" w:color="auto"/>
                  </w:divBdr>
                </w:div>
                <w:div w:id="1268081519">
                  <w:marLeft w:val="0"/>
                  <w:marRight w:val="0"/>
                  <w:marTop w:val="0"/>
                  <w:marBottom w:val="0"/>
                  <w:divBdr>
                    <w:top w:val="none" w:sz="0" w:space="0" w:color="auto"/>
                    <w:left w:val="none" w:sz="0" w:space="0" w:color="auto"/>
                    <w:bottom w:val="none" w:sz="0" w:space="0" w:color="auto"/>
                    <w:right w:val="none" w:sz="0" w:space="0" w:color="auto"/>
                  </w:divBdr>
                </w:div>
                <w:div w:id="1269390292">
                  <w:marLeft w:val="0"/>
                  <w:marRight w:val="0"/>
                  <w:marTop w:val="0"/>
                  <w:marBottom w:val="0"/>
                  <w:divBdr>
                    <w:top w:val="none" w:sz="0" w:space="0" w:color="auto"/>
                    <w:left w:val="none" w:sz="0" w:space="0" w:color="auto"/>
                    <w:bottom w:val="none" w:sz="0" w:space="0" w:color="auto"/>
                    <w:right w:val="none" w:sz="0" w:space="0" w:color="auto"/>
                  </w:divBdr>
                </w:div>
                <w:div w:id="1299147474">
                  <w:marLeft w:val="0"/>
                  <w:marRight w:val="0"/>
                  <w:marTop w:val="0"/>
                  <w:marBottom w:val="0"/>
                  <w:divBdr>
                    <w:top w:val="none" w:sz="0" w:space="0" w:color="auto"/>
                    <w:left w:val="none" w:sz="0" w:space="0" w:color="auto"/>
                    <w:bottom w:val="none" w:sz="0" w:space="0" w:color="auto"/>
                    <w:right w:val="none" w:sz="0" w:space="0" w:color="auto"/>
                  </w:divBdr>
                </w:div>
                <w:div w:id="1301686305">
                  <w:marLeft w:val="0"/>
                  <w:marRight w:val="0"/>
                  <w:marTop w:val="0"/>
                  <w:marBottom w:val="0"/>
                  <w:divBdr>
                    <w:top w:val="none" w:sz="0" w:space="0" w:color="auto"/>
                    <w:left w:val="none" w:sz="0" w:space="0" w:color="auto"/>
                    <w:bottom w:val="none" w:sz="0" w:space="0" w:color="auto"/>
                    <w:right w:val="none" w:sz="0" w:space="0" w:color="auto"/>
                  </w:divBdr>
                </w:div>
                <w:div w:id="1302005168">
                  <w:marLeft w:val="0"/>
                  <w:marRight w:val="0"/>
                  <w:marTop w:val="0"/>
                  <w:marBottom w:val="0"/>
                  <w:divBdr>
                    <w:top w:val="none" w:sz="0" w:space="0" w:color="auto"/>
                    <w:left w:val="none" w:sz="0" w:space="0" w:color="auto"/>
                    <w:bottom w:val="none" w:sz="0" w:space="0" w:color="auto"/>
                    <w:right w:val="none" w:sz="0" w:space="0" w:color="auto"/>
                  </w:divBdr>
                </w:div>
                <w:div w:id="1320694869">
                  <w:marLeft w:val="0"/>
                  <w:marRight w:val="0"/>
                  <w:marTop w:val="0"/>
                  <w:marBottom w:val="0"/>
                  <w:divBdr>
                    <w:top w:val="none" w:sz="0" w:space="0" w:color="auto"/>
                    <w:left w:val="none" w:sz="0" w:space="0" w:color="auto"/>
                    <w:bottom w:val="none" w:sz="0" w:space="0" w:color="auto"/>
                    <w:right w:val="none" w:sz="0" w:space="0" w:color="auto"/>
                  </w:divBdr>
                </w:div>
                <w:div w:id="1330594871">
                  <w:marLeft w:val="0"/>
                  <w:marRight w:val="0"/>
                  <w:marTop w:val="0"/>
                  <w:marBottom w:val="0"/>
                  <w:divBdr>
                    <w:top w:val="none" w:sz="0" w:space="0" w:color="auto"/>
                    <w:left w:val="none" w:sz="0" w:space="0" w:color="auto"/>
                    <w:bottom w:val="none" w:sz="0" w:space="0" w:color="auto"/>
                    <w:right w:val="none" w:sz="0" w:space="0" w:color="auto"/>
                  </w:divBdr>
                </w:div>
                <w:div w:id="1332367955">
                  <w:marLeft w:val="0"/>
                  <w:marRight w:val="0"/>
                  <w:marTop w:val="0"/>
                  <w:marBottom w:val="0"/>
                  <w:divBdr>
                    <w:top w:val="none" w:sz="0" w:space="0" w:color="auto"/>
                    <w:left w:val="none" w:sz="0" w:space="0" w:color="auto"/>
                    <w:bottom w:val="none" w:sz="0" w:space="0" w:color="auto"/>
                    <w:right w:val="none" w:sz="0" w:space="0" w:color="auto"/>
                  </w:divBdr>
                </w:div>
                <w:div w:id="1339456598">
                  <w:marLeft w:val="0"/>
                  <w:marRight w:val="0"/>
                  <w:marTop w:val="0"/>
                  <w:marBottom w:val="0"/>
                  <w:divBdr>
                    <w:top w:val="none" w:sz="0" w:space="0" w:color="auto"/>
                    <w:left w:val="none" w:sz="0" w:space="0" w:color="auto"/>
                    <w:bottom w:val="none" w:sz="0" w:space="0" w:color="auto"/>
                    <w:right w:val="none" w:sz="0" w:space="0" w:color="auto"/>
                  </w:divBdr>
                </w:div>
                <w:div w:id="1339699898">
                  <w:marLeft w:val="0"/>
                  <w:marRight w:val="0"/>
                  <w:marTop w:val="0"/>
                  <w:marBottom w:val="0"/>
                  <w:divBdr>
                    <w:top w:val="none" w:sz="0" w:space="0" w:color="auto"/>
                    <w:left w:val="none" w:sz="0" w:space="0" w:color="auto"/>
                    <w:bottom w:val="none" w:sz="0" w:space="0" w:color="auto"/>
                    <w:right w:val="none" w:sz="0" w:space="0" w:color="auto"/>
                  </w:divBdr>
                </w:div>
                <w:div w:id="1351838815">
                  <w:marLeft w:val="0"/>
                  <w:marRight w:val="0"/>
                  <w:marTop w:val="0"/>
                  <w:marBottom w:val="0"/>
                  <w:divBdr>
                    <w:top w:val="none" w:sz="0" w:space="0" w:color="auto"/>
                    <w:left w:val="none" w:sz="0" w:space="0" w:color="auto"/>
                    <w:bottom w:val="none" w:sz="0" w:space="0" w:color="auto"/>
                    <w:right w:val="none" w:sz="0" w:space="0" w:color="auto"/>
                  </w:divBdr>
                </w:div>
                <w:div w:id="1354501032">
                  <w:marLeft w:val="0"/>
                  <w:marRight w:val="0"/>
                  <w:marTop w:val="0"/>
                  <w:marBottom w:val="0"/>
                  <w:divBdr>
                    <w:top w:val="none" w:sz="0" w:space="0" w:color="auto"/>
                    <w:left w:val="none" w:sz="0" w:space="0" w:color="auto"/>
                    <w:bottom w:val="none" w:sz="0" w:space="0" w:color="auto"/>
                    <w:right w:val="none" w:sz="0" w:space="0" w:color="auto"/>
                  </w:divBdr>
                </w:div>
                <w:div w:id="1361397607">
                  <w:marLeft w:val="0"/>
                  <w:marRight w:val="0"/>
                  <w:marTop w:val="0"/>
                  <w:marBottom w:val="0"/>
                  <w:divBdr>
                    <w:top w:val="none" w:sz="0" w:space="0" w:color="auto"/>
                    <w:left w:val="none" w:sz="0" w:space="0" w:color="auto"/>
                    <w:bottom w:val="none" w:sz="0" w:space="0" w:color="auto"/>
                    <w:right w:val="none" w:sz="0" w:space="0" w:color="auto"/>
                  </w:divBdr>
                </w:div>
                <w:div w:id="1364861439">
                  <w:marLeft w:val="0"/>
                  <w:marRight w:val="0"/>
                  <w:marTop w:val="0"/>
                  <w:marBottom w:val="0"/>
                  <w:divBdr>
                    <w:top w:val="none" w:sz="0" w:space="0" w:color="auto"/>
                    <w:left w:val="none" w:sz="0" w:space="0" w:color="auto"/>
                    <w:bottom w:val="none" w:sz="0" w:space="0" w:color="auto"/>
                    <w:right w:val="none" w:sz="0" w:space="0" w:color="auto"/>
                  </w:divBdr>
                </w:div>
                <w:div w:id="1367828061">
                  <w:marLeft w:val="0"/>
                  <w:marRight w:val="0"/>
                  <w:marTop w:val="0"/>
                  <w:marBottom w:val="0"/>
                  <w:divBdr>
                    <w:top w:val="none" w:sz="0" w:space="0" w:color="auto"/>
                    <w:left w:val="none" w:sz="0" w:space="0" w:color="auto"/>
                    <w:bottom w:val="none" w:sz="0" w:space="0" w:color="auto"/>
                    <w:right w:val="none" w:sz="0" w:space="0" w:color="auto"/>
                  </w:divBdr>
                </w:div>
                <w:div w:id="1374965801">
                  <w:marLeft w:val="0"/>
                  <w:marRight w:val="0"/>
                  <w:marTop w:val="0"/>
                  <w:marBottom w:val="0"/>
                  <w:divBdr>
                    <w:top w:val="none" w:sz="0" w:space="0" w:color="auto"/>
                    <w:left w:val="none" w:sz="0" w:space="0" w:color="auto"/>
                    <w:bottom w:val="none" w:sz="0" w:space="0" w:color="auto"/>
                    <w:right w:val="none" w:sz="0" w:space="0" w:color="auto"/>
                  </w:divBdr>
                </w:div>
                <w:div w:id="1376662724">
                  <w:marLeft w:val="0"/>
                  <w:marRight w:val="0"/>
                  <w:marTop w:val="0"/>
                  <w:marBottom w:val="0"/>
                  <w:divBdr>
                    <w:top w:val="none" w:sz="0" w:space="0" w:color="auto"/>
                    <w:left w:val="none" w:sz="0" w:space="0" w:color="auto"/>
                    <w:bottom w:val="none" w:sz="0" w:space="0" w:color="auto"/>
                    <w:right w:val="none" w:sz="0" w:space="0" w:color="auto"/>
                  </w:divBdr>
                </w:div>
                <w:div w:id="1386219477">
                  <w:marLeft w:val="0"/>
                  <w:marRight w:val="0"/>
                  <w:marTop w:val="0"/>
                  <w:marBottom w:val="0"/>
                  <w:divBdr>
                    <w:top w:val="none" w:sz="0" w:space="0" w:color="auto"/>
                    <w:left w:val="none" w:sz="0" w:space="0" w:color="auto"/>
                    <w:bottom w:val="none" w:sz="0" w:space="0" w:color="auto"/>
                    <w:right w:val="none" w:sz="0" w:space="0" w:color="auto"/>
                  </w:divBdr>
                </w:div>
                <w:div w:id="1401752592">
                  <w:marLeft w:val="0"/>
                  <w:marRight w:val="0"/>
                  <w:marTop w:val="0"/>
                  <w:marBottom w:val="0"/>
                  <w:divBdr>
                    <w:top w:val="none" w:sz="0" w:space="0" w:color="auto"/>
                    <w:left w:val="none" w:sz="0" w:space="0" w:color="auto"/>
                    <w:bottom w:val="none" w:sz="0" w:space="0" w:color="auto"/>
                    <w:right w:val="none" w:sz="0" w:space="0" w:color="auto"/>
                  </w:divBdr>
                </w:div>
                <w:div w:id="1404643810">
                  <w:marLeft w:val="0"/>
                  <w:marRight w:val="0"/>
                  <w:marTop w:val="0"/>
                  <w:marBottom w:val="0"/>
                  <w:divBdr>
                    <w:top w:val="none" w:sz="0" w:space="0" w:color="auto"/>
                    <w:left w:val="none" w:sz="0" w:space="0" w:color="auto"/>
                    <w:bottom w:val="none" w:sz="0" w:space="0" w:color="auto"/>
                    <w:right w:val="none" w:sz="0" w:space="0" w:color="auto"/>
                  </w:divBdr>
                </w:div>
                <w:div w:id="1410275400">
                  <w:marLeft w:val="0"/>
                  <w:marRight w:val="0"/>
                  <w:marTop w:val="0"/>
                  <w:marBottom w:val="0"/>
                  <w:divBdr>
                    <w:top w:val="none" w:sz="0" w:space="0" w:color="auto"/>
                    <w:left w:val="none" w:sz="0" w:space="0" w:color="auto"/>
                    <w:bottom w:val="none" w:sz="0" w:space="0" w:color="auto"/>
                    <w:right w:val="none" w:sz="0" w:space="0" w:color="auto"/>
                  </w:divBdr>
                </w:div>
                <w:div w:id="1421870362">
                  <w:marLeft w:val="0"/>
                  <w:marRight w:val="0"/>
                  <w:marTop w:val="0"/>
                  <w:marBottom w:val="0"/>
                  <w:divBdr>
                    <w:top w:val="none" w:sz="0" w:space="0" w:color="auto"/>
                    <w:left w:val="none" w:sz="0" w:space="0" w:color="auto"/>
                    <w:bottom w:val="none" w:sz="0" w:space="0" w:color="auto"/>
                    <w:right w:val="none" w:sz="0" w:space="0" w:color="auto"/>
                  </w:divBdr>
                </w:div>
                <w:div w:id="1430927025">
                  <w:marLeft w:val="0"/>
                  <w:marRight w:val="0"/>
                  <w:marTop w:val="0"/>
                  <w:marBottom w:val="0"/>
                  <w:divBdr>
                    <w:top w:val="none" w:sz="0" w:space="0" w:color="auto"/>
                    <w:left w:val="none" w:sz="0" w:space="0" w:color="auto"/>
                    <w:bottom w:val="none" w:sz="0" w:space="0" w:color="auto"/>
                    <w:right w:val="none" w:sz="0" w:space="0" w:color="auto"/>
                  </w:divBdr>
                </w:div>
                <w:div w:id="1432046981">
                  <w:marLeft w:val="0"/>
                  <w:marRight w:val="0"/>
                  <w:marTop w:val="0"/>
                  <w:marBottom w:val="0"/>
                  <w:divBdr>
                    <w:top w:val="none" w:sz="0" w:space="0" w:color="auto"/>
                    <w:left w:val="none" w:sz="0" w:space="0" w:color="auto"/>
                    <w:bottom w:val="none" w:sz="0" w:space="0" w:color="auto"/>
                    <w:right w:val="none" w:sz="0" w:space="0" w:color="auto"/>
                  </w:divBdr>
                </w:div>
                <w:div w:id="1432774488">
                  <w:marLeft w:val="0"/>
                  <w:marRight w:val="0"/>
                  <w:marTop w:val="0"/>
                  <w:marBottom w:val="0"/>
                  <w:divBdr>
                    <w:top w:val="none" w:sz="0" w:space="0" w:color="auto"/>
                    <w:left w:val="none" w:sz="0" w:space="0" w:color="auto"/>
                    <w:bottom w:val="none" w:sz="0" w:space="0" w:color="auto"/>
                    <w:right w:val="none" w:sz="0" w:space="0" w:color="auto"/>
                  </w:divBdr>
                </w:div>
                <w:div w:id="1436092652">
                  <w:marLeft w:val="0"/>
                  <w:marRight w:val="0"/>
                  <w:marTop w:val="0"/>
                  <w:marBottom w:val="0"/>
                  <w:divBdr>
                    <w:top w:val="none" w:sz="0" w:space="0" w:color="auto"/>
                    <w:left w:val="none" w:sz="0" w:space="0" w:color="auto"/>
                    <w:bottom w:val="none" w:sz="0" w:space="0" w:color="auto"/>
                    <w:right w:val="none" w:sz="0" w:space="0" w:color="auto"/>
                  </w:divBdr>
                </w:div>
                <w:div w:id="1451044864">
                  <w:marLeft w:val="0"/>
                  <w:marRight w:val="0"/>
                  <w:marTop w:val="0"/>
                  <w:marBottom w:val="0"/>
                  <w:divBdr>
                    <w:top w:val="none" w:sz="0" w:space="0" w:color="auto"/>
                    <w:left w:val="none" w:sz="0" w:space="0" w:color="auto"/>
                    <w:bottom w:val="none" w:sz="0" w:space="0" w:color="auto"/>
                    <w:right w:val="none" w:sz="0" w:space="0" w:color="auto"/>
                  </w:divBdr>
                </w:div>
                <w:div w:id="1455557922">
                  <w:marLeft w:val="0"/>
                  <w:marRight w:val="0"/>
                  <w:marTop w:val="0"/>
                  <w:marBottom w:val="0"/>
                  <w:divBdr>
                    <w:top w:val="none" w:sz="0" w:space="0" w:color="auto"/>
                    <w:left w:val="none" w:sz="0" w:space="0" w:color="auto"/>
                    <w:bottom w:val="none" w:sz="0" w:space="0" w:color="auto"/>
                    <w:right w:val="none" w:sz="0" w:space="0" w:color="auto"/>
                  </w:divBdr>
                </w:div>
                <w:div w:id="1455563734">
                  <w:marLeft w:val="0"/>
                  <w:marRight w:val="0"/>
                  <w:marTop w:val="0"/>
                  <w:marBottom w:val="0"/>
                  <w:divBdr>
                    <w:top w:val="none" w:sz="0" w:space="0" w:color="auto"/>
                    <w:left w:val="none" w:sz="0" w:space="0" w:color="auto"/>
                    <w:bottom w:val="none" w:sz="0" w:space="0" w:color="auto"/>
                    <w:right w:val="none" w:sz="0" w:space="0" w:color="auto"/>
                  </w:divBdr>
                </w:div>
                <w:div w:id="1462533416">
                  <w:marLeft w:val="0"/>
                  <w:marRight w:val="0"/>
                  <w:marTop w:val="0"/>
                  <w:marBottom w:val="0"/>
                  <w:divBdr>
                    <w:top w:val="none" w:sz="0" w:space="0" w:color="auto"/>
                    <w:left w:val="none" w:sz="0" w:space="0" w:color="auto"/>
                    <w:bottom w:val="none" w:sz="0" w:space="0" w:color="auto"/>
                    <w:right w:val="none" w:sz="0" w:space="0" w:color="auto"/>
                  </w:divBdr>
                </w:div>
                <w:div w:id="1462653920">
                  <w:marLeft w:val="0"/>
                  <w:marRight w:val="0"/>
                  <w:marTop w:val="0"/>
                  <w:marBottom w:val="0"/>
                  <w:divBdr>
                    <w:top w:val="none" w:sz="0" w:space="0" w:color="auto"/>
                    <w:left w:val="none" w:sz="0" w:space="0" w:color="auto"/>
                    <w:bottom w:val="none" w:sz="0" w:space="0" w:color="auto"/>
                    <w:right w:val="none" w:sz="0" w:space="0" w:color="auto"/>
                  </w:divBdr>
                </w:div>
                <w:div w:id="1462721772">
                  <w:marLeft w:val="0"/>
                  <w:marRight w:val="0"/>
                  <w:marTop w:val="0"/>
                  <w:marBottom w:val="0"/>
                  <w:divBdr>
                    <w:top w:val="none" w:sz="0" w:space="0" w:color="auto"/>
                    <w:left w:val="none" w:sz="0" w:space="0" w:color="auto"/>
                    <w:bottom w:val="none" w:sz="0" w:space="0" w:color="auto"/>
                    <w:right w:val="none" w:sz="0" w:space="0" w:color="auto"/>
                  </w:divBdr>
                </w:div>
                <w:div w:id="1476722892">
                  <w:marLeft w:val="0"/>
                  <w:marRight w:val="0"/>
                  <w:marTop w:val="0"/>
                  <w:marBottom w:val="0"/>
                  <w:divBdr>
                    <w:top w:val="none" w:sz="0" w:space="0" w:color="auto"/>
                    <w:left w:val="none" w:sz="0" w:space="0" w:color="auto"/>
                    <w:bottom w:val="none" w:sz="0" w:space="0" w:color="auto"/>
                    <w:right w:val="none" w:sz="0" w:space="0" w:color="auto"/>
                  </w:divBdr>
                </w:div>
                <w:div w:id="1478061323">
                  <w:marLeft w:val="0"/>
                  <w:marRight w:val="0"/>
                  <w:marTop w:val="0"/>
                  <w:marBottom w:val="0"/>
                  <w:divBdr>
                    <w:top w:val="none" w:sz="0" w:space="0" w:color="auto"/>
                    <w:left w:val="none" w:sz="0" w:space="0" w:color="auto"/>
                    <w:bottom w:val="none" w:sz="0" w:space="0" w:color="auto"/>
                    <w:right w:val="none" w:sz="0" w:space="0" w:color="auto"/>
                  </w:divBdr>
                </w:div>
                <w:div w:id="1478380248">
                  <w:marLeft w:val="0"/>
                  <w:marRight w:val="0"/>
                  <w:marTop w:val="0"/>
                  <w:marBottom w:val="0"/>
                  <w:divBdr>
                    <w:top w:val="none" w:sz="0" w:space="0" w:color="auto"/>
                    <w:left w:val="none" w:sz="0" w:space="0" w:color="auto"/>
                    <w:bottom w:val="none" w:sz="0" w:space="0" w:color="auto"/>
                    <w:right w:val="none" w:sz="0" w:space="0" w:color="auto"/>
                  </w:divBdr>
                </w:div>
                <w:div w:id="1485009072">
                  <w:marLeft w:val="0"/>
                  <w:marRight w:val="0"/>
                  <w:marTop w:val="0"/>
                  <w:marBottom w:val="0"/>
                  <w:divBdr>
                    <w:top w:val="none" w:sz="0" w:space="0" w:color="auto"/>
                    <w:left w:val="none" w:sz="0" w:space="0" w:color="auto"/>
                    <w:bottom w:val="none" w:sz="0" w:space="0" w:color="auto"/>
                    <w:right w:val="none" w:sz="0" w:space="0" w:color="auto"/>
                  </w:divBdr>
                </w:div>
                <w:div w:id="1500848174">
                  <w:marLeft w:val="0"/>
                  <w:marRight w:val="0"/>
                  <w:marTop w:val="0"/>
                  <w:marBottom w:val="0"/>
                  <w:divBdr>
                    <w:top w:val="none" w:sz="0" w:space="0" w:color="auto"/>
                    <w:left w:val="none" w:sz="0" w:space="0" w:color="auto"/>
                    <w:bottom w:val="none" w:sz="0" w:space="0" w:color="auto"/>
                    <w:right w:val="none" w:sz="0" w:space="0" w:color="auto"/>
                  </w:divBdr>
                </w:div>
                <w:div w:id="1502889944">
                  <w:marLeft w:val="0"/>
                  <w:marRight w:val="0"/>
                  <w:marTop w:val="0"/>
                  <w:marBottom w:val="0"/>
                  <w:divBdr>
                    <w:top w:val="none" w:sz="0" w:space="0" w:color="auto"/>
                    <w:left w:val="none" w:sz="0" w:space="0" w:color="auto"/>
                    <w:bottom w:val="none" w:sz="0" w:space="0" w:color="auto"/>
                    <w:right w:val="none" w:sz="0" w:space="0" w:color="auto"/>
                  </w:divBdr>
                </w:div>
                <w:div w:id="1518930654">
                  <w:marLeft w:val="0"/>
                  <w:marRight w:val="0"/>
                  <w:marTop w:val="0"/>
                  <w:marBottom w:val="0"/>
                  <w:divBdr>
                    <w:top w:val="none" w:sz="0" w:space="0" w:color="auto"/>
                    <w:left w:val="none" w:sz="0" w:space="0" w:color="auto"/>
                    <w:bottom w:val="none" w:sz="0" w:space="0" w:color="auto"/>
                    <w:right w:val="none" w:sz="0" w:space="0" w:color="auto"/>
                  </w:divBdr>
                </w:div>
                <w:div w:id="1519156059">
                  <w:marLeft w:val="0"/>
                  <w:marRight w:val="0"/>
                  <w:marTop w:val="0"/>
                  <w:marBottom w:val="0"/>
                  <w:divBdr>
                    <w:top w:val="none" w:sz="0" w:space="0" w:color="auto"/>
                    <w:left w:val="none" w:sz="0" w:space="0" w:color="auto"/>
                    <w:bottom w:val="none" w:sz="0" w:space="0" w:color="auto"/>
                    <w:right w:val="none" w:sz="0" w:space="0" w:color="auto"/>
                  </w:divBdr>
                </w:div>
                <w:div w:id="1523282530">
                  <w:marLeft w:val="0"/>
                  <w:marRight w:val="0"/>
                  <w:marTop w:val="0"/>
                  <w:marBottom w:val="0"/>
                  <w:divBdr>
                    <w:top w:val="none" w:sz="0" w:space="0" w:color="auto"/>
                    <w:left w:val="none" w:sz="0" w:space="0" w:color="auto"/>
                    <w:bottom w:val="none" w:sz="0" w:space="0" w:color="auto"/>
                    <w:right w:val="none" w:sz="0" w:space="0" w:color="auto"/>
                  </w:divBdr>
                </w:div>
                <w:div w:id="1526211236">
                  <w:marLeft w:val="0"/>
                  <w:marRight w:val="0"/>
                  <w:marTop w:val="0"/>
                  <w:marBottom w:val="0"/>
                  <w:divBdr>
                    <w:top w:val="none" w:sz="0" w:space="0" w:color="auto"/>
                    <w:left w:val="none" w:sz="0" w:space="0" w:color="auto"/>
                    <w:bottom w:val="none" w:sz="0" w:space="0" w:color="auto"/>
                    <w:right w:val="none" w:sz="0" w:space="0" w:color="auto"/>
                  </w:divBdr>
                </w:div>
                <w:div w:id="1526482289">
                  <w:marLeft w:val="0"/>
                  <w:marRight w:val="0"/>
                  <w:marTop w:val="0"/>
                  <w:marBottom w:val="0"/>
                  <w:divBdr>
                    <w:top w:val="none" w:sz="0" w:space="0" w:color="auto"/>
                    <w:left w:val="none" w:sz="0" w:space="0" w:color="auto"/>
                    <w:bottom w:val="none" w:sz="0" w:space="0" w:color="auto"/>
                    <w:right w:val="none" w:sz="0" w:space="0" w:color="auto"/>
                  </w:divBdr>
                </w:div>
                <w:div w:id="1529175760">
                  <w:marLeft w:val="0"/>
                  <w:marRight w:val="0"/>
                  <w:marTop w:val="0"/>
                  <w:marBottom w:val="0"/>
                  <w:divBdr>
                    <w:top w:val="none" w:sz="0" w:space="0" w:color="auto"/>
                    <w:left w:val="none" w:sz="0" w:space="0" w:color="auto"/>
                    <w:bottom w:val="none" w:sz="0" w:space="0" w:color="auto"/>
                    <w:right w:val="none" w:sz="0" w:space="0" w:color="auto"/>
                  </w:divBdr>
                </w:div>
                <w:div w:id="1532842269">
                  <w:marLeft w:val="0"/>
                  <w:marRight w:val="0"/>
                  <w:marTop w:val="0"/>
                  <w:marBottom w:val="0"/>
                  <w:divBdr>
                    <w:top w:val="none" w:sz="0" w:space="0" w:color="auto"/>
                    <w:left w:val="none" w:sz="0" w:space="0" w:color="auto"/>
                    <w:bottom w:val="none" w:sz="0" w:space="0" w:color="auto"/>
                    <w:right w:val="none" w:sz="0" w:space="0" w:color="auto"/>
                  </w:divBdr>
                </w:div>
                <w:div w:id="1545410597">
                  <w:marLeft w:val="0"/>
                  <w:marRight w:val="0"/>
                  <w:marTop w:val="0"/>
                  <w:marBottom w:val="0"/>
                  <w:divBdr>
                    <w:top w:val="none" w:sz="0" w:space="0" w:color="auto"/>
                    <w:left w:val="none" w:sz="0" w:space="0" w:color="auto"/>
                    <w:bottom w:val="none" w:sz="0" w:space="0" w:color="auto"/>
                    <w:right w:val="none" w:sz="0" w:space="0" w:color="auto"/>
                  </w:divBdr>
                </w:div>
                <w:div w:id="1546409855">
                  <w:marLeft w:val="0"/>
                  <w:marRight w:val="0"/>
                  <w:marTop w:val="0"/>
                  <w:marBottom w:val="0"/>
                  <w:divBdr>
                    <w:top w:val="none" w:sz="0" w:space="0" w:color="auto"/>
                    <w:left w:val="none" w:sz="0" w:space="0" w:color="auto"/>
                    <w:bottom w:val="none" w:sz="0" w:space="0" w:color="auto"/>
                    <w:right w:val="none" w:sz="0" w:space="0" w:color="auto"/>
                  </w:divBdr>
                </w:div>
                <w:div w:id="1557353154">
                  <w:marLeft w:val="0"/>
                  <w:marRight w:val="0"/>
                  <w:marTop w:val="0"/>
                  <w:marBottom w:val="0"/>
                  <w:divBdr>
                    <w:top w:val="none" w:sz="0" w:space="0" w:color="auto"/>
                    <w:left w:val="none" w:sz="0" w:space="0" w:color="auto"/>
                    <w:bottom w:val="none" w:sz="0" w:space="0" w:color="auto"/>
                    <w:right w:val="none" w:sz="0" w:space="0" w:color="auto"/>
                  </w:divBdr>
                </w:div>
                <w:div w:id="1571621057">
                  <w:marLeft w:val="0"/>
                  <w:marRight w:val="0"/>
                  <w:marTop w:val="0"/>
                  <w:marBottom w:val="0"/>
                  <w:divBdr>
                    <w:top w:val="none" w:sz="0" w:space="0" w:color="auto"/>
                    <w:left w:val="none" w:sz="0" w:space="0" w:color="auto"/>
                    <w:bottom w:val="none" w:sz="0" w:space="0" w:color="auto"/>
                    <w:right w:val="none" w:sz="0" w:space="0" w:color="auto"/>
                  </w:divBdr>
                </w:div>
                <w:div w:id="1580939329">
                  <w:marLeft w:val="0"/>
                  <w:marRight w:val="0"/>
                  <w:marTop w:val="0"/>
                  <w:marBottom w:val="0"/>
                  <w:divBdr>
                    <w:top w:val="none" w:sz="0" w:space="0" w:color="auto"/>
                    <w:left w:val="none" w:sz="0" w:space="0" w:color="auto"/>
                    <w:bottom w:val="none" w:sz="0" w:space="0" w:color="auto"/>
                    <w:right w:val="none" w:sz="0" w:space="0" w:color="auto"/>
                  </w:divBdr>
                </w:div>
                <w:div w:id="1583022745">
                  <w:marLeft w:val="0"/>
                  <w:marRight w:val="0"/>
                  <w:marTop w:val="0"/>
                  <w:marBottom w:val="0"/>
                  <w:divBdr>
                    <w:top w:val="none" w:sz="0" w:space="0" w:color="auto"/>
                    <w:left w:val="none" w:sz="0" w:space="0" w:color="auto"/>
                    <w:bottom w:val="none" w:sz="0" w:space="0" w:color="auto"/>
                    <w:right w:val="none" w:sz="0" w:space="0" w:color="auto"/>
                  </w:divBdr>
                </w:div>
                <w:div w:id="1583837821">
                  <w:marLeft w:val="0"/>
                  <w:marRight w:val="0"/>
                  <w:marTop w:val="0"/>
                  <w:marBottom w:val="0"/>
                  <w:divBdr>
                    <w:top w:val="none" w:sz="0" w:space="0" w:color="auto"/>
                    <w:left w:val="none" w:sz="0" w:space="0" w:color="auto"/>
                    <w:bottom w:val="none" w:sz="0" w:space="0" w:color="auto"/>
                    <w:right w:val="none" w:sz="0" w:space="0" w:color="auto"/>
                  </w:divBdr>
                </w:div>
                <w:div w:id="1587111503">
                  <w:marLeft w:val="0"/>
                  <w:marRight w:val="0"/>
                  <w:marTop w:val="0"/>
                  <w:marBottom w:val="0"/>
                  <w:divBdr>
                    <w:top w:val="none" w:sz="0" w:space="0" w:color="auto"/>
                    <w:left w:val="none" w:sz="0" w:space="0" w:color="auto"/>
                    <w:bottom w:val="none" w:sz="0" w:space="0" w:color="auto"/>
                    <w:right w:val="none" w:sz="0" w:space="0" w:color="auto"/>
                  </w:divBdr>
                </w:div>
                <w:div w:id="1599948252">
                  <w:marLeft w:val="0"/>
                  <w:marRight w:val="0"/>
                  <w:marTop w:val="0"/>
                  <w:marBottom w:val="0"/>
                  <w:divBdr>
                    <w:top w:val="none" w:sz="0" w:space="0" w:color="auto"/>
                    <w:left w:val="none" w:sz="0" w:space="0" w:color="auto"/>
                    <w:bottom w:val="none" w:sz="0" w:space="0" w:color="auto"/>
                    <w:right w:val="none" w:sz="0" w:space="0" w:color="auto"/>
                  </w:divBdr>
                </w:div>
                <w:div w:id="1601182841">
                  <w:marLeft w:val="0"/>
                  <w:marRight w:val="0"/>
                  <w:marTop w:val="0"/>
                  <w:marBottom w:val="0"/>
                  <w:divBdr>
                    <w:top w:val="none" w:sz="0" w:space="0" w:color="auto"/>
                    <w:left w:val="none" w:sz="0" w:space="0" w:color="auto"/>
                    <w:bottom w:val="none" w:sz="0" w:space="0" w:color="auto"/>
                    <w:right w:val="none" w:sz="0" w:space="0" w:color="auto"/>
                  </w:divBdr>
                </w:div>
                <w:div w:id="1603338399">
                  <w:marLeft w:val="0"/>
                  <w:marRight w:val="0"/>
                  <w:marTop w:val="0"/>
                  <w:marBottom w:val="0"/>
                  <w:divBdr>
                    <w:top w:val="none" w:sz="0" w:space="0" w:color="auto"/>
                    <w:left w:val="none" w:sz="0" w:space="0" w:color="auto"/>
                    <w:bottom w:val="none" w:sz="0" w:space="0" w:color="auto"/>
                    <w:right w:val="none" w:sz="0" w:space="0" w:color="auto"/>
                  </w:divBdr>
                </w:div>
                <w:div w:id="1609120547">
                  <w:marLeft w:val="0"/>
                  <w:marRight w:val="0"/>
                  <w:marTop w:val="0"/>
                  <w:marBottom w:val="0"/>
                  <w:divBdr>
                    <w:top w:val="none" w:sz="0" w:space="0" w:color="auto"/>
                    <w:left w:val="none" w:sz="0" w:space="0" w:color="auto"/>
                    <w:bottom w:val="none" w:sz="0" w:space="0" w:color="auto"/>
                    <w:right w:val="none" w:sz="0" w:space="0" w:color="auto"/>
                  </w:divBdr>
                </w:div>
                <w:div w:id="1610812469">
                  <w:marLeft w:val="0"/>
                  <w:marRight w:val="0"/>
                  <w:marTop w:val="0"/>
                  <w:marBottom w:val="0"/>
                  <w:divBdr>
                    <w:top w:val="none" w:sz="0" w:space="0" w:color="auto"/>
                    <w:left w:val="none" w:sz="0" w:space="0" w:color="auto"/>
                    <w:bottom w:val="none" w:sz="0" w:space="0" w:color="auto"/>
                    <w:right w:val="none" w:sz="0" w:space="0" w:color="auto"/>
                  </w:divBdr>
                </w:div>
                <w:div w:id="1615289762">
                  <w:marLeft w:val="0"/>
                  <w:marRight w:val="0"/>
                  <w:marTop w:val="0"/>
                  <w:marBottom w:val="0"/>
                  <w:divBdr>
                    <w:top w:val="none" w:sz="0" w:space="0" w:color="auto"/>
                    <w:left w:val="none" w:sz="0" w:space="0" w:color="auto"/>
                    <w:bottom w:val="none" w:sz="0" w:space="0" w:color="auto"/>
                    <w:right w:val="none" w:sz="0" w:space="0" w:color="auto"/>
                  </w:divBdr>
                </w:div>
                <w:div w:id="1620650219">
                  <w:marLeft w:val="0"/>
                  <w:marRight w:val="0"/>
                  <w:marTop w:val="0"/>
                  <w:marBottom w:val="0"/>
                  <w:divBdr>
                    <w:top w:val="none" w:sz="0" w:space="0" w:color="auto"/>
                    <w:left w:val="none" w:sz="0" w:space="0" w:color="auto"/>
                    <w:bottom w:val="none" w:sz="0" w:space="0" w:color="auto"/>
                    <w:right w:val="none" w:sz="0" w:space="0" w:color="auto"/>
                  </w:divBdr>
                </w:div>
                <w:div w:id="1631476748">
                  <w:marLeft w:val="0"/>
                  <w:marRight w:val="0"/>
                  <w:marTop w:val="0"/>
                  <w:marBottom w:val="0"/>
                  <w:divBdr>
                    <w:top w:val="none" w:sz="0" w:space="0" w:color="auto"/>
                    <w:left w:val="none" w:sz="0" w:space="0" w:color="auto"/>
                    <w:bottom w:val="none" w:sz="0" w:space="0" w:color="auto"/>
                    <w:right w:val="none" w:sz="0" w:space="0" w:color="auto"/>
                  </w:divBdr>
                </w:div>
                <w:div w:id="1632906009">
                  <w:marLeft w:val="0"/>
                  <w:marRight w:val="0"/>
                  <w:marTop w:val="0"/>
                  <w:marBottom w:val="0"/>
                  <w:divBdr>
                    <w:top w:val="none" w:sz="0" w:space="0" w:color="auto"/>
                    <w:left w:val="none" w:sz="0" w:space="0" w:color="auto"/>
                    <w:bottom w:val="none" w:sz="0" w:space="0" w:color="auto"/>
                    <w:right w:val="none" w:sz="0" w:space="0" w:color="auto"/>
                  </w:divBdr>
                </w:div>
                <w:div w:id="1637056153">
                  <w:marLeft w:val="0"/>
                  <w:marRight w:val="0"/>
                  <w:marTop w:val="0"/>
                  <w:marBottom w:val="0"/>
                  <w:divBdr>
                    <w:top w:val="none" w:sz="0" w:space="0" w:color="auto"/>
                    <w:left w:val="none" w:sz="0" w:space="0" w:color="auto"/>
                    <w:bottom w:val="none" w:sz="0" w:space="0" w:color="auto"/>
                    <w:right w:val="none" w:sz="0" w:space="0" w:color="auto"/>
                  </w:divBdr>
                </w:div>
                <w:div w:id="1659654864">
                  <w:marLeft w:val="0"/>
                  <w:marRight w:val="0"/>
                  <w:marTop w:val="0"/>
                  <w:marBottom w:val="0"/>
                  <w:divBdr>
                    <w:top w:val="none" w:sz="0" w:space="0" w:color="auto"/>
                    <w:left w:val="none" w:sz="0" w:space="0" w:color="auto"/>
                    <w:bottom w:val="none" w:sz="0" w:space="0" w:color="auto"/>
                    <w:right w:val="none" w:sz="0" w:space="0" w:color="auto"/>
                  </w:divBdr>
                </w:div>
                <w:div w:id="1669091704">
                  <w:marLeft w:val="0"/>
                  <w:marRight w:val="0"/>
                  <w:marTop w:val="0"/>
                  <w:marBottom w:val="0"/>
                  <w:divBdr>
                    <w:top w:val="none" w:sz="0" w:space="0" w:color="auto"/>
                    <w:left w:val="none" w:sz="0" w:space="0" w:color="auto"/>
                    <w:bottom w:val="none" w:sz="0" w:space="0" w:color="auto"/>
                    <w:right w:val="none" w:sz="0" w:space="0" w:color="auto"/>
                  </w:divBdr>
                </w:div>
                <w:div w:id="1669483219">
                  <w:marLeft w:val="0"/>
                  <w:marRight w:val="0"/>
                  <w:marTop w:val="0"/>
                  <w:marBottom w:val="0"/>
                  <w:divBdr>
                    <w:top w:val="none" w:sz="0" w:space="0" w:color="auto"/>
                    <w:left w:val="none" w:sz="0" w:space="0" w:color="auto"/>
                    <w:bottom w:val="none" w:sz="0" w:space="0" w:color="auto"/>
                    <w:right w:val="none" w:sz="0" w:space="0" w:color="auto"/>
                  </w:divBdr>
                </w:div>
                <w:div w:id="1671256487">
                  <w:marLeft w:val="0"/>
                  <w:marRight w:val="0"/>
                  <w:marTop w:val="0"/>
                  <w:marBottom w:val="0"/>
                  <w:divBdr>
                    <w:top w:val="none" w:sz="0" w:space="0" w:color="auto"/>
                    <w:left w:val="none" w:sz="0" w:space="0" w:color="auto"/>
                    <w:bottom w:val="none" w:sz="0" w:space="0" w:color="auto"/>
                    <w:right w:val="none" w:sz="0" w:space="0" w:color="auto"/>
                  </w:divBdr>
                </w:div>
                <w:div w:id="1674799868">
                  <w:marLeft w:val="0"/>
                  <w:marRight w:val="0"/>
                  <w:marTop w:val="0"/>
                  <w:marBottom w:val="0"/>
                  <w:divBdr>
                    <w:top w:val="none" w:sz="0" w:space="0" w:color="auto"/>
                    <w:left w:val="none" w:sz="0" w:space="0" w:color="auto"/>
                    <w:bottom w:val="none" w:sz="0" w:space="0" w:color="auto"/>
                    <w:right w:val="none" w:sz="0" w:space="0" w:color="auto"/>
                  </w:divBdr>
                </w:div>
                <w:div w:id="1680423676">
                  <w:marLeft w:val="0"/>
                  <w:marRight w:val="0"/>
                  <w:marTop w:val="0"/>
                  <w:marBottom w:val="0"/>
                  <w:divBdr>
                    <w:top w:val="none" w:sz="0" w:space="0" w:color="auto"/>
                    <w:left w:val="none" w:sz="0" w:space="0" w:color="auto"/>
                    <w:bottom w:val="none" w:sz="0" w:space="0" w:color="auto"/>
                    <w:right w:val="none" w:sz="0" w:space="0" w:color="auto"/>
                  </w:divBdr>
                </w:div>
                <w:div w:id="1695643707">
                  <w:marLeft w:val="0"/>
                  <w:marRight w:val="0"/>
                  <w:marTop w:val="0"/>
                  <w:marBottom w:val="0"/>
                  <w:divBdr>
                    <w:top w:val="none" w:sz="0" w:space="0" w:color="auto"/>
                    <w:left w:val="none" w:sz="0" w:space="0" w:color="auto"/>
                    <w:bottom w:val="none" w:sz="0" w:space="0" w:color="auto"/>
                    <w:right w:val="none" w:sz="0" w:space="0" w:color="auto"/>
                  </w:divBdr>
                </w:div>
                <w:div w:id="1702243134">
                  <w:marLeft w:val="0"/>
                  <w:marRight w:val="0"/>
                  <w:marTop w:val="0"/>
                  <w:marBottom w:val="0"/>
                  <w:divBdr>
                    <w:top w:val="none" w:sz="0" w:space="0" w:color="auto"/>
                    <w:left w:val="none" w:sz="0" w:space="0" w:color="auto"/>
                    <w:bottom w:val="none" w:sz="0" w:space="0" w:color="auto"/>
                    <w:right w:val="none" w:sz="0" w:space="0" w:color="auto"/>
                  </w:divBdr>
                </w:div>
                <w:div w:id="1704284569">
                  <w:marLeft w:val="0"/>
                  <w:marRight w:val="0"/>
                  <w:marTop w:val="0"/>
                  <w:marBottom w:val="0"/>
                  <w:divBdr>
                    <w:top w:val="none" w:sz="0" w:space="0" w:color="auto"/>
                    <w:left w:val="none" w:sz="0" w:space="0" w:color="auto"/>
                    <w:bottom w:val="none" w:sz="0" w:space="0" w:color="auto"/>
                    <w:right w:val="none" w:sz="0" w:space="0" w:color="auto"/>
                  </w:divBdr>
                </w:div>
                <w:div w:id="1714773395">
                  <w:marLeft w:val="0"/>
                  <w:marRight w:val="0"/>
                  <w:marTop w:val="0"/>
                  <w:marBottom w:val="0"/>
                  <w:divBdr>
                    <w:top w:val="none" w:sz="0" w:space="0" w:color="auto"/>
                    <w:left w:val="none" w:sz="0" w:space="0" w:color="auto"/>
                    <w:bottom w:val="none" w:sz="0" w:space="0" w:color="auto"/>
                    <w:right w:val="none" w:sz="0" w:space="0" w:color="auto"/>
                  </w:divBdr>
                </w:div>
                <w:div w:id="1719551531">
                  <w:marLeft w:val="0"/>
                  <w:marRight w:val="0"/>
                  <w:marTop w:val="0"/>
                  <w:marBottom w:val="0"/>
                  <w:divBdr>
                    <w:top w:val="none" w:sz="0" w:space="0" w:color="auto"/>
                    <w:left w:val="none" w:sz="0" w:space="0" w:color="auto"/>
                    <w:bottom w:val="none" w:sz="0" w:space="0" w:color="auto"/>
                    <w:right w:val="none" w:sz="0" w:space="0" w:color="auto"/>
                  </w:divBdr>
                </w:div>
                <w:div w:id="1732728308">
                  <w:marLeft w:val="0"/>
                  <w:marRight w:val="0"/>
                  <w:marTop w:val="0"/>
                  <w:marBottom w:val="0"/>
                  <w:divBdr>
                    <w:top w:val="none" w:sz="0" w:space="0" w:color="auto"/>
                    <w:left w:val="none" w:sz="0" w:space="0" w:color="auto"/>
                    <w:bottom w:val="none" w:sz="0" w:space="0" w:color="auto"/>
                    <w:right w:val="none" w:sz="0" w:space="0" w:color="auto"/>
                  </w:divBdr>
                </w:div>
                <w:div w:id="1748571322">
                  <w:marLeft w:val="0"/>
                  <w:marRight w:val="0"/>
                  <w:marTop w:val="0"/>
                  <w:marBottom w:val="0"/>
                  <w:divBdr>
                    <w:top w:val="none" w:sz="0" w:space="0" w:color="auto"/>
                    <w:left w:val="none" w:sz="0" w:space="0" w:color="auto"/>
                    <w:bottom w:val="none" w:sz="0" w:space="0" w:color="auto"/>
                    <w:right w:val="none" w:sz="0" w:space="0" w:color="auto"/>
                  </w:divBdr>
                </w:div>
                <w:div w:id="1754470763">
                  <w:marLeft w:val="0"/>
                  <w:marRight w:val="0"/>
                  <w:marTop w:val="0"/>
                  <w:marBottom w:val="0"/>
                  <w:divBdr>
                    <w:top w:val="none" w:sz="0" w:space="0" w:color="auto"/>
                    <w:left w:val="none" w:sz="0" w:space="0" w:color="auto"/>
                    <w:bottom w:val="none" w:sz="0" w:space="0" w:color="auto"/>
                    <w:right w:val="none" w:sz="0" w:space="0" w:color="auto"/>
                  </w:divBdr>
                </w:div>
                <w:div w:id="1769503273">
                  <w:marLeft w:val="0"/>
                  <w:marRight w:val="0"/>
                  <w:marTop w:val="0"/>
                  <w:marBottom w:val="0"/>
                  <w:divBdr>
                    <w:top w:val="none" w:sz="0" w:space="0" w:color="auto"/>
                    <w:left w:val="none" w:sz="0" w:space="0" w:color="auto"/>
                    <w:bottom w:val="none" w:sz="0" w:space="0" w:color="auto"/>
                    <w:right w:val="none" w:sz="0" w:space="0" w:color="auto"/>
                  </w:divBdr>
                </w:div>
                <w:div w:id="1777403509">
                  <w:marLeft w:val="0"/>
                  <w:marRight w:val="0"/>
                  <w:marTop w:val="0"/>
                  <w:marBottom w:val="0"/>
                  <w:divBdr>
                    <w:top w:val="none" w:sz="0" w:space="0" w:color="auto"/>
                    <w:left w:val="none" w:sz="0" w:space="0" w:color="auto"/>
                    <w:bottom w:val="none" w:sz="0" w:space="0" w:color="auto"/>
                    <w:right w:val="none" w:sz="0" w:space="0" w:color="auto"/>
                  </w:divBdr>
                </w:div>
                <w:div w:id="1779761382">
                  <w:marLeft w:val="0"/>
                  <w:marRight w:val="0"/>
                  <w:marTop w:val="0"/>
                  <w:marBottom w:val="0"/>
                  <w:divBdr>
                    <w:top w:val="none" w:sz="0" w:space="0" w:color="auto"/>
                    <w:left w:val="none" w:sz="0" w:space="0" w:color="auto"/>
                    <w:bottom w:val="none" w:sz="0" w:space="0" w:color="auto"/>
                    <w:right w:val="none" w:sz="0" w:space="0" w:color="auto"/>
                  </w:divBdr>
                </w:div>
                <w:div w:id="1782872477">
                  <w:marLeft w:val="0"/>
                  <w:marRight w:val="0"/>
                  <w:marTop w:val="0"/>
                  <w:marBottom w:val="0"/>
                  <w:divBdr>
                    <w:top w:val="none" w:sz="0" w:space="0" w:color="auto"/>
                    <w:left w:val="none" w:sz="0" w:space="0" w:color="auto"/>
                    <w:bottom w:val="none" w:sz="0" w:space="0" w:color="auto"/>
                    <w:right w:val="none" w:sz="0" w:space="0" w:color="auto"/>
                  </w:divBdr>
                </w:div>
                <w:div w:id="1790588987">
                  <w:marLeft w:val="0"/>
                  <w:marRight w:val="0"/>
                  <w:marTop w:val="0"/>
                  <w:marBottom w:val="0"/>
                  <w:divBdr>
                    <w:top w:val="none" w:sz="0" w:space="0" w:color="auto"/>
                    <w:left w:val="none" w:sz="0" w:space="0" w:color="auto"/>
                    <w:bottom w:val="none" w:sz="0" w:space="0" w:color="auto"/>
                    <w:right w:val="none" w:sz="0" w:space="0" w:color="auto"/>
                  </w:divBdr>
                </w:div>
                <w:div w:id="1791239159">
                  <w:marLeft w:val="0"/>
                  <w:marRight w:val="0"/>
                  <w:marTop w:val="0"/>
                  <w:marBottom w:val="0"/>
                  <w:divBdr>
                    <w:top w:val="none" w:sz="0" w:space="0" w:color="auto"/>
                    <w:left w:val="none" w:sz="0" w:space="0" w:color="auto"/>
                    <w:bottom w:val="none" w:sz="0" w:space="0" w:color="auto"/>
                    <w:right w:val="none" w:sz="0" w:space="0" w:color="auto"/>
                  </w:divBdr>
                </w:div>
                <w:div w:id="1791628798">
                  <w:marLeft w:val="0"/>
                  <w:marRight w:val="0"/>
                  <w:marTop w:val="0"/>
                  <w:marBottom w:val="0"/>
                  <w:divBdr>
                    <w:top w:val="none" w:sz="0" w:space="0" w:color="auto"/>
                    <w:left w:val="none" w:sz="0" w:space="0" w:color="auto"/>
                    <w:bottom w:val="none" w:sz="0" w:space="0" w:color="auto"/>
                    <w:right w:val="none" w:sz="0" w:space="0" w:color="auto"/>
                  </w:divBdr>
                </w:div>
                <w:div w:id="1792825178">
                  <w:marLeft w:val="0"/>
                  <w:marRight w:val="0"/>
                  <w:marTop w:val="0"/>
                  <w:marBottom w:val="0"/>
                  <w:divBdr>
                    <w:top w:val="none" w:sz="0" w:space="0" w:color="auto"/>
                    <w:left w:val="none" w:sz="0" w:space="0" w:color="auto"/>
                    <w:bottom w:val="none" w:sz="0" w:space="0" w:color="auto"/>
                    <w:right w:val="none" w:sz="0" w:space="0" w:color="auto"/>
                  </w:divBdr>
                </w:div>
                <w:div w:id="1803617956">
                  <w:marLeft w:val="0"/>
                  <w:marRight w:val="0"/>
                  <w:marTop w:val="0"/>
                  <w:marBottom w:val="0"/>
                  <w:divBdr>
                    <w:top w:val="none" w:sz="0" w:space="0" w:color="auto"/>
                    <w:left w:val="none" w:sz="0" w:space="0" w:color="auto"/>
                    <w:bottom w:val="none" w:sz="0" w:space="0" w:color="auto"/>
                    <w:right w:val="none" w:sz="0" w:space="0" w:color="auto"/>
                  </w:divBdr>
                </w:div>
                <w:div w:id="1807776303">
                  <w:marLeft w:val="0"/>
                  <w:marRight w:val="0"/>
                  <w:marTop w:val="0"/>
                  <w:marBottom w:val="0"/>
                  <w:divBdr>
                    <w:top w:val="none" w:sz="0" w:space="0" w:color="auto"/>
                    <w:left w:val="none" w:sz="0" w:space="0" w:color="auto"/>
                    <w:bottom w:val="none" w:sz="0" w:space="0" w:color="auto"/>
                    <w:right w:val="none" w:sz="0" w:space="0" w:color="auto"/>
                  </w:divBdr>
                </w:div>
                <w:div w:id="1808159777">
                  <w:marLeft w:val="0"/>
                  <w:marRight w:val="0"/>
                  <w:marTop w:val="0"/>
                  <w:marBottom w:val="0"/>
                  <w:divBdr>
                    <w:top w:val="none" w:sz="0" w:space="0" w:color="auto"/>
                    <w:left w:val="none" w:sz="0" w:space="0" w:color="auto"/>
                    <w:bottom w:val="none" w:sz="0" w:space="0" w:color="auto"/>
                    <w:right w:val="none" w:sz="0" w:space="0" w:color="auto"/>
                  </w:divBdr>
                </w:div>
                <w:div w:id="1810123001">
                  <w:marLeft w:val="0"/>
                  <w:marRight w:val="0"/>
                  <w:marTop w:val="0"/>
                  <w:marBottom w:val="0"/>
                  <w:divBdr>
                    <w:top w:val="none" w:sz="0" w:space="0" w:color="auto"/>
                    <w:left w:val="none" w:sz="0" w:space="0" w:color="auto"/>
                    <w:bottom w:val="none" w:sz="0" w:space="0" w:color="auto"/>
                    <w:right w:val="none" w:sz="0" w:space="0" w:color="auto"/>
                  </w:divBdr>
                </w:div>
                <w:div w:id="1813016798">
                  <w:marLeft w:val="0"/>
                  <w:marRight w:val="0"/>
                  <w:marTop w:val="0"/>
                  <w:marBottom w:val="0"/>
                  <w:divBdr>
                    <w:top w:val="none" w:sz="0" w:space="0" w:color="auto"/>
                    <w:left w:val="none" w:sz="0" w:space="0" w:color="auto"/>
                    <w:bottom w:val="none" w:sz="0" w:space="0" w:color="auto"/>
                    <w:right w:val="none" w:sz="0" w:space="0" w:color="auto"/>
                  </w:divBdr>
                </w:div>
                <w:div w:id="1814444797">
                  <w:marLeft w:val="0"/>
                  <w:marRight w:val="0"/>
                  <w:marTop w:val="0"/>
                  <w:marBottom w:val="0"/>
                  <w:divBdr>
                    <w:top w:val="none" w:sz="0" w:space="0" w:color="auto"/>
                    <w:left w:val="none" w:sz="0" w:space="0" w:color="auto"/>
                    <w:bottom w:val="none" w:sz="0" w:space="0" w:color="auto"/>
                    <w:right w:val="none" w:sz="0" w:space="0" w:color="auto"/>
                  </w:divBdr>
                </w:div>
                <w:div w:id="1822574277">
                  <w:marLeft w:val="0"/>
                  <w:marRight w:val="0"/>
                  <w:marTop w:val="0"/>
                  <w:marBottom w:val="0"/>
                  <w:divBdr>
                    <w:top w:val="none" w:sz="0" w:space="0" w:color="auto"/>
                    <w:left w:val="none" w:sz="0" w:space="0" w:color="auto"/>
                    <w:bottom w:val="none" w:sz="0" w:space="0" w:color="auto"/>
                    <w:right w:val="none" w:sz="0" w:space="0" w:color="auto"/>
                  </w:divBdr>
                </w:div>
                <w:div w:id="1837652891">
                  <w:marLeft w:val="0"/>
                  <w:marRight w:val="0"/>
                  <w:marTop w:val="0"/>
                  <w:marBottom w:val="0"/>
                  <w:divBdr>
                    <w:top w:val="none" w:sz="0" w:space="0" w:color="auto"/>
                    <w:left w:val="none" w:sz="0" w:space="0" w:color="auto"/>
                    <w:bottom w:val="none" w:sz="0" w:space="0" w:color="auto"/>
                    <w:right w:val="none" w:sz="0" w:space="0" w:color="auto"/>
                  </w:divBdr>
                </w:div>
                <w:div w:id="1856994221">
                  <w:marLeft w:val="0"/>
                  <w:marRight w:val="0"/>
                  <w:marTop w:val="0"/>
                  <w:marBottom w:val="0"/>
                  <w:divBdr>
                    <w:top w:val="none" w:sz="0" w:space="0" w:color="auto"/>
                    <w:left w:val="none" w:sz="0" w:space="0" w:color="auto"/>
                    <w:bottom w:val="none" w:sz="0" w:space="0" w:color="auto"/>
                    <w:right w:val="none" w:sz="0" w:space="0" w:color="auto"/>
                  </w:divBdr>
                </w:div>
                <w:div w:id="1861434012">
                  <w:marLeft w:val="0"/>
                  <w:marRight w:val="0"/>
                  <w:marTop w:val="0"/>
                  <w:marBottom w:val="0"/>
                  <w:divBdr>
                    <w:top w:val="none" w:sz="0" w:space="0" w:color="auto"/>
                    <w:left w:val="none" w:sz="0" w:space="0" w:color="auto"/>
                    <w:bottom w:val="none" w:sz="0" w:space="0" w:color="auto"/>
                    <w:right w:val="none" w:sz="0" w:space="0" w:color="auto"/>
                  </w:divBdr>
                </w:div>
                <w:div w:id="1863324359">
                  <w:marLeft w:val="0"/>
                  <w:marRight w:val="0"/>
                  <w:marTop w:val="0"/>
                  <w:marBottom w:val="0"/>
                  <w:divBdr>
                    <w:top w:val="none" w:sz="0" w:space="0" w:color="auto"/>
                    <w:left w:val="none" w:sz="0" w:space="0" w:color="auto"/>
                    <w:bottom w:val="none" w:sz="0" w:space="0" w:color="auto"/>
                    <w:right w:val="none" w:sz="0" w:space="0" w:color="auto"/>
                  </w:divBdr>
                </w:div>
                <w:div w:id="1869291163">
                  <w:marLeft w:val="0"/>
                  <w:marRight w:val="0"/>
                  <w:marTop w:val="0"/>
                  <w:marBottom w:val="0"/>
                  <w:divBdr>
                    <w:top w:val="none" w:sz="0" w:space="0" w:color="auto"/>
                    <w:left w:val="none" w:sz="0" w:space="0" w:color="auto"/>
                    <w:bottom w:val="none" w:sz="0" w:space="0" w:color="auto"/>
                    <w:right w:val="none" w:sz="0" w:space="0" w:color="auto"/>
                  </w:divBdr>
                </w:div>
                <w:div w:id="1889994488">
                  <w:marLeft w:val="0"/>
                  <w:marRight w:val="0"/>
                  <w:marTop w:val="0"/>
                  <w:marBottom w:val="0"/>
                  <w:divBdr>
                    <w:top w:val="none" w:sz="0" w:space="0" w:color="auto"/>
                    <w:left w:val="none" w:sz="0" w:space="0" w:color="auto"/>
                    <w:bottom w:val="none" w:sz="0" w:space="0" w:color="auto"/>
                    <w:right w:val="none" w:sz="0" w:space="0" w:color="auto"/>
                  </w:divBdr>
                </w:div>
                <w:div w:id="1915309999">
                  <w:marLeft w:val="0"/>
                  <w:marRight w:val="0"/>
                  <w:marTop w:val="0"/>
                  <w:marBottom w:val="0"/>
                  <w:divBdr>
                    <w:top w:val="none" w:sz="0" w:space="0" w:color="auto"/>
                    <w:left w:val="none" w:sz="0" w:space="0" w:color="auto"/>
                    <w:bottom w:val="none" w:sz="0" w:space="0" w:color="auto"/>
                    <w:right w:val="none" w:sz="0" w:space="0" w:color="auto"/>
                  </w:divBdr>
                </w:div>
                <w:div w:id="1918857071">
                  <w:marLeft w:val="0"/>
                  <w:marRight w:val="0"/>
                  <w:marTop w:val="0"/>
                  <w:marBottom w:val="0"/>
                  <w:divBdr>
                    <w:top w:val="none" w:sz="0" w:space="0" w:color="auto"/>
                    <w:left w:val="none" w:sz="0" w:space="0" w:color="auto"/>
                    <w:bottom w:val="none" w:sz="0" w:space="0" w:color="auto"/>
                    <w:right w:val="none" w:sz="0" w:space="0" w:color="auto"/>
                  </w:divBdr>
                </w:div>
                <w:div w:id="1919249911">
                  <w:marLeft w:val="0"/>
                  <w:marRight w:val="0"/>
                  <w:marTop w:val="0"/>
                  <w:marBottom w:val="0"/>
                  <w:divBdr>
                    <w:top w:val="none" w:sz="0" w:space="0" w:color="auto"/>
                    <w:left w:val="none" w:sz="0" w:space="0" w:color="auto"/>
                    <w:bottom w:val="none" w:sz="0" w:space="0" w:color="auto"/>
                    <w:right w:val="none" w:sz="0" w:space="0" w:color="auto"/>
                  </w:divBdr>
                </w:div>
                <w:div w:id="1923760198">
                  <w:marLeft w:val="0"/>
                  <w:marRight w:val="0"/>
                  <w:marTop w:val="0"/>
                  <w:marBottom w:val="0"/>
                  <w:divBdr>
                    <w:top w:val="none" w:sz="0" w:space="0" w:color="auto"/>
                    <w:left w:val="none" w:sz="0" w:space="0" w:color="auto"/>
                    <w:bottom w:val="none" w:sz="0" w:space="0" w:color="auto"/>
                    <w:right w:val="none" w:sz="0" w:space="0" w:color="auto"/>
                  </w:divBdr>
                </w:div>
                <w:div w:id="1925800877">
                  <w:marLeft w:val="0"/>
                  <w:marRight w:val="0"/>
                  <w:marTop w:val="0"/>
                  <w:marBottom w:val="0"/>
                  <w:divBdr>
                    <w:top w:val="none" w:sz="0" w:space="0" w:color="auto"/>
                    <w:left w:val="none" w:sz="0" w:space="0" w:color="auto"/>
                    <w:bottom w:val="none" w:sz="0" w:space="0" w:color="auto"/>
                    <w:right w:val="none" w:sz="0" w:space="0" w:color="auto"/>
                  </w:divBdr>
                </w:div>
                <w:div w:id="1928148416">
                  <w:marLeft w:val="0"/>
                  <w:marRight w:val="0"/>
                  <w:marTop w:val="0"/>
                  <w:marBottom w:val="0"/>
                  <w:divBdr>
                    <w:top w:val="none" w:sz="0" w:space="0" w:color="auto"/>
                    <w:left w:val="none" w:sz="0" w:space="0" w:color="auto"/>
                    <w:bottom w:val="none" w:sz="0" w:space="0" w:color="auto"/>
                    <w:right w:val="none" w:sz="0" w:space="0" w:color="auto"/>
                  </w:divBdr>
                </w:div>
                <w:div w:id="1933589408">
                  <w:marLeft w:val="0"/>
                  <w:marRight w:val="0"/>
                  <w:marTop w:val="0"/>
                  <w:marBottom w:val="0"/>
                  <w:divBdr>
                    <w:top w:val="none" w:sz="0" w:space="0" w:color="auto"/>
                    <w:left w:val="none" w:sz="0" w:space="0" w:color="auto"/>
                    <w:bottom w:val="none" w:sz="0" w:space="0" w:color="auto"/>
                    <w:right w:val="none" w:sz="0" w:space="0" w:color="auto"/>
                  </w:divBdr>
                </w:div>
                <w:div w:id="1934317012">
                  <w:marLeft w:val="0"/>
                  <w:marRight w:val="0"/>
                  <w:marTop w:val="0"/>
                  <w:marBottom w:val="0"/>
                  <w:divBdr>
                    <w:top w:val="none" w:sz="0" w:space="0" w:color="auto"/>
                    <w:left w:val="none" w:sz="0" w:space="0" w:color="auto"/>
                    <w:bottom w:val="none" w:sz="0" w:space="0" w:color="auto"/>
                    <w:right w:val="none" w:sz="0" w:space="0" w:color="auto"/>
                  </w:divBdr>
                </w:div>
                <w:div w:id="1947500203">
                  <w:marLeft w:val="0"/>
                  <w:marRight w:val="0"/>
                  <w:marTop w:val="0"/>
                  <w:marBottom w:val="0"/>
                  <w:divBdr>
                    <w:top w:val="none" w:sz="0" w:space="0" w:color="auto"/>
                    <w:left w:val="none" w:sz="0" w:space="0" w:color="auto"/>
                    <w:bottom w:val="none" w:sz="0" w:space="0" w:color="auto"/>
                    <w:right w:val="none" w:sz="0" w:space="0" w:color="auto"/>
                  </w:divBdr>
                </w:div>
                <w:div w:id="1952398769">
                  <w:marLeft w:val="0"/>
                  <w:marRight w:val="0"/>
                  <w:marTop w:val="0"/>
                  <w:marBottom w:val="0"/>
                  <w:divBdr>
                    <w:top w:val="none" w:sz="0" w:space="0" w:color="auto"/>
                    <w:left w:val="none" w:sz="0" w:space="0" w:color="auto"/>
                    <w:bottom w:val="none" w:sz="0" w:space="0" w:color="auto"/>
                    <w:right w:val="none" w:sz="0" w:space="0" w:color="auto"/>
                  </w:divBdr>
                </w:div>
                <w:div w:id="1965765313">
                  <w:marLeft w:val="0"/>
                  <w:marRight w:val="0"/>
                  <w:marTop w:val="0"/>
                  <w:marBottom w:val="0"/>
                  <w:divBdr>
                    <w:top w:val="none" w:sz="0" w:space="0" w:color="auto"/>
                    <w:left w:val="none" w:sz="0" w:space="0" w:color="auto"/>
                    <w:bottom w:val="none" w:sz="0" w:space="0" w:color="auto"/>
                    <w:right w:val="none" w:sz="0" w:space="0" w:color="auto"/>
                  </w:divBdr>
                </w:div>
                <w:div w:id="1970014447">
                  <w:marLeft w:val="0"/>
                  <w:marRight w:val="0"/>
                  <w:marTop w:val="0"/>
                  <w:marBottom w:val="0"/>
                  <w:divBdr>
                    <w:top w:val="none" w:sz="0" w:space="0" w:color="auto"/>
                    <w:left w:val="none" w:sz="0" w:space="0" w:color="auto"/>
                    <w:bottom w:val="none" w:sz="0" w:space="0" w:color="auto"/>
                    <w:right w:val="none" w:sz="0" w:space="0" w:color="auto"/>
                  </w:divBdr>
                </w:div>
                <w:div w:id="1975329021">
                  <w:marLeft w:val="0"/>
                  <w:marRight w:val="0"/>
                  <w:marTop w:val="0"/>
                  <w:marBottom w:val="0"/>
                  <w:divBdr>
                    <w:top w:val="none" w:sz="0" w:space="0" w:color="auto"/>
                    <w:left w:val="none" w:sz="0" w:space="0" w:color="auto"/>
                    <w:bottom w:val="none" w:sz="0" w:space="0" w:color="auto"/>
                    <w:right w:val="none" w:sz="0" w:space="0" w:color="auto"/>
                  </w:divBdr>
                </w:div>
                <w:div w:id="1986665204">
                  <w:marLeft w:val="0"/>
                  <w:marRight w:val="0"/>
                  <w:marTop w:val="0"/>
                  <w:marBottom w:val="0"/>
                  <w:divBdr>
                    <w:top w:val="none" w:sz="0" w:space="0" w:color="auto"/>
                    <w:left w:val="none" w:sz="0" w:space="0" w:color="auto"/>
                    <w:bottom w:val="none" w:sz="0" w:space="0" w:color="auto"/>
                    <w:right w:val="none" w:sz="0" w:space="0" w:color="auto"/>
                  </w:divBdr>
                </w:div>
                <w:div w:id="1987388707">
                  <w:marLeft w:val="0"/>
                  <w:marRight w:val="0"/>
                  <w:marTop w:val="0"/>
                  <w:marBottom w:val="0"/>
                  <w:divBdr>
                    <w:top w:val="none" w:sz="0" w:space="0" w:color="auto"/>
                    <w:left w:val="none" w:sz="0" w:space="0" w:color="auto"/>
                    <w:bottom w:val="none" w:sz="0" w:space="0" w:color="auto"/>
                    <w:right w:val="none" w:sz="0" w:space="0" w:color="auto"/>
                  </w:divBdr>
                </w:div>
                <w:div w:id="1993292794">
                  <w:marLeft w:val="0"/>
                  <w:marRight w:val="0"/>
                  <w:marTop w:val="0"/>
                  <w:marBottom w:val="0"/>
                  <w:divBdr>
                    <w:top w:val="none" w:sz="0" w:space="0" w:color="auto"/>
                    <w:left w:val="none" w:sz="0" w:space="0" w:color="auto"/>
                    <w:bottom w:val="none" w:sz="0" w:space="0" w:color="auto"/>
                    <w:right w:val="none" w:sz="0" w:space="0" w:color="auto"/>
                  </w:divBdr>
                </w:div>
                <w:div w:id="1993560827">
                  <w:marLeft w:val="0"/>
                  <w:marRight w:val="0"/>
                  <w:marTop w:val="0"/>
                  <w:marBottom w:val="0"/>
                  <w:divBdr>
                    <w:top w:val="none" w:sz="0" w:space="0" w:color="auto"/>
                    <w:left w:val="none" w:sz="0" w:space="0" w:color="auto"/>
                    <w:bottom w:val="none" w:sz="0" w:space="0" w:color="auto"/>
                    <w:right w:val="none" w:sz="0" w:space="0" w:color="auto"/>
                  </w:divBdr>
                </w:div>
                <w:div w:id="2015642160">
                  <w:marLeft w:val="0"/>
                  <w:marRight w:val="0"/>
                  <w:marTop w:val="0"/>
                  <w:marBottom w:val="0"/>
                  <w:divBdr>
                    <w:top w:val="none" w:sz="0" w:space="0" w:color="auto"/>
                    <w:left w:val="none" w:sz="0" w:space="0" w:color="auto"/>
                    <w:bottom w:val="none" w:sz="0" w:space="0" w:color="auto"/>
                    <w:right w:val="none" w:sz="0" w:space="0" w:color="auto"/>
                  </w:divBdr>
                </w:div>
                <w:div w:id="2019968184">
                  <w:marLeft w:val="0"/>
                  <w:marRight w:val="0"/>
                  <w:marTop w:val="0"/>
                  <w:marBottom w:val="0"/>
                  <w:divBdr>
                    <w:top w:val="none" w:sz="0" w:space="0" w:color="auto"/>
                    <w:left w:val="none" w:sz="0" w:space="0" w:color="auto"/>
                    <w:bottom w:val="none" w:sz="0" w:space="0" w:color="auto"/>
                    <w:right w:val="none" w:sz="0" w:space="0" w:color="auto"/>
                  </w:divBdr>
                </w:div>
                <w:div w:id="2021201097">
                  <w:marLeft w:val="0"/>
                  <w:marRight w:val="0"/>
                  <w:marTop w:val="0"/>
                  <w:marBottom w:val="0"/>
                  <w:divBdr>
                    <w:top w:val="none" w:sz="0" w:space="0" w:color="auto"/>
                    <w:left w:val="none" w:sz="0" w:space="0" w:color="auto"/>
                    <w:bottom w:val="none" w:sz="0" w:space="0" w:color="auto"/>
                    <w:right w:val="none" w:sz="0" w:space="0" w:color="auto"/>
                  </w:divBdr>
                </w:div>
                <w:div w:id="2022468193">
                  <w:marLeft w:val="0"/>
                  <w:marRight w:val="0"/>
                  <w:marTop w:val="0"/>
                  <w:marBottom w:val="0"/>
                  <w:divBdr>
                    <w:top w:val="none" w:sz="0" w:space="0" w:color="auto"/>
                    <w:left w:val="none" w:sz="0" w:space="0" w:color="auto"/>
                    <w:bottom w:val="none" w:sz="0" w:space="0" w:color="auto"/>
                    <w:right w:val="none" w:sz="0" w:space="0" w:color="auto"/>
                  </w:divBdr>
                </w:div>
                <w:div w:id="2024820208">
                  <w:marLeft w:val="0"/>
                  <w:marRight w:val="0"/>
                  <w:marTop w:val="0"/>
                  <w:marBottom w:val="0"/>
                  <w:divBdr>
                    <w:top w:val="none" w:sz="0" w:space="0" w:color="auto"/>
                    <w:left w:val="none" w:sz="0" w:space="0" w:color="auto"/>
                    <w:bottom w:val="none" w:sz="0" w:space="0" w:color="auto"/>
                    <w:right w:val="none" w:sz="0" w:space="0" w:color="auto"/>
                  </w:divBdr>
                </w:div>
                <w:div w:id="2035226590">
                  <w:marLeft w:val="0"/>
                  <w:marRight w:val="0"/>
                  <w:marTop w:val="0"/>
                  <w:marBottom w:val="0"/>
                  <w:divBdr>
                    <w:top w:val="none" w:sz="0" w:space="0" w:color="auto"/>
                    <w:left w:val="none" w:sz="0" w:space="0" w:color="auto"/>
                    <w:bottom w:val="none" w:sz="0" w:space="0" w:color="auto"/>
                    <w:right w:val="none" w:sz="0" w:space="0" w:color="auto"/>
                  </w:divBdr>
                </w:div>
                <w:div w:id="2035693658">
                  <w:marLeft w:val="0"/>
                  <w:marRight w:val="0"/>
                  <w:marTop w:val="0"/>
                  <w:marBottom w:val="0"/>
                  <w:divBdr>
                    <w:top w:val="none" w:sz="0" w:space="0" w:color="auto"/>
                    <w:left w:val="none" w:sz="0" w:space="0" w:color="auto"/>
                    <w:bottom w:val="none" w:sz="0" w:space="0" w:color="auto"/>
                    <w:right w:val="none" w:sz="0" w:space="0" w:color="auto"/>
                  </w:divBdr>
                </w:div>
                <w:div w:id="2037077045">
                  <w:marLeft w:val="0"/>
                  <w:marRight w:val="0"/>
                  <w:marTop w:val="0"/>
                  <w:marBottom w:val="0"/>
                  <w:divBdr>
                    <w:top w:val="none" w:sz="0" w:space="0" w:color="auto"/>
                    <w:left w:val="none" w:sz="0" w:space="0" w:color="auto"/>
                    <w:bottom w:val="none" w:sz="0" w:space="0" w:color="auto"/>
                    <w:right w:val="none" w:sz="0" w:space="0" w:color="auto"/>
                  </w:divBdr>
                </w:div>
                <w:div w:id="2037609394">
                  <w:marLeft w:val="0"/>
                  <w:marRight w:val="0"/>
                  <w:marTop w:val="0"/>
                  <w:marBottom w:val="0"/>
                  <w:divBdr>
                    <w:top w:val="none" w:sz="0" w:space="0" w:color="auto"/>
                    <w:left w:val="none" w:sz="0" w:space="0" w:color="auto"/>
                    <w:bottom w:val="none" w:sz="0" w:space="0" w:color="auto"/>
                    <w:right w:val="none" w:sz="0" w:space="0" w:color="auto"/>
                  </w:divBdr>
                </w:div>
                <w:div w:id="2038197487">
                  <w:marLeft w:val="0"/>
                  <w:marRight w:val="0"/>
                  <w:marTop w:val="0"/>
                  <w:marBottom w:val="0"/>
                  <w:divBdr>
                    <w:top w:val="none" w:sz="0" w:space="0" w:color="auto"/>
                    <w:left w:val="none" w:sz="0" w:space="0" w:color="auto"/>
                    <w:bottom w:val="none" w:sz="0" w:space="0" w:color="auto"/>
                    <w:right w:val="none" w:sz="0" w:space="0" w:color="auto"/>
                  </w:divBdr>
                </w:div>
                <w:div w:id="2041973652">
                  <w:marLeft w:val="0"/>
                  <w:marRight w:val="0"/>
                  <w:marTop w:val="0"/>
                  <w:marBottom w:val="0"/>
                  <w:divBdr>
                    <w:top w:val="none" w:sz="0" w:space="0" w:color="auto"/>
                    <w:left w:val="none" w:sz="0" w:space="0" w:color="auto"/>
                    <w:bottom w:val="none" w:sz="0" w:space="0" w:color="auto"/>
                    <w:right w:val="none" w:sz="0" w:space="0" w:color="auto"/>
                  </w:divBdr>
                </w:div>
                <w:div w:id="2052991699">
                  <w:marLeft w:val="0"/>
                  <w:marRight w:val="0"/>
                  <w:marTop w:val="0"/>
                  <w:marBottom w:val="0"/>
                  <w:divBdr>
                    <w:top w:val="none" w:sz="0" w:space="0" w:color="auto"/>
                    <w:left w:val="none" w:sz="0" w:space="0" w:color="auto"/>
                    <w:bottom w:val="none" w:sz="0" w:space="0" w:color="auto"/>
                    <w:right w:val="none" w:sz="0" w:space="0" w:color="auto"/>
                  </w:divBdr>
                </w:div>
                <w:div w:id="2057242951">
                  <w:marLeft w:val="0"/>
                  <w:marRight w:val="0"/>
                  <w:marTop w:val="0"/>
                  <w:marBottom w:val="0"/>
                  <w:divBdr>
                    <w:top w:val="none" w:sz="0" w:space="0" w:color="auto"/>
                    <w:left w:val="none" w:sz="0" w:space="0" w:color="auto"/>
                    <w:bottom w:val="none" w:sz="0" w:space="0" w:color="auto"/>
                    <w:right w:val="none" w:sz="0" w:space="0" w:color="auto"/>
                  </w:divBdr>
                </w:div>
                <w:div w:id="2058158531">
                  <w:marLeft w:val="0"/>
                  <w:marRight w:val="0"/>
                  <w:marTop w:val="0"/>
                  <w:marBottom w:val="0"/>
                  <w:divBdr>
                    <w:top w:val="none" w:sz="0" w:space="0" w:color="auto"/>
                    <w:left w:val="none" w:sz="0" w:space="0" w:color="auto"/>
                    <w:bottom w:val="none" w:sz="0" w:space="0" w:color="auto"/>
                    <w:right w:val="none" w:sz="0" w:space="0" w:color="auto"/>
                  </w:divBdr>
                </w:div>
                <w:div w:id="2058309936">
                  <w:marLeft w:val="0"/>
                  <w:marRight w:val="0"/>
                  <w:marTop w:val="0"/>
                  <w:marBottom w:val="0"/>
                  <w:divBdr>
                    <w:top w:val="none" w:sz="0" w:space="0" w:color="auto"/>
                    <w:left w:val="none" w:sz="0" w:space="0" w:color="auto"/>
                    <w:bottom w:val="none" w:sz="0" w:space="0" w:color="auto"/>
                    <w:right w:val="none" w:sz="0" w:space="0" w:color="auto"/>
                  </w:divBdr>
                </w:div>
                <w:div w:id="2060398070">
                  <w:marLeft w:val="0"/>
                  <w:marRight w:val="0"/>
                  <w:marTop w:val="0"/>
                  <w:marBottom w:val="0"/>
                  <w:divBdr>
                    <w:top w:val="none" w:sz="0" w:space="0" w:color="auto"/>
                    <w:left w:val="none" w:sz="0" w:space="0" w:color="auto"/>
                    <w:bottom w:val="none" w:sz="0" w:space="0" w:color="auto"/>
                    <w:right w:val="none" w:sz="0" w:space="0" w:color="auto"/>
                  </w:divBdr>
                </w:div>
                <w:div w:id="2061859977">
                  <w:marLeft w:val="0"/>
                  <w:marRight w:val="0"/>
                  <w:marTop w:val="0"/>
                  <w:marBottom w:val="0"/>
                  <w:divBdr>
                    <w:top w:val="none" w:sz="0" w:space="0" w:color="auto"/>
                    <w:left w:val="none" w:sz="0" w:space="0" w:color="auto"/>
                    <w:bottom w:val="none" w:sz="0" w:space="0" w:color="auto"/>
                    <w:right w:val="none" w:sz="0" w:space="0" w:color="auto"/>
                  </w:divBdr>
                </w:div>
                <w:div w:id="2064018338">
                  <w:marLeft w:val="0"/>
                  <w:marRight w:val="0"/>
                  <w:marTop w:val="0"/>
                  <w:marBottom w:val="0"/>
                  <w:divBdr>
                    <w:top w:val="none" w:sz="0" w:space="0" w:color="auto"/>
                    <w:left w:val="none" w:sz="0" w:space="0" w:color="auto"/>
                    <w:bottom w:val="none" w:sz="0" w:space="0" w:color="auto"/>
                    <w:right w:val="none" w:sz="0" w:space="0" w:color="auto"/>
                  </w:divBdr>
                </w:div>
                <w:div w:id="2064479123">
                  <w:marLeft w:val="0"/>
                  <w:marRight w:val="0"/>
                  <w:marTop w:val="0"/>
                  <w:marBottom w:val="0"/>
                  <w:divBdr>
                    <w:top w:val="none" w:sz="0" w:space="0" w:color="auto"/>
                    <w:left w:val="none" w:sz="0" w:space="0" w:color="auto"/>
                    <w:bottom w:val="none" w:sz="0" w:space="0" w:color="auto"/>
                    <w:right w:val="none" w:sz="0" w:space="0" w:color="auto"/>
                  </w:divBdr>
                </w:div>
                <w:div w:id="2093116400">
                  <w:marLeft w:val="0"/>
                  <w:marRight w:val="0"/>
                  <w:marTop w:val="0"/>
                  <w:marBottom w:val="0"/>
                  <w:divBdr>
                    <w:top w:val="none" w:sz="0" w:space="0" w:color="auto"/>
                    <w:left w:val="none" w:sz="0" w:space="0" w:color="auto"/>
                    <w:bottom w:val="none" w:sz="0" w:space="0" w:color="auto"/>
                    <w:right w:val="none" w:sz="0" w:space="0" w:color="auto"/>
                  </w:divBdr>
                </w:div>
                <w:div w:id="2094423704">
                  <w:marLeft w:val="0"/>
                  <w:marRight w:val="0"/>
                  <w:marTop w:val="0"/>
                  <w:marBottom w:val="0"/>
                  <w:divBdr>
                    <w:top w:val="none" w:sz="0" w:space="0" w:color="auto"/>
                    <w:left w:val="none" w:sz="0" w:space="0" w:color="auto"/>
                    <w:bottom w:val="none" w:sz="0" w:space="0" w:color="auto"/>
                    <w:right w:val="none" w:sz="0" w:space="0" w:color="auto"/>
                  </w:divBdr>
                </w:div>
                <w:div w:id="2115439582">
                  <w:marLeft w:val="0"/>
                  <w:marRight w:val="0"/>
                  <w:marTop w:val="0"/>
                  <w:marBottom w:val="0"/>
                  <w:divBdr>
                    <w:top w:val="none" w:sz="0" w:space="0" w:color="auto"/>
                    <w:left w:val="none" w:sz="0" w:space="0" w:color="auto"/>
                    <w:bottom w:val="none" w:sz="0" w:space="0" w:color="auto"/>
                    <w:right w:val="none" w:sz="0" w:space="0" w:color="auto"/>
                  </w:divBdr>
                </w:div>
                <w:div w:id="2127695709">
                  <w:marLeft w:val="0"/>
                  <w:marRight w:val="0"/>
                  <w:marTop w:val="0"/>
                  <w:marBottom w:val="0"/>
                  <w:divBdr>
                    <w:top w:val="none" w:sz="0" w:space="0" w:color="auto"/>
                    <w:left w:val="none" w:sz="0" w:space="0" w:color="auto"/>
                    <w:bottom w:val="none" w:sz="0" w:space="0" w:color="auto"/>
                    <w:right w:val="none" w:sz="0" w:space="0" w:color="auto"/>
                  </w:divBdr>
                </w:div>
                <w:div w:id="2130853870">
                  <w:marLeft w:val="0"/>
                  <w:marRight w:val="0"/>
                  <w:marTop w:val="0"/>
                  <w:marBottom w:val="0"/>
                  <w:divBdr>
                    <w:top w:val="none" w:sz="0" w:space="0" w:color="auto"/>
                    <w:left w:val="none" w:sz="0" w:space="0" w:color="auto"/>
                    <w:bottom w:val="none" w:sz="0" w:space="0" w:color="auto"/>
                    <w:right w:val="none" w:sz="0" w:space="0" w:color="auto"/>
                  </w:divBdr>
                </w:div>
                <w:div w:id="2141799591">
                  <w:marLeft w:val="0"/>
                  <w:marRight w:val="0"/>
                  <w:marTop w:val="0"/>
                  <w:marBottom w:val="0"/>
                  <w:divBdr>
                    <w:top w:val="none" w:sz="0" w:space="0" w:color="auto"/>
                    <w:left w:val="none" w:sz="0" w:space="0" w:color="auto"/>
                    <w:bottom w:val="none" w:sz="0" w:space="0" w:color="auto"/>
                    <w:right w:val="none" w:sz="0" w:space="0" w:color="auto"/>
                  </w:divBdr>
                </w:div>
              </w:divsChild>
            </w:div>
            <w:div w:id="732892919">
              <w:marLeft w:val="0"/>
              <w:marRight w:val="0"/>
              <w:marTop w:val="0"/>
              <w:marBottom w:val="0"/>
              <w:divBdr>
                <w:top w:val="none" w:sz="0" w:space="0" w:color="auto"/>
                <w:left w:val="none" w:sz="0" w:space="0" w:color="auto"/>
                <w:bottom w:val="none" w:sz="0" w:space="0" w:color="auto"/>
                <w:right w:val="none" w:sz="0" w:space="0" w:color="auto"/>
              </w:divBdr>
            </w:div>
            <w:div w:id="743919503">
              <w:marLeft w:val="0"/>
              <w:marRight w:val="0"/>
              <w:marTop w:val="0"/>
              <w:marBottom w:val="0"/>
              <w:divBdr>
                <w:top w:val="none" w:sz="0" w:space="0" w:color="auto"/>
                <w:left w:val="none" w:sz="0" w:space="0" w:color="auto"/>
                <w:bottom w:val="none" w:sz="0" w:space="0" w:color="auto"/>
                <w:right w:val="none" w:sz="0" w:space="0" w:color="auto"/>
              </w:divBdr>
            </w:div>
            <w:div w:id="744952941">
              <w:marLeft w:val="0"/>
              <w:marRight w:val="0"/>
              <w:marTop w:val="0"/>
              <w:marBottom w:val="0"/>
              <w:divBdr>
                <w:top w:val="none" w:sz="0" w:space="0" w:color="auto"/>
                <w:left w:val="none" w:sz="0" w:space="0" w:color="auto"/>
                <w:bottom w:val="none" w:sz="0" w:space="0" w:color="auto"/>
                <w:right w:val="none" w:sz="0" w:space="0" w:color="auto"/>
              </w:divBdr>
            </w:div>
            <w:div w:id="749078043">
              <w:marLeft w:val="0"/>
              <w:marRight w:val="0"/>
              <w:marTop w:val="0"/>
              <w:marBottom w:val="0"/>
              <w:divBdr>
                <w:top w:val="none" w:sz="0" w:space="0" w:color="auto"/>
                <w:left w:val="none" w:sz="0" w:space="0" w:color="auto"/>
                <w:bottom w:val="none" w:sz="0" w:space="0" w:color="auto"/>
                <w:right w:val="none" w:sz="0" w:space="0" w:color="auto"/>
              </w:divBdr>
            </w:div>
            <w:div w:id="751464972">
              <w:marLeft w:val="0"/>
              <w:marRight w:val="0"/>
              <w:marTop w:val="0"/>
              <w:marBottom w:val="0"/>
              <w:divBdr>
                <w:top w:val="none" w:sz="0" w:space="0" w:color="auto"/>
                <w:left w:val="none" w:sz="0" w:space="0" w:color="auto"/>
                <w:bottom w:val="none" w:sz="0" w:space="0" w:color="auto"/>
                <w:right w:val="none" w:sz="0" w:space="0" w:color="auto"/>
              </w:divBdr>
            </w:div>
            <w:div w:id="755707833">
              <w:marLeft w:val="0"/>
              <w:marRight w:val="0"/>
              <w:marTop w:val="0"/>
              <w:marBottom w:val="0"/>
              <w:divBdr>
                <w:top w:val="none" w:sz="0" w:space="0" w:color="auto"/>
                <w:left w:val="none" w:sz="0" w:space="0" w:color="auto"/>
                <w:bottom w:val="none" w:sz="0" w:space="0" w:color="auto"/>
                <w:right w:val="none" w:sz="0" w:space="0" w:color="auto"/>
              </w:divBdr>
            </w:div>
            <w:div w:id="755904957">
              <w:marLeft w:val="0"/>
              <w:marRight w:val="0"/>
              <w:marTop w:val="0"/>
              <w:marBottom w:val="0"/>
              <w:divBdr>
                <w:top w:val="none" w:sz="0" w:space="0" w:color="auto"/>
                <w:left w:val="none" w:sz="0" w:space="0" w:color="auto"/>
                <w:bottom w:val="none" w:sz="0" w:space="0" w:color="auto"/>
                <w:right w:val="none" w:sz="0" w:space="0" w:color="auto"/>
              </w:divBdr>
            </w:div>
            <w:div w:id="761100636">
              <w:marLeft w:val="0"/>
              <w:marRight w:val="0"/>
              <w:marTop w:val="0"/>
              <w:marBottom w:val="0"/>
              <w:divBdr>
                <w:top w:val="none" w:sz="0" w:space="0" w:color="auto"/>
                <w:left w:val="none" w:sz="0" w:space="0" w:color="auto"/>
                <w:bottom w:val="none" w:sz="0" w:space="0" w:color="auto"/>
                <w:right w:val="none" w:sz="0" w:space="0" w:color="auto"/>
              </w:divBdr>
            </w:div>
            <w:div w:id="767777563">
              <w:marLeft w:val="0"/>
              <w:marRight w:val="0"/>
              <w:marTop w:val="0"/>
              <w:marBottom w:val="0"/>
              <w:divBdr>
                <w:top w:val="none" w:sz="0" w:space="0" w:color="auto"/>
                <w:left w:val="none" w:sz="0" w:space="0" w:color="auto"/>
                <w:bottom w:val="none" w:sz="0" w:space="0" w:color="auto"/>
                <w:right w:val="none" w:sz="0" w:space="0" w:color="auto"/>
              </w:divBdr>
            </w:div>
            <w:div w:id="768236870">
              <w:marLeft w:val="0"/>
              <w:marRight w:val="0"/>
              <w:marTop w:val="0"/>
              <w:marBottom w:val="0"/>
              <w:divBdr>
                <w:top w:val="none" w:sz="0" w:space="0" w:color="auto"/>
                <w:left w:val="none" w:sz="0" w:space="0" w:color="auto"/>
                <w:bottom w:val="none" w:sz="0" w:space="0" w:color="auto"/>
                <w:right w:val="none" w:sz="0" w:space="0" w:color="auto"/>
              </w:divBdr>
            </w:div>
            <w:div w:id="769010119">
              <w:marLeft w:val="0"/>
              <w:marRight w:val="0"/>
              <w:marTop w:val="0"/>
              <w:marBottom w:val="0"/>
              <w:divBdr>
                <w:top w:val="none" w:sz="0" w:space="0" w:color="auto"/>
                <w:left w:val="none" w:sz="0" w:space="0" w:color="auto"/>
                <w:bottom w:val="none" w:sz="0" w:space="0" w:color="auto"/>
                <w:right w:val="none" w:sz="0" w:space="0" w:color="auto"/>
              </w:divBdr>
            </w:div>
            <w:div w:id="776481765">
              <w:marLeft w:val="0"/>
              <w:marRight w:val="0"/>
              <w:marTop w:val="0"/>
              <w:marBottom w:val="0"/>
              <w:divBdr>
                <w:top w:val="none" w:sz="0" w:space="0" w:color="auto"/>
                <w:left w:val="none" w:sz="0" w:space="0" w:color="auto"/>
                <w:bottom w:val="none" w:sz="0" w:space="0" w:color="auto"/>
                <w:right w:val="none" w:sz="0" w:space="0" w:color="auto"/>
              </w:divBdr>
            </w:div>
            <w:div w:id="782186740">
              <w:marLeft w:val="0"/>
              <w:marRight w:val="0"/>
              <w:marTop w:val="0"/>
              <w:marBottom w:val="0"/>
              <w:divBdr>
                <w:top w:val="none" w:sz="0" w:space="0" w:color="auto"/>
                <w:left w:val="none" w:sz="0" w:space="0" w:color="auto"/>
                <w:bottom w:val="none" w:sz="0" w:space="0" w:color="auto"/>
                <w:right w:val="none" w:sz="0" w:space="0" w:color="auto"/>
              </w:divBdr>
            </w:div>
            <w:div w:id="793014926">
              <w:marLeft w:val="0"/>
              <w:marRight w:val="0"/>
              <w:marTop w:val="0"/>
              <w:marBottom w:val="0"/>
              <w:divBdr>
                <w:top w:val="none" w:sz="0" w:space="0" w:color="auto"/>
                <w:left w:val="none" w:sz="0" w:space="0" w:color="auto"/>
                <w:bottom w:val="none" w:sz="0" w:space="0" w:color="auto"/>
                <w:right w:val="none" w:sz="0" w:space="0" w:color="auto"/>
              </w:divBdr>
            </w:div>
            <w:div w:id="794720026">
              <w:marLeft w:val="0"/>
              <w:marRight w:val="0"/>
              <w:marTop w:val="0"/>
              <w:marBottom w:val="0"/>
              <w:divBdr>
                <w:top w:val="none" w:sz="0" w:space="0" w:color="auto"/>
                <w:left w:val="none" w:sz="0" w:space="0" w:color="auto"/>
                <w:bottom w:val="none" w:sz="0" w:space="0" w:color="auto"/>
                <w:right w:val="none" w:sz="0" w:space="0" w:color="auto"/>
              </w:divBdr>
            </w:div>
            <w:div w:id="810680617">
              <w:marLeft w:val="0"/>
              <w:marRight w:val="0"/>
              <w:marTop w:val="0"/>
              <w:marBottom w:val="0"/>
              <w:divBdr>
                <w:top w:val="none" w:sz="0" w:space="0" w:color="auto"/>
                <w:left w:val="none" w:sz="0" w:space="0" w:color="auto"/>
                <w:bottom w:val="none" w:sz="0" w:space="0" w:color="auto"/>
                <w:right w:val="none" w:sz="0" w:space="0" w:color="auto"/>
              </w:divBdr>
            </w:div>
            <w:div w:id="815030740">
              <w:marLeft w:val="0"/>
              <w:marRight w:val="0"/>
              <w:marTop w:val="0"/>
              <w:marBottom w:val="0"/>
              <w:divBdr>
                <w:top w:val="none" w:sz="0" w:space="0" w:color="auto"/>
                <w:left w:val="none" w:sz="0" w:space="0" w:color="auto"/>
                <w:bottom w:val="none" w:sz="0" w:space="0" w:color="auto"/>
                <w:right w:val="none" w:sz="0" w:space="0" w:color="auto"/>
              </w:divBdr>
            </w:div>
            <w:div w:id="819230382">
              <w:marLeft w:val="0"/>
              <w:marRight w:val="0"/>
              <w:marTop w:val="0"/>
              <w:marBottom w:val="0"/>
              <w:divBdr>
                <w:top w:val="none" w:sz="0" w:space="0" w:color="auto"/>
                <w:left w:val="none" w:sz="0" w:space="0" w:color="auto"/>
                <w:bottom w:val="none" w:sz="0" w:space="0" w:color="auto"/>
                <w:right w:val="none" w:sz="0" w:space="0" w:color="auto"/>
              </w:divBdr>
            </w:div>
            <w:div w:id="819542072">
              <w:marLeft w:val="0"/>
              <w:marRight w:val="0"/>
              <w:marTop w:val="0"/>
              <w:marBottom w:val="0"/>
              <w:divBdr>
                <w:top w:val="none" w:sz="0" w:space="0" w:color="auto"/>
                <w:left w:val="none" w:sz="0" w:space="0" w:color="auto"/>
                <w:bottom w:val="none" w:sz="0" w:space="0" w:color="auto"/>
                <w:right w:val="none" w:sz="0" w:space="0" w:color="auto"/>
              </w:divBdr>
            </w:div>
            <w:div w:id="830676195">
              <w:marLeft w:val="0"/>
              <w:marRight w:val="0"/>
              <w:marTop w:val="0"/>
              <w:marBottom w:val="0"/>
              <w:divBdr>
                <w:top w:val="none" w:sz="0" w:space="0" w:color="auto"/>
                <w:left w:val="none" w:sz="0" w:space="0" w:color="auto"/>
                <w:bottom w:val="none" w:sz="0" w:space="0" w:color="auto"/>
                <w:right w:val="none" w:sz="0" w:space="0" w:color="auto"/>
              </w:divBdr>
            </w:div>
            <w:div w:id="832717234">
              <w:marLeft w:val="0"/>
              <w:marRight w:val="0"/>
              <w:marTop w:val="0"/>
              <w:marBottom w:val="0"/>
              <w:divBdr>
                <w:top w:val="none" w:sz="0" w:space="0" w:color="auto"/>
                <w:left w:val="none" w:sz="0" w:space="0" w:color="auto"/>
                <w:bottom w:val="none" w:sz="0" w:space="0" w:color="auto"/>
                <w:right w:val="none" w:sz="0" w:space="0" w:color="auto"/>
              </w:divBdr>
            </w:div>
            <w:div w:id="850920500">
              <w:marLeft w:val="0"/>
              <w:marRight w:val="0"/>
              <w:marTop w:val="0"/>
              <w:marBottom w:val="0"/>
              <w:divBdr>
                <w:top w:val="none" w:sz="0" w:space="0" w:color="auto"/>
                <w:left w:val="none" w:sz="0" w:space="0" w:color="auto"/>
                <w:bottom w:val="none" w:sz="0" w:space="0" w:color="auto"/>
                <w:right w:val="none" w:sz="0" w:space="0" w:color="auto"/>
              </w:divBdr>
            </w:div>
            <w:div w:id="860320141">
              <w:marLeft w:val="0"/>
              <w:marRight w:val="0"/>
              <w:marTop w:val="0"/>
              <w:marBottom w:val="0"/>
              <w:divBdr>
                <w:top w:val="none" w:sz="0" w:space="0" w:color="auto"/>
                <w:left w:val="none" w:sz="0" w:space="0" w:color="auto"/>
                <w:bottom w:val="none" w:sz="0" w:space="0" w:color="auto"/>
                <w:right w:val="none" w:sz="0" w:space="0" w:color="auto"/>
              </w:divBdr>
            </w:div>
            <w:div w:id="866140394">
              <w:marLeft w:val="0"/>
              <w:marRight w:val="0"/>
              <w:marTop w:val="0"/>
              <w:marBottom w:val="0"/>
              <w:divBdr>
                <w:top w:val="none" w:sz="0" w:space="0" w:color="auto"/>
                <w:left w:val="none" w:sz="0" w:space="0" w:color="auto"/>
                <w:bottom w:val="none" w:sz="0" w:space="0" w:color="auto"/>
                <w:right w:val="none" w:sz="0" w:space="0" w:color="auto"/>
              </w:divBdr>
            </w:div>
            <w:div w:id="872309937">
              <w:marLeft w:val="0"/>
              <w:marRight w:val="0"/>
              <w:marTop w:val="0"/>
              <w:marBottom w:val="0"/>
              <w:divBdr>
                <w:top w:val="none" w:sz="0" w:space="0" w:color="auto"/>
                <w:left w:val="none" w:sz="0" w:space="0" w:color="auto"/>
                <w:bottom w:val="none" w:sz="0" w:space="0" w:color="auto"/>
                <w:right w:val="none" w:sz="0" w:space="0" w:color="auto"/>
              </w:divBdr>
            </w:div>
            <w:div w:id="874392435">
              <w:marLeft w:val="0"/>
              <w:marRight w:val="0"/>
              <w:marTop w:val="0"/>
              <w:marBottom w:val="0"/>
              <w:divBdr>
                <w:top w:val="none" w:sz="0" w:space="0" w:color="auto"/>
                <w:left w:val="none" w:sz="0" w:space="0" w:color="auto"/>
                <w:bottom w:val="none" w:sz="0" w:space="0" w:color="auto"/>
                <w:right w:val="none" w:sz="0" w:space="0" w:color="auto"/>
              </w:divBdr>
            </w:div>
            <w:div w:id="883061075">
              <w:marLeft w:val="0"/>
              <w:marRight w:val="0"/>
              <w:marTop w:val="0"/>
              <w:marBottom w:val="0"/>
              <w:divBdr>
                <w:top w:val="none" w:sz="0" w:space="0" w:color="auto"/>
                <w:left w:val="none" w:sz="0" w:space="0" w:color="auto"/>
                <w:bottom w:val="none" w:sz="0" w:space="0" w:color="auto"/>
                <w:right w:val="none" w:sz="0" w:space="0" w:color="auto"/>
              </w:divBdr>
            </w:div>
            <w:div w:id="884487433">
              <w:marLeft w:val="0"/>
              <w:marRight w:val="0"/>
              <w:marTop w:val="0"/>
              <w:marBottom w:val="0"/>
              <w:divBdr>
                <w:top w:val="none" w:sz="0" w:space="0" w:color="auto"/>
                <w:left w:val="none" w:sz="0" w:space="0" w:color="auto"/>
                <w:bottom w:val="none" w:sz="0" w:space="0" w:color="auto"/>
                <w:right w:val="none" w:sz="0" w:space="0" w:color="auto"/>
              </w:divBdr>
            </w:div>
            <w:div w:id="884606448">
              <w:marLeft w:val="0"/>
              <w:marRight w:val="0"/>
              <w:marTop w:val="0"/>
              <w:marBottom w:val="0"/>
              <w:divBdr>
                <w:top w:val="none" w:sz="0" w:space="0" w:color="auto"/>
                <w:left w:val="none" w:sz="0" w:space="0" w:color="auto"/>
                <w:bottom w:val="none" w:sz="0" w:space="0" w:color="auto"/>
                <w:right w:val="none" w:sz="0" w:space="0" w:color="auto"/>
              </w:divBdr>
            </w:div>
            <w:div w:id="885607329">
              <w:marLeft w:val="0"/>
              <w:marRight w:val="0"/>
              <w:marTop w:val="0"/>
              <w:marBottom w:val="0"/>
              <w:divBdr>
                <w:top w:val="none" w:sz="0" w:space="0" w:color="auto"/>
                <w:left w:val="none" w:sz="0" w:space="0" w:color="auto"/>
                <w:bottom w:val="none" w:sz="0" w:space="0" w:color="auto"/>
                <w:right w:val="none" w:sz="0" w:space="0" w:color="auto"/>
              </w:divBdr>
            </w:div>
            <w:div w:id="887448007">
              <w:marLeft w:val="0"/>
              <w:marRight w:val="0"/>
              <w:marTop w:val="0"/>
              <w:marBottom w:val="0"/>
              <w:divBdr>
                <w:top w:val="none" w:sz="0" w:space="0" w:color="auto"/>
                <w:left w:val="none" w:sz="0" w:space="0" w:color="auto"/>
                <w:bottom w:val="none" w:sz="0" w:space="0" w:color="auto"/>
                <w:right w:val="none" w:sz="0" w:space="0" w:color="auto"/>
              </w:divBdr>
            </w:div>
            <w:div w:id="889728586">
              <w:marLeft w:val="0"/>
              <w:marRight w:val="0"/>
              <w:marTop w:val="0"/>
              <w:marBottom w:val="0"/>
              <w:divBdr>
                <w:top w:val="none" w:sz="0" w:space="0" w:color="auto"/>
                <w:left w:val="none" w:sz="0" w:space="0" w:color="auto"/>
                <w:bottom w:val="none" w:sz="0" w:space="0" w:color="auto"/>
                <w:right w:val="none" w:sz="0" w:space="0" w:color="auto"/>
              </w:divBdr>
            </w:div>
            <w:div w:id="889731155">
              <w:marLeft w:val="0"/>
              <w:marRight w:val="0"/>
              <w:marTop w:val="0"/>
              <w:marBottom w:val="0"/>
              <w:divBdr>
                <w:top w:val="none" w:sz="0" w:space="0" w:color="auto"/>
                <w:left w:val="none" w:sz="0" w:space="0" w:color="auto"/>
                <w:bottom w:val="none" w:sz="0" w:space="0" w:color="auto"/>
                <w:right w:val="none" w:sz="0" w:space="0" w:color="auto"/>
              </w:divBdr>
            </w:div>
            <w:div w:id="900679900">
              <w:marLeft w:val="0"/>
              <w:marRight w:val="0"/>
              <w:marTop w:val="0"/>
              <w:marBottom w:val="0"/>
              <w:divBdr>
                <w:top w:val="none" w:sz="0" w:space="0" w:color="auto"/>
                <w:left w:val="none" w:sz="0" w:space="0" w:color="auto"/>
                <w:bottom w:val="none" w:sz="0" w:space="0" w:color="auto"/>
                <w:right w:val="none" w:sz="0" w:space="0" w:color="auto"/>
              </w:divBdr>
            </w:div>
            <w:div w:id="905260671">
              <w:marLeft w:val="0"/>
              <w:marRight w:val="0"/>
              <w:marTop w:val="0"/>
              <w:marBottom w:val="0"/>
              <w:divBdr>
                <w:top w:val="none" w:sz="0" w:space="0" w:color="auto"/>
                <w:left w:val="none" w:sz="0" w:space="0" w:color="auto"/>
                <w:bottom w:val="none" w:sz="0" w:space="0" w:color="auto"/>
                <w:right w:val="none" w:sz="0" w:space="0" w:color="auto"/>
              </w:divBdr>
            </w:div>
            <w:div w:id="905337445">
              <w:marLeft w:val="0"/>
              <w:marRight w:val="0"/>
              <w:marTop w:val="0"/>
              <w:marBottom w:val="0"/>
              <w:divBdr>
                <w:top w:val="none" w:sz="0" w:space="0" w:color="auto"/>
                <w:left w:val="none" w:sz="0" w:space="0" w:color="auto"/>
                <w:bottom w:val="none" w:sz="0" w:space="0" w:color="auto"/>
                <w:right w:val="none" w:sz="0" w:space="0" w:color="auto"/>
              </w:divBdr>
            </w:div>
            <w:div w:id="905532475">
              <w:marLeft w:val="0"/>
              <w:marRight w:val="0"/>
              <w:marTop w:val="0"/>
              <w:marBottom w:val="0"/>
              <w:divBdr>
                <w:top w:val="none" w:sz="0" w:space="0" w:color="auto"/>
                <w:left w:val="none" w:sz="0" w:space="0" w:color="auto"/>
                <w:bottom w:val="none" w:sz="0" w:space="0" w:color="auto"/>
                <w:right w:val="none" w:sz="0" w:space="0" w:color="auto"/>
              </w:divBdr>
            </w:div>
            <w:div w:id="911235604">
              <w:marLeft w:val="0"/>
              <w:marRight w:val="0"/>
              <w:marTop w:val="0"/>
              <w:marBottom w:val="0"/>
              <w:divBdr>
                <w:top w:val="none" w:sz="0" w:space="0" w:color="auto"/>
                <w:left w:val="none" w:sz="0" w:space="0" w:color="auto"/>
                <w:bottom w:val="none" w:sz="0" w:space="0" w:color="auto"/>
                <w:right w:val="none" w:sz="0" w:space="0" w:color="auto"/>
              </w:divBdr>
            </w:div>
            <w:div w:id="914900569">
              <w:marLeft w:val="0"/>
              <w:marRight w:val="0"/>
              <w:marTop w:val="0"/>
              <w:marBottom w:val="0"/>
              <w:divBdr>
                <w:top w:val="none" w:sz="0" w:space="0" w:color="auto"/>
                <w:left w:val="none" w:sz="0" w:space="0" w:color="auto"/>
                <w:bottom w:val="none" w:sz="0" w:space="0" w:color="auto"/>
                <w:right w:val="none" w:sz="0" w:space="0" w:color="auto"/>
              </w:divBdr>
            </w:div>
            <w:div w:id="925041974">
              <w:marLeft w:val="0"/>
              <w:marRight w:val="0"/>
              <w:marTop w:val="0"/>
              <w:marBottom w:val="0"/>
              <w:divBdr>
                <w:top w:val="none" w:sz="0" w:space="0" w:color="auto"/>
                <w:left w:val="none" w:sz="0" w:space="0" w:color="auto"/>
                <w:bottom w:val="none" w:sz="0" w:space="0" w:color="auto"/>
                <w:right w:val="none" w:sz="0" w:space="0" w:color="auto"/>
              </w:divBdr>
            </w:div>
            <w:div w:id="925923656">
              <w:marLeft w:val="0"/>
              <w:marRight w:val="0"/>
              <w:marTop w:val="0"/>
              <w:marBottom w:val="0"/>
              <w:divBdr>
                <w:top w:val="none" w:sz="0" w:space="0" w:color="auto"/>
                <w:left w:val="none" w:sz="0" w:space="0" w:color="auto"/>
                <w:bottom w:val="none" w:sz="0" w:space="0" w:color="auto"/>
                <w:right w:val="none" w:sz="0" w:space="0" w:color="auto"/>
              </w:divBdr>
            </w:div>
            <w:div w:id="928200917">
              <w:marLeft w:val="0"/>
              <w:marRight w:val="0"/>
              <w:marTop w:val="0"/>
              <w:marBottom w:val="0"/>
              <w:divBdr>
                <w:top w:val="none" w:sz="0" w:space="0" w:color="auto"/>
                <w:left w:val="none" w:sz="0" w:space="0" w:color="auto"/>
                <w:bottom w:val="none" w:sz="0" w:space="0" w:color="auto"/>
                <w:right w:val="none" w:sz="0" w:space="0" w:color="auto"/>
              </w:divBdr>
            </w:div>
            <w:div w:id="930578423">
              <w:marLeft w:val="0"/>
              <w:marRight w:val="0"/>
              <w:marTop w:val="0"/>
              <w:marBottom w:val="0"/>
              <w:divBdr>
                <w:top w:val="none" w:sz="0" w:space="0" w:color="auto"/>
                <w:left w:val="none" w:sz="0" w:space="0" w:color="auto"/>
                <w:bottom w:val="none" w:sz="0" w:space="0" w:color="auto"/>
                <w:right w:val="none" w:sz="0" w:space="0" w:color="auto"/>
              </w:divBdr>
            </w:div>
            <w:div w:id="938680732">
              <w:marLeft w:val="0"/>
              <w:marRight w:val="0"/>
              <w:marTop w:val="0"/>
              <w:marBottom w:val="0"/>
              <w:divBdr>
                <w:top w:val="none" w:sz="0" w:space="0" w:color="auto"/>
                <w:left w:val="none" w:sz="0" w:space="0" w:color="auto"/>
                <w:bottom w:val="none" w:sz="0" w:space="0" w:color="auto"/>
                <w:right w:val="none" w:sz="0" w:space="0" w:color="auto"/>
              </w:divBdr>
            </w:div>
            <w:div w:id="944267487">
              <w:marLeft w:val="0"/>
              <w:marRight w:val="0"/>
              <w:marTop w:val="0"/>
              <w:marBottom w:val="0"/>
              <w:divBdr>
                <w:top w:val="none" w:sz="0" w:space="0" w:color="auto"/>
                <w:left w:val="none" w:sz="0" w:space="0" w:color="auto"/>
                <w:bottom w:val="none" w:sz="0" w:space="0" w:color="auto"/>
                <w:right w:val="none" w:sz="0" w:space="0" w:color="auto"/>
              </w:divBdr>
            </w:div>
            <w:div w:id="946347144">
              <w:marLeft w:val="0"/>
              <w:marRight w:val="0"/>
              <w:marTop w:val="0"/>
              <w:marBottom w:val="0"/>
              <w:divBdr>
                <w:top w:val="none" w:sz="0" w:space="0" w:color="auto"/>
                <w:left w:val="none" w:sz="0" w:space="0" w:color="auto"/>
                <w:bottom w:val="none" w:sz="0" w:space="0" w:color="auto"/>
                <w:right w:val="none" w:sz="0" w:space="0" w:color="auto"/>
              </w:divBdr>
            </w:div>
            <w:div w:id="952712799">
              <w:marLeft w:val="0"/>
              <w:marRight w:val="0"/>
              <w:marTop w:val="0"/>
              <w:marBottom w:val="0"/>
              <w:divBdr>
                <w:top w:val="none" w:sz="0" w:space="0" w:color="auto"/>
                <w:left w:val="none" w:sz="0" w:space="0" w:color="auto"/>
                <w:bottom w:val="none" w:sz="0" w:space="0" w:color="auto"/>
                <w:right w:val="none" w:sz="0" w:space="0" w:color="auto"/>
              </w:divBdr>
            </w:div>
            <w:div w:id="953370514">
              <w:marLeft w:val="0"/>
              <w:marRight w:val="0"/>
              <w:marTop w:val="0"/>
              <w:marBottom w:val="0"/>
              <w:divBdr>
                <w:top w:val="none" w:sz="0" w:space="0" w:color="auto"/>
                <w:left w:val="none" w:sz="0" w:space="0" w:color="auto"/>
                <w:bottom w:val="none" w:sz="0" w:space="0" w:color="auto"/>
                <w:right w:val="none" w:sz="0" w:space="0" w:color="auto"/>
              </w:divBdr>
            </w:div>
            <w:div w:id="956987618">
              <w:marLeft w:val="0"/>
              <w:marRight w:val="0"/>
              <w:marTop w:val="0"/>
              <w:marBottom w:val="0"/>
              <w:divBdr>
                <w:top w:val="none" w:sz="0" w:space="0" w:color="auto"/>
                <w:left w:val="none" w:sz="0" w:space="0" w:color="auto"/>
                <w:bottom w:val="none" w:sz="0" w:space="0" w:color="auto"/>
                <w:right w:val="none" w:sz="0" w:space="0" w:color="auto"/>
              </w:divBdr>
            </w:div>
            <w:div w:id="959921223">
              <w:marLeft w:val="0"/>
              <w:marRight w:val="0"/>
              <w:marTop w:val="0"/>
              <w:marBottom w:val="0"/>
              <w:divBdr>
                <w:top w:val="none" w:sz="0" w:space="0" w:color="auto"/>
                <w:left w:val="none" w:sz="0" w:space="0" w:color="auto"/>
                <w:bottom w:val="none" w:sz="0" w:space="0" w:color="auto"/>
                <w:right w:val="none" w:sz="0" w:space="0" w:color="auto"/>
              </w:divBdr>
            </w:div>
            <w:div w:id="962734355">
              <w:marLeft w:val="0"/>
              <w:marRight w:val="0"/>
              <w:marTop w:val="0"/>
              <w:marBottom w:val="0"/>
              <w:divBdr>
                <w:top w:val="none" w:sz="0" w:space="0" w:color="auto"/>
                <w:left w:val="none" w:sz="0" w:space="0" w:color="auto"/>
                <w:bottom w:val="none" w:sz="0" w:space="0" w:color="auto"/>
                <w:right w:val="none" w:sz="0" w:space="0" w:color="auto"/>
              </w:divBdr>
            </w:div>
            <w:div w:id="971599318">
              <w:marLeft w:val="0"/>
              <w:marRight w:val="0"/>
              <w:marTop w:val="0"/>
              <w:marBottom w:val="0"/>
              <w:divBdr>
                <w:top w:val="none" w:sz="0" w:space="0" w:color="auto"/>
                <w:left w:val="none" w:sz="0" w:space="0" w:color="auto"/>
                <w:bottom w:val="none" w:sz="0" w:space="0" w:color="auto"/>
                <w:right w:val="none" w:sz="0" w:space="0" w:color="auto"/>
              </w:divBdr>
            </w:div>
            <w:div w:id="972372981">
              <w:marLeft w:val="0"/>
              <w:marRight w:val="0"/>
              <w:marTop w:val="0"/>
              <w:marBottom w:val="0"/>
              <w:divBdr>
                <w:top w:val="none" w:sz="0" w:space="0" w:color="auto"/>
                <w:left w:val="none" w:sz="0" w:space="0" w:color="auto"/>
                <w:bottom w:val="none" w:sz="0" w:space="0" w:color="auto"/>
                <w:right w:val="none" w:sz="0" w:space="0" w:color="auto"/>
              </w:divBdr>
            </w:div>
            <w:div w:id="974601714">
              <w:marLeft w:val="0"/>
              <w:marRight w:val="0"/>
              <w:marTop w:val="0"/>
              <w:marBottom w:val="0"/>
              <w:divBdr>
                <w:top w:val="none" w:sz="0" w:space="0" w:color="auto"/>
                <w:left w:val="none" w:sz="0" w:space="0" w:color="auto"/>
                <w:bottom w:val="none" w:sz="0" w:space="0" w:color="auto"/>
                <w:right w:val="none" w:sz="0" w:space="0" w:color="auto"/>
              </w:divBdr>
            </w:div>
            <w:div w:id="993991899">
              <w:marLeft w:val="0"/>
              <w:marRight w:val="0"/>
              <w:marTop w:val="0"/>
              <w:marBottom w:val="0"/>
              <w:divBdr>
                <w:top w:val="none" w:sz="0" w:space="0" w:color="auto"/>
                <w:left w:val="none" w:sz="0" w:space="0" w:color="auto"/>
                <w:bottom w:val="none" w:sz="0" w:space="0" w:color="auto"/>
                <w:right w:val="none" w:sz="0" w:space="0" w:color="auto"/>
              </w:divBdr>
            </w:div>
            <w:div w:id="996300316">
              <w:marLeft w:val="0"/>
              <w:marRight w:val="0"/>
              <w:marTop w:val="0"/>
              <w:marBottom w:val="0"/>
              <w:divBdr>
                <w:top w:val="none" w:sz="0" w:space="0" w:color="auto"/>
                <w:left w:val="none" w:sz="0" w:space="0" w:color="auto"/>
                <w:bottom w:val="none" w:sz="0" w:space="0" w:color="auto"/>
                <w:right w:val="none" w:sz="0" w:space="0" w:color="auto"/>
              </w:divBdr>
            </w:div>
            <w:div w:id="1019625520">
              <w:marLeft w:val="0"/>
              <w:marRight w:val="0"/>
              <w:marTop w:val="0"/>
              <w:marBottom w:val="0"/>
              <w:divBdr>
                <w:top w:val="none" w:sz="0" w:space="0" w:color="auto"/>
                <w:left w:val="none" w:sz="0" w:space="0" w:color="auto"/>
                <w:bottom w:val="none" w:sz="0" w:space="0" w:color="auto"/>
                <w:right w:val="none" w:sz="0" w:space="0" w:color="auto"/>
              </w:divBdr>
            </w:div>
            <w:div w:id="1038701508">
              <w:marLeft w:val="0"/>
              <w:marRight w:val="0"/>
              <w:marTop w:val="0"/>
              <w:marBottom w:val="0"/>
              <w:divBdr>
                <w:top w:val="none" w:sz="0" w:space="0" w:color="auto"/>
                <w:left w:val="none" w:sz="0" w:space="0" w:color="auto"/>
                <w:bottom w:val="none" w:sz="0" w:space="0" w:color="auto"/>
                <w:right w:val="none" w:sz="0" w:space="0" w:color="auto"/>
              </w:divBdr>
            </w:div>
            <w:div w:id="1040738231">
              <w:marLeft w:val="0"/>
              <w:marRight w:val="0"/>
              <w:marTop w:val="0"/>
              <w:marBottom w:val="0"/>
              <w:divBdr>
                <w:top w:val="none" w:sz="0" w:space="0" w:color="auto"/>
                <w:left w:val="none" w:sz="0" w:space="0" w:color="auto"/>
                <w:bottom w:val="none" w:sz="0" w:space="0" w:color="auto"/>
                <w:right w:val="none" w:sz="0" w:space="0" w:color="auto"/>
              </w:divBdr>
            </w:div>
            <w:div w:id="1042510717">
              <w:marLeft w:val="0"/>
              <w:marRight w:val="0"/>
              <w:marTop w:val="0"/>
              <w:marBottom w:val="0"/>
              <w:divBdr>
                <w:top w:val="none" w:sz="0" w:space="0" w:color="auto"/>
                <w:left w:val="none" w:sz="0" w:space="0" w:color="auto"/>
                <w:bottom w:val="none" w:sz="0" w:space="0" w:color="auto"/>
                <w:right w:val="none" w:sz="0" w:space="0" w:color="auto"/>
              </w:divBdr>
            </w:div>
            <w:div w:id="1043946448">
              <w:marLeft w:val="0"/>
              <w:marRight w:val="0"/>
              <w:marTop w:val="0"/>
              <w:marBottom w:val="0"/>
              <w:divBdr>
                <w:top w:val="none" w:sz="0" w:space="0" w:color="auto"/>
                <w:left w:val="none" w:sz="0" w:space="0" w:color="auto"/>
                <w:bottom w:val="none" w:sz="0" w:space="0" w:color="auto"/>
                <w:right w:val="none" w:sz="0" w:space="0" w:color="auto"/>
              </w:divBdr>
            </w:div>
            <w:div w:id="1045059698">
              <w:marLeft w:val="0"/>
              <w:marRight w:val="0"/>
              <w:marTop w:val="0"/>
              <w:marBottom w:val="0"/>
              <w:divBdr>
                <w:top w:val="none" w:sz="0" w:space="0" w:color="auto"/>
                <w:left w:val="none" w:sz="0" w:space="0" w:color="auto"/>
                <w:bottom w:val="none" w:sz="0" w:space="0" w:color="auto"/>
                <w:right w:val="none" w:sz="0" w:space="0" w:color="auto"/>
              </w:divBdr>
            </w:div>
            <w:div w:id="1051881738">
              <w:marLeft w:val="0"/>
              <w:marRight w:val="0"/>
              <w:marTop w:val="0"/>
              <w:marBottom w:val="0"/>
              <w:divBdr>
                <w:top w:val="none" w:sz="0" w:space="0" w:color="auto"/>
                <w:left w:val="none" w:sz="0" w:space="0" w:color="auto"/>
                <w:bottom w:val="none" w:sz="0" w:space="0" w:color="auto"/>
                <w:right w:val="none" w:sz="0" w:space="0" w:color="auto"/>
              </w:divBdr>
            </w:div>
            <w:div w:id="1053584060">
              <w:marLeft w:val="0"/>
              <w:marRight w:val="0"/>
              <w:marTop w:val="0"/>
              <w:marBottom w:val="0"/>
              <w:divBdr>
                <w:top w:val="none" w:sz="0" w:space="0" w:color="auto"/>
                <w:left w:val="none" w:sz="0" w:space="0" w:color="auto"/>
                <w:bottom w:val="none" w:sz="0" w:space="0" w:color="auto"/>
                <w:right w:val="none" w:sz="0" w:space="0" w:color="auto"/>
              </w:divBdr>
            </w:div>
            <w:div w:id="1063021510">
              <w:marLeft w:val="0"/>
              <w:marRight w:val="0"/>
              <w:marTop w:val="0"/>
              <w:marBottom w:val="0"/>
              <w:divBdr>
                <w:top w:val="none" w:sz="0" w:space="0" w:color="auto"/>
                <w:left w:val="none" w:sz="0" w:space="0" w:color="auto"/>
                <w:bottom w:val="none" w:sz="0" w:space="0" w:color="auto"/>
                <w:right w:val="none" w:sz="0" w:space="0" w:color="auto"/>
              </w:divBdr>
            </w:div>
            <w:div w:id="1085111165">
              <w:marLeft w:val="0"/>
              <w:marRight w:val="0"/>
              <w:marTop w:val="0"/>
              <w:marBottom w:val="0"/>
              <w:divBdr>
                <w:top w:val="none" w:sz="0" w:space="0" w:color="auto"/>
                <w:left w:val="none" w:sz="0" w:space="0" w:color="auto"/>
                <w:bottom w:val="none" w:sz="0" w:space="0" w:color="auto"/>
                <w:right w:val="none" w:sz="0" w:space="0" w:color="auto"/>
              </w:divBdr>
            </w:div>
            <w:div w:id="1103767104">
              <w:marLeft w:val="0"/>
              <w:marRight w:val="0"/>
              <w:marTop w:val="0"/>
              <w:marBottom w:val="0"/>
              <w:divBdr>
                <w:top w:val="none" w:sz="0" w:space="0" w:color="auto"/>
                <w:left w:val="none" w:sz="0" w:space="0" w:color="auto"/>
                <w:bottom w:val="none" w:sz="0" w:space="0" w:color="auto"/>
                <w:right w:val="none" w:sz="0" w:space="0" w:color="auto"/>
              </w:divBdr>
            </w:div>
            <w:div w:id="1104111389">
              <w:marLeft w:val="0"/>
              <w:marRight w:val="0"/>
              <w:marTop w:val="0"/>
              <w:marBottom w:val="0"/>
              <w:divBdr>
                <w:top w:val="none" w:sz="0" w:space="0" w:color="auto"/>
                <w:left w:val="none" w:sz="0" w:space="0" w:color="auto"/>
                <w:bottom w:val="none" w:sz="0" w:space="0" w:color="auto"/>
                <w:right w:val="none" w:sz="0" w:space="0" w:color="auto"/>
              </w:divBdr>
            </w:div>
            <w:div w:id="1117606812">
              <w:marLeft w:val="0"/>
              <w:marRight w:val="0"/>
              <w:marTop w:val="0"/>
              <w:marBottom w:val="0"/>
              <w:divBdr>
                <w:top w:val="none" w:sz="0" w:space="0" w:color="auto"/>
                <w:left w:val="none" w:sz="0" w:space="0" w:color="auto"/>
                <w:bottom w:val="none" w:sz="0" w:space="0" w:color="auto"/>
                <w:right w:val="none" w:sz="0" w:space="0" w:color="auto"/>
              </w:divBdr>
            </w:div>
            <w:div w:id="1122501284">
              <w:marLeft w:val="0"/>
              <w:marRight w:val="0"/>
              <w:marTop w:val="0"/>
              <w:marBottom w:val="0"/>
              <w:divBdr>
                <w:top w:val="none" w:sz="0" w:space="0" w:color="auto"/>
                <w:left w:val="none" w:sz="0" w:space="0" w:color="auto"/>
                <w:bottom w:val="none" w:sz="0" w:space="0" w:color="auto"/>
                <w:right w:val="none" w:sz="0" w:space="0" w:color="auto"/>
              </w:divBdr>
            </w:div>
            <w:div w:id="1125541272">
              <w:marLeft w:val="0"/>
              <w:marRight w:val="0"/>
              <w:marTop w:val="0"/>
              <w:marBottom w:val="0"/>
              <w:divBdr>
                <w:top w:val="none" w:sz="0" w:space="0" w:color="auto"/>
                <w:left w:val="none" w:sz="0" w:space="0" w:color="auto"/>
                <w:bottom w:val="none" w:sz="0" w:space="0" w:color="auto"/>
                <w:right w:val="none" w:sz="0" w:space="0" w:color="auto"/>
              </w:divBdr>
            </w:div>
            <w:div w:id="1132282653">
              <w:marLeft w:val="0"/>
              <w:marRight w:val="0"/>
              <w:marTop w:val="0"/>
              <w:marBottom w:val="0"/>
              <w:divBdr>
                <w:top w:val="none" w:sz="0" w:space="0" w:color="auto"/>
                <w:left w:val="none" w:sz="0" w:space="0" w:color="auto"/>
                <w:bottom w:val="none" w:sz="0" w:space="0" w:color="auto"/>
                <w:right w:val="none" w:sz="0" w:space="0" w:color="auto"/>
              </w:divBdr>
              <w:divsChild>
                <w:div w:id="455948702">
                  <w:marLeft w:val="0"/>
                  <w:marRight w:val="0"/>
                  <w:marTop w:val="0"/>
                  <w:marBottom w:val="0"/>
                  <w:divBdr>
                    <w:top w:val="none" w:sz="0" w:space="0" w:color="auto"/>
                    <w:left w:val="none" w:sz="0" w:space="0" w:color="auto"/>
                    <w:bottom w:val="none" w:sz="0" w:space="0" w:color="auto"/>
                    <w:right w:val="none" w:sz="0" w:space="0" w:color="auto"/>
                  </w:divBdr>
                </w:div>
                <w:div w:id="713386974">
                  <w:marLeft w:val="0"/>
                  <w:marRight w:val="0"/>
                  <w:marTop w:val="0"/>
                  <w:marBottom w:val="0"/>
                  <w:divBdr>
                    <w:top w:val="none" w:sz="0" w:space="0" w:color="auto"/>
                    <w:left w:val="none" w:sz="0" w:space="0" w:color="auto"/>
                    <w:bottom w:val="none" w:sz="0" w:space="0" w:color="auto"/>
                    <w:right w:val="none" w:sz="0" w:space="0" w:color="auto"/>
                  </w:divBdr>
                </w:div>
                <w:div w:id="1098718449">
                  <w:marLeft w:val="0"/>
                  <w:marRight w:val="0"/>
                  <w:marTop w:val="0"/>
                  <w:marBottom w:val="0"/>
                  <w:divBdr>
                    <w:top w:val="none" w:sz="0" w:space="0" w:color="auto"/>
                    <w:left w:val="none" w:sz="0" w:space="0" w:color="auto"/>
                    <w:bottom w:val="none" w:sz="0" w:space="0" w:color="auto"/>
                    <w:right w:val="none" w:sz="0" w:space="0" w:color="auto"/>
                  </w:divBdr>
                </w:div>
                <w:div w:id="1145782384">
                  <w:marLeft w:val="0"/>
                  <w:marRight w:val="0"/>
                  <w:marTop w:val="0"/>
                  <w:marBottom w:val="0"/>
                  <w:divBdr>
                    <w:top w:val="none" w:sz="0" w:space="0" w:color="auto"/>
                    <w:left w:val="none" w:sz="0" w:space="0" w:color="auto"/>
                    <w:bottom w:val="none" w:sz="0" w:space="0" w:color="auto"/>
                    <w:right w:val="none" w:sz="0" w:space="0" w:color="auto"/>
                  </w:divBdr>
                </w:div>
                <w:div w:id="1177620976">
                  <w:marLeft w:val="0"/>
                  <w:marRight w:val="0"/>
                  <w:marTop w:val="0"/>
                  <w:marBottom w:val="0"/>
                  <w:divBdr>
                    <w:top w:val="none" w:sz="0" w:space="0" w:color="auto"/>
                    <w:left w:val="none" w:sz="0" w:space="0" w:color="auto"/>
                    <w:bottom w:val="none" w:sz="0" w:space="0" w:color="auto"/>
                    <w:right w:val="none" w:sz="0" w:space="0" w:color="auto"/>
                  </w:divBdr>
                </w:div>
                <w:div w:id="1215461570">
                  <w:marLeft w:val="0"/>
                  <w:marRight w:val="0"/>
                  <w:marTop w:val="0"/>
                  <w:marBottom w:val="0"/>
                  <w:divBdr>
                    <w:top w:val="none" w:sz="0" w:space="0" w:color="auto"/>
                    <w:left w:val="none" w:sz="0" w:space="0" w:color="auto"/>
                    <w:bottom w:val="none" w:sz="0" w:space="0" w:color="auto"/>
                    <w:right w:val="none" w:sz="0" w:space="0" w:color="auto"/>
                  </w:divBdr>
                </w:div>
                <w:div w:id="1292858176">
                  <w:marLeft w:val="0"/>
                  <w:marRight w:val="0"/>
                  <w:marTop w:val="0"/>
                  <w:marBottom w:val="0"/>
                  <w:divBdr>
                    <w:top w:val="none" w:sz="0" w:space="0" w:color="auto"/>
                    <w:left w:val="none" w:sz="0" w:space="0" w:color="auto"/>
                    <w:bottom w:val="none" w:sz="0" w:space="0" w:color="auto"/>
                    <w:right w:val="none" w:sz="0" w:space="0" w:color="auto"/>
                  </w:divBdr>
                </w:div>
                <w:div w:id="2028559413">
                  <w:marLeft w:val="0"/>
                  <w:marRight w:val="0"/>
                  <w:marTop w:val="0"/>
                  <w:marBottom w:val="0"/>
                  <w:divBdr>
                    <w:top w:val="none" w:sz="0" w:space="0" w:color="auto"/>
                    <w:left w:val="none" w:sz="0" w:space="0" w:color="auto"/>
                    <w:bottom w:val="none" w:sz="0" w:space="0" w:color="auto"/>
                    <w:right w:val="none" w:sz="0" w:space="0" w:color="auto"/>
                  </w:divBdr>
                </w:div>
                <w:div w:id="2038921553">
                  <w:marLeft w:val="0"/>
                  <w:marRight w:val="0"/>
                  <w:marTop w:val="0"/>
                  <w:marBottom w:val="0"/>
                  <w:divBdr>
                    <w:top w:val="none" w:sz="0" w:space="0" w:color="auto"/>
                    <w:left w:val="none" w:sz="0" w:space="0" w:color="auto"/>
                    <w:bottom w:val="none" w:sz="0" w:space="0" w:color="auto"/>
                    <w:right w:val="none" w:sz="0" w:space="0" w:color="auto"/>
                  </w:divBdr>
                </w:div>
              </w:divsChild>
            </w:div>
            <w:div w:id="1133602544">
              <w:marLeft w:val="0"/>
              <w:marRight w:val="0"/>
              <w:marTop w:val="0"/>
              <w:marBottom w:val="0"/>
              <w:divBdr>
                <w:top w:val="none" w:sz="0" w:space="0" w:color="auto"/>
                <w:left w:val="none" w:sz="0" w:space="0" w:color="auto"/>
                <w:bottom w:val="none" w:sz="0" w:space="0" w:color="auto"/>
                <w:right w:val="none" w:sz="0" w:space="0" w:color="auto"/>
              </w:divBdr>
            </w:div>
            <w:div w:id="1134710723">
              <w:marLeft w:val="0"/>
              <w:marRight w:val="0"/>
              <w:marTop w:val="0"/>
              <w:marBottom w:val="0"/>
              <w:divBdr>
                <w:top w:val="none" w:sz="0" w:space="0" w:color="auto"/>
                <w:left w:val="none" w:sz="0" w:space="0" w:color="auto"/>
                <w:bottom w:val="none" w:sz="0" w:space="0" w:color="auto"/>
                <w:right w:val="none" w:sz="0" w:space="0" w:color="auto"/>
              </w:divBdr>
            </w:div>
            <w:div w:id="1137644861">
              <w:marLeft w:val="0"/>
              <w:marRight w:val="0"/>
              <w:marTop w:val="0"/>
              <w:marBottom w:val="0"/>
              <w:divBdr>
                <w:top w:val="none" w:sz="0" w:space="0" w:color="auto"/>
                <w:left w:val="none" w:sz="0" w:space="0" w:color="auto"/>
                <w:bottom w:val="none" w:sz="0" w:space="0" w:color="auto"/>
                <w:right w:val="none" w:sz="0" w:space="0" w:color="auto"/>
              </w:divBdr>
            </w:div>
            <w:div w:id="1139225623">
              <w:marLeft w:val="0"/>
              <w:marRight w:val="0"/>
              <w:marTop w:val="0"/>
              <w:marBottom w:val="0"/>
              <w:divBdr>
                <w:top w:val="none" w:sz="0" w:space="0" w:color="auto"/>
                <w:left w:val="none" w:sz="0" w:space="0" w:color="auto"/>
                <w:bottom w:val="none" w:sz="0" w:space="0" w:color="auto"/>
                <w:right w:val="none" w:sz="0" w:space="0" w:color="auto"/>
              </w:divBdr>
            </w:div>
            <w:div w:id="1141385139">
              <w:marLeft w:val="0"/>
              <w:marRight w:val="0"/>
              <w:marTop w:val="0"/>
              <w:marBottom w:val="0"/>
              <w:divBdr>
                <w:top w:val="none" w:sz="0" w:space="0" w:color="auto"/>
                <w:left w:val="none" w:sz="0" w:space="0" w:color="auto"/>
                <w:bottom w:val="none" w:sz="0" w:space="0" w:color="auto"/>
                <w:right w:val="none" w:sz="0" w:space="0" w:color="auto"/>
              </w:divBdr>
            </w:div>
            <w:div w:id="1143812870">
              <w:marLeft w:val="0"/>
              <w:marRight w:val="0"/>
              <w:marTop w:val="0"/>
              <w:marBottom w:val="0"/>
              <w:divBdr>
                <w:top w:val="none" w:sz="0" w:space="0" w:color="auto"/>
                <w:left w:val="none" w:sz="0" w:space="0" w:color="auto"/>
                <w:bottom w:val="none" w:sz="0" w:space="0" w:color="auto"/>
                <w:right w:val="none" w:sz="0" w:space="0" w:color="auto"/>
              </w:divBdr>
            </w:div>
            <w:div w:id="1147623845">
              <w:marLeft w:val="0"/>
              <w:marRight w:val="0"/>
              <w:marTop w:val="0"/>
              <w:marBottom w:val="0"/>
              <w:divBdr>
                <w:top w:val="none" w:sz="0" w:space="0" w:color="auto"/>
                <w:left w:val="none" w:sz="0" w:space="0" w:color="auto"/>
                <w:bottom w:val="none" w:sz="0" w:space="0" w:color="auto"/>
                <w:right w:val="none" w:sz="0" w:space="0" w:color="auto"/>
              </w:divBdr>
            </w:div>
            <w:div w:id="1149597194">
              <w:marLeft w:val="0"/>
              <w:marRight w:val="0"/>
              <w:marTop w:val="0"/>
              <w:marBottom w:val="0"/>
              <w:divBdr>
                <w:top w:val="none" w:sz="0" w:space="0" w:color="auto"/>
                <w:left w:val="none" w:sz="0" w:space="0" w:color="auto"/>
                <w:bottom w:val="none" w:sz="0" w:space="0" w:color="auto"/>
                <w:right w:val="none" w:sz="0" w:space="0" w:color="auto"/>
              </w:divBdr>
            </w:div>
            <w:div w:id="1155337077">
              <w:marLeft w:val="0"/>
              <w:marRight w:val="0"/>
              <w:marTop w:val="0"/>
              <w:marBottom w:val="0"/>
              <w:divBdr>
                <w:top w:val="none" w:sz="0" w:space="0" w:color="auto"/>
                <w:left w:val="none" w:sz="0" w:space="0" w:color="auto"/>
                <w:bottom w:val="none" w:sz="0" w:space="0" w:color="auto"/>
                <w:right w:val="none" w:sz="0" w:space="0" w:color="auto"/>
              </w:divBdr>
            </w:div>
            <w:div w:id="1156187223">
              <w:marLeft w:val="0"/>
              <w:marRight w:val="0"/>
              <w:marTop w:val="0"/>
              <w:marBottom w:val="0"/>
              <w:divBdr>
                <w:top w:val="none" w:sz="0" w:space="0" w:color="auto"/>
                <w:left w:val="none" w:sz="0" w:space="0" w:color="auto"/>
                <w:bottom w:val="none" w:sz="0" w:space="0" w:color="auto"/>
                <w:right w:val="none" w:sz="0" w:space="0" w:color="auto"/>
              </w:divBdr>
            </w:div>
            <w:div w:id="1157383775">
              <w:marLeft w:val="0"/>
              <w:marRight w:val="0"/>
              <w:marTop w:val="0"/>
              <w:marBottom w:val="0"/>
              <w:divBdr>
                <w:top w:val="none" w:sz="0" w:space="0" w:color="auto"/>
                <w:left w:val="none" w:sz="0" w:space="0" w:color="auto"/>
                <w:bottom w:val="none" w:sz="0" w:space="0" w:color="auto"/>
                <w:right w:val="none" w:sz="0" w:space="0" w:color="auto"/>
              </w:divBdr>
            </w:div>
            <w:div w:id="1161963949">
              <w:marLeft w:val="0"/>
              <w:marRight w:val="0"/>
              <w:marTop w:val="0"/>
              <w:marBottom w:val="0"/>
              <w:divBdr>
                <w:top w:val="none" w:sz="0" w:space="0" w:color="auto"/>
                <w:left w:val="none" w:sz="0" w:space="0" w:color="auto"/>
                <w:bottom w:val="none" w:sz="0" w:space="0" w:color="auto"/>
                <w:right w:val="none" w:sz="0" w:space="0" w:color="auto"/>
              </w:divBdr>
            </w:div>
            <w:div w:id="1185554713">
              <w:marLeft w:val="0"/>
              <w:marRight w:val="0"/>
              <w:marTop w:val="0"/>
              <w:marBottom w:val="0"/>
              <w:divBdr>
                <w:top w:val="none" w:sz="0" w:space="0" w:color="auto"/>
                <w:left w:val="none" w:sz="0" w:space="0" w:color="auto"/>
                <w:bottom w:val="none" w:sz="0" w:space="0" w:color="auto"/>
                <w:right w:val="none" w:sz="0" w:space="0" w:color="auto"/>
              </w:divBdr>
            </w:div>
            <w:div w:id="1187448462">
              <w:marLeft w:val="0"/>
              <w:marRight w:val="0"/>
              <w:marTop w:val="0"/>
              <w:marBottom w:val="0"/>
              <w:divBdr>
                <w:top w:val="none" w:sz="0" w:space="0" w:color="auto"/>
                <w:left w:val="none" w:sz="0" w:space="0" w:color="auto"/>
                <w:bottom w:val="none" w:sz="0" w:space="0" w:color="auto"/>
                <w:right w:val="none" w:sz="0" w:space="0" w:color="auto"/>
              </w:divBdr>
            </w:div>
            <w:div w:id="1188520864">
              <w:marLeft w:val="0"/>
              <w:marRight w:val="0"/>
              <w:marTop w:val="0"/>
              <w:marBottom w:val="0"/>
              <w:divBdr>
                <w:top w:val="none" w:sz="0" w:space="0" w:color="auto"/>
                <w:left w:val="none" w:sz="0" w:space="0" w:color="auto"/>
                <w:bottom w:val="none" w:sz="0" w:space="0" w:color="auto"/>
                <w:right w:val="none" w:sz="0" w:space="0" w:color="auto"/>
              </w:divBdr>
            </w:div>
            <w:div w:id="1190797260">
              <w:marLeft w:val="0"/>
              <w:marRight w:val="0"/>
              <w:marTop w:val="0"/>
              <w:marBottom w:val="0"/>
              <w:divBdr>
                <w:top w:val="none" w:sz="0" w:space="0" w:color="auto"/>
                <w:left w:val="none" w:sz="0" w:space="0" w:color="auto"/>
                <w:bottom w:val="none" w:sz="0" w:space="0" w:color="auto"/>
                <w:right w:val="none" w:sz="0" w:space="0" w:color="auto"/>
              </w:divBdr>
            </w:div>
            <w:div w:id="1200360225">
              <w:marLeft w:val="0"/>
              <w:marRight w:val="0"/>
              <w:marTop w:val="0"/>
              <w:marBottom w:val="0"/>
              <w:divBdr>
                <w:top w:val="none" w:sz="0" w:space="0" w:color="auto"/>
                <w:left w:val="none" w:sz="0" w:space="0" w:color="auto"/>
                <w:bottom w:val="none" w:sz="0" w:space="0" w:color="auto"/>
                <w:right w:val="none" w:sz="0" w:space="0" w:color="auto"/>
              </w:divBdr>
            </w:div>
            <w:div w:id="1205020780">
              <w:marLeft w:val="0"/>
              <w:marRight w:val="0"/>
              <w:marTop w:val="0"/>
              <w:marBottom w:val="0"/>
              <w:divBdr>
                <w:top w:val="none" w:sz="0" w:space="0" w:color="auto"/>
                <w:left w:val="none" w:sz="0" w:space="0" w:color="auto"/>
                <w:bottom w:val="none" w:sz="0" w:space="0" w:color="auto"/>
                <w:right w:val="none" w:sz="0" w:space="0" w:color="auto"/>
              </w:divBdr>
            </w:div>
            <w:div w:id="1210142415">
              <w:marLeft w:val="0"/>
              <w:marRight w:val="0"/>
              <w:marTop w:val="0"/>
              <w:marBottom w:val="0"/>
              <w:divBdr>
                <w:top w:val="none" w:sz="0" w:space="0" w:color="auto"/>
                <w:left w:val="none" w:sz="0" w:space="0" w:color="auto"/>
                <w:bottom w:val="none" w:sz="0" w:space="0" w:color="auto"/>
                <w:right w:val="none" w:sz="0" w:space="0" w:color="auto"/>
              </w:divBdr>
            </w:div>
            <w:div w:id="1217550869">
              <w:marLeft w:val="0"/>
              <w:marRight w:val="0"/>
              <w:marTop w:val="0"/>
              <w:marBottom w:val="0"/>
              <w:divBdr>
                <w:top w:val="none" w:sz="0" w:space="0" w:color="auto"/>
                <w:left w:val="none" w:sz="0" w:space="0" w:color="auto"/>
                <w:bottom w:val="none" w:sz="0" w:space="0" w:color="auto"/>
                <w:right w:val="none" w:sz="0" w:space="0" w:color="auto"/>
              </w:divBdr>
            </w:div>
            <w:div w:id="1223636752">
              <w:marLeft w:val="0"/>
              <w:marRight w:val="0"/>
              <w:marTop w:val="0"/>
              <w:marBottom w:val="0"/>
              <w:divBdr>
                <w:top w:val="none" w:sz="0" w:space="0" w:color="auto"/>
                <w:left w:val="none" w:sz="0" w:space="0" w:color="auto"/>
                <w:bottom w:val="none" w:sz="0" w:space="0" w:color="auto"/>
                <w:right w:val="none" w:sz="0" w:space="0" w:color="auto"/>
              </w:divBdr>
            </w:div>
            <w:div w:id="1225678063">
              <w:marLeft w:val="0"/>
              <w:marRight w:val="0"/>
              <w:marTop w:val="0"/>
              <w:marBottom w:val="0"/>
              <w:divBdr>
                <w:top w:val="none" w:sz="0" w:space="0" w:color="auto"/>
                <w:left w:val="none" w:sz="0" w:space="0" w:color="auto"/>
                <w:bottom w:val="none" w:sz="0" w:space="0" w:color="auto"/>
                <w:right w:val="none" w:sz="0" w:space="0" w:color="auto"/>
              </w:divBdr>
            </w:div>
            <w:div w:id="1234387341">
              <w:marLeft w:val="0"/>
              <w:marRight w:val="0"/>
              <w:marTop w:val="0"/>
              <w:marBottom w:val="0"/>
              <w:divBdr>
                <w:top w:val="none" w:sz="0" w:space="0" w:color="auto"/>
                <w:left w:val="none" w:sz="0" w:space="0" w:color="auto"/>
                <w:bottom w:val="none" w:sz="0" w:space="0" w:color="auto"/>
                <w:right w:val="none" w:sz="0" w:space="0" w:color="auto"/>
              </w:divBdr>
            </w:div>
            <w:div w:id="1238441497">
              <w:marLeft w:val="0"/>
              <w:marRight w:val="0"/>
              <w:marTop w:val="0"/>
              <w:marBottom w:val="0"/>
              <w:divBdr>
                <w:top w:val="none" w:sz="0" w:space="0" w:color="auto"/>
                <w:left w:val="none" w:sz="0" w:space="0" w:color="auto"/>
                <w:bottom w:val="none" w:sz="0" w:space="0" w:color="auto"/>
                <w:right w:val="none" w:sz="0" w:space="0" w:color="auto"/>
              </w:divBdr>
            </w:div>
            <w:div w:id="1241332154">
              <w:marLeft w:val="0"/>
              <w:marRight w:val="0"/>
              <w:marTop w:val="0"/>
              <w:marBottom w:val="0"/>
              <w:divBdr>
                <w:top w:val="none" w:sz="0" w:space="0" w:color="auto"/>
                <w:left w:val="none" w:sz="0" w:space="0" w:color="auto"/>
                <w:bottom w:val="none" w:sz="0" w:space="0" w:color="auto"/>
                <w:right w:val="none" w:sz="0" w:space="0" w:color="auto"/>
              </w:divBdr>
            </w:div>
            <w:div w:id="1243029742">
              <w:marLeft w:val="0"/>
              <w:marRight w:val="0"/>
              <w:marTop w:val="0"/>
              <w:marBottom w:val="0"/>
              <w:divBdr>
                <w:top w:val="none" w:sz="0" w:space="0" w:color="auto"/>
                <w:left w:val="none" w:sz="0" w:space="0" w:color="auto"/>
                <w:bottom w:val="none" w:sz="0" w:space="0" w:color="auto"/>
                <w:right w:val="none" w:sz="0" w:space="0" w:color="auto"/>
              </w:divBdr>
            </w:div>
            <w:div w:id="1251819460">
              <w:marLeft w:val="0"/>
              <w:marRight w:val="0"/>
              <w:marTop w:val="0"/>
              <w:marBottom w:val="0"/>
              <w:divBdr>
                <w:top w:val="none" w:sz="0" w:space="0" w:color="auto"/>
                <w:left w:val="none" w:sz="0" w:space="0" w:color="auto"/>
                <w:bottom w:val="none" w:sz="0" w:space="0" w:color="auto"/>
                <w:right w:val="none" w:sz="0" w:space="0" w:color="auto"/>
              </w:divBdr>
            </w:div>
            <w:div w:id="1259413521">
              <w:marLeft w:val="0"/>
              <w:marRight w:val="0"/>
              <w:marTop w:val="0"/>
              <w:marBottom w:val="0"/>
              <w:divBdr>
                <w:top w:val="none" w:sz="0" w:space="0" w:color="auto"/>
                <w:left w:val="none" w:sz="0" w:space="0" w:color="auto"/>
                <w:bottom w:val="none" w:sz="0" w:space="0" w:color="auto"/>
                <w:right w:val="none" w:sz="0" w:space="0" w:color="auto"/>
              </w:divBdr>
            </w:div>
            <w:div w:id="1269586499">
              <w:marLeft w:val="0"/>
              <w:marRight w:val="0"/>
              <w:marTop w:val="0"/>
              <w:marBottom w:val="0"/>
              <w:divBdr>
                <w:top w:val="none" w:sz="0" w:space="0" w:color="auto"/>
                <w:left w:val="none" w:sz="0" w:space="0" w:color="auto"/>
                <w:bottom w:val="none" w:sz="0" w:space="0" w:color="auto"/>
                <w:right w:val="none" w:sz="0" w:space="0" w:color="auto"/>
              </w:divBdr>
            </w:div>
            <w:div w:id="1272205048">
              <w:marLeft w:val="0"/>
              <w:marRight w:val="0"/>
              <w:marTop w:val="0"/>
              <w:marBottom w:val="0"/>
              <w:divBdr>
                <w:top w:val="none" w:sz="0" w:space="0" w:color="auto"/>
                <w:left w:val="none" w:sz="0" w:space="0" w:color="auto"/>
                <w:bottom w:val="none" w:sz="0" w:space="0" w:color="auto"/>
                <w:right w:val="none" w:sz="0" w:space="0" w:color="auto"/>
              </w:divBdr>
            </w:div>
            <w:div w:id="1274094137">
              <w:marLeft w:val="0"/>
              <w:marRight w:val="0"/>
              <w:marTop w:val="0"/>
              <w:marBottom w:val="0"/>
              <w:divBdr>
                <w:top w:val="none" w:sz="0" w:space="0" w:color="auto"/>
                <w:left w:val="none" w:sz="0" w:space="0" w:color="auto"/>
                <w:bottom w:val="none" w:sz="0" w:space="0" w:color="auto"/>
                <w:right w:val="none" w:sz="0" w:space="0" w:color="auto"/>
              </w:divBdr>
            </w:div>
            <w:div w:id="1277518713">
              <w:marLeft w:val="0"/>
              <w:marRight w:val="0"/>
              <w:marTop w:val="0"/>
              <w:marBottom w:val="0"/>
              <w:divBdr>
                <w:top w:val="none" w:sz="0" w:space="0" w:color="auto"/>
                <w:left w:val="none" w:sz="0" w:space="0" w:color="auto"/>
                <w:bottom w:val="none" w:sz="0" w:space="0" w:color="auto"/>
                <w:right w:val="none" w:sz="0" w:space="0" w:color="auto"/>
              </w:divBdr>
            </w:div>
            <w:div w:id="1279681568">
              <w:marLeft w:val="0"/>
              <w:marRight w:val="0"/>
              <w:marTop w:val="0"/>
              <w:marBottom w:val="0"/>
              <w:divBdr>
                <w:top w:val="none" w:sz="0" w:space="0" w:color="auto"/>
                <w:left w:val="none" w:sz="0" w:space="0" w:color="auto"/>
                <w:bottom w:val="none" w:sz="0" w:space="0" w:color="auto"/>
                <w:right w:val="none" w:sz="0" w:space="0" w:color="auto"/>
              </w:divBdr>
            </w:div>
            <w:div w:id="1284728932">
              <w:marLeft w:val="0"/>
              <w:marRight w:val="0"/>
              <w:marTop w:val="0"/>
              <w:marBottom w:val="0"/>
              <w:divBdr>
                <w:top w:val="none" w:sz="0" w:space="0" w:color="auto"/>
                <w:left w:val="none" w:sz="0" w:space="0" w:color="auto"/>
                <w:bottom w:val="none" w:sz="0" w:space="0" w:color="auto"/>
                <w:right w:val="none" w:sz="0" w:space="0" w:color="auto"/>
              </w:divBdr>
            </w:div>
            <w:div w:id="1287466439">
              <w:marLeft w:val="0"/>
              <w:marRight w:val="0"/>
              <w:marTop w:val="0"/>
              <w:marBottom w:val="0"/>
              <w:divBdr>
                <w:top w:val="none" w:sz="0" w:space="0" w:color="auto"/>
                <w:left w:val="none" w:sz="0" w:space="0" w:color="auto"/>
                <w:bottom w:val="none" w:sz="0" w:space="0" w:color="auto"/>
                <w:right w:val="none" w:sz="0" w:space="0" w:color="auto"/>
              </w:divBdr>
            </w:div>
            <w:div w:id="1293554190">
              <w:marLeft w:val="0"/>
              <w:marRight w:val="0"/>
              <w:marTop w:val="0"/>
              <w:marBottom w:val="0"/>
              <w:divBdr>
                <w:top w:val="none" w:sz="0" w:space="0" w:color="auto"/>
                <w:left w:val="none" w:sz="0" w:space="0" w:color="auto"/>
                <w:bottom w:val="none" w:sz="0" w:space="0" w:color="auto"/>
                <w:right w:val="none" w:sz="0" w:space="0" w:color="auto"/>
              </w:divBdr>
            </w:div>
            <w:div w:id="1297836336">
              <w:marLeft w:val="0"/>
              <w:marRight w:val="0"/>
              <w:marTop w:val="0"/>
              <w:marBottom w:val="0"/>
              <w:divBdr>
                <w:top w:val="none" w:sz="0" w:space="0" w:color="auto"/>
                <w:left w:val="none" w:sz="0" w:space="0" w:color="auto"/>
                <w:bottom w:val="none" w:sz="0" w:space="0" w:color="auto"/>
                <w:right w:val="none" w:sz="0" w:space="0" w:color="auto"/>
              </w:divBdr>
            </w:div>
            <w:div w:id="1306468726">
              <w:marLeft w:val="0"/>
              <w:marRight w:val="0"/>
              <w:marTop w:val="0"/>
              <w:marBottom w:val="0"/>
              <w:divBdr>
                <w:top w:val="none" w:sz="0" w:space="0" w:color="auto"/>
                <w:left w:val="none" w:sz="0" w:space="0" w:color="auto"/>
                <w:bottom w:val="none" w:sz="0" w:space="0" w:color="auto"/>
                <w:right w:val="none" w:sz="0" w:space="0" w:color="auto"/>
              </w:divBdr>
            </w:div>
            <w:div w:id="1313487114">
              <w:marLeft w:val="0"/>
              <w:marRight w:val="0"/>
              <w:marTop w:val="0"/>
              <w:marBottom w:val="0"/>
              <w:divBdr>
                <w:top w:val="none" w:sz="0" w:space="0" w:color="auto"/>
                <w:left w:val="none" w:sz="0" w:space="0" w:color="auto"/>
                <w:bottom w:val="none" w:sz="0" w:space="0" w:color="auto"/>
                <w:right w:val="none" w:sz="0" w:space="0" w:color="auto"/>
              </w:divBdr>
            </w:div>
            <w:div w:id="1317030884">
              <w:marLeft w:val="0"/>
              <w:marRight w:val="0"/>
              <w:marTop w:val="0"/>
              <w:marBottom w:val="0"/>
              <w:divBdr>
                <w:top w:val="none" w:sz="0" w:space="0" w:color="auto"/>
                <w:left w:val="none" w:sz="0" w:space="0" w:color="auto"/>
                <w:bottom w:val="none" w:sz="0" w:space="0" w:color="auto"/>
                <w:right w:val="none" w:sz="0" w:space="0" w:color="auto"/>
              </w:divBdr>
            </w:div>
            <w:div w:id="1320578381">
              <w:marLeft w:val="0"/>
              <w:marRight w:val="0"/>
              <w:marTop w:val="0"/>
              <w:marBottom w:val="0"/>
              <w:divBdr>
                <w:top w:val="none" w:sz="0" w:space="0" w:color="auto"/>
                <w:left w:val="none" w:sz="0" w:space="0" w:color="auto"/>
                <w:bottom w:val="none" w:sz="0" w:space="0" w:color="auto"/>
                <w:right w:val="none" w:sz="0" w:space="0" w:color="auto"/>
              </w:divBdr>
            </w:div>
            <w:div w:id="1325014340">
              <w:marLeft w:val="0"/>
              <w:marRight w:val="0"/>
              <w:marTop w:val="0"/>
              <w:marBottom w:val="0"/>
              <w:divBdr>
                <w:top w:val="none" w:sz="0" w:space="0" w:color="auto"/>
                <w:left w:val="none" w:sz="0" w:space="0" w:color="auto"/>
                <w:bottom w:val="none" w:sz="0" w:space="0" w:color="auto"/>
                <w:right w:val="none" w:sz="0" w:space="0" w:color="auto"/>
              </w:divBdr>
            </w:div>
            <w:div w:id="1336229557">
              <w:marLeft w:val="0"/>
              <w:marRight w:val="0"/>
              <w:marTop w:val="0"/>
              <w:marBottom w:val="0"/>
              <w:divBdr>
                <w:top w:val="none" w:sz="0" w:space="0" w:color="auto"/>
                <w:left w:val="none" w:sz="0" w:space="0" w:color="auto"/>
                <w:bottom w:val="none" w:sz="0" w:space="0" w:color="auto"/>
                <w:right w:val="none" w:sz="0" w:space="0" w:color="auto"/>
              </w:divBdr>
            </w:div>
            <w:div w:id="1341808891">
              <w:marLeft w:val="0"/>
              <w:marRight w:val="0"/>
              <w:marTop w:val="0"/>
              <w:marBottom w:val="0"/>
              <w:divBdr>
                <w:top w:val="none" w:sz="0" w:space="0" w:color="auto"/>
                <w:left w:val="none" w:sz="0" w:space="0" w:color="auto"/>
                <w:bottom w:val="none" w:sz="0" w:space="0" w:color="auto"/>
                <w:right w:val="none" w:sz="0" w:space="0" w:color="auto"/>
              </w:divBdr>
            </w:div>
            <w:div w:id="1341856732">
              <w:marLeft w:val="0"/>
              <w:marRight w:val="0"/>
              <w:marTop w:val="0"/>
              <w:marBottom w:val="0"/>
              <w:divBdr>
                <w:top w:val="none" w:sz="0" w:space="0" w:color="auto"/>
                <w:left w:val="none" w:sz="0" w:space="0" w:color="auto"/>
                <w:bottom w:val="none" w:sz="0" w:space="0" w:color="auto"/>
                <w:right w:val="none" w:sz="0" w:space="0" w:color="auto"/>
              </w:divBdr>
            </w:div>
            <w:div w:id="1343514491">
              <w:marLeft w:val="0"/>
              <w:marRight w:val="0"/>
              <w:marTop w:val="0"/>
              <w:marBottom w:val="0"/>
              <w:divBdr>
                <w:top w:val="none" w:sz="0" w:space="0" w:color="auto"/>
                <w:left w:val="none" w:sz="0" w:space="0" w:color="auto"/>
                <w:bottom w:val="none" w:sz="0" w:space="0" w:color="auto"/>
                <w:right w:val="none" w:sz="0" w:space="0" w:color="auto"/>
              </w:divBdr>
            </w:div>
            <w:div w:id="1346516580">
              <w:marLeft w:val="0"/>
              <w:marRight w:val="0"/>
              <w:marTop w:val="0"/>
              <w:marBottom w:val="0"/>
              <w:divBdr>
                <w:top w:val="none" w:sz="0" w:space="0" w:color="auto"/>
                <w:left w:val="none" w:sz="0" w:space="0" w:color="auto"/>
                <w:bottom w:val="none" w:sz="0" w:space="0" w:color="auto"/>
                <w:right w:val="none" w:sz="0" w:space="0" w:color="auto"/>
              </w:divBdr>
            </w:div>
            <w:div w:id="1358627066">
              <w:marLeft w:val="0"/>
              <w:marRight w:val="0"/>
              <w:marTop w:val="0"/>
              <w:marBottom w:val="0"/>
              <w:divBdr>
                <w:top w:val="none" w:sz="0" w:space="0" w:color="auto"/>
                <w:left w:val="none" w:sz="0" w:space="0" w:color="auto"/>
                <w:bottom w:val="none" w:sz="0" w:space="0" w:color="auto"/>
                <w:right w:val="none" w:sz="0" w:space="0" w:color="auto"/>
              </w:divBdr>
            </w:div>
            <w:div w:id="1362317746">
              <w:marLeft w:val="0"/>
              <w:marRight w:val="0"/>
              <w:marTop w:val="0"/>
              <w:marBottom w:val="0"/>
              <w:divBdr>
                <w:top w:val="none" w:sz="0" w:space="0" w:color="auto"/>
                <w:left w:val="none" w:sz="0" w:space="0" w:color="auto"/>
                <w:bottom w:val="none" w:sz="0" w:space="0" w:color="auto"/>
                <w:right w:val="none" w:sz="0" w:space="0" w:color="auto"/>
              </w:divBdr>
            </w:div>
            <w:div w:id="1368986065">
              <w:marLeft w:val="0"/>
              <w:marRight w:val="0"/>
              <w:marTop w:val="0"/>
              <w:marBottom w:val="0"/>
              <w:divBdr>
                <w:top w:val="none" w:sz="0" w:space="0" w:color="auto"/>
                <w:left w:val="none" w:sz="0" w:space="0" w:color="auto"/>
                <w:bottom w:val="none" w:sz="0" w:space="0" w:color="auto"/>
                <w:right w:val="none" w:sz="0" w:space="0" w:color="auto"/>
              </w:divBdr>
            </w:div>
            <w:div w:id="1380743004">
              <w:marLeft w:val="0"/>
              <w:marRight w:val="0"/>
              <w:marTop w:val="0"/>
              <w:marBottom w:val="0"/>
              <w:divBdr>
                <w:top w:val="none" w:sz="0" w:space="0" w:color="auto"/>
                <w:left w:val="none" w:sz="0" w:space="0" w:color="auto"/>
                <w:bottom w:val="none" w:sz="0" w:space="0" w:color="auto"/>
                <w:right w:val="none" w:sz="0" w:space="0" w:color="auto"/>
              </w:divBdr>
            </w:div>
            <w:div w:id="1385330152">
              <w:marLeft w:val="0"/>
              <w:marRight w:val="0"/>
              <w:marTop w:val="0"/>
              <w:marBottom w:val="0"/>
              <w:divBdr>
                <w:top w:val="none" w:sz="0" w:space="0" w:color="auto"/>
                <w:left w:val="none" w:sz="0" w:space="0" w:color="auto"/>
                <w:bottom w:val="none" w:sz="0" w:space="0" w:color="auto"/>
                <w:right w:val="none" w:sz="0" w:space="0" w:color="auto"/>
              </w:divBdr>
            </w:div>
            <w:div w:id="1385567605">
              <w:marLeft w:val="0"/>
              <w:marRight w:val="0"/>
              <w:marTop w:val="0"/>
              <w:marBottom w:val="0"/>
              <w:divBdr>
                <w:top w:val="none" w:sz="0" w:space="0" w:color="auto"/>
                <w:left w:val="none" w:sz="0" w:space="0" w:color="auto"/>
                <w:bottom w:val="none" w:sz="0" w:space="0" w:color="auto"/>
                <w:right w:val="none" w:sz="0" w:space="0" w:color="auto"/>
              </w:divBdr>
            </w:div>
            <w:div w:id="1385788410">
              <w:marLeft w:val="0"/>
              <w:marRight w:val="0"/>
              <w:marTop w:val="0"/>
              <w:marBottom w:val="0"/>
              <w:divBdr>
                <w:top w:val="none" w:sz="0" w:space="0" w:color="auto"/>
                <w:left w:val="none" w:sz="0" w:space="0" w:color="auto"/>
                <w:bottom w:val="none" w:sz="0" w:space="0" w:color="auto"/>
                <w:right w:val="none" w:sz="0" w:space="0" w:color="auto"/>
              </w:divBdr>
            </w:div>
            <w:div w:id="1386105575">
              <w:marLeft w:val="0"/>
              <w:marRight w:val="0"/>
              <w:marTop w:val="0"/>
              <w:marBottom w:val="0"/>
              <w:divBdr>
                <w:top w:val="none" w:sz="0" w:space="0" w:color="auto"/>
                <w:left w:val="none" w:sz="0" w:space="0" w:color="auto"/>
                <w:bottom w:val="none" w:sz="0" w:space="0" w:color="auto"/>
                <w:right w:val="none" w:sz="0" w:space="0" w:color="auto"/>
              </w:divBdr>
            </w:div>
            <w:div w:id="1387995628">
              <w:marLeft w:val="0"/>
              <w:marRight w:val="0"/>
              <w:marTop w:val="0"/>
              <w:marBottom w:val="0"/>
              <w:divBdr>
                <w:top w:val="none" w:sz="0" w:space="0" w:color="auto"/>
                <w:left w:val="none" w:sz="0" w:space="0" w:color="auto"/>
                <w:bottom w:val="none" w:sz="0" w:space="0" w:color="auto"/>
                <w:right w:val="none" w:sz="0" w:space="0" w:color="auto"/>
              </w:divBdr>
            </w:div>
            <w:div w:id="1394353611">
              <w:marLeft w:val="0"/>
              <w:marRight w:val="0"/>
              <w:marTop w:val="0"/>
              <w:marBottom w:val="0"/>
              <w:divBdr>
                <w:top w:val="none" w:sz="0" w:space="0" w:color="auto"/>
                <w:left w:val="none" w:sz="0" w:space="0" w:color="auto"/>
                <w:bottom w:val="none" w:sz="0" w:space="0" w:color="auto"/>
                <w:right w:val="none" w:sz="0" w:space="0" w:color="auto"/>
              </w:divBdr>
            </w:div>
            <w:div w:id="1396930934">
              <w:marLeft w:val="0"/>
              <w:marRight w:val="0"/>
              <w:marTop w:val="0"/>
              <w:marBottom w:val="0"/>
              <w:divBdr>
                <w:top w:val="none" w:sz="0" w:space="0" w:color="auto"/>
                <w:left w:val="none" w:sz="0" w:space="0" w:color="auto"/>
                <w:bottom w:val="none" w:sz="0" w:space="0" w:color="auto"/>
                <w:right w:val="none" w:sz="0" w:space="0" w:color="auto"/>
              </w:divBdr>
            </w:div>
            <w:div w:id="1398934494">
              <w:marLeft w:val="0"/>
              <w:marRight w:val="0"/>
              <w:marTop w:val="0"/>
              <w:marBottom w:val="0"/>
              <w:divBdr>
                <w:top w:val="none" w:sz="0" w:space="0" w:color="auto"/>
                <w:left w:val="none" w:sz="0" w:space="0" w:color="auto"/>
                <w:bottom w:val="none" w:sz="0" w:space="0" w:color="auto"/>
                <w:right w:val="none" w:sz="0" w:space="0" w:color="auto"/>
              </w:divBdr>
            </w:div>
            <w:div w:id="1410613814">
              <w:marLeft w:val="0"/>
              <w:marRight w:val="0"/>
              <w:marTop w:val="0"/>
              <w:marBottom w:val="0"/>
              <w:divBdr>
                <w:top w:val="none" w:sz="0" w:space="0" w:color="auto"/>
                <w:left w:val="none" w:sz="0" w:space="0" w:color="auto"/>
                <w:bottom w:val="none" w:sz="0" w:space="0" w:color="auto"/>
                <w:right w:val="none" w:sz="0" w:space="0" w:color="auto"/>
              </w:divBdr>
            </w:div>
            <w:div w:id="1420446200">
              <w:marLeft w:val="0"/>
              <w:marRight w:val="0"/>
              <w:marTop w:val="0"/>
              <w:marBottom w:val="0"/>
              <w:divBdr>
                <w:top w:val="none" w:sz="0" w:space="0" w:color="auto"/>
                <w:left w:val="none" w:sz="0" w:space="0" w:color="auto"/>
                <w:bottom w:val="none" w:sz="0" w:space="0" w:color="auto"/>
                <w:right w:val="none" w:sz="0" w:space="0" w:color="auto"/>
              </w:divBdr>
            </w:div>
            <w:div w:id="1442535126">
              <w:marLeft w:val="0"/>
              <w:marRight w:val="0"/>
              <w:marTop w:val="0"/>
              <w:marBottom w:val="0"/>
              <w:divBdr>
                <w:top w:val="none" w:sz="0" w:space="0" w:color="auto"/>
                <w:left w:val="none" w:sz="0" w:space="0" w:color="auto"/>
                <w:bottom w:val="none" w:sz="0" w:space="0" w:color="auto"/>
                <w:right w:val="none" w:sz="0" w:space="0" w:color="auto"/>
              </w:divBdr>
            </w:div>
            <w:div w:id="1445346684">
              <w:marLeft w:val="0"/>
              <w:marRight w:val="0"/>
              <w:marTop w:val="0"/>
              <w:marBottom w:val="0"/>
              <w:divBdr>
                <w:top w:val="none" w:sz="0" w:space="0" w:color="auto"/>
                <w:left w:val="none" w:sz="0" w:space="0" w:color="auto"/>
                <w:bottom w:val="none" w:sz="0" w:space="0" w:color="auto"/>
                <w:right w:val="none" w:sz="0" w:space="0" w:color="auto"/>
              </w:divBdr>
            </w:div>
            <w:div w:id="1453740986">
              <w:marLeft w:val="0"/>
              <w:marRight w:val="0"/>
              <w:marTop w:val="0"/>
              <w:marBottom w:val="0"/>
              <w:divBdr>
                <w:top w:val="none" w:sz="0" w:space="0" w:color="auto"/>
                <w:left w:val="none" w:sz="0" w:space="0" w:color="auto"/>
                <w:bottom w:val="none" w:sz="0" w:space="0" w:color="auto"/>
                <w:right w:val="none" w:sz="0" w:space="0" w:color="auto"/>
              </w:divBdr>
            </w:div>
            <w:div w:id="1456871214">
              <w:marLeft w:val="0"/>
              <w:marRight w:val="0"/>
              <w:marTop w:val="0"/>
              <w:marBottom w:val="0"/>
              <w:divBdr>
                <w:top w:val="none" w:sz="0" w:space="0" w:color="auto"/>
                <w:left w:val="none" w:sz="0" w:space="0" w:color="auto"/>
                <w:bottom w:val="none" w:sz="0" w:space="0" w:color="auto"/>
                <w:right w:val="none" w:sz="0" w:space="0" w:color="auto"/>
              </w:divBdr>
            </w:div>
            <w:div w:id="1460487174">
              <w:marLeft w:val="0"/>
              <w:marRight w:val="0"/>
              <w:marTop w:val="0"/>
              <w:marBottom w:val="0"/>
              <w:divBdr>
                <w:top w:val="none" w:sz="0" w:space="0" w:color="auto"/>
                <w:left w:val="none" w:sz="0" w:space="0" w:color="auto"/>
                <w:bottom w:val="none" w:sz="0" w:space="0" w:color="auto"/>
                <w:right w:val="none" w:sz="0" w:space="0" w:color="auto"/>
              </w:divBdr>
            </w:div>
            <w:div w:id="1460535632">
              <w:marLeft w:val="0"/>
              <w:marRight w:val="0"/>
              <w:marTop w:val="0"/>
              <w:marBottom w:val="0"/>
              <w:divBdr>
                <w:top w:val="none" w:sz="0" w:space="0" w:color="auto"/>
                <w:left w:val="none" w:sz="0" w:space="0" w:color="auto"/>
                <w:bottom w:val="none" w:sz="0" w:space="0" w:color="auto"/>
                <w:right w:val="none" w:sz="0" w:space="0" w:color="auto"/>
              </w:divBdr>
            </w:div>
            <w:div w:id="1462386654">
              <w:marLeft w:val="0"/>
              <w:marRight w:val="0"/>
              <w:marTop w:val="0"/>
              <w:marBottom w:val="0"/>
              <w:divBdr>
                <w:top w:val="none" w:sz="0" w:space="0" w:color="auto"/>
                <w:left w:val="none" w:sz="0" w:space="0" w:color="auto"/>
                <w:bottom w:val="none" w:sz="0" w:space="0" w:color="auto"/>
                <w:right w:val="none" w:sz="0" w:space="0" w:color="auto"/>
              </w:divBdr>
            </w:div>
            <w:div w:id="1463695176">
              <w:marLeft w:val="0"/>
              <w:marRight w:val="0"/>
              <w:marTop w:val="0"/>
              <w:marBottom w:val="0"/>
              <w:divBdr>
                <w:top w:val="none" w:sz="0" w:space="0" w:color="auto"/>
                <w:left w:val="none" w:sz="0" w:space="0" w:color="auto"/>
                <w:bottom w:val="none" w:sz="0" w:space="0" w:color="auto"/>
                <w:right w:val="none" w:sz="0" w:space="0" w:color="auto"/>
              </w:divBdr>
            </w:div>
            <w:div w:id="1464470635">
              <w:marLeft w:val="0"/>
              <w:marRight w:val="0"/>
              <w:marTop w:val="0"/>
              <w:marBottom w:val="0"/>
              <w:divBdr>
                <w:top w:val="none" w:sz="0" w:space="0" w:color="auto"/>
                <w:left w:val="none" w:sz="0" w:space="0" w:color="auto"/>
                <w:bottom w:val="none" w:sz="0" w:space="0" w:color="auto"/>
                <w:right w:val="none" w:sz="0" w:space="0" w:color="auto"/>
              </w:divBdr>
            </w:div>
            <w:div w:id="1474062398">
              <w:marLeft w:val="0"/>
              <w:marRight w:val="0"/>
              <w:marTop w:val="0"/>
              <w:marBottom w:val="0"/>
              <w:divBdr>
                <w:top w:val="none" w:sz="0" w:space="0" w:color="auto"/>
                <w:left w:val="none" w:sz="0" w:space="0" w:color="auto"/>
                <w:bottom w:val="none" w:sz="0" w:space="0" w:color="auto"/>
                <w:right w:val="none" w:sz="0" w:space="0" w:color="auto"/>
              </w:divBdr>
            </w:div>
            <w:div w:id="1489976049">
              <w:marLeft w:val="0"/>
              <w:marRight w:val="0"/>
              <w:marTop w:val="0"/>
              <w:marBottom w:val="0"/>
              <w:divBdr>
                <w:top w:val="none" w:sz="0" w:space="0" w:color="auto"/>
                <w:left w:val="none" w:sz="0" w:space="0" w:color="auto"/>
                <w:bottom w:val="none" w:sz="0" w:space="0" w:color="auto"/>
                <w:right w:val="none" w:sz="0" w:space="0" w:color="auto"/>
              </w:divBdr>
            </w:div>
            <w:div w:id="1490294223">
              <w:marLeft w:val="0"/>
              <w:marRight w:val="0"/>
              <w:marTop w:val="0"/>
              <w:marBottom w:val="0"/>
              <w:divBdr>
                <w:top w:val="none" w:sz="0" w:space="0" w:color="auto"/>
                <w:left w:val="none" w:sz="0" w:space="0" w:color="auto"/>
                <w:bottom w:val="none" w:sz="0" w:space="0" w:color="auto"/>
                <w:right w:val="none" w:sz="0" w:space="0" w:color="auto"/>
              </w:divBdr>
            </w:div>
            <w:div w:id="1493908024">
              <w:marLeft w:val="0"/>
              <w:marRight w:val="0"/>
              <w:marTop w:val="0"/>
              <w:marBottom w:val="0"/>
              <w:divBdr>
                <w:top w:val="none" w:sz="0" w:space="0" w:color="auto"/>
                <w:left w:val="none" w:sz="0" w:space="0" w:color="auto"/>
                <w:bottom w:val="none" w:sz="0" w:space="0" w:color="auto"/>
                <w:right w:val="none" w:sz="0" w:space="0" w:color="auto"/>
              </w:divBdr>
            </w:div>
            <w:div w:id="1496341390">
              <w:marLeft w:val="0"/>
              <w:marRight w:val="0"/>
              <w:marTop w:val="0"/>
              <w:marBottom w:val="0"/>
              <w:divBdr>
                <w:top w:val="none" w:sz="0" w:space="0" w:color="auto"/>
                <w:left w:val="none" w:sz="0" w:space="0" w:color="auto"/>
                <w:bottom w:val="none" w:sz="0" w:space="0" w:color="auto"/>
                <w:right w:val="none" w:sz="0" w:space="0" w:color="auto"/>
              </w:divBdr>
            </w:div>
            <w:div w:id="1502544257">
              <w:marLeft w:val="0"/>
              <w:marRight w:val="0"/>
              <w:marTop w:val="0"/>
              <w:marBottom w:val="0"/>
              <w:divBdr>
                <w:top w:val="none" w:sz="0" w:space="0" w:color="auto"/>
                <w:left w:val="none" w:sz="0" w:space="0" w:color="auto"/>
                <w:bottom w:val="none" w:sz="0" w:space="0" w:color="auto"/>
                <w:right w:val="none" w:sz="0" w:space="0" w:color="auto"/>
              </w:divBdr>
            </w:div>
            <w:div w:id="1506826563">
              <w:marLeft w:val="0"/>
              <w:marRight w:val="0"/>
              <w:marTop w:val="0"/>
              <w:marBottom w:val="0"/>
              <w:divBdr>
                <w:top w:val="none" w:sz="0" w:space="0" w:color="auto"/>
                <w:left w:val="none" w:sz="0" w:space="0" w:color="auto"/>
                <w:bottom w:val="none" w:sz="0" w:space="0" w:color="auto"/>
                <w:right w:val="none" w:sz="0" w:space="0" w:color="auto"/>
              </w:divBdr>
            </w:div>
            <w:div w:id="1508255524">
              <w:marLeft w:val="0"/>
              <w:marRight w:val="0"/>
              <w:marTop w:val="0"/>
              <w:marBottom w:val="0"/>
              <w:divBdr>
                <w:top w:val="none" w:sz="0" w:space="0" w:color="auto"/>
                <w:left w:val="none" w:sz="0" w:space="0" w:color="auto"/>
                <w:bottom w:val="none" w:sz="0" w:space="0" w:color="auto"/>
                <w:right w:val="none" w:sz="0" w:space="0" w:color="auto"/>
              </w:divBdr>
            </w:div>
            <w:div w:id="1514027639">
              <w:marLeft w:val="0"/>
              <w:marRight w:val="0"/>
              <w:marTop w:val="0"/>
              <w:marBottom w:val="0"/>
              <w:divBdr>
                <w:top w:val="none" w:sz="0" w:space="0" w:color="auto"/>
                <w:left w:val="none" w:sz="0" w:space="0" w:color="auto"/>
                <w:bottom w:val="none" w:sz="0" w:space="0" w:color="auto"/>
                <w:right w:val="none" w:sz="0" w:space="0" w:color="auto"/>
              </w:divBdr>
            </w:div>
            <w:div w:id="1519390576">
              <w:marLeft w:val="0"/>
              <w:marRight w:val="0"/>
              <w:marTop w:val="0"/>
              <w:marBottom w:val="0"/>
              <w:divBdr>
                <w:top w:val="none" w:sz="0" w:space="0" w:color="auto"/>
                <w:left w:val="none" w:sz="0" w:space="0" w:color="auto"/>
                <w:bottom w:val="none" w:sz="0" w:space="0" w:color="auto"/>
                <w:right w:val="none" w:sz="0" w:space="0" w:color="auto"/>
              </w:divBdr>
            </w:div>
            <w:div w:id="1523939269">
              <w:marLeft w:val="0"/>
              <w:marRight w:val="0"/>
              <w:marTop w:val="0"/>
              <w:marBottom w:val="0"/>
              <w:divBdr>
                <w:top w:val="none" w:sz="0" w:space="0" w:color="auto"/>
                <w:left w:val="none" w:sz="0" w:space="0" w:color="auto"/>
                <w:bottom w:val="none" w:sz="0" w:space="0" w:color="auto"/>
                <w:right w:val="none" w:sz="0" w:space="0" w:color="auto"/>
              </w:divBdr>
            </w:div>
            <w:div w:id="1532066444">
              <w:marLeft w:val="0"/>
              <w:marRight w:val="0"/>
              <w:marTop w:val="0"/>
              <w:marBottom w:val="0"/>
              <w:divBdr>
                <w:top w:val="none" w:sz="0" w:space="0" w:color="auto"/>
                <w:left w:val="none" w:sz="0" w:space="0" w:color="auto"/>
                <w:bottom w:val="none" w:sz="0" w:space="0" w:color="auto"/>
                <w:right w:val="none" w:sz="0" w:space="0" w:color="auto"/>
              </w:divBdr>
            </w:div>
            <w:div w:id="1535802439">
              <w:marLeft w:val="0"/>
              <w:marRight w:val="0"/>
              <w:marTop w:val="0"/>
              <w:marBottom w:val="0"/>
              <w:divBdr>
                <w:top w:val="none" w:sz="0" w:space="0" w:color="auto"/>
                <w:left w:val="none" w:sz="0" w:space="0" w:color="auto"/>
                <w:bottom w:val="none" w:sz="0" w:space="0" w:color="auto"/>
                <w:right w:val="none" w:sz="0" w:space="0" w:color="auto"/>
              </w:divBdr>
            </w:div>
            <w:div w:id="1548761444">
              <w:marLeft w:val="0"/>
              <w:marRight w:val="0"/>
              <w:marTop w:val="0"/>
              <w:marBottom w:val="0"/>
              <w:divBdr>
                <w:top w:val="none" w:sz="0" w:space="0" w:color="auto"/>
                <w:left w:val="none" w:sz="0" w:space="0" w:color="auto"/>
                <w:bottom w:val="none" w:sz="0" w:space="0" w:color="auto"/>
                <w:right w:val="none" w:sz="0" w:space="0" w:color="auto"/>
              </w:divBdr>
            </w:div>
            <w:div w:id="1550530163">
              <w:marLeft w:val="0"/>
              <w:marRight w:val="0"/>
              <w:marTop w:val="0"/>
              <w:marBottom w:val="0"/>
              <w:divBdr>
                <w:top w:val="none" w:sz="0" w:space="0" w:color="auto"/>
                <w:left w:val="none" w:sz="0" w:space="0" w:color="auto"/>
                <w:bottom w:val="none" w:sz="0" w:space="0" w:color="auto"/>
                <w:right w:val="none" w:sz="0" w:space="0" w:color="auto"/>
              </w:divBdr>
            </w:div>
            <w:div w:id="1553925823">
              <w:marLeft w:val="0"/>
              <w:marRight w:val="0"/>
              <w:marTop w:val="0"/>
              <w:marBottom w:val="0"/>
              <w:divBdr>
                <w:top w:val="none" w:sz="0" w:space="0" w:color="auto"/>
                <w:left w:val="none" w:sz="0" w:space="0" w:color="auto"/>
                <w:bottom w:val="none" w:sz="0" w:space="0" w:color="auto"/>
                <w:right w:val="none" w:sz="0" w:space="0" w:color="auto"/>
              </w:divBdr>
            </w:div>
            <w:div w:id="1556696592">
              <w:marLeft w:val="0"/>
              <w:marRight w:val="0"/>
              <w:marTop w:val="0"/>
              <w:marBottom w:val="0"/>
              <w:divBdr>
                <w:top w:val="none" w:sz="0" w:space="0" w:color="auto"/>
                <w:left w:val="none" w:sz="0" w:space="0" w:color="auto"/>
                <w:bottom w:val="none" w:sz="0" w:space="0" w:color="auto"/>
                <w:right w:val="none" w:sz="0" w:space="0" w:color="auto"/>
              </w:divBdr>
            </w:div>
            <w:div w:id="1574001204">
              <w:marLeft w:val="0"/>
              <w:marRight w:val="0"/>
              <w:marTop w:val="0"/>
              <w:marBottom w:val="0"/>
              <w:divBdr>
                <w:top w:val="none" w:sz="0" w:space="0" w:color="auto"/>
                <w:left w:val="none" w:sz="0" w:space="0" w:color="auto"/>
                <w:bottom w:val="none" w:sz="0" w:space="0" w:color="auto"/>
                <w:right w:val="none" w:sz="0" w:space="0" w:color="auto"/>
              </w:divBdr>
            </w:div>
            <w:div w:id="1574655681">
              <w:marLeft w:val="0"/>
              <w:marRight w:val="0"/>
              <w:marTop w:val="0"/>
              <w:marBottom w:val="0"/>
              <w:divBdr>
                <w:top w:val="none" w:sz="0" w:space="0" w:color="auto"/>
                <w:left w:val="none" w:sz="0" w:space="0" w:color="auto"/>
                <w:bottom w:val="none" w:sz="0" w:space="0" w:color="auto"/>
                <w:right w:val="none" w:sz="0" w:space="0" w:color="auto"/>
              </w:divBdr>
            </w:div>
            <w:div w:id="1583442852">
              <w:marLeft w:val="0"/>
              <w:marRight w:val="0"/>
              <w:marTop w:val="0"/>
              <w:marBottom w:val="0"/>
              <w:divBdr>
                <w:top w:val="none" w:sz="0" w:space="0" w:color="auto"/>
                <w:left w:val="none" w:sz="0" w:space="0" w:color="auto"/>
                <w:bottom w:val="none" w:sz="0" w:space="0" w:color="auto"/>
                <w:right w:val="none" w:sz="0" w:space="0" w:color="auto"/>
              </w:divBdr>
            </w:div>
            <w:div w:id="1588423647">
              <w:marLeft w:val="0"/>
              <w:marRight w:val="0"/>
              <w:marTop w:val="0"/>
              <w:marBottom w:val="0"/>
              <w:divBdr>
                <w:top w:val="none" w:sz="0" w:space="0" w:color="auto"/>
                <w:left w:val="none" w:sz="0" w:space="0" w:color="auto"/>
                <w:bottom w:val="none" w:sz="0" w:space="0" w:color="auto"/>
                <w:right w:val="none" w:sz="0" w:space="0" w:color="auto"/>
              </w:divBdr>
            </w:div>
            <w:div w:id="1588540447">
              <w:marLeft w:val="0"/>
              <w:marRight w:val="0"/>
              <w:marTop w:val="0"/>
              <w:marBottom w:val="0"/>
              <w:divBdr>
                <w:top w:val="none" w:sz="0" w:space="0" w:color="auto"/>
                <w:left w:val="none" w:sz="0" w:space="0" w:color="auto"/>
                <w:bottom w:val="none" w:sz="0" w:space="0" w:color="auto"/>
                <w:right w:val="none" w:sz="0" w:space="0" w:color="auto"/>
              </w:divBdr>
            </w:div>
            <w:div w:id="1589314692">
              <w:marLeft w:val="0"/>
              <w:marRight w:val="0"/>
              <w:marTop w:val="0"/>
              <w:marBottom w:val="0"/>
              <w:divBdr>
                <w:top w:val="none" w:sz="0" w:space="0" w:color="auto"/>
                <w:left w:val="none" w:sz="0" w:space="0" w:color="auto"/>
                <w:bottom w:val="none" w:sz="0" w:space="0" w:color="auto"/>
                <w:right w:val="none" w:sz="0" w:space="0" w:color="auto"/>
              </w:divBdr>
            </w:div>
            <w:div w:id="1597637306">
              <w:marLeft w:val="0"/>
              <w:marRight w:val="0"/>
              <w:marTop w:val="0"/>
              <w:marBottom w:val="0"/>
              <w:divBdr>
                <w:top w:val="none" w:sz="0" w:space="0" w:color="auto"/>
                <w:left w:val="none" w:sz="0" w:space="0" w:color="auto"/>
                <w:bottom w:val="none" w:sz="0" w:space="0" w:color="auto"/>
                <w:right w:val="none" w:sz="0" w:space="0" w:color="auto"/>
              </w:divBdr>
            </w:div>
            <w:div w:id="1597905502">
              <w:marLeft w:val="0"/>
              <w:marRight w:val="0"/>
              <w:marTop w:val="0"/>
              <w:marBottom w:val="0"/>
              <w:divBdr>
                <w:top w:val="none" w:sz="0" w:space="0" w:color="auto"/>
                <w:left w:val="none" w:sz="0" w:space="0" w:color="auto"/>
                <w:bottom w:val="none" w:sz="0" w:space="0" w:color="auto"/>
                <w:right w:val="none" w:sz="0" w:space="0" w:color="auto"/>
              </w:divBdr>
            </w:div>
            <w:div w:id="1598831931">
              <w:marLeft w:val="0"/>
              <w:marRight w:val="0"/>
              <w:marTop w:val="0"/>
              <w:marBottom w:val="0"/>
              <w:divBdr>
                <w:top w:val="none" w:sz="0" w:space="0" w:color="auto"/>
                <w:left w:val="none" w:sz="0" w:space="0" w:color="auto"/>
                <w:bottom w:val="none" w:sz="0" w:space="0" w:color="auto"/>
                <w:right w:val="none" w:sz="0" w:space="0" w:color="auto"/>
              </w:divBdr>
            </w:div>
            <w:div w:id="1610353600">
              <w:marLeft w:val="0"/>
              <w:marRight w:val="0"/>
              <w:marTop w:val="0"/>
              <w:marBottom w:val="0"/>
              <w:divBdr>
                <w:top w:val="none" w:sz="0" w:space="0" w:color="auto"/>
                <w:left w:val="none" w:sz="0" w:space="0" w:color="auto"/>
                <w:bottom w:val="none" w:sz="0" w:space="0" w:color="auto"/>
                <w:right w:val="none" w:sz="0" w:space="0" w:color="auto"/>
              </w:divBdr>
            </w:div>
            <w:div w:id="1611620853">
              <w:marLeft w:val="0"/>
              <w:marRight w:val="0"/>
              <w:marTop w:val="0"/>
              <w:marBottom w:val="0"/>
              <w:divBdr>
                <w:top w:val="none" w:sz="0" w:space="0" w:color="auto"/>
                <w:left w:val="none" w:sz="0" w:space="0" w:color="auto"/>
                <w:bottom w:val="none" w:sz="0" w:space="0" w:color="auto"/>
                <w:right w:val="none" w:sz="0" w:space="0" w:color="auto"/>
              </w:divBdr>
            </w:div>
            <w:div w:id="1620797011">
              <w:marLeft w:val="0"/>
              <w:marRight w:val="0"/>
              <w:marTop w:val="0"/>
              <w:marBottom w:val="0"/>
              <w:divBdr>
                <w:top w:val="none" w:sz="0" w:space="0" w:color="auto"/>
                <w:left w:val="none" w:sz="0" w:space="0" w:color="auto"/>
                <w:bottom w:val="none" w:sz="0" w:space="0" w:color="auto"/>
                <w:right w:val="none" w:sz="0" w:space="0" w:color="auto"/>
              </w:divBdr>
            </w:div>
            <w:div w:id="1622303574">
              <w:marLeft w:val="0"/>
              <w:marRight w:val="0"/>
              <w:marTop w:val="0"/>
              <w:marBottom w:val="0"/>
              <w:divBdr>
                <w:top w:val="none" w:sz="0" w:space="0" w:color="auto"/>
                <w:left w:val="none" w:sz="0" w:space="0" w:color="auto"/>
                <w:bottom w:val="none" w:sz="0" w:space="0" w:color="auto"/>
                <w:right w:val="none" w:sz="0" w:space="0" w:color="auto"/>
              </w:divBdr>
            </w:div>
            <w:div w:id="1626616600">
              <w:marLeft w:val="0"/>
              <w:marRight w:val="0"/>
              <w:marTop w:val="0"/>
              <w:marBottom w:val="0"/>
              <w:divBdr>
                <w:top w:val="none" w:sz="0" w:space="0" w:color="auto"/>
                <w:left w:val="none" w:sz="0" w:space="0" w:color="auto"/>
                <w:bottom w:val="none" w:sz="0" w:space="0" w:color="auto"/>
                <w:right w:val="none" w:sz="0" w:space="0" w:color="auto"/>
              </w:divBdr>
            </w:div>
            <w:div w:id="1644507538">
              <w:marLeft w:val="0"/>
              <w:marRight w:val="0"/>
              <w:marTop w:val="0"/>
              <w:marBottom w:val="0"/>
              <w:divBdr>
                <w:top w:val="none" w:sz="0" w:space="0" w:color="auto"/>
                <w:left w:val="none" w:sz="0" w:space="0" w:color="auto"/>
                <w:bottom w:val="none" w:sz="0" w:space="0" w:color="auto"/>
                <w:right w:val="none" w:sz="0" w:space="0" w:color="auto"/>
              </w:divBdr>
            </w:div>
            <w:div w:id="1646278098">
              <w:marLeft w:val="0"/>
              <w:marRight w:val="0"/>
              <w:marTop w:val="0"/>
              <w:marBottom w:val="0"/>
              <w:divBdr>
                <w:top w:val="none" w:sz="0" w:space="0" w:color="auto"/>
                <w:left w:val="none" w:sz="0" w:space="0" w:color="auto"/>
                <w:bottom w:val="none" w:sz="0" w:space="0" w:color="auto"/>
                <w:right w:val="none" w:sz="0" w:space="0" w:color="auto"/>
              </w:divBdr>
            </w:div>
            <w:div w:id="1652637621">
              <w:marLeft w:val="0"/>
              <w:marRight w:val="0"/>
              <w:marTop w:val="0"/>
              <w:marBottom w:val="0"/>
              <w:divBdr>
                <w:top w:val="none" w:sz="0" w:space="0" w:color="auto"/>
                <w:left w:val="none" w:sz="0" w:space="0" w:color="auto"/>
                <w:bottom w:val="none" w:sz="0" w:space="0" w:color="auto"/>
                <w:right w:val="none" w:sz="0" w:space="0" w:color="auto"/>
              </w:divBdr>
            </w:div>
            <w:div w:id="1654411916">
              <w:marLeft w:val="0"/>
              <w:marRight w:val="0"/>
              <w:marTop w:val="0"/>
              <w:marBottom w:val="0"/>
              <w:divBdr>
                <w:top w:val="none" w:sz="0" w:space="0" w:color="auto"/>
                <w:left w:val="none" w:sz="0" w:space="0" w:color="auto"/>
                <w:bottom w:val="none" w:sz="0" w:space="0" w:color="auto"/>
                <w:right w:val="none" w:sz="0" w:space="0" w:color="auto"/>
              </w:divBdr>
            </w:div>
            <w:div w:id="1654990305">
              <w:marLeft w:val="0"/>
              <w:marRight w:val="0"/>
              <w:marTop w:val="0"/>
              <w:marBottom w:val="0"/>
              <w:divBdr>
                <w:top w:val="none" w:sz="0" w:space="0" w:color="auto"/>
                <w:left w:val="none" w:sz="0" w:space="0" w:color="auto"/>
                <w:bottom w:val="none" w:sz="0" w:space="0" w:color="auto"/>
                <w:right w:val="none" w:sz="0" w:space="0" w:color="auto"/>
              </w:divBdr>
            </w:div>
            <w:div w:id="1655139892">
              <w:marLeft w:val="0"/>
              <w:marRight w:val="0"/>
              <w:marTop w:val="0"/>
              <w:marBottom w:val="0"/>
              <w:divBdr>
                <w:top w:val="none" w:sz="0" w:space="0" w:color="auto"/>
                <w:left w:val="none" w:sz="0" w:space="0" w:color="auto"/>
                <w:bottom w:val="none" w:sz="0" w:space="0" w:color="auto"/>
                <w:right w:val="none" w:sz="0" w:space="0" w:color="auto"/>
              </w:divBdr>
            </w:div>
            <w:div w:id="1668247387">
              <w:marLeft w:val="0"/>
              <w:marRight w:val="0"/>
              <w:marTop w:val="0"/>
              <w:marBottom w:val="0"/>
              <w:divBdr>
                <w:top w:val="none" w:sz="0" w:space="0" w:color="auto"/>
                <w:left w:val="none" w:sz="0" w:space="0" w:color="auto"/>
                <w:bottom w:val="none" w:sz="0" w:space="0" w:color="auto"/>
                <w:right w:val="none" w:sz="0" w:space="0" w:color="auto"/>
              </w:divBdr>
            </w:div>
            <w:div w:id="1687370398">
              <w:marLeft w:val="0"/>
              <w:marRight w:val="0"/>
              <w:marTop w:val="0"/>
              <w:marBottom w:val="0"/>
              <w:divBdr>
                <w:top w:val="none" w:sz="0" w:space="0" w:color="auto"/>
                <w:left w:val="none" w:sz="0" w:space="0" w:color="auto"/>
                <w:bottom w:val="none" w:sz="0" w:space="0" w:color="auto"/>
                <w:right w:val="none" w:sz="0" w:space="0" w:color="auto"/>
              </w:divBdr>
            </w:div>
            <w:div w:id="1688289970">
              <w:marLeft w:val="0"/>
              <w:marRight w:val="0"/>
              <w:marTop w:val="0"/>
              <w:marBottom w:val="0"/>
              <w:divBdr>
                <w:top w:val="none" w:sz="0" w:space="0" w:color="auto"/>
                <w:left w:val="none" w:sz="0" w:space="0" w:color="auto"/>
                <w:bottom w:val="none" w:sz="0" w:space="0" w:color="auto"/>
                <w:right w:val="none" w:sz="0" w:space="0" w:color="auto"/>
              </w:divBdr>
            </w:div>
            <w:div w:id="1689529288">
              <w:marLeft w:val="0"/>
              <w:marRight w:val="0"/>
              <w:marTop w:val="0"/>
              <w:marBottom w:val="0"/>
              <w:divBdr>
                <w:top w:val="none" w:sz="0" w:space="0" w:color="auto"/>
                <w:left w:val="none" w:sz="0" w:space="0" w:color="auto"/>
                <w:bottom w:val="none" w:sz="0" w:space="0" w:color="auto"/>
                <w:right w:val="none" w:sz="0" w:space="0" w:color="auto"/>
              </w:divBdr>
            </w:div>
            <w:div w:id="1690447031">
              <w:marLeft w:val="0"/>
              <w:marRight w:val="0"/>
              <w:marTop w:val="0"/>
              <w:marBottom w:val="0"/>
              <w:divBdr>
                <w:top w:val="none" w:sz="0" w:space="0" w:color="auto"/>
                <w:left w:val="none" w:sz="0" w:space="0" w:color="auto"/>
                <w:bottom w:val="none" w:sz="0" w:space="0" w:color="auto"/>
                <w:right w:val="none" w:sz="0" w:space="0" w:color="auto"/>
              </w:divBdr>
            </w:div>
            <w:div w:id="1691176624">
              <w:marLeft w:val="0"/>
              <w:marRight w:val="0"/>
              <w:marTop w:val="0"/>
              <w:marBottom w:val="0"/>
              <w:divBdr>
                <w:top w:val="none" w:sz="0" w:space="0" w:color="auto"/>
                <w:left w:val="none" w:sz="0" w:space="0" w:color="auto"/>
                <w:bottom w:val="none" w:sz="0" w:space="0" w:color="auto"/>
                <w:right w:val="none" w:sz="0" w:space="0" w:color="auto"/>
              </w:divBdr>
            </w:div>
            <w:div w:id="1695575058">
              <w:marLeft w:val="0"/>
              <w:marRight w:val="0"/>
              <w:marTop w:val="0"/>
              <w:marBottom w:val="0"/>
              <w:divBdr>
                <w:top w:val="none" w:sz="0" w:space="0" w:color="auto"/>
                <w:left w:val="none" w:sz="0" w:space="0" w:color="auto"/>
                <w:bottom w:val="none" w:sz="0" w:space="0" w:color="auto"/>
                <w:right w:val="none" w:sz="0" w:space="0" w:color="auto"/>
              </w:divBdr>
            </w:div>
            <w:div w:id="1704600579">
              <w:marLeft w:val="0"/>
              <w:marRight w:val="0"/>
              <w:marTop w:val="0"/>
              <w:marBottom w:val="0"/>
              <w:divBdr>
                <w:top w:val="none" w:sz="0" w:space="0" w:color="auto"/>
                <w:left w:val="none" w:sz="0" w:space="0" w:color="auto"/>
                <w:bottom w:val="none" w:sz="0" w:space="0" w:color="auto"/>
                <w:right w:val="none" w:sz="0" w:space="0" w:color="auto"/>
              </w:divBdr>
            </w:div>
            <w:div w:id="1720937116">
              <w:marLeft w:val="0"/>
              <w:marRight w:val="0"/>
              <w:marTop w:val="0"/>
              <w:marBottom w:val="0"/>
              <w:divBdr>
                <w:top w:val="none" w:sz="0" w:space="0" w:color="auto"/>
                <w:left w:val="none" w:sz="0" w:space="0" w:color="auto"/>
                <w:bottom w:val="none" w:sz="0" w:space="0" w:color="auto"/>
                <w:right w:val="none" w:sz="0" w:space="0" w:color="auto"/>
              </w:divBdr>
            </w:div>
            <w:div w:id="1727073079">
              <w:marLeft w:val="0"/>
              <w:marRight w:val="0"/>
              <w:marTop w:val="0"/>
              <w:marBottom w:val="0"/>
              <w:divBdr>
                <w:top w:val="none" w:sz="0" w:space="0" w:color="auto"/>
                <w:left w:val="none" w:sz="0" w:space="0" w:color="auto"/>
                <w:bottom w:val="none" w:sz="0" w:space="0" w:color="auto"/>
                <w:right w:val="none" w:sz="0" w:space="0" w:color="auto"/>
              </w:divBdr>
            </w:div>
            <w:div w:id="1733650413">
              <w:marLeft w:val="0"/>
              <w:marRight w:val="0"/>
              <w:marTop w:val="0"/>
              <w:marBottom w:val="0"/>
              <w:divBdr>
                <w:top w:val="none" w:sz="0" w:space="0" w:color="auto"/>
                <w:left w:val="none" w:sz="0" w:space="0" w:color="auto"/>
                <w:bottom w:val="none" w:sz="0" w:space="0" w:color="auto"/>
                <w:right w:val="none" w:sz="0" w:space="0" w:color="auto"/>
              </w:divBdr>
            </w:div>
            <w:div w:id="1735927855">
              <w:marLeft w:val="0"/>
              <w:marRight w:val="0"/>
              <w:marTop w:val="0"/>
              <w:marBottom w:val="0"/>
              <w:divBdr>
                <w:top w:val="none" w:sz="0" w:space="0" w:color="auto"/>
                <w:left w:val="none" w:sz="0" w:space="0" w:color="auto"/>
                <w:bottom w:val="none" w:sz="0" w:space="0" w:color="auto"/>
                <w:right w:val="none" w:sz="0" w:space="0" w:color="auto"/>
              </w:divBdr>
            </w:div>
            <w:div w:id="1737164082">
              <w:marLeft w:val="0"/>
              <w:marRight w:val="0"/>
              <w:marTop w:val="0"/>
              <w:marBottom w:val="0"/>
              <w:divBdr>
                <w:top w:val="none" w:sz="0" w:space="0" w:color="auto"/>
                <w:left w:val="none" w:sz="0" w:space="0" w:color="auto"/>
                <w:bottom w:val="none" w:sz="0" w:space="0" w:color="auto"/>
                <w:right w:val="none" w:sz="0" w:space="0" w:color="auto"/>
              </w:divBdr>
            </w:div>
            <w:div w:id="1754741425">
              <w:marLeft w:val="0"/>
              <w:marRight w:val="0"/>
              <w:marTop w:val="0"/>
              <w:marBottom w:val="0"/>
              <w:divBdr>
                <w:top w:val="none" w:sz="0" w:space="0" w:color="auto"/>
                <w:left w:val="none" w:sz="0" w:space="0" w:color="auto"/>
                <w:bottom w:val="none" w:sz="0" w:space="0" w:color="auto"/>
                <w:right w:val="none" w:sz="0" w:space="0" w:color="auto"/>
              </w:divBdr>
            </w:div>
            <w:div w:id="1755471859">
              <w:marLeft w:val="0"/>
              <w:marRight w:val="0"/>
              <w:marTop w:val="0"/>
              <w:marBottom w:val="0"/>
              <w:divBdr>
                <w:top w:val="none" w:sz="0" w:space="0" w:color="auto"/>
                <w:left w:val="none" w:sz="0" w:space="0" w:color="auto"/>
                <w:bottom w:val="none" w:sz="0" w:space="0" w:color="auto"/>
                <w:right w:val="none" w:sz="0" w:space="0" w:color="auto"/>
              </w:divBdr>
            </w:div>
            <w:div w:id="1756051478">
              <w:marLeft w:val="0"/>
              <w:marRight w:val="0"/>
              <w:marTop w:val="0"/>
              <w:marBottom w:val="0"/>
              <w:divBdr>
                <w:top w:val="none" w:sz="0" w:space="0" w:color="auto"/>
                <w:left w:val="none" w:sz="0" w:space="0" w:color="auto"/>
                <w:bottom w:val="none" w:sz="0" w:space="0" w:color="auto"/>
                <w:right w:val="none" w:sz="0" w:space="0" w:color="auto"/>
              </w:divBdr>
            </w:div>
            <w:div w:id="1767185874">
              <w:marLeft w:val="0"/>
              <w:marRight w:val="0"/>
              <w:marTop w:val="0"/>
              <w:marBottom w:val="0"/>
              <w:divBdr>
                <w:top w:val="none" w:sz="0" w:space="0" w:color="auto"/>
                <w:left w:val="none" w:sz="0" w:space="0" w:color="auto"/>
                <w:bottom w:val="none" w:sz="0" w:space="0" w:color="auto"/>
                <w:right w:val="none" w:sz="0" w:space="0" w:color="auto"/>
              </w:divBdr>
            </w:div>
            <w:div w:id="1768846659">
              <w:marLeft w:val="0"/>
              <w:marRight w:val="0"/>
              <w:marTop w:val="0"/>
              <w:marBottom w:val="0"/>
              <w:divBdr>
                <w:top w:val="none" w:sz="0" w:space="0" w:color="auto"/>
                <w:left w:val="none" w:sz="0" w:space="0" w:color="auto"/>
                <w:bottom w:val="none" w:sz="0" w:space="0" w:color="auto"/>
                <w:right w:val="none" w:sz="0" w:space="0" w:color="auto"/>
              </w:divBdr>
            </w:div>
            <w:div w:id="1776175306">
              <w:marLeft w:val="0"/>
              <w:marRight w:val="0"/>
              <w:marTop w:val="0"/>
              <w:marBottom w:val="0"/>
              <w:divBdr>
                <w:top w:val="none" w:sz="0" w:space="0" w:color="auto"/>
                <w:left w:val="none" w:sz="0" w:space="0" w:color="auto"/>
                <w:bottom w:val="none" w:sz="0" w:space="0" w:color="auto"/>
                <w:right w:val="none" w:sz="0" w:space="0" w:color="auto"/>
              </w:divBdr>
            </w:div>
            <w:div w:id="1776512020">
              <w:marLeft w:val="0"/>
              <w:marRight w:val="0"/>
              <w:marTop w:val="0"/>
              <w:marBottom w:val="0"/>
              <w:divBdr>
                <w:top w:val="none" w:sz="0" w:space="0" w:color="auto"/>
                <w:left w:val="none" w:sz="0" w:space="0" w:color="auto"/>
                <w:bottom w:val="none" w:sz="0" w:space="0" w:color="auto"/>
                <w:right w:val="none" w:sz="0" w:space="0" w:color="auto"/>
              </w:divBdr>
            </w:div>
            <w:div w:id="1787775217">
              <w:marLeft w:val="0"/>
              <w:marRight w:val="0"/>
              <w:marTop w:val="0"/>
              <w:marBottom w:val="0"/>
              <w:divBdr>
                <w:top w:val="none" w:sz="0" w:space="0" w:color="auto"/>
                <w:left w:val="none" w:sz="0" w:space="0" w:color="auto"/>
                <w:bottom w:val="none" w:sz="0" w:space="0" w:color="auto"/>
                <w:right w:val="none" w:sz="0" w:space="0" w:color="auto"/>
              </w:divBdr>
            </w:div>
            <w:div w:id="1799253181">
              <w:marLeft w:val="0"/>
              <w:marRight w:val="0"/>
              <w:marTop w:val="0"/>
              <w:marBottom w:val="0"/>
              <w:divBdr>
                <w:top w:val="none" w:sz="0" w:space="0" w:color="auto"/>
                <w:left w:val="none" w:sz="0" w:space="0" w:color="auto"/>
                <w:bottom w:val="none" w:sz="0" w:space="0" w:color="auto"/>
                <w:right w:val="none" w:sz="0" w:space="0" w:color="auto"/>
              </w:divBdr>
            </w:div>
            <w:div w:id="1800561698">
              <w:marLeft w:val="0"/>
              <w:marRight w:val="0"/>
              <w:marTop w:val="0"/>
              <w:marBottom w:val="0"/>
              <w:divBdr>
                <w:top w:val="none" w:sz="0" w:space="0" w:color="auto"/>
                <w:left w:val="none" w:sz="0" w:space="0" w:color="auto"/>
                <w:bottom w:val="none" w:sz="0" w:space="0" w:color="auto"/>
                <w:right w:val="none" w:sz="0" w:space="0" w:color="auto"/>
              </w:divBdr>
            </w:div>
            <w:div w:id="1828672085">
              <w:marLeft w:val="0"/>
              <w:marRight w:val="0"/>
              <w:marTop w:val="0"/>
              <w:marBottom w:val="0"/>
              <w:divBdr>
                <w:top w:val="none" w:sz="0" w:space="0" w:color="auto"/>
                <w:left w:val="none" w:sz="0" w:space="0" w:color="auto"/>
                <w:bottom w:val="none" w:sz="0" w:space="0" w:color="auto"/>
                <w:right w:val="none" w:sz="0" w:space="0" w:color="auto"/>
              </w:divBdr>
            </w:div>
            <w:div w:id="1831216007">
              <w:marLeft w:val="0"/>
              <w:marRight w:val="0"/>
              <w:marTop w:val="0"/>
              <w:marBottom w:val="0"/>
              <w:divBdr>
                <w:top w:val="none" w:sz="0" w:space="0" w:color="auto"/>
                <w:left w:val="none" w:sz="0" w:space="0" w:color="auto"/>
                <w:bottom w:val="none" w:sz="0" w:space="0" w:color="auto"/>
                <w:right w:val="none" w:sz="0" w:space="0" w:color="auto"/>
              </w:divBdr>
            </w:div>
            <w:div w:id="1842742893">
              <w:marLeft w:val="0"/>
              <w:marRight w:val="0"/>
              <w:marTop w:val="0"/>
              <w:marBottom w:val="0"/>
              <w:divBdr>
                <w:top w:val="none" w:sz="0" w:space="0" w:color="auto"/>
                <w:left w:val="none" w:sz="0" w:space="0" w:color="auto"/>
                <w:bottom w:val="none" w:sz="0" w:space="0" w:color="auto"/>
                <w:right w:val="none" w:sz="0" w:space="0" w:color="auto"/>
              </w:divBdr>
            </w:div>
            <w:div w:id="1850900075">
              <w:marLeft w:val="0"/>
              <w:marRight w:val="0"/>
              <w:marTop w:val="0"/>
              <w:marBottom w:val="0"/>
              <w:divBdr>
                <w:top w:val="none" w:sz="0" w:space="0" w:color="auto"/>
                <w:left w:val="none" w:sz="0" w:space="0" w:color="auto"/>
                <w:bottom w:val="none" w:sz="0" w:space="0" w:color="auto"/>
                <w:right w:val="none" w:sz="0" w:space="0" w:color="auto"/>
              </w:divBdr>
            </w:div>
            <w:div w:id="1853571151">
              <w:marLeft w:val="0"/>
              <w:marRight w:val="0"/>
              <w:marTop w:val="0"/>
              <w:marBottom w:val="0"/>
              <w:divBdr>
                <w:top w:val="none" w:sz="0" w:space="0" w:color="auto"/>
                <w:left w:val="none" w:sz="0" w:space="0" w:color="auto"/>
                <w:bottom w:val="none" w:sz="0" w:space="0" w:color="auto"/>
                <w:right w:val="none" w:sz="0" w:space="0" w:color="auto"/>
              </w:divBdr>
            </w:div>
            <w:div w:id="1858082645">
              <w:marLeft w:val="0"/>
              <w:marRight w:val="0"/>
              <w:marTop w:val="0"/>
              <w:marBottom w:val="0"/>
              <w:divBdr>
                <w:top w:val="none" w:sz="0" w:space="0" w:color="auto"/>
                <w:left w:val="none" w:sz="0" w:space="0" w:color="auto"/>
                <w:bottom w:val="none" w:sz="0" w:space="0" w:color="auto"/>
                <w:right w:val="none" w:sz="0" w:space="0" w:color="auto"/>
              </w:divBdr>
            </w:div>
            <w:div w:id="1864518062">
              <w:marLeft w:val="0"/>
              <w:marRight w:val="0"/>
              <w:marTop w:val="0"/>
              <w:marBottom w:val="0"/>
              <w:divBdr>
                <w:top w:val="none" w:sz="0" w:space="0" w:color="auto"/>
                <w:left w:val="none" w:sz="0" w:space="0" w:color="auto"/>
                <w:bottom w:val="none" w:sz="0" w:space="0" w:color="auto"/>
                <w:right w:val="none" w:sz="0" w:space="0" w:color="auto"/>
              </w:divBdr>
            </w:div>
            <w:div w:id="1871185712">
              <w:marLeft w:val="0"/>
              <w:marRight w:val="0"/>
              <w:marTop w:val="0"/>
              <w:marBottom w:val="0"/>
              <w:divBdr>
                <w:top w:val="none" w:sz="0" w:space="0" w:color="auto"/>
                <w:left w:val="none" w:sz="0" w:space="0" w:color="auto"/>
                <w:bottom w:val="none" w:sz="0" w:space="0" w:color="auto"/>
                <w:right w:val="none" w:sz="0" w:space="0" w:color="auto"/>
              </w:divBdr>
            </w:div>
            <w:div w:id="1879052920">
              <w:marLeft w:val="0"/>
              <w:marRight w:val="0"/>
              <w:marTop w:val="0"/>
              <w:marBottom w:val="0"/>
              <w:divBdr>
                <w:top w:val="none" w:sz="0" w:space="0" w:color="auto"/>
                <w:left w:val="none" w:sz="0" w:space="0" w:color="auto"/>
                <w:bottom w:val="none" w:sz="0" w:space="0" w:color="auto"/>
                <w:right w:val="none" w:sz="0" w:space="0" w:color="auto"/>
              </w:divBdr>
            </w:div>
            <w:div w:id="1891107260">
              <w:marLeft w:val="0"/>
              <w:marRight w:val="0"/>
              <w:marTop w:val="0"/>
              <w:marBottom w:val="0"/>
              <w:divBdr>
                <w:top w:val="none" w:sz="0" w:space="0" w:color="auto"/>
                <w:left w:val="none" w:sz="0" w:space="0" w:color="auto"/>
                <w:bottom w:val="none" w:sz="0" w:space="0" w:color="auto"/>
                <w:right w:val="none" w:sz="0" w:space="0" w:color="auto"/>
              </w:divBdr>
            </w:div>
            <w:div w:id="1901011325">
              <w:marLeft w:val="0"/>
              <w:marRight w:val="0"/>
              <w:marTop w:val="0"/>
              <w:marBottom w:val="0"/>
              <w:divBdr>
                <w:top w:val="none" w:sz="0" w:space="0" w:color="auto"/>
                <w:left w:val="none" w:sz="0" w:space="0" w:color="auto"/>
                <w:bottom w:val="none" w:sz="0" w:space="0" w:color="auto"/>
                <w:right w:val="none" w:sz="0" w:space="0" w:color="auto"/>
              </w:divBdr>
            </w:div>
            <w:div w:id="1901674041">
              <w:marLeft w:val="0"/>
              <w:marRight w:val="0"/>
              <w:marTop w:val="0"/>
              <w:marBottom w:val="0"/>
              <w:divBdr>
                <w:top w:val="none" w:sz="0" w:space="0" w:color="auto"/>
                <w:left w:val="none" w:sz="0" w:space="0" w:color="auto"/>
                <w:bottom w:val="none" w:sz="0" w:space="0" w:color="auto"/>
                <w:right w:val="none" w:sz="0" w:space="0" w:color="auto"/>
              </w:divBdr>
            </w:div>
            <w:div w:id="1906605785">
              <w:marLeft w:val="0"/>
              <w:marRight w:val="0"/>
              <w:marTop w:val="0"/>
              <w:marBottom w:val="0"/>
              <w:divBdr>
                <w:top w:val="none" w:sz="0" w:space="0" w:color="auto"/>
                <w:left w:val="none" w:sz="0" w:space="0" w:color="auto"/>
                <w:bottom w:val="none" w:sz="0" w:space="0" w:color="auto"/>
                <w:right w:val="none" w:sz="0" w:space="0" w:color="auto"/>
              </w:divBdr>
            </w:div>
            <w:div w:id="1913199653">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24871724">
              <w:marLeft w:val="0"/>
              <w:marRight w:val="0"/>
              <w:marTop w:val="0"/>
              <w:marBottom w:val="0"/>
              <w:divBdr>
                <w:top w:val="none" w:sz="0" w:space="0" w:color="auto"/>
                <w:left w:val="none" w:sz="0" w:space="0" w:color="auto"/>
                <w:bottom w:val="none" w:sz="0" w:space="0" w:color="auto"/>
                <w:right w:val="none" w:sz="0" w:space="0" w:color="auto"/>
              </w:divBdr>
            </w:div>
            <w:div w:id="1929457320">
              <w:marLeft w:val="0"/>
              <w:marRight w:val="0"/>
              <w:marTop w:val="0"/>
              <w:marBottom w:val="0"/>
              <w:divBdr>
                <w:top w:val="none" w:sz="0" w:space="0" w:color="auto"/>
                <w:left w:val="none" w:sz="0" w:space="0" w:color="auto"/>
                <w:bottom w:val="none" w:sz="0" w:space="0" w:color="auto"/>
                <w:right w:val="none" w:sz="0" w:space="0" w:color="auto"/>
              </w:divBdr>
            </w:div>
            <w:div w:id="1929734748">
              <w:marLeft w:val="0"/>
              <w:marRight w:val="0"/>
              <w:marTop w:val="0"/>
              <w:marBottom w:val="0"/>
              <w:divBdr>
                <w:top w:val="none" w:sz="0" w:space="0" w:color="auto"/>
                <w:left w:val="none" w:sz="0" w:space="0" w:color="auto"/>
                <w:bottom w:val="none" w:sz="0" w:space="0" w:color="auto"/>
                <w:right w:val="none" w:sz="0" w:space="0" w:color="auto"/>
              </w:divBdr>
            </w:div>
            <w:div w:id="1930040939">
              <w:marLeft w:val="0"/>
              <w:marRight w:val="0"/>
              <w:marTop w:val="0"/>
              <w:marBottom w:val="0"/>
              <w:divBdr>
                <w:top w:val="none" w:sz="0" w:space="0" w:color="auto"/>
                <w:left w:val="none" w:sz="0" w:space="0" w:color="auto"/>
                <w:bottom w:val="none" w:sz="0" w:space="0" w:color="auto"/>
                <w:right w:val="none" w:sz="0" w:space="0" w:color="auto"/>
              </w:divBdr>
            </w:div>
            <w:div w:id="1935622779">
              <w:marLeft w:val="0"/>
              <w:marRight w:val="0"/>
              <w:marTop w:val="0"/>
              <w:marBottom w:val="0"/>
              <w:divBdr>
                <w:top w:val="none" w:sz="0" w:space="0" w:color="auto"/>
                <w:left w:val="none" w:sz="0" w:space="0" w:color="auto"/>
                <w:bottom w:val="none" w:sz="0" w:space="0" w:color="auto"/>
                <w:right w:val="none" w:sz="0" w:space="0" w:color="auto"/>
              </w:divBdr>
            </w:div>
            <w:div w:id="1936404786">
              <w:marLeft w:val="0"/>
              <w:marRight w:val="0"/>
              <w:marTop w:val="0"/>
              <w:marBottom w:val="0"/>
              <w:divBdr>
                <w:top w:val="none" w:sz="0" w:space="0" w:color="auto"/>
                <w:left w:val="none" w:sz="0" w:space="0" w:color="auto"/>
                <w:bottom w:val="none" w:sz="0" w:space="0" w:color="auto"/>
                <w:right w:val="none" w:sz="0" w:space="0" w:color="auto"/>
              </w:divBdr>
            </w:div>
            <w:div w:id="1940790412">
              <w:marLeft w:val="0"/>
              <w:marRight w:val="0"/>
              <w:marTop w:val="0"/>
              <w:marBottom w:val="0"/>
              <w:divBdr>
                <w:top w:val="none" w:sz="0" w:space="0" w:color="auto"/>
                <w:left w:val="none" w:sz="0" w:space="0" w:color="auto"/>
                <w:bottom w:val="none" w:sz="0" w:space="0" w:color="auto"/>
                <w:right w:val="none" w:sz="0" w:space="0" w:color="auto"/>
              </w:divBdr>
            </w:div>
            <w:div w:id="1941985417">
              <w:marLeft w:val="0"/>
              <w:marRight w:val="0"/>
              <w:marTop w:val="0"/>
              <w:marBottom w:val="0"/>
              <w:divBdr>
                <w:top w:val="none" w:sz="0" w:space="0" w:color="auto"/>
                <w:left w:val="none" w:sz="0" w:space="0" w:color="auto"/>
                <w:bottom w:val="none" w:sz="0" w:space="0" w:color="auto"/>
                <w:right w:val="none" w:sz="0" w:space="0" w:color="auto"/>
              </w:divBdr>
            </w:div>
            <w:div w:id="1945649100">
              <w:marLeft w:val="0"/>
              <w:marRight w:val="0"/>
              <w:marTop w:val="0"/>
              <w:marBottom w:val="0"/>
              <w:divBdr>
                <w:top w:val="none" w:sz="0" w:space="0" w:color="auto"/>
                <w:left w:val="none" w:sz="0" w:space="0" w:color="auto"/>
                <w:bottom w:val="none" w:sz="0" w:space="0" w:color="auto"/>
                <w:right w:val="none" w:sz="0" w:space="0" w:color="auto"/>
              </w:divBdr>
            </w:div>
            <w:div w:id="1946956109">
              <w:marLeft w:val="0"/>
              <w:marRight w:val="0"/>
              <w:marTop w:val="0"/>
              <w:marBottom w:val="0"/>
              <w:divBdr>
                <w:top w:val="none" w:sz="0" w:space="0" w:color="auto"/>
                <w:left w:val="none" w:sz="0" w:space="0" w:color="auto"/>
                <w:bottom w:val="none" w:sz="0" w:space="0" w:color="auto"/>
                <w:right w:val="none" w:sz="0" w:space="0" w:color="auto"/>
              </w:divBdr>
            </w:div>
            <w:div w:id="1954242662">
              <w:marLeft w:val="0"/>
              <w:marRight w:val="0"/>
              <w:marTop w:val="0"/>
              <w:marBottom w:val="0"/>
              <w:divBdr>
                <w:top w:val="none" w:sz="0" w:space="0" w:color="auto"/>
                <w:left w:val="none" w:sz="0" w:space="0" w:color="auto"/>
                <w:bottom w:val="none" w:sz="0" w:space="0" w:color="auto"/>
                <w:right w:val="none" w:sz="0" w:space="0" w:color="auto"/>
              </w:divBdr>
            </w:div>
            <w:div w:id="1957129324">
              <w:marLeft w:val="0"/>
              <w:marRight w:val="0"/>
              <w:marTop w:val="0"/>
              <w:marBottom w:val="0"/>
              <w:divBdr>
                <w:top w:val="none" w:sz="0" w:space="0" w:color="auto"/>
                <w:left w:val="none" w:sz="0" w:space="0" w:color="auto"/>
                <w:bottom w:val="none" w:sz="0" w:space="0" w:color="auto"/>
                <w:right w:val="none" w:sz="0" w:space="0" w:color="auto"/>
              </w:divBdr>
            </w:div>
            <w:div w:id="1957177763">
              <w:marLeft w:val="0"/>
              <w:marRight w:val="0"/>
              <w:marTop w:val="0"/>
              <w:marBottom w:val="0"/>
              <w:divBdr>
                <w:top w:val="none" w:sz="0" w:space="0" w:color="auto"/>
                <w:left w:val="none" w:sz="0" w:space="0" w:color="auto"/>
                <w:bottom w:val="none" w:sz="0" w:space="0" w:color="auto"/>
                <w:right w:val="none" w:sz="0" w:space="0" w:color="auto"/>
              </w:divBdr>
            </w:div>
            <w:div w:id="1962563943">
              <w:marLeft w:val="0"/>
              <w:marRight w:val="0"/>
              <w:marTop w:val="0"/>
              <w:marBottom w:val="0"/>
              <w:divBdr>
                <w:top w:val="none" w:sz="0" w:space="0" w:color="auto"/>
                <w:left w:val="none" w:sz="0" w:space="0" w:color="auto"/>
                <w:bottom w:val="none" w:sz="0" w:space="0" w:color="auto"/>
                <w:right w:val="none" w:sz="0" w:space="0" w:color="auto"/>
              </w:divBdr>
            </w:div>
            <w:div w:id="1969510264">
              <w:marLeft w:val="0"/>
              <w:marRight w:val="0"/>
              <w:marTop w:val="0"/>
              <w:marBottom w:val="0"/>
              <w:divBdr>
                <w:top w:val="none" w:sz="0" w:space="0" w:color="auto"/>
                <w:left w:val="none" w:sz="0" w:space="0" w:color="auto"/>
                <w:bottom w:val="none" w:sz="0" w:space="0" w:color="auto"/>
                <w:right w:val="none" w:sz="0" w:space="0" w:color="auto"/>
              </w:divBdr>
            </w:div>
            <w:div w:id="1983584233">
              <w:marLeft w:val="0"/>
              <w:marRight w:val="0"/>
              <w:marTop w:val="0"/>
              <w:marBottom w:val="0"/>
              <w:divBdr>
                <w:top w:val="none" w:sz="0" w:space="0" w:color="auto"/>
                <w:left w:val="none" w:sz="0" w:space="0" w:color="auto"/>
                <w:bottom w:val="none" w:sz="0" w:space="0" w:color="auto"/>
                <w:right w:val="none" w:sz="0" w:space="0" w:color="auto"/>
              </w:divBdr>
            </w:div>
            <w:div w:id="2004624474">
              <w:marLeft w:val="0"/>
              <w:marRight w:val="0"/>
              <w:marTop w:val="0"/>
              <w:marBottom w:val="0"/>
              <w:divBdr>
                <w:top w:val="none" w:sz="0" w:space="0" w:color="auto"/>
                <w:left w:val="none" w:sz="0" w:space="0" w:color="auto"/>
                <w:bottom w:val="none" w:sz="0" w:space="0" w:color="auto"/>
                <w:right w:val="none" w:sz="0" w:space="0" w:color="auto"/>
              </w:divBdr>
            </w:div>
            <w:div w:id="2029402389">
              <w:marLeft w:val="0"/>
              <w:marRight w:val="0"/>
              <w:marTop w:val="0"/>
              <w:marBottom w:val="0"/>
              <w:divBdr>
                <w:top w:val="none" w:sz="0" w:space="0" w:color="auto"/>
                <w:left w:val="none" w:sz="0" w:space="0" w:color="auto"/>
                <w:bottom w:val="none" w:sz="0" w:space="0" w:color="auto"/>
                <w:right w:val="none" w:sz="0" w:space="0" w:color="auto"/>
              </w:divBdr>
            </w:div>
            <w:div w:id="2034115572">
              <w:marLeft w:val="0"/>
              <w:marRight w:val="0"/>
              <w:marTop w:val="0"/>
              <w:marBottom w:val="0"/>
              <w:divBdr>
                <w:top w:val="none" w:sz="0" w:space="0" w:color="auto"/>
                <w:left w:val="none" w:sz="0" w:space="0" w:color="auto"/>
                <w:bottom w:val="none" w:sz="0" w:space="0" w:color="auto"/>
                <w:right w:val="none" w:sz="0" w:space="0" w:color="auto"/>
              </w:divBdr>
            </w:div>
            <w:div w:id="2051682953">
              <w:marLeft w:val="0"/>
              <w:marRight w:val="0"/>
              <w:marTop w:val="0"/>
              <w:marBottom w:val="0"/>
              <w:divBdr>
                <w:top w:val="none" w:sz="0" w:space="0" w:color="auto"/>
                <w:left w:val="none" w:sz="0" w:space="0" w:color="auto"/>
                <w:bottom w:val="none" w:sz="0" w:space="0" w:color="auto"/>
                <w:right w:val="none" w:sz="0" w:space="0" w:color="auto"/>
              </w:divBdr>
            </w:div>
            <w:div w:id="2051761905">
              <w:marLeft w:val="0"/>
              <w:marRight w:val="0"/>
              <w:marTop w:val="0"/>
              <w:marBottom w:val="0"/>
              <w:divBdr>
                <w:top w:val="none" w:sz="0" w:space="0" w:color="auto"/>
                <w:left w:val="none" w:sz="0" w:space="0" w:color="auto"/>
                <w:bottom w:val="none" w:sz="0" w:space="0" w:color="auto"/>
                <w:right w:val="none" w:sz="0" w:space="0" w:color="auto"/>
              </w:divBdr>
            </w:div>
            <w:div w:id="2062366730">
              <w:marLeft w:val="0"/>
              <w:marRight w:val="0"/>
              <w:marTop w:val="0"/>
              <w:marBottom w:val="0"/>
              <w:divBdr>
                <w:top w:val="none" w:sz="0" w:space="0" w:color="auto"/>
                <w:left w:val="none" w:sz="0" w:space="0" w:color="auto"/>
                <w:bottom w:val="none" w:sz="0" w:space="0" w:color="auto"/>
                <w:right w:val="none" w:sz="0" w:space="0" w:color="auto"/>
              </w:divBdr>
            </w:div>
            <w:div w:id="2064213659">
              <w:marLeft w:val="0"/>
              <w:marRight w:val="0"/>
              <w:marTop w:val="0"/>
              <w:marBottom w:val="0"/>
              <w:divBdr>
                <w:top w:val="none" w:sz="0" w:space="0" w:color="auto"/>
                <w:left w:val="none" w:sz="0" w:space="0" w:color="auto"/>
                <w:bottom w:val="none" w:sz="0" w:space="0" w:color="auto"/>
                <w:right w:val="none" w:sz="0" w:space="0" w:color="auto"/>
              </w:divBdr>
            </w:div>
            <w:div w:id="2066634453">
              <w:marLeft w:val="0"/>
              <w:marRight w:val="0"/>
              <w:marTop w:val="0"/>
              <w:marBottom w:val="0"/>
              <w:divBdr>
                <w:top w:val="none" w:sz="0" w:space="0" w:color="auto"/>
                <w:left w:val="none" w:sz="0" w:space="0" w:color="auto"/>
                <w:bottom w:val="none" w:sz="0" w:space="0" w:color="auto"/>
                <w:right w:val="none" w:sz="0" w:space="0" w:color="auto"/>
              </w:divBdr>
            </w:div>
            <w:div w:id="2071344573">
              <w:marLeft w:val="0"/>
              <w:marRight w:val="0"/>
              <w:marTop w:val="0"/>
              <w:marBottom w:val="0"/>
              <w:divBdr>
                <w:top w:val="none" w:sz="0" w:space="0" w:color="auto"/>
                <w:left w:val="none" w:sz="0" w:space="0" w:color="auto"/>
                <w:bottom w:val="none" w:sz="0" w:space="0" w:color="auto"/>
                <w:right w:val="none" w:sz="0" w:space="0" w:color="auto"/>
              </w:divBdr>
            </w:div>
            <w:div w:id="2071995434">
              <w:marLeft w:val="0"/>
              <w:marRight w:val="0"/>
              <w:marTop w:val="0"/>
              <w:marBottom w:val="0"/>
              <w:divBdr>
                <w:top w:val="none" w:sz="0" w:space="0" w:color="auto"/>
                <w:left w:val="none" w:sz="0" w:space="0" w:color="auto"/>
                <w:bottom w:val="none" w:sz="0" w:space="0" w:color="auto"/>
                <w:right w:val="none" w:sz="0" w:space="0" w:color="auto"/>
              </w:divBdr>
            </w:div>
            <w:div w:id="2074086047">
              <w:marLeft w:val="0"/>
              <w:marRight w:val="0"/>
              <w:marTop w:val="0"/>
              <w:marBottom w:val="0"/>
              <w:divBdr>
                <w:top w:val="none" w:sz="0" w:space="0" w:color="auto"/>
                <w:left w:val="none" w:sz="0" w:space="0" w:color="auto"/>
                <w:bottom w:val="none" w:sz="0" w:space="0" w:color="auto"/>
                <w:right w:val="none" w:sz="0" w:space="0" w:color="auto"/>
              </w:divBdr>
            </w:div>
            <w:div w:id="2078551218">
              <w:marLeft w:val="0"/>
              <w:marRight w:val="0"/>
              <w:marTop w:val="0"/>
              <w:marBottom w:val="0"/>
              <w:divBdr>
                <w:top w:val="none" w:sz="0" w:space="0" w:color="auto"/>
                <w:left w:val="none" w:sz="0" w:space="0" w:color="auto"/>
                <w:bottom w:val="none" w:sz="0" w:space="0" w:color="auto"/>
                <w:right w:val="none" w:sz="0" w:space="0" w:color="auto"/>
              </w:divBdr>
            </w:div>
            <w:div w:id="2078626343">
              <w:marLeft w:val="0"/>
              <w:marRight w:val="0"/>
              <w:marTop w:val="0"/>
              <w:marBottom w:val="0"/>
              <w:divBdr>
                <w:top w:val="none" w:sz="0" w:space="0" w:color="auto"/>
                <w:left w:val="none" w:sz="0" w:space="0" w:color="auto"/>
                <w:bottom w:val="none" w:sz="0" w:space="0" w:color="auto"/>
                <w:right w:val="none" w:sz="0" w:space="0" w:color="auto"/>
              </w:divBdr>
            </w:div>
            <w:div w:id="2091153235">
              <w:marLeft w:val="0"/>
              <w:marRight w:val="0"/>
              <w:marTop w:val="0"/>
              <w:marBottom w:val="0"/>
              <w:divBdr>
                <w:top w:val="none" w:sz="0" w:space="0" w:color="auto"/>
                <w:left w:val="none" w:sz="0" w:space="0" w:color="auto"/>
                <w:bottom w:val="none" w:sz="0" w:space="0" w:color="auto"/>
                <w:right w:val="none" w:sz="0" w:space="0" w:color="auto"/>
              </w:divBdr>
            </w:div>
            <w:div w:id="2091541028">
              <w:marLeft w:val="0"/>
              <w:marRight w:val="0"/>
              <w:marTop w:val="0"/>
              <w:marBottom w:val="0"/>
              <w:divBdr>
                <w:top w:val="none" w:sz="0" w:space="0" w:color="auto"/>
                <w:left w:val="none" w:sz="0" w:space="0" w:color="auto"/>
                <w:bottom w:val="none" w:sz="0" w:space="0" w:color="auto"/>
                <w:right w:val="none" w:sz="0" w:space="0" w:color="auto"/>
              </w:divBdr>
            </w:div>
            <w:div w:id="2092583298">
              <w:marLeft w:val="0"/>
              <w:marRight w:val="0"/>
              <w:marTop w:val="0"/>
              <w:marBottom w:val="0"/>
              <w:divBdr>
                <w:top w:val="none" w:sz="0" w:space="0" w:color="auto"/>
                <w:left w:val="none" w:sz="0" w:space="0" w:color="auto"/>
                <w:bottom w:val="none" w:sz="0" w:space="0" w:color="auto"/>
                <w:right w:val="none" w:sz="0" w:space="0" w:color="auto"/>
              </w:divBdr>
            </w:div>
            <w:div w:id="2101950739">
              <w:marLeft w:val="0"/>
              <w:marRight w:val="0"/>
              <w:marTop w:val="0"/>
              <w:marBottom w:val="0"/>
              <w:divBdr>
                <w:top w:val="none" w:sz="0" w:space="0" w:color="auto"/>
                <w:left w:val="none" w:sz="0" w:space="0" w:color="auto"/>
                <w:bottom w:val="none" w:sz="0" w:space="0" w:color="auto"/>
                <w:right w:val="none" w:sz="0" w:space="0" w:color="auto"/>
              </w:divBdr>
            </w:div>
            <w:div w:id="2121676508">
              <w:marLeft w:val="0"/>
              <w:marRight w:val="0"/>
              <w:marTop w:val="0"/>
              <w:marBottom w:val="0"/>
              <w:divBdr>
                <w:top w:val="none" w:sz="0" w:space="0" w:color="auto"/>
                <w:left w:val="none" w:sz="0" w:space="0" w:color="auto"/>
                <w:bottom w:val="none" w:sz="0" w:space="0" w:color="auto"/>
                <w:right w:val="none" w:sz="0" w:space="0" w:color="auto"/>
              </w:divBdr>
            </w:div>
            <w:div w:id="2127889734">
              <w:marLeft w:val="0"/>
              <w:marRight w:val="0"/>
              <w:marTop w:val="0"/>
              <w:marBottom w:val="0"/>
              <w:divBdr>
                <w:top w:val="none" w:sz="0" w:space="0" w:color="auto"/>
                <w:left w:val="none" w:sz="0" w:space="0" w:color="auto"/>
                <w:bottom w:val="none" w:sz="0" w:space="0" w:color="auto"/>
                <w:right w:val="none" w:sz="0" w:space="0" w:color="auto"/>
              </w:divBdr>
            </w:div>
            <w:div w:id="2141607149">
              <w:marLeft w:val="0"/>
              <w:marRight w:val="0"/>
              <w:marTop w:val="0"/>
              <w:marBottom w:val="0"/>
              <w:divBdr>
                <w:top w:val="none" w:sz="0" w:space="0" w:color="auto"/>
                <w:left w:val="none" w:sz="0" w:space="0" w:color="auto"/>
                <w:bottom w:val="none" w:sz="0" w:space="0" w:color="auto"/>
                <w:right w:val="none" w:sz="0" w:space="0" w:color="auto"/>
              </w:divBdr>
            </w:div>
          </w:divsChild>
        </w:div>
        <w:div w:id="1602879656">
          <w:marLeft w:val="0"/>
          <w:marRight w:val="0"/>
          <w:marTop w:val="0"/>
          <w:marBottom w:val="0"/>
          <w:divBdr>
            <w:top w:val="none" w:sz="0" w:space="0" w:color="auto"/>
            <w:left w:val="none" w:sz="0" w:space="0" w:color="auto"/>
            <w:bottom w:val="none" w:sz="0" w:space="0" w:color="auto"/>
            <w:right w:val="none" w:sz="0" w:space="0" w:color="auto"/>
          </w:divBdr>
          <w:divsChild>
            <w:div w:id="16540389">
              <w:marLeft w:val="0"/>
              <w:marRight w:val="0"/>
              <w:marTop w:val="0"/>
              <w:marBottom w:val="0"/>
              <w:divBdr>
                <w:top w:val="none" w:sz="0" w:space="0" w:color="auto"/>
                <w:left w:val="none" w:sz="0" w:space="0" w:color="auto"/>
                <w:bottom w:val="none" w:sz="0" w:space="0" w:color="auto"/>
                <w:right w:val="none" w:sz="0" w:space="0" w:color="auto"/>
              </w:divBdr>
            </w:div>
            <w:div w:id="169687768">
              <w:marLeft w:val="0"/>
              <w:marRight w:val="0"/>
              <w:marTop w:val="0"/>
              <w:marBottom w:val="0"/>
              <w:divBdr>
                <w:top w:val="none" w:sz="0" w:space="0" w:color="auto"/>
                <w:left w:val="none" w:sz="0" w:space="0" w:color="auto"/>
                <w:bottom w:val="none" w:sz="0" w:space="0" w:color="auto"/>
                <w:right w:val="none" w:sz="0" w:space="0" w:color="auto"/>
              </w:divBdr>
            </w:div>
            <w:div w:id="172259109">
              <w:marLeft w:val="0"/>
              <w:marRight w:val="0"/>
              <w:marTop w:val="0"/>
              <w:marBottom w:val="0"/>
              <w:divBdr>
                <w:top w:val="none" w:sz="0" w:space="0" w:color="auto"/>
                <w:left w:val="none" w:sz="0" w:space="0" w:color="auto"/>
                <w:bottom w:val="none" w:sz="0" w:space="0" w:color="auto"/>
                <w:right w:val="none" w:sz="0" w:space="0" w:color="auto"/>
              </w:divBdr>
            </w:div>
            <w:div w:id="355158743">
              <w:marLeft w:val="0"/>
              <w:marRight w:val="0"/>
              <w:marTop w:val="0"/>
              <w:marBottom w:val="0"/>
              <w:divBdr>
                <w:top w:val="none" w:sz="0" w:space="0" w:color="auto"/>
                <w:left w:val="none" w:sz="0" w:space="0" w:color="auto"/>
                <w:bottom w:val="none" w:sz="0" w:space="0" w:color="auto"/>
                <w:right w:val="none" w:sz="0" w:space="0" w:color="auto"/>
              </w:divBdr>
            </w:div>
            <w:div w:id="371536611">
              <w:marLeft w:val="0"/>
              <w:marRight w:val="0"/>
              <w:marTop w:val="0"/>
              <w:marBottom w:val="0"/>
              <w:divBdr>
                <w:top w:val="none" w:sz="0" w:space="0" w:color="auto"/>
                <w:left w:val="none" w:sz="0" w:space="0" w:color="auto"/>
                <w:bottom w:val="none" w:sz="0" w:space="0" w:color="auto"/>
                <w:right w:val="none" w:sz="0" w:space="0" w:color="auto"/>
              </w:divBdr>
            </w:div>
            <w:div w:id="496919327">
              <w:marLeft w:val="0"/>
              <w:marRight w:val="0"/>
              <w:marTop w:val="0"/>
              <w:marBottom w:val="0"/>
              <w:divBdr>
                <w:top w:val="none" w:sz="0" w:space="0" w:color="auto"/>
                <w:left w:val="none" w:sz="0" w:space="0" w:color="auto"/>
                <w:bottom w:val="none" w:sz="0" w:space="0" w:color="auto"/>
                <w:right w:val="none" w:sz="0" w:space="0" w:color="auto"/>
              </w:divBdr>
            </w:div>
            <w:div w:id="504829016">
              <w:marLeft w:val="0"/>
              <w:marRight w:val="0"/>
              <w:marTop w:val="0"/>
              <w:marBottom w:val="0"/>
              <w:divBdr>
                <w:top w:val="none" w:sz="0" w:space="0" w:color="auto"/>
                <w:left w:val="none" w:sz="0" w:space="0" w:color="auto"/>
                <w:bottom w:val="none" w:sz="0" w:space="0" w:color="auto"/>
                <w:right w:val="none" w:sz="0" w:space="0" w:color="auto"/>
              </w:divBdr>
            </w:div>
            <w:div w:id="571964202">
              <w:marLeft w:val="0"/>
              <w:marRight w:val="0"/>
              <w:marTop w:val="0"/>
              <w:marBottom w:val="0"/>
              <w:divBdr>
                <w:top w:val="none" w:sz="0" w:space="0" w:color="auto"/>
                <w:left w:val="none" w:sz="0" w:space="0" w:color="auto"/>
                <w:bottom w:val="none" w:sz="0" w:space="0" w:color="auto"/>
                <w:right w:val="none" w:sz="0" w:space="0" w:color="auto"/>
              </w:divBdr>
            </w:div>
            <w:div w:id="628584723">
              <w:marLeft w:val="0"/>
              <w:marRight w:val="0"/>
              <w:marTop w:val="0"/>
              <w:marBottom w:val="0"/>
              <w:divBdr>
                <w:top w:val="none" w:sz="0" w:space="0" w:color="auto"/>
                <w:left w:val="none" w:sz="0" w:space="0" w:color="auto"/>
                <w:bottom w:val="none" w:sz="0" w:space="0" w:color="auto"/>
                <w:right w:val="none" w:sz="0" w:space="0" w:color="auto"/>
              </w:divBdr>
            </w:div>
            <w:div w:id="694117108">
              <w:marLeft w:val="0"/>
              <w:marRight w:val="0"/>
              <w:marTop w:val="0"/>
              <w:marBottom w:val="0"/>
              <w:divBdr>
                <w:top w:val="none" w:sz="0" w:space="0" w:color="auto"/>
                <w:left w:val="none" w:sz="0" w:space="0" w:color="auto"/>
                <w:bottom w:val="none" w:sz="0" w:space="0" w:color="auto"/>
                <w:right w:val="none" w:sz="0" w:space="0" w:color="auto"/>
              </w:divBdr>
            </w:div>
            <w:div w:id="805850569">
              <w:marLeft w:val="0"/>
              <w:marRight w:val="0"/>
              <w:marTop w:val="0"/>
              <w:marBottom w:val="0"/>
              <w:divBdr>
                <w:top w:val="none" w:sz="0" w:space="0" w:color="auto"/>
                <w:left w:val="none" w:sz="0" w:space="0" w:color="auto"/>
                <w:bottom w:val="none" w:sz="0" w:space="0" w:color="auto"/>
                <w:right w:val="none" w:sz="0" w:space="0" w:color="auto"/>
              </w:divBdr>
            </w:div>
            <w:div w:id="949624104">
              <w:marLeft w:val="0"/>
              <w:marRight w:val="0"/>
              <w:marTop w:val="0"/>
              <w:marBottom w:val="0"/>
              <w:divBdr>
                <w:top w:val="none" w:sz="0" w:space="0" w:color="auto"/>
                <w:left w:val="none" w:sz="0" w:space="0" w:color="auto"/>
                <w:bottom w:val="none" w:sz="0" w:space="0" w:color="auto"/>
                <w:right w:val="none" w:sz="0" w:space="0" w:color="auto"/>
              </w:divBdr>
            </w:div>
            <w:div w:id="957182508">
              <w:marLeft w:val="0"/>
              <w:marRight w:val="0"/>
              <w:marTop w:val="0"/>
              <w:marBottom w:val="0"/>
              <w:divBdr>
                <w:top w:val="none" w:sz="0" w:space="0" w:color="auto"/>
                <w:left w:val="none" w:sz="0" w:space="0" w:color="auto"/>
                <w:bottom w:val="none" w:sz="0" w:space="0" w:color="auto"/>
                <w:right w:val="none" w:sz="0" w:space="0" w:color="auto"/>
              </w:divBdr>
            </w:div>
            <w:div w:id="957905890">
              <w:marLeft w:val="0"/>
              <w:marRight w:val="0"/>
              <w:marTop w:val="0"/>
              <w:marBottom w:val="0"/>
              <w:divBdr>
                <w:top w:val="none" w:sz="0" w:space="0" w:color="auto"/>
                <w:left w:val="none" w:sz="0" w:space="0" w:color="auto"/>
                <w:bottom w:val="none" w:sz="0" w:space="0" w:color="auto"/>
                <w:right w:val="none" w:sz="0" w:space="0" w:color="auto"/>
              </w:divBdr>
            </w:div>
            <w:div w:id="970332159">
              <w:marLeft w:val="0"/>
              <w:marRight w:val="0"/>
              <w:marTop w:val="0"/>
              <w:marBottom w:val="0"/>
              <w:divBdr>
                <w:top w:val="none" w:sz="0" w:space="0" w:color="auto"/>
                <w:left w:val="none" w:sz="0" w:space="0" w:color="auto"/>
                <w:bottom w:val="none" w:sz="0" w:space="0" w:color="auto"/>
                <w:right w:val="none" w:sz="0" w:space="0" w:color="auto"/>
              </w:divBdr>
            </w:div>
            <w:div w:id="1000087119">
              <w:marLeft w:val="0"/>
              <w:marRight w:val="0"/>
              <w:marTop w:val="0"/>
              <w:marBottom w:val="0"/>
              <w:divBdr>
                <w:top w:val="none" w:sz="0" w:space="0" w:color="auto"/>
                <w:left w:val="none" w:sz="0" w:space="0" w:color="auto"/>
                <w:bottom w:val="none" w:sz="0" w:space="0" w:color="auto"/>
                <w:right w:val="none" w:sz="0" w:space="0" w:color="auto"/>
              </w:divBdr>
            </w:div>
            <w:div w:id="1019239186">
              <w:marLeft w:val="0"/>
              <w:marRight w:val="0"/>
              <w:marTop w:val="0"/>
              <w:marBottom w:val="0"/>
              <w:divBdr>
                <w:top w:val="none" w:sz="0" w:space="0" w:color="auto"/>
                <w:left w:val="none" w:sz="0" w:space="0" w:color="auto"/>
                <w:bottom w:val="none" w:sz="0" w:space="0" w:color="auto"/>
                <w:right w:val="none" w:sz="0" w:space="0" w:color="auto"/>
              </w:divBdr>
            </w:div>
            <w:div w:id="1111972608">
              <w:marLeft w:val="0"/>
              <w:marRight w:val="0"/>
              <w:marTop w:val="0"/>
              <w:marBottom w:val="0"/>
              <w:divBdr>
                <w:top w:val="none" w:sz="0" w:space="0" w:color="auto"/>
                <w:left w:val="none" w:sz="0" w:space="0" w:color="auto"/>
                <w:bottom w:val="none" w:sz="0" w:space="0" w:color="auto"/>
                <w:right w:val="none" w:sz="0" w:space="0" w:color="auto"/>
              </w:divBdr>
            </w:div>
            <w:div w:id="1134907293">
              <w:marLeft w:val="0"/>
              <w:marRight w:val="0"/>
              <w:marTop w:val="0"/>
              <w:marBottom w:val="0"/>
              <w:divBdr>
                <w:top w:val="none" w:sz="0" w:space="0" w:color="auto"/>
                <w:left w:val="none" w:sz="0" w:space="0" w:color="auto"/>
                <w:bottom w:val="none" w:sz="0" w:space="0" w:color="auto"/>
                <w:right w:val="none" w:sz="0" w:space="0" w:color="auto"/>
              </w:divBdr>
            </w:div>
            <w:div w:id="1142960641">
              <w:marLeft w:val="0"/>
              <w:marRight w:val="0"/>
              <w:marTop w:val="0"/>
              <w:marBottom w:val="0"/>
              <w:divBdr>
                <w:top w:val="none" w:sz="0" w:space="0" w:color="auto"/>
                <w:left w:val="none" w:sz="0" w:space="0" w:color="auto"/>
                <w:bottom w:val="none" w:sz="0" w:space="0" w:color="auto"/>
                <w:right w:val="none" w:sz="0" w:space="0" w:color="auto"/>
              </w:divBdr>
            </w:div>
            <w:div w:id="1208689442">
              <w:marLeft w:val="0"/>
              <w:marRight w:val="0"/>
              <w:marTop w:val="0"/>
              <w:marBottom w:val="0"/>
              <w:divBdr>
                <w:top w:val="none" w:sz="0" w:space="0" w:color="auto"/>
                <w:left w:val="none" w:sz="0" w:space="0" w:color="auto"/>
                <w:bottom w:val="none" w:sz="0" w:space="0" w:color="auto"/>
                <w:right w:val="none" w:sz="0" w:space="0" w:color="auto"/>
              </w:divBdr>
            </w:div>
            <w:div w:id="1274630597">
              <w:marLeft w:val="0"/>
              <w:marRight w:val="0"/>
              <w:marTop w:val="0"/>
              <w:marBottom w:val="0"/>
              <w:divBdr>
                <w:top w:val="none" w:sz="0" w:space="0" w:color="auto"/>
                <w:left w:val="none" w:sz="0" w:space="0" w:color="auto"/>
                <w:bottom w:val="none" w:sz="0" w:space="0" w:color="auto"/>
                <w:right w:val="none" w:sz="0" w:space="0" w:color="auto"/>
              </w:divBdr>
            </w:div>
            <w:div w:id="1375620375">
              <w:marLeft w:val="0"/>
              <w:marRight w:val="0"/>
              <w:marTop w:val="0"/>
              <w:marBottom w:val="0"/>
              <w:divBdr>
                <w:top w:val="none" w:sz="0" w:space="0" w:color="auto"/>
                <w:left w:val="none" w:sz="0" w:space="0" w:color="auto"/>
                <w:bottom w:val="none" w:sz="0" w:space="0" w:color="auto"/>
                <w:right w:val="none" w:sz="0" w:space="0" w:color="auto"/>
              </w:divBdr>
            </w:div>
            <w:div w:id="1469787198">
              <w:marLeft w:val="0"/>
              <w:marRight w:val="0"/>
              <w:marTop w:val="0"/>
              <w:marBottom w:val="0"/>
              <w:divBdr>
                <w:top w:val="none" w:sz="0" w:space="0" w:color="auto"/>
                <w:left w:val="none" w:sz="0" w:space="0" w:color="auto"/>
                <w:bottom w:val="none" w:sz="0" w:space="0" w:color="auto"/>
                <w:right w:val="none" w:sz="0" w:space="0" w:color="auto"/>
              </w:divBdr>
            </w:div>
            <w:div w:id="1483738388">
              <w:marLeft w:val="0"/>
              <w:marRight w:val="0"/>
              <w:marTop w:val="0"/>
              <w:marBottom w:val="0"/>
              <w:divBdr>
                <w:top w:val="none" w:sz="0" w:space="0" w:color="auto"/>
                <w:left w:val="none" w:sz="0" w:space="0" w:color="auto"/>
                <w:bottom w:val="none" w:sz="0" w:space="0" w:color="auto"/>
                <w:right w:val="none" w:sz="0" w:space="0" w:color="auto"/>
              </w:divBdr>
            </w:div>
            <w:div w:id="1564441610">
              <w:marLeft w:val="0"/>
              <w:marRight w:val="0"/>
              <w:marTop w:val="0"/>
              <w:marBottom w:val="0"/>
              <w:divBdr>
                <w:top w:val="none" w:sz="0" w:space="0" w:color="auto"/>
                <w:left w:val="none" w:sz="0" w:space="0" w:color="auto"/>
                <w:bottom w:val="none" w:sz="0" w:space="0" w:color="auto"/>
                <w:right w:val="none" w:sz="0" w:space="0" w:color="auto"/>
              </w:divBdr>
            </w:div>
            <w:div w:id="1718118791">
              <w:marLeft w:val="0"/>
              <w:marRight w:val="0"/>
              <w:marTop w:val="0"/>
              <w:marBottom w:val="0"/>
              <w:divBdr>
                <w:top w:val="none" w:sz="0" w:space="0" w:color="auto"/>
                <w:left w:val="none" w:sz="0" w:space="0" w:color="auto"/>
                <w:bottom w:val="none" w:sz="0" w:space="0" w:color="auto"/>
                <w:right w:val="none" w:sz="0" w:space="0" w:color="auto"/>
              </w:divBdr>
            </w:div>
            <w:div w:id="1782526648">
              <w:marLeft w:val="0"/>
              <w:marRight w:val="0"/>
              <w:marTop w:val="0"/>
              <w:marBottom w:val="0"/>
              <w:divBdr>
                <w:top w:val="none" w:sz="0" w:space="0" w:color="auto"/>
                <w:left w:val="none" w:sz="0" w:space="0" w:color="auto"/>
                <w:bottom w:val="none" w:sz="0" w:space="0" w:color="auto"/>
                <w:right w:val="none" w:sz="0" w:space="0" w:color="auto"/>
              </w:divBdr>
            </w:div>
            <w:div w:id="1800146747">
              <w:marLeft w:val="0"/>
              <w:marRight w:val="0"/>
              <w:marTop w:val="0"/>
              <w:marBottom w:val="0"/>
              <w:divBdr>
                <w:top w:val="none" w:sz="0" w:space="0" w:color="auto"/>
                <w:left w:val="none" w:sz="0" w:space="0" w:color="auto"/>
                <w:bottom w:val="none" w:sz="0" w:space="0" w:color="auto"/>
                <w:right w:val="none" w:sz="0" w:space="0" w:color="auto"/>
              </w:divBdr>
            </w:div>
            <w:div w:id="1823816818">
              <w:marLeft w:val="0"/>
              <w:marRight w:val="0"/>
              <w:marTop w:val="0"/>
              <w:marBottom w:val="0"/>
              <w:divBdr>
                <w:top w:val="none" w:sz="0" w:space="0" w:color="auto"/>
                <w:left w:val="none" w:sz="0" w:space="0" w:color="auto"/>
                <w:bottom w:val="none" w:sz="0" w:space="0" w:color="auto"/>
                <w:right w:val="none" w:sz="0" w:space="0" w:color="auto"/>
              </w:divBdr>
            </w:div>
            <w:div w:id="1842811374">
              <w:marLeft w:val="0"/>
              <w:marRight w:val="0"/>
              <w:marTop w:val="0"/>
              <w:marBottom w:val="0"/>
              <w:divBdr>
                <w:top w:val="none" w:sz="0" w:space="0" w:color="auto"/>
                <w:left w:val="none" w:sz="0" w:space="0" w:color="auto"/>
                <w:bottom w:val="none" w:sz="0" w:space="0" w:color="auto"/>
                <w:right w:val="none" w:sz="0" w:space="0" w:color="auto"/>
              </w:divBdr>
            </w:div>
            <w:div w:id="1941836575">
              <w:marLeft w:val="0"/>
              <w:marRight w:val="0"/>
              <w:marTop w:val="0"/>
              <w:marBottom w:val="0"/>
              <w:divBdr>
                <w:top w:val="none" w:sz="0" w:space="0" w:color="auto"/>
                <w:left w:val="none" w:sz="0" w:space="0" w:color="auto"/>
                <w:bottom w:val="none" w:sz="0" w:space="0" w:color="auto"/>
                <w:right w:val="none" w:sz="0" w:space="0" w:color="auto"/>
              </w:divBdr>
            </w:div>
            <w:div w:id="1949237967">
              <w:marLeft w:val="0"/>
              <w:marRight w:val="0"/>
              <w:marTop w:val="0"/>
              <w:marBottom w:val="0"/>
              <w:divBdr>
                <w:top w:val="none" w:sz="0" w:space="0" w:color="auto"/>
                <w:left w:val="none" w:sz="0" w:space="0" w:color="auto"/>
                <w:bottom w:val="none" w:sz="0" w:space="0" w:color="auto"/>
                <w:right w:val="none" w:sz="0" w:space="0" w:color="auto"/>
              </w:divBdr>
            </w:div>
            <w:div w:id="1981035802">
              <w:marLeft w:val="0"/>
              <w:marRight w:val="0"/>
              <w:marTop w:val="0"/>
              <w:marBottom w:val="0"/>
              <w:divBdr>
                <w:top w:val="none" w:sz="0" w:space="0" w:color="auto"/>
                <w:left w:val="none" w:sz="0" w:space="0" w:color="auto"/>
                <w:bottom w:val="none" w:sz="0" w:space="0" w:color="auto"/>
                <w:right w:val="none" w:sz="0" w:space="0" w:color="auto"/>
              </w:divBdr>
            </w:div>
          </w:divsChild>
        </w:div>
        <w:div w:id="1689528224">
          <w:marLeft w:val="0"/>
          <w:marRight w:val="0"/>
          <w:marTop w:val="0"/>
          <w:marBottom w:val="0"/>
          <w:divBdr>
            <w:top w:val="none" w:sz="0" w:space="0" w:color="auto"/>
            <w:left w:val="none" w:sz="0" w:space="0" w:color="auto"/>
            <w:bottom w:val="none" w:sz="0" w:space="0" w:color="auto"/>
            <w:right w:val="none" w:sz="0" w:space="0" w:color="auto"/>
          </w:divBdr>
          <w:divsChild>
            <w:div w:id="22443024">
              <w:marLeft w:val="0"/>
              <w:marRight w:val="0"/>
              <w:marTop w:val="0"/>
              <w:marBottom w:val="0"/>
              <w:divBdr>
                <w:top w:val="none" w:sz="0" w:space="0" w:color="auto"/>
                <w:left w:val="none" w:sz="0" w:space="0" w:color="auto"/>
                <w:bottom w:val="none" w:sz="0" w:space="0" w:color="auto"/>
                <w:right w:val="none" w:sz="0" w:space="0" w:color="auto"/>
              </w:divBdr>
            </w:div>
            <w:div w:id="31224804">
              <w:marLeft w:val="0"/>
              <w:marRight w:val="0"/>
              <w:marTop w:val="0"/>
              <w:marBottom w:val="0"/>
              <w:divBdr>
                <w:top w:val="none" w:sz="0" w:space="0" w:color="auto"/>
                <w:left w:val="none" w:sz="0" w:space="0" w:color="auto"/>
                <w:bottom w:val="none" w:sz="0" w:space="0" w:color="auto"/>
                <w:right w:val="none" w:sz="0" w:space="0" w:color="auto"/>
              </w:divBdr>
            </w:div>
            <w:div w:id="48001996">
              <w:marLeft w:val="0"/>
              <w:marRight w:val="0"/>
              <w:marTop w:val="0"/>
              <w:marBottom w:val="0"/>
              <w:divBdr>
                <w:top w:val="none" w:sz="0" w:space="0" w:color="auto"/>
                <w:left w:val="none" w:sz="0" w:space="0" w:color="auto"/>
                <w:bottom w:val="none" w:sz="0" w:space="0" w:color="auto"/>
                <w:right w:val="none" w:sz="0" w:space="0" w:color="auto"/>
              </w:divBdr>
            </w:div>
            <w:div w:id="48577565">
              <w:marLeft w:val="0"/>
              <w:marRight w:val="0"/>
              <w:marTop w:val="0"/>
              <w:marBottom w:val="0"/>
              <w:divBdr>
                <w:top w:val="none" w:sz="0" w:space="0" w:color="auto"/>
                <w:left w:val="none" w:sz="0" w:space="0" w:color="auto"/>
                <w:bottom w:val="none" w:sz="0" w:space="0" w:color="auto"/>
                <w:right w:val="none" w:sz="0" w:space="0" w:color="auto"/>
              </w:divBdr>
            </w:div>
            <w:div w:id="48581717">
              <w:marLeft w:val="0"/>
              <w:marRight w:val="0"/>
              <w:marTop w:val="0"/>
              <w:marBottom w:val="0"/>
              <w:divBdr>
                <w:top w:val="none" w:sz="0" w:space="0" w:color="auto"/>
                <w:left w:val="none" w:sz="0" w:space="0" w:color="auto"/>
                <w:bottom w:val="none" w:sz="0" w:space="0" w:color="auto"/>
                <w:right w:val="none" w:sz="0" w:space="0" w:color="auto"/>
              </w:divBdr>
            </w:div>
            <w:div w:id="115873206">
              <w:marLeft w:val="0"/>
              <w:marRight w:val="0"/>
              <w:marTop w:val="0"/>
              <w:marBottom w:val="0"/>
              <w:divBdr>
                <w:top w:val="none" w:sz="0" w:space="0" w:color="auto"/>
                <w:left w:val="none" w:sz="0" w:space="0" w:color="auto"/>
                <w:bottom w:val="none" w:sz="0" w:space="0" w:color="auto"/>
                <w:right w:val="none" w:sz="0" w:space="0" w:color="auto"/>
              </w:divBdr>
            </w:div>
            <w:div w:id="119882239">
              <w:marLeft w:val="0"/>
              <w:marRight w:val="0"/>
              <w:marTop w:val="0"/>
              <w:marBottom w:val="0"/>
              <w:divBdr>
                <w:top w:val="none" w:sz="0" w:space="0" w:color="auto"/>
                <w:left w:val="none" w:sz="0" w:space="0" w:color="auto"/>
                <w:bottom w:val="none" w:sz="0" w:space="0" w:color="auto"/>
                <w:right w:val="none" w:sz="0" w:space="0" w:color="auto"/>
              </w:divBdr>
            </w:div>
            <w:div w:id="135876926">
              <w:marLeft w:val="0"/>
              <w:marRight w:val="0"/>
              <w:marTop w:val="0"/>
              <w:marBottom w:val="0"/>
              <w:divBdr>
                <w:top w:val="none" w:sz="0" w:space="0" w:color="auto"/>
                <w:left w:val="none" w:sz="0" w:space="0" w:color="auto"/>
                <w:bottom w:val="none" w:sz="0" w:space="0" w:color="auto"/>
                <w:right w:val="none" w:sz="0" w:space="0" w:color="auto"/>
              </w:divBdr>
            </w:div>
            <w:div w:id="140779852">
              <w:marLeft w:val="0"/>
              <w:marRight w:val="0"/>
              <w:marTop w:val="0"/>
              <w:marBottom w:val="0"/>
              <w:divBdr>
                <w:top w:val="none" w:sz="0" w:space="0" w:color="auto"/>
                <w:left w:val="none" w:sz="0" w:space="0" w:color="auto"/>
                <w:bottom w:val="none" w:sz="0" w:space="0" w:color="auto"/>
                <w:right w:val="none" w:sz="0" w:space="0" w:color="auto"/>
              </w:divBdr>
            </w:div>
            <w:div w:id="153029321">
              <w:marLeft w:val="0"/>
              <w:marRight w:val="0"/>
              <w:marTop w:val="0"/>
              <w:marBottom w:val="0"/>
              <w:divBdr>
                <w:top w:val="none" w:sz="0" w:space="0" w:color="auto"/>
                <w:left w:val="none" w:sz="0" w:space="0" w:color="auto"/>
                <w:bottom w:val="none" w:sz="0" w:space="0" w:color="auto"/>
                <w:right w:val="none" w:sz="0" w:space="0" w:color="auto"/>
              </w:divBdr>
            </w:div>
            <w:div w:id="163516836">
              <w:marLeft w:val="0"/>
              <w:marRight w:val="0"/>
              <w:marTop w:val="0"/>
              <w:marBottom w:val="0"/>
              <w:divBdr>
                <w:top w:val="none" w:sz="0" w:space="0" w:color="auto"/>
                <w:left w:val="none" w:sz="0" w:space="0" w:color="auto"/>
                <w:bottom w:val="none" w:sz="0" w:space="0" w:color="auto"/>
                <w:right w:val="none" w:sz="0" w:space="0" w:color="auto"/>
              </w:divBdr>
            </w:div>
            <w:div w:id="226765586">
              <w:marLeft w:val="0"/>
              <w:marRight w:val="0"/>
              <w:marTop w:val="0"/>
              <w:marBottom w:val="0"/>
              <w:divBdr>
                <w:top w:val="none" w:sz="0" w:space="0" w:color="auto"/>
                <w:left w:val="none" w:sz="0" w:space="0" w:color="auto"/>
                <w:bottom w:val="none" w:sz="0" w:space="0" w:color="auto"/>
                <w:right w:val="none" w:sz="0" w:space="0" w:color="auto"/>
              </w:divBdr>
            </w:div>
            <w:div w:id="233053465">
              <w:marLeft w:val="0"/>
              <w:marRight w:val="0"/>
              <w:marTop w:val="0"/>
              <w:marBottom w:val="0"/>
              <w:divBdr>
                <w:top w:val="none" w:sz="0" w:space="0" w:color="auto"/>
                <w:left w:val="none" w:sz="0" w:space="0" w:color="auto"/>
                <w:bottom w:val="none" w:sz="0" w:space="0" w:color="auto"/>
                <w:right w:val="none" w:sz="0" w:space="0" w:color="auto"/>
              </w:divBdr>
            </w:div>
            <w:div w:id="234315679">
              <w:marLeft w:val="0"/>
              <w:marRight w:val="0"/>
              <w:marTop w:val="0"/>
              <w:marBottom w:val="0"/>
              <w:divBdr>
                <w:top w:val="none" w:sz="0" w:space="0" w:color="auto"/>
                <w:left w:val="none" w:sz="0" w:space="0" w:color="auto"/>
                <w:bottom w:val="none" w:sz="0" w:space="0" w:color="auto"/>
                <w:right w:val="none" w:sz="0" w:space="0" w:color="auto"/>
              </w:divBdr>
            </w:div>
            <w:div w:id="234780546">
              <w:marLeft w:val="0"/>
              <w:marRight w:val="0"/>
              <w:marTop w:val="480"/>
              <w:marBottom w:val="0"/>
              <w:divBdr>
                <w:top w:val="single" w:sz="6" w:space="0" w:color="auto"/>
                <w:left w:val="single" w:sz="6" w:space="0" w:color="auto"/>
                <w:bottom w:val="single" w:sz="6" w:space="0" w:color="auto"/>
                <w:right w:val="single" w:sz="6" w:space="0" w:color="auto"/>
              </w:divBdr>
            </w:div>
            <w:div w:id="243029035">
              <w:marLeft w:val="0"/>
              <w:marRight w:val="0"/>
              <w:marTop w:val="0"/>
              <w:marBottom w:val="0"/>
              <w:divBdr>
                <w:top w:val="none" w:sz="0" w:space="0" w:color="auto"/>
                <w:left w:val="none" w:sz="0" w:space="0" w:color="auto"/>
                <w:bottom w:val="none" w:sz="0" w:space="0" w:color="auto"/>
                <w:right w:val="none" w:sz="0" w:space="0" w:color="auto"/>
              </w:divBdr>
            </w:div>
            <w:div w:id="261425897">
              <w:marLeft w:val="0"/>
              <w:marRight w:val="0"/>
              <w:marTop w:val="0"/>
              <w:marBottom w:val="0"/>
              <w:divBdr>
                <w:top w:val="none" w:sz="0" w:space="0" w:color="auto"/>
                <w:left w:val="none" w:sz="0" w:space="0" w:color="auto"/>
                <w:bottom w:val="none" w:sz="0" w:space="0" w:color="auto"/>
                <w:right w:val="none" w:sz="0" w:space="0" w:color="auto"/>
              </w:divBdr>
            </w:div>
            <w:div w:id="268663014">
              <w:marLeft w:val="0"/>
              <w:marRight w:val="0"/>
              <w:marTop w:val="0"/>
              <w:marBottom w:val="0"/>
              <w:divBdr>
                <w:top w:val="none" w:sz="0" w:space="0" w:color="auto"/>
                <w:left w:val="none" w:sz="0" w:space="0" w:color="auto"/>
                <w:bottom w:val="none" w:sz="0" w:space="0" w:color="auto"/>
                <w:right w:val="none" w:sz="0" w:space="0" w:color="auto"/>
              </w:divBdr>
            </w:div>
            <w:div w:id="271671429">
              <w:marLeft w:val="0"/>
              <w:marRight w:val="0"/>
              <w:marTop w:val="0"/>
              <w:marBottom w:val="0"/>
              <w:divBdr>
                <w:top w:val="none" w:sz="0" w:space="0" w:color="auto"/>
                <w:left w:val="none" w:sz="0" w:space="0" w:color="auto"/>
                <w:bottom w:val="none" w:sz="0" w:space="0" w:color="auto"/>
                <w:right w:val="none" w:sz="0" w:space="0" w:color="auto"/>
              </w:divBdr>
            </w:div>
            <w:div w:id="300887454">
              <w:marLeft w:val="0"/>
              <w:marRight w:val="0"/>
              <w:marTop w:val="0"/>
              <w:marBottom w:val="0"/>
              <w:divBdr>
                <w:top w:val="none" w:sz="0" w:space="0" w:color="auto"/>
                <w:left w:val="none" w:sz="0" w:space="0" w:color="auto"/>
                <w:bottom w:val="none" w:sz="0" w:space="0" w:color="auto"/>
                <w:right w:val="none" w:sz="0" w:space="0" w:color="auto"/>
              </w:divBdr>
            </w:div>
            <w:div w:id="388112691">
              <w:marLeft w:val="0"/>
              <w:marRight w:val="0"/>
              <w:marTop w:val="0"/>
              <w:marBottom w:val="0"/>
              <w:divBdr>
                <w:top w:val="none" w:sz="0" w:space="0" w:color="auto"/>
                <w:left w:val="none" w:sz="0" w:space="0" w:color="auto"/>
                <w:bottom w:val="none" w:sz="0" w:space="0" w:color="auto"/>
                <w:right w:val="none" w:sz="0" w:space="0" w:color="auto"/>
              </w:divBdr>
            </w:div>
            <w:div w:id="410736614">
              <w:marLeft w:val="0"/>
              <w:marRight w:val="0"/>
              <w:marTop w:val="0"/>
              <w:marBottom w:val="0"/>
              <w:divBdr>
                <w:top w:val="none" w:sz="0" w:space="0" w:color="auto"/>
                <w:left w:val="none" w:sz="0" w:space="0" w:color="auto"/>
                <w:bottom w:val="none" w:sz="0" w:space="0" w:color="auto"/>
                <w:right w:val="none" w:sz="0" w:space="0" w:color="auto"/>
              </w:divBdr>
            </w:div>
            <w:div w:id="432359195">
              <w:marLeft w:val="0"/>
              <w:marRight w:val="0"/>
              <w:marTop w:val="0"/>
              <w:marBottom w:val="0"/>
              <w:divBdr>
                <w:top w:val="none" w:sz="0" w:space="0" w:color="auto"/>
                <w:left w:val="none" w:sz="0" w:space="0" w:color="auto"/>
                <w:bottom w:val="none" w:sz="0" w:space="0" w:color="auto"/>
                <w:right w:val="none" w:sz="0" w:space="0" w:color="auto"/>
              </w:divBdr>
            </w:div>
            <w:div w:id="445122178">
              <w:marLeft w:val="0"/>
              <w:marRight w:val="0"/>
              <w:marTop w:val="0"/>
              <w:marBottom w:val="0"/>
              <w:divBdr>
                <w:top w:val="none" w:sz="0" w:space="0" w:color="auto"/>
                <w:left w:val="none" w:sz="0" w:space="0" w:color="auto"/>
                <w:bottom w:val="none" w:sz="0" w:space="0" w:color="auto"/>
                <w:right w:val="none" w:sz="0" w:space="0" w:color="auto"/>
              </w:divBdr>
            </w:div>
            <w:div w:id="462499568">
              <w:marLeft w:val="0"/>
              <w:marRight w:val="0"/>
              <w:marTop w:val="0"/>
              <w:marBottom w:val="0"/>
              <w:divBdr>
                <w:top w:val="none" w:sz="0" w:space="0" w:color="auto"/>
                <w:left w:val="none" w:sz="0" w:space="0" w:color="auto"/>
                <w:bottom w:val="none" w:sz="0" w:space="0" w:color="auto"/>
                <w:right w:val="none" w:sz="0" w:space="0" w:color="auto"/>
              </w:divBdr>
            </w:div>
            <w:div w:id="506363029">
              <w:marLeft w:val="0"/>
              <w:marRight w:val="0"/>
              <w:marTop w:val="0"/>
              <w:marBottom w:val="0"/>
              <w:divBdr>
                <w:top w:val="none" w:sz="0" w:space="0" w:color="auto"/>
                <w:left w:val="none" w:sz="0" w:space="0" w:color="auto"/>
                <w:bottom w:val="none" w:sz="0" w:space="0" w:color="auto"/>
                <w:right w:val="none" w:sz="0" w:space="0" w:color="auto"/>
              </w:divBdr>
            </w:div>
            <w:div w:id="558176801">
              <w:marLeft w:val="0"/>
              <w:marRight w:val="0"/>
              <w:marTop w:val="0"/>
              <w:marBottom w:val="0"/>
              <w:divBdr>
                <w:top w:val="none" w:sz="0" w:space="0" w:color="auto"/>
                <w:left w:val="none" w:sz="0" w:space="0" w:color="auto"/>
                <w:bottom w:val="none" w:sz="0" w:space="0" w:color="auto"/>
                <w:right w:val="none" w:sz="0" w:space="0" w:color="auto"/>
              </w:divBdr>
            </w:div>
            <w:div w:id="667296260">
              <w:marLeft w:val="0"/>
              <w:marRight w:val="0"/>
              <w:marTop w:val="0"/>
              <w:marBottom w:val="0"/>
              <w:divBdr>
                <w:top w:val="none" w:sz="0" w:space="0" w:color="auto"/>
                <w:left w:val="none" w:sz="0" w:space="0" w:color="auto"/>
                <w:bottom w:val="none" w:sz="0" w:space="0" w:color="auto"/>
                <w:right w:val="none" w:sz="0" w:space="0" w:color="auto"/>
              </w:divBdr>
            </w:div>
            <w:div w:id="691807584">
              <w:marLeft w:val="0"/>
              <w:marRight w:val="0"/>
              <w:marTop w:val="0"/>
              <w:marBottom w:val="0"/>
              <w:divBdr>
                <w:top w:val="none" w:sz="0" w:space="0" w:color="auto"/>
                <w:left w:val="none" w:sz="0" w:space="0" w:color="auto"/>
                <w:bottom w:val="none" w:sz="0" w:space="0" w:color="auto"/>
                <w:right w:val="none" w:sz="0" w:space="0" w:color="auto"/>
              </w:divBdr>
            </w:div>
            <w:div w:id="714543900">
              <w:marLeft w:val="0"/>
              <w:marRight w:val="0"/>
              <w:marTop w:val="0"/>
              <w:marBottom w:val="0"/>
              <w:divBdr>
                <w:top w:val="none" w:sz="0" w:space="0" w:color="auto"/>
                <w:left w:val="none" w:sz="0" w:space="0" w:color="auto"/>
                <w:bottom w:val="none" w:sz="0" w:space="0" w:color="auto"/>
                <w:right w:val="none" w:sz="0" w:space="0" w:color="auto"/>
              </w:divBdr>
            </w:div>
            <w:div w:id="739062158">
              <w:marLeft w:val="0"/>
              <w:marRight w:val="0"/>
              <w:marTop w:val="0"/>
              <w:marBottom w:val="0"/>
              <w:divBdr>
                <w:top w:val="none" w:sz="0" w:space="0" w:color="auto"/>
                <w:left w:val="none" w:sz="0" w:space="0" w:color="auto"/>
                <w:bottom w:val="none" w:sz="0" w:space="0" w:color="auto"/>
                <w:right w:val="none" w:sz="0" w:space="0" w:color="auto"/>
              </w:divBdr>
            </w:div>
            <w:div w:id="758209839">
              <w:marLeft w:val="0"/>
              <w:marRight w:val="0"/>
              <w:marTop w:val="0"/>
              <w:marBottom w:val="0"/>
              <w:divBdr>
                <w:top w:val="none" w:sz="0" w:space="0" w:color="auto"/>
                <w:left w:val="none" w:sz="0" w:space="0" w:color="auto"/>
                <w:bottom w:val="none" w:sz="0" w:space="0" w:color="auto"/>
                <w:right w:val="none" w:sz="0" w:space="0" w:color="auto"/>
              </w:divBdr>
            </w:div>
            <w:div w:id="776095626">
              <w:marLeft w:val="0"/>
              <w:marRight w:val="0"/>
              <w:marTop w:val="0"/>
              <w:marBottom w:val="0"/>
              <w:divBdr>
                <w:top w:val="none" w:sz="0" w:space="0" w:color="auto"/>
                <w:left w:val="none" w:sz="0" w:space="0" w:color="auto"/>
                <w:bottom w:val="none" w:sz="0" w:space="0" w:color="auto"/>
                <w:right w:val="none" w:sz="0" w:space="0" w:color="auto"/>
              </w:divBdr>
            </w:div>
            <w:div w:id="807668606">
              <w:marLeft w:val="0"/>
              <w:marRight w:val="0"/>
              <w:marTop w:val="0"/>
              <w:marBottom w:val="0"/>
              <w:divBdr>
                <w:top w:val="none" w:sz="0" w:space="0" w:color="auto"/>
                <w:left w:val="none" w:sz="0" w:space="0" w:color="auto"/>
                <w:bottom w:val="none" w:sz="0" w:space="0" w:color="auto"/>
                <w:right w:val="none" w:sz="0" w:space="0" w:color="auto"/>
              </w:divBdr>
            </w:div>
            <w:div w:id="824052871">
              <w:marLeft w:val="0"/>
              <w:marRight w:val="0"/>
              <w:marTop w:val="0"/>
              <w:marBottom w:val="0"/>
              <w:divBdr>
                <w:top w:val="none" w:sz="0" w:space="0" w:color="auto"/>
                <w:left w:val="none" w:sz="0" w:space="0" w:color="auto"/>
                <w:bottom w:val="none" w:sz="0" w:space="0" w:color="auto"/>
                <w:right w:val="none" w:sz="0" w:space="0" w:color="auto"/>
              </w:divBdr>
            </w:div>
            <w:div w:id="829760368">
              <w:marLeft w:val="0"/>
              <w:marRight w:val="0"/>
              <w:marTop w:val="0"/>
              <w:marBottom w:val="0"/>
              <w:divBdr>
                <w:top w:val="none" w:sz="0" w:space="0" w:color="auto"/>
                <w:left w:val="none" w:sz="0" w:space="0" w:color="auto"/>
                <w:bottom w:val="none" w:sz="0" w:space="0" w:color="auto"/>
                <w:right w:val="none" w:sz="0" w:space="0" w:color="auto"/>
              </w:divBdr>
            </w:div>
            <w:div w:id="842936373">
              <w:marLeft w:val="0"/>
              <w:marRight w:val="0"/>
              <w:marTop w:val="0"/>
              <w:marBottom w:val="0"/>
              <w:divBdr>
                <w:top w:val="none" w:sz="0" w:space="0" w:color="auto"/>
                <w:left w:val="none" w:sz="0" w:space="0" w:color="auto"/>
                <w:bottom w:val="none" w:sz="0" w:space="0" w:color="auto"/>
                <w:right w:val="none" w:sz="0" w:space="0" w:color="auto"/>
              </w:divBdr>
            </w:div>
            <w:div w:id="860706965">
              <w:marLeft w:val="0"/>
              <w:marRight w:val="0"/>
              <w:marTop w:val="0"/>
              <w:marBottom w:val="0"/>
              <w:divBdr>
                <w:top w:val="none" w:sz="0" w:space="0" w:color="auto"/>
                <w:left w:val="none" w:sz="0" w:space="0" w:color="auto"/>
                <w:bottom w:val="none" w:sz="0" w:space="0" w:color="auto"/>
                <w:right w:val="none" w:sz="0" w:space="0" w:color="auto"/>
              </w:divBdr>
            </w:div>
            <w:div w:id="887913620">
              <w:marLeft w:val="0"/>
              <w:marRight w:val="0"/>
              <w:marTop w:val="0"/>
              <w:marBottom w:val="0"/>
              <w:divBdr>
                <w:top w:val="none" w:sz="0" w:space="0" w:color="auto"/>
                <w:left w:val="none" w:sz="0" w:space="0" w:color="auto"/>
                <w:bottom w:val="none" w:sz="0" w:space="0" w:color="auto"/>
                <w:right w:val="none" w:sz="0" w:space="0" w:color="auto"/>
              </w:divBdr>
            </w:div>
            <w:div w:id="889077408">
              <w:marLeft w:val="0"/>
              <w:marRight w:val="0"/>
              <w:marTop w:val="0"/>
              <w:marBottom w:val="0"/>
              <w:divBdr>
                <w:top w:val="none" w:sz="0" w:space="0" w:color="auto"/>
                <w:left w:val="none" w:sz="0" w:space="0" w:color="auto"/>
                <w:bottom w:val="none" w:sz="0" w:space="0" w:color="auto"/>
                <w:right w:val="none" w:sz="0" w:space="0" w:color="auto"/>
              </w:divBdr>
            </w:div>
            <w:div w:id="910585023">
              <w:marLeft w:val="0"/>
              <w:marRight w:val="0"/>
              <w:marTop w:val="0"/>
              <w:marBottom w:val="0"/>
              <w:divBdr>
                <w:top w:val="none" w:sz="0" w:space="0" w:color="auto"/>
                <w:left w:val="none" w:sz="0" w:space="0" w:color="auto"/>
                <w:bottom w:val="none" w:sz="0" w:space="0" w:color="auto"/>
                <w:right w:val="none" w:sz="0" w:space="0" w:color="auto"/>
              </w:divBdr>
            </w:div>
            <w:div w:id="920722326">
              <w:marLeft w:val="0"/>
              <w:marRight w:val="0"/>
              <w:marTop w:val="0"/>
              <w:marBottom w:val="0"/>
              <w:divBdr>
                <w:top w:val="none" w:sz="0" w:space="0" w:color="auto"/>
                <w:left w:val="none" w:sz="0" w:space="0" w:color="auto"/>
                <w:bottom w:val="none" w:sz="0" w:space="0" w:color="auto"/>
                <w:right w:val="none" w:sz="0" w:space="0" w:color="auto"/>
              </w:divBdr>
            </w:div>
            <w:div w:id="953712547">
              <w:marLeft w:val="0"/>
              <w:marRight w:val="0"/>
              <w:marTop w:val="0"/>
              <w:marBottom w:val="0"/>
              <w:divBdr>
                <w:top w:val="none" w:sz="0" w:space="0" w:color="auto"/>
                <w:left w:val="none" w:sz="0" w:space="0" w:color="auto"/>
                <w:bottom w:val="none" w:sz="0" w:space="0" w:color="auto"/>
                <w:right w:val="none" w:sz="0" w:space="0" w:color="auto"/>
              </w:divBdr>
            </w:div>
            <w:div w:id="956982608">
              <w:marLeft w:val="0"/>
              <w:marRight w:val="0"/>
              <w:marTop w:val="0"/>
              <w:marBottom w:val="0"/>
              <w:divBdr>
                <w:top w:val="none" w:sz="0" w:space="0" w:color="auto"/>
                <w:left w:val="none" w:sz="0" w:space="0" w:color="auto"/>
                <w:bottom w:val="none" w:sz="0" w:space="0" w:color="auto"/>
                <w:right w:val="none" w:sz="0" w:space="0" w:color="auto"/>
              </w:divBdr>
            </w:div>
            <w:div w:id="1036202397">
              <w:marLeft w:val="0"/>
              <w:marRight w:val="0"/>
              <w:marTop w:val="0"/>
              <w:marBottom w:val="0"/>
              <w:divBdr>
                <w:top w:val="none" w:sz="0" w:space="0" w:color="auto"/>
                <w:left w:val="none" w:sz="0" w:space="0" w:color="auto"/>
                <w:bottom w:val="none" w:sz="0" w:space="0" w:color="auto"/>
                <w:right w:val="none" w:sz="0" w:space="0" w:color="auto"/>
              </w:divBdr>
            </w:div>
            <w:div w:id="1130123383">
              <w:marLeft w:val="0"/>
              <w:marRight w:val="0"/>
              <w:marTop w:val="0"/>
              <w:marBottom w:val="0"/>
              <w:divBdr>
                <w:top w:val="none" w:sz="0" w:space="0" w:color="auto"/>
                <w:left w:val="none" w:sz="0" w:space="0" w:color="auto"/>
                <w:bottom w:val="none" w:sz="0" w:space="0" w:color="auto"/>
                <w:right w:val="none" w:sz="0" w:space="0" w:color="auto"/>
              </w:divBdr>
            </w:div>
            <w:div w:id="1174107679">
              <w:marLeft w:val="0"/>
              <w:marRight w:val="0"/>
              <w:marTop w:val="0"/>
              <w:marBottom w:val="0"/>
              <w:divBdr>
                <w:top w:val="none" w:sz="0" w:space="0" w:color="auto"/>
                <w:left w:val="none" w:sz="0" w:space="0" w:color="auto"/>
                <w:bottom w:val="none" w:sz="0" w:space="0" w:color="auto"/>
                <w:right w:val="none" w:sz="0" w:space="0" w:color="auto"/>
              </w:divBdr>
            </w:div>
            <w:div w:id="1201556631">
              <w:marLeft w:val="0"/>
              <w:marRight w:val="0"/>
              <w:marTop w:val="0"/>
              <w:marBottom w:val="0"/>
              <w:divBdr>
                <w:top w:val="none" w:sz="0" w:space="0" w:color="auto"/>
                <w:left w:val="none" w:sz="0" w:space="0" w:color="auto"/>
                <w:bottom w:val="none" w:sz="0" w:space="0" w:color="auto"/>
                <w:right w:val="none" w:sz="0" w:space="0" w:color="auto"/>
              </w:divBdr>
            </w:div>
            <w:div w:id="1205946804">
              <w:marLeft w:val="0"/>
              <w:marRight w:val="0"/>
              <w:marTop w:val="0"/>
              <w:marBottom w:val="0"/>
              <w:divBdr>
                <w:top w:val="none" w:sz="0" w:space="0" w:color="auto"/>
                <w:left w:val="none" w:sz="0" w:space="0" w:color="auto"/>
                <w:bottom w:val="none" w:sz="0" w:space="0" w:color="auto"/>
                <w:right w:val="none" w:sz="0" w:space="0" w:color="auto"/>
              </w:divBdr>
            </w:div>
            <w:div w:id="1217207625">
              <w:marLeft w:val="0"/>
              <w:marRight w:val="0"/>
              <w:marTop w:val="0"/>
              <w:marBottom w:val="0"/>
              <w:divBdr>
                <w:top w:val="none" w:sz="0" w:space="0" w:color="auto"/>
                <w:left w:val="none" w:sz="0" w:space="0" w:color="auto"/>
                <w:bottom w:val="none" w:sz="0" w:space="0" w:color="auto"/>
                <w:right w:val="none" w:sz="0" w:space="0" w:color="auto"/>
              </w:divBdr>
            </w:div>
            <w:div w:id="1227298804">
              <w:marLeft w:val="0"/>
              <w:marRight w:val="0"/>
              <w:marTop w:val="0"/>
              <w:marBottom w:val="0"/>
              <w:divBdr>
                <w:top w:val="none" w:sz="0" w:space="0" w:color="auto"/>
                <w:left w:val="none" w:sz="0" w:space="0" w:color="auto"/>
                <w:bottom w:val="none" w:sz="0" w:space="0" w:color="auto"/>
                <w:right w:val="none" w:sz="0" w:space="0" w:color="auto"/>
              </w:divBdr>
            </w:div>
            <w:div w:id="1247424013">
              <w:marLeft w:val="0"/>
              <w:marRight w:val="0"/>
              <w:marTop w:val="0"/>
              <w:marBottom w:val="0"/>
              <w:divBdr>
                <w:top w:val="none" w:sz="0" w:space="0" w:color="auto"/>
                <w:left w:val="none" w:sz="0" w:space="0" w:color="auto"/>
                <w:bottom w:val="none" w:sz="0" w:space="0" w:color="auto"/>
                <w:right w:val="none" w:sz="0" w:space="0" w:color="auto"/>
              </w:divBdr>
            </w:div>
            <w:div w:id="1253507696">
              <w:marLeft w:val="0"/>
              <w:marRight w:val="0"/>
              <w:marTop w:val="0"/>
              <w:marBottom w:val="0"/>
              <w:divBdr>
                <w:top w:val="none" w:sz="0" w:space="0" w:color="auto"/>
                <w:left w:val="none" w:sz="0" w:space="0" w:color="auto"/>
                <w:bottom w:val="none" w:sz="0" w:space="0" w:color="auto"/>
                <w:right w:val="none" w:sz="0" w:space="0" w:color="auto"/>
              </w:divBdr>
            </w:div>
            <w:div w:id="1288007223">
              <w:marLeft w:val="0"/>
              <w:marRight w:val="0"/>
              <w:marTop w:val="0"/>
              <w:marBottom w:val="0"/>
              <w:divBdr>
                <w:top w:val="none" w:sz="0" w:space="0" w:color="auto"/>
                <w:left w:val="none" w:sz="0" w:space="0" w:color="auto"/>
                <w:bottom w:val="none" w:sz="0" w:space="0" w:color="auto"/>
                <w:right w:val="none" w:sz="0" w:space="0" w:color="auto"/>
              </w:divBdr>
            </w:div>
            <w:div w:id="1295062920">
              <w:marLeft w:val="0"/>
              <w:marRight w:val="0"/>
              <w:marTop w:val="0"/>
              <w:marBottom w:val="0"/>
              <w:divBdr>
                <w:top w:val="none" w:sz="0" w:space="0" w:color="auto"/>
                <w:left w:val="none" w:sz="0" w:space="0" w:color="auto"/>
                <w:bottom w:val="none" w:sz="0" w:space="0" w:color="auto"/>
                <w:right w:val="none" w:sz="0" w:space="0" w:color="auto"/>
              </w:divBdr>
            </w:div>
            <w:div w:id="1368408332">
              <w:marLeft w:val="0"/>
              <w:marRight w:val="0"/>
              <w:marTop w:val="0"/>
              <w:marBottom w:val="0"/>
              <w:divBdr>
                <w:top w:val="none" w:sz="0" w:space="0" w:color="auto"/>
                <w:left w:val="none" w:sz="0" w:space="0" w:color="auto"/>
                <w:bottom w:val="none" w:sz="0" w:space="0" w:color="auto"/>
                <w:right w:val="none" w:sz="0" w:space="0" w:color="auto"/>
              </w:divBdr>
            </w:div>
            <w:div w:id="1370494193">
              <w:marLeft w:val="0"/>
              <w:marRight w:val="0"/>
              <w:marTop w:val="0"/>
              <w:marBottom w:val="0"/>
              <w:divBdr>
                <w:top w:val="none" w:sz="0" w:space="0" w:color="auto"/>
                <w:left w:val="none" w:sz="0" w:space="0" w:color="auto"/>
                <w:bottom w:val="none" w:sz="0" w:space="0" w:color="auto"/>
                <w:right w:val="none" w:sz="0" w:space="0" w:color="auto"/>
              </w:divBdr>
            </w:div>
            <w:div w:id="1430617734">
              <w:marLeft w:val="0"/>
              <w:marRight w:val="0"/>
              <w:marTop w:val="0"/>
              <w:marBottom w:val="0"/>
              <w:divBdr>
                <w:top w:val="none" w:sz="0" w:space="0" w:color="auto"/>
                <w:left w:val="none" w:sz="0" w:space="0" w:color="auto"/>
                <w:bottom w:val="none" w:sz="0" w:space="0" w:color="auto"/>
                <w:right w:val="none" w:sz="0" w:space="0" w:color="auto"/>
              </w:divBdr>
            </w:div>
            <w:div w:id="1442527605">
              <w:marLeft w:val="0"/>
              <w:marRight w:val="0"/>
              <w:marTop w:val="0"/>
              <w:marBottom w:val="0"/>
              <w:divBdr>
                <w:top w:val="none" w:sz="0" w:space="0" w:color="auto"/>
                <w:left w:val="none" w:sz="0" w:space="0" w:color="auto"/>
                <w:bottom w:val="none" w:sz="0" w:space="0" w:color="auto"/>
                <w:right w:val="none" w:sz="0" w:space="0" w:color="auto"/>
              </w:divBdr>
            </w:div>
            <w:div w:id="1558467136">
              <w:marLeft w:val="0"/>
              <w:marRight w:val="0"/>
              <w:marTop w:val="0"/>
              <w:marBottom w:val="0"/>
              <w:divBdr>
                <w:top w:val="none" w:sz="0" w:space="0" w:color="auto"/>
                <w:left w:val="none" w:sz="0" w:space="0" w:color="auto"/>
                <w:bottom w:val="none" w:sz="0" w:space="0" w:color="auto"/>
                <w:right w:val="none" w:sz="0" w:space="0" w:color="auto"/>
              </w:divBdr>
            </w:div>
            <w:div w:id="1572815683">
              <w:marLeft w:val="0"/>
              <w:marRight w:val="0"/>
              <w:marTop w:val="0"/>
              <w:marBottom w:val="0"/>
              <w:divBdr>
                <w:top w:val="none" w:sz="0" w:space="0" w:color="auto"/>
                <w:left w:val="none" w:sz="0" w:space="0" w:color="auto"/>
                <w:bottom w:val="none" w:sz="0" w:space="0" w:color="auto"/>
                <w:right w:val="none" w:sz="0" w:space="0" w:color="auto"/>
              </w:divBdr>
            </w:div>
            <w:div w:id="1590701153">
              <w:marLeft w:val="0"/>
              <w:marRight w:val="0"/>
              <w:marTop w:val="0"/>
              <w:marBottom w:val="0"/>
              <w:divBdr>
                <w:top w:val="none" w:sz="0" w:space="0" w:color="auto"/>
                <w:left w:val="none" w:sz="0" w:space="0" w:color="auto"/>
                <w:bottom w:val="none" w:sz="0" w:space="0" w:color="auto"/>
                <w:right w:val="none" w:sz="0" w:space="0" w:color="auto"/>
              </w:divBdr>
            </w:div>
            <w:div w:id="1593659121">
              <w:marLeft w:val="0"/>
              <w:marRight w:val="0"/>
              <w:marTop w:val="0"/>
              <w:marBottom w:val="0"/>
              <w:divBdr>
                <w:top w:val="none" w:sz="0" w:space="0" w:color="auto"/>
                <w:left w:val="none" w:sz="0" w:space="0" w:color="auto"/>
                <w:bottom w:val="none" w:sz="0" w:space="0" w:color="auto"/>
                <w:right w:val="none" w:sz="0" w:space="0" w:color="auto"/>
              </w:divBdr>
            </w:div>
            <w:div w:id="1655990271">
              <w:marLeft w:val="0"/>
              <w:marRight w:val="0"/>
              <w:marTop w:val="0"/>
              <w:marBottom w:val="0"/>
              <w:divBdr>
                <w:top w:val="none" w:sz="0" w:space="0" w:color="auto"/>
                <w:left w:val="none" w:sz="0" w:space="0" w:color="auto"/>
                <w:bottom w:val="none" w:sz="0" w:space="0" w:color="auto"/>
                <w:right w:val="none" w:sz="0" w:space="0" w:color="auto"/>
              </w:divBdr>
            </w:div>
            <w:div w:id="1676882191">
              <w:marLeft w:val="0"/>
              <w:marRight w:val="0"/>
              <w:marTop w:val="0"/>
              <w:marBottom w:val="0"/>
              <w:divBdr>
                <w:top w:val="none" w:sz="0" w:space="0" w:color="auto"/>
                <w:left w:val="none" w:sz="0" w:space="0" w:color="auto"/>
                <w:bottom w:val="none" w:sz="0" w:space="0" w:color="auto"/>
                <w:right w:val="none" w:sz="0" w:space="0" w:color="auto"/>
              </w:divBdr>
            </w:div>
            <w:div w:id="1691371893">
              <w:marLeft w:val="0"/>
              <w:marRight w:val="0"/>
              <w:marTop w:val="0"/>
              <w:marBottom w:val="0"/>
              <w:divBdr>
                <w:top w:val="none" w:sz="0" w:space="0" w:color="auto"/>
                <w:left w:val="none" w:sz="0" w:space="0" w:color="auto"/>
                <w:bottom w:val="none" w:sz="0" w:space="0" w:color="auto"/>
                <w:right w:val="none" w:sz="0" w:space="0" w:color="auto"/>
              </w:divBdr>
            </w:div>
            <w:div w:id="1700931520">
              <w:marLeft w:val="0"/>
              <w:marRight w:val="0"/>
              <w:marTop w:val="0"/>
              <w:marBottom w:val="0"/>
              <w:divBdr>
                <w:top w:val="none" w:sz="0" w:space="0" w:color="auto"/>
                <w:left w:val="none" w:sz="0" w:space="0" w:color="auto"/>
                <w:bottom w:val="none" w:sz="0" w:space="0" w:color="auto"/>
                <w:right w:val="none" w:sz="0" w:space="0" w:color="auto"/>
              </w:divBdr>
            </w:div>
            <w:div w:id="1746605862">
              <w:marLeft w:val="0"/>
              <w:marRight w:val="0"/>
              <w:marTop w:val="0"/>
              <w:marBottom w:val="0"/>
              <w:divBdr>
                <w:top w:val="none" w:sz="0" w:space="0" w:color="auto"/>
                <w:left w:val="none" w:sz="0" w:space="0" w:color="auto"/>
                <w:bottom w:val="none" w:sz="0" w:space="0" w:color="auto"/>
                <w:right w:val="none" w:sz="0" w:space="0" w:color="auto"/>
              </w:divBdr>
            </w:div>
            <w:div w:id="1844930130">
              <w:marLeft w:val="0"/>
              <w:marRight w:val="0"/>
              <w:marTop w:val="0"/>
              <w:marBottom w:val="0"/>
              <w:divBdr>
                <w:top w:val="none" w:sz="0" w:space="0" w:color="auto"/>
                <w:left w:val="none" w:sz="0" w:space="0" w:color="auto"/>
                <w:bottom w:val="none" w:sz="0" w:space="0" w:color="auto"/>
                <w:right w:val="none" w:sz="0" w:space="0" w:color="auto"/>
              </w:divBdr>
            </w:div>
            <w:div w:id="1856648504">
              <w:marLeft w:val="0"/>
              <w:marRight w:val="0"/>
              <w:marTop w:val="0"/>
              <w:marBottom w:val="0"/>
              <w:divBdr>
                <w:top w:val="none" w:sz="0" w:space="0" w:color="auto"/>
                <w:left w:val="none" w:sz="0" w:space="0" w:color="auto"/>
                <w:bottom w:val="none" w:sz="0" w:space="0" w:color="auto"/>
                <w:right w:val="none" w:sz="0" w:space="0" w:color="auto"/>
              </w:divBdr>
            </w:div>
            <w:div w:id="1868982708">
              <w:marLeft w:val="0"/>
              <w:marRight w:val="0"/>
              <w:marTop w:val="0"/>
              <w:marBottom w:val="0"/>
              <w:divBdr>
                <w:top w:val="none" w:sz="0" w:space="0" w:color="auto"/>
                <w:left w:val="none" w:sz="0" w:space="0" w:color="auto"/>
                <w:bottom w:val="none" w:sz="0" w:space="0" w:color="auto"/>
                <w:right w:val="none" w:sz="0" w:space="0" w:color="auto"/>
              </w:divBdr>
            </w:div>
            <w:div w:id="1886913320">
              <w:marLeft w:val="0"/>
              <w:marRight w:val="0"/>
              <w:marTop w:val="0"/>
              <w:marBottom w:val="0"/>
              <w:divBdr>
                <w:top w:val="none" w:sz="0" w:space="0" w:color="auto"/>
                <w:left w:val="none" w:sz="0" w:space="0" w:color="auto"/>
                <w:bottom w:val="none" w:sz="0" w:space="0" w:color="auto"/>
                <w:right w:val="none" w:sz="0" w:space="0" w:color="auto"/>
              </w:divBdr>
            </w:div>
            <w:div w:id="1904216625">
              <w:marLeft w:val="0"/>
              <w:marRight w:val="0"/>
              <w:marTop w:val="0"/>
              <w:marBottom w:val="0"/>
              <w:divBdr>
                <w:top w:val="none" w:sz="0" w:space="0" w:color="auto"/>
                <w:left w:val="none" w:sz="0" w:space="0" w:color="auto"/>
                <w:bottom w:val="none" w:sz="0" w:space="0" w:color="auto"/>
                <w:right w:val="none" w:sz="0" w:space="0" w:color="auto"/>
              </w:divBdr>
            </w:div>
            <w:div w:id="1919974152">
              <w:marLeft w:val="0"/>
              <w:marRight w:val="0"/>
              <w:marTop w:val="0"/>
              <w:marBottom w:val="0"/>
              <w:divBdr>
                <w:top w:val="none" w:sz="0" w:space="0" w:color="auto"/>
                <w:left w:val="none" w:sz="0" w:space="0" w:color="auto"/>
                <w:bottom w:val="none" w:sz="0" w:space="0" w:color="auto"/>
                <w:right w:val="none" w:sz="0" w:space="0" w:color="auto"/>
              </w:divBdr>
            </w:div>
            <w:div w:id="1950355852">
              <w:marLeft w:val="0"/>
              <w:marRight w:val="0"/>
              <w:marTop w:val="0"/>
              <w:marBottom w:val="0"/>
              <w:divBdr>
                <w:top w:val="none" w:sz="0" w:space="0" w:color="auto"/>
                <w:left w:val="none" w:sz="0" w:space="0" w:color="auto"/>
                <w:bottom w:val="none" w:sz="0" w:space="0" w:color="auto"/>
                <w:right w:val="none" w:sz="0" w:space="0" w:color="auto"/>
              </w:divBdr>
            </w:div>
            <w:div w:id="1959484481">
              <w:marLeft w:val="0"/>
              <w:marRight w:val="0"/>
              <w:marTop w:val="0"/>
              <w:marBottom w:val="0"/>
              <w:divBdr>
                <w:top w:val="none" w:sz="0" w:space="0" w:color="auto"/>
                <w:left w:val="none" w:sz="0" w:space="0" w:color="auto"/>
                <w:bottom w:val="none" w:sz="0" w:space="0" w:color="auto"/>
                <w:right w:val="none" w:sz="0" w:space="0" w:color="auto"/>
              </w:divBdr>
            </w:div>
            <w:div w:id="1965234766">
              <w:marLeft w:val="0"/>
              <w:marRight w:val="0"/>
              <w:marTop w:val="0"/>
              <w:marBottom w:val="0"/>
              <w:divBdr>
                <w:top w:val="none" w:sz="0" w:space="0" w:color="auto"/>
                <w:left w:val="none" w:sz="0" w:space="0" w:color="auto"/>
                <w:bottom w:val="none" w:sz="0" w:space="0" w:color="auto"/>
                <w:right w:val="none" w:sz="0" w:space="0" w:color="auto"/>
              </w:divBdr>
            </w:div>
            <w:div w:id="1973318629">
              <w:marLeft w:val="0"/>
              <w:marRight w:val="0"/>
              <w:marTop w:val="0"/>
              <w:marBottom w:val="0"/>
              <w:divBdr>
                <w:top w:val="none" w:sz="0" w:space="0" w:color="auto"/>
                <w:left w:val="none" w:sz="0" w:space="0" w:color="auto"/>
                <w:bottom w:val="none" w:sz="0" w:space="0" w:color="auto"/>
                <w:right w:val="none" w:sz="0" w:space="0" w:color="auto"/>
              </w:divBdr>
            </w:div>
            <w:div w:id="1988437754">
              <w:marLeft w:val="0"/>
              <w:marRight w:val="0"/>
              <w:marTop w:val="0"/>
              <w:marBottom w:val="0"/>
              <w:divBdr>
                <w:top w:val="none" w:sz="0" w:space="0" w:color="auto"/>
                <w:left w:val="none" w:sz="0" w:space="0" w:color="auto"/>
                <w:bottom w:val="none" w:sz="0" w:space="0" w:color="auto"/>
                <w:right w:val="none" w:sz="0" w:space="0" w:color="auto"/>
              </w:divBdr>
            </w:div>
            <w:div w:id="1990818142">
              <w:marLeft w:val="0"/>
              <w:marRight w:val="0"/>
              <w:marTop w:val="0"/>
              <w:marBottom w:val="0"/>
              <w:divBdr>
                <w:top w:val="none" w:sz="0" w:space="0" w:color="auto"/>
                <w:left w:val="none" w:sz="0" w:space="0" w:color="auto"/>
                <w:bottom w:val="none" w:sz="0" w:space="0" w:color="auto"/>
                <w:right w:val="none" w:sz="0" w:space="0" w:color="auto"/>
              </w:divBdr>
            </w:div>
            <w:div w:id="1994142996">
              <w:marLeft w:val="0"/>
              <w:marRight w:val="0"/>
              <w:marTop w:val="0"/>
              <w:marBottom w:val="0"/>
              <w:divBdr>
                <w:top w:val="none" w:sz="0" w:space="0" w:color="auto"/>
                <w:left w:val="none" w:sz="0" w:space="0" w:color="auto"/>
                <w:bottom w:val="none" w:sz="0" w:space="0" w:color="auto"/>
                <w:right w:val="none" w:sz="0" w:space="0" w:color="auto"/>
              </w:divBdr>
            </w:div>
            <w:div w:id="2008745253">
              <w:marLeft w:val="0"/>
              <w:marRight w:val="0"/>
              <w:marTop w:val="0"/>
              <w:marBottom w:val="0"/>
              <w:divBdr>
                <w:top w:val="none" w:sz="0" w:space="0" w:color="auto"/>
                <w:left w:val="none" w:sz="0" w:space="0" w:color="auto"/>
                <w:bottom w:val="none" w:sz="0" w:space="0" w:color="auto"/>
                <w:right w:val="none" w:sz="0" w:space="0" w:color="auto"/>
              </w:divBdr>
            </w:div>
            <w:div w:id="2028870557">
              <w:marLeft w:val="0"/>
              <w:marRight w:val="0"/>
              <w:marTop w:val="0"/>
              <w:marBottom w:val="0"/>
              <w:divBdr>
                <w:top w:val="none" w:sz="0" w:space="0" w:color="auto"/>
                <w:left w:val="none" w:sz="0" w:space="0" w:color="auto"/>
                <w:bottom w:val="none" w:sz="0" w:space="0" w:color="auto"/>
                <w:right w:val="none" w:sz="0" w:space="0" w:color="auto"/>
              </w:divBdr>
            </w:div>
            <w:div w:id="2052457221">
              <w:marLeft w:val="0"/>
              <w:marRight w:val="0"/>
              <w:marTop w:val="0"/>
              <w:marBottom w:val="0"/>
              <w:divBdr>
                <w:top w:val="none" w:sz="0" w:space="0" w:color="auto"/>
                <w:left w:val="none" w:sz="0" w:space="0" w:color="auto"/>
                <w:bottom w:val="none" w:sz="0" w:space="0" w:color="auto"/>
                <w:right w:val="none" w:sz="0" w:space="0" w:color="auto"/>
              </w:divBdr>
            </w:div>
            <w:div w:id="2060744116">
              <w:marLeft w:val="0"/>
              <w:marRight w:val="0"/>
              <w:marTop w:val="0"/>
              <w:marBottom w:val="0"/>
              <w:divBdr>
                <w:top w:val="none" w:sz="0" w:space="0" w:color="auto"/>
                <w:left w:val="none" w:sz="0" w:space="0" w:color="auto"/>
                <w:bottom w:val="none" w:sz="0" w:space="0" w:color="auto"/>
                <w:right w:val="none" w:sz="0" w:space="0" w:color="auto"/>
              </w:divBdr>
            </w:div>
            <w:div w:id="2072188248">
              <w:marLeft w:val="0"/>
              <w:marRight w:val="0"/>
              <w:marTop w:val="0"/>
              <w:marBottom w:val="0"/>
              <w:divBdr>
                <w:top w:val="none" w:sz="0" w:space="0" w:color="auto"/>
                <w:left w:val="none" w:sz="0" w:space="0" w:color="auto"/>
                <w:bottom w:val="none" w:sz="0" w:space="0" w:color="auto"/>
                <w:right w:val="none" w:sz="0" w:space="0" w:color="auto"/>
              </w:divBdr>
            </w:div>
            <w:div w:id="2083795151">
              <w:marLeft w:val="0"/>
              <w:marRight w:val="0"/>
              <w:marTop w:val="0"/>
              <w:marBottom w:val="0"/>
              <w:divBdr>
                <w:top w:val="none" w:sz="0" w:space="0" w:color="auto"/>
                <w:left w:val="none" w:sz="0" w:space="0" w:color="auto"/>
                <w:bottom w:val="none" w:sz="0" w:space="0" w:color="auto"/>
                <w:right w:val="none" w:sz="0" w:space="0" w:color="auto"/>
              </w:divBdr>
            </w:div>
            <w:div w:id="2141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528">
      <w:bodyDiv w:val="1"/>
      <w:marLeft w:val="0"/>
      <w:marRight w:val="0"/>
      <w:marTop w:val="0"/>
      <w:marBottom w:val="0"/>
      <w:divBdr>
        <w:top w:val="none" w:sz="0" w:space="0" w:color="auto"/>
        <w:left w:val="none" w:sz="0" w:space="0" w:color="auto"/>
        <w:bottom w:val="none" w:sz="0" w:space="0" w:color="auto"/>
        <w:right w:val="none" w:sz="0" w:space="0" w:color="auto"/>
      </w:divBdr>
      <w:divsChild>
        <w:div w:id="85077767">
          <w:marLeft w:val="0"/>
          <w:marRight w:val="0"/>
          <w:marTop w:val="0"/>
          <w:marBottom w:val="0"/>
          <w:divBdr>
            <w:top w:val="none" w:sz="0" w:space="0" w:color="auto"/>
            <w:left w:val="none" w:sz="0" w:space="0" w:color="auto"/>
            <w:bottom w:val="none" w:sz="0" w:space="0" w:color="auto"/>
            <w:right w:val="none" w:sz="0" w:space="0" w:color="auto"/>
          </w:divBdr>
          <w:divsChild>
            <w:div w:id="1275834">
              <w:marLeft w:val="0"/>
              <w:marRight w:val="0"/>
              <w:marTop w:val="0"/>
              <w:marBottom w:val="0"/>
              <w:divBdr>
                <w:top w:val="none" w:sz="0" w:space="0" w:color="auto"/>
                <w:left w:val="none" w:sz="0" w:space="0" w:color="auto"/>
                <w:bottom w:val="none" w:sz="0" w:space="0" w:color="auto"/>
                <w:right w:val="none" w:sz="0" w:space="0" w:color="auto"/>
              </w:divBdr>
            </w:div>
            <w:div w:id="4021107">
              <w:marLeft w:val="0"/>
              <w:marRight w:val="0"/>
              <w:marTop w:val="0"/>
              <w:marBottom w:val="0"/>
              <w:divBdr>
                <w:top w:val="none" w:sz="0" w:space="0" w:color="auto"/>
                <w:left w:val="none" w:sz="0" w:space="0" w:color="auto"/>
                <w:bottom w:val="none" w:sz="0" w:space="0" w:color="auto"/>
                <w:right w:val="none" w:sz="0" w:space="0" w:color="auto"/>
              </w:divBdr>
            </w:div>
            <w:div w:id="21594073">
              <w:marLeft w:val="0"/>
              <w:marRight w:val="0"/>
              <w:marTop w:val="0"/>
              <w:marBottom w:val="0"/>
              <w:divBdr>
                <w:top w:val="none" w:sz="0" w:space="0" w:color="auto"/>
                <w:left w:val="none" w:sz="0" w:space="0" w:color="auto"/>
                <w:bottom w:val="none" w:sz="0" w:space="0" w:color="auto"/>
                <w:right w:val="none" w:sz="0" w:space="0" w:color="auto"/>
              </w:divBdr>
            </w:div>
            <w:div w:id="33501646">
              <w:marLeft w:val="0"/>
              <w:marRight w:val="0"/>
              <w:marTop w:val="0"/>
              <w:marBottom w:val="0"/>
              <w:divBdr>
                <w:top w:val="none" w:sz="0" w:space="0" w:color="auto"/>
                <w:left w:val="none" w:sz="0" w:space="0" w:color="auto"/>
                <w:bottom w:val="none" w:sz="0" w:space="0" w:color="auto"/>
                <w:right w:val="none" w:sz="0" w:space="0" w:color="auto"/>
              </w:divBdr>
            </w:div>
            <w:div w:id="39744480">
              <w:marLeft w:val="0"/>
              <w:marRight w:val="0"/>
              <w:marTop w:val="0"/>
              <w:marBottom w:val="0"/>
              <w:divBdr>
                <w:top w:val="none" w:sz="0" w:space="0" w:color="auto"/>
                <w:left w:val="none" w:sz="0" w:space="0" w:color="auto"/>
                <w:bottom w:val="none" w:sz="0" w:space="0" w:color="auto"/>
                <w:right w:val="none" w:sz="0" w:space="0" w:color="auto"/>
              </w:divBdr>
            </w:div>
            <w:div w:id="47918652">
              <w:marLeft w:val="0"/>
              <w:marRight w:val="0"/>
              <w:marTop w:val="0"/>
              <w:marBottom w:val="0"/>
              <w:divBdr>
                <w:top w:val="none" w:sz="0" w:space="0" w:color="auto"/>
                <w:left w:val="none" w:sz="0" w:space="0" w:color="auto"/>
                <w:bottom w:val="none" w:sz="0" w:space="0" w:color="auto"/>
                <w:right w:val="none" w:sz="0" w:space="0" w:color="auto"/>
              </w:divBdr>
            </w:div>
            <w:div w:id="94987548">
              <w:marLeft w:val="0"/>
              <w:marRight w:val="0"/>
              <w:marTop w:val="0"/>
              <w:marBottom w:val="0"/>
              <w:divBdr>
                <w:top w:val="none" w:sz="0" w:space="0" w:color="auto"/>
                <w:left w:val="none" w:sz="0" w:space="0" w:color="auto"/>
                <w:bottom w:val="none" w:sz="0" w:space="0" w:color="auto"/>
                <w:right w:val="none" w:sz="0" w:space="0" w:color="auto"/>
              </w:divBdr>
            </w:div>
            <w:div w:id="97795066">
              <w:marLeft w:val="0"/>
              <w:marRight w:val="0"/>
              <w:marTop w:val="0"/>
              <w:marBottom w:val="0"/>
              <w:divBdr>
                <w:top w:val="none" w:sz="0" w:space="0" w:color="auto"/>
                <w:left w:val="none" w:sz="0" w:space="0" w:color="auto"/>
                <w:bottom w:val="none" w:sz="0" w:space="0" w:color="auto"/>
                <w:right w:val="none" w:sz="0" w:space="0" w:color="auto"/>
              </w:divBdr>
            </w:div>
            <w:div w:id="125702334">
              <w:marLeft w:val="0"/>
              <w:marRight w:val="0"/>
              <w:marTop w:val="0"/>
              <w:marBottom w:val="0"/>
              <w:divBdr>
                <w:top w:val="none" w:sz="0" w:space="0" w:color="auto"/>
                <w:left w:val="none" w:sz="0" w:space="0" w:color="auto"/>
                <w:bottom w:val="none" w:sz="0" w:space="0" w:color="auto"/>
                <w:right w:val="none" w:sz="0" w:space="0" w:color="auto"/>
              </w:divBdr>
            </w:div>
            <w:div w:id="126170008">
              <w:marLeft w:val="0"/>
              <w:marRight w:val="0"/>
              <w:marTop w:val="0"/>
              <w:marBottom w:val="0"/>
              <w:divBdr>
                <w:top w:val="none" w:sz="0" w:space="0" w:color="auto"/>
                <w:left w:val="none" w:sz="0" w:space="0" w:color="auto"/>
                <w:bottom w:val="none" w:sz="0" w:space="0" w:color="auto"/>
                <w:right w:val="none" w:sz="0" w:space="0" w:color="auto"/>
              </w:divBdr>
            </w:div>
            <w:div w:id="135725115">
              <w:marLeft w:val="0"/>
              <w:marRight w:val="0"/>
              <w:marTop w:val="0"/>
              <w:marBottom w:val="0"/>
              <w:divBdr>
                <w:top w:val="none" w:sz="0" w:space="0" w:color="auto"/>
                <w:left w:val="none" w:sz="0" w:space="0" w:color="auto"/>
                <w:bottom w:val="none" w:sz="0" w:space="0" w:color="auto"/>
                <w:right w:val="none" w:sz="0" w:space="0" w:color="auto"/>
              </w:divBdr>
            </w:div>
            <w:div w:id="154150104">
              <w:marLeft w:val="0"/>
              <w:marRight w:val="0"/>
              <w:marTop w:val="0"/>
              <w:marBottom w:val="0"/>
              <w:divBdr>
                <w:top w:val="none" w:sz="0" w:space="0" w:color="auto"/>
                <w:left w:val="none" w:sz="0" w:space="0" w:color="auto"/>
                <w:bottom w:val="none" w:sz="0" w:space="0" w:color="auto"/>
                <w:right w:val="none" w:sz="0" w:space="0" w:color="auto"/>
              </w:divBdr>
            </w:div>
            <w:div w:id="161507284">
              <w:marLeft w:val="0"/>
              <w:marRight w:val="0"/>
              <w:marTop w:val="0"/>
              <w:marBottom w:val="0"/>
              <w:divBdr>
                <w:top w:val="none" w:sz="0" w:space="0" w:color="auto"/>
                <w:left w:val="none" w:sz="0" w:space="0" w:color="auto"/>
                <w:bottom w:val="none" w:sz="0" w:space="0" w:color="auto"/>
                <w:right w:val="none" w:sz="0" w:space="0" w:color="auto"/>
              </w:divBdr>
            </w:div>
            <w:div w:id="198125496">
              <w:marLeft w:val="0"/>
              <w:marRight w:val="0"/>
              <w:marTop w:val="0"/>
              <w:marBottom w:val="0"/>
              <w:divBdr>
                <w:top w:val="none" w:sz="0" w:space="0" w:color="auto"/>
                <w:left w:val="none" w:sz="0" w:space="0" w:color="auto"/>
                <w:bottom w:val="none" w:sz="0" w:space="0" w:color="auto"/>
                <w:right w:val="none" w:sz="0" w:space="0" w:color="auto"/>
              </w:divBdr>
            </w:div>
            <w:div w:id="198199693">
              <w:marLeft w:val="0"/>
              <w:marRight w:val="0"/>
              <w:marTop w:val="0"/>
              <w:marBottom w:val="0"/>
              <w:divBdr>
                <w:top w:val="none" w:sz="0" w:space="0" w:color="auto"/>
                <w:left w:val="none" w:sz="0" w:space="0" w:color="auto"/>
                <w:bottom w:val="none" w:sz="0" w:space="0" w:color="auto"/>
                <w:right w:val="none" w:sz="0" w:space="0" w:color="auto"/>
              </w:divBdr>
            </w:div>
            <w:div w:id="199364536">
              <w:marLeft w:val="0"/>
              <w:marRight w:val="0"/>
              <w:marTop w:val="0"/>
              <w:marBottom w:val="0"/>
              <w:divBdr>
                <w:top w:val="none" w:sz="0" w:space="0" w:color="auto"/>
                <w:left w:val="none" w:sz="0" w:space="0" w:color="auto"/>
                <w:bottom w:val="none" w:sz="0" w:space="0" w:color="auto"/>
                <w:right w:val="none" w:sz="0" w:space="0" w:color="auto"/>
              </w:divBdr>
            </w:div>
            <w:div w:id="203687411">
              <w:marLeft w:val="0"/>
              <w:marRight w:val="0"/>
              <w:marTop w:val="0"/>
              <w:marBottom w:val="0"/>
              <w:divBdr>
                <w:top w:val="none" w:sz="0" w:space="0" w:color="auto"/>
                <w:left w:val="none" w:sz="0" w:space="0" w:color="auto"/>
                <w:bottom w:val="none" w:sz="0" w:space="0" w:color="auto"/>
                <w:right w:val="none" w:sz="0" w:space="0" w:color="auto"/>
              </w:divBdr>
            </w:div>
            <w:div w:id="207691090">
              <w:marLeft w:val="0"/>
              <w:marRight w:val="0"/>
              <w:marTop w:val="0"/>
              <w:marBottom w:val="0"/>
              <w:divBdr>
                <w:top w:val="none" w:sz="0" w:space="0" w:color="auto"/>
                <w:left w:val="none" w:sz="0" w:space="0" w:color="auto"/>
                <w:bottom w:val="none" w:sz="0" w:space="0" w:color="auto"/>
                <w:right w:val="none" w:sz="0" w:space="0" w:color="auto"/>
              </w:divBdr>
            </w:div>
            <w:div w:id="217478861">
              <w:marLeft w:val="0"/>
              <w:marRight w:val="0"/>
              <w:marTop w:val="0"/>
              <w:marBottom w:val="0"/>
              <w:divBdr>
                <w:top w:val="none" w:sz="0" w:space="0" w:color="auto"/>
                <w:left w:val="none" w:sz="0" w:space="0" w:color="auto"/>
                <w:bottom w:val="none" w:sz="0" w:space="0" w:color="auto"/>
                <w:right w:val="none" w:sz="0" w:space="0" w:color="auto"/>
              </w:divBdr>
            </w:div>
            <w:div w:id="245916421">
              <w:marLeft w:val="0"/>
              <w:marRight w:val="0"/>
              <w:marTop w:val="0"/>
              <w:marBottom w:val="0"/>
              <w:divBdr>
                <w:top w:val="none" w:sz="0" w:space="0" w:color="auto"/>
                <w:left w:val="none" w:sz="0" w:space="0" w:color="auto"/>
                <w:bottom w:val="none" w:sz="0" w:space="0" w:color="auto"/>
                <w:right w:val="none" w:sz="0" w:space="0" w:color="auto"/>
              </w:divBdr>
            </w:div>
            <w:div w:id="250820782">
              <w:marLeft w:val="0"/>
              <w:marRight w:val="0"/>
              <w:marTop w:val="0"/>
              <w:marBottom w:val="0"/>
              <w:divBdr>
                <w:top w:val="none" w:sz="0" w:space="0" w:color="auto"/>
                <w:left w:val="none" w:sz="0" w:space="0" w:color="auto"/>
                <w:bottom w:val="none" w:sz="0" w:space="0" w:color="auto"/>
                <w:right w:val="none" w:sz="0" w:space="0" w:color="auto"/>
              </w:divBdr>
            </w:div>
            <w:div w:id="272128980">
              <w:marLeft w:val="0"/>
              <w:marRight w:val="0"/>
              <w:marTop w:val="0"/>
              <w:marBottom w:val="0"/>
              <w:divBdr>
                <w:top w:val="none" w:sz="0" w:space="0" w:color="auto"/>
                <w:left w:val="none" w:sz="0" w:space="0" w:color="auto"/>
                <w:bottom w:val="none" w:sz="0" w:space="0" w:color="auto"/>
                <w:right w:val="none" w:sz="0" w:space="0" w:color="auto"/>
              </w:divBdr>
            </w:div>
            <w:div w:id="301270406">
              <w:marLeft w:val="0"/>
              <w:marRight w:val="0"/>
              <w:marTop w:val="0"/>
              <w:marBottom w:val="0"/>
              <w:divBdr>
                <w:top w:val="none" w:sz="0" w:space="0" w:color="auto"/>
                <w:left w:val="none" w:sz="0" w:space="0" w:color="auto"/>
                <w:bottom w:val="none" w:sz="0" w:space="0" w:color="auto"/>
                <w:right w:val="none" w:sz="0" w:space="0" w:color="auto"/>
              </w:divBdr>
            </w:div>
            <w:div w:id="310906569">
              <w:marLeft w:val="0"/>
              <w:marRight w:val="0"/>
              <w:marTop w:val="0"/>
              <w:marBottom w:val="0"/>
              <w:divBdr>
                <w:top w:val="none" w:sz="0" w:space="0" w:color="auto"/>
                <w:left w:val="none" w:sz="0" w:space="0" w:color="auto"/>
                <w:bottom w:val="none" w:sz="0" w:space="0" w:color="auto"/>
                <w:right w:val="none" w:sz="0" w:space="0" w:color="auto"/>
              </w:divBdr>
            </w:div>
            <w:div w:id="311562177">
              <w:marLeft w:val="0"/>
              <w:marRight w:val="0"/>
              <w:marTop w:val="0"/>
              <w:marBottom w:val="0"/>
              <w:divBdr>
                <w:top w:val="none" w:sz="0" w:space="0" w:color="auto"/>
                <w:left w:val="none" w:sz="0" w:space="0" w:color="auto"/>
                <w:bottom w:val="none" w:sz="0" w:space="0" w:color="auto"/>
                <w:right w:val="none" w:sz="0" w:space="0" w:color="auto"/>
              </w:divBdr>
            </w:div>
            <w:div w:id="313418434">
              <w:marLeft w:val="0"/>
              <w:marRight w:val="0"/>
              <w:marTop w:val="0"/>
              <w:marBottom w:val="0"/>
              <w:divBdr>
                <w:top w:val="none" w:sz="0" w:space="0" w:color="auto"/>
                <w:left w:val="none" w:sz="0" w:space="0" w:color="auto"/>
                <w:bottom w:val="none" w:sz="0" w:space="0" w:color="auto"/>
                <w:right w:val="none" w:sz="0" w:space="0" w:color="auto"/>
              </w:divBdr>
            </w:div>
            <w:div w:id="315770199">
              <w:marLeft w:val="0"/>
              <w:marRight w:val="0"/>
              <w:marTop w:val="0"/>
              <w:marBottom w:val="0"/>
              <w:divBdr>
                <w:top w:val="none" w:sz="0" w:space="0" w:color="auto"/>
                <w:left w:val="none" w:sz="0" w:space="0" w:color="auto"/>
                <w:bottom w:val="none" w:sz="0" w:space="0" w:color="auto"/>
                <w:right w:val="none" w:sz="0" w:space="0" w:color="auto"/>
              </w:divBdr>
            </w:div>
            <w:div w:id="329213978">
              <w:marLeft w:val="0"/>
              <w:marRight w:val="0"/>
              <w:marTop w:val="0"/>
              <w:marBottom w:val="0"/>
              <w:divBdr>
                <w:top w:val="none" w:sz="0" w:space="0" w:color="auto"/>
                <w:left w:val="none" w:sz="0" w:space="0" w:color="auto"/>
                <w:bottom w:val="none" w:sz="0" w:space="0" w:color="auto"/>
                <w:right w:val="none" w:sz="0" w:space="0" w:color="auto"/>
              </w:divBdr>
            </w:div>
            <w:div w:id="344210878">
              <w:marLeft w:val="0"/>
              <w:marRight w:val="0"/>
              <w:marTop w:val="0"/>
              <w:marBottom w:val="0"/>
              <w:divBdr>
                <w:top w:val="none" w:sz="0" w:space="0" w:color="auto"/>
                <w:left w:val="none" w:sz="0" w:space="0" w:color="auto"/>
                <w:bottom w:val="none" w:sz="0" w:space="0" w:color="auto"/>
                <w:right w:val="none" w:sz="0" w:space="0" w:color="auto"/>
              </w:divBdr>
            </w:div>
            <w:div w:id="350183350">
              <w:marLeft w:val="0"/>
              <w:marRight w:val="0"/>
              <w:marTop w:val="480"/>
              <w:marBottom w:val="0"/>
              <w:divBdr>
                <w:top w:val="single" w:sz="6" w:space="0" w:color="auto"/>
                <w:left w:val="single" w:sz="6" w:space="0" w:color="auto"/>
                <w:bottom w:val="single" w:sz="6" w:space="0" w:color="auto"/>
                <w:right w:val="single" w:sz="6" w:space="0" w:color="auto"/>
              </w:divBdr>
            </w:div>
            <w:div w:id="363752642">
              <w:marLeft w:val="0"/>
              <w:marRight w:val="0"/>
              <w:marTop w:val="0"/>
              <w:marBottom w:val="0"/>
              <w:divBdr>
                <w:top w:val="none" w:sz="0" w:space="0" w:color="auto"/>
                <w:left w:val="none" w:sz="0" w:space="0" w:color="auto"/>
                <w:bottom w:val="none" w:sz="0" w:space="0" w:color="auto"/>
                <w:right w:val="none" w:sz="0" w:space="0" w:color="auto"/>
              </w:divBdr>
            </w:div>
            <w:div w:id="366218328">
              <w:marLeft w:val="0"/>
              <w:marRight w:val="0"/>
              <w:marTop w:val="0"/>
              <w:marBottom w:val="0"/>
              <w:divBdr>
                <w:top w:val="none" w:sz="0" w:space="0" w:color="auto"/>
                <w:left w:val="none" w:sz="0" w:space="0" w:color="auto"/>
                <w:bottom w:val="none" w:sz="0" w:space="0" w:color="auto"/>
                <w:right w:val="none" w:sz="0" w:space="0" w:color="auto"/>
              </w:divBdr>
            </w:div>
            <w:div w:id="377513284">
              <w:marLeft w:val="0"/>
              <w:marRight w:val="0"/>
              <w:marTop w:val="0"/>
              <w:marBottom w:val="0"/>
              <w:divBdr>
                <w:top w:val="none" w:sz="0" w:space="0" w:color="auto"/>
                <w:left w:val="none" w:sz="0" w:space="0" w:color="auto"/>
                <w:bottom w:val="none" w:sz="0" w:space="0" w:color="auto"/>
                <w:right w:val="none" w:sz="0" w:space="0" w:color="auto"/>
              </w:divBdr>
            </w:div>
            <w:div w:id="379978992">
              <w:marLeft w:val="0"/>
              <w:marRight w:val="0"/>
              <w:marTop w:val="0"/>
              <w:marBottom w:val="0"/>
              <w:divBdr>
                <w:top w:val="none" w:sz="0" w:space="0" w:color="auto"/>
                <w:left w:val="none" w:sz="0" w:space="0" w:color="auto"/>
                <w:bottom w:val="none" w:sz="0" w:space="0" w:color="auto"/>
                <w:right w:val="none" w:sz="0" w:space="0" w:color="auto"/>
              </w:divBdr>
            </w:div>
            <w:div w:id="387610597">
              <w:marLeft w:val="0"/>
              <w:marRight w:val="0"/>
              <w:marTop w:val="0"/>
              <w:marBottom w:val="0"/>
              <w:divBdr>
                <w:top w:val="none" w:sz="0" w:space="0" w:color="auto"/>
                <w:left w:val="none" w:sz="0" w:space="0" w:color="auto"/>
                <w:bottom w:val="none" w:sz="0" w:space="0" w:color="auto"/>
                <w:right w:val="none" w:sz="0" w:space="0" w:color="auto"/>
              </w:divBdr>
            </w:div>
            <w:div w:id="390736631">
              <w:marLeft w:val="0"/>
              <w:marRight w:val="0"/>
              <w:marTop w:val="0"/>
              <w:marBottom w:val="0"/>
              <w:divBdr>
                <w:top w:val="none" w:sz="0" w:space="0" w:color="auto"/>
                <w:left w:val="none" w:sz="0" w:space="0" w:color="auto"/>
                <w:bottom w:val="none" w:sz="0" w:space="0" w:color="auto"/>
                <w:right w:val="none" w:sz="0" w:space="0" w:color="auto"/>
              </w:divBdr>
            </w:div>
            <w:div w:id="414130707">
              <w:marLeft w:val="0"/>
              <w:marRight w:val="0"/>
              <w:marTop w:val="0"/>
              <w:marBottom w:val="0"/>
              <w:divBdr>
                <w:top w:val="none" w:sz="0" w:space="0" w:color="auto"/>
                <w:left w:val="none" w:sz="0" w:space="0" w:color="auto"/>
                <w:bottom w:val="none" w:sz="0" w:space="0" w:color="auto"/>
                <w:right w:val="none" w:sz="0" w:space="0" w:color="auto"/>
              </w:divBdr>
            </w:div>
            <w:div w:id="418715007">
              <w:marLeft w:val="0"/>
              <w:marRight w:val="0"/>
              <w:marTop w:val="0"/>
              <w:marBottom w:val="0"/>
              <w:divBdr>
                <w:top w:val="none" w:sz="0" w:space="0" w:color="auto"/>
                <w:left w:val="none" w:sz="0" w:space="0" w:color="auto"/>
                <w:bottom w:val="none" w:sz="0" w:space="0" w:color="auto"/>
                <w:right w:val="none" w:sz="0" w:space="0" w:color="auto"/>
              </w:divBdr>
            </w:div>
            <w:div w:id="432751342">
              <w:marLeft w:val="0"/>
              <w:marRight w:val="0"/>
              <w:marTop w:val="0"/>
              <w:marBottom w:val="0"/>
              <w:divBdr>
                <w:top w:val="none" w:sz="0" w:space="0" w:color="auto"/>
                <w:left w:val="none" w:sz="0" w:space="0" w:color="auto"/>
                <w:bottom w:val="none" w:sz="0" w:space="0" w:color="auto"/>
                <w:right w:val="none" w:sz="0" w:space="0" w:color="auto"/>
              </w:divBdr>
            </w:div>
            <w:div w:id="441999650">
              <w:marLeft w:val="0"/>
              <w:marRight w:val="0"/>
              <w:marTop w:val="0"/>
              <w:marBottom w:val="0"/>
              <w:divBdr>
                <w:top w:val="none" w:sz="0" w:space="0" w:color="auto"/>
                <w:left w:val="none" w:sz="0" w:space="0" w:color="auto"/>
                <w:bottom w:val="none" w:sz="0" w:space="0" w:color="auto"/>
                <w:right w:val="none" w:sz="0" w:space="0" w:color="auto"/>
              </w:divBdr>
            </w:div>
            <w:div w:id="456800356">
              <w:marLeft w:val="0"/>
              <w:marRight w:val="0"/>
              <w:marTop w:val="0"/>
              <w:marBottom w:val="0"/>
              <w:divBdr>
                <w:top w:val="none" w:sz="0" w:space="0" w:color="auto"/>
                <w:left w:val="none" w:sz="0" w:space="0" w:color="auto"/>
                <w:bottom w:val="none" w:sz="0" w:space="0" w:color="auto"/>
                <w:right w:val="none" w:sz="0" w:space="0" w:color="auto"/>
              </w:divBdr>
            </w:div>
            <w:div w:id="463548393">
              <w:marLeft w:val="0"/>
              <w:marRight w:val="0"/>
              <w:marTop w:val="0"/>
              <w:marBottom w:val="0"/>
              <w:divBdr>
                <w:top w:val="none" w:sz="0" w:space="0" w:color="auto"/>
                <w:left w:val="none" w:sz="0" w:space="0" w:color="auto"/>
                <w:bottom w:val="none" w:sz="0" w:space="0" w:color="auto"/>
                <w:right w:val="none" w:sz="0" w:space="0" w:color="auto"/>
              </w:divBdr>
            </w:div>
            <w:div w:id="465126360">
              <w:marLeft w:val="0"/>
              <w:marRight w:val="0"/>
              <w:marTop w:val="0"/>
              <w:marBottom w:val="0"/>
              <w:divBdr>
                <w:top w:val="none" w:sz="0" w:space="0" w:color="auto"/>
                <w:left w:val="none" w:sz="0" w:space="0" w:color="auto"/>
                <w:bottom w:val="none" w:sz="0" w:space="0" w:color="auto"/>
                <w:right w:val="none" w:sz="0" w:space="0" w:color="auto"/>
              </w:divBdr>
            </w:div>
            <w:div w:id="494762726">
              <w:marLeft w:val="0"/>
              <w:marRight w:val="0"/>
              <w:marTop w:val="0"/>
              <w:marBottom w:val="0"/>
              <w:divBdr>
                <w:top w:val="none" w:sz="0" w:space="0" w:color="auto"/>
                <w:left w:val="none" w:sz="0" w:space="0" w:color="auto"/>
                <w:bottom w:val="none" w:sz="0" w:space="0" w:color="auto"/>
                <w:right w:val="none" w:sz="0" w:space="0" w:color="auto"/>
              </w:divBdr>
            </w:div>
            <w:div w:id="496000954">
              <w:marLeft w:val="0"/>
              <w:marRight w:val="0"/>
              <w:marTop w:val="0"/>
              <w:marBottom w:val="0"/>
              <w:divBdr>
                <w:top w:val="none" w:sz="0" w:space="0" w:color="auto"/>
                <w:left w:val="none" w:sz="0" w:space="0" w:color="auto"/>
                <w:bottom w:val="none" w:sz="0" w:space="0" w:color="auto"/>
                <w:right w:val="none" w:sz="0" w:space="0" w:color="auto"/>
              </w:divBdr>
            </w:div>
            <w:div w:id="509874517">
              <w:marLeft w:val="0"/>
              <w:marRight w:val="0"/>
              <w:marTop w:val="0"/>
              <w:marBottom w:val="0"/>
              <w:divBdr>
                <w:top w:val="none" w:sz="0" w:space="0" w:color="auto"/>
                <w:left w:val="none" w:sz="0" w:space="0" w:color="auto"/>
                <w:bottom w:val="none" w:sz="0" w:space="0" w:color="auto"/>
                <w:right w:val="none" w:sz="0" w:space="0" w:color="auto"/>
              </w:divBdr>
            </w:div>
            <w:div w:id="515118373">
              <w:marLeft w:val="0"/>
              <w:marRight w:val="0"/>
              <w:marTop w:val="0"/>
              <w:marBottom w:val="0"/>
              <w:divBdr>
                <w:top w:val="none" w:sz="0" w:space="0" w:color="auto"/>
                <w:left w:val="none" w:sz="0" w:space="0" w:color="auto"/>
                <w:bottom w:val="none" w:sz="0" w:space="0" w:color="auto"/>
                <w:right w:val="none" w:sz="0" w:space="0" w:color="auto"/>
              </w:divBdr>
            </w:div>
            <w:div w:id="531378605">
              <w:marLeft w:val="0"/>
              <w:marRight w:val="0"/>
              <w:marTop w:val="0"/>
              <w:marBottom w:val="0"/>
              <w:divBdr>
                <w:top w:val="none" w:sz="0" w:space="0" w:color="auto"/>
                <w:left w:val="none" w:sz="0" w:space="0" w:color="auto"/>
                <w:bottom w:val="none" w:sz="0" w:space="0" w:color="auto"/>
                <w:right w:val="none" w:sz="0" w:space="0" w:color="auto"/>
              </w:divBdr>
            </w:div>
            <w:div w:id="533688838">
              <w:marLeft w:val="0"/>
              <w:marRight w:val="0"/>
              <w:marTop w:val="480"/>
              <w:marBottom w:val="0"/>
              <w:divBdr>
                <w:top w:val="single" w:sz="6" w:space="0" w:color="auto"/>
                <w:left w:val="single" w:sz="6" w:space="0" w:color="auto"/>
                <w:bottom w:val="single" w:sz="6" w:space="0" w:color="auto"/>
                <w:right w:val="single" w:sz="6" w:space="0" w:color="auto"/>
              </w:divBdr>
            </w:div>
            <w:div w:id="534932167">
              <w:marLeft w:val="0"/>
              <w:marRight w:val="0"/>
              <w:marTop w:val="0"/>
              <w:marBottom w:val="0"/>
              <w:divBdr>
                <w:top w:val="none" w:sz="0" w:space="0" w:color="auto"/>
                <w:left w:val="none" w:sz="0" w:space="0" w:color="auto"/>
                <w:bottom w:val="none" w:sz="0" w:space="0" w:color="auto"/>
                <w:right w:val="none" w:sz="0" w:space="0" w:color="auto"/>
              </w:divBdr>
            </w:div>
            <w:div w:id="536042194">
              <w:marLeft w:val="0"/>
              <w:marRight w:val="0"/>
              <w:marTop w:val="0"/>
              <w:marBottom w:val="0"/>
              <w:divBdr>
                <w:top w:val="none" w:sz="0" w:space="0" w:color="auto"/>
                <w:left w:val="none" w:sz="0" w:space="0" w:color="auto"/>
                <w:bottom w:val="none" w:sz="0" w:space="0" w:color="auto"/>
                <w:right w:val="none" w:sz="0" w:space="0" w:color="auto"/>
              </w:divBdr>
            </w:div>
            <w:div w:id="562642237">
              <w:marLeft w:val="0"/>
              <w:marRight w:val="0"/>
              <w:marTop w:val="0"/>
              <w:marBottom w:val="0"/>
              <w:divBdr>
                <w:top w:val="none" w:sz="0" w:space="0" w:color="auto"/>
                <w:left w:val="none" w:sz="0" w:space="0" w:color="auto"/>
                <w:bottom w:val="none" w:sz="0" w:space="0" w:color="auto"/>
                <w:right w:val="none" w:sz="0" w:space="0" w:color="auto"/>
              </w:divBdr>
            </w:div>
            <w:div w:id="566182413">
              <w:marLeft w:val="0"/>
              <w:marRight w:val="0"/>
              <w:marTop w:val="0"/>
              <w:marBottom w:val="0"/>
              <w:divBdr>
                <w:top w:val="none" w:sz="0" w:space="0" w:color="auto"/>
                <w:left w:val="none" w:sz="0" w:space="0" w:color="auto"/>
                <w:bottom w:val="none" w:sz="0" w:space="0" w:color="auto"/>
                <w:right w:val="none" w:sz="0" w:space="0" w:color="auto"/>
              </w:divBdr>
            </w:div>
            <w:div w:id="567883893">
              <w:marLeft w:val="0"/>
              <w:marRight w:val="0"/>
              <w:marTop w:val="480"/>
              <w:marBottom w:val="0"/>
              <w:divBdr>
                <w:top w:val="single" w:sz="6" w:space="0" w:color="auto"/>
                <w:left w:val="single" w:sz="6" w:space="0" w:color="auto"/>
                <w:bottom w:val="single" w:sz="6" w:space="0" w:color="auto"/>
                <w:right w:val="single" w:sz="6" w:space="0" w:color="auto"/>
              </w:divBdr>
            </w:div>
            <w:div w:id="585773394">
              <w:marLeft w:val="0"/>
              <w:marRight w:val="0"/>
              <w:marTop w:val="0"/>
              <w:marBottom w:val="0"/>
              <w:divBdr>
                <w:top w:val="none" w:sz="0" w:space="0" w:color="auto"/>
                <w:left w:val="none" w:sz="0" w:space="0" w:color="auto"/>
                <w:bottom w:val="none" w:sz="0" w:space="0" w:color="auto"/>
                <w:right w:val="none" w:sz="0" w:space="0" w:color="auto"/>
              </w:divBdr>
            </w:div>
            <w:div w:id="594245264">
              <w:marLeft w:val="0"/>
              <w:marRight w:val="0"/>
              <w:marTop w:val="0"/>
              <w:marBottom w:val="0"/>
              <w:divBdr>
                <w:top w:val="none" w:sz="0" w:space="0" w:color="auto"/>
                <w:left w:val="none" w:sz="0" w:space="0" w:color="auto"/>
                <w:bottom w:val="none" w:sz="0" w:space="0" w:color="auto"/>
                <w:right w:val="none" w:sz="0" w:space="0" w:color="auto"/>
              </w:divBdr>
            </w:div>
            <w:div w:id="625938457">
              <w:marLeft w:val="0"/>
              <w:marRight w:val="0"/>
              <w:marTop w:val="0"/>
              <w:marBottom w:val="0"/>
              <w:divBdr>
                <w:top w:val="none" w:sz="0" w:space="0" w:color="auto"/>
                <w:left w:val="none" w:sz="0" w:space="0" w:color="auto"/>
                <w:bottom w:val="none" w:sz="0" w:space="0" w:color="auto"/>
                <w:right w:val="none" w:sz="0" w:space="0" w:color="auto"/>
              </w:divBdr>
            </w:div>
            <w:div w:id="639842682">
              <w:marLeft w:val="0"/>
              <w:marRight w:val="0"/>
              <w:marTop w:val="0"/>
              <w:marBottom w:val="0"/>
              <w:divBdr>
                <w:top w:val="none" w:sz="0" w:space="0" w:color="auto"/>
                <w:left w:val="none" w:sz="0" w:space="0" w:color="auto"/>
                <w:bottom w:val="none" w:sz="0" w:space="0" w:color="auto"/>
                <w:right w:val="none" w:sz="0" w:space="0" w:color="auto"/>
              </w:divBdr>
            </w:div>
            <w:div w:id="642777198">
              <w:marLeft w:val="0"/>
              <w:marRight w:val="0"/>
              <w:marTop w:val="0"/>
              <w:marBottom w:val="0"/>
              <w:divBdr>
                <w:top w:val="none" w:sz="0" w:space="0" w:color="auto"/>
                <w:left w:val="none" w:sz="0" w:space="0" w:color="auto"/>
                <w:bottom w:val="none" w:sz="0" w:space="0" w:color="auto"/>
                <w:right w:val="none" w:sz="0" w:space="0" w:color="auto"/>
              </w:divBdr>
            </w:div>
            <w:div w:id="645741766">
              <w:marLeft w:val="0"/>
              <w:marRight w:val="0"/>
              <w:marTop w:val="0"/>
              <w:marBottom w:val="0"/>
              <w:divBdr>
                <w:top w:val="none" w:sz="0" w:space="0" w:color="auto"/>
                <w:left w:val="none" w:sz="0" w:space="0" w:color="auto"/>
                <w:bottom w:val="none" w:sz="0" w:space="0" w:color="auto"/>
                <w:right w:val="none" w:sz="0" w:space="0" w:color="auto"/>
              </w:divBdr>
            </w:div>
            <w:div w:id="646521069">
              <w:marLeft w:val="0"/>
              <w:marRight w:val="0"/>
              <w:marTop w:val="0"/>
              <w:marBottom w:val="0"/>
              <w:divBdr>
                <w:top w:val="none" w:sz="0" w:space="0" w:color="auto"/>
                <w:left w:val="none" w:sz="0" w:space="0" w:color="auto"/>
                <w:bottom w:val="none" w:sz="0" w:space="0" w:color="auto"/>
                <w:right w:val="none" w:sz="0" w:space="0" w:color="auto"/>
              </w:divBdr>
            </w:div>
            <w:div w:id="648677250">
              <w:marLeft w:val="0"/>
              <w:marRight w:val="0"/>
              <w:marTop w:val="0"/>
              <w:marBottom w:val="0"/>
              <w:divBdr>
                <w:top w:val="none" w:sz="0" w:space="0" w:color="auto"/>
                <w:left w:val="none" w:sz="0" w:space="0" w:color="auto"/>
                <w:bottom w:val="none" w:sz="0" w:space="0" w:color="auto"/>
                <w:right w:val="none" w:sz="0" w:space="0" w:color="auto"/>
              </w:divBdr>
            </w:div>
            <w:div w:id="671642434">
              <w:marLeft w:val="0"/>
              <w:marRight w:val="0"/>
              <w:marTop w:val="0"/>
              <w:marBottom w:val="0"/>
              <w:divBdr>
                <w:top w:val="none" w:sz="0" w:space="0" w:color="auto"/>
                <w:left w:val="none" w:sz="0" w:space="0" w:color="auto"/>
                <w:bottom w:val="none" w:sz="0" w:space="0" w:color="auto"/>
                <w:right w:val="none" w:sz="0" w:space="0" w:color="auto"/>
              </w:divBdr>
            </w:div>
            <w:div w:id="682559331">
              <w:marLeft w:val="0"/>
              <w:marRight w:val="0"/>
              <w:marTop w:val="0"/>
              <w:marBottom w:val="0"/>
              <w:divBdr>
                <w:top w:val="none" w:sz="0" w:space="0" w:color="auto"/>
                <w:left w:val="none" w:sz="0" w:space="0" w:color="auto"/>
                <w:bottom w:val="none" w:sz="0" w:space="0" w:color="auto"/>
                <w:right w:val="none" w:sz="0" w:space="0" w:color="auto"/>
              </w:divBdr>
            </w:div>
            <w:div w:id="690106602">
              <w:marLeft w:val="0"/>
              <w:marRight w:val="0"/>
              <w:marTop w:val="0"/>
              <w:marBottom w:val="0"/>
              <w:divBdr>
                <w:top w:val="none" w:sz="0" w:space="0" w:color="auto"/>
                <w:left w:val="none" w:sz="0" w:space="0" w:color="auto"/>
                <w:bottom w:val="none" w:sz="0" w:space="0" w:color="auto"/>
                <w:right w:val="none" w:sz="0" w:space="0" w:color="auto"/>
              </w:divBdr>
            </w:div>
            <w:div w:id="707989309">
              <w:marLeft w:val="0"/>
              <w:marRight w:val="0"/>
              <w:marTop w:val="0"/>
              <w:marBottom w:val="0"/>
              <w:divBdr>
                <w:top w:val="none" w:sz="0" w:space="0" w:color="auto"/>
                <w:left w:val="none" w:sz="0" w:space="0" w:color="auto"/>
                <w:bottom w:val="none" w:sz="0" w:space="0" w:color="auto"/>
                <w:right w:val="none" w:sz="0" w:space="0" w:color="auto"/>
              </w:divBdr>
            </w:div>
            <w:div w:id="722410914">
              <w:marLeft w:val="0"/>
              <w:marRight w:val="0"/>
              <w:marTop w:val="0"/>
              <w:marBottom w:val="0"/>
              <w:divBdr>
                <w:top w:val="none" w:sz="0" w:space="0" w:color="auto"/>
                <w:left w:val="none" w:sz="0" w:space="0" w:color="auto"/>
                <w:bottom w:val="none" w:sz="0" w:space="0" w:color="auto"/>
                <w:right w:val="none" w:sz="0" w:space="0" w:color="auto"/>
              </w:divBdr>
            </w:div>
            <w:div w:id="754979043">
              <w:marLeft w:val="0"/>
              <w:marRight w:val="0"/>
              <w:marTop w:val="0"/>
              <w:marBottom w:val="0"/>
              <w:divBdr>
                <w:top w:val="none" w:sz="0" w:space="0" w:color="auto"/>
                <w:left w:val="none" w:sz="0" w:space="0" w:color="auto"/>
                <w:bottom w:val="none" w:sz="0" w:space="0" w:color="auto"/>
                <w:right w:val="none" w:sz="0" w:space="0" w:color="auto"/>
              </w:divBdr>
            </w:div>
            <w:div w:id="792748668">
              <w:marLeft w:val="0"/>
              <w:marRight w:val="0"/>
              <w:marTop w:val="0"/>
              <w:marBottom w:val="0"/>
              <w:divBdr>
                <w:top w:val="none" w:sz="0" w:space="0" w:color="auto"/>
                <w:left w:val="none" w:sz="0" w:space="0" w:color="auto"/>
                <w:bottom w:val="none" w:sz="0" w:space="0" w:color="auto"/>
                <w:right w:val="none" w:sz="0" w:space="0" w:color="auto"/>
              </w:divBdr>
            </w:div>
            <w:div w:id="816068888">
              <w:marLeft w:val="0"/>
              <w:marRight w:val="0"/>
              <w:marTop w:val="0"/>
              <w:marBottom w:val="0"/>
              <w:divBdr>
                <w:top w:val="none" w:sz="0" w:space="0" w:color="auto"/>
                <w:left w:val="none" w:sz="0" w:space="0" w:color="auto"/>
                <w:bottom w:val="none" w:sz="0" w:space="0" w:color="auto"/>
                <w:right w:val="none" w:sz="0" w:space="0" w:color="auto"/>
              </w:divBdr>
            </w:div>
            <w:div w:id="847526148">
              <w:marLeft w:val="0"/>
              <w:marRight w:val="0"/>
              <w:marTop w:val="0"/>
              <w:marBottom w:val="0"/>
              <w:divBdr>
                <w:top w:val="none" w:sz="0" w:space="0" w:color="auto"/>
                <w:left w:val="none" w:sz="0" w:space="0" w:color="auto"/>
                <w:bottom w:val="none" w:sz="0" w:space="0" w:color="auto"/>
                <w:right w:val="none" w:sz="0" w:space="0" w:color="auto"/>
              </w:divBdr>
            </w:div>
            <w:div w:id="847675238">
              <w:marLeft w:val="0"/>
              <w:marRight w:val="0"/>
              <w:marTop w:val="480"/>
              <w:marBottom w:val="0"/>
              <w:divBdr>
                <w:top w:val="single" w:sz="6" w:space="0" w:color="auto"/>
                <w:left w:val="single" w:sz="6" w:space="0" w:color="auto"/>
                <w:bottom w:val="single" w:sz="6" w:space="0" w:color="auto"/>
                <w:right w:val="single" w:sz="6" w:space="0" w:color="auto"/>
              </w:divBdr>
            </w:div>
            <w:div w:id="869300569">
              <w:marLeft w:val="0"/>
              <w:marRight w:val="0"/>
              <w:marTop w:val="0"/>
              <w:marBottom w:val="0"/>
              <w:divBdr>
                <w:top w:val="none" w:sz="0" w:space="0" w:color="auto"/>
                <w:left w:val="none" w:sz="0" w:space="0" w:color="auto"/>
                <w:bottom w:val="none" w:sz="0" w:space="0" w:color="auto"/>
                <w:right w:val="none" w:sz="0" w:space="0" w:color="auto"/>
              </w:divBdr>
            </w:div>
            <w:div w:id="873008697">
              <w:marLeft w:val="0"/>
              <w:marRight w:val="0"/>
              <w:marTop w:val="480"/>
              <w:marBottom w:val="0"/>
              <w:divBdr>
                <w:top w:val="single" w:sz="6" w:space="0" w:color="auto"/>
                <w:left w:val="single" w:sz="6" w:space="0" w:color="auto"/>
                <w:bottom w:val="single" w:sz="6" w:space="0" w:color="auto"/>
                <w:right w:val="single" w:sz="6" w:space="0" w:color="auto"/>
              </w:divBdr>
            </w:div>
            <w:div w:id="875392260">
              <w:marLeft w:val="0"/>
              <w:marRight w:val="0"/>
              <w:marTop w:val="0"/>
              <w:marBottom w:val="0"/>
              <w:divBdr>
                <w:top w:val="none" w:sz="0" w:space="0" w:color="auto"/>
                <w:left w:val="none" w:sz="0" w:space="0" w:color="auto"/>
                <w:bottom w:val="none" w:sz="0" w:space="0" w:color="auto"/>
                <w:right w:val="none" w:sz="0" w:space="0" w:color="auto"/>
              </w:divBdr>
            </w:div>
            <w:div w:id="899250837">
              <w:marLeft w:val="0"/>
              <w:marRight w:val="0"/>
              <w:marTop w:val="0"/>
              <w:marBottom w:val="0"/>
              <w:divBdr>
                <w:top w:val="none" w:sz="0" w:space="0" w:color="auto"/>
                <w:left w:val="none" w:sz="0" w:space="0" w:color="auto"/>
                <w:bottom w:val="none" w:sz="0" w:space="0" w:color="auto"/>
                <w:right w:val="none" w:sz="0" w:space="0" w:color="auto"/>
              </w:divBdr>
            </w:div>
            <w:div w:id="901057570">
              <w:marLeft w:val="0"/>
              <w:marRight w:val="0"/>
              <w:marTop w:val="0"/>
              <w:marBottom w:val="0"/>
              <w:divBdr>
                <w:top w:val="none" w:sz="0" w:space="0" w:color="auto"/>
                <w:left w:val="none" w:sz="0" w:space="0" w:color="auto"/>
                <w:bottom w:val="none" w:sz="0" w:space="0" w:color="auto"/>
                <w:right w:val="none" w:sz="0" w:space="0" w:color="auto"/>
              </w:divBdr>
            </w:div>
            <w:div w:id="915479675">
              <w:marLeft w:val="0"/>
              <w:marRight w:val="0"/>
              <w:marTop w:val="0"/>
              <w:marBottom w:val="0"/>
              <w:divBdr>
                <w:top w:val="none" w:sz="0" w:space="0" w:color="auto"/>
                <w:left w:val="none" w:sz="0" w:space="0" w:color="auto"/>
                <w:bottom w:val="none" w:sz="0" w:space="0" w:color="auto"/>
                <w:right w:val="none" w:sz="0" w:space="0" w:color="auto"/>
              </w:divBdr>
            </w:div>
            <w:div w:id="942692069">
              <w:marLeft w:val="0"/>
              <w:marRight w:val="0"/>
              <w:marTop w:val="0"/>
              <w:marBottom w:val="0"/>
              <w:divBdr>
                <w:top w:val="none" w:sz="0" w:space="0" w:color="auto"/>
                <w:left w:val="none" w:sz="0" w:space="0" w:color="auto"/>
                <w:bottom w:val="none" w:sz="0" w:space="0" w:color="auto"/>
                <w:right w:val="none" w:sz="0" w:space="0" w:color="auto"/>
              </w:divBdr>
            </w:div>
            <w:div w:id="943391094">
              <w:marLeft w:val="0"/>
              <w:marRight w:val="0"/>
              <w:marTop w:val="0"/>
              <w:marBottom w:val="0"/>
              <w:divBdr>
                <w:top w:val="none" w:sz="0" w:space="0" w:color="auto"/>
                <w:left w:val="none" w:sz="0" w:space="0" w:color="auto"/>
                <w:bottom w:val="none" w:sz="0" w:space="0" w:color="auto"/>
                <w:right w:val="none" w:sz="0" w:space="0" w:color="auto"/>
              </w:divBdr>
            </w:div>
            <w:div w:id="949048002">
              <w:marLeft w:val="0"/>
              <w:marRight w:val="0"/>
              <w:marTop w:val="0"/>
              <w:marBottom w:val="0"/>
              <w:divBdr>
                <w:top w:val="none" w:sz="0" w:space="0" w:color="auto"/>
                <w:left w:val="none" w:sz="0" w:space="0" w:color="auto"/>
                <w:bottom w:val="none" w:sz="0" w:space="0" w:color="auto"/>
                <w:right w:val="none" w:sz="0" w:space="0" w:color="auto"/>
              </w:divBdr>
            </w:div>
            <w:div w:id="966350331">
              <w:marLeft w:val="0"/>
              <w:marRight w:val="0"/>
              <w:marTop w:val="0"/>
              <w:marBottom w:val="0"/>
              <w:divBdr>
                <w:top w:val="none" w:sz="0" w:space="0" w:color="auto"/>
                <w:left w:val="none" w:sz="0" w:space="0" w:color="auto"/>
                <w:bottom w:val="none" w:sz="0" w:space="0" w:color="auto"/>
                <w:right w:val="none" w:sz="0" w:space="0" w:color="auto"/>
              </w:divBdr>
            </w:div>
            <w:div w:id="1002198768">
              <w:marLeft w:val="0"/>
              <w:marRight w:val="0"/>
              <w:marTop w:val="480"/>
              <w:marBottom w:val="0"/>
              <w:divBdr>
                <w:top w:val="single" w:sz="6" w:space="0" w:color="auto"/>
                <w:left w:val="single" w:sz="6" w:space="0" w:color="auto"/>
                <w:bottom w:val="single" w:sz="6" w:space="0" w:color="auto"/>
                <w:right w:val="single" w:sz="6" w:space="0" w:color="auto"/>
              </w:divBdr>
            </w:div>
            <w:div w:id="1013188983">
              <w:marLeft w:val="0"/>
              <w:marRight w:val="0"/>
              <w:marTop w:val="0"/>
              <w:marBottom w:val="0"/>
              <w:divBdr>
                <w:top w:val="none" w:sz="0" w:space="0" w:color="auto"/>
                <w:left w:val="none" w:sz="0" w:space="0" w:color="auto"/>
                <w:bottom w:val="none" w:sz="0" w:space="0" w:color="auto"/>
                <w:right w:val="none" w:sz="0" w:space="0" w:color="auto"/>
              </w:divBdr>
            </w:div>
            <w:div w:id="1032456495">
              <w:marLeft w:val="0"/>
              <w:marRight w:val="0"/>
              <w:marTop w:val="0"/>
              <w:marBottom w:val="0"/>
              <w:divBdr>
                <w:top w:val="none" w:sz="0" w:space="0" w:color="auto"/>
                <w:left w:val="none" w:sz="0" w:space="0" w:color="auto"/>
                <w:bottom w:val="none" w:sz="0" w:space="0" w:color="auto"/>
                <w:right w:val="none" w:sz="0" w:space="0" w:color="auto"/>
              </w:divBdr>
            </w:div>
            <w:div w:id="1036388990">
              <w:marLeft w:val="0"/>
              <w:marRight w:val="0"/>
              <w:marTop w:val="0"/>
              <w:marBottom w:val="0"/>
              <w:divBdr>
                <w:top w:val="none" w:sz="0" w:space="0" w:color="auto"/>
                <w:left w:val="none" w:sz="0" w:space="0" w:color="auto"/>
                <w:bottom w:val="none" w:sz="0" w:space="0" w:color="auto"/>
                <w:right w:val="none" w:sz="0" w:space="0" w:color="auto"/>
              </w:divBdr>
            </w:div>
            <w:div w:id="1036808324">
              <w:marLeft w:val="0"/>
              <w:marRight w:val="0"/>
              <w:marTop w:val="0"/>
              <w:marBottom w:val="0"/>
              <w:divBdr>
                <w:top w:val="none" w:sz="0" w:space="0" w:color="auto"/>
                <w:left w:val="none" w:sz="0" w:space="0" w:color="auto"/>
                <w:bottom w:val="none" w:sz="0" w:space="0" w:color="auto"/>
                <w:right w:val="none" w:sz="0" w:space="0" w:color="auto"/>
              </w:divBdr>
            </w:div>
            <w:div w:id="1042561221">
              <w:marLeft w:val="0"/>
              <w:marRight w:val="0"/>
              <w:marTop w:val="0"/>
              <w:marBottom w:val="0"/>
              <w:divBdr>
                <w:top w:val="none" w:sz="0" w:space="0" w:color="auto"/>
                <w:left w:val="none" w:sz="0" w:space="0" w:color="auto"/>
                <w:bottom w:val="none" w:sz="0" w:space="0" w:color="auto"/>
                <w:right w:val="none" w:sz="0" w:space="0" w:color="auto"/>
              </w:divBdr>
            </w:div>
            <w:div w:id="1043867327">
              <w:marLeft w:val="0"/>
              <w:marRight w:val="0"/>
              <w:marTop w:val="0"/>
              <w:marBottom w:val="0"/>
              <w:divBdr>
                <w:top w:val="none" w:sz="0" w:space="0" w:color="auto"/>
                <w:left w:val="none" w:sz="0" w:space="0" w:color="auto"/>
                <w:bottom w:val="none" w:sz="0" w:space="0" w:color="auto"/>
                <w:right w:val="none" w:sz="0" w:space="0" w:color="auto"/>
              </w:divBdr>
            </w:div>
            <w:div w:id="1046103228">
              <w:marLeft w:val="0"/>
              <w:marRight w:val="0"/>
              <w:marTop w:val="0"/>
              <w:marBottom w:val="0"/>
              <w:divBdr>
                <w:top w:val="none" w:sz="0" w:space="0" w:color="auto"/>
                <w:left w:val="none" w:sz="0" w:space="0" w:color="auto"/>
                <w:bottom w:val="none" w:sz="0" w:space="0" w:color="auto"/>
                <w:right w:val="none" w:sz="0" w:space="0" w:color="auto"/>
              </w:divBdr>
            </w:div>
            <w:div w:id="1060059306">
              <w:marLeft w:val="0"/>
              <w:marRight w:val="0"/>
              <w:marTop w:val="0"/>
              <w:marBottom w:val="0"/>
              <w:divBdr>
                <w:top w:val="none" w:sz="0" w:space="0" w:color="auto"/>
                <w:left w:val="none" w:sz="0" w:space="0" w:color="auto"/>
                <w:bottom w:val="none" w:sz="0" w:space="0" w:color="auto"/>
                <w:right w:val="none" w:sz="0" w:space="0" w:color="auto"/>
              </w:divBdr>
            </w:div>
            <w:div w:id="1063141641">
              <w:marLeft w:val="0"/>
              <w:marRight w:val="0"/>
              <w:marTop w:val="0"/>
              <w:marBottom w:val="0"/>
              <w:divBdr>
                <w:top w:val="none" w:sz="0" w:space="0" w:color="auto"/>
                <w:left w:val="none" w:sz="0" w:space="0" w:color="auto"/>
                <w:bottom w:val="none" w:sz="0" w:space="0" w:color="auto"/>
                <w:right w:val="none" w:sz="0" w:space="0" w:color="auto"/>
              </w:divBdr>
            </w:div>
            <w:div w:id="1072240245">
              <w:marLeft w:val="0"/>
              <w:marRight w:val="0"/>
              <w:marTop w:val="0"/>
              <w:marBottom w:val="0"/>
              <w:divBdr>
                <w:top w:val="none" w:sz="0" w:space="0" w:color="auto"/>
                <w:left w:val="none" w:sz="0" w:space="0" w:color="auto"/>
                <w:bottom w:val="none" w:sz="0" w:space="0" w:color="auto"/>
                <w:right w:val="none" w:sz="0" w:space="0" w:color="auto"/>
              </w:divBdr>
            </w:div>
            <w:div w:id="1078400626">
              <w:marLeft w:val="0"/>
              <w:marRight w:val="0"/>
              <w:marTop w:val="0"/>
              <w:marBottom w:val="0"/>
              <w:divBdr>
                <w:top w:val="none" w:sz="0" w:space="0" w:color="auto"/>
                <w:left w:val="none" w:sz="0" w:space="0" w:color="auto"/>
                <w:bottom w:val="none" w:sz="0" w:space="0" w:color="auto"/>
                <w:right w:val="none" w:sz="0" w:space="0" w:color="auto"/>
              </w:divBdr>
            </w:div>
            <w:div w:id="1085570593">
              <w:marLeft w:val="0"/>
              <w:marRight w:val="0"/>
              <w:marTop w:val="0"/>
              <w:marBottom w:val="0"/>
              <w:divBdr>
                <w:top w:val="none" w:sz="0" w:space="0" w:color="auto"/>
                <w:left w:val="none" w:sz="0" w:space="0" w:color="auto"/>
                <w:bottom w:val="none" w:sz="0" w:space="0" w:color="auto"/>
                <w:right w:val="none" w:sz="0" w:space="0" w:color="auto"/>
              </w:divBdr>
            </w:div>
            <w:div w:id="1088774818">
              <w:marLeft w:val="0"/>
              <w:marRight w:val="0"/>
              <w:marTop w:val="0"/>
              <w:marBottom w:val="0"/>
              <w:divBdr>
                <w:top w:val="none" w:sz="0" w:space="0" w:color="auto"/>
                <w:left w:val="none" w:sz="0" w:space="0" w:color="auto"/>
                <w:bottom w:val="none" w:sz="0" w:space="0" w:color="auto"/>
                <w:right w:val="none" w:sz="0" w:space="0" w:color="auto"/>
              </w:divBdr>
            </w:div>
            <w:div w:id="1088844372">
              <w:marLeft w:val="0"/>
              <w:marRight w:val="0"/>
              <w:marTop w:val="0"/>
              <w:marBottom w:val="0"/>
              <w:divBdr>
                <w:top w:val="none" w:sz="0" w:space="0" w:color="auto"/>
                <w:left w:val="none" w:sz="0" w:space="0" w:color="auto"/>
                <w:bottom w:val="none" w:sz="0" w:space="0" w:color="auto"/>
                <w:right w:val="none" w:sz="0" w:space="0" w:color="auto"/>
              </w:divBdr>
            </w:div>
            <w:div w:id="1121530697">
              <w:marLeft w:val="0"/>
              <w:marRight w:val="0"/>
              <w:marTop w:val="480"/>
              <w:marBottom w:val="0"/>
              <w:divBdr>
                <w:top w:val="single" w:sz="6" w:space="0" w:color="auto"/>
                <w:left w:val="single" w:sz="6" w:space="0" w:color="auto"/>
                <w:bottom w:val="single" w:sz="6" w:space="0" w:color="auto"/>
                <w:right w:val="single" w:sz="6" w:space="0" w:color="auto"/>
              </w:divBdr>
            </w:div>
            <w:div w:id="1124884737">
              <w:marLeft w:val="0"/>
              <w:marRight w:val="0"/>
              <w:marTop w:val="0"/>
              <w:marBottom w:val="0"/>
              <w:divBdr>
                <w:top w:val="none" w:sz="0" w:space="0" w:color="auto"/>
                <w:left w:val="none" w:sz="0" w:space="0" w:color="auto"/>
                <w:bottom w:val="none" w:sz="0" w:space="0" w:color="auto"/>
                <w:right w:val="none" w:sz="0" w:space="0" w:color="auto"/>
              </w:divBdr>
            </w:div>
            <w:div w:id="1133527046">
              <w:marLeft w:val="0"/>
              <w:marRight w:val="0"/>
              <w:marTop w:val="0"/>
              <w:marBottom w:val="0"/>
              <w:divBdr>
                <w:top w:val="none" w:sz="0" w:space="0" w:color="auto"/>
                <w:left w:val="none" w:sz="0" w:space="0" w:color="auto"/>
                <w:bottom w:val="none" w:sz="0" w:space="0" w:color="auto"/>
                <w:right w:val="none" w:sz="0" w:space="0" w:color="auto"/>
              </w:divBdr>
            </w:div>
            <w:div w:id="1138913359">
              <w:marLeft w:val="0"/>
              <w:marRight w:val="0"/>
              <w:marTop w:val="0"/>
              <w:marBottom w:val="0"/>
              <w:divBdr>
                <w:top w:val="none" w:sz="0" w:space="0" w:color="auto"/>
                <w:left w:val="none" w:sz="0" w:space="0" w:color="auto"/>
                <w:bottom w:val="none" w:sz="0" w:space="0" w:color="auto"/>
                <w:right w:val="none" w:sz="0" w:space="0" w:color="auto"/>
              </w:divBdr>
            </w:div>
            <w:div w:id="1143963508">
              <w:marLeft w:val="0"/>
              <w:marRight w:val="0"/>
              <w:marTop w:val="0"/>
              <w:marBottom w:val="0"/>
              <w:divBdr>
                <w:top w:val="none" w:sz="0" w:space="0" w:color="auto"/>
                <w:left w:val="none" w:sz="0" w:space="0" w:color="auto"/>
                <w:bottom w:val="none" w:sz="0" w:space="0" w:color="auto"/>
                <w:right w:val="none" w:sz="0" w:space="0" w:color="auto"/>
              </w:divBdr>
            </w:div>
            <w:div w:id="1154490810">
              <w:marLeft w:val="0"/>
              <w:marRight w:val="0"/>
              <w:marTop w:val="0"/>
              <w:marBottom w:val="0"/>
              <w:divBdr>
                <w:top w:val="none" w:sz="0" w:space="0" w:color="auto"/>
                <w:left w:val="none" w:sz="0" w:space="0" w:color="auto"/>
                <w:bottom w:val="none" w:sz="0" w:space="0" w:color="auto"/>
                <w:right w:val="none" w:sz="0" w:space="0" w:color="auto"/>
              </w:divBdr>
            </w:div>
            <w:div w:id="1156384933">
              <w:marLeft w:val="0"/>
              <w:marRight w:val="0"/>
              <w:marTop w:val="0"/>
              <w:marBottom w:val="0"/>
              <w:divBdr>
                <w:top w:val="none" w:sz="0" w:space="0" w:color="auto"/>
                <w:left w:val="none" w:sz="0" w:space="0" w:color="auto"/>
                <w:bottom w:val="none" w:sz="0" w:space="0" w:color="auto"/>
                <w:right w:val="none" w:sz="0" w:space="0" w:color="auto"/>
              </w:divBdr>
            </w:div>
            <w:div w:id="1161390974">
              <w:marLeft w:val="0"/>
              <w:marRight w:val="0"/>
              <w:marTop w:val="0"/>
              <w:marBottom w:val="0"/>
              <w:divBdr>
                <w:top w:val="none" w:sz="0" w:space="0" w:color="auto"/>
                <w:left w:val="none" w:sz="0" w:space="0" w:color="auto"/>
                <w:bottom w:val="none" w:sz="0" w:space="0" w:color="auto"/>
                <w:right w:val="none" w:sz="0" w:space="0" w:color="auto"/>
              </w:divBdr>
            </w:div>
            <w:div w:id="1164324765">
              <w:marLeft w:val="0"/>
              <w:marRight w:val="0"/>
              <w:marTop w:val="0"/>
              <w:marBottom w:val="0"/>
              <w:divBdr>
                <w:top w:val="none" w:sz="0" w:space="0" w:color="auto"/>
                <w:left w:val="none" w:sz="0" w:space="0" w:color="auto"/>
                <w:bottom w:val="none" w:sz="0" w:space="0" w:color="auto"/>
                <w:right w:val="none" w:sz="0" w:space="0" w:color="auto"/>
              </w:divBdr>
            </w:div>
            <w:div w:id="1165784031">
              <w:marLeft w:val="0"/>
              <w:marRight w:val="0"/>
              <w:marTop w:val="0"/>
              <w:marBottom w:val="0"/>
              <w:divBdr>
                <w:top w:val="none" w:sz="0" w:space="0" w:color="auto"/>
                <w:left w:val="none" w:sz="0" w:space="0" w:color="auto"/>
                <w:bottom w:val="none" w:sz="0" w:space="0" w:color="auto"/>
                <w:right w:val="none" w:sz="0" w:space="0" w:color="auto"/>
              </w:divBdr>
            </w:div>
            <w:div w:id="1177766024">
              <w:marLeft w:val="0"/>
              <w:marRight w:val="0"/>
              <w:marTop w:val="0"/>
              <w:marBottom w:val="0"/>
              <w:divBdr>
                <w:top w:val="none" w:sz="0" w:space="0" w:color="auto"/>
                <w:left w:val="none" w:sz="0" w:space="0" w:color="auto"/>
                <w:bottom w:val="none" w:sz="0" w:space="0" w:color="auto"/>
                <w:right w:val="none" w:sz="0" w:space="0" w:color="auto"/>
              </w:divBdr>
            </w:div>
            <w:div w:id="1197887091">
              <w:marLeft w:val="0"/>
              <w:marRight w:val="0"/>
              <w:marTop w:val="0"/>
              <w:marBottom w:val="0"/>
              <w:divBdr>
                <w:top w:val="none" w:sz="0" w:space="0" w:color="auto"/>
                <w:left w:val="none" w:sz="0" w:space="0" w:color="auto"/>
                <w:bottom w:val="none" w:sz="0" w:space="0" w:color="auto"/>
                <w:right w:val="none" w:sz="0" w:space="0" w:color="auto"/>
              </w:divBdr>
            </w:div>
            <w:div w:id="1206720541">
              <w:marLeft w:val="0"/>
              <w:marRight w:val="0"/>
              <w:marTop w:val="0"/>
              <w:marBottom w:val="0"/>
              <w:divBdr>
                <w:top w:val="none" w:sz="0" w:space="0" w:color="auto"/>
                <w:left w:val="none" w:sz="0" w:space="0" w:color="auto"/>
                <w:bottom w:val="none" w:sz="0" w:space="0" w:color="auto"/>
                <w:right w:val="none" w:sz="0" w:space="0" w:color="auto"/>
              </w:divBdr>
            </w:div>
            <w:div w:id="1210534878">
              <w:marLeft w:val="0"/>
              <w:marRight w:val="0"/>
              <w:marTop w:val="0"/>
              <w:marBottom w:val="0"/>
              <w:divBdr>
                <w:top w:val="none" w:sz="0" w:space="0" w:color="auto"/>
                <w:left w:val="none" w:sz="0" w:space="0" w:color="auto"/>
                <w:bottom w:val="none" w:sz="0" w:space="0" w:color="auto"/>
                <w:right w:val="none" w:sz="0" w:space="0" w:color="auto"/>
              </w:divBdr>
            </w:div>
            <w:div w:id="1244532429">
              <w:marLeft w:val="0"/>
              <w:marRight w:val="0"/>
              <w:marTop w:val="0"/>
              <w:marBottom w:val="0"/>
              <w:divBdr>
                <w:top w:val="none" w:sz="0" w:space="0" w:color="auto"/>
                <w:left w:val="none" w:sz="0" w:space="0" w:color="auto"/>
                <w:bottom w:val="none" w:sz="0" w:space="0" w:color="auto"/>
                <w:right w:val="none" w:sz="0" w:space="0" w:color="auto"/>
              </w:divBdr>
            </w:div>
            <w:div w:id="1253078535">
              <w:marLeft w:val="0"/>
              <w:marRight w:val="0"/>
              <w:marTop w:val="0"/>
              <w:marBottom w:val="0"/>
              <w:divBdr>
                <w:top w:val="none" w:sz="0" w:space="0" w:color="auto"/>
                <w:left w:val="none" w:sz="0" w:space="0" w:color="auto"/>
                <w:bottom w:val="none" w:sz="0" w:space="0" w:color="auto"/>
                <w:right w:val="none" w:sz="0" w:space="0" w:color="auto"/>
              </w:divBdr>
            </w:div>
            <w:div w:id="1255700875">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1330327771">
              <w:marLeft w:val="0"/>
              <w:marRight w:val="0"/>
              <w:marTop w:val="0"/>
              <w:marBottom w:val="0"/>
              <w:divBdr>
                <w:top w:val="none" w:sz="0" w:space="0" w:color="auto"/>
                <w:left w:val="none" w:sz="0" w:space="0" w:color="auto"/>
                <w:bottom w:val="none" w:sz="0" w:space="0" w:color="auto"/>
                <w:right w:val="none" w:sz="0" w:space="0" w:color="auto"/>
              </w:divBdr>
            </w:div>
            <w:div w:id="1343048876">
              <w:marLeft w:val="0"/>
              <w:marRight w:val="0"/>
              <w:marTop w:val="0"/>
              <w:marBottom w:val="0"/>
              <w:divBdr>
                <w:top w:val="none" w:sz="0" w:space="0" w:color="auto"/>
                <w:left w:val="none" w:sz="0" w:space="0" w:color="auto"/>
                <w:bottom w:val="none" w:sz="0" w:space="0" w:color="auto"/>
                <w:right w:val="none" w:sz="0" w:space="0" w:color="auto"/>
              </w:divBdr>
            </w:div>
            <w:div w:id="1348631848">
              <w:marLeft w:val="0"/>
              <w:marRight w:val="0"/>
              <w:marTop w:val="0"/>
              <w:marBottom w:val="0"/>
              <w:divBdr>
                <w:top w:val="none" w:sz="0" w:space="0" w:color="auto"/>
                <w:left w:val="none" w:sz="0" w:space="0" w:color="auto"/>
                <w:bottom w:val="none" w:sz="0" w:space="0" w:color="auto"/>
                <w:right w:val="none" w:sz="0" w:space="0" w:color="auto"/>
              </w:divBdr>
            </w:div>
            <w:div w:id="1354114990">
              <w:marLeft w:val="0"/>
              <w:marRight w:val="0"/>
              <w:marTop w:val="0"/>
              <w:marBottom w:val="0"/>
              <w:divBdr>
                <w:top w:val="none" w:sz="0" w:space="0" w:color="auto"/>
                <w:left w:val="none" w:sz="0" w:space="0" w:color="auto"/>
                <w:bottom w:val="none" w:sz="0" w:space="0" w:color="auto"/>
                <w:right w:val="none" w:sz="0" w:space="0" w:color="auto"/>
              </w:divBdr>
            </w:div>
            <w:div w:id="1365138560">
              <w:marLeft w:val="0"/>
              <w:marRight w:val="0"/>
              <w:marTop w:val="0"/>
              <w:marBottom w:val="0"/>
              <w:divBdr>
                <w:top w:val="none" w:sz="0" w:space="0" w:color="auto"/>
                <w:left w:val="none" w:sz="0" w:space="0" w:color="auto"/>
                <w:bottom w:val="none" w:sz="0" w:space="0" w:color="auto"/>
                <w:right w:val="none" w:sz="0" w:space="0" w:color="auto"/>
              </w:divBdr>
            </w:div>
            <w:div w:id="1376126828">
              <w:marLeft w:val="0"/>
              <w:marRight w:val="0"/>
              <w:marTop w:val="0"/>
              <w:marBottom w:val="0"/>
              <w:divBdr>
                <w:top w:val="none" w:sz="0" w:space="0" w:color="auto"/>
                <w:left w:val="none" w:sz="0" w:space="0" w:color="auto"/>
                <w:bottom w:val="none" w:sz="0" w:space="0" w:color="auto"/>
                <w:right w:val="none" w:sz="0" w:space="0" w:color="auto"/>
              </w:divBdr>
            </w:div>
            <w:div w:id="1385637675">
              <w:marLeft w:val="0"/>
              <w:marRight w:val="0"/>
              <w:marTop w:val="0"/>
              <w:marBottom w:val="0"/>
              <w:divBdr>
                <w:top w:val="none" w:sz="0" w:space="0" w:color="auto"/>
                <w:left w:val="none" w:sz="0" w:space="0" w:color="auto"/>
                <w:bottom w:val="none" w:sz="0" w:space="0" w:color="auto"/>
                <w:right w:val="none" w:sz="0" w:space="0" w:color="auto"/>
              </w:divBdr>
            </w:div>
            <w:div w:id="1391882692">
              <w:marLeft w:val="0"/>
              <w:marRight w:val="0"/>
              <w:marTop w:val="0"/>
              <w:marBottom w:val="0"/>
              <w:divBdr>
                <w:top w:val="none" w:sz="0" w:space="0" w:color="auto"/>
                <w:left w:val="none" w:sz="0" w:space="0" w:color="auto"/>
                <w:bottom w:val="none" w:sz="0" w:space="0" w:color="auto"/>
                <w:right w:val="none" w:sz="0" w:space="0" w:color="auto"/>
              </w:divBdr>
            </w:div>
            <w:div w:id="1396124634">
              <w:marLeft w:val="0"/>
              <w:marRight w:val="0"/>
              <w:marTop w:val="0"/>
              <w:marBottom w:val="0"/>
              <w:divBdr>
                <w:top w:val="none" w:sz="0" w:space="0" w:color="auto"/>
                <w:left w:val="none" w:sz="0" w:space="0" w:color="auto"/>
                <w:bottom w:val="none" w:sz="0" w:space="0" w:color="auto"/>
                <w:right w:val="none" w:sz="0" w:space="0" w:color="auto"/>
              </w:divBdr>
            </w:div>
            <w:div w:id="1397506004">
              <w:marLeft w:val="0"/>
              <w:marRight w:val="0"/>
              <w:marTop w:val="0"/>
              <w:marBottom w:val="0"/>
              <w:divBdr>
                <w:top w:val="none" w:sz="0" w:space="0" w:color="auto"/>
                <w:left w:val="none" w:sz="0" w:space="0" w:color="auto"/>
                <w:bottom w:val="none" w:sz="0" w:space="0" w:color="auto"/>
                <w:right w:val="none" w:sz="0" w:space="0" w:color="auto"/>
              </w:divBdr>
            </w:div>
            <w:div w:id="1401751938">
              <w:marLeft w:val="0"/>
              <w:marRight w:val="0"/>
              <w:marTop w:val="0"/>
              <w:marBottom w:val="0"/>
              <w:divBdr>
                <w:top w:val="none" w:sz="0" w:space="0" w:color="auto"/>
                <w:left w:val="none" w:sz="0" w:space="0" w:color="auto"/>
                <w:bottom w:val="none" w:sz="0" w:space="0" w:color="auto"/>
                <w:right w:val="none" w:sz="0" w:space="0" w:color="auto"/>
              </w:divBdr>
            </w:div>
            <w:div w:id="1407339047">
              <w:marLeft w:val="0"/>
              <w:marRight w:val="0"/>
              <w:marTop w:val="0"/>
              <w:marBottom w:val="0"/>
              <w:divBdr>
                <w:top w:val="none" w:sz="0" w:space="0" w:color="auto"/>
                <w:left w:val="none" w:sz="0" w:space="0" w:color="auto"/>
                <w:bottom w:val="none" w:sz="0" w:space="0" w:color="auto"/>
                <w:right w:val="none" w:sz="0" w:space="0" w:color="auto"/>
              </w:divBdr>
            </w:div>
            <w:div w:id="1417438067">
              <w:marLeft w:val="0"/>
              <w:marRight w:val="0"/>
              <w:marTop w:val="0"/>
              <w:marBottom w:val="0"/>
              <w:divBdr>
                <w:top w:val="none" w:sz="0" w:space="0" w:color="auto"/>
                <w:left w:val="none" w:sz="0" w:space="0" w:color="auto"/>
                <w:bottom w:val="none" w:sz="0" w:space="0" w:color="auto"/>
                <w:right w:val="none" w:sz="0" w:space="0" w:color="auto"/>
              </w:divBdr>
            </w:div>
            <w:div w:id="1441603448">
              <w:marLeft w:val="0"/>
              <w:marRight w:val="0"/>
              <w:marTop w:val="0"/>
              <w:marBottom w:val="0"/>
              <w:divBdr>
                <w:top w:val="none" w:sz="0" w:space="0" w:color="auto"/>
                <w:left w:val="none" w:sz="0" w:space="0" w:color="auto"/>
                <w:bottom w:val="none" w:sz="0" w:space="0" w:color="auto"/>
                <w:right w:val="none" w:sz="0" w:space="0" w:color="auto"/>
              </w:divBdr>
            </w:div>
            <w:div w:id="1456290365">
              <w:marLeft w:val="0"/>
              <w:marRight w:val="0"/>
              <w:marTop w:val="0"/>
              <w:marBottom w:val="0"/>
              <w:divBdr>
                <w:top w:val="none" w:sz="0" w:space="0" w:color="auto"/>
                <w:left w:val="none" w:sz="0" w:space="0" w:color="auto"/>
                <w:bottom w:val="none" w:sz="0" w:space="0" w:color="auto"/>
                <w:right w:val="none" w:sz="0" w:space="0" w:color="auto"/>
              </w:divBdr>
            </w:div>
            <w:div w:id="1459688151">
              <w:marLeft w:val="0"/>
              <w:marRight w:val="0"/>
              <w:marTop w:val="0"/>
              <w:marBottom w:val="0"/>
              <w:divBdr>
                <w:top w:val="none" w:sz="0" w:space="0" w:color="auto"/>
                <w:left w:val="none" w:sz="0" w:space="0" w:color="auto"/>
                <w:bottom w:val="none" w:sz="0" w:space="0" w:color="auto"/>
                <w:right w:val="none" w:sz="0" w:space="0" w:color="auto"/>
              </w:divBdr>
            </w:div>
            <w:div w:id="1465737339">
              <w:marLeft w:val="0"/>
              <w:marRight w:val="0"/>
              <w:marTop w:val="0"/>
              <w:marBottom w:val="0"/>
              <w:divBdr>
                <w:top w:val="none" w:sz="0" w:space="0" w:color="auto"/>
                <w:left w:val="none" w:sz="0" w:space="0" w:color="auto"/>
                <w:bottom w:val="none" w:sz="0" w:space="0" w:color="auto"/>
                <w:right w:val="none" w:sz="0" w:space="0" w:color="auto"/>
              </w:divBdr>
            </w:div>
            <w:div w:id="1499541763">
              <w:marLeft w:val="0"/>
              <w:marRight w:val="0"/>
              <w:marTop w:val="0"/>
              <w:marBottom w:val="0"/>
              <w:divBdr>
                <w:top w:val="none" w:sz="0" w:space="0" w:color="auto"/>
                <w:left w:val="none" w:sz="0" w:space="0" w:color="auto"/>
                <w:bottom w:val="none" w:sz="0" w:space="0" w:color="auto"/>
                <w:right w:val="none" w:sz="0" w:space="0" w:color="auto"/>
              </w:divBdr>
            </w:div>
            <w:div w:id="1506701475">
              <w:marLeft w:val="0"/>
              <w:marRight w:val="0"/>
              <w:marTop w:val="0"/>
              <w:marBottom w:val="0"/>
              <w:divBdr>
                <w:top w:val="none" w:sz="0" w:space="0" w:color="auto"/>
                <w:left w:val="none" w:sz="0" w:space="0" w:color="auto"/>
                <w:bottom w:val="none" w:sz="0" w:space="0" w:color="auto"/>
                <w:right w:val="none" w:sz="0" w:space="0" w:color="auto"/>
              </w:divBdr>
            </w:div>
            <w:div w:id="1514563808">
              <w:marLeft w:val="0"/>
              <w:marRight w:val="0"/>
              <w:marTop w:val="0"/>
              <w:marBottom w:val="0"/>
              <w:divBdr>
                <w:top w:val="none" w:sz="0" w:space="0" w:color="auto"/>
                <w:left w:val="none" w:sz="0" w:space="0" w:color="auto"/>
                <w:bottom w:val="none" w:sz="0" w:space="0" w:color="auto"/>
                <w:right w:val="none" w:sz="0" w:space="0" w:color="auto"/>
              </w:divBdr>
            </w:div>
            <w:div w:id="1515025688">
              <w:marLeft w:val="0"/>
              <w:marRight w:val="0"/>
              <w:marTop w:val="480"/>
              <w:marBottom w:val="0"/>
              <w:divBdr>
                <w:top w:val="single" w:sz="6" w:space="0" w:color="auto"/>
                <w:left w:val="single" w:sz="6" w:space="0" w:color="auto"/>
                <w:bottom w:val="single" w:sz="6" w:space="0" w:color="auto"/>
                <w:right w:val="single" w:sz="6" w:space="0" w:color="auto"/>
              </w:divBdr>
            </w:div>
            <w:div w:id="1519125183">
              <w:marLeft w:val="0"/>
              <w:marRight w:val="0"/>
              <w:marTop w:val="0"/>
              <w:marBottom w:val="0"/>
              <w:divBdr>
                <w:top w:val="none" w:sz="0" w:space="0" w:color="auto"/>
                <w:left w:val="none" w:sz="0" w:space="0" w:color="auto"/>
                <w:bottom w:val="none" w:sz="0" w:space="0" w:color="auto"/>
                <w:right w:val="none" w:sz="0" w:space="0" w:color="auto"/>
              </w:divBdr>
            </w:div>
            <w:div w:id="1554999079">
              <w:marLeft w:val="0"/>
              <w:marRight w:val="0"/>
              <w:marTop w:val="0"/>
              <w:marBottom w:val="0"/>
              <w:divBdr>
                <w:top w:val="none" w:sz="0" w:space="0" w:color="auto"/>
                <w:left w:val="none" w:sz="0" w:space="0" w:color="auto"/>
                <w:bottom w:val="none" w:sz="0" w:space="0" w:color="auto"/>
                <w:right w:val="none" w:sz="0" w:space="0" w:color="auto"/>
              </w:divBdr>
            </w:div>
            <w:div w:id="1559316832">
              <w:marLeft w:val="0"/>
              <w:marRight w:val="0"/>
              <w:marTop w:val="0"/>
              <w:marBottom w:val="0"/>
              <w:divBdr>
                <w:top w:val="none" w:sz="0" w:space="0" w:color="auto"/>
                <w:left w:val="none" w:sz="0" w:space="0" w:color="auto"/>
                <w:bottom w:val="none" w:sz="0" w:space="0" w:color="auto"/>
                <w:right w:val="none" w:sz="0" w:space="0" w:color="auto"/>
              </w:divBdr>
            </w:div>
            <w:div w:id="1565293238">
              <w:marLeft w:val="0"/>
              <w:marRight w:val="0"/>
              <w:marTop w:val="0"/>
              <w:marBottom w:val="0"/>
              <w:divBdr>
                <w:top w:val="none" w:sz="0" w:space="0" w:color="auto"/>
                <w:left w:val="none" w:sz="0" w:space="0" w:color="auto"/>
                <w:bottom w:val="none" w:sz="0" w:space="0" w:color="auto"/>
                <w:right w:val="none" w:sz="0" w:space="0" w:color="auto"/>
              </w:divBdr>
            </w:div>
            <w:div w:id="1569531544">
              <w:marLeft w:val="0"/>
              <w:marRight w:val="0"/>
              <w:marTop w:val="0"/>
              <w:marBottom w:val="0"/>
              <w:divBdr>
                <w:top w:val="none" w:sz="0" w:space="0" w:color="auto"/>
                <w:left w:val="none" w:sz="0" w:space="0" w:color="auto"/>
                <w:bottom w:val="none" w:sz="0" w:space="0" w:color="auto"/>
                <w:right w:val="none" w:sz="0" w:space="0" w:color="auto"/>
              </w:divBdr>
            </w:div>
            <w:div w:id="1580215622">
              <w:marLeft w:val="0"/>
              <w:marRight w:val="0"/>
              <w:marTop w:val="0"/>
              <w:marBottom w:val="0"/>
              <w:divBdr>
                <w:top w:val="none" w:sz="0" w:space="0" w:color="auto"/>
                <w:left w:val="none" w:sz="0" w:space="0" w:color="auto"/>
                <w:bottom w:val="none" w:sz="0" w:space="0" w:color="auto"/>
                <w:right w:val="none" w:sz="0" w:space="0" w:color="auto"/>
              </w:divBdr>
            </w:div>
            <w:div w:id="1587376626">
              <w:marLeft w:val="0"/>
              <w:marRight w:val="0"/>
              <w:marTop w:val="0"/>
              <w:marBottom w:val="0"/>
              <w:divBdr>
                <w:top w:val="none" w:sz="0" w:space="0" w:color="auto"/>
                <w:left w:val="none" w:sz="0" w:space="0" w:color="auto"/>
                <w:bottom w:val="none" w:sz="0" w:space="0" w:color="auto"/>
                <w:right w:val="none" w:sz="0" w:space="0" w:color="auto"/>
              </w:divBdr>
            </w:div>
            <w:div w:id="1588613472">
              <w:marLeft w:val="0"/>
              <w:marRight w:val="0"/>
              <w:marTop w:val="0"/>
              <w:marBottom w:val="0"/>
              <w:divBdr>
                <w:top w:val="none" w:sz="0" w:space="0" w:color="auto"/>
                <w:left w:val="none" w:sz="0" w:space="0" w:color="auto"/>
                <w:bottom w:val="none" w:sz="0" w:space="0" w:color="auto"/>
                <w:right w:val="none" w:sz="0" w:space="0" w:color="auto"/>
              </w:divBdr>
            </w:div>
            <w:div w:id="1590429110">
              <w:marLeft w:val="0"/>
              <w:marRight w:val="0"/>
              <w:marTop w:val="0"/>
              <w:marBottom w:val="0"/>
              <w:divBdr>
                <w:top w:val="none" w:sz="0" w:space="0" w:color="auto"/>
                <w:left w:val="none" w:sz="0" w:space="0" w:color="auto"/>
                <w:bottom w:val="none" w:sz="0" w:space="0" w:color="auto"/>
                <w:right w:val="none" w:sz="0" w:space="0" w:color="auto"/>
              </w:divBdr>
            </w:div>
            <w:div w:id="1593854736">
              <w:marLeft w:val="0"/>
              <w:marRight w:val="0"/>
              <w:marTop w:val="0"/>
              <w:marBottom w:val="0"/>
              <w:divBdr>
                <w:top w:val="none" w:sz="0" w:space="0" w:color="auto"/>
                <w:left w:val="none" w:sz="0" w:space="0" w:color="auto"/>
                <w:bottom w:val="none" w:sz="0" w:space="0" w:color="auto"/>
                <w:right w:val="none" w:sz="0" w:space="0" w:color="auto"/>
              </w:divBdr>
            </w:div>
            <w:div w:id="1613243133">
              <w:marLeft w:val="0"/>
              <w:marRight w:val="0"/>
              <w:marTop w:val="0"/>
              <w:marBottom w:val="0"/>
              <w:divBdr>
                <w:top w:val="none" w:sz="0" w:space="0" w:color="auto"/>
                <w:left w:val="none" w:sz="0" w:space="0" w:color="auto"/>
                <w:bottom w:val="none" w:sz="0" w:space="0" w:color="auto"/>
                <w:right w:val="none" w:sz="0" w:space="0" w:color="auto"/>
              </w:divBdr>
            </w:div>
            <w:div w:id="1629899980">
              <w:marLeft w:val="0"/>
              <w:marRight w:val="0"/>
              <w:marTop w:val="0"/>
              <w:marBottom w:val="0"/>
              <w:divBdr>
                <w:top w:val="none" w:sz="0" w:space="0" w:color="auto"/>
                <w:left w:val="none" w:sz="0" w:space="0" w:color="auto"/>
                <w:bottom w:val="none" w:sz="0" w:space="0" w:color="auto"/>
                <w:right w:val="none" w:sz="0" w:space="0" w:color="auto"/>
              </w:divBdr>
            </w:div>
            <w:div w:id="1646812513">
              <w:marLeft w:val="0"/>
              <w:marRight w:val="0"/>
              <w:marTop w:val="0"/>
              <w:marBottom w:val="0"/>
              <w:divBdr>
                <w:top w:val="none" w:sz="0" w:space="0" w:color="auto"/>
                <w:left w:val="none" w:sz="0" w:space="0" w:color="auto"/>
                <w:bottom w:val="none" w:sz="0" w:space="0" w:color="auto"/>
                <w:right w:val="none" w:sz="0" w:space="0" w:color="auto"/>
              </w:divBdr>
            </w:div>
            <w:div w:id="1657102089">
              <w:marLeft w:val="0"/>
              <w:marRight w:val="0"/>
              <w:marTop w:val="0"/>
              <w:marBottom w:val="0"/>
              <w:divBdr>
                <w:top w:val="none" w:sz="0" w:space="0" w:color="auto"/>
                <w:left w:val="none" w:sz="0" w:space="0" w:color="auto"/>
                <w:bottom w:val="none" w:sz="0" w:space="0" w:color="auto"/>
                <w:right w:val="none" w:sz="0" w:space="0" w:color="auto"/>
              </w:divBdr>
            </w:div>
            <w:div w:id="1659116165">
              <w:marLeft w:val="0"/>
              <w:marRight w:val="0"/>
              <w:marTop w:val="0"/>
              <w:marBottom w:val="0"/>
              <w:divBdr>
                <w:top w:val="none" w:sz="0" w:space="0" w:color="auto"/>
                <w:left w:val="none" w:sz="0" w:space="0" w:color="auto"/>
                <w:bottom w:val="none" w:sz="0" w:space="0" w:color="auto"/>
                <w:right w:val="none" w:sz="0" w:space="0" w:color="auto"/>
              </w:divBdr>
            </w:div>
            <w:div w:id="1673485591">
              <w:marLeft w:val="0"/>
              <w:marRight w:val="0"/>
              <w:marTop w:val="0"/>
              <w:marBottom w:val="0"/>
              <w:divBdr>
                <w:top w:val="none" w:sz="0" w:space="0" w:color="auto"/>
                <w:left w:val="none" w:sz="0" w:space="0" w:color="auto"/>
                <w:bottom w:val="none" w:sz="0" w:space="0" w:color="auto"/>
                <w:right w:val="none" w:sz="0" w:space="0" w:color="auto"/>
              </w:divBdr>
            </w:div>
            <w:div w:id="1697583786">
              <w:marLeft w:val="0"/>
              <w:marRight w:val="0"/>
              <w:marTop w:val="0"/>
              <w:marBottom w:val="0"/>
              <w:divBdr>
                <w:top w:val="none" w:sz="0" w:space="0" w:color="auto"/>
                <w:left w:val="none" w:sz="0" w:space="0" w:color="auto"/>
                <w:bottom w:val="none" w:sz="0" w:space="0" w:color="auto"/>
                <w:right w:val="none" w:sz="0" w:space="0" w:color="auto"/>
              </w:divBdr>
            </w:div>
            <w:div w:id="1712455964">
              <w:marLeft w:val="0"/>
              <w:marRight w:val="0"/>
              <w:marTop w:val="0"/>
              <w:marBottom w:val="0"/>
              <w:divBdr>
                <w:top w:val="none" w:sz="0" w:space="0" w:color="auto"/>
                <w:left w:val="none" w:sz="0" w:space="0" w:color="auto"/>
                <w:bottom w:val="none" w:sz="0" w:space="0" w:color="auto"/>
                <w:right w:val="none" w:sz="0" w:space="0" w:color="auto"/>
              </w:divBdr>
            </w:div>
            <w:div w:id="1718773129">
              <w:marLeft w:val="0"/>
              <w:marRight w:val="0"/>
              <w:marTop w:val="0"/>
              <w:marBottom w:val="0"/>
              <w:divBdr>
                <w:top w:val="none" w:sz="0" w:space="0" w:color="auto"/>
                <w:left w:val="none" w:sz="0" w:space="0" w:color="auto"/>
                <w:bottom w:val="none" w:sz="0" w:space="0" w:color="auto"/>
                <w:right w:val="none" w:sz="0" w:space="0" w:color="auto"/>
              </w:divBdr>
            </w:div>
            <w:div w:id="1747073852">
              <w:marLeft w:val="0"/>
              <w:marRight w:val="0"/>
              <w:marTop w:val="0"/>
              <w:marBottom w:val="0"/>
              <w:divBdr>
                <w:top w:val="none" w:sz="0" w:space="0" w:color="auto"/>
                <w:left w:val="none" w:sz="0" w:space="0" w:color="auto"/>
                <w:bottom w:val="none" w:sz="0" w:space="0" w:color="auto"/>
                <w:right w:val="none" w:sz="0" w:space="0" w:color="auto"/>
              </w:divBdr>
            </w:div>
            <w:div w:id="1764573114">
              <w:marLeft w:val="0"/>
              <w:marRight w:val="0"/>
              <w:marTop w:val="0"/>
              <w:marBottom w:val="0"/>
              <w:divBdr>
                <w:top w:val="none" w:sz="0" w:space="0" w:color="auto"/>
                <w:left w:val="none" w:sz="0" w:space="0" w:color="auto"/>
                <w:bottom w:val="none" w:sz="0" w:space="0" w:color="auto"/>
                <w:right w:val="none" w:sz="0" w:space="0" w:color="auto"/>
              </w:divBdr>
            </w:div>
            <w:div w:id="1786466766">
              <w:marLeft w:val="0"/>
              <w:marRight w:val="0"/>
              <w:marTop w:val="0"/>
              <w:marBottom w:val="0"/>
              <w:divBdr>
                <w:top w:val="none" w:sz="0" w:space="0" w:color="auto"/>
                <w:left w:val="none" w:sz="0" w:space="0" w:color="auto"/>
                <w:bottom w:val="none" w:sz="0" w:space="0" w:color="auto"/>
                <w:right w:val="none" w:sz="0" w:space="0" w:color="auto"/>
              </w:divBdr>
            </w:div>
            <w:div w:id="1803494747">
              <w:marLeft w:val="0"/>
              <w:marRight w:val="0"/>
              <w:marTop w:val="0"/>
              <w:marBottom w:val="0"/>
              <w:divBdr>
                <w:top w:val="none" w:sz="0" w:space="0" w:color="auto"/>
                <w:left w:val="none" w:sz="0" w:space="0" w:color="auto"/>
                <w:bottom w:val="none" w:sz="0" w:space="0" w:color="auto"/>
                <w:right w:val="none" w:sz="0" w:space="0" w:color="auto"/>
              </w:divBdr>
            </w:div>
            <w:div w:id="1810131367">
              <w:marLeft w:val="0"/>
              <w:marRight w:val="0"/>
              <w:marTop w:val="0"/>
              <w:marBottom w:val="0"/>
              <w:divBdr>
                <w:top w:val="none" w:sz="0" w:space="0" w:color="auto"/>
                <w:left w:val="none" w:sz="0" w:space="0" w:color="auto"/>
                <w:bottom w:val="none" w:sz="0" w:space="0" w:color="auto"/>
                <w:right w:val="none" w:sz="0" w:space="0" w:color="auto"/>
              </w:divBdr>
            </w:div>
            <w:div w:id="1814912018">
              <w:marLeft w:val="0"/>
              <w:marRight w:val="0"/>
              <w:marTop w:val="0"/>
              <w:marBottom w:val="0"/>
              <w:divBdr>
                <w:top w:val="none" w:sz="0" w:space="0" w:color="auto"/>
                <w:left w:val="none" w:sz="0" w:space="0" w:color="auto"/>
                <w:bottom w:val="none" w:sz="0" w:space="0" w:color="auto"/>
                <w:right w:val="none" w:sz="0" w:space="0" w:color="auto"/>
              </w:divBdr>
            </w:div>
            <w:div w:id="1819148677">
              <w:marLeft w:val="0"/>
              <w:marRight w:val="0"/>
              <w:marTop w:val="0"/>
              <w:marBottom w:val="0"/>
              <w:divBdr>
                <w:top w:val="none" w:sz="0" w:space="0" w:color="auto"/>
                <w:left w:val="none" w:sz="0" w:space="0" w:color="auto"/>
                <w:bottom w:val="none" w:sz="0" w:space="0" w:color="auto"/>
                <w:right w:val="none" w:sz="0" w:space="0" w:color="auto"/>
              </w:divBdr>
            </w:div>
            <w:div w:id="1820994152">
              <w:marLeft w:val="0"/>
              <w:marRight w:val="0"/>
              <w:marTop w:val="0"/>
              <w:marBottom w:val="0"/>
              <w:divBdr>
                <w:top w:val="none" w:sz="0" w:space="0" w:color="auto"/>
                <w:left w:val="none" w:sz="0" w:space="0" w:color="auto"/>
                <w:bottom w:val="none" w:sz="0" w:space="0" w:color="auto"/>
                <w:right w:val="none" w:sz="0" w:space="0" w:color="auto"/>
              </w:divBdr>
            </w:div>
            <w:div w:id="1837920999">
              <w:marLeft w:val="0"/>
              <w:marRight w:val="0"/>
              <w:marTop w:val="0"/>
              <w:marBottom w:val="0"/>
              <w:divBdr>
                <w:top w:val="none" w:sz="0" w:space="0" w:color="auto"/>
                <w:left w:val="none" w:sz="0" w:space="0" w:color="auto"/>
                <w:bottom w:val="none" w:sz="0" w:space="0" w:color="auto"/>
                <w:right w:val="none" w:sz="0" w:space="0" w:color="auto"/>
              </w:divBdr>
            </w:div>
            <w:div w:id="1852720852">
              <w:marLeft w:val="0"/>
              <w:marRight w:val="0"/>
              <w:marTop w:val="0"/>
              <w:marBottom w:val="0"/>
              <w:divBdr>
                <w:top w:val="none" w:sz="0" w:space="0" w:color="auto"/>
                <w:left w:val="none" w:sz="0" w:space="0" w:color="auto"/>
                <w:bottom w:val="none" w:sz="0" w:space="0" w:color="auto"/>
                <w:right w:val="none" w:sz="0" w:space="0" w:color="auto"/>
              </w:divBdr>
            </w:div>
            <w:div w:id="1857110537">
              <w:marLeft w:val="0"/>
              <w:marRight w:val="0"/>
              <w:marTop w:val="0"/>
              <w:marBottom w:val="0"/>
              <w:divBdr>
                <w:top w:val="none" w:sz="0" w:space="0" w:color="auto"/>
                <w:left w:val="none" w:sz="0" w:space="0" w:color="auto"/>
                <w:bottom w:val="none" w:sz="0" w:space="0" w:color="auto"/>
                <w:right w:val="none" w:sz="0" w:space="0" w:color="auto"/>
              </w:divBdr>
            </w:div>
            <w:div w:id="1870028634">
              <w:marLeft w:val="0"/>
              <w:marRight w:val="0"/>
              <w:marTop w:val="0"/>
              <w:marBottom w:val="0"/>
              <w:divBdr>
                <w:top w:val="none" w:sz="0" w:space="0" w:color="auto"/>
                <w:left w:val="none" w:sz="0" w:space="0" w:color="auto"/>
                <w:bottom w:val="none" w:sz="0" w:space="0" w:color="auto"/>
                <w:right w:val="none" w:sz="0" w:space="0" w:color="auto"/>
              </w:divBdr>
            </w:div>
            <w:div w:id="1870407465">
              <w:marLeft w:val="0"/>
              <w:marRight w:val="0"/>
              <w:marTop w:val="0"/>
              <w:marBottom w:val="0"/>
              <w:divBdr>
                <w:top w:val="none" w:sz="0" w:space="0" w:color="auto"/>
                <w:left w:val="none" w:sz="0" w:space="0" w:color="auto"/>
                <w:bottom w:val="none" w:sz="0" w:space="0" w:color="auto"/>
                <w:right w:val="none" w:sz="0" w:space="0" w:color="auto"/>
              </w:divBdr>
            </w:div>
            <w:div w:id="1870609352">
              <w:marLeft w:val="0"/>
              <w:marRight w:val="0"/>
              <w:marTop w:val="0"/>
              <w:marBottom w:val="0"/>
              <w:divBdr>
                <w:top w:val="none" w:sz="0" w:space="0" w:color="auto"/>
                <w:left w:val="none" w:sz="0" w:space="0" w:color="auto"/>
                <w:bottom w:val="none" w:sz="0" w:space="0" w:color="auto"/>
                <w:right w:val="none" w:sz="0" w:space="0" w:color="auto"/>
              </w:divBdr>
            </w:div>
            <w:div w:id="1872374044">
              <w:marLeft w:val="0"/>
              <w:marRight w:val="0"/>
              <w:marTop w:val="0"/>
              <w:marBottom w:val="0"/>
              <w:divBdr>
                <w:top w:val="none" w:sz="0" w:space="0" w:color="auto"/>
                <w:left w:val="none" w:sz="0" w:space="0" w:color="auto"/>
                <w:bottom w:val="none" w:sz="0" w:space="0" w:color="auto"/>
                <w:right w:val="none" w:sz="0" w:space="0" w:color="auto"/>
              </w:divBdr>
            </w:div>
            <w:div w:id="1878001814">
              <w:marLeft w:val="0"/>
              <w:marRight w:val="0"/>
              <w:marTop w:val="0"/>
              <w:marBottom w:val="0"/>
              <w:divBdr>
                <w:top w:val="none" w:sz="0" w:space="0" w:color="auto"/>
                <w:left w:val="none" w:sz="0" w:space="0" w:color="auto"/>
                <w:bottom w:val="none" w:sz="0" w:space="0" w:color="auto"/>
                <w:right w:val="none" w:sz="0" w:space="0" w:color="auto"/>
              </w:divBdr>
            </w:div>
            <w:div w:id="1883592217">
              <w:marLeft w:val="0"/>
              <w:marRight w:val="0"/>
              <w:marTop w:val="0"/>
              <w:marBottom w:val="0"/>
              <w:divBdr>
                <w:top w:val="none" w:sz="0" w:space="0" w:color="auto"/>
                <w:left w:val="none" w:sz="0" w:space="0" w:color="auto"/>
                <w:bottom w:val="none" w:sz="0" w:space="0" w:color="auto"/>
                <w:right w:val="none" w:sz="0" w:space="0" w:color="auto"/>
              </w:divBdr>
            </w:div>
            <w:div w:id="1884637920">
              <w:marLeft w:val="0"/>
              <w:marRight w:val="0"/>
              <w:marTop w:val="0"/>
              <w:marBottom w:val="0"/>
              <w:divBdr>
                <w:top w:val="none" w:sz="0" w:space="0" w:color="auto"/>
                <w:left w:val="none" w:sz="0" w:space="0" w:color="auto"/>
                <w:bottom w:val="none" w:sz="0" w:space="0" w:color="auto"/>
                <w:right w:val="none" w:sz="0" w:space="0" w:color="auto"/>
              </w:divBdr>
            </w:div>
            <w:div w:id="1888105577">
              <w:marLeft w:val="0"/>
              <w:marRight w:val="0"/>
              <w:marTop w:val="0"/>
              <w:marBottom w:val="0"/>
              <w:divBdr>
                <w:top w:val="none" w:sz="0" w:space="0" w:color="auto"/>
                <w:left w:val="none" w:sz="0" w:space="0" w:color="auto"/>
                <w:bottom w:val="none" w:sz="0" w:space="0" w:color="auto"/>
                <w:right w:val="none" w:sz="0" w:space="0" w:color="auto"/>
              </w:divBdr>
            </w:div>
            <w:div w:id="1889608382">
              <w:marLeft w:val="0"/>
              <w:marRight w:val="0"/>
              <w:marTop w:val="0"/>
              <w:marBottom w:val="0"/>
              <w:divBdr>
                <w:top w:val="none" w:sz="0" w:space="0" w:color="auto"/>
                <w:left w:val="none" w:sz="0" w:space="0" w:color="auto"/>
                <w:bottom w:val="none" w:sz="0" w:space="0" w:color="auto"/>
                <w:right w:val="none" w:sz="0" w:space="0" w:color="auto"/>
              </w:divBdr>
            </w:div>
            <w:div w:id="1891912746">
              <w:marLeft w:val="0"/>
              <w:marRight w:val="0"/>
              <w:marTop w:val="480"/>
              <w:marBottom w:val="0"/>
              <w:divBdr>
                <w:top w:val="single" w:sz="6" w:space="0" w:color="auto"/>
                <w:left w:val="single" w:sz="6" w:space="0" w:color="auto"/>
                <w:bottom w:val="single" w:sz="6" w:space="0" w:color="auto"/>
                <w:right w:val="single" w:sz="6" w:space="0" w:color="auto"/>
              </w:divBdr>
            </w:div>
            <w:div w:id="1893688017">
              <w:marLeft w:val="0"/>
              <w:marRight w:val="0"/>
              <w:marTop w:val="480"/>
              <w:marBottom w:val="0"/>
              <w:divBdr>
                <w:top w:val="single" w:sz="6" w:space="0" w:color="auto"/>
                <w:left w:val="single" w:sz="6" w:space="0" w:color="auto"/>
                <w:bottom w:val="single" w:sz="6" w:space="0" w:color="auto"/>
                <w:right w:val="single" w:sz="6" w:space="0" w:color="auto"/>
              </w:divBdr>
            </w:div>
            <w:div w:id="1899626830">
              <w:marLeft w:val="0"/>
              <w:marRight w:val="0"/>
              <w:marTop w:val="0"/>
              <w:marBottom w:val="0"/>
              <w:divBdr>
                <w:top w:val="none" w:sz="0" w:space="0" w:color="auto"/>
                <w:left w:val="none" w:sz="0" w:space="0" w:color="auto"/>
                <w:bottom w:val="none" w:sz="0" w:space="0" w:color="auto"/>
                <w:right w:val="none" w:sz="0" w:space="0" w:color="auto"/>
              </w:divBdr>
            </w:div>
            <w:div w:id="1909265634">
              <w:marLeft w:val="0"/>
              <w:marRight w:val="0"/>
              <w:marTop w:val="0"/>
              <w:marBottom w:val="0"/>
              <w:divBdr>
                <w:top w:val="none" w:sz="0" w:space="0" w:color="auto"/>
                <w:left w:val="none" w:sz="0" w:space="0" w:color="auto"/>
                <w:bottom w:val="none" w:sz="0" w:space="0" w:color="auto"/>
                <w:right w:val="none" w:sz="0" w:space="0" w:color="auto"/>
              </w:divBdr>
            </w:div>
            <w:div w:id="1910577793">
              <w:marLeft w:val="0"/>
              <w:marRight w:val="0"/>
              <w:marTop w:val="0"/>
              <w:marBottom w:val="0"/>
              <w:divBdr>
                <w:top w:val="none" w:sz="0" w:space="0" w:color="auto"/>
                <w:left w:val="none" w:sz="0" w:space="0" w:color="auto"/>
                <w:bottom w:val="none" w:sz="0" w:space="0" w:color="auto"/>
                <w:right w:val="none" w:sz="0" w:space="0" w:color="auto"/>
              </w:divBdr>
            </w:div>
            <w:div w:id="1912807259">
              <w:marLeft w:val="0"/>
              <w:marRight w:val="0"/>
              <w:marTop w:val="0"/>
              <w:marBottom w:val="0"/>
              <w:divBdr>
                <w:top w:val="none" w:sz="0" w:space="0" w:color="auto"/>
                <w:left w:val="none" w:sz="0" w:space="0" w:color="auto"/>
                <w:bottom w:val="none" w:sz="0" w:space="0" w:color="auto"/>
                <w:right w:val="none" w:sz="0" w:space="0" w:color="auto"/>
              </w:divBdr>
            </w:div>
            <w:div w:id="1924098963">
              <w:marLeft w:val="0"/>
              <w:marRight w:val="0"/>
              <w:marTop w:val="0"/>
              <w:marBottom w:val="0"/>
              <w:divBdr>
                <w:top w:val="none" w:sz="0" w:space="0" w:color="auto"/>
                <w:left w:val="none" w:sz="0" w:space="0" w:color="auto"/>
                <w:bottom w:val="none" w:sz="0" w:space="0" w:color="auto"/>
                <w:right w:val="none" w:sz="0" w:space="0" w:color="auto"/>
              </w:divBdr>
            </w:div>
            <w:div w:id="1925801414">
              <w:marLeft w:val="0"/>
              <w:marRight w:val="0"/>
              <w:marTop w:val="0"/>
              <w:marBottom w:val="0"/>
              <w:divBdr>
                <w:top w:val="none" w:sz="0" w:space="0" w:color="auto"/>
                <w:left w:val="none" w:sz="0" w:space="0" w:color="auto"/>
                <w:bottom w:val="none" w:sz="0" w:space="0" w:color="auto"/>
                <w:right w:val="none" w:sz="0" w:space="0" w:color="auto"/>
              </w:divBdr>
            </w:div>
            <w:div w:id="1959217404">
              <w:marLeft w:val="0"/>
              <w:marRight w:val="0"/>
              <w:marTop w:val="0"/>
              <w:marBottom w:val="0"/>
              <w:divBdr>
                <w:top w:val="none" w:sz="0" w:space="0" w:color="auto"/>
                <w:left w:val="none" w:sz="0" w:space="0" w:color="auto"/>
                <w:bottom w:val="none" w:sz="0" w:space="0" w:color="auto"/>
                <w:right w:val="none" w:sz="0" w:space="0" w:color="auto"/>
              </w:divBdr>
            </w:div>
            <w:div w:id="1968243431">
              <w:marLeft w:val="0"/>
              <w:marRight w:val="0"/>
              <w:marTop w:val="0"/>
              <w:marBottom w:val="0"/>
              <w:divBdr>
                <w:top w:val="none" w:sz="0" w:space="0" w:color="auto"/>
                <w:left w:val="none" w:sz="0" w:space="0" w:color="auto"/>
                <w:bottom w:val="none" w:sz="0" w:space="0" w:color="auto"/>
                <w:right w:val="none" w:sz="0" w:space="0" w:color="auto"/>
              </w:divBdr>
            </w:div>
            <w:div w:id="1969624220">
              <w:marLeft w:val="0"/>
              <w:marRight w:val="0"/>
              <w:marTop w:val="0"/>
              <w:marBottom w:val="0"/>
              <w:divBdr>
                <w:top w:val="none" w:sz="0" w:space="0" w:color="auto"/>
                <w:left w:val="none" w:sz="0" w:space="0" w:color="auto"/>
                <w:bottom w:val="none" w:sz="0" w:space="0" w:color="auto"/>
                <w:right w:val="none" w:sz="0" w:space="0" w:color="auto"/>
              </w:divBdr>
            </w:div>
            <w:div w:id="1971009711">
              <w:marLeft w:val="0"/>
              <w:marRight w:val="0"/>
              <w:marTop w:val="0"/>
              <w:marBottom w:val="0"/>
              <w:divBdr>
                <w:top w:val="none" w:sz="0" w:space="0" w:color="auto"/>
                <w:left w:val="none" w:sz="0" w:space="0" w:color="auto"/>
                <w:bottom w:val="none" w:sz="0" w:space="0" w:color="auto"/>
                <w:right w:val="none" w:sz="0" w:space="0" w:color="auto"/>
              </w:divBdr>
            </w:div>
            <w:div w:id="1979526431">
              <w:marLeft w:val="0"/>
              <w:marRight w:val="0"/>
              <w:marTop w:val="0"/>
              <w:marBottom w:val="0"/>
              <w:divBdr>
                <w:top w:val="none" w:sz="0" w:space="0" w:color="auto"/>
                <w:left w:val="none" w:sz="0" w:space="0" w:color="auto"/>
                <w:bottom w:val="none" w:sz="0" w:space="0" w:color="auto"/>
                <w:right w:val="none" w:sz="0" w:space="0" w:color="auto"/>
              </w:divBdr>
            </w:div>
            <w:div w:id="1981229355">
              <w:marLeft w:val="0"/>
              <w:marRight w:val="0"/>
              <w:marTop w:val="0"/>
              <w:marBottom w:val="0"/>
              <w:divBdr>
                <w:top w:val="none" w:sz="0" w:space="0" w:color="auto"/>
                <w:left w:val="none" w:sz="0" w:space="0" w:color="auto"/>
                <w:bottom w:val="none" w:sz="0" w:space="0" w:color="auto"/>
                <w:right w:val="none" w:sz="0" w:space="0" w:color="auto"/>
              </w:divBdr>
            </w:div>
            <w:div w:id="1984656699">
              <w:marLeft w:val="0"/>
              <w:marRight w:val="0"/>
              <w:marTop w:val="0"/>
              <w:marBottom w:val="0"/>
              <w:divBdr>
                <w:top w:val="none" w:sz="0" w:space="0" w:color="auto"/>
                <w:left w:val="none" w:sz="0" w:space="0" w:color="auto"/>
                <w:bottom w:val="none" w:sz="0" w:space="0" w:color="auto"/>
                <w:right w:val="none" w:sz="0" w:space="0" w:color="auto"/>
              </w:divBdr>
            </w:div>
            <w:div w:id="1989749436">
              <w:marLeft w:val="0"/>
              <w:marRight w:val="0"/>
              <w:marTop w:val="0"/>
              <w:marBottom w:val="0"/>
              <w:divBdr>
                <w:top w:val="none" w:sz="0" w:space="0" w:color="auto"/>
                <w:left w:val="none" w:sz="0" w:space="0" w:color="auto"/>
                <w:bottom w:val="none" w:sz="0" w:space="0" w:color="auto"/>
                <w:right w:val="none" w:sz="0" w:space="0" w:color="auto"/>
              </w:divBdr>
            </w:div>
            <w:div w:id="1996647244">
              <w:marLeft w:val="0"/>
              <w:marRight w:val="0"/>
              <w:marTop w:val="0"/>
              <w:marBottom w:val="0"/>
              <w:divBdr>
                <w:top w:val="none" w:sz="0" w:space="0" w:color="auto"/>
                <w:left w:val="none" w:sz="0" w:space="0" w:color="auto"/>
                <w:bottom w:val="none" w:sz="0" w:space="0" w:color="auto"/>
                <w:right w:val="none" w:sz="0" w:space="0" w:color="auto"/>
              </w:divBdr>
            </w:div>
            <w:div w:id="1998806530">
              <w:marLeft w:val="0"/>
              <w:marRight w:val="0"/>
              <w:marTop w:val="0"/>
              <w:marBottom w:val="0"/>
              <w:divBdr>
                <w:top w:val="none" w:sz="0" w:space="0" w:color="auto"/>
                <w:left w:val="none" w:sz="0" w:space="0" w:color="auto"/>
                <w:bottom w:val="none" w:sz="0" w:space="0" w:color="auto"/>
                <w:right w:val="none" w:sz="0" w:space="0" w:color="auto"/>
              </w:divBdr>
            </w:div>
            <w:div w:id="2003855011">
              <w:marLeft w:val="0"/>
              <w:marRight w:val="0"/>
              <w:marTop w:val="0"/>
              <w:marBottom w:val="0"/>
              <w:divBdr>
                <w:top w:val="none" w:sz="0" w:space="0" w:color="auto"/>
                <w:left w:val="none" w:sz="0" w:space="0" w:color="auto"/>
                <w:bottom w:val="none" w:sz="0" w:space="0" w:color="auto"/>
                <w:right w:val="none" w:sz="0" w:space="0" w:color="auto"/>
              </w:divBdr>
            </w:div>
            <w:div w:id="2010327718">
              <w:marLeft w:val="0"/>
              <w:marRight w:val="0"/>
              <w:marTop w:val="0"/>
              <w:marBottom w:val="0"/>
              <w:divBdr>
                <w:top w:val="none" w:sz="0" w:space="0" w:color="auto"/>
                <w:left w:val="none" w:sz="0" w:space="0" w:color="auto"/>
                <w:bottom w:val="none" w:sz="0" w:space="0" w:color="auto"/>
                <w:right w:val="none" w:sz="0" w:space="0" w:color="auto"/>
              </w:divBdr>
            </w:div>
            <w:div w:id="2022587532">
              <w:marLeft w:val="0"/>
              <w:marRight w:val="0"/>
              <w:marTop w:val="0"/>
              <w:marBottom w:val="0"/>
              <w:divBdr>
                <w:top w:val="none" w:sz="0" w:space="0" w:color="auto"/>
                <w:left w:val="none" w:sz="0" w:space="0" w:color="auto"/>
                <w:bottom w:val="none" w:sz="0" w:space="0" w:color="auto"/>
                <w:right w:val="none" w:sz="0" w:space="0" w:color="auto"/>
              </w:divBdr>
            </w:div>
            <w:div w:id="2042197016">
              <w:marLeft w:val="0"/>
              <w:marRight w:val="0"/>
              <w:marTop w:val="0"/>
              <w:marBottom w:val="0"/>
              <w:divBdr>
                <w:top w:val="none" w:sz="0" w:space="0" w:color="auto"/>
                <w:left w:val="none" w:sz="0" w:space="0" w:color="auto"/>
                <w:bottom w:val="none" w:sz="0" w:space="0" w:color="auto"/>
                <w:right w:val="none" w:sz="0" w:space="0" w:color="auto"/>
              </w:divBdr>
            </w:div>
            <w:div w:id="2054424823">
              <w:marLeft w:val="0"/>
              <w:marRight w:val="0"/>
              <w:marTop w:val="0"/>
              <w:marBottom w:val="0"/>
              <w:divBdr>
                <w:top w:val="none" w:sz="0" w:space="0" w:color="auto"/>
                <w:left w:val="none" w:sz="0" w:space="0" w:color="auto"/>
                <w:bottom w:val="none" w:sz="0" w:space="0" w:color="auto"/>
                <w:right w:val="none" w:sz="0" w:space="0" w:color="auto"/>
              </w:divBdr>
            </w:div>
            <w:div w:id="2069986900">
              <w:marLeft w:val="0"/>
              <w:marRight w:val="0"/>
              <w:marTop w:val="0"/>
              <w:marBottom w:val="0"/>
              <w:divBdr>
                <w:top w:val="none" w:sz="0" w:space="0" w:color="auto"/>
                <w:left w:val="none" w:sz="0" w:space="0" w:color="auto"/>
                <w:bottom w:val="none" w:sz="0" w:space="0" w:color="auto"/>
                <w:right w:val="none" w:sz="0" w:space="0" w:color="auto"/>
              </w:divBdr>
            </w:div>
            <w:div w:id="2100564434">
              <w:marLeft w:val="0"/>
              <w:marRight w:val="0"/>
              <w:marTop w:val="0"/>
              <w:marBottom w:val="0"/>
              <w:divBdr>
                <w:top w:val="none" w:sz="0" w:space="0" w:color="auto"/>
                <w:left w:val="none" w:sz="0" w:space="0" w:color="auto"/>
                <w:bottom w:val="none" w:sz="0" w:space="0" w:color="auto"/>
                <w:right w:val="none" w:sz="0" w:space="0" w:color="auto"/>
              </w:divBdr>
            </w:div>
            <w:div w:id="2101367627">
              <w:marLeft w:val="0"/>
              <w:marRight w:val="0"/>
              <w:marTop w:val="0"/>
              <w:marBottom w:val="0"/>
              <w:divBdr>
                <w:top w:val="none" w:sz="0" w:space="0" w:color="auto"/>
                <w:left w:val="none" w:sz="0" w:space="0" w:color="auto"/>
                <w:bottom w:val="none" w:sz="0" w:space="0" w:color="auto"/>
                <w:right w:val="none" w:sz="0" w:space="0" w:color="auto"/>
              </w:divBdr>
            </w:div>
            <w:div w:id="2103453499">
              <w:marLeft w:val="0"/>
              <w:marRight w:val="0"/>
              <w:marTop w:val="0"/>
              <w:marBottom w:val="0"/>
              <w:divBdr>
                <w:top w:val="none" w:sz="0" w:space="0" w:color="auto"/>
                <w:left w:val="none" w:sz="0" w:space="0" w:color="auto"/>
                <w:bottom w:val="none" w:sz="0" w:space="0" w:color="auto"/>
                <w:right w:val="none" w:sz="0" w:space="0" w:color="auto"/>
              </w:divBdr>
            </w:div>
            <w:div w:id="2107261390">
              <w:marLeft w:val="0"/>
              <w:marRight w:val="0"/>
              <w:marTop w:val="0"/>
              <w:marBottom w:val="0"/>
              <w:divBdr>
                <w:top w:val="none" w:sz="0" w:space="0" w:color="auto"/>
                <w:left w:val="none" w:sz="0" w:space="0" w:color="auto"/>
                <w:bottom w:val="none" w:sz="0" w:space="0" w:color="auto"/>
                <w:right w:val="none" w:sz="0" w:space="0" w:color="auto"/>
              </w:divBdr>
            </w:div>
            <w:div w:id="2112432759">
              <w:marLeft w:val="0"/>
              <w:marRight w:val="0"/>
              <w:marTop w:val="0"/>
              <w:marBottom w:val="0"/>
              <w:divBdr>
                <w:top w:val="none" w:sz="0" w:space="0" w:color="auto"/>
                <w:left w:val="none" w:sz="0" w:space="0" w:color="auto"/>
                <w:bottom w:val="none" w:sz="0" w:space="0" w:color="auto"/>
                <w:right w:val="none" w:sz="0" w:space="0" w:color="auto"/>
              </w:divBdr>
            </w:div>
            <w:div w:id="2113360721">
              <w:marLeft w:val="0"/>
              <w:marRight w:val="0"/>
              <w:marTop w:val="0"/>
              <w:marBottom w:val="0"/>
              <w:divBdr>
                <w:top w:val="none" w:sz="0" w:space="0" w:color="auto"/>
                <w:left w:val="none" w:sz="0" w:space="0" w:color="auto"/>
                <w:bottom w:val="none" w:sz="0" w:space="0" w:color="auto"/>
                <w:right w:val="none" w:sz="0" w:space="0" w:color="auto"/>
              </w:divBdr>
            </w:div>
            <w:div w:id="2131167468">
              <w:marLeft w:val="0"/>
              <w:marRight w:val="0"/>
              <w:marTop w:val="0"/>
              <w:marBottom w:val="0"/>
              <w:divBdr>
                <w:top w:val="none" w:sz="0" w:space="0" w:color="auto"/>
                <w:left w:val="none" w:sz="0" w:space="0" w:color="auto"/>
                <w:bottom w:val="none" w:sz="0" w:space="0" w:color="auto"/>
                <w:right w:val="none" w:sz="0" w:space="0" w:color="auto"/>
              </w:divBdr>
            </w:div>
            <w:div w:id="2138141862">
              <w:marLeft w:val="0"/>
              <w:marRight w:val="0"/>
              <w:marTop w:val="0"/>
              <w:marBottom w:val="0"/>
              <w:divBdr>
                <w:top w:val="none" w:sz="0" w:space="0" w:color="auto"/>
                <w:left w:val="none" w:sz="0" w:space="0" w:color="auto"/>
                <w:bottom w:val="none" w:sz="0" w:space="0" w:color="auto"/>
                <w:right w:val="none" w:sz="0" w:space="0" w:color="auto"/>
              </w:divBdr>
            </w:div>
          </w:divsChild>
        </w:div>
        <w:div w:id="1696223832">
          <w:marLeft w:val="0"/>
          <w:marRight w:val="0"/>
          <w:marTop w:val="0"/>
          <w:marBottom w:val="0"/>
          <w:divBdr>
            <w:top w:val="none" w:sz="0" w:space="0" w:color="auto"/>
            <w:left w:val="none" w:sz="0" w:space="0" w:color="auto"/>
            <w:bottom w:val="none" w:sz="0" w:space="0" w:color="auto"/>
            <w:right w:val="none" w:sz="0" w:space="0" w:color="auto"/>
          </w:divBdr>
          <w:divsChild>
            <w:div w:id="668956">
              <w:marLeft w:val="0"/>
              <w:marRight w:val="0"/>
              <w:marTop w:val="0"/>
              <w:marBottom w:val="0"/>
              <w:divBdr>
                <w:top w:val="none" w:sz="0" w:space="0" w:color="auto"/>
                <w:left w:val="none" w:sz="0" w:space="0" w:color="auto"/>
                <w:bottom w:val="none" w:sz="0" w:space="0" w:color="auto"/>
                <w:right w:val="none" w:sz="0" w:space="0" w:color="auto"/>
              </w:divBdr>
            </w:div>
            <w:div w:id="1011348">
              <w:marLeft w:val="0"/>
              <w:marRight w:val="0"/>
              <w:marTop w:val="0"/>
              <w:marBottom w:val="0"/>
              <w:divBdr>
                <w:top w:val="none" w:sz="0" w:space="0" w:color="auto"/>
                <w:left w:val="none" w:sz="0" w:space="0" w:color="auto"/>
                <w:bottom w:val="none" w:sz="0" w:space="0" w:color="auto"/>
                <w:right w:val="none" w:sz="0" w:space="0" w:color="auto"/>
              </w:divBdr>
            </w:div>
            <w:div w:id="1320183">
              <w:marLeft w:val="0"/>
              <w:marRight w:val="0"/>
              <w:marTop w:val="360"/>
              <w:marBottom w:val="0"/>
              <w:divBdr>
                <w:top w:val="single" w:sz="6" w:space="0" w:color="auto"/>
                <w:left w:val="single" w:sz="6" w:space="0" w:color="auto"/>
                <w:bottom w:val="single" w:sz="6" w:space="0" w:color="auto"/>
                <w:right w:val="single" w:sz="6" w:space="0" w:color="auto"/>
              </w:divBdr>
            </w:div>
            <w:div w:id="1859792">
              <w:marLeft w:val="0"/>
              <w:marRight w:val="0"/>
              <w:marTop w:val="0"/>
              <w:marBottom w:val="0"/>
              <w:divBdr>
                <w:top w:val="none" w:sz="0" w:space="0" w:color="auto"/>
                <w:left w:val="none" w:sz="0" w:space="0" w:color="auto"/>
                <w:bottom w:val="none" w:sz="0" w:space="0" w:color="auto"/>
                <w:right w:val="none" w:sz="0" w:space="0" w:color="auto"/>
              </w:divBdr>
            </w:div>
            <w:div w:id="4524144">
              <w:marLeft w:val="0"/>
              <w:marRight w:val="0"/>
              <w:marTop w:val="0"/>
              <w:marBottom w:val="0"/>
              <w:divBdr>
                <w:top w:val="none" w:sz="0" w:space="0" w:color="auto"/>
                <w:left w:val="none" w:sz="0" w:space="0" w:color="auto"/>
                <w:bottom w:val="none" w:sz="0" w:space="0" w:color="auto"/>
                <w:right w:val="none" w:sz="0" w:space="0" w:color="auto"/>
              </w:divBdr>
            </w:div>
            <w:div w:id="6560506">
              <w:marLeft w:val="0"/>
              <w:marRight w:val="0"/>
              <w:marTop w:val="0"/>
              <w:marBottom w:val="0"/>
              <w:divBdr>
                <w:top w:val="none" w:sz="0" w:space="0" w:color="auto"/>
                <w:left w:val="none" w:sz="0" w:space="0" w:color="auto"/>
                <w:bottom w:val="none" w:sz="0" w:space="0" w:color="auto"/>
                <w:right w:val="none" w:sz="0" w:space="0" w:color="auto"/>
              </w:divBdr>
            </w:div>
            <w:div w:id="8408614">
              <w:marLeft w:val="0"/>
              <w:marRight w:val="0"/>
              <w:marTop w:val="0"/>
              <w:marBottom w:val="0"/>
              <w:divBdr>
                <w:top w:val="none" w:sz="0" w:space="0" w:color="auto"/>
                <w:left w:val="none" w:sz="0" w:space="0" w:color="auto"/>
                <w:bottom w:val="none" w:sz="0" w:space="0" w:color="auto"/>
                <w:right w:val="none" w:sz="0" w:space="0" w:color="auto"/>
              </w:divBdr>
            </w:div>
            <w:div w:id="9264060">
              <w:marLeft w:val="0"/>
              <w:marRight w:val="0"/>
              <w:marTop w:val="0"/>
              <w:marBottom w:val="0"/>
              <w:divBdr>
                <w:top w:val="none" w:sz="0" w:space="0" w:color="auto"/>
                <w:left w:val="none" w:sz="0" w:space="0" w:color="auto"/>
                <w:bottom w:val="none" w:sz="0" w:space="0" w:color="auto"/>
                <w:right w:val="none" w:sz="0" w:space="0" w:color="auto"/>
              </w:divBdr>
            </w:div>
            <w:div w:id="9726497">
              <w:marLeft w:val="0"/>
              <w:marRight w:val="0"/>
              <w:marTop w:val="0"/>
              <w:marBottom w:val="0"/>
              <w:divBdr>
                <w:top w:val="none" w:sz="0" w:space="0" w:color="auto"/>
                <w:left w:val="none" w:sz="0" w:space="0" w:color="auto"/>
                <w:bottom w:val="none" w:sz="0" w:space="0" w:color="auto"/>
                <w:right w:val="none" w:sz="0" w:space="0" w:color="auto"/>
              </w:divBdr>
              <w:divsChild>
                <w:div w:id="887298462">
                  <w:marLeft w:val="0"/>
                  <w:marRight w:val="0"/>
                  <w:marTop w:val="0"/>
                  <w:marBottom w:val="0"/>
                  <w:divBdr>
                    <w:top w:val="none" w:sz="0" w:space="0" w:color="auto"/>
                    <w:left w:val="none" w:sz="0" w:space="0" w:color="auto"/>
                    <w:bottom w:val="none" w:sz="0" w:space="0" w:color="auto"/>
                    <w:right w:val="none" w:sz="0" w:space="0" w:color="auto"/>
                  </w:divBdr>
                </w:div>
                <w:div w:id="995114611">
                  <w:marLeft w:val="0"/>
                  <w:marRight w:val="0"/>
                  <w:marTop w:val="0"/>
                  <w:marBottom w:val="0"/>
                  <w:divBdr>
                    <w:top w:val="none" w:sz="0" w:space="0" w:color="auto"/>
                    <w:left w:val="none" w:sz="0" w:space="0" w:color="auto"/>
                    <w:bottom w:val="none" w:sz="0" w:space="0" w:color="auto"/>
                    <w:right w:val="none" w:sz="0" w:space="0" w:color="auto"/>
                  </w:divBdr>
                </w:div>
                <w:div w:id="1328704000">
                  <w:marLeft w:val="0"/>
                  <w:marRight w:val="0"/>
                  <w:marTop w:val="0"/>
                  <w:marBottom w:val="0"/>
                  <w:divBdr>
                    <w:top w:val="none" w:sz="0" w:space="0" w:color="auto"/>
                    <w:left w:val="none" w:sz="0" w:space="0" w:color="auto"/>
                    <w:bottom w:val="none" w:sz="0" w:space="0" w:color="auto"/>
                    <w:right w:val="none" w:sz="0" w:space="0" w:color="auto"/>
                  </w:divBdr>
                </w:div>
                <w:div w:id="1548493710">
                  <w:marLeft w:val="0"/>
                  <w:marRight w:val="0"/>
                  <w:marTop w:val="0"/>
                  <w:marBottom w:val="0"/>
                  <w:divBdr>
                    <w:top w:val="none" w:sz="0" w:space="0" w:color="auto"/>
                    <w:left w:val="none" w:sz="0" w:space="0" w:color="auto"/>
                    <w:bottom w:val="none" w:sz="0" w:space="0" w:color="auto"/>
                    <w:right w:val="none" w:sz="0" w:space="0" w:color="auto"/>
                  </w:divBdr>
                </w:div>
              </w:divsChild>
            </w:div>
            <w:div w:id="9840319">
              <w:marLeft w:val="0"/>
              <w:marRight w:val="0"/>
              <w:marTop w:val="0"/>
              <w:marBottom w:val="0"/>
              <w:divBdr>
                <w:top w:val="none" w:sz="0" w:space="0" w:color="auto"/>
                <w:left w:val="none" w:sz="0" w:space="0" w:color="auto"/>
                <w:bottom w:val="none" w:sz="0" w:space="0" w:color="auto"/>
                <w:right w:val="none" w:sz="0" w:space="0" w:color="auto"/>
              </w:divBdr>
            </w:div>
            <w:div w:id="10566732">
              <w:marLeft w:val="0"/>
              <w:marRight w:val="0"/>
              <w:marTop w:val="0"/>
              <w:marBottom w:val="0"/>
              <w:divBdr>
                <w:top w:val="none" w:sz="0" w:space="0" w:color="auto"/>
                <w:left w:val="none" w:sz="0" w:space="0" w:color="auto"/>
                <w:bottom w:val="none" w:sz="0" w:space="0" w:color="auto"/>
                <w:right w:val="none" w:sz="0" w:space="0" w:color="auto"/>
              </w:divBdr>
            </w:div>
            <w:div w:id="11733799">
              <w:marLeft w:val="0"/>
              <w:marRight w:val="0"/>
              <w:marTop w:val="0"/>
              <w:marBottom w:val="0"/>
              <w:divBdr>
                <w:top w:val="none" w:sz="0" w:space="0" w:color="auto"/>
                <w:left w:val="none" w:sz="0" w:space="0" w:color="auto"/>
                <w:bottom w:val="none" w:sz="0" w:space="0" w:color="auto"/>
                <w:right w:val="none" w:sz="0" w:space="0" w:color="auto"/>
              </w:divBdr>
            </w:div>
            <w:div w:id="12852959">
              <w:marLeft w:val="0"/>
              <w:marRight w:val="0"/>
              <w:marTop w:val="0"/>
              <w:marBottom w:val="0"/>
              <w:divBdr>
                <w:top w:val="none" w:sz="0" w:space="0" w:color="auto"/>
                <w:left w:val="none" w:sz="0" w:space="0" w:color="auto"/>
                <w:bottom w:val="none" w:sz="0" w:space="0" w:color="auto"/>
                <w:right w:val="none" w:sz="0" w:space="0" w:color="auto"/>
              </w:divBdr>
            </w:div>
            <w:div w:id="12921015">
              <w:marLeft w:val="0"/>
              <w:marRight w:val="0"/>
              <w:marTop w:val="0"/>
              <w:marBottom w:val="0"/>
              <w:divBdr>
                <w:top w:val="none" w:sz="0" w:space="0" w:color="auto"/>
                <w:left w:val="none" w:sz="0" w:space="0" w:color="auto"/>
                <w:bottom w:val="none" w:sz="0" w:space="0" w:color="auto"/>
                <w:right w:val="none" w:sz="0" w:space="0" w:color="auto"/>
              </w:divBdr>
            </w:div>
            <w:div w:id="15935623">
              <w:marLeft w:val="0"/>
              <w:marRight w:val="0"/>
              <w:marTop w:val="0"/>
              <w:marBottom w:val="0"/>
              <w:divBdr>
                <w:top w:val="none" w:sz="0" w:space="0" w:color="auto"/>
                <w:left w:val="none" w:sz="0" w:space="0" w:color="auto"/>
                <w:bottom w:val="none" w:sz="0" w:space="0" w:color="auto"/>
                <w:right w:val="none" w:sz="0" w:space="0" w:color="auto"/>
              </w:divBdr>
            </w:div>
            <w:div w:id="16784990">
              <w:marLeft w:val="0"/>
              <w:marRight w:val="0"/>
              <w:marTop w:val="0"/>
              <w:marBottom w:val="0"/>
              <w:divBdr>
                <w:top w:val="none" w:sz="0" w:space="0" w:color="auto"/>
                <w:left w:val="none" w:sz="0" w:space="0" w:color="auto"/>
                <w:bottom w:val="none" w:sz="0" w:space="0" w:color="auto"/>
                <w:right w:val="none" w:sz="0" w:space="0" w:color="auto"/>
              </w:divBdr>
            </w:div>
            <w:div w:id="18775271">
              <w:marLeft w:val="0"/>
              <w:marRight w:val="0"/>
              <w:marTop w:val="0"/>
              <w:marBottom w:val="0"/>
              <w:divBdr>
                <w:top w:val="none" w:sz="0" w:space="0" w:color="auto"/>
                <w:left w:val="none" w:sz="0" w:space="0" w:color="auto"/>
                <w:bottom w:val="none" w:sz="0" w:space="0" w:color="auto"/>
                <w:right w:val="none" w:sz="0" w:space="0" w:color="auto"/>
              </w:divBdr>
            </w:div>
            <w:div w:id="21900793">
              <w:marLeft w:val="0"/>
              <w:marRight w:val="0"/>
              <w:marTop w:val="0"/>
              <w:marBottom w:val="0"/>
              <w:divBdr>
                <w:top w:val="none" w:sz="0" w:space="0" w:color="auto"/>
                <w:left w:val="none" w:sz="0" w:space="0" w:color="auto"/>
                <w:bottom w:val="none" w:sz="0" w:space="0" w:color="auto"/>
                <w:right w:val="none" w:sz="0" w:space="0" w:color="auto"/>
              </w:divBdr>
            </w:div>
            <w:div w:id="25180434">
              <w:marLeft w:val="0"/>
              <w:marRight w:val="0"/>
              <w:marTop w:val="0"/>
              <w:marBottom w:val="0"/>
              <w:divBdr>
                <w:top w:val="none" w:sz="0" w:space="0" w:color="auto"/>
                <w:left w:val="none" w:sz="0" w:space="0" w:color="auto"/>
                <w:bottom w:val="none" w:sz="0" w:space="0" w:color="auto"/>
                <w:right w:val="none" w:sz="0" w:space="0" w:color="auto"/>
              </w:divBdr>
            </w:div>
            <w:div w:id="28453209">
              <w:marLeft w:val="0"/>
              <w:marRight w:val="0"/>
              <w:marTop w:val="0"/>
              <w:marBottom w:val="0"/>
              <w:divBdr>
                <w:top w:val="none" w:sz="0" w:space="0" w:color="auto"/>
                <w:left w:val="none" w:sz="0" w:space="0" w:color="auto"/>
                <w:bottom w:val="none" w:sz="0" w:space="0" w:color="auto"/>
                <w:right w:val="none" w:sz="0" w:space="0" w:color="auto"/>
              </w:divBdr>
            </w:div>
            <w:div w:id="30229499">
              <w:marLeft w:val="0"/>
              <w:marRight w:val="0"/>
              <w:marTop w:val="0"/>
              <w:marBottom w:val="0"/>
              <w:divBdr>
                <w:top w:val="none" w:sz="0" w:space="0" w:color="auto"/>
                <w:left w:val="none" w:sz="0" w:space="0" w:color="auto"/>
                <w:bottom w:val="none" w:sz="0" w:space="0" w:color="auto"/>
                <w:right w:val="none" w:sz="0" w:space="0" w:color="auto"/>
              </w:divBdr>
            </w:div>
            <w:div w:id="32275381">
              <w:marLeft w:val="0"/>
              <w:marRight w:val="0"/>
              <w:marTop w:val="0"/>
              <w:marBottom w:val="0"/>
              <w:divBdr>
                <w:top w:val="none" w:sz="0" w:space="0" w:color="auto"/>
                <w:left w:val="none" w:sz="0" w:space="0" w:color="auto"/>
                <w:bottom w:val="none" w:sz="0" w:space="0" w:color="auto"/>
                <w:right w:val="none" w:sz="0" w:space="0" w:color="auto"/>
              </w:divBdr>
            </w:div>
            <w:div w:id="33190885">
              <w:marLeft w:val="0"/>
              <w:marRight w:val="0"/>
              <w:marTop w:val="0"/>
              <w:marBottom w:val="0"/>
              <w:divBdr>
                <w:top w:val="none" w:sz="0" w:space="0" w:color="auto"/>
                <w:left w:val="none" w:sz="0" w:space="0" w:color="auto"/>
                <w:bottom w:val="none" w:sz="0" w:space="0" w:color="auto"/>
                <w:right w:val="none" w:sz="0" w:space="0" w:color="auto"/>
              </w:divBdr>
            </w:div>
            <w:div w:id="33623734">
              <w:marLeft w:val="0"/>
              <w:marRight w:val="0"/>
              <w:marTop w:val="0"/>
              <w:marBottom w:val="0"/>
              <w:divBdr>
                <w:top w:val="none" w:sz="0" w:space="0" w:color="auto"/>
                <w:left w:val="none" w:sz="0" w:space="0" w:color="auto"/>
                <w:bottom w:val="none" w:sz="0" w:space="0" w:color="auto"/>
                <w:right w:val="none" w:sz="0" w:space="0" w:color="auto"/>
              </w:divBdr>
            </w:div>
            <w:div w:id="38751841">
              <w:marLeft w:val="0"/>
              <w:marRight w:val="0"/>
              <w:marTop w:val="0"/>
              <w:marBottom w:val="0"/>
              <w:divBdr>
                <w:top w:val="none" w:sz="0" w:space="0" w:color="auto"/>
                <w:left w:val="none" w:sz="0" w:space="0" w:color="auto"/>
                <w:bottom w:val="none" w:sz="0" w:space="0" w:color="auto"/>
                <w:right w:val="none" w:sz="0" w:space="0" w:color="auto"/>
              </w:divBdr>
            </w:div>
            <w:div w:id="39059576">
              <w:marLeft w:val="0"/>
              <w:marRight w:val="0"/>
              <w:marTop w:val="0"/>
              <w:marBottom w:val="0"/>
              <w:divBdr>
                <w:top w:val="none" w:sz="0" w:space="0" w:color="auto"/>
                <w:left w:val="none" w:sz="0" w:space="0" w:color="auto"/>
                <w:bottom w:val="none" w:sz="0" w:space="0" w:color="auto"/>
                <w:right w:val="none" w:sz="0" w:space="0" w:color="auto"/>
              </w:divBdr>
            </w:div>
            <w:div w:id="39867629">
              <w:marLeft w:val="0"/>
              <w:marRight w:val="0"/>
              <w:marTop w:val="0"/>
              <w:marBottom w:val="0"/>
              <w:divBdr>
                <w:top w:val="none" w:sz="0" w:space="0" w:color="auto"/>
                <w:left w:val="none" w:sz="0" w:space="0" w:color="auto"/>
                <w:bottom w:val="none" w:sz="0" w:space="0" w:color="auto"/>
                <w:right w:val="none" w:sz="0" w:space="0" w:color="auto"/>
              </w:divBdr>
            </w:div>
            <w:div w:id="40829618">
              <w:marLeft w:val="0"/>
              <w:marRight w:val="0"/>
              <w:marTop w:val="0"/>
              <w:marBottom w:val="0"/>
              <w:divBdr>
                <w:top w:val="none" w:sz="0" w:space="0" w:color="auto"/>
                <w:left w:val="none" w:sz="0" w:space="0" w:color="auto"/>
                <w:bottom w:val="none" w:sz="0" w:space="0" w:color="auto"/>
                <w:right w:val="none" w:sz="0" w:space="0" w:color="auto"/>
              </w:divBdr>
            </w:div>
            <w:div w:id="42219431">
              <w:marLeft w:val="0"/>
              <w:marRight w:val="0"/>
              <w:marTop w:val="0"/>
              <w:marBottom w:val="0"/>
              <w:divBdr>
                <w:top w:val="none" w:sz="0" w:space="0" w:color="auto"/>
                <w:left w:val="none" w:sz="0" w:space="0" w:color="auto"/>
                <w:bottom w:val="none" w:sz="0" w:space="0" w:color="auto"/>
                <w:right w:val="none" w:sz="0" w:space="0" w:color="auto"/>
              </w:divBdr>
            </w:div>
            <w:div w:id="43142353">
              <w:marLeft w:val="0"/>
              <w:marRight w:val="0"/>
              <w:marTop w:val="0"/>
              <w:marBottom w:val="0"/>
              <w:divBdr>
                <w:top w:val="none" w:sz="0" w:space="0" w:color="auto"/>
                <w:left w:val="none" w:sz="0" w:space="0" w:color="auto"/>
                <w:bottom w:val="none" w:sz="0" w:space="0" w:color="auto"/>
                <w:right w:val="none" w:sz="0" w:space="0" w:color="auto"/>
              </w:divBdr>
            </w:div>
            <w:div w:id="44961223">
              <w:marLeft w:val="0"/>
              <w:marRight w:val="0"/>
              <w:marTop w:val="0"/>
              <w:marBottom w:val="0"/>
              <w:divBdr>
                <w:top w:val="none" w:sz="0" w:space="0" w:color="auto"/>
                <w:left w:val="none" w:sz="0" w:space="0" w:color="auto"/>
                <w:bottom w:val="none" w:sz="0" w:space="0" w:color="auto"/>
                <w:right w:val="none" w:sz="0" w:space="0" w:color="auto"/>
              </w:divBdr>
            </w:div>
            <w:div w:id="45835704">
              <w:marLeft w:val="0"/>
              <w:marRight w:val="0"/>
              <w:marTop w:val="0"/>
              <w:marBottom w:val="0"/>
              <w:divBdr>
                <w:top w:val="none" w:sz="0" w:space="0" w:color="auto"/>
                <w:left w:val="none" w:sz="0" w:space="0" w:color="auto"/>
                <w:bottom w:val="none" w:sz="0" w:space="0" w:color="auto"/>
                <w:right w:val="none" w:sz="0" w:space="0" w:color="auto"/>
              </w:divBdr>
            </w:div>
            <w:div w:id="46924765">
              <w:marLeft w:val="0"/>
              <w:marRight w:val="0"/>
              <w:marTop w:val="0"/>
              <w:marBottom w:val="0"/>
              <w:divBdr>
                <w:top w:val="none" w:sz="0" w:space="0" w:color="auto"/>
                <w:left w:val="none" w:sz="0" w:space="0" w:color="auto"/>
                <w:bottom w:val="none" w:sz="0" w:space="0" w:color="auto"/>
                <w:right w:val="none" w:sz="0" w:space="0" w:color="auto"/>
              </w:divBdr>
            </w:div>
            <w:div w:id="48505267">
              <w:marLeft w:val="0"/>
              <w:marRight w:val="0"/>
              <w:marTop w:val="0"/>
              <w:marBottom w:val="0"/>
              <w:divBdr>
                <w:top w:val="none" w:sz="0" w:space="0" w:color="auto"/>
                <w:left w:val="none" w:sz="0" w:space="0" w:color="auto"/>
                <w:bottom w:val="none" w:sz="0" w:space="0" w:color="auto"/>
                <w:right w:val="none" w:sz="0" w:space="0" w:color="auto"/>
              </w:divBdr>
              <w:divsChild>
                <w:div w:id="342778246">
                  <w:marLeft w:val="0"/>
                  <w:marRight w:val="0"/>
                  <w:marTop w:val="0"/>
                  <w:marBottom w:val="0"/>
                  <w:divBdr>
                    <w:top w:val="none" w:sz="0" w:space="0" w:color="auto"/>
                    <w:left w:val="none" w:sz="0" w:space="0" w:color="auto"/>
                    <w:bottom w:val="none" w:sz="0" w:space="0" w:color="auto"/>
                    <w:right w:val="none" w:sz="0" w:space="0" w:color="auto"/>
                  </w:divBdr>
                </w:div>
                <w:div w:id="785274514">
                  <w:marLeft w:val="0"/>
                  <w:marRight w:val="0"/>
                  <w:marTop w:val="0"/>
                  <w:marBottom w:val="0"/>
                  <w:divBdr>
                    <w:top w:val="none" w:sz="0" w:space="0" w:color="auto"/>
                    <w:left w:val="none" w:sz="0" w:space="0" w:color="auto"/>
                    <w:bottom w:val="none" w:sz="0" w:space="0" w:color="auto"/>
                    <w:right w:val="none" w:sz="0" w:space="0" w:color="auto"/>
                  </w:divBdr>
                </w:div>
                <w:div w:id="1071270087">
                  <w:marLeft w:val="0"/>
                  <w:marRight w:val="0"/>
                  <w:marTop w:val="0"/>
                  <w:marBottom w:val="0"/>
                  <w:divBdr>
                    <w:top w:val="none" w:sz="0" w:space="0" w:color="auto"/>
                    <w:left w:val="none" w:sz="0" w:space="0" w:color="auto"/>
                    <w:bottom w:val="none" w:sz="0" w:space="0" w:color="auto"/>
                    <w:right w:val="none" w:sz="0" w:space="0" w:color="auto"/>
                  </w:divBdr>
                </w:div>
                <w:div w:id="1746494656">
                  <w:marLeft w:val="0"/>
                  <w:marRight w:val="0"/>
                  <w:marTop w:val="0"/>
                  <w:marBottom w:val="0"/>
                  <w:divBdr>
                    <w:top w:val="none" w:sz="0" w:space="0" w:color="auto"/>
                    <w:left w:val="none" w:sz="0" w:space="0" w:color="auto"/>
                    <w:bottom w:val="none" w:sz="0" w:space="0" w:color="auto"/>
                    <w:right w:val="none" w:sz="0" w:space="0" w:color="auto"/>
                  </w:divBdr>
                </w:div>
              </w:divsChild>
            </w:div>
            <w:div w:id="50155026">
              <w:marLeft w:val="0"/>
              <w:marRight w:val="0"/>
              <w:marTop w:val="0"/>
              <w:marBottom w:val="0"/>
              <w:divBdr>
                <w:top w:val="none" w:sz="0" w:space="0" w:color="auto"/>
                <w:left w:val="none" w:sz="0" w:space="0" w:color="auto"/>
                <w:bottom w:val="none" w:sz="0" w:space="0" w:color="auto"/>
                <w:right w:val="none" w:sz="0" w:space="0" w:color="auto"/>
              </w:divBdr>
            </w:div>
            <w:div w:id="55279133">
              <w:marLeft w:val="0"/>
              <w:marRight w:val="0"/>
              <w:marTop w:val="0"/>
              <w:marBottom w:val="0"/>
              <w:divBdr>
                <w:top w:val="none" w:sz="0" w:space="0" w:color="auto"/>
                <w:left w:val="none" w:sz="0" w:space="0" w:color="auto"/>
                <w:bottom w:val="none" w:sz="0" w:space="0" w:color="auto"/>
                <w:right w:val="none" w:sz="0" w:space="0" w:color="auto"/>
              </w:divBdr>
            </w:div>
            <w:div w:id="56244352">
              <w:marLeft w:val="0"/>
              <w:marRight w:val="0"/>
              <w:marTop w:val="0"/>
              <w:marBottom w:val="0"/>
              <w:divBdr>
                <w:top w:val="none" w:sz="0" w:space="0" w:color="auto"/>
                <w:left w:val="none" w:sz="0" w:space="0" w:color="auto"/>
                <w:bottom w:val="none" w:sz="0" w:space="0" w:color="auto"/>
                <w:right w:val="none" w:sz="0" w:space="0" w:color="auto"/>
              </w:divBdr>
            </w:div>
            <w:div w:id="56365232">
              <w:marLeft w:val="0"/>
              <w:marRight w:val="0"/>
              <w:marTop w:val="0"/>
              <w:marBottom w:val="0"/>
              <w:divBdr>
                <w:top w:val="none" w:sz="0" w:space="0" w:color="auto"/>
                <w:left w:val="none" w:sz="0" w:space="0" w:color="auto"/>
                <w:bottom w:val="none" w:sz="0" w:space="0" w:color="auto"/>
                <w:right w:val="none" w:sz="0" w:space="0" w:color="auto"/>
              </w:divBdr>
            </w:div>
            <w:div w:id="56975768">
              <w:marLeft w:val="0"/>
              <w:marRight w:val="0"/>
              <w:marTop w:val="0"/>
              <w:marBottom w:val="0"/>
              <w:divBdr>
                <w:top w:val="none" w:sz="0" w:space="0" w:color="auto"/>
                <w:left w:val="none" w:sz="0" w:space="0" w:color="auto"/>
                <w:bottom w:val="none" w:sz="0" w:space="0" w:color="auto"/>
                <w:right w:val="none" w:sz="0" w:space="0" w:color="auto"/>
              </w:divBdr>
            </w:div>
            <w:div w:id="59062216">
              <w:marLeft w:val="0"/>
              <w:marRight w:val="0"/>
              <w:marTop w:val="0"/>
              <w:marBottom w:val="0"/>
              <w:divBdr>
                <w:top w:val="none" w:sz="0" w:space="0" w:color="auto"/>
                <w:left w:val="none" w:sz="0" w:space="0" w:color="auto"/>
                <w:bottom w:val="none" w:sz="0" w:space="0" w:color="auto"/>
                <w:right w:val="none" w:sz="0" w:space="0" w:color="auto"/>
              </w:divBdr>
            </w:div>
            <w:div w:id="64112150">
              <w:marLeft w:val="0"/>
              <w:marRight w:val="0"/>
              <w:marTop w:val="0"/>
              <w:marBottom w:val="0"/>
              <w:divBdr>
                <w:top w:val="none" w:sz="0" w:space="0" w:color="auto"/>
                <w:left w:val="none" w:sz="0" w:space="0" w:color="auto"/>
                <w:bottom w:val="none" w:sz="0" w:space="0" w:color="auto"/>
                <w:right w:val="none" w:sz="0" w:space="0" w:color="auto"/>
              </w:divBdr>
            </w:div>
            <w:div w:id="64691859">
              <w:marLeft w:val="0"/>
              <w:marRight w:val="0"/>
              <w:marTop w:val="0"/>
              <w:marBottom w:val="0"/>
              <w:divBdr>
                <w:top w:val="none" w:sz="0" w:space="0" w:color="auto"/>
                <w:left w:val="none" w:sz="0" w:space="0" w:color="auto"/>
                <w:bottom w:val="none" w:sz="0" w:space="0" w:color="auto"/>
                <w:right w:val="none" w:sz="0" w:space="0" w:color="auto"/>
              </w:divBdr>
            </w:div>
            <w:div w:id="67963994">
              <w:marLeft w:val="0"/>
              <w:marRight w:val="0"/>
              <w:marTop w:val="0"/>
              <w:marBottom w:val="0"/>
              <w:divBdr>
                <w:top w:val="none" w:sz="0" w:space="0" w:color="auto"/>
                <w:left w:val="none" w:sz="0" w:space="0" w:color="auto"/>
                <w:bottom w:val="none" w:sz="0" w:space="0" w:color="auto"/>
                <w:right w:val="none" w:sz="0" w:space="0" w:color="auto"/>
              </w:divBdr>
            </w:div>
            <w:div w:id="69470472">
              <w:marLeft w:val="0"/>
              <w:marRight w:val="0"/>
              <w:marTop w:val="0"/>
              <w:marBottom w:val="0"/>
              <w:divBdr>
                <w:top w:val="none" w:sz="0" w:space="0" w:color="auto"/>
                <w:left w:val="none" w:sz="0" w:space="0" w:color="auto"/>
                <w:bottom w:val="none" w:sz="0" w:space="0" w:color="auto"/>
                <w:right w:val="none" w:sz="0" w:space="0" w:color="auto"/>
              </w:divBdr>
            </w:div>
            <w:div w:id="70857415">
              <w:marLeft w:val="0"/>
              <w:marRight w:val="0"/>
              <w:marTop w:val="0"/>
              <w:marBottom w:val="0"/>
              <w:divBdr>
                <w:top w:val="none" w:sz="0" w:space="0" w:color="auto"/>
                <w:left w:val="none" w:sz="0" w:space="0" w:color="auto"/>
                <w:bottom w:val="none" w:sz="0" w:space="0" w:color="auto"/>
                <w:right w:val="none" w:sz="0" w:space="0" w:color="auto"/>
              </w:divBdr>
            </w:div>
            <w:div w:id="71583825">
              <w:marLeft w:val="0"/>
              <w:marRight w:val="0"/>
              <w:marTop w:val="0"/>
              <w:marBottom w:val="0"/>
              <w:divBdr>
                <w:top w:val="none" w:sz="0" w:space="0" w:color="auto"/>
                <w:left w:val="none" w:sz="0" w:space="0" w:color="auto"/>
                <w:bottom w:val="none" w:sz="0" w:space="0" w:color="auto"/>
                <w:right w:val="none" w:sz="0" w:space="0" w:color="auto"/>
              </w:divBdr>
            </w:div>
            <w:div w:id="74859508">
              <w:marLeft w:val="0"/>
              <w:marRight w:val="0"/>
              <w:marTop w:val="0"/>
              <w:marBottom w:val="0"/>
              <w:divBdr>
                <w:top w:val="none" w:sz="0" w:space="0" w:color="auto"/>
                <w:left w:val="none" w:sz="0" w:space="0" w:color="auto"/>
                <w:bottom w:val="none" w:sz="0" w:space="0" w:color="auto"/>
                <w:right w:val="none" w:sz="0" w:space="0" w:color="auto"/>
              </w:divBdr>
            </w:div>
            <w:div w:id="75321755">
              <w:marLeft w:val="0"/>
              <w:marRight w:val="0"/>
              <w:marTop w:val="0"/>
              <w:marBottom w:val="0"/>
              <w:divBdr>
                <w:top w:val="none" w:sz="0" w:space="0" w:color="auto"/>
                <w:left w:val="none" w:sz="0" w:space="0" w:color="auto"/>
                <w:bottom w:val="none" w:sz="0" w:space="0" w:color="auto"/>
                <w:right w:val="none" w:sz="0" w:space="0" w:color="auto"/>
              </w:divBdr>
            </w:div>
            <w:div w:id="78602506">
              <w:marLeft w:val="0"/>
              <w:marRight w:val="0"/>
              <w:marTop w:val="0"/>
              <w:marBottom w:val="0"/>
              <w:divBdr>
                <w:top w:val="none" w:sz="0" w:space="0" w:color="auto"/>
                <w:left w:val="none" w:sz="0" w:space="0" w:color="auto"/>
                <w:bottom w:val="none" w:sz="0" w:space="0" w:color="auto"/>
                <w:right w:val="none" w:sz="0" w:space="0" w:color="auto"/>
              </w:divBdr>
            </w:div>
            <w:div w:id="79839996">
              <w:marLeft w:val="0"/>
              <w:marRight w:val="0"/>
              <w:marTop w:val="0"/>
              <w:marBottom w:val="0"/>
              <w:divBdr>
                <w:top w:val="none" w:sz="0" w:space="0" w:color="auto"/>
                <w:left w:val="none" w:sz="0" w:space="0" w:color="auto"/>
                <w:bottom w:val="none" w:sz="0" w:space="0" w:color="auto"/>
                <w:right w:val="none" w:sz="0" w:space="0" w:color="auto"/>
              </w:divBdr>
            </w:div>
            <w:div w:id="80807371">
              <w:marLeft w:val="0"/>
              <w:marRight w:val="0"/>
              <w:marTop w:val="0"/>
              <w:marBottom w:val="0"/>
              <w:divBdr>
                <w:top w:val="none" w:sz="0" w:space="0" w:color="auto"/>
                <w:left w:val="none" w:sz="0" w:space="0" w:color="auto"/>
                <w:bottom w:val="none" w:sz="0" w:space="0" w:color="auto"/>
                <w:right w:val="none" w:sz="0" w:space="0" w:color="auto"/>
              </w:divBdr>
            </w:div>
            <w:div w:id="85078979">
              <w:marLeft w:val="0"/>
              <w:marRight w:val="0"/>
              <w:marTop w:val="0"/>
              <w:marBottom w:val="0"/>
              <w:divBdr>
                <w:top w:val="none" w:sz="0" w:space="0" w:color="auto"/>
                <w:left w:val="none" w:sz="0" w:space="0" w:color="auto"/>
                <w:bottom w:val="none" w:sz="0" w:space="0" w:color="auto"/>
                <w:right w:val="none" w:sz="0" w:space="0" w:color="auto"/>
              </w:divBdr>
            </w:div>
            <w:div w:id="89937848">
              <w:marLeft w:val="0"/>
              <w:marRight w:val="0"/>
              <w:marTop w:val="0"/>
              <w:marBottom w:val="0"/>
              <w:divBdr>
                <w:top w:val="none" w:sz="0" w:space="0" w:color="auto"/>
                <w:left w:val="none" w:sz="0" w:space="0" w:color="auto"/>
                <w:bottom w:val="none" w:sz="0" w:space="0" w:color="auto"/>
                <w:right w:val="none" w:sz="0" w:space="0" w:color="auto"/>
              </w:divBdr>
            </w:div>
            <w:div w:id="96217294">
              <w:marLeft w:val="0"/>
              <w:marRight w:val="0"/>
              <w:marTop w:val="0"/>
              <w:marBottom w:val="0"/>
              <w:divBdr>
                <w:top w:val="none" w:sz="0" w:space="0" w:color="auto"/>
                <w:left w:val="none" w:sz="0" w:space="0" w:color="auto"/>
                <w:bottom w:val="none" w:sz="0" w:space="0" w:color="auto"/>
                <w:right w:val="none" w:sz="0" w:space="0" w:color="auto"/>
              </w:divBdr>
            </w:div>
            <w:div w:id="96413528">
              <w:marLeft w:val="0"/>
              <w:marRight w:val="0"/>
              <w:marTop w:val="0"/>
              <w:marBottom w:val="0"/>
              <w:divBdr>
                <w:top w:val="none" w:sz="0" w:space="0" w:color="auto"/>
                <w:left w:val="none" w:sz="0" w:space="0" w:color="auto"/>
                <w:bottom w:val="none" w:sz="0" w:space="0" w:color="auto"/>
                <w:right w:val="none" w:sz="0" w:space="0" w:color="auto"/>
              </w:divBdr>
            </w:div>
            <w:div w:id="99106943">
              <w:marLeft w:val="0"/>
              <w:marRight w:val="0"/>
              <w:marTop w:val="0"/>
              <w:marBottom w:val="0"/>
              <w:divBdr>
                <w:top w:val="none" w:sz="0" w:space="0" w:color="auto"/>
                <w:left w:val="none" w:sz="0" w:space="0" w:color="auto"/>
                <w:bottom w:val="none" w:sz="0" w:space="0" w:color="auto"/>
                <w:right w:val="none" w:sz="0" w:space="0" w:color="auto"/>
              </w:divBdr>
            </w:div>
            <w:div w:id="102848041">
              <w:marLeft w:val="0"/>
              <w:marRight w:val="0"/>
              <w:marTop w:val="0"/>
              <w:marBottom w:val="0"/>
              <w:divBdr>
                <w:top w:val="none" w:sz="0" w:space="0" w:color="auto"/>
                <w:left w:val="none" w:sz="0" w:space="0" w:color="auto"/>
                <w:bottom w:val="none" w:sz="0" w:space="0" w:color="auto"/>
                <w:right w:val="none" w:sz="0" w:space="0" w:color="auto"/>
              </w:divBdr>
            </w:div>
            <w:div w:id="102960864">
              <w:marLeft w:val="0"/>
              <w:marRight w:val="0"/>
              <w:marTop w:val="0"/>
              <w:marBottom w:val="0"/>
              <w:divBdr>
                <w:top w:val="none" w:sz="0" w:space="0" w:color="auto"/>
                <w:left w:val="none" w:sz="0" w:space="0" w:color="auto"/>
                <w:bottom w:val="none" w:sz="0" w:space="0" w:color="auto"/>
                <w:right w:val="none" w:sz="0" w:space="0" w:color="auto"/>
              </w:divBdr>
            </w:div>
            <w:div w:id="107161650">
              <w:marLeft w:val="0"/>
              <w:marRight w:val="0"/>
              <w:marTop w:val="0"/>
              <w:marBottom w:val="0"/>
              <w:divBdr>
                <w:top w:val="none" w:sz="0" w:space="0" w:color="auto"/>
                <w:left w:val="none" w:sz="0" w:space="0" w:color="auto"/>
                <w:bottom w:val="none" w:sz="0" w:space="0" w:color="auto"/>
                <w:right w:val="none" w:sz="0" w:space="0" w:color="auto"/>
              </w:divBdr>
            </w:div>
            <w:div w:id="107244809">
              <w:marLeft w:val="0"/>
              <w:marRight w:val="0"/>
              <w:marTop w:val="0"/>
              <w:marBottom w:val="0"/>
              <w:divBdr>
                <w:top w:val="none" w:sz="0" w:space="0" w:color="auto"/>
                <w:left w:val="none" w:sz="0" w:space="0" w:color="auto"/>
                <w:bottom w:val="none" w:sz="0" w:space="0" w:color="auto"/>
                <w:right w:val="none" w:sz="0" w:space="0" w:color="auto"/>
              </w:divBdr>
            </w:div>
            <w:div w:id="108281200">
              <w:marLeft w:val="0"/>
              <w:marRight w:val="0"/>
              <w:marTop w:val="0"/>
              <w:marBottom w:val="0"/>
              <w:divBdr>
                <w:top w:val="none" w:sz="0" w:space="0" w:color="auto"/>
                <w:left w:val="none" w:sz="0" w:space="0" w:color="auto"/>
                <w:bottom w:val="none" w:sz="0" w:space="0" w:color="auto"/>
                <w:right w:val="none" w:sz="0" w:space="0" w:color="auto"/>
              </w:divBdr>
            </w:div>
            <w:div w:id="109323476">
              <w:marLeft w:val="0"/>
              <w:marRight w:val="0"/>
              <w:marTop w:val="0"/>
              <w:marBottom w:val="0"/>
              <w:divBdr>
                <w:top w:val="none" w:sz="0" w:space="0" w:color="auto"/>
                <w:left w:val="none" w:sz="0" w:space="0" w:color="auto"/>
                <w:bottom w:val="none" w:sz="0" w:space="0" w:color="auto"/>
                <w:right w:val="none" w:sz="0" w:space="0" w:color="auto"/>
              </w:divBdr>
            </w:div>
            <w:div w:id="112331196">
              <w:marLeft w:val="0"/>
              <w:marRight w:val="0"/>
              <w:marTop w:val="0"/>
              <w:marBottom w:val="0"/>
              <w:divBdr>
                <w:top w:val="none" w:sz="0" w:space="0" w:color="auto"/>
                <w:left w:val="none" w:sz="0" w:space="0" w:color="auto"/>
                <w:bottom w:val="none" w:sz="0" w:space="0" w:color="auto"/>
                <w:right w:val="none" w:sz="0" w:space="0" w:color="auto"/>
              </w:divBdr>
            </w:div>
            <w:div w:id="114713885">
              <w:marLeft w:val="0"/>
              <w:marRight w:val="0"/>
              <w:marTop w:val="0"/>
              <w:marBottom w:val="0"/>
              <w:divBdr>
                <w:top w:val="none" w:sz="0" w:space="0" w:color="auto"/>
                <w:left w:val="none" w:sz="0" w:space="0" w:color="auto"/>
                <w:bottom w:val="none" w:sz="0" w:space="0" w:color="auto"/>
                <w:right w:val="none" w:sz="0" w:space="0" w:color="auto"/>
              </w:divBdr>
            </w:div>
            <w:div w:id="119034424">
              <w:marLeft w:val="0"/>
              <w:marRight w:val="0"/>
              <w:marTop w:val="0"/>
              <w:marBottom w:val="0"/>
              <w:divBdr>
                <w:top w:val="none" w:sz="0" w:space="0" w:color="auto"/>
                <w:left w:val="none" w:sz="0" w:space="0" w:color="auto"/>
                <w:bottom w:val="none" w:sz="0" w:space="0" w:color="auto"/>
                <w:right w:val="none" w:sz="0" w:space="0" w:color="auto"/>
              </w:divBdr>
            </w:div>
            <w:div w:id="119150847">
              <w:marLeft w:val="0"/>
              <w:marRight w:val="0"/>
              <w:marTop w:val="0"/>
              <w:marBottom w:val="0"/>
              <w:divBdr>
                <w:top w:val="none" w:sz="0" w:space="0" w:color="auto"/>
                <w:left w:val="none" w:sz="0" w:space="0" w:color="auto"/>
                <w:bottom w:val="none" w:sz="0" w:space="0" w:color="auto"/>
                <w:right w:val="none" w:sz="0" w:space="0" w:color="auto"/>
              </w:divBdr>
            </w:div>
            <w:div w:id="120000991">
              <w:marLeft w:val="0"/>
              <w:marRight w:val="0"/>
              <w:marTop w:val="0"/>
              <w:marBottom w:val="0"/>
              <w:divBdr>
                <w:top w:val="none" w:sz="0" w:space="0" w:color="auto"/>
                <w:left w:val="none" w:sz="0" w:space="0" w:color="auto"/>
                <w:bottom w:val="none" w:sz="0" w:space="0" w:color="auto"/>
                <w:right w:val="none" w:sz="0" w:space="0" w:color="auto"/>
              </w:divBdr>
            </w:div>
            <w:div w:id="122509195">
              <w:marLeft w:val="0"/>
              <w:marRight w:val="0"/>
              <w:marTop w:val="0"/>
              <w:marBottom w:val="0"/>
              <w:divBdr>
                <w:top w:val="none" w:sz="0" w:space="0" w:color="auto"/>
                <w:left w:val="none" w:sz="0" w:space="0" w:color="auto"/>
                <w:bottom w:val="none" w:sz="0" w:space="0" w:color="auto"/>
                <w:right w:val="none" w:sz="0" w:space="0" w:color="auto"/>
              </w:divBdr>
            </w:div>
            <w:div w:id="122891440">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127478662">
              <w:marLeft w:val="0"/>
              <w:marRight w:val="0"/>
              <w:marTop w:val="0"/>
              <w:marBottom w:val="0"/>
              <w:divBdr>
                <w:top w:val="none" w:sz="0" w:space="0" w:color="auto"/>
                <w:left w:val="none" w:sz="0" w:space="0" w:color="auto"/>
                <w:bottom w:val="none" w:sz="0" w:space="0" w:color="auto"/>
                <w:right w:val="none" w:sz="0" w:space="0" w:color="auto"/>
              </w:divBdr>
            </w:div>
            <w:div w:id="129832975">
              <w:marLeft w:val="0"/>
              <w:marRight w:val="0"/>
              <w:marTop w:val="0"/>
              <w:marBottom w:val="0"/>
              <w:divBdr>
                <w:top w:val="none" w:sz="0" w:space="0" w:color="auto"/>
                <w:left w:val="none" w:sz="0" w:space="0" w:color="auto"/>
                <w:bottom w:val="none" w:sz="0" w:space="0" w:color="auto"/>
                <w:right w:val="none" w:sz="0" w:space="0" w:color="auto"/>
              </w:divBdr>
            </w:div>
            <w:div w:id="130557807">
              <w:marLeft w:val="0"/>
              <w:marRight w:val="0"/>
              <w:marTop w:val="0"/>
              <w:marBottom w:val="0"/>
              <w:divBdr>
                <w:top w:val="none" w:sz="0" w:space="0" w:color="auto"/>
                <w:left w:val="none" w:sz="0" w:space="0" w:color="auto"/>
                <w:bottom w:val="none" w:sz="0" w:space="0" w:color="auto"/>
                <w:right w:val="none" w:sz="0" w:space="0" w:color="auto"/>
              </w:divBdr>
            </w:div>
            <w:div w:id="131750795">
              <w:marLeft w:val="0"/>
              <w:marRight w:val="0"/>
              <w:marTop w:val="0"/>
              <w:marBottom w:val="0"/>
              <w:divBdr>
                <w:top w:val="none" w:sz="0" w:space="0" w:color="auto"/>
                <w:left w:val="none" w:sz="0" w:space="0" w:color="auto"/>
                <w:bottom w:val="none" w:sz="0" w:space="0" w:color="auto"/>
                <w:right w:val="none" w:sz="0" w:space="0" w:color="auto"/>
              </w:divBdr>
            </w:div>
            <w:div w:id="133184941">
              <w:marLeft w:val="0"/>
              <w:marRight w:val="0"/>
              <w:marTop w:val="0"/>
              <w:marBottom w:val="0"/>
              <w:divBdr>
                <w:top w:val="none" w:sz="0" w:space="0" w:color="auto"/>
                <w:left w:val="none" w:sz="0" w:space="0" w:color="auto"/>
                <w:bottom w:val="none" w:sz="0" w:space="0" w:color="auto"/>
                <w:right w:val="none" w:sz="0" w:space="0" w:color="auto"/>
              </w:divBdr>
            </w:div>
            <w:div w:id="133722512">
              <w:marLeft w:val="0"/>
              <w:marRight w:val="0"/>
              <w:marTop w:val="0"/>
              <w:marBottom w:val="0"/>
              <w:divBdr>
                <w:top w:val="none" w:sz="0" w:space="0" w:color="auto"/>
                <w:left w:val="none" w:sz="0" w:space="0" w:color="auto"/>
                <w:bottom w:val="none" w:sz="0" w:space="0" w:color="auto"/>
                <w:right w:val="none" w:sz="0" w:space="0" w:color="auto"/>
              </w:divBdr>
            </w:div>
            <w:div w:id="134378825">
              <w:marLeft w:val="0"/>
              <w:marRight w:val="0"/>
              <w:marTop w:val="0"/>
              <w:marBottom w:val="0"/>
              <w:divBdr>
                <w:top w:val="none" w:sz="0" w:space="0" w:color="auto"/>
                <w:left w:val="none" w:sz="0" w:space="0" w:color="auto"/>
                <w:bottom w:val="none" w:sz="0" w:space="0" w:color="auto"/>
                <w:right w:val="none" w:sz="0" w:space="0" w:color="auto"/>
              </w:divBdr>
            </w:div>
            <w:div w:id="134688548">
              <w:marLeft w:val="0"/>
              <w:marRight w:val="0"/>
              <w:marTop w:val="0"/>
              <w:marBottom w:val="0"/>
              <w:divBdr>
                <w:top w:val="none" w:sz="0" w:space="0" w:color="auto"/>
                <w:left w:val="none" w:sz="0" w:space="0" w:color="auto"/>
                <w:bottom w:val="none" w:sz="0" w:space="0" w:color="auto"/>
                <w:right w:val="none" w:sz="0" w:space="0" w:color="auto"/>
              </w:divBdr>
            </w:div>
            <w:div w:id="135075234">
              <w:marLeft w:val="0"/>
              <w:marRight w:val="0"/>
              <w:marTop w:val="0"/>
              <w:marBottom w:val="0"/>
              <w:divBdr>
                <w:top w:val="none" w:sz="0" w:space="0" w:color="auto"/>
                <w:left w:val="none" w:sz="0" w:space="0" w:color="auto"/>
                <w:bottom w:val="none" w:sz="0" w:space="0" w:color="auto"/>
                <w:right w:val="none" w:sz="0" w:space="0" w:color="auto"/>
              </w:divBdr>
            </w:div>
            <w:div w:id="136387156">
              <w:marLeft w:val="0"/>
              <w:marRight w:val="0"/>
              <w:marTop w:val="0"/>
              <w:marBottom w:val="0"/>
              <w:divBdr>
                <w:top w:val="none" w:sz="0" w:space="0" w:color="auto"/>
                <w:left w:val="none" w:sz="0" w:space="0" w:color="auto"/>
                <w:bottom w:val="none" w:sz="0" w:space="0" w:color="auto"/>
                <w:right w:val="none" w:sz="0" w:space="0" w:color="auto"/>
              </w:divBdr>
            </w:div>
            <w:div w:id="136802295">
              <w:marLeft w:val="0"/>
              <w:marRight w:val="0"/>
              <w:marTop w:val="0"/>
              <w:marBottom w:val="0"/>
              <w:divBdr>
                <w:top w:val="none" w:sz="0" w:space="0" w:color="auto"/>
                <w:left w:val="none" w:sz="0" w:space="0" w:color="auto"/>
                <w:bottom w:val="none" w:sz="0" w:space="0" w:color="auto"/>
                <w:right w:val="none" w:sz="0" w:space="0" w:color="auto"/>
              </w:divBdr>
            </w:div>
            <w:div w:id="138959737">
              <w:marLeft w:val="0"/>
              <w:marRight w:val="0"/>
              <w:marTop w:val="0"/>
              <w:marBottom w:val="0"/>
              <w:divBdr>
                <w:top w:val="none" w:sz="0" w:space="0" w:color="auto"/>
                <w:left w:val="none" w:sz="0" w:space="0" w:color="auto"/>
                <w:bottom w:val="none" w:sz="0" w:space="0" w:color="auto"/>
                <w:right w:val="none" w:sz="0" w:space="0" w:color="auto"/>
              </w:divBdr>
            </w:div>
            <w:div w:id="139083329">
              <w:marLeft w:val="0"/>
              <w:marRight w:val="0"/>
              <w:marTop w:val="0"/>
              <w:marBottom w:val="0"/>
              <w:divBdr>
                <w:top w:val="none" w:sz="0" w:space="0" w:color="auto"/>
                <w:left w:val="none" w:sz="0" w:space="0" w:color="auto"/>
                <w:bottom w:val="none" w:sz="0" w:space="0" w:color="auto"/>
                <w:right w:val="none" w:sz="0" w:space="0" w:color="auto"/>
              </w:divBdr>
            </w:div>
            <w:div w:id="140314705">
              <w:marLeft w:val="0"/>
              <w:marRight w:val="0"/>
              <w:marTop w:val="0"/>
              <w:marBottom w:val="0"/>
              <w:divBdr>
                <w:top w:val="none" w:sz="0" w:space="0" w:color="auto"/>
                <w:left w:val="none" w:sz="0" w:space="0" w:color="auto"/>
                <w:bottom w:val="none" w:sz="0" w:space="0" w:color="auto"/>
                <w:right w:val="none" w:sz="0" w:space="0" w:color="auto"/>
              </w:divBdr>
            </w:div>
            <w:div w:id="144057708">
              <w:marLeft w:val="0"/>
              <w:marRight w:val="0"/>
              <w:marTop w:val="0"/>
              <w:marBottom w:val="0"/>
              <w:divBdr>
                <w:top w:val="none" w:sz="0" w:space="0" w:color="auto"/>
                <w:left w:val="none" w:sz="0" w:space="0" w:color="auto"/>
                <w:bottom w:val="none" w:sz="0" w:space="0" w:color="auto"/>
                <w:right w:val="none" w:sz="0" w:space="0" w:color="auto"/>
              </w:divBdr>
            </w:div>
            <w:div w:id="144467586">
              <w:marLeft w:val="0"/>
              <w:marRight w:val="0"/>
              <w:marTop w:val="0"/>
              <w:marBottom w:val="0"/>
              <w:divBdr>
                <w:top w:val="none" w:sz="0" w:space="0" w:color="auto"/>
                <w:left w:val="none" w:sz="0" w:space="0" w:color="auto"/>
                <w:bottom w:val="none" w:sz="0" w:space="0" w:color="auto"/>
                <w:right w:val="none" w:sz="0" w:space="0" w:color="auto"/>
              </w:divBdr>
            </w:div>
            <w:div w:id="147329771">
              <w:marLeft w:val="0"/>
              <w:marRight w:val="0"/>
              <w:marTop w:val="0"/>
              <w:marBottom w:val="0"/>
              <w:divBdr>
                <w:top w:val="none" w:sz="0" w:space="0" w:color="auto"/>
                <w:left w:val="none" w:sz="0" w:space="0" w:color="auto"/>
                <w:bottom w:val="none" w:sz="0" w:space="0" w:color="auto"/>
                <w:right w:val="none" w:sz="0" w:space="0" w:color="auto"/>
              </w:divBdr>
            </w:div>
            <w:div w:id="149256367">
              <w:marLeft w:val="0"/>
              <w:marRight w:val="0"/>
              <w:marTop w:val="0"/>
              <w:marBottom w:val="0"/>
              <w:divBdr>
                <w:top w:val="none" w:sz="0" w:space="0" w:color="auto"/>
                <w:left w:val="none" w:sz="0" w:space="0" w:color="auto"/>
                <w:bottom w:val="none" w:sz="0" w:space="0" w:color="auto"/>
                <w:right w:val="none" w:sz="0" w:space="0" w:color="auto"/>
              </w:divBdr>
            </w:div>
            <w:div w:id="149950711">
              <w:marLeft w:val="0"/>
              <w:marRight w:val="0"/>
              <w:marTop w:val="0"/>
              <w:marBottom w:val="0"/>
              <w:divBdr>
                <w:top w:val="none" w:sz="0" w:space="0" w:color="auto"/>
                <w:left w:val="none" w:sz="0" w:space="0" w:color="auto"/>
                <w:bottom w:val="none" w:sz="0" w:space="0" w:color="auto"/>
                <w:right w:val="none" w:sz="0" w:space="0" w:color="auto"/>
              </w:divBdr>
            </w:div>
            <w:div w:id="152793723">
              <w:marLeft w:val="0"/>
              <w:marRight w:val="0"/>
              <w:marTop w:val="0"/>
              <w:marBottom w:val="0"/>
              <w:divBdr>
                <w:top w:val="none" w:sz="0" w:space="0" w:color="auto"/>
                <w:left w:val="none" w:sz="0" w:space="0" w:color="auto"/>
                <w:bottom w:val="none" w:sz="0" w:space="0" w:color="auto"/>
                <w:right w:val="none" w:sz="0" w:space="0" w:color="auto"/>
              </w:divBdr>
            </w:div>
            <w:div w:id="155536026">
              <w:marLeft w:val="0"/>
              <w:marRight w:val="0"/>
              <w:marTop w:val="0"/>
              <w:marBottom w:val="0"/>
              <w:divBdr>
                <w:top w:val="none" w:sz="0" w:space="0" w:color="auto"/>
                <w:left w:val="none" w:sz="0" w:space="0" w:color="auto"/>
                <w:bottom w:val="none" w:sz="0" w:space="0" w:color="auto"/>
                <w:right w:val="none" w:sz="0" w:space="0" w:color="auto"/>
              </w:divBdr>
            </w:div>
            <w:div w:id="157041824">
              <w:marLeft w:val="0"/>
              <w:marRight w:val="0"/>
              <w:marTop w:val="0"/>
              <w:marBottom w:val="0"/>
              <w:divBdr>
                <w:top w:val="none" w:sz="0" w:space="0" w:color="auto"/>
                <w:left w:val="none" w:sz="0" w:space="0" w:color="auto"/>
                <w:bottom w:val="none" w:sz="0" w:space="0" w:color="auto"/>
                <w:right w:val="none" w:sz="0" w:space="0" w:color="auto"/>
              </w:divBdr>
            </w:div>
            <w:div w:id="157892531">
              <w:marLeft w:val="0"/>
              <w:marRight w:val="0"/>
              <w:marTop w:val="0"/>
              <w:marBottom w:val="0"/>
              <w:divBdr>
                <w:top w:val="none" w:sz="0" w:space="0" w:color="auto"/>
                <w:left w:val="none" w:sz="0" w:space="0" w:color="auto"/>
                <w:bottom w:val="none" w:sz="0" w:space="0" w:color="auto"/>
                <w:right w:val="none" w:sz="0" w:space="0" w:color="auto"/>
              </w:divBdr>
            </w:div>
            <w:div w:id="158279755">
              <w:marLeft w:val="0"/>
              <w:marRight w:val="0"/>
              <w:marTop w:val="0"/>
              <w:marBottom w:val="0"/>
              <w:divBdr>
                <w:top w:val="none" w:sz="0" w:space="0" w:color="auto"/>
                <w:left w:val="none" w:sz="0" w:space="0" w:color="auto"/>
                <w:bottom w:val="none" w:sz="0" w:space="0" w:color="auto"/>
                <w:right w:val="none" w:sz="0" w:space="0" w:color="auto"/>
              </w:divBdr>
            </w:div>
            <w:div w:id="158619476">
              <w:marLeft w:val="0"/>
              <w:marRight w:val="0"/>
              <w:marTop w:val="0"/>
              <w:marBottom w:val="0"/>
              <w:divBdr>
                <w:top w:val="none" w:sz="0" w:space="0" w:color="auto"/>
                <w:left w:val="none" w:sz="0" w:space="0" w:color="auto"/>
                <w:bottom w:val="none" w:sz="0" w:space="0" w:color="auto"/>
                <w:right w:val="none" w:sz="0" w:space="0" w:color="auto"/>
              </w:divBdr>
            </w:div>
            <w:div w:id="162087284">
              <w:marLeft w:val="0"/>
              <w:marRight w:val="0"/>
              <w:marTop w:val="0"/>
              <w:marBottom w:val="0"/>
              <w:divBdr>
                <w:top w:val="none" w:sz="0" w:space="0" w:color="auto"/>
                <w:left w:val="none" w:sz="0" w:space="0" w:color="auto"/>
                <w:bottom w:val="none" w:sz="0" w:space="0" w:color="auto"/>
                <w:right w:val="none" w:sz="0" w:space="0" w:color="auto"/>
              </w:divBdr>
            </w:div>
            <w:div w:id="162556104">
              <w:marLeft w:val="0"/>
              <w:marRight w:val="0"/>
              <w:marTop w:val="0"/>
              <w:marBottom w:val="0"/>
              <w:divBdr>
                <w:top w:val="none" w:sz="0" w:space="0" w:color="auto"/>
                <w:left w:val="none" w:sz="0" w:space="0" w:color="auto"/>
                <w:bottom w:val="none" w:sz="0" w:space="0" w:color="auto"/>
                <w:right w:val="none" w:sz="0" w:space="0" w:color="auto"/>
              </w:divBdr>
            </w:div>
            <w:div w:id="168565986">
              <w:marLeft w:val="0"/>
              <w:marRight w:val="0"/>
              <w:marTop w:val="0"/>
              <w:marBottom w:val="0"/>
              <w:divBdr>
                <w:top w:val="none" w:sz="0" w:space="0" w:color="auto"/>
                <w:left w:val="none" w:sz="0" w:space="0" w:color="auto"/>
                <w:bottom w:val="none" w:sz="0" w:space="0" w:color="auto"/>
                <w:right w:val="none" w:sz="0" w:space="0" w:color="auto"/>
              </w:divBdr>
            </w:div>
            <w:div w:id="169025566">
              <w:marLeft w:val="0"/>
              <w:marRight w:val="0"/>
              <w:marTop w:val="0"/>
              <w:marBottom w:val="0"/>
              <w:divBdr>
                <w:top w:val="none" w:sz="0" w:space="0" w:color="auto"/>
                <w:left w:val="none" w:sz="0" w:space="0" w:color="auto"/>
                <w:bottom w:val="none" w:sz="0" w:space="0" w:color="auto"/>
                <w:right w:val="none" w:sz="0" w:space="0" w:color="auto"/>
              </w:divBdr>
            </w:div>
            <w:div w:id="172450963">
              <w:marLeft w:val="0"/>
              <w:marRight w:val="0"/>
              <w:marTop w:val="0"/>
              <w:marBottom w:val="0"/>
              <w:divBdr>
                <w:top w:val="none" w:sz="0" w:space="0" w:color="auto"/>
                <w:left w:val="none" w:sz="0" w:space="0" w:color="auto"/>
                <w:bottom w:val="none" w:sz="0" w:space="0" w:color="auto"/>
                <w:right w:val="none" w:sz="0" w:space="0" w:color="auto"/>
              </w:divBdr>
            </w:div>
            <w:div w:id="174082121">
              <w:marLeft w:val="0"/>
              <w:marRight w:val="0"/>
              <w:marTop w:val="0"/>
              <w:marBottom w:val="0"/>
              <w:divBdr>
                <w:top w:val="none" w:sz="0" w:space="0" w:color="auto"/>
                <w:left w:val="none" w:sz="0" w:space="0" w:color="auto"/>
                <w:bottom w:val="none" w:sz="0" w:space="0" w:color="auto"/>
                <w:right w:val="none" w:sz="0" w:space="0" w:color="auto"/>
              </w:divBdr>
            </w:div>
            <w:div w:id="174272051">
              <w:marLeft w:val="0"/>
              <w:marRight w:val="0"/>
              <w:marTop w:val="0"/>
              <w:marBottom w:val="0"/>
              <w:divBdr>
                <w:top w:val="none" w:sz="0" w:space="0" w:color="auto"/>
                <w:left w:val="none" w:sz="0" w:space="0" w:color="auto"/>
                <w:bottom w:val="none" w:sz="0" w:space="0" w:color="auto"/>
                <w:right w:val="none" w:sz="0" w:space="0" w:color="auto"/>
              </w:divBdr>
            </w:div>
            <w:div w:id="175536893">
              <w:marLeft w:val="0"/>
              <w:marRight w:val="0"/>
              <w:marTop w:val="0"/>
              <w:marBottom w:val="0"/>
              <w:divBdr>
                <w:top w:val="none" w:sz="0" w:space="0" w:color="auto"/>
                <w:left w:val="none" w:sz="0" w:space="0" w:color="auto"/>
                <w:bottom w:val="none" w:sz="0" w:space="0" w:color="auto"/>
                <w:right w:val="none" w:sz="0" w:space="0" w:color="auto"/>
              </w:divBdr>
            </w:div>
            <w:div w:id="175927402">
              <w:marLeft w:val="0"/>
              <w:marRight w:val="0"/>
              <w:marTop w:val="0"/>
              <w:marBottom w:val="0"/>
              <w:divBdr>
                <w:top w:val="none" w:sz="0" w:space="0" w:color="auto"/>
                <w:left w:val="none" w:sz="0" w:space="0" w:color="auto"/>
                <w:bottom w:val="none" w:sz="0" w:space="0" w:color="auto"/>
                <w:right w:val="none" w:sz="0" w:space="0" w:color="auto"/>
              </w:divBdr>
            </w:div>
            <w:div w:id="176240136">
              <w:marLeft w:val="0"/>
              <w:marRight w:val="0"/>
              <w:marTop w:val="0"/>
              <w:marBottom w:val="0"/>
              <w:divBdr>
                <w:top w:val="none" w:sz="0" w:space="0" w:color="auto"/>
                <w:left w:val="none" w:sz="0" w:space="0" w:color="auto"/>
                <w:bottom w:val="none" w:sz="0" w:space="0" w:color="auto"/>
                <w:right w:val="none" w:sz="0" w:space="0" w:color="auto"/>
              </w:divBdr>
            </w:div>
            <w:div w:id="177473807">
              <w:marLeft w:val="0"/>
              <w:marRight w:val="0"/>
              <w:marTop w:val="0"/>
              <w:marBottom w:val="0"/>
              <w:divBdr>
                <w:top w:val="none" w:sz="0" w:space="0" w:color="auto"/>
                <w:left w:val="none" w:sz="0" w:space="0" w:color="auto"/>
                <w:bottom w:val="none" w:sz="0" w:space="0" w:color="auto"/>
                <w:right w:val="none" w:sz="0" w:space="0" w:color="auto"/>
              </w:divBdr>
            </w:div>
            <w:div w:id="179903709">
              <w:marLeft w:val="0"/>
              <w:marRight w:val="0"/>
              <w:marTop w:val="0"/>
              <w:marBottom w:val="0"/>
              <w:divBdr>
                <w:top w:val="none" w:sz="0" w:space="0" w:color="auto"/>
                <w:left w:val="none" w:sz="0" w:space="0" w:color="auto"/>
                <w:bottom w:val="none" w:sz="0" w:space="0" w:color="auto"/>
                <w:right w:val="none" w:sz="0" w:space="0" w:color="auto"/>
              </w:divBdr>
            </w:div>
            <w:div w:id="180241341">
              <w:marLeft w:val="0"/>
              <w:marRight w:val="0"/>
              <w:marTop w:val="0"/>
              <w:marBottom w:val="0"/>
              <w:divBdr>
                <w:top w:val="none" w:sz="0" w:space="0" w:color="auto"/>
                <w:left w:val="none" w:sz="0" w:space="0" w:color="auto"/>
                <w:bottom w:val="none" w:sz="0" w:space="0" w:color="auto"/>
                <w:right w:val="none" w:sz="0" w:space="0" w:color="auto"/>
              </w:divBdr>
            </w:div>
            <w:div w:id="186335393">
              <w:marLeft w:val="0"/>
              <w:marRight w:val="0"/>
              <w:marTop w:val="0"/>
              <w:marBottom w:val="0"/>
              <w:divBdr>
                <w:top w:val="none" w:sz="0" w:space="0" w:color="auto"/>
                <w:left w:val="none" w:sz="0" w:space="0" w:color="auto"/>
                <w:bottom w:val="none" w:sz="0" w:space="0" w:color="auto"/>
                <w:right w:val="none" w:sz="0" w:space="0" w:color="auto"/>
              </w:divBdr>
            </w:div>
            <w:div w:id="186919091">
              <w:marLeft w:val="0"/>
              <w:marRight w:val="0"/>
              <w:marTop w:val="0"/>
              <w:marBottom w:val="0"/>
              <w:divBdr>
                <w:top w:val="none" w:sz="0" w:space="0" w:color="auto"/>
                <w:left w:val="none" w:sz="0" w:space="0" w:color="auto"/>
                <w:bottom w:val="none" w:sz="0" w:space="0" w:color="auto"/>
                <w:right w:val="none" w:sz="0" w:space="0" w:color="auto"/>
              </w:divBdr>
            </w:div>
            <w:div w:id="187375510">
              <w:marLeft w:val="0"/>
              <w:marRight w:val="0"/>
              <w:marTop w:val="0"/>
              <w:marBottom w:val="0"/>
              <w:divBdr>
                <w:top w:val="none" w:sz="0" w:space="0" w:color="auto"/>
                <w:left w:val="none" w:sz="0" w:space="0" w:color="auto"/>
                <w:bottom w:val="none" w:sz="0" w:space="0" w:color="auto"/>
                <w:right w:val="none" w:sz="0" w:space="0" w:color="auto"/>
              </w:divBdr>
            </w:div>
            <w:div w:id="187837324">
              <w:marLeft w:val="0"/>
              <w:marRight w:val="0"/>
              <w:marTop w:val="0"/>
              <w:marBottom w:val="0"/>
              <w:divBdr>
                <w:top w:val="none" w:sz="0" w:space="0" w:color="auto"/>
                <w:left w:val="none" w:sz="0" w:space="0" w:color="auto"/>
                <w:bottom w:val="none" w:sz="0" w:space="0" w:color="auto"/>
                <w:right w:val="none" w:sz="0" w:space="0" w:color="auto"/>
              </w:divBdr>
            </w:div>
            <w:div w:id="187909709">
              <w:marLeft w:val="0"/>
              <w:marRight w:val="0"/>
              <w:marTop w:val="0"/>
              <w:marBottom w:val="0"/>
              <w:divBdr>
                <w:top w:val="none" w:sz="0" w:space="0" w:color="auto"/>
                <w:left w:val="none" w:sz="0" w:space="0" w:color="auto"/>
                <w:bottom w:val="none" w:sz="0" w:space="0" w:color="auto"/>
                <w:right w:val="none" w:sz="0" w:space="0" w:color="auto"/>
              </w:divBdr>
            </w:div>
            <w:div w:id="189026985">
              <w:marLeft w:val="0"/>
              <w:marRight w:val="0"/>
              <w:marTop w:val="0"/>
              <w:marBottom w:val="0"/>
              <w:divBdr>
                <w:top w:val="none" w:sz="0" w:space="0" w:color="auto"/>
                <w:left w:val="none" w:sz="0" w:space="0" w:color="auto"/>
                <w:bottom w:val="none" w:sz="0" w:space="0" w:color="auto"/>
                <w:right w:val="none" w:sz="0" w:space="0" w:color="auto"/>
              </w:divBdr>
            </w:div>
            <w:div w:id="190342077">
              <w:marLeft w:val="0"/>
              <w:marRight w:val="0"/>
              <w:marTop w:val="0"/>
              <w:marBottom w:val="0"/>
              <w:divBdr>
                <w:top w:val="none" w:sz="0" w:space="0" w:color="auto"/>
                <w:left w:val="none" w:sz="0" w:space="0" w:color="auto"/>
                <w:bottom w:val="none" w:sz="0" w:space="0" w:color="auto"/>
                <w:right w:val="none" w:sz="0" w:space="0" w:color="auto"/>
              </w:divBdr>
            </w:div>
            <w:div w:id="191649387">
              <w:marLeft w:val="0"/>
              <w:marRight w:val="0"/>
              <w:marTop w:val="0"/>
              <w:marBottom w:val="0"/>
              <w:divBdr>
                <w:top w:val="none" w:sz="0" w:space="0" w:color="auto"/>
                <w:left w:val="none" w:sz="0" w:space="0" w:color="auto"/>
                <w:bottom w:val="none" w:sz="0" w:space="0" w:color="auto"/>
                <w:right w:val="none" w:sz="0" w:space="0" w:color="auto"/>
              </w:divBdr>
            </w:div>
            <w:div w:id="197548324">
              <w:marLeft w:val="0"/>
              <w:marRight w:val="0"/>
              <w:marTop w:val="0"/>
              <w:marBottom w:val="0"/>
              <w:divBdr>
                <w:top w:val="none" w:sz="0" w:space="0" w:color="auto"/>
                <w:left w:val="none" w:sz="0" w:space="0" w:color="auto"/>
                <w:bottom w:val="none" w:sz="0" w:space="0" w:color="auto"/>
                <w:right w:val="none" w:sz="0" w:space="0" w:color="auto"/>
              </w:divBdr>
            </w:div>
            <w:div w:id="197596201">
              <w:marLeft w:val="0"/>
              <w:marRight w:val="0"/>
              <w:marTop w:val="0"/>
              <w:marBottom w:val="0"/>
              <w:divBdr>
                <w:top w:val="none" w:sz="0" w:space="0" w:color="auto"/>
                <w:left w:val="none" w:sz="0" w:space="0" w:color="auto"/>
                <w:bottom w:val="none" w:sz="0" w:space="0" w:color="auto"/>
                <w:right w:val="none" w:sz="0" w:space="0" w:color="auto"/>
              </w:divBdr>
            </w:div>
            <w:div w:id="198592673">
              <w:marLeft w:val="0"/>
              <w:marRight w:val="0"/>
              <w:marTop w:val="0"/>
              <w:marBottom w:val="0"/>
              <w:divBdr>
                <w:top w:val="none" w:sz="0" w:space="0" w:color="auto"/>
                <w:left w:val="none" w:sz="0" w:space="0" w:color="auto"/>
                <w:bottom w:val="none" w:sz="0" w:space="0" w:color="auto"/>
                <w:right w:val="none" w:sz="0" w:space="0" w:color="auto"/>
              </w:divBdr>
            </w:div>
            <w:div w:id="198861349">
              <w:marLeft w:val="0"/>
              <w:marRight w:val="0"/>
              <w:marTop w:val="0"/>
              <w:marBottom w:val="0"/>
              <w:divBdr>
                <w:top w:val="none" w:sz="0" w:space="0" w:color="auto"/>
                <w:left w:val="none" w:sz="0" w:space="0" w:color="auto"/>
                <w:bottom w:val="none" w:sz="0" w:space="0" w:color="auto"/>
                <w:right w:val="none" w:sz="0" w:space="0" w:color="auto"/>
              </w:divBdr>
            </w:div>
            <w:div w:id="199707530">
              <w:marLeft w:val="0"/>
              <w:marRight w:val="0"/>
              <w:marTop w:val="0"/>
              <w:marBottom w:val="0"/>
              <w:divBdr>
                <w:top w:val="none" w:sz="0" w:space="0" w:color="auto"/>
                <w:left w:val="none" w:sz="0" w:space="0" w:color="auto"/>
                <w:bottom w:val="none" w:sz="0" w:space="0" w:color="auto"/>
                <w:right w:val="none" w:sz="0" w:space="0" w:color="auto"/>
              </w:divBdr>
            </w:div>
            <w:div w:id="200948414">
              <w:marLeft w:val="0"/>
              <w:marRight w:val="0"/>
              <w:marTop w:val="0"/>
              <w:marBottom w:val="0"/>
              <w:divBdr>
                <w:top w:val="none" w:sz="0" w:space="0" w:color="auto"/>
                <w:left w:val="none" w:sz="0" w:space="0" w:color="auto"/>
                <w:bottom w:val="none" w:sz="0" w:space="0" w:color="auto"/>
                <w:right w:val="none" w:sz="0" w:space="0" w:color="auto"/>
              </w:divBdr>
            </w:div>
            <w:div w:id="203444581">
              <w:marLeft w:val="0"/>
              <w:marRight w:val="0"/>
              <w:marTop w:val="0"/>
              <w:marBottom w:val="0"/>
              <w:divBdr>
                <w:top w:val="none" w:sz="0" w:space="0" w:color="auto"/>
                <w:left w:val="none" w:sz="0" w:space="0" w:color="auto"/>
                <w:bottom w:val="none" w:sz="0" w:space="0" w:color="auto"/>
                <w:right w:val="none" w:sz="0" w:space="0" w:color="auto"/>
              </w:divBdr>
            </w:div>
            <w:div w:id="203761367">
              <w:marLeft w:val="0"/>
              <w:marRight w:val="0"/>
              <w:marTop w:val="0"/>
              <w:marBottom w:val="0"/>
              <w:divBdr>
                <w:top w:val="none" w:sz="0" w:space="0" w:color="auto"/>
                <w:left w:val="none" w:sz="0" w:space="0" w:color="auto"/>
                <w:bottom w:val="none" w:sz="0" w:space="0" w:color="auto"/>
                <w:right w:val="none" w:sz="0" w:space="0" w:color="auto"/>
              </w:divBdr>
            </w:div>
            <w:div w:id="203904354">
              <w:marLeft w:val="0"/>
              <w:marRight w:val="0"/>
              <w:marTop w:val="0"/>
              <w:marBottom w:val="0"/>
              <w:divBdr>
                <w:top w:val="none" w:sz="0" w:space="0" w:color="auto"/>
                <w:left w:val="none" w:sz="0" w:space="0" w:color="auto"/>
                <w:bottom w:val="none" w:sz="0" w:space="0" w:color="auto"/>
                <w:right w:val="none" w:sz="0" w:space="0" w:color="auto"/>
              </w:divBdr>
            </w:div>
            <w:div w:id="204026704">
              <w:marLeft w:val="0"/>
              <w:marRight w:val="0"/>
              <w:marTop w:val="0"/>
              <w:marBottom w:val="0"/>
              <w:divBdr>
                <w:top w:val="none" w:sz="0" w:space="0" w:color="auto"/>
                <w:left w:val="none" w:sz="0" w:space="0" w:color="auto"/>
                <w:bottom w:val="none" w:sz="0" w:space="0" w:color="auto"/>
                <w:right w:val="none" w:sz="0" w:space="0" w:color="auto"/>
              </w:divBdr>
            </w:div>
            <w:div w:id="206140981">
              <w:marLeft w:val="0"/>
              <w:marRight w:val="0"/>
              <w:marTop w:val="0"/>
              <w:marBottom w:val="0"/>
              <w:divBdr>
                <w:top w:val="none" w:sz="0" w:space="0" w:color="auto"/>
                <w:left w:val="none" w:sz="0" w:space="0" w:color="auto"/>
                <w:bottom w:val="none" w:sz="0" w:space="0" w:color="auto"/>
                <w:right w:val="none" w:sz="0" w:space="0" w:color="auto"/>
              </w:divBdr>
            </w:div>
            <w:div w:id="207381596">
              <w:marLeft w:val="0"/>
              <w:marRight w:val="0"/>
              <w:marTop w:val="0"/>
              <w:marBottom w:val="0"/>
              <w:divBdr>
                <w:top w:val="none" w:sz="0" w:space="0" w:color="auto"/>
                <w:left w:val="none" w:sz="0" w:space="0" w:color="auto"/>
                <w:bottom w:val="none" w:sz="0" w:space="0" w:color="auto"/>
                <w:right w:val="none" w:sz="0" w:space="0" w:color="auto"/>
              </w:divBdr>
            </w:div>
            <w:div w:id="213976464">
              <w:marLeft w:val="0"/>
              <w:marRight w:val="0"/>
              <w:marTop w:val="0"/>
              <w:marBottom w:val="0"/>
              <w:divBdr>
                <w:top w:val="none" w:sz="0" w:space="0" w:color="auto"/>
                <w:left w:val="none" w:sz="0" w:space="0" w:color="auto"/>
                <w:bottom w:val="none" w:sz="0" w:space="0" w:color="auto"/>
                <w:right w:val="none" w:sz="0" w:space="0" w:color="auto"/>
              </w:divBdr>
            </w:div>
            <w:div w:id="215433478">
              <w:marLeft w:val="0"/>
              <w:marRight w:val="0"/>
              <w:marTop w:val="0"/>
              <w:marBottom w:val="0"/>
              <w:divBdr>
                <w:top w:val="none" w:sz="0" w:space="0" w:color="auto"/>
                <w:left w:val="none" w:sz="0" w:space="0" w:color="auto"/>
                <w:bottom w:val="none" w:sz="0" w:space="0" w:color="auto"/>
                <w:right w:val="none" w:sz="0" w:space="0" w:color="auto"/>
              </w:divBdr>
            </w:div>
            <w:div w:id="215703780">
              <w:marLeft w:val="0"/>
              <w:marRight w:val="0"/>
              <w:marTop w:val="0"/>
              <w:marBottom w:val="0"/>
              <w:divBdr>
                <w:top w:val="none" w:sz="0" w:space="0" w:color="auto"/>
                <w:left w:val="none" w:sz="0" w:space="0" w:color="auto"/>
                <w:bottom w:val="none" w:sz="0" w:space="0" w:color="auto"/>
                <w:right w:val="none" w:sz="0" w:space="0" w:color="auto"/>
              </w:divBdr>
            </w:div>
            <w:div w:id="219443562">
              <w:marLeft w:val="0"/>
              <w:marRight w:val="0"/>
              <w:marTop w:val="0"/>
              <w:marBottom w:val="0"/>
              <w:divBdr>
                <w:top w:val="none" w:sz="0" w:space="0" w:color="auto"/>
                <w:left w:val="none" w:sz="0" w:space="0" w:color="auto"/>
                <w:bottom w:val="none" w:sz="0" w:space="0" w:color="auto"/>
                <w:right w:val="none" w:sz="0" w:space="0" w:color="auto"/>
              </w:divBdr>
            </w:div>
            <w:div w:id="219444137">
              <w:marLeft w:val="0"/>
              <w:marRight w:val="0"/>
              <w:marTop w:val="0"/>
              <w:marBottom w:val="0"/>
              <w:divBdr>
                <w:top w:val="none" w:sz="0" w:space="0" w:color="auto"/>
                <w:left w:val="none" w:sz="0" w:space="0" w:color="auto"/>
                <w:bottom w:val="none" w:sz="0" w:space="0" w:color="auto"/>
                <w:right w:val="none" w:sz="0" w:space="0" w:color="auto"/>
              </w:divBdr>
            </w:div>
            <w:div w:id="219563963">
              <w:marLeft w:val="0"/>
              <w:marRight w:val="0"/>
              <w:marTop w:val="0"/>
              <w:marBottom w:val="0"/>
              <w:divBdr>
                <w:top w:val="none" w:sz="0" w:space="0" w:color="auto"/>
                <w:left w:val="none" w:sz="0" w:space="0" w:color="auto"/>
                <w:bottom w:val="none" w:sz="0" w:space="0" w:color="auto"/>
                <w:right w:val="none" w:sz="0" w:space="0" w:color="auto"/>
              </w:divBdr>
            </w:div>
            <w:div w:id="219677926">
              <w:marLeft w:val="0"/>
              <w:marRight w:val="0"/>
              <w:marTop w:val="0"/>
              <w:marBottom w:val="0"/>
              <w:divBdr>
                <w:top w:val="none" w:sz="0" w:space="0" w:color="auto"/>
                <w:left w:val="none" w:sz="0" w:space="0" w:color="auto"/>
                <w:bottom w:val="none" w:sz="0" w:space="0" w:color="auto"/>
                <w:right w:val="none" w:sz="0" w:space="0" w:color="auto"/>
              </w:divBdr>
            </w:div>
            <w:div w:id="220289986">
              <w:marLeft w:val="0"/>
              <w:marRight w:val="0"/>
              <w:marTop w:val="0"/>
              <w:marBottom w:val="0"/>
              <w:divBdr>
                <w:top w:val="none" w:sz="0" w:space="0" w:color="auto"/>
                <w:left w:val="none" w:sz="0" w:space="0" w:color="auto"/>
                <w:bottom w:val="none" w:sz="0" w:space="0" w:color="auto"/>
                <w:right w:val="none" w:sz="0" w:space="0" w:color="auto"/>
              </w:divBdr>
            </w:div>
            <w:div w:id="222496307">
              <w:marLeft w:val="0"/>
              <w:marRight w:val="0"/>
              <w:marTop w:val="0"/>
              <w:marBottom w:val="0"/>
              <w:divBdr>
                <w:top w:val="none" w:sz="0" w:space="0" w:color="auto"/>
                <w:left w:val="none" w:sz="0" w:space="0" w:color="auto"/>
                <w:bottom w:val="none" w:sz="0" w:space="0" w:color="auto"/>
                <w:right w:val="none" w:sz="0" w:space="0" w:color="auto"/>
              </w:divBdr>
            </w:div>
            <w:div w:id="224025536">
              <w:marLeft w:val="0"/>
              <w:marRight w:val="0"/>
              <w:marTop w:val="0"/>
              <w:marBottom w:val="0"/>
              <w:divBdr>
                <w:top w:val="none" w:sz="0" w:space="0" w:color="auto"/>
                <w:left w:val="none" w:sz="0" w:space="0" w:color="auto"/>
                <w:bottom w:val="none" w:sz="0" w:space="0" w:color="auto"/>
                <w:right w:val="none" w:sz="0" w:space="0" w:color="auto"/>
              </w:divBdr>
            </w:div>
            <w:div w:id="226843523">
              <w:marLeft w:val="0"/>
              <w:marRight w:val="0"/>
              <w:marTop w:val="0"/>
              <w:marBottom w:val="0"/>
              <w:divBdr>
                <w:top w:val="none" w:sz="0" w:space="0" w:color="auto"/>
                <w:left w:val="none" w:sz="0" w:space="0" w:color="auto"/>
                <w:bottom w:val="none" w:sz="0" w:space="0" w:color="auto"/>
                <w:right w:val="none" w:sz="0" w:space="0" w:color="auto"/>
              </w:divBdr>
            </w:div>
            <w:div w:id="227687112">
              <w:marLeft w:val="0"/>
              <w:marRight w:val="0"/>
              <w:marTop w:val="0"/>
              <w:marBottom w:val="0"/>
              <w:divBdr>
                <w:top w:val="none" w:sz="0" w:space="0" w:color="auto"/>
                <w:left w:val="none" w:sz="0" w:space="0" w:color="auto"/>
                <w:bottom w:val="none" w:sz="0" w:space="0" w:color="auto"/>
                <w:right w:val="none" w:sz="0" w:space="0" w:color="auto"/>
              </w:divBdr>
            </w:div>
            <w:div w:id="233471785">
              <w:marLeft w:val="0"/>
              <w:marRight w:val="0"/>
              <w:marTop w:val="0"/>
              <w:marBottom w:val="0"/>
              <w:divBdr>
                <w:top w:val="none" w:sz="0" w:space="0" w:color="auto"/>
                <w:left w:val="none" w:sz="0" w:space="0" w:color="auto"/>
                <w:bottom w:val="none" w:sz="0" w:space="0" w:color="auto"/>
                <w:right w:val="none" w:sz="0" w:space="0" w:color="auto"/>
              </w:divBdr>
            </w:div>
            <w:div w:id="235668584">
              <w:marLeft w:val="0"/>
              <w:marRight w:val="0"/>
              <w:marTop w:val="0"/>
              <w:marBottom w:val="0"/>
              <w:divBdr>
                <w:top w:val="none" w:sz="0" w:space="0" w:color="auto"/>
                <w:left w:val="none" w:sz="0" w:space="0" w:color="auto"/>
                <w:bottom w:val="none" w:sz="0" w:space="0" w:color="auto"/>
                <w:right w:val="none" w:sz="0" w:space="0" w:color="auto"/>
              </w:divBdr>
            </w:div>
            <w:div w:id="236130120">
              <w:marLeft w:val="0"/>
              <w:marRight w:val="0"/>
              <w:marTop w:val="0"/>
              <w:marBottom w:val="0"/>
              <w:divBdr>
                <w:top w:val="none" w:sz="0" w:space="0" w:color="auto"/>
                <w:left w:val="none" w:sz="0" w:space="0" w:color="auto"/>
                <w:bottom w:val="none" w:sz="0" w:space="0" w:color="auto"/>
                <w:right w:val="none" w:sz="0" w:space="0" w:color="auto"/>
              </w:divBdr>
            </w:div>
            <w:div w:id="236676929">
              <w:marLeft w:val="0"/>
              <w:marRight w:val="0"/>
              <w:marTop w:val="0"/>
              <w:marBottom w:val="0"/>
              <w:divBdr>
                <w:top w:val="none" w:sz="0" w:space="0" w:color="auto"/>
                <w:left w:val="none" w:sz="0" w:space="0" w:color="auto"/>
                <w:bottom w:val="none" w:sz="0" w:space="0" w:color="auto"/>
                <w:right w:val="none" w:sz="0" w:space="0" w:color="auto"/>
              </w:divBdr>
            </w:div>
            <w:div w:id="236793614">
              <w:marLeft w:val="0"/>
              <w:marRight w:val="0"/>
              <w:marTop w:val="0"/>
              <w:marBottom w:val="0"/>
              <w:divBdr>
                <w:top w:val="none" w:sz="0" w:space="0" w:color="auto"/>
                <w:left w:val="none" w:sz="0" w:space="0" w:color="auto"/>
                <w:bottom w:val="none" w:sz="0" w:space="0" w:color="auto"/>
                <w:right w:val="none" w:sz="0" w:space="0" w:color="auto"/>
              </w:divBdr>
            </w:div>
            <w:div w:id="237444829">
              <w:marLeft w:val="0"/>
              <w:marRight w:val="0"/>
              <w:marTop w:val="360"/>
              <w:marBottom w:val="0"/>
              <w:divBdr>
                <w:top w:val="single" w:sz="6" w:space="0" w:color="auto"/>
                <w:left w:val="single" w:sz="6" w:space="0" w:color="auto"/>
                <w:bottom w:val="single" w:sz="6" w:space="0" w:color="auto"/>
                <w:right w:val="single" w:sz="6" w:space="0" w:color="auto"/>
              </w:divBdr>
            </w:div>
            <w:div w:id="239559638">
              <w:marLeft w:val="0"/>
              <w:marRight w:val="0"/>
              <w:marTop w:val="0"/>
              <w:marBottom w:val="0"/>
              <w:divBdr>
                <w:top w:val="none" w:sz="0" w:space="0" w:color="auto"/>
                <w:left w:val="none" w:sz="0" w:space="0" w:color="auto"/>
                <w:bottom w:val="none" w:sz="0" w:space="0" w:color="auto"/>
                <w:right w:val="none" w:sz="0" w:space="0" w:color="auto"/>
              </w:divBdr>
            </w:div>
            <w:div w:id="241185147">
              <w:marLeft w:val="0"/>
              <w:marRight w:val="0"/>
              <w:marTop w:val="0"/>
              <w:marBottom w:val="0"/>
              <w:divBdr>
                <w:top w:val="none" w:sz="0" w:space="0" w:color="auto"/>
                <w:left w:val="none" w:sz="0" w:space="0" w:color="auto"/>
                <w:bottom w:val="none" w:sz="0" w:space="0" w:color="auto"/>
                <w:right w:val="none" w:sz="0" w:space="0" w:color="auto"/>
              </w:divBdr>
            </w:div>
            <w:div w:id="242956405">
              <w:marLeft w:val="0"/>
              <w:marRight w:val="0"/>
              <w:marTop w:val="0"/>
              <w:marBottom w:val="0"/>
              <w:divBdr>
                <w:top w:val="none" w:sz="0" w:space="0" w:color="auto"/>
                <w:left w:val="none" w:sz="0" w:space="0" w:color="auto"/>
                <w:bottom w:val="none" w:sz="0" w:space="0" w:color="auto"/>
                <w:right w:val="none" w:sz="0" w:space="0" w:color="auto"/>
              </w:divBdr>
            </w:div>
            <w:div w:id="245653462">
              <w:marLeft w:val="0"/>
              <w:marRight w:val="0"/>
              <w:marTop w:val="0"/>
              <w:marBottom w:val="0"/>
              <w:divBdr>
                <w:top w:val="none" w:sz="0" w:space="0" w:color="auto"/>
                <w:left w:val="none" w:sz="0" w:space="0" w:color="auto"/>
                <w:bottom w:val="none" w:sz="0" w:space="0" w:color="auto"/>
                <w:right w:val="none" w:sz="0" w:space="0" w:color="auto"/>
              </w:divBdr>
            </w:div>
            <w:div w:id="246888031">
              <w:marLeft w:val="0"/>
              <w:marRight w:val="0"/>
              <w:marTop w:val="0"/>
              <w:marBottom w:val="0"/>
              <w:divBdr>
                <w:top w:val="none" w:sz="0" w:space="0" w:color="auto"/>
                <w:left w:val="none" w:sz="0" w:space="0" w:color="auto"/>
                <w:bottom w:val="none" w:sz="0" w:space="0" w:color="auto"/>
                <w:right w:val="none" w:sz="0" w:space="0" w:color="auto"/>
              </w:divBdr>
            </w:div>
            <w:div w:id="247470958">
              <w:marLeft w:val="0"/>
              <w:marRight w:val="0"/>
              <w:marTop w:val="0"/>
              <w:marBottom w:val="0"/>
              <w:divBdr>
                <w:top w:val="none" w:sz="0" w:space="0" w:color="auto"/>
                <w:left w:val="none" w:sz="0" w:space="0" w:color="auto"/>
                <w:bottom w:val="none" w:sz="0" w:space="0" w:color="auto"/>
                <w:right w:val="none" w:sz="0" w:space="0" w:color="auto"/>
              </w:divBdr>
            </w:div>
            <w:div w:id="250284692">
              <w:marLeft w:val="0"/>
              <w:marRight w:val="0"/>
              <w:marTop w:val="0"/>
              <w:marBottom w:val="0"/>
              <w:divBdr>
                <w:top w:val="none" w:sz="0" w:space="0" w:color="auto"/>
                <w:left w:val="none" w:sz="0" w:space="0" w:color="auto"/>
                <w:bottom w:val="none" w:sz="0" w:space="0" w:color="auto"/>
                <w:right w:val="none" w:sz="0" w:space="0" w:color="auto"/>
              </w:divBdr>
            </w:div>
            <w:div w:id="251010443">
              <w:marLeft w:val="0"/>
              <w:marRight w:val="0"/>
              <w:marTop w:val="0"/>
              <w:marBottom w:val="0"/>
              <w:divBdr>
                <w:top w:val="none" w:sz="0" w:space="0" w:color="auto"/>
                <w:left w:val="none" w:sz="0" w:space="0" w:color="auto"/>
                <w:bottom w:val="none" w:sz="0" w:space="0" w:color="auto"/>
                <w:right w:val="none" w:sz="0" w:space="0" w:color="auto"/>
              </w:divBdr>
            </w:div>
            <w:div w:id="251474167">
              <w:marLeft w:val="0"/>
              <w:marRight w:val="0"/>
              <w:marTop w:val="0"/>
              <w:marBottom w:val="0"/>
              <w:divBdr>
                <w:top w:val="none" w:sz="0" w:space="0" w:color="auto"/>
                <w:left w:val="none" w:sz="0" w:space="0" w:color="auto"/>
                <w:bottom w:val="none" w:sz="0" w:space="0" w:color="auto"/>
                <w:right w:val="none" w:sz="0" w:space="0" w:color="auto"/>
              </w:divBdr>
            </w:div>
            <w:div w:id="251479452">
              <w:marLeft w:val="0"/>
              <w:marRight w:val="0"/>
              <w:marTop w:val="0"/>
              <w:marBottom w:val="0"/>
              <w:divBdr>
                <w:top w:val="none" w:sz="0" w:space="0" w:color="auto"/>
                <w:left w:val="none" w:sz="0" w:space="0" w:color="auto"/>
                <w:bottom w:val="none" w:sz="0" w:space="0" w:color="auto"/>
                <w:right w:val="none" w:sz="0" w:space="0" w:color="auto"/>
              </w:divBdr>
            </w:div>
            <w:div w:id="252052777">
              <w:marLeft w:val="0"/>
              <w:marRight w:val="0"/>
              <w:marTop w:val="0"/>
              <w:marBottom w:val="0"/>
              <w:divBdr>
                <w:top w:val="none" w:sz="0" w:space="0" w:color="auto"/>
                <w:left w:val="none" w:sz="0" w:space="0" w:color="auto"/>
                <w:bottom w:val="none" w:sz="0" w:space="0" w:color="auto"/>
                <w:right w:val="none" w:sz="0" w:space="0" w:color="auto"/>
              </w:divBdr>
            </w:div>
            <w:div w:id="253054131">
              <w:marLeft w:val="0"/>
              <w:marRight w:val="0"/>
              <w:marTop w:val="0"/>
              <w:marBottom w:val="0"/>
              <w:divBdr>
                <w:top w:val="none" w:sz="0" w:space="0" w:color="auto"/>
                <w:left w:val="none" w:sz="0" w:space="0" w:color="auto"/>
                <w:bottom w:val="none" w:sz="0" w:space="0" w:color="auto"/>
                <w:right w:val="none" w:sz="0" w:space="0" w:color="auto"/>
              </w:divBdr>
            </w:div>
            <w:div w:id="255024001">
              <w:marLeft w:val="0"/>
              <w:marRight w:val="0"/>
              <w:marTop w:val="0"/>
              <w:marBottom w:val="0"/>
              <w:divBdr>
                <w:top w:val="none" w:sz="0" w:space="0" w:color="auto"/>
                <w:left w:val="none" w:sz="0" w:space="0" w:color="auto"/>
                <w:bottom w:val="none" w:sz="0" w:space="0" w:color="auto"/>
                <w:right w:val="none" w:sz="0" w:space="0" w:color="auto"/>
              </w:divBdr>
            </w:div>
            <w:div w:id="255526067">
              <w:marLeft w:val="0"/>
              <w:marRight w:val="0"/>
              <w:marTop w:val="0"/>
              <w:marBottom w:val="0"/>
              <w:divBdr>
                <w:top w:val="none" w:sz="0" w:space="0" w:color="auto"/>
                <w:left w:val="none" w:sz="0" w:space="0" w:color="auto"/>
                <w:bottom w:val="none" w:sz="0" w:space="0" w:color="auto"/>
                <w:right w:val="none" w:sz="0" w:space="0" w:color="auto"/>
              </w:divBdr>
            </w:div>
            <w:div w:id="255598354">
              <w:marLeft w:val="0"/>
              <w:marRight w:val="0"/>
              <w:marTop w:val="0"/>
              <w:marBottom w:val="0"/>
              <w:divBdr>
                <w:top w:val="none" w:sz="0" w:space="0" w:color="auto"/>
                <w:left w:val="none" w:sz="0" w:space="0" w:color="auto"/>
                <w:bottom w:val="none" w:sz="0" w:space="0" w:color="auto"/>
                <w:right w:val="none" w:sz="0" w:space="0" w:color="auto"/>
              </w:divBdr>
            </w:div>
            <w:div w:id="261883130">
              <w:marLeft w:val="0"/>
              <w:marRight w:val="0"/>
              <w:marTop w:val="0"/>
              <w:marBottom w:val="0"/>
              <w:divBdr>
                <w:top w:val="none" w:sz="0" w:space="0" w:color="auto"/>
                <w:left w:val="none" w:sz="0" w:space="0" w:color="auto"/>
                <w:bottom w:val="none" w:sz="0" w:space="0" w:color="auto"/>
                <w:right w:val="none" w:sz="0" w:space="0" w:color="auto"/>
              </w:divBdr>
            </w:div>
            <w:div w:id="262423305">
              <w:marLeft w:val="0"/>
              <w:marRight w:val="0"/>
              <w:marTop w:val="0"/>
              <w:marBottom w:val="0"/>
              <w:divBdr>
                <w:top w:val="none" w:sz="0" w:space="0" w:color="auto"/>
                <w:left w:val="none" w:sz="0" w:space="0" w:color="auto"/>
                <w:bottom w:val="none" w:sz="0" w:space="0" w:color="auto"/>
                <w:right w:val="none" w:sz="0" w:space="0" w:color="auto"/>
              </w:divBdr>
            </w:div>
            <w:div w:id="265819588">
              <w:marLeft w:val="0"/>
              <w:marRight w:val="0"/>
              <w:marTop w:val="0"/>
              <w:marBottom w:val="0"/>
              <w:divBdr>
                <w:top w:val="none" w:sz="0" w:space="0" w:color="auto"/>
                <w:left w:val="none" w:sz="0" w:space="0" w:color="auto"/>
                <w:bottom w:val="none" w:sz="0" w:space="0" w:color="auto"/>
                <w:right w:val="none" w:sz="0" w:space="0" w:color="auto"/>
              </w:divBdr>
            </w:div>
            <w:div w:id="266231763">
              <w:marLeft w:val="0"/>
              <w:marRight w:val="0"/>
              <w:marTop w:val="0"/>
              <w:marBottom w:val="0"/>
              <w:divBdr>
                <w:top w:val="none" w:sz="0" w:space="0" w:color="auto"/>
                <w:left w:val="none" w:sz="0" w:space="0" w:color="auto"/>
                <w:bottom w:val="none" w:sz="0" w:space="0" w:color="auto"/>
                <w:right w:val="none" w:sz="0" w:space="0" w:color="auto"/>
              </w:divBdr>
            </w:div>
            <w:div w:id="268052412">
              <w:marLeft w:val="0"/>
              <w:marRight w:val="0"/>
              <w:marTop w:val="0"/>
              <w:marBottom w:val="0"/>
              <w:divBdr>
                <w:top w:val="none" w:sz="0" w:space="0" w:color="auto"/>
                <w:left w:val="none" w:sz="0" w:space="0" w:color="auto"/>
                <w:bottom w:val="none" w:sz="0" w:space="0" w:color="auto"/>
                <w:right w:val="none" w:sz="0" w:space="0" w:color="auto"/>
              </w:divBdr>
            </w:div>
            <w:div w:id="274219132">
              <w:marLeft w:val="0"/>
              <w:marRight w:val="0"/>
              <w:marTop w:val="0"/>
              <w:marBottom w:val="0"/>
              <w:divBdr>
                <w:top w:val="none" w:sz="0" w:space="0" w:color="auto"/>
                <w:left w:val="none" w:sz="0" w:space="0" w:color="auto"/>
                <w:bottom w:val="none" w:sz="0" w:space="0" w:color="auto"/>
                <w:right w:val="none" w:sz="0" w:space="0" w:color="auto"/>
              </w:divBdr>
            </w:div>
            <w:div w:id="275795671">
              <w:marLeft w:val="0"/>
              <w:marRight w:val="0"/>
              <w:marTop w:val="0"/>
              <w:marBottom w:val="0"/>
              <w:divBdr>
                <w:top w:val="none" w:sz="0" w:space="0" w:color="auto"/>
                <w:left w:val="none" w:sz="0" w:space="0" w:color="auto"/>
                <w:bottom w:val="none" w:sz="0" w:space="0" w:color="auto"/>
                <w:right w:val="none" w:sz="0" w:space="0" w:color="auto"/>
              </w:divBdr>
            </w:div>
            <w:div w:id="276644675">
              <w:marLeft w:val="0"/>
              <w:marRight w:val="0"/>
              <w:marTop w:val="0"/>
              <w:marBottom w:val="0"/>
              <w:divBdr>
                <w:top w:val="none" w:sz="0" w:space="0" w:color="auto"/>
                <w:left w:val="none" w:sz="0" w:space="0" w:color="auto"/>
                <w:bottom w:val="none" w:sz="0" w:space="0" w:color="auto"/>
                <w:right w:val="none" w:sz="0" w:space="0" w:color="auto"/>
              </w:divBdr>
            </w:div>
            <w:div w:id="277369391">
              <w:marLeft w:val="0"/>
              <w:marRight w:val="0"/>
              <w:marTop w:val="0"/>
              <w:marBottom w:val="0"/>
              <w:divBdr>
                <w:top w:val="none" w:sz="0" w:space="0" w:color="auto"/>
                <w:left w:val="none" w:sz="0" w:space="0" w:color="auto"/>
                <w:bottom w:val="none" w:sz="0" w:space="0" w:color="auto"/>
                <w:right w:val="none" w:sz="0" w:space="0" w:color="auto"/>
              </w:divBdr>
            </w:div>
            <w:div w:id="279916231">
              <w:marLeft w:val="0"/>
              <w:marRight w:val="0"/>
              <w:marTop w:val="0"/>
              <w:marBottom w:val="0"/>
              <w:divBdr>
                <w:top w:val="none" w:sz="0" w:space="0" w:color="auto"/>
                <w:left w:val="none" w:sz="0" w:space="0" w:color="auto"/>
                <w:bottom w:val="none" w:sz="0" w:space="0" w:color="auto"/>
                <w:right w:val="none" w:sz="0" w:space="0" w:color="auto"/>
              </w:divBdr>
            </w:div>
            <w:div w:id="280233479">
              <w:marLeft w:val="0"/>
              <w:marRight w:val="0"/>
              <w:marTop w:val="0"/>
              <w:marBottom w:val="0"/>
              <w:divBdr>
                <w:top w:val="none" w:sz="0" w:space="0" w:color="auto"/>
                <w:left w:val="none" w:sz="0" w:space="0" w:color="auto"/>
                <w:bottom w:val="none" w:sz="0" w:space="0" w:color="auto"/>
                <w:right w:val="none" w:sz="0" w:space="0" w:color="auto"/>
              </w:divBdr>
            </w:div>
            <w:div w:id="282424920">
              <w:marLeft w:val="0"/>
              <w:marRight w:val="0"/>
              <w:marTop w:val="0"/>
              <w:marBottom w:val="0"/>
              <w:divBdr>
                <w:top w:val="none" w:sz="0" w:space="0" w:color="auto"/>
                <w:left w:val="none" w:sz="0" w:space="0" w:color="auto"/>
                <w:bottom w:val="none" w:sz="0" w:space="0" w:color="auto"/>
                <w:right w:val="none" w:sz="0" w:space="0" w:color="auto"/>
              </w:divBdr>
            </w:div>
            <w:div w:id="282736227">
              <w:marLeft w:val="0"/>
              <w:marRight w:val="0"/>
              <w:marTop w:val="0"/>
              <w:marBottom w:val="0"/>
              <w:divBdr>
                <w:top w:val="none" w:sz="0" w:space="0" w:color="auto"/>
                <w:left w:val="none" w:sz="0" w:space="0" w:color="auto"/>
                <w:bottom w:val="none" w:sz="0" w:space="0" w:color="auto"/>
                <w:right w:val="none" w:sz="0" w:space="0" w:color="auto"/>
              </w:divBdr>
            </w:div>
            <w:div w:id="283077562">
              <w:marLeft w:val="0"/>
              <w:marRight w:val="0"/>
              <w:marTop w:val="0"/>
              <w:marBottom w:val="0"/>
              <w:divBdr>
                <w:top w:val="none" w:sz="0" w:space="0" w:color="auto"/>
                <w:left w:val="none" w:sz="0" w:space="0" w:color="auto"/>
                <w:bottom w:val="none" w:sz="0" w:space="0" w:color="auto"/>
                <w:right w:val="none" w:sz="0" w:space="0" w:color="auto"/>
              </w:divBdr>
            </w:div>
            <w:div w:id="284387169">
              <w:marLeft w:val="0"/>
              <w:marRight w:val="0"/>
              <w:marTop w:val="0"/>
              <w:marBottom w:val="0"/>
              <w:divBdr>
                <w:top w:val="none" w:sz="0" w:space="0" w:color="auto"/>
                <w:left w:val="none" w:sz="0" w:space="0" w:color="auto"/>
                <w:bottom w:val="none" w:sz="0" w:space="0" w:color="auto"/>
                <w:right w:val="none" w:sz="0" w:space="0" w:color="auto"/>
              </w:divBdr>
            </w:div>
            <w:div w:id="284427227">
              <w:marLeft w:val="0"/>
              <w:marRight w:val="0"/>
              <w:marTop w:val="0"/>
              <w:marBottom w:val="0"/>
              <w:divBdr>
                <w:top w:val="none" w:sz="0" w:space="0" w:color="auto"/>
                <w:left w:val="none" w:sz="0" w:space="0" w:color="auto"/>
                <w:bottom w:val="none" w:sz="0" w:space="0" w:color="auto"/>
                <w:right w:val="none" w:sz="0" w:space="0" w:color="auto"/>
              </w:divBdr>
            </w:div>
            <w:div w:id="287855361">
              <w:marLeft w:val="0"/>
              <w:marRight w:val="0"/>
              <w:marTop w:val="0"/>
              <w:marBottom w:val="0"/>
              <w:divBdr>
                <w:top w:val="none" w:sz="0" w:space="0" w:color="auto"/>
                <w:left w:val="none" w:sz="0" w:space="0" w:color="auto"/>
                <w:bottom w:val="none" w:sz="0" w:space="0" w:color="auto"/>
                <w:right w:val="none" w:sz="0" w:space="0" w:color="auto"/>
              </w:divBdr>
            </w:div>
            <w:div w:id="289558186">
              <w:marLeft w:val="0"/>
              <w:marRight w:val="0"/>
              <w:marTop w:val="0"/>
              <w:marBottom w:val="0"/>
              <w:divBdr>
                <w:top w:val="none" w:sz="0" w:space="0" w:color="auto"/>
                <w:left w:val="none" w:sz="0" w:space="0" w:color="auto"/>
                <w:bottom w:val="none" w:sz="0" w:space="0" w:color="auto"/>
                <w:right w:val="none" w:sz="0" w:space="0" w:color="auto"/>
              </w:divBdr>
            </w:div>
            <w:div w:id="289750883">
              <w:marLeft w:val="0"/>
              <w:marRight w:val="0"/>
              <w:marTop w:val="0"/>
              <w:marBottom w:val="0"/>
              <w:divBdr>
                <w:top w:val="none" w:sz="0" w:space="0" w:color="auto"/>
                <w:left w:val="none" w:sz="0" w:space="0" w:color="auto"/>
                <w:bottom w:val="none" w:sz="0" w:space="0" w:color="auto"/>
                <w:right w:val="none" w:sz="0" w:space="0" w:color="auto"/>
              </w:divBdr>
            </w:div>
            <w:div w:id="291063739">
              <w:marLeft w:val="0"/>
              <w:marRight w:val="0"/>
              <w:marTop w:val="0"/>
              <w:marBottom w:val="0"/>
              <w:divBdr>
                <w:top w:val="none" w:sz="0" w:space="0" w:color="auto"/>
                <w:left w:val="none" w:sz="0" w:space="0" w:color="auto"/>
                <w:bottom w:val="none" w:sz="0" w:space="0" w:color="auto"/>
                <w:right w:val="none" w:sz="0" w:space="0" w:color="auto"/>
              </w:divBdr>
            </w:div>
            <w:div w:id="291598240">
              <w:marLeft w:val="0"/>
              <w:marRight w:val="0"/>
              <w:marTop w:val="0"/>
              <w:marBottom w:val="0"/>
              <w:divBdr>
                <w:top w:val="none" w:sz="0" w:space="0" w:color="auto"/>
                <w:left w:val="none" w:sz="0" w:space="0" w:color="auto"/>
                <w:bottom w:val="none" w:sz="0" w:space="0" w:color="auto"/>
                <w:right w:val="none" w:sz="0" w:space="0" w:color="auto"/>
              </w:divBdr>
            </w:div>
            <w:div w:id="291642680">
              <w:marLeft w:val="0"/>
              <w:marRight w:val="0"/>
              <w:marTop w:val="0"/>
              <w:marBottom w:val="0"/>
              <w:divBdr>
                <w:top w:val="none" w:sz="0" w:space="0" w:color="auto"/>
                <w:left w:val="none" w:sz="0" w:space="0" w:color="auto"/>
                <w:bottom w:val="none" w:sz="0" w:space="0" w:color="auto"/>
                <w:right w:val="none" w:sz="0" w:space="0" w:color="auto"/>
              </w:divBdr>
            </w:div>
            <w:div w:id="293827628">
              <w:marLeft w:val="0"/>
              <w:marRight w:val="0"/>
              <w:marTop w:val="0"/>
              <w:marBottom w:val="0"/>
              <w:divBdr>
                <w:top w:val="none" w:sz="0" w:space="0" w:color="auto"/>
                <w:left w:val="none" w:sz="0" w:space="0" w:color="auto"/>
                <w:bottom w:val="none" w:sz="0" w:space="0" w:color="auto"/>
                <w:right w:val="none" w:sz="0" w:space="0" w:color="auto"/>
              </w:divBdr>
            </w:div>
            <w:div w:id="295377393">
              <w:marLeft w:val="0"/>
              <w:marRight w:val="0"/>
              <w:marTop w:val="0"/>
              <w:marBottom w:val="0"/>
              <w:divBdr>
                <w:top w:val="none" w:sz="0" w:space="0" w:color="auto"/>
                <w:left w:val="none" w:sz="0" w:space="0" w:color="auto"/>
                <w:bottom w:val="none" w:sz="0" w:space="0" w:color="auto"/>
                <w:right w:val="none" w:sz="0" w:space="0" w:color="auto"/>
              </w:divBdr>
            </w:div>
            <w:div w:id="296303852">
              <w:marLeft w:val="0"/>
              <w:marRight w:val="0"/>
              <w:marTop w:val="0"/>
              <w:marBottom w:val="0"/>
              <w:divBdr>
                <w:top w:val="none" w:sz="0" w:space="0" w:color="auto"/>
                <w:left w:val="none" w:sz="0" w:space="0" w:color="auto"/>
                <w:bottom w:val="none" w:sz="0" w:space="0" w:color="auto"/>
                <w:right w:val="none" w:sz="0" w:space="0" w:color="auto"/>
              </w:divBdr>
            </w:div>
            <w:div w:id="296375582">
              <w:marLeft w:val="0"/>
              <w:marRight w:val="0"/>
              <w:marTop w:val="0"/>
              <w:marBottom w:val="0"/>
              <w:divBdr>
                <w:top w:val="none" w:sz="0" w:space="0" w:color="auto"/>
                <w:left w:val="none" w:sz="0" w:space="0" w:color="auto"/>
                <w:bottom w:val="none" w:sz="0" w:space="0" w:color="auto"/>
                <w:right w:val="none" w:sz="0" w:space="0" w:color="auto"/>
              </w:divBdr>
            </w:div>
            <w:div w:id="300112498">
              <w:marLeft w:val="0"/>
              <w:marRight w:val="0"/>
              <w:marTop w:val="0"/>
              <w:marBottom w:val="0"/>
              <w:divBdr>
                <w:top w:val="none" w:sz="0" w:space="0" w:color="auto"/>
                <w:left w:val="none" w:sz="0" w:space="0" w:color="auto"/>
                <w:bottom w:val="none" w:sz="0" w:space="0" w:color="auto"/>
                <w:right w:val="none" w:sz="0" w:space="0" w:color="auto"/>
              </w:divBdr>
            </w:div>
            <w:div w:id="301273643">
              <w:marLeft w:val="0"/>
              <w:marRight w:val="0"/>
              <w:marTop w:val="0"/>
              <w:marBottom w:val="0"/>
              <w:divBdr>
                <w:top w:val="none" w:sz="0" w:space="0" w:color="auto"/>
                <w:left w:val="none" w:sz="0" w:space="0" w:color="auto"/>
                <w:bottom w:val="none" w:sz="0" w:space="0" w:color="auto"/>
                <w:right w:val="none" w:sz="0" w:space="0" w:color="auto"/>
              </w:divBdr>
            </w:div>
            <w:div w:id="302001447">
              <w:marLeft w:val="0"/>
              <w:marRight w:val="0"/>
              <w:marTop w:val="0"/>
              <w:marBottom w:val="0"/>
              <w:divBdr>
                <w:top w:val="none" w:sz="0" w:space="0" w:color="auto"/>
                <w:left w:val="none" w:sz="0" w:space="0" w:color="auto"/>
                <w:bottom w:val="none" w:sz="0" w:space="0" w:color="auto"/>
                <w:right w:val="none" w:sz="0" w:space="0" w:color="auto"/>
              </w:divBdr>
            </w:div>
            <w:div w:id="302933432">
              <w:marLeft w:val="0"/>
              <w:marRight w:val="0"/>
              <w:marTop w:val="0"/>
              <w:marBottom w:val="0"/>
              <w:divBdr>
                <w:top w:val="none" w:sz="0" w:space="0" w:color="auto"/>
                <w:left w:val="none" w:sz="0" w:space="0" w:color="auto"/>
                <w:bottom w:val="none" w:sz="0" w:space="0" w:color="auto"/>
                <w:right w:val="none" w:sz="0" w:space="0" w:color="auto"/>
              </w:divBdr>
            </w:div>
            <w:div w:id="303655816">
              <w:marLeft w:val="0"/>
              <w:marRight w:val="0"/>
              <w:marTop w:val="0"/>
              <w:marBottom w:val="0"/>
              <w:divBdr>
                <w:top w:val="none" w:sz="0" w:space="0" w:color="auto"/>
                <w:left w:val="none" w:sz="0" w:space="0" w:color="auto"/>
                <w:bottom w:val="none" w:sz="0" w:space="0" w:color="auto"/>
                <w:right w:val="none" w:sz="0" w:space="0" w:color="auto"/>
              </w:divBdr>
            </w:div>
            <w:div w:id="306252693">
              <w:marLeft w:val="0"/>
              <w:marRight w:val="0"/>
              <w:marTop w:val="0"/>
              <w:marBottom w:val="0"/>
              <w:divBdr>
                <w:top w:val="none" w:sz="0" w:space="0" w:color="auto"/>
                <w:left w:val="none" w:sz="0" w:space="0" w:color="auto"/>
                <w:bottom w:val="none" w:sz="0" w:space="0" w:color="auto"/>
                <w:right w:val="none" w:sz="0" w:space="0" w:color="auto"/>
              </w:divBdr>
            </w:div>
            <w:div w:id="306403196">
              <w:marLeft w:val="0"/>
              <w:marRight w:val="0"/>
              <w:marTop w:val="0"/>
              <w:marBottom w:val="0"/>
              <w:divBdr>
                <w:top w:val="none" w:sz="0" w:space="0" w:color="auto"/>
                <w:left w:val="none" w:sz="0" w:space="0" w:color="auto"/>
                <w:bottom w:val="none" w:sz="0" w:space="0" w:color="auto"/>
                <w:right w:val="none" w:sz="0" w:space="0" w:color="auto"/>
              </w:divBdr>
            </w:div>
            <w:div w:id="307252318">
              <w:marLeft w:val="0"/>
              <w:marRight w:val="0"/>
              <w:marTop w:val="0"/>
              <w:marBottom w:val="0"/>
              <w:divBdr>
                <w:top w:val="none" w:sz="0" w:space="0" w:color="auto"/>
                <w:left w:val="none" w:sz="0" w:space="0" w:color="auto"/>
                <w:bottom w:val="none" w:sz="0" w:space="0" w:color="auto"/>
                <w:right w:val="none" w:sz="0" w:space="0" w:color="auto"/>
              </w:divBdr>
            </w:div>
            <w:div w:id="310408404">
              <w:marLeft w:val="0"/>
              <w:marRight w:val="0"/>
              <w:marTop w:val="0"/>
              <w:marBottom w:val="0"/>
              <w:divBdr>
                <w:top w:val="none" w:sz="0" w:space="0" w:color="auto"/>
                <w:left w:val="none" w:sz="0" w:space="0" w:color="auto"/>
                <w:bottom w:val="none" w:sz="0" w:space="0" w:color="auto"/>
                <w:right w:val="none" w:sz="0" w:space="0" w:color="auto"/>
              </w:divBdr>
            </w:div>
            <w:div w:id="310837340">
              <w:marLeft w:val="0"/>
              <w:marRight w:val="0"/>
              <w:marTop w:val="0"/>
              <w:marBottom w:val="0"/>
              <w:divBdr>
                <w:top w:val="none" w:sz="0" w:space="0" w:color="auto"/>
                <w:left w:val="none" w:sz="0" w:space="0" w:color="auto"/>
                <w:bottom w:val="none" w:sz="0" w:space="0" w:color="auto"/>
                <w:right w:val="none" w:sz="0" w:space="0" w:color="auto"/>
              </w:divBdr>
            </w:div>
            <w:div w:id="310840154">
              <w:marLeft w:val="0"/>
              <w:marRight w:val="0"/>
              <w:marTop w:val="0"/>
              <w:marBottom w:val="0"/>
              <w:divBdr>
                <w:top w:val="none" w:sz="0" w:space="0" w:color="auto"/>
                <w:left w:val="none" w:sz="0" w:space="0" w:color="auto"/>
                <w:bottom w:val="none" w:sz="0" w:space="0" w:color="auto"/>
                <w:right w:val="none" w:sz="0" w:space="0" w:color="auto"/>
              </w:divBdr>
            </w:div>
            <w:div w:id="312148170">
              <w:marLeft w:val="0"/>
              <w:marRight w:val="0"/>
              <w:marTop w:val="0"/>
              <w:marBottom w:val="0"/>
              <w:divBdr>
                <w:top w:val="none" w:sz="0" w:space="0" w:color="auto"/>
                <w:left w:val="none" w:sz="0" w:space="0" w:color="auto"/>
                <w:bottom w:val="none" w:sz="0" w:space="0" w:color="auto"/>
                <w:right w:val="none" w:sz="0" w:space="0" w:color="auto"/>
              </w:divBdr>
              <w:divsChild>
                <w:div w:id="103158966">
                  <w:marLeft w:val="0"/>
                  <w:marRight w:val="0"/>
                  <w:marTop w:val="0"/>
                  <w:marBottom w:val="0"/>
                  <w:divBdr>
                    <w:top w:val="none" w:sz="0" w:space="0" w:color="auto"/>
                    <w:left w:val="none" w:sz="0" w:space="0" w:color="auto"/>
                    <w:bottom w:val="none" w:sz="0" w:space="0" w:color="auto"/>
                    <w:right w:val="none" w:sz="0" w:space="0" w:color="auto"/>
                  </w:divBdr>
                </w:div>
                <w:div w:id="220406851">
                  <w:marLeft w:val="0"/>
                  <w:marRight w:val="0"/>
                  <w:marTop w:val="0"/>
                  <w:marBottom w:val="0"/>
                  <w:divBdr>
                    <w:top w:val="none" w:sz="0" w:space="0" w:color="auto"/>
                    <w:left w:val="none" w:sz="0" w:space="0" w:color="auto"/>
                    <w:bottom w:val="none" w:sz="0" w:space="0" w:color="auto"/>
                    <w:right w:val="none" w:sz="0" w:space="0" w:color="auto"/>
                  </w:divBdr>
                </w:div>
                <w:div w:id="278075381">
                  <w:marLeft w:val="0"/>
                  <w:marRight w:val="0"/>
                  <w:marTop w:val="0"/>
                  <w:marBottom w:val="0"/>
                  <w:divBdr>
                    <w:top w:val="none" w:sz="0" w:space="0" w:color="auto"/>
                    <w:left w:val="none" w:sz="0" w:space="0" w:color="auto"/>
                    <w:bottom w:val="none" w:sz="0" w:space="0" w:color="auto"/>
                    <w:right w:val="none" w:sz="0" w:space="0" w:color="auto"/>
                  </w:divBdr>
                </w:div>
                <w:div w:id="317537079">
                  <w:marLeft w:val="0"/>
                  <w:marRight w:val="0"/>
                  <w:marTop w:val="0"/>
                  <w:marBottom w:val="0"/>
                  <w:divBdr>
                    <w:top w:val="none" w:sz="0" w:space="0" w:color="auto"/>
                    <w:left w:val="none" w:sz="0" w:space="0" w:color="auto"/>
                    <w:bottom w:val="none" w:sz="0" w:space="0" w:color="auto"/>
                    <w:right w:val="none" w:sz="0" w:space="0" w:color="auto"/>
                  </w:divBdr>
                </w:div>
                <w:div w:id="340745378">
                  <w:marLeft w:val="0"/>
                  <w:marRight w:val="0"/>
                  <w:marTop w:val="0"/>
                  <w:marBottom w:val="0"/>
                  <w:divBdr>
                    <w:top w:val="none" w:sz="0" w:space="0" w:color="auto"/>
                    <w:left w:val="none" w:sz="0" w:space="0" w:color="auto"/>
                    <w:bottom w:val="none" w:sz="0" w:space="0" w:color="auto"/>
                    <w:right w:val="none" w:sz="0" w:space="0" w:color="auto"/>
                  </w:divBdr>
                </w:div>
                <w:div w:id="483013237">
                  <w:marLeft w:val="0"/>
                  <w:marRight w:val="0"/>
                  <w:marTop w:val="0"/>
                  <w:marBottom w:val="0"/>
                  <w:divBdr>
                    <w:top w:val="none" w:sz="0" w:space="0" w:color="auto"/>
                    <w:left w:val="none" w:sz="0" w:space="0" w:color="auto"/>
                    <w:bottom w:val="none" w:sz="0" w:space="0" w:color="auto"/>
                    <w:right w:val="none" w:sz="0" w:space="0" w:color="auto"/>
                  </w:divBdr>
                </w:div>
                <w:div w:id="490486639">
                  <w:marLeft w:val="0"/>
                  <w:marRight w:val="0"/>
                  <w:marTop w:val="0"/>
                  <w:marBottom w:val="0"/>
                  <w:divBdr>
                    <w:top w:val="none" w:sz="0" w:space="0" w:color="auto"/>
                    <w:left w:val="none" w:sz="0" w:space="0" w:color="auto"/>
                    <w:bottom w:val="none" w:sz="0" w:space="0" w:color="auto"/>
                    <w:right w:val="none" w:sz="0" w:space="0" w:color="auto"/>
                  </w:divBdr>
                </w:div>
                <w:div w:id="576016466">
                  <w:marLeft w:val="0"/>
                  <w:marRight w:val="0"/>
                  <w:marTop w:val="0"/>
                  <w:marBottom w:val="0"/>
                  <w:divBdr>
                    <w:top w:val="none" w:sz="0" w:space="0" w:color="auto"/>
                    <w:left w:val="none" w:sz="0" w:space="0" w:color="auto"/>
                    <w:bottom w:val="none" w:sz="0" w:space="0" w:color="auto"/>
                    <w:right w:val="none" w:sz="0" w:space="0" w:color="auto"/>
                  </w:divBdr>
                </w:div>
                <w:div w:id="687414920">
                  <w:marLeft w:val="0"/>
                  <w:marRight w:val="0"/>
                  <w:marTop w:val="0"/>
                  <w:marBottom w:val="0"/>
                  <w:divBdr>
                    <w:top w:val="none" w:sz="0" w:space="0" w:color="auto"/>
                    <w:left w:val="none" w:sz="0" w:space="0" w:color="auto"/>
                    <w:bottom w:val="none" w:sz="0" w:space="0" w:color="auto"/>
                    <w:right w:val="none" w:sz="0" w:space="0" w:color="auto"/>
                  </w:divBdr>
                </w:div>
                <w:div w:id="799146932">
                  <w:marLeft w:val="0"/>
                  <w:marRight w:val="0"/>
                  <w:marTop w:val="0"/>
                  <w:marBottom w:val="0"/>
                  <w:divBdr>
                    <w:top w:val="none" w:sz="0" w:space="0" w:color="auto"/>
                    <w:left w:val="none" w:sz="0" w:space="0" w:color="auto"/>
                    <w:bottom w:val="none" w:sz="0" w:space="0" w:color="auto"/>
                    <w:right w:val="none" w:sz="0" w:space="0" w:color="auto"/>
                  </w:divBdr>
                </w:div>
                <w:div w:id="974413120">
                  <w:marLeft w:val="0"/>
                  <w:marRight w:val="0"/>
                  <w:marTop w:val="0"/>
                  <w:marBottom w:val="0"/>
                  <w:divBdr>
                    <w:top w:val="none" w:sz="0" w:space="0" w:color="auto"/>
                    <w:left w:val="none" w:sz="0" w:space="0" w:color="auto"/>
                    <w:bottom w:val="none" w:sz="0" w:space="0" w:color="auto"/>
                    <w:right w:val="none" w:sz="0" w:space="0" w:color="auto"/>
                  </w:divBdr>
                </w:div>
                <w:div w:id="1189686539">
                  <w:marLeft w:val="0"/>
                  <w:marRight w:val="0"/>
                  <w:marTop w:val="0"/>
                  <w:marBottom w:val="0"/>
                  <w:divBdr>
                    <w:top w:val="none" w:sz="0" w:space="0" w:color="auto"/>
                    <w:left w:val="none" w:sz="0" w:space="0" w:color="auto"/>
                    <w:bottom w:val="none" w:sz="0" w:space="0" w:color="auto"/>
                    <w:right w:val="none" w:sz="0" w:space="0" w:color="auto"/>
                  </w:divBdr>
                </w:div>
                <w:div w:id="1394737446">
                  <w:marLeft w:val="0"/>
                  <w:marRight w:val="0"/>
                  <w:marTop w:val="0"/>
                  <w:marBottom w:val="0"/>
                  <w:divBdr>
                    <w:top w:val="none" w:sz="0" w:space="0" w:color="auto"/>
                    <w:left w:val="none" w:sz="0" w:space="0" w:color="auto"/>
                    <w:bottom w:val="none" w:sz="0" w:space="0" w:color="auto"/>
                    <w:right w:val="none" w:sz="0" w:space="0" w:color="auto"/>
                  </w:divBdr>
                </w:div>
                <w:div w:id="1503202945">
                  <w:marLeft w:val="0"/>
                  <w:marRight w:val="0"/>
                  <w:marTop w:val="0"/>
                  <w:marBottom w:val="0"/>
                  <w:divBdr>
                    <w:top w:val="none" w:sz="0" w:space="0" w:color="auto"/>
                    <w:left w:val="none" w:sz="0" w:space="0" w:color="auto"/>
                    <w:bottom w:val="none" w:sz="0" w:space="0" w:color="auto"/>
                    <w:right w:val="none" w:sz="0" w:space="0" w:color="auto"/>
                  </w:divBdr>
                </w:div>
                <w:div w:id="1828861039">
                  <w:marLeft w:val="0"/>
                  <w:marRight w:val="0"/>
                  <w:marTop w:val="0"/>
                  <w:marBottom w:val="0"/>
                  <w:divBdr>
                    <w:top w:val="none" w:sz="0" w:space="0" w:color="auto"/>
                    <w:left w:val="none" w:sz="0" w:space="0" w:color="auto"/>
                    <w:bottom w:val="none" w:sz="0" w:space="0" w:color="auto"/>
                    <w:right w:val="none" w:sz="0" w:space="0" w:color="auto"/>
                  </w:divBdr>
                </w:div>
                <w:div w:id="1879002588">
                  <w:marLeft w:val="0"/>
                  <w:marRight w:val="0"/>
                  <w:marTop w:val="0"/>
                  <w:marBottom w:val="0"/>
                  <w:divBdr>
                    <w:top w:val="none" w:sz="0" w:space="0" w:color="auto"/>
                    <w:left w:val="none" w:sz="0" w:space="0" w:color="auto"/>
                    <w:bottom w:val="none" w:sz="0" w:space="0" w:color="auto"/>
                    <w:right w:val="none" w:sz="0" w:space="0" w:color="auto"/>
                  </w:divBdr>
                </w:div>
                <w:div w:id="1906530136">
                  <w:marLeft w:val="0"/>
                  <w:marRight w:val="0"/>
                  <w:marTop w:val="0"/>
                  <w:marBottom w:val="0"/>
                  <w:divBdr>
                    <w:top w:val="none" w:sz="0" w:space="0" w:color="auto"/>
                    <w:left w:val="none" w:sz="0" w:space="0" w:color="auto"/>
                    <w:bottom w:val="none" w:sz="0" w:space="0" w:color="auto"/>
                    <w:right w:val="none" w:sz="0" w:space="0" w:color="auto"/>
                  </w:divBdr>
                </w:div>
                <w:div w:id="2051803598">
                  <w:marLeft w:val="0"/>
                  <w:marRight w:val="0"/>
                  <w:marTop w:val="0"/>
                  <w:marBottom w:val="0"/>
                  <w:divBdr>
                    <w:top w:val="none" w:sz="0" w:space="0" w:color="auto"/>
                    <w:left w:val="none" w:sz="0" w:space="0" w:color="auto"/>
                    <w:bottom w:val="none" w:sz="0" w:space="0" w:color="auto"/>
                    <w:right w:val="none" w:sz="0" w:space="0" w:color="auto"/>
                  </w:divBdr>
                </w:div>
                <w:div w:id="2053652865">
                  <w:marLeft w:val="0"/>
                  <w:marRight w:val="0"/>
                  <w:marTop w:val="0"/>
                  <w:marBottom w:val="0"/>
                  <w:divBdr>
                    <w:top w:val="none" w:sz="0" w:space="0" w:color="auto"/>
                    <w:left w:val="none" w:sz="0" w:space="0" w:color="auto"/>
                    <w:bottom w:val="none" w:sz="0" w:space="0" w:color="auto"/>
                    <w:right w:val="none" w:sz="0" w:space="0" w:color="auto"/>
                  </w:divBdr>
                </w:div>
              </w:divsChild>
            </w:div>
            <w:div w:id="312804463">
              <w:marLeft w:val="0"/>
              <w:marRight w:val="0"/>
              <w:marTop w:val="0"/>
              <w:marBottom w:val="0"/>
              <w:divBdr>
                <w:top w:val="none" w:sz="0" w:space="0" w:color="auto"/>
                <w:left w:val="none" w:sz="0" w:space="0" w:color="auto"/>
                <w:bottom w:val="none" w:sz="0" w:space="0" w:color="auto"/>
                <w:right w:val="none" w:sz="0" w:space="0" w:color="auto"/>
              </w:divBdr>
            </w:div>
            <w:div w:id="315304588">
              <w:marLeft w:val="0"/>
              <w:marRight w:val="0"/>
              <w:marTop w:val="0"/>
              <w:marBottom w:val="0"/>
              <w:divBdr>
                <w:top w:val="none" w:sz="0" w:space="0" w:color="auto"/>
                <w:left w:val="none" w:sz="0" w:space="0" w:color="auto"/>
                <w:bottom w:val="none" w:sz="0" w:space="0" w:color="auto"/>
                <w:right w:val="none" w:sz="0" w:space="0" w:color="auto"/>
              </w:divBdr>
            </w:div>
            <w:div w:id="317465879">
              <w:marLeft w:val="0"/>
              <w:marRight w:val="0"/>
              <w:marTop w:val="0"/>
              <w:marBottom w:val="0"/>
              <w:divBdr>
                <w:top w:val="none" w:sz="0" w:space="0" w:color="auto"/>
                <w:left w:val="none" w:sz="0" w:space="0" w:color="auto"/>
                <w:bottom w:val="none" w:sz="0" w:space="0" w:color="auto"/>
                <w:right w:val="none" w:sz="0" w:space="0" w:color="auto"/>
              </w:divBdr>
            </w:div>
            <w:div w:id="320500362">
              <w:marLeft w:val="0"/>
              <w:marRight w:val="0"/>
              <w:marTop w:val="0"/>
              <w:marBottom w:val="0"/>
              <w:divBdr>
                <w:top w:val="none" w:sz="0" w:space="0" w:color="auto"/>
                <w:left w:val="none" w:sz="0" w:space="0" w:color="auto"/>
                <w:bottom w:val="none" w:sz="0" w:space="0" w:color="auto"/>
                <w:right w:val="none" w:sz="0" w:space="0" w:color="auto"/>
              </w:divBdr>
            </w:div>
            <w:div w:id="322852829">
              <w:marLeft w:val="0"/>
              <w:marRight w:val="0"/>
              <w:marTop w:val="0"/>
              <w:marBottom w:val="0"/>
              <w:divBdr>
                <w:top w:val="none" w:sz="0" w:space="0" w:color="auto"/>
                <w:left w:val="none" w:sz="0" w:space="0" w:color="auto"/>
                <w:bottom w:val="none" w:sz="0" w:space="0" w:color="auto"/>
                <w:right w:val="none" w:sz="0" w:space="0" w:color="auto"/>
              </w:divBdr>
            </w:div>
            <w:div w:id="325088121">
              <w:marLeft w:val="0"/>
              <w:marRight w:val="0"/>
              <w:marTop w:val="0"/>
              <w:marBottom w:val="0"/>
              <w:divBdr>
                <w:top w:val="none" w:sz="0" w:space="0" w:color="auto"/>
                <w:left w:val="none" w:sz="0" w:space="0" w:color="auto"/>
                <w:bottom w:val="none" w:sz="0" w:space="0" w:color="auto"/>
                <w:right w:val="none" w:sz="0" w:space="0" w:color="auto"/>
              </w:divBdr>
            </w:div>
            <w:div w:id="325208487">
              <w:marLeft w:val="0"/>
              <w:marRight w:val="0"/>
              <w:marTop w:val="0"/>
              <w:marBottom w:val="0"/>
              <w:divBdr>
                <w:top w:val="none" w:sz="0" w:space="0" w:color="auto"/>
                <w:left w:val="none" w:sz="0" w:space="0" w:color="auto"/>
                <w:bottom w:val="none" w:sz="0" w:space="0" w:color="auto"/>
                <w:right w:val="none" w:sz="0" w:space="0" w:color="auto"/>
              </w:divBdr>
            </w:div>
            <w:div w:id="325670100">
              <w:marLeft w:val="0"/>
              <w:marRight w:val="0"/>
              <w:marTop w:val="0"/>
              <w:marBottom w:val="0"/>
              <w:divBdr>
                <w:top w:val="none" w:sz="0" w:space="0" w:color="auto"/>
                <w:left w:val="none" w:sz="0" w:space="0" w:color="auto"/>
                <w:bottom w:val="none" w:sz="0" w:space="0" w:color="auto"/>
                <w:right w:val="none" w:sz="0" w:space="0" w:color="auto"/>
              </w:divBdr>
            </w:div>
            <w:div w:id="325745857">
              <w:marLeft w:val="0"/>
              <w:marRight w:val="0"/>
              <w:marTop w:val="0"/>
              <w:marBottom w:val="0"/>
              <w:divBdr>
                <w:top w:val="none" w:sz="0" w:space="0" w:color="auto"/>
                <w:left w:val="none" w:sz="0" w:space="0" w:color="auto"/>
                <w:bottom w:val="none" w:sz="0" w:space="0" w:color="auto"/>
                <w:right w:val="none" w:sz="0" w:space="0" w:color="auto"/>
              </w:divBdr>
            </w:div>
            <w:div w:id="328824725">
              <w:marLeft w:val="0"/>
              <w:marRight w:val="0"/>
              <w:marTop w:val="0"/>
              <w:marBottom w:val="0"/>
              <w:divBdr>
                <w:top w:val="none" w:sz="0" w:space="0" w:color="auto"/>
                <w:left w:val="none" w:sz="0" w:space="0" w:color="auto"/>
                <w:bottom w:val="none" w:sz="0" w:space="0" w:color="auto"/>
                <w:right w:val="none" w:sz="0" w:space="0" w:color="auto"/>
              </w:divBdr>
            </w:div>
            <w:div w:id="331370008">
              <w:marLeft w:val="0"/>
              <w:marRight w:val="0"/>
              <w:marTop w:val="0"/>
              <w:marBottom w:val="0"/>
              <w:divBdr>
                <w:top w:val="none" w:sz="0" w:space="0" w:color="auto"/>
                <w:left w:val="none" w:sz="0" w:space="0" w:color="auto"/>
                <w:bottom w:val="none" w:sz="0" w:space="0" w:color="auto"/>
                <w:right w:val="none" w:sz="0" w:space="0" w:color="auto"/>
              </w:divBdr>
            </w:div>
            <w:div w:id="331418417">
              <w:marLeft w:val="0"/>
              <w:marRight w:val="0"/>
              <w:marTop w:val="0"/>
              <w:marBottom w:val="0"/>
              <w:divBdr>
                <w:top w:val="none" w:sz="0" w:space="0" w:color="auto"/>
                <w:left w:val="none" w:sz="0" w:space="0" w:color="auto"/>
                <w:bottom w:val="none" w:sz="0" w:space="0" w:color="auto"/>
                <w:right w:val="none" w:sz="0" w:space="0" w:color="auto"/>
              </w:divBdr>
            </w:div>
            <w:div w:id="333341460">
              <w:marLeft w:val="0"/>
              <w:marRight w:val="0"/>
              <w:marTop w:val="0"/>
              <w:marBottom w:val="0"/>
              <w:divBdr>
                <w:top w:val="none" w:sz="0" w:space="0" w:color="auto"/>
                <w:left w:val="none" w:sz="0" w:space="0" w:color="auto"/>
                <w:bottom w:val="none" w:sz="0" w:space="0" w:color="auto"/>
                <w:right w:val="none" w:sz="0" w:space="0" w:color="auto"/>
              </w:divBdr>
            </w:div>
            <w:div w:id="337120226">
              <w:marLeft w:val="0"/>
              <w:marRight w:val="0"/>
              <w:marTop w:val="0"/>
              <w:marBottom w:val="0"/>
              <w:divBdr>
                <w:top w:val="none" w:sz="0" w:space="0" w:color="auto"/>
                <w:left w:val="none" w:sz="0" w:space="0" w:color="auto"/>
                <w:bottom w:val="none" w:sz="0" w:space="0" w:color="auto"/>
                <w:right w:val="none" w:sz="0" w:space="0" w:color="auto"/>
              </w:divBdr>
            </w:div>
            <w:div w:id="337344042">
              <w:marLeft w:val="0"/>
              <w:marRight w:val="0"/>
              <w:marTop w:val="0"/>
              <w:marBottom w:val="0"/>
              <w:divBdr>
                <w:top w:val="none" w:sz="0" w:space="0" w:color="auto"/>
                <w:left w:val="none" w:sz="0" w:space="0" w:color="auto"/>
                <w:bottom w:val="none" w:sz="0" w:space="0" w:color="auto"/>
                <w:right w:val="none" w:sz="0" w:space="0" w:color="auto"/>
              </w:divBdr>
            </w:div>
            <w:div w:id="337781693">
              <w:marLeft w:val="0"/>
              <w:marRight w:val="0"/>
              <w:marTop w:val="0"/>
              <w:marBottom w:val="0"/>
              <w:divBdr>
                <w:top w:val="none" w:sz="0" w:space="0" w:color="auto"/>
                <w:left w:val="none" w:sz="0" w:space="0" w:color="auto"/>
                <w:bottom w:val="none" w:sz="0" w:space="0" w:color="auto"/>
                <w:right w:val="none" w:sz="0" w:space="0" w:color="auto"/>
              </w:divBdr>
            </w:div>
            <w:div w:id="338699479">
              <w:marLeft w:val="0"/>
              <w:marRight w:val="0"/>
              <w:marTop w:val="0"/>
              <w:marBottom w:val="0"/>
              <w:divBdr>
                <w:top w:val="none" w:sz="0" w:space="0" w:color="auto"/>
                <w:left w:val="none" w:sz="0" w:space="0" w:color="auto"/>
                <w:bottom w:val="none" w:sz="0" w:space="0" w:color="auto"/>
                <w:right w:val="none" w:sz="0" w:space="0" w:color="auto"/>
              </w:divBdr>
            </w:div>
            <w:div w:id="339893495">
              <w:marLeft w:val="0"/>
              <w:marRight w:val="0"/>
              <w:marTop w:val="0"/>
              <w:marBottom w:val="0"/>
              <w:divBdr>
                <w:top w:val="none" w:sz="0" w:space="0" w:color="auto"/>
                <w:left w:val="none" w:sz="0" w:space="0" w:color="auto"/>
                <w:bottom w:val="none" w:sz="0" w:space="0" w:color="auto"/>
                <w:right w:val="none" w:sz="0" w:space="0" w:color="auto"/>
              </w:divBdr>
            </w:div>
            <w:div w:id="340395253">
              <w:marLeft w:val="0"/>
              <w:marRight w:val="0"/>
              <w:marTop w:val="0"/>
              <w:marBottom w:val="0"/>
              <w:divBdr>
                <w:top w:val="none" w:sz="0" w:space="0" w:color="auto"/>
                <w:left w:val="none" w:sz="0" w:space="0" w:color="auto"/>
                <w:bottom w:val="none" w:sz="0" w:space="0" w:color="auto"/>
                <w:right w:val="none" w:sz="0" w:space="0" w:color="auto"/>
              </w:divBdr>
            </w:div>
            <w:div w:id="341249539">
              <w:marLeft w:val="0"/>
              <w:marRight w:val="0"/>
              <w:marTop w:val="0"/>
              <w:marBottom w:val="0"/>
              <w:divBdr>
                <w:top w:val="none" w:sz="0" w:space="0" w:color="auto"/>
                <w:left w:val="none" w:sz="0" w:space="0" w:color="auto"/>
                <w:bottom w:val="none" w:sz="0" w:space="0" w:color="auto"/>
                <w:right w:val="none" w:sz="0" w:space="0" w:color="auto"/>
              </w:divBdr>
            </w:div>
            <w:div w:id="342367125">
              <w:marLeft w:val="0"/>
              <w:marRight w:val="0"/>
              <w:marTop w:val="0"/>
              <w:marBottom w:val="0"/>
              <w:divBdr>
                <w:top w:val="none" w:sz="0" w:space="0" w:color="auto"/>
                <w:left w:val="none" w:sz="0" w:space="0" w:color="auto"/>
                <w:bottom w:val="none" w:sz="0" w:space="0" w:color="auto"/>
                <w:right w:val="none" w:sz="0" w:space="0" w:color="auto"/>
              </w:divBdr>
            </w:div>
            <w:div w:id="342754938">
              <w:marLeft w:val="0"/>
              <w:marRight w:val="0"/>
              <w:marTop w:val="0"/>
              <w:marBottom w:val="0"/>
              <w:divBdr>
                <w:top w:val="none" w:sz="0" w:space="0" w:color="auto"/>
                <w:left w:val="none" w:sz="0" w:space="0" w:color="auto"/>
                <w:bottom w:val="none" w:sz="0" w:space="0" w:color="auto"/>
                <w:right w:val="none" w:sz="0" w:space="0" w:color="auto"/>
              </w:divBdr>
            </w:div>
            <w:div w:id="343213600">
              <w:marLeft w:val="0"/>
              <w:marRight w:val="0"/>
              <w:marTop w:val="0"/>
              <w:marBottom w:val="0"/>
              <w:divBdr>
                <w:top w:val="none" w:sz="0" w:space="0" w:color="auto"/>
                <w:left w:val="none" w:sz="0" w:space="0" w:color="auto"/>
                <w:bottom w:val="none" w:sz="0" w:space="0" w:color="auto"/>
                <w:right w:val="none" w:sz="0" w:space="0" w:color="auto"/>
              </w:divBdr>
            </w:div>
            <w:div w:id="345713108">
              <w:marLeft w:val="0"/>
              <w:marRight w:val="0"/>
              <w:marTop w:val="0"/>
              <w:marBottom w:val="0"/>
              <w:divBdr>
                <w:top w:val="none" w:sz="0" w:space="0" w:color="auto"/>
                <w:left w:val="none" w:sz="0" w:space="0" w:color="auto"/>
                <w:bottom w:val="none" w:sz="0" w:space="0" w:color="auto"/>
                <w:right w:val="none" w:sz="0" w:space="0" w:color="auto"/>
              </w:divBdr>
            </w:div>
            <w:div w:id="346056492">
              <w:marLeft w:val="0"/>
              <w:marRight w:val="0"/>
              <w:marTop w:val="0"/>
              <w:marBottom w:val="0"/>
              <w:divBdr>
                <w:top w:val="none" w:sz="0" w:space="0" w:color="auto"/>
                <w:left w:val="none" w:sz="0" w:space="0" w:color="auto"/>
                <w:bottom w:val="none" w:sz="0" w:space="0" w:color="auto"/>
                <w:right w:val="none" w:sz="0" w:space="0" w:color="auto"/>
              </w:divBdr>
            </w:div>
            <w:div w:id="352802542">
              <w:marLeft w:val="0"/>
              <w:marRight w:val="0"/>
              <w:marTop w:val="0"/>
              <w:marBottom w:val="0"/>
              <w:divBdr>
                <w:top w:val="none" w:sz="0" w:space="0" w:color="auto"/>
                <w:left w:val="none" w:sz="0" w:space="0" w:color="auto"/>
                <w:bottom w:val="none" w:sz="0" w:space="0" w:color="auto"/>
                <w:right w:val="none" w:sz="0" w:space="0" w:color="auto"/>
              </w:divBdr>
            </w:div>
            <w:div w:id="353267678">
              <w:marLeft w:val="0"/>
              <w:marRight w:val="0"/>
              <w:marTop w:val="0"/>
              <w:marBottom w:val="0"/>
              <w:divBdr>
                <w:top w:val="none" w:sz="0" w:space="0" w:color="auto"/>
                <w:left w:val="none" w:sz="0" w:space="0" w:color="auto"/>
                <w:bottom w:val="none" w:sz="0" w:space="0" w:color="auto"/>
                <w:right w:val="none" w:sz="0" w:space="0" w:color="auto"/>
              </w:divBdr>
            </w:div>
            <w:div w:id="353573951">
              <w:marLeft w:val="0"/>
              <w:marRight w:val="0"/>
              <w:marTop w:val="0"/>
              <w:marBottom w:val="0"/>
              <w:divBdr>
                <w:top w:val="none" w:sz="0" w:space="0" w:color="auto"/>
                <w:left w:val="none" w:sz="0" w:space="0" w:color="auto"/>
                <w:bottom w:val="none" w:sz="0" w:space="0" w:color="auto"/>
                <w:right w:val="none" w:sz="0" w:space="0" w:color="auto"/>
              </w:divBdr>
            </w:div>
            <w:div w:id="354501584">
              <w:marLeft w:val="0"/>
              <w:marRight w:val="0"/>
              <w:marTop w:val="0"/>
              <w:marBottom w:val="0"/>
              <w:divBdr>
                <w:top w:val="none" w:sz="0" w:space="0" w:color="auto"/>
                <w:left w:val="none" w:sz="0" w:space="0" w:color="auto"/>
                <w:bottom w:val="none" w:sz="0" w:space="0" w:color="auto"/>
                <w:right w:val="none" w:sz="0" w:space="0" w:color="auto"/>
              </w:divBdr>
            </w:div>
            <w:div w:id="359360047">
              <w:marLeft w:val="0"/>
              <w:marRight w:val="0"/>
              <w:marTop w:val="0"/>
              <w:marBottom w:val="0"/>
              <w:divBdr>
                <w:top w:val="none" w:sz="0" w:space="0" w:color="auto"/>
                <w:left w:val="none" w:sz="0" w:space="0" w:color="auto"/>
                <w:bottom w:val="none" w:sz="0" w:space="0" w:color="auto"/>
                <w:right w:val="none" w:sz="0" w:space="0" w:color="auto"/>
              </w:divBdr>
            </w:div>
            <w:div w:id="359480717">
              <w:marLeft w:val="0"/>
              <w:marRight w:val="0"/>
              <w:marTop w:val="0"/>
              <w:marBottom w:val="0"/>
              <w:divBdr>
                <w:top w:val="none" w:sz="0" w:space="0" w:color="auto"/>
                <w:left w:val="none" w:sz="0" w:space="0" w:color="auto"/>
                <w:bottom w:val="none" w:sz="0" w:space="0" w:color="auto"/>
                <w:right w:val="none" w:sz="0" w:space="0" w:color="auto"/>
              </w:divBdr>
            </w:div>
            <w:div w:id="359866607">
              <w:marLeft w:val="0"/>
              <w:marRight w:val="0"/>
              <w:marTop w:val="0"/>
              <w:marBottom w:val="0"/>
              <w:divBdr>
                <w:top w:val="none" w:sz="0" w:space="0" w:color="auto"/>
                <w:left w:val="none" w:sz="0" w:space="0" w:color="auto"/>
                <w:bottom w:val="none" w:sz="0" w:space="0" w:color="auto"/>
                <w:right w:val="none" w:sz="0" w:space="0" w:color="auto"/>
              </w:divBdr>
            </w:div>
            <w:div w:id="360514134">
              <w:marLeft w:val="0"/>
              <w:marRight w:val="0"/>
              <w:marTop w:val="0"/>
              <w:marBottom w:val="0"/>
              <w:divBdr>
                <w:top w:val="none" w:sz="0" w:space="0" w:color="auto"/>
                <w:left w:val="none" w:sz="0" w:space="0" w:color="auto"/>
                <w:bottom w:val="none" w:sz="0" w:space="0" w:color="auto"/>
                <w:right w:val="none" w:sz="0" w:space="0" w:color="auto"/>
              </w:divBdr>
            </w:div>
            <w:div w:id="360517906">
              <w:marLeft w:val="0"/>
              <w:marRight w:val="0"/>
              <w:marTop w:val="0"/>
              <w:marBottom w:val="0"/>
              <w:divBdr>
                <w:top w:val="none" w:sz="0" w:space="0" w:color="auto"/>
                <w:left w:val="none" w:sz="0" w:space="0" w:color="auto"/>
                <w:bottom w:val="none" w:sz="0" w:space="0" w:color="auto"/>
                <w:right w:val="none" w:sz="0" w:space="0" w:color="auto"/>
              </w:divBdr>
            </w:div>
            <w:div w:id="360976563">
              <w:marLeft w:val="0"/>
              <w:marRight w:val="0"/>
              <w:marTop w:val="0"/>
              <w:marBottom w:val="0"/>
              <w:divBdr>
                <w:top w:val="none" w:sz="0" w:space="0" w:color="auto"/>
                <w:left w:val="none" w:sz="0" w:space="0" w:color="auto"/>
                <w:bottom w:val="none" w:sz="0" w:space="0" w:color="auto"/>
                <w:right w:val="none" w:sz="0" w:space="0" w:color="auto"/>
              </w:divBdr>
            </w:div>
            <w:div w:id="362436749">
              <w:marLeft w:val="0"/>
              <w:marRight w:val="0"/>
              <w:marTop w:val="0"/>
              <w:marBottom w:val="0"/>
              <w:divBdr>
                <w:top w:val="none" w:sz="0" w:space="0" w:color="auto"/>
                <w:left w:val="none" w:sz="0" w:space="0" w:color="auto"/>
                <w:bottom w:val="none" w:sz="0" w:space="0" w:color="auto"/>
                <w:right w:val="none" w:sz="0" w:space="0" w:color="auto"/>
              </w:divBdr>
            </w:div>
            <w:div w:id="363286723">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365910572">
              <w:marLeft w:val="0"/>
              <w:marRight w:val="0"/>
              <w:marTop w:val="0"/>
              <w:marBottom w:val="0"/>
              <w:divBdr>
                <w:top w:val="none" w:sz="0" w:space="0" w:color="auto"/>
                <w:left w:val="none" w:sz="0" w:space="0" w:color="auto"/>
                <w:bottom w:val="none" w:sz="0" w:space="0" w:color="auto"/>
                <w:right w:val="none" w:sz="0" w:space="0" w:color="auto"/>
              </w:divBdr>
            </w:div>
            <w:div w:id="367489191">
              <w:marLeft w:val="0"/>
              <w:marRight w:val="0"/>
              <w:marTop w:val="0"/>
              <w:marBottom w:val="0"/>
              <w:divBdr>
                <w:top w:val="none" w:sz="0" w:space="0" w:color="auto"/>
                <w:left w:val="none" w:sz="0" w:space="0" w:color="auto"/>
                <w:bottom w:val="none" w:sz="0" w:space="0" w:color="auto"/>
                <w:right w:val="none" w:sz="0" w:space="0" w:color="auto"/>
              </w:divBdr>
            </w:div>
            <w:div w:id="369039364">
              <w:marLeft w:val="0"/>
              <w:marRight w:val="0"/>
              <w:marTop w:val="0"/>
              <w:marBottom w:val="0"/>
              <w:divBdr>
                <w:top w:val="none" w:sz="0" w:space="0" w:color="auto"/>
                <w:left w:val="none" w:sz="0" w:space="0" w:color="auto"/>
                <w:bottom w:val="none" w:sz="0" w:space="0" w:color="auto"/>
                <w:right w:val="none" w:sz="0" w:space="0" w:color="auto"/>
              </w:divBdr>
            </w:div>
            <w:div w:id="373116290">
              <w:marLeft w:val="0"/>
              <w:marRight w:val="0"/>
              <w:marTop w:val="0"/>
              <w:marBottom w:val="0"/>
              <w:divBdr>
                <w:top w:val="none" w:sz="0" w:space="0" w:color="auto"/>
                <w:left w:val="none" w:sz="0" w:space="0" w:color="auto"/>
                <w:bottom w:val="none" w:sz="0" w:space="0" w:color="auto"/>
                <w:right w:val="none" w:sz="0" w:space="0" w:color="auto"/>
              </w:divBdr>
            </w:div>
            <w:div w:id="373774164">
              <w:marLeft w:val="0"/>
              <w:marRight w:val="0"/>
              <w:marTop w:val="0"/>
              <w:marBottom w:val="0"/>
              <w:divBdr>
                <w:top w:val="none" w:sz="0" w:space="0" w:color="auto"/>
                <w:left w:val="none" w:sz="0" w:space="0" w:color="auto"/>
                <w:bottom w:val="none" w:sz="0" w:space="0" w:color="auto"/>
                <w:right w:val="none" w:sz="0" w:space="0" w:color="auto"/>
              </w:divBdr>
            </w:div>
            <w:div w:id="373776386">
              <w:marLeft w:val="0"/>
              <w:marRight w:val="0"/>
              <w:marTop w:val="0"/>
              <w:marBottom w:val="0"/>
              <w:divBdr>
                <w:top w:val="none" w:sz="0" w:space="0" w:color="auto"/>
                <w:left w:val="none" w:sz="0" w:space="0" w:color="auto"/>
                <w:bottom w:val="none" w:sz="0" w:space="0" w:color="auto"/>
                <w:right w:val="none" w:sz="0" w:space="0" w:color="auto"/>
              </w:divBdr>
            </w:div>
            <w:div w:id="374086877">
              <w:marLeft w:val="0"/>
              <w:marRight w:val="0"/>
              <w:marTop w:val="0"/>
              <w:marBottom w:val="0"/>
              <w:divBdr>
                <w:top w:val="none" w:sz="0" w:space="0" w:color="auto"/>
                <w:left w:val="none" w:sz="0" w:space="0" w:color="auto"/>
                <w:bottom w:val="none" w:sz="0" w:space="0" w:color="auto"/>
                <w:right w:val="none" w:sz="0" w:space="0" w:color="auto"/>
              </w:divBdr>
            </w:div>
            <w:div w:id="375668765">
              <w:marLeft w:val="0"/>
              <w:marRight w:val="0"/>
              <w:marTop w:val="0"/>
              <w:marBottom w:val="0"/>
              <w:divBdr>
                <w:top w:val="none" w:sz="0" w:space="0" w:color="auto"/>
                <w:left w:val="none" w:sz="0" w:space="0" w:color="auto"/>
                <w:bottom w:val="none" w:sz="0" w:space="0" w:color="auto"/>
                <w:right w:val="none" w:sz="0" w:space="0" w:color="auto"/>
              </w:divBdr>
            </w:div>
            <w:div w:id="377511670">
              <w:marLeft w:val="0"/>
              <w:marRight w:val="0"/>
              <w:marTop w:val="0"/>
              <w:marBottom w:val="0"/>
              <w:divBdr>
                <w:top w:val="none" w:sz="0" w:space="0" w:color="auto"/>
                <w:left w:val="none" w:sz="0" w:space="0" w:color="auto"/>
                <w:bottom w:val="none" w:sz="0" w:space="0" w:color="auto"/>
                <w:right w:val="none" w:sz="0" w:space="0" w:color="auto"/>
              </w:divBdr>
            </w:div>
            <w:div w:id="378087505">
              <w:marLeft w:val="0"/>
              <w:marRight w:val="0"/>
              <w:marTop w:val="0"/>
              <w:marBottom w:val="0"/>
              <w:divBdr>
                <w:top w:val="none" w:sz="0" w:space="0" w:color="auto"/>
                <w:left w:val="none" w:sz="0" w:space="0" w:color="auto"/>
                <w:bottom w:val="none" w:sz="0" w:space="0" w:color="auto"/>
                <w:right w:val="none" w:sz="0" w:space="0" w:color="auto"/>
              </w:divBdr>
            </w:div>
            <w:div w:id="378554418">
              <w:marLeft w:val="0"/>
              <w:marRight w:val="0"/>
              <w:marTop w:val="0"/>
              <w:marBottom w:val="0"/>
              <w:divBdr>
                <w:top w:val="none" w:sz="0" w:space="0" w:color="auto"/>
                <w:left w:val="none" w:sz="0" w:space="0" w:color="auto"/>
                <w:bottom w:val="none" w:sz="0" w:space="0" w:color="auto"/>
                <w:right w:val="none" w:sz="0" w:space="0" w:color="auto"/>
              </w:divBdr>
            </w:div>
            <w:div w:id="379208389">
              <w:marLeft w:val="0"/>
              <w:marRight w:val="0"/>
              <w:marTop w:val="0"/>
              <w:marBottom w:val="0"/>
              <w:divBdr>
                <w:top w:val="none" w:sz="0" w:space="0" w:color="auto"/>
                <w:left w:val="none" w:sz="0" w:space="0" w:color="auto"/>
                <w:bottom w:val="none" w:sz="0" w:space="0" w:color="auto"/>
                <w:right w:val="none" w:sz="0" w:space="0" w:color="auto"/>
              </w:divBdr>
            </w:div>
            <w:div w:id="380398693">
              <w:marLeft w:val="0"/>
              <w:marRight w:val="0"/>
              <w:marTop w:val="0"/>
              <w:marBottom w:val="0"/>
              <w:divBdr>
                <w:top w:val="none" w:sz="0" w:space="0" w:color="auto"/>
                <w:left w:val="none" w:sz="0" w:space="0" w:color="auto"/>
                <w:bottom w:val="none" w:sz="0" w:space="0" w:color="auto"/>
                <w:right w:val="none" w:sz="0" w:space="0" w:color="auto"/>
              </w:divBdr>
            </w:div>
            <w:div w:id="382095237">
              <w:marLeft w:val="0"/>
              <w:marRight w:val="0"/>
              <w:marTop w:val="0"/>
              <w:marBottom w:val="0"/>
              <w:divBdr>
                <w:top w:val="none" w:sz="0" w:space="0" w:color="auto"/>
                <w:left w:val="none" w:sz="0" w:space="0" w:color="auto"/>
                <w:bottom w:val="none" w:sz="0" w:space="0" w:color="auto"/>
                <w:right w:val="none" w:sz="0" w:space="0" w:color="auto"/>
              </w:divBdr>
            </w:div>
            <w:div w:id="383333527">
              <w:marLeft w:val="0"/>
              <w:marRight w:val="0"/>
              <w:marTop w:val="0"/>
              <w:marBottom w:val="0"/>
              <w:divBdr>
                <w:top w:val="none" w:sz="0" w:space="0" w:color="auto"/>
                <w:left w:val="none" w:sz="0" w:space="0" w:color="auto"/>
                <w:bottom w:val="none" w:sz="0" w:space="0" w:color="auto"/>
                <w:right w:val="none" w:sz="0" w:space="0" w:color="auto"/>
              </w:divBdr>
            </w:div>
            <w:div w:id="384372291">
              <w:marLeft w:val="0"/>
              <w:marRight w:val="0"/>
              <w:marTop w:val="0"/>
              <w:marBottom w:val="0"/>
              <w:divBdr>
                <w:top w:val="none" w:sz="0" w:space="0" w:color="auto"/>
                <w:left w:val="none" w:sz="0" w:space="0" w:color="auto"/>
                <w:bottom w:val="none" w:sz="0" w:space="0" w:color="auto"/>
                <w:right w:val="none" w:sz="0" w:space="0" w:color="auto"/>
              </w:divBdr>
            </w:div>
            <w:div w:id="384374557">
              <w:marLeft w:val="0"/>
              <w:marRight w:val="0"/>
              <w:marTop w:val="0"/>
              <w:marBottom w:val="0"/>
              <w:divBdr>
                <w:top w:val="none" w:sz="0" w:space="0" w:color="auto"/>
                <w:left w:val="none" w:sz="0" w:space="0" w:color="auto"/>
                <w:bottom w:val="none" w:sz="0" w:space="0" w:color="auto"/>
                <w:right w:val="none" w:sz="0" w:space="0" w:color="auto"/>
              </w:divBdr>
            </w:div>
            <w:div w:id="386799699">
              <w:marLeft w:val="0"/>
              <w:marRight w:val="0"/>
              <w:marTop w:val="0"/>
              <w:marBottom w:val="0"/>
              <w:divBdr>
                <w:top w:val="none" w:sz="0" w:space="0" w:color="auto"/>
                <w:left w:val="none" w:sz="0" w:space="0" w:color="auto"/>
                <w:bottom w:val="none" w:sz="0" w:space="0" w:color="auto"/>
                <w:right w:val="none" w:sz="0" w:space="0" w:color="auto"/>
              </w:divBdr>
            </w:div>
            <w:div w:id="390688357">
              <w:marLeft w:val="0"/>
              <w:marRight w:val="0"/>
              <w:marTop w:val="0"/>
              <w:marBottom w:val="0"/>
              <w:divBdr>
                <w:top w:val="none" w:sz="0" w:space="0" w:color="auto"/>
                <w:left w:val="none" w:sz="0" w:space="0" w:color="auto"/>
                <w:bottom w:val="none" w:sz="0" w:space="0" w:color="auto"/>
                <w:right w:val="none" w:sz="0" w:space="0" w:color="auto"/>
              </w:divBdr>
            </w:div>
            <w:div w:id="394743400">
              <w:marLeft w:val="0"/>
              <w:marRight w:val="0"/>
              <w:marTop w:val="0"/>
              <w:marBottom w:val="0"/>
              <w:divBdr>
                <w:top w:val="none" w:sz="0" w:space="0" w:color="auto"/>
                <w:left w:val="none" w:sz="0" w:space="0" w:color="auto"/>
                <w:bottom w:val="none" w:sz="0" w:space="0" w:color="auto"/>
                <w:right w:val="none" w:sz="0" w:space="0" w:color="auto"/>
              </w:divBdr>
            </w:div>
            <w:div w:id="395056490">
              <w:marLeft w:val="0"/>
              <w:marRight w:val="0"/>
              <w:marTop w:val="0"/>
              <w:marBottom w:val="0"/>
              <w:divBdr>
                <w:top w:val="none" w:sz="0" w:space="0" w:color="auto"/>
                <w:left w:val="none" w:sz="0" w:space="0" w:color="auto"/>
                <w:bottom w:val="none" w:sz="0" w:space="0" w:color="auto"/>
                <w:right w:val="none" w:sz="0" w:space="0" w:color="auto"/>
              </w:divBdr>
            </w:div>
            <w:div w:id="397095505">
              <w:marLeft w:val="0"/>
              <w:marRight w:val="0"/>
              <w:marTop w:val="0"/>
              <w:marBottom w:val="0"/>
              <w:divBdr>
                <w:top w:val="none" w:sz="0" w:space="0" w:color="auto"/>
                <w:left w:val="none" w:sz="0" w:space="0" w:color="auto"/>
                <w:bottom w:val="none" w:sz="0" w:space="0" w:color="auto"/>
                <w:right w:val="none" w:sz="0" w:space="0" w:color="auto"/>
              </w:divBdr>
            </w:div>
            <w:div w:id="398670336">
              <w:marLeft w:val="0"/>
              <w:marRight w:val="0"/>
              <w:marTop w:val="0"/>
              <w:marBottom w:val="0"/>
              <w:divBdr>
                <w:top w:val="none" w:sz="0" w:space="0" w:color="auto"/>
                <w:left w:val="none" w:sz="0" w:space="0" w:color="auto"/>
                <w:bottom w:val="none" w:sz="0" w:space="0" w:color="auto"/>
                <w:right w:val="none" w:sz="0" w:space="0" w:color="auto"/>
              </w:divBdr>
            </w:div>
            <w:div w:id="400101192">
              <w:marLeft w:val="0"/>
              <w:marRight w:val="0"/>
              <w:marTop w:val="0"/>
              <w:marBottom w:val="0"/>
              <w:divBdr>
                <w:top w:val="none" w:sz="0" w:space="0" w:color="auto"/>
                <w:left w:val="none" w:sz="0" w:space="0" w:color="auto"/>
                <w:bottom w:val="none" w:sz="0" w:space="0" w:color="auto"/>
                <w:right w:val="none" w:sz="0" w:space="0" w:color="auto"/>
              </w:divBdr>
            </w:div>
            <w:div w:id="400710795">
              <w:marLeft w:val="0"/>
              <w:marRight w:val="0"/>
              <w:marTop w:val="0"/>
              <w:marBottom w:val="0"/>
              <w:divBdr>
                <w:top w:val="none" w:sz="0" w:space="0" w:color="auto"/>
                <w:left w:val="none" w:sz="0" w:space="0" w:color="auto"/>
                <w:bottom w:val="none" w:sz="0" w:space="0" w:color="auto"/>
                <w:right w:val="none" w:sz="0" w:space="0" w:color="auto"/>
              </w:divBdr>
            </w:div>
            <w:div w:id="401683424">
              <w:marLeft w:val="0"/>
              <w:marRight w:val="0"/>
              <w:marTop w:val="0"/>
              <w:marBottom w:val="0"/>
              <w:divBdr>
                <w:top w:val="none" w:sz="0" w:space="0" w:color="auto"/>
                <w:left w:val="none" w:sz="0" w:space="0" w:color="auto"/>
                <w:bottom w:val="none" w:sz="0" w:space="0" w:color="auto"/>
                <w:right w:val="none" w:sz="0" w:space="0" w:color="auto"/>
              </w:divBdr>
            </w:div>
            <w:div w:id="402797663">
              <w:marLeft w:val="0"/>
              <w:marRight w:val="0"/>
              <w:marTop w:val="0"/>
              <w:marBottom w:val="0"/>
              <w:divBdr>
                <w:top w:val="none" w:sz="0" w:space="0" w:color="auto"/>
                <w:left w:val="none" w:sz="0" w:space="0" w:color="auto"/>
                <w:bottom w:val="none" w:sz="0" w:space="0" w:color="auto"/>
                <w:right w:val="none" w:sz="0" w:space="0" w:color="auto"/>
              </w:divBdr>
            </w:div>
            <w:div w:id="403258863">
              <w:marLeft w:val="0"/>
              <w:marRight w:val="0"/>
              <w:marTop w:val="0"/>
              <w:marBottom w:val="0"/>
              <w:divBdr>
                <w:top w:val="none" w:sz="0" w:space="0" w:color="auto"/>
                <w:left w:val="none" w:sz="0" w:space="0" w:color="auto"/>
                <w:bottom w:val="none" w:sz="0" w:space="0" w:color="auto"/>
                <w:right w:val="none" w:sz="0" w:space="0" w:color="auto"/>
              </w:divBdr>
            </w:div>
            <w:div w:id="403533641">
              <w:marLeft w:val="0"/>
              <w:marRight w:val="0"/>
              <w:marTop w:val="0"/>
              <w:marBottom w:val="0"/>
              <w:divBdr>
                <w:top w:val="none" w:sz="0" w:space="0" w:color="auto"/>
                <w:left w:val="none" w:sz="0" w:space="0" w:color="auto"/>
                <w:bottom w:val="none" w:sz="0" w:space="0" w:color="auto"/>
                <w:right w:val="none" w:sz="0" w:space="0" w:color="auto"/>
              </w:divBdr>
            </w:div>
            <w:div w:id="404493571">
              <w:marLeft w:val="0"/>
              <w:marRight w:val="0"/>
              <w:marTop w:val="0"/>
              <w:marBottom w:val="0"/>
              <w:divBdr>
                <w:top w:val="none" w:sz="0" w:space="0" w:color="auto"/>
                <w:left w:val="none" w:sz="0" w:space="0" w:color="auto"/>
                <w:bottom w:val="none" w:sz="0" w:space="0" w:color="auto"/>
                <w:right w:val="none" w:sz="0" w:space="0" w:color="auto"/>
              </w:divBdr>
            </w:div>
            <w:div w:id="404573180">
              <w:marLeft w:val="0"/>
              <w:marRight w:val="0"/>
              <w:marTop w:val="0"/>
              <w:marBottom w:val="0"/>
              <w:divBdr>
                <w:top w:val="none" w:sz="0" w:space="0" w:color="auto"/>
                <w:left w:val="none" w:sz="0" w:space="0" w:color="auto"/>
                <w:bottom w:val="none" w:sz="0" w:space="0" w:color="auto"/>
                <w:right w:val="none" w:sz="0" w:space="0" w:color="auto"/>
              </w:divBdr>
            </w:div>
            <w:div w:id="406193441">
              <w:marLeft w:val="0"/>
              <w:marRight w:val="0"/>
              <w:marTop w:val="0"/>
              <w:marBottom w:val="0"/>
              <w:divBdr>
                <w:top w:val="none" w:sz="0" w:space="0" w:color="auto"/>
                <w:left w:val="none" w:sz="0" w:space="0" w:color="auto"/>
                <w:bottom w:val="none" w:sz="0" w:space="0" w:color="auto"/>
                <w:right w:val="none" w:sz="0" w:space="0" w:color="auto"/>
              </w:divBdr>
            </w:div>
            <w:div w:id="408117723">
              <w:marLeft w:val="0"/>
              <w:marRight w:val="0"/>
              <w:marTop w:val="0"/>
              <w:marBottom w:val="0"/>
              <w:divBdr>
                <w:top w:val="none" w:sz="0" w:space="0" w:color="auto"/>
                <w:left w:val="none" w:sz="0" w:space="0" w:color="auto"/>
                <w:bottom w:val="none" w:sz="0" w:space="0" w:color="auto"/>
                <w:right w:val="none" w:sz="0" w:space="0" w:color="auto"/>
              </w:divBdr>
            </w:div>
            <w:div w:id="408189022">
              <w:marLeft w:val="0"/>
              <w:marRight w:val="0"/>
              <w:marTop w:val="0"/>
              <w:marBottom w:val="0"/>
              <w:divBdr>
                <w:top w:val="none" w:sz="0" w:space="0" w:color="auto"/>
                <w:left w:val="none" w:sz="0" w:space="0" w:color="auto"/>
                <w:bottom w:val="none" w:sz="0" w:space="0" w:color="auto"/>
                <w:right w:val="none" w:sz="0" w:space="0" w:color="auto"/>
              </w:divBdr>
            </w:div>
            <w:div w:id="410540046">
              <w:marLeft w:val="0"/>
              <w:marRight w:val="0"/>
              <w:marTop w:val="0"/>
              <w:marBottom w:val="0"/>
              <w:divBdr>
                <w:top w:val="none" w:sz="0" w:space="0" w:color="auto"/>
                <w:left w:val="none" w:sz="0" w:space="0" w:color="auto"/>
                <w:bottom w:val="none" w:sz="0" w:space="0" w:color="auto"/>
                <w:right w:val="none" w:sz="0" w:space="0" w:color="auto"/>
              </w:divBdr>
            </w:div>
            <w:div w:id="411513151">
              <w:marLeft w:val="0"/>
              <w:marRight w:val="0"/>
              <w:marTop w:val="0"/>
              <w:marBottom w:val="0"/>
              <w:divBdr>
                <w:top w:val="none" w:sz="0" w:space="0" w:color="auto"/>
                <w:left w:val="none" w:sz="0" w:space="0" w:color="auto"/>
                <w:bottom w:val="none" w:sz="0" w:space="0" w:color="auto"/>
                <w:right w:val="none" w:sz="0" w:space="0" w:color="auto"/>
              </w:divBdr>
            </w:div>
            <w:div w:id="412554814">
              <w:marLeft w:val="0"/>
              <w:marRight w:val="0"/>
              <w:marTop w:val="0"/>
              <w:marBottom w:val="0"/>
              <w:divBdr>
                <w:top w:val="none" w:sz="0" w:space="0" w:color="auto"/>
                <w:left w:val="none" w:sz="0" w:space="0" w:color="auto"/>
                <w:bottom w:val="none" w:sz="0" w:space="0" w:color="auto"/>
                <w:right w:val="none" w:sz="0" w:space="0" w:color="auto"/>
              </w:divBdr>
            </w:div>
            <w:div w:id="412896443">
              <w:marLeft w:val="0"/>
              <w:marRight w:val="0"/>
              <w:marTop w:val="0"/>
              <w:marBottom w:val="0"/>
              <w:divBdr>
                <w:top w:val="none" w:sz="0" w:space="0" w:color="auto"/>
                <w:left w:val="none" w:sz="0" w:space="0" w:color="auto"/>
                <w:bottom w:val="none" w:sz="0" w:space="0" w:color="auto"/>
                <w:right w:val="none" w:sz="0" w:space="0" w:color="auto"/>
              </w:divBdr>
            </w:div>
            <w:div w:id="413361229">
              <w:marLeft w:val="0"/>
              <w:marRight w:val="0"/>
              <w:marTop w:val="0"/>
              <w:marBottom w:val="0"/>
              <w:divBdr>
                <w:top w:val="none" w:sz="0" w:space="0" w:color="auto"/>
                <w:left w:val="none" w:sz="0" w:space="0" w:color="auto"/>
                <w:bottom w:val="none" w:sz="0" w:space="0" w:color="auto"/>
                <w:right w:val="none" w:sz="0" w:space="0" w:color="auto"/>
              </w:divBdr>
            </w:div>
            <w:div w:id="415904789">
              <w:marLeft w:val="0"/>
              <w:marRight w:val="0"/>
              <w:marTop w:val="0"/>
              <w:marBottom w:val="0"/>
              <w:divBdr>
                <w:top w:val="none" w:sz="0" w:space="0" w:color="auto"/>
                <w:left w:val="none" w:sz="0" w:space="0" w:color="auto"/>
                <w:bottom w:val="none" w:sz="0" w:space="0" w:color="auto"/>
                <w:right w:val="none" w:sz="0" w:space="0" w:color="auto"/>
              </w:divBdr>
            </w:div>
            <w:div w:id="418648335">
              <w:marLeft w:val="0"/>
              <w:marRight w:val="0"/>
              <w:marTop w:val="0"/>
              <w:marBottom w:val="0"/>
              <w:divBdr>
                <w:top w:val="none" w:sz="0" w:space="0" w:color="auto"/>
                <w:left w:val="none" w:sz="0" w:space="0" w:color="auto"/>
                <w:bottom w:val="none" w:sz="0" w:space="0" w:color="auto"/>
                <w:right w:val="none" w:sz="0" w:space="0" w:color="auto"/>
              </w:divBdr>
            </w:div>
            <w:div w:id="418717354">
              <w:marLeft w:val="0"/>
              <w:marRight w:val="0"/>
              <w:marTop w:val="0"/>
              <w:marBottom w:val="0"/>
              <w:divBdr>
                <w:top w:val="none" w:sz="0" w:space="0" w:color="auto"/>
                <w:left w:val="none" w:sz="0" w:space="0" w:color="auto"/>
                <w:bottom w:val="none" w:sz="0" w:space="0" w:color="auto"/>
                <w:right w:val="none" w:sz="0" w:space="0" w:color="auto"/>
              </w:divBdr>
            </w:div>
            <w:div w:id="419912857">
              <w:marLeft w:val="0"/>
              <w:marRight w:val="0"/>
              <w:marTop w:val="0"/>
              <w:marBottom w:val="0"/>
              <w:divBdr>
                <w:top w:val="none" w:sz="0" w:space="0" w:color="auto"/>
                <w:left w:val="none" w:sz="0" w:space="0" w:color="auto"/>
                <w:bottom w:val="none" w:sz="0" w:space="0" w:color="auto"/>
                <w:right w:val="none" w:sz="0" w:space="0" w:color="auto"/>
              </w:divBdr>
            </w:div>
            <w:div w:id="420033674">
              <w:marLeft w:val="0"/>
              <w:marRight w:val="0"/>
              <w:marTop w:val="0"/>
              <w:marBottom w:val="0"/>
              <w:divBdr>
                <w:top w:val="none" w:sz="0" w:space="0" w:color="auto"/>
                <w:left w:val="none" w:sz="0" w:space="0" w:color="auto"/>
                <w:bottom w:val="none" w:sz="0" w:space="0" w:color="auto"/>
                <w:right w:val="none" w:sz="0" w:space="0" w:color="auto"/>
              </w:divBdr>
            </w:div>
            <w:div w:id="420374798">
              <w:marLeft w:val="0"/>
              <w:marRight w:val="0"/>
              <w:marTop w:val="0"/>
              <w:marBottom w:val="0"/>
              <w:divBdr>
                <w:top w:val="none" w:sz="0" w:space="0" w:color="auto"/>
                <w:left w:val="none" w:sz="0" w:space="0" w:color="auto"/>
                <w:bottom w:val="none" w:sz="0" w:space="0" w:color="auto"/>
                <w:right w:val="none" w:sz="0" w:space="0" w:color="auto"/>
              </w:divBdr>
            </w:div>
            <w:div w:id="422459991">
              <w:marLeft w:val="0"/>
              <w:marRight w:val="0"/>
              <w:marTop w:val="0"/>
              <w:marBottom w:val="0"/>
              <w:divBdr>
                <w:top w:val="none" w:sz="0" w:space="0" w:color="auto"/>
                <w:left w:val="none" w:sz="0" w:space="0" w:color="auto"/>
                <w:bottom w:val="none" w:sz="0" w:space="0" w:color="auto"/>
                <w:right w:val="none" w:sz="0" w:space="0" w:color="auto"/>
              </w:divBdr>
            </w:div>
            <w:div w:id="424621031">
              <w:marLeft w:val="0"/>
              <w:marRight w:val="0"/>
              <w:marTop w:val="0"/>
              <w:marBottom w:val="0"/>
              <w:divBdr>
                <w:top w:val="none" w:sz="0" w:space="0" w:color="auto"/>
                <w:left w:val="none" w:sz="0" w:space="0" w:color="auto"/>
                <w:bottom w:val="none" w:sz="0" w:space="0" w:color="auto"/>
                <w:right w:val="none" w:sz="0" w:space="0" w:color="auto"/>
              </w:divBdr>
            </w:div>
            <w:div w:id="426658779">
              <w:marLeft w:val="0"/>
              <w:marRight w:val="0"/>
              <w:marTop w:val="0"/>
              <w:marBottom w:val="0"/>
              <w:divBdr>
                <w:top w:val="none" w:sz="0" w:space="0" w:color="auto"/>
                <w:left w:val="none" w:sz="0" w:space="0" w:color="auto"/>
                <w:bottom w:val="none" w:sz="0" w:space="0" w:color="auto"/>
                <w:right w:val="none" w:sz="0" w:space="0" w:color="auto"/>
              </w:divBdr>
            </w:div>
            <w:div w:id="428815584">
              <w:marLeft w:val="0"/>
              <w:marRight w:val="0"/>
              <w:marTop w:val="0"/>
              <w:marBottom w:val="0"/>
              <w:divBdr>
                <w:top w:val="none" w:sz="0" w:space="0" w:color="auto"/>
                <w:left w:val="none" w:sz="0" w:space="0" w:color="auto"/>
                <w:bottom w:val="none" w:sz="0" w:space="0" w:color="auto"/>
                <w:right w:val="none" w:sz="0" w:space="0" w:color="auto"/>
              </w:divBdr>
            </w:div>
            <w:div w:id="429856739">
              <w:marLeft w:val="0"/>
              <w:marRight w:val="0"/>
              <w:marTop w:val="0"/>
              <w:marBottom w:val="0"/>
              <w:divBdr>
                <w:top w:val="none" w:sz="0" w:space="0" w:color="auto"/>
                <w:left w:val="none" w:sz="0" w:space="0" w:color="auto"/>
                <w:bottom w:val="none" w:sz="0" w:space="0" w:color="auto"/>
                <w:right w:val="none" w:sz="0" w:space="0" w:color="auto"/>
              </w:divBdr>
            </w:div>
            <w:div w:id="429930577">
              <w:marLeft w:val="0"/>
              <w:marRight w:val="0"/>
              <w:marTop w:val="0"/>
              <w:marBottom w:val="0"/>
              <w:divBdr>
                <w:top w:val="none" w:sz="0" w:space="0" w:color="auto"/>
                <w:left w:val="none" w:sz="0" w:space="0" w:color="auto"/>
                <w:bottom w:val="none" w:sz="0" w:space="0" w:color="auto"/>
                <w:right w:val="none" w:sz="0" w:space="0" w:color="auto"/>
              </w:divBdr>
            </w:div>
            <w:div w:id="430005377">
              <w:marLeft w:val="0"/>
              <w:marRight w:val="0"/>
              <w:marTop w:val="0"/>
              <w:marBottom w:val="0"/>
              <w:divBdr>
                <w:top w:val="none" w:sz="0" w:space="0" w:color="auto"/>
                <w:left w:val="none" w:sz="0" w:space="0" w:color="auto"/>
                <w:bottom w:val="none" w:sz="0" w:space="0" w:color="auto"/>
                <w:right w:val="none" w:sz="0" w:space="0" w:color="auto"/>
              </w:divBdr>
            </w:div>
            <w:div w:id="431172150">
              <w:marLeft w:val="0"/>
              <w:marRight w:val="0"/>
              <w:marTop w:val="0"/>
              <w:marBottom w:val="0"/>
              <w:divBdr>
                <w:top w:val="none" w:sz="0" w:space="0" w:color="auto"/>
                <w:left w:val="none" w:sz="0" w:space="0" w:color="auto"/>
                <w:bottom w:val="none" w:sz="0" w:space="0" w:color="auto"/>
                <w:right w:val="none" w:sz="0" w:space="0" w:color="auto"/>
              </w:divBdr>
            </w:div>
            <w:div w:id="431897805">
              <w:marLeft w:val="0"/>
              <w:marRight w:val="0"/>
              <w:marTop w:val="0"/>
              <w:marBottom w:val="0"/>
              <w:divBdr>
                <w:top w:val="none" w:sz="0" w:space="0" w:color="auto"/>
                <w:left w:val="none" w:sz="0" w:space="0" w:color="auto"/>
                <w:bottom w:val="none" w:sz="0" w:space="0" w:color="auto"/>
                <w:right w:val="none" w:sz="0" w:space="0" w:color="auto"/>
              </w:divBdr>
            </w:div>
            <w:div w:id="431900599">
              <w:marLeft w:val="0"/>
              <w:marRight w:val="0"/>
              <w:marTop w:val="0"/>
              <w:marBottom w:val="0"/>
              <w:divBdr>
                <w:top w:val="none" w:sz="0" w:space="0" w:color="auto"/>
                <w:left w:val="none" w:sz="0" w:space="0" w:color="auto"/>
                <w:bottom w:val="none" w:sz="0" w:space="0" w:color="auto"/>
                <w:right w:val="none" w:sz="0" w:space="0" w:color="auto"/>
              </w:divBdr>
            </w:div>
            <w:div w:id="433015827">
              <w:marLeft w:val="0"/>
              <w:marRight w:val="0"/>
              <w:marTop w:val="0"/>
              <w:marBottom w:val="0"/>
              <w:divBdr>
                <w:top w:val="none" w:sz="0" w:space="0" w:color="auto"/>
                <w:left w:val="none" w:sz="0" w:space="0" w:color="auto"/>
                <w:bottom w:val="none" w:sz="0" w:space="0" w:color="auto"/>
                <w:right w:val="none" w:sz="0" w:space="0" w:color="auto"/>
              </w:divBdr>
            </w:div>
            <w:div w:id="433943012">
              <w:marLeft w:val="0"/>
              <w:marRight w:val="0"/>
              <w:marTop w:val="0"/>
              <w:marBottom w:val="0"/>
              <w:divBdr>
                <w:top w:val="none" w:sz="0" w:space="0" w:color="auto"/>
                <w:left w:val="none" w:sz="0" w:space="0" w:color="auto"/>
                <w:bottom w:val="none" w:sz="0" w:space="0" w:color="auto"/>
                <w:right w:val="none" w:sz="0" w:space="0" w:color="auto"/>
              </w:divBdr>
            </w:div>
            <w:div w:id="434445364">
              <w:marLeft w:val="0"/>
              <w:marRight w:val="0"/>
              <w:marTop w:val="0"/>
              <w:marBottom w:val="0"/>
              <w:divBdr>
                <w:top w:val="none" w:sz="0" w:space="0" w:color="auto"/>
                <w:left w:val="none" w:sz="0" w:space="0" w:color="auto"/>
                <w:bottom w:val="none" w:sz="0" w:space="0" w:color="auto"/>
                <w:right w:val="none" w:sz="0" w:space="0" w:color="auto"/>
              </w:divBdr>
            </w:div>
            <w:div w:id="434784863">
              <w:marLeft w:val="0"/>
              <w:marRight w:val="0"/>
              <w:marTop w:val="0"/>
              <w:marBottom w:val="0"/>
              <w:divBdr>
                <w:top w:val="none" w:sz="0" w:space="0" w:color="auto"/>
                <w:left w:val="none" w:sz="0" w:space="0" w:color="auto"/>
                <w:bottom w:val="none" w:sz="0" w:space="0" w:color="auto"/>
                <w:right w:val="none" w:sz="0" w:space="0" w:color="auto"/>
              </w:divBdr>
            </w:div>
            <w:div w:id="435828556">
              <w:marLeft w:val="0"/>
              <w:marRight w:val="0"/>
              <w:marTop w:val="0"/>
              <w:marBottom w:val="0"/>
              <w:divBdr>
                <w:top w:val="none" w:sz="0" w:space="0" w:color="auto"/>
                <w:left w:val="none" w:sz="0" w:space="0" w:color="auto"/>
                <w:bottom w:val="none" w:sz="0" w:space="0" w:color="auto"/>
                <w:right w:val="none" w:sz="0" w:space="0" w:color="auto"/>
              </w:divBdr>
            </w:div>
            <w:div w:id="439254558">
              <w:marLeft w:val="0"/>
              <w:marRight w:val="0"/>
              <w:marTop w:val="0"/>
              <w:marBottom w:val="0"/>
              <w:divBdr>
                <w:top w:val="none" w:sz="0" w:space="0" w:color="auto"/>
                <w:left w:val="none" w:sz="0" w:space="0" w:color="auto"/>
                <w:bottom w:val="none" w:sz="0" w:space="0" w:color="auto"/>
                <w:right w:val="none" w:sz="0" w:space="0" w:color="auto"/>
              </w:divBdr>
            </w:div>
            <w:div w:id="439954322">
              <w:marLeft w:val="0"/>
              <w:marRight w:val="0"/>
              <w:marTop w:val="0"/>
              <w:marBottom w:val="0"/>
              <w:divBdr>
                <w:top w:val="none" w:sz="0" w:space="0" w:color="auto"/>
                <w:left w:val="none" w:sz="0" w:space="0" w:color="auto"/>
                <w:bottom w:val="none" w:sz="0" w:space="0" w:color="auto"/>
                <w:right w:val="none" w:sz="0" w:space="0" w:color="auto"/>
              </w:divBdr>
            </w:div>
            <w:div w:id="440927451">
              <w:marLeft w:val="0"/>
              <w:marRight w:val="0"/>
              <w:marTop w:val="0"/>
              <w:marBottom w:val="0"/>
              <w:divBdr>
                <w:top w:val="none" w:sz="0" w:space="0" w:color="auto"/>
                <w:left w:val="none" w:sz="0" w:space="0" w:color="auto"/>
                <w:bottom w:val="none" w:sz="0" w:space="0" w:color="auto"/>
                <w:right w:val="none" w:sz="0" w:space="0" w:color="auto"/>
              </w:divBdr>
            </w:div>
            <w:div w:id="443380260">
              <w:marLeft w:val="0"/>
              <w:marRight w:val="0"/>
              <w:marTop w:val="0"/>
              <w:marBottom w:val="0"/>
              <w:divBdr>
                <w:top w:val="none" w:sz="0" w:space="0" w:color="auto"/>
                <w:left w:val="none" w:sz="0" w:space="0" w:color="auto"/>
                <w:bottom w:val="none" w:sz="0" w:space="0" w:color="auto"/>
                <w:right w:val="none" w:sz="0" w:space="0" w:color="auto"/>
              </w:divBdr>
            </w:div>
            <w:div w:id="444547549">
              <w:marLeft w:val="0"/>
              <w:marRight w:val="0"/>
              <w:marTop w:val="0"/>
              <w:marBottom w:val="0"/>
              <w:divBdr>
                <w:top w:val="none" w:sz="0" w:space="0" w:color="auto"/>
                <w:left w:val="none" w:sz="0" w:space="0" w:color="auto"/>
                <w:bottom w:val="none" w:sz="0" w:space="0" w:color="auto"/>
                <w:right w:val="none" w:sz="0" w:space="0" w:color="auto"/>
              </w:divBdr>
            </w:div>
            <w:div w:id="445856911">
              <w:marLeft w:val="0"/>
              <w:marRight w:val="0"/>
              <w:marTop w:val="0"/>
              <w:marBottom w:val="0"/>
              <w:divBdr>
                <w:top w:val="none" w:sz="0" w:space="0" w:color="auto"/>
                <w:left w:val="none" w:sz="0" w:space="0" w:color="auto"/>
                <w:bottom w:val="none" w:sz="0" w:space="0" w:color="auto"/>
                <w:right w:val="none" w:sz="0" w:space="0" w:color="auto"/>
              </w:divBdr>
            </w:div>
            <w:div w:id="446318131">
              <w:marLeft w:val="0"/>
              <w:marRight w:val="0"/>
              <w:marTop w:val="0"/>
              <w:marBottom w:val="0"/>
              <w:divBdr>
                <w:top w:val="none" w:sz="0" w:space="0" w:color="auto"/>
                <w:left w:val="none" w:sz="0" w:space="0" w:color="auto"/>
                <w:bottom w:val="none" w:sz="0" w:space="0" w:color="auto"/>
                <w:right w:val="none" w:sz="0" w:space="0" w:color="auto"/>
              </w:divBdr>
            </w:div>
            <w:div w:id="449476964">
              <w:marLeft w:val="0"/>
              <w:marRight w:val="0"/>
              <w:marTop w:val="0"/>
              <w:marBottom w:val="0"/>
              <w:divBdr>
                <w:top w:val="none" w:sz="0" w:space="0" w:color="auto"/>
                <w:left w:val="none" w:sz="0" w:space="0" w:color="auto"/>
                <w:bottom w:val="none" w:sz="0" w:space="0" w:color="auto"/>
                <w:right w:val="none" w:sz="0" w:space="0" w:color="auto"/>
              </w:divBdr>
            </w:div>
            <w:div w:id="449864664">
              <w:marLeft w:val="0"/>
              <w:marRight w:val="0"/>
              <w:marTop w:val="0"/>
              <w:marBottom w:val="0"/>
              <w:divBdr>
                <w:top w:val="none" w:sz="0" w:space="0" w:color="auto"/>
                <w:left w:val="none" w:sz="0" w:space="0" w:color="auto"/>
                <w:bottom w:val="none" w:sz="0" w:space="0" w:color="auto"/>
                <w:right w:val="none" w:sz="0" w:space="0" w:color="auto"/>
              </w:divBdr>
            </w:div>
            <w:div w:id="451705503">
              <w:marLeft w:val="0"/>
              <w:marRight w:val="0"/>
              <w:marTop w:val="0"/>
              <w:marBottom w:val="0"/>
              <w:divBdr>
                <w:top w:val="none" w:sz="0" w:space="0" w:color="auto"/>
                <w:left w:val="none" w:sz="0" w:space="0" w:color="auto"/>
                <w:bottom w:val="none" w:sz="0" w:space="0" w:color="auto"/>
                <w:right w:val="none" w:sz="0" w:space="0" w:color="auto"/>
              </w:divBdr>
            </w:div>
            <w:div w:id="453527400">
              <w:marLeft w:val="0"/>
              <w:marRight w:val="0"/>
              <w:marTop w:val="0"/>
              <w:marBottom w:val="0"/>
              <w:divBdr>
                <w:top w:val="none" w:sz="0" w:space="0" w:color="auto"/>
                <w:left w:val="none" w:sz="0" w:space="0" w:color="auto"/>
                <w:bottom w:val="none" w:sz="0" w:space="0" w:color="auto"/>
                <w:right w:val="none" w:sz="0" w:space="0" w:color="auto"/>
              </w:divBdr>
            </w:div>
            <w:div w:id="453717185">
              <w:marLeft w:val="0"/>
              <w:marRight w:val="0"/>
              <w:marTop w:val="0"/>
              <w:marBottom w:val="0"/>
              <w:divBdr>
                <w:top w:val="none" w:sz="0" w:space="0" w:color="auto"/>
                <w:left w:val="none" w:sz="0" w:space="0" w:color="auto"/>
                <w:bottom w:val="none" w:sz="0" w:space="0" w:color="auto"/>
                <w:right w:val="none" w:sz="0" w:space="0" w:color="auto"/>
              </w:divBdr>
            </w:div>
            <w:div w:id="453913953">
              <w:marLeft w:val="0"/>
              <w:marRight w:val="0"/>
              <w:marTop w:val="0"/>
              <w:marBottom w:val="0"/>
              <w:divBdr>
                <w:top w:val="none" w:sz="0" w:space="0" w:color="auto"/>
                <w:left w:val="none" w:sz="0" w:space="0" w:color="auto"/>
                <w:bottom w:val="none" w:sz="0" w:space="0" w:color="auto"/>
                <w:right w:val="none" w:sz="0" w:space="0" w:color="auto"/>
              </w:divBdr>
            </w:div>
            <w:div w:id="456727662">
              <w:marLeft w:val="0"/>
              <w:marRight w:val="0"/>
              <w:marTop w:val="0"/>
              <w:marBottom w:val="0"/>
              <w:divBdr>
                <w:top w:val="none" w:sz="0" w:space="0" w:color="auto"/>
                <w:left w:val="none" w:sz="0" w:space="0" w:color="auto"/>
                <w:bottom w:val="none" w:sz="0" w:space="0" w:color="auto"/>
                <w:right w:val="none" w:sz="0" w:space="0" w:color="auto"/>
              </w:divBdr>
            </w:div>
            <w:div w:id="457457998">
              <w:marLeft w:val="0"/>
              <w:marRight w:val="0"/>
              <w:marTop w:val="0"/>
              <w:marBottom w:val="0"/>
              <w:divBdr>
                <w:top w:val="none" w:sz="0" w:space="0" w:color="auto"/>
                <w:left w:val="none" w:sz="0" w:space="0" w:color="auto"/>
                <w:bottom w:val="none" w:sz="0" w:space="0" w:color="auto"/>
                <w:right w:val="none" w:sz="0" w:space="0" w:color="auto"/>
              </w:divBdr>
            </w:div>
            <w:div w:id="458884333">
              <w:marLeft w:val="0"/>
              <w:marRight w:val="0"/>
              <w:marTop w:val="0"/>
              <w:marBottom w:val="0"/>
              <w:divBdr>
                <w:top w:val="none" w:sz="0" w:space="0" w:color="auto"/>
                <w:left w:val="none" w:sz="0" w:space="0" w:color="auto"/>
                <w:bottom w:val="none" w:sz="0" w:space="0" w:color="auto"/>
                <w:right w:val="none" w:sz="0" w:space="0" w:color="auto"/>
              </w:divBdr>
            </w:div>
            <w:div w:id="459345213">
              <w:marLeft w:val="0"/>
              <w:marRight w:val="0"/>
              <w:marTop w:val="0"/>
              <w:marBottom w:val="0"/>
              <w:divBdr>
                <w:top w:val="none" w:sz="0" w:space="0" w:color="auto"/>
                <w:left w:val="none" w:sz="0" w:space="0" w:color="auto"/>
                <w:bottom w:val="none" w:sz="0" w:space="0" w:color="auto"/>
                <w:right w:val="none" w:sz="0" w:space="0" w:color="auto"/>
              </w:divBdr>
            </w:div>
            <w:div w:id="463886163">
              <w:marLeft w:val="0"/>
              <w:marRight w:val="0"/>
              <w:marTop w:val="0"/>
              <w:marBottom w:val="0"/>
              <w:divBdr>
                <w:top w:val="none" w:sz="0" w:space="0" w:color="auto"/>
                <w:left w:val="none" w:sz="0" w:space="0" w:color="auto"/>
                <w:bottom w:val="none" w:sz="0" w:space="0" w:color="auto"/>
                <w:right w:val="none" w:sz="0" w:space="0" w:color="auto"/>
              </w:divBdr>
            </w:div>
            <w:div w:id="469907654">
              <w:marLeft w:val="0"/>
              <w:marRight w:val="0"/>
              <w:marTop w:val="0"/>
              <w:marBottom w:val="0"/>
              <w:divBdr>
                <w:top w:val="none" w:sz="0" w:space="0" w:color="auto"/>
                <w:left w:val="none" w:sz="0" w:space="0" w:color="auto"/>
                <w:bottom w:val="none" w:sz="0" w:space="0" w:color="auto"/>
                <w:right w:val="none" w:sz="0" w:space="0" w:color="auto"/>
              </w:divBdr>
            </w:div>
            <w:div w:id="475269507">
              <w:marLeft w:val="0"/>
              <w:marRight w:val="0"/>
              <w:marTop w:val="0"/>
              <w:marBottom w:val="0"/>
              <w:divBdr>
                <w:top w:val="none" w:sz="0" w:space="0" w:color="auto"/>
                <w:left w:val="none" w:sz="0" w:space="0" w:color="auto"/>
                <w:bottom w:val="none" w:sz="0" w:space="0" w:color="auto"/>
                <w:right w:val="none" w:sz="0" w:space="0" w:color="auto"/>
              </w:divBdr>
            </w:div>
            <w:div w:id="475293890">
              <w:marLeft w:val="0"/>
              <w:marRight w:val="0"/>
              <w:marTop w:val="0"/>
              <w:marBottom w:val="0"/>
              <w:divBdr>
                <w:top w:val="none" w:sz="0" w:space="0" w:color="auto"/>
                <w:left w:val="none" w:sz="0" w:space="0" w:color="auto"/>
                <w:bottom w:val="none" w:sz="0" w:space="0" w:color="auto"/>
                <w:right w:val="none" w:sz="0" w:space="0" w:color="auto"/>
              </w:divBdr>
            </w:div>
            <w:div w:id="475729179">
              <w:marLeft w:val="0"/>
              <w:marRight w:val="0"/>
              <w:marTop w:val="0"/>
              <w:marBottom w:val="0"/>
              <w:divBdr>
                <w:top w:val="none" w:sz="0" w:space="0" w:color="auto"/>
                <w:left w:val="none" w:sz="0" w:space="0" w:color="auto"/>
                <w:bottom w:val="none" w:sz="0" w:space="0" w:color="auto"/>
                <w:right w:val="none" w:sz="0" w:space="0" w:color="auto"/>
              </w:divBdr>
            </w:div>
            <w:div w:id="476726260">
              <w:marLeft w:val="0"/>
              <w:marRight w:val="0"/>
              <w:marTop w:val="0"/>
              <w:marBottom w:val="0"/>
              <w:divBdr>
                <w:top w:val="none" w:sz="0" w:space="0" w:color="auto"/>
                <w:left w:val="none" w:sz="0" w:space="0" w:color="auto"/>
                <w:bottom w:val="none" w:sz="0" w:space="0" w:color="auto"/>
                <w:right w:val="none" w:sz="0" w:space="0" w:color="auto"/>
              </w:divBdr>
            </w:div>
            <w:div w:id="478426295">
              <w:marLeft w:val="0"/>
              <w:marRight w:val="0"/>
              <w:marTop w:val="0"/>
              <w:marBottom w:val="0"/>
              <w:divBdr>
                <w:top w:val="none" w:sz="0" w:space="0" w:color="auto"/>
                <w:left w:val="none" w:sz="0" w:space="0" w:color="auto"/>
                <w:bottom w:val="none" w:sz="0" w:space="0" w:color="auto"/>
                <w:right w:val="none" w:sz="0" w:space="0" w:color="auto"/>
              </w:divBdr>
            </w:div>
            <w:div w:id="478888384">
              <w:marLeft w:val="0"/>
              <w:marRight w:val="0"/>
              <w:marTop w:val="0"/>
              <w:marBottom w:val="0"/>
              <w:divBdr>
                <w:top w:val="none" w:sz="0" w:space="0" w:color="auto"/>
                <w:left w:val="none" w:sz="0" w:space="0" w:color="auto"/>
                <w:bottom w:val="none" w:sz="0" w:space="0" w:color="auto"/>
                <w:right w:val="none" w:sz="0" w:space="0" w:color="auto"/>
              </w:divBdr>
            </w:div>
            <w:div w:id="479075175">
              <w:marLeft w:val="0"/>
              <w:marRight w:val="0"/>
              <w:marTop w:val="0"/>
              <w:marBottom w:val="0"/>
              <w:divBdr>
                <w:top w:val="none" w:sz="0" w:space="0" w:color="auto"/>
                <w:left w:val="none" w:sz="0" w:space="0" w:color="auto"/>
                <w:bottom w:val="none" w:sz="0" w:space="0" w:color="auto"/>
                <w:right w:val="none" w:sz="0" w:space="0" w:color="auto"/>
              </w:divBdr>
            </w:div>
            <w:div w:id="479808938">
              <w:marLeft w:val="0"/>
              <w:marRight w:val="0"/>
              <w:marTop w:val="0"/>
              <w:marBottom w:val="0"/>
              <w:divBdr>
                <w:top w:val="none" w:sz="0" w:space="0" w:color="auto"/>
                <w:left w:val="none" w:sz="0" w:space="0" w:color="auto"/>
                <w:bottom w:val="none" w:sz="0" w:space="0" w:color="auto"/>
                <w:right w:val="none" w:sz="0" w:space="0" w:color="auto"/>
              </w:divBdr>
            </w:div>
            <w:div w:id="484786215">
              <w:marLeft w:val="0"/>
              <w:marRight w:val="0"/>
              <w:marTop w:val="0"/>
              <w:marBottom w:val="0"/>
              <w:divBdr>
                <w:top w:val="none" w:sz="0" w:space="0" w:color="auto"/>
                <w:left w:val="none" w:sz="0" w:space="0" w:color="auto"/>
                <w:bottom w:val="none" w:sz="0" w:space="0" w:color="auto"/>
                <w:right w:val="none" w:sz="0" w:space="0" w:color="auto"/>
              </w:divBdr>
            </w:div>
            <w:div w:id="486635526">
              <w:marLeft w:val="0"/>
              <w:marRight w:val="0"/>
              <w:marTop w:val="0"/>
              <w:marBottom w:val="0"/>
              <w:divBdr>
                <w:top w:val="none" w:sz="0" w:space="0" w:color="auto"/>
                <w:left w:val="none" w:sz="0" w:space="0" w:color="auto"/>
                <w:bottom w:val="none" w:sz="0" w:space="0" w:color="auto"/>
                <w:right w:val="none" w:sz="0" w:space="0" w:color="auto"/>
              </w:divBdr>
            </w:div>
            <w:div w:id="487552030">
              <w:marLeft w:val="0"/>
              <w:marRight w:val="0"/>
              <w:marTop w:val="0"/>
              <w:marBottom w:val="0"/>
              <w:divBdr>
                <w:top w:val="none" w:sz="0" w:space="0" w:color="auto"/>
                <w:left w:val="none" w:sz="0" w:space="0" w:color="auto"/>
                <w:bottom w:val="none" w:sz="0" w:space="0" w:color="auto"/>
                <w:right w:val="none" w:sz="0" w:space="0" w:color="auto"/>
              </w:divBdr>
            </w:div>
            <w:div w:id="488444866">
              <w:marLeft w:val="0"/>
              <w:marRight w:val="0"/>
              <w:marTop w:val="0"/>
              <w:marBottom w:val="0"/>
              <w:divBdr>
                <w:top w:val="none" w:sz="0" w:space="0" w:color="auto"/>
                <w:left w:val="none" w:sz="0" w:space="0" w:color="auto"/>
                <w:bottom w:val="none" w:sz="0" w:space="0" w:color="auto"/>
                <w:right w:val="none" w:sz="0" w:space="0" w:color="auto"/>
              </w:divBdr>
            </w:div>
            <w:div w:id="488912545">
              <w:marLeft w:val="0"/>
              <w:marRight w:val="0"/>
              <w:marTop w:val="0"/>
              <w:marBottom w:val="0"/>
              <w:divBdr>
                <w:top w:val="none" w:sz="0" w:space="0" w:color="auto"/>
                <w:left w:val="none" w:sz="0" w:space="0" w:color="auto"/>
                <w:bottom w:val="none" w:sz="0" w:space="0" w:color="auto"/>
                <w:right w:val="none" w:sz="0" w:space="0" w:color="auto"/>
              </w:divBdr>
            </w:div>
            <w:div w:id="490561928">
              <w:marLeft w:val="0"/>
              <w:marRight w:val="0"/>
              <w:marTop w:val="0"/>
              <w:marBottom w:val="0"/>
              <w:divBdr>
                <w:top w:val="none" w:sz="0" w:space="0" w:color="auto"/>
                <w:left w:val="none" w:sz="0" w:space="0" w:color="auto"/>
                <w:bottom w:val="none" w:sz="0" w:space="0" w:color="auto"/>
                <w:right w:val="none" w:sz="0" w:space="0" w:color="auto"/>
              </w:divBdr>
            </w:div>
            <w:div w:id="491798341">
              <w:marLeft w:val="0"/>
              <w:marRight w:val="0"/>
              <w:marTop w:val="0"/>
              <w:marBottom w:val="0"/>
              <w:divBdr>
                <w:top w:val="none" w:sz="0" w:space="0" w:color="auto"/>
                <w:left w:val="none" w:sz="0" w:space="0" w:color="auto"/>
                <w:bottom w:val="none" w:sz="0" w:space="0" w:color="auto"/>
                <w:right w:val="none" w:sz="0" w:space="0" w:color="auto"/>
              </w:divBdr>
            </w:div>
            <w:div w:id="494348087">
              <w:marLeft w:val="0"/>
              <w:marRight w:val="0"/>
              <w:marTop w:val="0"/>
              <w:marBottom w:val="0"/>
              <w:divBdr>
                <w:top w:val="none" w:sz="0" w:space="0" w:color="auto"/>
                <w:left w:val="none" w:sz="0" w:space="0" w:color="auto"/>
                <w:bottom w:val="none" w:sz="0" w:space="0" w:color="auto"/>
                <w:right w:val="none" w:sz="0" w:space="0" w:color="auto"/>
              </w:divBdr>
            </w:div>
            <w:div w:id="494995186">
              <w:marLeft w:val="0"/>
              <w:marRight w:val="0"/>
              <w:marTop w:val="0"/>
              <w:marBottom w:val="0"/>
              <w:divBdr>
                <w:top w:val="none" w:sz="0" w:space="0" w:color="auto"/>
                <w:left w:val="none" w:sz="0" w:space="0" w:color="auto"/>
                <w:bottom w:val="none" w:sz="0" w:space="0" w:color="auto"/>
                <w:right w:val="none" w:sz="0" w:space="0" w:color="auto"/>
              </w:divBdr>
            </w:div>
            <w:div w:id="499546225">
              <w:marLeft w:val="0"/>
              <w:marRight w:val="0"/>
              <w:marTop w:val="0"/>
              <w:marBottom w:val="0"/>
              <w:divBdr>
                <w:top w:val="none" w:sz="0" w:space="0" w:color="auto"/>
                <w:left w:val="none" w:sz="0" w:space="0" w:color="auto"/>
                <w:bottom w:val="none" w:sz="0" w:space="0" w:color="auto"/>
                <w:right w:val="none" w:sz="0" w:space="0" w:color="auto"/>
              </w:divBdr>
            </w:div>
            <w:div w:id="500197979">
              <w:marLeft w:val="0"/>
              <w:marRight w:val="0"/>
              <w:marTop w:val="0"/>
              <w:marBottom w:val="0"/>
              <w:divBdr>
                <w:top w:val="none" w:sz="0" w:space="0" w:color="auto"/>
                <w:left w:val="none" w:sz="0" w:space="0" w:color="auto"/>
                <w:bottom w:val="none" w:sz="0" w:space="0" w:color="auto"/>
                <w:right w:val="none" w:sz="0" w:space="0" w:color="auto"/>
              </w:divBdr>
            </w:div>
            <w:div w:id="503277779">
              <w:marLeft w:val="0"/>
              <w:marRight w:val="0"/>
              <w:marTop w:val="0"/>
              <w:marBottom w:val="0"/>
              <w:divBdr>
                <w:top w:val="none" w:sz="0" w:space="0" w:color="auto"/>
                <w:left w:val="none" w:sz="0" w:space="0" w:color="auto"/>
                <w:bottom w:val="none" w:sz="0" w:space="0" w:color="auto"/>
                <w:right w:val="none" w:sz="0" w:space="0" w:color="auto"/>
              </w:divBdr>
            </w:div>
            <w:div w:id="503324219">
              <w:marLeft w:val="0"/>
              <w:marRight w:val="0"/>
              <w:marTop w:val="0"/>
              <w:marBottom w:val="0"/>
              <w:divBdr>
                <w:top w:val="none" w:sz="0" w:space="0" w:color="auto"/>
                <w:left w:val="none" w:sz="0" w:space="0" w:color="auto"/>
                <w:bottom w:val="none" w:sz="0" w:space="0" w:color="auto"/>
                <w:right w:val="none" w:sz="0" w:space="0" w:color="auto"/>
              </w:divBdr>
            </w:div>
            <w:div w:id="503477046">
              <w:marLeft w:val="0"/>
              <w:marRight w:val="0"/>
              <w:marTop w:val="0"/>
              <w:marBottom w:val="0"/>
              <w:divBdr>
                <w:top w:val="none" w:sz="0" w:space="0" w:color="auto"/>
                <w:left w:val="none" w:sz="0" w:space="0" w:color="auto"/>
                <w:bottom w:val="none" w:sz="0" w:space="0" w:color="auto"/>
                <w:right w:val="none" w:sz="0" w:space="0" w:color="auto"/>
              </w:divBdr>
            </w:div>
            <w:div w:id="504637882">
              <w:marLeft w:val="0"/>
              <w:marRight w:val="0"/>
              <w:marTop w:val="0"/>
              <w:marBottom w:val="0"/>
              <w:divBdr>
                <w:top w:val="none" w:sz="0" w:space="0" w:color="auto"/>
                <w:left w:val="none" w:sz="0" w:space="0" w:color="auto"/>
                <w:bottom w:val="none" w:sz="0" w:space="0" w:color="auto"/>
                <w:right w:val="none" w:sz="0" w:space="0" w:color="auto"/>
              </w:divBdr>
            </w:div>
            <w:div w:id="505707264">
              <w:marLeft w:val="0"/>
              <w:marRight w:val="0"/>
              <w:marTop w:val="0"/>
              <w:marBottom w:val="0"/>
              <w:divBdr>
                <w:top w:val="none" w:sz="0" w:space="0" w:color="auto"/>
                <w:left w:val="none" w:sz="0" w:space="0" w:color="auto"/>
                <w:bottom w:val="none" w:sz="0" w:space="0" w:color="auto"/>
                <w:right w:val="none" w:sz="0" w:space="0" w:color="auto"/>
              </w:divBdr>
            </w:div>
            <w:div w:id="506795736">
              <w:marLeft w:val="0"/>
              <w:marRight w:val="0"/>
              <w:marTop w:val="0"/>
              <w:marBottom w:val="0"/>
              <w:divBdr>
                <w:top w:val="none" w:sz="0" w:space="0" w:color="auto"/>
                <w:left w:val="none" w:sz="0" w:space="0" w:color="auto"/>
                <w:bottom w:val="none" w:sz="0" w:space="0" w:color="auto"/>
                <w:right w:val="none" w:sz="0" w:space="0" w:color="auto"/>
              </w:divBdr>
            </w:div>
            <w:div w:id="507670428">
              <w:marLeft w:val="0"/>
              <w:marRight w:val="0"/>
              <w:marTop w:val="0"/>
              <w:marBottom w:val="0"/>
              <w:divBdr>
                <w:top w:val="none" w:sz="0" w:space="0" w:color="auto"/>
                <w:left w:val="none" w:sz="0" w:space="0" w:color="auto"/>
                <w:bottom w:val="none" w:sz="0" w:space="0" w:color="auto"/>
                <w:right w:val="none" w:sz="0" w:space="0" w:color="auto"/>
              </w:divBdr>
            </w:div>
            <w:div w:id="509494834">
              <w:marLeft w:val="0"/>
              <w:marRight w:val="0"/>
              <w:marTop w:val="0"/>
              <w:marBottom w:val="0"/>
              <w:divBdr>
                <w:top w:val="none" w:sz="0" w:space="0" w:color="auto"/>
                <w:left w:val="none" w:sz="0" w:space="0" w:color="auto"/>
                <w:bottom w:val="none" w:sz="0" w:space="0" w:color="auto"/>
                <w:right w:val="none" w:sz="0" w:space="0" w:color="auto"/>
              </w:divBdr>
            </w:div>
            <w:div w:id="513153475">
              <w:marLeft w:val="0"/>
              <w:marRight w:val="0"/>
              <w:marTop w:val="0"/>
              <w:marBottom w:val="0"/>
              <w:divBdr>
                <w:top w:val="none" w:sz="0" w:space="0" w:color="auto"/>
                <w:left w:val="none" w:sz="0" w:space="0" w:color="auto"/>
                <w:bottom w:val="none" w:sz="0" w:space="0" w:color="auto"/>
                <w:right w:val="none" w:sz="0" w:space="0" w:color="auto"/>
              </w:divBdr>
            </w:div>
            <w:div w:id="513962861">
              <w:marLeft w:val="0"/>
              <w:marRight w:val="0"/>
              <w:marTop w:val="360"/>
              <w:marBottom w:val="0"/>
              <w:divBdr>
                <w:top w:val="single" w:sz="6" w:space="0" w:color="auto"/>
                <w:left w:val="single" w:sz="6" w:space="0" w:color="auto"/>
                <w:bottom w:val="single" w:sz="6" w:space="0" w:color="auto"/>
                <w:right w:val="single" w:sz="6" w:space="0" w:color="auto"/>
              </w:divBdr>
            </w:div>
            <w:div w:id="514734600">
              <w:marLeft w:val="0"/>
              <w:marRight w:val="0"/>
              <w:marTop w:val="0"/>
              <w:marBottom w:val="0"/>
              <w:divBdr>
                <w:top w:val="none" w:sz="0" w:space="0" w:color="auto"/>
                <w:left w:val="none" w:sz="0" w:space="0" w:color="auto"/>
                <w:bottom w:val="none" w:sz="0" w:space="0" w:color="auto"/>
                <w:right w:val="none" w:sz="0" w:space="0" w:color="auto"/>
              </w:divBdr>
            </w:div>
            <w:div w:id="519702652">
              <w:marLeft w:val="0"/>
              <w:marRight w:val="0"/>
              <w:marTop w:val="0"/>
              <w:marBottom w:val="0"/>
              <w:divBdr>
                <w:top w:val="none" w:sz="0" w:space="0" w:color="auto"/>
                <w:left w:val="none" w:sz="0" w:space="0" w:color="auto"/>
                <w:bottom w:val="none" w:sz="0" w:space="0" w:color="auto"/>
                <w:right w:val="none" w:sz="0" w:space="0" w:color="auto"/>
              </w:divBdr>
            </w:div>
            <w:div w:id="520584445">
              <w:marLeft w:val="0"/>
              <w:marRight w:val="0"/>
              <w:marTop w:val="0"/>
              <w:marBottom w:val="0"/>
              <w:divBdr>
                <w:top w:val="none" w:sz="0" w:space="0" w:color="auto"/>
                <w:left w:val="none" w:sz="0" w:space="0" w:color="auto"/>
                <w:bottom w:val="none" w:sz="0" w:space="0" w:color="auto"/>
                <w:right w:val="none" w:sz="0" w:space="0" w:color="auto"/>
              </w:divBdr>
            </w:div>
            <w:div w:id="521820536">
              <w:marLeft w:val="0"/>
              <w:marRight w:val="0"/>
              <w:marTop w:val="0"/>
              <w:marBottom w:val="0"/>
              <w:divBdr>
                <w:top w:val="none" w:sz="0" w:space="0" w:color="auto"/>
                <w:left w:val="none" w:sz="0" w:space="0" w:color="auto"/>
                <w:bottom w:val="none" w:sz="0" w:space="0" w:color="auto"/>
                <w:right w:val="none" w:sz="0" w:space="0" w:color="auto"/>
              </w:divBdr>
            </w:div>
            <w:div w:id="524634771">
              <w:marLeft w:val="0"/>
              <w:marRight w:val="0"/>
              <w:marTop w:val="0"/>
              <w:marBottom w:val="0"/>
              <w:divBdr>
                <w:top w:val="none" w:sz="0" w:space="0" w:color="auto"/>
                <w:left w:val="none" w:sz="0" w:space="0" w:color="auto"/>
                <w:bottom w:val="none" w:sz="0" w:space="0" w:color="auto"/>
                <w:right w:val="none" w:sz="0" w:space="0" w:color="auto"/>
              </w:divBdr>
            </w:div>
            <w:div w:id="528300852">
              <w:marLeft w:val="0"/>
              <w:marRight w:val="0"/>
              <w:marTop w:val="0"/>
              <w:marBottom w:val="0"/>
              <w:divBdr>
                <w:top w:val="none" w:sz="0" w:space="0" w:color="auto"/>
                <w:left w:val="none" w:sz="0" w:space="0" w:color="auto"/>
                <w:bottom w:val="none" w:sz="0" w:space="0" w:color="auto"/>
                <w:right w:val="none" w:sz="0" w:space="0" w:color="auto"/>
              </w:divBdr>
            </w:div>
            <w:div w:id="528448229">
              <w:marLeft w:val="0"/>
              <w:marRight w:val="0"/>
              <w:marTop w:val="0"/>
              <w:marBottom w:val="0"/>
              <w:divBdr>
                <w:top w:val="none" w:sz="0" w:space="0" w:color="auto"/>
                <w:left w:val="none" w:sz="0" w:space="0" w:color="auto"/>
                <w:bottom w:val="none" w:sz="0" w:space="0" w:color="auto"/>
                <w:right w:val="none" w:sz="0" w:space="0" w:color="auto"/>
              </w:divBdr>
            </w:div>
            <w:div w:id="528837355">
              <w:marLeft w:val="0"/>
              <w:marRight w:val="0"/>
              <w:marTop w:val="0"/>
              <w:marBottom w:val="0"/>
              <w:divBdr>
                <w:top w:val="none" w:sz="0" w:space="0" w:color="auto"/>
                <w:left w:val="none" w:sz="0" w:space="0" w:color="auto"/>
                <w:bottom w:val="none" w:sz="0" w:space="0" w:color="auto"/>
                <w:right w:val="none" w:sz="0" w:space="0" w:color="auto"/>
              </w:divBdr>
            </w:div>
            <w:div w:id="529221054">
              <w:marLeft w:val="0"/>
              <w:marRight w:val="0"/>
              <w:marTop w:val="0"/>
              <w:marBottom w:val="0"/>
              <w:divBdr>
                <w:top w:val="none" w:sz="0" w:space="0" w:color="auto"/>
                <w:left w:val="none" w:sz="0" w:space="0" w:color="auto"/>
                <w:bottom w:val="none" w:sz="0" w:space="0" w:color="auto"/>
                <w:right w:val="none" w:sz="0" w:space="0" w:color="auto"/>
              </w:divBdr>
            </w:div>
            <w:div w:id="529295346">
              <w:marLeft w:val="0"/>
              <w:marRight w:val="0"/>
              <w:marTop w:val="0"/>
              <w:marBottom w:val="0"/>
              <w:divBdr>
                <w:top w:val="none" w:sz="0" w:space="0" w:color="auto"/>
                <w:left w:val="none" w:sz="0" w:space="0" w:color="auto"/>
                <w:bottom w:val="none" w:sz="0" w:space="0" w:color="auto"/>
                <w:right w:val="none" w:sz="0" w:space="0" w:color="auto"/>
              </w:divBdr>
            </w:div>
            <w:div w:id="529759396">
              <w:marLeft w:val="0"/>
              <w:marRight w:val="0"/>
              <w:marTop w:val="0"/>
              <w:marBottom w:val="0"/>
              <w:divBdr>
                <w:top w:val="none" w:sz="0" w:space="0" w:color="auto"/>
                <w:left w:val="none" w:sz="0" w:space="0" w:color="auto"/>
                <w:bottom w:val="none" w:sz="0" w:space="0" w:color="auto"/>
                <w:right w:val="none" w:sz="0" w:space="0" w:color="auto"/>
              </w:divBdr>
            </w:div>
            <w:div w:id="530217946">
              <w:marLeft w:val="0"/>
              <w:marRight w:val="0"/>
              <w:marTop w:val="0"/>
              <w:marBottom w:val="0"/>
              <w:divBdr>
                <w:top w:val="none" w:sz="0" w:space="0" w:color="auto"/>
                <w:left w:val="none" w:sz="0" w:space="0" w:color="auto"/>
                <w:bottom w:val="none" w:sz="0" w:space="0" w:color="auto"/>
                <w:right w:val="none" w:sz="0" w:space="0" w:color="auto"/>
              </w:divBdr>
            </w:div>
            <w:div w:id="530385131">
              <w:marLeft w:val="0"/>
              <w:marRight w:val="0"/>
              <w:marTop w:val="0"/>
              <w:marBottom w:val="0"/>
              <w:divBdr>
                <w:top w:val="none" w:sz="0" w:space="0" w:color="auto"/>
                <w:left w:val="none" w:sz="0" w:space="0" w:color="auto"/>
                <w:bottom w:val="none" w:sz="0" w:space="0" w:color="auto"/>
                <w:right w:val="none" w:sz="0" w:space="0" w:color="auto"/>
              </w:divBdr>
            </w:div>
            <w:div w:id="531918908">
              <w:marLeft w:val="0"/>
              <w:marRight w:val="0"/>
              <w:marTop w:val="0"/>
              <w:marBottom w:val="0"/>
              <w:divBdr>
                <w:top w:val="none" w:sz="0" w:space="0" w:color="auto"/>
                <w:left w:val="none" w:sz="0" w:space="0" w:color="auto"/>
                <w:bottom w:val="none" w:sz="0" w:space="0" w:color="auto"/>
                <w:right w:val="none" w:sz="0" w:space="0" w:color="auto"/>
              </w:divBdr>
            </w:div>
            <w:div w:id="531918924">
              <w:marLeft w:val="0"/>
              <w:marRight w:val="0"/>
              <w:marTop w:val="0"/>
              <w:marBottom w:val="0"/>
              <w:divBdr>
                <w:top w:val="none" w:sz="0" w:space="0" w:color="auto"/>
                <w:left w:val="none" w:sz="0" w:space="0" w:color="auto"/>
                <w:bottom w:val="none" w:sz="0" w:space="0" w:color="auto"/>
                <w:right w:val="none" w:sz="0" w:space="0" w:color="auto"/>
              </w:divBdr>
            </w:div>
            <w:div w:id="532499582">
              <w:marLeft w:val="0"/>
              <w:marRight w:val="0"/>
              <w:marTop w:val="0"/>
              <w:marBottom w:val="0"/>
              <w:divBdr>
                <w:top w:val="none" w:sz="0" w:space="0" w:color="auto"/>
                <w:left w:val="none" w:sz="0" w:space="0" w:color="auto"/>
                <w:bottom w:val="none" w:sz="0" w:space="0" w:color="auto"/>
                <w:right w:val="none" w:sz="0" w:space="0" w:color="auto"/>
              </w:divBdr>
            </w:div>
            <w:div w:id="533924178">
              <w:marLeft w:val="0"/>
              <w:marRight w:val="0"/>
              <w:marTop w:val="0"/>
              <w:marBottom w:val="0"/>
              <w:divBdr>
                <w:top w:val="none" w:sz="0" w:space="0" w:color="auto"/>
                <w:left w:val="none" w:sz="0" w:space="0" w:color="auto"/>
                <w:bottom w:val="none" w:sz="0" w:space="0" w:color="auto"/>
                <w:right w:val="none" w:sz="0" w:space="0" w:color="auto"/>
              </w:divBdr>
            </w:div>
            <w:div w:id="534317724">
              <w:marLeft w:val="0"/>
              <w:marRight w:val="0"/>
              <w:marTop w:val="0"/>
              <w:marBottom w:val="0"/>
              <w:divBdr>
                <w:top w:val="none" w:sz="0" w:space="0" w:color="auto"/>
                <w:left w:val="none" w:sz="0" w:space="0" w:color="auto"/>
                <w:bottom w:val="none" w:sz="0" w:space="0" w:color="auto"/>
                <w:right w:val="none" w:sz="0" w:space="0" w:color="auto"/>
              </w:divBdr>
            </w:div>
            <w:div w:id="535125583">
              <w:marLeft w:val="0"/>
              <w:marRight w:val="0"/>
              <w:marTop w:val="0"/>
              <w:marBottom w:val="0"/>
              <w:divBdr>
                <w:top w:val="none" w:sz="0" w:space="0" w:color="auto"/>
                <w:left w:val="none" w:sz="0" w:space="0" w:color="auto"/>
                <w:bottom w:val="none" w:sz="0" w:space="0" w:color="auto"/>
                <w:right w:val="none" w:sz="0" w:space="0" w:color="auto"/>
              </w:divBdr>
            </w:div>
            <w:div w:id="535703823">
              <w:marLeft w:val="0"/>
              <w:marRight w:val="0"/>
              <w:marTop w:val="0"/>
              <w:marBottom w:val="0"/>
              <w:divBdr>
                <w:top w:val="none" w:sz="0" w:space="0" w:color="auto"/>
                <w:left w:val="none" w:sz="0" w:space="0" w:color="auto"/>
                <w:bottom w:val="none" w:sz="0" w:space="0" w:color="auto"/>
                <w:right w:val="none" w:sz="0" w:space="0" w:color="auto"/>
              </w:divBdr>
            </w:div>
            <w:div w:id="537161632">
              <w:marLeft w:val="0"/>
              <w:marRight w:val="0"/>
              <w:marTop w:val="0"/>
              <w:marBottom w:val="0"/>
              <w:divBdr>
                <w:top w:val="none" w:sz="0" w:space="0" w:color="auto"/>
                <w:left w:val="none" w:sz="0" w:space="0" w:color="auto"/>
                <w:bottom w:val="none" w:sz="0" w:space="0" w:color="auto"/>
                <w:right w:val="none" w:sz="0" w:space="0" w:color="auto"/>
              </w:divBdr>
            </w:div>
            <w:div w:id="537670601">
              <w:marLeft w:val="0"/>
              <w:marRight w:val="0"/>
              <w:marTop w:val="0"/>
              <w:marBottom w:val="0"/>
              <w:divBdr>
                <w:top w:val="none" w:sz="0" w:space="0" w:color="auto"/>
                <w:left w:val="none" w:sz="0" w:space="0" w:color="auto"/>
                <w:bottom w:val="none" w:sz="0" w:space="0" w:color="auto"/>
                <w:right w:val="none" w:sz="0" w:space="0" w:color="auto"/>
              </w:divBdr>
            </w:div>
            <w:div w:id="540559999">
              <w:marLeft w:val="0"/>
              <w:marRight w:val="0"/>
              <w:marTop w:val="0"/>
              <w:marBottom w:val="0"/>
              <w:divBdr>
                <w:top w:val="none" w:sz="0" w:space="0" w:color="auto"/>
                <w:left w:val="none" w:sz="0" w:space="0" w:color="auto"/>
                <w:bottom w:val="none" w:sz="0" w:space="0" w:color="auto"/>
                <w:right w:val="none" w:sz="0" w:space="0" w:color="auto"/>
              </w:divBdr>
            </w:div>
            <w:div w:id="540703141">
              <w:marLeft w:val="0"/>
              <w:marRight w:val="0"/>
              <w:marTop w:val="0"/>
              <w:marBottom w:val="0"/>
              <w:divBdr>
                <w:top w:val="none" w:sz="0" w:space="0" w:color="auto"/>
                <w:left w:val="none" w:sz="0" w:space="0" w:color="auto"/>
                <w:bottom w:val="none" w:sz="0" w:space="0" w:color="auto"/>
                <w:right w:val="none" w:sz="0" w:space="0" w:color="auto"/>
              </w:divBdr>
            </w:div>
            <w:div w:id="540744769">
              <w:marLeft w:val="0"/>
              <w:marRight w:val="0"/>
              <w:marTop w:val="0"/>
              <w:marBottom w:val="0"/>
              <w:divBdr>
                <w:top w:val="none" w:sz="0" w:space="0" w:color="auto"/>
                <w:left w:val="none" w:sz="0" w:space="0" w:color="auto"/>
                <w:bottom w:val="none" w:sz="0" w:space="0" w:color="auto"/>
                <w:right w:val="none" w:sz="0" w:space="0" w:color="auto"/>
              </w:divBdr>
            </w:div>
            <w:div w:id="541208912">
              <w:marLeft w:val="0"/>
              <w:marRight w:val="0"/>
              <w:marTop w:val="0"/>
              <w:marBottom w:val="0"/>
              <w:divBdr>
                <w:top w:val="none" w:sz="0" w:space="0" w:color="auto"/>
                <w:left w:val="none" w:sz="0" w:space="0" w:color="auto"/>
                <w:bottom w:val="none" w:sz="0" w:space="0" w:color="auto"/>
                <w:right w:val="none" w:sz="0" w:space="0" w:color="auto"/>
              </w:divBdr>
            </w:div>
            <w:div w:id="542643652">
              <w:marLeft w:val="0"/>
              <w:marRight w:val="0"/>
              <w:marTop w:val="0"/>
              <w:marBottom w:val="0"/>
              <w:divBdr>
                <w:top w:val="none" w:sz="0" w:space="0" w:color="auto"/>
                <w:left w:val="none" w:sz="0" w:space="0" w:color="auto"/>
                <w:bottom w:val="none" w:sz="0" w:space="0" w:color="auto"/>
                <w:right w:val="none" w:sz="0" w:space="0" w:color="auto"/>
              </w:divBdr>
            </w:div>
            <w:div w:id="544408345">
              <w:marLeft w:val="0"/>
              <w:marRight w:val="0"/>
              <w:marTop w:val="0"/>
              <w:marBottom w:val="0"/>
              <w:divBdr>
                <w:top w:val="none" w:sz="0" w:space="0" w:color="auto"/>
                <w:left w:val="none" w:sz="0" w:space="0" w:color="auto"/>
                <w:bottom w:val="none" w:sz="0" w:space="0" w:color="auto"/>
                <w:right w:val="none" w:sz="0" w:space="0" w:color="auto"/>
              </w:divBdr>
            </w:div>
            <w:div w:id="544949530">
              <w:marLeft w:val="0"/>
              <w:marRight w:val="0"/>
              <w:marTop w:val="0"/>
              <w:marBottom w:val="0"/>
              <w:divBdr>
                <w:top w:val="none" w:sz="0" w:space="0" w:color="auto"/>
                <w:left w:val="none" w:sz="0" w:space="0" w:color="auto"/>
                <w:bottom w:val="none" w:sz="0" w:space="0" w:color="auto"/>
                <w:right w:val="none" w:sz="0" w:space="0" w:color="auto"/>
              </w:divBdr>
            </w:div>
            <w:div w:id="545023753">
              <w:marLeft w:val="0"/>
              <w:marRight w:val="0"/>
              <w:marTop w:val="0"/>
              <w:marBottom w:val="0"/>
              <w:divBdr>
                <w:top w:val="none" w:sz="0" w:space="0" w:color="auto"/>
                <w:left w:val="none" w:sz="0" w:space="0" w:color="auto"/>
                <w:bottom w:val="none" w:sz="0" w:space="0" w:color="auto"/>
                <w:right w:val="none" w:sz="0" w:space="0" w:color="auto"/>
              </w:divBdr>
            </w:div>
            <w:div w:id="548149904">
              <w:marLeft w:val="0"/>
              <w:marRight w:val="0"/>
              <w:marTop w:val="0"/>
              <w:marBottom w:val="0"/>
              <w:divBdr>
                <w:top w:val="none" w:sz="0" w:space="0" w:color="auto"/>
                <w:left w:val="none" w:sz="0" w:space="0" w:color="auto"/>
                <w:bottom w:val="none" w:sz="0" w:space="0" w:color="auto"/>
                <w:right w:val="none" w:sz="0" w:space="0" w:color="auto"/>
              </w:divBdr>
            </w:div>
            <w:div w:id="548684902">
              <w:marLeft w:val="0"/>
              <w:marRight w:val="0"/>
              <w:marTop w:val="0"/>
              <w:marBottom w:val="0"/>
              <w:divBdr>
                <w:top w:val="none" w:sz="0" w:space="0" w:color="auto"/>
                <w:left w:val="none" w:sz="0" w:space="0" w:color="auto"/>
                <w:bottom w:val="none" w:sz="0" w:space="0" w:color="auto"/>
                <w:right w:val="none" w:sz="0" w:space="0" w:color="auto"/>
              </w:divBdr>
            </w:div>
            <w:div w:id="551814727">
              <w:marLeft w:val="0"/>
              <w:marRight w:val="0"/>
              <w:marTop w:val="0"/>
              <w:marBottom w:val="0"/>
              <w:divBdr>
                <w:top w:val="none" w:sz="0" w:space="0" w:color="auto"/>
                <w:left w:val="none" w:sz="0" w:space="0" w:color="auto"/>
                <w:bottom w:val="none" w:sz="0" w:space="0" w:color="auto"/>
                <w:right w:val="none" w:sz="0" w:space="0" w:color="auto"/>
              </w:divBdr>
            </w:div>
            <w:div w:id="553548482">
              <w:marLeft w:val="0"/>
              <w:marRight w:val="0"/>
              <w:marTop w:val="0"/>
              <w:marBottom w:val="0"/>
              <w:divBdr>
                <w:top w:val="none" w:sz="0" w:space="0" w:color="auto"/>
                <w:left w:val="none" w:sz="0" w:space="0" w:color="auto"/>
                <w:bottom w:val="none" w:sz="0" w:space="0" w:color="auto"/>
                <w:right w:val="none" w:sz="0" w:space="0" w:color="auto"/>
              </w:divBdr>
            </w:div>
            <w:div w:id="554242899">
              <w:marLeft w:val="0"/>
              <w:marRight w:val="0"/>
              <w:marTop w:val="0"/>
              <w:marBottom w:val="0"/>
              <w:divBdr>
                <w:top w:val="none" w:sz="0" w:space="0" w:color="auto"/>
                <w:left w:val="none" w:sz="0" w:space="0" w:color="auto"/>
                <w:bottom w:val="none" w:sz="0" w:space="0" w:color="auto"/>
                <w:right w:val="none" w:sz="0" w:space="0" w:color="auto"/>
              </w:divBdr>
            </w:div>
            <w:div w:id="555750282">
              <w:marLeft w:val="0"/>
              <w:marRight w:val="0"/>
              <w:marTop w:val="0"/>
              <w:marBottom w:val="0"/>
              <w:divBdr>
                <w:top w:val="none" w:sz="0" w:space="0" w:color="auto"/>
                <w:left w:val="none" w:sz="0" w:space="0" w:color="auto"/>
                <w:bottom w:val="none" w:sz="0" w:space="0" w:color="auto"/>
                <w:right w:val="none" w:sz="0" w:space="0" w:color="auto"/>
              </w:divBdr>
            </w:div>
            <w:div w:id="556235731">
              <w:marLeft w:val="0"/>
              <w:marRight w:val="0"/>
              <w:marTop w:val="0"/>
              <w:marBottom w:val="0"/>
              <w:divBdr>
                <w:top w:val="none" w:sz="0" w:space="0" w:color="auto"/>
                <w:left w:val="none" w:sz="0" w:space="0" w:color="auto"/>
                <w:bottom w:val="none" w:sz="0" w:space="0" w:color="auto"/>
                <w:right w:val="none" w:sz="0" w:space="0" w:color="auto"/>
              </w:divBdr>
            </w:div>
            <w:div w:id="556866885">
              <w:marLeft w:val="0"/>
              <w:marRight w:val="0"/>
              <w:marTop w:val="0"/>
              <w:marBottom w:val="0"/>
              <w:divBdr>
                <w:top w:val="none" w:sz="0" w:space="0" w:color="auto"/>
                <w:left w:val="none" w:sz="0" w:space="0" w:color="auto"/>
                <w:bottom w:val="none" w:sz="0" w:space="0" w:color="auto"/>
                <w:right w:val="none" w:sz="0" w:space="0" w:color="auto"/>
              </w:divBdr>
            </w:div>
            <w:div w:id="557328893">
              <w:marLeft w:val="0"/>
              <w:marRight w:val="0"/>
              <w:marTop w:val="0"/>
              <w:marBottom w:val="0"/>
              <w:divBdr>
                <w:top w:val="none" w:sz="0" w:space="0" w:color="auto"/>
                <w:left w:val="none" w:sz="0" w:space="0" w:color="auto"/>
                <w:bottom w:val="none" w:sz="0" w:space="0" w:color="auto"/>
                <w:right w:val="none" w:sz="0" w:space="0" w:color="auto"/>
              </w:divBdr>
            </w:div>
            <w:div w:id="561332915">
              <w:marLeft w:val="0"/>
              <w:marRight w:val="0"/>
              <w:marTop w:val="0"/>
              <w:marBottom w:val="0"/>
              <w:divBdr>
                <w:top w:val="none" w:sz="0" w:space="0" w:color="auto"/>
                <w:left w:val="none" w:sz="0" w:space="0" w:color="auto"/>
                <w:bottom w:val="none" w:sz="0" w:space="0" w:color="auto"/>
                <w:right w:val="none" w:sz="0" w:space="0" w:color="auto"/>
              </w:divBdr>
            </w:div>
            <w:div w:id="562719165">
              <w:marLeft w:val="0"/>
              <w:marRight w:val="0"/>
              <w:marTop w:val="0"/>
              <w:marBottom w:val="0"/>
              <w:divBdr>
                <w:top w:val="none" w:sz="0" w:space="0" w:color="auto"/>
                <w:left w:val="none" w:sz="0" w:space="0" w:color="auto"/>
                <w:bottom w:val="none" w:sz="0" w:space="0" w:color="auto"/>
                <w:right w:val="none" w:sz="0" w:space="0" w:color="auto"/>
              </w:divBdr>
            </w:div>
            <w:div w:id="563217502">
              <w:marLeft w:val="0"/>
              <w:marRight w:val="0"/>
              <w:marTop w:val="0"/>
              <w:marBottom w:val="0"/>
              <w:divBdr>
                <w:top w:val="none" w:sz="0" w:space="0" w:color="auto"/>
                <w:left w:val="none" w:sz="0" w:space="0" w:color="auto"/>
                <w:bottom w:val="none" w:sz="0" w:space="0" w:color="auto"/>
                <w:right w:val="none" w:sz="0" w:space="0" w:color="auto"/>
              </w:divBdr>
            </w:div>
            <w:div w:id="563491510">
              <w:marLeft w:val="0"/>
              <w:marRight w:val="0"/>
              <w:marTop w:val="0"/>
              <w:marBottom w:val="0"/>
              <w:divBdr>
                <w:top w:val="none" w:sz="0" w:space="0" w:color="auto"/>
                <w:left w:val="none" w:sz="0" w:space="0" w:color="auto"/>
                <w:bottom w:val="none" w:sz="0" w:space="0" w:color="auto"/>
                <w:right w:val="none" w:sz="0" w:space="0" w:color="auto"/>
              </w:divBdr>
            </w:div>
            <w:div w:id="565918820">
              <w:marLeft w:val="0"/>
              <w:marRight w:val="0"/>
              <w:marTop w:val="0"/>
              <w:marBottom w:val="0"/>
              <w:divBdr>
                <w:top w:val="none" w:sz="0" w:space="0" w:color="auto"/>
                <w:left w:val="none" w:sz="0" w:space="0" w:color="auto"/>
                <w:bottom w:val="none" w:sz="0" w:space="0" w:color="auto"/>
                <w:right w:val="none" w:sz="0" w:space="0" w:color="auto"/>
              </w:divBdr>
            </w:div>
            <w:div w:id="570045539">
              <w:marLeft w:val="0"/>
              <w:marRight w:val="0"/>
              <w:marTop w:val="0"/>
              <w:marBottom w:val="0"/>
              <w:divBdr>
                <w:top w:val="none" w:sz="0" w:space="0" w:color="auto"/>
                <w:left w:val="none" w:sz="0" w:space="0" w:color="auto"/>
                <w:bottom w:val="none" w:sz="0" w:space="0" w:color="auto"/>
                <w:right w:val="none" w:sz="0" w:space="0" w:color="auto"/>
              </w:divBdr>
            </w:div>
            <w:div w:id="570892381">
              <w:marLeft w:val="0"/>
              <w:marRight w:val="0"/>
              <w:marTop w:val="0"/>
              <w:marBottom w:val="0"/>
              <w:divBdr>
                <w:top w:val="none" w:sz="0" w:space="0" w:color="auto"/>
                <w:left w:val="none" w:sz="0" w:space="0" w:color="auto"/>
                <w:bottom w:val="none" w:sz="0" w:space="0" w:color="auto"/>
                <w:right w:val="none" w:sz="0" w:space="0" w:color="auto"/>
              </w:divBdr>
            </w:div>
            <w:div w:id="571429103">
              <w:marLeft w:val="0"/>
              <w:marRight w:val="0"/>
              <w:marTop w:val="0"/>
              <w:marBottom w:val="0"/>
              <w:divBdr>
                <w:top w:val="none" w:sz="0" w:space="0" w:color="auto"/>
                <w:left w:val="none" w:sz="0" w:space="0" w:color="auto"/>
                <w:bottom w:val="none" w:sz="0" w:space="0" w:color="auto"/>
                <w:right w:val="none" w:sz="0" w:space="0" w:color="auto"/>
              </w:divBdr>
            </w:div>
            <w:div w:id="571820675">
              <w:marLeft w:val="0"/>
              <w:marRight w:val="0"/>
              <w:marTop w:val="0"/>
              <w:marBottom w:val="0"/>
              <w:divBdr>
                <w:top w:val="none" w:sz="0" w:space="0" w:color="auto"/>
                <w:left w:val="none" w:sz="0" w:space="0" w:color="auto"/>
                <w:bottom w:val="none" w:sz="0" w:space="0" w:color="auto"/>
                <w:right w:val="none" w:sz="0" w:space="0" w:color="auto"/>
              </w:divBdr>
            </w:div>
            <w:div w:id="573442199">
              <w:marLeft w:val="0"/>
              <w:marRight w:val="0"/>
              <w:marTop w:val="0"/>
              <w:marBottom w:val="0"/>
              <w:divBdr>
                <w:top w:val="none" w:sz="0" w:space="0" w:color="auto"/>
                <w:left w:val="none" w:sz="0" w:space="0" w:color="auto"/>
                <w:bottom w:val="none" w:sz="0" w:space="0" w:color="auto"/>
                <w:right w:val="none" w:sz="0" w:space="0" w:color="auto"/>
              </w:divBdr>
            </w:div>
            <w:div w:id="577403270">
              <w:marLeft w:val="0"/>
              <w:marRight w:val="0"/>
              <w:marTop w:val="0"/>
              <w:marBottom w:val="0"/>
              <w:divBdr>
                <w:top w:val="none" w:sz="0" w:space="0" w:color="auto"/>
                <w:left w:val="none" w:sz="0" w:space="0" w:color="auto"/>
                <w:bottom w:val="none" w:sz="0" w:space="0" w:color="auto"/>
                <w:right w:val="none" w:sz="0" w:space="0" w:color="auto"/>
              </w:divBdr>
            </w:div>
            <w:div w:id="579213794">
              <w:marLeft w:val="0"/>
              <w:marRight w:val="0"/>
              <w:marTop w:val="0"/>
              <w:marBottom w:val="0"/>
              <w:divBdr>
                <w:top w:val="none" w:sz="0" w:space="0" w:color="auto"/>
                <w:left w:val="none" w:sz="0" w:space="0" w:color="auto"/>
                <w:bottom w:val="none" w:sz="0" w:space="0" w:color="auto"/>
                <w:right w:val="none" w:sz="0" w:space="0" w:color="auto"/>
              </w:divBdr>
            </w:div>
            <w:div w:id="579413545">
              <w:marLeft w:val="0"/>
              <w:marRight w:val="0"/>
              <w:marTop w:val="0"/>
              <w:marBottom w:val="0"/>
              <w:divBdr>
                <w:top w:val="none" w:sz="0" w:space="0" w:color="auto"/>
                <w:left w:val="none" w:sz="0" w:space="0" w:color="auto"/>
                <w:bottom w:val="none" w:sz="0" w:space="0" w:color="auto"/>
                <w:right w:val="none" w:sz="0" w:space="0" w:color="auto"/>
              </w:divBdr>
            </w:div>
            <w:div w:id="579608523">
              <w:marLeft w:val="0"/>
              <w:marRight w:val="0"/>
              <w:marTop w:val="0"/>
              <w:marBottom w:val="0"/>
              <w:divBdr>
                <w:top w:val="none" w:sz="0" w:space="0" w:color="auto"/>
                <w:left w:val="none" w:sz="0" w:space="0" w:color="auto"/>
                <w:bottom w:val="none" w:sz="0" w:space="0" w:color="auto"/>
                <w:right w:val="none" w:sz="0" w:space="0" w:color="auto"/>
              </w:divBdr>
            </w:div>
            <w:div w:id="584338111">
              <w:marLeft w:val="0"/>
              <w:marRight w:val="0"/>
              <w:marTop w:val="0"/>
              <w:marBottom w:val="0"/>
              <w:divBdr>
                <w:top w:val="none" w:sz="0" w:space="0" w:color="auto"/>
                <w:left w:val="none" w:sz="0" w:space="0" w:color="auto"/>
                <w:bottom w:val="none" w:sz="0" w:space="0" w:color="auto"/>
                <w:right w:val="none" w:sz="0" w:space="0" w:color="auto"/>
              </w:divBdr>
            </w:div>
            <w:div w:id="584339094">
              <w:marLeft w:val="0"/>
              <w:marRight w:val="0"/>
              <w:marTop w:val="0"/>
              <w:marBottom w:val="0"/>
              <w:divBdr>
                <w:top w:val="none" w:sz="0" w:space="0" w:color="auto"/>
                <w:left w:val="none" w:sz="0" w:space="0" w:color="auto"/>
                <w:bottom w:val="none" w:sz="0" w:space="0" w:color="auto"/>
                <w:right w:val="none" w:sz="0" w:space="0" w:color="auto"/>
              </w:divBdr>
            </w:div>
            <w:div w:id="585113345">
              <w:marLeft w:val="0"/>
              <w:marRight w:val="0"/>
              <w:marTop w:val="0"/>
              <w:marBottom w:val="0"/>
              <w:divBdr>
                <w:top w:val="none" w:sz="0" w:space="0" w:color="auto"/>
                <w:left w:val="none" w:sz="0" w:space="0" w:color="auto"/>
                <w:bottom w:val="none" w:sz="0" w:space="0" w:color="auto"/>
                <w:right w:val="none" w:sz="0" w:space="0" w:color="auto"/>
              </w:divBdr>
            </w:div>
            <w:div w:id="585767527">
              <w:marLeft w:val="0"/>
              <w:marRight w:val="0"/>
              <w:marTop w:val="0"/>
              <w:marBottom w:val="0"/>
              <w:divBdr>
                <w:top w:val="none" w:sz="0" w:space="0" w:color="auto"/>
                <w:left w:val="none" w:sz="0" w:space="0" w:color="auto"/>
                <w:bottom w:val="none" w:sz="0" w:space="0" w:color="auto"/>
                <w:right w:val="none" w:sz="0" w:space="0" w:color="auto"/>
              </w:divBdr>
            </w:div>
            <w:div w:id="586960891">
              <w:marLeft w:val="0"/>
              <w:marRight w:val="0"/>
              <w:marTop w:val="0"/>
              <w:marBottom w:val="0"/>
              <w:divBdr>
                <w:top w:val="none" w:sz="0" w:space="0" w:color="auto"/>
                <w:left w:val="none" w:sz="0" w:space="0" w:color="auto"/>
                <w:bottom w:val="none" w:sz="0" w:space="0" w:color="auto"/>
                <w:right w:val="none" w:sz="0" w:space="0" w:color="auto"/>
              </w:divBdr>
            </w:div>
            <w:div w:id="588471158">
              <w:marLeft w:val="0"/>
              <w:marRight w:val="0"/>
              <w:marTop w:val="0"/>
              <w:marBottom w:val="0"/>
              <w:divBdr>
                <w:top w:val="none" w:sz="0" w:space="0" w:color="auto"/>
                <w:left w:val="none" w:sz="0" w:space="0" w:color="auto"/>
                <w:bottom w:val="none" w:sz="0" w:space="0" w:color="auto"/>
                <w:right w:val="none" w:sz="0" w:space="0" w:color="auto"/>
              </w:divBdr>
            </w:div>
            <w:div w:id="589047841">
              <w:marLeft w:val="0"/>
              <w:marRight w:val="0"/>
              <w:marTop w:val="0"/>
              <w:marBottom w:val="0"/>
              <w:divBdr>
                <w:top w:val="none" w:sz="0" w:space="0" w:color="auto"/>
                <w:left w:val="none" w:sz="0" w:space="0" w:color="auto"/>
                <w:bottom w:val="none" w:sz="0" w:space="0" w:color="auto"/>
                <w:right w:val="none" w:sz="0" w:space="0" w:color="auto"/>
              </w:divBdr>
            </w:div>
            <w:div w:id="595679183">
              <w:marLeft w:val="0"/>
              <w:marRight w:val="0"/>
              <w:marTop w:val="0"/>
              <w:marBottom w:val="0"/>
              <w:divBdr>
                <w:top w:val="none" w:sz="0" w:space="0" w:color="auto"/>
                <w:left w:val="none" w:sz="0" w:space="0" w:color="auto"/>
                <w:bottom w:val="none" w:sz="0" w:space="0" w:color="auto"/>
                <w:right w:val="none" w:sz="0" w:space="0" w:color="auto"/>
              </w:divBdr>
            </w:div>
            <w:div w:id="596982435">
              <w:marLeft w:val="0"/>
              <w:marRight w:val="0"/>
              <w:marTop w:val="0"/>
              <w:marBottom w:val="0"/>
              <w:divBdr>
                <w:top w:val="none" w:sz="0" w:space="0" w:color="auto"/>
                <w:left w:val="none" w:sz="0" w:space="0" w:color="auto"/>
                <w:bottom w:val="none" w:sz="0" w:space="0" w:color="auto"/>
                <w:right w:val="none" w:sz="0" w:space="0" w:color="auto"/>
              </w:divBdr>
            </w:div>
            <w:div w:id="598103433">
              <w:marLeft w:val="0"/>
              <w:marRight w:val="0"/>
              <w:marTop w:val="0"/>
              <w:marBottom w:val="0"/>
              <w:divBdr>
                <w:top w:val="none" w:sz="0" w:space="0" w:color="auto"/>
                <w:left w:val="none" w:sz="0" w:space="0" w:color="auto"/>
                <w:bottom w:val="none" w:sz="0" w:space="0" w:color="auto"/>
                <w:right w:val="none" w:sz="0" w:space="0" w:color="auto"/>
              </w:divBdr>
            </w:div>
            <w:div w:id="602614920">
              <w:marLeft w:val="0"/>
              <w:marRight w:val="0"/>
              <w:marTop w:val="0"/>
              <w:marBottom w:val="0"/>
              <w:divBdr>
                <w:top w:val="none" w:sz="0" w:space="0" w:color="auto"/>
                <w:left w:val="none" w:sz="0" w:space="0" w:color="auto"/>
                <w:bottom w:val="none" w:sz="0" w:space="0" w:color="auto"/>
                <w:right w:val="none" w:sz="0" w:space="0" w:color="auto"/>
              </w:divBdr>
            </w:div>
            <w:div w:id="605624320">
              <w:marLeft w:val="0"/>
              <w:marRight w:val="0"/>
              <w:marTop w:val="0"/>
              <w:marBottom w:val="0"/>
              <w:divBdr>
                <w:top w:val="none" w:sz="0" w:space="0" w:color="auto"/>
                <w:left w:val="none" w:sz="0" w:space="0" w:color="auto"/>
                <w:bottom w:val="none" w:sz="0" w:space="0" w:color="auto"/>
                <w:right w:val="none" w:sz="0" w:space="0" w:color="auto"/>
              </w:divBdr>
            </w:div>
            <w:div w:id="606154807">
              <w:marLeft w:val="0"/>
              <w:marRight w:val="0"/>
              <w:marTop w:val="0"/>
              <w:marBottom w:val="0"/>
              <w:divBdr>
                <w:top w:val="none" w:sz="0" w:space="0" w:color="auto"/>
                <w:left w:val="none" w:sz="0" w:space="0" w:color="auto"/>
                <w:bottom w:val="none" w:sz="0" w:space="0" w:color="auto"/>
                <w:right w:val="none" w:sz="0" w:space="0" w:color="auto"/>
              </w:divBdr>
            </w:div>
            <w:div w:id="606156117">
              <w:marLeft w:val="0"/>
              <w:marRight w:val="0"/>
              <w:marTop w:val="0"/>
              <w:marBottom w:val="0"/>
              <w:divBdr>
                <w:top w:val="none" w:sz="0" w:space="0" w:color="auto"/>
                <w:left w:val="none" w:sz="0" w:space="0" w:color="auto"/>
                <w:bottom w:val="none" w:sz="0" w:space="0" w:color="auto"/>
                <w:right w:val="none" w:sz="0" w:space="0" w:color="auto"/>
              </w:divBdr>
            </w:div>
            <w:div w:id="609555065">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611207362">
              <w:marLeft w:val="0"/>
              <w:marRight w:val="0"/>
              <w:marTop w:val="0"/>
              <w:marBottom w:val="0"/>
              <w:divBdr>
                <w:top w:val="none" w:sz="0" w:space="0" w:color="auto"/>
                <w:left w:val="none" w:sz="0" w:space="0" w:color="auto"/>
                <w:bottom w:val="none" w:sz="0" w:space="0" w:color="auto"/>
                <w:right w:val="none" w:sz="0" w:space="0" w:color="auto"/>
              </w:divBdr>
            </w:div>
            <w:div w:id="613483762">
              <w:marLeft w:val="0"/>
              <w:marRight w:val="0"/>
              <w:marTop w:val="0"/>
              <w:marBottom w:val="0"/>
              <w:divBdr>
                <w:top w:val="none" w:sz="0" w:space="0" w:color="auto"/>
                <w:left w:val="none" w:sz="0" w:space="0" w:color="auto"/>
                <w:bottom w:val="none" w:sz="0" w:space="0" w:color="auto"/>
                <w:right w:val="none" w:sz="0" w:space="0" w:color="auto"/>
              </w:divBdr>
            </w:div>
            <w:div w:id="615135185">
              <w:marLeft w:val="0"/>
              <w:marRight w:val="0"/>
              <w:marTop w:val="0"/>
              <w:marBottom w:val="0"/>
              <w:divBdr>
                <w:top w:val="none" w:sz="0" w:space="0" w:color="auto"/>
                <w:left w:val="none" w:sz="0" w:space="0" w:color="auto"/>
                <w:bottom w:val="none" w:sz="0" w:space="0" w:color="auto"/>
                <w:right w:val="none" w:sz="0" w:space="0" w:color="auto"/>
              </w:divBdr>
            </w:div>
            <w:div w:id="616066743">
              <w:marLeft w:val="0"/>
              <w:marRight w:val="0"/>
              <w:marTop w:val="0"/>
              <w:marBottom w:val="0"/>
              <w:divBdr>
                <w:top w:val="none" w:sz="0" w:space="0" w:color="auto"/>
                <w:left w:val="none" w:sz="0" w:space="0" w:color="auto"/>
                <w:bottom w:val="none" w:sz="0" w:space="0" w:color="auto"/>
                <w:right w:val="none" w:sz="0" w:space="0" w:color="auto"/>
              </w:divBdr>
            </w:div>
            <w:div w:id="618681436">
              <w:marLeft w:val="0"/>
              <w:marRight w:val="0"/>
              <w:marTop w:val="0"/>
              <w:marBottom w:val="0"/>
              <w:divBdr>
                <w:top w:val="none" w:sz="0" w:space="0" w:color="auto"/>
                <w:left w:val="none" w:sz="0" w:space="0" w:color="auto"/>
                <w:bottom w:val="none" w:sz="0" w:space="0" w:color="auto"/>
                <w:right w:val="none" w:sz="0" w:space="0" w:color="auto"/>
              </w:divBdr>
            </w:div>
            <w:div w:id="621687138">
              <w:marLeft w:val="0"/>
              <w:marRight w:val="0"/>
              <w:marTop w:val="0"/>
              <w:marBottom w:val="0"/>
              <w:divBdr>
                <w:top w:val="none" w:sz="0" w:space="0" w:color="auto"/>
                <w:left w:val="none" w:sz="0" w:space="0" w:color="auto"/>
                <w:bottom w:val="none" w:sz="0" w:space="0" w:color="auto"/>
                <w:right w:val="none" w:sz="0" w:space="0" w:color="auto"/>
              </w:divBdr>
            </w:div>
            <w:div w:id="622419017">
              <w:marLeft w:val="0"/>
              <w:marRight w:val="0"/>
              <w:marTop w:val="0"/>
              <w:marBottom w:val="0"/>
              <w:divBdr>
                <w:top w:val="none" w:sz="0" w:space="0" w:color="auto"/>
                <w:left w:val="none" w:sz="0" w:space="0" w:color="auto"/>
                <w:bottom w:val="none" w:sz="0" w:space="0" w:color="auto"/>
                <w:right w:val="none" w:sz="0" w:space="0" w:color="auto"/>
              </w:divBdr>
            </w:div>
            <w:div w:id="624316042">
              <w:marLeft w:val="0"/>
              <w:marRight w:val="0"/>
              <w:marTop w:val="0"/>
              <w:marBottom w:val="0"/>
              <w:divBdr>
                <w:top w:val="none" w:sz="0" w:space="0" w:color="auto"/>
                <w:left w:val="none" w:sz="0" w:space="0" w:color="auto"/>
                <w:bottom w:val="none" w:sz="0" w:space="0" w:color="auto"/>
                <w:right w:val="none" w:sz="0" w:space="0" w:color="auto"/>
              </w:divBdr>
            </w:div>
            <w:div w:id="625965548">
              <w:marLeft w:val="0"/>
              <w:marRight w:val="0"/>
              <w:marTop w:val="0"/>
              <w:marBottom w:val="0"/>
              <w:divBdr>
                <w:top w:val="none" w:sz="0" w:space="0" w:color="auto"/>
                <w:left w:val="none" w:sz="0" w:space="0" w:color="auto"/>
                <w:bottom w:val="none" w:sz="0" w:space="0" w:color="auto"/>
                <w:right w:val="none" w:sz="0" w:space="0" w:color="auto"/>
              </w:divBdr>
            </w:div>
            <w:div w:id="628364054">
              <w:marLeft w:val="0"/>
              <w:marRight w:val="0"/>
              <w:marTop w:val="0"/>
              <w:marBottom w:val="0"/>
              <w:divBdr>
                <w:top w:val="none" w:sz="0" w:space="0" w:color="auto"/>
                <w:left w:val="none" w:sz="0" w:space="0" w:color="auto"/>
                <w:bottom w:val="none" w:sz="0" w:space="0" w:color="auto"/>
                <w:right w:val="none" w:sz="0" w:space="0" w:color="auto"/>
              </w:divBdr>
            </w:div>
            <w:div w:id="628970202">
              <w:marLeft w:val="0"/>
              <w:marRight w:val="0"/>
              <w:marTop w:val="0"/>
              <w:marBottom w:val="0"/>
              <w:divBdr>
                <w:top w:val="none" w:sz="0" w:space="0" w:color="auto"/>
                <w:left w:val="none" w:sz="0" w:space="0" w:color="auto"/>
                <w:bottom w:val="none" w:sz="0" w:space="0" w:color="auto"/>
                <w:right w:val="none" w:sz="0" w:space="0" w:color="auto"/>
              </w:divBdr>
            </w:div>
            <w:div w:id="629673640">
              <w:marLeft w:val="0"/>
              <w:marRight w:val="0"/>
              <w:marTop w:val="0"/>
              <w:marBottom w:val="0"/>
              <w:divBdr>
                <w:top w:val="none" w:sz="0" w:space="0" w:color="auto"/>
                <w:left w:val="none" w:sz="0" w:space="0" w:color="auto"/>
                <w:bottom w:val="none" w:sz="0" w:space="0" w:color="auto"/>
                <w:right w:val="none" w:sz="0" w:space="0" w:color="auto"/>
              </w:divBdr>
            </w:div>
            <w:div w:id="637032953">
              <w:marLeft w:val="0"/>
              <w:marRight w:val="0"/>
              <w:marTop w:val="0"/>
              <w:marBottom w:val="0"/>
              <w:divBdr>
                <w:top w:val="none" w:sz="0" w:space="0" w:color="auto"/>
                <w:left w:val="none" w:sz="0" w:space="0" w:color="auto"/>
                <w:bottom w:val="none" w:sz="0" w:space="0" w:color="auto"/>
                <w:right w:val="none" w:sz="0" w:space="0" w:color="auto"/>
              </w:divBdr>
            </w:div>
            <w:div w:id="640186499">
              <w:marLeft w:val="0"/>
              <w:marRight w:val="0"/>
              <w:marTop w:val="0"/>
              <w:marBottom w:val="0"/>
              <w:divBdr>
                <w:top w:val="none" w:sz="0" w:space="0" w:color="auto"/>
                <w:left w:val="none" w:sz="0" w:space="0" w:color="auto"/>
                <w:bottom w:val="none" w:sz="0" w:space="0" w:color="auto"/>
                <w:right w:val="none" w:sz="0" w:space="0" w:color="auto"/>
              </w:divBdr>
            </w:div>
            <w:div w:id="642151319">
              <w:marLeft w:val="0"/>
              <w:marRight w:val="0"/>
              <w:marTop w:val="0"/>
              <w:marBottom w:val="0"/>
              <w:divBdr>
                <w:top w:val="none" w:sz="0" w:space="0" w:color="auto"/>
                <w:left w:val="none" w:sz="0" w:space="0" w:color="auto"/>
                <w:bottom w:val="none" w:sz="0" w:space="0" w:color="auto"/>
                <w:right w:val="none" w:sz="0" w:space="0" w:color="auto"/>
              </w:divBdr>
            </w:div>
            <w:div w:id="643437310">
              <w:marLeft w:val="0"/>
              <w:marRight w:val="0"/>
              <w:marTop w:val="0"/>
              <w:marBottom w:val="0"/>
              <w:divBdr>
                <w:top w:val="none" w:sz="0" w:space="0" w:color="auto"/>
                <w:left w:val="none" w:sz="0" w:space="0" w:color="auto"/>
                <w:bottom w:val="none" w:sz="0" w:space="0" w:color="auto"/>
                <w:right w:val="none" w:sz="0" w:space="0" w:color="auto"/>
              </w:divBdr>
            </w:div>
            <w:div w:id="643704870">
              <w:marLeft w:val="0"/>
              <w:marRight w:val="0"/>
              <w:marTop w:val="0"/>
              <w:marBottom w:val="0"/>
              <w:divBdr>
                <w:top w:val="none" w:sz="0" w:space="0" w:color="auto"/>
                <w:left w:val="none" w:sz="0" w:space="0" w:color="auto"/>
                <w:bottom w:val="none" w:sz="0" w:space="0" w:color="auto"/>
                <w:right w:val="none" w:sz="0" w:space="0" w:color="auto"/>
              </w:divBdr>
            </w:div>
            <w:div w:id="649015314">
              <w:marLeft w:val="0"/>
              <w:marRight w:val="0"/>
              <w:marTop w:val="0"/>
              <w:marBottom w:val="0"/>
              <w:divBdr>
                <w:top w:val="none" w:sz="0" w:space="0" w:color="auto"/>
                <w:left w:val="none" w:sz="0" w:space="0" w:color="auto"/>
                <w:bottom w:val="none" w:sz="0" w:space="0" w:color="auto"/>
                <w:right w:val="none" w:sz="0" w:space="0" w:color="auto"/>
              </w:divBdr>
            </w:div>
            <w:div w:id="649092642">
              <w:marLeft w:val="0"/>
              <w:marRight w:val="0"/>
              <w:marTop w:val="0"/>
              <w:marBottom w:val="0"/>
              <w:divBdr>
                <w:top w:val="none" w:sz="0" w:space="0" w:color="auto"/>
                <w:left w:val="none" w:sz="0" w:space="0" w:color="auto"/>
                <w:bottom w:val="none" w:sz="0" w:space="0" w:color="auto"/>
                <w:right w:val="none" w:sz="0" w:space="0" w:color="auto"/>
              </w:divBdr>
            </w:div>
            <w:div w:id="649870014">
              <w:marLeft w:val="0"/>
              <w:marRight w:val="0"/>
              <w:marTop w:val="0"/>
              <w:marBottom w:val="0"/>
              <w:divBdr>
                <w:top w:val="none" w:sz="0" w:space="0" w:color="auto"/>
                <w:left w:val="none" w:sz="0" w:space="0" w:color="auto"/>
                <w:bottom w:val="none" w:sz="0" w:space="0" w:color="auto"/>
                <w:right w:val="none" w:sz="0" w:space="0" w:color="auto"/>
              </w:divBdr>
            </w:div>
            <w:div w:id="650789852">
              <w:marLeft w:val="0"/>
              <w:marRight w:val="0"/>
              <w:marTop w:val="0"/>
              <w:marBottom w:val="0"/>
              <w:divBdr>
                <w:top w:val="none" w:sz="0" w:space="0" w:color="auto"/>
                <w:left w:val="none" w:sz="0" w:space="0" w:color="auto"/>
                <w:bottom w:val="none" w:sz="0" w:space="0" w:color="auto"/>
                <w:right w:val="none" w:sz="0" w:space="0" w:color="auto"/>
              </w:divBdr>
            </w:div>
            <w:div w:id="651525499">
              <w:marLeft w:val="0"/>
              <w:marRight w:val="0"/>
              <w:marTop w:val="0"/>
              <w:marBottom w:val="0"/>
              <w:divBdr>
                <w:top w:val="none" w:sz="0" w:space="0" w:color="auto"/>
                <w:left w:val="none" w:sz="0" w:space="0" w:color="auto"/>
                <w:bottom w:val="none" w:sz="0" w:space="0" w:color="auto"/>
                <w:right w:val="none" w:sz="0" w:space="0" w:color="auto"/>
              </w:divBdr>
            </w:div>
            <w:div w:id="656496766">
              <w:marLeft w:val="0"/>
              <w:marRight w:val="0"/>
              <w:marTop w:val="0"/>
              <w:marBottom w:val="0"/>
              <w:divBdr>
                <w:top w:val="none" w:sz="0" w:space="0" w:color="auto"/>
                <w:left w:val="none" w:sz="0" w:space="0" w:color="auto"/>
                <w:bottom w:val="none" w:sz="0" w:space="0" w:color="auto"/>
                <w:right w:val="none" w:sz="0" w:space="0" w:color="auto"/>
              </w:divBdr>
            </w:div>
            <w:div w:id="661350140">
              <w:marLeft w:val="0"/>
              <w:marRight w:val="0"/>
              <w:marTop w:val="0"/>
              <w:marBottom w:val="0"/>
              <w:divBdr>
                <w:top w:val="none" w:sz="0" w:space="0" w:color="auto"/>
                <w:left w:val="none" w:sz="0" w:space="0" w:color="auto"/>
                <w:bottom w:val="none" w:sz="0" w:space="0" w:color="auto"/>
                <w:right w:val="none" w:sz="0" w:space="0" w:color="auto"/>
              </w:divBdr>
            </w:div>
            <w:div w:id="662315532">
              <w:marLeft w:val="0"/>
              <w:marRight w:val="0"/>
              <w:marTop w:val="360"/>
              <w:marBottom w:val="0"/>
              <w:divBdr>
                <w:top w:val="single" w:sz="6" w:space="0" w:color="auto"/>
                <w:left w:val="single" w:sz="6" w:space="0" w:color="auto"/>
                <w:bottom w:val="single" w:sz="6" w:space="0" w:color="auto"/>
                <w:right w:val="single" w:sz="6" w:space="0" w:color="auto"/>
              </w:divBdr>
            </w:div>
            <w:div w:id="662928830">
              <w:marLeft w:val="0"/>
              <w:marRight w:val="0"/>
              <w:marTop w:val="0"/>
              <w:marBottom w:val="0"/>
              <w:divBdr>
                <w:top w:val="none" w:sz="0" w:space="0" w:color="auto"/>
                <w:left w:val="none" w:sz="0" w:space="0" w:color="auto"/>
                <w:bottom w:val="none" w:sz="0" w:space="0" w:color="auto"/>
                <w:right w:val="none" w:sz="0" w:space="0" w:color="auto"/>
              </w:divBdr>
            </w:div>
            <w:div w:id="664941193">
              <w:marLeft w:val="0"/>
              <w:marRight w:val="0"/>
              <w:marTop w:val="0"/>
              <w:marBottom w:val="0"/>
              <w:divBdr>
                <w:top w:val="none" w:sz="0" w:space="0" w:color="auto"/>
                <w:left w:val="none" w:sz="0" w:space="0" w:color="auto"/>
                <w:bottom w:val="none" w:sz="0" w:space="0" w:color="auto"/>
                <w:right w:val="none" w:sz="0" w:space="0" w:color="auto"/>
              </w:divBdr>
            </w:div>
            <w:div w:id="665673789">
              <w:marLeft w:val="0"/>
              <w:marRight w:val="0"/>
              <w:marTop w:val="0"/>
              <w:marBottom w:val="0"/>
              <w:divBdr>
                <w:top w:val="none" w:sz="0" w:space="0" w:color="auto"/>
                <w:left w:val="none" w:sz="0" w:space="0" w:color="auto"/>
                <w:bottom w:val="none" w:sz="0" w:space="0" w:color="auto"/>
                <w:right w:val="none" w:sz="0" w:space="0" w:color="auto"/>
              </w:divBdr>
            </w:div>
            <w:div w:id="667899776">
              <w:marLeft w:val="0"/>
              <w:marRight w:val="0"/>
              <w:marTop w:val="0"/>
              <w:marBottom w:val="0"/>
              <w:divBdr>
                <w:top w:val="none" w:sz="0" w:space="0" w:color="auto"/>
                <w:left w:val="none" w:sz="0" w:space="0" w:color="auto"/>
                <w:bottom w:val="none" w:sz="0" w:space="0" w:color="auto"/>
                <w:right w:val="none" w:sz="0" w:space="0" w:color="auto"/>
              </w:divBdr>
            </w:div>
            <w:div w:id="668800592">
              <w:marLeft w:val="0"/>
              <w:marRight w:val="0"/>
              <w:marTop w:val="0"/>
              <w:marBottom w:val="0"/>
              <w:divBdr>
                <w:top w:val="none" w:sz="0" w:space="0" w:color="auto"/>
                <w:left w:val="none" w:sz="0" w:space="0" w:color="auto"/>
                <w:bottom w:val="none" w:sz="0" w:space="0" w:color="auto"/>
                <w:right w:val="none" w:sz="0" w:space="0" w:color="auto"/>
              </w:divBdr>
            </w:div>
            <w:div w:id="677073785">
              <w:marLeft w:val="0"/>
              <w:marRight w:val="0"/>
              <w:marTop w:val="0"/>
              <w:marBottom w:val="0"/>
              <w:divBdr>
                <w:top w:val="none" w:sz="0" w:space="0" w:color="auto"/>
                <w:left w:val="none" w:sz="0" w:space="0" w:color="auto"/>
                <w:bottom w:val="none" w:sz="0" w:space="0" w:color="auto"/>
                <w:right w:val="none" w:sz="0" w:space="0" w:color="auto"/>
              </w:divBdr>
            </w:div>
            <w:div w:id="678387805">
              <w:marLeft w:val="0"/>
              <w:marRight w:val="0"/>
              <w:marTop w:val="0"/>
              <w:marBottom w:val="0"/>
              <w:divBdr>
                <w:top w:val="none" w:sz="0" w:space="0" w:color="auto"/>
                <w:left w:val="none" w:sz="0" w:space="0" w:color="auto"/>
                <w:bottom w:val="none" w:sz="0" w:space="0" w:color="auto"/>
                <w:right w:val="none" w:sz="0" w:space="0" w:color="auto"/>
              </w:divBdr>
            </w:div>
            <w:div w:id="679478198">
              <w:marLeft w:val="0"/>
              <w:marRight w:val="0"/>
              <w:marTop w:val="0"/>
              <w:marBottom w:val="0"/>
              <w:divBdr>
                <w:top w:val="none" w:sz="0" w:space="0" w:color="auto"/>
                <w:left w:val="none" w:sz="0" w:space="0" w:color="auto"/>
                <w:bottom w:val="none" w:sz="0" w:space="0" w:color="auto"/>
                <w:right w:val="none" w:sz="0" w:space="0" w:color="auto"/>
              </w:divBdr>
            </w:div>
            <w:div w:id="681056764">
              <w:marLeft w:val="0"/>
              <w:marRight w:val="0"/>
              <w:marTop w:val="0"/>
              <w:marBottom w:val="0"/>
              <w:divBdr>
                <w:top w:val="none" w:sz="0" w:space="0" w:color="auto"/>
                <w:left w:val="none" w:sz="0" w:space="0" w:color="auto"/>
                <w:bottom w:val="none" w:sz="0" w:space="0" w:color="auto"/>
                <w:right w:val="none" w:sz="0" w:space="0" w:color="auto"/>
              </w:divBdr>
            </w:div>
            <w:div w:id="681668451">
              <w:marLeft w:val="0"/>
              <w:marRight w:val="0"/>
              <w:marTop w:val="0"/>
              <w:marBottom w:val="0"/>
              <w:divBdr>
                <w:top w:val="none" w:sz="0" w:space="0" w:color="auto"/>
                <w:left w:val="none" w:sz="0" w:space="0" w:color="auto"/>
                <w:bottom w:val="none" w:sz="0" w:space="0" w:color="auto"/>
                <w:right w:val="none" w:sz="0" w:space="0" w:color="auto"/>
              </w:divBdr>
            </w:div>
            <w:div w:id="684786613">
              <w:marLeft w:val="0"/>
              <w:marRight w:val="0"/>
              <w:marTop w:val="0"/>
              <w:marBottom w:val="0"/>
              <w:divBdr>
                <w:top w:val="none" w:sz="0" w:space="0" w:color="auto"/>
                <w:left w:val="none" w:sz="0" w:space="0" w:color="auto"/>
                <w:bottom w:val="none" w:sz="0" w:space="0" w:color="auto"/>
                <w:right w:val="none" w:sz="0" w:space="0" w:color="auto"/>
              </w:divBdr>
            </w:div>
            <w:div w:id="685903282">
              <w:marLeft w:val="0"/>
              <w:marRight w:val="0"/>
              <w:marTop w:val="0"/>
              <w:marBottom w:val="0"/>
              <w:divBdr>
                <w:top w:val="none" w:sz="0" w:space="0" w:color="auto"/>
                <w:left w:val="none" w:sz="0" w:space="0" w:color="auto"/>
                <w:bottom w:val="none" w:sz="0" w:space="0" w:color="auto"/>
                <w:right w:val="none" w:sz="0" w:space="0" w:color="auto"/>
              </w:divBdr>
            </w:div>
            <w:div w:id="686443702">
              <w:marLeft w:val="0"/>
              <w:marRight w:val="0"/>
              <w:marTop w:val="0"/>
              <w:marBottom w:val="0"/>
              <w:divBdr>
                <w:top w:val="none" w:sz="0" w:space="0" w:color="auto"/>
                <w:left w:val="none" w:sz="0" w:space="0" w:color="auto"/>
                <w:bottom w:val="none" w:sz="0" w:space="0" w:color="auto"/>
                <w:right w:val="none" w:sz="0" w:space="0" w:color="auto"/>
              </w:divBdr>
            </w:div>
            <w:div w:id="687606734">
              <w:marLeft w:val="0"/>
              <w:marRight w:val="0"/>
              <w:marTop w:val="0"/>
              <w:marBottom w:val="0"/>
              <w:divBdr>
                <w:top w:val="none" w:sz="0" w:space="0" w:color="auto"/>
                <w:left w:val="none" w:sz="0" w:space="0" w:color="auto"/>
                <w:bottom w:val="none" w:sz="0" w:space="0" w:color="auto"/>
                <w:right w:val="none" w:sz="0" w:space="0" w:color="auto"/>
              </w:divBdr>
            </w:div>
            <w:div w:id="692077695">
              <w:marLeft w:val="0"/>
              <w:marRight w:val="0"/>
              <w:marTop w:val="0"/>
              <w:marBottom w:val="0"/>
              <w:divBdr>
                <w:top w:val="none" w:sz="0" w:space="0" w:color="auto"/>
                <w:left w:val="none" w:sz="0" w:space="0" w:color="auto"/>
                <w:bottom w:val="none" w:sz="0" w:space="0" w:color="auto"/>
                <w:right w:val="none" w:sz="0" w:space="0" w:color="auto"/>
              </w:divBdr>
            </w:div>
            <w:div w:id="693573478">
              <w:marLeft w:val="0"/>
              <w:marRight w:val="0"/>
              <w:marTop w:val="0"/>
              <w:marBottom w:val="0"/>
              <w:divBdr>
                <w:top w:val="none" w:sz="0" w:space="0" w:color="auto"/>
                <w:left w:val="none" w:sz="0" w:space="0" w:color="auto"/>
                <w:bottom w:val="none" w:sz="0" w:space="0" w:color="auto"/>
                <w:right w:val="none" w:sz="0" w:space="0" w:color="auto"/>
              </w:divBdr>
            </w:div>
            <w:div w:id="697631008">
              <w:marLeft w:val="0"/>
              <w:marRight w:val="0"/>
              <w:marTop w:val="0"/>
              <w:marBottom w:val="0"/>
              <w:divBdr>
                <w:top w:val="none" w:sz="0" w:space="0" w:color="auto"/>
                <w:left w:val="none" w:sz="0" w:space="0" w:color="auto"/>
                <w:bottom w:val="none" w:sz="0" w:space="0" w:color="auto"/>
                <w:right w:val="none" w:sz="0" w:space="0" w:color="auto"/>
              </w:divBdr>
            </w:div>
            <w:div w:id="698703958">
              <w:marLeft w:val="0"/>
              <w:marRight w:val="0"/>
              <w:marTop w:val="0"/>
              <w:marBottom w:val="0"/>
              <w:divBdr>
                <w:top w:val="none" w:sz="0" w:space="0" w:color="auto"/>
                <w:left w:val="none" w:sz="0" w:space="0" w:color="auto"/>
                <w:bottom w:val="none" w:sz="0" w:space="0" w:color="auto"/>
                <w:right w:val="none" w:sz="0" w:space="0" w:color="auto"/>
              </w:divBdr>
            </w:div>
            <w:div w:id="700083414">
              <w:marLeft w:val="0"/>
              <w:marRight w:val="0"/>
              <w:marTop w:val="0"/>
              <w:marBottom w:val="0"/>
              <w:divBdr>
                <w:top w:val="none" w:sz="0" w:space="0" w:color="auto"/>
                <w:left w:val="none" w:sz="0" w:space="0" w:color="auto"/>
                <w:bottom w:val="none" w:sz="0" w:space="0" w:color="auto"/>
                <w:right w:val="none" w:sz="0" w:space="0" w:color="auto"/>
              </w:divBdr>
            </w:div>
            <w:div w:id="700907901">
              <w:marLeft w:val="0"/>
              <w:marRight w:val="0"/>
              <w:marTop w:val="0"/>
              <w:marBottom w:val="0"/>
              <w:divBdr>
                <w:top w:val="none" w:sz="0" w:space="0" w:color="auto"/>
                <w:left w:val="none" w:sz="0" w:space="0" w:color="auto"/>
                <w:bottom w:val="none" w:sz="0" w:space="0" w:color="auto"/>
                <w:right w:val="none" w:sz="0" w:space="0" w:color="auto"/>
              </w:divBdr>
            </w:div>
            <w:div w:id="702636207">
              <w:marLeft w:val="0"/>
              <w:marRight w:val="0"/>
              <w:marTop w:val="0"/>
              <w:marBottom w:val="0"/>
              <w:divBdr>
                <w:top w:val="none" w:sz="0" w:space="0" w:color="auto"/>
                <w:left w:val="none" w:sz="0" w:space="0" w:color="auto"/>
                <w:bottom w:val="none" w:sz="0" w:space="0" w:color="auto"/>
                <w:right w:val="none" w:sz="0" w:space="0" w:color="auto"/>
              </w:divBdr>
            </w:div>
            <w:div w:id="703362183">
              <w:marLeft w:val="0"/>
              <w:marRight w:val="0"/>
              <w:marTop w:val="0"/>
              <w:marBottom w:val="0"/>
              <w:divBdr>
                <w:top w:val="none" w:sz="0" w:space="0" w:color="auto"/>
                <w:left w:val="none" w:sz="0" w:space="0" w:color="auto"/>
                <w:bottom w:val="none" w:sz="0" w:space="0" w:color="auto"/>
                <w:right w:val="none" w:sz="0" w:space="0" w:color="auto"/>
              </w:divBdr>
            </w:div>
            <w:div w:id="709231996">
              <w:marLeft w:val="0"/>
              <w:marRight w:val="0"/>
              <w:marTop w:val="0"/>
              <w:marBottom w:val="0"/>
              <w:divBdr>
                <w:top w:val="none" w:sz="0" w:space="0" w:color="auto"/>
                <w:left w:val="none" w:sz="0" w:space="0" w:color="auto"/>
                <w:bottom w:val="none" w:sz="0" w:space="0" w:color="auto"/>
                <w:right w:val="none" w:sz="0" w:space="0" w:color="auto"/>
              </w:divBdr>
            </w:div>
            <w:div w:id="709840138">
              <w:marLeft w:val="0"/>
              <w:marRight w:val="0"/>
              <w:marTop w:val="0"/>
              <w:marBottom w:val="0"/>
              <w:divBdr>
                <w:top w:val="none" w:sz="0" w:space="0" w:color="auto"/>
                <w:left w:val="none" w:sz="0" w:space="0" w:color="auto"/>
                <w:bottom w:val="none" w:sz="0" w:space="0" w:color="auto"/>
                <w:right w:val="none" w:sz="0" w:space="0" w:color="auto"/>
              </w:divBdr>
            </w:div>
            <w:div w:id="711350164">
              <w:marLeft w:val="0"/>
              <w:marRight w:val="0"/>
              <w:marTop w:val="0"/>
              <w:marBottom w:val="0"/>
              <w:divBdr>
                <w:top w:val="none" w:sz="0" w:space="0" w:color="auto"/>
                <w:left w:val="none" w:sz="0" w:space="0" w:color="auto"/>
                <w:bottom w:val="none" w:sz="0" w:space="0" w:color="auto"/>
                <w:right w:val="none" w:sz="0" w:space="0" w:color="auto"/>
              </w:divBdr>
            </w:div>
            <w:div w:id="711659925">
              <w:marLeft w:val="0"/>
              <w:marRight w:val="0"/>
              <w:marTop w:val="0"/>
              <w:marBottom w:val="0"/>
              <w:divBdr>
                <w:top w:val="none" w:sz="0" w:space="0" w:color="auto"/>
                <w:left w:val="none" w:sz="0" w:space="0" w:color="auto"/>
                <w:bottom w:val="none" w:sz="0" w:space="0" w:color="auto"/>
                <w:right w:val="none" w:sz="0" w:space="0" w:color="auto"/>
              </w:divBdr>
            </w:div>
            <w:div w:id="712920086">
              <w:marLeft w:val="0"/>
              <w:marRight w:val="0"/>
              <w:marTop w:val="0"/>
              <w:marBottom w:val="0"/>
              <w:divBdr>
                <w:top w:val="none" w:sz="0" w:space="0" w:color="auto"/>
                <w:left w:val="none" w:sz="0" w:space="0" w:color="auto"/>
                <w:bottom w:val="none" w:sz="0" w:space="0" w:color="auto"/>
                <w:right w:val="none" w:sz="0" w:space="0" w:color="auto"/>
              </w:divBdr>
            </w:div>
            <w:div w:id="713624480">
              <w:marLeft w:val="0"/>
              <w:marRight w:val="0"/>
              <w:marTop w:val="0"/>
              <w:marBottom w:val="0"/>
              <w:divBdr>
                <w:top w:val="none" w:sz="0" w:space="0" w:color="auto"/>
                <w:left w:val="none" w:sz="0" w:space="0" w:color="auto"/>
                <w:bottom w:val="none" w:sz="0" w:space="0" w:color="auto"/>
                <w:right w:val="none" w:sz="0" w:space="0" w:color="auto"/>
              </w:divBdr>
            </w:div>
            <w:div w:id="714700160">
              <w:marLeft w:val="0"/>
              <w:marRight w:val="0"/>
              <w:marTop w:val="360"/>
              <w:marBottom w:val="0"/>
              <w:divBdr>
                <w:top w:val="single" w:sz="6" w:space="0" w:color="auto"/>
                <w:left w:val="single" w:sz="6" w:space="0" w:color="auto"/>
                <w:bottom w:val="single" w:sz="6" w:space="0" w:color="auto"/>
                <w:right w:val="single" w:sz="6" w:space="0" w:color="auto"/>
              </w:divBdr>
            </w:div>
            <w:div w:id="717439451">
              <w:marLeft w:val="0"/>
              <w:marRight w:val="0"/>
              <w:marTop w:val="0"/>
              <w:marBottom w:val="0"/>
              <w:divBdr>
                <w:top w:val="none" w:sz="0" w:space="0" w:color="auto"/>
                <w:left w:val="none" w:sz="0" w:space="0" w:color="auto"/>
                <w:bottom w:val="none" w:sz="0" w:space="0" w:color="auto"/>
                <w:right w:val="none" w:sz="0" w:space="0" w:color="auto"/>
              </w:divBdr>
            </w:div>
            <w:div w:id="717819755">
              <w:marLeft w:val="0"/>
              <w:marRight w:val="0"/>
              <w:marTop w:val="0"/>
              <w:marBottom w:val="0"/>
              <w:divBdr>
                <w:top w:val="none" w:sz="0" w:space="0" w:color="auto"/>
                <w:left w:val="none" w:sz="0" w:space="0" w:color="auto"/>
                <w:bottom w:val="none" w:sz="0" w:space="0" w:color="auto"/>
                <w:right w:val="none" w:sz="0" w:space="0" w:color="auto"/>
              </w:divBdr>
            </w:div>
            <w:div w:id="720052914">
              <w:marLeft w:val="0"/>
              <w:marRight w:val="0"/>
              <w:marTop w:val="0"/>
              <w:marBottom w:val="0"/>
              <w:divBdr>
                <w:top w:val="none" w:sz="0" w:space="0" w:color="auto"/>
                <w:left w:val="none" w:sz="0" w:space="0" w:color="auto"/>
                <w:bottom w:val="none" w:sz="0" w:space="0" w:color="auto"/>
                <w:right w:val="none" w:sz="0" w:space="0" w:color="auto"/>
              </w:divBdr>
            </w:div>
            <w:div w:id="720135255">
              <w:marLeft w:val="0"/>
              <w:marRight w:val="0"/>
              <w:marTop w:val="0"/>
              <w:marBottom w:val="0"/>
              <w:divBdr>
                <w:top w:val="none" w:sz="0" w:space="0" w:color="auto"/>
                <w:left w:val="none" w:sz="0" w:space="0" w:color="auto"/>
                <w:bottom w:val="none" w:sz="0" w:space="0" w:color="auto"/>
                <w:right w:val="none" w:sz="0" w:space="0" w:color="auto"/>
              </w:divBdr>
            </w:div>
            <w:div w:id="720860395">
              <w:marLeft w:val="0"/>
              <w:marRight w:val="0"/>
              <w:marTop w:val="0"/>
              <w:marBottom w:val="0"/>
              <w:divBdr>
                <w:top w:val="none" w:sz="0" w:space="0" w:color="auto"/>
                <w:left w:val="none" w:sz="0" w:space="0" w:color="auto"/>
                <w:bottom w:val="none" w:sz="0" w:space="0" w:color="auto"/>
                <w:right w:val="none" w:sz="0" w:space="0" w:color="auto"/>
              </w:divBdr>
            </w:div>
            <w:div w:id="721100654">
              <w:marLeft w:val="0"/>
              <w:marRight w:val="0"/>
              <w:marTop w:val="0"/>
              <w:marBottom w:val="0"/>
              <w:divBdr>
                <w:top w:val="none" w:sz="0" w:space="0" w:color="auto"/>
                <w:left w:val="none" w:sz="0" w:space="0" w:color="auto"/>
                <w:bottom w:val="none" w:sz="0" w:space="0" w:color="auto"/>
                <w:right w:val="none" w:sz="0" w:space="0" w:color="auto"/>
              </w:divBdr>
            </w:div>
            <w:div w:id="721291120">
              <w:marLeft w:val="0"/>
              <w:marRight w:val="0"/>
              <w:marTop w:val="0"/>
              <w:marBottom w:val="0"/>
              <w:divBdr>
                <w:top w:val="none" w:sz="0" w:space="0" w:color="auto"/>
                <w:left w:val="none" w:sz="0" w:space="0" w:color="auto"/>
                <w:bottom w:val="none" w:sz="0" w:space="0" w:color="auto"/>
                <w:right w:val="none" w:sz="0" w:space="0" w:color="auto"/>
              </w:divBdr>
              <w:divsChild>
                <w:div w:id="8455946">
                  <w:marLeft w:val="0"/>
                  <w:marRight w:val="0"/>
                  <w:marTop w:val="0"/>
                  <w:marBottom w:val="0"/>
                  <w:divBdr>
                    <w:top w:val="none" w:sz="0" w:space="0" w:color="auto"/>
                    <w:left w:val="none" w:sz="0" w:space="0" w:color="auto"/>
                    <w:bottom w:val="none" w:sz="0" w:space="0" w:color="auto"/>
                    <w:right w:val="none" w:sz="0" w:space="0" w:color="auto"/>
                  </w:divBdr>
                </w:div>
                <w:div w:id="8458920">
                  <w:marLeft w:val="0"/>
                  <w:marRight w:val="0"/>
                  <w:marTop w:val="0"/>
                  <w:marBottom w:val="0"/>
                  <w:divBdr>
                    <w:top w:val="none" w:sz="0" w:space="0" w:color="auto"/>
                    <w:left w:val="none" w:sz="0" w:space="0" w:color="auto"/>
                    <w:bottom w:val="none" w:sz="0" w:space="0" w:color="auto"/>
                    <w:right w:val="none" w:sz="0" w:space="0" w:color="auto"/>
                  </w:divBdr>
                </w:div>
                <w:div w:id="16662271">
                  <w:marLeft w:val="0"/>
                  <w:marRight w:val="0"/>
                  <w:marTop w:val="0"/>
                  <w:marBottom w:val="0"/>
                  <w:divBdr>
                    <w:top w:val="none" w:sz="0" w:space="0" w:color="auto"/>
                    <w:left w:val="none" w:sz="0" w:space="0" w:color="auto"/>
                    <w:bottom w:val="none" w:sz="0" w:space="0" w:color="auto"/>
                    <w:right w:val="none" w:sz="0" w:space="0" w:color="auto"/>
                  </w:divBdr>
                </w:div>
                <w:div w:id="22245790">
                  <w:marLeft w:val="0"/>
                  <w:marRight w:val="0"/>
                  <w:marTop w:val="0"/>
                  <w:marBottom w:val="0"/>
                  <w:divBdr>
                    <w:top w:val="none" w:sz="0" w:space="0" w:color="auto"/>
                    <w:left w:val="none" w:sz="0" w:space="0" w:color="auto"/>
                    <w:bottom w:val="none" w:sz="0" w:space="0" w:color="auto"/>
                    <w:right w:val="none" w:sz="0" w:space="0" w:color="auto"/>
                  </w:divBdr>
                </w:div>
                <w:div w:id="74211736">
                  <w:marLeft w:val="0"/>
                  <w:marRight w:val="0"/>
                  <w:marTop w:val="0"/>
                  <w:marBottom w:val="0"/>
                  <w:divBdr>
                    <w:top w:val="none" w:sz="0" w:space="0" w:color="auto"/>
                    <w:left w:val="none" w:sz="0" w:space="0" w:color="auto"/>
                    <w:bottom w:val="none" w:sz="0" w:space="0" w:color="auto"/>
                    <w:right w:val="none" w:sz="0" w:space="0" w:color="auto"/>
                  </w:divBdr>
                </w:div>
                <w:div w:id="95251826">
                  <w:marLeft w:val="0"/>
                  <w:marRight w:val="0"/>
                  <w:marTop w:val="0"/>
                  <w:marBottom w:val="0"/>
                  <w:divBdr>
                    <w:top w:val="none" w:sz="0" w:space="0" w:color="auto"/>
                    <w:left w:val="none" w:sz="0" w:space="0" w:color="auto"/>
                    <w:bottom w:val="none" w:sz="0" w:space="0" w:color="auto"/>
                    <w:right w:val="none" w:sz="0" w:space="0" w:color="auto"/>
                  </w:divBdr>
                </w:div>
                <w:div w:id="106851531">
                  <w:marLeft w:val="0"/>
                  <w:marRight w:val="0"/>
                  <w:marTop w:val="0"/>
                  <w:marBottom w:val="0"/>
                  <w:divBdr>
                    <w:top w:val="none" w:sz="0" w:space="0" w:color="auto"/>
                    <w:left w:val="none" w:sz="0" w:space="0" w:color="auto"/>
                    <w:bottom w:val="none" w:sz="0" w:space="0" w:color="auto"/>
                    <w:right w:val="none" w:sz="0" w:space="0" w:color="auto"/>
                  </w:divBdr>
                </w:div>
                <w:div w:id="137188977">
                  <w:marLeft w:val="0"/>
                  <w:marRight w:val="0"/>
                  <w:marTop w:val="0"/>
                  <w:marBottom w:val="0"/>
                  <w:divBdr>
                    <w:top w:val="none" w:sz="0" w:space="0" w:color="auto"/>
                    <w:left w:val="none" w:sz="0" w:space="0" w:color="auto"/>
                    <w:bottom w:val="none" w:sz="0" w:space="0" w:color="auto"/>
                    <w:right w:val="none" w:sz="0" w:space="0" w:color="auto"/>
                  </w:divBdr>
                </w:div>
                <w:div w:id="143547911">
                  <w:marLeft w:val="0"/>
                  <w:marRight w:val="0"/>
                  <w:marTop w:val="0"/>
                  <w:marBottom w:val="0"/>
                  <w:divBdr>
                    <w:top w:val="none" w:sz="0" w:space="0" w:color="auto"/>
                    <w:left w:val="none" w:sz="0" w:space="0" w:color="auto"/>
                    <w:bottom w:val="none" w:sz="0" w:space="0" w:color="auto"/>
                    <w:right w:val="none" w:sz="0" w:space="0" w:color="auto"/>
                  </w:divBdr>
                </w:div>
                <w:div w:id="172577384">
                  <w:marLeft w:val="0"/>
                  <w:marRight w:val="0"/>
                  <w:marTop w:val="0"/>
                  <w:marBottom w:val="0"/>
                  <w:divBdr>
                    <w:top w:val="none" w:sz="0" w:space="0" w:color="auto"/>
                    <w:left w:val="none" w:sz="0" w:space="0" w:color="auto"/>
                    <w:bottom w:val="none" w:sz="0" w:space="0" w:color="auto"/>
                    <w:right w:val="none" w:sz="0" w:space="0" w:color="auto"/>
                  </w:divBdr>
                </w:div>
                <w:div w:id="198786173">
                  <w:marLeft w:val="0"/>
                  <w:marRight w:val="0"/>
                  <w:marTop w:val="0"/>
                  <w:marBottom w:val="0"/>
                  <w:divBdr>
                    <w:top w:val="none" w:sz="0" w:space="0" w:color="auto"/>
                    <w:left w:val="none" w:sz="0" w:space="0" w:color="auto"/>
                    <w:bottom w:val="none" w:sz="0" w:space="0" w:color="auto"/>
                    <w:right w:val="none" w:sz="0" w:space="0" w:color="auto"/>
                  </w:divBdr>
                </w:div>
                <w:div w:id="217595675">
                  <w:marLeft w:val="0"/>
                  <w:marRight w:val="0"/>
                  <w:marTop w:val="0"/>
                  <w:marBottom w:val="0"/>
                  <w:divBdr>
                    <w:top w:val="none" w:sz="0" w:space="0" w:color="auto"/>
                    <w:left w:val="none" w:sz="0" w:space="0" w:color="auto"/>
                    <w:bottom w:val="none" w:sz="0" w:space="0" w:color="auto"/>
                    <w:right w:val="none" w:sz="0" w:space="0" w:color="auto"/>
                  </w:divBdr>
                </w:div>
                <w:div w:id="290671634">
                  <w:marLeft w:val="0"/>
                  <w:marRight w:val="0"/>
                  <w:marTop w:val="0"/>
                  <w:marBottom w:val="0"/>
                  <w:divBdr>
                    <w:top w:val="none" w:sz="0" w:space="0" w:color="auto"/>
                    <w:left w:val="none" w:sz="0" w:space="0" w:color="auto"/>
                    <w:bottom w:val="none" w:sz="0" w:space="0" w:color="auto"/>
                    <w:right w:val="none" w:sz="0" w:space="0" w:color="auto"/>
                  </w:divBdr>
                </w:div>
                <w:div w:id="331759691">
                  <w:marLeft w:val="0"/>
                  <w:marRight w:val="0"/>
                  <w:marTop w:val="0"/>
                  <w:marBottom w:val="0"/>
                  <w:divBdr>
                    <w:top w:val="none" w:sz="0" w:space="0" w:color="auto"/>
                    <w:left w:val="none" w:sz="0" w:space="0" w:color="auto"/>
                    <w:bottom w:val="none" w:sz="0" w:space="0" w:color="auto"/>
                    <w:right w:val="none" w:sz="0" w:space="0" w:color="auto"/>
                  </w:divBdr>
                </w:div>
                <w:div w:id="341663992">
                  <w:marLeft w:val="0"/>
                  <w:marRight w:val="0"/>
                  <w:marTop w:val="0"/>
                  <w:marBottom w:val="0"/>
                  <w:divBdr>
                    <w:top w:val="none" w:sz="0" w:space="0" w:color="auto"/>
                    <w:left w:val="none" w:sz="0" w:space="0" w:color="auto"/>
                    <w:bottom w:val="none" w:sz="0" w:space="0" w:color="auto"/>
                    <w:right w:val="none" w:sz="0" w:space="0" w:color="auto"/>
                  </w:divBdr>
                </w:div>
                <w:div w:id="343214813">
                  <w:marLeft w:val="0"/>
                  <w:marRight w:val="0"/>
                  <w:marTop w:val="0"/>
                  <w:marBottom w:val="0"/>
                  <w:divBdr>
                    <w:top w:val="none" w:sz="0" w:space="0" w:color="auto"/>
                    <w:left w:val="none" w:sz="0" w:space="0" w:color="auto"/>
                    <w:bottom w:val="none" w:sz="0" w:space="0" w:color="auto"/>
                    <w:right w:val="none" w:sz="0" w:space="0" w:color="auto"/>
                  </w:divBdr>
                </w:div>
                <w:div w:id="418409119">
                  <w:marLeft w:val="0"/>
                  <w:marRight w:val="0"/>
                  <w:marTop w:val="0"/>
                  <w:marBottom w:val="0"/>
                  <w:divBdr>
                    <w:top w:val="none" w:sz="0" w:space="0" w:color="auto"/>
                    <w:left w:val="none" w:sz="0" w:space="0" w:color="auto"/>
                    <w:bottom w:val="none" w:sz="0" w:space="0" w:color="auto"/>
                    <w:right w:val="none" w:sz="0" w:space="0" w:color="auto"/>
                  </w:divBdr>
                </w:div>
                <w:div w:id="443966285">
                  <w:marLeft w:val="0"/>
                  <w:marRight w:val="0"/>
                  <w:marTop w:val="0"/>
                  <w:marBottom w:val="0"/>
                  <w:divBdr>
                    <w:top w:val="none" w:sz="0" w:space="0" w:color="auto"/>
                    <w:left w:val="none" w:sz="0" w:space="0" w:color="auto"/>
                    <w:bottom w:val="none" w:sz="0" w:space="0" w:color="auto"/>
                    <w:right w:val="none" w:sz="0" w:space="0" w:color="auto"/>
                  </w:divBdr>
                </w:div>
                <w:div w:id="467627013">
                  <w:marLeft w:val="0"/>
                  <w:marRight w:val="0"/>
                  <w:marTop w:val="0"/>
                  <w:marBottom w:val="0"/>
                  <w:divBdr>
                    <w:top w:val="none" w:sz="0" w:space="0" w:color="auto"/>
                    <w:left w:val="none" w:sz="0" w:space="0" w:color="auto"/>
                    <w:bottom w:val="none" w:sz="0" w:space="0" w:color="auto"/>
                    <w:right w:val="none" w:sz="0" w:space="0" w:color="auto"/>
                  </w:divBdr>
                </w:div>
                <w:div w:id="493571476">
                  <w:marLeft w:val="0"/>
                  <w:marRight w:val="0"/>
                  <w:marTop w:val="0"/>
                  <w:marBottom w:val="0"/>
                  <w:divBdr>
                    <w:top w:val="none" w:sz="0" w:space="0" w:color="auto"/>
                    <w:left w:val="none" w:sz="0" w:space="0" w:color="auto"/>
                    <w:bottom w:val="none" w:sz="0" w:space="0" w:color="auto"/>
                    <w:right w:val="none" w:sz="0" w:space="0" w:color="auto"/>
                  </w:divBdr>
                </w:div>
                <w:div w:id="498929395">
                  <w:marLeft w:val="0"/>
                  <w:marRight w:val="0"/>
                  <w:marTop w:val="0"/>
                  <w:marBottom w:val="0"/>
                  <w:divBdr>
                    <w:top w:val="none" w:sz="0" w:space="0" w:color="auto"/>
                    <w:left w:val="none" w:sz="0" w:space="0" w:color="auto"/>
                    <w:bottom w:val="none" w:sz="0" w:space="0" w:color="auto"/>
                    <w:right w:val="none" w:sz="0" w:space="0" w:color="auto"/>
                  </w:divBdr>
                </w:div>
                <w:div w:id="553004791">
                  <w:marLeft w:val="0"/>
                  <w:marRight w:val="0"/>
                  <w:marTop w:val="0"/>
                  <w:marBottom w:val="0"/>
                  <w:divBdr>
                    <w:top w:val="none" w:sz="0" w:space="0" w:color="auto"/>
                    <w:left w:val="none" w:sz="0" w:space="0" w:color="auto"/>
                    <w:bottom w:val="none" w:sz="0" w:space="0" w:color="auto"/>
                    <w:right w:val="none" w:sz="0" w:space="0" w:color="auto"/>
                  </w:divBdr>
                </w:div>
                <w:div w:id="661197113">
                  <w:marLeft w:val="0"/>
                  <w:marRight w:val="0"/>
                  <w:marTop w:val="0"/>
                  <w:marBottom w:val="0"/>
                  <w:divBdr>
                    <w:top w:val="none" w:sz="0" w:space="0" w:color="auto"/>
                    <w:left w:val="none" w:sz="0" w:space="0" w:color="auto"/>
                    <w:bottom w:val="none" w:sz="0" w:space="0" w:color="auto"/>
                    <w:right w:val="none" w:sz="0" w:space="0" w:color="auto"/>
                  </w:divBdr>
                </w:div>
                <w:div w:id="686759659">
                  <w:marLeft w:val="0"/>
                  <w:marRight w:val="0"/>
                  <w:marTop w:val="0"/>
                  <w:marBottom w:val="0"/>
                  <w:divBdr>
                    <w:top w:val="none" w:sz="0" w:space="0" w:color="auto"/>
                    <w:left w:val="none" w:sz="0" w:space="0" w:color="auto"/>
                    <w:bottom w:val="none" w:sz="0" w:space="0" w:color="auto"/>
                    <w:right w:val="none" w:sz="0" w:space="0" w:color="auto"/>
                  </w:divBdr>
                </w:div>
                <w:div w:id="709501635">
                  <w:marLeft w:val="0"/>
                  <w:marRight w:val="0"/>
                  <w:marTop w:val="0"/>
                  <w:marBottom w:val="0"/>
                  <w:divBdr>
                    <w:top w:val="none" w:sz="0" w:space="0" w:color="auto"/>
                    <w:left w:val="none" w:sz="0" w:space="0" w:color="auto"/>
                    <w:bottom w:val="none" w:sz="0" w:space="0" w:color="auto"/>
                    <w:right w:val="none" w:sz="0" w:space="0" w:color="auto"/>
                  </w:divBdr>
                </w:div>
                <w:div w:id="799424431">
                  <w:marLeft w:val="0"/>
                  <w:marRight w:val="0"/>
                  <w:marTop w:val="0"/>
                  <w:marBottom w:val="0"/>
                  <w:divBdr>
                    <w:top w:val="none" w:sz="0" w:space="0" w:color="auto"/>
                    <w:left w:val="none" w:sz="0" w:space="0" w:color="auto"/>
                    <w:bottom w:val="none" w:sz="0" w:space="0" w:color="auto"/>
                    <w:right w:val="none" w:sz="0" w:space="0" w:color="auto"/>
                  </w:divBdr>
                </w:div>
                <w:div w:id="840968641">
                  <w:marLeft w:val="0"/>
                  <w:marRight w:val="0"/>
                  <w:marTop w:val="0"/>
                  <w:marBottom w:val="0"/>
                  <w:divBdr>
                    <w:top w:val="none" w:sz="0" w:space="0" w:color="auto"/>
                    <w:left w:val="none" w:sz="0" w:space="0" w:color="auto"/>
                    <w:bottom w:val="none" w:sz="0" w:space="0" w:color="auto"/>
                    <w:right w:val="none" w:sz="0" w:space="0" w:color="auto"/>
                  </w:divBdr>
                </w:div>
                <w:div w:id="894583681">
                  <w:marLeft w:val="0"/>
                  <w:marRight w:val="0"/>
                  <w:marTop w:val="0"/>
                  <w:marBottom w:val="0"/>
                  <w:divBdr>
                    <w:top w:val="none" w:sz="0" w:space="0" w:color="auto"/>
                    <w:left w:val="none" w:sz="0" w:space="0" w:color="auto"/>
                    <w:bottom w:val="none" w:sz="0" w:space="0" w:color="auto"/>
                    <w:right w:val="none" w:sz="0" w:space="0" w:color="auto"/>
                  </w:divBdr>
                </w:div>
                <w:div w:id="917327198">
                  <w:marLeft w:val="0"/>
                  <w:marRight w:val="0"/>
                  <w:marTop w:val="0"/>
                  <w:marBottom w:val="0"/>
                  <w:divBdr>
                    <w:top w:val="none" w:sz="0" w:space="0" w:color="auto"/>
                    <w:left w:val="none" w:sz="0" w:space="0" w:color="auto"/>
                    <w:bottom w:val="none" w:sz="0" w:space="0" w:color="auto"/>
                    <w:right w:val="none" w:sz="0" w:space="0" w:color="auto"/>
                  </w:divBdr>
                </w:div>
                <w:div w:id="932587684">
                  <w:marLeft w:val="0"/>
                  <w:marRight w:val="0"/>
                  <w:marTop w:val="0"/>
                  <w:marBottom w:val="0"/>
                  <w:divBdr>
                    <w:top w:val="none" w:sz="0" w:space="0" w:color="auto"/>
                    <w:left w:val="none" w:sz="0" w:space="0" w:color="auto"/>
                    <w:bottom w:val="none" w:sz="0" w:space="0" w:color="auto"/>
                    <w:right w:val="none" w:sz="0" w:space="0" w:color="auto"/>
                  </w:divBdr>
                </w:div>
                <w:div w:id="936595215">
                  <w:marLeft w:val="0"/>
                  <w:marRight w:val="0"/>
                  <w:marTop w:val="0"/>
                  <w:marBottom w:val="0"/>
                  <w:divBdr>
                    <w:top w:val="none" w:sz="0" w:space="0" w:color="auto"/>
                    <w:left w:val="none" w:sz="0" w:space="0" w:color="auto"/>
                    <w:bottom w:val="none" w:sz="0" w:space="0" w:color="auto"/>
                    <w:right w:val="none" w:sz="0" w:space="0" w:color="auto"/>
                  </w:divBdr>
                </w:div>
                <w:div w:id="978801500">
                  <w:marLeft w:val="0"/>
                  <w:marRight w:val="0"/>
                  <w:marTop w:val="0"/>
                  <w:marBottom w:val="0"/>
                  <w:divBdr>
                    <w:top w:val="none" w:sz="0" w:space="0" w:color="auto"/>
                    <w:left w:val="none" w:sz="0" w:space="0" w:color="auto"/>
                    <w:bottom w:val="none" w:sz="0" w:space="0" w:color="auto"/>
                    <w:right w:val="none" w:sz="0" w:space="0" w:color="auto"/>
                  </w:divBdr>
                </w:div>
                <w:div w:id="1013266884">
                  <w:marLeft w:val="0"/>
                  <w:marRight w:val="0"/>
                  <w:marTop w:val="0"/>
                  <w:marBottom w:val="0"/>
                  <w:divBdr>
                    <w:top w:val="none" w:sz="0" w:space="0" w:color="auto"/>
                    <w:left w:val="none" w:sz="0" w:space="0" w:color="auto"/>
                    <w:bottom w:val="none" w:sz="0" w:space="0" w:color="auto"/>
                    <w:right w:val="none" w:sz="0" w:space="0" w:color="auto"/>
                  </w:divBdr>
                </w:div>
                <w:div w:id="1016923856">
                  <w:marLeft w:val="0"/>
                  <w:marRight w:val="0"/>
                  <w:marTop w:val="0"/>
                  <w:marBottom w:val="0"/>
                  <w:divBdr>
                    <w:top w:val="none" w:sz="0" w:space="0" w:color="auto"/>
                    <w:left w:val="none" w:sz="0" w:space="0" w:color="auto"/>
                    <w:bottom w:val="none" w:sz="0" w:space="0" w:color="auto"/>
                    <w:right w:val="none" w:sz="0" w:space="0" w:color="auto"/>
                  </w:divBdr>
                </w:div>
                <w:div w:id="1031758550">
                  <w:marLeft w:val="0"/>
                  <w:marRight w:val="0"/>
                  <w:marTop w:val="0"/>
                  <w:marBottom w:val="0"/>
                  <w:divBdr>
                    <w:top w:val="none" w:sz="0" w:space="0" w:color="auto"/>
                    <w:left w:val="none" w:sz="0" w:space="0" w:color="auto"/>
                    <w:bottom w:val="none" w:sz="0" w:space="0" w:color="auto"/>
                    <w:right w:val="none" w:sz="0" w:space="0" w:color="auto"/>
                  </w:divBdr>
                </w:div>
                <w:div w:id="1035735560">
                  <w:marLeft w:val="0"/>
                  <w:marRight w:val="0"/>
                  <w:marTop w:val="0"/>
                  <w:marBottom w:val="0"/>
                  <w:divBdr>
                    <w:top w:val="none" w:sz="0" w:space="0" w:color="auto"/>
                    <w:left w:val="none" w:sz="0" w:space="0" w:color="auto"/>
                    <w:bottom w:val="none" w:sz="0" w:space="0" w:color="auto"/>
                    <w:right w:val="none" w:sz="0" w:space="0" w:color="auto"/>
                  </w:divBdr>
                </w:div>
                <w:div w:id="1037047598">
                  <w:marLeft w:val="0"/>
                  <w:marRight w:val="0"/>
                  <w:marTop w:val="0"/>
                  <w:marBottom w:val="0"/>
                  <w:divBdr>
                    <w:top w:val="none" w:sz="0" w:space="0" w:color="auto"/>
                    <w:left w:val="none" w:sz="0" w:space="0" w:color="auto"/>
                    <w:bottom w:val="none" w:sz="0" w:space="0" w:color="auto"/>
                    <w:right w:val="none" w:sz="0" w:space="0" w:color="auto"/>
                  </w:divBdr>
                </w:div>
                <w:div w:id="1037974857">
                  <w:marLeft w:val="0"/>
                  <w:marRight w:val="0"/>
                  <w:marTop w:val="0"/>
                  <w:marBottom w:val="0"/>
                  <w:divBdr>
                    <w:top w:val="none" w:sz="0" w:space="0" w:color="auto"/>
                    <w:left w:val="none" w:sz="0" w:space="0" w:color="auto"/>
                    <w:bottom w:val="none" w:sz="0" w:space="0" w:color="auto"/>
                    <w:right w:val="none" w:sz="0" w:space="0" w:color="auto"/>
                  </w:divBdr>
                </w:div>
                <w:div w:id="1071806928">
                  <w:marLeft w:val="0"/>
                  <w:marRight w:val="0"/>
                  <w:marTop w:val="0"/>
                  <w:marBottom w:val="0"/>
                  <w:divBdr>
                    <w:top w:val="none" w:sz="0" w:space="0" w:color="auto"/>
                    <w:left w:val="none" w:sz="0" w:space="0" w:color="auto"/>
                    <w:bottom w:val="none" w:sz="0" w:space="0" w:color="auto"/>
                    <w:right w:val="none" w:sz="0" w:space="0" w:color="auto"/>
                  </w:divBdr>
                </w:div>
                <w:div w:id="1081104884">
                  <w:marLeft w:val="0"/>
                  <w:marRight w:val="0"/>
                  <w:marTop w:val="0"/>
                  <w:marBottom w:val="0"/>
                  <w:divBdr>
                    <w:top w:val="none" w:sz="0" w:space="0" w:color="auto"/>
                    <w:left w:val="none" w:sz="0" w:space="0" w:color="auto"/>
                    <w:bottom w:val="none" w:sz="0" w:space="0" w:color="auto"/>
                    <w:right w:val="none" w:sz="0" w:space="0" w:color="auto"/>
                  </w:divBdr>
                </w:div>
                <w:div w:id="1148136327">
                  <w:marLeft w:val="0"/>
                  <w:marRight w:val="0"/>
                  <w:marTop w:val="0"/>
                  <w:marBottom w:val="0"/>
                  <w:divBdr>
                    <w:top w:val="none" w:sz="0" w:space="0" w:color="auto"/>
                    <w:left w:val="none" w:sz="0" w:space="0" w:color="auto"/>
                    <w:bottom w:val="none" w:sz="0" w:space="0" w:color="auto"/>
                    <w:right w:val="none" w:sz="0" w:space="0" w:color="auto"/>
                  </w:divBdr>
                </w:div>
                <w:div w:id="1163282417">
                  <w:marLeft w:val="0"/>
                  <w:marRight w:val="0"/>
                  <w:marTop w:val="0"/>
                  <w:marBottom w:val="0"/>
                  <w:divBdr>
                    <w:top w:val="none" w:sz="0" w:space="0" w:color="auto"/>
                    <w:left w:val="none" w:sz="0" w:space="0" w:color="auto"/>
                    <w:bottom w:val="none" w:sz="0" w:space="0" w:color="auto"/>
                    <w:right w:val="none" w:sz="0" w:space="0" w:color="auto"/>
                  </w:divBdr>
                </w:div>
                <w:div w:id="1203711458">
                  <w:marLeft w:val="0"/>
                  <w:marRight w:val="0"/>
                  <w:marTop w:val="0"/>
                  <w:marBottom w:val="0"/>
                  <w:divBdr>
                    <w:top w:val="none" w:sz="0" w:space="0" w:color="auto"/>
                    <w:left w:val="none" w:sz="0" w:space="0" w:color="auto"/>
                    <w:bottom w:val="none" w:sz="0" w:space="0" w:color="auto"/>
                    <w:right w:val="none" w:sz="0" w:space="0" w:color="auto"/>
                  </w:divBdr>
                </w:div>
                <w:div w:id="1206722899">
                  <w:marLeft w:val="0"/>
                  <w:marRight w:val="0"/>
                  <w:marTop w:val="0"/>
                  <w:marBottom w:val="0"/>
                  <w:divBdr>
                    <w:top w:val="none" w:sz="0" w:space="0" w:color="auto"/>
                    <w:left w:val="none" w:sz="0" w:space="0" w:color="auto"/>
                    <w:bottom w:val="none" w:sz="0" w:space="0" w:color="auto"/>
                    <w:right w:val="none" w:sz="0" w:space="0" w:color="auto"/>
                  </w:divBdr>
                </w:div>
                <w:div w:id="1222250917">
                  <w:marLeft w:val="0"/>
                  <w:marRight w:val="0"/>
                  <w:marTop w:val="0"/>
                  <w:marBottom w:val="0"/>
                  <w:divBdr>
                    <w:top w:val="none" w:sz="0" w:space="0" w:color="auto"/>
                    <w:left w:val="none" w:sz="0" w:space="0" w:color="auto"/>
                    <w:bottom w:val="none" w:sz="0" w:space="0" w:color="auto"/>
                    <w:right w:val="none" w:sz="0" w:space="0" w:color="auto"/>
                  </w:divBdr>
                </w:div>
                <w:div w:id="1231188244">
                  <w:marLeft w:val="0"/>
                  <w:marRight w:val="0"/>
                  <w:marTop w:val="0"/>
                  <w:marBottom w:val="0"/>
                  <w:divBdr>
                    <w:top w:val="none" w:sz="0" w:space="0" w:color="auto"/>
                    <w:left w:val="none" w:sz="0" w:space="0" w:color="auto"/>
                    <w:bottom w:val="none" w:sz="0" w:space="0" w:color="auto"/>
                    <w:right w:val="none" w:sz="0" w:space="0" w:color="auto"/>
                  </w:divBdr>
                </w:div>
                <w:div w:id="1236010962">
                  <w:marLeft w:val="0"/>
                  <w:marRight w:val="0"/>
                  <w:marTop w:val="0"/>
                  <w:marBottom w:val="0"/>
                  <w:divBdr>
                    <w:top w:val="none" w:sz="0" w:space="0" w:color="auto"/>
                    <w:left w:val="none" w:sz="0" w:space="0" w:color="auto"/>
                    <w:bottom w:val="none" w:sz="0" w:space="0" w:color="auto"/>
                    <w:right w:val="none" w:sz="0" w:space="0" w:color="auto"/>
                  </w:divBdr>
                </w:div>
                <w:div w:id="1257595883">
                  <w:marLeft w:val="0"/>
                  <w:marRight w:val="0"/>
                  <w:marTop w:val="0"/>
                  <w:marBottom w:val="0"/>
                  <w:divBdr>
                    <w:top w:val="none" w:sz="0" w:space="0" w:color="auto"/>
                    <w:left w:val="none" w:sz="0" w:space="0" w:color="auto"/>
                    <w:bottom w:val="none" w:sz="0" w:space="0" w:color="auto"/>
                    <w:right w:val="none" w:sz="0" w:space="0" w:color="auto"/>
                  </w:divBdr>
                </w:div>
                <w:div w:id="1281570778">
                  <w:marLeft w:val="0"/>
                  <w:marRight w:val="0"/>
                  <w:marTop w:val="0"/>
                  <w:marBottom w:val="0"/>
                  <w:divBdr>
                    <w:top w:val="none" w:sz="0" w:space="0" w:color="auto"/>
                    <w:left w:val="none" w:sz="0" w:space="0" w:color="auto"/>
                    <w:bottom w:val="none" w:sz="0" w:space="0" w:color="auto"/>
                    <w:right w:val="none" w:sz="0" w:space="0" w:color="auto"/>
                  </w:divBdr>
                </w:div>
                <w:div w:id="1288389939">
                  <w:marLeft w:val="0"/>
                  <w:marRight w:val="0"/>
                  <w:marTop w:val="0"/>
                  <w:marBottom w:val="0"/>
                  <w:divBdr>
                    <w:top w:val="none" w:sz="0" w:space="0" w:color="auto"/>
                    <w:left w:val="none" w:sz="0" w:space="0" w:color="auto"/>
                    <w:bottom w:val="none" w:sz="0" w:space="0" w:color="auto"/>
                    <w:right w:val="none" w:sz="0" w:space="0" w:color="auto"/>
                  </w:divBdr>
                </w:div>
                <w:div w:id="1300065504">
                  <w:marLeft w:val="0"/>
                  <w:marRight w:val="0"/>
                  <w:marTop w:val="0"/>
                  <w:marBottom w:val="0"/>
                  <w:divBdr>
                    <w:top w:val="none" w:sz="0" w:space="0" w:color="auto"/>
                    <w:left w:val="none" w:sz="0" w:space="0" w:color="auto"/>
                    <w:bottom w:val="none" w:sz="0" w:space="0" w:color="auto"/>
                    <w:right w:val="none" w:sz="0" w:space="0" w:color="auto"/>
                  </w:divBdr>
                </w:div>
                <w:div w:id="1344432426">
                  <w:marLeft w:val="0"/>
                  <w:marRight w:val="0"/>
                  <w:marTop w:val="0"/>
                  <w:marBottom w:val="0"/>
                  <w:divBdr>
                    <w:top w:val="none" w:sz="0" w:space="0" w:color="auto"/>
                    <w:left w:val="none" w:sz="0" w:space="0" w:color="auto"/>
                    <w:bottom w:val="none" w:sz="0" w:space="0" w:color="auto"/>
                    <w:right w:val="none" w:sz="0" w:space="0" w:color="auto"/>
                  </w:divBdr>
                </w:div>
                <w:div w:id="1351950964">
                  <w:marLeft w:val="0"/>
                  <w:marRight w:val="0"/>
                  <w:marTop w:val="0"/>
                  <w:marBottom w:val="0"/>
                  <w:divBdr>
                    <w:top w:val="none" w:sz="0" w:space="0" w:color="auto"/>
                    <w:left w:val="none" w:sz="0" w:space="0" w:color="auto"/>
                    <w:bottom w:val="none" w:sz="0" w:space="0" w:color="auto"/>
                    <w:right w:val="none" w:sz="0" w:space="0" w:color="auto"/>
                  </w:divBdr>
                </w:div>
                <w:div w:id="1376348285">
                  <w:marLeft w:val="0"/>
                  <w:marRight w:val="0"/>
                  <w:marTop w:val="0"/>
                  <w:marBottom w:val="0"/>
                  <w:divBdr>
                    <w:top w:val="none" w:sz="0" w:space="0" w:color="auto"/>
                    <w:left w:val="none" w:sz="0" w:space="0" w:color="auto"/>
                    <w:bottom w:val="none" w:sz="0" w:space="0" w:color="auto"/>
                    <w:right w:val="none" w:sz="0" w:space="0" w:color="auto"/>
                  </w:divBdr>
                </w:div>
                <w:div w:id="1403336517">
                  <w:marLeft w:val="0"/>
                  <w:marRight w:val="0"/>
                  <w:marTop w:val="0"/>
                  <w:marBottom w:val="0"/>
                  <w:divBdr>
                    <w:top w:val="none" w:sz="0" w:space="0" w:color="auto"/>
                    <w:left w:val="none" w:sz="0" w:space="0" w:color="auto"/>
                    <w:bottom w:val="none" w:sz="0" w:space="0" w:color="auto"/>
                    <w:right w:val="none" w:sz="0" w:space="0" w:color="auto"/>
                  </w:divBdr>
                </w:div>
                <w:div w:id="1516307826">
                  <w:marLeft w:val="0"/>
                  <w:marRight w:val="0"/>
                  <w:marTop w:val="0"/>
                  <w:marBottom w:val="0"/>
                  <w:divBdr>
                    <w:top w:val="none" w:sz="0" w:space="0" w:color="auto"/>
                    <w:left w:val="none" w:sz="0" w:space="0" w:color="auto"/>
                    <w:bottom w:val="none" w:sz="0" w:space="0" w:color="auto"/>
                    <w:right w:val="none" w:sz="0" w:space="0" w:color="auto"/>
                  </w:divBdr>
                </w:div>
                <w:div w:id="1525483740">
                  <w:marLeft w:val="0"/>
                  <w:marRight w:val="0"/>
                  <w:marTop w:val="0"/>
                  <w:marBottom w:val="0"/>
                  <w:divBdr>
                    <w:top w:val="none" w:sz="0" w:space="0" w:color="auto"/>
                    <w:left w:val="none" w:sz="0" w:space="0" w:color="auto"/>
                    <w:bottom w:val="none" w:sz="0" w:space="0" w:color="auto"/>
                    <w:right w:val="none" w:sz="0" w:space="0" w:color="auto"/>
                  </w:divBdr>
                </w:div>
                <w:div w:id="1532961953">
                  <w:marLeft w:val="0"/>
                  <w:marRight w:val="0"/>
                  <w:marTop w:val="0"/>
                  <w:marBottom w:val="0"/>
                  <w:divBdr>
                    <w:top w:val="none" w:sz="0" w:space="0" w:color="auto"/>
                    <w:left w:val="none" w:sz="0" w:space="0" w:color="auto"/>
                    <w:bottom w:val="none" w:sz="0" w:space="0" w:color="auto"/>
                    <w:right w:val="none" w:sz="0" w:space="0" w:color="auto"/>
                  </w:divBdr>
                </w:div>
                <w:div w:id="1566338274">
                  <w:marLeft w:val="0"/>
                  <w:marRight w:val="0"/>
                  <w:marTop w:val="0"/>
                  <w:marBottom w:val="0"/>
                  <w:divBdr>
                    <w:top w:val="none" w:sz="0" w:space="0" w:color="auto"/>
                    <w:left w:val="none" w:sz="0" w:space="0" w:color="auto"/>
                    <w:bottom w:val="none" w:sz="0" w:space="0" w:color="auto"/>
                    <w:right w:val="none" w:sz="0" w:space="0" w:color="auto"/>
                  </w:divBdr>
                </w:div>
                <w:div w:id="1661495483">
                  <w:marLeft w:val="0"/>
                  <w:marRight w:val="0"/>
                  <w:marTop w:val="0"/>
                  <w:marBottom w:val="0"/>
                  <w:divBdr>
                    <w:top w:val="none" w:sz="0" w:space="0" w:color="auto"/>
                    <w:left w:val="none" w:sz="0" w:space="0" w:color="auto"/>
                    <w:bottom w:val="none" w:sz="0" w:space="0" w:color="auto"/>
                    <w:right w:val="none" w:sz="0" w:space="0" w:color="auto"/>
                  </w:divBdr>
                </w:div>
                <w:div w:id="1671562200">
                  <w:marLeft w:val="0"/>
                  <w:marRight w:val="0"/>
                  <w:marTop w:val="0"/>
                  <w:marBottom w:val="0"/>
                  <w:divBdr>
                    <w:top w:val="none" w:sz="0" w:space="0" w:color="auto"/>
                    <w:left w:val="none" w:sz="0" w:space="0" w:color="auto"/>
                    <w:bottom w:val="none" w:sz="0" w:space="0" w:color="auto"/>
                    <w:right w:val="none" w:sz="0" w:space="0" w:color="auto"/>
                  </w:divBdr>
                </w:div>
                <w:div w:id="1675916429">
                  <w:marLeft w:val="0"/>
                  <w:marRight w:val="0"/>
                  <w:marTop w:val="0"/>
                  <w:marBottom w:val="0"/>
                  <w:divBdr>
                    <w:top w:val="none" w:sz="0" w:space="0" w:color="auto"/>
                    <w:left w:val="none" w:sz="0" w:space="0" w:color="auto"/>
                    <w:bottom w:val="none" w:sz="0" w:space="0" w:color="auto"/>
                    <w:right w:val="none" w:sz="0" w:space="0" w:color="auto"/>
                  </w:divBdr>
                </w:div>
                <w:div w:id="1725444650">
                  <w:marLeft w:val="0"/>
                  <w:marRight w:val="0"/>
                  <w:marTop w:val="0"/>
                  <w:marBottom w:val="0"/>
                  <w:divBdr>
                    <w:top w:val="none" w:sz="0" w:space="0" w:color="auto"/>
                    <w:left w:val="none" w:sz="0" w:space="0" w:color="auto"/>
                    <w:bottom w:val="none" w:sz="0" w:space="0" w:color="auto"/>
                    <w:right w:val="none" w:sz="0" w:space="0" w:color="auto"/>
                  </w:divBdr>
                </w:div>
                <w:div w:id="1733194913">
                  <w:marLeft w:val="0"/>
                  <w:marRight w:val="0"/>
                  <w:marTop w:val="0"/>
                  <w:marBottom w:val="0"/>
                  <w:divBdr>
                    <w:top w:val="none" w:sz="0" w:space="0" w:color="auto"/>
                    <w:left w:val="none" w:sz="0" w:space="0" w:color="auto"/>
                    <w:bottom w:val="none" w:sz="0" w:space="0" w:color="auto"/>
                    <w:right w:val="none" w:sz="0" w:space="0" w:color="auto"/>
                  </w:divBdr>
                </w:div>
                <w:div w:id="1733967256">
                  <w:marLeft w:val="0"/>
                  <w:marRight w:val="0"/>
                  <w:marTop w:val="0"/>
                  <w:marBottom w:val="0"/>
                  <w:divBdr>
                    <w:top w:val="none" w:sz="0" w:space="0" w:color="auto"/>
                    <w:left w:val="none" w:sz="0" w:space="0" w:color="auto"/>
                    <w:bottom w:val="none" w:sz="0" w:space="0" w:color="auto"/>
                    <w:right w:val="none" w:sz="0" w:space="0" w:color="auto"/>
                  </w:divBdr>
                </w:div>
                <w:div w:id="1755584200">
                  <w:marLeft w:val="0"/>
                  <w:marRight w:val="0"/>
                  <w:marTop w:val="0"/>
                  <w:marBottom w:val="0"/>
                  <w:divBdr>
                    <w:top w:val="none" w:sz="0" w:space="0" w:color="auto"/>
                    <w:left w:val="none" w:sz="0" w:space="0" w:color="auto"/>
                    <w:bottom w:val="none" w:sz="0" w:space="0" w:color="auto"/>
                    <w:right w:val="none" w:sz="0" w:space="0" w:color="auto"/>
                  </w:divBdr>
                </w:div>
                <w:div w:id="1759325274">
                  <w:marLeft w:val="0"/>
                  <w:marRight w:val="0"/>
                  <w:marTop w:val="0"/>
                  <w:marBottom w:val="0"/>
                  <w:divBdr>
                    <w:top w:val="none" w:sz="0" w:space="0" w:color="auto"/>
                    <w:left w:val="none" w:sz="0" w:space="0" w:color="auto"/>
                    <w:bottom w:val="none" w:sz="0" w:space="0" w:color="auto"/>
                    <w:right w:val="none" w:sz="0" w:space="0" w:color="auto"/>
                  </w:divBdr>
                </w:div>
                <w:div w:id="1787966306">
                  <w:marLeft w:val="0"/>
                  <w:marRight w:val="0"/>
                  <w:marTop w:val="0"/>
                  <w:marBottom w:val="0"/>
                  <w:divBdr>
                    <w:top w:val="none" w:sz="0" w:space="0" w:color="auto"/>
                    <w:left w:val="none" w:sz="0" w:space="0" w:color="auto"/>
                    <w:bottom w:val="none" w:sz="0" w:space="0" w:color="auto"/>
                    <w:right w:val="none" w:sz="0" w:space="0" w:color="auto"/>
                  </w:divBdr>
                </w:div>
                <w:div w:id="1797139578">
                  <w:marLeft w:val="0"/>
                  <w:marRight w:val="0"/>
                  <w:marTop w:val="0"/>
                  <w:marBottom w:val="0"/>
                  <w:divBdr>
                    <w:top w:val="none" w:sz="0" w:space="0" w:color="auto"/>
                    <w:left w:val="none" w:sz="0" w:space="0" w:color="auto"/>
                    <w:bottom w:val="none" w:sz="0" w:space="0" w:color="auto"/>
                    <w:right w:val="none" w:sz="0" w:space="0" w:color="auto"/>
                  </w:divBdr>
                </w:div>
                <w:div w:id="1830634226">
                  <w:marLeft w:val="0"/>
                  <w:marRight w:val="0"/>
                  <w:marTop w:val="0"/>
                  <w:marBottom w:val="0"/>
                  <w:divBdr>
                    <w:top w:val="none" w:sz="0" w:space="0" w:color="auto"/>
                    <w:left w:val="none" w:sz="0" w:space="0" w:color="auto"/>
                    <w:bottom w:val="none" w:sz="0" w:space="0" w:color="auto"/>
                    <w:right w:val="none" w:sz="0" w:space="0" w:color="auto"/>
                  </w:divBdr>
                </w:div>
                <w:div w:id="1864593381">
                  <w:marLeft w:val="0"/>
                  <w:marRight w:val="0"/>
                  <w:marTop w:val="0"/>
                  <w:marBottom w:val="0"/>
                  <w:divBdr>
                    <w:top w:val="none" w:sz="0" w:space="0" w:color="auto"/>
                    <w:left w:val="none" w:sz="0" w:space="0" w:color="auto"/>
                    <w:bottom w:val="none" w:sz="0" w:space="0" w:color="auto"/>
                    <w:right w:val="none" w:sz="0" w:space="0" w:color="auto"/>
                  </w:divBdr>
                </w:div>
                <w:div w:id="1895726439">
                  <w:marLeft w:val="0"/>
                  <w:marRight w:val="0"/>
                  <w:marTop w:val="0"/>
                  <w:marBottom w:val="0"/>
                  <w:divBdr>
                    <w:top w:val="none" w:sz="0" w:space="0" w:color="auto"/>
                    <w:left w:val="none" w:sz="0" w:space="0" w:color="auto"/>
                    <w:bottom w:val="none" w:sz="0" w:space="0" w:color="auto"/>
                    <w:right w:val="none" w:sz="0" w:space="0" w:color="auto"/>
                  </w:divBdr>
                </w:div>
                <w:div w:id="1926112907">
                  <w:marLeft w:val="0"/>
                  <w:marRight w:val="0"/>
                  <w:marTop w:val="0"/>
                  <w:marBottom w:val="0"/>
                  <w:divBdr>
                    <w:top w:val="none" w:sz="0" w:space="0" w:color="auto"/>
                    <w:left w:val="none" w:sz="0" w:space="0" w:color="auto"/>
                    <w:bottom w:val="none" w:sz="0" w:space="0" w:color="auto"/>
                    <w:right w:val="none" w:sz="0" w:space="0" w:color="auto"/>
                  </w:divBdr>
                </w:div>
                <w:div w:id="2032610884">
                  <w:marLeft w:val="0"/>
                  <w:marRight w:val="0"/>
                  <w:marTop w:val="0"/>
                  <w:marBottom w:val="0"/>
                  <w:divBdr>
                    <w:top w:val="none" w:sz="0" w:space="0" w:color="auto"/>
                    <w:left w:val="none" w:sz="0" w:space="0" w:color="auto"/>
                    <w:bottom w:val="none" w:sz="0" w:space="0" w:color="auto"/>
                    <w:right w:val="none" w:sz="0" w:space="0" w:color="auto"/>
                  </w:divBdr>
                </w:div>
                <w:div w:id="2055423847">
                  <w:marLeft w:val="0"/>
                  <w:marRight w:val="0"/>
                  <w:marTop w:val="0"/>
                  <w:marBottom w:val="0"/>
                  <w:divBdr>
                    <w:top w:val="none" w:sz="0" w:space="0" w:color="auto"/>
                    <w:left w:val="none" w:sz="0" w:space="0" w:color="auto"/>
                    <w:bottom w:val="none" w:sz="0" w:space="0" w:color="auto"/>
                    <w:right w:val="none" w:sz="0" w:space="0" w:color="auto"/>
                  </w:divBdr>
                </w:div>
                <w:div w:id="2099400110">
                  <w:marLeft w:val="0"/>
                  <w:marRight w:val="0"/>
                  <w:marTop w:val="0"/>
                  <w:marBottom w:val="0"/>
                  <w:divBdr>
                    <w:top w:val="none" w:sz="0" w:space="0" w:color="auto"/>
                    <w:left w:val="none" w:sz="0" w:space="0" w:color="auto"/>
                    <w:bottom w:val="none" w:sz="0" w:space="0" w:color="auto"/>
                    <w:right w:val="none" w:sz="0" w:space="0" w:color="auto"/>
                  </w:divBdr>
                </w:div>
                <w:div w:id="2112968176">
                  <w:marLeft w:val="0"/>
                  <w:marRight w:val="0"/>
                  <w:marTop w:val="0"/>
                  <w:marBottom w:val="0"/>
                  <w:divBdr>
                    <w:top w:val="none" w:sz="0" w:space="0" w:color="auto"/>
                    <w:left w:val="none" w:sz="0" w:space="0" w:color="auto"/>
                    <w:bottom w:val="none" w:sz="0" w:space="0" w:color="auto"/>
                    <w:right w:val="none" w:sz="0" w:space="0" w:color="auto"/>
                  </w:divBdr>
                </w:div>
              </w:divsChild>
            </w:div>
            <w:div w:id="722406184">
              <w:marLeft w:val="0"/>
              <w:marRight w:val="0"/>
              <w:marTop w:val="0"/>
              <w:marBottom w:val="0"/>
              <w:divBdr>
                <w:top w:val="none" w:sz="0" w:space="0" w:color="auto"/>
                <w:left w:val="none" w:sz="0" w:space="0" w:color="auto"/>
                <w:bottom w:val="none" w:sz="0" w:space="0" w:color="auto"/>
                <w:right w:val="none" w:sz="0" w:space="0" w:color="auto"/>
              </w:divBdr>
            </w:div>
            <w:div w:id="723600902">
              <w:marLeft w:val="0"/>
              <w:marRight w:val="0"/>
              <w:marTop w:val="0"/>
              <w:marBottom w:val="0"/>
              <w:divBdr>
                <w:top w:val="none" w:sz="0" w:space="0" w:color="auto"/>
                <w:left w:val="none" w:sz="0" w:space="0" w:color="auto"/>
                <w:bottom w:val="none" w:sz="0" w:space="0" w:color="auto"/>
                <w:right w:val="none" w:sz="0" w:space="0" w:color="auto"/>
              </w:divBdr>
            </w:div>
            <w:div w:id="724378934">
              <w:marLeft w:val="0"/>
              <w:marRight w:val="0"/>
              <w:marTop w:val="0"/>
              <w:marBottom w:val="0"/>
              <w:divBdr>
                <w:top w:val="none" w:sz="0" w:space="0" w:color="auto"/>
                <w:left w:val="none" w:sz="0" w:space="0" w:color="auto"/>
                <w:bottom w:val="none" w:sz="0" w:space="0" w:color="auto"/>
                <w:right w:val="none" w:sz="0" w:space="0" w:color="auto"/>
              </w:divBdr>
            </w:div>
            <w:div w:id="724766508">
              <w:marLeft w:val="0"/>
              <w:marRight w:val="0"/>
              <w:marTop w:val="0"/>
              <w:marBottom w:val="0"/>
              <w:divBdr>
                <w:top w:val="none" w:sz="0" w:space="0" w:color="auto"/>
                <w:left w:val="none" w:sz="0" w:space="0" w:color="auto"/>
                <w:bottom w:val="none" w:sz="0" w:space="0" w:color="auto"/>
                <w:right w:val="none" w:sz="0" w:space="0" w:color="auto"/>
              </w:divBdr>
            </w:div>
            <w:div w:id="726950602">
              <w:marLeft w:val="0"/>
              <w:marRight w:val="0"/>
              <w:marTop w:val="0"/>
              <w:marBottom w:val="0"/>
              <w:divBdr>
                <w:top w:val="none" w:sz="0" w:space="0" w:color="auto"/>
                <w:left w:val="none" w:sz="0" w:space="0" w:color="auto"/>
                <w:bottom w:val="none" w:sz="0" w:space="0" w:color="auto"/>
                <w:right w:val="none" w:sz="0" w:space="0" w:color="auto"/>
              </w:divBdr>
            </w:div>
            <w:div w:id="727189591">
              <w:marLeft w:val="0"/>
              <w:marRight w:val="0"/>
              <w:marTop w:val="0"/>
              <w:marBottom w:val="0"/>
              <w:divBdr>
                <w:top w:val="none" w:sz="0" w:space="0" w:color="auto"/>
                <w:left w:val="none" w:sz="0" w:space="0" w:color="auto"/>
                <w:bottom w:val="none" w:sz="0" w:space="0" w:color="auto"/>
                <w:right w:val="none" w:sz="0" w:space="0" w:color="auto"/>
              </w:divBdr>
            </w:div>
            <w:div w:id="731581923">
              <w:marLeft w:val="0"/>
              <w:marRight w:val="0"/>
              <w:marTop w:val="0"/>
              <w:marBottom w:val="0"/>
              <w:divBdr>
                <w:top w:val="none" w:sz="0" w:space="0" w:color="auto"/>
                <w:left w:val="none" w:sz="0" w:space="0" w:color="auto"/>
                <w:bottom w:val="none" w:sz="0" w:space="0" w:color="auto"/>
                <w:right w:val="none" w:sz="0" w:space="0" w:color="auto"/>
              </w:divBdr>
            </w:div>
            <w:div w:id="732123456">
              <w:marLeft w:val="0"/>
              <w:marRight w:val="0"/>
              <w:marTop w:val="0"/>
              <w:marBottom w:val="0"/>
              <w:divBdr>
                <w:top w:val="none" w:sz="0" w:space="0" w:color="auto"/>
                <w:left w:val="none" w:sz="0" w:space="0" w:color="auto"/>
                <w:bottom w:val="none" w:sz="0" w:space="0" w:color="auto"/>
                <w:right w:val="none" w:sz="0" w:space="0" w:color="auto"/>
              </w:divBdr>
            </w:div>
            <w:div w:id="732582354">
              <w:marLeft w:val="0"/>
              <w:marRight w:val="0"/>
              <w:marTop w:val="0"/>
              <w:marBottom w:val="0"/>
              <w:divBdr>
                <w:top w:val="none" w:sz="0" w:space="0" w:color="auto"/>
                <w:left w:val="none" w:sz="0" w:space="0" w:color="auto"/>
                <w:bottom w:val="none" w:sz="0" w:space="0" w:color="auto"/>
                <w:right w:val="none" w:sz="0" w:space="0" w:color="auto"/>
              </w:divBdr>
            </w:div>
            <w:div w:id="733818136">
              <w:marLeft w:val="0"/>
              <w:marRight w:val="0"/>
              <w:marTop w:val="0"/>
              <w:marBottom w:val="0"/>
              <w:divBdr>
                <w:top w:val="none" w:sz="0" w:space="0" w:color="auto"/>
                <w:left w:val="none" w:sz="0" w:space="0" w:color="auto"/>
                <w:bottom w:val="none" w:sz="0" w:space="0" w:color="auto"/>
                <w:right w:val="none" w:sz="0" w:space="0" w:color="auto"/>
              </w:divBdr>
            </w:div>
            <w:div w:id="740518378">
              <w:marLeft w:val="0"/>
              <w:marRight w:val="0"/>
              <w:marTop w:val="0"/>
              <w:marBottom w:val="0"/>
              <w:divBdr>
                <w:top w:val="none" w:sz="0" w:space="0" w:color="auto"/>
                <w:left w:val="none" w:sz="0" w:space="0" w:color="auto"/>
                <w:bottom w:val="none" w:sz="0" w:space="0" w:color="auto"/>
                <w:right w:val="none" w:sz="0" w:space="0" w:color="auto"/>
              </w:divBdr>
            </w:div>
            <w:div w:id="742801824">
              <w:marLeft w:val="0"/>
              <w:marRight w:val="0"/>
              <w:marTop w:val="0"/>
              <w:marBottom w:val="0"/>
              <w:divBdr>
                <w:top w:val="none" w:sz="0" w:space="0" w:color="auto"/>
                <w:left w:val="none" w:sz="0" w:space="0" w:color="auto"/>
                <w:bottom w:val="none" w:sz="0" w:space="0" w:color="auto"/>
                <w:right w:val="none" w:sz="0" w:space="0" w:color="auto"/>
              </w:divBdr>
            </w:div>
            <w:div w:id="743648460">
              <w:marLeft w:val="0"/>
              <w:marRight w:val="0"/>
              <w:marTop w:val="0"/>
              <w:marBottom w:val="0"/>
              <w:divBdr>
                <w:top w:val="none" w:sz="0" w:space="0" w:color="auto"/>
                <w:left w:val="none" w:sz="0" w:space="0" w:color="auto"/>
                <w:bottom w:val="none" w:sz="0" w:space="0" w:color="auto"/>
                <w:right w:val="none" w:sz="0" w:space="0" w:color="auto"/>
              </w:divBdr>
            </w:div>
            <w:div w:id="745227988">
              <w:marLeft w:val="0"/>
              <w:marRight w:val="0"/>
              <w:marTop w:val="360"/>
              <w:marBottom w:val="0"/>
              <w:divBdr>
                <w:top w:val="single" w:sz="6" w:space="0" w:color="auto"/>
                <w:left w:val="single" w:sz="6" w:space="0" w:color="auto"/>
                <w:bottom w:val="single" w:sz="6" w:space="0" w:color="auto"/>
                <w:right w:val="single" w:sz="6" w:space="0" w:color="auto"/>
              </w:divBdr>
            </w:div>
            <w:div w:id="745300617">
              <w:marLeft w:val="0"/>
              <w:marRight w:val="0"/>
              <w:marTop w:val="0"/>
              <w:marBottom w:val="0"/>
              <w:divBdr>
                <w:top w:val="none" w:sz="0" w:space="0" w:color="auto"/>
                <w:left w:val="none" w:sz="0" w:space="0" w:color="auto"/>
                <w:bottom w:val="none" w:sz="0" w:space="0" w:color="auto"/>
                <w:right w:val="none" w:sz="0" w:space="0" w:color="auto"/>
              </w:divBdr>
            </w:div>
            <w:div w:id="748621123">
              <w:marLeft w:val="0"/>
              <w:marRight w:val="0"/>
              <w:marTop w:val="0"/>
              <w:marBottom w:val="0"/>
              <w:divBdr>
                <w:top w:val="none" w:sz="0" w:space="0" w:color="auto"/>
                <w:left w:val="none" w:sz="0" w:space="0" w:color="auto"/>
                <w:bottom w:val="none" w:sz="0" w:space="0" w:color="auto"/>
                <w:right w:val="none" w:sz="0" w:space="0" w:color="auto"/>
              </w:divBdr>
            </w:div>
            <w:div w:id="750856184">
              <w:marLeft w:val="0"/>
              <w:marRight w:val="0"/>
              <w:marTop w:val="0"/>
              <w:marBottom w:val="0"/>
              <w:divBdr>
                <w:top w:val="none" w:sz="0" w:space="0" w:color="auto"/>
                <w:left w:val="none" w:sz="0" w:space="0" w:color="auto"/>
                <w:bottom w:val="none" w:sz="0" w:space="0" w:color="auto"/>
                <w:right w:val="none" w:sz="0" w:space="0" w:color="auto"/>
              </w:divBdr>
            </w:div>
            <w:div w:id="752319109">
              <w:marLeft w:val="0"/>
              <w:marRight w:val="0"/>
              <w:marTop w:val="0"/>
              <w:marBottom w:val="0"/>
              <w:divBdr>
                <w:top w:val="none" w:sz="0" w:space="0" w:color="auto"/>
                <w:left w:val="none" w:sz="0" w:space="0" w:color="auto"/>
                <w:bottom w:val="none" w:sz="0" w:space="0" w:color="auto"/>
                <w:right w:val="none" w:sz="0" w:space="0" w:color="auto"/>
              </w:divBdr>
            </w:div>
            <w:div w:id="752556756">
              <w:marLeft w:val="0"/>
              <w:marRight w:val="0"/>
              <w:marTop w:val="0"/>
              <w:marBottom w:val="0"/>
              <w:divBdr>
                <w:top w:val="none" w:sz="0" w:space="0" w:color="auto"/>
                <w:left w:val="none" w:sz="0" w:space="0" w:color="auto"/>
                <w:bottom w:val="none" w:sz="0" w:space="0" w:color="auto"/>
                <w:right w:val="none" w:sz="0" w:space="0" w:color="auto"/>
              </w:divBdr>
            </w:div>
            <w:div w:id="753939233">
              <w:marLeft w:val="0"/>
              <w:marRight w:val="0"/>
              <w:marTop w:val="0"/>
              <w:marBottom w:val="0"/>
              <w:divBdr>
                <w:top w:val="none" w:sz="0" w:space="0" w:color="auto"/>
                <w:left w:val="none" w:sz="0" w:space="0" w:color="auto"/>
                <w:bottom w:val="none" w:sz="0" w:space="0" w:color="auto"/>
                <w:right w:val="none" w:sz="0" w:space="0" w:color="auto"/>
              </w:divBdr>
            </w:div>
            <w:div w:id="759762759">
              <w:marLeft w:val="0"/>
              <w:marRight w:val="0"/>
              <w:marTop w:val="0"/>
              <w:marBottom w:val="0"/>
              <w:divBdr>
                <w:top w:val="none" w:sz="0" w:space="0" w:color="auto"/>
                <w:left w:val="none" w:sz="0" w:space="0" w:color="auto"/>
                <w:bottom w:val="none" w:sz="0" w:space="0" w:color="auto"/>
                <w:right w:val="none" w:sz="0" w:space="0" w:color="auto"/>
              </w:divBdr>
            </w:div>
            <w:div w:id="765153289">
              <w:marLeft w:val="0"/>
              <w:marRight w:val="0"/>
              <w:marTop w:val="0"/>
              <w:marBottom w:val="0"/>
              <w:divBdr>
                <w:top w:val="none" w:sz="0" w:space="0" w:color="auto"/>
                <w:left w:val="none" w:sz="0" w:space="0" w:color="auto"/>
                <w:bottom w:val="none" w:sz="0" w:space="0" w:color="auto"/>
                <w:right w:val="none" w:sz="0" w:space="0" w:color="auto"/>
              </w:divBdr>
            </w:div>
            <w:div w:id="766315562">
              <w:marLeft w:val="0"/>
              <w:marRight w:val="0"/>
              <w:marTop w:val="0"/>
              <w:marBottom w:val="0"/>
              <w:divBdr>
                <w:top w:val="none" w:sz="0" w:space="0" w:color="auto"/>
                <w:left w:val="none" w:sz="0" w:space="0" w:color="auto"/>
                <w:bottom w:val="none" w:sz="0" w:space="0" w:color="auto"/>
                <w:right w:val="none" w:sz="0" w:space="0" w:color="auto"/>
              </w:divBdr>
            </w:div>
            <w:div w:id="768888399">
              <w:marLeft w:val="0"/>
              <w:marRight w:val="0"/>
              <w:marTop w:val="0"/>
              <w:marBottom w:val="0"/>
              <w:divBdr>
                <w:top w:val="none" w:sz="0" w:space="0" w:color="auto"/>
                <w:left w:val="none" w:sz="0" w:space="0" w:color="auto"/>
                <w:bottom w:val="none" w:sz="0" w:space="0" w:color="auto"/>
                <w:right w:val="none" w:sz="0" w:space="0" w:color="auto"/>
              </w:divBdr>
            </w:div>
            <w:div w:id="770706524">
              <w:marLeft w:val="0"/>
              <w:marRight w:val="0"/>
              <w:marTop w:val="0"/>
              <w:marBottom w:val="0"/>
              <w:divBdr>
                <w:top w:val="none" w:sz="0" w:space="0" w:color="auto"/>
                <w:left w:val="none" w:sz="0" w:space="0" w:color="auto"/>
                <w:bottom w:val="none" w:sz="0" w:space="0" w:color="auto"/>
                <w:right w:val="none" w:sz="0" w:space="0" w:color="auto"/>
              </w:divBdr>
            </w:div>
            <w:div w:id="775172588">
              <w:marLeft w:val="0"/>
              <w:marRight w:val="0"/>
              <w:marTop w:val="0"/>
              <w:marBottom w:val="0"/>
              <w:divBdr>
                <w:top w:val="none" w:sz="0" w:space="0" w:color="auto"/>
                <w:left w:val="none" w:sz="0" w:space="0" w:color="auto"/>
                <w:bottom w:val="none" w:sz="0" w:space="0" w:color="auto"/>
                <w:right w:val="none" w:sz="0" w:space="0" w:color="auto"/>
              </w:divBdr>
            </w:div>
            <w:div w:id="776944678">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777141227">
              <w:marLeft w:val="0"/>
              <w:marRight w:val="0"/>
              <w:marTop w:val="0"/>
              <w:marBottom w:val="0"/>
              <w:divBdr>
                <w:top w:val="none" w:sz="0" w:space="0" w:color="auto"/>
                <w:left w:val="none" w:sz="0" w:space="0" w:color="auto"/>
                <w:bottom w:val="none" w:sz="0" w:space="0" w:color="auto"/>
                <w:right w:val="none" w:sz="0" w:space="0" w:color="auto"/>
              </w:divBdr>
            </w:div>
            <w:div w:id="777142707">
              <w:marLeft w:val="0"/>
              <w:marRight w:val="0"/>
              <w:marTop w:val="0"/>
              <w:marBottom w:val="0"/>
              <w:divBdr>
                <w:top w:val="none" w:sz="0" w:space="0" w:color="auto"/>
                <w:left w:val="none" w:sz="0" w:space="0" w:color="auto"/>
                <w:bottom w:val="none" w:sz="0" w:space="0" w:color="auto"/>
                <w:right w:val="none" w:sz="0" w:space="0" w:color="auto"/>
              </w:divBdr>
            </w:div>
            <w:div w:id="781147451">
              <w:marLeft w:val="0"/>
              <w:marRight w:val="0"/>
              <w:marTop w:val="0"/>
              <w:marBottom w:val="0"/>
              <w:divBdr>
                <w:top w:val="none" w:sz="0" w:space="0" w:color="auto"/>
                <w:left w:val="none" w:sz="0" w:space="0" w:color="auto"/>
                <w:bottom w:val="none" w:sz="0" w:space="0" w:color="auto"/>
                <w:right w:val="none" w:sz="0" w:space="0" w:color="auto"/>
              </w:divBdr>
            </w:div>
            <w:div w:id="781801086">
              <w:marLeft w:val="0"/>
              <w:marRight w:val="0"/>
              <w:marTop w:val="0"/>
              <w:marBottom w:val="0"/>
              <w:divBdr>
                <w:top w:val="none" w:sz="0" w:space="0" w:color="auto"/>
                <w:left w:val="none" w:sz="0" w:space="0" w:color="auto"/>
                <w:bottom w:val="none" w:sz="0" w:space="0" w:color="auto"/>
                <w:right w:val="none" w:sz="0" w:space="0" w:color="auto"/>
              </w:divBdr>
            </w:div>
            <w:div w:id="782261558">
              <w:marLeft w:val="0"/>
              <w:marRight w:val="0"/>
              <w:marTop w:val="0"/>
              <w:marBottom w:val="0"/>
              <w:divBdr>
                <w:top w:val="none" w:sz="0" w:space="0" w:color="auto"/>
                <w:left w:val="none" w:sz="0" w:space="0" w:color="auto"/>
                <w:bottom w:val="none" w:sz="0" w:space="0" w:color="auto"/>
                <w:right w:val="none" w:sz="0" w:space="0" w:color="auto"/>
              </w:divBdr>
            </w:div>
            <w:div w:id="783378662">
              <w:marLeft w:val="0"/>
              <w:marRight w:val="0"/>
              <w:marTop w:val="0"/>
              <w:marBottom w:val="0"/>
              <w:divBdr>
                <w:top w:val="none" w:sz="0" w:space="0" w:color="auto"/>
                <w:left w:val="none" w:sz="0" w:space="0" w:color="auto"/>
                <w:bottom w:val="none" w:sz="0" w:space="0" w:color="auto"/>
                <w:right w:val="none" w:sz="0" w:space="0" w:color="auto"/>
              </w:divBdr>
            </w:div>
            <w:div w:id="783843295">
              <w:marLeft w:val="0"/>
              <w:marRight w:val="0"/>
              <w:marTop w:val="0"/>
              <w:marBottom w:val="0"/>
              <w:divBdr>
                <w:top w:val="none" w:sz="0" w:space="0" w:color="auto"/>
                <w:left w:val="none" w:sz="0" w:space="0" w:color="auto"/>
                <w:bottom w:val="none" w:sz="0" w:space="0" w:color="auto"/>
                <w:right w:val="none" w:sz="0" w:space="0" w:color="auto"/>
              </w:divBdr>
            </w:div>
            <w:div w:id="785193194">
              <w:marLeft w:val="0"/>
              <w:marRight w:val="0"/>
              <w:marTop w:val="0"/>
              <w:marBottom w:val="0"/>
              <w:divBdr>
                <w:top w:val="none" w:sz="0" w:space="0" w:color="auto"/>
                <w:left w:val="none" w:sz="0" w:space="0" w:color="auto"/>
                <w:bottom w:val="none" w:sz="0" w:space="0" w:color="auto"/>
                <w:right w:val="none" w:sz="0" w:space="0" w:color="auto"/>
              </w:divBdr>
            </w:div>
            <w:div w:id="787771529">
              <w:marLeft w:val="0"/>
              <w:marRight w:val="0"/>
              <w:marTop w:val="0"/>
              <w:marBottom w:val="0"/>
              <w:divBdr>
                <w:top w:val="none" w:sz="0" w:space="0" w:color="auto"/>
                <w:left w:val="none" w:sz="0" w:space="0" w:color="auto"/>
                <w:bottom w:val="none" w:sz="0" w:space="0" w:color="auto"/>
                <w:right w:val="none" w:sz="0" w:space="0" w:color="auto"/>
              </w:divBdr>
            </w:div>
            <w:div w:id="788284081">
              <w:marLeft w:val="0"/>
              <w:marRight w:val="0"/>
              <w:marTop w:val="0"/>
              <w:marBottom w:val="0"/>
              <w:divBdr>
                <w:top w:val="none" w:sz="0" w:space="0" w:color="auto"/>
                <w:left w:val="none" w:sz="0" w:space="0" w:color="auto"/>
                <w:bottom w:val="none" w:sz="0" w:space="0" w:color="auto"/>
                <w:right w:val="none" w:sz="0" w:space="0" w:color="auto"/>
              </w:divBdr>
            </w:div>
            <w:div w:id="788669265">
              <w:marLeft w:val="0"/>
              <w:marRight w:val="0"/>
              <w:marTop w:val="0"/>
              <w:marBottom w:val="0"/>
              <w:divBdr>
                <w:top w:val="none" w:sz="0" w:space="0" w:color="auto"/>
                <w:left w:val="none" w:sz="0" w:space="0" w:color="auto"/>
                <w:bottom w:val="none" w:sz="0" w:space="0" w:color="auto"/>
                <w:right w:val="none" w:sz="0" w:space="0" w:color="auto"/>
              </w:divBdr>
            </w:div>
            <w:div w:id="790241708">
              <w:marLeft w:val="0"/>
              <w:marRight w:val="0"/>
              <w:marTop w:val="0"/>
              <w:marBottom w:val="0"/>
              <w:divBdr>
                <w:top w:val="none" w:sz="0" w:space="0" w:color="auto"/>
                <w:left w:val="none" w:sz="0" w:space="0" w:color="auto"/>
                <w:bottom w:val="none" w:sz="0" w:space="0" w:color="auto"/>
                <w:right w:val="none" w:sz="0" w:space="0" w:color="auto"/>
              </w:divBdr>
            </w:div>
            <w:div w:id="790788159">
              <w:marLeft w:val="0"/>
              <w:marRight w:val="0"/>
              <w:marTop w:val="0"/>
              <w:marBottom w:val="0"/>
              <w:divBdr>
                <w:top w:val="none" w:sz="0" w:space="0" w:color="auto"/>
                <w:left w:val="none" w:sz="0" w:space="0" w:color="auto"/>
                <w:bottom w:val="none" w:sz="0" w:space="0" w:color="auto"/>
                <w:right w:val="none" w:sz="0" w:space="0" w:color="auto"/>
              </w:divBdr>
            </w:div>
            <w:div w:id="791023868">
              <w:marLeft w:val="0"/>
              <w:marRight w:val="0"/>
              <w:marTop w:val="0"/>
              <w:marBottom w:val="0"/>
              <w:divBdr>
                <w:top w:val="none" w:sz="0" w:space="0" w:color="auto"/>
                <w:left w:val="none" w:sz="0" w:space="0" w:color="auto"/>
                <w:bottom w:val="none" w:sz="0" w:space="0" w:color="auto"/>
                <w:right w:val="none" w:sz="0" w:space="0" w:color="auto"/>
              </w:divBdr>
            </w:div>
            <w:div w:id="794064569">
              <w:marLeft w:val="0"/>
              <w:marRight w:val="0"/>
              <w:marTop w:val="0"/>
              <w:marBottom w:val="0"/>
              <w:divBdr>
                <w:top w:val="none" w:sz="0" w:space="0" w:color="auto"/>
                <w:left w:val="none" w:sz="0" w:space="0" w:color="auto"/>
                <w:bottom w:val="none" w:sz="0" w:space="0" w:color="auto"/>
                <w:right w:val="none" w:sz="0" w:space="0" w:color="auto"/>
              </w:divBdr>
            </w:div>
            <w:div w:id="798231514">
              <w:marLeft w:val="0"/>
              <w:marRight w:val="0"/>
              <w:marTop w:val="0"/>
              <w:marBottom w:val="0"/>
              <w:divBdr>
                <w:top w:val="none" w:sz="0" w:space="0" w:color="auto"/>
                <w:left w:val="none" w:sz="0" w:space="0" w:color="auto"/>
                <w:bottom w:val="none" w:sz="0" w:space="0" w:color="auto"/>
                <w:right w:val="none" w:sz="0" w:space="0" w:color="auto"/>
              </w:divBdr>
            </w:div>
            <w:div w:id="798258544">
              <w:marLeft w:val="0"/>
              <w:marRight w:val="0"/>
              <w:marTop w:val="0"/>
              <w:marBottom w:val="0"/>
              <w:divBdr>
                <w:top w:val="none" w:sz="0" w:space="0" w:color="auto"/>
                <w:left w:val="none" w:sz="0" w:space="0" w:color="auto"/>
                <w:bottom w:val="none" w:sz="0" w:space="0" w:color="auto"/>
                <w:right w:val="none" w:sz="0" w:space="0" w:color="auto"/>
              </w:divBdr>
            </w:div>
            <w:div w:id="798649341">
              <w:marLeft w:val="0"/>
              <w:marRight w:val="0"/>
              <w:marTop w:val="0"/>
              <w:marBottom w:val="0"/>
              <w:divBdr>
                <w:top w:val="none" w:sz="0" w:space="0" w:color="auto"/>
                <w:left w:val="none" w:sz="0" w:space="0" w:color="auto"/>
                <w:bottom w:val="none" w:sz="0" w:space="0" w:color="auto"/>
                <w:right w:val="none" w:sz="0" w:space="0" w:color="auto"/>
              </w:divBdr>
            </w:div>
            <w:div w:id="798719752">
              <w:marLeft w:val="0"/>
              <w:marRight w:val="0"/>
              <w:marTop w:val="0"/>
              <w:marBottom w:val="0"/>
              <w:divBdr>
                <w:top w:val="none" w:sz="0" w:space="0" w:color="auto"/>
                <w:left w:val="none" w:sz="0" w:space="0" w:color="auto"/>
                <w:bottom w:val="none" w:sz="0" w:space="0" w:color="auto"/>
                <w:right w:val="none" w:sz="0" w:space="0" w:color="auto"/>
              </w:divBdr>
            </w:div>
            <w:div w:id="799688556">
              <w:marLeft w:val="0"/>
              <w:marRight w:val="0"/>
              <w:marTop w:val="0"/>
              <w:marBottom w:val="0"/>
              <w:divBdr>
                <w:top w:val="none" w:sz="0" w:space="0" w:color="auto"/>
                <w:left w:val="none" w:sz="0" w:space="0" w:color="auto"/>
                <w:bottom w:val="none" w:sz="0" w:space="0" w:color="auto"/>
                <w:right w:val="none" w:sz="0" w:space="0" w:color="auto"/>
              </w:divBdr>
            </w:div>
            <w:div w:id="800268599">
              <w:marLeft w:val="0"/>
              <w:marRight w:val="0"/>
              <w:marTop w:val="0"/>
              <w:marBottom w:val="0"/>
              <w:divBdr>
                <w:top w:val="none" w:sz="0" w:space="0" w:color="auto"/>
                <w:left w:val="none" w:sz="0" w:space="0" w:color="auto"/>
                <w:bottom w:val="none" w:sz="0" w:space="0" w:color="auto"/>
                <w:right w:val="none" w:sz="0" w:space="0" w:color="auto"/>
              </w:divBdr>
            </w:div>
            <w:div w:id="802508115">
              <w:marLeft w:val="0"/>
              <w:marRight w:val="0"/>
              <w:marTop w:val="0"/>
              <w:marBottom w:val="0"/>
              <w:divBdr>
                <w:top w:val="none" w:sz="0" w:space="0" w:color="auto"/>
                <w:left w:val="none" w:sz="0" w:space="0" w:color="auto"/>
                <w:bottom w:val="none" w:sz="0" w:space="0" w:color="auto"/>
                <w:right w:val="none" w:sz="0" w:space="0" w:color="auto"/>
              </w:divBdr>
            </w:div>
            <w:div w:id="802576302">
              <w:marLeft w:val="0"/>
              <w:marRight w:val="0"/>
              <w:marTop w:val="0"/>
              <w:marBottom w:val="0"/>
              <w:divBdr>
                <w:top w:val="none" w:sz="0" w:space="0" w:color="auto"/>
                <w:left w:val="none" w:sz="0" w:space="0" w:color="auto"/>
                <w:bottom w:val="none" w:sz="0" w:space="0" w:color="auto"/>
                <w:right w:val="none" w:sz="0" w:space="0" w:color="auto"/>
              </w:divBdr>
            </w:div>
            <w:div w:id="804589044">
              <w:marLeft w:val="0"/>
              <w:marRight w:val="0"/>
              <w:marTop w:val="0"/>
              <w:marBottom w:val="0"/>
              <w:divBdr>
                <w:top w:val="none" w:sz="0" w:space="0" w:color="auto"/>
                <w:left w:val="none" w:sz="0" w:space="0" w:color="auto"/>
                <w:bottom w:val="none" w:sz="0" w:space="0" w:color="auto"/>
                <w:right w:val="none" w:sz="0" w:space="0" w:color="auto"/>
              </w:divBdr>
            </w:div>
            <w:div w:id="814875466">
              <w:marLeft w:val="0"/>
              <w:marRight w:val="0"/>
              <w:marTop w:val="360"/>
              <w:marBottom w:val="0"/>
              <w:divBdr>
                <w:top w:val="single" w:sz="6" w:space="0" w:color="auto"/>
                <w:left w:val="single" w:sz="6" w:space="0" w:color="auto"/>
                <w:bottom w:val="single" w:sz="6" w:space="0" w:color="auto"/>
                <w:right w:val="single" w:sz="6" w:space="0" w:color="auto"/>
              </w:divBdr>
            </w:div>
            <w:div w:id="815416639">
              <w:marLeft w:val="0"/>
              <w:marRight w:val="0"/>
              <w:marTop w:val="0"/>
              <w:marBottom w:val="0"/>
              <w:divBdr>
                <w:top w:val="none" w:sz="0" w:space="0" w:color="auto"/>
                <w:left w:val="none" w:sz="0" w:space="0" w:color="auto"/>
                <w:bottom w:val="none" w:sz="0" w:space="0" w:color="auto"/>
                <w:right w:val="none" w:sz="0" w:space="0" w:color="auto"/>
              </w:divBdr>
            </w:div>
            <w:div w:id="816459580">
              <w:marLeft w:val="0"/>
              <w:marRight w:val="0"/>
              <w:marTop w:val="0"/>
              <w:marBottom w:val="0"/>
              <w:divBdr>
                <w:top w:val="none" w:sz="0" w:space="0" w:color="auto"/>
                <w:left w:val="none" w:sz="0" w:space="0" w:color="auto"/>
                <w:bottom w:val="none" w:sz="0" w:space="0" w:color="auto"/>
                <w:right w:val="none" w:sz="0" w:space="0" w:color="auto"/>
              </w:divBdr>
            </w:div>
            <w:div w:id="817259451">
              <w:marLeft w:val="0"/>
              <w:marRight w:val="0"/>
              <w:marTop w:val="0"/>
              <w:marBottom w:val="0"/>
              <w:divBdr>
                <w:top w:val="none" w:sz="0" w:space="0" w:color="auto"/>
                <w:left w:val="none" w:sz="0" w:space="0" w:color="auto"/>
                <w:bottom w:val="none" w:sz="0" w:space="0" w:color="auto"/>
                <w:right w:val="none" w:sz="0" w:space="0" w:color="auto"/>
              </w:divBdr>
            </w:div>
            <w:div w:id="817502869">
              <w:marLeft w:val="0"/>
              <w:marRight w:val="0"/>
              <w:marTop w:val="0"/>
              <w:marBottom w:val="0"/>
              <w:divBdr>
                <w:top w:val="none" w:sz="0" w:space="0" w:color="auto"/>
                <w:left w:val="none" w:sz="0" w:space="0" w:color="auto"/>
                <w:bottom w:val="none" w:sz="0" w:space="0" w:color="auto"/>
                <w:right w:val="none" w:sz="0" w:space="0" w:color="auto"/>
              </w:divBdr>
            </w:div>
            <w:div w:id="822239772">
              <w:marLeft w:val="0"/>
              <w:marRight w:val="0"/>
              <w:marTop w:val="0"/>
              <w:marBottom w:val="0"/>
              <w:divBdr>
                <w:top w:val="none" w:sz="0" w:space="0" w:color="auto"/>
                <w:left w:val="none" w:sz="0" w:space="0" w:color="auto"/>
                <w:bottom w:val="none" w:sz="0" w:space="0" w:color="auto"/>
                <w:right w:val="none" w:sz="0" w:space="0" w:color="auto"/>
              </w:divBdr>
            </w:div>
            <w:div w:id="824786771">
              <w:marLeft w:val="0"/>
              <w:marRight w:val="0"/>
              <w:marTop w:val="0"/>
              <w:marBottom w:val="0"/>
              <w:divBdr>
                <w:top w:val="none" w:sz="0" w:space="0" w:color="auto"/>
                <w:left w:val="none" w:sz="0" w:space="0" w:color="auto"/>
                <w:bottom w:val="none" w:sz="0" w:space="0" w:color="auto"/>
                <w:right w:val="none" w:sz="0" w:space="0" w:color="auto"/>
              </w:divBdr>
            </w:div>
            <w:div w:id="826017174">
              <w:marLeft w:val="0"/>
              <w:marRight w:val="0"/>
              <w:marTop w:val="0"/>
              <w:marBottom w:val="0"/>
              <w:divBdr>
                <w:top w:val="none" w:sz="0" w:space="0" w:color="auto"/>
                <w:left w:val="none" w:sz="0" w:space="0" w:color="auto"/>
                <w:bottom w:val="none" w:sz="0" w:space="0" w:color="auto"/>
                <w:right w:val="none" w:sz="0" w:space="0" w:color="auto"/>
              </w:divBdr>
            </w:div>
            <w:div w:id="827288695">
              <w:marLeft w:val="0"/>
              <w:marRight w:val="0"/>
              <w:marTop w:val="0"/>
              <w:marBottom w:val="0"/>
              <w:divBdr>
                <w:top w:val="none" w:sz="0" w:space="0" w:color="auto"/>
                <w:left w:val="none" w:sz="0" w:space="0" w:color="auto"/>
                <w:bottom w:val="none" w:sz="0" w:space="0" w:color="auto"/>
                <w:right w:val="none" w:sz="0" w:space="0" w:color="auto"/>
              </w:divBdr>
            </w:div>
            <w:div w:id="828256044">
              <w:marLeft w:val="0"/>
              <w:marRight w:val="0"/>
              <w:marTop w:val="0"/>
              <w:marBottom w:val="0"/>
              <w:divBdr>
                <w:top w:val="none" w:sz="0" w:space="0" w:color="auto"/>
                <w:left w:val="none" w:sz="0" w:space="0" w:color="auto"/>
                <w:bottom w:val="none" w:sz="0" w:space="0" w:color="auto"/>
                <w:right w:val="none" w:sz="0" w:space="0" w:color="auto"/>
              </w:divBdr>
            </w:div>
            <w:div w:id="828711557">
              <w:marLeft w:val="0"/>
              <w:marRight w:val="0"/>
              <w:marTop w:val="0"/>
              <w:marBottom w:val="0"/>
              <w:divBdr>
                <w:top w:val="none" w:sz="0" w:space="0" w:color="auto"/>
                <w:left w:val="none" w:sz="0" w:space="0" w:color="auto"/>
                <w:bottom w:val="none" w:sz="0" w:space="0" w:color="auto"/>
                <w:right w:val="none" w:sz="0" w:space="0" w:color="auto"/>
              </w:divBdr>
            </w:div>
            <w:div w:id="830292292">
              <w:marLeft w:val="0"/>
              <w:marRight w:val="0"/>
              <w:marTop w:val="0"/>
              <w:marBottom w:val="0"/>
              <w:divBdr>
                <w:top w:val="none" w:sz="0" w:space="0" w:color="auto"/>
                <w:left w:val="none" w:sz="0" w:space="0" w:color="auto"/>
                <w:bottom w:val="none" w:sz="0" w:space="0" w:color="auto"/>
                <w:right w:val="none" w:sz="0" w:space="0" w:color="auto"/>
              </w:divBdr>
            </w:div>
            <w:div w:id="832182899">
              <w:marLeft w:val="0"/>
              <w:marRight w:val="0"/>
              <w:marTop w:val="0"/>
              <w:marBottom w:val="0"/>
              <w:divBdr>
                <w:top w:val="none" w:sz="0" w:space="0" w:color="auto"/>
                <w:left w:val="none" w:sz="0" w:space="0" w:color="auto"/>
                <w:bottom w:val="none" w:sz="0" w:space="0" w:color="auto"/>
                <w:right w:val="none" w:sz="0" w:space="0" w:color="auto"/>
              </w:divBdr>
            </w:div>
            <w:div w:id="832793637">
              <w:marLeft w:val="0"/>
              <w:marRight w:val="0"/>
              <w:marTop w:val="0"/>
              <w:marBottom w:val="0"/>
              <w:divBdr>
                <w:top w:val="none" w:sz="0" w:space="0" w:color="auto"/>
                <w:left w:val="none" w:sz="0" w:space="0" w:color="auto"/>
                <w:bottom w:val="none" w:sz="0" w:space="0" w:color="auto"/>
                <w:right w:val="none" w:sz="0" w:space="0" w:color="auto"/>
              </w:divBdr>
            </w:div>
            <w:div w:id="833760168">
              <w:marLeft w:val="0"/>
              <w:marRight w:val="0"/>
              <w:marTop w:val="0"/>
              <w:marBottom w:val="0"/>
              <w:divBdr>
                <w:top w:val="none" w:sz="0" w:space="0" w:color="auto"/>
                <w:left w:val="none" w:sz="0" w:space="0" w:color="auto"/>
                <w:bottom w:val="none" w:sz="0" w:space="0" w:color="auto"/>
                <w:right w:val="none" w:sz="0" w:space="0" w:color="auto"/>
              </w:divBdr>
            </w:div>
            <w:div w:id="837698199">
              <w:marLeft w:val="0"/>
              <w:marRight w:val="0"/>
              <w:marTop w:val="0"/>
              <w:marBottom w:val="0"/>
              <w:divBdr>
                <w:top w:val="none" w:sz="0" w:space="0" w:color="auto"/>
                <w:left w:val="none" w:sz="0" w:space="0" w:color="auto"/>
                <w:bottom w:val="none" w:sz="0" w:space="0" w:color="auto"/>
                <w:right w:val="none" w:sz="0" w:space="0" w:color="auto"/>
              </w:divBdr>
            </w:div>
            <w:div w:id="837962784">
              <w:marLeft w:val="0"/>
              <w:marRight w:val="0"/>
              <w:marTop w:val="0"/>
              <w:marBottom w:val="0"/>
              <w:divBdr>
                <w:top w:val="none" w:sz="0" w:space="0" w:color="auto"/>
                <w:left w:val="none" w:sz="0" w:space="0" w:color="auto"/>
                <w:bottom w:val="none" w:sz="0" w:space="0" w:color="auto"/>
                <w:right w:val="none" w:sz="0" w:space="0" w:color="auto"/>
              </w:divBdr>
            </w:div>
            <w:div w:id="840122395">
              <w:marLeft w:val="0"/>
              <w:marRight w:val="0"/>
              <w:marTop w:val="0"/>
              <w:marBottom w:val="0"/>
              <w:divBdr>
                <w:top w:val="none" w:sz="0" w:space="0" w:color="auto"/>
                <w:left w:val="none" w:sz="0" w:space="0" w:color="auto"/>
                <w:bottom w:val="none" w:sz="0" w:space="0" w:color="auto"/>
                <w:right w:val="none" w:sz="0" w:space="0" w:color="auto"/>
              </w:divBdr>
            </w:div>
            <w:div w:id="842937689">
              <w:marLeft w:val="0"/>
              <w:marRight w:val="0"/>
              <w:marTop w:val="0"/>
              <w:marBottom w:val="0"/>
              <w:divBdr>
                <w:top w:val="none" w:sz="0" w:space="0" w:color="auto"/>
                <w:left w:val="none" w:sz="0" w:space="0" w:color="auto"/>
                <w:bottom w:val="none" w:sz="0" w:space="0" w:color="auto"/>
                <w:right w:val="none" w:sz="0" w:space="0" w:color="auto"/>
              </w:divBdr>
            </w:div>
            <w:div w:id="851341133">
              <w:marLeft w:val="0"/>
              <w:marRight w:val="0"/>
              <w:marTop w:val="0"/>
              <w:marBottom w:val="0"/>
              <w:divBdr>
                <w:top w:val="none" w:sz="0" w:space="0" w:color="auto"/>
                <w:left w:val="none" w:sz="0" w:space="0" w:color="auto"/>
                <w:bottom w:val="none" w:sz="0" w:space="0" w:color="auto"/>
                <w:right w:val="none" w:sz="0" w:space="0" w:color="auto"/>
              </w:divBdr>
            </w:div>
            <w:div w:id="851607253">
              <w:marLeft w:val="0"/>
              <w:marRight w:val="0"/>
              <w:marTop w:val="0"/>
              <w:marBottom w:val="0"/>
              <w:divBdr>
                <w:top w:val="none" w:sz="0" w:space="0" w:color="auto"/>
                <w:left w:val="none" w:sz="0" w:space="0" w:color="auto"/>
                <w:bottom w:val="none" w:sz="0" w:space="0" w:color="auto"/>
                <w:right w:val="none" w:sz="0" w:space="0" w:color="auto"/>
              </w:divBdr>
            </w:div>
            <w:div w:id="852185588">
              <w:marLeft w:val="0"/>
              <w:marRight w:val="0"/>
              <w:marTop w:val="0"/>
              <w:marBottom w:val="0"/>
              <w:divBdr>
                <w:top w:val="none" w:sz="0" w:space="0" w:color="auto"/>
                <w:left w:val="none" w:sz="0" w:space="0" w:color="auto"/>
                <w:bottom w:val="none" w:sz="0" w:space="0" w:color="auto"/>
                <w:right w:val="none" w:sz="0" w:space="0" w:color="auto"/>
              </w:divBdr>
            </w:div>
            <w:div w:id="852306936">
              <w:marLeft w:val="0"/>
              <w:marRight w:val="0"/>
              <w:marTop w:val="0"/>
              <w:marBottom w:val="0"/>
              <w:divBdr>
                <w:top w:val="none" w:sz="0" w:space="0" w:color="auto"/>
                <w:left w:val="none" w:sz="0" w:space="0" w:color="auto"/>
                <w:bottom w:val="none" w:sz="0" w:space="0" w:color="auto"/>
                <w:right w:val="none" w:sz="0" w:space="0" w:color="auto"/>
              </w:divBdr>
            </w:div>
            <w:div w:id="852493660">
              <w:marLeft w:val="0"/>
              <w:marRight w:val="0"/>
              <w:marTop w:val="0"/>
              <w:marBottom w:val="0"/>
              <w:divBdr>
                <w:top w:val="none" w:sz="0" w:space="0" w:color="auto"/>
                <w:left w:val="none" w:sz="0" w:space="0" w:color="auto"/>
                <w:bottom w:val="none" w:sz="0" w:space="0" w:color="auto"/>
                <w:right w:val="none" w:sz="0" w:space="0" w:color="auto"/>
              </w:divBdr>
            </w:div>
            <w:div w:id="852761107">
              <w:marLeft w:val="0"/>
              <w:marRight w:val="0"/>
              <w:marTop w:val="0"/>
              <w:marBottom w:val="0"/>
              <w:divBdr>
                <w:top w:val="none" w:sz="0" w:space="0" w:color="auto"/>
                <w:left w:val="none" w:sz="0" w:space="0" w:color="auto"/>
                <w:bottom w:val="none" w:sz="0" w:space="0" w:color="auto"/>
                <w:right w:val="none" w:sz="0" w:space="0" w:color="auto"/>
              </w:divBdr>
            </w:div>
            <w:div w:id="856844641">
              <w:marLeft w:val="0"/>
              <w:marRight w:val="0"/>
              <w:marTop w:val="0"/>
              <w:marBottom w:val="0"/>
              <w:divBdr>
                <w:top w:val="none" w:sz="0" w:space="0" w:color="auto"/>
                <w:left w:val="none" w:sz="0" w:space="0" w:color="auto"/>
                <w:bottom w:val="none" w:sz="0" w:space="0" w:color="auto"/>
                <w:right w:val="none" w:sz="0" w:space="0" w:color="auto"/>
              </w:divBdr>
            </w:div>
            <w:div w:id="858473077">
              <w:marLeft w:val="0"/>
              <w:marRight w:val="0"/>
              <w:marTop w:val="0"/>
              <w:marBottom w:val="0"/>
              <w:divBdr>
                <w:top w:val="none" w:sz="0" w:space="0" w:color="auto"/>
                <w:left w:val="none" w:sz="0" w:space="0" w:color="auto"/>
                <w:bottom w:val="none" w:sz="0" w:space="0" w:color="auto"/>
                <w:right w:val="none" w:sz="0" w:space="0" w:color="auto"/>
              </w:divBdr>
            </w:div>
            <w:div w:id="861479127">
              <w:marLeft w:val="0"/>
              <w:marRight w:val="0"/>
              <w:marTop w:val="0"/>
              <w:marBottom w:val="0"/>
              <w:divBdr>
                <w:top w:val="none" w:sz="0" w:space="0" w:color="auto"/>
                <w:left w:val="none" w:sz="0" w:space="0" w:color="auto"/>
                <w:bottom w:val="none" w:sz="0" w:space="0" w:color="auto"/>
                <w:right w:val="none" w:sz="0" w:space="0" w:color="auto"/>
              </w:divBdr>
            </w:div>
            <w:div w:id="861552814">
              <w:marLeft w:val="0"/>
              <w:marRight w:val="0"/>
              <w:marTop w:val="0"/>
              <w:marBottom w:val="0"/>
              <w:divBdr>
                <w:top w:val="none" w:sz="0" w:space="0" w:color="auto"/>
                <w:left w:val="none" w:sz="0" w:space="0" w:color="auto"/>
                <w:bottom w:val="none" w:sz="0" w:space="0" w:color="auto"/>
                <w:right w:val="none" w:sz="0" w:space="0" w:color="auto"/>
              </w:divBdr>
            </w:div>
            <w:div w:id="861892307">
              <w:marLeft w:val="0"/>
              <w:marRight w:val="0"/>
              <w:marTop w:val="0"/>
              <w:marBottom w:val="0"/>
              <w:divBdr>
                <w:top w:val="none" w:sz="0" w:space="0" w:color="auto"/>
                <w:left w:val="none" w:sz="0" w:space="0" w:color="auto"/>
                <w:bottom w:val="none" w:sz="0" w:space="0" w:color="auto"/>
                <w:right w:val="none" w:sz="0" w:space="0" w:color="auto"/>
              </w:divBdr>
            </w:div>
            <w:div w:id="864250430">
              <w:marLeft w:val="0"/>
              <w:marRight w:val="0"/>
              <w:marTop w:val="0"/>
              <w:marBottom w:val="0"/>
              <w:divBdr>
                <w:top w:val="none" w:sz="0" w:space="0" w:color="auto"/>
                <w:left w:val="none" w:sz="0" w:space="0" w:color="auto"/>
                <w:bottom w:val="none" w:sz="0" w:space="0" w:color="auto"/>
                <w:right w:val="none" w:sz="0" w:space="0" w:color="auto"/>
              </w:divBdr>
            </w:div>
            <w:div w:id="865756126">
              <w:marLeft w:val="0"/>
              <w:marRight w:val="0"/>
              <w:marTop w:val="0"/>
              <w:marBottom w:val="0"/>
              <w:divBdr>
                <w:top w:val="none" w:sz="0" w:space="0" w:color="auto"/>
                <w:left w:val="none" w:sz="0" w:space="0" w:color="auto"/>
                <w:bottom w:val="none" w:sz="0" w:space="0" w:color="auto"/>
                <w:right w:val="none" w:sz="0" w:space="0" w:color="auto"/>
              </w:divBdr>
            </w:div>
            <w:div w:id="867715607">
              <w:marLeft w:val="0"/>
              <w:marRight w:val="0"/>
              <w:marTop w:val="0"/>
              <w:marBottom w:val="0"/>
              <w:divBdr>
                <w:top w:val="none" w:sz="0" w:space="0" w:color="auto"/>
                <w:left w:val="none" w:sz="0" w:space="0" w:color="auto"/>
                <w:bottom w:val="none" w:sz="0" w:space="0" w:color="auto"/>
                <w:right w:val="none" w:sz="0" w:space="0" w:color="auto"/>
              </w:divBdr>
            </w:div>
            <w:div w:id="870453675">
              <w:marLeft w:val="0"/>
              <w:marRight w:val="0"/>
              <w:marTop w:val="0"/>
              <w:marBottom w:val="0"/>
              <w:divBdr>
                <w:top w:val="none" w:sz="0" w:space="0" w:color="auto"/>
                <w:left w:val="none" w:sz="0" w:space="0" w:color="auto"/>
                <w:bottom w:val="none" w:sz="0" w:space="0" w:color="auto"/>
                <w:right w:val="none" w:sz="0" w:space="0" w:color="auto"/>
              </w:divBdr>
            </w:div>
            <w:div w:id="870462561">
              <w:marLeft w:val="0"/>
              <w:marRight w:val="0"/>
              <w:marTop w:val="0"/>
              <w:marBottom w:val="0"/>
              <w:divBdr>
                <w:top w:val="none" w:sz="0" w:space="0" w:color="auto"/>
                <w:left w:val="none" w:sz="0" w:space="0" w:color="auto"/>
                <w:bottom w:val="none" w:sz="0" w:space="0" w:color="auto"/>
                <w:right w:val="none" w:sz="0" w:space="0" w:color="auto"/>
              </w:divBdr>
            </w:div>
            <w:div w:id="871579448">
              <w:marLeft w:val="0"/>
              <w:marRight w:val="0"/>
              <w:marTop w:val="0"/>
              <w:marBottom w:val="0"/>
              <w:divBdr>
                <w:top w:val="none" w:sz="0" w:space="0" w:color="auto"/>
                <w:left w:val="none" w:sz="0" w:space="0" w:color="auto"/>
                <w:bottom w:val="none" w:sz="0" w:space="0" w:color="auto"/>
                <w:right w:val="none" w:sz="0" w:space="0" w:color="auto"/>
              </w:divBdr>
            </w:div>
            <w:div w:id="872811289">
              <w:marLeft w:val="0"/>
              <w:marRight w:val="0"/>
              <w:marTop w:val="0"/>
              <w:marBottom w:val="0"/>
              <w:divBdr>
                <w:top w:val="none" w:sz="0" w:space="0" w:color="auto"/>
                <w:left w:val="none" w:sz="0" w:space="0" w:color="auto"/>
                <w:bottom w:val="none" w:sz="0" w:space="0" w:color="auto"/>
                <w:right w:val="none" w:sz="0" w:space="0" w:color="auto"/>
              </w:divBdr>
            </w:div>
            <w:div w:id="873075092">
              <w:marLeft w:val="0"/>
              <w:marRight w:val="0"/>
              <w:marTop w:val="0"/>
              <w:marBottom w:val="0"/>
              <w:divBdr>
                <w:top w:val="none" w:sz="0" w:space="0" w:color="auto"/>
                <w:left w:val="none" w:sz="0" w:space="0" w:color="auto"/>
                <w:bottom w:val="none" w:sz="0" w:space="0" w:color="auto"/>
                <w:right w:val="none" w:sz="0" w:space="0" w:color="auto"/>
              </w:divBdr>
            </w:div>
            <w:div w:id="874389414">
              <w:marLeft w:val="0"/>
              <w:marRight w:val="0"/>
              <w:marTop w:val="0"/>
              <w:marBottom w:val="0"/>
              <w:divBdr>
                <w:top w:val="none" w:sz="0" w:space="0" w:color="auto"/>
                <w:left w:val="none" w:sz="0" w:space="0" w:color="auto"/>
                <w:bottom w:val="none" w:sz="0" w:space="0" w:color="auto"/>
                <w:right w:val="none" w:sz="0" w:space="0" w:color="auto"/>
              </w:divBdr>
            </w:div>
            <w:div w:id="877401701">
              <w:marLeft w:val="0"/>
              <w:marRight w:val="0"/>
              <w:marTop w:val="0"/>
              <w:marBottom w:val="0"/>
              <w:divBdr>
                <w:top w:val="none" w:sz="0" w:space="0" w:color="auto"/>
                <w:left w:val="none" w:sz="0" w:space="0" w:color="auto"/>
                <w:bottom w:val="none" w:sz="0" w:space="0" w:color="auto"/>
                <w:right w:val="none" w:sz="0" w:space="0" w:color="auto"/>
              </w:divBdr>
            </w:div>
            <w:div w:id="878669612">
              <w:marLeft w:val="0"/>
              <w:marRight w:val="0"/>
              <w:marTop w:val="0"/>
              <w:marBottom w:val="0"/>
              <w:divBdr>
                <w:top w:val="none" w:sz="0" w:space="0" w:color="auto"/>
                <w:left w:val="none" w:sz="0" w:space="0" w:color="auto"/>
                <w:bottom w:val="none" w:sz="0" w:space="0" w:color="auto"/>
                <w:right w:val="none" w:sz="0" w:space="0" w:color="auto"/>
              </w:divBdr>
            </w:div>
            <w:div w:id="879394362">
              <w:marLeft w:val="0"/>
              <w:marRight w:val="0"/>
              <w:marTop w:val="0"/>
              <w:marBottom w:val="0"/>
              <w:divBdr>
                <w:top w:val="none" w:sz="0" w:space="0" w:color="auto"/>
                <w:left w:val="none" w:sz="0" w:space="0" w:color="auto"/>
                <w:bottom w:val="none" w:sz="0" w:space="0" w:color="auto"/>
                <w:right w:val="none" w:sz="0" w:space="0" w:color="auto"/>
              </w:divBdr>
            </w:div>
            <w:div w:id="879980047">
              <w:marLeft w:val="0"/>
              <w:marRight w:val="0"/>
              <w:marTop w:val="0"/>
              <w:marBottom w:val="0"/>
              <w:divBdr>
                <w:top w:val="none" w:sz="0" w:space="0" w:color="auto"/>
                <w:left w:val="none" w:sz="0" w:space="0" w:color="auto"/>
                <w:bottom w:val="none" w:sz="0" w:space="0" w:color="auto"/>
                <w:right w:val="none" w:sz="0" w:space="0" w:color="auto"/>
              </w:divBdr>
            </w:div>
            <w:div w:id="880631388">
              <w:marLeft w:val="0"/>
              <w:marRight w:val="0"/>
              <w:marTop w:val="0"/>
              <w:marBottom w:val="0"/>
              <w:divBdr>
                <w:top w:val="none" w:sz="0" w:space="0" w:color="auto"/>
                <w:left w:val="none" w:sz="0" w:space="0" w:color="auto"/>
                <w:bottom w:val="none" w:sz="0" w:space="0" w:color="auto"/>
                <w:right w:val="none" w:sz="0" w:space="0" w:color="auto"/>
              </w:divBdr>
            </w:div>
            <w:div w:id="880826250">
              <w:marLeft w:val="0"/>
              <w:marRight w:val="0"/>
              <w:marTop w:val="0"/>
              <w:marBottom w:val="0"/>
              <w:divBdr>
                <w:top w:val="none" w:sz="0" w:space="0" w:color="auto"/>
                <w:left w:val="none" w:sz="0" w:space="0" w:color="auto"/>
                <w:bottom w:val="none" w:sz="0" w:space="0" w:color="auto"/>
                <w:right w:val="none" w:sz="0" w:space="0" w:color="auto"/>
              </w:divBdr>
            </w:div>
            <w:div w:id="883951713">
              <w:marLeft w:val="0"/>
              <w:marRight w:val="0"/>
              <w:marTop w:val="0"/>
              <w:marBottom w:val="0"/>
              <w:divBdr>
                <w:top w:val="none" w:sz="0" w:space="0" w:color="auto"/>
                <w:left w:val="none" w:sz="0" w:space="0" w:color="auto"/>
                <w:bottom w:val="none" w:sz="0" w:space="0" w:color="auto"/>
                <w:right w:val="none" w:sz="0" w:space="0" w:color="auto"/>
              </w:divBdr>
            </w:div>
            <w:div w:id="886066441">
              <w:marLeft w:val="0"/>
              <w:marRight w:val="0"/>
              <w:marTop w:val="0"/>
              <w:marBottom w:val="0"/>
              <w:divBdr>
                <w:top w:val="none" w:sz="0" w:space="0" w:color="auto"/>
                <w:left w:val="none" w:sz="0" w:space="0" w:color="auto"/>
                <w:bottom w:val="none" w:sz="0" w:space="0" w:color="auto"/>
                <w:right w:val="none" w:sz="0" w:space="0" w:color="auto"/>
              </w:divBdr>
            </w:div>
            <w:div w:id="887686106">
              <w:marLeft w:val="0"/>
              <w:marRight w:val="0"/>
              <w:marTop w:val="0"/>
              <w:marBottom w:val="0"/>
              <w:divBdr>
                <w:top w:val="none" w:sz="0" w:space="0" w:color="auto"/>
                <w:left w:val="none" w:sz="0" w:space="0" w:color="auto"/>
                <w:bottom w:val="none" w:sz="0" w:space="0" w:color="auto"/>
                <w:right w:val="none" w:sz="0" w:space="0" w:color="auto"/>
              </w:divBdr>
            </w:div>
            <w:div w:id="891311517">
              <w:marLeft w:val="0"/>
              <w:marRight w:val="0"/>
              <w:marTop w:val="0"/>
              <w:marBottom w:val="0"/>
              <w:divBdr>
                <w:top w:val="none" w:sz="0" w:space="0" w:color="auto"/>
                <w:left w:val="none" w:sz="0" w:space="0" w:color="auto"/>
                <w:bottom w:val="none" w:sz="0" w:space="0" w:color="auto"/>
                <w:right w:val="none" w:sz="0" w:space="0" w:color="auto"/>
              </w:divBdr>
              <w:divsChild>
                <w:div w:id="586422195">
                  <w:marLeft w:val="0"/>
                  <w:marRight w:val="0"/>
                  <w:marTop w:val="0"/>
                  <w:marBottom w:val="0"/>
                  <w:divBdr>
                    <w:top w:val="none" w:sz="0" w:space="0" w:color="auto"/>
                    <w:left w:val="none" w:sz="0" w:space="0" w:color="auto"/>
                    <w:bottom w:val="none" w:sz="0" w:space="0" w:color="auto"/>
                    <w:right w:val="none" w:sz="0" w:space="0" w:color="auto"/>
                  </w:divBdr>
                </w:div>
                <w:div w:id="966205377">
                  <w:marLeft w:val="0"/>
                  <w:marRight w:val="0"/>
                  <w:marTop w:val="0"/>
                  <w:marBottom w:val="0"/>
                  <w:divBdr>
                    <w:top w:val="none" w:sz="0" w:space="0" w:color="auto"/>
                    <w:left w:val="none" w:sz="0" w:space="0" w:color="auto"/>
                    <w:bottom w:val="none" w:sz="0" w:space="0" w:color="auto"/>
                    <w:right w:val="none" w:sz="0" w:space="0" w:color="auto"/>
                  </w:divBdr>
                </w:div>
                <w:div w:id="1137265543">
                  <w:marLeft w:val="0"/>
                  <w:marRight w:val="0"/>
                  <w:marTop w:val="0"/>
                  <w:marBottom w:val="0"/>
                  <w:divBdr>
                    <w:top w:val="none" w:sz="0" w:space="0" w:color="auto"/>
                    <w:left w:val="none" w:sz="0" w:space="0" w:color="auto"/>
                    <w:bottom w:val="none" w:sz="0" w:space="0" w:color="auto"/>
                    <w:right w:val="none" w:sz="0" w:space="0" w:color="auto"/>
                  </w:divBdr>
                </w:div>
              </w:divsChild>
            </w:div>
            <w:div w:id="891772984">
              <w:marLeft w:val="0"/>
              <w:marRight w:val="0"/>
              <w:marTop w:val="0"/>
              <w:marBottom w:val="0"/>
              <w:divBdr>
                <w:top w:val="none" w:sz="0" w:space="0" w:color="auto"/>
                <w:left w:val="none" w:sz="0" w:space="0" w:color="auto"/>
                <w:bottom w:val="none" w:sz="0" w:space="0" w:color="auto"/>
                <w:right w:val="none" w:sz="0" w:space="0" w:color="auto"/>
              </w:divBdr>
            </w:div>
            <w:div w:id="892497924">
              <w:marLeft w:val="0"/>
              <w:marRight w:val="0"/>
              <w:marTop w:val="0"/>
              <w:marBottom w:val="0"/>
              <w:divBdr>
                <w:top w:val="none" w:sz="0" w:space="0" w:color="auto"/>
                <w:left w:val="none" w:sz="0" w:space="0" w:color="auto"/>
                <w:bottom w:val="none" w:sz="0" w:space="0" w:color="auto"/>
                <w:right w:val="none" w:sz="0" w:space="0" w:color="auto"/>
              </w:divBdr>
            </w:div>
            <w:div w:id="897133599">
              <w:marLeft w:val="0"/>
              <w:marRight w:val="0"/>
              <w:marTop w:val="0"/>
              <w:marBottom w:val="0"/>
              <w:divBdr>
                <w:top w:val="none" w:sz="0" w:space="0" w:color="auto"/>
                <w:left w:val="none" w:sz="0" w:space="0" w:color="auto"/>
                <w:bottom w:val="none" w:sz="0" w:space="0" w:color="auto"/>
                <w:right w:val="none" w:sz="0" w:space="0" w:color="auto"/>
              </w:divBdr>
            </w:div>
            <w:div w:id="897208361">
              <w:marLeft w:val="0"/>
              <w:marRight w:val="0"/>
              <w:marTop w:val="0"/>
              <w:marBottom w:val="0"/>
              <w:divBdr>
                <w:top w:val="none" w:sz="0" w:space="0" w:color="auto"/>
                <w:left w:val="none" w:sz="0" w:space="0" w:color="auto"/>
                <w:bottom w:val="none" w:sz="0" w:space="0" w:color="auto"/>
                <w:right w:val="none" w:sz="0" w:space="0" w:color="auto"/>
              </w:divBdr>
            </w:div>
            <w:div w:id="897786959">
              <w:marLeft w:val="0"/>
              <w:marRight w:val="0"/>
              <w:marTop w:val="0"/>
              <w:marBottom w:val="0"/>
              <w:divBdr>
                <w:top w:val="none" w:sz="0" w:space="0" w:color="auto"/>
                <w:left w:val="none" w:sz="0" w:space="0" w:color="auto"/>
                <w:bottom w:val="none" w:sz="0" w:space="0" w:color="auto"/>
                <w:right w:val="none" w:sz="0" w:space="0" w:color="auto"/>
              </w:divBdr>
            </w:div>
            <w:div w:id="898781660">
              <w:marLeft w:val="0"/>
              <w:marRight w:val="0"/>
              <w:marTop w:val="0"/>
              <w:marBottom w:val="0"/>
              <w:divBdr>
                <w:top w:val="none" w:sz="0" w:space="0" w:color="auto"/>
                <w:left w:val="none" w:sz="0" w:space="0" w:color="auto"/>
                <w:bottom w:val="none" w:sz="0" w:space="0" w:color="auto"/>
                <w:right w:val="none" w:sz="0" w:space="0" w:color="auto"/>
              </w:divBdr>
            </w:div>
            <w:div w:id="899901073">
              <w:marLeft w:val="0"/>
              <w:marRight w:val="0"/>
              <w:marTop w:val="0"/>
              <w:marBottom w:val="0"/>
              <w:divBdr>
                <w:top w:val="none" w:sz="0" w:space="0" w:color="auto"/>
                <w:left w:val="none" w:sz="0" w:space="0" w:color="auto"/>
                <w:bottom w:val="none" w:sz="0" w:space="0" w:color="auto"/>
                <w:right w:val="none" w:sz="0" w:space="0" w:color="auto"/>
              </w:divBdr>
            </w:div>
            <w:div w:id="903026161">
              <w:marLeft w:val="0"/>
              <w:marRight w:val="0"/>
              <w:marTop w:val="0"/>
              <w:marBottom w:val="0"/>
              <w:divBdr>
                <w:top w:val="none" w:sz="0" w:space="0" w:color="auto"/>
                <w:left w:val="none" w:sz="0" w:space="0" w:color="auto"/>
                <w:bottom w:val="none" w:sz="0" w:space="0" w:color="auto"/>
                <w:right w:val="none" w:sz="0" w:space="0" w:color="auto"/>
              </w:divBdr>
            </w:div>
            <w:div w:id="906036760">
              <w:marLeft w:val="0"/>
              <w:marRight w:val="0"/>
              <w:marTop w:val="0"/>
              <w:marBottom w:val="0"/>
              <w:divBdr>
                <w:top w:val="none" w:sz="0" w:space="0" w:color="auto"/>
                <w:left w:val="none" w:sz="0" w:space="0" w:color="auto"/>
                <w:bottom w:val="none" w:sz="0" w:space="0" w:color="auto"/>
                <w:right w:val="none" w:sz="0" w:space="0" w:color="auto"/>
              </w:divBdr>
            </w:div>
            <w:div w:id="910239577">
              <w:marLeft w:val="0"/>
              <w:marRight w:val="0"/>
              <w:marTop w:val="0"/>
              <w:marBottom w:val="0"/>
              <w:divBdr>
                <w:top w:val="none" w:sz="0" w:space="0" w:color="auto"/>
                <w:left w:val="none" w:sz="0" w:space="0" w:color="auto"/>
                <w:bottom w:val="none" w:sz="0" w:space="0" w:color="auto"/>
                <w:right w:val="none" w:sz="0" w:space="0" w:color="auto"/>
              </w:divBdr>
            </w:div>
            <w:div w:id="910503814">
              <w:marLeft w:val="0"/>
              <w:marRight w:val="0"/>
              <w:marTop w:val="0"/>
              <w:marBottom w:val="0"/>
              <w:divBdr>
                <w:top w:val="none" w:sz="0" w:space="0" w:color="auto"/>
                <w:left w:val="none" w:sz="0" w:space="0" w:color="auto"/>
                <w:bottom w:val="none" w:sz="0" w:space="0" w:color="auto"/>
                <w:right w:val="none" w:sz="0" w:space="0" w:color="auto"/>
              </w:divBdr>
            </w:div>
            <w:div w:id="910774721">
              <w:marLeft w:val="0"/>
              <w:marRight w:val="0"/>
              <w:marTop w:val="0"/>
              <w:marBottom w:val="0"/>
              <w:divBdr>
                <w:top w:val="none" w:sz="0" w:space="0" w:color="auto"/>
                <w:left w:val="none" w:sz="0" w:space="0" w:color="auto"/>
                <w:bottom w:val="none" w:sz="0" w:space="0" w:color="auto"/>
                <w:right w:val="none" w:sz="0" w:space="0" w:color="auto"/>
              </w:divBdr>
            </w:div>
            <w:div w:id="910893699">
              <w:marLeft w:val="0"/>
              <w:marRight w:val="0"/>
              <w:marTop w:val="360"/>
              <w:marBottom w:val="0"/>
              <w:divBdr>
                <w:top w:val="single" w:sz="6" w:space="0" w:color="auto"/>
                <w:left w:val="single" w:sz="6" w:space="0" w:color="auto"/>
                <w:bottom w:val="single" w:sz="6" w:space="0" w:color="auto"/>
                <w:right w:val="single" w:sz="6" w:space="0" w:color="auto"/>
              </w:divBdr>
            </w:div>
            <w:div w:id="918440559">
              <w:marLeft w:val="0"/>
              <w:marRight w:val="0"/>
              <w:marTop w:val="0"/>
              <w:marBottom w:val="0"/>
              <w:divBdr>
                <w:top w:val="none" w:sz="0" w:space="0" w:color="auto"/>
                <w:left w:val="none" w:sz="0" w:space="0" w:color="auto"/>
                <w:bottom w:val="none" w:sz="0" w:space="0" w:color="auto"/>
                <w:right w:val="none" w:sz="0" w:space="0" w:color="auto"/>
              </w:divBdr>
            </w:div>
            <w:div w:id="919169282">
              <w:marLeft w:val="0"/>
              <w:marRight w:val="0"/>
              <w:marTop w:val="0"/>
              <w:marBottom w:val="0"/>
              <w:divBdr>
                <w:top w:val="none" w:sz="0" w:space="0" w:color="auto"/>
                <w:left w:val="none" w:sz="0" w:space="0" w:color="auto"/>
                <w:bottom w:val="none" w:sz="0" w:space="0" w:color="auto"/>
                <w:right w:val="none" w:sz="0" w:space="0" w:color="auto"/>
              </w:divBdr>
            </w:div>
            <w:div w:id="925335232">
              <w:marLeft w:val="0"/>
              <w:marRight w:val="0"/>
              <w:marTop w:val="0"/>
              <w:marBottom w:val="0"/>
              <w:divBdr>
                <w:top w:val="none" w:sz="0" w:space="0" w:color="auto"/>
                <w:left w:val="none" w:sz="0" w:space="0" w:color="auto"/>
                <w:bottom w:val="none" w:sz="0" w:space="0" w:color="auto"/>
                <w:right w:val="none" w:sz="0" w:space="0" w:color="auto"/>
              </w:divBdr>
            </w:div>
            <w:div w:id="927084183">
              <w:marLeft w:val="0"/>
              <w:marRight w:val="0"/>
              <w:marTop w:val="0"/>
              <w:marBottom w:val="0"/>
              <w:divBdr>
                <w:top w:val="none" w:sz="0" w:space="0" w:color="auto"/>
                <w:left w:val="none" w:sz="0" w:space="0" w:color="auto"/>
                <w:bottom w:val="none" w:sz="0" w:space="0" w:color="auto"/>
                <w:right w:val="none" w:sz="0" w:space="0" w:color="auto"/>
              </w:divBdr>
            </w:div>
            <w:div w:id="927544805">
              <w:marLeft w:val="0"/>
              <w:marRight w:val="0"/>
              <w:marTop w:val="0"/>
              <w:marBottom w:val="0"/>
              <w:divBdr>
                <w:top w:val="none" w:sz="0" w:space="0" w:color="auto"/>
                <w:left w:val="none" w:sz="0" w:space="0" w:color="auto"/>
                <w:bottom w:val="none" w:sz="0" w:space="0" w:color="auto"/>
                <w:right w:val="none" w:sz="0" w:space="0" w:color="auto"/>
              </w:divBdr>
            </w:div>
            <w:div w:id="931006592">
              <w:marLeft w:val="0"/>
              <w:marRight w:val="0"/>
              <w:marTop w:val="0"/>
              <w:marBottom w:val="0"/>
              <w:divBdr>
                <w:top w:val="none" w:sz="0" w:space="0" w:color="auto"/>
                <w:left w:val="none" w:sz="0" w:space="0" w:color="auto"/>
                <w:bottom w:val="none" w:sz="0" w:space="0" w:color="auto"/>
                <w:right w:val="none" w:sz="0" w:space="0" w:color="auto"/>
              </w:divBdr>
            </w:div>
            <w:div w:id="932057407">
              <w:marLeft w:val="0"/>
              <w:marRight w:val="0"/>
              <w:marTop w:val="0"/>
              <w:marBottom w:val="0"/>
              <w:divBdr>
                <w:top w:val="none" w:sz="0" w:space="0" w:color="auto"/>
                <w:left w:val="none" w:sz="0" w:space="0" w:color="auto"/>
                <w:bottom w:val="none" w:sz="0" w:space="0" w:color="auto"/>
                <w:right w:val="none" w:sz="0" w:space="0" w:color="auto"/>
              </w:divBdr>
            </w:div>
            <w:div w:id="933129166">
              <w:marLeft w:val="0"/>
              <w:marRight w:val="0"/>
              <w:marTop w:val="0"/>
              <w:marBottom w:val="0"/>
              <w:divBdr>
                <w:top w:val="none" w:sz="0" w:space="0" w:color="auto"/>
                <w:left w:val="none" w:sz="0" w:space="0" w:color="auto"/>
                <w:bottom w:val="none" w:sz="0" w:space="0" w:color="auto"/>
                <w:right w:val="none" w:sz="0" w:space="0" w:color="auto"/>
              </w:divBdr>
            </w:div>
            <w:div w:id="937255926">
              <w:marLeft w:val="0"/>
              <w:marRight w:val="0"/>
              <w:marTop w:val="0"/>
              <w:marBottom w:val="0"/>
              <w:divBdr>
                <w:top w:val="none" w:sz="0" w:space="0" w:color="auto"/>
                <w:left w:val="none" w:sz="0" w:space="0" w:color="auto"/>
                <w:bottom w:val="none" w:sz="0" w:space="0" w:color="auto"/>
                <w:right w:val="none" w:sz="0" w:space="0" w:color="auto"/>
              </w:divBdr>
            </w:div>
            <w:div w:id="939139651">
              <w:marLeft w:val="0"/>
              <w:marRight w:val="0"/>
              <w:marTop w:val="0"/>
              <w:marBottom w:val="0"/>
              <w:divBdr>
                <w:top w:val="none" w:sz="0" w:space="0" w:color="auto"/>
                <w:left w:val="none" w:sz="0" w:space="0" w:color="auto"/>
                <w:bottom w:val="none" w:sz="0" w:space="0" w:color="auto"/>
                <w:right w:val="none" w:sz="0" w:space="0" w:color="auto"/>
              </w:divBdr>
            </w:div>
            <w:div w:id="939338195">
              <w:marLeft w:val="0"/>
              <w:marRight w:val="0"/>
              <w:marTop w:val="0"/>
              <w:marBottom w:val="0"/>
              <w:divBdr>
                <w:top w:val="none" w:sz="0" w:space="0" w:color="auto"/>
                <w:left w:val="none" w:sz="0" w:space="0" w:color="auto"/>
                <w:bottom w:val="none" w:sz="0" w:space="0" w:color="auto"/>
                <w:right w:val="none" w:sz="0" w:space="0" w:color="auto"/>
              </w:divBdr>
            </w:div>
            <w:div w:id="945312536">
              <w:marLeft w:val="0"/>
              <w:marRight w:val="0"/>
              <w:marTop w:val="0"/>
              <w:marBottom w:val="0"/>
              <w:divBdr>
                <w:top w:val="none" w:sz="0" w:space="0" w:color="auto"/>
                <w:left w:val="none" w:sz="0" w:space="0" w:color="auto"/>
                <w:bottom w:val="none" w:sz="0" w:space="0" w:color="auto"/>
                <w:right w:val="none" w:sz="0" w:space="0" w:color="auto"/>
              </w:divBdr>
            </w:div>
            <w:div w:id="946816878">
              <w:marLeft w:val="0"/>
              <w:marRight w:val="0"/>
              <w:marTop w:val="0"/>
              <w:marBottom w:val="0"/>
              <w:divBdr>
                <w:top w:val="none" w:sz="0" w:space="0" w:color="auto"/>
                <w:left w:val="none" w:sz="0" w:space="0" w:color="auto"/>
                <w:bottom w:val="none" w:sz="0" w:space="0" w:color="auto"/>
                <w:right w:val="none" w:sz="0" w:space="0" w:color="auto"/>
              </w:divBdr>
            </w:div>
            <w:div w:id="947085676">
              <w:marLeft w:val="0"/>
              <w:marRight w:val="0"/>
              <w:marTop w:val="0"/>
              <w:marBottom w:val="0"/>
              <w:divBdr>
                <w:top w:val="none" w:sz="0" w:space="0" w:color="auto"/>
                <w:left w:val="none" w:sz="0" w:space="0" w:color="auto"/>
                <w:bottom w:val="none" w:sz="0" w:space="0" w:color="auto"/>
                <w:right w:val="none" w:sz="0" w:space="0" w:color="auto"/>
              </w:divBdr>
            </w:div>
            <w:div w:id="948856775">
              <w:marLeft w:val="0"/>
              <w:marRight w:val="0"/>
              <w:marTop w:val="0"/>
              <w:marBottom w:val="0"/>
              <w:divBdr>
                <w:top w:val="none" w:sz="0" w:space="0" w:color="auto"/>
                <w:left w:val="none" w:sz="0" w:space="0" w:color="auto"/>
                <w:bottom w:val="none" w:sz="0" w:space="0" w:color="auto"/>
                <w:right w:val="none" w:sz="0" w:space="0" w:color="auto"/>
              </w:divBdr>
            </w:div>
            <w:div w:id="954673368">
              <w:marLeft w:val="0"/>
              <w:marRight w:val="0"/>
              <w:marTop w:val="0"/>
              <w:marBottom w:val="0"/>
              <w:divBdr>
                <w:top w:val="none" w:sz="0" w:space="0" w:color="auto"/>
                <w:left w:val="none" w:sz="0" w:space="0" w:color="auto"/>
                <w:bottom w:val="none" w:sz="0" w:space="0" w:color="auto"/>
                <w:right w:val="none" w:sz="0" w:space="0" w:color="auto"/>
              </w:divBdr>
            </w:div>
            <w:div w:id="956066355">
              <w:marLeft w:val="0"/>
              <w:marRight w:val="0"/>
              <w:marTop w:val="0"/>
              <w:marBottom w:val="0"/>
              <w:divBdr>
                <w:top w:val="none" w:sz="0" w:space="0" w:color="auto"/>
                <w:left w:val="none" w:sz="0" w:space="0" w:color="auto"/>
                <w:bottom w:val="none" w:sz="0" w:space="0" w:color="auto"/>
                <w:right w:val="none" w:sz="0" w:space="0" w:color="auto"/>
              </w:divBdr>
            </w:div>
            <w:div w:id="956377821">
              <w:marLeft w:val="0"/>
              <w:marRight w:val="0"/>
              <w:marTop w:val="0"/>
              <w:marBottom w:val="0"/>
              <w:divBdr>
                <w:top w:val="none" w:sz="0" w:space="0" w:color="auto"/>
                <w:left w:val="none" w:sz="0" w:space="0" w:color="auto"/>
                <w:bottom w:val="none" w:sz="0" w:space="0" w:color="auto"/>
                <w:right w:val="none" w:sz="0" w:space="0" w:color="auto"/>
              </w:divBdr>
            </w:div>
            <w:div w:id="958027637">
              <w:marLeft w:val="0"/>
              <w:marRight w:val="0"/>
              <w:marTop w:val="0"/>
              <w:marBottom w:val="0"/>
              <w:divBdr>
                <w:top w:val="none" w:sz="0" w:space="0" w:color="auto"/>
                <w:left w:val="none" w:sz="0" w:space="0" w:color="auto"/>
                <w:bottom w:val="none" w:sz="0" w:space="0" w:color="auto"/>
                <w:right w:val="none" w:sz="0" w:space="0" w:color="auto"/>
              </w:divBdr>
            </w:div>
            <w:div w:id="959645548">
              <w:marLeft w:val="0"/>
              <w:marRight w:val="0"/>
              <w:marTop w:val="0"/>
              <w:marBottom w:val="0"/>
              <w:divBdr>
                <w:top w:val="none" w:sz="0" w:space="0" w:color="auto"/>
                <w:left w:val="none" w:sz="0" w:space="0" w:color="auto"/>
                <w:bottom w:val="none" w:sz="0" w:space="0" w:color="auto"/>
                <w:right w:val="none" w:sz="0" w:space="0" w:color="auto"/>
              </w:divBdr>
            </w:div>
            <w:div w:id="962148857">
              <w:marLeft w:val="0"/>
              <w:marRight w:val="0"/>
              <w:marTop w:val="0"/>
              <w:marBottom w:val="0"/>
              <w:divBdr>
                <w:top w:val="none" w:sz="0" w:space="0" w:color="auto"/>
                <w:left w:val="none" w:sz="0" w:space="0" w:color="auto"/>
                <w:bottom w:val="none" w:sz="0" w:space="0" w:color="auto"/>
                <w:right w:val="none" w:sz="0" w:space="0" w:color="auto"/>
              </w:divBdr>
            </w:div>
            <w:div w:id="962661565">
              <w:marLeft w:val="0"/>
              <w:marRight w:val="0"/>
              <w:marTop w:val="0"/>
              <w:marBottom w:val="0"/>
              <w:divBdr>
                <w:top w:val="none" w:sz="0" w:space="0" w:color="auto"/>
                <w:left w:val="none" w:sz="0" w:space="0" w:color="auto"/>
                <w:bottom w:val="none" w:sz="0" w:space="0" w:color="auto"/>
                <w:right w:val="none" w:sz="0" w:space="0" w:color="auto"/>
              </w:divBdr>
            </w:div>
            <w:div w:id="964191473">
              <w:marLeft w:val="0"/>
              <w:marRight w:val="0"/>
              <w:marTop w:val="0"/>
              <w:marBottom w:val="0"/>
              <w:divBdr>
                <w:top w:val="none" w:sz="0" w:space="0" w:color="auto"/>
                <w:left w:val="none" w:sz="0" w:space="0" w:color="auto"/>
                <w:bottom w:val="none" w:sz="0" w:space="0" w:color="auto"/>
                <w:right w:val="none" w:sz="0" w:space="0" w:color="auto"/>
              </w:divBdr>
            </w:div>
            <w:div w:id="966131824">
              <w:marLeft w:val="0"/>
              <w:marRight w:val="0"/>
              <w:marTop w:val="0"/>
              <w:marBottom w:val="0"/>
              <w:divBdr>
                <w:top w:val="none" w:sz="0" w:space="0" w:color="auto"/>
                <w:left w:val="none" w:sz="0" w:space="0" w:color="auto"/>
                <w:bottom w:val="none" w:sz="0" w:space="0" w:color="auto"/>
                <w:right w:val="none" w:sz="0" w:space="0" w:color="auto"/>
              </w:divBdr>
            </w:div>
            <w:div w:id="967666359">
              <w:marLeft w:val="0"/>
              <w:marRight w:val="0"/>
              <w:marTop w:val="0"/>
              <w:marBottom w:val="0"/>
              <w:divBdr>
                <w:top w:val="none" w:sz="0" w:space="0" w:color="auto"/>
                <w:left w:val="none" w:sz="0" w:space="0" w:color="auto"/>
                <w:bottom w:val="none" w:sz="0" w:space="0" w:color="auto"/>
                <w:right w:val="none" w:sz="0" w:space="0" w:color="auto"/>
              </w:divBdr>
            </w:div>
            <w:div w:id="976955920">
              <w:marLeft w:val="0"/>
              <w:marRight w:val="0"/>
              <w:marTop w:val="0"/>
              <w:marBottom w:val="0"/>
              <w:divBdr>
                <w:top w:val="none" w:sz="0" w:space="0" w:color="auto"/>
                <w:left w:val="none" w:sz="0" w:space="0" w:color="auto"/>
                <w:bottom w:val="none" w:sz="0" w:space="0" w:color="auto"/>
                <w:right w:val="none" w:sz="0" w:space="0" w:color="auto"/>
              </w:divBdr>
            </w:div>
            <w:div w:id="981422014">
              <w:marLeft w:val="0"/>
              <w:marRight w:val="0"/>
              <w:marTop w:val="0"/>
              <w:marBottom w:val="0"/>
              <w:divBdr>
                <w:top w:val="none" w:sz="0" w:space="0" w:color="auto"/>
                <w:left w:val="none" w:sz="0" w:space="0" w:color="auto"/>
                <w:bottom w:val="none" w:sz="0" w:space="0" w:color="auto"/>
                <w:right w:val="none" w:sz="0" w:space="0" w:color="auto"/>
              </w:divBdr>
            </w:div>
            <w:div w:id="984579233">
              <w:marLeft w:val="0"/>
              <w:marRight w:val="0"/>
              <w:marTop w:val="0"/>
              <w:marBottom w:val="0"/>
              <w:divBdr>
                <w:top w:val="none" w:sz="0" w:space="0" w:color="auto"/>
                <w:left w:val="none" w:sz="0" w:space="0" w:color="auto"/>
                <w:bottom w:val="none" w:sz="0" w:space="0" w:color="auto"/>
                <w:right w:val="none" w:sz="0" w:space="0" w:color="auto"/>
              </w:divBdr>
            </w:div>
            <w:div w:id="986938403">
              <w:marLeft w:val="0"/>
              <w:marRight w:val="0"/>
              <w:marTop w:val="0"/>
              <w:marBottom w:val="0"/>
              <w:divBdr>
                <w:top w:val="none" w:sz="0" w:space="0" w:color="auto"/>
                <w:left w:val="none" w:sz="0" w:space="0" w:color="auto"/>
                <w:bottom w:val="none" w:sz="0" w:space="0" w:color="auto"/>
                <w:right w:val="none" w:sz="0" w:space="0" w:color="auto"/>
              </w:divBdr>
            </w:div>
            <w:div w:id="987516126">
              <w:marLeft w:val="0"/>
              <w:marRight w:val="0"/>
              <w:marTop w:val="0"/>
              <w:marBottom w:val="0"/>
              <w:divBdr>
                <w:top w:val="none" w:sz="0" w:space="0" w:color="auto"/>
                <w:left w:val="none" w:sz="0" w:space="0" w:color="auto"/>
                <w:bottom w:val="none" w:sz="0" w:space="0" w:color="auto"/>
                <w:right w:val="none" w:sz="0" w:space="0" w:color="auto"/>
              </w:divBdr>
            </w:div>
            <w:div w:id="990255018">
              <w:marLeft w:val="0"/>
              <w:marRight w:val="0"/>
              <w:marTop w:val="0"/>
              <w:marBottom w:val="0"/>
              <w:divBdr>
                <w:top w:val="none" w:sz="0" w:space="0" w:color="auto"/>
                <w:left w:val="none" w:sz="0" w:space="0" w:color="auto"/>
                <w:bottom w:val="none" w:sz="0" w:space="0" w:color="auto"/>
                <w:right w:val="none" w:sz="0" w:space="0" w:color="auto"/>
              </w:divBdr>
              <w:divsChild>
                <w:div w:id="12846844">
                  <w:marLeft w:val="0"/>
                  <w:marRight w:val="0"/>
                  <w:marTop w:val="0"/>
                  <w:marBottom w:val="0"/>
                  <w:divBdr>
                    <w:top w:val="none" w:sz="0" w:space="0" w:color="auto"/>
                    <w:left w:val="none" w:sz="0" w:space="0" w:color="auto"/>
                    <w:bottom w:val="none" w:sz="0" w:space="0" w:color="auto"/>
                    <w:right w:val="none" w:sz="0" w:space="0" w:color="auto"/>
                  </w:divBdr>
                </w:div>
                <w:div w:id="48773993">
                  <w:marLeft w:val="0"/>
                  <w:marRight w:val="0"/>
                  <w:marTop w:val="0"/>
                  <w:marBottom w:val="0"/>
                  <w:divBdr>
                    <w:top w:val="none" w:sz="0" w:space="0" w:color="auto"/>
                    <w:left w:val="none" w:sz="0" w:space="0" w:color="auto"/>
                    <w:bottom w:val="none" w:sz="0" w:space="0" w:color="auto"/>
                    <w:right w:val="none" w:sz="0" w:space="0" w:color="auto"/>
                  </w:divBdr>
                </w:div>
                <w:div w:id="61414106">
                  <w:marLeft w:val="0"/>
                  <w:marRight w:val="0"/>
                  <w:marTop w:val="0"/>
                  <w:marBottom w:val="0"/>
                  <w:divBdr>
                    <w:top w:val="none" w:sz="0" w:space="0" w:color="auto"/>
                    <w:left w:val="none" w:sz="0" w:space="0" w:color="auto"/>
                    <w:bottom w:val="none" w:sz="0" w:space="0" w:color="auto"/>
                    <w:right w:val="none" w:sz="0" w:space="0" w:color="auto"/>
                  </w:divBdr>
                </w:div>
                <w:div w:id="86585894">
                  <w:marLeft w:val="0"/>
                  <w:marRight w:val="0"/>
                  <w:marTop w:val="0"/>
                  <w:marBottom w:val="0"/>
                  <w:divBdr>
                    <w:top w:val="none" w:sz="0" w:space="0" w:color="auto"/>
                    <w:left w:val="none" w:sz="0" w:space="0" w:color="auto"/>
                    <w:bottom w:val="none" w:sz="0" w:space="0" w:color="auto"/>
                    <w:right w:val="none" w:sz="0" w:space="0" w:color="auto"/>
                  </w:divBdr>
                </w:div>
                <w:div w:id="87695449">
                  <w:marLeft w:val="0"/>
                  <w:marRight w:val="0"/>
                  <w:marTop w:val="0"/>
                  <w:marBottom w:val="0"/>
                  <w:divBdr>
                    <w:top w:val="none" w:sz="0" w:space="0" w:color="auto"/>
                    <w:left w:val="none" w:sz="0" w:space="0" w:color="auto"/>
                    <w:bottom w:val="none" w:sz="0" w:space="0" w:color="auto"/>
                    <w:right w:val="none" w:sz="0" w:space="0" w:color="auto"/>
                  </w:divBdr>
                </w:div>
                <w:div w:id="116990042">
                  <w:marLeft w:val="0"/>
                  <w:marRight w:val="0"/>
                  <w:marTop w:val="0"/>
                  <w:marBottom w:val="0"/>
                  <w:divBdr>
                    <w:top w:val="none" w:sz="0" w:space="0" w:color="auto"/>
                    <w:left w:val="none" w:sz="0" w:space="0" w:color="auto"/>
                    <w:bottom w:val="none" w:sz="0" w:space="0" w:color="auto"/>
                    <w:right w:val="none" w:sz="0" w:space="0" w:color="auto"/>
                  </w:divBdr>
                </w:div>
                <w:div w:id="133718105">
                  <w:marLeft w:val="0"/>
                  <w:marRight w:val="0"/>
                  <w:marTop w:val="0"/>
                  <w:marBottom w:val="0"/>
                  <w:divBdr>
                    <w:top w:val="none" w:sz="0" w:space="0" w:color="auto"/>
                    <w:left w:val="none" w:sz="0" w:space="0" w:color="auto"/>
                    <w:bottom w:val="none" w:sz="0" w:space="0" w:color="auto"/>
                    <w:right w:val="none" w:sz="0" w:space="0" w:color="auto"/>
                  </w:divBdr>
                </w:div>
                <w:div w:id="144518388">
                  <w:marLeft w:val="0"/>
                  <w:marRight w:val="0"/>
                  <w:marTop w:val="0"/>
                  <w:marBottom w:val="0"/>
                  <w:divBdr>
                    <w:top w:val="none" w:sz="0" w:space="0" w:color="auto"/>
                    <w:left w:val="none" w:sz="0" w:space="0" w:color="auto"/>
                    <w:bottom w:val="none" w:sz="0" w:space="0" w:color="auto"/>
                    <w:right w:val="none" w:sz="0" w:space="0" w:color="auto"/>
                  </w:divBdr>
                </w:div>
                <w:div w:id="146018085">
                  <w:marLeft w:val="0"/>
                  <w:marRight w:val="0"/>
                  <w:marTop w:val="0"/>
                  <w:marBottom w:val="0"/>
                  <w:divBdr>
                    <w:top w:val="none" w:sz="0" w:space="0" w:color="auto"/>
                    <w:left w:val="none" w:sz="0" w:space="0" w:color="auto"/>
                    <w:bottom w:val="none" w:sz="0" w:space="0" w:color="auto"/>
                    <w:right w:val="none" w:sz="0" w:space="0" w:color="auto"/>
                  </w:divBdr>
                </w:div>
                <w:div w:id="217279958">
                  <w:marLeft w:val="0"/>
                  <w:marRight w:val="0"/>
                  <w:marTop w:val="0"/>
                  <w:marBottom w:val="0"/>
                  <w:divBdr>
                    <w:top w:val="none" w:sz="0" w:space="0" w:color="auto"/>
                    <w:left w:val="none" w:sz="0" w:space="0" w:color="auto"/>
                    <w:bottom w:val="none" w:sz="0" w:space="0" w:color="auto"/>
                    <w:right w:val="none" w:sz="0" w:space="0" w:color="auto"/>
                  </w:divBdr>
                </w:div>
                <w:div w:id="282271756">
                  <w:marLeft w:val="0"/>
                  <w:marRight w:val="0"/>
                  <w:marTop w:val="0"/>
                  <w:marBottom w:val="0"/>
                  <w:divBdr>
                    <w:top w:val="none" w:sz="0" w:space="0" w:color="auto"/>
                    <w:left w:val="none" w:sz="0" w:space="0" w:color="auto"/>
                    <w:bottom w:val="none" w:sz="0" w:space="0" w:color="auto"/>
                    <w:right w:val="none" w:sz="0" w:space="0" w:color="auto"/>
                  </w:divBdr>
                </w:div>
                <w:div w:id="293104698">
                  <w:marLeft w:val="0"/>
                  <w:marRight w:val="0"/>
                  <w:marTop w:val="0"/>
                  <w:marBottom w:val="0"/>
                  <w:divBdr>
                    <w:top w:val="none" w:sz="0" w:space="0" w:color="auto"/>
                    <w:left w:val="none" w:sz="0" w:space="0" w:color="auto"/>
                    <w:bottom w:val="none" w:sz="0" w:space="0" w:color="auto"/>
                    <w:right w:val="none" w:sz="0" w:space="0" w:color="auto"/>
                  </w:divBdr>
                </w:div>
                <w:div w:id="392852289">
                  <w:marLeft w:val="0"/>
                  <w:marRight w:val="0"/>
                  <w:marTop w:val="0"/>
                  <w:marBottom w:val="0"/>
                  <w:divBdr>
                    <w:top w:val="none" w:sz="0" w:space="0" w:color="auto"/>
                    <w:left w:val="none" w:sz="0" w:space="0" w:color="auto"/>
                    <w:bottom w:val="none" w:sz="0" w:space="0" w:color="auto"/>
                    <w:right w:val="none" w:sz="0" w:space="0" w:color="auto"/>
                  </w:divBdr>
                </w:div>
                <w:div w:id="463348522">
                  <w:marLeft w:val="0"/>
                  <w:marRight w:val="0"/>
                  <w:marTop w:val="0"/>
                  <w:marBottom w:val="0"/>
                  <w:divBdr>
                    <w:top w:val="none" w:sz="0" w:space="0" w:color="auto"/>
                    <w:left w:val="none" w:sz="0" w:space="0" w:color="auto"/>
                    <w:bottom w:val="none" w:sz="0" w:space="0" w:color="auto"/>
                    <w:right w:val="none" w:sz="0" w:space="0" w:color="auto"/>
                  </w:divBdr>
                </w:div>
                <w:div w:id="466288785">
                  <w:marLeft w:val="0"/>
                  <w:marRight w:val="0"/>
                  <w:marTop w:val="0"/>
                  <w:marBottom w:val="0"/>
                  <w:divBdr>
                    <w:top w:val="none" w:sz="0" w:space="0" w:color="auto"/>
                    <w:left w:val="none" w:sz="0" w:space="0" w:color="auto"/>
                    <w:bottom w:val="none" w:sz="0" w:space="0" w:color="auto"/>
                    <w:right w:val="none" w:sz="0" w:space="0" w:color="auto"/>
                  </w:divBdr>
                </w:div>
                <w:div w:id="549344675">
                  <w:marLeft w:val="0"/>
                  <w:marRight w:val="0"/>
                  <w:marTop w:val="0"/>
                  <w:marBottom w:val="0"/>
                  <w:divBdr>
                    <w:top w:val="none" w:sz="0" w:space="0" w:color="auto"/>
                    <w:left w:val="none" w:sz="0" w:space="0" w:color="auto"/>
                    <w:bottom w:val="none" w:sz="0" w:space="0" w:color="auto"/>
                    <w:right w:val="none" w:sz="0" w:space="0" w:color="auto"/>
                  </w:divBdr>
                </w:div>
                <w:div w:id="618607545">
                  <w:marLeft w:val="0"/>
                  <w:marRight w:val="0"/>
                  <w:marTop w:val="0"/>
                  <w:marBottom w:val="0"/>
                  <w:divBdr>
                    <w:top w:val="none" w:sz="0" w:space="0" w:color="auto"/>
                    <w:left w:val="none" w:sz="0" w:space="0" w:color="auto"/>
                    <w:bottom w:val="none" w:sz="0" w:space="0" w:color="auto"/>
                    <w:right w:val="none" w:sz="0" w:space="0" w:color="auto"/>
                  </w:divBdr>
                </w:div>
                <w:div w:id="621696240">
                  <w:marLeft w:val="0"/>
                  <w:marRight w:val="0"/>
                  <w:marTop w:val="0"/>
                  <w:marBottom w:val="0"/>
                  <w:divBdr>
                    <w:top w:val="none" w:sz="0" w:space="0" w:color="auto"/>
                    <w:left w:val="none" w:sz="0" w:space="0" w:color="auto"/>
                    <w:bottom w:val="none" w:sz="0" w:space="0" w:color="auto"/>
                    <w:right w:val="none" w:sz="0" w:space="0" w:color="auto"/>
                  </w:divBdr>
                </w:div>
                <w:div w:id="661930402">
                  <w:marLeft w:val="0"/>
                  <w:marRight w:val="0"/>
                  <w:marTop w:val="0"/>
                  <w:marBottom w:val="0"/>
                  <w:divBdr>
                    <w:top w:val="none" w:sz="0" w:space="0" w:color="auto"/>
                    <w:left w:val="none" w:sz="0" w:space="0" w:color="auto"/>
                    <w:bottom w:val="none" w:sz="0" w:space="0" w:color="auto"/>
                    <w:right w:val="none" w:sz="0" w:space="0" w:color="auto"/>
                  </w:divBdr>
                </w:div>
                <w:div w:id="727654699">
                  <w:marLeft w:val="0"/>
                  <w:marRight w:val="0"/>
                  <w:marTop w:val="0"/>
                  <w:marBottom w:val="0"/>
                  <w:divBdr>
                    <w:top w:val="none" w:sz="0" w:space="0" w:color="auto"/>
                    <w:left w:val="none" w:sz="0" w:space="0" w:color="auto"/>
                    <w:bottom w:val="none" w:sz="0" w:space="0" w:color="auto"/>
                    <w:right w:val="none" w:sz="0" w:space="0" w:color="auto"/>
                  </w:divBdr>
                </w:div>
                <w:div w:id="740906828">
                  <w:marLeft w:val="0"/>
                  <w:marRight w:val="0"/>
                  <w:marTop w:val="0"/>
                  <w:marBottom w:val="0"/>
                  <w:divBdr>
                    <w:top w:val="none" w:sz="0" w:space="0" w:color="auto"/>
                    <w:left w:val="none" w:sz="0" w:space="0" w:color="auto"/>
                    <w:bottom w:val="none" w:sz="0" w:space="0" w:color="auto"/>
                    <w:right w:val="none" w:sz="0" w:space="0" w:color="auto"/>
                  </w:divBdr>
                </w:div>
                <w:div w:id="741409791">
                  <w:marLeft w:val="0"/>
                  <w:marRight w:val="0"/>
                  <w:marTop w:val="0"/>
                  <w:marBottom w:val="0"/>
                  <w:divBdr>
                    <w:top w:val="none" w:sz="0" w:space="0" w:color="auto"/>
                    <w:left w:val="none" w:sz="0" w:space="0" w:color="auto"/>
                    <w:bottom w:val="none" w:sz="0" w:space="0" w:color="auto"/>
                    <w:right w:val="none" w:sz="0" w:space="0" w:color="auto"/>
                  </w:divBdr>
                </w:div>
                <w:div w:id="783227221">
                  <w:marLeft w:val="0"/>
                  <w:marRight w:val="0"/>
                  <w:marTop w:val="0"/>
                  <w:marBottom w:val="0"/>
                  <w:divBdr>
                    <w:top w:val="none" w:sz="0" w:space="0" w:color="auto"/>
                    <w:left w:val="none" w:sz="0" w:space="0" w:color="auto"/>
                    <w:bottom w:val="none" w:sz="0" w:space="0" w:color="auto"/>
                    <w:right w:val="none" w:sz="0" w:space="0" w:color="auto"/>
                  </w:divBdr>
                </w:div>
                <w:div w:id="791939681">
                  <w:marLeft w:val="0"/>
                  <w:marRight w:val="0"/>
                  <w:marTop w:val="0"/>
                  <w:marBottom w:val="0"/>
                  <w:divBdr>
                    <w:top w:val="none" w:sz="0" w:space="0" w:color="auto"/>
                    <w:left w:val="none" w:sz="0" w:space="0" w:color="auto"/>
                    <w:bottom w:val="none" w:sz="0" w:space="0" w:color="auto"/>
                    <w:right w:val="none" w:sz="0" w:space="0" w:color="auto"/>
                  </w:divBdr>
                </w:div>
                <w:div w:id="834880427">
                  <w:marLeft w:val="0"/>
                  <w:marRight w:val="0"/>
                  <w:marTop w:val="0"/>
                  <w:marBottom w:val="0"/>
                  <w:divBdr>
                    <w:top w:val="none" w:sz="0" w:space="0" w:color="auto"/>
                    <w:left w:val="none" w:sz="0" w:space="0" w:color="auto"/>
                    <w:bottom w:val="none" w:sz="0" w:space="0" w:color="auto"/>
                    <w:right w:val="none" w:sz="0" w:space="0" w:color="auto"/>
                  </w:divBdr>
                </w:div>
                <w:div w:id="837891961">
                  <w:marLeft w:val="0"/>
                  <w:marRight w:val="0"/>
                  <w:marTop w:val="0"/>
                  <w:marBottom w:val="0"/>
                  <w:divBdr>
                    <w:top w:val="none" w:sz="0" w:space="0" w:color="auto"/>
                    <w:left w:val="none" w:sz="0" w:space="0" w:color="auto"/>
                    <w:bottom w:val="none" w:sz="0" w:space="0" w:color="auto"/>
                    <w:right w:val="none" w:sz="0" w:space="0" w:color="auto"/>
                  </w:divBdr>
                </w:div>
                <w:div w:id="868372657">
                  <w:marLeft w:val="0"/>
                  <w:marRight w:val="0"/>
                  <w:marTop w:val="0"/>
                  <w:marBottom w:val="0"/>
                  <w:divBdr>
                    <w:top w:val="none" w:sz="0" w:space="0" w:color="auto"/>
                    <w:left w:val="none" w:sz="0" w:space="0" w:color="auto"/>
                    <w:bottom w:val="none" w:sz="0" w:space="0" w:color="auto"/>
                    <w:right w:val="none" w:sz="0" w:space="0" w:color="auto"/>
                  </w:divBdr>
                </w:div>
                <w:div w:id="879318810">
                  <w:marLeft w:val="0"/>
                  <w:marRight w:val="0"/>
                  <w:marTop w:val="0"/>
                  <w:marBottom w:val="0"/>
                  <w:divBdr>
                    <w:top w:val="none" w:sz="0" w:space="0" w:color="auto"/>
                    <w:left w:val="none" w:sz="0" w:space="0" w:color="auto"/>
                    <w:bottom w:val="none" w:sz="0" w:space="0" w:color="auto"/>
                    <w:right w:val="none" w:sz="0" w:space="0" w:color="auto"/>
                  </w:divBdr>
                </w:div>
                <w:div w:id="913859307">
                  <w:marLeft w:val="0"/>
                  <w:marRight w:val="0"/>
                  <w:marTop w:val="0"/>
                  <w:marBottom w:val="0"/>
                  <w:divBdr>
                    <w:top w:val="none" w:sz="0" w:space="0" w:color="auto"/>
                    <w:left w:val="none" w:sz="0" w:space="0" w:color="auto"/>
                    <w:bottom w:val="none" w:sz="0" w:space="0" w:color="auto"/>
                    <w:right w:val="none" w:sz="0" w:space="0" w:color="auto"/>
                  </w:divBdr>
                </w:div>
                <w:div w:id="914440626">
                  <w:marLeft w:val="0"/>
                  <w:marRight w:val="0"/>
                  <w:marTop w:val="0"/>
                  <w:marBottom w:val="0"/>
                  <w:divBdr>
                    <w:top w:val="none" w:sz="0" w:space="0" w:color="auto"/>
                    <w:left w:val="none" w:sz="0" w:space="0" w:color="auto"/>
                    <w:bottom w:val="none" w:sz="0" w:space="0" w:color="auto"/>
                    <w:right w:val="none" w:sz="0" w:space="0" w:color="auto"/>
                  </w:divBdr>
                </w:div>
                <w:div w:id="971717196">
                  <w:marLeft w:val="0"/>
                  <w:marRight w:val="0"/>
                  <w:marTop w:val="0"/>
                  <w:marBottom w:val="0"/>
                  <w:divBdr>
                    <w:top w:val="none" w:sz="0" w:space="0" w:color="auto"/>
                    <w:left w:val="none" w:sz="0" w:space="0" w:color="auto"/>
                    <w:bottom w:val="none" w:sz="0" w:space="0" w:color="auto"/>
                    <w:right w:val="none" w:sz="0" w:space="0" w:color="auto"/>
                  </w:divBdr>
                </w:div>
                <w:div w:id="972712404">
                  <w:marLeft w:val="0"/>
                  <w:marRight w:val="0"/>
                  <w:marTop w:val="0"/>
                  <w:marBottom w:val="0"/>
                  <w:divBdr>
                    <w:top w:val="none" w:sz="0" w:space="0" w:color="auto"/>
                    <w:left w:val="none" w:sz="0" w:space="0" w:color="auto"/>
                    <w:bottom w:val="none" w:sz="0" w:space="0" w:color="auto"/>
                    <w:right w:val="none" w:sz="0" w:space="0" w:color="auto"/>
                  </w:divBdr>
                </w:div>
                <w:div w:id="1015498650">
                  <w:marLeft w:val="0"/>
                  <w:marRight w:val="0"/>
                  <w:marTop w:val="0"/>
                  <w:marBottom w:val="0"/>
                  <w:divBdr>
                    <w:top w:val="none" w:sz="0" w:space="0" w:color="auto"/>
                    <w:left w:val="none" w:sz="0" w:space="0" w:color="auto"/>
                    <w:bottom w:val="none" w:sz="0" w:space="0" w:color="auto"/>
                    <w:right w:val="none" w:sz="0" w:space="0" w:color="auto"/>
                  </w:divBdr>
                </w:div>
                <w:div w:id="1067338539">
                  <w:marLeft w:val="0"/>
                  <w:marRight w:val="0"/>
                  <w:marTop w:val="0"/>
                  <w:marBottom w:val="0"/>
                  <w:divBdr>
                    <w:top w:val="none" w:sz="0" w:space="0" w:color="auto"/>
                    <w:left w:val="none" w:sz="0" w:space="0" w:color="auto"/>
                    <w:bottom w:val="none" w:sz="0" w:space="0" w:color="auto"/>
                    <w:right w:val="none" w:sz="0" w:space="0" w:color="auto"/>
                  </w:divBdr>
                </w:div>
                <w:div w:id="1148979395">
                  <w:marLeft w:val="0"/>
                  <w:marRight w:val="0"/>
                  <w:marTop w:val="0"/>
                  <w:marBottom w:val="0"/>
                  <w:divBdr>
                    <w:top w:val="none" w:sz="0" w:space="0" w:color="auto"/>
                    <w:left w:val="none" w:sz="0" w:space="0" w:color="auto"/>
                    <w:bottom w:val="none" w:sz="0" w:space="0" w:color="auto"/>
                    <w:right w:val="none" w:sz="0" w:space="0" w:color="auto"/>
                  </w:divBdr>
                </w:div>
                <w:div w:id="1158181911">
                  <w:marLeft w:val="0"/>
                  <w:marRight w:val="0"/>
                  <w:marTop w:val="0"/>
                  <w:marBottom w:val="0"/>
                  <w:divBdr>
                    <w:top w:val="none" w:sz="0" w:space="0" w:color="auto"/>
                    <w:left w:val="none" w:sz="0" w:space="0" w:color="auto"/>
                    <w:bottom w:val="none" w:sz="0" w:space="0" w:color="auto"/>
                    <w:right w:val="none" w:sz="0" w:space="0" w:color="auto"/>
                  </w:divBdr>
                </w:div>
                <w:div w:id="1177892062">
                  <w:marLeft w:val="0"/>
                  <w:marRight w:val="0"/>
                  <w:marTop w:val="0"/>
                  <w:marBottom w:val="0"/>
                  <w:divBdr>
                    <w:top w:val="none" w:sz="0" w:space="0" w:color="auto"/>
                    <w:left w:val="none" w:sz="0" w:space="0" w:color="auto"/>
                    <w:bottom w:val="none" w:sz="0" w:space="0" w:color="auto"/>
                    <w:right w:val="none" w:sz="0" w:space="0" w:color="auto"/>
                  </w:divBdr>
                </w:div>
                <w:div w:id="1214344902">
                  <w:marLeft w:val="0"/>
                  <w:marRight w:val="0"/>
                  <w:marTop w:val="0"/>
                  <w:marBottom w:val="0"/>
                  <w:divBdr>
                    <w:top w:val="none" w:sz="0" w:space="0" w:color="auto"/>
                    <w:left w:val="none" w:sz="0" w:space="0" w:color="auto"/>
                    <w:bottom w:val="none" w:sz="0" w:space="0" w:color="auto"/>
                    <w:right w:val="none" w:sz="0" w:space="0" w:color="auto"/>
                  </w:divBdr>
                </w:div>
                <w:div w:id="1400979745">
                  <w:marLeft w:val="0"/>
                  <w:marRight w:val="0"/>
                  <w:marTop w:val="0"/>
                  <w:marBottom w:val="0"/>
                  <w:divBdr>
                    <w:top w:val="none" w:sz="0" w:space="0" w:color="auto"/>
                    <w:left w:val="none" w:sz="0" w:space="0" w:color="auto"/>
                    <w:bottom w:val="none" w:sz="0" w:space="0" w:color="auto"/>
                    <w:right w:val="none" w:sz="0" w:space="0" w:color="auto"/>
                  </w:divBdr>
                </w:div>
                <w:div w:id="1426413524">
                  <w:marLeft w:val="0"/>
                  <w:marRight w:val="0"/>
                  <w:marTop w:val="0"/>
                  <w:marBottom w:val="0"/>
                  <w:divBdr>
                    <w:top w:val="none" w:sz="0" w:space="0" w:color="auto"/>
                    <w:left w:val="none" w:sz="0" w:space="0" w:color="auto"/>
                    <w:bottom w:val="none" w:sz="0" w:space="0" w:color="auto"/>
                    <w:right w:val="none" w:sz="0" w:space="0" w:color="auto"/>
                  </w:divBdr>
                </w:div>
                <w:div w:id="1536773285">
                  <w:marLeft w:val="0"/>
                  <w:marRight w:val="0"/>
                  <w:marTop w:val="0"/>
                  <w:marBottom w:val="0"/>
                  <w:divBdr>
                    <w:top w:val="none" w:sz="0" w:space="0" w:color="auto"/>
                    <w:left w:val="none" w:sz="0" w:space="0" w:color="auto"/>
                    <w:bottom w:val="none" w:sz="0" w:space="0" w:color="auto"/>
                    <w:right w:val="none" w:sz="0" w:space="0" w:color="auto"/>
                  </w:divBdr>
                </w:div>
                <w:div w:id="1567648893">
                  <w:marLeft w:val="0"/>
                  <w:marRight w:val="0"/>
                  <w:marTop w:val="0"/>
                  <w:marBottom w:val="0"/>
                  <w:divBdr>
                    <w:top w:val="none" w:sz="0" w:space="0" w:color="auto"/>
                    <w:left w:val="none" w:sz="0" w:space="0" w:color="auto"/>
                    <w:bottom w:val="none" w:sz="0" w:space="0" w:color="auto"/>
                    <w:right w:val="none" w:sz="0" w:space="0" w:color="auto"/>
                  </w:divBdr>
                </w:div>
                <w:div w:id="1616716217">
                  <w:marLeft w:val="0"/>
                  <w:marRight w:val="0"/>
                  <w:marTop w:val="0"/>
                  <w:marBottom w:val="0"/>
                  <w:divBdr>
                    <w:top w:val="none" w:sz="0" w:space="0" w:color="auto"/>
                    <w:left w:val="none" w:sz="0" w:space="0" w:color="auto"/>
                    <w:bottom w:val="none" w:sz="0" w:space="0" w:color="auto"/>
                    <w:right w:val="none" w:sz="0" w:space="0" w:color="auto"/>
                  </w:divBdr>
                </w:div>
                <w:div w:id="1625116103">
                  <w:marLeft w:val="0"/>
                  <w:marRight w:val="0"/>
                  <w:marTop w:val="0"/>
                  <w:marBottom w:val="0"/>
                  <w:divBdr>
                    <w:top w:val="none" w:sz="0" w:space="0" w:color="auto"/>
                    <w:left w:val="none" w:sz="0" w:space="0" w:color="auto"/>
                    <w:bottom w:val="none" w:sz="0" w:space="0" w:color="auto"/>
                    <w:right w:val="none" w:sz="0" w:space="0" w:color="auto"/>
                  </w:divBdr>
                </w:div>
                <w:div w:id="1637220938">
                  <w:marLeft w:val="0"/>
                  <w:marRight w:val="0"/>
                  <w:marTop w:val="0"/>
                  <w:marBottom w:val="0"/>
                  <w:divBdr>
                    <w:top w:val="none" w:sz="0" w:space="0" w:color="auto"/>
                    <w:left w:val="none" w:sz="0" w:space="0" w:color="auto"/>
                    <w:bottom w:val="none" w:sz="0" w:space="0" w:color="auto"/>
                    <w:right w:val="none" w:sz="0" w:space="0" w:color="auto"/>
                  </w:divBdr>
                </w:div>
                <w:div w:id="1750617488">
                  <w:marLeft w:val="0"/>
                  <w:marRight w:val="0"/>
                  <w:marTop w:val="0"/>
                  <w:marBottom w:val="0"/>
                  <w:divBdr>
                    <w:top w:val="none" w:sz="0" w:space="0" w:color="auto"/>
                    <w:left w:val="none" w:sz="0" w:space="0" w:color="auto"/>
                    <w:bottom w:val="none" w:sz="0" w:space="0" w:color="auto"/>
                    <w:right w:val="none" w:sz="0" w:space="0" w:color="auto"/>
                  </w:divBdr>
                </w:div>
                <w:div w:id="1877112080">
                  <w:marLeft w:val="0"/>
                  <w:marRight w:val="0"/>
                  <w:marTop w:val="0"/>
                  <w:marBottom w:val="0"/>
                  <w:divBdr>
                    <w:top w:val="none" w:sz="0" w:space="0" w:color="auto"/>
                    <w:left w:val="none" w:sz="0" w:space="0" w:color="auto"/>
                    <w:bottom w:val="none" w:sz="0" w:space="0" w:color="auto"/>
                    <w:right w:val="none" w:sz="0" w:space="0" w:color="auto"/>
                  </w:divBdr>
                </w:div>
                <w:div w:id="1998415272">
                  <w:marLeft w:val="0"/>
                  <w:marRight w:val="0"/>
                  <w:marTop w:val="0"/>
                  <w:marBottom w:val="0"/>
                  <w:divBdr>
                    <w:top w:val="none" w:sz="0" w:space="0" w:color="auto"/>
                    <w:left w:val="none" w:sz="0" w:space="0" w:color="auto"/>
                    <w:bottom w:val="none" w:sz="0" w:space="0" w:color="auto"/>
                    <w:right w:val="none" w:sz="0" w:space="0" w:color="auto"/>
                  </w:divBdr>
                </w:div>
                <w:div w:id="2045523282">
                  <w:marLeft w:val="0"/>
                  <w:marRight w:val="0"/>
                  <w:marTop w:val="0"/>
                  <w:marBottom w:val="0"/>
                  <w:divBdr>
                    <w:top w:val="none" w:sz="0" w:space="0" w:color="auto"/>
                    <w:left w:val="none" w:sz="0" w:space="0" w:color="auto"/>
                    <w:bottom w:val="none" w:sz="0" w:space="0" w:color="auto"/>
                    <w:right w:val="none" w:sz="0" w:space="0" w:color="auto"/>
                  </w:divBdr>
                </w:div>
                <w:div w:id="2047676548">
                  <w:marLeft w:val="0"/>
                  <w:marRight w:val="0"/>
                  <w:marTop w:val="0"/>
                  <w:marBottom w:val="0"/>
                  <w:divBdr>
                    <w:top w:val="none" w:sz="0" w:space="0" w:color="auto"/>
                    <w:left w:val="none" w:sz="0" w:space="0" w:color="auto"/>
                    <w:bottom w:val="none" w:sz="0" w:space="0" w:color="auto"/>
                    <w:right w:val="none" w:sz="0" w:space="0" w:color="auto"/>
                  </w:divBdr>
                </w:div>
                <w:div w:id="2086685978">
                  <w:marLeft w:val="0"/>
                  <w:marRight w:val="0"/>
                  <w:marTop w:val="0"/>
                  <w:marBottom w:val="0"/>
                  <w:divBdr>
                    <w:top w:val="none" w:sz="0" w:space="0" w:color="auto"/>
                    <w:left w:val="none" w:sz="0" w:space="0" w:color="auto"/>
                    <w:bottom w:val="none" w:sz="0" w:space="0" w:color="auto"/>
                    <w:right w:val="none" w:sz="0" w:space="0" w:color="auto"/>
                  </w:divBdr>
                </w:div>
                <w:div w:id="2093351580">
                  <w:marLeft w:val="0"/>
                  <w:marRight w:val="0"/>
                  <w:marTop w:val="0"/>
                  <w:marBottom w:val="0"/>
                  <w:divBdr>
                    <w:top w:val="none" w:sz="0" w:space="0" w:color="auto"/>
                    <w:left w:val="none" w:sz="0" w:space="0" w:color="auto"/>
                    <w:bottom w:val="none" w:sz="0" w:space="0" w:color="auto"/>
                    <w:right w:val="none" w:sz="0" w:space="0" w:color="auto"/>
                  </w:divBdr>
                </w:div>
                <w:div w:id="2114588915">
                  <w:marLeft w:val="0"/>
                  <w:marRight w:val="0"/>
                  <w:marTop w:val="0"/>
                  <w:marBottom w:val="0"/>
                  <w:divBdr>
                    <w:top w:val="none" w:sz="0" w:space="0" w:color="auto"/>
                    <w:left w:val="none" w:sz="0" w:space="0" w:color="auto"/>
                    <w:bottom w:val="none" w:sz="0" w:space="0" w:color="auto"/>
                    <w:right w:val="none" w:sz="0" w:space="0" w:color="auto"/>
                  </w:divBdr>
                </w:div>
                <w:div w:id="2130734123">
                  <w:marLeft w:val="0"/>
                  <w:marRight w:val="0"/>
                  <w:marTop w:val="0"/>
                  <w:marBottom w:val="0"/>
                  <w:divBdr>
                    <w:top w:val="none" w:sz="0" w:space="0" w:color="auto"/>
                    <w:left w:val="none" w:sz="0" w:space="0" w:color="auto"/>
                    <w:bottom w:val="none" w:sz="0" w:space="0" w:color="auto"/>
                    <w:right w:val="none" w:sz="0" w:space="0" w:color="auto"/>
                  </w:divBdr>
                </w:div>
                <w:div w:id="2138254852">
                  <w:marLeft w:val="0"/>
                  <w:marRight w:val="0"/>
                  <w:marTop w:val="0"/>
                  <w:marBottom w:val="0"/>
                  <w:divBdr>
                    <w:top w:val="none" w:sz="0" w:space="0" w:color="auto"/>
                    <w:left w:val="none" w:sz="0" w:space="0" w:color="auto"/>
                    <w:bottom w:val="none" w:sz="0" w:space="0" w:color="auto"/>
                    <w:right w:val="none" w:sz="0" w:space="0" w:color="auto"/>
                  </w:divBdr>
                </w:div>
              </w:divsChild>
            </w:div>
            <w:div w:id="991062598">
              <w:marLeft w:val="0"/>
              <w:marRight w:val="0"/>
              <w:marTop w:val="0"/>
              <w:marBottom w:val="0"/>
              <w:divBdr>
                <w:top w:val="none" w:sz="0" w:space="0" w:color="auto"/>
                <w:left w:val="none" w:sz="0" w:space="0" w:color="auto"/>
                <w:bottom w:val="none" w:sz="0" w:space="0" w:color="auto"/>
                <w:right w:val="none" w:sz="0" w:space="0" w:color="auto"/>
              </w:divBdr>
            </w:div>
            <w:div w:id="991329055">
              <w:marLeft w:val="0"/>
              <w:marRight w:val="0"/>
              <w:marTop w:val="0"/>
              <w:marBottom w:val="0"/>
              <w:divBdr>
                <w:top w:val="none" w:sz="0" w:space="0" w:color="auto"/>
                <w:left w:val="none" w:sz="0" w:space="0" w:color="auto"/>
                <w:bottom w:val="none" w:sz="0" w:space="0" w:color="auto"/>
                <w:right w:val="none" w:sz="0" w:space="0" w:color="auto"/>
              </w:divBdr>
            </w:div>
            <w:div w:id="992416241">
              <w:marLeft w:val="0"/>
              <w:marRight w:val="0"/>
              <w:marTop w:val="0"/>
              <w:marBottom w:val="0"/>
              <w:divBdr>
                <w:top w:val="none" w:sz="0" w:space="0" w:color="auto"/>
                <w:left w:val="none" w:sz="0" w:space="0" w:color="auto"/>
                <w:bottom w:val="none" w:sz="0" w:space="0" w:color="auto"/>
                <w:right w:val="none" w:sz="0" w:space="0" w:color="auto"/>
              </w:divBdr>
            </w:div>
            <w:div w:id="995037792">
              <w:marLeft w:val="0"/>
              <w:marRight w:val="0"/>
              <w:marTop w:val="0"/>
              <w:marBottom w:val="0"/>
              <w:divBdr>
                <w:top w:val="none" w:sz="0" w:space="0" w:color="auto"/>
                <w:left w:val="none" w:sz="0" w:space="0" w:color="auto"/>
                <w:bottom w:val="none" w:sz="0" w:space="0" w:color="auto"/>
                <w:right w:val="none" w:sz="0" w:space="0" w:color="auto"/>
              </w:divBdr>
            </w:div>
            <w:div w:id="995449476">
              <w:marLeft w:val="0"/>
              <w:marRight w:val="0"/>
              <w:marTop w:val="0"/>
              <w:marBottom w:val="0"/>
              <w:divBdr>
                <w:top w:val="none" w:sz="0" w:space="0" w:color="auto"/>
                <w:left w:val="none" w:sz="0" w:space="0" w:color="auto"/>
                <w:bottom w:val="none" w:sz="0" w:space="0" w:color="auto"/>
                <w:right w:val="none" w:sz="0" w:space="0" w:color="auto"/>
              </w:divBdr>
            </w:div>
            <w:div w:id="997155100">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
                <w:div w:id="625357628">
                  <w:marLeft w:val="0"/>
                  <w:marRight w:val="0"/>
                  <w:marTop w:val="0"/>
                  <w:marBottom w:val="0"/>
                  <w:divBdr>
                    <w:top w:val="none" w:sz="0" w:space="0" w:color="auto"/>
                    <w:left w:val="none" w:sz="0" w:space="0" w:color="auto"/>
                    <w:bottom w:val="none" w:sz="0" w:space="0" w:color="auto"/>
                    <w:right w:val="none" w:sz="0" w:space="0" w:color="auto"/>
                  </w:divBdr>
                </w:div>
                <w:div w:id="758061649">
                  <w:marLeft w:val="0"/>
                  <w:marRight w:val="0"/>
                  <w:marTop w:val="0"/>
                  <w:marBottom w:val="0"/>
                  <w:divBdr>
                    <w:top w:val="none" w:sz="0" w:space="0" w:color="auto"/>
                    <w:left w:val="none" w:sz="0" w:space="0" w:color="auto"/>
                    <w:bottom w:val="none" w:sz="0" w:space="0" w:color="auto"/>
                    <w:right w:val="none" w:sz="0" w:space="0" w:color="auto"/>
                  </w:divBdr>
                </w:div>
              </w:divsChild>
            </w:div>
            <w:div w:id="998388298">
              <w:marLeft w:val="0"/>
              <w:marRight w:val="0"/>
              <w:marTop w:val="0"/>
              <w:marBottom w:val="0"/>
              <w:divBdr>
                <w:top w:val="none" w:sz="0" w:space="0" w:color="auto"/>
                <w:left w:val="none" w:sz="0" w:space="0" w:color="auto"/>
                <w:bottom w:val="none" w:sz="0" w:space="0" w:color="auto"/>
                <w:right w:val="none" w:sz="0" w:space="0" w:color="auto"/>
              </w:divBdr>
            </w:div>
            <w:div w:id="998654219">
              <w:marLeft w:val="0"/>
              <w:marRight w:val="0"/>
              <w:marTop w:val="0"/>
              <w:marBottom w:val="0"/>
              <w:divBdr>
                <w:top w:val="none" w:sz="0" w:space="0" w:color="auto"/>
                <w:left w:val="none" w:sz="0" w:space="0" w:color="auto"/>
                <w:bottom w:val="none" w:sz="0" w:space="0" w:color="auto"/>
                <w:right w:val="none" w:sz="0" w:space="0" w:color="auto"/>
              </w:divBdr>
            </w:div>
            <w:div w:id="998923795">
              <w:marLeft w:val="0"/>
              <w:marRight w:val="0"/>
              <w:marTop w:val="0"/>
              <w:marBottom w:val="0"/>
              <w:divBdr>
                <w:top w:val="none" w:sz="0" w:space="0" w:color="auto"/>
                <w:left w:val="none" w:sz="0" w:space="0" w:color="auto"/>
                <w:bottom w:val="none" w:sz="0" w:space="0" w:color="auto"/>
                <w:right w:val="none" w:sz="0" w:space="0" w:color="auto"/>
              </w:divBdr>
            </w:div>
            <w:div w:id="1002902163">
              <w:marLeft w:val="0"/>
              <w:marRight w:val="0"/>
              <w:marTop w:val="0"/>
              <w:marBottom w:val="0"/>
              <w:divBdr>
                <w:top w:val="none" w:sz="0" w:space="0" w:color="auto"/>
                <w:left w:val="none" w:sz="0" w:space="0" w:color="auto"/>
                <w:bottom w:val="none" w:sz="0" w:space="0" w:color="auto"/>
                <w:right w:val="none" w:sz="0" w:space="0" w:color="auto"/>
              </w:divBdr>
            </w:div>
            <w:div w:id="1003702575">
              <w:marLeft w:val="0"/>
              <w:marRight w:val="0"/>
              <w:marTop w:val="0"/>
              <w:marBottom w:val="0"/>
              <w:divBdr>
                <w:top w:val="none" w:sz="0" w:space="0" w:color="auto"/>
                <w:left w:val="none" w:sz="0" w:space="0" w:color="auto"/>
                <w:bottom w:val="none" w:sz="0" w:space="0" w:color="auto"/>
                <w:right w:val="none" w:sz="0" w:space="0" w:color="auto"/>
              </w:divBdr>
            </w:div>
            <w:div w:id="1004938974">
              <w:marLeft w:val="0"/>
              <w:marRight w:val="0"/>
              <w:marTop w:val="0"/>
              <w:marBottom w:val="0"/>
              <w:divBdr>
                <w:top w:val="none" w:sz="0" w:space="0" w:color="auto"/>
                <w:left w:val="none" w:sz="0" w:space="0" w:color="auto"/>
                <w:bottom w:val="none" w:sz="0" w:space="0" w:color="auto"/>
                <w:right w:val="none" w:sz="0" w:space="0" w:color="auto"/>
              </w:divBdr>
            </w:div>
            <w:div w:id="1007026230">
              <w:marLeft w:val="0"/>
              <w:marRight w:val="0"/>
              <w:marTop w:val="0"/>
              <w:marBottom w:val="0"/>
              <w:divBdr>
                <w:top w:val="none" w:sz="0" w:space="0" w:color="auto"/>
                <w:left w:val="none" w:sz="0" w:space="0" w:color="auto"/>
                <w:bottom w:val="none" w:sz="0" w:space="0" w:color="auto"/>
                <w:right w:val="none" w:sz="0" w:space="0" w:color="auto"/>
              </w:divBdr>
            </w:div>
            <w:div w:id="1007488449">
              <w:marLeft w:val="0"/>
              <w:marRight w:val="0"/>
              <w:marTop w:val="0"/>
              <w:marBottom w:val="0"/>
              <w:divBdr>
                <w:top w:val="none" w:sz="0" w:space="0" w:color="auto"/>
                <w:left w:val="none" w:sz="0" w:space="0" w:color="auto"/>
                <w:bottom w:val="none" w:sz="0" w:space="0" w:color="auto"/>
                <w:right w:val="none" w:sz="0" w:space="0" w:color="auto"/>
              </w:divBdr>
            </w:div>
            <w:div w:id="1007636438">
              <w:marLeft w:val="0"/>
              <w:marRight w:val="0"/>
              <w:marTop w:val="0"/>
              <w:marBottom w:val="0"/>
              <w:divBdr>
                <w:top w:val="none" w:sz="0" w:space="0" w:color="auto"/>
                <w:left w:val="none" w:sz="0" w:space="0" w:color="auto"/>
                <w:bottom w:val="none" w:sz="0" w:space="0" w:color="auto"/>
                <w:right w:val="none" w:sz="0" w:space="0" w:color="auto"/>
              </w:divBdr>
            </w:div>
            <w:div w:id="1010106468">
              <w:marLeft w:val="0"/>
              <w:marRight w:val="0"/>
              <w:marTop w:val="0"/>
              <w:marBottom w:val="0"/>
              <w:divBdr>
                <w:top w:val="none" w:sz="0" w:space="0" w:color="auto"/>
                <w:left w:val="none" w:sz="0" w:space="0" w:color="auto"/>
                <w:bottom w:val="none" w:sz="0" w:space="0" w:color="auto"/>
                <w:right w:val="none" w:sz="0" w:space="0" w:color="auto"/>
              </w:divBdr>
            </w:div>
            <w:div w:id="1010259576">
              <w:marLeft w:val="0"/>
              <w:marRight w:val="0"/>
              <w:marTop w:val="0"/>
              <w:marBottom w:val="0"/>
              <w:divBdr>
                <w:top w:val="none" w:sz="0" w:space="0" w:color="auto"/>
                <w:left w:val="none" w:sz="0" w:space="0" w:color="auto"/>
                <w:bottom w:val="none" w:sz="0" w:space="0" w:color="auto"/>
                <w:right w:val="none" w:sz="0" w:space="0" w:color="auto"/>
              </w:divBdr>
            </w:div>
            <w:div w:id="1013728345">
              <w:marLeft w:val="0"/>
              <w:marRight w:val="0"/>
              <w:marTop w:val="0"/>
              <w:marBottom w:val="0"/>
              <w:divBdr>
                <w:top w:val="none" w:sz="0" w:space="0" w:color="auto"/>
                <w:left w:val="none" w:sz="0" w:space="0" w:color="auto"/>
                <w:bottom w:val="none" w:sz="0" w:space="0" w:color="auto"/>
                <w:right w:val="none" w:sz="0" w:space="0" w:color="auto"/>
              </w:divBdr>
            </w:div>
            <w:div w:id="1023676175">
              <w:marLeft w:val="0"/>
              <w:marRight w:val="0"/>
              <w:marTop w:val="0"/>
              <w:marBottom w:val="0"/>
              <w:divBdr>
                <w:top w:val="none" w:sz="0" w:space="0" w:color="auto"/>
                <w:left w:val="none" w:sz="0" w:space="0" w:color="auto"/>
                <w:bottom w:val="none" w:sz="0" w:space="0" w:color="auto"/>
                <w:right w:val="none" w:sz="0" w:space="0" w:color="auto"/>
              </w:divBdr>
            </w:div>
            <w:div w:id="1024596531">
              <w:marLeft w:val="0"/>
              <w:marRight w:val="0"/>
              <w:marTop w:val="0"/>
              <w:marBottom w:val="0"/>
              <w:divBdr>
                <w:top w:val="none" w:sz="0" w:space="0" w:color="auto"/>
                <w:left w:val="none" w:sz="0" w:space="0" w:color="auto"/>
                <w:bottom w:val="none" w:sz="0" w:space="0" w:color="auto"/>
                <w:right w:val="none" w:sz="0" w:space="0" w:color="auto"/>
              </w:divBdr>
            </w:div>
            <w:div w:id="1025205392">
              <w:marLeft w:val="0"/>
              <w:marRight w:val="0"/>
              <w:marTop w:val="0"/>
              <w:marBottom w:val="0"/>
              <w:divBdr>
                <w:top w:val="none" w:sz="0" w:space="0" w:color="auto"/>
                <w:left w:val="none" w:sz="0" w:space="0" w:color="auto"/>
                <w:bottom w:val="none" w:sz="0" w:space="0" w:color="auto"/>
                <w:right w:val="none" w:sz="0" w:space="0" w:color="auto"/>
              </w:divBdr>
            </w:div>
            <w:div w:id="1028533278">
              <w:marLeft w:val="0"/>
              <w:marRight w:val="0"/>
              <w:marTop w:val="0"/>
              <w:marBottom w:val="0"/>
              <w:divBdr>
                <w:top w:val="none" w:sz="0" w:space="0" w:color="auto"/>
                <w:left w:val="none" w:sz="0" w:space="0" w:color="auto"/>
                <w:bottom w:val="none" w:sz="0" w:space="0" w:color="auto"/>
                <w:right w:val="none" w:sz="0" w:space="0" w:color="auto"/>
              </w:divBdr>
            </w:div>
            <w:div w:id="1031304402">
              <w:marLeft w:val="0"/>
              <w:marRight w:val="0"/>
              <w:marTop w:val="0"/>
              <w:marBottom w:val="0"/>
              <w:divBdr>
                <w:top w:val="none" w:sz="0" w:space="0" w:color="auto"/>
                <w:left w:val="none" w:sz="0" w:space="0" w:color="auto"/>
                <w:bottom w:val="none" w:sz="0" w:space="0" w:color="auto"/>
                <w:right w:val="none" w:sz="0" w:space="0" w:color="auto"/>
              </w:divBdr>
            </w:div>
            <w:div w:id="1032809084">
              <w:marLeft w:val="0"/>
              <w:marRight w:val="0"/>
              <w:marTop w:val="0"/>
              <w:marBottom w:val="0"/>
              <w:divBdr>
                <w:top w:val="none" w:sz="0" w:space="0" w:color="auto"/>
                <w:left w:val="none" w:sz="0" w:space="0" w:color="auto"/>
                <w:bottom w:val="none" w:sz="0" w:space="0" w:color="auto"/>
                <w:right w:val="none" w:sz="0" w:space="0" w:color="auto"/>
              </w:divBdr>
            </w:div>
            <w:div w:id="1034381062">
              <w:marLeft w:val="0"/>
              <w:marRight w:val="0"/>
              <w:marTop w:val="0"/>
              <w:marBottom w:val="0"/>
              <w:divBdr>
                <w:top w:val="none" w:sz="0" w:space="0" w:color="auto"/>
                <w:left w:val="none" w:sz="0" w:space="0" w:color="auto"/>
                <w:bottom w:val="none" w:sz="0" w:space="0" w:color="auto"/>
                <w:right w:val="none" w:sz="0" w:space="0" w:color="auto"/>
              </w:divBdr>
            </w:div>
            <w:div w:id="1035040503">
              <w:marLeft w:val="0"/>
              <w:marRight w:val="0"/>
              <w:marTop w:val="0"/>
              <w:marBottom w:val="0"/>
              <w:divBdr>
                <w:top w:val="none" w:sz="0" w:space="0" w:color="auto"/>
                <w:left w:val="none" w:sz="0" w:space="0" w:color="auto"/>
                <w:bottom w:val="none" w:sz="0" w:space="0" w:color="auto"/>
                <w:right w:val="none" w:sz="0" w:space="0" w:color="auto"/>
              </w:divBdr>
            </w:div>
            <w:div w:id="1035693609">
              <w:marLeft w:val="0"/>
              <w:marRight w:val="0"/>
              <w:marTop w:val="0"/>
              <w:marBottom w:val="0"/>
              <w:divBdr>
                <w:top w:val="none" w:sz="0" w:space="0" w:color="auto"/>
                <w:left w:val="none" w:sz="0" w:space="0" w:color="auto"/>
                <w:bottom w:val="none" w:sz="0" w:space="0" w:color="auto"/>
                <w:right w:val="none" w:sz="0" w:space="0" w:color="auto"/>
              </w:divBdr>
            </w:div>
            <w:div w:id="1035815404">
              <w:marLeft w:val="0"/>
              <w:marRight w:val="0"/>
              <w:marTop w:val="0"/>
              <w:marBottom w:val="0"/>
              <w:divBdr>
                <w:top w:val="none" w:sz="0" w:space="0" w:color="auto"/>
                <w:left w:val="none" w:sz="0" w:space="0" w:color="auto"/>
                <w:bottom w:val="none" w:sz="0" w:space="0" w:color="auto"/>
                <w:right w:val="none" w:sz="0" w:space="0" w:color="auto"/>
              </w:divBdr>
            </w:div>
            <w:div w:id="1036587014">
              <w:marLeft w:val="0"/>
              <w:marRight w:val="0"/>
              <w:marTop w:val="0"/>
              <w:marBottom w:val="0"/>
              <w:divBdr>
                <w:top w:val="none" w:sz="0" w:space="0" w:color="auto"/>
                <w:left w:val="none" w:sz="0" w:space="0" w:color="auto"/>
                <w:bottom w:val="none" w:sz="0" w:space="0" w:color="auto"/>
                <w:right w:val="none" w:sz="0" w:space="0" w:color="auto"/>
              </w:divBdr>
            </w:div>
            <w:div w:id="1038772419">
              <w:marLeft w:val="0"/>
              <w:marRight w:val="0"/>
              <w:marTop w:val="0"/>
              <w:marBottom w:val="0"/>
              <w:divBdr>
                <w:top w:val="none" w:sz="0" w:space="0" w:color="auto"/>
                <w:left w:val="none" w:sz="0" w:space="0" w:color="auto"/>
                <w:bottom w:val="none" w:sz="0" w:space="0" w:color="auto"/>
                <w:right w:val="none" w:sz="0" w:space="0" w:color="auto"/>
              </w:divBdr>
            </w:div>
            <w:div w:id="1040324437">
              <w:marLeft w:val="0"/>
              <w:marRight w:val="0"/>
              <w:marTop w:val="0"/>
              <w:marBottom w:val="0"/>
              <w:divBdr>
                <w:top w:val="none" w:sz="0" w:space="0" w:color="auto"/>
                <w:left w:val="none" w:sz="0" w:space="0" w:color="auto"/>
                <w:bottom w:val="none" w:sz="0" w:space="0" w:color="auto"/>
                <w:right w:val="none" w:sz="0" w:space="0" w:color="auto"/>
              </w:divBdr>
            </w:div>
            <w:div w:id="1041518367">
              <w:marLeft w:val="0"/>
              <w:marRight w:val="0"/>
              <w:marTop w:val="0"/>
              <w:marBottom w:val="0"/>
              <w:divBdr>
                <w:top w:val="none" w:sz="0" w:space="0" w:color="auto"/>
                <w:left w:val="none" w:sz="0" w:space="0" w:color="auto"/>
                <w:bottom w:val="none" w:sz="0" w:space="0" w:color="auto"/>
                <w:right w:val="none" w:sz="0" w:space="0" w:color="auto"/>
              </w:divBdr>
            </w:div>
            <w:div w:id="1042097859">
              <w:marLeft w:val="0"/>
              <w:marRight w:val="0"/>
              <w:marTop w:val="0"/>
              <w:marBottom w:val="0"/>
              <w:divBdr>
                <w:top w:val="none" w:sz="0" w:space="0" w:color="auto"/>
                <w:left w:val="none" w:sz="0" w:space="0" w:color="auto"/>
                <w:bottom w:val="none" w:sz="0" w:space="0" w:color="auto"/>
                <w:right w:val="none" w:sz="0" w:space="0" w:color="auto"/>
              </w:divBdr>
            </w:div>
            <w:div w:id="1043560718">
              <w:marLeft w:val="0"/>
              <w:marRight w:val="0"/>
              <w:marTop w:val="0"/>
              <w:marBottom w:val="0"/>
              <w:divBdr>
                <w:top w:val="none" w:sz="0" w:space="0" w:color="auto"/>
                <w:left w:val="none" w:sz="0" w:space="0" w:color="auto"/>
                <w:bottom w:val="none" w:sz="0" w:space="0" w:color="auto"/>
                <w:right w:val="none" w:sz="0" w:space="0" w:color="auto"/>
              </w:divBdr>
            </w:div>
            <w:div w:id="1045449572">
              <w:marLeft w:val="0"/>
              <w:marRight w:val="0"/>
              <w:marTop w:val="0"/>
              <w:marBottom w:val="0"/>
              <w:divBdr>
                <w:top w:val="none" w:sz="0" w:space="0" w:color="auto"/>
                <w:left w:val="none" w:sz="0" w:space="0" w:color="auto"/>
                <w:bottom w:val="none" w:sz="0" w:space="0" w:color="auto"/>
                <w:right w:val="none" w:sz="0" w:space="0" w:color="auto"/>
              </w:divBdr>
            </w:div>
            <w:div w:id="1045759142">
              <w:marLeft w:val="0"/>
              <w:marRight w:val="0"/>
              <w:marTop w:val="0"/>
              <w:marBottom w:val="0"/>
              <w:divBdr>
                <w:top w:val="none" w:sz="0" w:space="0" w:color="auto"/>
                <w:left w:val="none" w:sz="0" w:space="0" w:color="auto"/>
                <w:bottom w:val="none" w:sz="0" w:space="0" w:color="auto"/>
                <w:right w:val="none" w:sz="0" w:space="0" w:color="auto"/>
              </w:divBdr>
            </w:div>
            <w:div w:id="1045787941">
              <w:marLeft w:val="0"/>
              <w:marRight w:val="0"/>
              <w:marTop w:val="0"/>
              <w:marBottom w:val="0"/>
              <w:divBdr>
                <w:top w:val="none" w:sz="0" w:space="0" w:color="auto"/>
                <w:left w:val="none" w:sz="0" w:space="0" w:color="auto"/>
                <w:bottom w:val="none" w:sz="0" w:space="0" w:color="auto"/>
                <w:right w:val="none" w:sz="0" w:space="0" w:color="auto"/>
              </w:divBdr>
            </w:div>
            <w:div w:id="1048341205">
              <w:marLeft w:val="0"/>
              <w:marRight w:val="0"/>
              <w:marTop w:val="0"/>
              <w:marBottom w:val="0"/>
              <w:divBdr>
                <w:top w:val="none" w:sz="0" w:space="0" w:color="auto"/>
                <w:left w:val="none" w:sz="0" w:space="0" w:color="auto"/>
                <w:bottom w:val="none" w:sz="0" w:space="0" w:color="auto"/>
                <w:right w:val="none" w:sz="0" w:space="0" w:color="auto"/>
              </w:divBdr>
            </w:div>
            <w:div w:id="1050769661">
              <w:marLeft w:val="0"/>
              <w:marRight w:val="0"/>
              <w:marTop w:val="0"/>
              <w:marBottom w:val="0"/>
              <w:divBdr>
                <w:top w:val="none" w:sz="0" w:space="0" w:color="auto"/>
                <w:left w:val="none" w:sz="0" w:space="0" w:color="auto"/>
                <w:bottom w:val="none" w:sz="0" w:space="0" w:color="auto"/>
                <w:right w:val="none" w:sz="0" w:space="0" w:color="auto"/>
              </w:divBdr>
            </w:div>
            <w:div w:id="1051730521">
              <w:marLeft w:val="0"/>
              <w:marRight w:val="0"/>
              <w:marTop w:val="0"/>
              <w:marBottom w:val="0"/>
              <w:divBdr>
                <w:top w:val="none" w:sz="0" w:space="0" w:color="auto"/>
                <w:left w:val="none" w:sz="0" w:space="0" w:color="auto"/>
                <w:bottom w:val="none" w:sz="0" w:space="0" w:color="auto"/>
                <w:right w:val="none" w:sz="0" w:space="0" w:color="auto"/>
              </w:divBdr>
            </w:div>
            <w:div w:id="1051883081">
              <w:marLeft w:val="0"/>
              <w:marRight w:val="0"/>
              <w:marTop w:val="0"/>
              <w:marBottom w:val="0"/>
              <w:divBdr>
                <w:top w:val="none" w:sz="0" w:space="0" w:color="auto"/>
                <w:left w:val="none" w:sz="0" w:space="0" w:color="auto"/>
                <w:bottom w:val="none" w:sz="0" w:space="0" w:color="auto"/>
                <w:right w:val="none" w:sz="0" w:space="0" w:color="auto"/>
              </w:divBdr>
            </w:div>
            <w:div w:id="1052193646">
              <w:marLeft w:val="0"/>
              <w:marRight w:val="0"/>
              <w:marTop w:val="0"/>
              <w:marBottom w:val="0"/>
              <w:divBdr>
                <w:top w:val="none" w:sz="0" w:space="0" w:color="auto"/>
                <w:left w:val="none" w:sz="0" w:space="0" w:color="auto"/>
                <w:bottom w:val="none" w:sz="0" w:space="0" w:color="auto"/>
                <w:right w:val="none" w:sz="0" w:space="0" w:color="auto"/>
              </w:divBdr>
            </w:div>
            <w:div w:id="1052851655">
              <w:marLeft w:val="0"/>
              <w:marRight w:val="0"/>
              <w:marTop w:val="0"/>
              <w:marBottom w:val="0"/>
              <w:divBdr>
                <w:top w:val="none" w:sz="0" w:space="0" w:color="auto"/>
                <w:left w:val="none" w:sz="0" w:space="0" w:color="auto"/>
                <w:bottom w:val="none" w:sz="0" w:space="0" w:color="auto"/>
                <w:right w:val="none" w:sz="0" w:space="0" w:color="auto"/>
              </w:divBdr>
            </w:div>
            <w:div w:id="1054354373">
              <w:marLeft w:val="0"/>
              <w:marRight w:val="0"/>
              <w:marTop w:val="0"/>
              <w:marBottom w:val="0"/>
              <w:divBdr>
                <w:top w:val="none" w:sz="0" w:space="0" w:color="auto"/>
                <w:left w:val="none" w:sz="0" w:space="0" w:color="auto"/>
                <w:bottom w:val="none" w:sz="0" w:space="0" w:color="auto"/>
                <w:right w:val="none" w:sz="0" w:space="0" w:color="auto"/>
              </w:divBdr>
            </w:div>
            <w:div w:id="1054429913">
              <w:marLeft w:val="0"/>
              <w:marRight w:val="0"/>
              <w:marTop w:val="0"/>
              <w:marBottom w:val="0"/>
              <w:divBdr>
                <w:top w:val="none" w:sz="0" w:space="0" w:color="auto"/>
                <w:left w:val="none" w:sz="0" w:space="0" w:color="auto"/>
                <w:bottom w:val="none" w:sz="0" w:space="0" w:color="auto"/>
                <w:right w:val="none" w:sz="0" w:space="0" w:color="auto"/>
              </w:divBdr>
            </w:div>
            <w:div w:id="1056052231">
              <w:marLeft w:val="0"/>
              <w:marRight w:val="0"/>
              <w:marTop w:val="0"/>
              <w:marBottom w:val="0"/>
              <w:divBdr>
                <w:top w:val="none" w:sz="0" w:space="0" w:color="auto"/>
                <w:left w:val="none" w:sz="0" w:space="0" w:color="auto"/>
                <w:bottom w:val="none" w:sz="0" w:space="0" w:color="auto"/>
                <w:right w:val="none" w:sz="0" w:space="0" w:color="auto"/>
              </w:divBdr>
            </w:div>
            <w:div w:id="1058356191">
              <w:marLeft w:val="0"/>
              <w:marRight w:val="0"/>
              <w:marTop w:val="0"/>
              <w:marBottom w:val="0"/>
              <w:divBdr>
                <w:top w:val="none" w:sz="0" w:space="0" w:color="auto"/>
                <w:left w:val="none" w:sz="0" w:space="0" w:color="auto"/>
                <w:bottom w:val="none" w:sz="0" w:space="0" w:color="auto"/>
                <w:right w:val="none" w:sz="0" w:space="0" w:color="auto"/>
              </w:divBdr>
            </w:div>
            <w:div w:id="1058551319">
              <w:marLeft w:val="0"/>
              <w:marRight w:val="0"/>
              <w:marTop w:val="0"/>
              <w:marBottom w:val="0"/>
              <w:divBdr>
                <w:top w:val="none" w:sz="0" w:space="0" w:color="auto"/>
                <w:left w:val="none" w:sz="0" w:space="0" w:color="auto"/>
                <w:bottom w:val="none" w:sz="0" w:space="0" w:color="auto"/>
                <w:right w:val="none" w:sz="0" w:space="0" w:color="auto"/>
              </w:divBdr>
            </w:div>
            <w:div w:id="1059286171">
              <w:marLeft w:val="0"/>
              <w:marRight w:val="0"/>
              <w:marTop w:val="0"/>
              <w:marBottom w:val="0"/>
              <w:divBdr>
                <w:top w:val="none" w:sz="0" w:space="0" w:color="auto"/>
                <w:left w:val="none" w:sz="0" w:space="0" w:color="auto"/>
                <w:bottom w:val="none" w:sz="0" w:space="0" w:color="auto"/>
                <w:right w:val="none" w:sz="0" w:space="0" w:color="auto"/>
              </w:divBdr>
            </w:div>
            <w:div w:id="1060709396">
              <w:marLeft w:val="0"/>
              <w:marRight w:val="0"/>
              <w:marTop w:val="0"/>
              <w:marBottom w:val="0"/>
              <w:divBdr>
                <w:top w:val="none" w:sz="0" w:space="0" w:color="auto"/>
                <w:left w:val="none" w:sz="0" w:space="0" w:color="auto"/>
                <w:bottom w:val="none" w:sz="0" w:space="0" w:color="auto"/>
                <w:right w:val="none" w:sz="0" w:space="0" w:color="auto"/>
              </w:divBdr>
            </w:div>
            <w:div w:id="1061365261">
              <w:marLeft w:val="0"/>
              <w:marRight w:val="0"/>
              <w:marTop w:val="0"/>
              <w:marBottom w:val="0"/>
              <w:divBdr>
                <w:top w:val="none" w:sz="0" w:space="0" w:color="auto"/>
                <w:left w:val="none" w:sz="0" w:space="0" w:color="auto"/>
                <w:bottom w:val="none" w:sz="0" w:space="0" w:color="auto"/>
                <w:right w:val="none" w:sz="0" w:space="0" w:color="auto"/>
              </w:divBdr>
            </w:div>
            <w:div w:id="1062362226">
              <w:marLeft w:val="0"/>
              <w:marRight w:val="0"/>
              <w:marTop w:val="0"/>
              <w:marBottom w:val="0"/>
              <w:divBdr>
                <w:top w:val="none" w:sz="0" w:space="0" w:color="auto"/>
                <w:left w:val="none" w:sz="0" w:space="0" w:color="auto"/>
                <w:bottom w:val="none" w:sz="0" w:space="0" w:color="auto"/>
                <w:right w:val="none" w:sz="0" w:space="0" w:color="auto"/>
              </w:divBdr>
            </w:div>
            <w:div w:id="1063018164">
              <w:marLeft w:val="0"/>
              <w:marRight w:val="0"/>
              <w:marTop w:val="0"/>
              <w:marBottom w:val="0"/>
              <w:divBdr>
                <w:top w:val="none" w:sz="0" w:space="0" w:color="auto"/>
                <w:left w:val="none" w:sz="0" w:space="0" w:color="auto"/>
                <w:bottom w:val="none" w:sz="0" w:space="0" w:color="auto"/>
                <w:right w:val="none" w:sz="0" w:space="0" w:color="auto"/>
              </w:divBdr>
            </w:div>
            <w:div w:id="1063791643">
              <w:marLeft w:val="0"/>
              <w:marRight w:val="0"/>
              <w:marTop w:val="0"/>
              <w:marBottom w:val="0"/>
              <w:divBdr>
                <w:top w:val="none" w:sz="0" w:space="0" w:color="auto"/>
                <w:left w:val="none" w:sz="0" w:space="0" w:color="auto"/>
                <w:bottom w:val="none" w:sz="0" w:space="0" w:color="auto"/>
                <w:right w:val="none" w:sz="0" w:space="0" w:color="auto"/>
              </w:divBdr>
            </w:div>
            <w:div w:id="1064257144">
              <w:marLeft w:val="0"/>
              <w:marRight w:val="0"/>
              <w:marTop w:val="0"/>
              <w:marBottom w:val="0"/>
              <w:divBdr>
                <w:top w:val="none" w:sz="0" w:space="0" w:color="auto"/>
                <w:left w:val="none" w:sz="0" w:space="0" w:color="auto"/>
                <w:bottom w:val="none" w:sz="0" w:space="0" w:color="auto"/>
                <w:right w:val="none" w:sz="0" w:space="0" w:color="auto"/>
              </w:divBdr>
            </w:div>
            <w:div w:id="1064641795">
              <w:marLeft w:val="0"/>
              <w:marRight w:val="0"/>
              <w:marTop w:val="0"/>
              <w:marBottom w:val="0"/>
              <w:divBdr>
                <w:top w:val="none" w:sz="0" w:space="0" w:color="auto"/>
                <w:left w:val="none" w:sz="0" w:space="0" w:color="auto"/>
                <w:bottom w:val="none" w:sz="0" w:space="0" w:color="auto"/>
                <w:right w:val="none" w:sz="0" w:space="0" w:color="auto"/>
              </w:divBdr>
            </w:div>
            <w:div w:id="1064723790">
              <w:marLeft w:val="0"/>
              <w:marRight w:val="0"/>
              <w:marTop w:val="0"/>
              <w:marBottom w:val="0"/>
              <w:divBdr>
                <w:top w:val="none" w:sz="0" w:space="0" w:color="auto"/>
                <w:left w:val="none" w:sz="0" w:space="0" w:color="auto"/>
                <w:bottom w:val="none" w:sz="0" w:space="0" w:color="auto"/>
                <w:right w:val="none" w:sz="0" w:space="0" w:color="auto"/>
              </w:divBdr>
            </w:div>
            <w:div w:id="1065253915">
              <w:marLeft w:val="0"/>
              <w:marRight w:val="0"/>
              <w:marTop w:val="0"/>
              <w:marBottom w:val="0"/>
              <w:divBdr>
                <w:top w:val="none" w:sz="0" w:space="0" w:color="auto"/>
                <w:left w:val="none" w:sz="0" w:space="0" w:color="auto"/>
                <w:bottom w:val="none" w:sz="0" w:space="0" w:color="auto"/>
                <w:right w:val="none" w:sz="0" w:space="0" w:color="auto"/>
              </w:divBdr>
            </w:div>
            <w:div w:id="1066337749">
              <w:marLeft w:val="0"/>
              <w:marRight w:val="0"/>
              <w:marTop w:val="0"/>
              <w:marBottom w:val="0"/>
              <w:divBdr>
                <w:top w:val="none" w:sz="0" w:space="0" w:color="auto"/>
                <w:left w:val="none" w:sz="0" w:space="0" w:color="auto"/>
                <w:bottom w:val="none" w:sz="0" w:space="0" w:color="auto"/>
                <w:right w:val="none" w:sz="0" w:space="0" w:color="auto"/>
              </w:divBdr>
            </w:div>
            <w:div w:id="1066487202">
              <w:marLeft w:val="0"/>
              <w:marRight w:val="0"/>
              <w:marTop w:val="0"/>
              <w:marBottom w:val="0"/>
              <w:divBdr>
                <w:top w:val="none" w:sz="0" w:space="0" w:color="auto"/>
                <w:left w:val="none" w:sz="0" w:space="0" w:color="auto"/>
                <w:bottom w:val="none" w:sz="0" w:space="0" w:color="auto"/>
                <w:right w:val="none" w:sz="0" w:space="0" w:color="auto"/>
              </w:divBdr>
            </w:div>
            <w:div w:id="1067151175">
              <w:marLeft w:val="0"/>
              <w:marRight w:val="0"/>
              <w:marTop w:val="0"/>
              <w:marBottom w:val="0"/>
              <w:divBdr>
                <w:top w:val="none" w:sz="0" w:space="0" w:color="auto"/>
                <w:left w:val="none" w:sz="0" w:space="0" w:color="auto"/>
                <w:bottom w:val="none" w:sz="0" w:space="0" w:color="auto"/>
                <w:right w:val="none" w:sz="0" w:space="0" w:color="auto"/>
              </w:divBdr>
            </w:div>
            <w:div w:id="1069613370">
              <w:marLeft w:val="0"/>
              <w:marRight w:val="0"/>
              <w:marTop w:val="0"/>
              <w:marBottom w:val="0"/>
              <w:divBdr>
                <w:top w:val="none" w:sz="0" w:space="0" w:color="auto"/>
                <w:left w:val="none" w:sz="0" w:space="0" w:color="auto"/>
                <w:bottom w:val="none" w:sz="0" w:space="0" w:color="auto"/>
                <w:right w:val="none" w:sz="0" w:space="0" w:color="auto"/>
              </w:divBdr>
            </w:div>
            <w:div w:id="1069959897">
              <w:marLeft w:val="0"/>
              <w:marRight w:val="0"/>
              <w:marTop w:val="0"/>
              <w:marBottom w:val="0"/>
              <w:divBdr>
                <w:top w:val="none" w:sz="0" w:space="0" w:color="auto"/>
                <w:left w:val="none" w:sz="0" w:space="0" w:color="auto"/>
                <w:bottom w:val="none" w:sz="0" w:space="0" w:color="auto"/>
                <w:right w:val="none" w:sz="0" w:space="0" w:color="auto"/>
              </w:divBdr>
            </w:div>
            <w:div w:id="1072387165">
              <w:marLeft w:val="0"/>
              <w:marRight w:val="0"/>
              <w:marTop w:val="0"/>
              <w:marBottom w:val="0"/>
              <w:divBdr>
                <w:top w:val="none" w:sz="0" w:space="0" w:color="auto"/>
                <w:left w:val="none" w:sz="0" w:space="0" w:color="auto"/>
                <w:bottom w:val="none" w:sz="0" w:space="0" w:color="auto"/>
                <w:right w:val="none" w:sz="0" w:space="0" w:color="auto"/>
              </w:divBdr>
            </w:div>
            <w:div w:id="1073352079">
              <w:marLeft w:val="0"/>
              <w:marRight w:val="0"/>
              <w:marTop w:val="0"/>
              <w:marBottom w:val="0"/>
              <w:divBdr>
                <w:top w:val="none" w:sz="0" w:space="0" w:color="auto"/>
                <w:left w:val="none" w:sz="0" w:space="0" w:color="auto"/>
                <w:bottom w:val="none" w:sz="0" w:space="0" w:color="auto"/>
                <w:right w:val="none" w:sz="0" w:space="0" w:color="auto"/>
              </w:divBdr>
            </w:div>
            <w:div w:id="1075661297">
              <w:marLeft w:val="0"/>
              <w:marRight w:val="0"/>
              <w:marTop w:val="0"/>
              <w:marBottom w:val="0"/>
              <w:divBdr>
                <w:top w:val="none" w:sz="0" w:space="0" w:color="auto"/>
                <w:left w:val="none" w:sz="0" w:space="0" w:color="auto"/>
                <w:bottom w:val="none" w:sz="0" w:space="0" w:color="auto"/>
                <w:right w:val="none" w:sz="0" w:space="0" w:color="auto"/>
              </w:divBdr>
            </w:div>
            <w:div w:id="1076244336">
              <w:marLeft w:val="0"/>
              <w:marRight w:val="0"/>
              <w:marTop w:val="0"/>
              <w:marBottom w:val="0"/>
              <w:divBdr>
                <w:top w:val="none" w:sz="0" w:space="0" w:color="auto"/>
                <w:left w:val="none" w:sz="0" w:space="0" w:color="auto"/>
                <w:bottom w:val="none" w:sz="0" w:space="0" w:color="auto"/>
                <w:right w:val="none" w:sz="0" w:space="0" w:color="auto"/>
              </w:divBdr>
            </w:div>
            <w:div w:id="1076586250">
              <w:marLeft w:val="0"/>
              <w:marRight w:val="0"/>
              <w:marTop w:val="0"/>
              <w:marBottom w:val="0"/>
              <w:divBdr>
                <w:top w:val="none" w:sz="0" w:space="0" w:color="auto"/>
                <w:left w:val="none" w:sz="0" w:space="0" w:color="auto"/>
                <w:bottom w:val="none" w:sz="0" w:space="0" w:color="auto"/>
                <w:right w:val="none" w:sz="0" w:space="0" w:color="auto"/>
              </w:divBdr>
            </w:div>
            <w:div w:id="1077678073">
              <w:marLeft w:val="0"/>
              <w:marRight w:val="0"/>
              <w:marTop w:val="0"/>
              <w:marBottom w:val="0"/>
              <w:divBdr>
                <w:top w:val="none" w:sz="0" w:space="0" w:color="auto"/>
                <w:left w:val="none" w:sz="0" w:space="0" w:color="auto"/>
                <w:bottom w:val="none" w:sz="0" w:space="0" w:color="auto"/>
                <w:right w:val="none" w:sz="0" w:space="0" w:color="auto"/>
              </w:divBdr>
            </w:div>
            <w:div w:id="1081147866">
              <w:marLeft w:val="0"/>
              <w:marRight w:val="0"/>
              <w:marTop w:val="0"/>
              <w:marBottom w:val="0"/>
              <w:divBdr>
                <w:top w:val="none" w:sz="0" w:space="0" w:color="auto"/>
                <w:left w:val="none" w:sz="0" w:space="0" w:color="auto"/>
                <w:bottom w:val="none" w:sz="0" w:space="0" w:color="auto"/>
                <w:right w:val="none" w:sz="0" w:space="0" w:color="auto"/>
              </w:divBdr>
            </w:div>
            <w:div w:id="1083375623">
              <w:marLeft w:val="0"/>
              <w:marRight w:val="0"/>
              <w:marTop w:val="0"/>
              <w:marBottom w:val="0"/>
              <w:divBdr>
                <w:top w:val="none" w:sz="0" w:space="0" w:color="auto"/>
                <w:left w:val="none" w:sz="0" w:space="0" w:color="auto"/>
                <w:bottom w:val="none" w:sz="0" w:space="0" w:color="auto"/>
                <w:right w:val="none" w:sz="0" w:space="0" w:color="auto"/>
              </w:divBdr>
            </w:div>
            <w:div w:id="1083455009">
              <w:marLeft w:val="0"/>
              <w:marRight w:val="0"/>
              <w:marTop w:val="0"/>
              <w:marBottom w:val="0"/>
              <w:divBdr>
                <w:top w:val="none" w:sz="0" w:space="0" w:color="auto"/>
                <w:left w:val="none" w:sz="0" w:space="0" w:color="auto"/>
                <w:bottom w:val="none" w:sz="0" w:space="0" w:color="auto"/>
                <w:right w:val="none" w:sz="0" w:space="0" w:color="auto"/>
              </w:divBdr>
            </w:div>
            <w:div w:id="1084061604">
              <w:marLeft w:val="0"/>
              <w:marRight w:val="0"/>
              <w:marTop w:val="0"/>
              <w:marBottom w:val="0"/>
              <w:divBdr>
                <w:top w:val="none" w:sz="0" w:space="0" w:color="auto"/>
                <w:left w:val="none" w:sz="0" w:space="0" w:color="auto"/>
                <w:bottom w:val="none" w:sz="0" w:space="0" w:color="auto"/>
                <w:right w:val="none" w:sz="0" w:space="0" w:color="auto"/>
              </w:divBdr>
            </w:div>
            <w:div w:id="1084567191">
              <w:marLeft w:val="0"/>
              <w:marRight w:val="0"/>
              <w:marTop w:val="0"/>
              <w:marBottom w:val="0"/>
              <w:divBdr>
                <w:top w:val="none" w:sz="0" w:space="0" w:color="auto"/>
                <w:left w:val="none" w:sz="0" w:space="0" w:color="auto"/>
                <w:bottom w:val="none" w:sz="0" w:space="0" w:color="auto"/>
                <w:right w:val="none" w:sz="0" w:space="0" w:color="auto"/>
              </w:divBdr>
            </w:div>
            <w:div w:id="1085372471">
              <w:marLeft w:val="0"/>
              <w:marRight w:val="0"/>
              <w:marTop w:val="0"/>
              <w:marBottom w:val="0"/>
              <w:divBdr>
                <w:top w:val="none" w:sz="0" w:space="0" w:color="auto"/>
                <w:left w:val="none" w:sz="0" w:space="0" w:color="auto"/>
                <w:bottom w:val="none" w:sz="0" w:space="0" w:color="auto"/>
                <w:right w:val="none" w:sz="0" w:space="0" w:color="auto"/>
              </w:divBdr>
            </w:div>
            <w:div w:id="1088386147">
              <w:marLeft w:val="0"/>
              <w:marRight w:val="0"/>
              <w:marTop w:val="0"/>
              <w:marBottom w:val="0"/>
              <w:divBdr>
                <w:top w:val="none" w:sz="0" w:space="0" w:color="auto"/>
                <w:left w:val="none" w:sz="0" w:space="0" w:color="auto"/>
                <w:bottom w:val="none" w:sz="0" w:space="0" w:color="auto"/>
                <w:right w:val="none" w:sz="0" w:space="0" w:color="auto"/>
              </w:divBdr>
            </w:div>
            <w:div w:id="1088893124">
              <w:marLeft w:val="0"/>
              <w:marRight w:val="0"/>
              <w:marTop w:val="0"/>
              <w:marBottom w:val="0"/>
              <w:divBdr>
                <w:top w:val="none" w:sz="0" w:space="0" w:color="auto"/>
                <w:left w:val="none" w:sz="0" w:space="0" w:color="auto"/>
                <w:bottom w:val="none" w:sz="0" w:space="0" w:color="auto"/>
                <w:right w:val="none" w:sz="0" w:space="0" w:color="auto"/>
              </w:divBdr>
            </w:div>
            <w:div w:id="1091505234">
              <w:marLeft w:val="0"/>
              <w:marRight w:val="0"/>
              <w:marTop w:val="0"/>
              <w:marBottom w:val="0"/>
              <w:divBdr>
                <w:top w:val="none" w:sz="0" w:space="0" w:color="auto"/>
                <w:left w:val="none" w:sz="0" w:space="0" w:color="auto"/>
                <w:bottom w:val="none" w:sz="0" w:space="0" w:color="auto"/>
                <w:right w:val="none" w:sz="0" w:space="0" w:color="auto"/>
              </w:divBdr>
            </w:div>
            <w:div w:id="1092704579">
              <w:marLeft w:val="0"/>
              <w:marRight w:val="0"/>
              <w:marTop w:val="0"/>
              <w:marBottom w:val="0"/>
              <w:divBdr>
                <w:top w:val="none" w:sz="0" w:space="0" w:color="auto"/>
                <w:left w:val="none" w:sz="0" w:space="0" w:color="auto"/>
                <w:bottom w:val="none" w:sz="0" w:space="0" w:color="auto"/>
                <w:right w:val="none" w:sz="0" w:space="0" w:color="auto"/>
              </w:divBdr>
            </w:div>
            <w:div w:id="1098019743">
              <w:marLeft w:val="0"/>
              <w:marRight w:val="0"/>
              <w:marTop w:val="0"/>
              <w:marBottom w:val="0"/>
              <w:divBdr>
                <w:top w:val="none" w:sz="0" w:space="0" w:color="auto"/>
                <w:left w:val="none" w:sz="0" w:space="0" w:color="auto"/>
                <w:bottom w:val="none" w:sz="0" w:space="0" w:color="auto"/>
                <w:right w:val="none" w:sz="0" w:space="0" w:color="auto"/>
              </w:divBdr>
            </w:div>
            <w:div w:id="1098676571">
              <w:marLeft w:val="0"/>
              <w:marRight w:val="0"/>
              <w:marTop w:val="0"/>
              <w:marBottom w:val="0"/>
              <w:divBdr>
                <w:top w:val="none" w:sz="0" w:space="0" w:color="auto"/>
                <w:left w:val="none" w:sz="0" w:space="0" w:color="auto"/>
                <w:bottom w:val="none" w:sz="0" w:space="0" w:color="auto"/>
                <w:right w:val="none" w:sz="0" w:space="0" w:color="auto"/>
              </w:divBdr>
            </w:div>
            <w:div w:id="1099764175">
              <w:marLeft w:val="0"/>
              <w:marRight w:val="0"/>
              <w:marTop w:val="0"/>
              <w:marBottom w:val="0"/>
              <w:divBdr>
                <w:top w:val="none" w:sz="0" w:space="0" w:color="auto"/>
                <w:left w:val="none" w:sz="0" w:space="0" w:color="auto"/>
                <w:bottom w:val="none" w:sz="0" w:space="0" w:color="auto"/>
                <w:right w:val="none" w:sz="0" w:space="0" w:color="auto"/>
              </w:divBdr>
            </w:div>
            <w:div w:id="1100565147">
              <w:marLeft w:val="0"/>
              <w:marRight w:val="0"/>
              <w:marTop w:val="0"/>
              <w:marBottom w:val="0"/>
              <w:divBdr>
                <w:top w:val="none" w:sz="0" w:space="0" w:color="auto"/>
                <w:left w:val="none" w:sz="0" w:space="0" w:color="auto"/>
                <w:bottom w:val="none" w:sz="0" w:space="0" w:color="auto"/>
                <w:right w:val="none" w:sz="0" w:space="0" w:color="auto"/>
              </w:divBdr>
            </w:div>
            <w:div w:id="1101679353">
              <w:marLeft w:val="0"/>
              <w:marRight w:val="0"/>
              <w:marTop w:val="0"/>
              <w:marBottom w:val="0"/>
              <w:divBdr>
                <w:top w:val="none" w:sz="0" w:space="0" w:color="auto"/>
                <w:left w:val="none" w:sz="0" w:space="0" w:color="auto"/>
                <w:bottom w:val="none" w:sz="0" w:space="0" w:color="auto"/>
                <w:right w:val="none" w:sz="0" w:space="0" w:color="auto"/>
              </w:divBdr>
            </w:div>
            <w:div w:id="1101684485">
              <w:marLeft w:val="0"/>
              <w:marRight w:val="0"/>
              <w:marTop w:val="0"/>
              <w:marBottom w:val="0"/>
              <w:divBdr>
                <w:top w:val="none" w:sz="0" w:space="0" w:color="auto"/>
                <w:left w:val="none" w:sz="0" w:space="0" w:color="auto"/>
                <w:bottom w:val="none" w:sz="0" w:space="0" w:color="auto"/>
                <w:right w:val="none" w:sz="0" w:space="0" w:color="auto"/>
              </w:divBdr>
            </w:div>
            <w:div w:id="1102335991">
              <w:marLeft w:val="0"/>
              <w:marRight w:val="0"/>
              <w:marTop w:val="0"/>
              <w:marBottom w:val="0"/>
              <w:divBdr>
                <w:top w:val="none" w:sz="0" w:space="0" w:color="auto"/>
                <w:left w:val="none" w:sz="0" w:space="0" w:color="auto"/>
                <w:bottom w:val="none" w:sz="0" w:space="0" w:color="auto"/>
                <w:right w:val="none" w:sz="0" w:space="0" w:color="auto"/>
              </w:divBdr>
            </w:div>
            <w:div w:id="1103844857">
              <w:marLeft w:val="0"/>
              <w:marRight w:val="0"/>
              <w:marTop w:val="0"/>
              <w:marBottom w:val="0"/>
              <w:divBdr>
                <w:top w:val="none" w:sz="0" w:space="0" w:color="auto"/>
                <w:left w:val="none" w:sz="0" w:space="0" w:color="auto"/>
                <w:bottom w:val="none" w:sz="0" w:space="0" w:color="auto"/>
                <w:right w:val="none" w:sz="0" w:space="0" w:color="auto"/>
              </w:divBdr>
            </w:div>
            <w:div w:id="1107772704">
              <w:marLeft w:val="0"/>
              <w:marRight w:val="0"/>
              <w:marTop w:val="0"/>
              <w:marBottom w:val="0"/>
              <w:divBdr>
                <w:top w:val="none" w:sz="0" w:space="0" w:color="auto"/>
                <w:left w:val="none" w:sz="0" w:space="0" w:color="auto"/>
                <w:bottom w:val="none" w:sz="0" w:space="0" w:color="auto"/>
                <w:right w:val="none" w:sz="0" w:space="0" w:color="auto"/>
              </w:divBdr>
            </w:div>
            <w:div w:id="1110469199">
              <w:marLeft w:val="0"/>
              <w:marRight w:val="0"/>
              <w:marTop w:val="0"/>
              <w:marBottom w:val="0"/>
              <w:divBdr>
                <w:top w:val="none" w:sz="0" w:space="0" w:color="auto"/>
                <w:left w:val="none" w:sz="0" w:space="0" w:color="auto"/>
                <w:bottom w:val="none" w:sz="0" w:space="0" w:color="auto"/>
                <w:right w:val="none" w:sz="0" w:space="0" w:color="auto"/>
              </w:divBdr>
            </w:div>
            <w:div w:id="1112555434">
              <w:marLeft w:val="0"/>
              <w:marRight w:val="0"/>
              <w:marTop w:val="0"/>
              <w:marBottom w:val="0"/>
              <w:divBdr>
                <w:top w:val="none" w:sz="0" w:space="0" w:color="auto"/>
                <w:left w:val="none" w:sz="0" w:space="0" w:color="auto"/>
                <w:bottom w:val="none" w:sz="0" w:space="0" w:color="auto"/>
                <w:right w:val="none" w:sz="0" w:space="0" w:color="auto"/>
              </w:divBdr>
            </w:div>
            <w:div w:id="1113943407">
              <w:marLeft w:val="0"/>
              <w:marRight w:val="0"/>
              <w:marTop w:val="0"/>
              <w:marBottom w:val="0"/>
              <w:divBdr>
                <w:top w:val="none" w:sz="0" w:space="0" w:color="auto"/>
                <w:left w:val="none" w:sz="0" w:space="0" w:color="auto"/>
                <w:bottom w:val="none" w:sz="0" w:space="0" w:color="auto"/>
                <w:right w:val="none" w:sz="0" w:space="0" w:color="auto"/>
              </w:divBdr>
            </w:div>
            <w:div w:id="1114325290">
              <w:marLeft w:val="0"/>
              <w:marRight w:val="0"/>
              <w:marTop w:val="0"/>
              <w:marBottom w:val="0"/>
              <w:divBdr>
                <w:top w:val="none" w:sz="0" w:space="0" w:color="auto"/>
                <w:left w:val="none" w:sz="0" w:space="0" w:color="auto"/>
                <w:bottom w:val="none" w:sz="0" w:space="0" w:color="auto"/>
                <w:right w:val="none" w:sz="0" w:space="0" w:color="auto"/>
              </w:divBdr>
            </w:div>
            <w:div w:id="1114515296">
              <w:marLeft w:val="0"/>
              <w:marRight w:val="0"/>
              <w:marTop w:val="0"/>
              <w:marBottom w:val="0"/>
              <w:divBdr>
                <w:top w:val="none" w:sz="0" w:space="0" w:color="auto"/>
                <w:left w:val="none" w:sz="0" w:space="0" w:color="auto"/>
                <w:bottom w:val="none" w:sz="0" w:space="0" w:color="auto"/>
                <w:right w:val="none" w:sz="0" w:space="0" w:color="auto"/>
              </w:divBdr>
            </w:div>
            <w:div w:id="1114861657">
              <w:marLeft w:val="0"/>
              <w:marRight w:val="0"/>
              <w:marTop w:val="0"/>
              <w:marBottom w:val="0"/>
              <w:divBdr>
                <w:top w:val="none" w:sz="0" w:space="0" w:color="auto"/>
                <w:left w:val="none" w:sz="0" w:space="0" w:color="auto"/>
                <w:bottom w:val="none" w:sz="0" w:space="0" w:color="auto"/>
                <w:right w:val="none" w:sz="0" w:space="0" w:color="auto"/>
              </w:divBdr>
            </w:div>
            <w:div w:id="1116406090">
              <w:marLeft w:val="0"/>
              <w:marRight w:val="0"/>
              <w:marTop w:val="0"/>
              <w:marBottom w:val="0"/>
              <w:divBdr>
                <w:top w:val="none" w:sz="0" w:space="0" w:color="auto"/>
                <w:left w:val="none" w:sz="0" w:space="0" w:color="auto"/>
                <w:bottom w:val="none" w:sz="0" w:space="0" w:color="auto"/>
                <w:right w:val="none" w:sz="0" w:space="0" w:color="auto"/>
              </w:divBdr>
            </w:div>
            <w:div w:id="1117331391">
              <w:marLeft w:val="0"/>
              <w:marRight w:val="0"/>
              <w:marTop w:val="0"/>
              <w:marBottom w:val="0"/>
              <w:divBdr>
                <w:top w:val="none" w:sz="0" w:space="0" w:color="auto"/>
                <w:left w:val="none" w:sz="0" w:space="0" w:color="auto"/>
                <w:bottom w:val="none" w:sz="0" w:space="0" w:color="auto"/>
                <w:right w:val="none" w:sz="0" w:space="0" w:color="auto"/>
              </w:divBdr>
            </w:div>
            <w:div w:id="1118840765">
              <w:marLeft w:val="0"/>
              <w:marRight w:val="0"/>
              <w:marTop w:val="0"/>
              <w:marBottom w:val="0"/>
              <w:divBdr>
                <w:top w:val="none" w:sz="0" w:space="0" w:color="auto"/>
                <w:left w:val="none" w:sz="0" w:space="0" w:color="auto"/>
                <w:bottom w:val="none" w:sz="0" w:space="0" w:color="auto"/>
                <w:right w:val="none" w:sz="0" w:space="0" w:color="auto"/>
              </w:divBdr>
            </w:div>
            <w:div w:id="1120301773">
              <w:marLeft w:val="0"/>
              <w:marRight w:val="0"/>
              <w:marTop w:val="0"/>
              <w:marBottom w:val="0"/>
              <w:divBdr>
                <w:top w:val="none" w:sz="0" w:space="0" w:color="auto"/>
                <w:left w:val="none" w:sz="0" w:space="0" w:color="auto"/>
                <w:bottom w:val="none" w:sz="0" w:space="0" w:color="auto"/>
                <w:right w:val="none" w:sz="0" w:space="0" w:color="auto"/>
              </w:divBdr>
            </w:div>
            <w:div w:id="1123577902">
              <w:marLeft w:val="0"/>
              <w:marRight w:val="0"/>
              <w:marTop w:val="0"/>
              <w:marBottom w:val="0"/>
              <w:divBdr>
                <w:top w:val="none" w:sz="0" w:space="0" w:color="auto"/>
                <w:left w:val="none" w:sz="0" w:space="0" w:color="auto"/>
                <w:bottom w:val="none" w:sz="0" w:space="0" w:color="auto"/>
                <w:right w:val="none" w:sz="0" w:space="0" w:color="auto"/>
              </w:divBdr>
            </w:div>
            <w:div w:id="1124692174">
              <w:marLeft w:val="0"/>
              <w:marRight w:val="0"/>
              <w:marTop w:val="0"/>
              <w:marBottom w:val="0"/>
              <w:divBdr>
                <w:top w:val="none" w:sz="0" w:space="0" w:color="auto"/>
                <w:left w:val="none" w:sz="0" w:space="0" w:color="auto"/>
                <w:bottom w:val="none" w:sz="0" w:space="0" w:color="auto"/>
                <w:right w:val="none" w:sz="0" w:space="0" w:color="auto"/>
              </w:divBdr>
            </w:div>
            <w:div w:id="1129972677">
              <w:marLeft w:val="0"/>
              <w:marRight w:val="0"/>
              <w:marTop w:val="0"/>
              <w:marBottom w:val="0"/>
              <w:divBdr>
                <w:top w:val="none" w:sz="0" w:space="0" w:color="auto"/>
                <w:left w:val="none" w:sz="0" w:space="0" w:color="auto"/>
                <w:bottom w:val="none" w:sz="0" w:space="0" w:color="auto"/>
                <w:right w:val="none" w:sz="0" w:space="0" w:color="auto"/>
              </w:divBdr>
            </w:div>
            <w:div w:id="1130048896">
              <w:marLeft w:val="0"/>
              <w:marRight w:val="0"/>
              <w:marTop w:val="0"/>
              <w:marBottom w:val="0"/>
              <w:divBdr>
                <w:top w:val="none" w:sz="0" w:space="0" w:color="auto"/>
                <w:left w:val="none" w:sz="0" w:space="0" w:color="auto"/>
                <w:bottom w:val="none" w:sz="0" w:space="0" w:color="auto"/>
                <w:right w:val="none" w:sz="0" w:space="0" w:color="auto"/>
              </w:divBdr>
            </w:div>
            <w:div w:id="1131359784">
              <w:marLeft w:val="0"/>
              <w:marRight w:val="0"/>
              <w:marTop w:val="0"/>
              <w:marBottom w:val="0"/>
              <w:divBdr>
                <w:top w:val="none" w:sz="0" w:space="0" w:color="auto"/>
                <w:left w:val="none" w:sz="0" w:space="0" w:color="auto"/>
                <w:bottom w:val="none" w:sz="0" w:space="0" w:color="auto"/>
                <w:right w:val="none" w:sz="0" w:space="0" w:color="auto"/>
              </w:divBdr>
            </w:div>
            <w:div w:id="1133332099">
              <w:marLeft w:val="0"/>
              <w:marRight w:val="0"/>
              <w:marTop w:val="0"/>
              <w:marBottom w:val="0"/>
              <w:divBdr>
                <w:top w:val="none" w:sz="0" w:space="0" w:color="auto"/>
                <w:left w:val="none" w:sz="0" w:space="0" w:color="auto"/>
                <w:bottom w:val="none" w:sz="0" w:space="0" w:color="auto"/>
                <w:right w:val="none" w:sz="0" w:space="0" w:color="auto"/>
              </w:divBdr>
            </w:div>
            <w:div w:id="1134640620">
              <w:marLeft w:val="0"/>
              <w:marRight w:val="0"/>
              <w:marTop w:val="0"/>
              <w:marBottom w:val="0"/>
              <w:divBdr>
                <w:top w:val="none" w:sz="0" w:space="0" w:color="auto"/>
                <w:left w:val="none" w:sz="0" w:space="0" w:color="auto"/>
                <w:bottom w:val="none" w:sz="0" w:space="0" w:color="auto"/>
                <w:right w:val="none" w:sz="0" w:space="0" w:color="auto"/>
              </w:divBdr>
            </w:div>
            <w:div w:id="1135566133">
              <w:marLeft w:val="0"/>
              <w:marRight w:val="0"/>
              <w:marTop w:val="0"/>
              <w:marBottom w:val="0"/>
              <w:divBdr>
                <w:top w:val="none" w:sz="0" w:space="0" w:color="auto"/>
                <w:left w:val="none" w:sz="0" w:space="0" w:color="auto"/>
                <w:bottom w:val="none" w:sz="0" w:space="0" w:color="auto"/>
                <w:right w:val="none" w:sz="0" w:space="0" w:color="auto"/>
              </w:divBdr>
            </w:div>
            <w:div w:id="1136024449">
              <w:marLeft w:val="0"/>
              <w:marRight w:val="0"/>
              <w:marTop w:val="0"/>
              <w:marBottom w:val="0"/>
              <w:divBdr>
                <w:top w:val="none" w:sz="0" w:space="0" w:color="auto"/>
                <w:left w:val="none" w:sz="0" w:space="0" w:color="auto"/>
                <w:bottom w:val="none" w:sz="0" w:space="0" w:color="auto"/>
                <w:right w:val="none" w:sz="0" w:space="0" w:color="auto"/>
              </w:divBdr>
            </w:div>
            <w:div w:id="1136408795">
              <w:marLeft w:val="0"/>
              <w:marRight w:val="0"/>
              <w:marTop w:val="0"/>
              <w:marBottom w:val="0"/>
              <w:divBdr>
                <w:top w:val="none" w:sz="0" w:space="0" w:color="auto"/>
                <w:left w:val="none" w:sz="0" w:space="0" w:color="auto"/>
                <w:bottom w:val="none" w:sz="0" w:space="0" w:color="auto"/>
                <w:right w:val="none" w:sz="0" w:space="0" w:color="auto"/>
              </w:divBdr>
            </w:div>
            <w:div w:id="1137995819">
              <w:marLeft w:val="0"/>
              <w:marRight w:val="0"/>
              <w:marTop w:val="0"/>
              <w:marBottom w:val="0"/>
              <w:divBdr>
                <w:top w:val="none" w:sz="0" w:space="0" w:color="auto"/>
                <w:left w:val="none" w:sz="0" w:space="0" w:color="auto"/>
                <w:bottom w:val="none" w:sz="0" w:space="0" w:color="auto"/>
                <w:right w:val="none" w:sz="0" w:space="0" w:color="auto"/>
              </w:divBdr>
            </w:div>
            <w:div w:id="1139567751">
              <w:marLeft w:val="0"/>
              <w:marRight w:val="0"/>
              <w:marTop w:val="0"/>
              <w:marBottom w:val="0"/>
              <w:divBdr>
                <w:top w:val="none" w:sz="0" w:space="0" w:color="auto"/>
                <w:left w:val="none" w:sz="0" w:space="0" w:color="auto"/>
                <w:bottom w:val="none" w:sz="0" w:space="0" w:color="auto"/>
                <w:right w:val="none" w:sz="0" w:space="0" w:color="auto"/>
              </w:divBdr>
            </w:div>
            <w:div w:id="1143885515">
              <w:marLeft w:val="0"/>
              <w:marRight w:val="0"/>
              <w:marTop w:val="0"/>
              <w:marBottom w:val="0"/>
              <w:divBdr>
                <w:top w:val="none" w:sz="0" w:space="0" w:color="auto"/>
                <w:left w:val="none" w:sz="0" w:space="0" w:color="auto"/>
                <w:bottom w:val="none" w:sz="0" w:space="0" w:color="auto"/>
                <w:right w:val="none" w:sz="0" w:space="0" w:color="auto"/>
              </w:divBdr>
            </w:div>
            <w:div w:id="1144084065">
              <w:marLeft w:val="0"/>
              <w:marRight w:val="0"/>
              <w:marTop w:val="0"/>
              <w:marBottom w:val="0"/>
              <w:divBdr>
                <w:top w:val="none" w:sz="0" w:space="0" w:color="auto"/>
                <w:left w:val="none" w:sz="0" w:space="0" w:color="auto"/>
                <w:bottom w:val="none" w:sz="0" w:space="0" w:color="auto"/>
                <w:right w:val="none" w:sz="0" w:space="0" w:color="auto"/>
              </w:divBdr>
            </w:div>
            <w:div w:id="1144394681">
              <w:marLeft w:val="0"/>
              <w:marRight w:val="0"/>
              <w:marTop w:val="0"/>
              <w:marBottom w:val="0"/>
              <w:divBdr>
                <w:top w:val="none" w:sz="0" w:space="0" w:color="auto"/>
                <w:left w:val="none" w:sz="0" w:space="0" w:color="auto"/>
                <w:bottom w:val="none" w:sz="0" w:space="0" w:color="auto"/>
                <w:right w:val="none" w:sz="0" w:space="0" w:color="auto"/>
              </w:divBdr>
            </w:div>
            <w:div w:id="1145002502">
              <w:marLeft w:val="0"/>
              <w:marRight w:val="0"/>
              <w:marTop w:val="0"/>
              <w:marBottom w:val="0"/>
              <w:divBdr>
                <w:top w:val="none" w:sz="0" w:space="0" w:color="auto"/>
                <w:left w:val="none" w:sz="0" w:space="0" w:color="auto"/>
                <w:bottom w:val="none" w:sz="0" w:space="0" w:color="auto"/>
                <w:right w:val="none" w:sz="0" w:space="0" w:color="auto"/>
              </w:divBdr>
            </w:div>
            <w:div w:id="1145396486">
              <w:marLeft w:val="0"/>
              <w:marRight w:val="0"/>
              <w:marTop w:val="0"/>
              <w:marBottom w:val="0"/>
              <w:divBdr>
                <w:top w:val="none" w:sz="0" w:space="0" w:color="auto"/>
                <w:left w:val="none" w:sz="0" w:space="0" w:color="auto"/>
                <w:bottom w:val="none" w:sz="0" w:space="0" w:color="auto"/>
                <w:right w:val="none" w:sz="0" w:space="0" w:color="auto"/>
              </w:divBdr>
            </w:div>
            <w:div w:id="1145856235">
              <w:marLeft w:val="0"/>
              <w:marRight w:val="0"/>
              <w:marTop w:val="0"/>
              <w:marBottom w:val="0"/>
              <w:divBdr>
                <w:top w:val="none" w:sz="0" w:space="0" w:color="auto"/>
                <w:left w:val="none" w:sz="0" w:space="0" w:color="auto"/>
                <w:bottom w:val="none" w:sz="0" w:space="0" w:color="auto"/>
                <w:right w:val="none" w:sz="0" w:space="0" w:color="auto"/>
              </w:divBdr>
            </w:div>
            <w:div w:id="1146433486">
              <w:marLeft w:val="0"/>
              <w:marRight w:val="0"/>
              <w:marTop w:val="0"/>
              <w:marBottom w:val="0"/>
              <w:divBdr>
                <w:top w:val="none" w:sz="0" w:space="0" w:color="auto"/>
                <w:left w:val="none" w:sz="0" w:space="0" w:color="auto"/>
                <w:bottom w:val="none" w:sz="0" w:space="0" w:color="auto"/>
                <w:right w:val="none" w:sz="0" w:space="0" w:color="auto"/>
              </w:divBdr>
            </w:div>
            <w:div w:id="1146624597">
              <w:marLeft w:val="0"/>
              <w:marRight w:val="0"/>
              <w:marTop w:val="0"/>
              <w:marBottom w:val="0"/>
              <w:divBdr>
                <w:top w:val="none" w:sz="0" w:space="0" w:color="auto"/>
                <w:left w:val="none" w:sz="0" w:space="0" w:color="auto"/>
                <w:bottom w:val="none" w:sz="0" w:space="0" w:color="auto"/>
                <w:right w:val="none" w:sz="0" w:space="0" w:color="auto"/>
              </w:divBdr>
            </w:div>
            <w:div w:id="1146698829">
              <w:marLeft w:val="0"/>
              <w:marRight w:val="0"/>
              <w:marTop w:val="0"/>
              <w:marBottom w:val="0"/>
              <w:divBdr>
                <w:top w:val="none" w:sz="0" w:space="0" w:color="auto"/>
                <w:left w:val="none" w:sz="0" w:space="0" w:color="auto"/>
                <w:bottom w:val="none" w:sz="0" w:space="0" w:color="auto"/>
                <w:right w:val="none" w:sz="0" w:space="0" w:color="auto"/>
              </w:divBdr>
            </w:div>
            <w:div w:id="1148476654">
              <w:marLeft w:val="0"/>
              <w:marRight w:val="0"/>
              <w:marTop w:val="0"/>
              <w:marBottom w:val="0"/>
              <w:divBdr>
                <w:top w:val="none" w:sz="0" w:space="0" w:color="auto"/>
                <w:left w:val="none" w:sz="0" w:space="0" w:color="auto"/>
                <w:bottom w:val="none" w:sz="0" w:space="0" w:color="auto"/>
                <w:right w:val="none" w:sz="0" w:space="0" w:color="auto"/>
              </w:divBdr>
            </w:div>
            <w:div w:id="1149787747">
              <w:marLeft w:val="0"/>
              <w:marRight w:val="0"/>
              <w:marTop w:val="0"/>
              <w:marBottom w:val="0"/>
              <w:divBdr>
                <w:top w:val="none" w:sz="0" w:space="0" w:color="auto"/>
                <w:left w:val="none" w:sz="0" w:space="0" w:color="auto"/>
                <w:bottom w:val="none" w:sz="0" w:space="0" w:color="auto"/>
                <w:right w:val="none" w:sz="0" w:space="0" w:color="auto"/>
              </w:divBdr>
            </w:div>
            <w:div w:id="1151209873">
              <w:marLeft w:val="0"/>
              <w:marRight w:val="0"/>
              <w:marTop w:val="0"/>
              <w:marBottom w:val="0"/>
              <w:divBdr>
                <w:top w:val="none" w:sz="0" w:space="0" w:color="auto"/>
                <w:left w:val="none" w:sz="0" w:space="0" w:color="auto"/>
                <w:bottom w:val="none" w:sz="0" w:space="0" w:color="auto"/>
                <w:right w:val="none" w:sz="0" w:space="0" w:color="auto"/>
              </w:divBdr>
            </w:div>
            <w:div w:id="1151480270">
              <w:marLeft w:val="0"/>
              <w:marRight w:val="0"/>
              <w:marTop w:val="0"/>
              <w:marBottom w:val="0"/>
              <w:divBdr>
                <w:top w:val="none" w:sz="0" w:space="0" w:color="auto"/>
                <w:left w:val="none" w:sz="0" w:space="0" w:color="auto"/>
                <w:bottom w:val="none" w:sz="0" w:space="0" w:color="auto"/>
                <w:right w:val="none" w:sz="0" w:space="0" w:color="auto"/>
              </w:divBdr>
            </w:div>
            <w:div w:id="1152797330">
              <w:marLeft w:val="0"/>
              <w:marRight w:val="0"/>
              <w:marTop w:val="0"/>
              <w:marBottom w:val="0"/>
              <w:divBdr>
                <w:top w:val="none" w:sz="0" w:space="0" w:color="auto"/>
                <w:left w:val="none" w:sz="0" w:space="0" w:color="auto"/>
                <w:bottom w:val="none" w:sz="0" w:space="0" w:color="auto"/>
                <w:right w:val="none" w:sz="0" w:space="0" w:color="auto"/>
              </w:divBdr>
            </w:div>
            <w:div w:id="1152910585">
              <w:marLeft w:val="0"/>
              <w:marRight w:val="0"/>
              <w:marTop w:val="0"/>
              <w:marBottom w:val="0"/>
              <w:divBdr>
                <w:top w:val="none" w:sz="0" w:space="0" w:color="auto"/>
                <w:left w:val="none" w:sz="0" w:space="0" w:color="auto"/>
                <w:bottom w:val="none" w:sz="0" w:space="0" w:color="auto"/>
                <w:right w:val="none" w:sz="0" w:space="0" w:color="auto"/>
              </w:divBdr>
            </w:div>
            <w:div w:id="1153257431">
              <w:marLeft w:val="0"/>
              <w:marRight w:val="0"/>
              <w:marTop w:val="0"/>
              <w:marBottom w:val="0"/>
              <w:divBdr>
                <w:top w:val="none" w:sz="0" w:space="0" w:color="auto"/>
                <w:left w:val="none" w:sz="0" w:space="0" w:color="auto"/>
                <w:bottom w:val="none" w:sz="0" w:space="0" w:color="auto"/>
                <w:right w:val="none" w:sz="0" w:space="0" w:color="auto"/>
              </w:divBdr>
            </w:div>
            <w:div w:id="1154222190">
              <w:marLeft w:val="0"/>
              <w:marRight w:val="0"/>
              <w:marTop w:val="0"/>
              <w:marBottom w:val="0"/>
              <w:divBdr>
                <w:top w:val="none" w:sz="0" w:space="0" w:color="auto"/>
                <w:left w:val="none" w:sz="0" w:space="0" w:color="auto"/>
                <w:bottom w:val="none" w:sz="0" w:space="0" w:color="auto"/>
                <w:right w:val="none" w:sz="0" w:space="0" w:color="auto"/>
              </w:divBdr>
            </w:div>
            <w:div w:id="1160468220">
              <w:marLeft w:val="0"/>
              <w:marRight w:val="0"/>
              <w:marTop w:val="0"/>
              <w:marBottom w:val="0"/>
              <w:divBdr>
                <w:top w:val="none" w:sz="0" w:space="0" w:color="auto"/>
                <w:left w:val="none" w:sz="0" w:space="0" w:color="auto"/>
                <w:bottom w:val="none" w:sz="0" w:space="0" w:color="auto"/>
                <w:right w:val="none" w:sz="0" w:space="0" w:color="auto"/>
              </w:divBdr>
            </w:div>
            <w:div w:id="1160734799">
              <w:marLeft w:val="0"/>
              <w:marRight w:val="0"/>
              <w:marTop w:val="0"/>
              <w:marBottom w:val="0"/>
              <w:divBdr>
                <w:top w:val="none" w:sz="0" w:space="0" w:color="auto"/>
                <w:left w:val="none" w:sz="0" w:space="0" w:color="auto"/>
                <w:bottom w:val="none" w:sz="0" w:space="0" w:color="auto"/>
                <w:right w:val="none" w:sz="0" w:space="0" w:color="auto"/>
              </w:divBdr>
            </w:div>
            <w:div w:id="1161773785">
              <w:marLeft w:val="0"/>
              <w:marRight w:val="0"/>
              <w:marTop w:val="0"/>
              <w:marBottom w:val="0"/>
              <w:divBdr>
                <w:top w:val="none" w:sz="0" w:space="0" w:color="auto"/>
                <w:left w:val="none" w:sz="0" w:space="0" w:color="auto"/>
                <w:bottom w:val="none" w:sz="0" w:space="0" w:color="auto"/>
                <w:right w:val="none" w:sz="0" w:space="0" w:color="auto"/>
              </w:divBdr>
            </w:div>
            <w:div w:id="1163618202">
              <w:marLeft w:val="0"/>
              <w:marRight w:val="0"/>
              <w:marTop w:val="0"/>
              <w:marBottom w:val="0"/>
              <w:divBdr>
                <w:top w:val="none" w:sz="0" w:space="0" w:color="auto"/>
                <w:left w:val="none" w:sz="0" w:space="0" w:color="auto"/>
                <w:bottom w:val="none" w:sz="0" w:space="0" w:color="auto"/>
                <w:right w:val="none" w:sz="0" w:space="0" w:color="auto"/>
              </w:divBdr>
            </w:div>
            <w:div w:id="1165587186">
              <w:marLeft w:val="0"/>
              <w:marRight w:val="0"/>
              <w:marTop w:val="0"/>
              <w:marBottom w:val="0"/>
              <w:divBdr>
                <w:top w:val="none" w:sz="0" w:space="0" w:color="auto"/>
                <w:left w:val="none" w:sz="0" w:space="0" w:color="auto"/>
                <w:bottom w:val="none" w:sz="0" w:space="0" w:color="auto"/>
                <w:right w:val="none" w:sz="0" w:space="0" w:color="auto"/>
              </w:divBdr>
            </w:div>
            <w:div w:id="1165777084">
              <w:marLeft w:val="0"/>
              <w:marRight w:val="0"/>
              <w:marTop w:val="0"/>
              <w:marBottom w:val="0"/>
              <w:divBdr>
                <w:top w:val="none" w:sz="0" w:space="0" w:color="auto"/>
                <w:left w:val="none" w:sz="0" w:space="0" w:color="auto"/>
                <w:bottom w:val="none" w:sz="0" w:space="0" w:color="auto"/>
                <w:right w:val="none" w:sz="0" w:space="0" w:color="auto"/>
              </w:divBdr>
            </w:div>
            <w:div w:id="1166281010">
              <w:marLeft w:val="0"/>
              <w:marRight w:val="0"/>
              <w:marTop w:val="0"/>
              <w:marBottom w:val="0"/>
              <w:divBdr>
                <w:top w:val="none" w:sz="0" w:space="0" w:color="auto"/>
                <w:left w:val="none" w:sz="0" w:space="0" w:color="auto"/>
                <w:bottom w:val="none" w:sz="0" w:space="0" w:color="auto"/>
                <w:right w:val="none" w:sz="0" w:space="0" w:color="auto"/>
              </w:divBdr>
            </w:div>
            <w:div w:id="1167743129">
              <w:marLeft w:val="0"/>
              <w:marRight w:val="0"/>
              <w:marTop w:val="0"/>
              <w:marBottom w:val="0"/>
              <w:divBdr>
                <w:top w:val="none" w:sz="0" w:space="0" w:color="auto"/>
                <w:left w:val="none" w:sz="0" w:space="0" w:color="auto"/>
                <w:bottom w:val="none" w:sz="0" w:space="0" w:color="auto"/>
                <w:right w:val="none" w:sz="0" w:space="0" w:color="auto"/>
              </w:divBdr>
            </w:div>
            <w:div w:id="1169521691">
              <w:marLeft w:val="0"/>
              <w:marRight w:val="0"/>
              <w:marTop w:val="0"/>
              <w:marBottom w:val="0"/>
              <w:divBdr>
                <w:top w:val="none" w:sz="0" w:space="0" w:color="auto"/>
                <w:left w:val="none" w:sz="0" w:space="0" w:color="auto"/>
                <w:bottom w:val="none" w:sz="0" w:space="0" w:color="auto"/>
                <w:right w:val="none" w:sz="0" w:space="0" w:color="auto"/>
              </w:divBdr>
            </w:div>
            <w:div w:id="1170559851">
              <w:marLeft w:val="0"/>
              <w:marRight w:val="0"/>
              <w:marTop w:val="0"/>
              <w:marBottom w:val="0"/>
              <w:divBdr>
                <w:top w:val="none" w:sz="0" w:space="0" w:color="auto"/>
                <w:left w:val="none" w:sz="0" w:space="0" w:color="auto"/>
                <w:bottom w:val="none" w:sz="0" w:space="0" w:color="auto"/>
                <w:right w:val="none" w:sz="0" w:space="0" w:color="auto"/>
              </w:divBdr>
            </w:div>
            <w:div w:id="1171796566">
              <w:marLeft w:val="0"/>
              <w:marRight w:val="0"/>
              <w:marTop w:val="0"/>
              <w:marBottom w:val="0"/>
              <w:divBdr>
                <w:top w:val="none" w:sz="0" w:space="0" w:color="auto"/>
                <w:left w:val="none" w:sz="0" w:space="0" w:color="auto"/>
                <w:bottom w:val="none" w:sz="0" w:space="0" w:color="auto"/>
                <w:right w:val="none" w:sz="0" w:space="0" w:color="auto"/>
              </w:divBdr>
            </w:div>
            <w:div w:id="1172987168">
              <w:marLeft w:val="0"/>
              <w:marRight w:val="0"/>
              <w:marTop w:val="0"/>
              <w:marBottom w:val="0"/>
              <w:divBdr>
                <w:top w:val="none" w:sz="0" w:space="0" w:color="auto"/>
                <w:left w:val="none" w:sz="0" w:space="0" w:color="auto"/>
                <w:bottom w:val="none" w:sz="0" w:space="0" w:color="auto"/>
                <w:right w:val="none" w:sz="0" w:space="0" w:color="auto"/>
              </w:divBdr>
            </w:div>
            <w:div w:id="1173178726">
              <w:marLeft w:val="0"/>
              <w:marRight w:val="0"/>
              <w:marTop w:val="0"/>
              <w:marBottom w:val="0"/>
              <w:divBdr>
                <w:top w:val="none" w:sz="0" w:space="0" w:color="auto"/>
                <w:left w:val="none" w:sz="0" w:space="0" w:color="auto"/>
                <w:bottom w:val="none" w:sz="0" w:space="0" w:color="auto"/>
                <w:right w:val="none" w:sz="0" w:space="0" w:color="auto"/>
              </w:divBdr>
            </w:div>
            <w:div w:id="1173179813">
              <w:marLeft w:val="0"/>
              <w:marRight w:val="0"/>
              <w:marTop w:val="0"/>
              <w:marBottom w:val="0"/>
              <w:divBdr>
                <w:top w:val="none" w:sz="0" w:space="0" w:color="auto"/>
                <w:left w:val="none" w:sz="0" w:space="0" w:color="auto"/>
                <w:bottom w:val="none" w:sz="0" w:space="0" w:color="auto"/>
                <w:right w:val="none" w:sz="0" w:space="0" w:color="auto"/>
              </w:divBdr>
            </w:div>
            <w:div w:id="1174495188">
              <w:marLeft w:val="0"/>
              <w:marRight w:val="0"/>
              <w:marTop w:val="0"/>
              <w:marBottom w:val="0"/>
              <w:divBdr>
                <w:top w:val="none" w:sz="0" w:space="0" w:color="auto"/>
                <w:left w:val="none" w:sz="0" w:space="0" w:color="auto"/>
                <w:bottom w:val="none" w:sz="0" w:space="0" w:color="auto"/>
                <w:right w:val="none" w:sz="0" w:space="0" w:color="auto"/>
              </w:divBdr>
            </w:div>
            <w:div w:id="1178622512">
              <w:marLeft w:val="0"/>
              <w:marRight w:val="0"/>
              <w:marTop w:val="0"/>
              <w:marBottom w:val="0"/>
              <w:divBdr>
                <w:top w:val="none" w:sz="0" w:space="0" w:color="auto"/>
                <w:left w:val="none" w:sz="0" w:space="0" w:color="auto"/>
                <w:bottom w:val="none" w:sz="0" w:space="0" w:color="auto"/>
                <w:right w:val="none" w:sz="0" w:space="0" w:color="auto"/>
              </w:divBdr>
            </w:div>
            <w:div w:id="1179463402">
              <w:marLeft w:val="0"/>
              <w:marRight w:val="0"/>
              <w:marTop w:val="0"/>
              <w:marBottom w:val="0"/>
              <w:divBdr>
                <w:top w:val="none" w:sz="0" w:space="0" w:color="auto"/>
                <w:left w:val="none" w:sz="0" w:space="0" w:color="auto"/>
                <w:bottom w:val="none" w:sz="0" w:space="0" w:color="auto"/>
                <w:right w:val="none" w:sz="0" w:space="0" w:color="auto"/>
              </w:divBdr>
            </w:div>
            <w:div w:id="1182821673">
              <w:marLeft w:val="0"/>
              <w:marRight w:val="0"/>
              <w:marTop w:val="0"/>
              <w:marBottom w:val="0"/>
              <w:divBdr>
                <w:top w:val="none" w:sz="0" w:space="0" w:color="auto"/>
                <w:left w:val="none" w:sz="0" w:space="0" w:color="auto"/>
                <w:bottom w:val="none" w:sz="0" w:space="0" w:color="auto"/>
                <w:right w:val="none" w:sz="0" w:space="0" w:color="auto"/>
              </w:divBdr>
            </w:div>
            <w:div w:id="1187865636">
              <w:marLeft w:val="0"/>
              <w:marRight w:val="0"/>
              <w:marTop w:val="0"/>
              <w:marBottom w:val="0"/>
              <w:divBdr>
                <w:top w:val="none" w:sz="0" w:space="0" w:color="auto"/>
                <w:left w:val="none" w:sz="0" w:space="0" w:color="auto"/>
                <w:bottom w:val="none" w:sz="0" w:space="0" w:color="auto"/>
                <w:right w:val="none" w:sz="0" w:space="0" w:color="auto"/>
              </w:divBdr>
            </w:div>
            <w:div w:id="1189903811">
              <w:marLeft w:val="0"/>
              <w:marRight w:val="0"/>
              <w:marTop w:val="0"/>
              <w:marBottom w:val="0"/>
              <w:divBdr>
                <w:top w:val="none" w:sz="0" w:space="0" w:color="auto"/>
                <w:left w:val="none" w:sz="0" w:space="0" w:color="auto"/>
                <w:bottom w:val="none" w:sz="0" w:space="0" w:color="auto"/>
                <w:right w:val="none" w:sz="0" w:space="0" w:color="auto"/>
              </w:divBdr>
            </w:div>
            <w:div w:id="1189903961">
              <w:marLeft w:val="0"/>
              <w:marRight w:val="0"/>
              <w:marTop w:val="0"/>
              <w:marBottom w:val="0"/>
              <w:divBdr>
                <w:top w:val="none" w:sz="0" w:space="0" w:color="auto"/>
                <w:left w:val="none" w:sz="0" w:space="0" w:color="auto"/>
                <w:bottom w:val="none" w:sz="0" w:space="0" w:color="auto"/>
                <w:right w:val="none" w:sz="0" w:space="0" w:color="auto"/>
              </w:divBdr>
            </w:div>
            <w:div w:id="1197618069">
              <w:marLeft w:val="0"/>
              <w:marRight w:val="0"/>
              <w:marTop w:val="0"/>
              <w:marBottom w:val="0"/>
              <w:divBdr>
                <w:top w:val="none" w:sz="0" w:space="0" w:color="auto"/>
                <w:left w:val="none" w:sz="0" w:space="0" w:color="auto"/>
                <w:bottom w:val="none" w:sz="0" w:space="0" w:color="auto"/>
                <w:right w:val="none" w:sz="0" w:space="0" w:color="auto"/>
              </w:divBdr>
            </w:div>
            <w:div w:id="1197741702">
              <w:marLeft w:val="0"/>
              <w:marRight w:val="0"/>
              <w:marTop w:val="0"/>
              <w:marBottom w:val="0"/>
              <w:divBdr>
                <w:top w:val="none" w:sz="0" w:space="0" w:color="auto"/>
                <w:left w:val="none" w:sz="0" w:space="0" w:color="auto"/>
                <w:bottom w:val="none" w:sz="0" w:space="0" w:color="auto"/>
                <w:right w:val="none" w:sz="0" w:space="0" w:color="auto"/>
              </w:divBdr>
            </w:div>
            <w:div w:id="1198199038">
              <w:marLeft w:val="0"/>
              <w:marRight w:val="0"/>
              <w:marTop w:val="0"/>
              <w:marBottom w:val="0"/>
              <w:divBdr>
                <w:top w:val="none" w:sz="0" w:space="0" w:color="auto"/>
                <w:left w:val="none" w:sz="0" w:space="0" w:color="auto"/>
                <w:bottom w:val="none" w:sz="0" w:space="0" w:color="auto"/>
                <w:right w:val="none" w:sz="0" w:space="0" w:color="auto"/>
              </w:divBdr>
            </w:div>
            <w:div w:id="1201939953">
              <w:marLeft w:val="0"/>
              <w:marRight w:val="0"/>
              <w:marTop w:val="0"/>
              <w:marBottom w:val="0"/>
              <w:divBdr>
                <w:top w:val="none" w:sz="0" w:space="0" w:color="auto"/>
                <w:left w:val="none" w:sz="0" w:space="0" w:color="auto"/>
                <w:bottom w:val="none" w:sz="0" w:space="0" w:color="auto"/>
                <w:right w:val="none" w:sz="0" w:space="0" w:color="auto"/>
              </w:divBdr>
            </w:div>
            <w:div w:id="1202670053">
              <w:marLeft w:val="0"/>
              <w:marRight w:val="0"/>
              <w:marTop w:val="0"/>
              <w:marBottom w:val="0"/>
              <w:divBdr>
                <w:top w:val="none" w:sz="0" w:space="0" w:color="auto"/>
                <w:left w:val="none" w:sz="0" w:space="0" w:color="auto"/>
                <w:bottom w:val="none" w:sz="0" w:space="0" w:color="auto"/>
                <w:right w:val="none" w:sz="0" w:space="0" w:color="auto"/>
              </w:divBdr>
            </w:div>
            <w:div w:id="1204486313">
              <w:marLeft w:val="0"/>
              <w:marRight w:val="0"/>
              <w:marTop w:val="0"/>
              <w:marBottom w:val="0"/>
              <w:divBdr>
                <w:top w:val="none" w:sz="0" w:space="0" w:color="auto"/>
                <w:left w:val="none" w:sz="0" w:space="0" w:color="auto"/>
                <w:bottom w:val="none" w:sz="0" w:space="0" w:color="auto"/>
                <w:right w:val="none" w:sz="0" w:space="0" w:color="auto"/>
              </w:divBdr>
            </w:div>
            <w:div w:id="1205941322">
              <w:marLeft w:val="0"/>
              <w:marRight w:val="0"/>
              <w:marTop w:val="0"/>
              <w:marBottom w:val="0"/>
              <w:divBdr>
                <w:top w:val="none" w:sz="0" w:space="0" w:color="auto"/>
                <w:left w:val="none" w:sz="0" w:space="0" w:color="auto"/>
                <w:bottom w:val="none" w:sz="0" w:space="0" w:color="auto"/>
                <w:right w:val="none" w:sz="0" w:space="0" w:color="auto"/>
              </w:divBdr>
            </w:div>
            <w:div w:id="1207371838">
              <w:marLeft w:val="0"/>
              <w:marRight w:val="0"/>
              <w:marTop w:val="0"/>
              <w:marBottom w:val="0"/>
              <w:divBdr>
                <w:top w:val="none" w:sz="0" w:space="0" w:color="auto"/>
                <w:left w:val="none" w:sz="0" w:space="0" w:color="auto"/>
                <w:bottom w:val="none" w:sz="0" w:space="0" w:color="auto"/>
                <w:right w:val="none" w:sz="0" w:space="0" w:color="auto"/>
              </w:divBdr>
            </w:div>
            <w:div w:id="1208712990">
              <w:marLeft w:val="0"/>
              <w:marRight w:val="0"/>
              <w:marTop w:val="0"/>
              <w:marBottom w:val="0"/>
              <w:divBdr>
                <w:top w:val="none" w:sz="0" w:space="0" w:color="auto"/>
                <w:left w:val="none" w:sz="0" w:space="0" w:color="auto"/>
                <w:bottom w:val="none" w:sz="0" w:space="0" w:color="auto"/>
                <w:right w:val="none" w:sz="0" w:space="0" w:color="auto"/>
              </w:divBdr>
            </w:div>
            <w:div w:id="1214537373">
              <w:marLeft w:val="0"/>
              <w:marRight w:val="0"/>
              <w:marTop w:val="0"/>
              <w:marBottom w:val="0"/>
              <w:divBdr>
                <w:top w:val="none" w:sz="0" w:space="0" w:color="auto"/>
                <w:left w:val="none" w:sz="0" w:space="0" w:color="auto"/>
                <w:bottom w:val="none" w:sz="0" w:space="0" w:color="auto"/>
                <w:right w:val="none" w:sz="0" w:space="0" w:color="auto"/>
              </w:divBdr>
            </w:div>
            <w:div w:id="1217473500">
              <w:marLeft w:val="0"/>
              <w:marRight w:val="0"/>
              <w:marTop w:val="0"/>
              <w:marBottom w:val="0"/>
              <w:divBdr>
                <w:top w:val="none" w:sz="0" w:space="0" w:color="auto"/>
                <w:left w:val="none" w:sz="0" w:space="0" w:color="auto"/>
                <w:bottom w:val="none" w:sz="0" w:space="0" w:color="auto"/>
                <w:right w:val="none" w:sz="0" w:space="0" w:color="auto"/>
              </w:divBdr>
            </w:div>
            <w:div w:id="1218083897">
              <w:marLeft w:val="0"/>
              <w:marRight w:val="0"/>
              <w:marTop w:val="0"/>
              <w:marBottom w:val="0"/>
              <w:divBdr>
                <w:top w:val="none" w:sz="0" w:space="0" w:color="auto"/>
                <w:left w:val="none" w:sz="0" w:space="0" w:color="auto"/>
                <w:bottom w:val="none" w:sz="0" w:space="0" w:color="auto"/>
                <w:right w:val="none" w:sz="0" w:space="0" w:color="auto"/>
              </w:divBdr>
            </w:div>
            <w:div w:id="1218274094">
              <w:marLeft w:val="0"/>
              <w:marRight w:val="0"/>
              <w:marTop w:val="0"/>
              <w:marBottom w:val="0"/>
              <w:divBdr>
                <w:top w:val="none" w:sz="0" w:space="0" w:color="auto"/>
                <w:left w:val="none" w:sz="0" w:space="0" w:color="auto"/>
                <w:bottom w:val="none" w:sz="0" w:space="0" w:color="auto"/>
                <w:right w:val="none" w:sz="0" w:space="0" w:color="auto"/>
              </w:divBdr>
            </w:div>
            <w:div w:id="1219709123">
              <w:marLeft w:val="0"/>
              <w:marRight w:val="0"/>
              <w:marTop w:val="0"/>
              <w:marBottom w:val="0"/>
              <w:divBdr>
                <w:top w:val="none" w:sz="0" w:space="0" w:color="auto"/>
                <w:left w:val="none" w:sz="0" w:space="0" w:color="auto"/>
                <w:bottom w:val="none" w:sz="0" w:space="0" w:color="auto"/>
                <w:right w:val="none" w:sz="0" w:space="0" w:color="auto"/>
              </w:divBdr>
            </w:div>
            <w:div w:id="1222130571">
              <w:marLeft w:val="0"/>
              <w:marRight w:val="0"/>
              <w:marTop w:val="0"/>
              <w:marBottom w:val="0"/>
              <w:divBdr>
                <w:top w:val="none" w:sz="0" w:space="0" w:color="auto"/>
                <w:left w:val="none" w:sz="0" w:space="0" w:color="auto"/>
                <w:bottom w:val="none" w:sz="0" w:space="0" w:color="auto"/>
                <w:right w:val="none" w:sz="0" w:space="0" w:color="auto"/>
              </w:divBdr>
            </w:div>
            <w:div w:id="1222715876">
              <w:marLeft w:val="0"/>
              <w:marRight w:val="0"/>
              <w:marTop w:val="0"/>
              <w:marBottom w:val="0"/>
              <w:divBdr>
                <w:top w:val="none" w:sz="0" w:space="0" w:color="auto"/>
                <w:left w:val="none" w:sz="0" w:space="0" w:color="auto"/>
                <w:bottom w:val="none" w:sz="0" w:space="0" w:color="auto"/>
                <w:right w:val="none" w:sz="0" w:space="0" w:color="auto"/>
              </w:divBdr>
            </w:div>
            <w:div w:id="1226532531">
              <w:marLeft w:val="0"/>
              <w:marRight w:val="0"/>
              <w:marTop w:val="0"/>
              <w:marBottom w:val="0"/>
              <w:divBdr>
                <w:top w:val="none" w:sz="0" w:space="0" w:color="auto"/>
                <w:left w:val="none" w:sz="0" w:space="0" w:color="auto"/>
                <w:bottom w:val="none" w:sz="0" w:space="0" w:color="auto"/>
                <w:right w:val="none" w:sz="0" w:space="0" w:color="auto"/>
              </w:divBdr>
            </w:div>
            <w:div w:id="1226644105">
              <w:marLeft w:val="0"/>
              <w:marRight w:val="0"/>
              <w:marTop w:val="0"/>
              <w:marBottom w:val="0"/>
              <w:divBdr>
                <w:top w:val="none" w:sz="0" w:space="0" w:color="auto"/>
                <w:left w:val="none" w:sz="0" w:space="0" w:color="auto"/>
                <w:bottom w:val="none" w:sz="0" w:space="0" w:color="auto"/>
                <w:right w:val="none" w:sz="0" w:space="0" w:color="auto"/>
              </w:divBdr>
            </w:div>
            <w:div w:id="1230188608">
              <w:marLeft w:val="0"/>
              <w:marRight w:val="0"/>
              <w:marTop w:val="0"/>
              <w:marBottom w:val="0"/>
              <w:divBdr>
                <w:top w:val="none" w:sz="0" w:space="0" w:color="auto"/>
                <w:left w:val="none" w:sz="0" w:space="0" w:color="auto"/>
                <w:bottom w:val="none" w:sz="0" w:space="0" w:color="auto"/>
                <w:right w:val="none" w:sz="0" w:space="0" w:color="auto"/>
              </w:divBdr>
            </w:div>
            <w:div w:id="1230923125">
              <w:marLeft w:val="0"/>
              <w:marRight w:val="0"/>
              <w:marTop w:val="0"/>
              <w:marBottom w:val="0"/>
              <w:divBdr>
                <w:top w:val="none" w:sz="0" w:space="0" w:color="auto"/>
                <w:left w:val="none" w:sz="0" w:space="0" w:color="auto"/>
                <w:bottom w:val="none" w:sz="0" w:space="0" w:color="auto"/>
                <w:right w:val="none" w:sz="0" w:space="0" w:color="auto"/>
              </w:divBdr>
            </w:div>
            <w:div w:id="1231648403">
              <w:marLeft w:val="0"/>
              <w:marRight w:val="0"/>
              <w:marTop w:val="0"/>
              <w:marBottom w:val="0"/>
              <w:divBdr>
                <w:top w:val="none" w:sz="0" w:space="0" w:color="auto"/>
                <w:left w:val="none" w:sz="0" w:space="0" w:color="auto"/>
                <w:bottom w:val="none" w:sz="0" w:space="0" w:color="auto"/>
                <w:right w:val="none" w:sz="0" w:space="0" w:color="auto"/>
              </w:divBdr>
            </w:div>
            <w:div w:id="1232231610">
              <w:marLeft w:val="0"/>
              <w:marRight w:val="0"/>
              <w:marTop w:val="0"/>
              <w:marBottom w:val="0"/>
              <w:divBdr>
                <w:top w:val="none" w:sz="0" w:space="0" w:color="auto"/>
                <w:left w:val="none" w:sz="0" w:space="0" w:color="auto"/>
                <w:bottom w:val="none" w:sz="0" w:space="0" w:color="auto"/>
                <w:right w:val="none" w:sz="0" w:space="0" w:color="auto"/>
              </w:divBdr>
            </w:div>
            <w:div w:id="1233856064">
              <w:marLeft w:val="0"/>
              <w:marRight w:val="0"/>
              <w:marTop w:val="0"/>
              <w:marBottom w:val="0"/>
              <w:divBdr>
                <w:top w:val="none" w:sz="0" w:space="0" w:color="auto"/>
                <w:left w:val="none" w:sz="0" w:space="0" w:color="auto"/>
                <w:bottom w:val="none" w:sz="0" w:space="0" w:color="auto"/>
                <w:right w:val="none" w:sz="0" w:space="0" w:color="auto"/>
              </w:divBdr>
            </w:div>
            <w:div w:id="1235434068">
              <w:marLeft w:val="0"/>
              <w:marRight w:val="0"/>
              <w:marTop w:val="0"/>
              <w:marBottom w:val="0"/>
              <w:divBdr>
                <w:top w:val="none" w:sz="0" w:space="0" w:color="auto"/>
                <w:left w:val="none" w:sz="0" w:space="0" w:color="auto"/>
                <w:bottom w:val="none" w:sz="0" w:space="0" w:color="auto"/>
                <w:right w:val="none" w:sz="0" w:space="0" w:color="auto"/>
              </w:divBdr>
            </w:div>
            <w:div w:id="1235436949">
              <w:marLeft w:val="0"/>
              <w:marRight w:val="0"/>
              <w:marTop w:val="0"/>
              <w:marBottom w:val="0"/>
              <w:divBdr>
                <w:top w:val="none" w:sz="0" w:space="0" w:color="auto"/>
                <w:left w:val="none" w:sz="0" w:space="0" w:color="auto"/>
                <w:bottom w:val="none" w:sz="0" w:space="0" w:color="auto"/>
                <w:right w:val="none" w:sz="0" w:space="0" w:color="auto"/>
              </w:divBdr>
            </w:div>
            <w:div w:id="1236889498">
              <w:marLeft w:val="0"/>
              <w:marRight w:val="0"/>
              <w:marTop w:val="0"/>
              <w:marBottom w:val="0"/>
              <w:divBdr>
                <w:top w:val="none" w:sz="0" w:space="0" w:color="auto"/>
                <w:left w:val="none" w:sz="0" w:space="0" w:color="auto"/>
                <w:bottom w:val="none" w:sz="0" w:space="0" w:color="auto"/>
                <w:right w:val="none" w:sz="0" w:space="0" w:color="auto"/>
              </w:divBdr>
            </w:div>
            <w:div w:id="1238176739">
              <w:marLeft w:val="0"/>
              <w:marRight w:val="0"/>
              <w:marTop w:val="0"/>
              <w:marBottom w:val="0"/>
              <w:divBdr>
                <w:top w:val="none" w:sz="0" w:space="0" w:color="auto"/>
                <w:left w:val="none" w:sz="0" w:space="0" w:color="auto"/>
                <w:bottom w:val="none" w:sz="0" w:space="0" w:color="auto"/>
                <w:right w:val="none" w:sz="0" w:space="0" w:color="auto"/>
              </w:divBdr>
            </w:div>
            <w:div w:id="1238248793">
              <w:marLeft w:val="0"/>
              <w:marRight w:val="0"/>
              <w:marTop w:val="0"/>
              <w:marBottom w:val="0"/>
              <w:divBdr>
                <w:top w:val="none" w:sz="0" w:space="0" w:color="auto"/>
                <w:left w:val="none" w:sz="0" w:space="0" w:color="auto"/>
                <w:bottom w:val="none" w:sz="0" w:space="0" w:color="auto"/>
                <w:right w:val="none" w:sz="0" w:space="0" w:color="auto"/>
              </w:divBdr>
            </w:div>
            <w:div w:id="1239630116">
              <w:marLeft w:val="0"/>
              <w:marRight w:val="0"/>
              <w:marTop w:val="0"/>
              <w:marBottom w:val="0"/>
              <w:divBdr>
                <w:top w:val="none" w:sz="0" w:space="0" w:color="auto"/>
                <w:left w:val="none" w:sz="0" w:space="0" w:color="auto"/>
                <w:bottom w:val="none" w:sz="0" w:space="0" w:color="auto"/>
                <w:right w:val="none" w:sz="0" w:space="0" w:color="auto"/>
              </w:divBdr>
            </w:div>
            <w:div w:id="1240409504">
              <w:marLeft w:val="0"/>
              <w:marRight w:val="0"/>
              <w:marTop w:val="0"/>
              <w:marBottom w:val="0"/>
              <w:divBdr>
                <w:top w:val="none" w:sz="0" w:space="0" w:color="auto"/>
                <w:left w:val="none" w:sz="0" w:space="0" w:color="auto"/>
                <w:bottom w:val="none" w:sz="0" w:space="0" w:color="auto"/>
                <w:right w:val="none" w:sz="0" w:space="0" w:color="auto"/>
              </w:divBdr>
            </w:div>
            <w:div w:id="1241058287">
              <w:marLeft w:val="0"/>
              <w:marRight w:val="0"/>
              <w:marTop w:val="0"/>
              <w:marBottom w:val="0"/>
              <w:divBdr>
                <w:top w:val="none" w:sz="0" w:space="0" w:color="auto"/>
                <w:left w:val="none" w:sz="0" w:space="0" w:color="auto"/>
                <w:bottom w:val="none" w:sz="0" w:space="0" w:color="auto"/>
                <w:right w:val="none" w:sz="0" w:space="0" w:color="auto"/>
              </w:divBdr>
            </w:div>
            <w:div w:id="1242450693">
              <w:marLeft w:val="0"/>
              <w:marRight w:val="0"/>
              <w:marTop w:val="0"/>
              <w:marBottom w:val="0"/>
              <w:divBdr>
                <w:top w:val="none" w:sz="0" w:space="0" w:color="auto"/>
                <w:left w:val="none" w:sz="0" w:space="0" w:color="auto"/>
                <w:bottom w:val="none" w:sz="0" w:space="0" w:color="auto"/>
                <w:right w:val="none" w:sz="0" w:space="0" w:color="auto"/>
              </w:divBdr>
            </w:div>
            <w:div w:id="1242720299">
              <w:marLeft w:val="0"/>
              <w:marRight w:val="0"/>
              <w:marTop w:val="0"/>
              <w:marBottom w:val="0"/>
              <w:divBdr>
                <w:top w:val="none" w:sz="0" w:space="0" w:color="auto"/>
                <w:left w:val="none" w:sz="0" w:space="0" w:color="auto"/>
                <w:bottom w:val="none" w:sz="0" w:space="0" w:color="auto"/>
                <w:right w:val="none" w:sz="0" w:space="0" w:color="auto"/>
              </w:divBdr>
            </w:div>
            <w:div w:id="1243681519">
              <w:marLeft w:val="0"/>
              <w:marRight w:val="0"/>
              <w:marTop w:val="0"/>
              <w:marBottom w:val="0"/>
              <w:divBdr>
                <w:top w:val="none" w:sz="0" w:space="0" w:color="auto"/>
                <w:left w:val="none" w:sz="0" w:space="0" w:color="auto"/>
                <w:bottom w:val="none" w:sz="0" w:space="0" w:color="auto"/>
                <w:right w:val="none" w:sz="0" w:space="0" w:color="auto"/>
              </w:divBdr>
            </w:div>
            <w:div w:id="1246647734">
              <w:marLeft w:val="0"/>
              <w:marRight w:val="0"/>
              <w:marTop w:val="0"/>
              <w:marBottom w:val="0"/>
              <w:divBdr>
                <w:top w:val="none" w:sz="0" w:space="0" w:color="auto"/>
                <w:left w:val="none" w:sz="0" w:space="0" w:color="auto"/>
                <w:bottom w:val="none" w:sz="0" w:space="0" w:color="auto"/>
                <w:right w:val="none" w:sz="0" w:space="0" w:color="auto"/>
              </w:divBdr>
            </w:div>
            <w:div w:id="1246695374">
              <w:marLeft w:val="0"/>
              <w:marRight w:val="0"/>
              <w:marTop w:val="0"/>
              <w:marBottom w:val="0"/>
              <w:divBdr>
                <w:top w:val="none" w:sz="0" w:space="0" w:color="auto"/>
                <w:left w:val="none" w:sz="0" w:space="0" w:color="auto"/>
                <w:bottom w:val="none" w:sz="0" w:space="0" w:color="auto"/>
                <w:right w:val="none" w:sz="0" w:space="0" w:color="auto"/>
              </w:divBdr>
            </w:div>
            <w:div w:id="1247378058">
              <w:marLeft w:val="0"/>
              <w:marRight w:val="0"/>
              <w:marTop w:val="0"/>
              <w:marBottom w:val="0"/>
              <w:divBdr>
                <w:top w:val="none" w:sz="0" w:space="0" w:color="auto"/>
                <w:left w:val="none" w:sz="0" w:space="0" w:color="auto"/>
                <w:bottom w:val="none" w:sz="0" w:space="0" w:color="auto"/>
                <w:right w:val="none" w:sz="0" w:space="0" w:color="auto"/>
              </w:divBdr>
            </w:div>
            <w:div w:id="1248154052">
              <w:marLeft w:val="0"/>
              <w:marRight w:val="0"/>
              <w:marTop w:val="0"/>
              <w:marBottom w:val="0"/>
              <w:divBdr>
                <w:top w:val="none" w:sz="0" w:space="0" w:color="auto"/>
                <w:left w:val="none" w:sz="0" w:space="0" w:color="auto"/>
                <w:bottom w:val="none" w:sz="0" w:space="0" w:color="auto"/>
                <w:right w:val="none" w:sz="0" w:space="0" w:color="auto"/>
              </w:divBdr>
            </w:div>
            <w:div w:id="1248267001">
              <w:marLeft w:val="0"/>
              <w:marRight w:val="0"/>
              <w:marTop w:val="0"/>
              <w:marBottom w:val="0"/>
              <w:divBdr>
                <w:top w:val="none" w:sz="0" w:space="0" w:color="auto"/>
                <w:left w:val="none" w:sz="0" w:space="0" w:color="auto"/>
                <w:bottom w:val="none" w:sz="0" w:space="0" w:color="auto"/>
                <w:right w:val="none" w:sz="0" w:space="0" w:color="auto"/>
              </w:divBdr>
            </w:div>
            <w:div w:id="1248348570">
              <w:marLeft w:val="0"/>
              <w:marRight w:val="0"/>
              <w:marTop w:val="0"/>
              <w:marBottom w:val="0"/>
              <w:divBdr>
                <w:top w:val="none" w:sz="0" w:space="0" w:color="auto"/>
                <w:left w:val="none" w:sz="0" w:space="0" w:color="auto"/>
                <w:bottom w:val="none" w:sz="0" w:space="0" w:color="auto"/>
                <w:right w:val="none" w:sz="0" w:space="0" w:color="auto"/>
              </w:divBdr>
            </w:div>
            <w:div w:id="1248492192">
              <w:marLeft w:val="0"/>
              <w:marRight w:val="0"/>
              <w:marTop w:val="0"/>
              <w:marBottom w:val="0"/>
              <w:divBdr>
                <w:top w:val="none" w:sz="0" w:space="0" w:color="auto"/>
                <w:left w:val="none" w:sz="0" w:space="0" w:color="auto"/>
                <w:bottom w:val="none" w:sz="0" w:space="0" w:color="auto"/>
                <w:right w:val="none" w:sz="0" w:space="0" w:color="auto"/>
              </w:divBdr>
            </w:div>
            <w:div w:id="1250384240">
              <w:marLeft w:val="0"/>
              <w:marRight w:val="0"/>
              <w:marTop w:val="0"/>
              <w:marBottom w:val="0"/>
              <w:divBdr>
                <w:top w:val="none" w:sz="0" w:space="0" w:color="auto"/>
                <w:left w:val="none" w:sz="0" w:space="0" w:color="auto"/>
                <w:bottom w:val="none" w:sz="0" w:space="0" w:color="auto"/>
                <w:right w:val="none" w:sz="0" w:space="0" w:color="auto"/>
              </w:divBdr>
            </w:div>
            <w:div w:id="1252156866">
              <w:marLeft w:val="0"/>
              <w:marRight w:val="0"/>
              <w:marTop w:val="0"/>
              <w:marBottom w:val="0"/>
              <w:divBdr>
                <w:top w:val="none" w:sz="0" w:space="0" w:color="auto"/>
                <w:left w:val="none" w:sz="0" w:space="0" w:color="auto"/>
                <w:bottom w:val="none" w:sz="0" w:space="0" w:color="auto"/>
                <w:right w:val="none" w:sz="0" w:space="0" w:color="auto"/>
              </w:divBdr>
              <w:divsChild>
                <w:div w:id="1207107">
                  <w:marLeft w:val="0"/>
                  <w:marRight w:val="0"/>
                  <w:marTop w:val="0"/>
                  <w:marBottom w:val="0"/>
                  <w:divBdr>
                    <w:top w:val="none" w:sz="0" w:space="0" w:color="auto"/>
                    <w:left w:val="none" w:sz="0" w:space="0" w:color="auto"/>
                    <w:bottom w:val="none" w:sz="0" w:space="0" w:color="auto"/>
                    <w:right w:val="none" w:sz="0" w:space="0" w:color="auto"/>
                  </w:divBdr>
                </w:div>
                <w:div w:id="1397594">
                  <w:marLeft w:val="0"/>
                  <w:marRight w:val="0"/>
                  <w:marTop w:val="0"/>
                  <w:marBottom w:val="0"/>
                  <w:divBdr>
                    <w:top w:val="none" w:sz="0" w:space="0" w:color="auto"/>
                    <w:left w:val="none" w:sz="0" w:space="0" w:color="auto"/>
                    <w:bottom w:val="none" w:sz="0" w:space="0" w:color="auto"/>
                    <w:right w:val="none" w:sz="0" w:space="0" w:color="auto"/>
                  </w:divBdr>
                </w:div>
                <w:div w:id="8918255">
                  <w:marLeft w:val="0"/>
                  <w:marRight w:val="0"/>
                  <w:marTop w:val="0"/>
                  <w:marBottom w:val="0"/>
                  <w:divBdr>
                    <w:top w:val="none" w:sz="0" w:space="0" w:color="auto"/>
                    <w:left w:val="none" w:sz="0" w:space="0" w:color="auto"/>
                    <w:bottom w:val="none" w:sz="0" w:space="0" w:color="auto"/>
                    <w:right w:val="none" w:sz="0" w:space="0" w:color="auto"/>
                  </w:divBdr>
                </w:div>
                <w:div w:id="11078731">
                  <w:marLeft w:val="0"/>
                  <w:marRight w:val="0"/>
                  <w:marTop w:val="0"/>
                  <w:marBottom w:val="0"/>
                  <w:divBdr>
                    <w:top w:val="none" w:sz="0" w:space="0" w:color="auto"/>
                    <w:left w:val="none" w:sz="0" w:space="0" w:color="auto"/>
                    <w:bottom w:val="none" w:sz="0" w:space="0" w:color="auto"/>
                    <w:right w:val="none" w:sz="0" w:space="0" w:color="auto"/>
                  </w:divBdr>
                </w:div>
                <w:div w:id="12731413">
                  <w:marLeft w:val="0"/>
                  <w:marRight w:val="0"/>
                  <w:marTop w:val="0"/>
                  <w:marBottom w:val="0"/>
                  <w:divBdr>
                    <w:top w:val="none" w:sz="0" w:space="0" w:color="auto"/>
                    <w:left w:val="none" w:sz="0" w:space="0" w:color="auto"/>
                    <w:bottom w:val="none" w:sz="0" w:space="0" w:color="auto"/>
                    <w:right w:val="none" w:sz="0" w:space="0" w:color="auto"/>
                  </w:divBdr>
                </w:div>
                <w:div w:id="15349707">
                  <w:marLeft w:val="0"/>
                  <w:marRight w:val="0"/>
                  <w:marTop w:val="0"/>
                  <w:marBottom w:val="0"/>
                  <w:divBdr>
                    <w:top w:val="none" w:sz="0" w:space="0" w:color="auto"/>
                    <w:left w:val="none" w:sz="0" w:space="0" w:color="auto"/>
                    <w:bottom w:val="none" w:sz="0" w:space="0" w:color="auto"/>
                    <w:right w:val="none" w:sz="0" w:space="0" w:color="auto"/>
                  </w:divBdr>
                </w:div>
                <w:div w:id="16204577">
                  <w:marLeft w:val="0"/>
                  <w:marRight w:val="0"/>
                  <w:marTop w:val="0"/>
                  <w:marBottom w:val="0"/>
                  <w:divBdr>
                    <w:top w:val="none" w:sz="0" w:space="0" w:color="auto"/>
                    <w:left w:val="none" w:sz="0" w:space="0" w:color="auto"/>
                    <w:bottom w:val="none" w:sz="0" w:space="0" w:color="auto"/>
                    <w:right w:val="none" w:sz="0" w:space="0" w:color="auto"/>
                  </w:divBdr>
                </w:div>
                <w:div w:id="16664731">
                  <w:marLeft w:val="0"/>
                  <w:marRight w:val="0"/>
                  <w:marTop w:val="0"/>
                  <w:marBottom w:val="0"/>
                  <w:divBdr>
                    <w:top w:val="none" w:sz="0" w:space="0" w:color="auto"/>
                    <w:left w:val="none" w:sz="0" w:space="0" w:color="auto"/>
                    <w:bottom w:val="none" w:sz="0" w:space="0" w:color="auto"/>
                    <w:right w:val="none" w:sz="0" w:space="0" w:color="auto"/>
                  </w:divBdr>
                </w:div>
                <w:div w:id="16930217">
                  <w:marLeft w:val="0"/>
                  <w:marRight w:val="0"/>
                  <w:marTop w:val="0"/>
                  <w:marBottom w:val="0"/>
                  <w:divBdr>
                    <w:top w:val="none" w:sz="0" w:space="0" w:color="auto"/>
                    <w:left w:val="none" w:sz="0" w:space="0" w:color="auto"/>
                    <w:bottom w:val="none" w:sz="0" w:space="0" w:color="auto"/>
                    <w:right w:val="none" w:sz="0" w:space="0" w:color="auto"/>
                  </w:divBdr>
                </w:div>
                <w:div w:id="17434948">
                  <w:marLeft w:val="0"/>
                  <w:marRight w:val="0"/>
                  <w:marTop w:val="0"/>
                  <w:marBottom w:val="0"/>
                  <w:divBdr>
                    <w:top w:val="none" w:sz="0" w:space="0" w:color="auto"/>
                    <w:left w:val="none" w:sz="0" w:space="0" w:color="auto"/>
                    <w:bottom w:val="none" w:sz="0" w:space="0" w:color="auto"/>
                    <w:right w:val="none" w:sz="0" w:space="0" w:color="auto"/>
                  </w:divBdr>
                </w:div>
                <w:div w:id="17775985">
                  <w:marLeft w:val="0"/>
                  <w:marRight w:val="0"/>
                  <w:marTop w:val="0"/>
                  <w:marBottom w:val="0"/>
                  <w:divBdr>
                    <w:top w:val="none" w:sz="0" w:space="0" w:color="auto"/>
                    <w:left w:val="none" w:sz="0" w:space="0" w:color="auto"/>
                    <w:bottom w:val="none" w:sz="0" w:space="0" w:color="auto"/>
                    <w:right w:val="none" w:sz="0" w:space="0" w:color="auto"/>
                  </w:divBdr>
                </w:div>
                <w:div w:id="22286196">
                  <w:marLeft w:val="0"/>
                  <w:marRight w:val="0"/>
                  <w:marTop w:val="0"/>
                  <w:marBottom w:val="0"/>
                  <w:divBdr>
                    <w:top w:val="none" w:sz="0" w:space="0" w:color="auto"/>
                    <w:left w:val="none" w:sz="0" w:space="0" w:color="auto"/>
                    <w:bottom w:val="none" w:sz="0" w:space="0" w:color="auto"/>
                    <w:right w:val="none" w:sz="0" w:space="0" w:color="auto"/>
                  </w:divBdr>
                </w:div>
                <w:div w:id="23479458">
                  <w:marLeft w:val="0"/>
                  <w:marRight w:val="0"/>
                  <w:marTop w:val="0"/>
                  <w:marBottom w:val="0"/>
                  <w:divBdr>
                    <w:top w:val="none" w:sz="0" w:space="0" w:color="auto"/>
                    <w:left w:val="none" w:sz="0" w:space="0" w:color="auto"/>
                    <w:bottom w:val="none" w:sz="0" w:space="0" w:color="auto"/>
                    <w:right w:val="none" w:sz="0" w:space="0" w:color="auto"/>
                  </w:divBdr>
                </w:div>
                <w:div w:id="24523123">
                  <w:marLeft w:val="0"/>
                  <w:marRight w:val="0"/>
                  <w:marTop w:val="0"/>
                  <w:marBottom w:val="0"/>
                  <w:divBdr>
                    <w:top w:val="none" w:sz="0" w:space="0" w:color="auto"/>
                    <w:left w:val="none" w:sz="0" w:space="0" w:color="auto"/>
                    <w:bottom w:val="none" w:sz="0" w:space="0" w:color="auto"/>
                    <w:right w:val="none" w:sz="0" w:space="0" w:color="auto"/>
                  </w:divBdr>
                </w:div>
                <w:div w:id="29842485">
                  <w:marLeft w:val="0"/>
                  <w:marRight w:val="0"/>
                  <w:marTop w:val="0"/>
                  <w:marBottom w:val="0"/>
                  <w:divBdr>
                    <w:top w:val="none" w:sz="0" w:space="0" w:color="auto"/>
                    <w:left w:val="none" w:sz="0" w:space="0" w:color="auto"/>
                    <w:bottom w:val="none" w:sz="0" w:space="0" w:color="auto"/>
                    <w:right w:val="none" w:sz="0" w:space="0" w:color="auto"/>
                  </w:divBdr>
                </w:div>
                <w:div w:id="32269039">
                  <w:marLeft w:val="0"/>
                  <w:marRight w:val="0"/>
                  <w:marTop w:val="0"/>
                  <w:marBottom w:val="0"/>
                  <w:divBdr>
                    <w:top w:val="none" w:sz="0" w:space="0" w:color="auto"/>
                    <w:left w:val="none" w:sz="0" w:space="0" w:color="auto"/>
                    <w:bottom w:val="none" w:sz="0" w:space="0" w:color="auto"/>
                    <w:right w:val="none" w:sz="0" w:space="0" w:color="auto"/>
                  </w:divBdr>
                </w:div>
                <w:div w:id="34543810">
                  <w:marLeft w:val="0"/>
                  <w:marRight w:val="0"/>
                  <w:marTop w:val="0"/>
                  <w:marBottom w:val="0"/>
                  <w:divBdr>
                    <w:top w:val="none" w:sz="0" w:space="0" w:color="auto"/>
                    <w:left w:val="none" w:sz="0" w:space="0" w:color="auto"/>
                    <w:bottom w:val="none" w:sz="0" w:space="0" w:color="auto"/>
                    <w:right w:val="none" w:sz="0" w:space="0" w:color="auto"/>
                  </w:divBdr>
                </w:div>
                <w:div w:id="35011575">
                  <w:marLeft w:val="0"/>
                  <w:marRight w:val="0"/>
                  <w:marTop w:val="0"/>
                  <w:marBottom w:val="0"/>
                  <w:divBdr>
                    <w:top w:val="none" w:sz="0" w:space="0" w:color="auto"/>
                    <w:left w:val="none" w:sz="0" w:space="0" w:color="auto"/>
                    <w:bottom w:val="none" w:sz="0" w:space="0" w:color="auto"/>
                    <w:right w:val="none" w:sz="0" w:space="0" w:color="auto"/>
                  </w:divBdr>
                </w:div>
                <w:div w:id="35157698">
                  <w:marLeft w:val="0"/>
                  <w:marRight w:val="0"/>
                  <w:marTop w:val="0"/>
                  <w:marBottom w:val="0"/>
                  <w:divBdr>
                    <w:top w:val="none" w:sz="0" w:space="0" w:color="auto"/>
                    <w:left w:val="none" w:sz="0" w:space="0" w:color="auto"/>
                    <w:bottom w:val="none" w:sz="0" w:space="0" w:color="auto"/>
                    <w:right w:val="none" w:sz="0" w:space="0" w:color="auto"/>
                  </w:divBdr>
                </w:div>
                <w:div w:id="36711492">
                  <w:marLeft w:val="0"/>
                  <w:marRight w:val="0"/>
                  <w:marTop w:val="0"/>
                  <w:marBottom w:val="0"/>
                  <w:divBdr>
                    <w:top w:val="none" w:sz="0" w:space="0" w:color="auto"/>
                    <w:left w:val="none" w:sz="0" w:space="0" w:color="auto"/>
                    <w:bottom w:val="none" w:sz="0" w:space="0" w:color="auto"/>
                    <w:right w:val="none" w:sz="0" w:space="0" w:color="auto"/>
                  </w:divBdr>
                </w:div>
                <w:div w:id="39863807">
                  <w:marLeft w:val="0"/>
                  <w:marRight w:val="0"/>
                  <w:marTop w:val="0"/>
                  <w:marBottom w:val="0"/>
                  <w:divBdr>
                    <w:top w:val="none" w:sz="0" w:space="0" w:color="auto"/>
                    <w:left w:val="none" w:sz="0" w:space="0" w:color="auto"/>
                    <w:bottom w:val="none" w:sz="0" w:space="0" w:color="auto"/>
                    <w:right w:val="none" w:sz="0" w:space="0" w:color="auto"/>
                  </w:divBdr>
                </w:div>
                <w:div w:id="40639754">
                  <w:marLeft w:val="0"/>
                  <w:marRight w:val="0"/>
                  <w:marTop w:val="0"/>
                  <w:marBottom w:val="0"/>
                  <w:divBdr>
                    <w:top w:val="none" w:sz="0" w:space="0" w:color="auto"/>
                    <w:left w:val="none" w:sz="0" w:space="0" w:color="auto"/>
                    <w:bottom w:val="none" w:sz="0" w:space="0" w:color="auto"/>
                    <w:right w:val="none" w:sz="0" w:space="0" w:color="auto"/>
                  </w:divBdr>
                </w:div>
                <w:div w:id="41292926">
                  <w:marLeft w:val="0"/>
                  <w:marRight w:val="0"/>
                  <w:marTop w:val="0"/>
                  <w:marBottom w:val="0"/>
                  <w:divBdr>
                    <w:top w:val="none" w:sz="0" w:space="0" w:color="auto"/>
                    <w:left w:val="none" w:sz="0" w:space="0" w:color="auto"/>
                    <w:bottom w:val="none" w:sz="0" w:space="0" w:color="auto"/>
                    <w:right w:val="none" w:sz="0" w:space="0" w:color="auto"/>
                  </w:divBdr>
                </w:div>
                <w:div w:id="43718744">
                  <w:marLeft w:val="0"/>
                  <w:marRight w:val="0"/>
                  <w:marTop w:val="0"/>
                  <w:marBottom w:val="0"/>
                  <w:divBdr>
                    <w:top w:val="none" w:sz="0" w:space="0" w:color="auto"/>
                    <w:left w:val="none" w:sz="0" w:space="0" w:color="auto"/>
                    <w:bottom w:val="none" w:sz="0" w:space="0" w:color="auto"/>
                    <w:right w:val="none" w:sz="0" w:space="0" w:color="auto"/>
                  </w:divBdr>
                </w:div>
                <w:div w:id="43795210">
                  <w:marLeft w:val="0"/>
                  <w:marRight w:val="0"/>
                  <w:marTop w:val="0"/>
                  <w:marBottom w:val="0"/>
                  <w:divBdr>
                    <w:top w:val="none" w:sz="0" w:space="0" w:color="auto"/>
                    <w:left w:val="none" w:sz="0" w:space="0" w:color="auto"/>
                    <w:bottom w:val="none" w:sz="0" w:space="0" w:color="auto"/>
                    <w:right w:val="none" w:sz="0" w:space="0" w:color="auto"/>
                  </w:divBdr>
                </w:div>
                <w:div w:id="44567775">
                  <w:marLeft w:val="0"/>
                  <w:marRight w:val="0"/>
                  <w:marTop w:val="0"/>
                  <w:marBottom w:val="0"/>
                  <w:divBdr>
                    <w:top w:val="none" w:sz="0" w:space="0" w:color="auto"/>
                    <w:left w:val="none" w:sz="0" w:space="0" w:color="auto"/>
                    <w:bottom w:val="none" w:sz="0" w:space="0" w:color="auto"/>
                    <w:right w:val="none" w:sz="0" w:space="0" w:color="auto"/>
                  </w:divBdr>
                </w:div>
                <w:div w:id="45373411">
                  <w:marLeft w:val="0"/>
                  <w:marRight w:val="0"/>
                  <w:marTop w:val="0"/>
                  <w:marBottom w:val="0"/>
                  <w:divBdr>
                    <w:top w:val="none" w:sz="0" w:space="0" w:color="auto"/>
                    <w:left w:val="none" w:sz="0" w:space="0" w:color="auto"/>
                    <w:bottom w:val="none" w:sz="0" w:space="0" w:color="auto"/>
                    <w:right w:val="none" w:sz="0" w:space="0" w:color="auto"/>
                  </w:divBdr>
                </w:div>
                <w:div w:id="48308785">
                  <w:marLeft w:val="0"/>
                  <w:marRight w:val="0"/>
                  <w:marTop w:val="0"/>
                  <w:marBottom w:val="0"/>
                  <w:divBdr>
                    <w:top w:val="none" w:sz="0" w:space="0" w:color="auto"/>
                    <w:left w:val="none" w:sz="0" w:space="0" w:color="auto"/>
                    <w:bottom w:val="none" w:sz="0" w:space="0" w:color="auto"/>
                    <w:right w:val="none" w:sz="0" w:space="0" w:color="auto"/>
                  </w:divBdr>
                </w:div>
                <w:div w:id="51537732">
                  <w:marLeft w:val="0"/>
                  <w:marRight w:val="0"/>
                  <w:marTop w:val="0"/>
                  <w:marBottom w:val="0"/>
                  <w:divBdr>
                    <w:top w:val="none" w:sz="0" w:space="0" w:color="auto"/>
                    <w:left w:val="none" w:sz="0" w:space="0" w:color="auto"/>
                    <w:bottom w:val="none" w:sz="0" w:space="0" w:color="auto"/>
                    <w:right w:val="none" w:sz="0" w:space="0" w:color="auto"/>
                  </w:divBdr>
                </w:div>
                <w:div w:id="51927360">
                  <w:marLeft w:val="0"/>
                  <w:marRight w:val="0"/>
                  <w:marTop w:val="0"/>
                  <w:marBottom w:val="0"/>
                  <w:divBdr>
                    <w:top w:val="none" w:sz="0" w:space="0" w:color="auto"/>
                    <w:left w:val="none" w:sz="0" w:space="0" w:color="auto"/>
                    <w:bottom w:val="none" w:sz="0" w:space="0" w:color="auto"/>
                    <w:right w:val="none" w:sz="0" w:space="0" w:color="auto"/>
                  </w:divBdr>
                </w:div>
                <w:div w:id="52051429">
                  <w:marLeft w:val="0"/>
                  <w:marRight w:val="0"/>
                  <w:marTop w:val="0"/>
                  <w:marBottom w:val="0"/>
                  <w:divBdr>
                    <w:top w:val="none" w:sz="0" w:space="0" w:color="auto"/>
                    <w:left w:val="none" w:sz="0" w:space="0" w:color="auto"/>
                    <w:bottom w:val="none" w:sz="0" w:space="0" w:color="auto"/>
                    <w:right w:val="none" w:sz="0" w:space="0" w:color="auto"/>
                  </w:divBdr>
                </w:div>
                <w:div w:id="52237158">
                  <w:marLeft w:val="0"/>
                  <w:marRight w:val="0"/>
                  <w:marTop w:val="0"/>
                  <w:marBottom w:val="0"/>
                  <w:divBdr>
                    <w:top w:val="none" w:sz="0" w:space="0" w:color="auto"/>
                    <w:left w:val="none" w:sz="0" w:space="0" w:color="auto"/>
                    <w:bottom w:val="none" w:sz="0" w:space="0" w:color="auto"/>
                    <w:right w:val="none" w:sz="0" w:space="0" w:color="auto"/>
                  </w:divBdr>
                </w:div>
                <w:div w:id="52237340">
                  <w:marLeft w:val="0"/>
                  <w:marRight w:val="0"/>
                  <w:marTop w:val="0"/>
                  <w:marBottom w:val="0"/>
                  <w:divBdr>
                    <w:top w:val="none" w:sz="0" w:space="0" w:color="auto"/>
                    <w:left w:val="none" w:sz="0" w:space="0" w:color="auto"/>
                    <w:bottom w:val="none" w:sz="0" w:space="0" w:color="auto"/>
                    <w:right w:val="none" w:sz="0" w:space="0" w:color="auto"/>
                  </w:divBdr>
                </w:div>
                <w:div w:id="53504663">
                  <w:marLeft w:val="0"/>
                  <w:marRight w:val="0"/>
                  <w:marTop w:val="0"/>
                  <w:marBottom w:val="0"/>
                  <w:divBdr>
                    <w:top w:val="none" w:sz="0" w:space="0" w:color="auto"/>
                    <w:left w:val="none" w:sz="0" w:space="0" w:color="auto"/>
                    <w:bottom w:val="none" w:sz="0" w:space="0" w:color="auto"/>
                    <w:right w:val="none" w:sz="0" w:space="0" w:color="auto"/>
                  </w:divBdr>
                </w:div>
                <w:div w:id="54395756">
                  <w:marLeft w:val="0"/>
                  <w:marRight w:val="0"/>
                  <w:marTop w:val="0"/>
                  <w:marBottom w:val="0"/>
                  <w:divBdr>
                    <w:top w:val="none" w:sz="0" w:space="0" w:color="auto"/>
                    <w:left w:val="none" w:sz="0" w:space="0" w:color="auto"/>
                    <w:bottom w:val="none" w:sz="0" w:space="0" w:color="auto"/>
                    <w:right w:val="none" w:sz="0" w:space="0" w:color="auto"/>
                  </w:divBdr>
                </w:div>
                <w:div w:id="59450723">
                  <w:marLeft w:val="0"/>
                  <w:marRight w:val="0"/>
                  <w:marTop w:val="0"/>
                  <w:marBottom w:val="0"/>
                  <w:divBdr>
                    <w:top w:val="none" w:sz="0" w:space="0" w:color="auto"/>
                    <w:left w:val="none" w:sz="0" w:space="0" w:color="auto"/>
                    <w:bottom w:val="none" w:sz="0" w:space="0" w:color="auto"/>
                    <w:right w:val="none" w:sz="0" w:space="0" w:color="auto"/>
                  </w:divBdr>
                </w:div>
                <w:div w:id="61412794">
                  <w:marLeft w:val="0"/>
                  <w:marRight w:val="0"/>
                  <w:marTop w:val="0"/>
                  <w:marBottom w:val="0"/>
                  <w:divBdr>
                    <w:top w:val="none" w:sz="0" w:space="0" w:color="auto"/>
                    <w:left w:val="none" w:sz="0" w:space="0" w:color="auto"/>
                    <w:bottom w:val="none" w:sz="0" w:space="0" w:color="auto"/>
                    <w:right w:val="none" w:sz="0" w:space="0" w:color="auto"/>
                  </w:divBdr>
                </w:div>
                <w:div w:id="62262556">
                  <w:marLeft w:val="0"/>
                  <w:marRight w:val="0"/>
                  <w:marTop w:val="0"/>
                  <w:marBottom w:val="0"/>
                  <w:divBdr>
                    <w:top w:val="none" w:sz="0" w:space="0" w:color="auto"/>
                    <w:left w:val="none" w:sz="0" w:space="0" w:color="auto"/>
                    <w:bottom w:val="none" w:sz="0" w:space="0" w:color="auto"/>
                    <w:right w:val="none" w:sz="0" w:space="0" w:color="auto"/>
                  </w:divBdr>
                </w:div>
                <w:div w:id="64691572">
                  <w:marLeft w:val="0"/>
                  <w:marRight w:val="0"/>
                  <w:marTop w:val="0"/>
                  <w:marBottom w:val="0"/>
                  <w:divBdr>
                    <w:top w:val="none" w:sz="0" w:space="0" w:color="auto"/>
                    <w:left w:val="none" w:sz="0" w:space="0" w:color="auto"/>
                    <w:bottom w:val="none" w:sz="0" w:space="0" w:color="auto"/>
                    <w:right w:val="none" w:sz="0" w:space="0" w:color="auto"/>
                  </w:divBdr>
                </w:div>
                <w:div w:id="66391697">
                  <w:marLeft w:val="0"/>
                  <w:marRight w:val="0"/>
                  <w:marTop w:val="0"/>
                  <w:marBottom w:val="0"/>
                  <w:divBdr>
                    <w:top w:val="none" w:sz="0" w:space="0" w:color="auto"/>
                    <w:left w:val="none" w:sz="0" w:space="0" w:color="auto"/>
                    <w:bottom w:val="none" w:sz="0" w:space="0" w:color="auto"/>
                    <w:right w:val="none" w:sz="0" w:space="0" w:color="auto"/>
                  </w:divBdr>
                </w:div>
                <w:div w:id="76101335">
                  <w:marLeft w:val="0"/>
                  <w:marRight w:val="0"/>
                  <w:marTop w:val="0"/>
                  <w:marBottom w:val="0"/>
                  <w:divBdr>
                    <w:top w:val="none" w:sz="0" w:space="0" w:color="auto"/>
                    <w:left w:val="none" w:sz="0" w:space="0" w:color="auto"/>
                    <w:bottom w:val="none" w:sz="0" w:space="0" w:color="auto"/>
                    <w:right w:val="none" w:sz="0" w:space="0" w:color="auto"/>
                  </w:divBdr>
                </w:div>
                <w:div w:id="81683384">
                  <w:marLeft w:val="0"/>
                  <w:marRight w:val="0"/>
                  <w:marTop w:val="0"/>
                  <w:marBottom w:val="0"/>
                  <w:divBdr>
                    <w:top w:val="none" w:sz="0" w:space="0" w:color="auto"/>
                    <w:left w:val="none" w:sz="0" w:space="0" w:color="auto"/>
                    <w:bottom w:val="none" w:sz="0" w:space="0" w:color="auto"/>
                    <w:right w:val="none" w:sz="0" w:space="0" w:color="auto"/>
                  </w:divBdr>
                </w:div>
                <w:div w:id="81805384">
                  <w:marLeft w:val="0"/>
                  <w:marRight w:val="0"/>
                  <w:marTop w:val="0"/>
                  <w:marBottom w:val="0"/>
                  <w:divBdr>
                    <w:top w:val="none" w:sz="0" w:space="0" w:color="auto"/>
                    <w:left w:val="none" w:sz="0" w:space="0" w:color="auto"/>
                    <w:bottom w:val="none" w:sz="0" w:space="0" w:color="auto"/>
                    <w:right w:val="none" w:sz="0" w:space="0" w:color="auto"/>
                  </w:divBdr>
                </w:div>
                <w:div w:id="81923416">
                  <w:marLeft w:val="0"/>
                  <w:marRight w:val="0"/>
                  <w:marTop w:val="0"/>
                  <w:marBottom w:val="0"/>
                  <w:divBdr>
                    <w:top w:val="none" w:sz="0" w:space="0" w:color="auto"/>
                    <w:left w:val="none" w:sz="0" w:space="0" w:color="auto"/>
                    <w:bottom w:val="none" w:sz="0" w:space="0" w:color="auto"/>
                    <w:right w:val="none" w:sz="0" w:space="0" w:color="auto"/>
                  </w:divBdr>
                </w:div>
                <w:div w:id="82343611">
                  <w:marLeft w:val="0"/>
                  <w:marRight w:val="0"/>
                  <w:marTop w:val="0"/>
                  <w:marBottom w:val="0"/>
                  <w:divBdr>
                    <w:top w:val="none" w:sz="0" w:space="0" w:color="auto"/>
                    <w:left w:val="none" w:sz="0" w:space="0" w:color="auto"/>
                    <w:bottom w:val="none" w:sz="0" w:space="0" w:color="auto"/>
                    <w:right w:val="none" w:sz="0" w:space="0" w:color="auto"/>
                  </w:divBdr>
                </w:div>
                <w:div w:id="84427986">
                  <w:marLeft w:val="0"/>
                  <w:marRight w:val="0"/>
                  <w:marTop w:val="0"/>
                  <w:marBottom w:val="0"/>
                  <w:divBdr>
                    <w:top w:val="none" w:sz="0" w:space="0" w:color="auto"/>
                    <w:left w:val="none" w:sz="0" w:space="0" w:color="auto"/>
                    <w:bottom w:val="none" w:sz="0" w:space="0" w:color="auto"/>
                    <w:right w:val="none" w:sz="0" w:space="0" w:color="auto"/>
                  </w:divBdr>
                </w:div>
                <w:div w:id="88434338">
                  <w:marLeft w:val="0"/>
                  <w:marRight w:val="0"/>
                  <w:marTop w:val="0"/>
                  <w:marBottom w:val="0"/>
                  <w:divBdr>
                    <w:top w:val="none" w:sz="0" w:space="0" w:color="auto"/>
                    <w:left w:val="none" w:sz="0" w:space="0" w:color="auto"/>
                    <w:bottom w:val="none" w:sz="0" w:space="0" w:color="auto"/>
                    <w:right w:val="none" w:sz="0" w:space="0" w:color="auto"/>
                  </w:divBdr>
                </w:div>
                <w:div w:id="95372417">
                  <w:marLeft w:val="0"/>
                  <w:marRight w:val="0"/>
                  <w:marTop w:val="0"/>
                  <w:marBottom w:val="0"/>
                  <w:divBdr>
                    <w:top w:val="none" w:sz="0" w:space="0" w:color="auto"/>
                    <w:left w:val="none" w:sz="0" w:space="0" w:color="auto"/>
                    <w:bottom w:val="none" w:sz="0" w:space="0" w:color="auto"/>
                    <w:right w:val="none" w:sz="0" w:space="0" w:color="auto"/>
                  </w:divBdr>
                </w:div>
                <w:div w:id="96872593">
                  <w:marLeft w:val="0"/>
                  <w:marRight w:val="0"/>
                  <w:marTop w:val="0"/>
                  <w:marBottom w:val="0"/>
                  <w:divBdr>
                    <w:top w:val="none" w:sz="0" w:space="0" w:color="auto"/>
                    <w:left w:val="none" w:sz="0" w:space="0" w:color="auto"/>
                    <w:bottom w:val="none" w:sz="0" w:space="0" w:color="auto"/>
                    <w:right w:val="none" w:sz="0" w:space="0" w:color="auto"/>
                  </w:divBdr>
                </w:div>
                <w:div w:id="99882392">
                  <w:marLeft w:val="0"/>
                  <w:marRight w:val="0"/>
                  <w:marTop w:val="0"/>
                  <w:marBottom w:val="0"/>
                  <w:divBdr>
                    <w:top w:val="none" w:sz="0" w:space="0" w:color="auto"/>
                    <w:left w:val="none" w:sz="0" w:space="0" w:color="auto"/>
                    <w:bottom w:val="none" w:sz="0" w:space="0" w:color="auto"/>
                    <w:right w:val="none" w:sz="0" w:space="0" w:color="auto"/>
                  </w:divBdr>
                </w:div>
                <w:div w:id="101076040">
                  <w:marLeft w:val="0"/>
                  <w:marRight w:val="0"/>
                  <w:marTop w:val="0"/>
                  <w:marBottom w:val="0"/>
                  <w:divBdr>
                    <w:top w:val="none" w:sz="0" w:space="0" w:color="auto"/>
                    <w:left w:val="none" w:sz="0" w:space="0" w:color="auto"/>
                    <w:bottom w:val="none" w:sz="0" w:space="0" w:color="auto"/>
                    <w:right w:val="none" w:sz="0" w:space="0" w:color="auto"/>
                  </w:divBdr>
                </w:div>
                <w:div w:id="101656178">
                  <w:marLeft w:val="0"/>
                  <w:marRight w:val="0"/>
                  <w:marTop w:val="0"/>
                  <w:marBottom w:val="0"/>
                  <w:divBdr>
                    <w:top w:val="none" w:sz="0" w:space="0" w:color="auto"/>
                    <w:left w:val="none" w:sz="0" w:space="0" w:color="auto"/>
                    <w:bottom w:val="none" w:sz="0" w:space="0" w:color="auto"/>
                    <w:right w:val="none" w:sz="0" w:space="0" w:color="auto"/>
                  </w:divBdr>
                </w:div>
                <w:div w:id="107166910">
                  <w:marLeft w:val="0"/>
                  <w:marRight w:val="0"/>
                  <w:marTop w:val="0"/>
                  <w:marBottom w:val="0"/>
                  <w:divBdr>
                    <w:top w:val="none" w:sz="0" w:space="0" w:color="auto"/>
                    <w:left w:val="none" w:sz="0" w:space="0" w:color="auto"/>
                    <w:bottom w:val="none" w:sz="0" w:space="0" w:color="auto"/>
                    <w:right w:val="none" w:sz="0" w:space="0" w:color="auto"/>
                  </w:divBdr>
                </w:div>
                <w:div w:id="107745174">
                  <w:marLeft w:val="0"/>
                  <w:marRight w:val="0"/>
                  <w:marTop w:val="0"/>
                  <w:marBottom w:val="0"/>
                  <w:divBdr>
                    <w:top w:val="none" w:sz="0" w:space="0" w:color="auto"/>
                    <w:left w:val="none" w:sz="0" w:space="0" w:color="auto"/>
                    <w:bottom w:val="none" w:sz="0" w:space="0" w:color="auto"/>
                    <w:right w:val="none" w:sz="0" w:space="0" w:color="auto"/>
                  </w:divBdr>
                </w:div>
                <w:div w:id="108479858">
                  <w:marLeft w:val="0"/>
                  <w:marRight w:val="0"/>
                  <w:marTop w:val="0"/>
                  <w:marBottom w:val="0"/>
                  <w:divBdr>
                    <w:top w:val="none" w:sz="0" w:space="0" w:color="auto"/>
                    <w:left w:val="none" w:sz="0" w:space="0" w:color="auto"/>
                    <w:bottom w:val="none" w:sz="0" w:space="0" w:color="auto"/>
                    <w:right w:val="none" w:sz="0" w:space="0" w:color="auto"/>
                  </w:divBdr>
                </w:div>
                <w:div w:id="114104728">
                  <w:marLeft w:val="0"/>
                  <w:marRight w:val="0"/>
                  <w:marTop w:val="0"/>
                  <w:marBottom w:val="0"/>
                  <w:divBdr>
                    <w:top w:val="none" w:sz="0" w:space="0" w:color="auto"/>
                    <w:left w:val="none" w:sz="0" w:space="0" w:color="auto"/>
                    <w:bottom w:val="none" w:sz="0" w:space="0" w:color="auto"/>
                    <w:right w:val="none" w:sz="0" w:space="0" w:color="auto"/>
                  </w:divBdr>
                </w:div>
                <w:div w:id="115217947">
                  <w:marLeft w:val="0"/>
                  <w:marRight w:val="0"/>
                  <w:marTop w:val="0"/>
                  <w:marBottom w:val="0"/>
                  <w:divBdr>
                    <w:top w:val="none" w:sz="0" w:space="0" w:color="auto"/>
                    <w:left w:val="none" w:sz="0" w:space="0" w:color="auto"/>
                    <w:bottom w:val="none" w:sz="0" w:space="0" w:color="auto"/>
                    <w:right w:val="none" w:sz="0" w:space="0" w:color="auto"/>
                  </w:divBdr>
                </w:div>
                <w:div w:id="115760278">
                  <w:marLeft w:val="0"/>
                  <w:marRight w:val="0"/>
                  <w:marTop w:val="0"/>
                  <w:marBottom w:val="0"/>
                  <w:divBdr>
                    <w:top w:val="none" w:sz="0" w:space="0" w:color="auto"/>
                    <w:left w:val="none" w:sz="0" w:space="0" w:color="auto"/>
                    <w:bottom w:val="none" w:sz="0" w:space="0" w:color="auto"/>
                    <w:right w:val="none" w:sz="0" w:space="0" w:color="auto"/>
                  </w:divBdr>
                </w:div>
                <w:div w:id="116489830">
                  <w:marLeft w:val="0"/>
                  <w:marRight w:val="0"/>
                  <w:marTop w:val="0"/>
                  <w:marBottom w:val="0"/>
                  <w:divBdr>
                    <w:top w:val="none" w:sz="0" w:space="0" w:color="auto"/>
                    <w:left w:val="none" w:sz="0" w:space="0" w:color="auto"/>
                    <w:bottom w:val="none" w:sz="0" w:space="0" w:color="auto"/>
                    <w:right w:val="none" w:sz="0" w:space="0" w:color="auto"/>
                  </w:divBdr>
                </w:div>
                <w:div w:id="118768381">
                  <w:marLeft w:val="0"/>
                  <w:marRight w:val="0"/>
                  <w:marTop w:val="0"/>
                  <w:marBottom w:val="0"/>
                  <w:divBdr>
                    <w:top w:val="none" w:sz="0" w:space="0" w:color="auto"/>
                    <w:left w:val="none" w:sz="0" w:space="0" w:color="auto"/>
                    <w:bottom w:val="none" w:sz="0" w:space="0" w:color="auto"/>
                    <w:right w:val="none" w:sz="0" w:space="0" w:color="auto"/>
                  </w:divBdr>
                </w:div>
                <w:div w:id="119884049">
                  <w:marLeft w:val="0"/>
                  <w:marRight w:val="0"/>
                  <w:marTop w:val="0"/>
                  <w:marBottom w:val="0"/>
                  <w:divBdr>
                    <w:top w:val="none" w:sz="0" w:space="0" w:color="auto"/>
                    <w:left w:val="none" w:sz="0" w:space="0" w:color="auto"/>
                    <w:bottom w:val="none" w:sz="0" w:space="0" w:color="auto"/>
                    <w:right w:val="none" w:sz="0" w:space="0" w:color="auto"/>
                  </w:divBdr>
                </w:div>
                <w:div w:id="121003862">
                  <w:marLeft w:val="0"/>
                  <w:marRight w:val="0"/>
                  <w:marTop w:val="0"/>
                  <w:marBottom w:val="0"/>
                  <w:divBdr>
                    <w:top w:val="none" w:sz="0" w:space="0" w:color="auto"/>
                    <w:left w:val="none" w:sz="0" w:space="0" w:color="auto"/>
                    <w:bottom w:val="none" w:sz="0" w:space="0" w:color="auto"/>
                    <w:right w:val="none" w:sz="0" w:space="0" w:color="auto"/>
                  </w:divBdr>
                </w:div>
                <w:div w:id="121383885">
                  <w:marLeft w:val="0"/>
                  <w:marRight w:val="0"/>
                  <w:marTop w:val="0"/>
                  <w:marBottom w:val="0"/>
                  <w:divBdr>
                    <w:top w:val="none" w:sz="0" w:space="0" w:color="auto"/>
                    <w:left w:val="none" w:sz="0" w:space="0" w:color="auto"/>
                    <w:bottom w:val="none" w:sz="0" w:space="0" w:color="auto"/>
                    <w:right w:val="none" w:sz="0" w:space="0" w:color="auto"/>
                  </w:divBdr>
                </w:div>
                <w:div w:id="121660565">
                  <w:marLeft w:val="0"/>
                  <w:marRight w:val="0"/>
                  <w:marTop w:val="0"/>
                  <w:marBottom w:val="0"/>
                  <w:divBdr>
                    <w:top w:val="none" w:sz="0" w:space="0" w:color="auto"/>
                    <w:left w:val="none" w:sz="0" w:space="0" w:color="auto"/>
                    <w:bottom w:val="none" w:sz="0" w:space="0" w:color="auto"/>
                    <w:right w:val="none" w:sz="0" w:space="0" w:color="auto"/>
                  </w:divBdr>
                </w:div>
                <w:div w:id="127279905">
                  <w:marLeft w:val="0"/>
                  <w:marRight w:val="0"/>
                  <w:marTop w:val="0"/>
                  <w:marBottom w:val="0"/>
                  <w:divBdr>
                    <w:top w:val="none" w:sz="0" w:space="0" w:color="auto"/>
                    <w:left w:val="none" w:sz="0" w:space="0" w:color="auto"/>
                    <w:bottom w:val="none" w:sz="0" w:space="0" w:color="auto"/>
                    <w:right w:val="none" w:sz="0" w:space="0" w:color="auto"/>
                  </w:divBdr>
                </w:div>
                <w:div w:id="127550153">
                  <w:marLeft w:val="0"/>
                  <w:marRight w:val="0"/>
                  <w:marTop w:val="0"/>
                  <w:marBottom w:val="0"/>
                  <w:divBdr>
                    <w:top w:val="none" w:sz="0" w:space="0" w:color="auto"/>
                    <w:left w:val="none" w:sz="0" w:space="0" w:color="auto"/>
                    <w:bottom w:val="none" w:sz="0" w:space="0" w:color="auto"/>
                    <w:right w:val="none" w:sz="0" w:space="0" w:color="auto"/>
                  </w:divBdr>
                </w:div>
                <w:div w:id="128520288">
                  <w:marLeft w:val="0"/>
                  <w:marRight w:val="0"/>
                  <w:marTop w:val="0"/>
                  <w:marBottom w:val="0"/>
                  <w:divBdr>
                    <w:top w:val="none" w:sz="0" w:space="0" w:color="auto"/>
                    <w:left w:val="none" w:sz="0" w:space="0" w:color="auto"/>
                    <w:bottom w:val="none" w:sz="0" w:space="0" w:color="auto"/>
                    <w:right w:val="none" w:sz="0" w:space="0" w:color="auto"/>
                  </w:divBdr>
                </w:div>
                <w:div w:id="131674889">
                  <w:marLeft w:val="0"/>
                  <w:marRight w:val="0"/>
                  <w:marTop w:val="0"/>
                  <w:marBottom w:val="0"/>
                  <w:divBdr>
                    <w:top w:val="none" w:sz="0" w:space="0" w:color="auto"/>
                    <w:left w:val="none" w:sz="0" w:space="0" w:color="auto"/>
                    <w:bottom w:val="none" w:sz="0" w:space="0" w:color="auto"/>
                    <w:right w:val="none" w:sz="0" w:space="0" w:color="auto"/>
                  </w:divBdr>
                </w:div>
                <w:div w:id="131754008">
                  <w:marLeft w:val="0"/>
                  <w:marRight w:val="0"/>
                  <w:marTop w:val="0"/>
                  <w:marBottom w:val="0"/>
                  <w:divBdr>
                    <w:top w:val="none" w:sz="0" w:space="0" w:color="auto"/>
                    <w:left w:val="none" w:sz="0" w:space="0" w:color="auto"/>
                    <w:bottom w:val="none" w:sz="0" w:space="0" w:color="auto"/>
                    <w:right w:val="none" w:sz="0" w:space="0" w:color="auto"/>
                  </w:divBdr>
                </w:div>
                <w:div w:id="134492518">
                  <w:marLeft w:val="0"/>
                  <w:marRight w:val="0"/>
                  <w:marTop w:val="0"/>
                  <w:marBottom w:val="0"/>
                  <w:divBdr>
                    <w:top w:val="none" w:sz="0" w:space="0" w:color="auto"/>
                    <w:left w:val="none" w:sz="0" w:space="0" w:color="auto"/>
                    <w:bottom w:val="none" w:sz="0" w:space="0" w:color="auto"/>
                    <w:right w:val="none" w:sz="0" w:space="0" w:color="auto"/>
                  </w:divBdr>
                </w:div>
                <w:div w:id="135150669">
                  <w:marLeft w:val="0"/>
                  <w:marRight w:val="0"/>
                  <w:marTop w:val="0"/>
                  <w:marBottom w:val="0"/>
                  <w:divBdr>
                    <w:top w:val="none" w:sz="0" w:space="0" w:color="auto"/>
                    <w:left w:val="none" w:sz="0" w:space="0" w:color="auto"/>
                    <w:bottom w:val="none" w:sz="0" w:space="0" w:color="auto"/>
                    <w:right w:val="none" w:sz="0" w:space="0" w:color="auto"/>
                  </w:divBdr>
                </w:div>
                <w:div w:id="140466182">
                  <w:marLeft w:val="0"/>
                  <w:marRight w:val="0"/>
                  <w:marTop w:val="0"/>
                  <w:marBottom w:val="0"/>
                  <w:divBdr>
                    <w:top w:val="none" w:sz="0" w:space="0" w:color="auto"/>
                    <w:left w:val="none" w:sz="0" w:space="0" w:color="auto"/>
                    <w:bottom w:val="none" w:sz="0" w:space="0" w:color="auto"/>
                    <w:right w:val="none" w:sz="0" w:space="0" w:color="auto"/>
                  </w:divBdr>
                </w:div>
                <w:div w:id="141822748">
                  <w:marLeft w:val="0"/>
                  <w:marRight w:val="0"/>
                  <w:marTop w:val="0"/>
                  <w:marBottom w:val="0"/>
                  <w:divBdr>
                    <w:top w:val="none" w:sz="0" w:space="0" w:color="auto"/>
                    <w:left w:val="none" w:sz="0" w:space="0" w:color="auto"/>
                    <w:bottom w:val="none" w:sz="0" w:space="0" w:color="auto"/>
                    <w:right w:val="none" w:sz="0" w:space="0" w:color="auto"/>
                  </w:divBdr>
                </w:div>
                <w:div w:id="143591262">
                  <w:marLeft w:val="0"/>
                  <w:marRight w:val="0"/>
                  <w:marTop w:val="0"/>
                  <w:marBottom w:val="0"/>
                  <w:divBdr>
                    <w:top w:val="none" w:sz="0" w:space="0" w:color="auto"/>
                    <w:left w:val="none" w:sz="0" w:space="0" w:color="auto"/>
                    <w:bottom w:val="none" w:sz="0" w:space="0" w:color="auto"/>
                    <w:right w:val="none" w:sz="0" w:space="0" w:color="auto"/>
                  </w:divBdr>
                </w:div>
                <w:div w:id="144132296">
                  <w:marLeft w:val="0"/>
                  <w:marRight w:val="0"/>
                  <w:marTop w:val="0"/>
                  <w:marBottom w:val="0"/>
                  <w:divBdr>
                    <w:top w:val="none" w:sz="0" w:space="0" w:color="auto"/>
                    <w:left w:val="none" w:sz="0" w:space="0" w:color="auto"/>
                    <w:bottom w:val="none" w:sz="0" w:space="0" w:color="auto"/>
                    <w:right w:val="none" w:sz="0" w:space="0" w:color="auto"/>
                  </w:divBdr>
                </w:div>
                <w:div w:id="144325867">
                  <w:marLeft w:val="0"/>
                  <w:marRight w:val="0"/>
                  <w:marTop w:val="0"/>
                  <w:marBottom w:val="0"/>
                  <w:divBdr>
                    <w:top w:val="none" w:sz="0" w:space="0" w:color="auto"/>
                    <w:left w:val="none" w:sz="0" w:space="0" w:color="auto"/>
                    <w:bottom w:val="none" w:sz="0" w:space="0" w:color="auto"/>
                    <w:right w:val="none" w:sz="0" w:space="0" w:color="auto"/>
                  </w:divBdr>
                </w:div>
                <w:div w:id="149255673">
                  <w:marLeft w:val="0"/>
                  <w:marRight w:val="0"/>
                  <w:marTop w:val="0"/>
                  <w:marBottom w:val="0"/>
                  <w:divBdr>
                    <w:top w:val="none" w:sz="0" w:space="0" w:color="auto"/>
                    <w:left w:val="none" w:sz="0" w:space="0" w:color="auto"/>
                    <w:bottom w:val="none" w:sz="0" w:space="0" w:color="auto"/>
                    <w:right w:val="none" w:sz="0" w:space="0" w:color="auto"/>
                  </w:divBdr>
                </w:div>
                <w:div w:id="150802375">
                  <w:marLeft w:val="0"/>
                  <w:marRight w:val="0"/>
                  <w:marTop w:val="0"/>
                  <w:marBottom w:val="0"/>
                  <w:divBdr>
                    <w:top w:val="none" w:sz="0" w:space="0" w:color="auto"/>
                    <w:left w:val="none" w:sz="0" w:space="0" w:color="auto"/>
                    <w:bottom w:val="none" w:sz="0" w:space="0" w:color="auto"/>
                    <w:right w:val="none" w:sz="0" w:space="0" w:color="auto"/>
                  </w:divBdr>
                </w:div>
                <w:div w:id="151993175">
                  <w:marLeft w:val="0"/>
                  <w:marRight w:val="0"/>
                  <w:marTop w:val="0"/>
                  <w:marBottom w:val="0"/>
                  <w:divBdr>
                    <w:top w:val="none" w:sz="0" w:space="0" w:color="auto"/>
                    <w:left w:val="none" w:sz="0" w:space="0" w:color="auto"/>
                    <w:bottom w:val="none" w:sz="0" w:space="0" w:color="auto"/>
                    <w:right w:val="none" w:sz="0" w:space="0" w:color="auto"/>
                  </w:divBdr>
                </w:div>
                <w:div w:id="152575045">
                  <w:marLeft w:val="0"/>
                  <w:marRight w:val="0"/>
                  <w:marTop w:val="0"/>
                  <w:marBottom w:val="0"/>
                  <w:divBdr>
                    <w:top w:val="none" w:sz="0" w:space="0" w:color="auto"/>
                    <w:left w:val="none" w:sz="0" w:space="0" w:color="auto"/>
                    <w:bottom w:val="none" w:sz="0" w:space="0" w:color="auto"/>
                    <w:right w:val="none" w:sz="0" w:space="0" w:color="auto"/>
                  </w:divBdr>
                </w:div>
                <w:div w:id="152842283">
                  <w:marLeft w:val="0"/>
                  <w:marRight w:val="0"/>
                  <w:marTop w:val="0"/>
                  <w:marBottom w:val="0"/>
                  <w:divBdr>
                    <w:top w:val="none" w:sz="0" w:space="0" w:color="auto"/>
                    <w:left w:val="none" w:sz="0" w:space="0" w:color="auto"/>
                    <w:bottom w:val="none" w:sz="0" w:space="0" w:color="auto"/>
                    <w:right w:val="none" w:sz="0" w:space="0" w:color="auto"/>
                  </w:divBdr>
                </w:div>
                <w:div w:id="153499304">
                  <w:marLeft w:val="0"/>
                  <w:marRight w:val="0"/>
                  <w:marTop w:val="0"/>
                  <w:marBottom w:val="0"/>
                  <w:divBdr>
                    <w:top w:val="none" w:sz="0" w:space="0" w:color="auto"/>
                    <w:left w:val="none" w:sz="0" w:space="0" w:color="auto"/>
                    <w:bottom w:val="none" w:sz="0" w:space="0" w:color="auto"/>
                    <w:right w:val="none" w:sz="0" w:space="0" w:color="auto"/>
                  </w:divBdr>
                </w:div>
                <w:div w:id="153642509">
                  <w:marLeft w:val="0"/>
                  <w:marRight w:val="0"/>
                  <w:marTop w:val="0"/>
                  <w:marBottom w:val="0"/>
                  <w:divBdr>
                    <w:top w:val="none" w:sz="0" w:space="0" w:color="auto"/>
                    <w:left w:val="none" w:sz="0" w:space="0" w:color="auto"/>
                    <w:bottom w:val="none" w:sz="0" w:space="0" w:color="auto"/>
                    <w:right w:val="none" w:sz="0" w:space="0" w:color="auto"/>
                  </w:divBdr>
                </w:div>
                <w:div w:id="155388900">
                  <w:marLeft w:val="0"/>
                  <w:marRight w:val="0"/>
                  <w:marTop w:val="0"/>
                  <w:marBottom w:val="0"/>
                  <w:divBdr>
                    <w:top w:val="none" w:sz="0" w:space="0" w:color="auto"/>
                    <w:left w:val="none" w:sz="0" w:space="0" w:color="auto"/>
                    <w:bottom w:val="none" w:sz="0" w:space="0" w:color="auto"/>
                    <w:right w:val="none" w:sz="0" w:space="0" w:color="auto"/>
                  </w:divBdr>
                </w:div>
                <w:div w:id="155728812">
                  <w:marLeft w:val="0"/>
                  <w:marRight w:val="0"/>
                  <w:marTop w:val="0"/>
                  <w:marBottom w:val="0"/>
                  <w:divBdr>
                    <w:top w:val="none" w:sz="0" w:space="0" w:color="auto"/>
                    <w:left w:val="none" w:sz="0" w:space="0" w:color="auto"/>
                    <w:bottom w:val="none" w:sz="0" w:space="0" w:color="auto"/>
                    <w:right w:val="none" w:sz="0" w:space="0" w:color="auto"/>
                  </w:divBdr>
                </w:div>
                <w:div w:id="155921300">
                  <w:marLeft w:val="0"/>
                  <w:marRight w:val="0"/>
                  <w:marTop w:val="0"/>
                  <w:marBottom w:val="0"/>
                  <w:divBdr>
                    <w:top w:val="none" w:sz="0" w:space="0" w:color="auto"/>
                    <w:left w:val="none" w:sz="0" w:space="0" w:color="auto"/>
                    <w:bottom w:val="none" w:sz="0" w:space="0" w:color="auto"/>
                    <w:right w:val="none" w:sz="0" w:space="0" w:color="auto"/>
                  </w:divBdr>
                </w:div>
                <w:div w:id="156725226">
                  <w:marLeft w:val="0"/>
                  <w:marRight w:val="0"/>
                  <w:marTop w:val="0"/>
                  <w:marBottom w:val="0"/>
                  <w:divBdr>
                    <w:top w:val="none" w:sz="0" w:space="0" w:color="auto"/>
                    <w:left w:val="none" w:sz="0" w:space="0" w:color="auto"/>
                    <w:bottom w:val="none" w:sz="0" w:space="0" w:color="auto"/>
                    <w:right w:val="none" w:sz="0" w:space="0" w:color="auto"/>
                  </w:divBdr>
                </w:div>
                <w:div w:id="157548554">
                  <w:marLeft w:val="0"/>
                  <w:marRight w:val="0"/>
                  <w:marTop w:val="0"/>
                  <w:marBottom w:val="0"/>
                  <w:divBdr>
                    <w:top w:val="none" w:sz="0" w:space="0" w:color="auto"/>
                    <w:left w:val="none" w:sz="0" w:space="0" w:color="auto"/>
                    <w:bottom w:val="none" w:sz="0" w:space="0" w:color="auto"/>
                    <w:right w:val="none" w:sz="0" w:space="0" w:color="auto"/>
                  </w:divBdr>
                </w:div>
                <w:div w:id="159855522">
                  <w:marLeft w:val="0"/>
                  <w:marRight w:val="0"/>
                  <w:marTop w:val="0"/>
                  <w:marBottom w:val="0"/>
                  <w:divBdr>
                    <w:top w:val="none" w:sz="0" w:space="0" w:color="auto"/>
                    <w:left w:val="none" w:sz="0" w:space="0" w:color="auto"/>
                    <w:bottom w:val="none" w:sz="0" w:space="0" w:color="auto"/>
                    <w:right w:val="none" w:sz="0" w:space="0" w:color="auto"/>
                  </w:divBdr>
                </w:div>
                <w:div w:id="159930546">
                  <w:marLeft w:val="0"/>
                  <w:marRight w:val="0"/>
                  <w:marTop w:val="0"/>
                  <w:marBottom w:val="0"/>
                  <w:divBdr>
                    <w:top w:val="none" w:sz="0" w:space="0" w:color="auto"/>
                    <w:left w:val="none" w:sz="0" w:space="0" w:color="auto"/>
                    <w:bottom w:val="none" w:sz="0" w:space="0" w:color="auto"/>
                    <w:right w:val="none" w:sz="0" w:space="0" w:color="auto"/>
                  </w:divBdr>
                </w:div>
                <w:div w:id="161970107">
                  <w:marLeft w:val="0"/>
                  <w:marRight w:val="0"/>
                  <w:marTop w:val="0"/>
                  <w:marBottom w:val="0"/>
                  <w:divBdr>
                    <w:top w:val="none" w:sz="0" w:space="0" w:color="auto"/>
                    <w:left w:val="none" w:sz="0" w:space="0" w:color="auto"/>
                    <w:bottom w:val="none" w:sz="0" w:space="0" w:color="auto"/>
                    <w:right w:val="none" w:sz="0" w:space="0" w:color="auto"/>
                  </w:divBdr>
                </w:div>
                <w:div w:id="162285478">
                  <w:marLeft w:val="0"/>
                  <w:marRight w:val="0"/>
                  <w:marTop w:val="0"/>
                  <w:marBottom w:val="0"/>
                  <w:divBdr>
                    <w:top w:val="none" w:sz="0" w:space="0" w:color="auto"/>
                    <w:left w:val="none" w:sz="0" w:space="0" w:color="auto"/>
                    <w:bottom w:val="none" w:sz="0" w:space="0" w:color="auto"/>
                    <w:right w:val="none" w:sz="0" w:space="0" w:color="auto"/>
                  </w:divBdr>
                </w:div>
                <w:div w:id="162556172">
                  <w:marLeft w:val="0"/>
                  <w:marRight w:val="0"/>
                  <w:marTop w:val="0"/>
                  <w:marBottom w:val="0"/>
                  <w:divBdr>
                    <w:top w:val="none" w:sz="0" w:space="0" w:color="auto"/>
                    <w:left w:val="none" w:sz="0" w:space="0" w:color="auto"/>
                    <w:bottom w:val="none" w:sz="0" w:space="0" w:color="auto"/>
                    <w:right w:val="none" w:sz="0" w:space="0" w:color="auto"/>
                  </w:divBdr>
                </w:div>
                <w:div w:id="164324166">
                  <w:marLeft w:val="0"/>
                  <w:marRight w:val="0"/>
                  <w:marTop w:val="0"/>
                  <w:marBottom w:val="0"/>
                  <w:divBdr>
                    <w:top w:val="none" w:sz="0" w:space="0" w:color="auto"/>
                    <w:left w:val="none" w:sz="0" w:space="0" w:color="auto"/>
                    <w:bottom w:val="none" w:sz="0" w:space="0" w:color="auto"/>
                    <w:right w:val="none" w:sz="0" w:space="0" w:color="auto"/>
                  </w:divBdr>
                </w:div>
                <w:div w:id="166016238">
                  <w:marLeft w:val="0"/>
                  <w:marRight w:val="0"/>
                  <w:marTop w:val="0"/>
                  <w:marBottom w:val="0"/>
                  <w:divBdr>
                    <w:top w:val="none" w:sz="0" w:space="0" w:color="auto"/>
                    <w:left w:val="none" w:sz="0" w:space="0" w:color="auto"/>
                    <w:bottom w:val="none" w:sz="0" w:space="0" w:color="auto"/>
                    <w:right w:val="none" w:sz="0" w:space="0" w:color="auto"/>
                  </w:divBdr>
                </w:div>
                <w:div w:id="168067006">
                  <w:marLeft w:val="0"/>
                  <w:marRight w:val="0"/>
                  <w:marTop w:val="0"/>
                  <w:marBottom w:val="0"/>
                  <w:divBdr>
                    <w:top w:val="none" w:sz="0" w:space="0" w:color="auto"/>
                    <w:left w:val="none" w:sz="0" w:space="0" w:color="auto"/>
                    <w:bottom w:val="none" w:sz="0" w:space="0" w:color="auto"/>
                    <w:right w:val="none" w:sz="0" w:space="0" w:color="auto"/>
                  </w:divBdr>
                </w:div>
                <w:div w:id="168911479">
                  <w:marLeft w:val="0"/>
                  <w:marRight w:val="0"/>
                  <w:marTop w:val="0"/>
                  <w:marBottom w:val="0"/>
                  <w:divBdr>
                    <w:top w:val="none" w:sz="0" w:space="0" w:color="auto"/>
                    <w:left w:val="none" w:sz="0" w:space="0" w:color="auto"/>
                    <w:bottom w:val="none" w:sz="0" w:space="0" w:color="auto"/>
                    <w:right w:val="none" w:sz="0" w:space="0" w:color="auto"/>
                  </w:divBdr>
                </w:div>
                <w:div w:id="170880556">
                  <w:marLeft w:val="0"/>
                  <w:marRight w:val="0"/>
                  <w:marTop w:val="0"/>
                  <w:marBottom w:val="0"/>
                  <w:divBdr>
                    <w:top w:val="none" w:sz="0" w:space="0" w:color="auto"/>
                    <w:left w:val="none" w:sz="0" w:space="0" w:color="auto"/>
                    <w:bottom w:val="none" w:sz="0" w:space="0" w:color="auto"/>
                    <w:right w:val="none" w:sz="0" w:space="0" w:color="auto"/>
                  </w:divBdr>
                </w:div>
                <w:div w:id="172767101">
                  <w:marLeft w:val="0"/>
                  <w:marRight w:val="0"/>
                  <w:marTop w:val="0"/>
                  <w:marBottom w:val="0"/>
                  <w:divBdr>
                    <w:top w:val="none" w:sz="0" w:space="0" w:color="auto"/>
                    <w:left w:val="none" w:sz="0" w:space="0" w:color="auto"/>
                    <w:bottom w:val="none" w:sz="0" w:space="0" w:color="auto"/>
                    <w:right w:val="none" w:sz="0" w:space="0" w:color="auto"/>
                  </w:divBdr>
                </w:div>
                <w:div w:id="174465261">
                  <w:marLeft w:val="0"/>
                  <w:marRight w:val="0"/>
                  <w:marTop w:val="0"/>
                  <w:marBottom w:val="0"/>
                  <w:divBdr>
                    <w:top w:val="none" w:sz="0" w:space="0" w:color="auto"/>
                    <w:left w:val="none" w:sz="0" w:space="0" w:color="auto"/>
                    <w:bottom w:val="none" w:sz="0" w:space="0" w:color="auto"/>
                    <w:right w:val="none" w:sz="0" w:space="0" w:color="auto"/>
                  </w:divBdr>
                </w:div>
                <w:div w:id="176042355">
                  <w:marLeft w:val="0"/>
                  <w:marRight w:val="0"/>
                  <w:marTop w:val="0"/>
                  <w:marBottom w:val="0"/>
                  <w:divBdr>
                    <w:top w:val="none" w:sz="0" w:space="0" w:color="auto"/>
                    <w:left w:val="none" w:sz="0" w:space="0" w:color="auto"/>
                    <w:bottom w:val="none" w:sz="0" w:space="0" w:color="auto"/>
                    <w:right w:val="none" w:sz="0" w:space="0" w:color="auto"/>
                  </w:divBdr>
                </w:div>
                <w:div w:id="177740772">
                  <w:marLeft w:val="0"/>
                  <w:marRight w:val="0"/>
                  <w:marTop w:val="0"/>
                  <w:marBottom w:val="0"/>
                  <w:divBdr>
                    <w:top w:val="none" w:sz="0" w:space="0" w:color="auto"/>
                    <w:left w:val="none" w:sz="0" w:space="0" w:color="auto"/>
                    <w:bottom w:val="none" w:sz="0" w:space="0" w:color="auto"/>
                    <w:right w:val="none" w:sz="0" w:space="0" w:color="auto"/>
                  </w:divBdr>
                </w:div>
                <w:div w:id="179322150">
                  <w:marLeft w:val="0"/>
                  <w:marRight w:val="0"/>
                  <w:marTop w:val="0"/>
                  <w:marBottom w:val="0"/>
                  <w:divBdr>
                    <w:top w:val="none" w:sz="0" w:space="0" w:color="auto"/>
                    <w:left w:val="none" w:sz="0" w:space="0" w:color="auto"/>
                    <w:bottom w:val="none" w:sz="0" w:space="0" w:color="auto"/>
                    <w:right w:val="none" w:sz="0" w:space="0" w:color="auto"/>
                  </w:divBdr>
                </w:div>
                <w:div w:id="179660324">
                  <w:marLeft w:val="0"/>
                  <w:marRight w:val="0"/>
                  <w:marTop w:val="0"/>
                  <w:marBottom w:val="0"/>
                  <w:divBdr>
                    <w:top w:val="none" w:sz="0" w:space="0" w:color="auto"/>
                    <w:left w:val="none" w:sz="0" w:space="0" w:color="auto"/>
                    <w:bottom w:val="none" w:sz="0" w:space="0" w:color="auto"/>
                    <w:right w:val="none" w:sz="0" w:space="0" w:color="auto"/>
                  </w:divBdr>
                </w:div>
                <w:div w:id="180171091">
                  <w:marLeft w:val="0"/>
                  <w:marRight w:val="0"/>
                  <w:marTop w:val="0"/>
                  <w:marBottom w:val="0"/>
                  <w:divBdr>
                    <w:top w:val="none" w:sz="0" w:space="0" w:color="auto"/>
                    <w:left w:val="none" w:sz="0" w:space="0" w:color="auto"/>
                    <w:bottom w:val="none" w:sz="0" w:space="0" w:color="auto"/>
                    <w:right w:val="none" w:sz="0" w:space="0" w:color="auto"/>
                  </w:divBdr>
                </w:div>
                <w:div w:id="180245516">
                  <w:marLeft w:val="0"/>
                  <w:marRight w:val="0"/>
                  <w:marTop w:val="0"/>
                  <w:marBottom w:val="0"/>
                  <w:divBdr>
                    <w:top w:val="none" w:sz="0" w:space="0" w:color="auto"/>
                    <w:left w:val="none" w:sz="0" w:space="0" w:color="auto"/>
                    <w:bottom w:val="none" w:sz="0" w:space="0" w:color="auto"/>
                    <w:right w:val="none" w:sz="0" w:space="0" w:color="auto"/>
                  </w:divBdr>
                </w:div>
                <w:div w:id="182132745">
                  <w:marLeft w:val="0"/>
                  <w:marRight w:val="0"/>
                  <w:marTop w:val="0"/>
                  <w:marBottom w:val="0"/>
                  <w:divBdr>
                    <w:top w:val="none" w:sz="0" w:space="0" w:color="auto"/>
                    <w:left w:val="none" w:sz="0" w:space="0" w:color="auto"/>
                    <w:bottom w:val="none" w:sz="0" w:space="0" w:color="auto"/>
                    <w:right w:val="none" w:sz="0" w:space="0" w:color="auto"/>
                  </w:divBdr>
                </w:div>
                <w:div w:id="184054882">
                  <w:marLeft w:val="0"/>
                  <w:marRight w:val="0"/>
                  <w:marTop w:val="0"/>
                  <w:marBottom w:val="0"/>
                  <w:divBdr>
                    <w:top w:val="none" w:sz="0" w:space="0" w:color="auto"/>
                    <w:left w:val="none" w:sz="0" w:space="0" w:color="auto"/>
                    <w:bottom w:val="none" w:sz="0" w:space="0" w:color="auto"/>
                    <w:right w:val="none" w:sz="0" w:space="0" w:color="auto"/>
                  </w:divBdr>
                </w:div>
                <w:div w:id="185141776">
                  <w:marLeft w:val="0"/>
                  <w:marRight w:val="0"/>
                  <w:marTop w:val="0"/>
                  <w:marBottom w:val="0"/>
                  <w:divBdr>
                    <w:top w:val="none" w:sz="0" w:space="0" w:color="auto"/>
                    <w:left w:val="none" w:sz="0" w:space="0" w:color="auto"/>
                    <w:bottom w:val="none" w:sz="0" w:space="0" w:color="auto"/>
                    <w:right w:val="none" w:sz="0" w:space="0" w:color="auto"/>
                  </w:divBdr>
                </w:div>
                <w:div w:id="185756320">
                  <w:marLeft w:val="0"/>
                  <w:marRight w:val="0"/>
                  <w:marTop w:val="0"/>
                  <w:marBottom w:val="0"/>
                  <w:divBdr>
                    <w:top w:val="none" w:sz="0" w:space="0" w:color="auto"/>
                    <w:left w:val="none" w:sz="0" w:space="0" w:color="auto"/>
                    <w:bottom w:val="none" w:sz="0" w:space="0" w:color="auto"/>
                    <w:right w:val="none" w:sz="0" w:space="0" w:color="auto"/>
                  </w:divBdr>
                </w:div>
                <w:div w:id="187912207">
                  <w:marLeft w:val="0"/>
                  <w:marRight w:val="0"/>
                  <w:marTop w:val="0"/>
                  <w:marBottom w:val="0"/>
                  <w:divBdr>
                    <w:top w:val="none" w:sz="0" w:space="0" w:color="auto"/>
                    <w:left w:val="none" w:sz="0" w:space="0" w:color="auto"/>
                    <w:bottom w:val="none" w:sz="0" w:space="0" w:color="auto"/>
                    <w:right w:val="none" w:sz="0" w:space="0" w:color="auto"/>
                  </w:divBdr>
                </w:div>
                <w:div w:id="188952646">
                  <w:marLeft w:val="0"/>
                  <w:marRight w:val="0"/>
                  <w:marTop w:val="0"/>
                  <w:marBottom w:val="0"/>
                  <w:divBdr>
                    <w:top w:val="none" w:sz="0" w:space="0" w:color="auto"/>
                    <w:left w:val="none" w:sz="0" w:space="0" w:color="auto"/>
                    <w:bottom w:val="none" w:sz="0" w:space="0" w:color="auto"/>
                    <w:right w:val="none" w:sz="0" w:space="0" w:color="auto"/>
                  </w:divBdr>
                </w:div>
                <w:div w:id="189955874">
                  <w:marLeft w:val="0"/>
                  <w:marRight w:val="0"/>
                  <w:marTop w:val="0"/>
                  <w:marBottom w:val="0"/>
                  <w:divBdr>
                    <w:top w:val="none" w:sz="0" w:space="0" w:color="auto"/>
                    <w:left w:val="none" w:sz="0" w:space="0" w:color="auto"/>
                    <w:bottom w:val="none" w:sz="0" w:space="0" w:color="auto"/>
                    <w:right w:val="none" w:sz="0" w:space="0" w:color="auto"/>
                  </w:divBdr>
                </w:div>
                <w:div w:id="191849402">
                  <w:marLeft w:val="0"/>
                  <w:marRight w:val="0"/>
                  <w:marTop w:val="0"/>
                  <w:marBottom w:val="0"/>
                  <w:divBdr>
                    <w:top w:val="none" w:sz="0" w:space="0" w:color="auto"/>
                    <w:left w:val="none" w:sz="0" w:space="0" w:color="auto"/>
                    <w:bottom w:val="none" w:sz="0" w:space="0" w:color="auto"/>
                    <w:right w:val="none" w:sz="0" w:space="0" w:color="auto"/>
                  </w:divBdr>
                </w:div>
                <w:div w:id="192769412">
                  <w:marLeft w:val="0"/>
                  <w:marRight w:val="0"/>
                  <w:marTop w:val="0"/>
                  <w:marBottom w:val="0"/>
                  <w:divBdr>
                    <w:top w:val="none" w:sz="0" w:space="0" w:color="auto"/>
                    <w:left w:val="none" w:sz="0" w:space="0" w:color="auto"/>
                    <w:bottom w:val="none" w:sz="0" w:space="0" w:color="auto"/>
                    <w:right w:val="none" w:sz="0" w:space="0" w:color="auto"/>
                  </w:divBdr>
                </w:div>
                <w:div w:id="193226227">
                  <w:marLeft w:val="0"/>
                  <w:marRight w:val="0"/>
                  <w:marTop w:val="0"/>
                  <w:marBottom w:val="0"/>
                  <w:divBdr>
                    <w:top w:val="none" w:sz="0" w:space="0" w:color="auto"/>
                    <w:left w:val="none" w:sz="0" w:space="0" w:color="auto"/>
                    <w:bottom w:val="none" w:sz="0" w:space="0" w:color="auto"/>
                    <w:right w:val="none" w:sz="0" w:space="0" w:color="auto"/>
                  </w:divBdr>
                </w:div>
                <w:div w:id="196429563">
                  <w:marLeft w:val="0"/>
                  <w:marRight w:val="0"/>
                  <w:marTop w:val="0"/>
                  <w:marBottom w:val="0"/>
                  <w:divBdr>
                    <w:top w:val="none" w:sz="0" w:space="0" w:color="auto"/>
                    <w:left w:val="none" w:sz="0" w:space="0" w:color="auto"/>
                    <w:bottom w:val="none" w:sz="0" w:space="0" w:color="auto"/>
                    <w:right w:val="none" w:sz="0" w:space="0" w:color="auto"/>
                  </w:divBdr>
                </w:div>
                <w:div w:id="198250780">
                  <w:marLeft w:val="0"/>
                  <w:marRight w:val="0"/>
                  <w:marTop w:val="0"/>
                  <w:marBottom w:val="0"/>
                  <w:divBdr>
                    <w:top w:val="none" w:sz="0" w:space="0" w:color="auto"/>
                    <w:left w:val="none" w:sz="0" w:space="0" w:color="auto"/>
                    <w:bottom w:val="none" w:sz="0" w:space="0" w:color="auto"/>
                    <w:right w:val="none" w:sz="0" w:space="0" w:color="auto"/>
                  </w:divBdr>
                </w:div>
                <w:div w:id="204682473">
                  <w:marLeft w:val="0"/>
                  <w:marRight w:val="0"/>
                  <w:marTop w:val="0"/>
                  <w:marBottom w:val="0"/>
                  <w:divBdr>
                    <w:top w:val="none" w:sz="0" w:space="0" w:color="auto"/>
                    <w:left w:val="none" w:sz="0" w:space="0" w:color="auto"/>
                    <w:bottom w:val="none" w:sz="0" w:space="0" w:color="auto"/>
                    <w:right w:val="none" w:sz="0" w:space="0" w:color="auto"/>
                  </w:divBdr>
                </w:div>
                <w:div w:id="206839973">
                  <w:marLeft w:val="0"/>
                  <w:marRight w:val="0"/>
                  <w:marTop w:val="0"/>
                  <w:marBottom w:val="0"/>
                  <w:divBdr>
                    <w:top w:val="none" w:sz="0" w:space="0" w:color="auto"/>
                    <w:left w:val="none" w:sz="0" w:space="0" w:color="auto"/>
                    <w:bottom w:val="none" w:sz="0" w:space="0" w:color="auto"/>
                    <w:right w:val="none" w:sz="0" w:space="0" w:color="auto"/>
                  </w:divBdr>
                </w:div>
                <w:div w:id="211041803">
                  <w:marLeft w:val="0"/>
                  <w:marRight w:val="0"/>
                  <w:marTop w:val="0"/>
                  <w:marBottom w:val="0"/>
                  <w:divBdr>
                    <w:top w:val="none" w:sz="0" w:space="0" w:color="auto"/>
                    <w:left w:val="none" w:sz="0" w:space="0" w:color="auto"/>
                    <w:bottom w:val="none" w:sz="0" w:space="0" w:color="auto"/>
                    <w:right w:val="none" w:sz="0" w:space="0" w:color="auto"/>
                  </w:divBdr>
                </w:div>
                <w:div w:id="212691110">
                  <w:marLeft w:val="0"/>
                  <w:marRight w:val="0"/>
                  <w:marTop w:val="0"/>
                  <w:marBottom w:val="0"/>
                  <w:divBdr>
                    <w:top w:val="none" w:sz="0" w:space="0" w:color="auto"/>
                    <w:left w:val="none" w:sz="0" w:space="0" w:color="auto"/>
                    <w:bottom w:val="none" w:sz="0" w:space="0" w:color="auto"/>
                    <w:right w:val="none" w:sz="0" w:space="0" w:color="auto"/>
                  </w:divBdr>
                </w:div>
                <w:div w:id="212818010">
                  <w:marLeft w:val="0"/>
                  <w:marRight w:val="0"/>
                  <w:marTop w:val="0"/>
                  <w:marBottom w:val="0"/>
                  <w:divBdr>
                    <w:top w:val="none" w:sz="0" w:space="0" w:color="auto"/>
                    <w:left w:val="none" w:sz="0" w:space="0" w:color="auto"/>
                    <w:bottom w:val="none" w:sz="0" w:space="0" w:color="auto"/>
                    <w:right w:val="none" w:sz="0" w:space="0" w:color="auto"/>
                  </w:divBdr>
                </w:div>
                <w:div w:id="213349977">
                  <w:marLeft w:val="0"/>
                  <w:marRight w:val="0"/>
                  <w:marTop w:val="0"/>
                  <w:marBottom w:val="0"/>
                  <w:divBdr>
                    <w:top w:val="none" w:sz="0" w:space="0" w:color="auto"/>
                    <w:left w:val="none" w:sz="0" w:space="0" w:color="auto"/>
                    <w:bottom w:val="none" w:sz="0" w:space="0" w:color="auto"/>
                    <w:right w:val="none" w:sz="0" w:space="0" w:color="auto"/>
                  </w:divBdr>
                </w:div>
                <w:div w:id="214044991">
                  <w:marLeft w:val="0"/>
                  <w:marRight w:val="0"/>
                  <w:marTop w:val="0"/>
                  <w:marBottom w:val="0"/>
                  <w:divBdr>
                    <w:top w:val="none" w:sz="0" w:space="0" w:color="auto"/>
                    <w:left w:val="none" w:sz="0" w:space="0" w:color="auto"/>
                    <w:bottom w:val="none" w:sz="0" w:space="0" w:color="auto"/>
                    <w:right w:val="none" w:sz="0" w:space="0" w:color="auto"/>
                  </w:divBdr>
                </w:div>
                <w:div w:id="214704721">
                  <w:marLeft w:val="0"/>
                  <w:marRight w:val="0"/>
                  <w:marTop w:val="0"/>
                  <w:marBottom w:val="0"/>
                  <w:divBdr>
                    <w:top w:val="none" w:sz="0" w:space="0" w:color="auto"/>
                    <w:left w:val="none" w:sz="0" w:space="0" w:color="auto"/>
                    <w:bottom w:val="none" w:sz="0" w:space="0" w:color="auto"/>
                    <w:right w:val="none" w:sz="0" w:space="0" w:color="auto"/>
                  </w:divBdr>
                </w:div>
                <w:div w:id="215509704">
                  <w:marLeft w:val="0"/>
                  <w:marRight w:val="0"/>
                  <w:marTop w:val="0"/>
                  <w:marBottom w:val="0"/>
                  <w:divBdr>
                    <w:top w:val="none" w:sz="0" w:space="0" w:color="auto"/>
                    <w:left w:val="none" w:sz="0" w:space="0" w:color="auto"/>
                    <w:bottom w:val="none" w:sz="0" w:space="0" w:color="auto"/>
                    <w:right w:val="none" w:sz="0" w:space="0" w:color="auto"/>
                  </w:divBdr>
                </w:div>
                <w:div w:id="215552640">
                  <w:marLeft w:val="0"/>
                  <w:marRight w:val="0"/>
                  <w:marTop w:val="0"/>
                  <w:marBottom w:val="0"/>
                  <w:divBdr>
                    <w:top w:val="none" w:sz="0" w:space="0" w:color="auto"/>
                    <w:left w:val="none" w:sz="0" w:space="0" w:color="auto"/>
                    <w:bottom w:val="none" w:sz="0" w:space="0" w:color="auto"/>
                    <w:right w:val="none" w:sz="0" w:space="0" w:color="auto"/>
                  </w:divBdr>
                </w:div>
                <w:div w:id="216163742">
                  <w:marLeft w:val="0"/>
                  <w:marRight w:val="0"/>
                  <w:marTop w:val="0"/>
                  <w:marBottom w:val="0"/>
                  <w:divBdr>
                    <w:top w:val="none" w:sz="0" w:space="0" w:color="auto"/>
                    <w:left w:val="none" w:sz="0" w:space="0" w:color="auto"/>
                    <w:bottom w:val="none" w:sz="0" w:space="0" w:color="auto"/>
                    <w:right w:val="none" w:sz="0" w:space="0" w:color="auto"/>
                  </w:divBdr>
                </w:div>
                <w:div w:id="216355244">
                  <w:marLeft w:val="0"/>
                  <w:marRight w:val="0"/>
                  <w:marTop w:val="0"/>
                  <w:marBottom w:val="0"/>
                  <w:divBdr>
                    <w:top w:val="none" w:sz="0" w:space="0" w:color="auto"/>
                    <w:left w:val="none" w:sz="0" w:space="0" w:color="auto"/>
                    <w:bottom w:val="none" w:sz="0" w:space="0" w:color="auto"/>
                    <w:right w:val="none" w:sz="0" w:space="0" w:color="auto"/>
                  </w:divBdr>
                </w:div>
                <w:div w:id="219097090">
                  <w:marLeft w:val="0"/>
                  <w:marRight w:val="0"/>
                  <w:marTop w:val="0"/>
                  <w:marBottom w:val="0"/>
                  <w:divBdr>
                    <w:top w:val="none" w:sz="0" w:space="0" w:color="auto"/>
                    <w:left w:val="none" w:sz="0" w:space="0" w:color="auto"/>
                    <w:bottom w:val="none" w:sz="0" w:space="0" w:color="auto"/>
                    <w:right w:val="none" w:sz="0" w:space="0" w:color="auto"/>
                  </w:divBdr>
                </w:div>
                <w:div w:id="220286150">
                  <w:marLeft w:val="0"/>
                  <w:marRight w:val="0"/>
                  <w:marTop w:val="0"/>
                  <w:marBottom w:val="0"/>
                  <w:divBdr>
                    <w:top w:val="none" w:sz="0" w:space="0" w:color="auto"/>
                    <w:left w:val="none" w:sz="0" w:space="0" w:color="auto"/>
                    <w:bottom w:val="none" w:sz="0" w:space="0" w:color="auto"/>
                    <w:right w:val="none" w:sz="0" w:space="0" w:color="auto"/>
                  </w:divBdr>
                </w:div>
                <w:div w:id="221212116">
                  <w:marLeft w:val="0"/>
                  <w:marRight w:val="0"/>
                  <w:marTop w:val="0"/>
                  <w:marBottom w:val="0"/>
                  <w:divBdr>
                    <w:top w:val="none" w:sz="0" w:space="0" w:color="auto"/>
                    <w:left w:val="none" w:sz="0" w:space="0" w:color="auto"/>
                    <w:bottom w:val="none" w:sz="0" w:space="0" w:color="auto"/>
                    <w:right w:val="none" w:sz="0" w:space="0" w:color="auto"/>
                  </w:divBdr>
                </w:div>
                <w:div w:id="229847386">
                  <w:marLeft w:val="0"/>
                  <w:marRight w:val="0"/>
                  <w:marTop w:val="0"/>
                  <w:marBottom w:val="0"/>
                  <w:divBdr>
                    <w:top w:val="none" w:sz="0" w:space="0" w:color="auto"/>
                    <w:left w:val="none" w:sz="0" w:space="0" w:color="auto"/>
                    <w:bottom w:val="none" w:sz="0" w:space="0" w:color="auto"/>
                    <w:right w:val="none" w:sz="0" w:space="0" w:color="auto"/>
                  </w:divBdr>
                </w:div>
                <w:div w:id="230698013">
                  <w:marLeft w:val="0"/>
                  <w:marRight w:val="0"/>
                  <w:marTop w:val="0"/>
                  <w:marBottom w:val="0"/>
                  <w:divBdr>
                    <w:top w:val="none" w:sz="0" w:space="0" w:color="auto"/>
                    <w:left w:val="none" w:sz="0" w:space="0" w:color="auto"/>
                    <w:bottom w:val="none" w:sz="0" w:space="0" w:color="auto"/>
                    <w:right w:val="none" w:sz="0" w:space="0" w:color="auto"/>
                  </w:divBdr>
                </w:div>
                <w:div w:id="236014712">
                  <w:marLeft w:val="0"/>
                  <w:marRight w:val="0"/>
                  <w:marTop w:val="0"/>
                  <w:marBottom w:val="0"/>
                  <w:divBdr>
                    <w:top w:val="none" w:sz="0" w:space="0" w:color="auto"/>
                    <w:left w:val="none" w:sz="0" w:space="0" w:color="auto"/>
                    <w:bottom w:val="none" w:sz="0" w:space="0" w:color="auto"/>
                    <w:right w:val="none" w:sz="0" w:space="0" w:color="auto"/>
                  </w:divBdr>
                </w:div>
                <w:div w:id="236860822">
                  <w:marLeft w:val="0"/>
                  <w:marRight w:val="0"/>
                  <w:marTop w:val="0"/>
                  <w:marBottom w:val="0"/>
                  <w:divBdr>
                    <w:top w:val="none" w:sz="0" w:space="0" w:color="auto"/>
                    <w:left w:val="none" w:sz="0" w:space="0" w:color="auto"/>
                    <w:bottom w:val="none" w:sz="0" w:space="0" w:color="auto"/>
                    <w:right w:val="none" w:sz="0" w:space="0" w:color="auto"/>
                  </w:divBdr>
                </w:div>
                <w:div w:id="239945931">
                  <w:marLeft w:val="0"/>
                  <w:marRight w:val="0"/>
                  <w:marTop w:val="0"/>
                  <w:marBottom w:val="0"/>
                  <w:divBdr>
                    <w:top w:val="none" w:sz="0" w:space="0" w:color="auto"/>
                    <w:left w:val="none" w:sz="0" w:space="0" w:color="auto"/>
                    <w:bottom w:val="none" w:sz="0" w:space="0" w:color="auto"/>
                    <w:right w:val="none" w:sz="0" w:space="0" w:color="auto"/>
                  </w:divBdr>
                </w:div>
                <w:div w:id="241068762">
                  <w:marLeft w:val="0"/>
                  <w:marRight w:val="0"/>
                  <w:marTop w:val="0"/>
                  <w:marBottom w:val="0"/>
                  <w:divBdr>
                    <w:top w:val="none" w:sz="0" w:space="0" w:color="auto"/>
                    <w:left w:val="none" w:sz="0" w:space="0" w:color="auto"/>
                    <w:bottom w:val="none" w:sz="0" w:space="0" w:color="auto"/>
                    <w:right w:val="none" w:sz="0" w:space="0" w:color="auto"/>
                  </w:divBdr>
                </w:div>
                <w:div w:id="242570362">
                  <w:marLeft w:val="0"/>
                  <w:marRight w:val="0"/>
                  <w:marTop w:val="0"/>
                  <w:marBottom w:val="0"/>
                  <w:divBdr>
                    <w:top w:val="none" w:sz="0" w:space="0" w:color="auto"/>
                    <w:left w:val="none" w:sz="0" w:space="0" w:color="auto"/>
                    <w:bottom w:val="none" w:sz="0" w:space="0" w:color="auto"/>
                    <w:right w:val="none" w:sz="0" w:space="0" w:color="auto"/>
                  </w:divBdr>
                </w:div>
                <w:div w:id="242572771">
                  <w:marLeft w:val="0"/>
                  <w:marRight w:val="0"/>
                  <w:marTop w:val="0"/>
                  <w:marBottom w:val="0"/>
                  <w:divBdr>
                    <w:top w:val="none" w:sz="0" w:space="0" w:color="auto"/>
                    <w:left w:val="none" w:sz="0" w:space="0" w:color="auto"/>
                    <w:bottom w:val="none" w:sz="0" w:space="0" w:color="auto"/>
                    <w:right w:val="none" w:sz="0" w:space="0" w:color="auto"/>
                  </w:divBdr>
                </w:div>
                <w:div w:id="243615704">
                  <w:marLeft w:val="0"/>
                  <w:marRight w:val="0"/>
                  <w:marTop w:val="0"/>
                  <w:marBottom w:val="0"/>
                  <w:divBdr>
                    <w:top w:val="none" w:sz="0" w:space="0" w:color="auto"/>
                    <w:left w:val="none" w:sz="0" w:space="0" w:color="auto"/>
                    <w:bottom w:val="none" w:sz="0" w:space="0" w:color="auto"/>
                    <w:right w:val="none" w:sz="0" w:space="0" w:color="auto"/>
                  </w:divBdr>
                </w:div>
                <w:div w:id="247034484">
                  <w:marLeft w:val="0"/>
                  <w:marRight w:val="0"/>
                  <w:marTop w:val="0"/>
                  <w:marBottom w:val="0"/>
                  <w:divBdr>
                    <w:top w:val="none" w:sz="0" w:space="0" w:color="auto"/>
                    <w:left w:val="none" w:sz="0" w:space="0" w:color="auto"/>
                    <w:bottom w:val="none" w:sz="0" w:space="0" w:color="auto"/>
                    <w:right w:val="none" w:sz="0" w:space="0" w:color="auto"/>
                  </w:divBdr>
                </w:div>
                <w:div w:id="247468868">
                  <w:marLeft w:val="0"/>
                  <w:marRight w:val="0"/>
                  <w:marTop w:val="0"/>
                  <w:marBottom w:val="0"/>
                  <w:divBdr>
                    <w:top w:val="none" w:sz="0" w:space="0" w:color="auto"/>
                    <w:left w:val="none" w:sz="0" w:space="0" w:color="auto"/>
                    <w:bottom w:val="none" w:sz="0" w:space="0" w:color="auto"/>
                    <w:right w:val="none" w:sz="0" w:space="0" w:color="auto"/>
                  </w:divBdr>
                </w:div>
                <w:div w:id="247931081">
                  <w:marLeft w:val="0"/>
                  <w:marRight w:val="0"/>
                  <w:marTop w:val="0"/>
                  <w:marBottom w:val="0"/>
                  <w:divBdr>
                    <w:top w:val="none" w:sz="0" w:space="0" w:color="auto"/>
                    <w:left w:val="none" w:sz="0" w:space="0" w:color="auto"/>
                    <w:bottom w:val="none" w:sz="0" w:space="0" w:color="auto"/>
                    <w:right w:val="none" w:sz="0" w:space="0" w:color="auto"/>
                  </w:divBdr>
                </w:div>
                <w:div w:id="248274442">
                  <w:marLeft w:val="0"/>
                  <w:marRight w:val="0"/>
                  <w:marTop w:val="0"/>
                  <w:marBottom w:val="0"/>
                  <w:divBdr>
                    <w:top w:val="none" w:sz="0" w:space="0" w:color="auto"/>
                    <w:left w:val="none" w:sz="0" w:space="0" w:color="auto"/>
                    <w:bottom w:val="none" w:sz="0" w:space="0" w:color="auto"/>
                    <w:right w:val="none" w:sz="0" w:space="0" w:color="auto"/>
                  </w:divBdr>
                </w:div>
                <w:div w:id="250168626">
                  <w:marLeft w:val="0"/>
                  <w:marRight w:val="0"/>
                  <w:marTop w:val="0"/>
                  <w:marBottom w:val="0"/>
                  <w:divBdr>
                    <w:top w:val="none" w:sz="0" w:space="0" w:color="auto"/>
                    <w:left w:val="none" w:sz="0" w:space="0" w:color="auto"/>
                    <w:bottom w:val="none" w:sz="0" w:space="0" w:color="auto"/>
                    <w:right w:val="none" w:sz="0" w:space="0" w:color="auto"/>
                  </w:divBdr>
                </w:div>
                <w:div w:id="251354940">
                  <w:marLeft w:val="0"/>
                  <w:marRight w:val="0"/>
                  <w:marTop w:val="0"/>
                  <w:marBottom w:val="0"/>
                  <w:divBdr>
                    <w:top w:val="none" w:sz="0" w:space="0" w:color="auto"/>
                    <w:left w:val="none" w:sz="0" w:space="0" w:color="auto"/>
                    <w:bottom w:val="none" w:sz="0" w:space="0" w:color="auto"/>
                    <w:right w:val="none" w:sz="0" w:space="0" w:color="auto"/>
                  </w:divBdr>
                </w:div>
                <w:div w:id="252016467">
                  <w:marLeft w:val="0"/>
                  <w:marRight w:val="0"/>
                  <w:marTop w:val="0"/>
                  <w:marBottom w:val="0"/>
                  <w:divBdr>
                    <w:top w:val="none" w:sz="0" w:space="0" w:color="auto"/>
                    <w:left w:val="none" w:sz="0" w:space="0" w:color="auto"/>
                    <w:bottom w:val="none" w:sz="0" w:space="0" w:color="auto"/>
                    <w:right w:val="none" w:sz="0" w:space="0" w:color="auto"/>
                  </w:divBdr>
                </w:div>
                <w:div w:id="252470394">
                  <w:marLeft w:val="0"/>
                  <w:marRight w:val="0"/>
                  <w:marTop w:val="0"/>
                  <w:marBottom w:val="0"/>
                  <w:divBdr>
                    <w:top w:val="none" w:sz="0" w:space="0" w:color="auto"/>
                    <w:left w:val="none" w:sz="0" w:space="0" w:color="auto"/>
                    <w:bottom w:val="none" w:sz="0" w:space="0" w:color="auto"/>
                    <w:right w:val="none" w:sz="0" w:space="0" w:color="auto"/>
                  </w:divBdr>
                </w:div>
                <w:div w:id="252864888">
                  <w:marLeft w:val="0"/>
                  <w:marRight w:val="0"/>
                  <w:marTop w:val="0"/>
                  <w:marBottom w:val="0"/>
                  <w:divBdr>
                    <w:top w:val="none" w:sz="0" w:space="0" w:color="auto"/>
                    <w:left w:val="none" w:sz="0" w:space="0" w:color="auto"/>
                    <w:bottom w:val="none" w:sz="0" w:space="0" w:color="auto"/>
                    <w:right w:val="none" w:sz="0" w:space="0" w:color="auto"/>
                  </w:divBdr>
                </w:div>
                <w:div w:id="257837340">
                  <w:marLeft w:val="0"/>
                  <w:marRight w:val="0"/>
                  <w:marTop w:val="0"/>
                  <w:marBottom w:val="0"/>
                  <w:divBdr>
                    <w:top w:val="none" w:sz="0" w:space="0" w:color="auto"/>
                    <w:left w:val="none" w:sz="0" w:space="0" w:color="auto"/>
                    <w:bottom w:val="none" w:sz="0" w:space="0" w:color="auto"/>
                    <w:right w:val="none" w:sz="0" w:space="0" w:color="auto"/>
                  </w:divBdr>
                </w:div>
                <w:div w:id="272248417">
                  <w:marLeft w:val="0"/>
                  <w:marRight w:val="0"/>
                  <w:marTop w:val="0"/>
                  <w:marBottom w:val="0"/>
                  <w:divBdr>
                    <w:top w:val="none" w:sz="0" w:space="0" w:color="auto"/>
                    <w:left w:val="none" w:sz="0" w:space="0" w:color="auto"/>
                    <w:bottom w:val="none" w:sz="0" w:space="0" w:color="auto"/>
                    <w:right w:val="none" w:sz="0" w:space="0" w:color="auto"/>
                  </w:divBdr>
                </w:div>
                <w:div w:id="274531813">
                  <w:marLeft w:val="0"/>
                  <w:marRight w:val="0"/>
                  <w:marTop w:val="0"/>
                  <w:marBottom w:val="0"/>
                  <w:divBdr>
                    <w:top w:val="none" w:sz="0" w:space="0" w:color="auto"/>
                    <w:left w:val="none" w:sz="0" w:space="0" w:color="auto"/>
                    <w:bottom w:val="none" w:sz="0" w:space="0" w:color="auto"/>
                    <w:right w:val="none" w:sz="0" w:space="0" w:color="auto"/>
                  </w:divBdr>
                </w:div>
                <w:div w:id="275408633">
                  <w:marLeft w:val="0"/>
                  <w:marRight w:val="0"/>
                  <w:marTop w:val="0"/>
                  <w:marBottom w:val="0"/>
                  <w:divBdr>
                    <w:top w:val="none" w:sz="0" w:space="0" w:color="auto"/>
                    <w:left w:val="none" w:sz="0" w:space="0" w:color="auto"/>
                    <w:bottom w:val="none" w:sz="0" w:space="0" w:color="auto"/>
                    <w:right w:val="none" w:sz="0" w:space="0" w:color="auto"/>
                  </w:divBdr>
                </w:div>
                <w:div w:id="277494467">
                  <w:marLeft w:val="0"/>
                  <w:marRight w:val="0"/>
                  <w:marTop w:val="0"/>
                  <w:marBottom w:val="0"/>
                  <w:divBdr>
                    <w:top w:val="none" w:sz="0" w:space="0" w:color="auto"/>
                    <w:left w:val="none" w:sz="0" w:space="0" w:color="auto"/>
                    <w:bottom w:val="none" w:sz="0" w:space="0" w:color="auto"/>
                    <w:right w:val="none" w:sz="0" w:space="0" w:color="auto"/>
                  </w:divBdr>
                </w:div>
                <w:div w:id="279072222">
                  <w:marLeft w:val="0"/>
                  <w:marRight w:val="0"/>
                  <w:marTop w:val="0"/>
                  <w:marBottom w:val="0"/>
                  <w:divBdr>
                    <w:top w:val="none" w:sz="0" w:space="0" w:color="auto"/>
                    <w:left w:val="none" w:sz="0" w:space="0" w:color="auto"/>
                    <w:bottom w:val="none" w:sz="0" w:space="0" w:color="auto"/>
                    <w:right w:val="none" w:sz="0" w:space="0" w:color="auto"/>
                  </w:divBdr>
                </w:div>
                <w:div w:id="279529879">
                  <w:marLeft w:val="0"/>
                  <w:marRight w:val="0"/>
                  <w:marTop w:val="0"/>
                  <w:marBottom w:val="0"/>
                  <w:divBdr>
                    <w:top w:val="none" w:sz="0" w:space="0" w:color="auto"/>
                    <w:left w:val="none" w:sz="0" w:space="0" w:color="auto"/>
                    <w:bottom w:val="none" w:sz="0" w:space="0" w:color="auto"/>
                    <w:right w:val="none" w:sz="0" w:space="0" w:color="auto"/>
                  </w:divBdr>
                </w:div>
                <w:div w:id="279994870">
                  <w:marLeft w:val="0"/>
                  <w:marRight w:val="0"/>
                  <w:marTop w:val="0"/>
                  <w:marBottom w:val="0"/>
                  <w:divBdr>
                    <w:top w:val="none" w:sz="0" w:space="0" w:color="auto"/>
                    <w:left w:val="none" w:sz="0" w:space="0" w:color="auto"/>
                    <w:bottom w:val="none" w:sz="0" w:space="0" w:color="auto"/>
                    <w:right w:val="none" w:sz="0" w:space="0" w:color="auto"/>
                  </w:divBdr>
                </w:div>
                <w:div w:id="280454865">
                  <w:marLeft w:val="0"/>
                  <w:marRight w:val="0"/>
                  <w:marTop w:val="0"/>
                  <w:marBottom w:val="0"/>
                  <w:divBdr>
                    <w:top w:val="none" w:sz="0" w:space="0" w:color="auto"/>
                    <w:left w:val="none" w:sz="0" w:space="0" w:color="auto"/>
                    <w:bottom w:val="none" w:sz="0" w:space="0" w:color="auto"/>
                    <w:right w:val="none" w:sz="0" w:space="0" w:color="auto"/>
                  </w:divBdr>
                </w:div>
                <w:div w:id="285963254">
                  <w:marLeft w:val="0"/>
                  <w:marRight w:val="0"/>
                  <w:marTop w:val="0"/>
                  <w:marBottom w:val="0"/>
                  <w:divBdr>
                    <w:top w:val="none" w:sz="0" w:space="0" w:color="auto"/>
                    <w:left w:val="none" w:sz="0" w:space="0" w:color="auto"/>
                    <w:bottom w:val="none" w:sz="0" w:space="0" w:color="auto"/>
                    <w:right w:val="none" w:sz="0" w:space="0" w:color="auto"/>
                  </w:divBdr>
                </w:div>
                <w:div w:id="286932641">
                  <w:marLeft w:val="0"/>
                  <w:marRight w:val="0"/>
                  <w:marTop w:val="0"/>
                  <w:marBottom w:val="0"/>
                  <w:divBdr>
                    <w:top w:val="none" w:sz="0" w:space="0" w:color="auto"/>
                    <w:left w:val="none" w:sz="0" w:space="0" w:color="auto"/>
                    <w:bottom w:val="none" w:sz="0" w:space="0" w:color="auto"/>
                    <w:right w:val="none" w:sz="0" w:space="0" w:color="auto"/>
                  </w:divBdr>
                </w:div>
                <w:div w:id="288979829">
                  <w:marLeft w:val="0"/>
                  <w:marRight w:val="0"/>
                  <w:marTop w:val="0"/>
                  <w:marBottom w:val="0"/>
                  <w:divBdr>
                    <w:top w:val="none" w:sz="0" w:space="0" w:color="auto"/>
                    <w:left w:val="none" w:sz="0" w:space="0" w:color="auto"/>
                    <w:bottom w:val="none" w:sz="0" w:space="0" w:color="auto"/>
                    <w:right w:val="none" w:sz="0" w:space="0" w:color="auto"/>
                  </w:divBdr>
                </w:div>
                <w:div w:id="293558170">
                  <w:marLeft w:val="0"/>
                  <w:marRight w:val="0"/>
                  <w:marTop w:val="0"/>
                  <w:marBottom w:val="0"/>
                  <w:divBdr>
                    <w:top w:val="none" w:sz="0" w:space="0" w:color="auto"/>
                    <w:left w:val="none" w:sz="0" w:space="0" w:color="auto"/>
                    <w:bottom w:val="none" w:sz="0" w:space="0" w:color="auto"/>
                    <w:right w:val="none" w:sz="0" w:space="0" w:color="auto"/>
                  </w:divBdr>
                </w:div>
                <w:div w:id="293828443">
                  <w:marLeft w:val="0"/>
                  <w:marRight w:val="0"/>
                  <w:marTop w:val="0"/>
                  <w:marBottom w:val="0"/>
                  <w:divBdr>
                    <w:top w:val="none" w:sz="0" w:space="0" w:color="auto"/>
                    <w:left w:val="none" w:sz="0" w:space="0" w:color="auto"/>
                    <w:bottom w:val="none" w:sz="0" w:space="0" w:color="auto"/>
                    <w:right w:val="none" w:sz="0" w:space="0" w:color="auto"/>
                  </w:divBdr>
                </w:div>
                <w:div w:id="294020107">
                  <w:marLeft w:val="0"/>
                  <w:marRight w:val="0"/>
                  <w:marTop w:val="0"/>
                  <w:marBottom w:val="0"/>
                  <w:divBdr>
                    <w:top w:val="none" w:sz="0" w:space="0" w:color="auto"/>
                    <w:left w:val="none" w:sz="0" w:space="0" w:color="auto"/>
                    <w:bottom w:val="none" w:sz="0" w:space="0" w:color="auto"/>
                    <w:right w:val="none" w:sz="0" w:space="0" w:color="auto"/>
                  </w:divBdr>
                </w:div>
                <w:div w:id="296183645">
                  <w:marLeft w:val="0"/>
                  <w:marRight w:val="0"/>
                  <w:marTop w:val="0"/>
                  <w:marBottom w:val="0"/>
                  <w:divBdr>
                    <w:top w:val="none" w:sz="0" w:space="0" w:color="auto"/>
                    <w:left w:val="none" w:sz="0" w:space="0" w:color="auto"/>
                    <w:bottom w:val="none" w:sz="0" w:space="0" w:color="auto"/>
                    <w:right w:val="none" w:sz="0" w:space="0" w:color="auto"/>
                  </w:divBdr>
                </w:div>
                <w:div w:id="297075739">
                  <w:marLeft w:val="0"/>
                  <w:marRight w:val="0"/>
                  <w:marTop w:val="0"/>
                  <w:marBottom w:val="0"/>
                  <w:divBdr>
                    <w:top w:val="none" w:sz="0" w:space="0" w:color="auto"/>
                    <w:left w:val="none" w:sz="0" w:space="0" w:color="auto"/>
                    <w:bottom w:val="none" w:sz="0" w:space="0" w:color="auto"/>
                    <w:right w:val="none" w:sz="0" w:space="0" w:color="auto"/>
                  </w:divBdr>
                </w:div>
                <w:div w:id="297683172">
                  <w:marLeft w:val="0"/>
                  <w:marRight w:val="0"/>
                  <w:marTop w:val="0"/>
                  <w:marBottom w:val="0"/>
                  <w:divBdr>
                    <w:top w:val="none" w:sz="0" w:space="0" w:color="auto"/>
                    <w:left w:val="none" w:sz="0" w:space="0" w:color="auto"/>
                    <w:bottom w:val="none" w:sz="0" w:space="0" w:color="auto"/>
                    <w:right w:val="none" w:sz="0" w:space="0" w:color="auto"/>
                  </w:divBdr>
                </w:div>
                <w:div w:id="298386674">
                  <w:marLeft w:val="0"/>
                  <w:marRight w:val="0"/>
                  <w:marTop w:val="0"/>
                  <w:marBottom w:val="0"/>
                  <w:divBdr>
                    <w:top w:val="none" w:sz="0" w:space="0" w:color="auto"/>
                    <w:left w:val="none" w:sz="0" w:space="0" w:color="auto"/>
                    <w:bottom w:val="none" w:sz="0" w:space="0" w:color="auto"/>
                    <w:right w:val="none" w:sz="0" w:space="0" w:color="auto"/>
                  </w:divBdr>
                </w:div>
                <w:div w:id="299116079">
                  <w:marLeft w:val="0"/>
                  <w:marRight w:val="0"/>
                  <w:marTop w:val="0"/>
                  <w:marBottom w:val="0"/>
                  <w:divBdr>
                    <w:top w:val="none" w:sz="0" w:space="0" w:color="auto"/>
                    <w:left w:val="none" w:sz="0" w:space="0" w:color="auto"/>
                    <w:bottom w:val="none" w:sz="0" w:space="0" w:color="auto"/>
                    <w:right w:val="none" w:sz="0" w:space="0" w:color="auto"/>
                  </w:divBdr>
                </w:div>
                <w:div w:id="299380860">
                  <w:marLeft w:val="0"/>
                  <w:marRight w:val="0"/>
                  <w:marTop w:val="0"/>
                  <w:marBottom w:val="0"/>
                  <w:divBdr>
                    <w:top w:val="none" w:sz="0" w:space="0" w:color="auto"/>
                    <w:left w:val="none" w:sz="0" w:space="0" w:color="auto"/>
                    <w:bottom w:val="none" w:sz="0" w:space="0" w:color="auto"/>
                    <w:right w:val="none" w:sz="0" w:space="0" w:color="auto"/>
                  </w:divBdr>
                </w:div>
                <w:div w:id="303387398">
                  <w:marLeft w:val="0"/>
                  <w:marRight w:val="0"/>
                  <w:marTop w:val="0"/>
                  <w:marBottom w:val="0"/>
                  <w:divBdr>
                    <w:top w:val="none" w:sz="0" w:space="0" w:color="auto"/>
                    <w:left w:val="none" w:sz="0" w:space="0" w:color="auto"/>
                    <w:bottom w:val="none" w:sz="0" w:space="0" w:color="auto"/>
                    <w:right w:val="none" w:sz="0" w:space="0" w:color="auto"/>
                  </w:divBdr>
                </w:div>
                <w:div w:id="303631335">
                  <w:marLeft w:val="0"/>
                  <w:marRight w:val="0"/>
                  <w:marTop w:val="0"/>
                  <w:marBottom w:val="0"/>
                  <w:divBdr>
                    <w:top w:val="none" w:sz="0" w:space="0" w:color="auto"/>
                    <w:left w:val="none" w:sz="0" w:space="0" w:color="auto"/>
                    <w:bottom w:val="none" w:sz="0" w:space="0" w:color="auto"/>
                    <w:right w:val="none" w:sz="0" w:space="0" w:color="auto"/>
                  </w:divBdr>
                </w:div>
                <w:div w:id="305862326">
                  <w:marLeft w:val="0"/>
                  <w:marRight w:val="0"/>
                  <w:marTop w:val="0"/>
                  <w:marBottom w:val="0"/>
                  <w:divBdr>
                    <w:top w:val="none" w:sz="0" w:space="0" w:color="auto"/>
                    <w:left w:val="none" w:sz="0" w:space="0" w:color="auto"/>
                    <w:bottom w:val="none" w:sz="0" w:space="0" w:color="auto"/>
                    <w:right w:val="none" w:sz="0" w:space="0" w:color="auto"/>
                  </w:divBdr>
                </w:div>
                <w:div w:id="306328762">
                  <w:marLeft w:val="0"/>
                  <w:marRight w:val="0"/>
                  <w:marTop w:val="0"/>
                  <w:marBottom w:val="0"/>
                  <w:divBdr>
                    <w:top w:val="none" w:sz="0" w:space="0" w:color="auto"/>
                    <w:left w:val="none" w:sz="0" w:space="0" w:color="auto"/>
                    <w:bottom w:val="none" w:sz="0" w:space="0" w:color="auto"/>
                    <w:right w:val="none" w:sz="0" w:space="0" w:color="auto"/>
                  </w:divBdr>
                </w:div>
                <w:div w:id="310409682">
                  <w:marLeft w:val="0"/>
                  <w:marRight w:val="0"/>
                  <w:marTop w:val="0"/>
                  <w:marBottom w:val="0"/>
                  <w:divBdr>
                    <w:top w:val="none" w:sz="0" w:space="0" w:color="auto"/>
                    <w:left w:val="none" w:sz="0" w:space="0" w:color="auto"/>
                    <w:bottom w:val="none" w:sz="0" w:space="0" w:color="auto"/>
                    <w:right w:val="none" w:sz="0" w:space="0" w:color="auto"/>
                  </w:divBdr>
                </w:div>
                <w:div w:id="316763353">
                  <w:marLeft w:val="0"/>
                  <w:marRight w:val="0"/>
                  <w:marTop w:val="0"/>
                  <w:marBottom w:val="0"/>
                  <w:divBdr>
                    <w:top w:val="none" w:sz="0" w:space="0" w:color="auto"/>
                    <w:left w:val="none" w:sz="0" w:space="0" w:color="auto"/>
                    <w:bottom w:val="none" w:sz="0" w:space="0" w:color="auto"/>
                    <w:right w:val="none" w:sz="0" w:space="0" w:color="auto"/>
                  </w:divBdr>
                </w:div>
                <w:div w:id="318465774">
                  <w:marLeft w:val="0"/>
                  <w:marRight w:val="0"/>
                  <w:marTop w:val="0"/>
                  <w:marBottom w:val="0"/>
                  <w:divBdr>
                    <w:top w:val="none" w:sz="0" w:space="0" w:color="auto"/>
                    <w:left w:val="none" w:sz="0" w:space="0" w:color="auto"/>
                    <w:bottom w:val="none" w:sz="0" w:space="0" w:color="auto"/>
                    <w:right w:val="none" w:sz="0" w:space="0" w:color="auto"/>
                  </w:divBdr>
                </w:div>
                <w:div w:id="318919858">
                  <w:marLeft w:val="0"/>
                  <w:marRight w:val="0"/>
                  <w:marTop w:val="0"/>
                  <w:marBottom w:val="0"/>
                  <w:divBdr>
                    <w:top w:val="none" w:sz="0" w:space="0" w:color="auto"/>
                    <w:left w:val="none" w:sz="0" w:space="0" w:color="auto"/>
                    <w:bottom w:val="none" w:sz="0" w:space="0" w:color="auto"/>
                    <w:right w:val="none" w:sz="0" w:space="0" w:color="auto"/>
                  </w:divBdr>
                </w:div>
                <w:div w:id="319697756">
                  <w:marLeft w:val="0"/>
                  <w:marRight w:val="0"/>
                  <w:marTop w:val="0"/>
                  <w:marBottom w:val="0"/>
                  <w:divBdr>
                    <w:top w:val="none" w:sz="0" w:space="0" w:color="auto"/>
                    <w:left w:val="none" w:sz="0" w:space="0" w:color="auto"/>
                    <w:bottom w:val="none" w:sz="0" w:space="0" w:color="auto"/>
                    <w:right w:val="none" w:sz="0" w:space="0" w:color="auto"/>
                  </w:divBdr>
                </w:div>
                <w:div w:id="330567104">
                  <w:marLeft w:val="0"/>
                  <w:marRight w:val="0"/>
                  <w:marTop w:val="0"/>
                  <w:marBottom w:val="0"/>
                  <w:divBdr>
                    <w:top w:val="none" w:sz="0" w:space="0" w:color="auto"/>
                    <w:left w:val="none" w:sz="0" w:space="0" w:color="auto"/>
                    <w:bottom w:val="none" w:sz="0" w:space="0" w:color="auto"/>
                    <w:right w:val="none" w:sz="0" w:space="0" w:color="auto"/>
                  </w:divBdr>
                </w:div>
                <w:div w:id="331178726">
                  <w:marLeft w:val="0"/>
                  <w:marRight w:val="0"/>
                  <w:marTop w:val="0"/>
                  <w:marBottom w:val="0"/>
                  <w:divBdr>
                    <w:top w:val="none" w:sz="0" w:space="0" w:color="auto"/>
                    <w:left w:val="none" w:sz="0" w:space="0" w:color="auto"/>
                    <w:bottom w:val="none" w:sz="0" w:space="0" w:color="auto"/>
                    <w:right w:val="none" w:sz="0" w:space="0" w:color="auto"/>
                  </w:divBdr>
                </w:div>
                <w:div w:id="332688589">
                  <w:marLeft w:val="0"/>
                  <w:marRight w:val="0"/>
                  <w:marTop w:val="0"/>
                  <w:marBottom w:val="0"/>
                  <w:divBdr>
                    <w:top w:val="none" w:sz="0" w:space="0" w:color="auto"/>
                    <w:left w:val="none" w:sz="0" w:space="0" w:color="auto"/>
                    <w:bottom w:val="none" w:sz="0" w:space="0" w:color="auto"/>
                    <w:right w:val="none" w:sz="0" w:space="0" w:color="auto"/>
                  </w:divBdr>
                </w:div>
                <w:div w:id="333650570">
                  <w:marLeft w:val="0"/>
                  <w:marRight w:val="0"/>
                  <w:marTop w:val="0"/>
                  <w:marBottom w:val="0"/>
                  <w:divBdr>
                    <w:top w:val="none" w:sz="0" w:space="0" w:color="auto"/>
                    <w:left w:val="none" w:sz="0" w:space="0" w:color="auto"/>
                    <w:bottom w:val="none" w:sz="0" w:space="0" w:color="auto"/>
                    <w:right w:val="none" w:sz="0" w:space="0" w:color="auto"/>
                  </w:divBdr>
                </w:div>
                <w:div w:id="335500800">
                  <w:marLeft w:val="0"/>
                  <w:marRight w:val="0"/>
                  <w:marTop w:val="0"/>
                  <w:marBottom w:val="0"/>
                  <w:divBdr>
                    <w:top w:val="none" w:sz="0" w:space="0" w:color="auto"/>
                    <w:left w:val="none" w:sz="0" w:space="0" w:color="auto"/>
                    <w:bottom w:val="none" w:sz="0" w:space="0" w:color="auto"/>
                    <w:right w:val="none" w:sz="0" w:space="0" w:color="auto"/>
                  </w:divBdr>
                </w:div>
                <w:div w:id="336930789">
                  <w:marLeft w:val="0"/>
                  <w:marRight w:val="0"/>
                  <w:marTop w:val="0"/>
                  <w:marBottom w:val="0"/>
                  <w:divBdr>
                    <w:top w:val="none" w:sz="0" w:space="0" w:color="auto"/>
                    <w:left w:val="none" w:sz="0" w:space="0" w:color="auto"/>
                    <w:bottom w:val="none" w:sz="0" w:space="0" w:color="auto"/>
                    <w:right w:val="none" w:sz="0" w:space="0" w:color="auto"/>
                  </w:divBdr>
                </w:div>
                <w:div w:id="337343108">
                  <w:marLeft w:val="0"/>
                  <w:marRight w:val="0"/>
                  <w:marTop w:val="0"/>
                  <w:marBottom w:val="0"/>
                  <w:divBdr>
                    <w:top w:val="none" w:sz="0" w:space="0" w:color="auto"/>
                    <w:left w:val="none" w:sz="0" w:space="0" w:color="auto"/>
                    <w:bottom w:val="none" w:sz="0" w:space="0" w:color="auto"/>
                    <w:right w:val="none" w:sz="0" w:space="0" w:color="auto"/>
                  </w:divBdr>
                </w:div>
                <w:div w:id="338311487">
                  <w:marLeft w:val="0"/>
                  <w:marRight w:val="0"/>
                  <w:marTop w:val="0"/>
                  <w:marBottom w:val="0"/>
                  <w:divBdr>
                    <w:top w:val="none" w:sz="0" w:space="0" w:color="auto"/>
                    <w:left w:val="none" w:sz="0" w:space="0" w:color="auto"/>
                    <w:bottom w:val="none" w:sz="0" w:space="0" w:color="auto"/>
                    <w:right w:val="none" w:sz="0" w:space="0" w:color="auto"/>
                  </w:divBdr>
                </w:div>
                <w:div w:id="342438020">
                  <w:marLeft w:val="0"/>
                  <w:marRight w:val="0"/>
                  <w:marTop w:val="0"/>
                  <w:marBottom w:val="0"/>
                  <w:divBdr>
                    <w:top w:val="none" w:sz="0" w:space="0" w:color="auto"/>
                    <w:left w:val="none" w:sz="0" w:space="0" w:color="auto"/>
                    <w:bottom w:val="none" w:sz="0" w:space="0" w:color="auto"/>
                    <w:right w:val="none" w:sz="0" w:space="0" w:color="auto"/>
                  </w:divBdr>
                </w:div>
                <w:div w:id="344597871">
                  <w:marLeft w:val="0"/>
                  <w:marRight w:val="0"/>
                  <w:marTop w:val="0"/>
                  <w:marBottom w:val="0"/>
                  <w:divBdr>
                    <w:top w:val="none" w:sz="0" w:space="0" w:color="auto"/>
                    <w:left w:val="none" w:sz="0" w:space="0" w:color="auto"/>
                    <w:bottom w:val="none" w:sz="0" w:space="0" w:color="auto"/>
                    <w:right w:val="none" w:sz="0" w:space="0" w:color="auto"/>
                  </w:divBdr>
                </w:div>
                <w:div w:id="345330542">
                  <w:marLeft w:val="0"/>
                  <w:marRight w:val="0"/>
                  <w:marTop w:val="0"/>
                  <w:marBottom w:val="0"/>
                  <w:divBdr>
                    <w:top w:val="none" w:sz="0" w:space="0" w:color="auto"/>
                    <w:left w:val="none" w:sz="0" w:space="0" w:color="auto"/>
                    <w:bottom w:val="none" w:sz="0" w:space="0" w:color="auto"/>
                    <w:right w:val="none" w:sz="0" w:space="0" w:color="auto"/>
                  </w:divBdr>
                </w:div>
                <w:div w:id="349768462">
                  <w:marLeft w:val="0"/>
                  <w:marRight w:val="0"/>
                  <w:marTop w:val="0"/>
                  <w:marBottom w:val="0"/>
                  <w:divBdr>
                    <w:top w:val="none" w:sz="0" w:space="0" w:color="auto"/>
                    <w:left w:val="none" w:sz="0" w:space="0" w:color="auto"/>
                    <w:bottom w:val="none" w:sz="0" w:space="0" w:color="auto"/>
                    <w:right w:val="none" w:sz="0" w:space="0" w:color="auto"/>
                  </w:divBdr>
                </w:div>
                <w:div w:id="353112517">
                  <w:marLeft w:val="0"/>
                  <w:marRight w:val="0"/>
                  <w:marTop w:val="0"/>
                  <w:marBottom w:val="0"/>
                  <w:divBdr>
                    <w:top w:val="none" w:sz="0" w:space="0" w:color="auto"/>
                    <w:left w:val="none" w:sz="0" w:space="0" w:color="auto"/>
                    <w:bottom w:val="none" w:sz="0" w:space="0" w:color="auto"/>
                    <w:right w:val="none" w:sz="0" w:space="0" w:color="auto"/>
                  </w:divBdr>
                </w:div>
                <w:div w:id="356659755">
                  <w:marLeft w:val="0"/>
                  <w:marRight w:val="0"/>
                  <w:marTop w:val="0"/>
                  <w:marBottom w:val="0"/>
                  <w:divBdr>
                    <w:top w:val="none" w:sz="0" w:space="0" w:color="auto"/>
                    <w:left w:val="none" w:sz="0" w:space="0" w:color="auto"/>
                    <w:bottom w:val="none" w:sz="0" w:space="0" w:color="auto"/>
                    <w:right w:val="none" w:sz="0" w:space="0" w:color="auto"/>
                  </w:divBdr>
                </w:div>
                <w:div w:id="364719289">
                  <w:marLeft w:val="0"/>
                  <w:marRight w:val="0"/>
                  <w:marTop w:val="0"/>
                  <w:marBottom w:val="0"/>
                  <w:divBdr>
                    <w:top w:val="none" w:sz="0" w:space="0" w:color="auto"/>
                    <w:left w:val="none" w:sz="0" w:space="0" w:color="auto"/>
                    <w:bottom w:val="none" w:sz="0" w:space="0" w:color="auto"/>
                    <w:right w:val="none" w:sz="0" w:space="0" w:color="auto"/>
                  </w:divBdr>
                </w:div>
                <w:div w:id="368801098">
                  <w:marLeft w:val="0"/>
                  <w:marRight w:val="0"/>
                  <w:marTop w:val="0"/>
                  <w:marBottom w:val="0"/>
                  <w:divBdr>
                    <w:top w:val="none" w:sz="0" w:space="0" w:color="auto"/>
                    <w:left w:val="none" w:sz="0" w:space="0" w:color="auto"/>
                    <w:bottom w:val="none" w:sz="0" w:space="0" w:color="auto"/>
                    <w:right w:val="none" w:sz="0" w:space="0" w:color="auto"/>
                  </w:divBdr>
                </w:div>
                <w:div w:id="369497849">
                  <w:marLeft w:val="0"/>
                  <w:marRight w:val="0"/>
                  <w:marTop w:val="0"/>
                  <w:marBottom w:val="0"/>
                  <w:divBdr>
                    <w:top w:val="none" w:sz="0" w:space="0" w:color="auto"/>
                    <w:left w:val="none" w:sz="0" w:space="0" w:color="auto"/>
                    <w:bottom w:val="none" w:sz="0" w:space="0" w:color="auto"/>
                    <w:right w:val="none" w:sz="0" w:space="0" w:color="auto"/>
                  </w:divBdr>
                </w:div>
                <w:div w:id="370302741">
                  <w:marLeft w:val="0"/>
                  <w:marRight w:val="0"/>
                  <w:marTop w:val="0"/>
                  <w:marBottom w:val="0"/>
                  <w:divBdr>
                    <w:top w:val="none" w:sz="0" w:space="0" w:color="auto"/>
                    <w:left w:val="none" w:sz="0" w:space="0" w:color="auto"/>
                    <w:bottom w:val="none" w:sz="0" w:space="0" w:color="auto"/>
                    <w:right w:val="none" w:sz="0" w:space="0" w:color="auto"/>
                  </w:divBdr>
                </w:div>
                <w:div w:id="374546911">
                  <w:marLeft w:val="0"/>
                  <w:marRight w:val="0"/>
                  <w:marTop w:val="0"/>
                  <w:marBottom w:val="0"/>
                  <w:divBdr>
                    <w:top w:val="none" w:sz="0" w:space="0" w:color="auto"/>
                    <w:left w:val="none" w:sz="0" w:space="0" w:color="auto"/>
                    <w:bottom w:val="none" w:sz="0" w:space="0" w:color="auto"/>
                    <w:right w:val="none" w:sz="0" w:space="0" w:color="auto"/>
                  </w:divBdr>
                </w:div>
                <w:div w:id="374626230">
                  <w:marLeft w:val="0"/>
                  <w:marRight w:val="0"/>
                  <w:marTop w:val="0"/>
                  <w:marBottom w:val="0"/>
                  <w:divBdr>
                    <w:top w:val="none" w:sz="0" w:space="0" w:color="auto"/>
                    <w:left w:val="none" w:sz="0" w:space="0" w:color="auto"/>
                    <w:bottom w:val="none" w:sz="0" w:space="0" w:color="auto"/>
                    <w:right w:val="none" w:sz="0" w:space="0" w:color="auto"/>
                  </w:divBdr>
                </w:div>
                <w:div w:id="382212885">
                  <w:marLeft w:val="0"/>
                  <w:marRight w:val="0"/>
                  <w:marTop w:val="0"/>
                  <w:marBottom w:val="0"/>
                  <w:divBdr>
                    <w:top w:val="none" w:sz="0" w:space="0" w:color="auto"/>
                    <w:left w:val="none" w:sz="0" w:space="0" w:color="auto"/>
                    <w:bottom w:val="none" w:sz="0" w:space="0" w:color="auto"/>
                    <w:right w:val="none" w:sz="0" w:space="0" w:color="auto"/>
                  </w:divBdr>
                </w:div>
                <w:div w:id="382222021">
                  <w:marLeft w:val="0"/>
                  <w:marRight w:val="0"/>
                  <w:marTop w:val="0"/>
                  <w:marBottom w:val="0"/>
                  <w:divBdr>
                    <w:top w:val="none" w:sz="0" w:space="0" w:color="auto"/>
                    <w:left w:val="none" w:sz="0" w:space="0" w:color="auto"/>
                    <w:bottom w:val="none" w:sz="0" w:space="0" w:color="auto"/>
                    <w:right w:val="none" w:sz="0" w:space="0" w:color="auto"/>
                  </w:divBdr>
                </w:div>
                <w:div w:id="382675689">
                  <w:marLeft w:val="0"/>
                  <w:marRight w:val="0"/>
                  <w:marTop w:val="0"/>
                  <w:marBottom w:val="0"/>
                  <w:divBdr>
                    <w:top w:val="none" w:sz="0" w:space="0" w:color="auto"/>
                    <w:left w:val="none" w:sz="0" w:space="0" w:color="auto"/>
                    <w:bottom w:val="none" w:sz="0" w:space="0" w:color="auto"/>
                    <w:right w:val="none" w:sz="0" w:space="0" w:color="auto"/>
                  </w:divBdr>
                </w:div>
                <w:div w:id="383405453">
                  <w:marLeft w:val="0"/>
                  <w:marRight w:val="0"/>
                  <w:marTop w:val="0"/>
                  <w:marBottom w:val="0"/>
                  <w:divBdr>
                    <w:top w:val="none" w:sz="0" w:space="0" w:color="auto"/>
                    <w:left w:val="none" w:sz="0" w:space="0" w:color="auto"/>
                    <w:bottom w:val="none" w:sz="0" w:space="0" w:color="auto"/>
                    <w:right w:val="none" w:sz="0" w:space="0" w:color="auto"/>
                  </w:divBdr>
                </w:div>
                <w:div w:id="390082470">
                  <w:marLeft w:val="0"/>
                  <w:marRight w:val="0"/>
                  <w:marTop w:val="0"/>
                  <w:marBottom w:val="0"/>
                  <w:divBdr>
                    <w:top w:val="none" w:sz="0" w:space="0" w:color="auto"/>
                    <w:left w:val="none" w:sz="0" w:space="0" w:color="auto"/>
                    <w:bottom w:val="none" w:sz="0" w:space="0" w:color="auto"/>
                    <w:right w:val="none" w:sz="0" w:space="0" w:color="auto"/>
                  </w:divBdr>
                </w:div>
                <w:div w:id="391541732">
                  <w:marLeft w:val="0"/>
                  <w:marRight w:val="0"/>
                  <w:marTop w:val="0"/>
                  <w:marBottom w:val="0"/>
                  <w:divBdr>
                    <w:top w:val="none" w:sz="0" w:space="0" w:color="auto"/>
                    <w:left w:val="none" w:sz="0" w:space="0" w:color="auto"/>
                    <w:bottom w:val="none" w:sz="0" w:space="0" w:color="auto"/>
                    <w:right w:val="none" w:sz="0" w:space="0" w:color="auto"/>
                  </w:divBdr>
                </w:div>
                <w:div w:id="392898264">
                  <w:marLeft w:val="0"/>
                  <w:marRight w:val="0"/>
                  <w:marTop w:val="0"/>
                  <w:marBottom w:val="0"/>
                  <w:divBdr>
                    <w:top w:val="none" w:sz="0" w:space="0" w:color="auto"/>
                    <w:left w:val="none" w:sz="0" w:space="0" w:color="auto"/>
                    <w:bottom w:val="none" w:sz="0" w:space="0" w:color="auto"/>
                    <w:right w:val="none" w:sz="0" w:space="0" w:color="auto"/>
                  </w:divBdr>
                </w:div>
                <w:div w:id="393235651">
                  <w:marLeft w:val="0"/>
                  <w:marRight w:val="0"/>
                  <w:marTop w:val="0"/>
                  <w:marBottom w:val="0"/>
                  <w:divBdr>
                    <w:top w:val="none" w:sz="0" w:space="0" w:color="auto"/>
                    <w:left w:val="none" w:sz="0" w:space="0" w:color="auto"/>
                    <w:bottom w:val="none" w:sz="0" w:space="0" w:color="auto"/>
                    <w:right w:val="none" w:sz="0" w:space="0" w:color="auto"/>
                  </w:divBdr>
                </w:div>
                <w:div w:id="395129880">
                  <w:marLeft w:val="0"/>
                  <w:marRight w:val="0"/>
                  <w:marTop w:val="0"/>
                  <w:marBottom w:val="0"/>
                  <w:divBdr>
                    <w:top w:val="none" w:sz="0" w:space="0" w:color="auto"/>
                    <w:left w:val="none" w:sz="0" w:space="0" w:color="auto"/>
                    <w:bottom w:val="none" w:sz="0" w:space="0" w:color="auto"/>
                    <w:right w:val="none" w:sz="0" w:space="0" w:color="auto"/>
                  </w:divBdr>
                </w:div>
                <w:div w:id="396709881">
                  <w:marLeft w:val="0"/>
                  <w:marRight w:val="0"/>
                  <w:marTop w:val="0"/>
                  <w:marBottom w:val="0"/>
                  <w:divBdr>
                    <w:top w:val="none" w:sz="0" w:space="0" w:color="auto"/>
                    <w:left w:val="none" w:sz="0" w:space="0" w:color="auto"/>
                    <w:bottom w:val="none" w:sz="0" w:space="0" w:color="auto"/>
                    <w:right w:val="none" w:sz="0" w:space="0" w:color="auto"/>
                  </w:divBdr>
                </w:div>
                <w:div w:id="397173742">
                  <w:marLeft w:val="0"/>
                  <w:marRight w:val="0"/>
                  <w:marTop w:val="0"/>
                  <w:marBottom w:val="0"/>
                  <w:divBdr>
                    <w:top w:val="none" w:sz="0" w:space="0" w:color="auto"/>
                    <w:left w:val="none" w:sz="0" w:space="0" w:color="auto"/>
                    <w:bottom w:val="none" w:sz="0" w:space="0" w:color="auto"/>
                    <w:right w:val="none" w:sz="0" w:space="0" w:color="auto"/>
                  </w:divBdr>
                </w:div>
                <w:div w:id="397486036">
                  <w:marLeft w:val="0"/>
                  <w:marRight w:val="0"/>
                  <w:marTop w:val="0"/>
                  <w:marBottom w:val="0"/>
                  <w:divBdr>
                    <w:top w:val="none" w:sz="0" w:space="0" w:color="auto"/>
                    <w:left w:val="none" w:sz="0" w:space="0" w:color="auto"/>
                    <w:bottom w:val="none" w:sz="0" w:space="0" w:color="auto"/>
                    <w:right w:val="none" w:sz="0" w:space="0" w:color="auto"/>
                  </w:divBdr>
                </w:div>
                <w:div w:id="397749654">
                  <w:marLeft w:val="0"/>
                  <w:marRight w:val="0"/>
                  <w:marTop w:val="0"/>
                  <w:marBottom w:val="0"/>
                  <w:divBdr>
                    <w:top w:val="none" w:sz="0" w:space="0" w:color="auto"/>
                    <w:left w:val="none" w:sz="0" w:space="0" w:color="auto"/>
                    <w:bottom w:val="none" w:sz="0" w:space="0" w:color="auto"/>
                    <w:right w:val="none" w:sz="0" w:space="0" w:color="auto"/>
                  </w:divBdr>
                </w:div>
                <w:div w:id="403575894">
                  <w:marLeft w:val="0"/>
                  <w:marRight w:val="0"/>
                  <w:marTop w:val="0"/>
                  <w:marBottom w:val="0"/>
                  <w:divBdr>
                    <w:top w:val="none" w:sz="0" w:space="0" w:color="auto"/>
                    <w:left w:val="none" w:sz="0" w:space="0" w:color="auto"/>
                    <w:bottom w:val="none" w:sz="0" w:space="0" w:color="auto"/>
                    <w:right w:val="none" w:sz="0" w:space="0" w:color="auto"/>
                  </w:divBdr>
                </w:div>
                <w:div w:id="405228125">
                  <w:marLeft w:val="0"/>
                  <w:marRight w:val="0"/>
                  <w:marTop w:val="0"/>
                  <w:marBottom w:val="0"/>
                  <w:divBdr>
                    <w:top w:val="none" w:sz="0" w:space="0" w:color="auto"/>
                    <w:left w:val="none" w:sz="0" w:space="0" w:color="auto"/>
                    <w:bottom w:val="none" w:sz="0" w:space="0" w:color="auto"/>
                    <w:right w:val="none" w:sz="0" w:space="0" w:color="auto"/>
                  </w:divBdr>
                </w:div>
                <w:div w:id="407580659">
                  <w:marLeft w:val="0"/>
                  <w:marRight w:val="0"/>
                  <w:marTop w:val="0"/>
                  <w:marBottom w:val="0"/>
                  <w:divBdr>
                    <w:top w:val="none" w:sz="0" w:space="0" w:color="auto"/>
                    <w:left w:val="none" w:sz="0" w:space="0" w:color="auto"/>
                    <w:bottom w:val="none" w:sz="0" w:space="0" w:color="auto"/>
                    <w:right w:val="none" w:sz="0" w:space="0" w:color="auto"/>
                  </w:divBdr>
                </w:div>
                <w:div w:id="413866552">
                  <w:marLeft w:val="0"/>
                  <w:marRight w:val="0"/>
                  <w:marTop w:val="0"/>
                  <w:marBottom w:val="0"/>
                  <w:divBdr>
                    <w:top w:val="none" w:sz="0" w:space="0" w:color="auto"/>
                    <w:left w:val="none" w:sz="0" w:space="0" w:color="auto"/>
                    <w:bottom w:val="none" w:sz="0" w:space="0" w:color="auto"/>
                    <w:right w:val="none" w:sz="0" w:space="0" w:color="auto"/>
                  </w:divBdr>
                </w:div>
                <w:div w:id="419254520">
                  <w:marLeft w:val="0"/>
                  <w:marRight w:val="0"/>
                  <w:marTop w:val="0"/>
                  <w:marBottom w:val="0"/>
                  <w:divBdr>
                    <w:top w:val="none" w:sz="0" w:space="0" w:color="auto"/>
                    <w:left w:val="none" w:sz="0" w:space="0" w:color="auto"/>
                    <w:bottom w:val="none" w:sz="0" w:space="0" w:color="auto"/>
                    <w:right w:val="none" w:sz="0" w:space="0" w:color="auto"/>
                  </w:divBdr>
                </w:div>
                <w:div w:id="421149443">
                  <w:marLeft w:val="0"/>
                  <w:marRight w:val="0"/>
                  <w:marTop w:val="0"/>
                  <w:marBottom w:val="0"/>
                  <w:divBdr>
                    <w:top w:val="none" w:sz="0" w:space="0" w:color="auto"/>
                    <w:left w:val="none" w:sz="0" w:space="0" w:color="auto"/>
                    <w:bottom w:val="none" w:sz="0" w:space="0" w:color="auto"/>
                    <w:right w:val="none" w:sz="0" w:space="0" w:color="auto"/>
                  </w:divBdr>
                </w:div>
                <w:div w:id="424620139">
                  <w:marLeft w:val="0"/>
                  <w:marRight w:val="0"/>
                  <w:marTop w:val="0"/>
                  <w:marBottom w:val="0"/>
                  <w:divBdr>
                    <w:top w:val="none" w:sz="0" w:space="0" w:color="auto"/>
                    <w:left w:val="none" w:sz="0" w:space="0" w:color="auto"/>
                    <w:bottom w:val="none" w:sz="0" w:space="0" w:color="auto"/>
                    <w:right w:val="none" w:sz="0" w:space="0" w:color="auto"/>
                  </w:divBdr>
                </w:div>
                <w:div w:id="426273127">
                  <w:marLeft w:val="0"/>
                  <w:marRight w:val="0"/>
                  <w:marTop w:val="0"/>
                  <w:marBottom w:val="0"/>
                  <w:divBdr>
                    <w:top w:val="none" w:sz="0" w:space="0" w:color="auto"/>
                    <w:left w:val="none" w:sz="0" w:space="0" w:color="auto"/>
                    <w:bottom w:val="none" w:sz="0" w:space="0" w:color="auto"/>
                    <w:right w:val="none" w:sz="0" w:space="0" w:color="auto"/>
                  </w:divBdr>
                </w:div>
                <w:div w:id="426926599">
                  <w:marLeft w:val="0"/>
                  <w:marRight w:val="0"/>
                  <w:marTop w:val="0"/>
                  <w:marBottom w:val="0"/>
                  <w:divBdr>
                    <w:top w:val="none" w:sz="0" w:space="0" w:color="auto"/>
                    <w:left w:val="none" w:sz="0" w:space="0" w:color="auto"/>
                    <w:bottom w:val="none" w:sz="0" w:space="0" w:color="auto"/>
                    <w:right w:val="none" w:sz="0" w:space="0" w:color="auto"/>
                  </w:divBdr>
                </w:div>
                <w:div w:id="428546000">
                  <w:marLeft w:val="0"/>
                  <w:marRight w:val="0"/>
                  <w:marTop w:val="0"/>
                  <w:marBottom w:val="0"/>
                  <w:divBdr>
                    <w:top w:val="none" w:sz="0" w:space="0" w:color="auto"/>
                    <w:left w:val="none" w:sz="0" w:space="0" w:color="auto"/>
                    <w:bottom w:val="none" w:sz="0" w:space="0" w:color="auto"/>
                    <w:right w:val="none" w:sz="0" w:space="0" w:color="auto"/>
                  </w:divBdr>
                </w:div>
                <w:div w:id="430589232">
                  <w:marLeft w:val="0"/>
                  <w:marRight w:val="0"/>
                  <w:marTop w:val="0"/>
                  <w:marBottom w:val="0"/>
                  <w:divBdr>
                    <w:top w:val="none" w:sz="0" w:space="0" w:color="auto"/>
                    <w:left w:val="none" w:sz="0" w:space="0" w:color="auto"/>
                    <w:bottom w:val="none" w:sz="0" w:space="0" w:color="auto"/>
                    <w:right w:val="none" w:sz="0" w:space="0" w:color="auto"/>
                  </w:divBdr>
                </w:div>
                <w:div w:id="432091000">
                  <w:marLeft w:val="0"/>
                  <w:marRight w:val="0"/>
                  <w:marTop w:val="0"/>
                  <w:marBottom w:val="0"/>
                  <w:divBdr>
                    <w:top w:val="none" w:sz="0" w:space="0" w:color="auto"/>
                    <w:left w:val="none" w:sz="0" w:space="0" w:color="auto"/>
                    <w:bottom w:val="none" w:sz="0" w:space="0" w:color="auto"/>
                    <w:right w:val="none" w:sz="0" w:space="0" w:color="auto"/>
                  </w:divBdr>
                </w:div>
                <w:div w:id="432629929">
                  <w:marLeft w:val="0"/>
                  <w:marRight w:val="0"/>
                  <w:marTop w:val="0"/>
                  <w:marBottom w:val="0"/>
                  <w:divBdr>
                    <w:top w:val="none" w:sz="0" w:space="0" w:color="auto"/>
                    <w:left w:val="none" w:sz="0" w:space="0" w:color="auto"/>
                    <w:bottom w:val="none" w:sz="0" w:space="0" w:color="auto"/>
                    <w:right w:val="none" w:sz="0" w:space="0" w:color="auto"/>
                  </w:divBdr>
                </w:div>
                <w:div w:id="434256928">
                  <w:marLeft w:val="0"/>
                  <w:marRight w:val="0"/>
                  <w:marTop w:val="0"/>
                  <w:marBottom w:val="0"/>
                  <w:divBdr>
                    <w:top w:val="none" w:sz="0" w:space="0" w:color="auto"/>
                    <w:left w:val="none" w:sz="0" w:space="0" w:color="auto"/>
                    <w:bottom w:val="none" w:sz="0" w:space="0" w:color="auto"/>
                    <w:right w:val="none" w:sz="0" w:space="0" w:color="auto"/>
                  </w:divBdr>
                </w:div>
                <w:div w:id="436220486">
                  <w:marLeft w:val="0"/>
                  <w:marRight w:val="0"/>
                  <w:marTop w:val="0"/>
                  <w:marBottom w:val="0"/>
                  <w:divBdr>
                    <w:top w:val="none" w:sz="0" w:space="0" w:color="auto"/>
                    <w:left w:val="none" w:sz="0" w:space="0" w:color="auto"/>
                    <w:bottom w:val="none" w:sz="0" w:space="0" w:color="auto"/>
                    <w:right w:val="none" w:sz="0" w:space="0" w:color="auto"/>
                  </w:divBdr>
                </w:div>
                <w:div w:id="438186205">
                  <w:marLeft w:val="0"/>
                  <w:marRight w:val="0"/>
                  <w:marTop w:val="0"/>
                  <w:marBottom w:val="0"/>
                  <w:divBdr>
                    <w:top w:val="none" w:sz="0" w:space="0" w:color="auto"/>
                    <w:left w:val="none" w:sz="0" w:space="0" w:color="auto"/>
                    <w:bottom w:val="none" w:sz="0" w:space="0" w:color="auto"/>
                    <w:right w:val="none" w:sz="0" w:space="0" w:color="auto"/>
                  </w:divBdr>
                </w:div>
                <w:div w:id="440420431">
                  <w:marLeft w:val="0"/>
                  <w:marRight w:val="0"/>
                  <w:marTop w:val="0"/>
                  <w:marBottom w:val="0"/>
                  <w:divBdr>
                    <w:top w:val="none" w:sz="0" w:space="0" w:color="auto"/>
                    <w:left w:val="none" w:sz="0" w:space="0" w:color="auto"/>
                    <w:bottom w:val="none" w:sz="0" w:space="0" w:color="auto"/>
                    <w:right w:val="none" w:sz="0" w:space="0" w:color="auto"/>
                  </w:divBdr>
                </w:div>
                <w:div w:id="442959256">
                  <w:marLeft w:val="0"/>
                  <w:marRight w:val="0"/>
                  <w:marTop w:val="0"/>
                  <w:marBottom w:val="0"/>
                  <w:divBdr>
                    <w:top w:val="none" w:sz="0" w:space="0" w:color="auto"/>
                    <w:left w:val="none" w:sz="0" w:space="0" w:color="auto"/>
                    <w:bottom w:val="none" w:sz="0" w:space="0" w:color="auto"/>
                    <w:right w:val="none" w:sz="0" w:space="0" w:color="auto"/>
                  </w:divBdr>
                </w:div>
                <w:div w:id="443967591">
                  <w:marLeft w:val="0"/>
                  <w:marRight w:val="0"/>
                  <w:marTop w:val="0"/>
                  <w:marBottom w:val="0"/>
                  <w:divBdr>
                    <w:top w:val="none" w:sz="0" w:space="0" w:color="auto"/>
                    <w:left w:val="none" w:sz="0" w:space="0" w:color="auto"/>
                    <w:bottom w:val="none" w:sz="0" w:space="0" w:color="auto"/>
                    <w:right w:val="none" w:sz="0" w:space="0" w:color="auto"/>
                  </w:divBdr>
                </w:div>
                <w:div w:id="444203509">
                  <w:marLeft w:val="0"/>
                  <w:marRight w:val="0"/>
                  <w:marTop w:val="0"/>
                  <w:marBottom w:val="0"/>
                  <w:divBdr>
                    <w:top w:val="none" w:sz="0" w:space="0" w:color="auto"/>
                    <w:left w:val="none" w:sz="0" w:space="0" w:color="auto"/>
                    <w:bottom w:val="none" w:sz="0" w:space="0" w:color="auto"/>
                    <w:right w:val="none" w:sz="0" w:space="0" w:color="auto"/>
                  </w:divBdr>
                </w:div>
                <w:div w:id="444271849">
                  <w:marLeft w:val="0"/>
                  <w:marRight w:val="0"/>
                  <w:marTop w:val="0"/>
                  <w:marBottom w:val="0"/>
                  <w:divBdr>
                    <w:top w:val="none" w:sz="0" w:space="0" w:color="auto"/>
                    <w:left w:val="none" w:sz="0" w:space="0" w:color="auto"/>
                    <w:bottom w:val="none" w:sz="0" w:space="0" w:color="auto"/>
                    <w:right w:val="none" w:sz="0" w:space="0" w:color="auto"/>
                  </w:divBdr>
                </w:div>
                <w:div w:id="448206809">
                  <w:marLeft w:val="0"/>
                  <w:marRight w:val="0"/>
                  <w:marTop w:val="0"/>
                  <w:marBottom w:val="0"/>
                  <w:divBdr>
                    <w:top w:val="none" w:sz="0" w:space="0" w:color="auto"/>
                    <w:left w:val="none" w:sz="0" w:space="0" w:color="auto"/>
                    <w:bottom w:val="none" w:sz="0" w:space="0" w:color="auto"/>
                    <w:right w:val="none" w:sz="0" w:space="0" w:color="auto"/>
                  </w:divBdr>
                </w:div>
                <w:div w:id="453208583">
                  <w:marLeft w:val="0"/>
                  <w:marRight w:val="0"/>
                  <w:marTop w:val="0"/>
                  <w:marBottom w:val="0"/>
                  <w:divBdr>
                    <w:top w:val="none" w:sz="0" w:space="0" w:color="auto"/>
                    <w:left w:val="none" w:sz="0" w:space="0" w:color="auto"/>
                    <w:bottom w:val="none" w:sz="0" w:space="0" w:color="auto"/>
                    <w:right w:val="none" w:sz="0" w:space="0" w:color="auto"/>
                  </w:divBdr>
                </w:div>
                <w:div w:id="457336384">
                  <w:marLeft w:val="0"/>
                  <w:marRight w:val="0"/>
                  <w:marTop w:val="0"/>
                  <w:marBottom w:val="0"/>
                  <w:divBdr>
                    <w:top w:val="none" w:sz="0" w:space="0" w:color="auto"/>
                    <w:left w:val="none" w:sz="0" w:space="0" w:color="auto"/>
                    <w:bottom w:val="none" w:sz="0" w:space="0" w:color="auto"/>
                    <w:right w:val="none" w:sz="0" w:space="0" w:color="auto"/>
                  </w:divBdr>
                </w:div>
                <w:div w:id="462503432">
                  <w:marLeft w:val="0"/>
                  <w:marRight w:val="0"/>
                  <w:marTop w:val="0"/>
                  <w:marBottom w:val="0"/>
                  <w:divBdr>
                    <w:top w:val="none" w:sz="0" w:space="0" w:color="auto"/>
                    <w:left w:val="none" w:sz="0" w:space="0" w:color="auto"/>
                    <w:bottom w:val="none" w:sz="0" w:space="0" w:color="auto"/>
                    <w:right w:val="none" w:sz="0" w:space="0" w:color="auto"/>
                  </w:divBdr>
                </w:div>
                <w:div w:id="467362741">
                  <w:marLeft w:val="0"/>
                  <w:marRight w:val="0"/>
                  <w:marTop w:val="0"/>
                  <w:marBottom w:val="0"/>
                  <w:divBdr>
                    <w:top w:val="none" w:sz="0" w:space="0" w:color="auto"/>
                    <w:left w:val="none" w:sz="0" w:space="0" w:color="auto"/>
                    <w:bottom w:val="none" w:sz="0" w:space="0" w:color="auto"/>
                    <w:right w:val="none" w:sz="0" w:space="0" w:color="auto"/>
                  </w:divBdr>
                </w:div>
                <w:div w:id="467630048">
                  <w:marLeft w:val="0"/>
                  <w:marRight w:val="0"/>
                  <w:marTop w:val="0"/>
                  <w:marBottom w:val="0"/>
                  <w:divBdr>
                    <w:top w:val="none" w:sz="0" w:space="0" w:color="auto"/>
                    <w:left w:val="none" w:sz="0" w:space="0" w:color="auto"/>
                    <w:bottom w:val="none" w:sz="0" w:space="0" w:color="auto"/>
                    <w:right w:val="none" w:sz="0" w:space="0" w:color="auto"/>
                  </w:divBdr>
                </w:div>
                <w:div w:id="468280329">
                  <w:marLeft w:val="0"/>
                  <w:marRight w:val="0"/>
                  <w:marTop w:val="0"/>
                  <w:marBottom w:val="0"/>
                  <w:divBdr>
                    <w:top w:val="none" w:sz="0" w:space="0" w:color="auto"/>
                    <w:left w:val="none" w:sz="0" w:space="0" w:color="auto"/>
                    <w:bottom w:val="none" w:sz="0" w:space="0" w:color="auto"/>
                    <w:right w:val="none" w:sz="0" w:space="0" w:color="auto"/>
                  </w:divBdr>
                </w:div>
                <w:div w:id="468938349">
                  <w:marLeft w:val="0"/>
                  <w:marRight w:val="0"/>
                  <w:marTop w:val="0"/>
                  <w:marBottom w:val="0"/>
                  <w:divBdr>
                    <w:top w:val="none" w:sz="0" w:space="0" w:color="auto"/>
                    <w:left w:val="none" w:sz="0" w:space="0" w:color="auto"/>
                    <w:bottom w:val="none" w:sz="0" w:space="0" w:color="auto"/>
                    <w:right w:val="none" w:sz="0" w:space="0" w:color="auto"/>
                  </w:divBdr>
                </w:div>
                <w:div w:id="479926355">
                  <w:marLeft w:val="0"/>
                  <w:marRight w:val="0"/>
                  <w:marTop w:val="0"/>
                  <w:marBottom w:val="0"/>
                  <w:divBdr>
                    <w:top w:val="none" w:sz="0" w:space="0" w:color="auto"/>
                    <w:left w:val="none" w:sz="0" w:space="0" w:color="auto"/>
                    <w:bottom w:val="none" w:sz="0" w:space="0" w:color="auto"/>
                    <w:right w:val="none" w:sz="0" w:space="0" w:color="auto"/>
                  </w:divBdr>
                </w:div>
                <w:div w:id="480925004">
                  <w:marLeft w:val="0"/>
                  <w:marRight w:val="0"/>
                  <w:marTop w:val="0"/>
                  <w:marBottom w:val="0"/>
                  <w:divBdr>
                    <w:top w:val="none" w:sz="0" w:space="0" w:color="auto"/>
                    <w:left w:val="none" w:sz="0" w:space="0" w:color="auto"/>
                    <w:bottom w:val="none" w:sz="0" w:space="0" w:color="auto"/>
                    <w:right w:val="none" w:sz="0" w:space="0" w:color="auto"/>
                  </w:divBdr>
                </w:div>
                <w:div w:id="481040318">
                  <w:marLeft w:val="0"/>
                  <w:marRight w:val="0"/>
                  <w:marTop w:val="0"/>
                  <w:marBottom w:val="0"/>
                  <w:divBdr>
                    <w:top w:val="none" w:sz="0" w:space="0" w:color="auto"/>
                    <w:left w:val="none" w:sz="0" w:space="0" w:color="auto"/>
                    <w:bottom w:val="none" w:sz="0" w:space="0" w:color="auto"/>
                    <w:right w:val="none" w:sz="0" w:space="0" w:color="auto"/>
                  </w:divBdr>
                </w:div>
                <w:div w:id="485439357">
                  <w:marLeft w:val="0"/>
                  <w:marRight w:val="0"/>
                  <w:marTop w:val="0"/>
                  <w:marBottom w:val="0"/>
                  <w:divBdr>
                    <w:top w:val="none" w:sz="0" w:space="0" w:color="auto"/>
                    <w:left w:val="none" w:sz="0" w:space="0" w:color="auto"/>
                    <w:bottom w:val="none" w:sz="0" w:space="0" w:color="auto"/>
                    <w:right w:val="none" w:sz="0" w:space="0" w:color="auto"/>
                  </w:divBdr>
                </w:div>
                <w:div w:id="489641108">
                  <w:marLeft w:val="0"/>
                  <w:marRight w:val="0"/>
                  <w:marTop w:val="0"/>
                  <w:marBottom w:val="0"/>
                  <w:divBdr>
                    <w:top w:val="none" w:sz="0" w:space="0" w:color="auto"/>
                    <w:left w:val="none" w:sz="0" w:space="0" w:color="auto"/>
                    <w:bottom w:val="none" w:sz="0" w:space="0" w:color="auto"/>
                    <w:right w:val="none" w:sz="0" w:space="0" w:color="auto"/>
                  </w:divBdr>
                </w:div>
                <w:div w:id="495799949">
                  <w:marLeft w:val="0"/>
                  <w:marRight w:val="0"/>
                  <w:marTop w:val="0"/>
                  <w:marBottom w:val="0"/>
                  <w:divBdr>
                    <w:top w:val="none" w:sz="0" w:space="0" w:color="auto"/>
                    <w:left w:val="none" w:sz="0" w:space="0" w:color="auto"/>
                    <w:bottom w:val="none" w:sz="0" w:space="0" w:color="auto"/>
                    <w:right w:val="none" w:sz="0" w:space="0" w:color="auto"/>
                  </w:divBdr>
                </w:div>
                <w:div w:id="496847815">
                  <w:marLeft w:val="0"/>
                  <w:marRight w:val="0"/>
                  <w:marTop w:val="0"/>
                  <w:marBottom w:val="0"/>
                  <w:divBdr>
                    <w:top w:val="none" w:sz="0" w:space="0" w:color="auto"/>
                    <w:left w:val="none" w:sz="0" w:space="0" w:color="auto"/>
                    <w:bottom w:val="none" w:sz="0" w:space="0" w:color="auto"/>
                    <w:right w:val="none" w:sz="0" w:space="0" w:color="auto"/>
                  </w:divBdr>
                </w:div>
                <w:div w:id="497427176">
                  <w:marLeft w:val="0"/>
                  <w:marRight w:val="0"/>
                  <w:marTop w:val="0"/>
                  <w:marBottom w:val="0"/>
                  <w:divBdr>
                    <w:top w:val="none" w:sz="0" w:space="0" w:color="auto"/>
                    <w:left w:val="none" w:sz="0" w:space="0" w:color="auto"/>
                    <w:bottom w:val="none" w:sz="0" w:space="0" w:color="auto"/>
                    <w:right w:val="none" w:sz="0" w:space="0" w:color="auto"/>
                  </w:divBdr>
                </w:div>
                <w:div w:id="498159163">
                  <w:marLeft w:val="0"/>
                  <w:marRight w:val="0"/>
                  <w:marTop w:val="0"/>
                  <w:marBottom w:val="0"/>
                  <w:divBdr>
                    <w:top w:val="none" w:sz="0" w:space="0" w:color="auto"/>
                    <w:left w:val="none" w:sz="0" w:space="0" w:color="auto"/>
                    <w:bottom w:val="none" w:sz="0" w:space="0" w:color="auto"/>
                    <w:right w:val="none" w:sz="0" w:space="0" w:color="auto"/>
                  </w:divBdr>
                </w:div>
                <w:div w:id="502165263">
                  <w:marLeft w:val="0"/>
                  <w:marRight w:val="0"/>
                  <w:marTop w:val="0"/>
                  <w:marBottom w:val="0"/>
                  <w:divBdr>
                    <w:top w:val="none" w:sz="0" w:space="0" w:color="auto"/>
                    <w:left w:val="none" w:sz="0" w:space="0" w:color="auto"/>
                    <w:bottom w:val="none" w:sz="0" w:space="0" w:color="auto"/>
                    <w:right w:val="none" w:sz="0" w:space="0" w:color="auto"/>
                  </w:divBdr>
                </w:div>
                <w:div w:id="502671818">
                  <w:marLeft w:val="0"/>
                  <w:marRight w:val="0"/>
                  <w:marTop w:val="0"/>
                  <w:marBottom w:val="0"/>
                  <w:divBdr>
                    <w:top w:val="none" w:sz="0" w:space="0" w:color="auto"/>
                    <w:left w:val="none" w:sz="0" w:space="0" w:color="auto"/>
                    <w:bottom w:val="none" w:sz="0" w:space="0" w:color="auto"/>
                    <w:right w:val="none" w:sz="0" w:space="0" w:color="auto"/>
                  </w:divBdr>
                </w:div>
                <w:div w:id="503085989">
                  <w:marLeft w:val="0"/>
                  <w:marRight w:val="0"/>
                  <w:marTop w:val="0"/>
                  <w:marBottom w:val="0"/>
                  <w:divBdr>
                    <w:top w:val="none" w:sz="0" w:space="0" w:color="auto"/>
                    <w:left w:val="none" w:sz="0" w:space="0" w:color="auto"/>
                    <w:bottom w:val="none" w:sz="0" w:space="0" w:color="auto"/>
                    <w:right w:val="none" w:sz="0" w:space="0" w:color="auto"/>
                  </w:divBdr>
                </w:div>
                <w:div w:id="504053926">
                  <w:marLeft w:val="0"/>
                  <w:marRight w:val="0"/>
                  <w:marTop w:val="0"/>
                  <w:marBottom w:val="0"/>
                  <w:divBdr>
                    <w:top w:val="none" w:sz="0" w:space="0" w:color="auto"/>
                    <w:left w:val="none" w:sz="0" w:space="0" w:color="auto"/>
                    <w:bottom w:val="none" w:sz="0" w:space="0" w:color="auto"/>
                    <w:right w:val="none" w:sz="0" w:space="0" w:color="auto"/>
                  </w:divBdr>
                </w:div>
                <w:div w:id="505369287">
                  <w:marLeft w:val="0"/>
                  <w:marRight w:val="0"/>
                  <w:marTop w:val="0"/>
                  <w:marBottom w:val="0"/>
                  <w:divBdr>
                    <w:top w:val="none" w:sz="0" w:space="0" w:color="auto"/>
                    <w:left w:val="none" w:sz="0" w:space="0" w:color="auto"/>
                    <w:bottom w:val="none" w:sz="0" w:space="0" w:color="auto"/>
                    <w:right w:val="none" w:sz="0" w:space="0" w:color="auto"/>
                  </w:divBdr>
                </w:div>
                <w:div w:id="505632260">
                  <w:marLeft w:val="0"/>
                  <w:marRight w:val="0"/>
                  <w:marTop w:val="0"/>
                  <w:marBottom w:val="0"/>
                  <w:divBdr>
                    <w:top w:val="none" w:sz="0" w:space="0" w:color="auto"/>
                    <w:left w:val="none" w:sz="0" w:space="0" w:color="auto"/>
                    <w:bottom w:val="none" w:sz="0" w:space="0" w:color="auto"/>
                    <w:right w:val="none" w:sz="0" w:space="0" w:color="auto"/>
                  </w:divBdr>
                </w:div>
                <w:div w:id="507135231">
                  <w:marLeft w:val="0"/>
                  <w:marRight w:val="0"/>
                  <w:marTop w:val="0"/>
                  <w:marBottom w:val="0"/>
                  <w:divBdr>
                    <w:top w:val="none" w:sz="0" w:space="0" w:color="auto"/>
                    <w:left w:val="none" w:sz="0" w:space="0" w:color="auto"/>
                    <w:bottom w:val="none" w:sz="0" w:space="0" w:color="auto"/>
                    <w:right w:val="none" w:sz="0" w:space="0" w:color="auto"/>
                  </w:divBdr>
                </w:div>
                <w:div w:id="509493950">
                  <w:marLeft w:val="0"/>
                  <w:marRight w:val="0"/>
                  <w:marTop w:val="0"/>
                  <w:marBottom w:val="0"/>
                  <w:divBdr>
                    <w:top w:val="none" w:sz="0" w:space="0" w:color="auto"/>
                    <w:left w:val="none" w:sz="0" w:space="0" w:color="auto"/>
                    <w:bottom w:val="none" w:sz="0" w:space="0" w:color="auto"/>
                    <w:right w:val="none" w:sz="0" w:space="0" w:color="auto"/>
                  </w:divBdr>
                </w:div>
                <w:div w:id="509569632">
                  <w:marLeft w:val="0"/>
                  <w:marRight w:val="0"/>
                  <w:marTop w:val="0"/>
                  <w:marBottom w:val="0"/>
                  <w:divBdr>
                    <w:top w:val="none" w:sz="0" w:space="0" w:color="auto"/>
                    <w:left w:val="none" w:sz="0" w:space="0" w:color="auto"/>
                    <w:bottom w:val="none" w:sz="0" w:space="0" w:color="auto"/>
                    <w:right w:val="none" w:sz="0" w:space="0" w:color="auto"/>
                  </w:divBdr>
                </w:div>
                <w:div w:id="509761085">
                  <w:marLeft w:val="0"/>
                  <w:marRight w:val="0"/>
                  <w:marTop w:val="0"/>
                  <w:marBottom w:val="0"/>
                  <w:divBdr>
                    <w:top w:val="none" w:sz="0" w:space="0" w:color="auto"/>
                    <w:left w:val="none" w:sz="0" w:space="0" w:color="auto"/>
                    <w:bottom w:val="none" w:sz="0" w:space="0" w:color="auto"/>
                    <w:right w:val="none" w:sz="0" w:space="0" w:color="auto"/>
                  </w:divBdr>
                </w:div>
                <w:div w:id="516045434">
                  <w:marLeft w:val="0"/>
                  <w:marRight w:val="0"/>
                  <w:marTop w:val="0"/>
                  <w:marBottom w:val="0"/>
                  <w:divBdr>
                    <w:top w:val="none" w:sz="0" w:space="0" w:color="auto"/>
                    <w:left w:val="none" w:sz="0" w:space="0" w:color="auto"/>
                    <w:bottom w:val="none" w:sz="0" w:space="0" w:color="auto"/>
                    <w:right w:val="none" w:sz="0" w:space="0" w:color="auto"/>
                  </w:divBdr>
                </w:div>
                <w:div w:id="516967244">
                  <w:marLeft w:val="0"/>
                  <w:marRight w:val="0"/>
                  <w:marTop w:val="0"/>
                  <w:marBottom w:val="0"/>
                  <w:divBdr>
                    <w:top w:val="none" w:sz="0" w:space="0" w:color="auto"/>
                    <w:left w:val="none" w:sz="0" w:space="0" w:color="auto"/>
                    <w:bottom w:val="none" w:sz="0" w:space="0" w:color="auto"/>
                    <w:right w:val="none" w:sz="0" w:space="0" w:color="auto"/>
                  </w:divBdr>
                </w:div>
                <w:div w:id="518281658">
                  <w:marLeft w:val="0"/>
                  <w:marRight w:val="0"/>
                  <w:marTop w:val="0"/>
                  <w:marBottom w:val="0"/>
                  <w:divBdr>
                    <w:top w:val="none" w:sz="0" w:space="0" w:color="auto"/>
                    <w:left w:val="none" w:sz="0" w:space="0" w:color="auto"/>
                    <w:bottom w:val="none" w:sz="0" w:space="0" w:color="auto"/>
                    <w:right w:val="none" w:sz="0" w:space="0" w:color="auto"/>
                  </w:divBdr>
                </w:div>
                <w:div w:id="518979867">
                  <w:marLeft w:val="0"/>
                  <w:marRight w:val="0"/>
                  <w:marTop w:val="0"/>
                  <w:marBottom w:val="0"/>
                  <w:divBdr>
                    <w:top w:val="none" w:sz="0" w:space="0" w:color="auto"/>
                    <w:left w:val="none" w:sz="0" w:space="0" w:color="auto"/>
                    <w:bottom w:val="none" w:sz="0" w:space="0" w:color="auto"/>
                    <w:right w:val="none" w:sz="0" w:space="0" w:color="auto"/>
                  </w:divBdr>
                </w:div>
                <w:div w:id="522978285">
                  <w:marLeft w:val="0"/>
                  <w:marRight w:val="0"/>
                  <w:marTop w:val="0"/>
                  <w:marBottom w:val="0"/>
                  <w:divBdr>
                    <w:top w:val="none" w:sz="0" w:space="0" w:color="auto"/>
                    <w:left w:val="none" w:sz="0" w:space="0" w:color="auto"/>
                    <w:bottom w:val="none" w:sz="0" w:space="0" w:color="auto"/>
                    <w:right w:val="none" w:sz="0" w:space="0" w:color="auto"/>
                  </w:divBdr>
                </w:div>
                <w:div w:id="528227987">
                  <w:marLeft w:val="0"/>
                  <w:marRight w:val="0"/>
                  <w:marTop w:val="0"/>
                  <w:marBottom w:val="0"/>
                  <w:divBdr>
                    <w:top w:val="none" w:sz="0" w:space="0" w:color="auto"/>
                    <w:left w:val="none" w:sz="0" w:space="0" w:color="auto"/>
                    <w:bottom w:val="none" w:sz="0" w:space="0" w:color="auto"/>
                    <w:right w:val="none" w:sz="0" w:space="0" w:color="auto"/>
                  </w:divBdr>
                </w:div>
                <w:div w:id="529606359">
                  <w:marLeft w:val="0"/>
                  <w:marRight w:val="0"/>
                  <w:marTop w:val="0"/>
                  <w:marBottom w:val="0"/>
                  <w:divBdr>
                    <w:top w:val="none" w:sz="0" w:space="0" w:color="auto"/>
                    <w:left w:val="none" w:sz="0" w:space="0" w:color="auto"/>
                    <w:bottom w:val="none" w:sz="0" w:space="0" w:color="auto"/>
                    <w:right w:val="none" w:sz="0" w:space="0" w:color="auto"/>
                  </w:divBdr>
                </w:div>
                <w:div w:id="531066935">
                  <w:marLeft w:val="0"/>
                  <w:marRight w:val="0"/>
                  <w:marTop w:val="0"/>
                  <w:marBottom w:val="0"/>
                  <w:divBdr>
                    <w:top w:val="none" w:sz="0" w:space="0" w:color="auto"/>
                    <w:left w:val="none" w:sz="0" w:space="0" w:color="auto"/>
                    <w:bottom w:val="none" w:sz="0" w:space="0" w:color="auto"/>
                    <w:right w:val="none" w:sz="0" w:space="0" w:color="auto"/>
                  </w:divBdr>
                </w:div>
                <w:div w:id="533158491">
                  <w:marLeft w:val="0"/>
                  <w:marRight w:val="0"/>
                  <w:marTop w:val="0"/>
                  <w:marBottom w:val="0"/>
                  <w:divBdr>
                    <w:top w:val="none" w:sz="0" w:space="0" w:color="auto"/>
                    <w:left w:val="none" w:sz="0" w:space="0" w:color="auto"/>
                    <w:bottom w:val="none" w:sz="0" w:space="0" w:color="auto"/>
                    <w:right w:val="none" w:sz="0" w:space="0" w:color="auto"/>
                  </w:divBdr>
                </w:div>
                <w:div w:id="533344878">
                  <w:marLeft w:val="0"/>
                  <w:marRight w:val="0"/>
                  <w:marTop w:val="0"/>
                  <w:marBottom w:val="0"/>
                  <w:divBdr>
                    <w:top w:val="none" w:sz="0" w:space="0" w:color="auto"/>
                    <w:left w:val="none" w:sz="0" w:space="0" w:color="auto"/>
                    <w:bottom w:val="none" w:sz="0" w:space="0" w:color="auto"/>
                    <w:right w:val="none" w:sz="0" w:space="0" w:color="auto"/>
                  </w:divBdr>
                </w:div>
                <w:div w:id="540047912">
                  <w:marLeft w:val="0"/>
                  <w:marRight w:val="0"/>
                  <w:marTop w:val="0"/>
                  <w:marBottom w:val="0"/>
                  <w:divBdr>
                    <w:top w:val="none" w:sz="0" w:space="0" w:color="auto"/>
                    <w:left w:val="none" w:sz="0" w:space="0" w:color="auto"/>
                    <w:bottom w:val="none" w:sz="0" w:space="0" w:color="auto"/>
                    <w:right w:val="none" w:sz="0" w:space="0" w:color="auto"/>
                  </w:divBdr>
                </w:div>
                <w:div w:id="542597430">
                  <w:marLeft w:val="0"/>
                  <w:marRight w:val="0"/>
                  <w:marTop w:val="0"/>
                  <w:marBottom w:val="0"/>
                  <w:divBdr>
                    <w:top w:val="none" w:sz="0" w:space="0" w:color="auto"/>
                    <w:left w:val="none" w:sz="0" w:space="0" w:color="auto"/>
                    <w:bottom w:val="none" w:sz="0" w:space="0" w:color="auto"/>
                    <w:right w:val="none" w:sz="0" w:space="0" w:color="auto"/>
                  </w:divBdr>
                </w:div>
                <w:div w:id="542644171">
                  <w:marLeft w:val="0"/>
                  <w:marRight w:val="0"/>
                  <w:marTop w:val="0"/>
                  <w:marBottom w:val="0"/>
                  <w:divBdr>
                    <w:top w:val="none" w:sz="0" w:space="0" w:color="auto"/>
                    <w:left w:val="none" w:sz="0" w:space="0" w:color="auto"/>
                    <w:bottom w:val="none" w:sz="0" w:space="0" w:color="auto"/>
                    <w:right w:val="none" w:sz="0" w:space="0" w:color="auto"/>
                  </w:divBdr>
                </w:div>
                <w:div w:id="553351688">
                  <w:marLeft w:val="0"/>
                  <w:marRight w:val="0"/>
                  <w:marTop w:val="0"/>
                  <w:marBottom w:val="0"/>
                  <w:divBdr>
                    <w:top w:val="none" w:sz="0" w:space="0" w:color="auto"/>
                    <w:left w:val="none" w:sz="0" w:space="0" w:color="auto"/>
                    <w:bottom w:val="none" w:sz="0" w:space="0" w:color="auto"/>
                    <w:right w:val="none" w:sz="0" w:space="0" w:color="auto"/>
                  </w:divBdr>
                </w:div>
                <w:div w:id="554395099">
                  <w:marLeft w:val="0"/>
                  <w:marRight w:val="0"/>
                  <w:marTop w:val="0"/>
                  <w:marBottom w:val="0"/>
                  <w:divBdr>
                    <w:top w:val="none" w:sz="0" w:space="0" w:color="auto"/>
                    <w:left w:val="none" w:sz="0" w:space="0" w:color="auto"/>
                    <w:bottom w:val="none" w:sz="0" w:space="0" w:color="auto"/>
                    <w:right w:val="none" w:sz="0" w:space="0" w:color="auto"/>
                  </w:divBdr>
                </w:div>
                <w:div w:id="555355602">
                  <w:marLeft w:val="0"/>
                  <w:marRight w:val="0"/>
                  <w:marTop w:val="0"/>
                  <w:marBottom w:val="0"/>
                  <w:divBdr>
                    <w:top w:val="none" w:sz="0" w:space="0" w:color="auto"/>
                    <w:left w:val="none" w:sz="0" w:space="0" w:color="auto"/>
                    <w:bottom w:val="none" w:sz="0" w:space="0" w:color="auto"/>
                    <w:right w:val="none" w:sz="0" w:space="0" w:color="auto"/>
                  </w:divBdr>
                </w:div>
                <w:div w:id="557011519">
                  <w:marLeft w:val="0"/>
                  <w:marRight w:val="0"/>
                  <w:marTop w:val="0"/>
                  <w:marBottom w:val="0"/>
                  <w:divBdr>
                    <w:top w:val="none" w:sz="0" w:space="0" w:color="auto"/>
                    <w:left w:val="none" w:sz="0" w:space="0" w:color="auto"/>
                    <w:bottom w:val="none" w:sz="0" w:space="0" w:color="auto"/>
                    <w:right w:val="none" w:sz="0" w:space="0" w:color="auto"/>
                  </w:divBdr>
                </w:div>
                <w:div w:id="558439720">
                  <w:marLeft w:val="0"/>
                  <w:marRight w:val="0"/>
                  <w:marTop w:val="0"/>
                  <w:marBottom w:val="0"/>
                  <w:divBdr>
                    <w:top w:val="none" w:sz="0" w:space="0" w:color="auto"/>
                    <w:left w:val="none" w:sz="0" w:space="0" w:color="auto"/>
                    <w:bottom w:val="none" w:sz="0" w:space="0" w:color="auto"/>
                    <w:right w:val="none" w:sz="0" w:space="0" w:color="auto"/>
                  </w:divBdr>
                </w:div>
                <w:div w:id="562445363">
                  <w:marLeft w:val="0"/>
                  <w:marRight w:val="0"/>
                  <w:marTop w:val="0"/>
                  <w:marBottom w:val="0"/>
                  <w:divBdr>
                    <w:top w:val="none" w:sz="0" w:space="0" w:color="auto"/>
                    <w:left w:val="none" w:sz="0" w:space="0" w:color="auto"/>
                    <w:bottom w:val="none" w:sz="0" w:space="0" w:color="auto"/>
                    <w:right w:val="none" w:sz="0" w:space="0" w:color="auto"/>
                  </w:divBdr>
                </w:div>
                <w:div w:id="562447594">
                  <w:marLeft w:val="0"/>
                  <w:marRight w:val="0"/>
                  <w:marTop w:val="0"/>
                  <w:marBottom w:val="0"/>
                  <w:divBdr>
                    <w:top w:val="none" w:sz="0" w:space="0" w:color="auto"/>
                    <w:left w:val="none" w:sz="0" w:space="0" w:color="auto"/>
                    <w:bottom w:val="none" w:sz="0" w:space="0" w:color="auto"/>
                    <w:right w:val="none" w:sz="0" w:space="0" w:color="auto"/>
                  </w:divBdr>
                </w:div>
                <w:div w:id="571503498">
                  <w:marLeft w:val="0"/>
                  <w:marRight w:val="0"/>
                  <w:marTop w:val="0"/>
                  <w:marBottom w:val="0"/>
                  <w:divBdr>
                    <w:top w:val="none" w:sz="0" w:space="0" w:color="auto"/>
                    <w:left w:val="none" w:sz="0" w:space="0" w:color="auto"/>
                    <w:bottom w:val="none" w:sz="0" w:space="0" w:color="auto"/>
                    <w:right w:val="none" w:sz="0" w:space="0" w:color="auto"/>
                  </w:divBdr>
                </w:div>
                <w:div w:id="571819564">
                  <w:marLeft w:val="0"/>
                  <w:marRight w:val="0"/>
                  <w:marTop w:val="0"/>
                  <w:marBottom w:val="0"/>
                  <w:divBdr>
                    <w:top w:val="none" w:sz="0" w:space="0" w:color="auto"/>
                    <w:left w:val="none" w:sz="0" w:space="0" w:color="auto"/>
                    <w:bottom w:val="none" w:sz="0" w:space="0" w:color="auto"/>
                    <w:right w:val="none" w:sz="0" w:space="0" w:color="auto"/>
                  </w:divBdr>
                </w:div>
                <w:div w:id="572005504">
                  <w:marLeft w:val="0"/>
                  <w:marRight w:val="0"/>
                  <w:marTop w:val="0"/>
                  <w:marBottom w:val="0"/>
                  <w:divBdr>
                    <w:top w:val="none" w:sz="0" w:space="0" w:color="auto"/>
                    <w:left w:val="none" w:sz="0" w:space="0" w:color="auto"/>
                    <w:bottom w:val="none" w:sz="0" w:space="0" w:color="auto"/>
                    <w:right w:val="none" w:sz="0" w:space="0" w:color="auto"/>
                  </w:divBdr>
                </w:div>
                <w:div w:id="572936129">
                  <w:marLeft w:val="0"/>
                  <w:marRight w:val="0"/>
                  <w:marTop w:val="0"/>
                  <w:marBottom w:val="0"/>
                  <w:divBdr>
                    <w:top w:val="none" w:sz="0" w:space="0" w:color="auto"/>
                    <w:left w:val="none" w:sz="0" w:space="0" w:color="auto"/>
                    <w:bottom w:val="none" w:sz="0" w:space="0" w:color="auto"/>
                    <w:right w:val="none" w:sz="0" w:space="0" w:color="auto"/>
                  </w:divBdr>
                </w:div>
                <w:div w:id="573128869">
                  <w:marLeft w:val="0"/>
                  <w:marRight w:val="0"/>
                  <w:marTop w:val="0"/>
                  <w:marBottom w:val="0"/>
                  <w:divBdr>
                    <w:top w:val="none" w:sz="0" w:space="0" w:color="auto"/>
                    <w:left w:val="none" w:sz="0" w:space="0" w:color="auto"/>
                    <w:bottom w:val="none" w:sz="0" w:space="0" w:color="auto"/>
                    <w:right w:val="none" w:sz="0" w:space="0" w:color="auto"/>
                  </w:divBdr>
                </w:div>
                <w:div w:id="573705195">
                  <w:marLeft w:val="0"/>
                  <w:marRight w:val="0"/>
                  <w:marTop w:val="0"/>
                  <w:marBottom w:val="0"/>
                  <w:divBdr>
                    <w:top w:val="none" w:sz="0" w:space="0" w:color="auto"/>
                    <w:left w:val="none" w:sz="0" w:space="0" w:color="auto"/>
                    <w:bottom w:val="none" w:sz="0" w:space="0" w:color="auto"/>
                    <w:right w:val="none" w:sz="0" w:space="0" w:color="auto"/>
                  </w:divBdr>
                </w:div>
                <w:div w:id="575209756">
                  <w:marLeft w:val="0"/>
                  <w:marRight w:val="0"/>
                  <w:marTop w:val="0"/>
                  <w:marBottom w:val="0"/>
                  <w:divBdr>
                    <w:top w:val="none" w:sz="0" w:space="0" w:color="auto"/>
                    <w:left w:val="none" w:sz="0" w:space="0" w:color="auto"/>
                    <w:bottom w:val="none" w:sz="0" w:space="0" w:color="auto"/>
                    <w:right w:val="none" w:sz="0" w:space="0" w:color="auto"/>
                  </w:divBdr>
                </w:div>
                <w:div w:id="576786506">
                  <w:marLeft w:val="0"/>
                  <w:marRight w:val="0"/>
                  <w:marTop w:val="0"/>
                  <w:marBottom w:val="0"/>
                  <w:divBdr>
                    <w:top w:val="none" w:sz="0" w:space="0" w:color="auto"/>
                    <w:left w:val="none" w:sz="0" w:space="0" w:color="auto"/>
                    <w:bottom w:val="none" w:sz="0" w:space="0" w:color="auto"/>
                    <w:right w:val="none" w:sz="0" w:space="0" w:color="auto"/>
                  </w:divBdr>
                </w:div>
                <w:div w:id="581254703">
                  <w:marLeft w:val="0"/>
                  <w:marRight w:val="0"/>
                  <w:marTop w:val="0"/>
                  <w:marBottom w:val="0"/>
                  <w:divBdr>
                    <w:top w:val="none" w:sz="0" w:space="0" w:color="auto"/>
                    <w:left w:val="none" w:sz="0" w:space="0" w:color="auto"/>
                    <w:bottom w:val="none" w:sz="0" w:space="0" w:color="auto"/>
                    <w:right w:val="none" w:sz="0" w:space="0" w:color="auto"/>
                  </w:divBdr>
                </w:div>
                <w:div w:id="581719759">
                  <w:marLeft w:val="0"/>
                  <w:marRight w:val="0"/>
                  <w:marTop w:val="0"/>
                  <w:marBottom w:val="0"/>
                  <w:divBdr>
                    <w:top w:val="none" w:sz="0" w:space="0" w:color="auto"/>
                    <w:left w:val="none" w:sz="0" w:space="0" w:color="auto"/>
                    <w:bottom w:val="none" w:sz="0" w:space="0" w:color="auto"/>
                    <w:right w:val="none" w:sz="0" w:space="0" w:color="auto"/>
                  </w:divBdr>
                </w:div>
                <w:div w:id="583029447">
                  <w:marLeft w:val="0"/>
                  <w:marRight w:val="0"/>
                  <w:marTop w:val="0"/>
                  <w:marBottom w:val="0"/>
                  <w:divBdr>
                    <w:top w:val="none" w:sz="0" w:space="0" w:color="auto"/>
                    <w:left w:val="none" w:sz="0" w:space="0" w:color="auto"/>
                    <w:bottom w:val="none" w:sz="0" w:space="0" w:color="auto"/>
                    <w:right w:val="none" w:sz="0" w:space="0" w:color="auto"/>
                  </w:divBdr>
                </w:div>
                <w:div w:id="585266915">
                  <w:marLeft w:val="0"/>
                  <w:marRight w:val="0"/>
                  <w:marTop w:val="0"/>
                  <w:marBottom w:val="0"/>
                  <w:divBdr>
                    <w:top w:val="none" w:sz="0" w:space="0" w:color="auto"/>
                    <w:left w:val="none" w:sz="0" w:space="0" w:color="auto"/>
                    <w:bottom w:val="none" w:sz="0" w:space="0" w:color="auto"/>
                    <w:right w:val="none" w:sz="0" w:space="0" w:color="auto"/>
                  </w:divBdr>
                </w:div>
                <w:div w:id="585502331">
                  <w:marLeft w:val="0"/>
                  <w:marRight w:val="0"/>
                  <w:marTop w:val="0"/>
                  <w:marBottom w:val="0"/>
                  <w:divBdr>
                    <w:top w:val="none" w:sz="0" w:space="0" w:color="auto"/>
                    <w:left w:val="none" w:sz="0" w:space="0" w:color="auto"/>
                    <w:bottom w:val="none" w:sz="0" w:space="0" w:color="auto"/>
                    <w:right w:val="none" w:sz="0" w:space="0" w:color="auto"/>
                  </w:divBdr>
                </w:div>
                <w:div w:id="587735568">
                  <w:marLeft w:val="0"/>
                  <w:marRight w:val="0"/>
                  <w:marTop w:val="0"/>
                  <w:marBottom w:val="0"/>
                  <w:divBdr>
                    <w:top w:val="none" w:sz="0" w:space="0" w:color="auto"/>
                    <w:left w:val="none" w:sz="0" w:space="0" w:color="auto"/>
                    <w:bottom w:val="none" w:sz="0" w:space="0" w:color="auto"/>
                    <w:right w:val="none" w:sz="0" w:space="0" w:color="auto"/>
                  </w:divBdr>
                </w:div>
                <w:div w:id="588927223">
                  <w:marLeft w:val="0"/>
                  <w:marRight w:val="0"/>
                  <w:marTop w:val="0"/>
                  <w:marBottom w:val="0"/>
                  <w:divBdr>
                    <w:top w:val="none" w:sz="0" w:space="0" w:color="auto"/>
                    <w:left w:val="none" w:sz="0" w:space="0" w:color="auto"/>
                    <w:bottom w:val="none" w:sz="0" w:space="0" w:color="auto"/>
                    <w:right w:val="none" w:sz="0" w:space="0" w:color="auto"/>
                  </w:divBdr>
                </w:div>
                <w:div w:id="590310718">
                  <w:marLeft w:val="0"/>
                  <w:marRight w:val="0"/>
                  <w:marTop w:val="0"/>
                  <w:marBottom w:val="0"/>
                  <w:divBdr>
                    <w:top w:val="none" w:sz="0" w:space="0" w:color="auto"/>
                    <w:left w:val="none" w:sz="0" w:space="0" w:color="auto"/>
                    <w:bottom w:val="none" w:sz="0" w:space="0" w:color="auto"/>
                    <w:right w:val="none" w:sz="0" w:space="0" w:color="auto"/>
                  </w:divBdr>
                </w:div>
                <w:div w:id="590310761">
                  <w:marLeft w:val="0"/>
                  <w:marRight w:val="0"/>
                  <w:marTop w:val="0"/>
                  <w:marBottom w:val="0"/>
                  <w:divBdr>
                    <w:top w:val="none" w:sz="0" w:space="0" w:color="auto"/>
                    <w:left w:val="none" w:sz="0" w:space="0" w:color="auto"/>
                    <w:bottom w:val="none" w:sz="0" w:space="0" w:color="auto"/>
                    <w:right w:val="none" w:sz="0" w:space="0" w:color="auto"/>
                  </w:divBdr>
                </w:div>
                <w:div w:id="595018009">
                  <w:marLeft w:val="0"/>
                  <w:marRight w:val="0"/>
                  <w:marTop w:val="0"/>
                  <w:marBottom w:val="0"/>
                  <w:divBdr>
                    <w:top w:val="none" w:sz="0" w:space="0" w:color="auto"/>
                    <w:left w:val="none" w:sz="0" w:space="0" w:color="auto"/>
                    <w:bottom w:val="none" w:sz="0" w:space="0" w:color="auto"/>
                    <w:right w:val="none" w:sz="0" w:space="0" w:color="auto"/>
                  </w:divBdr>
                </w:div>
                <w:div w:id="595284109">
                  <w:marLeft w:val="0"/>
                  <w:marRight w:val="0"/>
                  <w:marTop w:val="0"/>
                  <w:marBottom w:val="0"/>
                  <w:divBdr>
                    <w:top w:val="none" w:sz="0" w:space="0" w:color="auto"/>
                    <w:left w:val="none" w:sz="0" w:space="0" w:color="auto"/>
                    <w:bottom w:val="none" w:sz="0" w:space="0" w:color="auto"/>
                    <w:right w:val="none" w:sz="0" w:space="0" w:color="auto"/>
                  </w:divBdr>
                </w:div>
                <w:div w:id="595752518">
                  <w:marLeft w:val="0"/>
                  <w:marRight w:val="0"/>
                  <w:marTop w:val="0"/>
                  <w:marBottom w:val="0"/>
                  <w:divBdr>
                    <w:top w:val="none" w:sz="0" w:space="0" w:color="auto"/>
                    <w:left w:val="none" w:sz="0" w:space="0" w:color="auto"/>
                    <w:bottom w:val="none" w:sz="0" w:space="0" w:color="auto"/>
                    <w:right w:val="none" w:sz="0" w:space="0" w:color="auto"/>
                  </w:divBdr>
                </w:div>
                <w:div w:id="598175116">
                  <w:marLeft w:val="0"/>
                  <w:marRight w:val="0"/>
                  <w:marTop w:val="0"/>
                  <w:marBottom w:val="0"/>
                  <w:divBdr>
                    <w:top w:val="none" w:sz="0" w:space="0" w:color="auto"/>
                    <w:left w:val="none" w:sz="0" w:space="0" w:color="auto"/>
                    <w:bottom w:val="none" w:sz="0" w:space="0" w:color="auto"/>
                    <w:right w:val="none" w:sz="0" w:space="0" w:color="auto"/>
                  </w:divBdr>
                </w:div>
                <w:div w:id="600259577">
                  <w:marLeft w:val="0"/>
                  <w:marRight w:val="0"/>
                  <w:marTop w:val="0"/>
                  <w:marBottom w:val="0"/>
                  <w:divBdr>
                    <w:top w:val="none" w:sz="0" w:space="0" w:color="auto"/>
                    <w:left w:val="none" w:sz="0" w:space="0" w:color="auto"/>
                    <w:bottom w:val="none" w:sz="0" w:space="0" w:color="auto"/>
                    <w:right w:val="none" w:sz="0" w:space="0" w:color="auto"/>
                  </w:divBdr>
                </w:div>
                <w:div w:id="601885027">
                  <w:marLeft w:val="0"/>
                  <w:marRight w:val="0"/>
                  <w:marTop w:val="0"/>
                  <w:marBottom w:val="0"/>
                  <w:divBdr>
                    <w:top w:val="none" w:sz="0" w:space="0" w:color="auto"/>
                    <w:left w:val="none" w:sz="0" w:space="0" w:color="auto"/>
                    <w:bottom w:val="none" w:sz="0" w:space="0" w:color="auto"/>
                    <w:right w:val="none" w:sz="0" w:space="0" w:color="auto"/>
                  </w:divBdr>
                </w:div>
                <w:div w:id="603147433">
                  <w:marLeft w:val="0"/>
                  <w:marRight w:val="0"/>
                  <w:marTop w:val="0"/>
                  <w:marBottom w:val="0"/>
                  <w:divBdr>
                    <w:top w:val="none" w:sz="0" w:space="0" w:color="auto"/>
                    <w:left w:val="none" w:sz="0" w:space="0" w:color="auto"/>
                    <w:bottom w:val="none" w:sz="0" w:space="0" w:color="auto"/>
                    <w:right w:val="none" w:sz="0" w:space="0" w:color="auto"/>
                  </w:divBdr>
                </w:div>
                <w:div w:id="603264618">
                  <w:marLeft w:val="0"/>
                  <w:marRight w:val="0"/>
                  <w:marTop w:val="0"/>
                  <w:marBottom w:val="0"/>
                  <w:divBdr>
                    <w:top w:val="none" w:sz="0" w:space="0" w:color="auto"/>
                    <w:left w:val="none" w:sz="0" w:space="0" w:color="auto"/>
                    <w:bottom w:val="none" w:sz="0" w:space="0" w:color="auto"/>
                    <w:right w:val="none" w:sz="0" w:space="0" w:color="auto"/>
                  </w:divBdr>
                </w:div>
                <w:div w:id="608199803">
                  <w:marLeft w:val="0"/>
                  <w:marRight w:val="0"/>
                  <w:marTop w:val="0"/>
                  <w:marBottom w:val="0"/>
                  <w:divBdr>
                    <w:top w:val="none" w:sz="0" w:space="0" w:color="auto"/>
                    <w:left w:val="none" w:sz="0" w:space="0" w:color="auto"/>
                    <w:bottom w:val="none" w:sz="0" w:space="0" w:color="auto"/>
                    <w:right w:val="none" w:sz="0" w:space="0" w:color="auto"/>
                  </w:divBdr>
                </w:div>
                <w:div w:id="608926818">
                  <w:marLeft w:val="0"/>
                  <w:marRight w:val="0"/>
                  <w:marTop w:val="0"/>
                  <w:marBottom w:val="0"/>
                  <w:divBdr>
                    <w:top w:val="none" w:sz="0" w:space="0" w:color="auto"/>
                    <w:left w:val="none" w:sz="0" w:space="0" w:color="auto"/>
                    <w:bottom w:val="none" w:sz="0" w:space="0" w:color="auto"/>
                    <w:right w:val="none" w:sz="0" w:space="0" w:color="auto"/>
                  </w:divBdr>
                </w:div>
                <w:div w:id="610013875">
                  <w:marLeft w:val="0"/>
                  <w:marRight w:val="0"/>
                  <w:marTop w:val="0"/>
                  <w:marBottom w:val="0"/>
                  <w:divBdr>
                    <w:top w:val="none" w:sz="0" w:space="0" w:color="auto"/>
                    <w:left w:val="none" w:sz="0" w:space="0" w:color="auto"/>
                    <w:bottom w:val="none" w:sz="0" w:space="0" w:color="auto"/>
                    <w:right w:val="none" w:sz="0" w:space="0" w:color="auto"/>
                  </w:divBdr>
                </w:div>
                <w:div w:id="610552801">
                  <w:marLeft w:val="0"/>
                  <w:marRight w:val="0"/>
                  <w:marTop w:val="0"/>
                  <w:marBottom w:val="0"/>
                  <w:divBdr>
                    <w:top w:val="none" w:sz="0" w:space="0" w:color="auto"/>
                    <w:left w:val="none" w:sz="0" w:space="0" w:color="auto"/>
                    <w:bottom w:val="none" w:sz="0" w:space="0" w:color="auto"/>
                    <w:right w:val="none" w:sz="0" w:space="0" w:color="auto"/>
                  </w:divBdr>
                </w:div>
                <w:div w:id="612633721">
                  <w:marLeft w:val="0"/>
                  <w:marRight w:val="0"/>
                  <w:marTop w:val="0"/>
                  <w:marBottom w:val="0"/>
                  <w:divBdr>
                    <w:top w:val="none" w:sz="0" w:space="0" w:color="auto"/>
                    <w:left w:val="none" w:sz="0" w:space="0" w:color="auto"/>
                    <w:bottom w:val="none" w:sz="0" w:space="0" w:color="auto"/>
                    <w:right w:val="none" w:sz="0" w:space="0" w:color="auto"/>
                  </w:divBdr>
                </w:div>
                <w:div w:id="612638454">
                  <w:marLeft w:val="0"/>
                  <w:marRight w:val="0"/>
                  <w:marTop w:val="0"/>
                  <w:marBottom w:val="0"/>
                  <w:divBdr>
                    <w:top w:val="none" w:sz="0" w:space="0" w:color="auto"/>
                    <w:left w:val="none" w:sz="0" w:space="0" w:color="auto"/>
                    <w:bottom w:val="none" w:sz="0" w:space="0" w:color="auto"/>
                    <w:right w:val="none" w:sz="0" w:space="0" w:color="auto"/>
                  </w:divBdr>
                </w:div>
                <w:div w:id="615990666">
                  <w:marLeft w:val="0"/>
                  <w:marRight w:val="0"/>
                  <w:marTop w:val="0"/>
                  <w:marBottom w:val="0"/>
                  <w:divBdr>
                    <w:top w:val="none" w:sz="0" w:space="0" w:color="auto"/>
                    <w:left w:val="none" w:sz="0" w:space="0" w:color="auto"/>
                    <w:bottom w:val="none" w:sz="0" w:space="0" w:color="auto"/>
                    <w:right w:val="none" w:sz="0" w:space="0" w:color="auto"/>
                  </w:divBdr>
                </w:div>
                <w:div w:id="623392961">
                  <w:marLeft w:val="0"/>
                  <w:marRight w:val="0"/>
                  <w:marTop w:val="0"/>
                  <w:marBottom w:val="0"/>
                  <w:divBdr>
                    <w:top w:val="none" w:sz="0" w:space="0" w:color="auto"/>
                    <w:left w:val="none" w:sz="0" w:space="0" w:color="auto"/>
                    <w:bottom w:val="none" w:sz="0" w:space="0" w:color="auto"/>
                    <w:right w:val="none" w:sz="0" w:space="0" w:color="auto"/>
                  </w:divBdr>
                </w:div>
                <w:div w:id="623661457">
                  <w:marLeft w:val="0"/>
                  <w:marRight w:val="0"/>
                  <w:marTop w:val="0"/>
                  <w:marBottom w:val="0"/>
                  <w:divBdr>
                    <w:top w:val="none" w:sz="0" w:space="0" w:color="auto"/>
                    <w:left w:val="none" w:sz="0" w:space="0" w:color="auto"/>
                    <w:bottom w:val="none" w:sz="0" w:space="0" w:color="auto"/>
                    <w:right w:val="none" w:sz="0" w:space="0" w:color="auto"/>
                  </w:divBdr>
                </w:div>
                <w:div w:id="625701978">
                  <w:marLeft w:val="0"/>
                  <w:marRight w:val="0"/>
                  <w:marTop w:val="0"/>
                  <w:marBottom w:val="0"/>
                  <w:divBdr>
                    <w:top w:val="none" w:sz="0" w:space="0" w:color="auto"/>
                    <w:left w:val="none" w:sz="0" w:space="0" w:color="auto"/>
                    <w:bottom w:val="none" w:sz="0" w:space="0" w:color="auto"/>
                    <w:right w:val="none" w:sz="0" w:space="0" w:color="auto"/>
                  </w:divBdr>
                </w:div>
                <w:div w:id="627122505">
                  <w:marLeft w:val="0"/>
                  <w:marRight w:val="0"/>
                  <w:marTop w:val="0"/>
                  <w:marBottom w:val="0"/>
                  <w:divBdr>
                    <w:top w:val="none" w:sz="0" w:space="0" w:color="auto"/>
                    <w:left w:val="none" w:sz="0" w:space="0" w:color="auto"/>
                    <w:bottom w:val="none" w:sz="0" w:space="0" w:color="auto"/>
                    <w:right w:val="none" w:sz="0" w:space="0" w:color="auto"/>
                  </w:divBdr>
                </w:div>
                <w:div w:id="631254151">
                  <w:marLeft w:val="0"/>
                  <w:marRight w:val="0"/>
                  <w:marTop w:val="0"/>
                  <w:marBottom w:val="0"/>
                  <w:divBdr>
                    <w:top w:val="none" w:sz="0" w:space="0" w:color="auto"/>
                    <w:left w:val="none" w:sz="0" w:space="0" w:color="auto"/>
                    <w:bottom w:val="none" w:sz="0" w:space="0" w:color="auto"/>
                    <w:right w:val="none" w:sz="0" w:space="0" w:color="auto"/>
                  </w:divBdr>
                </w:div>
                <w:div w:id="631523483">
                  <w:marLeft w:val="0"/>
                  <w:marRight w:val="0"/>
                  <w:marTop w:val="0"/>
                  <w:marBottom w:val="0"/>
                  <w:divBdr>
                    <w:top w:val="none" w:sz="0" w:space="0" w:color="auto"/>
                    <w:left w:val="none" w:sz="0" w:space="0" w:color="auto"/>
                    <w:bottom w:val="none" w:sz="0" w:space="0" w:color="auto"/>
                    <w:right w:val="none" w:sz="0" w:space="0" w:color="auto"/>
                  </w:divBdr>
                </w:div>
                <w:div w:id="632906128">
                  <w:marLeft w:val="0"/>
                  <w:marRight w:val="0"/>
                  <w:marTop w:val="0"/>
                  <w:marBottom w:val="0"/>
                  <w:divBdr>
                    <w:top w:val="none" w:sz="0" w:space="0" w:color="auto"/>
                    <w:left w:val="none" w:sz="0" w:space="0" w:color="auto"/>
                    <w:bottom w:val="none" w:sz="0" w:space="0" w:color="auto"/>
                    <w:right w:val="none" w:sz="0" w:space="0" w:color="auto"/>
                  </w:divBdr>
                </w:div>
                <w:div w:id="633028692">
                  <w:marLeft w:val="0"/>
                  <w:marRight w:val="0"/>
                  <w:marTop w:val="0"/>
                  <w:marBottom w:val="0"/>
                  <w:divBdr>
                    <w:top w:val="none" w:sz="0" w:space="0" w:color="auto"/>
                    <w:left w:val="none" w:sz="0" w:space="0" w:color="auto"/>
                    <w:bottom w:val="none" w:sz="0" w:space="0" w:color="auto"/>
                    <w:right w:val="none" w:sz="0" w:space="0" w:color="auto"/>
                  </w:divBdr>
                </w:div>
                <w:div w:id="633101825">
                  <w:marLeft w:val="0"/>
                  <w:marRight w:val="0"/>
                  <w:marTop w:val="0"/>
                  <w:marBottom w:val="0"/>
                  <w:divBdr>
                    <w:top w:val="none" w:sz="0" w:space="0" w:color="auto"/>
                    <w:left w:val="none" w:sz="0" w:space="0" w:color="auto"/>
                    <w:bottom w:val="none" w:sz="0" w:space="0" w:color="auto"/>
                    <w:right w:val="none" w:sz="0" w:space="0" w:color="auto"/>
                  </w:divBdr>
                </w:div>
                <w:div w:id="637151514">
                  <w:marLeft w:val="0"/>
                  <w:marRight w:val="0"/>
                  <w:marTop w:val="0"/>
                  <w:marBottom w:val="0"/>
                  <w:divBdr>
                    <w:top w:val="none" w:sz="0" w:space="0" w:color="auto"/>
                    <w:left w:val="none" w:sz="0" w:space="0" w:color="auto"/>
                    <w:bottom w:val="none" w:sz="0" w:space="0" w:color="auto"/>
                    <w:right w:val="none" w:sz="0" w:space="0" w:color="auto"/>
                  </w:divBdr>
                </w:div>
                <w:div w:id="638413931">
                  <w:marLeft w:val="0"/>
                  <w:marRight w:val="0"/>
                  <w:marTop w:val="0"/>
                  <w:marBottom w:val="0"/>
                  <w:divBdr>
                    <w:top w:val="none" w:sz="0" w:space="0" w:color="auto"/>
                    <w:left w:val="none" w:sz="0" w:space="0" w:color="auto"/>
                    <w:bottom w:val="none" w:sz="0" w:space="0" w:color="auto"/>
                    <w:right w:val="none" w:sz="0" w:space="0" w:color="auto"/>
                  </w:divBdr>
                </w:div>
                <w:div w:id="639189745">
                  <w:marLeft w:val="0"/>
                  <w:marRight w:val="0"/>
                  <w:marTop w:val="0"/>
                  <w:marBottom w:val="0"/>
                  <w:divBdr>
                    <w:top w:val="none" w:sz="0" w:space="0" w:color="auto"/>
                    <w:left w:val="none" w:sz="0" w:space="0" w:color="auto"/>
                    <w:bottom w:val="none" w:sz="0" w:space="0" w:color="auto"/>
                    <w:right w:val="none" w:sz="0" w:space="0" w:color="auto"/>
                  </w:divBdr>
                </w:div>
                <w:div w:id="644897057">
                  <w:marLeft w:val="0"/>
                  <w:marRight w:val="0"/>
                  <w:marTop w:val="0"/>
                  <w:marBottom w:val="0"/>
                  <w:divBdr>
                    <w:top w:val="none" w:sz="0" w:space="0" w:color="auto"/>
                    <w:left w:val="none" w:sz="0" w:space="0" w:color="auto"/>
                    <w:bottom w:val="none" w:sz="0" w:space="0" w:color="auto"/>
                    <w:right w:val="none" w:sz="0" w:space="0" w:color="auto"/>
                  </w:divBdr>
                </w:div>
                <w:div w:id="646478433">
                  <w:marLeft w:val="0"/>
                  <w:marRight w:val="0"/>
                  <w:marTop w:val="0"/>
                  <w:marBottom w:val="0"/>
                  <w:divBdr>
                    <w:top w:val="none" w:sz="0" w:space="0" w:color="auto"/>
                    <w:left w:val="none" w:sz="0" w:space="0" w:color="auto"/>
                    <w:bottom w:val="none" w:sz="0" w:space="0" w:color="auto"/>
                    <w:right w:val="none" w:sz="0" w:space="0" w:color="auto"/>
                  </w:divBdr>
                </w:div>
                <w:div w:id="648704364">
                  <w:marLeft w:val="0"/>
                  <w:marRight w:val="0"/>
                  <w:marTop w:val="0"/>
                  <w:marBottom w:val="0"/>
                  <w:divBdr>
                    <w:top w:val="none" w:sz="0" w:space="0" w:color="auto"/>
                    <w:left w:val="none" w:sz="0" w:space="0" w:color="auto"/>
                    <w:bottom w:val="none" w:sz="0" w:space="0" w:color="auto"/>
                    <w:right w:val="none" w:sz="0" w:space="0" w:color="auto"/>
                  </w:divBdr>
                </w:div>
                <w:div w:id="650254476">
                  <w:marLeft w:val="0"/>
                  <w:marRight w:val="0"/>
                  <w:marTop w:val="0"/>
                  <w:marBottom w:val="0"/>
                  <w:divBdr>
                    <w:top w:val="none" w:sz="0" w:space="0" w:color="auto"/>
                    <w:left w:val="none" w:sz="0" w:space="0" w:color="auto"/>
                    <w:bottom w:val="none" w:sz="0" w:space="0" w:color="auto"/>
                    <w:right w:val="none" w:sz="0" w:space="0" w:color="auto"/>
                  </w:divBdr>
                </w:div>
                <w:div w:id="651493766">
                  <w:marLeft w:val="0"/>
                  <w:marRight w:val="0"/>
                  <w:marTop w:val="0"/>
                  <w:marBottom w:val="0"/>
                  <w:divBdr>
                    <w:top w:val="none" w:sz="0" w:space="0" w:color="auto"/>
                    <w:left w:val="none" w:sz="0" w:space="0" w:color="auto"/>
                    <w:bottom w:val="none" w:sz="0" w:space="0" w:color="auto"/>
                    <w:right w:val="none" w:sz="0" w:space="0" w:color="auto"/>
                  </w:divBdr>
                </w:div>
                <w:div w:id="653487172">
                  <w:marLeft w:val="0"/>
                  <w:marRight w:val="0"/>
                  <w:marTop w:val="0"/>
                  <w:marBottom w:val="0"/>
                  <w:divBdr>
                    <w:top w:val="none" w:sz="0" w:space="0" w:color="auto"/>
                    <w:left w:val="none" w:sz="0" w:space="0" w:color="auto"/>
                    <w:bottom w:val="none" w:sz="0" w:space="0" w:color="auto"/>
                    <w:right w:val="none" w:sz="0" w:space="0" w:color="auto"/>
                  </w:divBdr>
                </w:div>
                <w:div w:id="657995340">
                  <w:marLeft w:val="0"/>
                  <w:marRight w:val="0"/>
                  <w:marTop w:val="0"/>
                  <w:marBottom w:val="0"/>
                  <w:divBdr>
                    <w:top w:val="none" w:sz="0" w:space="0" w:color="auto"/>
                    <w:left w:val="none" w:sz="0" w:space="0" w:color="auto"/>
                    <w:bottom w:val="none" w:sz="0" w:space="0" w:color="auto"/>
                    <w:right w:val="none" w:sz="0" w:space="0" w:color="auto"/>
                  </w:divBdr>
                </w:div>
                <w:div w:id="662002524">
                  <w:marLeft w:val="0"/>
                  <w:marRight w:val="0"/>
                  <w:marTop w:val="0"/>
                  <w:marBottom w:val="0"/>
                  <w:divBdr>
                    <w:top w:val="none" w:sz="0" w:space="0" w:color="auto"/>
                    <w:left w:val="none" w:sz="0" w:space="0" w:color="auto"/>
                    <w:bottom w:val="none" w:sz="0" w:space="0" w:color="auto"/>
                    <w:right w:val="none" w:sz="0" w:space="0" w:color="auto"/>
                  </w:divBdr>
                </w:div>
                <w:div w:id="662856009">
                  <w:marLeft w:val="0"/>
                  <w:marRight w:val="0"/>
                  <w:marTop w:val="0"/>
                  <w:marBottom w:val="0"/>
                  <w:divBdr>
                    <w:top w:val="none" w:sz="0" w:space="0" w:color="auto"/>
                    <w:left w:val="none" w:sz="0" w:space="0" w:color="auto"/>
                    <w:bottom w:val="none" w:sz="0" w:space="0" w:color="auto"/>
                    <w:right w:val="none" w:sz="0" w:space="0" w:color="auto"/>
                  </w:divBdr>
                </w:div>
                <w:div w:id="666523097">
                  <w:marLeft w:val="0"/>
                  <w:marRight w:val="0"/>
                  <w:marTop w:val="0"/>
                  <w:marBottom w:val="0"/>
                  <w:divBdr>
                    <w:top w:val="none" w:sz="0" w:space="0" w:color="auto"/>
                    <w:left w:val="none" w:sz="0" w:space="0" w:color="auto"/>
                    <w:bottom w:val="none" w:sz="0" w:space="0" w:color="auto"/>
                    <w:right w:val="none" w:sz="0" w:space="0" w:color="auto"/>
                  </w:divBdr>
                </w:div>
                <w:div w:id="667711321">
                  <w:marLeft w:val="0"/>
                  <w:marRight w:val="0"/>
                  <w:marTop w:val="0"/>
                  <w:marBottom w:val="0"/>
                  <w:divBdr>
                    <w:top w:val="none" w:sz="0" w:space="0" w:color="auto"/>
                    <w:left w:val="none" w:sz="0" w:space="0" w:color="auto"/>
                    <w:bottom w:val="none" w:sz="0" w:space="0" w:color="auto"/>
                    <w:right w:val="none" w:sz="0" w:space="0" w:color="auto"/>
                  </w:divBdr>
                </w:div>
                <w:div w:id="668562142">
                  <w:marLeft w:val="0"/>
                  <w:marRight w:val="0"/>
                  <w:marTop w:val="0"/>
                  <w:marBottom w:val="0"/>
                  <w:divBdr>
                    <w:top w:val="none" w:sz="0" w:space="0" w:color="auto"/>
                    <w:left w:val="none" w:sz="0" w:space="0" w:color="auto"/>
                    <w:bottom w:val="none" w:sz="0" w:space="0" w:color="auto"/>
                    <w:right w:val="none" w:sz="0" w:space="0" w:color="auto"/>
                  </w:divBdr>
                </w:div>
                <w:div w:id="670715363">
                  <w:marLeft w:val="0"/>
                  <w:marRight w:val="0"/>
                  <w:marTop w:val="0"/>
                  <w:marBottom w:val="0"/>
                  <w:divBdr>
                    <w:top w:val="none" w:sz="0" w:space="0" w:color="auto"/>
                    <w:left w:val="none" w:sz="0" w:space="0" w:color="auto"/>
                    <w:bottom w:val="none" w:sz="0" w:space="0" w:color="auto"/>
                    <w:right w:val="none" w:sz="0" w:space="0" w:color="auto"/>
                  </w:divBdr>
                </w:div>
                <w:div w:id="673804040">
                  <w:marLeft w:val="0"/>
                  <w:marRight w:val="0"/>
                  <w:marTop w:val="0"/>
                  <w:marBottom w:val="0"/>
                  <w:divBdr>
                    <w:top w:val="none" w:sz="0" w:space="0" w:color="auto"/>
                    <w:left w:val="none" w:sz="0" w:space="0" w:color="auto"/>
                    <w:bottom w:val="none" w:sz="0" w:space="0" w:color="auto"/>
                    <w:right w:val="none" w:sz="0" w:space="0" w:color="auto"/>
                  </w:divBdr>
                </w:div>
                <w:div w:id="675768868">
                  <w:marLeft w:val="0"/>
                  <w:marRight w:val="0"/>
                  <w:marTop w:val="0"/>
                  <w:marBottom w:val="0"/>
                  <w:divBdr>
                    <w:top w:val="none" w:sz="0" w:space="0" w:color="auto"/>
                    <w:left w:val="none" w:sz="0" w:space="0" w:color="auto"/>
                    <w:bottom w:val="none" w:sz="0" w:space="0" w:color="auto"/>
                    <w:right w:val="none" w:sz="0" w:space="0" w:color="auto"/>
                  </w:divBdr>
                </w:div>
                <w:div w:id="675884869">
                  <w:marLeft w:val="0"/>
                  <w:marRight w:val="0"/>
                  <w:marTop w:val="0"/>
                  <w:marBottom w:val="0"/>
                  <w:divBdr>
                    <w:top w:val="none" w:sz="0" w:space="0" w:color="auto"/>
                    <w:left w:val="none" w:sz="0" w:space="0" w:color="auto"/>
                    <w:bottom w:val="none" w:sz="0" w:space="0" w:color="auto"/>
                    <w:right w:val="none" w:sz="0" w:space="0" w:color="auto"/>
                  </w:divBdr>
                </w:div>
                <w:div w:id="676229634">
                  <w:marLeft w:val="0"/>
                  <w:marRight w:val="0"/>
                  <w:marTop w:val="0"/>
                  <w:marBottom w:val="0"/>
                  <w:divBdr>
                    <w:top w:val="none" w:sz="0" w:space="0" w:color="auto"/>
                    <w:left w:val="none" w:sz="0" w:space="0" w:color="auto"/>
                    <w:bottom w:val="none" w:sz="0" w:space="0" w:color="auto"/>
                    <w:right w:val="none" w:sz="0" w:space="0" w:color="auto"/>
                  </w:divBdr>
                </w:div>
                <w:div w:id="677270824">
                  <w:marLeft w:val="0"/>
                  <w:marRight w:val="0"/>
                  <w:marTop w:val="0"/>
                  <w:marBottom w:val="0"/>
                  <w:divBdr>
                    <w:top w:val="none" w:sz="0" w:space="0" w:color="auto"/>
                    <w:left w:val="none" w:sz="0" w:space="0" w:color="auto"/>
                    <w:bottom w:val="none" w:sz="0" w:space="0" w:color="auto"/>
                    <w:right w:val="none" w:sz="0" w:space="0" w:color="auto"/>
                  </w:divBdr>
                </w:div>
                <w:div w:id="678895655">
                  <w:marLeft w:val="0"/>
                  <w:marRight w:val="0"/>
                  <w:marTop w:val="0"/>
                  <w:marBottom w:val="0"/>
                  <w:divBdr>
                    <w:top w:val="none" w:sz="0" w:space="0" w:color="auto"/>
                    <w:left w:val="none" w:sz="0" w:space="0" w:color="auto"/>
                    <w:bottom w:val="none" w:sz="0" w:space="0" w:color="auto"/>
                    <w:right w:val="none" w:sz="0" w:space="0" w:color="auto"/>
                  </w:divBdr>
                </w:div>
                <w:div w:id="686709847">
                  <w:marLeft w:val="0"/>
                  <w:marRight w:val="0"/>
                  <w:marTop w:val="0"/>
                  <w:marBottom w:val="0"/>
                  <w:divBdr>
                    <w:top w:val="none" w:sz="0" w:space="0" w:color="auto"/>
                    <w:left w:val="none" w:sz="0" w:space="0" w:color="auto"/>
                    <w:bottom w:val="none" w:sz="0" w:space="0" w:color="auto"/>
                    <w:right w:val="none" w:sz="0" w:space="0" w:color="auto"/>
                  </w:divBdr>
                </w:div>
                <w:div w:id="687222711">
                  <w:marLeft w:val="0"/>
                  <w:marRight w:val="0"/>
                  <w:marTop w:val="0"/>
                  <w:marBottom w:val="0"/>
                  <w:divBdr>
                    <w:top w:val="none" w:sz="0" w:space="0" w:color="auto"/>
                    <w:left w:val="none" w:sz="0" w:space="0" w:color="auto"/>
                    <w:bottom w:val="none" w:sz="0" w:space="0" w:color="auto"/>
                    <w:right w:val="none" w:sz="0" w:space="0" w:color="auto"/>
                  </w:divBdr>
                </w:div>
                <w:div w:id="687874619">
                  <w:marLeft w:val="0"/>
                  <w:marRight w:val="0"/>
                  <w:marTop w:val="0"/>
                  <w:marBottom w:val="0"/>
                  <w:divBdr>
                    <w:top w:val="none" w:sz="0" w:space="0" w:color="auto"/>
                    <w:left w:val="none" w:sz="0" w:space="0" w:color="auto"/>
                    <w:bottom w:val="none" w:sz="0" w:space="0" w:color="auto"/>
                    <w:right w:val="none" w:sz="0" w:space="0" w:color="auto"/>
                  </w:divBdr>
                </w:div>
                <w:div w:id="688070782">
                  <w:marLeft w:val="0"/>
                  <w:marRight w:val="0"/>
                  <w:marTop w:val="0"/>
                  <w:marBottom w:val="0"/>
                  <w:divBdr>
                    <w:top w:val="none" w:sz="0" w:space="0" w:color="auto"/>
                    <w:left w:val="none" w:sz="0" w:space="0" w:color="auto"/>
                    <w:bottom w:val="none" w:sz="0" w:space="0" w:color="auto"/>
                    <w:right w:val="none" w:sz="0" w:space="0" w:color="auto"/>
                  </w:divBdr>
                </w:div>
                <w:div w:id="691079596">
                  <w:marLeft w:val="0"/>
                  <w:marRight w:val="0"/>
                  <w:marTop w:val="0"/>
                  <w:marBottom w:val="0"/>
                  <w:divBdr>
                    <w:top w:val="none" w:sz="0" w:space="0" w:color="auto"/>
                    <w:left w:val="none" w:sz="0" w:space="0" w:color="auto"/>
                    <w:bottom w:val="none" w:sz="0" w:space="0" w:color="auto"/>
                    <w:right w:val="none" w:sz="0" w:space="0" w:color="auto"/>
                  </w:divBdr>
                </w:div>
                <w:div w:id="691764570">
                  <w:marLeft w:val="0"/>
                  <w:marRight w:val="0"/>
                  <w:marTop w:val="0"/>
                  <w:marBottom w:val="0"/>
                  <w:divBdr>
                    <w:top w:val="none" w:sz="0" w:space="0" w:color="auto"/>
                    <w:left w:val="none" w:sz="0" w:space="0" w:color="auto"/>
                    <w:bottom w:val="none" w:sz="0" w:space="0" w:color="auto"/>
                    <w:right w:val="none" w:sz="0" w:space="0" w:color="auto"/>
                  </w:divBdr>
                </w:div>
                <w:div w:id="691806716">
                  <w:marLeft w:val="0"/>
                  <w:marRight w:val="0"/>
                  <w:marTop w:val="0"/>
                  <w:marBottom w:val="0"/>
                  <w:divBdr>
                    <w:top w:val="none" w:sz="0" w:space="0" w:color="auto"/>
                    <w:left w:val="none" w:sz="0" w:space="0" w:color="auto"/>
                    <w:bottom w:val="none" w:sz="0" w:space="0" w:color="auto"/>
                    <w:right w:val="none" w:sz="0" w:space="0" w:color="auto"/>
                  </w:divBdr>
                </w:div>
                <w:div w:id="694117405">
                  <w:marLeft w:val="0"/>
                  <w:marRight w:val="0"/>
                  <w:marTop w:val="0"/>
                  <w:marBottom w:val="0"/>
                  <w:divBdr>
                    <w:top w:val="none" w:sz="0" w:space="0" w:color="auto"/>
                    <w:left w:val="none" w:sz="0" w:space="0" w:color="auto"/>
                    <w:bottom w:val="none" w:sz="0" w:space="0" w:color="auto"/>
                    <w:right w:val="none" w:sz="0" w:space="0" w:color="auto"/>
                  </w:divBdr>
                </w:div>
                <w:div w:id="697655587">
                  <w:marLeft w:val="0"/>
                  <w:marRight w:val="0"/>
                  <w:marTop w:val="0"/>
                  <w:marBottom w:val="0"/>
                  <w:divBdr>
                    <w:top w:val="none" w:sz="0" w:space="0" w:color="auto"/>
                    <w:left w:val="none" w:sz="0" w:space="0" w:color="auto"/>
                    <w:bottom w:val="none" w:sz="0" w:space="0" w:color="auto"/>
                    <w:right w:val="none" w:sz="0" w:space="0" w:color="auto"/>
                  </w:divBdr>
                </w:div>
                <w:div w:id="698818796">
                  <w:marLeft w:val="0"/>
                  <w:marRight w:val="0"/>
                  <w:marTop w:val="0"/>
                  <w:marBottom w:val="0"/>
                  <w:divBdr>
                    <w:top w:val="none" w:sz="0" w:space="0" w:color="auto"/>
                    <w:left w:val="none" w:sz="0" w:space="0" w:color="auto"/>
                    <w:bottom w:val="none" w:sz="0" w:space="0" w:color="auto"/>
                    <w:right w:val="none" w:sz="0" w:space="0" w:color="auto"/>
                  </w:divBdr>
                </w:div>
                <w:div w:id="699169020">
                  <w:marLeft w:val="0"/>
                  <w:marRight w:val="0"/>
                  <w:marTop w:val="0"/>
                  <w:marBottom w:val="0"/>
                  <w:divBdr>
                    <w:top w:val="none" w:sz="0" w:space="0" w:color="auto"/>
                    <w:left w:val="none" w:sz="0" w:space="0" w:color="auto"/>
                    <w:bottom w:val="none" w:sz="0" w:space="0" w:color="auto"/>
                    <w:right w:val="none" w:sz="0" w:space="0" w:color="auto"/>
                  </w:divBdr>
                </w:div>
                <w:div w:id="702364272">
                  <w:marLeft w:val="0"/>
                  <w:marRight w:val="0"/>
                  <w:marTop w:val="0"/>
                  <w:marBottom w:val="0"/>
                  <w:divBdr>
                    <w:top w:val="none" w:sz="0" w:space="0" w:color="auto"/>
                    <w:left w:val="none" w:sz="0" w:space="0" w:color="auto"/>
                    <w:bottom w:val="none" w:sz="0" w:space="0" w:color="auto"/>
                    <w:right w:val="none" w:sz="0" w:space="0" w:color="auto"/>
                  </w:divBdr>
                </w:div>
                <w:div w:id="707800059">
                  <w:marLeft w:val="0"/>
                  <w:marRight w:val="0"/>
                  <w:marTop w:val="0"/>
                  <w:marBottom w:val="0"/>
                  <w:divBdr>
                    <w:top w:val="none" w:sz="0" w:space="0" w:color="auto"/>
                    <w:left w:val="none" w:sz="0" w:space="0" w:color="auto"/>
                    <w:bottom w:val="none" w:sz="0" w:space="0" w:color="auto"/>
                    <w:right w:val="none" w:sz="0" w:space="0" w:color="auto"/>
                  </w:divBdr>
                </w:div>
                <w:div w:id="709502669">
                  <w:marLeft w:val="0"/>
                  <w:marRight w:val="0"/>
                  <w:marTop w:val="0"/>
                  <w:marBottom w:val="0"/>
                  <w:divBdr>
                    <w:top w:val="none" w:sz="0" w:space="0" w:color="auto"/>
                    <w:left w:val="none" w:sz="0" w:space="0" w:color="auto"/>
                    <w:bottom w:val="none" w:sz="0" w:space="0" w:color="auto"/>
                    <w:right w:val="none" w:sz="0" w:space="0" w:color="auto"/>
                  </w:divBdr>
                </w:div>
                <w:div w:id="714356662">
                  <w:marLeft w:val="0"/>
                  <w:marRight w:val="0"/>
                  <w:marTop w:val="0"/>
                  <w:marBottom w:val="0"/>
                  <w:divBdr>
                    <w:top w:val="none" w:sz="0" w:space="0" w:color="auto"/>
                    <w:left w:val="none" w:sz="0" w:space="0" w:color="auto"/>
                    <w:bottom w:val="none" w:sz="0" w:space="0" w:color="auto"/>
                    <w:right w:val="none" w:sz="0" w:space="0" w:color="auto"/>
                  </w:divBdr>
                </w:div>
                <w:div w:id="714961589">
                  <w:marLeft w:val="0"/>
                  <w:marRight w:val="0"/>
                  <w:marTop w:val="0"/>
                  <w:marBottom w:val="0"/>
                  <w:divBdr>
                    <w:top w:val="none" w:sz="0" w:space="0" w:color="auto"/>
                    <w:left w:val="none" w:sz="0" w:space="0" w:color="auto"/>
                    <w:bottom w:val="none" w:sz="0" w:space="0" w:color="auto"/>
                    <w:right w:val="none" w:sz="0" w:space="0" w:color="auto"/>
                  </w:divBdr>
                </w:div>
                <w:div w:id="715392181">
                  <w:marLeft w:val="0"/>
                  <w:marRight w:val="0"/>
                  <w:marTop w:val="0"/>
                  <w:marBottom w:val="0"/>
                  <w:divBdr>
                    <w:top w:val="none" w:sz="0" w:space="0" w:color="auto"/>
                    <w:left w:val="none" w:sz="0" w:space="0" w:color="auto"/>
                    <w:bottom w:val="none" w:sz="0" w:space="0" w:color="auto"/>
                    <w:right w:val="none" w:sz="0" w:space="0" w:color="auto"/>
                  </w:divBdr>
                </w:div>
                <w:div w:id="715741236">
                  <w:marLeft w:val="0"/>
                  <w:marRight w:val="0"/>
                  <w:marTop w:val="0"/>
                  <w:marBottom w:val="0"/>
                  <w:divBdr>
                    <w:top w:val="none" w:sz="0" w:space="0" w:color="auto"/>
                    <w:left w:val="none" w:sz="0" w:space="0" w:color="auto"/>
                    <w:bottom w:val="none" w:sz="0" w:space="0" w:color="auto"/>
                    <w:right w:val="none" w:sz="0" w:space="0" w:color="auto"/>
                  </w:divBdr>
                </w:div>
                <w:div w:id="715813897">
                  <w:marLeft w:val="0"/>
                  <w:marRight w:val="0"/>
                  <w:marTop w:val="0"/>
                  <w:marBottom w:val="0"/>
                  <w:divBdr>
                    <w:top w:val="none" w:sz="0" w:space="0" w:color="auto"/>
                    <w:left w:val="none" w:sz="0" w:space="0" w:color="auto"/>
                    <w:bottom w:val="none" w:sz="0" w:space="0" w:color="auto"/>
                    <w:right w:val="none" w:sz="0" w:space="0" w:color="auto"/>
                  </w:divBdr>
                </w:div>
                <w:div w:id="717782549">
                  <w:marLeft w:val="0"/>
                  <w:marRight w:val="0"/>
                  <w:marTop w:val="0"/>
                  <w:marBottom w:val="0"/>
                  <w:divBdr>
                    <w:top w:val="none" w:sz="0" w:space="0" w:color="auto"/>
                    <w:left w:val="none" w:sz="0" w:space="0" w:color="auto"/>
                    <w:bottom w:val="none" w:sz="0" w:space="0" w:color="auto"/>
                    <w:right w:val="none" w:sz="0" w:space="0" w:color="auto"/>
                  </w:divBdr>
                </w:div>
                <w:div w:id="717898952">
                  <w:marLeft w:val="0"/>
                  <w:marRight w:val="0"/>
                  <w:marTop w:val="0"/>
                  <w:marBottom w:val="0"/>
                  <w:divBdr>
                    <w:top w:val="none" w:sz="0" w:space="0" w:color="auto"/>
                    <w:left w:val="none" w:sz="0" w:space="0" w:color="auto"/>
                    <w:bottom w:val="none" w:sz="0" w:space="0" w:color="auto"/>
                    <w:right w:val="none" w:sz="0" w:space="0" w:color="auto"/>
                  </w:divBdr>
                </w:div>
                <w:div w:id="718436003">
                  <w:marLeft w:val="0"/>
                  <w:marRight w:val="0"/>
                  <w:marTop w:val="0"/>
                  <w:marBottom w:val="0"/>
                  <w:divBdr>
                    <w:top w:val="none" w:sz="0" w:space="0" w:color="auto"/>
                    <w:left w:val="none" w:sz="0" w:space="0" w:color="auto"/>
                    <w:bottom w:val="none" w:sz="0" w:space="0" w:color="auto"/>
                    <w:right w:val="none" w:sz="0" w:space="0" w:color="auto"/>
                  </w:divBdr>
                </w:div>
                <w:div w:id="719324252">
                  <w:marLeft w:val="0"/>
                  <w:marRight w:val="0"/>
                  <w:marTop w:val="0"/>
                  <w:marBottom w:val="0"/>
                  <w:divBdr>
                    <w:top w:val="none" w:sz="0" w:space="0" w:color="auto"/>
                    <w:left w:val="none" w:sz="0" w:space="0" w:color="auto"/>
                    <w:bottom w:val="none" w:sz="0" w:space="0" w:color="auto"/>
                    <w:right w:val="none" w:sz="0" w:space="0" w:color="auto"/>
                  </w:divBdr>
                </w:div>
                <w:div w:id="719402092">
                  <w:marLeft w:val="0"/>
                  <w:marRight w:val="0"/>
                  <w:marTop w:val="0"/>
                  <w:marBottom w:val="0"/>
                  <w:divBdr>
                    <w:top w:val="none" w:sz="0" w:space="0" w:color="auto"/>
                    <w:left w:val="none" w:sz="0" w:space="0" w:color="auto"/>
                    <w:bottom w:val="none" w:sz="0" w:space="0" w:color="auto"/>
                    <w:right w:val="none" w:sz="0" w:space="0" w:color="auto"/>
                  </w:divBdr>
                </w:div>
                <w:div w:id="723023778">
                  <w:marLeft w:val="0"/>
                  <w:marRight w:val="0"/>
                  <w:marTop w:val="0"/>
                  <w:marBottom w:val="0"/>
                  <w:divBdr>
                    <w:top w:val="none" w:sz="0" w:space="0" w:color="auto"/>
                    <w:left w:val="none" w:sz="0" w:space="0" w:color="auto"/>
                    <w:bottom w:val="none" w:sz="0" w:space="0" w:color="auto"/>
                    <w:right w:val="none" w:sz="0" w:space="0" w:color="auto"/>
                  </w:divBdr>
                </w:div>
                <w:div w:id="723529617">
                  <w:marLeft w:val="0"/>
                  <w:marRight w:val="0"/>
                  <w:marTop w:val="0"/>
                  <w:marBottom w:val="0"/>
                  <w:divBdr>
                    <w:top w:val="none" w:sz="0" w:space="0" w:color="auto"/>
                    <w:left w:val="none" w:sz="0" w:space="0" w:color="auto"/>
                    <w:bottom w:val="none" w:sz="0" w:space="0" w:color="auto"/>
                    <w:right w:val="none" w:sz="0" w:space="0" w:color="auto"/>
                  </w:divBdr>
                </w:div>
                <w:div w:id="726104443">
                  <w:marLeft w:val="0"/>
                  <w:marRight w:val="0"/>
                  <w:marTop w:val="0"/>
                  <w:marBottom w:val="0"/>
                  <w:divBdr>
                    <w:top w:val="none" w:sz="0" w:space="0" w:color="auto"/>
                    <w:left w:val="none" w:sz="0" w:space="0" w:color="auto"/>
                    <w:bottom w:val="none" w:sz="0" w:space="0" w:color="auto"/>
                    <w:right w:val="none" w:sz="0" w:space="0" w:color="auto"/>
                  </w:divBdr>
                </w:div>
                <w:div w:id="726496357">
                  <w:marLeft w:val="0"/>
                  <w:marRight w:val="0"/>
                  <w:marTop w:val="0"/>
                  <w:marBottom w:val="0"/>
                  <w:divBdr>
                    <w:top w:val="none" w:sz="0" w:space="0" w:color="auto"/>
                    <w:left w:val="none" w:sz="0" w:space="0" w:color="auto"/>
                    <w:bottom w:val="none" w:sz="0" w:space="0" w:color="auto"/>
                    <w:right w:val="none" w:sz="0" w:space="0" w:color="auto"/>
                  </w:divBdr>
                </w:div>
                <w:div w:id="730815258">
                  <w:marLeft w:val="0"/>
                  <w:marRight w:val="0"/>
                  <w:marTop w:val="0"/>
                  <w:marBottom w:val="0"/>
                  <w:divBdr>
                    <w:top w:val="none" w:sz="0" w:space="0" w:color="auto"/>
                    <w:left w:val="none" w:sz="0" w:space="0" w:color="auto"/>
                    <w:bottom w:val="none" w:sz="0" w:space="0" w:color="auto"/>
                    <w:right w:val="none" w:sz="0" w:space="0" w:color="auto"/>
                  </w:divBdr>
                </w:div>
                <w:div w:id="730887628">
                  <w:marLeft w:val="0"/>
                  <w:marRight w:val="0"/>
                  <w:marTop w:val="0"/>
                  <w:marBottom w:val="0"/>
                  <w:divBdr>
                    <w:top w:val="none" w:sz="0" w:space="0" w:color="auto"/>
                    <w:left w:val="none" w:sz="0" w:space="0" w:color="auto"/>
                    <w:bottom w:val="none" w:sz="0" w:space="0" w:color="auto"/>
                    <w:right w:val="none" w:sz="0" w:space="0" w:color="auto"/>
                  </w:divBdr>
                </w:div>
                <w:div w:id="731662131">
                  <w:marLeft w:val="0"/>
                  <w:marRight w:val="0"/>
                  <w:marTop w:val="0"/>
                  <w:marBottom w:val="0"/>
                  <w:divBdr>
                    <w:top w:val="none" w:sz="0" w:space="0" w:color="auto"/>
                    <w:left w:val="none" w:sz="0" w:space="0" w:color="auto"/>
                    <w:bottom w:val="none" w:sz="0" w:space="0" w:color="auto"/>
                    <w:right w:val="none" w:sz="0" w:space="0" w:color="auto"/>
                  </w:divBdr>
                </w:div>
                <w:div w:id="734546357">
                  <w:marLeft w:val="0"/>
                  <w:marRight w:val="0"/>
                  <w:marTop w:val="0"/>
                  <w:marBottom w:val="0"/>
                  <w:divBdr>
                    <w:top w:val="none" w:sz="0" w:space="0" w:color="auto"/>
                    <w:left w:val="none" w:sz="0" w:space="0" w:color="auto"/>
                    <w:bottom w:val="none" w:sz="0" w:space="0" w:color="auto"/>
                    <w:right w:val="none" w:sz="0" w:space="0" w:color="auto"/>
                  </w:divBdr>
                </w:div>
                <w:div w:id="736512224">
                  <w:marLeft w:val="0"/>
                  <w:marRight w:val="0"/>
                  <w:marTop w:val="0"/>
                  <w:marBottom w:val="0"/>
                  <w:divBdr>
                    <w:top w:val="none" w:sz="0" w:space="0" w:color="auto"/>
                    <w:left w:val="none" w:sz="0" w:space="0" w:color="auto"/>
                    <w:bottom w:val="none" w:sz="0" w:space="0" w:color="auto"/>
                    <w:right w:val="none" w:sz="0" w:space="0" w:color="auto"/>
                  </w:divBdr>
                </w:div>
                <w:div w:id="739056335">
                  <w:marLeft w:val="0"/>
                  <w:marRight w:val="0"/>
                  <w:marTop w:val="0"/>
                  <w:marBottom w:val="0"/>
                  <w:divBdr>
                    <w:top w:val="none" w:sz="0" w:space="0" w:color="auto"/>
                    <w:left w:val="none" w:sz="0" w:space="0" w:color="auto"/>
                    <w:bottom w:val="none" w:sz="0" w:space="0" w:color="auto"/>
                    <w:right w:val="none" w:sz="0" w:space="0" w:color="auto"/>
                  </w:divBdr>
                </w:div>
                <w:div w:id="740833798">
                  <w:marLeft w:val="0"/>
                  <w:marRight w:val="0"/>
                  <w:marTop w:val="0"/>
                  <w:marBottom w:val="0"/>
                  <w:divBdr>
                    <w:top w:val="none" w:sz="0" w:space="0" w:color="auto"/>
                    <w:left w:val="none" w:sz="0" w:space="0" w:color="auto"/>
                    <w:bottom w:val="none" w:sz="0" w:space="0" w:color="auto"/>
                    <w:right w:val="none" w:sz="0" w:space="0" w:color="auto"/>
                  </w:divBdr>
                </w:div>
                <w:div w:id="746541654">
                  <w:marLeft w:val="0"/>
                  <w:marRight w:val="0"/>
                  <w:marTop w:val="0"/>
                  <w:marBottom w:val="0"/>
                  <w:divBdr>
                    <w:top w:val="none" w:sz="0" w:space="0" w:color="auto"/>
                    <w:left w:val="none" w:sz="0" w:space="0" w:color="auto"/>
                    <w:bottom w:val="none" w:sz="0" w:space="0" w:color="auto"/>
                    <w:right w:val="none" w:sz="0" w:space="0" w:color="auto"/>
                  </w:divBdr>
                </w:div>
                <w:div w:id="747193868">
                  <w:marLeft w:val="0"/>
                  <w:marRight w:val="0"/>
                  <w:marTop w:val="0"/>
                  <w:marBottom w:val="0"/>
                  <w:divBdr>
                    <w:top w:val="none" w:sz="0" w:space="0" w:color="auto"/>
                    <w:left w:val="none" w:sz="0" w:space="0" w:color="auto"/>
                    <w:bottom w:val="none" w:sz="0" w:space="0" w:color="auto"/>
                    <w:right w:val="none" w:sz="0" w:space="0" w:color="auto"/>
                  </w:divBdr>
                </w:div>
                <w:div w:id="747270723">
                  <w:marLeft w:val="0"/>
                  <w:marRight w:val="0"/>
                  <w:marTop w:val="0"/>
                  <w:marBottom w:val="0"/>
                  <w:divBdr>
                    <w:top w:val="none" w:sz="0" w:space="0" w:color="auto"/>
                    <w:left w:val="none" w:sz="0" w:space="0" w:color="auto"/>
                    <w:bottom w:val="none" w:sz="0" w:space="0" w:color="auto"/>
                    <w:right w:val="none" w:sz="0" w:space="0" w:color="auto"/>
                  </w:divBdr>
                </w:div>
                <w:div w:id="747462042">
                  <w:marLeft w:val="0"/>
                  <w:marRight w:val="0"/>
                  <w:marTop w:val="0"/>
                  <w:marBottom w:val="0"/>
                  <w:divBdr>
                    <w:top w:val="none" w:sz="0" w:space="0" w:color="auto"/>
                    <w:left w:val="none" w:sz="0" w:space="0" w:color="auto"/>
                    <w:bottom w:val="none" w:sz="0" w:space="0" w:color="auto"/>
                    <w:right w:val="none" w:sz="0" w:space="0" w:color="auto"/>
                  </w:divBdr>
                </w:div>
                <w:div w:id="751317198">
                  <w:marLeft w:val="0"/>
                  <w:marRight w:val="0"/>
                  <w:marTop w:val="0"/>
                  <w:marBottom w:val="0"/>
                  <w:divBdr>
                    <w:top w:val="none" w:sz="0" w:space="0" w:color="auto"/>
                    <w:left w:val="none" w:sz="0" w:space="0" w:color="auto"/>
                    <w:bottom w:val="none" w:sz="0" w:space="0" w:color="auto"/>
                    <w:right w:val="none" w:sz="0" w:space="0" w:color="auto"/>
                  </w:divBdr>
                </w:div>
                <w:div w:id="755368462">
                  <w:marLeft w:val="0"/>
                  <w:marRight w:val="0"/>
                  <w:marTop w:val="0"/>
                  <w:marBottom w:val="0"/>
                  <w:divBdr>
                    <w:top w:val="none" w:sz="0" w:space="0" w:color="auto"/>
                    <w:left w:val="none" w:sz="0" w:space="0" w:color="auto"/>
                    <w:bottom w:val="none" w:sz="0" w:space="0" w:color="auto"/>
                    <w:right w:val="none" w:sz="0" w:space="0" w:color="auto"/>
                  </w:divBdr>
                </w:div>
                <w:div w:id="758987329">
                  <w:marLeft w:val="0"/>
                  <w:marRight w:val="0"/>
                  <w:marTop w:val="0"/>
                  <w:marBottom w:val="0"/>
                  <w:divBdr>
                    <w:top w:val="none" w:sz="0" w:space="0" w:color="auto"/>
                    <w:left w:val="none" w:sz="0" w:space="0" w:color="auto"/>
                    <w:bottom w:val="none" w:sz="0" w:space="0" w:color="auto"/>
                    <w:right w:val="none" w:sz="0" w:space="0" w:color="auto"/>
                  </w:divBdr>
                </w:div>
                <w:div w:id="759982614">
                  <w:marLeft w:val="0"/>
                  <w:marRight w:val="0"/>
                  <w:marTop w:val="0"/>
                  <w:marBottom w:val="0"/>
                  <w:divBdr>
                    <w:top w:val="none" w:sz="0" w:space="0" w:color="auto"/>
                    <w:left w:val="none" w:sz="0" w:space="0" w:color="auto"/>
                    <w:bottom w:val="none" w:sz="0" w:space="0" w:color="auto"/>
                    <w:right w:val="none" w:sz="0" w:space="0" w:color="auto"/>
                  </w:divBdr>
                </w:div>
                <w:div w:id="760683495">
                  <w:marLeft w:val="0"/>
                  <w:marRight w:val="0"/>
                  <w:marTop w:val="0"/>
                  <w:marBottom w:val="0"/>
                  <w:divBdr>
                    <w:top w:val="none" w:sz="0" w:space="0" w:color="auto"/>
                    <w:left w:val="none" w:sz="0" w:space="0" w:color="auto"/>
                    <w:bottom w:val="none" w:sz="0" w:space="0" w:color="auto"/>
                    <w:right w:val="none" w:sz="0" w:space="0" w:color="auto"/>
                  </w:divBdr>
                </w:div>
                <w:div w:id="762798836">
                  <w:marLeft w:val="0"/>
                  <w:marRight w:val="0"/>
                  <w:marTop w:val="0"/>
                  <w:marBottom w:val="0"/>
                  <w:divBdr>
                    <w:top w:val="none" w:sz="0" w:space="0" w:color="auto"/>
                    <w:left w:val="none" w:sz="0" w:space="0" w:color="auto"/>
                    <w:bottom w:val="none" w:sz="0" w:space="0" w:color="auto"/>
                    <w:right w:val="none" w:sz="0" w:space="0" w:color="auto"/>
                  </w:divBdr>
                </w:div>
                <w:div w:id="767042806">
                  <w:marLeft w:val="0"/>
                  <w:marRight w:val="0"/>
                  <w:marTop w:val="0"/>
                  <w:marBottom w:val="0"/>
                  <w:divBdr>
                    <w:top w:val="none" w:sz="0" w:space="0" w:color="auto"/>
                    <w:left w:val="none" w:sz="0" w:space="0" w:color="auto"/>
                    <w:bottom w:val="none" w:sz="0" w:space="0" w:color="auto"/>
                    <w:right w:val="none" w:sz="0" w:space="0" w:color="auto"/>
                  </w:divBdr>
                </w:div>
                <w:div w:id="769550161">
                  <w:marLeft w:val="0"/>
                  <w:marRight w:val="0"/>
                  <w:marTop w:val="0"/>
                  <w:marBottom w:val="0"/>
                  <w:divBdr>
                    <w:top w:val="none" w:sz="0" w:space="0" w:color="auto"/>
                    <w:left w:val="none" w:sz="0" w:space="0" w:color="auto"/>
                    <w:bottom w:val="none" w:sz="0" w:space="0" w:color="auto"/>
                    <w:right w:val="none" w:sz="0" w:space="0" w:color="auto"/>
                  </w:divBdr>
                </w:div>
                <w:div w:id="770508783">
                  <w:marLeft w:val="0"/>
                  <w:marRight w:val="0"/>
                  <w:marTop w:val="0"/>
                  <w:marBottom w:val="0"/>
                  <w:divBdr>
                    <w:top w:val="none" w:sz="0" w:space="0" w:color="auto"/>
                    <w:left w:val="none" w:sz="0" w:space="0" w:color="auto"/>
                    <w:bottom w:val="none" w:sz="0" w:space="0" w:color="auto"/>
                    <w:right w:val="none" w:sz="0" w:space="0" w:color="auto"/>
                  </w:divBdr>
                </w:div>
                <w:div w:id="771515826">
                  <w:marLeft w:val="0"/>
                  <w:marRight w:val="0"/>
                  <w:marTop w:val="0"/>
                  <w:marBottom w:val="0"/>
                  <w:divBdr>
                    <w:top w:val="none" w:sz="0" w:space="0" w:color="auto"/>
                    <w:left w:val="none" w:sz="0" w:space="0" w:color="auto"/>
                    <w:bottom w:val="none" w:sz="0" w:space="0" w:color="auto"/>
                    <w:right w:val="none" w:sz="0" w:space="0" w:color="auto"/>
                  </w:divBdr>
                </w:div>
                <w:div w:id="771826744">
                  <w:marLeft w:val="0"/>
                  <w:marRight w:val="0"/>
                  <w:marTop w:val="0"/>
                  <w:marBottom w:val="0"/>
                  <w:divBdr>
                    <w:top w:val="none" w:sz="0" w:space="0" w:color="auto"/>
                    <w:left w:val="none" w:sz="0" w:space="0" w:color="auto"/>
                    <w:bottom w:val="none" w:sz="0" w:space="0" w:color="auto"/>
                    <w:right w:val="none" w:sz="0" w:space="0" w:color="auto"/>
                  </w:divBdr>
                </w:div>
                <w:div w:id="772629368">
                  <w:marLeft w:val="0"/>
                  <w:marRight w:val="0"/>
                  <w:marTop w:val="0"/>
                  <w:marBottom w:val="0"/>
                  <w:divBdr>
                    <w:top w:val="none" w:sz="0" w:space="0" w:color="auto"/>
                    <w:left w:val="none" w:sz="0" w:space="0" w:color="auto"/>
                    <w:bottom w:val="none" w:sz="0" w:space="0" w:color="auto"/>
                    <w:right w:val="none" w:sz="0" w:space="0" w:color="auto"/>
                  </w:divBdr>
                </w:div>
                <w:div w:id="775249405">
                  <w:marLeft w:val="0"/>
                  <w:marRight w:val="0"/>
                  <w:marTop w:val="0"/>
                  <w:marBottom w:val="0"/>
                  <w:divBdr>
                    <w:top w:val="none" w:sz="0" w:space="0" w:color="auto"/>
                    <w:left w:val="none" w:sz="0" w:space="0" w:color="auto"/>
                    <w:bottom w:val="none" w:sz="0" w:space="0" w:color="auto"/>
                    <w:right w:val="none" w:sz="0" w:space="0" w:color="auto"/>
                  </w:divBdr>
                </w:div>
                <w:div w:id="777918542">
                  <w:marLeft w:val="0"/>
                  <w:marRight w:val="0"/>
                  <w:marTop w:val="0"/>
                  <w:marBottom w:val="0"/>
                  <w:divBdr>
                    <w:top w:val="none" w:sz="0" w:space="0" w:color="auto"/>
                    <w:left w:val="none" w:sz="0" w:space="0" w:color="auto"/>
                    <w:bottom w:val="none" w:sz="0" w:space="0" w:color="auto"/>
                    <w:right w:val="none" w:sz="0" w:space="0" w:color="auto"/>
                  </w:divBdr>
                </w:div>
                <w:div w:id="779033691">
                  <w:marLeft w:val="0"/>
                  <w:marRight w:val="0"/>
                  <w:marTop w:val="0"/>
                  <w:marBottom w:val="0"/>
                  <w:divBdr>
                    <w:top w:val="none" w:sz="0" w:space="0" w:color="auto"/>
                    <w:left w:val="none" w:sz="0" w:space="0" w:color="auto"/>
                    <w:bottom w:val="none" w:sz="0" w:space="0" w:color="auto"/>
                    <w:right w:val="none" w:sz="0" w:space="0" w:color="auto"/>
                  </w:divBdr>
                </w:div>
                <w:div w:id="780491244">
                  <w:marLeft w:val="0"/>
                  <w:marRight w:val="0"/>
                  <w:marTop w:val="0"/>
                  <w:marBottom w:val="0"/>
                  <w:divBdr>
                    <w:top w:val="none" w:sz="0" w:space="0" w:color="auto"/>
                    <w:left w:val="none" w:sz="0" w:space="0" w:color="auto"/>
                    <w:bottom w:val="none" w:sz="0" w:space="0" w:color="auto"/>
                    <w:right w:val="none" w:sz="0" w:space="0" w:color="auto"/>
                  </w:divBdr>
                </w:div>
                <w:div w:id="780760312">
                  <w:marLeft w:val="0"/>
                  <w:marRight w:val="0"/>
                  <w:marTop w:val="0"/>
                  <w:marBottom w:val="0"/>
                  <w:divBdr>
                    <w:top w:val="none" w:sz="0" w:space="0" w:color="auto"/>
                    <w:left w:val="none" w:sz="0" w:space="0" w:color="auto"/>
                    <w:bottom w:val="none" w:sz="0" w:space="0" w:color="auto"/>
                    <w:right w:val="none" w:sz="0" w:space="0" w:color="auto"/>
                  </w:divBdr>
                </w:div>
                <w:div w:id="781614850">
                  <w:marLeft w:val="0"/>
                  <w:marRight w:val="0"/>
                  <w:marTop w:val="0"/>
                  <w:marBottom w:val="0"/>
                  <w:divBdr>
                    <w:top w:val="none" w:sz="0" w:space="0" w:color="auto"/>
                    <w:left w:val="none" w:sz="0" w:space="0" w:color="auto"/>
                    <w:bottom w:val="none" w:sz="0" w:space="0" w:color="auto"/>
                    <w:right w:val="none" w:sz="0" w:space="0" w:color="auto"/>
                  </w:divBdr>
                </w:div>
                <w:div w:id="783425465">
                  <w:marLeft w:val="0"/>
                  <w:marRight w:val="0"/>
                  <w:marTop w:val="0"/>
                  <w:marBottom w:val="0"/>
                  <w:divBdr>
                    <w:top w:val="none" w:sz="0" w:space="0" w:color="auto"/>
                    <w:left w:val="none" w:sz="0" w:space="0" w:color="auto"/>
                    <w:bottom w:val="none" w:sz="0" w:space="0" w:color="auto"/>
                    <w:right w:val="none" w:sz="0" w:space="0" w:color="auto"/>
                  </w:divBdr>
                </w:div>
                <w:div w:id="783765842">
                  <w:marLeft w:val="0"/>
                  <w:marRight w:val="0"/>
                  <w:marTop w:val="0"/>
                  <w:marBottom w:val="0"/>
                  <w:divBdr>
                    <w:top w:val="none" w:sz="0" w:space="0" w:color="auto"/>
                    <w:left w:val="none" w:sz="0" w:space="0" w:color="auto"/>
                    <w:bottom w:val="none" w:sz="0" w:space="0" w:color="auto"/>
                    <w:right w:val="none" w:sz="0" w:space="0" w:color="auto"/>
                  </w:divBdr>
                </w:div>
                <w:div w:id="784037599">
                  <w:marLeft w:val="0"/>
                  <w:marRight w:val="0"/>
                  <w:marTop w:val="0"/>
                  <w:marBottom w:val="0"/>
                  <w:divBdr>
                    <w:top w:val="none" w:sz="0" w:space="0" w:color="auto"/>
                    <w:left w:val="none" w:sz="0" w:space="0" w:color="auto"/>
                    <w:bottom w:val="none" w:sz="0" w:space="0" w:color="auto"/>
                    <w:right w:val="none" w:sz="0" w:space="0" w:color="auto"/>
                  </w:divBdr>
                </w:div>
                <w:div w:id="787966495">
                  <w:marLeft w:val="0"/>
                  <w:marRight w:val="0"/>
                  <w:marTop w:val="0"/>
                  <w:marBottom w:val="0"/>
                  <w:divBdr>
                    <w:top w:val="none" w:sz="0" w:space="0" w:color="auto"/>
                    <w:left w:val="none" w:sz="0" w:space="0" w:color="auto"/>
                    <w:bottom w:val="none" w:sz="0" w:space="0" w:color="auto"/>
                    <w:right w:val="none" w:sz="0" w:space="0" w:color="auto"/>
                  </w:divBdr>
                </w:div>
                <w:div w:id="788210063">
                  <w:marLeft w:val="0"/>
                  <w:marRight w:val="0"/>
                  <w:marTop w:val="0"/>
                  <w:marBottom w:val="0"/>
                  <w:divBdr>
                    <w:top w:val="none" w:sz="0" w:space="0" w:color="auto"/>
                    <w:left w:val="none" w:sz="0" w:space="0" w:color="auto"/>
                    <w:bottom w:val="none" w:sz="0" w:space="0" w:color="auto"/>
                    <w:right w:val="none" w:sz="0" w:space="0" w:color="auto"/>
                  </w:divBdr>
                </w:div>
                <w:div w:id="788552219">
                  <w:marLeft w:val="0"/>
                  <w:marRight w:val="0"/>
                  <w:marTop w:val="0"/>
                  <w:marBottom w:val="0"/>
                  <w:divBdr>
                    <w:top w:val="none" w:sz="0" w:space="0" w:color="auto"/>
                    <w:left w:val="none" w:sz="0" w:space="0" w:color="auto"/>
                    <w:bottom w:val="none" w:sz="0" w:space="0" w:color="auto"/>
                    <w:right w:val="none" w:sz="0" w:space="0" w:color="auto"/>
                  </w:divBdr>
                </w:div>
                <w:div w:id="793671904">
                  <w:marLeft w:val="0"/>
                  <w:marRight w:val="0"/>
                  <w:marTop w:val="0"/>
                  <w:marBottom w:val="0"/>
                  <w:divBdr>
                    <w:top w:val="none" w:sz="0" w:space="0" w:color="auto"/>
                    <w:left w:val="none" w:sz="0" w:space="0" w:color="auto"/>
                    <w:bottom w:val="none" w:sz="0" w:space="0" w:color="auto"/>
                    <w:right w:val="none" w:sz="0" w:space="0" w:color="auto"/>
                  </w:divBdr>
                </w:div>
                <w:div w:id="794834233">
                  <w:marLeft w:val="0"/>
                  <w:marRight w:val="0"/>
                  <w:marTop w:val="0"/>
                  <w:marBottom w:val="0"/>
                  <w:divBdr>
                    <w:top w:val="none" w:sz="0" w:space="0" w:color="auto"/>
                    <w:left w:val="none" w:sz="0" w:space="0" w:color="auto"/>
                    <w:bottom w:val="none" w:sz="0" w:space="0" w:color="auto"/>
                    <w:right w:val="none" w:sz="0" w:space="0" w:color="auto"/>
                  </w:divBdr>
                </w:div>
                <w:div w:id="795830018">
                  <w:marLeft w:val="0"/>
                  <w:marRight w:val="0"/>
                  <w:marTop w:val="0"/>
                  <w:marBottom w:val="0"/>
                  <w:divBdr>
                    <w:top w:val="none" w:sz="0" w:space="0" w:color="auto"/>
                    <w:left w:val="none" w:sz="0" w:space="0" w:color="auto"/>
                    <w:bottom w:val="none" w:sz="0" w:space="0" w:color="auto"/>
                    <w:right w:val="none" w:sz="0" w:space="0" w:color="auto"/>
                  </w:divBdr>
                </w:div>
                <w:div w:id="797181708">
                  <w:marLeft w:val="0"/>
                  <w:marRight w:val="0"/>
                  <w:marTop w:val="0"/>
                  <w:marBottom w:val="0"/>
                  <w:divBdr>
                    <w:top w:val="none" w:sz="0" w:space="0" w:color="auto"/>
                    <w:left w:val="none" w:sz="0" w:space="0" w:color="auto"/>
                    <w:bottom w:val="none" w:sz="0" w:space="0" w:color="auto"/>
                    <w:right w:val="none" w:sz="0" w:space="0" w:color="auto"/>
                  </w:divBdr>
                </w:div>
                <w:div w:id="799881252">
                  <w:marLeft w:val="0"/>
                  <w:marRight w:val="0"/>
                  <w:marTop w:val="0"/>
                  <w:marBottom w:val="0"/>
                  <w:divBdr>
                    <w:top w:val="none" w:sz="0" w:space="0" w:color="auto"/>
                    <w:left w:val="none" w:sz="0" w:space="0" w:color="auto"/>
                    <w:bottom w:val="none" w:sz="0" w:space="0" w:color="auto"/>
                    <w:right w:val="none" w:sz="0" w:space="0" w:color="auto"/>
                  </w:divBdr>
                </w:div>
                <w:div w:id="800344216">
                  <w:marLeft w:val="0"/>
                  <w:marRight w:val="0"/>
                  <w:marTop w:val="0"/>
                  <w:marBottom w:val="0"/>
                  <w:divBdr>
                    <w:top w:val="none" w:sz="0" w:space="0" w:color="auto"/>
                    <w:left w:val="none" w:sz="0" w:space="0" w:color="auto"/>
                    <w:bottom w:val="none" w:sz="0" w:space="0" w:color="auto"/>
                    <w:right w:val="none" w:sz="0" w:space="0" w:color="auto"/>
                  </w:divBdr>
                </w:div>
                <w:div w:id="805244741">
                  <w:marLeft w:val="0"/>
                  <w:marRight w:val="0"/>
                  <w:marTop w:val="0"/>
                  <w:marBottom w:val="0"/>
                  <w:divBdr>
                    <w:top w:val="none" w:sz="0" w:space="0" w:color="auto"/>
                    <w:left w:val="none" w:sz="0" w:space="0" w:color="auto"/>
                    <w:bottom w:val="none" w:sz="0" w:space="0" w:color="auto"/>
                    <w:right w:val="none" w:sz="0" w:space="0" w:color="auto"/>
                  </w:divBdr>
                </w:div>
                <w:div w:id="806246376">
                  <w:marLeft w:val="0"/>
                  <w:marRight w:val="0"/>
                  <w:marTop w:val="0"/>
                  <w:marBottom w:val="0"/>
                  <w:divBdr>
                    <w:top w:val="none" w:sz="0" w:space="0" w:color="auto"/>
                    <w:left w:val="none" w:sz="0" w:space="0" w:color="auto"/>
                    <w:bottom w:val="none" w:sz="0" w:space="0" w:color="auto"/>
                    <w:right w:val="none" w:sz="0" w:space="0" w:color="auto"/>
                  </w:divBdr>
                </w:div>
                <w:div w:id="808714955">
                  <w:marLeft w:val="0"/>
                  <w:marRight w:val="0"/>
                  <w:marTop w:val="0"/>
                  <w:marBottom w:val="0"/>
                  <w:divBdr>
                    <w:top w:val="none" w:sz="0" w:space="0" w:color="auto"/>
                    <w:left w:val="none" w:sz="0" w:space="0" w:color="auto"/>
                    <w:bottom w:val="none" w:sz="0" w:space="0" w:color="auto"/>
                    <w:right w:val="none" w:sz="0" w:space="0" w:color="auto"/>
                  </w:divBdr>
                </w:div>
                <w:div w:id="809903557">
                  <w:marLeft w:val="0"/>
                  <w:marRight w:val="0"/>
                  <w:marTop w:val="0"/>
                  <w:marBottom w:val="0"/>
                  <w:divBdr>
                    <w:top w:val="none" w:sz="0" w:space="0" w:color="auto"/>
                    <w:left w:val="none" w:sz="0" w:space="0" w:color="auto"/>
                    <w:bottom w:val="none" w:sz="0" w:space="0" w:color="auto"/>
                    <w:right w:val="none" w:sz="0" w:space="0" w:color="auto"/>
                  </w:divBdr>
                </w:div>
                <w:div w:id="810632317">
                  <w:marLeft w:val="0"/>
                  <w:marRight w:val="0"/>
                  <w:marTop w:val="0"/>
                  <w:marBottom w:val="0"/>
                  <w:divBdr>
                    <w:top w:val="none" w:sz="0" w:space="0" w:color="auto"/>
                    <w:left w:val="none" w:sz="0" w:space="0" w:color="auto"/>
                    <w:bottom w:val="none" w:sz="0" w:space="0" w:color="auto"/>
                    <w:right w:val="none" w:sz="0" w:space="0" w:color="auto"/>
                  </w:divBdr>
                </w:div>
                <w:div w:id="814177673">
                  <w:marLeft w:val="0"/>
                  <w:marRight w:val="0"/>
                  <w:marTop w:val="0"/>
                  <w:marBottom w:val="0"/>
                  <w:divBdr>
                    <w:top w:val="none" w:sz="0" w:space="0" w:color="auto"/>
                    <w:left w:val="none" w:sz="0" w:space="0" w:color="auto"/>
                    <w:bottom w:val="none" w:sz="0" w:space="0" w:color="auto"/>
                    <w:right w:val="none" w:sz="0" w:space="0" w:color="auto"/>
                  </w:divBdr>
                </w:div>
                <w:div w:id="818498982">
                  <w:marLeft w:val="0"/>
                  <w:marRight w:val="0"/>
                  <w:marTop w:val="0"/>
                  <w:marBottom w:val="0"/>
                  <w:divBdr>
                    <w:top w:val="none" w:sz="0" w:space="0" w:color="auto"/>
                    <w:left w:val="none" w:sz="0" w:space="0" w:color="auto"/>
                    <w:bottom w:val="none" w:sz="0" w:space="0" w:color="auto"/>
                    <w:right w:val="none" w:sz="0" w:space="0" w:color="auto"/>
                  </w:divBdr>
                </w:div>
                <w:div w:id="820389301">
                  <w:marLeft w:val="0"/>
                  <w:marRight w:val="0"/>
                  <w:marTop w:val="0"/>
                  <w:marBottom w:val="0"/>
                  <w:divBdr>
                    <w:top w:val="none" w:sz="0" w:space="0" w:color="auto"/>
                    <w:left w:val="none" w:sz="0" w:space="0" w:color="auto"/>
                    <w:bottom w:val="none" w:sz="0" w:space="0" w:color="auto"/>
                    <w:right w:val="none" w:sz="0" w:space="0" w:color="auto"/>
                  </w:divBdr>
                </w:div>
                <w:div w:id="824783954">
                  <w:marLeft w:val="0"/>
                  <w:marRight w:val="0"/>
                  <w:marTop w:val="0"/>
                  <w:marBottom w:val="0"/>
                  <w:divBdr>
                    <w:top w:val="none" w:sz="0" w:space="0" w:color="auto"/>
                    <w:left w:val="none" w:sz="0" w:space="0" w:color="auto"/>
                    <w:bottom w:val="none" w:sz="0" w:space="0" w:color="auto"/>
                    <w:right w:val="none" w:sz="0" w:space="0" w:color="auto"/>
                  </w:divBdr>
                </w:div>
                <w:div w:id="826557120">
                  <w:marLeft w:val="0"/>
                  <w:marRight w:val="0"/>
                  <w:marTop w:val="0"/>
                  <w:marBottom w:val="0"/>
                  <w:divBdr>
                    <w:top w:val="none" w:sz="0" w:space="0" w:color="auto"/>
                    <w:left w:val="none" w:sz="0" w:space="0" w:color="auto"/>
                    <w:bottom w:val="none" w:sz="0" w:space="0" w:color="auto"/>
                    <w:right w:val="none" w:sz="0" w:space="0" w:color="auto"/>
                  </w:divBdr>
                </w:div>
                <w:div w:id="827404422">
                  <w:marLeft w:val="0"/>
                  <w:marRight w:val="0"/>
                  <w:marTop w:val="0"/>
                  <w:marBottom w:val="0"/>
                  <w:divBdr>
                    <w:top w:val="none" w:sz="0" w:space="0" w:color="auto"/>
                    <w:left w:val="none" w:sz="0" w:space="0" w:color="auto"/>
                    <w:bottom w:val="none" w:sz="0" w:space="0" w:color="auto"/>
                    <w:right w:val="none" w:sz="0" w:space="0" w:color="auto"/>
                  </w:divBdr>
                </w:div>
                <w:div w:id="828591593">
                  <w:marLeft w:val="0"/>
                  <w:marRight w:val="0"/>
                  <w:marTop w:val="0"/>
                  <w:marBottom w:val="0"/>
                  <w:divBdr>
                    <w:top w:val="none" w:sz="0" w:space="0" w:color="auto"/>
                    <w:left w:val="none" w:sz="0" w:space="0" w:color="auto"/>
                    <w:bottom w:val="none" w:sz="0" w:space="0" w:color="auto"/>
                    <w:right w:val="none" w:sz="0" w:space="0" w:color="auto"/>
                  </w:divBdr>
                </w:div>
                <w:div w:id="829177318">
                  <w:marLeft w:val="0"/>
                  <w:marRight w:val="0"/>
                  <w:marTop w:val="0"/>
                  <w:marBottom w:val="0"/>
                  <w:divBdr>
                    <w:top w:val="none" w:sz="0" w:space="0" w:color="auto"/>
                    <w:left w:val="none" w:sz="0" w:space="0" w:color="auto"/>
                    <w:bottom w:val="none" w:sz="0" w:space="0" w:color="auto"/>
                    <w:right w:val="none" w:sz="0" w:space="0" w:color="auto"/>
                  </w:divBdr>
                </w:div>
                <w:div w:id="831139507">
                  <w:marLeft w:val="0"/>
                  <w:marRight w:val="0"/>
                  <w:marTop w:val="0"/>
                  <w:marBottom w:val="0"/>
                  <w:divBdr>
                    <w:top w:val="none" w:sz="0" w:space="0" w:color="auto"/>
                    <w:left w:val="none" w:sz="0" w:space="0" w:color="auto"/>
                    <w:bottom w:val="none" w:sz="0" w:space="0" w:color="auto"/>
                    <w:right w:val="none" w:sz="0" w:space="0" w:color="auto"/>
                  </w:divBdr>
                </w:div>
                <w:div w:id="833840026">
                  <w:marLeft w:val="0"/>
                  <w:marRight w:val="0"/>
                  <w:marTop w:val="0"/>
                  <w:marBottom w:val="0"/>
                  <w:divBdr>
                    <w:top w:val="none" w:sz="0" w:space="0" w:color="auto"/>
                    <w:left w:val="none" w:sz="0" w:space="0" w:color="auto"/>
                    <w:bottom w:val="none" w:sz="0" w:space="0" w:color="auto"/>
                    <w:right w:val="none" w:sz="0" w:space="0" w:color="auto"/>
                  </w:divBdr>
                </w:div>
                <w:div w:id="834498378">
                  <w:marLeft w:val="0"/>
                  <w:marRight w:val="0"/>
                  <w:marTop w:val="0"/>
                  <w:marBottom w:val="0"/>
                  <w:divBdr>
                    <w:top w:val="none" w:sz="0" w:space="0" w:color="auto"/>
                    <w:left w:val="none" w:sz="0" w:space="0" w:color="auto"/>
                    <w:bottom w:val="none" w:sz="0" w:space="0" w:color="auto"/>
                    <w:right w:val="none" w:sz="0" w:space="0" w:color="auto"/>
                  </w:divBdr>
                </w:div>
                <w:div w:id="836379899">
                  <w:marLeft w:val="0"/>
                  <w:marRight w:val="0"/>
                  <w:marTop w:val="0"/>
                  <w:marBottom w:val="0"/>
                  <w:divBdr>
                    <w:top w:val="none" w:sz="0" w:space="0" w:color="auto"/>
                    <w:left w:val="none" w:sz="0" w:space="0" w:color="auto"/>
                    <w:bottom w:val="none" w:sz="0" w:space="0" w:color="auto"/>
                    <w:right w:val="none" w:sz="0" w:space="0" w:color="auto"/>
                  </w:divBdr>
                </w:div>
                <w:div w:id="838275487">
                  <w:marLeft w:val="0"/>
                  <w:marRight w:val="0"/>
                  <w:marTop w:val="0"/>
                  <w:marBottom w:val="0"/>
                  <w:divBdr>
                    <w:top w:val="none" w:sz="0" w:space="0" w:color="auto"/>
                    <w:left w:val="none" w:sz="0" w:space="0" w:color="auto"/>
                    <w:bottom w:val="none" w:sz="0" w:space="0" w:color="auto"/>
                    <w:right w:val="none" w:sz="0" w:space="0" w:color="auto"/>
                  </w:divBdr>
                </w:div>
                <w:div w:id="838420666">
                  <w:marLeft w:val="0"/>
                  <w:marRight w:val="0"/>
                  <w:marTop w:val="0"/>
                  <w:marBottom w:val="0"/>
                  <w:divBdr>
                    <w:top w:val="none" w:sz="0" w:space="0" w:color="auto"/>
                    <w:left w:val="none" w:sz="0" w:space="0" w:color="auto"/>
                    <w:bottom w:val="none" w:sz="0" w:space="0" w:color="auto"/>
                    <w:right w:val="none" w:sz="0" w:space="0" w:color="auto"/>
                  </w:divBdr>
                </w:div>
                <w:div w:id="839076628">
                  <w:marLeft w:val="0"/>
                  <w:marRight w:val="0"/>
                  <w:marTop w:val="0"/>
                  <w:marBottom w:val="0"/>
                  <w:divBdr>
                    <w:top w:val="none" w:sz="0" w:space="0" w:color="auto"/>
                    <w:left w:val="none" w:sz="0" w:space="0" w:color="auto"/>
                    <w:bottom w:val="none" w:sz="0" w:space="0" w:color="auto"/>
                    <w:right w:val="none" w:sz="0" w:space="0" w:color="auto"/>
                  </w:divBdr>
                </w:div>
                <w:div w:id="839123074">
                  <w:marLeft w:val="0"/>
                  <w:marRight w:val="0"/>
                  <w:marTop w:val="0"/>
                  <w:marBottom w:val="0"/>
                  <w:divBdr>
                    <w:top w:val="none" w:sz="0" w:space="0" w:color="auto"/>
                    <w:left w:val="none" w:sz="0" w:space="0" w:color="auto"/>
                    <w:bottom w:val="none" w:sz="0" w:space="0" w:color="auto"/>
                    <w:right w:val="none" w:sz="0" w:space="0" w:color="auto"/>
                  </w:divBdr>
                </w:div>
                <w:div w:id="840391437">
                  <w:marLeft w:val="0"/>
                  <w:marRight w:val="0"/>
                  <w:marTop w:val="0"/>
                  <w:marBottom w:val="0"/>
                  <w:divBdr>
                    <w:top w:val="none" w:sz="0" w:space="0" w:color="auto"/>
                    <w:left w:val="none" w:sz="0" w:space="0" w:color="auto"/>
                    <w:bottom w:val="none" w:sz="0" w:space="0" w:color="auto"/>
                    <w:right w:val="none" w:sz="0" w:space="0" w:color="auto"/>
                  </w:divBdr>
                </w:div>
                <w:div w:id="841311760">
                  <w:marLeft w:val="0"/>
                  <w:marRight w:val="0"/>
                  <w:marTop w:val="0"/>
                  <w:marBottom w:val="0"/>
                  <w:divBdr>
                    <w:top w:val="none" w:sz="0" w:space="0" w:color="auto"/>
                    <w:left w:val="none" w:sz="0" w:space="0" w:color="auto"/>
                    <w:bottom w:val="none" w:sz="0" w:space="0" w:color="auto"/>
                    <w:right w:val="none" w:sz="0" w:space="0" w:color="auto"/>
                  </w:divBdr>
                </w:div>
                <w:div w:id="841314580">
                  <w:marLeft w:val="0"/>
                  <w:marRight w:val="0"/>
                  <w:marTop w:val="0"/>
                  <w:marBottom w:val="0"/>
                  <w:divBdr>
                    <w:top w:val="none" w:sz="0" w:space="0" w:color="auto"/>
                    <w:left w:val="none" w:sz="0" w:space="0" w:color="auto"/>
                    <w:bottom w:val="none" w:sz="0" w:space="0" w:color="auto"/>
                    <w:right w:val="none" w:sz="0" w:space="0" w:color="auto"/>
                  </w:divBdr>
                </w:div>
                <w:div w:id="851917406">
                  <w:marLeft w:val="0"/>
                  <w:marRight w:val="0"/>
                  <w:marTop w:val="0"/>
                  <w:marBottom w:val="0"/>
                  <w:divBdr>
                    <w:top w:val="none" w:sz="0" w:space="0" w:color="auto"/>
                    <w:left w:val="none" w:sz="0" w:space="0" w:color="auto"/>
                    <w:bottom w:val="none" w:sz="0" w:space="0" w:color="auto"/>
                    <w:right w:val="none" w:sz="0" w:space="0" w:color="auto"/>
                  </w:divBdr>
                </w:div>
                <w:div w:id="854732838">
                  <w:marLeft w:val="0"/>
                  <w:marRight w:val="0"/>
                  <w:marTop w:val="0"/>
                  <w:marBottom w:val="0"/>
                  <w:divBdr>
                    <w:top w:val="none" w:sz="0" w:space="0" w:color="auto"/>
                    <w:left w:val="none" w:sz="0" w:space="0" w:color="auto"/>
                    <w:bottom w:val="none" w:sz="0" w:space="0" w:color="auto"/>
                    <w:right w:val="none" w:sz="0" w:space="0" w:color="auto"/>
                  </w:divBdr>
                </w:div>
                <w:div w:id="855507142">
                  <w:marLeft w:val="0"/>
                  <w:marRight w:val="0"/>
                  <w:marTop w:val="0"/>
                  <w:marBottom w:val="0"/>
                  <w:divBdr>
                    <w:top w:val="none" w:sz="0" w:space="0" w:color="auto"/>
                    <w:left w:val="none" w:sz="0" w:space="0" w:color="auto"/>
                    <w:bottom w:val="none" w:sz="0" w:space="0" w:color="auto"/>
                    <w:right w:val="none" w:sz="0" w:space="0" w:color="auto"/>
                  </w:divBdr>
                </w:div>
                <w:div w:id="857812852">
                  <w:marLeft w:val="0"/>
                  <w:marRight w:val="0"/>
                  <w:marTop w:val="0"/>
                  <w:marBottom w:val="0"/>
                  <w:divBdr>
                    <w:top w:val="none" w:sz="0" w:space="0" w:color="auto"/>
                    <w:left w:val="none" w:sz="0" w:space="0" w:color="auto"/>
                    <w:bottom w:val="none" w:sz="0" w:space="0" w:color="auto"/>
                    <w:right w:val="none" w:sz="0" w:space="0" w:color="auto"/>
                  </w:divBdr>
                </w:div>
                <w:div w:id="861016660">
                  <w:marLeft w:val="0"/>
                  <w:marRight w:val="0"/>
                  <w:marTop w:val="0"/>
                  <w:marBottom w:val="0"/>
                  <w:divBdr>
                    <w:top w:val="none" w:sz="0" w:space="0" w:color="auto"/>
                    <w:left w:val="none" w:sz="0" w:space="0" w:color="auto"/>
                    <w:bottom w:val="none" w:sz="0" w:space="0" w:color="auto"/>
                    <w:right w:val="none" w:sz="0" w:space="0" w:color="auto"/>
                  </w:divBdr>
                </w:div>
                <w:div w:id="861240533">
                  <w:marLeft w:val="0"/>
                  <w:marRight w:val="0"/>
                  <w:marTop w:val="0"/>
                  <w:marBottom w:val="0"/>
                  <w:divBdr>
                    <w:top w:val="none" w:sz="0" w:space="0" w:color="auto"/>
                    <w:left w:val="none" w:sz="0" w:space="0" w:color="auto"/>
                    <w:bottom w:val="none" w:sz="0" w:space="0" w:color="auto"/>
                    <w:right w:val="none" w:sz="0" w:space="0" w:color="auto"/>
                  </w:divBdr>
                </w:div>
                <w:div w:id="861938459">
                  <w:marLeft w:val="0"/>
                  <w:marRight w:val="0"/>
                  <w:marTop w:val="0"/>
                  <w:marBottom w:val="0"/>
                  <w:divBdr>
                    <w:top w:val="none" w:sz="0" w:space="0" w:color="auto"/>
                    <w:left w:val="none" w:sz="0" w:space="0" w:color="auto"/>
                    <w:bottom w:val="none" w:sz="0" w:space="0" w:color="auto"/>
                    <w:right w:val="none" w:sz="0" w:space="0" w:color="auto"/>
                  </w:divBdr>
                </w:div>
                <w:div w:id="862089979">
                  <w:marLeft w:val="0"/>
                  <w:marRight w:val="0"/>
                  <w:marTop w:val="0"/>
                  <w:marBottom w:val="0"/>
                  <w:divBdr>
                    <w:top w:val="none" w:sz="0" w:space="0" w:color="auto"/>
                    <w:left w:val="none" w:sz="0" w:space="0" w:color="auto"/>
                    <w:bottom w:val="none" w:sz="0" w:space="0" w:color="auto"/>
                    <w:right w:val="none" w:sz="0" w:space="0" w:color="auto"/>
                  </w:divBdr>
                </w:div>
                <w:div w:id="863129324">
                  <w:marLeft w:val="0"/>
                  <w:marRight w:val="0"/>
                  <w:marTop w:val="0"/>
                  <w:marBottom w:val="0"/>
                  <w:divBdr>
                    <w:top w:val="none" w:sz="0" w:space="0" w:color="auto"/>
                    <w:left w:val="none" w:sz="0" w:space="0" w:color="auto"/>
                    <w:bottom w:val="none" w:sz="0" w:space="0" w:color="auto"/>
                    <w:right w:val="none" w:sz="0" w:space="0" w:color="auto"/>
                  </w:divBdr>
                </w:div>
                <w:div w:id="864517017">
                  <w:marLeft w:val="0"/>
                  <w:marRight w:val="0"/>
                  <w:marTop w:val="0"/>
                  <w:marBottom w:val="0"/>
                  <w:divBdr>
                    <w:top w:val="none" w:sz="0" w:space="0" w:color="auto"/>
                    <w:left w:val="none" w:sz="0" w:space="0" w:color="auto"/>
                    <w:bottom w:val="none" w:sz="0" w:space="0" w:color="auto"/>
                    <w:right w:val="none" w:sz="0" w:space="0" w:color="auto"/>
                  </w:divBdr>
                </w:div>
                <w:div w:id="866062168">
                  <w:marLeft w:val="0"/>
                  <w:marRight w:val="0"/>
                  <w:marTop w:val="0"/>
                  <w:marBottom w:val="0"/>
                  <w:divBdr>
                    <w:top w:val="none" w:sz="0" w:space="0" w:color="auto"/>
                    <w:left w:val="none" w:sz="0" w:space="0" w:color="auto"/>
                    <w:bottom w:val="none" w:sz="0" w:space="0" w:color="auto"/>
                    <w:right w:val="none" w:sz="0" w:space="0" w:color="auto"/>
                  </w:divBdr>
                </w:div>
                <w:div w:id="868644114">
                  <w:marLeft w:val="0"/>
                  <w:marRight w:val="0"/>
                  <w:marTop w:val="0"/>
                  <w:marBottom w:val="0"/>
                  <w:divBdr>
                    <w:top w:val="none" w:sz="0" w:space="0" w:color="auto"/>
                    <w:left w:val="none" w:sz="0" w:space="0" w:color="auto"/>
                    <w:bottom w:val="none" w:sz="0" w:space="0" w:color="auto"/>
                    <w:right w:val="none" w:sz="0" w:space="0" w:color="auto"/>
                  </w:divBdr>
                </w:div>
                <w:div w:id="870535536">
                  <w:marLeft w:val="0"/>
                  <w:marRight w:val="0"/>
                  <w:marTop w:val="0"/>
                  <w:marBottom w:val="0"/>
                  <w:divBdr>
                    <w:top w:val="none" w:sz="0" w:space="0" w:color="auto"/>
                    <w:left w:val="none" w:sz="0" w:space="0" w:color="auto"/>
                    <w:bottom w:val="none" w:sz="0" w:space="0" w:color="auto"/>
                    <w:right w:val="none" w:sz="0" w:space="0" w:color="auto"/>
                  </w:divBdr>
                </w:div>
                <w:div w:id="872159948">
                  <w:marLeft w:val="0"/>
                  <w:marRight w:val="0"/>
                  <w:marTop w:val="0"/>
                  <w:marBottom w:val="0"/>
                  <w:divBdr>
                    <w:top w:val="none" w:sz="0" w:space="0" w:color="auto"/>
                    <w:left w:val="none" w:sz="0" w:space="0" w:color="auto"/>
                    <w:bottom w:val="none" w:sz="0" w:space="0" w:color="auto"/>
                    <w:right w:val="none" w:sz="0" w:space="0" w:color="auto"/>
                  </w:divBdr>
                </w:div>
                <w:div w:id="874195889">
                  <w:marLeft w:val="0"/>
                  <w:marRight w:val="0"/>
                  <w:marTop w:val="0"/>
                  <w:marBottom w:val="0"/>
                  <w:divBdr>
                    <w:top w:val="none" w:sz="0" w:space="0" w:color="auto"/>
                    <w:left w:val="none" w:sz="0" w:space="0" w:color="auto"/>
                    <w:bottom w:val="none" w:sz="0" w:space="0" w:color="auto"/>
                    <w:right w:val="none" w:sz="0" w:space="0" w:color="auto"/>
                  </w:divBdr>
                </w:div>
                <w:div w:id="874538895">
                  <w:marLeft w:val="0"/>
                  <w:marRight w:val="0"/>
                  <w:marTop w:val="0"/>
                  <w:marBottom w:val="0"/>
                  <w:divBdr>
                    <w:top w:val="none" w:sz="0" w:space="0" w:color="auto"/>
                    <w:left w:val="none" w:sz="0" w:space="0" w:color="auto"/>
                    <w:bottom w:val="none" w:sz="0" w:space="0" w:color="auto"/>
                    <w:right w:val="none" w:sz="0" w:space="0" w:color="auto"/>
                  </w:divBdr>
                </w:div>
                <w:div w:id="874930854">
                  <w:marLeft w:val="0"/>
                  <w:marRight w:val="0"/>
                  <w:marTop w:val="0"/>
                  <w:marBottom w:val="0"/>
                  <w:divBdr>
                    <w:top w:val="none" w:sz="0" w:space="0" w:color="auto"/>
                    <w:left w:val="none" w:sz="0" w:space="0" w:color="auto"/>
                    <w:bottom w:val="none" w:sz="0" w:space="0" w:color="auto"/>
                    <w:right w:val="none" w:sz="0" w:space="0" w:color="auto"/>
                  </w:divBdr>
                </w:div>
                <w:div w:id="875847283">
                  <w:marLeft w:val="0"/>
                  <w:marRight w:val="0"/>
                  <w:marTop w:val="0"/>
                  <w:marBottom w:val="0"/>
                  <w:divBdr>
                    <w:top w:val="none" w:sz="0" w:space="0" w:color="auto"/>
                    <w:left w:val="none" w:sz="0" w:space="0" w:color="auto"/>
                    <w:bottom w:val="none" w:sz="0" w:space="0" w:color="auto"/>
                    <w:right w:val="none" w:sz="0" w:space="0" w:color="auto"/>
                  </w:divBdr>
                </w:div>
                <w:div w:id="876312938">
                  <w:marLeft w:val="0"/>
                  <w:marRight w:val="0"/>
                  <w:marTop w:val="0"/>
                  <w:marBottom w:val="0"/>
                  <w:divBdr>
                    <w:top w:val="none" w:sz="0" w:space="0" w:color="auto"/>
                    <w:left w:val="none" w:sz="0" w:space="0" w:color="auto"/>
                    <w:bottom w:val="none" w:sz="0" w:space="0" w:color="auto"/>
                    <w:right w:val="none" w:sz="0" w:space="0" w:color="auto"/>
                  </w:divBdr>
                </w:div>
                <w:div w:id="876626014">
                  <w:marLeft w:val="0"/>
                  <w:marRight w:val="0"/>
                  <w:marTop w:val="0"/>
                  <w:marBottom w:val="0"/>
                  <w:divBdr>
                    <w:top w:val="none" w:sz="0" w:space="0" w:color="auto"/>
                    <w:left w:val="none" w:sz="0" w:space="0" w:color="auto"/>
                    <w:bottom w:val="none" w:sz="0" w:space="0" w:color="auto"/>
                    <w:right w:val="none" w:sz="0" w:space="0" w:color="auto"/>
                  </w:divBdr>
                </w:div>
                <w:div w:id="877934019">
                  <w:marLeft w:val="0"/>
                  <w:marRight w:val="0"/>
                  <w:marTop w:val="0"/>
                  <w:marBottom w:val="0"/>
                  <w:divBdr>
                    <w:top w:val="none" w:sz="0" w:space="0" w:color="auto"/>
                    <w:left w:val="none" w:sz="0" w:space="0" w:color="auto"/>
                    <w:bottom w:val="none" w:sz="0" w:space="0" w:color="auto"/>
                    <w:right w:val="none" w:sz="0" w:space="0" w:color="auto"/>
                  </w:divBdr>
                </w:div>
                <w:div w:id="878125957">
                  <w:marLeft w:val="0"/>
                  <w:marRight w:val="0"/>
                  <w:marTop w:val="0"/>
                  <w:marBottom w:val="0"/>
                  <w:divBdr>
                    <w:top w:val="none" w:sz="0" w:space="0" w:color="auto"/>
                    <w:left w:val="none" w:sz="0" w:space="0" w:color="auto"/>
                    <w:bottom w:val="none" w:sz="0" w:space="0" w:color="auto"/>
                    <w:right w:val="none" w:sz="0" w:space="0" w:color="auto"/>
                  </w:divBdr>
                </w:div>
                <w:div w:id="878128017">
                  <w:marLeft w:val="0"/>
                  <w:marRight w:val="0"/>
                  <w:marTop w:val="0"/>
                  <w:marBottom w:val="0"/>
                  <w:divBdr>
                    <w:top w:val="none" w:sz="0" w:space="0" w:color="auto"/>
                    <w:left w:val="none" w:sz="0" w:space="0" w:color="auto"/>
                    <w:bottom w:val="none" w:sz="0" w:space="0" w:color="auto"/>
                    <w:right w:val="none" w:sz="0" w:space="0" w:color="auto"/>
                  </w:divBdr>
                </w:div>
                <w:div w:id="878278295">
                  <w:marLeft w:val="0"/>
                  <w:marRight w:val="0"/>
                  <w:marTop w:val="0"/>
                  <w:marBottom w:val="0"/>
                  <w:divBdr>
                    <w:top w:val="none" w:sz="0" w:space="0" w:color="auto"/>
                    <w:left w:val="none" w:sz="0" w:space="0" w:color="auto"/>
                    <w:bottom w:val="none" w:sz="0" w:space="0" w:color="auto"/>
                    <w:right w:val="none" w:sz="0" w:space="0" w:color="auto"/>
                  </w:divBdr>
                </w:div>
                <w:div w:id="878467757">
                  <w:marLeft w:val="0"/>
                  <w:marRight w:val="0"/>
                  <w:marTop w:val="0"/>
                  <w:marBottom w:val="0"/>
                  <w:divBdr>
                    <w:top w:val="none" w:sz="0" w:space="0" w:color="auto"/>
                    <w:left w:val="none" w:sz="0" w:space="0" w:color="auto"/>
                    <w:bottom w:val="none" w:sz="0" w:space="0" w:color="auto"/>
                    <w:right w:val="none" w:sz="0" w:space="0" w:color="auto"/>
                  </w:divBdr>
                </w:div>
                <w:div w:id="878589635">
                  <w:marLeft w:val="0"/>
                  <w:marRight w:val="0"/>
                  <w:marTop w:val="0"/>
                  <w:marBottom w:val="0"/>
                  <w:divBdr>
                    <w:top w:val="none" w:sz="0" w:space="0" w:color="auto"/>
                    <w:left w:val="none" w:sz="0" w:space="0" w:color="auto"/>
                    <w:bottom w:val="none" w:sz="0" w:space="0" w:color="auto"/>
                    <w:right w:val="none" w:sz="0" w:space="0" w:color="auto"/>
                  </w:divBdr>
                </w:div>
                <w:div w:id="878931074">
                  <w:marLeft w:val="0"/>
                  <w:marRight w:val="0"/>
                  <w:marTop w:val="0"/>
                  <w:marBottom w:val="0"/>
                  <w:divBdr>
                    <w:top w:val="none" w:sz="0" w:space="0" w:color="auto"/>
                    <w:left w:val="none" w:sz="0" w:space="0" w:color="auto"/>
                    <w:bottom w:val="none" w:sz="0" w:space="0" w:color="auto"/>
                    <w:right w:val="none" w:sz="0" w:space="0" w:color="auto"/>
                  </w:divBdr>
                </w:div>
                <w:div w:id="880551601">
                  <w:marLeft w:val="0"/>
                  <w:marRight w:val="0"/>
                  <w:marTop w:val="0"/>
                  <w:marBottom w:val="0"/>
                  <w:divBdr>
                    <w:top w:val="none" w:sz="0" w:space="0" w:color="auto"/>
                    <w:left w:val="none" w:sz="0" w:space="0" w:color="auto"/>
                    <w:bottom w:val="none" w:sz="0" w:space="0" w:color="auto"/>
                    <w:right w:val="none" w:sz="0" w:space="0" w:color="auto"/>
                  </w:divBdr>
                </w:div>
                <w:div w:id="880938486">
                  <w:marLeft w:val="0"/>
                  <w:marRight w:val="0"/>
                  <w:marTop w:val="0"/>
                  <w:marBottom w:val="0"/>
                  <w:divBdr>
                    <w:top w:val="none" w:sz="0" w:space="0" w:color="auto"/>
                    <w:left w:val="none" w:sz="0" w:space="0" w:color="auto"/>
                    <w:bottom w:val="none" w:sz="0" w:space="0" w:color="auto"/>
                    <w:right w:val="none" w:sz="0" w:space="0" w:color="auto"/>
                  </w:divBdr>
                </w:div>
                <w:div w:id="884826959">
                  <w:marLeft w:val="0"/>
                  <w:marRight w:val="0"/>
                  <w:marTop w:val="0"/>
                  <w:marBottom w:val="0"/>
                  <w:divBdr>
                    <w:top w:val="none" w:sz="0" w:space="0" w:color="auto"/>
                    <w:left w:val="none" w:sz="0" w:space="0" w:color="auto"/>
                    <w:bottom w:val="none" w:sz="0" w:space="0" w:color="auto"/>
                    <w:right w:val="none" w:sz="0" w:space="0" w:color="auto"/>
                  </w:divBdr>
                </w:div>
                <w:div w:id="885679607">
                  <w:marLeft w:val="0"/>
                  <w:marRight w:val="0"/>
                  <w:marTop w:val="0"/>
                  <w:marBottom w:val="0"/>
                  <w:divBdr>
                    <w:top w:val="none" w:sz="0" w:space="0" w:color="auto"/>
                    <w:left w:val="none" w:sz="0" w:space="0" w:color="auto"/>
                    <w:bottom w:val="none" w:sz="0" w:space="0" w:color="auto"/>
                    <w:right w:val="none" w:sz="0" w:space="0" w:color="auto"/>
                  </w:divBdr>
                </w:div>
                <w:div w:id="886524261">
                  <w:marLeft w:val="0"/>
                  <w:marRight w:val="0"/>
                  <w:marTop w:val="0"/>
                  <w:marBottom w:val="0"/>
                  <w:divBdr>
                    <w:top w:val="none" w:sz="0" w:space="0" w:color="auto"/>
                    <w:left w:val="none" w:sz="0" w:space="0" w:color="auto"/>
                    <w:bottom w:val="none" w:sz="0" w:space="0" w:color="auto"/>
                    <w:right w:val="none" w:sz="0" w:space="0" w:color="auto"/>
                  </w:divBdr>
                </w:div>
                <w:div w:id="887835715">
                  <w:marLeft w:val="0"/>
                  <w:marRight w:val="0"/>
                  <w:marTop w:val="0"/>
                  <w:marBottom w:val="0"/>
                  <w:divBdr>
                    <w:top w:val="none" w:sz="0" w:space="0" w:color="auto"/>
                    <w:left w:val="none" w:sz="0" w:space="0" w:color="auto"/>
                    <w:bottom w:val="none" w:sz="0" w:space="0" w:color="auto"/>
                    <w:right w:val="none" w:sz="0" w:space="0" w:color="auto"/>
                  </w:divBdr>
                </w:div>
                <w:div w:id="888297749">
                  <w:marLeft w:val="0"/>
                  <w:marRight w:val="0"/>
                  <w:marTop w:val="0"/>
                  <w:marBottom w:val="0"/>
                  <w:divBdr>
                    <w:top w:val="none" w:sz="0" w:space="0" w:color="auto"/>
                    <w:left w:val="none" w:sz="0" w:space="0" w:color="auto"/>
                    <w:bottom w:val="none" w:sz="0" w:space="0" w:color="auto"/>
                    <w:right w:val="none" w:sz="0" w:space="0" w:color="auto"/>
                  </w:divBdr>
                </w:div>
                <w:div w:id="890534868">
                  <w:marLeft w:val="0"/>
                  <w:marRight w:val="0"/>
                  <w:marTop w:val="0"/>
                  <w:marBottom w:val="0"/>
                  <w:divBdr>
                    <w:top w:val="none" w:sz="0" w:space="0" w:color="auto"/>
                    <w:left w:val="none" w:sz="0" w:space="0" w:color="auto"/>
                    <w:bottom w:val="none" w:sz="0" w:space="0" w:color="auto"/>
                    <w:right w:val="none" w:sz="0" w:space="0" w:color="auto"/>
                  </w:divBdr>
                </w:div>
                <w:div w:id="892500814">
                  <w:marLeft w:val="0"/>
                  <w:marRight w:val="0"/>
                  <w:marTop w:val="0"/>
                  <w:marBottom w:val="0"/>
                  <w:divBdr>
                    <w:top w:val="none" w:sz="0" w:space="0" w:color="auto"/>
                    <w:left w:val="none" w:sz="0" w:space="0" w:color="auto"/>
                    <w:bottom w:val="none" w:sz="0" w:space="0" w:color="auto"/>
                    <w:right w:val="none" w:sz="0" w:space="0" w:color="auto"/>
                  </w:divBdr>
                </w:div>
                <w:div w:id="894122387">
                  <w:marLeft w:val="0"/>
                  <w:marRight w:val="0"/>
                  <w:marTop w:val="0"/>
                  <w:marBottom w:val="0"/>
                  <w:divBdr>
                    <w:top w:val="none" w:sz="0" w:space="0" w:color="auto"/>
                    <w:left w:val="none" w:sz="0" w:space="0" w:color="auto"/>
                    <w:bottom w:val="none" w:sz="0" w:space="0" w:color="auto"/>
                    <w:right w:val="none" w:sz="0" w:space="0" w:color="auto"/>
                  </w:divBdr>
                </w:div>
                <w:div w:id="895819985">
                  <w:marLeft w:val="0"/>
                  <w:marRight w:val="0"/>
                  <w:marTop w:val="0"/>
                  <w:marBottom w:val="0"/>
                  <w:divBdr>
                    <w:top w:val="none" w:sz="0" w:space="0" w:color="auto"/>
                    <w:left w:val="none" w:sz="0" w:space="0" w:color="auto"/>
                    <w:bottom w:val="none" w:sz="0" w:space="0" w:color="auto"/>
                    <w:right w:val="none" w:sz="0" w:space="0" w:color="auto"/>
                  </w:divBdr>
                </w:div>
                <w:div w:id="897782325">
                  <w:marLeft w:val="0"/>
                  <w:marRight w:val="0"/>
                  <w:marTop w:val="0"/>
                  <w:marBottom w:val="0"/>
                  <w:divBdr>
                    <w:top w:val="none" w:sz="0" w:space="0" w:color="auto"/>
                    <w:left w:val="none" w:sz="0" w:space="0" w:color="auto"/>
                    <w:bottom w:val="none" w:sz="0" w:space="0" w:color="auto"/>
                    <w:right w:val="none" w:sz="0" w:space="0" w:color="auto"/>
                  </w:divBdr>
                </w:div>
                <w:div w:id="901019211">
                  <w:marLeft w:val="0"/>
                  <w:marRight w:val="0"/>
                  <w:marTop w:val="0"/>
                  <w:marBottom w:val="0"/>
                  <w:divBdr>
                    <w:top w:val="none" w:sz="0" w:space="0" w:color="auto"/>
                    <w:left w:val="none" w:sz="0" w:space="0" w:color="auto"/>
                    <w:bottom w:val="none" w:sz="0" w:space="0" w:color="auto"/>
                    <w:right w:val="none" w:sz="0" w:space="0" w:color="auto"/>
                  </w:divBdr>
                </w:div>
                <w:div w:id="903491065">
                  <w:marLeft w:val="0"/>
                  <w:marRight w:val="0"/>
                  <w:marTop w:val="0"/>
                  <w:marBottom w:val="0"/>
                  <w:divBdr>
                    <w:top w:val="none" w:sz="0" w:space="0" w:color="auto"/>
                    <w:left w:val="none" w:sz="0" w:space="0" w:color="auto"/>
                    <w:bottom w:val="none" w:sz="0" w:space="0" w:color="auto"/>
                    <w:right w:val="none" w:sz="0" w:space="0" w:color="auto"/>
                  </w:divBdr>
                </w:div>
                <w:div w:id="904609395">
                  <w:marLeft w:val="0"/>
                  <w:marRight w:val="0"/>
                  <w:marTop w:val="0"/>
                  <w:marBottom w:val="0"/>
                  <w:divBdr>
                    <w:top w:val="none" w:sz="0" w:space="0" w:color="auto"/>
                    <w:left w:val="none" w:sz="0" w:space="0" w:color="auto"/>
                    <w:bottom w:val="none" w:sz="0" w:space="0" w:color="auto"/>
                    <w:right w:val="none" w:sz="0" w:space="0" w:color="auto"/>
                  </w:divBdr>
                </w:div>
                <w:div w:id="905609051">
                  <w:marLeft w:val="0"/>
                  <w:marRight w:val="0"/>
                  <w:marTop w:val="0"/>
                  <w:marBottom w:val="0"/>
                  <w:divBdr>
                    <w:top w:val="none" w:sz="0" w:space="0" w:color="auto"/>
                    <w:left w:val="none" w:sz="0" w:space="0" w:color="auto"/>
                    <w:bottom w:val="none" w:sz="0" w:space="0" w:color="auto"/>
                    <w:right w:val="none" w:sz="0" w:space="0" w:color="auto"/>
                  </w:divBdr>
                </w:div>
                <w:div w:id="908269352">
                  <w:marLeft w:val="0"/>
                  <w:marRight w:val="0"/>
                  <w:marTop w:val="0"/>
                  <w:marBottom w:val="0"/>
                  <w:divBdr>
                    <w:top w:val="none" w:sz="0" w:space="0" w:color="auto"/>
                    <w:left w:val="none" w:sz="0" w:space="0" w:color="auto"/>
                    <w:bottom w:val="none" w:sz="0" w:space="0" w:color="auto"/>
                    <w:right w:val="none" w:sz="0" w:space="0" w:color="auto"/>
                  </w:divBdr>
                </w:div>
                <w:div w:id="909921269">
                  <w:marLeft w:val="0"/>
                  <w:marRight w:val="0"/>
                  <w:marTop w:val="0"/>
                  <w:marBottom w:val="0"/>
                  <w:divBdr>
                    <w:top w:val="none" w:sz="0" w:space="0" w:color="auto"/>
                    <w:left w:val="none" w:sz="0" w:space="0" w:color="auto"/>
                    <w:bottom w:val="none" w:sz="0" w:space="0" w:color="auto"/>
                    <w:right w:val="none" w:sz="0" w:space="0" w:color="auto"/>
                  </w:divBdr>
                </w:div>
                <w:div w:id="913710676">
                  <w:marLeft w:val="0"/>
                  <w:marRight w:val="0"/>
                  <w:marTop w:val="0"/>
                  <w:marBottom w:val="0"/>
                  <w:divBdr>
                    <w:top w:val="none" w:sz="0" w:space="0" w:color="auto"/>
                    <w:left w:val="none" w:sz="0" w:space="0" w:color="auto"/>
                    <w:bottom w:val="none" w:sz="0" w:space="0" w:color="auto"/>
                    <w:right w:val="none" w:sz="0" w:space="0" w:color="auto"/>
                  </w:divBdr>
                </w:div>
                <w:div w:id="916548653">
                  <w:marLeft w:val="0"/>
                  <w:marRight w:val="0"/>
                  <w:marTop w:val="0"/>
                  <w:marBottom w:val="0"/>
                  <w:divBdr>
                    <w:top w:val="none" w:sz="0" w:space="0" w:color="auto"/>
                    <w:left w:val="none" w:sz="0" w:space="0" w:color="auto"/>
                    <w:bottom w:val="none" w:sz="0" w:space="0" w:color="auto"/>
                    <w:right w:val="none" w:sz="0" w:space="0" w:color="auto"/>
                  </w:divBdr>
                </w:div>
                <w:div w:id="918369867">
                  <w:marLeft w:val="0"/>
                  <w:marRight w:val="0"/>
                  <w:marTop w:val="0"/>
                  <w:marBottom w:val="0"/>
                  <w:divBdr>
                    <w:top w:val="none" w:sz="0" w:space="0" w:color="auto"/>
                    <w:left w:val="none" w:sz="0" w:space="0" w:color="auto"/>
                    <w:bottom w:val="none" w:sz="0" w:space="0" w:color="auto"/>
                    <w:right w:val="none" w:sz="0" w:space="0" w:color="auto"/>
                  </w:divBdr>
                </w:div>
                <w:div w:id="921109651">
                  <w:marLeft w:val="0"/>
                  <w:marRight w:val="0"/>
                  <w:marTop w:val="0"/>
                  <w:marBottom w:val="0"/>
                  <w:divBdr>
                    <w:top w:val="none" w:sz="0" w:space="0" w:color="auto"/>
                    <w:left w:val="none" w:sz="0" w:space="0" w:color="auto"/>
                    <w:bottom w:val="none" w:sz="0" w:space="0" w:color="auto"/>
                    <w:right w:val="none" w:sz="0" w:space="0" w:color="auto"/>
                  </w:divBdr>
                </w:div>
                <w:div w:id="926117078">
                  <w:marLeft w:val="0"/>
                  <w:marRight w:val="0"/>
                  <w:marTop w:val="0"/>
                  <w:marBottom w:val="0"/>
                  <w:divBdr>
                    <w:top w:val="none" w:sz="0" w:space="0" w:color="auto"/>
                    <w:left w:val="none" w:sz="0" w:space="0" w:color="auto"/>
                    <w:bottom w:val="none" w:sz="0" w:space="0" w:color="auto"/>
                    <w:right w:val="none" w:sz="0" w:space="0" w:color="auto"/>
                  </w:divBdr>
                </w:div>
                <w:div w:id="926159892">
                  <w:marLeft w:val="0"/>
                  <w:marRight w:val="0"/>
                  <w:marTop w:val="0"/>
                  <w:marBottom w:val="0"/>
                  <w:divBdr>
                    <w:top w:val="none" w:sz="0" w:space="0" w:color="auto"/>
                    <w:left w:val="none" w:sz="0" w:space="0" w:color="auto"/>
                    <w:bottom w:val="none" w:sz="0" w:space="0" w:color="auto"/>
                    <w:right w:val="none" w:sz="0" w:space="0" w:color="auto"/>
                  </w:divBdr>
                </w:div>
                <w:div w:id="927930624">
                  <w:marLeft w:val="0"/>
                  <w:marRight w:val="0"/>
                  <w:marTop w:val="0"/>
                  <w:marBottom w:val="0"/>
                  <w:divBdr>
                    <w:top w:val="none" w:sz="0" w:space="0" w:color="auto"/>
                    <w:left w:val="none" w:sz="0" w:space="0" w:color="auto"/>
                    <w:bottom w:val="none" w:sz="0" w:space="0" w:color="auto"/>
                    <w:right w:val="none" w:sz="0" w:space="0" w:color="auto"/>
                  </w:divBdr>
                </w:div>
                <w:div w:id="928081496">
                  <w:marLeft w:val="0"/>
                  <w:marRight w:val="0"/>
                  <w:marTop w:val="0"/>
                  <w:marBottom w:val="0"/>
                  <w:divBdr>
                    <w:top w:val="none" w:sz="0" w:space="0" w:color="auto"/>
                    <w:left w:val="none" w:sz="0" w:space="0" w:color="auto"/>
                    <w:bottom w:val="none" w:sz="0" w:space="0" w:color="auto"/>
                    <w:right w:val="none" w:sz="0" w:space="0" w:color="auto"/>
                  </w:divBdr>
                </w:div>
                <w:div w:id="930431780">
                  <w:marLeft w:val="0"/>
                  <w:marRight w:val="0"/>
                  <w:marTop w:val="0"/>
                  <w:marBottom w:val="0"/>
                  <w:divBdr>
                    <w:top w:val="none" w:sz="0" w:space="0" w:color="auto"/>
                    <w:left w:val="none" w:sz="0" w:space="0" w:color="auto"/>
                    <w:bottom w:val="none" w:sz="0" w:space="0" w:color="auto"/>
                    <w:right w:val="none" w:sz="0" w:space="0" w:color="auto"/>
                  </w:divBdr>
                </w:div>
                <w:div w:id="933825840">
                  <w:marLeft w:val="0"/>
                  <w:marRight w:val="0"/>
                  <w:marTop w:val="0"/>
                  <w:marBottom w:val="0"/>
                  <w:divBdr>
                    <w:top w:val="none" w:sz="0" w:space="0" w:color="auto"/>
                    <w:left w:val="none" w:sz="0" w:space="0" w:color="auto"/>
                    <w:bottom w:val="none" w:sz="0" w:space="0" w:color="auto"/>
                    <w:right w:val="none" w:sz="0" w:space="0" w:color="auto"/>
                  </w:divBdr>
                </w:div>
                <w:div w:id="934440829">
                  <w:marLeft w:val="0"/>
                  <w:marRight w:val="0"/>
                  <w:marTop w:val="0"/>
                  <w:marBottom w:val="0"/>
                  <w:divBdr>
                    <w:top w:val="none" w:sz="0" w:space="0" w:color="auto"/>
                    <w:left w:val="none" w:sz="0" w:space="0" w:color="auto"/>
                    <w:bottom w:val="none" w:sz="0" w:space="0" w:color="auto"/>
                    <w:right w:val="none" w:sz="0" w:space="0" w:color="auto"/>
                  </w:divBdr>
                </w:div>
                <w:div w:id="934632766">
                  <w:marLeft w:val="0"/>
                  <w:marRight w:val="0"/>
                  <w:marTop w:val="0"/>
                  <w:marBottom w:val="0"/>
                  <w:divBdr>
                    <w:top w:val="none" w:sz="0" w:space="0" w:color="auto"/>
                    <w:left w:val="none" w:sz="0" w:space="0" w:color="auto"/>
                    <w:bottom w:val="none" w:sz="0" w:space="0" w:color="auto"/>
                    <w:right w:val="none" w:sz="0" w:space="0" w:color="auto"/>
                  </w:divBdr>
                </w:div>
                <w:div w:id="935675297">
                  <w:marLeft w:val="0"/>
                  <w:marRight w:val="0"/>
                  <w:marTop w:val="0"/>
                  <w:marBottom w:val="0"/>
                  <w:divBdr>
                    <w:top w:val="none" w:sz="0" w:space="0" w:color="auto"/>
                    <w:left w:val="none" w:sz="0" w:space="0" w:color="auto"/>
                    <w:bottom w:val="none" w:sz="0" w:space="0" w:color="auto"/>
                    <w:right w:val="none" w:sz="0" w:space="0" w:color="auto"/>
                  </w:divBdr>
                </w:div>
                <w:div w:id="940114417">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 w:id="944073264">
                  <w:marLeft w:val="0"/>
                  <w:marRight w:val="0"/>
                  <w:marTop w:val="0"/>
                  <w:marBottom w:val="0"/>
                  <w:divBdr>
                    <w:top w:val="none" w:sz="0" w:space="0" w:color="auto"/>
                    <w:left w:val="none" w:sz="0" w:space="0" w:color="auto"/>
                    <w:bottom w:val="none" w:sz="0" w:space="0" w:color="auto"/>
                    <w:right w:val="none" w:sz="0" w:space="0" w:color="auto"/>
                  </w:divBdr>
                </w:div>
                <w:div w:id="944112036">
                  <w:marLeft w:val="0"/>
                  <w:marRight w:val="0"/>
                  <w:marTop w:val="0"/>
                  <w:marBottom w:val="0"/>
                  <w:divBdr>
                    <w:top w:val="none" w:sz="0" w:space="0" w:color="auto"/>
                    <w:left w:val="none" w:sz="0" w:space="0" w:color="auto"/>
                    <w:bottom w:val="none" w:sz="0" w:space="0" w:color="auto"/>
                    <w:right w:val="none" w:sz="0" w:space="0" w:color="auto"/>
                  </w:divBdr>
                </w:div>
                <w:div w:id="945117732">
                  <w:marLeft w:val="0"/>
                  <w:marRight w:val="0"/>
                  <w:marTop w:val="0"/>
                  <w:marBottom w:val="0"/>
                  <w:divBdr>
                    <w:top w:val="none" w:sz="0" w:space="0" w:color="auto"/>
                    <w:left w:val="none" w:sz="0" w:space="0" w:color="auto"/>
                    <w:bottom w:val="none" w:sz="0" w:space="0" w:color="auto"/>
                    <w:right w:val="none" w:sz="0" w:space="0" w:color="auto"/>
                  </w:divBdr>
                </w:div>
                <w:div w:id="945162184">
                  <w:marLeft w:val="0"/>
                  <w:marRight w:val="0"/>
                  <w:marTop w:val="0"/>
                  <w:marBottom w:val="0"/>
                  <w:divBdr>
                    <w:top w:val="none" w:sz="0" w:space="0" w:color="auto"/>
                    <w:left w:val="none" w:sz="0" w:space="0" w:color="auto"/>
                    <w:bottom w:val="none" w:sz="0" w:space="0" w:color="auto"/>
                    <w:right w:val="none" w:sz="0" w:space="0" w:color="auto"/>
                  </w:divBdr>
                </w:div>
                <w:div w:id="947586301">
                  <w:marLeft w:val="0"/>
                  <w:marRight w:val="0"/>
                  <w:marTop w:val="0"/>
                  <w:marBottom w:val="0"/>
                  <w:divBdr>
                    <w:top w:val="none" w:sz="0" w:space="0" w:color="auto"/>
                    <w:left w:val="none" w:sz="0" w:space="0" w:color="auto"/>
                    <w:bottom w:val="none" w:sz="0" w:space="0" w:color="auto"/>
                    <w:right w:val="none" w:sz="0" w:space="0" w:color="auto"/>
                  </w:divBdr>
                </w:div>
                <w:div w:id="949121556">
                  <w:marLeft w:val="0"/>
                  <w:marRight w:val="0"/>
                  <w:marTop w:val="0"/>
                  <w:marBottom w:val="0"/>
                  <w:divBdr>
                    <w:top w:val="none" w:sz="0" w:space="0" w:color="auto"/>
                    <w:left w:val="none" w:sz="0" w:space="0" w:color="auto"/>
                    <w:bottom w:val="none" w:sz="0" w:space="0" w:color="auto"/>
                    <w:right w:val="none" w:sz="0" w:space="0" w:color="auto"/>
                  </w:divBdr>
                </w:div>
                <w:div w:id="950631059">
                  <w:marLeft w:val="0"/>
                  <w:marRight w:val="0"/>
                  <w:marTop w:val="0"/>
                  <w:marBottom w:val="0"/>
                  <w:divBdr>
                    <w:top w:val="none" w:sz="0" w:space="0" w:color="auto"/>
                    <w:left w:val="none" w:sz="0" w:space="0" w:color="auto"/>
                    <w:bottom w:val="none" w:sz="0" w:space="0" w:color="auto"/>
                    <w:right w:val="none" w:sz="0" w:space="0" w:color="auto"/>
                  </w:divBdr>
                </w:div>
                <w:div w:id="951204840">
                  <w:marLeft w:val="0"/>
                  <w:marRight w:val="0"/>
                  <w:marTop w:val="0"/>
                  <w:marBottom w:val="0"/>
                  <w:divBdr>
                    <w:top w:val="none" w:sz="0" w:space="0" w:color="auto"/>
                    <w:left w:val="none" w:sz="0" w:space="0" w:color="auto"/>
                    <w:bottom w:val="none" w:sz="0" w:space="0" w:color="auto"/>
                    <w:right w:val="none" w:sz="0" w:space="0" w:color="auto"/>
                  </w:divBdr>
                </w:div>
                <w:div w:id="951977300">
                  <w:marLeft w:val="0"/>
                  <w:marRight w:val="0"/>
                  <w:marTop w:val="0"/>
                  <w:marBottom w:val="0"/>
                  <w:divBdr>
                    <w:top w:val="none" w:sz="0" w:space="0" w:color="auto"/>
                    <w:left w:val="none" w:sz="0" w:space="0" w:color="auto"/>
                    <w:bottom w:val="none" w:sz="0" w:space="0" w:color="auto"/>
                    <w:right w:val="none" w:sz="0" w:space="0" w:color="auto"/>
                  </w:divBdr>
                </w:div>
                <w:div w:id="953370565">
                  <w:marLeft w:val="0"/>
                  <w:marRight w:val="0"/>
                  <w:marTop w:val="0"/>
                  <w:marBottom w:val="0"/>
                  <w:divBdr>
                    <w:top w:val="none" w:sz="0" w:space="0" w:color="auto"/>
                    <w:left w:val="none" w:sz="0" w:space="0" w:color="auto"/>
                    <w:bottom w:val="none" w:sz="0" w:space="0" w:color="auto"/>
                    <w:right w:val="none" w:sz="0" w:space="0" w:color="auto"/>
                  </w:divBdr>
                </w:div>
                <w:div w:id="961688363">
                  <w:marLeft w:val="0"/>
                  <w:marRight w:val="0"/>
                  <w:marTop w:val="0"/>
                  <w:marBottom w:val="0"/>
                  <w:divBdr>
                    <w:top w:val="none" w:sz="0" w:space="0" w:color="auto"/>
                    <w:left w:val="none" w:sz="0" w:space="0" w:color="auto"/>
                    <w:bottom w:val="none" w:sz="0" w:space="0" w:color="auto"/>
                    <w:right w:val="none" w:sz="0" w:space="0" w:color="auto"/>
                  </w:divBdr>
                </w:div>
                <w:div w:id="964001616">
                  <w:marLeft w:val="0"/>
                  <w:marRight w:val="0"/>
                  <w:marTop w:val="0"/>
                  <w:marBottom w:val="0"/>
                  <w:divBdr>
                    <w:top w:val="none" w:sz="0" w:space="0" w:color="auto"/>
                    <w:left w:val="none" w:sz="0" w:space="0" w:color="auto"/>
                    <w:bottom w:val="none" w:sz="0" w:space="0" w:color="auto"/>
                    <w:right w:val="none" w:sz="0" w:space="0" w:color="auto"/>
                  </w:divBdr>
                </w:div>
                <w:div w:id="965500883">
                  <w:marLeft w:val="0"/>
                  <w:marRight w:val="0"/>
                  <w:marTop w:val="0"/>
                  <w:marBottom w:val="0"/>
                  <w:divBdr>
                    <w:top w:val="none" w:sz="0" w:space="0" w:color="auto"/>
                    <w:left w:val="none" w:sz="0" w:space="0" w:color="auto"/>
                    <w:bottom w:val="none" w:sz="0" w:space="0" w:color="auto"/>
                    <w:right w:val="none" w:sz="0" w:space="0" w:color="auto"/>
                  </w:divBdr>
                </w:div>
                <w:div w:id="966813146">
                  <w:marLeft w:val="0"/>
                  <w:marRight w:val="0"/>
                  <w:marTop w:val="0"/>
                  <w:marBottom w:val="0"/>
                  <w:divBdr>
                    <w:top w:val="none" w:sz="0" w:space="0" w:color="auto"/>
                    <w:left w:val="none" w:sz="0" w:space="0" w:color="auto"/>
                    <w:bottom w:val="none" w:sz="0" w:space="0" w:color="auto"/>
                    <w:right w:val="none" w:sz="0" w:space="0" w:color="auto"/>
                  </w:divBdr>
                </w:div>
                <w:div w:id="967509641">
                  <w:marLeft w:val="0"/>
                  <w:marRight w:val="0"/>
                  <w:marTop w:val="0"/>
                  <w:marBottom w:val="0"/>
                  <w:divBdr>
                    <w:top w:val="none" w:sz="0" w:space="0" w:color="auto"/>
                    <w:left w:val="none" w:sz="0" w:space="0" w:color="auto"/>
                    <w:bottom w:val="none" w:sz="0" w:space="0" w:color="auto"/>
                    <w:right w:val="none" w:sz="0" w:space="0" w:color="auto"/>
                  </w:divBdr>
                </w:div>
                <w:div w:id="969357965">
                  <w:marLeft w:val="0"/>
                  <w:marRight w:val="0"/>
                  <w:marTop w:val="0"/>
                  <w:marBottom w:val="0"/>
                  <w:divBdr>
                    <w:top w:val="none" w:sz="0" w:space="0" w:color="auto"/>
                    <w:left w:val="none" w:sz="0" w:space="0" w:color="auto"/>
                    <w:bottom w:val="none" w:sz="0" w:space="0" w:color="auto"/>
                    <w:right w:val="none" w:sz="0" w:space="0" w:color="auto"/>
                  </w:divBdr>
                </w:div>
                <w:div w:id="970088678">
                  <w:marLeft w:val="0"/>
                  <w:marRight w:val="0"/>
                  <w:marTop w:val="0"/>
                  <w:marBottom w:val="0"/>
                  <w:divBdr>
                    <w:top w:val="none" w:sz="0" w:space="0" w:color="auto"/>
                    <w:left w:val="none" w:sz="0" w:space="0" w:color="auto"/>
                    <w:bottom w:val="none" w:sz="0" w:space="0" w:color="auto"/>
                    <w:right w:val="none" w:sz="0" w:space="0" w:color="auto"/>
                  </w:divBdr>
                </w:div>
                <w:div w:id="970282593">
                  <w:marLeft w:val="0"/>
                  <w:marRight w:val="0"/>
                  <w:marTop w:val="0"/>
                  <w:marBottom w:val="0"/>
                  <w:divBdr>
                    <w:top w:val="none" w:sz="0" w:space="0" w:color="auto"/>
                    <w:left w:val="none" w:sz="0" w:space="0" w:color="auto"/>
                    <w:bottom w:val="none" w:sz="0" w:space="0" w:color="auto"/>
                    <w:right w:val="none" w:sz="0" w:space="0" w:color="auto"/>
                  </w:divBdr>
                </w:div>
                <w:div w:id="970746289">
                  <w:marLeft w:val="0"/>
                  <w:marRight w:val="0"/>
                  <w:marTop w:val="0"/>
                  <w:marBottom w:val="0"/>
                  <w:divBdr>
                    <w:top w:val="none" w:sz="0" w:space="0" w:color="auto"/>
                    <w:left w:val="none" w:sz="0" w:space="0" w:color="auto"/>
                    <w:bottom w:val="none" w:sz="0" w:space="0" w:color="auto"/>
                    <w:right w:val="none" w:sz="0" w:space="0" w:color="auto"/>
                  </w:divBdr>
                </w:div>
                <w:div w:id="972712056">
                  <w:marLeft w:val="0"/>
                  <w:marRight w:val="0"/>
                  <w:marTop w:val="0"/>
                  <w:marBottom w:val="0"/>
                  <w:divBdr>
                    <w:top w:val="none" w:sz="0" w:space="0" w:color="auto"/>
                    <w:left w:val="none" w:sz="0" w:space="0" w:color="auto"/>
                    <w:bottom w:val="none" w:sz="0" w:space="0" w:color="auto"/>
                    <w:right w:val="none" w:sz="0" w:space="0" w:color="auto"/>
                  </w:divBdr>
                </w:div>
                <w:div w:id="978147153">
                  <w:marLeft w:val="0"/>
                  <w:marRight w:val="0"/>
                  <w:marTop w:val="0"/>
                  <w:marBottom w:val="0"/>
                  <w:divBdr>
                    <w:top w:val="none" w:sz="0" w:space="0" w:color="auto"/>
                    <w:left w:val="none" w:sz="0" w:space="0" w:color="auto"/>
                    <w:bottom w:val="none" w:sz="0" w:space="0" w:color="auto"/>
                    <w:right w:val="none" w:sz="0" w:space="0" w:color="auto"/>
                  </w:divBdr>
                </w:div>
                <w:div w:id="981471412">
                  <w:marLeft w:val="0"/>
                  <w:marRight w:val="0"/>
                  <w:marTop w:val="0"/>
                  <w:marBottom w:val="0"/>
                  <w:divBdr>
                    <w:top w:val="none" w:sz="0" w:space="0" w:color="auto"/>
                    <w:left w:val="none" w:sz="0" w:space="0" w:color="auto"/>
                    <w:bottom w:val="none" w:sz="0" w:space="0" w:color="auto"/>
                    <w:right w:val="none" w:sz="0" w:space="0" w:color="auto"/>
                  </w:divBdr>
                </w:div>
                <w:div w:id="981926927">
                  <w:marLeft w:val="0"/>
                  <w:marRight w:val="0"/>
                  <w:marTop w:val="0"/>
                  <w:marBottom w:val="0"/>
                  <w:divBdr>
                    <w:top w:val="none" w:sz="0" w:space="0" w:color="auto"/>
                    <w:left w:val="none" w:sz="0" w:space="0" w:color="auto"/>
                    <w:bottom w:val="none" w:sz="0" w:space="0" w:color="auto"/>
                    <w:right w:val="none" w:sz="0" w:space="0" w:color="auto"/>
                  </w:divBdr>
                </w:div>
                <w:div w:id="988049064">
                  <w:marLeft w:val="0"/>
                  <w:marRight w:val="0"/>
                  <w:marTop w:val="0"/>
                  <w:marBottom w:val="0"/>
                  <w:divBdr>
                    <w:top w:val="none" w:sz="0" w:space="0" w:color="auto"/>
                    <w:left w:val="none" w:sz="0" w:space="0" w:color="auto"/>
                    <w:bottom w:val="none" w:sz="0" w:space="0" w:color="auto"/>
                    <w:right w:val="none" w:sz="0" w:space="0" w:color="auto"/>
                  </w:divBdr>
                </w:div>
                <w:div w:id="994341001">
                  <w:marLeft w:val="0"/>
                  <w:marRight w:val="0"/>
                  <w:marTop w:val="0"/>
                  <w:marBottom w:val="0"/>
                  <w:divBdr>
                    <w:top w:val="none" w:sz="0" w:space="0" w:color="auto"/>
                    <w:left w:val="none" w:sz="0" w:space="0" w:color="auto"/>
                    <w:bottom w:val="none" w:sz="0" w:space="0" w:color="auto"/>
                    <w:right w:val="none" w:sz="0" w:space="0" w:color="auto"/>
                  </w:divBdr>
                </w:div>
                <w:div w:id="996148211">
                  <w:marLeft w:val="0"/>
                  <w:marRight w:val="0"/>
                  <w:marTop w:val="0"/>
                  <w:marBottom w:val="0"/>
                  <w:divBdr>
                    <w:top w:val="none" w:sz="0" w:space="0" w:color="auto"/>
                    <w:left w:val="none" w:sz="0" w:space="0" w:color="auto"/>
                    <w:bottom w:val="none" w:sz="0" w:space="0" w:color="auto"/>
                    <w:right w:val="none" w:sz="0" w:space="0" w:color="auto"/>
                  </w:divBdr>
                </w:div>
                <w:div w:id="996878179">
                  <w:marLeft w:val="0"/>
                  <w:marRight w:val="0"/>
                  <w:marTop w:val="0"/>
                  <w:marBottom w:val="0"/>
                  <w:divBdr>
                    <w:top w:val="none" w:sz="0" w:space="0" w:color="auto"/>
                    <w:left w:val="none" w:sz="0" w:space="0" w:color="auto"/>
                    <w:bottom w:val="none" w:sz="0" w:space="0" w:color="auto"/>
                    <w:right w:val="none" w:sz="0" w:space="0" w:color="auto"/>
                  </w:divBdr>
                </w:div>
                <w:div w:id="997609934">
                  <w:marLeft w:val="0"/>
                  <w:marRight w:val="0"/>
                  <w:marTop w:val="0"/>
                  <w:marBottom w:val="0"/>
                  <w:divBdr>
                    <w:top w:val="none" w:sz="0" w:space="0" w:color="auto"/>
                    <w:left w:val="none" w:sz="0" w:space="0" w:color="auto"/>
                    <w:bottom w:val="none" w:sz="0" w:space="0" w:color="auto"/>
                    <w:right w:val="none" w:sz="0" w:space="0" w:color="auto"/>
                  </w:divBdr>
                </w:div>
                <w:div w:id="998341106">
                  <w:marLeft w:val="0"/>
                  <w:marRight w:val="0"/>
                  <w:marTop w:val="0"/>
                  <w:marBottom w:val="0"/>
                  <w:divBdr>
                    <w:top w:val="none" w:sz="0" w:space="0" w:color="auto"/>
                    <w:left w:val="none" w:sz="0" w:space="0" w:color="auto"/>
                    <w:bottom w:val="none" w:sz="0" w:space="0" w:color="auto"/>
                    <w:right w:val="none" w:sz="0" w:space="0" w:color="auto"/>
                  </w:divBdr>
                </w:div>
                <w:div w:id="1003505649">
                  <w:marLeft w:val="0"/>
                  <w:marRight w:val="0"/>
                  <w:marTop w:val="0"/>
                  <w:marBottom w:val="0"/>
                  <w:divBdr>
                    <w:top w:val="none" w:sz="0" w:space="0" w:color="auto"/>
                    <w:left w:val="none" w:sz="0" w:space="0" w:color="auto"/>
                    <w:bottom w:val="none" w:sz="0" w:space="0" w:color="auto"/>
                    <w:right w:val="none" w:sz="0" w:space="0" w:color="auto"/>
                  </w:divBdr>
                </w:div>
                <w:div w:id="1005208992">
                  <w:marLeft w:val="0"/>
                  <w:marRight w:val="0"/>
                  <w:marTop w:val="0"/>
                  <w:marBottom w:val="0"/>
                  <w:divBdr>
                    <w:top w:val="none" w:sz="0" w:space="0" w:color="auto"/>
                    <w:left w:val="none" w:sz="0" w:space="0" w:color="auto"/>
                    <w:bottom w:val="none" w:sz="0" w:space="0" w:color="auto"/>
                    <w:right w:val="none" w:sz="0" w:space="0" w:color="auto"/>
                  </w:divBdr>
                </w:div>
                <w:div w:id="1006052781">
                  <w:marLeft w:val="0"/>
                  <w:marRight w:val="0"/>
                  <w:marTop w:val="0"/>
                  <w:marBottom w:val="0"/>
                  <w:divBdr>
                    <w:top w:val="none" w:sz="0" w:space="0" w:color="auto"/>
                    <w:left w:val="none" w:sz="0" w:space="0" w:color="auto"/>
                    <w:bottom w:val="none" w:sz="0" w:space="0" w:color="auto"/>
                    <w:right w:val="none" w:sz="0" w:space="0" w:color="auto"/>
                  </w:divBdr>
                </w:div>
                <w:div w:id="1007556079">
                  <w:marLeft w:val="0"/>
                  <w:marRight w:val="0"/>
                  <w:marTop w:val="0"/>
                  <w:marBottom w:val="0"/>
                  <w:divBdr>
                    <w:top w:val="none" w:sz="0" w:space="0" w:color="auto"/>
                    <w:left w:val="none" w:sz="0" w:space="0" w:color="auto"/>
                    <w:bottom w:val="none" w:sz="0" w:space="0" w:color="auto"/>
                    <w:right w:val="none" w:sz="0" w:space="0" w:color="auto"/>
                  </w:divBdr>
                </w:div>
                <w:div w:id="1008017957">
                  <w:marLeft w:val="0"/>
                  <w:marRight w:val="0"/>
                  <w:marTop w:val="0"/>
                  <w:marBottom w:val="0"/>
                  <w:divBdr>
                    <w:top w:val="none" w:sz="0" w:space="0" w:color="auto"/>
                    <w:left w:val="none" w:sz="0" w:space="0" w:color="auto"/>
                    <w:bottom w:val="none" w:sz="0" w:space="0" w:color="auto"/>
                    <w:right w:val="none" w:sz="0" w:space="0" w:color="auto"/>
                  </w:divBdr>
                </w:div>
                <w:div w:id="1009410495">
                  <w:marLeft w:val="0"/>
                  <w:marRight w:val="0"/>
                  <w:marTop w:val="0"/>
                  <w:marBottom w:val="0"/>
                  <w:divBdr>
                    <w:top w:val="none" w:sz="0" w:space="0" w:color="auto"/>
                    <w:left w:val="none" w:sz="0" w:space="0" w:color="auto"/>
                    <w:bottom w:val="none" w:sz="0" w:space="0" w:color="auto"/>
                    <w:right w:val="none" w:sz="0" w:space="0" w:color="auto"/>
                  </w:divBdr>
                </w:div>
                <w:div w:id="1015424839">
                  <w:marLeft w:val="0"/>
                  <w:marRight w:val="0"/>
                  <w:marTop w:val="0"/>
                  <w:marBottom w:val="0"/>
                  <w:divBdr>
                    <w:top w:val="none" w:sz="0" w:space="0" w:color="auto"/>
                    <w:left w:val="none" w:sz="0" w:space="0" w:color="auto"/>
                    <w:bottom w:val="none" w:sz="0" w:space="0" w:color="auto"/>
                    <w:right w:val="none" w:sz="0" w:space="0" w:color="auto"/>
                  </w:divBdr>
                </w:div>
                <w:div w:id="1015885677">
                  <w:marLeft w:val="0"/>
                  <w:marRight w:val="0"/>
                  <w:marTop w:val="0"/>
                  <w:marBottom w:val="0"/>
                  <w:divBdr>
                    <w:top w:val="none" w:sz="0" w:space="0" w:color="auto"/>
                    <w:left w:val="none" w:sz="0" w:space="0" w:color="auto"/>
                    <w:bottom w:val="none" w:sz="0" w:space="0" w:color="auto"/>
                    <w:right w:val="none" w:sz="0" w:space="0" w:color="auto"/>
                  </w:divBdr>
                </w:div>
                <w:div w:id="1018389496">
                  <w:marLeft w:val="0"/>
                  <w:marRight w:val="0"/>
                  <w:marTop w:val="0"/>
                  <w:marBottom w:val="0"/>
                  <w:divBdr>
                    <w:top w:val="none" w:sz="0" w:space="0" w:color="auto"/>
                    <w:left w:val="none" w:sz="0" w:space="0" w:color="auto"/>
                    <w:bottom w:val="none" w:sz="0" w:space="0" w:color="auto"/>
                    <w:right w:val="none" w:sz="0" w:space="0" w:color="auto"/>
                  </w:divBdr>
                </w:div>
                <w:div w:id="1021975198">
                  <w:marLeft w:val="0"/>
                  <w:marRight w:val="0"/>
                  <w:marTop w:val="0"/>
                  <w:marBottom w:val="0"/>
                  <w:divBdr>
                    <w:top w:val="none" w:sz="0" w:space="0" w:color="auto"/>
                    <w:left w:val="none" w:sz="0" w:space="0" w:color="auto"/>
                    <w:bottom w:val="none" w:sz="0" w:space="0" w:color="auto"/>
                    <w:right w:val="none" w:sz="0" w:space="0" w:color="auto"/>
                  </w:divBdr>
                </w:div>
                <w:div w:id="1022390617">
                  <w:marLeft w:val="0"/>
                  <w:marRight w:val="0"/>
                  <w:marTop w:val="0"/>
                  <w:marBottom w:val="0"/>
                  <w:divBdr>
                    <w:top w:val="none" w:sz="0" w:space="0" w:color="auto"/>
                    <w:left w:val="none" w:sz="0" w:space="0" w:color="auto"/>
                    <w:bottom w:val="none" w:sz="0" w:space="0" w:color="auto"/>
                    <w:right w:val="none" w:sz="0" w:space="0" w:color="auto"/>
                  </w:divBdr>
                </w:div>
                <w:div w:id="1022517087">
                  <w:marLeft w:val="0"/>
                  <w:marRight w:val="0"/>
                  <w:marTop w:val="0"/>
                  <w:marBottom w:val="0"/>
                  <w:divBdr>
                    <w:top w:val="none" w:sz="0" w:space="0" w:color="auto"/>
                    <w:left w:val="none" w:sz="0" w:space="0" w:color="auto"/>
                    <w:bottom w:val="none" w:sz="0" w:space="0" w:color="auto"/>
                    <w:right w:val="none" w:sz="0" w:space="0" w:color="auto"/>
                  </w:divBdr>
                </w:div>
                <w:div w:id="1023944980">
                  <w:marLeft w:val="0"/>
                  <w:marRight w:val="0"/>
                  <w:marTop w:val="0"/>
                  <w:marBottom w:val="0"/>
                  <w:divBdr>
                    <w:top w:val="none" w:sz="0" w:space="0" w:color="auto"/>
                    <w:left w:val="none" w:sz="0" w:space="0" w:color="auto"/>
                    <w:bottom w:val="none" w:sz="0" w:space="0" w:color="auto"/>
                    <w:right w:val="none" w:sz="0" w:space="0" w:color="auto"/>
                  </w:divBdr>
                </w:div>
                <w:div w:id="1026835171">
                  <w:marLeft w:val="0"/>
                  <w:marRight w:val="0"/>
                  <w:marTop w:val="0"/>
                  <w:marBottom w:val="0"/>
                  <w:divBdr>
                    <w:top w:val="none" w:sz="0" w:space="0" w:color="auto"/>
                    <w:left w:val="none" w:sz="0" w:space="0" w:color="auto"/>
                    <w:bottom w:val="none" w:sz="0" w:space="0" w:color="auto"/>
                    <w:right w:val="none" w:sz="0" w:space="0" w:color="auto"/>
                  </w:divBdr>
                </w:div>
                <w:div w:id="1029647791">
                  <w:marLeft w:val="0"/>
                  <w:marRight w:val="0"/>
                  <w:marTop w:val="0"/>
                  <w:marBottom w:val="0"/>
                  <w:divBdr>
                    <w:top w:val="none" w:sz="0" w:space="0" w:color="auto"/>
                    <w:left w:val="none" w:sz="0" w:space="0" w:color="auto"/>
                    <w:bottom w:val="none" w:sz="0" w:space="0" w:color="auto"/>
                    <w:right w:val="none" w:sz="0" w:space="0" w:color="auto"/>
                  </w:divBdr>
                </w:div>
                <w:div w:id="1031423169">
                  <w:marLeft w:val="0"/>
                  <w:marRight w:val="0"/>
                  <w:marTop w:val="0"/>
                  <w:marBottom w:val="0"/>
                  <w:divBdr>
                    <w:top w:val="none" w:sz="0" w:space="0" w:color="auto"/>
                    <w:left w:val="none" w:sz="0" w:space="0" w:color="auto"/>
                    <w:bottom w:val="none" w:sz="0" w:space="0" w:color="auto"/>
                    <w:right w:val="none" w:sz="0" w:space="0" w:color="auto"/>
                  </w:divBdr>
                </w:div>
                <w:div w:id="1035808866">
                  <w:marLeft w:val="0"/>
                  <w:marRight w:val="0"/>
                  <w:marTop w:val="0"/>
                  <w:marBottom w:val="0"/>
                  <w:divBdr>
                    <w:top w:val="none" w:sz="0" w:space="0" w:color="auto"/>
                    <w:left w:val="none" w:sz="0" w:space="0" w:color="auto"/>
                    <w:bottom w:val="none" w:sz="0" w:space="0" w:color="auto"/>
                    <w:right w:val="none" w:sz="0" w:space="0" w:color="auto"/>
                  </w:divBdr>
                </w:div>
                <w:div w:id="1038627326">
                  <w:marLeft w:val="0"/>
                  <w:marRight w:val="0"/>
                  <w:marTop w:val="0"/>
                  <w:marBottom w:val="0"/>
                  <w:divBdr>
                    <w:top w:val="none" w:sz="0" w:space="0" w:color="auto"/>
                    <w:left w:val="none" w:sz="0" w:space="0" w:color="auto"/>
                    <w:bottom w:val="none" w:sz="0" w:space="0" w:color="auto"/>
                    <w:right w:val="none" w:sz="0" w:space="0" w:color="auto"/>
                  </w:divBdr>
                </w:div>
                <w:div w:id="1041172458">
                  <w:marLeft w:val="0"/>
                  <w:marRight w:val="0"/>
                  <w:marTop w:val="0"/>
                  <w:marBottom w:val="0"/>
                  <w:divBdr>
                    <w:top w:val="none" w:sz="0" w:space="0" w:color="auto"/>
                    <w:left w:val="none" w:sz="0" w:space="0" w:color="auto"/>
                    <w:bottom w:val="none" w:sz="0" w:space="0" w:color="auto"/>
                    <w:right w:val="none" w:sz="0" w:space="0" w:color="auto"/>
                  </w:divBdr>
                </w:div>
                <w:div w:id="1043092417">
                  <w:marLeft w:val="0"/>
                  <w:marRight w:val="0"/>
                  <w:marTop w:val="0"/>
                  <w:marBottom w:val="0"/>
                  <w:divBdr>
                    <w:top w:val="none" w:sz="0" w:space="0" w:color="auto"/>
                    <w:left w:val="none" w:sz="0" w:space="0" w:color="auto"/>
                    <w:bottom w:val="none" w:sz="0" w:space="0" w:color="auto"/>
                    <w:right w:val="none" w:sz="0" w:space="0" w:color="auto"/>
                  </w:divBdr>
                </w:div>
                <w:div w:id="1044256194">
                  <w:marLeft w:val="0"/>
                  <w:marRight w:val="0"/>
                  <w:marTop w:val="0"/>
                  <w:marBottom w:val="0"/>
                  <w:divBdr>
                    <w:top w:val="none" w:sz="0" w:space="0" w:color="auto"/>
                    <w:left w:val="none" w:sz="0" w:space="0" w:color="auto"/>
                    <w:bottom w:val="none" w:sz="0" w:space="0" w:color="auto"/>
                    <w:right w:val="none" w:sz="0" w:space="0" w:color="auto"/>
                  </w:divBdr>
                </w:div>
                <w:div w:id="1045451594">
                  <w:marLeft w:val="0"/>
                  <w:marRight w:val="0"/>
                  <w:marTop w:val="0"/>
                  <w:marBottom w:val="0"/>
                  <w:divBdr>
                    <w:top w:val="none" w:sz="0" w:space="0" w:color="auto"/>
                    <w:left w:val="none" w:sz="0" w:space="0" w:color="auto"/>
                    <w:bottom w:val="none" w:sz="0" w:space="0" w:color="auto"/>
                    <w:right w:val="none" w:sz="0" w:space="0" w:color="auto"/>
                  </w:divBdr>
                </w:div>
                <w:div w:id="1045570268">
                  <w:marLeft w:val="0"/>
                  <w:marRight w:val="0"/>
                  <w:marTop w:val="0"/>
                  <w:marBottom w:val="0"/>
                  <w:divBdr>
                    <w:top w:val="none" w:sz="0" w:space="0" w:color="auto"/>
                    <w:left w:val="none" w:sz="0" w:space="0" w:color="auto"/>
                    <w:bottom w:val="none" w:sz="0" w:space="0" w:color="auto"/>
                    <w:right w:val="none" w:sz="0" w:space="0" w:color="auto"/>
                  </w:divBdr>
                </w:div>
                <w:div w:id="1046834315">
                  <w:marLeft w:val="0"/>
                  <w:marRight w:val="0"/>
                  <w:marTop w:val="0"/>
                  <w:marBottom w:val="0"/>
                  <w:divBdr>
                    <w:top w:val="none" w:sz="0" w:space="0" w:color="auto"/>
                    <w:left w:val="none" w:sz="0" w:space="0" w:color="auto"/>
                    <w:bottom w:val="none" w:sz="0" w:space="0" w:color="auto"/>
                    <w:right w:val="none" w:sz="0" w:space="0" w:color="auto"/>
                  </w:divBdr>
                </w:div>
                <w:div w:id="1050349278">
                  <w:marLeft w:val="0"/>
                  <w:marRight w:val="0"/>
                  <w:marTop w:val="0"/>
                  <w:marBottom w:val="0"/>
                  <w:divBdr>
                    <w:top w:val="none" w:sz="0" w:space="0" w:color="auto"/>
                    <w:left w:val="none" w:sz="0" w:space="0" w:color="auto"/>
                    <w:bottom w:val="none" w:sz="0" w:space="0" w:color="auto"/>
                    <w:right w:val="none" w:sz="0" w:space="0" w:color="auto"/>
                  </w:divBdr>
                </w:div>
                <w:div w:id="1052844265">
                  <w:marLeft w:val="0"/>
                  <w:marRight w:val="0"/>
                  <w:marTop w:val="0"/>
                  <w:marBottom w:val="0"/>
                  <w:divBdr>
                    <w:top w:val="none" w:sz="0" w:space="0" w:color="auto"/>
                    <w:left w:val="none" w:sz="0" w:space="0" w:color="auto"/>
                    <w:bottom w:val="none" w:sz="0" w:space="0" w:color="auto"/>
                    <w:right w:val="none" w:sz="0" w:space="0" w:color="auto"/>
                  </w:divBdr>
                </w:div>
                <w:div w:id="1059741585">
                  <w:marLeft w:val="0"/>
                  <w:marRight w:val="0"/>
                  <w:marTop w:val="0"/>
                  <w:marBottom w:val="0"/>
                  <w:divBdr>
                    <w:top w:val="none" w:sz="0" w:space="0" w:color="auto"/>
                    <w:left w:val="none" w:sz="0" w:space="0" w:color="auto"/>
                    <w:bottom w:val="none" w:sz="0" w:space="0" w:color="auto"/>
                    <w:right w:val="none" w:sz="0" w:space="0" w:color="auto"/>
                  </w:divBdr>
                </w:div>
                <w:div w:id="1060902391">
                  <w:marLeft w:val="0"/>
                  <w:marRight w:val="0"/>
                  <w:marTop w:val="0"/>
                  <w:marBottom w:val="0"/>
                  <w:divBdr>
                    <w:top w:val="none" w:sz="0" w:space="0" w:color="auto"/>
                    <w:left w:val="none" w:sz="0" w:space="0" w:color="auto"/>
                    <w:bottom w:val="none" w:sz="0" w:space="0" w:color="auto"/>
                    <w:right w:val="none" w:sz="0" w:space="0" w:color="auto"/>
                  </w:divBdr>
                </w:div>
                <w:div w:id="1060984786">
                  <w:marLeft w:val="0"/>
                  <w:marRight w:val="0"/>
                  <w:marTop w:val="0"/>
                  <w:marBottom w:val="0"/>
                  <w:divBdr>
                    <w:top w:val="none" w:sz="0" w:space="0" w:color="auto"/>
                    <w:left w:val="none" w:sz="0" w:space="0" w:color="auto"/>
                    <w:bottom w:val="none" w:sz="0" w:space="0" w:color="auto"/>
                    <w:right w:val="none" w:sz="0" w:space="0" w:color="auto"/>
                  </w:divBdr>
                </w:div>
                <w:div w:id="1061053338">
                  <w:marLeft w:val="0"/>
                  <w:marRight w:val="0"/>
                  <w:marTop w:val="0"/>
                  <w:marBottom w:val="0"/>
                  <w:divBdr>
                    <w:top w:val="none" w:sz="0" w:space="0" w:color="auto"/>
                    <w:left w:val="none" w:sz="0" w:space="0" w:color="auto"/>
                    <w:bottom w:val="none" w:sz="0" w:space="0" w:color="auto"/>
                    <w:right w:val="none" w:sz="0" w:space="0" w:color="auto"/>
                  </w:divBdr>
                </w:div>
                <w:div w:id="1065761716">
                  <w:marLeft w:val="0"/>
                  <w:marRight w:val="0"/>
                  <w:marTop w:val="0"/>
                  <w:marBottom w:val="0"/>
                  <w:divBdr>
                    <w:top w:val="none" w:sz="0" w:space="0" w:color="auto"/>
                    <w:left w:val="none" w:sz="0" w:space="0" w:color="auto"/>
                    <w:bottom w:val="none" w:sz="0" w:space="0" w:color="auto"/>
                    <w:right w:val="none" w:sz="0" w:space="0" w:color="auto"/>
                  </w:divBdr>
                </w:div>
                <w:div w:id="1068185795">
                  <w:marLeft w:val="0"/>
                  <w:marRight w:val="0"/>
                  <w:marTop w:val="0"/>
                  <w:marBottom w:val="0"/>
                  <w:divBdr>
                    <w:top w:val="none" w:sz="0" w:space="0" w:color="auto"/>
                    <w:left w:val="none" w:sz="0" w:space="0" w:color="auto"/>
                    <w:bottom w:val="none" w:sz="0" w:space="0" w:color="auto"/>
                    <w:right w:val="none" w:sz="0" w:space="0" w:color="auto"/>
                  </w:divBdr>
                </w:div>
                <w:div w:id="1068266336">
                  <w:marLeft w:val="0"/>
                  <w:marRight w:val="0"/>
                  <w:marTop w:val="0"/>
                  <w:marBottom w:val="0"/>
                  <w:divBdr>
                    <w:top w:val="none" w:sz="0" w:space="0" w:color="auto"/>
                    <w:left w:val="none" w:sz="0" w:space="0" w:color="auto"/>
                    <w:bottom w:val="none" w:sz="0" w:space="0" w:color="auto"/>
                    <w:right w:val="none" w:sz="0" w:space="0" w:color="auto"/>
                  </w:divBdr>
                </w:div>
                <w:div w:id="1068386547">
                  <w:marLeft w:val="0"/>
                  <w:marRight w:val="0"/>
                  <w:marTop w:val="0"/>
                  <w:marBottom w:val="0"/>
                  <w:divBdr>
                    <w:top w:val="none" w:sz="0" w:space="0" w:color="auto"/>
                    <w:left w:val="none" w:sz="0" w:space="0" w:color="auto"/>
                    <w:bottom w:val="none" w:sz="0" w:space="0" w:color="auto"/>
                    <w:right w:val="none" w:sz="0" w:space="0" w:color="auto"/>
                  </w:divBdr>
                </w:div>
                <w:div w:id="1068456524">
                  <w:marLeft w:val="0"/>
                  <w:marRight w:val="0"/>
                  <w:marTop w:val="0"/>
                  <w:marBottom w:val="0"/>
                  <w:divBdr>
                    <w:top w:val="none" w:sz="0" w:space="0" w:color="auto"/>
                    <w:left w:val="none" w:sz="0" w:space="0" w:color="auto"/>
                    <w:bottom w:val="none" w:sz="0" w:space="0" w:color="auto"/>
                    <w:right w:val="none" w:sz="0" w:space="0" w:color="auto"/>
                  </w:divBdr>
                </w:div>
                <w:div w:id="1072432350">
                  <w:marLeft w:val="0"/>
                  <w:marRight w:val="0"/>
                  <w:marTop w:val="0"/>
                  <w:marBottom w:val="0"/>
                  <w:divBdr>
                    <w:top w:val="none" w:sz="0" w:space="0" w:color="auto"/>
                    <w:left w:val="none" w:sz="0" w:space="0" w:color="auto"/>
                    <w:bottom w:val="none" w:sz="0" w:space="0" w:color="auto"/>
                    <w:right w:val="none" w:sz="0" w:space="0" w:color="auto"/>
                  </w:divBdr>
                </w:div>
                <w:div w:id="1079711186">
                  <w:marLeft w:val="0"/>
                  <w:marRight w:val="0"/>
                  <w:marTop w:val="0"/>
                  <w:marBottom w:val="0"/>
                  <w:divBdr>
                    <w:top w:val="none" w:sz="0" w:space="0" w:color="auto"/>
                    <w:left w:val="none" w:sz="0" w:space="0" w:color="auto"/>
                    <w:bottom w:val="none" w:sz="0" w:space="0" w:color="auto"/>
                    <w:right w:val="none" w:sz="0" w:space="0" w:color="auto"/>
                  </w:divBdr>
                </w:div>
                <w:div w:id="1079980142">
                  <w:marLeft w:val="0"/>
                  <w:marRight w:val="0"/>
                  <w:marTop w:val="0"/>
                  <w:marBottom w:val="0"/>
                  <w:divBdr>
                    <w:top w:val="none" w:sz="0" w:space="0" w:color="auto"/>
                    <w:left w:val="none" w:sz="0" w:space="0" w:color="auto"/>
                    <w:bottom w:val="none" w:sz="0" w:space="0" w:color="auto"/>
                    <w:right w:val="none" w:sz="0" w:space="0" w:color="auto"/>
                  </w:divBdr>
                </w:div>
                <w:div w:id="1080445323">
                  <w:marLeft w:val="0"/>
                  <w:marRight w:val="0"/>
                  <w:marTop w:val="0"/>
                  <w:marBottom w:val="0"/>
                  <w:divBdr>
                    <w:top w:val="none" w:sz="0" w:space="0" w:color="auto"/>
                    <w:left w:val="none" w:sz="0" w:space="0" w:color="auto"/>
                    <w:bottom w:val="none" w:sz="0" w:space="0" w:color="auto"/>
                    <w:right w:val="none" w:sz="0" w:space="0" w:color="auto"/>
                  </w:divBdr>
                </w:div>
                <w:div w:id="1083065235">
                  <w:marLeft w:val="0"/>
                  <w:marRight w:val="0"/>
                  <w:marTop w:val="0"/>
                  <w:marBottom w:val="0"/>
                  <w:divBdr>
                    <w:top w:val="none" w:sz="0" w:space="0" w:color="auto"/>
                    <w:left w:val="none" w:sz="0" w:space="0" w:color="auto"/>
                    <w:bottom w:val="none" w:sz="0" w:space="0" w:color="auto"/>
                    <w:right w:val="none" w:sz="0" w:space="0" w:color="auto"/>
                  </w:divBdr>
                </w:div>
                <w:div w:id="1085805310">
                  <w:marLeft w:val="0"/>
                  <w:marRight w:val="0"/>
                  <w:marTop w:val="0"/>
                  <w:marBottom w:val="0"/>
                  <w:divBdr>
                    <w:top w:val="none" w:sz="0" w:space="0" w:color="auto"/>
                    <w:left w:val="none" w:sz="0" w:space="0" w:color="auto"/>
                    <w:bottom w:val="none" w:sz="0" w:space="0" w:color="auto"/>
                    <w:right w:val="none" w:sz="0" w:space="0" w:color="auto"/>
                  </w:divBdr>
                </w:div>
                <w:div w:id="1090469878">
                  <w:marLeft w:val="0"/>
                  <w:marRight w:val="0"/>
                  <w:marTop w:val="0"/>
                  <w:marBottom w:val="0"/>
                  <w:divBdr>
                    <w:top w:val="none" w:sz="0" w:space="0" w:color="auto"/>
                    <w:left w:val="none" w:sz="0" w:space="0" w:color="auto"/>
                    <w:bottom w:val="none" w:sz="0" w:space="0" w:color="auto"/>
                    <w:right w:val="none" w:sz="0" w:space="0" w:color="auto"/>
                  </w:divBdr>
                </w:div>
                <w:div w:id="1097672430">
                  <w:marLeft w:val="0"/>
                  <w:marRight w:val="0"/>
                  <w:marTop w:val="0"/>
                  <w:marBottom w:val="0"/>
                  <w:divBdr>
                    <w:top w:val="none" w:sz="0" w:space="0" w:color="auto"/>
                    <w:left w:val="none" w:sz="0" w:space="0" w:color="auto"/>
                    <w:bottom w:val="none" w:sz="0" w:space="0" w:color="auto"/>
                    <w:right w:val="none" w:sz="0" w:space="0" w:color="auto"/>
                  </w:divBdr>
                </w:div>
                <w:div w:id="1098330078">
                  <w:marLeft w:val="0"/>
                  <w:marRight w:val="0"/>
                  <w:marTop w:val="0"/>
                  <w:marBottom w:val="0"/>
                  <w:divBdr>
                    <w:top w:val="none" w:sz="0" w:space="0" w:color="auto"/>
                    <w:left w:val="none" w:sz="0" w:space="0" w:color="auto"/>
                    <w:bottom w:val="none" w:sz="0" w:space="0" w:color="auto"/>
                    <w:right w:val="none" w:sz="0" w:space="0" w:color="auto"/>
                  </w:divBdr>
                </w:div>
                <w:div w:id="1098914073">
                  <w:marLeft w:val="0"/>
                  <w:marRight w:val="0"/>
                  <w:marTop w:val="0"/>
                  <w:marBottom w:val="0"/>
                  <w:divBdr>
                    <w:top w:val="none" w:sz="0" w:space="0" w:color="auto"/>
                    <w:left w:val="none" w:sz="0" w:space="0" w:color="auto"/>
                    <w:bottom w:val="none" w:sz="0" w:space="0" w:color="auto"/>
                    <w:right w:val="none" w:sz="0" w:space="0" w:color="auto"/>
                  </w:divBdr>
                </w:div>
                <w:div w:id="1099567799">
                  <w:marLeft w:val="0"/>
                  <w:marRight w:val="0"/>
                  <w:marTop w:val="0"/>
                  <w:marBottom w:val="0"/>
                  <w:divBdr>
                    <w:top w:val="none" w:sz="0" w:space="0" w:color="auto"/>
                    <w:left w:val="none" w:sz="0" w:space="0" w:color="auto"/>
                    <w:bottom w:val="none" w:sz="0" w:space="0" w:color="auto"/>
                    <w:right w:val="none" w:sz="0" w:space="0" w:color="auto"/>
                  </w:divBdr>
                </w:div>
                <w:div w:id="1099712445">
                  <w:marLeft w:val="0"/>
                  <w:marRight w:val="0"/>
                  <w:marTop w:val="0"/>
                  <w:marBottom w:val="0"/>
                  <w:divBdr>
                    <w:top w:val="none" w:sz="0" w:space="0" w:color="auto"/>
                    <w:left w:val="none" w:sz="0" w:space="0" w:color="auto"/>
                    <w:bottom w:val="none" w:sz="0" w:space="0" w:color="auto"/>
                    <w:right w:val="none" w:sz="0" w:space="0" w:color="auto"/>
                  </w:divBdr>
                </w:div>
                <w:div w:id="1101606596">
                  <w:marLeft w:val="0"/>
                  <w:marRight w:val="0"/>
                  <w:marTop w:val="0"/>
                  <w:marBottom w:val="0"/>
                  <w:divBdr>
                    <w:top w:val="none" w:sz="0" w:space="0" w:color="auto"/>
                    <w:left w:val="none" w:sz="0" w:space="0" w:color="auto"/>
                    <w:bottom w:val="none" w:sz="0" w:space="0" w:color="auto"/>
                    <w:right w:val="none" w:sz="0" w:space="0" w:color="auto"/>
                  </w:divBdr>
                </w:div>
                <w:div w:id="1103036775">
                  <w:marLeft w:val="0"/>
                  <w:marRight w:val="0"/>
                  <w:marTop w:val="0"/>
                  <w:marBottom w:val="0"/>
                  <w:divBdr>
                    <w:top w:val="none" w:sz="0" w:space="0" w:color="auto"/>
                    <w:left w:val="none" w:sz="0" w:space="0" w:color="auto"/>
                    <w:bottom w:val="none" w:sz="0" w:space="0" w:color="auto"/>
                    <w:right w:val="none" w:sz="0" w:space="0" w:color="auto"/>
                  </w:divBdr>
                </w:div>
                <w:div w:id="1103459910">
                  <w:marLeft w:val="0"/>
                  <w:marRight w:val="0"/>
                  <w:marTop w:val="0"/>
                  <w:marBottom w:val="0"/>
                  <w:divBdr>
                    <w:top w:val="none" w:sz="0" w:space="0" w:color="auto"/>
                    <w:left w:val="none" w:sz="0" w:space="0" w:color="auto"/>
                    <w:bottom w:val="none" w:sz="0" w:space="0" w:color="auto"/>
                    <w:right w:val="none" w:sz="0" w:space="0" w:color="auto"/>
                  </w:divBdr>
                </w:div>
                <w:div w:id="1104031965">
                  <w:marLeft w:val="0"/>
                  <w:marRight w:val="0"/>
                  <w:marTop w:val="0"/>
                  <w:marBottom w:val="0"/>
                  <w:divBdr>
                    <w:top w:val="none" w:sz="0" w:space="0" w:color="auto"/>
                    <w:left w:val="none" w:sz="0" w:space="0" w:color="auto"/>
                    <w:bottom w:val="none" w:sz="0" w:space="0" w:color="auto"/>
                    <w:right w:val="none" w:sz="0" w:space="0" w:color="auto"/>
                  </w:divBdr>
                </w:div>
                <w:div w:id="1104303680">
                  <w:marLeft w:val="0"/>
                  <w:marRight w:val="0"/>
                  <w:marTop w:val="0"/>
                  <w:marBottom w:val="0"/>
                  <w:divBdr>
                    <w:top w:val="none" w:sz="0" w:space="0" w:color="auto"/>
                    <w:left w:val="none" w:sz="0" w:space="0" w:color="auto"/>
                    <w:bottom w:val="none" w:sz="0" w:space="0" w:color="auto"/>
                    <w:right w:val="none" w:sz="0" w:space="0" w:color="auto"/>
                  </w:divBdr>
                </w:div>
                <w:div w:id="1105075702">
                  <w:marLeft w:val="0"/>
                  <w:marRight w:val="0"/>
                  <w:marTop w:val="0"/>
                  <w:marBottom w:val="0"/>
                  <w:divBdr>
                    <w:top w:val="none" w:sz="0" w:space="0" w:color="auto"/>
                    <w:left w:val="none" w:sz="0" w:space="0" w:color="auto"/>
                    <w:bottom w:val="none" w:sz="0" w:space="0" w:color="auto"/>
                    <w:right w:val="none" w:sz="0" w:space="0" w:color="auto"/>
                  </w:divBdr>
                </w:div>
                <w:div w:id="1107389360">
                  <w:marLeft w:val="0"/>
                  <w:marRight w:val="0"/>
                  <w:marTop w:val="0"/>
                  <w:marBottom w:val="0"/>
                  <w:divBdr>
                    <w:top w:val="none" w:sz="0" w:space="0" w:color="auto"/>
                    <w:left w:val="none" w:sz="0" w:space="0" w:color="auto"/>
                    <w:bottom w:val="none" w:sz="0" w:space="0" w:color="auto"/>
                    <w:right w:val="none" w:sz="0" w:space="0" w:color="auto"/>
                  </w:divBdr>
                </w:div>
                <w:div w:id="1108741682">
                  <w:marLeft w:val="0"/>
                  <w:marRight w:val="0"/>
                  <w:marTop w:val="0"/>
                  <w:marBottom w:val="0"/>
                  <w:divBdr>
                    <w:top w:val="none" w:sz="0" w:space="0" w:color="auto"/>
                    <w:left w:val="none" w:sz="0" w:space="0" w:color="auto"/>
                    <w:bottom w:val="none" w:sz="0" w:space="0" w:color="auto"/>
                    <w:right w:val="none" w:sz="0" w:space="0" w:color="auto"/>
                  </w:divBdr>
                </w:div>
                <w:div w:id="1110508717">
                  <w:marLeft w:val="0"/>
                  <w:marRight w:val="0"/>
                  <w:marTop w:val="0"/>
                  <w:marBottom w:val="0"/>
                  <w:divBdr>
                    <w:top w:val="none" w:sz="0" w:space="0" w:color="auto"/>
                    <w:left w:val="none" w:sz="0" w:space="0" w:color="auto"/>
                    <w:bottom w:val="none" w:sz="0" w:space="0" w:color="auto"/>
                    <w:right w:val="none" w:sz="0" w:space="0" w:color="auto"/>
                  </w:divBdr>
                </w:div>
                <w:div w:id="1110589078">
                  <w:marLeft w:val="0"/>
                  <w:marRight w:val="0"/>
                  <w:marTop w:val="0"/>
                  <w:marBottom w:val="0"/>
                  <w:divBdr>
                    <w:top w:val="none" w:sz="0" w:space="0" w:color="auto"/>
                    <w:left w:val="none" w:sz="0" w:space="0" w:color="auto"/>
                    <w:bottom w:val="none" w:sz="0" w:space="0" w:color="auto"/>
                    <w:right w:val="none" w:sz="0" w:space="0" w:color="auto"/>
                  </w:divBdr>
                </w:div>
                <w:div w:id="1110927925">
                  <w:marLeft w:val="0"/>
                  <w:marRight w:val="0"/>
                  <w:marTop w:val="0"/>
                  <w:marBottom w:val="0"/>
                  <w:divBdr>
                    <w:top w:val="none" w:sz="0" w:space="0" w:color="auto"/>
                    <w:left w:val="none" w:sz="0" w:space="0" w:color="auto"/>
                    <w:bottom w:val="none" w:sz="0" w:space="0" w:color="auto"/>
                    <w:right w:val="none" w:sz="0" w:space="0" w:color="auto"/>
                  </w:divBdr>
                </w:div>
                <w:div w:id="1110974956">
                  <w:marLeft w:val="0"/>
                  <w:marRight w:val="0"/>
                  <w:marTop w:val="0"/>
                  <w:marBottom w:val="0"/>
                  <w:divBdr>
                    <w:top w:val="none" w:sz="0" w:space="0" w:color="auto"/>
                    <w:left w:val="none" w:sz="0" w:space="0" w:color="auto"/>
                    <w:bottom w:val="none" w:sz="0" w:space="0" w:color="auto"/>
                    <w:right w:val="none" w:sz="0" w:space="0" w:color="auto"/>
                  </w:divBdr>
                </w:div>
                <w:div w:id="1112281322">
                  <w:marLeft w:val="0"/>
                  <w:marRight w:val="0"/>
                  <w:marTop w:val="0"/>
                  <w:marBottom w:val="0"/>
                  <w:divBdr>
                    <w:top w:val="none" w:sz="0" w:space="0" w:color="auto"/>
                    <w:left w:val="none" w:sz="0" w:space="0" w:color="auto"/>
                    <w:bottom w:val="none" w:sz="0" w:space="0" w:color="auto"/>
                    <w:right w:val="none" w:sz="0" w:space="0" w:color="auto"/>
                  </w:divBdr>
                </w:div>
                <w:div w:id="1116563860">
                  <w:marLeft w:val="0"/>
                  <w:marRight w:val="0"/>
                  <w:marTop w:val="0"/>
                  <w:marBottom w:val="0"/>
                  <w:divBdr>
                    <w:top w:val="none" w:sz="0" w:space="0" w:color="auto"/>
                    <w:left w:val="none" w:sz="0" w:space="0" w:color="auto"/>
                    <w:bottom w:val="none" w:sz="0" w:space="0" w:color="auto"/>
                    <w:right w:val="none" w:sz="0" w:space="0" w:color="auto"/>
                  </w:divBdr>
                </w:div>
                <w:div w:id="1117027406">
                  <w:marLeft w:val="0"/>
                  <w:marRight w:val="0"/>
                  <w:marTop w:val="0"/>
                  <w:marBottom w:val="0"/>
                  <w:divBdr>
                    <w:top w:val="none" w:sz="0" w:space="0" w:color="auto"/>
                    <w:left w:val="none" w:sz="0" w:space="0" w:color="auto"/>
                    <w:bottom w:val="none" w:sz="0" w:space="0" w:color="auto"/>
                    <w:right w:val="none" w:sz="0" w:space="0" w:color="auto"/>
                  </w:divBdr>
                </w:div>
                <w:div w:id="1121270007">
                  <w:marLeft w:val="0"/>
                  <w:marRight w:val="0"/>
                  <w:marTop w:val="0"/>
                  <w:marBottom w:val="0"/>
                  <w:divBdr>
                    <w:top w:val="none" w:sz="0" w:space="0" w:color="auto"/>
                    <w:left w:val="none" w:sz="0" w:space="0" w:color="auto"/>
                    <w:bottom w:val="none" w:sz="0" w:space="0" w:color="auto"/>
                    <w:right w:val="none" w:sz="0" w:space="0" w:color="auto"/>
                  </w:divBdr>
                </w:div>
                <w:div w:id="1123035867">
                  <w:marLeft w:val="0"/>
                  <w:marRight w:val="0"/>
                  <w:marTop w:val="0"/>
                  <w:marBottom w:val="0"/>
                  <w:divBdr>
                    <w:top w:val="none" w:sz="0" w:space="0" w:color="auto"/>
                    <w:left w:val="none" w:sz="0" w:space="0" w:color="auto"/>
                    <w:bottom w:val="none" w:sz="0" w:space="0" w:color="auto"/>
                    <w:right w:val="none" w:sz="0" w:space="0" w:color="auto"/>
                  </w:divBdr>
                </w:div>
                <w:div w:id="1125612254">
                  <w:marLeft w:val="0"/>
                  <w:marRight w:val="0"/>
                  <w:marTop w:val="0"/>
                  <w:marBottom w:val="0"/>
                  <w:divBdr>
                    <w:top w:val="none" w:sz="0" w:space="0" w:color="auto"/>
                    <w:left w:val="none" w:sz="0" w:space="0" w:color="auto"/>
                    <w:bottom w:val="none" w:sz="0" w:space="0" w:color="auto"/>
                    <w:right w:val="none" w:sz="0" w:space="0" w:color="auto"/>
                  </w:divBdr>
                </w:div>
                <w:div w:id="1125929333">
                  <w:marLeft w:val="0"/>
                  <w:marRight w:val="0"/>
                  <w:marTop w:val="0"/>
                  <w:marBottom w:val="0"/>
                  <w:divBdr>
                    <w:top w:val="none" w:sz="0" w:space="0" w:color="auto"/>
                    <w:left w:val="none" w:sz="0" w:space="0" w:color="auto"/>
                    <w:bottom w:val="none" w:sz="0" w:space="0" w:color="auto"/>
                    <w:right w:val="none" w:sz="0" w:space="0" w:color="auto"/>
                  </w:divBdr>
                </w:div>
                <w:div w:id="1126242087">
                  <w:marLeft w:val="0"/>
                  <w:marRight w:val="0"/>
                  <w:marTop w:val="0"/>
                  <w:marBottom w:val="0"/>
                  <w:divBdr>
                    <w:top w:val="none" w:sz="0" w:space="0" w:color="auto"/>
                    <w:left w:val="none" w:sz="0" w:space="0" w:color="auto"/>
                    <w:bottom w:val="none" w:sz="0" w:space="0" w:color="auto"/>
                    <w:right w:val="none" w:sz="0" w:space="0" w:color="auto"/>
                  </w:divBdr>
                </w:div>
                <w:div w:id="1127890037">
                  <w:marLeft w:val="0"/>
                  <w:marRight w:val="0"/>
                  <w:marTop w:val="0"/>
                  <w:marBottom w:val="0"/>
                  <w:divBdr>
                    <w:top w:val="none" w:sz="0" w:space="0" w:color="auto"/>
                    <w:left w:val="none" w:sz="0" w:space="0" w:color="auto"/>
                    <w:bottom w:val="none" w:sz="0" w:space="0" w:color="auto"/>
                    <w:right w:val="none" w:sz="0" w:space="0" w:color="auto"/>
                  </w:divBdr>
                </w:div>
                <w:div w:id="1131483272">
                  <w:marLeft w:val="0"/>
                  <w:marRight w:val="0"/>
                  <w:marTop w:val="0"/>
                  <w:marBottom w:val="0"/>
                  <w:divBdr>
                    <w:top w:val="none" w:sz="0" w:space="0" w:color="auto"/>
                    <w:left w:val="none" w:sz="0" w:space="0" w:color="auto"/>
                    <w:bottom w:val="none" w:sz="0" w:space="0" w:color="auto"/>
                    <w:right w:val="none" w:sz="0" w:space="0" w:color="auto"/>
                  </w:divBdr>
                </w:div>
                <w:div w:id="1131943669">
                  <w:marLeft w:val="0"/>
                  <w:marRight w:val="0"/>
                  <w:marTop w:val="0"/>
                  <w:marBottom w:val="0"/>
                  <w:divBdr>
                    <w:top w:val="none" w:sz="0" w:space="0" w:color="auto"/>
                    <w:left w:val="none" w:sz="0" w:space="0" w:color="auto"/>
                    <w:bottom w:val="none" w:sz="0" w:space="0" w:color="auto"/>
                    <w:right w:val="none" w:sz="0" w:space="0" w:color="auto"/>
                  </w:divBdr>
                </w:div>
                <w:div w:id="1133013212">
                  <w:marLeft w:val="0"/>
                  <w:marRight w:val="0"/>
                  <w:marTop w:val="0"/>
                  <w:marBottom w:val="0"/>
                  <w:divBdr>
                    <w:top w:val="none" w:sz="0" w:space="0" w:color="auto"/>
                    <w:left w:val="none" w:sz="0" w:space="0" w:color="auto"/>
                    <w:bottom w:val="none" w:sz="0" w:space="0" w:color="auto"/>
                    <w:right w:val="none" w:sz="0" w:space="0" w:color="auto"/>
                  </w:divBdr>
                </w:div>
                <w:div w:id="1135373346">
                  <w:marLeft w:val="0"/>
                  <w:marRight w:val="0"/>
                  <w:marTop w:val="0"/>
                  <w:marBottom w:val="0"/>
                  <w:divBdr>
                    <w:top w:val="none" w:sz="0" w:space="0" w:color="auto"/>
                    <w:left w:val="none" w:sz="0" w:space="0" w:color="auto"/>
                    <w:bottom w:val="none" w:sz="0" w:space="0" w:color="auto"/>
                    <w:right w:val="none" w:sz="0" w:space="0" w:color="auto"/>
                  </w:divBdr>
                </w:div>
                <w:div w:id="1137719964">
                  <w:marLeft w:val="0"/>
                  <w:marRight w:val="0"/>
                  <w:marTop w:val="0"/>
                  <w:marBottom w:val="0"/>
                  <w:divBdr>
                    <w:top w:val="none" w:sz="0" w:space="0" w:color="auto"/>
                    <w:left w:val="none" w:sz="0" w:space="0" w:color="auto"/>
                    <w:bottom w:val="none" w:sz="0" w:space="0" w:color="auto"/>
                    <w:right w:val="none" w:sz="0" w:space="0" w:color="auto"/>
                  </w:divBdr>
                </w:div>
                <w:div w:id="1140000590">
                  <w:marLeft w:val="0"/>
                  <w:marRight w:val="0"/>
                  <w:marTop w:val="0"/>
                  <w:marBottom w:val="0"/>
                  <w:divBdr>
                    <w:top w:val="none" w:sz="0" w:space="0" w:color="auto"/>
                    <w:left w:val="none" w:sz="0" w:space="0" w:color="auto"/>
                    <w:bottom w:val="none" w:sz="0" w:space="0" w:color="auto"/>
                    <w:right w:val="none" w:sz="0" w:space="0" w:color="auto"/>
                  </w:divBdr>
                </w:div>
                <w:div w:id="1145053339">
                  <w:marLeft w:val="0"/>
                  <w:marRight w:val="0"/>
                  <w:marTop w:val="0"/>
                  <w:marBottom w:val="0"/>
                  <w:divBdr>
                    <w:top w:val="none" w:sz="0" w:space="0" w:color="auto"/>
                    <w:left w:val="none" w:sz="0" w:space="0" w:color="auto"/>
                    <w:bottom w:val="none" w:sz="0" w:space="0" w:color="auto"/>
                    <w:right w:val="none" w:sz="0" w:space="0" w:color="auto"/>
                  </w:divBdr>
                </w:div>
                <w:div w:id="1146706382">
                  <w:marLeft w:val="0"/>
                  <w:marRight w:val="0"/>
                  <w:marTop w:val="0"/>
                  <w:marBottom w:val="0"/>
                  <w:divBdr>
                    <w:top w:val="none" w:sz="0" w:space="0" w:color="auto"/>
                    <w:left w:val="none" w:sz="0" w:space="0" w:color="auto"/>
                    <w:bottom w:val="none" w:sz="0" w:space="0" w:color="auto"/>
                    <w:right w:val="none" w:sz="0" w:space="0" w:color="auto"/>
                  </w:divBdr>
                </w:div>
                <w:div w:id="1148471059">
                  <w:marLeft w:val="0"/>
                  <w:marRight w:val="0"/>
                  <w:marTop w:val="0"/>
                  <w:marBottom w:val="0"/>
                  <w:divBdr>
                    <w:top w:val="none" w:sz="0" w:space="0" w:color="auto"/>
                    <w:left w:val="none" w:sz="0" w:space="0" w:color="auto"/>
                    <w:bottom w:val="none" w:sz="0" w:space="0" w:color="auto"/>
                    <w:right w:val="none" w:sz="0" w:space="0" w:color="auto"/>
                  </w:divBdr>
                </w:div>
                <w:div w:id="1150711395">
                  <w:marLeft w:val="0"/>
                  <w:marRight w:val="0"/>
                  <w:marTop w:val="0"/>
                  <w:marBottom w:val="0"/>
                  <w:divBdr>
                    <w:top w:val="none" w:sz="0" w:space="0" w:color="auto"/>
                    <w:left w:val="none" w:sz="0" w:space="0" w:color="auto"/>
                    <w:bottom w:val="none" w:sz="0" w:space="0" w:color="auto"/>
                    <w:right w:val="none" w:sz="0" w:space="0" w:color="auto"/>
                  </w:divBdr>
                </w:div>
                <w:div w:id="1151285328">
                  <w:marLeft w:val="0"/>
                  <w:marRight w:val="0"/>
                  <w:marTop w:val="0"/>
                  <w:marBottom w:val="0"/>
                  <w:divBdr>
                    <w:top w:val="none" w:sz="0" w:space="0" w:color="auto"/>
                    <w:left w:val="none" w:sz="0" w:space="0" w:color="auto"/>
                    <w:bottom w:val="none" w:sz="0" w:space="0" w:color="auto"/>
                    <w:right w:val="none" w:sz="0" w:space="0" w:color="auto"/>
                  </w:divBdr>
                </w:div>
                <w:div w:id="1152794451">
                  <w:marLeft w:val="0"/>
                  <w:marRight w:val="0"/>
                  <w:marTop w:val="0"/>
                  <w:marBottom w:val="0"/>
                  <w:divBdr>
                    <w:top w:val="none" w:sz="0" w:space="0" w:color="auto"/>
                    <w:left w:val="none" w:sz="0" w:space="0" w:color="auto"/>
                    <w:bottom w:val="none" w:sz="0" w:space="0" w:color="auto"/>
                    <w:right w:val="none" w:sz="0" w:space="0" w:color="auto"/>
                  </w:divBdr>
                </w:div>
                <w:div w:id="1155803890">
                  <w:marLeft w:val="0"/>
                  <w:marRight w:val="0"/>
                  <w:marTop w:val="0"/>
                  <w:marBottom w:val="0"/>
                  <w:divBdr>
                    <w:top w:val="none" w:sz="0" w:space="0" w:color="auto"/>
                    <w:left w:val="none" w:sz="0" w:space="0" w:color="auto"/>
                    <w:bottom w:val="none" w:sz="0" w:space="0" w:color="auto"/>
                    <w:right w:val="none" w:sz="0" w:space="0" w:color="auto"/>
                  </w:divBdr>
                </w:div>
                <w:div w:id="1159005109">
                  <w:marLeft w:val="0"/>
                  <w:marRight w:val="0"/>
                  <w:marTop w:val="0"/>
                  <w:marBottom w:val="0"/>
                  <w:divBdr>
                    <w:top w:val="none" w:sz="0" w:space="0" w:color="auto"/>
                    <w:left w:val="none" w:sz="0" w:space="0" w:color="auto"/>
                    <w:bottom w:val="none" w:sz="0" w:space="0" w:color="auto"/>
                    <w:right w:val="none" w:sz="0" w:space="0" w:color="auto"/>
                  </w:divBdr>
                </w:div>
                <w:div w:id="1162627707">
                  <w:marLeft w:val="0"/>
                  <w:marRight w:val="0"/>
                  <w:marTop w:val="0"/>
                  <w:marBottom w:val="0"/>
                  <w:divBdr>
                    <w:top w:val="none" w:sz="0" w:space="0" w:color="auto"/>
                    <w:left w:val="none" w:sz="0" w:space="0" w:color="auto"/>
                    <w:bottom w:val="none" w:sz="0" w:space="0" w:color="auto"/>
                    <w:right w:val="none" w:sz="0" w:space="0" w:color="auto"/>
                  </w:divBdr>
                </w:div>
                <w:div w:id="1166557538">
                  <w:marLeft w:val="0"/>
                  <w:marRight w:val="0"/>
                  <w:marTop w:val="0"/>
                  <w:marBottom w:val="0"/>
                  <w:divBdr>
                    <w:top w:val="none" w:sz="0" w:space="0" w:color="auto"/>
                    <w:left w:val="none" w:sz="0" w:space="0" w:color="auto"/>
                    <w:bottom w:val="none" w:sz="0" w:space="0" w:color="auto"/>
                    <w:right w:val="none" w:sz="0" w:space="0" w:color="auto"/>
                  </w:divBdr>
                </w:div>
                <w:div w:id="1167134766">
                  <w:marLeft w:val="0"/>
                  <w:marRight w:val="0"/>
                  <w:marTop w:val="0"/>
                  <w:marBottom w:val="0"/>
                  <w:divBdr>
                    <w:top w:val="none" w:sz="0" w:space="0" w:color="auto"/>
                    <w:left w:val="none" w:sz="0" w:space="0" w:color="auto"/>
                    <w:bottom w:val="none" w:sz="0" w:space="0" w:color="auto"/>
                    <w:right w:val="none" w:sz="0" w:space="0" w:color="auto"/>
                  </w:divBdr>
                </w:div>
                <w:div w:id="1167748075">
                  <w:marLeft w:val="0"/>
                  <w:marRight w:val="0"/>
                  <w:marTop w:val="0"/>
                  <w:marBottom w:val="0"/>
                  <w:divBdr>
                    <w:top w:val="none" w:sz="0" w:space="0" w:color="auto"/>
                    <w:left w:val="none" w:sz="0" w:space="0" w:color="auto"/>
                    <w:bottom w:val="none" w:sz="0" w:space="0" w:color="auto"/>
                    <w:right w:val="none" w:sz="0" w:space="0" w:color="auto"/>
                  </w:divBdr>
                </w:div>
                <w:div w:id="1167868220">
                  <w:marLeft w:val="0"/>
                  <w:marRight w:val="0"/>
                  <w:marTop w:val="0"/>
                  <w:marBottom w:val="0"/>
                  <w:divBdr>
                    <w:top w:val="none" w:sz="0" w:space="0" w:color="auto"/>
                    <w:left w:val="none" w:sz="0" w:space="0" w:color="auto"/>
                    <w:bottom w:val="none" w:sz="0" w:space="0" w:color="auto"/>
                    <w:right w:val="none" w:sz="0" w:space="0" w:color="auto"/>
                  </w:divBdr>
                </w:div>
                <w:div w:id="1169247159">
                  <w:marLeft w:val="0"/>
                  <w:marRight w:val="0"/>
                  <w:marTop w:val="0"/>
                  <w:marBottom w:val="0"/>
                  <w:divBdr>
                    <w:top w:val="none" w:sz="0" w:space="0" w:color="auto"/>
                    <w:left w:val="none" w:sz="0" w:space="0" w:color="auto"/>
                    <w:bottom w:val="none" w:sz="0" w:space="0" w:color="auto"/>
                    <w:right w:val="none" w:sz="0" w:space="0" w:color="auto"/>
                  </w:divBdr>
                </w:div>
                <w:div w:id="1175456222">
                  <w:marLeft w:val="0"/>
                  <w:marRight w:val="0"/>
                  <w:marTop w:val="0"/>
                  <w:marBottom w:val="0"/>
                  <w:divBdr>
                    <w:top w:val="none" w:sz="0" w:space="0" w:color="auto"/>
                    <w:left w:val="none" w:sz="0" w:space="0" w:color="auto"/>
                    <w:bottom w:val="none" w:sz="0" w:space="0" w:color="auto"/>
                    <w:right w:val="none" w:sz="0" w:space="0" w:color="auto"/>
                  </w:divBdr>
                </w:div>
                <w:div w:id="1182428536">
                  <w:marLeft w:val="0"/>
                  <w:marRight w:val="0"/>
                  <w:marTop w:val="0"/>
                  <w:marBottom w:val="0"/>
                  <w:divBdr>
                    <w:top w:val="none" w:sz="0" w:space="0" w:color="auto"/>
                    <w:left w:val="none" w:sz="0" w:space="0" w:color="auto"/>
                    <w:bottom w:val="none" w:sz="0" w:space="0" w:color="auto"/>
                    <w:right w:val="none" w:sz="0" w:space="0" w:color="auto"/>
                  </w:divBdr>
                </w:div>
                <w:div w:id="1184442799">
                  <w:marLeft w:val="0"/>
                  <w:marRight w:val="0"/>
                  <w:marTop w:val="0"/>
                  <w:marBottom w:val="0"/>
                  <w:divBdr>
                    <w:top w:val="none" w:sz="0" w:space="0" w:color="auto"/>
                    <w:left w:val="none" w:sz="0" w:space="0" w:color="auto"/>
                    <w:bottom w:val="none" w:sz="0" w:space="0" w:color="auto"/>
                    <w:right w:val="none" w:sz="0" w:space="0" w:color="auto"/>
                  </w:divBdr>
                </w:div>
                <w:div w:id="1188982891">
                  <w:marLeft w:val="0"/>
                  <w:marRight w:val="0"/>
                  <w:marTop w:val="0"/>
                  <w:marBottom w:val="0"/>
                  <w:divBdr>
                    <w:top w:val="none" w:sz="0" w:space="0" w:color="auto"/>
                    <w:left w:val="none" w:sz="0" w:space="0" w:color="auto"/>
                    <w:bottom w:val="none" w:sz="0" w:space="0" w:color="auto"/>
                    <w:right w:val="none" w:sz="0" w:space="0" w:color="auto"/>
                  </w:divBdr>
                </w:div>
                <w:div w:id="1189298662">
                  <w:marLeft w:val="0"/>
                  <w:marRight w:val="0"/>
                  <w:marTop w:val="0"/>
                  <w:marBottom w:val="0"/>
                  <w:divBdr>
                    <w:top w:val="none" w:sz="0" w:space="0" w:color="auto"/>
                    <w:left w:val="none" w:sz="0" w:space="0" w:color="auto"/>
                    <w:bottom w:val="none" w:sz="0" w:space="0" w:color="auto"/>
                    <w:right w:val="none" w:sz="0" w:space="0" w:color="auto"/>
                  </w:divBdr>
                </w:div>
                <w:div w:id="1189443297">
                  <w:marLeft w:val="0"/>
                  <w:marRight w:val="0"/>
                  <w:marTop w:val="0"/>
                  <w:marBottom w:val="0"/>
                  <w:divBdr>
                    <w:top w:val="none" w:sz="0" w:space="0" w:color="auto"/>
                    <w:left w:val="none" w:sz="0" w:space="0" w:color="auto"/>
                    <w:bottom w:val="none" w:sz="0" w:space="0" w:color="auto"/>
                    <w:right w:val="none" w:sz="0" w:space="0" w:color="auto"/>
                  </w:divBdr>
                </w:div>
                <w:div w:id="1193879382">
                  <w:marLeft w:val="0"/>
                  <w:marRight w:val="0"/>
                  <w:marTop w:val="0"/>
                  <w:marBottom w:val="0"/>
                  <w:divBdr>
                    <w:top w:val="none" w:sz="0" w:space="0" w:color="auto"/>
                    <w:left w:val="none" w:sz="0" w:space="0" w:color="auto"/>
                    <w:bottom w:val="none" w:sz="0" w:space="0" w:color="auto"/>
                    <w:right w:val="none" w:sz="0" w:space="0" w:color="auto"/>
                  </w:divBdr>
                </w:div>
                <w:div w:id="1194264254">
                  <w:marLeft w:val="0"/>
                  <w:marRight w:val="0"/>
                  <w:marTop w:val="0"/>
                  <w:marBottom w:val="0"/>
                  <w:divBdr>
                    <w:top w:val="none" w:sz="0" w:space="0" w:color="auto"/>
                    <w:left w:val="none" w:sz="0" w:space="0" w:color="auto"/>
                    <w:bottom w:val="none" w:sz="0" w:space="0" w:color="auto"/>
                    <w:right w:val="none" w:sz="0" w:space="0" w:color="auto"/>
                  </w:divBdr>
                </w:div>
                <w:div w:id="1197080684">
                  <w:marLeft w:val="0"/>
                  <w:marRight w:val="0"/>
                  <w:marTop w:val="0"/>
                  <w:marBottom w:val="0"/>
                  <w:divBdr>
                    <w:top w:val="none" w:sz="0" w:space="0" w:color="auto"/>
                    <w:left w:val="none" w:sz="0" w:space="0" w:color="auto"/>
                    <w:bottom w:val="none" w:sz="0" w:space="0" w:color="auto"/>
                    <w:right w:val="none" w:sz="0" w:space="0" w:color="auto"/>
                  </w:divBdr>
                </w:div>
                <w:div w:id="1200510385">
                  <w:marLeft w:val="0"/>
                  <w:marRight w:val="0"/>
                  <w:marTop w:val="0"/>
                  <w:marBottom w:val="0"/>
                  <w:divBdr>
                    <w:top w:val="none" w:sz="0" w:space="0" w:color="auto"/>
                    <w:left w:val="none" w:sz="0" w:space="0" w:color="auto"/>
                    <w:bottom w:val="none" w:sz="0" w:space="0" w:color="auto"/>
                    <w:right w:val="none" w:sz="0" w:space="0" w:color="auto"/>
                  </w:divBdr>
                </w:div>
                <w:div w:id="1202479767">
                  <w:marLeft w:val="0"/>
                  <w:marRight w:val="0"/>
                  <w:marTop w:val="0"/>
                  <w:marBottom w:val="0"/>
                  <w:divBdr>
                    <w:top w:val="none" w:sz="0" w:space="0" w:color="auto"/>
                    <w:left w:val="none" w:sz="0" w:space="0" w:color="auto"/>
                    <w:bottom w:val="none" w:sz="0" w:space="0" w:color="auto"/>
                    <w:right w:val="none" w:sz="0" w:space="0" w:color="auto"/>
                  </w:divBdr>
                </w:div>
                <w:div w:id="1204362155">
                  <w:marLeft w:val="0"/>
                  <w:marRight w:val="0"/>
                  <w:marTop w:val="0"/>
                  <w:marBottom w:val="0"/>
                  <w:divBdr>
                    <w:top w:val="none" w:sz="0" w:space="0" w:color="auto"/>
                    <w:left w:val="none" w:sz="0" w:space="0" w:color="auto"/>
                    <w:bottom w:val="none" w:sz="0" w:space="0" w:color="auto"/>
                    <w:right w:val="none" w:sz="0" w:space="0" w:color="auto"/>
                  </w:divBdr>
                </w:div>
                <w:div w:id="1204636137">
                  <w:marLeft w:val="0"/>
                  <w:marRight w:val="0"/>
                  <w:marTop w:val="0"/>
                  <w:marBottom w:val="0"/>
                  <w:divBdr>
                    <w:top w:val="none" w:sz="0" w:space="0" w:color="auto"/>
                    <w:left w:val="none" w:sz="0" w:space="0" w:color="auto"/>
                    <w:bottom w:val="none" w:sz="0" w:space="0" w:color="auto"/>
                    <w:right w:val="none" w:sz="0" w:space="0" w:color="auto"/>
                  </w:divBdr>
                </w:div>
                <w:div w:id="1205142912">
                  <w:marLeft w:val="0"/>
                  <w:marRight w:val="0"/>
                  <w:marTop w:val="0"/>
                  <w:marBottom w:val="0"/>
                  <w:divBdr>
                    <w:top w:val="none" w:sz="0" w:space="0" w:color="auto"/>
                    <w:left w:val="none" w:sz="0" w:space="0" w:color="auto"/>
                    <w:bottom w:val="none" w:sz="0" w:space="0" w:color="auto"/>
                    <w:right w:val="none" w:sz="0" w:space="0" w:color="auto"/>
                  </w:divBdr>
                </w:div>
                <w:div w:id="1206869979">
                  <w:marLeft w:val="0"/>
                  <w:marRight w:val="0"/>
                  <w:marTop w:val="0"/>
                  <w:marBottom w:val="0"/>
                  <w:divBdr>
                    <w:top w:val="none" w:sz="0" w:space="0" w:color="auto"/>
                    <w:left w:val="none" w:sz="0" w:space="0" w:color="auto"/>
                    <w:bottom w:val="none" w:sz="0" w:space="0" w:color="auto"/>
                    <w:right w:val="none" w:sz="0" w:space="0" w:color="auto"/>
                  </w:divBdr>
                </w:div>
                <w:div w:id="1208878067">
                  <w:marLeft w:val="0"/>
                  <w:marRight w:val="0"/>
                  <w:marTop w:val="0"/>
                  <w:marBottom w:val="0"/>
                  <w:divBdr>
                    <w:top w:val="none" w:sz="0" w:space="0" w:color="auto"/>
                    <w:left w:val="none" w:sz="0" w:space="0" w:color="auto"/>
                    <w:bottom w:val="none" w:sz="0" w:space="0" w:color="auto"/>
                    <w:right w:val="none" w:sz="0" w:space="0" w:color="auto"/>
                  </w:divBdr>
                </w:div>
                <w:div w:id="1209416465">
                  <w:marLeft w:val="0"/>
                  <w:marRight w:val="0"/>
                  <w:marTop w:val="0"/>
                  <w:marBottom w:val="0"/>
                  <w:divBdr>
                    <w:top w:val="none" w:sz="0" w:space="0" w:color="auto"/>
                    <w:left w:val="none" w:sz="0" w:space="0" w:color="auto"/>
                    <w:bottom w:val="none" w:sz="0" w:space="0" w:color="auto"/>
                    <w:right w:val="none" w:sz="0" w:space="0" w:color="auto"/>
                  </w:divBdr>
                </w:div>
                <w:div w:id="1210799941">
                  <w:marLeft w:val="0"/>
                  <w:marRight w:val="0"/>
                  <w:marTop w:val="0"/>
                  <w:marBottom w:val="0"/>
                  <w:divBdr>
                    <w:top w:val="none" w:sz="0" w:space="0" w:color="auto"/>
                    <w:left w:val="none" w:sz="0" w:space="0" w:color="auto"/>
                    <w:bottom w:val="none" w:sz="0" w:space="0" w:color="auto"/>
                    <w:right w:val="none" w:sz="0" w:space="0" w:color="auto"/>
                  </w:divBdr>
                </w:div>
                <w:div w:id="1212183057">
                  <w:marLeft w:val="0"/>
                  <w:marRight w:val="0"/>
                  <w:marTop w:val="0"/>
                  <w:marBottom w:val="0"/>
                  <w:divBdr>
                    <w:top w:val="none" w:sz="0" w:space="0" w:color="auto"/>
                    <w:left w:val="none" w:sz="0" w:space="0" w:color="auto"/>
                    <w:bottom w:val="none" w:sz="0" w:space="0" w:color="auto"/>
                    <w:right w:val="none" w:sz="0" w:space="0" w:color="auto"/>
                  </w:divBdr>
                </w:div>
                <w:div w:id="1213007758">
                  <w:marLeft w:val="0"/>
                  <w:marRight w:val="0"/>
                  <w:marTop w:val="0"/>
                  <w:marBottom w:val="0"/>
                  <w:divBdr>
                    <w:top w:val="none" w:sz="0" w:space="0" w:color="auto"/>
                    <w:left w:val="none" w:sz="0" w:space="0" w:color="auto"/>
                    <w:bottom w:val="none" w:sz="0" w:space="0" w:color="auto"/>
                    <w:right w:val="none" w:sz="0" w:space="0" w:color="auto"/>
                  </w:divBdr>
                </w:div>
                <w:div w:id="1214342944">
                  <w:marLeft w:val="0"/>
                  <w:marRight w:val="0"/>
                  <w:marTop w:val="0"/>
                  <w:marBottom w:val="0"/>
                  <w:divBdr>
                    <w:top w:val="none" w:sz="0" w:space="0" w:color="auto"/>
                    <w:left w:val="none" w:sz="0" w:space="0" w:color="auto"/>
                    <w:bottom w:val="none" w:sz="0" w:space="0" w:color="auto"/>
                    <w:right w:val="none" w:sz="0" w:space="0" w:color="auto"/>
                  </w:divBdr>
                </w:div>
                <w:div w:id="1214997560">
                  <w:marLeft w:val="0"/>
                  <w:marRight w:val="0"/>
                  <w:marTop w:val="0"/>
                  <w:marBottom w:val="0"/>
                  <w:divBdr>
                    <w:top w:val="none" w:sz="0" w:space="0" w:color="auto"/>
                    <w:left w:val="none" w:sz="0" w:space="0" w:color="auto"/>
                    <w:bottom w:val="none" w:sz="0" w:space="0" w:color="auto"/>
                    <w:right w:val="none" w:sz="0" w:space="0" w:color="auto"/>
                  </w:divBdr>
                </w:div>
                <w:div w:id="1220285449">
                  <w:marLeft w:val="0"/>
                  <w:marRight w:val="0"/>
                  <w:marTop w:val="0"/>
                  <w:marBottom w:val="0"/>
                  <w:divBdr>
                    <w:top w:val="none" w:sz="0" w:space="0" w:color="auto"/>
                    <w:left w:val="none" w:sz="0" w:space="0" w:color="auto"/>
                    <w:bottom w:val="none" w:sz="0" w:space="0" w:color="auto"/>
                    <w:right w:val="none" w:sz="0" w:space="0" w:color="auto"/>
                  </w:divBdr>
                </w:div>
                <w:div w:id="1231504279">
                  <w:marLeft w:val="0"/>
                  <w:marRight w:val="0"/>
                  <w:marTop w:val="0"/>
                  <w:marBottom w:val="0"/>
                  <w:divBdr>
                    <w:top w:val="none" w:sz="0" w:space="0" w:color="auto"/>
                    <w:left w:val="none" w:sz="0" w:space="0" w:color="auto"/>
                    <w:bottom w:val="none" w:sz="0" w:space="0" w:color="auto"/>
                    <w:right w:val="none" w:sz="0" w:space="0" w:color="auto"/>
                  </w:divBdr>
                </w:div>
                <w:div w:id="1234656506">
                  <w:marLeft w:val="0"/>
                  <w:marRight w:val="0"/>
                  <w:marTop w:val="0"/>
                  <w:marBottom w:val="0"/>
                  <w:divBdr>
                    <w:top w:val="none" w:sz="0" w:space="0" w:color="auto"/>
                    <w:left w:val="none" w:sz="0" w:space="0" w:color="auto"/>
                    <w:bottom w:val="none" w:sz="0" w:space="0" w:color="auto"/>
                    <w:right w:val="none" w:sz="0" w:space="0" w:color="auto"/>
                  </w:divBdr>
                </w:div>
                <w:div w:id="1235814812">
                  <w:marLeft w:val="0"/>
                  <w:marRight w:val="0"/>
                  <w:marTop w:val="0"/>
                  <w:marBottom w:val="0"/>
                  <w:divBdr>
                    <w:top w:val="none" w:sz="0" w:space="0" w:color="auto"/>
                    <w:left w:val="none" w:sz="0" w:space="0" w:color="auto"/>
                    <w:bottom w:val="none" w:sz="0" w:space="0" w:color="auto"/>
                    <w:right w:val="none" w:sz="0" w:space="0" w:color="auto"/>
                  </w:divBdr>
                </w:div>
                <w:div w:id="1239443253">
                  <w:marLeft w:val="0"/>
                  <w:marRight w:val="0"/>
                  <w:marTop w:val="0"/>
                  <w:marBottom w:val="0"/>
                  <w:divBdr>
                    <w:top w:val="none" w:sz="0" w:space="0" w:color="auto"/>
                    <w:left w:val="none" w:sz="0" w:space="0" w:color="auto"/>
                    <w:bottom w:val="none" w:sz="0" w:space="0" w:color="auto"/>
                    <w:right w:val="none" w:sz="0" w:space="0" w:color="auto"/>
                  </w:divBdr>
                </w:div>
                <w:div w:id="1240749338">
                  <w:marLeft w:val="0"/>
                  <w:marRight w:val="0"/>
                  <w:marTop w:val="0"/>
                  <w:marBottom w:val="0"/>
                  <w:divBdr>
                    <w:top w:val="none" w:sz="0" w:space="0" w:color="auto"/>
                    <w:left w:val="none" w:sz="0" w:space="0" w:color="auto"/>
                    <w:bottom w:val="none" w:sz="0" w:space="0" w:color="auto"/>
                    <w:right w:val="none" w:sz="0" w:space="0" w:color="auto"/>
                  </w:divBdr>
                </w:div>
                <w:div w:id="1240752461">
                  <w:marLeft w:val="0"/>
                  <w:marRight w:val="0"/>
                  <w:marTop w:val="0"/>
                  <w:marBottom w:val="0"/>
                  <w:divBdr>
                    <w:top w:val="none" w:sz="0" w:space="0" w:color="auto"/>
                    <w:left w:val="none" w:sz="0" w:space="0" w:color="auto"/>
                    <w:bottom w:val="none" w:sz="0" w:space="0" w:color="auto"/>
                    <w:right w:val="none" w:sz="0" w:space="0" w:color="auto"/>
                  </w:divBdr>
                </w:div>
                <w:div w:id="1241645770">
                  <w:marLeft w:val="0"/>
                  <w:marRight w:val="0"/>
                  <w:marTop w:val="0"/>
                  <w:marBottom w:val="0"/>
                  <w:divBdr>
                    <w:top w:val="none" w:sz="0" w:space="0" w:color="auto"/>
                    <w:left w:val="none" w:sz="0" w:space="0" w:color="auto"/>
                    <w:bottom w:val="none" w:sz="0" w:space="0" w:color="auto"/>
                    <w:right w:val="none" w:sz="0" w:space="0" w:color="auto"/>
                  </w:divBdr>
                </w:div>
                <w:div w:id="1242525911">
                  <w:marLeft w:val="0"/>
                  <w:marRight w:val="0"/>
                  <w:marTop w:val="0"/>
                  <w:marBottom w:val="0"/>
                  <w:divBdr>
                    <w:top w:val="none" w:sz="0" w:space="0" w:color="auto"/>
                    <w:left w:val="none" w:sz="0" w:space="0" w:color="auto"/>
                    <w:bottom w:val="none" w:sz="0" w:space="0" w:color="auto"/>
                    <w:right w:val="none" w:sz="0" w:space="0" w:color="auto"/>
                  </w:divBdr>
                </w:div>
                <w:div w:id="1244922639">
                  <w:marLeft w:val="0"/>
                  <w:marRight w:val="0"/>
                  <w:marTop w:val="0"/>
                  <w:marBottom w:val="0"/>
                  <w:divBdr>
                    <w:top w:val="none" w:sz="0" w:space="0" w:color="auto"/>
                    <w:left w:val="none" w:sz="0" w:space="0" w:color="auto"/>
                    <w:bottom w:val="none" w:sz="0" w:space="0" w:color="auto"/>
                    <w:right w:val="none" w:sz="0" w:space="0" w:color="auto"/>
                  </w:divBdr>
                </w:div>
                <w:div w:id="1246106892">
                  <w:marLeft w:val="0"/>
                  <w:marRight w:val="0"/>
                  <w:marTop w:val="0"/>
                  <w:marBottom w:val="0"/>
                  <w:divBdr>
                    <w:top w:val="none" w:sz="0" w:space="0" w:color="auto"/>
                    <w:left w:val="none" w:sz="0" w:space="0" w:color="auto"/>
                    <w:bottom w:val="none" w:sz="0" w:space="0" w:color="auto"/>
                    <w:right w:val="none" w:sz="0" w:space="0" w:color="auto"/>
                  </w:divBdr>
                </w:div>
                <w:div w:id="1248079344">
                  <w:marLeft w:val="0"/>
                  <w:marRight w:val="0"/>
                  <w:marTop w:val="0"/>
                  <w:marBottom w:val="0"/>
                  <w:divBdr>
                    <w:top w:val="none" w:sz="0" w:space="0" w:color="auto"/>
                    <w:left w:val="none" w:sz="0" w:space="0" w:color="auto"/>
                    <w:bottom w:val="none" w:sz="0" w:space="0" w:color="auto"/>
                    <w:right w:val="none" w:sz="0" w:space="0" w:color="auto"/>
                  </w:divBdr>
                </w:div>
                <w:div w:id="1248154389">
                  <w:marLeft w:val="0"/>
                  <w:marRight w:val="0"/>
                  <w:marTop w:val="0"/>
                  <w:marBottom w:val="0"/>
                  <w:divBdr>
                    <w:top w:val="none" w:sz="0" w:space="0" w:color="auto"/>
                    <w:left w:val="none" w:sz="0" w:space="0" w:color="auto"/>
                    <w:bottom w:val="none" w:sz="0" w:space="0" w:color="auto"/>
                    <w:right w:val="none" w:sz="0" w:space="0" w:color="auto"/>
                  </w:divBdr>
                </w:div>
                <w:div w:id="1249386031">
                  <w:marLeft w:val="0"/>
                  <w:marRight w:val="0"/>
                  <w:marTop w:val="0"/>
                  <w:marBottom w:val="0"/>
                  <w:divBdr>
                    <w:top w:val="none" w:sz="0" w:space="0" w:color="auto"/>
                    <w:left w:val="none" w:sz="0" w:space="0" w:color="auto"/>
                    <w:bottom w:val="none" w:sz="0" w:space="0" w:color="auto"/>
                    <w:right w:val="none" w:sz="0" w:space="0" w:color="auto"/>
                  </w:divBdr>
                </w:div>
                <w:div w:id="1253587591">
                  <w:marLeft w:val="0"/>
                  <w:marRight w:val="0"/>
                  <w:marTop w:val="0"/>
                  <w:marBottom w:val="0"/>
                  <w:divBdr>
                    <w:top w:val="none" w:sz="0" w:space="0" w:color="auto"/>
                    <w:left w:val="none" w:sz="0" w:space="0" w:color="auto"/>
                    <w:bottom w:val="none" w:sz="0" w:space="0" w:color="auto"/>
                    <w:right w:val="none" w:sz="0" w:space="0" w:color="auto"/>
                  </w:divBdr>
                </w:div>
                <w:div w:id="1255817813">
                  <w:marLeft w:val="0"/>
                  <w:marRight w:val="0"/>
                  <w:marTop w:val="0"/>
                  <w:marBottom w:val="0"/>
                  <w:divBdr>
                    <w:top w:val="none" w:sz="0" w:space="0" w:color="auto"/>
                    <w:left w:val="none" w:sz="0" w:space="0" w:color="auto"/>
                    <w:bottom w:val="none" w:sz="0" w:space="0" w:color="auto"/>
                    <w:right w:val="none" w:sz="0" w:space="0" w:color="auto"/>
                  </w:divBdr>
                </w:div>
                <w:div w:id="1256205280">
                  <w:marLeft w:val="0"/>
                  <w:marRight w:val="0"/>
                  <w:marTop w:val="0"/>
                  <w:marBottom w:val="0"/>
                  <w:divBdr>
                    <w:top w:val="none" w:sz="0" w:space="0" w:color="auto"/>
                    <w:left w:val="none" w:sz="0" w:space="0" w:color="auto"/>
                    <w:bottom w:val="none" w:sz="0" w:space="0" w:color="auto"/>
                    <w:right w:val="none" w:sz="0" w:space="0" w:color="auto"/>
                  </w:divBdr>
                </w:div>
                <w:div w:id="1256480244">
                  <w:marLeft w:val="0"/>
                  <w:marRight w:val="0"/>
                  <w:marTop w:val="0"/>
                  <w:marBottom w:val="0"/>
                  <w:divBdr>
                    <w:top w:val="none" w:sz="0" w:space="0" w:color="auto"/>
                    <w:left w:val="none" w:sz="0" w:space="0" w:color="auto"/>
                    <w:bottom w:val="none" w:sz="0" w:space="0" w:color="auto"/>
                    <w:right w:val="none" w:sz="0" w:space="0" w:color="auto"/>
                  </w:divBdr>
                </w:div>
                <w:div w:id="1256860642">
                  <w:marLeft w:val="0"/>
                  <w:marRight w:val="0"/>
                  <w:marTop w:val="0"/>
                  <w:marBottom w:val="0"/>
                  <w:divBdr>
                    <w:top w:val="none" w:sz="0" w:space="0" w:color="auto"/>
                    <w:left w:val="none" w:sz="0" w:space="0" w:color="auto"/>
                    <w:bottom w:val="none" w:sz="0" w:space="0" w:color="auto"/>
                    <w:right w:val="none" w:sz="0" w:space="0" w:color="auto"/>
                  </w:divBdr>
                </w:div>
                <w:div w:id="1259098496">
                  <w:marLeft w:val="0"/>
                  <w:marRight w:val="0"/>
                  <w:marTop w:val="0"/>
                  <w:marBottom w:val="0"/>
                  <w:divBdr>
                    <w:top w:val="none" w:sz="0" w:space="0" w:color="auto"/>
                    <w:left w:val="none" w:sz="0" w:space="0" w:color="auto"/>
                    <w:bottom w:val="none" w:sz="0" w:space="0" w:color="auto"/>
                    <w:right w:val="none" w:sz="0" w:space="0" w:color="auto"/>
                  </w:divBdr>
                </w:div>
                <w:div w:id="1259947128">
                  <w:marLeft w:val="0"/>
                  <w:marRight w:val="0"/>
                  <w:marTop w:val="0"/>
                  <w:marBottom w:val="0"/>
                  <w:divBdr>
                    <w:top w:val="none" w:sz="0" w:space="0" w:color="auto"/>
                    <w:left w:val="none" w:sz="0" w:space="0" w:color="auto"/>
                    <w:bottom w:val="none" w:sz="0" w:space="0" w:color="auto"/>
                    <w:right w:val="none" w:sz="0" w:space="0" w:color="auto"/>
                  </w:divBdr>
                </w:div>
                <w:div w:id="1261572316">
                  <w:marLeft w:val="0"/>
                  <w:marRight w:val="0"/>
                  <w:marTop w:val="0"/>
                  <w:marBottom w:val="0"/>
                  <w:divBdr>
                    <w:top w:val="none" w:sz="0" w:space="0" w:color="auto"/>
                    <w:left w:val="none" w:sz="0" w:space="0" w:color="auto"/>
                    <w:bottom w:val="none" w:sz="0" w:space="0" w:color="auto"/>
                    <w:right w:val="none" w:sz="0" w:space="0" w:color="auto"/>
                  </w:divBdr>
                </w:div>
                <w:div w:id="1263956059">
                  <w:marLeft w:val="0"/>
                  <w:marRight w:val="0"/>
                  <w:marTop w:val="0"/>
                  <w:marBottom w:val="0"/>
                  <w:divBdr>
                    <w:top w:val="none" w:sz="0" w:space="0" w:color="auto"/>
                    <w:left w:val="none" w:sz="0" w:space="0" w:color="auto"/>
                    <w:bottom w:val="none" w:sz="0" w:space="0" w:color="auto"/>
                    <w:right w:val="none" w:sz="0" w:space="0" w:color="auto"/>
                  </w:divBdr>
                </w:div>
                <w:div w:id="1266159103">
                  <w:marLeft w:val="0"/>
                  <w:marRight w:val="0"/>
                  <w:marTop w:val="0"/>
                  <w:marBottom w:val="0"/>
                  <w:divBdr>
                    <w:top w:val="none" w:sz="0" w:space="0" w:color="auto"/>
                    <w:left w:val="none" w:sz="0" w:space="0" w:color="auto"/>
                    <w:bottom w:val="none" w:sz="0" w:space="0" w:color="auto"/>
                    <w:right w:val="none" w:sz="0" w:space="0" w:color="auto"/>
                  </w:divBdr>
                </w:div>
                <w:div w:id="1267736475">
                  <w:marLeft w:val="0"/>
                  <w:marRight w:val="0"/>
                  <w:marTop w:val="0"/>
                  <w:marBottom w:val="0"/>
                  <w:divBdr>
                    <w:top w:val="none" w:sz="0" w:space="0" w:color="auto"/>
                    <w:left w:val="none" w:sz="0" w:space="0" w:color="auto"/>
                    <w:bottom w:val="none" w:sz="0" w:space="0" w:color="auto"/>
                    <w:right w:val="none" w:sz="0" w:space="0" w:color="auto"/>
                  </w:divBdr>
                </w:div>
                <w:div w:id="1268193203">
                  <w:marLeft w:val="0"/>
                  <w:marRight w:val="0"/>
                  <w:marTop w:val="0"/>
                  <w:marBottom w:val="0"/>
                  <w:divBdr>
                    <w:top w:val="none" w:sz="0" w:space="0" w:color="auto"/>
                    <w:left w:val="none" w:sz="0" w:space="0" w:color="auto"/>
                    <w:bottom w:val="none" w:sz="0" w:space="0" w:color="auto"/>
                    <w:right w:val="none" w:sz="0" w:space="0" w:color="auto"/>
                  </w:divBdr>
                </w:div>
                <w:div w:id="1271399241">
                  <w:marLeft w:val="0"/>
                  <w:marRight w:val="0"/>
                  <w:marTop w:val="0"/>
                  <w:marBottom w:val="0"/>
                  <w:divBdr>
                    <w:top w:val="none" w:sz="0" w:space="0" w:color="auto"/>
                    <w:left w:val="none" w:sz="0" w:space="0" w:color="auto"/>
                    <w:bottom w:val="none" w:sz="0" w:space="0" w:color="auto"/>
                    <w:right w:val="none" w:sz="0" w:space="0" w:color="auto"/>
                  </w:divBdr>
                </w:div>
                <w:div w:id="1271812520">
                  <w:marLeft w:val="0"/>
                  <w:marRight w:val="0"/>
                  <w:marTop w:val="0"/>
                  <w:marBottom w:val="0"/>
                  <w:divBdr>
                    <w:top w:val="none" w:sz="0" w:space="0" w:color="auto"/>
                    <w:left w:val="none" w:sz="0" w:space="0" w:color="auto"/>
                    <w:bottom w:val="none" w:sz="0" w:space="0" w:color="auto"/>
                    <w:right w:val="none" w:sz="0" w:space="0" w:color="auto"/>
                  </w:divBdr>
                </w:div>
                <w:div w:id="1272131981">
                  <w:marLeft w:val="0"/>
                  <w:marRight w:val="0"/>
                  <w:marTop w:val="0"/>
                  <w:marBottom w:val="0"/>
                  <w:divBdr>
                    <w:top w:val="none" w:sz="0" w:space="0" w:color="auto"/>
                    <w:left w:val="none" w:sz="0" w:space="0" w:color="auto"/>
                    <w:bottom w:val="none" w:sz="0" w:space="0" w:color="auto"/>
                    <w:right w:val="none" w:sz="0" w:space="0" w:color="auto"/>
                  </w:divBdr>
                </w:div>
                <w:div w:id="1273324413">
                  <w:marLeft w:val="0"/>
                  <w:marRight w:val="0"/>
                  <w:marTop w:val="0"/>
                  <w:marBottom w:val="0"/>
                  <w:divBdr>
                    <w:top w:val="none" w:sz="0" w:space="0" w:color="auto"/>
                    <w:left w:val="none" w:sz="0" w:space="0" w:color="auto"/>
                    <w:bottom w:val="none" w:sz="0" w:space="0" w:color="auto"/>
                    <w:right w:val="none" w:sz="0" w:space="0" w:color="auto"/>
                  </w:divBdr>
                </w:div>
                <w:div w:id="1280257793">
                  <w:marLeft w:val="0"/>
                  <w:marRight w:val="0"/>
                  <w:marTop w:val="0"/>
                  <w:marBottom w:val="0"/>
                  <w:divBdr>
                    <w:top w:val="none" w:sz="0" w:space="0" w:color="auto"/>
                    <w:left w:val="none" w:sz="0" w:space="0" w:color="auto"/>
                    <w:bottom w:val="none" w:sz="0" w:space="0" w:color="auto"/>
                    <w:right w:val="none" w:sz="0" w:space="0" w:color="auto"/>
                  </w:divBdr>
                </w:div>
                <w:div w:id="1288779502">
                  <w:marLeft w:val="0"/>
                  <w:marRight w:val="0"/>
                  <w:marTop w:val="0"/>
                  <w:marBottom w:val="0"/>
                  <w:divBdr>
                    <w:top w:val="none" w:sz="0" w:space="0" w:color="auto"/>
                    <w:left w:val="none" w:sz="0" w:space="0" w:color="auto"/>
                    <w:bottom w:val="none" w:sz="0" w:space="0" w:color="auto"/>
                    <w:right w:val="none" w:sz="0" w:space="0" w:color="auto"/>
                  </w:divBdr>
                </w:div>
                <w:div w:id="1289777912">
                  <w:marLeft w:val="0"/>
                  <w:marRight w:val="0"/>
                  <w:marTop w:val="0"/>
                  <w:marBottom w:val="0"/>
                  <w:divBdr>
                    <w:top w:val="none" w:sz="0" w:space="0" w:color="auto"/>
                    <w:left w:val="none" w:sz="0" w:space="0" w:color="auto"/>
                    <w:bottom w:val="none" w:sz="0" w:space="0" w:color="auto"/>
                    <w:right w:val="none" w:sz="0" w:space="0" w:color="auto"/>
                  </w:divBdr>
                </w:div>
                <w:div w:id="1290941290">
                  <w:marLeft w:val="0"/>
                  <w:marRight w:val="0"/>
                  <w:marTop w:val="0"/>
                  <w:marBottom w:val="0"/>
                  <w:divBdr>
                    <w:top w:val="none" w:sz="0" w:space="0" w:color="auto"/>
                    <w:left w:val="none" w:sz="0" w:space="0" w:color="auto"/>
                    <w:bottom w:val="none" w:sz="0" w:space="0" w:color="auto"/>
                    <w:right w:val="none" w:sz="0" w:space="0" w:color="auto"/>
                  </w:divBdr>
                </w:div>
                <w:div w:id="1292009294">
                  <w:marLeft w:val="0"/>
                  <w:marRight w:val="0"/>
                  <w:marTop w:val="0"/>
                  <w:marBottom w:val="0"/>
                  <w:divBdr>
                    <w:top w:val="none" w:sz="0" w:space="0" w:color="auto"/>
                    <w:left w:val="none" w:sz="0" w:space="0" w:color="auto"/>
                    <w:bottom w:val="none" w:sz="0" w:space="0" w:color="auto"/>
                    <w:right w:val="none" w:sz="0" w:space="0" w:color="auto"/>
                  </w:divBdr>
                </w:div>
                <w:div w:id="1294094247">
                  <w:marLeft w:val="0"/>
                  <w:marRight w:val="0"/>
                  <w:marTop w:val="0"/>
                  <w:marBottom w:val="0"/>
                  <w:divBdr>
                    <w:top w:val="none" w:sz="0" w:space="0" w:color="auto"/>
                    <w:left w:val="none" w:sz="0" w:space="0" w:color="auto"/>
                    <w:bottom w:val="none" w:sz="0" w:space="0" w:color="auto"/>
                    <w:right w:val="none" w:sz="0" w:space="0" w:color="auto"/>
                  </w:divBdr>
                </w:div>
                <w:div w:id="1296788471">
                  <w:marLeft w:val="0"/>
                  <w:marRight w:val="0"/>
                  <w:marTop w:val="0"/>
                  <w:marBottom w:val="0"/>
                  <w:divBdr>
                    <w:top w:val="none" w:sz="0" w:space="0" w:color="auto"/>
                    <w:left w:val="none" w:sz="0" w:space="0" w:color="auto"/>
                    <w:bottom w:val="none" w:sz="0" w:space="0" w:color="auto"/>
                    <w:right w:val="none" w:sz="0" w:space="0" w:color="auto"/>
                  </w:divBdr>
                </w:div>
                <w:div w:id="1297030170">
                  <w:marLeft w:val="0"/>
                  <w:marRight w:val="0"/>
                  <w:marTop w:val="0"/>
                  <w:marBottom w:val="0"/>
                  <w:divBdr>
                    <w:top w:val="none" w:sz="0" w:space="0" w:color="auto"/>
                    <w:left w:val="none" w:sz="0" w:space="0" w:color="auto"/>
                    <w:bottom w:val="none" w:sz="0" w:space="0" w:color="auto"/>
                    <w:right w:val="none" w:sz="0" w:space="0" w:color="auto"/>
                  </w:divBdr>
                </w:div>
                <w:div w:id="1297032682">
                  <w:marLeft w:val="0"/>
                  <w:marRight w:val="0"/>
                  <w:marTop w:val="0"/>
                  <w:marBottom w:val="0"/>
                  <w:divBdr>
                    <w:top w:val="none" w:sz="0" w:space="0" w:color="auto"/>
                    <w:left w:val="none" w:sz="0" w:space="0" w:color="auto"/>
                    <w:bottom w:val="none" w:sz="0" w:space="0" w:color="auto"/>
                    <w:right w:val="none" w:sz="0" w:space="0" w:color="auto"/>
                  </w:divBdr>
                </w:div>
                <w:div w:id="1299841799">
                  <w:marLeft w:val="0"/>
                  <w:marRight w:val="0"/>
                  <w:marTop w:val="0"/>
                  <w:marBottom w:val="0"/>
                  <w:divBdr>
                    <w:top w:val="none" w:sz="0" w:space="0" w:color="auto"/>
                    <w:left w:val="none" w:sz="0" w:space="0" w:color="auto"/>
                    <w:bottom w:val="none" w:sz="0" w:space="0" w:color="auto"/>
                    <w:right w:val="none" w:sz="0" w:space="0" w:color="auto"/>
                  </w:divBdr>
                </w:div>
                <w:div w:id="1300644921">
                  <w:marLeft w:val="0"/>
                  <w:marRight w:val="0"/>
                  <w:marTop w:val="0"/>
                  <w:marBottom w:val="0"/>
                  <w:divBdr>
                    <w:top w:val="none" w:sz="0" w:space="0" w:color="auto"/>
                    <w:left w:val="none" w:sz="0" w:space="0" w:color="auto"/>
                    <w:bottom w:val="none" w:sz="0" w:space="0" w:color="auto"/>
                    <w:right w:val="none" w:sz="0" w:space="0" w:color="auto"/>
                  </w:divBdr>
                </w:div>
                <w:div w:id="1303727257">
                  <w:marLeft w:val="0"/>
                  <w:marRight w:val="0"/>
                  <w:marTop w:val="0"/>
                  <w:marBottom w:val="0"/>
                  <w:divBdr>
                    <w:top w:val="none" w:sz="0" w:space="0" w:color="auto"/>
                    <w:left w:val="none" w:sz="0" w:space="0" w:color="auto"/>
                    <w:bottom w:val="none" w:sz="0" w:space="0" w:color="auto"/>
                    <w:right w:val="none" w:sz="0" w:space="0" w:color="auto"/>
                  </w:divBdr>
                </w:div>
                <w:div w:id="1303777640">
                  <w:marLeft w:val="0"/>
                  <w:marRight w:val="0"/>
                  <w:marTop w:val="0"/>
                  <w:marBottom w:val="0"/>
                  <w:divBdr>
                    <w:top w:val="none" w:sz="0" w:space="0" w:color="auto"/>
                    <w:left w:val="none" w:sz="0" w:space="0" w:color="auto"/>
                    <w:bottom w:val="none" w:sz="0" w:space="0" w:color="auto"/>
                    <w:right w:val="none" w:sz="0" w:space="0" w:color="auto"/>
                  </w:divBdr>
                </w:div>
                <w:div w:id="1306083175">
                  <w:marLeft w:val="0"/>
                  <w:marRight w:val="0"/>
                  <w:marTop w:val="0"/>
                  <w:marBottom w:val="0"/>
                  <w:divBdr>
                    <w:top w:val="none" w:sz="0" w:space="0" w:color="auto"/>
                    <w:left w:val="none" w:sz="0" w:space="0" w:color="auto"/>
                    <w:bottom w:val="none" w:sz="0" w:space="0" w:color="auto"/>
                    <w:right w:val="none" w:sz="0" w:space="0" w:color="auto"/>
                  </w:divBdr>
                </w:div>
                <w:div w:id="1307852165">
                  <w:marLeft w:val="0"/>
                  <w:marRight w:val="0"/>
                  <w:marTop w:val="0"/>
                  <w:marBottom w:val="0"/>
                  <w:divBdr>
                    <w:top w:val="none" w:sz="0" w:space="0" w:color="auto"/>
                    <w:left w:val="none" w:sz="0" w:space="0" w:color="auto"/>
                    <w:bottom w:val="none" w:sz="0" w:space="0" w:color="auto"/>
                    <w:right w:val="none" w:sz="0" w:space="0" w:color="auto"/>
                  </w:divBdr>
                </w:div>
                <w:div w:id="1309162941">
                  <w:marLeft w:val="0"/>
                  <w:marRight w:val="0"/>
                  <w:marTop w:val="0"/>
                  <w:marBottom w:val="0"/>
                  <w:divBdr>
                    <w:top w:val="none" w:sz="0" w:space="0" w:color="auto"/>
                    <w:left w:val="none" w:sz="0" w:space="0" w:color="auto"/>
                    <w:bottom w:val="none" w:sz="0" w:space="0" w:color="auto"/>
                    <w:right w:val="none" w:sz="0" w:space="0" w:color="auto"/>
                  </w:divBdr>
                </w:div>
                <w:div w:id="1309674349">
                  <w:marLeft w:val="0"/>
                  <w:marRight w:val="0"/>
                  <w:marTop w:val="0"/>
                  <w:marBottom w:val="0"/>
                  <w:divBdr>
                    <w:top w:val="none" w:sz="0" w:space="0" w:color="auto"/>
                    <w:left w:val="none" w:sz="0" w:space="0" w:color="auto"/>
                    <w:bottom w:val="none" w:sz="0" w:space="0" w:color="auto"/>
                    <w:right w:val="none" w:sz="0" w:space="0" w:color="auto"/>
                  </w:divBdr>
                </w:div>
                <w:div w:id="1309893213">
                  <w:marLeft w:val="0"/>
                  <w:marRight w:val="0"/>
                  <w:marTop w:val="0"/>
                  <w:marBottom w:val="0"/>
                  <w:divBdr>
                    <w:top w:val="none" w:sz="0" w:space="0" w:color="auto"/>
                    <w:left w:val="none" w:sz="0" w:space="0" w:color="auto"/>
                    <w:bottom w:val="none" w:sz="0" w:space="0" w:color="auto"/>
                    <w:right w:val="none" w:sz="0" w:space="0" w:color="auto"/>
                  </w:divBdr>
                </w:div>
                <w:div w:id="1311789697">
                  <w:marLeft w:val="0"/>
                  <w:marRight w:val="0"/>
                  <w:marTop w:val="0"/>
                  <w:marBottom w:val="0"/>
                  <w:divBdr>
                    <w:top w:val="none" w:sz="0" w:space="0" w:color="auto"/>
                    <w:left w:val="none" w:sz="0" w:space="0" w:color="auto"/>
                    <w:bottom w:val="none" w:sz="0" w:space="0" w:color="auto"/>
                    <w:right w:val="none" w:sz="0" w:space="0" w:color="auto"/>
                  </w:divBdr>
                </w:div>
                <w:div w:id="1319576061">
                  <w:marLeft w:val="0"/>
                  <w:marRight w:val="0"/>
                  <w:marTop w:val="0"/>
                  <w:marBottom w:val="0"/>
                  <w:divBdr>
                    <w:top w:val="none" w:sz="0" w:space="0" w:color="auto"/>
                    <w:left w:val="none" w:sz="0" w:space="0" w:color="auto"/>
                    <w:bottom w:val="none" w:sz="0" w:space="0" w:color="auto"/>
                    <w:right w:val="none" w:sz="0" w:space="0" w:color="auto"/>
                  </w:divBdr>
                </w:div>
                <w:div w:id="1320378746">
                  <w:marLeft w:val="0"/>
                  <w:marRight w:val="0"/>
                  <w:marTop w:val="0"/>
                  <w:marBottom w:val="0"/>
                  <w:divBdr>
                    <w:top w:val="none" w:sz="0" w:space="0" w:color="auto"/>
                    <w:left w:val="none" w:sz="0" w:space="0" w:color="auto"/>
                    <w:bottom w:val="none" w:sz="0" w:space="0" w:color="auto"/>
                    <w:right w:val="none" w:sz="0" w:space="0" w:color="auto"/>
                  </w:divBdr>
                </w:div>
                <w:div w:id="1321345571">
                  <w:marLeft w:val="0"/>
                  <w:marRight w:val="0"/>
                  <w:marTop w:val="0"/>
                  <w:marBottom w:val="0"/>
                  <w:divBdr>
                    <w:top w:val="none" w:sz="0" w:space="0" w:color="auto"/>
                    <w:left w:val="none" w:sz="0" w:space="0" w:color="auto"/>
                    <w:bottom w:val="none" w:sz="0" w:space="0" w:color="auto"/>
                    <w:right w:val="none" w:sz="0" w:space="0" w:color="auto"/>
                  </w:divBdr>
                </w:div>
                <w:div w:id="1321345891">
                  <w:marLeft w:val="0"/>
                  <w:marRight w:val="0"/>
                  <w:marTop w:val="0"/>
                  <w:marBottom w:val="0"/>
                  <w:divBdr>
                    <w:top w:val="none" w:sz="0" w:space="0" w:color="auto"/>
                    <w:left w:val="none" w:sz="0" w:space="0" w:color="auto"/>
                    <w:bottom w:val="none" w:sz="0" w:space="0" w:color="auto"/>
                    <w:right w:val="none" w:sz="0" w:space="0" w:color="auto"/>
                  </w:divBdr>
                </w:div>
                <w:div w:id="1321428776">
                  <w:marLeft w:val="0"/>
                  <w:marRight w:val="0"/>
                  <w:marTop w:val="0"/>
                  <w:marBottom w:val="0"/>
                  <w:divBdr>
                    <w:top w:val="none" w:sz="0" w:space="0" w:color="auto"/>
                    <w:left w:val="none" w:sz="0" w:space="0" w:color="auto"/>
                    <w:bottom w:val="none" w:sz="0" w:space="0" w:color="auto"/>
                    <w:right w:val="none" w:sz="0" w:space="0" w:color="auto"/>
                  </w:divBdr>
                </w:div>
                <w:div w:id="1323656726">
                  <w:marLeft w:val="0"/>
                  <w:marRight w:val="0"/>
                  <w:marTop w:val="0"/>
                  <w:marBottom w:val="0"/>
                  <w:divBdr>
                    <w:top w:val="none" w:sz="0" w:space="0" w:color="auto"/>
                    <w:left w:val="none" w:sz="0" w:space="0" w:color="auto"/>
                    <w:bottom w:val="none" w:sz="0" w:space="0" w:color="auto"/>
                    <w:right w:val="none" w:sz="0" w:space="0" w:color="auto"/>
                  </w:divBdr>
                </w:div>
                <w:div w:id="1324314687">
                  <w:marLeft w:val="0"/>
                  <w:marRight w:val="0"/>
                  <w:marTop w:val="0"/>
                  <w:marBottom w:val="0"/>
                  <w:divBdr>
                    <w:top w:val="none" w:sz="0" w:space="0" w:color="auto"/>
                    <w:left w:val="none" w:sz="0" w:space="0" w:color="auto"/>
                    <w:bottom w:val="none" w:sz="0" w:space="0" w:color="auto"/>
                    <w:right w:val="none" w:sz="0" w:space="0" w:color="auto"/>
                  </w:divBdr>
                </w:div>
                <w:div w:id="1326663301">
                  <w:marLeft w:val="0"/>
                  <w:marRight w:val="0"/>
                  <w:marTop w:val="0"/>
                  <w:marBottom w:val="0"/>
                  <w:divBdr>
                    <w:top w:val="none" w:sz="0" w:space="0" w:color="auto"/>
                    <w:left w:val="none" w:sz="0" w:space="0" w:color="auto"/>
                    <w:bottom w:val="none" w:sz="0" w:space="0" w:color="auto"/>
                    <w:right w:val="none" w:sz="0" w:space="0" w:color="auto"/>
                  </w:divBdr>
                </w:div>
                <w:div w:id="1327051398">
                  <w:marLeft w:val="0"/>
                  <w:marRight w:val="0"/>
                  <w:marTop w:val="0"/>
                  <w:marBottom w:val="0"/>
                  <w:divBdr>
                    <w:top w:val="none" w:sz="0" w:space="0" w:color="auto"/>
                    <w:left w:val="none" w:sz="0" w:space="0" w:color="auto"/>
                    <w:bottom w:val="none" w:sz="0" w:space="0" w:color="auto"/>
                    <w:right w:val="none" w:sz="0" w:space="0" w:color="auto"/>
                  </w:divBdr>
                </w:div>
                <w:div w:id="1331830112">
                  <w:marLeft w:val="0"/>
                  <w:marRight w:val="0"/>
                  <w:marTop w:val="0"/>
                  <w:marBottom w:val="0"/>
                  <w:divBdr>
                    <w:top w:val="none" w:sz="0" w:space="0" w:color="auto"/>
                    <w:left w:val="none" w:sz="0" w:space="0" w:color="auto"/>
                    <w:bottom w:val="none" w:sz="0" w:space="0" w:color="auto"/>
                    <w:right w:val="none" w:sz="0" w:space="0" w:color="auto"/>
                  </w:divBdr>
                </w:div>
                <w:div w:id="1333682960">
                  <w:marLeft w:val="0"/>
                  <w:marRight w:val="0"/>
                  <w:marTop w:val="0"/>
                  <w:marBottom w:val="0"/>
                  <w:divBdr>
                    <w:top w:val="none" w:sz="0" w:space="0" w:color="auto"/>
                    <w:left w:val="none" w:sz="0" w:space="0" w:color="auto"/>
                    <w:bottom w:val="none" w:sz="0" w:space="0" w:color="auto"/>
                    <w:right w:val="none" w:sz="0" w:space="0" w:color="auto"/>
                  </w:divBdr>
                </w:div>
                <w:div w:id="1333947291">
                  <w:marLeft w:val="0"/>
                  <w:marRight w:val="0"/>
                  <w:marTop w:val="0"/>
                  <w:marBottom w:val="0"/>
                  <w:divBdr>
                    <w:top w:val="none" w:sz="0" w:space="0" w:color="auto"/>
                    <w:left w:val="none" w:sz="0" w:space="0" w:color="auto"/>
                    <w:bottom w:val="none" w:sz="0" w:space="0" w:color="auto"/>
                    <w:right w:val="none" w:sz="0" w:space="0" w:color="auto"/>
                  </w:divBdr>
                </w:div>
                <w:div w:id="1337269342">
                  <w:marLeft w:val="0"/>
                  <w:marRight w:val="0"/>
                  <w:marTop w:val="0"/>
                  <w:marBottom w:val="0"/>
                  <w:divBdr>
                    <w:top w:val="none" w:sz="0" w:space="0" w:color="auto"/>
                    <w:left w:val="none" w:sz="0" w:space="0" w:color="auto"/>
                    <w:bottom w:val="none" w:sz="0" w:space="0" w:color="auto"/>
                    <w:right w:val="none" w:sz="0" w:space="0" w:color="auto"/>
                  </w:divBdr>
                </w:div>
                <w:div w:id="1338918172">
                  <w:marLeft w:val="0"/>
                  <w:marRight w:val="0"/>
                  <w:marTop w:val="0"/>
                  <w:marBottom w:val="0"/>
                  <w:divBdr>
                    <w:top w:val="none" w:sz="0" w:space="0" w:color="auto"/>
                    <w:left w:val="none" w:sz="0" w:space="0" w:color="auto"/>
                    <w:bottom w:val="none" w:sz="0" w:space="0" w:color="auto"/>
                    <w:right w:val="none" w:sz="0" w:space="0" w:color="auto"/>
                  </w:divBdr>
                </w:div>
                <w:div w:id="1338969739">
                  <w:marLeft w:val="0"/>
                  <w:marRight w:val="0"/>
                  <w:marTop w:val="0"/>
                  <w:marBottom w:val="0"/>
                  <w:divBdr>
                    <w:top w:val="none" w:sz="0" w:space="0" w:color="auto"/>
                    <w:left w:val="none" w:sz="0" w:space="0" w:color="auto"/>
                    <w:bottom w:val="none" w:sz="0" w:space="0" w:color="auto"/>
                    <w:right w:val="none" w:sz="0" w:space="0" w:color="auto"/>
                  </w:divBdr>
                </w:div>
                <w:div w:id="1341277655">
                  <w:marLeft w:val="0"/>
                  <w:marRight w:val="0"/>
                  <w:marTop w:val="0"/>
                  <w:marBottom w:val="0"/>
                  <w:divBdr>
                    <w:top w:val="none" w:sz="0" w:space="0" w:color="auto"/>
                    <w:left w:val="none" w:sz="0" w:space="0" w:color="auto"/>
                    <w:bottom w:val="none" w:sz="0" w:space="0" w:color="auto"/>
                    <w:right w:val="none" w:sz="0" w:space="0" w:color="auto"/>
                  </w:divBdr>
                </w:div>
                <w:div w:id="1343314297">
                  <w:marLeft w:val="0"/>
                  <w:marRight w:val="0"/>
                  <w:marTop w:val="0"/>
                  <w:marBottom w:val="0"/>
                  <w:divBdr>
                    <w:top w:val="none" w:sz="0" w:space="0" w:color="auto"/>
                    <w:left w:val="none" w:sz="0" w:space="0" w:color="auto"/>
                    <w:bottom w:val="none" w:sz="0" w:space="0" w:color="auto"/>
                    <w:right w:val="none" w:sz="0" w:space="0" w:color="auto"/>
                  </w:divBdr>
                </w:div>
                <w:div w:id="1351837870">
                  <w:marLeft w:val="0"/>
                  <w:marRight w:val="0"/>
                  <w:marTop w:val="0"/>
                  <w:marBottom w:val="0"/>
                  <w:divBdr>
                    <w:top w:val="none" w:sz="0" w:space="0" w:color="auto"/>
                    <w:left w:val="none" w:sz="0" w:space="0" w:color="auto"/>
                    <w:bottom w:val="none" w:sz="0" w:space="0" w:color="auto"/>
                    <w:right w:val="none" w:sz="0" w:space="0" w:color="auto"/>
                  </w:divBdr>
                </w:div>
                <w:div w:id="1352879064">
                  <w:marLeft w:val="0"/>
                  <w:marRight w:val="0"/>
                  <w:marTop w:val="0"/>
                  <w:marBottom w:val="0"/>
                  <w:divBdr>
                    <w:top w:val="none" w:sz="0" w:space="0" w:color="auto"/>
                    <w:left w:val="none" w:sz="0" w:space="0" w:color="auto"/>
                    <w:bottom w:val="none" w:sz="0" w:space="0" w:color="auto"/>
                    <w:right w:val="none" w:sz="0" w:space="0" w:color="auto"/>
                  </w:divBdr>
                </w:div>
                <w:div w:id="1354845610">
                  <w:marLeft w:val="0"/>
                  <w:marRight w:val="0"/>
                  <w:marTop w:val="0"/>
                  <w:marBottom w:val="0"/>
                  <w:divBdr>
                    <w:top w:val="none" w:sz="0" w:space="0" w:color="auto"/>
                    <w:left w:val="none" w:sz="0" w:space="0" w:color="auto"/>
                    <w:bottom w:val="none" w:sz="0" w:space="0" w:color="auto"/>
                    <w:right w:val="none" w:sz="0" w:space="0" w:color="auto"/>
                  </w:divBdr>
                </w:div>
                <w:div w:id="1357004003">
                  <w:marLeft w:val="0"/>
                  <w:marRight w:val="0"/>
                  <w:marTop w:val="0"/>
                  <w:marBottom w:val="0"/>
                  <w:divBdr>
                    <w:top w:val="none" w:sz="0" w:space="0" w:color="auto"/>
                    <w:left w:val="none" w:sz="0" w:space="0" w:color="auto"/>
                    <w:bottom w:val="none" w:sz="0" w:space="0" w:color="auto"/>
                    <w:right w:val="none" w:sz="0" w:space="0" w:color="auto"/>
                  </w:divBdr>
                </w:div>
                <w:div w:id="1357996791">
                  <w:marLeft w:val="0"/>
                  <w:marRight w:val="0"/>
                  <w:marTop w:val="0"/>
                  <w:marBottom w:val="0"/>
                  <w:divBdr>
                    <w:top w:val="none" w:sz="0" w:space="0" w:color="auto"/>
                    <w:left w:val="none" w:sz="0" w:space="0" w:color="auto"/>
                    <w:bottom w:val="none" w:sz="0" w:space="0" w:color="auto"/>
                    <w:right w:val="none" w:sz="0" w:space="0" w:color="auto"/>
                  </w:divBdr>
                </w:div>
                <w:div w:id="1358777766">
                  <w:marLeft w:val="0"/>
                  <w:marRight w:val="0"/>
                  <w:marTop w:val="0"/>
                  <w:marBottom w:val="0"/>
                  <w:divBdr>
                    <w:top w:val="none" w:sz="0" w:space="0" w:color="auto"/>
                    <w:left w:val="none" w:sz="0" w:space="0" w:color="auto"/>
                    <w:bottom w:val="none" w:sz="0" w:space="0" w:color="auto"/>
                    <w:right w:val="none" w:sz="0" w:space="0" w:color="auto"/>
                  </w:divBdr>
                </w:div>
                <w:div w:id="1359887687">
                  <w:marLeft w:val="0"/>
                  <w:marRight w:val="0"/>
                  <w:marTop w:val="0"/>
                  <w:marBottom w:val="0"/>
                  <w:divBdr>
                    <w:top w:val="none" w:sz="0" w:space="0" w:color="auto"/>
                    <w:left w:val="none" w:sz="0" w:space="0" w:color="auto"/>
                    <w:bottom w:val="none" w:sz="0" w:space="0" w:color="auto"/>
                    <w:right w:val="none" w:sz="0" w:space="0" w:color="auto"/>
                  </w:divBdr>
                </w:div>
                <w:div w:id="1360206341">
                  <w:marLeft w:val="0"/>
                  <w:marRight w:val="0"/>
                  <w:marTop w:val="0"/>
                  <w:marBottom w:val="0"/>
                  <w:divBdr>
                    <w:top w:val="none" w:sz="0" w:space="0" w:color="auto"/>
                    <w:left w:val="none" w:sz="0" w:space="0" w:color="auto"/>
                    <w:bottom w:val="none" w:sz="0" w:space="0" w:color="auto"/>
                    <w:right w:val="none" w:sz="0" w:space="0" w:color="auto"/>
                  </w:divBdr>
                </w:div>
                <w:div w:id="1360812467">
                  <w:marLeft w:val="0"/>
                  <w:marRight w:val="0"/>
                  <w:marTop w:val="0"/>
                  <w:marBottom w:val="0"/>
                  <w:divBdr>
                    <w:top w:val="none" w:sz="0" w:space="0" w:color="auto"/>
                    <w:left w:val="none" w:sz="0" w:space="0" w:color="auto"/>
                    <w:bottom w:val="none" w:sz="0" w:space="0" w:color="auto"/>
                    <w:right w:val="none" w:sz="0" w:space="0" w:color="auto"/>
                  </w:divBdr>
                </w:div>
                <w:div w:id="1361978054">
                  <w:marLeft w:val="0"/>
                  <w:marRight w:val="0"/>
                  <w:marTop w:val="0"/>
                  <w:marBottom w:val="0"/>
                  <w:divBdr>
                    <w:top w:val="none" w:sz="0" w:space="0" w:color="auto"/>
                    <w:left w:val="none" w:sz="0" w:space="0" w:color="auto"/>
                    <w:bottom w:val="none" w:sz="0" w:space="0" w:color="auto"/>
                    <w:right w:val="none" w:sz="0" w:space="0" w:color="auto"/>
                  </w:divBdr>
                </w:div>
                <w:div w:id="1366366183">
                  <w:marLeft w:val="0"/>
                  <w:marRight w:val="0"/>
                  <w:marTop w:val="0"/>
                  <w:marBottom w:val="0"/>
                  <w:divBdr>
                    <w:top w:val="none" w:sz="0" w:space="0" w:color="auto"/>
                    <w:left w:val="none" w:sz="0" w:space="0" w:color="auto"/>
                    <w:bottom w:val="none" w:sz="0" w:space="0" w:color="auto"/>
                    <w:right w:val="none" w:sz="0" w:space="0" w:color="auto"/>
                  </w:divBdr>
                </w:div>
                <w:div w:id="1369797009">
                  <w:marLeft w:val="0"/>
                  <w:marRight w:val="0"/>
                  <w:marTop w:val="0"/>
                  <w:marBottom w:val="0"/>
                  <w:divBdr>
                    <w:top w:val="none" w:sz="0" w:space="0" w:color="auto"/>
                    <w:left w:val="none" w:sz="0" w:space="0" w:color="auto"/>
                    <w:bottom w:val="none" w:sz="0" w:space="0" w:color="auto"/>
                    <w:right w:val="none" w:sz="0" w:space="0" w:color="auto"/>
                  </w:divBdr>
                </w:div>
                <w:div w:id="1369986904">
                  <w:marLeft w:val="0"/>
                  <w:marRight w:val="0"/>
                  <w:marTop w:val="0"/>
                  <w:marBottom w:val="0"/>
                  <w:divBdr>
                    <w:top w:val="none" w:sz="0" w:space="0" w:color="auto"/>
                    <w:left w:val="none" w:sz="0" w:space="0" w:color="auto"/>
                    <w:bottom w:val="none" w:sz="0" w:space="0" w:color="auto"/>
                    <w:right w:val="none" w:sz="0" w:space="0" w:color="auto"/>
                  </w:divBdr>
                </w:div>
                <w:div w:id="1373188232">
                  <w:marLeft w:val="0"/>
                  <w:marRight w:val="0"/>
                  <w:marTop w:val="0"/>
                  <w:marBottom w:val="0"/>
                  <w:divBdr>
                    <w:top w:val="none" w:sz="0" w:space="0" w:color="auto"/>
                    <w:left w:val="none" w:sz="0" w:space="0" w:color="auto"/>
                    <w:bottom w:val="none" w:sz="0" w:space="0" w:color="auto"/>
                    <w:right w:val="none" w:sz="0" w:space="0" w:color="auto"/>
                  </w:divBdr>
                </w:div>
                <w:div w:id="1373579502">
                  <w:marLeft w:val="0"/>
                  <w:marRight w:val="0"/>
                  <w:marTop w:val="0"/>
                  <w:marBottom w:val="0"/>
                  <w:divBdr>
                    <w:top w:val="none" w:sz="0" w:space="0" w:color="auto"/>
                    <w:left w:val="none" w:sz="0" w:space="0" w:color="auto"/>
                    <w:bottom w:val="none" w:sz="0" w:space="0" w:color="auto"/>
                    <w:right w:val="none" w:sz="0" w:space="0" w:color="auto"/>
                  </w:divBdr>
                </w:div>
                <w:div w:id="1374692129">
                  <w:marLeft w:val="0"/>
                  <w:marRight w:val="0"/>
                  <w:marTop w:val="0"/>
                  <w:marBottom w:val="0"/>
                  <w:divBdr>
                    <w:top w:val="none" w:sz="0" w:space="0" w:color="auto"/>
                    <w:left w:val="none" w:sz="0" w:space="0" w:color="auto"/>
                    <w:bottom w:val="none" w:sz="0" w:space="0" w:color="auto"/>
                    <w:right w:val="none" w:sz="0" w:space="0" w:color="auto"/>
                  </w:divBdr>
                </w:div>
                <w:div w:id="1375304942">
                  <w:marLeft w:val="0"/>
                  <w:marRight w:val="0"/>
                  <w:marTop w:val="0"/>
                  <w:marBottom w:val="0"/>
                  <w:divBdr>
                    <w:top w:val="none" w:sz="0" w:space="0" w:color="auto"/>
                    <w:left w:val="none" w:sz="0" w:space="0" w:color="auto"/>
                    <w:bottom w:val="none" w:sz="0" w:space="0" w:color="auto"/>
                    <w:right w:val="none" w:sz="0" w:space="0" w:color="auto"/>
                  </w:divBdr>
                </w:div>
                <w:div w:id="1375733446">
                  <w:marLeft w:val="0"/>
                  <w:marRight w:val="0"/>
                  <w:marTop w:val="0"/>
                  <w:marBottom w:val="0"/>
                  <w:divBdr>
                    <w:top w:val="none" w:sz="0" w:space="0" w:color="auto"/>
                    <w:left w:val="none" w:sz="0" w:space="0" w:color="auto"/>
                    <w:bottom w:val="none" w:sz="0" w:space="0" w:color="auto"/>
                    <w:right w:val="none" w:sz="0" w:space="0" w:color="auto"/>
                  </w:divBdr>
                </w:div>
                <w:div w:id="1376587730">
                  <w:marLeft w:val="0"/>
                  <w:marRight w:val="0"/>
                  <w:marTop w:val="0"/>
                  <w:marBottom w:val="0"/>
                  <w:divBdr>
                    <w:top w:val="none" w:sz="0" w:space="0" w:color="auto"/>
                    <w:left w:val="none" w:sz="0" w:space="0" w:color="auto"/>
                    <w:bottom w:val="none" w:sz="0" w:space="0" w:color="auto"/>
                    <w:right w:val="none" w:sz="0" w:space="0" w:color="auto"/>
                  </w:divBdr>
                </w:div>
                <w:div w:id="1376614732">
                  <w:marLeft w:val="0"/>
                  <w:marRight w:val="0"/>
                  <w:marTop w:val="0"/>
                  <w:marBottom w:val="0"/>
                  <w:divBdr>
                    <w:top w:val="none" w:sz="0" w:space="0" w:color="auto"/>
                    <w:left w:val="none" w:sz="0" w:space="0" w:color="auto"/>
                    <w:bottom w:val="none" w:sz="0" w:space="0" w:color="auto"/>
                    <w:right w:val="none" w:sz="0" w:space="0" w:color="auto"/>
                  </w:divBdr>
                </w:div>
                <w:div w:id="1376660800">
                  <w:marLeft w:val="0"/>
                  <w:marRight w:val="0"/>
                  <w:marTop w:val="0"/>
                  <w:marBottom w:val="0"/>
                  <w:divBdr>
                    <w:top w:val="none" w:sz="0" w:space="0" w:color="auto"/>
                    <w:left w:val="none" w:sz="0" w:space="0" w:color="auto"/>
                    <w:bottom w:val="none" w:sz="0" w:space="0" w:color="auto"/>
                    <w:right w:val="none" w:sz="0" w:space="0" w:color="auto"/>
                  </w:divBdr>
                </w:div>
                <w:div w:id="1379890883">
                  <w:marLeft w:val="0"/>
                  <w:marRight w:val="0"/>
                  <w:marTop w:val="0"/>
                  <w:marBottom w:val="0"/>
                  <w:divBdr>
                    <w:top w:val="none" w:sz="0" w:space="0" w:color="auto"/>
                    <w:left w:val="none" w:sz="0" w:space="0" w:color="auto"/>
                    <w:bottom w:val="none" w:sz="0" w:space="0" w:color="auto"/>
                    <w:right w:val="none" w:sz="0" w:space="0" w:color="auto"/>
                  </w:divBdr>
                </w:div>
                <w:div w:id="1383941852">
                  <w:marLeft w:val="0"/>
                  <w:marRight w:val="0"/>
                  <w:marTop w:val="0"/>
                  <w:marBottom w:val="0"/>
                  <w:divBdr>
                    <w:top w:val="none" w:sz="0" w:space="0" w:color="auto"/>
                    <w:left w:val="none" w:sz="0" w:space="0" w:color="auto"/>
                    <w:bottom w:val="none" w:sz="0" w:space="0" w:color="auto"/>
                    <w:right w:val="none" w:sz="0" w:space="0" w:color="auto"/>
                  </w:divBdr>
                </w:div>
                <w:div w:id="1384788535">
                  <w:marLeft w:val="0"/>
                  <w:marRight w:val="0"/>
                  <w:marTop w:val="0"/>
                  <w:marBottom w:val="0"/>
                  <w:divBdr>
                    <w:top w:val="none" w:sz="0" w:space="0" w:color="auto"/>
                    <w:left w:val="none" w:sz="0" w:space="0" w:color="auto"/>
                    <w:bottom w:val="none" w:sz="0" w:space="0" w:color="auto"/>
                    <w:right w:val="none" w:sz="0" w:space="0" w:color="auto"/>
                  </w:divBdr>
                </w:div>
                <w:div w:id="1387144911">
                  <w:marLeft w:val="0"/>
                  <w:marRight w:val="0"/>
                  <w:marTop w:val="0"/>
                  <w:marBottom w:val="0"/>
                  <w:divBdr>
                    <w:top w:val="none" w:sz="0" w:space="0" w:color="auto"/>
                    <w:left w:val="none" w:sz="0" w:space="0" w:color="auto"/>
                    <w:bottom w:val="none" w:sz="0" w:space="0" w:color="auto"/>
                    <w:right w:val="none" w:sz="0" w:space="0" w:color="auto"/>
                  </w:divBdr>
                </w:div>
                <w:div w:id="1387411060">
                  <w:marLeft w:val="0"/>
                  <w:marRight w:val="0"/>
                  <w:marTop w:val="0"/>
                  <w:marBottom w:val="0"/>
                  <w:divBdr>
                    <w:top w:val="none" w:sz="0" w:space="0" w:color="auto"/>
                    <w:left w:val="none" w:sz="0" w:space="0" w:color="auto"/>
                    <w:bottom w:val="none" w:sz="0" w:space="0" w:color="auto"/>
                    <w:right w:val="none" w:sz="0" w:space="0" w:color="auto"/>
                  </w:divBdr>
                </w:div>
                <w:div w:id="1387492868">
                  <w:marLeft w:val="0"/>
                  <w:marRight w:val="0"/>
                  <w:marTop w:val="0"/>
                  <w:marBottom w:val="0"/>
                  <w:divBdr>
                    <w:top w:val="none" w:sz="0" w:space="0" w:color="auto"/>
                    <w:left w:val="none" w:sz="0" w:space="0" w:color="auto"/>
                    <w:bottom w:val="none" w:sz="0" w:space="0" w:color="auto"/>
                    <w:right w:val="none" w:sz="0" w:space="0" w:color="auto"/>
                  </w:divBdr>
                </w:div>
                <w:div w:id="1388335278">
                  <w:marLeft w:val="0"/>
                  <w:marRight w:val="0"/>
                  <w:marTop w:val="0"/>
                  <w:marBottom w:val="0"/>
                  <w:divBdr>
                    <w:top w:val="none" w:sz="0" w:space="0" w:color="auto"/>
                    <w:left w:val="none" w:sz="0" w:space="0" w:color="auto"/>
                    <w:bottom w:val="none" w:sz="0" w:space="0" w:color="auto"/>
                    <w:right w:val="none" w:sz="0" w:space="0" w:color="auto"/>
                  </w:divBdr>
                </w:div>
                <w:div w:id="1389650010">
                  <w:marLeft w:val="0"/>
                  <w:marRight w:val="0"/>
                  <w:marTop w:val="0"/>
                  <w:marBottom w:val="0"/>
                  <w:divBdr>
                    <w:top w:val="none" w:sz="0" w:space="0" w:color="auto"/>
                    <w:left w:val="none" w:sz="0" w:space="0" w:color="auto"/>
                    <w:bottom w:val="none" w:sz="0" w:space="0" w:color="auto"/>
                    <w:right w:val="none" w:sz="0" w:space="0" w:color="auto"/>
                  </w:divBdr>
                </w:div>
                <w:div w:id="1394112031">
                  <w:marLeft w:val="0"/>
                  <w:marRight w:val="0"/>
                  <w:marTop w:val="0"/>
                  <w:marBottom w:val="0"/>
                  <w:divBdr>
                    <w:top w:val="none" w:sz="0" w:space="0" w:color="auto"/>
                    <w:left w:val="none" w:sz="0" w:space="0" w:color="auto"/>
                    <w:bottom w:val="none" w:sz="0" w:space="0" w:color="auto"/>
                    <w:right w:val="none" w:sz="0" w:space="0" w:color="auto"/>
                  </w:divBdr>
                </w:div>
                <w:div w:id="1399668847">
                  <w:marLeft w:val="0"/>
                  <w:marRight w:val="0"/>
                  <w:marTop w:val="0"/>
                  <w:marBottom w:val="0"/>
                  <w:divBdr>
                    <w:top w:val="none" w:sz="0" w:space="0" w:color="auto"/>
                    <w:left w:val="none" w:sz="0" w:space="0" w:color="auto"/>
                    <w:bottom w:val="none" w:sz="0" w:space="0" w:color="auto"/>
                    <w:right w:val="none" w:sz="0" w:space="0" w:color="auto"/>
                  </w:divBdr>
                </w:div>
                <w:div w:id="1401320735">
                  <w:marLeft w:val="0"/>
                  <w:marRight w:val="0"/>
                  <w:marTop w:val="0"/>
                  <w:marBottom w:val="0"/>
                  <w:divBdr>
                    <w:top w:val="none" w:sz="0" w:space="0" w:color="auto"/>
                    <w:left w:val="none" w:sz="0" w:space="0" w:color="auto"/>
                    <w:bottom w:val="none" w:sz="0" w:space="0" w:color="auto"/>
                    <w:right w:val="none" w:sz="0" w:space="0" w:color="auto"/>
                  </w:divBdr>
                </w:div>
                <w:div w:id="1402210809">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404450592">
                  <w:marLeft w:val="0"/>
                  <w:marRight w:val="0"/>
                  <w:marTop w:val="0"/>
                  <w:marBottom w:val="0"/>
                  <w:divBdr>
                    <w:top w:val="none" w:sz="0" w:space="0" w:color="auto"/>
                    <w:left w:val="none" w:sz="0" w:space="0" w:color="auto"/>
                    <w:bottom w:val="none" w:sz="0" w:space="0" w:color="auto"/>
                    <w:right w:val="none" w:sz="0" w:space="0" w:color="auto"/>
                  </w:divBdr>
                </w:div>
                <w:div w:id="1405567139">
                  <w:marLeft w:val="0"/>
                  <w:marRight w:val="0"/>
                  <w:marTop w:val="0"/>
                  <w:marBottom w:val="0"/>
                  <w:divBdr>
                    <w:top w:val="none" w:sz="0" w:space="0" w:color="auto"/>
                    <w:left w:val="none" w:sz="0" w:space="0" w:color="auto"/>
                    <w:bottom w:val="none" w:sz="0" w:space="0" w:color="auto"/>
                    <w:right w:val="none" w:sz="0" w:space="0" w:color="auto"/>
                  </w:divBdr>
                </w:div>
                <w:div w:id="1407457587">
                  <w:marLeft w:val="0"/>
                  <w:marRight w:val="0"/>
                  <w:marTop w:val="0"/>
                  <w:marBottom w:val="0"/>
                  <w:divBdr>
                    <w:top w:val="none" w:sz="0" w:space="0" w:color="auto"/>
                    <w:left w:val="none" w:sz="0" w:space="0" w:color="auto"/>
                    <w:bottom w:val="none" w:sz="0" w:space="0" w:color="auto"/>
                    <w:right w:val="none" w:sz="0" w:space="0" w:color="auto"/>
                  </w:divBdr>
                </w:div>
                <w:div w:id="1409620476">
                  <w:marLeft w:val="0"/>
                  <w:marRight w:val="0"/>
                  <w:marTop w:val="0"/>
                  <w:marBottom w:val="0"/>
                  <w:divBdr>
                    <w:top w:val="none" w:sz="0" w:space="0" w:color="auto"/>
                    <w:left w:val="none" w:sz="0" w:space="0" w:color="auto"/>
                    <w:bottom w:val="none" w:sz="0" w:space="0" w:color="auto"/>
                    <w:right w:val="none" w:sz="0" w:space="0" w:color="auto"/>
                  </w:divBdr>
                </w:div>
                <w:div w:id="1409841324">
                  <w:marLeft w:val="0"/>
                  <w:marRight w:val="0"/>
                  <w:marTop w:val="0"/>
                  <w:marBottom w:val="0"/>
                  <w:divBdr>
                    <w:top w:val="none" w:sz="0" w:space="0" w:color="auto"/>
                    <w:left w:val="none" w:sz="0" w:space="0" w:color="auto"/>
                    <w:bottom w:val="none" w:sz="0" w:space="0" w:color="auto"/>
                    <w:right w:val="none" w:sz="0" w:space="0" w:color="auto"/>
                  </w:divBdr>
                </w:div>
                <w:div w:id="1412580496">
                  <w:marLeft w:val="0"/>
                  <w:marRight w:val="0"/>
                  <w:marTop w:val="0"/>
                  <w:marBottom w:val="0"/>
                  <w:divBdr>
                    <w:top w:val="none" w:sz="0" w:space="0" w:color="auto"/>
                    <w:left w:val="none" w:sz="0" w:space="0" w:color="auto"/>
                    <w:bottom w:val="none" w:sz="0" w:space="0" w:color="auto"/>
                    <w:right w:val="none" w:sz="0" w:space="0" w:color="auto"/>
                  </w:divBdr>
                </w:div>
                <w:div w:id="1413355990">
                  <w:marLeft w:val="0"/>
                  <w:marRight w:val="0"/>
                  <w:marTop w:val="0"/>
                  <w:marBottom w:val="0"/>
                  <w:divBdr>
                    <w:top w:val="none" w:sz="0" w:space="0" w:color="auto"/>
                    <w:left w:val="none" w:sz="0" w:space="0" w:color="auto"/>
                    <w:bottom w:val="none" w:sz="0" w:space="0" w:color="auto"/>
                    <w:right w:val="none" w:sz="0" w:space="0" w:color="auto"/>
                  </w:divBdr>
                </w:div>
                <w:div w:id="1413744831">
                  <w:marLeft w:val="0"/>
                  <w:marRight w:val="0"/>
                  <w:marTop w:val="0"/>
                  <w:marBottom w:val="0"/>
                  <w:divBdr>
                    <w:top w:val="none" w:sz="0" w:space="0" w:color="auto"/>
                    <w:left w:val="none" w:sz="0" w:space="0" w:color="auto"/>
                    <w:bottom w:val="none" w:sz="0" w:space="0" w:color="auto"/>
                    <w:right w:val="none" w:sz="0" w:space="0" w:color="auto"/>
                  </w:divBdr>
                </w:div>
                <w:div w:id="1418864819">
                  <w:marLeft w:val="0"/>
                  <w:marRight w:val="0"/>
                  <w:marTop w:val="0"/>
                  <w:marBottom w:val="0"/>
                  <w:divBdr>
                    <w:top w:val="none" w:sz="0" w:space="0" w:color="auto"/>
                    <w:left w:val="none" w:sz="0" w:space="0" w:color="auto"/>
                    <w:bottom w:val="none" w:sz="0" w:space="0" w:color="auto"/>
                    <w:right w:val="none" w:sz="0" w:space="0" w:color="auto"/>
                  </w:divBdr>
                </w:div>
                <w:div w:id="1419398846">
                  <w:marLeft w:val="0"/>
                  <w:marRight w:val="0"/>
                  <w:marTop w:val="0"/>
                  <w:marBottom w:val="0"/>
                  <w:divBdr>
                    <w:top w:val="none" w:sz="0" w:space="0" w:color="auto"/>
                    <w:left w:val="none" w:sz="0" w:space="0" w:color="auto"/>
                    <w:bottom w:val="none" w:sz="0" w:space="0" w:color="auto"/>
                    <w:right w:val="none" w:sz="0" w:space="0" w:color="auto"/>
                  </w:divBdr>
                </w:div>
                <w:div w:id="1419863987">
                  <w:marLeft w:val="0"/>
                  <w:marRight w:val="0"/>
                  <w:marTop w:val="0"/>
                  <w:marBottom w:val="0"/>
                  <w:divBdr>
                    <w:top w:val="none" w:sz="0" w:space="0" w:color="auto"/>
                    <w:left w:val="none" w:sz="0" w:space="0" w:color="auto"/>
                    <w:bottom w:val="none" w:sz="0" w:space="0" w:color="auto"/>
                    <w:right w:val="none" w:sz="0" w:space="0" w:color="auto"/>
                  </w:divBdr>
                </w:div>
                <w:div w:id="1421412139">
                  <w:marLeft w:val="0"/>
                  <w:marRight w:val="0"/>
                  <w:marTop w:val="0"/>
                  <w:marBottom w:val="0"/>
                  <w:divBdr>
                    <w:top w:val="none" w:sz="0" w:space="0" w:color="auto"/>
                    <w:left w:val="none" w:sz="0" w:space="0" w:color="auto"/>
                    <w:bottom w:val="none" w:sz="0" w:space="0" w:color="auto"/>
                    <w:right w:val="none" w:sz="0" w:space="0" w:color="auto"/>
                  </w:divBdr>
                </w:div>
                <w:div w:id="1424062516">
                  <w:marLeft w:val="0"/>
                  <w:marRight w:val="0"/>
                  <w:marTop w:val="0"/>
                  <w:marBottom w:val="0"/>
                  <w:divBdr>
                    <w:top w:val="none" w:sz="0" w:space="0" w:color="auto"/>
                    <w:left w:val="none" w:sz="0" w:space="0" w:color="auto"/>
                    <w:bottom w:val="none" w:sz="0" w:space="0" w:color="auto"/>
                    <w:right w:val="none" w:sz="0" w:space="0" w:color="auto"/>
                  </w:divBdr>
                </w:div>
                <w:div w:id="1425151035">
                  <w:marLeft w:val="0"/>
                  <w:marRight w:val="0"/>
                  <w:marTop w:val="0"/>
                  <w:marBottom w:val="0"/>
                  <w:divBdr>
                    <w:top w:val="none" w:sz="0" w:space="0" w:color="auto"/>
                    <w:left w:val="none" w:sz="0" w:space="0" w:color="auto"/>
                    <w:bottom w:val="none" w:sz="0" w:space="0" w:color="auto"/>
                    <w:right w:val="none" w:sz="0" w:space="0" w:color="auto"/>
                  </w:divBdr>
                </w:div>
                <w:div w:id="1426684053">
                  <w:marLeft w:val="0"/>
                  <w:marRight w:val="0"/>
                  <w:marTop w:val="0"/>
                  <w:marBottom w:val="0"/>
                  <w:divBdr>
                    <w:top w:val="none" w:sz="0" w:space="0" w:color="auto"/>
                    <w:left w:val="none" w:sz="0" w:space="0" w:color="auto"/>
                    <w:bottom w:val="none" w:sz="0" w:space="0" w:color="auto"/>
                    <w:right w:val="none" w:sz="0" w:space="0" w:color="auto"/>
                  </w:divBdr>
                </w:div>
                <w:div w:id="1427389204">
                  <w:marLeft w:val="0"/>
                  <w:marRight w:val="0"/>
                  <w:marTop w:val="0"/>
                  <w:marBottom w:val="0"/>
                  <w:divBdr>
                    <w:top w:val="none" w:sz="0" w:space="0" w:color="auto"/>
                    <w:left w:val="none" w:sz="0" w:space="0" w:color="auto"/>
                    <w:bottom w:val="none" w:sz="0" w:space="0" w:color="auto"/>
                    <w:right w:val="none" w:sz="0" w:space="0" w:color="auto"/>
                  </w:divBdr>
                </w:div>
                <w:div w:id="1432164861">
                  <w:marLeft w:val="0"/>
                  <w:marRight w:val="0"/>
                  <w:marTop w:val="0"/>
                  <w:marBottom w:val="0"/>
                  <w:divBdr>
                    <w:top w:val="none" w:sz="0" w:space="0" w:color="auto"/>
                    <w:left w:val="none" w:sz="0" w:space="0" w:color="auto"/>
                    <w:bottom w:val="none" w:sz="0" w:space="0" w:color="auto"/>
                    <w:right w:val="none" w:sz="0" w:space="0" w:color="auto"/>
                  </w:divBdr>
                </w:div>
                <w:div w:id="1435131948">
                  <w:marLeft w:val="0"/>
                  <w:marRight w:val="0"/>
                  <w:marTop w:val="0"/>
                  <w:marBottom w:val="0"/>
                  <w:divBdr>
                    <w:top w:val="none" w:sz="0" w:space="0" w:color="auto"/>
                    <w:left w:val="none" w:sz="0" w:space="0" w:color="auto"/>
                    <w:bottom w:val="none" w:sz="0" w:space="0" w:color="auto"/>
                    <w:right w:val="none" w:sz="0" w:space="0" w:color="auto"/>
                  </w:divBdr>
                </w:div>
                <w:div w:id="1435856046">
                  <w:marLeft w:val="0"/>
                  <w:marRight w:val="0"/>
                  <w:marTop w:val="0"/>
                  <w:marBottom w:val="0"/>
                  <w:divBdr>
                    <w:top w:val="none" w:sz="0" w:space="0" w:color="auto"/>
                    <w:left w:val="none" w:sz="0" w:space="0" w:color="auto"/>
                    <w:bottom w:val="none" w:sz="0" w:space="0" w:color="auto"/>
                    <w:right w:val="none" w:sz="0" w:space="0" w:color="auto"/>
                  </w:divBdr>
                </w:div>
                <w:div w:id="1435975605">
                  <w:marLeft w:val="0"/>
                  <w:marRight w:val="0"/>
                  <w:marTop w:val="0"/>
                  <w:marBottom w:val="0"/>
                  <w:divBdr>
                    <w:top w:val="none" w:sz="0" w:space="0" w:color="auto"/>
                    <w:left w:val="none" w:sz="0" w:space="0" w:color="auto"/>
                    <w:bottom w:val="none" w:sz="0" w:space="0" w:color="auto"/>
                    <w:right w:val="none" w:sz="0" w:space="0" w:color="auto"/>
                  </w:divBdr>
                </w:div>
                <w:div w:id="1436051404">
                  <w:marLeft w:val="0"/>
                  <w:marRight w:val="0"/>
                  <w:marTop w:val="0"/>
                  <w:marBottom w:val="0"/>
                  <w:divBdr>
                    <w:top w:val="none" w:sz="0" w:space="0" w:color="auto"/>
                    <w:left w:val="none" w:sz="0" w:space="0" w:color="auto"/>
                    <w:bottom w:val="none" w:sz="0" w:space="0" w:color="auto"/>
                    <w:right w:val="none" w:sz="0" w:space="0" w:color="auto"/>
                  </w:divBdr>
                </w:div>
                <w:div w:id="1439713398">
                  <w:marLeft w:val="0"/>
                  <w:marRight w:val="0"/>
                  <w:marTop w:val="0"/>
                  <w:marBottom w:val="0"/>
                  <w:divBdr>
                    <w:top w:val="none" w:sz="0" w:space="0" w:color="auto"/>
                    <w:left w:val="none" w:sz="0" w:space="0" w:color="auto"/>
                    <w:bottom w:val="none" w:sz="0" w:space="0" w:color="auto"/>
                    <w:right w:val="none" w:sz="0" w:space="0" w:color="auto"/>
                  </w:divBdr>
                </w:div>
                <w:div w:id="1440026576">
                  <w:marLeft w:val="0"/>
                  <w:marRight w:val="0"/>
                  <w:marTop w:val="0"/>
                  <w:marBottom w:val="0"/>
                  <w:divBdr>
                    <w:top w:val="none" w:sz="0" w:space="0" w:color="auto"/>
                    <w:left w:val="none" w:sz="0" w:space="0" w:color="auto"/>
                    <w:bottom w:val="none" w:sz="0" w:space="0" w:color="auto"/>
                    <w:right w:val="none" w:sz="0" w:space="0" w:color="auto"/>
                  </w:divBdr>
                </w:div>
                <w:div w:id="1440030397">
                  <w:marLeft w:val="0"/>
                  <w:marRight w:val="0"/>
                  <w:marTop w:val="0"/>
                  <w:marBottom w:val="0"/>
                  <w:divBdr>
                    <w:top w:val="none" w:sz="0" w:space="0" w:color="auto"/>
                    <w:left w:val="none" w:sz="0" w:space="0" w:color="auto"/>
                    <w:bottom w:val="none" w:sz="0" w:space="0" w:color="auto"/>
                    <w:right w:val="none" w:sz="0" w:space="0" w:color="auto"/>
                  </w:divBdr>
                </w:div>
                <w:div w:id="1441102574">
                  <w:marLeft w:val="0"/>
                  <w:marRight w:val="0"/>
                  <w:marTop w:val="0"/>
                  <w:marBottom w:val="0"/>
                  <w:divBdr>
                    <w:top w:val="none" w:sz="0" w:space="0" w:color="auto"/>
                    <w:left w:val="none" w:sz="0" w:space="0" w:color="auto"/>
                    <w:bottom w:val="none" w:sz="0" w:space="0" w:color="auto"/>
                    <w:right w:val="none" w:sz="0" w:space="0" w:color="auto"/>
                  </w:divBdr>
                </w:div>
                <w:div w:id="1442534413">
                  <w:marLeft w:val="0"/>
                  <w:marRight w:val="0"/>
                  <w:marTop w:val="0"/>
                  <w:marBottom w:val="0"/>
                  <w:divBdr>
                    <w:top w:val="none" w:sz="0" w:space="0" w:color="auto"/>
                    <w:left w:val="none" w:sz="0" w:space="0" w:color="auto"/>
                    <w:bottom w:val="none" w:sz="0" w:space="0" w:color="auto"/>
                    <w:right w:val="none" w:sz="0" w:space="0" w:color="auto"/>
                  </w:divBdr>
                </w:div>
                <w:div w:id="1444306138">
                  <w:marLeft w:val="0"/>
                  <w:marRight w:val="0"/>
                  <w:marTop w:val="0"/>
                  <w:marBottom w:val="0"/>
                  <w:divBdr>
                    <w:top w:val="none" w:sz="0" w:space="0" w:color="auto"/>
                    <w:left w:val="none" w:sz="0" w:space="0" w:color="auto"/>
                    <w:bottom w:val="none" w:sz="0" w:space="0" w:color="auto"/>
                    <w:right w:val="none" w:sz="0" w:space="0" w:color="auto"/>
                  </w:divBdr>
                </w:div>
                <w:div w:id="1444882580">
                  <w:marLeft w:val="0"/>
                  <w:marRight w:val="0"/>
                  <w:marTop w:val="0"/>
                  <w:marBottom w:val="0"/>
                  <w:divBdr>
                    <w:top w:val="none" w:sz="0" w:space="0" w:color="auto"/>
                    <w:left w:val="none" w:sz="0" w:space="0" w:color="auto"/>
                    <w:bottom w:val="none" w:sz="0" w:space="0" w:color="auto"/>
                    <w:right w:val="none" w:sz="0" w:space="0" w:color="auto"/>
                  </w:divBdr>
                </w:div>
                <w:div w:id="1446385262">
                  <w:marLeft w:val="0"/>
                  <w:marRight w:val="0"/>
                  <w:marTop w:val="0"/>
                  <w:marBottom w:val="0"/>
                  <w:divBdr>
                    <w:top w:val="none" w:sz="0" w:space="0" w:color="auto"/>
                    <w:left w:val="none" w:sz="0" w:space="0" w:color="auto"/>
                    <w:bottom w:val="none" w:sz="0" w:space="0" w:color="auto"/>
                    <w:right w:val="none" w:sz="0" w:space="0" w:color="auto"/>
                  </w:divBdr>
                </w:div>
                <w:div w:id="1446656707">
                  <w:marLeft w:val="0"/>
                  <w:marRight w:val="0"/>
                  <w:marTop w:val="0"/>
                  <w:marBottom w:val="0"/>
                  <w:divBdr>
                    <w:top w:val="none" w:sz="0" w:space="0" w:color="auto"/>
                    <w:left w:val="none" w:sz="0" w:space="0" w:color="auto"/>
                    <w:bottom w:val="none" w:sz="0" w:space="0" w:color="auto"/>
                    <w:right w:val="none" w:sz="0" w:space="0" w:color="auto"/>
                  </w:divBdr>
                </w:div>
                <w:div w:id="1447385679">
                  <w:marLeft w:val="0"/>
                  <w:marRight w:val="0"/>
                  <w:marTop w:val="0"/>
                  <w:marBottom w:val="0"/>
                  <w:divBdr>
                    <w:top w:val="none" w:sz="0" w:space="0" w:color="auto"/>
                    <w:left w:val="none" w:sz="0" w:space="0" w:color="auto"/>
                    <w:bottom w:val="none" w:sz="0" w:space="0" w:color="auto"/>
                    <w:right w:val="none" w:sz="0" w:space="0" w:color="auto"/>
                  </w:divBdr>
                </w:div>
                <w:div w:id="1448037206">
                  <w:marLeft w:val="0"/>
                  <w:marRight w:val="0"/>
                  <w:marTop w:val="0"/>
                  <w:marBottom w:val="0"/>
                  <w:divBdr>
                    <w:top w:val="none" w:sz="0" w:space="0" w:color="auto"/>
                    <w:left w:val="none" w:sz="0" w:space="0" w:color="auto"/>
                    <w:bottom w:val="none" w:sz="0" w:space="0" w:color="auto"/>
                    <w:right w:val="none" w:sz="0" w:space="0" w:color="auto"/>
                  </w:divBdr>
                </w:div>
                <w:div w:id="1452087515">
                  <w:marLeft w:val="0"/>
                  <w:marRight w:val="0"/>
                  <w:marTop w:val="0"/>
                  <w:marBottom w:val="0"/>
                  <w:divBdr>
                    <w:top w:val="none" w:sz="0" w:space="0" w:color="auto"/>
                    <w:left w:val="none" w:sz="0" w:space="0" w:color="auto"/>
                    <w:bottom w:val="none" w:sz="0" w:space="0" w:color="auto"/>
                    <w:right w:val="none" w:sz="0" w:space="0" w:color="auto"/>
                  </w:divBdr>
                </w:div>
                <w:div w:id="1454398599">
                  <w:marLeft w:val="0"/>
                  <w:marRight w:val="0"/>
                  <w:marTop w:val="0"/>
                  <w:marBottom w:val="0"/>
                  <w:divBdr>
                    <w:top w:val="none" w:sz="0" w:space="0" w:color="auto"/>
                    <w:left w:val="none" w:sz="0" w:space="0" w:color="auto"/>
                    <w:bottom w:val="none" w:sz="0" w:space="0" w:color="auto"/>
                    <w:right w:val="none" w:sz="0" w:space="0" w:color="auto"/>
                  </w:divBdr>
                </w:div>
                <w:div w:id="1457485303">
                  <w:marLeft w:val="0"/>
                  <w:marRight w:val="0"/>
                  <w:marTop w:val="0"/>
                  <w:marBottom w:val="0"/>
                  <w:divBdr>
                    <w:top w:val="none" w:sz="0" w:space="0" w:color="auto"/>
                    <w:left w:val="none" w:sz="0" w:space="0" w:color="auto"/>
                    <w:bottom w:val="none" w:sz="0" w:space="0" w:color="auto"/>
                    <w:right w:val="none" w:sz="0" w:space="0" w:color="auto"/>
                  </w:divBdr>
                </w:div>
                <w:div w:id="1463619255">
                  <w:marLeft w:val="0"/>
                  <w:marRight w:val="0"/>
                  <w:marTop w:val="0"/>
                  <w:marBottom w:val="0"/>
                  <w:divBdr>
                    <w:top w:val="none" w:sz="0" w:space="0" w:color="auto"/>
                    <w:left w:val="none" w:sz="0" w:space="0" w:color="auto"/>
                    <w:bottom w:val="none" w:sz="0" w:space="0" w:color="auto"/>
                    <w:right w:val="none" w:sz="0" w:space="0" w:color="auto"/>
                  </w:divBdr>
                </w:div>
                <w:div w:id="1471559768">
                  <w:marLeft w:val="0"/>
                  <w:marRight w:val="0"/>
                  <w:marTop w:val="0"/>
                  <w:marBottom w:val="0"/>
                  <w:divBdr>
                    <w:top w:val="none" w:sz="0" w:space="0" w:color="auto"/>
                    <w:left w:val="none" w:sz="0" w:space="0" w:color="auto"/>
                    <w:bottom w:val="none" w:sz="0" w:space="0" w:color="auto"/>
                    <w:right w:val="none" w:sz="0" w:space="0" w:color="auto"/>
                  </w:divBdr>
                </w:div>
                <w:div w:id="1471746339">
                  <w:marLeft w:val="0"/>
                  <w:marRight w:val="0"/>
                  <w:marTop w:val="0"/>
                  <w:marBottom w:val="0"/>
                  <w:divBdr>
                    <w:top w:val="none" w:sz="0" w:space="0" w:color="auto"/>
                    <w:left w:val="none" w:sz="0" w:space="0" w:color="auto"/>
                    <w:bottom w:val="none" w:sz="0" w:space="0" w:color="auto"/>
                    <w:right w:val="none" w:sz="0" w:space="0" w:color="auto"/>
                  </w:divBdr>
                </w:div>
                <w:div w:id="1474327125">
                  <w:marLeft w:val="0"/>
                  <w:marRight w:val="0"/>
                  <w:marTop w:val="0"/>
                  <w:marBottom w:val="0"/>
                  <w:divBdr>
                    <w:top w:val="none" w:sz="0" w:space="0" w:color="auto"/>
                    <w:left w:val="none" w:sz="0" w:space="0" w:color="auto"/>
                    <w:bottom w:val="none" w:sz="0" w:space="0" w:color="auto"/>
                    <w:right w:val="none" w:sz="0" w:space="0" w:color="auto"/>
                  </w:divBdr>
                </w:div>
                <w:div w:id="1474564785">
                  <w:marLeft w:val="0"/>
                  <w:marRight w:val="0"/>
                  <w:marTop w:val="0"/>
                  <w:marBottom w:val="0"/>
                  <w:divBdr>
                    <w:top w:val="none" w:sz="0" w:space="0" w:color="auto"/>
                    <w:left w:val="none" w:sz="0" w:space="0" w:color="auto"/>
                    <w:bottom w:val="none" w:sz="0" w:space="0" w:color="auto"/>
                    <w:right w:val="none" w:sz="0" w:space="0" w:color="auto"/>
                  </w:divBdr>
                </w:div>
                <w:div w:id="1474836765">
                  <w:marLeft w:val="0"/>
                  <w:marRight w:val="0"/>
                  <w:marTop w:val="0"/>
                  <w:marBottom w:val="0"/>
                  <w:divBdr>
                    <w:top w:val="none" w:sz="0" w:space="0" w:color="auto"/>
                    <w:left w:val="none" w:sz="0" w:space="0" w:color="auto"/>
                    <w:bottom w:val="none" w:sz="0" w:space="0" w:color="auto"/>
                    <w:right w:val="none" w:sz="0" w:space="0" w:color="auto"/>
                  </w:divBdr>
                </w:div>
                <w:div w:id="1478454164">
                  <w:marLeft w:val="0"/>
                  <w:marRight w:val="0"/>
                  <w:marTop w:val="0"/>
                  <w:marBottom w:val="0"/>
                  <w:divBdr>
                    <w:top w:val="none" w:sz="0" w:space="0" w:color="auto"/>
                    <w:left w:val="none" w:sz="0" w:space="0" w:color="auto"/>
                    <w:bottom w:val="none" w:sz="0" w:space="0" w:color="auto"/>
                    <w:right w:val="none" w:sz="0" w:space="0" w:color="auto"/>
                  </w:divBdr>
                </w:div>
                <w:div w:id="1479611380">
                  <w:marLeft w:val="0"/>
                  <w:marRight w:val="0"/>
                  <w:marTop w:val="0"/>
                  <w:marBottom w:val="0"/>
                  <w:divBdr>
                    <w:top w:val="none" w:sz="0" w:space="0" w:color="auto"/>
                    <w:left w:val="none" w:sz="0" w:space="0" w:color="auto"/>
                    <w:bottom w:val="none" w:sz="0" w:space="0" w:color="auto"/>
                    <w:right w:val="none" w:sz="0" w:space="0" w:color="auto"/>
                  </w:divBdr>
                </w:div>
                <w:div w:id="1482233778">
                  <w:marLeft w:val="0"/>
                  <w:marRight w:val="0"/>
                  <w:marTop w:val="0"/>
                  <w:marBottom w:val="0"/>
                  <w:divBdr>
                    <w:top w:val="none" w:sz="0" w:space="0" w:color="auto"/>
                    <w:left w:val="none" w:sz="0" w:space="0" w:color="auto"/>
                    <w:bottom w:val="none" w:sz="0" w:space="0" w:color="auto"/>
                    <w:right w:val="none" w:sz="0" w:space="0" w:color="auto"/>
                  </w:divBdr>
                </w:div>
                <w:div w:id="1483307904">
                  <w:marLeft w:val="0"/>
                  <w:marRight w:val="0"/>
                  <w:marTop w:val="0"/>
                  <w:marBottom w:val="0"/>
                  <w:divBdr>
                    <w:top w:val="none" w:sz="0" w:space="0" w:color="auto"/>
                    <w:left w:val="none" w:sz="0" w:space="0" w:color="auto"/>
                    <w:bottom w:val="none" w:sz="0" w:space="0" w:color="auto"/>
                    <w:right w:val="none" w:sz="0" w:space="0" w:color="auto"/>
                  </w:divBdr>
                </w:div>
                <w:div w:id="1485127534">
                  <w:marLeft w:val="0"/>
                  <w:marRight w:val="0"/>
                  <w:marTop w:val="0"/>
                  <w:marBottom w:val="0"/>
                  <w:divBdr>
                    <w:top w:val="none" w:sz="0" w:space="0" w:color="auto"/>
                    <w:left w:val="none" w:sz="0" w:space="0" w:color="auto"/>
                    <w:bottom w:val="none" w:sz="0" w:space="0" w:color="auto"/>
                    <w:right w:val="none" w:sz="0" w:space="0" w:color="auto"/>
                  </w:divBdr>
                </w:div>
                <w:div w:id="1486775701">
                  <w:marLeft w:val="0"/>
                  <w:marRight w:val="0"/>
                  <w:marTop w:val="0"/>
                  <w:marBottom w:val="0"/>
                  <w:divBdr>
                    <w:top w:val="none" w:sz="0" w:space="0" w:color="auto"/>
                    <w:left w:val="none" w:sz="0" w:space="0" w:color="auto"/>
                    <w:bottom w:val="none" w:sz="0" w:space="0" w:color="auto"/>
                    <w:right w:val="none" w:sz="0" w:space="0" w:color="auto"/>
                  </w:divBdr>
                </w:div>
                <w:div w:id="1487630414">
                  <w:marLeft w:val="0"/>
                  <w:marRight w:val="0"/>
                  <w:marTop w:val="0"/>
                  <w:marBottom w:val="0"/>
                  <w:divBdr>
                    <w:top w:val="none" w:sz="0" w:space="0" w:color="auto"/>
                    <w:left w:val="none" w:sz="0" w:space="0" w:color="auto"/>
                    <w:bottom w:val="none" w:sz="0" w:space="0" w:color="auto"/>
                    <w:right w:val="none" w:sz="0" w:space="0" w:color="auto"/>
                  </w:divBdr>
                </w:div>
                <w:div w:id="1492284410">
                  <w:marLeft w:val="0"/>
                  <w:marRight w:val="0"/>
                  <w:marTop w:val="0"/>
                  <w:marBottom w:val="0"/>
                  <w:divBdr>
                    <w:top w:val="none" w:sz="0" w:space="0" w:color="auto"/>
                    <w:left w:val="none" w:sz="0" w:space="0" w:color="auto"/>
                    <w:bottom w:val="none" w:sz="0" w:space="0" w:color="auto"/>
                    <w:right w:val="none" w:sz="0" w:space="0" w:color="auto"/>
                  </w:divBdr>
                </w:div>
                <w:div w:id="1493521231">
                  <w:marLeft w:val="0"/>
                  <w:marRight w:val="0"/>
                  <w:marTop w:val="0"/>
                  <w:marBottom w:val="0"/>
                  <w:divBdr>
                    <w:top w:val="none" w:sz="0" w:space="0" w:color="auto"/>
                    <w:left w:val="none" w:sz="0" w:space="0" w:color="auto"/>
                    <w:bottom w:val="none" w:sz="0" w:space="0" w:color="auto"/>
                    <w:right w:val="none" w:sz="0" w:space="0" w:color="auto"/>
                  </w:divBdr>
                </w:div>
                <w:div w:id="1494485804">
                  <w:marLeft w:val="0"/>
                  <w:marRight w:val="0"/>
                  <w:marTop w:val="0"/>
                  <w:marBottom w:val="0"/>
                  <w:divBdr>
                    <w:top w:val="none" w:sz="0" w:space="0" w:color="auto"/>
                    <w:left w:val="none" w:sz="0" w:space="0" w:color="auto"/>
                    <w:bottom w:val="none" w:sz="0" w:space="0" w:color="auto"/>
                    <w:right w:val="none" w:sz="0" w:space="0" w:color="auto"/>
                  </w:divBdr>
                </w:div>
                <w:div w:id="1499692903">
                  <w:marLeft w:val="0"/>
                  <w:marRight w:val="0"/>
                  <w:marTop w:val="0"/>
                  <w:marBottom w:val="0"/>
                  <w:divBdr>
                    <w:top w:val="none" w:sz="0" w:space="0" w:color="auto"/>
                    <w:left w:val="none" w:sz="0" w:space="0" w:color="auto"/>
                    <w:bottom w:val="none" w:sz="0" w:space="0" w:color="auto"/>
                    <w:right w:val="none" w:sz="0" w:space="0" w:color="auto"/>
                  </w:divBdr>
                </w:div>
                <w:div w:id="1501233381">
                  <w:marLeft w:val="0"/>
                  <w:marRight w:val="0"/>
                  <w:marTop w:val="0"/>
                  <w:marBottom w:val="0"/>
                  <w:divBdr>
                    <w:top w:val="none" w:sz="0" w:space="0" w:color="auto"/>
                    <w:left w:val="none" w:sz="0" w:space="0" w:color="auto"/>
                    <w:bottom w:val="none" w:sz="0" w:space="0" w:color="auto"/>
                    <w:right w:val="none" w:sz="0" w:space="0" w:color="auto"/>
                  </w:divBdr>
                </w:div>
                <w:div w:id="1502502966">
                  <w:marLeft w:val="0"/>
                  <w:marRight w:val="0"/>
                  <w:marTop w:val="0"/>
                  <w:marBottom w:val="0"/>
                  <w:divBdr>
                    <w:top w:val="none" w:sz="0" w:space="0" w:color="auto"/>
                    <w:left w:val="none" w:sz="0" w:space="0" w:color="auto"/>
                    <w:bottom w:val="none" w:sz="0" w:space="0" w:color="auto"/>
                    <w:right w:val="none" w:sz="0" w:space="0" w:color="auto"/>
                  </w:divBdr>
                </w:div>
                <w:div w:id="1503351907">
                  <w:marLeft w:val="0"/>
                  <w:marRight w:val="0"/>
                  <w:marTop w:val="0"/>
                  <w:marBottom w:val="0"/>
                  <w:divBdr>
                    <w:top w:val="none" w:sz="0" w:space="0" w:color="auto"/>
                    <w:left w:val="none" w:sz="0" w:space="0" w:color="auto"/>
                    <w:bottom w:val="none" w:sz="0" w:space="0" w:color="auto"/>
                    <w:right w:val="none" w:sz="0" w:space="0" w:color="auto"/>
                  </w:divBdr>
                </w:div>
                <w:div w:id="1507131915">
                  <w:marLeft w:val="0"/>
                  <w:marRight w:val="0"/>
                  <w:marTop w:val="0"/>
                  <w:marBottom w:val="0"/>
                  <w:divBdr>
                    <w:top w:val="none" w:sz="0" w:space="0" w:color="auto"/>
                    <w:left w:val="none" w:sz="0" w:space="0" w:color="auto"/>
                    <w:bottom w:val="none" w:sz="0" w:space="0" w:color="auto"/>
                    <w:right w:val="none" w:sz="0" w:space="0" w:color="auto"/>
                  </w:divBdr>
                </w:div>
                <w:div w:id="1507283684">
                  <w:marLeft w:val="0"/>
                  <w:marRight w:val="0"/>
                  <w:marTop w:val="0"/>
                  <w:marBottom w:val="0"/>
                  <w:divBdr>
                    <w:top w:val="none" w:sz="0" w:space="0" w:color="auto"/>
                    <w:left w:val="none" w:sz="0" w:space="0" w:color="auto"/>
                    <w:bottom w:val="none" w:sz="0" w:space="0" w:color="auto"/>
                    <w:right w:val="none" w:sz="0" w:space="0" w:color="auto"/>
                  </w:divBdr>
                </w:div>
                <w:div w:id="1508906449">
                  <w:marLeft w:val="0"/>
                  <w:marRight w:val="0"/>
                  <w:marTop w:val="0"/>
                  <w:marBottom w:val="0"/>
                  <w:divBdr>
                    <w:top w:val="none" w:sz="0" w:space="0" w:color="auto"/>
                    <w:left w:val="none" w:sz="0" w:space="0" w:color="auto"/>
                    <w:bottom w:val="none" w:sz="0" w:space="0" w:color="auto"/>
                    <w:right w:val="none" w:sz="0" w:space="0" w:color="auto"/>
                  </w:divBdr>
                </w:div>
                <w:div w:id="1509633369">
                  <w:marLeft w:val="0"/>
                  <w:marRight w:val="0"/>
                  <w:marTop w:val="0"/>
                  <w:marBottom w:val="0"/>
                  <w:divBdr>
                    <w:top w:val="none" w:sz="0" w:space="0" w:color="auto"/>
                    <w:left w:val="none" w:sz="0" w:space="0" w:color="auto"/>
                    <w:bottom w:val="none" w:sz="0" w:space="0" w:color="auto"/>
                    <w:right w:val="none" w:sz="0" w:space="0" w:color="auto"/>
                  </w:divBdr>
                </w:div>
                <w:div w:id="1511020407">
                  <w:marLeft w:val="0"/>
                  <w:marRight w:val="0"/>
                  <w:marTop w:val="0"/>
                  <w:marBottom w:val="0"/>
                  <w:divBdr>
                    <w:top w:val="none" w:sz="0" w:space="0" w:color="auto"/>
                    <w:left w:val="none" w:sz="0" w:space="0" w:color="auto"/>
                    <w:bottom w:val="none" w:sz="0" w:space="0" w:color="auto"/>
                    <w:right w:val="none" w:sz="0" w:space="0" w:color="auto"/>
                  </w:divBdr>
                </w:div>
                <w:div w:id="1517577215">
                  <w:marLeft w:val="0"/>
                  <w:marRight w:val="0"/>
                  <w:marTop w:val="0"/>
                  <w:marBottom w:val="0"/>
                  <w:divBdr>
                    <w:top w:val="none" w:sz="0" w:space="0" w:color="auto"/>
                    <w:left w:val="none" w:sz="0" w:space="0" w:color="auto"/>
                    <w:bottom w:val="none" w:sz="0" w:space="0" w:color="auto"/>
                    <w:right w:val="none" w:sz="0" w:space="0" w:color="auto"/>
                  </w:divBdr>
                </w:div>
                <w:div w:id="1518428269">
                  <w:marLeft w:val="0"/>
                  <w:marRight w:val="0"/>
                  <w:marTop w:val="0"/>
                  <w:marBottom w:val="0"/>
                  <w:divBdr>
                    <w:top w:val="none" w:sz="0" w:space="0" w:color="auto"/>
                    <w:left w:val="none" w:sz="0" w:space="0" w:color="auto"/>
                    <w:bottom w:val="none" w:sz="0" w:space="0" w:color="auto"/>
                    <w:right w:val="none" w:sz="0" w:space="0" w:color="auto"/>
                  </w:divBdr>
                </w:div>
                <w:div w:id="1520389429">
                  <w:marLeft w:val="0"/>
                  <w:marRight w:val="0"/>
                  <w:marTop w:val="0"/>
                  <w:marBottom w:val="0"/>
                  <w:divBdr>
                    <w:top w:val="none" w:sz="0" w:space="0" w:color="auto"/>
                    <w:left w:val="none" w:sz="0" w:space="0" w:color="auto"/>
                    <w:bottom w:val="none" w:sz="0" w:space="0" w:color="auto"/>
                    <w:right w:val="none" w:sz="0" w:space="0" w:color="auto"/>
                  </w:divBdr>
                </w:div>
                <w:div w:id="1520510890">
                  <w:marLeft w:val="0"/>
                  <w:marRight w:val="0"/>
                  <w:marTop w:val="0"/>
                  <w:marBottom w:val="0"/>
                  <w:divBdr>
                    <w:top w:val="none" w:sz="0" w:space="0" w:color="auto"/>
                    <w:left w:val="none" w:sz="0" w:space="0" w:color="auto"/>
                    <w:bottom w:val="none" w:sz="0" w:space="0" w:color="auto"/>
                    <w:right w:val="none" w:sz="0" w:space="0" w:color="auto"/>
                  </w:divBdr>
                </w:div>
                <w:div w:id="1523276361">
                  <w:marLeft w:val="0"/>
                  <w:marRight w:val="0"/>
                  <w:marTop w:val="0"/>
                  <w:marBottom w:val="0"/>
                  <w:divBdr>
                    <w:top w:val="none" w:sz="0" w:space="0" w:color="auto"/>
                    <w:left w:val="none" w:sz="0" w:space="0" w:color="auto"/>
                    <w:bottom w:val="none" w:sz="0" w:space="0" w:color="auto"/>
                    <w:right w:val="none" w:sz="0" w:space="0" w:color="auto"/>
                  </w:divBdr>
                </w:div>
                <w:div w:id="1523858216">
                  <w:marLeft w:val="0"/>
                  <w:marRight w:val="0"/>
                  <w:marTop w:val="0"/>
                  <w:marBottom w:val="0"/>
                  <w:divBdr>
                    <w:top w:val="none" w:sz="0" w:space="0" w:color="auto"/>
                    <w:left w:val="none" w:sz="0" w:space="0" w:color="auto"/>
                    <w:bottom w:val="none" w:sz="0" w:space="0" w:color="auto"/>
                    <w:right w:val="none" w:sz="0" w:space="0" w:color="auto"/>
                  </w:divBdr>
                </w:div>
                <w:div w:id="1524830080">
                  <w:marLeft w:val="0"/>
                  <w:marRight w:val="0"/>
                  <w:marTop w:val="0"/>
                  <w:marBottom w:val="0"/>
                  <w:divBdr>
                    <w:top w:val="none" w:sz="0" w:space="0" w:color="auto"/>
                    <w:left w:val="none" w:sz="0" w:space="0" w:color="auto"/>
                    <w:bottom w:val="none" w:sz="0" w:space="0" w:color="auto"/>
                    <w:right w:val="none" w:sz="0" w:space="0" w:color="auto"/>
                  </w:divBdr>
                </w:div>
                <w:div w:id="1528788026">
                  <w:marLeft w:val="0"/>
                  <w:marRight w:val="0"/>
                  <w:marTop w:val="0"/>
                  <w:marBottom w:val="0"/>
                  <w:divBdr>
                    <w:top w:val="none" w:sz="0" w:space="0" w:color="auto"/>
                    <w:left w:val="none" w:sz="0" w:space="0" w:color="auto"/>
                    <w:bottom w:val="none" w:sz="0" w:space="0" w:color="auto"/>
                    <w:right w:val="none" w:sz="0" w:space="0" w:color="auto"/>
                  </w:divBdr>
                </w:div>
                <w:div w:id="1529025920">
                  <w:marLeft w:val="0"/>
                  <w:marRight w:val="0"/>
                  <w:marTop w:val="0"/>
                  <w:marBottom w:val="0"/>
                  <w:divBdr>
                    <w:top w:val="none" w:sz="0" w:space="0" w:color="auto"/>
                    <w:left w:val="none" w:sz="0" w:space="0" w:color="auto"/>
                    <w:bottom w:val="none" w:sz="0" w:space="0" w:color="auto"/>
                    <w:right w:val="none" w:sz="0" w:space="0" w:color="auto"/>
                  </w:divBdr>
                </w:div>
                <w:div w:id="1531331852">
                  <w:marLeft w:val="0"/>
                  <w:marRight w:val="0"/>
                  <w:marTop w:val="0"/>
                  <w:marBottom w:val="0"/>
                  <w:divBdr>
                    <w:top w:val="none" w:sz="0" w:space="0" w:color="auto"/>
                    <w:left w:val="none" w:sz="0" w:space="0" w:color="auto"/>
                    <w:bottom w:val="none" w:sz="0" w:space="0" w:color="auto"/>
                    <w:right w:val="none" w:sz="0" w:space="0" w:color="auto"/>
                  </w:divBdr>
                </w:div>
                <w:div w:id="1531911515">
                  <w:marLeft w:val="0"/>
                  <w:marRight w:val="0"/>
                  <w:marTop w:val="0"/>
                  <w:marBottom w:val="0"/>
                  <w:divBdr>
                    <w:top w:val="none" w:sz="0" w:space="0" w:color="auto"/>
                    <w:left w:val="none" w:sz="0" w:space="0" w:color="auto"/>
                    <w:bottom w:val="none" w:sz="0" w:space="0" w:color="auto"/>
                    <w:right w:val="none" w:sz="0" w:space="0" w:color="auto"/>
                  </w:divBdr>
                </w:div>
                <w:div w:id="1532380010">
                  <w:marLeft w:val="0"/>
                  <w:marRight w:val="0"/>
                  <w:marTop w:val="0"/>
                  <w:marBottom w:val="0"/>
                  <w:divBdr>
                    <w:top w:val="none" w:sz="0" w:space="0" w:color="auto"/>
                    <w:left w:val="none" w:sz="0" w:space="0" w:color="auto"/>
                    <w:bottom w:val="none" w:sz="0" w:space="0" w:color="auto"/>
                    <w:right w:val="none" w:sz="0" w:space="0" w:color="auto"/>
                  </w:divBdr>
                </w:div>
                <w:div w:id="1541163802">
                  <w:marLeft w:val="0"/>
                  <w:marRight w:val="0"/>
                  <w:marTop w:val="0"/>
                  <w:marBottom w:val="0"/>
                  <w:divBdr>
                    <w:top w:val="none" w:sz="0" w:space="0" w:color="auto"/>
                    <w:left w:val="none" w:sz="0" w:space="0" w:color="auto"/>
                    <w:bottom w:val="none" w:sz="0" w:space="0" w:color="auto"/>
                    <w:right w:val="none" w:sz="0" w:space="0" w:color="auto"/>
                  </w:divBdr>
                </w:div>
                <w:div w:id="1544636116">
                  <w:marLeft w:val="0"/>
                  <w:marRight w:val="0"/>
                  <w:marTop w:val="0"/>
                  <w:marBottom w:val="0"/>
                  <w:divBdr>
                    <w:top w:val="none" w:sz="0" w:space="0" w:color="auto"/>
                    <w:left w:val="none" w:sz="0" w:space="0" w:color="auto"/>
                    <w:bottom w:val="none" w:sz="0" w:space="0" w:color="auto"/>
                    <w:right w:val="none" w:sz="0" w:space="0" w:color="auto"/>
                  </w:divBdr>
                </w:div>
                <w:div w:id="1546872100">
                  <w:marLeft w:val="0"/>
                  <w:marRight w:val="0"/>
                  <w:marTop w:val="0"/>
                  <w:marBottom w:val="0"/>
                  <w:divBdr>
                    <w:top w:val="none" w:sz="0" w:space="0" w:color="auto"/>
                    <w:left w:val="none" w:sz="0" w:space="0" w:color="auto"/>
                    <w:bottom w:val="none" w:sz="0" w:space="0" w:color="auto"/>
                    <w:right w:val="none" w:sz="0" w:space="0" w:color="auto"/>
                  </w:divBdr>
                </w:div>
                <w:div w:id="1549682856">
                  <w:marLeft w:val="0"/>
                  <w:marRight w:val="0"/>
                  <w:marTop w:val="0"/>
                  <w:marBottom w:val="0"/>
                  <w:divBdr>
                    <w:top w:val="none" w:sz="0" w:space="0" w:color="auto"/>
                    <w:left w:val="none" w:sz="0" w:space="0" w:color="auto"/>
                    <w:bottom w:val="none" w:sz="0" w:space="0" w:color="auto"/>
                    <w:right w:val="none" w:sz="0" w:space="0" w:color="auto"/>
                  </w:divBdr>
                </w:div>
                <w:div w:id="1555582871">
                  <w:marLeft w:val="0"/>
                  <w:marRight w:val="0"/>
                  <w:marTop w:val="0"/>
                  <w:marBottom w:val="0"/>
                  <w:divBdr>
                    <w:top w:val="none" w:sz="0" w:space="0" w:color="auto"/>
                    <w:left w:val="none" w:sz="0" w:space="0" w:color="auto"/>
                    <w:bottom w:val="none" w:sz="0" w:space="0" w:color="auto"/>
                    <w:right w:val="none" w:sz="0" w:space="0" w:color="auto"/>
                  </w:divBdr>
                </w:div>
                <w:div w:id="1556970980">
                  <w:marLeft w:val="0"/>
                  <w:marRight w:val="0"/>
                  <w:marTop w:val="0"/>
                  <w:marBottom w:val="0"/>
                  <w:divBdr>
                    <w:top w:val="none" w:sz="0" w:space="0" w:color="auto"/>
                    <w:left w:val="none" w:sz="0" w:space="0" w:color="auto"/>
                    <w:bottom w:val="none" w:sz="0" w:space="0" w:color="auto"/>
                    <w:right w:val="none" w:sz="0" w:space="0" w:color="auto"/>
                  </w:divBdr>
                </w:div>
                <w:div w:id="1557232113">
                  <w:marLeft w:val="0"/>
                  <w:marRight w:val="0"/>
                  <w:marTop w:val="0"/>
                  <w:marBottom w:val="0"/>
                  <w:divBdr>
                    <w:top w:val="none" w:sz="0" w:space="0" w:color="auto"/>
                    <w:left w:val="none" w:sz="0" w:space="0" w:color="auto"/>
                    <w:bottom w:val="none" w:sz="0" w:space="0" w:color="auto"/>
                    <w:right w:val="none" w:sz="0" w:space="0" w:color="auto"/>
                  </w:divBdr>
                </w:div>
                <w:div w:id="1557858497">
                  <w:marLeft w:val="0"/>
                  <w:marRight w:val="0"/>
                  <w:marTop w:val="0"/>
                  <w:marBottom w:val="0"/>
                  <w:divBdr>
                    <w:top w:val="none" w:sz="0" w:space="0" w:color="auto"/>
                    <w:left w:val="none" w:sz="0" w:space="0" w:color="auto"/>
                    <w:bottom w:val="none" w:sz="0" w:space="0" w:color="auto"/>
                    <w:right w:val="none" w:sz="0" w:space="0" w:color="auto"/>
                  </w:divBdr>
                </w:div>
                <w:div w:id="1561747581">
                  <w:marLeft w:val="0"/>
                  <w:marRight w:val="0"/>
                  <w:marTop w:val="0"/>
                  <w:marBottom w:val="0"/>
                  <w:divBdr>
                    <w:top w:val="none" w:sz="0" w:space="0" w:color="auto"/>
                    <w:left w:val="none" w:sz="0" w:space="0" w:color="auto"/>
                    <w:bottom w:val="none" w:sz="0" w:space="0" w:color="auto"/>
                    <w:right w:val="none" w:sz="0" w:space="0" w:color="auto"/>
                  </w:divBdr>
                </w:div>
                <w:div w:id="1566724013">
                  <w:marLeft w:val="0"/>
                  <w:marRight w:val="0"/>
                  <w:marTop w:val="0"/>
                  <w:marBottom w:val="0"/>
                  <w:divBdr>
                    <w:top w:val="none" w:sz="0" w:space="0" w:color="auto"/>
                    <w:left w:val="none" w:sz="0" w:space="0" w:color="auto"/>
                    <w:bottom w:val="none" w:sz="0" w:space="0" w:color="auto"/>
                    <w:right w:val="none" w:sz="0" w:space="0" w:color="auto"/>
                  </w:divBdr>
                </w:div>
                <w:div w:id="1567187572">
                  <w:marLeft w:val="0"/>
                  <w:marRight w:val="0"/>
                  <w:marTop w:val="0"/>
                  <w:marBottom w:val="0"/>
                  <w:divBdr>
                    <w:top w:val="none" w:sz="0" w:space="0" w:color="auto"/>
                    <w:left w:val="none" w:sz="0" w:space="0" w:color="auto"/>
                    <w:bottom w:val="none" w:sz="0" w:space="0" w:color="auto"/>
                    <w:right w:val="none" w:sz="0" w:space="0" w:color="auto"/>
                  </w:divBdr>
                </w:div>
                <w:div w:id="1568034380">
                  <w:marLeft w:val="0"/>
                  <w:marRight w:val="0"/>
                  <w:marTop w:val="0"/>
                  <w:marBottom w:val="0"/>
                  <w:divBdr>
                    <w:top w:val="none" w:sz="0" w:space="0" w:color="auto"/>
                    <w:left w:val="none" w:sz="0" w:space="0" w:color="auto"/>
                    <w:bottom w:val="none" w:sz="0" w:space="0" w:color="auto"/>
                    <w:right w:val="none" w:sz="0" w:space="0" w:color="auto"/>
                  </w:divBdr>
                </w:div>
                <w:div w:id="1568034811">
                  <w:marLeft w:val="0"/>
                  <w:marRight w:val="0"/>
                  <w:marTop w:val="0"/>
                  <w:marBottom w:val="0"/>
                  <w:divBdr>
                    <w:top w:val="none" w:sz="0" w:space="0" w:color="auto"/>
                    <w:left w:val="none" w:sz="0" w:space="0" w:color="auto"/>
                    <w:bottom w:val="none" w:sz="0" w:space="0" w:color="auto"/>
                    <w:right w:val="none" w:sz="0" w:space="0" w:color="auto"/>
                  </w:divBdr>
                </w:div>
                <w:div w:id="1568539877">
                  <w:marLeft w:val="0"/>
                  <w:marRight w:val="0"/>
                  <w:marTop w:val="0"/>
                  <w:marBottom w:val="0"/>
                  <w:divBdr>
                    <w:top w:val="none" w:sz="0" w:space="0" w:color="auto"/>
                    <w:left w:val="none" w:sz="0" w:space="0" w:color="auto"/>
                    <w:bottom w:val="none" w:sz="0" w:space="0" w:color="auto"/>
                    <w:right w:val="none" w:sz="0" w:space="0" w:color="auto"/>
                  </w:divBdr>
                </w:div>
                <w:div w:id="1574507193">
                  <w:marLeft w:val="0"/>
                  <w:marRight w:val="0"/>
                  <w:marTop w:val="0"/>
                  <w:marBottom w:val="0"/>
                  <w:divBdr>
                    <w:top w:val="none" w:sz="0" w:space="0" w:color="auto"/>
                    <w:left w:val="none" w:sz="0" w:space="0" w:color="auto"/>
                    <w:bottom w:val="none" w:sz="0" w:space="0" w:color="auto"/>
                    <w:right w:val="none" w:sz="0" w:space="0" w:color="auto"/>
                  </w:divBdr>
                </w:div>
                <w:div w:id="1574704436">
                  <w:marLeft w:val="0"/>
                  <w:marRight w:val="0"/>
                  <w:marTop w:val="0"/>
                  <w:marBottom w:val="0"/>
                  <w:divBdr>
                    <w:top w:val="none" w:sz="0" w:space="0" w:color="auto"/>
                    <w:left w:val="none" w:sz="0" w:space="0" w:color="auto"/>
                    <w:bottom w:val="none" w:sz="0" w:space="0" w:color="auto"/>
                    <w:right w:val="none" w:sz="0" w:space="0" w:color="auto"/>
                  </w:divBdr>
                </w:div>
                <w:div w:id="1575504000">
                  <w:marLeft w:val="0"/>
                  <w:marRight w:val="0"/>
                  <w:marTop w:val="0"/>
                  <w:marBottom w:val="0"/>
                  <w:divBdr>
                    <w:top w:val="none" w:sz="0" w:space="0" w:color="auto"/>
                    <w:left w:val="none" w:sz="0" w:space="0" w:color="auto"/>
                    <w:bottom w:val="none" w:sz="0" w:space="0" w:color="auto"/>
                    <w:right w:val="none" w:sz="0" w:space="0" w:color="auto"/>
                  </w:divBdr>
                </w:div>
                <w:div w:id="1578898562">
                  <w:marLeft w:val="0"/>
                  <w:marRight w:val="0"/>
                  <w:marTop w:val="0"/>
                  <w:marBottom w:val="0"/>
                  <w:divBdr>
                    <w:top w:val="none" w:sz="0" w:space="0" w:color="auto"/>
                    <w:left w:val="none" w:sz="0" w:space="0" w:color="auto"/>
                    <w:bottom w:val="none" w:sz="0" w:space="0" w:color="auto"/>
                    <w:right w:val="none" w:sz="0" w:space="0" w:color="auto"/>
                  </w:divBdr>
                </w:div>
                <w:div w:id="1578900599">
                  <w:marLeft w:val="0"/>
                  <w:marRight w:val="0"/>
                  <w:marTop w:val="0"/>
                  <w:marBottom w:val="0"/>
                  <w:divBdr>
                    <w:top w:val="none" w:sz="0" w:space="0" w:color="auto"/>
                    <w:left w:val="none" w:sz="0" w:space="0" w:color="auto"/>
                    <w:bottom w:val="none" w:sz="0" w:space="0" w:color="auto"/>
                    <w:right w:val="none" w:sz="0" w:space="0" w:color="auto"/>
                  </w:divBdr>
                </w:div>
                <w:div w:id="1580292297">
                  <w:marLeft w:val="0"/>
                  <w:marRight w:val="0"/>
                  <w:marTop w:val="0"/>
                  <w:marBottom w:val="0"/>
                  <w:divBdr>
                    <w:top w:val="none" w:sz="0" w:space="0" w:color="auto"/>
                    <w:left w:val="none" w:sz="0" w:space="0" w:color="auto"/>
                    <w:bottom w:val="none" w:sz="0" w:space="0" w:color="auto"/>
                    <w:right w:val="none" w:sz="0" w:space="0" w:color="auto"/>
                  </w:divBdr>
                </w:div>
                <w:div w:id="1581405979">
                  <w:marLeft w:val="0"/>
                  <w:marRight w:val="0"/>
                  <w:marTop w:val="0"/>
                  <w:marBottom w:val="0"/>
                  <w:divBdr>
                    <w:top w:val="none" w:sz="0" w:space="0" w:color="auto"/>
                    <w:left w:val="none" w:sz="0" w:space="0" w:color="auto"/>
                    <w:bottom w:val="none" w:sz="0" w:space="0" w:color="auto"/>
                    <w:right w:val="none" w:sz="0" w:space="0" w:color="auto"/>
                  </w:divBdr>
                </w:div>
                <w:div w:id="1583756281">
                  <w:marLeft w:val="0"/>
                  <w:marRight w:val="0"/>
                  <w:marTop w:val="0"/>
                  <w:marBottom w:val="0"/>
                  <w:divBdr>
                    <w:top w:val="none" w:sz="0" w:space="0" w:color="auto"/>
                    <w:left w:val="none" w:sz="0" w:space="0" w:color="auto"/>
                    <w:bottom w:val="none" w:sz="0" w:space="0" w:color="auto"/>
                    <w:right w:val="none" w:sz="0" w:space="0" w:color="auto"/>
                  </w:divBdr>
                </w:div>
                <w:div w:id="1585647868">
                  <w:marLeft w:val="0"/>
                  <w:marRight w:val="0"/>
                  <w:marTop w:val="0"/>
                  <w:marBottom w:val="0"/>
                  <w:divBdr>
                    <w:top w:val="none" w:sz="0" w:space="0" w:color="auto"/>
                    <w:left w:val="none" w:sz="0" w:space="0" w:color="auto"/>
                    <w:bottom w:val="none" w:sz="0" w:space="0" w:color="auto"/>
                    <w:right w:val="none" w:sz="0" w:space="0" w:color="auto"/>
                  </w:divBdr>
                </w:div>
                <w:div w:id="1587419685">
                  <w:marLeft w:val="0"/>
                  <w:marRight w:val="0"/>
                  <w:marTop w:val="0"/>
                  <w:marBottom w:val="0"/>
                  <w:divBdr>
                    <w:top w:val="none" w:sz="0" w:space="0" w:color="auto"/>
                    <w:left w:val="none" w:sz="0" w:space="0" w:color="auto"/>
                    <w:bottom w:val="none" w:sz="0" w:space="0" w:color="auto"/>
                    <w:right w:val="none" w:sz="0" w:space="0" w:color="auto"/>
                  </w:divBdr>
                </w:div>
                <w:div w:id="1588154850">
                  <w:marLeft w:val="0"/>
                  <w:marRight w:val="0"/>
                  <w:marTop w:val="0"/>
                  <w:marBottom w:val="0"/>
                  <w:divBdr>
                    <w:top w:val="none" w:sz="0" w:space="0" w:color="auto"/>
                    <w:left w:val="none" w:sz="0" w:space="0" w:color="auto"/>
                    <w:bottom w:val="none" w:sz="0" w:space="0" w:color="auto"/>
                    <w:right w:val="none" w:sz="0" w:space="0" w:color="auto"/>
                  </w:divBdr>
                </w:div>
                <w:div w:id="1588659708">
                  <w:marLeft w:val="0"/>
                  <w:marRight w:val="0"/>
                  <w:marTop w:val="0"/>
                  <w:marBottom w:val="0"/>
                  <w:divBdr>
                    <w:top w:val="none" w:sz="0" w:space="0" w:color="auto"/>
                    <w:left w:val="none" w:sz="0" w:space="0" w:color="auto"/>
                    <w:bottom w:val="none" w:sz="0" w:space="0" w:color="auto"/>
                    <w:right w:val="none" w:sz="0" w:space="0" w:color="auto"/>
                  </w:divBdr>
                </w:div>
                <w:div w:id="1591428150">
                  <w:marLeft w:val="0"/>
                  <w:marRight w:val="0"/>
                  <w:marTop w:val="0"/>
                  <w:marBottom w:val="0"/>
                  <w:divBdr>
                    <w:top w:val="none" w:sz="0" w:space="0" w:color="auto"/>
                    <w:left w:val="none" w:sz="0" w:space="0" w:color="auto"/>
                    <w:bottom w:val="none" w:sz="0" w:space="0" w:color="auto"/>
                    <w:right w:val="none" w:sz="0" w:space="0" w:color="auto"/>
                  </w:divBdr>
                </w:div>
                <w:div w:id="1591890782">
                  <w:marLeft w:val="0"/>
                  <w:marRight w:val="0"/>
                  <w:marTop w:val="0"/>
                  <w:marBottom w:val="0"/>
                  <w:divBdr>
                    <w:top w:val="none" w:sz="0" w:space="0" w:color="auto"/>
                    <w:left w:val="none" w:sz="0" w:space="0" w:color="auto"/>
                    <w:bottom w:val="none" w:sz="0" w:space="0" w:color="auto"/>
                    <w:right w:val="none" w:sz="0" w:space="0" w:color="auto"/>
                  </w:divBdr>
                </w:div>
                <w:div w:id="1595356811">
                  <w:marLeft w:val="0"/>
                  <w:marRight w:val="0"/>
                  <w:marTop w:val="0"/>
                  <w:marBottom w:val="0"/>
                  <w:divBdr>
                    <w:top w:val="none" w:sz="0" w:space="0" w:color="auto"/>
                    <w:left w:val="none" w:sz="0" w:space="0" w:color="auto"/>
                    <w:bottom w:val="none" w:sz="0" w:space="0" w:color="auto"/>
                    <w:right w:val="none" w:sz="0" w:space="0" w:color="auto"/>
                  </w:divBdr>
                </w:div>
                <w:div w:id="1596400665">
                  <w:marLeft w:val="0"/>
                  <w:marRight w:val="0"/>
                  <w:marTop w:val="0"/>
                  <w:marBottom w:val="0"/>
                  <w:divBdr>
                    <w:top w:val="none" w:sz="0" w:space="0" w:color="auto"/>
                    <w:left w:val="none" w:sz="0" w:space="0" w:color="auto"/>
                    <w:bottom w:val="none" w:sz="0" w:space="0" w:color="auto"/>
                    <w:right w:val="none" w:sz="0" w:space="0" w:color="auto"/>
                  </w:divBdr>
                </w:div>
                <w:div w:id="1599484173">
                  <w:marLeft w:val="0"/>
                  <w:marRight w:val="0"/>
                  <w:marTop w:val="0"/>
                  <w:marBottom w:val="0"/>
                  <w:divBdr>
                    <w:top w:val="none" w:sz="0" w:space="0" w:color="auto"/>
                    <w:left w:val="none" w:sz="0" w:space="0" w:color="auto"/>
                    <w:bottom w:val="none" w:sz="0" w:space="0" w:color="auto"/>
                    <w:right w:val="none" w:sz="0" w:space="0" w:color="auto"/>
                  </w:divBdr>
                </w:div>
                <w:div w:id="1600989964">
                  <w:marLeft w:val="0"/>
                  <w:marRight w:val="0"/>
                  <w:marTop w:val="0"/>
                  <w:marBottom w:val="0"/>
                  <w:divBdr>
                    <w:top w:val="none" w:sz="0" w:space="0" w:color="auto"/>
                    <w:left w:val="none" w:sz="0" w:space="0" w:color="auto"/>
                    <w:bottom w:val="none" w:sz="0" w:space="0" w:color="auto"/>
                    <w:right w:val="none" w:sz="0" w:space="0" w:color="auto"/>
                  </w:divBdr>
                </w:div>
                <w:div w:id="1601598675">
                  <w:marLeft w:val="0"/>
                  <w:marRight w:val="0"/>
                  <w:marTop w:val="0"/>
                  <w:marBottom w:val="0"/>
                  <w:divBdr>
                    <w:top w:val="none" w:sz="0" w:space="0" w:color="auto"/>
                    <w:left w:val="none" w:sz="0" w:space="0" w:color="auto"/>
                    <w:bottom w:val="none" w:sz="0" w:space="0" w:color="auto"/>
                    <w:right w:val="none" w:sz="0" w:space="0" w:color="auto"/>
                  </w:divBdr>
                </w:div>
                <w:div w:id="1601789108">
                  <w:marLeft w:val="0"/>
                  <w:marRight w:val="0"/>
                  <w:marTop w:val="0"/>
                  <w:marBottom w:val="0"/>
                  <w:divBdr>
                    <w:top w:val="none" w:sz="0" w:space="0" w:color="auto"/>
                    <w:left w:val="none" w:sz="0" w:space="0" w:color="auto"/>
                    <w:bottom w:val="none" w:sz="0" w:space="0" w:color="auto"/>
                    <w:right w:val="none" w:sz="0" w:space="0" w:color="auto"/>
                  </w:divBdr>
                </w:div>
                <w:div w:id="1603033575">
                  <w:marLeft w:val="0"/>
                  <w:marRight w:val="0"/>
                  <w:marTop w:val="0"/>
                  <w:marBottom w:val="0"/>
                  <w:divBdr>
                    <w:top w:val="none" w:sz="0" w:space="0" w:color="auto"/>
                    <w:left w:val="none" w:sz="0" w:space="0" w:color="auto"/>
                    <w:bottom w:val="none" w:sz="0" w:space="0" w:color="auto"/>
                    <w:right w:val="none" w:sz="0" w:space="0" w:color="auto"/>
                  </w:divBdr>
                </w:div>
                <w:div w:id="1603957467">
                  <w:marLeft w:val="0"/>
                  <w:marRight w:val="0"/>
                  <w:marTop w:val="0"/>
                  <w:marBottom w:val="0"/>
                  <w:divBdr>
                    <w:top w:val="none" w:sz="0" w:space="0" w:color="auto"/>
                    <w:left w:val="none" w:sz="0" w:space="0" w:color="auto"/>
                    <w:bottom w:val="none" w:sz="0" w:space="0" w:color="auto"/>
                    <w:right w:val="none" w:sz="0" w:space="0" w:color="auto"/>
                  </w:divBdr>
                </w:div>
                <w:div w:id="1605335254">
                  <w:marLeft w:val="0"/>
                  <w:marRight w:val="0"/>
                  <w:marTop w:val="0"/>
                  <w:marBottom w:val="0"/>
                  <w:divBdr>
                    <w:top w:val="none" w:sz="0" w:space="0" w:color="auto"/>
                    <w:left w:val="none" w:sz="0" w:space="0" w:color="auto"/>
                    <w:bottom w:val="none" w:sz="0" w:space="0" w:color="auto"/>
                    <w:right w:val="none" w:sz="0" w:space="0" w:color="auto"/>
                  </w:divBdr>
                </w:div>
                <w:div w:id="1608384901">
                  <w:marLeft w:val="0"/>
                  <w:marRight w:val="0"/>
                  <w:marTop w:val="0"/>
                  <w:marBottom w:val="0"/>
                  <w:divBdr>
                    <w:top w:val="none" w:sz="0" w:space="0" w:color="auto"/>
                    <w:left w:val="none" w:sz="0" w:space="0" w:color="auto"/>
                    <w:bottom w:val="none" w:sz="0" w:space="0" w:color="auto"/>
                    <w:right w:val="none" w:sz="0" w:space="0" w:color="auto"/>
                  </w:divBdr>
                </w:div>
                <w:div w:id="1614745727">
                  <w:marLeft w:val="0"/>
                  <w:marRight w:val="0"/>
                  <w:marTop w:val="0"/>
                  <w:marBottom w:val="0"/>
                  <w:divBdr>
                    <w:top w:val="none" w:sz="0" w:space="0" w:color="auto"/>
                    <w:left w:val="none" w:sz="0" w:space="0" w:color="auto"/>
                    <w:bottom w:val="none" w:sz="0" w:space="0" w:color="auto"/>
                    <w:right w:val="none" w:sz="0" w:space="0" w:color="auto"/>
                  </w:divBdr>
                </w:div>
                <w:div w:id="1617636945">
                  <w:marLeft w:val="0"/>
                  <w:marRight w:val="0"/>
                  <w:marTop w:val="0"/>
                  <w:marBottom w:val="0"/>
                  <w:divBdr>
                    <w:top w:val="none" w:sz="0" w:space="0" w:color="auto"/>
                    <w:left w:val="none" w:sz="0" w:space="0" w:color="auto"/>
                    <w:bottom w:val="none" w:sz="0" w:space="0" w:color="auto"/>
                    <w:right w:val="none" w:sz="0" w:space="0" w:color="auto"/>
                  </w:divBdr>
                </w:div>
                <w:div w:id="1618834937">
                  <w:marLeft w:val="0"/>
                  <w:marRight w:val="0"/>
                  <w:marTop w:val="0"/>
                  <w:marBottom w:val="0"/>
                  <w:divBdr>
                    <w:top w:val="none" w:sz="0" w:space="0" w:color="auto"/>
                    <w:left w:val="none" w:sz="0" w:space="0" w:color="auto"/>
                    <w:bottom w:val="none" w:sz="0" w:space="0" w:color="auto"/>
                    <w:right w:val="none" w:sz="0" w:space="0" w:color="auto"/>
                  </w:divBdr>
                </w:div>
                <w:div w:id="1621763721">
                  <w:marLeft w:val="0"/>
                  <w:marRight w:val="0"/>
                  <w:marTop w:val="0"/>
                  <w:marBottom w:val="0"/>
                  <w:divBdr>
                    <w:top w:val="none" w:sz="0" w:space="0" w:color="auto"/>
                    <w:left w:val="none" w:sz="0" w:space="0" w:color="auto"/>
                    <w:bottom w:val="none" w:sz="0" w:space="0" w:color="auto"/>
                    <w:right w:val="none" w:sz="0" w:space="0" w:color="auto"/>
                  </w:divBdr>
                </w:div>
                <w:div w:id="1622419138">
                  <w:marLeft w:val="0"/>
                  <w:marRight w:val="0"/>
                  <w:marTop w:val="0"/>
                  <w:marBottom w:val="0"/>
                  <w:divBdr>
                    <w:top w:val="none" w:sz="0" w:space="0" w:color="auto"/>
                    <w:left w:val="none" w:sz="0" w:space="0" w:color="auto"/>
                    <w:bottom w:val="none" w:sz="0" w:space="0" w:color="auto"/>
                    <w:right w:val="none" w:sz="0" w:space="0" w:color="auto"/>
                  </w:divBdr>
                </w:div>
                <w:div w:id="1623464301">
                  <w:marLeft w:val="0"/>
                  <w:marRight w:val="0"/>
                  <w:marTop w:val="0"/>
                  <w:marBottom w:val="0"/>
                  <w:divBdr>
                    <w:top w:val="none" w:sz="0" w:space="0" w:color="auto"/>
                    <w:left w:val="none" w:sz="0" w:space="0" w:color="auto"/>
                    <w:bottom w:val="none" w:sz="0" w:space="0" w:color="auto"/>
                    <w:right w:val="none" w:sz="0" w:space="0" w:color="auto"/>
                  </w:divBdr>
                </w:div>
                <w:div w:id="1635216322">
                  <w:marLeft w:val="0"/>
                  <w:marRight w:val="0"/>
                  <w:marTop w:val="0"/>
                  <w:marBottom w:val="0"/>
                  <w:divBdr>
                    <w:top w:val="none" w:sz="0" w:space="0" w:color="auto"/>
                    <w:left w:val="none" w:sz="0" w:space="0" w:color="auto"/>
                    <w:bottom w:val="none" w:sz="0" w:space="0" w:color="auto"/>
                    <w:right w:val="none" w:sz="0" w:space="0" w:color="auto"/>
                  </w:divBdr>
                </w:div>
                <w:div w:id="1637175409">
                  <w:marLeft w:val="0"/>
                  <w:marRight w:val="0"/>
                  <w:marTop w:val="0"/>
                  <w:marBottom w:val="0"/>
                  <w:divBdr>
                    <w:top w:val="none" w:sz="0" w:space="0" w:color="auto"/>
                    <w:left w:val="none" w:sz="0" w:space="0" w:color="auto"/>
                    <w:bottom w:val="none" w:sz="0" w:space="0" w:color="auto"/>
                    <w:right w:val="none" w:sz="0" w:space="0" w:color="auto"/>
                  </w:divBdr>
                </w:div>
                <w:div w:id="1638609571">
                  <w:marLeft w:val="0"/>
                  <w:marRight w:val="0"/>
                  <w:marTop w:val="0"/>
                  <w:marBottom w:val="0"/>
                  <w:divBdr>
                    <w:top w:val="none" w:sz="0" w:space="0" w:color="auto"/>
                    <w:left w:val="none" w:sz="0" w:space="0" w:color="auto"/>
                    <w:bottom w:val="none" w:sz="0" w:space="0" w:color="auto"/>
                    <w:right w:val="none" w:sz="0" w:space="0" w:color="auto"/>
                  </w:divBdr>
                </w:div>
                <w:div w:id="1638950800">
                  <w:marLeft w:val="0"/>
                  <w:marRight w:val="0"/>
                  <w:marTop w:val="0"/>
                  <w:marBottom w:val="0"/>
                  <w:divBdr>
                    <w:top w:val="none" w:sz="0" w:space="0" w:color="auto"/>
                    <w:left w:val="none" w:sz="0" w:space="0" w:color="auto"/>
                    <w:bottom w:val="none" w:sz="0" w:space="0" w:color="auto"/>
                    <w:right w:val="none" w:sz="0" w:space="0" w:color="auto"/>
                  </w:divBdr>
                </w:div>
                <w:div w:id="1641107193">
                  <w:marLeft w:val="0"/>
                  <w:marRight w:val="0"/>
                  <w:marTop w:val="0"/>
                  <w:marBottom w:val="0"/>
                  <w:divBdr>
                    <w:top w:val="none" w:sz="0" w:space="0" w:color="auto"/>
                    <w:left w:val="none" w:sz="0" w:space="0" w:color="auto"/>
                    <w:bottom w:val="none" w:sz="0" w:space="0" w:color="auto"/>
                    <w:right w:val="none" w:sz="0" w:space="0" w:color="auto"/>
                  </w:divBdr>
                </w:div>
                <w:div w:id="1642540566">
                  <w:marLeft w:val="0"/>
                  <w:marRight w:val="0"/>
                  <w:marTop w:val="0"/>
                  <w:marBottom w:val="0"/>
                  <w:divBdr>
                    <w:top w:val="none" w:sz="0" w:space="0" w:color="auto"/>
                    <w:left w:val="none" w:sz="0" w:space="0" w:color="auto"/>
                    <w:bottom w:val="none" w:sz="0" w:space="0" w:color="auto"/>
                    <w:right w:val="none" w:sz="0" w:space="0" w:color="auto"/>
                  </w:divBdr>
                </w:div>
                <w:div w:id="1644189618">
                  <w:marLeft w:val="0"/>
                  <w:marRight w:val="0"/>
                  <w:marTop w:val="0"/>
                  <w:marBottom w:val="0"/>
                  <w:divBdr>
                    <w:top w:val="none" w:sz="0" w:space="0" w:color="auto"/>
                    <w:left w:val="none" w:sz="0" w:space="0" w:color="auto"/>
                    <w:bottom w:val="none" w:sz="0" w:space="0" w:color="auto"/>
                    <w:right w:val="none" w:sz="0" w:space="0" w:color="auto"/>
                  </w:divBdr>
                </w:div>
                <w:div w:id="1644969941">
                  <w:marLeft w:val="0"/>
                  <w:marRight w:val="0"/>
                  <w:marTop w:val="0"/>
                  <w:marBottom w:val="0"/>
                  <w:divBdr>
                    <w:top w:val="none" w:sz="0" w:space="0" w:color="auto"/>
                    <w:left w:val="none" w:sz="0" w:space="0" w:color="auto"/>
                    <w:bottom w:val="none" w:sz="0" w:space="0" w:color="auto"/>
                    <w:right w:val="none" w:sz="0" w:space="0" w:color="auto"/>
                  </w:divBdr>
                </w:div>
                <w:div w:id="1645424519">
                  <w:marLeft w:val="0"/>
                  <w:marRight w:val="0"/>
                  <w:marTop w:val="0"/>
                  <w:marBottom w:val="0"/>
                  <w:divBdr>
                    <w:top w:val="none" w:sz="0" w:space="0" w:color="auto"/>
                    <w:left w:val="none" w:sz="0" w:space="0" w:color="auto"/>
                    <w:bottom w:val="none" w:sz="0" w:space="0" w:color="auto"/>
                    <w:right w:val="none" w:sz="0" w:space="0" w:color="auto"/>
                  </w:divBdr>
                </w:div>
                <w:div w:id="1647204649">
                  <w:marLeft w:val="0"/>
                  <w:marRight w:val="0"/>
                  <w:marTop w:val="0"/>
                  <w:marBottom w:val="0"/>
                  <w:divBdr>
                    <w:top w:val="none" w:sz="0" w:space="0" w:color="auto"/>
                    <w:left w:val="none" w:sz="0" w:space="0" w:color="auto"/>
                    <w:bottom w:val="none" w:sz="0" w:space="0" w:color="auto"/>
                    <w:right w:val="none" w:sz="0" w:space="0" w:color="auto"/>
                  </w:divBdr>
                </w:div>
                <w:div w:id="1649246108">
                  <w:marLeft w:val="0"/>
                  <w:marRight w:val="0"/>
                  <w:marTop w:val="0"/>
                  <w:marBottom w:val="0"/>
                  <w:divBdr>
                    <w:top w:val="none" w:sz="0" w:space="0" w:color="auto"/>
                    <w:left w:val="none" w:sz="0" w:space="0" w:color="auto"/>
                    <w:bottom w:val="none" w:sz="0" w:space="0" w:color="auto"/>
                    <w:right w:val="none" w:sz="0" w:space="0" w:color="auto"/>
                  </w:divBdr>
                </w:div>
                <w:div w:id="1649751395">
                  <w:marLeft w:val="0"/>
                  <w:marRight w:val="0"/>
                  <w:marTop w:val="0"/>
                  <w:marBottom w:val="0"/>
                  <w:divBdr>
                    <w:top w:val="none" w:sz="0" w:space="0" w:color="auto"/>
                    <w:left w:val="none" w:sz="0" w:space="0" w:color="auto"/>
                    <w:bottom w:val="none" w:sz="0" w:space="0" w:color="auto"/>
                    <w:right w:val="none" w:sz="0" w:space="0" w:color="auto"/>
                  </w:divBdr>
                </w:div>
                <w:div w:id="1650397839">
                  <w:marLeft w:val="0"/>
                  <w:marRight w:val="0"/>
                  <w:marTop w:val="0"/>
                  <w:marBottom w:val="0"/>
                  <w:divBdr>
                    <w:top w:val="none" w:sz="0" w:space="0" w:color="auto"/>
                    <w:left w:val="none" w:sz="0" w:space="0" w:color="auto"/>
                    <w:bottom w:val="none" w:sz="0" w:space="0" w:color="auto"/>
                    <w:right w:val="none" w:sz="0" w:space="0" w:color="auto"/>
                  </w:divBdr>
                </w:div>
                <w:div w:id="1650861071">
                  <w:marLeft w:val="0"/>
                  <w:marRight w:val="0"/>
                  <w:marTop w:val="0"/>
                  <w:marBottom w:val="0"/>
                  <w:divBdr>
                    <w:top w:val="none" w:sz="0" w:space="0" w:color="auto"/>
                    <w:left w:val="none" w:sz="0" w:space="0" w:color="auto"/>
                    <w:bottom w:val="none" w:sz="0" w:space="0" w:color="auto"/>
                    <w:right w:val="none" w:sz="0" w:space="0" w:color="auto"/>
                  </w:divBdr>
                </w:div>
                <w:div w:id="1650941872">
                  <w:marLeft w:val="0"/>
                  <w:marRight w:val="0"/>
                  <w:marTop w:val="0"/>
                  <w:marBottom w:val="0"/>
                  <w:divBdr>
                    <w:top w:val="none" w:sz="0" w:space="0" w:color="auto"/>
                    <w:left w:val="none" w:sz="0" w:space="0" w:color="auto"/>
                    <w:bottom w:val="none" w:sz="0" w:space="0" w:color="auto"/>
                    <w:right w:val="none" w:sz="0" w:space="0" w:color="auto"/>
                  </w:divBdr>
                </w:div>
                <w:div w:id="1653943704">
                  <w:marLeft w:val="0"/>
                  <w:marRight w:val="0"/>
                  <w:marTop w:val="0"/>
                  <w:marBottom w:val="0"/>
                  <w:divBdr>
                    <w:top w:val="none" w:sz="0" w:space="0" w:color="auto"/>
                    <w:left w:val="none" w:sz="0" w:space="0" w:color="auto"/>
                    <w:bottom w:val="none" w:sz="0" w:space="0" w:color="auto"/>
                    <w:right w:val="none" w:sz="0" w:space="0" w:color="auto"/>
                  </w:divBdr>
                </w:div>
                <w:div w:id="1654144588">
                  <w:marLeft w:val="0"/>
                  <w:marRight w:val="0"/>
                  <w:marTop w:val="0"/>
                  <w:marBottom w:val="0"/>
                  <w:divBdr>
                    <w:top w:val="none" w:sz="0" w:space="0" w:color="auto"/>
                    <w:left w:val="none" w:sz="0" w:space="0" w:color="auto"/>
                    <w:bottom w:val="none" w:sz="0" w:space="0" w:color="auto"/>
                    <w:right w:val="none" w:sz="0" w:space="0" w:color="auto"/>
                  </w:divBdr>
                </w:div>
                <w:div w:id="1656841392">
                  <w:marLeft w:val="0"/>
                  <w:marRight w:val="0"/>
                  <w:marTop w:val="0"/>
                  <w:marBottom w:val="0"/>
                  <w:divBdr>
                    <w:top w:val="none" w:sz="0" w:space="0" w:color="auto"/>
                    <w:left w:val="none" w:sz="0" w:space="0" w:color="auto"/>
                    <w:bottom w:val="none" w:sz="0" w:space="0" w:color="auto"/>
                    <w:right w:val="none" w:sz="0" w:space="0" w:color="auto"/>
                  </w:divBdr>
                </w:div>
                <w:div w:id="1658074503">
                  <w:marLeft w:val="0"/>
                  <w:marRight w:val="0"/>
                  <w:marTop w:val="0"/>
                  <w:marBottom w:val="0"/>
                  <w:divBdr>
                    <w:top w:val="none" w:sz="0" w:space="0" w:color="auto"/>
                    <w:left w:val="none" w:sz="0" w:space="0" w:color="auto"/>
                    <w:bottom w:val="none" w:sz="0" w:space="0" w:color="auto"/>
                    <w:right w:val="none" w:sz="0" w:space="0" w:color="auto"/>
                  </w:divBdr>
                </w:div>
                <w:div w:id="1658456968">
                  <w:marLeft w:val="0"/>
                  <w:marRight w:val="0"/>
                  <w:marTop w:val="0"/>
                  <w:marBottom w:val="0"/>
                  <w:divBdr>
                    <w:top w:val="none" w:sz="0" w:space="0" w:color="auto"/>
                    <w:left w:val="none" w:sz="0" w:space="0" w:color="auto"/>
                    <w:bottom w:val="none" w:sz="0" w:space="0" w:color="auto"/>
                    <w:right w:val="none" w:sz="0" w:space="0" w:color="auto"/>
                  </w:divBdr>
                </w:div>
                <w:div w:id="1659768470">
                  <w:marLeft w:val="0"/>
                  <w:marRight w:val="0"/>
                  <w:marTop w:val="0"/>
                  <w:marBottom w:val="0"/>
                  <w:divBdr>
                    <w:top w:val="none" w:sz="0" w:space="0" w:color="auto"/>
                    <w:left w:val="none" w:sz="0" w:space="0" w:color="auto"/>
                    <w:bottom w:val="none" w:sz="0" w:space="0" w:color="auto"/>
                    <w:right w:val="none" w:sz="0" w:space="0" w:color="auto"/>
                  </w:divBdr>
                </w:div>
                <w:div w:id="1663970704">
                  <w:marLeft w:val="0"/>
                  <w:marRight w:val="0"/>
                  <w:marTop w:val="0"/>
                  <w:marBottom w:val="0"/>
                  <w:divBdr>
                    <w:top w:val="none" w:sz="0" w:space="0" w:color="auto"/>
                    <w:left w:val="none" w:sz="0" w:space="0" w:color="auto"/>
                    <w:bottom w:val="none" w:sz="0" w:space="0" w:color="auto"/>
                    <w:right w:val="none" w:sz="0" w:space="0" w:color="auto"/>
                  </w:divBdr>
                </w:div>
                <w:div w:id="1663971139">
                  <w:marLeft w:val="0"/>
                  <w:marRight w:val="0"/>
                  <w:marTop w:val="0"/>
                  <w:marBottom w:val="0"/>
                  <w:divBdr>
                    <w:top w:val="none" w:sz="0" w:space="0" w:color="auto"/>
                    <w:left w:val="none" w:sz="0" w:space="0" w:color="auto"/>
                    <w:bottom w:val="none" w:sz="0" w:space="0" w:color="auto"/>
                    <w:right w:val="none" w:sz="0" w:space="0" w:color="auto"/>
                  </w:divBdr>
                </w:div>
                <w:div w:id="1664813649">
                  <w:marLeft w:val="0"/>
                  <w:marRight w:val="0"/>
                  <w:marTop w:val="0"/>
                  <w:marBottom w:val="0"/>
                  <w:divBdr>
                    <w:top w:val="none" w:sz="0" w:space="0" w:color="auto"/>
                    <w:left w:val="none" w:sz="0" w:space="0" w:color="auto"/>
                    <w:bottom w:val="none" w:sz="0" w:space="0" w:color="auto"/>
                    <w:right w:val="none" w:sz="0" w:space="0" w:color="auto"/>
                  </w:divBdr>
                </w:div>
                <w:div w:id="1665746195">
                  <w:marLeft w:val="0"/>
                  <w:marRight w:val="0"/>
                  <w:marTop w:val="0"/>
                  <w:marBottom w:val="0"/>
                  <w:divBdr>
                    <w:top w:val="none" w:sz="0" w:space="0" w:color="auto"/>
                    <w:left w:val="none" w:sz="0" w:space="0" w:color="auto"/>
                    <w:bottom w:val="none" w:sz="0" w:space="0" w:color="auto"/>
                    <w:right w:val="none" w:sz="0" w:space="0" w:color="auto"/>
                  </w:divBdr>
                </w:div>
                <w:div w:id="1666591432">
                  <w:marLeft w:val="0"/>
                  <w:marRight w:val="0"/>
                  <w:marTop w:val="0"/>
                  <w:marBottom w:val="0"/>
                  <w:divBdr>
                    <w:top w:val="none" w:sz="0" w:space="0" w:color="auto"/>
                    <w:left w:val="none" w:sz="0" w:space="0" w:color="auto"/>
                    <w:bottom w:val="none" w:sz="0" w:space="0" w:color="auto"/>
                    <w:right w:val="none" w:sz="0" w:space="0" w:color="auto"/>
                  </w:divBdr>
                </w:div>
                <w:div w:id="1668826455">
                  <w:marLeft w:val="0"/>
                  <w:marRight w:val="0"/>
                  <w:marTop w:val="0"/>
                  <w:marBottom w:val="0"/>
                  <w:divBdr>
                    <w:top w:val="none" w:sz="0" w:space="0" w:color="auto"/>
                    <w:left w:val="none" w:sz="0" w:space="0" w:color="auto"/>
                    <w:bottom w:val="none" w:sz="0" w:space="0" w:color="auto"/>
                    <w:right w:val="none" w:sz="0" w:space="0" w:color="auto"/>
                  </w:divBdr>
                </w:div>
                <w:div w:id="1670056497">
                  <w:marLeft w:val="0"/>
                  <w:marRight w:val="0"/>
                  <w:marTop w:val="0"/>
                  <w:marBottom w:val="0"/>
                  <w:divBdr>
                    <w:top w:val="none" w:sz="0" w:space="0" w:color="auto"/>
                    <w:left w:val="none" w:sz="0" w:space="0" w:color="auto"/>
                    <w:bottom w:val="none" w:sz="0" w:space="0" w:color="auto"/>
                    <w:right w:val="none" w:sz="0" w:space="0" w:color="auto"/>
                  </w:divBdr>
                </w:div>
                <w:div w:id="1670787759">
                  <w:marLeft w:val="0"/>
                  <w:marRight w:val="0"/>
                  <w:marTop w:val="0"/>
                  <w:marBottom w:val="0"/>
                  <w:divBdr>
                    <w:top w:val="none" w:sz="0" w:space="0" w:color="auto"/>
                    <w:left w:val="none" w:sz="0" w:space="0" w:color="auto"/>
                    <w:bottom w:val="none" w:sz="0" w:space="0" w:color="auto"/>
                    <w:right w:val="none" w:sz="0" w:space="0" w:color="auto"/>
                  </w:divBdr>
                </w:div>
                <w:div w:id="1673750910">
                  <w:marLeft w:val="0"/>
                  <w:marRight w:val="0"/>
                  <w:marTop w:val="0"/>
                  <w:marBottom w:val="0"/>
                  <w:divBdr>
                    <w:top w:val="none" w:sz="0" w:space="0" w:color="auto"/>
                    <w:left w:val="none" w:sz="0" w:space="0" w:color="auto"/>
                    <w:bottom w:val="none" w:sz="0" w:space="0" w:color="auto"/>
                    <w:right w:val="none" w:sz="0" w:space="0" w:color="auto"/>
                  </w:divBdr>
                </w:div>
                <w:div w:id="1675379730">
                  <w:marLeft w:val="0"/>
                  <w:marRight w:val="0"/>
                  <w:marTop w:val="0"/>
                  <w:marBottom w:val="0"/>
                  <w:divBdr>
                    <w:top w:val="none" w:sz="0" w:space="0" w:color="auto"/>
                    <w:left w:val="none" w:sz="0" w:space="0" w:color="auto"/>
                    <w:bottom w:val="none" w:sz="0" w:space="0" w:color="auto"/>
                    <w:right w:val="none" w:sz="0" w:space="0" w:color="auto"/>
                  </w:divBdr>
                </w:div>
                <w:div w:id="1676224384">
                  <w:marLeft w:val="0"/>
                  <w:marRight w:val="0"/>
                  <w:marTop w:val="0"/>
                  <w:marBottom w:val="0"/>
                  <w:divBdr>
                    <w:top w:val="none" w:sz="0" w:space="0" w:color="auto"/>
                    <w:left w:val="none" w:sz="0" w:space="0" w:color="auto"/>
                    <w:bottom w:val="none" w:sz="0" w:space="0" w:color="auto"/>
                    <w:right w:val="none" w:sz="0" w:space="0" w:color="auto"/>
                  </w:divBdr>
                </w:div>
                <w:div w:id="1681279462">
                  <w:marLeft w:val="0"/>
                  <w:marRight w:val="0"/>
                  <w:marTop w:val="0"/>
                  <w:marBottom w:val="0"/>
                  <w:divBdr>
                    <w:top w:val="none" w:sz="0" w:space="0" w:color="auto"/>
                    <w:left w:val="none" w:sz="0" w:space="0" w:color="auto"/>
                    <w:bottom w:val="none" w:sz="0" w:space="0" w:color="auto"/>
                    <w:right w:val="none" w:sz="0" w:space="0" w:color="auto"/>
                  </w:divBdr>
                </w:div>
                <w:div w:id="1685283658">
                  <w:marLeft w:val="0"/>
                  <w:marRight w:val="0"/>
                  <w:marTop w:val="0"/>
                  <w:marBottom w:val="0"/>
                  <w:divBdr>
                    <w:top w:val="none" w:sz="0" w:space="0" w:color="auto"/>
                    <w:left w:val="none" w:sz="0" w:space="0" w:color="auto"/>
                    <w:bottom w:val="none" w:sz="0" w:space="0" w:color="auto"/>
                    <w:right w:val="none" w:sz="0" w:space="0" w:color="auto"/>
                  </w:divBdr>
                </w:div>
                <w:div w:id="1685980016">
                  <w:marLeft w:val="0"/>
                  <w:marRight w:val="0"/>
                  <w:marTop w:val="0"/>
                  <w:marBottom w:val="0"/>
                  <w:divBdr>
                    <w:top w:val="none" w:sz="0" w:space="0" w:color="auto"/>
                    <w:left w:val="none" w:sz="0" w:space="0" w:color="auto"/>
                    <w:bottom w:val="none" w:sz="0" w:space="0" w:color="auto"/>
                    <w:right w:val="none" w:sz="0" w:space="0" w:color="auto"/>
                  </w:divBdr>
                </w:div>
                <w:div w:id="1687057334">
                  <w:marLeft w:val="0"/>
                  <w:marRight w:val="0"/>
                  <w:marTop w:val="0"/>
                  <w:marBottom w:val="0"/>
                  <w:divBdr>
                    <w:top w:val="none" w:sz="0" w:space="0" w:color="auto"/>
                    <w:left w:val="none" w:sz="0" w:space="0" w:color="auto"/>
                    <w:bottom w:val="none" w:sz="0" w:space="0" w:color="auto"/>
                    <w:right w:val="none" w:sz="0" w:space="0" w:color="auto"/>
                  </w:divBdr>
                </w:div>
                <w:div w:id="1687362703">
                  <w:marLeft w:val="0"/>
                  <w:marRight w:val="0"/>
                  <w:marTop w:val="0"/>
                  <w:marBottom w:val="0"/>
                  <w:divBdr>
                    <w:top w:val="none" w:sz="0" w:space="0" w:color="auto"/>
                    <w:left w:val="none" w:sz="0" w:space="0" w:color="auto"/>
                    <w:bottom w:val="none" w:sz="0" w:space="0" w:color="auto"/>
                    <w:right w:val="none" w:sz="0" w:space="0" w:color="auto"/>
                  </w:divBdr>
                </w:div>
                <w:div w:id="1688405248">
                  <w:marLeft w:val="0"/>
                  <w:marRight w:val="0"/>
                  <w:marTop w:val="0"/>
                  <w:marBottom w:val="0"/>
                  <w:divBdr>
                    <w:top w:val="none" w:sz="0" w:space="0" w:color="auto"/>
                    <w:left w:val="none" w:sz="0" w:space="0" w:color="auto"/>
                    <w:bottom w:val="none" w:sz="0" w:space="0" w:color="auto"/>
                    <w:right w:val="none" w:sz="0" w:space="0" w:color="auto"/>
                  </w:divBdr>
                </w:div>
                <w:div w:id="1689213138">
                  <w:marLeft w:val="0"/>
                  <w:marRight w:val="0"/>
                  <w:marTop w:val="0"/>
                  <w:marBottom w:val="0"/>
                  <w:divBdr>
                    <w:top w:val="none" w:sz="0" w:space="0" w:color="auto"/>
                    <w:left w:val="none" w:sz="0" w:space="0" w:color="auto"/>
                    <w:bottom w:val="none" w:sz="0" w:space="0" w:color="auto"/>
                    <w:right w:val="none" w:sz="0" w:space="0" w:color="auto"/>
                  </w:divBdr>
                </w:div>
                <w:div w:id="1693847409">
                  <w:marLeft w:val="0"/>
                  <w:marRight w:val="0"/>
                  <w:marTop w:val="0"/>
                  <w:marBottom w:val="0"/>
                  <w:divBdr>
                    <w:top w:val="none" w:sz="0" w:space="0" w:color="auto"/>
                    <w:left w:val="none" w:sz="0" w:space="0" w:color="auto"/>
                    <w:bottom w:val="none" w:sz="0" w:space="0" w:color="auto"/>
                    <w:right w:val="none" w:sz="0" w:space="0" w:color="auto"/>
                  </w:divBdr>
                </w:div>
                <w:div w:id="1695299496">
                  <w:marLeft w:val="0"/>
                  <w:marRight w:val="0"/>
                  <w:marTop w:val="0"/>
                  <w:marBottom w:val="0"/>
                  <w:divBdr>
                    <w:top w:val="none" w:sz="0" w:space="0" w:color="auto"/>
                    <w:left w:val="none" w:sz="0" w:space="0" w:color="auto"/>
                    <w:bottom w:val="none" w:sz="0" w:space="0" w:color="auto"/>
                    <w:right w:val="none" w:sz="0" w:space="0" w:color="auto"/>
                  </w:divBdr>
                </w:div>
                <w:div w:id="1699769438">
                  <w:marLeft w:val="0"/>
                  <w:marRight w:val="0"/>
                  <w:marTop w:val="0"/>
                  <w:marBottom w:val="0"/>
                  <w:divBdr>
                    <w:top w:val="none" w:sz="0" w:space="0" w:color="auto"/>
                    <w:left w:val="none" w:sz="0" w:space="0" w:color="auto"/>
                    <w:bottom w:val="none" w:sz="0" w:space="0" w:color="auto"/>
                    <w:right w:val="none" w:sz="0" w:space="0" w:color="auto"/>
                  </w:divBdr>
                </w:div>
                <w:div w:id="1702780419">
                  <w:marLeft w:val="0"/>
                  <w:marRight w:val="0"/>
                  <w:marTop w:val="0"/>
                  <w:marBottom w:val="0"/>
                  <w:divBdr>
                    <w:top w:val="none" w:sz="0" w:space="0" w:color="auto"/>
                    <w:left w:val="none" w:sz="0" w:space="0" w:color="auto"/>
                    <w:bottom w:val="none" w:sz="0" w:space="0" w:color="auto"/>
                    <w:right w:val="none" w:sz="0" w:space="0" w:color="auto"/>
                  </w:divBdr>
                </w:div>
                <w:div w:id="1703020482">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04745487">
                  <w:marLeft w:val="0"/>
                  <w:marRight w:val="0"/>
                  <w:marTop w:val="0"/>
                  <w:marBottom w:val="0"/>
                  <w:divBdr>
                    <w:top w:val="none" w:sz="0" w:space="0" w:color="auto"/>
                    <w:left w:val="none" w:sz="0" w:space="0" w:color="auto"/>
                    <w:bottom w:val="none" w:sz="0" w:space="0" w:color="auto"/>
                    <w:right w:val="none" w:sz="0" w:space="0" w:color="auto"/>
                  </w:divBdr>
                </w:div>
                <w:div w:id="1709181929">
                  <w:marLeft w:val="0"/>
                  <w:marRight w:val="0"/>
                  <w:marTop w:val="0"/>
                  <w:marBottom w:val="0"/>
                  <w:divBdr>
                    <w:top w:val="none" w:sz="0" w:space="0" w:color="auto"/>
                    <w:left w:val="none" w:sz="0" w:space="0" w:color="auto"/>
                    <w:bottom w:val="none" w:sz="0" w:space="0" w:color="auto"/>
                    <w:right w:val="none" w:sz="0" w:space="0" w:color="auto"/>
                  </w:divBdr>
                </w:div>
                <w:div w:id="1709454595">
                  <w:marLeft w:val="0"/>
                  <w:marRight w:val="0"/>
                  <w:marTop w:val="0"/>
                  <w:marBottom w:val="0"/>
                  <w:divBdr>
                    <w:top w:val="none" w:sz="0" w:space="0" w:color="auto"/>
                    <w:left w:val="none" w:sz="0" w:space="0" w:color="auto"/>
                    <w:bottom w:val="none" w:sz="0" w:space="0" w:color="auto"/>
                    <w:right w:val="none" w:sz="0" w:space="0" w:color="auto"/>
                  </w:divBdr>
                </w:div>
                <w:div w:id="1712463449">
                  <w:marLeft w:val="0"/>
                  <w:marRight w:val="0"/>
                  <w:marTop w:val="0"/>
                  <w:marBottom w:val="0"/>
                  <w:divBdr>
                    <w:top w:val="none" w:sz="0" w:space="0" w:color="auto"/>
                    <w:left w:val="none" w:sz="0" w:space="0" w:color="auto"/>
                    <w:bottom w:val="none" w:sz="0" w:space="0" w:color="auto"/>
                    <w:right w:val="none" w:sz="0" w:space="0" w:color="auto"/>
                  </w:divBdr>
                </w:div>
                <w:div w:id="1712918066">
                  <w:marLeft w:val="0"/>
                  <w:marRight w:val="0"/>
                  <w:marTop w:val="0"/>
                  <w:marBottom w:val="0"/>
                  <w:divBdr>
                    <w:top w:val="none" w:sz="0" w:space="0" w:color="auto"/>
                    <w:left w:val="none" w:sz="0" w:space="0" w:color="auto"/>
                    <w:bottom w:val="none" w:sz="0" w:space="0" w:color="auto"/>
                    <w:right w:val="none" w:sz="0" w:space="0" w:color="auto"/>
                  </w:divBdr>
                </w:div>
                <w:div w:id="1720083156">
                  <w:marLeft w:val="0"/>
                  <w:marRight w:val="0"/>
                  <w:marTop w:val="0"/>
                  <w:marBottom w:val="0"/>
                  <w:divBdr>
                    <w:top w:val="none" w:sz="0" w:space="0" w:color="auto"/>
                    <w:left w:val="none" w:sz="0" w:space="0" w:color="auto"/>
                    <w:bottom w:val="none" w:sz="0" w:space="0" w:color="auto"/>
                    <w:right w:val="none" w:sz="0" w:space="0" w:color="auto"/>
                  </w:divBdr>
                </w:div>
                <w:div w:id="1722048515">
                  <w:marLeft w:val="0"/>
                  <w:marRight w:val="0"/>
                  <w:marTop w:val="0"/>
                  <w:marBottom w:val="0"/>
                  <w:divBdr>
                    <w:top w:val="none" w:sz="0" w:space="0" w:color="auto"/>
                    <w:left w:val="none" w:sz="0" w:space="0" w:color="auto"/>
                    <w:bottom w:val="none" w:sz="0" w:space="0" w:color="auto"/>
                    <w:right w:val="none" w:sz="0" w:space="0" w:color="auto"/>
                  </w:divBdr>
                </w:div>
                <w:div w:id="172355762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1731995630">
                  <w:marLeft w:val="0"/>
                  <w:marRight w:val="0"/>
                  <w:marTop w:val="0"/>
                  <w:marBottom w:val="0"/>
                  <w:divBdr>
                    <w:top w:val="none" w:sz="0" w:space="0" w:color="auto"/>
                    <w:left w:val="none" w:sz="0" w:space="0" w:color="auto"/>
                    <w:bottom w:val="none" w:sz="0" w:space="0" w:color="auto"/>
                    <w:right w:val="none" w:sz="0" w:space="0" w:color="auto"/>
                  </w:divBdr>
                </w:div>
                <w:div w:id="1732189784">
                  <w:marLeft w:val="0"/>
                  <w:marRight w:val="0"/>
                  <w:marTop w:val="0"/>
                  <w:marBottom w:val="0"/>
                  <w:divBdr>
                    <w:top w:val="none" w:sz="0" w:space="0" w:color="auto"/>
                    <w:left w:val="none" w:sz="0" w:space="0" w:color="auto"/>
                    <w:bottom w:val="none" w:sz="0" w:space="0" w:color="auto"/>
                    <w:right w:val="none" w:sz="0" w:space="0" w:color="auto"/>
                  </w:divBdr>
                </w:div>
                <w:div w:id="1737703525">
                  <w:marLeft w:val="0"/>
                  <w:marRight w:val="0"/>
                  <w:marTop w:val="0"/>
                  <w:marBottom w:val="0"/>
                  <w:divBdr>
                    <w:top w:val="none" w:sz="0" w:space="0" w:color="auto"/>
                    <w:left w:val="none" w:sz="0" w:space="0" w:color="auto"/>
                    <w:bottom w:val="none" w:sz="0" w:space="0" w:color="auto"/>
                    <w:right w:val="none" w:sz="0" w:space="0" w:color="auto"/>
                  </w:divBdr>
                </w:div>
                <w:div w:id="1740051157">
                  <w:marLeft w:val="0"/>
                  <w:marRight w:val="0"/>
                  <w:marTop w:val="0"/>
                  <w:marBottom w:val="0"/>
                  <w:divBdr>
                    <w:top w:val="none" w:sz="0" w:space="0" w:color="auto"/>
                    <w:left w:val="none" w:sz="0" w:space="0" w:color="auto"/>
                    <w:bottom w:val="none" w:sz="0" w:space="0" w:color="auto"/>
                    <w:right w:val="none" w:sz="0" w:space="0" w:color="auto"/>
                  </w:divBdr>
                </w:div>
                <w:div w:id="1740977090">
                  <w:marLeft w:val="0"/>
                  <w:marRight w:val="0"/>
                  <w:marTop w:val="0"/>
                  <w:marBottom w:val="0"/>
                  <w:divBdr>
                    <w:top w:val="none" w:sz="0" w:space="0" w:color="auto"/>
                    <w:left w:val="none" w:sz="0" w:space="0" w:color="auto"/>
                    <w:bottom w:val="none" w:sz="0" w:space="0" w:color="auto"/>
                    <w:right w:val="none" w:sz="0" w:space="0" w:color="auto"/>
                  </w:divBdr>
                </w:div>
                <w:div w:id="1747653979">
                  <w:marLeft w:val="0"/>
                  <w:marRight w:val="0"/>
                  <w:marTop w:val="0"/>
                  <w:marBottom w:val="0"/>
                  <w:divBdr>
                    <w:top w:val="none" w:sz="0" w:space="0" w:color="auto"/>
                    <w:left w:val="none" w:sz="0" w:space="0" w:color="auto"/>
                    <w:bottom w:val="none" w:sz="0" w:space="0" w:color="auto"/>
                    <w:right w:val="none" w:sz="0" w:space="0" w:color="auto"/>
                  </w:divBdr>
                </w:div>
                <w:div w:id="1748377628">
                  <w:marLeft w:val="0"/>
                  <w:marRight w:val="0"/>
                  <w:marTop w:val="0"/>
                  <w:marBottom w:val="0"/>
                  <w:divBdr>
                    <w:top w:val="none" w:sz="0" w:space="0" w:color="auto"/>
                    <w:left w:val="none" w:sz="0" w:space="0" w:color="auto"/>
                    <w:bottom w:val="none" w:sz="0" w:space="0" w:color="auto"/>
                    <w:right w:val="none" w:sz="0" w:space="0" w:color="auto"/>
                  </w:divBdr>
                </w:div>
                <w:div w:id="1748650646">
                  <w:marLeft w:val="0"/>
                  <w:marRight w:val="0"/>
                  <w:marTop w:val="0"/>
                  <w:marBottom w:val="0"/>
                  <w:divBdr>
                    <w:top w:val="none" w:sz="0" w:space="0" w:color="auto"/>
                    <w:left w:val="none" w:sz="0" w:space="0" w:color="auto"/>
                    <w:bottom w:val="none" w:sz="0" w:space="0" w:color="auto"/>
                    <w:right w:val="none" w:sz="0" w:space="0" w:color="auto"/>
                  </w:divBdr>
                </w:div>
                <w:div w:id="1748961653">
                  <w:marLeft w:val="0"/>
                  <w:marRight w:val="0"/>
                  <w:marTop w:val="0"/>
                  <w:marBottom w:val="0"/>
                  <w:divBdr>
                    <w:top w:val="none" w:sz="0" w:space="0" w:color="auto"/>
                    <w:left w:val="none" w:sz="0" w:space="0" w:color="auto"/>
                    <w:bottom w:val="none" w:sz="0" w:space="0" w:color="auto"/>
                    <w:right w:val="none" w:sz="0" w:space="0" w:color="auto"/>
                  </w:divBdr>
                </w:div>
                <w:div w:id="1754203265">
                  <w:marLeft w:val="0"/>
                  <w:marRight w:val="0"/>
                  <w:marTop w:val="0"/>
                  <w:marBottom w:val="0"/>
                  <w:divBdr>
                    <w:top w:val="none" w:sz="0" w:space="0" w:color="auto"/>
                    <w:left w:val="none" w:sz="0" w:space="0" w:color="auto"/>
                    <w:bottom w:val="none" w:sz="0" w:space="0" w:color="auto"/>
                    <w:right w:val="none" w:sz="0" w:space="0" w:color="auto"/>
                  </w:divBdr>
                </w:div>
                <w:div w:id="1755325050">
                  <w:marLeft w:val="0"/>
                  <w:marRight w:val="0"/>
                  <w:marTop w:val="0"/>
                  <w:marBottom w:val="0"/>
                  <w:divBdr>
                    <w:top w:val="none" w:sz="0" w:space="0" w:color="auto"/>
                    <w:left w:val="none" w:sz="0" w:space="0" w:color="auto"/>
                    <w:bottom w:val="none" w:sz="0" w:space="0" w:color="auto"/>
                    <w:right w:val="none" w:sz="0" w:space="0" w:color="auto"/>
                  </w:divBdr>
                </w:div>
                <w:div w:id="1755929862">
                  <w:marLeft w:val="0"/>
                  <w:marRight w:val="0"/>
                  <w:marTop w:val="0"/>
                  <w:marBottom w:val="0"/>
                  <w:divBdr>
                    <w:top w:val="none" w:sz="0" w:space="0" w:color="auto"/>
                    <w:left w:val="none" w:sz="0" w:space="0" w:color="auto"/>
                    <w:bottom w:val="none" w:sz="0" w:space="0" w:color="auto"/>
                    <w:right w:val="none" w:sz="0" w:space="0" w:color="auto"/>
                  </w:divBdr>
                </w:div>
                <w:div w:id="1757553025">
                  <w:marLeft w:val="0"/>
                  <w:marRight w:val="0"/>
                  <w:marTop w:val="0"/>
                  <w:marBottom w:val="0"/>
                  <w:divBdr>
                    <w:top w:val="none" w:sz="0" w:space="0" w:color="auto"/>
                    <w:left w:val="none" w:sz="0" w:space="0" w:color="auto"/>
                    <w:bottom w:val="none" w:sz="0" w:space="0" w:color="auto"/>
                    <w:right w:val="none" w:sz="0" w:space="0" w:color="auto"/>
                  </w:divBdr>
                </w:div>
                <w:div w:id="1758790357">
                  <w:marLeft w:val="0"/>
                  <w:marRight w:val="0"/>
                  <w:marTop w:val="0"/>
                  <w:marBottom w:val="0"/>
                  <w:divBdr>
                    <w:top w:val="none" w:sz="0" w:space="0" w:color="auto"/>
                    <w:left w:val="none" w:sz="0" w:space="0" w:color="auto"/>
                    <w:bottom w:val="none" w:sz="0" w:space="0" w:color="auto"/>
                    <w:right w:val="none" w:sz="0" w:space="0" w:color="auto"/>
                  </w:divBdr>
                </w:div>
                <w:div w:id="1761633921">
                  <w:marLeft w:val="0"/>
                  <w:marRight w:val="0"/>
                  <w:marTop w:val="0"/>
                  <w:marBottom w:val="0"/>
                  <w:divBdr>
                    <w:top w:val="none" w:sz="0" w:space="0" w:color="auto"/>
                    <w:left w:val="none" w:sz="0" w:space="0" w:color="auto"/>
                    <w:bottom w:val="none" w:sz="0" w:space="0" w:color="auto"/>
                    <w:right w:val="none" w:sz="0" w:space="0" w:color="auto"/>
                  </w:divBdr>
                </w:div>
                <w:div w:id="1763451426">
                  <w:marLeft w:val="0"/>
                  <w:marRight w:val="0"/>
                  <w:marTop w:val="0"/>
                  <w:marBottom w:val="0"/>
                  <w:divBdr>
                    <w:top w:val="none" w:sz="0" w:space="0" w:color="auto"/>
                    <w:left w:val="none" w:sz="0" w:space="0" w:color="auto"/>
                    <w:bottom w:val="none" w:sz="0" w:space="0" w:color="auto"/>
                    <w:right w:val="none" w:sz="0" w:space="0" w:color="auto"/>
                  </w:divBdr>
                </w:div>
                <w:div w:id="1763574175">
                  <w:marLeft w:val="0"/>
                  <w:marRight w:val="0"/>
                  <w:marTop w:val="0"/>
                  <w:marBottom w:val="0"/>
                  <w:divBdr>
                    <w:top w:val="none" w:sz="0" w:space="0" w:color="auto"/>
                    <w:left w:val="none" w:sz="0" w:space="0" w:color="auto"/>
                    <w:bottom w:val="none" w:sz="0" w:space="0" w:color="auto"/>
                    <w:right w:val="none" w:sz="0" w:space="0" w:color="auto"/>
                  </w:divBdr>
                </w:div>
                <w:div w:id="1765104027">
                  <w:marLeft w:val="0"/>
                  <w:marRight w:val="0"/>
                  <w:marTop w:val="0"/>
                  <w:marBottom w:val="0"/>
                  <w:divBdr>
                    <w:top w:val="none" w:sz="0" w:space="0" w:color="auto"/>
                    <w:left w:val="none" w:sz="0" w:space="0" w:color="auto"/>
                    <w:bottom w:val="none" w:sz="0" w:space="0" w:color="auto"/>
                    <w:right w:val="none" w:sz="0" w:space="0" w:color="auto"/>
                  </w:divBdr>
                </w:div>
                <w:div w:id="1767068085">
                  <w:marLeft w:val="0"/>
                  <w:marRight w:val="0"/>
                  <w:marTop w:val="0"/>
                  <w:marBottom w:val="0"/>
                  <w:divBdr>
                    <w:top w:val="none" w:sz="0" w:space="0" w:color="auto"/>
                    <w:left w:val="none" w:sz="0" w:space="0" w:color="auto"/>
                    <w:bottom w:val="none" w:sz="0" w:space="0" w:color="auto"/>
                    <w:right w:val="none" w:sz="0" w:space="0" w:color="auto"/>
                  </w:divBdr>
                </w:div>
                <w:div w:id="1767268237">
                  <w:marLeft w:val="0"/>
                  <w:marRight w:val="0"/>
                  <w:marTop w:val="0"/>
                  <w:marBottom w:val="0"/>
                  <w:divBdr>
                    <w:top w:val="none" w:sz="0" w:space="0" w:color="auto"/>
                    <w:left w:val="none" w:sz="0" w:space="0" w:color="auto"/>
                    <w:bottom w:val="none" w:sz="0" w:space="0" w:color="auto"/>
                    <w:right w:val="none" w:sz="0" w:space="0" w:color="auto"/>
                  </w:divBdr>
                </w:div>
                <w:div w:id="1767579212">
                  <w:marLeft w:val="0"/>
                  <w:marRight w:val="0"/>
                  <w:marTop w:val="0"/>
                  <w:marBottom w:val="0"/>
                  <w:divBdr>
                    <w:top w:val="none" w:sz="0" w:space="0" w:color="auto"/>
                    <w:left w:val="none" w:sz="0" w:space="0" w:color="auto"/>
                    <w:bottom w:val="none" w:sz="0" w:space="0" w:color="auto"/>
                    <w:right w:val="none" w:sz="0" w:space="0" w:color="auto"/>
                  </w:divBdr>
                </w:div>
                <w:div w:id="1768231728">
                  <w:marLeft w:val="0"/>
                  <w:marRight w:val="0"/>
                  <w:marTop w:val="0"/>
                  <w:marBottom w:val="0"/>
                  <w:divBdr>
                    <w:top w:val="none" w:sz="0" w:space="0" w:color="auto"/>
                    <w:left w:val="none" w:sz="0" w:space="0" w:color="auto"/>
                    <w:bottom w:val="none" w:sz="0" w:space="0" w:color="auto"/>
                    <w:right w:val="none" w:sz="0" w:space="0" w:color="auto"/>
                  </w:divBdr>
                </w:div>
                <w:div w:id="1768573422">
                  <w:marLeft w:val="0"/>
                  <w:marRight w:val="0"/>
                  <w:marTop w:val="0"/>
                  <w:marBottom w:val="0"/>
                  <w:divBdr>
                    <w:top w:val="none" w:sz="0" w:space="0" w:color="auto"/>
                    <w:left w:val="none" w:sz="0" w:space="0" w:color="auto"/>
                    <w:bottom w:val="none" w:sz="0" w:space="0" w:color="auto"/>
                    <w:right w:val="none" w:sz="0" w:space="0" w:color="auto"/>
                  </w:divBdr>
                </w:div>
                <w:div w:id="1770809883">
                  <w:marLeft w:val="0"/>
                  <w:marRight w:val="0"/>
                  <w:marTop w:val="0"/>
                  <w:marBottom w:val="0"/>
                  <w:divBdr>
                    <w:top w:val="none" w:sz="0" w:space="0" w:color="auto"/>
                    <w:left w:val="none" w:sz="0" w:space="0" w:color="auto"/>
                    <w:bottom w:val="none" w:sz="0" w:space="0" w:color="auto"/>
                    <w:right w:val="none" w:sz="0" w:space="0" w:color="auto"/>
                  </w:divBdr>
                </w:div>
                <w:div w:id="1778716503">
                  <w:marLeft w:val="0"/>
                  <w:marRight w:val="0"/>
                  <w:marTop w:val="0"/>
                  <w:marBottom w:val="0"/>
                  <w:divBdr>
                    <w:top w:val="none" w:sz="0" w:space="0" w:color="auto"/>
                    <w:left w:val="none" w:sz="0" w:space="0" w:color="auto"/>
                    <w:bottom w:val="none" w:sz="0" w:space="0" w:color="auto"/>
                    <w:right w:val="none" w:sz="0" w:space="0" w:color="auto"/>
                  </w:divBdr>
                </w:div>
                <w:div w:id="1779183269">
                  <w:marLeft w:val="0"/>
                  <w:marRight w:val="0"/>
                  <w:marTop w:val="0"/>
                  <w:marBottom w:val="0"/>
                  <w:divBdr>
                    <w:top w:val="none" w:sz="0" w:space="0" w:color="auto"/>
                    <w:left w:val="none" w:sz="0" w:space="0" w:color="auto"/>
                    <w:bottom w:val="none" w:sz="0" w:space="0" w:color="auto"/>
                    <w:right w:val="none" w:sz="0" w:space="0" w:color="auto"/>
                  </w:divBdr>
                </w:div>
                <w:div w:id="1780445412">
                  <w:marLeft w:val="0"/>
                  <w:marRight w:val="0"/>
                  <w:marTop w:val="0"/>
                  <w:marBottom w:val="0"/>
                  <w:divBdr>
                    <w:top w:val="none" w:sz="0" w:space="0" w:color="auto"/>
                    <w:left w:val="none" w:sz="0" w:space="0" w:color="auto"/>
                    <w:bottom w:val="none" w:sz="0" w:space="0" w:color="auto"/>
                    <w:right w:val="none" w:sz="0" w:space="0" w:color="auto"/>
                  </w:divBdr>
                </w:div>
                <w:div w:id="1781030792">
                  <w:marLeft w:val="0"/>
                  <w:marRight w:val="0"/>
                  <w:marTop w:val="0"/>
                  <w:marBottom w:val="0"/>
                  <w:divBdr>
                    <w:top w:val="none" w:sz="0" w:space="0" w:color="auto"/>
                    <w:left w:val="none" w:sz="0" w:space="0" w:color="auto"/>
                    <w:bottom w:val="none" w:sz="0" w:space="0" w:color="auto"/>
                    <w:right w:val="none" w:sz="0" w:space="0" w:color="auto"/>
                  </w:divBdr>
                </w:div>
                <w:div w:id="1785467438">
                  <w:marLeft w:val="0"/>
                  <w:marRight w:val="0"/>
                  <w:marTop w:val="0"/>
                  <w:marBottom w:val="0"/>
                  <w:divBdr>
                    <w:top w:val="none" w:sz="0" w:space="0" w:color="auto"/>
                    <w:left w:val="none" w:sz="0" w:space="0" w:color="auto"/>
                    <w:bottom w:val="none" w:sz="0" w:space="0" w:color="auto"/>
                    <w:right w:val="none" w:sz="0" w:space="0" w:color="auto"/>
                  </w:divBdr>
                </w:div>
                <w:div w:id="1785885130">
                  <w:marLeft w:val="0"/>
                  <w:marRight w:val="0"/>
                  <w:marTop w:val="0"/>
                  <w:marBottom w:val="0"/>
                  <w:divBdr>
                    <w:top w:val="none" w:sz="0" w:space="0" w:color="auto"/>
                    <w:left w:val="none" w:sz="0" w:space="0" w:color="auto"/>
                    <w:bottom w:val="none" w:sz="0" w:space="0" w:color="auto"/>
                    <w:right w:val="none" w:sz="0" w:space="0" w:color="auto"/>
                  </w:divBdr>
                </w:div>
                <w:div w:id="1786844915">
                  <w:marLeft w:val="0"/>
                  <w:marRight w:val="0"/>
                  <w:marTop w:val="0"/>
                  <w:marBottom w:val="0"/>
                  <w:divBdr>
                    <w:top w:val="none" w:sz="0" w:space="0" w:color="auto"/>
                    <w:left w:val="none" w:sz="0" w:space="0" w:color="auto"/>
                    <w:bottom w:val="none" w:sz="0" w:space="0" w:color="auto"/>
                    <w:right w:val="none" w:sz="0" w:space="0" w:color="auto"/>
                  </w:divBdr>
                </w:div>
                <w:div w:id="1787238680">
                  <w:marLeft w:val="0"/>
                  <w:marRight w:val="0"/>
                  <w:marTop w:val="0"/>
                  <w:marBottom w:val="0"/>
                  <w:divBdr>
                    <w:top w:val="none" w:sz="0" w:space="0" w:color="auto"/>
                    <w:left w:val="none" w:sz="0" w:space="0" w:color="auto"/>
                    <w:bottom w:val="none" w:sz="0" w:space="0" w:color="auto"/>
                    <w:right w:val="none" w:sz="0" w:space="0" w:color="auto"/>
                  </w:divBdr>
                </w:div>
                <w:div w:id="1790582536">
                  <w:marLeft w:val="0"/>
                  <w:marRight w:val="0"/>
                  <w:marTop w:val="0"/>
                  <w:marBottom w:val="0"/>
                  <w:divBdr>
                    <w:top w:val="none" w:sz="0" w:space="0" w:color="auto"/>
                    <w:left w:val="none" w:sz="0" w:space="0" w:color="auto"/>
                    <w:bottom w:val="none" w:sz="0" w:space="0" w:color="auto"/>
                    <w:right w:val="none" w:sz="0" w:space="0" w:color="auto"/>
                  </w:divBdr>
                </w:div>
                <w:div w:id="1790778579">
                  <w:marLeft w:val="0"/>
                  <w:marRight w:val="0"/>
                  <w:marTop w:val="0"/>
                  <w:marBottom w:val="0"/>
                  <w:divBdr>
                    <w:top w:val="none" w:sz="0" w:space="0" w:color="auto"/>
                    <w:left w:val="none" w:sz="0" w:space="0" w:color="auto"/>
                    <w:bottom w:val="none" w:sz="0" w:space="0" w:color="auto"/>
                    <w:right w:val="none" w:sz="0" w:space="0" w:color="auto"/>
                  </w:divBdr>
                </w:div>
                <w:div w:id="1794791151">
                  <w:marLeft w:val="0"/>
                  <w:marRight w:val="0"/>
                  <w:marTop w:val="0"/>
                  <w:marBottom w:val="0"/>
                  <w:divBdr>
                    <w:top w:val="none" w:sz="0" w:space="0" w:color="auto"/>
                    <w:left w:val="none" w:sz="0" w:space="0" w:color="auto"/>
                    <w:bottom w:val="none" w:sz="0" w:space="0" w:color="auto"/>
                    <w:right w:val="none" w:sz="0" w:space="0" w:color="auto"/>
                  </w:divBdr>
                </w:div>
                <w:div w:id="1797026043">
                  <w:marLeft w:val="0"/>
                  <w:marRight w:val="0"/>
                  <w:marTop w:val="0"/>
                  <w:marBottom w:val="0"/>
                  <w:divBdr>
                    <w:top w:val="none" w:sz="0" w:space="0" w:color="auto"/>
                    <w:left w:val="none" w:sz="0" w:space="0" w:color="auto"/>
                    <w:bottom w:val="none" w:sz="0" w:space="0" w:color="auto"/>
                    <w:right w:val="none" w:sz="0" w:space="0" w:color="auto"/>
                  </w:divBdr>
                </w:div>
                <w:div w:id="1800418985">
                  <w:marLeft w:val="0"/>
                  <w:marRight w:val="0"/>
                  <w:marTop w:val="0"/>
                  <w:marBottom w:val="0"/>
                  <w:divBdr>
                    <w:top w:val="none" w:sz="0" w:space="0" w:color="auto"/>
                    <w:left w:val="none" w:sz="0" w:space="0" w:color="auto"/>
                    <w:bottom w:val="none" w:sz="0" w:space="0" w:color="auto"/>
                    <w:right w:val="none" w:sz="0" w:space="0" w:color="auto"/>
                  </w:divBdr>
                </w:div>
                <w:div w:id="1801613113">
                  <w:marLeft w:val="0"/>
                  <w:marRight w:val="0"/>
                  <w:marTop w:val="0"/>
                  <w:marBottom w:val="0"/>
                  <w:divBdr>
                    <w:top w:val="none" w:sz="0" w:space="0" w:color="auto"/>
                    <w:left w:val="none" w:sz="0" w:space="0" w:color="auto"/>
                    <w:bottom w:val="none" w:sz="0" w:space="0" w:color="auto"/>
                    <w:right w:val="none" w:sz="0" w:space="0" w:color="auto"/>
                  </w:divBdr>
                </w:div>
                <w:div w:id="1811971507">
                  <w:marLeft w:val="0"/>
                  <w:marRight w:val="0"/>
                  <w:marTop w:val="0"/>
                  <w:marBottom w:val="0"/>
                  <w:divBdr>
                    <w:top w:val="none" w:sz="0" w:space="0" w:color="auto"/>
                    <w:left w:val="none" w:sz="0" w:space="0" w:color="auto"/>
                    <w:bottom w:val="none" w:sz="0" w:space="0" w:color="auto"/>
                    <w:right w:val="none" w:sz="0" w:space="0" w:color="auto"/>
                  </w:divBdr>
                </w:div>
                <w:div w:id="1813713438">
                  <w:marLeft w:val="0"/>
                  <w:marRight w:val="0"/>
                  <w:marTop w:val="0"/>
                  <w:marBottom w:val="0"/>
                  <w:divBdr>
                    <w:top w:val="none" w:sz="0" w:space="0" w:color="auto"/>
                    <w:left w:val="none" w:sz="0" w:space="0" w:color="auto"/>
                    <w:bottom w:val="none" w:sz="0" w:space="0" w:color="auto"/>
                    <w:right w:val="none" w:sz="0" w:space="0" w:color="auto"/>
                  </w:divBdr>
                </w:div>
                <w:div w:id="1817994775">
                  <w:marLeft w:val="0"/>
                  <w:marRight w:val="0"/>
                  <w:marTop w:val="0"/>
                  <w:marBottom w:val="0"/>
                  <w:divBdr>
                    <w:top w:val="none" w:sz="0" w:space="0" w:color="auto"/>
                    <w:left w:val="none" w:sz="0" w:space="0" w:color="auto"/>
                    <w:bottom w:val="none" w:sz="0" w:space="0" w:color="auto"/>
                    <w:right w:val="none" w:sz="0" w:space="0" w:color="auto"/>
                  </w:divBdr>
                </w:div>
                <w:div w:id="1822039844">
                  <w:marLeft w:val="0"/>
                  <w:marRight w:val="0"/>
                  <w:marTop w:val="0"/>
                  <w:marBottom w:val="0"/>
                  <w:divBdr>
                    <w:top w:val="none" w:sz="0" w:space="0" w:color="auto"/>
                    <w:left w:val="none" w:sz="0" w:space="0" w:color="auto"/>
                    <w:bottom w:val="none" w:sz="0" w:space="0" w:color="auto"/>
                    <w:right w:val="none" w:sz="0" w:space="0" w:color="auto"/>
                  </w:divBdr>
                </w:div>
                <w:div w:id="1822041531">
                  <w:marLeft w:val="0"/>
                  <w:marRight w:val="0"/>
                  <w:marTop w:val="0"/>
                  <w:marBottom w:val="0"/>
                  <w:divBdr>
                    <w:top w:val="none" w:sz="0" w:space="0" w:color="auto"/>
                    <w:left w:val="none" w:sz="0" w:space="0" w:color="auto"/>
                    <w:bottom w:val="none" w:sz="0" w:space="0" w:color="auto"/>
                    <w:right w:val="none" w:sz="0" w:space="0" w:color="auto"/>
                  </w:divBdr>
                </w:div>
                <w:div w:id="1826436284">
                  <w:marLeft w:val="0"/>
                  <w:marRight w:val="0"/>
                  <w:marTop w:val="0"/>
                  <w:marBottom w:val="0"/>
                  <w:divBdr>
                    <w:top w:val="none" w:sz="0" w:space="0" w:color="auto"/>
                    <w:left w:val="none" w:sz="0" w:space="0" w:color="auto"/>
                    <w:bottom w:val="none" w:sz="0" w:space="0" w:color="auto"/>
                    <w:right w:val="none" w:sz="0" w:space="0" w:color="auto"/>
                  </w:divBdr>
                </w:div>
                <w:div w:id="1828401458">
                  <w:marLeft w:val="0"/>
                  <w:marRight w:val="0"/>
                  <w:marTop w:val="0"/>
                  <w:marBottom w:val="0"/>
                  <w:divBdr>
                    <w:top w:val="none" w:sz="0" w:space="0" w:color="auto"/>
                    <w:left w:val="none" w:sz="0" w:space="0" w:color="auto"/>
                    <w:bottom w:val="none" w:sz="0" w:space="0" w:color="auto"/>
                    <w:right w:val="none" w:sz="0" w:space="0" w:color="auto"/>
                  </w:divBdr>
                </w:div>
                <w:div w:id="1831173252">
                  <w:marLeft w:val="0"/>
                  <w:marRight w:val="0"/>
                  <w:marTop w:val="0"/>
                  <w:marBottom w:val="0"/>
                  <w:divBdr>
                    <w:top w:val="none" w:sz="0" w:space="0" w:color="auto"/>
                    <w:left w:val="none" w:sz="0" w:space="0" w:color="auto"/>
                    <w:bottom w:val="none" w:sz="0" w:space="0" w:color="auto"/>
                    <w:right w:val="none" w:sz="0" w:space="0" w:color="auto"/>
                  </w:divBdr>
                </w:div>
                <w:div w:id="1832522923">
                  <w:marLeft w:val="0"/>
                  <w:marRight w:val="0"/>
                  <w:marTop w:val="0"/>
                  <w:marBottom w:val="0"/>
                  <w:divBdr>
                    <w:top w:val="none" w:sz="0" w:space="0" w:color="auto"/>
                    <w:left w:val="none" w:sz="0" w:space="0" w:color="auto"/>
                    <w:bottom w:val="none" w:sz="0" w:space="0" w:color="auto"/>
                    <w:right w:val="none" w:sz="0" w:space="0" w:color="auto"/>
                  </w:divBdr>
                </w:div>
                <w:div w:id="1833641817">
                  <w:marLeft w:val="0"/>
                  <w:marRight w:val="0"/>
                  <w:marTop w:val="0"/>
                  <w:marBottom w:val="0"/>
                  <w:divBdr>
                    <w:top w:val="none" w:sz="0" w:space="0" w:color="auto"/>
                    <w:left w:val="none" w:sz="0" w:space="0" w:color="auto"/>
                    <w:bottom w:val="none" w:sz="0" w:space="0" w:color="auto"/>
                    <w:right w:val="none" w:sz="0" w:space="0" w:color="auto"/>
                  </w:divBdr>
                </w:div>
                <w:div w:id="1834450340">
                  <w:marLeft w:val="0"/>
                  <w:marRight w:val="0"/>
                  <w:marTop w:val="0"/>
                  <w:marBottom w:val="0"/>
                  <w:divBdr>
                    <w:top w:val="none" w:sz="0" w:space="0" w:color="auto"/>
                    <w:left w:val="none" w:sz="0" w:space="0" w:color="auto"/>
                    <w:bottom w:val="none" w:sz="0" w:space="0" w:color="auto"/>
                    <w:right w:val="none" w:sz="0" w:space="0" w:color="auto"/>
                  </w:divBdr>
                </w:div>
                <w:div w:id="1834490489">
                  <w:marLeft w:val="0"/>
                  <w:marRight w:val="0"/>
                  <w:marTop w:val="0"/>
                  <w:marBottom w:val="0"/>
                  <w:divBdr>
                    <w:top w:val="none" w:sz="0" w:space="0" w:color="auto"/>
                    <w:left w:val="none" w:sz="0" w:space="0" w:color="auto"/>
                    <w:bottom w:val="none" w:sz="0" w:space="0" w:color="auto"/>
                    <w:right w:val="none" w:sz="0" w:space="0" w:color="auto"/>
                  </w:divBdr>
                </w:div>
                <w:div w:id="1839080747">
                  <w:marLeft w:val="0"/>
                  <w:marRight w:val="0"/>
                  <w:marTop w:val="0"/>
                  <w:marBottom w:val="0"/>
                  <w:divBdr>
                    <w:top w:val="none" w:sz="0" w:space="0" w:color="auto"/>
                    <w:left w:val="none" w:sz="0" w:space="0" w:color="auto"/>
                    <w:bottom w:val="none" w:sz="0" w:space="0" w:color="auto"/>
                    <w:right w:val="none" w:sz="0" w:space="0" w:color="auto"/>
                  </w:divBdr>
                </w:div>
                <w:div w:id="1846046931">
                  <w:marLeft w:val="0"/>
                  <w:marRight w:val="0"/>
                  <w:marTop w:val="0"/>
                  <w:marBottom w:val="0"/>
                  <w:divBdr>
                    <w:top w:val="none" w:sz="0" w:space="0" w:color="auto"/>
                    <w:left w:val="none" w:sz="0" w:space="0" w:color="auto"/>
                    <w:bottom w:val="none" w:sz="0" w:space="0" w:color="auto"/>
                    <w:right w:val="none" w:sz="0" w:space="0" w:color="auto"/>
                  </w:divBdr>
                </w:div>
                <w:div w:id="1846943494">
                  <w:marLeft w:val="0"/>
                  <w:marRight w:val="0"/>
                  <w:marTop w:val="0"/>
                  <w:marBottom w:val="0"/>
                  <w:divBdr>
                    <w:top w:val="none" w:sz="0" w:space="0" w:color="auto"/>
                    <w:left w:val="none" w:sz="0" w:space="0" w:color="auto"/>
                    <w:bottom w:val="none" w:sz="0" w:space="0" w:color="auto"/>
                    <w:right w:val="none" w:sz="0" w:space="0" w:color="auto"/>
                  </w:divBdr>
                </w:div>
                <w:div w:id="1851871393">
                  <w:marLeft w:val="0"/>
                  <w:marRight w:val="0"/>
                  <w:marTop w:val="0"/>
                  <w:marBottom w:val="0"/>
                  <w:divBdr>
                    <w:top w:val="none" w:sz="0" w:space="0" w:color="auto"/>
                    <w:left w:val="none" w:sz="0" w:space="0" w:color="auto"/>
                    <w:bottom w:val="none" w:sz="0" w:space="0" w:color="auto"/>
                    <w:right w:val="none" w:sz="0" w:space="0" w:color="auto"/>
                  </w:divBdr>
                </w:div>
                <w:div w:id="1852865713">
                  <w:marLeft w:val="0"/>
                  <w:marRight w:val="0"/>
                  <w:marTop w:val="0"/>
                  <w:marBottom w:val="0"/>
                  <w:divBdr>
                    <w:top w:val="none" w:sz="0" w:space="0" w:color="auto"/>
                    <w:left w:val="none" w:sz="0" w:space="0" w:color="auto"/>
                    <w:bottom w:val="none" w:sz="0" w:space="0" w:color="auto"/>
                    <w:right w:val="none" w:sz="0" w:space="0" w:color="auto"/>
                  </w:divBdr>
                </w:div>
                <w:div w:id="1854028393">
                  <w:marLeft w:val="0"/>
                  <w:marRight w:val="0"/>
                  <w:marTop w:val="0"/>
                  <w:marBottom w:val="0"/>
                  <w:divBdr>
                    <w:top w:val="none" w:sz="0" w:space="0" w:color="auto"/>
                    <w:left w:val="none" w:sz="0" w:space="0" w:color="auto"/>
                    <w:bottom w:val="none" w:sz="0" w:space="0" w:color="auto"/>
                    <w:right w:val="none" w:sz="0" w:space="0" w:color="auto"/>
                  </w:divBdr>
                </w:div>
                <w:div w:id="1855143065">
                  <w:marLeft w:val="0"/>
                  <w:marRight w:val="0"/>
                  <w:marTop w:val="0"/>
                  <w:marBottom w:val="0"/>
                  <w:divBdr>
                    <w:top w:val="none" w:sz="0" w:space="0" w:color="auto"/>
                    <w:left w:val="none" w:sz="0" w:space="0" w:color="auto"/>
                    <w:bottom w:val="none" w:sz="0" w:space="0" w:color="auto"/>
                    <w:right w:val="none" w:sz="0" w:space="0" w:color="auto"/>
                  </w:divBdr>
                </w:div>
                <w:div w:id="1856383441">
                  <w:marLeft w:val="0"/>
                  <w:marRight w:val="0"/>
                  <w:marTop w:val="0"/>
                  <w:marBottom w:val="0"/>
                  <w:divBdr>
                    <w:top w:val="none" w:sz="0" w:space="0" w:color="auto"/>
                    <w:left w:val="none" w:sz="0" w:space="0" w:color="auto"/>
                    <w:bottom w:val="none" w:sz="0" w:space="0" w:color="auto"/>
                    <w:right w:val="none" w:sz="0" w:space="0" w:color="auto"/>
                  </w:divBdr>
                </w:div>
                <w:div w:id="1857226614">
                  <w:marLeft w:val="0"/>
                  <w:marRight w:val="0"/>
                  <w:marTop w:val="0"/>
                  <w:marBottom w:val="0"/>
                  <w:divBdr>
                    <w:top w:val="none" w:sz="0" w:space="0" w:color="auto"/>
                    <w:left w:val="none" w:sz="0" w:space="0" w:color="auto"/>
                    <w:bottom w:val="none" w:sz="0" w:space="0" w:color="auto"/>
                    <w:right w:val="none" w:sz="0" w:space="0" w:color="auto"/>
                  </w:divBdr>
                </w:div>
                <w:div w:id="1858545119">
                  <w:marLeft w:val="0"/>
                  <w:marRight w:val="0"/>
                  <w:marTop w:val="0"/>
                  <w:marBottom w:val="0"/>
                  <w:divBdr>
                    <w:top w:val="none" w:sz="0" w:space="0" w:color="auto"/>
                    <w:left w:val="none" w:sz="0" w:space="0" w:color="auto"/>
                    <w:bottom w:val="none" w:sz="0" w:space="0" w:color="auto"/>
                    <w:right w:val="none" w:sz="0" w:space="0" w:color="auto"/>
                  </w:divBdr>
                </w:div>
                <w:div w:id="1860315757">
                  <w:marLeft w:val="0"/>
                  <w:marRight w:val="0"/>
                  <w:marTop w:val="0"/>
                  <w:marBottom w:val="0"/>
                  <w:divBdr>
                    <w:top w:val="none" w:sz="0" w:space="0" w:color="auto"/>
                    <w:left w:val="none" w:sz="0" w:space="0" w:color="auto"/>
                    <w:bottom w:val="none" w:sz="0" w:space="0" w:color="auto"/>
                    <w:right w:val="none" w:sz="0" w:space="0" w:color="auto"/>
                  </w:divBdr>
                </w:div>
                <w:div w:id="1865440698">
                  <w:marLeft w:val="0"/>
                  <w:marRight w:val="0"/>
                  <w:marTop w:val="0"/>
                  <w:marBottom w:val="0"/>
                  <w:divBdr>
                    <w:top w:val="none" w:sz="0" w:space="0" w:color="auto"/>
                    <w:left w:val="none" w:sz="0" w:space="0" w:color="auto"/>
                    <w:bottom w:val="none" w:sz="0" w:space="0" w:color="auto"/>
                    <w:right w:val="none" w:sz="0" w:space="0" w:color="auto"/>
                  </w:divBdr>
                </w:div>
                <w:div w:id="1866407195">
                  <w:marLeft w:val="0"/>
                  <w:marRight w:val="0"/>
                  <w:marTop w:val="0"/>
                  <w:marBottom w:val="0"/>
                  <w:divBdr>
                    <w:top w:val="none" w:sz="0" w:space="0" w:color="auto"/>
                    <w:left w:val="none" w:sz="0" w:space="0" w:color="auto"/>
                    <w:bottom w:val="none" w:sz="0" w:space="0" w:color="auto"/>
                    <w:right w:val="none" w:sz="0" w:space="0" w:color="auto"/>
                  </w:divBdr>
                </w:div>
                <w:div w:id="1867674463">
                  <w:marLeft w:val="0"/>
                  <w:marRight w:val="0"/>
                  <w:marTop w:val="0"/>
                  <w:marBottom w:val="0"/>
                  <w:divBdr>
                    <w:top w:val="none" w:sz="0" w:space="0" w:color="auto"/>
                    <w:left w:val="none" w:sz="0" w:space="0" w:color="auto"/>
                    <w:bottom w:val="none" w:sz="0" w:space="0" w:color="auto"/>
                    <w:right w:val="none" w:sz="0" w:space="0" w:color="auto"/>
                  </w:divBdr>
                </w:div>
                <w:div w:id="1870529092">
                  <w:marLeft w:val="0"/>
                  <w:marRight w:val="0"/>
                  <w:marTop w:val="0"/>
                  <w:marBottom w:val="0"/>
                  <w:divBdr>
                    <w:top w:val="none" w:sz="0" w:space="0" w:color="auto"/>
                    <w:left w:val="none" w:sz="0" w:space="0" w:color="auto"/>
                    <w:bottom w:val="none" w:sz="0" w:space="0" w:color="auto"/>
                    <w:right w:val="none" w:sz="0" w:space="0" w:color="auto"/>
                  </w:divBdr>
                </w:div>
                <w:div w:id="1872062556">
                  <w:marLeft w:val="0"/>
                  <w:marRight w:val="0"/>
                  <w:marTop w:val="0"/>
                  <w:marBottom w:val="0"/>
                  <w:divBdr>
                    <w:top w:val="none" w:sz="0" w:space="0" w:color="auto"/>
                    <w:left w:val="none" w:sz="0" w:space="0" w:color="auto"/>
                    <w:bottom w:val="none" w:sz="0" w:space="0" w:color="auto"/>
                    <w:right w:val="none" w:sz="0" w:space="0" w:color="auto"/>
                  </w:divBdr>
                </w:div>
                <w:div w:id="1872919615">
                  <w:marLeft w:val="0"/>
                  <w:marRight w:val="0"/>
                  <w:marTop w:val="0"/>
                  <w:marBottom w:val="0"/>
                  <w:divBdr>
                    <w:top w:val="none" w:sz="0" w:space="0" w:color="auto"/>
                    <w:left w:val="none" w:sz="0" w:space="0" w:color="auto"/>
                    <w:bottom w:val="none" w:sz="0" w:space="0" w:color="auto"/>
                    <w:right w:val="none" w:sz="0" w:space="0" w:color="auto"/>
                  </w:divBdr>
                </w:div>
                <w:div w:id="1873154973">
                  <w:marLeft w:val="0"/>
                  <w:marRight w:val="0"/>
                  <w:marTop w:val="0"/>
                  <w:marBottom w:val="0"/>
                  <w:divBdr>
                    <w:top w:val="none" w:sz="0" w:space="0" w:color="auto"/>
                    <w:left w:val="none" w:sz="0" w:space="0" w:color="auto"/>
                    <w:bottom w:val="none" w:sz="0" w:space="0" w:color="auto"/>
                    <w:right w:val="none" w:sz="0" w:space="0" w:color="auto"/>
                  </w:divBdr>
                </w:div>
                <w:div w:id="1873686844">
                  <w:marLeft w:val="0"/>
                  <w:marRight w:val="0"/>
                  <w:marTop w:val="0"/>
                  <w:marBottom w:val="0"/>
                  <w:divBdr>
                    <w:top w:val="none" w:sz="0" w:space="0" w:color="auto"/>
                    <w:left w:val="none" w:sz="0" w:space="0" w:color="auto"/>
                    <w:bottom w:val="none" w:sz="0" w:space="0" w:color="auto"/>
                    <w:right w:val="none" w:sz="0" w:space="0" w:color="auto"/>
                  </w:divBdr>
                </w:div>
                <w:div w:id="1874030999">
                  <w:marLeft w:val="0"/>
                  <w:marRight w:val="0"/>
                  <w:marTop w:val="0"/>
                  <w:marBottom w:val="0"/>
                  <w:divBdr>
                    <w:top w:val="none" w:sz="0" w:space="0" w:color="auto"/>
                    <w:left w:val="none" w:sz="0" w:space="0" w:color="auto"/>
                    <w:bottom w:val="none" w:sz="0" w:space="0" w:color="auto"/>
                    <w:right w:val="none" w:sz="0" w:space="0" w:color="auto"/>
                  </w:divBdr>
                </w:div>
                <w:div w:id="1874069990">
                  <w:marLeft w:val="0"/>
                  <w:marRight w:val="0"/>
                  <w:marTop w:val="0"/>
                  <w:marBottom w:val="0"/>
                  <w:divBdr>
                    <w:top w:val="none" w:sz="0" w:space="0" w:color="auto"/>
                    <w:left w:val="none" w:sz="0" w:space="0" w:color="auto"/>
                    <w:bottom w:val="none" w:sz="0" w:space="0" w:color="auto"/>
                    <w:right w:val="none" w:sz="0" w:space="0" w:color="auto"/>
                  </w:divBdr>
                </w:div>
                <w:div w:id="1874489626">
                  <w:marLeft w:val="0"/>
                  <w:marRight w:val="0"/>
                  <w:marTop w:val="0"/>
                  <w:marBottom w:val="0"/>
                  <w:divBdr>
                    <w:top w:val="none" w:sz="0" w:space="0" w:color="auto"/>
                    <w:left w:val="none" w:sz="0" w:space="0" w:color="auto"/>
                    <w:bottom w:val="none" w:sz="0" w:space="0" w:color="auto"/>
                    <w:right w:val="none" w:sz="0" w:space="0" w:color="auto"/>
                  </w:divBdr>
                </w:div>
                <w:div w:id="1879198549">
                  <w:marLeft w:val="0"/>
                  <w:marRight w:val="0"/>
                  <w:marTop w:val="0"/>
                  <w:marBottom w:val="0"/>
                  <w:divBdr>
                    <w:top w:val="none" w:sz="0" w:space="0" w:color="auto"/>
                    <w:left w:val="none" w:sz="0" w:space="0" w:color="auto"/>
                    <w:bottom w:val="none" w:sz="0" w:space="0" w:color="auto"/>
                    <w:right w:val="none" w:sz="0" w:space="0" w:color="auto"/>
                  </w:divBdr>
                </w:div>
                <w:div w:id="1880629746">
                  <w:marLeft w:val="0"/>
                  <w:marRight w:val="0"/>
                  <w:marTop w:val="0"/>
                  <w:marBottom w:val="0"/>
                  <w:divBdr>
                    <w:top w:val="none" w:sz="0" w:space="0" w:color="auto"/>
                    <w:left w:val="none" w:sz="0" w:space="0" w:color="auto"/>
                    <w:bottom w:val="none" w:sz="0" w:space="0" w:color="auto"/>
                    <w:right w:val="none" w:sz="0" w:space="0" w:color="auto"/>
                  </w:divBdr>
                </w:div>
                <w:div w:id="1881091557">
                  <w:marLeft w:val="0"/>
                  <w:marRight w:val="0"/>
                  <w:marTop w:val="0"/>
                  <w:marBottom w:val="0"/>
                  <w:divBdr>
                    <w:top w:val="none" w:sz="0" w:space="0" w:color="auto"/>
                    <w:left w:val="none" w:sz="0" w:space="0" w:color="auto"/>
                    <w:bottom w:val="none" w:sz="0" w:space="0" w:color="auto"/>
                    <w:right w:val="none" w:sz="0" w:space="0" w:color="auto"/>
                  </w:divBdr>
                </w:div>
                <w:div w:id="1881358783">
                  <w:marLeft w:val="0"/>
                  <w:marRight w:val="0"/>
                  <w:marTop w:val="0"/>
                  <w:marBottom w:val="0"/>
                  <w:divBdr>
                    <w:top w:val="none" w:sz="0" w:space="0" w:color="auto"/>
                    <w:left w:val="none" w:sz="0" w:space="0" w:color="auto"/>
                    <w:bottom w:val="none" w:sz="0" w:space="0" w:color="auto"/>
                    <w:right w:val="none" w:sz="0" w:space="0" w:color="auto"/>
                  </w:divBdr>
                </w:div>
                <w:div w:id="1883979103">
                  <w:marLeft w:val="0"/>
                  <w:marRight w:val="0"/>
                  <w:marTop w:val="0"/>
                  <w:marBottom w:val="0"/>
                  <w:divBdr>
                    <w:top w:val="none" w:sz="0" w:space="0" w:color="auto"/>
                    <w:left w:val="none" w:sz="0" w:space="0" w:color="auto"/>
                    <w:bottom w:val="none" w:sz="0" w:space="0" w:color="auto"/>
                    <w:right w:val="none" w:sz="0" w:space="0" w:color="auto"/>
                  </w:divBdr>
                </w:div>
                <w:div w:id="1888756263">
                  <w:marLeft w:val="0"/>
                  <w:marRight w:val="0"/>
                  <w:marTop w:val="0"/>
                  <w:marBottom w:val="0"/>
                  <w:divBdr>
                    <w:top w:val="none" w:sz="0" w:space="0" w:color="auto"/>
                    <w:left w:val="none" w:sz="0" w:space="0" w:color="auto"/>
                    <w:bottom w:val="none" w:sz="0" w:space="0" w:color="auto"/>
                    <w:right w:val="none" w:sz="0" w:space="0" w:color="auto"/>
                  </w:divBdr>
                </w:div>
                <w:div w:id="1889682299">
                  <w:marLeft w:val="0"/>
                  <w:marRight w:val="0"/>
                  <w:marTop w:val="0"/>
                  <w:marBottom w:val="0"/>
                  <w:divBdr>
                    <w:top w:val="none" w:sz="0" w:space="0" w:color="auto"/>
                    <w:left w:val="none" w:sz="0" w:space="0" w:color="auto"/>
                    <w:bottom w:val="none" w:sz="0" w:space="0" w:color="auto"/>
                    <w:right w:val="none" w:sz="0" w:space="0" w:color="auto"/>
                  </w:divBdr>
                </w:div>
                <w:div w:id="1891577467">
                  <w:marLeft w:val="0"/>
                  <w:marRight w:val="0"/>
                  <w:marTop w:val="0"/>
                  <w:marBottom w:val="0"/>
                  <w:divBdr>
                    <w:top w:val="none" w:sz="0" w:space="0" w:color="auto"/>
                    <w:left w:val="none" w:sz="0" w:space="0" w:color="auto"/>
                    <w:bottom w:val="none" w:sz="0" w:space="0" w:color="auto"/>
                    <w:right w:val="none" w:sz="0" w:space="0" w:color="auto"/>
                  </w:divBdr>
                </w:div>
                <w:div w:id="1892226797">
                  <w:marLeft w:val="0"/>
                  <w:marRight w:val="0"/>
                  <w:marTop w:val="0"/>
                  <w:marBottom w:val="0"/>
                  <w:divBdr>
                    <w:top w:val="none" w:sz="0" w:space="0" w:color="auto"/>
                    <w:left w:val="none" w:sz="0" w:space="0" w:color="auto"/>
                    <w:bottom w:val="none" w:sz="0" w:space="0" w:color="auto"/>
                    <w:right w:val="none" w:sz="0" w:space="0" w:color="auto"/>
                  </w:divBdr>
                </w:div>
                <w:div w:id="1892811910">
                  <w:marLeft w:val="0"/>
                  <w:marRight w:val="0"/>
                  <w:marTop w:val="0"/>
                  <w:marBottom w:val="0"/>
                  <w:divBdr>
                    <w:top w:val="none" w:sz="0" w:space="0" w:color="auto"/>
                    <w:left w:val="none" w:sz="0" w:space="0" w:color="auto"/>
                    <w:bottom w:val="none" w:sz="0" w:space="0" w:color="auto"/>
                    <w:right w:val="none" w:sz="0" w:space="0" w:color="auto"/>
                  </w:divBdr>
                </w:div>
                <w:div w:id="1895390746">
                  <w:marLeft w:val="0"/>
                  <w:marRight w:val="0"/>
                  <w:marTop w:val="0"/>
                  <w:marBottom w:val="0"/>
                  <w:divBdr>
                    <w:top w:val="none" w:sz="0" w:space="0" w:color="auto"/>
                    <w:left w:val="none" w:sz="0" w:space="0" w:color="auto"/>
                    <w:bottom w:val="none" w:sz="0" w:space="0" w:color="auto"/>
                    <w:right w:val="none" w:sz="0" w:space="0" w:color="auto"/>
                  </w:divBdr>
                </w:div>
                <w:div w:id="1899897033">
                  <w:marLeft w:val="0"/>
                  <w:marRight w:val="0"/>
                  <w:marTop w:val="0"/>
                  <w:marBottom w:val="0"/>
                  <w:divBdr>
                    <w:top w:val="none" w:sz="0" w:space="0" w:color="auto"/>
                    <w:left w:val="none" w:sz="0" w:space="0" w:color="auto"/>
                    <w:bottom w:val="none" w:sz="0" w:space="0" w:color="auto"/>
                    <w:right w:val="none" w:sz="0" w:space="0" w:color="auto"/>
                  </w:divBdr>
                </w:div>
                <w:div w:id="1900095312">
                  <w:marLeft w:val="0"/>
                  <w:marRight w:val="0"/>
                  <w:marTop w:val="0"/>
                  <w:marBottom w:val="0"/>
                  <w:divBdr>
                    <w:top w:val="none" w:sz="0" w:space="0" w:color="auto"/>
                    <w:left w:val="none" w:sz="0" w:space="0" w:color="auto"/>
                    <w:bottom w:val="none" w:sz="0" w:space="0" w:color="auto"/>
                    <w:right w:val="none" w:sz="0" w:space="0" w:color="auto"/>
                  </w:divBdr>
                </w:div>
                <w:div w:id="1900245301">
                  <w:marLeft w:val="0"/>
                  <w:marRight w:val="0"/>
                  <w:marTop w:val="0"/>
                  <w:marBottom w:val="0"/>
                  <w:divBdr>
                    <w:top w:val="none" w:sz="0" w:space="0" w:color="auto"/>
                    <w:left w:val="none" w:sz="0" w:space="0" w:color="auto"/>
                    <w:bottom w:val="none" w:sz="0" w:space="0" w:color="auto"/>
                    <w:right w:val="none" w:sz="0" w:space="0" w:color="auto"/>
                  </w:divBdr>
                </w:div>
                <w:div w:id="1900824884">
                  <w:marLeft w:val="0"/>
                  <w:marRight w:val="0"/>
                  <w:marTop w:val="0"/>
                  <w:marBottom w:val="0"/>
                  <w:divBdr>
                    <w:top w:val="none" w:sz="0" w:space="0" w:color="auto"/>
                    <w:left w:val="none" w:sz="0" w:space="0" w:color="auto"/>
                    <w:bottom w:val="none" w:sz="0" w:space="0" w:color="auto"/>
                    <w:right w:val="none" w:sz="0" w:space="0" w:color="auto"/>
                  </w:divBdr>
                </w:div>
                <w:div w:id="1901594167">
                  <w:marLeft w:val="0"/>
                  <w:marRight w:val="0"/>
                  <w:marTop w:val="0"/>
                  <w:marBottom w:val="0"/>
                  <w:divBdr>
                    <w:top w:val="none" w:sz="0" w:space="0" w:color="auto"/>
                    <w:left w:val="none" w:sz="0" w:space="0" w:color="auto"/>
                    <w:bottom w:val="none" w:sz="0" w:space="0" w:color="auto"/>
                    <w:right w:val="none" w:sz="0" w:space="0" w:color="auto"/>
                  </w:divBdr>
                </w:div>
                <w:div w:id="1904176661">
                  <w:marLeft w:val="0"/>
                  <w:marRight w:val="0"/>
                  <w:marTop w:val="0"/>
                  <w:marBottom w:val="0"/>
                  <w:divBdr>
                    <w:top w:val="none" w:sz="0" w:space="0" w:color="auto"/>
                    <w:left w:val="none" w:sz="0" w:space="0" w:color="auto"/>
                    <w:bottom w:val="none" w:sz="0" w:space="0" w:color="auto"/>
                    <w:right w:val="none" w:sz="0" w:space="0" w:color="auto"/>
                  </w:divBdr>
                </w:div>
                <w:div w:id="1904757289">
                  <w:marLeft w:val="0"/>
                  <w:marRight w:val="0"/>
                  <w:marTop w:val="0"/>
                  <w:marBottom w:val="0"/>
                  <w:divBdr>
                    <w:top w:val="none" w:sz="0" w:space="0" w:color="auto"/>
                    <w:left w:val="none" w:sz="0" w:space="0" w:color="auto"/>
                    <w:bottom w:val="none" w:sz="0" w:space="0" w:color="auto"/>
                    <w:right w:val="none" w:sz="0" w:space="0" w:color="auto"/>
                  </w:divBdr>
                </w:div>
                <w:div w:id="1905673607">
                  <w:marLeft w:val="0"/>
                  <w:marRight w:val="0"/>
                  <w:marTop w:val="0"/>
                  <w:marBottom w:val="0"/>
                  <w:divBdr>
                    <w:top w:val="none" w:sz="0" w:space="0" w:color="auto"/>
                    <w:left w:val="none" w:sz="0" w:space="0" w:color="auto"/>
                    <w:bottom w:val="none" w:sz="0" w:space="0" w:color="auto"/>
                    <w:right w:val="none" w:sz="0" w:space="0" w:color="auto"/>
                  </w:divBdr>
                </w:div>
                <w:div w:id="1912352736">
                  <w:marLeft w:val="0"/>
                  <w:marRight w:val="0"/>
                  <w:marTop w:val="0"/>
                  <w:marBottom w:val="0"/>
                  <w:divBdr>
                    <w:top w:val="none" w:sz="0" w:space="0" w:color="auto"/>
                    <w:left w:val="none" w:sz="0" w:space="0" w:color="auto"/>
                    <w:bottom w:val="none" w:sz="0" w:space="0" w:color="auto"/>
                    <w:right w:val="none" w:sz="0" w:space="0" w:color="auto"/>
                  </w:divBdr>
                </w:div>
                <w:div w:id="1917787810">
                  <w:marLeft w:val="0"/>
                  <w:marRight w:val="0"/>
                  <w:marTop w:val="0"/>
                  <w:marBottom w:val="0"/>
                  <w:divBdr>
                    <w:top w:val="none" w:sz="0" w:space="0" w:color="auto"/>
                    <w:left w:val="none" w:sz="0" w:space="0" w:color="auto"/>
                    <w:bottom w:val="none" w:sz="0" w:space="0" w:color="auto"/>
                    <w:right w:val="none" w:sz="0" w:space="0" w:color="auto"/>
                  </w:divBdr>
                </w:div>
                <w:div w:id="1917859907">
                  <w:marLeft w:val="0"/>
                  <w:marRight w:val="0"/>
                  <w:marTop w:val="0"/>
                  <w:marBottom w:val="0"/>
                  <w:divBdr>
                    <w:top w:val="none" w:sz="0" w:space="0" w:color="auto"/>
                    <w:left w:val="none" w:sz="0" w:space="0" w:color="auto"/>
                    <w:bottom w:val="none" w:sz="0" w:space="0" w:color="auto"/>
                    <w:right w:val="none" w:sz="0" w:space="0" w:color="auto"/>
                  </w:divBdr>
                </w:div>
                <w:div w:id="1920824796">
                  <w:marLeft w:val="0"/>
                  <w:marRight w:val="0"/>
                  <w:marTop w:val="0"/>
                  <w:marBottom w:val="0"/>
                  <w:divBdr>
                    <w:top w:val="none" w:sz="0" w:space="0" w:color="auto"/>
                    <w:left w:val="none" w:sz="0" w:space="0" w:color="auto"/>
                    <w:bottom w:val="none" w:sz="0" w:space="0" w:color="auto"/>
                    <w:right w:val="none" w:sz="0" w:space="0" w:color="auto"/>
                  </w:divBdr>
                </w:div>
                <w:div w:id="1921984741">
                  <w:marLeft w:val="0"/>
                  <w:marRight w:val="0"/>
                  <w:marTop w:val="0"/>
                  <w:marBottom w:val="0"/>
                  <w:divBdr>
                    <w:top w:val="none" w:sz="0" w:space="0" w:color="auto"/>
                    <w:left w:val="none" w:sz="0" w:space="0" w:color="auto"/>
                    <w:bottom w:val="none" w:sz="0" w:space="0" w:color="auto"/>
                    <w:right w:val="none" w:sz="0" w:space="0" w:color="auto"/>
                  </w:divBdr>
                </w:div>
                <w:div w:id="1924415203">
                  <w:marLeft w:val="0"/>
                  <w:marRight w:val="0"/>
                  <w:marTop w:val="0"/>
                  <w:marBottom w:val="0"/>
                  <w:divBdr>
                    <w:top w:val="none" w:sz="0" w:space="0" w:color="auto"/>
                    <w:left w:val="none" w:sz="0" w:space="0" w:color="auto"/>
                    <w:bottom w:val="none" w:sz="0" w:space="0" w:color="auto"/>
                    <w:right w:val="none" w:sz="0" w:space="0" w:color="auto"/>
                  </w:divBdr>
                </w:div>
                <w:div w:id="1925338821">
                  <w:marLeft w:val="0"/>
                  <w:marRight w:val="0"/>
                  <w:marTop w:val="0"/>
                  <w:marBottom w:val="0"/>
                  <w:divBdr>
                    <w:top w:val="none" w:sz="0" w:space="0" w:color="auto"/>
                    <w:left w:val="none" w:sz="0" w:space="0" w:color="auto"/>
                    <w:bottom w:val="none" w:sz="0" w:space="0" w:color="auto"/>
                    <w:right w:val="none" w:sz="0" w:space="0" w:color="auto"/>
                  </w:divBdr>
                </w:div>
                <w:div w:id="1926109898">
                  <w:marLeft w:val="0"/>
                  <w:marRight w:val="0"/>
                  <w:marTop w:val="0"/>
                  <w:marBottom w:val="0"/>
                  <w:divBdr>
                    <w:top w:val="none" w:sz="0" w:space="0" w:color="auto"/>
                    <w:left w:val="none" w:sz="0" w:space="0" w:color="auto"/>
                    <w:bottom w:val="none" w:sz="0" w:space="0" w:color="auto"/>
                    <w:right w:val="none" w:sz="0" w:space="0" w:color="auto"/>
                  </w:divBdr>
                </w:div>
                <w:div w:id="1928223677">
                  <w:marLeft w:val="0"/>
                  <w:marRight w:val="0"/>
                  <w:marTop w:val="0"/>
                  <w:marBottom w:val="0"/>
                  <w:divBdr>
                    <w:top w:val="none" w:sz="0" w:space="0" w:color="auto"/>
                    <w:left w:val="none" w:sz="0" w:space="0" w:color="auto"/>
                    <w:bottom w:val="none" w:sz="0" w:space="0" w:color="auto"/>
                    <w:right w:val="none" w:sz="0" w:space="0" w:color="auto"/>
                  </w:divBdr>
                </w:div>
                <w:div w:id="1928691095">
                  <w:marLeft w:val="0"/>
                  <w:marRight w:val="0"/>
                  <w:marTop w:val="0"/>
                  <w:marBottom w:val="0"/>
                  <w:divBdr>
                    <w:top w:val="none" w:sz="0" w:space="0" w:color="auto"/>
                    <w:left w:val="none" w:sz="0" w:space="0" w:color="auto"/>
                    <w:bottom w:val="none" w:sz="0" w:space="0" w:color="auto"/>
                    <w:right w:val="none" w:sz="0" w:space="0" w:color="auto"/>
                  </w:divBdr>
                </w:div>
                <w:div w:id="1928804386">
                  <w:marLeft w:val="0"/>
                  <w:marRight w:val="0"/>
                  <w:marTop w:val="0"/>
                  <w:marBottom w:val="0"/>
                  <w:divBdr>
                    <w:top w:val="none" w:sz="0" w:space="0" w:color="auto"/>
                    <w:left w:val="none" w:sz="0" w:space="0" w:color="auto"/>
                    <w:bottom w:val="none" w:sz="0" w:space="0" w:color="auto"/>
                    <w:right w:val="none" w:sz="0" w:space="0" w:color="auto"/>
                  </w:divBdr>
                </w:div>
                <w:div w:id="1929458182">
                  <w:marLeft w:val="0"/>
                  <w:marRight w:val="0"/>
                  <w:marTop w:val="0"/>
                  <w:marBottom w:val="0"/>
                  <w:divBdr>
                    <w:top w:val="none" w:sz="0" w:space="0" w:color="auto"/>
                    <w:left w:val="none" w:sz="0" w:space="0" w:color="auto"/>
                    <w:bottom w:val="none" w:sz="0" w:space="0" w:color="auto"/>
                    <w:right w:val="none" w:sz="0" w:space="0" w:color="auto"/>
                  </w:divBdr>
                </w:div>
                <w:div w:id="1931697318">
                  <w:marLeft w:val="0"/>
                  <w:marRight w:val="0"/>
                  <w:marTop w:val="0"/>
                  <w:marBottom w:val="0"/>
                  <w:divBdr>
                    <w:top w:val="none" w:sz="0" w:space="0" w:color="auto"/>
                    <w:left w:val="none" w:sz="0" w:space="0" w:color="auto"/>
                    <w:bottom w:val="none" w:sz="0" w:space="0" w:color="auto"/>
                    <w:right w:val="none" w:sz="0" w:space="0" w:color="auto"/>
                  </w:divBdr>
                </w:div>
                <w:div w:id="1932813163">
                  <w:marLeft w:val="0"/>
                  <w:marRight w:val="0"/>
                  <w:marTop w:val="0"/>
                  <w:marBottom w:val="0"/>
                  <w:divBdr>
                    <w:top w:val="none" w:sz="0" w:space="0" w:color="auto"/>
                    <w:left w:val="none" w:sz="0" w:space="0" w:color="auto"/>
                    <w:bottom w:val="none" w:sz="0" w:space="0" w:color="auto"/>
                    <w:right w:val="none" w:sz="0" w:space="0" w:color="auto"/>
                  </w:divBdr>
                </w:div>
                <w:div w:id="1937861159">
                  <w:marLeft w:val="0"/>
                  <w:marRight w:val="0"/>
                  <w:marTop w:val="0"/>
                  <w:marBottom w:val="0"/>
                  <w:divBdr>
                    <w:top w:val="none" w:sz="0" w:space="0" w:color="auto"/>
                    <w:left w:val="none" w:sz="0" w:space="0" w:color="auto"/>
                    <w:bottom w:val="none" w:sz="0" w:space="0" w:color="auto"/>
                    <w:right w:val="none" w:sz="0" w:space="0" w:color="auto"/>
                  </w:divBdr>
                </w:div>
                <w:div w:id="1938437945">
                  <w:marLeft w:val="0"/>
                  <w:marRight w:val="0"/>
                  <w:marTop w:val="0"/>
                  <w:marBottom w:val="0"/>
                  <w:divBdr>
                    <w:top w:val="none" w:sz="0" w:space="0" w:color="auto"/>
                    <w:left w:val="none" w:sz="0" w:space="0" w:color="auto"/>
                    <w:bottom w:val="none" w:sz="0" w:space="0" w:color="auto"/>
                    <w:right w:val="none" w:sz="0" w:space="0" w:color="auto"/>
                  </w:divBdr>
                </w:div>
                <w:div w:id="1942835990">
                  <w:marLeft w:val="0"/>
                  <w:marRight w:val="0"/>
                  <w:marTop w:val="0"/>
                  <w:marBottom w:val="0"/>
                  <w:divBdr>
                    <w:top w:val="none" w:sz="0" w:space="0" w:color="auto"/>
                    <w:left w:val="none" w:sz="0" w:space="0" w:color="auto"/>
                    <w:bottom w:val="none" w:sz="0" w:space="0" w:color="auto"/>
                    <w:right w:val="none" w:sz="0" w:space="0" w:color="auto"/>
                  </w:divBdr>
                </w:div>
                <w:div w:id="1945962370">
                  <w:marLeft w:val="0"/>
                  <w:marRight w:val="0"/>
                  <w:marTop w:val="0"/>
                  <w:marBottom w:val="0"/>
                  <w:divBdr>
                    <w:top w:val="none" w:sz="0" w:space="0" w:color="auto"/>
                    <w:left w:val="none" w:sz="0" w:space="0" w:color="auto"/>
                    <w:bottom w:val="none" w:sz="0" w:space="0" w:color="auto"/>
                    <w:right w:val="none" w:sz="0" w:space="0" w:color="auto"/>
                  </w:divBdr>
                </w:div>
                <w:div w:id="1946569192">
                  <w:marLeft w:val="0"/>
                  <w:marRight w:val="0"/>
                  <w:marTop w:val="0"/>
                  <w:marBottom w:val="0"/>
                  <w:divBdr>
                    <w:top w:val="none" w:sz="0" w:space="0" w:color="auto"/>
                    <w:left w:val="none" w:sz="0" w:space="0" w:color="auto"/>
                    <w:bottom w:val="none" w:sz="0" w:space="0" w:color="auto"/>
                    <w:right w:val="none" w:sz="0" w:space="0" w:color="auto"/>
                  </w:divBdr>
                </w:div>
                <w:div w:id="1948155883">
                  <w:marLeft w:val="0"/>
                  <w:marRight w:val="0"/>
                  <w:marTop w:val="0"/>
                  <w:marBottom w:val="0"/>
                  <w:divBdr>
                    <w:top w:val="none" w:sz="0" w:space="0" w:color="auto"/>
                    <w:left w:val="none" w:sz="0" w:space="0" w:color="auto"/>
                    <w:bottom w:val="none" w:sz="0" w:space="0" w:color="auto"/>
                    <w:right w:val="none" w:sz="0" w:space="0" w:color="auto"/>
                  </w:divBdr>
                </w:div>
                <w:div w:id="1950769600">
                  <w:marLeft w:val="0"/>
                  <w:marRight w:val="0"/>
                  <w:marTop w:val="0"/>
                  <w:marBottom w:val="0"/>
                  <w:divBdr>
                    <w:top w:val="none" w:sz="0" w:space="0" w:color="auto"/>
                    <w:left w:val="none" w:sz="0" w:space="0" w:color="auto"/>
                    <w:bottom w:val="none" w:sz="0" w:space="0" w:color="auto"/>
                    <w:right w:val="none" w:sz="0" w:space="0" w:color="auto"/>
                  </w:divBdr>
                </w:div>
                <w:div w:id="1950892742">
                  <w:marLeft w:val="0"/>
                  <w:marRight w:val="0"/>
                  <w:marTop w:val="0"/>
                  <w:marBottom w:val="0"/>
                  <w:divBdr>
                    <w:top w:val="none" w:sz="0" w:space="0" w:color="auto"/>
                    <w:left w:val="none" w:sz="0" w:space="0" w:color="auto"/>
                    <w:bottom w:val="none" w:sz="0" w:space="0" w:color="auto"/>
                    <w:right w:val="none" w:sz="0" w:space="0" w:color="auto"/>
                  </w:divBdr>
                </w:div>
                <w:div w:id="1951009410">
                  <w:marLeft w:val="0"/>
                  <w:marRight w:val="0"/>
                  <w:marTop w:val="0"/>
                  <w:marBottom w:val="0"/>
                  <w:divBdr>
                    <w:top w:val="none" w:sz="0" w:space="0" w:color="auto"/>
                    <w:left w:val="none" w:sz="0" w:space="0" w:color="auto"/>
                    <w:bottom w:val="none" w:sz="0" w:space="0" w:color="auto"/>
                    <w:right w:val="none" w:sz="0" w:space="0" w:color="auto"/>
                  </w:divBdr>
                </w:div>
                <w:div w:id="1956059929">
                  <w:marLeft w:val="0"/>
                  <w:marRight w:val="0"/>
                  <w:marTop w:val="0"/>
                  <w:marBottom w:val="0"/>
                  <w:divBdr>
                    <w:top w:val="none" w:sz="0" w:space="0" w:color="auto"/>
                    <w:left w:val="none" w:sz="0" w:space="0" w:color="auto"/>
                    <w:bottom w:val="none" w:sz="0" w:space="0" w:color="auto"/>
                    <w:right w:val="none" w:sz="0" w:space="0" w:color="auto"/>
                  </w:divBdr>
                </w:div>
                <w:div w:id="1956516631">
                  <w:marLeft w:val="0"/>
                  <w:marRight w:val="0"/>
                  <w:marTop w:val="0"/>
                  <w:marBottom w:val="0"/>
                  <w:divBdr>
                    <w:top w:val="none" w:sz="0" w:space="0" w:color="auto"/>
                    <w:left w:val="none" w:sz="0" w:space="0" w:color="auto"/>
                    <w:bottom w:val="none" w:sz="0" w:space="0" w:color="auto"/>
                    <w:right w:val="none" w:sz="0" w:space="0" w:color="auto"/>
                  </w:divBdr>
                </w:div>
                <w:div w:id="1956786055">
                  <w:marLeft w:val="0"/>
                  <w:marRight w:val="0"/>
                  <w:marTop w:val="0"/>
                  <w:marBottom w:val="0"/>
                  <w:divBdr>
                    <w:top w:val="none" w:sz="0" w:space="0" w:color="auto"/>
                    <w:left w:val="none" w:sz="0" w:space="0" w:color="auto"/>
                    <w:bottom w:val="none" w:sz="0" w:space="0" w:color="auto"/>
                    <w:right w:val="none" w:sz="0" w:space="0" w:color="auto"/>
                  </w:divBdr>
                </w:div>
                <w:div w:id="1959289285">
                  <w:marLeft w:val="0"/>
                  <w:marRight w:val="0"/>
                  <w:marTop w:val="0"/>
                  <w:marBottom w:val="0"/>
                  <w:divBdr>
                    <w:top w:val="none" w:sz="0" w:space="0" w:color="auto"/>
                    <w:left w:val="none" w:sz="0" w:space="0" w:color="auto"/>
                    <w:bottom w:val="none" w:sz="0" w:space="0" w:color="auto"/>
                    <w:right w:val="none" w:sz="0" w:space="0" w:color="auto"/>
                  </w:divBdr>
                </w:div>
                <w:div w:id="1963610324">
                  <w:marLeft w:val="0"/>
                  <w:marRight w:val="0"/>
                  <w:marTop w:val="0"/>
                  <w:marBottom w:val="0"/>
                  <w:divBdr>
                    <w:top w:val="none" w:sz="0" w:space="0" w:color="auto"/>
                    <w:left w:val="none" w:sz="0" w:space="0" w:color="auto"/>
                    <w:bottom w:val="none" w:sz="0" w:space="0" w:color="auto"/>
                    <w:right w:val="none" w:sz="0" w:space="0" w:color="auto"/>
                  </w:divBdr>
                </w:div>
                <w:div w:id="1963998954">
                  <w:marLeft w:val="0"/>
                  <w:marRight w:val="0"/>
                  <w:marTop w:val="0"/>
                  <w:marBottom w:val="0"/>
                  <w:divBdr>
                    <w:top w:val="none" w:sz="0" w:space="0" w:color="auto"/>
                    <w:left w:val="none" w:sz="0" w:space="0" w:color="auto"/>
                    <w:bottom w:val="none" w:sz="0" w:space="0" w:color="auto"/>
                    <w:right w:val="none" w:sz="0" w:space="0" w:color="auto"/>
                  </w:divBdr>
                </w:div>
                <w:div w:id="1964337906">
                  <w:marLeft w:val="0"/>
                  <w:marRight w:val="0"/>
                  <w:marTop w:val="0"/>
                  <w:marBottom w:val="0"/>
                  <w:divBdr>
                    <w:top w:val="none" w:sz="0" w:space="0" w:color="auto"/>
                    <w:left w:val="none" w:sz="0" w:space="0" w:color="auto"/>
                    <w:bottom w:val="none" w:sz="0" w:space="0" w:color="auto"/>
                    <w:right w:val="none" w:sz="0" w:space="0" w:color="auto"/>
                  </w:divBdr>
                </w:div>
                <w:div w:id="1964842763">
                  <w:marLeft w:val="0"/>
                  <w:marRight w:val="0"/>
                  <w:marTop w:val="0"/>
                  <w:marBottom w:val="0"/>
                  <w:divBdr>
                    <w:top w:val="none" w:sz="0" w:space="0" w:color="auto"/>
                    <w:left w:val="none" w:sz="0" w:space="0" w:color="auto"/>
                    <w:bottom w:val="none" w:sz="0" w:space="0" w:color="auto"/>
                    <w:right w:val="none" w:sz="0" w:space="0" w:color="auto"/>
                  </w:divBdr>
                </w:div>
                <w:div w:id="1968199041">
                  <w:marLeft w:val="0"/>
                  <w:marRight w:val="0"/>
                  <w:marTop w:val="0"/>
                  <w:marBottom w:val="0"/>
                  <w:divBdr>
                    <w:top w:val="none" w:sz="0" w:space="0" w:color="auto"/>
                    <w:left w:val="none" w:sz="0" w:space="0" w:color="auto"/>
                    <w:bottom w:val="none" w:sz="0" w:space="0" w:color="auto"/>
                    <w:right w:val="none" w:sz="0" w:space="0" w:color="auto"/>
                  </w:divBdr>
                </w:div>
                <w:div w:id="1968580431">
                  <w:marLeft w:val="0"/>
                  <w:marRight w:val="0"/>
                  <w:marTop w:val="0"/>
                  <w:marBottom w:val="0"/>
                  <w:divBdr>
                    <w:top w:val="none" w:sz="0" w:space="0" w:color="auto"/>
                    <w:left w:val="none" w:sz="0" w:space="0" w:color="auto"/>
                    <w:bottom w:val="none" w:sz="0" w:space="0" w:color="auto"/>
                    <w:right w:val="none" w:sz="0" w:space="0" w:color="auto"/>
                  </w:divBdr>
                </w:div>
                <w:div w:id="1971740106">
                  <w:marLeft w:val="0"/>
                  <w:marRight w:val="0"/>
                  <w:marTop w:val="0"/>
                  <w:marBottom w:val="0"/>
                  <w:divBdr>
                    <w:top w:val="none" w:sz="0" w:space="0" w:color="auto"/>
                    <w:left w:val="none" w:sz="0" w:space="0" w:color="auto"/>
                    <w:bottom w:val="none" w:sz="0" w:space="0" w:color="auto"/>
                    <w:right w:val="none" w:sz="0" w:space="0" w:color="auto"/>
                  </w:divBdr>
                </w:div>
                <w:div w:id="1972323517">
                  <w:marLeft w:val="0"/>
                  <w:marRight w:val="0"/>
                  <w:marTop w:val="0"/>
                  <w:marBottom w:val="0"/>
                  <w:divBdr>
                    <w:top w:val="none" w:sz="0" w:space="0" w:color="auto"/>
                    <w:left w:val="none" w:sz="0" w:space="0" w:color="auto"/>
                    <w:bottom w:val="none" w:sz="0" w:space="0" w:color="auto"/>
                    <w:right w:val="none" w:sz="0" w:space="0" w:color="auto"/>
                  </w:divBdr>
                </w:div>
                <w:div w:id="1972704693">
                  <w:marLeft w:val="0"/>
                  <w:marRight w:val="0"/>
                  <w:marTop w:val="0"/>
                  <w:marBottom w:val="0"/>
                  <w:divBdr>
                    <w:top w:val="none" w:sz="0" w:space="0" w:color="auto"/>
                    <w:left w:val="none" w:sz="0" w:space="0" w:color="auto"/>
                    <w:bottom w:val="none" w:sz="0" w:space="0" w:color="auto"/>
                    <w:right w:val="none" w:sz="0" w:space="0" w:color="auto"/>
                  </w:divBdr>
                </w:div>
                <w:div w:id="1976442887">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1981225004">
                  <w:marLeft w:val="0"/>
                  <w:marRight w:val="0"/>
                  <w:marTop w:val="0"/>
                  <w:marBottom w:val="0"/>
                  <w:divBdr>
                    <w:top w:val="none" w:sz="0" w:space="0" w:color="auto"/>
                    <w:left w:val="none" w:sz="0" w:space="0" w:color="auto"/>
                    <w:bottom w:val="none" w:sz="0" w:space="0" w:color="auto"/>
                    <w:right w:val="none" w:sz="0" w:space="0" w:color="auto"/>
                  </w:divBdr>
                </w:div>
                <w:div w:id="1982423990">
                  <w:marLeft w:val="0"/>
                  <w:marRight w:val="0"/>
                  <w:marTop w:val="0"/>
                  <w:marBottom w:val="0"/>
                  <w:divBdr>
                    <w:top w:val="none" w:sz="0" w:space="0" w:color="auto"/>
                    <w:left w:val="none" w:sz="0" w:space="0" w:color="auto"/>
                    <w:bottom w:val="none" w:sz="0" w:space="0" w:color="auto"/>
                    <w:right w:val="none" w:sz="0" w:space="0" w:color="auto"/>
                  </w:divBdr>
                </w:div>
                <w:div w:id="1982807997">
                  <w:marLeft w:val="0"/>
                  <w:marRight w:val="0"/>
                  <w:marTop w:val="0"/>
                  <w:marBottom w:val="0"/>
                  <w:divBdr>
                    <w:top w:val="none" w:sz="0" w:space="0" w:color="auto"/>
                    <w:left w:val="none" w:sz="0" w:space="0" w:color="auto"/>
                    <w:bottom w:val="none" w:sz="0" w:space="0" w:color="auto"/>
                    <w:right w:val="none" w:sz="0" w:space="0" w:color="auto"/>
                  </w:divBdr>
                </w:div>
                <w:div w:id="1982880673">
                  <w:marLeft w:val="0"/>
                  <w:marRight w:val="0"/>
                  <w:marTop w:val="0"/>
                  <w:marBottom w:val="0"/>
                  <w:divBdr>
                    <w:top w:val="none" w:sz="0" w:space="0" w:color="auto"/>
                    <w:left w:val="none" w:sz="0" w:space="0" w:color="auto"/>
                    <w:bottom w:val="none" w:sz="0" w:space="0" w:color="auto"/>
                    <w:right w:val="none" w:sz="0" w:space="0" w:color="auto"/>
                  </w:divBdr>
                </w:div>
                <w:div w:id="1984264220">
                  <w:marLeft w:val="0"/>
                  <w:marRight w:val="0"/>
                  <w:marTop w:val="0"/>
                  <w:marBottom w:val="0"/>
                  <w:divBdr>
                    <w:top w:val="none" w:sz="0" w:space="0" w:color="auto"/>
                    <w:left w:val="none" w:sz="0" w:space="0" w:color="auto"/>
                    <w:bottom w:val="none" w:sz="0" w:space="0" w:color="auto"/>
                    <w:right w:val="none" w:sz="0" w:space="0" w:color="auto"/>
                  </w:divBdr>
                </w:div>
                <w:div w:id="1985769968">
                  <w:marLeft w:val="0"/>
                  <w:marRight w:val="0"/>
                  <w:marTop w:val="0"/>
                  <w:marBottom w:val="0"/>
                  <w:divBdr>
                    <w:top w:val="none" w:sz="0" w:space="0" w:color="auto"/>
                    <w:left w:val="none" w:sz="0" w:space="0" w:color="auto"/>
                    <w:bottom w:val="none" w:sz="0" w:space="0" w:color="auto"/>
                    <w:right w:val="none" w:sz="0" w:space="0" w:color="auto"/>
                  </w:divBdr>
                </w:div>
                <w:div w:id="1986737676">
                  <w:marLeft w:val="0"/>
                  <w:marRight w:val="0"/>
                  <w:marTop w:val="0"/>
                  <w:marBottom w:val="0"/>
                  <w:divBdr>
                    <w:top w:val="none" w:sz="0" w:space="0" w:color="auto"/>
                    <w:left w:val="none" w:sz="0" w:space="0" w:color="auto"/>
                    <w:bottom w:val="none" w:sz="0" w:space="0" w:color="auto"/>
                    <w:right w:val="none" w:sz="0" w:space="0" w:color="auto"/>
                  </w:divBdr>
                </w:div>
                <w:div w:id="1988971974">
                  <w:marLeft w:val="0"/>
                  <w:marRight w:val="0"/>
                  <w:marTop w:val="0"/>
                  <w:marBottom w:val="0"/>
                  <w:divBdr>
                    <w:top w:val="none" w:sz="0" w:space="0" w:color="auto"/>
                    <w:left w:val="none" w:sz="0" w:space="0" w:color="auto"/>
                    <w:bottom w:val="none" w:sz="0" w:space="0" w:color="auto"/>
                    <w:right w:val="none" w:sz="0" w:space="0" w:color="auto"/>
                  </w:divBdr>
                </w:div>
                <w:div w:id="1991446760">
                  <w:marLeft w:val="0"/>
                  <w:marRight w:val="0"/>
                  <w:marTop w:val="0"/>
                  <w:marBottom w:val="0"/>
                  <w:divBdr>
                    <w:top w:val="none" w:sz="0" w:space="0" w:color="auto"/>
                    <w:left w:val="none" w:sz="0" w:space="0" w:color="auto"/>
                    <w:bottom w:val="none" w:sz="0" w:space="0" w:color="auto"/>
                    <w:right w:val="none" w:sz="0" w:space="0" w:color="auto"/>
                  </w:divBdr>
                </w:div>
                <w:div w:id="1991707403">
                  <w:marLeft w:val="0"/>
                  <w:marRight w:val="0"/>
                  <w:marTop w:val="0"/>
                  <w:marBottom w:val="0"/>
                  <w:divBdr>
                    <w:top w:val="none" w:sz="0" w:space="0" w:color="auto"/>
                    <w:left w:val="none" w:sz="0" w:space="0" w:color="auto"/>
                    <w:bottom w:val="none" w:sz="0" w:space="0" w:color="auto"/>
                    <w:right w:val="none" w:sz="0" w:space="0" w:color="auto"/>
                  </w:divBdr>
                </w:div>
                <w:div w:id="1992906820">
                  <w:marLeft w:val="0"/>
                  <w:marRight w:val="0"/>
                  <w:marTop w:val="0"/>
                  <w:marBottom w:val="0"/>
                  <w:divBdr>
                    <w:top w:val="none" w:sz="0" w:space="0" w:color="auto"/>
                    <w:left w:val="none" w:sz="0" w:space="0" w:color="auto"/>
                    <w:bottom w:val="none" w:sz="0" w:space="0" w:color="auto"/>
                    <w:right w:val="none" w:sz="0" w:space="0" w:color="auto"/>
                  </w:divBdr>
                </w:div>
                <w:div w:id="1995061954">
                  <w:marLeft w:val="0"/>
                  <w:marRight w:val="0"/>
                  <w:marTop w:val="0"/>
                  <w:marBottom w:val="0"/>
                  <w:divBdr>
                    <w:top w:val="none" w:sz="0" w:space="0" w:color="auto"/>
                    <w:left w:val="none" w:sz="0" w:space="0" w:color="auto"/>
                    <w:bottom w:val="none" w:sz="0" w:space="0" w:color="auto"/>
                    <w:right w:val="none" w:sz="0" w:space="0" w:color="auto"/>
                  </w:divBdr>
                </w:div>
                <w:div w:id="1995990408">
                  <w:marLeft w:val="0"/>
                  <w:marRight w:val="0"/>
                  <w:marTop w:val="0"/>
                  <w:marBottom w:val="0"/>
                  <w:divBdr>
                    <w:top w:val="none" w:sz="0" w:space="0" w:color="auto"/>
                    <w:left w:val="none" w:sz="0" w:space="0" w:color="auto"/>
                    <w:bottom w:val="none" w:sz="0" w:space="0" w:color="auto"/>
                    <w:right w:val="none" w:sz="0" w:space="0" w:color="auto"/>
                  </w:divBdr>
                </w:div>
                <w:div w:id="1996569244">
                  <w:marLeft w:val="0"/>
                  <w:marRight w:val="0"/>
                  <w:marTop w:val="0"/>
                  <w:marBottom w:val="0"/>
                  <w:divBdr>
                    <w:top w:val="none" w:sz="0" w:space="0" w:color="auto"/>
                    <w:left w:val="none" w:sz="0" w:space="0" w:color="auto"/>
                    <w:bottom w:val="none" w:sz="0" w:space="0" w:color="auto"/>
                    <w:right w:val="none" w:sz="0" w:space="0" w:color="auto"/>
                  </w:divBdr>
                </w:div>
                <w:div w:id="1996835456">
                  <w:marLeft w:val="0"/>
                  <w:marRight w:val="0"/>
                  <w:marTop w:val="0"/>
                  <w:marBottom w:val="0"/>
                  <w:divBdr>
                    <w:top w:val="none" w:sz="0" w:space="0" w:color="auto"/>
                    <w:left w:val="none" w:sz="0" w:space="0" w:color="auto"/>
                    <w:bottom w:val="none" w:sz="0" w:space="0" w:color="auto"/>
                    <w:right w:val="none" w:sz="0" w:space="0" w:color="auto"/>
                  </w:divBdr>
                </w:div>
                <w:div w:id="1997293894">
                  <w:marLeft w:val="0"/>
                  <w:marRight w:val="0"/>
                  <w:marTop w:val="0"/>
                  <w:marBottom w:val="0"/>
                  <w:divBdr>
                    <w:top w:val="none" w:sz="0" w:space="0" w:color="auto"/>
                    <w:left w:val="none" w:sz="0" w:space="0" w:color="auto"/>
                    <w:bottom w:val="none" w:sz="0" w:space="0" w:color="auto"/>
                    <w:right w:val="none" w:sz="0" w:space="0" w:color="auto"/>
                  </w:divBdr>
                </w:div>
                <w:div w:id="1999381980">
                  <w:marLeft w:val="0"/>
                  <w:marRight w:val="0"/>
                  <w:marTop w:val="0"/>
                  <w:marBottom w:val="0"/>
                  <w:divBdr>
                    <w:top w:val="none" w:sz="0" w:space="0" w:color="auto"/>
                    <w:left w:val="none" w:sz="0" w:space="0" w:color="auto"/>
                    <w:bottom w:val="none" w:sz="0" w:space="0" w:color="auto"/>
                    <w:right w:val="none" w:sz="0" w:space="0" w:color="auto"/>
                  </w:divBdr>
                </w:div>
                <w:div w:id="1999847397">
                  <w:marLeft w:val="0"/>
                  <w:marRight w:val="0"/>
                  <w:marTop w:val="0"/>
                  <w:marBottom w:val="0"/>
                  <w:divBdr>
                    <w:top w:val="none" w:sz="0" w:space="0" w:color="auto"/>
                    <w:left w:val="none" w:sz="0" w:space="0" w:color="auto"/>
                    <w:bottom w:val="none" w:sz="0" w:space="0" w:color="auto"/>
                    <w:right w:val="none" w:sz="0" w:space="0" w:color="auto"/>
                  </w:divBdr>
                </w:div>
                <w:div w:id="2001034941">
                  <w:marLeft w:val="0"/>
                  <w:marRight w:val="0"/>
                  <w:marTop w:val="0"/>
                  <w:marBottom w:val="0"/>
                  <w:divBdr>
                    <w:top w:val="none" w:sz="0" w:space="0" w:color="auto"/>
                    <w:left w:val="none" w:sz="0" w:space="0" w:color="auto"/>
                    <w:bottom w:val="none" w:sz="0" w:space="0" w:color="auto"/>
                    <w:right w:val="none" w:sz="0" w:space="0" w:color="auto"/>
                  </w:divBdr>
                </w:div>
                <w:div w:id="2001080545">
                  <w:marLeft w:val="0"/>
                  <w:marRight w:val="0"/>
                  <w:marTop w:val="0"/>
                  <w:marBottom w:val="0"/>
                  <w:divBdr>
                    <w:top w:val="none" w:sz="0" w:space="0" w:color="auto"/>
                    <w:left w:val="none" w:sz="0" w:space="0" w:color="auto"/>
                    <w:bottom w:val="none" w:sz="0" w:space="0" w:color="auto"/>
                    <w:right w:val="none" w:sz="0" w:space="0" w:color="auto"/>
                  </w:divBdr>
                </w:div>
                <w:div w:id="2002851016">
                  <w:marLeft w:val="0"/>
                  <w:marRight w:val="0"/>
                  <w:marTop w:val="0"/>
                  <w:marBottom w:val="0"/>
                  <w:divBdr>
                    <w:top w:val="none" w:sz="0" w:space="0" w:color="auto"/>
                    <w:left w:val="none" w:sz="0" w:space="0" w:color="auto"/>
                    <w:bottom w:val="none" w:sz="0" w:space="0" w:color="auto"/>
                    <w:right w:val="none" w:sz="0" w:space="0" w:color="auto"/>
                  </w:divBdr>
                </w:div>
                <w:div w:id="2004430902">
                  <w:marLeft w:val="0"/>
                  <w:marRight w:val="0"/>
                  <w:marTop w:val="0"/>
                  <w:marBottom w:val="0"/>
                  <w:divBdr>
                    <w:top w:val="none" w:sz="0" w:space="0" w:color="auto"/>
                    <w:left w:val="none" w:sz="0" w:space="0" w:color="auto"/>
                    <w:bottom w:val="none" w:sz="0" w:space="0" w:color="auto"/>
                    <w:right w:val="none" w:sz="0" w:space="0" w:color="auto"/>
                  </w:divBdr>
                </w:div>
                <w:div w:id="2008052702">
                  <w:marLeft w:val="0"/>
                  <w:marRight w:val="0"/>
                  <w:marTop w:val="0"/>
                  <w:marBottom w:val="0"/>
                  <w:divBdr>
                    <w:top w:val="none" w:sz="0" w:space="0" w:color="auto"/>
                    <w:left w:val="none" w:sz="0" w:space="0" w:color="auto"/>
                    <w:bottom w:val="none" w:sz="0" w:space="0" w:color="auto"/>
                    <w:right w:val="none" w:sz="0" w:space="0" w:color="auto"/>
                  </w:divBdr>
                </w:div>
                <w:div w:id="2011061472">
                  <w:marLeft w:val="0"/>
                  <w:marRight w:val="0"/>
                  <w:marTop w:val="0"/>
                  <w:marBottom w:val="0"/>
                  <w:divBdr>
                    <w:top w:val="none" w:sz="0" w:space="0" w:color="auto"/>
                    <w:left w:val="none" w:sz="0" w:space="0" w:color="auto"/>
                    <w:bottom w:val="none" w:sz="0" w:space="0" w:color="auto"/>
                    <w:right w:val="none" w:sz="0" w:space="0" w:color="auto"/>
                  </w:divBdr>
                </w:div>
                <w:div w:id="2014994274">
                  <w:marLeft w:val="0"/>
                  <w:marRight w:val="0"/>
                  <w:marTop w:val="0"/>
                  <w:marBottom w:val="0"/>
                  <w:divBdr>
                    <w:top w:val="none" w:sz="0" w:space="0" w:color="auto"/>
                    <w:left w:val="none" w:sz="0" w:space="0" w:color="auto"/>
                    <w:bottom w:val="none" w:sz="0" w:space="0" w:color="auto"/>
                    <w:right w:val="none" w:sz="0" w:space="0" w:color="auto"/>
                  </w:divBdr>
                </w:div>
                <w:div w:id="2015910807">
                  <w:marLeft w:val="0"/>
                  <w:marRight w:val="0"/>
                  <w:marTop w:val="0"/>
                  <w:marBottom w:val="0"/>
                  <w:divBdr>
                    <w:top w:val="none" w:sz="0" w:space="0" w:color="auto"/>
                    <w:left w:val="none" w:sz="0" w:space="0" w:color="auto"/>
                    <w:bottom w:val="none" w:sz="0" w:space="0" w:color="auto"/>
                    <w:right w:val="none" w:sz="0" w:space="0" w:color="auto"/>
                  </w:divBdr>
                </w:div>
                <w:div w:id="2016877165">
                  <w:marLeft w:val="0"/>
                  <w:marRight w:val="0"/>
                  <w:marTop w:val="0"/>
                  <w:marBottom w:val="0"/>
                  <w:divBdr>
                    <w:top w:val="none" w:sz="0" w:space="0" w:color="auto"/>
                    <w:left w:val="none" w:sz="0" w:space="0" w:color="auto"/>
                    <w:bottom w:val="none" w:sz="0" w:space="0" w:color="auto"/>
                    <w:right w:val="none" w:sz="0" w:space="0" w:color="auto"/>
                  </w:divBdr>
                </w:div>
                <w:div w:id="2021154462">
                  <w:marLeft w:val="0"/>
                  <w:marRight w:val="0"/>
                  <w:marTop w:val="0"/>
                  <w:marBottom w:val="0"/>
                  <w:divBdr>
                    <w:top w:val="none" w:sz="0" w:space="0" w:color="auto"/>
                    <w:left w:val="none" w:sz="0" w:space="0" w:color="auto"/>
                    <w:bottom w:val="none" w:sz="0" w:space="0" w:color="auto"/>
                    <w:right w:val="none" w:sz="0" w:space="0" w:color="auto"/>
                  </w:divBdr>
                </w:div>
                <w:div w:id="2021813307">
                  <w:marLeft w:val="0"/>
                  <w:marRight w:val="0"/>
                  <w:marTop w:val="0"/>
                  <w:marBottom w:val="0"/>
                  <w:divBdr>
                    <w:top w:val="none" w:sz="0" w:space="0" w:color="auto"/>
                    <w:left w:val="none" w:sz="0" w:space="0" w:color="auto"/>
                    <w:bottom w:val="none" w:sz="0" w:space="0" w:color="auto"/>
                    <w:right w:val="none" w:sz="0" w:space="0" w:color="auto"/>
                  </w:divBdr>
                </w:div>
                <w:div w:id="2022848765">
                  <w:marLeft w:val="0"/>
                  <w:marRight w:val="0"/>
                  <w:marTop w:val="0"/>
                  <w:marBottom w:val="0"/>
                  <w:divBdr>
                    <w:top w:val="none" w:sz="0" w:space="0" w:color="auto"/>
                    <w:left w:val="none" w:sz="0" w:space="0" w:color="auto"/>
                    <w:bottom w:val="none" w:sz="0" w:space="0" w:color="auto"/>
                    <w:right w:val="none" w:sz="0" w:space="0" w:color="auto"/>
                  </w:divBdr>
                </w:div>
                <w:div w:id="2023629395">
                  <w:marLeft w:val="0"/>
                  <w:marRight w:val="0"/>
                  <w:marTop w:val="0"/>
                  <w:marBottom w:val="0"/>
                  <w:divBdr>
                    <w:top w:val="none" w:sz="0" w:space="0" w:color="auto"/>
                    <w:left w:val="none" w:sz="0" w:space="0" w:color="auto"/>
                    <w:bottom w:val="none" w:sz="0" w:space="0" w:color="auto"/>
                    <w:right w:val="none" w:sz="0" w:space="0" w:color="auto"/>
                  </w:divBdr>
                </w:div>
                <w:div w:id="2024629204">
                  <w:marLeft w:val="0"/>
                  <w:marRight w:val="0"/>
                  <w:marTop w:val="0"/>
                  <w:marBottom w:val="0"/>
                  <w:divBdr>
                    <w:top w:val="none" w:sz="0" w:space="0" w:color="auto"/>
                    <w:left w:val="none" w:sz="0" w:space="0" w:color="auto"/>
                    <w:bottom w:val="none" w:sz="0" w:space="0" w:color="auto"/>
                    <w:right w:val="none" w:sz="0" w:space="0" w:color="auto"/>
                  </w:divBdr>
                </w:div>
                <w:div w:id="2026590904">
                  <w:marLeft w:val="0"/>
                  <w:marRight w:val="0"/>
                  <w:marTop w:val="0"/>
                  <w:marBottom w:val="0"/>
                  <w:divBdr>
                    <w:top w:val="none" w:sz="0" w:space="0" w:color="auto"/>
                    <w:left w:val="none" w:sz="0" w:space="0" w:color="auto"/>
                    <w:bottom w:val="none" w:sz="0" w:space="0" w:color="auto"/>
                    <w:right w:val="none" w:sz="0" w:space="0" w:color="auto"/>
                  </w:divBdr>
                </w:div>
                <w:div w:id="2029285348">
                  <w:marLeft w:val="0"/>
                  <w:marRight w:val="0"/>
                  <w:marTop w:val="0"/>
                  <w:marBottom w:val="0"/>
                  <w:divBdr>
                    <w:top w:val="none" w:sz="0" w:space="0" w:color="auto"/>
                    <w:left w:val="none" w:sz="0" w:space="0" w:color="auto"/>
                    <w:bottom w:val="none" w:sz="0" w:space="0" w:color="auto"/>
                    <w:right w:val="none" w:sz="0" w:space="0" w:color="auto"/>
                  </w:divBdr>
                </w:div>
                <w:div w:id="2029476772">
                  <w:marLeft w:val="0"/>
                  <w:marRight w:val="0"/>
                  <w:marTop w:val="0"/>
                  <w:marBottom w:val="0"/>
                  <w:divBdr>
                    <w:top w:val="none" w:sz="0" w:space="0" w:color="auto"/>
                    <w:left w:val="none" w:sz="0" w:space="0" w:color="auto"/>
                    <w:bottom w:val="none" w:sz="0" w:space="0" w:color="auto"/>
                    <w:right w:val="none" w:sz="0" w:space="0" w:color="auto"/>
                  </w:divBdr>
                </w:div>
                <w:div w:id="2029520311">
                  <w:marLeft w:val="0"/>
                  <w:marRight w:val="0"/>
                  <w:marTop w:val="0"/>
                  <w:marBottom w:val="0"/>
                  <w:divBdr>
                    <w:top w:val="none" w:sz="0" w:space="0" w:color="auto"/>
                    <w:left w:val="none" w:sz="0" w:space="0" w:color="auto"/>
                    <w:bottom w:val="none" w:sz="0" w:space="0" w:color="auto"/>
                    <w:right w:val="none" w:sz="0" w:space="0" w:color="auto"/>
                  </w:divBdr>
                </w:div>
                <w:div w:id="2030326502">
                  <w:marLeft w:val="0"/>
                  <w:marRight w:val="0"/>
                  <w:marTop w:val="0"/>
                  <w:marBottom w:val="0"/>
                  <w:divBdr>
                    <w:top w:val="none" w:sz="0" w:space="0" w:color="auto"/>
                    <w:left w:val="none" w:sz="0" w:space="0" w:color="auto"/>
                    <w:bottom w:val="none" w:sz="0" w:space="0" w:color="auto"/>
                    <w:right w:val="none" w:sz="0" w:space="0" w:color="auto"/>
                  </w:divBdr>
                </w:div>
                <w:div w:id="2032145481">
                  <w:marLeft w:val="0"/>
                  <w:marRight w:val="0"/>
                  <w:marTop w:val="0"/>
                  <w:marBottom w:val="0"/>
                  <w:divBdr>
                    <w:top w:val="none" w:sz="0" w:space="0" w:color="auto"/>
                    <w:left w:val="none" w:sz="0" w:space="0" w:color="auto"/>
                    <w:bottom w:val="none" w:sz="0" w:space="0" w:color="auto"/>
                    <w:right w:val="none" w:sz="0" w:space="0" w:color="auto"/>
                  </w:divBdr>
                </w:div>
                <w:div w:id="2035114854">
                  <w:marLeft w:val="0"/>
                  <w:marRight w:val="0"/>
                  <w:marTop w:val="0"/>
                  <w:marBottom w:val="0"/>
                  <w:divBdr>
                    <w:top w:val="none" w:sz="0" w:space="0" w:color="auto"/>
                    <w:left w:val="none" w:sz="0" w:space="0" w:color="auto"/>
                    <w:bottom w:val="none" w:sz="0" w:space="0" w:color="auto"/>
                    <w:right w:val="none" w:sz="0" w:space="0" w:color="auto"/>
                  </w:divBdr>
                </w:div>
                <w:div w:id="2035304167">
                  <w:marLeft w:val="0"/>
                  <w:marRight w:val="0"/>
                  <w:marTop w:val="0"/>
                  <w:marBottom w:val="0"/>
                  <w:divBdr>
                    <w:top w:val="none" w:sz="0" w:space="0" w:color="auto"/>
                    <w:left w:val="none" w:sz="0" w:space="0" w:color="auto"/>
                    <w:bottom w:val="none" w:sz="0" w:space="0" w:color="auto"/>
                    <w:right w:val="none" w:sz="0" w:space="0" w:color="auto"/>
                  </w:divBdr>
                </w:div>
                <w:div w:id="2036611127">
                  <w:marLeft w:val="0"/>
                  <w:marRight w:val="0"/>
                  <w:marTop w:val="0"/>
                  <w:marBottom w:val="0"/>
                  <w:divBdr>
                    <w:top w:val="none" w:sz="0" w:space="0" w:color="auto"/>
                    <w:left w:val="none" w:sz="0" w:space="0" w:color="auto"/>
                    <w:bottom w:val="none" w:sz="0" w:space="0" w:color="auto"/>
                    <w:right w:val="none" w:sz="0" w:space="0" w:color="auto"/>
                  </w:divBdr>
                </w:div>
                <w:div w:id="2040157264">
                  <w:marLeft w:val="0"/>
                  <w:marRight w:val="0"/>
                  <w:marTop w:val="0"/>
                  <w:marBottom w:val="0"/>
                  <w:divBdr>
                    <w:top w:val="none" w:sz="0" w:space="0" w:color="auto"/>
                    <w:left w:val="none" w:sz="0" w:space="0" w:color="auto"/>
                    <w:bottom w:val="none" w:sz="0" w:space="0" w:color="auto"/>
                    <w:right w:val="none" w:sz="0" w:space="0" w:color="auto"/>
                  </w:divBdr>
                </w:div>
                <w:div w:id="2043750893">
                  <w:marLeft w:val="0"/>
                  <w:marRight w:val="0"/>
                  <w:marTop w:val="0"/>
                  <w:marBottom w:val="0"/>
                  <w:divBdr>
                    <w:top w:val="none" w:sz="0" w:space="0" w:color="auto"/>
                    <w:left w:val="none" w:sz="0" w:space="0" w:color="auto"/>
                    <w:bottom w:val="none" w:sz="0" w:space="0" w:color="auto"/>
                    <w:right w:val="none" w:sz="0" w:space="0" w:color="auto"/>
                  </w:divBdr>
                </w:div>
                <w:div w:id="2045134489">
                  <w:marLeft w:val="0"/>
                  <w:marRight w:val="0"/>
                  <w:marTop w:val="0"/>
                  <w:marBottom w:val="0"/>
                  <w:divBdr>
                    <w:top w:val="none" w:sz="0" w:space="0" w:color="auto"/>
                    <w:left w:val="none" w:sz="0" w:space="0" w:color="auto"/>
                    <w:bottom w:val="none" w:sz="0" w:space="0" w:color="auto"/>
                    <w:right w:val="none" w:sz="0" w:space="0" w:color="auto"/>
                  </w:divBdr>
                </w:div>
                <w:div w:id="2046711214">
                  <w:marLeft w:val="0"/>
                  <w:marRight w:val="0"/>
                  <w:marTop w:val="0"/>
                  <w:marBottom w:val="0"/>
                  <w:divBdr>
                    <w:top w:val="none" w:sz="0" w:space="0" w:color="auto"/>
                    <w:left w:val="none" w:sz="0" w:space="0" w:color="auto"/>
                    <w:bottom w:val="none" w:sz="0" w:space="0" w:color="auto"/>
                    <w:right w:val="none" w:sz="0" w:space="0" w:color="auto"/>
                  </w:divBdr>
                </w:div>
                <w:div w:id="2048331577">
                  <w:marLeft w:val="0"/>
                  <w:marRight w:val="0"/>
                  <w:marTop w:val="0"/>
                  <w:marBottom w:val="0"/>
                  <w:divBdr>
                    <w:top w:val="none" w:sz="0" w:space="0" w:color="auto"/>
                    <w:left w:val="none" w:sz="0" w:space="0" w:color="auto"/>
                    <w:bottom w:val="none" w:sz="0" w:space="0" w:color="auto"/>
                    <w:right w:val="none" w:sz="0" w:space="0" w:color="auto"/>
                  </w:divBdr>
                </w:div>
                <w:div w:id="2048948380">
                  <w:marLeft w:val="0"/>
                  <w:marRight w:val="0"/>
                  <w:marTop w:val="0"/>
                  <w:marBottom w:val="0"/>
                  <w:divBdr>
                    <w:top w:val="none" w:sz="0" w:space="0" w:color="auto"/>
                    <w:left w:val="none" w:sz="0" w:space="0" w:color="auto"/>
                    <w:bottom w:val="none" w:sz="0" w:space="0" w:color="auto"/>
                    <w:right w:val="none" w:sz="0" w:space="0" w:color="auto"/>
                  </w:divBdr>
                </w:div>
                <w:div w:id="2050912248">
                  <w:marLeft w:val="0"/>
                  <w:marRight w:val="0"/>
                  <w:marTop w:val="0"/>
                  <w:marBottom w:val="0"/>
                  <w:divBdr>
                    <w:top w:val="none" w:sz="0" w:space="0" w:color="auto"/>
                    <w:left w:val="none" w:sz="0" w:space="0" w:color="auto"/>
                    <w:bottom w:val="none" w:sz="0" w:space="0" w:color="auto"/>
                    <w:right w:val="none" w:sz="0" w:space="0" w:color="auto"/>
                  </w:divBdr>
                </w:div>
                <w:div w:id="2051563085">
                  <w:marLeft w:val="0"/>
                  <w:marRight w:val="0"/>
                  <w:marTop w:val="0"/>
                  <w:marBottom w:val="0"/>
                  <w:divBdr>
                    <w:top w:val="none" w:sz="0" w:space="0" w:color="auto"/>
                    <w:left w:val="none" w:sz="0" w:space="0" w:color="auto"/>
                    <w:bottom w:val="none" w:sz="0" w:space="0" w:color="auto"/>
                    <w:right w:val="none" w:sz="0" w:space="0" w:color="auto"/>
                  </w:divBdr>
                </w:div>
                <w:div w:id="2054042259">
                  <w:marLeft w:val="0"/>
                  <w:marRight w:val="0"/>
                  <w:marTop w:val="0"/>
                  <w:marBottom w:val="0"/>
                  <w:divBdr>
                    <w:top w:val="none" w:sz="0" w:space="0" w:color="auto"/>
                    <w:left w:val="none" w:sz="0" w:space="0" w:color="auto"/>
                    <w:bottom w:val="none" w:sz="0" w:space="0" w:color="auto"/>
                    <w:right w:val="none" w:sz="0" w:space="0" w:color="auto"/>
                  </w:divBdr>
                </w:div>
                <w:div w:id="2058621662">
                  <w:marLeft w:val="0"/>
                  <w:marRight w:val="0"/>
                  <w:marTop w:val="0"/>
                  <w:marBottom w:val="0"/>
                  <w:divBdr>
                    <w:top w:val="none" w:sz="0" w:space="0" w:color="auto"/>
                    <w:left w:val="none" w:sz="0" w:space="0" w:color="auto"/>
                    <w:bottom w:val="none" w:sz="0" w:space="0" w:color="auto"/>
                    <w:right w:val="none" w:sz="0" w:space="0" w:color="auto"/>
                  </w:divBdr>
                </w:div>
                <w:div w:id="2061663882">
                  <w:marLeft w:val="0"/>
                  <w:marRight w:val="0"/>
                  <w:marTop w:val="0"/>
                  <w:marBottom w:val="0"/>
                  <w:divBdr>
                    <w:top w:val="none" w:sz="0" w:space="0" w:color="auto"/>
                    <w:left w:val="none" w:sz="0" w:space="0" w:color="auto"/>
                    <w:bottom w:val="none" w:sz="0" w:space="0" w:color="auto"/>
                    <w:right w:val="none" w:sz="0" w:space="0" w:color="auto"/>
                  </w:divBdr>
                </w:div>
                <w:div w:id="2061979280">
                  <w:marLeft w:val="0"/>
                  <w:marRight w:val="0"/>
                  <w:marTop w:val="0"/>
                  <w:marBottom w:val="0"/>
                  <w:divBdr>
                    <w:top w:val="none" w:sz="0" w:space="0" w:color="auto"/>
                    <w:left w:val="none" w:sz="0" w:space="0" w:color="auto"/>
                    <w:bottom w:val="none" w:sz="0" w:space="0" w:color="auto"/>
                    <w:right w:val="none" w:sz="0" w:space="0" w:color="auto"/>
                  </w:divBdr>
                </w:div>
                <w:div w:id="2062899500">
                  <w:marLeft w:val="0"/>
                  <w:marRight w:val="0"/>
                  <w:marTop w:val="0"/>
                  <w:marBottom w:val="0"/>
                  <w:divBdr>
                    <w:top w:val="none" w:sz="0" w:space="0" w:color="auto"/>
                    <w:left w:val="none" w:sz="0" w:space="0" w:color="auto"/>
                    <w:bottom w:val="none" w:sz="0" w:space="0" w:color="auto"/>
                    <w:right w:val="none" w:sz="0" w:space="0" w:color="auto"/>
                  </w:divBdr>
                </w:div>
                <w:div w:id="2064140028">
                  <w:marLeft w:val="0"/>
                  <w:marRight w:val="0"/>
                  <w:marTop w:val="0"/>
                  <w:marBottom w:val="0"/>
                  <w:divBdr>
                    <w:top w:val="none" w:sz="0" w:space="0" w:color="auto"/>
                    <w:left w:val="none" w:sz="0" w:space="0" w:color="auto"/>
                    <w:bottom w:val="none" w:sz="0" w:space="0" w:color="auto"/>
                    <w:right w:val="none" w:sz="0" w:space="0" w:color="auto"/>
                  </w:divBdr>
                </w:div>
                <w:div w:id="2064870859">
                  <w:marLeft w:val="0"/>
                  <w:marRight w:val="0"/>
                  <w:marTop w:val="0"/>
                  <w:marBottom w:val="0"/>
                  <w:divBdr>
                    <w:top w:val="none" w:sz="0" w:space="0" w:color="auto"/>
                    <w:left w:val="none" w:sz="0" w:space="0" w:color="auto"/>
                    <w:bottom w:val="none" w:sz="0" w:space="0" w:color="auto"/>
                    <w:right w:val="none" w:sz="0" w:space="0" w:color="auto"/>
                  </w:divBdr>
                </w:div>
                <w:div w:id="2066830103">
                  <w:marLeft w:val="0"/>
                  <w:marRight w:val="0"/>
                  <w:marTop w:val="0"/>
                  <w:marBottom w:val="0"/>
                  <w:divBdr>
                    <w:top w:val="none" w:sz="0" w:space="0" w:color="auto"/>
                    <w:left w:val="none" w:sz="0" w:space="0" w:color="auto"/>
                    <w:bottom w:val="none" w:sz="0" w:space="0" w:color="auto"/>
                    <w:right w:val="none" w:sz="0" w:space="0" w:color="auto"/>
                  </w:divBdr>
                </w:div>
                <w:div w:id="2066947110">
                  <w:marLeft w:val="0"/>
                  <w:marRight w:val="0"/>
                  <w:marTop w:val="0"/>
                  <w:marBottom w:val="0"/>
                  <w:divBdr>
                    <w:top w:val="none" w:sz="0" w:space="0" w:color="auto"/>
                    <w:left w:val="none" w:sz="0" w:space="0" w:color="auto"/>
                    <w:bottom w:val="none" w:sz="0" w:space="0" w:color="auto"/>
                    <w:right w:val="none" w:sz="0" w:space="0" w:color="auto"/>
                  </w:divBdr>
                </w:div>
                <w:div w:id="2069063238">
                  <w:marLeft w:val="0"/>
                  <w:marRight w:val="0"/>
                  <w:marTop w:val="0"/>
                  <w:marBottom w:val="0"/>
                  <w:divBdr>
                    <w:top w:val="none" w:sz="0" w:space="0" w:color="auto"/>
                    <w:left w:val="none" w:sz="0" w:space="0" w:color="auto"/>
                    <w:bottom w:val="none" w:sz="0" w:space="0" w:color="auto"/>
                    <w:right w:val="none" w:sz="0" w:space="0" w:color="auto"/>
                  </w:divBdr>
                </w:div>
                <w:div w:id="2072266980">
                  <w:marLeft w:val="0"/>
                  <w:marRight w:val="0"/>
                  <w:marTop w:val="0"/>
                  <w:marBottom w:val="0"/>
                  <w:divBdr>
                    <w:top w:val="none" w:sz="0" w:space="0" w:color="auto"/>
                    <w:left w:val="none" w:sz="0" w:space="0" w:color="auto"/>
                    <w:bottom w:val="none" w:sz="0" w:space="0" w:color="auto"/>
                    <w:right w:val="none" w:sz="0" w:space="0" w:color="auto"/>
                  </w:divBdr>
                </w:div>
                <w:div w:id="2072339712">
                  <w:marLeft w:val="0"/>
                  <w:marRight w:val="0"/>
                  <w:marTop w:val="0"/>
                  <w:marBottom w:val="0"/>
                  <w:divBdr>
                    <w:top w:val="none" w:sz="0" w:space="0" w:color="auto"/>
                    <w:left w:val="none" w:sz="0" w:space="0" w:color="auto"/>
                    <w:bottom w:val="none" w:sz="0" w:space="0" w:color="auto"/>
                    <w:right w:val="none" w:sz="0" w:space="0" w:color="auto"/>
                  </w:divBdr>
                </w:div>
                <w:div w:id="2072606954">
                  <w:marLeft w:val="0"/>
                  <w:marRight w:val="0"/>
                  <w:marTop w:val="0"/>
                  <w:marBottom w:val="0"/>
                  <w:divBdr>
                    <w:top w:val="none" w:sz="0" w:space="0" w:color="auto"/>
                    <w:left w:val="none" w:sz="0" w:space="0" w:color="auto"/>
                    <w:bottom w:val="none" w:sz="0" w:space="0" w:color="auto"/>
                    <w:right w:val="none" w:sz="0" w:space="0" w:color="auto"/>
                  </w:divBdr>
                </w:div>
                <w:div w:id="2075620173">
                  <w:marLeft w:val="0"/>
                  <w:marRight w:val="0"/>
                  <w:marTop w:val="0"/>
                  <w:marBottom w:val="0"/>
                  <w:divBdr>
                    <w:top w:val="none" w:sz="0" w:space="0" w:color="auto"/>
                    <w:left w:val="none" w:sz="0" w:space="0" w:color="auto"/>
                    <w:bottom w:val="none" w:sz="0" w:space="0" w:color="auto"/>
                    <w:right w:val="none" w:sz="0" w:space="0" w:color="auto"/>
                  </w:divBdr>
                </w:div>
                <w:div w:id="2076007636">
                  <w:marLeft w:val="0"/>
                  <w:marRight w:val="0"/>
                  <w:marTop w:val="0"/>
                  <w:marBottom w:val="0"/>
                  <w:divBdr>
                    <w:top w:val="none" w:sz="0" w:space="0" w:color="auto"/>
                    <w:left w:val="none" w:sz="0" w:space="0" w:color="auto"/>
                    <w:bottom w:val="none" w:sz="0" w:space="0" w:color="auto"/>
                    <w:right w:val="none" w:sz="0" w:space="0" w:color="auto"/>
                  </w:divBdr>
                </w:div>
                <w:div w:id="2076733481">
                  <w:marLeft w:val="0"/>
                  <w:marRight w:val="0"/>
                  <w:marTop w:val="0"/>
                  <w:marBottom w:val="0"/>
                  <w:divBdr>
                    <w:top w:val="none" w:sz="0" w:space="0" w:color="auto"/>
                    <w:left w:val="none" w:sz="0" w:space="0" w:color="auto"/>
                    <w:bottom w:val="none" w:sz="0" w:space="0" w:color="auto"/>
                    <w:right w:val="none" w:sz="0" w:space="0" w:color="auto"/>
                  </w:divBdr>
                </w:div>
                <w:div w:id="2078820282">
                  <w:marLeft w:val="0"/>
                  <w:marRight w:val="0"/>
                  <w:marTop w:val="0"/>
                  <w:marBottom w:val="0"/>
                  <w:divBdr>
                    <w:top w:val="none" w:sz="0" w:space="0" w:color="auto"/>
                    <w:left w:val="none" w:sz="0" w:space="0" w:color="auto"/>
                    <w:bottom w:val="none" w:sz="0" w:space="0" w:color="auto"/>
                    <w:right w:val="none" w:sz="0" w:space="0" w:color="auto"/>
                  </w:divBdr>
                </w:div>
                <w:div w:id="2080250028">
                  <w:marLeft w:val="0"/>
                  <w:marRight w:val="0"/>
                  <w:marTop w:val="0"/>
                  <w:marBottom w:val="0"/>
                  <w:divBdr>
                    <w:top w:val="none" w:sz="0" w:space="0" w:color="auto"/>
                    <w:left w:val="none" w:sz="0" w:space="0" w:color="auto"/>
                    <w:bottom w:val="none" w:sz="0" w:space="0" w:color="auto"/>
                    <w:right w:val="none" w:sz="0" w:space="0" w:color="auto"/>
                  </w:divBdr>
                </w:div>
                <w:div w:id="2082291705">
                  <w:marLeft w:val="0"/>
                  <w:marRight w:val="0"/>
                  <w:marTop w:val="0"/>
                  <w:marBottom w:val="0"/>
                  <w:divBdr>
                    <w:top w:val="none" w:sz="0" w:space="0" w:color="auto"/>
                    <w:left w:val="none" w:sz="0" w:space="0" w:color="auto"/>
                    <w:bottom w:val="none" w:sz="0" w:space="0" w:color="auto"/>
                    <w:right w:val="none" w:sz="0" w:space="0" w:color="auto"/>
                  </w:divBdr>
                </w:div>
                <w:div w:id="2082410528">
                  <w:marLeft w:val="0"/>
                  <w:marRight w:val="0"/>
                  <w:marTop w:val="0"/>
                  <w:marBottom w:val="0"/>
                  <w:divBdr>
                    <w:top w:val="none" w:sz="0" w:space="0" w:color="auto"/>
                    <w:left w:val="none" w:sz="0" w:space="0" w:color="auto"/>
                    <w:bottom w:val="none" w:sz="0" w:space="0" w:color="auto"/>
                    <w:right w:val="none" w:sz="0" w:space="0" w:color="auto"/>
                  </w:divBdr>
                </w:div>
                <w:div w:id="2082437897">
                  <w:marLeft w:val="0"/>
                  <w:marRight w:val="0"/>
                  <w:marTop w:val="0"/>
                  <w:marBottom w:val="0"/>
                  <w:divBdr>
                    <w:top w:val="none" w:sz="0" w:space="0" w:color="auto"/>
                    <w:left w:val="none" w:sz="0" w:space="0" w:color="auto"/>
                    <w:bottom w:val="none" w:sz="0" w:space="0" w:color="auto"/>
                    <w:right w:val="none" w:sz="0" w:space="0" w:color="auto"/>
                  </w:divBdr>
                </w:div>
                <w:div w:id="2085250187">
                  <w:marLeft w:val="0"/>
                  <w:marRight w:val="0"/>
                  <w:marTop w:val="0"/>
                  <w:marBottom w:val="0"/>
                  <w:divBdr>
                    <w:top w:val="none" w:sz="0" w:space="0" w:color="auto"/>
                    <w:left w:val="none" w:sz="0" w:space="0" w:color="auto"/>
                    <w:bottom w:val="none" w:sz="0" w:space="0" w:color="auto"/>
                    <w:right w:val="none" w:sz="0" w:space="0" w:color="auto"/>
                  </w:divBdr>
                </w:div>
                <w:div w:id="2087218602">
                  <w:marLeft w:val="0"/>
                  <w:marRight w:val="0"/>
                  <w:marTop w:val="0"/>
                  <w:marBottom w:val="0"/>
                  <w:divBdr>
                    <w:top w:val="none" w:sz="0" w:space="0" w:color="auto"/>
                    <w:left w:val="none" w:sz="0" w:space="0" w:color="auto"/>
                    <w:bottom w:val="none" w:sz="0" w:space="0" w:color="auto"/>
                    <w:right w:val="none" w:sz="0" w:space="0" w:color="auto"/>
                  </w:divBdr>
                </w:div>
                <w:div w:id="2088108497">
                  <w:marLeft w:val="0"/>
                  <w:marRight w:val="0"/>
                  <w:marTop w:val="0"/>
                  <w:marBottom w:val="0"/>
                  <w:divBdr>
                    <w:top w:val="none" w:sz="0" w:space="0" w:color="auto"/>
                    <w:left w:val="none" w:sz="0" w:space="0" w:color="auto"/>
                    <w:bottom w:val="none" w:sz="0" w:space="0" w:color="auto"/>
                    <w:right w:val="none" w:sz="0" w:space="0" w:color="auto"/>
                  </w:divBdr>
                </w:div>
                <w:div w:id="2088764562">
                  <w:marLeft w:val="0"/>
                  <w:marRight w:val="0"/>
                  <w:marTop w:val="0"/>
                  <w:marBottom w:val="0"/>
                  <w:divBdr>
                    <w:top w:val="none" w:sz="0" w:space="0" w:color="auto"/>
                    <w:left w:val="none" w:sz="0" w:space="0" w:color="auto"/>
                    <w:bottom w:val="none" w:sz="0" w:space="0" w:color="auto"/>
                    <w:right w:val="none" w:sz="0" w:space="0" w:color="auto"/>
                  </w:divBdr>
                </w:div>
                <w:div w:id="2089695694">
                  <w:marLeft w:val="0"/>
                  <w:marRight w:val="0"/>
                  <w:marTop w:val="0"/>
                  <w:marBottom w:val="0"/>
                  <w:divBdr>
                    <w:top w:val="none" w:sz="0" w:space="0" w:color="auto"/>
                    <w:left w:val="none" w:sz="0" w:space="0" w:color="auto"/>
                    <w:bottom w:val="none" w:sz="0" w:space="0" w:color="auto"/>
                    <w:right w:val="none" w:sz="0" w:space="0" w:color="auto"/>
                  </w:divBdr>
                </w:div>
                <w:div w:id="2095976508">
                  <w:marLeft w:val="0"/>
                  <w:marRight w:val="0"/>
                  <w:marTop w:val="0"/>
                  <w:marBottom w:val="0"/>
                  <w:divBdr>
                    <w:top w:val="none" w:sz="0" w:space="0" w:color="auto"/>
                    <w:left w:val="none" w:sz="0" w:space="0" w:color="auto"/>
                    <w:bottom w:val="none" w:sz="0" w:space="0" w:color="auto"/>
                    <w:right w:val="none" w:sz="0" w:space="0" w:color="auto"/>
                  </w:divBdr>
                </w:div>
                <w:div w:id="2098165461">
                  <w:marLeft w:val="0"/>
                  <w:marRight w:val="0"/>
                  <w:marTop w:val="0"/>
                  <w:marBottom w:val="0"/>
                  <w:divBdr>
                    <w:top w:val="none" w:sz="0" w:space="0" w:color="auto"/>
                    <w:left w:val="none" w:sz="0" w:space="0" w:color="auto"/>
                    <w:bottom w:val="none" w:sz="0" w:space="0" w:color="auto"/>
                    <w:right w:val="none" w:sz="0" w:space="0" w:color="auto"/>
                  </w:divBdr>
                </w:div>
                <w:div w:id="2098672167">
                  <w:marLeft w:val="0"/>
                  <w:marRight w:val="0"/>
                  <w:marTop w:val="0"/>
                  <w:marBottom w:val="0"/>
                  <w:divBdr>
                    <w:top w:val="none" w:sz="0" w:space="0" w:color="auto"/>
                    <w:left w:val="none" w:sz="0" w:space="0" w:color="auto"/>
                    <w:bottom w:val="none" w:sz="0" w:space="0" w:color="auto"/>
                    <w:right w:val="none" w:sz="0" w:space="0" w:color="auto"/>
                  </w:divBdr>
                </w:div>
                <w:div w:id="2098794116">
                  <w:marLeft w:val="0"/>
                  <w:marRight w:val="0"/>
                  <w:marTop w:val="0"/>
                  <w:marBottom w:val="0"/>
                  <w:divBdr>
                    <w:top w:val="none" w:sz="0" w:space="0" w:color="auto"/>
                    <w:left w:val="none" w:sz="0" w:space="0" w:color="auto"/>
                    <w:bottom w:val="none" w:sz="0" w:space="0" w:color="auto"/>
                    <w:right w:val="none" w:sz="0" w:space="0" w:color="auto"/>
                  </w:divBdr>
                </w:div>
                <w:div w:id="2100059967">
                  <w:marLeft w:val="0"/>
                  <w:marRight w:val="0"/>
                  <w:marTop w:val="0"/>
                  <w:marBottom w:val="0"/>
                  <w:divBdr>
                    <w:top w:val="none" w:sz="0" w:space="0" w:color="auto"/>
                    <w:left w:val="none" w:sz="0" w:space="0" w:color="auto"/>
                    <w:bottom w:val="none" w:sz="0" w:space="0" w:color="auto"/>
                    <w:right w:val="none" w:sz="0" w:space="0" w:color="auto"/>
                  </w:divBdr>
                </w:div>
                <w:div w:id="2101489592">
                  <w:marLeft w:val="0"/>
                  <w:marRight w:val="0"/>
                  <w:marTop w:val="0"/>
                  <w:marBottom w:val="0"/>
                  <w:divBdr>
                    <w:top w:val="none" w:sz="0" w:space="0" w:color="auto"/>
                    <w:left w:val="none" w:sz="0" w:space="0" w:color="auto"/>
                    <w:bottom w:val="none" w:sz="0" w:space="0" w:color="auto"/>
                    <w:right w:val="none" w:sz="0" w:space="0" w:color="auto"/>
                  </w:divBdr>
                </w:div>
                <w:div w:id="2103839499">
                  <w:marLeft w:val="0"/>
                  <w:marRight w:val="0"/>
                  <w:marTop w:val="0"/>
                  <w:marBottom w:val="0"/>
                  <w:divBdr>
                    <w:top w:val="none" w:sz="0" w:space="0" w:color="auto"/>
                    <w:left w:val="none" w:sz="0" w:space="0" w:color="auto"/>
                    <w:bottom w:val="none" w:sz="0" w:space="0" w:color="auto"/>
                    <w:right w:val="none" w:sz="0" w:space="0" w:color="auto"/>
                  </w:divBdr>
                </w:div>
                <w:div w:id="2104300023">
                  <w:marLeft w:val="0"/>
                  <w:marRight w:val="0"/>
                  <w:marTop w:val="0"/>
                  <w:marBottom w:val="0"/>
                  <w:divBdr>
                    <w:top w:val="none" w:sz="0" w:space="0" w:color="auto"/>
                    <w:left w:val="none" w:sz="0" w:space="0" w:color="auto"/>
                    <w:bottom w:val="none" w:sz="0" w:space="0" w:color="auto"/>
                    <w:right w:val="none" w:sz="0" w:space="0" w:color="auto"/>
                  </w:divBdr>
                </w:div>
                <w:div w:id="2107068422">
                  <w:marLeft w:val="0"/>
                  <w:marRight w:val="0"/>
                  <w:marTop w:val="0"/>
                  <w:marBottom w:val="0"/>
                  <w:divBdr>
                    <w:top w:val="none" w:sz="0" w:space="0" w:color="auto"/>
                    <w:left w:val="none" w:sz="0" w:space="0" w:color="auto"/>
                    <w:bottom w:val="none" w:sz="0" w:space="0" w:color="auto"/>
                    <w:right w:val="none" w:sz="0" w:space="0" w:color="auto"/>
                  </w:divBdr>
                </w:div>
                <w:div w:id="2111389632">
                  <w:marLeft w:val="0"/>
                  <w:marRight w:val="0"/>
                  <w:marTop w:val="0"/>
                  <w:marBottom w:val="0"/>
                  <w:divBdr>
                    <w:top w:val="none" w:sz="0" w:space="0" w:color="auto"/>
                    <w:left w:val="none" w:sz="0" w:space="0" w:color="auto"/>
                    <w:bottom w:val="none" w:sz="0" w:space="0" w:color="auto"/>
                    <w:right w:val="none" w:sz="0" w:space="0" w:color="auto"/>
                  </w:divBdr>
                </w:div>
                <w:div w:id="2112359298">
                  <w:marLeft w:val="0"/>
                  <w:marRight w:val="0"/>
                  <w:marTop w:val="0"/>
                  <w:marBottom w:val="0"/>
                  <w:divBdr>
                    <w:top w:val="none" w:sz="0" w:space="0" w:color="auto"/>
                    <w:left w:val="none" w:sz="0" w:space="0" w:color="auto"/>
                    <w:bottom w:val="none" w:sz="0" w:space="0" w:color="auto"/>
                    <w:right w:val="none" w:sz="0" w:space="0" w:color="auto"/>
                  </w:divBdr>
                </w:div>
                <w:div w:id="2113938128">
                  <w:marLeft w:val="0"/>
                  <w:marRight w:val="0"/>
                  <w:marTop w:val="0"/>
                  <w:marBottom w:val="0"/>
                  <w:divBdr>
                    <w:top w:val="none" w:sz="0" w:space="0" w:color="auto"/>
                    <w:left w:val="none" w:sz="0" w:space="0" w:color="auto"/>
                    <w:bottom w:val="none" w:sz="0" w:space="0" w:color="auto"/>
                    <w:right w:val="none" w:sz="0" w:space="0" w:color="auto"/>
                  </w:divBdr>
                </w:div>
                <w:div w:id="2114276753">
                  <w:marLeft w:val="0"/>
                  <w:marRight w:val="0"/>
                  <w:marTop w:val="0"/>
                  <w:marBottom w:val="0"/>
                  <w:divBdr>
                    <w:top w:val="none" w:sz="0" w:space="0" w:color="auto"/>
                    <w:left w:val="none" w:sz="0" w:space="0" w:color="auto"/>
                    <w:bottom w:val="none" w:sz="0" w:space="0" w:color="auto"/>
                    <w:right w:val="none" w:sz="0" w:space="0" w:color="auto"/>
                  </w:divBdr>
                </w:div>
                <w:div w:id="2115051750">
                  <w:marLeft w:val="0"/>
                  <w:marRight w:val="0"/>
                  <w:marTop w:val="0"/>
                  <w:marBottom w:val="0"/>
                  <w:divBdr>
                    <w:top w:val="none" w:sz="0" w:space="0" w:color="auto"/>
                    <w:left w:val="none" w:sz="0" w:space="0" w:color="auto"/>
                    <w:bottom w:val="none" w:sz="0" w:space="0" w:color="auto"/>
                    <w:right w:val="none" w:sz="0" w:space="0" w:color="auto"/>
                  </w:divBdr>
                </w:div>
                <w:div w:id="2115054209">
                  <w:marLeft w:val="0"/>
                  <w:marRight w:val="0"/>
                  <w:marTop w:val="0"/>
                  <w:marBottom w:val="0"/>
                  <w:divBdr>
                    <w:top w:val="none" w:sz="0" w:space="0" w:color="auto"/>
                    <w:left w:val="none" w:sz="0" w:space="0" w:color="auto"/>
                    <w:bottom w:val="none" w:sz="0" w:space="0" w:color="auto"/>
                    <w:right w:val="none" w:sz="0" w:space="0" w:color="auto"/>
                  </w:divBdr>
                </w:div>
                <w:div w:id="2116319225">
                  <w:marLeft w:val="0"/>
                  <w:marRight w:val="0"/>
                  <w:marTop w:val="0"/>
                  <w:marBottom w:val="0"/>
                  <w:divBdr>
                    <w:top w:val="none" w:sz="0" w:space="0" w:color="auto"/>
                    <w:left w:val="none" w:sz="0" w:space="0" w:color="auto"/>
                    <w:bottom w:val="none" w:sz="0" w:space="0" w:color="auto"/>
                    <w:right w:val="none" w:sz="0" w:space="0" w:color="auto"/>
                  </w:divBdr>
                </w:div>
                <w:div w:id="2116704396">
                  <w:marLeft w:val="0"/>
                  <w:marRight w:val="0"/>
                  <w:marTop w:val="0"/>
                  <w:marBottom w:val="0"/>
                  <w:divBdr>
                    <w:top w:val="none" w:sz="0" w:space="0" w:color="auto"/>
                    <w:left w:val="none" w:sz="0" w:space="0" w:color="auto"/>
                    <w:bottom w:val="none" w:sz="0" w:space="0" w:color="auto"/>
                    <w:right w:val="none" w:sz="0" w:space="0" w:color="auto"/>
                  </w:divBdr>
                </w:div>
                <w:div w:id="2117171755">
                  <w:marLeft w:val="0"/>
                  <w:marRight w:val="0"/>
                  <w:marTop w:val="0"/>
                  <w:marBottom w:val="0"/>
                  <w:divBdr>
                    <w:top w:val="none" w:sz="0" w:space="0" w:color="auto"/>
                    <w:left w:val="none" w:sz="0" w:space="0" w:color="auto"/>
                    <w:bottom w:val="none" w:sz="0" w:space="0" w:color="auto"/>
                    <w:right w:val="none" w:sz="0" w:space="0" w:color="auto"/>
                  </w:divBdr>
                </w:div>
                <w:div w:id="2119447844">
                  <w:marLeft w:val="0"/>
                  <w:marRight w:val="0"/>
                  <w:marTop w:val="0"/>
                  <w:marBottom w:val="0"/>
                  <w:divBdr>
                    <w:top w:val="none" w:sz="0" w:space="0" w:color="auto"/>
                    <w:left w:val="none" w:sz="0" w:space="0" w:color="auto"/>
                    <w:bottom w:val="none" w:sz="0" w:space="0" w:color="auto"/>
                    <w:right w:val="none" w:sz="0" w:space="0" w:color="auto"/>
                  </w:divBdr>
                </w:div>
                <w:div w:id="2119835351">
                  <w:marLeft w:val="0"/>
                  <w:marRight w:val="0"/>
                  <w:marTop w:val="0"/>
                  <w:marBottom w:val="0"/>
                  <w:divBdr>
                    <w:top w:val="none" w:sz="0" w:space="0" w:color="auto"/>
                    <w:left w:val="none" w:sz="0" w:space="0" w:color="auto"/>
                    <w:bottom w:val="none" w:sz="0" w:space="0" w:color="auto"/>
                    <w:right w:val="none" w:sz="0" w:space="0" w:color="auto"/>
                  </w:divBdr>
                </w:div>
                <w:div w:id="2120055691">
                  <w:marLeft w:val="0"/>
                  <w:marRight w:val="0"/>
                  <w:marTop w:val="0"/>
                  <w:marBottom w:val="0"/>
                  <w:divBdr>
                    <w:top w:val="none" w:sz="0" w:space="0" w:color="auto"/>
                    <w:left w:val="none" w:sz="0" w:space="0" w:color="auto"/>
                    <w:bottom w:val="none" w:sz="0" w:space="0" w:color="auto"/>
                    <w:right w:val="none" w:sz="0" w:space="0" w:color="auto"/>
                  </w:divBdr>
                </w:div>
                <w:div w:id="2120105788">
                  <w:marLeft w:val="0"/>
                  <w:marRight w:val="0"/>
                  <w:marTop w:val="0"/>
                  <w:marBottom w:val="0"/>
                  <w:divBdr>
                    <w:top w:val="none" w:sz="0" w:space="0" w:color="auto"/>
                    <w:left w:val="none" w:sz="0" w:space="0" w:color="auto"/>
                    <w:bottom w:val="none" w:sz="0" w:space="0" w:color="auto"/>
                    <w:right w:val="none" w:sz="0" w:space="0" w:color="auto"/>
                  </w:divBdr>
                </w:div>
                <w:div w:id="2122454761">
                  <w:marLeft w:val="0"/>
                  <w:marRight w:val="0"/>
                  <w:marTop w:val="0"/>
                  <w:marBottom w:val="0"/>
                  <w:divBdr>
                    <w:top w:val="none" w:sz="0" w:space="0" w:color="auto"/>
                    <w:left w:val="none" w:sz="0" w:space="0" w:color="auto"/>
                    <w:bottom w:val="none" w:sz="0" w:space="0" w:color="auto"/>
                    <w:right w:val="none" w:sz="0" w:space="0" w:color="auto"/>
                  </w:divBdr>
                </w:div>
                <w:div w:id="2123066185">
                  <w:marLeft w:val="0"/>
                  <w:marRight w:val="0"/>
                  <w:marTop w:val="0"/>
                  <w:marBottom w:val="0"/>
                  <w:divBdr>
                    <w:top w:val="none" w:sz="0" w:space="0" w:color="auto"/>
                    <w:left w:val="none" w:sz="0" w:space="0" w:color="auto"/>
                    <w:bottom w:val="none" w:sz="0" w:space="0" w:color="auto"/>
                    <w:right w:val="none" w:sz="0" w:space="0" w:color="auto"/>
                  </w:divBdr>
                </w:div>
                <w:div w:id="2125685474">
                  <w:marLeft w:val="0"/>
                  <w:marRight w:val="0"/>
                  <w:marTop w:val="0"/>
                  <w:marBottom w:val="0"/>
                  <w:divBdr>
                    <w:top w:val="none" w:sz="0" w:space="0" w:color="auto"/>
                    <w:left w:val="none" w:sz="0" w:space="0" w:color="auto"/>
                    <w:bottom w:val="none" w:sz="0" w:space="0" w:color="auto"/>
                    <w:right w:val="none" w:sz="0" w:space="0" w:color="auto"/>
                  </w:divBdr>
                </w:div>
                <w:div w:id="2128617221">
                  <w:marLeft w:val="0"/>
                  <w:marRight w:val="0"/>
                  <w:marTop w:val="0"/>
                  <w:marBottom w:val="0"/>
                  <w:divBdr>
                    <w:top w:val="none" w:sz="0" w:space="0" w:color="auto"/>
                    <w:left w:val="none" w:sz="0" w:space="0" w:color="auto"/>
                    <w:bottom w:val="none" w:sz="0" w:space="0" w:color="auto"/>
                    <w:right w:val="none" w:sz="0" w:space="0" w:color="auto"/>
                  </w:divBdr>
                </w:div>
                <w:div w:id="2131391035">
                  <w:marLeft w:val="0"/>
                  <w:marRight w:val="0"/>
                  <w:marTop w:val="0"/>
                  <w:marBottom w:val="0"/>
                  <w:divBdr>
                    <w:top w:val="none" w:sz="0" w:space="0" w:color="auto"/>
                    <w:left w:val="none" w:sz="0" w:space="0" w:color="auto"/>
                    <w:bottom w:val="none" w:sz="0" w:space="0" w:color="auto"/>
                    <w:right w:val="none" w:sz="0" w:space="0" w:color="auto"/>
                  </w:divBdr>
                </w:div>
                <w:div w:id="2132093939">
                  <w:marLeft w:val="0"/>
                  <w:marRight w:val="0"/>
                  <w:marTop w:val="0"/>
                  <w:marBottom w:val="0"/>
                  <w:divBdr>
                    <w:top w:val="none" w:sz="0" w:space="0" w:color="auto"/>
                    <w:left w:val="none" w:sz="0" w:space="0" w:color="auto"/>
                    <w:bottom w:val="none" w:sz="0" w:space="0" w:color="auto"/>
                    <w:right w:val="none" w:sz="0" w:space="0" w:color="auto"/>
                  </w:divBdr>
                </w:div>
                <w:div w:id="2133404667">
                  <w:marLeft w:val="0"/>
                  <w:marRight w:val="0"/>
                  <w:marTop w:val="0"/>
                  <w:marBottom w:val="0"/>
                  <w:divBdr>
                    <w:top w:val="none" w:sz="0" w:space="0" w:color="auto"/>
                    <w:left w:val="none" w:sz="0" w:space="0" w:color="auto"/>
                    <w:bottom w:val="none" w:sz="0" w:space="0" w:color="auto"/>
                    <w:right w:val="none" w:sz="0" w:space="0" w:color="auto"/>
                  </w:divBdr>
                </w:div>
                <w:div w:id="2133861084">
                  <w:marLeft w:val="0"/>
                  <w:marRight w:val="0"/>
                  <w:marTop w:val="0"/>
                  <w:marBottom w:val="0"/>
                  <w:divBdr>
                    <w:top w:val="none" w:sz="0" w:space="0" w:color="auto"/>
                    <w:left w:val="none" w:sz="0" w:space="0" w:color="auto"/>
                    <w:bottom w:val="none" w:sz="0" w:space="0" w:color="auto"/>
                    <w:right w:val="none" w:sz="0" w:space="0" w:color="auto"/>
                  </w:divBdr>
                </w:div>
                <w:div w:id="2135638064">
                  <w:marLeft w:val="0"/>
                  <w:marRight w:val="0"/>
                  <w:marTop w:val="0"/>
                  <w:marBottom w:val="0"/>
                  <w:divBdr>
                    <w:top w:val="none" w:sz="0" w:space="0" w:color="auto"/>
                    <w:left w:val="none" w:sz="0" w:space="0" w:color="auto"/>
                    <w:bottom w:val="none" w:sz="0" w:space="0" w:color="auto"/>
                    <w:right w:val="none" w:sz="0" w:space="0" w:color="auto"/>
                  </w:divBdr>
                </w:div>
                <w:div w:id="2136100982">
                  <w:marLeft w:val="0"/>
                  <w:marRight w:val="0"/>
                  <w:marTop w:val="0"/>
                  <w:marBottom w:val="0"/>
                  <w:divBdr>
                    <w:top w:val="none" w:sz="0" w:space="0" w:color="auto"/>
                    <w:left w:val="none" w:sz="0" w:space="0" w:color="auto"/>
                    <w:bottom w:val="none" w:sz="0" w:space="0" w:color="auto"/>
                    <w:right w:val="none" w:sz="0" w:space="0" w:color="auto"/>
                  </w:divBdr>
                </w:div>
                <w:div w:id="2138913481">
                  <w:marLeft w:val="0"/>
                  <w:marRight w:val="0"/>
                  <w:marTop w:val="0"/>
                  <w:marBottom w:val="0"/>
                  <w:divBdr>
                    <w:top w:val="none" w:sz="0" w:space="0" w:color="auto"/>
                    <w:left w:val="none" w:sz="0" w:space="0" w:color="auto"/>
                    <w:bottom w:val="none" w:sz="0" w:space="0" w:color="auto"/>
                    <w:right w:val="none" w:sz="0" w:space="0" w:color="auto"/>
                  </w:divBdr>
                </w:div>
                <w:div w:id="2139642679">
                  <w:marLeft w:val="0"/>
                  <w:marRight w:val="0"/>
                  <w:marTop w:val="0"/>
                  <w:marBottom w:val="0"/>
                  <w:divBdr>
                    <w:top w:val="none" w:sz="0" w:space="0" w:color="auto"/>
                    <w:left w:val="none" w:sz="0" w:space="0" w:color="auto"/>
                    <w:bottom w:val="none" w:sz="0" w:space="0" w:color="auto"/>
                    <w:right w:val="none" w:sz="0" w:space="0" w:color="auto"/>
                  </w:divBdr>
                </w:div>
                <w:div w:id="2140564769">
                  <w:marLeft w:val="0"/>
                  <w:marRight w:val="0"/>
                  <w:marTop w:val="0"/>
                  <w:marBottom w:val="0"/>
                  <w:divBdr>
                    <w:top w:val="none" w:sz="0" w:space="0" w:color="auto"/>
                    <w:left w:val="none" w:sz="0" w:space="0" w:color="auto"/>
                    <w:bottom w:val="none" w:sz="0" w:space="0" w:color="auto"/>
                    <w:right w:val="none" w:sz="0" w:space="0" w:color="auto"/>
                  </w:divBdr>
                </w:div>
                <w:div w:id="2142377557">
                  <w:marLeft w:val="0"/>
                  <w:marRight w:val="0"/>
                  <w:marTop w:val="0"/>
                  <w:marBottom w:val="0"/>
                  <w:divBdr>
                    <w:top w:val="none" w:sz="0" w:space="0" w:color="auto"/>
                    <w:left w:val="none" w:sz="0" w:space="0" w:color="auto"/>
                    <w:bottom w:val="none" w:sz="0" w:space="0" w:color="auto"/>
                    <w:right w:val="none" w:sz="0" w:space="0" w:color="auto"/>
                  </w:divBdr>
                </w:div>
                <w:div w:id="2147040328">
                  <w:marLeft w:val="0"/>
                  <w:marRight w:val="0"/>
                  <w:marTop w:val="0"/>
                  <w:marBottom w:val="0"/>
                  <w:divBdr>
                    <w:top w:val="none" w:sz="0" w:space="0" w:color="auto"/>
                    <w:left w:val="none" w:sz="0" w:space="0" w:color="auto"/>
                    <w:bottom w:val="none" w:sz="0" w:space="0" w:color="auto"/>
                    <w:right w:val="none" w:sz="0" w:space="0" w:color="auto"/>
                  </w:divBdr>
                </w:div>
              </w:divsChild>
            </w:div>
            <w:div w:id="1253394470">
              <w:marLeft w:val="0"/>
              <w:marRight w:val="0"/>
              <w:marTop w:val="0"/>
              <w:marBottom w:val="0"/>
              <w:divBdr>
                <w:top w:val="none" w:sz="0" w:space="0" w:color="auto"/>
                <w:left w:val="none" w:sz="0" w:space="0" w:color="auto"/>
                <w:bottom w:val="none" w:sz="0" w:space="0" w:color="auto"/>
                <w:right w:val="none" w:sz="0" w:space="0" w:color="auto"/>
              </w:divBdr>
            </w:div>
            <w:div w:id="1253665806">
              <w:marLeft w:val="0"/>
              <w:marRight w:val="0"/>
              <w:marTop w:val="0"/>
              <w:marBottom w:val="0"/>
              <w:divBdr>
                <w:top w:val="none" w:sz="0" w:space="0" w:color="auto"/>
                <w:left w:val="none" w:sz="0" w:space="0" w:color="auto"/>
                <w:bottom w:val="none" w:sz="0" w:space="0" w:color="auto"/>
                <w:right w:val="none" w:sz="0" w:space="0" w:color="auto"/>
              </w:divBdr>
            </w:div>
            <w:div w:id="1256480949">
              <w:marLeft w:val="0"/>
              <w:marRight w:val="0"/>
              <w:marTop w:val="0"/>
              <w:marBottom w:val="0"/>
              <w:divBdr>
                <w:top w:val="none" w:sz="0" w:space="0" w:color="auto"/>
                <w:left w:val="none" w:sz="0" w:space="0" w:color="auto"/>
                <w:bottom w:val="none" w:sz="0" w:space="0" w:color="auto"/>
                <w:right w:val="none" w:sz="0" w:space="0" w:color="auto"/>
              </w:divBdr>
            </w:div>
            <w:div w:id="1258371919">
              <w:marLeft w:val="0"/>
              <w:marRight w:val="0"/>
              <w:marTop w:val="0"/>
              <w:marBottom w:val="0"/>
              <w:divBdr>
                <w:top w:val="none" w:sz="0" w:space="0" w:color="auto"/>
                <w:left w:val="none" w:sz="0" w:space="0" w:color="auto"/>
                <w:bottom w:val="none" w:sz="0" w:space="0" w:color="auto"/>
                <w:right w:val="none" w:sz="0" w:space="0" w:color="auto"/>
              </w:divBdr>
            </w:div>
            <w:div w:id="1258948658">
              <w:marLeft w:val="0"/>
              <w:marRight w:val="0"/>
              <w:marTop w:val="0"/>
              <w:marBottom w:val="0"/>
              <w:divBdr>
                <w:top w:val="none" w:sz="0" w:space="0" w:color="auto"/>
                <w:left w:val="none" w:sz="0" w:space="0" w:color="auto"/>
                <w:bottom w:val="none" w:sz="0" w:space="0" w:color="auto"/>
                <w:right w:val="none" w:sz="0" w:space="0" w:color="auto"/>
              </w:divBdr>
            </w:div>
            <w:div w:id="1259020208">
              <w:marLeft w:val="0"/>
              <w:marRight w:val="0"/>
              <w:marTop w:val="0"/>
              <w:marBottom w:val="0"/>
              <w:divBdr>
                <w:top w:val="none" w:sz="0" w:space="0" w:color="auto"/>
                <w:left w:val="none" w:sz="0" w:space="0" w:color="auto"/>
                <w:bottom w:val="none" w:sz="0" w:space="0" w:color="auto"/>
                <w:right w:val="none" w:sz="0" w:space="0" w:color="auto"/>
              </w:divBdr>
            </w:div>
            <w:div w:id="1260408906">
              <w:marLeft w:val="0"/>
              <w:marRight w:val="0"/>
              <w:marTop w:val="0"/>
              <w:marBottom w:val="0"/>
              <w:divBdr>
                <w:top w:val="none" w:sz="0" w:space="0" w:color="auto"/>
                <w:left w:val="none" w:sz="0" w:space="0" w:color="auto"/>
                <w:bottom w:val="none" w:sz="0" w:space="0" w:color="auto"/>
                <w:right w:val="none" w:sz="0" w:space="0" w:color="auto"/>
              </w:divBdr>
            </w:div>
            <w:div w:id="1262878884">
              <w:marLeft w:val="0"/>
              <w:marRight w:val="0"/>
              <w:marTop w:val="0"/>
              <w:marBottom w:val="0"/>
              <w:divBdr>
                <w:top w:val="none" w:sz="0" w:space="0" w:color="auto"/>
                <w:left w:val="none" w:sz="0" w:space="0" w:color="auto"/>
                <w:bottom w:val="none" w:sz="0" w:space="0" w:color="auto"/>
                <w:right w:val="none" w:sz="0" w:space="0" w:color="auto"/>
              </w:divBdr>
            </w:div>
            <w:div w:id="1264268531">
              <w:marLeft w:val="0"/>
              <w:marRight w:val="0"/>
              <w:marTop w:val="0"/>
              <w:marBottom w:val="0"/>
              <w:divBdr>
                <w:top w:val="none" w:sz="0" w:space="0" w:color="auto"/>
                <w:left w:val="none" w:sz="0" w:space="0" w:color="auto"/>
                <w:bottom w:val="none" w:sz="0" w:space="0" w:color="auto"/>
                <w:right w:val="none" w:sz="0" w:space="0" w:color="auto"/>
              </w:divBdr>
            </w:div>
            <w:div w:id="1266115738">
              <w:marLeft w:val="0"/>
              <w:marRight w:val="0"/>
              <w:marTop w:val="0"/>
              <w:marBottom w:val="0"/>
              <w:divBdr>
                <w:top w:val="none" w:sz="0" w:space="0" w:color="auto"/>
                <w:left w:val="none" w:sz="0" w:space="0" w:color="auto"/>
                <w:bottom w:val="none" w:sz="0" w:space="0" w:color="auto"/>
                <w:right w:val="none" w:sz="0" w:space="0" w:color="auto"/>
              </w:divBdr>
            </w:div>
            <w:div w:id="1267494310">
              <w:marLeft w:val="0"/>
              <w:marRight w:val="0"/>
              <w:marTop w:val="0"/>
              <w:marBottom w:val="0"/>
              <w:divBdr>
                <w:top w:val="none" w:sz="0" w:space="0" w:color="auto"/>
                <w:left w:val="none" w:sz="0" w:space="0" w:color="auto"/>
                <w:bottom w:val="none" w:sz="0" w:space="0" w:color="auto"/>
                <w:right w:val="none" w:sz="0" w:space="0" w:color="auto"/>
              </w:divBdr>
            </w:div>
            <w:div w:id="1267497029">
              <w:marLeft w:val="0"/>
              <w:marRight w:val="0"/>
              <w:marTop w:val="0"/>
              <w:marBottom w:val="0"/>
              <w:divBdr>
                <w:top w:val="none" w:sz="0" w:space="0" w:color="auto"/>
                <w:left w:val="none" w:sz="0" w:space="0" w:color="auto"/>
                <w:bottom w:val="none" w:sz="0" w:space="0" w:color="auto"/>
                <w:right w:val="none" w:sz="0" w:space="0" w:color="auto"/>
              </w:divBdr>
            </w:div>
            <w:div w:id="1270508580">
              <w:marLeft w:val="0"/>
              <w:marRight w:val="0"/>
              <w:marTop w:val="0"/>
              <w:marBottom w:val="0"/>
              <w:divBdr>
                <w:top w:val="none" w:sz="0" w:space="0" w:color="auto"/>
                <w:left w:val="none" w:sz="0" w:space="0" w:color="auto"/>
                <w:bottom w:val="none" w:sz="0" w:space="0" w:color="auto"/>
                <w:right w:val="none" w:sz="0" w:space="0" w:color="auto"/>
              </w:divBdr>
            </w:div>
            <w:div w:id="1270939735">
              <w:marLeft w:val="0"/>
              <w:marRight w:val="0"/>
              <w:marTop w:val="0"/>
              <w:marBottom w:val="0"/>
              <w:divBdr>
                <w:top w:val="none" w:sz="0" w:space="0" w:color="auto"/>
                <w:left w:val="none" w:sz="0" w:space="0" w:color="auto"/>
                <w:bottom w:val="none" w:sz="0" w:space="0" w:color="auto"/>
                <w:right w:val="none" w:sz="0" w:space="0" w:color="auto"/>
              </w:divBdr>
            </w:div>
            <w:div w:id="1272476697">
              <w:marLeft w:val="0"/>
              <w:marRight w:val="0"/>
              <w:marTop w:val="0"/>
              <w:marBottom w:val="0"/>
              <w:divBdr>
                <w:top w:val="none" w:sz="0" w:space="0" w:color="auto"/>
                <w:left w:val="none" w:sz="0" w:space="0" w:color="auto"/>
                <w:bottom w:val="none" w:sz="0" w:space="0" w:color="auto"/>
                <w:right w:val="none" w:sz="0" w:space="0" w:color="auto"/>
              </w:divBdr>
            </w:div>
            <w:div w:id="1274636093">
              <w:marLeft w:val="0"/>
              <w:marRight w:val="0"/>
              <w:marTop w:val="0"/>
              <w:marBottom w:val="0"/>
              <w:divBdr>
                <w:top w:val="none" w:sz="0" w:space="0" w:color="auto"/>
                <w:left w:val="none" w:sz="0" w:space="0" w:color="auto"/>
                <w:bottom w:val="none" w:sz="0" w:space="0" w:color="auto"/>
                <w:right w:val="none" w:sz="0" w:space="0" w:color="auto"/>
              </w:divBdr>
            </w:div>
            <w:div w:id="1277908695">
              <w:marLeft w:val="0"/>
              <w:marRight w:val="0"/>
              <w:marTop w:val="0"/>
              <w:marBottom w:val="0"/>
              <w:divBdr>
                <w:top w:val="none" w:sz="0" w:space="0" w:color="auto"/>
                <w:left w:val="none" w:sz="0" w:space="0" w:color="auto"/>
                <w:bottom w:val="none" w:sz="0" w:space="0" w:color="auto"/>
                <w:right w:val="none" w:sz="0" w:space="0" w:color="auto"/>
              </w:divBdr>
            </w:div>
            <w:div w:id="1281035649">
              <w:marLeft w:val="0"/>
              <w:marRight w:val="0"/>
              <w:marTop w:val="0"/>
              <w:marBottom w:val="0"/>
              <w:divBdr>
                <w:top w:val="none" w:sz="0" w:space="0" w:color="auto"/>
                <w:left w:val="none" w:sz="0" w:space="0" w:color="auto"/>
                <w:bottom w:val="none" w:sz="0" w:space="0" w:color="auto"/>
                <w:right w:val="none" w:sz="0" w:space="0" w:color="auto"/>
              </w:divBdr>
            </w:div>
            <w:div w:id="1281885684">
              <w:marLeft w:val="0"/>
              <w:marRight w:val="0"/>
              <w:marTop w:val="0"/>
              <w:marBottom w:val="0"/>
              <w:divBdr>
                <w:top w:val="none" w:sz="0" w:space="0" w:color="auto"/>
                <w:left w:val="none" w:sz="0" w:space="0" w:color="auto"/>
                <w:bottom w:val="none" w:sz="0" w:space="0" w:color="auto"/>
                <w:right w:val="none" w:sz="0" w:space="0" w:color="auto"/>
              </w:divBdr>
            </w:div>
            <w:div w:id="1289816137">
              <w:marLeft w:val="0"/>
              <w:marRight w:val="0"/>
              <w:marTop w:val="0"/>
              <w:marBottom w:val="0"/>
              <w:divBdr>
                <w:top w:val="none" w:sz="0" w:space="0" w:color="auto"/>
                <w:left w:val="none" w:sz="0" w:space="0" w:color="auto"/>
                <w:bottom w:val="none" w:sz="0" w:space="0" w:color="auto"/>
                <w:right w:val="none" w:sz="0" w:space="0" w:color="auto"/>
              </w:divBdr>
            </w:div>
            <w:div w:id="1296370136">
              <w:marLeft w:val="0"/>
              <w:marRight w:val="0"/>
              <w:marTop w:val="0"/>
              <w:marBottom w:val="0"/>
              <w:divBdr>
                <w:top w:val="none" w:sz="0" w:space="0" w:color="auto"/>
                <w:left w:val="none" w:sz="0" w:space="0" w:color="auto"/>
                <w:bottom w:val="none" w:sz="0" w:space="0" w:color="auto"/>
                <w:right w:val="none" w:sz="0" w:space="0" w:color="auto"/>
              </w:divBdr>
            </w:div>
            <w:div w:id="1297180283">
              <w:marLeft w:val="0"/>
              <w:marRight w:val="0"/>
              <w:marTop w:val="0"/>
              <w:marBottom w:val="0"/>
              <w:divBdr>
                <w:top w:val="none" w:sz="0" w:space="0" w:color="auto"/>
                <w:left w:val="none" w:sz="0" w:space="0" w:color="auto"/>
                <w:bottom w:val="none" w:sz="0" w:space="0" w:color="auto"/>
                <w:right w:val="none" w:sz="0" w:space="0" w:color="auto"/>
              </w:divBdr>
            </w:div>
            <w:div w:id="1298073131">
              <w:marLeft w:val="0"/>
              <w:marRight w:val="0"/>
              <w:marTop w:val="0"/>
              <w:marBottom w:val="0"/>
              <w:divBdr>
                <w:top w:val="none" w:sz="0" w:space="0" w:color="auto"/>
                <w:left w:val="none" w:sz="0" w:space="0" w:color="auto"/>
                <w:bottom w:val="none" w:sz="0" w:space="0" w:color="auto"/>
                <w:right w:val="none" w:sz="0" w:space="0" w:color="auto"/>
              </w:divBdr>
            </w:div>
            <w:div w:id="1298799833">
              <w:marLeft w:val="0"/>
              <w:marRight w:val="0"/>
              <w:marTop w:val="0"/>
              <w:marBottom w:val="0"/>
              <w:divBdr>
                <w:top w:val="none" w:sz="0" w:space="0" w:color="auto"/>
                <w:left w:val="none" w:sz="0" w:space="0" w:color="auto"/>
                <w:bottom w:val="none" w:sz="0" w:space="0" w:color="auto"/>
                <w:right w:val="none" w:sz="0" w:space="0" w:color="auto"/>
              </w:divBdr>
            </w:div>
            <w:div w:id="1301424702">
              <w:marLeft w:val="0"/>
              <w:marRight w:val="0"/>
              <w:marTop w:val="0"/>
              <w:marBottom w:val="0"/>
              <w:divBdr>
                <w:top w:val="none" w:sz="0" w:space="0" w:color="auto"/>
                <w:left w:val="none" w:sz="0" w:space="0" w:color="auto"/>
                <w:bottom w:val="none" w:sz="0" w:space="0" w:color="auto"/>
                <w:right w:val="none" w:sz="0" w:space="0" w:color="auto"/>
              </w:divBdr>
            </w:div>
            <w:div w:id="1301619377">
              <w:marLeft w:val="0"/>
              <w:marRight w:val="0"/>
              <w:marTop w:val="0"/>
              <w:marBottom w:val="0"/>
              <w:divBdr>
                <w:top w:val="none" w:sz="0" w:space="0" w:color="auto"/>
                <w:left w:val="none" w:sz="0" w:space="0" w:color="auto"/>
                <w:bottom w:val="none" w:sz="0" w:space="0" w:color="auto"/>
                <w:right w:val="none" w:sz="0" w:space="0" w:color="auto"/>
              </w:divBdr>
            </w:div>
            <w:div w:id="1307275745">
              <w:marLeft w:val="0"/>
              <w:marRight w:val="0"/>
              <w:marTop w:val="0"/>
              <w:marBottom w:val="0"/>
              <w:divBdr>
                <w:top w:val="none" w:sz="0" w:space="0" w:color="auto"/>
                <w:left w:val="none" w:sz="0" w:space="0" w:color="auto"/>
                <w:bottom w:val="none" w:sz="0" w:space="0" w:color="auto"/>
                <w:right w:val="none" w:sz="0" w:space="0" w:color="auto"/>
              </w:divBdr>
            </w:div>
            <w:div w:id="1307664504">
              <w:marLeft w:val="0"/>
              <w:marRight w:val="0"/>
              <w:marTop w:val="0"/>
              <w:marBottom w:val="0"/>
              <w:divBdr>
                <w:top w:val="none" w:sz="0" w:space="0" w:color="auto"/>
                <w:left w:val="none" w:sz="0" w:space="0" w:color="auto"/>
                <w:bottom w:val="none" w:sz="0" w:space="0" w:color="auto"/>
                <w:right w:val="none" w:sz="0" w:space="0" w:color="auto"/>
              </w:divBdr>
            </w:div>
            <w:div w:id="1309431108">
              <w:marLeft w:val="0"/>
              <w:marRight w:val="0"/>
              <w:marTop w:val="0"/>
              <w:marBottom w:val="0"/>
              <w:divBdr>
                <w:top w:val="none" w:sz="0" w:space="0" w:color="auto"/>
                <w:left w:val="none" w:sz="0" w:space="0" w:color="auto"/>
                <w:bottom w:val="none" w:sz="0" w:space="0" w:color="auto"/>
                <w:right w:val="none" w:sz="0" w:space="0" w:color="auto"/>
              </w:divBdr>
            </w:div>
            <w:div w:id="1310282004">
              <w:marLeft w:val="0"/>
              <w:marRight w:val="0"/>
              <w:marTop w:val="0"/>
              <w:marBottom w:val="0"/>
              <w:divBdr>
                <w:top w:val="none" w:sz="0" w:space="0" w:color="auto"/>
                <w:left w:val="none" w:sz="0" w:space="0" w:color="auto"/>
                <w:bottom w:val="none" w:sz="0" w:space="0" w:color="auto"/>
                <w:right w:val="none" w:sz="0" w:space="0" w:color="auto"/>
              </w:divBdr>
            </w:div>
            <w:div w:id="1311137663">
              <w:marLeft w:val="0"/>
              <w:marRight w:val="0"/>
              <w:marTop w:val="0"/>
              <w:marBottom w:val="0"/>
              <w:divBdr>
                <w:top w:val="none" w:sz="0" w:space="0" w:color="auto"/>
                <w:left w:val="none" w:sz="0" w:space="0" w:color="auto"/>
                <w:bottom w:val="none" w:sz="0" w:space="0" w:color="auto"/>
                <w:right w:val="none" w:sz="0" w:space="0" w:color="auto"/>
              </w:divBdr>
            </w:div>
            <w:div w:id="1312174375">
              <w:marLeft w:val="0"/>
              <w:marRight w:val="0"/>
              <w:marTop w:val="0"/>
              <w:marBottom w:val="0"/>
              <w:divBdr>
                <w:top w:val="none" w:sz="0" w:space="0" w:color="auto"/>
                <w:left w:val="none" w:sz="0" w:space="0" w:color="auto"/>
                <w:bottom w:val="none" w:sz="0" w:space="0" w:color="auto"/>
                <w:right w:val="none" w:sz="0" w:space="0" w:color="auto"/>
              </w:divBdr>
            </w:div>
            <w:div w:id="1312365667">
              <w:marLeft w:val="0"/>
              <w:marRight w:val="0"/>
              <w:marTop w:val="0"/>
              <w:marBottom w:val="0"/>
              <w:divBdr>
                <w:top w:val="none" w:sz="0" w:space="0" w:color="auto"/>
                <w:left w:val="none" w:sz="0" w:space="0" w:color="auto"/>
                <w:bottom w:val="none" w:sz="0" w:space="0" w:color="auto"/>
                <w:right w:val="none" w:sz="0" w:space="0" w:color="auto"/>
              </w:divBdr>
            </w:div>
            <w:div w:id="1314791869">
              <w:marLeft w:val="0"/>
              <w:marRight w:val="0"/>
              <w:marTop w:val="0"/>
              <w:marBottom w:val="0"/>
              <w:divBdr>
                <w:top w:val="none" w:sz="0" w:space="0" w:color="auto"/>
                <w:left w:val="none" w:sz="0" w:space="0" w:color="auto"/>
                <w:bottom w:val="none" w:sz="0" w:space="0" w:color="auto"/>
                <w:right w:val="none" w:sz="0" w:space="0" w:color="auto"/>
              </w:divBdr>
            </w:div>
            <w:div w:id="1314942181">
              <w:marLeft w:val="0"/>
              <w:marRight w:val="0"/>
              <w:marTop w:val="0"/>
              <w:marBottom w:val="0"/>
              <w:divBdr>
                <w:top w:val="none" w:sz="0" w:space="0" w:color="auto"/>
                <w:left w:val="none" w:sz="0" w:space="0" w:color="auto"/>
                <w:bottom w:val="none" w:sz="0" w:space="0" w:color="auto"/>
                <w:right w:val="none" w:sz="0" w:space="0" w:color="auto"/>
              </w:divBdr>
            </w:div>
            <w:div w:id="1317303864">
              <w:marLeft w:val="0"/>
              <w:marRight w:val="0"/>
              <w:marTop w:val="0"/>
              <w:marBottom w:val="0"/>
              <w:divBdr>
                <w:top w:val="none" w:sz="0" w:space="0" w:color="auto"/>
                <w:left w:val="none" w:sz="0" w:space="0" w:color="auto"/>
                <w:bottom w:val="none" w:sz="0" w:space="0" w:color="auto"/>
                <w:right w:val="none" w:sz="0" w:space="0" w:color="auto"/>
              </w:divBdr>
            </w:div>
            <w:div w:id="1318878866">
              <w:marLeft w:val="0"/>
              <w:marRight w:val="0"/>
              <w:marTop w:val="0"/>
              <w:marBottom w:val="0"/>
              <w:divBdr>
                <w:top w:val="none" w:sz="0" w:space="0" w:color="auto"/>
                <w:left w:val="none" w:sz="0" w:space="0" w:color="auto"/>
                <w:bottom w:val="none" w:sz="0" w:space="0" w:color="auto"/>
                <w:right w:val="none" w:sz="0" w:space="0" w:color="auto"/>
              </w:divBdr>
            </w:div>
            <w:div w:id="1320427761">
              <w:marLeft w:val="0"/>
              <w:marRight w:val="0"/>
              <w:marTop w:val="0"/>
              <w:marBottom w:val="0"/>
              <w:divBdr>
                <w:top w:val="none" w:sz="0" w:space="0" w:color="auto"/>
                <w:left w:val="none" w:sz="0" w:space="0" w:color="auto"/>
                <w:bottom w:val="none" w:sz="0" w:space="0" w:color="auto"/>
                <w:right w:val="none" w:sz="0" w:space="0" w:color="auto"/>
              </w:divBdr>
            </w:div>
            <w:div w:id="1327056343">
              <w:marLeft w:val="0"/>
              <w:marRight w:val="0"/>
              <w:marTop w:val="0"/>
              <w:marBottom w:val="0"/>
              <w:divBdr>
                <w:top w:val="none" w:sz="0" w:space="0" w:color="auto"/>
                <w:left w:val="none" w:sz="0" w:space="0" w:color="auto"/>
                <w:bottom w:val="none" w:sz="0" w:space="0" w:color="auto"/>
                <w:right w:val="none" w:sz="0" w:space="0" w:color="auto"/>
              </w:divBdr>
            </w:div>
            <w:div w:id="1329597180">
              <w:marLeft w:val="0"/>
              <w:marRight w:val="0"/>
              <w:marTop w:val="0"/>
              <w:marBottom w:val="0"/>
              <w:divBdr>
                <w:top w:val="none" w:sz="0" w:space="0" w:color="auto"/>
                <w:left w:val="none" w:sz="0" w:space="0" w:color="auto"/>
                <w:bottom w:val="none" w:sz="0" w:space="0" w:color="auto"/>
                <w:right w:val="none" w:sz="0" w:space="0" w:color="auto"/>
              </w:divBdr>
            </w:div>
            <w:div w:id="1334070822">
              <w:marLeft w:val="0"/>
              <w:marRight w:val="0"/>
              <w:marTop w:val="0"/>
              <w:marBottom w:val="0"/>
              <w:divBdr>
                <w:top w:val="none" w:sz="0" w:space="0" w:color="auto"/>
                <w:left w:val="none" w:sz="0" w:space="0" w:color="auto"/>
                <w:bottom w:val="none" w:sz="0" w:space="0" w:color="auto"/>
                <w:right w:val="none" w:sz="0" w:space="0" w:color="auto"/>
              </w:divBdr>
            </w:div>
            <w:div w:id="1334072248">
              <w:marLeft w:val="0"/>
              <w:marRight w:val="0"/>
              <w:marTop w:val="0"/>
              <w:marBottom w:val="0"/>
              <w:divBdr>
                <w:top w:val="none" w:sz="0" w:space="0" w:color="auto"/>
                <w:left w:val="none" w:sz="0" w:space="0" w:color="auto"/>
                <w:bottom w:val="none" w:sz="0" w:space="0" w:color="auto"/>
                <w:right w:val="none" w:sz="0" w:space="0" w:color="auto"/>
              </w:divBdr>
            </w:div>
            <w:div w:id="1340740875">
              <w:marLeft w:val="0"/>
              <w:marRight w:val="0"/>
              <w:marTop w:val="0"/>
              <w:marBottom w:val="0"/>
              <w:divBdr>
                <w:top w:val="none" w:sz="0" w:space="0" w:color="auto"/>
                <w:left w:val="none" w:sz="0" w:space="0" w:color="auto"/>
                <w:bottom w:val="none" w:sz="0" w:space="0" w:color="auto"/>
                <w:right w:val="none" w:sz="0" w:space="0" w:color="auto"/>
              </w:divBdr>
            </w:div>
            <w:div w:id="1342397474">
              <w:marLeft w:val="0"/>
              <w:marRight w:val="0"/>
              <w:marTop w:val="0"/>
              <w:marBottom w:val="0"/>
              <w:divBdr>
                <w:top w:val="none" w:sz="0" w:space="0" w:color="auto"/>
                <w:left w:val="none" w:sz="0" w:space="0" w:color="auto"/>
                <w:bottom w:val="none" w:sz="0" w:space="0" w:color="auto"/>
                <w:right w:val="none" w:sz="0" w:space="0" w:color="auto"/>
              </w:divBdr>
            </w:div>
            <w:div w:id="1344824597">
              <w:marLeft w:val="0"/>
              <w:marRight w:val="0"/>
              <w:marTop w:val="0"/>
              <w:marBottom w:val="0"/>
              <w:divBdr>
                <w:top w:val="none" w:sz="0" w:space="0" w:color="auto"/>
                <w:left w:val="none" w:sz="0" w:space="0" w:color="auto"/>
                <w:bottom w:val="none" w:sz="0" w:space="0" w:color="auto"/>
                <w:right w:val="none" w:sz="0" w:space="0" w:color="auto"/>
              </w:divBdr>
            </w:div>
            <w:div w:id="1345129019">
              <w:marLeft w:val="0"/>
              <w:marRight w:val="0"/>
              <w:marTop w:val="0"/>
              <w:marBottom w:val="0"/>
              <w:divBdr>
                <w:top w:val="none" w:sz="0" w:space="0" w:color="auto"/>
                <w:left w:val="none" w:sz="0" w:space="0" w:color="auto"/>
                <w:bottom w:val="none" w:sz="0" w:space="0" w:color="auto"/>
                <w:right w:val="none" w:sz="0" w:space="0" w:color="auto"/>
              </w:divBdr>
            </w:div>
            <w:div w:id="1348098494">
              <w:marLeft w:val="0"/>
              <w:marRight w:val="0"/>
              <w:marTop w:val="0"/>
              <w:marBottom w:val="0"/>
              <w:divBdr>
                <w:top w:val="none" w:sz="0" w:space="0" w:color="auto"/>
                <w:left w:val="none" w:sz="0" w:space="0" w:color="auto"/>
                <w:bottom w:val="none" w:sz="0" w:space="0" w:color="auto"/>
                <w:right w:val="none" w:sz="0" w:space="0" w:color="auto"/>
              </w:divBdr>
            </w:div>
            <w:div w:id="1351562322">
              <w:marLeft w:val="0"/>
              <w:marRight w:val="0"/>
              <w:marTop w:val="0"/>
              <w:marBottom w:val="0"/>
              <w:divBdr>
                <w:top w:val="none" w:sz="0" w:space="0" w:color="auto"/>
                <w:left w:val="none" w:sz="0" w:space="0" w:color="auto"/>
                <w:bottom w:val="none" w:sz="0" w:space="0" w:color="auto"/>
                <w:right w:val="none" w:sz="0" w:space="0" w:color="auto"/>
              </w:divBdr>
            </w:div>
            <w:div w:id="1353410727">
              <w:marLeft w:val="0"/>
              <w:marRight w:val="0"/>
              <w:marTop w:val="0"/>
              <w:marBottom w:val="0"/>
              <w:divBdr>
                <w:top w:val="none" w:sz="0" w:space="0" w:color="auto"/>
                <w:left w:val="none" w:sz="0" w:space="0" w:color="auto"/>
                <w:bottom w:val="none" w:sz="0" w:space="0" w:color="auto"/>
                <w:right w:val="none" w:sz="0" w:space="0" w:color="auto"/>
              </w:divBdr>
            </w:div>
            <w:div w:id="1354189418">
              <w:marLeft w:val="0"/>
              <w:marRight w:val="0"/>
              <w:marTop w:val="0"/>
              <w:marBottom w:val="0"/>
              <w:divBdr>
                <w:top w:val="none" w:sz="0" w:space="0" w:color="auto"/>
                <w:left w:val="none" w:sz="0" w:space="0" w:color="auto"/>
                <w:bottom w:val="none" w:sz="0" w:space="0" w:color="auto"/>
                <w:right w:val="none" w:sz="0" w:space="0" w:color="auto"/>
              </w:divBdr>
            </w:div>
            <w:div w:id="1356954729">
              <w:marLeft w:val="0"/>
              <w:marRight w:val="0"/>
              <w:marTop w:val="0"/>
              <w:marBottom w:val="0"/>
              <w:divBdr>
                <w:top w:val="none" w:sz="0" w:space="0" w:color="auto"/>
                <w:left w:val="none" w:sz="0" w:space="0" w:color="auto"/>
                <w:bottom w:val="none" w:sz="0" w:space="0" w:color="auto"/>
                <w:right w:val="none" w:sz="0" w:space="0" w:color="auto"/>
              </w:divBdr>
            </w:div>
            <w:div w:id="1357000480">
              <w:marLeft w:val="0"/>
              <w:marRight w:val="0"/>
              <w:marTop w:val="0"/>
              <w:marBottom w:val="0"/>
              <w:divBdr>
                <w:top w:val="none" w:sz="0" w:space="0" w:color="auto"/>
                <w:left w:val="none" w:sz="0" w:space="0" w:color="auto"/>
                <w:bottom w:val="none" w:sz="0" w:space="0" w:color="auto"/>
                <w:right w:val="none" w:sz="0" w:space="0" w:color="auto"/>
              </w:divBdr>
            </w:div>
            <w:div w:id="1357778267">
              <w:marLeft w:val="0"/>
              <w:marRight w:val="0"/>
              <w:marTop w:val="0"/>
              <w:marBottom w:val="0"/>
              <w:divBdr>
                <w:top w:val="none" w:sz="0" w:space="0" w:color="auto"/>
                <w:left w:val="none" w:sz="0" w:space="0" w:color="auto"/>
                <w:bottom w:val="none" w:sz="0" w:space="0" w:color="auto"/>
                <w:right w:val="none" w:sz="0" w:space="0" w:color="auto"/>
              </w:divBdr>
            </w:div>
            <w:div w:id="1358850580">
              <w:marLeft w:val="0"/>
              <w:marRight w:val="0"/>
              <w:marTop w:val="0"/>
              <w:marBottom w:val="0"/>
              <w:divBdr>
                <w:top w:val="none" w:sz="0" w:space="0" w:color="auto"/>
                <w:left w:val="none" w:sz="0" w:space="0" w:color="auto"/>
                <w:bottom w:val="none" w:sz="0" w:space="0" w:color="auto"/>
                <w:right w:val="none" w:sz="0" w:space="0" w:color="auto"/>
              </w:divBdr>
            </w:div>
            <w:div w:id="1359239872">
              <w:marLeft w:val="0"/>
              <w:marRight w:val="0"/>
              <w:marTop w:val="0"/>
              <w:marBottom w:val="0"/>
              <w:divBdr>
                <w:top w:val="none" w:sz="0" w:space="0" w:color="auto"/>
                <w:left w:val="none" w:sz="0" w:space="0" w:color="auto"/>
                <w:bottom w:val="none" w:sz="0" w:space="0" w:color="auto"/>
                <w:right w:val="none" w:sz="0" w:space="0" w:color="auto"/>
              </w:divBdr>
            </w:div>
            <w:div w:id="1360280930">
              <w:marLeft w:val="0"/>
              <w:marRight w:val="0"/>
              <w:marTop w:val="0"/>
              <w:marBottom w:val="0"/>
              <w:divBdr>
                <w:top w:val="none" w:sz="0" w:space="0" w:color="auto"/>
                <w:left w:val="none" w:sz="0" w:space="0" w:color="auto"/>
                <w:bottom w:val="none" w:sz="0" w:space="0" w:color="auto"/>
                <w:right w:val="none" w:sz="0" w:space="0" w:color="auto"/>
              </w:divBdr>
            </w:div>
            <w:div w:id="1361316556">
              <w:marLeft w:val="0"/>
              <w:marRight w:val="0"/>
              <w:marTop w:val="0"/>
              <w:marBottom w:val="0"/>
              <w:divBdr>
                <w:top w:val="none" w:sz="0" w:space="0" w:color="auto"/>
                <w:left w:val="none" w:sz="0" w:space="0" w:color="auto"/>
                <w:bottom w:val="none" w:sz="0" w:space="0" w:color="auto"/>
                <w:right w:val="none" w:sz="0" w:space="0" w:color="auto"/>
              </w:divBdr>
            </w:div>
            <w:div w:id="1362172544">
              <w:marLeft w:val="0"/>
              <w:marRight w:val="0"/>
              <w:marTop w:val="0"/>
              <w:marBottom w:val="0"/>
              <w:divBdr>
                <w:top w:val="none" w:sz="0" w:space="0" w:color="auto"/>
                <w:left w:val="none" w:sz="0" w:space="0" w:color="auto"/>
                <w:bottom w:val="none" w:sz="0" w:space="0" w:color="auto"/>
                <w:right w:val="none" w:sz="0" w:space="0" w:color="auto"/>
              </w:divBdr>
            </w:div>
            <w:div w:id="1362196907">
              <w:marLeft w:val="0"/>
              <w:marRight w:val="0"/>
              <w:marTop w:val="0"/>
              <w:marBottom w:val="0"/>
              <w:divBdr>
                <w:top w:val="none" w:sz="0" w:space="0" w:color="auto"/>
                <w:left w:val="none" w:sz="0" w:space="0" w:color="auto"/>
                <w:bottom w:val="none" w:sz="0" w:space="0" w:color="auto"/>
                <w:right w:val="none" w:sz="0" w:space="0" w:color="auto"/>
              </w:divBdr>
            </w:div>
            <w:div w:id="1363476595">
              <w:marLeft w:val="0"/>
              <w:marRight w:val="0"/>
              <w:marTop w:val="0"/>
              <w:marBottom w:val="0"/>
              <w:divBdr>
                <w:top w:val="none" w:sz="0" w:space="0" w:color="auto"/>
                <w:left w:val="none" w:sz="0" w:space="0" w:color="auto"/>
                <w:bottom w:val="none" w:sz="0" w:space="0" w:color="auto"/>
                <w:right w:val="none" w:sz="0" w:space="0" w:color="auto"/>
              </w:divBdr>
            </w:div>
            <w:div w:id="1363630796">
              <w:marLeft w:val="0"/>
              <w:marRight w:val="0"/>
              <w:marTop w:val="0"/>
              <w:marBottom w:val="0"/>
              <w:divBdr>
                <w:top w:val="none" w:sz="0" w:space="0" w:color="auto"/>
                <w:left w:val="none" w:sz="0" w:space="0" w:color="auto"/>
                <w:bottom w:val="none" w:sz="0" w:space="0" w:color="auto"/>
                <w:right w:val="none" w:sz="0" w:space="0" w:color="auto"/>
              </w:divBdr>
            </w:div>
            <w:div w:id="1364091301">
              <w:marLeft w:val="0"/>
              <w:marRight w:val="0"/>
              <w:marTop w:val="0"/>
              <w:marBottom w:val="0"/>
              <w:divBdr>
                <w:top w:val="none" w:sz="0" w:space="0" w:color="auto"/>
                <w:left w:val="none" w:sz="0" w:space="0" w:color="auto"/>
                <w:bottom w:val="none" w:sz="0" w:space="0" w:color="auto"/>
                <w:right w:val="none" w:sz="0" w:space="0" w:color="auto"/>
              </w:divBdr>
            </w:div>
            <w:div w:id="1364940325">
              <w:marLeft w:val="0"/>
              <w:marRight w:val="0"/>
              <w:marTop w:val="0"/>
              <w:marBottom w:val="0"/>
              <w:divBdr>
                <w:top w:val="none" w:sz="0" w:space="0" w:color="auto"/>
                <w:left w:val="none" w:sz="0" w:space="0" w:color="auto"/>
                <w:bottom w:val="none" w:sz="0" w:space="0" w:color="auto"/>
                <w:right w:val="none" w:sz="0" w:space="0" w:color="auto"/>
              </w:divBdr>
            </w:div>
            <w:div w:id="1368598676">
              <w:marLeft w:val="0"/>
              <w:marRight w:val="0"/>
              <w:marTop w:val="0"/>
              <w:marBottom w:val="0"/>
              <w:divBdr>
                <w:top w:val="none" w:sz="0" w:space="0" w:color="auto"/>
                <w:left w:val="none" w:sz="0" w:space="0" w:color="auto"/>
                <w:bottom w:val="none" w:sz="0" w:space="0" w:color="auto"/>
                <w:right w:val="none" w:sz="0" w:space="0" w:color="auto"/>
              </w:divBdr>
            </w:div>
            <w:div w:id="1369530565">
              <w:marLeft w:val="0"/>
              <w:marRight w:val="0"/>
              <w:marTop w:val="0"/>
              <w:marBottom w:val="0"/>
              <w:divBdr>
                <w:top w:val="none" w:sz="0" w:space="0" w:color="auto"/>
                <w:left w:val="none" w:sz="0" w:space="0" w:color="auto"/>
                <w:bottom w:val="none" w:sz="0" w:space="0" w:color="auto"/>
                <w:right w:val="none" w:sz="0" w:space="0" w:color="auto"/>
              </w:divBdr>
            </w:div>
            <w:div w:id="1369990737">
              <w:marLeft w:val="0"/>
              <w:marRight w:val="0"/>
              <w:marTop w:val="0"/>
              <w:marBottom w:val="0"/>
              <w:divBdr>
                <w:top w:val="none" w:sz="0" w:space="0" w:color="auto"/>
                <w:left w:val="none" w:sz="0" w:space="0" w:color="auto"/>
                <w:bottom w:val="none" w:sz="0" w:space="0" w:color="auto"/>
                <w:right w:val="none" w:sz="0" w:space="0" w:color="auto"/>
              </w:divBdr>
            </w:div>
            <w:div w:id="1370841384">
              <w:marLeft w:val="0"/>
              <w:marRight w:val="0"/>
              <w:marTop w:val="0"/>
              <w:marBottom w:val="0"/>
              <w:divBdr>
                <w:top w:val="none" w:sz="0" w:space="0" w:color="auto"/>
                <w:left w:val="none" w:sz="0" w:space="0" w:color="auto"/>
                <w:bottom w:val="none" w:sz="0" w:space="0" w:color="auto"/>
                <w:right w:val="none" w:sz="0" w:space="0" w:color="auto"/>
              </w:divBdr>
            </w:div>
            <w:div w:id="1371034890">
              <w:marLeft w:val="0"/>
              <w:marRight w:val="0"/>
              <w:marTop w:val="0"/>
              <w:marBottom w:val="0"/>
              <w:divBdr>
                <w:top w:val="none" w:sz="0" w:space="0" w:color="auto"/>
                <w:left w:val="none" w:sz="0" w:space="0" w:color="auto"/>
                <w:bottom w:val="none" w:sz="0" w:space="0" w:color="auto"/>
                <w:right w:val="none" w:sz="0" w:space="0" w:color="auto"/>
              </w:divBdr>
            </w:div>
            <w:div w:id="1376664738">
              <w:marLeft w:val="0"/>
              <w:marRight w:val="0"/>
              <w:marTop w:val="0"/>
              <w:marBottom w:val="0"/>
              <w:divBdr>
                <w:top w:val="none" w:sz="0" w:space="0" w:color="auto"/>
                <w:left w:val="none" w:sz="0" w:space="0" w:color="auto"/>
                <w:bottom w:val="none" w:sz="0" w:space="0" w:color="auto"/>
                <w:right w:val="none" w:sz="0" w:space="0" w:color="auto"/>
              </w:divBdr>
            </w:div>
            <w:div w:id="1377659187">
              <w:marLeft w:val="0"/>
              <w:marRight w:val="0"/>
              <w:marTop w:val="0"/>
              <w:marBottom w:val="0"/>
              <w:divBdr>
                <w:top w:val="none" w:sz="0" w:space="0" w:color="auto"/>
                <w:left w:val="none" w:sz="0" w:space="0" w:color="auto"/>
                <w:bottom w:val="none" w:sz="0" w:space="0" w:color="auto"/>
                <w:right w:val="none" w:sz="0" w:space="0" w:color="auto"/>
              </w:divBdr>
            </w:div>
            <w:div w:id="1378045187">
              <w:marLeft w:val="0"/>
              <w:marRight w:val="0"/>
              <w:marTop w:val="0"/>
              <w:marBottom w:val="0"/>
              <w:divBdr>
                <w:top w:val="none" w:sz="0" w:space="0" w:color="auto"/>
                <w:left w:val="none" w:sz="0" w:space="0" w:color="auto"/>
                <w:bottom w:val="none" w:sz="0" w:space="0" w:color="auto"/>
                <w:right w:val="none" w:sz="0" w:space="0" w:color="auto"/>
              </w:divBdr>
            </w:div>
            <w:div w:id="1378241994">
              <w:marLeft w:val="0"/>
              <w:marRight w:val="0"/>
              <w:marTop w:val="0"/>
              <w:marBottom w:val="0"/>
              <w:divBdr>
                <w:top w:val="none" w:sz="0" w:space="0" w:color="auto"/>
                <w:left w:val="none" w:sz="0" w:space="0" w:color="auto"/>
                <w:bottom w:val="none" w:sz="0" w:space="0" w:color="auto"/>
                <w:right w:val="none" w:sz="0" w:space="0" w:color="auto"/>
              </w:divBdr>
            </w:div>
            <w:div w:id="1382287779">
              <w:marLeft w:val="0"/>
              <w:marRight w:val="0"/>
              <w:marTop w:val="0"/>
              <w:marBottom w:val="0"/>
              <w:divBdr>
                <w:top w:val="none" w:sz="0" w:space="0" w:color="auto"/>
                <w:left w:val="none" w:sz="0" w:space="0" w:color="auto"/>
                <w:bottom w:val="none" w:sz="0" w:space="0" w:color="auto"/>
                <w:right w:val="none" w:sz="0" w:space="0" w:color="auto"/>
              </w:divBdr>
            </w:div>
            <w:div w:id="1382946762">
              <w:marLeft w:val="0"/>
              <w:marRight w:val="0"/>
              <w:marTop w:val="0"/>
              <w:marBottom w:val="0"/>
              <w:divBdr>
                <w:top w:val="none" w:sz="0" w:space="0" w:color="auto"/>
                <w:left w:val="none" w:sz="0" w:space="0" w:color="auto"/>
                <w:bottom w:val="none" w:sz="0" w:space="0" w:color="auto"/>
                <w:right w:val="none" w:sz="0" w:space="0" w:color="auto"/>
              </w:divBdr>
            </w:div>
            <w:div w:id="1384061782">
              <w:marLeft w:val="0"/>
              <w:marRight w:val="0"/>
              <w:marTop w:val="0"/>
              <w:marBottom w:val="0"/>
              <w:divBdr>
                <w:top w:val="none" w:sz="0" w:space="0" w:color="auto"/>
                <w:left w:val="none" w:sz="0" w:space="0" w:color="auto"/>
                <w:bottom w:val="none" w:sz="0" w:space="0" w:color="auto"/>
                <w:right w:val="none" w:sz="0" w:space="0" w:color="auto"/>
              </w:divBdr>
            </w:div>
            <w:div w:id="1390031513">
              <w:marLeft w:val="0"/>
              <w:marRight w:val="0"/>
              <w:marTop w:val="0"/>
              <w:marBottom w:val="0"/>
              <w:divBdr>
                <w:top w:val="none" w:sz="0" w:space="0" w:color="auto"/>
                <w:left w:val="none" w:sz="0" w:space="0" w:color="auto"/>
                <w:bottom w:val="none" w:sz="0" w:space="0" w:color="auto"/>
                <w:right w:val="none" w:sz="0" w:space="0" w:color="auto"/>
              </w:divBdr>
            </w:div>
            <w:div w:id="1390415976">
              <w:marLeft w:val="0"/>
              <w:marRight w:val="0"/>
              <w:marTop w:val="0"/>
              <w:marBottom w:val="0"/>
              <w:divBdr>
                <w:top w:val="none" w:sz="0" w:space="0" w:color="auto"/>
                <w:left w:val="none" w:sz="0" w:space="0" w:color="auto"/>
                <w:bottom w:val="none" w:sz="0" w:space="0" w:color="auto"/>
                <w:right w:val="none" w:sz="0" w:space="0" w:color="auto"/>
              </w:divBdr>
            </w:div>
            <w:div w:id="1392079251">
              <w:marLeft w:val="0"/>
              <w:marRight w:val="0"/>
              <w:marTop w:val="0"/>
              <w:marBottom w:val="0"/>
              <w:divBdr>
                <w:top w:val="none" w:sz="0" w:space="0" w:color="auto"/>
                <w:left w:val="none" w:sz="0" w:space="0" w:color="auto"/>
                <w:bottom w:val="none" w:sz="0" w:space="0" w:color="auto"/>
                <w:right w:val="none" w:sz="0" w:space="0" w:color="auto"/>
              </w:divBdr>
            </w:div>
            <w:div w:id="1392581660">
              <w:marLeft w:val="0"/>
              <w:marRight w:val="0"/>
              <w:marTop w:val="0"/>
              <w:marBottom w:val="0"/>
              <w:divBdr>
                <w:top w:val="none" w:sz="0" w:space="0" w:color="auto"/>
                <w:left w:val="none" w:sz="0" w:space="0" w:color="auto"/>
                <w:bottom w:val="none" w:sz="0" w:space="0" w:color="auto"/>
                <w:right w:val="none" w:sz="0" w:space="0" w:color="auto"/>
              </w:divBdr>
            </w:div>
            <w:div w:id="1393040694">
              <w:marLeft w:val="0"/>
              <w:marRight w:val="0"/>
              <w:marTop w:val="0"/>
              <w:marBottom w:val="0"/>
              <w:divBdr>
                <w:top w:val="none" w:sz="0" w:space="0" w:color="auto"/>
                <w:left w:val="none" w:sz="0" w:space="0" w:color="auto"/>
                <w:bottom w:val="none" w:sz="0" w:space="0" w:color="auto"/>
                <w:right w:val="none" w:sz="0" w:space="0" w:color="auto"/>
              </w:divBdr>
            </w:div>
            <w:div w:id="1395546406">
              <w:marLeft w:val="0"/>
              <w:marRight w:val="0"/>
              <w:marTop w:val="0"/>
              <w:marBottom w:val="0"/>
              <w:divBdr>
                <w:top w:val="none" w:sz="0" w:space="0" w:color="auto"/>
                <w:left w:val="none" w:sz="0" w:space="0" w:color="auto"/>
                <w:bottom w:val="none" w:sz="0" w:space="0" w:color="auto"/>
                <w:right w:val="none" w:sz="0" w:space="0" w:color="auto"/>
              </w:divBdr>
            </w:div>
            <w:div w:id="1403984743">
              <w:marLeft w:val="0"/>
              <w:marRight w:val="0"/>
              <w:marTop w:val="0"/>
              <w:marBottom w:val="0"/>
              <w:divBdr>
                <w:top w:val="none" w:sz="0" w:space="0" w:color="auto"/>
                <w:left w:val="none" w:sz="0" w:space="0" w:color="auto"/>
                <w:bottom w:val="none" w:sz="0" w:space="0" w:color="auto"/>
                <w:right w:val="none" w:sz="0" w:space="0" w:color="auto"/>
              </w:divBdr>
            </w:div>
            <w:div w:id="1404915463">
              <w:marLeft w:val="0"/>
              <w:marRight w:val="0"/>
              <w:marTop w:val="0"/>
              <w:marBottom w:val="0"/>
              <w:divBdr>
                <w:top w:val="none" w:sz="0" w:space="0" w:color="auto"/>
                <w:left w:val="none" w:sz="0" w:space="0" w:color="auto"/>
                <w:bottom w:val="none" w:sz="0" w:space="0" w:color="auto"/>
                <w:right w:val="none" w:sz="0" w:space="0" w:color="auto"/>
              </w:divBdr>
            </w:div>
            <w:div w:id="1407648067">
              <w:marLeft w:val="0"/>
              <w:marRight w:val="0"/>
              <w:marTop w:val="0"/>
              <w:marBottom w:val="0"/>
              <w:divBdr>
                <w:top w:val="none" w:sz="0" w:space="0" w:color="auto"/>
                <w:left w:val="none" w:sz="0" w:space="0" w:color="auto"/>
                <w:bottom w:val="none" w:sz="0" w:space="0" w:color="auto"/>
                <w:right w:val="none" w:sz="0" w:space="0" w:color="auto"/>
              </w:divBdr>
            </w:div>
            <w:div w:id="1407992799">
              <w:marLeft w:val="0"/>
              <w:marRight w:val="0"/>
              <w:marTop w:val="0"/>
              <w:marBottom w:val="0"/>
              <w:divBdr>
                <w:top w:val="none" w:sz="0" w:space="0" w:color="auto"/>
                <w:left w:val="none" w:sz="0" w:space="0" w:color="auto"/>
                <w:bottom w:val="none" w:sz="0" w:space="0" w:color="auto"/>
                <w:right w:val="none" w:sz="0" w:space="0" w:color="auto"/>
              </w:divBdr>
            </w:div>
            <w:div w:id="1409033738">
              <w:marLeft w:val="0"/>
              <w:marRight w:val="0"/>
              <w:marTop w:val="0"/>
              <w:marBottom w:val="0"/>
              <w:divBdr>
                <w:top w:val="none" w:sz="0" w:space="0" w:color="auto"/>
                <w:left w:val="none" w:sz="0" w:space="0" w:color="auto"/>
                <w:bottom w:val="none" w:sz="0" w:space="0" w:color="auto"/>
                <w:right w:val="none" w:sz="0" w:space="0" w:color="auto"/>
              </w:divBdr>
            </w:div>
            <w:div w:id="1409229192">
              <w:marLeft w:val="0"/>
              <w:marRight w:val="0"/>
              <w:marTop w:val="0"/>
              <w:marBottom w:val="0"/>
              <w:divBdr>
                <w:top w:val="none" w:sz="0" w:space="0" w:color="auto"/>
                <w:left w:val="none" w:sz="0" w:space="0" w:color="auto"/>
                <w:bottom w:val="none" w:sz="0" w:space="0" w:color="auto"/>
                <w:right w:val="none" w:sz="0" w:space="0" w:color="auto"/>
              </w:divBdr>
            </w:div>
            <w:div w:id="1409305340">
              <w:marLeft w:val="0"/>
              <w:marRight w:val="0"/>
              <w:marTop w:val="0"/>
              <w:marBottom w:val="0"/>
              <w:divBdr>
                <w:top w:val="none" w:sz="0" w:space="0" w:color="auto"/>
                <w:left w:val="none" w:sz="0" w:space="0" w:color="auto"/>
                <w:bottom w:val="none" w:sz="0" w:space="0" w:color="auto"/>
                <w:right w:val="none" w:sz="0" w:space="0" w:color="auto"/>
              </w:divBdr>
            </w:div>
            <w:div w:id="1411073638">
              <w:marLeft w:val="0"/>
              <w:marRight w:val="0"/>
              <w:marTop w:val="0"/>
              <w:marBottom w:val="0"/>
              <w:divBdr>
                <w:top w:val="none" w:sz="0" w:space="0" w:color="auto"/>
                <w:left w:val="none" w:sz="0" w:space="0" w:color="auto"/>
                <w:bottom w:val="none" w:sz="0" w:space="0" w:color="auto"/>
                <w:right w:val="none" w:sz="0" w:space="0" w:color="auto"/>
              </w:divBdr>
            </w:div>
            <w:div w:id="1411655807">
              <w:marLeft w:val="0"/>
              <w:marRight w:val="0"/>
              <w:marTop w:val="0"/>
              <w:marBottom w:val="0"/>
              <w:divBdr>
                <w:top w:val="none" w:sz="0" w:space="0" w:color="auto"/>
                <w:left w:val="none" w:sz="0" w:space="0" w:color="auto"/>
                <w:bottom w:val="none" w:sz="0" w:space="0" w:color="auto"/>
                <w:right w:val="none" w:sz="0" w:space="0" w:color="auto"/>
              </w:divBdr>
            </w:div>
            <w:div w:id="1411852158">
              <w:marLeft w:val="0"/>
              <w:marRight w:val="0"/>
              <w:marTop w:val="0"/>
              <w:marBottom w:val="0"/>
              <w:divBdr>
                <w:top w:val="none" w:sz="0" w:space="0" w:color="auto"/>
                <w:left w:val="none" w:sz="0" w:space="0" w:color="auto"/>
                <w:bottom w:val="none" w:sz="0" w:space="0" w:color="auto"/>
                <w:right w:val="none" w:sz="0" w:space="0" w:color="auto"/>
              </w:divBdr>
            </w:div>
            <w:div w:id="1412045715">
              <w:marLeft w:val="0"/>
              <w:marRight w:val="0"/>
              <w:marTop w:val="0"/>
              <w:marBottom w:val="0"/>
              <w:divBdr>
                <w:top w:val="none" w:sz="0" w:space="0" w:color="auto"/>
                <w:left w:val="none" w:sz="0" w:space="0" w:color="auto"/>
                <w:bottom w:val="none" w:sz="0" w:space="0" w:color="auto"/>
                <w:right w:val="none" w:sz="0" w:space="0" w:color="auto"/>
              </w:divBdr>
            </w:div>
            <w:div w:id="1412389640">
              <w:marLeft w:val="0"/>
              <w:marRight w:val="0"/>
              <w:marTop w:val="0"/>
              <w:marBottom w:val="0"/>
              <w:divBdr>
                <w:top w:val="none" w:sz="0" w:space="0" w:color="auto"/>
                <w:left w:val="none" w:sz="0" w:space="0" w:color="auto"/>
                <w:bottom w:val="none" w:sz="0" w:space="0" w:color="auto"/>
                <w:right w:val="none" w:sz="0" w:space="0" w:color="auto"/>
              </w:divBdr>
            </w:div>
            <w:div w:id="1412702979">
              <w:marLeft w:val="0"/>
              <w:marRight w:val="0"/>
              <w:marTop w:val="0"/>
              <w:marBottom w:val="0"/>
              <w:divBdr>
                <w:top w:val="none" w:sz="0" w:space="0" w:color="auto"/>
                <w:left w:val="none" w:sz="0" w:space="0" w:color="auto"/>
                <w:bottom w:val="none" w:sz="0" w:space="0" w:color="auto"/>
                <w:right w:val="none" w:sz="0" w:space="0" w:color="auto"/>
              </w:divBdr>
            </w:div>
            <w:div w:id="1418676074">
              <w:marLeft w:val="0"/>
              <w:marRight w:val="0"/>
              <w:marTop w:val="0"/>
              <w:marBottom w:val="0"/>
              <w:divBdr>
                <w:top w:val="none" w:sz="0" w:space="0" w:color="auto"/>
                <w:left w:val="none" w:sz="0" w:space="0" w:color="auto"/>
                <w:bottom w:val="none" w:sz="0" w:space="0" w:color="auto"/>
                <w:right w:val="none" w:sz="0" w:space="0" w:color="auto"/>
              </w:divBdr>
            </w:div>
            <w:div w:id="1418939846">
              <w:marLeft w:val="0"/>
              <w:marRight w:val="0"/>
              <w:marTop w:val="0"/>
              <w:marBottom w:val="0"/>
              <w:divBdr>
                <w:top w:val="none" w:sz="0" w:space="0" w:color="auto"/>
                <w:left w:val="none" w:sz="0" w:space="0" w:color="auto"/>
                <w:bottom w:val="none" w:sz="0" w:space="0" w:color="auto"/>
                <w:right w:val="none" w:sz="0" w:space="0" w:color="auto"/>
              </w:divBdr>
            </w:div>
            <w:div w:id="1420909880">
              <w:marLeft w:val="0"/>
              <w:marRight w:val="0"/>
              <w:marTop w:val="0"/>
              <w:marBottom w:val="0"/>
              <w:divBdr>
                <w:top w:val="none" w:sz="0" w:space="0" w:color="auto"/>
                <w:left w:val="none" w:sz="0" w:space="0" w:color="auto"/>
                <w:bottom w:val="none" w:sz="0" w:space="0" w:color="auto"/>
                <w:right w:val="none" w:sz="0" w:space="0" w:color="auto"/>
              </w:divBdr>
            </w:div>
            <w:div w:id="1421561846">
              <w:marLeft w:val="0"/>
              <w:marRight w:val="0"/>
              <w:marTop w:val="0"/>
              <w:marBottom w:val="0"/>
              <w:divBdr>
                <w:top w:val="none" w:sz="0" w:space="0" w:color="auto"/>
                <w:left w:val="none" w:sz="0" w:space="0" w:color="auto"/>
                <w:bottom w:val="none" w:sz="0" w:space="0" w:color="auto"/>
                <w:right w:val="none" w:sz="0" w:space="0" w:color="auto"/>
              </w:divBdr>
            </w:div>
            <w:div w:id="1421634333">
              <w:marLeft w:val="0"/>
              <w:marRight w:val="0"/>
              <w:marTop w:val="0"/>
              <w:marBottom w:val="0"/>
              <w:divBdr>
                <w:top w:val="none" w:sz="0" w:space="0" w:color="auto"/>
                <w:left w:val="none" w:sz="0" w:space="0" w:color="auto"/>
                <w:bottom w:val="none" w:sz="0" w:space="0" w:color="auto"/>
                <w:right w:val="none" w:sz="0" w:space="0" w:color="auto"/>
              </w:divBdr>
            </w:div>
            <w:div w:id="1423070638">
              <w:marLeft w:val="0"/>
              <w:marRight w:val="0"/>
              <w:marTop w:val="0"/>
              <w:marBottom w:val="0"/>
              <w:divBdr>
                <w:top w:val="none" w:sz="0" w:space="0" w:color="auto"/>
                <w:left w:val="none" w:sz="0" w:space="0" w:color="auto"/>
                <w:bottom w:val="none" w:sz="0" w:space="0" w:color="auto"/>
                <w:right w:val="none" w:sz="0" w:space="0" w:color="auto"/>
              </w:divBdr>
            </w:div>
            <w:div w:id="1425956755">
              <w:marLeft w:val="0"/>
              <w:marRight w:val="0"/>
              <w:marTop w:val="0"/>
              <w:marBottom w:val="0"/>
              <w:divBdr>
                <w:top w:val="none" w:sz="0" w:space="0" w:color="auto"/>
                <w:left w:val="none" w:sz="0" w:space="0" w:color="auto"/>
                <w:bottom w:val="none" w:sz="0" w:space="0" w:color="auto"/>
                <w:right w:val="none" w:sz="0" w:space="0" w:color="auto"/>
              </w:divBdr>
            </w:div>
            <w:div w:id="1427579209">
              <w:marLeft w:val="0"/>
              <w:marRight w:val="0"/>
              <w:marTop w:val="0"/>
              <w:marBottom w:val="0"/>
              <w:divBdr>
                <w:top w:val="none" w:sz="0" w:space="0" w:color="auto"/>
                <w:left w:val="none" w:sz="0" w:space="0" w:color="auto"/>
                <w:bottom w:val="none" w:sz="0" w:space="0" w:color="auto"/>
                <w:right w:val="none" w:sz="0" w:space="0" w:color="auto"/>
              </w:divBdr>
            </w:div>
            <w:div w:id="1428187520">
              <w:marLeft w:val="0"/>
              <w:marRight w:val="0"/>
              <w:marTop w:val="0"/>
              <w:marBottom w:val="0"/>
              <w:divBdr>
                <w:top w:val="none" w:sz="0" w:space="0" w:color="auto"/>
                <w:left w:val="none" w:sz="0" w:space="0" w:color="auto"/>
                <w:bottom w:val="none" w:sz="0" w:space="0" w:color="auto"/>
                <w:right w:val="none" w:sz="0" w:space="0" w:color="auto"/>
              </w:divBdr>
            </w:div>
            <w:div w:id="1429422079">
              <w:marLeft w:val="0"/>
              <w:marRight w:val="0"/>
              <w:marTop w:val="0"/>
              <w:marBottom w:val="0"/>
              <w:divBdr>
                <w:top w:val="none" w:sz="0" w:space="0" w:color="auto"/>
                <w:left w:val="none" w:sz="0" w:space="0" w:color="auto"/>
                <w:bottom w:val="none" w:sz="0" w:space="0" w:color="auto"/>
                <w:right w:val="none" w:sz="0" w:space="0" w:color="auto"/>
              </w:divBdr>
            </w:div>
            <w:div w:id="1430858742">
              <w:marLeft w:val="0"/>
              <w:marRight w:val="0"/>
              <w:marTop w:val="0"/>
              <w:marBottom w:val="0"/>
              <w:divBdr>
                <w:top w:val="none" w:sz="0" w:space="0" w:color="auto"/>
                <w:left w:val="none" w:sz="0" w:space="0" w:color="auto"/>
                <w:bottom w:val="none" w:sz="0" w:space="0" w:color="auto"/>
                <w:right w:val="none" w:sz="0" w:space="0" w:color="auto"/>
              </w:divBdr>
            </w:div>
            <w:div w:id="1433087623">
              <w:marLeft w:val="0"/>
              <w:marRight w:val="0"/>
              <w:marTop w:val="0"/>
              <w:marBottom w:val="0"/>
              <w:divBdr>
                <w:top w:val="none" w:sz="0" w:space="0" w:color="auto"/>
                <w:left w:val="none" w:sz="0" w:space="0" w:color="auto"/>
                <w:bottom w:val="none" w:sz="0" w:space="0" w:color="auto"/>
                <w:right w:val="none" w:sz="0" w:space="0" w:color="auto"/>
              </w:divBdr>
            </w:div>
            <w:div w:id="1434864463">
              <w:marLeft w:val="0"/>
              <w:marRight w:val="0"/>
              <w:marTop w:val="0"/>
              <w:marBottom w:val="0"/>
              <w:divBdr>
                <w:top w:val="none" w:sz="0" w:space="0" w:color="auto"/>
                <w:left w:val="none" w:sz="0" w:space="0" w:color="auto"/>
                <w:bottom w:val="none" w:sz="0" w:space="0" w:color="auto"/>
                <w:right w:val="none" w:sz="0" w:space="0" w:color="auto"/>
              </w:divBdr>
            </w:div>
            <w:div w:id="1436903785">
              <w:marLeft w:val="0"/>
              <w:marRight w:val="0"/>
              <w:marTop w:val="0"/>
              <w:marBottom w:val="0"/>
              <w:divBdr>
                <w:top w:val="none" w:sz="0" w:space="0" w:color="auto"/>
                <w:left w:val="none" w:sz="0" w:space="0" w:color="auto"/>
                <w:bottom w:val="none" w:sz="0" w:space="0" w:color="auto"/>
                <w:right w:val="none" w:sz="0" w:space="0" w:color="auto"/>
              </w:divBdr>
            </w:div>
            <w:div w:id="1437363798">
              <w:marLeft w:val="0"/>
              <w:marRight w:val="0"/>
              <w:marTop w:val="0"/>
              <w:marBottom w:val="0"/>
              <w:divBdr>
                <w:top w:val="none" w:sz="0" w:space="0" w:color="auto"/>
                <w:left w:val="none" w:sz="0" w:space="0" w:color="auto"/>
                <w:bottom w:val="none" w:sz="0" w:space="0" w:color="auto"/>
                <w:right w:val="none" w:sz="0" w:space="0" w:color="auto"/>
              </w:divBdr>
            </w:div>
            <w:div w:id="1440102134">
              <w:marLeft w:val="0"/>
              <w:marRight w:val="0"/>
              <w:marTop w:val="0"/>
              <w:marBottom w:val="0"/>
              <w:divBdr>
                <w:top w:val="none" w:sz="0" w:space="0" w:color="auto"/>
                <w:left w:val="none" w:sz="0" w:space="0" w:color="auto"/>
                <w:bottom w:val="none" w:sz="0" w:space="0" w:color="auto"/>
                <w:right w:val="none" w:sz="0" w:space="0" w:color="auto"/>
              </w:divBdr>
            </w:div>
            <w:div w:id="1441022293">
              <w:marLeft w:val="0"/>
              <w:marRight w:val="0"/>
              <w:marTop w:val="0"/>
              <w:marBottom w:val="0"/>
              <w:divBdr>
                <w:top w:val="none" w:sz="0" w:space="0" w:color="auto"/>
                <w:left w:val="none" w:sz="0" w:space="0" w:color="auto"/>
                <w:bottom w:val="none" w:sz="0" w:space="0" w:color="auto"/>
                <w:right w:val="none" w:sz="0" w:space="0" w:color="auto"/>
              </w:divBdr>
            </w:div>
            <w:div w:id="1441875793">
              <w:marLeft w:val="0"/>
              <w:marRight w:val="0"/>
              <w:marTop w:val="0"/>
              <w:marBottom w:val="0"/>
              <w:divBdr>
                <w:top w:val="none" w:sz="0" w:space="0" w:color="auto"/>
                <w:left w:val="none" w:sz="0" w:space="0" w:color="auto"/>
                <w:bottom w:val="none" w:sz="0" w:space="0" w:color="auto"/>
                <w:right w:val="none" w:sz="0" w:space="0" w:color="auto"/>
              </w:divBdr>
            </w:div>
            <w:div w:id="1443066786">
              <w:marLeft w:val="0"/>
              <w:marRight w:val="0"/>
              <w:marTop w:val="0"/>
              <w:marBottom w:val="0"/>
              <w:divBdr>
                <w:top w:val="none" w:sz="0" w:space="0" w:color="auto"/>
                <w:left w:val="none" w:sz="0" w:space="0" w:color="auto"/>
                <w:bottom w:val="none" w:sz="0" w:space="0" w:color="auto"/>
                <w:right w:val="none" w:sz="0" w:space="0" w:color="auto"/>
              </w:divBdr>
            </w:div>
            <w:div w:id="1443381862">
              <w:marLeft w:val="0"/>
              <w:marRight w:val="0"/>
              <w:marTop w:val="0"/>
              <w:marBottom w:val="0"/>
              <w:divBdr>
                <w:top w:val="none" w:sz="0" w:space="0" w:color="auto"/>
                <w:left w:val="none" w:sz="0" w:space="0" w:color="auto"/>
                <w:bottom w:val="none" w:sz="0" w:space="0" w:color="auto"/>
                <w:right w:val="none" w:sz="0" w:space="0" w:color="auto"/>
              </w:divBdr>
            </w:div>
            <w:div w:id="1446730466">
              <w:marLeft w:val="0"/>
              <w:marRight w:val="0"/>
              <w:marTop w:val="0"/>
              <w:marBottom w:val="0"/>
              <w:divBdr>
                <w:top w:val="none" w:sz="0" w:space="0" w:color="auto"/>
                <w:left w:val="none" w:sz="0" w:space="0" w:color="auto"/>
                <w:bottom w:val="none" w:sz="0" w:space="0" w:color="auto"/>
                <w:right w:val="none" w:sz="0" w:space="0" w:color="auto"/>
              </w:divBdr>
            </w:div>
            <w:div w:id="1447432274">
              <w:marLeft w:val="0"/>
              <w:marRight w:val="0"/>
              <w:marTop w:val="0"/>
              <w:marBottom w:val="0"/>
              <w:divBdr>
                <w:top w:val="none" w:sz="0" w:space="0" w:color="auto"/>
                <w:left w:val="none" w:sz="0" w:space="0" w:color="auto"/>
                <w:bottom w:val="none" w:sz="0" w:space="0" w:color="auto"/>
                <w:right w:val="none" w:sz="0" w:space="0" w:color="auto"/>
              </w:divBdr>
            </w:div>
            <w:div w:id="1447432715">
              <w:marLeft w:val="0"/>
              <w:marRight w:val="0"/>
              <w:marTop w:val="0"/>
              <w:marBottom w:val="0"/>
              <w:divBdr>
                <w:top w:val="none" w:sz="0" w:space="0" w:color="auto"/>
                <w:left w:val="none" w:sz="0" w:space="0" w:color="auto"/>
                <w:bottom w:val="none" w:sz="0" w:space="0" w:color="auto"/>
                <w:right w:val="none" w:sz="0" w:space="0" w:color="auto"/>
              </w:divBdr>
            </w:div>
            <w:div w:id="1449350077">
              <w:marLeft w:val="0"/>
              <w:marRight w:val="0"/>
              <w:marTop w:val="0"/>
              <w:marBottom w:val="0"/>
              <w:divBdr>
                <w:top w:val="none" w:sz="0" w:space="0" w:color="auto"/>
                <w:left w:val="none" w:sz="0" w:space="0" w:color="auto"/>
                <w:bottom w:val="none" w:sz="0" w:space="0" w:color="auto"/>
                <w:right w:val="none" w:sz="0" w:space="0" w:color="auto"/>
              </w:divBdr>
            </w:div>
            <w:div w:id="1452361004">
              <w:marLeft w:val="0"/>
              <w:marRight w:val="0"/>
              <w:marTop w:val="0"/>
              <w:marBottom w:val="0"/>
              <w:divBdr>
                <w:top w:val="none" w:sz="0" w:space="0" w:color="auto"/>
                <w:left w:val="none" w:sz="0" w:space="0" w:color="auto"/>
                <w:bottom w:val="none" w:sz="0" w:space="0" w:color="auto"/>
                <w:right w:val="none" w:sz="0" w:space="0" w:color="auto"/>
              </w:divBdr>
            </w:div>
            <w:div w:id="1452432909">
              <w:marLeft w:val="0"/>
              <w:marRight w:val="0"/>
              <w:marTop w:val="0"/>
              <w:marBottom w:val="0"/>
              <w:divBdr>
                <w:top w:val="none" w:sz="0" w:space="0" w:color="auto"/>
                <w:left w:val="none" w:sz="0" w:space="0" w:color="auto"/>
                <w:bottom w:val="none" w:sz="0" w:space="0" w:color="auto"/>
                <w:right w:val="none" w:sz="0" w:space="0" w:color="auto"/>
              </w:divBdr>
            </w:div>
            <w:div w:id="1453208679">
              <w:marLeft w:val="0"/>
              <w:marRight w:val="0"/>
              <w:marTop w:val="0"/>
              <w:marBottom w:val="0"/>
              <w:divBdr>
                <w:top w:val="none" w:sz="0" w:space="0" w:color="auto"/>
                <w:left w:val="none" w:sz="0" w:space="0" w:color="auto"/>
                <w:bottom w:val="none" w:sz="0" w:space="0" w:color="auto"/>
                <w:right w:val="none" w:sz="0" w:space="0" w:color="auto"/>
              </w:divBdr>
            </w:div>
            <w:div w:id="1453598756">
              <w:marLeft w:val="0"/>
              <w:marRight w:val="0"/>
              <w:marTop w:val="0"/>
              <w:marBottom w:val="0"/>
              <w:divBdr>
                <w:top w:val="none" w:sz="0" w:space="0" w:color="auto"/>
                <w:left w:val="none" w:sz="0" w:space="0" w:color="auto"/>
                <w:bottom w:val="none" w:sz="0" w:space="0" w:color="auto"/>
                <w:right w:val="none" w:sz="0" w:space="0" w:color="auto"/>
              </w:divBdr>
            </w:div>
            <w:div w:id="1457792004">
              <w:marLeft w:val="0"/>
              <w:marRight w:val="0"/>
              <w:marTop w:val="0"/>
              <w:marBottom w:val="0"/>
              <w:divBdr>
                <w:top w:val="none" w:sz="0" w:space="0" w:color="auto"/>
                <w:left w:val="none" w:sz="0" w:space="0" w:color="auto"/>
                <w:bottom w:val="none" w:sz="0" w:space="0" w:color="auto"/>
                <w:right w:val="none" w:sz="0" w:space="0" w:color="auto"/>
              </w:divBdr>
            </w:div>
            <w:div w:id="1458910396">
              <w:marLeft w:val="0"/>
              <w:marRight w:val="0"/>
              <w:marTop w:val="0"/>
              <w:marBottom w:val="0"/>
              <w:divBdr>
                <w:top w:val="none" w:sz="0" w:space="0" w:color="auto"/>
                <w:left w:val="none" w:sz="0" w:space="0" w:color="auto"/>
                <w:bottom w:val="none" w:sz="0" w:space="0" w:color="auto"/>
                <w:right w:val="none" w:sz="0" w:space="0" w:color="auto"/>
              </w:divBdr>
            </w:div>
            <w:div w:id="1459840806">
              <w:marLeft w:val="0"/>
              <w:marRight w:val="0"/>
              <w:marTop w:val="0"/>
              <w:marBottom w:val="0"/>
              <w:divBdr>
                <w:top w:val="none" w:sz="0" w:space="0" w:color="auto"/>
                <w:left w:val="none" w:sz="0" w:space="0" w:color="auto"/>
                <w:bottom w:val="none" w:sz="0" w:space="0" w:color="auto"/>
                <w:right w:val="none" w:sz="0" w:space="0" w:color="auto"/>
              </w:divBdr>
            </w:div>
            <w:div w:id="1461530908">
              <w:marLeft w:val="0"/>
              <w:marRight w:val="0"/>
              <w:marTop w:val="0"/>
              <w:marBottom w:val="0"/>
              <w:divBdr>
                <w:top w:val="none" w:sz="0" w:space="0" w:color="auto"/>
                <w:left w:val="none" w:sz="0" w:space="0" w:color="auto"/>
                <w:bottom w:val="none" w:sz="0" w:space="0" w:color="auto"/>
                <w:right w:val="none" w:sz="0" w:space="0" w:color="auto"/>
              </w:divBdr>
            </w:div>
            <w:div w:id="1462453239">
              <w:marLeft w:val="0"/>
              <w:marRight w:val="0"/>
              <w:marTop w:val="0"/>
              <w:marBottom w:val="0"/>
              <w:divBdr>
                <w:top w:val="none" w:sz="0" w:space="0" w:color="auto"/>
                <w:left w:val="none" w:sz="0" w:space="0" w:color="auto"/>
                <w:bottom w:val="none" w:sz="0" w:space="0" w:color="auto"/>
                <w:right w:val="none" w:sz="0" w:space="0" w:color="auto"/>
              </w:divBdr>
            </w:div>
            <w:div w:id="1462533917">
              <w:marLeft w:val="0"/>
              <w:marRight w:val="0"/>
              <w:marTop w:val="0"/>
              <w:marBottom w:val="0"/>
              <w:divBdr>
                <w:top w:val="none" w:sz="0" w:space="0" w:color="auto"/>
                <w:left w:val="none" w:sz="0" w:space="0" w:color="auto"/>
                <w:bottom w:val="none" w:sz="0" w:space="0" w:color="auto"/>
                <w:right w:val="none" w:sz="0" w:space="0" w:color="auto"/>
              </w:divBdr>
            </w:div>
            <w:div w:id="1463427634">
              <w:marLeft w:val="0"/>
              <w:marRight w:val="0"/>
              <w:marTop w:val="0"/>
              <w:marBottom w:val="0"/>
              <w:divBdr>
                <w:top w:val="none" w:sz="0" w:space="0" w:color="auto"/>
                <w:left w:val="none" w:sz="0" w:space="0" w:color="auto"/>
                <w:bottom w:val="none" w:sz="0" w:space="0" w:color="auto"/>
                <w:right w:val="none" w:sz="0" w:space="0" w:color="auto"/>
              </w:divBdr>
            </w:div>
            <w:div w:id="1464155827">
              <w:marLeft w:val="0"/>
              <w:marRight w:val="0"/>
              <w:marTop w:val="0"/>
              <w:marBottom w:val="0"/>
              <w:divBdr>
                <w:top w:val="none" w:sz="0" w:space="0" w:color="auto"/>
                <w:left w:val="none" w:sz="0" w:space="0" w:color="auto"/>
                <w:bottom w:val="none" w:sz="0" w:space="0" w:color="auto"/>
                <w:right w:val="none" w:sz="0" w:space="0" w:color="auto"/>
              </w:divBdr>
            </w:div>
            <w:div w:id="1464537672">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 w:id="1466044238">
              <w:marLeft w:val="0"/>
              <w:marRight w:val="0"/>
              <w:marTop w:val="0"/>
              <w:marBottom w:val="0"/>
              <w:divBdr>
                <w:top w:val="none" w:sz="0" w:space="0" w:color="auto"/>
                <w:left w:val="none" w:sz="0" w:space="0" w:color="auto"/>
                <w:bottom w:val="none" w:sz="0" w:space="0" w:color="auto"/>
                <w:right w:val="none" w:sz="0" w:space="0" w:color="auto"/>
              </w:divBdr>
            </w:div>
            <w:div w:id="1468162898">
              <w:marLeft w:val="0"/>
              <w:marRight w:val="0"/>
              <w:marTop w:val="0"/>
              <w:marBottom w:val="0"/>
              <w:divBdr>
                <w:top w:val="none" w:sz="0" w:space="0" w:color="auto"/>
                <w:left w:val="none" w:sz="0" w:space="0" w:color="auto"/>
                <w:bottom w:val="none" w:sz="0" w:space="0" w:color="auto"/>
                <w:right w:val="none" w:sz="0" w:space="0" w:color="auto"/>
              </w:divBdr>
            </w:div>
            <w:div w:id="1468820698">
              <w:marLeft w:val="0"/>
              <w:marRight w:val="0"/>
              <w:marTop w:val="0"/>
              <w:marBottom w:val="0"/>
              <w:divBdr>
                <w:top w:val="none" w:sz="0" w:space="0" w:color="auto"/>
                <w:left w:val="none" w:sz="0" w:space="0" w:color="auto"/>
                <w:bottom w:val="none" w:sz="0" w:space="0" w:color="auto"/>
                <w:right w:val="none" w:sz="0" w:space="0" w:color="auto"/>
              </w:divBdr>
            </w:div>
            <w:div w:id="1469130186">
              <w:marLeft w:val="0"/>
              <w:marRight w:val="0"/>
              <w:marTop w:val="0"/>
              <w:marBottom w:val="0"/>
              <w:divBdr>
                <w:top w:val="none" w:sz="0" w:space="0" w:color="auto"/>
                <w:left w:val="none" w:sz="0" w:space="0" w:color="auto"/>
                <w:bottom w:val="none" w:sz="0" w:space="0" w:color="auto"/>
                <w:right w:val="none" w:sz="0" w:space="0" w:color="auto"/>
              </w:divBdr>
            </w:div>
            <w:div w:id="1469543738">
              <w:marLeft w:val="0"/>
              <w:marRight w:val="0"/>
              <w:marTop w:val="0"/>
              <w:marBottom w:val="0"/>
              <w:divBdr>
                <w:top w:val="none" w:sz="0" w:space="0" w:color="auto"/>
                <w:left w:val="none" w:sz="0" w:space="0" w:color="auto"/>
                <w:bottom w:val="none" w:sz="0" w:space="0" w:color="auto"/>
                <w:right w:val="none" w:sz="0" w:space="0" w:color="auto"/>
              </w:divBdr>
            </w:div>
            <w:div w:id="1469784267">
              <w:marLeft w:val="0"/>
              <w:marRight w:val="0"/>
              <w:marTop w:val="0"/>
              <w:marBottom w:val="0"/>
              <w:divBdr>
                <w:top w:val="none" w:sz="0" w:space="0" w:color="auto"/>
                <w:left w:val="none" w:sz="0" w:space="0" w:color="auto"/>
                <w:bottom w:val="none" w:sz="0" w:space="0" w:color="auto"/>
                <w:right w:val="none" w:sz="0" w:space="0" w:color="auto"/>
              </w:divBdr>
            </w:div>
            <w:div w:id="1470439051">
              <w:marLeft w:val="0"/>
              <w:marRight w:val="0"/>
              <w:marTop w:val="0"/>
              <w:marBottom w:val="0"/>
              <w:divBdr>
                <w:top w:val="none" w:sz="0" w:space="0" w:color="auto"/>
                <w:left w:val="none" w:sz="0" w:space="0" w:color="auto"/>
                <w:bottom w:val="none" w:sz="0" w:space="0" w:color="auto"/>
                <w:right w:val="none" w:sz="0" w:space="0" w:color="auto"/>
              </w:divBdr>
            </w:div>
            <w:div w:id="1470781178">
              <w:marLeft w:val="0"/>
              <w:marRight w:val="0"/>
              <w:marTop w:val="0"/>
              <w:marBottom w:val="0"/>
              <w:divBdr>
                <w:top w:val="none" w:sz="0" w:space="0" w:color="auto"/>
                <w:left w:val="none" w:sz="0" w:space="0" w:color="auto"/>
                <w:bottom w:val="none" w:sz="0" w:space="0" w:color="auto"/>
                <w:right w:val="none" w:sz="0" w:space="0" w:color="auto"/>
              </w:divBdr>
            </w:div>
            <w:div w:id="1474322976">
              <w:marLeft w:val="0"/>
              <w:marRight w:val="0"/>
              <w:marTop w:val="0"/>
              <w:marBottom w:val="0"/>
              <w:divBdr>
                <w:top w:val="none" w:sz="0" w:space="0" w:color="auto"/>
                <w:left w:val="none" w:sz="0" w:space="0" w:color="auto"/>
                <w:bottom w:val="none" w:sz="0" w:space="0" w:color="auto"/>
                <w:right w:val="none" w:sz="0" w:space="0" w:color="auto"/>
              </w:divBdr>
            </w:div>
            <w:div w:id="1478256964">
              <w:marLeft w:val="0"/>
              <w:marRight w:val="0"/>
              <w:marTop w:val="0"/>
              <w:marBottom w:val="0"/>
              <w:divBdr>
                <w:top w:val="none" w:sz="0" w:space="0" w:color="auto"/>
                <w:left w:val="none" w:sz="0" w:space="0" w:color="auto"/>
                <w:bottom w:val="none" w:sz="0" w:space="0" w:color="auto"/>
                <w:right w:val="none" w:sz="0" w:space="0" w:color="auto"/>
              </w:divBdr>
            </w:div>
            <w:div w:id="1478570325">
              <w:marLeft w:val="0"/>
              <w:marRight w:val="0"/>
              <w:marTop w:val="0"/>
              <w:marBottom w:val="0"/>
              <w:divBdr>
                <w:top w:val="none" w:sz="0" w:space="0" w:color="auto"/>
                <w:left w:val="none" w:sz="0" w:space="0" w:color="auto"/>
                <w:bottom w:val="none" w:sz="0" w:space="0" w:color="auto"/>
                <w:right w:val="none" w:sz="0" w:space="0" w:color="auto"/>
              </w:divBdr>
            </w:div>
            <w:div w:id="1482380957">
              <w:marLeft w:val="0"/>
              <w:marRight w:val="0"/>
              <w:marTop w:val="0"/>
              <w:marBottom w:val="0"/>
              <w:divBdr>
                <w:top w:val="none" w:sz="0" w:space="0" w:color="auto"/>
                <w:left w:val="none" w:sz="0" w:space="0" w:color="auto"/>
                <w:bottom w:val="none" w:sz="0" w:space="0" w:color="auto"/>
                <w:right w:val="none" w:sz="0" w:space="0" w:color="auto"/>
              </w:divBdr>
            </w:div>
            <w:div w:id="1485583293">
              <w:marLeft w:val="0"/>
              <w:marRight w:val="0"/>
              <w:marTop w:val="0"/>
              <w:marBottom w:val="0"/>
              <w:divBdr>
                <w:top w:val="none" w:sz="0" w:space="0" w:color="auto"/>
                <w:left w:val="none" w:sz="0" w:space="0" w:color="auto"/>
                <w:bottom w:val="none" w:sz="0" w:space="0" w:color="auto"/>
                <w:right w:val="none" w:sz="0" w:space="0" w:color="auto"/>
              </w:divBdr>
            </w:div>
            <w:div w:id="1485659776">
              <w:marLeft w:val="0"/>
              <w:marRight w:val="0"/>
              <w:marTop w:val="0"/>
              <w:marBottom w:val="0"/>
              <w:divBdr>
                <w:top w:val="none" w:sz="0" w:space="0" w:color="auto"/>
                <w:left w:val="none" w:sz="0" w:space="0" w:color="auto"/>
                <w:bottom w:val="none" w:sz="0" w:space="0" w:color="auto"/>
                <w:right w:val="none" w:sz="0" w:space="0" w:color="auto"/>
              </w:divBdr>
            </w:div>
            <w:div w:id="1487041668">
              <w:marLeft w:val="0"/>
              <w:marRight w:val="0"/>
              <w:marTop w:val="0"/>
              <w:marBottom w:val="0"/>
              <w:divBdr>
                <w:top w:val="none" w:sz="0" w:space="0" w:color="auto"/>
                <w:left w:val="none" w:sz="0" w:space="0" w:color="auto"/>
                <w:bottom w:val="none" w:sz="0" w:space="0" w:color="auto"/>
                <w:right w:val="none" w:sz="0" w:space="0" w:color="auto"/>
              </w:divBdr>
            </w:div>
            <w:div w:id="1487088071">
              <w:marLeft w:val="0"/>
              <w:marRight w:val="0"/>
              <w:marTop w:val="0"/>
              <w:marBottom w:val="0"/>
              <w:divBdr>
                <w:top w:val="none" w:sz="0" w:space="0" w:color="auto"/>
                <w:left w:val="none" w:sz="0" w:space="0" w:color="auto"/>
                <w:bottom w:val="none" w:sz="0" w:space="0" w:color="auto"/>
                <w:right w:val="none" w:sz="0" w:space="0" w:color="auto"/>
              </w:divBdr>
            </w:div>
            <w:div w:id="1487168948">
              <w:marLeft w:val="0"/>
              <w:marRight w:val="0"/>
              <w:marTop w:val="0"/>
              <w:marBottom w:val="0"/>
              <w:divBdr>
                <w:top w:val="none" w:sz="0" w:space="0" w:color="auto"/>
                <w:left w:val="none" w:sz="0" w:space="0" w:color="auto"/>
                <w:bottom w:val="none" w:sz="0" w:space="0" w:color="auto"/>
                <w:right w:val="none" w:sz="0" w:space="0" w:color="auto"/>
              </w:divBdr>
            </w:div>
            <w:div w:id="1488860529">
              <w:marLeft w:val="0"/>
              <w:marRight w:val="0"/>
              <w:marTop w:val="0"/>
              <w:marBottom w:val="0"/>
              <w:divBdr>
                <w:top w:val="none" w:sz="0" w:space="0" w:color="auto"/>
                <w:left w:val="none" w:sz="0" w:space="0" w:color="auto"/>
                <w:bottom w:val="none" w:sz="0" w:space="0" w:color="auto"/>
                <w:right w:val="none" w:sz="0" w:space="0" w:color="auto"/>
              </w:divBdr>
            </w:div>
            <w:div w:id="1488980092">
              <w:marLeft w:val="0"/>
              <w:marRight w:val="0"/>
              <w:marTop w:val="0"/>
              <w:marBottom w:val="0"/>
              <w:divBdr>
                <w:top w:val="none" w:sz="0" w:space="0" w:color="auto"/>
                <w:left w:val="none" w:sz="0" w:space="0" w:color="auto"/>
                <w:bottom w:val="none" w:sz="0" w:space="0" w:color="auto"/>
                <w:right w:val="none" w:sz="0" w:space="0" w:color="auto"/>
              </w:divBdr>
            </w:div>
            <w:div w:id="1489009649">
              <w:marLeft w:val="0"/>
              <w:marRight w:val="0"/>
              <w:marTop w:val="0"/>
              <w:marBottom w:val="0"/>
              <w:divBdr>
                <w:top w:val="none" w:sz="0" w:space="0" w:color="auto"/>
                <w:left w:val="none" w:sz="0" w:space="0" w:color="auto"/>
                <w:bottom w:val="none" w:sz="0" w:space="0" w:color="auto"/>
                <w:right w:val="none" w:sz="0" w:space="0" w:color="auto"/>
              </w:divBdr>
            </w:div>
            <w:div w:id="1491556833">
              <w:marLeft w:val="0"/>
              <w:marRight w:val="0"/>
              <w:marTop w:val="0"/>
              <w:marBottom w:val="0"/>
              <w:divBdr>
                <w:top w:val="none" w:sz="0" w:space="0" w:color="auto"/>
                <w:left w:val="none" w:sz="0" w:space="0" w:color="auto"/>
                <w:bottom w:val="none" w:sz="0" w:space="0" w:color="auto"/>
                <w:right w:val="none" w:sz="0" w:space="0" w:color="auto"/>
              </w:divBdr>
            </w:div>
            <w:div w:id="1493713902">
              <w:marLeft w:val="0"/>
              <w:marRight w:val="0"/>
              <w:marTop w:val="0"/>
              <w:marBottom w:val="0"/>
              <w:divBdr>
                <w:top w:val="none" w:sz="0" w:space="0" w:color="auto"/>
                <w:left w:val="none" w:sz="0" w:space="0" w:color="auto"/>
                <w:bottom w:val="none" w:sz="0" w:space="0" w:color="auto"/>
                <w:right w:val="none" w:sz="0" w:space="0" w:color="auto"/>
              </w:divBdr>
              <w:divsChild>
                <w:div w:id="32314608">
                  <w:marLeft w:val="0"/>
                  <w:marRight w:val="0"/>
                  <w:marTop w:val="0"/>
                  <w:marBottom w:val="0"/>
                  <w:divBdr>
                    <w:top w:val="none" w:sz="0" w:space="0" w:color="auto"/>
                    <w:left w:val="none" w:sz="0" w:space="0" w:color="auto"/>
                    <w:bottom w:val="none" w:sz="0" w:space="0" w:color="auto"/>
                    <w:right w:val="none" w:sz="0" w:space="0" w:color="auto"/>
                  </w:divBdr>
                </w:div>
                <w:div w:id="52973617">
                  <w:marLeft w:val="0"/>
                  <w:marRight w:val="0"/>
                  <w:marTop w:val="0"/>
                  <w:marBottom w:val="0"/>
                  <w:divBdr>
                    <w:top w:val="none" w:sz="0" w:space="0" w:color="auto"/>
                    <w:left w:val="none" w:sz="0" w:space="0" w:color="auto"/>
                    <w:bottom w:val="none" w:sz="0" w:space="0" w:color="auto"/>
                    <w:right w:val="none" w:sz="0" w:space="0" w:color="auto"/>
                  </w:divBdr>
                </w:div>
                <w:div w:id="53436813">
                  <w:marLeft w:val="0"/>
                  <w:marRight w:val="0"/>
                  <w:marTop w:val="0"/>
                  <w:marBottom w:val="0"/>
                  <w:divBdr>
                    <w:top w:val="none" w:sz="0" w:space="0" w:color="auto"/>
                    <w:left w:val="none" w:sz="0" w:space="0" w:color="auto"/>
                    <w:bottom w:val="none" w:sz="0" w:space="0" w:color="auto"/>
                    <w:right w:val="none" w:sz="0" w:space="0" w:color="auto"/>
                  </w:divBdr>
                </w:div>
                <w:div w:id="77291338">
                  <w:marLeft w:val="0"/>
                  <w:marRight w:val="0"/>
                  <w:marTop w:val="0"/>
                  <w:marBottom w:val="0"/>
                  <w:divBdr>
                    <w:top w:val="none" w:sz="0" w:space="0" w:color="auto"/>
                    <w:left w:val="none" w:sz="0" w:space="0" w:color="auto"/>
                    <w:bottom w:val="none" w:sz="0" w:space="0" w:color="auto"/>
                    <w:right w:val="none" w:sz="0" w:space="0" w:color="auto"/>
                  </w:divBdr>
                </w:div>
                <w:div w:id="87890395">
                  <w:marLeft w:val="0"/>
                  <w:marRight w:val="0"/>
                  <w:marTop w:val="0"/>
                  <w:marBottom w:val="0"/>
                  <w:divBdr>
                    <w:top w:val="none" w:sz="0" w:space="0" w:color="auto"/>
                    <w:left w:val="none" w:sz="0" w:space="0" w:color="auto"/>
                    <w:bottom w:val="none" w:sz="0" w:space="0" w:color="auto"/>
                    <w:right w:val="none" w:sz="0" w:space="0" w:color="auto"/>
                  </w:divBdr>
                </w:div>
                <w:div w:id="148644027">
                  <w:marLeft w:val="0"/>
                  <w:marRight w:val="0"/>
                  <w:marTop w:val="0"/>
                  <w:marBottom w:val="0"/>
                  <w:divBdr>
                    <w:top w:val="none" w:sz="0" w:space="0" w:color="auto"/>
                    <w:left w:val="none" w:sz="0" w:space="0" w:color="auto"/>
                    <w:bottom w:val="none" w:sz="0" w:space="0" w:color="auto"/>
                    <w:right w:val="none" w:sz="0" w:space="0" w:color="auto"/>
                  </w:divBdr>
                </w:div>
                <w:div w:id="311831732">
                  <w:marLeft w:val="0"/>
                  <w:marRight w:val="0"/>
                  <w:marTop w:val="0"/>
                  <w:marBottom w:val="0"/>
                  <w:divBdr>
                    <w:top w:val="none" w:sz="0" w:space="0" w:color="auto"/>
                    <w:left w:val="none" w:sz="0" w:space="0" w:color="auto"/>
                    <w:bottom w:val="none" w:sz="0" w:space="0" w:color="auto"/>
                    <w:right w:val="none" w:sz="0" w:space="0" w:color="auto"/>
                  </w:divBdr>
                </w:div>
                <w:div w:id="394936382">
                  <w:marLeft w:val="0"/>
                  <w:marRight w:val="0"/>
                  <w:marTop w:val="0"/>
                  <w:marBottom w:val="0"/>
                  <w:divBdr>
                    <w:top w:val="none" w:sz="0" w:space="0" w:color="auto"/>
                    <w:left w:val="none" w:sz="0" w:space="0" w:color="auto"/>
                    <w:bottom w:val="none" w:sz="0" w:space="0" w:color="auto"/>
                    <w:right w:val="none" w:sz="0" w:space="0" w:color="auto"/>
                  </w:divBdr>
                </w:div>
                <w:div w:id="550381409">
                  <w:marLeft w:val="0"/>
                  <w:marRight w:val="0"/>
                  <w:marTop w:val="0"/>
                  <w:marBottom w:val="0"/>
                  <w:divBdr>
                    <w:top w:val="none" w:sz="0" w:space="0" w:color="auto"/>
                    <w:left w:val="none" w:sz="0" w:space="0" w:color="auto"/>
                    <w:bottom w:val="none" w:sz="0" w:space="0" w:color="auto"/>
                    <w:right w:val="none" w:sz="0" w:space="0" w:color="auto"/>
                  </w:divBdr>
                </w:div>
                <w:div w:id="568423049">
                  <w:marLeft w:val="0"/>
                  <w:marRight w:val="0"/>
                  <w:marTop w:val="0"/>
                  <w:marBottom w:val="0"/>
                  <w:divBdr>
                    <w:top w:val="none" w:sz="0" w:space="0" w:color="auto"/>
                    <w:left w:val="none" w:sz="0" w:space="0" w:color="auto"/>
                    <w:bottom w:val="none" w:sz="0" w:space="0" w:color="auto"/>
                    <w:right w:val="none" w:sz="0" w:space="0" w:color="auto"/>
                  </w:divBdr>
                </w:div>
                <w:div w:id="599799660">
                  <w:marLeft w:val="0"/>
                  <w:marRight w:val="0"/>
                  <w:marTop w:val="0"/>
                  <w:marBottom w:val="0"/>
                  <w:divBdr>
                    <w:top w:val="none" w:sz="0" w:space="0" w:color="auto"/>
                    <w:left w:val="none" w:sz="0" w:space="0" w:color="auto"/>
                    <w:bottom w:val="none" w:sz="0" w:space="0" w:color="auto"/>
                    <w:right w:val="none" w:sz="0" w:space="0" w:color="auto"/>
                  </w:divBdr>
                </w:div>
                <w:div w:id="635915467">
                  <w:marLeft w:val="0"/>
                  <w:marRight w:val="0"/>
                  <w:marTop w:val="0"/>
                  <w:marBottom w:val="0"/>
                  <w:divBdr>
                    <w:top w:val="none" w:sz="0" w:space="0" w:color="auto"/>
                    <w:left w:val="none" w:sz="0" w:space="0" w:color="auto"/>
                    <w:bottom w:val="none" w:sz="0" w:space="0" w:color="auto"/>
                    <w:right w:val="none" w:sz="0" w:space="0" w:color="auto"/>
                  </w:divBdr>
                </w:div>
                <w:div w:id="637540798">
                  <w:marLeft w:val="0"/>
                  <w:marRight w:val="0"/>
                  <w:marTop w:val="0"/>
                  <w:marBottom w:val="0"/>
                  <w:divBdr>
                    <w:top w:val="none" w:sz="0" w:space="0" w:color="auto"/>
                    <w:left w:val="none" w:sz="0" w:space="0" w:color="auto"/>
                    <w:bottom w:val="none" w:sz="0" w:space="0" w:color="auto"/>
                    <w:right w:val="none" w:sz="0" w:space="0" w:color="auto"/>
                  </w:divBdr>
                </w:div>
                <w:div w:id="712077639">
                  <w:marLeft w:val="0"/>
                  <w:marRight w:val="0"/>
                  <w:marTop w:val="0"/>
                  <w:marBottom w:val="0"/>
                  <w:divBdr>
                    <w:top w:val="none" w:sz="0" w:space="0" w:color="auto"/>
                    <w:left w:val="none" w:sz="0" w:space="0" w:color="auto"/>
                    <w:bottom w:val="none" w:sz="0" w:space="0" w:color="auto"/>
                    <w:right w:val="none" w:sz="0" w:space="0" w:color="auto"/>
                  </w:divBdr>
                </w:div>
                <w:div w:id="719283732">
                  <w:marLeft w:val="0"/>
                  <w:marRight w:val="0"/>
                  <w:marTop w:val="0"/>
                  <w:marBottom w:val="0"/>
                  <w:divBdr>
                    <w:top w:val="none" w:sz="0" w:space="0" w:color="auto"/>
                    <w:left w:val="none" w:sz="0" w:space="0" w:color="auto"/>
                    <w:bottom w:val="none" w:sz="0" w:space="0" w:color="auto"/>
                    <w:right w:val="none" w:sz="0" w:space="0" w:color="auto"/>
                  </w:divBdr>
                </w:div>
                <w:div w:id="954822352">
                  <w:marLeft w:val="0"/>
                  <w:marRight w:val="0"/>
                  <w:marTop w:val="0"/>
                  <w:marBottom w:val="0"/>
                  <w:divBdr>
                    <w:top w:val="none" w:sz="0" w:space="0" w:color="auto"/>
                    <w:left w:val="none" w:sz="0" w:space="0" w:color="auto"/>
                    <w:bottom w:val="none" w:sz="0" w:space="0" w:color="auto"/>
                    <w:right w:val="none" w:sz="0" w:space="0" w:color="auto"/>
                  </w:divBdr>
                </w:div>
                <w:div w:id="1090158001">
                  <w:marLeft w:val="0"/>
                  <w:marRight w:val="0"/>
                  <w:marTop w:val="0"/>
                  <w:marBottom w:val="0"/>
                  <w:divBdr>
                    <w:top w:val="none" w:sz="0" w:space="0" w:color="auto"/>
                    <w:left w:val="none" w:sz="0" w:space="0" w:color="auto"/>
                    <w:bottom w:val="none" w:sz="0" w:space="0" w:color="auto"/>
                    <w:right w:val="none" w:sz="0" w:space="0" w:color="auto"/>
                  </w:divBdr>
                </w:div>
                <w:div w:id="1116362674">
                  <w:marLeft w:val="0"/>
                  <w:marRight w:val="0"/>
                  <w:marTop w:val="0"/>
                  <w:marBottom w:val="0"/>
                  <w:divBdr>
                    <w:top w:val="none" w:sz="0" w:space="0" w:color="auto"/>
                    <w:left w:val="none" w:sz="0" w:space="0" w:color="auto"/>
                    <w:bottom w:val="none" w:sz="0" w:space="0" w:color="auto"/>
                    <w:right w:val="none" w:sz="0" w:space="0" w:color="auto"/>
                  </w:divBdr>
                </w:div>
                <w:div w:id="1242182777">
                  <w:marLeft w:val="0"/>
                  <w:marRight w:val="0"/>
                  <w:marTop w:val="0"/>
                  <w:marBottom w:val="0"/>
                  <w:divBdr>
                    <w:top w:val="none" w:sz="0" w:space="0" w:color="auto"/>
                    <w:left w:val="none" w:sz="0" w:space="0" w:color="auto"/>
                    <w:bottom w:val="none" w:sz="0" w:space="0" w:color="auto"/>
                    <w:right w:val="none" w:sz="0" w:space="0" w:color="auto"/>
                  </w:divBdr>
                </w:div>
                <w:div w:id="1269507594">
                  <w:marLeft w:val="0"/>
                  <w:marRight w:val="0"/>
                  <w:marTop w:val="0"/>
                  <w:marBottom w:val="0"/>
                  <w:divBdr>
                    <w:top w:val="none" w:sz="0" w:space="0" w:color="auto"/>
                    <w:left w:val="none" w:sz="0" w:space="0" w:color="auto"/>
                    <w:bottom w:val="none" w:sz="0" w:space="0" w:color="auto"/>
                    <w:right w:val="none" w:sz="0" w:space="0" w:color="auto"/>
                  </w:divBdr>
                </w:div>
                <w:div w:id="1370229020">
                  <w:marLeft w:val="0"/>
                  <w:marRight w:val="0"/>
                  <w:marTop w:val="0"/>
                  <w:marBottom w:val="0"/>
                  <w:divBdr>
                    <w:top w:val="none" w:sz="0" w:space="0" w:color="auto"/>
                    <w:left w:val="none" w:sz="0" w:space="0" w:color="auto"/>
                    <w:bottom w:val="none" w:sz="0" w:space="0" w:color="auto"/>
                    <w:right w:val="none" w:sz="0" w:space="0" w:color="auto"/>
                  </w:divBdr>
                </w:div>
                <w:div w:id="1438938981">
                  <w:marLeft w:val="0"/>
                  <w:marRight w:val="0"/>
                  <w:marTop w:val="0"/>
                  <w:marBottom w:val="0"/>
                  <w:divBdr>
                    <w:top w:val="none" w:sz="0" w:space="0" w:color="auto"/>
                    <w:left w:val="none" w:sz="0" w:space="0" w:color="auto"/>
                    <w:bottom w:val="none" w:sz="0" w:space="0" w:color="auto"/>
                    <w:right w:val="none" w:sz="0" w:space="0" w:color="auto"/>
                  </w:divBdr>
                </w:div>
                <w:div w:id="1587575297">
                  <w:marLeft w:val="0"/>
                  <w:marRight w:val="0"/>
                  <w:marTop w:val="0"/>
                  <w:marBottom w:val="0"/>
                  <w:divBdr>
                    <w:top w:val="none" w:sz="0" w:space="0" w:color="auto"/>
                    <w:left w:val="none" w:sz="0" w:space="0" w:color="auto"/>
                    <w:bottom w:val="none" w:sz="0" w:space="0" w:color="auto"/>
                    <w:right w:val="none" w:sz="0" w:space="0" w:color="auto"/>
                  </w:divBdr>
                </w:div>
                <w:div w:id="1673870734">
                  <w:marLeft w:val="0"/>
                  <w:marRight w:val="0"/>
                  <w:marTop w:val="0"/>
                  <w:marBottom w:val="0"/>
                  <w:divBdr>
                    <w:top w:val="none" w:sz="0" w:space="0" w:color="auto"/>
                    <w:left w:val="none" w:sz="0" w:space="0" w:color="auto"/>
                    <w:bottom w:val="none" w:sz="0" w:space="0" w:color="auto"/>
                    <w:right w:val="none" w:sz="0" w:space="0" w:color="auto"/>
                  </w:divBdr>
                </w:div>
                <w:div w:id="1775325216">
                  <w:marLeft w:val="0"/>
                  <w:marRight w:val="0"/>
                  <w:marTop w:val="0"/>
                  <w:marBottom w:val="0"/>
                  <w:divBdr>
                    <w:top w:val="none" w:sz="0" w:space="0" w:color="auto"/>
                    <w:left w:val="none" w:sz="0" w:space="0" w:color="auto"/>
                    <w:bottom w:val="none" w:sz="0" w:space="0" w:color="auto"/>
                    <w:right w:val="none" w:sz="0" w:space="0" w:color="auto"/>
                  </w:divBdr>
                </w:div>
                <w:div w:id="1965427339">
                  <w:marLeft w:val="0"/>
                  <w:marRight w:val="0"/>
                  <w:marTop w:val="0"/>
                  <w:marBottom w:val="0"/>
                  <w:divBdr>
                    <w:top w:val="none" w:sz="0" w:space="0" w:color="auto"/>
                    <w:left w:val="none" w:sz="0" w:space="0" w:color="auto"/>
                    <w:bottom w:val="none" w:sz="0" w:space="0" w:color="auto"/>
                    <w:right w:val="none" w:sz="0" w:space="0" w:color="auto"/>
                  </w:divBdr>
                </w:div>
                <w:div w:id="2052608032">
                  <w:marLeft w:val="0"/>
                  <w:marRight w:val="0"/>
                  <w:marTop w:val="0"/>
                  <w:marBottom w:val="0"/>
                  <w:divBdr>
                    <w:top w:val="none" w:sz="0" w:space="0" w:color="auto"/>
                    <w:left w:val="none" w:sz="0" w:space="0" w:color="auto"/>
                    <w:bottom w:val="none" w:sz="0" w:space="0" w:color="auto"/>
                    <w:right w:val="none" w:sz="0" w:space="0" w:color="auto"/>
                  </w:divBdr>
                </w:div>
                <w:div w:id="2059350793">
                  <w:marLeft w:val="0"/>
                  <w:marRight w:val="0"/>
                  <w:marTop w:val="0"/>
                  <w:marBottom w:val="0"/>
                  <w:divBdr>
                    <w:top w:val="none" w:sz="0" w:space="0" w:color="auto"/>
                    <w:left w:val="none" w:sz="0" w:space="0" w:color="auto"/>
                    <w:bottom w:val="none" w:sz="0" w:space="0" w:color="auto"/>
                    <w:right w:val="none" w:sz="0" w:space="0" w:color="auto"/>
                  </w:divBdr>
                </w:div>
                <w:div w:id="2069841690">
                  <w:marLeft w:val="0"/>
                  <w:marRight w:val="0"/>
                  <w:marTop w:val="0"/>
                  <w:marBottom w:val="0"/>
                  <w:divBdr>
                    <w:top w:val="none" w:sz="0" w:space="0" w:color="auto"/>
                    <w:left w:val="none" w:sz="0" w:space="0" w:color="auto"/>
                    <w:bottom w:val="none" w:sz="0" w:space="0" w:color="auto"/>
                    <w:right w:val="none" w:sz="0" w:space="0" w:color="auto"/>
                  </w:divBdr>
                </w:div>
                <w:div w:id="2142989884">
                  <w:marLeft w:val="0"/>
                  <w:marRight w:val="0"/>
                  <w:marTop w:val="0"/>
                  <w:marBottom w:val="0"/>
                  <w:divBdr>
                    <w:top w:val="none" w:sz="0" w:space="0" w:color="auto"/>
                    <w:left w:val="none" w:sz="0" w:space="0" w:color="auto"/>
                    <w:bottom w:val="none" w:sz="0" w:space="0" w:color="auto"/>
                    <w:right w:val="none" w:sz="0" w:space="0" w:color="auto"/>
                  </w:divBdr>
                </w:div>
              </w:divsChild>
            </w:div>
            <w:div w:id="1494444469">
              <w:marLeft w:val="0"/>
              <w:marRight w:val="0"/>
              <w:marTop w:val="0"/>
              <w:marBottom w:val="0"/>
              <w:divBdr>
                <w:top w:val="none" w:sz="0" w:space="0" w:color="auto"/>
                <w:left w:val="none" w:sz="0" w:space="0" w:color="auto"/>
                <w:bottom w:val="none" w:sz="0" w:space="0" w:color="auto"/>
                <w:right w:val="none" w:sz="0" w:space="0" w:color="auto"/>
              </w:divBdr>
            </w:div>
            <w:div w:id="1499270354">
              <w:marLeft w:val="0"/>
              <w:marRight w:val="0"/>
              <w:marTop w:val="0"/>
              <w:marBottom w:val="0"/>
              <w:divBdr>
                <w:top w:val="none" w:sz="0" w:space="0" w:color="auto"/>
                <w:left w:val="none" w:sz="0" w:space="0" w:color="auto"/>
                <w:bottom w:val="none" w:sz="0" w:space="0" w:color="auto"/>
                <w:right w:val="none" w:sz="0" w:space="0" w:color="auto"/>
              </w:divBdr>
            </w:div>
            <w:div w:id="1503814847">
              <w:marLeft w:val="0"/>
              <w:marRight w:val="0"/>
              <w:marTop w:val="0"/>
              <w:marBottom w:val="0"/>
              <w:divBdr>
                <w:top w:val="none" w:sz="0" w:space="0" w:color="auto"/>
                <w:left w:val="none" w:sz="0" w:space="0" w:color="auto"/>
                <w:bottom w:val="none" w:sz="0" w:space="0" w:color="auto"/>
                <w:right w:val="none" w:sz="0" w:space="0" w:color="auto"/>
              </w:divBdr>
            </w:div>
            <w:div w:id="1504083564">
              <w:marLeft w:val="0"/>
              <w:marRight w:val="0"/>
              <w:marTop w:val="0"/>
              <w:marBottom w:val="0"/>
              <w:divBdr>
                <w:top w:val="none" w:sz="0" w:space="0" w:color="auto"/>
                <w:left w:val="none" w:sz="0" w:space="0" w:color="auto"/>
                <w:bottom w:val="none" w:sz="0" w:space="0" w:color="auto"/>
                <w:right w:val="none" w:sz="0" w:space="0" w:color="auto"/>
              </w:divBdr>
            </w:div>
            <w:div w:id="1504903906">
              <w:marLeft w:val="0"/>
              <w:marRight w:val="0"/>
              <w:marTop w:val="0"/>
              <w:marBottom w:val="0"/>
              <w:divBdr>
                <w:top w:val="none" w:sz="0" w:space="0" w:color="auto"/>
                <w:left w:val="none" w:sz="0" w:space="0" w:color="auto"/>
                <w:bottom w:val="none" w:sz="0" w:space="0" w:color="auto"/>
                <w:right w:val="none" w:sz="0" w:space="0" w:color="auto"/>
              </w:divBdr>
            </w:div>
            <w:div w:id="1507867420">
              <w:marLeft w:val="0"/>
              <w:marRight w:val="0"/>
              <w:marTop w:val="0"/>
              <w:marBottom w:val="0"/>
              <w:divBdr>
                <w:top w:val="none" w:sz="0" w:space="0" w:color="auto"/>
                <w:left w:val="none" w:sz="0" w:space="0" w:color="auto"/>
                <w:bottom w:val="none" w:sz="0" w:space="0" w:color="auto"/>
                <w:right w:val="none" w:sz="0" w:space="0" w:color="auto"/>
              </w:divBdr>
            </w:div>
            <w:div w:id="1510675708">
              <w:marLeft w:val="0"/>
              <w:marRight w:val="0"/>
              <w:marTop w:val="0"/>
              <w:marBottom w:val="0"/>
              <w:divBdr>
                <w:top w:val="none" w:sz="0" w:space="0" w:color="auto"/>
                <w:left w:val="none" w:sz="0" w:space="0" w:color="auto"/>
                <w:bottom w:val="none" w:sz="0" w:space="0" w:color="auto"/>
                <w:right w:val="none" w:sz="0" w:space="0" w:color="auto"/>
              </w:divBdr>
            </w:div>
            <w:div w:id="1513226483">
              <w:marLeft w:val="0"/>
              <w:marRight w:val="0"/>
              <w:marTop w:val="0"/>
              <w:marBottom w:val="0"/>
              <w:divBdr>
                <w:top w:val="none" w:sz="0" w:space="0" w:color="auto"/>
                <w:left w:val="none" w:sz="0" w:space="0" w:color="auto"/>
                <w:bottom w:val="none" w:sz="0" w:space="0" w:color="auto"/>
                <w:right w:val="none" w:sz="0" w:space="0" w:color="auto"/>
              </w:divBdr>
            </w:div>
            <w:div w:id="1514420699">
              <w:marLeft w:val="0"/>
              <w:marRight w:val="0"/>
              <w:marTop w:val="0"/>
              <w:marBottom w:val="0"/>
              <w:divBdr>
                <w:top w:val="none" w:sz="0" w:space="0" w:color="auto"/>
                <w:left w:val="none" w:sz="0" w:space="0" w:color="auto"/>
                <w:bottom w:val="none" w:sz="0" w:space="0" w:color="auto"/>
                <w:right w:val="none" w:sz="0" w:space="0" w:color="auto"/>
              </w:divBdr>
            </w:div>
            <w:div w:id="1516261000">
              <w:marLeft w:val="0"/>
              <w:marRight w:val="0"/>
              <w:marTop w:val="0"/>
              <w:marBottom w:val="0"/>
              <w:divBdr>
                <w:top w:val="none" w:sz="0" w:space="0" w:color="auto"/>
                <w:left w:val="none" w:sz="0" w:space="0" w:color="auto"/>
                <w:bottom w:val="none" w:sz="0" w:space="0" w:color="auto"/>
                <w:right w:val="none" w:sz="0" w:space="0" w:color="auto"/>
              </w:divBdr>
            </w:div>
            <w:div w:id="1517766843">
              <w:marLeft w:val="0"/>
              <w:marRight w:val="0"/>
              <w:marTop w:val="0"/>
              <w:marBottom w:val="0"/>
              <w:divBdr>
                <w:top w:val="none" w:sz="0" w:space="0" w:color="auto"/>
                <w:left w:val="none" w:sz="0" w:space="0" w:color="auto"/>
                <w:bottom w:val="none" w:sz="0" w:space="0" w:color="auto"/>
                <w:right w:val="none" w:sz="0" w:space="0" w:color="auto"/>
              </w:divBdr>
            </w:div>
            <w:div w:id="1518499137">
              <w:marLeft w:val="0"/>
              <w:marRight w:val="0"/>
              <w:marTop w:val="0"/>
              <w:marBottom w:val="0"/>
              <w:divBdr>
                <w:top w:val="none" w:sz="0" w:space="0" w:color="auto"/>
                <w:left w:val="none" w:sz="0" w:space="0" w:color="auto"/>
                <w:bottom w:val="none" w:sz="0" w:space="0" w:color="auto"/>
                <w:right w:val="none" w:sz="0" w:space="0" w:color="auto"/>
              </w:divBdr>
            </w:div>
            <w:div w:id="1520197484">
              <w:marLeft w:val="0"/>
              <w:marRight w:val="0"/>
              <w:marTop w:val="0"/>
              <w:marBottom w:val="0"/>
              <w:divBdr>
                <w:top w:val="none" w:sz="0" w:space="0" w:color="auto"/>
                <w:left w:val="none" w:sz="0" w:space="0" w:color="auto"/>
                <w:bottom w:val="none" w:sz="0" w:space="0" w:color="auto"/>
                <w:right w:val="none" w:sz="0" w:space="0" w:color="auto"/>
              </w:divBdr>
            </w:div>
            <w:div w:id="1520506235">
              <w:marLeft w:val="0"/>
              <w:marRight w:val="0"/>
              <w:marTop w:val="0"/>
              <w:marBottom w:val="0"/>
              <w:divBdr>
                <w:top w:val="none" w:sz="0" w:space="0" w:color="auto"/>
                <w:left w:val="none" w:sz="0" w:space="0" w:color="auto"/>
                <w:bottom w:val="none" w:sz="0" w:space="0" w:color="auto"/>
                <w:right w:val="none" w:sz="0" w:space="0" w:color="auto"/>
              </w:divBdr>
            </w:div>
            <w:div w:id="1520856736">
              <w:marLeft w:val="0"/>
              <w:marRight w:val="0"/>
              <w:marTop w:val="0"/>
              <w:marBottom w:val="0"/>
              <w:divBdr>
                <w:top w:val="none" w:sz="0" w:space="0" w:color="auto"/>
                <w:left w:val="none" w:sz="0" w:space="0" w:color="auto"/>
                <w:bottom w:val="none" w:sz="0" w:space="0" w:color="auto"/>
                <w:right w:val="none" w:sz="0" w:space="0" w:color="auto"/>
              </w:divBdr>
              <w:divsChild>
                <w:div w:id="32966404">
                  <w:marLeft w:val="0"/>
                  <w:marRight w:val="0"/>
                  <w:marTop w:val="0"/>
                  <w:marBottom w:val="0"/>
                  <w:divBdr>
                    <w:top w:val="none" w:sz="0" w:space="0" w:color="auto"/>
                    <w:left w:val="none" w:sz="0" w:space="0" w:color="auto"/>
                    <w:bottom w:val="none" w:sz="0" w:space="0" w:color="auto"/>
                    <w:right w:val="none" w:sz="0" w:space="0" w:color="auto"/>
                  </w:divBdr>
                </w:div>
                <w:div w:id="184443957">
                  <w:marLeft w:val="0"/>
                  <w:marRight w:val="0"/>
                  <w:marTop w:val="0"/>
                  <w:marBottom w:val="0"/>
                  <w:divBdr>
                    <w:top w:val="none" w:sz="0" w:space="0" w:color="auto"/>
                    <w:left w:val="none" w:sz="0" w:space="0" w:color="auto"/>
                    <w:bottom w:val="none" w:sz="0" w:space="0" w:color="auto"/>
                    <w:right w:val="none" w:sz="0" w:space="0" w:color="auto"/>
                  </w:divBdr>
                </w:div>
                <w:div w:id="426459678">
                  <w:marLeft w:val="0"/>
                  <w:marRight w:val="0"/>
                  <w:marTop w:val="0"/>
                  <w:marBottom w:val="0"/>
                  <w:divBdr>
                    <w:top w:val="none" w:sz="0" w:space="0" w:color="auto"/>
                    <w:left w:val="none" w:sz="0" w:space="0" w:color="auto"/>
                    <w:bottom w:val="none" w:sz="0" w:space="0" w:color="auto"/>
                    <w:right w:val="none" w:sz="0" w:space="0" w:color="auto"/>
                  </w:divBdr>
                </w:div>
                <w:div w:id="630131549">
                  <w:marLeft w:val="0"/>
                  <w:marRight w:val="0"/>
                  <w:marTop w:val="0"/>
                  <w:marBottom w:val="0"/>
                  <w:divBdr>
                    <w:top w:val="none" w:sz="0" w:space="0" w:color="auto"/>
                    <w:left w:val="none" w:sz="0" w:space="0" w:color="auto"/>
                    <w:bottom w:val="none" w:sz="0" w:space="0" w:color="auto"/>
                    <w:right w:val="none" w:sz="0" w:space="0" w:color="auto"/>
                  </w:divBdr>
                </w:div>
                <w:div w:id="675497753">
                  <w:marLeft w:val="0"/>
                  <w:marRight w:val="0"/>
                  <w:marTop w:val="0"/>
                  <w:marBottom w:val="0"/>
                  <w:divBdr>
                    <w:top w:val="none" w:sz="0" w:space="0" w:color="auto"/>
                    <w:left w:val="none" w:sz="0" w:space="0" w:color="auto"/>
                    <w:bottom w:val="none" w:sz="0" w:space="0" w:color="auto"/>
                    <w:right w:val="none" w:sz="0" w:space="0" w:color="auto"/>
                  </w:divBdr>
                </w:div>
                <w:div w:id="713581187">
                  <w:marLeft w:val="0"/>
                  <w:marRight w:val="0"/>
                  <w:marTop w:val="0"/>
                  <w:marBottom w:val="0"/>
                  <w:divBdr>
                    <w:top w:val="none" w:sz="0" w:space="0" w:color="auto"/>
                    <w:left w:val="none" w:sz="0" w:space="0" w:color="auto"/>
                    <w:bottom w:val="none" w:sz="0" w:space="0" w:color="auto"/>
                    <w:right w:val="none" w:sz="0" w:space="0" w:color="auto"/>
                  </w:divBdr>
                </w:div>
                <w:div w:id="735932829">
                  <w:marLeft w:val="0"/>
                  <w:marRight w:val="0"/>
                  <w:marTop w:val="0"/>
                  <w:marBottom w:val="0"/>
                  <w:divBdr>
                    <w:top w:val="none" w:sz="0" w:space="0" w:color="auto"/>
                    <w:left w:val="none" w:sz="0" w:space="0" w:color="auto"/>
                    <w:bottom w:val="none" w:sz="0" w:space="0" w:color="auto"/>
                    <w:right w:val="none" w:sz="0" w:space="0" w:color="auto"/>
                  </w:divBdr>
                </w:div>
                <w:div w:id="867136468">
                  <w:marLeft w:val="0"/>
                  <w:marRight w:val="0"/>
                  <w:marTop w:val="0"/>
                  <w:marBottom w:val="0"/>
                  <w:divBdr>
                    <w:top w:val="none" w:sz="0" w:space="0" w:color="auto"/>
                    <w:left w:val="none" w:sz="0" w:space="0" w:color="auto"/>
                    <w:bottom w:val="none" w:sz="0" w:space="0" w:color="auto"/>
                    <w:right w:val="none" w:sz="0" w:space="0" w:color="auto"/>
                  </w:divBdr>
                </w:div>
                <w:div w:id="1343706368">
                  <w:marLeft w:val="0"/>
                  <w:marRight w:val="0"/>
                  <w:marTop w:val="0"/>
                  <w:marBottom w:val="0"/>
                  <w:divBdr>
                    <w:top w:val="none" w:sz="0" w:space="0" w:color="auto"/>
                    <w:left w:val="none" w:sz="0" w:space="0" w:color="auto"/>
                    <w:bottom w:val="none" w:sz="0" w:space="0" w:color="auto"/>
                    <w:right w:val="none" w:sz="0" w:space="0" w:color="auto"/>
                  </w:divBdr>
                </w:div>
                <w:div w:id="1716005807">
                  <w:marLeft w:val="0"/>
                  <w:marRight w:val="0"/>
                  <w:marTop w:val="0"/>
                  <w:marBottom w:val="0"/>
                  <w:divBdr>
                    <w:top w:val="none" w:sz="0" w:space="0" w:color="auto"/>
                    <w:left w:val="none" w:sz="0" w:space="0" w:color="auto"/>
                    <w:bottom w:val="none" w:sz="0" w:space="0" w:color="auto"/>
                    <w:right w:val="none" w:sz="0" w:space="0" w:color="auto"/>
                  </w:divBdr>
                </w:div>
                <w:div w:id="1906573886">
                  <w:marLeft w:val="0"/>
                  <w:marRight w:val="0"/>
                  <w:marTop w:val="0"/>
                  <w:marBottom w:val="0"/>
                  <w:divBdr>
                    <w:top w:val="none" w:sz="0" w:space="0" w:color="auto"/>
                    <w:left w:val="none" w:sz="0" w:space="0" w:color="auto"/>
                    <w:bottom w:val="none" w:sz="0" w:space="0" w:color="auto"/>
                    <w:right w:val="none" w:sz="0" w:space="0" w:color="auto"/>
                  </w:divBdr>
                </w:div>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22553788">
              <w:marLeft w:val="0"/>
              <w:marRight w:val="0"/>
              <w:marTop w:val="0"/>
              <w:marBottom w:val="0"/>
              <w:divBdr>
                <w:top w:val="none" w:sz="0" w:space="0" w:color="auto"/>
                <w:left w:val="none" w:sz="0" w:space="0" w:color="auto"/>
                <w:bottom w:val="none" w:sz="0" w:space="0" w:color="auto"/>
                <w:right w:val="none" w:sz="0" w:space="0" w:color="auto"/>
              </w:divBdr>
            </w:div>
            <w:div w:id="1523394502">
              <w:marLeft w:val="0"/>
              <w:marRight w:val="0"/>
              <w:marTop w:val="0"/>
              <w:marBottom w:val="0"/>
              <w:divBdr>
                <w:top w:val="none" w:sz="0" w:space="0" w:color="auto"/>
                <w:left w:val="none" w:sz="0" w:space="0" w:color="auto"/>
                <w:bottom w:val="none" w:sz="0" w:space="0" w:color="auto"/>
                <w:right w:val="none" w:sz="0" w:space="0" w:color="auto"/>
              </w:divBdr>
            </w:div>
            <w:div w:id="1523783722">
              <w:marLeft w:val="0"/>
              <w:marRight w:val="0"/>
              <w:marTop w:val="0"/>
              <w:marBottom w:val="0"/>
              <w:divBdr>
                <w:top w:val="none" w:sz="0" w:space="0" w:color="auto"/>
                <w:left w:val="none" w:sz="0" w:space="0" w:color="auto"/>
                <w:bottom w:val="none" w:sz="0" w:space="0" w:color="auto"/>
                <w:right w:val="none" w:sz="0" w:space="0" w:color="auto"/>
              </w:divBdr>
            </w:div>
            <w:div w:id="1525241667">
              <w:marLeft w:val="0"/>
              <w:marRight w:val="0"/>
              <w:marTop w:val="0"/>
              <w:marBottom w:val="0"/>
              <w:divBdr>
                <w:top w:val="none" w:sz="0" w:space="0" w:color="auto"/>
                <w:left w:val="none" w:sz="0" w:space="0" w:color="auto"/>
                <w:bottom w:val="none" w:sz="0" w:space="0" w:color="auto"/>
                <w:right w:val="none" w:sz="0" w:space="0" w:color="auto"/>
              </w:divBdr>
            </w:div>
            <w:div w:id="1529174452">
              <w:marLeft w:val="0"/>
              <w:marRight w:val="0"/>
              <w:marTop w:val="0"/>
              <w:marBottom w:val="0"/>
              <w:divBdr>
                <w:top w:val="none" w:sz="0" w:space="0" w:color="auto"/>
                <w:left w:val="none" w:sz="0" w:space="0" w:color="auto"/>
                <w:bottom w:val="none" w:sz="0" w:space="0" w:color="auto"/>
                <w:right w:val="none" w:sz="0" w:space="0" w:color="auto"/>
              </w:divBdr>
            </w:div>
            <w:div w:id="1530294005">
              <w:marLeft w:val="0"/>
              <w:marRight w:val="0"/>
              <w:marTop w:val="0"/>
              <w:marBottom w:val="0"/>
              <w:divBdr>
                <w:top w:val="none" w:sz="0" w:space="0" w:color="auto"/>
                <w:left w:val="none" w:sz="0" w:space="0" w:color="auto"/>
                <w:bottom w:val="none" w:sz="0" w:space="0" w:color="auto"/>
                <w:right w:val="none" w:sz="0" w:space="0" w:color="auto"/>
              </w:divBdr>
            </w:div>
            <w:div w:id="1530603037">
              <w:marLeft w:val="0"/>
              <w:marRight w:val="0"/>
              <w:marTop w:val="0"/>
              <w:marBottom w:val="0"/>
              <w:divBdr>
                <w:top w:val="none" w:sz="0" w:space="0" w:color="auto"/>
                <w:left w:val="none" w:sz="0" w:space="0" w:color="auto"/>
                <w:bottom w:val="none" w:sz="0" w:space="0" w:color="auto"/>
                <w:right w:val="none" w:sz="0" w:space="0" w:color="auto"/>
              </w:divBdr>
            </w:div>
            <w:div w:id="1532064397">
              <w:marLeft w:val="0"/>
              <w:marRight w:val="0"/>
              <w:marTop w:val="0"/>
              <w:marBottom w:val="0"/>
              <w:divBdr>
                <w:top w:val="none" w:sz="0" w:space="0" w:color="auto"/>
                <w:left w:val="none" w:sz="0" w:space="0" w:color="auto"/>
                <w:bottom w:val="none" w:sz="0" w:space="0" w:color="auto"/>
                <w:right w:val="none" w:sz="0" w:space="0" w:color="auto"/>
              </w:divBdr>
            </w:div>
            <w:div w:id="1534657974">
              <w:marLeft w:val="0"/>
              <w:marRight w:val="0"/>
              <w:marTop w:val="0"/>
              <w:marBottom w:val="0"/>
              <w:divBdr>
                <w:top w:val="none" w:sz="0" w:space="0" w:color="auto"/>
                <w:left w:val="none" w:sz="0" w:space="0" w:color="auto"/>
                <w:bottom w:val="none" w:sz="0" w:space="0" w:color="auto"/>
                <w:right w:val="none" w:sz="0" w:space="0" w:color="auto"/>
              </w:divBdr>
            </w:div>
            <w:div w:id="1536039118">
              <w:marLeft w:val="0"/>
              <w:marRight w:val="0"/>
              <w:marTop w:val="0"/>
              <w:marBottom w:val="0"/>
              <w:divBdr>
                <w:top w:val="none" w:sz="0" w:space="0" w:color="auto"/>
                <w:left w:val="none" w:sz="0" w:space="0" w:color="auto"/>
                <w:bottom w:val="none" w:sz="0" w:space="0" w:color="auto"/>
                <w:right w:val="none" w:sz="0" w:space="0" w:color="auto"/>
              </w:divBdr>
            </w:div>
            <w:div w:id="1536887532">
              <w:marLeft w:val="0"/>
              <w:marRight w:val="0"/>
              <w:marTop w:val="0"/>
              <w:marBottom w:val="0"/>
              <w:divBdr>
                <w:top w:val="none" w:sz="0" w:space="0" w:color="auto"/>
                <w:left w:val="none" w:sz="0" w:space="0" w:color="auto"/>
                <w:bottom w:val="none" w:sz="0" w:space="0" w:color="auto"/>
                <w:right w:val="none" w:sz="0" w:space="0" w:color="auto"/>
              </w:divBdr>
            </w:div>
            <w:div w:id="1543594841">
              <w:marLeft w:val="0"/>
              <w:marRight w:val="0"/>
              <w:marTop w:val="0"/>
              <w:marBottom w:val="0"/>
              <w:divBdr>
                <w:top w:val="none" w:sz="0" w:space="0" w:color="auto"/>
                <w:left w:val="none" w:sz="0" w:space="0" w:color="auto"/>
                <w:bottom w:val="none" w:sz="0" w:space="0" w:color="auto"/>
                <w:right w:val="none" w:sz="0" w:space="0" w:color="auto"/>
              </w:divBdr>
            </w:div>
            <w:div w:id="1543640324">
              <w:marLeft w:val="0"/>
              <w:marRight w:val="0"/>
              <w:marTop w:val="0"/>
              <w:marBottom w:val="0"/>
              <w:divBdr>
                <w:top w:val="none" w:sz="0" w:space="0" w:color="auto"/>
                <w:left w:val="none" w:sz="0" w:space="0" w:color="auto"/>
                <w:bottom w:val="none" w:sz="0" w:space="0" w:color="auto"/>
                <w:right w:val="none" w:sz="0" w:space="0" w:color="auto"/>
              </w:divBdr>
            </w:div>
            <w:div w:id="1545872243">
              <w:marLeft w:val="0"/>
              <w:marRight w:val="0"/>
              <w:marTop w:val="0"/>
              <w:marBottom w:val="0"/>
              <w:divBdr>
                <w:top w:val="none" w:sz="0" w:space="0" w:color="auto"/>
                <w:left w:val="none" w:sz="0" w:space="0" w:color="auto"/>
                <w:bottom w:val="none" w:sz="0" w:space="0" w:color="auto"/>
                <w:right w:val="none" w:sz="0" w:space="0" w:color="auto"/>
              </w:divBdr>
            </w:div>
            <w:div w:id="1545947553">
              <w:marLeft w:val="0"/>
              <w:marRight w:val="0"/>
              <w:marTop w:val="0"/>
              <w:marBottom w:val="0"/>
              <w:divBdr>
                <w:top w:val="none" w:sz="0" w:space="0" w:color="auto"/>
                <w:left w:val="none" w:sz="0" w:space="0" w:color="auto"/>
                <w:bottom w:val="none" w:sz="0" w:space="0" w:color="auto"/>
                <w:right w:val="none" w:sz="0" w:space="0" w:color="auto"/>
              </w:divBdr>
            </w:div>
            <w:div w:id="1546596292">
              <w:marLeft w:val="0"/>
              <w:marRight w:val="0"/>
              <w:marTop w:val="0"/>
              <w:marBottom w:val="0"/>
              <w:divBdr>
                <w:top w:val="none" w:sz="0" w:space="0" w:color="auto"/>
                <w:left w:val="none" w:sz="0" w:space="0" w:color="auto"/>
                <w:bottom w:val="none" w:sz="0" w:space="0" w:color="auto"/>
                <w:right w:val="none" w:sz="0" w:space="0" w:color="auto"/>
              </w:divBdr>
            </w:div>
            <w:div w:id="1548298272">
              <w:marLeft w:val="0"/>
              <w:marRight w:val="0"/>
              <w:marTop w:val="0"/>
              <w:marBottom w:val="0"/>
              <w:divBdr>
                <w:top w:val="none" w:sz="0" w:space="0" w:color="auto"/>
                <w:left w:val="none" w:sz="0" w:space="0" w:color="auto"/>
                <w:bottom w:val="none" w:sz="0" w:space="0" w:color="auto"/>
                <w:right w:val="none" w:sz="0" w:space="0" w:color="auto"/>
              </w:divBdr>
            </w:div>
            <w:div w:id="1548682216">
              <w:marLeft w:val="0"/>
              <w:marRight w:val="0"/>
              <w:marTop w:val="0"/>
              <w:marBottom w:val="0"/>
              <w:divBdr>
                <w:top w:val="none" w:sz="0" w:space="0" w:color="auto"/>
                <w:left w:val="none" w:sz="0" w:space="0" w:color="auto"/>
                <w:bottom w:val="none" w:sz="0" w:space="0" w:color="auto"/>
                <w:right w:val="none" w:sz="0" w:space="0" w:color="auto"/>
              </w:divBdr>
            </w:div>
            <w:div w:id="1555458834">
              <w:marLeft w:val="0"/>
              <w:marRight w:val="0"/>
              <w:marTop w:val="0"/>
              <w:marBottom w:val="0"/>
              <w:divBdr>
                <w:top w:val="none" w:sz="0" w:space="0" w:color="auto"/>
                <w:left w:val="none" w:sz="0" w:space="0" w:color="auto"/>
                <w:bottom w:val="none" w:sz="0" w:space="0" w:color="auto"/>
                <w:right w:val="none" w:sz="0" w:space="0" w:color="auto"/>
              </w:divBdr>
            </w:div>
            <w:div w:id="1557349189">
              <w:marLeft w:val="0"/>
              <w:marRight w:val="0"/>
              <w:marTop w:val="0"/>
              <w:marBottom w:val="0"/>
              <w:divBdr>
                <w:top w:val="none" w:sz="0" w:space="0" w:color="auto"/>
                <w:left w:val="none" w:sz="0" w:space="0" w:color="auto"/>
                <w:bottom w:val="none" w:sz="0" w:space="0" w:color="auto"/>
                <w:right w:val="none" w:sz="0" w:space="0" w:color="auto"/>
              </w:divBdr>
            </w:div>
            <w:div w:id="1560282163">
              <w:marLeft w:val="0"/>
              <w:marRight w:val="0"/>
              <w:marTop w:val="0"/>
              <w:marBottom w:val="0"/>
              <w:divBdr>
                <w:top w:val="none" w:sz="0" w:space="0" w:color="auto"/>
                <w:left w:val="none" w:sz="0" w:space="0" w:color="auto"/>
                <w:bottom w:val="none" w:sz="0" w:space="0" w:color="auto"/>
                <w:right w:val="none" w:sz="0" w:space="0" w:color="auto"/>
              </w:divBdr>
            </w:div>
            <w:div w:id="1562063001">
              <w:marLeft w:val="0"/>
              <w:marRight w:val="0"/>
              <w:marTop w:val="0"/>
              <w:marBottom w:val="0"/>
              <w:divBdr>
                <w:top w:val="none" w:sz="0" w:space="0" w:color="auto"/>
                <w:left w:val="none" w:sz="0" w:space="0" w:color="auto"/>
                <w:bottom w:val="none" w:sz="0" w:space="0" w:color="auto"/>
                <w:right w:val="none" w:sz="0" w:space="0" w:color="auto"/>
              </w:divBdr>
            </w:div>
            <w:div w:id="1562789422">
              <w:marLeft w:val="0"/>
              <w:marRight w:val="0"/>
              <w:marTop w:val="0"/>
              <w:marBottom w:val="0"/>
              <w:divBdr>
                <w:top w:val="none" w:sz="0" w:space="0" w:color="auto"/>
                <w:left w:val="none" w:sz="0" w:space="0" w:color="auto"/>
                <w:bottom w:val="none" w:sz="0" w:space="0" w:color="auto"/>
                <w:right w:val="none" w:sz="0" w:space="0" w:color="auto"/>
              </w:divBdr>
            </w:div>
            <w:div w:id="1563953617">
              <w:marLeft w:val="0"/>
              <w:marRight w:val="0"/>
              <w:marTop w:val="0"/>
              <w:marBottom w:val="0"/>
              <w:divBdr>
                <w:top w:val="none" w:sz="0" w:space="0" w:color="auto"/>
                <w:left w:val="none" w:sz="0" w:space="0" w:color="auto"/>
                <w:bottom w:val="none" w:sz="0" w:space="0" w:color="auto"/>
                <w:right w:val="none" w:sz="0" w:space="0" w:color="auto"/>
              </w:divBdr>
            </w:div>
            <w:div w:id="1567909171">
              <w:marLeft w:val="0"/>
              <w:marRight w:val="0"/>
              <w:marTop w:val="0"/>
              <w:marBottom w:val="0"/>
              <w:divBdr>
                <w:top w:val="none" w:sz="0" w:space="0" w:color="auto"/>
                <w:left w:val="none" w:sz="0" w:space="0" w:color="auto"/>
                <w:bottom w:val="none" w:sz="0" w:space="0" w:color="auto"/>
                <w:right w:val="none" w:sz="0" w:space="0" w:color="auto"/>
              </w:divBdr>
            </w:div>
            <w:div w:id="1570457323">
              <w:marLeft w:val="0"/>
              <w:marRight w:val="0"/>
              <w:marTop w:val="0"/>
              <w:marBottom w:val="0"/>
              <w:divBdr>
                <w:top w:val="none" w:sz="0" w:space="0" w:color="auto"/>
                <w:left w:val="none" w:sz="0" w:space="0" w:color="auto"/>
                <w:bottom w:val="none" w:sz="0" w:space="0" w:color="auto"/>
                <w:right w:val="none" w:sz="0" w:space="0" w:color="auto"/>
              </w:divBdr>
            </w:div>
            <w:div w:id="1570849748">
              <w:marLeft w:val="0"/>
              <w:marRight w:val="0"/>
              <w:marTop w:val="0"/>
              <w:marBottom w:val="0"/>
              <w:divBdr>
                <w:top w:val="none" w:sz="0" w:space="0" w:color="auto"/>
                <w:left w:val="none" w:sz="0" w:space="0" w:color="auto"/>
                <w:bottom w:val="none" w:sz="0" w:space="0" w:color="auto"/>
                <w:right w:val="none" w:sz="0" w:space="0" w:color="auto"/>
              </w:divBdr>
            </w:div>
            <w:div w:id="1572957797">
              <w:marLeft w:val="0"/>
              <w:marRight w:val="0"/>
              <w:marTop w:val="0"/>
              <w:marBottom w:val="0"/>
              <w:divBdr>
                <w:top w:val="none" w:sz="0" w:space="0" w:color="auto"/>
                <w:left w:val="none" w:sz="0" w:space="0" w:color="auto"/>
                <w:bottom w:val="none" w:sz="0" w:space="0" w:color="auto"/>
                <w:right w:val="none" w:sz="0" w:space="0" w:color="auto"/>
              </w:divBdr>
            </w:div>
            <w:div w:id="1576089591">
              <w:marLeft w:val="0"/>
              <w:marRight w:val="0"/>
              <w:marTop w:val="0"/>
              <w:marBottom w:val="0"/>
              <w:divBdr>
                <w:top w:val="none" w:sz="0" w:space="0" w:color="auto"/>
                <w:left w:val="none" w:sz="0" w:space="0" w:color="auto"/>
                <w:bottom w:val="none" w:sz="0" w:space="0" w:color="auto"/>
                <w:right w:val="none" w:sz="0" w:space="0" w:color="auto"/>
              </w:divBdr>
            </w:div>
            <w:div w:id="1576548247">
              <w:marLeft w:val="0"/>
              <w:marRight w:val="0"/>
              <w:marTop w:val="0"/>
              <w:marBottom w:val="0"/>
              <w:divBdr>
                <w:top w:val="none" w:sz="0" w:space="0" w:color="auto"/>
                <w:left w:val="none" w:sz="0" w:space="0" w:color="auto"/>
                <w:bottom w:val="none" w:sz="0" w:space="0" w:color="auto"/>
                <w:right w:val="none" w:sz="0" w:space="0" w:color="auto"/>
              </w:divBdr>
            </w:div>
            <w:div w:id="1576667019">
              <w:marLeft w:val="0"/>
              <w:marRight w:val="0"/>
              <w:marTop w:val="0"/>
              <w:marBottom w:val="0"/>
              <w:divBdr>
                <w:top w:val="none" w:sz="0" w:space="0" w:color="auto"/>
                <w:left w:val="none" w:sz="0" w:space="0" w:color="auto"/>
                <w:bottom w:val="none" w:sz="0" w:space="0" w:color="auto"/>
                <w:right w:val="none" w:sz="0" w:space="0" w:color="auto"/>
              </w:divBdr>
            </w:div>
            <w:div w:id="1576669880">
              <w:marLeft w:val="0"/>
              <w:marRight w:val="0"/>
              <w:marTop w:val="0"/>
              <w:marBottom w:val="0"/>
              <w:divBdr>
                <w:top w:val="none" w:sz="0" w:space="0" w:color="auto"/>
                <w:left w:val="none" w:sz="0" w:space="0" w:color="auto"/>
                <w:bottom w:val="none" w:sz="0" w:space="0" w:color="auto"/>
                <w:right w:val="none" w:sz="0" w:space="0" w:color="auto"/>
              </w:divBdr>
            </w:div>
            <w:div w:id="1576816548">
              <w:marLeft w:val="0"/>
              <w:marRight w:val="0"/>
              <w:marTop w:val="0"/>
              <w:marBottom w:val="0"/>
              <w:divBdr>
                <w:top w:val="none" w:sz="0" w:space="0" w:color="auto"/>
                <w:left w:val="none" w:sz="0" w:space="0" w:color="auto"/>
                <w:bottom w:val="none" w:sz="0" w:space="0" w:color="auto"/>
                <w:right w:val="none" w:sz="0" w:space="0" w:color="auto"/>
              </w:divBdr>
            </w:div>
            <w:div w:id="1577855683">
              <w:marLeft w:val="0"/>
              <w:marRight w:val="0"/>
              <w:marTop w:val="0"/>
              <w:marBottom w:val="0"/>
              <w:divBdr>
                <w:top w:val="none" w:sz="0" w:space="0" w:color="auto"/>
                <w:left w:val="none" w:sz="0" w:space="0" w:color="auto"/>
                <w:bottom w:val="none" w:sz="0" w:space="0" w:color="auto"/>
                <w:right w:val="none" w:sz="0" w:space="0" w:color="auto"/>
              </w:divBdr>
            </w:div>
            <w:div w:id="1578204645">
              <w:marLeft w:val="0"/>
              <w:marRight w:val="0"/>
              <w:marTop w:val="0"/>
              <w:marBottom w:val="0"/>
              <w:divBdr>
                <w:top w:val="none" w:sz="0" w:space="0" w:color="auto"/>
                <w:left w:val="none" w:sz="0" w:space="0" w:color="auto"/>
                <w:bottom w:val="none" w:sz="0" w:space="0" w:color="auto"/>
                <w:right w:val="none" w:sz="0" w:space="0" w:color="auto"/>
              </w:divBdr>
            </w:div>
            <w:div w:id="1578708195">
              <w:marLeft w:val="0"/>
              <w:marRight w:val="0"/>
              <w:marTop w:val="0"/>
              <w:marBottom w:val="0"/>
              <w:divBdr>
                <w:top w:val="none" w:sz="0" w:space="0" w:color="auto"/>
                <w:left w:val="none" w:sz="0" w:space="0" w:color="auto"/>
                <w:bottom w:val="none" w:sz="0" w:space="0" w:color="auto"/>
                <w:right w:val="none" w:sz="0" w:space="0" w:color="auto"/>
              </w:divBdr>
            </w:div>
            <w:div w:id="1578858187">
              <w:marLeft w:val="0"/>
              <w:marRight w:val="0"/>
              <w:marTop w:val="0"/>
              <w:marBottom w:val="0"/>
              <w:divBdr>
                <w:top w:val="none" w:sz="0" w:space="0" w:color="auto"/>
                <w:left w:val="none" w:sz="0" w:space="0" w:color="auto"/>
                <w:bottom w:val="none" w:sz="0" w:space="0" w:color="auto"/>
                <w:right w:val="none" w:sz="0" w:space="0" w:color="auto"/>
              </w:divBdr>
            </w:div>
            <w:div w:id="1579629016">
              <w:marLeft w:val="0"/>
              <w:marRight w:val="0"/>
              <w:marTop w:val="0"/>
              <w:marBottom w:val="0"/>
              <w:divBdr>
                <w:top w:val="none" w:sz="0" w:space="0" w:color="auto"/>
                <w:left w:val="none" w:sz="0" w:space="0" w:color="auto"/>
                <w:bottom w:val="none" w:sz="0" w:space="0" w:color="auto"/>
                <w:right w:val="none" w:sz="0" w:space="0" w:color="auto"/>
              </w:divBdr>
            </w:div>
            <w:div w:id="1580213215">
              <w:marLeft w:val="0"/>
              <w:marRight w:val="0"/>
              <w:marTop w:val="0"/>
              <w:marBottom w:val="0"/>
              <w:divBdr>
                <w:top w:val="none" w:sz="0" w:space="0" w:color="auto"/>
                <w:left w:val="none" w:sz="0" w:space="0" w:color="auto"/>
                <w:bottom w:val="none" w:sz="0" w:space="0" w:color="auto"/>
                <w:right w:val="none" w:sz="0" w:space="0" w:color="auto"/>
              </w:divBdr>
            </w:div>
            <w:div w:id="1580292824">
              <w:marLeft w:val="0"/>
              <w:marRight w:val="0"/>
              <w:marTop w:val="0"/>
              <w:marBottom w:val="0"/>
              <w:divBdr>
                <w:top w:val="none" w:sz="0" w:space="0" w:color="auto"/>
                <w:left w:val="none" w:sz="0" w:space="0" w:color="auto"/>
                <w:bottom w:val="none" w:sz="0" w:space="0" w:color="auto"/>
                <w:right w:val="none" w:sz="0" w:space="0" w:color="auto"/>
              </w:divBdr>
            </w:div>
            <w:div w:id="1587227308">
              <w:marLeft w:val="0"/>
              <w:marRight w:val="0"/>
              <w:marTop w:val="0"/>
              <w:marBottom w:val="0"/>
              <w:divBdr>
                <w:top w:val="none" w:sz="0" w:space="0" w:color="auto"/>
                <w:left w:val="none" w:sz="0" w:space="0" w:color="auto"/>
                <w:bottom w:val="none" w:sz="0" w:space="0" w:color="auto"/>
                <w:right w:val="none" w:sz="0" w:space="0" w:color="auto"/>
              </w:divBdr>
            </w:div>
            <w:div w:id="1588416640">
              <w:marLeft w:val="0"/>
              <w:marRight w:val="0"/>
              <w:marTop w:val="0"/>
              <w:marBottom w:val="0"/>
              <w:divBdr>
                <w:top w:val="none" w:sz="0" w:space="0" w:color="auto"/>
                <w:left w:val="none" w:sz="0" w:space="0" w:color="auto"/>
                <w:bottom w:val="none" w:sz="0" w:space="0" w:color="auto"/>
                <w:right w:val="none" w:sz="0" w:space="0" w:color="auto"/>
              </w:divBdr>
            </w:div>
            <w:div w:id="1588617656">
              <w:marLeft w:val="0"/>
              <w:marRight w:val="0"/>
              <w:marTop w:val="0"/>
              <w:marBottom w:val="0"/>
              <w:divBdr>
                <w:top w:val="none" w:sz="0" w:space="0" w:color="auto"/>
                <w:left w:val="none" w:sz="0" w:space="0" w:color="auto"/>
                <w:bottom w:val="none" w:sz="0" w:space="0" w:color="auto"/>
                <w:right w:val="none" w:sz="0" w:space="0" w:color="auto"/>
              </w:divBdr>
            </w:div>
            <w:div w:id="1588809681">
              <w:marLeft w:val="0"/>
              <w:marRight w:val="0"/>
              <w:marTop w:val="0"/>
              <w:marBottom w:val="0"/>
              <w:divBdr>
                <w:top w:val="none" w:sz="0" w:space="0" w:color="auto"/>
                <w:left w:val="none" w:sz="0" w:space="0" w:color="auto"/>
                <w:bottom w:val="none" w:sz="0" w:space="0" w:color="auto"/>
                <w:right w:val="none" w:sz="0" w:space="0" w:color="auto"/>
              </w:divBdr>
            </w:div>
            <w:div w:id="1589314529">
              <w:marLeft w:val="0"/>
              <w:marRight w:val="0"/>
              <w:marTop w:val="0"/>
              <w:marBottom w:val="0"/>
              <w:divBdr>
                <w:top w:val="none" w:sz="0" w:space="0" w:color="auto"/>
                <w:left w:val="none" w:sz="0" w:space="0" w:color="auto"/>
                <w:bottom w:val="none" w:sz="0" w:space="0" w:color="auto"/>
                <w:right w:val="none" w:sz="0" w:space="0" w:color="auto"/>
              </w:divBdr>
            </w:div>
            <w:div w:id="1590577288">
              <w:marLeft w:val="0"/>
              <w:marRight w:val="0"/>
              <w:marTop w:val="0"/>
              <w:marBottom w:val="0"/>
              <w:divBdr>
                <w:top w:val="none" w:sz="0" w:space="0" w:color="auto"/>
                <w:left w:val="none" w:sz="0" w:space="0" w:color="auto"/>
                <w:bottom w:val="none" w:sz="0" w:space="0" w:color="auto"/>
                <w:right w:val="none" w:sz="0" w:space="0" w:color="auto"/>
              </w:divBdr>
            </w:div>
            <w:div w:id="1590650556">
              <w:marLeft w:val="0"/>
              <w:marRight w:val="0"/>
              <w:marTop w:val="0"/>
              <w:marBottom w:val="0"/>
              <w:divBdr>
                <w:top w:val="none" w:sz="0" w:space="0" w:color="auto"/>
                <w:left w:val="none" w:sz="0" w:space="0" w:color="auto"/>
                <w:bottom w:val="none" w:sz="0" w:space="0" w:color="auto"/>
                <w:right w:val="none" w:sz="0" w:space="0" w:color="auto"/>
              </w:divBdr>
            </w:div>
            <w:div w:id="1591967129">
              <w:marLeft w:val="0"/>
              <w:marRight w:val="0"/>
              <w:marTop w:val="0"/>
              <w:marBottom w:val="0"/>
              <w:divBdr>
                <w:top w:val="none" w:sz="0" w:space="0" w:color="auto"/>
                <w:left w:val="none" w:sz="0" w:space="0" w:color="auto"/>
                <w:bottom w:val="none" w:sz="0" w:space="0" w:color="auto"/>
                <w:right w:val="none" w:sz="0" w:space="0" w:color="auto"/>
              </w:divBdr>
            </w:div>
            <w:div w:id="1592010253">
              <w:marLeft w:val="0"/>
              <w:marRight w:val="0"/>
              <w:marTop w:val="0"/>
              <w:marBottom w:val="0"/>
              <w:divBdr>
                <w:top w:val="none" w:sz="0" w:space="0" w:color="auto"/>
                <w:left w:val="none" w:sz="0" w:space="0" w:color="auto"/>
                <w:bottom w:val="none" w:sz="0" w:space="0" w:color="auto"/>
                <w:right w:val="none" w:sz="0" w:space="0" w:color="auto"/>
              </w:divBdr>
            </w:div>
            <w:div w:id="1592854714">
              <w:marLeft w:val="0"/>
              <w:marRight w:val="0"/>
              <w:marTop w:val="0"/>
              <w:marBottom w:val="0"/>
              <w:divBdr>
                <w:top w:val="none" w:sz="0" w:space="0" w:color="auto"/>
                <w:left w:val="none" w:sz="0" w:space="0" w:color="auto"/>
                <w:bottom w:val="none" w:sz="0" w:space="0" w:color="auto"/>
                <w:right w:val="none" w:sz="0" w:space="0" w:color="auto"/>
              </w:divBdr>
            </w:div>
            <w:div w:id="1593469945">
              <w:marLeft w:val="0"/>
              <w:marRight w:val="0"/>
              <w:marTop w:val="0"/>
              <w:marBottom w:val="0"/>
              <w:divBdr>
                <w:top w:val="none" w:sz="0" w:space="0" w:color="auto"/>
                <w:left w:val="none" w:sz="0" w:space="0" w:color="auto"/>
                <w:bottom w:val="none" w:sz="0" w:space="0" w:color="auto"/>
                <w:right w:val="none" w:sz="0" w:space="0" w:color="auto"/>
              </w:divBdr>
            </w:div>
            <w:div w:id="1596590050">
              <w:marLeft w:val="0"/>
              <w:marRight w:val="0"/>
              <w:marTop w:val="0"/>
              <w:marBottom w:val="0"/>
              <w:divBdr>
                <w:top w:val="none" w:sz="0" w:space="0" w:color="auto"/>
                <w:left w:val="none" w:sz="0" w:space="0" w:color="auto"/>
                <w:bottom w:val="none" w:sz="0" w:space="0" w:color="auto"/>
                <w:right w:val="none" w:sz="0" w:space="0" w:color="auto"/>
              </w:divBdr>
            </w:div>
            <w:div w:id="1604460560">
              <w:marLeft w:val="0"/>
              <w:marRight w:val="0"/>
              <w:marTop w:val="0"/>
              <w:marBottom w:val="0"/>
              <w:divBdr>
                <w:top w:val="none" w:sz="0" w:space="0" w:color="auto"/>
                <w:left w:val="none" w:sz="0" w:space="0" w:color="auto"/>
                <w:bottom w:val="none" w:sz="0" w:space="0" w:color="auto"/>
                <w:right w:val="none" w:sz="0" w:space="0" w:color="auto"/>
              </w:divBdr>
            </w:div>
            <w:div w:id="1605960772">
              <w:marLeft w:val="0"/>
              <w:marRight w:val="0"/>
              <w:marTop w:val="0"/>
              <w:marBottom w:val="0"/>
              <w:divBdr>
                <w:top w:val="none" w:sz="0" w:space="0" w:color="auto"/>
                <w:left w:val="none" w:sz="0" w:space="0" w:color="auto"/>
                <w:bottom w:val="none" w:sz="0" w:space="0" w:color="auto"/>
                <w:right w:val="none" w:sz="0" w:space="0" w:color="auto"/>
              </w:divBdr>
            </w:div>
            <w:div w:id="1606957398">
              <w:marLeft w:val="0"/>
              <w:marRight w:val="0"/>
              <w:marTop w:val="0"/>
              <w:marBottom w:val="0"/>
              <w:divBdr>
                <w:top w:val="none" w:sz="0" w:space="0" w:color="auto"/>
                <w:left w:val="none" w:sz="0" w:space="0" w:color="auto"/>
                <w:bottom w:val="none" w:sz="0" w:space="0" w:color="auto"/>
                <w:right w:val="none" w:sz="0" w:space="0" w:color="auto"/>
              </w:divBdr>
            </w:div>
            <w:div w:id="1607804974">
              <w:marLeft w:val="0"/>
              <w:marRight w:val="0"/>
              <w:marTop w:val="0"/>
              <w:marBottom w:val="0"/>
              <w:divBdr>
                <w:top w:val="none" w:sz="0" w:space="0" w:color="auto"/>
                <w:left w:val="none" w:sz="0" w:space="0" w:color="auto"/>
                <w:bottom w:val="none" w:sz="0" w:space="0" w:color="auto"/>
                <w:right w:val="none" w:sz="0" w:space="0" w:color="auto"/>
              </w:divBdr>
            </w:div>
            <w:div w:id="1608587067">
              <w:marLeft w:val="0"/>
              <w:marRight w:val="0"/>
              <w:marTop w:val="0"/>
              <w:marBottom w:val="0"/>
              <w:divBdr>
                <w:top w:val="none" w:sz="0" w:space="0" w:color="auto"/>
                <w:left w:val="none" w:sz="0" w:space="0" w:color="auto"/>
                <w:bottom w:val="none" w:sz="0" w:space="0" w:color="auto"/>
                <w:right w:val="none" w:sz="0" w:space="0" w:color="auto"/>
              </w:divBdr>
            </w:div>
            <w:div w:id="1608997877">
              <w:marLeft w:val="0"/>
              <w:marRight w:val="0"/>
              <w:marTop w:val="0"/>
              <w:marBottom w:val="0"/>
              <w:divBdr>
                <w:top w:val="none" w:sz="0" w:space="0" w:color="auto"/>
                <w:left w:val="none" w:sz="0" w:space="0" w:color="auto"/>
                <w:bottom w:val="none" w:sz="0" w:space="0" w:color="auto"/>
                <w:right w:val="none" w:sz="0" w:space="0" w:color="auto"/>
              </w:divBdr>
            </w:div>
            <w:div w:id="1612466749">
              <w:marLeft w:val="0"/>
              <w:marRight w:val="0"/>
              <w:marTop w:val="0"/>
              <w:marBottom w:val="0"/>
              <w:divBdr>
                <w:top w:val="none" w:sz="0" w:space="0" w:color="auto"/>
                <w:left w:val="none" w:sz="0" w:space="0" w:color="auto"/>
                <w:bottom w:val="none" w:sz="0" w:space="0" w:color="auto"/>
                <w:right w:val="none" w:sz="0" w:space="0" w:color="auto"/>
              </w:divBdr>
            </w:div>
            <w:div w:id="1612517032">
              <w:marLeft w:val="0"/>
              <w:marRight w:val="0"/>
              <w:marTop w:val="0"/>
              <w:marBottom w:val="0"/>
              <w:divBdr>
                <w:top w:val="none" w:sz="0" w:space="0" w:color="auto"/>
                <w:left w:val="none" w:sz="0" w:space="0" w:color="auto"/>
                <w:bottom w:val="none" w:sz="0" w:space="0" w:color="auto"/>
                <w:right w:val="none" w:sz="0" w:space="0" w:color="auto"/>
              </w:divBdr>
            </w:div>
            <w:div w:id="1613394056">
              <w:marLeft w:val="0"/>
              <w:marRight w:val="0"/>
              <w:marTop w:val="0"/>
              <w:marBottom w:val="0"/>
              <w:divBdr>
                <w:top w:val="none" w:sz="0" w:space="0" w:color="auto"/>
                <w:left w:val="none" w:sz="0" w:space="0" w:color="auto"/>
                <w:bottom w:val="none" w:sz="0" w:space="0" w:color="auto"/>
                <w:right w:val="none" w:sz="0" w:space="0" w:color="auto"/>
              </w:divBdr>
            </w:div>
            <w:div w:id="1614169586">
              <w:marLeft w:val="0"/>
              <w:marRight w:val="0"/>
              <w:marTop w:val="0"/>
              <w:marBottom w:val="0"/>
              <w:divBdr>
                <w:top w:val="none" w:sz="0" w:space="0" w:color="auto"/>
                <w:left w:val="none" w:sz="0" w:space="0" w:color="auto"/>
                <w:bottom w:val="none" w:sz="0" w:space="0" w:color="auto"/>
                <w:right w:val="none" w:sz="0" w:space="0" w:color="auto"/>
              </w:divBdr>
            </w:div>
            <w:div w:id="1614248348">
              <w:marLeft w:val="0"/>
              <w:marRight w:val="0"/>
              <w:marTop w:val="0"/>
              <w:marBottom w:val="0"/>
              <w:divBdr>
                <w:top w:val="none" w:sz="0" w:space="0" w:color="auto"/>
                <w:left w:val="none" w:sz="0" w:space="0" w:color="auto"/>
                <w:bottom w:val="none" w:sz="0" w:space="0" w:color="auto"/>
                <w:right w:val="none" w:sz="0" w:space="0" w:color="auto"/>
              </w:divBdr>
            </w:div>
            <w:div w:id="1615282010">
              <w:marLeft w:val="0"/>
              <w:marRight w:val="0"/>
              <w:marTop w:val="0"/>
              <w:marBottom w:val="0"/>
              <w:divBdr>
                <w:top w:val="none" w:sz="0" w:space="0" w:color="auto"/>
                <w:left w:val="none" w:sz="0" w:space="0" w:color="auto"/>
                <w:bottom w:val="none" w:sz="0" w:space="0" w:color="auto"/>
                <w:right w:val="none" w:sz="0" w:space="0" w:color="auto"/>
              </w:divBdr>
            </w:div>
            <w:div w:id="1615361154">
              <w:marLeft w:val="0"/>
              <w:marRight w:val="0"/>
              <w:marTop w:val="0"/>
              <w:marBottom w:val="0"/>
              <w:divBdr>
                <w:top w:val="none" w:sz="0" w:space="0" w:color="auto"/>
                <w:left w:val="none" w:sz="0" w:space="0" w:color="auto"/>
                <w:bottom w:val="none" w:sz="0" w:space="0" w:color="auto"/>
                <w:right w:val="none" w:sz="0" w:space="0" w:color="auto"/>
              </w:divBdr>
            </w:div>
            <w:div w:id="1616325138">
              <w:marLeft w:val="0"/>
              <w:marRight w:val="0"/>
              <w:marTop w:val="0"/>
              <w:marBottom w:val="0"/>
              <w:divBdr>
                <w:top w:val="none" w:sz="0" w:space="0" w:color="auto"/>
                <w:left w:val="none" w:sz="0" w:space="0" w:color="auto"/>
                <w:bottom w:val="none" w:sz="0" w:space="0" w:color="auto"/>
                <w:right w:val="none" w:sz="0" w:space="0" w:color="auto"/>
              </w:divBdr>
            </w:div>
            <w:div w:id="1617054077">
              <w:marLeft w:val="0"/>
              <w:marRight w:val="0"/>
              <w:marTop w:val="0"/>
              <w:marBottom w:val="0"/>
              <w:divBdr>
                <w:top w:val="none" w:sz="0" w:space="0" w:color="auto"/>
                <w:left w:val="none" w:sz="0" w:space="0" w:color="auto"/>
                <w:bottom w:val="none" w:sz="0" w:space="0" w:color="auto"/>
                <w:right w:val="none" w:sz="0" w:space="0" w:color="auto"/>
              </w:divBdr>
            </w:div>
            <w:div w:id="1619482674">
              <w:marLeft w:val="0"/>
              <w:marRight w:val="0"/>
              <w:marTop w:val="0"/>
              <w:marBottom w:val="0"/>
              <w:divBdr>
                <w:top w:val="none" w:sz="0" w:space="0" w:color="auto"/>
                <w:left w:val="none" w:sz="0" w:space="0" w:color="auto"/>
                <w:bottom w:val="none" w:sz="0" w:space="0" w:color="auto"/>
                <w:right w:val="none" w:sz="0" w:space="0" w:color="auto"/>
              </w:divBdr>
            </w:div>
            <w:div w:id="1620181896">
              <w:marLeft w:val="0"/>
              <w:marRight w:val="0"/>
              <w:marTop w:val="0"/>
              <w:marBottom w:val="0"/>
              <w:divBdr>
                <w:top w:val="none" w:sz="0" w:space="0" w:color="auto"/>
                <w:left w:val="none" w:sz="0" w:space="0" w:color="auto"/>
                <w:bottom w:val="none" w:sz="0" w:space="0" w:color="auto"/>
                <w:right w:val="none" w:sz="0" w:space="0" w:color="auto"/>
              </w:divBdr>
            </w:div>
            <w:div w:id="1622567575">
              <w:marLeft w:val="0"/>
              <w:marRight w:val="0"/>
              <w:marTop w:val="0"/>
              <w:marBottom w:val="0"/>
              <w:divBdr>
                <w:top w:val="none" w:sz="0" w:space="0" w:color="auto"/>
                <w:left w:val="none" w:sz="0" w:space="0" w:color="auto"/>
                <w:bottom w:val="none" w:sz="0" w:space="0" w:color="auto"/>
                <w:right w:val="none" w:sz="0" w:space="0" w:color="auto"/>
              </w:divBdr>
            </w:div>
            <w:div w:id="1622763577">
              <w:marLeft w:val="0"/>
              <w:marRight w:val="0"/>
              <w:marTop w:val="0"/>
              <w:marBottom w:val="0"/>
              <w:divBdr>
                <w:top w:val="none" w:sz="0" w:space="0" w:color="auto"/>
                <w:left w:val="none" w:sz="0" w:space="0" w:color="auto"/>
                <w:bottom w:val="none" w:sz="0" w:space="0" w:color="auto"/>
                <w:right w:val="none" w:sz="0" w:space="0" w:color="auto"/>
              </w:divBdr>
            </w:div>
            <w:div w:id="1628858212">
              <w:marLeft w:val="0"/>
              <w:marRight w:val="0"/>
              <w:marTop w:val="0"/>
              <w:marBottom w:val="0"/>
              <w:divBdr>
                <w:top w:val="none" w:sz="0" w:space="0" w:color="auto"/>
                <w:left w:val="none" w:sz="0" w:space="0" w:color="auto"/>
                <w:bottom w:val="none" w:sz="0" w:space="0" w:color="auto"/>
                <w:right w:val="none" w:sz="0" w:space="0" w:color="auto"/>
              </w:divBdr>
            </w:div>
            <w:div w:id="1630938413">
              <w:marLeft w:val="0"/>
              <w:marRight w:val="0"/>
              <w:marTop w:val="0"/>
              <w:marBottom w:val="0"/>
              <w:divBdr>
                <w:top w:val="none" w:sz="0" w:space="0" w:color="auto"/>
                <w:left w:val="none" w:sz="0" w:space="0" w:color="auto"/>
                <w:bottom w:val="none" w:sz="0" w:space="0" w:color="auto"/>
                <w:right w:val="none" w:sz="0" w:space="0" w:color="auto"/>
              </w:divBdr>
            </w:div>
            <w:div w:id="1632205759">
              <w:marLeft w:val="0"/>
              <w:marRight w:val="0"/>
              <w:marTop w:val="0"/>
              <w:marBottom w:val="0"/>
              <w:divBdr>
                <w:top w:val="none" w:sz="0" w:space="0" w:color="auto"/>
                <w:left w:val="none" w:sz="0" w:space="0" w:color="auto"/>
                <w:bottom w:val="none" w:sz="0" w:space="0" w:color="auto"/>
                <w:right w:val="none" w:sz="0" w:space="0" w:color="auto"/>
              </w:divBdr>
            </w:div>
            <w:div w:id="1633707876">
              <w:marLeft w:val="0"/>
              <w:marRight w:val="0"/>
              <w:marTop w:val="0"/>
              <w:marBottom w:val="0"/>
              <w:divBdr>
                <w:top w:val="none" w:sz="0" w:space="0" w:color="auto"/>
                <w:left w:val="none" w:sz="0" w:space="0" w:color="auto"/>
                <w:bottom w:val="none" w:sz="0" w:space="0" w:color="auto"/>
                <w:right w:val="none" w:sz="0" w:space="0" w:color="auto"/>
              </w:divBdr>
            </w:div>
            <w:div w:id="1634217310">
              <w:marLeft w:val="0"/>
              <w:marRight w:val="0"/>
              <w:marTop w:val="0"/>
              <w:marBottom w:val="0"/>
              <w:divBdr>
                <w:top w:val="none" w:sz="0" w:space="0" w:color="auto"/>
                <w:left w:val="none" w:sz="0" w:space="0" w:color="auto"/>
                <w:bottom w:val="none" w:sz="0" w:space="0" w:color="auto"/>
                <w:right w:val="none" w:sz="0" w:space="0" w:color="auto"/>
              </w:divBdr>
            </w:div>
            <w:div w:id="1636443328">
              <w:marLeft w:val="0"/>
              <w:marRight w:val="0"/>
              <w:marTop w:val="0"/>
              <w:marBottom w:val="0"/>
              <w:divBdr>
                <w:top w:val="none" w:sz="0" w:space="0" w:color="auto"/>
                <w:left w:val="none" w:sz="0" w:space="0" w:color="auto"/>
                <w:bottom w:val="none" w:sz="0" w:space="0" w:color="auto"/>
                <w:right w:val="none" w:sz="0" w:space="0" w:color="auto"/>
              </w:divBdr>
            </w:div>
            <w:div w:id="1637183261">
              <w:marLeft w:val="0"/>
              <w:marRight w:val="0"/>
              <w:marTop w:val="0"/>
              <w:marBottom w:val="0"/>
              <w:divBdr>
                <w:top w:val="none" w:sz="0" w:space="0" w:color="auto"/>
                <w:left w:val="none" w:sz="0" w:space="0" w:color="auto"/>
                <w:bottom w:val="none" w:sz="0" w:space="0" w:color="auto"/>
                <w:right w:val="none" w:sz="0" w:space="0" w:color="auto"/>
              </w:divBdr>
            </w:div>
            <w:div w:id="1637828904">
              <w:marLeft w:val="0"/>
              <w:marRight w:val="0"/>
              <w:marTop w:val="0"/>
              <w:marBottom w:val="0"/>
              <w:divBdr>
                <w:top w:val="none" w:sz="0" w:space="0" w:color="auto"/>
                <w:left w:val="none" w:sz="0" w:space="0" w:color="auto"/>
                <w:bottom w:val="none" w:sz="0" w:space="0" w:color="auto"/>
                <w:right w:val="none" w:sz="0" w:space="0" w:color="auto"/>
              </w:divBdr>
            </w:div>
            <w:div w:id="1639992791">
              <w:marLeft w:val="0"/>
              <w:marRight w:val="0"/>
              <w:marTop w:val="0"/>
              <w:marBottom w:val="0"/>
              <w:divBdr>
                <w:top w:val="none" w:sz="0" w:space="0" w:color="auto"/>
                <w:left w:val="none" w:sz="0" w:space="0" w:color="auto"/>
                <w:bottom w:val="none" w:sz="0" w:space="0" w:color="auto"/>
                <w:right w:val="none" w:sz="0" w:space="0" w:color="auto"/>
              </w:divBdr>
            </w:div>
            <w:div w:id="1640258734">
              <w:marLeft w:val="0"/>
              <w:marRight w:val="0"/>
              <w:marTop w:val="0"/>
              <w:marBottom w:val="0"/>
              <w:divBdr>
                <w:top w:val="none" w:sz="0" w:space="0" w:color="auto"/>
                <w:left w:val="none" w:sz="0" w:space="0" w:color="auto"/>
                <w:bottom w:val="none" w:sz="0" w:space="0" w:color="auto"/>
                <w:right w:val="none" w:sz="0" w:space="0" w:color="auto"/>
              </w:divBdr>
            </w:div>
            <w:div w:id="1640529092">
              <w:marLeft w:val="0"/>
              <w:marRight w:val="0"/>
              <w:marTop w:val="0"/>
              <w:marBottom w:val="0"/>
              <w:divBdr>
                <w:top w:val="none" w:sz="0" w:space="0" w:color="auto"/>
                <w:left w:val="none" w:sz="0" w:space="0" w:color="auto"/>
                <w:bottom w:val="none" w:sz="0" w:space="0" w:color="auto"/>
                <w:right w:val="none" w:sz="0" w:space="0" w:color="auto"/>
              </w:divBdr>
            </w:div>
            <w:div w:id="1641955144">
              <w:marLeft w:val="0"/>
              <w:marRight w:val="0"/>
              <w:marTop w:val="360"/>
              <w:marBottom w:val="0"/>
              <w:divBdr>
                <w:top w:val="single" w:sz="6" w:space="0" w:color="auto"/>
                <w:left w:val="single" w:sz="6" w:space="0" w:color="auto"/>
                <w:bottom w:val="single" w:sz="6" w:space="0" w:color="auto"/>
                <w:right w:val="single" w:sz="6" w:space="0" w:color="auto"/>
              </w:divBdr>
            </w:div>
            <w:div w:id="1642150247">
              <w:marLeft w:val="0"/>
              <w:marRight w:val="0"/>
              <w:marTop w:val="0"/>
              <w:marBottom w:val="0"/>
              <w:divBdr>
                <w:top w:val="none" w:sz="0" w:space="0" w:color="auto"/>
                <w:left w:val="none" w:sz="0" w:space="0" w:color="auto"/>
                <w:bottom w:val="none" w:sz="0" w:space="0" w:color="auto"/>
                <w:right w:val="none" w:sz="0" w:space="0" w:color="auto"/>
              </w:divBdr>
            </w:div>
            <w:div w:id="1643079885">
              <w:marLeft w:val="0"/>
              <w:marRight w:val="0"/>
              <w:marTop w:val="0"/>
              <w:marBottom w:val="0"/>
              <w:divBdr>
                <w:top w:val="none" w:sz="0" w:space="0" w:color="auto"/>
                <w:left w:val="none" w:sz="0" w:space="0" w:color="auto"/>
                <w:bottom w:val="none" w:sz="0" w:space="0" w:color="auto"/>
                <w:right w:val="none" w:sz="0" w:space="0" w:color="auto"/>
              </w:divBdr>
            </w:div>
            <w:div w:id="1646230696">
              <w:marLeft w:val="0"/>
              <w:marRight w:val="0"/>
              <w:marTop w:val="0"/>
              <w:marBottom w:val="0"/>
              <w:divBdr>
                <w:top w:val="none" w:sz="0" w:space="0" w:color="auto"/>
                <w:left w:val="none" w:sz="0" w:space="0" w:color="auto"/>
                <w:bottom w:val="none" w:sz="0" w:space="0" w:color="auto"/>
                <w:right w:val="none" w:sz="0" w:space="0" w:color="auto"/>
              </w:divBdr>
            </w:div>
            <w:div w:id="1647203900">
              <w:marLeft w:val="0"/>
              <w:marRight w:val="0"/>
              <w:marTop w:val="0"/>
              <w:marBottom w:val="0"/>
              <w:divBdr>
                <w:top w:val="none" w:sz="0" w:space="0" w:color="auto"/>
                <w:left w:val="none" w:sz="0" w:space="0" w:color="auto"/>
                <w:bottom w:val="none" w:sz="0" w:space="0" w:color="auto"/>
                <w:right w:val="none" w:sz="0" w:space="0" w:color="auto"/>
              </w:divBdr>
            </w:div>
            <w:div w:id="1647857774">
              <w:marLeft w:val="0"/>
              <w:marRight w:val="0"/>
              <w:marTop w:val="0"/>
              <w:marBottom w:val="0"/>
              <w:divBdr>
                <w:top w:val="none" w:sz="0" w:space="0" w:color="auto"/>
                <w:left w:val="none" w:sz="0" w:space="0" w:color="auto"/>
                <w:bottom w:val="none" w:sz="0" w:space="0" w:color="auto"/>
                <w:right w:val="none" w:sz="0" w:space="0" w:color="auto"/>
              </w:divBdr>
            </w:div>
            <w:div w:id="1649240558">
              <w:marLeft w:val="0"/>
              <w:marRight w:val="0"/>
              <w:marTop w:val="0"/>
              <w:marBottom w:val="0"/>
              <w:divBdr>
                <w:top w:val="none" w:sz="0" w:space="0" w:color="auto"/>
                <w:left w:val="none" w:sz="0" w:space="0" w:color="auto"/>
                <w:bottom w:val="none" w:sz="0" w:space="0" w:color="auto"/>
                <w:right w:val="none" w:sz="0" w:space="0" w:color="auto"/>
              </w:divBdr>
            </w:div>
            <w:div w:id="1650093971">
              <w:marLeft w:val="0"/>
              <w:marRight w:val="0"/>
              <w:marTop w:val="0"/>
              <w:marBottom w:val="0"/>
              <w:divBdr>
                <w:top w:val="none" w:sz="0" w:space="0" w:color="auto"/>
                <w:left w:val="none" w:sz="0" w:space="0" w:color="auto"/>
                <w:bottom w:val="none" w:sz="0" w:space="0" w:color="auto"/>
                <w:right w:val="none" w:sz="0" w:space="0" w:color="auto"/>
              </w:divBdr>
            </w:div>
            <w:div w:id="1650554803">
              <w:marLeft w:val="0"/>
              <w:marRight w:val="0"/>
              <w:marTop w:val="0"/>
              <w:marBottom w:val="0"/>
              <w:divBdr>
                <w:top w:val="none" w:sz="0" w:space="0" w:color="auto"/>
                <w:left w:val="none" w:sz="0" w:space="0" w:color="auto"/>
                <w:bottom w:val="none" w:sz="0" w:space="0" w:color="auto"/>
                <w:right w:val="none" w:sz="0" w:space="0" w:color="auto"/>
              </w:divBdr>
            </w:div>
            <w:div w:id="1654017852">
              <w:marLeft w:val="0"/>
              <w:marRight w:val="0"/>
              <w:marTop w:val="0"/>
              <w:marBottom w:val="0"/>
              <w:divBdr>
                <w:top w:val="none" w:sz="0" w:space="0" w:color="auto"/>
                <w:left w:val="none" w:sz="0" w:space="0" w:color="auto"/>
                <w:bottom w:val="none" w:sz="0" w:space="0" w:color="auto"/>
                <w:right w:val="none" w:sz="0" w:space="0" w:color="auto"/>
              </w:divBdr>
            </w:div>
            <w:div w:id="1654794723">
              <w:marLeft w:val="0"/>
              <w:marRight w:val="0"/>
              <w:marTop w:val="0"/>
              <w:marBottom w:val="0"/>
              <w:divBdr>
                <w:top w:val="none" w:sz="0" w:space="0" w:color="auto"/>
                <w:left w:val="none" w:sz="0" w:space="0" w:color="auto"/>
                <w:bottom w:val="none" w:sz="0" w:space="0" w:color="auto"/>
                <w:right w:val="none" w:sz="0" w:space="0" w:color="auto"/>
              </w:divBdr>
            </w:div>
            <w:div w:id="1661496969">
              <w:marLeft w:val="0"/>
              <w:marRight w:val="0"/>
              <w:marTop w:val="0"/>
              <w:marBottom w:val="0"/>
              <w:divBdr>
                <w:top w:val="none" w:sz="0" w:space="0" w:color="auto"/>
                <w:left w:val="none" w:sz="0" w:space="0" w:color="auto"/>
                <w:bottom w:val="none" w:sz="0" w:space="0" w:color="auto"/>
                <w:right w:val="none" w:sz="0" w:space="0" w:color="auto"/>
              </w:divBdr>
            </w:div>
            <w:div w:id="1663317207">
              <w:marLeft w:val="0"/>
              <w:marRight w:val="0"/>
              <w:marTop w:val="0"/>
              <w:marBottom w:val="0"/>
              <w:divBdr>
                <w:top w:val="none" w:sz="0" w:space="0" w:color="auto"/>
                <w:left w:val="none" w:sz="0" w:space="0" w:color="auto"/>
                <w:bottom w:val="none" w:sz="0" w:space="0" w:color="auto"/>
                <w:right w:val="none" w:sz="0" w:space="0" w:color="auto"/>
              </w:divBdr>
            </w:div>
            <w:div w:id="1664121100">
              <w:marLeft w:val="0"/>
              <w:marRight w:val="0"/>
              <w:marTop w:val="0"/>
              <w:marBottom w:val="0"/>
              <w:divBdr>
                <w:top w:val="none" w:sz="0" w:space="0" w:color="auto"/>
                <w:left w:val="none" w:sz="0" w:space="0" w:color="auto"/>
                <w:bottom w:val="none" w:sz="0" w:space="0" w:color="auto"/>
                <w:right w:val="none" w:sz="0" w:space="0" w:color="auto"/>
              </w:divBdr>
            </w:div>
            <w:div w:id="1664430936">
              <w:marLeft w:val="0"/>
              <w:marRight w:val="0"/>
              <w:marTop w:val="0"/>
              <w:marBottom w:val="0"/>
              <w:divBdr>
                <w:top w:val="none" w:sz="0" w:space="0" w:color="auto"/>
                <w:left w:val="none" w:sz="0" w:space="0" w:color="auto"/>
                <w:bottom w:val="none" w:sz="0" w:space="0" w:color="auto"/>
                <w:right w:val="none" w:sz="0" w:space="0" w:color="auto"/>
              </w:divBdr>
            </w:div>
            <w:div w:id="1667130390">
              <w:marLeft w:val="0"/>
              <w:marRight w:val="0"/>
              <w:marTop w:val="0"/>
              <w:marBottom w:val="0"/>
              <w:divBdr>
                <w:top w:val="none" w:sz="0" w:space="0" w:color="auto"/>
                <w:left w:val="none" w:sz="0" w:space="0" w:color="auto"/>
                <w:bottom w:val="none" w:sz="0" w:space="0" w:color="auto"/>
                <w:right w:val="none" w:sz="0" w:space="0" w:color="auto"/>
              </w:divBdr>
            </w:div>
            <w:div w:id="1669212211">
              <w:marLeft w:val="0"/>
              <w:marRight w:val="0"/>
              <w:marTop w:val="0"/>
              <w:marBottom w:val="0"/>
              <w:divBdr>
                <w:top w:val="none" w:sz="0" w:space="0" w:color="auto"/>
                <w:left w:val="none" w:sz="0" w:space="0" w:color="auto"/>
                <w:bottom w:val="none" w:sz="0" w:space="0" w:color="auto"/>
                <w:right w:val="none" w:sz="0" w:space="0" w:color="auto"/>
              </w:divBdr>
            </w:div>
            <w:div w:id="1669750240">
              <w:marLeft w:val="0"/>
              <w:marRight w:val="0"/>
              <w:marTop w:val="0"/>
              <w:marBottom w:val="0"/>
              <w:divBdr>
                <w:top w:val="none" w:sz="0" w:space="0" w:color="auto"/>
                <w:left w:val="none" w:sz="0" w:space="0" w:color="auto"/>
                <w:bottom w:val="none" w:sz="0" w:space="0" w:color="auto"/>
                <w:right w:val="none" w:sz="0" w:space="0" w:color="auto"/>
              </w:divBdr>
            </w:div>
            <w:div w:id="1670252591">
              <w:marLeft w:val="0"/>
              <w:marRight w:val="0"/>
              <w:marTop w:val="0"/>
              <w:marBottom w:val="0"/>
              <w:divBdr>
                <w:top w:val="none" w:sz="0" w:space="0" w:color="auto"/>
                <w:left w:val="none" w:sz="0" w:space="0" w:color="auto"/>
                <w:bottom w:val="none" w:sz="0" w:space="0" w:color="auto"/>
                <w:right w:val="none" w:sz="0" w:space="0" w:color="auto"/>
              </w:divBdr>
            </w:div>
            <w:div w:id="1670406595">
              <w:marLeft w:val="0"/>
              <w:marRight w:val="0"/>
              <w:marTop w:val="0"/>
              <w:marBottom w:val="0"/>
              <w:divBdr>
                <w:top w:val="none" w:sz="0" w:space="0" w:color="auto"/>
                <w:left w:val="none" w:sz="0" w:space="0" w:color="auto"/>
                <w:bottom w:val="none" w:sz="0" w:space="0" w:color="auto"/>
                <w:right w:val="none" w:sz="0" w:space="0" w:color="auto"/>
              </w:divBdr>
            </w:div>
            <w:div w:id="1670644423">
              <w:marLeft w:val="0"/>
              <w:marRight w:val="0"/>
              <w:marTop w:val="0"/>
              <w:marBottom w:val="0"/>
              <w:divBdr>
                <w:top w:val="none" w:sz="0" w:space="0" w:color="auto"/>
                <w:left w:val="none" w:sz="0" w:space="0" w:color="auto"/>
                <w:bottom w:val="none" w:sz="0" w:space="0" w:color="auto"/>
                <w:right w:val="none" w:sz="0" w:space="0" w:color="auto"/>
              </w:divBdr>
            </w:div>
            <w:div w:id="1671903432">
              <w:marLeft w:val="0"/>
              <w:marRight w:val="0"/>
              <w:marTop w:val="0"/>
              <w:marBottom w:val="0"/>
              <w:divBdr>
                <w:top w:val="none" w:sz="0" w:space="0" w:color="auto"/>
                <w:left w:val="none" w:sz="0" w:space="0" w:color="auto"/>
                <w:bottom w:val="none" w:sz="0" w:space="0" w:color="auto"/>
                <w:right w:val="none" w:sz="0" w:space="0" w:color="auto"/>
              </w:divBdr>
            </w:div>
            <w:div w:id="1675498776">
              <w:marLeft w:val="0"/>
              <w:marRight w:val="0"/>
              <w:marTop w:val="0"/>
              <w:marBottom w:val="0"/>
              <w:divBdr>
                <w:top w:val="none" w:sz="0" w:space="0" w:color="auto"/>
                <w:left w:val="none" w:sz="0" w:space="0" w:color="auto"/>
                <w:bottom w:val="none" w:sz="0" w:space="0" w:color="auto"/>
                <w:right w:val="none" w:sz="0" w:space="0" w:color="auto"/>
              </w:divBdr>
            </w:div>
            <w:div w:id="1675913594">
              <w:marLeft w:val="0"/>
              <w:marRight w:val="0"/>
              <w:marTop w:val="0"/>
              <w:marBottom w:val="0"/>
              <w:divBdr>
                <w:top w:val="none" w:sz="0" w:space="0" w:color="auto"/>
                <w:left w:val="none" w:sz="0" w:space="0" w:color="auto"/>
                <w:bottom w:val="none" w:sz="0" w:space="0" w:color="auto"/>
                <w:right w:val="none" w:sz="0" w:space="0" w:color="auto"/>
              </w:divBdr>
            </w:div>
            <w:div w:id="1676108493">
              <w:marLeft w:val="0"/>
              <w:marRight w:val="0"/>
              <w:marTop w:val="0"/>
              <w:marBottom w:val="0"/>
              <w:divBdr>
                <w:top w:val="none" w:sz="0" w:space="0" w:color="auto"/>
                <w:left w:val="none" w:sz="0" w:space="0" w:color="auto"/>
                <w:bottom w:val="none" w:sz="0" w:space="0" w:color="auto"/>
                <w:right w:val="none" w:sz="0" w:space="0" w:color="auto"/>
              </w:divBdr>
            </w:div>
            <w:div w:id="1676684228">
              <w:marLeft w:val="0"/>
              <w:marRight w:val="0"/>
              <w:marTop w:val="0"/>
              <w:marBottom w:val="0"/>
              <w:divBdr>
                <w:top w:val="none" w:sz="0" w:space="0" w:color="auto"/>
                <w:left w:val="none" w:sz="0" w:space="0" w:color="auto"/>
                <w:bottom w:val="none" w:sz="0" w:space="0" w:color="auto"/>
                <w:right w:val="none" w:sz="0" w:space="0" w:color="auto"/>
              </w:divBdr>
            </w:div>
            <w:div w:id="1676807528">
              <w:marLeft w:val="0"/>
              <w:marRight w:val="0"/>
              <w:marTop w:val="0"/>
              <w:marBottom w:val="0"/>
              <w:divBdr>
                <w:top w:val="none" w:sz="0" w:space="0" w:color="auto"/>
                <w:left w:val="none" w:sz="0" w:space="0" w:color="auto"/>
                <w:bottom w:val="none" w:sz="0" w:space="0" w:color="auto"/>
                <w:right w:val="none" w:sz="0" w:space="0" w:color="auto"/>
              </w:divBdr>
            </w:div>
            <w:div w:id="1677688327">
              <w:marLeft w:val="0"/>
              <w:marRight w:val="0"/>
              <w:marTop w:val="0"/>
              <w:marBottom w:val="0"/>
              <w:divBdr>
                <w:top w:val="none" w:sz="0" w:space="0" w:color="auto"/>
                <w:left w:val="none" w:sz="0" w:space="0" w:color="auto"/>
                <w:bottom w:val="none" w:sz="0" w:space="0" w:color="auto"/>
                <w:right w:val="none" w:sz="0" w:space="0" w:color="auto"/>
              </w:divBdr>
            </w:div>
            <w:div w:id="1678730541">
              <w:marLeft w:val="0"/>
              <w:marRight w:val="0"/>
              <w:marTop w:val="0"/>
              <w:marBottom w:val="0"/>
              <w:divBdr>
                <w:top w:val="none" w:sz="0" w:space="0" w:color="auto"/>
                <w:left w:val="none" w:sz="0" w:space="0" w:color="auto"/>
                <w:bottom w:val="none" w:sz="0" w:space="0" w:color="auto"/>
                <w:right w:val="none" w:sz="0" w:space="0" w:color="auto"/>
              </w:divBdr>
            </w:div>
            <w:div w:id="1679386491">
              <w:marLeft w:val="0"/>
              <w:marRight w:val="0"/>
              <w:marTop w:val="0"/>
              <w:marBottom w:val="0"/>
              <w:divBdr>
                <w:top w:val="none" w:sz="0" w:space="0" w:color="auto"/>
                <w:left w:val="none" w:sz="0" w:space="0" w:color="auto"/>
                <w:bottom w:val="none" w:sz="0" w:space="0" w:color="auto"/>
                <w:right w:val="none" w:sz="0" w:space="0" w:color="auto"/>
              </w:divBdr>
            </w:div>
            <w:div w:id="1680036180">
              <w:marLeft w:val="0"/>
              <w:marRight w:val="0"/>
              <w:marTop w:val="0"/>
              <w:marBottom w:val="0"/>
              <w:divBdr>
                <w:top w:val="none" w:sz="0" w:space="0" w:color="auto"/>
                <w:left w:val="none" w:sz="0" w:space="0" w:color="auto"/>
                <w:bottom w:val="none" w:sz="0" w:space="0" w:color="auto"/>
                <w:right w:val="none" w:sz="0" w:space="0" w:color="auto"/>
              </w:divBdr>
            </w:div>
            <w:div w:id="1680158246">
              <w:marLeft w:val="0"/>
              <w:marRight w:val="0"/>
              <w:marTop w:val="0"/>
              <w:marBottom w:val="0"/>
              <w:divBdr>
                <w:top w:val="none" w:sz="0" w:space="0" w:color="auto"/>
                <w:left w:val="none" w:sz="0" w:space="0" w:color="auto"/>
                <w:bottom w:val="none" w:sz="0" w:space="0" w:color="auto"/>
                <w:right w:val="none" w:sz="0" w:space="0" w:color="auto"/>
              </w:divBdr>
            </w:div>
            <w:div w:id="1681348324">
              <w:marLeft w:val="0"/>
              <w:marRight w:val="0"/>
              <w:marTop w:val="0"/>
              <w:marBottom w:val="0"/>
              <w:divBdr>
                <w:top w:val="none" w:sz="0" w:space="0" w:color="auto"/>
                <w:left w:val="none" w:sz="0" w:space="0" w:color="auto"/>
                <w:bottom w:val="none" w:sz="0" w:space="0" w:color="auto"/>
                <w:right w:val="none" w:sz="0" w:space="0" w:color="auto"/>
              </w:divBdr>
            </w:div>
            <w:div w:id="1682511174">
              <w:marLeft w:val="0"/>
              <w:marRight w:val="0"/>
              <w:marTop w:val="0"/>
              <w:marBottom w:val="0"/>
              <w:divBdr>
                <w:top w:val="none" w:sz="0" w:space="0" w:color="auto"/>
                <w:left w:val="none" w:sz="0" w:space="0" w:color="auto"/>
                <w:bottom w:val="none" w:sz="0" w:space="0" w:color="auto"/>
                <w:right w:val="none" w:sz="0" w:space="0" w:color="auto"/>
              </w:divBdr>
            </w:div>
            <w:div w:id="1683582841">
              <w:marLeft w:val="0"/>
              <w:marRight w:val="0"/>
              <w:marTop w:val="0"/>
              <w:marBottom w:val="0"/>
              <w:divBdr>
                <w:top w:val="none" w:sz="0" w:space="0" w:color="auto"/>
                <w:left w:val="none" w:sz="0" w:space="0" w:color="auto"/>
                <w:bottom w:val="none" w:sz="0" w:space="0" w:color="auto"/>
                <w:right w:val="none" w:sz="0" w:space="0" w:color="auto"/>
              </w:divBdr>
            </w:div>
            <w:div w:id="1685324815">
              <w:marLeft w:val="0"/>
              <w:marRight w:val="0"/>
              <w:marTop w:val="0"/>
              <w:marBottom w:val="0"/>
              <w:divBdr>
                <w:top w:val="none" w:sz="0" w:space="0" w:color="auto"/>
                <w:left w:val="none" w:sz="0" w:space="0" w:color="auto"/>
                <w:bottom w:val="none" w:sz="0" w:space="0" w:color="auto"/>
                <w:right w:val="none" w:sz="0" w:space="0" w:color="auto"/>
              </w:divBdr>
            </w:div>
            <w:div w:id="1685937209">
              <w:marLeft w:val="0"/>
              <w:marRight w:val="0"/>
              <w:marTop w:val="0"/>
              <w:marBottom w:val="0"/>
              <w:divBdr>
                <w:top w:val="none" w:sz="0" w:space="0" w:color="auto"/>
                <w:left w:val="none" w:sz="0" w:space="0" w:color="auto"/>
                <w:bottom w:val="none" w:sz="0" w:space="0" w:color="auto"/>
                <w:right w:val="none" w:sz="0" w:space="0" w:color="auto"/>
              </w:divBdr>
            </w:div>
            <w:div w:id="1686328022">
              <w:marLeft w:val="0"/>
              <w:marRight w:val="0"/>
              <w:marTop w:val="0"/>
              <w:marBottom w:val="0"/>
              <w:divBdr>
                <w:top w:val="none" w:sz="0" w:space="0" w:color="auto"/>
                <w:left w:val="none" w:sz="0" w:space="0" w:color="auto"/>
                <w:bottom w:val="none" w:sz="0" w:space="0" w:color="auto"/>
                <w:right w:val="none" w:sz="0" w:space="0" w:color="auto"/>
              </w:divBdr>
            </w:div>
            <w:div w:id="1689671979">
              <w:marLeft w:val="0"/>
              <w:marRight w:val="0"/>
              <w:marTop w:val="0"/>
              <w:marBottom w:val="0"/>
              <w:divBdr>
                <w:top w:val="none" w:sz="0" w:space="0" w:color="auto"/>
                <w:left w:val="none" w:sz="0" w:space="0" w:color="auto"/>
                <w:bottom w:val="none" w:sz="0" w:space="0" w:color="auto"/>
                <w:right w:val="none" w:sz="0" w:space="0" w:color="auto"/>
              </w:divBdr>
            </w:div>
            <w:div w:id="1689719913">
              <w:marLeft w:val="0"/>
              <w:marRight w:val="0"/>
              <w:marTop w:val="0"/>
              <w:marBottom w:val="0"/>
              <w:divBdr>
                <w:top w:val="none" w:sz="0" w:space="0" w:color="auto"/>
                <w:left w:val="none" w:sz="0" w:space="0" w:color="auto"/>
                <w:bottom w:val="none" w:sz="0" w:space="0" w:color="auto"/>
                <w:right w:val="none" w:sz="0" w:space="0" w:color="auto"/>
              </w:divBdr>
            </w:div>
            <w:div w:id="1693069492">
              <w:marLeft w:val="0"/>
              <w:marRight w:val="0"/>
              <w:marTop w:val="0"/>
              <w:marBottom w:val="0"/>
              <w:divBdr>
                <w:top w:val="none" w:sz="0" w:space="0" w:color="auto"/>
                <w:left w:val="none" w:sz="0" w:space="0" w:color="auto"/>
                <w:bottom w:val="none" w:sz="0" w:space="0" w:color="auto"/>
                <w:right w:val="none" w:sz="0" w:space="0" w:color="auto"/>
              </w:divBdr>
            </w:div>
            <w:div w:id="1694114529">
              <w:marLeft w:val="0"/>
              <w:marRight w:val="0"/>
              <w:marTop w:val="0"/>
              <w:marBottom w:val="0"/>
              <w:divBdr>
                <w:top w:val="none" w:sz="0" w:space="0" w:color="auto"/>
                <w:left w:val="none" w:sz="0" w:space="0" w:color="auto"/>
                <w:bottom w:val="none" w:sz="0" w:space="0" w:color="auto"/>
                <w:right w:val="none" w:sz="0" w:space="0" w:color="auto"/>
              </w:divBdr>
            </w:div>
            <w:div w:id="1695964191">
              <w:marLeft w:val="0"/>
              <w:marRight w:val="0"/>
              <w:marTop w:val="0"/>
              <w:marBottom w:val="0"/>
              <w:divBdr>
                <w:top w:val="none" w:sz="0" w:space="0" w:color="auto"/>
                <w:left w:val="none" w:sz="0" w:space="0" w:color="auto"/>
                <w:bottom w:val="none" w:sz="0" w:space="0" w:color="auto"/>
                <w:right w:val="none" w:sz="0" w:space="0" w:color="auto"/>
              </w:divBdr>
            </w:div>
            <w:div w:id="1696079238">
              <w:marLeft w:val="0"/>
              <w:marRight w:val="0"/>
              <w:marTop w:val="0"/>
              <w:marBottom w:val="0"/>
              <w:divBdr>
                <w:top w:val="none" w:sz="0" w:space="0" w:color="auto"/>
                <w:left w:val="none" w:sz="0" w:space="0" w:color="auto"/>
                <w:bottom w:val="none" w:sz="0" w:space="0" w:color="auto"/>
                <w:right w:val="none" w:sz="0" w:space="0" w:color="auto"/>
              </w:divBdr>
            </w:div>
            <w:div w:id="1698043288">
              <w:marLeft w:val="0"/>
              <w:marRight w:val="0"/>
              <w:marTop w:val="0"/>
              <w:marBottom w:val="0"/>
              <w:divBdr>
                <w:top w:val="none" w:sz="0" w:space="0" w:color="auto"/>
                <w:left w:val="none" w:sz="0" w:space="0" w:color="auto"/>
                <w:bottom w:val="none" w:sz="0" w:space="0" w:color="auto"/>
                <w:right w:val="none" w:sz="0" w:space="0" w:color="auto"/>
              </w:divBdr>
            </w:div>
            <w:div w:id="1698047836">
              <w:marLeft w:val="0"/>
              <w:marRight w:val="0"/>
              <w:marTop w:val="0"/>
              <w:marBottom w:val="0"/>
              <w:divBdr>
                <w:top w:val="none" w:sz="0" w:space="0" w:color="auto"/>
                <w:left w:val="none" w:sz="0" w:space="0" w:color="auto"/>
                <w:bottom w:val="none" w:sz="0" w:space="0" w:color="auto"/>
                <w:right w:val="none" w:sz="0" w:space="0" w:color="auto"/>
              </w:divBdr>
            </w:div>
            <w:div w:id="1701009709">
              <w:marLeft w:val="0"/>
              <w:marRight w:val="0"/>
              <w:marTop w:val="0"/>
              <w:marBottom w:val="0"/>
              <w:divBdr>
                <w:top w:val="none" w:sz="0" w:space="0" w:color="auto"/>
                <w:left w:val="none" w:sz="0" w:space="0" w:color="auto"/>
                <w:bottom w:val="none" w:sz="0" w:space="0" w:color="auto"/>
                <w:right w:val="none" w:sz="0" w:space="0" w:color="auto"/>
              </w:divBdr>
            </w:div>
            <w:div w:id="1701079051">
              <w:marLeft w:val="0"/>
              <w:marRight w:val="0"/>
              <w:marTop w:val="0"/>
              <w:marBottom w:val="0"/>
              <w:divBdr>
                <w:top w:val="none" w:sz="0" w:space="0" w:color="auto"/>
                <w:left w:val="none" w:sz="0" w:space="0" w:color="auto"/>
                <w:bottom w:val="none" w:sz="0" w:space="0" w:color="auto"/>
                <w:right w:val="none" w:sz="0" w:space="0" w:color="auto"/>
              </w:divBdr>
            </w:div>
            <w:div w:id="1706441451">
              <w:marLeft w:val="0"/>
              <w:marRight w:val="0"/>
              <w:marTop w:val="0"/>
              <w:marBottom w:val="0"/>
              <w:divBdr>
                <w:top w:val="none" w:sz="0" w:space="0" w:color="auto"/>
                <w:left w:val="none" w:sz="0" w:space="0" w:color="auto"/>
                <w:bottom w:val="none" w:sz="0" w:space="0" w:color="auto"/>
                <w:right w:val="none" w:sz="0" w:space="0" w:color="auto"/>
              </w:divBdr>
            </w:div>
            <w:div w:id="1706515159">
              <w:marLeft w:val="0"/>
              <w:marRight w:val="0"/>
              <w:marTop w:val="0"/>
              <w:marBottom w:val="0"/>
              <w:divBdr>
                <w:top w:val="none" w:sz="0" w:space="0" w:color="auto"/>
                <w:left w:val="none" w:sz="0" w:space="0" w:color="auto"/>
                <w:bottom w:val="none" w:sz="0" w:space="0" w:color="auto"/>
                <w:right w:val="none" w:sz="0" w:space="0" w:color="auto"/>
              </w:divBdr>
            </w:div>
            <w:div w:id="1707099796">
              <w:marLeft w:val="0"/>
              <w:marRight w:val="0"/>
              <w:marTop w:val="0"/>
              <w:marBottom w:val="0"/>
              <w:divBdr>
                <w:top w:val="none" w:sz="0" w:space="0" w:color="auto"/>
                <w:left w:val="none" w:sz="0" w:space="0" w:color="auto"/>
                <w:bottom w:val="none" w:sz="0" w:space="0" w:color="auto"/>
                <w:right w:val="none" w:sz="0" w:space="0" w:color="auto"/>
              </w:divBdr>
            </w:div>
            <w:div w:id="1707170872">
              <w:marLeft w:val="0"/>
              <w:marRight w:val="0"/>
              <w:marTop w:val="0"/>
              <w:marBottom w:val="0"/>
              <w:divBdr>
                <w:top w:val="none" w:sz="0" w:space="0" w:color="auto"/>
                <w:left w:val="none" w:sz="0" w:space="0" w:color="auto"/>
                <w:bottom w:val="none" w:sz="0" w:space="0" w:color="auto"/>
                <w:right w:val="none" w:sz="0" w:space="0" w:color="auto"/>
              </w:divBdr>
            </w:div>
            <w:div w:id="1709337748">
              <w:marLeft w:val="0"/>
              <w:marRight w:val="0"/>
              <w:marTop w:val="0"/>
              <w:marBottom w:val="0"/>
              <w:divBdr>
                <w:top w:val="none" w:sz="0" w:space="0" w:color="auto"/>
                <w:left w:val="none" w:sz="0" w:space="0" w:color="auto"/>
                <w:bottom w:val="none" w:sz="0" w:space="0" w:color="auto"/>
                <w:right w:val="none" w:sz="0" w:space="0" w:color="auto"/>
              </w:divBdr>
            </w:div>
            <w:div w:id="1710689449">
              <w:marLeft w:val="0"/>
              <w:marRight w:val="0"/>
              <w:marTop w:val="0"/>
              <w:marBottom w:val="0"/>
              <w:divBdr>
                <w:top w:val="none" w:sz="0" w:space="0" w:color="auto"/>
                <w:left w:val="none" w:sz="0" w:space="0" w:color="auto"/>
                <w:bottom w:val="none" w:sz="0" w:space="0" w:color="auto"/>
                <w:right w:val="none" w:sz="0" w:space="0" w:color="auto"/>
              </w:divBdr>
            </w:div>
            <w:div w:id="1717586933">
              <w:marLeft w:val="0"/>
              <w:marRight w:val="0"/>
              <w:marTop w:val="0"/>
              <w:marBottom w:val="0"/>
              <w:divBdr>
                <w:top w:val="none" w:sz="0" w:space="0" w:color="auto"/>
                <w:left w:val="none" w:sz="0" w:space="0" w:color="auto"/>
                <w:bottom w:val="none" w:sz="0" w:space="0" w:color="auto"/>
                <w:right w:val="none" w:sz="0" w:space="0" w:color="auto"/>
              </w:divBdr>
            </w:div>
            <w:div w:id="1721126091">
              <w:marLeft w:val="0"/>
              <w:marRight w:val="0"/>
              <w:marTop w:val="0"/>
              <w:marBottom w:val="0"/>
              <w:divBdr>
                <w:top w:val="none" w:sz="0" w:space="0" w:color="auto"/>
                <w:left w:val="none" w:sz="0" w:space="0" w:color="auto"/>
                <w:bottom w:val="none" w:sz="0" w:space="0" w:color="auto"/>
                <w:right w:val="none" w:sz="0" w:space="0" w:color="auto"/>
              </w:divBdr>
            </w:div>
            <w:div w:id="1724671522">
              <w:marLeft w:val="0"/>
              <w:marRight w:val="0"/>
              <w:marTop w:val="0"/>
              <w:marBottom w:val="0"/>
              <w:divBdr>
                <w:top w:val="none" w:sz="0" w:space="0" w:color="auto"/>
                <w:left w:val="none" w:sz="0" w:space="0" w:color="auto"/>
                <w:bottom w:val="none" w:sz="0" w:space="0" w:color="auto"/>
                <w:right w:val="none" w:sz="0" w:space="0" w:color="auto"/>
              </w:divBdr>
            </w:div>
            <w:div w:id="1725055805">
              <w:marLeft w:val="0"/>
              <w:marRight w:val="0"/>
              <w:marTop w:val="0"/>
              <w:marBottom w:val="0"/>
              <w:divBdr>
                <w:top w:val="none" w:sz="0" w:space="0" w:color="auto"/>
                <w:left w:val="none" w:sz="0" w:space="0" w:color="auto"/>
                <w:bottom w:val="none" w:sz="0" w:space="0" w:color="auto"/>
                <w:right w:val="none" w:sz="0" w:space="0" w:color="auto"/>
              </w:divBdr>
            </w:div>
            <w:div w:id="1725130378">
              <w:marLeft w:val="0"/>
              <w:marRight w:val="0"/>
              <w:marTop w:val="0"/>
              <w:marBottom w:val="0"/>
              <w:divBdr>
                <w:top w:val="none" w:sz="0" w:space="0" w:color="auto"/>
                <w:left w:val="none" w:sz="0" w:space="0" w:color="auto"/>
                <w:bottom w:val="none" w:sz="0" w:space="0" w:color="auto"/>
                <w:right w:val="none" w:sz="0" w:space="0" w:color="auto"/>
              </w:divBdr>
            </w:div>
            <w:div w:id="1726218382">
              <w:marLeft w:val="0"/>
              <w:marRight w:val="0"/>
              <w:marTop w:val="0"/>
              <w:marBottom w:val="0"/>
              <w:divBdr>
                <w:top w:val="none" w:sz="0" w:space="0" w:color="auto"/>
                <w:left w:val="none" w:sz="0" w:space="0" w:color="auto"/>
                <w:bottom w:val="none" w:sz="0" w:space="0" w:color="auto"/>
                <w:right w:val="none" w:sz="0" w:space="0" w:color="auto"/>
              </w:divBdr>
            </w:div>
            <w:div w:id="1726218933">
              <w:marLeft w:val="0"/>
              <w:marRight w:val="0"/>
              <w:marTop w:val="0"/>
              <w:marBottom w:val="0"/>
              <w:divBdr>
                <w:top w:val="none" w:sz="0" w:space="0" w:color="auto"/>
                <w:left w:val="none" w:sz="0" w:space="0" w:color="auto"/>
                <w:bottom w:val="none" w:sz="0" w:space="0" w:color="auto"/>
                <w:right w:val="none" w:sz="0" w:space="0" w:color="auto"/>
              </w:divBdr>
            </w:div>
            <w:div w:id="1727139125">
              <w:marLeft w:val="0"/>
              <w:marRight w:val="0"/>
              <w:marTop w:val="0"/>
              <w:marBottom w:val="0"/>
              <w:divBdr>
                <w:top w:val="none" w:sz="0" w:space="0" w:color="auto"/>
                <w:left w:val="none" w:sz="0" w:space="0" w:color="auto"/>
                <w:bottom w:val="none" w:sz="0" w:space="0" w:color="auto"/>
                <w:right w:val="none" w:sz="0" w:space="0" w:color="auto"/>
              </w:divBdr>
            </w:div>
            <w:div w:id="1728844034">
              <w:marLeft w:val="0"/>
              <w:marRight w:val="0"/>
              <w:marTop w:val="0"/>
              <w:marBottom w:val="0"/>
              <w:divBdr>
                <w:top w:val="none" w:sz="0" w:space="0" w:color="auto"/>
                <w:left w:val="none" w:sz="0" w:space="0" w:color="auto"/>
                <w:bottom w:val="none" w:sz="0" w:space="0" w:color="auto"/>
                <w:right w:val="none" w:sz="0" w:space="0" w:color="auto"/>
              </w:divBdr>
            </w:div>
            <w:div w:id="1729647741">
              <w:marLeft w:val="0"/>
              <w:marRight w:val="0"/>
              <w:marTop w:val="0"/>
              <w:marBottom w:val="0"/>
              <w:divBdr>
                <w:top w:val="none" w:sz="0" w:space="0" w:color="auto"/>
                <w:left w:val="none" w:sz="0" w:space="0" w:color="auto"/>
                <w:bottom w:val="none" w:sz="0" w:space="0" w:color="auto"/>
                <w:right w:val="none" w:sz="0" w:space="0" w:color="auto"/>
              </w:divBdr>
            </w:div>
            <w:div w:id="1730179617">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737818182">
              <w:marLeft w:val="0"/>
              <w:marRight w:val="0"/>
              <w:marTop w:val="0"/>
              <w:marBottom w:val="0"/>
              <w:divBdr>
                <w:top w:val="none" w:sz="0" w:space="0" w:color="auto"/>
                <w:left w:val="none" w:sz="0" w:space="0" w:color="auto"/>
                <w:bottom w:val="none" w:sz="0" w:space="0" w:color="auto"/>
                <w:right w:val="none" w:sz="0" w:space="0" w:color="auto"/>
              </w:divBdr>
            </w:div>
            <w:div w:id="1740249973">
              <w:marLeft w:val="0"/>
              <w:marRight w:val="0"/>
              <w:marTop w:val="0"/>
              <w:marBottom w:val="0"/>
              <w:divBdr>
                <w:top w:val="none" w:sz="0" w:space="0" w:color="auto"/>
                <w:left w:val="none" w:sz="0" w:space="0" w:color="auto"/>
                <w:bottom w:val="none" w:sz="0" w:space="0" w:color="auto"/>
                <w:right w:val="none" w:sz="0" w:space="0" w:color="auto"/>
              </w:divBdr>
            </w:div>
            <w:div w:id="1741054823">
              <w:marLeft w:val="0"/>
              <w:marRight w:val="0"/>
              <w:marTop w:val="0"/>
              <w:marBottom w:val="0"/>
              <w:divBdr>
                <w:top w:val="none" w:sz="0" w:space="0" w:color="auto"/>
                <w:left w:val="none" w:sz="0" w:space="0" w:color="auto"/>
                <w:bottom w:val="none" w:sz="0" w:space="0" w:color="auto"/>
                <w:right w:val="none" w:sz="0" w:space="0" w:color="auto"/>
              </w:divBdr>
            </w:div>
            <w:div w:id="1741756154">
              <w:marLeft w:val="0"/>
              <w:marRight w:val="0"/>
              <w:marTop w:val="0"/>
              <w:marBottom w:val="0"/>
              <w:divBdr>
                <w:top w:val="none" w:sz="0" w:space="0" w:color="auto"/>
                <w:left w:val="none" w:sz="0" w:space="0" w:color="auto"/>
                <w:bottom w:val="none" w:sz="0" w:space="0" w:color="auto"/>
                <w:right w:val="none" w:sz="0" w:space="0" w:color="auto"/>
              </w:divBdr>
            </w:div>
            <w:div w:id="1744176252">
              <w:marLeft w:val="0"/>
              <w:marRight w:val="0"/>
              <w:marTop w:val="0"/>
              <w:marBottom w:val="0"/>
              <w:divBdr>
                <w:top w:val="none" w:sz="0" w:space="0" w:color="auto"/>
                <w:left w:val="none" w:sz="0" w:space="0" w:color="auto"/>
                <w:bottom w:val="none" w:sz="0" w:space="0" w:color="auto"/>
                <w:right w:val="none" w:sz="0" w:space="0" w:color="auto"/>
              </w:divBdr>
            </w:div>
            <w:div w:id="1744450790">
              <w:marLeft w:val="0"/>
              <w:marRight w:val="0"/>
              <w:marTop w:val="0"/>
              <w:marBottom w:val="0"/>
              <w:divBdr>
                <w:top w:val="none" w:sz="0" w:space="0" w:color="auto"/>
                <w:left w:val="none" w:sz="0" w:space="0" w:color="auto"/>
                <w:bottom w:val="none" w:sz="0" w:space="0" w:color="auto"/>
                <w:right w:val="none" w:sz="0" w:space="0" w:color="auto"/>
              </w:divBdr>
            </w:div>
            <w:div w:id="1747797366">
              <w:marLeft w:val="0"/>
              <w:marRight w:val="0"/>
              <w:marTop w:val="0"/>
              <w:marBottom w:val="0"/>
              <w:divBdr>
                <w:top w:val="none" w:sz="0" w:space="0" w:color="auto"/>
                <w:left w:val="none" w:sz="0" w:space="0" w:color="auto"/>
                <w:bottom w:val="none" w:sz="0" w:space="0" w:color="auto"/>
                <w:right w:val="none" w:sz="0" w:space="0" w:color="auto"/>
              </w:divBdr>
            </w:div>
            <w:div w:id="1750620252">
              <w:marLeft w:val="0"/>
              <w:marRight w:val="0"/>
              <w:marTop w:val="0"/>
              <w:marBottom w:val="0"/>
              <w:divBdr>
                <w:top w:val="none" w:sz="0" w:space="0" w:color="auto"/>
                <w:left w:val="none" w:sz="0" w:space="0" w:color="auto"/>
                <w:bottom w:val="none" w:sz="0" w:space="0" w:color="auto"/>
                <w:right w:val="none" w:sz="0" w:space="0" w:color="auto"/>
              </w:divBdr>
              <w:divsChild>
                <w:div w:id="10035337">
                  <w:marLeft w:val="0"/>
                  <w:marRight w:val="0"/>
                  <w:marTop w:val="0"/>
                  <w:marBottom w:val="0"/>
                  <w:divBdr>
                    <w:top w:val="none" w:sz="0" w:space="0" w:color="auto"/>
                    <w:left w:val="none" w:sz="0" w:space="0" w:color="auto"/>
                    <w:bottom w:val="none" w:sz="0" w:space="0" w:color="auto"/>
                    <w:right w:val="none" w:sz="0" w:space="0" w:color="auto"/>
                  </w:divBdr>
                </w:div>
                <w:div w:id="264576683">
                  <w:marLeft w:val="0"/>
                  <w:marRight w:val="0"/>
                  <w:marTop w:val="0"/>
                  <w:marBottom w:val="0"/>
                  <w:divBdr>
                    <w:top w:val="none" w:sz="0" w:space="0" w:color="auto"/>
                    <w:left w:val="none" w:sz="0" w:space="0" w:color="auto"/>
                    <w:bottom w:val="none" w:sz="0" w:space="0" w:color="auto"/>
                    <w:right w:val="none" w:sz="0" w:space="0" w:color="auto"/>
                  </w:divBdr>
                </w:div>
                <w:div w:id="590628208">
                  <w:marLeft w:val="0"/>
                  <w:marRight w:val="0"/>
                  <w:marTop w:val="0"/>
                  <w:marBottom w:val="0"/>
                  <w:divBdr>
                    <w:top w:val="none" w:sz="0" w:space="0" w:color="auto"/>
                    <w:left w:val="none" w:sz="0" w:space="0" w:color="auto"/>
                    <w:bottom w:val="none" w:sz="0" w:space="0" w:color="auto"/>
                    <w:right w:val="none" w:sz="0" w:space="0" w:color="auto"/>
                  </w:divBdr>
                </w:div>
                <w:div w:id="613097848">
                  <w:marLeft w:val="0"/>
                  <w:marRight w:val="0"/>
                  <w:marTop w:val="0"/>
                  <w:marBottom w:val="0"/>
                  <w:divBdr>
                    <w:top w:val="none" w:sz="0" w:space="0" w:color="auto"/>
                    <w:left w:val="none" w:sz="0" w:space="0" w:color="auto"/>
                    <w:bottom w:val="none" w:sz="0" w:space="0" w:color="auto"/>
                    <w:right w:val="none" w:sz="0" w:space="0" w:color="auto"/>
                  </w:divBdr>
                </w:div>
                <w:div w:id="620259491">
                  <w:marLeft w:val="0"/>
                  <w:marRight w:val="0"/>
                  <w:marTop w:val="0"/>
                  <w:marBottom w:val="0"/>
                  <w:divBdr>
                    <w:top w:val="none" w:sz="0" w:space="0" w:color="auto"/>
                    <w:left w:val="none" w:sz="0" w:space="0" w:color="auto"/>
                    <w:bottom w:val="none" w:sz="0" w:space="0" w:color="auto"/>
                    <w:right w:val="none" w:sz="0" w:space="0" w:color="auto"/>
                  </w:divBdr>
                </w:div>
                <w:div w:id="690573602">
                  <w:marLeft w:val="0"/>
                  <w:marRight w:val="0"/>
                  <w:marTop w:val="0"/>
                  <w:marBottom w:val="0"/>
                  <w:divBdr>
                    <w:top w:val="none" w:sz="0" w:space="0" w:color="auto"/>
                    <w:left w:val="none" w:sz="0" w:space="0" w:color="auto"/>
                    <w:bottom w:val="none" w:sz="0" w:space="0" w:color="auto"/>
                    <w:right w:val="none" w:sz="0" w:space="0" w:color="auto"/>
                  </w:divBdr>
                </w:div>
                <w:div w:id="809056619">
                  <w:marLeft w:val="0"/>
                  <w:marRight w:val="0"/>
                  <w:marTop w:val="0"/>
                  <w:marBottom w:val="0"/>
                  <w:divBdr>
                    <w:top w:val="none" w:sz="0" w:space="0" w:color="auto"/>
                    <w:left w:val="none" w:sz="0" w:space="0" w:color="auto"/>
                    <w:bottom w:val="none" w:sz="0" w:space="0" w:color="auto"/>
                    <w:right w:val="none" w:sz="0" w:space="0" w:color="auto"/>
                  </w:divBdr>
                </w:div>
                <w:div w:id="1403679956">
                  <w:marLeft w:val="0"/>
                  <w:marRight w:val="0"/>
                  <w:marTop w:val="0"/>
                  <w:marBottom w:val="0"/>
                  <w:divBdr>
                    <w:top w:val="none" w:sz="0" w:space="0" w:color="auto"/>
                    <w:left w:val="none" w:sz="0" w:space="0" w:color="auto"/>
                    <w:bottom w:val="none" w:sz="0" w:space="0" w:color="auto"/>
                    <w:right w:val="none" w:sz="0" w:space="0" w:color="auto"/>
                  </w:divBdr>
                </w:div>
                <w:div w:id="1737587435">
                  <w:marLeft w:val="0"/>
                  <w:marRight w:val="0"/>
                  <w:marTop w:val="0"/>
                  <w:marBottom w:val="0"/>
                  <w:divBdr>
                    <w:top w:val="none" w:sz="0" w:space="0" w:color="auto"/>
                    <w:left w:val="none" w:sz="0" w:space="0" w:color="auto"/>
                    <w:bottom w:val="none" w:sz="0" w:space="0" w:color="auto"/>
                    <w:right w:val="none" w:sz="0" w:space="0" w:color="auto"/>
                  </w:divBdr>
                </w:div>
                <w:div w:id="1812601156">
                  <w:marLeft w:val="0"/>
                  <w:marRight w:val="0"/>
                  <w:marTop w:val="0"/>
                  <w:marBottom w:val="0"/>
                  <w:divBdr>
                    <w:top w:val="none" w:sz="0" w:space="0" w:color="auto"/>
                    <w:left w:val="none" w:sz="0" w:space="0" w:color="auto"/>
                    <w:bottom w:val="none" w:sz="0" w:space="0" w:color="auto"/>
                    <w:right w:val="none" w:sz="0" w:space="0" w:color="auto"/>
                  </w:divBdr>
                </w:div>
              </w:divsChild>
            </w:div>
            <w:div w:id="1752657200">
              <w:marLeft w:val="0"/>
              <w:marRight w:val="0"/>
              <w:marTop w:val="0"/>
              <w:marBottom w:val="0"/>
              <w:divBdr>
                <w:top w:val="none" w:sz="0" w:space="0" w:color="auto"/>
                <w:left w:val="none" w:sz="0" w:space="0" w:color="auto"/>
                <w:bottom w:val="none" w:sz="0" w:space="0" w:color="auto"/>
                <w:right w:val="none" w:sz="0" w:space="0" w:color="auto"/>
              </w:divBdr>
            </w:div>
            <w:div w:id="1753814153">
              <w:marLeft w:val="0"/>
              <w:marRight w:val="0"/>
              <w:marTop w:val="0"/>
              <w:marBottom w:val="0"/>
              <w:divBdr>
                <w:top w:val="none" w:sz="0" w:space="0" w:color="auto"/>
                <w:left w:val="none" w:sz="0" w:space="0" w:color="auto"/>
                <w:bottom w:val="none" w:sz="0" w:space="0" w:color="auto"/>
                <w:right w:val="none" w:sz="0" w:space="0" w:color="auto"/>
              </w:divBdr>
            </w:div>
            <w:div w:id="1754736614">
              <w:marLeft w:val="0"/>
              <w:marRight w:val="0"/>
              <w:marTop w:val="0"/>
              <w:marBottom w:val="0"/>
              <w:divBdr>
                <w:top w:val="none" w:sz="0" w:space="0" w:color="auto"/>
                <w:left w:val="none" w:sz="0" w:space="0" w:color="auto"/>
                <w:bottom w:val="none" w:sz="0" w:space="0" w:color="auto"/>
                <w:right w:val="none" w:sz="0" w:space="0" w:color="auto"/>
              </w:divBdr>
            </w:div>
            <w:div w:id="1755282247">
              <w:marLeft w:val="0"/>
              <w:marRight w:val="0"/>
              <w:marTop w:val="0"/>
              <w:marBottom w:val="0"/>
              <w:divBdr>
                <w:top w:val="none" w:sz="0" w:space="0" w:color="auto"/>
                <w:left w:val="none" w:sz="0" w:space="0" w:color="auto"/>
                <w:bottom w:val="none" w:sz="0" w:space="0" w:color="auto"/>
                <w:right w:val="none" w:sz="0" w:space="0" w:color="auto"/>
              </w:divBdr>
            </w:div>
            <w:div w:id="1756245779">
              <w:marLeft w:val="0"/>
              <w:marRight w:val="0"/>
              <w:marTop w:val="0"/>
              <w:marBottom w:val="0"/>
              <w:divBdr>
                <w:top w:val="none" w:sz="0" w:space="0" w:color="auto"/>
                <w:left w:val="none" w:sz="0" w:space="0" w:color="auto"/>
                <w:bottom w:val="none" w:sz="0" w:space="0" w:color="auto"/>
                <w:right w:val="none" w:sz="0" w:space="0" w:color="auto"/>
              </w:divBdr>
            </w:div>
            <w:div w:id="1758550407">
              <w:marLeft w:val="0"/>
              <w:marRight w:val="0"/>
              <w:marTop w:val="0"/>
              <w:marBottom w:val="0"/>
              <w:divBdr>
                <w:top w:val="none" w:sz="0" w:space="0" w:color="auto"/>
                <w:left w:val="none" w:sz="0" w:space="0" w:color="auto"/>
                <w:bottom w:val="none" w:sz="0" w:space="0" w:color="auto"/>
                <w:right w:val="none" w:sz="0" w:space="0" w:color="auto"/>
              </w:divBdr>
            </w:div>
            <w:div w:id="1758747553">
              <w:marLeft w:val="0"/>
              <w:marRight w:val="0"/>
              <w:marTop w:val="0"/>
              <w:marBottom w:val="0"/>
              <w:divBdr>
                <w:top w:val="none" w:sz="0" w:space="0" w:color="auto"/>
                <w:left w:val="none" w:sz="0" w:space="0" w:color="auto"/>
                <w:bottom w:val="none" w:sz="0" w:space="0" w:color="auto"/>
                <w:right w:val="none" w:sz="0" w:space="0" w:color="auto"/>
              </w:divBdr>
            </w:div>
            <w:div w:id="1758944736">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761366984">
              <w:marLeft w:val="0"/>
              <w:marRight w:val="0"/>
              <w:marTop w:val="0"/>
              <w:marBottom w:val="0"/>
              <w:divBdr>
                <w:top w:val="none" w:sz="0" w:space="0" w:color="auto"/>
                <w:left w:val="none" w:sz="0" w:space="0" w:color="auto"/>
                <w:bottom w:val="none" w:sz="0" w:space="0" w:color="auto"/>
                <w:right w:val="none" w:sz="0" w:space="0" w:color="auto"/>
              </w:divBdr>
            </w:div>
            <w:div w:id="1761415426">
              <w:marLeft w:val="0"/>
              <w:marRight w:val="0"/>
              <w:marTop w:val="0"/>
              <w:marBottom w:val="0"/>
              <w:divBdr>
                <w:top w:val="none" w:sz="0" w:space="0" w:color="auto"/>
                <w:left w:val="none" w:sz="0" w:space="0" w:color="auto"/>
                <w:bottom w:val="none" w:sz="0" w:space="0" w:color="auto"/>
                <w:right w:val="none" w:sz="0" w:space="0" w:color="auto"/>
              </w:divBdr>
            </w:div>
            <w:div w:id="1762330413">
              <w:marLeft w:val="0"/>
              <w:marRight w:val="0"/>
              <w:marTop w:val="0"/>
              <w:marBottom w:val="0"/>
              <w:divBdr>
                <w:top w:val="none" w:sz="0" w:space="0" w:color="auto"/>
                <w:left w:val="none" w:sz="0" w:space="0" w:color="auto"/>
                <w:bottom w:val="none" w:sz="0" w:space="0" w:color="auto"/>
                <w:right w:val="none" w:sz="0" w:space="0" w:color="auto"/>
              </w:divBdr>
            </w:div>
            <w:div w:id="1762408782">
              <w:marLeft w:val="0"/>
              <w:marRight w:val="0"/>
              <w:marTop w:val="0"/>
              <w:marBottom w:val="0"/>
              <w:divBdr>
                <w:top w:val="none" w:sz="0" w:space="0" w:color="auto"/>
                <w:left w:val="none" w:sz="0" w:space="0" w:color="auto"/>
                <w:bottom w:val="none" w:sz="0" w:space="0" w:color="auto"/>
                <w:right w:val="none" w:sz="0" w:space="0" w:color="auto"/>
              </w:divBdr>
            </w:div>
            <w:div w:id="1763601445">
              <w:marLeft w:val="0"/>
              <w:marRight w:val="0"/>
              <w:marTop w:val="0"/>
              <w:marBottom w:val="0"/>
              <w:divBdr>
                <w:top w:val="none" w:sz="0" w:space="0" w:color="auto"/>
                <w:left w:val="none" w:sz="0" w:space="0" w:color="auto"/>
                <w:bottom w:val="none" w:sz="0" w:space="0" w:color="auto"/>
                <w:right w:val="none" w:sz="0" w:space="0" w:color="auto"/>
              </w:divBdr>
            </w:div>
            <w:div w:id="1763993264">
              <w:marLeft w:val="0"/>
              <w:marRight w:val="0"/>
              <w:marTop w:val="0"/>
              <w:marBottom w:val="0"/>
              <w:divBdr>
                <w:top w:val="none" w:sz="0" w:space="0" w:color="auto"/>
                <w:left w:val="none" w:sz="0" w:space="0" w:color="auto"/>
                <w:bottom w:val="none" w:sz="0" w:space="0" w:color="auto"/>
                <w:right w:val="none" w:sz="0" w:space="0" w:color="auto"/>
              </w:divBdr>
            </w:div>
            <w:div w:id="1765346660">
              <w:marLeft w:val="0"/>
              <w:marRight w:val="0"/>
              <w:marTop w:val="0"/>
              <w:marBottom w:val="0"/>
              <w:divBdr>
                <w:top w:val="none" w:sz="0" w:space="0" w:color="auto"/>
                <w:left w:val="none" w:sz="0" w:space="0" w:color="auto"/>
                <w:bottom w:val="none" w:sz="0" w:space="0" w:color="auto"/>
                <w:right w:val="none" w:sz="0" w:space="0" w:color="auto"/>
              </w:divBdr>
            </w:div>
            <w:div w:id="1770855071">
              <w:marLeft w:val="0"/>
              <w:marRight w:val="0"/>
              <w:marTop w:val="0"/>
              <w:marBottom w:val="0"/>
              <w:divBdr>
                <w:top w:val="none" w:sz="0" w:space="0" w:color="auto"/>
                <w:left w:val="none" w:sz="0" w:space="0" w:color="auto"/>
                <w:bottom w:val="none" w:sz="0" w:space="0" w:color="auto"/>
                <w:right w:val="none" w:sz="0" w:space="0" w:color="auto"/>
              </w:divBdr>
            </w:div>
            <w:div w:id="1771705984">
              <w:marLeft w:val="0"/>
              <w:marRight w:val="0"/>
              <w:marTop w:val="0"/>
              <w:marBottom w:val="0"/>
              <w:divBdr>
                <w:top w:val="none" w:sz="0" w:space="0" w:color="auto"/>
                <w:left w:val="none" w:sz="0" w:space="0" w:color="auto"/>
                <w:bottom w:val="none" w:sz="0" w:space="0" w:color="auto"/>
                <w:right w:val="none" w:sz="0" w:space="0" w:color="auto"/>
              </w:divBdr>
            </w:div>
            <w:div w:id="1773472690">
              <w:marLeft w:val="0"/>
              <w:marRight w:val="0"/>
              <w:marTop w:val="0"/>
              <w:marBottom w:val="0"/>
              <w:divBdr>
                <w:top w:val="none" w:sz="0" w:space="0" w:color="auto"/>
                <w:left w:val="none" w:sz="0" w:space="0" w:color="auto"/>
                <w:bottom w:val="none" w:sz="0" w:space="0" w:color="auto"/>
                <w:right w:val="none" w:sz="0" w:space="0" w:color="auto"/>
              </w:divBdr>
            </w:div>
            <w:div w:id="1773554631">
              <w:marLeft w:val="0"/>
              <w:marRight w:val="0"/>
              <w:marTop w:val="0"/>
              <w:marBottom w:val="0"/>
              <w:divBdr>
                <w:top w:val="none" w:sz="0" w:space="0" w:color="auto"/>
                <w:left w:val="none" w:sz="0" w:space="0" w:color="auto"/>
                <w:bottom w:val="none" w:sz="0" w:space="0" w:color="auto"/>
                <w:right w:val="none" w:sz="0" w:space="0" w:color="auto"/>
              </w:divBdr>
            </w:div>
            <w:div w:id="1774784516">
              <w:marLeft w:val="0"/>
              <w:marRight w:val="0"/>
              <w:marTop w:val="0"/>
              <w:marBottom w:val="0"/>
              <w:divBdr>
                <w:top w:val="none" w:sz="0" w:space="0" w:color="auto"/>
                <w:left w:val="none" w:sz="0" w:space="0" w:color="auto"/>
                <w:bottom w:val="none" w:sz="0" w:space="0" w:color="auto"/>
                <w:right w:val="none" w:sz="0" w:space="0" w:color="auto"/>
              </w:divBdr>
            </w:div>
            <w:div w:id="1775132913">
              <w:marLeft w:val="0"/>
              <w:marRight w:val="0"/>
              <w:marTop w:val="0"/>
              <w:marBottom w:val="0"/>
              <w:divBdr>
                <w:top w:val="none" w:sz="0" w:space="0" w:color="auto"/>
                <w:left w:val="none" w:sz="0" w:space="0" w:color="auto"/>
                <w:bottom w:val="none" w:sz="0" w:space="0" w:color="auto"/>
                <w:right w:val="none" w:sz="0" w:space="0" w:color="auto"/>
              </w:divBdr>
            </w:div>
            <w:div w:id="1775441522">
              <w:marLeft w:val="0"/>
              <w:marRight w:val="0"/>
              <w:marTop w:val="0"/>
              <w:marBottom w:val="0"/>
              <w:divBdr>
                <w:top w:val="none" w:sz="0" w:space="0" w:color="auto"/>
                <w:left w:val="none" w:sz="0" w:space="0" w:color="auto"/>
                <w:bottom w:val="none" w:sz="0" w:space="0" w:color="auto"/>
                <w:right w:val="none" w:sz="0" w:space="0" w:color="auto"/>
              </w:divBdr>
            </w:div>
            <w:div w:id="1775444728">
              <w:marLeft w:val="0"/>
              <w:marRight w:val="0"/>
              <w:marTop w:val="0"/>
              <w:marBottom w:val="0"/>
              <w:divBdr>
                <w:top w:val="none" w:sz="0" w:space="0" w:color="auto"/>
                <w:left w:val="none" w:sz="0" w:space="0" w:color="auto"/>
                <w:bottom w:val="none" w:sz="0" w:space="0" w:color="auto"/>
                <w:right w:val="none" w:sz="0" w:space="0" w:color="auto"/>
              </w:divBdr>
            </w:div>
            <w:div w:id="1776555842">
              <w:marLeft w:val="0"/>
              <w:marRight w:val="0"/>
              <w:marTop w:val="0"/>
              <w:marBottom w:val="0"/>
              <w:divBdr>
                <w:top w:val="none" w:sz="0" w:space="0" w:color="auto"/>
                <w:left w:val="none" w:sz="0" w:space="0" w:color="auto"/>
                <w:bottom w:val="none" w:sz="0" w:space="0" w:color="auto"/>
                <w:right w:val="none" w:sz="0" w:space="0" w:color="auto"/>
              </w:divBdr>
            </w:div>
            <w:div w:id="1776749647">
              <w:marLeft w:val="0"/>
              <w:marRight w:val="0"/>
              <w:marTop w:val="0"/>
              <w:marBottom w:val="0"/>
              <w:divBdr>
                <w:top w:val="none" w:sz="0" w:space="0" w:color="auto"/>
                <w:left w:val="none" w:sz="0" w:space="0" w:color="auto"/>
                <w:bottom w:val="none" w:sz="0" w:space="0" w:color="auto"/>
                <w:right w:val="none" w:sz="0" w:space="0" w:color="auto"/>
              </w:divBdr>
            </w:div>
            <w:div w:id="1776825865">
              <w:marLeft w:val="0"/>
              <w:marRight w:val="0"/>
              <w:marTop w:val="0"/>
              <w:marBottom w:val="0"/>
              <w:divBdr>
                <w:top w:val="none" w:sz="0" w:space="0" w:color="auto"/>
                <w:left w:val="none" w:sz="0" w:space="0" w:color="auto"/>
                <w:bottom w:val="none" w:sz="0" w:space="0" w:color="auto"/>
                <w:right w:val="none" w:sz="0" w:space="0" w:color="auto"/>
              </w:divBdr>
            </w:div>
            <w:div w:id="1777287163">
              <w:marLeft w:val="0"/>
              <w:marRight w:val="0"/>
              <w:marTop w:val="0"/>
              <w:marBottom w:val="0"/>
              <w:divBdr>
                <w:top w:val="none" w:sz="0" w:space="0" w:color="auto"/>
                <w:left w:val="none" w:sz="0" w:space="0" w:color="auto"/>
                <w:bottom w:val="none" w:sz="0" w:space="0" w:color="auto"/>
                <w:right w:val="none" w:sz="0" w:space="0" w:color="auto"/>
              </w:divBdr>
            </w:div>
            <w:div w:id="1779643894">
              <w:marLeft w:val="0"/>
              <w:marRight w:val="0"/>
              <w:marTop w:val="0"/>
              <w:marBottom w:val="0"/>
              <w:divBdr>
                <w:top w:val="none" w:sz="0" w:space="0" w:color="auto"/>
                <w:left w:val="none" w:sz="0" w:space="0" w:color="auto"/>
                <w:bottom w:val="none" w:sz="0" w:space="0" w:color="auto"/>
                <w:right w:val="none" w:sz="0" w:space="0" w:color="auto"/>
              </w:divBdr>
            </w:div>
            <w:div w:id="1782719954">
              <w:marLeft w:val="0"/>
              <w:marRight w:val="0"/>
              <w:marTop w:val="0"/>
              <w:marBottom w:val="0"/>
              <w:divBdr>
                <w:top w:val="none" w:sz="0" w:space="0" w:color="auto"/>
                <w:left w:val="none" w:sz="0" w:space="0" w:color="auto"/>
                <w:bottom w:val="none" w:sz="0" w:space="0" w:color="auto"/>
                <w:right w:val="none" w:sz="0" w:space="0" w:color="auto"/>
              </w:divBdr>
            </w:div>
            <w:div w:id="1782801234">
              <w:marLeft w:val="0"/>
              <w:marRight w:val="0"/>
              <w:marTop w:val="0"/>
              <w:marBottom w:val="0"/>
              <w:divBdr>
                <w:top w:val="none" w:sz="0" w:space="0" w:color="auto"/>
                <w:left w:val="none" w:sz="0" w:space="0" w:color="auto"/>
                <w:bottom w:val="none" w:sz="0" w:space="0" w:color="auto"/>
                <w:right w:val="none" w:sz="0" w:space="0" w:color="auto"/>
              </w:divBdr>
            </w:div>
            <w:div w:id="1784424371">
              <w:marLeft w:val="0"/>
              <w:marRight w:val="0"/>
              <w:marTop w:val="0"/>
              <w:marBottom w:val="0"/>
              <w:divBdr>
                <w:top w:val="none" w:sz="0" w:space="0" w:color="auto"/>
                <w:left w:val="none" w:sz="0" w:space="0" w:color="auto"/>
                <w:bottom w:val="none" w:sz="0" w:space="0" w:color="auto"/>
                <w:right w:val="none" w:sz="0" w:space="0" w:color="auto"/>
              </w:divBdr>
            </w:div>
            <w:div w:id="1785617671">
              <w:marLeft w:val="0"/>
              <w:marRight w:val="0"/>
              <w:marTop w:val="0"/>
              <w:marBottom w:val="0"/>
              <w:divBdr>
                <w:top w:val="none" w:sz="0" w:space="0" w:color="auto"/>
                <w:left w:val="none" w:sz="0" w:space="0" w:color="auto"/>
                <w:bottom w:val="none" w:sz="0" w:space="0" w:color="auto"/>
                <w:right w:val="none" w:sz="0" w:space="0" w:color="auto"/>
              </w:divBdr>
            </w:div>
            <w:div w:id="1788039996">
              <w:marLeft w:val="0"/>
              <w:marRight w:val="0"/>
              <w:marTop w:val="0"/>
              <w:marBottom w:val="0"/>
              <w:divBdr>
                <w:top w:val="none" w:sz="0" w:space="0" w:color="auto"/>
                <w:left w:val="none" w:sz="0" w:space="0" w:color="auto"/>
                <w:bottom w:val="none" w:sz="0" w:space="0" w:color="auto"/>
                <w:right w:val="none" w:sz="0" w:space="0" w:color="auto"/>
              </w:divBdr>
            </w:div>
            <w:div w:id="1791169409">
              <w:marLeft w:val="0"/>
              <w:marRight w:val="0"/>
              <w:marTop w:val="0"/>
              <w:marBottom w:val="0"/>
              <w:divBdr>
                <w:top w:val="none" w:sz="0" w:space="0" w:color="auto"/>
                <w:left w:val="none" w:sz="0" w:space="0" w:color="auto"/>
                <w:bottom w:val="none" w:sz="0" w:space="0" w:color="auto"/>
                <w:right w:val="none" w:sz="0" w:space="0" w:color="auto"/>
              </w:divBdr>
            </w:div>
            <w:div w:id="1791242179">
              <w:marLeft w:val="0"/>
              <w:marRight w:val="0"/>
              <w:marTop w:val="360"/>
              <w:marBottom w:val="0"/>
              <w:divBdr>
                <w:top w:val="single" w:sz="6" w:space="0" w:color="auto"/>
                <w:left w:val="single" w:sz="6" w:space="0" w:color="auto"/>
                <w:bottom w:val="single" w:sz="6" w:space="0" w:color="auto"/>
                <w:right w:val="single" w:sz="6" w:space="0" w:color="auto"/>
              </w:divBdr>
            </w:div>
            <w:div w:id="1791318719">
              <w:marLeft w:val="0"/>
              <w:marRight w:val="0"/>
              <w:marTop w:val="360"/>
              <w:marBottom w:val="0"/>
              <w:divBdr>
                <w:top w:val="single" w:sz="6" w:space="0" w:color="auto"/>
                <w:left w:val="single" w:sz="6" w:space="0" w:color="auto"/>
                <w:bottom w:val="single" w:sz="6" w:space="0" w:color="auto"/>
                <w:right w:val="single" w:sz="6" w:space="0" w:color="auto"/>
              </w:divBdr>
            </w:div>
            <w:div w:id="1791439510">
              <w:marLeft w:val="0"/>
              <w:marRight w:val="0"/>
              <w:marTop w:val="0"/>
              <w:marBottom w:val="0"/>
              <w:divBdr>
                <w:top w:val="none" w:sz="0" w:space="0" w:color="auto"/>
                <w:left w:val="none" w:sz="0" w:space="0" w:color="auto"/>
                <w:bottom w:val="none" w:sz="0" w:space="0" w:color="auto"/>
                <w:right w:val="none" w:sz="0" w:space="0" w:color="auto"/>
              </w:divBdr>
            </w:div>
            <w:div w:id="1792944017">
              <w:marLeft w:val="0"/>
              <w:marRight w:val="0"/>
              <w:marTop w:val="0"/>
              <w:marBottom w:val="0"/>
              <w:divBdr>
                <w:top w:val="none" w:sz="0" w:space="0" w:color="auto"/>
                <w:left w:val="none" w:sz="0" w:space="0" w:color="auto"/>
                <w:bottom w:val="none" w:sz="0" w:space="0" w:color="auto"/>
                <w:right w:val="none" w:sz="0" w:space="0" w:color="auto"/>
              </w:divBdr>
            </w:div>
            <w:div w:id="1794061272">
              <w:marLeft w:val="0"/>
              <w:marRight w:val="0"/>
              <w:marTop w:val="0"/>
              <w:marBottom w:val="0"/>
              <w:divBdr>
                <w:top w:val="none" w:sz="0" w:space="0" w:color="auto"/>
                <w:left w:val="none" w:sz="0" w:space="0" w:color="auto"/>
                <w:bottom w:val="none" w:sz="0" w:space="0" w:color="auto"/>
                <w:right w:val="none" w:sz="0" w:space="0" w:color="auto"/>
              </w:divBdr>
            </w:div>
            <w:div w:id="1795245663">
              <w:marLeft w:val="0"/>
              <w:marRight w:val="0"/>
              <w:marTop w:val="0"/>
              <w:marBottom w:val="0"/>
              <w:divBdr>
                <w:top w:val="none" w:sz="0" w:space="0" w:color="auto"/>
                <w:left w:val="none" w:sz="0" w:space="0" w:color="auto"/>
                <w:bottom w:val="none" w:sz="0" w:space="0" w:color="auto"/>
                <w:right w:val="none" w:sz="0" w:space="0" w:color="auto"/>
              </w:divBdr>
            </w:div>
            <w:div w:id="1796366440">
              <w:marLeft w:val="0"/>
              <w:marRight w:val="0"/>
              <w:marTop w:val="0"/>
              <w:marBottom w:val="0"/>
              <w:divBdr>
                <w:top w:val="none" w:sz="0" w:space="0" w:color="auto"/>
                <w:left w:val="none" w:sz="0" w:space="0" w:color="auto"/>
                <w:bottom w:val="none" w:sz="0" w:space="0" w:color="auto"/>
                <w:right w:val="none" w:sz="0" w:space="0" w:color="auto"/>
              </w:divBdr>
            </w:div>
            <w:div w:id="1797527952">
              <w:marLeft w:val="0"/>
              <w:marRight w:val="0"/>
              <w:marTop w:val="0"/>
              <w:marBottom w:val="0"/>
              <w:divBdr>
                <w:top w:val="none" w:sz="0" w:space="0" w:color="auto"/>
                <w:left w:val="none" w:sz="0" w:space="0" w:color="auto"/>
                <w:bottom w:val="none" w:sz="0" w:space="0" w:color="auto"/>
                <w:right w:val="none" w:sz="0" w:space="0" w:color="auto"/>
              </w:divBdr>
            </w:div>
            <w:div w:id="1801145950">
              <w:marLeft w:val="0"/>
              <w:marRight w:val="0"/>
              <w:marTop w:val="0"/>
              <w:marBottom w:val="0"/>
              <w:divBdr>
                <w:top w:val="none" w:sz="0" w:space="0" w:color="auto"/>
                <w:left w:val="none" w:sz="0" w:space="0" w:color="auto"/>
                <w:bottom w:val="none" w:sz="0" w:space="0" w:color="auto"/>
                <w:right w:val="none" w:sz="0" w:space="0" w:color="auto"/>
              </w:divBdr>
            </w:div>
            <w:div w:id="1801530250">
              <w:marLeft w:val="0"/>
              <w:marRight w:val="0"/>
              <w:marTop w:val="0"/>
              <w:marBottom w:val="0"/>
              <w:divBdr>
                <w:top w:val="none" w:sz="0" w:space="0" w:color="auto"/>
                <w:left w:val="none" w:sz="0" w:space="0" w:color="auto"/>
                <w:bottom w:val="none" w:sz="0" w:space="0" w:color="auto"/>
                <w:right w:val="none" w:sz="0" w:space="0" w:color="auto"/>
              </w:divBdr>
            </w:div>
            <w:div w:id="1801654626">
              <w:marLeft w:val="0"/>
              <w:marRight w:val="0"/>
              <w:marTop w:val="0"/>
              <w:marBottom w:val="0"/>
              <w:divBdr>
                <w:top w:val="none" w:sz="0" w:space="0" w:color="auto"/>
                <w:left w:val="none" w:sz="0" w:space="0" w:color="auto"/>
                <w:bottom w:val="none" w:sz="0" w:space="0" w:color="auto"/>
                <w:right w:val="none" w:sz="0" w:space="0" w:color="auto"/>
              </w:divBdr>
            </w:div>
            <w:div w:id="1805081213">
              <w:marLeft w:val="0"/>
              <w:marRight w:val="0"/>
              <w:marTop w:val="0"/>
              <w:marBottom w:val="0"/>
              <w:divBdr>
                <w:top w:val="none" w:sz="0" w:space="0" w:color="auto"/>
                <w:left w:val="none" w:sz="0" w:space="0" w:color="auto"/>
                <w:bottom w:val="none" w:sz="0" w:space="0" w:color="auto"/>
                <w:right w:val="none" w:sz="0" w:space="0" w:color="auto"/>
              </w:divBdr>
            </w:div>
            <w:div w:id="1807232708">
              <w:marLeft w:val="0"/>
              <w:marRight w:val="0"/>
              <w:marTop w:val="0"/>
              <w:marBottom w:val="0"/>
              <w:divBdr>
                <w:top w:val="none" w:sz="0" w:space="0" w:color="auto"/>
                <w:left w:val="none" w:sz="0" w:space="0" w:color="auto"/>
                <w:bottom w:val="none" w:sz="0" w:space="0" w:color="auto"/>
                <w:right w:val="none" w:sz="0" w:space="0" w:color="auto"/>
              </w:divBdr>
            </w:div>
            <w:div w:id="1808624250">
              <w:marLeft w:val="0"/>
              <w:marRight w:val="0"/>
              <w:marTop w:val="0"/>
              <w:marBottom w:val="0"/>
              <w:divBdr>
                <w:top w:val="none" w:sz="0" w:space="0" w:color="auto"/>
                <w:left w:val="none" w:sz="0" w:space="0" w:color="auto"/>
                <w:bottom w:val="none" w:sz="0" w:space="0" w:color="auto"/>
                <w:right w:val="none" w:sz="0" w:space="0" w:color="auto"/>
              </w:divBdr>
            </w:div>
            <w:div w:id="1809056618">
              <w:marLeft w:val="0"/>
              <w:marRight w:val="0"/>
              <w:marTop w:val="0"/>
              <w:marBottom w:val="0"/>
              <w:divBdr>
                <w:top w:val="none" w:sz="0" w:space="0" w:color="auto"/>
                <w:left w:val="none" w:sz="0" w:space="0" w:color="auto"/>
                <w:bottom w:val="none" w:sz="0" w:space="0" w:color="auto"/>
                <w:right w:val="none" w:sz="0" w:space="0" w:color="auto"/>
              </w:divBdr>
            </w:div>
            <w:div w:id="1809592800">
              <w:marLeft w:val="0"/>
              <w:marRight w:val="0"/>
              <w:marTop w:val="0"/>
              <w:marBottom w:val="0"/>
              <w:divBdr>
                <w:top w:val="none" w:sz="0" w:space="0" w:color="auto"/>
                <w:left w:val="none" w:sz="0" w:space="0" w:color="auto"/>
                <w:bottom w:val="none" w:sz="0" w:space="0" w:color="auto"/>
                <w:right w:val="none" w:sz="0" w:space="0" w:color="auto"/>
              </w:divBdr>
            </w:div>
            <w:div w:id="1812206917">
              <w:marLeft w:val="0"/>
              <w:marRight w:val="0"/>
              <w:marTop w:val="0"/>
              <w:marBottom w:val="0"/>
              <w:divBdr>
                <w:top w:val="none" w:sz="0" w:space="0" w:color="auto"/>
                <w:left w:val="none" w:sz="0" w:space="0" w:color="auto"/>
                <w:bottom w:val="none" w:sz="0" w:space="0" w:color="auto"/>
                <w:right w:val="none" w:sz="0" w:space="0" w:color="auto"/>
              </w:divBdr>
            </w:div>
            <w:div w:id="1814712169">
              <w:marLeft w:val="0"/>
              <w:marRight w:val="0"/>
              <w:marTop w:val="0"/>
              <w:marBottom w:val="0"/>
              <w:divBdr>
                <w:top w:val="none" w:sz="0" w:space="0" w:color="auto"/>
                <w:left w:val="none" w:sz="0" w:space="0" w:color="auto"/>
                <w:bottom w:val="none" w:sz="0" w:space="0" w:color="auto"/>
                <w:right w:val="none" w:sz="0" w:space="0" w:color="auto"/>
              </w:divBdr>
            </w:div>
            <w:div w:id="1815172390">
              <w:marLeft w:val="0"/>
              <w:marRight w:val="0"/>
              <w:marTop w:val="0"/>
              <w:marBottom w:val="0"/>
              <w:divBdr>
                <w:top w:val="none" w:sz="0" w:space="0" w:color="auto"/>
                <w:left w:val="none" w:sz="0" w:space="0" w:color="auto"/>
                <w:bottom w:val="none" w:sz="0" w:space="0" w:color="auto"/>
                <w:right w:val="none" w:sz="0" w:space="0" w:color="auto"/>
              </w:divBdr>
            </w:div>
            <w:div w:id="1816413610">
              <w:marLeft w:val="0"/>
              <w:marRight w:val="0"/>
              <w:marTop w:val="0"/>
              <w:marBottom w:val="0"/>
              <w:divBdr>
                <w:top w:val="none" w:sz="0" w:space="0" w:color="auto"/>
                <w:left w:val="none" w:sz="0" w:space="0" w:color="auto"/>
                <w:bottom w:val="none" w:sz="0" w:space="0" w:color="auto"/>
                <w:right w:val="none" w:sz="0" w:space="0" w:color="auto"/>
              </w:divBdr>
            </w:div>
            <w:div w:id="1816415798">
              <w:marLeft w:val="0"/>
              <w:marRight w:val="0"/>
              <w:marTop w:val="0"/>
              <w:marBottom w:val="0"/>
              <w:divBdr>
                <w:top w:val="none" w:sz="0" w:space="0" w:color="auto"/>
                <w:left w:val="none" w:sz="0" w:space="0" w:color="auto"/>
                <w:bottom w:val="none" w:sz="0" w:space="0" w:color="auto"/>
                <w:right w:val="none" w:sz="0" w:space="0" w:color="auto"/>
              </w:divBdr>
            </w:div>
            <w:div w:id="1818839237">
              <w:marLeft w:val="0"/>
              <w:marRight w:val="0"/>
              <w:marTop w:val="0"/>
              <w:marBottom w:val="0"/>
              <w:divBdr>
                <w:top w:val="none" w:sz="0" w:space="0" w:color="auto"/>
                <w:left w:val="none" w:sz="0" w:space="0" w:color="auto"/>
                <w:bottom w:val="none" w:sz="0" w:space="0" w:color="auto"/>
                <w:right w:val="none" w:sz="0" w:space="0" w:color="auto"/>
              </w:divBdr>
            </w:div>
            <w:div w:id="1819027385">
              <w:marLeft w:val="0"/>
              <w:marRight w:val="0"/>
              <w:marTop w:val="0"/>
              <w:marBottom w:val="0"/>
              <w:divBdr>
                <w:top w:val="none" w:sz="0" w:space="0" w:color="auto"/>
                <w:left w:val="none" w:sz="0" w:space="0" w:color="auto"/>
                <w:bottom w:val="none" w:sz="0" w:space="0" w:color="auto"/>
                <w:right w:val="none" w:sz="0" w:space="0" w:color="auto"/>
              </w:divBdr>
            </w:div>
            <w:div w:id="1819836103">
              <w:marLeft w:val="0"/>
              <w:marRight w:val="0"/>
              <w:marTop w:val="0"/>
              <w:marBottom w:val="0"/>
              <w:divBdr>
                <w:top w:val="none" w:sz="0" w:space="0" w:color="auto"/>
                <w:left w:val="none" w:sz="0" w:space="0" w:color="auto"/>
                <w:bottom w:val="none" w:sz="0" w:space="0" w:color="auto"/>
                <w:right w:val="none" w:sz="0" w:space="0" w:color="auto"/>
              </w:divBdr>
            </w:div>
            <w:div w:id="1820731476">
              <w:marLeft w:val="0"/>
              <w:marRight w:val="0"/>
              <w:marTop w:val="0"/>
              <w:marBottom w:val="0"/>
              <w:divBdr>
                <w:top w:val="none" w:sz="0" w:space="0" w:color="auto"/>
                <w:left w:val="none" w:sz="0" w:space="0" w:color="auto"/>
                <w:bottom w:val="none" w:sz="0" w:space="0" w:color="auto"/>
                <w:right w:val="none" w:sz="0" w:space="0" w:color="auto"/>
              </w:divBdr>
            </w:div>
            <w:div w:id="1823694234">
              <w:marLeft w:val="0"/>
              <w:marRight w:val="0"/>
              <w:marTop w:val="0"/>
              <w:marBottom w:val="0"/>
              <w:divBdr>
                <w:top w:val="none" w:sz="0" w:space="0" w:color="auto"/>
                <w:left w:val="none" w:sz="0" w:space="0" w:color="auto"/>
                <w:bottom w:val="none" w:sz="0" w:space="0" w:color="auto"/>
                <w:right w:val="none" w:sz="0" w:space="0" w:color="auto"/>
              </w:divBdr>
            </w:div>
            <w:div w:id="1827472989">
              <w:marLeft w:val="0"/>
              <w:marRight w:val="0"/>
              <w:marTop w:val="0"/>
              <w:marBottom w:val="0"/>
              <w:divBdr>
                <w:top w:val="none" w:sz="0" w:space="0" w:color="auto"/>
                <w:left w:val="none" w:sz="0" w:space="0" w:color="auto"/>
                <w:bottom w:val="none" w:sz="0" w:space="0" w:color="auto"/>
                <w:right w:val="none" w:sz="0" w:space="0" w:color="auto"/>
              </w:divBdr>
            </w:div>
            <w:div w:id="1827553154">
              <w:marLeft w:val="0"/>
              <w:marRight w:val="0"/>
              <w:marTop w:val="360"/>
              <w:marBottom w:val="0"/>
              <w:divBdr>
                <w:top w:val="single" w:sz="6" w:space="0" w:color="auto"/>
                <w:left w:val="single" w:sz="6" w:space="0" w:color="auto"/>
                <w:bottom w:val="single" w:sz="6" w:space="0" w:color="auto"/>
                <w:right w:val="single" w:sz="6" w:space="0" w:color="auto"/>
              </w:divBdr>
            </w:div>
            <w:div w:id="1831750477">
              <w:marLeft w:val="0"/>
              <w:marRight w:val="0"/>
              <w:marTop w:val="0"/>
              <w:marBottom w:val="0"/>
              <w:divBdr>
                <w:top w:val="none" w:sz="0" w:space="0" w:color="auto"/>
                <w:left w:val="none" w:sz="0" w:space="0" w:color="auto"/>
                <w:bottom w:val="none" w:sz="0" w:space="0" w:color="auto"/>
                <w:right w:val="none" w:sz="0" w:space="0" w:color="auto"/>
              </w:divBdr>
            </w:div>
            <w:div w:id="1831828735">
              <w:marLeft w:val="0"/>
              <w:marRight w:val="0"/>
              <w:marTop w:val="0"/>
              <w:marBottom w:val="0"/>
              <w:divBdr>
                <w:top w:val="none" w:sz="0" w:space="0" w:color="auto"/>
                <w:left w:val="none" w:sz="0" w:space="0" w:color="auto"/>
                <w:bottom w:val="none" w:sz="0" w:space="0" w:color="auto"/>
                <w:right w:val="none" w:sz="0" w:space="0" w:color="auto"/>
              </w:divBdr>
            </w:div>
            <w:div w:id="1838226032">
              <w:marLeft w:val="0"/>
              <w:marRight w:val="0"/>
              <w:marTop w:val="0"/>
              <w:marBottom w:val="0"/>
              <w:divBdr>
                <w:top w:val="none" w:sz="0" w:space="0" w:color="auto"/>
                <w:left w:val="none" w:sz="0" w:space="0" w:color="auto"/>
                <w:bottom w:val="none" w:sz="0" w:space="0" w:color="auto"/>
                <w:right w:val="none" w:sz="0" w:space="0" w:color="auto"/>
              </w:divBdr>
            </w:div>
            <w:div w:id="1838765256">
              <w:marLeft w:val="0"/>
              <w:marRight w:val="0"/>
              <w:marTop w:val="0"/>
              <w:marBottom w:val="0"/>
              <w:divBdr>
                <w:top w:val="none" w:sz="0" w:space="0" w:color="auto"/>
                <w:left w:val="none" w:sz="0" w:space="0" w:color="auto"/>
                <w:bottom w:val="none" w:sz="0" w:space="0" w:color="auto"/>
                <w:right w:val="none" w:sz="0" w:space="0" w:color="auto"/>
              </w:divBdr>
            </w:div>
            <w:div w:id="1841238316">
              <w:marLeft w:val="0"/>
              <w:marRight w:val="0"/>
              <w:marTop w:val="0"/>
              <w:marBottom w:val="0"/>
              <w:divBdr>
                <w:top w:val="none" w:sz="0" w:space="0" w:color="auto"/>
                <w:left w:val="none" w:sz="0" w:space="0" w:color="auto"/>
                <w:bottom w:val="none" w:sz="0" w:space="0" w:color="auto"/>
                <w:right w:val="none" w:sz="0" w:space="0" w:color="auto"/>
              </w:divBdr>
            </w:div>
            <w:div w:id="1841578918">
              <w:marLeft w:val="0"/>
              <w:marRight w:val="0"/>
              <w:marTop w:val="0"/>
              <w:marBottom w:val="0"/>
              <w:divBdr>
                <w:top w:val="none" w:sz="0" w:space="0" w:color="auto"/>
                <w:left w:val="none" w:sz="0" w:space="0" w:color="auto"/>
                <w:bottom w:val="none" w:sz="0" w:space="0" w:color="auto"/>
                <w:right w:val="none" w:sz="0" w:space="0" w:color="auto"/>
              </w:divBdr>
            </w:div>
            <w:div w:id="1841655124">
              <w:marLeft w:val="0"/>
              <w:marRight w:val="0"/>
              <w:marTop w:val="0"/>
              <w:marBottom w:val="0"/>
              <w:divBdr>
                <w:top w:val="none" w:sz="0" w:space="0" w:color="auto"/>
                <w:left w:val="none" w:sz="0" w:space="0" w:color="auto"/>
                <w:bottom w:val="none" w:sz="0" w:space="0" w:color="auto"/>
                <w:right w:val="none" w:sz="0" w:space="0" w:color="auto"/>
              </w:divBdr>
            </w:div>
            <w:div w:id="1841699061">
              <w:marLeft w:val="0"/>
              <w:marRight w:val="0"/>
              <w:marTop w:val="0"/>
              <w:marBottom w:val="0"/>
              <w:divBdr>
                <w:top w:val="none" w:sz="0" w:space="0" w:color="auto"/>
                <w:left w:val="none" w:sz="0" w:space="0" w:color="auto"/>
                <w:bottom w:val="none" w:sz="0" w:space="0" w:color="auto"/>
                <w:right w:val="none" w:sz="0" w:space="0" w:color="auto"/>
              </w:divBdr>
            </w:div>
            <w:div w:id="1845123101">
              <w:marLeft w:val="0"/>
              <w:marRight w:val="0"/>
              <w:marTop w:val="0"/>
              <w:marBottom w:val="0"/>
              <w:divBdr>
                <w:top w:val="none" w:sz="0" w:space="0" w:color="auto"/>
                <w:left w:val="none" w:sz="0" w:space="0" w:color="auto"/>
                <w:bottom w:val="none" w:sz="0" w:space="0" w:color="auto"/>
                <w:right w:val="none" w:sz="0" w:space="0" w:color="auto"/>
              </w:divBdr>
            </w:div>
            <w:div w:id="1845195423">
              <w:marLeft w:val="0"/>
              <w:marRight w:val="0"/>
              <w:marTop w:val="0"/>
              <w:marBottom w:val="0"/>
              <w:divBdr>
                <w:top w:val="none" w:sz="0" w:space="0" w:color="auto"/>
                <w:left w:val="none" w:sz="0" w:space="0" w:color="auto"/>
                <w:bottom w:val="none" w:sz="0" w:space="0" w:color="auto"/>
                <w:right w:val="none" w:sz="0" w:space="0" w:color="auto"/>
              </w:divBdr>
            </w:div>
            <w:div w:id="1845897244">
              <w:marLeft w:val="0"/>
              <w:marRight w:val="0"/>
              <w:marTop w:val="0"/>
              <w:marBottom w:val="0"/>
              <w:divBdr>
                <w:top w:val="none" w:sz="0" w:space="0" w:color="auto"/>
                <w:left w:val="none" w:sz="0" w:space="0" w:color="auto"/>
                <w:bottom w:val="none" w:sz="0" w:space="0" w:color="auto"/>
                <w:right w:val="none" w:sz="0" w:space="0" w:color="auto"/>
              </w:divBdr>
            </w:div>
            <w:div w:id="1847862852">
              <w:marLeft w:val="0"/>
              <w:marRight w:val="0"/>
              <w:marTop w:val="0"/>
              <w:marBottom w:val="0"/>
              <w:divBdr>
                <w:top w:val="none" w:sz="0" w:space="0" w:color="auto"/>
                <w:left w:val="none" w:sz="0" w:space="0" w:color="auto"/>
                <w:bottom w:val="none" w:sz="0" w:space="0" w:color="auto"/>
                <w:right w:val="none" w:sz="0" w:space="0" w:color="auto"/>
              </w:divBdr>
            </w:div>
            <w:div w:id="1848253617">
              <w:marLeft w:val="0"/>
              <w:marRight w:val="0"/>
              <w:marTop w:val="0"/>
              <w:marBottom w:val="0"/>
              <w:divBdr>
                <w:top w:val="none" w:sz="0" w:space="0" w:color="auto"/>
                <w:left w:val="none" w:sz="0" w:space="0" w:color="auto"/>
                <w:bottom w:val="none" w:sz="0" w:space="0" w:color="auto"/>
                <w:right w:val="none" w:sz="0" w:space="0" w:color="auto"/>
              </w:divBdr>
              <w:divsChild>
                <w:div w:id="348220153">
                  <w:marLeft w:val="0"/>
                  <w:marRight w:val="0"/>
                  <w:marTop w:val="0"/>
                  <w:marBottom w:val="0"/>
                  <w:divBdr>
                    <w:top w:val="none" w:sz="0" w:space="0" w:color="auto"/>
                    <w:left w:val="none" w:sz="0" w:space="0" w:color="auto"/>
                    <w:bottom w:val="none" w:sz="0" w:space="0" w:color="auto"/>
                    <w:right w:val="none" w:sz="0" w:space="0" w:color="auto"/>
                  </w:divBdr>
                </w:div>
                <w:div w:id="1608848623">
                  <w:marLeft w:val="0"/>
                  <w:marRight w:val="0"/>
                  <w:marTop w:val="0"/>
                  <w:marBottom w:val="0"/>
                  <w:divBdr>
                    <w:top w:val="none" w:sz="0" w:space="0" w:color="auto"/>
                    <w:left w:val="none" w:sz="0" w:space="0" w:color="auto"/>
                    <w:bottom w:val="none" w:sz="0" w:space="0" w:color="auto"/>
                    <w:right w:val="none" w:sz="0" w:space="0" w:color="auto"/>
                  </w:divBdr>
                </w:div>
                <w:div w:id="2063288065">
                  <w:marLeft w:val="0"/>
                  <w:marRight w:val="0"/>
                  <w:marTop w:val="0"/>
                  <w:marBottom w:val="0"/>
                  <w:divBdr>
                    <w:top w:val="none" w:sz="0" w:space="0" w:color="auto"/>
                    <w:left w:val="none" w:sz="0" w:space="0" w:color="auto"/>
                    <w:bottom w:val="none" w:sz="0" w:space="0" w:color="auto"/>
                    <w:right w:val="none" w:sz="0" w:space="0" w:color="auto"/>
                  </w:divBdr>
                </w:div>
                <w:div w:id="2091929431">
                  <w:marLeft w:val="0"/>
                  <w:marRight w:val="0"/>
                  <w:marTop w:val="0"/>
                  <w:marBottom w:val="0"/>
                  <w:divBdr>
                    <w:top w:val="none" w:sz="0" w:space="0" w:color="auto"/>
                    <w:left w:val="none" w:sz="0" w:space="0" w:color="auto"/>
                    <w:bottom w:val="none" w:sz="0" w:space="0" w:color="auto"/>
                    <w:right w:val="none" w:sz="0" w:space="0" w:color="auto"/>
                  </w:divBdr>
                </w:div>
              </w:divsChild>
            </w:div>
            <w:div w:id="1848321333">
              <w:marLeft w:val="0"/>
              <w:marRight w:val="0"/>
              <w:marTop w:val="0"/>
              <w:marBottom w:val="0"/>
              <w:divBdr>
                <w:top w:val="none" w:sz="0" w:space="0" w:color="auto"/>
                <w:left w:val="none" w:sz="0" w:space="0" w:color="auto"/>
                <w:bottom w:val="none" w:sz="0" w:space="0" w:color="auto"/>
                <w:right w:val="none" w:sz="0" w:space="0" w:color="auto"/>
              </w:divBdr>
            </w:div>
            <w:div w:id="1849060859">
              <w:marLeft w:val="0"/>
              <w:marRight w:val="0"/>
              <w:marTop w:val="0"/>
              <w:marBottom w:val="0"/>
              <w:divBdr>
                <w:top w:val="none" w:sz="0" w:space="0" w:color="auto"/>
                <w:left w:val="none" w:sz="0" w:space="0" w:color="auto"/>
                <w:bottom w:val="none" w:sz="0" w:space="0" w:color="auto"/>
                <w:right w:val="none" w:sz="0" w:space="0" w:color="auto"/>
              </w:divBdr>
            </w:div>
            <w:div w:id="1849516181">
              <w:marLeft w:val="0"/>
              <w:marRight w:val="0"/>
              <w:marTop w:val="0"/>
              <w:marBottom w:val="0"/>
              <w:divBdr>
                <w:top w:val="none" w:sz="0" w:space="0" w:color="auto"/>
                <w:left w:val="none" w:sz="0" w:space="0" w:color="auto"/>
                <w:bottom w:val="none" w:sz="0" w:space="0" w:color="auto"/>
                <w:right w:val="none" w:sz="0" w:space="0" w:color="auto"/>
              </w:divBdr>
            </w:div>
            <w:div w:id="1849562381">
              <w:marLeft w:val="0"/>
              <w:marRight w:val="0"/>
              <w:marTop w:val="0"/>
              <w:marBottom w:val="0"/>
              <w:divBdr>
                <w:top w:val="none" w:sz="0" w:space="0" w:color="auto"/>
                <w:left w:val="none" w:sz="0" w:space="0" w:color="auto"/>
                <w:bottom w:val="none" w:sz="0" w:space="0" w:color="auto"/>
                <w:right w:val="none" w:sz="0" w:space="0" w:color="auto"/>
              </w:divBdr>
            </w:div>
            <w:div w:id="1850758396">
              <w:marLeft w:val="0"/>
              <w:marRight w:val="0"/>
              <w:marTop w:val="0"/>
              <w:marBottom w:val="0"/>
              <w:divBdr>
                <w:top w:val="none" w:sz="0" w:space="0" w:color="auto"/>
                <w:left w:val="none" w:sz="0" w:space="0" w:color="auto"/>
                <w:bottom w:val="none" w:sz="0" w:space="0" w:color="auto"/>
                <w:right w:val="none" w:sz="0" w:space="0" w:color="auto"/>
              </w:divBdr>
            </w:div>
            <w:div w:id="1851408637">
              <w:marLeft w:val="0"/>
              <w:marRight w:val="0"/>
              <w:marTop w:val="0"/>
              <w:marBottom w:val="0"/>
              <w:divBdr>
                <w:top w:val="none" w:sz="0" w:space="0" w:color="auto"/>
                <w:left w:val="none" w:sz="0" w:space="0" w:color="auto"/>
                <w:bottom w:val="none" w:sz="0" w:space="0" w:color="auto"/>
                <w:right w:val="none" w:sz="0" w:space="0" w:color="auto"/>
              </w:divBdr>
            </w:div>
            <w:div w:id="1852331554">
              <w:marLeft w:val="0"/>
              <w:marRight w:val="0"/>
              <w:marTop w:val="0"/>
              <w:marBottom w:val="0"/>
              <w:divBdr>
                <w:top w:val="none" w:sz="0" w:space="0" w:color="auto"/>
                <w:left w:val="none" w:sz="0" w:space="0" w:color="auto"/>
                <w:bottom w:val="none" w:sz="0" w:space="0" w:color="auto"/>
                <w:right w:val="none" w:sz="0" w:space="0" w:color="auto"/>
              </w:divBdr>
            </w:div>
            <w:div w:id="1855609712">
              <w:marLeft w:val="0"/>
              <w:marRight w:val="0"/>
              <w:marTop w:val="0"/>
              <w:marBottom w:val="0"/>
              <w:divBdr>
                <w:top w:val="none" w:sz="0" w:space="0" w:color="auto"/>
                <w:left w:val="none" w:sz="0" w:space="0" w:color="auto"/>
                <w:bottom w:val="none" w:sz="0" w:space="0" w:color="auto"/>
                <w:right w:val="none" w:sz="0" w:space="0" w:color="auto"/>
              </w:divBdr>
            </w:div>
            <w:div w:id="1856456244">
              <w:marLeft w:val="0"/>
              <w:marRight w:val="0"/>
              <w:marTop w:val="0"/>
              <w:marBottom w:val="0"/>
              <w:divBdr>
                <w:top w:val="none" w:sz="0" w:space="0" w:color="auto"/>
                <w:left w:val="none" w:sz="0" w:space="0" w:color="auto"/>
                <w:bottom w:val="none" w:sz="0" w:space="0" w:color="auto"/>
                <w:right w:val="none" w:sz="0" w:space="0" w:color="auto"/>
              </w:divBdr>
            </w:div>
            <w:div w:id="1856798090">
              <w:marLeft w:val="0"/>
              <w:marRight w:val="0"/>
              <w:marTop w:val="0"/>
              <w:marBottom w:val="0"/>
              <w:divBdr>
                <w:top w:val="none" w:sz="0" w:space="0" w:color="auto"/>
                <w:left w:val="none" w:sz="0" w:space="0" w:color="auto"/>
                <w:bottom w:val="none" w:sz="0" w:space="0" w:color="auto"/>
                <w:right w:val="none" w:sz="0" w:space="0" w:color="auto"/>
              </w:divBdr>
            </w:div>
            <w:div w:id="1862475860">
              <w:marLeft w:val="0"/>
              <w:marRight w:val="0"/>
              <w:marTop w:val="0"/>
              <w:marBottom w:val="0"/>
              <w:divBdr>
                <w:top w:val="none" w:sz="0" w:space="0" w:color="auto"/>
                <w:left w:val="none" w:sz="0" w:space="0" w:color="auto"/>
                <w:bottom w:val="none" w:sz="0" w:space="0" w:color="auto"/>
                <w:right w:val="none" w:sz="0" w:space="0" w:color="auto"/>
              </w:divBdr>
            </w:div>
            <w:div w:id="1863594673">
              <w:marLeft w:val="0"/>
              <w:marRight w:val="0"/>
              <w:marTop w:val="0"/>
              <w:marBottom w:val="0"/>
              <w:divBdr>
                <w:top w:val="none" w:sz="0" w:space="0" w:color="auto"/>
                <w:left w:val="none" w:sz="0" w:space="0" w:color="auto"/>
                <w:bottom w:val="none" w:sz="0" w:space="0" w:color="auto"/>
                <w:right w:val="none" w:sz="0" w:space="0" w:color="auto"/>
              </w:divBdr>
            </w:div>
            <w:div w:id="1864247102">
              <w:marLeft w:val="0"/>
              <w:marRight w:val="0"/>
              <w:marTop w:val="0"/>
              <w:marBottom w:val="0"/>
              <w:divBdr>
                <w:top w:val="none" w:sz="0" w:space="0" w:color="auto"/>
                <w:left w:val="none" w:sz="0" w:space="0" w:color="auto"/>
                <w:bottom w:val="none" w:sz="0" w:space="0" w:color="auto"/>
                <w:right w:val="none" w:sz="0" w:space="0" w:color="auto"/>
              </w:divBdr>
            </w:div>
            <w:div w:id="1865171094">
              <w:marLeft w:val="0"/>
              <w:marRight w:val="0"/>
              <w:marTop w:val="0"/>
              <w:marBottom w:val="0"/>
              <w:divBdr>
                <w:top w:val="none" w:sz="0" w:space="0" w:color="auto"/>
                <w:left w:val="none" w:sz="0" w:space="0" w:color="auto"/>
                <w:bottom w:val="none" w:sz="0" w:space="0" w:color="auto"/>
                <w:right w:val="none" w:sz="0" w:space="0" w:color="auto"/>
              </w:divBdr>
            </w:div>
            <w:div w:id="1867594968">
              <w:marLeft w:val="0"/>
              <w:marRight w:val="0"/>
              <w:marTop w:val="0"/>
              <w:marBottom w:val="0"/>
              <w:divBdr>
                <w:top w:val="none" w:sz="0" w:space="0" w:color="auto"/>
                <w:left w:val="none" w:sz="0" w:space="0" w:color="auto"/>
                <w:bottom w:val="none" w:sz="0" w:space="0" w:color="auto"/>
                <w:right w:val="none" w:sz="0" w:space="0" w:color="auto"/>
              </w:divBdr>
            </w:div>
            <w:div w:id="1868057831">
              <w:marLeft w:val="0"/>
              <w:marRight w:val="0"/>
              <w:marTop w:val="0"/>
              <w:marBottom w:val="0"/>
              <w:divBdr>
                <w:top w:val="none" w:sz="0" w:space="0" w:color="auto"/>
                <w:left w:val="none" w:sz="0" w:space="0" w:color="auto"/>
                <w:bottom w:val="none" w:sz="0" w:space="0" w:color="auto"/>
                <w:right w:val="none" w:sz="0" w:space="0" w:color="auto"/>
              </w:divBdr>
              <w:divsChild>
                <w:div w:id="191380925">
                  <w:marLeft w:val="0"/>
                  <w:marRight w:val="0"/>
                  <w:marTop w:val="0"/>
                  <w:marBottom w:val="0"/>
                  <w:divBdr>
                    <w:top w:val="none" w:sz="0" w:space="0" w:color="auto"/>
                    <w:left w:val="none" w:sz="0" w:space="0" w:color="auto"/>
                    <w:bottom w:val="none" w:sz="0" w:space="0" w:color="auto"/>
                    <w:right w:val="none" w:sz="0" w:space="0" w:color="auto"/>
                  </w:divBdr>
                </w:div>
                <w:div w:id="459231022">
                  <w:marLeft w:val="0"/>
                  <w:marRight w:val="0"/>
                  <w:marTop w:val="0"/>
                  <w:marBottom w:val="0"/>
                  <w:divBdr>
                    <w:top w:val="none" w:sz="0" w:space="0" w:color="auto"/>
                    <w:left w:val="none" w:sz="0" w:space="0" w:color="auto"/>
                    <w:bottom w:val="none" w:sz="0" w:space="0" w:color="auto"/>
                    <w:right w:val="none" w:sz="0" w:space="0" w:color="auto"/>
                  </w:divBdr>
                </w:div>
                <w:div w:id="655375735">
                  <w:marLeft w:val="0"/>
                  <w:marRight w:val="0"/>
                  <w:marTop w:val="0"/>
                  <w:marBottom w:val="0"/>
                  <w:divBdr>
                    <w:top w:val="none" w:sz="0" w:space="0" w:color="auto"/>
                    <w:left w:val="none" w:sz="0" w:space="0" w:color="auto"/>
                    <w:bottom w:val="none" w:sz="0" w:space="0" w:color="auto"/>
                    <w:right w:val="none" w:sz="0" w:space="0" w:color="auto"/>
                  </w:divBdr>
                </w:div>
                <w:div w:id="783236533">
                  <w:marLeft w:val="0"/>
                  <w:marRight w:val="0"/>
                  <w:marTop w:val="0"/>
                  <w:marBottom w:val="0"/>
                  <w:divBdr>
                    <w:top w:val="none" w:sz="0" w:space="0" w:color="auto"/>
                    <w:left w:val="none" w:sz="0" w:space="0" w:color="auto"/>
                    <w:bottom w:val="none" w:sz="0" w:space="0" w:color="auto"/>
                    <w:right w:val="none" w:sz="0" w:space="0" w:color="auto"/>
                  </w:divBdr>
                </w:div>
                <w:div w:id="859470886">
                  <w:marLeft w:val="0"/>
                  <w:marRight w:val="0"/>
                  <w:marTop w:val="0"/>
                  <w:marBottom w:val="0"/>
                  <w:divBdr>
                    <w:top w:val="none" w:sz="0" w:space="0" w:color="auto"/>
                    <w:left w:val="none" w:sz="0" w:space="0" w:color="auto"/>
                    <w:bottom w:val="none" w:sz="0" w:space="0" w:color="auto"/>
                    <w:right w:val="none" w:sz="0" w:space="0" w:color="auto"/>
                  </w:divBdr>
                </w:div>
                <w:div w:id="1094858331">
                  <w:marLeft w:val="0"/>
                  <w:marRight w:val="0"/>
                  <w:marTop w:val="0"/>
                  <w:marBottom w:val="0"/>
                  <w:divBdr>
                    <w:top w:val="none" w:sz="0" w:space="0" w:color="auto"/>
                    <w:left w:val="none" w:sz="0" w:space="0" w:color="auto"/>
                    <w:bottom w:val="none" w:sz="0" w:space="0" w:color="auto"/>
                    <w:right w:val="none" w:sz="0" w:space="0" w:color="auto"/>
                  </w:divBdr>
                </w:div>
                <w:div w:id="1098213505">
                  <w:marLeft w:val="0"/>
                  <w:marRight w:val="0"/>
                  <w:marTop w:val="0"/>
                  <w:marBottom w:val="0"/>
                  <w:divBdr>
                    <w:top w:val="none" w:sz="0" w:space="0" w:color="auto"/>
                    <w:left w:val="none" w:sz="0" w:space="0" w:color="auto"/>
                    <w:bottom w:val="none" w:sz="0" w:space="0" w:color="auto"/>
                    <w:right w:val="none" w:sz="0" w:space="0" w:color="auto"/>
                  </w:divBdr>
                </w:div>
                <w:div w:id="1375420492">
                  <w:marLeft w:val="0"/>
                  <w:marRight w:val="0"/>
                  <w:marTop w:val="0"/>
                  <w:marBottom w:val="0"/>
                  <w:divBdr>
                    <w:top w:val="none" w:sz="0" w:space="0" w:color="auto"/>
                    <w:left w:val="none" w:sz="0" w:space="0" w:color="auto"/>
                    <w:bottom w:val="none" w:sz="0" w:space="0" w:color="auto"/>
                    <w:right w:val="none" w:sz="0" w:space="0" w:color="auto"/>
                  </w:divBdr>
                </w:div>
                <w:div w:id="1484472287">
                  <w:marLeft w:val="0"/>
                  <w:marRight w:val="0"/>
                  <w:marTop w:val="0"/>
                  <w:marBottom w:val="0"/>
                  <w:divBdr>
                    <w:top w:val="none" w:sz="0" w:space="0" w:color="auto"/>
                    <w:left w:val="none" w:sz="0" w:space="0" w:color="auto"/>
                    <w:bottom w:val="none" w:sz="0" w:space="0" w:color="auto"/>
                    <w:right w:val="none" w:sz="0" w:space="0" w:color="auto"/>
                  </w:divBdr>
                </w:div>
                <w:div w:id="1517842836">
                  <w:marLeft w:val="0"/>
                  <w:marRight w:val="0"/>
                  <w:marTop w:val="0"/>
                  <w:marBottom w:val="0"/>
                  <w:divBdr>
                    <w:top w:val="none" w:sz="0" w:space="0" w:color="auto"/>
                    <w:left w:val="none" w:sz="0" w:space="0" w:color="auto"/>
                    <w:bottom w:val="none" w:sz="0" w:space="0" w:color="auto"/>
                    <w:right w:val="none" w:sz="0" w:space="0" w:color="auto"/>
                  </w:divBdr>
                </w:div>
                <w:div w:id="1533497573">
                  <w:marLeft w:val="0"/>
                  <w:marRight w:val="0"/>
                  <w:marTop w:val="0"/>
                  <w:marBottom w:val="0"/>
                  <w:divBdr>
                    <w:top w:val="none" w:sz="0" w:space="0" w:color="auto"/>
                    <w:left w:val="none" w:sz="0" w:space="0" w:color="auto"/>
                    <w:bottom w:val="none" w:sz="0" w:space="0" w:color="auto"/>
                    <w:right w:val="none" w:sz="0" w:space="0" w:color="auto"/>
                  </w:divBdr>
                </w:div>
                <w:div w:id="1551569662">
                  <w:marLeft w:val="0"/>
                  <w:marRight w:val="0"/>
                  <w:marTop w:val="0"/>
                  <w:marBottom w:val="0"/>
                  <w:divBdr>
                    <w:top w:val="none" w:sz="0" w:space="0" w:color="auto"/>
                    <w:left w:val="none" w:sz="0" w:space="0" w:color="auto"/>
                    <w:bottom w:val="none" w:sz="0" w:space="0" w:color="auto"/>
                    <w:right w:val="none" w:sz="0" w:space="0" w:color="auto"/>
                  </w:divBdr>
                </w:div>
                <w:div w:id="1603370403">
                  <w:marLeft w:val="0"/>
                  <w:marRight w:val="0"/>
                  <w:marTop w:val="0"/>
                  <w:marBottom w:val="0"/>
                  <w:divBdr>
                    <w:top w:val="none" w:sz="0" w:space="0" w:color="auto"/>
                    <w:left w:val="none" w:sz="0" w:space="0" w:color="auto"/>
                    <w:bottom w:val="none" w:sz="0" w:space="0" w:color="auto"/>
                    <w:right w:val="none" w:sz="0" w:space="0" w:color="auto"/>
                  </w:divBdr>
                </w:div>
                <w:div w:id="1875116805">
                  <w:marLeft w:val="0"/>
                  <w:marRight w:val="0"/>
                  <w:marTop w:val="0"/>
                  <w:marBottom w:val="0"/>
                  <w:divBdr>
                    <w:top w:val="none" w:sz="0" w:space="0" w:color="auto"/>
                    <w:left w:val="none" w:sz="0" w:space="0" w:color="auto"/>
                    <w:bottom w:val="none" w:sz="0" w:space="0" w:color="auto"/>
                    <w:right w:val="none" w:sz="0" w:space="0" w:color="auto"/>
                  </w:divBdr>
                </w:div>
                <w:div w:id="1942839082">
                  <w:marLeft w:val="0"/>
                  <w:marRight w:val="0"/>
                  <w:marTop w:val="0"/>
                  <w:marBottom w:val="0"/>
                  <w:divBdr>
                    <w:top w:val="none" w:sz="0" w:space="0" w:color="auto"/>
                    <w:left w:val="none" w:sz="0" w:space="0" w:color="auto"/>
                    <w:bottom w:val="none" w:sz="0" w:space="0" w:color="auto"/>
                    <w:right w:val="none" w:sz="0" w:space="0" w:color="auto"/>
                  </w:divBdr>
                </w:div>
                <w:div w:id="1942881284">
                  <w:marLeft w:val="0"/>
                  <w:marRight w:val="0"/>
                  <w:marTop w:val="0"/>
                  <w:marBottom w:val="0"/>
                  <w:divBdr>
                    <w:top w:val="none" w:sz="0" w:space="0" w:color="auto"/>
                    <w:left w:val="none" w:sz="0" w:space="0" w:color="auto"/>
                    <w:bottom w:val="none" w:sz="0" w:space="0" w:color="auto"/>
                    <w:right w:val="none" w:sz="0" w:space="0" w:color="auto"/>
                  </w:divBdr>
                </w:div>
                <w:div w:id="1988125735">
                  <w:marLeft w:val="0"/>
                  <w:marRight w:val="0"/>
                  <w:marTop w:val="0"/>
                  <w:marBottom w:val="0"/>
                  <w:divBdr>
                    <w:top w:val="none" w:sz="0" w:space="0" w:color="auto"/>
                    <w:left w:val="none" w:sz="0" w:space="0" w:color="auto"/>
                    <w:bottom w:val="none" w:sz="0" w:space="0" w:color="auto"/>
                    <w:right w:val="none" w:sz="0" w:space="0" w:color="auto"/>
                  </w:divBdr>
                </w:div>
                <w:div w:id="2054881653">
                  <w:marLeft w:val="0"/>
                  <w:marRight w:val="0"/>
                  <w:marTop w:val="0"/>
                  <w:marBottom w:val="0"/>
                  <w:divBdr>
                    <w:top w:val="none" w:sz="0" w:space="0" w:color="auto"/>
                    <w:left w:val="none" w:sz="0" w:space="0" w:color="auto"/>
                    <w:bottom w:val="none" w:sz="0" w:space="0" w:color="auto"/>
                    <w:right w:val="none" w:sz="0" w:space="0" w:color="auto"/>
                  </w:divBdr>
                </w:div>
              </w:divsChild>
            </w:div>
            <w:div w:id="1872374173">
              <w:marLeft w:val="0"/>
              <w:marRight w:val="0"/>
              <w:marTop w:val="0"/>
              <w:marBottom w:val="0"/>
              <w:divBdr>
                <w:top w:val="none" w:sz="0" w:space="0" w:color="auto"/>
                <w:left w:val="none" w:sz="0" w:space="0" w:color="auto"/>
                <w:bottom w:val="none" w:sz="0" w:space="0" w:color="auto"/>
                <w:right w:val="none" w:sz="0" w:space="0" w:color="auto"/>
              </w:divBdr>
            </w:div>
            <w:div w:id="1872961040">
              <w:marLeft w:val="0"/>
              <w:marRight w:val="0"/>
              <w:marTop w:val="0"/>
              <w:marBottom w:val="0"/>
              <w:divBdr>
                <w:top w:val="none" w:sz="0" w:space="0" w:color="auto"/>
                <w:left w:val="none" w:sz="0" w:space="0" w:color="auto"/>
                <w:bottom w:val="none" w:sz="0" w:space="0" w:color="auto"/>
                <w:right w:val="none" w:sz="0" w:space="0" w:color="auto"/>
              </w:divBdr>
            </w:div>
            <w:div w:id="1873035725">
              <w:marLeft w:val="0"/>
              <w:marRight w:val="0"/>
              <w:marTop w:val="0"/>
              <w:marBottom w:val="0"/>
              <w:divBdr>
                <w:top w:val="none" w:sz="0" w:space="0" w:color="auto"/>
                <w:left w:val="none" w:sz="0" w:space="0" w:color="auto"/>
                <w:bottom w:val="none" w:sz="0" w:space="0" w:color="auto"/>
                <w:right w:val="none" w:sz="0" w:space="0" w:color="auto"/>
              </w:divBdr>
            </w:div>
            <w:div w:id="1873224969">
              <w:marLeft w:val="0"/>
              <w:marRight w:val="0"/>
              <w:marTop w:val="0"/>
              <w:marBottom w:val="0"/>
              <w:divBdr>
                <w:top w:val="none" w:sz="0" w:space="0" w:color="auto"/>
                <w:left w:val="none" w:sz="0" w:space="0" w:color="auto"/>
                <w:bottom w:val="none" w:sz="0" w:space="0" w:color="auto"/>
                <w:right w:val="none" w:sz="0" w:space="0" w:color="auto"/>
              </w:divBdr>
            </w:div>
            <w:div w:id="1873954509">
              <w:marLeft w:val="0"/>
              <w:marRight w:val="0"/>
              <w:marTop w:val="0"/>
              <w:marBottom w:val="0"/>
              <w:divBdr>
                <w:top w:val="none" w:sz="0" w:space="0" w:color="auto"/>
                <w:left w:val="none" w:sz="0" w:space="0" w:color="auto"/>
                <w:bottom w:val="none" w:sz="0" w:space="0" w:color="auto"/>
                <w:right w:val="none" w:sz="0" w:space="0" w:color="auto"/>
              </w:divBdr>
            </w:div>
            <w:div w:id="1874683728">
              <w:marLeft w:val="0"/>
              <w:marRight w:val="0"/>
              <w:marTop w:val="0"/>
              <w:marBottom w:val="0"/>
              <w:divBdr>
                <w:top w:val="none" w:sz="0" w:space="0" w:color="auto"/>
                <w:left w:val="none" w:sz="0" w:space="0" w:color="auto"/>
                <w:bottom w:val="none" w:sz="0" w:space="0" w:color="auto"/>
                <w:right w:val="none" w:sz="0" w:space="0" w:color="auto"/>
              </w:divBdr>
            </w:div>
            <w:div w:id="1876311449">
              <w:marLeft w:val="0"/>
              <w:marRight w:val="0"/>
              <w:marTop w:val="0"/>
              <w:marBottom w:val="0"/>
              <w:divBdr>
                <w:top w:val="none" w:sz="0" w:space="0" w:color="auto"/>
                <w:left w:val="none" w:sz="0" w:space="0" w:color="auto"/>
                <w:bottom w:val="none" w:sz="0" w:space="0" w:color="auto"/>
                <w:right w:val="none" w:sz="0" w:space="0" w:color="auto"/>
              </w:divBdr>
            </w:div>
            <w:div w:id="1877161739">
              <w:marLeft w:val="0"/>
              <w:marRight w:val="0"/>
              <w:marTop w:val="0"/>
              <w:marBottom w:val="0"/>
              <w:divBdr>
                <w:top w:val="none" w:sz="0" w:space="0" w:color="auto"/>
                <w:left w:val="none" w:sz="0" w:space="0" w:color="auto"/>
                <w:bottom w:val="none" w:sz="0" w:space="0" w:color="auto"/>
                <w:right w:val="none" w:sz="0" w:space="0" w:color="auto"/>
              </w:divBdr>
            </w:div>
            <w:div w:id="1878202984">
              <w:marLeft w:val="0"/>
              <w:marRight w:val="0"/>
              <w:marTop w:val="0"/>
              <w:marBottom w:val="0"/>
              <w:divBdr>
                <w:top w:val="none" w:sz="0" w:space="0" w:color="auto"/>
                <w:left w:val="none" w:sz="0" w:space="0" w:color="auto"/>
                <w:bottom w:val="none" w:sz="0" w:space="0" w:color="auto"/>
                <w:right w:val="none" w:sz="0" w:space="0" w:color="auto"/>
              </w:divBdr>
            </w:div>
            <w:div w:id="1878658799">
              <w:marLeft w:val="0"/>
              <w:marRight w:val="0"/>
              <w:marTop w:val="0"/>
              <w:marBottom w:val="0"/>
              <w:divBdr>
                <w:top w:val="none" w:sz="0" w:space="0" w:color="auto"/>
                <w:left w:val="none" w:sz="0" w:space="0" w:color="auto"/>
                <w:bottom w:val="none" w:sz="0" w:space="0" w:color="auto"/>
                <w:right w:val="none" w:sz="0" w:space="0" w:color="auto"/>
              </w:divBdr>
            </w:div>
            <w:div w:id="1880436982">
              <w:marLeft w:val="0"/>
              <w:marRight w:val="0"/>
              <w:marTop w:val="0"/>
              <w:marBottom w:val="0"/>
              <w:divBdr>
                <w:top w:val="none" w:sz="0" w:space="0" w:color="auto"/>
                <w:left w:val="none" w:sz="0" w:space="0" w:color="auto"/>
                <w:bottom w:val="none" w:sz="0" w:space="0" w:color="auto"/>
                <w:right w:val="none" w:sz="0" w:space="0" w:color="auto"/>
              </w:divBdr>
            </w:div>
            <w:div w:id="1882284453">
              <w:marLeft w:val="0"/>
              <w:marRight w:val="0"/>
              <w:marTop w:val="0"/>
              <w:marBottom w:val="0"/>
              <w:divBdr>
                <w:top w:val="none" w:sz="0" w:space="0" w:color="auto"/>
                <w:left w:val="none" w:sz="0" w:space="0" w:color="auto"/>
                <w:bottom w:val="none" w:sz="0" w:space="0" w:color="auto"/>
                <w:right w:val="none" w:sz="0" w:space="0" w:color="auto"/>
              </w:divBdr>
            </w:div>
            <w:div w:id="1882861645">
              <w:marLeft w:val="0"/>
              <w:marRight w:val="0"/>
              <w:marTop w:val="0"/>
              <w:marBottom w:val="0"/>
              <w:divBdr>
                <w:top w:val="none" w:sz="0" w:space="0" w:color="auto"/>
                <w:left w:val="none" w:sz="0" w:space="0" w:color="auto"/>
                <w:bottom w:val="none" w:sz="0" w:space="0" w:color="auto"/>
                <w:right w:val="none" w:sz="0" w:space="0" w:color="auto"/>
              </w:divBdr>
            </w:div>
            <w:div w:id="1883320224">
              <w:marLeft w:val="0"/>
              <w:marRight w:val="0"/>
              <w:marTop w:val="0"/>
              <w:marBottom w:val="0"/>
              <w:divBdr>
                <w:top w:val="none" w:sz="0" w:space="0" w:color="auto"/>
                <w:left w:val="none" w:sz="0" w:space="0" w:color="auto"/>
                <w:bottom w:val="none" w:sz="0" w:space="0" w:color="auto"/>
                <w:right w:val="none" w:sz="0" w:space="0" w:color="auto"/>
              </w:divBdr>
            </w:div>
            <w:div w:id="1883978763">
              <w:marLeft w:val="0"/>
              <w:marRight w:val="0"/>
              <w:marTop w:val="0"/>
              <w:marBottom w:val="0"/>
              <w:divBdr>
                <w:top w:val="none" w:sz="0" w:space="0" w:color="auto"/>
                <w:left w:val="none" w:sz="0" w:space="0" w:color="auto"/>
                <w:bottom w:val="none" w:sz="0" w:space="0" w:color="auto"/>
                <w:right w:val="none" w:sz="0" w:space="0" w:color="auto"/>
              </w:divBdr>
            </w:div>
            <w:div w:id="1886984069">
              <w:marLeft w:val="0"/>
              <w:marRight w:val="0"/>
              <w:marTop w:val="0"/>
              <w:marBottom w:val="0"/>
              <w:divBdr>
                <w:top w:val="none" w:sz="0" w:space="0" w:color="auto"/>
                <w:left w:val="none" w:sz="0" w:space="0" w:color="auto"/>
                <w:bottom w:val="none" w:sz="0" w:space="0" w:color="auto"/>
                <w:right w:val="none" w:sz="0" w:space="0" w:color="auto"/>
              </w:divBdr>
            </w:div>
            <w:div w:id="1889537210">
              <w:marLeft w:val="0"/>
              <w:marRight w:val="0"/>
              <w:marTop w:val="0"/>
              <w:marBottom w:val="0"/>
              <w:divBdr>
                <w:top w:val="none" w:sz="0" w:space="0" w:color="auto"/>
                <w:left w:val="none" w:sz="0" w:space="0" w:color="auto"/>
                <w:bottom w:val="none" w:sz="0" w:space="0" w:color="auto"/>
                <w:right w:val="none" w:sz="0" w:space="0" w:color="auto"/>
              </w:divBdr>
            </w:div>
            <w:div w:id="1889611263">
              <w:marLeft w:val="0"/>
              <w:marRight w:val="0"/>
              <w:marTop w:val="0"/>
              <w:marBottom w:val="0"/>
              <w:divBdr>
                <w:top w:val="none" w:sz="0" w:space="0" w:color="auto"/>
                <w:left w:val="none" w:sz="0" w:space="0" w:color="auto"/>
                <w:bottom w:val="none" w:sz="0" w:space="0" w:color="auto"/>
                <w:right w:val="none" w:sz="0" w:space="0" w:color="auto"/>
              </w:divBdr>
            </w:div>
            <w:div w:id="1891258136">
              <w:marLeft w:val="0"/>
              <w:marRight w:val="0"/>
              <w:marTop w:val="0"/>
              <w:marBottom w:val="0"/>
              <w:divBdr>
                <w:top w:val="none" w:sz="0" w:space="0" w:color="auto"/>
                <w:left w:val="none" w:sz="0" w:space="0" w:color="auto"/>
                <w:bottom w:val="none" w:sz="0" w:space="0" w:color="auto"/>
                <w:right w:val="none" w:sz="0" w:space="0" w:color="auto"/>
              </w:divBdr>
            </w:div>
            <w:div w:id="1894802828">
              <w:marLeft w:val="0"/>
              <w:marRight w:val="0"/>
              <w:marTop w:val="0"/>
              <w:marBottom w:val="0"/>
              <w:divBdr>
                <w:top w:val="none" w:sz="0" w:space="0" w:color="auto"/>
                <w:left w:val="none" w:sz="0" w:space="0" w:color="auto"/>
                <w:bottom w:val="none" w:sz="0" w:space="0" w:color="auto"/>
                <w:right w:val="none" w:sz="0" w:space="0" w:color="auto"/>
              </w:divBdr>
            </w:div>
            <w:div w:id="1894929192">
              <w:marLeft w:val="0"/>
              <w:marRight w:val="0"/>
              <w:marTop w:val="0"/>
              <w:marBottom w:val="0"/>
              <w:divBdr>
                <w:top w:val="none" w:sz="0" w:space="0" w:color="auto"/>
                <w:left w:val="none" w:sz="0" w:space="0" w:color="auto"/>
                <w:bottom w:val="none" w:sz="0" w:space="0" w:color="auto"/>
                <w:right w:val="none" w:sz="0" w:space="0" w:color="auto"/>
              </w:divBdr>
            </w:div>
            <w:div w:id="1897280187">
              <w:marLeft w:val="0"/>
              <w:marRight w:val="0"/>
              <w:marTop w:val="0"/>
              <w:marBottom w:val="0"/>
              <w:divBdr>
                <w:top w:val="none" w:sz="0" w:space="0" w:color="auto"/>
                <w:left w:val="none" w:sz="0" w:space="0" w:color="auto"/>
                <w:bottom w:val="none" w:sz="0" w:space="0" w:color="auto"/>
                <w:right w:val="none" w:sz="0" w:space="0" w:color="auto"/>
              </w:divBdr>
            </w:div>
            <w:div w:id="1897471566">
              <w:marLeft w:val="0"/>
              <w:marRight w:val="0"/>
              <w:marTop w:val="0"/>
              <w:marBottom w:val="0"/>
              <w:divBdr>
                <w:top w:val="none" w:sz="0" w:space="0" w:color="auto"/>
                <w:left w:val="none" w:sz="0" w:space="0" w:color="auto"/>
                <w:bottom w:val="none" w:sz="0" w:space="0" w:color="auto"/>
                <w:right w:val="none" w:sz="0" w:space="0" w:color="auto"/>
              </w:divBdr>
            </w:div>
            <w:div w:id="1897622220">
              <w:marLeft w:val="0"/>
              <w:marRight w:val="0"/>
              <w:marTop w:val="0"/>
              <w:marBottom w:val="0"/>
              <w:divBdr>
                <w:top w:val="none" w:sz="0" w:space="0" w:color="auto"/>
                <w:left w:val="none" w:sz="0" w:space="0" w:color="auto"/>
                <w:bottom w:val="none" w:sz="0" w:space="0" w:color="auto"/>
                <w:right w:val="none" w:sz="0" w:space="0" w:color="auto"/>
              </w:divBdr>
            </w:div>
            <w:div w:id="1899969265">
              <w:marLeft w:val="0"/>
              <w:marRight w:val="0"/>
              <w:marTop w:val="0"/>
              <w:marBottom w:val="0"/>
              <w:divBdr>
                <w:top w:val="none" w:sz="0" w:space="0" w:color="auto"/>
                <w:left w:val="none" w:sz="0" w:space="0" w:color="auto"/>
                <w:bottom w:val="none" w:sz="0" w:space="0" w:color="auto"/>
                <w:right w:val="none" w:sz="0" w:space="0" w:color="auto"/>
              </w:divBdr>
            </w:div>
            <w:div w:id="1900746430">
              <w:marLeft w:val="0"/>
              <w:marRight w:val="0"/>
              <w:marTop w:val="0"/>
              <w:marBottom w:val="0"/>
              <w:divBdr>
                <w:top w:val="none" w:sz="0" w:space="0" w:color="auto"/>
                <w:left w:val="none" w:sz="0" w:space="0" w:color="auto"/>
                <w:bottom w:val="none" w:sz="0" w:space="0" w:color="auto"/>
                <w:right w:val="none" w:sz="0" w:space="0" w:color="auto"/>
              </w:divBdr>
            </w:div>
            <w:div w:id="1901357237">
              <w:marLeft w:val="0"/>
              <w:marRight w:val="0"/>
              <w:marTop w:val="0"/>
              <w:marBottom w:val="0"/>
              <w:divBdr>
                <w:top w:val="none" w:sz="0" w:space="0" w:color="auto"/>
                <w:left w:val="none" w:sz="0" w:space="0" w:color="auto"/>
                <w:bottom w:val="none" w:sz="0" w:space="0" w:color="auto"/>
                <w:right w:val="none" w:sz="0" w:space="0" w:color="auto"/>
              </w:divBdr>
            </w:div>
            <w:div w:id="1901599907">
              <w:marLeft w:val="0"/>
              <w:marRight w:val="0"/>
              <w:marTop w:val="0"/>
              <w:marBottom w:val="0"/>
              <w:divBdr>
                <w:top w:val="none" w:sz="0" w:space="0" w:color="auto"/>
                <w:left w:val="none" w:sz="0" w:space="0" w:color="auto"/>
                <w:bottom w:val="none" w:sz="0" w:space="0" w:color="auto"/>
                <w:right w:val="none" w:sz="0" w:space="0" w:color="auto"/>
              </w:divBdr>
              <w:divsChild>
                <w:div w:id="235743940">
                  <w:marLeft w:val="0"/>
                  <w:marRight w:val="0"/>
                  <w:marTop w:val="0"/>
                  <w:marBottom w:val="0"/>
                  <w:divBdr>
                    <w:top w:val="none" w:sz="0" w:space="0" w:color="auto"/>
                    <w:left w:val="none" w:sz="0" w:space="0" w:color="auto"/>
                    <w:bottom w:val="none" w:sz="0" w:space="0" w:color="auto"/>
                    <w:right w:val="none" w:sz="0" w:space="0" w:color="auto"/>
                  </w:divBdr>
                </w:div>
                <w:div w:id="628901804">
                  <w:marLeft w:val="0"/>
                  <w:marRight w:val="0"/>
                  <w:marTop w:val="0"/>
                  <w:marBottom w:val="0"/>
                  <w:divBdr>
                    <w:top w:val="none" w:sz="0" w:space="0" w:color="auto"/>
                    <w:left w:val="none" w:sz="0" w:space="0" w:color="auto"/>
                    <w:bottom w:val="none" w:sz="0" w:space="0" w:color="auto"/>
                    <w:right w:val="none" w:sz="0" w:space="0" w:color="auto"/>
                  </w:divBdr>
                </w:div>
                <w:div w:id="713775110">
                  <w:marLeft w:val="0"/>
                  <w:marRight w:val="0"/>
                  <w:marTop w:val="0"/>
                  <w:marBottom w:val="0"/>
                  <w:divBdr>
                    <w:top w:val="none" w:sz="0" w:space="0" w:color="auto"/>
                    <w:left w:val="none" w:sz="0" w:space="0" w:color="auto"/>
                    <w:bottom w:val="none" w:sz="0" w:space="0" w:color="auto"/>
                    <w:right w:val="none" w:sz="0" w:space="0" w:color="auto"/>
                  </w:divBdr>
                </w:div>
                <w:div w:id="715393077">
                  <w:marLeft w:val="0"/>
                  <w:marRight w:val="0"/>
                  <w:marTop w:val="0"/>
                  <w:marBottom w:val="0"/>
                  <w:divBdr>
                    <w:top w:val="none" w:sz="0" w:space="0" w:color="auto"/>
                    <w:left w:val="none" w:sz="0" w:space="0" w:color="auto"/>
                    <w:bottom w:val="none" w:sz="0" w:space="0" w:color="auto"/>
                    <w:right w:val="none" w:sz="0" w:space="0" w:color="auto"/>
                  </w:divBdr>
                </w:div>
                <w:div w:id="1014303265">
                  <w:marLeft w:val="0"/>
                  <w:marRight w:val="0"/>
                  <w:marTop w:val="0"/>
                  <w:marBottom w:val="0"/>
                  <w:divBdr>
                    <w:top w:val="none" w:sz="0" w:space="0" w:color="auto"/>
                    <w:left w:val="none" w:sz="0" w:space="0" w:color="auto"/>
                    <w:bottom w:val="none" w:sz="0" w:space="0" w:color="auto"/>
                    <w:right w:val="none" w:sz="0" w:space="0" w:color="auto"/>
                  </w:divBdr>
                </w:div>
                <w:div w:id="1563711233">
                  <w:marLeft w:val="0"/>
                  <w:marRight w:val="0"/>
                  <w:marTop w:val="0"/>
                  <w:marBottom w:val="0"/>
                  <w:divBdr>
                    <w:top w:val="none" w:sz="0" w:space="0" w:color="auto"/>
                    <w:left w:val="none" w:sz="0" w:space="0" w:color="auto"/>
                    <w:bottom w:val="none" w:sz="0" w:space="0" w:color="auto"/>
                    <w:right w:val="none" w:sz="0" w:space="0" w:color="auto"/>
                  </w:divBdr>
                </w:div>
                <w:div w:id="1853953413">
                  <w:marLeft w:val="0"/>
                  <w:marRight w:val="0"/>
                  <w:marTop w:val="0"/>
                  <w:marBottom w:val="0"/>
                  <w:divBdr>
                    <w:top w:val="none" w:sz="0" w:space="0" w:color="auto"/>
                    <w:left w:val="none" w:sz="0" w:space="0" w:color="auto"/>
                    <w:bottom w:val="none" w:sz="0" w:space="0" w:color="auto"/>
                    <w:right w:val="none" w:sz="0" w:space="0" w:color="auto"/>
                  </w:divBdr>
                </w:div>
              </w:divsChild>
            </w:div>
            <w:div w:id="1902057926">
              <w:marLeft w:val="0"/>
              <w:marRight w:val="0"/>
              <w:marTop w:val="0"/>
              <w:marBottom w:val="0"/>
              <w:divBdr>
                <w:top w:val="none" w:sz="0" w:space="0" w:color="auto"/>
                <w:left w:val="none" w:sz="0" w:space="0" w:color="auto"/>
                <w:bottom w:val="none" w:sz="0" w:space="0" w:color="auto"/>
                <w:right w:val="none" w:sz="0" w:space="0" w:color="auto"/>
              </w:divBdr>
            </w:div>
            <w:div w:id="1903250369">
              <w:marLeft w:val="0"/>
              <w:marRight w:val="0"/>
              <w:marTop w:val="0"/>
              <w:marBottom w:val="0"/>
              <w:divBdr>
                <w:top w:val="none" w:sz="0" w:space="0" w:color="auto"/>
                <w:left w:val="none" w:sz="0" w:space="0" w:color="auto"/>
                <w:bottom w:val="none" w:sz="0" w:space="0" w:color="auto"/>
                <w:right w:val="none" w:sz="0" w:space="0" w:color="auto"/>
              </w:divBdr>
            </w:div>
            <w:div w:id="1903447598">
              <w:marLeft w:val="0"/>
              <w:marRight w:val="0"/>
              <w:marTop w:val="0"/>
              <w:marBottom w:val="0"/>
              <w:divBdr>
                <w:top w:val="none" w:sz="0" w:space="0" w:color="auto"/>
                <w:left w:val="none" w:sz="0" w:space="0" w:color="auto"/>
                <w:bottom w:val="none" w:sz="0" w:space="0" w:color="auto"/>
                <w:right w:val="none" w:sz="0" w:space="0" w:color="auto"/>
              </w:divBdr>
            </w:div>
            <w:div w:id="1905026325">
              <w:marLeft w:val="0"/>
              <w:marRight w:val="0"/>
              <w:marTop w:val="0"/>
              <w:marBottom w:val="0"/>
              <w:divBdr>
                <w:top w:val="none" w:sz="0" w:space="0" w:color="auto"/>
                <w:left w:val="none" w:sz="0" w:space="0" w:color="auto"/>
                <w:bottom w:val="none" w:sz="0" w:space="0" w:color="auto"/>
                <w:right w:val="none" w:sz="0" w:space="0" w:color="auto"/>
              </w:divBdr>
            </w:div>
            <w:div w:id="1906719174">
              <w:marLeft w:val="0"/>
              <w:marRight w:val="0"/>
              <w:marTop w:val="0"/>
              <w:marBottom w:val="0"/>
              <w:divBdr>
                <w:top w:val="none" w:sz="0" w:space="0" w:color="auto"/>
                <w:left w:val="none" w:sz="0" w:space="0" w:color="auto"/>
                <w:bottom w:val="none" w:sz="0" w:space="0" w:color="auto"/>
                <w:right w:val="none" w:sz="0" w:space="0" w:color="auto"/>
              </w:divBdr>
            </w:div>
            <w:div w:id="1906911523">
              <w:marLeft w:val="0"/>
              <w:marRight w:val="0"/>
              <w:marTop w:val="0"/>
              <w:marBottom w:val="0"/>
              <w:divBdr>
                <w:top w:val="none" w:sz="0" w:space="0" w:color="auto"/>
                <w:left w:val="none" w:sz="0" w:space="0" w:color="auto"/>
                <w:bottom w:val="none" w:sz="0" w:space="0" w:color="auto"/>
                <w:right w:val="none" w:sz="0" w:space="0" w:color="auto"/>
              </w:divBdr>
            </w:div>
            <w:div w:id="1907107212">
              <w:marLeft w:val="0"/>
              <w:marRight w:val="0"/>
              <w:marTop w:val="0"/>
              <w:marBottom w:val="0"/>
              <w:divBdr>
                <w:top w:val="none" w:sz="0" w:space="0" w:color="auto"/>
                <w:left w:val="none" w:sz="0" w:space="0" w:color="auto"/>
                <w:bottom w:val="none" w:sz="0" w:space="0" w:color="auto"/>
                <w:right w:val="none" w:sz="0" w:space="0" w:color="auto"/>
              </w:divBdr>
            </w:div>
            <w:div w:id="1908030276">
              <w:marLeft w:val="0"/>
              <w:marRight w:val="0"/>
              <w:marTop w:val="0"/>
              <w:marBottom w:val="0"/>
              <w:divBdr>
                <w:top w:val="none" w:sz="0" w:space="0" w:color="auto"/>
                <w:left w:val="none" w:sz="0" w:space="0" w:color="auto"/>
                <w:bottom w:val="none" w:sz="0" w:space="0" w:color="auto"/>
                <w:right w:val="none" w:sz="0" w:space="0" w:color="auto"/>
              </w:divBdr>
            </w:div>
            <w:div w:id="1911305966">
              <w:marLeft w:val="0"/>
              <w:marRight w:val="0"/>
              <w:marTop w:val="360"/>
              <w:marBottom w:val="0"/>
              <w:divBdr>
                <w:top w:val="single" w:sz="6" w:space="0" w:color="auto"/>
                <w:left w:val="single" w:sz="6" w:space="0" w:color="auto"/>
                <w:bottom w:val="single" w:sz="6" w:space="0" w:color="auto"/>
                <w:right w:val="single" w:sz="6" w:space="0" w:color="auto"/>
              </w:divBdr>
            </w:div>
            <w:div w:id="1911690817">
              <w:marLeft w:val="0"/>
              <w:marRight w:val="0"/>
              <w:marTop w:val="0"/>
              <w:marBottom w:val="0"/>
              <w:divBdr>
                <w:top w:val="none" w:sz="0" w:space="0" w:color="auto"/>
                <w:left w:val="none" w:sz="0" w:space="0" w:color="auto"/>
                <w:bottom w:val="none" w:sz="0" w:space="0" w:color="auto"/>
                <w:right w:val="none" w:sz="0" w:space="0" w:color="auto"/>
              </w:divBdr>
            </w:div>
            <w:div w:id="1911966496">
              <w:marLeft w:val="0"/>
              <w:marRight w:val="0"/>
              <w:marTop w:val="0"/>
              <w:marBottom w:val="0"/>
              <w:divBdr>
                <w:top w:val="none" w:sz="0" w:space="0" w:color="auto"/>
                <w:left w:val="none" w:sz="0" w:space="0" w:color="auto"/>
                <w:bottom w:val="none" w:sz="0" w:space="0" w:color="auto"/>
                <w:right w:val="none" w:sz="0" w:space="0" w:color="auto"/>
              </w:divBdr>
            </w:div>
            <w:div w:id="1914700311">
              <w:marLeft w:val="0"/>
              <w:marRight w:val="0"/>
              <w:marTop w:val="0"/>
              <w:marBottom w:val="0"/>
              <w:divBdr>
                <w:top w:val="none" w:sz="0" w:space="0" w:color="auto"/>
                <w:left w:val="none" w:sz="0" w:space="0" w:color="auto"/>
                <w:bottom w:val="none" w:sz="0" w:space="0" w:color="auto"/>
                <w:right w:val="none" w:sz="0" w:space="0" w:color="auto"/>
              </w:divBdr>
            </w:div>
            <w:div w:id="1914927604">
              <w:marLeft w:val="0"/>
              <w:marRight w:val="0"/>
              <w:marTop w:val="0"/>
              <w:marBottom w:val="0"/>
              <w:divBdr>
                <w:top w:val="none" w:sz="0" w:space="0" w:color="auto"/>
                <w:left w:val="none" w:sz="0" w:space="0" w:color="auto"/>
                <w:bottom w:val="none" w:sz="0" w:space="0" w:color="auto"/>
                <w:right w:val="none" w:sz="0" w:space="0" w:color="auto"/>
              </w:divBdr>
            </w:div>
            <w:div w:id="1917938765">
              <w:marLeft w:val="0"/>
              <w:marRight w:val="0"/>
              <w:marTop w:val="0"/>
              <w:marBottom w:val="0"/>
              <w:divBdr>
                <w:top w:val="none" w:sz="0" w:space="0" w:color="auto"/>
                <w:left w:val="none" w:sz="0" w:space="0" w:color="auto"/>
                <w:bottom w:val="none" w:sz="0" w:space="0" w:color="auto"/>
                <w:right w:val="none" w:sz="0" w:space="0" w:color="auto"/>
              </w:divBdr>
            </w:div>
            <w:div w:id="1921138960">
              <w:marLeft w:val="0"/>
              <w:marRight w:val="0"/>
              <w:marTop w:val="0"/>
              <w:marBottom w:val="0"/>
              <w:divBdr>
                <w:top w:val="none" w:sz="0" w:space="0" w:color="auto"/>
                <w:left w:val="none" w:sz="0" w:space="0" w:color="auto"/>
                <w:bottom w:val="none" w:sz="0" w:space="0" w:color="auto"/>
                <w:right w:val="none" w:sz="0" w:space="0" w:color="auto"/>
              </w:divBdr>
            </w:div>
            <w:div w:id="1922595722">
              <w:marLeft w:val="0"/>
              <w:marRight w:val="0"/>
              <w:marTop w:val="0"/>
              <w:marBottom w:val="0"/>
              <w:divBdr>
                <w:top w:val="none" w:sz="0" w:space="0" w:color="auto"/>
                <w:left w:val="none" w:sz="0" w:space="0" w:color="auto"/>
                <w:bottom w:val="none" w:sz="0" w:space="0" w:color="auto"/>
                <w:right w:val="none" w:sz="0" w:space="0" w:color="auto"/>
              </w:divBdr>
            </w:div>
            <w:div w:id="1922716463">
              <w:marLeft w:val="0"/>
              <w:marRight w:val="0"/>
              <w:marTop w:val="0"/>
              <w:marBottom w:val="0"/>
              <w:divBdr>
                <w:top w:val="none" w:sz="0" w:space="0" w:color="auto"/>
                <w:left w:val="none" w:sz="0" w:space="0" w:color="auto"/>
                <w:bottom w:val="none" w:sz="0" w:space="0" w:color="auto"/>
                <w:right w:val="none" w:sz="0" w:space="0" w:color="auto"/>
              </w:divBdr>
            </w:div>
            <w:div w:id="1924339241">
              <w:marLeft w:val="0"/>
              <w:marRight w:val="0"/>
              <w:marTop w:val="0"/>
              <w:marBottom w:val="0"/>
              <w:divBdr>
                <w:top w:val="none" w:sz="0" w:space="0" w:color="auto"/>
                <w:left w:val="none" w:sz="0" w:space="0" w:color="auto"/>
                <w:bottom w:val="none" w:sz="0" w:space="0" w:color="auto"/>
                <w:right w:val="none" w:sz="0" w:space="0" w:color="auto"/>
              </w:divBdr>
            </w:div>
            <w:div w:id="1926720646">
              <w:marLeft w:val="0"/>
              <w:marRight w:val="0"/>
              <w:marTop w:val="0"/>
              <w:marBottom w:val="0"/>
              <w:divBdr>
                <w:top w:val="none" w:sz="0" w:space="0" w:color="auto"/>
                <w:left w:val="none" w:sz="0" w:space="0" w:color="auto"/>
                <w:bottom w:val="none" w:sz="0" w:space="0" w:color="auto"/>
                <w:right w:val="none" w:sz="0" w:space="0" w:color="auto"/>
              </w:divBdr>
            </w:div>
            <w:div w:id="1927302926">
              <w:marLeft w:val="0"/>
              <w:marRight w:val="0"/>
              <w:marTop w:val="0"/>
              <w:marBottom w:val="0"/>
              <w:divBdr>
                <w:top w:val="none" w:sz="0" w:space="0" w:color="auto"/>
                <w:left w:val="none" w:sz="0" w:space="0" w:color="auto"/>
                <w:bottom w:val="none" w:sz="0" w:space="0" w:color="auto"/>
                <w:right w:val="none" w:sz="0" w:space="0" w:color="auto"/>
              </w:divBdr>
            </w:div>
            <w:div w:id="1928465941">
              <w:marLeft w:val="0"/>
              <w:marRight w:val="0"/>
              <w:marTop w:val="0"/>
              <w:marBottom w:val="0"/>
              <w:divBdr>
                <w:top w:val="none" w:sz="0" w:space="0" w:color="auto"/>
                <w:left w:val="none" w:sz="0" w:space="0" w:color="auto"/>
                <w:bottom w:val="none" w:sz="0" w:space="0" w:color="auto"/>
                <w:right w:val="none" w:sz="0" w:space="0" w:color="auto"/>
              </w:divBdr>
            </w:div>
            <w:div w:id="1929535452">
              <w:marLeft w:val="0"/>
              <w:marRight w:val="0"/>
              <w:marTop w:val="0"/>
              <w:marBottom w:val="0"/>
              <w:divBdr>
                <w:top w:val="none" w:sz="0" w:space="0" w:color="auto"/>
                <w:left w:val="none" w:sz="0" w:space="0" w:color="auto"/>
                <w:bottom w:val="none" w:sz="0" w:space="0" w:color="auto"/>
                <w:right w:val="none" w:sz="0" w:space="0" w:color="auto"/>
              </w:divBdr>
            </w:div>
            <w:div w:id="1931041588">
              <w:marLeft w:val="0"/>
              <w:marRight w:val="0"/>
              <w:marTop w:val="0"/>
              <w:marBottom w:val="0"/>
              <w:divBdr>
                <w:top w:val="none" w:sz="0" w:space="0" w:color="auto"/>
                <w:left w:val="none" w:sz="0" w:space="0" w:color="auto"/>
                <w:bottom w:val="none" w:sz="0" w:space="0" w:color="auto"/>
                <w:right w:val="none" w:sz="0" w:space="0" w:color="auto"/>
              </w:divBdr>
              <w:divsChild>
                <w:div w:id="1120494489">
                  <w:marLeft w:val="0"/>
                  <w:marRight w:val="0"/>
                  <w:marTop w:val="0"/>
                  <w:marBottom w:val="0"/>
                  <w:divBdr>
                    <w:top w:val="none" w:sz="0" w:space="0" w:color="auto"/>
                    <w:left w:val="none" w:sz="0" w:space="0" w:color="auto"/>
                    <w:bottom w:val="none" w:sz="0" w:space="0" w:color="auto"/>
                    <w:right w:val="none" w:sz="0" w:space="0" w:color="auto"/>
                  </w:divBdr>
                </w:div>
                <w:div w:id="1285307982">
                  <w:marLeft w:val="0"/>
                  <w:marRight w:val="0"/>
                  <w:marTop w:val="0"/>
                  <w:marBottom w:val="0"/>
                  <w:divBdr>
                    <w:top w:val="none" w:sz="0" w:space="0" w:color="auto"/>
                    <w:left w:val="none" w:sz="0" w:space="0" w:color="auto"/>
                    <w:bottom w:val="none" w:sz="0" w:space="0" w:color="auto"/>
                    <w:right w:val="none" w:sz="0" w:space="0" w:color="auto"/>
                  </w:divBdr>
                </w:div>
                <w:div w:id="1985699658">
                  <w:marLeft w:val="0"/>
                  <w:marRight w:val="0"/>
                  <w:marTop w:val="0"/>
                  <w:marBottom w:val="0"/>
                  <w:divBdr>
                    <w:top w:val="none" w:sz="0" w:space="0" w:color="auto"/>
                    <w:left w:val="none" w:sz="0" w:space="0" w:color="auto"/>
                    <w:bottom w:val="none" w:sz="0" w:space="0" w:color="auto"/>
                    <w:right w:val="none" w:sz="0" w:space="0" w:color="auto"/>
                  </w:divBdr>
                </w:div>
                <w:div w:id="2138065978">
                  <w:marLeft w:val="0"/>
                  <w:marRight w:val="0"/>
                  <w:marTop w:val="0"/>
                  <w:marBottom w:val="0"/>
                  <w:divBdr>
                    <w:top w:val="none" w:sz="0" w:space="0" w:color="auto"/>
                    <w:left w:val="none" w:sz="0" w:space="0" w:color="auto"/>
                    <w:bottom w:val="none" w:sz="0" w:space="0" w:color="auto"/>
                    <w:right w:val="none" w:sz="0" w:space="0" w:color="auto"/>
                  </w:divBdr>
                </w:div>
              </w:divsChild>
            </w:div>
            <w:div w:id="1931891716">
              <w:marLeft w:val="0"/>
              <w:marRight w:val="0"/>
              <w:marTop w:val="0"/>
              <w:marBottom w:val="0"/>
              <w:divBdr>
                <w:top w:val="none" w:sz="0" w:space="0" w:color="auto"/>
                <w:left w:val="none" w:sz="0" w:space="0" w:color="auto"/>
                <w:bottom w:val="none" w:sz="0" w:space="0" w:color="auto"/>
                <w:right w:val="none" w:sz="0" w:space="0" w:color="auto"/>
              </w:divBdr>
            </w:div>
            <w:div w:id="1932544645">
              <w:marLeft w:val="0"/>
              <w:marRight w:val="0"/>
              <w:marTop w:val="0"/>
              <w:marBottom w:val="0"/>
              <w:divBdr>
                <w:top w:val="none" w:sz="0" w:space="0" w:color="auto"/>
                <w:left w:val="none" w:sz="0" w:space="0" w:color="auto"/>
                <w:bottom w:val="none" w:sz="0" w:space="0" w:color="auto"/>
                <w:right w:val="none" w:sz="0" w:space="0" w:color="auto"/>
              </w:divBdr>
            </w:div>
            <w:div w:id="1935243240">
              <w:marLeft w:val="0"/>
              <w:marRight w:val="0"/>
              <w:marTop w:val="0"/>
              <w:marBottom w:val="0"/>
              <w:divBdr>
                <w:top w:val="none" w:sz="0" w:space="0" w:color="auto"/>
                <w:left w:val="none" w:sz="0" w:space="0" w:color="auto"/>
                <w:bottom w:val="none" w:sz="0" w:space="0" w:color="auto"/>
                <w:right w:val="none" w:sz="0" w:space="0" w:color="auto"/>
              </w:divBdr>
            </w:div>
            <w:div w:id="1936745914">
              <w:marLeft w:val="0"/>
              <w:marRight w:val="0"/>
              <w:marTop w:val="0"/>
              <w:marBottom w:val="0"/>
              <w:divBdr>
                <w:top w:val="none" w:sz="0" w:space="0" w:color="auto"/>
                <w:left w:val="none" w:sz="0" w:space="0" w:color="auto"/>
                <w:bottom w:val="none" w:sz="0" w:space="0" w:color="auto"/>
                <w:right w:val="none" w:sz="0" w:space="0" w:color="auto"/>
              </w:divBdr>
            </w:div>
            <w:div w:id="1937400833">
              <w:marLeft w:val="0"/>
              <w:marRight w:val="0"/>
              <w:marTop w:val="0"/>
              <w:marBottom w:val="0"/>
              <w:divBdr>
                <w:top w:val="none" w:sz="0" w:space="0" w:color="auto"/>
                <w:left w:val="none" w:sz="0" w:space="0" w:color="auto"/>
                <w:bottom w:val="none" w:sz="0" w:space="0" w:color="auto"/>
                <w:right w:val="none" w:sz="0" w:space="0" w:color="auto"/>
              </w:divBdr>
            </w:div>
            <w:div w:id="1937665598">
              <w:marLeft w:val="0"/>
              <w:marRight w:val="0"/>
              <w:marTop w:val="0"/>
              <w:marBottom w:val="0"/>
              <w:divBdr>
                <w:top w:val="none" w:sz="0" w:space="0" w:color="auto"/>
                <w:left w:val="none" w:sz="0" w:space="0" w:color="auto"/>
                <w:bottom w:val="none" w:sz="0" w:space="0" w:color="auto"/>
                <w:right w:val="none" w:sz="0" w:space="0" w:color="auto"/>
              </w:divBdr>
            </w:div>
            <w:div w:id="1941331687">
              <w:marLeft w:val="0"/>
              <w:marRight w:val="0"/>
              <w:marTop w:val="0"/>
              <w:marBottom w:val="0"/>
              <w:divBdr>
                <w:top w:val="none" w:sz="0" w:space="0" w:color="auto"/>
                <w:left w:val="none" w:sz="0" w:space="0" w:color="auto"/>
                <w:bottom w:val="none" w:sz="0" w:space="0" w:color="auto"/>
                <w:right w:val="none" w:sz="0" w:space="0" w:color="auto"/>
              </w:divBdr>
            </w:div>
            <w:div w:id="1942031038">
              <w:marLeft w:val="0"/>
              <w:marRight w:val="0"/>
              <w:marTop w:val="0"/>
              <w:marBottom w:val="0"/>
              <w:divBdr>
                <w:top w:val="none" w:sz="0" w:space="0" w:color="auto"/>
                <w:left w:val="none" w:sz="0" w:space="0" w:color="auto"/>
                <w:bottom w:val="none" w:sz="0" w:space="0" w:color="auto"/>
                <w:right w:val="none" w:sz="0" w:space="0" w:color="auto"/>
              </w:divBdr>
            </w:div>
            <w:div w:id="1944066115">
              <w:marLeft w:val="0"/>
              <w:marRight w:val="0"/>
              <w:marTop w:val="0"/>
              <w:marBottom w:val="0"/>
              <w:divBdr>
                <w:top w:val="none" w:sz="0" w:space="0" w:color="auto"/>
                <w:left w:val="none" w:sz="0" w:space="0" w:color="auto"/>
                <w:bottom w:val="none" w:sz="0" w:space="0" w:color="auto"/>
                <w:right w:val="none" w:sz="0" w:space="0" w:color="auto"/>
              </w:divBdr>
            </w:div>
            <w:div w:id="1944653389">
              <w:marLeft w:val="0"/>
              <w:marRight w:val="0"/>
              <w:marTop w:val="0"/>
              <w:marBottom w:val="0"/>
              <w:divBdr>
                <w:top w:val="none" w:sz="0" w:space="0" w:color="auto"/>
                <w:left w:val="none" w:sz="0" w:space="0" w:color="auto"/>
                <w:bottom w:val="none" w:sz="0" w:space="0" w:color="auto"/>
                <w:right w:val="none" w:sz="0" w:space="0" w:color="auto"/>
              </w:divBdr>
            </w:div>
            <w:div w:id="1944678915">
              <w:marLeft w:val="0"/>
              <w:marRight w:val="0"/>
              <w:marTop w:val="0"/>
              <w:marBottom w:val="0"/>
              <w:divBdr>
                <w:top w:val="none" w:sz="0" w:space="0" w:color="auto"/>
                <w:left w:val="none" w:sz="0" w:space="0" w:color="auto"/>
                <w:bottom w:val="none" w:sz="0" w:space="0" w:color="auto"/>
                <w:right w:val="none" w:sz="0" w:space="0" w:color="auto"/>
              </w:divBdr>
            </w:div>
            <w:div w:id="1945961406">
              <w:marLeft w:val="0"/>
              <w:marRight w:val="0"/>
              <w:marTop w:val="0"/>
              <w:marBottom w:val="0"/>
              <w:divBdr>
                <w:top w:val="none" w:sz="0" w:space="0" w:color="auto"/>
                <w:left w:val="none" w:sz="0" w:space="0" w:color="auto"/>
                <w:bottom w:val="none" w:sz="0" w:space="0" w:color="auto"/>
                <w:right w:val="none" w:sz="0" w:space="0" w:color="auto"/>
              </w:divBdr>
            </w:div>
            <w:div w:id="1947276091">
              <w:marLeft w:val="0"/>
              <w:marRight w:val="0"/>
              <w:marTop w:val="0"/>
              <w:marBottom w:val="0"/>
              <w:divBdr>
                <w:top w:val="none" w:sz="0" w:space="0" w:color="auto"/>
                <w:left w:val="none" w:sz="0" w:space="0" w:color="auto"/>
                <w:bottom w:val="none" w:sz="0" w:space="0" w:color="auto"/>
                <w:right w:val="none" w:sz="0" w:space="0" w:color="auto"/>
              </w:divBdr>
            </w:div>
            <w:div w:id="1947694326">
              <w:marLeft w:val="0"/>
              <w:marRight w:val="0"/>
              <w:marTop w:val="0"/>
              <w:marBottom w:val="0"/>
              <w:divBdr>
                <w:top w:val="none" w:sz="0" w:space="0" w:color="auto"/>
                <w:left w:val="none" w:sz="0" w:space="0" w:color="auto"/>
                <w:bottom w:val="none" w:sz="0" w:space="0" w:color="auto"/>
                <w:right w:val="none" w:sz="0" w:space="0" w:color="auto"/>
              </w:divBdr>
            </w:div>
            <w:div w:id="1948542812">
              <w:marLeft w:val="0"/>
              <w:marRight w:val="0"/>
              <w:marTop w:val="0"/>
              <w:marBottom w:val="0"/>
              <w:divBdr>
                <w:top w:val="none" w:sz="0" w:space="0" w:color="auto"/>
                <w:left w:val="none" w:sz="0" w:space="0" w:color="auto"/>
                <w:bottom w:val="none" w:sz="0" w:space="0" w:color="auto"/>
                <w:right w:val="none" w:sz="0" w:space="0" w:color="auto"/>
              </w:divBdr>
            </w:div>
            <w:div w:id="1949388137">
              <w:marLeft w:val="0"/>
              <w:marRight w:val="0"/>
              <w:marTop w:val="0"/>
              <w:marBottom w:val="0"/>
              <w:divBdr>
                <w:top w:val="none" w:sz="0" w:space="0" w:color="auto"/>
                <w:left w:val="none" w:sz="0" w:space="0" w:color="auto"/>
                <w:bottom w:val="none" w:sz="0" w:space="0" w:color="auto"/>
                <w:right w:val="none" w:sz="0" w:space="0" w:color="auto"/>
              </w:divBdr>
            </w:div>
            <w:div w:id="1949584050">
              <w:marLeft w:val="0"/>
              <w:marRight w:val="0"/>
              <w:marTop w:val="0"/>
              <w:marBottom w:val="0"/>
              <w:divBdr>
                <w:top w:val="none" w:sz="0" w:space="0" w:color="auto"/>
                <w:left w:val="none" w:sz="0" w:space="0" w:color="auto"/>
                <w:bottom w:val="none" w:sz="0" w:space="0" w:color="auto"/>
                <w:right w:val="none" w:sz="0" w:space="0" w:color="auto"/>
              </w:divBdr>
            </w:div>
            <w:div w:id="1950504960">
              <w:marLeft w:val="0"/>
              <w:marRight w:val="0"/>
              <w:marTop w:val="0"/>
              <w:marBottom w:val="0"/>
              <w:divBdr>
                <w:top w:val="none" w:sz="0" w:space="0" w:color="auto"/>
                <w:left w:val="none" w:sz="0" w:space="0" w:color="auto"/>
                <w:bottom w:val="none" w:sz="0" w:space="0" w:color="auto"/>
                <w:right w:val="none" w:sz="0" w:space="0" w:color="auto"/>
              </w:divBdr>
            </w:div>
            <w:div w:id="1953128377">
              <w:marLeft w:val="0"/>
              <w:marRight w:val="0"/>
              <w:marTop w:val="0"/>
              <w:marBottom w:val="0"/>
              <w:divBdr>
                <w:top w:val="none" w:sz="0" w:space="0" w:color="auto"/>
                <w:left w:val="none" w:sz="0" w:space="0" w:color="auto"/>
                <w:bottom w:val="none" w:sz="0" w:space="0" w:color="auto"/>
                <w:right w:val="none" w:sz="0" w:space="0" w:color="auto"/>
              </w:divBdr>
            </w:div>
            <w:div w:id="1953398150">
              <w:marLeft w:val="0"/>
              <w:marRight w:val="0"/>
              <w:marTop w:val="0"/>
              <w:marBottom w:val="0"/>
              <w:divBdr>
                <w:top w:val="none" w:sz="0" w:space="0" w:color="auto"/>
                <w:left w:val="none" w:sz="0" w:space="0" w:color="auto"/>
                <w:bottom w:val="none" w:sz="0" w:space="0" w:color="auto"/>
                <w:right w:val="none" w:sz="0" w:space="0" w:color="auto"/>
              </w:divBdr>
            </w:div>
            <w:div w:id="1953439343">
              <w:marLeft w:val="0"/>
              <w:marRight w:val="0"/>
              <w:marTop w:val="0"/>
              <w:marBottom w:val="0"/>
              <w:divBdr>
                <w:top w:val="none" w:sz="0" w:space="0" w:color="auto"/>
                <w:left w:val="none" w:sz="0" w:space="0" w:color="auto"/>
                <w:bottom w:val="none" w:sz="0" w:space="0" w:color="auto"/>
                <w:right w:val="none" w:sz="0" w:space="0" w:color="auto"/>
              </w:divBdr>
            </w:div>
            <w:div w:id="1953589474">
              <w:marLeft w:val="0"/>
              <w:marRight w:val="0"/>
              <w:marTop w:val="0"/>
              <w:marBottom w:val="0"/>
              <w:divBdr>
                <w:top w:val="none" w:sz="0" w:space="0" w:color="auto"/>
                <w:left w:val="none" w:sz="0" w:space="0" w:color="auto"/>
                <w:bottom w:val="none" w:sz="0" w:space="0" w:color="auto"/>
                <w:right w:val="none" w:sz="0" w:space="0" w:color="auto"/>
              </w:divBdr>
            </w:div>
            <w:div w:id="1953591630">
              <w:marLeft w:val="0"/>
              <w:marRight w:val="0"/>
              <w:marTop w:val="0"/>
              <w:marBottom w:val="0"/>
              <w:divBdr>
                <w:top w:val="none" w:sz="0" w:space="0" w:color="auto"/>
                <w:left w:val="none" w:sz="0" w:space="0" w:color="auto"/>
                <w:bottom w:val="none" w:sz="0" w:space="0" w:color="auto"/>
                <w:right w:val="none" w:sz="0" w:space="0" w:color="auto"/>
              </w:divBdr>
            </w:div>
            <w:div w:id="1956714285">
              <w:marLeft w:val="0"/>
              <w:marRight w:val="0"/>
              <w:marTop w:val="0"/>
              <w:marBottom w:val="0"/>
              <w:divBdr>
                <w:top w:val="none" w:sz="0" w:space="0" w:color="auto"/>
                <w:left w:val="none" w:sz="0" w:space="0" w:color="auto"/>
                <w:bottom w:val="none" w:sz="0" w:space="0" w:color="auto"/>
                <w:right w:val="none" w:sz="0" w:space="0" w:color="auto"/>
              </w:divBdr>
            </w:div>
            <w:div w:id="1958566547">
              <w:marLeft w:val="0"/>
              <w:marRight w:val="0"/>
              <w:marTop w:val="0"/>
              <w:marBottom w:val="0"/>
              <w:divBdr>
                <w:top w:val="none" w:sz="0" w:space="0" w:color="auto"/>
                <w:left w:val="none" w:sz="0" w:space="0" w:color="auto"/>
                <w:bottom w:val="none" w:sz="0" w:space="0" w:color="auto"/>
                <w:right w:val="none" w:sz="0" w:space="0" w:color="auto"/>
              </w:divBdr>
            </w:div>
            <w:div w:id="1959019202">
              <w:marLeft w:val="0"/>
              <w:marRight w:val="0"/>
              <w:marTop w:val="0"/>
              <w:marBottom w:val="0"/>
              <w:divBdr>
                <w:top w:val="none" w:sz="0" w:space="0" w:color="auto"/>
                <w:left w:val="none" w:sz="0" w:space="0" w:color="auto"/>
                <w:bottom w:val="none" w:sz="0" w:space="0" w:color="auto"/>
                <w:right w:val="none" w:sz="0" w:space="0" w:color="auto"/>
              </w:divBdr>
            </w:div>
            <w:div w:id="1960868506">
              <w:marLeft w:val="0"/>
              <w:marRight w:val="0"/>
              <w:marTop w:val="0"/>
              <w:marBottom w:val="0"/>
              <w:divBdr>
                <w:top w:val="none" w:sz="0" w:space="0" w:color="auto"/>
                <w:left w:val="none" w:sz="0" w:space="0" w:color="auto"/>
                <w:bottom w:val="none" w:sz="0" w:space="0" w:color="auto"/>
                <w:right w:val="none" w:sz="0" w:space="0" w:color="auto"/>
              </w:divBdr>
            </w:div>
            <w:div w:id="1961302347">
              <w:marLeft w:val="0"/>
              <w:marRight w:val="0"/>
              <w:marTop w:val="0"/>
              <w:marBottom w:val="0"/>
              <w:divBdr>
                <w:top w:val="none" w:sz="0" w:space="0" w:color="auto"/>
                <w:left w:val="none" w:sz="0" w:space="0" w:color="auto"/>
                <w:bottom w:val="none" w:sz="0" w:space="0" w:color="auto"/>
                <w:right w:val="none" w:sz="0" w:space="0" w:color="auto"/>
              </w:divBdr>
            </w:div>
            <w:div w:id="1963338417">
              <w:marLeft w:val="0"/>
              <w:marRight w:val="0"/>
              <w:marTop w:val="0"/>
              <w:marBottom w:val="0"/>
              <w:divBdr>
                <w:top w:val="none" w:sz="0" w:space="0" w:color="auto"/>
                <w:left w:val="none" w:sz="0" w:space="0" w:color="auto"/>
                <w:bottom w:val="none" w:sz="0" w:space="0" w:color="auto"/>
                <w:right w:val="none" w:sz="0" w:space="0" w:color="auto"/>
              </w:divBdr>
            </w:div>
            <w:div w:id="1964918601">
              <w:marLeft w:val="0"/>
              <w:marRight w:val="0"/>
              <w:marTop w:val="0"/>
              <w:marBottom w:val="0"/>
              <w:divBdr>
                <w:top w:val="none" w:sz="0" w:space="0" w:color="auto"/>
                <w:left w:val="none" w:sz="0" w:space="0" w:color="auto"/>
                <w:bottom w:val="none" w:sz="0" w:space="0" w:color="auto"/>
                <w:right w:val="none" w:sz="0" w:space="0" w:color="auto"/>
              </w:divBdr>
            </w:div>
            <w:div w:id="1967277789">
              <w:marLeft w:val="0"/>
              <w:marRight w:val="0"/>
              <w:marTop w:val="0"/>
              <w:marBottom w:val="0"/>
              <w:divBdr>
                <w:top w:val="none" w:sz="0" w:space="0" w:color="auto"/>
                <w:left w:val="none" w:sz="0" w:space="0" w:color="auto"/>
                <w:bottom w:val="none" w:sz="0" w:space="0" w:color="auto"/>
                <w:right w:val="none" w:sz="0" w:space="0" w:color="auto"/>
              </w:divBdr>
            </w:div>
            <w:div w:id="1967850542">
              <w:marLeft w:val="0"/>
              <w:marRight w:val="0"/>
              <w:marTop w:val="0"/>
              <w:marBottom w:val="0"/>
              <w:divBdr>
                <w:top w:val="none" w:sz="0" w:space="0" w:color="auto"/>
                <w:left w:val="none" w:sz="0" w:space="0" w:color="auto"/>
                <w:bottom w:val="none" w:sz="0" w:space="0" w:color="auto"/>
                <w:right w:val="none" w:sz="0" w:space="0" w:color="auto"/>
              </w:divBdr>
            </w:div>
            <w:div w:id="1969779916">
              <w:marLeft w:val="0"/>
              <w:marRight w:val="0"/>
              <w:marTop w:val="0"/>
              <w:marBottom w:val="0"/>
              <w:divBdr>
                <w:top w:val="none" w:sz="0" w:space="0" w:color="auto"/>
                <w:left w:val="none" w:sz="0" w:space="0" w:color="auto"/>
                <w:bottom w:val="none" w:sz="0" w:space="0" w:color="auto"/>
                <w:right w:val="none" w:sz="0" w:space="0" w:color="auto"/>
              </w:divBdr>
            </w:div>
            <w:div w:id="1971519859">
              <w:marLeft w:val="0"/>
              <w:marRight w:val="0"/>
              <w:marTop w:val="0"/>
              <w:marBottom w:val="0"/>
              <w:divBdr>
                <w:top w:val="none" w:sz="0" w:space="0" w:color="auto"/>
                <w:left w:val="none" w:sz="0" w:space="0" w:color="auto"/>
                <w:bottom w:val="none" w:sz="0" w:space="0" w:color="auto"/>
                <w:right w:val="none" w:sz="0" w:space="0" w:color="auto"/>
              </w:divBdr>
            </w:div>
            <w:div w:id="1971739203">
              <w:marLeft w:val="0"/>
              <w:marRight w:val="0"/>
              <w:marTop w:val="0"/>
              <w:marBottom w:val="0"/>
              <w:divBdr>
                <w:top w:val="none" w:sz="0" w:space="0" w:color="auto"/>
                <w:left w:val="none" w:sz="0" w:space="0" w:color="auto"/>
                <w:bottom w:val="none" w:sz="0" w:space="0" w:color="auto"/>
                <w:right w:val="none" w:sz="0" w:space="0" w:color="auto"/>
              </w:divBdr>
            </w:div>
            <w:div w:id="1971865108">
              <w:marLeft w:val="0"/>
              <w:marRight w:val="0"/>
              <w:marTop w:val="0"/>
              <w:marBottom w:val="0"/>
              <w:divBdr>
                <w:top w:val="none" w:sz="0" w:space="0" w:color="auto"/>
                <w:left w:val="none" w:sz="0" w:space="0" w:color="auto"/>
                <w:bottom w:val="none" w:sz="0" w:space="0" w:color="auto"/>
                <w:right w:val="none" w:sz="0" w:space="0" w:color="auto"/>
              </w:divBdr>
            </w:div>
            <w:div w:id="1972706417">
              <w:marLeft w:val="0"/>
              <w:marRight w:val="0"/>
              <w:marTop w:val="0"/>
              <w:marBottom w:val="0"/>
              <w:divBdr>
                <w:top w:val="none" w:sz="0" w:space="0" w:color="auto"/>
                <w:left w:val="none" w:sz="0" w:space="0" w:color="auto"/>
                <w:bottom w:val="none" w:sz="0" w:space="0" w:color="auto"/>
                <w:right w:val="none" w:sz="0" w:space="0" w:color="auto"/>
              </w:divBdr>
            </w:div>
            <w:div w:id="1973049842">
              <w:marLeft w:val="0"/>
              <w:marRight w:val="0"/>
              <w:marTop w:val="0"/>
              <w:marBottom w:val="0"/>
              <w:divBdr>
                <w:top w:val="none" w:sz="0" w:space="0" w:color="auto"/>
                <w:left w:val="none" w:sz="0" w:space="0" w:color="auto"/>
                <w:bottom w:val="none" w:sz="0" w:space="0" w:color="auto"/>
                <w:right w:val="none" w:sz="0" w:space="0" w:color="auto"/>
              </w:divBdr>
            </w:div>
            <w:div w:id="1973562141">
              <w:marLeft w:val="0"/>
              <w:marRight w:val="0"/>
              <w:marTop w:val="0"/>
              <w:marBottom w:val="0"/>
              <w:divBdr>
                <w:top w:val="none" w:sz="0" w:space="0" w:color="auto"/>
                <w:left w:val="none" w:sz="0" w:space="0" w:color="auto"/>
                <w:bottom w:val="none" w:sz="0" w:space="0" w:color="auto"/>
                <w:right w:val="none" w:sz="0" w:space="0" w:color="auto"/>
              </w:divBdr>
            </w:div>
            <w:div w:id="1976522797">
              <w:marLeft w:val="0"/>
              <w:marRight w:val="0"/>
              <w:marTop w:val="0"/>
              <w:marBottom w:val="0"/>
              <w:divBdr>
                <w:top w:val="none" w:sz="0" w:space="0" w:color="auto"/>
                <w:left w:val="none" w:sz="0" w:space="0" w:color="auto"/>
                <w:bottom w:val="none" w:sz="0" w:space="0" w:color="auto"/>
                <w:right w:val="none" w:sz="0" w:space="0" w:color="auto"/>
              </w:divBdr>
            </w:div>
            <w:div w:id="1977952625">
              <w:marLeft w:val="0"/>
              <w:marRight w:val="0"/>
              <w:marTop w:val="0"/>
              <w:marBottom w:val="0"/>
              <w:divBdr>
                <w:top w:val="none" w:sz="0" w:space="0" w:color="auto"/>
                <w:left w:val="none" w:sz="0" w:space="0" w:color="auto"/>
                <w:bottom w:val="none" w:sz="0" w:space="0" w:color="auto"/>
                <w:right w:val="none" w:sz="0" w:space="0" w:color="auto"/>
              </w:divBdr>
            </w:div>
            <w:div w:id="1978022052">
              <w:marLeft w:val="0"/>
              <w:marRight w:val="0"/>
              <w:marTop w:val="0"/>
              <w:marBottom w:val="0"/>
              <w:divBdr>
                <w:top w:val="none" w:sz="0" w:space="0" w:color="auto"/>
                <w:left w:val="none" w:sz="0" w:space="0" w:color="auto"/>
                <w:bottom w:val="none" w:sz="0" w:space="0" w:color="auto"/>
                <w:right w:val="none" w:sz="0" w:space="0" w:color="auto"/>
              </w:divBdr>
            </w:div>
            <w:div w:id="1978411353">
              <w:marLeft w:val="0"/>
              <w:marRight w:val="0"/>
              <w:marTop w:val="0"/>
              <w:marBottom w:val="0"/>
              <w:divBdr>
                <w:top w:val="none" w:sz="0" w:space="0" w:color="auto"/>
                <w:left w:val="none" w:sz="0" w:space="0" w:color="auto"/>
                <w:bottom w:val="none" w:sz="0" w:space="0" w:color="auto"/>
                <w:right w:val="none" w:sz="0" w:space="0" w:color="auto"/>
              </w:divBdr>
            </w:div>
            <w:div w:id="1980920903">
              <w:marLeft w:val="0"/>
              <w:marRight w:val="0"/>
              <w:marTop w:val="0"/>
              <w:marBottom w:val="0"/>
              <w:divBdr>
                <w:top w:val="none" w:sz="0" w:space="0" w:color="auto"/>
                <w:left w:val="none" w:sz="0" w:space="0" w:color="auto"/>
                <w:bottom w:val="none" w:sz="0" w:space="0" w:color="auto"/>
                <w:right w:val="none" w:sz="0" w:space="0" w:color="auto"/>
              </w:divBdr>
            </w:div>
            <w:div w:id="1981422234">
              <w:marLeft w:val="0"/>
              <w:marRight w:val="0"/>
              <w:marTop w:val="0"/>
              <w:marBottom w:val="0"/>
              <w:divBdr>
                <w:top w:val="none" w:sz="0" w:space="0" w:color="auto"/>
                <w:left w:val="none" w:sz="0" w:space="0" w:color="auto"/>
                <w:bottom w:val="none" w:sz="0" w:space="0" w:color="auto"/>
                <w:right w:val="none" w:sz="0" w:space="0" w:color="auto"/>
              </w:divBdr>
            </w:div>
            <w:div w:id="1986734584">
              <w:marLeft w:val="0"/>
              <w:marRight w:val="0"/>
              <w:marTop w:val="0"/>
              <w:marBottom w:val="0"/>
              <w:divBdr>
                <w:top w:val="none" w:sz="0" w:space="0" w:color="auto"/>
                <w:left w:val="none" w:sz="0" w:space="0" w:color="auto"/>
                <w:bottom w:val="none" w:sz="0" w:space="0" w:color="auto"/>
                <w:right w:val="none" w:sz="0" w:space="0" w:color="auto"/>
              </w:divBdr>
            </w:div>
            <w:div w:id="1987081593">
              <w:marLeft w:val="0"/>
              <w:marRight w:val="0"/>
              <w:marTop w:val="0"/>
              <w:marBottom w:val="0"/>
              <w:divBdr>
                <w:top w:val="none" w:sz="0" w:space="0" w:color="auto"/>
                <w:left w:val="none" w:sz="0" w:space="0" w:color="auto"/>
                <w:bottom w:val="none" w:sz="0" w:space="0" w:color="auto"/>
                <w:right w:val="none" w:sz="0" w:space="0" w:color="auto"/>
              </w:divBdr>
              <w:divsChild>
                <w:div w:id="7297202">
                  <w:marLeft w:val="0"/>
                  <w:marRight w:val="0"/>
                  <w:marTop w:val="0"/>
                  <w:marBottom w:val="0"/>
                  <w:divBdr>
                    <w:top w:val="none" w:sz="0" w:space="0" w:color="auto"/>
                    <w:left w:val="none" w:sz="0" w:space="0" w:color="auto"/>
                    <w:bottom w:val="none" w:sz="0" w:space="0" w:color="auto"/>
                    <w:right w:val="none" w:sz="0" w:space="0" w:color="auto"/>
                  </w:divBdr>
                </w:div>
                <w:div w:id="322005175">
                  <w:marLeft w:val="0"/>
                  <w:marRight w:val="0"/>
                  <w:marTop w:val="0"/>
                  <w:marBottom w:val="0"/>
                  <w:divBdr>
                    <w:top w:val="none" w:sz="0" w:space="0" w:color="auto"/>
                    <w:left w:val="none" w:sz="0" w:space="0" w:color="auto"/>
                    <w:bottom w:val="none" w:sz="0" w:space="0" w:color="auto"/>
                    <w:right w:val="none" w:sz="0" w:space="0" w:color="auto"/>
                  </w:divBdr>
                </w:div>
                <w:div w:id="1140267434">
                  <w:marLeft w:val="0"/>
                  <w:marRight w:val="0"/>
                  <w:marTop w:val="0"/>
                  <w:marBottom w:val="0"/>
                  <w:divBdr>
                    <w:top w:val="none" w:sz="0" w:space="0" w:color="auto"/>
                    <w:left w:val="none" w:sz="0" w:space="0" w:color="auto"/>
                    <w:bottom w:val="none" w:sz="0" w:space="0" w:color="auto"/>
                    <w:right w:val="none" w:sz="0" w:space="0" w:color="auto"/>
                  </w:divBdr>
                </w:div>
                <w:div w:id="1207840908">
                  <w:marLeft w:val="0"/>
                  <w:marRight w:val="0"/>
                  <w:marTop w:val="0"/>
                  <w:marBottom w:val="0"/>
                  <w:divBdr>
                    <w:top w:val="none" w:sz="0" w:space="0" w:color="auto"/>
                    <w:left w:val="none" w:sz="0" w:space="0" w:color="auto"/>
                    <w:bottom w:val="none" w:sz="0" w:space="0" w:color="auto"/>
                    <w:right w:val="none" w:sz="0" w:space="0" w:color="auto"/>
                  </w:divBdr>
                </w:div>
                <w:div w:id="1226183179">
                  <w:marLeft w:val="0"/>
                  <w:marRight w:val="0"/>
                  <w:marTop w:val="0"/>
                  <w:marBottom w:val="0"/>
                  <w:divBdr>
                    <w:top w:val="none" w:sz="0" w:space="0" w:color="auto"/>
                    <w:left w:val="none" w:sz="0" w:space="0" w:color="auto"/>
                    <w:bottom w:val="none" w:sz="0" w:space="0" w:color="auto"/>
                    <w:right w:val="none" w:sz="0" w:space="0" w:color="auto"/>
                  </w:divBdr>
                </w:div>
                <w:div w:id="1813986685">
                  <w:marLeft w:val="0"/>
                  <w:marRight w:val="0"/>
                  <w:marTop w:val="0"/>
                  <w:marBottom w:val="0"/>
                  <w:divBdr>
                    <w:top w:val="none" w:sz="0" w:space="0" w:color="auto"/>
                    <w:left w:val="none" w:sz="0" w:space="0" w:color="auto"/>
                    <w:bottom w:val="none" w:sz="0" w:space="0" w:color="auto"/>
                    <w:right w:val="none" w:sz="0" w:space="0" w:color="auto"/>
                  </w:divBdr>
                </w:div>
              </w:divsChild>
            </w:div>
            <w:div w:id="1989437389">
              <w:marLeft w:val="0"/>
              <w:marRight w:val="0"/>
              <w:marTop w:val="0"/>
              <w:marBottom w:val="0"/>
              <w:divBdr>
                <w:top w:val="none" w:sz="0" w:space="0" w:color="auto"/>
                <w:left w:val="none" w:sz="0" w:space="0" w:color="auto"/>
                <w:bottom w:val="none" w:sz="0" w:space="0" w:color="auto"/>
                <w:right w:val="none" w:sz="0" w:space="0" w:color="auto"/>
              </w:divBdr>
            </w:div>
            <w:div w:id="1991670022">
              <w:marLeft w:val="0"/>
              <w:marRight w:val="0"/>
              <w:marTop w:val="0"/>
              <w:marBottom w:val="0"/>
              <w:divBdr>
                <w:top w:val="none" w:sz="0" w:space="0" w:color="auto"/>
                <w:left w:val="none" w:sz="0" w:space="0" w:color="auto"/>
                <w:bottom w:val="none" w:sz="0" w:space="0" w:color="auto"/>
                <w:right w:val="none" w:sz="0" w:space="0" w:color="auto"/>
              </w:divBdr>
            </w:div>
            <w:div w:id="1999534923">
              <w:marLeft w:val="0"/>
              <w:marRight w:val="0"/>
              <w:marTop w:val="0"/>
              <w:marBottom w:val="0"/>
              <w:divBdr>
                <w:top w:val="none" w:sz="0" w:space="0" w:color="auto"/>
                <w:left w:val="none" w:sz="0" w:space="0" w:color="auto"/>
                <w:bottom w:val="none" w:sz="0" w:space="0" w:color="auto"/>
                <w:right w:val="none" w:sz="0" w:space="0" w:color="auto"/>
              </w:divBdr>
            </w:div>
            <w:div w:id="1999965852">
              <w:marLeft w:val="0"/>
              <w:marRight w:val="0"/>
              <w:marTop w:val="0"/>
              <w:marBottom w:val="0"/>
              <w:divBdr>
                <w:top w:val="none" w:sz="0" w:space="0" w:color="auto"/>
                <w:left w:val="none" w:sz="0" w:space="0" w:color="auto"/>
                <w:bottom w:val="none" w:sz="0" w:space="0" w:color="auto"/>
                <w:right w:val="none" w:sz="0" w:space="0" w:color="auto"/>
              </w:divBdr>
            </w:div>
            <w:div w:id="2002926736">
              <w:marLeft w:val="0"/>
              <w:marRight w:val="0"/>
              <w:marTop w:val="0"/>
              <w:marBottom w:val="0"/>
              <w:divBdr>
                <w:top w:val="none" w:sz="0" w:space="0" w:color="auto"/>
                <w:left w:val="none" w:sz="0" w:space="0" w:color="auto"/>
                <w:bottom w:val="none" w:sz="0" w:space="0" w:color="auto"/>
                <w:right w:val="none" w:sz="0" w:space="0" w:color="auto"/>
              </w:divBdr>
            </w:div>
            <w:div w:id="2010018390">
              <w:marLeft w:val="0"/>
              <w:marRight w:val="0"/>
              <w:marTop w:val="0"/>
              <w:marBottom w:val="0"/>
              <w:divBdr>
                <w:top w:val="none" w:sz="0" w:space="0" w:color="auto"/>
                <w:left w:val="none" w:sz="0" w:space="0" w:color="auto"/>
                <w:bottom w:val="none" w:sz="0" w:space="0" w:color="auto"/>
                <w:right w:val="none" w:sz="0" w:space="0" w:color="auto"/>
              </w:divBdr>
            </w:div>
            <w:div w:id="2010794710">
              <w:marLeft w:val="0"/>
              <w:marRight w:val="0"/>
              <w:marTop w:val="0"/>
              <w:marBottom w:val="0"/>
              <w:divBdr>
                <w:top w:val="none" w:sz="0" w:space="0" w:color="auto"/>
                <w:left w:val="none" w:sz="0" w:space="0" w:color="auto"/>
                <w:bottom w:val="none" w:sz="0" w:space="0" w:color="auto"/>
                <w:right w:val="none" w:sz="0" w:space="0" w:color="auto"/>
              </w:divBdr>
            </w:div>
            <w:div w:id="2012247615">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2014910251">
              <w:marLeft w:val="0"/>
              <w:marRight w:val="0"/>
              <w:marTop w:val="0"/>
              <w:marBottom w:val="0"/>
              <w:divBdr>
                <w:top w:val="none" w:sz="0" w:space="0" w:color="auto"/>
                <w:left w:val="none" w:sz="0" w:space="0" w:color="auto"/>
                <w:bottom w:val="none" w:sz="0" w:space="0" w:color="auto"/>
                <w:right w:val="none" w:sz="0" w:space="0" w:color="auto"/>
              </w:divBdr>
            </w:div>
            <w:div w:id="2016951241">
              <w:marLeft w:val="0"/>
              <w:marRight w:val="0"/>
              <w:marTop w:val="0"/>
              <w:marBottom w:val="0"/>
              <w:divBdr>
                <w:top w:val="none" w:sz="0" w:space="0" w:color="auto"/>
                <w:left w:val="none" w:sz="0" w:space="0" w:color="auto"/>
                <w:bottom w:val="none" w:sz="0" w:space="0" w:color="auto"/>
                <w:right w:val="none" w:sz="0" w:space="0" w:color="auto"/>
              </w:divBdr>
            </w:div>
            <w:div w:id="2017147774">
              <w:marLeft w:val="0"/>
              <w:marRight w:val="0"/>
              <w:marTop w:val="0"/>
              <w:marBottom w:val="0"/>
              <w:divBdr>
                <w:top w:val="none" w:sz="0" w:space="0" w:color="auto"/>
                <w:left w:val="none" w:sz="0" w:space="0" w:color="auto"/>
                <w:bottom w:val="none" w:sz="0" w:space="0" w:color="auto"/>
                <w:right w:val="none" w:sz="0" w:space="0" w:color="auto"/>
              </w:divBdr>
            </w:div>
            <w:div w:id="2017464924">
              <w:marLeft w:val="0"/>
              <w:marRight w:val="0"/>
              <w:marTop w:val="0"/>
              <w:marBottom w:val="0"/>
              <w:divBdr>
                <w:top w:val="none" w:sz="0" w:space="0" w:color="auto"/>
                <w:left w:val="none" w:sz="0" w:space="0" w:color="auto"/>
                <w:bottom w:val="none" w:sz="0" w:space="0" w:color="auto"/>
                <w:right w:val="none" w:sz="0" w:space="0" w:color="auto"/>
              </w:divBdr>
            </w:div>
            <w:div w:id="2017724424">
              <w:marLeft w:val="0"/>
              <w:marRight w:val="0"/>
              <w:marTop w:val="0"/>
              <w:marBottom w:val="0"/>
              <w:divBdr>
                <w:top w:val="none" w:sz="0" w:space="0" w:color="auto"/>
                <w:left w:val="none" w:sz="0" w:space="0" w:color="auto"/>
                <w:bottom w:val="none" w:sz="0" w:space="0" w:color="auto"/>
                <w:right w:val="none" w:sz="0" w:space="0" w:color="auto"/>
              </w:divBdr>
            </w:div>
            <w:div w:id="2018460766">
              <w:marLeft w:val="0"/>
              <w:marRight w:val="0"/>
              <w:marTop w:val="0"/>
              <w:marBottom w:val="0"/>
              <w:divBdr>
                <w:top w:val="none" w:sz="0" w:space="0" w:color="auto"/>
                <w:left w:val="none" w:sz="0" w:space="0" w:color="auto"/>
                <w:bottom w:val="none" w:sz="0" w:space="0" w:color="auto"/>
                <w:right w:val="none" w:sz="0" w:space="0" w:color="auto"/>
              </w:divBdr>
            </w:div>
            <w:div w:id="2020157929">
              <w:marLeft w:val="0"/>
              <w:marRight w:val="0"/>
              <w:marTop w:val="0"/>
              <w:marBottom w:val="0"/>
              <w:divBdr>
                <w:top w:val="none" w:sz="0" w:space="0" w:color="auto"/>
                <w:left w:val="none" w:sz="0" w:space="0" w:color="auto"/>
                <w:bottom w:val="none" w:sz="0" w:space="0" w:color="auto"/>
                <w:right w:val="none" w:sz="0" w:space="0" w:color="auto"/>
              </w:divBdr>
            </w:div>
            <w:div w:id="2021852849">
              <w:marLeft w:val="0"/>
              <w:marRight w:val="0"/>
              <w:marTop w:val="0"/>
              <w:marBottom w:val="0"/>
              <w:divBdr>
                <w:top w:val="none" w:sz="0" w:space="0" w:color="auto"/>
                <w:left w:val="none" w:sz="0" w:space="0" w:color="auto"/>
                <w:bottom w:val="none" w:sz="0" w:space="0" w:color="auto"/>
                <w:right w:val="none" w:sz="0" w:space="0" w:color="auto"/>
              </w:divBdr>
            </w:div>
            <w:div w:id="2021925449">
              <w:marLeft w:val="0"/>
              <w:marRight w:val="0"/>
              <w:marTop w:val="0"/>
              <w:marBottom w:val="0"/>
              <w:divBdr>
                <w:top w:val="none" w:sz="0" w:space="0" w:color="auto"/>
                <w:left w:val="none" w:sz="0" w:space="0" w:color="auto"/>
                <w:bottom w:val="none" w:sz="0" w:space="0" w:color="auto"/>
                <w:right w:val="none" w:sz="0" w:space="0" w:color="auto"/>
              </w:divBdr>
            </w:div>
            <w:div w:id="2024479437">
              <w:marLeft w:val="0"/>
              <w:marRight w:val="0"/>
              <w:marTop w:val="0"/>
              <w:marBottom w:val="0"/>
              <w:divBdr>
                <w:top w:val="none" w:sz="0" w:space="0" w:color="auto"/>
                <w:left w:val="none" w:sz="0" w:space="0" w:color="auto"/>
                <w:bottom w:val="none" w:sz="0" w:space="0" w:color="auto"/>
                <w:right w:val="none" w:sz="0" w:space="0" w:color="auto"/>
              </w:divBdr>
            </w:div>
            <w:div w:id="2025814683">
              <w:marLeft w:val="0"/>
              <w:marRight w:val="0"/>
              <w:marTop w:val="0"/>
              <w:marBottom w:val="0"/>
              <w:divBdr>
                <w:top w:val="none" w:sz="0" w:space="0" w:color="auto"/>
                <w:left w:val="none" w:sz="0" w:space="0" w:color="auto"/>
                <w:bottom w:val="none" w:sz="0" w:space="0" w:color="auto"/>
                <w:right w:val="none" w:sz="0" w:space="0" w:color="auto"/>
              </w:divBdr>
            </w:div>
            <w:div w:id="2026207342">
              <w:marLeft w:val="0"/>
              <w:marRight w:val="0"/>
              <w:marTop w:val="360"/>
              <w:marBottom w:val="0"/>
              <w:divBdr>
                <w:top w:val="single" w:sz="6" w:space="0" w:color="auto"/>
                <w:left w:val="single" w:sz="6" w:space="0" w:color="auto"/>
                <w:bottom w:val="single" w:sz="6" w:space="0" w:color="auto"/>
                <w:right w:val="single" w:sz="6" w:space="0" w:color="auto"/>
              </w:divBdr>
            </w:div>
            <w:div w:id="2026780925">
              <w:marLeft w:val="0"/>
              <w:marRight w:val="0"/>
              <w:marTop w:val="0"/>
              <w:marBottom w:val="0"/>
              <w:divBdr>
                <w:top w:val="none" w:sz="0" w:space="0" w:color="auto"/>
                <w:left w:val="none" w:sz="0" w:space="0" w:color="auto"/>
                <w:bottom w:val="none" w:sz="0" w:space="0" w:color="auto"/>
                <w:right w:val="none" w:sz="0" w:space="0" w:color="auto"/>
              </w:divBdr>
            </w:div>
            <w:div w:id="2027511886">
              <w:marLeft w:val="0"/>
              <w:marRight w:val="0"/>
              <w:marTop w:val="0"/>
              <w:marBottom w:val="0"/>
              <w:divBdr>
                <w:top w:val="none" w:sz="0" w:space="0" w:color="auto"/>
                <w:left w:val="none" w:sz="0" w:space="0" w:color="auto"/>
                <w:bottom w:val="none" w:sz="0" w:space="0" w:color="auto"/>
                <w:right w:val="none" w:sz="0" w:space="0" w:color="auto"/>
              </w:divBdr>
            </w:div>
            <w:div w:id="2027751196">
              <w:marLeft w:val="0"/>
              <w:marRight w:val="0"/>
              <w:marTop w:val="0"/>
              <w:marBottom w:val="0"/>
              <w:divBdr>
                <w:top w:val="none" w:sz="0" w:space="0" w:color="auto"/>
                <w:left w:val="none" w:sz="0" w:space="0" w:color="auto"/>
                <w:bottom w:val="none" w:sz="0" w:space="0" w:color="auto"/>
                <w:right w:val="none" w:sz="0" w:space="0" w:color="auto"/>
              </w:divBdr>
            </w:div>
            <w:div w:id="2028945154">
              <w:marLeft w:val="0"/>
              <w:marRight w:val="0"/>
              <w:marTop w:val="0"/>
              <w:marBottom w:val="0"/>
              <w:divBdr>
                <w:top w:val="none" w:sz="0" w:space="0" w:color="auto"/>
                <w:left w:val="none" w:sz="0" w:space="0" w:color="auto"/>
                <w:bottom w:val="none" w:sz="0" w:space="0" w:color="auto"/>
                <w:right w:val="none" w:sz="0" w:space="0" w:color="auto"/>
              </w:divBdr>
            </w:div>
            <w:div w:id="2030525951">
              <w:marLeft w:val="0"/>
              <w:marRight w:val="0"/>
              <w:marTop w:val="0"/>
              <w:marBottom w:val="0"/>
              <w:divBdr>
                <w:top w:val="none" w:sz="0" w:space="0" w:color="auto"/>
                <w:left w:val="none" w:sz="0" w:space="0" w:color="auto"/>
                <w:bottom w:val="none" w:sz="0" w:space="0" w:color="auto"/>
                <w:right w:val="none" w:sz="0" w:space="0" w:color="auto"/>
              </w:divBdr>
            </w:div>
            <w:div w:id="2031374184">
              <w:marLeft w:val="0"/>
              <w:marRight w:val="0"/>
              <w:marTop w:val="0"/>
              <w:marBottom w:val="0"/>
              <w:divBdr>
                <w:top w:val="none" w:sz="0" w:space="0" w:color="auto"/>
                <w:left w:val="none" w:sz="0" w:space="0" w:color="auto"/>
                <w:bottom w:val="none" w:sz="0" w:space="0" w:color="auto"/>
                <w:right w:val="none" w:sz="0" w:space="0" w:color="auto"/>
              </w:divBdr>
            </w:div>
            <w:div w:id="2031910228">
              <w:marLeft w:val="0"/>
              <w:marRight w:val="0"/>
              <w:marTop w:val="0"/>
              <w:marBottom w:val="0"/>
              <w:divBdr>
                <w:top w:val="none" w:sz="0" w:space="0" w:color="auto"/>
                <w:left w:val="none" w:sz="0" w:space="0" w:color="auto"/>
                <w:bottom w:val="none" w:sz="0" w:space="0" w:color="auto"/>
                <w:right w:val="none" w:sz="0" w:space="0" w:color="auto"/>
              </w:divBdr>
            </w:div>
            <w:div w:id="2032490651">
              <w:marLeft w:val="0"/>
              <w:marRight w:val="0"/>
              <w:marTop w:val="360"/>
              <w:marBottom w:val="0"/>
              <w:divBdr>
                <w:top w:val="single" w:sz="6" w:space="0" w:color="auto"/>
                <w:left w:val="single" w:sz="6" w:space="0" w:color="auto"/>
                <w:bottom w:val="single" w:sz="6" w:space="0" w:color="auto"/>
                <w:right w:val="single" w:sz="6" w:space="0" w:color="auto"/>
              </w:divBdr>
            </w:div>
            <w:div w:id="2034307031">
              <w:marLeft w:val="0"/>
              <w:marRight w:val="0"/>
              <w:marTop w:val="0"/>
              <w:marBottom w:val="0"/>
              <w:divBdr>
                <w:top w:val="none" w:sz="0" w:space="0" w:color="auto"/>
                <w:left w:val="none" w:sz="0" w:space="0" w:color="auto"/>
                <w:bottom w:val="none" w:sz="0" w:space="0" w:color="auto"/>
                <w:right w:val="none" w:sz="0" w:space="0" w:color="auto"/>
              </w:divBdr>
            </w:div>
            <w:div w:id="2036076654">
              <w:marLeft w:val="0"/>
              <w:marRight w:val="0"/>
              <w:marTop w:val="0"/>
              <w:marBottom w:val="0"/>
              <w:divBdr>
                <w:top w:val="none" w:sz="0" w:space="0" w:color="auto"/>
                <w:left w:val="none" w:sz="0" w:space="0" w:color="auto"/>
                <w:bottom w:val="none" w:sz="0" w:space="0" w:color="auto"/>
                <w:right w:val="none" w:sz="0" w:space="0" w:color="auto"/>
              </w:divBdr>
            </w:div>
            <w:div w:id="2037349495">
              <w:marLeft w:val="0"/>
              <w:marRight w:val="0"/>
              <w:marTop w:val="0"/>
              <w:marBottom w:val="0"/>
              <w:divBdr>
                <w:top w:val="none" w:sz="0" w:space="0" w:color="auto"/>
                <w:left w:val="none" w:sz="0" w:space="0" w:color="auto"/>
                <w:bottom w:val="none" w:sz="0" w:space="0" w:color="auto"/>
                <w:right w:val="none" w:sz="0" w:space="0" w:color="auto"/>
              </w:divBdr>
            </w:div>
            <w:div w:id="2040858700">
              <w:marLeft w:val="0"/>
              <w:marRight w:val="0"/>
              <w:marTop w:val="0"/>
              <w:marBottom w:val="0"/>
              <w:divBdr>
                <w:top w:val="none" w:sz="0" w:space="0" w:color="auto"/>
                <w:left w:val="none" w:sz="0" w:space="0" w:color="auto"/>
                <w:bottom w:val="none" w:sz="0" w:space="0" w:color="auto"/>
                <w:right w:val="none" w:sz="0" w:space="0" w:color="auto"/>
              </w:divBdr>
            </w:div>
            <w:div w:id="2044859175">
              <w:marLeft w:val="0"/>
              <w:marRight w:val="0"/>
              <w:marTop w:val="0"/>
              <w:marBottom w:val="0"/>
              <w:divBdr>
                <w:top w:val="none" w:sz="0" w:space="0" w:color="auto"/>
                <w:left w:val="none" w:sz="0" w:space="0" w:color="auto"/>
                <w:bottom w:val="none" w:sz="0" w:space="0" w:color="auto"/>
                <w:right w:val="none" w:sz="0" w:space="0" w:color="auto"/>
              </w:divBdr>
            </w:div>
            <w:div w:id="2050060501">
              <w:marLeft w:val="0"/>
              <w:marRight w:val="0"/>
              <w:marTop w:val="0"/>
              <w:marBottom w:val="0"/>
              <w:divBdr>
                <w:top w:val="none" w:sz="0" w:space="0" w:color="auto"/>
                <w:left w:val="none" w:sz="0" w:space="0" w:color="auto"/>
                <w:bottom w:val="none" w:sz="0" w:space="0" w:color="auto"/>
                <w:right w:val="none" w:sz="0" w:space="0" w:color="auto"/>
              </w:divBdr>
            </w:div>
            <w:div w:id="2050833671">
              <w:marLeft w:val="0"/>
              <w:marRight w:val="0"/>
              <w:marTop w:val="0"/>
              <w:marBottom w:val="0"/>
              <w:divBdr>
                <w:top w:val="none" w:sz="0" w:space="0" w:color="auto"/>
                <w:left w:val="none" w:sz="0" w:space="0" w:color="auto"/>
                <w:bottom w:val="none" w:sz="0" w:space="0" w:color="auto"/>
                <w:right w:val="none" w:sz="0" w:space="0" w:color="auto"/>
              </w:divBdr>
            </w:div>
            <w:div w:id="2050838279">
              <w:marLeft w:val="0"/>
              <w:marRight w:val="0"/>
              <w:marTop w:val="0"/>
              <w:marBottom w:val="0"/>
              <w:divBdr>
                <w:top w:val="none" w:sz="0" w:space="0" w:color="auto"/>
                <w:left w:val="none" w:sz="0" w:space="0" w:color="auto"/>
                <w:bottom w:val="none" w:sz="0" w:space="0" w:color="auto"/>
                <w:right w:val="none" w:sz="0" w:space="0" w:color="auto"/>
              </w:divBdr>
            </w:div>
            <w:div w:id="2051294990">
              <w:marLeft w:val="0"/>
              <w:marRight w:val="0"/>
              <w:marTop w:val="0"/>
              <w:marBottom w:val="0"/>
              <w:divBdr>
                <w:top w:val="none" w:sz="0" w:space="0" w:color="auto"/>
                <w:left w:val="none" w:sz="0" w:space="0" w:color="auto"/>
                <w:bottom w:val="none" w:sz="0" w:space="0" w:color="auto"/>
                <w:right w:val="none" w:sz="0" w:space="0" w:color="auto"/>
              </w:divBdr>
            </w:div>
            <w:div w:id="2052460163">
              <w:marLeft w:val="0"/>
              <w:marRight w:val="0"/>
              <w:marTop w:val="0"/>
              <w:marBottom w:val="0"/>
              <w:divBdr>
                <w:top w:val="none" w:sz="0" w:space="0" w:color="auto"/>
                <w:left w:val="none" w:sz="0" w:space="0" w:color="auto"/>
                <w:bottom w:val="none" w:sz="0" w:space="0" w:color="auto"/>
                <w:right w:val="none" w:sz="0" w:space="0" w:color="auto"/>
              </w:divBdr>
            </w:div>
            <w:div w:id="2053915019">
              <w:marLeft w:val="0"/>
              <w:marRight w:val="0"/>
              <w:marTop w:val="0"/>
              <w:marBottom w:val="0"/>
              <w:divBdr>
                <w:top w:val="none" w:sz="0" w:space="0" w:color="auto"/>
                <w:left w:val="none" w:sz="0" w:space="0" w:color="auto"/>
                <w:bottom w:val="none" w:sz="0" w:space="0" w:color="auto"/>
                <w:right w:val="none" w:sz="0" w:space="0" w:color="auto"/>
              </w:divBdr>
            </w:div>
            <w:div w:id="2053915147">
              <w:marLeft w:val="0"/>
              <w:marRight w:val="0"/>
              <w:marTop w:val="0"/>
              <w:marBottom w:val="0"/>
              <w:divBdr>
                <w:top w:val="none" w:sz="0" w:space="0" w:color="auto"/>
                <w:left w:val="none" w:sz="0" w:space="0" w:color="auto"/>
                <w:bottom w:val="none" w:sz="0" w:space="0" w:color="auto"/>
                <w:right w:val="none" w:sz="0" w:space="0" w:color="auto"/>
              </w:divBdr>
            </w:div>
            <w:div w:id="2055353127">
              <w:marLeft w:val="0"/>
              <w:marRight w:val="0"/>
              <w:marTop w:val="0"/>
              <w:marBottom w:val="0"/>
              <w:divBdr>
                <w:top w:val="none" w:sz="0" w:space="0" w:color="auto"/>
                <w:left w:val="none" w:sz="0" w:space="0" w:color="auto"/>
                <w:bottom w:val="none" w:sz="0" w:space="0" w:color="auto"/>
                <w:right w:val="none" w:sz="0" w:space="0" w:color="auto"/>
              </w:divBdr>
            </w:div>
            <w:div w:id="2055691029">
              <w:marLeft w:val="0"/>
              <w:marRight w:val="0"/>
              <w:marTop w:val="0"/>
              <w:marBottom w:val="0"/>
              <w:divBdr>
                <w:top w:val="none" w:sz="0" w:space="0" w:color="auto"/>
                <w:left w:val="none" w:sz="0" w:space="0" w:color="auto"/>
                <w:bottom w:val="none" w:sz="0" w:space="0" w:color="auto"/>
                <w:right w:val="none" w:sz="0" w:space="0" w:color="auto"/>
              </w:divBdr>
            </w:div>
            <w:div w:id="2057897044">
              <w:marLeft w:val="0"/>
              <w:marRight w:val="0"/>
              <w:marTop w:val="0"/>
              <w:marBottom w:val="0"/>
              <w:divBdr>
                <w:top w:val="none" w:sz="0" w:space="0" w:color="auto"/>
                <w:left w:val="none" w:sz="0" w:space="0" w:color="auto"/>
                <w:bottom w:val="none" w:sz="0" w:space="0" w:color="auto"/>
                <w:right w:val="none" w:sz="0" w:space="0" w:color="auto"/>
              </w:divBdr>
            </w:div>
            <w:div w:id="2058505832">
              <w:marLeft w:val="0"/>
              <w:marRight w:val="0"/>
              <w:marTop w:val="0"/>
              <w:marBottom w:val="0"/>
              <w:divBdr>
                <w:top w:val="none" w:sz="0" w:space="0" w:color="auto"/>
                <w:left w:val="none" w:sz="0" w:space="0" w:color="auto"/>
                <w:bottom w:val="none" w:sz="0" w:space="0" w:color="auto"/>
                <w:right w:val="none" w:sz="0" w:space="0" w:color="auto"/>
              </w:divBdr>
            </w:div>
            <w:div w:id="2058578310">
              <w:marLeft w:val="0"/>
              <w:marRight w:val="0"/>
              <w:marTop w:val="0"/>
              <w:marBottom w:val="0"/>
              <w:divBdr>
                <w:top w:val="none" w:sz="0" w:space="0" w:color="auto"/>
                <w:left w:val="none" w:sz="0" w:space="0" w:color="auto"/>
                <w:bottom w:val="none" w:sz="0" w:space="0" w:color="auto"/>
                <w:right w:val="none" w:sz="0" w:space="0" w:color="auto"/>
              </w:divBdr>
            </w:div>
            <w:div w:id="2059890516">
              <w:marLeft w:val="0"/>
              <w:marRight w:val="0"/>
              <w:marTop w:val="0"/>
              <w:marBottom w:val="0"/>
              <w:divBdr>
                <w:top w:val="none" w:sz="0" w:space="0" w:color="auto"/>
                <w:left w:val="none" w:sz="0" w:space="0" w:color="auto"/>
                <w:bottom w:val="none" w:sz="0" w:space="0" w:color="auto"/>
                <w:right w:val="none" w:sz="0" w:space="0" w:color="auto"/>
              </w:divBdr>
            </w:div>
            <w:div w:id="2060670682">
              <w:marLeft w:val="0"/>
              <w:marRight w:val="0"/>
              <w:marTop w:val="0"/>
              <w:marBottom w:val="0"/>
              <w:divBdr>
                <w:top w:val="none" w:sz="0" w:space="0" w:color="auto"/>
                <w:left w:val="none" w:sz="0" w:space="0" w:color="auto"/>
                <w:bottom w:val="none" w:sz="0" w:space="0" w:color="auto"/>
                <w:right w:val="none" w:sz="0" w:space="0" w:color="auto"/>
              </w:divBdr>
            </w:div>
            <w:div w:id="2061588369">
              <w:marLeft w:val="0"/>
              <w:marRight w:val="0"/>
              <w:marTop w:val="0"/>
              <w:marBottom w:val="0"/>
              <w:divBdr>
                <w:top w:val="none" w:sz="0" w:space="0" w:color="auto"/>
                <w:left w:val="none" w:sz="0" w:space="0" w:color="auto"/>
                <w:bottom w:val="none" w:sz="0" w:space="0" w:color="auto"/>
                <w:right w:val="none" w:sz="0" w:space="0" w:color="auto"/>
              </w:divBdr>
            </w:div>
            <w:div w:id="2061860004">
              <w:marLeft w:val="0"/>
              <w:marRight w:val="0"/>
              <w:marTop w:val="0"/>
              <w:marBottom w:val="0"/>
              <w:divBdr>
                <w:top w:val="none" w:sz="0" w:space="0" w:color="auto"/>
                <w:left w:val="none" w:sz="0" w:space="0" w:color="auto"/>
                <w:bottom w:val="none" w:sz="0" w:space="0" w:color="auto"/>
                <w:right w:val="none" w:sz="0" w:space="0" w:color="auto"/>
              </w:divBdr>
            </w:div>
            <w:div w:id="2062316737">
              <w:marLeft w:val="0"/>
              <w:marRight w:val="0"/>
              <w:marTop w:val="0"/>
              <w:marBottom w:val="0"/>
              <w:divBdr>
                <w:top w:val="none" w:sz="0" w:space="0" w:color="auto"/>
                <w:left w:val="none" w:sz="0" w:space="0" w:color="auto"/>
                <w:bottom w:val="none" w:sz="0" w:space="0" w:color="auto"/>
                <w:right w:val="none" w:sz="0" w:space="0" w:color="auto"/>
              </w:divBdr>
            </w:div>
            <w:div w:id="2063021423">
              <w:marLeft w:val="0"/>
              <w:marRight w:val="0"/>
              <w:marTop w:val="0"/>
              <w:marBottom w:val="0"/>
              <w:divBdr>
                <w:top w:val="none" w:sz="0" w:space="0" w:color="auto"/>
                <w:left w:val="none" w:sz="0" w:space="0" w:color="auto"/>
                <w:bottom w:val="none" w:sz="0" w:space="0" w:color="auto"/>
                <w:right w:val="none" w:sz="0" w:space="0" w:color="auto"/>
              </w:divBdr>
            </w:div>
            <w:div w:id="2064405946">
              <w:marLeft w:val="0"/>
              <w:marRight w:val="0"/>
              <w:marTop w:val="0"/>
              <w:marBottom w:val="0"/>
              <w:divBdr>
                <w:top w:val="none" w:sz="0" w:space="0" w:color="auto"/>
                <w:left w:val="none" w:sz="0" w:space="0" w:color="auto"/>
                <w:bottom w:val="none" w:sz="0" w:space="0" w:color="auto"/>
                <w:right w:val="none" w:sz="0" w:space="0" w:color="auto"/>
              </w:divBdr>
            </w:div>
            <w:div w:id="2064863642">
              <w:marLeft w:val="0"/>
              <w:marRight w:val="0"/>
              <w:marTop w:val="0"/>
              <w:marBottom w:val="0"/>
              <w:divBdr>
                <w:top w:val="none" w:sz="0" w:space="0" w:color="auto"/>
                <w:left w:val="none" w:sz="0" w:space="0" w:color="auto"/>
                <w:bottom w:val="none" w:sz="0" w:space="0" w:color="auto"/>
                <w:right w:val="none" w:sz="0" w:space="0" w:color="auto"/>
              </w:divBdr>
            </w:div>
            <w:div w:id="2065055165">
              <w:marLeft w:val="0"/>
              <w:marRight w:val="0"/>
              <w:marTop w:val="0"/>
              <w:marBottom w:val="0"/>
              <w:divBdr>
                <w:top w:val="none" w:sz="0" w:space="0" w:color="auto"/>
                <w:left w:val="none" w:sz="0" w:space="0" w:color="auto"/>
                <w:bottom w:val="none" w:sz="0" w:space="0" w:color="auto"/>
                <w:right w:val="none" w:sz="0" w:space="0" w:color="auto"/>
              </w:divBdr>
            </w:div>
            <w:div w:id="2066836670">
              <w:marLeft w:val="0"/>
              <w:marRight w:val="0"/>
              <w:marTop w:val="0"/>
              <w:marBottom w:val="0"/>
              <w:divBdr>
                <w:top w:val="none" w:sz="0" w:space="0" w:color="auto"/>
                <w:left w:val="none" w:sz="0" w:space="0" w:color="auto"/>
                <w:bottom w:val="none" w:sz="0" w:space="0" w:color="auto"/>
                <w:right w:val="none" w:sz="0" w:space="0" w:color="auto"/>
              </w:divBdr>
            </w:div>
            <w:div w:id="2067874354">
              <w:marLeft w:val="0"/>
              <w:marRight w:val="0"/>
              <w:marTop w:val="0"/>
              <w:marBottom w:val="0"/>
              <w:divBdr>
                <w:top w:val="none" w:sz="0" w:space="0" w:color="auto"/>
                <w:left w:val="none" w:sz="0" w:space="0" w:color="auto"/>
                <w:bottom w:val="none" w:sz="0" w:space="0" w:color="auto"/>
                <w:right w:val="none" w:sz="0" w:space="0" w:color="auto"/>
              </w:divBdr>
            </w:div>
            <w:div w:id="2069985551">
              <w:marLeft w:val="0"/>
              <w:marRight w:val="0"/>
              <w:marTop w:val="0"/>
              <w:marBottom w:val="0"/>
              <w:divBdr>
                <w:top w:val="none" w:sz="0" w:space="0" w:color="auto"/>
                <w:left w:val="none" w:sz="0" w:space="0" w:color="auto"/>
                <w:bottom w:val="none" w:sz="0" w:space="0" w:color="auto"/>
                <w:right w:val="none" w:sz="0" w:space="0" w:color="auto"/>
              </w:divBdr>
            </w:div>
            <w:div w:id="2070642627">
              <w:marLeft w:val="0"/>
              <w:marRight w:val="0"/>
              <w:marTop w:val="0"/>
              <w:marBottom w:val="0"/>
              <w:divBdr>
                <w:top w:val="none" w:sz="0" w:space="0" w:color="auto"/>
                <w:left w:val="none" w:sz="0" w:space="0" w:color="auto"/>
                <w:bottom w:val="none" w:sz="0" w:space="0" w:color="auto"/>
                <w:right w:val="none" w:sz="0" w:space="0" w:color="auto"/>
              </w:divBdr>
            </w:div>
            <w:div w:id="2073774119">
              <w:marLeft w:val="0"/>
              <w:marRight w:val="0"/>
              <w:marTop w:val="0"/>
              <w:marBottom w:val="0"/>
              <w:divBdr>
                <w:top w:val="none" w:sz="0" w:space="0" w:color="auto"/>
                <w:left w:val="none" w:sz="0" w:space="0" w:color="auto"/>
                <w:bottom w:val="none" w:sz="0" w:space="0" w:color="auto"/>
                <w:right w:val="none" w:sz="0" w:space="0" w:color="auto"/>
              </w:divBdr>
              <w:divsChild>
                <w:div w:id="1043484376">
                  <w:marLeft w:val="0"/>
                  <w:marRight w:val="0"/>
                  <w:marTop w:val="0"/>
                  <w:marBottom w:val="0"/>
                  <w:divBdr>
                    <w:top w:val="none" w:sz="0" w:space="0" w:color="auto"/>
                    <w:left w:val="none" w:sz="0" w:space="0" w:color="auto"/>
                    <w:bottom w:val="none" w:sz="0" w:space="0" w:color="auto"/>
                    <w:right w:val="none" w:sz="0" w:space="0" w:color="auto"/>
                  </w:divBdr>
                </w:div>
                <w:div w:id="1295210125">
                  <w:marLeft w:val="0"/>
                  <w:marRight w:val="0"/>
                  <w:marTop w:val="0"/>
                  <w:marBottom w:val="0"/>
                  <w:divBdr>
                    <w:top w:val="none" w:sz="0" w:space="0" w:color="auto"/>
                    <w:left w:val="none" w:sz="0" w:space="0" w:color="auto"/>
                    <w:bottom w:val="none" w:sz="0" w:space="0" w:color="auto"/>
                    <w:right w:val="none" w:sz="0" w:space="0" w:color="auto"/>
                  </w:divBdr>
                </w:div>
                <w:div w:id="1420172056">
                  <w:marLeft w:val="0"/>
                  <w:marRight w:val="0"/>
                  <w:marTop w:val="0"/>
                  <w:marBottom w:val="0"/>
                  <w:divBdr>
                    <w:top w:val="none" w:sz="0" w:space="0" w:color="auto"/>
                    <w:left w:val="none" w:sz="0" w:space="0" w:color="auto"/>
                    <w:bottom w:val="none" w:sz="0" w:space="0" w:color="auto"/>
                    <w:right w:val="none" w:sz="0" w:space="0" w:color="auto"/>
                  </w:divBdr>
                </w:div>
                <w:div w:id="1894076400">
                  <w:marLeft w:val="0"/>
                  <w:marRight w:val="0"/>
                  <w:marTop w:val="0"/>
                  <w:marBottom w:val="0"/>
                  <w:divBdr>
                    <w:top w:val="none" w:sz="0" w:space="0" w:color="auto"/>
                    <w:left w:val="none" w:sz="0" w:space="0" w:color="auto"/>
                    <w:bottom w:val="none" w:sz="0" w:space="0" w:color="auto"/>
                    <w:right w:val="none" w:sz="0" w:space="0" w:color="auto"/>
                  </w:divBdr>
                </w:div>
              </w:divsChild>
            </w:div>
            <w:div w:id="2074155859">
              <w:marLeft w:val="0"/>
              <w:marRight w:val="0"/>
              <w:marTop w:val="0"/>
              <w:marBottom w:val="0"/>
              <w:divBdr>
                <w:top w:val="none" w:sz="0" w:space="0" w:color="auto"/>
                <w:left w:val="none" w:sz="0" w:space="0" w:color="auto"/>
                <w:bottom w:val="none" w:sz="0" w:space="0" w:color="auto"/>
                <w:right w:val="none" w:sz="0" w:space="0" w:color="auto"/>
              </w:divBdr>
            </w:div>
            <w:div w:id="2074350434">
              <w:marLeft w:val="0"/>
              <w:marRight w:val="0"/>
              <w:marTop w:val="0"/>
              <w:marBottom w:val="0"/>
              <w:divBdr>
                <w:top w:val="none" w:sz="0" w:space="0" w:color="auto"/>
                <w:left w:val="none" w:sz="0" w:space="0" w:color="auto"/>
                <w:bottom w:val="none" w:sz="0" w:space="0" w:color="auto"/>
                <w:right w:val="none" w:sz="0" w:space="0" w:color="auto"/>
              </w:divBdr>
            </w:div>
            <w:div w:id="2075351272">
              <w:marLeft w:val="0"/>
              <w:marRight w:val="0"/>
              <w:marTop w:val="0"/>
              <w:marBottom w:val="0"/>
              <w:divBdr>
                <w:top w:val="none" w:sz="0" w:space="0" w:color="auto"/>
                <w:left w:val="none" w:sz="0" w:space="0" w:color="auto"/>
                <w:bottom w:val="none" w:sz="0" w:space="0" w:color="auto"/>
                <w:right w:val="none" w:sz="0" w:space="0" w:color="auto"/>
              </w:divBdr>
            </w:div>
            <w:div w:id="2075617388">
              <w:marLeft w:val="0"/>
              <w:marRight w:val="0"/>
              <w:marTop w:val="0"/>
              <w:marBottom w:val="0"/>
              <w:divBdr>
                <w:top w:val="none" w:sz="0" w:space="0" w:color="auto"/>
                <w:left w:val="none" w:sz="0" w:space="0" w:color="auto"/>
                <w:bottom w:val="none" w:sz="0" w:space="0" w:color="auto"/>
                <w:right w:val="none" w:sz="0" w:space="0" w:color="auto"/>
              </w:divBdr>
            </w:div>
            <w:div w:id="2076387673">
              <w:marLeft w:val="0"/>
              <w:marRight w:val="0"/>
              <w:marTop w:val="0"/>
              <w:marBottom w:val="0"/>
              <w:divBdr>
                <w:top w:val="none" w:sz="0" w:space="0" w:color="auto"/>
                <w:left w:val="none" w:sz="0" w:space="0" w:color="auto"/>
                <w:bottom w:val="none" w:sz="0" w:space="0" w:color="auto"/>
                <w:right w:val="none" w:sz="0" w:space="0" w:color="auto"/>
              </w:divBdr>
            </w:div>
            <w:div w:id="2083604067">
              <w:marLeft w:val="0"/>
              <w:marRight w:val="0"/>
              <w:marTop w:val="0"/>
              <w:marBottom w:val="0"/>
              <w:divBdr>
                <w:top w:val="none" w:sz="0" w:space="0" w:color="auto"/>
                <w:left w:val="none" w:sz="0" w:space="0" w:color="auto"/>
                <w:bottom w:val="none" w:sz="0" w:space="0" w:color="auto"/>
                <w:right w:val="none" w:sz="0" w:space="0" w:color="auto"/>
              </w:divBdr>
            </w:div>
            <w:div w:id="2085563136">
              <w:marLeft w:val="0"/>
              <w:marRight w:val="0"/>
              <w:marTop w:val="360"/>
              <w:marBottom w:val="0"/>
              <w:divBdr>
                <w:top w:val="single" w:sz="6" w:space="0" w:color="auto"/>
                <w:left w:val="single" w:sz="6" w:space="0" w:color="auto"/>
                <w:bottom w:val="single" w:sz="6" w:space="0" w:color="auto"/>
                <w:right w:val="single" w:sz="6" w:space="0" w:color="auto"/>
              </w:divBdr>
            </w:div>
            <w:div w:id="2085835261">
              <w:marLeft w:val="0"/>
              <w:marRight w:val="0"/>
              <w:marTop w:val="0"/>
              <w:marBottom w:val="0"/>
              <w:divBdr>
                <w:top w:val="none" w:sz="0" w:space="0" w:color="auto"/>
                <w:left w:val="none" w:sz="0" w:space="0" w:color="auto"/>
                <w:bottom w:val="none" w:sz="0" w:space="0" w:color="auto"/>
                <w:right w:val="none" w:sz="0" w:space="0" w:color="auto"/>
              </w:divBdr>
            </w:div>
            <w:div w:id="2088964922">
              <w:marLeft w:val="0"/>
              <w:marRight w:val="0"/>
              <w:marTop w:val="0"/>
              <w:marBottom w:val="0"/>
              <w:divBdr>
                <w:top w:val="none" w:sz="0" w:space="0" w:color="auto"/>
                <w:left w:val="none" w:sz="0" w:space="0" w:color="auto"/>
                <w:bottom w:val="none" w:sz="0" w:space="0" w:color="auto"/>
                <w:right w:val="none" w:sz="0" w:space="0" w:color="auto"/>
              </w:divBdr>
            </w:div>
            <w:div w:id="2089185026">
              <w:marLeft w:val="0"/>
              <w:marRight w:val="0"/>
              <w:marTop w:val="0"/>
              <w:marBottom w:val="0"/>
              <w:divBdr>
                <w:top w:val="none" w:sz="0" w:space="0" w:color="auto"/>
                <w:left w:val="none" w:sz="0" w:space="0" w:color="auto"/>
                <w:bottom w:val="none" w:sz="0" w:space="0" w:color="auto"/>
                <w:right w:val="none" w:sz="0" w:space="0" w:color="auto"/>
              </w:divBdr>
            </w:div>
            <w:div w:id="2091581525">
              <w:marLeft w:val="0"/>
              <w:marRight w:val="0"/>
              <w:marTop w:val="0"/>
              <w:marBottom w:val="0"/>
              <w:divBdr>
                <w:top w:val="none" w:sz="0" w:space="0" w:color="auto"/>
                <w:left w:val="none" w:sz="0" w:space="0" w:color="auto"/>
                <w:bottom w:val="none" w:sz="0" w:space="0" w:color="auto"/>
                <w:right w:val="none" w:sz="0" w:space="0" w:color="auto"/>
              </w:divBdr>
            </w:div>
            <w:div w:id="2091585839">
              <w:marLeft w:val="0"/>
              <w:marRight w:val="0"/>
              <w:marTop w:val="0"/>
              <w:marBottom w:val="0"/>
              <w:divBdr>
                <w:top w:val="none" w:sz="0" w:space="0" w:color="auto"/>
                <w:left w:val="none" w:sz="0" w:space="0" w:color="auto"/>
                <w:bottom w:val="none" w:sz="0" w:space="0" w:color="auto"/>
                <w:right w:val="none" w:sz="0" w:space="0" w:color="auto"/>
              </w:divBdr>
            </w:div>
            <w:div w:id="2092190511">
              <w:marLeft w:val="0"/>
              <w:marRight w:val="0"/>
              <w:marTop w:val="0"/>
              <w:marBottom w:val="0"/>
              <w:divBdr>
                <w:top w:val="none" w:sz="0" w:space="0" w:color="auto"/>
                <w:left w:val="none" w:sz="0" w:space="0" w:color="auto"/>
                <w:bottom w:val="none" w:sz="0" w:space="0" w:color="auto"/>
                <w:right w:val="none" w:sz="0" w:space="0" w:color="auto"/>
              </w:divBdr>
            </w:div>
            <w:div w:id="2092654444">
              <w:marLeft w:val="0"/>
              <w:marRight w:val="0"/>
              <w:marTop w:val="0"/>
              <w:marBottom w:val="0"/>
              <w:divBdr>
                <w:top w:val="none" w:sz="0" w:space="0" w:color="auto"/>
                <w:left w:val="none" w:sz="0" w:space="0" w:color="auto"/>
                <w:bottom w:val="none" w:sz="0" w:space="0" w:color="auto"/>
                <w:right w:val="none" w:sz="0" w:space="0" w:color="auto"/>
              </w:divBdr>
            </w:div>
            <w:div w:id="2098287660">
              <w:marLeft w:val="0"/>
              <w:marRight w:val="0"/>
              <w:marTop w:val="0"/>
              <w:marBottom w:val="0"/>
              <w:divBdr>
                <w:top w:val="none" w:sz="0" w:space="0" w:color="auto"/>
                <w:left w:val="none" w:sz="0" w:space="0" w:color="auto"/>
                <w:bottom w:val="none" w:sz="0" w:space="0" w:color="auto"/>
                <w:right w:val="none" w:sz="0" w:space="0" w:color="auto"/>
              </w:divBdr>
            </w:div>
            <w:div w:id="2098600167">
              <w:marLeft w:val="0"/>
              <w:marRight w:val="0"/>
              <w:marTop w:val="0"/>
              <w:marBottom w:val="0"/>
              <w:divBdr>
                <w:top w:val="none" w:sz="0" w:space="0" w:color="auto"/>
                <w:left w:val="none" w:sz="0" w:space="0" w:color="auto"/>
                <w:bottom w:val="none" w:sz="0" w:space="0" w:color="auto"/>
                <w:right w:val="none" w:sz="0" w:space="0" w:color="auto"/>
              </w:divBdr>
            </w:div>
            <w:div w:id="2098863808">
              <w:marLeft w:val="0"/>
              <w:marRight w:val="0"/>
              <w:marTop w:val="0"/>
              <w:marBottom w:val="0"/>
              <w:divBdr>
                <w:top w:val="none" w:sz="0" w:space="0" w:color="auto"/>
                <w:left w:val="none" w:sz="0" w:space="0" w:color="auto"/>
                <w:bottom w:val="none" w:sz="0" w:space="0" w:color="auto"/>
                <w:right w:val="none" w:sz="0" w:space="0" w:color="auto"/>
              </w:divBdr>
            </w:div>
            <w:div w:id="2100564596">
              <w:marLeft w:val="0"/>
              <w:marRight w:val="0"/>
              <w:marTop w:val="0"/>
              <w:marBottom w:val="0"/>
              <w:divBdr>
                <w:top w:val="none" w:sz="0" w:space="0" w:color="auto"/>
                <w:left w:val="none" w:sz="0" w:space="0" w:color="auto"/>
                <w:bottom w:val="none" w:sz="0" w:space="0" w:color="auto"/>
                <w:right w:val="none" w:sz="0" w:space="0" w:color="auto"/>
              </w:divBdr>
            </w:div>
            <w:div w:id="2100640205">
              <w:marLeft w:val="0"/>
              <w:marRight w:val="0"/>
              <w:marTop w:val="0"/>
              <w:marBottom w:val="0"/>
              <w:divBdr>
                <w:top w:val="none" w:sz="0" w:space="0" w:color="auto"/>
                <w:left w:val="none" w:sz="0" w:space="0" w:color="auto"/>
                <w:bottom w:val="none" w:sz="0" w:space="0" w:color="auto"/>
                <w:right w:val="none" w:sz="0" w:space="0" w:color="auto"/>
              </w:divBdr>
            </w:div>
            <w:div w:id="2101023574">
              <w:marLeft w:val="0"/>
              <w:marRight w:val="0"/>
              <w:marTop w:val="0"/>
              <w:marBottom w:val="0"/>
              <w:divBdr>
                <w:top w:val="none" w:sz="0" w:space="0" w:color="auto"/>
                <w:left w:val="none" w:sz="0" w:space="0" w:color="auto"/>
                <w:bottom w:val="none" w:sz="0" w:space="0" w:color="auto"/>
                <w:right w:val="none" w:sz="0" w:space="0" w:color="auto"/>
              </w:divBdr>
            </w:div>
            <w:div w:id="2103069360">
              <w:marLeft w:val="0"/>
              <w:marRight w:val="0"/>
              <w:marTop w:val="0"/>
              <w:marBottom w:val="0"/>
              <w:divBdr>
                <w:top w:val="none" w:sz="0" w:space="0" w:color="auto"/>
                <w:left w:val="none" w:sz="0" w:space="0" w:color="auto"/>
                <w:bottom w:val="none" w:sz="0" w:space="0" w:color="auto"/>
                <w:right w:val="none" w:sz="0" w:space="0" w:color="auto"/>
              </w:divBdr>
            </w:div>
            <w:div w:id="2103406167">
              <w:marLeft w:val="0"/>
              <w:marRight w:val="0"/>
              <w:marTop w:val="0"/>
              <w:marBottom w:val="0"/>
              <w:divBdr>
                <w:top w:val="none" w:sz="0" w:space="0" w:color="auto"/>
                <w:left w:val="none" w:sz="0" w:space="0" w:color="auto"/>
                <w:bottom w:val="none" w:sz="0" w:space="0" w:color="auto"/>
                <w:right w:val="none" w:sz="0" w:space="0" w:color="auto"/>
              </w:divBdr>
            </w:div>
            <w:div w:id="2105346259">
              <w:marLeft w:val="0"/>
              <w:marRight w:val="0"/>
              <w:marTop w:val="0"/>
              <w:marBottom w:val="0"/>
              <w:divBdr>
                <w:top w:val="none" w:sz="0" w:space="0" w:color="auto"/>
                <w:left w:val="none" w:sz="0" w:space="0" w:color="auto"/>
                <w:bottom w:val="none" w:sz="0" w:space="0" w:color="auto"/>
                <w:right w:val="none" w:sz="0" w:space="0" w:color="auto"/>
              </w:divBdr>
            </w:div>
            <w:div w:id="2106151729">
              <w:marLeft w:val="0"/>
              <w:marRight w:val="0"/>
              <w:marTop w:val="0"/>
              <w:marBottom w:val="0"/>
              <w:divBdr>
                <w:top w:val="none" w:sz="0" w:space="0" w:color="auto"/>
                <w:left w:val="none" w:sz="0" w:space="0" w:color="auto"/>
                <w:bottom w:val="none" w:sz="0" w:space="0" w:color="auto"/>
                <w:right w:val="none" w:sz="0" w:space="0" w:color="auto"/>
              </w:divBdr>
            </w:div>
            <w:div w:id="2107067323">
              <w:marLeft w:val="0"/>
              <w:marRight w:val="0"/>
              <w:marTop w:val="0"/>
              <w:marBottom w:val="0"/>
              <w:divBdr>
                <w:top w:val="none" w:sz="0" w:space="0" w:color="auto"/>
                <w:left w:val="none" w:sz="0" w:space="0" w:color="auto"/>
                <w:bottom w:val="none" w:sz="0" w:space="0" w:color="auto"/>
                <w:right w:val="none" w:sz="0" w:space="0" w:color="auto"/>
              </w:divBdr>
            </w:div>
            <w:div w:id="2108112532">
              <w:marLeft w:val="0"/>
              <w:marRight w:val="0"/>
              <w:marTop w:val="0"/>
              <w:marBottom w:val="0"/>
              <w:divBdr>
                <w:top w:val="none" w:sz="0" w:space="0" w:color="auto"/>
                <w:left w:val="none" w:sz="0" w:space="0" w:color="auto"/>
                <w:bottom w:val="none" w:sz="0" w:space="0" w:color="auto"/>
                <w:right w:val="none" w:sz="0" w:space="0" w:color="auto"/>
              </w:divBdr>
            </w:div>
            <w:div w:id="2109081192">
              <w:marLeft w:val="0"/>
              <w:marRight w:val="0"/>
              <w:marTop w:val="0"/>
              <w:marBottom w:val="0"/>
              <w:divBdr>
                <w:top w:val="none" w:sz="0" w:space="0" w:color="auto"/>
                <w:left w:val="none" w:sz="0" w:space="0" w:color="auto"/>
                <w:bottom w:val="none" w:sz="0" w:space="0" w:color="auto"/>
                <w:right w:val="none" w:sz="0" w:space="0" w:color="auto"/>
              </w:divBdr>
            </w:div>
            <w:div w:id="2110078782">
              <w:marLeft w:val="0"/>
              <w:marRight w:val="0"/>
              <w:marTop w:val="0"/>
              <w:marBottom w:val="0"/>
              <w:divBdr>
                <w:top w:val="none" w:sz="0" w:space="0" w:color="auto"/>
                <w:left w:val="none" w:sz="0" w:space="0" w:color="auto"/>
                <w:bottom w:val="none" w:sz="0" w:space="0" w:color="auto"/>
                <w:right w:val="none" w:sz="0" w:space="0" w:color="auto"/>
              </w:divBdr>
            </w:div>
            <w:div w:id="2110811652">
              <w:marLeft w:val="0"/>
              <w:marRight w:val="0"/>
              <w:marTop w:val="0"/>
              <w:marBottom w:val="0"/>
              <w:divBdr>
                <w:top w:val="none" w:sz="0" w:space="0" w:color="auto"/>
                <w:left w:val="none" w:sz="0" w:space="0" w:color="auto"/>
                <w:bottom w:val="none" w:sz="0" w:space="0" w:color="auto"/>
                <w:right w:val="none" w:sz="0" w:space="0" w:color="auto"/>
              </w:divBdr>
            </w:div>
            <w:div w:id="2114784447">
              <w:marLeft w:val="0"/>
              <w:marRight w:val="0"/>
              <w:marTop w:val="0"/>
              <w:marBottom w:val="0"/>
              <w:divBdr>
                <w:top w:val="none" w:sz="0" w:space="0" w:color="auto"/>
                <w:left w:val="none" w:sz="0" w:space="0" w:color="auto"/>
                <w:bottom w:val="none" w:sz="0" w:space="0" w:color="auto"/>
                <w:right w:val="none" w:sz="0" w:space="0" w:color="auto"/>
              </w:divBdr>
            </w:div>
            <w:div w:id="2117091260">
              <w:marLeft w:val="0"/>
              <w:marRight w:val="0"/>
              <w:marTop w:val="0"/>
              <w:marBottom w:val="0"/>
              <w:divBdr>
                <w:top w:val="none" w:sz="0" w:space="0" w:color="auto"/>
                <w:left w:val="none" w:sz="0" w:space="0" w:color="auto"/>
                <w:bottom w:val="none" w:sz="0" w:space="0" w:color="auto"/>
                <w:right w:val="none" w:sz="0" w:space="0" w:color="auto"/>
              </w:divBdr>
            </w:div>
            <w:div w:id="2117091565">
              <w:marLeft w:val="0"/>
              <w:marRight w:val="0"/>
              <w:marTop w:val="0"/>
              <w:marBottom w:val="0"/>
              <w:divBdr>
                <w:top w:val="none" w:sz="0" w:space="0" w:color="auto"/>
                <w:left w:val="none" w:sz="0" w:space="0" w:color="auto"/>
                <w:bottom w:val="none" w:sz="0" w:space="0" w:color="auto"/>
                <w:right w:val="none" w:sz="0" w:space="0" w:color="auto"/>
              </w:divBdr>
            </w:div>
            <w:div w:id="2123183748">
              <w:marLeft w:val="0"/>
              <w:marRight w:val="0"/>
              <w:marTop w:val="0"/>
              <w:marBottom w:val="0"/>
              <w:divBdr>
                <w:top w:val="none" w:sz="0" w:space="0" w:color="auto"/>
                <w:left w:val="none" w:sz="0" w:space="0" w:color="auto"/>
                <w:bottom w:val="none" w:sz="0" w:space="0" w:color="auto"/>
                <w:right w:val="none" w:sz="0" w:space="0" w:color="auto"/>
              </w:divBdr>
            </w:div>
            <w:div w:id="2123721718">
              <w:marLeft w:val="0"/>
              <w:marRight w:val="0"/>
              <w:marTop w:val="0"/>
              <w:marBottom w:val="0"/>
              <w:divBdr>
                <w:top w:val="none" w:sz="0" w:space="0" w:color="auto"/>
                <w:left w:val="none" w:sz="0" w:space="0" w:color="auto"/>
                <w:bottom w:val="none" w:sz="0" w:space="0" w:color="auto"/>
                <w:right w:val="none" w:sz="0" w:space="0" w:color="auto"/>
              </w:divBdr>
            </w:div>
            <w:div w:id="2125423378">
              <w:marLeft w:val="0"/>
              <w:marRight w:val="0"/>
              <w:marTop w:val="360"/>
              <w:marBottom w:val="0"/>
              <w:divBdr>
                <w:top w:val="single" w:sz="6" w:space="0" w:color="auto"/>
                <w:left w:val="single" w:sz="6" w:space="0" w:color="auto"/>
                <w:bottom w:val="single" w:sz="6" w:space="0" w:color="auto"/>
                <w:right w:val="single" w:sz="6" w:space="0" w:color="auto"/>
              </w:divBdr>
            </w:div>
            <w:div w:id="2127382448">
              <w:marLeft w:val="0"/>
              <w:marRight w:val="0"/>
              <w:marTop w:val="0"/>
              <w:marBottom w:val="0"/>
              <w:divBdr>
                <w:top w:val="none" w:sz="0" w:space="0" w:color="auto"/>
                <w:left w:val="none" w:sz="0" w:space="0" w:color="auto"/>
                <w:bottom w:val="none" w:sz="0" w:space="0" w:color="auto"/>
                <w:right w:val="none" w:sz="0" w:space="0" w:color="auto"/>
              </w:divBdr>
            </w:div>
            <w:div w:id="2129273517">
              <w:marLeft w:val="0"/>
              <w:marRight w:val="0"/>
              <w:marTop w:val="0"/>
              <w:marBottom w:val="0"/>
              <w:divBdr>
                <w:top w:val="none" w:sz="0" w:space="0" w:color="auto"/>
                <w:left w:val="none" w:sz="0" w:space="0" w:color="auto"/>
                <w:bottom w:val="none" w:sz="0" w:space="0" w:color="auto"/>
                <w:right w:val="none" w:sz="0" w:space="0" w:color="auto"/>
              </w:divBdr>
            </w:div>
            <w:div w:id="2130007098">
              <w:marLeft w:val="0"/>
              <w:marRight w:val="0"/>
              <w:marTop w:val="0"/>
              <w:marBottom w:val="0"/>
              <w:divBdr>
                <w:top w:val="none" w:sz="0" w:space="0" w:color="auto"/>
                <w:left w:val="none" w:sz="0" w:space="0" w:color="auto"/>
                <w:bottom w:val="none" w:sz="0" w:space="0" w:color="auto"/>
                <w:right w:val="none" w:sz="0" w:space="0" w:color="auto"/>
              </w:divBdr>
            </w:div>
            <w:div w:id="2130201061">
              <w:marLeft w:val="0"/>
              <w:marRight w:val="0"/>
              <w:marTop w:val="0"/>
              <w:marBottom w:val="0"/>
              <w:divBdr>
                <w:top w:val="none" w:sz="0" w:space="0" w:color="auto"/>
                <w:left w:val="none" w:sz="0" w:space="0" w:color="auto"/>
                <w:bottom w:val="none" w:sz="0" w:space="0" w:color="auto"/>
                <w:right w:val="none" w:sz="0" w:space="0" w:color="auto"/>
              </w:divBdr>
            </w:div>
            <w:div w:id="2132702235">
              <w:marLeft w:val="0"/>
              <w:marRight w:val="0"/>
              <w:marTop w:val="0"/>
              <w:marBottom w:val="0"/>
              <w:divBdr>
                <w:top w:val="none" w:sz="0" w:space="0" w:color="auto"/>
                <w:left w:val="none" w:sz="0" w:space="0" w:color="auto"/>
                <w:bottom w:val="none" w:sz="0" w:space="0" w:color="auto"/>
                <w:right w:val="none" w:sz="0" w:space="0" w:color="auto"/>
              </w:divBdr>
            </w:div>
            <w:div w:id="2138454235">
              <w:marLeft w:val="0"/>
              <w:marRight w:val="0"/>
              <w:marTop w:val="0"/>
              <w:marBottom w:val="0"/>
              <w:divBdr>
                <w:top w:val="none" w:sz="0" w:space="0" w:color="auto"/>
                <w:left w:val="none" w:sz="0" w:space="0" w:color="auto"/>
                <w:bottom w:val="none" w:sz="0" w:space="0" w:color="auto"/>
                <w:right w:val="none" w:sz="0" w:space="0" w:color="auto"/>
              </w:divBdr>
            </w:div>
            <w:div w:id="2138797744">
              <w:marLeft w:val="0"/>
              <w:marRight w:val="0"/>
              <w:marTop w:val="0"/>
              <w:marBottom w:val="0"/>
              <w:divBdr>
                <w:top w:val="none" w:sz="0" w:space="0" w:color="auto"/>
                <w:left w:val="none" w:sz="0" w:space="0" w:color="auto"/>
                <w:bottom w:val="none" w:sz="0" w:space="0" w:color="auto"/>
                <w:right w:val="none" w:sz="0" w:space="0" w:color="auto"/>
              </w:divBdr>
            </w:div>
            <w:div w:id="2139295626">
              <w:marLeft w:val="0"/>
              <w:marRight w:val="0"/>
              <w:marTop w:val="0"/>
              <w:marBottom w:val="0"/>
              <w:divBdr>
                <w:top w:val="none" w:sz="0" w:space="0" w:color="auto"/>
                <w:left w:val="none" w:sz="0" w:space="0" w:color="auto"/>
                <w:bottom w:val="none" w:sz="0" w:space="0" w:color="auto"/>
                <w:right w:val="none" w:sz="0" w:space="0" w:color="auto"/>
              </w:divBdr>
            </w:div>
            <w:div w:id="2141410789">
              <w:marLeft w:val="0"/>
              <w:marRight w:val="0"/>
              <w:marTop w:val="0"/>
              <w:marBottom w:val="0"/>
              <w:divBdr>
                <w:top w:val="none" w:sz="0" w:space="0" w:color="auto"/>
                <w:left w:val="none" w:sz="0" w:space="0" w:color="auto"/>
                <w:bottom w:val="none" w:sz="0" w:space="0" w:color="auto"/>
                <w:right w:val="none" w:sz="0" w:space="0" w:color="auto"/>
              </w:divBdr>
            </w:div>
            <w:div w:id="2142918208">
              <w:marLeft w:val="0"/>
              <w:marRight w:val="0"/>
              <w:marTop w:val="0"/>
              <w:marBottom w:val="0"/>
              <w:divBdr>
                <w:top w:val="none" w:sz="0" w:space="0" w:color="auto"/>
                <w:left w:val="none" w:sz="0" w:space="0" w:color="auto"/>
                <w:bottom w:val="none" w:sz="0" w:space="0" w:color="auto"/>
                <w:right w:val="none" w:sz="0" w:space="0" w:color="auto"/>
              </w:divBdr>
            </w:div>
            <w:div w:id="2143115433">
              <w:marLeft w:val="0"/>
              <w:marRight w:val="0"/>
              <w:marTop w:val="360"/>
              <w:marBottom w:val="0"/>
              <w:divBdr>
                <w:top w:val="single" w:sz="6" w:space="0" w:color="auto"/>
                <w:left w:val="single" w:sz="6" w:space="0" w:color="auto"/>
                <w:bottom w:val="single" w:sz="6" w:space="0" w:color="auto"/>
                <w:right w:val="single" w:sz="6" w:space="0" w:color="auto"/>
              </w:divBdr>
            </w:div>
            <w:div w:id="2143376415">
              <w:marLeft w:val="0"/>
              <w:marRight w:val="0"/>
              <w:marTop w:val="0"/>
              <w:marBottom w:val="0"/>
              <w:divBdr>
                <w:top w:val="none" w:sz="0" w:space="0" w:color="auto"/>
                <w:left w:val="none" w:sz="0" w:space="0" w:color="auto"/>
                <w:bottom w:val="none" w:sz="0" w:space="0" w:color="auto"/>
                <w:right w:val="none" w:sz="0" w:space="0" w:color="auto"/>
              </w:divBdr>
            </w:div>
            <w:div w:id="2143844229">
              <w:marLeft w:val="0"/>
              <w:marRight w:val="0"/>
              <w:marTop w:val="0"/>
              <w:marBottom w:val="0"/>
              <w:divBdr>
                <w:top w:val="none" w:sz="0" w:space="0" w:color="auto"/>
                <w:left w:val="none" w:sz="0" w:space="0" w:color="auto"/>
                <w:bottom w:val="none" w:sz="0" w:space="0" w:color="auto"/>
                <w:right w:val="none" w:sz="0" w:space="0" w:color="auto"/>
              </w:divBdr>
            </w:div>
            <w:div w:id="2143880665">
              <w:marLeft w:val="0"/>
              <w:marRight w:val="0"/>
              <w:marTop w:val="0"/>
              <w:marBottom w:val="0"/>
              <w:divBdr>
                <w:top w:val="none" w:sz="0" w:space="0" w:color="auto"/>
                <w:left w:val="none" w:sz="0" w:space="0" w:color="auto"/>
                <w:bottom w:val="none" w:sz="0" w:space="0" w:color="auto"/>
                <w:right w:val="none" w:sz="0" w:space="0" w:color="auto"/>
              </w:divBdr>
            </w:div>
            <w:div w:id="2145002888">
              <w:marLeft w:val="0"/>
              <w:marRight w:val="0"/>
              <w:marTop w:val="0"/>
              <w:marBottom w:val="0"/>
              <w:divBdr>
                <w:top w:val="none" w:sz="0" w:space="0" w:color="auto"/>
                <w:left w:val="none" w:sz="0" w:space="0" w:color="auto"/>
                <w:bottom w:val="none" w:sz="0" w:space="0" w:color="auto"/>
                <w:right w:val="none" w:sz="0" w:space="0" w:color="auto"/>
              </w:divBdr>
            </w:div>
            <w:div w:id="2146584117">
              <w:marLeft w:val="0"/>
              <w:marRight w:val="0"/>
              <w:marTop w:val="0"/>
              <w:marBottom w:val="0"/>
              <w:divBdr>
                <w:top w:val="none" w:sz="0" w:space="0" w:color="auto"/>
                <w:left w:val="none" w:sz="0" w:space="0" w:color="auto"/>
                <w:bottom w:val="none" w:sz="0" w:space="0" w:color="auto"/>
                <w:right w:val="none" w:sz="0" w:space="0" w:color="auto"/>
              </w:divBdr>
            </w:div>
            <w:div w:id="21468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914">
      <w:bodyDiv w:val="1"/>
      <w:marLeft w:val="0"/>
      <w:marRight w:val="0"/>
      <w:marTop w:val="0"/>
      <w:marBottom w:val="0"/>
      <w:divBdr>
        <w:top w:val="none" w:sz="0" w:space="0" w:color="auto"/>
        <w:left w:val="none" w:sz="0" w:space="0" w:color="auto"/>
        <w:bottom w:val="none" w:sz="0" w:space="0" w:color="auto"/>
        <w:right w:val="none" w:sz="0" w:space="0" w:color="auto"/>
      </w:divBdr>
      <w:divsChild>
        <w:div w:id="4792748">
          <w:marLeft w:val="0"/>
          <w:marRight w:val="0"/>
          <w:marTop w:val="0"/>
          <w:marBottom w:val="0"/>
          <w:divBdr>
            <w:top w:val="none" w:sz="0" w:space="0" w:color="auto"/>
            <w:left w:val="none" w:sz="0" w:space="0" w:color="auto"/>
            <w:bottom w:val="none" w:sz="0" w:space="0" w:color="auto"/>
            <w:right w:val="none" w:sz="0" w:space="0" w:color="auto"/>
          </w:divBdr>
        </w:div>
        <w:div w:id="4871949">
          <w:marLeft w:val="0"/>
          <w:marRight w:val="0"/>
          <w:marTop w:val="0"/>
          <w:marBottom w:val="0"/>
          <w:divBdr>
            <w:top w:val="none" w:sz="0" w:space="0" w:color="auto"/>
            <w:left w:val="none" w:sz="0" w:space="0" w:color="auto"/>
            <w:bottom w:val="none" w:sz="0" w:space="0" w:color="auto"/>
            <w:right w:val="none" w:sz="0" w:space="0" w:color="auto"/>
          </w:divBdr>
        </w:div>
        <w:div w:id="7830215">
          <w:marLeft w:val="0"/>
          <w:marRight w:val="0"/>
          <w:marTop w:val="0"/>
          <w:marBottom w:val="0"/>
          <w:divBdr>
            <w:top w:val="none" w:sz="0" w:space="0" w:color="auto"/>
            <w:left w:val="none" w:sz="0" w:space="0" w:color="auto"/>
            <w:bottom w:val="none" w:sz="0" w:space="0" w:color="auto"/>
            <w:right w:val="none" w:sz="0" w:space="0" w:color="auto"/>
          </w:divBdr>
        </w:div>
        <w:div w:id="7878065">
          <w:marLeft w:val="0"/>
          <w:marRight w:val="0"/>
          <w:marTop w:val="0"/>
          <w:marBottom w:val="0"/>
          <w:divBdr>
            <w:top w:val="none" w:sz="0" w:space="0" w:color="auto"/>
            <w:left w:val="none" w:sz="0" w:space="0" w:color="auto"/>
            <w:bottom w:val="none" w:sz="0" w:space="0" w:color="auto"/>
            <w:right w:val="none" w:sz="0" w:space="0" w:color="auto"/>
          </w:divBdr>
        </w:div>
        <w:div w:id="12194956">
          <w:marLeft w:val="0"/>
          <w:marRight w:val="0"/>
          <w:marTop w:val="0"/>
          <w:marBottom w:val="0"/>
          <w:divBdr>
            <w:top w:val="none" w:sz="0" w:space="0" w:color="auto"/>
            <w:left w:val="none" w:sz="0" w:space="0" w:color="auto"/>
            <w:bottom w:val="none" w:sz="0" w:space="0" w:color="auto"/>
            <w:right w:val="none" w:sz="0" w:space="0" w:color="auto"/>
          </w:divBdr>
        </w:div>
        <w:div w:id="17630009">
          <w:marLeft w:val="0"/>
          <w:marRight w:val="0"/>
          <w:marTop w:val="0"/>
          <w:marBottom w:val="0"/>
          <w:divBdr>
            <w:top w:val="none" w:sz="0" w:space="0" w:color="auto"/>
            <w:left w:val="none" w:sz="0" w:space="0" w:color="auto"/>
            <w:bottom w:val="none" w:sz="0" w:space="0" w:color="auto"/>
            <w:right w:val="none" w:sz="0" w:space="0" w:color="auto"/>
          </w:divBdr>
        </w:div>
        <w:div w:id="19818347">
          <w:marLeft w:val="0"/>
          <w:marRight w:val="0"/>
          <w:marTop w:val="0"/>
          <w:marBottom w:val="0"/>
          <w:divBdr>
            <w:top w:val="none" w:sz="0" w:space="0" w:color="auto"/>
            <w:left w:val="none" w:sz="0" w:space="0" w:color="auto"/>
            <w:bottom w:val="none" w:sz="0" w:space="0" w:color="auto"/>
            <w:right w:val="none" w:sz="0" w:space="0" w:color="auto"/>
          </w:divBdr>
        </w:div>
        <w:div w:id="20134004">
          <w:marLeft w:val="0"/>
          <w:marRight w:val="0"/>
          <w:marTop w:val="0"/>
          <w:marBottom w:val="0"/>
          <w:divBdr>
            <w:top w:val="none" w:sz="0" w:space="0" w:color="auto"/>
            <w:left w:val="none" w:sz="0" w:space="0" w:color="auto"/>
            <w:bottom w:val="none" w:sz="0" w:space="0" w:color="auto"/>
            <w:right w:val="none" w:sz="0" w:space="0" w:color="auto"/>
          </w:divBdr>
        </w:div>
        <w:div w:id="30807042">
          <w:marLeft w:val="0"/>
          <w:marRight w:val="0"/>
          <w:marTop w:val="0"/>
          <w:marBottom w:val="0"/>
          <w:divBdr>
            <w:top w:val="none" w:sz="0" w:space="0" w:color="auto"/>
            <w:left w:val="none" w:sz="0" w:space="0" w:color="auto"/>
            <w:bottom w:val="none" w:sz="0" w:space="0" w:color="auto"/>
            <w:right w:val="none" w:sz="0" w:space="0" w:color="auto"/>
          </w:divBdr>
        </w:div>
        <w:div w:id="31464335">
          <w:marLeft w:val="0"/>
          <w:marRight w:val="0"/>
          <w:marTop w:val="0"/>
          <w:marBottom w:val="0"/>
          <w:divBdr>
            <w:top w:val="none" w:sz="0" w:space="0" w:color="auto"/>
            <w:left w:val="none" w:sz="0" w:space="0" w:color="auto"/>
            <w:bottom w:val="none" w:sz="0" w:space="0" w:color="auto"/>
            <w:right w:val="none" w:sz="0" w:space="0" w:color="auto"/>
          </w:divBdr>
        </w:div>
        <w:div w:id="35395064">
          <w:marLeft w:val="0"/>
          <w:marRight w:val="0"/>
          <w:marTop w:val="0"/>
          <w:marBottom w:val="0"/>
          <w:divBdr>
            <w:top w:val="none" w:sz="0" w:space="0" w:color="auto"/>
            <w:left w:val="none" w:sz="0" w:space="0" w:color="auto"/>
            <w:bottom w:val="none" w:sz="0" w:space="0" w:color="auto"/>
            <w:right w:val="none" w:sz="0" w:space="0" w:color="auto"/>
          </w:divBdr>
        </w:div>
        <w:div w:id="39404503">
          <w:marLeft w:val="0"/>
          <w:marRight w:val="0"/>
          <w:marTop w:val="0"/>
          <w:marBottom w:val="0"/>
          <w:divBdr>
            <w:top w:val="none" w:sz="0" w:space="0" w:color="auto"/>
            <w:left w:val="none" w:sz="0" w:space="0" w:color="auto"/>
            <w:bottom w:val="none" w:sz="0" w:space="0" w:color="auto"/>
            <w:right w:val="none" w:sz="0" w:space="0" w:color="auto"/>
          </w:divBdr>
        </w:div>
        <w:div w:id="42558969">
          <w:marLeft w:val="0"/>
          <w:marRight w:val="0"/>
          <w:marTop w:val="0"/>
          <w:marBottom w:val="0"/>
          <w:divBdr>
            <w:top w:val="none" w:sz="0" w:space="0" w:color="auto"/>
            <w:left w:val="none" w:sz="0" w:space="0" w:color="auto"/>
            <w:bottom w:val="none" w:sz="0" w:space="0" w:color="auto"/>
            <w:right w:val="none" w:sz="0" w:space="0" w:color="auto"/>
          </w:divBdr>
        </w:div>
        <w:div w:id="48188847">
          <w:marLeft w:val="0"/>
          <w:marRight w:val="0"/>
          <w:marTop w:val="0"/>
          <w:marBottom w:val="0"/>
          <w:divBdr>
            <w:top w:val="none" w:sz="0" w:space="0" w:color="auto"/>
            <w:left w:val="none" w:sz="0" w:space="0" w:color="auto"/>
            <w:bottom w:val="none" w:sz="0" w:space="0" w:color="auto"/>
            <w:right w:val="none" w:sz="0" w:space="0" w:color="auto"/>
          </w:divBdr>
        </w:div>
        <w:div w:id="54672590">
          <w:marLeft w:val="0"/>
          <w:marRight w:val="0"/>
          <w:marTop w:val="0"/>
          <w:marBottom w:val="0"/>
          <w:divBdr>
            <w:top w:val="none" w:sz="0" w:space="0" w:color="auto"/>
            <w:left w:val="none" w:sz="0" w:space="0" w:color="auto"/>
            <w:bottom w:val="none" w:sz="0" w:space="0" w:color="auto"/>
            <w:right w:val="none" w:sz="0" w:space="0" w:color="auto"/>
          </w:divBdr>
        </w:div>
        <w:div w:id="54860212">
          <w:marLeft w:val="0"/>
          <w:marRight w:val="0"/>
          <w:marTop w:val="0"/>
          <w:marBottom w:val="0"/>
          <w:divBdr>
            <w:top w:val="none" w:sz="0" w:space="0" w:color="auto"/>
            <w:left w:val="none" w:sz="0" w:space="0" w:color="auto"/>
            <w:bottom w:val="none" w:sz="0" w:space="0" w:color="auto"/>
            <w:right w:val="none" w:sz="0" w:space="0" w:color="auto"/>
          </w:divBdr>
        </w:div>
        <w:div w:id="57871311">
          <w:marLeft w:val="0"/>
          <w:marRight w:val="0"/>
          <w:marTop w:val="0"/>
          <w:marBottom w:val="0"/>
          <w:divBdr>
            <w:top w:val="none" w:sz="0" w:space="0" w:color="auto"/>
            <w:left w:val="none" w:sz="0" w:space="0" w:color="auto"/>
            <w:bottom w:val="none" w:sz="0" w:space="0" w:color="auto"/>
            <w:right w:val="none" w:sz="0" w:space="0" w:color="auto"/>
          </w:divBdr>
        </w:div>
        <w:div w:id="65953340">
          <w:marLeft w:val="0"/>
          <w:marRight w:val="0"/>
          <w:marTop w:val="0"/>
          <w:marBottom w:val="0"/>
          <w:divBdr>
            <w:top w:val="none" w:sz="0" w:space="0" w:color="auto"/>
            <w:left w:val="none" w:sz="0" w:space="0" w:color="auto"/>
            <w:bottom w:val="none" w:sz="0" w:space="0" w:color="auto"/>
            <w:right w:val="none" w:sz="0" w:space="0" w:color="auto"/>
          </w:divBdr>
        </w:div>
        <w:div w:id="70809006">
          <w:marLeft w:val="0"/>
          <w:marRight w:val="0"/>
          <w:marTop w:val="0"/>
          <w:marBottom w:val="0"/>
          <w:divBdr>
            <w:top w:val="none" w:sz="0" w:space="0" w:color="auto"/>
            <w:left w:val="none" w:sz="0" w:space="0" w:color="auto"/>
            <w:bottom w:val="none" w:sz="0" w:space="0" w:color="auto"/>
            <w:right w:val="none" w:sz="0" w:space="0" w:color="auto"/>
          </w:divBdr>
        </w:div>
        <w:div w:id="79068073">
          <w:marLeft w:val="0"/>
          <w:marRight w:val="0"/>
          <w:marTop w:val="0"/>
          <w:marBottom w:val="0"/>
          <w:divBdr>
            <w:top w:val="none" w:sz="0" w:space="0" w:color="auto"/>
            <w:left w:val="none" w:sz="0" w:space="0" w:color="auto"/>
            <w:bottom w:val="none" w:sz="0" w:space="0" w:color="auto"/>
            <w:right w:val="none" w:sz="0" w:space="0" w:color="auto"/>
          </w:divBdr>
        </w:div>
        <w:div w:id="81531195">
          <w:marLeft w:val="0"/>
          <w:marRight w:val="0"/>
          <w:marTop w:val="0"/>
          <w:marBottom w:val="0"/>
          <w:divBdr>
            <w:top w:val="none" w:sz="0" w:space="0" w:color="auto"/>
            <w:left w:val="none" w:sz="0" w:space="0" w:color="auto"/>
            <w:bottom w:val="none" w:sz="0" w:space="0" w:color="auto"/>
            <w:right w:val="none" w:sz="0" w:space="0" w:color="auto"/>
          </w:divBdr>
        </w:div>
        <w:div w:id="86585361">
          <w:marLeft w:val="0"/>
          <w:marRight w:val="0"/>
          <w:marTop w:val="0"/>
          <w:marBottom w:val="0"/>
          <w:divBdr>
            <w:top w:val="none" w:sz="0" w:space="0" w:color="auto"/>
            <w:left w:val="none" w:sz="0" w:space="0" w:color="auto"/>
            <w:bottom w:val="none" w:sz="0" w:space="0" w:color="auto"/>
            <w:right w:val="none" w:sz="0" w:space="0" w:color="auto"/>
          </w:divBdr>
        </w:div>
        <w:div w:id="90320713">
          <w:marLeft w:val="0"/>
          <w:marRight w:val="0"/>
          <w:marTop w:val="0"/>
          <w:marBottom w:val="0"/>
          <w:divBdr>
            <w:top w:val="none" w:sz="0" w:space="0" w:color="auto"/>
            <w:left w:val="none" w:sz="0" w:space="0" w:color="auto"/>
            <w:bottom w:val="none" w:sz="0" w:space="0" w:color="auto"/>
            <w:right w:val="none" w:sz="0" w:space="0" w:color="auto"/>
          </w:divBdr>
        </w:div>
        <w:div w:id="94643628">
          <w:marLeft w:val="0"/>
          <w:marRight w:val="0"/>
          <w:marTop w:val="0"/>
          <w:marBottom w:val="0"/>
          <w:divBdr>
            <w:top w:val="none" w:sz="0" w:space="0" w:color="auto"/>
            <w:left w:val="none" w:sz="0" w:space="0" w:color="auto"/>
            <w:bottom w:val="none" w:sz="0" w:space="0" w:color="auto"/>
            <w:right w:val="none" w:sz="0" w:space="0" w:color="auto"/>
          </w:divBdr>
        </w:div>
        <w:div w:id="96410387">
          <w:marLeft w:val="0"/>
          <w:marRight w:val="0"/>
          <w:marTop w:val="0"/>
          <w:marBottom w:val="0"/>
          <w:divBdr>
            <w:top w:val="none" w:sz="0" w:space="0" w:color="auto"/>
            <w:left w:val="none" w:sz="0" w:space="0" w:color="auto"/>
            <w:bottom w:val="none" w:sz="0" w:space="0" w:color="auto"/>
            <w:right w:val="none" w:sz="0" w:space="0" w:color="auto"/>
          </w:divBdr>
        </w:div>
        <w:div w:id="100152844">
          <w:marLeft w:val="0"/>
          <w:marRight w:val="0"/>
          <w:marTop w:val="0"/>
          <w:marBottom w:val="0"/>
          <w:divBdr>
            <w:top w:val="none" w:sz="0" w:space="0" w:color="auto"/>
            <w:left w:val="none" w:sz="0" w:space="0" w:color="auto"/>
            <w:bottom w:val="none" w:sz="0" w:space="0" w:color="auto"/>
            <w:right w:val="none" w:sz="0" w:space="0" w:color="auto"/>
          </w:divBdr>
        </w:div>
        <w:div w:id="102191374">
          <w:marLeft w:val="0"/>
          <w:marRight w:val="0"/>
          <w:marTop w:val="0"/>
          <w:marBottom w:val="0"/>
          <w:divBdr>
            <w:top w:val="none" w:sz="0" w:space="0" w:color="auto"/>
            <w:left w:val="none" w:sz="0" w:space="0" w:color="auto"/>
            <w:bottom w:val="none" w:sz="0" w:space="0" w:color="auto"/>
            <w:right w:val="none" w:sz="0" w:space="0" w:color="auto"/>
          </w:divBdr>
        </w:div>
        <w:div w:id="105582024">
          <w:marLeft w:val="0"/>
          <w:marRight w:val="0"/>
          <w:marTop w:val="0"/>
          <w:marBottom w:val="0"/>
          <w:divBdr>
            <w:top w:val="none" w:sz="0" w:space="0" w:color="auto"/>
            <w:left w:val="none" w:sz="0" w:space="0" w:color="auto"/>
            <w:bottom w:val="none" w:sz="0" w:space="0" w:color="auto"/>
            <w:right w:val="none" w:sz="0" w:space="0" w:color="auto"/>
          </w:divBdr>
        </w:div>
        <w:div w:id="106896096">
          <w:marLeft w:val="0"/>
          <w:marRight w:val="0"/>
          <w:marTop w:val="0"/>
          <w:marBottom w:val="0"/>
          <w:divBdr>
            <w:top w:val="none" w:sz="0" w:space="0" w:color="auto"/>
            <w:left w:val="none" w:sz="0" w:space="0" w:color="auto"/>
            <w:bottom w:val="none" w:sz="0" w:space="0" w:color="auto"/>
            <w:right w:val="none" w:sz="0" w:space="0" w:color="auto"/>
          </w:divBdr>
        </w:div>
        <w:div w:id="107434152">
          <w:marLeft w:val="0"/>
          <w:marRight w:val="0"/>
          <w:marTop w:val="0"/>
          <w:marBottom w:val="0"/>
          <w:divBdr>
            <w:top w:val="none" w:sz="0" w:space="0" w:color="auto"/>
            <w:left w:val="none" w:sz="0" w:space="0" w:color="auto"/>
            <w:bottom w:val="none" w:sz="0" w:space="0" w:color="auto"/>
            <w:right w:val="none" w:sz="0" w:space="0" w:color="auto"/>
          </w:divBdr>
        </w:div>
        <w:div w:id="108397103">
          <w:marLeft w:val="0"/>
          <w:marRight w:val="0"/>
          <w:marTop w:val="0"/>
          <w:marBottom w:val="0"/>
          <w:divBdr>
            <w:top w:val="none" w:sz="0" w:space="0" w:color="auto"/>
            <w:left w:val="none" w:sz="0" w:space="0" w:color="auto"/>
            <w:bottom w:val="none" w:sz="0" w:space="0" w:color="auto"/>
            <w:right w:val="none" w:sz="0" w:space="0" w:color="auto"/>
          </w:divBdr>
        </w:div>
        <w:div w:id="109858574">
          <w:marLeft w:val="0"/>
          <w:marRight w:val="0"/>
          <w:marTop w:val="0"/>
          <w:marBottom w:val="0"/>
          <w:divBdr>
            <w:top w:val="none" w:sz="0" w:space="0" w:color="auto"/>
            <w:left w:val="none" w:sz="0" w:space="0" w:color="auto"/>
            <w:bottom w:val="none" w:sz="0" w:space="0" w:color="auto"/>
            <w:right w:val="none" w:sz="0" w:space="0" w:color="auto"/>
          </w:divBdr>
        </w:div>
        <w:div w:id="111633249">
          <w:marLeft w:val="0"/>
          <w:marRight w:val="0"/>
          <w:marTop w:val="0"/>
          <w:marBottom w:val="0"/>
          <w:divBdr>
            <w:top w:val="none" w:sz="0" w:space="0" w:color="auto"/>
            <w:left w:val="none" w:sz="0" w:space="0" w:color="auto"/>
            <w:bottom w:val="none" w:sz="0" w:space="0" w:color="auto"/>
            <w:right w:val="none" w:sz="0" w:space="0" w:color="auto"/>
          </w:divBdr>
        </w:div>
        <w:div w:id="124859731">
          <w:marLeft w:val="0"/>
          <w:marRight w:val="0"/>
          <w:marTop w:val="0"/>
          <w:marBottom w:val="0"/>
          <w:divBdr>
            <w:top w:val="none" w:sz="0" w:space="0" w:color="auto"/>
            <w:left w:val="none" w:sz="0" w:space="0" w:color="auto"/>
            <w:bottom w:val="none" w:sz="0" w:space="0" w:color="auto"/>
            <w:right w:val="none" w:sz="0" w:space="0" w:color="auto"/>
          </w:divBdr>
        </w:div>
        <w:div w:id="131219834">
          <w:marLeft w:val="0"/>
          <w:marRight w:val="0"/>
          <w:marTop w:val="0"/>
          <w:marBottom w:val="0"/>
          <w:divBdr>
            <w:top w:val="none" w:sz="0" w:space="0" w:color="auto"/>
            <w:left w:val="none" w:sz="0" w:space="0" w:color="auto"/>
            <w:bottom w:val="none" w:sz="0" w:space="0" w:color="auto"/>
            <w:right w:val="none" w:sz="0" w:space="0" w:color="auto"/>
          </w:divBdr>
        </w:div>
        <w:div w:id="136342584">
          <w:marLeft w:val="0"/>
          <w:marRight w:val="0"/>
          <w:marTop w:val="0"/>
          <w:marBottom w:val="0"/>
          <w:divBdr>
            <w:top w:val="none" w:sz="0" w:space="0" w:color="auto"/>
            <w:left w:val="none" w:sz="0" w:space="0" w:color="auto"/>
            <w:bottom w:val="none" w:sz="0" w:space="0" w:color="auto"/>
            <w:right w:val="none" w:sz="0" w:space="0" w:color="auto"/>
          </w:divBdr>
        </w:div>
        <w:div w:id="136456902">
          <w:marLeft w:val="0"/>
          <w:marRight w:val="0"/>
          <w:marTop w:val="0"/>
          <w:marBottom w:val="0"/>
          <w:divBdr>
            <w:top w:val="none" w:sz="0" w:space="0" w:color="auto"/>
            <w:left w:val="none" w:sz="0" w:space="0" w:color="auto"/>
            <w:bottom w:val="none" w:sz="0" w:space="0" w:color="auto"/>
            <w:right w:val="none" w:sz="0" w:space="0" w:color="auto"/>
          </w:divBdr>
        </w:div>
        <w:div w:id="137067039">
          <w:marLeft w:val="0"/>
          <w:marRight w:val="0"/>
          <w:marTop w:val="0"/>
          <w:marBottom w:val="0"/>
          <w:divBdr>
            <w:top w:val="none" w:sz="0" w:space="0" w:color="auto"/>
            <w:left w:val="none" w:sz="0" w:space="0" w:color="auto"/>
            <w:bottom w:val="none" w:sz="0" w:space="0" w:color="auto"/>
            <w:right w:val="none" w:sz="0" w:space="0" w:color="auto"/>
          </w:divBdr>
        </w:div>
        <w:div w:id="139084162">
          <w:marLeft w:val="0"/>
          <w:marRight w:val="0"/>
          <w:marTop w:val="0"/>
          <w:marBottom w:val="0"/>
          <w:divBdr>
            <w:top w:val="none" w:sz="0" w:space="0" w:color="auto"/>
            <w:left w:val="none" w:sz="0" w:space="0" w:color="auto"/>
            <w:bottom w:val="none" w:sz="0" w:space="0" w:color="auto"/>
            <w:right w:val="none" w:sz="0" w:space="0" w:color="auto"/>
          </w:divBdr>
        </w:div>
        <w:div w:id="139736601">
          <w:marLeft w:val="0"/>
          <w:marRight w:val="0"/>
          <w:marTop w:val="0"/>
          <w:marBottom w:val="0"/>
          <w:divBdr>
            <w:top w:val="none" w:sz="0" w:space="0" w:color="auto"/>
            <w:left w:val="none" w:sz="0" w:space="0" w:color="auto"/>
            <w:bottom w:val="none" w:sz="0" w:space="0" w:color="auto"/>
            <w:right w:val="none" w:sz="0" w:space="0" w:color="auto"/>
          </w:divBdr>
        </w:div>
        <w:div w:id="140656519">
          <w:marLeft w:val="0"/>
          <w:marRight w:val="0"/>
          <w:marTop w:val="0"/>
          <w:marBottom w:val="0"/>
          <w:divBdr>
            <w:top w:val="none" w:sz="0" w:space="0" w:color="auto"/>
            <w:left w:val="none" w:sz="0" w:space="0" w:color="auto"/>
            <w:bottom w:val="none" w:sz="0" w:space="0" w:color="auto"/>
            <w:right w:val="none" w:sz="0" w:space="0" w:color="auto"/>
          </w:divBdr>
        </w:div>
        <w:div w:id="144050826">
          <w:marLeft w:val="0"/>
          <w:marRight w:val="0"/>
          <w:marTop w:val="0"/>
          <w:marBottom w:val="0"/>
          <w:divBdr>
            <w:top w:val="none" w:sz="0" w:space="0" w:color="auto"/>
            <w:left w:val="none" w:sz="0" w:space="0" w:color="auto"/>
            <w:bottom w:val="none" w:sz="0" w:space="0" w:color="auto"/>
            <w:right w:val="none" w:sz="0" w:space="0" w:color="auto"/>
          </w:divBdr>
        </w:div>
        <w:div w:id="152375488">
          <w:marLeft w:val="0"/>
          <w:marRight w:val="0"/>
          <w:marTop w:val="0"/>
          <w:marBottom w:val="0"/>
          <w:divBdr>
            <w:top w:val="none" w:sz="0" w:space="0" w:color="auto"/>
            <w:left w:val="none" w:sz="0" w:space="0" w:color="auto"/>
            <w:bottom w:val="none" w:sz="0" w:space="0" w:color="auto"/>
            <w:right w:val="none" w:sz="0" w:space="0" w:color="auto"/>
          </w:divBdr>
        </w:div>
        <w:div w:id="162359098">
          <w:marLeft w:val="0"/>
          <w:marRight w:val="0"/>
          <w:marTop w:val="0"/>
          <w:marBottom w:val="0"/>
          <w:divBdr>
            <w:top w:val="none" w:sz="0" w:space="0" w:color="auto"/>
            <w:left w:val="none" w:sz="0" w:space="0" w:color="auto"/>
            <w:bottom w:val="none" w:sz="0" w:space="0" w:color="auto"/>
            <w:right w:val="none" w:sz="0" w:space="0" w:color="auto"/>
          </w:divBdr>
        </w:div>
        <w:div w:id="163714799">
          <w:marLeft w:val="0"/>
          <w:marRight w:val="0"/>
          <w:marTop w:val="0"/>
          <w:marBottom w:val="0"/>
          <w:divBdr>
            <w:top w:val="none" w:sz="0" w:space="0" w:color="auto"/>
            <w:left w:val="none" w:sz="0" w:space="0" w:color="auto"/>
            <w:bottom w:val="none" w:sz="0" w:space="0" w:color="auto"/>
            <w:right w:val="none" w:sz="0" w:space="0" w:color="auto"/>
          </w:divBdr>
        </w:div>
        <w:div w:id="164395650">
          <w:marLeft w:val="0"/>
          <w:marRight w:val="0"/>
          <w:marTop w:val="0"/>
          <w:marBottom w:val="0"/>
          <w:divBdr>
            <w:top w:val="none" w:sz="0" w:space="0" w:color="auto"/>
            <w:left w:val="none" w:sz="0" w:space="0" w:color="auto"/>
            <w:bottom w:val="none" w:sz="0" w:space="0" w:color="auto"/>
            <w:right w:val="none" w:sz="0" w:space="0" w:color="auto"/>
          </w:divBdr>
        </w:div>
        <w:div w:id="166411268">
          <w:marLeft w:val="0"/>
          <w:marRight w:val="0"/>
          <w:marTop w:val="0"/>
          <w:marBottom w:val="0"/>
          <w:divBdr>
            <w:top w:val="none" w:sz="0" w:space="0" w:color="auto"/>
            <w:left w:val="none" w:sz="0" w:space="0" w:color="auto"/>
            <w:bottom w:val="none" w:sz="0" w:space="0" w:color="auto"/>
            <w:right w:val="none" w:sz="0" w:space="0" w:color="auto"/>
          </w:divBdr>
        </w:div>
        <w:div w:id="175845286">
          <w:marLeft w:val="0"/>
          <w:marRight w:val="0"/>
          <w:marTop w:val="0"/>
          <w:marBottom w:val="0"/>
          <w:divBdr>
            <w:top w:val="none" w:sz="0" w:space="0" w:color="auto"/>
            <w:left w:val="none" w:sz="0" w:space="0" w:color="auto"/>
            <w:bottom w:val="none" w:sz="0" w:space="0" w:color="auto"/>
            <w:right w:val="none" w:sz="0" w:space="0" w:color="auto"/>
          </w:divBdr>
        </w:div>
        <w:div w:id="182983451">
          <w:marLeft w:val="0"/>
          <w:marRight w:val="0"/>
          <w:marTop w:val="0"/>
          <w:marBottom w:val="0"/>
          <w:divBdr>
            <w:top w:val="none" w:sz="0" w:space="0" w:color="auto"/>
            <w:left w:val="none" w:sz="0" w:space="0" w:color="auto"/>
            <w:bottom w:val="none" w:sz="0" w:space="0" w:color="auto"/>
            <w:right w:val="none" w:sz="0" w:space="0" w:color="auto"/>
          </w:divBdr>
        </w:div>
        <w:div w:id="183640833">
          <w:marLeft w:val="0"/>
          <w:marRight w:val="0"/>
          <w:marTop w:val="0"/>
          <w:marBottom w:val="0"/>
          <w:divBdr>
            <w:top w:val="none" w:sz="0" w:space="0" w:color="auto"/>
            <w:left w:val="none" w:sz="0" w:space="0" w:color="auto"/>
            <w:bottom w:val="none" w:sz="0" w:space="0" w:color="auto"/>
            <w:right w:val="none" w:sz="0" w:space="0" w:color="auto"/>
          </w:divBdr>
        </w:div>
        <w:div w:id="185945813">
          <w:marLeft w:val="0"/>
          <w:marRight w:val="0"/>
          <w:marTop w:val="0"/>
          <w:marBottom w:val="0"/>
          <w:divBdr>
            <w:top w:val="none" w:sz="0" w:space="0" w:color="auto"/>
            <w:left w:val="none" w:sz="0" w:space="0" w:color="auto"/>
            <w:bottom w:val="none" w:sz="0" w:space="0" w:color="auto"/>
            <w:right w:val="none" w:sz="0" w:space="0" w:color="auto"/>
          </w:divBdr>
        </w:div>
        <w:div w:id="193664270">
          <w:marLeft w:val="0"/>
          <w:marRight w:val="0"/>
          <w:marTop w:val="0"/>
          <w:marBottom w:val="0"/>
          <w:divBdr>
            <w:top w:val="none" w:sz="0" w:space="0" w:color="auto"/>
            <w:left w:val="none" w:sz="0" w:space="0" w:color="auto"/>
            <w:bottom w:val="none" w:sz="0" w:space="0" w:color="auto"/>
            <w:right w:val="none" w:sz="0" w:space="0" w:color="auto"/>
          </w:divBdr>
        </w:div>
        <w:div w:id="195774835">
          <w:marLeft w:val="0"/>
          <w:marRight w:val="0"/>
          <w:marTop w:val="0"/>
          <w:marBottom w:val="0"/>
          <w:divBdr>
            <w:top w:val="none" w:sz="0" w:space="0" w:color="auto"/>
            <w:left w:val="none" w:sz="0" w:space="0" w:color="auto"/>
            <w:bottom w:val="none" w:sz="0" w:space="0" w:color="auto"/>
            <w:right w:val="none" w:sz="0" w:space="0" w:color="auto"/>
          </w:divBdr>
        </w:div>
        <w:div w:id="210045327">
          <w:marLeft w:val="0"/>
          <w:marRight w:val="0"/>
          <w:marTop w:val="0"/>
          <w:marBottom w:val="0"/>
          <w:divBdr>
            <w:top w:val="none" w:sz="0" w:space="0" w:color="auto"/>
            <w:left w:val="none" w:sz="0" w:space="0" w:color="auto"/>
            <w:bottom w:val="none" w:sz="0" w:space="0" w:color="auto"/>
            <w:right w:val="none" w:sz="0" w:space="0" w:color="auto"/>
          </w:divBdr>
        </w:div>
        <w:div w:id="210265059">
          <w:marLeft w:val="0"/>
          <w:marRight w:val="0"/>
          <w:marTop w:val="0"/>
          <w:marBottom w:val="0"/>
          <w:divBdr>
            <w:top w:val="none" w:sz="0" w:space="0" w:color="auto"/>
            <w:left w:val="none" w:sz="0" w:space="0" w:color="auto"/>
            <w:bottom w:val="none" w:sz="0" w:space="0" w:color="auto"/>
            <w:right w:val="none" w:sz="0" w:space="0" w:color="auto"/>
          </w:divBdr>
        </w:div>
        <w:div w:id="212498924">
          <w:marLeft w:val="0"/>
          <w:marRight w:val="0"/>
          <w:marTop w:val="0"/>
          <w:marBottom w:val="0"/>
          <w:divBdr>
            <w:top w:val="none" w:sz="0" w:space="0" w:color="auto"/>
            <w:left w:val="none" w:sz="0" w:space="0" w:color="auto"/>
            <w:bottom w:val="none" w:sz="0" w:space="0" w:color="auto"/>
            <w:right w:val="none" w:sz="0" w:space="0" w:color="auto"/>
          </w:divBdr>
        </w:div>
        <w:div w:id="217017584">
          <w:marLeft w:val="0"/>
          <w:marRight w:val="0"/>
          <w:marTop w:val="0"/>
          <w:marBottom w:val="0"/>
          <w:divBdr>
            <w:top w:val="none" w:sz="0" w:space="0" w:color="auto"/>
            <w:left w:val="none" w:sz="0" w:space="0" w:color="auto"/>
            <w:bottom w:val="none" w:sz="0" w:space="0" w:color="auto"/>
            <w:right w:val="none" w:sz="0" w:space="0" w:color="auto"/>
          </w:divBdr>
        </w:div>
        <w:div w:id="226454982">
          <w:marLeft w:val="0"/>
          <w:marRight w:val="0"/>
          <w:marTop w:val="0"/>
          <w:marBottom w:val="0"/>
          <w:divBdr>
            <w:top w:val="none" w:sz="0" w:space="0" w:color="auto"/>
            <w:left w:val="none" w:sz="0" w:space="0" w:color="auto"/>
            <w:bottom w:val="none" w:sz="0" w:space="0" w:color="auto"/>
            <w:right w:val="none" w:sz="0" w:space="0" w:color="auto"/>
          </w:divBdr>
        </w:div>
        <w:div w:id="227035963">
          <w:marLeft w:val="0"/>
          <w:marRight w:val="0"/>
          <w:marTop w:val="0"/>
          <w:marBottom w:val="0"/>
          <w:divBdr>
            <w:top w:val="none" w:sz="0" w:space="0" w:color="auto"/>
            <w:left w:val="none" w:sz="0" w:space="0" w:color="auto"/>
            <w:bottom w:val="none" w:sz="0" w:space="0" w:color="auto"/>
            <w:right w:val="none" w:sz="0" w:space="0" w:color="auto"/>
          </w:divBdr>
        </w:div>
        <w:div w:id="231430383">
          <w:marLeft w:val="0"/>
          <w:marRight w:val="0"/>
          <w:marTop w:val="0"/>
          <w:marBottom w:val="0"/>
          <w:divBdr>
            <w:top w:val="none" w:sz="0" w:space="0" w:color="auto"/>
            <w:left w:val="none" w:sz="0" w:space="0" w:color="auto"/>
            <w:bottom w:val="none" w:sz="0" w:space="0" w:color="auto"/>
            <w:right w:val="none" w:sz="0" w:space="0" w:color="auto"/>
          </w:divBdr>
        </w:div>
        <w:div w:id="234166799">
          <w:marLeft w:val="0"/>
          <w:marRight w:val="0"/>
          <w:marTop w:val="0"/>
          <w:marBottom w:val="0"/>
          <w:divBdr>
            <w:top w:val="none" w:sz="0" w:space="0" w:color="auto"/>
            <w:left w:val="none" w:sz="0" w:space="0" w:color="auto"/>
            <w:bottom w:val="none" w:sz="0" w:space="0" w:color="auto"/>
            <w:right w:val="none" w:sz="0" w:space="0" w:color="auto"/>
          </w:divBdr>
        </w:div>
        <w:div w:id="236550224">
          <w:marLeft w:val="0"/>
          <w:marRight w:val="0"/>
          <w:marTop w:val="0"/>
          <w:marBottom w:val="0"/>
          <w:divBdr>
            <w:top w:val="none" w:sz="0" w:space="0" w:color="auto"/>
            <w:left w:val="none" w:sz="0" w:space="0" w:color="auto"/>
            <w:bottom w:val="none" w:sz="0" w:space="0" w:color="auto"/>
            <w:right w:val="none" w:sz="0" w:space="0" w:color="auto"/>
          </w:divBdr>
        </w:div>
        <w:div w:id="238560927">
          <w:marLeft w:val="0"/>
          <w:marRight w:val="0"/>
          <w:marTop w:val="0"/>
          <w:marBottom w:val="0"/>
          <w:divBdr>
            <w:top w:val="none" w:sz="0" w:space="0" w:color="auto"/>
            <w:left w:val="none" w:sz="0" w:space="0" w:color="auto"/>
            <w:bottom w:val="none" w:sz="0" w:space="0" w:color="auto"/>
            <w:right w:val="none" w:sz="0" w:space="0" w:color="auto"/>
          </w:divBdr>
        </w:div>
        <w:div w:id="239145551">
          <w:marLeft w:val="0"/>
          <w:marRight w:val="0"/>
          <w:marTop w:val="0"/>
          <w:marBottom w:val="0"/>
          <w:divBdr>
            <w:top w:val="none" w:sz="0" w:space="0" w:color="auto"/>
            <w:left w:val="none" w:sz="0" w:space="0" w:color="auto"/>
            <w:bottom w:val="none" w:sz="0" w:space="0" w:color="auto"/>
            <w:right w:val="none" w:sz="0" w:space="0" w:color="auto"/>
          </w:divBdr>
        </w:div>
        <w:div w:id="240257532">
          <w:marLeft w:val="0"/>
          <w:marRight w:val="0"/>
          <w:marTop w:val="0"/>
          <w:marBottom w:val="0"/>
          <w:divBdr>
            <w:top w:val="none" w:sz="0" w:space="0" w:color="auto"/>
            <w:left w:val="none" w:sz="0" w:space="0" w:color="auto"/>
            <w:bottom w:val="none" w:sz="0" w:space="0" w:color="auto"/>
            <w:right w:val="none" w:sz="0" w:space="0" w:color="auto"/>
          </w:divBdr>
        </w:div>
        <w:div w:id="244920062">
          <w:marLeft w:val="0"/>
          <w:marRight w:val="0"/>
          <w:marTop w:val="0"/>
          <w:marBottom w:val="0"/>
          <w:divBdr>
            <w:top w:val="none" w:sz="0" w:space="0" w:color="auto"/>
            <w:left w:val="none" w:sz="0" w:space="0" w:color="auto"/>
            <w:bottom w:val="none" w:sz="0" w:space="0" w:color="auto"/>
            <w:right w:val="none" w:sz="0" w:space="0" w:color="auto"/>
          </w:divBdr>
        </w:div>
        <w:div w:id="250089862">
          <w:marLeft w:val="0"/>
          <w:marRight w:val="0"/>
          <w:marTop w:val="0"/>
          <w:marBottom w:val="0"/>
          <w:divBdr>
            <w:top w:val="none" w:sz="0" w:space="0" w:color="auto"/>
            <w:left w:val="none" w:sz="0" w:space="0" w:color="auto"/>
            <w:bottom w:val="none" w:sz="0" w:space="0" w:color="auto"/>
            <w:right w:val="none" w:sz="0" w:space="0" w:color="auto"/>
          </w:divBdr>
        </w:div>
        <w:div w:id="250160430">
          <w:marLeft w:val="0"/>
          <w:marRight w:val="0"/>
          <w:marTop w:val="0"/>
          <w:marBottom w:val="0"/>
          <w:divBdr>
            <w:top w:val="none" w:sz="0" w:space="0" w:color="auto"/>
            <w:left w:val="none" w:sz="0" w:space="0" w:color="auto"/>
            <w:bottom w:val="none" w:sz="0" w:space="0" w:color="auto"/>
            <w:right w:val="none" w:sz="0" w:space="0" w:color="auto"/>
          </w:divBdr>
        </w:div>
        <w:div w:id="251276558">
          <w:marLeft w:val="0"/>
          <w:marRight w:val="0"/>
          <w:marTop w:val="0"/>
          <w:marBottom w:val="0"/>
          <w:divBdr>
            <w:top w:val="none" w:sz="0" w:space="0" w:color="auto"/>
            <w:left w:val="none" w:sz="0" w:space="0" w:color="auto"/>
            <w:bottom w:val="none" w:sz="0" w:space="0" w:color="auto"/>
            <w:right w:val="none" w:sz="0" w:space="0" w:color="auto"/>
          </w:divBdr>
        </w:div>
        <w:div w:id="256057134">
          <w:marLeft w:val="0"/>
          <w:marRight w:val="0"/>
          <w:marTop w:val="0"/>
          <w:marBottom w:val="0"/>
          <w:divBdr>
            <w:top w:val="none" w:sz="0" w:space="0" w:color="auto"/>
            <w:left w:val="none" w:sz="0" w:space="0" w:color="auto"/>
            <w:bottom w:val="none" w:sz="0" w:space="0" w:color="auto"/>
            <w:right w:val="none" w:sz="0" w:space="0" w:color="auto"/>
          </w:divBdr>
        </w:div>
        <w:div w:id="260338641">
          <w:marLeft w:val="0"/>
          <w:marRight w:val="0"/>
          <w:marTop w:val="0"/>
          <w:marBottom w:val="0"/>
          <w:divBdr>
            <w:top w:val="none" w:sz="0" w:space="0" w:color="auto"/>
            <w:left w:val="none" w:sz="0" w:space="0" w:color="auto"/>
            <w:bottom w:val="none" w:sz="0" w:space="0" w:color="auto"/>
            <w:right w:val="none" w:sz="0" w:space="0" w:color="auto"/>
          </w:divBdr>
        </w:div>
        <w:div w:id="267472440">
          <w:marLeft w:val="0"/>
          <w:marRight w:val="0"/>
          <w:marTop w:val="0"/>
          <w:marBottom w:val="0"/>
          <w:divBdr>
            <w:top w:val="none" w:sz="0" w:space="0" w:color="auto"/>
            <w:left w:val="none" w:sz="0" w:space="0" w:color="auto"/>
            <w:bottom w:val="none" w:sz="0" w:space="0" w:color="auto"/>
            <w:right w:val="none" w:sz="0" w:space="0" w:color="auto"/>
          </w:divBdr>
        </w:div>
        <w:div w:id="268204242">
          <w:marLeft w:val="0"/>
          <w:marRight w:val="0"/>
          <w:marTop w:val="0"/>
          <w:marBottom w:val="0"/>
          <w:divBdr>
            <w:top w:val="none" w:sz="0" w:space="0" w:color="auto"/>
            <w:left w:val="none" w:sz="0" w:space="0" w:color="auto"/>
            <w:bottom w:val="none" w:sz="0" w:space="0" w:color="auto"/>
            <w:right w:val="none" w:sz="0" w:space="0" w:color="auto"/>
          </w:divBdr>
        </w:div>
        <w:div w:id="270627804">
          <w:marLeft w:val="0"/>
          <w:marRight w:val="0"/>
          <w:marTop w:val="0"/>
          <w:marBottom w:val="0"/>
          <w:divBdr>
            <w:top w:val="none" w:sz="0" w:space="0" w:color="auto"/>
            <w:left w:val="none" w:sz="0" w:space="0" w:color="auto"/>
            <w:bottom w:val="none" w:sz="0" w:space="0" w:color="auto"/>
            <w:right w:val="none" w:sz="0" w:space="0" w:color="auto"/>
          </w:divBdr>
        </w:div>
        <w:div w:id="275067011">
          <w:marLeft w:val="0"/>
          <w:marRight w:val="0"/>
          <w:marTop w:val="0"/>
          <w:marBottom w:val="0"/>
          <w:divBdr>
            <w:top w:val="none" w:sz="0" w:space="0" w:color="auto"/>
            <w:left w:val="none" w:sz="0" w:space="0" w:color="auto"/>
            <w:bottom w:val="none" w:sz="0" w:space="0" w:color="auto"/>
            <w:right w:val="none" w:sz="0" w:space="0" w:color="auto"/>
          </w:divBdr>
        </w:div>
        <w:div w:id="275673452">
          <w:marLeft w:val="0"/>
          <w:marRight w:val="0"/>
          <w:marTop w:val="0"/>
          <w:marBottom w:val="0"/>
          <w:divBdr>
            <w:top w:val="none" w:sz="0" w:space="0" w:color="auto"/>
            <w:left w:val="none" w:sz="0" w:space="0" w:color="auto"/>
            <w:bottom w:val="none" w:sz="0" w:space="0" w:color="auto"/>
            <w:right w:val="none" w:sz="0" w:space="0" w:color="auto"/>
          </w:divBdr>
        </w:div>
        <w:div w:id="284848815">
          <w:marLeft w:val="0"/>
          <w:marRight w:val="0"/>
          <w:marTop w:val="0"/>
          <w:marBottom w:val="0"/>
          <w:divBdr>
            <w:top w:val="none" w:sz="0" w:space="0" w:color="auto"/>
            <w:left w:val="none" w:sz="0" w:space="0" w:color="auto"/>
            <w:bottom w:val="none" w:sz="0" w:space="0" w:color="auto"/>
            <w:right w:val="none" w:sz="0" w:space="0" w:color="auto"/>
          </w:divBdr>
        </w:div>
        <w:div w:id="290326211">
          <w:marLeft w:val="0"/>
          <w:marRight w:val="0"/>
          <w:marTop w:val="0"/>
          <w:marBottom w:val="0"/>
          <w:divBdr>
            <w:top w:val="none" w:sz="0" w:space="0" w:color="auto"/>
            <w:left w:val="none" w:sz="0" w:space="0" w:color="auto"/>
            <w:bottom w:val="none" w:sz="0" w:space="0" w:color="auto"/>
            <w:right w:val="none" w:sz="0" w:space="0" w:color="auto"/>
          </w:divBdr>
        </w:div>
        <w:div w:id="292372221">
          <w:marLeft w:val="0"/>
          <w:marRight w:val="0"/>
          <w:marTop w:val="0"/>
          <w:marBottom w:val="0"/>
          <w:divBdr>
            <w:top w:val="none" w:sz="0" w:space="0" w:color="auto"/>
            <w:left w:val="none" w:sz="0" w:space="0" w:color="auto"/>
            <w:bottom w:val="none" w:sz="0" w:space="0" w:color="auto"/>
            <w:right w:val="none" w:sz="0" w:space="0" w:color="auto"/>
          </w:divBdr>
        </w:div>
        <w:div w:id="298650254">
          <w:marLeft w:val="0"/>
          <w:marRight w:val="0"/>
          <w:marTop w:val="0"/>
          <w:marBottom w:val="0"/>
          <w:divBdr>
            <w:top w:val="none" w:sz="0" w:space="0" w:color="auto"/>
            <w:left w:val="none" w:sz="0" w:space="0" w:color="auto"/>
            <w:bottom w:val="none" w:sz="0" w:space="0" w:color="auto"/>
            <w:right w:val="none" w:sz="0" w:space="0" w:color="auto"/>
          </w:divBdr>
        </w:div>
        <w:div w:id="303657453">
          <w:marLeft w:val="0"/>
          <w:marRight w:val="0"/>
          <w:marTop w:val="0"/>
          <w:marBottom w:val="0"/>
          <w:divBdr>
            <w:top w:val="none" w:sz="0" w:space="0" w:color="auto"/>
            <w:left w:val="none" w:sz="0" w:space="0" w:color="auto"/>
            <w:bottom w:val="none" w:sz="0" w:space="0" w:color="auto"/>
            <w:right w:val="none" w:sz="0" w:space="0" w:color="auto"/>
          </w:divBdr>
        </w:div>
        <w:div w:id="304164922">
          <w:marLeft w:val="0"/>
          <w:marRight w:val="0"/>
          <w:marTop w:val="0"/>
          <w:marBottom w:val="0"/>
          <w:divBdr>
            <w:top w:val="none" w:sz="0" w:space="0" w:color="auto"/>
            <w:left w:val="none" w:sz="0" w:space="0" w:color="auto"/>
            <w:bottom w:val="none" w:sz="0" w:space="0" w:color="auto"/>
            <w:right w:val="none" w:sz="0" w:space="0" w:color="auto"/>
          </w:divBdr>
        </w:div>
        <w:div w:id="311906899">
          <w:marLeft w:val="0"/>
          <w:marRight w:val="0"/>
          <w:marTop w:val="0"/>
          <w:marBottom w:val="0"/>
          <w:divBdr>
            <w:top w:val="none" w:sz="0" w:space="0" w:color="auto"/>
            <w:left w:val="none" w:sz="0" w:space="0" w:color="auto"/>
            <w:bottom w:val="none" w:sz="0" w:space="0" w:color="auto"/>
            <w:right w:val="none" w:sz="0" w:space="0" w:color="auto"/>
          </w:divBdr>
        </w:div>
        <w:div w:id="313338728">
          <w:marLeft w:val="0"/>
          <w:marRight w:val="0"/>
          <w:marTop w:val="0"/>
          <w:marBottom w:val="0"/>
          <w:divBdr>
            <w:top w:val="none" w:sz="0" w:space="0" w:color="auto"/>
            <w:left w:val="none" w:sz="0" w:space="0" w:color="auto"/>
            <w:bottom w:val="none" w:sz="0" w:space="0" w:color="auto"/>
            <w:right w:val="none" w:sz="0" w:space="0" w:color="auto"/>
          </w:divBdr>
        </w:div>
        <w:div w:id="317422252">
          <w:marLeft w:val="0"/>
          <w:marRight w:val="0"/>
          <w:marTop w:val="0"/>
          <w:marBottom w:val="0"/>
          <w:divBdr>
            <w:top w:val="none" w:sz="0" w:space="0" w:color="auto"/>
            <w:left w:val="none" w:sz="0" w:space="0" w:color="auto"/>
            <w:bottom w:val="none" w:sz="0" w:space="0" w:color="auto"/>
            <w:right w:val="none" w:sz="0" w:space="0" w:color="auto"/>
          </w:divBdr>
        </w:div>
        <w:div w:id="323362250">
          <w:marLeft w:val="0"/>
          <w:marRight w:val="0"/>
          <w:marTop w:val="0"/>
          <w:marBottom w:val="0"/>
          <w:divBdr>
            <w:top w:val="none" w:sz="0" w:space="0" w:color="auto"/>
            <w:left w:val="none" w:sz="0" w:space="0" w:color="auto"/>
            <w:bottom w:val="none" w:sz="0" w:space="0" w:color="auto"/>
            <w:right w:val="none" w:sz="0" w:space="0" w:color="auto"/>
          </w:divBdr>
        </w:div>
        <w:div w:id="327053279">
          <w:marLeft w:val="0"/>
          <w:marRight w:val="0"/>
          <w:marTop w:val="0"/>
          <w:marBottom w:val="0"/>
          <w:divBdr>
            <w:top w:val="none" w:sz="0" w:space="0" w:color="auto"/>
            <w:left w:val="none" w:sz="0" w:space="0" w:color="auto"/>
            <w:bottom w:val="none" w:sz="0" w:space="0" w:color="auto"/>
            <w:right w:val="none" w:sz="0" w:space="0" w:color="auto"/>
          </w:divBdr>
        </w:div>
        <w:div w:id="332102303">
          <w:marLeft w:val="0"/>
          <w:marRight w:val="0"/>
          <w:marTop w:val="0"/>
          <w:marBottom w:val="0"/>
          <w:divBdr>
            <w:top w:val="none" w:sz="0" w:space="0" w:color="auto"/>
            <w:left w:val="none" w:sz="0" w:space="0" w:color="auto"/>
            <w:bottom w:val="none" w:sz="0" w:space="0" w:color="auto"/>
            <w:right w:val="none" w:sz="0" w:space="0" w:color="auto"/>
          </w:divBdr>
        </w:div>
        <w:div w:id="341202703">
          <w:marLeft w:val="0"/>
          <w:marRight w:val="0"/>
          <w:marTop w:val="0"/>
          <w:marBottom w:val="0"/>
          <w:divBdr>
            <w:top w:val="none" w:sz="0" w:space="0" w:color="auto"/>
            <w:left w:val="none" w:sz="0" w:space="0" w:color="auto"/>
            <w:bottom w:val="none" w:sz="0" w:space="0" w:color="auto"/>
            <w:right w:val="none" w:sz="0" w:space="0" w:color="auto"/>
          </w:divBdr>
        </w:div>
        <w:div w:id="346709815">
          <w:marLeft w:val="0"/>
          <w:marRight w:val="0"/>
          <w:marTop w:val="0"/>
          <w:marBottom w:val="0"/>
          <w:divBdr>
            <w:top w:val="none" w:sz="0" w:space="0" w:color="auto"/>
            <w:left w:val="none" w:sz="0" w:space="0" w:color="auto"/>
            <w:bottom w:val="none" w:sz="0" w:space="0" w:color="auto"/>
            <w:right w:val="none" w:sz="0" w:space="0" w:color="auto"/>
          </w:divBdr>
        </w:div>
        <w:div w:id="350181314">
          <w:marLeft w:val="0"/>
          <w:marRight w:val="0"/>
          <w:marTop w:val="0"/>
          <w:marBottom w:val="0"/>
          <w:divBdr>
            <w:top w:val="none" w:sz="0" w:space="0" w:color="auto"/>
            <w:left w:val="none" w:sz="0" w:space="0" w:color="auto"/>
            <w:bottom w:val="none" w:sz="0" w:space="0" w:color="auto"/>
            <w:right w:val="none" w:sz="0" w:space="0" w:color="auto"/>
          </w:divBdr>
        </w:div>
        <w:div w:id="353305906">
          <w:marLeft w:val="0"/>
          <w:marRight w:val="0"/>
          <w:marTop w:val="0"/>
          <w:marBottom w:val="0"/>
          <w:divBdr>
            <w:top w:val="none" w:sz="0" w:space="0" w:color="auto"/>
            <w:left w:val="none" w:sz="0" w:space="0" w:color="auto"/>
            <w:bottom w:val="none" w:sz="0" w:space="0" w:color="auto"/>
            <w:right w:val="none" w:sz="0" w:space="0" w:color="auto"/>
          </w:divBdr>
        </w:div>
        <w:div w:id="361636951">
          <w:marLeft w:val="0"/>
          <w:marRight w:val="0"/>
          <w:marTop w:val="0"/>
          <w:marBottom w:val="0"/>
          <w:divBdr>
            <w:top w:val="none" w:sz="0" w:space="0" w:color="auto"/>
            <w:left w:val="none" w:sz="0" w:space="0" w:color="auto"/>
            <w:bottom w:val="none" w:sz="0" w:space="0" w:color="auto"/>
            <w:right w:val="none" w:sz="0" w:space="0" w:color="auto"/>
          </w:divBdr>
        </w:div>
        <w:div w:id="366293734">
          <w:marLeft w:val="0"/>
          <w:marRight w:val="0"/>
          <w:marTop w:val="0"/>
          <w:marBottom w:val="0"/>
          <w:divBdr>
            <w:top w:val="none" w:sz="0" w:space="0" w:color="auto"/>
            <w:left w:val="none" w:sz="0" w:space="0" w:color="auto"/>
            <w:bottom w:val="none" w:sz="0" w:space="0" w:color="auto"/>
            <w:right w:val="none" w:sz="0" w:space="0" w:color="auto"/>
          </w:divBdr>
        </w:div>
        <w:div w:id="367753782">
          <w:marLeft w:val="0"/>
          <w:marRight w:val="0"/>
          <w:marTop w:val="0"/>
          <w:marBottom w:val="0"/>
          <w:divBdr>
            <w:top w:val="none" w:sz="0" w:space="0" w:color="auto"/>
            <w:left w:val="none" w:sz="0" w:space="0" w:color="auto"/>
            <w:bottom w:val="none" w:sz="0" w:space="0" w:color="auto"/>
            <w:right w:val="none" w:sz="0" w:space="0" w:color="auto"/>
          </w:divBdr>
        </w:div>
        <w:div w:id="370499141">
          <w:marLeft w:val="0"/>
          <w:marRight w:val="0"/>
          <w:marTop w:val="0"/>
          <w:marBottom w:val="0"/>
          <w:divBdr>
            <w:top w:val="none" w:sz="0" w:space="0" w:color="auto"/>
            <w:left w:val="none" w:sz="0" w:space="0" w:color="auto"/>
            <w:bottom w:val="none" w:sz="0" w:space="0" w:color="auto"/>
            <w:right w:val="none" w:sz="0" w:space="0" w:color="auto"/>
          </w:divBdr>
        </w:div>
        <w:div w:id="375928774">
          <w:marLeft w:val="0"/>
          <w:marRight w:val="0"/>
          <w:marTop w:val="0"/>
          <w:marBottom w:val="0"/>
          <w:divBdr>
            <w:top w:val="none" w:sz="0" w:space="0" w:color="auto"/>
            <w:left w:val="none" w:sz="0" w:space="0" w:color="auto"/>
            <w:bottom w:val="none" w:sz="0" w:space="0" w:color="auto"/>
            <w:right w:val="none" w:sz="0" w:space="0" w:color="auto"/>
          </w:divBdr>
        </w:div>
        <w:div w:id="384839387">
          <w:marLeft w:val="0"/>
          <w:marRight w:val="0"/>
          <w:marTop w:val="0"/>
          <w:marBottom w:val="0"/>
          <w:divBdr>
            <w:top w:val="none" w:sz="0" w:space="0" w:color="auto"/>
            <w:left w:val="none" w:sz="0" w:space="0" w:color="auto"/>
            <w:bottom w:val="none" w:sz="0" w:space="0" w:color="auto"/>
            <w:right w:val="none" w:sz="0" w:space="0" w:color="auto"/>
          </w:divBdr>
        </w:div>
        <w:div w:id="386297828">
          <w:marLeft w:val="0"/>
          <w:marRight w:val="0"/>
          <w:marTop w:val="0"/>
          <w:marBottom w:val="0"/>
          <w:divBdr>
            <w:top w:val="none" w:sz="0" w:space="0" w:color="auto"/>
            <w:left w:val="none" w:sz="0" w:space="0" w:color="auto"/>
            <w:bottom w:val="none" w:sz="0" w:space="0" w:color="auto"/>
            <w:right w:val="none" w:sz="0" w:space="0" w:color="auto"/>
          </w:divBdr>
        </w:div>
        <w:div w:id="389883727">
          <w:marLeft w:val="0"/>
          <w:marRight w:val="0"/>
          <w:marTop w:val="0"/>
          <w:marBottom w:val="0"/>
          <w:divBdr>
            <w:top w:val="none" w:sz="0" w:space="0" w:color="auto"/>
            <w:left w:val="none" w:sz="0" w:space="0" w:color="auto"/>
            <w:bottom w:val="none" w:sz="0" w:space="0" w:color="auto"/>
            <w:right w:val="none" w:sz="0" w:space="0" w:color="auto"/>
          </w:divBdr>
        </w:div>
        <w:div w:id="390614540">
          <w:marLeft w:val="0"/>
          <w:marRight w:val="0"/>
          <w:marTop w:val="0"/>
          <w:marBottom w:val="0"/>
          <w:divBdr>
            <w:top w:val="none" w:sz="0" w:space="0" w:color="auto"/>
            <w:left w:val="none" w:sz="0" w:space="0" w:color="auto"/>
            <w:bottom w:val="none" w:sz="0" w:space="0" w:color="auto"/>
            <w:right w:val="none" w:sz="0" w:space="0" w:color="auto"/>
          </w:divBdr>
        </w:div>
        <w:div w:id="391735498">
          <w:marLeft w:val="0"/>
          <w:marRight w:val="0"/>
          <w:marTop w:val="0"/>
          <w:marBottom w:val="0"/>
          <w:divBdr>
            <w:top w:val="none" w:sz="0" w:space="0" w:color="auto"/>
            <w:left w:val="none" w:sz="0" w:space="0" w:color="auto"/>
            <w:bottom w:val="none" w:sz="0" w:space="0" w:color="auto"/>
            <w:right w:val="none" w:sz="0" w:space="0" w:color="auto"/>
          </w:divBdr>
          <w:divsChild>
            <w:div w:id="23099126">
              <w:marLeft w:val="0"/>
              <w:marRight w:val="0"/>
              <w:marTop w:val="0"/>
              <w:marBottom w:val="0"/>
              <w:divBdr>
                <w:top w:val="none" w:sz="0" w:space="0" w:color="auto"/>
                <w:left w:val="none" w:sz="0" w:space="0" w:color="auto"/>
                <w:bottom w:val="none" w:sz="0" w:space="0" w:color="auto"/>
                <w:right w:val="none" w:sz="0" w:space="0" w:color="auto"/>
              </w:divBdr>
            </w:div>
            <w:div w:id="57633802">
              <w:marLeft w:val="0"/>
              <w:marRight w:val="0"/>
              <w:marTop w:val="0"/>
              <w:marBottom w:val="0"/>
              <w:divBdr>
                <w:top w:val="none" w:sz="0" w:space="0" w:color="auto"/>
                <w:left w:val="none" w:sz="0" w:space="0" w:color="auto"/>
                <w:bottom w:val="none" w:sz="0" w:space="0" w:color="auto"/>
                <w:right w:val="none" w:sz="0" w:space="0" w:color="auto"/>
              </w:divBdr>
            </w:div>
            <w:div w:id="141584171">
              <w:marLeft w:val="0"/>
              <w:marRight w:val="0"/>
              <w:marTop w:val="0"/>
              <w:marBottom w:val="0"/>
              <w:divBdr>
                <w:top w:val="none" w:sz="0" w:space="0" w:color="auto"/>
                <w:left w:val="none" w:sz="0" w:space="0" w:color="auto"/>
                <w:bottom w:val="none" w:sz="0" w:space="0" w:color="auto"/>
                <w:right w:val="none" w:sz="0" w:space="0" w:color="auto"/>
              </w:divBdr>
            </w:div>
            <w:div w:id="148861726">
              <w:marLeft w:val="0"/>
              <w:marRight w:val="0"/>
              <w:marTop w:val="0"/>
              <w:marBottom w:val="0"/>
              <w:divBdr>
                <w:top w:val="none" w:sz="0" w:space="0" w:color="auto"/>
                <w:left w:val="none" w:sz="0" w:space="0" w:color="auto"/>
                <w:bottom w:val="none" w:sz="0" w:space="0" w:color="auto"/>
                <w:right w:val="none" w:sz="0" w:space="0" w:color="auto"/>
              </w:divBdr>
            </w:div>
            <w:div w:id="165749808">
              <w:marLeft w:val="0"/>
              <w:marRight w:val="0"/>
              <w:marTop w:val="0"/>
              <w:marBottom w:val="0"/>
              <w:divBdr>
                <w:top w:val="none" w:sz="0" w:space="0" w:color="auto"/>
                <w:left w:val="none" w:sz="0" w:space="0" w:color="auto"/>
                <w:bottom w:val="none" w:sz="0" w:space="0" w:color="auto"/>
                <w:right w:val="none" w:sz="0" w:space="0" w:color="auto"/>
              </w:divBdr>
            </w:div>
            <w:div w:id="173888895">
              <w:marLeft w:val="0"/>
              <w:marRight w:val="0"/>
              <w:marTop w:val="0"/>
              <w:marBottom w:val="0"/>
              <w:divBdr>
                <w:top w:val="none" w:sz="0" w:space="0" w:color="auto"/>
                <w:left w:val="none" w:sz="0" w:space="0" w:color="auto"/>
                <w:bottom w:val="none" w:sz="0" w:space="0" w:color="auto"/>
                <w:right w:val="none" w:sz="0" w:space="0" w:color="auto"/>
              </w:divBdr>
            </w:div>
            <w:div w:id="205801426">
              <w:marLeft w:val="0"/>
              <w:marRight w:val="0"/>
              <w:marTop w:val="0"/>
              <w:marBottom w:val="0"/>
              <w:divBdr>
                <w:top w:val="none" w:sz="0" w:space="0" w:color="auto"/>
                <w:left w:val="none" w:sz="0" w:space="0" w:color="auto"/>
                <w:bottom w:val="none" w:sz="0" w:space="0" w:color="auto"/>
                <w:right w:val="none" w:sz="0" w:space="0" w:color="auto"/>
              </w:divBdr>
            </w:div>
            <w:div w:id="210843448">
              <w:marLeft w:val="0"/>
              <w:marRight w:val="0"/>
              <w:marTop w:val="0"/>
              <w:marBottom w:val="0"/>
              <w:divBdr>
                <w:top w:val="none" w:sz="0" w:space="0" w:color="auto"/>
                <w:left w:val="none" w:sz="0" w:space="0" w:color="auto"/>
                <w:bottom w:val="none" w:sz="0" w:space="0" w:color="auto"/>
                <w:right w:val="none" w:sz="0" w:space="0" w:color="auto"/>
              </w:divBdr>
            </w:div>
            <w:div w:id="225264369">
              <w:marLeft w:val="0"/>
              <w:marRight w:val="0"/>
              <w:marTop w:val="0"/>
              <w:marBottom w:val="0"/>
              <w:divBdr>
                <w:top w:val="none" w:sz="0" w:space="0" w:color="auto"/>
                <w:left w:val="none" w:sz="0" w:space="0" w:color="auto"/>
                <w:bottom w:val="none" w:sz="0" w:space="0" w:color="auto"/>
                <w:right w:val="none" w:sz="0" w:space="0" w:color="auto"/>
              </w:divBdr>
            </w:div>
            <w:div w:id="273368985">
              <w:marLeft w:val="0"/>
              <w:marRight w:val="0"/>
              <w:marTop w:val="0"/>
              <w:marBottom w:val="0"/>
              <w:divBdr>
                <w:top w:val="none" w:sz="0" w:space="0" w:color="auto"/>
                <w:left w:val="none" w:sz="0" w:space="0" w:color="auto"/>
                <w:bottom w:val="none" w:sz="0" w:space="0" w:color="auto"/>
                <w:right w:val="none" w:sz="0" w:space="0" w:color="auto"/>
              </w:divBdr>
            </w:div>
            <w:div w:id="273945772">
              <w:marLeft w:val="0"/>
              <w:marRight w:val="0"/>
              <w:marTop w:val="0"/>
              <w:marBottom w:val="0"/>
              <w:divBdr>
                <w:top w:val="none" w:sz="0" w:space="0" w:color="auto"/>
                <w:left w:val="none" w:sz="0" w:space="0" w:color="auto"/>
                <w:bottom w:val="none" w:sz="0" w:space="0" w:color="auto"/>
                <w:right w:val="none" w:sz="0" w:space="0" w:color="auto"/>
              </w:divBdr>
            </w:div>
            <w:div w:id="303051684">
              <w:marLeft w:val="0"/>
              <w:marRight w:val="0"/>
              <w:marTop w:val="0"/>
              <w:marBottom w:val="0"/>
              <w:divBdr>
                <w:top w:val="none" w:sz="0" w:space="0" w:color="auto"/>
                <w:left w:val="none" w:sz="0" w:space="0" w:color="auto"/>
                <w:bottom w:val="none" w:sz="0" w:space="0" w:color="auto"/>
                <w:right w:val="none" w:sz="0" w:space="0" w:color="auto"/>
              </w:divBdr>
            </w:div>
            <w:div w:id="332996806">
              <w:marLeft w:val="0"/>
              <w:marRight w:val="0"/>
              <w:marTop w:val="0"/>
              <w:marBottom w:val="0"/>
              <w:divBdr>
                <w:top w:val="none" w:sz="0" w:space="0" w:color="auto"/>
                <w:left w:val="none" w:sz="0" w:space="0" w:color="auto"/>
                <w:bottom w:val="none" w:sz="0" w:space="0" w:color="auto"/>
                <w:right w:val="none" w:sz="0" w:space="0" w:color="auto"/>
              </w:divBdr>
            </w:div>
            <w:div w:id="359863054">
              <w:marLeft w:val="0"/>
              <w:marRight w:val="0"/>
              <w:marTop w:val="0"/>
              <w:marBottom w:val="0"/>
              <w:divBdr>
                <w:top w:val="none" w:sz="0" w:space="0" w:color="auto"/>
                <w:left w:val="none" w:sz="0" w:space="0" w:color="auto"/>
                <w:bottom w:val="none" w:sz="0" w:space="0" w:color="auto"/>
                <w:right w:val="none" w:sz="0" w:space="0" w:color="auto"/>
              </w:divBdr>
            </w:div>
            <w:div w:id="532111541">
              <w:marLeft w:val="0"/>
              <w:marRight w:val="0"/>
              <w:marTop w:val="0"/>
              <w:marBottom w:val="0"/>
              <w:divBdr>
                <w:top w:val="none" w:sz="0" w:space="0" w:color="auto"/>
                <w:left w:val="none" w:sz="0" w:space="0" w:color="auto"/>
                <w:bottom w:val="none" w:sz="0" w:space="0" w:color="auto"/>
                <w:right w:val="none" w:sz="0" w:space="0" w:color="auto"/>
              </w:divBdr>
            </w:div>
            <w:div w:id="614798826">
              <w:marLeft w:val="0"/>
              <w:marRight w:val="0"/>
              <w:marTop w:val="0"/>
              <w:marBottom w:val="0"/>
              <w:divBdr>
                <w:top w:val="none" w:sz="0" w:space="0" w:color="auto"/>
                <w:left w:val="none" w:sz="0" w:space="0" w:color="auto"/>
                <w:bottom w:val="none" w:sz="0" w:space="0" w:color="auto"/>
                <w:right w:val="none" w:sz="0" w:space="0" w:color="auto"/>
              </w:divBdr>
            </w:div>
            <w:div w:id="673529165">
              <w:marLeft w:val="0"/>
              <w:marRight w:val="0"/>
              <w:marTop w:val="0"/>
              <w:marBottom w:val="0"/>
              <w:divBdr>
                <w:top w:val="none" w:sz="0" w:space="0" w:color="auto"/>
                <w:left w:val="none" w:sz="0" w:space="0" w:color="auto"/>
                <w:bottom w:val="none" w:sz="0" w:space="0" w:color="auto"/>
                <w:right w:val="none" w:sz="0" w:space="0" w:color="auto"/>
              </w:divBdr>
            </w:div>
            <w:div w:id="727384655">
              <w:marLeft w:val="0"/>
              <w:marRight w:val="0"/>
              <w:marTop w:val="0"/>
              <w:marBottom w:val="0"/>
              <w:divBdr>
                <w:top w:val="none" w:sz="0" w:space="0" w:color="auto"/>
                <w:left w:val="none" w:sz="0" w:space="0" w:color="auto"/>
                <w:bottom w:val="none" w:sz="0" w:space="0" w:color="auto"/>
                <w:right w:val="none" w:sz="0" w:space="0" w:color="auto"/>
              </w:divBdr>
            </w:div>
            <w:div w:id="747462202">
              <w:marLeft w:val="0"/>
              <w:marRight w:val="0"/>
              <w:marTop w:val="0"/>
              <w:marBottom w:val="0"/>
              <w:divBdr>
                <w:top w:val="none" w:sz="0" w:space="0" w:color="auto"/>
                <w:left w:val="none" w:sz="0" w:space="0" w:color="auto"/>
                <w:bottom w:val="none" w:sz="0" w:space="0" w:color="auto"/>
                <w:right w:val="none" w:sz="0" w:space="0" w:color="auto"/>
              </w:divBdr>
            </w:div>
            <w:div w:id="829827173">
              <w:marLeft w:val="0"/>
              <w:marRight w:val="0"/>
              <w:marTop w:val="0"/>
              <w:marBottom w:val="0"/>
              <w:divBdr>
                <w:top w:val="none" w:sz="0" w:space="0" w:color="auto"/>
                <w:left w:val="none" w:sz="0" w:space="0" w:color="auto"/>
                <w:bottom w:val="none" w:sz="0" w:space="0" w:color="auto"/>
                <w:right w:val="none" w:sz="0" w:space="0" w:color="auto"/>
              </w:divBdr>
            </w:div>
            <w:div w:id="841972164">
              <w:marLeft w:val="0"/>
              <w:marRight w:val="0"/>
              <w:marTop w:val="0"/>
              <w:marBottom w:val="0"/>
              <w:divBdr>
                <w:top w:val="none" w:sz="0" w:space="0" w:color="auto"/>
                <w:left w:val="none" w:sz="0" w:space="0" w:color="auto"/>
                <w:bottom w:val="none" w:sz="0" w:space="0" w:color="auto"/>
                <w:right w:val="none" w:sz="0" w:space="0" w:color="auto"/>
              </w:divBdr>
            </w:div>
            <w:div w:id="851381701">
              <w:marLeft w:val="0"/>
              <w:marRight w:val="0"/>
              <w:marTop w:val="0"/>
              <w:marBottom w:val="0"/>
              <w:divBdr>
                <w:top w:val="none" w:sz="0" w:space="0" w:color="auto"/>
                <w:left w:val="none" w:sz="0" w:space="0" w:color="auto"/>
                <w:bottom w:val="none" w:sz="0" w:space="0" w:color="auto"/>
                <w:right w:val="none" w:sz="0" w:space="0" w:color="auto"/>
              </w:divBdr>
            </w:div>
            <w:div w:id="905070196">
              <w:marLeft w:val="0"/>
              <w:marRight w:val="0"/>
              <w:marTop w:val="0"/>
              <w:marBottom w:val="0"/>
              <w:divBdr>
                <w:top w:val="none" w:sz="0" w:space="0" w:color="auto"/>
                <w:left w:val="none" w:sz="0" w:space="0" w:color="auto"/>
                <w:bottom w:val="none" w:sz="0" w:space="0" w:color="auto"/>
                <w:right w:val="none" w:sz="0" w:space="0" w:color="auto"/>
              </w:divBdr>
            </w:div>
            <w:div w:id="964775228">
              <w:marLeft w:val="0"/>
              <w:marRight w:val="0"/>
              <w:marTop w:val="0"/>
              <w:marBottom w:val="0"/>
              <w:divBdr>
                <w:top w:val="none" w:sz="0" w:space="0" w:color="auto"/>
                <w:left w:val="none" w:sz="0" w:space="0" w:color="auto"/>
                <w:bottom w:val="none" w:sz="0" w:space="0" w:color="auto"/>
                <w:right w:val="none" w:sz="0" w:space="0" w:color="auto"/>
              </w:divBdr>
            </w:div>
            <w:div w:id="1153571180">
              <w:marLeft w:val="0"/>
              <w:marRight w:val="0"/>
              <w:marTop w:val="0"/>
              <w:marBottom w:val="0"/>
              <w:divBdr>
                <w:top w:val="none" w:sz="0" w:space="0" w:color="auto"/>
                <w:left w:val="none" w:sz="0" w:space="0" w:color="auto"/>
                <w:bottom w:val="none" w:sz="0" w:space="0" w:color="auto"/>
                <w:right w:val="none" w:sz="0" w:space="0" w:color="auto"/>
              </w:divBdr>
            </w:div>
            <w:div w:id="1189098765">
              <w:marLeft w:val="0"/>
              <w:marRight w:val="0"/>
              <w:marTop w:val="0"/>
              <w:marBottom w:val="0"/>
              <w:divBdr>
                <w:top w:val="none" w:sz="0" w:space="0" w:color="auto"/>
                <w:left w:val="none" w:sz="0" w:space="0" w:color="auto"/>
                <w:bottom w:val="none" w:sz="0" w:space="0" w:color="auto"/>
                <w:right w:val="none" w:sz="0" w:space="0" w:color="auto"/>
              </w:divBdr>
            </w:div>
            <w:div w:id="1259368463">
              <w:marLeft w:val="0"/>
              <w:marRight w:val="0"/>
              <w:marTop w:val="0"/>
              <w:marBottom w:val="0"/>
              <w:divBdr>
                <w:top w:val="none" w:sz="0" w:space="0" w:color="auto"/>
                <w:left w:val="none" w:sz="0" w:space="0" w:color="auto"/>
                <w:bottom w:val="none" w:sz="0" w:space="0" w:color="auto"/>
                <w:right w:val="none" w:sz="0" w:space="0" w:color="auto"/>
              </w:divBdr>
            </w:div>
            <w:div w:id="1303123933">
              <w:marLeft w:val="0"/>
              <w:marRight w:val="0"/>
              <w:marTop w:val="0"/>
              <w:marBottom w:val="0"/>
              <w:divBdr>
                <w:top w:val="none" w:sz="0" w:space="0" w:color="auto"/>
                <w:left w:val="none" w:sz="0" w:space="0" w:color="auto"/>
                <w:bottom w:val="none" w:sz="0" w:space="0" w:color="auto"/>
                <w:right w:val="none" w:sz="0" w:space="0" w:color="auto"/>
              </w:divBdr>
            </w:div>
            <w:div w:id="1337072093">
              <w:marLeft w:val="0"/>
              <w:marRight w:val="0"/>
              <w:marTop w:val="0"/>
              <w:marBottom w:val="0"/>
              <w:divBdr>
                <w:top w:val="none" w:sz="0" w:space="0" w:color="auto"/>
                <w:left w:val="none" w:sz="0" w:space="0" w:color="auto"/>
                <w:bottom w:val="none" w:sz="0" w:space="0" w:color="auto"/>
                <w:right w:val="none" w:sz="0" w:space="0" w:color="auto"/>
              </w:divBdr>
            </w:div>
            <w:div w:id="1343896918">
              <w:marLeft w:val="0"/>
              <w:marRight w:val="0"/>
              <w:marTop w:val="0"/>
              <w:marBottom w:val="0"/>
              <w:divBdr>
                <w:top w:val="none" w:sz="0" w:space="0" w:color="auto"/>
                <w:left w:val="none" w:sz="0" w:space="0" w:color="auto"/>
                <w:bottom w:val="none" w:sz="0" w:space="0" w:color="auto"/>
                <w:right w:val="none" w:sz="0" w:space="0" w:color="auto"/>
              </w:divBdr>
            </w:div>
            <w:div w:id="1367102735">
              <w:marLeft w:val="0"/>
              <w:marRight w:val="0"/>
              <w:marTop w:val="0"/>
              <w:marBottom w:val="0"/>
              <w:divBdr>
                <w:top w:val="none" w:sz="0" w:space="0" w:color="auto"/>
                <w:left w:val="none" w:sz="0" w:space="0" w:color="auto"/>
                <w:bottom w:val="none" w:sz="0" w:space="0" w:color="auto"/>
                <w:right w:val="none" w:sz="0" w:space="0" w:color="auto"/>
              </w:divBdr>
            </w:div>
            <w:div w:id="1388606255">
              <w:marLeft w:val="0"/>
              <w:marRight w:val="0"/>
              <w:marTop w:val="0"/>
              <w:marBottom w:val="0"/>
              <w:divBdr>
                <w:top w:val="none" w:sz="0" w:space="0" w:color="auto"/>
                <w:left w:val="none" w:sz="0" w:space="0" w:color="auto"/>
                <w:bottom w:val="none" w:sz="0" w:space="0" w:color="auto"/>
                <w:right w:val="none" w:sz="0" w:space="0" w:color="auto"/>
              </w:divBdr>
            </w:div>
            <w:div w:id="1410273864">
              <w:marLeft w:val="0"/>
              <w:marRight w:val="0"/>
              <w:marTop w:val="0"/>
              <w:marBottom w:val="0"/>
              <w:divBdr>
                <w:top w:val="none" w:sz="0" w:space="0" w:color="auto"/>
                <w:left w:val="none" w:sz="0" w:space="0" w:color="auto"/>
                <w:bottom w:val="none" w:sz="0" w:space="0" w:color="auto"/>
                <w:right w:val="none" w:sz="0" w:space="0" w:color="auto"/>
              </w:divBdr>
            </w:div>
            <w:div w:id="1487237312">
              <w:marLeft w:val="0"/>
              <w:marRight w:val="0"/>
              <w:marTop w:val="0"/>
              <w:marBottom w:val="0"/>
              <w:divBdr>
                <w:top w:val="none" w:sz="0" w:space="0" w:color="auto"/>
                <w:left w:val="none" w:sz="0" w:space="0" w:color="auto"/>
                <w:bottom w:val="none" w:sz="0" w:space="0" w:color="auto"/>
                <w:right w:val="none" w:sz="0" w:space="0" w:color="auto"/>
              </w:divBdr>
            </w:div>
            <w:div w:id="1487473735">
              <w:marLeft w:val="0"/>
              <w:marRight w:val="0"/>
              <w:marTop w:val="0"/>
              <w:marBottom w:val="0"/>
              <w:divBdr>
                <w:top w:val="none" w:sz="0" w:space="0" w:color="auto"/>
                <w:left w:val="none" w:sz="0" w:space="0" w:color="auto"/>
                <w:bottom w:val="none" w:sz="0" w:space="0" w:color="auto"/>
                <w:right w:val="none" w:sz="0" w:space="0" w:color="auto"/>
              </w:divBdr>
            </w:div>
            <w:div w:id="1525905554">
              <w:marLeft w:val="0"/>
              <w:marRight w:val="0"/>
              <w:marTop w:val="0"/>
              <w:marBottom w:val="0"/>
              <w:divBdr>
                <w:top w:val="none" w:sz="0" w:space="0" w:color="auto"/>
                <w:left w:val="none" w:sz="0" w:space="0" w:color="auto"/>
                <w:bottom w:val="none" w:sz="0" w:space="0" w:color="auto"/>
                <w:right w:val="none" w:sz="0" w:space="0" w:color="auto"/>
              </w:divBdr>
            </w:div>
            <w:div w:id="1542937263">
              <w:marLeft w:val="0"/>
              <w:marRight w:val="0"/>
              <w:marTop w:val="0"/>
              <w:marBottom w:val="0"/>
              <w:divBdr>
                <w:top w:val="none" w:sz="0" w:space="0" w:color="auto"/>
                <w:left w:val="none" w:sz="0" w:space="0" w:color="auto"/>
                <w:bottom w:val="none" w:sz="0" w:space="0" w:color="auto"/>
                <w:right w:val="none" w:sz="0" w:space="0" w:color="auto"/>
              </w:divBdr>
            </w:div>
            <w:div w:id="1721981205">
              <w:marLeft w:val="0"/>
              <w:marRight w:val="0"/>
              <w:marTop w:val="0"/>
              <w:marBottom w:val="0"/>
              <w:divBdr>
                <w:top w:val="none" w:sz="0" w:space="0" w:color="auto"/>
                <w:left w:val="none" w:sz="0" w:space="0" w:color="auto"/>
                <w:bottom w:val="none" w:sz="0" w:space="0" w:color="auto"/>
                <w:right w:val="none" w:sz="0" w:space="0" w:color="auto"/>
              </w:divBdr>
            </w:div>
            <w:div w:id="1730299246">
              <w:marLeft w:val="0"/>
              <w:marRight w:val="0"/>
              <w:marTop w:val="0"/>
              <w:marBottom w:val="0"/>
              <w:divBdr>
                <w:top w:val="none" w:sz="0" w:space="0" w:color="auto"/>
                <w:left w:val="none" w:sz="0" w:space="0" w:color="auto"/>
                <w:bottom w:val="none" w:sz="0" w:space="0" w:color="auto"/>
                <w:right w:val="none" w:sz="0" w:space="0" w:color="auto"/>
              </w:divBdr>
            </w:div>
            <w:div w:id="1751416730">
              <w:marLeft w:val="0"/>
              <w:marRight w:val="0"/>
              <w:marTop w:val="0"/>
              <w:marBottom w:val="0"/>
              <w:divBdr>
                <w:top w:val="none" w:sz="0" w:space="0" w:color="auto"/>
                <w:left w:val="none" w:sz="0" w:space="0" w:color="auto"/>
                <w:bottom w:val="none" w:sz="0" w:space="0" w:color="auto"/>
                <w:right w:val="none" w:sz="0" w:space="0" w:color="auto"/>
              </w:divBdr>
            </w:div>
            <w:div w:id="1759642587">
              <w:marLeft w:val="0"/>
              <w:marRight w:val="0"/>
              <w:marTop w:val="0"/>
              <w:marBottom w:val="0"/>
              <w:divBdr>
                <w:top w:val="none" w:sz="0" w:space="0" w:color="auto"/>
                <w:left w:val="none" w:sz="0" w:space="0" w:color="auto"/>
                <w:bottom w:val="none" w:sz="0" w:space="0" w:color="auto"/>
                <w:right w:val="none" w:sz="0" w:space="0" w:color="auto"/>
              </w:divBdr>
            </w:div>
            <w:div w:id="1811366946">
              <w:marLeft w:val="0"/>
              <w:marRight w:val="0"/>
              <w:marTop w:val="0"/>
              <w:marBottom w:val="0"/>
              <w:divBdr>
                <w:top w:val="none" w:sz="0" w:space="0" w:color="auto"/>
                <w:left w:val="none" w:sz="0" w:space="0" w:color="auto"/>
                <w:bottom w:val="none" w:sz="0" w:space="0" w:color="auto"/>
                <w:right w:val="none" w:sz="0" w:space="0" w:color="auto"/>
              </w:divBdr>
            </w:div>
            <w:div w:id="1829058781">
              <w:marLeft w:val="0"/>
              <w:marRight w:val="0"/>
              <w:marTop w:val="0"/>
              <w:marBottom w:val="0"/>
              <w:divBdr>
                <w:top w:val="none" w:sz="0" w:space="0" w:color="auto"/>
                <w:left w:val="none" w:sz="0" w:space="0" w:color="auto"/>
                <w:bottom w:val="none" w:sz="0" w:space="0" w:color="auto"/>
                <w:right w:val="none" w:sz="0" w:space="0" w:color="auto"/>
              </w:divBdr>
            </w:div>
            <w:div w:id="1847860269">
              <w:marLeft w:val="0"/>
              <w:marRight w:val="0"/>
              <w:marTop w:val="0"/>
              <w:marBottom w:val="0"/>
              <w:divBdr>
                <w:top w:val="none" w:sz="0" w:space="0" w:color="auto"/>
                <w:left w:val="none" w:sz="0" w:space="0" w:color="auto"/>
                <w:bottom w:val="none" w:sz="0" w:space="0" w:color="auto"/>
                <w:right w:val="none" w:sz="0" w:space="0" w:color="auto"/>
              </w:divBdr>
            </w:div>
            <w:div w:id="1852139286">
              <w:marLeft w:val="0"/>
              <w:marRight w:val="0"/>
              <w:marTop w:val="0"/>
              <w:marBottom w:val="0"/>
              <w:divBdr>
                <w:top w:val="none" w:sz="0" w:space="0" w:color="auto"/>
                <w:left w:val="none" w:sz="0" w:space="0" w:color="auto"/>
                <w:bottom w:val="none" w:sz="0" w:space="0" w:color="auto"/>
                <w:right w:val="none" w:sz="0" w:space="0" w:color="auto"/>
              </w:divBdr>
            </w:div>
            <w:div w:id="1862819448">
              <w:marLeft w:val="0"/>
              <w:marRight w:val="0"/>
              <w:marTop w:val="0"/>
              <w:marBottom w:val="0"/>
              <w:divBdr>
                <w:top w:val="none" w:sz="0" w:space="0" w:color="auto"/>
                <w:left w:val="none" w:sz="0" w:space="0" w:color="auto"/>
                <w:bottom w:val="none" w:sz="0" w:space="0" w:color="auto"/>
                <w:right w:val="none" w:sz="0" w:space="0" w:color="auto"/>
              </w:divBdr>
            </w:div>
            <w:div w:id="1865484285">
              <w:marLeft w:val="0"/>
              <w:marRight w:val="0"/>
              <w:marTop w:val="0"/>
              <w:marBottom w:val="0"/>
              <w:divBdr>
                <w:top w:val="none" w:sz="0" w:space="0" w:color="auto"/>
                <w:left w:val="none" w:sz="0" w:space="0" w:color="auto"/>
                <w:bottom w:val="none" w:sz="0" w:space="0" w:color="auto"/>
                <w:right w:val="none" w:sz="0" w:space="0" w:color="auto"/>
              </w:divBdr>
            </w:div>
            <w:div w:id="1915628306">
              <w:marLeft w:val="0"/>
              <w:marRight w:val="0"/>
              <w:marTop w:val="0"/>
              <w:marBottom w:val="0"/>
              <w:divBdr>
                <w:top w:val="none" w:sz="0" w:space="0" w:color="auto"/>
                <w:left w:val="none" w:sz="0" w:space="0" w:color="auto"/>
                <w:bottom w:val="none" w:sz="0" w:space="0" w:color="auto"/>
                <w:right w:val="none" w:sz="0" w:space="0" w:color="auto"/>
              </w:divBdr>
            </w:div>
            <w:div w:id="1926527038">
              <w:marLeft w:val="0"/>
              <w:marRight w:val="0"/>
              <w:marTop w:val="0"/>
              <w:marBottom w:val="0"/>
              <w:divBdr>
                <w:top w:val="none" w:sz="0" w:space="0" w:color="auto"/>
                <w:left w:val="none" w:sz="0" w:space="0" w:color="auto"/>
                <w:bottom w:val="none" w:sz="0" w:space="0" w:color="auto"/>
                <w:right w:val="none" w:sz="0" w:space="0" w:color="auto"/>
              </w:divBdr>
            </w:div>
            <w:div w:id="1938564206">
              <w:marLeft w:val="0"/>
              <w:marRight w:val="0"/>
              <w:marTop w:val="0"/>
              <w:marBottom w:val="0"/>
              <w:divBdr>
                <w:top w:val="none" w:sz="0" w:space="0" w:color="auto"/>
                <w:left w:val="none" w:sz="0" w:space="0" w:color="auto"/>
                <w:bottom w:val="none" w:sz="0" w:space="0" w:color="auto"/>
                <w:right w:val="none" w:sz="0" w:space="0" w:color="auto"/>
              </w:divBdr>
            </w:div>
            <w:div w:id="2038967715">
              <w:marLeft w:val="0"/>
              <w:marRight w:val="0"/>
              <w:marTop w:val="0"/>
              <w:marBottom w:val="0"/>
              <w:divBdr>
                <w:top w:val="none" w:sz="0" w:space="0" w:color="auto"/>
                <w:left w:val="none" w:sz="0" w:space="0" w:color="auto"/>
                <w:bottom w:val="none" w:sz="0" w:space="0" w:color="auto"/>
                <w:right w:val="none" w:sz="0" w:space="0" w:color="auto"/>
              </w:divBdr>
            </w:div>
            <w:div w:id="2048218727">
              <w:marLeft w:val="0"/>
              <w:marRight w:val="0"/>
              <w:marTop w:val="0"/>
              <w:marBottom w:val="0"/>
              <w:divBdr>
                <w:top w:val="none" w:sz="0" w:space="0" w:color="auto"/>
                <w:left w:val="none" w:sz="0" w:space="0" w:color="auto"/>
                <w:bottom w:val="none" w:sz="0" w:space="0" w:color="auto"/>
                <w:right w:val="none" w:sz="0" w:space="0" w:color="auto"/>
              </w:divBdr>
            </w:div>
            <w:div w:id="2069957980">
              <w:marLeft w:val="0"/>
              <w:marRight w:val="0"/>
              <w:marTop w:val="0"/>
              <w:marBottom w:val="0"/>
              <w:divBdr>
                <w:top w:val="none" w:sz="0" w:space="0" w:color="auto"/>
                <w:left w:val="none" w:sz="0" w:space="0" w:color="auto"/>
                <w:bottom w:val="none" w:sz="0" w:space="0" w:color="auto"/>
                <w:right w:val="none" w:sz="0" w:space="0" w:color="auto"/>
              </w:divBdr>
            </w:div>
            <w:div w:id="2099129973">
              <w:marLeft w:val="0"/>
              <w:marRight w:val="0"/>
              <w:marTop w:val="0"/>
              <w:marBottom w:val="0"/>
              <w:divBdr>
                <w:top w:val="none" w:sz="0" w:space="0" w:color="auto"/>
                <w:left w:val="none" w:sz="0" w:space="0" w:color="auto"/>
                <w:bottom w:val="none" w:sz="0" w:space="0" w:color="auto"/>
                <w:right w:val="none" w:sz="0" w:space="0" w:color="auto"/>
              </w:divBdr>
            </w:div>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 w:id="400837863">
          <w:marLeft w:val="0"/>
          <w:marRight w:val="0"/>
          <w:marTop w:val="0"/>
          <w:marBottom w:val="0"/>
          <w:divBdr>
            <w:top w:val="none" w:sz="0" w:space="0" w:color="auto"/>
            <w:left w:val="none" w:sz="0" w:space="0" w:color="auto"/>
            <w:bottom w:val="none" w:sz="0" w:space="0" w:color="auto"/>
            <w:right w:val="none" w:sz="0" w:space="0" w:color="auto"/>
          </w:divBdr>
        </w:div>
        <w:div w:id="402262266">
          <w:marLeft w:val="0"/>
          <w:marRight w:val="0"/>
          <w:marTop w:val="0"/>
          <w:marBottom w:val="0"/>
          <w:divBdr>
            <w:top w:val="none" w:sz="0" w:space="0" w:color="auto"/>
            <w:left w:val="none" w:sz="0" w:space="0" w:color="auto"/>
            <w:bottom w:val="none" w:sz="0" w:space="0" w:color="auto"/>
            <w:right w:val="none" w:sz="0" w:space="0" w:color="auto"/>
          </w:divBdr>
        </w:div>
        <w:div w:id="405228138">
          <w:marLeft w:val="0"/>
          <w:marRight w:val="0"/>
          <w:marTop w:val="0"/>
          <w:marBottom w:val="0"/>
          <w:divBdr>
            <w:top w:val="none" w:sz="0" w:space="0" w:color="auto"/>
            <w:left w:val="none" w:sz="0" w:space="0" w:color="auto"/>
            <w:bottom w:val="none" w:sz="0" w:space="0" w:color="auto"/>
            <w:right w:val="none" w:sz="0" w:space="0" w:color="auto"/>
          </w:divBdr>
        </w:div>
        <w:div w:id="413362098">
          <w:marLeft w:val="0"/>
          <w:marRight w:val="0"/>
          <w:marTop w:val="0"/>
          <w:marBottom w:val="0"/>
          <w:divBdr>
            <w:top w:val="none" w:sz="0" w:space="0" w:color="auto"/>
            <w:left w:val="none" w:sz="0" w:space="0" w:color="auto"/>
            <w:bottom w:val="none" w:sz="0" w:space="0" w:color="auto"/>
            <w:right w:val="none" w:sz="0" w:space="0" w:color="auto"/>
          </w:divBdr>
        </w:div>
        <w:div w:id="421071440">
          <w:marLeft w:val="0"/>
          <w:marRight w:val="0"/>
          <w:marTop w:val="0"/>
          <w:marBottom w:val="0"/>
          <w:divBdr>
            <w:top w:val="none" w:sz="0" w:space="0" w:color="auto"/>
            <w:left w:val="none" w:sz="0" w:space="0" w:color="auto"/>
            <w:bottom w:val="none" w:sz="0" w:space="0" w:color="auto"/>
            <w:right w:val="none" w:sz="0" w:space="0" w:color="auto"/>
          </w:divBdr>
        </w:div>
        <w:div w:id="428895229">
          <w:marLeft w:val="0"/>
          <w:marRight w:val="0"/>
          <w:marTop w:val="0"/>
          <w:marBottom w:val="0"/>
          <w:divBdr>
            <w:top w:val="none" w:sz="0" w:space="0" w:color="auto"/>
            <w:left w:val="none" w:sz="0" w:space="0" w:color="auto"/>
            <w:bottom w:val="none" w:sz="0" w:space="0" w:color="auto"/>
            <w:right w:val="none" w:sz="0" w:space="0" w:color="auto"/>
          </w:divBdr>
        </w:div>
        <w:div w:id="434180137">
          <w:marLeft w:val="0"/>
          <w:marRight w:val="0"/>
          <w:marTop w:val="0"/>
          <w:marBottom w:val="0"/>
          <w:divBdr>
            <w:top w:val="none" w:sz="0" w:space="0" w:color="auto"/>
            <w:left w:val="none" w:sz="0" w:space="0" w:color="auto"/>
            <w:bottom w:val="none" w:sz="0" w:space="0" w:color="auto"/>
            <w:right w:val="none" w:sz="0" w:space="0" w:color="auto"/>
          </w:divBdr>
        </w:div>
        <w:div w:id="441192829">
          <w:marLeft w:val="0"/>
          <w:marRight w:val="0"/>
          <w:marTop w:val="0"/>
          <w:marBottom w:val="0"/>
          <w:divBdr>
            <w:top w:val="none" w:sz="0" w:space="0" w:color="auto"/>
            <w:left w:val="none" w:sz="0" w:space="0" w:color="auto"/>
            <w:bottom w:val="none" w:sz="0" w:space="0" w:color="auto"/>
            <w:right w:val="none" w:sz="0" w:space="0" w:color="auto"/>
          </w:divBdr>
        </w:div>
        <w:div w:id="442192734">
          <w:marLeft w:val="0"/>
          <w:marRight w:val="0"/>
          <w:marTop w:val="0"/>
          <w:marBottom w:val="0"/>
          <w:divBdr>
            <w:top w:val="none" w:sz="0" w:space="0" w:color="auto"/>
            <w:left w:val="none" w:sz="0" w:space="0" w:color="auto"/>
            <w:bottom w:val="none" w:sz="0" w:space="0" w:color="auto"/>
            <w:right w:val="none" w:sz="0" w:space="0" w:color="auto"/>
          </w:divBdr>
        </w:div>
        <w:div w:id="442575503">
          <w:marLeft w:val="0"/>
          <w:marRight w:val="0"/>
          <w:marTop w:val="0"/>
          <w:marBottom w:val="0"/>
          <w:divBdr>
            <w:top w:val="none" w:sz="0" w:space="0" w:color="auto"/>
            <w:left w:val="none" w:sz="0" w:space="0" w:color="auto"/>
            <w:bottom w:val="none" w:sz="0" w:space="0" w:color="auto"/>
            <w:right w:val="none" w:sz="0" w:space="0" w:color="auto"/>
          </w:divBdr>
        </w:div>
        <w:div w:id="442724250">
          <w:marLeft w:val="0"/>
          <w:marRight w:val="0"/>
          <w:marTop w:val="0"/>
          <w:marBottom w:val="0"/>
          <w:divBdr>
            <w:top w:val="none" w:sz="0" w:space="0" w:color="auto"/>
            <w:left w:val="none" w:sz="0" w:space="0" w:color="auto"/>
            <w:bottom w:val="none" w:sz="0" w:space="0" w:color="auto"/>
            <w:right w:val="none" w:sz="0" w:space="0" w:color="auto"/>
          </w:divBdr>
        </w:div>
        <w:div w:id="443813724">
          <w:marLeft w:val="0"/>
          <w:marRight w:val="0"/>
          <w:marTop w:val="0"/>
          <w:marBottom w:val="0"/>
          <w:divBdr>
            <w:top w:val="none" w:sz="0" w:space="0" w:color="auto"/>
            <w:left w:val="none" w:sz="0" w:space="0" w:color="auto"/>
            <w:bottom w:val="none" w:sz="0" w:space="0" w:color="auto"/>
            <w:right w:val="none" w:sz="0" w:space="0" w:color="auto"/>
          </w:divBdr>
        </w:div>
        <w:div w:id="452675090">
          <w:marLeft w:val="0"/>
          <w:marRight w:val="0"/>
          <w:marTop w:val="0"/>
          <w:marBottom w:val="0"/>
          <w:divBdr>
            <w:top w:val="none" w:sz="0" w:space="0" w:color="auto"/>
            <w:left w:val="none" w:sz="0" w:space="0" w:color="auto"/>
            <w:bottom w:val="none" w:sz="0" w:space="0" w:color="auto"/>
            <w:right w:val="none" w:sz="0" w:space="0" w:color="auto"/>
          </w:divBdr>
        </w:div>
        <w:div w:id="464351219">
          <w:marLeft w:val="0"/>
          <w:marRight w:val="0"/>
          <w:marTop w:val="0"/>
          <w:marBottom w:val="0"/>
          <w:divBdr>
            <w:top w:val="none" w:sz="0" w:space="0" w:color="auto"/>
            <w:left w:val="none" w:sz="0" w:space="0" w:color="auto"/>
            <w:bottom w:val="none" w:sz="0" w:space="0" w:color="auto"/>
            <w:right w:val="none" w:sz="0" w:space="0" w:color="auto"/>
          </w:divBdr>
        </w:div>
        <w:div w:id="464666846">
          <w:marLeft w:val="0"/>
          <w:marRight w:val="0"/>
          <w:marTop w:val="0"/>
          <w:marBottom w:val="0"/>
          <w:divBdr>
            <w:top w:val="none" w:sz="0" w:space="0" w:color="auto"/>
            <w:left w:val="none" w:sz="0" w:space="0" w:color="auto"/>
            <w:bottom w:val="none" w:sz="0" w:space="0" w:color="auto"/>
            <w:right w:val="none" w:sz="0" w:space="0" w:color="auto"/>
          </w:divBdr>
        </w:div>
        <w:div w:id="466707839">
          <w:marLeft w:val="0"/>
          <w:marRight w:val="0"/>
          <w:marTop w:val="0"/>
          <w:marBottom w:val="0"/>
          <w:divBdr>
            <w:top w:val="none" w:sz="0" w:space="0" w:color="auto"/>
            <w:left w:val="none" w:sz="0" w:space="0" w:color="auto"/>
            <w:bottom w:val="none" w:sz="0" w:space="0" w:color="auto"/>
            <w:right w:val="none" w:sz="0" w:space="0" w:color="auto"/>
          </w:divBdr>
        </w:div>
        <w:div w:id="467086428">
          <w:marLeft w:val="0"/>
          <w:marRight w:val="0"/>
          <w:marTop w:val="0"/>
          <w:marBottom w:val="0"/>
          <w:divBdr>
            <w:top w:val="none" w:sz="0" w:space="0" w:color="auto"/>
            <w:left w:val="none" w:sz="0" w:space="0" w:color="auto"/>
            <w:bottom w:val="none" w:sz="0" w:space="0" w:color="auto"/>
            <w:right w:val="none" w:sz="0" w:space="0" w:color="auto"/>
          </w:divBdr>
        </w:div>
        <w:div w:id="474758676">
          <w:marLeft w:val="0"/>
          <w:marRight w:val="0"/>
          <w:marTop w:val="0"/>
          <w:marBottom w:val="0"/>
          <w:divBdr>
            <w:top w:val="none" w:sz="0" w:space="0" w:color="auto"/>
            <w:left w:val="none" w:sz="0" w:space="0" w:color="auto"/>
            <w:bottom w:val="none" w:sz="0" w:space="0" w:color="auto"/>
            <w:right w:val="none" w:sz="0" w:space="0" w:color="auto"/>
          </w:divBdr>
        </w:div>
        <w:div w:id="475882308">
          <w:marLeft w:val="0"/>
          <w:marRight w:val="0"/>
          <w:marTop w:val="0"/>
          <w:marBottom w:val="0"/>
          <w:divBdr>
            <w:top w:val="none" w:sz="0" w:space="0" w:color="auto"/>
            <w:left w:val="none" w:sz="0" w:space="0" w:color="auto"/>
            <w:bottom w:val="none" w:sz="0" w:space="0" w:color="auto"/>
            <w:right w:val="none" w:sz="0" w:space="0" w:color="auto"/>
          </w:divBdr>
        </w:div>
        <w:div w:id="481387120">
          <w:marLeft w:val="0"/>
          <w:marRight w:val="0"/>
          <w:marTop w:val="0"/>
          <w:marBottom w:val="0"/>
          <w:divBdr>
            <w:top w:val="none" w:sz="0" w:space="0" w:color="auto"/>
            <w:left w:val="none" w:sz="0" w:space="0" w:color="auto"/>
            <w:bottom w:val="none" w:sz="0" w:space="0" w:color="auto"/>
            <w:right w:val="none" w:sz="0" w:space="0" w:color="auto"/>
          </w:divBdr>
        </w:div>
        <w:div w:id="481433370">
          <w:marLeft w:val="0"/>
          <w:marRight w:val="0"/>
          <w:marTop w:val="0"/>
          <w:marBottom w:val="0"/>
          <w:divBdr>
            <w:top w:val="none" w:sz="0" w:space="0" w:color="auto"/>
            <w:left w:val="none" w:sz="0" w:space="0" w:color="auto"/>
            <w:bottom w:val="none" w:sz="0" w:space="0" w:color="auto"/>
            <w:right w:val="none" w:sz="0" w:space="0" w:color="auto"/>
          </w:divBdr>
        </w:div>
        <w:div w:id="489564594">
          <w:marLeft w:val="0"/>
          <w:marRight w:val="0"/>
          <w:marTop w:val="0"/>
          <w:marBottom w:val="0"/>
          <w:divBdr>
            <w:top w:val="none" w:sz="0" w:space="0" w:color="auto"/>
            <w:left w:val="none" w:sz="0" w:space="0" w:color="auto"/>
            <w:bottom w:val="none" w:sz="0" w:space="0" w:color="auto"/>
            <w:right w:val="none" w:sz="0" w:space="0" w:color="auto"/>
          </w:divBdr>
        </w:div>
        <w:div w:id="490876711">
          <w:marLeft w:val="0"/>
          <w:marRight w:val="0"/>
          <w:marTop w:val="0"/>
          <w:marBottom w:val="0"/>
          <w:divBdr>
            <w:top w:val="none" w:sz="0" w:space="0" w:color="auto"/>
            <w:left w:val="none" w:sz="0" w:space="0" w:color="auto"/>
            <w:bottom w:val="none" w:sz="0" w:space="0" w:color="auto"/>
            <w:right w:val="none" w:sz="0" w:space="0" w:color="auto"/>
          </w:divBdr>
        </w:div>
        <w:div w:id="491144907">
          <w:marLeft w:val="0"/>
          <w:marRight w:val="0"/>
          <w:marTop w:val="0"/>
          <w:marBottom w:val="0"/>
          <w:divBdr>
            <w:top w:val="none" w:sz="0" w:space="0" w:color="auto"/>
            <w:left w:val="none" w:sz="0" w:space="0" w:color="auto"/>
            <w:bottom w:val="none" w:sz="0" w:space="0" w:color="auto"/>
            <w:right w:val="none" w:sz="0" w:space="0" w:color="auto"/>
          </w:divBdr>
        </w:div>
        <w:div w:id="496459659">
          <w:marLeft w:val="0"/>
          <w:marRight w:val="0"/>
          <w:marTop w:val="0"/>
          <w:marBottom w:val="0"/>
          <w:divBdr>
            <w:top w:val="none" w:sz="0" w:space="0" w:color="auto"/>
            <w:left w:val="none" w:sz="0" w:space="0" w:color="auto"/>
            <w:bottom w:val="none" w:sz="0" w:space="0" w:color="auto"/>
            <w:right w:val="none" w:sz="0" w:space="0" w:color="auto"/>
          </w:divBdr>
        </w:div>
        <w:div w:id="504127554">
          <w:marLeft w:val="0"/>
          <w:marRight w:val="0"/>
          <w:marTop w:val="0"/>
          <w:marBottom w:val="0"/>
          <w:divBdr>
            <w:top w:val="none" w:sz="0" w:space="0" w:color="auto"/>
            <w:left w:val="none" w:sz="0" w:space="0" w:color="auto"/>
            <w:bottom w:val="none" w:sz="0" w:space="0" w:color="auto"/>
            <w:right w:val="none" w:sz="0" w:space="0" w:color="auto"/>
          </w:divBdr>
        </w:div>
        <w:div w:id="510410402">
          <w:marLeft w:val="0"/>
          <w:marRight w:val="0"/>
          <w:marTop w:val="0"/>
          <w:marBottom w:val="0"/>
          <w:divBdr>
            <w:top w:val="none" w:sz="0" w:space="0" w:color="auto"/>
            <w:left w:val="none" w:sz="0" w:space="0" w:color="auto"/>
            <w:bottom w:val="none" w:sz="0" w:space="0" w:color="auto"/>
            <w:right w:val="none" w:sz="0" w:space="0" w:color="auto"/>
          </w:divBdr>
        </w:div>
        <w:div w:id="518860442">
          <w:marLeft w:val="0"/>
          <w:marRight w:val="0"/>
          <w:marTop w:val="0"/>
          <w:marBottom w:val="0"/>
          <w:divBdr>
            <w:top w:val="none" w:sz="0" w:space="0" w:color="auto"/>
            <w:left w:val="none" w:sz="0" w:space="0" w:color="auto"/>
            <w:bottom w:val="none" w:sz="0" w:space="0" w:color="auto"/>
            <w:right w:val="none" w:sz="0" w:space="0" w:color="auto"/>
          </w:divBdr>
        </w:div>
        <w:div w:id="519859440">
          <w:marLeft w:val="0"/>
          <w:marRight w:val="0"/>
          <w:marTop w:val="0"/>
          <w:marBottom w:val="0"/>
          <w:divBdr>
            <w:top w:val="none" w:sz="0" w:space="0" w:color="auto"/>
            <w:left w:val="none" w:sz="0" w:space="0" w:color="auto"/>
            <w:bottom w:val="none" w:sz="0" w:space="0" w:color="auto"/>
            <w:right w:val="none" w:sz="0" w:space="0" w:color="auto"/>
          </w:divBdr>
        </w:div>
        <w:div w:id="525675042">
          <w:marLeft w:val="0"/>
          <w:marRight w:val="0"/>
          <w:marTop w:val="0"/>
          <w:marBottom w:val="0"/>
          <w:divBdr>
            <w:top w:val="none" w:sz="0" w:space="0" w:color="auto"/>
            <w:left w:val="none" w:sz="0" w:space="0" w:color="auto"/>
            <w:bottom w:val="none" w:sz="0" w:space="0" w:color="auto"/>
            <w:right w:val="none" w:sz="0" w:space="0" w:color="auto"/>
          </w:divBdr>
        </w:div>
        <w:div w:id="528372371">
          <w:marLeft w:val="0"/>
          <w:marRight w:val="0"/>
          <w:marTop w:val="0"/>
          <w:marBottom w:val="0"/>
          <w:divBdr>
            <w:top w:val="none" w:sz="0" w:space="0" w:color="auto"/>
            <w:left w:val="none" w:sz="0" w:space="0" w:color="auto"/>
            <w:bottom w:val="none" w:sz="0" w:space="0" w:color="auto"/>
            <w:right w:val="none" w:sz="0" w:space="0" w:color="auto"/>
          </w:divBdr>
        </w:div>
        <w:div w:id="533080322">
          <w:marLeft w:val="0"/>
          <w:marRight w:val="0"/>
          <w:marTop w:val="0"/>
          <w:marBottom w:val="0"/>
          <w:divBdr>
            <w:top w:val="none" w:sz="0" w:space="0" w:color="auto"/>
            <w:left w:val="none" w:sz="0" w:space="0" w:color="auto"/>
            <w:bottom w:val="none" w:sz="0" w:space="0" w:color="auto"/>
            <w:right w:val="none" w:sz="0" w:space="0" w:color="auto"/>
          </w:divBdr>
        </w:div>
        <w:div w:id="533463233">
          <w:marLeft w:val="0"/>
          <w:marRight w:val="0"/>
          <w:marTop w:val="0"/>
          <w:marBottom w:val="0"/>
          <w:divBdr>
            <w:top w:val="none" w:sz="0" w:space="0" w:color="auto"/>
            <w:left w:val="none" w:sz="0" w:space="0" w:color="auto"/>
            <w:bottom w:val="none" w:sz="0" w:space="0" w:color="auto"/>
            <w:right w:val="none" w:sz="0" w:space="0" w:color="auto"/>
          </w:divBdr>
        </w:div>
        <w:div w:id="538713228">
          <w:marLeft w:val="0"/>
          <w:marRight w:val="0"/>
          <w:marTop w:val="0"/>
          <w:marBottom w:val="0"/>
          <w:divBdr>
            <w:top w:val="none" w:sz="0" w:space="0" w:color="auto"/>
            <w:left w:val="none" w:sz="0" w:space="0" w:color="auto"/>
            <w:bottom w:val="none" w:sz="0" w:space="0" w:color="auto"/>
            <w:right w:val="none" w:sz="0" w:space="0" w:color="auto"/>
          </w:divBdr>
        </w:div>
        <w:div w:id="543062477">
          <w:marLeft w:val="0"/>
          <w:marRight w:val="0"/>
          <w:marTop w:val="0"/>
          <w:marBottom w:val="0"/>
          <w:divBdr>
            <w:top w:val="none" w:sz="0" w:space="0" w:color="auto"/>
            <w:left w:val="none" w:sz="0" w:space="0" w:color="auto"/>
            <w:bottom w:val="none" w:sz="0" w:space="0" w:color="auto"/>
            <w:right w:val="none" w:sz="0" w:space="0" w:color="auto"/>
          </w:divBdr>
        </w:div>
        <w:div w:id="545600835">
          <w:marLeft w:val="0"/>
          <w:marRight w:val="0"/>
          <w:marTop w:val="0"/>
          <w:marBottom w:val="0"/>
          <w:divBdr>
            <w:top w:val="none" w:sz="0" w:space="0" w:color="auto"/>
            <w:left w:val="none" w:sz="0" w:space="0" w:color="auto"/>
            <w:bottom w:val="none" w:sz="0" w:space="0" w:color="auto"/>
            <w:right w:val="none" w:sz="0" w:space="0" w:color="auto"/>
          </w:divBdr>
        </w:div>
        <w:div w:id="562103743">
          <w:marLeft w:val="0"/>
          <w:marRight w:val="0"/>
          <w:marTop w:val="0"/>
          <w:marBottom w:val="0"/>
          <w:divBdr>
            <w:top w:val="none" w:sz="0" w:space="0" w:color="auto"/>
            <w:left w:val="none" w:sz="0" w:space="0" w:color="auto"/>
            <w:bottom w:val="none" w:sz="0" w:space="0" w:color="auto"/>
            <w:right w:val="none" w:sz="0" w:space="0" w:color="auto"/>
          </w:divBdr>
        </w:div>
        <w:div w:id="564802520">
          <w:marLeft w:val="0"/>
          <w:marRight w:val="0"/>
          <w:marTop w:val="0"/>
          <w:marBottom w:val="0"/>
          <w:divBdr>
            <w:top w:val="none" w:sz="0" w:space="0" w:color="auto"/>
            <w:left w:val="none" w:sz="0" w:space="0" w:color="auto"/>
            <w:bottom w:val="none" w:sz="0" w:space="0" w:color="auto"/>
            <w:right w:val="none" w:sz="0" w:space="0" w:color="auto"/>
          </w:divBdr>
        </w:div>
        <w:div w:id="569728466">
          <w:marLeft w:val="0"/>
          <w:marRight w:val="0"/>
          <w:marTop w:val="0"/>
          <w:marBottom w:val="0"/>
          <w:divBdr>
            <w:top w:val="none" w:sz="0" w:space="0" w:color="auto"/>
            <w:left w:val="none" w:sz="0" w:space="0" w:color="auto"/>
            <w:bottom w:val="none" w:sz="0" w:space="0" w:color="auto"/>
            <w:right w:val="none" w:sz="0" w:space="0" w:color="auto"/>
          </w:divBdr>
        </w:div>
        <w:div w:id="572470879">
          <w:marLeft w:val="0"/>
          <w:marRight w:val="0"/>
          <w:marTop w:val="0"/>
          <w:marBottom w:val="0"/>
          <w:divBdr>
            <w:top w:val="none" w:sz="0" w:space="0" w:color="auto"/>
            <w:left w:val="none" w:sz="0" w:space="0" w:color="auto"/>
            <w:bottom w:val="none" w:sz="0" w:space="0" w:color="auto"/>
            <w:right w:val="none" w:sz="0" w:space="0" w:color="auto"/>
          </w:divBdr>
        </w:div>
        <w:div w:id="573584420">
          <w:marLeft w:val="0"/>
          <w:marRight w:val="0"/>
          <w:marTop w:val="0"/>
          <w:marBottom w:val="0"/>
          <w:divBdr>
            <w:top w:val="none" w:sz="0" w:space="0" w:color="auto"/>
            <w:left w:val="none" w:sz="0" w:space="0" w:color="auto"/>
            <w:bottom w:val="none" w:sz="0" w:space="0" w:color="auto"/>
            <w:right w:val="none" w:sz="0" w:space="0" w:color="auto"/>
          </w:divBdr>
        </w:div>
        <w:div w:id="577986806">
          <w:marLeft w:val="0"/>
          <w:marRight w:val="0"/>
          <w:marTop w:val="0"/>
          <w:marBottom w:val="0"/>
          <w:divBdr>
            <w:top w:val="none" w:sz="0" w:space="0" w:color="auto"/>
            <w:left w:val="none" w:sz="0" w:space="0" w:color="auto"/>
            <w:bottom w:val="none" w:sz="0" w:space="0" w:color="auto"/>
            <w:right w:val="none" w:sz="0" w:space="0" w:color="auto"/>
          </w:divBdr>
        </w:div>
        <w:div w:id="579799299">
          <w:marLeft w:val="0"/>
          <w:marRight w:val="0"/>
          <w:marTop w:val="0"/>
          <w:marBottom w:val="0"/>
          <w:divBdr>
            <w:top w:val="none" w:sz="0" w:space="0" w:color="auto"/>
            <w:left w:val="none" w:sz="0" w:space="0" w:color="auto"/>
            <w:bottom w:val="none" w:sz="0" w:space="0" w:color="auto"/>
            <w:right w:val="none" w:sz="0" w:space="0" w:color="auto"/>
          </w:divBdr>
        </w:div>
        <w:div w:id="580482256">
          <w:marLeft w:val="0"/>
          <w:marRight w:val="0"/>
          <w:marTop w:val="0"/>
          <w:marBottom w:val="0"/>
          <w:divBdr>
            <w:top w:val="none" w:sz="0" w:space="0" w:color="auto"/>
            <w:left w:val="none" w:sz="0" w:space="0" w:color="auto"/>
            <w:bottom w:val="none" w:sz="0" w:space="0" w:color="auto"/>
            <w:right w:val="none" w:sz="0" w:space="0" w:color="auto"/>
          </w:divBdr>
        </w:div>
        <w:div w:id="583535460">
          <w:marLeft w:val="0"/>
          <w:marRight w:val="0"/>
          <w:marTop w:val="0"/>
          <w:marBottom w:val="0"/>
          <w:divBdr>
            <w:top w:val="none" w:sz="0" w:space="0" w:color="auto"/>
            <w:left w:val="none" w:sz="0" w:space="0" w:color="auto"/>
            <w:bottom w:val="none" w:sz="0" w:space="0" w:color="auto"/>
            <w:right w:val="none" w:sz="0" w:space="0" w:color="auto"/>
          </w:divBdr>
        </w:div>
        <w:div w:id="591939590">
          <w:marLeft w:val="0"/>
          <w:marRight w:val="0"/>
          <w:marTop w:val="0"/>
          <w:marBottom w:val="0"/>
          <w:divBdr>
            <w:top w:val="none" w:sz="0" w:space="0" w:color="auto"/>
            <w:left w:val="none" w:sz="0" w:space="0" w:color="auto"/>
            <w:bottom w:val="none" w:sz="0" w:space="0" w:color="auto"/>
            <w:right w:val="none" w:sz="0" w:space="0" w:color="auto"/>
          </w:divBdr>
        </w:div>
        <w:div w:id="594871223">
          <w:marLeft w:val="0"/>
          <w:marRight w:val="0"/>
          <w:marTop w:val="0"/>
          <w:marBottom w:val="0"/>
          <w:divBdr>
            <w:top w:val="none" w:sz="0" w:space="0" w:color="auto"/>
            <w:left w:val="none" w:sz="0" w:space="0" w:color="auto"/>
            <w:bottom w:val="none" w:sz="0" w:space="0" w:color="auto"/>
            <w:right w:val="none" w:sz="0" w:space="0" w:color="auto"/>
          </w:divBdr>
        </w:div>
        <w:div w:id="595405255">
          <w:marLeft w:val="0"/>
          <w:marRight w:val="0"/>
          <w:marTop w:val="0"/>
          <w:marBottom w:val="0"/>
          <w:divBdr>
            <w:top w:val="none" w:sz="0" w:space="0" w:color="auto"/>
            <w:left w:val="none" w:sz="0" w:space="0" w:color="auto"/>
            <w:bottom w:val="none" w:sz="0" w:space="0" w:color="auto"/>
            <w:right w:val="none" w:sz="0" w:space="0" w:color="auto"/>
          </w:divBdr>
        </w:div>
        <w:div w:id="602343474">
          <w:marLeft w:val="0"/>
          <w:marRight w:val="0"/>
          <w:marTop w:val="0"/>
          <w:marBottom w:val="0"/>
          <w:divBdr>
            <w:top w:val="none" w:sz="0" w:space="0" w:color="auto"/>
            <w:left w:val="none" w:sz="0" w:space="0" w:color="auto"/>
            <w:bottom w:val="none" w:sz="0" w:space="0" w:color="auto"/>
            <w:right w:val="none" w:sz="0" w:space="0" w:color="auto"/>
          </w:divBdr>
        </w:div>
        <w:div w:id="606741011">
          <w:marLeft w:val="0"/>
          <w:marRight w:val="0"/>
          <w:marTop w:val="0"/>
          <w:marBottom w:val="0"/>
          <w:divBdr>
            <w:top w:val="none" w:sz="0" w:space="0" w:color="auto"/>
            <w:left w:val="none" w:sz="0" w:space="0" w:color="auto"/>
            <w:bottom w:val="none" w:sz="0" w:space="0" w:color="auto"/>
            <w:right w:val="none" w:sz="0" w:space="0" w:color="auto"/>
          </w:divBdr>
        </w:div>
        <w:div w:id="610942726">
          <w:marLeft w:val="0"/>
          <w:marRight w:val="0"/>
          <w:marTop w:val="0"/>
          <w:marBottom w:val="0"/>
          <w:divBdr>
            <w:top w:val="none" w:sz="0" w:space="0" w:color="auto"/>
            <w:left w:val="none" w:sz="0" w:space="0" w:color="auto"/>
            <w:bottom w:val="none" w:sz="0" w:space="0" w:color="auto"/>
            <w:right w:val="none" w:sz="0" w:space="0" w:color="auto"/>
          </w:divBdr>
        </w:div>
        <w:div w:id="615984641">
          <w:marLeft w:val="0"/>
          <w:marRight w:val="0"/>
          <w:marTop w:val="0"/>
          <w:marBottom w:val="0"/>
          <w:divBdr>
            <w:top w:val="none" w:sz="0" w:space="0" w:color="auto"/>
            <w:left w:val="none" w:sz="0" w:space="0" w:color="auto"/>
            <w:bottom w:val="none" w:sz="0" w:space="0" w:color="auto"/>
            <w:right w:val="none" w:sz="0" w:space="0" w:color="auto"/>
          </w:divBdr>
        </w:div>
        <w:div w:id="627708662">
          <w:marLeft w:val="0"/>
          <w:marRight w:val="0"/>
          <w:marTop w:val="0"/>
          <w:marBottom w:val="0"/>
          <w:divBdr>
            <w:top w:val="none" w:sz="0" w:space="0" w:color="auto"/>
            <w:left w:val="none" w:sz="0" w:space="0" w:color="auto"/>
            <w:bottom w:val="none" w:sz="0" w:space="0" w:color="auto"/>
            <w:right w:val="none" w:sz="0" w:space="0" w:color="auto"/>
          </w:divBdr>
        </w:div>
        <w:div w:id="655452095">
          <w:marLeft w:val="0"/>
          <w:marRight w:val="0"/>
          <w:marTop w:val="0"/>
          <w:marBottom w:val="0"/>
          <w:divBdr>
            <w:top w:val="none" w:sz="0" w:space="0" w:color="auto"/>
            <w:left w:val="none" w:sz="0" w:space="0" w:color="auto"/>
            <w:bottom w:val="none" w:sz="0" w:space="0" w:color="auto"/>
            <w:right w:val="none" w:sz="0" w:space="0" w:color="auto"/>
          </w:divBdr>
        </w:div>
        <w:div w:id="661086082">
          <w:marLeft w:val="0"/>
          <w:marRight w:val="0"/>
          <w:marTop w:val="0"/>
          <w:marBottom w:val="0"/>
          <w:divBdr>
            <w:top w:val="none" w:sz="0" w:space="0" w:color="auto"/>
            <w:left w:val="none" w:sz="0" w:space="0" w:color="auto"/>
            <w:bottom w:val="none" w:sz="0" w:space="0" w:color="auto"/>
            <w:right w:val="none" w:sz="0" w:space="0" w:color="auto"/>
          </w:divBdr>
        </w:div>
        <w:div w:id="662010125">
          <w:marLeft w:val="0"/>
          <w:marRight w:val="0"/>
          <w:marTop w:val="0"/>
          <w:marBottom w:val="0"/>
          <w:divBdr>
            <w:top w:val="none" w:sz="0" w:space="0" w:color="auto"/>
            <w:left w:val="none" w:sz="0" w:space="0" w:color="auto"/>
            <w:bottom w:val="none" w:sz="0" w:space="0" w:color="auto"/>
            <w:right w:val="none" w:sz="0" w:space="0" w:color="auto"/>
          </w:divBdr>
        </w:div>
        <w:div w:id="666371391">
          <w:marLeft w:val="0"/>
          <w:marRight w:val="0"/>
          <w:marTop w:val="0"/>
          <w:marBottom w:val="0"/>
          <w:divBdr>
            <w:top w:val="none" w:sz="0" w:space="0" w:color="auto"/>
            <w:left w:val="none" w:sz="0" w:space="0" w:color="auto"/>
            <w:bottom w:val="none" w:sz="0" w:space="0" w:color="auto"/>
            <w:right w:val="none" w:sz="0" w:space="0" w:color="auto"/>
          </w:divBdr>
        </w:div>
        <w:div w:id="666711345">
          <w:marLeft w:val="0"/>
          <w:marRight w:val="0"/>
          <w:marTop w:val="0"/>
          <w:marBottom w:val="0"/>
          <w:divBdr>
            <w:top w:val="none" w:sz="0" w:space="0" w:color="auto"/>
            <w:left w:val="none" w:sz="0" w:space="0" w:color="auto"/>
            <w:bottom w:val="none" w:sz="0" w:space="0" w:color="auto"/>
            <w:right w:val="none" w:sz="0" w:space="0" w:color="auto"/>
          </w:divBdr>
        </w:div>
        <w:div w:id="671374604">
          <w:marLeft w:val="0"/>
          <w:marRight w:val="0"/>
          <w:marTop w:val="0"/>
          <w:marBottom w:val="0"/>
          <w:divBdr>
            <w:top w:val="none" w:sz="0" w:space="0" w:color="auto"/>
            <w:left w:val="none" w:sz="0" w:space="0" w:color="auto"/>
            <w:bottom w:val="none" w:sz="0" w:space="0" w:color="auto"/>
            <w:right w:val="none" w:sz="0" w:space="0" w:color="auto"/>
          </w:divBdr>
        </w:div>
        <w:div w:id="673652420">
          <w:marLeft w:val="0"/>
          <w:marRight w:val="0"/>
          <w:marTop w:val="0"/>
          <w:marBottom w:val="0"/>
          <w:divBdr>
            <w:top w:val="none" w:sz="0" w:space="0" w:color="auto"/>
            <w:left w:val="none" w:sz="0" w:space="0" w:color="auto"/>
            <w:bottom w:val="none" w:sz="0" w:space="0" w:color="auto"/>
            <w:right w:val="none" w:sz="0" w:space="0" w:color="auto"/>
          </w:divBdr>
        </w:div>
        <w:div w:id="681589955">
          <w:marLeft w:val="0"/>
          <w:marRight w:val="0"/>
          <w:marTop w:val="0"/>
          <w:marBottom w:val="0"/>
          <w:divBdr>
            <w:top w:val="none" w:sz="0" w:space="0" w:color="auto"/>
            <w:left w:val="none" w:sz="0" w:space="0" w:color="auto"/>
            <w:bottom w:val="none" w:sz="0" w:space="0" w:color="auto"/>
            <w:right w:val="none" w:sz="0" w:space="0" w:color="auto"/>
          </w:divBdr>
        </w:div>
        <w:div w:id="682782436">
          <w:marLeft w:val="0"/>
          <w:marRight w:val="0"/>
          <w:marTop w:val="0"/>
          <w:marBottom w:val="0"/>
          <w:divBdr>
            <w:top w:val="none" w:sz="0" w:space="0" w:color="auto"/>
            <w:left w:val="none" w:sz="0" w:space="0" w:color="auto"/>
            <w:bottom w:val="none" w:sz="0" w:space="0" w:color="auto"/>
            <w:right w:val="none" w:sz="0" w:space="0" w:color="auto"/>
          </w:divBdr>
        </w:div>
        <w:div w:id="685789512">
          <w:marLeft w:val="0"/>
          <w:marRight w:val="0"/>
          <w:marTop w:val="0"/>
          <w:marBottom w:val="0"/>
          <w:divBdr>
            <w:top w:val="none" w:sz="0" w:space="0" w:color="auto"/>
            <w:left w:val="none" w:sz="0" w:space="0" w:color="auto"/>
            <w:bottom w:val="none" w:sz="0" w:space="0" w:color="auto"/>
            <w:right w:val="none" w:sz="0" w:space="0" w:color="auto"/>
          </w:divBdr>
        </w:div>
        <w:div w:id="692413991">
          <w:marLeft w:val="0"/>
          <w:marRight w:val="0"/>
          <w:marTop w:val="0"/>
          <w:marBottom w:val="0"/>
          <w:divBdr>
            <w:top w:val="none" w:sz="0" w:space="0" w:color="auto"/>
            <w:left w:val="none" w:sz="0" w:space="0" w:color="auto"/>
            <w:bottom w:val="none" w:sz="0" w:space="0" w:color="auto"/>
            <w:right w:val="none" w:sz="0" w:space="0" w:color="auto"/>
          </w:divBdr>
        </w:div>
        <w:div w:id="700862466">
          <w:marLeft w:val="0"/>
          <w:marRight w:val="0"/>
          <w:marTop w:val="0"/>
          <w:marBottom w:val="0"/>
          <w:divBdr>
            <w:top w:val="none" w:sz="0" w:space="0" w:color="auto"/>
            <w:left w:val="none" w:sz="0" w:space="0" w:color="auto"/>
            <w:bottom w:val="none" w:sz="0" w:space="0" w:color="auto"/>
            <w:right w:val="none" w:sz="0" w:space="0" w:color="auto"/>
          </w:divBdr>
        </w:div>
        <w:div w:id="700933315">
          <w:marLeft w:val="0"/>
          <w:marRight w:val="0"/>
          <w:marTop w:val="0"/>
          <w:marBottom w:val="0"/>
          <w:divBdr>
            <w:top w:val="none" w:sz="0" w:space="0" w:color="auto"/>
            <w:left w:val="none" w:sz="0" w:space="0" w:color="auto"/>
            <w:bottom w:val="none" w:sz="0" w:space="0" w:color="auto"/>
            <w:right w:val="none" w:sz="0" w:space="0" w:color="auto"/>
          </w:divBdr>
        </w:div>
        <w:div w:id="701515065">
          <w:marLeft w:val="0"/>
          <w:marRight w:val="0"/>
          <w:marTop w:val="0"/>
          <w:marBottom w:val="0"/>
          <w:divBdr>
            <w:top w:val="none" w:sz="0" w:space="0" w:color="auto"/>
            <w:left w:val="none" w:sz="0" w:space="0" w:color="auto"/>
            <w:bottom w:val="none" w:sz="0" w:space="0" w:color="auto"/>
            <w:right w:val="none" w:sz="0" w:space="0" w:color="auto"/>
          </w:divBdr>
        </w:div>
        <w:div w:id="704409453">
          <w:marLeft w:val="0"/>
          <w:marRight w:val="0"/>
          <w:marTop w:val="0"/>
          <w:marBottom w:val="0"/>
          <w:divBdr>
            <w:top w:val="none" w:sz="0" w:space="0" w:color="auto"/>
            <w:left w:val="none" w:sz="0" w:space="0" w:color="auto"/>
            <w:bottom w:val="none" w:sz="0" w:space="0" w:color="auto"/>
            <w:right w:val="none" w:sz="0" w:space="0" w:color="auto"/>
          </w:divBdr>
        </w:div>
        <w:div w:id="705955314">
          <w:marLeft w:val="0"/>
          <w:marRight w:val="0"/>
          <w:marTop w:val="0"/>
          <w:marBottom w:val="0"/>
          <w:divBdr>
            <w:top w:val="none" w:sz="0" w:space="0" w:color="auto"/>
            <w:left w:val="none" w:sz="0" w:space="0" w:color="auto"/>
            <w:bottom w:val="none" w:sz="0" w:space="0" w:color="auto"/>
            <w:right w:val="none" w:sz="0" w:space="0" w:color="auto"/>
          </w:divBdr>
        </w:div>
        <w:div w:id="712652328">
          <w:marLeft w:val="0"/>
          <w:marRight w:val="0"/>
          <w:marTop w:val="0"/>
          <w:marBottom w:val="0"/>
          <w:divBdr>
            <w:top w:val="none" w:sz="0" w:space="0" w:color="auto"/>
            <w:left w:val="none" w:sz="0" w:space="0" w:color="auto"/>
            <w:bottom w:val="none" w:sz="0" w:space="0" w:color="auto"/>
            <w:right w:val="none" w:sz="0" w:space="0" w:color="auto"/>
          </w:divBdr>
        </w:div>
        <w:div w:id="715936956">
          <w:marLeft w:val="0"/>
          <w:marRight w:val="0"/>
          <w:marTop w:val="0"/>
          <w:marBottom w:val="0"/>
          <w:divBdr>
            <w:top w:val="none" w:sz="0" w:space="0" w:color="auto"/>
            <w:left w:val="none" w:sz="0" w:space="0" w:color="auto"/>
            <w:bottom w:val="none" w:sz="0" w:space="0" w:color="auto"/>
            <w:right w:val="none" w:sz="0" w:space="0" w:color="auto"/>
          </w:divBdr>
        </w:div>
        <w:div w:id="718937107">
          <w:marLeft w:val="0"/>
          <w:marRight w:val="0"/>
          <w:marTop w:val="0"/>
          <w:marBottom w:val="0"/>
          <w:divBdr>
            <w:top w:val="none" w:sz="0" w:space="0" w:color="auto"/>
            <w:left w:val="none" w:sz="0" w:space="0" w:color="auto"/>
            <w:bottom w:val="none" w:sz="0" w:space="0" w:color="auto"/>
            <w:right w:val="none" w:sz="0" w:space="0" w:color="auto"/>
          </w:divBdr>
        </w:div>
        <w:div w:id="719406187">
          <w:marLeft w:val="0"/>
          <w:marRight w:val="0"/>
          <w:marTop w:val="0"/>
          <w:marBottom w:val="0"/>
          <w:divBdr>
            <w:top w:val="none" w:sz="0" w:space="0" w:color="auto"/>
            <w:left w:val="none" w:sz="0" w:space="0" w:color="auto"/>
            <w:bottom w:val="none" w:sz="0" w:space="0" w:color="auto"/>
            <w:right w:val="none" w:sz="0" w:space="0" w:color="auto"/>
          </w:divBdr>
        </w:div>
        <w:div w:id="727455418">
          <w:marLeft w:val="0"/>
          <w:marRight w:val="0"/>
          <w:marTop w:val="0"/>
          <w:marBottom w:val="0"/>
          <w:divBdr>
            <w:top w:val="none" w:sz="0" w:space="0" w:color="auto"/>
            <w:left w:val="none" w:sz="0" w:space="0" w:color="auto"/>
            <w:bottom w:val="none" w:sz="0" w:space="0" w:color="auto"/>
            <w:right w:val="none" w:sz="0" w:space="0" w:color="auto"/>
          </w:divBdr>
        </w:div>
        <w:div w:id="733313457">
          <w:marLeft w:val="0"/>
          <w:marRight w:val="0"/>
          <w:marTop w:val="0"/>
          <w:marBottom w:val="0"/>
          <w:divBdr>
            <w:top w:val="none" w:sz="0" w:space="0" w:color="auto"/>
            <w:left w:val="none" w:sz="0" w:space="0" w:color="auto"/>
            <w:bottom w:val="none" w:sz="0" w:space="0" w:color="auto"/>
            <w:right w:val="none" w:sz="0" w:space="0" w:color="auto"/>
          </w:divBdr>
        </w:div>
        <w:div w:id="736901872">
          <w:marLeft w:val="0"/>
          <w:marRight w:val="0"/>
          <w:marTop w:val="0"/>
          <w:marBottom w:val="0"/>
          <w:divBdr>
            <w:top w:val="none" w:sz="0" w:space="0" w:color="auto"/>
            <w:left w:val="none" w:sz="0" w:space="0" w:color="auto"/>
            <w:bottom w:val="none" w:sz="0" w:space="0" w:color="auto"/>
            <w:right w:val="none" w:sz="0" w:space="0" w:color="auto"/>
          </w:divBdr>
          <w:divsChild>
            <w:div w:id="211700133">
              <w:marLeft w:val="0"/>
              <w:marRight w:val="0"/>
              <w:marTop w:val="0"/>
              <w:marBottom w:val="0"/>
              <w:divBdr>
                <w:top w:val="none" w:sz="0" w:space="0" w:color="auto"/>
                <w:left w:val="none" w:sz="0" w:space="0" w:color="auto"/>
                <w:bottom w:val="none" w:sz="0" w:space="0" w:color="auto"/>
                <w:right w:val="none" w:sz="0" w:space="0" w:color="auto"/>
              </w:divBdr>
            </w:div>
            <w:div w:id="213084223">
              <w:marLeft w:val="0"/>
              <w:marRight w:val="0"/>
              <w:marTop w:val="0"/>
              <w:marBottom w:val="0"/>
              <w:divBdr>
                <w:top w:val="none" w:sz="0" w:space="0" w:color="auto"/>
                <w:left w:val="none" w:sz="0" w:space="0" w:color="auto"/>
                <w:bottom w:val="none" w:sz="0" w:space="0" w:color="auto"/>
                <w:right w:val="none" w:sz="0" w:space="0" w:color="auto"/>
              </w:divBdr>
            </w:div>
            <w:div w:id="274751254">
              <w:marLeft w:val="0"/>
              <w:marRight w:val="0"/>
              <w:marTop w:val="0"/>
              <w:marBottom w:val="0"/>
              <w:divBdr>
                <w:top w:val="none" w:sz="0" w:space="0" w:color="auto"/>
                <w:left w:val="none" w:sz="0" w:space="0" w:color="auto"/>
                <w:bottom w:val="none" w:sz="0" w:space="0" w:color="auto"/>
                <w:right w:val="none" w:sz="0" w:space="0" w:color="auto"/>
              </w:divBdr>
            </w:div>
            <w:div w:id="276178723">
              <w:marLeft w:val="0"/>
              <w:marRight w:val="0"/>
              <w:marTop w:val="0"/>
              <w:marBottom w:val="0"/>
              <w:divBdr>
                <w:top w:val="none" w:sz="0" w:space="0" w:color="auto"/>
                <w:left w:val="none" w:sz="0" w:space="0" w:color="auto"/>
                <w:bottom w:val="none" w:sz="0" w:space="0" w:color="auto"/>
                <w:right w:val="none" w:sz="0" w:space="0" w:color="auto"/>
              </w:divBdr>
            </w:div>
            <w:div w:id="281763446">
              <w:marLeft w:val="0"/>
              <w:marRight w:val="0"/>
              <w:marTop w:val="0"/>
              <w:marBottom w:val="0"/>
              <w:divBdr>
                <w:top w:val="none" w:sz="0" w:space="0" w:color="auto"/>
                <w:left w:val="none" w:sz="0" w:space="0" w:color="auto"/>
                <w:bottom w:val="none" w:sz="0" w:space="0" w:color="auto"/>
                <w:right w:val="none" w:sz="0" w:space="0" w:color="auto"/>
              </w:divBdr>
            </w:div>
            <w:div w:id="293370033">
              <w:marLeft w:val="0"/>
              <w:marRight w:val="0"/>
              <w:marTop w:val="0"/>
              <w:marBottom w:val="0"/>
              <w:divBdr>
                <w:top w:val="none" w:sz="0" w:space="0" w:color="auto"/>
                <w:left w:val="none" w:sz="0" w:space="0" w:color="auto"/>
                <w:bottom w:val="none" w:sz="0" w:space="0" w:color="auto"/>
                <w:right w:val="none" w:sz="0" w:space="0" w:color="auto"/>
              </w:divBdr>
            </w:div>
            <w:div w:id="370158013">
              <w:marLeft w:val="0"/>
              <w:marRight w:val="0"/>
              <w:marTop w:val="0"/>
              <w:marBottom w:val="0"/>
              <w:divBdr>
                <w:top w:val="none" w:sz="0" w:space="0" w:color="auto"/>
                <w:left w:val="none" w:sz="0" w:space="0" w:color="auto"/>
                <w:bottom w:val="none" w:sz="0" w:space="0" w:color="auto"/>
                <w:right w:val="none" w:sz="0" w:space="0" w:color="auto"/>
              </w:divBdr>
            </w:div>
            <w:div w:id="441412785">
              <w:marLeft w:val="0"/>
              <w:marRight w:val="0"/>
              <w:marTop w:val="0"/>
              <w:marBottom w:val="0"/>
              <w:divBdr>
                <w:top w:val="none" w:sz="0" w:space="0" w:color="auto"/>
                <w:left w:val="none" w:sz="0" w:space="0" w:color="auto"/>
                <w:bottom w:val="none" w:sz="0" w:space="0" w:color="auto"/>
                <w:right w:val="none" w:sz="0" w:space="0" w:color="auto"/>
              </w:divBdr>
            </w:div>
            <w:div w:id="483860650">
              <w:marLeft w:val="0"/>
              <w:marRight w:val="0"/>
              <w:marTop w:val="0"/>
              <w:marBottom w:val="0"/>
              <w:divBdr>
                <w:top w:val="none" w:sz="0" w:space="0" w:color="auto"/>
                <w:left w:val="none" w:sz="0" w:space="0" w:color="auto"/>
                <w:bottom w:val="none" w:sz="0" w:space="0" w:color="auto"/>
                <w:right w:val="none" w:sz="0" w:space="0" w:color="auto"/>
              </w:divBdr>
            </w:div>
            <w:div w:id="494031992">
              <w:marLeft w:val="0"/>
              <w:marRight w:val="0"/>
              <w:marTop w:val="0"/>
              <w:marBottom w:val="0"/>
              <w:divBdr>
                <w:top w:val="none" w:sz="0" w:space="0" w:color="auto"/>
                <w:left w:val="none" w:sz="0" w:space="0" w:color="auto"/>
                <w:bottom w:val="none" w:sz="0" w:space="0" w:color="auto"/>
                <w:right w:val="none" w:sz="0" w:space="0" w:color="auto"/>
              </w:divBdr>
            </w:div>
            <w:div w:id="498039761">
              <w:marLeft w:val="0"/>
              <w:marRight w:val="0"/>
              <w:marTop w:val="0"/>
              <w:marBottom w:val="0"/>
              <w:divBdr>
                <w:top w:val="none" w:sz="0" w:space="0" w:color="auto"/>
                <w:left w:val="none" w:sz="0" w:space="0" w:color="auto"/>
                <w:bottom w:val="none" w:sz="0" w:space="0" w:color="auto"/>
                <w:right w:val="none" w:sz="0" w:space="0" w:color="auto"/>
              </w:divBdr>
            </w:div>
            <w:div w:id="584068511">
              <w:marLeft w:val="0"/>
              <w:marRight w:val="0"/>
              <w:marTop w:val="0"/>
              <w:marBottom w:val="0"/>
              <w:divBdr>
                <w:top w:val="none" w:sz="0" w:space="0" w:color="auto"/>
                <w:left w:val="none" w:sz="0" w:space="0" w:color="auto"/>
                <w:bottom w:val="none" w:sz="0" w:space="0" w:color="auto"/>
                <w:right w:val="none" w:sz="0" w:space="0" w:color="auto"/>
              </w:divBdr>
            </w:div>
            <w:div w:id="667834043">
              <w:marLeft w:val="0"/>
              <w:marRight w:val="0"/>
              <w:marTop w:val="0"/>
              <w:marBottom w:val="0"/>
              <w:divBdr>
                <w:top w:val="none" w:sz="0" w:space="0" w:color="auto"/>
                <w:left w:val="none" w:sz="0" w:space="0" w:color="auto"/>
                <w:bottom w:val="none" w:sz="0" w:space="0" w:color="auto"/>
                <w:right w:val="none" w:sz="0" w:space="0" w:color="auto"/>
              </w:divBdr>
            </w:div>
            <w:div w:id="744228861">
              <w:marLeft w:val="0"/>
              <w:marRight w:val="0"/>
              <w:marTop w:val="0"/>
              <w:marBottom w:val="0"/>
              <w:divBdr>
                <w:top w:val="none" w:sz="0" w:space="0" w:color="auto"/>
                <w:left w:val="none" w:sz="0" w:space="0" w:color="auto"/>
                <w:bottom w:val="none" w:sz="0" w:space="0" w:color="auto"/>
                <w:right w:val="none" w:sz="0" w:space="0" w:color="auto"/>
              </w:divBdr>
            </w:div>
            <w:div w:id="889001793">
              <w:marLeft w:val="0"/>
              <w:marRight w:val="0"/>
              <w:marTop w:val="0"/>
              <w:marBottom w:val="0"/>
              <w:divBdr>
                <w:top w:val="none" w:sz="0" w:space="0" w:color="auto"/>
                <w:left w:val="none" w:sz="0" w:space="0" w:color="auto"/>
                <w:bottom w:val="none" w:sz="0" w:space="0" w:color="auto"/>
                <w:right w:val="none" w:sz="0" w:space="0" w:color="auto"/>
              </w:divBdr>
            </w:div>
            <w:div w:id="933510439">
              <w:marLeft w:val="0"/>
              <w:marRight w:val="0"/>
              <w:marTop w:val="0"/>
              <w:marBottom w:val="0"/>
              <w:divBdr>
                <w:top w:val="none" w:sz="0" w:space="0" w:color="auto"/>
                <w:left w:val="none" w:sz="0" w:space="0" w:color="auto"/>
                <w:bottom w:val="none" w:sz="0" w:space="0" w:color="auto"/>
                <w:right w:val="none" w:sz="0" w:space="0" w:color="auto"/>
              </w:divBdr>
            </w:div>
            <w:div w:id="966424975">
              <w:marLeft w:val="0"/>
              <w:marRight w:val="0"/>
              <w:marTop w:val="0"/>
              <w:marBottom w:val="0"/>
              <w:divBdr>
                <w:top w:val="none" w:sz="0" w:space="0" w:color="auto"/>
                <w:left w:val="none" w:sz="0" w:space="0" w:color="auto"/>
                <w:bottom w:val="none" w:sz="0" w:space="0" w:color="auto"/>
                <w:right w:val="none" w:sz="0" w:space="0" w:color="auto"/>
              </w:divBdr>
            </w:div>
            <w:div w:id="1011108390">
              <w:marLeft w:val="0"/>
              <w:marRight w:val="0"/>
              <w:marTop w:val="0"/>
              <w:marBottom w:val="0"/>
              <w:divBdr>
                <w:top w:val="none" w:sz="0" w:space="0" w:color="auto"/>
                <w:left w:val="none" w:sz="0" w:space="0" w:color="auto"/>
                <w:bottom w:val="none" w:sz="0" w:space="0" w:color="auto"/>
                <w:right w:val="none" w:sz="0" w:space="0" w:color="auto"/>
              </w:divBdr>
            </w:div>
            <w:div w:id="1119103466">
              <w:marLeft w:val="0"/>
              <w:marRight w:val="0"/>
              <w:marTop w:val="0"/>
              <w:marBottom w:val="0"/>
              <w:divBdr>
                <w:top w:val="none" w:sz="0" w:space="0" w:color="auto"/>
                <w:left w:val="none" w:sz="0" w:space="0" w:color="auto"/>
                <w:bottom w:val="none" w:sz="0" w:space="0" w:color="auto"/>
                <w:right w:val="none" w:sz="0" w:space="0" w:color="auto"/>
              </w:divBdr>
            </w:div>
            <w:div w:id="1262765465">
              <w:marLeft w:val="0"/>
              <w:marRight w:val="0"/>
              <w:marTop w:val="0"/>
              <w:marBottom w:val="0"/>
              <w:divBdr>
                <w:top w:val="none" w:sz="0" w:space="0" w:color="auto"/>
                <w:left w:val="none" w:sz="0" w:space="0" w:color="auto"/>
                <w:bottom w:val="none" w:sz="0" w:space="0" w:color="auto"/>
                <w:right w:val="none" w:sz="0" w:space="0" w:color="auto"/>
              </w:divBdr>
            </w:div>
            <w:div w:id="1298873207">
              <w:marLeft w:val="0"/>
              <w:marRight w:val="0"/>
              <w:marTop w:val="0"/>
              <w:marBottom w:val="0"/>
              <w:divBdr>
                <w:top w:val="none" w:sz="0" w:space="0" w:color="auto"/>
                <w:left w:val="none" w:sz="0" w:space="0" w:color="auto"/>
                <w:bottom w:val="none" w:sz="0" w:space="0" w:color="auto"/>
                <w:right w:val="none" w:sz="0" w:space="0" w:color="auto"/>
              </w:divBdr>
            </w:div>
            <w:div w:id="1377117984">
              <w:marLeft w:val="0"/>
              <w:marRight w:val="0"/>
              <w:marTop w:val="0"/>
              <w:marBottom w:val="0"/>
              <w:divBdr>
                <w:top w:val="none" w:sz="0" w:space="0" w:color="auto"/>
                <w:left w:val="none" w:sz="0" w:space="0" w:color="auto"/>
                <w:bottom w:val="none" w:sz="0" w:space="0" w:color="auto"/>
                <w:right w:val="none" w:sz="0" w:space="0" w:color="auto"/>
              </w:divBdr>
            </w:div>
            <w:div w:id="1439908092">
              <w:marLeft w:val="0"/>
              <w:marRight w:val="0"/>
              <w:marTop w:val="0"/>
              <w:marBottom w:val="0"/>
              <w:divBdr>
                <w:top w:val="none" w:sz="0" w:space="0" w:color="auto"/>
                <w:left w:val="none" w:sz="0" w:space="0" w:color="auto"/>
                <w:bottom w:val="none" w:sz="0" w:space="0" w:color="auto"/>
                <w:right w:val="none" w:sz="0" w:space="0" w:color="auto"/>
              </w:divBdr>
            </w:div>
            <w:div w:id="1575506100">
              <w:marLeft w:val="0"/>
              <w:marRight w:val="0"/>
              <w:marTop w:val="0"/>
              <w:marBottom w:val="0"/>
              <w:divBdr>
                <w:top w:val="none" w:sz="0" w:space="0" w:color="auto"/>
                <w:left w:val="none" w:sz="0" w:space="0" w:color="auto"/>
                <w:bottom w:val="none" w:sz="0" w:space="0" w:color="auto"/>
                <w:right w:val="none" w:sz="0" w:space="0" w:color="auto"/>
              </w:divBdr>
            </w:div>
            <w:div w:id="1596204510">
              <w:marLeft w:val="0"/>
              <w:marRight w:val="0"/>
              <w:marTop w:val="0"/>
              <w:marBottom w:val="0"/>
              <w:divBdr>
                <w:top w:val="none" w:sz="0" w:space="0" w:color="auto"/>
                <w:left w:val="none" w:sz="0" w:space="0" w:color="auto"/>
                <w:bottom w:val="none" w:sz="0" w:space="0" w:color="auto"/>
                <w:right w:val="none" w:sz="0" w:space="0" w:color="auto"/>
              </w:divBdr>
            </w:div>
            <w:div w:id="1637376136">
              <w:marLeft w:val="0"/>
              <w:marRight w:val="0"/>
              <w:marTop w:val="0"/>
              <w:marBottom w:val="0"/>
              <w:divBdr>
                <w:top w:val="none" w:sz="0" w:space="0" w:color="auto"/>
                <w:left w:val="none" w:sz="0" w:space="0" w:color="auto"/>
                <w:bottom w:val="none" w:sz="0" w:space="0" w:color="auto"/>
                <w:right w:val="none" w:sz="0" w:space="0" w:color="auto"/>
              </w:divBdr>
            </w:div>
            <w:div w:id="1720012603">
              <w:marLeft w:val="0"/>
              <w:marRight w:val="0"/>
              <w:marTop w:val="0"/>
              <w:marBottom w:val="0"/>
              <w:divBdr>
                <w:top w:val="none" w:sz="0" w:space="0" w:color="auto"/>
                <w:left w:val="none" w:sz="0" w:space="0" w:color="auto"/>
                <w:bottom w:val="none" w:sz="0" w:space="0" w:color="auto"/>
                <w:right w:val="none" w:sz="0" w:space="0" w:color="auto"/>
              </w:divBdr>
            </w:div>
            <w:div w:id="1723669811">
              <w:marLeft w:val="0"/>
              <w:marRight w:val="0"/>
              <w:marTop w:val="0"/>
              <w:marBottom w:val="0"/>
              <w:divBdr>
                <w:top w:val="none" w:sz="0" w:space="0" w:color="auto"/>
                <w:left w:val="none" w:sz="0" w:space="0" w:color="auto"/>
                <w:bottom w:val="none" w:sz="0" w:space="0" w:color="auto"/>
                <w:right w:val="none" w:sz="0" w:space="0" w:color="auto"/>
              </w:divBdr>
            </w:div>
            <w:div w:id="1901548691">
              <w:marLeft w:val="0"/>
              <w:marRight w:val="0"/>
              <w:marTop w:val="0"/>
              <w:marBottom w:val="0"/>
              <w:divBdr>
                <w:top w:val="none" w:sz="0" w:space="0" w:color="auto"/>
                <w:left w:val="none" w:sz="0" w:space="0" w:color="auto"/>
                <w:bottom w:val="none" w:sz="0" w:space="0" w:color="auto"/>
                <w:right w:val="none" w:sz="0" w:space="0" w:color="auto"/>
              </w:divBdr>
            </w:div>
            <w:div w:id="2057507238">
              <w:marLeft w:val="0"/>
              <w:marRight w:val="0"/>
              <w:marTop w:val="0"/>
              <w:marBottom w:val="0"/>
              <w:divBdr>
                <w:top w:val="none" w:sz="0" w:space="0" w:color="auto"/>
                <w:left w:val="none" w:sz="0" w:space="0" w:color="auto"/>
                <w:bottom w:val="none" w:sz="0" w:space="0" w:color="auto"/>
                <w:right w:val="none" w:sz="0" w:space="0" w:color="auto"/>
              </w:divBdr>
            </w:div>
          </w:divsChild>
        </w:div>
        <w:div w:id="743913297">
          <w:marLeft w:val="0"/>
          <w:marRight w:val="0"/>
          <w:marTop w:val="0"/>
          <w:marBottom w:val="0"/>
          <w:divBdr>
            <w:top w:val="none" w:sz="0" w:space="0" w:color="auto"/>
            <w:left w:val="none" w:sz="0" w:space="0" w:color="auto"/>
            <w:bottom w:val="none" w:sz="0" w:space="0" w:color="auto"/>
            <w:right w:val="none" w:sz="0" w:space="0" w:color="auto"/>
          </w:divBdr>
        </w:div>
        <w:div w:id="747118773">
          <w:marLeft w:val="0"/>
          <w:marRight w:val="0"/>
          <w:marTop w:val="0"/>
          <w:marBottom w:val="0"/>
          <w:divBdr>
            <w:top w:val="none" w:sz="0" w:space="0" w:color="auto"/>
            <w:left w:val="none" w:sz="0" w:space="0" w:color="auto"/>
            <w:bottom w:val="none" w:sz="0" w:space="0" w:color="auto"/>
            <w:right w:val="none" w:sz="0" w:space="0" w:color="auto"/>
          </w:divBdr>
        </w:div>
        <w:div w:id="754087253">
          <w:marLeft w:val="0"/>
          <w:marRight w:val="0"/>
          <w:marTop w:val="0"/>
          <w:marBottom w:val="0"/>
          <w:divBdr>
            <w:top w:val="none" w:sz="0" w:space="0" w:color="auto"/>
            <w:left w:val="none" w:sz="0" w:space="0" w:color="auto"/>
            <w:bottom w:val="none" w:sz="0" w:space="0" w:color="auto"/>
            <w:right w:val="none" w:sz="0" w:space="0" w:color="auto"/>
          </w:divBdr>
        </w:div>
        <w:div w:id="756945452">
          <w:marLeft w:val="0"/>
          <w:marRight w:val="0"/>
          <w:marTop w:val="0"/>
          <w:marBottom w:val="0"/>
          <w:divBdr>
            <w:top w:val="none" w:sz="0" w:space="0" w:color="auto"/>
            <w:left w:val="none" w:sz="0" w:space="0" w:color="auto"/>
            <w:bottom w:val="none" w:sz="0" w:space="0" w:color="auto"/>
            <w:right w:val="none" w:sz="0" w:space="0" w:color="auto"/>
          </w:divBdr>
        </w:div>
        <w:div w:id="772089504">
          <w:marLeft w:val="0"/>
          <w:marRight w:val="0"/>
          <w:marTop w:val="0"/>
          <w:marBottom w:val="0"/>
          <w:divBdr>
            <w:top w:val="none" w:sz="0" w:space="0" w:color="auto"/>
            <w:left w:val="none" w:sz="0" w:space="0" w:color="auto"/>
            <w:bottom w:val="none" w:sz="0" w:space="0" w:color="auto"/>
            <w:right w:val="none" w:sz="0" w:space="0" w:color="auto"/>
          </w:divBdr>
        </w:div>
        <w:div w:id="775751633">
          <w:marLeft w:val="0"/>
          <w:marRight w:val="0"/>
          <w:marTop w:val="0"/>
          <w:marBottom w:val="0"/>
          <w:divBdr>
            <w:top w:val="none" w:sz="0" w:space="0" w:color="auto"/>
            <w:left w:val="none" w:sz="0" w:space="0" w:color="auto"/>
            <w:bottom w:val="none" w:sz="0" w:space="0" w:color="auto"/>
            <w:right w:val="none" w:sz="0" w:space="0" w:color="auto"/>
          </w:divBdr>
        </w:div>
        <w:div w:id="785808484">
          <w:marLeft w:val="0"/>
          <w:marRight w:val="0"/>
          <w:marTop w:val="0"/>
          <w:marBottom w:val="0"/>
          <w:divBdr>
            <w:top w:val="none" w:sz="0" w:space="0" w:color="auto"/>
            <w:left w:val="none" w:sz="0" w:space="0" w:color="auto"/>
            <w:bottom w:val="none" w:sz="0" w:space="0" w:color="auto"/>
            <w:right w:val="none" w:sz="0" w:space="0" w:color="auto"/>
          </w:divBdr>
        </w:div>
        <w:div w:id="788207575">
          <w:marLeft w:val="0"/>
          <w:marRight w:val="0"/>
          <w:marTop w:val="0"/>
          <w:marBottom w:val="0"/>
          <w:divBdr>
            <w:top w:val="none" w:sz="0" w:space="0" w:color="auto"/>
            <w:left w:val="none" w:sz="0" w:space="0" w:color="auto"/>
            <w:bottom w:val="none" w:sz="0" w:space="0" w:color="auto"/>
            <w:right w:val="none" w:sz="0" w:space="0" w:color="auto"/>
          </w:divBdr>
        </w:div>
        <w:div w:id="791368639">
          <w:marLeft w:val="0"/>
          <w:marRight w:val="0"/>
          <w:marTop w:val="0"/>
          <w:marBottom w:val="0"/>
          <w:divBdr>
            <w:top w:val="none" w:sz="0" w:space="0" w:color="auto"/>
            <w:left w:val="none" w:sz="0" w:space="0" w:color="auto"/>
            <w:bottom w:val="none" w:sz="0" w:space="0" w:color="auto"/>
            <w:right w:val="none" w:sz="0" w:space="0" w:color="auto"/>
          </w:divBdr>
        </w:div>
        <w:div w:id="792863754">
          <w:marLeft w:val="0"/>
          <w:marRight w:val="0"/>
          <w:marTop w:val="0"/>
          <w:marBottom w:val="0"/>
          <w:divBdr>
            <w:top w:val="none" w:sz="0" w:space="0" w:color="auto"/>
            <w:left w:val="none" w:sz="0" w:space="0" w:color="auto"/>
            <w:bottom w:val="none" w:sz="0" w:space="0" w:color="auto"/>
            <w:right w:val="none" w:sz="0" w:space="0" w:color="auto"/>
          </w:divBdr>
        </w:div>
        <w:div w:id="797912377">
          <w:marLeft w:val="0"/>
          <w:marRight w:val="0"/>
          <w:marTop w:val="0"/>
          <w:marBottom w:val="0"/>
          <w:divBdr>
            <w:top w:val="none" w:sz="0" w:space="0" w:color="auto"/>
            <w:left w:val="none" w:sz="0" w:space="0" w:color="auto"/>
            <w:bottom w:val="none" w:sz="0" w:space="0" w:color="auto"/>
            <w:right w:val="none" w:sz="0" w:space="0" w:color="auto"/>
          </w:divBdr>
        </w:div>
        <w:div w:id="801731667">
          <w:marLeft w:val="0"/>
          <w:marRight w:val="0"/>
          <w:marTop w:val="0"/>
          <w:marBottom w:val="0"/>
          <w:divBdr>
            <w:top w:val="none" w:sz="0" w:space="0" w:color="auto"/>
            <w:left w:val="none" w:sz="0" w:space="0" w:color="auto"/>
            <w:bottom w:val="none" w:sz="0" w:space="0" w:color="auto"/>
            <w:right w:val="none" w:sz="0" w:space="0" w:color="auto"/>
          </w:divBdr>
        </w:div>
        <w:div w:id="801965496">
          <w:marLeft w:val="0"/>
          <w:marRight w:val="0"/>
          <w:marTop w:val="0"/>
          <w:marBottom w:val="0"/>
          <w:divBdr>
            <w:top w:val="none" w:sz="0" w:space="0" w:color="auto"/>
            <w:left w:val="none" w:sz="0" w:space="0" w:color="auto"/>
            <w:bottom w:val="none" w:sz="0" w:space="0" w:color="auto"/>
            <w:right w:val="none" w:sz="0" w:space="0" w:color="auto"/>
          </w:divBdr>
        </w:div>
        <w:div w:id="807623629">
          <w:marLeft w:val="0"/>
          <w:marRight w:val="0"/>
          <w:marTop w:val="0"/>
          <w:marBottom w:val="0"/>
          <w:divBdr>
            <w:top w:val="none" w:sz="0" w:space="0" w:color="auto"/>
            <w:left w:val="none" w:sz="0" w:space="0" w:color="auto"/>
            <w:bottom w:val="none" w:sz="0" w:space="0" w:color="auto"/>
            <w:right w:val="none" w:sz="0" w:space="0" w:color="auto"/>
          </w:divBdr>
        </w:div>
        <w:div w:id="812017807">
          <w:marLeft w:val="0"/>
          <w:marRight w:val="0"/>
          <w:marTop w:val="0"/>
          <w:marBottom w:val="0"/>
          <w:divBdr>
            <w:top w:val="none" w:sz="0" w:space="0" w:color="auto"/>
            <w:left w:val="none" w:sz="0" w:space="0" w:color="auto"/>
            <w:bottom w:val="none" w:sz="0" w:space="0" w:color="auto"/>
            <w:right w:val="none" w:sz="0" w:space="0" w:color="auto"/>
          </w:divBdr>
        </w:div>
        <w:div w:id="815033677">
          <w:marLeft w:val="0"/>
          <w:marRight w:val="0"/>
          <w:marTop w:val="0"/>
          <w:marBottom w:val="0"/>
          <w:divBdr>
            <w:top w:val="none" w:sz="0" w:space="0" w:color="auto"/>
            <w:left w:val="none" w:sz="0" w:space="0" w:color="auto"/>
            <w:bottom w:val="none" w:sz="0" w:space="0" w:color="auto"/>
            <w:right w:val="none" w:sz="0" w:space="0" w:color="auto"/>
          </w:divBdr>
        </w:div>
        <w:div w:id="816606214">
          <w:marLeft w:val="0"/>
          <w:marRight w:val="0"/>
          <w:marTop w:val="0"/>
          <w:marBottom w:val="0"/>
          <w:divBdr>
            <w:top w:val="none" w:sz="0" w:space="0" w:color="auto"/>
            <w:left w:val="none" w:sz="0" w:space="0" w:color="auto"/>
            <w:bottom w:val="none" w:sz="0" w:space="0" w:color="auto"/>
            <w:right w:val="none" w:sz="0" w:space="0" w:color="auto"/>
          </w:divBdr>
        </w:div>
        <w:div w:id="822695104">
          <w:marLeft w:val="0"/>
          <w:marRight w:val="0"/>
          <w:marTop w:val="0"/>
          <w:marBottom w:val="0"/>
          <w:divBdr>
            <w:top w:val="none" w:sz="0" w:space="0" w:color="auto"/>
            <w:left w:val="none" w:sz="0" w:space="0" w:color="auto"/>
            <w:bottom w:val="none" w:sz="0" w:space="0" w:color="auto"/>
            <w:right w:val="none" w:sz="0" w:space="0" w:color="auto"/>
          </w:divBdr>
        </w:div>
        <w:div w:id="837842703">
          <w:marLeft w:val="0"/>
          <w:marRight w:val="0"/>
          <w:marTop w:val="0"/>
          <w:marBottom w:val="0"/>
          <w:divBdr>
            <w:top w:val="none" w:sz="0" w:space="0" w:color="auto"/>
            <w:left w:val="none" w:sz="0" w:space="0" w:color="auto"/>
            <w:bottom w:val="none" w:sz="0" w:space="0" w:color="auto"/>
            <w:right w:val="none" w:sz="0" w:space="0" w:color="auto"/>
          </w:divBdr>
        </w:div>
        <w:div w:id="846098106">
          <w:marLeft w:val="0"/>
          <w:marRight w:val="0"/>
          <w:marTop w:val="0"/>
          <w:marBottom w:val="0"/>
          <w:divBdr>
            <w:top w:val="none" w:sz="0" w:space="0" w:color="auto"/>
            <w:left w:val="none" w:sz="0" w:space="0" w:color="auto"/>
            <w:bottom w:val="none" w:sz="0" w:space="0" w:color="auto"/>
            <w:right w:val="none" w:sz="0" w:space="0" w:color="auto"/>
          </w:divBdr>
        </w:div>
        <w:div w:id="846405547">
          <w:marLeft w:val="0"/>
          <w:marRight w:val="0"/>
          <w:marTop w:val="0"/>
          <w:marBottom w:val="0"/>
          <w:divBdr>
            <w:top w:val="none" w:sz="0" w:space="0" w:color="auto"/>
            <w:left w:val="none" w:sz="0" w:space="0" w:color="auto"/>
            <w:bottom w:val="none" w:sz="0" w:space="0" w:color="auto"/>
            <w:right w:val="none" w:sz="0" w:space="0" w:color="auto"/>
          </w:divBdr>
        </w:div>
        <w:div w:id="854267562">
          <w:marLeft w:val="0"/>
          <w:marRight w:val="0"/>
          <w:marTop w:val="0"/>
          <w:marBottom w:val="0"/>
          <w:divBdr>
            <w:top w:val="none" w:sz="0" w:space="0" w:color="auto"/>
            <w:left w:val="none" w:sz="0" w:space="0" w:color="auto"/>
            <w:bottom w:val="none" w:sz="0" w:space="0" w:color="auto"/>
            <w:right w:val="none" w:sz="0" w:space="0" w:color="auto"/>
          </w:divBdr>
        </w:div>
        <w:div w:id="855268937">
          <w:marLeft w:val="0"/>
          <w:marRight w:val="0"/>
          <w:marTop w:val="0"/>
          <w:marBottom w:val="0"/>
          <w:divBdr>
            <w:top w:val="none" w:sz="0" w:space="0" w:color="auto"/>
            <w:left w:val="none" w:sz="0" w:space="0" w:color="auto"/>
            <w:bottom w:val="none" w:sz="0" w:space="0" w:color="auto"/>
            <w:right w:val="none" w:sz="0" w:space="0" w:color="auto"/>
          </w:divBdr>
        </w:div>
        <w:div w:id="855733089">
          <w:marLeft w:val="0"/>
          <w:marRight w:val="0"/>
          <w:marTop w:val="0"/>
          <w:marBottom w:val="0"/>
          <w:divBdr>
            <w:top w:val="none" w:sz="0" w:space="0" w:color="auto"/>
            <w:left w:val="none" w:sz="0" w:space="0" w:color="auto"/>
            <w:bottom w:val="none" w:sz="0" w:space="0" w:color="auto"/>
            <w:right w:val="none" w:sz="0" w:space="0" w:color="auto"/>
          </w:divBdr>
        </w:div>
        <w:div w:id="865022175">
          <w:marLeft w:val="0"/>
          <w:marRight w:val="0"/>
          <w:marTop w:val="0"/>
          <w:marBottom w:val="0"/>
          <w:divBdr>
            <w:top w:val="none" w:sz="0" w:space="0" w:color="auto"/>
            <w:left w:val="none" w:sz="0" w:space="0" w:color="auto"/>
            <w:bottom w:val="none" w:sz="0" w:space="0" w:color="auto"/>
            <w:right w:val="none" w:sz="0" w:space="0" w:color="auto"/>
          </w:divBdr>
        </w:div>
        <w:div w:id="866331789">
          <w:marLeft w:val="0"/>
          <w:marRight w:val="0"/>
          <w:marTop w:val="0"/>
          <w:marBottom w:val="0"/>
          <w:divBdr>
            <w:top w:val="none" w:sz="0" w:space="0" w:color="auto"/>
            <w:left w:val="none" w:sz="0" w:space="0" w:color="auto"/>
            <w:bottom w:val="none" w:sz="0" w:space="0" w:color="auto"/>
            <w:right w:val="none" w:sz="0" w:space="0" w:color="auto"/>
          </w:divBdr>
        </w:div>
        <w:div w:id="878279580">
          <w:marLeft w:val="0"/>
          <w:marRight w:val="0"/>
          <w:marTop w:val="0"/>
          <w:marBottom w:val="0"/>
          <w:divBdr>
            <w:top w:val="none" w:sz="0" w:space="0" w:color="auto"/>
            <w:left w:val="none" w:sz="0" w:space="0" w:color="auto"/>
            <w:bottom w:val="none" w:sz="0" w:space="0" w:color="auto"/>
            <w:right w:val="none" w:sz="0" w:space="0" w:color="auto"/>
          </w:divBdr>
        </w:div>
        <w:div w:id="878323841">
          <w:marLeft w:val="0"/>
          <w:marRight w:val="0"/>
          <w:marTop w:val="0"/>
          <w:marBottom w:val="0"/>
          <w:divBdr>
            <w:top w:val="none" w:sz="0" w:space="0" w:color="auto"/>
            <w:left w:val="none" w:sz="0" w:space="0" w:color="auto"/>
            <w:bottom w:val="none" w:sz="0" w:space="0" w:color="auto"/>
            <w:right w:val="none" w:sz="0" w:space="0" w:color="auto"/>
          </w:divBdr>
        </w:div>
        <w:div w:id="881401679">
          <w:marLeft w:val="0"/>
          <w:marRight w:val="0"/>
          <w:marTop w:val="0"/>
          <w:marBottom w:val="0"/>
          <w:divBdr>
            <w:top w:val="none" w:sz="0" w:space="0" w:color="auto"/>
            <w:left w:val="none" w:sz="0" w:space="0" w:color="auto"/>
            <w:bottom w:val="none" w:sz="0" w:space="0" w:color="auto"/>
            <w:right w:val="none" w:sz="0" w:space="0" w:color="auto"/>
          </w:divBdr>
        </w:div>
        <w:div w:id="881554150">
          <w:marLeft w:val="0"/>
          <w:marRight w:val="0"/>
          <w:marTop w:val="0"/>
          <w:marBottom w:val="0"/>
          <w:divBdr>
            <w:top w:val="none" w:sz="0" w:space="0" w:color="auto"/>
            <w:left w:val="none" w:sz="0" w:space="0" w:color="auto"/>
            <w:bottom w:val="none" w:sz="0" w:space="0" w:color="auto"/>
            <w:right w:val="none" w:sz="0" w:space="0" w:color="auto"/>
          </w:divBdr>
        </w:div>
        <w:div w:id="882985808">
          <w:marLeft w:val="0"/>
          <w:marRight w:val="0"/>
          <w:marTop w:val="0"/>
          <w:marBottom w:val="0"/>
          <w:divBdr>
            <w:top w:val="none" w:sz="0" w:space="0" w:color="auto"/>
            <w:left w:val="none" w:sz="0" w:space="0" w:color="auto"/>
            <w:bottom w:val="none" w:sz="0" w:space="0" w:color="auto"/>
            <w:right w:val="none" w:sz="0" w:space="0" w:color="auto"/>
          </w:divBdr>
        </w:div>
        <w:div w:id="883560588">
          <w:marLeft w:val="0"/>
          <w:marRight w:val="0"/>
          <w:marTop w:val="0"/>
          <w:marBottom w:val="0"/>
          <w:divBdr>
            <w:top w:val="none" w:sz="0" w:space="0" w:color="auto"/>
            <w:left w:val="none" w:sz="0" w:space="0" w:color="auto"/>
            <w:bottom w:val="none" w:sz="0" w:space="0" w:color="auto"/>
            <w:right w:val="none" w:sz="0" w:space="0" w:color="auto"/>
          </w:divBdr>
        </w:div>
        <w:div w:id="888034397">
          <w:marLeft w:val="0"/>
          <w:marRight w:val="0"/>
          <w:marTop w:val="0"/>
          <w:marBottom w:val="0"/>
          <w:divBdr>
            <w:top w:val="none" w:sz="0" w:space="0" w:color="auto"/>
            <w:left w:val="none" w:sz="0" w:space="0" w:color="auto"/>
            <w:bottom w:val="none" w:sz="0" w:space="0" w:color="auto"/>
            <w:right w:val="none" w:sz="0" w:space="0" w:color="auto"/>
          </w:divBdr>
        </w:div>
        <w:div w:id="889270723">
          <w:marLeft w:val="0"/>
          <w:marRight w:val="0"/>
          <w:marTop w:val="0"/>
          <w:marBottom w:val="0"/>
          <w:divBdr>
            <w:top w:val="none" w:sz="0" w:space="0" w:color="auto"/>
            <w:left w:val="none" w:sz="0" w:space="0" w:color="auto"/>
            <w:bottom w:val="none" w:sz="0" w:space="0" w:color="auto"/>
            <w:right w:val="none" w:sz="0" w:space="0" w:color="auto"/>
          </w:divBdr>
        </w:div>
        <w:div w:id="890923939">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893933378">
          <w:marLeft w:val="0"/>
          <w:marRight w:val="0"/>
          <w:marTop w:val="0"/>
          <w:marBottom w:val="0"/>
          <w:divBdr>
            <w:top w:val="none" w:sz="0" w:space="0" w:color="auto"/>
            <w:left w:val="none" w:sz="0" w:space="0" w:color="auto"/>
            <w:bottom w:val="none" w:sz="0" w:space="0" w:color="auto"/>
            <w:right w:val="none" w:sz="0" w:space="0" w:color="auto"/>
          </w:divBdr>
        </w:div>
        <w:div w:id="896009863">
          <w:marLeft w:val="0"/>
          <w:marRight w:val="0"/>
          <w:marTop w:val="0"/>
          <w:marBottom w:val="0"/>
          <w:divBdr>
            <w:top w:val="none" w:sz="0" w:space="0" w:color="auto"/>
            <w:left w:val="none" w:sz="0" w:space="0" w:color="auto"/>
            <w:bottom w:val="none" w:sz="0" w:space="0" w:color="auto"/>
            <w:right w:val="none" w:sz="0" w:space="0" w:color="auto"/>
          </w:divBdr>
        </w:div>
        <w:div w:id="900479267">
          <w:marLeft w:val="0"/>
          <w:marRight w:val="0"/>
          <w:marTop w:val="0"/>
          <w:marBottom w:val="0"/>
          <w:divBdr>
            <w:top w:val="none" w:sz="0" w:space="0" w:color="auto"/>
            <w:left w:val="none" w:sz="0" w:space="0" w:color="auto"/>
            <w:bottom w:val="none" w:sz="0" w:space="0" w:color="auto"/>
            <w:right w:val="none" w:sz="0" w:space="0" w:color="auto"/>
          </w:divBdr>
        </w:div>
        <w:div w:id="901599832">
          <w:marLeft w:val="0"/>
          <w:marRight w:val="0"/>
          <w:marTop w:val="0"/>
          <w:marBottom w:val="0"/>
          <w:divBdr>
            <w:top w:val="none" w:sz="0" w:space="0" w:color="auto"/>
            <w:left w:val="none" w:sz="0" w:space="0" w:color="auto"/>
            <w:bottom w:val="none" w:sz="0" w:space="0" w:color="auto"/>
            <w:right w:val="none" w:sz="0" w:space="0" w:color="auto"/>
          </w:divBdr>
        </w:div>
        <w:div w:id="907347198">
          <w:marLeft w:val="0"/>
          <w:marRight w:val="0"/>
          <w:marTop w:val="0"/>
          <w:marBottom w:val="0"/>
          <w:divBdr>
            <w:top w:val="none" w:sz="0" w:space="0" w:color="auto"/>
            <w:left w:val="none" w:sz="0" w:space="0" w:color="auto"/>
            <w:bottom w:val="none" w:sz="0" w:space="0" w:color="auto"/>
            <w:right w:val="none" w:sz="0" w:space="0" w:color="auto"/>
          </w:divBdr>
        </w:div>
        <w:div w:id="911426489">
          <w:marLeft w:val="0"/>
          <w:marRight w:val="0"/>
          <w:marTop w:val="0"/>
          <w:marBottom w:val="0"/>
          <w:divBdr>
            <w:top w:val="none" w:sz="0" w:space="0" w:color="auto"/>
            <w:left w:val="none" w:sz="0" w:space="0" w:color="auto"/>
            <w:bottom w:val="none" w:sz="0" w:space="0" w:color="auto"/>
            <w:right w:val="none" w:sz="0" w:space="0" w:color="auto"/>
          </w:divBdr>
        </w:div>
        <w:div w:id="911504240">
          <w:marLeft w:val="0"/>
          <w:marRight w:val="0"/>
          <w:marTop w:val="0"/>
          <w:marBottom w:val="0"/>
          <w:divBdr>
            <w:top w:val="none" w:sz="0" w:space="0" w:color="auto"/>
            <w:left w:val="none" w:sz="0" w:space="0" w:color="auto"/>
            <w:bottom w:val="none" w:sz="0" w:space="0" w:color="auto"/>
            <w:right w:val="none" w:sz="0" w:space="0" w:color="auto"/>
          </w:divBdr>
        </w:div>
        <w:div w:id="917592808">
          <w:marLeft w:val="0"/>
          <w:marRight w:val="0"/>
          <w:marTop w:val="0"/>
          <w:marBottom w:val="0"/>
          <w:divBdr>
            <w:top w:val="none" w:sz="0" w:space="0" w:color="auto"/>
            <w:left w:val="none" w:sz="0" w:space="0" w:color="auto"/>
            <w:bottom w:val="none" w:sz="0" w:space="0" w:color="auto"/>
            <w:right w:val="none" w:sz="0" w:space="0" w:color="auto"/>
          </w:divBdr>
        </w:div>
        <w:div w:id="924724791">
          <w:marLeft w:val="0"/>
          <w:marRight w:val="0"/>
          <w:marTop w:val="0"/>
          <w:marBottom w:val="0"/>
          <w:divBdr>
            <w:top w:val="none" w:sz="0" w:space="0" w:color="auto"/>
            <w:left w:val="none" w:sz="0" w:space="0" w:color="auto"/>
            <w:bottom w:val="none" w:sz="0" w:space="0" w:color="auto"/>
            <w:right w:val="none" w:sz="0" w:space="0" w:color="auto"/>
          </w:divBdr>
        </w:div>
        <w:div w:id="924726273">
          <w:marLeft w:val="0"/>
          <w:marRight w:val="0"/>
          <w:marTop w:val="0"/>
          <w:marBottom w:val="0"/>
          <w:divBdr>
            <w:top w:val="none" w:sz="0" w:space="0" w:color="auto"/>
            <w:left w:val="none" w:sz="0" w:space="0" w:color="auto"/>
            <w:bottom w:val="none" w:sz="0" w:space="0" w:color="auto"/>
            <w:right w:val="none" w:sz="0" w:space="0" w:color="auto"/>
          </w:divBdr>
        </w:div>
        <w:div w:id="928005584">
          <w:marLeft w:val="0"/>
          <w:marRight w:val="0"/>
          <w:marTop w:val="0"/>
          <w:marBottom w:val="0"/>
          <w:divBdr>
            <w:top w:val="none" w:sz="0" w:space="0" w:color="auto"/>
            <w:left w:val="none" w:sz="0" w:space="0" w:color="auto"/>
            <w:bottom w:val="none" w:sz="0" w:space="0" w:color="auto"/>
            <w:right w:val="none" w:sz="0" w:space="0" w:color="auto"/>
          </w:divBdr>
        </w:div>
        <w:div w:id="928932480">
          <w:marLeft w:val="0"/>
          <w:marRight w:val="0"/>
          <w:marTop w:val="0"/>
          <w:marBottom w:val="0"/>
          <w:divBdr>
            <w:top w:val="none" w:sz="0" w:space="0" w:color="auto"/>
            <w:left w:val="none" w:sz="0" w:space="0" w:color="auto"/>
            <w:bottom w:val="none" w:sz="0" w:space="0" w:color="auto"/>
            <w:right w:val="none" w:sz="0" w:space="0" w:color="auto"/>
          </w:divBdr>
        </w:div>
        <w:div w:id="930310178">
          <w:marLeft w:val="0"/>
          <w:marRight w:val="0"/>
          <w:marTop w:val="0"/>
          <w:marBottom w:val="0"/>
          <w:divBdr>
            <w:top w:val="none" w:sz="0" w:space="0" w:color="auto"/>
            <w:left w:val="none" w:sz="0" w:space="0" w:color="auto"/>
            <w:bottom w:val="none" w:sz="0" w:space="0" w:color="auto"/>
            <w:right w:val="none" w:sz="0" w:space="0" w:color="auto"/>
          </w:divBdr>
        </w:div>
        <w:div w:id="930968475">
          <w:marLeft w:val="0"/>
          <w:marRight w:val="0"/>
          <w:marTop w:val="0"/>
          <w:marBottom w:val="0"/>
          <w:divBdr>
            <w:top w:val="none" w:sz="0" w:space="0" w:color="auto"/>
            <w:left w:val="none" w:sz="0" w:space="0" w:color="auto"/>
            <w:bottom w:val="none" w:sz="0" w:space="0" w:color="auto"/>
            <w:right w:val="none" w:sz="0" w:space="0" w:color="auto"/>
          </w:divBdr>
        </w:div>
        <w:div w:id="936640922">
          <w:marLeft w:val="0"/>
          <w:marRight w:val="0"/>
          <w:marTop w:val="0"/>
          <w:marBottom w:val="0"/>
          <w:divBdr>
            <w:top w:val="none" w:sz="0" w:space="0" w:color="auto"/>
            <w:left w:val="none" w:sz="0" w:space="0" w:color="auto"/>
            <w:bottom w:val="none" w:sz="0" w:space="0" w:color="auto"/>
            <w:right w:val="none" w:sz="0" w:space="0" w:color="auto"/>
          </w:divBdr>
        </w:div>
        <w:div w:id="940601017">
          <w:marLeft w:val="0"/>
          <w:marRight w:val="0"/>
          <w:marTop w:val="0"/>
          <w:marBottom w:val="0"/>
          <w:divBdr>
            <w:top w:val="none" w:sz="0" w:space="0" w:color="auto"/>
            <w:left w:val="none" w:sz="0" w:space="0" w:color="auto"/>
            <w:bottom w:val="none" w:sz="0" w:space="0" w:color="auto"/>
            <w:right w:val="none" w:sz="0" w:space="0" w:color="auto"/>
          </w:divBdr>
        </w:div>
        <w:div w:id="951088577">
          <w:marLeft w:val="0"/>
          <w:marRight w:val="0"/>
          <w:marTop w:val="0"/>
          <w:marBottom w:val="0"/>
          <w:divBdr>
            <w:top w:val="none" w:sz="0" w:space="0" w:color="auto"/>
            <w:left w:val="none" w:sz="0" w:space="0" w:color="auto"/>
            <w:bottom w:val="none" w:sz="0" w:space="0" w:color="auto"/>
            <w:right w:val="none" w:sz="0" w:space="0" w:color="auto"/>
          </w:divBdr>
        </w:div>
        <w:div w:id="954098767">
          <w:marLeft w:val="0"/>
          <w:marRight w:val="0"/>
          <w:marTop w:val="0"/>
          <w:marBottom w:val="0"/>
          <w:divBdr>
            <w:top w:val="none" w:sz="0" w:space="0" w:color="auto"/>
            <w:left w:val="none" w:sz="0" w:space="0" w:color="auto"/>
            <w:bottom w:val="none" w:sz="0" w:space="0" w:color="auto"/>
            <w:right w:val="none" w:sz="0" w:space="0" w:color="auto"/>
          </w:divBdr>
        </w:div>
        <w:div w:id="956791670">
          <w:marLeft w:val="0"/>
          <w:marRight w:val="0"/>
          <w:marTop w:val="0"/>
          <w:marBottom w:val="0"/>
          <w:divBdr>
            <w:top w:val="none" w:sz="0" w:space="0" w:color="auto"/>
            <w:left w:val="none" w:sz="0" w:space="0" w:color="auto"/>
            <w:bottom w:val="none" w:sz="0" w:space="0" w:color="auto"/>
            <w:right w:val="none" w:sz="0" w:space="0" w:color="auto"/>
          </w:divBdr>
        </w:div>
        <w:div w:id="961575799">
          <w:marLeft w:val="0"/>
          <w:marRight w:val="0"/>
          <w:marTop w:val="0"/>
          <w:marBottom w:val="0"/>
          <w:divBdr>
            <w:top w:val="none" w:sz="0" w:space="0" w:color="auto"/>
            <w:left w:val="none" w:sz="0" w:space="0" w:color="auto"/>
            <w:bottom w:val="none" w:sz="0" w:space="0" w:color="auto"/>
            <w:right w:val="none" w:sz="0" w:space="0" w:color="auto"/>
          </w:divBdr>
        </w:div>
        <w:div w:id="964853641">
          <w:marLeft w:val="0"/>
          <w:marRight w:val="0"/>
          <w:marTop w:val="0"/>
          <w:marBottom w:val="0"/>
          <w:divBdr>
            <w:top w:val="none" w:sz="0" w:space="0" w:color="auto"/>
            <w:left w:val="none" w:sz="0" w:space="0" w:color="auto"/>
            <w:bottom w:val="none" w:sz="0" w:space="0" w:color="auto"/>
            <w:right w:val="none" w:sz="0" w:space="0" w:color="auto"/>
          </w:divBdr>
        </w:div>
        <w:div w:id="968701100">
          <w:marLeft w:val="0"/>
          <w:marRight w:val="0"/>
          <w:marTop w:val="0"/>
          <w:marBottom w:val="0"/>
          <w:divBdr>
            <w:top w:val="none" w:sz="0" w:space="0" w:color="auto"/>
            <w:left w:val="none" w:sz="0" w:space="0" w:color="auto"/>
            <w:bottom w:val="none" w:sz="0" w:space="0" w:color="auto"/>
            <w:right w:val="none" w:sz="0" w:space="0" w:color="auto"/>
          </w:divBdr>
        </w:div>
        <w:div w:id="970986310">
          <w:marLeft w:val="0"/>
          <w:marRight w:val="0"/>
          <w:marTop w:val="0"/>
          <w:marBottom w:val="0"/>
          <w:divBdr>
            <w:top w:val="none" w:sz="0" w:space="0" w:color="auto"/>
            <w:left w:val="none" w:sz="0" w:space="0" w:color="auto"/>
            <w:bottom w:val="none" w:sz="0" w:space="0" w:color="auto"/>
            <w:right w:val="none" w:sz="0" w:space="0" w:color="auto"/>
          </w:divBdr>
        </w:div>
        <w:div w:id="972252142">
          <w:marLeft w:val="0"/>
          <w:marRight w:val="0"/>
          <w:marTop w:val="0"/>
          <w:marBottom w:val="0"/>
          <w:divBdr>
            <w:top w:val="none" w:sz="0" w:space="0" w:color="auto"/>
            <w:left w:val="none" w:sz="0" w:space="0" w:color="auto"/>
            <w:bottom w:val="none" w:sz="0" w:space="0" w:color="auto"/>
            <w:right w:val="none" w:sz="0" w:space="0" w:color="auto"/>
          </w:divBdr>
        </w:div>
        <w:div w:id="974942989">
          <w:marLeft w:val="0"/>
          <w:marRight w:val="0"/>
          <w:marTop w:val="0"/>
          <w:marBottom w:val="0"/>
          <w:divBdr>
            <w:top w:val="none" w:sz="0" w:space="0" w:color="auto"/>
            <w:left w:val="none" w:sz="0" w:space="0" w:color="auto"/>
            <w:bottom w:val="none" w:sz="0" w:space="0" w:color="auto"/>
            <w:right w:val="none" w:sz="0" w:space="0" w:color="auto"/>
          </w:divBdr>
        </w:div>
        <w:div w:id="977340640">
          <w:marLeft w:val="0"/>
          <w:marRight w:val="0"/>
          <w:marTop w:val="0"/>
          <w:marBottom w:val="0"/>
          <w:divBdr>
            <w:top w:val="none" w:sz="0" w:space="0" w:color="auto"/>
            <w:left w:val="none" w:sz="0" w:space="0" w:color="auto"/>
            <w:bottom w:val="none" w:sz="0" w:space="0" w:color="auto"/>
            <w:right w:val="none" w:sz="0" w:space="0" w:color="auto"/>
          </w:divBdr>
        </w:div>
        <w:div w:id="982079976">
          <w:marLeft w:val="0"/>
          <w:marRight w:val="0"/>
          <w:marTop w:val="0"/>
          <w:marBottom w:val="0"/>
          <w:divBdr>
            <w:top w:val="none" w:sz="0" w:space="0" w:color="auto"/>
            <w:left w:val="none" w:sz="0" w:space="0" w:color="auto"/>
            <w:bottom w:val="none" w:sz="0" w:space="0" w:color="auto"/>
            <w:right w:val="none" w:sz="0" w:space="0" w:color="auto"/>
          </w:divBdr>
        </w:div>
        <w:div w:id="985670486">
          <w:marLeft w:val="0"/>
          <w:marRight w:val="0"/>
          <w:marTop w:val="0"/>
          <w:marBottom w:val="0"/>
          <w:divBdr>
            <w:top w:val="none" w:sz="0" w:space="0" w:color="auto"/>
            <w:left w:val="none" w:sz="0" w:space="0" w:color="auto"/>
            <w:bottom w:val="none" w:sz="0" w:space="0" w:color="auto"/>
            <w:right w:val="none" w:sz="0" w:space="0" w:color="auto"/>
          </w:divBdr>
        </w:div>
        <w:div w:id="990863566">
          <w:marLeft w:val="0"/>
          <w:marRight w:val="0"/>
          <w:marTop w:val="0"/>
          <w:marBottom w:val="0"/>
          <w:divBdr>
            <w:top w:val="none" w:sz="0" w:space="0" w:color="auto"/>
            <w:left w:val="none" w:sz="0" w:space="0" w:color="auto"/>
            <w:bottom w:val="none" w:sz="0" w:space="0" w:color="auto"/>
            <w:right w:val="none" w:sz="0" w:space="0" w:color="auto"/>
          </w:divBdr>
        </w:div>
        <w:div w:id="997734552">
          <w:marLeft w:val="0"/>
          <w:marRight w:val="0"/>
          <w:marTop w:val="0"/>
          <w:marBottom w:val="0"/>
          <w:divBdr>
            <w:top w:val="none" w:sz="0" w:space="0" w:color="auto"/>
            <w:left w:val="none" w:sz="0" w:space="0" w:color="auto"/>
            <w:bottom w:val="none" w:sz="0" w:space="0" w:color="auto"/>
            <w:right w:val="none" w:sz="0" w:space="0" w:color="auto"/>
          </w:divBdr>
        </w:div>
        <w:div w:id="1002469083">
          <w:marLeft w:val="0"/>
          <w:marRight w:val="0"/>
          <w:marTop w:val="0"/>
          <w:marBottom w:val="0"/>
          <w:divBdr>
            <w:top w:val="none" w:sz="0" w:space="0" w:color="auto"/>
            <w:left w:val="none" w:sz="0" w:space="0" w:color="auto"/>
            <w:bottom w:val="none" w:sz="0" w:space="0" w:color="auto"/>
            <w:right w:val="none" w:sz="0" w:space="0" w:color="auto"/>
          </w:divBdr>
        </w:div>
        <w:div w:id="1009285346">
          <w:marLeft w:val="0"/>
          <w:marRight w:val="0"/>
          <w:marTop w:val="0"/>
          <w:marBottom w:val="0"/>
          <w:divBdr>
            <w:top w:val="none" w:sz="0" w:space="0" w:color="auto"/>
            <w:left w:val="none" w:sz="0" w:space="0" w:color="auto"/>
            <w:bottom w:val="none" w:sz="0" w:space="0" w:color="auto"/>
            <w:right w:val="none" w:sz="0" w:space="0" w:color="auto"/>
          </w:divBdr>
        </w:div>
        <w:div w:id="1010257392">
          <w:marLeft w:val="0"/>
          <w:marRight w:val="0"/>
          <w:marTop w:val="0"/>
          <w:marBottom w:val="0"/>
          <w:divBdr>
            <w:top w:val="none" w:sz="0" w:space="0" w:color="auto"/>
            <w:left w:val="none" w:sz="0" w:space="0" w:color="auto"/>
            <w:bottom w:val="none" w:sz="0" w:space="0" w:color="auto"/>
            <w:right w:val="none" w:sz="0" w:space="0" w:color="auto"/>
          </w:divBdr>
        </w:div>
        <w:div w:id="1013073359">
          <w:marLeft w:val="0"/>
          <w:marRight w:val="0"/>
          <w:marTop w:val="0"/>
          <w:marBottom w:val="0"/>
          <w:divBdr>
            <w:top w:val="none" w:sz="0" w:space="0" w:color="auto"/>
            <w:left w:val="none" w:sz="0" w:space="0" w:color="auto"/>
            <w:bottom w:val="none" w:sz="0" w:space="0" w:color="auto"/>
            <w:right w:val="none" w:sz="0" w:space="0" w:color="auto"/>
          </w:divBdr>
        </w:div>
        <w:div w:id="1013608373">
          <w:marLeft w:val="0"/>
          <w:marRight w:val="0"/>
          <w:marTop w:val="0"/>
          <w:marBottom w:val="0"/>
          <w:divBdr>
            <w:top w:val="none" w:sz="0" w:space="0" w:color="auto"/>
            <w:left w:val="none" w:sz="0" w:space="0" w:color="auto"/>
            <w:bottom w:val="none" w:sz="0" w:space="0" w:color="auto"/>
            <w:right w:val="none" w:sz="0" w:space="0" w:color="auto"/>
          </w:divBdr>
        </w:div>
        <w:div w:id="1018889501">
          <w:marLeft w:val="0"/>
          <w:marRight w:val="0"/>
          <w:marTop w:val="0"/>
          <w:marBottom w:val="0"/>
          <w:divBdr>
            <w:top w:val="none" w:sz="0" w:space="0" w:color="auto"/>
            <w:left w:val="none" w:sz="0" w:space="0" w:color="auto"/>
            <w:bottom w:val="none" w:sz="0" w:space="0" w:color="auto"/>
            <w:right w:val="none" w:sz="0" w:space="0" w:color="auto"/>
          </w:divBdr>
        </w:div>
        <w:div w:id="1019239870">
          <w:marLeft w:val="0"/>
          <w:marRight w:val="0"/>
          <w:marTop w:val="0"/>
          <w:marBottom w:val="0"/>
          <w:divBdr>
            <w:top w:val="none" w:sz="0" w:space="0" w:color="auto"/>
            <w:left w:val="none" w:sz="0" w:space="0" w:color="auto"/>
            <w:bottom w:val="none" w:sz="0" w:space="0" w:color="auto"/>
            <w:right w:val="none" w:sz="0" w:space="0" w:color="auto"/>
          </w:divBdr>
        </w:div>
        <w:div w:id="1020202749">
          <w:marLeft w:val="0"/>
          <w:marRight w:val="0"/>
          <w:marTop w:val="0"/>
          <w:marBottom w:val="0"/>
          <w:divBdr>
            <w:top w:val="none" w:sz="0" w:space="0" w:color="auto"/>
            <w:left w:val="none" w:sz="0" w:space="0" w:color="auto"/>
            <w:bottom w:val="none" w:sz="0" w:space="0" w:color="auto"/>
            <w:right w:val="none" w:sz="0" w:space="0" w:color="auto"/>
          </w:divBdr>
        </w:div>
        <w:div w:id="1026445611">
          <w:marLeft w:val="0"/>
          <w:marRight w:val="0"/>
          <w:marTop w:val="0"/>
          <w:marBottom w:val="0"/>
          <w:divBdr>
            <w:top w:val="none" w:sz="0" w:space="0" w:color="auto"/>
            <w:left w:val="none" w:sz="0" w:space="0" w:color="auto"/>
            <w:bottom w:val="none" w:sz="0" w:space="0" w:color="auto"/>
            <w:right w:val="none" w:sz="0" w:space="0" w:color="auto"/>
          </w:divBdr>
        </w:div>
        <w:div w:id="1027102553">
          <w:marLeft w:val="0"/>
          <w:marRight w:val="0"/>
          <w:marTop w:val="0"/>
          <w:marBottom w:val="0"/>
          <w:divBdr>
            <w:top w:val="none" w:sz="0" w:space="0" w:color="auto"/>
            <w:left w:val="none" w:sz="0" w:space="0" w:color="auto"/>
            <w:bottom w:val="none" w:sz="0" w:space="0" w:color="auto"/>
            <w:right w:val="none" w:sz="0" w:space="0" w:color="auto"/>
          </w:divBdr>
        </w:div>
        <w:div w:id="1031418854">
          <w:marLeft w:val="0"/>
          <w:marRight w:val="0"/>
          <w:marTop w:val="0"/>
          <w:marBottom w:val="0"/>
          <w:divBdr>
            <w:top w:val="none" w:sz="0" w:space="0" w:color="auto"/>
            <w:left w:val="none" w:sz="0" w:space="0" w:color="auto"/>
            <w:bottom w:val="none" w:sz="0" w:space="0" w:color="auto"/>
            <w:right w:val="none" w:sz="0" w:space="0" w:color="auto"/>
          </w:divBdr>
        </w:div>
        <w:div w:id="1032270984">
          <w:marLeft w:val="0"/>
          <w:marRight w:val="0"/>
          <w:marTop w:val="0"/>
          <w:marBottom w:val="0"/>
          <w:divBdr>
            <w:top w:val="none" w:sz="0" w:space="0" w:color="auto"/>
            <w:left w:val="none" w:sz="0" w:space="0" w:color="auto"/>
            <w:bottom w:val="none" w:sz="0" w:space="0" w:color="auto"/>
            <w:right w:val="none" w:sz="0" w:space="0" w:color="auto"/>
          </w:divBdr>
        </w:div>
        <w:div w:id="1036930119">
          <w:marLeft w:val="0"/>
          <w:marRight w:val="0"/>
          <w:marTop w:val="0"/>
          <w:marBottom w:val="0"/>
          <w:divBdr>
            <w:top w:val="none" w:sz="0" w:space="0" w:color="auto"/>
            <w:left w:val="none" w:sz="0" w:space="0" w:color="auto"/>
            <w:bottom w:val="none" w:sz="0" w:space="0" w:color="auto"/>
            <w:right w:val="none" w:sz="0" w:space="0" w:color="auto"/>
          </w:divBdr>
        </w:div>
        <w:div w:id="1038312293">
          <w:marLeft w:val="0"/>
          <w:marRight w:val="0"/>
          <w:marTop w:val="0"/>
          <w:marBottom w:val="0"/>
          <w:divBdr>
            <w:top w:val="none" w:sz="0" w:space="0" w:color="auto"/>
            <w:left w:val="none" w:sz="0" w:space="0" w:color="auto"/>
            <w:bottom w:val="none" w:sz="0" w:space="0" w:color="auto"/>
            <w:right w:val="none" w:sz="0" w:space="0" w:color="auto"/>
          </w:divBdr>
        </w:div>
        <w:div w:id="1040665497">
          <w:marLeft w:val="0"/>
          <w:marRight w:val="0"/>
          <w:marTop w:val="0"/>
          <w:marBottom w:val="0"/>
          <w:divBdr>
            <w:top w:val="none" w:sz="0" w:space="0" w:color="auto"/>
            <w:left w:val="none" w:sz="0" w:space="0" w:color="auto"/>
            <w:bottom w:val="none" w:sz="0" w:space="0" w:color="auto"/>
            <w:right w:val="none" w:sz="0" w:space="0" w:color="auto"/>
          </w:divBdr>
        </w:div>
        <w:div w:id="1043677179">
          <w:marLeft w:val="0"/>
          <w:marRight w:val="0"/>
          <w:marTop w:val="0"/>
          <w:marBottom w:val="0"/>
          <w:divBdr>
            <w:top w:val="none" w:sz="0" w:space="0" w:color="auto"/>
            <w:left w:val="none" w:sz="0" w:space="0" w:color="auto"/>
            <w:bottom w:val="none" w:sz="0" w:space="0" w:color="auto"/>
            <w:right w:val="none" w:sz="0" w:space="0" w:color="auto"/>
          </w:divBdr>
        </w:div>
        <w:div w:id="1046029642">
          <w:marLeft w:val="0"/>
          <w:marRight w:val="0"/>
          <w:marTop w:val="0"/>
          <w:marBottom w:val="0"/>
          <w:divBdr>
            <w:top w:val="none" w:sz="0" w:space="0" w:color="auto"/>
            <w:left w:val="none" w:sz="0" w:space="0" w:color="auto"/>
            <w:bottom w:val="none" w:sz="0" w:space="0" w:color="auto"/>
            <w:right w:val="none" w:sz="0" w:space="0" w:color="auto"/>
          </w:divBdr>
        </w:div>
        <w:div w:id="1053389151">
          <w:marLeft w:val="0"/>
          <w:marRight w:val="0"/>
          <w:marTop w:val="0"/>
          <w:marBottom w:val="0"/>
          <w:divBdr>
            <w:top w:val="none" w:sz="0" w:space="0" w:color="auto"/>
            <w:left w:val="none" w:sz="0" w:space="0" w:color="auto"/>
            <w:bottom w:val="none" w:sz="0" w:space="0" w:color="auto"/>
            <w:right w:val="none" w:sz="0" w:space="0" w:color="auto"/>
          </w:divBdr>
        </w:div>
        <w:div w:id="1060204646">
          <w:marLeft w:val="0"/>
          <w:marRight w:val="0"/>
          <w:marTop w:val="0"/>
          <w:marBottom w:val="0"/>
          <w:divBdr>
            <w:top w:val="none" w:sz="0" w:space="0" w:color="auto"/>
            <w:left w:val="none" w:sz="0" w:space="0" w:color="auto"/>
            <w:bottom w:val="none" w:sz="0" w:space="0" w:color="auto"/>
            <w:right w:val="none" w:sz="0" w:space="0" w:color="auto"/>
          </w:divBdr>
        </w:div>
        <w:div w:id="1060521341">
          <w:marLeft w:val="0"/>
          <w:marRight w:val="0"/>
          <w:marTop w:val="0"/>
          <w:marBottom w:val="0"/>
          <w:divBdr>
            <w:top w:val="none" w:sz="0" w:space="0" w:color="auto"/>
            <w:left w:val="none" w:sz="0" w:space="0" w:color="auto"/>
            <w:bottom w:val="none" w:sz="0" w:space="0" w:color="auto"/>
            <w:right w:val="none" w:sz="0" w:space="0" w:color="auto"/>
          </w:divBdr>
        </w:div>
        <w:div w:id="1063911605">
          <w:marLeft w:val="0"/>
          <w:marRight w:val="0"/>
          <w:marTop w:val="0"/>
          <w:marBottom w:val="0"/>
          <w:divBdr>
            <w:top w:val="none" w:sz="0" w:space="0" w:color="auto"/>
            <w:left w:val="none" w:sz="0" w:space="0" w:color="auto"/>
            <w:bottom w:val="none" w:sz="0" w:space="0" w:color="auto"/>
            <w:right w:val="none" w:sz="0" w:space="0" w:color="auto"/>
          </w:divBdr>
        </w:div>
        <w:div w:id="1066338209">
          <w:marLeft w:val="0"/>
          <w:marRight w:val="0"/>
          <w:marTop w:val="0"/>
          <w:marBottom w:val="0"/>
          <w:divBdr>
            <w:top w:val="none" w:sz="0" w:space="0" w:color="auto"/>
            <w:left w:val="none" w:sz="0" w:space="0" w:color="auto"/>
            <w:bottom w:val="none" w:sz="0" w:space="0" w:color="auto"/>
            <w:right w:val="none" w:sz="0" w:space="0" w:color="auto"/>
          </w:divBdr>
        </w:div>
        <w:div w:id="1069184979">
          <w:marLeft w:val="0"/>
          <w:marRight w:val="0"/>
          <w:marTop w:val="0"/>
          <w:marBottom w:val="0"/>
          <w:divBdr>
            <w:top w:val="none" w:sz="0" w:space="0" w:color="auto"/>
            <w:left w:val="none" w:sz="0" w:space="0" w:color="auto"/>
            <w:bottom w:val="none" w:sz="0" w:space="0" w:color="auto"/>
            <w:right w:val="none" w:sz="0" w:space="0" w:color="auto"/>
          </w:divBdr>
        </w:div>
        <w:div w:id="1079248837">
          <w:marLeft w:val="0"/>
          <w:marRight w:val="0"/>
          <w:marTop w:val="0"/>
          <w:marBottom w:val="0"/>
          <w:divBdr>
            <w:top w:val="none" w:sz="0" w:space="0" w:color="auto"/>
            <w:left w:val="none" w:sz="0" w:space="0" w:color="auto"/>
            <w:bottom w:val="none" w:sz="0" w:space="0" w:color="auto"/>
            <w:right w:val="none" w:sz="0" w:space="0" w:color="auto"/>
          </w:divBdr>
        </w:div>
        <w:div w:id="1086532557">
          <w:marLeft w:val="0"/>
          <w:marRight w:val="0"/>
          <w:marTop w:val="0"/>
          <w:marBottom w:val="0"/>
          <w:divBdr>
            <w:top w:val="none" w:sz="0" w:space="0" w:color="auto"/>
            <w:left w:val="none" w:sz="0" w:space="0" w:color="auto"/>
            <w:bottom w:val="none" w:sz="0" w:space="0" w:color="auto"/>
            <w:right w:val="none" w:sz="0" w:space="0" w:color="auto"/>
          </w:divBdr>
        </w:div>
        <w:div w:id="1088313064">
          <w:marLeft w:val="0"/>
          <w:marRight w:val="0"/>
          <w:marTop w:val="0"/>
          <w:marBottom w:val="0"/>
          <w:divBdr>
            <w:top w:val="none" w:sz="0" w:space="0" w:color="auto"/>
            <w:left w:val="none" w:sz="0" w:space="0" w:color="auto"/>
            <w:bottom w:val="none" w:sz="0" w:space="0" w:color="auto"/>
            <w:right w:val="none" w:sz="0" w:space="0" w:color="auto"/>
          </w:divBdr>
        </w:div>
        <w:div w:id="1094205216">
          <w:marLeft w:val="0"/>
          <w:marRight w:val="0"/>
          <w:marTop w:val="0"/>
          <w:marBottom w:val="0"/>
          <w:divBdr>
            <w:top w:val="none" w:sz="0" w:space="0" w:color="auto"/>
            <w:left w:val="none" w:sz="0" w:space="0" w:color="auto"/>
            <w:bottom w:val="none" w:sz="0" w:space="0" w:color="auto"/>
            <w:right w:val="none" w:sz="0" w:space="0" w:color="auto"/>
          </w:divBdr>
        </w:div>
        <w:div w:id="1096369320">
          <w:marLeft w:val="0"/>
          <w:marRight w:val="0"/>
          <w:marTop w:val="0"/>
          <w:marBottom w:val="0"/>
          <w:divBdr>
            <w:top w:val="none" w:sz="0" w:space="0" w:color="auto"/>
            <w:left w:val="none" w:sz="0" w:space="0" w:color="auto"/>
            <w:bottom w:val="none" w:sz="0" w:space="0" w:color="auto"/>
            <w:right w:val="none" w:sz="0" w:space="0" w:color="auto"/>
          </w:divBdr>
        </w:div>
        <w:div w:id="1096633020">
          <w:marLeft w:val="0"/>
          <w:marRight w:val="0"/>
          <w:marTop w:val="0"/>
          <w:marBottom w:val="0"/>
          <w:divBdr>
            <w:top w:val="none" w:sz="0" w:space="0" w:color="auto"/>
            <w:left w:val="none" w:sz="0" w:space="0" w:color="auto"/>
            <w:bottom w:val="none" w:sz="0" w:space="0" w:color="auto"/>
            <w:right w:val="none" w:sz="0" w:space="0" w:color="auto"/>
          </w:divBdr>
        </w:div>
        <w:div w:id="1101757577">
          <w:marLeft w:val="0"/>
          <w:marRight w:val="0"/>
          <w:marTop w:val="0"/>
          <w:marBottom w:val="0"/>
          <w:divBdr>
            <w:top w:val="none" w:sz="0" w:space="0" w:color="auto"/>
            <w:left w:val="none" w:sz="0" w:space="0" w:color="auto"/>
            <w:bottom w:val="none" w:sz="0" w:space="0" w:color="auto"/>
            <w:right w:val="none" w:sz="0" w:space="0" w:color="auto"/>
          </w:divBdr>
        </w:div>
        <w:div w:id="1109544710">
          <w:marLeft w:val="0"/>
          <w:marRight w:val="0"/>
          <w:marTop w:val="0"/>
          <w:marBottom w:val="0"/>
          <w:divBdr>
            <w:top w:val="none" w:sz="0" w:space="0" w:color="auto"/>
            <w:left w:val="none" w:sz="0" w:space="0" w:color="auto"/>
            <w:bottom w:val="none" w:sz="0" w:space="0" w:color="auto"/>
            <w:right w:val="none" w:sz="0" w:space="0" w:color="auto"/>
          </w:divBdr>
        </w:div>
        <w:div w:id="1109856614">
          <w:marLeft w:val="0"/>
          <w:marRight w:val="0"/>
          <w:marTop w:val="0"/>
          <w:marBottom w:val="0"/>
          <w:divBdr>
            <w:top w:val="none" w:sz="0" w:space="0" w:color="auto"/>
            <w:left w:val="none" w:sz="0" w:space="0" w:color="auto"/>
            <w:bottom w:val="none" w:sz="0" w:space="0" w:color="auto"/>
            <w:right w:val="none" w:sz="0" w:space="0" w:color="auto"/>
          </w:divBdr>
        </w:div>
        <w:div w:id="1120370170">
          <w:marLeft w:val="0"/>
          <w:marRight w:val="0"/>
          <w:marTop w:val="0"/>
          <w:marBottom w:val="0"/>
          <w:divBdr>
            <w:top w:val="none" w:sz="0" w:space="0" w:color="auto"/>
            <w:left w:val="none" w:sz="0" w:space="0" w:color="auto"/>
            <w:bottom w:val="none" w:sz="0" w:space="0" w:color="auto"/>
            <w:right w:val="none" w:sz="0" w:space="0" w:color="auto"/>
          </w:divBdr>
          <w:divsChild>
            <w:div w:id="566382019">
              <w:marLeft w:val="0"/>
              <w:marRight w:val="0"/>
              <w:marTop w:val="0"/>
              <w:marBottom w:val="0"/>
              <w:divBdr>
                <w:top w:val="none" w:sz="0" w:space="0" w:color="auto"/>
                <w:left w:val="none" w:sz="0" w:space="0" w:color="auto"/>
                <w:bottom w:val="none" w:sz="0" w:space="0" w:color="auto"/>
                <w:right w:val="none" w:sz="0" w:space="0" w:color="auto"/>
              </w:divBdr>
            </w:div>
            <w:div w:id="731737533">
              <w:marLeft w:val="0"/>
              <w:marRight w:val="0"/>
              <w:marTop w:val="0"/>
              <w:marBottom w:val="0"/>
              <w:divBdr>
                <w:top w:val="none" w:sz="0" w:space="0" w:color="auto"/>
                <w:left w:val="none" w:sz="0" w:space="0" w:color="auto"/>
                <w:bottom w:val="none" w:sz="0" w:space="0" w:color="auto"/>
                <w:right w:val="none" w:sz="0" w:space="0" w:color="auto"/>
              </w:divBdr>
            </w:div>
            <w:div w:id="1086224242">
              <w:marLeft w:val="0"/>
              <w:marRight w:val="0"/>
              <w:marTop w:val="0"/>
              <w:marBottom w:val="0"/>
              <w:divBdr>
                <w:top w:val="none" w:sz="0" w:space="0" w:color="auto"/>
                <w:left w:val="none" w:sz="0" w:space="0" w:color="auto"/>
                <w:bottom w:val="none" w:sz="0" w:space="0" w:color="auto"/>
                <w:right w:val="none" w:sz="0" w:space="0" w:color="auto"/>
              </w:divBdr>
            </w:div>
            <w:div w:id="2134710845">
              <w:marLeft w:val="0"/>
              <w:marRight w:val="0"/>
              <w:marTop w:val="0"/>
              <w:marBottom w:val="0"/>
              <w:divBdr>
                <w:top w:val="none" w:sz="0" w:space="0" w:color="auto"/>
                <w:left w:val="none" w:sz="0" w:space="0" w:color="auto"/>
                <w:bottom w:val="none" w:sz="0" w:space="0" w:color="auto"/>
                <w:right w:val="none" w:sz="0" w:space="0" w:color="auto"/>
              </w:divBdr>
            </w:div>
          </w:divsChild>
        </w:div>
        <w:div w:id="1120798911">
          <w:marLeft w:val="0"/>
          <w:marRight w:val="0"/>
          <w:marTop w:val="0"/>
          <w:marBottom w:val="0"/>
          <w:divBdr>
            <w:top w:val="none" w:sz="0" w:space="0" w:color="auto"/>
            <w:left w:val="none" w:sz="0" w:space="0" w:color="auto"/>
            <w:bottom w:val="none" w:sz="0" w:space="0" w:color="auto"/>
            <w:right w:val="none" w:sz="0" w:space="0" w:color="auto"/>
          </w:divBdr>
        </w:div>
        <w:div w:id="1121268755">
          <w:marLeft w:val="0"/>
          <w:marRight w:val="0"/>
          <w:marTop w:val="0"/>
          <w:marBottom w:val="0"/>
          <w:divBdr>
            <w:top w:val="none" w:sz="0" w:space="0" w:color="auto"/>
            <w:left w:val="none" w:sz="0" w:space="0" w:color="auto"/>
            <w:bottom w:val="none" w:sz="0" w:space="0" w:color="auto"/>
            <w:right w:val="none" w:sz="0" w:space="0" w:color="auto"/>
          </w:divBdr>
        </w:div>
        <w:div w:id="1122959965">
          <w:marLeft w:val="0"/>
          <w:marRight w:val="0"/>
          <w:marTop w:val="0"/>
          <w:marBottom w:val="0"/>
          <w:divBdr>
            <w:top w:val="none" w:sz="0" w:space="0" w:color="auto"/>
            <w:left w:val="none" w:sz="0" w:space="0" w:color="auto"/>
            <w:bottom w:val="none" w:sz="0" w:space="0" w:color="auto"/>
            <w:right w:val="none" w:sz="0" w:space="0" w:color="auto"/>
          </w:divBdr>
        </w:div>
        <w:div w:id="1131249456">
          <w:marLeft w:val="0"/>
          <w:marRight w:val="0"/>
          <w:marTop w:val="0"/>
          <w:marBottom w:val="0"/>
          <w:divBdr>
            <w:top w:val="none" w:sz="0" w:space="0" w:color="auto"/>
            <w:left w:val="none" w:sz="0" w:space="0" w:color="auto"/>
            <w:bottom w:val="none" w:sz="0" w:space="0" w:color="auto"/>
            <w:right w:val="none" w:sz="0" w:space="0" w:color="auto"/>
          </w:divBdr>
        </w:div>
        <w:div w:id="1141196177">
          <w:marLeft w:val="0"/>
          <w:marRight w:val="0"/>
          <w:marTop w:val="0"/>
          <w:marBottom w:val="0"/>
          <w:divBdr>
            <w:top w:val="none" w:sz="0" w:space="0" w:color="auto"/>
            <w:left w:val="none" w:sz="0" w:space="0" w:color="auto"/>
            <w:bottom w:val="none" w:sz="0" w:space="0" w:color="auto"/>
            <w:right w:val="none" w:sz="0" w:space="0" w:color="auto"/>
          </w:divBdr>
        </w:div>
        <w:div w:id="1143228886">
          <w:marLeft w:val="0"/>
          <w:marRight w:val="0"/>
          <w:marTop w:val="0"/>
          <w:marBottom w:val="0"/>
          <w:divBdr>
            <w:top w:val="none" w:sz="0" w:space="0" w:color="auto"/>
            <w:left w:val="none" w:sz="0" w:space="0" w:color="auto"/>
            <w:bottom w:val="none" w:sz="0" w:space="0" w:color="auto"/>
            <w:right w:val="none" w:sz="0" w:space="0" w:color="auto"/>
          </w:divBdr>
        </w:div>
        <w:div w:id="1145008465">
          <w:marLeft w:val="0"/>
          <w:marRight w:val="0"/>
          <w:marTop w:val="0"/>
          <w:marBottom w:val="0"/>
          <w:divBdr>
            <w:top w:val="none" w:sz="0" w:space="0" w:color="auto"/>
            <w:left w:val="none" w:sz="0" w:space="0" w:color="auto"/>
            <w:bottom w:val="none" w:sz="0" w:space="0" w:color="auto"/>
            <w:right w:val="none" w:sz="0" w:space="0" w:color="auto"/>
          </w:divBdr>
        </w:div>
        <w:div w:id="1146781337">
          <w:marLeft w:val="0"/>
          <w:marRight w:val="0"/>
          <w:marTop w:val="0"/>
          <w:marBottom w:val="0"/>
          <w:divBdr>
            <w:top w:val="none" w:sz="0" w:space="0" w:color="auto"/>
            <w:left w:val="none" w:sz="0" w:space="0" w:color="auto"/>
            <w:bottom w:val="none" w:sz="0" w:space="0" w:color="auto"/>
            <w:right w:val="none" w:sz="0" w:space="0" w:color="auto"/>
          </w:divBdr>
        </w:div>
        <w:div w:id="1153716797">
          <w:marLeft w:val="0"/>
          <w:marRight w:val="0"/>
          <w:marTop w:val="0"/>
          <w:marBottom w:val="0"/>
          <w:divBdr>
            <w:top w:val="none" w:sz="0" w:space="0" w:color="auto"/>
            <w:left w:val="none" w:sz="0" w:space="0" w:color="auto"/>
            <w:bottom w:val="none" w:sz="0" w:space="0" w:color="auto"/>
            <w:right w:val="none" w:sz="0" w:space="0" w:color="auto"/>
          </w:divBdr>
        </w:div>
        <w:div w:id="1157574516">
          <w:marLeft w:val="0"/>
          <w:marRight w:val="0"/>
          <w:marTop w:val="0"/>
          <w:marBottom w:val="0"/>
          <w:divBdr>
            <w:top w:val="none" w:sz="0" w:space="0" w:color="auto"/>
            <w:left w:val="none" w:sz="0" w:space="0" w:color="auto"/>
            <w:bottom w:val="none" w:sz="0" w:space="0" w:color="auto"/>
            <w:right w:val="none" w:sz="0" w:space="0" w:color="auto"/>
          </w:divBdr>
        </w:div>
        <w:div w:id="1158033770">
          <w:marLeft w:val="0"/>
          <w:marRight w:val="0"/>
          <w:marTop w:val="0"/>
          <w:marBottom w:val="0"/>
          <w:divBdr>
            <w:top w:val="none" w:sz="0" w:space="0" w:color="auto"/>
            <w:left w:val="none" w:sz="0" w:space="0" w:color="auto"/>
            <w:bottom w:val="none" w:sz="0" w:space="0" w:color="auto"/>
            <w:right w:val="none" w:sz="0" w:space="0" w:color="auto"/>
          </w:divBdr>
        </w:div>
        <w:div w:id="1158839070">
          <w:marLeft w:val="0"/>
          <w:marRight w:val="0"/>
          <w:marTop w:val="0"/>
          <w:marBottom w:val="0"/>
          <w:divBdr>
            <w:top w:val="none" w:sz="0" w:space="0" w:color="auto"/>
            <w:left w:val="none" w:sz="0" w:space="0" w:color="auto"/>
            <w:bottom w:val="none" w:sz="0" w:space="0" w:color="auto"/>
            <w:right w:val="none" w:sz="0" w:space="0" w:color="auto"/>
          </w:divBdr>
        </w:div>
        <w:div w:id="1164660194">
          <w:marLeft w:val="0"/>
          <w:marRight w:val="0"/>
          <w:marTop w:val="0"/>
          <w:marBottom w:val="0"/>
          <w:divBdr>
            <w:top w:val="none" w:sz="0" w:space="0" w:color="auto"/>
            <w:left w:val="none" w:sz="0" w:space="0" w:color="auto"/>
            <w:bottom w:val="none" w:sz="0" w:space="0" w:color="auto"/>
            <w:right w:val="none" w:sz="0" w:space="0" w:color="auto"/>
          </w:divBdr>
        </w:div>
        <w:div w:id="1165165817">
          <w:marLeft w:val="0"/>
          <w:marRight w:val="0"/>
          <w:marTop w:val="0"/>
          <w:marBottom w:val="0"/>
          <w:divBdr>
            <w:top w:val="none" w:sz="0" w:space="0" w:color="auto"/>
            <w:left w:val="none" w:sz="0" w:space="0" w:color="auto"/>
            <w:bottom w:val="none" w:sz="0" w:space="0" w:color="auto"/>
            <w:right w:val="none" w:sz="0" w:space="0" w:color="auto"/>
          </w:divBdr>
        </w:div>
        <w:div w:id="1167555716">
          <w:marLeft w:val="0"/>
          <w:marRight w:val="0"/>
          <w:marTop w:val="0"/>
          <w:marBottom w:val="0"/>
          <w:divBdr>
            <w:top w:val="none" w:sz="0" w:space="0" w:color="auto"/>
            <w:left w:val="none" w:sz="0" w:space="0" w:color="auto"/>
            <w:bottom w:val="none" w:sz="0" w:space="0" w:color="auto"/>
            <w:right w:val="none" w:sz="0" w:space="0" w:color="auto"/>
          </w:divBdr>
        </w:div>
        <w:div w:id="1168986205">
          <w:marLeft w:val="0"/>
          <w:marRight w:val="0"/>
          <w:marTop w:val="0"/>
          <w:marBottom w:val="0"/>
          <w:divBdr>
            <w:top w:val="none" w:sz="0" w:space="0" w:color="auto"/>
            <w:left w:val="none" w:sz="0" w:space="0" w:color="auto"/>
            <w:bottom w:val="none" w:sz="0" w:space="0" w:color="auto"/>
            <w:right w:val="none" w:sz="0" w:space="0" w:color="auto"/>
          </w:divBdr>
        </w:div>
        <w:div w:id="1173685915">
          <w:marLeft w:val="0"/>
          <w:marRight w:val="0"/>
          <w:marTop w:val="0"/>
          <w:marBottom w:val="0"/>
          <w:divBdr>
            <w:top w:val="none" w:sz="0" w:space="0" w:color="auto"/>
            <w:left w:val="none" w:sz="0" w:space="0" w:color="auto"/>
            <w:bottom w:val="none" w:sz="0" w:space="0" w:color="auto"/>
            <w:right w:val="none" w:sz="0" w:space="0" w:color="auto"/>
          </w:divBdr>
        </w:div>
        <w:div w:id="1178470984">
          <w:marLeft w:val="0"/>
          <w:marRight w:val="0"/>
          <w:marTop w:val="0"/>
          <w:marBottom w:val="0"/>
          <w:divBdr>
            <w:top w:val="none" w:sz="0" w:space="0" w:color="auto"/>
            <w:left w:val="none" w:sz="0" w:space="0" w:color="auto"/>
            <w:bottom w:val="none" w:sz="0" w:space="0" w:color="auto"/>
            <w:right w:val="none" w:sz="0" w:space="0" w:color="auto"/>
          </w:divBdr>
        </w:div>
        <w:div w:id="1190609941">
          <w:marLeft w:val="0"/>
          <w:marRight w:val="0"/>
          <w:marTop w:val="0"/>
          <w:marBottom w:val="0"/>
          <w:divBdr>
            <w:top w:val="none" w:sz="0" w:space="0" w:color="auto"/>
            <w:left w:val="none" w:sz="0" w:space="0" w:color="auto"/>
            <w:bottom w:val="none" w:sz="0" w:space="0" w:color="auto"/>
            <w:right w:val="none" w:sz="0" w:space="0" w:color="auto"/>
          </w:divBdr>
        </w:div>
        <w:div w:id="1193878615">
          <w:marLeft w:val="0"/>
          <w:marRight w:val="0"/>
          <w:marTop w:val="0"/>
          <w:marBottom w:val="0"/>
          <w:divBdr>
            <w:top w:val="none" w:sz="0" w:space="0" w:color="auto"/>
            <w:left w:val="none" w:sz="0" w:space="0" w:color="auto"/>
            <w:bottom w:val="none" w:sz="0" w:space="0" w:color="auto"/>
            <w:right w:val="none" w:sz="0" w:space="0" w:color="auto"/>
          </w:divBdr>
        </w:div>
        <w:div w:id="1197502313">
          <w:marLeft w:val="0"/>
          <w:marRight w:val="0"/>
          <w:marTop w:val="0"/>
          <w:marBottom w:val="0"/>
          <w:divBdr>
            <w:top w:val="none" w:sz="0" w:space="0" w:color="auto"/>
            <w:left w:val="none" w:sz="0" w:space="0" w:color="auto"/>
            <w:bottom w:val="none" w:sz="0" w:space="0" w:color="auto"/>
            <w:right w:val="none" w:sz="0" w:space="0" w:color="auto"/>
          </w:divBdr>
        </w:div>
        <w:div w:id="1199121420">
          <w:marLeft w:val="0"/>
          <w:marRight w:val="0"/>
          <w:marTop w:val="0"/>
          <w:marBottom w:val="0"/>
          <w:divBdr>
            <w:top w:val="none" w:sz="0" w:space="0" w:color="auto"/>
            <w:left w:val="none" w:sz="0" w:space="0" w:color="auto"/>
            <w:bottom w:val="none" w:sz="0" w:space="0" w:color="auto"/>
            <w:right w:val="none" w:sz="0" w:space="0" w:color="auto"/>
          </w:divBdr>
        </w:div>
        <w:div w:id="1200514681">
          <w:marLeft w:val="0"/>
          <w:marRight w:val="0"/>
          <w:marTop w:val="0"/>
          <w:marBottom w:val="0"/>
          <w:divBdr>
            <w:top w:val="none" w:sz="0" w:space="0" w:color="auto"/>
            <w:left w:val="none" w:sz="0" w:space="0" w:color="auto"/>
            <w:bottom w:val="none" w:sz="0" w:space="0" w:color="auto"/>
            <w:right w:val="none" w:sz="0" w:space="0" w:color="auto"/>
          </w:divBdr>
        </w:div>
        <w:div w:id="1207065930">
          <w:marLeft w:val="0"/>
          <w:marRight w:val="0"/>
          <w:marTop w:val="0"/>
          <w:marBottom w:val="0"/>
          <w:divBdr>
            <w:top w:val="none" w:sz="0" w:space="0" w:color="auto"/>
            <w:left w:val="none" w:sz="0" w:space="0" w:color="auto"/>
            <w:bottom w:val="none" w:sz="0" w:space="0" w:color="auto"/>
            <w:right w:val="none" w:sz="0" w:space="0" w:color="auto"/>
          </w:divBdr>
        </w:div>
        <w:div w:id="1209563576">
          <w:marLeft w:val="0"/>
          <w:marRight w:val="0"/>
          <w:marTop w:val="0"/>
          <w:marBottom w:val="0"/>
          <w:divBdr>
            <w:top w:val="none" w:sz="0" w:space="0" w:color="auto"/>
            <w:left w:val="none" w:sz="0" w:space="0" w:color="auto"/>
            <w:bottom w:val="none" w:sz="0" w:space="0" w:color="auto"/>
            <w:right w:val="none" w:sz="0" w:space="0" w:color="auto"/>
          </w:divBdr>
        </w:div>
        <w:div w:id="1212111647">
          <w:marLeft w:val="0"/>
          <w:marRight w:val="0"/>
          <w:marTop w:val="0"/>
          <w:marBottom w:val="0"/>
          <w:divBdr>
            <w:top w:val="none" w:sz="0" w:space="0" w:color="auto"/>
            <w:left w:val="none" w:sz="0" w:space="0" w:color="auto"/>
            <w:bottom w:val="none" w:sz="0" w:space="0" w:color="auto"/>
            <w:right w:val="none" w:sz="0" w:space="0" w:color="auto"/>
          </w:divBdr>
        </w:div>
        <w:div w:id="1214846404">
          <w:marLeft w:val="0"/>
          <w:marRight w:val="0"/>
          <w:marTop w:val="0"/>
          <w:marBottom w:val="0"/>
          <w:divBdr>
            <w:top w:val="none" w:sz="0" w:space="0" w:color="auto"/>
            <w:left w:val="none" w:sz="0" w:space="0" w:color="auto"/>
            <w:bottom w:val="none" w:sz="0" w:space="0" w:color="auto"/>
            <w:right w:val="none" w:sz="0" w:space="0" w:color="auto"/>
          </w:divBdr>
        </w:div>
        <w:div w:id="1217357575">
          <w:marLeft w:val="0"/>
          <w:marRight w:val="0"/>
          <w:marTop w:val="0"/>
          <w:marBottom w:val="0"/>
          <w:divBdr>
            <w:top w:val="none" w:sz="0" w:space="0" w:color="auto"/>
            <w:left w:val="none" w:sz="0" w:space="0" w:color="auto"/>
            <w:bottom w:val="none" w:sz="0" w:space="0" w:color="auto"/>
            <w:right w:val="none" w:sz="0" w:space="0" w:color="auto"/>
          </w:divBdr>
        </w:div>
        <w:div w:id="1218006430">
          <w:marLeft w:val="0"/>
          <w:marRight w:val="0"/>
          <w:marTop w:val="0"/>
          <w:marBottom w:val="0"/>
          <w:divBdr>
            <w:top w:val="none" w:sz="0" w:space="0" w:color="auto"/>
            <w:left w:val="none" w:sz="0" w:space="0" w:color="auto"/>
            <w:bottom w:val="none" w:sz="0" w:space="0" w:color="auto"/>
            <w:right w:val="none" w:sz="0" w:space="0" w:color="auto"/>
          </w:divBdr>
        </w:div>
        <w:div w:id="1222400741">
          <w:marLeft w:val="0"/>
          <w:marRight w:val="0"/>
          <w:marTop w:val="0"/>
          <w:marBottom w:val="0"/>
          <w:divBdr>
            <w:top w:val="none" w:sz="0" w:space="0" w:color="auto"/>
            <w:left w:val="none" w:sz="0" w:space="0" w:color="auto"/>
            <w:bottom w:val="none" w:sz="0" w:space="0" w:color="auto"/>
            <w:right w:val="none" w:sz="0" w:space="0" w:color="auto"/>
          </w:divBdr>
        </w:div>
        <w:div w:id="1223368799">
          <w:marLeft w:val="0"/>
          <w:marRight w:val="0"/>
          <w:marTop w:val="0"/>
          <w:marBottom w:val="0"/>
          <w:divBdr>
            <w:top w:val="none" w:sz="0" w:space="0" w:color="auto"/>
            <w:left w:val="none" w:sz="0" w:space="0" w:color="auto"/>
            <w:bottom w:val="none" w:sz="0" w:space="0" w:color="auto"/>
            <w:right w:val="none" w:sz="0" w:space="0" w:color="auto"/>
          </w:divBdr>
        </w:div>
        <w:div w:id="1229266458">
          <w:marLeft w:val="0"/>
          <w:marRight w:val="0"/>
          <w:marTop w:val="0"/>
          <w:marBottom w:val="0"/>
          <w:divBdr>
            <w:top w:val="none" w:sz="0" w:space="0" w:color="auto"/>
            <w:left w:val="none" w:sz="0" w:space="0" w:color="auto"/>
            <w:bottom w:val="none" w:sz="0" w:space="0" w:color="auto"/>
            <w:right w:val="none" w:sz="0" w:space="0" w:color="auto"/>
          </w:divBdr>
        </w:div>
        <w:div w:id="1230070868">
          <w:marLeft w:val="0"/>
          <w:marRight w:val="0"/>
          <w:marTop w:val="0"/>
          <w:marBottom w:val="0"/>
          <w:divBdr>
            <w:top w:val="none" w:sz="0" w:space="0" w:color="auto"/>
            <w:left w:val="none" w:sz="0" w:space="0" w:color="auto"/>
            <w:bottom w:val="none" w:sz="0" w:space="0" w:color="auto"/>
            <w:right w:val="none" w:sz="0" w:space="0" w:color="auto"/>
          </w:divBdr>
        </w:div>
        <w:div w:id="1234924312">
          <w:marLeft w:val="0"/>
          <w:marRight w:val="0"/>
          <w:marTop w:val="0"/>
          <w:marBottom w:val="0"/>
          <w:divBdr>
            <w:top w:val="none" w:sz="0" w:space="0" w:color="auto"/>
            <w:left w:val="none" w:sz="0" w:space="0" w:color="auto"/>
            <w:bottom w:val="none" w:sz="0" w:space="0" w:color="auto"/>
            <w:right w:val="none" w:sz="0" w:space="0" w:color="auto"/>
          </w:divBdr>
        </w:div>
        <w:div w:id="1238513384">
          <w:marLeft w:val="0"/>
          <w:marRight w:val="0"/>
          <w:marTop w:val="0"/>
          <w:marBottom w:val="0"/>
          <w:divBdr>
            <w:top w:val="none" w:sz="0" w:space="0" w:color="auto"/>
            <w:left w:val="none" w:sz="0" w:space="0" w:color="auto"/>
            <w:bottom w:val="none" w:sz="0" w:space="0" w:color="auto"/>
            <w:right w:val="none" w:sz="0" w:space="0" w:color="auto"/>
          </w:divBdr>
        </w:div>
        <w:div w:id="1244530238">
          <w:marLeft w:val="0"/>
          <w:marRight w:val="0"/>
          <w:marTop w:val="0"/>
          <w:marBottom w:val="0"/>
          <w:divBdr>
            <w:top w:val="none" w:sz="0" w:space="0" w:color="auto"/>
            <w:left w:val="none" w:sz="0" w:space="0" w:color="auto"/>
            <w:bottom w:val="none" w:sz="0" w:space="0" w:color="auto"/>
            <w:right w:val="none" w:sz="0" w:space="0" w:color="auto"/>
          </w:divBdr>
        </w:div>
        <w:div w:id="1244990551">
          <w:marLeft w:val="0"/>
          <w:marRight w:val="0"/>
          <w:marTop w:val="0"/>
          <w:marBottom w:val="0"/>
          <w:divBdr>
            <w:top w:val="none" w:sz="0" w:space="0" w:color="auto"/>
            <w:left w:val="none" w:sz="0" w:space="0" w:color="auto"/>
            <w:bottom w:val="none" w:sz="0" w:space="0" w:color="auto"/>
            <w:right w:val="none" w:sz="0" w:space="0" w:color="auto"/>
          </w:divBdr>
        </w:div>
        <w:div w:id="1249190865">
          <w:marLeft w:val="0"/>
          <w:marRight w:val="0"/>
          <w:marTop w:val="0"/>
          <w:marBottom w:val="0"/>
          <w:divBdr>
            <w:top w:val="none" w:sz="0" w:space="0" w:color="auto"/>
            <w:left w:val="none" w:sz="0" w:space="0" w:color="auto"/>
            <w:bottom w:val="none" w:sz="0" w:space="0" w:color="auto"/>
            <w:right w:val="none" w:sz="0" w:space="0" w:color="auto"/>
          </w:divBdr>
        </w:div>
        <w:div w:id="1253509098">
          <w:marLeft w:val="0"/>
          <w:marRight w:val="0"/>
          <w:marTop w:val="0"/>
          <w:marBottom w:val="0"/>
          <w:divBdr>
            <w:top w:val="none" w:sz="0" w:space="0" w:color="auto"/>
            <w:left w:val="none" w:sz="0" w:space="0" w:color="auto"/>
            <w:bottom w:val="none" w:sz="0" w:space="0" w:color="auto"/>
            <w:right w:val="none" w:sz="0" w:space="0" w:color="auto"/>
          </w:divBdr>
        </w:div>
        <w:div w:id="1255481002">
          <w:marLeft w:val="0"/>
          <w:marRight w:val="0"/>
          <w:marTop w:val="0"/>
          <w:marBottom w:val="0"/>
          <w:divBdr>
            <w:top w:val="none" w:sz="0" w:space="0" w:color="auto"/>
            <w:left w:val="none" w:sz="0" w:space="0" w:color="auto"/>
            <w:bottom w:val="none" w:sz="0" w:space="0" w:color="auto"/>
            <w:right w:val="none" w:sz="0" w:space="0" w:color="auto"/>
          </w:divBdr>
        </w:div>
        <w:div w:id="1260136922">
          <w:marLeft w:val="0"/>
          <w:marRight w:val="0"/>
          <w:marTop w:val="0"/>
          <w:marBottom w:val="0"/>
          <w:divBdr>
            <w:top w:val="none" w:sz="0" w:space="0" w:color="auto"/>
            <w:left w:val="none" w:sz="0" w:space="0" w:color="auto"/>
            <w:bottom w:val="none" w:sz="0" w:space="0" w:color="auto"/>
            <w:right w:val="none" w:sz="0" w:space="0" w:color="auto"/>
          </w:divBdr>
        </w:div>
        <w:div w:id="1260987922">
          <w:marLeft w:val="0"/>
          <w:marRight w:val="0"/>
          <w:marTop w:val="0"/>
          <w:marBottom w:val="0"/>
          <w:divBdr>
            <w:top w:val="none" w:sz="0" w:space="0" w:color="auto"/>
            <w:left w:val="none" w:sz="0" w:space="0" w:color="auto"/>
            <w:bottom w:val="none" w:sz="0" w:space="0" w:color="auto"/>
            <w:right w:val="none" w:sz="0" w:space="0" w:color="auto"/>
          </w:divBdr>
        </w:div>
        <w:div w:id="1266882516">
          <w:marLeft w:val="0"/>
          <w:marRight w:val="0"/>
          <w:marTop w:val="0"/>
          <w:marBottom w:val="0"/>
          <w:divBdr>
            <w:top w:val="none" w:sz="0" w:space="0" w:color="auto"/>
            <w:left w:val="none" w:sz="0" w:space="0" w:color="auto"/>
            <w:bottom w:val="none" w:sz="0" w:space="0" w:color="auto"/>
            <w:right w:val="none" w:sz="0" w:space="0" w:color="auto"/>
          </w:divBdr>
        </w:div>
        <w:div w:id="1268385761">
          <w:marLeft w:val="0"/>
          <w:marRight w:val="0"/>
          <w:marTop w:val="0"/>
          <w:marBottom w:val="0"/>
          <w:divBdr>
            <w:top w:val="none" w:sz="0" w:space="0" w:color="auto"/>
            <w:left w:val="none" w:sz="0" w:space="0" w:color="auto"/>
            <w:bottom w:val="none" w:sz="0" w:space="0" w:color="auto"/>
            <w:right w:val="none" w:sz="0" w:space="0" w:color="auto"/>
          </w:divBdr>
        </w:div>
        <w:div w:id="1278488435">
          <w:marLeft w:val="0"/>
          <w:marRight w:val="0"/>
          <w:marTop w:val="0"/>
          <w:marBottom w:val="0"/>
          <w:divBdr>
            <w:top w:val="none" w:sz="0" w:space="0" w:color="auto"/>
            <w:left w:val="none" w:sz="0" w:space="0" w:color="auto"/>
            <w:bottom w:val="none" w:sz="0" w:space="0" w:color="auto"/>
            <w:right w:val="none" w:sz="0" w:space="0" w:color="auto"/>
          </w:divBdr>
        </w:div>
        <w:div w:id="1281761826">
          <w:marLeft w:val="0"/>
          <w:marRight w:val="0"/>
          <w:marTop w:val="0"/>
          <w:marBottom w:val="0"/>
          <w:divBdr>
            <w:top w:val="none" w:sz="0" w:space="0" w:color="auto"/>
            <w:left w:val="none" w:sz="0" w:space="0" w:color="auto"/>
            <w:bottom w:val="none" w:sz="0" w:space="0" w:color="auto"/>
            <w:right w:val="none" w:sz="0" w:space="0" w:color="auto"/>
          </w:divBdr>
        </w:div>
        <w:div w:id="1283923122">
          <w:marLeft w:val="0"/>
          <w:marRight w:val="0"/>
          <w:marTop w:val="0"/>
          <w:marBottom w:val="0"/>
          <w:divBdr>
            <w:top w:val="none" w:sz="0" w:space="0" w:color="auto"/>
            <w:left w:val="none" w:sz="0" w:space="0" w:color="auto"/>
            <w:bottom w:val="none" w:sz="0" w:space="0" w:color="auto"/>
            <w:right w:val="none" w:sz="0" w:space="0" w:color="auto"/>
          </w:divBdr>
        </w:div>
        <w:div w:id="1286738962">
          <w:marLeft w:val="0"/>
          <w:marRight w:val="0"/>
          <w:marTop w:val="0"/>
          <w:marBottom w:val="0"/>
          <w:divBdr>
            <w:top w:val="none" w:sz="0" w:space="0" w:color="auto"/>
            <w:left w:val="none" w:sz="0" w:space="0" w:color="auto"/>
            <w:bottom w:val="none" w:sz="0" w:space="0" w:color="auto"/>
            <w:right w:val="none" w:sz="0" w:space="0" w:color="auto"/>
          </w:divBdr>
        </w:div>
        <w:div w:id="1286887490">
          <w:marLeft w:val="0"/>
          <w:marRight w:val="0"/>
          <w:marTop w:val="0"/>
          <w:marBottom w:val="0"/>
          <w:divBdr>
            <w:top w:val="none" w:sz="0" w:space="0" w:color="auto"/>
            <w:left w:val="none" w:sz="0" w:space="0" w:color="auto"/>
            <w:bottom w:val="none" w:sz="0" w:space="0" w:color="auto"/>
            <w:right w:val="none" w:sz="0" w:space="0" w:color="auto"/>
          </w:divBdr>
        </w:div>
        <w:div w:id="1288776709">
          <w:marLeft w:val="0"/>
          <w:marRight w:val="0"/>
          <w:marTop w:val="0"/>
          <w:marBottom w:val="0"/>
          <w:divBdr>
            <w:top w:val="none" w:sz="0" w:space="0" w:color="auto"/>
            <w:left w:val="none" w:sz="0" w:space="0" w:color="auto"/>
            <w:bottom w:val="none" w:sz="0" w:space="0" w:color="auto"/>
            <w:right w:val="none" w:sz="0" w:space="0" w:color="auto"/>
          </w:divBdr>
        </w:div>
        <w:div w:id="1291858115">
          <w:marLeft w:val="0"/>
          <w:marRight w:val="0"/>
          <w:marTop w:val="0"/>
          <w:marBottom w:val="0"/>
          <w:divBdr>
            <w:top w:val="none" w:sz="0" w:space="0" w:color="auto"/>
            <w:left w:val="none" w:sz="0" w:space="0" w:color="auto"/>
            <w:bottom w:val="none" w:sz="0" w:space="0" w:color="auto"/>
            <w:right w:val="none" w:sz="0" w:space="0" w:color="auto"/>
          </w:divBdr>
        </w:div>
        <w:div w:id="1303922421">
          <w:marLeft w:val="0"/>
          <w:marRight w:val="0"/>
          <w:marTop w:val="0"/>
          <w:marBottom w:val="0"/>
          <w:divBdr>
            <w:top w:val="none" w:sz="0" w:space="0" w:color="auto"/>
            <w:left w:val="none" w:sz="0" w:space="0" w:color="auto"/>
            <w:bottom w:val="none" w:sz="0" w:space="0" w:color="auto"/>
            <w:right w:val="none" w:sz="0" w:space="0" w:color="auto"/>
          </w:divBdr>
        </w:div>
        <w:div w:id="1312521612">
          <w:marLeft w:val="0"/>
          <w:marRight w:val="0"/>
          <w:marTop w:val="0"/>
          <w:marBottom w:val="0"/>
          <w:divBdr>
            <w:top w:val="none" w:sz="0" w:space="0" w:color="auto"/>
            <w:left w:val="none" w:sz="0" w:space="0" w:color="auto"/>
            <w:bottom w:val="none" w:sz="0" w:space="0" w:color="auto"/>
            <w:right w:val="none" w:sz="0" w:space="0" w:color="auto"/>
          </w:divBdr>
        </w:div>
        <w:div w:id="1324432169">
          <w:marLeft w:val="0"/>
          <w:marRight w:val="0"/>
          <w:marTop w:val="0"/>
          <w:marBottom w:val="0"/>
          <w:divBdr>
            <w:top w:val="none" w:sz="0" w:space="0" w:color="auto"/>
            <w:left w:val="none" w:sz="0" w:space="0" w:color="auto"/>
            <w:bottom w:val="none" w:sz="0" w:space="0" w:color="auto"/>
            <w:right w:val="none" w:sz="0" w:space="0" w:color="auto"/>
          </w:divBdr>
        </w:div>
        <w:div w:id="1326670801">
          <w:marLeft w:val="0"/>
          <w:marRight w:val="0"/>
          <w:marTop w:val="0"/>
          <w:marBottom w:val="0"/>
          <w:divBdr>
            <w:top w:val="none" w:sz="0" w:space="0" w:color="auto"/>
            <w:left w:val="none" w:sz="0" w:space="0" w:color="auto"/>
            <w:bottom w:val="none" w:sz="0" w:space="0" w:color="auto"/>
            <w:right w:val="none" w:sz="0" w:space="0" w:color="auto"/>
          </w:divBdr>
        </w:div>
        <w:div w:id="1338077879">
          <w:marLeft w:val="0"/>
          <w:marRight w:val="0"/>
          <w:marTop w:val="0"/>
          <w:marBottom w:val="0"/>
          <w:divBdr>
            <w:top w:val="none" w:sz="0" w:space="0" w:color="auto"/>
            <w:left w:val="none" w:sz="0" w:space="0" w:color="auto"/>
            <w:bottom w:val="none" w:sz="0" w:space="0" w:color="auto"/>
            <w:right w:val="none" w:sz="0" w:space="0" w:color="auto"/>
          </w:divBdr>
        </w:div>
        <w:div w:id="1342076880">
          <w:marLeft w:val="0"/>
          <w:marRight w:val="0"/>
          <w:marTop w:val="0"/>
          <w:marBottom w:val="0"/>
          <w:divBdr>
            <w:top w:val="none" w:sz="0" w:space="0" w:color="auto"/>
            <w:left w:val="none" w:sz="0" w:space="0" w:color="auto"/>
            <w:bottom w:val="none" w:sz="0" w:space="0" w:color="auto"/>
            <w:right w:val="none" w:sz="0" w:space="0" w:color="auto"/>
          </w:divBdr>
        </w:div>
        <w:div w:id="1344434474">
          <w:marLeft w:val="0"/>
          <w:marRight w:val="0"/>
          <w:marTop w:val="0"/>
          <w:marBottom w:val="0"/>
          <w:divBdr>
            <w:top w:val="none" w:sz="0" w:space="0" w:color="auto"/>
            <w:left w:val="none" w:sz="0" w:space="0" w:color="auto"/>
            <w:bottom w:val="none" w:sz="0" w:space="0" w:color="auto"/>
            <w:right w:val="none" w:sz="0" w:space="0" w:color="auto"/>
          </w:divBdr>
        </w:div>
        <w:div w:id="1352684561">
          <w:marLeft w:val="0"/>
          <w:marRight w:val="0"/>
          <w:marTop w:val="0"/>
          <w:marBottom w:val="0"/>
          <w:divBdr>
            <w:top w:val="none" w:sz="0" w:space="0" w:color="auto"/>
            <w:left w:val="none" w:sz="0" w:space="0" w:color="auto"/>
            <w:bottom w:val="none" w:sz="0" w:space="0" w:color="auto"/>
            <w:right w:val="none" w:sz="0" w:space="0" w:color="auto"/>
          </w:divBdr>
        </w:div>
        <w:div w:id="1356081677">
          <w:marLeft w:val="0"/>
          <w:marRight w:val="0"/>
          <w:marTop w:val="0"/>
          <w:marBottom w:val="0"/>
          <w:divBdr>
            <w:top w:val="none" w:sz="0" w:space="0" w:color="auto"/>
            <w:left w:val="none" w:sz="0" w:space="0" w:color="auto"/>
            <w:bottom w:val="none" w:sz="0" w:space="0" w:color="auto"/>
            <w:right w:val="none" w:sz="0" w:space="0" w:color="auto"/>
          </w:divBdr>
        </w:div>
        <w:div w:id="1363700911">
          <w:marLeft w:val="0"/>
          <w:marRight w:val="0"/>
          <w:marTop w:val="0"/>
          <w:marBottom w:val="0"/>
          <w:divBdr>
            <w:top w:val="none" w:sz="0" w:space="0" w:color="auto"/>
            <w:left w:val="none" w:sz="0" w:space="0" w:color="auto"/>
            <w:bottom w:val="none" w:sz="0" w:space="0" w:color="auto"/>
            <w:right w:val="none" w:sz="0" w:space="0" w:color="auto"/>
          </w:divBdr>
        </w:div>
        <w:div w:id="1364669102">
          <w:marLeft w:val="0"/>
          <w:marRight w:val="0"/>
          <w:marTop w:val="0"/>
          <w:marBottom w:val="0"/>
          <w:divBdr>
            <w:top w:val="none" w:sz="0" w:space="0" w:color="auto"/>
            <w:left w:val="none" w:sz="0" w:space="0" w:color="auto"/>
            <w:bottom w:val="none" w:sz="0" w:space="0" w:color="auto"/>
            <w:right w:val="none" w:sz="0" w:space="0" w:color="auto"/>
          </w:divBdr>
        </w:div>
        <w:div w:id="1368989635">
          <w:marLeft w:val="0"/>
          <w:marRight w:val="0"/>
          <w:marTop w:val="0"/>
          <w:marBottom w:val="0"/>
          <w:divBdr>
            <w:top w:val="none" w:sz="0" w:space="0" w:color="auto"/>
            <w:left w:val="none" w:sz="0" w:space="0" w:color="auto"/>
            <w:bottom w:val="none" w:sz="0" w:space="0" w:color="auto"/>
            <w:right w:val="none" w:sz="0" w:space="0" w:color="auto"/>
          </w:divBdr>
        </w:div>
        <w:div w:id="1372152577">
          <w:marLeft w:val="0"/>
          <w:marRight w:val="0"/>
          <w:marTop w:val="0"/>
          <w:marBottom w:val="0"/>
          <w:divBdr>
            <w:top w:val="none" w:sz="0" w:space="0" w:color="auto"/>
            <w:left w:val="none" w:sz="0" w:space="0" w:color="auto"/>
            <w:bottom w:val="none" w:sz="0" w:space="0" w:color="auto"/>
            <w:right w:val="none" w:sz="0" w:space="0" w:color="auto"/>
          </w:divBdr>
        </w:div>
        <w:div w:id="1375498827">
          <w:marLeft w:val="0"/>
          <w:marRight w:val="0"/>
          <w:marTop w:val="0"/>
          <w:marBottom w:val="0"/>
          <w:divBdr>
            <w:top w:val="none" w:sz="0" w:space="0" w:color="auto"/>
            <w:left w:val="none" w:sz="0" w:space="0" w:color="auto"/>
            <w:bottom w:val="none" w:sz="0" w:space="0" w:color="auto"/>
            <w:right w:val="none" w:sz="0" w:space="0" w:color="auto"/>
          </w:divBdr>
        </w:div>
        <w:div w:id="1381515112">
          <w:marLeft w:val="0"/>
          <w:marRight w:val="0"/>
          <w:marTop w:val="0"/>
          <w:marBottom w:val="0"/>
          <w:divBdr>
            <w:top w:val="none" w:sz="0" w:space="0" w:color="auto"/>
            <w:left w:val="none" w:sz="0" w:space="0" w:color="auto"/>
            <w:bottom w:val="none" w:sz="0" w:space="0" w:color="auto"/>
            <w:right w:val="none" w:sz="0" w:space="0" w:color="auto"/>
          </w:divBdr>
        </w:div>
        <w:div w:id="1382942072">
          <w:marLeft w:val="0"/>
          <w:marRight w:val="0"/>
          <w:marTop w:val="0"/>
          <w:marBottom w:val="0"/>
          <w:divBdr>
            <w:top w:val="none" w:sz="0" w:space="0" w:color="auto"/>
            <w:left w:val="none" w:sz="0" w:space="0" w:color="auto"/>
            <w:bottom w:val="none" w:sz="0" w:space="0" w:color="auto"/>
            <w:right w:val="none" w:sz="0" w:space="0" w:color="auto"/>
          </w:divBdr>
        </w:div>
        <w:div w:id="1385451393">
          <w:marLeft w:val="0"/>
          <w:marRight w:val="0"/>
          <w:marTop w:val="0"/>
          <w:marBottom w:val="0"/>
          <w:divBdr>
            <w:top w:val="none" w:sz="0" w:space="0" w:color="auto"/>
            <w:left w:val="none" w:sz="0" w:space="0" w:color="auto"/>
            <w:bottom w:val="none" w:sz="0" w:space="0" w:color="auto"/>
            <w:right w:val="none" w:sz="0" w:space="0" w:color="auto"/>
          </w:divBdr>
        </w:div>
        <w:div w:id="1386370522">
          <w:marLeft w:val="0"/>
          <w:marRight w:val="0"/>
          <w:marTop w:val="0"/>
          <w:marBottom w:val="0"/>
          <w:divBdr>
            <w:top w:val="none" w:sz="0" w:space="0" w:color="auto"/>
            <w:left w:val="none" w:sz="0" w:space="0" w:color="auto"/>
            <w:bottom w:val="none" w:sz="0" w:space="0" w:color="auto"/>
            <w:right w:val="none" w:sz="0" w:space="0" w:color="auto"/>
          </w:divBdr>
        </w:div>
        <w:div w:id="1399552231">
          <w:marLeft w:val="0"/>
          <w:marRight w:val="0"/>
          <w:marTop w:val="0"/>
          <w:marBottom w:val="0"/>
          <w:divBdr>
            <w:top w:val="none" w:sz="0" w:space="0" w:color="auto"/>
            <w:left w:val="none" w:sz="0" w:space="0" w:color="auto"/>
            <w:bottom w:val="none" w:sz="0" w:space="0" w:color="auto"/>
            <w:right w:val="none" w:sz="0" w:space="0" w:color="auto"/>
          </w:divBdr>
        </w:div>
        <w:div w:id="1404058683">
          <w:marLeft w:val="0"/>
          <w:marRight w:val="0"/>
          <w:marTop w:val="0"/>
          <w:marBottom w:val="0"/>
          <w:divBdr>
            <w:top w:val="none" w:sz="0" w:space="0" w:color="auto"/>
            <w:left w:val="none" w:sz="0" w:space="0" w:color="auto"/>
            <w:bottom w:val="none" w:sz="0" w:space="0" w:color="auto"/>
            <w:right w:val="none" w:sz="0" w:space="0" w:color="auto"/>
          </w:divBdr>
        </w:div>
        <w:div w:id="1411199397">
          <w:marLeft w:val="0"/>
          <w:marRight w:val="0"/>
          <w:marTop w:val="0"/>
          <w:marBottom w:val="0"/>
          <w:divBdr>
            <w:top w:val="none" w:sz="0" w:space="0" w:color="auto"/>
            <w:left w:val="none" w:sz="0" w:space="0" w:color="auto"/>
            <w:bottom w:val="none" w:sz="0" w:space="0" w:color="auto"/>
            <w:right w:val="none" w:sz="0" w:space="0" w:color="auto"/>
          </w:divBdr>
        </w:div>
        <w:div w:id="1413963811">
          <w:marLeft w:val="0"/>
          <w:marRight w:val="0"/>
          <w:marTop w:val="0"/>
          <w:marBottom w:val="0"/>
          <w:divBdr>
            <w:top w:val="none" w:sz="0" w:space="0" w:color="auto"/>
            <w:left w:val="none" w:sz="0" w:space="0" w:color="auto"/>
            <w:bottom w:val="none" w:sz="0" w:space="0" w:color="auto"/>
            <w:right w:val="none" w:sz="0" w:space="0" w:color="auto"/>
          </w:divBdr>
        </w:div>
        <w:div w:id="1431386916">
          <w:marLeft w:val="0"/>
          <w:marRight w:val="0"/>
          <w:marTop w:val="0"/>
          <w:marBottom w:val="0"/>
          <w:divBdr>
            <w:top w:val="none" w:sz="0" w:space="0" w:color="auto"/>
            <w:left w:val="none" w:sz="0" w:space="0" w:color="auto"/>
            <w:bottom w:val="none" w:sz="0" w:space="0" w:color="auto"/>
            <w:right w:val="none" w:sz="0" w:space="0" w:color="auto"/>
          </w:divBdr>
        </w:div>
        <w:div w:id="1438523674">
          <w:marLeft w:val="0"/>
          <w:marRight w:val="0"/>
          <w:marTop w:val="0"/>
          <w:marBottom w:val="0"/>
          <w:divBdr>
            <w:top w:val="none" w:sz="0" w:space="0" w:color="auto"/>
            <w:left w:val="none" w:sz="0" w:space="0" w:color="auto"/>
            <w:bottom w:val="none" w:sz="0" w:space="0" w:color="auto"/>
            <w:right w:val="none" w:sz="0" w:space="0" w:color="auto"/>
          </w:divBdr>
        </w:div>
        <w:div w:id="1445691347">
          <w:marLeft w:val="0"/>
          <w:marRight w:val="0"/>
          <w:marTop w:val="0"/>
          <w:marBottom w:val="0"/>
          <w:divBdr>
            <w:top w:val="none" w:sz="0" w:space="0" w:color="auto"/>
            <w:left w:val="none" w:sz="0" w:space="0" w:color="auto"/>
            <w:bottom w:val="none" w:sz="0" w:space="0" w:color="auto"/>
            <w:right w:val="none" w:sz="0" w:space="0" w:color="auto"/>
          </w:divBdr>
        </w:div>
        <w:div w:id="1451241690">
          <w:marLeft w:val="0"/>
          <w:marRight w:val="0"/>
          <w:marTop w:val="0"/>
          <w:marBottom w:val="0"/>
          <w:divBdr>
            <w:top w:val="none" w:sz="0" w:space="0" w:color="auto"/>
            <w:left w:val="none" w:sz="0" w:space="0" w:color="auto"/>
            <w:bottom w:val="none" w:sz="0" w:space="0" w:color="auto"/>
            <w:right w:val="none" w:sz="0" w:space="0" w:color="auto"/>
          </w:divBdr>
        </w:div>
        <w:div w:id="1455978472">
          <w:marLeft w:val="0"/>
          <w:marRight w:val="0"/>
          <w:marTop w:val="0"/>
          <w:marBottom w:val="0"/>
          <w:divBdr>
            <w:top w:val="none" w:sz="0" w:space="0" w:color="auto"/>
            <w:left w:val="none" w:sz="0" w:space="0" w:color="auto"/>
            <w:bottom w:val="none" w:sz="0" w:space="0" w:color="auto"/>
            <w:right w:val="none" w:sz="0" w:space="0" w:color="auto"/>
          </w:divBdr>
        </w:div>
        <w:div w:id="1468161860">
          <w:marLeft w:val="0"/>
          <w:marRight w:val="0"/>
          <w:marTop w:val="0"/>
          <w:marBottom w:val="0"/>
          <w:divBdr>
            <w:top w:val="none" w:sz="0" w:space="0" w:color="auto"/>
            <w:left w:val="none" w:sz="0" w:space="0" w:color="auto"/>
            <w:bottom w:val="none" w:sz="0" w:space="0" w:color="auto"/>
            <w:right w:val="none" w:sz="0" w:space="0" w:color="auto"/>
          </w:divBdr>
        </w:div>
        <w:div w:id="1475561134">
          <w:marLeft w:val="0"/>
          <w:marRight w:val="0"/>
          <w:marTop w:val="0"/>
          <w:marBottom w:val="0"/>
          <w:divBdr>
            <w:top w:val="none" w:sz="0" w:space="0" w:color="auto"/>
            <w:left w:val="none" w:sz="0" w:space="0" w:color="auto"/>
            <w:bottom w:val="none" w:sz="0" w:space="0" w:color="auto"/>
            <w:right w:val="none" w:sz="0" w:space="0" w:color="auto"/>
          </w:divBdr>
        </w:div>
        <w:div w:id="1476488832">
          <w:marLeft w:val="0"/>
          <w:marRight w:val="0"/>
          <w:marTop w:val="0"/>
          <w:marBottom w:val="0"/>
          <w:divBdr>
            <w:top w:val="none" w:sz="0" w:space="0" w:color="auto"/>
            <w:left w:val="none" w:sz="0" w:space="0" w:color="auto"/>
            <w:bottom w:val="none" w:sz="0" w:space="0" w:color="auto"/>
            <w:right w:val="none" w:sz="0" w:space="0" w:color="auto"/>
          </w:divBdr>
        </w:div>
        <w:div w:id="1476801749">
          <w:marLeft w:val="0"/>
          <w:marRight w:val="0"/>
          <w:marTop w:val="0"/>
          <w:marBottom w:val="0"/>
          <w:divBdr>
            <w:top w:val="none" w:sz="0" w:space="0" w:color="auto"/>
            <w:left w:val="none" w:sz="0" w:space="0" w:color="auto"/>
            <w:bottom w:val="none" w:sz="0" w:space="0" w:color="auto"/>
            <w:right w:val="none" w:sz="0" w:space="0" w:color="auto"/>
          </w:divBdr>
        </w:div>
        <w:div w:id="1486437163">
          <w:marLeft w:val="0"/>
          <w:marRight w:val="0"/>
          <w:marTop w:val="0"/>
          <w:marBottom w:val="0"/>
          <w:divBdr>
            <w:top w:val="none" w:sz="0" w:space="0" w:color="auto"/>
            <w:left w:val="none" w:sz="0" w:space="0" w:color="auto"/>
            <w:bottom w:val="none" w:sz="0" w:space="0" w:color="auto"/>
            <w:right w:val="none" w:sz="0" w:space="0" w:color="auto"/>
          </w:divBdr>
        </w:div>
        <w:div w:id="1491361837">
          <w:marLeft w:val="0"/>
          <w:marRight w:val="0"/>
          <w:marTop w:val="0"/>
          <w:marBottom w:val="0"/>
          <w:divBdr>
            <w:top w:val="none" w:sz="0" w:space="0" w:color="auto"/>
            <w:left w:val="none" w:sz="0" w:space="0" w:color="auto"/>
            <w:bottom w:val="none" w:sz="0" w:space="0" w:color="auto"/>
            <w:right w:val="none" w:sz="0" w:space="0" w:color="auto"/>
          </w:divBdr>
        </w:div>
        <w:div w:id="1491411563">
          <w:marLeft w:val="0"/>
          <w:marRight w:val="0"/>
          <w:marTop w:val="0"/>
          <w:marBottom w:val="0"/>
          <w:divBdr>
            <w:top w:val="none" w:sz="0" w:space="0" w:color="auto"/>
            <w:left w:val="none" w:sz="0" w:space="0" w:color="auto"/>
            <w:bottom w:val="none" w:sz="0" w:space="0" w:color="auto"/>
            <w:right w:val="none" w:sz="0" w:space="0" w:color="auto"/>
          </w:divBdr>
        </w:div>
        <w:div w:id="1492213499">
          <w:marLeft w:val="0"/>
          <w:marRight w:val="0"/>
          <w:marTop w:val="0"/>
          <w:marBottom w:val="0"/>
          <w:divBdr>
            <w:top w:val="none" w:sz="0" w:space="0" w:color="auto"/>
            <w:left w:val="none" w:sz="0" w:space="0" w:color="auto"/>
            <w:bottom w:val="none" w:sz="0" w:space="0" w:color="auto"/>
            <w:right w:val="none" w:sz="0" w:space="0" w:color="auto"/>
          </w:divBdr>
        </w:div>
        <w:div w:id="1496457203">
          <w:marLeft w:val="0"/>
          <w:marRight w:val="0"/>
          <w:marTop w:val="0"/>
          <w:marBottom w:val="0"/>
          <w:divBdr>
            <w:top w:val="none" w:sz="0" w:space="0" w:color="auto"/>
            <w:left w:val="none" w:sz="0" w:space="0" w:color="auto"/>
            <w:bottom w:val="none" w:sz="0" w:space="0" w:color="auto"/>
            <w:right w:val="none" w:sz="0" w:space="0" w:color="auto"/>
          </w:divBdr>
        </w:div>
        <w:div w:id="1503349962">
          <w:marLeft w:val="0"/>
          <w:marRight w:val="0"/>
          <w:marTop w:val="0"/>
          <w:marBottom w:val="0"/>
          <w:divBdr>
            <w:top w:val="none" w:sz="0" w:space="0" w:color="auto"/>
            <w:left w:val="none" w:sz="0" w:space="0" w:color="auto"/>
            <w:bottom w:val="none" w:sz="0" w:space="0" w:color="auto"/>
            <w:right w:val="none" w:sz="0" w:space="0" w:color="auto"/>
          </w:divBdr>
        </w:div>
        <w:div w:id="1507213182">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516262466">
          <w:marLeft w:val="0"/>
          <w:marRight w:val="0"/>
          <w:marTop w:val="0"/>
          <w:marBottom w:val="0"/>
          <w:divBdr>
            <w:top w:val="none" w:sz="0" w:space="0" w:color="auto"/>
            <w:left w:val="none" w:sz="0" w:space="0" w:color="auto"/>
            <w:bottom w:val="none" w:sz="0" w:space="0" w:color="auto"/>
            <w:right w:val="none" w:sz="0" w:space="0" w:color="auto"/>
          </w:divBdr>
        </w:div>
        <w:div w:id="1520654753">
          <w:marLeft w:val="0"/>
          <w:marRight w:val="0"/>
          <w:marTop w:val="0"/>
          <w:marBottom w:val="0"/>
          <w:divBdr>
            <w:top w:val="none" w:sz="0" w:space="0" w:color="auto"/>
            <w:left w:val="none" w:sz="0" w:space="0" w:color="auto"/>
            <w:bottom w:val="none" w:sz="0" w:space="0" w:color="auto"/>
            <w:right w:val="none" w:sz="0" w:space="0" w:color="auto"/>
          </w:divBdr>
        </w:div>
        <w:div w:id="1529372976">
          <w:marLeft w:val="0"/>
          <w:marRight w:val="0"/>
          <w:marTop w:val="0"/>
          <w:marBottom w:val="0"/>
          <w:divBdr>
            <w:top w:val="none" w:sz="0" w:space="0" w:color="auto"/>
            <w:left w:val="none" w:sz="0" w:space="0" w:color="auto"/>
            <w:bottom w:val="none" w:sz="0" w:space="0" w:color="auto"/>
            <w:right w:val="none" w:sz="0" w:space="0" w:color="auto"/>
          </w:divBdr>
        </w:div>
        <w:div w:id="1530532291">
          <w:marLeft w:val="0"/>
          <w:marRight w:val="0"/>
          <w:marTop w:val="0"/>
          <w:marBottom w:val="0"/>
          <w:divBdr>
            <w:top w:val="none" w:sz="0" w:space="0" w:color="auto"/>
            <w:left w:val="none" w:sz="0" w:space="0" w:color="auto"/>
            <w:bottom w:val="none" w:sz="0" w:space="0" w:color="auto"/>
            <w:right w:val="none" w:sz="0" w:space="0" w:color="auto"/>
          </w:divBdr>
        </w:div>
        <w:div w:id="1530754887">
          <w:marLeft w:val="0"/>
          <w:marRight w:val="0"/>
          <w:marTop w:val="0"/>
          <w:marBottom w:val="0"/>
          <w:divBdr>
            <w:top w:val="none" w:sz="0" w:space="0" w:color="auto"/>
            <w:left w:val="none" w:sz="0" w:space="0" w:color="auto"/>
            <w:bottom w:val="none" w:sz="0" w:space="0" w:color="auto"/>
            <w:right w:val="none" w:sz="0" w:space="0" w:color="auto"/>
          </w:divBdr>
        </w:div>
        <w:div w:id="1535852547">
          <w:marLeft w:val="0"/>
          <w:marRight w:val="0"/>
          <w:marTop w:val="0"/>
          <w:marBottom w:val="0"/>
          <w:divBdr>
            <w:top w:val="none" w:sz="0" w:space="0" w:color="auto"/>
            <w:left w:val="none" w:sz="0" w:space="0" w:color="auto"/>
            <w:bottom w:val="none" w:sz="0" w:space="0" w:color="auto"/>
            <w:right w:val="none" w:sz="0" w:space="0" w:color="auto"/>
          </w:divBdr>
        </w:div>
        <w:div w:id="1539781450">
          <w:marLeft w:val="0"/>
          <w:marRight w:val="0"/>
          <w:marTop w:val="0"/>
          <w:marBottom w:val="0"/>
          <w:divBdr>
            <w:top w:val="none" w:sz="0" w:space="0" w:color="auto"/>
            <w:left w:val="none" w:sz="0" w:space="0" w:color="auto"/>
            <w:bottom w:val="none" w:sz="0" w:space="0" w:color="auto"/>
            <w:right w:val="none" w:sz="0" w:space="0" w:color="auto"/>
          </w:divBdr>
        </w:div>
        <w:div w:id="1540169585">
          <w:marLeft w:val="0"/>
          <w:marRight w:val="0"/>
          <w:marTop w:val="0"/>
          <w:marBottom w:val="0"/>
          <w:divBdr>
            <w:top w:val="none" w:sz="0" w:space="0" w:color="auto"/>
            <w:left w:val="none" w:sz="0" w:space="0" w:color="auto"/>
            <w:bottom w:val="none" w:sz="0" w:space="0" w:color="auto"/>
            <w:right w:val="none" w:sz="0" w:space="0" w:color="auto"/>
          </w:divBdr>
        </w:div>
        <w:div w:id="1540585282">
          <w:marLeft w:val="0"/>
          <w:marRight w:val="0"/>
          <w:marTop w:val="0"/>
          <w:marBottom w:val="0"/>
          <w:divBdr>
            <w:top w:val="none" w:sz="0" w:space="0" w:color="auto"/>
            <w:left w:val="none" w:sz="0" w:space="0" w:color="auto"/>
            <w:bottom w:val="none" w:sz="0" w:space="0" w:color="auto"/>
            <w:right w:val="none" w:sz="0" w:space="0" w:color="auto"/>
          </w:divBdr>
        </w:div>
        <w:div w:id="1545170461">
          <w:marLeft w:val="0"/>
          <w:marRight w:val="0"/>
          <w:marTop w:val="0"/>
          <w:marBottom w:val="0"/>
          <w:divBdr>
            <w:top w:val="none" w:sz="0" w:space="0" w:color="auto"/>
            <w:left w:val="none" w:sz="0" w:space="0" w:color="auto"/>
            <w:bottom w:val="none" w:sz="0" w:space="0" w:color="auto"/>
            <w:right w:val="none" w:sz="0" w:space="0" w:color="auto"/>
          </w:divBdr>
        </w:div>
        <w:div w:id="1546481363">
          <w:marLeft w:val="0"/>
          <w:marRight w:val="0"/>
          <w:marTop w:val="0"/>
          <w:marBottom w:val="0"/>
          <w:divBdr>
            <w:top w:val="none" w:sz="0" w:space="0" w:color="auto"/>
            <w:left w:val="none" w:sz="0" w:space="0" w:color="auto"/>
            <w:bottom w:val="none" w:sz="0" w:space="0" w:color="auto"/>
            <w:right w:val="none" w:sz="0" w:space="0" w:color="auto"/>
          </w:divBdr>
        </w:div>
        <w:div w:id="1553276072">
          <w:marLeft w:val="0"/>
          <w:marRight w:val="0"/>
          <w:marTop w:val="0"/>
          <w:marBottom w:val="0"/>
          <w:divBdr>
            <w:top w:val="none" w:sz="0" w:space="0" w:color="auto"/>
            <w:left w:val="none" w:sz="0" w:space="0" w:color="auto"/>
            <w:bottom w:val="none" w:sz="0" w:space="0" w:color="auto"/>
            <w:right w:val="none" w:sz="0" w:space="0" w:color="auto"/>
          </w:divBdr>
        </w:div>
        <w:div w:id="1553881859">
          <w:marLeft w:val="0"/>
          <w:marRight w:val="0"/>
          <w:marTop w:val="0"/>
          <w:marBottom w:val="0"/>
          <w:divBdr>
            <w:top w:val="none" w:sz="0" w:space="0" w:color="auto"/>
            <w:left w:val="none" w:sz="0" w:space="0" w:color="auto"/>
            <w:bottom w:val="none" w:sz="0" w:space="0" w:color="auto"/>
            <w:right w:val="none" w:sz="0" w:space="0" w:color="auto"/>
          </w:divBdr>
        </w:div>
        <w:div w:id="1557860927">
          <w:marLeft w:val="0"/>
          <w:marRight w:val="0"/>
          <w:marTop w:val="0"/>
          <w:marBottom w:val="0"/>
          <w:divBdr>
            <w:top w:val="none" w:sz="0" w:space="0" w:color="auto"/>
            <w:left w:val="none" w:sz="0" w:space="0" w:color="auto"/>
            <w:bottom w:val="none" w:sz="0" w:space="0" w:color="auto"/>
            <w:right w:val="none" w:sz="0" w:space="0" w:color="auto"/>
          </w:divBdr>
        </w:div>
        <w:div w:id="1565287583">
          <w:marLeft w:val="0"/>
          <w:marRight w:val="0"/>
          <w:marTop w:val="0"/>
          <w:marBottom w:val="0"/>
          <w:divBdr>
            <w:top w:val="none" w:sz="0" w:space="0" w:color="auto"/>
            <w:left w:val="none" w:sz="0" w:space="0" w:color="auto"/>
            <w:bottom w:val="none" w:sz="0" w:space="0" w:color="auto"/>
            <w:right w:val="none" w:sz="0" w:space="0" w:color="auto"/>
          </w:divBdr>
        </w:div>
        <w:div w:id="1566448328">
          <w:marLeft w:val="0"/>
          <w:marRight w:val="0"/>
          <w:marTop w:val="0"/>
          <w:marBottom w:val="0"/>
          <w:divBdr>
            <w:top w:val="none" w:sz="0" w:space="0" w:color="auto"/>
            <w:left w:val="none" w:sz="0" w:space="0" w:color="auto"/>
            <w:bottom w:val="none" w:sz="0" w:space="0" w:color="auto"/>
            <w:right w:val="none" w:sz="0" w:space="0" w:color="auto"/>
          </w:divBdr>
          <w:divsChild>
            <w:div w:id="933780579">
              <w:marLeft w:val="0"/>
              <w:marRight w:val="0"/>
              <w:marTop w:val="0"/>
              <w:marBottom w:val="0"/>
              <w:divBdr>
                <w:top w:val="none" w:sz="0" w:space="0" w:color="auto"/>
                <w:left w:val="none" w:sz="0" w:space="0" w:color="auto"/>
                <w:bottom w:val="none" w:sz="0" w:space="0" w:color="auto"/>
                <w:right w:val="none" w:sz="0" w:space="0" w:color="auto"/>
              </w:divBdr>
            </w:div>
            <w:div w:id="1070927409">
              <w:marLeft w:val="0"/>
              <w:marRight w:val="0"/>
              <w:marTop w:val="0"/>
              <w:marBottom w:val="0"/>
              <w:divBdr>
                <w:top w:val="none" w:sz="0" w:space="0" w:color="auto"/>
                <w:left w:val="none" w:sz="0" w:space="0" w:color="auto"/>
                <w:bottom w:val="none" w:sz="0" w:space="0" w:color="auto"/>
                <w:right w:val="none" w:sz="0" w:space="0" w:color="auto"/>
              </w:divBdr>
            </w:div>
            <w:div w:id="1739815710">
              <w:marLeft w:val="0"/>
              <w:marRight w:val="0"/>
              <w:marTop w:val="0"/>
              <w:marBottom w:val="0"/>
              <w:divBdr>
                <w:top w:val="none" w:sz="0" w:space="0" w:color="auto"/>
                <w:left w:val="none" w:sz="0" w:space="0" w:color="auto"/>
                <w:bottom w:val="none" w:sz="0" w:space="0" w:color="auto"/>
                <w:right w:val="none" w:sz="0" w:space="0" w:color="auto"/>
              </w:divBdr>
            </w:div>
            <w:div w:id="1773166817">
              <w:marLeft w:val="0"/>
              <w:marRight w:val="0"/>
              <w:marTop w:val="0"/>
              <w:marBottom w:val="0"/>
              <w:divBdr>
                <w:top w:val="none" w:sz="0" w:space="0" w:color="auto"/>
                <w:left w:val="none" w:sz="0" w:space="0" w:color="auto"/>
                <w:bottom w:val="none" w:sz="0" w:space="0" w:color="auto"/>
                <w:right w:val="none" w:sz="0" w:space="0" w:color="auto"/>
              </w:divBdr>
            </w:div>
          </w:divsChild>
        </w:div>
        <w:div w:id="1566523365">
          <w:marLeft w:val="0"/>
          <w:marRight w:val="0"/>
          <w:marTop w:val="0"/>
          <w:marBottom w:val="0"/>
          <w:divBdr>
            <w:top w:val="none" w:sz="0" w:space="0" w:color="auto"/>
            <w:left w:val="none" w:sz="0" w:space="0" w:color="auto"/>
            <w:bottom w:val="none" w:sz="0" w:space="0" w:color="auto"/>
            <w:right w:val="none" w:sz="0" w:space="0" w:color="auto"/>
          </w:divBdr>
        </w:div>
        <w:div w:id="1572502616">
          <w:marLeft w:val="0"/>
          <w:marRight w:val="0"/>
          <w:marTop w:val="0"/>
          <w:marBottom w:val="0"/>
          <w:divBdr>
            <w:top w:val="none" w:sz="0" w:space="0" w:color="auto"/>
            <w:left w:val="none" w:sz="0" w:space="0" w:color="auto"/>
            <w:bottom w:val="none" w:sz="0" w:space="0" w:color="auto"/>
            <w:right w:val="none" w:sz="0" w:space="0" w:color="auto"/>
          </w:divBdr>
        </w:div>
        <w:div w:id="1572933140">
          <w:marLeft w:val="0"/>
          <w:marRight w:val="0"/>
          <w:marTop w:val="0"/>
          <w:marBottom w:val="0"/>
          <w:divBdr>
            <w:top w:val="none" w:sz="0" w:space="0" w:color="auto"/>
            <w:left w:val="none" w:sz="0" w:space="0" w:color="auto"/>
            <w:bottom w:val="none" w:sz="0" w:space="0" w:color="auto"/>
            <w:right w:val="none" w:sz="0" w:space="0" w:color="auto"/>
          </w:divBdr>
        </w:div>
        <w:div w:id="1576552547">
          <w:marLeft w:val="0"/>
          <w:marRight w:val="0"/>
          <w:marTop w:val="0"/>
          <w:marBottom w:val="0"/>
          <w:divBdr>
            <w:top w:val="none" w:sz="0" w:space="0" w:color="auto"/>
            <w:left w:val="none" w:sz="0" w:space="0" w:color="auto"/>
            <w:bottom w:val="none" w:sz="0" w:space="0" w:color="auto"/>
            <w:right w:val="none" w:sz="0" w:space="0" w:color="auto"/>
          </w:divBdr>
        </w:div>
        <w:div w:id="1577474842">
          <w:marLeft w:val="0"/>
          <w:marRight w:val="0"/>
          <w:marTop w:val="0"/>
          <w:marBottom w:val="0"/>
          <w:divBdr>
            <w:top w:val="none" w:sz="0" w:space="0" w:color="auto"/>
            <w:left w:val="none" w:sz="0" w:space="0" w:color="auto"/>
            <w:bottom w:val="none" w:sz="0" w:space="0" w:color="auto"/>
            <w:right w:val="none" w:sz="0" w:space="0" w:color="auto"/>
          </w:divBdr>
        </w:div>
        <w:div w:id="1578054380">
          <w:marLeft w:val="0"/>
          <w:marRight w:val="0"/>
          <w:marTop w:val="0"/>
          <w:marBottom w:val="0"/>
          <w:divBdr>
            <w:top w:val="none" w:sz="0" w:space="0" w:color="auto"/>
            <w:left w:val="none" w:sz="0" w:space="0" w:color="auto"/>
            <w:bottom w:val="none" w:sz="0" w:space="0" w:color="auto"/>
            <w:right w:val="none" w:sz="0" w:space="0" w:color="auto"/>
          </w:divBdr>
        </w:div>
        <w:div w:id="1582833980">
          <w:marLeft w:val="0"/>
          <w:marRight w:val="0"/>
          <w:marTop w:val="0"/>
          <w:marBottom w:val="0"/>
          <w:divBdr>
            <w:top w:val="none" w:sz="0" w:space="0" w:color="auto"/>
            <w:left w:val="none" w:sz="0" w:space="0" w:color="auto"/>
            <w:bottom w:val="none" w:sz="0" w:space="0" w:color="auto"/>
            <w:right w:val="none" w:sz="0" w:space="0" w:color="auto"/>
          </w:divBdr>
        </w:div>
        <w:div w:id="1586760634">
          <w:marLeft w:val="0"/>
          <w:marRight w:val="0"/>
          <w:marTop w:val="0"/>
          <w:marBottom w:val="0"/>
          <w:divBdr>
            <w:top w:val="none" w:sz="0" w:space="0" w:color="auto"/>
            <w:left w:val="none" w:sz="0" w:space="0" w:color="auto"/>
            <w:bottom w:val="none" w:sz="0" w:space="0" w:color="auto"/>
            <w:right w:val="none" w:sz="0" w:space="0" w:color="auto"/>
          </w:divBdr>
        </w:div>
        <w:div w:id="1588493750">
          <w:marLeft w:val="0"/>
          <w:marRight w:val="0"/>
          <w:marTop w:val="0"/>
          <w:marBottom w:val="0"/>
          <w:divBdr>
            <w:top w:val="none" w:sz="0" w:space="0" w:color="auto"/>
            <w:left w:val="none" w:sz="0" w:space="0" w:color="auto"/>
            <w:bottom w:val="none" w:sz="0" w:space="0" w:color="auto"/>
            <w:right w:val="none" w:sz="0" w:space="0" w:color="auto"/>
          </w:divBdr>
        </w:div>
        <w:div w:id="1590894455">
          <w:marLeft w:val="0"/>
          <w:marRight w:val="0"/>
          <w:marTop w:val="0"/>
          <w:marBottom w:val="0"/>
          <w:divBdr>
            <w:top w:val="none" w:sz="0" w:space="0" w:color="auto"/>
            <w:left w:val="none" w:sz="0" w:space="0" w:color="auto"/>
            <w:bottom w:val="none" w:sz="0" w:space="0" w:color="auto"/>
            <w:right w:val="none" w:sz="0" w:space="0" w:color="auto"/>
          </w:divBdr>
        </w:div>
        <w:div w:id="1593006833">
          <w:marLeft w:val="0"/>
          <w:marRight w:val="0"/>
          <w:marTop w:val="0"/>
          <w:marBottom w:val="0"/>
          <w:divBdr>
            <w:top w:val="none" w:sz="0" w:space="0" w:color="auto"/>
            <w:left w:val="none" w:sz="0" w:space="0" w:color="auto"/>
            <w:bottom w:val="none" w:sz="0" w:space="0" w:color="auto"/>
            <w:right w:val="none" w:sz="0" w:space="0" w:color="auto"/>
          </w:divBdr>
        </w:div>
        <w:div w:id="1593053667">
          <w:marLeft w:val="0"/>
          <w:marRight w:val="0"/>
          <w:marTop w:val="0"/>
          <w:marBottom w:val="0"/>
          <w:divBdr>
            <w:top w:val="none" w:sz="0" w:space="0" w:color="auto"/>
            <w:left w:val="none" w:sz="0" w:space="0" w:color="auto"/>
            <w:bottom w:val="none" w:sz="0" w:space="0" w:color="auto"/>
            <w:right w:val="none" w:sz="0" w:space="0" w:color="auto"/>
          </w:divBdr>
        </w:div>
        <w:div w:id="1595282881">
          <w:marLeft w:val="0"/>
          <w:marRight w:val="0"/>
          <w:marTop w:val="0"/>
          <w:marBottom w:val="0"/>
          <w:divBdr>
            <w:top w:val="none" w:sz="0" w:space="0" w:color="auto"/>
            <w:left w:val="none" w:sz="0" w:space="0" w:color="auto"/>
            <w:bottom w:val="none" w:sz="0" w:space="0" w:color="auto"/>
            <w:right w:val="none" w:sz="0" w:space="0" w:color="auto"/>
          </w:divBdr>
        </w:div>
        <w:div w:id="1605846273">
          <w:marLeft w:val="0"/>
          <w:marRight w:val="0"/>
          <w:marTop w:val="0"/>
          <w:marBottom w:val="0"/>
          <w:divBdr>
            <w:top w:val="none" w:sz="0" w:space="0" w:color="auto"/>
            <w:left w:val="none" w:sz="0" w:space="0" w:color="auto"/>
            <w:bottom w:val="none" w:sz="0" w:space="0" w:color="auto"/>
            <w:right w:val="none" w:sz="0" w:space="0" w:color="auto"/>
          </w:divBdr>
        </w:div>
        <w:div w:id="1605918271">
          <w:marLeft w:val="0"/>
          <w:marRight w:val="0"/>
          <w:marTop w:val="0"/>
          <w:marBottom w:val="0"/>
          <w:divBdr>
            <w:top w:val="none" w:sz="0" w:space="0" w:color="auto"/>
            <w:left w:val="none" w:sz="0" w:space="0" w:color="auto"/>
            <w:bottom w:val="none" w:sz="0" w:space="0" w:color="auto"/>
            <w:right w:val="none" w:sz="0" w:space="0" w:color="auto"/>
          </w:divBdr>
        </w:div>
        <w:div w:id="1606883583">
          <w:marLeft w:val="0"/>
          <w:marRight w:val="0"/>
          <w:marTop w:val="0"/>
          <w:marBottom w:val="0"/>
          <w:divBdr>
            <w:top w:val="none" w:sz="0" w:space="0" w:color="auto"/>
            <w:left w:val="none" w:sz="0" w:space="0" w:color="auto"/>
            <w:bottom w:val="none" w:sz="0" w:space="0" w:color="auto"/>
            <w:right w:val="none" w:sz="0" w:space="0" w:color="auto"/>
          </w:divBdr>
        </w:div>
        <w:div w:id="1609779316">
          <w:marLeft w:val="0"/>
          <w:marRight w:val="0"/>
          <w:marTop w:val="0"/>
          <w:marBottom w:val="0"/>
          <w:divBdr>
            <w:top w:val="none" w:sz="0" w:space="0" w:color="auto"/>
            <w:left w:val="none" w:sz="0" w:space="0" w:color="auto"/>
            <w:bottom w:val="none" w:sz="0" w:space="0" w:color="auto"/>
            <w:right w:val="none" w:sz="0" w:space="0" w:color="auto"/>
          </w:divBdr>
        </w:div>
        <w:div w:id="1615481982">
          <w:marLeft w:val="0"/>
          <w:marRight w:val="0"/>
          <w:marTop w:val="0"/>
          <w:marBottom w:val="0"/>
          <w:divBdr>
            <w:top w:val="none" w:sz="0" w:space="0" w:color="auto"/>
            <w:left w:val="none" w:sz="0" w:space="0" w:color="auto"/>
            <w:bottom w:val="none" w:sz="0" w:space="0" w:color="auto"/>
            <w:right w:val="none" w:sz="0" w:space="0" w:color="auto"/>
          </w:divBdr>
        </w:div>
        <w:div w:id="1615988122">
          <w:marLeft w:val="0"/>
          <w:marRight w:val="0"/>
          <w:marTop w:val="0"/>
          <w:marBottom w:val="0"/>
          <w:divBdr>
            <w:top w:val="none" w:sz="0" w:space="0" w:color="auto"/>
            <w:left w:val="none" w:sz="0" w:space="0" w:color="auto"/>
            <w:bottom w:val="none" w:sz="0" w:space="0" w:color="auto"/>
            <w:right w:val="none" w:sz="0" w:space="0" w:color="auto"/>
          </w:divBdr>
        </w:div>
        <w:div w:id="1616450162">
          <w:marLeft w:val="0"/>
          <w:marRight w:val="0"/>
          <w:marTop w:val="0"/>
          <w:marBottom w:val="0"/>
          <w:divBdr>
            <w:top w:val="none" w:sz="0" w:space="0" w:color="auto"/>
            <w:left w:val="none" w:sz="0" w:space="0" w:color="auto"/>
            <w:bottom w:val="none" w:sz="0" w:space="0" w:color="auto"/>
            <w:right w:val="none" w:sz="0" w:space="0" w:color="auto"/>
          </w:divBdr>
        </w:div>
        <w:div w:id="1617104781">
          <w:marLeft w:val="0"/>
          <w:marRight w:val="0"/>
          <w:marTop w:val="0"/>
          <w:marBottom w:val="0"/>
          <w:divBdr>
            <w:top w:val="none" w:sz="0" w:space="0" w:color="auto"/>
            <w:left w:val="none" w:sz="0" w:space="0" w:color="auto"/>
            <w:bottom w:val="none" w:sz="0" w:space="0" w:color="auto"/>
            <w:right w:val="none" w:sz="0" w:space="0" w:color="auto"/>
          </w:divBdr>
        </w:div>
        <w:div w:id="1624967267">
          <w:marLeft w:val="0"/>
          <w:marRight w:val="0"/>
          <w:marTop w:val="0"/>
          <w:marBottom w:val="0"/>
          <w:divBdr>
            <w:top w:val="none" w:sz="0" w:space="0" w:color="auto"/>
            <w:left w:val="none" w:sz="0" w:space="0" w:color="auto"/>
            <w:bottom w:val="none" w:sz="0" w:space="0" w:color="auto"/>
            <w:right w:val="none" w:sz="0" w:space="0" w:color="auto"/>
          </w:divBdr>
        </w:div>
        <w:div w:id="1627471270">
          <w:marLeft w:val="0"/>
          <w:marRight w:val="0"/>
          <w:marTop w:val="0"/>
          <w:marBottom w:val="0"/>
          <w:divBdr>
            <w:top w:val="none" w:sz="0" w:space="0" w:color="auto"/>
            <w:left w:val="none" w:sz="0" w:space="0" w:color="auto"/>
            <w:bottom w:val="none" w:sz="0" w:space="0" w:color="auto"/>
            <w:right w:val="none" w:sz="0" w:space="0" w:color="auto"/>
          </w:divBdr>
        </w:div>
        <w:div w:id="1633095450">
          <w:marLeft w:val="0"/>
          <w:marRight w:val="0"/>
          <w:marTop w:val="0"/>
          <w:marBottom w:val="0"/>
          <w:divBdr>
            <w:top w:val="none" w:sz="0" w:space="0" w:color="auto"/>
            <w:left w:val="none" w:sz="0" w:space="0" w:color="auto"/>
            <w:bottom w:val="none" w:sz="0" w:space="0" w:color="auto"/>
            <w:right w:val="none" w:sz="0" w:space="0" w:color="auto"/>
          </w:divBdr>
        </w:div>
        <w:div w:id="1634477955">
          <w:marLeft w:val="0"/>
          <w:marRight w:val="0"/>
          <w:marTop w:val="0"/>
          <w:marBottom w:val="0"/>
          <w:divBdr>
            <w:top w:val="none" w:sz="0" w:space="0" w:color="auto"/>
            <w:left w:val="none" w:sz="0" w:space="0" w:color="auto"/>
            <w:bottom w:val="none" w:sz="0" w:space="0" w:color="auto"/>
            <w:right w:val="none" w:sz="0" w:space="0" w:color="auto"/>
          </w:divBdr>
        </w:div>
        <w:div w:id="1635258087">
          <w:marLeft w:val="0"/>
          <w:marRight w:val="0"/>
          <w:marTop w:val="0"/>
          <w:marBottom w:val="0"/>
          <w:divBdr>
            <w:top w:val="none" w:sz="0" w:space="0" w:color="auto"/>
            <w:left w:val="none" w:sz="0" w:space="0" w:color="auto"/>
            <w:bottom w:val="none" w:sz="0" w:space="0" w:color="auto"/>
            <w:right w:val="none" w:sz="0" w:space="0" w:color="auto"/>
          </w:divBdr>
        </w:div>
        <w:div w:id="1636376082">
          <w:marLeft w:val="0"/>
          <w:marRight w:val="0"/>
          <w:marTop w:val="0"/>
          <w:marBottom w:val="0"/>
          <w:divBdr>
            <w:top w:val="none" w:sz="0" w:space="0" w:color="auto"/>
            <w:left w:val="none" w:sz="0" w:space="0" w:color="auto"/>
            <w:bottom w:val="none" w:sz="0" w:space="0" w:color="auto"/>
            <w:right w:val="none" w:sz="0" w:space="0" w:color="auto"/>
          </w:divBdr>
        </w:div>
        <w:div w:id="1637759260">
          <w:marLeft w:val="0"/>
          <w:marRight w:val="0"/>
          <w:marTop w:val="0"/>
          <w:marBottom w:val="0"/>
          <w:divBdr>
            <w:top w:val="none" w:sz="0" w:space="0" w:color="auto"/>
            <w:left w:val="none" w:sz="0" w:space="0" w:color="auto"/>
            <w:bottom w:val="none" w:sz="0" w:space="0" w:color="auto"/>
            <w:right w:val="none" w:sz="0" w:space="0" w:color="auto"/>
          </w:divBdr>
        </w:div>
        <w:div w:id="1639991948">
          <w:marLeft w:val="0"/>
          <w:marRight w:val="0"/>
          <w:marTop w:val="0"/>
          <w:marBottom w:val="0"/>
          <w:divBdr>
            <w:top w:val="none" w:sz="0" w:space="0" w:color="auto"/>
            <w:left w:val="none" w:sz="0" w:space="0" w:color="auto"/>
            <w:bottom w:val="none" w:sz="0" w:space="0" w:color="auto"/>
            <w:right w:val="none" w:sz="0" w:space="0" w:color="auto"/>
          </w:divBdr>
        </w:div>
        <w:div w:id="1647590417">
          <w:marLeft w:val="0"/>
          <w:marRight w:val="0"/>
          <w:marTop w:val="0"/>
          <w:marBottom w:val="0"/>
          <w:divBdr>
            <w:top w:val="none" w:sz="0" w:space="0" w:color="auto"/>
            <w:left w:val="none" w:sz="0" w:space="0" w:color="auto"/>
            <w:bottom w:val="none" w:sz="0" w:space="0" w:color="auto"/>
            <w:right w:val="none" w:sz="0" w:space="0" w:color="auto"/>
          </w:divBdr>
        </w:div>
        <w:div w:id="1648586716">
          <w:marLeft w:val="0"/>
          <w:marRight w:val="0"/>
          <w:marTop w:val="0"/>
          <w:marBottom w:val="0"/>
          <w:divBdr>
            <w:top w:val="none" w:sz="0" w:space="0" w:color="auto"/>
            <w:left w:val="none" w:sz="0" w:space="0" w:color="auto"/>
            <w:bottom w:val="none" w:sz="0" w:space="0" w:color="auto"/>
            <w:right w:val="none" w:sz="0" w:space="0" w:color="auto"/>
          </w:divBdr>
        </w:div>
        <w:div w:id="1651592195">
          <w:marLeft w:val="0"/>
          <w:marRight w:val="0"/>
          <w:marTop w:val="0"/>
          <w:marBottom w:val="0"/>
          <w:divBdr>
            <w:top w:val="none" w:sz="0" w:space="0" w:color="auto"/>
            <w:left w:val="none" w:sz="0" w:space="0" w:color="auto"/>
            <w:bottom w:val="none" w:sz="0" w:space="0" w:color="auto"/>
            <w:right w:val="none" w:sz="0" w:space="0" w:color="auto"/>
          </w:divBdr>
        </w:div>
        <w:div w:id="1651665451">
          <w:marLeft w:val="0"/>
          <w:marRight w:val="0"/>
          <w:marTop w:val="0"/>
          <w:marBottom w:val="0"/>
          <w:divBdr>
            <w:top w:val="none" w:sz="0" w:space="0" w:color="auto"/>
            <w:left w:val="none" w:sz="0" w:space="0" w:color="auto"/>
            <w:bottom w:val="none" w:sz="0" w:space="0" w:color="auto"/>
            <w:right w:val="none" w:sz="0" w:space="0" w:color="auto"/>
          </w:divBdr>
        </w:div>
        <w:div w:id="1654018519">
          <w:marLeft w:val="0"/>
          <w:marRight w:val="0"/>
          <w:marTop w:val="0"/>
          <w:marBottom w:val="0"/>
          <w:divBdr>
            <w:top w:val="none" w:sz="0" w:space="0" w:color="auto"/>
            <w:left w:val="none" w:sz="0" w:space="0" w:color="auto"/>
            <w:bottom w:val="none" w:sz="0" w:space="0" w:color="auto"/>
            <w:right w:val="none" w:sz="0" w:space="0" w:color="auto"/>
          </w:divBdr>
        </w:div>
        <w:div w:id="1656646388">
          <w:marLeft w:val="0"/>
          <w:marRight w:val="0"/>
          <w:marTop w:val="0"/>
          <w:marBottom w:val="0"/>
          <w:divBdr>
            <w:top w:val="none" w:sz="0" w:space="0" w:color="auto"/>
            <w:left w:val="none" w:sz="0" w:space="0" w:color="auto"/>
            <w:bottom w:val="none" w:sz="0" w:space="0" w:color="auto"/>
            <w:right w:val="none" w:sz="0" w:space="0" w:color="auto"/>
          </w:divBdr>
        </w:div>
        <w:div w:id="1660618799">
          <w:marLeft w:val="0"/>
          <w:marRight w:val="0"/>
          <w:marTop w:val="0"/>
          <w:marBottom w:val="0"/>
          <w:divBdr>
            <w:top w:val="none" w:sz="0" w:space="0" w:color="auto"/>
            <w:left w:val="none" w:sz="0" w:space="0" w:color="auto"/>
            <w:bottom w:val="none" w:sz="0" w:space="0" w:color="auto"/>
            <w:right w:val="none" w:sz="0" w:space="0" w:color="auto"/>
          </w:divBdr>
        </w:div>
        <w:div w:id="1660770186">
          <w:marLeft w:val="0"/>
          <w:marRight w:val="0"/>
          <w:marTop w:val="0"/>
          <w:marBottom w:val="0"/>
          <w:divBdr>
            <w:top w:val="none" w:sz="0" w:space="0" w:color="auto"/>
            <w:left w:val="none" w:sz="0" w:space="0" w:color="auto"/>
            <w:bottom w:val="none" w:sz="0" w:space="0" w:color="auto"/>
            <w:right w:val="none" w:sz="0" w:space="0" w:color="auto"/>
          </w:divBdr>
        </w:div>
        <w:div w:id="1661303920">
          <w:marLeft w:val="0"/>
          <w:marRight w:val="0"/>
          <w:marTop w:val="0"/>
          <w:marBottom w:val="0"/>
          <w:divBdr>
            <w:top w:val="none" w:sz="0" w:space="0" w:color="auto"/>
            <w:left w:val="none" w:sz="0" w:space="0" w:color="auto"/>
            <w:bottom w:val="none" w:sz="0" w:space="0" w:color="auto"/>
            <w:right w:val="none" w:sz="0" w:space="0" w:color="auto"/>
          </w:divBdr>
        </w:div>
        <w:div w:id="1669595951">
          <w:marLeft w:val="0"/>
          <w:marRight w:val="0"/>
          <w:marTop w:val="0"/>
          <w:marBottom w:val="0"/>
          <w:divBdr>
            <w:top w:val="none" w:sz="0" w:space="0" w:color="auto"/>
            <w:left w:val="none" w:sz="0" w:space="0" w:color="auto"/>
            <w:bottom w:val="none" w:sz="0" w:space="0" w:color="auto"/>
            <w:right w:val="none" w:sz="0" w:space="0" w:color="auto"/>
          </w:divBdr>
        </w:div>
        <w:div w:id="1671062900">
          <w:marLeft w:val="0"/>
          <w:marRight w:val="0"/>
          <w:marTop w:val="0"/>
          <w:marBottom w:val="0"/>
          <w:divBdr>
            <w:top w:val="none" w:sz="0" w:space="0" w:color="auto"/>
            <w:left w:val="none" w:sz="0" w:space="0" w:color="auto"/>
            <w:bottom w:val="none" w:sz="0" w:space="0" w:color="auto"/>
            <w:right w:val="none" w:sz="0" w:space="0" w:color="auto"/>
          </w:divBdr>
        </w:div>
        <w:div w:id="1675496127">
          <w:marLeft w:val="0"/>
          <w:marRight w:val="0"/>
          <w:marTop w:val="0"/>
          <w:marBottom w:val="0"/>
          <w:divBdr>
            <w:top w:val="none" w:sz="0" w:space="0" w:color="auto"/>
            <w:left w:val="none" w:sz="0" w:space="0" w:color="auto"/>
            <w:bottom w:val="none" w:sz="0" w:space="0" w:color="auto"/>
            <w:right w:val="none" w:sz="0" w:space="0" w:color="auto"/>
          </w:divBdr>
        </w:div>
        <w:div w:id="1680110864">
          <w:marLeft w:val="0"/>
          <w:marRight w:val="0"/>
          <w:marTop w:val="0"/>
          <w:marBottom w:val="0"/>
          <w:divBdr>
            <w:top w:val="none" w:sz="0" w:space="0" w:color="auto"/>
            <w:left w:val="none" w:sz="0" w:space="0" w:color="auto"/>
            <w:bottom w:val="none" w:sz="0" w:space="0" w:color="auto"/>
            <w:right w:val="none" w:sz="0" w:space="0" w:color="auto"/>
          </w:divBdr>
        </w:div>
        <w:div w:id="1694459235">
          <w:marLeft w:val="0"/>
          <w:marRight w:val="0"/>
          <w:marTop w:val="0"/>
          <w:marBottom w:val="0"/>
          <w:divBdr>
            <w:top w:val="none" w:sz="0" w:space="0" w:color="auto"/>
            <w:left w:val="none" w:sz="0" w:space="0" w:color="auto"/>
            <w:bottom w:val="none" w:sz="0" w:space="0" w:color="auto"/>
            <w:right w:val="none" w:sz="0" w:space="0" w:color="auto"/>
          </w:divBdr>
        </w:div>
        <w:div w:id="1697929656">
          <w:marLeft w:val="0"/>
          <w:marRight w:val="0"/>
          <w:marTop w:val="0"/>
          <w:marBottom w:val="0"/>
          <w:divBdr>
            <w:top w:val="none" w:sz="0" w:space="0" w:color="auto"/>
            <w:left w:val="none" w:sz="0" w:space="0" w:color="auto"/>
            <w:bottom w:val="none" w:sz="0" w:space="0" w:color="auto"/>
            <w:right w:val="none" w:sz="0" w:space="0" w:color="auto"/>
          </w:divBdr>
        </w:div>
        <w:div w:id="1701971228">
          <w:marLeft w:val="0"/>
          <w:marRight w:val="0"/>
          <w:marTop w:val="0"/>
          <w:marBottom w:val="0"/>
          <w:divBdr>
            <w:top w:val="none" w:sz="0" w:space="0" w:color="auto"/>
            <w:left w:val="none" w:sz="0" w:space="0" w:color="auto"/>
            <w:bottom w:val="none" w:sz="0" w:space="0" w:color="auto"/>
            <w:right w:val="none" w:sz="0" w:space="0" w:color="auto"/>
          </w:divBdr>
        </w:div>
        <w:div w:id="1708944446">
          <w:marLeft w:val="0"/>
          <w:marRight w:val="0"/>
          <w:marTop w:val="0"/>
          <w:marBottom w:val="0"/>
          <w:divBdr>
            <w:top w:val="none" w:sz="0" w:space="0" w:color="auto"/>
            <w:left w:val="none" w:sz="0" w:space="0" w:color="auto"/>
            <w:bottom w:val="none" w:sz="0" w:space="0" w:color="auto"/>
            <w:right w:val="none" w:sz="0" w:space="0" w:color="auto"/>
          </w:divBdr>
        </w:div>
        <w:div w:id="1710062800">
          <w:marLeft w:val="0"/>
          <w:marRight w:val="0"/>
          <w:marTop w:val="0"/>
          <w:marBottom w:val="0"/>
          <w:divBdr>
            <w:top w:val="none" w:sz="0" w:space="0" w:color="auto"/>
            <w:left w:val="none" w:sz="0" w:space="0" w:color="auto"/>
            <w:bottom w:val="none" w:sz="0" w:space="0" w:color="auto"/>
            <w:right w:val="none" w:sz="0" w:space="0" w:color="auto"/>
          </w:divBdr>
        </w:div>
        <w:div w:id="1716394614">
          <w:marLeft w:val="0"/>
          <w:marRight w:val="0"/>
          <w:marTop w:val="0"/>
          <w:marBottom w:val="0"/>
          <w:divBdr>
            <w:top w:val="none" w:sz="0" w:space="0" w:color="auto"/>
            <w:left w:val="none" w:sz="0" w:space="0" w:color="auto"/>
            <w:bottom w:val="none" w:sz="0" w:space="0" w:color="auto"/>
            <w:right w:val="none" w:sz="0" w:space="0" w:color="auto"/>
          </w:divBdr>
        </w:div>
        <w:div w:id="1717512118">
          <w:marLeft w:val="0"/>
          <w:marRight w:val="0"/>
          <w:marTop w:val="0"/>
          <w:marBottom w:val="0"/>
          <w:divBdr>
            <w:top w:val="none" w:sz="0" w:space="0" w:color="auto"/>
            <w:left w:val="none" w:sz="0" w:space="0" w:color="auto"/>
            <w:bottom w:val="none" w:sz="0" w:space="0" w:color="auto"/>
            <w:right w:val="none" w:sz="0" w:space="0" w:color="auto"/>
          </w:divBdr>
        </w:div>
        <w:div w:id="1721636402">
          <w:marLeft w:val="0"/>
          <w:marRight w:val="0"/>
          <w:marTop w:val="0"/>
          <w:marBottom w:val="0"/>
          <w:divBdr>
            <w:top w:val="none" w:sz="0" w:space="0" w:color="auto"/>
            <w:left w:val="none" w:sz="0" w:space="0" w:color="auto"/>
            <w:bottom w:val="none" w:sz="0" w:space="0" w:color="auto"/>
            <w:right w:val="none" w:sz="0" w:space="0" w:color="auto"/>
          </w:divBdr>
        </w:div>
        <w:div w:id="1730885919">
          <w:marLeft w:val="0"/>
          <w:marRight w:val="0"/>
          <w:marTop w:val="0"/>
          <w:marBottom w:val="0"/>
          <w:divBdr>
            <w:top w:val="none" w:sz="0" w:space="0" w:color="auto"/>
            <w:left w:val="none" w:sz="0" w:space="0" w:color="auto"/>
            <w:bottom w:val="none" w:sz="0" w:space="0" w:color="auto"/>
            <w:right w:val="none" w:sz="0" w:space="0" w:color="auto"/>
          </w:divBdr>
        </w:div>
        <w:div w:id="1737893362">
          <w:marLeft w:val="0"/>
          <w:marRight w:val="0"/>
          <w:marTop w:val="0"/>
          <w:marBottom w:val="0"/>
          <w:divBdr>
            <w:top w:val="none" w:sz="0" w:space="0" w:color="auto"/>
            <w:left w:val="none" w:sz="0" w:space="0" w:color="auto"/>
            <w:bottom w:val="none" w:sz="0" w:space="0" w:color="auto"/>
            <w:right w:val="none" w:sz="0" w:space="0" w:color="auto"/>
          </w:divBdr>
        </w:div>
        <w:div w:id="1742672549">
          <w:marLeft w:val="0"/>
          <w:marRight w:val="0"/>
          <w:marTop w:val="0"/>
          <w:marBottom w:val="0"/>
          <w:divBdr>
            <w:top w:val="none" w:sz="0" w:space="0" w:color="auto"/>
            <w:left w:val="none" w:sz="0" w:space="0" w:color="auto"/>
            <w:bottom w:val="none" w:sz="0" w:space="0" w:color="auto"/>
            <w:right w:val="none" w:sz="0" w:space="0" w:color="auto"/>
          </w:divBdr>
        </w:div>
        <w:div w:id="1745494484">
          <w:marLeft w:val="0"/>
          <w:marRight w:val="0"/>
          <w:marTop w:val="0"/>
          <w:marBottom w:val="0"/>
          <w:divBdr>
            <w:top w:val="none" w:sz="0" w:space="0" w:color="auto"/>
            <w:left w:val="none" w:sz="0" w:space="0" w:color="auto"/>
            <w:bottom w:val="none" w:sz="0" w:space="0" w:color="auto"/>
            <w:right w:val="none" w:sz="0" w:space="0" w:color="auto"/>
          </w:divBdr>
        </w:div>
        <w:div w:id="1747606408">
          <w:marLeft w:val="0"/>
          <w:marRight w:val="0"/>
          <w:marTop w:val="0"/>
          <w:marBottom w:val="0"/>
          <w:divBdr>
            <w:top w:val="none" w:sz="0" w:space="0" w:color="auto"/>
            <w:left w:val="none" w:sz="0" w:space="0" w:color="auto"/>
            <w:bottom w:val="none" w:sz="0" w:space="0" w:color="auto"/>
            <w:right w:val="none" w:sz="0" w:space="0" w:color="auto"/>
          </w:divBdr>
        </w:div>
        <w:div w:id="1756053151">
          <w:marLeft w:val="0"/>
          <w:marRight w:val="0"/>
          <w:marTop w:val="0"/>
          <w:marBottom w:val="0"/>
          <w:divBdr>
            <w:top w:val="none" w:sz="0" w:space="0" w:color="auto"/>
            <w:left w:val="none" w:sz="0" w:space="0" w:color="auto"/>
            <w:bottom w:val="none" w:sz="0" w:space="0" w:color="auto"/>
            <w:right w:val="none" w:sz="0" w:space="0" w:color="auto"/>
          </w:divBdr>
        </w:div>
        <w:div w:id="1765030500">
          <w:marLeft w:val="0"/>
          <w:marRight w:val="0"/>
          <w:marTop w:val="0"/>
          <w:marBottom w:val="0"/>
          <w:divBdr>
            <w:top w:val="none" w:sz="0" w:space="0" w:color="auto"/>
            <w:left w:val="none" w:sz="0" w:space="0" w:color="auto"/>
            <w:bottom w:val="none" w:sz="0" w:space="0" w:color="auto"/>
            <w:right w:val="none" w:sz="0" w:space="0" w:color="auto"/>
          </w:divBdr>
        </w:div>
        <w:div w:id="1774284016">
          <w:marLeft w:val="0"/>
          <w:marRight w:val="0"/>
          <w:marTop w:val="0"/>
          <w:marBottom w:val="0"/>
          <w:divBdr>
            <w:top w:val="none" w:sz="0" w:space="0" w:color="auto"/>
            <w:left w:val="none" w:sz="0" w:space="0" w:color="auto"/>
            <w:bottom w:val="none" w:sz="0" w:space="0" w:color="auto"/>
            <w:right w:val="none" w:sz="0" w:space="0" w:color="auto"/>
          </w:divBdr>
        </w:div>
        <w:div w:id="1776512157">
          <w:marLeft w:val="0"/>
          <w:marRight w:val="0"/>
          <w:marTop w:val="0"/>
          <w:marBottom w:val="0"/>
          <w:divBdr>
            <w:top w:val="none" w:sz="0" w:space="0" w:color="auto"/>
            <w:left w:val="none" w:sz="0" w:space="0" w:color="auto"/>
            <w:bottom w:val="none" w:sz="0" w:space="0" w:color="auto"/>
            <w:right w:val="none" w:sz="0" w:space="0" w:color="auto"/>
          </w:divBdr>
        </w:div>
        <w:div w:id="1776707214">
          <w:marLeft w:val="0"/>
          <w:marRight w:val="0"/>
          <w:marTop w:val="0"/>
          <w:marBottom w:val="0"/>
          <w:divBdr>
            <w:top w:val="none" w:sz="0" w:space="0" w:color="auto"/>
            <w:left w:val="none" w:sz="0" w:space="0" w:color="auto"/>
            <w:bottom w:val="none" w:sz="0" w:space="0" w:color="auto"/>
            <w:right w:val="none" w:sz="0" w:space="0" w:color="auto"/>
          </w:divBdr>
        </w:div>
        <w:div w:id="1776827124">
          <w:marLeft w:val="0"/>
          <w:marRight w:val="0"/>
          <w:marTop w:val="0"/>
          <w:marBottom w:val="0"/>
          <w:divBdr>
            <w:top w:val="none" w:sz="0" w:space="0" w:color="auto"/>
            <w:left w:val="none" w:sz="0" w:space="0" w:color="auto"/>
            <w:bottom w:val="none" w:sz="0" w:space="0" w:color="auto"/>
            <w:right w:val="none" w:sz="0" w:space="0" w:color="auto"/>
          </w:divBdr>
        </w:div>
        <w:div w:id="1779830408">
          <w:marLeft w:val="0"/>
          <w:marRight w:val="0"/>
          <w:marTop w:val="0"/>
          <w:marBottom w:val="0"/>
          <w:divBdr>
            <w:top w:val="none" w:sz="0" w:space="0" w:color="auto"/>
            <w:left w:val="none" w:sz="0" w:space="0" w:color="auto"/>
            <w:bottom w:val="none" w:sz="0" w:space="0" w:color="auto"/>
            <w:right w:val="none" w:sz="0" w:space="0" w:color="auto"/>
          </w:divBdr>
        </w:div>
        <w:div w:id="1781875121">
          <w:marLeft w:val="0"/>
          <w:marRight w:val="0"/>
          <w:marTop w:val="0"/>
          <w:marBottom w:val="0"/>
          <w:divBdr>
            <w:top w:val="none" w:sz="0" w:space="0" w:color="auto"/>
            <w:left w:val="none" w:sz="0" w:space="0" w:color="auto"/>
            <w:bottom w:val="none" w:sz="0" w:space="0" w:color="auto"/>
            <w:right w:val="none" w:sz="0" w:space="0" w:color="auto"/>
          </w:divBdr>
        </w:div>
        <w:div w:id="1791971633">
          <w:marLeft w:val="0"/>
          <w:marRight w:val="0"/>
          <w:marTop w:val="0"/>
          <w:marBottom w:val="0"/>
          <w:divBdr>
            <w:top w:val="none" w:sz="0" w:space="0" w:color="auto"/>
            <w:left w:val="none" w:sz="0" w:space="0" w:color="auto"/>
            <w:bottom w:val="none" w:sz="0" w:space="0" w:color="auto"/>
            <w:right w:val="none" w:sz="0" w:space="0" w:color="auto"/>
          </w:divBdr>
        </w:div>
        <w:div w:id="1799302350">
          <w:marLeft w:val="0"/>
          <w:marRight w:val="0"/>
          <w:marTop w:val="0"/>
          <w:marBottom w:val="0"/>
          <w:divBdr>
            <w:top w:val="none" w:sz="0" w:space="0" w:color="auto"/>
            <w:left w:val="none" w:sz="0" w:space="0" w:color="auto"/>
            <w:bottom w:val="none" w:sz="0" w:space="0" w:color="auto"/>
            <w:right w:val="none" w:sz="0" w:space="0" w:color="auto"/>
          </w:divBdr>
        </w:div>
        <w:div w:id="1799757364">
          <w:marLeft w:val="0"/>
          <w:marRight w:val="0"/>
          <w:marTop w:val="0"/>
          <w:marBottom w:val="0"/>
          <w:divBdr>
            <w:top w:val="none" w:sz="0" w:space="0" w:color="auto"/>
            <w:left w:val="none" w:sz="0" w:space="0" w:color="auto"/>
            <w:bottom w:val="none" w:sz="0" w:space="0" w:color="auto"/>
            <w:right w:val="none" w:sz="0" w:space="0" w:color="auto"/>
          </w:divBdr>
        </w:div>
        <w:div w:id="1799882450">
          <w:marLeft w:val="0"/>
          <w:marRight w:val="0"/>
          <w:marTop w:val="0"/>
          <w:marBottom w:val="0"/>
          <w:divBdr>
            <w:top w:val="none" w:sz="0" w:space="0" w:color="auto"/>
            <w:left w:val="none" w:sz="0" w:space="0" w:color="auto"/>
            <w:bottom w:val="none" w:sz="0" w:space="0" w:color="auto"/>
            <w:right w:val="none" w:sz="0" w:space="0" w:color="auto"/>
          </w:divBdr>
        </w:div>
        <w:div w:id="1808274819">
          <w:marLeft w:val="0"/>
          <w:marRight w:val="0"/>
          <w:marTop w:val="0"/>
          <w:marBottom w:val="0"/>
          <w:divBdr>
            <w:top w:val="none" w:sz="0" w:space="0" w:color="auto"/>
            <w:left w:val="none" w:sz="0" w:space="0" w:color="auto"/>
            <w:bottom w:val="none" w:sz="0" w:space="0" w:color="auto"/>
            <w:right w:val="none" w:sz="0" w:space="0" w:color="auto"/>
          </w:divBdr>
        </w:div>
        <w:div w:id="1811290286">
          <w:marLeft w:val="0"/>
          <w:marRight w:val="0"/>
          <w:marTop w:val="0"/>
          <w:marBottom w:val="0"/>
          <w:divBdr>
            <w:top w:val="none" w:sz="0" w:space="0" w:color="auto"/>
            <w:left w:val="none" w:sz="0" w:space="0" w:color="auto"/>
            <w:bottom w:val="none" w:sz="0" w:space="0" w:color="auto"/>
            <w:right w:val="none" w:sz="0" w:space="0" w:color="auto"/>
          </w:divBdr>
        </w:div>
        <w:div w:id="1812359131">
          <w:marLeft w:val="0"/>
          <w:marRight w:val="0"/>
          <w:marTop w:val="0"/>
          <w:marBottom w:val="0"/>
          <w:divBdr>
            <w:top w:val="none" w:sz="0" w:space="0" w:color="auto"/>
            <w:left w:val="none" w:sz="0" w:space="0" w:color="auto"/>
            <w:bottom w:val="none" w:sz="0" w:space="0" w:color="auto"/>
            <w:right w:val="none" w:sz="0" w:space="0" w:color="auto"/>
          </w:divBdr>
        </w:div>
        <w:div w:id="1817143415">
          <w:marLeft w:val="0"/>
          <w:marRight w:val="0"/>
          <w:marTop w:val="0"/>
          <w:marBottom w:val="0"/>
          <w:divBdr>
            <w:top w:val="none" w:sz="0" w:space="0" w:color="auto"/>
            <w:left w:val="none" w:sz="0" w:space="0" w:color="auto"/>
            <w:bottom w:val="none" w:sz="0" w:space="0" w:color="auto"/>
            <w:right w:val="none" w:sz="0" w:space="0" w:color="auto"/>
          </w:divBdr>
        </w:div>
        <w:div w:id="1818262928">
          <w:marLeft w:val="0"/>
          <w:marRight w:val="0"/>
          <w:marTop w:val="0"/>
          <w:marBottom w:val="0"/>
          <w:divBdr>
            <w:top w:val="none" w:sz="0" w:space="0" w:color="auto"/>
            <w:left w:val="none" w:sz="0" w:space="0" w:color="auto"/>
            <w:bottom w:val="none" w:sz="0" w:space="0" w:color="auto"/>
            <w:right w:val="none" w:sz="0" w:space="0" w:color="auto"/>
          </w:divBdr>
        </w:div>
        <w:div w:id="1825655943">
          <w:marLeft w:val="0"/>
          <w:marRight w:val="0"/>
          <w:marTop w:val="0"/>
          <w:marBottom w:val="0"/>
          <w:divBdr>
            <w:top w:val="none" w:sz="0" w:space="0" w:color="auto"/>
            <w:left w:val="none" w:sz="0" w:space="0" w:color="auto"/>
            <w:bottom w:val="none" w:sz="0" w:space="0" w:color="auto"/>
            <w:right w:val="none" w:sz="0" w:space="0" w:color="auto"/>
          </w:divBdr>
        </w:div>
        <w:div w:id="1838111329">
          <w:marLeft w:val="0"/>
          <w:marRight w:val="0"/>
          <w:marTop w:val="0"/>
          <w:marBottom w:val="0"/>
          <w:divBdr>
            <w:top w:val="none" w:sz="0" w:space="0" w:color="auto"/>
            <w:left w:val="none" w:sz="0" w:space="0" w:color="auto"/>
            <w:bottom w:val="none" w:sz="0" w:space="0" w:color="auto"/>
            <w:right w:val="none" w:sz="0" w:space="0" w:color="auto"/>
          </w:divBdr>
        </w:div>
        <w:div w:id="1839810657">
          <w:marLeft w:val="0"/>
          <w:marRight w:val="0"/>
          <w:marTop w:val="0"/>
          <w:marBottom w:val="0"/>
          <w:divBdr>
            <w:top w:val="none" w:sz="0" w:space="0" w:color="auto"/>
            <w:left w:val="none" w:sz="0" w:space="0" w:color="auto"/>
            <w:bottom w:val="none" w:sz="0" w:space="0" w:color="auto"/>
            <w:right w:val="none" w:sz="0" w:space="0" w:color="auto"/>
          </w:divBdr>
        </w:div>
        <w:div w:id="1847476487">
          <w:marLeft w:val="0"/>
          <w:marRight w:val="0"/>
          <w:marTop w:val="0"/>
          <w:marBottom w:val="0"/>
          <w:divBdr>
            <w:top w:val="none" w:sz="0" w:space="0" w:color="auto"/>
            <w:left w:val="none" w:sz="0" w:space="0" w:color="auto"/>
            <w:bottom w:val="none" w:sz="0" w:space="0" w:color="auto"/>
            <w:right w:val="none" w:sz="0" w:space="0" w:color="auto"/>
          </w:divBdr>
        </w:div>
        <w:div w:id="1850480677">
          <w:marLeft w:val="0"/>
          <w:marRight w:val="0"/>
          <w:marTop w:val="0"/>
          <w:marBottom w:val="0"/>
          <w:divBdr>
            <w:top w:val="none" w:sz="0" w:space="0" w:color="auto"/>
            <w:left w:val="none" w:sz="0" w:space="0" w:color="auto"/>
            <w:bottom w:val="none" w:sz="0" w:space="0" w:color="auto"/>
            <w:right w:val="none" w:sz="0" w:space="0" w:color="auto"/>
          </w:divBdr>
        </w:div>
        <w:div w:id="1850832778">
          <w:marLeft w:val="0"/>
          <w:marRight w:val="0"/>
          <w:marTop w:val="0"/>
          <w:marBottom w:val="0"/>
          <w:divBdr>
            <w:top w:val="none" w:sz="0" w:space="0" w:color="auto"/>
            <w:left w:val="none" w:sz="0" w:space="0" w:color="auto"/>
            <w:bottom w:val="none" w:sz="0" w:space="0" w:color="auto"/>
            <w:right w:val="none" w:sz="0" w:space="0" w:color="auto"/>
          </w:divBdr>
        </w:div>
        <w:div w:id="185591692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 w:id="1865169428">
          <w:marLeft w:val="0"/>
          <w:marRight w:val="0"/>
          <w:marTop w:val="0"/>
          <w:marBottom w:val="0"/>
          <w:divBdr>
            <w:top w:val="none" w:sz="0" w:space="0" w:color="auto"/>
            <w:left w:val="none" w:sz="0" w:space="0" w:color="auto"/>
            <w:bottom w:val="none" w:sz="0" w:space="0" w:color="auto"/>
            <w:right w:val="none" w:sz="0" w:space="0" w:color="auto"/>
          </w:divBdr>
        </w:div>
        <w:div w:id="1867327224">
          <w:marLeft w:val="0"/>
          <w:marRight w:val="0"/>
          <w:marTop w:val="0"/>
          <w:marBottom w:val="0"/>
          <w:divBdr>
            <w:top w:val="none" w:sz="0" w:space="0" w:color="auto"/>
            <w:left w:val="none" w:sz="0" w:space="0" w:color="auto"/>
            <w:bottom w:val="none" w:sz="0" w:space="0" w:color="auto"/>
            <w:right w:val="none" w:sz="0" w:space="0" w:color="auto"/>
          </w:divBdr>
        </w:div>
        <w:div w:id="1873109660">
          <w:marLeft w:val="0"/>
          <w:marRight w:val="0"/>
          <w:marTop w:val="0"/>
          <w:marBottom w:val="0"/>
          <w:divBdr>
            <w:top w:val="none" w:sz="0" w:space="0" w:color="auto"/>
            <w:left w:val="none" w:sz="0" w:space="0" w:color="auto"/>
            <w:bottom w:val="none" w:sz="0" w:space="0" w:color="auto"/>
            <w:right w:val="none" w:sz="0" w:space="0" w:color="auto"/>
          </w:divBdr>
        </w:div>
        <w:div w:id="1877619198">
          <w:marLeft w:val="0"/>
          <w:marRight w:val="0"/>
          <w:marTop w:val="0"/>
          <w:marBottom w:val="0"/>
          <w:divBdr>
            <w:top w:val="none" w:sz="0" w:space="0" w:color="auto"/>
            <w:left w:val="none" w:sz="0" w:space="0" w:color="auto"/>
            <w:bottom w:val="none" w:sz="0" w:space="0" w:color="auto"/>
            <w:right w:val="none" w:sz="0" w:space="0" w:color="auto"/>
          </w:divBdr>
        </w:div>
        <w:div w:id="1879120572">
          <w:marLeft w:val="0"/>
          <w:marRight w:val="0"/>
          <w:marTop w:val="0"/>
          <w:marBottom w:val="0"/>
          <w:divBdr>
            <w:top w:val="none" w:sz="0" w:space="0" w:color="auto"/>
            <w:left w:val="none" w:sz="0" w:space="0" w:color="auto"/>
            <w:bottom w:val="none" w:sz="0" w:space="0" w:color="auto"/>
            <w:right w:val="none" w:sz="0" w:space="0" w:color="auto"/>
          </w:divBdr>
        </w:div>
        <w:div w:id="1890651524">
          <w:marLeft w:val="0"/>
          <w:marRight w:val="0"/>
          <w:marTop w:val="0"/>
          <w:marBottom w:val="0"/>
          <w:divBdr>
            <w:top w:val="none" w:sz="0" w:space="0" w:color="auto"/>
            <w:left w:val="none" w:sz="0" w:space="0" w:color="auto"/>
            <w:bottom w:val="none" w:sz="0" w:space="0" w:color="auto"/>
            <w:right w:val="none" w:sz="0" w:space="0" w:color="auto"/>
          </w:divBdr>
        </w:div>
        <w:div w:id="1892110182">
          <w:marLeft w:val="0"/>
          <w:marRight w:val="0"/>
          <w:marTop w:val="0"/>
          <w:marBottom w:val="0"/>
          <w:divBdr>
            <w:top w:val="none" w:sz="0" w:space="0" w:color="auto"/>
            <w:left w:val="none" w:sz="0" w:space="0" w:color="auto"/>
            <w:bottom w:val="none" w:sz="0" w:space="0" w:color="auto"/>
            <w:right w:val="none" w:sz="0" w:space="0" w:color="auto"/>
          </w:divBdr>
        </w:div>
        <w:div w:id="1892184068">
          <w:marLeft w:val="0"/>
          <w:marRight w:val="0"/>
          <w:marTop w:val="0"/>
          <w:marBottom w:val="0"/>
          <w:divBdr>
            <w:top w:val="none" w:sz="0" w:space="0" w:color="auto"/>
            <w:left w:val="none" w:sz="0" w:space="0" w:color="auto"/>
            <w:bottom w:val="none" w:sz="0" w:space="0" w:color="auto"/>
            <w:right w:val="none" w:sz="0" w:space="0" w:color="auto"/>
          </w:divBdr>
          <w:divsChild>
            <w:div w:id="192157815">
              <w:marLeft w:val="0"/>
              <w:marRight w:val="0"/>
              <w:marTop w:val="0"/>
              <w:marBottom w:val="0"/>
              <w:divBdr>
                <w:top w:val="none" w:sz="0" w:space="0" w:color="auto"/>
                <w:left w:val="none" w:sz="0" w:space="0" w:color="auto"/>
                <w:bottom w:val="none" w:sz="0" w:space="0" w:color="auto"/>
                <w:right w:val="none" w:sz="0" w:space="0" w:color="auto"/>
              </w:divBdr>
            </w:div>
            <w:div w:id="403995013">
              <w:marLeft w:val="0"/>
              <w:marRight w:val="0"/>
              <w:marTop w:val="0"/>
              <w:marBottom w:val="0"/>
              <w:divBdr>
                <w:top w:val="none" w:sz="0" w:space="0" w:color="auto"/>
                <w:left w:val="none" w:sz="0" w:space="0" w:color="auto"/>
                <w:bottom w:val="none" w:sz="0" w:space="0" w:color="auto"/>
                <w:right w:val="none" w:sz="0" w:space="0" w:color="auto"/>
              </w:divBdr>
            </w:div>
            <w:div w:id="465782338">
              <w:marLeft w:val="0"/>
              <w:marRight w:val="0"/>
              <w:marTop w:val="0"/>
              <w:marBottom w:val="0"/>
              <w:divBdr>
                <w:top w:val="none" w:sz="0" w:space="0" w:color="auto"/>
                <w:left w:val="none" w:sz="0" w:space="0" w:color="auto"/>
                <w:bottom w:val="none" w:sz="0" w:space="0" w:color="auto"/>
                <w:right w:val="none" w:sz="0" w:space="0" w:color="auto"/>
              </w:divBdr>
            </w:div>
            <w:div w:id="466245991">
              <w:marLeft w:val="0"/>
              <w:marRight w:val="0"/>
              <w:marTop w:val="0"/>
              <w:marBottom w:val="0"/>
              <w:divBdr>
                <w:top w:val="none" w:sz="0" w:space="0" w:color="auto"/>
                <w:left w:val="none" w:sz="0" w:space="0" w:color="auto"/>
                <w:bottom w:val="none" w:sz="0" w:space="0" w:color="auto"/>
                <w:right w:val="none" w:sz="0" w:space="0" w:color="auto"/>
              </w:divBdr>
            </w:div>
            <w:div w:id="516816973">
              <w:marLeft w:val="0"/>
              <w:marRight w:val="0"/>
              <w:marTop w:val="0"/>
              <w:marBottom w:val="0"/>
              <w:divBdr>
                <w:top w:val="none" w:sz="0" w:space="0" w:color="auto"/>
                <w:left w:val="none" w:sz="0" w:space="0" w:color="auto"/>
                <w:bottom w:val="none" w:sz="0" w:space="0" w:color="auto"/>
                <w:right w:val="none" w:sz="0" w:space="0" w:color="auto"/>
              </w:divBdr>
            </w:div>
            <w:div w:id="557403190">
              <w:marLeft w:val="0"/>
              <w:marRight w:val="0"/>
              <w:marTop w:val="0"/>
              <w:marBottom w:val="0"/>
              <w:divBdr>
                <w:top w:val="none" w:sz="0" w:space="0" w:color="auto"/>
                <w:left w:val="none" w:sz="0" w:space="0" w:color="auto"/>
                <w:bottom w:val="none" w:sz="0" w:space="0" w:color="auto"/>
                <w:right w:val="none" w:sz="0" w:space="0" w:color="auto"/>
              </w:divBdr>
            </w:div>
            <w:div w:id="582227392">
              <w:marLeft w:val="0"/>
              <w:marRight w:val="0"/>
              <w:marTop w:val="0"/>
              <w:marBottom w:val="0"/>
              <w:divBdr>
                <w:top w:val="none" w:sz="0" w:space="0" w:color="auto"/>
                <w:left w:val="none" w:sz="0" w:space="0" w:color="auto"/>
                <w:bottom w:val="none" w:sz="0" w:space="0" w:color="auto"/>
                <w:right w:val="none" w:sz="0" w:space="0" w:color="auto"/>
              </w:divBdr>
            </w:div>
            <w:div w:id="654265322">
              <w:marLeft w:val="0"/>
              <w:marRight w:val="0"/>
              <w:marTop w:val="0"/>
              <w:marBottom w:val="0"/>
              <w:divBdr>
                <w:top w:val="none" w:sz="0" w:space="0" w:color="auto"/>
                <w:left w:val="none" w:sz="0" w:space="0" w:color="auto"/>
                <w:bottom w:val="none" w:sz="0" w:space="0" w:color="auto"/>
                <w:right w:val="none" w:sz="0" w:space="0" w:color="auto"/>
              </w:divBdr>
            </w:div>
            <w:div w:id="1042175246">
              <w:marLeft w:val="0"/>
              <w:marRight w:val="0"/>
              <w:marTop w:val="0"/>
              <w:marBottom w:val="0"/>
              <w:divBdr>
                <w:top w:val="none" w:sz="0" w:space="0" w:color="auto"/>
                <w:left w:val="none" w:sz="0" w:space="0" w:color="auto"/>
                <w:bottom w:val="none" w:sz="0" w:space="0" w:color="auto"/>
                <w:right w:val="none" w:sz="0" w:space="0" w:color="auto"/>
              </w:divBdr>
            </w:div>
            <w:div w:id="1061565033">
              <w:marLeft w:val="0"/>
              <w:marRight w:val="0"/>
              <w:marTop w:val="0"/>
              <w:marBottom w:val="0"/>
              <w:divBdr>
                <w:top w:val="none" w:sz="0" w:space="0" w:color="auto"/>
                <w:left w:val="none" w:sz="0" w:space="0" w:color="auto"/>
                <w:bottom w:val="none" w:sz="0" w:space="0" w:color="auto"/>
                <w:right w:val="none" w:sz="0" w:space="0" w:color="auto"/>
              </w:divBdr>
            </w:div>
            <w:div w:id="1282420174">
              <w:marLeft w:val="0"/>
              <w:marRight w:val="0"/>
              <w:marTop w:val="0"/>
              <w:marBottom w:val="0"/>
              <w:divBdr>
                <w:top w:val="none" w:sz="0" w:space="0" w:color="auto"/>
                <w:left w:val="none" w:sz="0" w:space="0" w:color="auto"/>
                <w:bottom w:val="none" w:sz="0" w:space="0" w:color="auto"/>
                <w:right w:val="none" w:sz="0" w:space="0" w:color="auto"/>
              </w:divBdr>
            </w:div>
            <w:div w:id="1660034263">
              <w:marLeft w:val="0"/>
              <w:marRight w:val="0"/>
              <w:marTop w:val="0"/>
              <w:marBottom w:val="0"/>
              <w:divBdr>
                <w:top w:val="none" w:sz="0" w:space="0" w:color="auto"/>
                <w:left w:val="none" w:sz="0" w:space="0" w:color="auto"/>
                <w:bottom w:val="none" w:sz="0" w:space="0" w:color="auto"/>
                <w:right w:val="none" w:sz="0" w:space="0" w:color="auto"/>
              </w:divBdr>
            </w:div>
            <w:div w:id="1738016531">
              <w:marLeft w:val="0"/>
              <w:marRight w:val="0"/>
              <w:marTop w:val="0"/>
              <w:marBottom w:val="0"/>
              <w:divBdr>
                <w:top w:val="none" w:sz="0" w:space="0" w:color="auto"/>
                <w:left w:val="none" w:sz="0" w:space="0" w:color="auto"/>
                <w:bottom w:val="none" w:sz="0" w:space="0" w:color="auto"/>
                <w:right w:val="none" w:sz="0" w:space="0" w:color="auto"/>
              </w:divBdr>
            </w:div>
            <w:div w:id="1804427028">
              <w:marLeft w:val="0"/>
              <w:marRight w:val="0"/>
              <w:marTop w:val="0"/>
              <w:marBottom w:val="0"/>
              <w:divBdr>
                <w:top w:val="none" w:sz="0" w:space="0" w:color="auto"/>
                <w:left w:val="none" w:sz="0" w:space="0" w:color="auto"/>
                <w:bottom w:val="none" w:sz="0" w:space="0" w:color="auto"/>
                <w:right w:val="none" w:sz="0" w:space="0" w:color="auto"/>
              </w:divBdr>
            </w:div>
            <w:div w:id="1908959407">
              <w:marLeft w:val="0"/>
              <w:marRight w:val="0"/>
              <w:marTop w:val="0"/>
              <w:marBottom w:val="0"/>
              <w:divBdr>
                <w:top w:val="none" w:sz="0" w:space="0" w:color="auto"/>
                <w:left w:val="none" w:sz="0" w:space="0" w:color="auto"/>
                <w:bottom w:val="none" w:sz="0" w:space="0" w:color="auto"/>
                <w:right w:val="none" w:sz="0" w:space="0" w:color="auto"/>
              </w:divBdr>
            </w:div>
            <w:div w:id="1944023383">
              <w:marLeft w:val="0"/>
              <w:marRight w:val="0"/>
              <w:marTop w:val="0"/>
              <w:marBottom w:val="0"/>
              <w:divBdr>
                <w:top w:val="none" w:sz="0" w:space="0" w:color="auto"/>
                <w:left w:val="none" w:sz="0" w:space="0" w:color="auto"/>
                <w:bottom w:val="none" w:sz="0" w:space="0" w:color="auto"/>
                <w:right w:val="none" w:sz="0" w:space="0" w:color="auto"/>
              </w:divBdr>
            </w:div>
            <w:div w:id="1947106446">
              <w:marLeft w:val="0"/>
              <w:marRight w:val="0"/>
              <w:marTop w:val="0"/>
              <w:marBottom w:val="0"/>
              <w:divBdr>
                <w:top w:val="none" w:sz="0" w:space="0" w:color="auto"/>
                <w:left w:val="none" w:sz="0" w:space="0" w:color="auto"/>
                <w:bottom w:val="none" w:sz="0" w:space="0" w:color="auto"/>
                <w:right w:val="none" w:sz="0" w:space="0" w:color="auto"/>
              </w:divBdr>
            </w:div>
            <w:div w:id="1955361326">
              <w:marLeft w:val="0"/>
              <w:marRight w:val="0"/>
              <w:marTop w:val="0"/>
              <w:marBottom w:val="0"/>
              <w:divBdr>
                <w:top w:val="none" w:sz="0" w:space="0" w:color="auto"/>
                <w:left w:val="none" w:sz="0" w:space="0" w:color="auto"/>
                <w:bottom w:val="none" w:sz="0" w:space="0" w:color="auto"/>
                <w:right w:val="none" w:sz="0" w:space="0" w:color="auto"/>
              </w:divBdr>
            </w:div>
          </w:divsChild>
        </w:div>
        <w:div w:id="1892230931">
          <w:marLeft w:val="0"/>
          <w:marRight w:val="0"/>
          <w:marTop w:val="0"/>
          <w:marBottom w:val="0"/>
          <w:divBdr>
            <w:top w:val="none" w:sz="0" w:space="0" w:color="auto"/>
            <w:left w:val="none" w:sz="0" w:space="0" w:color="auto"/>
            <w:bottom w:val="none" w:sz="0" w:space="0" w:color="auto"/>
            <w:right w:val="none" w:sz="0" w:space="0" w:color="auto"/>
          </w:divBdr>
        </w:div>
        <w:div w:id="1892959389">
          <w:marLeft w:val="0"/>
          <w:marRight w:val="0"/>
          <w:marTop w:val="0"/>
          <w:marBottom w:val="0"/>
          <w:divBdr>
            <w:top w:val="none" w:sz="0" w:space="0" w:color="auto"/>
            <w:left w:val="none" w:sz="0" w:space="0" w:color="auto"/>
            <w:bottom w:val="none" w:sz="0" w:space="0" w:color="auto"/>
            <w:right w:val="none" w:sz="0" w:space="0" w:color="auto"/>
          </w:divBdr>
        </w:div>
        <w:div w:id="1895195690">
          <w:marLeft w:val="0"/>
          <w:marRight w:val="0"/>
          <w:marTop w:val="0"/>
          <w:marBottom w:val="0"/>
          <w:divBdr>
            <w:top w:val="none" w:sz="0" w:space="0" w:color="auto"/>
            <w:left w:val="none" w:sz="0" w:space="0" w:color="auto"/>
            <w:bottom w:val="none" w:sz="0" w:space="0" w:color="auto"/>
            <w:right w:val="none" w:sz="0" w:space="0" w:color="auto"/>
          </w:divBdr>
        </w:div>
        <w:div w:id="1901749378">
          <w:marLeft w:val="0"/>
          <w:marRight w:val="0"/>
          <w:marTop w:val="0"/>
          <w:marBottom w:val="0"/>
          <w:divBdr>
            <w:top w:val="none" w:sz="0" w:space="0" w:color="auto"/>
            <w:left w:val="none" w:sz="0" w:space="0" w:color="auto"/>
            <w:bottom w:val="none" w:sz="0" w:space="0" w:color="auto"/>
            <w:right w:val="none" w:sz="0" w:space="0" w:color="auto"/>
          </w:divBdr>
        </w:div>
        <w:div w:id="1907110661">
          <w:marLeft w:val="0"/>
          <w:marRight w:val="0"/>
          <w:marTop w:val="0"/>
          <w:marBottom w:val="0"/>
          <w:divBdr>
            <w:top w:val="none" w:sz="0" w:space="0" w:color="auto"/>
            <w:left w:val="none" w:sz="0" w:space="0" w:color="auto"/>
            <w:bottom w:val="none" w:sz="0" w:space="0" w:color="auto"/>
            <w:right w:val="none" w:sz="0" w:space="0" w:color="auto"/>
          </w:divBdr>
        </w:div>
        <w:div w:id="1907450718">
          <w:marLeft w:val="0"/>
          <w:marRight w:val="0"/>
          <w:marTop w:val="0"/>
          <w:marBottom w:val="0"/>
          <w:divBdr>
            <w:top w:val="none" w:sz="0" w:space="0" w:color="auto"/>
            <w:left w:val="none" w:sz="0" w:space="0" w:color="auto"/>
            <w:bottom w:val="none" w:sz="0" w:space="0" w:color="auto"/>
            <w:right w:val="none" w:sz="0" w:space="0" w:color="auto"/>
          </w:divBdr>
        </w:div>
        <w:div w:id="1909682199">
          <w:marLeft w:val="0"/>
          <w:marRight w:val="0"/>
          <w:marTop w:val="0"/>
          <w:marBottom w:val="0"/>
          <w:divBdr>
            <w:top w:val="none" w:sz="0" w:space="0" w:color="auto"/>
            <w:left w:val="none" w:sz="0" w:space="0" w:color="auto"/>
            <w:bottom w:val="none" w:sz="0" w:space="0" w:color="auto"/>
            <w:right w:val="none" w:sz="0" w:space="0" w:color="auto"/>
          </w:divBdr>
        </w:div>
        <w:div w:id="1913202218">
          <w:marLeft w:val="0"/>
          <w:marRight w:val="0"/>
          <w:marTop w:val="0"/>
          <w:marBottom w:val="0"/>
          <w:divBdr>
            <w:top w:val="none" w:sz="0" w:space="0" w:color="auto"/>
            <w:left w:val="none" w:sz="0" w:space="0" w:color="auto"/>
            <w:bottom w:val="none" w:sz="0" w:space="0" w:color="auto"/>
            <w:right w:val="none" w:sz="0" w:space="0" w:color="auto"/>
          </w:divBdr>
        </w:div>
        <w:div w:id="1923879000">
          <w:marLeft w:val="0"/>
          <w:marRight w:val="0"/>
          <w:marTop w:val="0"/>
          <w:marBottom w:val="0"/>
          <w:divBdr>
            <w:top w:val="none" w:sz="0" w:space="0" w:color="auto"/>
            <w:left w:val="none" w:sz="0" w:space="0" w:color="auto"/>
            <w:bottom w:val="none" w:sz="0" w:space="0" w:color="auto"/>
            <w:right w:val="none" w:sz="0" w:space="0" w:color="auto"/>
          </w:divBdr>
        </w:div>
        <w:div w:id="1924341492">
          <w:marLeft w:val="0"/>
          <w:marRight w:val="0"/>
          <w:marTop w:val="0"/>
          <w:marBottom w:val="0"/>
          <w:divBdr>
            <w:top w:val="none" w:sz="0" w:space="0" w:color="auto"/>
            <w:left w:val="none" w:sz="0" w:space="0" w:color="auto"/>
            <w:bottom w:val="none" w:sz="0" w:space="0" w:color="auto"/>
            <w:right w:val="none" w:sz="0" w:space="0" w:color="auto"/>
          </w:divBdr>
        </w:div>
        <w:div w:id="1924994255">
          <w:marLeft w:val="0"/>
          <w:marRight w:val="0"/>
          <w:marTop w:val="0"/>
          <w:marBottom w:val="0"/>
          <w:divBdr>
            <w:top w:val="none" w:sz="0" w:space="0" w:color="auto"/>
            <w:left w:val="none" w:sz="0" w:space="0" w:color="auto"/>
            <w:bottom w:val="none" w:sz="0" w:space="0" w:color="auto"/>
            <w:right w:val="none" w:sz="0" w:space="0" w:color="auto"/>
          </w:divBdr>
        </w:div>
        <w:div w:id="1930962855">
          <w:marLeft w:val="0"/>
          <w:marRight w:val="0"/>
          <w:marTop w:val="0"/>
          <w:marBottom w:val="0"/>
          <w:divBdr>
            <w:top w:val="none" w:sz="0" w:space="0" w:color="auto"/>
            <w:left w:val="none" w:sz="0" w:space="0" w:color="auto"/>
            <w:bottom w:val="none" w:sz="0" w:space="0" w:color="auto"/>
            <w:right w:val="none" w:sz="0" w:space="0" w:color="auto"/>
          </w:divBdr>
        </w:div>
        <w:div w:id="1931817700">
          <w:marLeft w:val="0"/>
          <w:marRight w:val="0"/>
          <w:marTop w:val="0"/>
          <w:marBottom w:val="0"/>
          <w:divBdr>
            <w:top w:val="none" w:sz="0" w:space="0" w:color="auto"/>
            <w:left w:val="none" w:sz="0" w:space="0" w:color="auto"/>
            <w:bottom w:val="none" w:sz="0" w:space="0" w:color="auto"/>
            <w:right w:val="none" w:sz="0" w:space="0" w:color="auto"/>
          </w:divBdr>
        </w:div>
        <w:div w:id="1932003406">
          <w:marLeft w:val="0"/>
          <w:marRight w:val="0"/>
          <w:marTop w:val="0"/>
          <w:marBottom w:val="0"/>
          <w:divBdr>
            <w:top w:val="none" w:sz="0" w:space="0" w:color="auto"/>
            <w:left w:val="none" w:sz="0" w:space="0" w:color="auto"/>
            <w:bottom w:val="none" w:sz="0" w:space="0" w:color="auto"/>
            <w:right w:val="none" w:sz="0" w:space="0" w:color="auto"/>
          </w:divBdr>
        </w:div>
        <w:div w:id="1934629886">
          <w:marLeft w:val="0"/>
          <w:marRight w:val="0"/>
          <w:marTop w:val="0"/>
          <w:marBottom w:val="0"/>
          <w:divBdr>
            <w:top w:val="none" w:sz="0" w:space="0" w:color="auto"/>
            <w:left w:val="none" w:sz="0" w:space="0" w:color="auto"/>
            <w:bottom w:val="none" w:sz="0" w:space="0" w:color="auto"/>
            <w:right w:val="none" w:sz="0" w:space="0" w:color="auto"/>
          </w:divBdr>
        </w:div>
        <w:div w:id="1935942115">
          <w:marLeft w:val="0"/>
          <w:marRight w:val="0"/>
          <w:marTop w:val="0"/>
          <w:marBottom w:val="0"/>
          <w:divBdr>
            <w:top w:val="none" w:sz="0" w:space="0" w:color="auto"/>
            <w:left w:val="none" w:sz="0" w:space="0" w:color="auto"/>
            <w:bottom w:val="none" w:sz="0" w:space="0" w:color="auto"/>
            <w:right w:val="none" w:sz="0" w:space="0" w:color="auto"/>
          </w:divBdr>
        </w:div>
        <w:div w:id="1938564496">
          <w:marLeft w:val="0"/>
          <w:marRight w:val="0"/>
          <w:marTop w:val="0"/>
          <w:marBottom w:val="0"/>
          <w:divBdr>
            <w:top w:val="none" w:sz="0" w:space="0" w:color="auto"/>
            <w:left w:val="none" w:sz="0" w:space="0" w:color="auto"/>
            <w:bottom w:val="none" w:sz="0" w:space="0" w:color="auto"/>
            <w:right w:val="none" w:sz="0" w:space="0" w:color="auto"/>
          </w:divBdr>
        </w:div>
        <w:div w:id="1940261639">
          <w:marLeft w:val="0"/>
          <w:marRight w:val="0"/>
          <w:marTop w:val="0"/>
          <w:marBottom w:val="0"/>
          <w:divBdr>
            <w:top w:val="none" w:sz="0" w:space="0" w:color="auto"/>
            <w:left w:val="none" w:sz="0" w:space="0" w:color="auto"/>
            <w:bottom w:val="none" w:sz="0" w:space="0" w:color="auto"/>
            <w:right w:val="none" w:sz="0" w:space="0" w:color="auto"/>
          </w:divBdr>
        </w:div>
        <w:div w:id="1943761036">
          <w:marLeft w:val="0"/>
          <w:marRight w:val="0"/>
          <w:marTop w:val="0"/>
          <w:marBottom w:val="0"/>
          <w:divBdr>
            <w:top w:val="none" w:sz="0" w:space="0" w:color="auto"/>
            <w:left w:val="none" w:sz="0" w:space="0" w:color="auto"/>
            <w:bottom w:val="none" w:sz="0" w:space="0" w:color="auto"/>
            <w:right w:val="none" w:sz="0" w:space="0" w:color="auto"/>
          </w:divBdr>
        </w:div>
        <w:div w:id="1946108552">
          <w:marLeft w:val="0"/>
          <w:marRight w:val="0"/>
          <w:marTop w:val="0"/>
          <w:marBottom w:val="0"/>
          <w:divBdr>
            <w:top w:val="none" w:sz="0" w:space="0" w:color="auto"/>
            <w:left w:val="none" w:sz="0" w:space="0" w:color="auto"/>
            <w:bottom w:val="none" w:sz="0" w:space="0" w:color="auto"/>
            <w:right w:val="none" w:sz="0" w:space="0" w:color="auto"/>
          </w:divBdr>
        </w:div>
        <w:div w:id="1953856889">
          <w:marLeft w:val="0"/>
          <w:marRight w:val="0"/>
          <w:marTop w:val="0"/>
          <w:marBottom w:val="0"/>
          <w:divBdr>
            <w:top w:val="none" w:sz="0" w:space="0" w:color="auto"/>
            <w:left w:val="none" w:sz="0" w:space="0" w:color="auto"/>
            <w:bottom w:val="none" w:sz="0" w:space="0" w:color="auto"/>
            <w:right w:val="none" w:sz="0" w:space="0" w:color="auto"/>
          </w:divBdr>
        </w:div>
        <w:div w:id="1955362827">
          <w:marLeft w:val="0"/>
          <w:marRight w:val="0"/>
          <w:marTop w:val="0"/>
          <w:marBottom w:val="0"/>
          <w:divBdr>
            <w:top w:val="none" w:sz="0" w:space="0" w:color="auto"/>
            <w:left w:val="none" w:sz="0" w:space="0" w:color="auto"/>
            <w:bottom w:val="none" w:sz="0" w:space="0" w:color="auto"/>
            <w:right w:val="none" w:sz="0" w:space="0" w:color="auto"/>
          </w:divBdr>
        </w:div>
        <w:div w:id="1955594680">
          <w:marLeft w:val="0"/>
          <w:marRight w:val="0"/>
          <w:marTop w:val="0"/>
          <w:marBottom w:val="0"/>
          <w:divBdr>
            <w:top w:val="none" w:sz="0" w:space="0" w:color="auto"/>
            <w:left w:val="none" w:sz="0" w:space="0" w:color="auto"/>
            <w:bottom w:val="none" w:sz="0" w:space="0" w:color="auto"/>
            <w:right w:val="none" w:sz="0" w:space="0" w:color="auto"/>
          </w:divBdr>
        </w:div>
        <w:div w:id="1966039388">
          <w:marLeft w:val="0"/>
          <w:marRight w:val="0"/>
          <w:marTop w:val="0"/>
          <w:marBottom w:val="0"/>
          <w:divBdr>
            <w:top w:val="none" w:sz="0" w:space="0" w:color="auto"/>
            <w:left w:val="none" w:sz="0" w:space="0" w:color="auto"/>
            <w:bottom w:val="none" w:sz="0" w:space="0" w:color="auto"/>
            <w:right w:val="none" w:sz="0" w:space="0" w:color="auto"/>
          </w:divBdr>
        </w:div>
        <w:div w:id="1970471548">
          <w:marLeft w:val="0"/>
          <w:marRight w:val="0"/>
          <w:marTop w:val="0"/>
          <w:marBottom w:val="0"/>
          <w:divBdr>
            <w:top w:val="none" w:sz="0" w:space="0" w:color="auto"/>
            <w:left w:val="none" w:sz="0" w:space="0" w:color="auto"/>
            <w:bottom w:val="none" w:sz="0" w:space="0" w:color="auto"/>
            <w:right w:val="none" w:sz="0" w:space="0" w:color="auto"/>
          </w:divBdr>
        </w:div>
        <w:div w:id="1971323971">
          <w:marLeft w:val="0"/>
          <w:marRight w:val="0"/>
          <w:marTop w:val="0"/>
          <w:marBottom w:val="0"/>
          <w:divBdr>
            <w:top w:val="none" w:sz="0" w:space="0" w:color="auto"/>
            <w:left w:val="none" w:sz="0" w:space="0" w:color="auto"/>
            <w:bottom w:val="none" w:sz="0" w:space="0" w:color="auto"/>
            <w:right w:val="none" w:sz="0" w:space="0" w:color="auto"/>
          </w:divBdr>
        </w:div>
        <w:div w:id="1974554169">
          <w:marLeft w:val="0"/>
          <w:marRight w:val="0"/>
          <w:marTop w:val="0"/>
          <w:marBottom w:val="0"/>
          <w:divBdr>
            <w:top w:val="none" w:sz="0" w:space="0" w:color="auto"/>
            <w:left w:val="none" w:sz="0" w:space="0" w:color="auto"/>
            <w:bottom w:val="none" w:sz="0" w:space="0" w:color="auto"/>
            <w:right w:val="none" w:sz="0" w:space="0" w:color="auto"/>
          </w:divBdr>
        </w:div>
        <w:div w:id="1978560656">
          <w:marLeft w:val="0"/>
          <w:marRight w:val="0"/>
          <w:marTop w:val="0"/>
          <w:marBottom w:val="0"/>
          <w:divBdr>
            <w:top w:val="none" w:sz="0" w:space="0" w:color="auto"/>
            <w:left w:val="none" w:sz="0" w:space="0" w:color="auto"/>
            <w:bottom w:val="none" w:sz="0" w:space="0" w:color="auto"/>
            <w:right w:val="none" w:sz="0" w:space="0" w:color="auto"/>
          </w:divBdr>
        </w:div>
        <w:div w:id="1978996757">
          <w:marLeft w:val="0"/>
          <w:marRight w:val="0"/>
          <w:marTop w:val="0"/>
          <w:marBottom w:val="0"/>
          <w:divBdr>
            <w:top w:val="none" w:sz="0" w:space="0" w:color="auto"/>
            <w:left w:val="none" w:sz="0" w:space="0" w:color="auto"/>
            <w:bottom w:val="none" w:sz="0" w:space="0" w:color="auto"/>
            <w:right w:val="none" w:sz="0" w:space="0" w:color="auto"/>
          </w:divBdr>
        </w:div>
        <w:div w:id="1979801942">
          <w:marLeft w:val="0"/>
          <w:marRight w:val="0"/>
          <w:marTop w:val="0"/>
          <w:marBottom w:val="0"/>
          <w:divBdr>
            <w:top w:val="none" w:sz="0" w:space="0" w:color="auto"/>
            <w:left w:val="none" w:sz="0" w:space="0" w:color="auto"/>
            <w:bottom w:val="none" w:sz="0" w:space="0" w:color="auto"/>
            <w:right w:val="none" w:sz="0" w:space="0" w:color="auto"/>
          </w:divBdr>
        </w:div>
        <w:div w:id="1988777738">
          <w:marLeft w:val="0"/>
          <w:marRight w:val="0"/>
          <w:marTop w:val="0"/>
          <w:marBottom w:val="0"/>
          <w:divBdr>
            <w:top w:val="none" w:sz="0" w:space="0" w:color="auto"/>
            <w:left w:val="none" w:sz="0" w:space="0" w:color="auto"/>
            <w:bottom w:val="none" w:sz="0" w:space="0" w:color="auto"/>
            <w:right w:val="none" w:sz="0" w:space="0" w:color="auto"/>
          </w:divBdr>
        </w:div>
        <w:div w:id="1989630341">
          <w:marLeft w:val="0"/>
          <w:marRight w:val="0"/>
          <w:marTop w:val="0"/>
          <w:marBottom w:val="0"/>
          <w:divBdr>
            <w:top w:val="none" w:sz="0" w:space="0" w:color="auto"/>
            <w:left w:val="none" w:sz="0" w:space="0" w:color="auto"/>
            <w:bottom w:val="none" w:sz="0" w:space="0" w:color="auto"/>
            <w:right w:val="none" w:sz="0" w:space="0" w:color="auto"/>
          </w:divBdr>
        </w:div>
        <w:div w:id="1991711666">
          <w:marLeft w:val="0"/>
          <w:marRight w:val="0"/>
          <w:marTop w:val="0"/>
          <w:marBottom w:val="0"/>
          <w:divBdr>
            <w:top w:val="none" w:sz="0" w:space="0" w:color="auto"/>
            <w:left w:val="none" w:sz="0" w:space="0" w:color="auto"/>
            <w:bottom w:val="none" w:sz="0" w:space="0" w:color="auto"/>
            <w:right w:val="none" w:sz="0" w:space="0" w:color="auto"/>
          </w:divBdr>
        </w:div>
        <w:div w:id="2001955486">
          <w:marLeft w:val="0"/>
          <w:marRight w:val="0"/>
          <w:marTop w:val="0"/>
          <w:marBottom w:val="0"/>
          <w:divBdr>
            <w:top w:val="none" w:sz="0" w:space="0" w:color="auto"/>
            <w:left w:val="none" w:sz="0" w:space="0" w:color="auto"/>
            <w:bottom w:val="none" w:sz="0" w:space="0" w:color="auto"/>
            <w:right w:val="none" w:sz="0" w:space="0" w:color="auto"/>
          </w:divBdr>
        </w:div>
        <w:div w:id="2009214569">
          <w:marLeft w:val="0"/>
          <w:marRight w:val="0"/>
          <w:marTop w:val="0"/>
          <w:marBottom w:val="0"/>
          <w:divBdr>
            <w:top w:val="none" w:sz="0" w:space="0" w:color="auto"/>
            <w:left w:val="none" w:sz="0" w:space="0" w:color="auto"/>
            <w:bottom w:val="none" w:sz="0" w:space="0" w:color="auto"/>
            <w:right w:val="none" w:sz="0" w:space="0" w:color="auto"/>
          </w:divBdr>
        </w:div>
        <w:div w:id="2009819507">
          <w:marLeft w:val="0"/>
          <w:marRight w:val="0"/>
          <w:marTop w:val="0"/>
          <w:marBottom w:val="0"/>
          <w:divBdr>
            <w:top w:val="none" w:sz="0" w:space="0" w:color="auto"/>
            <w:left w:val="none" w:sz="0" w:space="0" w:color="auto"/>
            <w:bottom w:val="none" w:sz="0" w:space="0" w:color="auto"/>
            <w:right w:val="none" w:sz="0" w:space="0" w:color="auto"/>
          </w:divBdr>
        </w:div>
        <w:div w:id="2011984989">
          <w:marLeft w:val="0"/>
          <w:marRight w:val="0"/>
          <w:marTop w:val="0"/>
          <w:marBottom w:val="0"/>
          <w:divBdr>
            <w:top w:val="none" w:sz="0" w:space="0" w:color="auto"/>
            <w:left w:val="none" w:sz="0" w:space="0" w:color="auto"/>
            <w:bottom w:val="none" w:sz="0" w:space="0" w:color="auto"/>
            <w:right w:val="none" w:sz="0" w:space="0" w:color="auto"/>
          </w:divBdr>
        </w:div>
        <w:div w:id="2015448159">
          <w:marLeft w:val="0"/>
          <w:marRight w:val="0"/>
          <w:marTop w:val="0"/>
          <w:marBottom w:val="0"/>
          <w:divBdr>
            <w:top w:val="none" w:sz="0" w:space="0" w:color="auto"/>
            <w:left w:val="none" w:sz="0" w:space="0" w:color="auto"/>
            <w:bottom w:val="none" w:sz="0" w:space="0" w:color="auto"/>
            <w:right w:val="none" w:sz="0" w:space="0" w:color="auto"/>
          </w:divBdr>
        </w:div>
        <w:div w:id="2020883258">
          <w:marLeft w:val="0"/>
          <w:marRight w:val="0"/>
          <w:marTop w:val="0"/>
          <w:marBottom w:val="0"/>
          <w:divBdr>
            <w:top w:val="none" w:sz="0" w:space="0" w:color="auto"/>
            <w:left w:val="none" w:sz="0" w:space="0" w:color="auto"/>
            <w:bottom w:val="none" w:sz="0" w:space="0" w:color="auto"/>
            <w:right w:val="none" w:sz="0" w:space="0" w:color="auto"/>
          </w:divBdr>
        </w:div>
        <w:div w:id="2021397018">
          <w:marLeft w:val="0"/>
          <w:marRight w:val="0"/>
          <w:marTop w:val="0"/>
          <w:marBottom w:val="0"/>
          <w:divBdr>
            <w:top w:val="none" w:sz="0" w:space="0" w:color="auto"/>
            <w:left w:val="none" w:sz="0" w:space="0" w:color="auto"/>
            <w:bottom w:val="none" w:sz="0" w:space="0" w:color="auto"/>
            <w:right w:val="none" w:sz="0" w:space="0" w:color="auto"/>
          </w:divBdr>
        </w:div>
        <w:div w:id="2029215600">
          <w:marLeft w:val="0"/>
          <w:marRight w:val="0"/>
          <w:marTop w:val="0"/>
          <w:marBottom w:val="0"/>
          <w:divBdr>
            <w:top w:val="none" w:sz="0" w:space="0" w:color="auto"/>
            <w:left w:val="none" w:sz="0" w:space="0" w:color="auto"/>
            <w:bottom w:val="none" w:sz="0" w:space="0" w:color="auto"/>
            <w:right w:val="none" w:sz="0" w:space="0" w:color="auto"/>
          </w:divBdr>
        </w:div>
        <w:div w:id="2029987249">
          <w:marLeft w:val="0"/>
          <w:marRight w:val="0"/>
          <w:marTop w:val="0"/>
          <w:marBottom w:val="0"/>
          <w:divBdr>
            <w:top w:val="none" w:sz="0" w:space="0" w:color="auto"/>
            <w:left w:val="none" w:sz="0" w:space="0" w:color="auto"/>
            <w:bottom w:val="none" w:sz="0" w:space="0" w:color="auto"/>
            <w:right w:val="none" w:sz="0" w:space="0" w:color="auto"/>
          </w:divBdr>
        </w:div>
        <w:div w:id="2038775054">
          <w:marLeft w:val="0"/>
          <w:marRight w:val="0"/>
          <w:marTop w:val="0"/>
          <w:marBottom w:val="0"/>
          <w:divBdr>
            <w:top w:val="none" w:sz="0" w:space="0" w:color="auto"/>
            <w:left w:val="none" w:sz="0" w:space="0" w:color="auto"/>
            <w:bottom w:val="none" w:sz="0" w:space="0" w:color="auto"/>
            <w:right w:val="none" w:sz="0" w:space="0" w:color="auto"/>
          </w:divBdr>
        </w:div>
        <w:div w:id="2040663309">
          <w:marLeft w:val="0"/>
          <w:marRight w:val="0"/>
          <w:marTop w:val="0"/>
          <w:marBottom w:val="0"/>
          <w:divBdr>
            <w:top w:val="none" w:sz="0" w:space="0" w:color="auto"/>
            <w:left w:val="none" w:sz="0" w:space="0" w:color="auto"/>
            <w:bottom w:val="none" w:sz="0" w:space="0" w:color="auto"/>
            <w:right w:val="none" w:sz="0" w:space="0" w:color="auto"/>
          </w:divBdr>
        </w:div>
        <w:div w:id="2041055207">
          <w:marLeft w:val="0"/>
          <w:marRight w:val="0"/>
          <w:marTop w:val="0"/>
          <w:marBottom w:val="0"/>
          <w:divBdr>
            <w:top w:val="none" w:sz="0" w:space="0" w:color="auto"/>
            <w:left w:val="none" w:sz="0" w:space="0" w:color="auto"/>
            <w:bottom w:val="none" w:sz="0" w:space="0" w:color="auto"/>
            <w:right w:val="none" w:sz="0" w:space="0" w:color="auto"/>
          </w:divBdr>
        </w:div>
        <w:div w:id="2041197830">
          <w:marLeft w:val="0"/>
          <w:marRight w:val="0"/>
          <w:marTop w:val="0"/>
          <w:marBottom w:val="0"/>
          <w:divBdr>
            <w:top w:val="none" w:sz="0" w:space="0" w:color="auto"/>
            <w:left w:val="none" w:sz="0" w:space="0" w:color="auto"/>
            <w:bottom w:val="none" w:sz="0" w:space="0" w:color="auto"/>
            <w:right w:val="none" w:sz="0" w:space="0" w:color="auto"/>
          </w:divBdr>
        </w:div>
        <w:div w:id="2041272316">
          <w:marLeft w:val="0"/>
          <w:marRight w:val="0"/>
          <w:marTop w:val="0"/>
          <w:marBottom w:val="0"/>
          <w:divBdr>
            <w:top w:val="none" w:sz="0" w:space="0" w:color="auto"/>
            <w:left w:val="none" w:sz="0" w:space="0" w:color="auto"/>
            <w:bottom w:val="none" w:sz="0" w:space="0" w:color="auto"/>
            <w:right w:val="none" w:sz="0" w:space="0" w:color="auto"/>
          </w:divBdr>
        </w:div>
        <w:div w:id="2047368651">
          <w:marLeft w:val="0"/>
          <w:marRight w:val="0"/>
          <w:marTop w:val="0"/>
          <w:marBottom w:val="0"/>
          <w:divBdr>
            <w:top w:val="none" w:sz="0" w:space="0" w:color="auto"/>
            <w:left w:val="none" w:sz="0" w:space="0" w:color="auto"/>
            <w:bottom w:val="none" w:sz="0" w:space="0" w:color="auto"/>
            <w:right w:val="none" w:sz="0" w:space="0" w:color="auto"/>
          </w:divBdr>
        </w:div>
        <w:div w:id="2053067188">
          <w:marLeft w:val="0"/>
          <w:marRight w:val="0"/>
          <w:marTop w:val="0"/>
          <w:marBottom w:val="0"/>
          <w:divBdr>
            <w:top w:val="none" w:sz="0" w:space="0" w:color="auto"/>
            <w:left w:val="none" w:sz="0" w:space="0" w:color="auto"/>
            <w:bottom w:val="none" w:sz="0" w:space="0" w:color="auto"/>
            <w:right w:val="none" w:sz="0" w:space="0" w:color="auto"/>
          </w:divBdr>
        </w:div>
        <w:div w:id="2053383855">
          <w:marLeft w:val="0"/>
          <w:marRight w:val="0"/>
          <w:marTop w:val="0"/>
          <w:marBottom w:val="0"/>
          <w:divBdr>
            <w:top w:val="none" w:sz="0" w:space="0" w:color="auto"/>
            <w:left w:val="none" w:sz="0" w:space="0" w:color="auto"/>
            <w:bottom w:val="none" w:sz="0" w:space="0" w:color="auto"/>
            <w:right w:val="none" w:sz="0" w:space="0" w:color="auto"/>
          </w:divBdr>
        </w:div>
        <w:div w:id="2054767675">
          <w:marLeft w:val="0"/>
          <w:marRight w:val="0"/>
          <w:marTop w:val="0"/>
          <w:marBottom w:val="0"/>
          <w:divBdr>
            <w:top w:val="none" w:sz="0" w:space="0" w:color="auto"/>
            <w:left w:val="none" w:sz="0" w:space="0" w:color="auto"/>
            <w:bottom w:val="none" w:sz="0" w:space="0" w:color="auto"/>
            <w:right w:val="none" w:sz="0" w:space="0" w:color="auto"/>
          </w:divBdr>
        </w:div>
        <w:div w:id="2056653981">
          <w:marLeft w:val="0"/>
          <w:marRight w:val="0"/>
          <w:marTop w:val="0"/>
          <w:marBottom w:val="0"/>
          <w:divBdr>
            <w:top w:val="none" w:sz="0" w:space="0" w:color="auto"/>
            <w:left w:val="none" w:sz="0" w:space="0" w:color="auto"/>
            <w:bottom w:val="none" w:sz="0" w:space="0" w:color="auto"/>
            <w:right w:val="none" w:sz="0" w:space="0" w:color="auto"/>
          </w:divBdr>
        </w:div>
        <w:div w:id="2057659548">
          <w:marLeft w:val="0"/>
          <w:marRight w:val="0"/>
          <w:marTop w:val="0"/>
          <w:marBottom w:val="0"/>
          <w:divBdr>
            <w:top w:val="none" w:sz="0" w:space="0" w:color="auto"/>
            <w:left w:val="none" w:sz="0" w:space="0" w:color="auto"/>
            <w:bottom w:val="none" w:sz="0" w:space="0" w:color="auto"/>
            <w:right w:val="none" w:sz="0" w:space="0" w:color="auto"/>
          </w:divBdr>
        </w:div>
        <w:div w:id="2059893593">
          <w:marLeft w:val="0"/>
          <w:marRight w:val="0"/>
          <w:marTop w:val="0"/>
          <w:marBottom w:val="0"/>
          <w:divBdr>
            <w:top w:val="none" w:sz="0" w:space="0" w:color="auto"/>
            <w:left w:val="none" w:sz="0" w:space="0" w:color="auto"/>
            <w:bottom w:val="none" w:sz="0" w:space="0" w:color="auto"/>
            <w:right w:val="none" w:sz="0" w:space="0" w:color="auto"/>
          </w:divBdr>
        </w:div>
        <w:div w:id="2060082973">
          <w:marLeft w:val="0"/>
          <w:marRight w:val="0"/>
          <w:marTop w:val="0"/>
          <w:marBottom w:val="0"/>
          <w:divBdr>
            <w:top w:val="none" w:sz="0" w:space="0" w:color="auto"/>
            <w:left w:val="none" w:sz="0" w:space="0" w:color="auto"/>
            <w:bottom w:val="none" w:sz="0" w:space="0" w:color="auto"/>
            <w:right w:val="none" w:sz="0" w:space="0" w:color="auto"/>
          </w:divBdr>
        </w:div>
        <w:div w:id="2069717327">
          <w:marLeft w:val="0"/>
          <w:marRight w:val="0"/>
          <w:marTop w:val="0"/>
          <w:marBottom w:val="0"/>
          <w:divBdr>
            <w:top w:val="none" w:sz="0" w:space="0" w:color="auto"/>
            <w:left w:val="none" w:sz="0" w:space="0" w:color="auto"/>
            <w:bottom w:val="none" w:sz="0" w:space="0" w:color="auto"/>
            <w:right w:val="none" w:sz="0" w:space="0" w:color="auto"/>
          </w:divBdr>
        </w:div>
        <w:div w:id="2069835045">
          <w:marLeft w:val="0"/>
          <w:marRight w:val="0"/>
          <w:marTop w:val="0"/>
          <w:marBottom w:val="0"/>
          <w:divBdr>
            <w:top w:val="none" w:sz="0" w:space="0" w:color="auto"/>
            <w:left w:val="none" w:sz="0" w:space="0" w:color="auto"/>
            <w:bottom w:val="none" w:sz="0" w:space="0" w:color="auto"/>
            <w:right w:val="none" w:sz="0" w:space="0" w:color="auto"/>
          </w:divBdr>
        </w:div>
        <w:div w:id="2071683369">
          <w:marLeft w:val="0"/>
          <w:marRight w:val="0"/>
          <w:marTop w:val="0"/>
          <w:marBottom w:val="0"/>
          <w:divBdr>
            <w:top w:val="none" w:sz="0" w:space="0" w:color="auto"/>
            <w:left w:val="none" w:sz="0" w:space="0" w:color="auto"/>
            <w:bottom w:val="none" w:sz="0" w:space="0" w:color="auto"/>
            <w:right w:val="none" w:sz="0" w:space="0" w:color="auto"/>
          </w:divBdr>
        </w:div>
        <w:div w:id="2073313166">
          <w:marLeft w:val="0"/>
          <w:marRight w:val="0"/>
          <w:marTop w:val="0"/>
          <w:marBottom w:val="0"/>
          <w:divBdr>
            <w:top w:val="none" w:sz="0" w:space="0" w:color="auto"/>
            <w:left w:val="none" w:sz="0" w:space="0" w:color="auto"/>
            <w:bottom w:val="none" w:sz="0" w:space="0" w:color="auto"/>
            <w:right w:val="none" w:sz="0" w:space="0" w:color="auto"/>
          </w:divBdr>
        </w:div>
        <w:div w:id="2076393586">
          <w:marLeft w:val="0"/>
          <w:marRight w:val="0"/>
          <w:marTop w:val="0"/>
          <w:marBottom w:val="0"/>
          <w:divBdr>
            <w:top w:val="none" w:sz="0" w:space="0" w:color="auto"/>
            <w:left w:val="none" w:sz="0" w:space="0" w:color="auto"/>
            <w:bottom w:val="none" w:sz="0" w:space="0" w:color="auto"/>
            <w:right w:val="none" w:sz="0" w:space="0" w:color="auto"/>
          </w:divBdr>
        </w:div>
        <w:div w:id="2080908114">
          <w:marLeft w:val="0"/>
          <w:marRight w:val="0"/>
          <w:marTop w:val="0"/>
          <w:marBottom w:val="0"/>
          <w:divBdr>
            <w:top w:val="none" w:sz="0" w:space="0" w:color="auto"/>
            <w:left w:val="none" w:sz="0" w:space="0" w:color="auto"/>
            <w:bottom w:val="none" w:sz="0" w:space="0" w:color="auto"/>
            <w:right w:val="none" w:sz="0" w:space="0" w:color="auto"/>
          </w:divBdr>
        </w:div>
        <w:div w:id="2082216805">
          <w:marLeft w:val="0"/>
          <w:marRight w:val="0"/>
          <w:marTop w:val="0"/>
          <w:marBottom w:val="0"/>
          <w:divBdr>
            <w:top w:val="none" w:sz="0" w:space="0" w:color="auto"/>
            <w:left w:val="none" w:sz="0" w:space="0" w:color="auto"/>
            <w:bottom w:val="none" w:sz="0" w:space="0" w:color="auto"/>
            <w:right w:val="none" w:sz="0" w:space="0" w:color="auto"/>
          </w:divBdr>
        </w:div>
        <w:div w:id="2085298293">
          <w:marLeft w:val="0"/>
          <w:marRight w:val="0"/>
          <w:marTop w:val="0"/>
          <w:marBottom w:val="0"/>
          <w:divBdr>
            <w:top w:val="none" w:sz="0" w:space="0" w:color="auto"/>
            <w:left w:val="none" w:sz="0" w:space="0" w:color="auto"/>
            <w:bottom w:val="none" w:sz="0" w:space="0" w:color="auto"/>
            <w:right w:val="none" w:sz="0" w:space="0" w:color="auto"/>
          </w:divBdr>
        </w:div>
        <w:div w:id="2089451035">
          <w:marLeft w:val="0"/>
          <w:marRight w:val="0"/>
          <w:marTop w:val="0"/>
          <w:marBottom w:val="0"/>
          <w:divBdr>
            <w:top w:val="none" w:sz="0" w:space="0" w:color="auto"/>
            <w:left w:val="none" w:sz="0" w:space="0" w:color="auto"/>
            <w:bottom w:val="none" w:sz="0" w:space="0" w:color="auto"/>
            <w:right w:val="none" w:sz="0" w:space="0" w:color="auto"/>
          </w:divBdr>
        </w:div>
        <w:div w:id="2091199095">
          <w:marLeft w:val="0"/>
          <w:marRight w:val="0"/>
          <w:marTop w:val="0"/>
          <w:marBottom w:val="0"/>
          <w:divBdr>
            <w:top w:val="none" w:sz="0" w:space="0" w:color="auto"/>
            <w:left w:val="none" w:sz="0" w:space="0" w:color="auto"/>
            <w:bottom w:val="none" w:sz="0" w:space="0" w:color="auto"/>
            <w:right w:val="none" w:sz="0" w:space="0" w:color="auto"/>
          </w:divBdr>
        </w:div>
        <w:div w:id="2091809645">
          <w:marLeft w:val="0"/>
          <w:marRight w:val="0"/>
          <w:marTop w:val="0"/>
          <w:marBottom w:val="0"/>
          <w:divBdr>
            <w:top w:val="none" w:sz="0" w:space="0" w:color="auto"/>
            <w:left w:val="none" w:sz="0" w:space="0" w:color="auto"/>
            <w:bottom w:val="none" w:sz="0" w:space="0" w:color="auto"/>
            <w:right w:val="none" w:sz="0" w:space="0" w:color="auto"/>
          </w:divBdr>
        </w:div>
        <w:div w:id="2093159856">
          <w:marLeft w:val="0"/>
          <w:marRight w:val="0"/>
          <w:marTop w:val="0"/>
          <w:marBottom w:val="0"/>
          <w:divBdr>
            <w:top w:val="none" w:sz="0" w:space="0" w:color="auto"/>
            <w:left w:val="none" w:sz="0" w:space="0" w:color="auto"/>
            <w:bottom w:val="none" w:sz="0" w:space="0" w:color="auto"/>
            <w:right w:val="none" w:sz="0" w:space="0" w:color="auto"/>
          </w:divBdr>
        </w:div>
        <w:div w:id="2096630775">
          <w:marLeft w:val="0"/>
          <w:marRight w:val="0"/>
          <w:marTop w:val="0"/>
          <w:marBottom w:val="0"/>
          <w:divBdr>
            <w:top w:val="none" w:sz="0" w:space="0" w:color="auto"/>
            <w:left w:val="none" w:sz="0" w:space="0" w:color="auto"/>
            <w:bottom w:val="none" w:sz="0" w:space="0" w:color="auto"/>
            <w:right w:val="none" w:sz="0" w:space="0" w:color="auto"/>
          </w:divBdr>
        </w:div>
        <w:div w:id="2104328178">
          <w:marLeft w:val="0"/>
          <w:marRight w:val="0"/>
          <w:marTop w:val="0"/>
          <w:marBottom w:val="0"/>
          <w:divBdr>
            <w:top w:val="none" w:sz="0" w:space="0" w:color="auto"/>
            <w:left w:val="none" w:sz="0" w:space="0" w:color="auto"/>
            <w:bottom w:val="none" w:sz="0" w:space="0" w:color="auto"/>
            <w:right w:val="none" w:sz="0" w:space="0" w:color="auto"/>
          </w:divBdr>
        </w:div>
        <w:div w:id="2105569324">
          <w:marLeft w:val="0"/>
          <w:marRight w:val="0"/>
          <w:marTop w:val="0"/>
          <w:marBottom w:val="0"/>
          <w:divBdr>
            <w:top w:val="none" w:sz="0" w:space="0" w:color="auto"/>
            <w:left w:val="none" w:sz="0" w:space="0" w:color="auto"/>
            <w:bottom w:val="none" w:sz="0" w:space="0" w:color="auto"/>
            <w:right w:val="none" w:sz="0" w:space="0" w:color="auto"/>
          </w:divBdr>
        </w:div>
        <w:div w:id="2107382471">
          <w:marLeft w:val="0"/>
          <w:marRight w:val="0"/>
          <w:marTop w:val="0"/>
          <w:marBottom w:val="0"/>
          <w:divBdr>
            <w:top w:val="none" w:sz="0" w:space="0" w:color="auto"/>
            <w:left w:val="none" w:sz="0" w:space="0" w:color="auto"/>
            <w:bottom w:val="none" w:sz="0" w:space="0" w:color="auto"/>
            <w:right w:val="none" w:sz="0" w:space="0" w:color="auto"/>
          </w:divBdr>
        </w:div>
        <w:div w:id="2109697023">
          <w:marLeft w:val="0"/>
          <w:marRight w:val="0"/>
          <w:marTop w:val="0"/>
          <w:marBottom w:val="0"/>
          <w:divBdr>
            <w:top w:val="none" w:sz="0" w:space="0" w:color="auto"/>
            <w:left w:val="none" w:sz="0" w:space="0" w:color="auto"/>
            <w:bottom w:val="none" w:sz="0" w:space="0" w:color="auto"/>
            <w:right w:val="none" w:sz="0" w:space="0" w:color="auto"/>
          </w:divBdr>
        </w:div>
        <w:div w:id="2117291839">
          <w:marLeft w:val="0"/>
          <w:marRight w:val="0"/>
          <w:marTop w:val="0"/>
          <w:marBottom w:val="0"/>
          <w:divBdr>
            <w:top w:val="none" w:sz="0" w:space="0" w:color="auto"/>
            <w:left w:val="none" w:sz="0" w:space="0" w:color="auto"/>
            <w:bottom w:val="none" w:sz="0" w:space="0" w:color="auto"/>
            <w:right w:val="none" w:sz="0" w:space="0" w:color="auto"/>
          </w:divBdr>
        </w:div>
        <w:div w:id="2122992716">
          <w:marLeft w:val="0"/>
          <w:marRight w:val="0"/>
          <w:marTop w:val="0"/>
          <w:marBottom w:val="0"/>
          <w:divBdr>
            <w:top w:val="none" w:sz="0" w:space="0" w:color="auto"/>
            <w:left w:val="none" w:sz="0" w:space="0" w:color="auto"/>
            <w:bottom w:val="none" w:sz="0" w:space="0" w:color="auto"/>
            <w:right w:val="none" w:sz="0" w:space="0" w:color="auto"/>
          </w:divBdr>
        </w:div>
        <w:div w:id="2127381833">
          <w:marLeft w:val="0"/>
          <w:marRight w:val="0"/>
          <w:marTop w:val="0"/>
          <w:marBottom w:val="0"/>
          <w:divBdr>
            <w:top w:val="none" w:sz="0" w:space="0" w:color="auto"/>
            <w:left w:val="none" w:sz="0" w:space="0" w:color="auto"/>
            <w:bottom w:val="none" w:sz="0" w:space="0" w:color="auto"/>
            <w:right w:val="none" w:sz="0" w:space="0" w:color="auto"/>
          </w:divBdr>
        </w:div>
      </w:divsChild>
    </w:div>
    <w:div w:id="1944339676">
      <w:bodyDiv w:val="1"/>
      <w:marLeft w:val="0"/>
      <w:marRight w:val="0"/>
      <w:marTop w:val="0"/>
      <w:marBottom w:val="0"/>
      <w:divBdr>
        <w:top w:val="none" w:sz="0" w:space="0" w:color="auto"/>
        <w:left w:val="none" w:sz="0" w:space="0" w:color="auto"/>
        <w:bottom w:val="none" w:sz="0" w:space="0" w:color="auto"/>
        <w:right w:val="none" w:sz="0" w:space="0" w:color="auto"/>
      </w:divBdr>
      <w:divsChild>
        <w:div w:id="71395048">
          <w:marLeft w:val="0"/>
          <w:marRight w:val="0"/>
          <w:marTop w:val="0"/>
          <w:marBottom w:val="0"/>
          <w:divBdr>
            <w:top w:val="none" w:sz="0" w:space="0" w:color="auto"/>
            <w:left w:val="none" w:sz="0" w:space="0" w:color="auto"/>
            <w:bottom w:val="none" w:sz="0" w:space="0" w:color="auto"/>
            <w:right w:val="none" w:sz="0" w:space="0" w:color="auto"/>
          </w:divBdr>
          <w:divsChild>
            <w:div w:id="967198408">
              <w:marLeft w:val="0"/>
              <w:marRight w:val="0"/>
              <w:marTop w:val="0"/>
              <w:marBottom w:val="0"/>
              <w:divBdr>
                <w:top w:val="none" w:sz="0" w:space="0" w:color="auto"/>
                <w:left w:val="none" w:sz="0" w:space="0" w:color="auto"/>
                <w:bottom w:val="none" w:sz="0" w:space="0" w:color="auto"/>
                <w:right w:val="none" w:sz="0" w:space="0" w:color="auto"/>
              </w:divBdr>
            </w:div>
            <w:div w:id="1322543320">
              <w:marLeft w:val="0"/>
              <w:marRight w:val="0"/>
              <w:marTop w:val="0"/>
              <w:marBottom w:val="0"/>
              <w:divBdr>
                <w:top w:val="none" w:sz="0" w:space="0" w:color="auto"/>
                <w:left w:val="none" w:sz="0" w:space="0" w:color="auto"/>
                <w:bottom w:val="none" w:sz="0" w:space="0" w:color="auto"/>
                <w:right w:val="none" w:sz="0" w:space="0" w:color="auto"/>
              </w:divBdr>
            </w:div>
            <w:div w:id="1616407000">
              <w:marLeft w:val="0"/>
              <w:marRight w:val="0"/>
              <w:marTop w:val="0"/>
              <w:marBottom w:val="0"/>
              <w:divBdr>
                <w:top w:val="none" w:sz="0" w:space="0" w:color="auto"/>
                <w:left w:val="none" w:sz="0" w:space="0" w:color="auto"/>
                <w:bottom w:val="none" w:sz="0" w:space="0" w:color="auto"/>
                <w:right w:val="none" w:sz="0" w:space="0" w:color="auto"/>
              </w:divBdr>
            </w:div>
            <w:div w:id="1797674420">
              <w:marLeft w:val="0"/>
              <w:marRight w:val="0"/>
              <w:marTop w:val="0"/>
              <w:marBottom w:val="0"/>
              <w:divBdr>
                <w:top w:val="none" w:sz="0" w:space="0" w:color="auto"/>
                <w:left w:val="none" w:sz="0" w:space="0" w:color="auto"/>
                <w:bottom w:val="none" w:sz="0" w:space="0" w:color="auto"/>
                <w:right w:val="none" w:sz="0" w:space="0" w:color="auto"/>
              </w:divBdr>
            </w:div>
            <w:div w:id="1892496093">
              <w:marLeft w:val="0"/>
              <w:marRight w:val="0"/>
              <w:marTop w:val="0"/>
              <w:marBottom w:val="0"/>
              <w:divBdr>
                <w:top w:val="none" w:sz="0" w:space="0" w:color="auto"/>
                <w:left w:val="none" w:sz="0" w:space="0" w:color="auto"/>
                <w:bottom w:val="none" w:sz="0" w:space="0" w:color="auto"/>
                <w:right w:val="none" w:sz="0" w:space="0" w:color="auto"/>
              </w:divBdr>
            </w:div>
          </w:divsChild>
        </w:div>
        <w:div w:id="126818455">
          <w:marLeft w:val="0"/>
          <w:marRight w:val="0"/>
          <w:marTop w:val="0"/>
          <w:marBottom w:val="0"/>
          <w:divBdr>
            <w:top w:val="none" w:sz="0" w:space="0" w:color="auto"/>
            <w:left w:val="none" w:sz="0" w:space="0" w:color="auto"/>
            <w:bottom w:val="none" w:sz="0" w:space="0" w:color="auto"/>
            <w:right w:val="none" w:sz="0" w:space="0" w:color="auto"/>
          </w:divBdr>
          <w:divsChild>
            <w:div w:id="30348013">
              <w:marLeft w:val="0"/>
              <w:marRight w:val="0"/>
              <w:marTop w:val="0"/>
              <w:marBottom w:val="0"/>
              <w:divBdr>
                <w:top w:val="none" w:sz="0" w:space="0" w:color="auto"/>
                <w:left w:val="none" w:sz="0" w:space="0" w:color="auto"/>
                <w:bottom w:val="none" w:sz="0" w:space="0" w:color="auto"/>
                <w:right w:val="none" w:sz="0" w:space="0" w:color="auto"/>
              </w:divBdr>
            </w:div>
            <w:div w:id="395131426">
              <w:marLeft w:val="0"/>
              <w:marRight w:val="0"/>
              <w:marTop w:val="0"/>
              <w:marBottom w:val="0"/>
              <w:divBdr>
                <w:top w:val="none" w:sz="0" w:space="0" w:color="auto"/>
                <w:left w:val="none" w:sz="0" w:space="0" w:color="auto"/>
                <w:bottom w:val="none" w:sz="0" w:space="0" w:color="auto"/>
                <w:right w:val="none" w:sz="0" w:space="0" w:color="auto"/>
              </w:divBdr>
            </w:div>
            <w:div w:id="561717260">
              <w:marLeft w:val="0"/>
              <w:marRight w:val="0"/>
              <w:marTop w:val="0"/>
              <w:marBottom w:val="0"/>
              <w:divBdr>
                <w:top w:val="none" w:sz="0" w:space="0" w:color="auto"/>
                <w:left w:val="none" w:sz="0" w:space="0" w:color="auto"/>
                <w:bottom w:val="none" w:sz="0" w:space="0" w:color="auto"/>
                <w:right w:val="none" w:sz="0" w:space="0" w:color="auto"/>
              </w:divBdr>
            </w:div>
            <w:div w:id="1399281136">
              <w:marLeft w:val="0"/>
              <w:marRight w:val="0"/>
              <w:marTop w:val="0"/>
              <w:marBottom w:val="0"/>
              <w:divBdr>
                <w:top w:val="none" w:sz="0" w:space="0" w:color="auto"/>
                <w:left w:val="none" w:sz="0" w:space="0" w:color="auto"/>
                <w:bottom w:val="none" w:sz="0" w:space="0" w:color="auto"/>
                <w:right w:val="none" w:sz="0" w:space="0" w:color="auto"/>
              </w:divBdr>
            </w:div>
            <w:div w:id="1579747589">
              <w:marLeft w:val="0"/>
              <w:marRight w:val="0"/>
              <w:marTop w:val="0"/>
              <w:marBottom w:val="0"/>
              <w:divBdr>
                <w:top w:val="none" w:sz="0" w:space="0" w:color="auto"/>
                <w:left w:val="none" w:sz="0" w:space="0" w:color="auto"/>
                <w:bottom w:val="none" w:sz="0" w:space="0" w:color="auto"/>
                <w:right w:val="none" w:sz="0" w:space="0" w:color="auto"/>
              </w:divBdr>
            </w:div>
            <w:div w:id="1993560719">
              <w:marLeft w:val="0"/>
              <w:marRight w:val="0"/>
              <w:marTop w:val="0"/>
              <w:marBottom w:val="0"/>
              <w:divBdr>
                <w:top w:val="none" w:sz="0" w:space="0" w:color="auto"/>
                <w:left w:val="none" w:sz="0" w:space="0" w:color="auto"/>
                <w:bottom w:val="none" w:sz="0" w:space="0" w:color="auto"/>
                <w:right w:val="none" w:sz="0" w:space="0" w:color="auto"/>
              </w:divBdr>
            </w:div>
          </w:divsChild>
        </w:div>
        <w:div w:id="181944572">
          <w:marLeft w:val="0"/>
          <w:marRight w:val="0"/>
          <w:marTop w:val="0"/>
          <w:marBottom w:val="0"/>
          <w:divBdr>
            <w:top w:val="none" w:sz="0" w:space="0" w:color="auto"/>
            <w:left w:val="none" w:sz="0" w:space="0" w:color="auto"/>
            <w:bottom w:val="none" w:sz="0" w:space="0" w:color="auto"/>
            <w:right w:val="none" w:sz="0" w:space="0" w:color="auto"/>
          </w:divBdr>
          <w:divsChild>
            <w:div w:id="20009813">
              <w:marLeft w:val="0"/>
              <w:marRight w:val="0"/>
              <w:marTop w:val="0"/>
              <w:marBottom w:val="0"/>
              <w:divBdr>
                <w:top w:val="none" w:sz="0" w:space="0" w:color="auto"/>
                <w:left w:val="none" w:sz="0" w:space="0" w:color="auto"/>
                <w:bottom w:val="none" w:sz="0" w:space="0" w:color="auto"/>
                <w:right w:val="none" w:sz="0" w:space="0" w:color="auto"/>
              </w:divBdr>
            </w:div>
            <w:div w:id="23600423">
              <w:marLeft w:val="0"/>
              <w:marRight w:val="0"/>
              <w:marTop w:val="0"/>
              <w:marBottom w:val="0"/>
              <w:divBdr>
                <w:top w:val="none" w:sz="0" w:space="0" w:color="auto"/>
                <w:left w:val="none" w:sz="0" w:space="0" w:color="auto"/>
                <w:bottom w:val="none" w:sz="0" w:space="0" w:color="auto"/>
                <w:right w:val="none" w:sz="0" w:space="0" w:color="auto"/>
              </w:divBdr>
            </w:div>
            <w:div w:id="64911766">
              <w:marLeft w:val="0"/>
              <w:marRight w:val="0"/>
              <w:marTop w:val="0"/>
              <w:marBottom w:val="0"/>
              <w:divBdr>
                <w:top w:val="none" w:sz="0" w:space="0" w:color="auto"/>
                <w:left w:val="none" w:sz="0" w:space="0" w:color="auto"/>
                <w:bottom w:val="none" w:sz="0" w:space="0" w:color="auto"/>
                <w:right w:val="none" w:sz="0" w:space="0" w:color="auto"/>
              </w:divBdr>
            </w:div>
            <w:div w:id="74743409">
              <w:marLeft w:val="0"/>
              <w:marRight w:val="0"/>
              <w:marTop w:val="0"/>
              <w:marBottom w:val="0"/>
              <w:divBdr>
                <w:top w:val="none" w:sz="0" w:space="0" w:color="auto"/>
                <w:left w:val="none" w:sz="0" w:space="0" w:color="auto"/>
                <w:bottom w:val="none" w:sz="0" w:space="0" w:color="auto"/>
                <w:right w:val="none" w:sz="0" w:space="0" w:color="auto"/>
              </w:divBdr>
            </w:div>
            <w:div w:id="81068919">
              <w:marLeft w:val="0"/>
              <w:marRight w:val="0"/>
              <w:marTop w:val="0"/>
              <w:marBottom w:val="0"/>
              <w:divBdr>
                <w:top w:val="none" w:sz="0" w:space="0" w:color="auto"/>
                <w:left w:val="none" w:sz="0" w:space="0" w:color="auto"/>
                <w:bottom w:val="none" w:sz="0" w:space="0" w:color="auto"/>
                <w:right w:val="none" w:sz="0" w:space="0" w:color="auto"/>
              </w:divBdr>
            </w:div>
            <w:div w:id="89011512">
              <w:marLeft w:val="0"/>
              <w:marRight w:val="0"/>
              <w:marTop w:val="0"/>
              <w:marBottom w:val="0"/>
              <w:divBdr>
                <w:top w:val="none" w:sz="0" w:space="0" w:color="auto"/>
                <w:left w:val="none" w:sz="0" w:space="0" w:color="auto"/>
                <w:bottom w:val="none" w:sz="0" w:space="0" w:color="auto"/>
                <w:right w:val="none" w:sz="0" w:space="0" w:color="auto"/>
              </w:divBdr>
            </w:div>
            <w:div w:id="121458357">
              <w:marLeft w:val="0"/>
              <w:marRight w:val="0"/>
              <w:marTop w:val="0"/>
              <w:marBottom w:val="0"/>
              <w:divBdr>
                <w:top w:val="none" w:sz="0" w:space="0" w:color="auto"/>
                <w:left w:val="none" w:sz="0" w:space="0" w:color="auto"/>
                <w:bottom w:val="none" w:sz="0" w:space="0" w:color="auto"/>
                <w:right w:val="none" w:sz="0" w:space="0" w:color="auto"/>
              </w:divBdr>
            </w:div>
            <w:div w:id="132604734">
              <w:marLeft w:val="0"/>
              <w:marRight w:val="0"/>
              <w:marTop w:val="0"/>
              <w:marBottom w:val="0"/>
              <w:divBdr>
                <w:top w:val="none" w:sz="0" w:space="0" w:color="auto"/>
                <w:left w:val="none" w:sz="0" w:space="0" w:color="auto"/>
                <w:bottom w:val="none" w:sz="0" w:space="0" w:color="auto"/>
                <w:right w:val="none" w:sz="0" w:space="0" w:color="auto"/>
              </w:divBdr>
            </w:div>
            <w:div w:id="160826148">
              <w:marLeft w:val="0"/>
              <w:marRight w:val="0"/>
              <w:marTop w:val="0"/>
              <w:marBottom w:val="0"/>
              <w:divBdr>
                <w:top w:val="none" w:sz="0" w:space="0" w:color="auto"/>
                <w:left w:val="none" w:sz="0" w:space="0" w:color="auto"/>
                <w:bottom w:val="none" w:sz="0" w:space="0" w:color="auto"/>
                <w:right w:val="none" w:sz="0" w:space="0" w:color="auto"/>
              </w:divBdr>
            </w:div>
            <w:div w:id="198977861">
              <w:marLeft w:val="0"/>
              <w:marRight w:val="0"/>
              <w:marTop w:val="0"/>
              <w:marBottom w:val="0"/>
              <w:divBdr>
                <w:top w:val="none" w:sz="0" w:space="0" w:color="auto"/>
                <w:left w:val="none" w:sz="0" w:space="0" w:color="auto"/>
                <w:bottom w:val="none" w:sz="0" w:space="0" w:color="auto"/>
                <w:right w:val="none" w:sz="0" w:space="0" w:color="auto"/>
              </w:divBdr>
            </w:div>
            <w:div w:id="219288608">
              <w:marLeft w:val="0"/>
              <w:marRight w:val="0"/>
              <w:marTop w:val="0"/>
              <w:marBottom w:val="0"/>
              <w:divBdr>
                <w:top w:val="none" w:sz="0" w:space="0" w:color="auto"/>
                <w:left w:val="none" w:sz="0" w:space="0" w:color="auto"/>
                <w:bottom w:val="none" w:sz="0" w:space="0" w:color="auto"/>
                <w:right w:val="none" w:sz="0" w:space="0" w:color="auto"/>
              </w:divBdr>
            </w:div>
            <w:div w:id="227106970">
              <w:marLeft w:val="0"/>
              <w:marRight w:val="0"/>
              <w:marTop w:val="0"/>
              <w:marBottom w:val="0"/>
              <w:divBdr>
                <w:top w:val="none" w:sz="0" w:space="0" w:color="auto"/>
                <w:left w:val="none" w:sz="0" w:space="0" w:color="auto"/>
                <w:bottom w:val="none" w:sz="0" w:space="0" w:color="auto"/>
                <w:right w:val="none" w:sz="0" w:space="0" w:color="auto"/>
              </w:divBdr>
            </w:div>
            <w:div w:id="236980995">
              <w:marLeft w:val="0"/>
              <w:marRight w:val="0"/>
              <w:marTop w:val="0"/>
              <w:marBottom w:val="0"/>
              <w:divBdr>
                <w:top w:val="none" w:sz="0" w:space="0" w:color="auto"/>
                <w:left w:val="none" w:sz="0" w:space="0" w:color="auto"/>
                <w:bottom w:val="none" w:sz="0" w:space="0" w:color="auto"/>
                <w:right w:val="none" w:sz="0" w:space="0" w:color="auto"/>
              </w:divBdr>
            </w:div>
            <w:div w:id="281032423">
              <w:marLeft w:val="0"/>
              <w:marRight w:val="0"/>
              <w:marTop w:val="0"/>
              <w:marBottom w:val="0"/>
              <w:divBdr>
                <w:top w:val="none" w:sz="0" w:space="0" w:color="auto"/>
                <w:left w:val="none" w:sz="0" w:space="0" w:color="auto"/>
                <w:bottom w:val="none" w:sz="0" w:space="0" w:color="auto"/>
                <w:right w:val="none" w:sz="0" w:space="0" w:color="auto"/>
              </w:divBdr>
            </w:div>
            <w:div w:id="301086067">
              <w:marLeft w:val="0"/>
              <w:marRight w:val="0"/>
              <w:marTop w:val="0"/>
              <w:marBottom w:val="0"/>
              <w:divBdr>
                <w:top w:val="none" w:sz="0" w:space="0" w:color="auto"/>
                <w:left w:val="none" w:sz="0" w:space="0" w:color="auto"/>
                <w:bottom w:val="none" w:sz="0" w:space="0" w:color="auto"/>
                <w:right w:val="none" w:sz="0" w:space="0" w:color="auto"/>
              </w:divBdr>
            </w:div>
            <w:div w:id="308095030">
              <w:marLeft w:val="0"/>
              <w:marRight w:val="0"/>
              <w:marTop w:val="0"/>
              <w:marBottom w:val="0"/>
              <w:divBdr>
                <w:top w:val="none" w:sz="0" w:space="0" w:color="auto"/>
                <w:left w:val="none" w:sz="0" w:space="0" w:color="auto"/>
                <w:bottom w:val="none" w:sz="0" w:space="0" w:color="auto"/>
                <w:right w:val="none" w:sz="0" w:space="0" w:color="auto"/>
              </w:divBdr>
            </w:div>
            <w:div w:id="332150375">
              <w:marLeft w:val="0"/>
              <w:marRight w:val="0"/>
              <w:marTop w:val="0"/>
              <w:marBottom w:val="0"/>
              <w:divBdr>
                <w:top w:val="none" w:sz="0" w:space="0" w:color="auto"/>
                <w:left w:val="none" w:sz="0" w:space="0" w:color="auto"/>
                <w:bottom w:val="none" w:sz="0" w:space="0" w:color="auto"/>
                <w:right w:val="none" w:sz="0" w:space="0" w:color="auto"/>
              </w:divBdr>
            </w:div>
            <w:div w:id="345639957">
              <w:marLeft w:val="0"/>
              <w:marRight w:val="0"/>
              <w:marTop w:val="0"/>
              <w:marBottom w:val="0"/>
              <w:divBdr>
                <w:top w:val="none" w:sz="0" w:space="0" w:color="auto"/>
                <w:left w:val="none" w:sz="0" w:space="0" w:color="auto"/>
                <w:bottom w:val="none" w:sz="0" w:space="0" w:color="auto"/>
                <w:right w:val="none" w:sz="0" w:space="0" w:color="auto"/>
              </w:divBdr>
            </w:div>
            <w:div w:id="385959903">
              <w:marLeft w:val="0"/>
              <w:marRight w:val="0"/>
              <w:marTop w:val="0"/>
              <w:marBottom w:val="0"/>
              <w:divBdr>
                <w:top w:val="none" w:sz="0" w:space="0" w:color="auto"/>
                <w:left w:val="none" w:sz="0" w:space="0" w:color="auto"/>
                <w:bottom w:val="none" w:sz="0" w:space="0" w:color="auto"/>
                <w:right w:val="none" w:sz="0" w:space="0" w:color="auto"/>
              </w:divBdr>
              <w:divsChild>
                <w:div w:id="1781435">
                  <w:marLeft w:val="0"/>
                  <w:marRight w:val="0"/>
                  <w:marTop w:val="0"/>
                  <w:marBottom w:val="0"/>
                  <w:divBdr>
                    <w:top w:val="none" w:sz="0" w:space="0" w:color="auto"/>
                    <w:left w:val="none" w:sz="0" w:space="0" w:color="auto"/>
                    <w:bottom w:val="none" w:sz="0" w:space="0" w:color="auto"/>
                    <w:right w:val="none" w:sz="0" w:space="0" w:color="auto"/>
                  </w:divBdr>
                </w:div>
                <w:div w:id="2365239">
                  <w:marLeft w:val="0"/>
                  <w:marRight w:val="0"/>
                  <w:marTop w:val="0"/>
                  <w:marBottom w:val="0"/>
                  <w:divBdr>
                    <w:top w:val="none" w:sz="0" w:space="0" w:color="auto"/>
                    <w:left w:val="none" w:sz="0" w:space="0" w:color="auto"/>
                    <w:bottom w:val="none" w:sz="0" w:space="0" w:color="auto"/>
                    <w:right w:val="none" w:sz="0" w:space="0" w:color="auto"/>
                  </w:divBdr>
                </w:div>
                <w:div w:id="3560110">
                  <w:marLeft w:val="0"/>
                  <w:marRight w:val="0"/>
                  <w:marTop w:val="0"/>
                  <w:marBottom w:val="0"/>
                  <w:divBdr>
                    <w:top w:val="none" w:sz="0" w:space="0" w:color="auto"/>
                    <w:left w:val="none" w:sz="0" w:space="0" w:color="auto"/>
                    <w:bottom w:val="none" w:sz="0" w:space="0" w:color="auto"/>
                    <w:right w:val="none" w:sz="0" w:space="0" w:color="auto"/>
                  </w:divBdr>
                </w:div>
                <w:div w:id="4941244">
                  <w:marLeft w:val="0"/>
                  <w:marRight w:val="0"/>
                  <w:marTop w:val="0"/>
                  <w:marBottom w:val="0"/>
                  <w:divBdr>
                    <w:top w:val="none" w:sz="0" w:space="0" w:color="auto"/>
                    <w:left w:val="none" w:sz="0" w:space="0" w:color="auto"/>
                    <w:bottom w:val="none" w:sz="0" w:space="0" w:color="auto"/>
                    <w:right w:val="none" w:sz="0" w:space="0" w:color="auto"/>
                  </w:divBdr>
                </w:div>
                <w:div w:id="5447407">
                  <w:marLeft w:val="0"/>
                  <w:marRight w:val="0"/>
                  <w:marTop w:val="0"/>
                  <w:marBottom w:val="0"/>
                  <w:divBdr>
                    <w:top w:val="none" w:sz="0" w:space="0" w:color="auto"/>
                    <w:left w:val="none" w:sz="0" w:space="0" w:color="auto"/>
                    <w:bottom w:val="none" w:sz="0" w:space="0" w:color="auto"/>
                    <w:right w:val="none" w:sz="0" w:space="0" w:color="auto"/>
                  </w:divBdr>
                </w:div>
                <w:div w:id="7567204">
                  <w:marLeft w:val="0"/>
                  <w:marRight w:val="0"/>
                  <w:marTop w:val="0"/>
                  <w:marBottom w:val="0"/>
                  <w:divBdr>
                    <w:top w:val="none" w:sz="0" w:space="0" w:color="auto"/>
                    <w:left w:val="none" w:sz="0" w:space="0" w:color="auto"/>
                    <w:bottom w:val="none" w:sz="0" w:space="0" w:color="auto"/>
                    <w:right w:val="none" w:sz="0" w:space="0" w:color="auto"/>
                  </w:divBdr>
                </w:div>
                <w:div w:id="7678261">
                  <w:marLeft w:val="0"/>
                  <w:marRight w:val="0"/>
                  <w:marTop w:val="0"/>
                  <w:marBottom w:val="0"/>
                  <w:divBdr>
                    <w:top w:val="none" w:sz="0" w:space="0" w:color="auto"/>
                    <w:left w:val="none" w:sz="0" w:space="0" w:color="auto"/>
                    <w:bottom w:val="none" w:sz="0" w:space="0" w:color="auto"/>
                    <w:right w:val="none" w:sz="0" w:space="0" w:color="auto"/>
                  </w:divBdr>
                </w:div>
                <w:div w:id="8064921">
                  <w:marLeft w:val="0"/>
                  <w:marRight w:val="0"/>
                  <w:marTop w:val="0"/>
                  <w:marBottom w:val="0"/>
                  <w:divBdr>
                    <w:top w:val="none" w:sz="0" w:space="0" w:color="auto"/>
                    <w:left w:val="none" w:sz="0" w:space="0" w:color="auto"/>
                    <w:bottom w:val="none" w:sz="0" w:space="0" w:color="auto"/>
                    <w:right w:val="none" w:sz="0" w:space="0" w:color="auto"/>
                  </w:divBdr>
                </w:div>
                <w:div w:id="9334392">
                  <w:marLeft w:val="0"/>
                  <w:marRight w:val="0"/>
                  <w:marTop w:val="0"/>
                  <w:marBottom w:val="0"/>
                  <w:divBdr>
                    <w:top w:val="none" w:sz="0" w:space="0" w:color="auto"/>
                    <w:left w:val="none" w:sz="0" w:space="0" w:color="auto"/>
                    <w:bottom w:val="none" w:sz="0" w:space="0" w:color="auto"/>
                    <w:right w:val="none" w:sz="0" w:space="0" w:color="auto"/>
                  </w:divBdr>
                </w:div>
                <w:div w:id="9456962">
                  <w:marLeft w:val="0"/>
                  <w:marRight w:val="0"/>
                  <w:marTop w:val="0"/>
                  <w:marBottom w:val="0"/>
                  <w:divBdr>
                    <w:top w:val="none" w:sz="0" w:space="0" w:color="auto"/>
                    <w:left w:val="none" w:sz="0" w:space="0" w:color="auto"/>
                    <w:bottom w:val="none" w:sz="0" w:space="0" w:color="auto"/>
                    <w:right w:val="none" w:sz="0" w:space="0" w:color="auto"/>
                  </w:divBdr>
                </w:div>
                <w:div w:id="9651633">
                  <w:marLeft w:val="0"/>
                  <w:marRight w:val="0"/>
                  <w:marTop w:val="0"/>
                  <w:marBottom w:val="0"/>
                  <w:divBdr>
                    <w:top w:val="none" w:sz="0" w:space="0" w:color="auto"/>
                    <w:left w:val="none" w:sz="0" w:space="0" w:color="auto"/>
                    <w:bottom w:val="none" w:sz="0" w:space="0" w:color="auto"/>
                    <w:right w:val="none" w:sz="0" w:space="0" w:color="auto"/>
                  </w:divBdr>
                </w:div>
                <w:div w:id="10766373">
                  <w:marLeft w:val="0"/>
                  <w:marRight w:val="0"/>
                  <w:marTop w:val="0"/>
                  <w:marBottom w:val="0"/>
                  <w:divBdr>
                    <w:top w:val="none" w:sz="0" w:space="0" w:color="auto"/>
                    <w:left w:val="none" w:sz="0" w:space="0" w:color="auto"/>
                    <w:bottom w:val="none" w:sz="0" w:space="0" w:color="auto"/>
                    <w:right w:val="none" w:sz="0" w:space="0" w:color="auto"/>
                  </w:divBdr>
                </w:div>
                <w:div w:id="10838296">
                  <w:marLeft w:val="0"/>
                  <w:marRight w:val="0"/>
                  <w:marTop w:val="0"/>
                  <w:marBottom w:val="0"/>
                  <w:divBdr>
                    <w:top w:val="none" w:sz="0" w:space="0" w:color="auto"/>
                    <w:left w:val="none" w:sz="0" w:space="0" w:color="auto"/>
                    <w:bottom w:val="none" w:sz="0" w:space="0" w:color="auto"/>
                    <w:right w:val="none" w:sz="0" w:space="0" w:color="auto"/>
                  </w:divBdr>
                </w:div>
                <w:div w:id="11225485">
                  <w:marLeft w:val="0"/>
                  <w:marRight w:val="0"/>
                  <w:marTop w:val="0"/>
                  <w:marBottom w:val="0"/>
                  <w:divBdr>
                    <w:top w:val="none" w:sz="0" w:space="0" w:color="auto"/>
                    <w:left w:val="none" w:sz="0" w:space="0" w:color="auto"/>
                    <w:bottom w:val="none" w:sz="0" w:space="0" w:color="auto"/>
                    <w:right w:val="none" w:sz="0" w:space="0" w:color="auto"/>
                  </w:divBdr>
                </w:div>
                <w:div w:id="13072001">
                  <w:marLeft w:val="0"/>
                  <w:marRight w:val="0"/>
                  <w:marTop w:val="0"/>
                  <w:marBottom w:val="0"/>
                  <w:divBdr>
                    <w:top w:val="none" w:sz="0" w:space="0" w:color="auto"/>
                    <w:left w:val="none" w:sz="0" w:space="0" w:color="auto"/>
                    <w:bottom w:val="none" w:sz="0" w:space="0" w:color="auto"/>
                    <w:right w:val="none" w:sz="0" w:space="0" w:color="auto"/>
                  </w:divBdr>
                </w:div>
                <w:div w:id="19015268">
                  <w:marLeft w:val="0"/>
                  <w:marRight w:val="0"/>
                  <w:marTop w:val="0"/>
                  <w:marBottom w:val="0"/>
                  <w:divBdr>
                    <w:top w:val="none" w:sz="0" w:space="0" w:color="auto"/>
                    <w:left w:val="none" w:sz="0" w:space="0" w:color="auto"/>
                    <w:bottom w:val="none" w:sz="0" w:space="0" w:color="auto"/>
                    <w:right w:val="none" w:sz="0" w:space="0" w:color="auto"/>
                  </w:divBdr>
                </w:div>
                <w:div w:id="19597331">
                  <w:marLeft w:val="0"/>
                  <w:marRight w:val="0"/>
                  <w:marTop w:val="0"/>
                  <w:marBottom w:val="0"/>
                  <w:divBdr>
                    <w:top w:val="none" w:sz="0" w:space="0" w:color="auto"/>
                    <w:left w:val="none" w:sz="0" w:space="0" w:color="auto"/>
                    <w:bottom w:val="none" w:sz="0" w:space="0" w:color="auto"/>
                    <w:right w:val="none" w:sz="0" w:space="0" w:color="auto"/>
                  </w:divBdr>
                </w:div>
                <w:div w:id="19939826">
                  <w:marLeft w:val="0"/>
                  <w:marRight w:val="0"/>
                  <w:marTop w:val="0"/>
                  <w:marBottom w:val="0"/>
                  <w:divBdr>
                    <w:top w:val="none" w:sz="0" w:space="0" w:color="auto"/>
                    <w:left w:val="none" w:sz="0" w:space="0" w:color="auto"/>
                    <w:bottom w:val="none" w:sz="0" w:space="0" w:color="auto"/>
                    <w:right w:val="none" w:sz="0" w:space="0" w:color="auto"/>
                  </w:divBdr>
                </w:div>
                <w:div w:id="20398704">
                  <w:marLeft w:val="0"/>
                  <w:marRight w:val="0"/>
                  <w:marTop w:val="0"/>
                  <w:marBottom w:val="0"/>
                  <w:divBdr>
                    <w:top w:val="none" w:sz="0" w:space="0" w:color="auto"/>
                    <w:left w:val="none" w:sz="0" w:space="0" w:color="auto"/>
                    <w:bottom w:val="none" w:sz="0" w:space="0" w:color="auto"/>
                    <w:right w:val="none" w:sz="0" w:space="0" w:color="auto"/>
                  </w:divBdr>
                </w:div>
                <w:div w:id="22676476">
                  <w:marLeft w:val="0"/>
                  <w:marRight w:val="0"/>
                  <w:marTop w:val="0"/>
                  <w:marBottom w:val="0"/>
                  <w:divBdr>
                    <w:top w:val="none" w:sz="0" w:space="0" w:color="auto"/>
                    <w:left w:val="none" w:sz="0" w:space="0" w:color="auto"/>
                    <w:bottom w:val="none" w:sz="0" w:space="0" w:color="auto"/>
                    <w:right w:val="none" w:sz="0" w:space="0" w:color="auto"/>
                  </w:divBdr>
                </w:div>
                <w:div w:id="23337115">
                  <w:marLeft w:val="0"/>
                  <w:marRight w:val="0"/>
                  <w:marTop w:val="0"/>
                  <w:marBottom w:val="0"/>
                  <w:divBdr>
                    <w:top w:val="none" w:sz="0" w:space="0" w:color="auto"/>
                    <w:left w:val="none" w:sz="0" w:space="0" w:color="auto"/>
                    <w:bottom w:val="none" w:sz="0" w:space="0" w:color="auto"/>
                    <w:right w:val="none" w:sz="0" w:space="0" w:color="auto"/>
                  </w:divBdr>
                </w:div>
                <w:div w:id="26175434">
                  <w:marLeft w:val="0"/>
                  <w:marRight w:val="0"/>
                  <w:marTop w:val="0"/>
                  <w:marBottom w:val="0"/>
                  <w:divBdr>
                    <w:top w:val="none" w:sz="0" w:space="0" w:color="auto"/>
                    <w:left w:val="none" w:sz="0" w:space="0" w:color="auto"/>
                    <w:bottom w:val="none" w:sz="0" w:space="0" w:color="auto"/>
                    <w:right w:val="none" w:sz="0" w:space="0" w:color="auto"/>
                  </w:divBdr>
                </w:div>
                <w:div w:id="28190405">
                  <w:marLeft w:val="0"/>
                  <w:marRight w:val="0"/>
                  <w:marTop w:val="0"/>
                  <w:marBottom w:val="0"/>
                  <w:divBdr>
                    <w:top w:val="none" w:sz="0" w:space="0" w:color="auto"/>
                    <w:left w:val="none" w:sz="0" w:space="0" w:color="auto"/>
                    <w:bottom w:val="none" w:sz="0" w:space="0" w:color="auto"/>
                    <w:right w:val="none" w:sz="0" w:space="0" w:color="auto"/>
                  </w:divBdr>
                </w:div>
                <w:div w:id="28453482">
                  <w:marLeft w:val="0"/>
                  <w:marRight w:val="0"/>
                  <w:marTop w:val="0"/>
                  <w:marBottom w:val="0"/>
                  <w:divBdr>
                    <w:top w:val="none" w:sz="0" w:space="0" w:color="auto"/>
                    <w:left w:val="none" w:sz="0" w:space="0" w:color="auto"/>
                    <w:bottom w:val="none" w:sz="0" w:space="0" w:color="auto"/>
                    <w:right w:val="none" w:sz="0" w:space="0" w:color="auto"/>
                  </w:divBdr>
                </w:div>
                <w:div w:id="28990601">
                  <w:marLeft w:val="0"/>
                  <w:marRight w:val="0"/>
                  <w:marTop w:val="0"/>
                  <w:marBottom w:val="0"/>
                  <w:divBdr>
                    <w:top w:val="none" w:sz="0" w:space="0" w:color="auto"/>
                    <w:left w:val="none" w:sz="0" w:space="0" w:color="auto"/>
                    <w:bottom w:val="none" w:sz="0" w:space="0" w:color="auto"/>
                    <w:right w:val="none" w:sz="0" w:space="0" w:color="auto"/>
                  </w:divBdr>
                </w:div>
                <w:div w:id="31854486">
                  <w:marLeft w:val="0"/>
                  <w:marRight w:val="0"/>
                  <w:marTop w:val="0"/>
                  <w:marBottom w:val="0"/>
                  <w:divBdr>
                    <w:top w:val="none" w:sz="0" w:space="0" w:color="auto"/>
                    <w:left w:val="none" w:sz="0" w:space="0" w:color="auto"/>
                    <w:bottom w:val="none" w:sz="0" w:space="0" w:color="auto"/>
                    <w:right w:val="none" w:sz="0" w:space="0" w:color="auto"/>
                  </w:divBdr>
                </w:div>
                <w:div w:id="33969983">
                  <w:marLeft w:val="0"/>
                  <w:marRight w:val="0"/>
                  <w:marTop w:val="0"/>
                  <w:marBottom w:val="0"/>
                  <w:divBdr>
                    <w:top w:val="none" w:sz="0" w:space="0" w:color="auto"/>
                    <w:left w:val="none" w:sz="0" w:space="0" w:color="auto"/>
                    <w:bottom w:val="none" w:sz="0" w:space="0" w:color="auto"/>
                    <w:right w:val="none" w:sz="0" w:space="0" w:color="auto"/>
                  </w:divBdr>
                </w:div>
                <w:div w:id="36394835">
                  <w:marLeft w:val="0"/>
                  <w:marRight w:val="0"/>
                  <w:marTop w:val="0"/>
                  <w:marBottom w:val="0"/>
                  <w:divBdr>
                    <w:top w:val="none" w:sz="0" w:space="0" w:color="auto"/>
                    <w:left w:val="none" w:sz="0" w:space="0" w:color="auto"/>
                    <w:bottom w:val="none" w:sz="0" w:space="0" w:color="auto"/>
                    <w:right w:val="none" w:sz="0" w:space="0" w:color="auto"/>
                  </w:divBdr>
                </w:div>
                <w:div w:id="37171426">
                  <w:marLeft w:val="0"/>
                  <w:marRight w:val="0"/>
                  <w:marTop w:val="0"/>
                  <w:marBottom w:val="0"/>
                  <w:divBdr>
                    <w:top w:val="none" w:sz="0" w:space="0" w:color="auto"/>
                    <w:left w:val="none" w:sz="0" w:space="0" w:color="auto"/>
                    <w:bottom w:val="none" w:sz="0" w:space="0" w:color="auto"/>
                    <w:right w:val="none" w:sz="0" w:space="0" w:color="auto"/>
                  </w:divBdr>
                </w:div>
                <w:div w:id="38945787">
                  <w:marLeft w:val="0"/>
                  <w:marRight w:val="0"/>
                  <w:marTop w:val="0"/>
                  <w:marBottom w:val="0"/>
                  <w:divBdr>
                    <w:top w:val="none" w:sz="0" w:space="0" w:color="auto"/>
                    <w:left w:val="none" w:sz="0" w:space="0" w:color="auto"/>
                    <w:bottom w:val="none" w:sz="0" w:space="0" w:color="auto"/>
                    <w:right w:val="none" w:sz="0" w:space="0" w:color="auto"/>
                  </w:divBdr>
                </w:div>
                <w:div w:id="39089249">
                  <w:marLeft w:val="0"/>
                  <w:marRight w:val="0"/>
                  <w:marTop w:val="0"/>
                  <w:marBottom w:val="0"/>
                  <w:divBdr>
                    <w:top w:val="none" w:sz="0" w:space="0" w:color="auto"/>
                    <w:left w:val="none" w:sz="0" w:space="0" w:color="auto"/>
                    <w:bottom w:val="none" w:sz="0" w:space="0" w:color="auto"/>
                    <w:right w:val="none" w:sz="0" w:space="0" w:color="auto"/>
                  </w:divBdr>
                </w:div>
                <w:div w:id="41097402">
                  <w:marLeft w:val="0"/>
                  <w:marRight w:val="0"/>
                  <w:marTop w:val="0"/>
                  <w:marBottom w:val="0"/>
                  <w:divBdr>
                    <w:top w:val="none" w:sz="0" w:space="0" w:color="auto"/>
                    <w:left w:val="none" w:sz="0" w:space="0" w:color="auto"/>
                    <w:bottom w:val="none" w:sz="0" w:space="0" w:color="auto"/>
                    <w:right w:val="none" w:sz="0" w:space="0" w:color="auto"/>
                  </w:divBdr>
                </w:div>
                <w:div w:id="41558871">
                  <w:marLeft w:val="0"/>
                  <w:marRight w:val="0"/>
                  <w:marTop w:val="0"/>
                  <w:marBottom w:val="0"/>
                  <w:divBdr>
                    <w:top w:val="none" w:sz="0" w:space="0" w:color="auto"/>
                    <w:left w:val="none" w:sz="0" w:space="0" w:color="auto"/>
                    <w:bottom w:val="none" w:sz="0" w:space="0" w:color="auto"/>
                    <w:right w:val="none" w:sz="0" w:space="0" w:color="auto"/>
                  </w:divBdr>
                </w:div>
                <w:div w:id="43146337">
                  <w:marLeft w:val="0"/>
                  <w:marRight w:val="0"/>
                  <w:marTop w:val="0"/>
                  <w:marBottom w:val="0"/>
                  <w:divBdr>
                    <w:top w:val="none" w:sz="0" w:space="0" w:color="auto"/>
                    <w:left w:val="none" w:sz="0" w:space="0" w:color="auto"/>
                    <w:bottom w:val="none" w:sz="0" w:space="0" w:color="auto"/>
                    <w:right w:val="none" w:sz="0" w:space="0" w:color="auto"/>
                  </w:divBdr>
                </w:div>
                <w:div w:id="43531726">
                  <w:marLeft w:val="0"/>
                  <w:marRight w:val="0"/>
                  <w:marTop w:val="0"/>
                  <w:marBottom w:val="0"/>
                  <w:divBdr>
                    <w:top w:val="none" w:sz="0" w:space="0" w:color="auto"/>
                    <w:left w:val="none" w:sz="0" w:space="0" w:color="auto"/>
                    <w:bottom w:val="none" w:sz="0" w:space="0" w:color="auto"/>
                    <w:right w:val="none" w:sz="0" w:space="0" w:color="auto"/>
                  </w:divBdr>
                </w:div>
                <w:div w:id="44261324">
                  <w:marLeft w:val="0"/>
                  <w:marRight w:val="0"/>
                  <w:marTop w:val="0"/>
                  <w:marBottom w:val="0"/>
                  <w:divBdr>
                    <w:top w:val="none" w:sz="0" w:space="0" w:color="auto"/>
                    <w:left w:val="none" w:sz="0" w:space="0" w:color="auto"/>
                    <w:bottom w:val="none" w:sz="0" w:space="0" w:color="auto"/>
                    <w:right w:val="none" w:sz="0" w:space="0" w:color="auto"/>
                  </w:divBdr>
                </w:div>
                <w:div w:id="44915149">
                  <w:marLeft w:val="0"/>
                  <w:marRight w:val="0"/>
                  <w:marTop w:val="0"/>
                  <w:marBottom w:val="0"/>
                  <w:divBdr>
                    <w:top w:val="none" w:sz="0" w:space="0" w:color="auto"/>
                    <w:left w:val="none" w:sz="0" w:space="0" w:color="auto"/>
                    <w:bottom w:val="none" w:sz="0" w:space="0" w:color="auto"/>
                    <w:right w:val="none" w:sz="0" w:space="0" w:color="auto"/>
                  </w:divBdr>
                </w:div>
                <w:div w:id="45225052">
                  <w:marLeft w:val="0"/>
                  <w:marRight w:val="0"/>
                  <w:marTop w:val="0"/>
                  <w:marBottom w:val="0"/>
                  <w:divBdr>
                    <w:top w:val="none" w:sz="0" w:space="0" w:color="auto"/>
                    <w:left w:val="none" w:sz="0" w:space="0" w:color="auto"/>
                    <w:bottom w:val="none" w:sz="0" w:space="0" w:color="auto"/>
                    <w:right w:val="none" w:sz="0" w:space="0" w:color="auto"/>
                  </w:divBdr>
                </w:div>
                <w:div w:id="46950470">
                  <w:marLeft w:val="0"/>
                  <w:marRight w:val="0"/>
                  <w:marTop w:val="0"/>
                  <w:marBottom w:val="0"/>
                  <w:divBdr>
                    <w:top w:val="none" w:sz="0" w:space="0" w:color="auto"/>
                    <w:left w:val="none" w:sz="0" w:space="0" w:color="auto"/>
                    <w:bottom w:val="none" w:sz="0" w:space="0" w:color="auto"/>
                    <w:right w:val="none" w:sz="0" w:space="0" w:color="auto"/>
                  </w:divBdr>
                </w:div>
                <w:div w:id="47074212">
                  <w:marLeft w:val="0"/>
                  <w:marRight w:val="0"/>
                  <w:marTop w:val="0"/>
                  <w:marBottom w:val="0"/>
                  <w:divBdr>
                    <w:top w:val="none" w:sz="0" w:space="0" w:color="auto"/>
                    <w:left w:val="none" w:sz="0" w:space="0" w:color="auto"/>
                    <w:bottom w:val="none" w:sz="0" w:space="0" w:color="auto"/>
                    <w:right w:val="none" w:sz="0" w:space="0" w:color="auto"/>
                  </w:divBdr>
                </w:div>
                <w:div w:id="47458267">
                  <w:marLeft w:val="0"/>
                  <w:marRight w:val="0"/>
                  <w:marTop w:val="0"/>
                  <w:marBottom w:val="0"/>
                  <w:divBdr>
                    <w:top w:val="none" w:sz="0" w:space="0" w:color="auto"/>
                    <w:left w:val="none" w:sz="0" w:space="0" w:color="auto"/>
                    <w:bottom w:val="none" w:sz="0" w:space="0" w:color="auto"/>
                    <w:right w:val="none" w:sz="0" w:space="0" w:color="auto"/>
                  </w:divBdr>
                </w:div>
                <w:div w:id="49422464">
                  <w:marLeft w:val="0"/>
                  <w:marRight w:val="0"/>
                  <w:marTop w:val="0"/>
                  <w:marBottom w:val="0"/>
                  <w:divBdr>
                    <w:top w:val="none" w:sz="0" w:space="0" w:color="auto"/>
                    <w:left w:val="none" w:sz="0" w:space="0" w:color="auto"/>
                    <w:bottom w:val="none" w:sz="0" w:space="0" w:color="auto"/>
                    <w:right w:val="none" w:sz="0" w:space="0" w:color="auto"/>
                  </w:divBdr>
                </w:div>
                <w:div w:id="51390858">
                  <w:marLeft w:val="0"/>
                  <w:marRight w:val="0"/>
                  <w:marTop w:val="0"/>
                  <w:marBottom w:val="0"/>
                  <w:divBdr>
                    <w:top w:val="none" w:sz="0" w:space="0" w:color="auto"/>
                    <w:left w:val="none" w:sz="0" w:space="0" w:color="auto"/>
                    <w:bottom w:val="none" w:sz="0" w:space="0" w:color="auto"/>
                    <w:right w:val="none" w:sz="0" w:space="0" w:color="auto"/>
                  </w:divBdr>
                </w:div>
                <w:div w:id="51779169">
                  <w:marLeft w:val="0"/>
                  <w:marRight w:val="0"/>
                  <w:marTop w:val="0"/>
                  <w:marBottom w:val="0"/>
                  <w:divBdr>
                    <w:top w:val="none" w:sz="0" w:space="0" w:color="auto"/>
                    <w:left w:val="none" w:sz="0" w:space="0" w:color="auto"/>
                    <w:bottom w:val="none" w:sz="0" w:space="0" w:color="auto"/>
                    <w:right w:val="none" w:sz="0" w:space="0" w:color="auto"/>
                  </w:divBdr>
                </w:div>
                <w:div w:id="53160548">
                  <w:marLeft w:val="0"/>
                  <w:marRight w:val="0"/>
                  <w:marTop w:val="0"/>
                  <w:marBottom w:val="0"/>
                  <w:divBdr>
                    <w:top w:val="none" w:sz="0" w:space="0" w:color="auto"/>
                    <w:left w:val="none" w:sz="0" w:space="0" w:color="auto"/>
                    <w:bottom w:val="none" w:sz="0" w:space="0" w:color="auto"/>
                    <w:right w:val="none" w:sz="0" w:space="0" w:color="auto"/>
                  </w:divBdr>
                </w:div>
                <w:div w:id="53742624">
                  <w:marLeft w:val="0"/>
                  <w:marRight w:val="0"/>
                  <w:marTop w:val="0"/>
                  <w:marBottom w:val="0"/>
                  <w:divBdr>
                    <w:top w:val="none" w:sz="0" w:space="0" w:color="auto"/>
                    <w:left w:val="none" w:sz="0" w:space="0" w:color="auto"/>
                    <w:bottom w:val="none" w:sz="0" w:space="0" w:color="auto"/>
                    <w:right w:val="none" w:sz="0" w:space="0" w:color="auto"/>
                  </w:divBdr>
                </w:div>
                <w:div w:id="54200969">
                  <w:marLeft w:val="0"/>
                  <w:marRight w:val="0"/>
                  <w:marTop w:val="0"/>
                  <w:marBottom w:val="0"/>
                  <w:divBdr>
                    <w:top w:val="none" w:sz="0" w:space="0" w:color="auto"/>
                    <w:left w:val="none" w:sz="0" w:space="0" w:color="auto"/>
                    <w:bottom w:val="none" w:sz="0" w:space="0" w:color="auto"/>
                    <w:right w:val="none" w:sz="0" w:space="0" w:color="auto"/>
                  </w:divBdr>
                </w:div>
                <w:div w:id="57024061">
                  <w:marLeft w:val="0"/>
                  <w:marRight w:val="0"/>
                  <w:marTop w:val="0"/>
                  <w:marBottom w:val="0"/>
                  <w:divBdr>
                    <w:top w:val="none" w:sz="0" w:space="0" w:color="auto"/>
                    <w:left w:val="none" w:sz="0" w:space="0" w:color="auto"/>
                    <w:bottom w:val="none" w:sz="0" w:space="0" w:color="auto"/>
                    <w:right w:val="none" w:sz="0" w:space="0" w:color="auto"/>
                  </w:divBdr>
                </w:div>
                <w:div w:id="57940610">
                  <w:marLeft w:val="0"/>
                  <w:marRight w:val="0"/>
                  <w:marTop w:val="0"/>
                  <w:marBottom w:val="0"/>
                  <w:divBdr>
                    <w:top w:val="none" w:sz="0" w:space="0" w:color="auto"/>
                    <w:left w:val="none" w:sz="0" w:space="0" w:color="auto"/>
                    <w:bottom w:val="none" w:sz="0" w:space="0" w:color="auto"/>
                    <w:right w:val="none" w:sz="0" w:space="0" w:color="auto"/>
                  </w:divBdr>
                </w:div>
                <w:div w:id="58528739">
                  <w:marLeft w:val="0"/>
                  <w:marRight w:val="0"/>
                  <w:marTop w:val="0"/>
                  <w:marBottom w:val="0"/>
                  <w:divBdr>
                    <w:top w:val="none" w:sz="0" w:space="0" w:color="auto"/>
                    <w:left w:val="none" w:sz="0" w:space="0" w:color="auto"/>
                    <w:bottom w:val="none" w:sz="0" w:space="0" w:color="auto"/>
                    <w:right w:val="none" w:sz="0" w:space="0" w:color="auto"/>
                  </w:divBdr>
                </w:div>
                <w:div w:id="63451530">
                  <w:marLeft w:val="0"/>
                  <w:marRight w:val="0"/>
                  <w:marTop w:val="0"/>
                  <w:marBottom w:val="0"/>
                  <w:divBdr>
                    <w:top w:val="none" w:sz="0" w:space="0" w:color="auto"/>
                    <w:left w:val="none" w:sz="0" w:space="0" w:color="auto"/>
                    <w:bottom w:val="none" w:sz="0" w:space="0" w:color="auto"/>
                    <w:right w:val="none" w:sz="0" w:space="0" w:color="auto"/>
                  </w:divBdr>
                </w:div>
                <w:div w:id="64033542">
                  <w:marLeft w:val="0"/>
                  <w:marRight w:val="0"/>
                  <w:marTop w:val="0"/>
                  <w:marBottom w:val="0"/>
                  <w:divBdr>
                    <w:top w:val="none" w:sz="0" w:space="0" w:color="auto"/>
                    <w:left w:val="none" w:sz="0" w:space="0" w:color="auto"/>
                    <w:bottom w:val="none" w:sz="0" w:space="0" w:color="auto"/>
                    <w:right w:val="none" w:sz="0" w:space="0" w:color="auto"/>
                  </w:divBdr>
                </w:div>
                <w:div w:id="65029716">
                  <w:marLeft w:val="0"/>
                  <w:marRight w:val="0"/>
                  <w:marTop w:val="0"/>
                  <w:marBottom w:val="0"/>
                  <w:divBdr>
                    <w:top w:val="none" w:sz="0" w:space="0" w:color="auto"/>
                    <w:left w:val="none" w:sz="0" w:space="0" w:color="auto"/>
                    <w:bottom w:val="none" w:sz="0" w:space="0" w:color="auto"/>
                    <w:right w:val="none" w:sz="0" w:space="0" w:color="auto"/>
                  </w:divBdr>
                </w:div>
                <w:div w:id="65032954">
                  <w:marLeft w:val="0"/>
                  <w:marRight w:val="0"/>
                  <w:marTop w:val="0"/>
                  <w:marBottom w:val="0"/>
                  <w:divBdr>
                    <w:top w:val="none" w:sz="0" w:space="0" w:color="auto"/>
                    <w:left w:val="none" w:sz="0" w:space="0" w:color="auto"/>
                    <w:bottom w:val="none" w:sz="0" w:space="0" w:color="auto"/>
                    <w:right w:val="none" w:sz="0" w:space="0" w:color="auto"/>
                  </w:divBdr>
                </w:div>
                <w:div w:id="65341403">
                  <w:marLeft w:val="0"/>
                  <w:marRight w:val="0"/>
                  <w:marTop w:val="0"/>
                  <w:marBottom w:val="0"/>
                  <w:divBdr>
                    <w:top w:val="none" w:sz="0" w:space="0" w:color="auto"/>
                    <w:left w:val="none" w:sz="0" w:space="0" w:color="auto"/>
                    <w:bottom w:val="none" w:sz="0" w:space="0" w:color="auto"/>
                    <w:right w:val="none" w:sz="0" w:space="0" w:color="auto"/>
                  </w:divBdr>
                </w:div>
                <w:div w:id="65420513">
                  <w:marLeft w:val="0"/>
                  <w:marRight w:val="0"/>
                  <w:marTop w:val="0"/>
                  <w:marBottom w:val="0"/>
                  <w:divBdr>
                    <w:top w:val="none" w:sz="0" w:space="0" w:color="auto"/>
                    <w:left w:val="none" w:sz="0" w:space="0" w:color="auto"/>
                    <w:bottom w:val="none" w:sz="0" w:space="0" w:color="auto"/>
                    <w:right w:val="none" w:sz="0" w:space="0" w:color="auto"/>
                  </w:divBdr>
                </w:div>
                <w:div w:id="67307913">
                  <w:marLeft w:val="0"/>
                  <w:marRight w:val="0"/>
                  <w:marTop w:val="0"/>
                  <w:marBottom w:val="0"/>
                  <w:divBdr>
                    <w:top w:val="none" w:sz="0" w:space="0" w:color="auto"/>
                    <w:left w:val="none" w:sz="0" w:space="0" w:color="auto"/>
                    <w:bottom w:val="none" w:sz="0" w:space="0" w:color="auto"/>
                    <w:right w:val="none" w:sz="0" w:space="0" w:color="auto"/>
                  </w:divBdr>
                </w:div>
                <w:div w:id="68238995">
                  <w:marLeft w:val="0"/>
                  <w:marRight w:val="0"/>
                  <w:marTop w:val="0"/>
                  <w:marBottom w:val="0"/>
                  <w:divBdr>
                    <w:top w:val="none" w:sz="0" w:space="0" w:color="auto"/>
                    <w:left w:val="none" w:sz="0" w:space="0" w:color="auto"/>
                    <w:bottom w:val="none" w:sz="0" w:space="0" w:color="auto"/>
                    <w:right w:val="none" w:sz="0" w:space="0" w:color="auto"/>
                  </w:divBdr>
                </w:div>
                <w:div w:id="68354050">
                  <w:marLeft w:val="0"/>
                  <w:marRight w:val="0"/>
                  <w:marTop w:val="0"/>
                  <w:marBottom w:val="0"/>
                  <w:divBdr>
                    <w:top w:val="none" w:sz="0" w:space="0" w:color="auto"/>
                    <w:left w:val="none" w:sz="0" w:space="0" w:color="auto"/>
                    <w:bottom w:val="none" w:sz="0" w:space="0" w:color="auto"/>
                    <w:right w:val="none" w:sz="0" w:space="0" w:color="auto"/>
                  </w:divBdr>
                </w:div>
                <w:div w:id="71046404">
                  <w:marLeft w:val="0"/>
                  <w:marRight w:val="0"/>
                  <w:marTop w:val="0"/>
                  <w:marBottom w:val="0"/>
                  <w:divBdr>
                    <w:top w:val="none" w:sz="0" w:space="0" w:color="auto"/>
                    <w:left w:val="none" w:sz="0" w:space="0" w:color="auto"/>
                    <w:bottom w:val="none" w:sz="0" w:space="0" w:color="auto"/>
                    <w:right w:val="none" w:sz="0" w:space="0" w:color="auto"/>
                  </w:divBdr>
                </w:div>
                <w:div w:id="71393544">
                  <w:marLeft w:val="0"/>
                  <w:marRight w:val="0"/>
                  <w:marTop w:val="0"/>
                  <w:marBottom w:val="0"/>
                  <w:divBdr>
                    <w:top w:val="none" w:sz="0" w:space="0" w:color="auto"/>
                    <w:left w:val="none" w:sz="0" w:space="0" w:color="auto"/>
                    <w:bottom w:val="none" w:sz="0" w:space="0" w:color="auto"/>
                    <w:right w:val="none" w:sz="0" w:space="0" w:color="auto"/>
                  </w:divBdr>
                </w:div>
                <w:div w:id="72091874">
                  <w:marLeft w:val="0"/>
                  <w:marRight w:val="0"/>
                  <w:marTop w:val="0"/>
                  <w:marBottom w:val="0"/>
                  <w:divBdr>
                    <w:top w:val="none" w:sz="0" w:space="0" w:color="auto"/>
                    <w:left w:val="none" w:sz="0" w:space="0" w:color="auto"/>
                    <w:bottom w:val="none" w:sz="0" w:space="0" w:color="auto"/>
                    <w:right w:val="none" w:sz="0" w:space="0" w:color="auto"/>
                  </w:divBdr>
                </w:div>
                <w:div w:id="72289089">
                  <w:marLeft w:val="0"/>
                  <w:marRight w:val="0"/>
                  <w:marTop w:val="0"/>
                  <w:marBottom w:val="0"/>
                  <w:divBdr>
                    <w:top w:val="none" w:sz="0" w:space="0" w:color="auto"/>
                    <w:left w:val="none" w:sz="0" w:space="0" w:color="auto"/>
                    <w:bottom w:val="none" w:sz="0" w:space="0" w:color="auto"/>
                    <w:right w:val="none" w:sz="0" w:space="0" w:color="auto"/>
                  </w:divBdr>
                </w:div>
                <w:div w:id="72435796">
                  <w:marLeft w:val="0"/>
                  <w:marRight w:val="0"/>
                  <w:marTop w:val="0"/>
                  <w:marBottom w:val="0"/>
                  <w:divBdr>
                    <w:top w:val="none" w:sz="0" w:space="0" w:color="auto"/>
                    <w:left w:val="none" w:sz="0" w:space="0" w:color="auto"/>
                    <w:bottom w:val="none" w:sz="0" w:space="0" w:color="auto"/>
                    <w:right w:val="none" w:sz="0" w:space="0" w:color="auto"/>
                  </w:divBdr>
                </w:div>
                <w:div w:id="74669308">
                  <w:marLeft w:val="0"/>
                  <w:marRight w:val="0"/>
                  <w:marTop w:val="0"/>
                  <w:marBottom w:val="0"/>
                  <w:divBdr>
                    <w:top w:val="none" w:sz="0" w:space="0" w:color="auto"/>
                    <w:left w:val="none" w:sz="0" w:space="0" w:color="auto"/>
                    <w:bottom w:val="none" w:sz="0" w:space="0" w:color="auto"/>
                    <w:right w:val="none" w:sz="0" w:space="0" w:color="auto"/>
                  </w:divBdr>
                </w:div>
                <w:div w:id="74715316">
                  <w:marLeft w:val="0"/>
                  <w:marRight w:val="0"/>
                  <w:marTop w:val="0"/>
                  <w:marBottom w:val="0"/>
                  <w:divBdr>
                    <w:top w:val="none" w:sz="0" w:space="0" w:color="auto"/>
                    <w:left w:val="none" w:sz="0" w:space="0" w:color="auto"/>
                    <w:bottom w:val="none" w:sz="0" w:space="0" w:color="auto"/>
                    <w:right w:val="none" w:sz="0" w:space="0" w:color="auto"/>
                  </w:divBdr>
                </w:div>
                <w:div w:id="74908742">
                  <w:marLeft w:val="0"/>
                  <w:marRight w:val="0"/>
                  <w:marTop w:val="0"/>
                  <w:marBottom w:val="0"/>
                  <w:divBdr>
                    <w:top w:val="none" w:sz="0" w:space="0" w:color="auto"/>
                    <w:left w:val="none" w:sz="0" w:space="0" w:color="auto"/>
                    <w:bottom w:val="none" w:sz="0" w:space="0" w:color="auto"/>
                    <w:right w:val="none" w:sz="0" w:space="0" w:color="auto"/>
                  </w:divBdr>
                </w:div>
                <w:div w:id="75397520">
                  <w:marLeft w:val="0"/>
                  <w:marRight w:val="0"/>
                  <w:marTop w:val="0"/>
                  <w:marBottom w:val="0"/>
                  <w:divBdr>
                    <w:top w:val="none" w:sz="0" w:space="0" w:color="auto"/>
                    <w:left w:val="none" w:sz="0" w:space="0" w:color="auto"/>
                    <w:bottom w:val="none" w:sz="0" w:space="0" w:color="auto"/>
                    <w:right w:val="none" w:sz="0" w:space="0" w:color="auto"/>
                  </w:divBdr>
                </w:div>
                <w:div w:id="76446177">
                  <w:marLeft w:val="0"/>
                  <w:marRight w:val="0"/>
                  <w:marTop w:val="0"/>
                  <w:marBottom w:val="0"/>
                  <w:divBdr>
                    <w:top w:val="none" w:sz="0" w:space="0" w:color="auto"/>
                    <w:left w:val="none" w:sz="0" w:space="0" w:color="auto"/>
                    <w:bottom w:val="none" w:sz="0" w:space="0" w:color="auto"/>
                    <w:right w:val="none" w:sz="0" w:space="0" w:color="auto"/>
                  </w:divBdr>
                </w:div>
                <w:div w:id="79375294">
                  <w:marLeft w:val="0"/>
                  <w:marRight w:val="0"/>
                  <w:marTop w:val="0"/>
                  <w:marBottom w:val="0"/>
                  <w:divBdr>
                    <w:top w:val="none" w:sz="0" w:space="0" w:color="auto"/>
                    <w:left w:val="none" w:sz="0" w:space="0" w:color="auto"/>
                    <w:bottom w:val="none" w:sz="0" w:space="0" w:color="auto"/>
                    <w:right w:val="none" w:sz="0" w:space="0" w:color="auto"/>
                  </w:divBdr>
                </w:div>
                <w:div w:id="80493781">
                  <w:marLeft w:val="0"/>
                  <w:marRight w:val="0"/>
                  <w:marTop w:val="0"/>
                  <w:marBottom w:val="0"/>
                  <w:divBdr>
                    <w:top w:val="none" w:sz="0" w:space="0" w:color="auto"/>
                    <w:left w:val="none" w:sz="0" w:space="0" w:color="auto"/>
                    <w:bottom w:val="none" w:sz="0" w:space="0" w:color="auto"/>
                    <w:right w:val="none" w:sz="0" w:space="0" w:color="auto"/>
                  </w:divBdr>
                </w:div>
                <w:div w:id="81075268">
                  <w:marLeft w:val="0"/>
                  <w:marRight w:val="0"/>
                  <w:marTop w:val="0"/>
                  <w:marBottom w:val="0"/>
                  <w:divBdr>
                    <w:top w:val="none" w:sz="0" w:space="0" w:color="auto"/>
                    <w:left w:val="none" w:sz="0" w:space="0" w:color="auto"/>
                    <w:bottom w:val="none" w:sz="0" w:space="0" w:color="auto"/>
                    <w:right w:val="none" w:sz="0" w:space="0" w:color="auto"/>
                  </w:divBdr>
                </w:div>
                <w:div w:id="82118674">
                  <w:marLeft w:val="0"/>
                  <w:marRight w:val="0"/>
                  <w:marTop w:val="0"/>
                  <w:marBottom w:val="0"/>
                  <w:divBdr>
                    <w:top w:val="none" w:sz="0" w:space="0" w:color="auto"/>
                    <w:left w:val="none" w:sz="0" w:space="0" w:color="auto"/>
                    <w:bottom w:val="none" w:sz="0" w:space="0" w:color="auto"/>
                    <w:right w:val="none" w:sz="0" w:space="0" w:color="auto"/>
                  </w:divBdr>
                </w:div>
                <w:div w:id="82730559">
                  <w:marLeft w:val="0"/>
                  <w:marRight w:val="0"/>
                  <w:marTop w:val="0"/>
                  <w:marBottom w:val="0"/>
                  <w:divBdr>
                    <w:top w:val="none" w:sz="0" w:space="0" w:color="auto"/>
                    <w:left w:val="none" w:sz="0" w:space="0" w:color="auto"/>
                    <w:bottom w:val="none" w:sz="0" w:space="0" w:color="auto"/>
                    <w:right w:val="none" w:sz="0" w:space="0" w:color="auto"/>
                  </w:divBdr>
                </w:div>
                <w:div w:id="82731062">
                  <w:marLeft w:val="0"/>
                  <w:marRight w:val="0"/>
                  <w:marTop w:val="0"/>
                  <w:marBottom w:val="0"/>
                  <w:divBdr>
                    <w:top w:val="none" w:sz="0" w:space="0" w:color="auto"/>
                    <w:left w:val="none" w:sz="0" w:space="0" w:color="auto"/>
                    <w:bottom w:val="none" w:sz="0" w:space="0" w:color="auto"/>
                    <w:right w:val="none" w:sz="0" w:space="0" w:color="auto"/>
                  </w:divBdr>
                </w:div>
                <w:div w:id="82997129">
                  <w:marLeft w:val="0"/>
                  <w:marRight w:val="0"/>
                  <w:marTop w:val="0"/>
                  <w:marBottom w:val="0"/>
                  <w:divBdr>
                    <w:top w:val="none" w:sz="0" w:space="0" w:color="auto"/>
                    <w:left w:val="none" w:sz="0" w:space="0" w:color="auto"/>
                    <w:bottom w:val="none" w:sz="0" w:space="0" w:color="auto"/>
                    <w:right w:val="none" w:sz="0" w:space="0" w:color="auto"/>
                  </w:divBdr>
                </w:div>
                <w:div w:id="83965663">
                  <w:marLeft w:val="0"/>
                  <w:marRight w:val="0"/>
                  <w:marTop w:val="0"/>
                  <w:marBottom w:val="0"/>
                  <w:divBdr>
                    <w:top w:val="none" w:sz="0" w:space="0" w:color="auto"/>
                    <w:left w:val="none" w:sz="0" w:space="0" w:color="auto"/>
                    <w:bottom w:val="none" w:sz="0" w:space="0" w:color="auto"/>
                    <w:right w:val="none" w:sz="0" w:space="0" w:color="auto"/>
                  </w:divBdr>
                </w:div>
                <w:div w:id="87507328">
                  <w:marLeft w:val="0"/>
                  <w:marRight w:val="0"/>
                  <w:marTop w:val="0"/>
                  <w:marBottom w:val="0"/>
                  <w:divBdr>
                    <w:top w:val="none" w:sz="0" w:space="0" w:color="auto"/>
                    <w:left w:val="none" w:sz="0" w:space="0" w:color="auto"/>
                    <w:bottom w:val="none" w:sz="0" w:space="0" w:color="auto"/>
                    <w:right w:val="none" w:sz="0" w:space="0" w:color="auto"/>
                  </w:divBdr>
                </w:div>
                <w:div w:id="89157062">
                  <w:marLeft w:val="0"/>
                  <w:marRight w:val="0"/>
                  <w:marTop w:val="0"/>
                  <w:marBottom w:val="0"/>
                  <w:divBdr>
                    <w:top w:val="none" w:sz="0" w:space="0" w:color="auto"/>
                    <w:left w:val="none" w:sz="0" w:space="0" w:color="auto"/>
                    <w:bottom w:val="none" w:sz="0" w:space="0" w:color="auto"/>
                    <w:right w:val="none" w:sz="0" w:space="0" w:color="auto"/>
                  </w:divBdr>
                </w:div>
                <w:div w:id="89548839">
                  <w:marLeft w:val="0"/>
                  <w:marRight w:val="0"/>
                  <w:marTop w:val="0"/>
                  <w:marBottom w:val="0"/>
                  <w:divBdr>
                    <w:top w:val="none" w:sz="0" w:space="0" w:color="auto"/>
                    <w:left w:val="none" w:sz="0" w:space="0" w:color="auto"/>
                    <w:bottom w:val="none" w:sz="0" w:space="0" w:color="auto"/>
                    <w:right w:val="none" w:sz="0" w:space="0" w:color="auto"/>
                  </w:divBdr>
                </w:div>
                <w:div w:id="90131092">
                  <w:marLeft w:val="0"/>
                  <w:marRight w:val="0"/>
                  <w:marTop w:val="0"/>
                  <w:marBottom w:val="0"/>
                  <w:divBdr>
                    <w:top w:val="none" w:sz="0" w:space="0" w:color="auto"/>
                    <w:left w:val="none" w:sz="0" w:space="0" w:color="auto"/>
                    <w:bottom w:val="none" w:sz="0" w:space="0" w:color="auto"/>
                    <w:right w:val="none" w:sz="0" w:space="0" w:color="auto"/>
                  </w:divBdr>
                </w:div>
                <w:div w:id="90244072">
                  <w:marLeft w:val="0"/>
                  <w:marRight w:val="0"/>
                  <w:marTop w:val="0"/>
                  <w:marBottom w:val="0"/>
                  <w:divBdr>
                    <w:top w:val="none" w:sz="0" w:space="0" w:color="auto"/>
                    <w:left w:val="none" w:sz="0" w:space="0" w:color="auto"/>
                    <w:bottom w:val="none" w:sz="0" w:space="0" w:color="auto"/>
                    <w:right w:val="none" w:sz="0" w:space="0" w:color="auto"/>
                  </w:divBdr>
                </w:div>
                <w:div w:id="90860760">
                  <w:marLeft w:val="0"/>
                  <w:marRight w:val="0"/>
                  <w:marTop w:val="0"/>
                  <w:marBottom w:val="0"/>
                  <w:divBdr>
                    <w:top w:val="none" w:sz="0" w:space="0" w:color="auto"/>
                    <w:left w:val="none" w:sz="0" w:space="0" w:color="auto"/>
                    <w:bottom w:val="none" w:sz="0" w:space="0" w:color="auto"/>
                    <w:right w:val="none" w:sz="0" w:space="0" w:color="auto"/>
                  </w:divBdr>
                </w:div>
                <w:div w:id="92215485">
                  <w:marLeft w:val="0"/>
                  <w:marRight w:val="0"/>
                  <w:marTop w:val="0"/>
                  <w:marBottom w:val="0"/>
                  <w:divBdr>
                    <w:top w:val="none" w:sz="0" w:space="0" w:color="auto"/>
                    <w:left w:val="none" w:sz="0" w:space="0" w:color="auto"/>
                    <w:bottom w:val="none" w:sz="0" w:space="0" w:color="auto"/>
                    <w:right w:val="none" w:sz="0" w:space="0" w:color="auto"/>
                  </w:divBdr>
                </w:div>
                <w:div w:id="93290118">
                  <w:marLeft w:val="0"/>
                  <w:marRight w:val="0"/>
                  <w:marTop w:val="0"/>
                  <w:marBottom w:val="0"/>
                  <w:divBdr>
                    <w:top w:val="none" w:sz="0" w:space="0" w:color="auto"/>
                    <w:left w:val="none" w:sz="0" w:space="0" w:color="auto"/>
                    <w:bottom w:val="none" w:sz="0" w:space="0" w:color="auto"/>
                    <w:right w:val="none" w:sz="0" w:space="0" w:color="auto"/>
                  </w:divBdr>
                </w:div>
                <w:div w:id="94596922">
                  <w:marLeft w:val="0"/>
                  <w:marRight w:val="0"/>
                  <w:marTop w:val="0"/>
                  <w:marBottom w:val="0"/>
                  <w:divBdr>
                    <w:top w:val="none" w:sz="0" w:space="0" w:color="auto"/>
                    <w:left w:val="none" w:sz="0" w:space="0" w:color="auto"/>
                    <w:bottom w:val="none" w:sz="0" w:space="0" w:color="auto"/>
                    <w:right w:val="none" w:sz="0" w:space="0" w:color="auto"/>
                  </w:divBdr>
                </w:div>
                <w:div w:id="100806696">
                  <w:marLeft w:val="0"/>
                  <w:marRight w:val="0"/>
                  <w:marTop w:val="0"/>
                  <w:marBottom w:val="0"/>
                  <w:divBdr>
                    <w:top w:val="none" w:sz="0" w:space="0" w:color="auto"/>
                    <w:left w:val="none" w:sz="0" w:space="0" w:color="auto"/>
                    <w:bottom w:val="none" w:sz="0" w:space="0" w:color="auto"/>
                    <w:right w:val="none" w:sz="0" w:space="0" w:color="auto"/>
                  </w:divBdr>
                </w:div>
                <w:div w:id="102188354">
                  <w:marLeft w:val="0"/>
                  <w:marRight w:val="0"/>
                  <w:marTop w:val="0"/>
                  <w:marBottom w:val="0"/>
                  <w:divBdr>
                    <w:top w:val="none" w:sz="0" w:space="0" w:color="auto"/>
                    <w:left w:val="none" w:sz="0" w:space="0" w:color="auto"/>
                    <w:bottom w:val="none" w:sz="0" w:space="0" w:color="auto"/>
                    <w:right w:val="none" w:sz="0" w:space="0" w:color="auto"/>
                  </w:divBdr>
                </w:div>
                <w:div w:id="105085113">
                  <w:marLeft w:val="0"/>
                  <w:marRight w:val="0"/>
                  <w:marTop w:val="0"/>
                  <w:marBottom w:val="0"/>
                  <w:divBdr>
                    <w:top w:val="none" w:sz="0" w:space="0" w:color="auto"/>
                    <w:left w:val="none" w:sz="0" w:space="0" w:color="auto"/>
                    <w:bottom w:val="none" w:sz="0" w:space="0" w:color="auto"/>
                    <w:right w:val="none" w:sz="0" w:space="0" w:color="auto"/>
                  </w:divBdr>
                </w:div>
                <w:div w:id="105275304">
                  <w:marLeft w:val="0"/>
                  <w:marRight w:val="0"/>
                  <w:marTop w:val="0"/>
                  <w:marBottom w:val="0"/>
                  <w:divBdr>
                    <w:top w:val="none" w:sz="0" w:space="0" w:color="auto"/>
                    <w:left w:val="none" w:sz="0" w:space="0" w:color="auto"/>
                    <w:bottom w:val="none" w:sz="0" w:space="0" w:color="auto"/>
                    <w:right w:val="none" w:sz="0" w:space="0" w:color="auto"/>
                  </w:divBdr>
                </w:div>
                <w:div w:id="108356106">
                  <w:marLeft w:val="0"/>
                  <w:marRight w:val="0"/>
                  <w:marTop w:val="0"/>
                  <w:marBottom w:val="0"/>
                  <w:divBdr>
                    <w:top w:val="none" w:sz="0" w:space="0" w:color="auto"/>
                    <w:left w:val="none" w:sz="0" w:space="0" w:color="auto"/>
                    <w:bottom w:val="none" w:sz="0" w:space="0" w:color="auto"/>
                    <w:right w:val="none" w:sz="0" w:space="0" w:color="auto"/>
                  </w:divBdr>
                </w:div>
                <w:div w:id="108857917">
                  <w:marLeft w:val="0"/>
                  <w:marRight w:val="0"/>
                  <w:marTop w:val="0"/>
                  <w:marBottom w:val="0"/>
                  <w:divBdr>
                    <w:top w:val="none" w:sz="0" w:space="0" w:color="auto"/>
                    <w:left w:val="none" w:sz="0" w:space="0" w:color="auto"/>
                    <w:bottom w:val="none" w:sz="0" w:space="0" w:color="auto"/>
                    <w:right w:val="none" w:sz="0" w:space="0" w:color="auto"/>
                  </w:divBdr>
                </w:div>
                <w:div w:id="109057940">
                  <w:marLeft w:val="0"/>
                  <w:marRight w:val="0"/>
                  <w:marTop w:val="0"/>
                  <w:marBottom w:val="0"/>
                  <w:divBdr>
                    <w:top w:val="none" w:sz="0" w:space="0" w:color="auto"/>
                    <w:left w:val="none" w:sz="0" w:space="0" w:color="auto"/>
                    <w:bottom w:val="none" w:sz="0" w:space="0" w:color="auto"/>
                    <w:right w:val="none" w:sz="0" w:space="0" w:color="auto"/>
                  </w:divBdr>
                </w:div>
                <w:div w:id="110518421">
                  <w:marLeft w:val="0"/>
                  <w:marRight w:val="0"/>
                  <w:marTop w:val="0"/>
                  <w:marBottom w:val="0"/>
                  <w:divBdr>
                    <w:top w:val="none" w:sz="0" w:space="0" w:color="auto"/>
                    <w:left w:val="none" w:sz="0" w:space="0" w:color="auto"/>
                    <w:bottom w:val="none" w:sz="0" w:space="0" w:color="auto"/>
                    <w:right w:val="none" w:sz="0" w:space="0" w:color="auto"/>
                  </w:divBdr>
                </w:div>
                <w:div w:id="110714298">
                  <w:marLeft w:val="0"/>
                  <w:marRight w:val="0"/>
                  <w:marTop w:val="0"/>
                  <w:marBottom w:val="0"/>
                  <w:divBdr>
                    <w:top w:val="none" w:sz="0" w:space="0" w:color="auto"/>
                    <w:left w:val="none" w:sz="0" w:space="0" w:color="auto"/>
                    <w:bottom w:val="none" w:sz="0" w:space="0" w:color="auto"/>
                    <w:right w:val="none" w:sz="0" w:space="0" w:color="auto"/>
                  </w:divBdr>
                </w:div>
                <w:div w:id="111750005">
                  <w:marLeft w:val="0"/>
                  <w:marRight w:val="0"/>
                  <w:marTop w:val="0"/>
                  <w:marBottom w:val="0"/>
                  <w:divBdr>
                    <w:top w:val="none" w:sz="0" w:space="0" w:color="auto"/>
                    <w:left w:val="none" w:sz="0" w:space="0" w:color="auto"/>
                    <w:bottom w:val="none" w:sz="0" w:space="0" w:color="auto"/>
                    <w:right w:val="none" w:sz="0" w:space="0" w:color="auto"/>
                  </w:divBdr>
                </w:div>
                <w:div w:id="115685982">
                  <w:marLeft w:val="0"/>
                  <w:marRight w:val="0"/>
                  <w:marTop w:val="0"/>
                  <w:marBottom w:val="0"/>
                  <w:divBdr>
                    <w:top w:val="none" w:sz="0" w:space="0" w:color="auto"/>
                    <w:left w:val="none" w:sz="0" w:space="0" w:color="auto"/>
                    <w:bottom w:val="none" w:sz="0" w:space="0" w:color="auto"/>
                    <w:right w:val="none" w:sz="0" w:space="0" w:color="auto"/>
                  </w:divBdr>
                </w:div>
                <w:div w:id="115949537">
                  <w:marLeft w:val="0"/>
                  <w:marRight w:val="0"/>
                  <w:marTop w:val="0"/>
                  <w:marBottom w:val="0"/>
                  <w:divBdr>
                    <w:top w:val="none" w:sz="0" w:space="0" w:color="auto"/>
                    <w:left w:val="none" w:sz="0" w:space="0" w:color="auto"/>
                    <w:bottom w:val="none" w:sz="0" w:space="0" w:color="auto"/>
                    <w:right w:val="none" w:sz="0" w:space="0" w:color="auto"/>
                  </w:divBdr>
                </w:div>
                <w:div w:id="117071962">
                  <w:marLeft w:val="0"/>
                  <w:marRight w:val="0"/>
                  <w:marTop w:val="0"/>
                  <w:marBottom w:val="0"/>
                  <w:divBdr>
                    <w:top w:val="none" w:sz="0" w:space="0" w:color="auto"/>
                    <w:left w:val="none" w:sz="0" w:space="0" w:color="auto"/>
                    <w:bottom w:val="none" w:sz="0" w:space="0" w:color="auto"/>
                    <w:right w:val="none" w:sz="0" w:space="0" w:color="auto"/>
                  </w:divBdr>
                </w:div>
                <w:div w:id="117376900">
                  <w:marLeft w:val="0"/>
                  <w:marRight w:val="0"/>
                  <w:marTop w:val="0"/>
                  <w:marBottom w:val="0"/>
                  <w:divBdr>
                    <w:top w:val="none" w:sz="0" w:space="0" w:color="auto"/>
                    <w:left w:val="none" w:sz="0" w:space="0" w:color="auto"/>
                    <w:bottom w:val="none" w:sz="0" w:space="0" w:color="auto"/>
                    <w:right w:val="none" w:sz="0" w:space="0" w:color="auto"/>
                  </w:divBdr>
                </w:div>
                <w:div w:id="118573972">
                  <w:marLeft w:val="0"/>
                  <w:marRight w:val="0"/>
                  <w:marTop w:val="0"/>
                  <w:marBottom w:val="0"/>
                  <w:divBdr>
                    <w:top w:val="none" w:sz="0" w:space="0" w:color="auto"/>
                    <w:left w:val="none" w:sz="0" w:space="0" w:color="auto"/>
                    <w:bottom w:val="none" w:sz="0" w:space="0" w:color="auto"/>
                    <w:right w:val="none" w:sz="0" w:space="0" w:color="auto"/>
                  </w:divBdr>
                </w:div>
                <w:div w:id="120268005">
                  <w:marLeft w:val="0"/>
                  <w:marRight w:val="0"/>
                  <w:marTop w:val="0"/>
                  <w:marBottom w:val="0"/>
                  <w:divBdr>
                    <w:top w:val="none" w:sz="0" w:space="0" w:color="auto"/>
                    <w:left w:val="none" w:sz="0" w:space="0" w:color="auto"/>
                    <w:bottom w:val="none" w:sz="0" w:space="0" w:color="auto"/>
                    <w:right w:val="none" w:sz="0" w:space="0" w:color="auto"/>
                  </w:divBdr>
                </w:div>
                <w:div w:id="120658720">
                  <w:marLeft w:val="0"/>
                  <w:marRight w:val="0"/>
                  <w:marTop w:val="0"/>
                  <w:marBottom w:val="0"/>
                  <w:divBdr>
                    <w:top w:val="none" w:sz="0" w:space="0" w:color="auto"/>
                    <w:left w:val="none" w:sz="0" w:space="0" w:color="auto"/>
                    <w:bottom w:val="none" w:sz="0" w:space="0" w:color="auto"/>
                    <w:right w:val="none" w:sz="0" w:space="0" w:color="auto"/>
                  </w:divBdr>
                </w:div>
                <w:div w:id="121927715">
                  <w:marLeft w:val="0"/>
                  <w:marRight w:val="0"/>
                  <w:marTop w:val="0"/>
                  <w:marBottom w:val="0"/>
                  <w:divBdr>
                    <w:top w:val="none" w:sz="0" w:space="0" w:color="auto"/>
                    <w:left w:val="none" w:sz="0" w:space="0" w:color="auto"/>
                    <w:bottom w:val="none" w:sz="0" w:space="0" w:color="auto"/>
                    <w:right w:val="none" w:sz="0" w:space="0" w:color="auto"/>
                  </w:divBdr>
                </w:div>
                <w:div w:id="123890719">
                  <w:marLeft w:val="0"/>
                  <w:marRight w:val="0"/>
                  <w:marTop w:val="0"/>
                  <w:marBottom w:val="0"/>
                  <w:divBdr>
                    <w:top w:val="none" w:sz="0" w:space="0" w:color="auto"/>
                    <w:left w:val="none" w:sz="0" w:space="0" w:color="auto"/>
                    <w:bottom w:val="none" w:sz="0" w:space="0" w:color="auto"/>
                    <w:right w:val="none" w:sz="0" w:space="0" w:color="auto"/>
                  </w:divBdr>
                </w:div>
                <w:div w:id="129328928">
                  <w:marLeft w:val="0"/>
                  <w:marRight w:val="0"/>
                  <w:marTop w:val="0"/>
                  <w:marBottom w:val="0"/>
                  <w:divBdr>
                    <w:top w:val="none" w:sz="0" w:space="0" w:color="auto"/>
                    <w:left w:val="none" w:sz="0" w:space="0" w:color="auto"/>
                    <w:bottom w:val="none" w:sz="0" w:space="0" w:color="auto"/>
                    <w:right w:val="none" w:sz="0" w:space="0" w:color="auto"/>
                  </w:divBdr>
                </w:div>
                <w:div w:id="129637271">
                  <w:marLeft w:val="0"/>
                  <w:marRight w:val="0"/>
                  <w:marTop w:val="0"/>
                  <w:marBottom w:val="0"/>
                  <w:divBdr>
                    <w:top w:val="none" w:sz="0" w:space="0" w:color="auto"/>
                    <w:left w:val="none" w:sz="0" w:space="0" w:color="auto"/>
                    <w:bottom w:val="none" w:sz="0" w:space="0" w:color="auto"/>
                    <w:right w:val="none" w:sz="0" w:space="0" w:color="auto"/>
                  </w:divBdr>
                </w:div>
                <w:div w:id="129977306">
                  <w:marLeft w:val="0"/>
                  <w:marRight w:val="0"/>
                  <w:marTop w:val="0"/>
                  <w:marBottom w:val="0"/>
                  <w:divBdr>
                    <w:top w:val="none" w:sz="0" w:space="0" w:color="auto"/>
                    <w:left w:val="none" w:sz="0" w:space="0" w:color="auto"/>
                    <w:bottom w:val="none" w:sz="0" w:space="0" w:color="auto"/>
                    <w:right w:val="none" w:sz="0" w:space="0" w:color="auto"/>
                  </w:divBdr>
                </w:div>
                <w:div w:id="130024881">
                  <w:marLeft w:val="0"/>
                  <w:marRight w:val="0"/>
                  <w:marTop w:val="0"/>
                  <w:marBottom w:val="0"/>
                  <w:divBdr>
                    <w:top w:val="none" w:sz="0" w:space="0" w:color="auto"/>
                    <w:left w:val="none" w:sz="0" w:space="0" w:color="auto"/>
                    <w:bottom w:val="none" w:sz="0" w:space="0" w:color="auto"/>
                    <w:right w:val="none" w:sz="0" w:space="0" w:color="auto"/>
                  </w:divBdr>
                </w:div>
                <w:div w:id="131601021">
                  <w:marLeft w:val="0"/>
                  <w:marRight w:val="0"/>
                  <w:marTop w:val="0"/>
                  <w:marBottom w:val="0"/>
                  <w:divBdr>
                    <w:top w:val="none" w:sz="0" w:space="0" w:color="auto"/>
                    <w:left w:val="none" w:sz="0" w:space="0" w:color="auto"/>
                    <w:bottom w:val="none" w:sz="0" w:space="0" w:color="auto"/>
                    <w:right w:val="none" w:sz="0" w:space="0" w:color="auto"/>
                  </w:divBdr>
                </w:div>
                <w:div w:id="131946299">
                  <w:marLeft w:val="0"/>
                  <w:marRight w:val="0"/>
                  <w:marTop w:val="0"/>
                  <w:marBottom w:val="0"/>
                  <w:divBdr>
                    <w:top w:val="none" w:sz="0" w:space="0" w:color="auto"/>
                    <w:left w:val="none" w:sz="0" w:space="0" w:color="auto"/>
                    <w:bottom w:val="none" w:sz="0" w:space="0" w:color="auto"/>
                    <w:right w:val="none" w:sz="0" w:space="0" w:color="auto"/>
                  </w:divBdr>
                </w:div>
                <w:div w:id="131951420">
                  <w:marLeft w:val="0"/>
                  <w:marRight w:val="0"/>
                  <w:marTop w:val="0"/>
                  <w:marBottom w:val="0"/>
                  <w:divBdr>
                    <w:top w:val="none" w:sz="0" w:space="0" w:color="auto"/>
                    <w:left w:val="none" w:sz="0" w:space="0" w:color="auto"/>
                    <w:bottom w:val="none" w:sz="0" w:space="0" w:color="auto"/>
                    <w:right w:val="none" w:sz="0" w:space="0" w:color="auto"/>
                  </w:divBdr>
                </w:div>
                <w:div w:id="132332632">
                  <w:marLeft w:val="0"/>
                  <w:marRight w:val="0"/>
                  <w:marTop w:val="0"/>
                  <w:marBottom w:val="0"/>
                  <w:divBdr>
                    <w:top w:val="none" w:sz="0" w:space="0" w:color="auto"/>
                    <w:left w:val="none" w:sz="0" w:space="0" w:color="auto"/>
                    <w:bottom w:val="none" w:sz="0" w:space="0" w:color="auto"/>
                    <w:right w:val="none" w:sz="0" w:space="0" w:color="auto"/>
                  </w:divBdr>
                </w:div>
                <w:div w:id="133105631">
                  <w:marLeft w:val="0"/>
                  <w:marRight w:val="0"/>
                  <w:marTop w:val="0"/>
                  <w:marBottom w:val="0"/>
                  <w:divBdr>
                    <w:top w:val="none" w:sz="0" w:space="0" w:color="auto"/>
                    <w:left w:val="none" w:sz="0" w:space="0" w:color="auto"/>
                    <w:bottom w:val="none" w:sz="0" w:space="0" w:color="auto"/>
                    <w:right w:val="none" w:sz="0" w:space="0" w:color="auto"/>
                  </w:divBdr>
                </w:div>
                <w:div w:id="134571101">
                  <w:marLeft w:val="0"/>
                  <w:marRight w:val="0"/>
                  <w:marTop w:val="0"/>
                  <w:marBottom w:val="0"/>
                  <w:divBdr>
                    <w:top w:val="none" w:sz="0" w:space="0" w:color="auto"/>
                    <w:left w:val="none" w:sz="0" w:space="0" w:color="auto"/>
                    <w:bottom w:val="none" w:sz="0" w:space="0" w:color="auto"/>
                    <w:right w:val="none" w:sz="0" w:space="0" w:color="auto"/>
                  </w:divBdr>
                </w:div>
                <w:div w:id="136149320">
                  <w:marLeft w:val="0"/>
                  <w:marRight w:val="0"/>
                  <w:marTop w:val="0"/>
                  <w:marBottom w:val="0"/>
                  <w:divBdr>
                    <w:top w:val="none" w:sz="0" w:space="0" w:color="auto"/>
                    <w:left w:val="none" w:sz="0" w:space="0" w:color="auto"/>
                    <w:bottom w:val="none" w:sz="0" w:space="0" w:color="auto"/>
                    <w:right w:val="none" w:sz="0" w:space="0" w:color="auto"/>
                  </w:divBdr>
                </w:div>
                <w:div w:id="136653909">
                  <w:marLeft w:val="0"/>
                  <w:marRight w:val="0"/>
                  <w:marTop w:val="0"/>
                  <w:marBottom w:val="0"/>
                  <w:divBdr>
                    <w:top w:val="none" w:sz="0" w:space="0" w:color="auto"/>
                    <w:left w:val="none" w:sz="0" w:space="0" w:color="auto"/>
                    <w:bottom w:val="none" w:sz="0" w:space="0" w:color="auto"/>
                    <w:right w:val="none" w:sz="0" w:space="0" w:color="auto"/>
                  </w:divBdr>
                </w:div>
                <w:div w:id="139076212">
                  <w:marLeft w:val="0"/>
                  <w:marRight w:val="0"/>
                  <w:marTop w:val="0"/>
                  <w:marBottom w:val="0"/>
                  <w:divBdr>
                    <w:top w:val="none" w:sz="0" w:space="0" w:color="auto"/>
                    <w:left w:val="none" w:sz="0" w:space="0" w:color="auto"/>
                    <w:bottom w:val="none" w:sz="0" w:space="0" w:color="auto"/>
                    <w:right w:val="none" w:sz="0" w:space="0" w:color="auto"/>
                  </w:divBdr>
                </w:div>
                <w:div w:id="139200404">
                  <w:marLeft w:val="0"/>
                  <w:marRight w:val="0"/>
                  <w:marTop w:val="0"/>
                  <w:marBottom w:val="0"/>
                  <w:divBdr>
                    <w:top w:val="none" w:sz="0" w:space="0" w:color="auto"/>
                    <w:left w:val="none" w:sz="0" w:space="0" w:color="auto"/>
                    <w:bottom w:val="none" w:sz="0" w:space="0" w:color="auto"/>
                    <w:right w:val="none" w:sz="0" w:space="0" w:color="auto"/>
                  </w:divBdr>
                </w:div>
                <w:div w:id="140390776">
                  <w:marLeft w:val="0"/>
                  <w:marRight w:val="0"/>
                  <w:marTop w:val="0"/>
                  <w:marBottom w:val="0"/>
                  <w:divBdr>
                    <w:top w:val="none" w:sz="0" w:space="0" w:color="auto"/>
                    <w:left w:val="none" w:sz="0" w:space="0" w:color="auto"/>
                    <w:bottom w:val="none" w:sz="0" w:space="0" w:color="auto"/>
                    <w:right w:val="none" w:sz="0" w:space="0" w:color="auto"/>
                  </w:divBdr>
                </w:div>
                <w:div w:id="142281283">
                  <w:marLeft w:val="0"/>
                  <w:marRight w:val="0"/>
                  <w:marTop w:val="0"/>
                  <w:marBottom w:val="0"/>
                  <w:divBdr>
                    <w:top w:val="none" w:sz="0" w:space="0" w:color="auto"/>
                    <w:left w:val="none" w:sz="0" w:space="0" w:color="auto"/>
                    <w:bottom w:val="none" w:sz="0" w:space="0" w:color="auto"/>
                    <w:right w:val="none" w:sz="0" w:space="0" w:color="auto"/>
                  </w:divBdr>
                </w:div>
                <w:div w:id="144055693">
                  <w:marLeft w:val="0"/>
                  <w:marRight w:val="0"/>
                  <w:marTop w:val="0"/>
                  <w:marBottom w:val="0"/>
                  <w:divBdr>
                    <w:top w:val="none" w:sz="0" w:space="0" w:color="auto"/>
                    <w:left w:val="none" w:sz="0" w:space="0" w:color="auto"/>
                    <w:bottom w:val="none" w:sz="0" w:space="0" w:color="auto"/>
                    <w:right w:val="none" w:sz="0" w:space="0" w:color="auto"/>
                  </w:divBdr>
                </w:div>
                <w:div w:id="145703757">
                  <w:marLeft w:val="0"/>
                  <w:marRight w:val="0"/>
                  <w:marTop w:val="0"/>
                  <w:marBottom w:val="0"/>
                  <w:divBdr>
                    <w:top w:val="none" w:sz="0" w:space="0" w:color="auto"/>
                    <w:left w:val="none" w:sz="0" w:space="0" w:color="auto"/>
                    <w:bottom w:val="none" w:sz="0" w:space="0" w:color="auto"/>
                    <w:right w:val="none" w:sz="0" w:space="0" w:color="auto"/>
                  </w:divBdr>
                </w:div>
                <w:div w:id="147982653">
                  <w:marLeft w:val="0"/>
                  <w:marRight w:val="0"/>
                  <w:marTop w:val="0"/>
                  <w:marBottom w:val="0"/>
                  <w:divBdr>
                    <w:top w:val="none" w:sz="0" w:space="0" w:color="auto"/>
                    <w:left w:val="none" w:sz="0" w:space="0" w:color="auto"/>
                    <w:bottom w:val="none" w:sz="0" w:space="0" w:color="auto"/>
                    <w:right w:val="none" w:sz="0" w:space="0" w:color="auto"/>
                  </w:divBdr>
                </w:div>
                <w:div w:id="148598408">
                  <w:marLeft w:val="0"/>
                  <w:marRight w:val="0"/>
                  <w:marTop w:val="0"/>
                  <w:marBottom w:val="0"/>
                  <w:divBdr>
                    <w:top w:val="none" w:sz="0" w:space="0" w:color="auto"/>
                    <w:left w:val="none" w:sz="0" w:space="0" w:color="auto"/>
                    <w:bottom w:val="none" w:sz="0" w:space="0" w:color="auto"/>
                    <w:right w:val="none" w:sz="0" w:space="0" w:color="auto"/>
                  </w:divBdr>
                </w:div>
                <w:div w:id="148864891">
                  <w:marLeft w:val="0"/>
                  <w:marRight w:val="0"/>
                  <w:marTop w:val="0"/>
                  <w:marBottom w:val="0"/>
                  <w:divBdr>
                    <w:top w:val="none" w:sz="0" w:space="0" w:color="auto"/>
                    <w:left w:val="none" w:sz="0" w:space="0" w:color="auto"/>
                    <w:bottom w:val="none" w:sz="0" w:space="0" w:color="auto"/>
                    <w:right w:val="none" w:sz="0" w:space="0" w:color="auto"/>
                  </w:divBdr>
                </w:div>
                <w:div w:id="149375415">
                  <w:marLeft w:val="0"/>
                  <w:marRight w:val="0"/>
                  <w:marTop w:val="0"/>
                  <w:marBottom w:val="0"/>
                  <w:divBdr>
                    <w:top w:val="none" w:sz="0" w:space="0" w:color="auto"/>
                    <w:left w:val="none" w:sz="0" w:space="0" w:color="auto"/>
                    <w:bottom w:val="none" w:sz="0" w:space="0" w:color="auto"/>
                    <w:right w:val="none" w:sz="0" w:space="0" w:color="auto"/>
                  </w:divBdr>
                </w:div>
                <w:div w:id="151144532">
                  <w:marLeft w:val="0"/>
                  <w:marRight w:val="0"/>
                  <w:marTop w:val="0"/>
                  <w:marBottom w:val="0"/>
                  <w:divBdr>
                    <w:top w:val="none" w:sz="0" w:space="0" w:color="auto"/>
                    <w:left w:val="none" w:sz="0" w:space="0" w:color="auto"/>
                    <w:bottom w:val="none" w:sz="0" w:space="0" w:color="auto"/>
                    <w:right w:val="none" w:sz="0" w:space="0" w:color="auto"/>
                  </w:divBdr>
                </w:div>
                <w:div w:id="151456754">
                  <w:marLeft w:val="0"/>
                  <w:marRight w:val="0"/>
                  <w:marTop w:val="0"/>
                  <w:marBottom w:val="0"/>
                  <w:divBdr>
                    <w:top w:val="none" w:sz="0" w:space="0" w:color="auto"/>
                    <w:left w:val="none" w:sz="0" w:space="0" w:color="auto"/>
                    <w:bottom w:val="none" w:sz="0" w:space="0" w:color="auto"/>
                    <w:right w:val="none" w:sz="0" w:space="0" w:color="auto"/>
                  </w:divBdr>
                </w:div>
                <w:div w:id="153840305">
                  <w:marLeft w:val="0"/>
                  <w:marRight w:val="0"/>
                  <w:marTop w:val="0"/>
                  <w:marBottom w:val="0"/>
                  <w:divBdr>
                    <w:top w:val="none" w:sz="0" w:space="0" w:color="auto"/>
                    <w:left w:val="none" w:sz="0" w:space="0" w:color="auto"/>
                    <w:bottom w:val="none" w:sz="0" w:space="0" w:color="auto"/>
                    <w:right w:val="none" w:sz="0" w:space="0" w:color="auto"/>
                  </w:divBdr>
                </w:div>
                <w:div w:id="154493722">
                  <w:marLeft w:val="0"/>
                  <w:marRight w:val="0"/>
                  <w:marTop w:val="0"/>
                  <w:marBottom w:val="0"/>
                  <w:divBdr>
                    <w:top w:val="none" w:sz="0" w:space="0" w:color="auto"/>
                    <w:left w:val="none" w:sz="0" w:space="0" w:color="auto"/>
                    <w:bottom w:val="none" w:sz="0" w:space="0" w:color="auto"/>
                    <w:right w:val="none" w:sz="0" w:space="0" w:color="auto"/>
                  </w:divBdr>
                </w:div>
                <w:div w:id="154998978">
                  <w:marLeft w:val="0"/>
                  <w:marRight w:val="0"/>
                  <w:marTop w:val="0"/>
                  <w:marBottom w:val="0"/>
                  <w:divBdr>
                    <w:top w:val="none" w:sz="0" w:space="0" w:color="auto"/>
                    <w:left w:val="none" w:sz="0" w:space="0" w:color="auto"/>
                    <w:bottom w:val="none" w:sz="0" w:space="0" w:color="auto"/>
                    <w:right w:val="none" w:sz="0" w:space="0" w:color="auto"/>
                  </w:divBdr>
                </w:div>
                <w:div w:id="156506531">
                  <w:marLeft w:val="0"/>
                  <w:marRight w:val="0"/>
                  <w:marTop w:val="0"/>
                  <w:marBottom w:val="0"/>
                  <w:divBdr>
                    <w:top w:val="none" w:sz="0" w:space="0" w:color="auto"/>
                    <w:left w:val="none" w:sz="0" w:space="0" w:color="auto"/>
                    <w:bottom w:val="none" w:sz="0" w:space="0" w:color="auto"/>
                    <w:right w:val="none" w:sz="0" w:space="0" w:color="auto"/>
                  </w:divBdr>
                </w:div>
                <w:div w:id="157622059">
                  <w:marLeft w:val="0"/>
                  <w:marRight w:val="0"/>
                  <w:marTop w:val="0"/>
                  <w:marBottom w:val="0"/>
                  <w:divBdr>
                    <w:top w:val="none" w:sz="0" w:space="0" w:color="auto"/>
                    <w:left w:val="none" w:sz="0" w:space="0" w:color="auto"/>
                    <w:bottom w:val="none" w:sz="0" w:space="0" w:color="auto"/>
                    <w:right w:val="none" w:sz="0" w:space="0" w:color="auto"/>
                  </w:divBdr>
                </w:div>
                <w:div w:id="158205043">
                  <w:marLeft w:val="0"/>
                  <w:marRight w:val="0"/>
                  <w:marTop w:val="0"/>
                  <w:marBottom w:val="0"/>
                  <w:divBdr>
                    <w:top w:val="none" w:sz="0" w:space="0" w:color="auto"/>
                    <w:left w:val="none" w:sz="0" w:space="0" w:color="auto"/>
                    <w:bottom w:val="none" w:sz="0" w:space="0" w:color="auto"/>
                    <w:right w:val="none" w:sz="0" w:space="0" w:color="auto"/>
                  </w:divBdr>
                </w:div>
                <w:div w:id="158424861">
                  <w:marLeft w:val="0"/>
                  <w:marRight w:val="0"/>
                  <w:marTop w:val="0"/>
                  <w:marBottom w:val="0"/>
                  <w:divBdr>
                    <w:top w:val="none" w:sz="0" w:space="0" w:color="auto"/>
                    <w:left w:val="none" w:sz="0" w:space="0" w:color="auto"/>
                    <w:bottom w:val="none" w:sz="0" w:space="0" w:color="auto"/>
                    <w:right w:val="none" w:sz="0" w:space="0" w:color="auto"/>
                  </w:divBdr>
                </w:div>
                <w:div w:id="158546546">
                  <w:marLeft w:val="0"/>
                  <w:marRight w:val="0"/>
                  <w:marTop w:val="0"/>
                  <w:marBottom w:val="0"/>
                  <w:divBdr>
                    <w:top w:val="none" w:sz="0" w:space="0" w:color="auto"/>
                    <w:left w:val="none" w:sz="0" w:space="0" w:color="auto"/>
                    <w:bottom w:val="none" w:sz="0" w:space="0" w:color="auto"/>
                    <w:right w:val="none" w:sz="0" w:space="0" w:color="auto"/>
                  </w:divBdr>
                </w:div>
                <w:div w:id="159546426">
                  <w:marLeft w:val="0"/>
                  <w:marRight w:val="0"/>
                  <w:marTop w:val="0"/>
                  <w:marBottom w:val="0"/>
                  <w:divBdr>
                    <w:top w:val="none" w:sz="0" w:space="0" w:color="auto"/>
                    <w:left w:val="none" w:sz="0" w:space="0" w:color="auto"/>
                    <w:bottom w:val="none" w:sz="0" w:space="0" w:color="auto"/>
                    <w:right w:val="none" w:sz="0" w:space="0" w:color="auto"/>
                  </w:divBdr>
                </w:div>
                <w:div w:id="160119272">
                  <w:marLeft w:val="0"/>
                  <w:marRight w:val="0"/>
                  <w:marTop w:val="0"/>
                  <w:marBottom w:val="0"/>
                  <w:divBdr>
                    <w:top w:val="none" w:sz="0" w:space="0" w:color="auto"/>
                    <w:left w:val="none" w:sz="0" w:space="0" w:color="auto"/>
                    <w:bottom w:val="none" w:sz="0" w:space="0" w:color="auto"/>
                    <w:right w:val="none" w:sz="0" w:space="0" w:color="auto"/>
                  </w:divBdr>
                </w:div>
                <w:div w:id="161698605">
                  <w:marLeft w:val="0"/>
                  <w:marRight w:val="0"/>
                  <w:marTop w:val="0"/>
                  <w:marBottom w:val="0"/>
                  <w:divBdr>
                    <w:top w:val="none" w:sz="0" w:space="0" w:color="auto"/>
                    <w:left w:val="none" w:sz="0" w:space="0" w:color="auto"/>
                    <w:bottom w:val="none" w:sz="0" w:space="0" w:color="auto"/>
                    <w:right w:val="none" w:sz="0" w:space="0" w:color="auto"/>
                  </w:divBdr>
                </w:div>
                <w:div w:id="163319958">
                  <w:marLeft w:val="0"/>
                  <w:marRight w:val="0"/>
                  <w:marTop w:val="0"/>
                  <w:marBottom w:val="0"/>
                  <w:divBdr>
                    <w:top w:val="none" w:sz="0" w:space="0" w:color="auto"/>
                    <w:left w:val="none" w:sz="0" w:space="0" w:color="auto"/>
                    <w:bottom w:val="none" w:sz="0" w:space="0" w:color="auto"/>
                    <w:right w:val="none" w:sz="0" w:space="0" w:color="auto"/>
                  </w:divBdr>
                </w:div>
                <w:div w:id="163668066">
                  <w:marLeft w:val="0"/>
                  <w:marRight w:val="0"/>
                  <w:marTop w:val="0"/>
                  <w:marBottom w:val="0"/>
                  <w:divBdr>
                    <w:top w:val="none" w:sz="0" w:space="0" w:color="auto"/>
                    <w:left w:val="none" w:sz="0" w:space="0" w:color="auto"/>
                    <w:bottom w:val="none" w:sz="0" w:space="0" w:color="auto"/>
                    <w:right w:val="none" w:sz="0" w:space="0" w:color="auto"/>
                  </w:divBdr>
                </w:div>
                <w:div w:id="164177002">
                  <w:marLeft w:val="0"/>
                  <w:marRight w:val="0"/>
                  <w:marTop w:val="0"/>
                  <w:marBottom w:val="0"/>
                  <w:divBdr>
                    <w:top w:val="none" w:sz="0" w:space="0" w:color="auto"/>
                    <w:left w:val="none" w:sz="0" w:space="0" w:color="auto"/>
                    <w:bottom w:val="none" w:sz="0" w:space="0" w:color="auto"/>
                    <w:right w:val="none" w:sz="0" w:space="0" w:color="auto"/>
                  </w:divBdr>
                </w:div>
                <w:div w:id="164245042">
                  <w:marLeft w:val="0"/>
                  <w:marRight w:val="0"/>
                  <w:marTop w:val="0"/>
                  <w:marBottom w:val="0"/>
                  <w:divBdr>
                    <w:top w:val="none" w:sz="0" w:space="0" w:color="auto"/>
                    <w:left w:val="none" w:sz="0" w:space="0" w:color="auto"/>
                    <w:bottom w:val="none" w:sz="0" w:space="0" w:color="auto"/>
                    <w:right w:val="none" w:sz="0" w:space="0" w:color="auto"/>
                  </w:divBdr>
                </w:div>
                <w:div w:id="166486936">
                  <w:marLeft w:val="0"/>
                  <w:marRight w:val="0"/>
                  <w:marTop w:val="0"/>
                  <w:marBottom w:val="0"/>
                  <w:divBdr>
                    <w:top w:val="none" w:sz="0" w:space="0" w:color="auto"/>
                    <w:left w:val="none" w:sz="0" w:space="0" w:color="auto"/>
                    <w:bottom w:val="none" w:sz="0" w:space="0" w:color="auto"/>
                    <w:right w:val="none" w:sz="0" w:space="0" w:color="auto"/>
                  </w:divBdr>
                </w:div>
                <w:div w:id="167142295">
                  <w:marLeft w:val="0"/>
                  <w:marRight w:val="0"/>
                  <w:marTop w:val="0"/>
                  <w:marBottom w:val="0"/>
                  <w:divBdr>
                    <w:top w:val="none" w:sz="0" w:space="0" w:color="auto"/>
                    <w:left w:val="none" w:sz="0" w:space="0" w:color="auto"/>
                    <w:bottom w:val="none" w:sz="0" w:space="0" w:color="auto"/>
                    <w:right w:val="none" w:sz="0" w:space="0" w:color="auto"/>
                  </w:divBdr>
                </w:div>
                <w:div w:id="169032169">
                  <w:marLeft w:val="0"/>
                  <w:marRight w:val="0"/>
                  <w:marTop w:val="0"/>
                  <w:marBottom w:val="0"/>
                  <w:divBdr>
                    <w:top w:val="none" w:sz="0" w:space="0" w:color="auto"/>
                    <w:left w:val="none" w:sz="0" w:space="0" w:color="auto"/>
                    <w:bottom w:val="none" w:sz="0" w:space="0" w:color="auto"/>
                    <w:right w:val="none" w:sz="0" w:space="0" w:color="auto"/>
                  </w:divBdr>
                </w:div>
                <w:div w:id="170220284">
                  <w:marLeft w:val="0"/>
                  <w:marRight w:val="0"/>
                  <w:marTop w:val="0"/>
                  <w:marBottom w:val="0"/>
                  <w:divBdr>
                    <w:top w:val="none" w:sz="0" w:space="0" w:color="auto"/>
                    <w:left w:val="none" w:sz="0" w:space="0" w:color="auto"/>
                    <w:bottom w:val="none" w:sz="0" w:space="0" w:color="auto"/>
                    <w:right w:val="none" w:sz="0" w:space="0" w:color="auto"/>
                  </w:divBdr>
                </w:div>
                <w:div w:id="173883090">
                  <w:marLeft w:val="0"/>
                  <w:marRight w:val="0"/>
                  <w:marTop w:val="0"/>
                  <w:marBottom w:val="0"/>
                  <w:divBdr>
                    <w:top w:val="none" w:sz="0" w:space="0" w:color="auto"/>
                    <w:left w:val="none" w:sz="0" w:space="0" w:color="auto"/>
                    <w:bottom w:val="none" w:sz="0" w:space="0" w:color="auto"/>
                    <w:right w:val="none" w:sz="0" w:space="0" w:color="auto"/>
                  </w:divBdr>
                </w:div>
                <w:div w:id="175047087">
                  <w:marLeft w:val="0"/>
                  <w:marRight w:val="0"/>
                  <w:marTop w:val="0"/>
                  <w:marBottom w:val="0"/>
                  <w:divBdr>
                    <w:top w:val="none" w:sz="0" w:space="0" w:color="auto"/>
                    <w:left w:val="none" w:sz="0" w:space="0" w:color="auto"/>
                    <w:bottom w:val="none" w:sz="0" w:space="0" w:color="auto"/>
                    <w:right w:val="none" w:sz="0" w:space="0" w:color="auto"/>
                  </w:divBdr>
                </w:div>
                <w:div w:id="176504720">
                  <w:marLeft w:val="0"/>
                  <w:marRight w:val="0"/>
                  <w:marTop w:val="0"/>
                  <w:marBottom w:val="0"/>
                  <w:divBdr>
                    <w:top w:val="none" w:sz="0" w:space="0" w:color="auto"/>
                    <w:left w:val="none" w:sz="0" w:space="0" w:color="auto"/>
                    <w:bottom w:val="none" w:sz="0" w:space="0" w:color="auto"/>
                    <w:right w:val="none" w:sz="0" w:space="0" w:color="auto"/>
                  </w:divBdr>
                </w:div>
                <w:div w:id="179124595">
                  <w:marLeft w:val="0"/>
                  <w:marRight w:val="0"/>
                  <w:marTop w:val="0"/>
                  <w:marBottom w:val="0"/>
                  <w:divBdr>
                    <w:top w:val="none" w:sz="0" w:space="0" w:color="auto"/>
                    <w:left w:val="none" w:sz="0" w:space="0" w:color="auto"/>
                    <w:bottom w:val="none" w:sz="0" w:space="0" w:color="auto"/>
                    <w:right w:val="none" w:sz="0" w:space="0" w:color="auto"/>
                  </w:divBdr>
                </w:div>
                <w:div w:id="179508634">
                  <w:marLeft w:val="0"/>
                  <w:marRight w:val="0"/>
                  <w:marTop w:val="0"/>
                  <w:marBottom w:val="0"/>
                  <w:divBdr>
                    <w:top w:val="none" w:sz="0" w:space="0" w:color="auto"/>
                    <w:left w:val="none" w:sz="0" w:space="0" w:color="auto"/>
                    <w:bottom w:val="none" w:sz="0" w:space="0" w:color="auto"/>
                    <w:right w:val="none" w:sz="0" w:space="0" w:color="auto"/>
                  </w:divBdr>
                </w:div>
                <w:div w:id="180513139">
                  <w:marLeft w:val="0"/>
                  <w:marRight w:val="0"/>
                  <w:marTop w:val="0"/>
                  <w:marBottom w:val="0"/>
                  <w:divBdr>
                    <w:top w:val="none" w:sz="0" w:space="0" w:color="auto"/>
                    <w:left w:val="none" w:sz="0" w:space="0" w:color="auto"/>
                    <w:bottom w:val="none" w:sz="0" w:space="0" w:color="auto"/>
                    <w:right w:val="none" w:sz="0" w:space="0" w:color="auto"/>
                  </w:divBdr>
                </w:div>
                <w:div w:id="181210894">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84905024">
                  <w:marLeft w:val="0"/>
                  <w:marRight w:val="0"/>
                  <w:marTop w:val="0"/>
                  <w:marBottom w:val="0"/>
                  <w:divBdr>
                    <w:top w:val="none" w:sz="0" w:space="0" w:color="auto"/>
                    <w:left w:val="none" w:sz="0" w:space="0" w:color="auto"/>
                    <w:bottom w:val="none" w:sz="0" w:space="0" w:color="auto"/>
                    <w:right w:val="none" w:sz="0" w:space="0" w:color="auto"/>
                  </w:divBdr>
                </w:div>
                <w:div w:id="185483946">
                  <w:marLeft w:val="0"/>
                  <w:marRight w:val="0"/>
                  <w:marTop w:val="0"/>
                  <w:marBottom w:val="0"/>
                  <w:divBdr>
                    <w:top w:val="none" w:sz="0" w:space="0" w:color="auto"/>
                    <w:left w:val="none" w:sz="0" w:space="0" w:color="auto"/>
                    <w:bottom w:val="none" w:sz="0" w:space="0" w:color="auto"/>
                    <w:right w:val="none" w:sz="0" w:space="0" w:color="auto"/>
                  </w:divBdr>
                </w:div>
                <w:div w:id="188832763">
                  <w:marLeft w:val="0"/>
                  <w:marRight w:val="0"/>
                  <w:marTop w:val="0"/>
                  <w:marBottom w:val="0"/>
                  <w:divBdr>
                    <w:top w:val="none" w:sz="0" w:space="0" w:color="auto"/>
                    <w:left w:val="none" w:sz="0" w:space="0" w:color="auto"/>
                    <w:bottom w:val="none" w:sz="0" w:space="0" w:color="auto"/>
                    <w:right w:val="none" w:sz="0" w:space="0" w:color="auto"/>
                  </w:divBdr>
                </w:div>
                <w:div w:id="189537214">
                  <w:marLeft w:val="0"/>
                  <w:marRight w:val="0"/>
                  <w:marTop w:val="0"/>
                  <w:marBottom w:val="0"/>
                  <w:divBdr>
                    <w:top w:val="none" w:sz="0" w:space="0" w:color="auto"/>
                    <w:left w:val="none" w:sz="0" w:space="0" w:color="auto"/>
                    <w:bottom w:val="none" w:sz="0" w:space="0" w:color="auto"/>
                    <w:right w:val="none" w:sz="0" w:space="0" w:color="auto"/>
                  </w:divBdr>
                </w:div>
                <w:div w:id="190192585">
                  <w:marLeft w:val="0"/>
                  <w:marRight w:val="0"/>
                  <w:marTop w:val="0"/>
                  <w:marBottom w:val="0"/>
                  <w:divBdr>
                    <w:top w:val="none" w:sz="0" w:space="0" w:color="auto"/>
                    <w:left w:val="none" w:sz="0" w:space="0" w:color="auto"/>
                    <w:bottom w:val="none" w:sz="0" w:space="0" w:color="auto"/>
                    <w:right w:val="none" w:sz="0" w:space="0" w:color="auto"/>
                  </w:divBdr>
                </w:div>
                <w:div w:id="190342099">
                  <w:marLeft w:val="0"/>
                  <w:marRight w:val="0"/>
                  <w:marTop w:val="0"/>
                  <w:marBottom w:val="0"/>
                  <w:divBdr>
                    <w:top w:val="none" w:sz="0" w:space="0" w:color="auto"/>
                    <w:left w:val="none" w:sz="0" w:space="0" w:color="auto"/>
                    <w:bottom w:val="none" w:sz="0" w:space="0" w:color="auto"/>
                    <w:right w:val="none" w:sz="0" w:space="0" w:color="auto"/>
                  </w:divBdr>
                </w:div>
                <w:div w:id="190732661">
                  <w:marLeft w:val="0"/>
                  <w:marRight w:val="0"/>
                  <w:marTop w:val="0"/>
                  <w:marBottom w:val="0"/>
                  <w:divBdr>
                    <w:top w:val="none" w:sz="0" w:space="0" w:color="auto"/>
                    <w:left w:val="none" w:sz="0" w:space="0" w:color="auto"/>
                    <w:bottom w:val="none" w:sz="0" w:space="0" w:color="auto"/>
                    <w:right w:val="none" w:sz="0" w:space="0" w:color="auto"/>
                  </w:divBdr>
                </w:div>
                <w:div w:id="191001195">
                  <w:marLeft w:val="0"/>
                  <w:marRight w:val="0"/>
                  <w:marTop w:val="0"/>
                  <w:marBottom w:val="0"/>
                  <w:divBdr>
                    <w:top w:val="none" w:sz="0" w:space="0" w:color="auto"/>
                    <w:left w:val="none" w:sz="0" w:space="0" w:color="auto"/>
                    <w:bottom w:val="none" w:sz="0" w:space="0" w:color="auto"/>
                    <w:right w:val="none" w:sz="0" w:space="0" w:color="auto"/>
                  </w:divBdr>
                </w:div>
                <w:div w:id="191303985">
                  <w:marLeft w:val="0"/>
                  <w:marRight w:val="0"/>
                  <w:marTop w:val="0"/>
                  <w:marBottom w:val="0"/>
                  <w:divBdr>
                    <w:top w:val="none" w:sz="0" w:space="0" w:color="auto"/>
                    <w:left w:val="none" w:sz="0" w:space="0" w:color="auto"/>
                    <w:bottom w:val="none" w:sz="0" w:space="0" w:color="auto"/>
                    <w:right w:val="none" w:sz="0" w:space="0" w:color="auto"/>
                  </w:divBdr>
                </w:div>
                <w:div w:id="191505287">
                  <w:marLeft w:val="0"/>
                  <w:marRight w:val="0"/>
                  <w:marTop w:val="0"/>
                  <w:marBottom w:val="0"/>
                  <w:divBdr>
                    <w:top w:val="none" w:sz="0" w:space="0" w:color="auto"/>
                    <w:left w:val="none" w:sz="0" w:space="0" w:color="auto"/>
                    <w:bottom w:val="none" w:sz="0" w:space="0" w:color="auto"/>
                    <w:right w:val="none" w:sz="0" w:space="0" w:color="auto"/>
                  </w:divBdr>
                </w:div>
                <w:div w:id="201479470">
                  <w:marLeft w:val="0"/>
                  <w:marRight w:val="0"/>
                  <w:marTop w:val="0"/>
                  <w:marBottom w:val="0"/>
                  <w:divBdr>
                    <w:top w:val="none" w:sz="0" w:space="0" w:color="auto"/>
                    <w:left w:val="none" w:sz="0" w:space="0" w:color="auto"/>
                    <w:bottom w:val="none" w:sz="0" w:space="0" w:color="auto"/>
                    <w:right w:val="none" w:sz="0" w:space="0" w:color="auto"/>
                  </w:divBdr>
                </w:div>
                <w:div w:id="201984359">
                  <w:marLeft w:val="0"/>
                  <w:marRight w:val="0"/>
                  <w:marTop w:val="0"/>
                  <w:marBottom w:val="0"/>
                  <w:divBdr>
                    <w:top w:val="none" w:sz="0" w:space="0" w:color="auto"/>
                    <w:left w:val="none" w:sz="0" w:space="0" w:color="auto"/>
                    <w:bottom w:val="none" w:sz="0" w:space="0" w:color="auto"/>
                    <w:right w:val="none" w:sz="0" w:space="0" w:color="auto"/>
                  </w:divBdr>
                </w:div>
                <w:div w:id="205143948">
                  <w:marLeft w:val="0"/>
                  <w:marRight w:val="0"/>
                  <w:marTop w:val="0"/>
                  <w:marBottom w:val="0"/>
                  <w:divBdr>
                    <w:top w:val="none" w:sz="0" w:space="0" w:color="auto"/>
                    <w:left w:val="none" w:sz="0" w:space="0" w:color="auto"/>
                    <w:bottom w:val="none" w:sz="0" w:space="0" w:color="auto"/>
                    <w:right w:val="none" w:sz="0" w:space="0" w:color="auto"/>
                  </w:divBdr>
                </w:div>
                <w:div w:id="205653075">
                  <w:marLeft w:val="0"/>
                  <w:marRight w:val="0"/>
                  <w:marTop w:val="0"/>
                  <w:marBottom w:val="0"/>
                  <w:divBdr>
                    <w:top w:val="none" w:sz="0" w:space="0" w:color="auto"/>
                    <w:left w:val="none" w:sz="0" w:space="0" w:color="auto"/>
                    <w:bottom w:val="none" w:sz="0" w:space="0" w:color="auto"/>
                    <w:right w:val="none" w:sz="0" w:space="0" w:color="auto"/>
                  </w:divBdr>
                </w:div>
                <w:div w:id="206454975">
                  <w:marLeft w:val="0"/>
                  <w:marRight w:val="0"/>
                  <w:marTop w:val="0"/>
                  <w:marBottom w:val="0"/>
                  <w:divBdr>
                    <w:top w:val="none" w:sz="0" w:space="0" w:color="auto"/>
                    <w:left w:val="none" w:sz="0" w:space="0" w:color="auto"/>
                    <w:bottom w:val="none" w:sz="0" w:space="0" w:color="auto"/>
                    <w:right w:val="none" w:sz="0" w:space="0" w:color="auto"/>
                  </w:divBdr>
                </w:div>
                <w:div w:id="206646479">
                  <w:marLeft w:val="0"/>
                  <w:marRight w:val="0"/>
                  <w:marTop w:val="0"/>
                  <w:marBottom w:val="0"/>
                  <w:divBdr>
                    <w:top w:val="none" w:sz="0" w:space="0" w:color="auto"/>
                    <w:left w:val="none" w:sz="0" w:space="0" w:color="auto"/>
                    <w:bottom w:val="none" w:sz="0" w:space="0" w:color="auto"/>
                    <w:right w:val="none" w:sz="0" w:space="0" w:color="auto"/>
                  </w:divBdr>
                </w:div>
                <w:div w:id="207109951">
                  <w:marLeft w:val="0"/>
                  <w:marRight w:val="0"/>
                  <w:marTop w:val="0"/>
                  <w:marBottom w:val="0"/>
                  <w:divBdr>
                    <w:top w:val="none" w:sz="0" w:space="0" w:color="auto"/>
                    <w:left w:val="none" w:sz="0" w:space="0" w:color="auto"/>
                    <w:bottom w:val="none" w:sz="0" w:space="0" w:color="auto"/>
                    <w:right w:val="none" w:sz="0" w:space="0" w:color="auto"/>
                  </w:divBdr>
                </w:div>
                <w:div w:id="208956343">
                  <w:marLeft w:val="0"/>
                  <w:marRight w:val="0"/>
                  <w:marTop w:val="0"/>
                  <w:marBottom w:val="0"/>
                  <w:divBdr>
                    <w:top w:val="none" w:sz="0" w:space="0" w:color="auto"/>
                    <w:left w:val="none" w:sz="0" w:space="0" w:color="auto"/>
                    <w:bottom w:val="none" w:sz="0" w:space="0" w:color="auto"/>
                    <w:right w:val="none" w:sz="0" w:space="0" w:color="auto"/>
                  </w:divBdr>
                </w:div>
                <w:div w:id="209853514">
                  <w:marLeft w:val="0"/>
                  <w:marRight w:val="0"/>
                  <w:marTop w:val="0"/>
                  <w:marBottom w:val="0"/>
                  <w:divBdr>
                    <w:top w:val="none" w:sz="0" w:space="0" w:color="auto"/>
                    <w:left w:val="none" w:sz="0" w:space="0" w:color="auto"/>
                    <w:bottom w:val="none" w:sz="0" w:space="0" w:color="auto"/>
                    <w:right w:val="none" w:sz="0" w:space="0" w:color="auto"/>
                  </w:divBdr>
                </w:div>
                <w:div w:id="210002375">
                  <w:marLeft w:val="0"/>
                  <w:marRight w:val="0"/>
                  <w:marTop w:val="0"/>
                  <w:marBottom w:val="0"/>
                  <w:divBdr>
                    <w:top w:val="none" w:sz="0" w:space="0" w:color="auto"/>
                    <w:left w:val="none" w:sz="0" w:space="0" w:color="auto"/>
                    <w:bottom w:val="none" w:sz="0" w:space="0" w:color="auto"/>
                    <w:right w:val="none" w:sz="0" w:space="0" w:color="auto"/>
                  </w:divBdr>
                </w:div>
                <w:div w:id="211692160">
                  <w:marLeft w:val="0"/>
                  <w:marRight w:val="0"/>
                  <w:marTop w:val="0"/>
                  <w:marBottom w:val="0"/>
                  <w:divBdr>
                    <w:top w:val="none" w:sz="0" w:space="0" w:color="auto"/>
                    <w:left w:val="none" w:sz="0" w:space="0" w:color="auto"/>
                    <w:bottom w:val="none" w:sz="0" w:space="0" w:color="auto"/>
                    <w:right w:val="none" w:sz="0" w:space="0" w:color="auto"/>
                  </w:divBdr>
                </w:div>
                <w:div w:id="213123147">
                  <w:marLeft w:val="0"/>
                  <w:marRight w:val="0"/>
                  <w:marTop w:val="0"/>
                  <w:marBottom w:val="0"/>
                  <w:divBdr>
                    <w:top w:val="none" w:sz="0" w:space="0" w:color="auto"/>
                    <w:left w:val="none" w:sz="0" w:space="0" w:color="auto"/>
                    <w:bottom w:val="none" w:sz="0" w:space="0" w:color="auto"/>
                    <w:right w:val="none" w:sz="0" w:space="0" w:color="auto"/>
                  </w:divBdr>
                </w:div>
                <w:div w:id="213125903">
                  <w:marLeft w:val="0"/>
                  <w:marRight w:val="0"/>
                  <w:marTop w:val="0"/>
                  <w:marBottom w:val="0"/>
                  <w:divBdr>
                    <w:top w:val="none" w:sz="0" w:space="0" w:color="auto"/>
                    <w:left w:val="none" w:sz="0" w:space="0" w:color="auto"/>
                    <w:bottom w:val="none" w:sz="0" w:space="0" w:color="auto"/>
                    <w:right w:val="none" w:sz="0" w:space="0" w:color="auto"/>
                  </w:divBdr>
                </w:div>
                <w:div w:id="213733232">
                  <w:marLeft w:val="0"/>
                  <w:marRight w:val="0"/>
                  <w:marTop w:val="0"/>
                  <w:marBottom w:val="0"/>
                  <w:divBdr>
                    <w:top w:val="none" w:sz="0" w:space="0" w:color="auto"/>
                    <w:left w:val="none" w:sz="0" w:space="0" w:color="auto"/>
                    <w:bottom w:val="none" w:sz="0" w:space="0" w:color="auto"/>
                    <w:right w:val="none" w:sz="0" w:space="0" w:color="auto"/>
                  </w:divBdr>
                </w:div>
                <w:div w:id="213933788">
                  <w:marLeft w:val="0"/>
                  <w:marRight w:val="0"/>
                  <w:marTop w:val="0"/>
                  <w:marBottom w:val="0"/>
                  <w:divBdr>
                    <w:top w:val="none" w:sz="0" w:space="0" w:color="auto"/>
                    <w:left w:val="none" w:sz="0" w:space="0" w:color="auto"/>
                    <w:bottom w:val="none" w:sz="0" w:space="0" w:color="auto"/>
                    <w:right w:val="none" w:sz="0" w:space="0" w:color="auto"/>
                  </w:divBdr>
                </w:div>
                <w:div w:id="214051148">
                  <w:marLeft w:val="0"/>
                  <w:marRight w:val="0"/>
                  <w:marTop w:val="0"/>
                  <w:marBottom w:val="0"/>
                  <w:divBdr>
                    <w:top w:val="none" w:sz="0" w:space="0" w:color="auto"/>
                    <w:left w:val="none" w:sz="0" w:space="0" w:color="auto"/>
                    <w:bottom w:val="none" w:sz="0" w:space="0" w:color="auto"/>
                    <w:right w:val="none" w:sz="0" w:space="0" w:color="auto"/>
                  </w:divBdr>
                </w:div>
                <w:div w:id="215507969">
                  <w:marLeft w:val="0"/>
                  <w:marRight w:val="0"/>
                  <w:marTop w:val="0"/>
                  <w:marBottom w:val="0"/>
                  <w:divBdr>
                    <w:top w:val="none" w:sz="0" w:space="0" w:color="auto"/>
                    <w:left w:val="none" w:sz="0" w:space="0" w:color="auto"/>
                    <w:bottom w:val="none" w:sz="0" w:space="0" w:color="auto"/>
                    <w:right w:val="none" w:sz="0" w:space="0" w:color="auto"/>
                  </w:divBdr>
                </w:div>
                <w:div w:id="217907593">
                  <w:marLeft w:val="0"/>
                  <w:marRight w:val="0"/>
                  <w:marTop w:val="0"/>
                  <w:marBottom w:val="0"/>
                  <w:divBdr>
                    <w:top w:val="none" w:sz="0" w:space="0" w:color="auto"/>
                    <w:left w:val="none" w:sz="0" w:space="0" w:color="auto"/>
                    <w:bottom w:val="none" w:sz="0" w:space="0" w:color="auto"/>
                    <w:right w:val="none" w:sz="0" w:space="0" w:color="auto"/>
                  </w:divBdr>
                </w:div>
                <w:div w:id="218564207">
                  <w:marLeft w:val="0"/>
                  <w:marRight w:val="0"/>
                  <w:marTop w:val="0"/>
                  <w:marBottom w:val="0"/>
                  <w:divBdr>
                    <w:top w:val="none" w:sz="0" w:space="0" w:color="auto"/>
                    <w:left w:val="none" w:sz="0" w:space="0" w:color="auto"/>
                    <w:bottom w:val="none" w:sz="0" w:space="0" w:color="auto"/>
                    <w:right w:val="none" w:sz="0" w:space="0" w:color="auto"/>
                  </w:divBdr>
                </w:div>
                <w:div w:id="219832663">
                  <w:marLeft w:val="0"/>
                  <w:marRight w:val="0"/>
                  <w:marTop w:val="0"/>
                  <w:marBottom w:val="0"/>
                  <w:divBdr>
                    <w:top w:val="none" w:sz="0" w:space="0" w:color="auto"/>
                    <w:left w:val="none" w:sz="0" w:space="0" w:color="auto"/>
                    <w:bottom w:val="none" w:sz="0" w:space="0" w:color="auto"/>
                    <w:right w:val="none" w:sz="0" w:space="0" w:color="auto"/>
                  </w:divBdr>
                </w:div>
                <w:div w:id="221913051">
                  <w:marLeft w:val="0"/>
                  <w:marRight w:val="0"/>
                  <w:marTop w:val="0"/>
                  <w:marBottom w:val="0"/>
                  <w:divBdr>
                    <w:top w:val="none" w:sz="0" w:space="0" w:color="auto"/>
                    <w:left w:val="none" w:sz="0" w:space="0" w:color="auto"/>
                    <w:bottom w:val="none" w:sz="0" w:space="0" w:color="auto"/>
                    <w:right w:val="none" w:sz="0" w:space="0" w:color="auto"/>
                  </w:divBdr>
                </w:div>
                <w:div w:id="222327032">
                  <w:marLeft w:val="0"/>
                  <w:marRight w:val="0"/>
                  <w:marTop w:val="0"/>
                  <w:marBottom w:val="0"/>
                  <w:divBdr>
                    <w:top w:val="none" w:sz="0" w:space="0" w:color="auto"/>
                    <w:left w:val="none" w:sz="0" w:space="0" w:color="auto"/>
                    <w:bottom w:val="none" w:sz="0" w:space="0" w:color="auto"/>
                    <w:right w:val="none" w:sz="0" w:space="0" w:color="auto"/>
                  </w:divBdr>
                </w:div>
                <w:div w:id="222445807">
                  <w:marLeft w:val="0"/>
                  <w:marRight w:val="0"/>
                  <w:marTop w:val="0"/>
                  <w:marBottom w:val="0"/>
                  <w:divBdr>
                    <w:top w:val="none" w:sz="0" w:space="0" w:color="auto"/>
                    <w:left w:val="none" w:sz="0" w:space="0" w:color="auto"/>
                    <w:bottom w:val="none" w:sz="0" w:space="0" w:color="auto"/>
                    <w:right w:val="none" w:sz="0" w:space="0" w:color="auto"/>
                  </w:divBdr>
                </w:div>
                <w:div w:id="223178405">
                  <w:marLeft w:val="0"/>
                  <w:marRight w:val="0"/>
                  <w:marTop w:val="0"/>
                  <w:marBottom w:val="0"/>
                  <w:divBdr>
                    <w:top w:val="none" w:sz="0" w:space="0" w:color="auto"/>
                    <w:left w:val="none" w:sz="0" w:space="0" w:color="auto"/>
                    <w:bottom w:val="none" w:sz="0" w:space="0" w:color="auto"/>
                    <w:right w:val="none" w:sz="0" w:space="0" w:color="auto"/>
                  </w:divBdr>
                </w:div>
                <w:div w:id="223873587">
                  <w:marLeft w:val="0"/>
                  <w:marRight w:val="0"/>
                  <w:marTop w:val="0"/>
                  <w:marBottom w:val="0"/>
                  <w:divBdr>
                    <w:top w:val="none" w:sz="0" w:space="0" w:color="auto"/>
                    <w:left w:val="none" w:sz="0" w:space="0" w:color="auto"/>
                    <w:bottom w:val="none" w:sz="0" w:space="0" w:color="auto"/>
                    <w:right w:val="none" w:sz="0" w:space="0" w:color="auto"/>
                  </w:divBdr>
                </w:div>
                <w:div w:id="223952183">
                  <w:marLeft w:val="0"/>
                  <w:marRight w:val="0"/>
                  <w:marTop w:val="0"/>
                  <w:marBottom w:val="0"/>
                  <w:divBdr>
                    <w:top w:val="none" w:sz="0" w:space="0" w:color="auto"/>
                    <w:left w:val="none" w:sz="0" w:space="0" w:color="auto"/>
                    <w:bottom w:val="none" w:sz="0" w:space="0" w:color="auto"/>
                    <w:right w:val="none" w:sz="0" w:space="0" w:color="auto"/>
                  </w:divBdr>
                </w:div>
                <w:div w:id="224070268">
                  <w:marLeft w:val="0"/>
                  <w:marRight w:val="0"/>
                  <w:marTop w:val="0"/>
                  <w:marBottom w:val="0"/>
                  <w:divBdr>
                    <w:top w:val="none" w:sz="0" w:space="0" w:color="auto"/>
                    <w:left w:val="none" w:sz="0" w:space="0" w:color="auto"/>
                    <w:bottom w:val="none" w:sz="0" w:space="0" w:color="auto"/>
                    <w:right w:val="none" w:sz="0" w:space="0" w:color="auto"/>
                  </w:divBdr>
                </w:div>
                <w:div w:id="224798997">
                  <w:marLeft w:val="0"/>
                  <w:marRight w:val="0"/>
                  <w:marTop w:val="0"/>
                  <w:marBottom w:val="0"/>
                  <w:divBdr>
                    <w:top w:val="none" w:sz="0" w:space="0" w:color="auto"/>
                    <w:left w:val="none" w:sz="0" w:space="0" w:color="auto"/>
                    <w:bottom w:val="none" w:sz="0" w:space="0" w:color="auto"/>
                    <w:right w:val="none" w:sz="0" w:space="0" w:color="auto"/>
                  </w:divBdr>
                </w:div>
                <w:div w:id="225800395">
                  <w:marLeft w:val="0"/>
                  <w:marRight w:val="0"/>
                  <w:marTop w:val="0"/>
                  <w:marBottom w:val="0"/>
                  <w:divBdr>
                    <w:top w:val="none" w:sz="0" w:space="0" w:color="auto"/>
                    <w:left w:val="none" w:sz="0" w:space="0" w:color="auto"/>
                    <w:bottom w:val="none" w:sz="0" w:space="0" w:color="auto"/>
                    <w:right w:val="none" w:sz="0" w:space="0" w:color="auto"/>
                  </w:divBdr>
                </w:div>
                <w:div w:id="226233707">
                  <w:marLeft w:val="0"/>
                  <w:marRight w:val="0"/>
                  <w:marTop w:val="0"/>
                  <w:marBottom w:val="0"/>
                  <w:divBdr>
                    <w:top w:val="none" w:sz="0" w:space="0" w:color="auto"/>
                    <w:left w:val="none" w:sz="0" w:space="0" w:color="auto"/>
                    <w:bottom w:val="none" w:sz="0" w:space="0" w:color="auto"/>
                    <w:right w:val="none" w:sz="0" w:space="0" w:color="auto"/>
                  </w:divBdr>
                </w:div>
                <w:div w:id="228883574">
                  <w:marLeft w:val="0"/>
                  <w:marRight w:val="0"/>
                  <w:marTop w:val="0"/>
                  <w:marBottom w:val="0"/>
                  <w:divBdr>
                    <w:top w:val="none" w:sz="0" w:space="0" w:color="auto"/>
                    <w:left w:val="none" w:sz="0" w:space="0" w:color="auto"/>
                    <w:bottom w:val="none" w:sz="0" w:space="0" w:color="auto"/>
                    <w:right w:val="none" w:sz="0" w:space="0" w:color="auto"/>
                  </w:divBdr>
                </w:div>
                <w:div w:id="229316162">
                  <w:marLeft w:val="0"/>
                  <w:marRight w:val="0"/>
                  <w:marTop w:val="0"/>
                  <w:marBottom w:val="0"/>
                  <w:divBdr>
                    <w:top w:val="none" w:sz="0" w:space="0" w:color="auto"/>
                    <w:left w:val="none" w:sz="0" w:space="0" w:color="auto"/>
                    <w:bottom w:val="none" w:sz="0" w:space="0" w:color="auto"/>
                    <w:right w:val="none" w:sz="0" w:space="0" w:color="auto"/>
                  </w:divBdr>
                </w:div>
                <w:div w:id="230694705">
                  <w:marLeft w:val="0"/>
                  <w:marRight w:val="0"/>
                  <w:marTop w:val="0"/>
                  <w:marBottom w:val="0"/>
                  <w:divBdr>
                    <w:top w:val="none" w:sz="0" w:space="0" w:color="auto"/>
                    <w:left w:val="none" w:sz="0" w:space="0" w:color="auto"/>
                    <w:bottom w:val="none" w:sz="0" w:space="0" w:color="auto"/>
                    <w:right w:val="none" w:sz="0" w:space="0" w:color="auto"/>
                  </w:divBdr>
                </w:div>
                <w:div w:id="231355707">
                  <w:marLeft w:val="0"/>
                  <w:marRight w:val="0"/>
                  <w:marTop w:val="0"/>
                  <w:marBottom w:val="0"/>
                  <w:divBdr>
                    <w:top w:val="none" w:sz="0" w:space="0" w:color="auto"/>
                    <w:left w:val="none" w:sz="0" w:space="0" w:color="auto"/>
                    <w:bottom w:val="none" w:sz="0" w:space="0" w:color="auto"/>
                    <w:right w:val="none" w:sz="0" w:space="0" w:color="auto"/>
                  </w:divBdr>
                </w:div>
                <w:div w:id="233392416">
                  <w:marLeft w:val="0"/>
                  <w:marRight w:val="0"/>
                  <w:marTop w:val="0"/>
                  <w:marBottom w:val="0"/>
                  <w:divBdr>
                    <w:top w:val="none" w:sz="0" w:space="0" w:color="auto"/>
                    <w:left w:val="none" w:sz="0" w:space="0" w:color="auto"/>
                    <w:bottom w:val="none" w:sz="0" w:space="0" w:color="auto"/>
                    <w:right w:val="none" w:sz="0" w:space="0" w:color="auto"/>
                  </w:divBdr>
                </w:div>
                <w:div w:id="234171542">
                  <w:marLeft w:val="0"/>
                  <w:marRight w:val="0"/>
                  <w:marTop w:val="0"/>
                  <w:marBottom w:val="0"/>
                  <w:divBdr>
                    <w:top w:val="none" w:sz="0" w:space="0" w:color="auto"/>
                    <w:left w:val="none" w:sz="0" w:space="0" w:color="auto"/>
                    <w:bottom w:val="none" w:sz="0" w:space="0" w:color="auto"/>
                    <w:right w:val="none" w:sz="0" w:space="0" w:color="auto"/>
                  </w:divBdr>
                </w:div>
                <w:div w:id="235552798">
                  <w:marLeft w:val="0"/>
                  <w:marRight w:val="0"/>
                  <w:marTop w:val="0"/>
                  <w:marBottom w:val="0"/>
                  <w:divBdr>
                    <w:top w:val="none" w:sz="0" w:space="0" w:color="auto"/>
                    <w:left w:val="none" w:sz="0" w:space="0" w:color="auto"/>
                    <w:bottom w:val="none" w:sz="0" w:space="0" w:color="auto"/>
                    <w:right w:val="none" w:sz="0" w:space="0" w:color="auto"/>
                  </w:divBdr>
                </w:div>
                <w:div w:id="236869718">
                  <w:marLeft w:val="0"/>
                  <w:marRight w:val="0"/>
                  <w:marTop w:val="0"/>
                  <w:marBottom w:val="0"/>
                  <w:divBdr>
                    <w:top w:val="none" w:sz="0" w:space="0" w:color="auto"/>
                    <w:left w:val="none" w:sz="0" w:space="0" w:color="auto"/>
                    <w:bottom w:val="none" w:sz="0" w:space="0" w:color="auto"/>
                    <w:right w:val="none" w:sz="0" w:space="0" w:color="auto"/>
                  </w:divBdr>
                </w:div>
                <w:div w:id="236981461">
                  <w:marLeft w:val="0"/>
                  <w:marRight w:val="0"/>
                  <w:marTop w:val="0"/>
                  <w:marBottom w:val="0"/>
                  <w:divBdr>
                    <w:top w:val="none" w:sz="0" w:space="0" w:color="auto"/>
                    <w:left w:val="none" w:sz="0" w:space="0" w:color="auto"/>
                    <w:bottom w:val="none" w:sz="0" w:space="0" w:color="auto"/>
                    <w:right w:val="none" w:sz="0" w:space="0" w:color="auto"/>
                  </w:divBdr>
                </w:div>
                <w:div w:id="237181411">
                  <w:marLeft w:val="0"/>
                  <w:marRight w:val="0"/>
                  <w:marTop w:val="0"/>
                  <w:marBottom w:val="0"/>
                  <w:divBdr>
                    <w:top w:val="none" w:sz="0" w:space="0" w:color="auto"/>
                    <w:left w:val="none" w:sz="0" w:space="0" w:color="auto"/>
                    <w:bottom w:val="none" w:sz="0" w:space="0" w:color="auto"/>
                    <w:right w:val="none" w:sz="0" w:space="0" w:color="auto"/>
                  </w:divBdr>
                </w:div>
                <w:div w:id="239566612">
                  <w:marLeft w:val="0"/>
                  <w:marRight w:val="0"/>
                  <w:marTop w:val="0"/>
                  <w:marBottom w:val="0"/>
                  <w:divBdr>
                    <w:top w:val="none" w:sz="0" w:space="0" w:color="auto"/>
                    <w:left w:val="none" w:sz="0" w:space="0" w:color="auto"/>
                    <w:bottom w:val="none" w:sz="0" w:space="0" w:color="auto"/>
                    <w:right w:val="none" w:sz="0" w:space="0" w:color="auto"/>
                  </w:divBdr>
                </w:div>
                <w:div w:id="242033149">
                  <w:marLeft w:val="0"/>
                  <w:marRight w:val="0"/>
                  <w:marTop w:val="0"/>
                  <w:marBottom w:val="0"/>
                  <w:divBdr>
                    <w:top w:val="none" w:sz="0" w:space="0" w:color="auto"/>
                    <w:left w:val="none" w:sz="0" w:space="0" w:color="auto"/>
                    <w:bottom w:val="none" w:sz="0" w:space="0" w:color="auto"/>
                    <w:right w:val="none" w:sz="0" w:space="0" w:color="auto"/>
                  </w:divBdr>
                </w:div>
                <w:div w:id="244807656">
                  <w:marLeft w:val="0"/>
                  <w:marRight w:val="0"/>
                  <w:marTop w:val="0"/>
                  <w:marBottom w:val="0"/>
                  <w:divBdr>
                    <w:top w:val="none" w:sz="0" w:space="0" w:color="auto"/>
                    <w:left w:val="none" w:sz="0" w:space="0" w:color="auto"/>
                    <w:bottom w:val="none" w:sz="0" w:space="0" w:color="auto"/>
                    <w:right w:val="none" w:sz="0" w:space="0" w:color="auto"/>
                  </w:divBdr>
                </w:div>
                <w:div w:id="247008914">
                  <w:marLeft w:val="0"/>
                  <w:marRight w:val="0"/>
                  <w:marTop w:val="0"/>
                  <w:marBottom w:val="0"/>
                  <w:divBdr>
                    <w:top w:val="none" w:sz="0" w:space="0" w:color="auto"/>
                    <w:left w:val="none" w:sz="0" w:space="0" w:color="auto"/>
                    <w:bottom w:val="none" w:sz="0" w:space="0" w:color="auto"/>
                    <w:right w:val="none" w:sz="0" w:space="0" w:color="auto"/>
                  </w:divBdr>
                </w:div>
                <w:div w:id="249003440">
                  <w:marLeft w:val="0"/>
                  <w:marRight w:val="0"/>
                  <w:marTop w:val="0"/>
                  <w:marBottom w:val="0"/>
                  <w:divBdr>
                    <w:top w:val="none" w:sz="0" w:space="0" w:color="auto"/>
                    <w:left w:val="none" w:sz="0" w:space="0" w:color="auto"/>
                    <w:bottom w:val="none" w:sz="0" w:space="0" w:color="auto"/>
                    <w:right w:val="none" w:sz="0" w:space="0" w:color="auto"/>
                  </w:divBdr>
                </w:div>
                <w:div w:id="249049596">
                  <w:marLeft w:val="0"/>
                  <w:marRight w:val="0"/>
                  <w:marTop w:val="0"/>
                  <w:marBottom w:val="0"/>
                  <w:divBdr>
                    <w:top w:val="none" w:sz="0" w:space="0" w:color="auto"/>
                    <w:left w:val="none" w:sz="0" w:space="0" w:color="auto"/>
                    <w:bottom w:val="none" w:sz="0" w:space="0" w:color="auto"/>
                    <w:right w:val="none" w:sz="0" w:space="0" w:color="auto"/>
                  </w:divBdr>
                </w:div>
                <w:div w:id="250817059">
                  <w:marLeft w:val="0"/>
                  <w:marRight w:val="0"/>
                  <w:marTop w:val="0"/>
                  <w:marBottom w:val="0"/>
                  <w:divBdr>
                    <w:top w:val="none" w:sz="0" w:space="0" w:color="auto"/>
                    <w:left w:val="none" w:sz="0" w:space="0" w:color="auto"/>
                    <w:bottom w:val="none" w:sz="0" w:space="0" w:color="auto"/>
                    <w:right w:val="none" w:sz="0" w:space="0" w:color="auto"/>
                  </w:divBdr>
                </w:div>
                <w:div w:id="251283824">
                  <w:marLeft w:val="0"/>
                  <w:marRight w:val="0"/>
                  <w:marTop w:val="0"/>
                  <w:marBottom w:val="0"/>
                  <w:divBdr>
                    <w:top w:val="none" w:sz="0" w:space="0" w:color="auto"/>
                    <w:left w:val="none" w:sz="0" w:space="0" w:color="auto"/>
                    <w:bottom w:val="none" w:sz="0" w:space="0" w:color="auto"/>
                    <w:right w:val="none" w:sz="0" w:space="0" w:color="auto"/>
                  </w:divBdr>
                </w:div>
                <w:div w:id="251358478">
                  <w:marLeft w:val="0"/>
                  <w:marRight w:val="0"/>
                  <w:marTop w:val="0"/>
                  <w:marBottom w:val="0"/>
                  <w:divBdr>
                    <w:top w:val="none" w:sz="0" w:space="0" w:color="auto"/>
                    <w:left w:val="none" w:sz="0" w:space="0" w:color="auto"/>
                    <w:bottom w:val="none" w:sz="0" w:space="0" w:color="auto"/>
                    <w:right w:val="none" w:sz="0" w:space="0" w:color="auto"/>
                  </w:divBdr>
                </w:div>
                <w:div w:id="252512717">
                  <w:marLeft w:val="0"/>
                  <w:marRight w:val="0"/>
                  <w:marTop w:val="0"/>
                  <w:marBottom w:val="0"/>
                  <w:divBdr>
                    <w:top w:val="none" w:sz="0" w:space="0" w:color="auto"/>
                    <w:left w:val="none" w:sz="0" w:space="0" w:color="auto"/>
                    <w:bottom w:val="none" w:sz="0" w:space="0" w:color="auto"/>
                    <w:right w:val="none" w:sz="0" w:space="0" w:color="auto"/>
                  </w:divBdr>
                </w:div>
                <w:div w:id="253057915">
                  <w:marLeft w:val="0"/>
                  <w:marRight w:val="0"/>
                  <w:marTop w:val="0"/>
                  <w:marBottom w:val="0"/>
                  <w:divBdr>
                    <w:top w:val="none" w:sz="0" w:space="0" w:color="auto"/>
                    <w:left w:val="none" w:sz="0" w:space="0" w:color="auto"/>
                    <w:bottom w:val="none" w:sz="0" w:space="0" w:color="auto"/>
                    <w:right w:val="none" w:sz="0" w:space="0" w:color="auto"/>
                  </w:divBdr>
                </w:div>
                <w:div w:id="254753151">
                  <w:marLeft w:val="0"/>
                  <w:marRight w:val="0"/>
                  <w:marTop w:val="0"/>
                  <w:marBottom w:val="0"/>
                  <w:divBdr>
                    <w:top w:val="none" w:sz="0" w:space="0" w:color="auto"/>
                    <w:left w:val="none" w:sz="0" w:space="0" w:color="auto"/>
                    <w:bottom w:val="none" w:sz="0" w:space="0" w:color="auto"/>
                    <w:right w:val="none" w:sz="0" w:space="0" w:color="auto"/>
                  </w:divBdr>
                </w:div>
                <w:div w:id="254940388">
                  <w:marLeft w:val="0"/>
                  <w:marRight w:val="0"/>
                  <w:marTop w:val="0"/>
                  <w:marBottom w:val="0"/>
                  <w:divBdr>
                    <w:top w:val="none" w:sz="0" w:space="0" w:color="auto"/>
                    <w:left w:val="none" w:sz="0" w:space="0" w:color="auto"/>
                    <w:bottom w:val="none" w:sz="0" w:space="0" w:color="auto"/>
                    <w:right w:val="none" w:sz="0" w:space="0" w:color="auto"/>
                  </w:divBdr>
                </w:div>
                <w:div w:id="256913663">
                  <w:marLeft w:val="0"/>
                  <w:marRight w:val="0"/>
                  <w:marTop w:val="0"/>
                  <w:marBottom w:val="0"/>
                  <w:divBdr>
                    <w:top w:val="none" w:sz="0" w:space="0" w:color="auto"/>
                    <w:left w:val="none" w:sz="0" w:space="0" w:color="auto"/>
                    <w:bottom w:val="none" w:sz="0" w:space="0" w:color="auto"/>
                    <w:right w:val="none" w:sz="0" w:space="0" w:color="auto"/>
                  </w:divBdr>
                </w:div>
                <w:div w:id="257059761">
                  <w:marLeft w:val="0"/>
                  <w:marRight w:val="0"/>
                  <w:marTop w:val="0"/>
                  <w:marBottom w:val="0"/>
                  <w:divBdr>
                    <w:top w:val="none" w:sz="0" w:space="0" w:color="auto"/>
                    <w:left w:val="none" w:sz="0" w:space="0" w:color="auto"/>
                    <w:bottom w:val="none" w:sz="0" w:space="0" w:color="auto"/>
                    <w:right w:val="none" w:sz="0" w:space="0" w:color="auto"/>
                  </w:divBdr>
                </w:div>
                <w:div w:id="257252713">
                  <w:marLeft w:val="0"/>
                  <w:marRight w:val="0"/>
                  <w:marTop w:val="0"/>
                  <w:marBottom w:val="0"/>
                  <w:divBdr>
                    <w:top w:val="none" w:sz="0" w:space="0" w:color="auto"/>
                    <w:left w:val="none" w:sz="0" w:space="0" w:color="auto"/>
                    <w:bottom w:val="none" w:sz="0" w:space="0" w:color="auto"/>
                    <w:right w:val="none" w:sz="0" w:space="0" w:color="auto"/>
                  </w:divBdr>
                </w:div>
                <w:div w:id="257297987">
                  <w:marLeft w:val="0"/>
                  <w:marRight w:val="0"/>
                  <w:marTop w:val="0"/>
                  <w:marBottom w:val="0"/>
                  <w:divBdr>
                    <w:top w:val="none" w:sz="0" w:space="0" w:color="auto"/>
                    <w:left w:val="none" w:sz="0" w:space="0" w:color="auto"/>
                    <w:bottom w:val="none" w:sz="0" w:space="0" w:color="auto"/>
                    <w:right w:val="none" w:sz="0" w:space="0" w:color="auto"/>
                  </w:divBdr>
                </w:div>
                <w:div w:id="257956353">
                  <w:marLeft w:val="0"/>
                  <w:marRight w:val="0"/>
                  <w:marTop w:val="0"/>
                  <w:marBottom w:val="0"/>
                  <w:divBdr>
                    <w:top w:val="none" w:sz="0" w:space="0" w:color="auto"/>
                    <w:left w:val="none" w:sz="0" w:space="0" w:color="auto"/>
                    <w:bottom w:val="none" w:sz="0" w:space="0" w:color="auto"/>
                    <w:right w:val="none" w:sz="0" w:space="0" w:color="auto"/>
                  </w:divBdr>
                </w:div>
                <w:div w:id="258022740">
                  <w:marLeft w:val="0"/>
                  <w:marRight w:val="0"/>
                  <w:marTop w:val="0"/>
                  <w:marBottom w:val="0"/>
                  <w:divBdr>
                    <w:top w:val="none" w:sz="0" w:space="0" w:color="auto"/>
                    <w:left w:val="none" w:sz="0" w:space="0" w:color="auto"/>
                    <w:bottom w:val="none" w:sz="0" w:space="0" w:color="auto"/>
                    <w:right w:val="none" w:sz="0" w:space="0" w:color="auto"/>
                  </w:divBdr>
                </w:div>
                <w:div w:id="258371047">
                  <w:marLeft w:val="0"/>
                  <w:marRight w:val="0"/>
                  <w:marTop w:val="0"/>
                  <w:marBottom w:val="0"/>
                  <w:divBdr>
                    <w:top w:val="none" w:sz="0" w:space="0" w:color="auto"/>
                    <w:left w:val="none" w:sz="0" w:space="0" w:color="auto"/>
                    <w:bottom w:val="none" w:sz="0" w:space="0" w:color="auto"/>
                    <w:right w:val="none" w:sz="0" w:space="0" w:color="auto"/>
                  </w:divBdr>
                </w:div>
                <w:div w:id="259141010">
                  <w:marLeft w:val="0"/>
                  <w:marRight w:val="0"/>
                  <w:marTop w:val="0"/>
                  <w:marBottom w:val="0"/>
                  <w:divBdr>
                    <w:top w:val="none" w:sz="0" w:space="0" w:color="auto"/>
                    <w:left w:val="none" w:sz="0" w:space="0" w:color="auto"/>
                    <w:bottom w:val="none" w:sz="0" w:space="0" w:color="auto"/>
                    <w:right w:val="none" w:sz="0" w:space="0" w:color="auto"/>
                  </w:divBdr>
                </w:div>
                <w:div w:id="262885831">
                  <w:marLeft w:val="0"/>
                  <w:marRight w:val="0"/>
                  <w:marTop w:val="0"/>
                  <w:marBottom w:val="0"/>
                  <w:divBdr>
                    <w:top w:val="none" w:sz="0" w:space="0" w:color="auto"/>
                    <w:left w:val="none" w:sz="0" w:space="0" w:color="auto"/>
                    <w:bottom w:val="none" w:sz="0" w:space="0" w:color="auto"/>
                    <w:right w:val="none" w:sz="0" w:space="0" w:color="auto"/>
                  </w:divBdr>
                </w:div>
                <w:div w:id="263735133">
                  <w:marLeft w:val="0"/>
                  <w:marRight w:val="0"/>
                  <w:marTop w:val="0"/>
                  <w:marBottom w:val="0"/>
                  <w:divBdr>
                    <w:top w:val="none" w:sz="0" w:space="0" w:color="auto"/>
                    <w:left w:val="none" w:sz="0" w:space="0" w:color="auto"/>
                    <w:bottom w:val="none" w:sz="0" w:space="0" w:color="auto"/>
                    <w:right w:val="none" w:sz="0" w:space="0" w:color="auto"/>
                  </w:divBdr>
                </w:div>
                <w:div w:id="266040794">
                  <w:marLeft w:val="0"/>
                  <w:marRight w:val="0"/>
                  <w:marTop w:val="0"/>
                  <w:marBottom w:val="0"/>
                  <w:divBdr>
                    <w:top w:val="none" w:sz="0" w:space="0" w:color="auto"/>
                    <w:left w:val="none" w:sz="0" w:space="0" w:color="auto"/>
                    <w:bottom w:val="none" w:sz="0" w:space="0" w:color="auto"/>
                    <w:right w:val="none" w:sz="0" w:space="0" w:color="auto"/>
                  </w:divBdr>
                </w:div>
                <w:div w:id="266088280">
                  <w:marLeft w:val="0"/>
                  <w:marRight w:val="0"/>
                  <w:marTop w:val="0"/>
                  <w:marBottom w:val="0"/>
                  <w:divBdr>
                    <w:top w:val="none" w:sz="0" w:space="0" w:color="auto"/>
                    <w:left w:val="none" w:sz="0" w:space="0" w:color="auto"/>
                    <w:bottom w:val="none" w:sz="0" w:space="0" w:color="auto"/>
                    <w:right w:val="none" w:sz="0" w:space="0" w:color="auto"/>
                  </w:divBdr>
                </w:div>
                <w:div w:id="266471575">
                  <w:marLeft w:val="0"/>
                  <w:marRight w:val="0"/>
                  <w:marTop w:val="0"/>
                  <w:marBottom w:val="0"/>
                  <w:divBdr>
                    <w:top w:val="none" w:sz="0" w:space="0" w:color="auto"/>
                    <w:left w:val="none" w:sz="0" w:space="0" w:color="auto"/>
                    <w:bottom w:val="none" w:sz="0" w:space="0" w:color="auto"/>
                    <w:right w:val="none" w:sz="0" w:space="0" w:color="auto"/>
                  </w:divBdr>
                </w:div>
                <w:div w:id="266885264">
                  <w:marLeft w:val="0"/>
                  <w:marRight w:val="0"/>
                  <w:marTop w:val="0"/>
                  <w:marBottom w:val="0"/>
                  <w:divBdr>
                    <w:top w:val="none" w:sz="0" w:space="0" w:color="auto"/>
                    <w:left w:val="none" w:sz="0" w:space="0" w:color="auto"/>
                    <w:bottom w:val="none" w:sz="0" w:space="0" w:color="auto"/>
                    <w:right w:val="none" w:sz="0" w:space="0" w:color="auto"/>
                  </w:divBdr>
                </w:div>
                <w:div w:id="267542776">
                  <w:marLeft w:val="0"/>
                  <w:marRight w:val="0"/>
                  <w:marTop w:val="0"/>
                  <w:marBottom w:val="0"/>
                  <w:divBdr>
                    <w:top w:val="none" w:sz="0" w:space="0" w:color="auto"/>
                    <w:left w:val="none" w:sz="0" w:space="0" w:color="auto"/>
                    <w:bottom w:val="none" w:sz="0" w:space="0" w:color="auto"/>
                    <w:right w:val="none" w:sz="0" w:space="0" w:color="auto"/>
                  </w:divBdr>
                </w:div>
                <w:div w:id="268661986">
                  <w:marLeft w:val="0"/>
                  <w:marRight w:val="0"/>
                  <w:marTop w:val="0"/>
                  <w:marBottom w:val="0"/>
                  <w:divBdr>
                    <w:top w:val="none" w:sz="0" w:space="0" w:color="auto"/>
                    <w:left w:val="none" w:sz="0" w:space="0" w:color="auto"/>
                    <w:bottom w:val="none" w:sz="0" w:space="0" w:color="auto"/>
                    <w:right w:val="none" w:sz="0" w:space="0" w:color="auto"/>
                  </w:divBdr>
                </w:div>
                <w:div w:id="269944619">
                  <w:marLeft w:val="0"/>
                  <w:marRight w:val="0"/>
                  <w:marTop w:val="0"/>
                  <w:marBottom w:val="0"/>
                  <w:divBdr>
                    <w:top w:val="none" w:sz="0" w:space="0" w:color="auto"/>
                    <w:left w:val="none" w:sz="0" w:space="0" w:color="auto"/>
                    <w:bottom w:val="none" w:sz="0" w:space="0" w:color="auto"/>
                    <w:right w:val="none" w:sz="0" w:space="0" w:color="auto"/>
                  </w:divBdr>
                </w:div>
                <w:div w:id="271134765">
                  <w:marLeft w:val="0"/>
                  <w:marRight w:val="0"/>
                  <w:marTop w:val="0"/>
                  <w:marBottom w:val="0"/>
                  <w:divBdr>
                    <w:top w:val="none" w:sz="0" w:space="0" w:color="auto"/>
                    <w:left w:val="none" w:sz="0" w:space="0" w:color="auto"/>
                    <w:bottom w:val="none" w:sz="0" w:space="0" w:color="auto"/>
                    <w:right w:val="none" w:sz="0" w:space="0" w:color="auto"/>
                  </w:divBdr>
                </w:div>
                <w:div w:id="272248203">
                  <w:marLeft w:val="0"/>
                  <w:marRight w:val="0"/>
                  <w:marTop w:val="0"/>
                  <w:marBottom w:val="0"/>
                  <w:divBdr>
                    <w:top w:val="none" w:sz="0" w:space="0" w:color="auto"/>
                    <w:left w:val="none" w:sz="0" w:space="0" w:color="auto"/>
                    <w:bottom w:val="none" w:sz="0" w:space="0" w:color="auto"/>
                    <w:right w:val="none" w:sz="0" w:space="0" w:color="auto"/>
                  </w:divBdr>
                </w:div>
                <w:div w:id="275523584">
                  <w:marLeft w:val="0"/>
                  <w:marRight w:val="0"/>
                  <w:marTop w:val="0"/>
                  <w:marBottom w:val="0"/>
                  <w:divBdr>
                    <w:top w:val="none" w:sz="0" w:space="0" w:color="auto"/>
                    <w:left w:val="none" w:sz="0" w:space="0" w:color="auto"/>
                    <w:bottom w:val="none" w:sz="0" w:space="0" w:color="auto"/>
                    <w:right w:val="none" w:sz="0" w:space="0" w:color="auto"/>
                  </w:divBdr>
                </w:div>
                <w:div w:id="278606379">
                  <w:marLeft w:val="0"/>
                  <w:marRight w:val="0"/>
                  <w:marTop w:val="0"/>
                  <w:marBottom w:val="0"/>
                  <w:divBdr>
                    <w:top w:val="none" w:sz="0" w:space="0" w:color="auto"/>
                    <w:left w:val="none" w:sz="0" w:space="0" w:color="auto"/>
                    <w:bottom w:val="none" w:sz="0" w:space="0" w:color="auto"/>
                    <w:right w:val="none" w:sz="0" w:space="0" w:color="auto"/>
                  </w:divBdr>
                </w:div>
                <w:div w:id="280310201">
                  <w:marLeft w:val="0"/>
                  <w:marRight w:val="0"/>
                  <w:marTop w:val="0"/>
                  <w:marBottom w:val="0"/>
                  <w:divBdr>
                    <w:top w:val="none" w:sz="0" w:space="0" w:color="auto"/>
                    <w:left w:val="none" w:sz="0" w:space="0" w:color="auto"/>
                    <w:bottom w:val="none" w:sz="0" w:space="0" w:color="auto"/>
                    <w:right w:val="none" w:sz="0" w:space="0" w:color="auto"/>
                  </w:divBdr>
                </w:div>
                <w:div w:id="281768054">
                  <w:marLeft w:val="0"/>
                  <w:marRight w:val="0"/>
                  <w:marTop w:val="0"/>
                  <w:marBottom w:val="0"/>
                  <w:divBdr>
                    <w:top w:val="none" w:sz="0" w:space="0" w:color="auto"/>
                    <w:left w:val="none" w:sz="0" w:space="0" w:color="auto"/>
                    <w:bottom w:val="none" w:sz="0" w:space="0" w:color="auto"/>
                    <w:right w:val="none" w:sz="0" w:space="0" w:color="auto"/>
                  </w:divBdr>
                </w:div>
                <w:div w:id="282394781">
                  <w:marLeft w:val="0"/>
                  <w:marRight w:val="0"/>
                  <w:marTop w:val="0"/>
                  <w:marBottom w:val="0"/>
                  <w:divBdr>
                    <w:top w:val="none" w:sz="0" w:space="0" w:color="auto"/>
                    <w:left w:val="none" w:sz="0" w:space="0" w:color="auto"/>
                    <w:bottom w:val="none" w:sz="0" w:space="0" w:color="auto"/>
                    <w:right w:val="none" w:sz="0" w:space="0" w:color="auto"/>
                  </w:divBdr>
                </w:div>
                <w:div w:id="282545379">
                  <w:marLeft w:val="0"/>
                  <w:marRight w:val="0"/>
                  <w:marTop w:val="0"/>
                  <w:marBottom w:val="0"/>
                  <w:divBdr>
                    <w:top w:val="none" w:sz="0" w:space="0" w:color="auto"/>
                    <w:left w:val="none" w:sz="0" w:space="0" w:color="auto"/>
                    <w:bottom w:val="none" w:sz="0" w:space="0" w:color="auto"/>
                    <w:right w:val="none" w:sz="0" w:space="0" w:color="auto"/>
                  </w:divBdr>
                </w:div>
                <w:div w:id="283580654">
                  <w:marLeft w:val="0"/>
                  <w:marRight w:val="0"/>
                  <w:marTop w:val="0"/>
                  <w:marBottom w:val="0"/>
                  <w:divBdr>
                    <w:top w:val="none" w:sz="0" w:space="0" w:color="auto"/>
                    <w:left w:val="none" w:sz="0" w:space="0" w:color="auto"/>
                    <w:bottom w:val="none" w:sz="0" w:space="0" w:color="auto"/>
                    <w:right w:val="none" w:sz="0" w:space="0" w:color="auto"/>
                  </w:divBdr>
                </w:div>
                <w:div w:id="283732144">
                  <w:marLeft w:val="0"/>
                  <w:marRight w:val="0"/>
                  <w:marTop w:val="0"/>
                  <w:marBottom w:val="0"/>
                  <w:divBdr>
                    <w:top w:val="none" w:sz="0" w:space="0" w:color="auto"/>
                    <w:left w:val="none" w:sz="0" w:space="0" w:color="auto"/>
                    <w:bottom w:val="none" w:sz="0" w:space="0" w:color="auto"/>
                    <w:right w:val="none" w:sz="0" w:space="0" w:color="auto"/>
                  </w:divBdr>
                </w:div>
                <w:div w:id="283776451">
                  <w:marLeft w:val="0"/>
                  <w:marRight w:val="0"/>
                  <w:marTop w:val="0"/>
                  <w:marBottom w:val="0"/>
                  <w:divBdr>
                    <w:top w:val="none" w:sz="0" w:space="0" w:color="auto"/>
                    <w:left w:val="none" w:sz="0" w:space="0" w:color="auto"/>
                    <w:bottom w:val="none" w:sz="0" w:space="0" w:color="auto"/>
                    <w:right w:val="none" w:sz="0" w:space="0" w:color="auto"/>
                  </w:divBdr>
                </w:div>
                <w:div w:id="284164400">
                  <w:marLeft w:val="0"/>
                  <w:marRight w:val="0"/>
                  <w:marTop w:val="0"/>
                  <w:marBottom w:val="0"/>
                  <w:divBdr>
                    <w:top w:val="none" w:sz="0" w:space="0" w:color="auto"/>
                    <w:left w:val="none" w:sz="0" w:space="0" w:color="auto"/>
                    <w:bottom w:val="none" w:sz="0" w:space="0" w:color="auto"/>
                    <w:right w:val="none" w:sz="0" w:space="0" w:color="auto"/>
                  </w:divBdr>
                </w:div>
                <w:div w:id="285160434">
                  <w:marLeft w:val="0"/>
                  <w:marRight w:val="0"/>
                  <w:marTop w:val="0"/>
                  <w:marBottom w:val="0"/>
                  <w:divBdr>
                    <w:top w:val="none" w:sz="0" w:space="0" w:color="auto"/>
                    <w:left w:val="none" w:sz="0" w:space="0" w:color="auto"/>
                    <w:bottom w:val="none" w:sz="0" w:space="0" w:color="auto"/>
                    <w:right w:val="none" w:sz="0" w:space="0" w:color="auto"/>
                  </w:divBdr>
                </w:div>
                <w:div w:id="288976103">
                  <w:marLeft w:val="0"/>
                  <w:marRight w:val="0"/>
                  <w:marTop w:val="0"/>
                  <w:marBottom w:val="0"/>
                  <w:divBdr>
                    <w:top w:val="none" w:sz="0" w:space="0" w:color="auto"/>
                    <w:left w:val="none" w:sz="0" w:space="0" w:color="auto"/>
                    <w:bottom w:val="none" w:sz="0" w:space="0" w:color="auto"/>
                    <w:right w:val="none" w:sz="0" w:space="0" w:color="auto"/>
                  </w:divBdr>
                </w:div>
                <w:div w:id="289019638">
                  <w:marLeft w:val="0"/>
                  <w:marRight w:val="0"/>
                  <w:marTop w:val="0"/>
                  <w:marBottom w:val="0"/>
                  <w:divBdr>
                    <w:top w:val="none" w:sz="0" w:space="0" w:color="auto"/>
                    <w:left w:val="none" w:sz="0" w:space="0" w:color="auto"/>
                    <w:bottom w:val="none" w:sz="0" w:space="0" w:color="auto"/>
                    <w:right w:val="none" w:sz="0" w:space="0" w:color="auto"/>
                  </w:divBdr>
                </w:div>
                <w:div w:id="291323994">
                  <w:marLeft w:val="0"/>
                  <w:marRight w:val="0"/>
                  <w:marTop w:val="0"/>
                  <w:marBottom w:val="0"/>
                  <w:divBdr>
                    <w:top w:val="none" w:sz="0" w:space="0" w:color="auto"/>
                    <w:left w:val="none" w:sz="0" w:space="0" w:color="auto"/>
                    <w:bottom w:val="none" w:sz="0" w:space="0" w:color="auto"/>
                    <w:right w:val="none" w:sz="0" w:space="0" w:color="auto"/>
                  </w:divBdr>
                </w:div>
                <w:div w:id="291713243">
                  <w:marLeft w:val="0"/>
                  <w:marRight w:val="0"/>
                  <w:marTop w:val="0"/>
                  <w:marBottom w:val="0"/>
                  <w:divBdr>
                    <w:top w:val="none" w:sz="0" w:space="0" w:color="auto"/>
                    <w:left w:val="none" w:sz="0" w:space="0" w:color="auto"/>
                    <w:bottom w:val="none" w:sz="0" w:space="0" w:color="auto"/>
                    <w:right w:val="none" w:sz="0" w:space="0" w:color="auto"/>
                  </w:divBdr>
                </w:div>
                <w:div w:id="294257861">
                  <w:marLeft w:val="0"/>
                  <w:marRight w:val="0"/>
                  <w:marTop w:val="0"/>
                  <w:marBottom w:val="0"/>
                  <w:divBdr>
                    <w:top w:val="none" w:sz="0" w:space="0" w:color="auto"/>
                    <w:left w:val="none" w:sz="0" w:space="0" w:color="auto"/>
                    <w:bottom w:val="none" w:sz="0" w:space="0" w:color="auto"/>
                    <w:right w:val="none" w:sz="0" w:space="0" w:color="auto"/>
                  </w:divBdr>
                </w:div>
                <w:div w:id="295070323">
                  <w:marLeft w:val="0"/>
                  <w:marRight w:val="0"/>
                  <w:marTop w:val="0"/>
                  <w:marBottom w:val="0"/>
                  <w:divBdr>
                    <w:top w:val="none" w:sz="0" w:space="0" w:color="auto"/>
                    <w:left w:val="none" w:sz="0" w:space="0" w:color="auto"/>
                    <w:bottom w:val="none" w:sz="0" w:space="0" w:color="auto"/>
                    <w:right w:val="none" w:sz="0" w:space="0" w:color="auto"/>
                  </w:divBdr>
                </w:div>
                <w:div w:id="297731978">
                  <w:marLeft w:val="0"/>
                  <w:marRight w:val="0"/>
                  <w:marTop w:val="0"/>
                  <w:marBottom w:val="0"/>
                  <w:divBdr>
                    <w:top w:val="none" w:sz="0" w:space="0" w:color="auto"/>
                    <w:left w:val="none" w:sz="0" w:space="0" w:color="auto"/>
                    <w:bottom w:val="none" w:sz="0" w:space="0" w:color="auto"/>
                    <w:right w:val="none" w:sz="0" w:space="0" w:color="auto"/>
                  </w:divBdr>
                </w:div>
                <w:div w:id="299389025">
                  <w:marLeft w:val="0"/>
                  <w:marRight w:val="0"/>
                  <w:marTop w:val="0"/>
                  <w:marBottom w:val="0"/>
                  <w:divBdr>
                    <w:top w:val="none" w:sz="0" w:space="0" w:color="auto"/>
                    <w:left w:val="none" w:sz="0" w:space="0" w:color="auto"/>
                    <w:bottom w:val="none" w:sz="0" w:space="0" w:color="auto"/>
                    <w:right w:val="none" w:sz="0" w:space="0" w:color="auto"/>
                  </w:divBdr>
                </w:div>
                <w:div w:id="299654363">
                  <w:marLeft w:val="0"/>
                  <w:marRight w:val="0"/>
                  <w:marTop w:val="0"/>
                  <w:marBottom w:val="0"/>
                  <w:divBdr>
                    <w:top w:val="none" w:sz="0" w:space="0" w:color="auto"/>
                    <w:left w:val="none" w:sz="0" w:space="0" w:color="auto"/>
                    <w:bottom w:val="none" w:sz="0" w:space="0" w:color="auto"/>
                    <w:right w:val="none" w:sz="0" w:space="0" w:color="auto"/>
                  </w:divBdr>
                </w:div>
                <w:div w:id="303392480">
                  <w:marLeft w:val="0"/>
                  <w:marRight w:val="0"/>
                  <w:marTop w:val="0"/>
                  <w:marBottom w:val="0"/>
                  <w:divBdr>
                    <w:top w:val="none" w:sz="0" w:space="0" w:color="auto"/>
                    <w:left w:val="none" w:sz="0" w:space="0" w:color="auto"/>
                    <w:bottom w:val="none" w:sz="0" w:space="0" w:color="auto"/>
                    <w:right w:val="none" w:sz="0" w:space="0" w:color="auto"/>
                  </w:divBdr>
                </w:div>
                <w:div w:id="303509590">
                  <w:marLeft w:val="0"/>
                  <w:marRight w:val="0"/>
                  <w:marTop w:val="0"/>
                  <w:marBottom w:val="0"/>
                  <w:divBdr>
                    <w:top w:val="none" w:sz="0" w:space="0" w:color="auto"/>
                    <w:left w:val="none" w:sz="0" w:space="0" w:color="auto"/>
                    <w:bottom w:val="none" w:sz="0" w:space="0" w:color="auto"/>
                    <w:right w:val="none" w:sz="0" w:space="0" w:color="auto"/>
                  </w:divBdr>
                </w:div>
                <w:div w:id="303852245">
                  <w:marLeft w:val="0"/>
                  <w:marRight w:val="0"/>
                  <w:marTop w:val="0"/>
                  <w:marBottom w:val="0"/>
                  <w:divBdr>
                    <w:top w:val="none" w:sz="0" w:space="0" w:color="auto"/>
                    <w:left w:val="none" w:sz="0" w:space="0" w:color="auto"/>
                    <w:bottom w:val="none" w:sz="0" w:space="0" w:color="auto"/>
                    <w:right w:val="none" w:sz="0" w:space="0" w:color="auto"/>
                  </w:divBdr>
                </w:div>
                <w:div w:id="305860249">
                  <w:marLeft w:val="0"/>
                  <w:marRight w:val="0"/>
                  <w:marTop w:val="0"/>
                  <w:marBottom w:val="0"/>
                  <w:divBdr>
                    <w:top w:val="none" w:sz="0" w:space="0" w:color="auto"/>
                    <w:left w:val="none" w:sz="0" w:space="0" w:color="auto"/>
                    <w:bottom w:val="none" w:sz="0" w:space="0" w:color="auto"/>
                    <w:right w:val="none" w:sz="0" w:space="0" w:color="auto"/>
                  </w:divBdr>
                </w:div>
                <w:div w:id="306512676">
                  <w:marLeft w:val="0"/>
                  <w:marRight w:val="0"/>
                  <w:marTop w:val="0"/>
                  <w:marBottom w:val="0"/>
                  <w:divBdr>
                    <w:top w:val="none" w:sz="0" w:space="0" w:color="auto"/>
                    <w:left w:val="none" w:sz="0" w:space="0" w:color="auto"/>
                    <w:bottom w:val="none" w:sz="0" w:space="0" w:color="auto"/>
                    <w:right w:val="none" w:sz="0" w:space="0" w:color="auto"/>
                  </w:divBdr>
                </w:div>
                <w:div w:id="306975242">
                  <w:marLeft w:val="0"/>
                  <w:marRight w:val="0"/>
                  <w:marTop w:val="0"/>
                  <w:marBottom w:val="0"/>
                  <w:divBdr>
                    <w:top w:val="none" w:sz="0" w:space="0" w:color="auto"/>
                    <w:left w:val="none" w:sz="0" w:space="0" w:color="auto"/>
                    <w:bottom w:val="none" w:sz="0" w:space="0" w:color="auto"/>
                    <w:right w:val="none" w:sz="0" w:space="0" w:color="auto"/>
                  </w:divBdr>
                </w:div>
                <w:div w:id="307170405">
                  <w:marLeft w:val="0"/>
                  <w:marRight w:val="0"/>
                  <w:marTop w:val="0"/>
                  <w:marBottom w:val="0"/>
                  <w:divBdr>
                    <w:top w:val="none" w:sz="0" w:space="0" w:color="auto"/>
                    <w:left w:val="none" w:sz="0" w:space="0" w:color="auto"/>
                    <w:bottom w:val="none" w:sz="0" w:space="0" w:color="auto"/>
                    <w:right w:val="none" w:sz="0" w:space="0" w:color="auto"/>
                  </w:divBdr>
                </w:div>
                <w:div w:id="308487632">
                  <w:marLeft w:val="0"/>
                  <w:marRight w:val="0"/>
                  <w:marTop w:val="0"/>
                  <w:marBottom w:val="0"/>
                  <w:divBdr>
                    <w:top w:val="none" w:sz="0" w:space="0" w:color="auto"/>
                    <w:left w:val="none" w:sz="0" w:space="0" w:color="auto"/>
                    <w:bottom w:val="none" w:sz="0" w:space="0" w:color="auto"/>
                    <w:right w:val="none" w:sz="0" w:space="0" w:color="auto"/>
                  </w:divBdr>
                </w:div>
                <w:div w:id="310452235">
                  <w:marLeft w:val="0"/>
                  <w:marRight w:val="0"/>
                  <w:marTop w:val="0"/>
                  <w:marBottom w:val="0"/>
                  <w:divBdr>
                    <w:top w:val="none" w:sz="0" w:space="0" w:color="auto"/>
                    <w:left w:val="none" w:sz="0" w:space="0" w:color="auto"/>
                    <w:bottom w:val="none" w:sz="0" w:space="0" w:color="auto"/>
                    <w:right w:val="none" w:sz="0" w:space="0" w:color="auto"/>
                  </w:divBdr>
                </w:div>
                <w:div w:id="310716091">
                  <w:marLeft w:val="0"/>
                  <w:marRight w:val="0"/>
                  <w:marTop w:val="0"/>
                  <w:marBottom w:val="0"/>
                  <w:divBdr>
                    <w:top w:val="none" w:sz="0" w:space="0" w:color="auto"/>
                    <w:left w:val="none" w:sz="0" w:space="0" w:color="auto"/>
                    <w:bottom w:val="none" w:sz="0" w:space="0" w:color="auto"/>
                    <w:right w:val="none" w:sz="0" w:space="0" w:color="auto"/>
                  </w:divBdr>
                </w:div>
                <w:div w:id="311183798">
                  <w:marLeft w:val="0"/>
                  <w:marRight w:val="0"/>
                  <w:marTop w:val="0"/>
                  <w:marBottom w:val="0"/>
                  <w:divBdr>
                    <w:top w:val="none" w:sz="0" w:space="0" w:color="auto"/>
                    <w:left w:val="none" w:sz="0" w:space="0" w:color="auto"/>
                    <w:bottom w:val="none" w:sz="0" w:space="0" w:color="auto"/>
                    <w:right w:val="none" w:sz="0" w:space="0" w:color="auto"/>
                  </w:divBdr>
                </w:div>
                <w:div w:id="311259067">
                  <w:marLeft w:val="0"/>
                  <w:marRight w:val="0"/>
                  <w:marTop w:val="0"/>
                  <w:marBottom w:val="0"/>
                  <w:divBdr>
                    <w:top w:val="none" w:sz="0" w:space="0" w:color="auto"/>
                    <w:left w:val="none" w:sz="0" w:space="0" w:color="auto"/>
                    <w:bottom w:val="none" w:sz="0" w:space="0" w:color="auto"/>
                    <w:right w:val="none" w:sz="0" w:space="0" w:color="auto"/>
                  </w:divBdr>
                </w:div>
                <w:div w:id="311762682">
                  <w:marLeft w:val="0"/>
                  <w:marRight w:val="0"/>
                  <w:marTop w:val="0"/>
                  <w:marBottom w:val="0"/>
                  <w:divBdr>
                    <w:top w:val="none" w:sz="0" w:space="0" w:color="auto"/>
                    <w:left w:val="none" w:sz="0" w:space="0" w:color="auto"/>
                    <w:bottom w:val="none" w:sz="0" w:space="0" w:color="auto"/>
                    <w:right w:val="none" w:sz="0" w:space="0" w:color="auto"/>
                  </w:divBdr>
                </w:div>
                <w:div w:id="312218596">
                  <w:marLeft w:val="0"/>
                  <w:marRight w:val="0"/>
                  <w:marTop w:val="0"/>
                  <w:marBottom w:val="0"/>
                  <w:divBdr>
                    <w:top w:val="none" w:sz="0" w:space="0" w:color="auto"/>
                    <w:left w:val="none" w:sz="0" w:space="0" w:color="auto"/>
                    <w:bottom w:val="none" w:sz="0" w:space="0" w:color="auto"/>
                    <w:right w:val="none" w:sz="0" w:space="0" w:color="auto"/>
                  </w:divBdr>
                </w:div>
                <w:div w:id="315573289">
                  <w:marLeft w:val="0"/>
                  <w:marRight w:val="0"/>
                  <w:marTop w:val="0"/>
                  <w:marBottom w:val="0"/>
                  <w:divBdr>
                    <w:top w:val="none" w:sz="0" w:space="0" w:color="auto"/>
                    <w:left w:val="none" w:sz="0" w:space="0" w:color="auto"/>
                    <w:bottom w:val="none" w:sz="0" w:space="0" w:color="auto"/>
                    <w:right w:val="none" w:sz="0" w:space="0" w:color="auto"/>
                  </w:divBdr>
                </w:div>
                <w:div w:id="317416387">
                  <w:marLeft w:val="0"/>
                  <w:marRight w:val="0"/>
                  <w:marTop w:val="0"/>
                  <w:marBottom w:val="0"/>
                  <w:divBdr>
                    <w:top w:val="none" w:sz="0" w:space="0" w:color="auto"/>
                    <w:left w:val="none" w:sz="0" w:space="0" w:color="auto"/>
                    <w:bottom w:val="none" w:sz="0" w:space="0" w:color="auto"/>
                    <w:right w:val="none" w:sz="0" w:space="0" w:color="auto"/>
                  </w:divBdr>
                </w:div>
                <w:div w:id="317463321">
                  <w:marLeft w:val="0"/>
                  <w:marRight w:val="0"/>
                  <w:marTop w:val="0"/>
                  <w:marBottom w:val="0"/>
                  <w:divBdr>
                    <w:top w:val="none" w:sz="0" w:space="0" w:color="auto"/>
                    <w:left w:val="none" w:sz="0" w:space="0" w:color="auto"/>
                    <w:bottom w:val="none" w:sz="0" w:space="0" w:color="auto"/>
                    <w:right w:val="none" w:sz="0" w:space="0" w:color="auto"/>
                  </w:divBdr>
                </w:div>
                <w:div w:id="317660627">
                  <w:marLeft w:val="0"/>
                  <w:marRight w:val="0"/>
                  <w:marTop w:val="0"/>
                  <w:marBottom w:val="0"/>
                  <w:divBdr>
                    <w:top w:val="none" w:sz="0" w:space="0" w:color="auto"/>
                    <w:left w:val="none" w:sz="0" w:space="0" w:color="auto"/>
                    <w:bottom w:val="none" w:sz="0" w:space="0" w:color="auto"/>
                    <w:right w:val="none" w:sz="0" w:space="0" w:color="auto"/>
                  </w:divBdr>
                </w:div>
                <w:div w:id="317805086">
                  <w:marLeft w:val="0"/>
                  <w:marRight w:val="0"/>
                  <w:marTop w:val="0"/>
                  <w:marBottom w:val="0"/>
                  <w:divBdr>
                    <w:top w:val="none" w:sz="0" w:space="0" w:color="auto"/>
                    <w:left w:val="none" w:sz="0" w:space="0" w:color="auto"/>
                    <w:bottom w:val="none" w:sz="0" w:space="0" w:color="auto"/>
                    <w:right w:val="none" w:sz="0" w:space="0" w:color="auto"/>
                  </w:divBdr>
                </w:div>
                <w:div w:id="318968399">
                  <w:marLeft w:val="0"/>
                  <w:marRight w:val="0"/>
                  <w:marTop w:val="0"/>
                  <w:marBottom w:val="0"/>
                  <w:divBdr>
                    <w:top w:val="none" w:sz="0" w:space="0" w:color="auto"/>
                    <w:left w:val="none" w:sz="0" w:space="0" w:color="auto"/>
                    <w:bottom w:val="none" w:sz="0" w:space="0" w:color="auto"/>
                    <w:right w:val="none" w:sz="0" w:space="0" w:color="auto"/>
                  </w:divBdr>
                </w:div>
                <w:div w:id="319114366">
                  <w:marLeft w:val="0"/>
                  <w:marRight w:val="0"/>
                  <w:marTop w:val="0"/>
                  <w:marBottom w:val="0"/>
                  <w:divBdr>
                    <w:top w:val="none" w:sz="0" w:space="0" w:color="auto"/>
                    <w:left w:val="none" w:sz="0" w:space="0" w:color="auto"/>
                    <w:bottom w:val="none" w:sz="0" w:space="0" w:color="auto"/>
                    <w:right w:val="none" w:sz="0" w:space="0" w:color="auto"/>
                  </w:divBdr>
                </w:div>
                <w:div w:id="320279750">
                  <w:marLeft w:val="0"/>
                  <w:marRight w:val="0"/>
                  <w:marTop w:val="0"/>
                  <w:marBottom w:val="0"/>
                  <w:divBdr>
                    <w:top w:val="none" w:sz="0" w:space="0" w:color="auto"/>
                    <w:left w:val="none" w:sz="0" w:space="0" w:color="auto"/>
                    <w:bottom w:val="none" w:sz="0" w:space="0" w:color="auto"/>
                    <w:right w:val="none" w:sz="0" w:space="0" w:color="auto"/>
                  </w:divBdr>
                </w:div>
                <w:div w:id="320890862">
                  <w:marLeft w:val="0"/>
                  <w:marRight w:val="0"/>
                  <w:marTop w:val="0"/>
                  <w:marBottom w:val="0"/>
                  <w:divBdr>
                    <w:top w:val="none" w:sz="0" w:space="0" w:color="auto"/>
                    <w:left w:val="none" w:sz="0" w:space="0" w:color="auto"/>
                    <w:bottom w:val="none" w:sz="0" w:space="0" w:color="auto"/>
                    <w:right w:val="none" w:sz="0" w:space="0" w:color="auto"/>
                  </w:divBdr>
                </w:div>
                <w:div w:id="325322716">
                  <w:marLeft w:val="0"/>
                  <w:marRight w:val="0"/>
                  <w:marTop w:val="0"/>
                  <w:marBottom w:val="0"/>
                  <w:divBdr>
                    <w:top w:val="none" w:sz="0" w:space="0" w:color="auto"/>
                    <w:left w:val="none" w:sz="0" w:space="0" w:color="auto"/>
                    <w:bottom w:val="none" w:sz="0" w:space="0" w:color="auto"/>
                    <w:right w:val="none" w:sz="0" w:space="0" w:color="auto"/>
                  </w:divBdr>
                </w:div>
                <w:div w:id="326829218">
                  <w:marLeft w:val="0"/>
                  <w:marRight w:val="0"/>
                  <w:marTop w:val="0"/>
                  <w:marBottom w:val="0"/>
                  <w:divBdr>
                    <w:top w:val="none" w:sz="0" w:space="0" w:color="auto"/>
                    <w:left w:val="none" w:sz="0" w:space="0" w:color="auto"/>
                    <w:bottom w:val="none" w:sz="0" w:space="0" w:color="auto"/>
                    <w:right w:val="none" w:sz="0" w:space="0" w:color="auto"/>
                  </w:divBdr>
                </w:div>
                <w:div w:id="327365658">
                  <w:marLeft w:val="0"/>
                  <w:marRight w:val="0"/>
                  <w:marTop w:val="0"/>
                  <w:marBottom w:val="0"/>
                  <w:divBdr>
                    <w:top w:val="none" w:sz="0" w:space="0" w:color="auto"/>
                    <w:left w:val="none" w:sz="0" w:space="0" w:color="auto"/>
                    <w:bottom w:val="none" w:sz="0" w:space="0" w:color="auto"/>
                    <w:right w:val="none" w:sz="0" w:space="0" w:color="auto"/>
                  </w:divBdr>
                </w:div>
                <w:div w:id="330064754">
                  <w:marLeft w:val="0"/>
                  <w:marRight w:val="0"/>
                  <w:marTop w:val="0"/>
                  <w:marBottom w:val="0"/>
                  <w:divBdr>
                    <w:top w:val="none" w:sz="0" w:space="0" w:color="auto"/>
                    <w:left w:val="none" w:sz="0" w:space="0" w:color="auto"/>
                    <w:bottom w:val="none" w:sz="0" w:space="0" w:color="auto"/>
                    <w:right w:val="none" w:sz="0" w:space="0" w:color="auto"/>
                  </w:divBdr>
                </w:div>
                <w:div w:id="330721751">
                  <w:marLeft w:val="0"/>
                  <w:marRight w:val="0"/>
                  <w:marTop w:val="0"/>
                  <w:marBottom w:val="0"/>
                  <w:divBdr>
                    <w:top w:val="none" w:sz="0" w:space="0" w:color="auto"/>
                    <w:left w:val="none" w:sz="0" w:space="0" w:color="auto"/>
                    <w:bottom w:val="none" w:sz="0" w:space="0" w:color="auto"/>
                    <w:right w:val="none" w:sz="0" w:space="0" w:color="auto"/>
                  </w:divBdr>
                </w:div>
                <w:div w:id="331564828">
                  <w:marLeft w:val="0"/>
                  <w:marRight w:val="0"/>
                  <w:marTop w:val="0"/>
                  <w:marBottom w:val="0"/>
                  <w:divBdr>
                    <w:top w:val="none" w:sz="0" w:space="0" w:color="auto"/>
                    <w:left w:val="none" w:sz="0" w:space="0" w:color="auto"/>
                    <w:bottom w:val="none" w:sz="0" w:space="0" w:color="auto"/>
                    <w:right w:val="none" w:sz="0" w:space="0" w:color="auto"/>
                  </w:divBdr>
                </w:div>
                <w:div w:id="333387162">
                  <w:marLeft w:val="0"/>
                  <w:marRight w:val="0"/>
                  <w:marTop w:val="0"/>
                  <w:marBottom w:val="0"/>
                  <w:divBdr>
                    <w:top w:val="none" w:sz="0" w:space="0" w:color="auto"/>
                    <w:left w:val="none" w:sz="0" w:space="0" w:color="auto"/>
                    <w:bottom w:val="none" w:sz="0" w:space="0" w:color="auto"/>
                    <w:right w:val="none" w:sz="0" w:space="0" w:color="auto"/>
                  </w:divBdr>
                </w:div>
                <w:div w:id="338384891">
                  <w:marLeft w:val="0"/>
                  <w:marRight w:val="0"/>
                  <w:marTop w:val="0"/>
                  <w:marBottom w:val="0"/>
                  <w:divBdr>
                    <w:top w:val="none" w:sz="0" w:space="0" w:color="auto"/>
                    <w:left w:val="none" w:sz="0" w:space="0" w:color="auto"/>
                    <w:bottom w:val="none" w:sz="0" w:space="0" w:color="auto"/>
                    <w:right w:val="none" w:sz="0" w:space="0" w:color="auto"/>
                  </w:divBdr>
                </w:div>
                <w:div w:id="338848019">
                  <w:marLeft w:val="0"/>
                  <w:marRight w:val="0"/>
                  <w:marTop w:val="0"/>
                  <w:marBottom w:val="0"/>
                  <w:divBdr>
                    <w:top w:val="none" w:sz="0" w:space="0" w:color="auto"/>
                    <w:left w:val="none" w:sz="0" w:space="0" w:color="auto"/>
                    <w:bottom w:val="none" w:sz="0" w:space="0" w:color="auto"/>
                    <w:right w:val="none" w:sz="0" w:space="0" w:color="auto"/>
                  </w:divBdr>
                </w:div>
                <w:div w:id="342172389">
                  <w:marLeft w:val="0"/>
                  <w:marRight w:val="0"/>
                  <w:marTop w:val="0"/>
                  <w:marBottom w:val="0"/>
                  <w:divBdr>
                    <w:top w:val="none" w:sz="0" w:space="0" w:color="auto"/>
                    <w:left w:val="none" w:sz="0" w:space="0" w:color="auto"/>
                    <w:bottom w:val="none" w:sz="0" w:space="0" w:color="auto"/>
                    <w:right w:val="none" w:sz="0" w:space="0" w:color="auto"/>
                  </w:divBdr>
                </w:div>
                <w:div w:id="342175247">
                  <w:marLeft w:val="0"/>
                  <w:marRight w:val="0"/>
                  <w:marTop w:val="0"/>
                  <w:marBottom w:val="0"/>
                  <w:divBdr>
                    <w:top w:val="none" w:sz="0" w:space="0" w:color="auto"/>
                    <w:left w:val="none" w:sz="0" w:space="0" w:color="auto"/>
                    <w:bottom w:val="none" w:sz="0" w:space="0" w:color="auto"/>
                    <w:right w:val="none" w:sz="0" w:space="0" w:color="auto"/>
                  </w:divBdr>
                </w:div>
                <w:div w:id="344475499">
                  <w:marLeft w:val="0"/>
                  <w:marRight w:val="0"/>
                  <w:marTop w:val="0"/>
                  <w:marBottom w:val="0"/>
                  <w:divBdr>
                    <w:top w:val="none" w:sz="0" w:space="0" w:color="auto"/>
                    <w:left w:val="none" w:sz="0" w:space="0" w:color="auto"/>
                    <w:bottom w:val="none" w:sz="0" w:space="0" w:color="auto"/>
                    <w:right w:val="none" w:sz="0" w:space="0" w:color="auto"/>
                  </w:divBdr>
                </w:div>
                <w:div w:id="345790714">
                  <w:marLeft w:val="0"/>
                  <w:marRight w:val="0"/>
                  <w:marTop w:val="0"/>
                  <w:marBottom w:val="0"/>
                  <w:divBdr>
                    <w:top w:val="none" w:sz="0" w:space="0" w:color="auto"/>
                    <w:left w:val="none" w:sz="0" w:space="0" w:color="auto"/>
                    <w:bottom w:val="none" w:sz="0" w:space="0" w:color="auto"/>
                    <w:right w:val="none" w:sz="0" w:space="0" w:color="auto"/>
                  </w:divBdr>
                </w:div>
                <w:div w:id="346181206">
                  <w:marLeft w:val="0"/>
                  <w:marRight w:val="0"/>
                  <w:marTop w:val="0"/>
                  <w:marBottom w:val="0"/>
                  <w:divBdr>
                    <w:top w:val="none" w:sz="0" w:space="0" w:color="auto"/>
                    <w:left w:val="none" w:sz="0" w:space="0" w:color="auto"/>
                    <w:bottom w:val="none" w:sz="0" w:space="0" w:color="auto"/>
                    <w:right w:val="none" w:sz="0" w:space="0" w:color="auto"/>
                  </w:divBdr>
                </w:div>
                <w:div w:id="348144307">
                  <w:marLeft w:val="0"/>
                  <w:marRight w:val="0"/>
                  <w:marTop w:val="0"/>
                  <w:marBottom w:val="0"/>
                  <w:divBdr>
                    <w:top w:val="none" w:sz="0" w:space="0" w:color="auto"/>
                    <w:left w:val="none" w:sz="0" w:space="0" w:color="auto"/>
                    <w:bottom w:val="none" w:sz="0" w:space="0" w:color="auto"/>
                    <w:right w:val="none" w:sz="0" w:space="0" w:color="auto"/>
                  </w:divBdr>
                </w:div>
                <w:div w:id="348335726">
                  <w:marLeft w:val="0"/>
                  <w:marRight w:val="0"/>
                  <w:marTop w:val="0"/>
                  <w:marBottom w:val="0"/>
                  <w:divBdr>
                    <w:top w:val="none" w:sz="0" w:space="0" w:color="auto"/>
                    <w:left w:val="none" w:sz="0" w:space="0" w:color="auto"/>
                    <w:bottom w:val="none" w:sz="0" w:space="0" w:color="auto"/>
                    <w:right w:val="none" w:sz="0" w:space="0" w:color="auto"/>
                  </w:divBdr>
                </w:div>
                <w:div w:id="348407528">
                  <w:marLeft w:val="0"/>
                  <w:marRight w:val="0"/>
                  <w:marTop w:val="0"/>
                  <w:marBottom w:val="0"/>
                  <w:divBdr>
                    <w:top w:val="none" w:sz="0" w:space="0" w:color="auto"/>
                    <w:left w:val="none" w:sz="0" w:space="0" w:color="auto"/>
                    <w:bottom w:val="none" w:sz="0" w:space="0" w:color="auto"/>
                    <w:right w:val="none" w:sz="0" w:space="0" w:color="auto"/>
                  </w:divBdr>
                </w:div>
                <w:div w:id="349572107">
                  <w:marLeft w:val="0"/>
                  <w:marRight w:val="0"/>
                  <w:marTop w:val="0"/>
                  <w:marBottom w:val="0"/>
                  <w:divBdr>
                    <w:top w:val="none" w:sz="0" w:space="0" w:color="auto"/>
                    <w:left w:val="none" w:sz="0" w:space="0" w:color="auto"/>
                    <w:bottom w:val="none" w:sz="0" w:space="0" w:color="auto"/>
                    <w:right w:val="none" w:sz="0" w:space="0" w:color="auto"/>
                  </w:divBdr>
                </w:div>
                <w:div w:id="350766598">
                  <w:marLeft w:val="0"/>
                  <w:marRight w:val="0"/>
                  <w:marTop w:val="0"/>
                  <w:marBottom w:val="0"/>
                  <w:divBdr>
                    <w:top w:val="none" w:sz="0" w:space="0" w:color="auto"/>
                    <w:left w:val="none" w:sz="0" w:space="0" w:color="auto"/>
                    <w:bottom w:val="none" w:sz="0" w:space="0" w:color="auto"/>
                    <w:right w:val="none" w:sz="0" w:space="0" w:color="auto"/>
                  </w:divBdr>
                </w:div>
                <w:div w:id="351151569">
                  <w:marLeft w:val="0"/>
                  <w:marRight w:val="0"/>
                  <w:marTop w:val="0"/>
                  <w:marBottom w:val="0"/>
                  <w:divBdr>
                    <w:top w:val="none" w:sz="0" w:space="0" w:color="auto"/>
                    <w:left w:val="none" w:sz="0" w:space="0" w:color="auto"/>
                    <w:bottom w:val="none" w:sz="0" w:space="0" w:color="auto"/>
                    <w:right w:val="none" w:sz="0" w:space="0" w:color="auto"/>
                  </w:divBdr>
                </w:div>
                <w:div w:id="353960720">
                  <w:marLeft w:val="0"/>
                  <w:marRight w:val="0"/>
                  <w:marTop w:val="0"/>
                  <w:marBottom w:val="0"/>
                  <w:divBdr>
                    <w:top w:val="none" w:sz="0" w:space="0" w:color="auto"/>
                    <w:left w:val="none" w:sz="0" w:space="0" w:color="auto"/>
                    <w:bottom w:val="none" w:sz="0" w:space="0" w:color="auto"/>
                    <w:right w:val="none" w:sz="0" w:space="0" w:color="auto"/>
                  </w:divBdr>
                </w:div>
                <w:div w:id="356926024">
                  <w:marLeft w:val="0"/>
                  <w:marRight w:val="0"/>
                  <w:marTop w:val="0"/>
                  <w:marBottom w:val="0"/>
                  <w:divBdr>
                    <w:top w:val="none" w:sz="0" w:space="0" w:color="auto"/>
                    <w:left w:val="none" w:sz="0" w:space="0" w:color="auto"/>
                    <w:bottom w:val="none" w:sz="0" w:space="0" w:color="auto"/>
                    <w:right w:val="none" w:sz="0" w:space="0" w:color="auto"/>
                  </w:divBdr>
                </w:div>
                <w:div w:id="358316115">
                  <w:marLeft w:val="0"/>
                  <w:marRight w:val="0"/>
                  <w:marTop w:val="0"/>
                  <w:marBottom w:val="0"/>
                  <w:divBdr>
                    <w:top w:val="none" w:sz="0" w:space="0" w:color="auto"/>
                    <w:left w:val="none" w:sz="0" w:space="0" w:color="auto"/>
                    <w:bottom w:val="none" w:sz="0" w:space="0" w:color="auto"/>
                    <w:right w:val="none" w:sz="0" w:space="0" w:color="auto"/>
                  </w:divBdr>
                </w:div>
                <w:div w:id="358625805">
                  <w:marLeft w:val="0"/>
                  <w:marRight w:val="0"/>
                  <w:marTop w:val="0"/>
                  <w:marBottom w:val="0"/>
                  <w:divBdr>
                    <w:top w:val="none" w:sz="0" w:space="0" w:color="auto"/>
                    <w:left w:val="none" w:sz="0" w:space="0" w:color="auto"/>
                    <w:bottom w:val="none" w:sz="0" w:space="0" w:color="auto"/>
                    <w:right w:val="none" w:sz="0" w:space="0" w:color="auto"/>
                  </w:divBdr>
                </w:div>
                <w:div w:id="359205093">
                  <w:marLeft w:val="0"/>
                  <w:marRight w:val="0"/>
                  <w:marTop w:val="0"/>
                  <w:marBottom w:val="0"/>
                  <w:divBdr>
                    <w:top w:val="none" w:sz="0" w:space="0" w:color="auto"/>
                    <w:left w:val="none" w:sz="0" w:space="0" w:color="auto"/>
                    <w:bottom w:val="none" w:sz="0" w:space="0" w:color="auto"/>
                    <w:right w:val="none" w:sz="0" w:space="0" w:color="auto"/>
                  </w:divBdr>
                </w:div>
                <w:div w:id="361712375">
                  <w:marLeft w:val="0"/>
                  <w:marRight w:val="0"/>
                  <w:marTop w:val="0"/>
                  <w:marBottom w:val="0"/>
                  <w:divBdr>
                    <w:top w:val="none" w:sz="0" w:space="0" w:color="auto"/>
                    <w:left w:val="none" w:sz="0" w:space="0" w:color="auto"/>
                    <w:bottom w:val="none" w:sz="0" w:space="0" w:color="auto"/>
                    <w:right w:val="none" w:sz="0" w:space="0" w:color="auto"/>
                  </w:divBdr>
                </w:div>
                <w:div w:id="361832237">
                  <w:marLeft w:val="0"/>
                  <w:marRight w:val="0"/>
                  <w:marTop w:val="0"/>
                  <w:marBottom w:val="0"/>
                  <w:divBdr>
                    <w:top w:val="none" w:sz="0" w:space="0" w:color="auto"/>
                    <w:left w:val="none" w:sz="0" w:space="0" w:color="auto"/>
                    <w:bottom w:val="none" w:sz="0" w:space="0" w:color="auto"/>
                    <w:right w:val="none" w:sz="0" w:space="0" w:color="auto"/>
                  </w:divBdr>
                </w:div>
                <w:div w:id="362481302">
                  <w:marLeft w:val="0"/>
                  <w:marRight w:val="0"/>
                  <w:marTop w:val="0"/>
                  <w:marBottom w:val="0"/>
                  <w:divBdr>
                    <w:top w:val="none" w:sz="0" w:space="0" w:color="auto"/>
                    <w:left w:val="none" w:sz="0" w:space="0" w:color="auto"/>
                    <w:bottom w:val="none" w:sz="0" w:space="0" w:color="auto"/>
                    <w:right w:val="none" w:sz="0" w:space="0" w:color="auto"/>
                  </w:divBdr>
                </w:div>
                <w:div w:id="364446360">
                  <w:marLeft w:val="0"/>
                  <w:marRight w:val="0"/>
                  <w:marTop w:val="0"/>
                  <w:marBottom w:val="0"/>
                  <w:divBdr>
                    <w:top w:val="none" w:sz="0" w:space="0" w:color="auto"/>
                    <w:left w:val="none" w:sz="0" w:space="0" w:color="auto"/>
                    <w:bottom w:val="none" w:sz="0" w:space="0" w:color="auto"/>
                    <w:right w:val="none" w:sz="0" w:space="0" w:color="auto"/>
                  </w:divBdr>
                </w:div>
                <w:div w:id="365103321">
                  <w:marLeft w:val="0"/>
                  <w:marRight w:val="0"/>
                  <w:marTop w:val="0"/>
                  <w:marBottom w:val="0"/>
                  <w:divBdr>
                    <w:top w:val="none" w:sz="0" w:space="0" w:color="auto"/>
                    <w:left w:val="none" w:sz="0" w:space="0" w:color="auto"/>
                    <w:bottom w:val="none" w:sz="0" w:space="0" w:color="auto"/>
                    <w:right w:val="none" w:sz="0" w:space="0" w:color="auto"/>
                  </w:divBdr>
                </w:div>
                <w:div w:id="366106913">
                  <w:marLeft w:val="0"/>
                  <w:marRight w:val="0"/>
                  <w:marTop w:val="0"/>
                  <w:marBottom w:val="0"/>
                  <w:divBdr>
                    <w:top w:val="none" w:sz="0" w:space="0" w:color="auto"/>
                    <w:left w:val="none" w:sz="0" w:space="0" w:color="auto"/>
                    <w:bottom w:val="none" w:sz="0" w:space="0" w:color="auto"/>
                    <w:right w:val="none" w:sz="0" w:space="0" w:color="auto"/>
                  </w:divBdr>
                </w:div>
                <w:div w:id="366495586">
                  <w:marLeft w:val="0"/>
                  <w:marRight w:val="0"/>
                  <w:marTop w:val="0"/>
                  <w:marBottom w:val="0"/>
                  <w:divBdr>
                    <w:top w:val="none" w:sz="0" w:space="0" w:color="auto"/>
                    <w:left w:val="none" w:sz="0" w:space="0" w:color="auto"/>
                    <w:bottom w:val="none" w:sz="0" w:space="0" w:color="auto"/>
                    <w:right w:val="none" w:sz="0" w:space="0" w:color="auto"/>
                  </w:divBdr>
                </w:div>
                <w:div w:id="373045984">
                  <w:marLeft w:val="0"/>
                  <w:marRight w:val="0"/>
                  <w:marTop w:val="0"/>
                  <w:marBottom w:val="0"/>
                  <w:divBdr>
                    <w:top w:val="none" w:sz="0" w:space="0" w:color="auto"/>
                    <w:left w:val="none" w:sz="0" w:space="0" w:color="auto"/>
                    <w:bottom w:val="none" w:sz="0" w:space="0" w:color="auto"/>
                    <w:right w:val="none" w:sz="0" w:space="0" w:color="auto"/>
                  </w:divBdr>
                </w:div>
                <w:div w:id="374501738">
                  <w:marLeft w:val="0"/>
                  <w:marRight w:val="0"/>
                  <w:marTop w:val="0"/>
                  <w:marBottom w:val="0"/>
                  <w:divBdr>
                    <w:top w:val="none" w:sz="0" w:space="0" w:color="auto"/>
                    <w:left w:val="none" w:sz="0" w:space="0" w:color="auto"/>
                    <w:bottom w:val="none" w:sz="0" w:space="0" w:color="auto"/>
                    <w:right w:val="none" w:sz="0" w:space="0" w:color="auto"/>
                  </w:divBdr>
                </w:div>
                <w:div w:id="375549921">
                  <w:marLeft w:val="0"/>
                  <w:marRight w:val="0"/>
                  <w:marTop w:val="0"/>
                  <w:marBottom w:val="0"/>
                  <w:divBdr>
                    <w:top w:val="none" w:sz="0" w:space="0" w:color="auto"/>
                    <w:left w:val="none" w:sz="0" w:space="0" w:color="auto"/>
                    <w:bottom w:val="none" w:sz="0" w:space="0" w:color="auto"/>
                    <w:right w:val="none" w:sz="0" w:space="0" w:color="auto"/>
                  </w:divBdr>
                </w:div>
                <w:div w:id="376664985">
                  <w:marLeft w:val="0"/>
                  <w:marRight w:val="0"/>
                  <w:marTop w:val="0"/>
                  <w:marBottom w:val="0"/>
                  <w:divBdr>
                    <w:top w:val="none" w:sz="0" w:space="0" w:color="auto"/>
                    <w:left w:val="none" w:sz="0" w:space="0" w:color="auto"/>
                    <w:bottom w:val="none" w:sz="0" w:space="0" w:color="auto"/>
                    <w:right w:val="none" w:sz="0" w:space="0" w:color="auto"/>
                  </w:divBdr>
                </w:div>
                <w:div w:id="377123099">
                  <w:marLeft w:val="0"/>
                  <w:marRight w:val="0"/>
                  <w:marTop w:val="0"/>
                  <w:marBottom w:val="0"/>
                  <w:divBdr>
                    <w:top w:val="none" w:sz="0" w:space="0" w:color="auto"/>
                    <w:left w:val="none" w:sz="0" w:space="0" w:color="auto"/>
                    <w:bottom w:val="none" w:sz="0" w:space="0" w:color="auto"/>
                    <w:right w:val="none" w:sz="0" w:space="0" w:color="auto"/>
                  </w:divBdr>
                </w:div>
                <w:div w:id="377751547">
                  <w:marLeft w:val="0"/>
                  <w:marRight w:val="0"/>
                  <w:marTop w:val="0"/>
                  <w:marBottom w:val="0"/>
                  <w:divBdr>
                    <w:top w:val="none" w:sz="0" w:space="0" w:color="auto"/>
                    <w:left w:val="none" w:sz="0" w:space="0" w:color="auto"/>
                    <w:bottom w:val="none" w:sz="0" w:space="0" w:color="auto"/>
                    <w:right w:val="none" w:sz="0" w:space="0" w:color="auto"/>
                  </w:divBdr>
                </w:div>
                <w:div w:id="380204066">
                  <w:marLeft w:val="0"/>
                  <w:marRight w:val="0"/>
                  <w:marTop w:val="0"/>
                  <w:marBottom w:val="0"/>
                  <w:divBdr>
                    <w:top w:val="none" w:sz="0" w:space="0" w:color="auto"/>
                    <w:left w:val="none" w:sz="0" w:space="0" w:color="auto"/>
                    <w:bottom w:val="none" w:sz="0" w:space="0" w:color="auto"/>
                    <w:right w:val="none" w:sz="0" w:space="0" w:color="auto"/>
                  </w:divBdr>
                </w:div>
                <w:div w:id="381952636">
                  <w:marLeft w:val="0"/>
                  <w:marRight w:val="0"/>
                  <w:marTop w:val="0"/>
                  <w:marBottom w:val="0"/>
                  <w:divBdr>
                    <w:top w:val="none" w:sz="0" w:space="0" w:color="auto"/>
                    <w:left w:val="none" w:sz="0" w:space="0" w:color="auto"/>
                    <w:bottom w:val="none" w:sz="0" w:space="0" w:color="auto"/>
                    <w:right w:val="none" w:sz="0" w:space="0" w:color="auto"/>
                  </w:divBdr>
                </w:div>
                <w:div w:id="383068110">
                  <w:marLeft w:val="0"/>
                  <w:marRight w:val="0"/>
                  <w:marTop w:val="0"/>
                  <w:marBottom w:val="0"/>
                  <w:divBdr>
                    <w:top w:val="none" w:sz="0" w:space="0" w:color="auto"/>
                    <w:left w:val="none" w:sz="0" w:space="0" w:color="auto"/>
                    <w:bottom w:val="none" w:sz="0" w:space="0" w:color="auto"/>
                    <w:right w:val="none" w:sz="0" w:space="0" w:color="auto"/>
                  </w:divBdr>
                </w:div>
                <w:div w:id="384109104">
                  <w:marLeft w:val="0"/>
                  <w:marRight w:val="0"/>
                  <w:marTop w:val="0"/>
                  <w:marBottom w:val="0"/>
                  <w:divBdr>
                    <w:top w:val="none" w:sz="0" w:space="0" w:color="auto"/>
                    <w:left w:val="none" w:sz="0" w:space="0" w:color="auto"/>
                    <w:bottom w:val="none" w:sz="0" w:space="0" w:color="auto"/>
                    <w:right w:val="none" w:sz="0" w:space="0" w:color="auto"/>
                  </w:divBdr>
                </w:div>
                <w:div w:id="384524214">
                  <w:marLeft w:val="0"/>
                  <w:marRight w:val="0"/>
                  <w:marTop w:val="0"/>
                  <w:marBottom w:val="0"/>
                  <w:divBdr>
                    <w:top w:val="none" w:sz="0" w:space="0" w:color="auto"/>
                    <w:left w:val="none" w:sz="0" w:space="0" w:color="auto"/>
                    <w:bottom w:val="none" w:sz="0" w:space="0" w:color="auto"/>
                    <w:right w:val="none" w:sz="0" w:space="0" w:color="auto"/>
                  </w:divBdr>
                </w:div>
                <w:div w:id="384841911">
                  <w:marLeft w:val="0"/>
                  <w:marRight w:val="0"/>
                  <w:marTop w:val="0"/>
                  <w:marBottom w:val="0"/>
                  <w:divBdr>
                    <w:top w:val="none" w:sz="0" w:space="0" w:color="auto"/>
                    <w:left w:val="none" w:sz="0" w:space="0" w:color="auto"/>
                    <w:bottom w:val="none" w:sz="0" w:space="0" w:color="auto"/>
                    <w:right w:val="none" w:sz="0" w:space="0" w:color="auto"/>
                  </w:divBdr>
                </w:div>
                <w:div w:id="385761853">
                  <w:marLeft w:val="0"/>
                  <w:marRight w:val="0"/>
                  <w:marTop w:val="0"/>
                  <w:marBottom w:val="0"/>
                  <w:divBdr>
                    <w:top w:val="none" w:sz="0" w:space="0" w:color="auto"/>
                    <w:left w:val="none" w:sz="0" w:space="0" w:color="auto"/>
                    <w:bottom w:val="none" w:sz="0" w:space="0" w:color="auto"/>
                    <w:right w:val="none" w:sz="0" w:space="0" w:color="auto"/>
                  </w:divBdr>
                </w:div>
                <w:div w:id="388070750">
                  <w:marLeft w:val="0"/>
                  <w:marRight w:val="0"/>
                  <w:marTop w:val="0"/>
                  <w:marBottom w:val="0"/>
                  <w:divBdr>
                    <w:top w:val="none" w:sz="0" w:space="0" w:color="auto"/>
                    <w:left w:val="none" w:sz="0" w:space="0" w:color="auto"/>
                    <w:bottom w:val="none" w:sz="0" w:space="0" w:color="auto"/>
                    <w:right w:val="none" w:sz="0" w:space="0" w:color="auto"/>
                  </w:divBdr>
                </w:div>
                <w:div w:id="388959367">
                  <w:marLeft w:val="0"/>
                  <w:marRight w:val="0"/>
                  <w:marTop w:val="0"/>
                  <w:marBottom w:val="0"/>
                  <w:divBdr>
                    <w:top w:val="none" w:sz="0" w:space="0" w:color="auto"/>
                    <w:left w:val="none" w:sz="0" w:space="0" w:color="auto"/>
                    <w:bottom w:val="none" w:sz="0" w:space="0" w:color="auto"/>
                    <w:right w:val="none" w:sz="0" w:space="0" w:color="auto"/>
                  </w:divBdr>
                </w:div>
                <w:div w:id="390353351">
                  <w:marLeft w:val="0"/>
                  <w:marRight w:val="0"/>
                  <w:marTop w:val="0"/>
                  <w:marBottom w:val="0"/>
                  <w:divBdr>
                    <w:top w:val="none" w:sz="0" w:space="0" w:color="auto"/>
                    <w:left w:val="none" w:sz="0" w:space="0" w:color="auto"/>
                    <w:bottom w:val="none" w:sz="0" w:space="0" w:color="auto"/>
                    <w:right w:val="none" w:sz="0" w:space="0" w:color="auto"/>
                  </w:divBdr>
                </w:div>
                <w:div w:id="391777910">
                  <w:marLeft w:val="0"/>
                  <w:marRight w:val="0"/>
                  <w:marTop w:val="0"/>
                  <w:marBottom w:val="0"/>
                  <w:divBdr>
                    <w:top w:val="none" w:sz="0" w:space="0" w:color="auto"/>
                    <w:left w:val="none" w:sz="0" w:space="0" w:color="auto"/>
                    <w:bottom w:val="none" w:sz="0" w:space="0" w:color="auto"/>
                    <w:right w:val="none" w:sz="0" w:space="0" w:color="auto"/>
                  </w:divBdr>
                </w:div>
                <w:div w:id="394091185">
                  <w:marLeft w:val="0"/>
                  <w:marRight w:val="0"/>
                  <w:marTop w:val="0"/>
                  <w:marBottom w:val="0"/>
                  <w:divBdr>
                    <w:top w:val="none" w:sz="0" w:space="0" w:color="auto"/>
                    <w:left w:val="none" w:sz="0" w:space="0" w:color="auto"/>
                    <w:bottom w:val="none" w:sz="0" w:space="0" w:color="auto"/>
                    <w:right w:val="none" w:sz="0" w:space="0" w:color="auto"/>
                  </w:divBdr>
                </w:div>
                <w:div w:id="395015260">
                  <w:marLeft w:val="0"/>
                  <w:marRight w:val="0"/>
                  <w:marTop w:val="0"/>
                  <w:marBottom w:val="0"/>
                  <w:divBdr>
                    <w:top w:val="none" w:sz="0" w:space="0" w:color="auto"/>
                    <w:left w:val="none" w:sz="0" w:space="0" w:color="auto"/>
                    <w:bottom w:val="none" w:sz="0" w:space="0" w:color="auto"/>
                    <w:right w:val="none" w:sz="0" w:space="0" w:color="auto"/>
                  </w:divBdr>
                </w:div>
                <w:div w:id="395473936">
                  <w:marLeft w:val="0"/>
                  <w:marRight w:val="0"/>
                  <w:marTop w:val="0"/>
                  <w:marBottom w:val="0"/>
                  <w:divBdr>
                    <w:top w:val="none" w:sz="0" w:space="0" w:color="auto"/>
                    <w:left w:val="none" w:sz="0" w:space="0" w:color="auto"/>
                    <w:bottom w:val="none" w:sz="0" w:space="0" w:color="auto"/>
                    <w:right w:val="none" w:sz="0" w:space="0" w:color="auto"/>
                  </w:divBdr>
                </w:div>
                <w:div w:id="398988920">
                  <w:marLeft w:val="0"/>
                  <w:marRight w:val="0"/>
                  <w:marTop w:val="0"/>
                  <w:marBottom w:val="0"/>
                  <w:divBdr>
                    <w:top w:val="none" w:sz="0" w:space="0" w:color="auto"/>
                    <w:left w:val="none" w:sz="0" w:space="0" w:color="auto"/>
                    <w:bottom w:val="none" w:sz="0" w:space="0" w:color="auto"/>
                    <w:right w:val="none" w:sz="0" w:space="0" w:color="auto"/>
                  </w:divBdr>
                </w:div>
                <w:div w:id="402339332">
                  <w:marLeft w:val="0"/>
                  <w:marRight w:val="0"/>
                  <w:marTop w:val="0"/>
                  <w:marBottom w:val="0"/>
                  <w:divBdr>
                    <w:top w:val="none" w:sz="0" w:space="0" w:color="auto"/>
                    <w:left w:val="none" w:sz="0" w:space="0" w:color="auto"/>
                    <w:bottom w:val="none" w:sz="0" w:space="0" w:color="auto"/>
                    <w:right w:val="none" w:sz="0" w:space="0" w:color="auto"/>
                  </w:divBdr>
                </w:div>
                <w:div w:id="403769986">
                  <w:marLeft w:val="0"/>
                  <w:marRight w:val="0"/>
                  <w:marTop w:val="0"/>
                  <w:marBottom w:val="0"/>
                  <w:divBdr>
                    <w:top w:val="none" w:sz="0" w:space="0" w:color="auto"/>
                    <w:left w:val="none" w:sz="0" w:space="0" w:color="auto"/>
                    <w:bottom w:val="none" w:sz="0" w:space="0" w:color="auto"/>
                    <w:right w:val="none" w:sz="0" w:space="0" w:color="auto"/>
                  </w:divBdr>
                </w:div>
                <w:div w:id="405226398">
                  <w:marLeft w:val="0"/>
                  <w:marRight w:val="0"/>
                  <w:marTop w:val="0"/>
                  <w:marBottom w:val="0"/>
                  <w:divBdr>
                    <w:top w:val="none" w:sz="0" w:space="0" w:color="auto"/>
                    <w:left w:val="none" w:sz="0" w:space="0" w:color="auto"/>
                    <w:bottom w:val="none" w:sz="0" w:space="0" w:color="auto"/>
                    <w:right w:val="none" w:sz="0" w:space="0" w:color="auto"/>
                  </w:divBdr>
                </w:div>
                <w:div w:id="406003779">
                  <w:marLeft w:val="0"/>
                  <w:marRight w:val="0"/>
                  <w:marTop w:val="0"/>
                  <w:marBottom w:val="0"/>
                  <w:divBdr>
                    <w:top w:val="none" w:sz="0" w:space="0" w:color="auto"/>
                    <w:left w:val="none" w:sz="0" w:space="0" w:color="auto"/>
                    <w:bottom w:val="none" w:sz="0" w:space="0" w:color="auto"/>
                    <w:right w:val="none" w:sz="0" w:space="0" w:color="auto"/>
                  </w:divBdr>
                </w:div>
                <w:div w:id="406074749">
                  <w:marLeft w:val="0"/>
                  <w:marRight w:val="0"/>
                  <w:marTop w:val="0"/>
                  <w:marBottom w:val="0"/>
                  <w:divBdr>
                    <w:top w:val="none" w:sz="0" w:space="0" w:color="auto"/>
                    <w:left w:val="none" w:sz="0" w:space="0" w:color="auto"/>
                    <w:bottom w:val="none" w:sz="0" w:space="0" w:color="auto"/>
                    <w:right w:val="none" w:sz="0" w:space="0" w:color="auto"/>
                  </w:divBdr>
                </w:div>
                <w:div w:id="407119285">
                  <w:marLeft w:val="0"/>
                  <w:marRight w:val="0"/>
                  <w:marTop w:val="0"/>
                  <w:marBottom w:val="0"/>
                  <w:divBdr>
                    <w:top w:val="none" w:sz="0" w:space="0" w:color="auto"/>
                    <w:left w:val="none" w:sz="0" w:space="0" w:color="auto"/>
                    <w:bottom w:val="none" w:sz="0" w:space="0" w:color="auto"/>
                    <w:right w:val="none" w:sz="0" w:space="0" w:color="auto"/>
                  </w:divBdr>
                </w:div>
                <w:div w:id="407196776">
                  <w:marLeft w:val="0"/>
                  <w:marRight w:val="0"/>
                  <w:marTop w:val="0"/>
                  <w:marBottom w:val="0"/>
                  <w:divBdr>
                    <w:top w:val="none" w:sz="0" w:space="0" w:color="auto"/>
                    <w:left w:val="none" w:sz="0" w:space="0" w:color="auto"/>
                    <w:bottom w:val="none" w:sz="0" w:space="0" w:color="auto"/>
                    <w:right w:val="none" w:sz="0" w:space="0" w:color="auto"/>
                  </w:divBdr>
                </w:div>
                <w:div w:id="407577439">
                  <w:marLeft w:val="0"/>
                  <w:marRight w:val="0"/>
                  <w:marTop w:val="0"/>
                  <w:marBottom w:val="0"/>
                  <w:divBdr>
                    <w:top w:val="none" w:sz="0" w:space="0" w:color="auto"/>
                    <w:left w:val="none" w:sz="0" w:space="0" w:color="auto"/>
                    <w:bottom w:val="none" w:sz="0" w:space="0" w:color="auto"/>
                    <w:right w:val="none" w:sz="0" w:space="0" w:color="auto"/>
                  </w:divBdr>
                </w:div>
                <w:div w:id="408190771">
                  <w:marLeft w:val="0"/>
                  <w:marRight w:val="0"/>
                  <w:marTop w:val="0"/>
                  <w:marBottom w:val="0"/>
                  <w:divBdr>
                    <w:top w:val="none" w:sz="0" w:space="0" w:color="auto"/>
                    <w:left w:val="none" w:sz="0" w:space="0" w:color="auto"/>
                    <w:bottom w:val="none" w:sz="0" w:space="0" w:color="auto"/>
                    <w:right w:val="none" w:sz="0" w:space="0" w:color="auto"/>
                  </w:divBdr>
                </w:div>
                <w:div w:id="409933326">
                  <w:marLeft w:val="0"/>
                  <w:marRight w:val="0"/>
                  <w:marTop w:val="0"/>
                  <w:marBottom w:val="0"/>
                  <w:divBdr>
                    <w:top w:val="none" w:sz="0" w:space="0" w:color="auto"/>
                    <w:left w:val="none" w:sz="0" w:space="0" w:color="auto"/>
                    <w:bottom w:val="none" w:sz="0" w:space="0" w:color="auto"/>
                    <w:right w:val="none" w:sz="0" w:space="0" w:color="auto"/>
                  </w:divBdr>
                </w:div>
                <w:div w:id="411197951">
                  <w:marLeft w:val="0"/>
                  <w:marRight w:val="0"/>
                  <w:marTop w:val="0"/>
                  <w:marBottom w:val="0"/>
                  <w:divBdr>
                    <w:top w:val="none" w:sz="0" w:space="0" w:color="auto"/>
                    <w:left w:val="none" w:sz="0" w:space="0" w:color="auto"/>
                    <w:bottom w:val="none" w:sz="0" w:space="0" w:color="auto"/>
                    <w:right w:val="none" w:sz="0" w:space="0" w:color="auto"/>
                  </w:divBdr>
                </w:div>
                <w:div w:id="412048597">
                  <w:marLeft w:val="0"/>
                  <w:marRight w:val="0"/>
                  <w:marTop w:val="0"/>
                  <w:marBottom w:val="0"/>
                  <w:divBdr>
                    <w:top w:val="none" w:sz="0" w:space="0" w:color="auto"/>
                    <w:left w:val="none" w:sz="0" w:space="0" w:color="auto"/>
                    <w:bottom w:val="none" w:sz="0" w:space="0" w:color="auto"/>
                    <w:right w:val="none" w:sz="0" w:space="0" w:color="auto"/>
                  </w:divBdr>
                </w:div>
                <w:div w:id="412509816">
                  <w:marLeft w:val="0"/>
                  <w:marRight w:val="0"/>
                  <w:marTop w:val="0"/>
                  <w:marBottom w:val="0"/>
                  <w:divBdr>
                    <w:top w:val="none" w:sz="0" w:space="0" w:color="auto"/>
                    <w:left w:val="none" w:sz="0" w:space="0" w:color="auto"/>
                    <w:bottom w:val="none" w:sz="0" w:space="0" w:color="auto"/>
                    <w:right w:val="none" w:sz="0" w:space="0" w:color="auto"/>
                  </w:divBdr>
                </w:div>
                <w:div w:id="413942985">
                  <w:marLeft w:val="0"/>
                  <w:marRight w:val="0"/>
                  <w:marTop w:val="0"/>
                  <w:marBottom w:val="0"/>
                  <w:divBdr>
                    <w:top w:val="none" w:sz="0" w:space="0" w:color="auto"/>
                    <w:left w:val="none" w:sz="0" w:space="0" w:color="auto"/>
                    <w:bottom w:val="none" w:sz="0" w:space="0" w:color="auto"/>
                    <w:right w:val="none" w:sz="0" w:space="0" w:color="auto"/>
                  </w:divBdr>
                </w:div>
                <w:div w:id="420029640">
                  <w:marLeft w:val="0"/>
                  <w:marRight w:val="0"/>
                  <w:marTop w:val="0"/>
                  <w:marBottom w:val="0"/>
                  <w:divBdr>
                    <w:top w:val="none" w:sz="0" w:space="0" w:color="auto"/>
                    <w:left w:val="none" w:sz="0" w:space="0" w:color="auto"/>
                    <w:bottom w:val="none" w:sz="0" w:space="0" w:color="auto"/>
                    <w:right w:val="none" w:sz="0" w:space="0" w:color="auto"/>
                  </w:divBdr>
                </w:div>
                <w:div w:id="420756758">
                  <w:marLeft w:val="0"/>
                  <w:marRight w:val="0"/>
                  <w:marTop w:val="0"/>
                  <w:marBottom w:val="0"/>
                  <w:divBdr>
                    <w:top w:val="none" w:sz="0" w:space="0" w:color="auto"/>
                    <w:left w:val="none" w:sz="0" w:space="0" w:color="auto"/>
                    <w:bottom w:val="none" w:sz="0" w:space="0" w:color="auto"/>
                    <w:right w:val="none" w:sz="0" w:space="0" w:color="auto"/>
                  </w:divBdr>
                </w:div>
                <w:div w:id="421606144">
                  <w:marLeft w:val="0"/>
                  <w:marRight w:val="0"/>
                  <w:marTop w:val="0"/>
                  <w:marBottom w:val="0"/>
                  <w:divBdr>
                    <w:top w:val="none" w:sz="0" w:space="0" w:color="auto"/>
                    <w:left w:val="none" w:sz="0" w:space="0" w:color="auto"/>
                    <w:bottom w:val="none" w:sz="0" w:space="0" w:color="auto"/>
                    <w:right w:val="none" w:sz="0" w:space="0" w:color="auto"/>
                  </w:divBdr>
                </w:div>
                <w:div w:id="421806068">
                  <w:marLeft w:val="0"/>
                  <w:marRight w:val="0"/>
                  <w:marTop w:val="0"/>
                  <w:marBottom w:val="0"/>
                  <w:divBdr>
                    <w:top w:val="none" w:sz="0" w:space="0" w:color="auto"/>
                    <w:left w:val="none" w:sz="0" w:space="0" w:color="auto"/>
                    <w:bottom w:val="none" w:sz="0" w:space="0" w:color="auto"/>
                    <w:right w:val="none" w:sz="0" w:space="0" w:color="auto"/>
                  </w:divBdr>
                </w:div>
                <w:div w:id="422263445">
                  <w:marLeft w:val="0"/>
                  <w:marRight w:val="0"/>
                  <w:marTop w:val="0"/>
                  <w:marBottom w:val="0"/>
                  <w:divBdr>
                    <w:top w:val="none" w:sz="0" w:space="0" w:color="auto"/>
                    <w:left w:val="none" w:sz="0" w:space="0" w:color="auto"/>
                    <w:bottom w:val="none" w:sz="0" w:space="0" w:color="auto"/>
                    <w:right w:val="none" w:sz="0" w:space="0" w:color="auto"/>
                  </w:divBdr>
                </w:div>
                <w:div w:id="422453503">
                  <w:marLeft w:val="0"/>
                  <w:marRight w:val="0"/>
                  <w:marTop w:val="0"/>
                  <w:marBottom w:val="0"/>
                  <w:divBdr>
                    <w:top w:val="none" w:sz="0" w:space="0" w:color="auto"/>
                    <w:left w:val="none" w:sz="0" w:space="0" w:color="auto"/>
                    <w:bottom w:val="none" w:sz="0" w:space="0" w:color="auto"/>
                    <w:right w:val="none" w:sz="0" w:space="0" w:color="auto"/>
                  </w:divBdr>
                </w:div>
                <w:div w:id="422772927">
                  <w:marLeft w:val="0"/>
                  <w:marRight w:val="0"/>
                  <w:marTop w:val="0"/>
                  <w:marBottom w:val="0"/>
                  <w:divBdr>
                    <w:top w:val="none" w:sz="0" w:space="0" w:color="auto"/>
                    <w:left w:val="none" w:sz="0" w:space="0" w:color="auto"/>
                    <w:bottom w:val="none" w:sz="0" w:space="0" w:color="auto"/>
                    <w:right w:val="none" w:sz="0" w:space="0" w:color="auto"/>
                  </w:divBdr>
                </w:div>
                <w:div w:id="423191323">
                  <w:marLeft w:val="0"/>
                  <w:marRight w:val="0"/>
                  <w:marTop w:val="0"/>
                  <w:marBottom w:val="0"/>
                  <w:divBdr>
                    <w:top w:val="none" w:sz="0" w:space="0" w:color="auto"/>
                    <w:left w:val="none" w:sz="0" w:space="0" w:color="auto"/>
                    <w:bottom w:val="none" w:sz="0" w:space="0" w:color="auto"/>
                    <w:right w:val="none" w:sz="0" w:space="0" w:color="auto"/>
                  </w:divBdr>
                </w:div>
                <w:div w:id="424154370">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424544021">
                  <w:marLeft w:val="0"/>
                  <w:marRight w:val="0"/>
                  <w:marTop w:val="0"/>
                  <w:marBottom w:val="0"/>
                  <w:divBdr>
                    <w:top w:val="none" w:sz="0" w:space="0" w:color="auto"/>
                    <w:left w:val="none" w:sz="0" w:space="0" w:color="auto"/>
                    <w:bottom w:val="none" w:sz="0" w:space="0" w:color="auto"/>
                    <w:right w:val="none" w:sz="0" w:space="0" w:color="auto"/>
                  </w:divBdr>
                </w:div>
                <w:div w:id="425351546">
                  <w:marLeft w:val="0"/>
                  <w:marRight w:val="0"/>
                  <w:marTop w:val="0"/>
                  <w:marBottom w:val="0"/>
                  <w:divBdr>
                    <w:top w:val="none" w:sz="0" w:space="0" w:color="auto"/>
                    <w:left w:val="none" w:sz="0" w:space="0" w:color="auto"/>
                    <w:bottom w:val="none" w:sz="0" w:space="0" w:color="auto"/>
                    <w:right w:val="none" w:sz="0" w:space="0" w:color="auto"/>
                  </w:divBdr>
                </w:div>
                <w:div w:id="425619552">
                  <w:marLeft w:val="0"/>
                  <w:marRight w:val="0"/>
                  <w:marTop w:val="0"/>
                  <w:marBottom w:val="0"/>
                  <w:divBdr>
                    <w:top w:val="none" w:sz="0" w:space="0" w:color="auto"/>
                    <w:left w:val="none" w:sz="0" w:space="0" w:color="auto"/>
                    <w:bottom w:val="none" w:sz="0" w:space="0" w:color="auto"/>
                    <w:right w:val="none" w:sz="0" w:space="0" w:color="auto"/>
                  </w:divBdr>
                </w:div>
                <w:div w:id="430275251">
                  <w:marLeft w:val="0"/>
                  <w:marRight w:val="0"/>
                  <w:marTop w:val="0"/>
                  <w:marBottom w:val="0"/>
                  <w:divBdr>
                    <w:top w:val="none" w:sz="0" w:space="0" w:color="auto"/>
                    <w:left w:val="none" w:sz="0" w:space="0" w:color="auto"/>
                    <w:bottom w:val="none" w:sz="0" w:space="0" w:color="auto"/>
                    <w:right w:val="none" w:sz="0" w:space="0" w:color="auto"/>
                  </w:divBdr>
                </w:div>
                <w:div w:id="431314898">
                  <w:marLeft w:val="0"/>
                  <w:marRight w:val="0"/>
                  <w:marTop w:val="0"/>
                  <w:marBottom w:val="0"/>
                  <w:divBdr>
                    <w:top w:val="none" w:sz="0" w:space="0" w:color="auto"/>
                    <w:left w:val="none" w:sz="0" w:space="0" w:color="auto"/>
                    <w:bottom w:val="none" w:sz="0" w:space="0" w:color="auto"/>
                    <w:right w:val="none" w:sz="0" w:space="0" w:color="auto"/>
                  </w:divBdr>
                </w:div>
                <w:div w:id="432089363">
                  <w:marLeft w:val="0"/>
                  <w:marRight w:val="0"/>
                  <w:marTop w:val="0"/>
                  <w:marBottom w:val="0"/>
                  <w:divBdr>
                    <w:top w:val="none" w:sz="0" w:space="0" w:color="auto"/>
                    <w:left w:val="none" w:sz="0" w:space="0" w:color="auto"/>
                    <w:bottom w:val="none" w:sz="0" w:space="0" w:color="auto"/>
                    <w:right w:val="none" w:sz="0" w:space="0" w:color="auto"/>
                  </w:divBdr>
                </w:div>
                <w:div w:id="432941880">
                  <w:marLeft w:val="0"/>
                  <w:marRight w:val="0"/>
                  <w:marTop w:val="0"/>
                  <w:marBottom w:val="0"/>
                  <w:divBdr>
                    <w:top w:val="none" w:sz="0" w:space="0" w:color="auto"/>
                    <w:left w:val="none" w:sz="0" w:space="0" w:color="auto"/>
                    <w:bottom w:val="none" w:sz="0" w:space="0" w:color="auto"/>
                    <w:right w:val="none" w:sz="0" w:space="0" w:color="auto"/>
                  </w:divBdr>
                </w:div>
                <w:div w:id="433788895">
                  <w:marLeft w:val="0"/>
                  <w:marRight w:val="0"/>
                  <w:marTop w:val="0"/>
                  <w:marBottom w:val="0"/>
                  <w:divBdr>
                    <w:top w:val="none" w:sz="0" w:space="0" w:color="auto"/>
                    <w:left w:val="none" w:sz="0" w:space="0" w:color="auto"/>
                    <w:bottom w:val="none" w:sz="0" w:space="0" w:color="auto"/>
                    <w:right w:val="none" w:sz="0" w:space="0" w:color="auto"/>
                  </w:divBdr>
                </w:div>
                <w:div w:id="435104790">
                  <w:marLeft w:val="0"/>
                  <w:marRight w:val="0"/>
                  <w:marTop w:val="0"/>
                  <w:marBottom w:val="0"/>
                  <w:divBdr>
                    <w:top w:val="none" w:sz="0" w:space="0" w:color="auto"/>
                    <w:left w:val="none" w:sz="0" w:space="0" w:color="auto"/>
                    <w:bottom w:val="none" w:sz="0" w:space="0" w:color="auto"/>
                    <w:right w:val="none" w:sz="0" w:space="0" w:color="auto"/>
                  </w:divBdr>
                </w:div>
                <w:div w:id="435564172">
                  <w:marLeft w:val="0"/>
                  <w:marRight w:val="0"/>
                  <w:marTop w:val="0"/>
                  <w:marBottom w:val="0"/>
                  <w:divBdr>
                    <w:top w:val="none" w:sz="0" w:space="0" w:color="auto"/>
                    <w:left w:val="none" w:sz="0" w:space="0" w:color="auto"/>
                    <w:bottom w:val="none" w:sz="0" w:space="0" w:color="auto"/>
                    <w:right w:val="none" w:sz="0" w:space="0" w:color="auto"/>
                  </w:divBdr>
                </w:div>
                <w:div w:id="436213647">
                  <w:marLeft w:val="0"/>
                  <w:marRight w:val="0"/>
                  <w:marTop w:val="0"/>
                  <w:marBottom w:val="0"/>
                  <w:divBdr>
                    <w:top w:val="none" w:sz="0" w:space="0" w:color="auto"/>
                    <w:left w:val="none" w:sz="0" w:space="0" w:color="auto"/>
                    <w:bottom w:val="none" w:sz="0" w:space="0" w:color="auto"/>
                    <w:right w:val="none" w:sz="0" w:space="0" w:color="auto"/>
                  </w:divBdr>
                </w:div>
                <w:div w:id="436872599">
                  <w:marLeft w:val="0"/>
                  <w:marRight w:val="0"/>
                  <w:marTop w:val="0"/>
                  <w:marBottom w:val="0"/>
                  <w:divBdr>
                    <w:top w:val="none" w:sz="0" w:space="0" w:color="auto"/>
                    <w:left w:val="none" w:sz="0" w:space="0" w:color="auto"/>
                    <w:bottom w:val="none" w:sz="0" w:space="0" w:color="auto"/>
                    <w:right w:val="none" w:sz="0" w:space="0" w:color="auto"/>
                  </w:divBdr>
                </w:div>
                <w:div w:id="438842653">
                  <w:marLeft w:val="0"/>
                  <w:marRight w:val="0"/>
                  <w:marTop w:val="0"/>
                  <w:marBottom w:val="0"/>
                  <w:divBdr>
                    <w:top w:val="none" w:sz="0" w:space="0" w:color="auto"/>
                    <w:left w:val="none" w:sz="0" w:space="0" w:color="auto"/>
                    <w:bottom w:val="none" w:sz="0" w:space="0" w:color="auto"/>
                    <w:right w:val="none" w:sz="0" w:space="0" w:color="auto"/>
                  </w:divBdr>
                </w:div>
                <w:div w:id="440882362">
                  <w:marLeft w:val="0"/>
                  <w:marRight w:val="0"/>
                  <w:marTop w:val="0"/>
                  <w:marBottom w:val="0"/>
                  <w:divBdr>
                    <w:top w:val="none" w:sz="0" w:space="0" w:color="auto"/>
                    <w:left w:val="none" w:sz="0" w:space="0" w:color="auto"/>
                    <w:bottom w:val="none" w:sz="0" w:space="0" w:color="auto"/>
                    <w:right w:val="none" w:sz="0" w:space="0" w:color="auto"/>
                  </w:divBdr>
                </w:div>
                <w:div w:id="441190817">
                  <w:marLeft w:val="0"/>
                  <w:marRight w:val="0"/>
                  <w:marTop w:val="0"/>
                  <w:marBottom w:val="0"/>
                  <w:divBdr>
                    <w:top w:val="none" w:sz="0" w:space="0" w:color="auto"/>
                    <w:left w:val="none" w:sz="0" w:space="0" w:color="auto"/>
                    <w:bottom w:val="none" w:sz="0" w:space="0" w:color="auto"/>
                    <w:right w:val="none" w:sz="0" w:space="0" w:color="auto"/>
                  </w:divBdr>
                </w:div>
                <w:div w:id="443306623">
                  <w:marLeft w:val="0"/>
                  <w:marRight w:val="0"/>
                  <w:marTop w:val="0"/>
                  <w:marBottom w:val="0"/>
                  <w:divBdr>
                    <w:top w:val="none" w:sz="0" w:space="0" w:color="auto"/>
                    <w:left w:val="none" w:sz="0" w:space="0" w:color="auto"/>
                    <w:bottom w:val="none" w:sz="0" w:space="0" w:color="auto"/>
                    <w:right w:val="none" w:sz="0" w:space="0" w:color="auto"/>
                  </w:divBdr>
                </w:div>
                <w:div w:id="443353863">
                  <w:marLeft w:val="0"/>
                  <w:marRight w:val="0"/>
                  <w:marTop w:val="0"/>
                  <w:marBottom w:val="0"/>
                  <w:divBdr>
                    <w:top w:val="none" w:sz="0" w:space="0" w:color="auto"/>
                    <w:left w:val="none" w:sz="0" w:space="0" w:color="auto"/>
                    <w:bottom w:val="none" w:sz="0" w:space="0" w:color="auto"/>
                    <w:right w:val="none" w:sz="0" w:space="0" w:color="auto"/>
                  </w:divBdr>
                </w:div>
                <w:div w:id="444620952">
                  <w:marLeft w:val="0"/>
                  <w:marRight w:val="0"/>
                  <w:marTop w:val="0"/>
                  <w:marBottom w:val="0"/>
                  <w:divBdr>
                    <w:top w:val="none" w:sz="0" w:space="0" w:color="auto"/>
                    <w:left w:val="none" w:sz="0" w:space="0" w:color="auto"/>
                    <w:bottom w:val="none" w:sz="0" w:space="0" w:color="auto"/>
                    <w:right w:val="none" w:sz="0" w:space="0" w:color="auto"/>
                  </w:divBdr>
                </w:div>
                <w:div w:id="445346682">
                  <w:marLeft w:val="0"/>
                  <w:marRight w:val="0"/>
                  <w:marTop w:val="0"/>
                  <w:marBottom w:val="0"/>
                  <w:divBdr>
                    <w:top w:val="none" w:sz="0" w:space="0" w:color="auto"/>
                    <w:left w:val="none" w:sz="0" w:space="0" w:color="auto"/>
                    <w:bottom w:val="none" w:sz="0" w:space="0" w:color="auto"/>
                    <w:right w:val="none" w:sz="0" w:space="0" w:color="auto"/>
                  </w:divBdr>
                </w:div>
                <w:div w:id="448203128">
                  <w:marLeft w:val="0"/>
                  <w:marRight w:val="0"/>
                  <w:marTop w:val="0"/>
                  <w:marBottom w:val="0"/>
                  <w:divBdr>
                    <w:top w:val="none" w:sz="0" w:space="0" w:color="auto"/>
                    <w:left w:val="none" w:sz="0" w:space="0" w:color="auto"/>
                    <w:bottom w:val="none" w:sz="0" w:space="0" w:color="auto"/>
                    <w:right w:val="none" w:sz="0" w:space="0" w:color="auto"/>
                  </w:divBdr>
                </w:div>
                <w:div w:id="448817116">
                  <w:marLeft w:val="0"/>
                  <w:marRight w:val="0"/>
                  <w:marTop w:val="0"/>
                  <w:marBottom w:val="0"/>
                  <w:divBdr>
                    <w:top w:val="none" w:sz="0" w:space="0" w:color="auto"/>
                    <w:left w:val="none" w:sz="0" w:space="0" w:color="auto"/>
                    <w:bottom w:val="none" w:sz="0" w:space="0" w:color="auto"/>
                    <w:right w:val="none" w:sz="0" w:space="0" w:color="auto"/>
                  </w:divBdr>
                </w:div>
                <w:div w:id="449786836">
                  <w:marLeft w:val="0"/>
                  <w:marRight w:val="0"/>
                  <w:marTop w:val="0"/>
                  <w:marBottom w:val="0"/>
                  <w:divBdr>
                    <w:top w:val="none" w:sz="0" w:space="0" w:color="auto"/>
                    <w:left w:val="none" w:sz="0" w:space="0" w:color="auto"/>
                    <w:bottom w:val="none" w:sz="0" w:space="0" w:color="auto"/>
                    <w:right w:val="none" w:sz="0" w:space="0" w:color="auto"/>
                  </w:divBdr>
                </w:div>
                <w:div w:id="449855752">
                  <w:marLeft w:val="0"/>
                  <w:marRight w:val="0"/>
                  <w:marTop w:val="0"/>
                  <w:marBottom w:val="0"/>
                  <w:divBdr>
                    <w:top w:val="none" w:sz="0" w:space="0" w:color="auto"/>
                    <w:left w:val="none" w:sz="0" w:space="0" w:color="auto"/>
                    <w:bottom w:val="none" w:sz="0" w:space="0" w:color="auto"/>
                    <w:right w:val="none" w:sz="0" w:space="0" w:color="auto"/>
                  </w:divBdr>
                </w:div>
                <w:div w:id="449975600">
                  <w:marLeft w:val="0"/>
                  <w:marRight w:val="0"/>
                  <w:marTop w:val="0"/>
                  <w:marBottom w:val="0"/>
                  <w:divBdr>
                    <w:top w:val="none" w:sz="0" w:space="0" w:color="auto"/>
                    <w:left w:val="none" w:sz="0" w:space="0" w:color="auto"/>
                    <w:bottom w:val="none" w:sz="0" w:space="0" w:color="auto"/>
                    <w:right w:val="none" w:sz="0" w:space="0" w:color="auto"/>
                  </w:divBdr>
                </w:div>
                <w:div w:id="450436670">
                  <w:marLeft w:val="0"/>
                  <w:marRight w:val="0"/>
                  <w:marTop w:val="0"/>
                  <w:marBottom w:val="0"/>
                  <w:divBdr>
                    <w:top w:val="none" w:sz="0" w:space="0" w:color="auto"/>
                    <w:left w:val="none" w:sz="0" w:space="0" w:color="auto"/>
                    <w:bottom w:val="none" w:sz="0" w:space="0" w:color="auto"/>
                    <w:right w:val="none" w:sz="0" w:space="0" w:color="auto"/>
                  </w:divBdr>
                </w:div>
                <w:div w:id="452021796">
                  <w:marLeft w:val="0"/>
                  <w:marRight w:val="0"/>
                  <w:marTop w:val="0"/>
                  <w:marBottom w:val="0"/>
                  <w:divBdr>
                    <w:top w:val="none" w:sz="0" w:space="0" w:color="auto"/>
                    <w:left w:val="none" w:sz="0" w:space="0" w:color="auto"/>
                    <w:bottom w:val="none" w:sz="0" w:space="0" w:color="auto"/>
                    <w:right w:val="none" w:sz="0" w:space="0" w:color="auto"/>
                  </w:divBdr>
                </w:div>
                <w:div w:id="453405248">
                  <w:marLeft w:val="0"/>
                  <w:marRight w:val="0"/>
                  <w:marTop w:val="0"/>
                  <w:marBottom w:val="0"/>
                  <w:divBdr>
                    <w:top w:val="none" w:sz="0" w:space="0" w:color="auto"/>
                    <w:left w:val="none" w:sz="0" w:space="0" w:color="auto"/>
                    <w:bottom w:val="none" w:sz="0" w:space="0" w:color="auto"/>
                    <w:right w:val="none" w:sz="0" w:space="0" w:color="auto"/>
                  </w:divBdr>
                </w:div>
                <w:div w:id="454178662">
                  <w:marLeft w:val="0"/>
                  <w:marRight w:val="0"/>
                  <w:marTop w:val="0"/>
                  <w:marBottom w:val="0"/>
                  <w:divBdr>
                    <w:top w:val="none" w:sz="0" w:space="0" w:color="auto"/>
                    <w:left w:val="none" w:sz="0" w:space="0" w:color="auto"/>
                    <w:bottom w:val="none" w:sz="0" w:space="0" w:color="auto"/>
                    <w:right w:val="none" w:sz="0" w:space="0" w:color="auto"/>
                  </w:divBdr>
                </w:div>
                <w:div w:id="455685178">
                  <w:marLeft w:val="0"/>
                  <w:marRight w:val="0"/>
                  <w:marTop w:val="0"/>
                  <w:marBottom w:val="0"/>
                  <w:divBdr>
                    <w:top w:val="none" w:sz="0" w:space="0" w:color="auto"/>
                    <w:left w:val="none" w:sz="0" w:space="0" w:color="auto"/>
                    <w:bottom w:val="none" w:sz="0" w:space="0" w:color="auto"/>
                    <w:right w:val="none" w:sz="0" w:space="0" w:color="auto"/>
                  </w:divBdr>
                </w:div>
                <w:div w:id="457340692">
                  <w:marLeft w:val="0"/>
                  <w:marRight w:val="0"/>
                  <w:marTop w:val="0"/>
                  <w:marBottom w:val="0"/>
                  <w:divBdr>
                    <w:top w:val="none" w:sz="0" w:space="0" w:color="auto"/>
                    <w:left w:val="none" w:sz="0" w:space="0" w:color="auto"/>
                    <w:bottom w:val="none" w:sz="0" w:space="0" w:color="auto"/>
                    <w:right w:val="none" w:sz="0" w:space="0" w:color="auto"/>
                  </w:divBdr>
                </w:div>
                <w:div w:id="457720135">
                  <w:marLeft w:val="0"/>
                  <w:marRight w:val="0"/>
                  <w:marTop w:val="0"/>
                  <w:marBottom w:val="0"/>
                  <w:divBdr>
                    <w:top w:val="none" w:sz="0" w:space="0" w:color="auto"/>
                    <w:left w:val="none" w:sz="0" w:space="0" w:color="auto"/>
                    <w:bottom w:val="none" w:sz="0" w:space="0" w:color="auto"/>
                    <w:right w:val="none" w:sz="0" w:space="0" w:color="auto"/>
                  </w:divBdr>
                </w:div>
                <w:div w:id="458185645">
                  <w:marLeft w:val="0"/>
                  <w:marRight w:val="0"/>
                  <w:marTop w:val="0"/>
                  <w:marBottom w:val="0"/>
                  <w:divBdr>
                    <w:top w:val="none" w:sz="0" w:space="0" w:color="auto"/>
                    <w:left w:val="none" w:sz="0" w:space="0" w:color="auto"/>
                    <w:bottom w:val="none" w:sz="0" w:space="0" w:color="auto"/>
                    <w:right w:val="none" w:sz="0" w:space="0" w:color="auto"/>
                  </w:divBdr>
                </w:div>
                <w:div w:id="460734398">
                  <w:marLeft w:val="0"/>
                  <w:marRight w:val="0"/>
                  <w:marTop w:val="0"/>
                  <w:marBottom w:val="0"/>
                  <w:divBdr>
                    <w:top w:val="none" w:sz="0" w:space="0" w:color="auto"/>
                    <w:left w:val="none" w:sz="0" w:space="0" w:color="auto"/>
                    <w:bottom w:val="none" w:sz="0" w:space="0" w:color="auto"/>
                    <w:right w:val="none" w:sz="0" w:space="0" w:color="auto"/>
                  </w:divBdr>
                </w:div>
                <w:div w:id="463696344">
                  <w:marLeft w:val="0"/>
                  <w:marRight w:val="0"/>
                  <w:marTop w:val="0"/>
                  <w:marBottom w:val="0"/>
                  <w:divBdr>
                    <w:top w:val="none" w:sz="0" w:space="0" w:color="auto"/>
                    <w:left w:val="none" w:sz="0" w:space="0" w:color="auto"/>
                    <w:bottom w:val="none" w:sz="0" w:space="0" w:color="auto"/>
                    <w:right w:val="none" w:sz="0" w:space="0" w:color="auto"/>
                  </w:divBdr>
                </w:div>
                <w:div w:id="465006265">
                  <w:marLeft w:val="0"/>
                  <w:marRight w:val="0"/>
                  <w:marTop w:val="0"/>
                  <w:marBottom w:val="0"/>
                  <w:divBdr>
                    <w:top w:val="none" w:sz="0" w:space="0" w:color="auto"/>
                    <w:left w:val="none" w:sz="0" w:space="0" w:color="auto"/>
                    <w:bottom w:val="none" w:sz="0" w:space="0" w:color="auto"/>
                    <w:right w:val="none" w:sz="0" w:space="0" w:color="auto"/>
                  </w:divBdr>
                </w:div>
                <w:div w:id="465313941">
                  <w:marLeft w:val="0"/>
                  <w:marRight w:val="0"/>
                  <w:marTop w:val="0"/>
                  <w:marBottom w:val="0"/>
                  <w:divBdr>
                    <w:top w:val="none" w:sz="0" w:space="0" w:color="auto"/>
                    <w:left w:val="none" w:sz="0" w:space="0" w:color="auto"/>
                    <w:bottom w:val="none" w:sz="0" w:space="0" w:color="auto"/>
                    <w:right w:val="none" w:sz="0" w:space="0" w:color="auto"/>
                  </w:divBdr>
                </w:div>
                <w:div w:id="466631439">
                  <w:marLeft w:val="0"/>
                  <w:marRight w:val="0"/>
                  <w:marTop w:val="0"/>
                  <w:marBottom w:val="0"/>
                  <w:divBdr>
                    <w:top w:val="none" w:sz="0" w:space="0" w:color="auto"/>
                    <w:left w:val="none" w:sz="0" w:space="0" w:color="auto"/>
                    <w:bottom w:val="none" w:sz="0" w:space="0" w:color="auto"/>
                    <w:right w:val="none" w:sz="0" w:space="0" w:color="auto"/>
                  </w:divBdr>
                </w:div>
                <w:div w:id="466751684">
                  <w:marLeft w:val="0"/>
                  <w:marRight w:val="0"/>
                  <w:marTop w:val="0"/>
                  <w:marBottom w:val="0"/>
                  <w:divBdr>
                    <w:top w:val="none" w:sz="0" w:space="0" w:color="auto"/>
                    <w:left w:val="none" w:sz="0" w:space="0" w:color="auto"/>
                    <w:bottom w:val="none" w:sz="0" w:space="0" w:color="auto"/>
                    <w:right w:val="none" w:sz="0" w:space="0" w:color="auto"/>
                  </w:divBdr>
                </w:div>
                <w:div w:id="467476087">
                  <w:marLeft w:val="0"/>
                  <w:marRight w:val="0"/>
                  <w:marTop w:val="0"/>
                  <w:marBottom w:val="0"/>
                  <w:divBdr>
                    <w:top w:val="none" w:sz="0" w:space="0" w:color="auto"/>
                    <w:left w:val="none" w:sz="0" w:space="0" w:color="auto"/>
                    <w:bottom w:val="none" w:sz="0" w:space="0" w:color="auto"/>
                    <w:right w:val="none" w:sz="0" w:space="0" w:color="auto"/>
                  </w:divBdr>
                </w:div>
                <w:div w:id="467818508">
                  <w:marLeft w:val="0"/>
                  <w:marRight w:val="0"/>
                  <w:marTop w:val="0"/>
                  <w:marBottom w:val="0"/>
                  <w:divBdr>
                    <w:top w:val="none" w:sz="0" w:space="0" w:color="auto"/>
                    <w:left w:val="none" w:sz="0" w:space="0" w:color="auto"/>
                    <w:bottom w:val="none" w:sz="0" w:space="0" w:color="auto"/>
                    <w:right w:val="none" w:sz="0" w:space="0" w:color="auto"/>
                  </w:divBdr>
                </w:div>
                <w:div w:id="472331012">
                  <w:marLeft w:val="0"/>
                  <w:marRight w:val="0"/>
                  <w:marTop w:val="0"/>
                  <w:marBottom w:val="0"/>
                  <w:divBdr>
                    <w:top w:val="none" w:sz="0" w:space="0" w:color="auto"/>
                    <w:left w:val="none" w:sz="0" w:space="0" w:color="auto"/>
                    <w:bottom w:val="none" w:sz="0" w:space="0" w:color="auto"/>
                    <w:right w:val="none" w:sz="0" w:space="0" w:color="auto"/>
                  </w:divBdr>
                </w:div>
                <w:div w:id="473178736">
                  <w:marLeft w:val="0"/>
                  <w:marRight w:val="0"/>
                  <w:marTop w:val="0"/>
                  <w:marBottom w:val="0"/>
                  <w:divBdr>
                    <w:top w:val="none" w:sz="0" w:space="0" w:color="auto"/>
                    <w:left w:val="none" w:sz="0" w:space="0" w:color="auto"/>
                    <w:bottom w:val="none" w:sz="0" w:space="0" w:color="auto"/>
                    <w:right w:val="none" w:sz="0" w:space="0" w:color="auto"/>
                  </w:divBdr>
                </w:div>
                <w:div w:id="475226020">
                  <w:marLeft w:val="0"/>
                  <w:marRight w:val="0"/>
                  <w:marTop w:val="0"/>
                  <w:marBottom w:val="0"/>
                  <w:divBdr>
                    <w:top w:val="none" w:sz="0" w:space="0" w:color="auto"/>
                    <w:left w:val="none" w:sz="0" w:space="0" w:color="auto"/>
                    <w:bottom w:val="none" w:sz="0" w:space="0" w:color="auto"/>
                    <w:right w:val="none" w:sz="0" w:space="0" w:color="auto"/>
                  </w:divBdr>
                </w:div>
                <w:div w:id="475416130">
                  <w:marLeft w:val="0"/>
                  <w:marRight w:val="0"/>
                  <w:marTop w:val="0"/>
                  <w:marBottom w:val="0"/>
                  <w:divBdr>
                    <w:top w:val="none" w:sz="0" w:space="0" w:color="auto"/>
                    <w:left w:val="none" w:sz="0" w:space="0" w:color="auto"/>
                    <w:bottom w:val="none" w:sz="0" w:space="0" w:color="auto"/>
                    <w:right w:val="none" w:sz="0" w:space="0" w:color="auto"/>
                  </w:divBdr>
                </w:div>
                <w:div w:id="477958549">
                  <w:marLeft w:val="0"/>
                  <w:marRight w:val="0"/>
                  <w:marTop w:val="0"/>
                  <w:marBottom w:val="0"/>
                  <w:divBdr>
                    <w:top w:val="none" w:sz="0" w:space="0" w:color="auto"/>
                    <w:left w:val="none" w:sz="0" w:space="0" w:color="auto"/>
                    <w:bottom w:val="none" w:sz="0" w:space="0" w:color="auto"/>
                    <w:right w:val="none" w:sz="0" w:space="0" w:color="auto"/>
                  </w:divBdr>
                </w:div>
                <w:div w:id="478501672">
                  <w:marLeft w:val="0"/>
                  <w:marRight w:val="0"/>
                  <w:marTop w:val="0"/>
                  <w:marBottom w:val="0"/>
                  <w:divBdr>
                    <w:top w:val="none" w:sz="0" w:space="0" w:color="auto"/>
                    <w:left w:val="none" w:sz="0" w:space="0" w:color="auto"/>
                    <w:bottom w:val="none" w:sz="0" w:space="0" w:color="auto"/>
                    <w:right w:val="none" w:sz="0" w:space="0" w:color="auto"/>
                  </w:divBdr>
                </w:div>
                <w:div w:id="478616095">
                  <w:marLeft w:val="0"/>
                  <w:marRight w:val="0"/>
                  <w:marTop w:val="0"/>
                  <w:marBottom w:val="0"/>
                  <w:divBdr>
                    <w:top w:val="none" w:sz="0" w:space="0" w:color="auto"/>
                    <w:left w:val="none" w:sz="0" w:space="0" w:color="auto"/>
                    <w:bottom w:val="none" w:sz="0" w:space="0" w:color="auto"/>
                    <w:right w:val="none" w:sz="0" w:space="0" w:color="auto"/>
                  </w:divBdr>
                </w:div>
                <w:div w:id="480270624">
                  <w:marLeft w:val="0"/>
                  <w:marRight w:val="0"/>
                  <w:marTop w:val="0"/>
                  <w:marBottom w:val="0"/>
                  <w:divBdr>
                    <w:top w:val="none" w:sz="0" w:space="0" w:color="auto"/>
                    <w:left w:val="none" w:sz="0" w:space="0" w:color="auto"/>
                    <w:bottom w:val="none" w:sz="0" w:space="0" w:color="auto"/>
                    <w:right w:val="none" w:sz="0" w:space="0" w:color="auto"/>
                  </w:divBdr>
                </w:div>
                <w:div w:id="480849474">
                  <w:marLeft w:val="0"/>
                  <w:marRight w:val="0"/>
                  <w:marTop w:val="0"/>
                  <w:marBottom w:val="0"/>
                  <w:divBdr>
                    <w:top w:val="none" w:sz="0" w:space="0" w:color="auto"/>
                    <w:left w:val="none" w:sz="0" w:space="0" w:color="auto"/>
                    <w:bottom w:val="none" w:sz="0" w:space="0" w:color="auto"/>
                    <w:right w:val="none" w:sz="0" w:space="0" w:color="auto"/>
                  </w:divBdr>
                </w:div>
                <w:div w:id="484590829">
                  <w:marLeft w:val="0"/>
                  <w:marRight w:val="0"/>
                  <w:marTop w:val="0"/>
                  <w:marBottom w:val="0"/>
                  <w:divBdr>
                    <w:top w:val="none" w:sz="0" w:space="0" w:color="auto"/>
                    <w:left w:val="none" w:sz="0" w:space="0" w:color="auto"/>
                    <w:bottom w:val="none" w:sz="0" w:space="0" w:color="auto"/>
                    <w:right w:val="none" w:sz="0" w:space="0" w:color="auto"/>
                  </w:divBdr>
                </w:div>
                <w:div w:id="484930629">
                  <w:marLeft w:val="0"/>
                  <w:marRight w:val="0"/>
                  <w:marTop w:val="0"/>
                  <w:marBottom w:val="0"/>
                  <w:divBdr>
                    <w:top w:val="none" w:sz="0" w:space="0" w:color="auto"/>
                    <w:left w:val="none" w:sz="0" w:space="0" w:color="auto"/>
                    <w:bottom w:val="none" w:sz="0" w:space="0" w:color="auto"/>
                    <w:right w:val="none" w:sz="0" w:space="0" w:color="auto"/>
                  </w:divBdr>
                </w:div>
                <w:div w:id="485706482">
                  <w:marLeft w:val="0"/>
                  <w:marRight w:val="0"/>
                  <w:marTop w:val="0"/>
                  <w:marBottom w:val="0"/>
                  <w:divBdr>
                    <w:top w:val="none" w:sz="0" w:space="0" w:color="auto"/>
                    <w:left w:val="none" w:sz="0" w:space="0" w:color="auto"/>
                    <w:bottom w:val="none" w:sz="0" w:space="0" w:color="auto"/>
                    <w:right w:val="none" w:sz="0" w:space="0" w:color="auto"/>
                  </w:divBdr>
                </w:div>
                <w:div w:id="489444588">
                  <w:marLeft w:val="0"/>
                  <w:marRight w:val="0"/>
                  <w:marTop w:val="0"/>
                  <w:marBottom w:val="0"/>
                  <w:divBdr>
                    <w:top w:val="none" w:sz="0" w:space="0" w:color="auto"/>
                    <w:left w:val="none" w:sz="0" w:space="0" w:color="auto"/>
                    <w:bottom w:val="none" w:sz="0" w:space="0" w:color="auto"/>
                    <w:right w:val="none" w:sz="0" w:space="0" w:color="auto"/>
                  </w:divBdr>
                </w:div>
                <w:div w:id="490102629">
                  <w:marLeft w:val="0"/>
                  <w:marRight w:val="0"/>
                  <w:marTop w:val="0"/>
                  <w:marBottom w:val="0"/>
                  <w:divBdr>
                    <w:top w:val="none" w:sz="0" w:space="0" w:color="auto"/>
                    <w:left w:val="none" w:sz="0" w:space="0" w:color="auto"/>
                    <w:bottom w:val="none" w:sz="0" w:space="0" w:color="auto"/>
                    <w:right w:val="none" w:sz="0" w:space="0" w:color="auto"/>
                  </w:divBdr>
                </w:div>
                <w:div w:id="491725280">
                  <w:marLeft w:val="0"/>
                  <w:marRight w:val="0"/>
                  <w:marTop w:val="0"/>
                  <w:marBottom w:val="0"/>
                  <w:divBdr>
                    <w:top w:val="none" w:sz="0" w:space="0" w:color="auto"/>
                    <w:left w:val="none" w:sz="0" w:space="0" w:color="auto"/>
                    <w:bottom w:val="none" w:sz="0" w:space="0" w:color="auto"/>
                    <w:right w:val="none" w:sz="0" w:space="0" w:color="auto"/>
                  </w:divBdr>
                </w:div>
                <w:div w:id="492330891">
                  <w:marLeft w:val="0"/>
                  <w:marRight w:val="0"/>
                  <w:marTop w:val="0"/>
                  <w:marBottom w:val="0"/>
                  <w:divBdr>
                    <w:top w:val="none" w:sz="0" w:space="0" w:color="auto"/>
                    <w:left w:val="none" w:sz="0" w:space="0" w:color="auto"/>
                    <w:bottom w:val="none" w:sz="0" w:space="0" w:color="auto"/>
                    <w:right w:val="none" w:sz="0" w:space="0" w:color="auto"/>
                  </w:divBdr>
                </w:div>
                <w:div w:id="493030967">
                  <w:marLeft w:val="0"/>
                  <w:marRight w:val="0"/>
                  <w:marTop w:val="0"/>
                  <w:marBottom w:val="0"/>
                  <w:divBdr>
                    <w:top w:val="none" w:sz="0" w:space="0" w:color="auto"/>
                    <w:left w:val="none" w:sz="0" w:space="0" w:color="auto"/>
                    <w:bottom w:val="none" w:sz="0" w:space="0" w:color="auto"/>
                    <w:right w:val="none" w:sz="0" w:space="0" w:color="auto"/>
                  </w:divBdr>
                </w:div>
                <w:div w:id="493842381">
                  <w:marLeft w:val="0"/>
                  <w:marRight w:val="0"/>
                  <w:marTop w:val="0"/>
                  <w:marBottom w:val="0"/>
                  <w:divBdr>
                    <w:top w:val="none" w:sz="0" w:space="0" w:color="auto"/>
                    <w:left w:val="none" w:sz="0" w:space="0" w:color="auto"/>
                    <w:bottom w:val="none" w:sz="0" w:space="0" w:color="auto"/>
                    <w:right w:val="none" w:sz="0" w:space="0" w:color="auto"/>
                  </w:divBdr>
                </w:div>
                <w:div w:id="494030635">
                  <w:marLeft w:val="0"/>
                  <w:marRight w:val="0"/>
                  <w:marTop w:val="0"/>
                  <w:marBottom w:val="0"/>
                  <w:divBdr>
                    <w:top w:val="none" w:sz="0" w:space="0" w:color="auto"/>
                    <w:left w:val="none" w:sz="0" w:space="0" w:color="auto"/>
                    <w:bottom w:val="none" w:sz="0" w:space="0" w:color="auto"/>
                    <w:right w:val="none" w:sz="0" w:space="0" w:color="auto"/>
                  </w:divBdr>
                </w:div>
                <w:div w:id="496001390">
                  <w:marLeft w:val="0"/>
                  <w:marRight w:val="0"/>
                  <w:marTop w:val="0"/>
                  <w:marBottom w:val="0"/>
                  <w:divBdr>
                    <w:top w:val="none" w:sz="0" w:space="0" w:color="auto"/>
                    <w:left w:val="none" w:sz="0" w:space="0" w:color="auto"/>
                    <w:bottom w:val="none" w:sz="0" w:space="0" w:color="auto"/>
                    <w:right w:val="none" w:sz="0" w:space="0" w:color="auto"/>
                  </w:divBdr>
                </w:div>
                <w:div w:id="497842144">
                  <w:marLeft w:val="0"/>
                  <w:marRight w:val="0"/>
                  <w:marTop w:val="0"/>
                  <w:marBottom w:val="0"/>
                  <w:divBdr>
                    <w:top w:val="none" w:sz="0" w:space="0" w:color="auto"/>
                    <w:left w:val="none" w:sz="0" w:space="0" w:color="auto"/>
                    <w:bottom w:val="none" w:sz="0" w:space="0" w:color="auto"/>
                    <w:right w:val="none" w:sz="0" w:space="0" w:color="auto"/>
                  </w:divBdr>
                </w:div>
                <w:div w:id="498038262">
                  <w:marLeft w:val="0"/>
                  <w:marRight w:val="0"/>
                  <w:marTop w:val="0"/>
                  <w:marBottom w:val="0"/>
                  <w:divBdr>
                    <w:top w:val="none" w:sz="0" w:space="0" w:color="auto"/>
                    <w:left w:val="none" w:sz="0" w:space="0" w:color="auto"/>
                    <w:bottom w:val="none" w:sz="0" w:space="0" w:color="auto"/>
                    <w:right w:val="none" w:sz="0" w:space="0" w:color="auto"/>
                  </w:divBdr>
                </w:div>
                <w:div w:id="498084993">
                  <w:marLeft w:val="0"/>
                  <w:marRight w:val="0"/>
                  <w:marTop w:val="0"/>
                  <w:marBottom w:val="0"/>
                  <w:divBdr>
                    <w:top w:val="none" w:sz="0" w:space="0" w:color="auto"/>
                    <w:left w:val="none" w:sz="0" w:space="0" w:color="auto"/>
                    <w:bottom w:val="none" w:sz="0" w:space="0" w:color="auto"/>
                    <w:right w:val="none" w:sz="0" w:space="0" w:color="auto"/>
                  </w:divBdr>
                </w:div>
                <w:div w:id="501236818">
                  <w:marLeft w:val="0"/>
                  <w:marRight w:val="0"/>
                  <w:marTop w:val="0"/>
                  <w:marBottom w:val="0"/>
                  <w:divBdr>
                    <w:top w:val="none" w:sz="0" w:space="0" w:color="auto"/>
                    <w:left w:val="none" w:sz="0" w:space="0" w:color="auto"/>
                    <w:bottom w:val="none" w:sz="0" w:space="0" w:color="auto"/>
                    <w:right w:val="none" w:sz="0" w:space="0" w:color="auto"/>
                  </w:divBdr>
                </w:div>
                <w:div w:id="501506255">
                  <w:marLeft w:val="0"/>
                  <w:marRight w:val="0"/>
                  <w:marTop w:val="0"/>
                  <w:marBottom w:val="0"/>
                  <w:divBdr>
                    <w:top w:val="none" w:sz="0" w:space="0" w:color="auto"/>
                    <w:left w:val="none" w:sz="0" w:space="0" w:color="auto"/>
                    <w:bottom w:val="none" w:sz="0" w:space="0" w:color="auto"/>
                    <w:right w:val="none" w:sz="0" w:space="0" w:color="auto"/>
                  </w:divBdr>
                </w:div>
                <w:div w:id="501895029">
                  <w:marLeft w:val="0"/>
                  <w:marRight w:val="0"/>
                  <w:marTop w:val="0"/>
                  <w:marBottom w:val="0"/>
                  <w:divBdr>
                    <w:top w:val="none" w:sz="0" w:space="0" w:color="auto"/>
                    <w:left w:val="none" w:sz="0" w:space="0" w:color="auto"/>
                    <w:bottom w:val="none" w:sz="0" w:space="0" w:color="auto"/>
                    <w:right w:val="none" w:sz="0" w:space="0" w:color="auto"/>
                  </w:divBdr>
                </w:div>
                <w:div w:id="504200495">
                  <w:marLeft w:val="0"/>
                  <w:marRight w:val="0"/>
                  <w:marTop w:val="0"/>
                  <w:marBottom w:val="0"/>
                  <w:divBdr>
                    <w:top w:val="none" w:sz="0" w:space="0" w:color="auto"/>
                    <w:left w:val="none" w:sz="0" w:space="0" w:color="auto"/>
                    <w:bottom w:val="none" w:sz="0" w:space="0" w:color="auto"/>
                    <w:right w:val="none" w:sz="0" w:space="0" w:color="auto"/>
                  </w:divBdr>
                </w:div>
                <w:div w:id="504983237">
                  <w:marLeft w:val="0"/>
                  <w:marRight w:val="0"/>
                  <w:marTop w:val="0"/>
                  <w:marBottom w:val="0"/>
                  <w:divBdr>
                    <w:top w:val="none" w:sz="0" w:space="0" w:color="auto"/>
                    <w:left w:val="none" w:sz="0" w:space="0" w:color="auto"/>
                    <w:bottom w:val="none" w:sz="0" w:space="0" w:color="auto"/>
                    <w:right w:val="none" w:sz="0" w:space="0" w:color="auto"/>
                  </w:divBdr>
                </w:div>
                <w:div w:id="505444927">
                  <w:marLeft w:val="0"/>
                  <w:marRight w:val="0"/>
                  <w:marTop w:val="0"/>
                  <w:marBottom w:val="0"/>
                  <w:divBdr>
                    <w:top w:val="none" w:sz="0" w:space="0" w:color="auto"/>
                    <w:left w:val="none" w:sz="0" w:space="0" w:color="auto"/>
                    <w:bottom w:val="none" w:sz="0" w:space="0" w:color="auto"/>
                    <w:right w:val="none" w:sz="0" w:space="0" w:color="auto"/>
                  </w:divBdr>
                </w:div>
                <w:div w:id="505942238">
                  <w:marLeft w:val="0"/>
                  <w:marRight w:val="0"/>
                  <w:marTop w:val="0"/>
                  <w:marBottom w:val="0"/>
                  <w:divBdr>
                    <w:top w:val="none" w:sz="0" w:space="0" w:color="auto"/>
                    <w:left w:val="none" w:sz="0" w:space="0" w:color="auto"/>
                    <w:bottom w:val="none" w:sz="0" w:space="0" w:color="auto"/>
                    <w:right w:val="none" w:sz="0" w:space="0" w:color="auto"/>
                  </w:divBdr>
                </w:div>
                <w:div w:id="506217335">
                  <w:marLeft w:val="0"/>
                  <w:marRight w:val="0"/>
                  <w:marTop w:val="0"/>
                  <w:marBottom w:val="0"/>
                  <w:divBdr>
                    <w:top w:val="none" w:sz="0" w:space="0" w:color="auto"/>
                    <w:left w:val="none" w:sz="0" w:space="0" w:color="auto"/>
                    <w:bottom w:val="none" w:sz="0" w:space="0" w:color="auto"/>
                    <w:right w:val="none" w:sz="0" w:space="0" w:color="auto"/>
                  </w:divBdr>
                </w:div>
                <w:div w:id="506676156">
                  <w:marLeft w:val="0"/>
                  <w:marRight w:val="0"/>
                  <w:marTop w:val="0"/>
                  <w:marBottom w:val="0"/>
                  <w:divBdr>
                    <w:top w:val="none" w:sz="0" w:space="0" w:color="auto"/>
                    <w:left w:val="none" w:sz="0" w:space="0" w:color="auto"/>
                    <w:bottom w:val="none" w:sz="0" w:space="0" w:color="auto"/>
                    <w:right w:val="none" w:sz="0" w:space="0" w:color="auto"/>
                  </w:divBdr>
                </w:div>
                <w:div w:id="508181815">
                  <w:marLeft w:val="0"/>
                  <w:marRight w:val="0"/>
                  <w:marTop w:val="0"/>
                  <w:marBottom w:val="0"/>
                  <w:divBdr>
                    <w:top w:val="none" w:sz="0" w:space="0" w:color="auto"/>
                    <w:left w:val="none" w:sz="0" w:space="0" w:color="auto"/>
                    <w:bottom w:val="none" w:sz="0" w:space="0" w:color="auto"/>
                    <w:right w:val="none" w:sz="0" w:space="0" w:color="auto"/>
                  </w:divBdr>
                </w:div>
                <w:div w:id="508639860">
                  <w:marLeft w:val="0"/>
                  <w:marRight w:val="0"/>
                  <w:marTop w:val="0"/>
                  <w:marBottom w:val="0"/>
                  <w:divBdr>
                    <w:top w:val="none" w:sz="0" w:space="0" w:color="auto"/>
                    <w:left w:val="none" w:sz="0" w:space="0" w:color="auto"/>
                    <w:bottom w:val="none" w:sz="0" w:space="0" w:color="auto"/>
                    <w:right w:val="none" w:sz="0" w:space="0" w:color="auto"/>
                  </w:divBdr>
                </w:div>
                <w:div w:id="508837975">
                  <w:marLeft w:val="0"/>
                  <w:marRight w:val="0"/>
                  <w:marTop w:val="0"/>
                  <w:marBottom w:val="0"/>
                  <w:divBdr>
                    <w:top w:val="none" w:sz="0" w:space="0" w:color="auto"/>
                    <w:left w:val="none" w:sz="0" w:space="0" w:color="auto"/>
                    <w:bottom w:val="none" w:sz="0" w:space="0" w:color="auto"/>
                    <w:right w:val="none" w:sz="0" w:space="0" w:color="auto"/>
                  </w:divBdr>
                </w:div>
                <w:div w:id="509104742">
                  <w:marLeft w:val="0"/>
                  <w:marRight w:val="0"/>
                  <w:marTop w:val="0"/>
                  <w:marBottom w:val="0"/>
                  <w:divBdr>
                    <w:top w:val="none" w:sz="0" w:space="0" w:color="auto"/>
                    <w:left w:val="none" w:sz="0" w:space="0" w:color="auto"/>
                    <w:bottom w:val="none" w:sz="0" w:space="0" w:color="auto"/>
                    <w:right w:val="none" w:sz="0" w:space="0" w:color="auto"/>
                  </w:divBdr>
                </w:div>
                <w:div w:id="509150853">
                  <w:marLeft w:val="0"/>
                  <w:marRight w:val="0"/>
                  <w:marTop w:val="0"/>
                  <w:marBottom w:val="0"/>
                  <w:divBdr>
                    <w:top w:val="none" w:sz="0" w:space="0" w:color="auto"/>
                    <w:left w:val="none" w:sz="0" w:space="0" w:color="auto"/>
                    <w:bottom w:val="none" w:sz="0" w:space="0" w:color="auto"/>
                    <w:right w:val="none" w:sz="0" w:space="0" w:color="auto"/>
                  </w:divBdr>
                </w:div>
                <w:div w:id="509180749">
                  <w:marLeft w:val="0"/>
                  <w:marRight w:val="0"/>
                  <w:marTop w:val="0"/>
                  <w:marBottom w:val="0"/>
                  <w:divBdr>
                    <w:top w:val="none" w:sz="0" w:space="0" w:color="auto"/>
                    <w:left w:val="none" w:sz="0" w:space="0" w:color="auto"/>
                    <w:bottom w:val="none" w:sz="0" w:space="0" w:color="auto"/>
                    <w:right w:val="none" w:sz="0" w:space="0" w:color="auto"/>
                  </w:divBdr>
                </w:div>
                <w:div w:id="509754862">
                  <w:marLeft w:val="0"/>
                  <w:marRight w:val="0"/>
                  <w:marTop w:val="0"/>
                  <w:marBottom w:val="0"/>
                  <w:divBdr>
                    <w:top w:val="none" w:sz="0" w:space="0" w:color="auto"/>
                    <w:left w:val="none" w:sz="0" w:space="0" w:color="auto"/>
                    <w:bottom w:val="none" w:sz="0" w:space="0" w:color="auto"/>
                    <w:right w:val="none" w:sz="0" w:space="0" w:color="auto"/>
                  </w:divBdr>
                </w:div>
                <w:div w:id="512845384">
                  <w:marLeft w:val="0"/>
                  <w:marRight w:val="0"/>
                  <w:marTop w:val="0"/>
                  <w:marBottom w:val="0"/>
                  <w:divBdr>
                    <w:top w:val="none" w:sz="0" w:space="0" w:color="auto"/>
                    <w:left w:val="none" w:sz="0" w:space="0" w:color="auto"/>
                    <w:bottom w:val="none" w:sz="0" w:space="0" w:color="auto"/>
                    <w:right w:val="none" w:sz="0" w:space="0" w:color="auto"/>
                  </w:divBdr>
                </w:div>
                <w:div w:id="513612625">
                  <w:marLeft w:val="0"/>
                  <w:marRight w:val="0"/>
                  <w:marTop w:val="0"/>
                  <w:marBottom w:val="0"/>
                  <w:divBdr>
                    <w:top w:val="none" w:sz="0" w:space="0" w:color="auto"/>
                    <w:left w:val="none" w:sz="0" w:space="0" w:color="auto"/>
                    <w:bottom w:val="none" w:sz="0" w:space="0" w:color="auto"/>
                    <w:right w:val="none" w:sz="0" w:space="0" w:color="auto"/>
                  </w:divBdr>
                </w:div>
                <w:div w:id="513883824">
                  <w:marLeft w:val="0"/>
                  <w:marRight w:val="0"/>
                  <w:marTop w:val="0"/>
                  <w:marBottom w:val="0"/>
                  <w:divBdr>
                    <w:top w:val="none" w:sz="0" w:space="0" w:color="auto"/>
                    <w:left w:val="none" w:sz="0" w:space="0" w:color="auto"/>
                    <w:bottom w:val="none" w:sz="0" w:space="0" w:color="auto"/>
                    <w:right w:val="none" w:sz="0" w:space="0" w:color="auto"/>
                  </w:divBdr>
                </w:div>
                <w:div w:id="514463971">
                  <w:marLeft w:val="0"/>
                  <w:marRight w:val="0"/>
                  <w:marTop w:val="0"/>
                  <w:marBottom w:val="0"/>
                  <w:divBdr>
                    <w:top w:val="none" w:sz="0" w:space="0" w:color="auto"/>
                    <w:left w:val="none" w:sz="0" w:space="0" w:color="auto"/>
                    <w:bottom w:val="none" w:sz="0" w:space="0" w:color="auto"/>
                    <w:right w:val="none" w:sz="0" w:space="0" w:color="auto"/>
                  </w:divBdr>
                </w:div>
                <w:div w:id="516233059">
                  <w:marLeft w:val="0"/>
                  <w:marRight w:val="0"/>
                  <w:marTop w:val="0"/>
                  <w:marBottom w:val="0"/>
                  <w:divBdr>
                    <w:top w:val="none" w:sz="0" w:space="0" w:color="auto"/>
                    <w:left w:val="none" w:sz="0" w:space="0" w:color="auto"/>
                    <w:bottom w:val="none" w:sz="0" w:space="0" w:color="auto"/>
                    <w:right w:val="none" w:sz="0" w:space="0" w:color="auto"/>
                  </w:divBdr>
                </w:div>
                <w:div w:id="516965776">
                  <w:marLeft w:val="0"/>
                  <w:marRight w:val="0"/>
                  <w:marTop w:val="0"/>
                  <w:marBottom w:val="0"/>
                  <w:divBdr>
                    <w:top w:val="none" w:sz="0" w:space="0" w:color="auto"/>
                    <w:left w:val="none" w:sz="0" w:space="0" w:color="auto"/>
                    <w:bottom w:val="none" w:sz="0" w:space="0" w:color="auto"/>
                    <w:right w:val="none" w:sz="0" w:space="0" w:color="auto"/>
                  </w:divBdr>
                </w:div>
                <w:div w:id="519205609">
                  <w:marLeft w:val="0"/>
                  <w:marRight w:val="0"/>
                  <w:marTop w:val="0"/>
                  <w:marBottom w:val="0"/>
                  <w:divBdr>
                    <w:top w:val="none" w:sz="0" w:space="0" w:color="auto"/>
                    <w:left w:val="none" w:sz="0" w:space="0" w:color="auto"/>
                    <w:bottom w:val="none" w:sz="0" w:space="0" w:color="auto"/>
                    <w:right w:val="none" w:sz="0" w:space="0" w:color="auto"/>
                  </w:divBdr>
                </w:div>
                <w:div w:id="519439830">
                  <w:marLeft w:val="0"/>
                  <w:marRight w:val="0"/>
                  <w:marTop w:val="0"/>
                  <w:marBottom w:val="0"/>
                  <w:divBdr>
                    <w:top w:val="none" w:sz="0" w:space="0" w:color="auto"/>
                    <w:left w:val="none" w:sz="0" w:space="0" w:color="auto"/>
                    <w:bottom w:val="none" w:sz="0" w:space="0" w:color="auto"/>
                    <w:right w:val="none" w:sz="0" w:space="0" w:color="auto"/>
                  </w:divBdr>
                </w:div>
                <w:div w:id="520632919">
                  <w:marLeft w:val="0"/>
                  <w:marRight w:val="0"/>
                  <w:marTop w:val="0"/>
                  <w:marBottom w:val="0"/>
                  <w:divBdr>
                    <w:top w:val="none" w:sz="0" w:space="0" w:color="auto"/>
                    <w:left w:val="none" w:sz="0" w:space="0" w:color="auto"/>
                    <w:bottom w:val="none" w:sz="0" w:space="0" w:color="auto"/>
                    <w:right w:val="none" w:sz="0" w:space="0" w:color="auto"/>
                  </w:divBdr>
                </w:div>
                <w:div w:id="521628153">
                  <w:marLeft w:val="0"/>
                  <w:marRight w:val="0"/>
                  <w:marTop w:val="0"/>
                  <w:marBottom w:val="0"/>
                  <w:divBdr>
                    <w:top w:val="none" w:sz="0" w:space="0" w:color="auto"/>
                    <w:left w:val="none" w:sz="0" w:space="0" w:color="auto"/>
                    <w:bottom w:val="none" w:sz="0" w:space="0" w:color="auto"/>
                    <w:right w:val="none" w:sz="0" w:space="0" w:color="auto"/>
                  </w:divBdr>
                </w:div>
                <w:div w:id="521630994">
                  <w:marLeft w:val="0"/>
                  <w:marRight w:val="0"/>
                  <w:marTop w:val="0"/>
                  <w:marBottom w:val="0"/>
                  <w:divBdr>
                    <w:top w:val="none" w:sz="0" w:space="0" w:color="auto"/>
                    <w:left w:val="none" w:sz="0" w:space="0" w:color="auto"/>
                    <w:bottom w:val="none" w:sz="0" w:space="0" w:color="auto"/>
                    <w:right w:val="none" w:sz="0" w:space="0" w:color="auto"/>
                  </w:divBdr>
                </w:div>
                <w:div w:id="522011560">
                  <w:marLeft w:val="0"/>
                  <w:marRight w:val="0"/>
                  <w:marTop w:val="0"/>
                  <w:marBottom w:val="0"/>
                  <w:divBdr>
                    <w:top w:val="none" w:sz="0" w:space="0" w:color="auto"/>
                    <w:left w:val="none" w:sz="0" w:space="0" w:color="auto"/>
                    <w:bottom w:val="none" w:sz="0" w:space="0" w:color="auto"/>
                    <w:right w:val="none" w:sz="0" w:space="0" w:color="auto"/>
                  </w:divBdr>
                </w:div>
                <w:div w:id="522793208">
                  <w:marLeft w:val="0"/>
                  <w:marRight w:val="0"/>
                  <w:marTop w:val="0"/>
                  <w:marBottom w:val="0"/>
                  <w:divBdr>
                    <w:top w:val="none" w:sz="0" w:space="0" w:color="auto"/>
                    <w:left w:val="none" w:sz="0" w:space="0" w:color="auto"/>
                    <w:bottom w:val="none" w:sz="0" w:space="0" w:color="auto"/>
                    <w:right w:val="none" w:sz="0" w:space="0" w:color="auto"/>
                  </w:divBdr>
                </w:div>
                <w:div w:id="523134927">
                  <w:marLeft w:val="0"/>
                  <w:marRight w:val="0"/>
                  <w:marTop w:val="0"/>
                  <w:marBottom w:val="0"/>
                  <w:divBdr>
                    <w:top w:val="none" w:sz="0" w:space="0" w:color="auto"/>
                    <w:left w:val="none" w:sz="0" w:space="0" w:color="auto"/>
                    <w:bottom w:val="none" w:sz="0" w:space="0" w:color="auto"/>
                    <w:right w:val="none" w:sz="0" w:space="0" w:color="auto"/>
                  </w:divBdr>
                </w:div>
                <w:div w:id="528301581">
                  <w:marLeft w:val="0"/>
                  <w:marRight w:val="0"/>
                  <w:marTop w:val="0"/>
                  <w:marBottom w:val="0"/>
                  <w:divBdr>
                    <w:top w:val="none" w:sz="0" w:space="0" w:color="auto"/>
                    <w:left w:val="none" w:sz="0" w:space="0" w:color="auto"/>
                    <w:bottom w:val="none" w:sz="0" w:space="0" w:color="auto"/>
                    <w:right w:val="none" w:sz="0" w:space="0" w:color="auto"/>
                  </w:divBdr>
                </w:div>
                <w:div w:id="528613608">
                  <w:marLeft w:val="0"/>
                  <w:marRight w:val="0"/>
                  <w:marTop w:val="0"/>
                  <w:marBottom w:val="0"/>
                  <w:divBdr>
                    <w:top w:val="none" w:sz="0" w:space="0" w:color="auto"/>
                    <w:left w:val="none" w:sz="0" w:space="0" w:color="auto"/>
                    <w:bottom w:val="none" w:sz="0" w:space="0" w:color="auto"/>
                    <w:right w:val="none" w:sz="0" w:space="0" w:color="auto"/>
                  </w:divBdr>
                </w:div>
                <w:div w:id="530384782">
                  <w:marLeft w:val="0"/>
                  <w:marRight w:val="0"/>
                  <w:marTop w:val="0"/>
                  <w:marBottom w:val="0"/>
                  <w:divBdr>
                    <w:top w:val="none" w:sz="0" w:space="0" w:color="auto"/>
                    <w:left w:val="none" w:sz="0" w:space="0" w:color="auto"/>
                    <w:bottom w:val="none" w:sz="0" w:space="0" w:color="auto"/>
                    <w:right w:val="none" w:sz="0" w:space="0" w:color="auto"/>
                  </w:divBdr>
                </w:div>
                <w:div w:id="532615405">
                  <w:marLeft w:val="0"/>
                  <w:marRight w:val="0"/>
                  <w:marTop w:val="0"/>
                  <w:marBottom w:val="0"/>
                  <w:divBdr>
                    <w:top w:val="none" w:sz="0" w:space="0" w:color="auto"/>
                    <w:left w:val="none" w:sz="0" w:space="0" w:color="auto"/>
                    <w:bottom w:val="none" w:sz="0" w:space="0" w:color="auto"/>
                    <w:right w:val="none" w:sz="0" w:space="0" w:color="auto"/>
                  </w:divBdr>
                </w:div>
                <w:div w:id="532957264">
                  <w:marLeft w:val="0"/>
                  <w:marRight w:val="0"/>
                  <w:marTop w:val="0"/>
                  <w:marBottom w:val="0"/>
                  <w:divBdr>
                    <w:top w:val="none" w:sz="0" w:space="0" w:color="auto"/>
                    <w:left w:val="none" w:sz="0" w:space="0" w:color="auto"/>
                    <w:bottom w:val="none" w:sz="0" w:space="0" w:color="auto"/>
                    <w:right w:val="none" w:sz="0" w:space="0" w:color="auto"/>
                  </w:divBdr>
                </w:div>
                <w:div w:id="536432902">
                  <w:marLeft w:val="0"/>
                  <w:marRight w:val="0"/>
                  <w:marTop w:val="0"/>
                  <w:marBottom w:val="0"/>
                  <w:divBdr>
                    <w:top w:val="none" w:sz="0" w:space="0" w:color="auto"/>
                    <w:left w:val="none" w:sz="0" w:space="0" w:color="auto"/>
                    <w:bottom w:val="none" w:sz="0" w:space="0" w:color="auto"/>
                    <w:right w:val="none" w:sz="0" w:space="0" w:color="auto"/>
                  </w:divBdr>
                </w:div>
                <w:div w:id="537084275">
                  <w:marLeft w:val="0"/>
                  <w:marRight w:val="0"/>
                  <w:marTop w:val="0"/>
                  <w:marBottom w:val="0"/>
                  <w:divBdr>
                    <w:top w:val="none" w:sz="0" w:space="0" w:color="auto"/>
                    <w:left w:val="none" w:sz="0" w:space="0" w:color="auto"/>
                    <w:bottom w:val="none" w:sz="0" w:space="0" w:color="auto"/>
                    <w:right w:val="none" w:sz="0" w:space="0" w:color="auto"/>
                  </w:divBdr>
                </w:div>
                <w:div w:id="538321158">
                  <w:marLeft w:val="0"/>
                  <w:marRight w:val="0"/>
                  <w:marTop w:val="0"/>
                  <w:marBottom w:val="0"/>
                  <w:divBdr>
                    <w:top w:val="none" w:sz="0" w:space="0" w:color="auto"/>
                    <w:left w:val="none" w:sz="0" w:space="0" w:color="auto"/>
                    <w:bottom w:val="none" w:sz="0" w:space="0" w:color="auto"/>
                    <w:right w:val="none" w:sz="0" w:space="0" w:color="auto"/>
                  </w:divBdr>
                </w:div>
                <w:div w:id="539166173">
                  <w:marLeft w:val="0"/>
                  <w:marRight w:val="0"/>
                  <w:marTop w:val="0"/>
                  <w:marBottom w:val="0"/>
                  <w:divBdr>
                    <w:top w:val="none" w:sz="0" w:space="0" w:color="auto"/>
                    <w:left w:val="none" w:sz="0" w:space="0" w:color="auto"/>
                    <w:bottom w:val="none" w:sz="0" w:space="0" w:color="auto"/>
                    <w:right w:val="none" w:sz="0" w:space="0" w:color="auto"/>
                  </w:divBdr>
                </w:div>
                <w:div w:id="540367562">
                  <w:marLeft w:val="0"/>
                  <w:marRight w:val="0"/>
                  <w:marTop w:val="0"/>
                  <w:marBottom w:val="0"/>
                  <w:divBdr>
                    <w:top w:val="none" w:sz="0" w:space="0" w:color="auto"/>
                    <w:left w:val="none" w:sz="0" w:space="0" w:color="auto"/>
                    <w:bottom w:val="none" w:sz="0" w:space="0" w:color="auto"/>
                    <w:right w:val="none" w:sz="0" w:space="0" w:color="auto"/>
                  </w:divBdr>
                </w:div>
                <w:div w:id="541871778">
                  <w:marLeft w:val="0"/>
                  <w:marRight w:val="0"/>
                  <w:marTop w:val="0"/>
                  <w:marBottom w:val="0"/>
                  <w:divBdr>
                    <w:top w:val="none" w:sz="0" w:space="0" w:color="auto"/>
                    <w:left w:val="none" w:sz="0" w:space="0" w:color="auto"/>
                    <w:bottom w:val="none" w:sz="0" w:space="0" w:color="auto"/>
                    <w:right w:val="none" w:sz="0" w:space="0" w:color="auto"/>
                  </w:divBdr>
                </w:div>
                <w:div w:id="542063767">
                  <w:marLeft w:val="0"/>
                  <w:marRight w:val="0"/>
                  <w:marTop w:val="0"/>
                  <w:marBottom w:val="0"/>
                  <w:divBdr>
                    <w:top w:val="none" w:sz="0" w:space="0" w:color="auto"/>
                    <w:left w:val="none" w:sz="0" w:space="0" w:color="auto"/>
                    <w:bottom w:val="none" w:sz="0" w:space="0" w:color="auto"/>
                    <w:right w:val="none" w:sz="0" w:space="0" w:color="auto"/>
                  </w:divBdr>
                </w:div>
                <w:div w:id="542863457">
                  <w:marLeft w:val="0"/>
                  <w:marRight w:val="0"/>
                  <w:marTop w:val="0"/>
                  <w:marBottom w:val="0"/>
                  <w:divBdr>
                    <w:top w:val="none" w:sz="0" w:space="0" w:color="auto"/>
                    <w:left w:val="none" w:sz="0" w:space="0" w:color="auto"/>
                    <w:bottom w:val="none" w:sz="0" w:space="0" w:color="auto"/>
                    <w:right w:val="none" w:sz="0" w:space="0" w:color="auto"/>
                  </w:divBdr>
                </w:div>
                <w:div w:id="543714756">
                  <w:marLeft w:val="0"/>
                  <w:marRight w:val="0"/>
                  <w:marTop w:val="0"/>
                  <w:marBottom w:val="0"/>
                  <w:divBdr>
                    <w:top w:val="none" w:sz="0" w:space="0" w:color="auto"/>
                    <w:left w:val="none" w:sz="0" w:space="0" w:color="auto"/>
                    <w:bottom w:val="none" w:sz="0" w:space="0" w:color="auto"/>
                    <w:right w:val="none" w:sz="0" w:space="0" w:color="auto"/>
                  </w:divBdr>
                </w:div>
                <w:div w:id="545794395">
                  <w:marLeft w:val="0"/>
                  <w:marRight w:val="0"/>
                  <w:marTop w:val="0"/>
                  <w:marBottom w:val="0"/>
                  <w:divBdr>
                    <w:top w:val="none" w:sz="0" w:space="0" w:color="auto"/>
                    <w:left w:val="none" w:sz="0" w:space="0" w:color="auto"/>
                    <w:bottom w:val="none" w:sz="0" w:space="0" w:color="auto"/>
                    <w:right w:val="none" w:sz="0" w:space="0" w:color="auto"/>
                  </w:divBdr>
                </w:div>
                <w:div w:id="545918166">
                  <w:marLeft w:val="0"/>
                  <w:marRight w:val="0"/>
                  <w:marTop w:val="0"/>
                  <w:marBottom w:val="0"/>
                  <w:divBdr>
                    <w:top w:val="none" w:sz="0" w:space="0" w:color="auto"/>
                    <w:left w:val="none" w:sz="0" w:space="0" w:color="auto"/>
                    <w:bottom w:val="none" w:sz="0" w:space="0" w:color="auto"/>
                    <w:right w:val="none" w:sz="0" w:space="0" w:color="auto"/>
                  </w:divBdr>
                </w:div>
                <w:div w:id="545987383">
                  <w:marLeft w:val="0"/>
                  <w:marRight w:val="0"/>
                  <w:marTop w:val="0"/>
                  <w:marBottom w:val="0"/>
                  <w:divBdr>
                    <w:top w:val="none" w:sz="0" w:space="0" w:color="auto"/>
                    <w:left w:val="none" w:sz="0" w:space="0" w:color="auto"/>
                    <w:bottom w:val="none" w:sz="0" w:space="0" w:color="auto"/>
                    <w:right w:val="none" w:sz="0" w:space="0" w:color="auto"/>
                  </w:divBdr>
                </w:div>
                <w:div w:id="546373746">
                  <w:marLeft w:val="0"/>
                  <w:marRight w:val="0"/>
                  <w:marTop w:val="0"/>
                  <w:marBottom w:val="0"/>
                  <w:divBdr>
                    <w:top w:val="none" w:sz="0" w:space="0" w:color="auto"/>
                    <w:left w:val="none" w:sz="0" w:space="0" w:color="auto"/>
                    <w:bottom w:val="none" w:sz="0" w:space="0" w:color="auto"/>
                    <w:right w:val="none" w:sz="0" w:space="0" w:color="auto"/>
                  </w:divBdr>
                </w:div>
                <w:div w:id="547643280">
                  <w:marLeft w:val="0"/>
                  <w:marRight w:val="0"/>
                  <w:marTop w:val="0"/>
                  <w:marBottom w:val="0"/>
                  <w:divBdr>
                    <w:top w:val="none" w:sz="0" w:space="0" w:color="auto"/>
                    <w:left w:val="none" w:sz="0" w:space="0" w:color="auto"/>
                    <w:bottom w:val="none" w:sz="0" w:space="0" w:color="auto"/>
                    <w:right w:val="none" w:sz="0" w:space="0" w:color="auto"/>
                  </w:divBdr>
                </w:div>
                <w:div w:id="549002255">
                  <w:marLeft w:val="0"/>
                  <w:marRight w:val="0"/>
                  <w:marTop w:val="0"/>
                  <w:marBottom w:val="0"/>
                  <w:divBdr>
                    <w:top w:val="none" w:sz="0" w:space="0" w:color="auto"/>
                    <w:left w:val="none" w:sz="0" w:space="0" w:color="auto"/>
                    <w:bottom w:val="none" w:sz="0" w:space="0" w:color="auto"/>
                    <w:right w:val="none" w:sz="0" w:space="0" w:color="auto"/>
                  </w:divBdr>
                </w:div>
                <w:div w:id="549538894">
                  <w:marLeft w:val="0"/>
                  <w:marRight w:val="0"/>
                  <w:marTop w:val="0"/>
                  <w:marBottom w:val="0"/>
                  <w:divBdr>
                    <w:top w:val="none" w:sz="0" w:space="0" w:color="auto"/>
                    <w:left w:val="none" w:sz="0" w:space="0" w:color="auto"/>
                    <w:bottom w:val="none" w:sz="0" w:space="0" w:color="auto"/>
                    <w:right w:val="none" w:sz="0" w:space="0" w:color="auto"/>
                  </w:divBdr>
                </w:div>
                <w:div w:id="551577158">
                  <w:marLeft w:val="0"/>
                  <w:marRight w:val="0"/>
                  <w:marTop w:val="0"/>
                  <w:marBottom w:val="0"/>
                  <w:divBdr>
                    <w:top w:val="none" w:sz="0" w:space="0" w:color="auto"/>
                    <w:left w:val="none" w:sz="0" w:space="0" w:color="auto"/>
                    <w:bottom w:val="none" w:sz="0" w:space="0" w:color="auto"/>
                    <w:right w:val="none" w:sz="0" w:space="0" w:color="auto"/>
                  </w:divBdr>
                </w:div>
                <w:div w:id="551698310">
                  <w:marLeft w:val="0"/>
                  <w:marRight w:val="0"/>
                  <w:marTop w:val="0"/>
                  <w:marBottom w:val="0"/>
                  <w:divBdr>
                    <w:top w:val="none" w:sz="0" w:space="0" w:color="auto"/>
                    <w:left w:val="none" w:sz="0" w:space="0" w:color="auto"/>
                    <w:bottom w:val="none" w:sz="0" w:space="0" w:color="auto"/>
                    <w:right w:val="none" w:sz="0" w:space="0" w:color="auto"/>
                  </w:divBdr>
                </w:div>
                <w:div w:id="552277165">
                  <w:marLeft w:val="0"/>
                  <w:marRight w:val="0"/>
                  <w:marTop w:val="0"/>
                  <w:marBottom w:val="0"/>
                  <w:divBdr>
                    <w:top w:val="none" w:sz="0" w:space="0" w:color="auto"/>
                    <w:left w:val="none" w:sz="0" w:space="0" w:color="auto"/>
                    <w:bottom w:val="none" w:sz="0" w:space="0" w:color="auto"/>
                    <w:right w:val="none" w:sz="0" w:space="0" w:color="auto"/>
                  </w:divBdr>
                </w:div>
                <w:div w:id="552813270">
                  <w:marLeft w:val="0"/>
                  <w:marRight w:val="0"/>
                  <w:marTop w:val="0"/>
                  <w:marBottom w:val="0"/>
                  <w:divBdr>
                    <w:top w:val="none" w:sz="0" w:space="0" w:color="auto"/>
                    <w:left w:val="none" w:sz="0" w:space="0" w:color="auto"/>
                    <w:bottom w:val="none" w:sz="0" w:space="0" w:color="auto"/>
                    <w:right w:val="none" w:sz="0" w:space="0" w:color="auto"/>
                  </w:divBdr>
                </w:div>
                <w:div w:id="557015892">
                  <w:marLeft w:val="0"/>
                  <w:marRight w:val="0"/>
                  <w:marTop w:val="0"/>
                  <w:marBottom w:val="0"/>
                  <w:divBdr>
                    <w:top w:val="none" w:sz="0" w:space="0" w:color="auto"/>
                    <w:left w:val="none" w:sz="0" w:space="0" w:color="auto"/>
                    <w:bottom w:val="none" w:sz="0" w:space="0" w:color="auto"/>
                    <w:right w:val="none" w:sz="0" w:space="0" w:color="auto"/>
                  </w:divBdr>
                </w:div>
                <w:div w:id="557208626">
                  <w:marLeft w:val="0"/>
                  <w:marRight w:val="0"/>
                  <w:marTop w:val="0"/>
                  <w:marBottom w:val="0"/>
                  <w:divBdr>
                    <w:top w:val="none" w:sz="0" w:space="0" w:color="auto"/>
                    <w:left w:val="none" w:sz="0" w:space="0" w:color="auto"/>
                    <w:bottom w:val="none" w:sz="0" w:space="0" w:color="auto"/>
                    <w:right w:val="none" w:sz="0" w:space="0" w:color="auto"/>
                  </w:divBdr>
                </w:div>
                <w:div w:id="558394435">
                  <w:marLeft w:val="0"/>
                  <w:marRight w:val="0"/>
                  <w:marTop w:val="0"/>
                  <w:marBottom w:val="0"/>
                  <w:divBdr>
                    <w:top w:val="none" w:sz="0" w:space="0" w:color="auto"/>
                    <w:left w:val="none" w:sz="0" w:space="0" w:color="auto"/>
                    <w:bottom w:val="none" w:sz="0" w:space="0" w:color="auto"/>
                    <w:right w:val="none" w:sz="0" w:space="0" w:color="auto"/>
                  </w:divBdr>
                </w:div>
                <w:div w:id="558906774">
                  <w:marLeft w:val="0"/>
                  <w:marRight w:val="0"/>
                  <w:marTop w:val="0"/>
                  <w:marBottom w:val="0"/>
                  <w:divBdr>
                    <w:top w:val="none" w:sz="0" w:space="0" w:color="auto"/>
                    <w:left w:val="none" w:sz="0" w:space="0" w:color="auto"/>
                    <w:bottom w:val="none" w:sz="0" w:space="0" w:color="auto"/>
                    <w:right w:val="none" w:sz="0" w:space="0" w:color="auto"/>
                  </w:divBdr>
                </w:div>
                <w:div w:id="560143600">
                  <w:marLeft w:val="0"/>
                  <w:marRight w:val="0"/>
                  <w:marTop w:val="0"/>
                  <w:marBottom w:val="0"/>
                  <w:divBdr>
                    <w:top w:val="none" w:sz="0" w:space="0" w:color="auto"/>
                    <w:left w:val="none" w:sz="0" w:space="0" w:color="auto"/>
                    <w:bottom w:val="none" w:sz="0" w:space="0" w:color="auto"/>
                    <w:right w:val="none" w:sz="0" w:space="0" w:color="auto"/>
                  </w:divBdr>
                </w:div>
                <w:div w:id="560604020">
                  <w:marLeft w:val="0"/>
                  <w:marRight w:val="0"/>
                  <w:marTop w:val="0"/>
                  <w:marBottom w:val="0"/>
                  <w:divBdr>
                    <w:top w:val="none" w:sz="0" w:space="0" w:color="auto"/>
                    <w:left w:val="none" w:sz="0" w:space="0" w:color="auto"/>
                    <w:bottom w:val="none" w:sz="0" w:space="0" w:color="auto"/>
                    <w:right w:val="none" w:sz="0" w:space="0" w:color="auto"/>
                  </w:divBdr>
                </w:div>
                <w:div w:id="564218689">
                  <w:marLeft w:val="0"/>
                  <w:marRight w:val="0"/>
                  <w:marTop w:val="0"/>
                  <w:marBottom w:val="0"/>
                  <w:divBdr>
                    <w:top w:val="none" w:sz="0" w:space="0" w:color="auto"/>
                    <w:left w:val="none" w:sz="0" w:space="0" w:color="auto"/>
                    <w:bottom w:val="none" w:sz="0" w:space="0" w:color="auto"/>
                    <w:right w:val="none" w:sz="0" w:space="0" w:color="auto"/>
                  </w:divBdr>
                </w:div>
                <w:div w:id="564489717">
                  <w:marLeft w:val="0"/>
                  <w:marRight w:val="0"/>
                  <w:marTop w:val="0"/>
                  <w:marBottom w:val="0"/>
                  <w:divBdr>
                    <w:top w:val="none" w:sz="0" w:space="0" w:color="auto"/>
                    <w:left w:val="none" w:sz="0" w:space="0" w:color="auto"/>
                    <w:bottom w:val="none" w:sz="0" w:space="0" w:color="auto"/>
                    <w:right w:val="none" w:sz="0" w:space="0" w:color="auto"/>
                  </w:divBdr>
                </w:div>
                <w:div w:id="564923788">
                  <w:marLeft w:val="0"/>
                  <w:marRight w:val="0"/>
                  <w:marTop w:val="0"/>
                  <w:marBottom w:val="0"/>
                  <w:divBdr>
                    <w:top w:val="none" w:sz="0" w:space="0" w:color="auto"/>
                    <w:left w:val="none" w:sz="0" w:space="0" w:color="auto"/>
                    <w:bottom w:val="none" w:sz="0" w:space="0" w:color="auto"/>
                    <w:right w:val="none" w:sz="0" w:space="0" w:color="auto"/>
                  </w:divBdr>
                </w:div>
                <w:div w:id="567616098">
                  <w:marLeft w:val="0"/>
                  <w:marRight w:val="0"/>
                  <w:marTop w:val="0"/>
                  <w:marBottom w:val="0"/>
                  <w:divBdr>
                    <w:top w:val="none" w:sz="0" w:space="0" w:color="auto"/>
                    <w:left w:val="none" w:sz="0" w:space="0" w:color="auto"/>
                    <w:bottom w:val="none" w:sz="0" w:space="0" w:color="auto"/>
                    <w:right w:val="none" w:sz="0" w:space="0" w:color="auto"/>
                  </w:divBdr>
                </w:div>
                <w:div w:id="568273880">
                  <w:marLeft w:val="0"/>
                  <w:marRight w:val="0"/>
                  <w:marTop w:val="0"/>
                  <w:marBottom w:val="0"/>
                  <w:divBdr>
                    <w:top w:val="none" w:sz="0" w:space="0" w:color="auto"/>
                    <w:left w:val="none" w:sz="0" w:space="0" w:color="auto"/>
                    <w:bottom w:val="none" w:sz="0" w:space="0" w:color="auto"/>
                    <w:right w:val="none" w:sz="0" w:space="0" w:color="auto"/>
                  </w:divBdr>
                </w:div>
                <w:div w:id="568465602">
                  <w:marLeft w:val="0"/>
                  <w:marRight w:val="0"/>
                  <w:marTop w:val="0"/>
                  <w:marBottom w:val="0"/>
                  <w:divBdr>
                    <w:top w:val="none" w:sz="0" w:space="0" w:color="auto"/>
                    <w:left w:val="none" w:sz="0" w:space="0" w:color="auto"/>
                    <w:bottom w:val="none" w:sz="0" w:space="0" w:color="auto"/>
                    <w:right w:val="none" w:sz="0" w:space="0" w:color="auto"/>
                  </w:divBdr>
                </w:div>
                <w:div w:id="574316824">
                  <w:marLeft w:val="0"/>
                  <w:marRight w:val="0"/>
                  <w:marTop w:val="0"/>
                  <w:marBottom w:val="0"/>
                  <w:divBdr>
                    <w:top w:val="none" w:sz="0" w:space="0" w:color="auto"/>
                    <w:left w:val="none" w:sz="0" w:space="0" w:color="auto"/>
                    <w:bottom w:val="none" w:sz="0" w:space="0" w:color="auto"/>
                    <w:right w:val="none" w:sz="0" w:space="0" w:color="auto"/>
                  </w:divBdr>
                </w:div>
                <w:div w:id="575286751">
                  <w:marLeft w:val="0"/>
                  <w:marRight w:val="0"/>
                  <w:marTop w:val="0"/>
                  <w:marBottom w:val="0"/>
                  <w:divBdr>
                    <w:top w:val="none" w:sz="0" w:space="0" w:color="auto"/>
                    <w:left w:val="none" w:sz="0" w:space="0" w:color="auto"/>
                    <w:bottom w:val="none" w:sz="0" w:space="0" w:color="auto"/>
                    <w:right w:val="none" w:sz="0" w:space="0" w:color="auto"/>
                  </w:divBdr>
                </w:div>
                <w:div w:id="576672227">
                  <w:marLeft w:val="0"/>
                  <w:marRight w:val="0"/>
                  <w:marTop w:val="0"/>
                  <w:marBottom w:val="0"/>
                  <w:divBdr>
                    <w:top w:val="none" w:sz="0" w:space="0" w:color="auto"/>
                    <w:left w:val="none" w:sz="0" w:space="0" w:color="auto"/>
                    <w:bottom w:val="none" w:sz="0" w:space="0" w:color="auto"/>
                    <w:right w:val="none" w:sz="0" w:space="0" w:color="auto"/>
                  </w:divBdr>
                </w:div>
                <w:div w:id="579407992">
                  <w:marLeft w:val="0"/>
                  <w:marRight w:val="0"/>
                  <w:marTop w:val="0"/>
                  <w:marBottom w:val="0"/>
                  <w:divBdr>
                    <w:top w:val="none" w:sz="0" w:space="0" w:color="auto"/>
                    <w:left w:val="none" w:sz="0" w:space="0" w:color="auto"/>
                    <w:bottom w:val="none" w:sz="0" w:space="0" w:color="auto"/>
                    <w:right w:val="none" w:sz="0" w:space="0" w:color="auto"/>
                  </w:divBdr>
                </w:div>
                <w:div w:id="580599378">
                  <w:marLeft w:val="0"/>
                  <w:marRight w:val="0"/>
                  <w:marTop w:val="0"/>
                  <w:marBottom w:val="0"/>
                  <w:divBdr>
                    <w:top w:val="none" w:sz="0" w:space="0" w:color="auto"/>
                    <w:left w:val="none" w:sz="0" w:space="0" w:color="auto"/>
                    <w:bottom w:val="none" w:sz="0" w:space="0" w:color="auto"/>
                    <w:right w:val="none" w:sz="0" w:space="0" w:color="auto"/>
                  </w:divBdr>
                </w:div>
                <w:div w:id="580986963">
                  <w:marLeft w:val="0"/>
                  <w:marRight w:val="0"/>
                  <w:marTop w:val="0"/>
                  <w:marBottom w:val="0"/>
                  <w:divBdr>
                    <w:top w:val="none" w:sz="0" w:space="0" w:color="auto"/>
                    <w:left w:val="none" w:sz="0" w:space="0" w:color="auto"/>
                    <w:bottom w:val="none" w:sz="0" w:space="0" w:color="auto"/>
                    <w:right w:val="none" w:sz="0" w:space="0" w:color="auto"/>
                  </w:divBdr>
                </w:div>
                <w:div w:id="583074990">
                  <w:marLeft w:val="0"/>
                  <w:marRight w:val="0"/>
                  <w:marTop w:val="0"/>
                  <w:marBottom w:val="0"/>
                  <w:divBdr>
                    <w:top w:val="none" w:sz="0" w:space="0" w:color="auto"/>
                    <w:left w:val="none" w:sz="0" w:space="0" w:color="auto"/>
                    <w:bottom w:val="none" w:sz="0" w:space="0" w:color="auto"/>
                    <w:right w:val="none" w:sz="0" w:space="0" w:color="auto"/>
                  </w:divBdr>
                </w:div>
                <w:div w:id="584194730">
                  <w:marLeft w:val="0"/>
                  <w:marRight w:val="0"/>
                  <w:marTop w:val="0"/>
                  <w:marBottom w:val="0"/>
                  <w:divBdr>
                    <w:top w:val="none" w:sz="0" w:space="0" w:color="auto"/>
                    <w:left w:val="none" w:sz="0" w:space="0" w:color="auto"/>
                    <w:bottom w:val="none" w:sz="0" w:space="0" w:color="auto"/>
                    <w:right w:val="none" w:sz="0" w:space="0" w:color="auto"/>
                  </w:divBdr>
                </w:div>
                <w:div w:id="585770525">
                  <w:marLeft w:val="0"/>
                  <w:marRight w:val="0"/>
                  <w:marTop w:val="0"/>
                  <w:marBottom w:val="0"/>
                  <w:divBdr>
                    <w:top w:val="none" w:sz="0" w:space="0" w:color="auto"/>
                    <w:left w:val="none" w:sz="0" w:space="0" w:color="auto"/>
                    <w:bottom w:val="none" w:sz="0" w:space="0" w:color="auto"/>
                    <w:right w:val="none" w:sz="0" w:space="0" w:color="auto"/>
                  </w:divBdr>
                </w:div>
                <w:div w:id="585772129">
                  <w:marLeft w:val="0"/>
                  <w:marRight w:val="0"/>
                  <w:marTop w:val="0"/>
                  <w:marBottom w:val="0"/>
                  <w:divBdr>
                    <w:top w:val="none" w:sz="0" w:space="0" w:color="auto"/>
                    <w:left w:val="none" w:sz="0" w:space="0" w:color="auto"/>
                    <w:bottom w:val="none" w:sz="0" w:space="0" w:color="auto"/>
                    <w:right w:val="none" w:sz="0" w:space="0" w:color="auto"/>
                  </w:divBdr>
                </w:div>
                <w:div w:id="586185724">
                  <w:marLeft w:val="0"/>
                  <w:marRight w:val="0"/>
                  <w:marTop w:val="0"/>
                  <w:marBottom w:val="0"/>
                  <w:divBdr>
                    <w:top w:val="none" w:sz="0" w:space="0" w:color="auto"/>
                    <w:left w:val="none" w:sz="0" w:space="0" w:color="auto"/>
                    <w:bottom w:val="none" w:sz="0" w:space="0" w:color="auto"/>
                    <w:right w:val="none" w:sz="0" w:space="0" w:color="auto"/>
                  </w:divBdr>
                </w:div>
                <w:div w:id="588196659">
                  <w:marLeft w:val="0"/>
                  <w:marRight w:val="0"/>
                  <w:marTop w:val="0"/>
                  <w:marBottom w:val="0"/>
                  <w:divBdr>
                    <w:top w:val="none" w:sz="0" w:space="0" w:color="auto"/>
                    <w:left w:val="none" w:sz="0" w:space="0" w:color="auto"/>
                    <w:bottom w:val="none" w:sz="0" w:space="0" w:color="auto"/>
                    <w:right w:val="none" w:sz="0" w:space="0" w:color="auto"/>
                  </w:divBdr>
                </w:div>
                <w:div w:id="591280960">
                  <w:marLeft w:val="0"/>
                  <w:marRight w:val="0"/>
                  <w:marTop w:val="0"/>
                  <w:marBottom w:val="0"/>
                  <w:divBdr>
                    <w:top w:val="none" w:sz="0" w:space="0" w:color="auto"/>
                    <w:left w:val="none" w:sz="0" w:space="0" w:color="auto"/>
                    <w:bottom w:val="none" w:sz="0" w:space="0" w:color="auto"/>
                    <w:right w:val="none" w:sz="0" w:space="0" w:color="auto"/>
                  </w:divBdr>
                </w:div>
                <w:div w:id="593436392">
                  <w:marLeft w:val="0"/>
                  <w:marRight w:val="0"/>
                  <w:marTop w:val="0"/>
                  <w:marBottom w:val="0"/>
                  <w:divBdr>
                    <w:top w:val="none" w:sz="0" w:space="0" w:color="auto"/>
                    <w:left w:val="none" w:sz="0" w:space="0" w:color="auto"/>
                    <w:bottom w:val="none" w:sz="0" w:space="0" w:color="auto"/>
                    <w:right w:val="none" w:sz="0" w:space="0" w:color="auto"/>
                  </w:divBdr>
                </w:div>
                <w:div w:id="593707486">
                  <w:marLeft w:val="0"/>
                  <w:marRight w:val="0"/>
                  <w:marTop w:val="0"/>
                  <w:marBottom w:val="0"/>
                  <w:divBdr>
                    <w:top w:val="none" w:sz="0" w:space="0" w:color="auto"/>
                    <w:left w:val="none" w:sz="0" w:space="0" w:color="auto"/>
                    <w:bottom w:val="none" w:sz="0" w:space="0" w:color="auto"/>
                    <w:right w:val="none" w:sz="0" w:space="0" w:color="auto"/>
                  </w:divBdr>
                </w:div>
                <w:div w:id="594823345">
                  <w:marLeft w:val="0"/>
                  <w:marRight w:val="0"/>
                  <w:marTop w:val="0"/>
                  <w:marBottom w:val="0"/>
                  <w:divBdr>
                    <w:top w:val="none" w:sz="0" w:space="0" w:color="auto"/>
                    <w:left w:val="none" w:sz="0" w:space="0" w:color="auto"/>
                    <w:bottom w:val="none" w:sz="0" w:space="0" w:color="auto"/>
                    <w:right w:val="none" w:sz="0" w:space="0" w:color="auto"/>
                  </w:divBdr>
                </w:div>
                <w:div w:id="595096801">
                  <w:marLeft w:val="0"/>
                  <w:marRight w:val="0"/>
                  <w:marTop w:val="0"/>
                  <w:marBottom w:val="0"/>
                  <w:divBdr>
                    <w:top w:val="none" w:sz="0" w:space="0" w:color="auto"/>
                    <w:left w:val="none" w:sz="0" w:space="0" w:color="auto"/>
                    <w:bottom w:val="none" w:sz="0" w:space="0" w:color="auto"/>
                    <w:right w:val="none" w:sz="0" w:space="0" w:color="auto"/>
                  </w:divBdr>
                </w:div>
                <w:div w:id="596444781">
                  <w:marLeft w:val="0"/>
                  <w:marRight w:val="0"/>
                  <w:marTop w:val="0"/>
                  <w:marBottom w:val="0"/>
                  <w:divBdr>
                    <w:top w:val="none" w:sz="0" w:space="0" w:color="auto"/>
                    <w:left w:val="none" w:sz="0" w:space="0" w:color="auto"/>
                    <w:bottom w:val="none" w:sz="0" w:space="0" w:color="auto"/>
                    <w:right w:val="none" w:sz="0" w:space="0" w:color="auto"/>
                  </w:divBdr>
                </w:div>
                <w:div w:id="597326914">
                  <w:marLeft w:val="0"/>
                  <w:marRight w:val="0"/>
                  <w:marTop w:val="0"/>
                  <w:marBottom w:val="0"/>
                  <w:divBdr>
                    <w:top w:val="none" w:sz="0" w:space="0" w:color="auto"/>
                    <w:left w:val="none" w:sz="0" w:space="0" w:color="auto"/>
                    <w:bottom w:val="none" w:sz="0" w:space="0" w:color="auto"/>
                    <w:right w:val="none" w:sz="0" w:space="0" w:color="auto"/>
                  </w:divBdr>
                </w:div>
                <w:div w:id="597522606">
                  <w:marLeft w:val="0"/>
                  <w:marRight w:val="0"/>
                  <w:marTop w:val="0"/>
                  <w:marBottom w:val="0"/>
                  <w:divBdr>
                    <w:top w:val="none" w:sz="0" w:space="0" w:color="auto"/>
                    <w:left w:val="none" w:sz="0" w:space="0" w:color="auto"/>
                    <w:bottom w:val="none" w:sz="0" w:space="0" w:color="auto"/>
                    <w:right w:val="none" w:sz="0" w:space="0" w:color="auto"/>
                  </w:divBdr>
                </w:div>
                <w:div w:id="598102564">
                  <w:marLeft w:val="0"/>
                  <w:marRight w:val="0"/>
                  <w:marTop w:val="0"/>
                  <w:marBottom w:val="0"/>
                  <w:divBdr>
                    <w:top w:val="none" w:sz="0" w:space="0" w:color="auto"/>
                    <w:left w:val="none" w:sz="0" w:space="0" w:color="auto"/>
                    <w:bottom w:val="none" w:sz="0" w:space="0" w:color="auto"/>
                    <w:right w:val="none" w:sz="0" w:space="0" w:color="auto"/>
                  </w:divBdr>
                </w:div>
                <w:div w:id="598486963">
                  <w:marLeft w:val="0"/>
                  <w:marRight w:val="0"/>
                  <w:marTop w:val="0"/>
                  <w:marBottom w:val="0"/>
                  <w:divBdr>
                    <w:top w:val="none" w:sz="0" w:space="0" w:color="auto"/>
                    <w:left w:val="none" w:sz="0" w:space="0" w:color="auto"/>
                    <w:bottom w:val="none" w:sz="0" w:space="0" w:color="auto"/>
                    <w:right w:val="none" w:sz="0" w:space="0" w:color="auto"/>
                  </w:divBdr>
                </w:div>
                <w:div w:id="599143242">
                  <w:marLeft w:val="0"/>
                  <w:marRight w:val="0"/>
                  <w:marTop w:val="0"/>
                  <w:marBottom w:val="0"/>
                  <w:divBdr>
                    <w:top w:val="none" w:sz="0" w:space="0" w:color="auto"/>
                    <w:left w:val="none" w:sz="0" w:space="0" w:color="auto"/>
                    <w:bottom w:val="none" w:sz="0" w:space="0" w:color="auto"/>
                    <w:right w:val="none" w:sz="0" w:space="0" w:color="auto"/>
                  </w:divBdr>
                </w:div>
                <w:div w:id="599801345">
                  <w:marLeft w:val="0"/>
                  <w:marRight w:val="0"/>
                  <w:marTop w:val="0"/>
                  <w:marBottom w:val="0"/>
                  <w:divBdr>
                    <w:top w:val="none" w:sz="0" w:space="0" w:color="auto"/>
                    <w:left w:val="none" w:sz="0" w:space="0" w:color="auto"/>
                    <w:bottom w:val="none" w:sz="0" w:space="0" w:color="auto"/>
                    <w:right w:val="none" w:sz="0" w:space="0" w:color="auto"/>
                  </w:divBdr>
                </w:div>
                <w:div w:id="601376843">
                  <w:marLeft w:val="0"/>
                  <w:marRight w:val="0"/>
                  <w:marTop w:val="0"/>
                  <w:marBottom w:val="0"/>
                  <w:divBdr>
                    <w:top w:val="none" w:sz="0" w:space="0" w:color="auto"/>
                    <w:left w:val="none" w:sz="0" w:space="0" w:color="auto"/>
                    <w:bottom w:val="none" w:sz="0" w:space="0" w:color="auto"/>
                    <w:right w:val="none" w:sz="0" w:space="0" w:color="auto"/>
                  </w:divBdr>
                </w:div>
                <w:div w:id="601498644">
                  <w:marLeft w:val="0"/>
                  <w:marRight w:val="0"/>
                  <w:marTop w:val="0"/>
                  <w:marBottom w:val="0"/>
                  <w:divBdr>
                    <w:top w:val="none" w:sz="0" w:space="0" w:color="auto"/>
                    <w:left w:val="none" w:sz="0" w:space="0" w:color="auto"/>
                    <w:bottom w:val="none" w:sz="0" w:space="0" w:color="auto"/>
                    <w:right w:val="none" w:sz="0" w:space="0" w:color="auto"/>
                  </w:divBdr>
                </w:div>
                <w:div w:id="602032584">
                  <w:marLeft w:val="0"/>
                  <w:marRight w:val="0"/>
                  <w:marTop w:val="0"/>
                  <w:marBottom w:val="0"/>
                  <w:divBdr>
                    <w:top w:val="none" w:sz="0" w:space="0" w:color="auto"/>
                    <w:left w:val="none" w:sz="0" w:space="0" w:color="auto"/>
                    <w:bottom w:val="none" w:sz="0" w:space="0" w:color="auto"/>
                    <w:right w:val="none" w:sz="0" w:space="0" w:color="auto"/>
                  </w:divBdr>
                </w:div>
                <w:div w:id="603878206">
                  <w:marLeft w:val="0"/>
                  <w:marRight w:val="0"/>
                  <w:marTop w:val="0"/>
                  <w:marBottom w:val="0"/>
                  <w:divBdr>
                    <w:top w:val="none" w:sz="0" w:space="0" w:color="auto"/>
                    <w:left w:val="none" w:sz="0" w:space="0" w:color="auto"/>
                    <w:bottom w:val="none" w:sz="0" w:space="0" w:color="auto"/>
                    <w:right w:val="none" w:sz="0" w:space="0" w:color="auto"/>
                  </w:divBdr>
                </w:div>
                <w:div w:id="606428951">
                  <w:marLeft w:val="0"/>
                  <w:marRight w:val="0"/>
                  <w:marTop w:val="0"/>
                  <w:marBottom w:val="0"/>
                  <w:divBdr>
                    <w:top w:val="none" w:sz="0" w:space="0" w:color="auto"/>
                    <w:left w:val="none" w:sz="0" w:space="0" w:color="auto"/>
                    <w:bottom w:val="none" w:sz="0" w:space="0" w:color="auto"/>
                    <w:right w:val="none" w:sz="0" w:space="0" w:color="auto"/>
                  </w:divBdr>
                </w:div>
                <w:div w:id="607658516">
                  <w:marLeft w:val="0"/>
                  <w:marRight w:val="0"/>
                  <w:marTop w:val="0"/>
                  <w:marBottom w:val="0"/>
                  <w:divBdr>
                    <w:top w:val="none" w:sz="0" w:space="0" w:color="auto"/>
                    <w:left w:val="none" w:sz="0" w:space="0" w:color="auto"/>
                    <w:bottom w:val="none" w:sz="0" w:space="0" w:color="auto"/>
                    <w:right w:val="none" w:sz="0" w:space="0" w:color="auto"/>
                  </w:divBdr>
                </w:div>
                <w:div w:id="609749582">
                  <w:marLeft w:val="0"/>
                  <w:marRight w:val="0"/>
                  <w:marTop w:val="0"/>
                  <w:marBottom w:val="0"/>
                  <w:divBdr>
                    <w:top w:val="none" w:sz="0" w:space="0" w:color="auto"/>
                    <w:left w:val="none" w:sz="0" w:space="0" w:color="auto"/>
                    <w:bottom w:val="none" w:sz="0" w:space="0" w:color="auto"/>
                    <w:right w:val="none" w:sz="0" w:space="0" w:color="auto"/>
                  </w:divBdr>
                </w:div>
                <w:div w:id="610553061">
                  <w:marLeft w:val="0"/>
                  <w:marRight w:val="0"/>
                  <w:marTop w:val="0"/>
                  <w:marBottom w:val="0"/>
                  <w:divBdr>
                    <w:top w:val="none" w:sz="0" w:space="0" w:color="auto"/>
                    <w:left w:val="none" w:sz="0" w:space="0" w:color="auto"/>
                    <w:bottom w:val="none" w:sz="0" w:space="0" w:color="auto"/>
                    <w:right w:val="none" w:sz="0" w:space="0" w:color="auto"/>
                  </w:divBdr>
                </w:div>
                <w:div w:id="611016348">
                  <w:marLeft w:val="0"/>
                  <w:marRight w:val="0"/>
                  <w:marTop w:val="0"/>
                  <w:marBottom w:val="0"/>
                  <w:divBdr>
                    <w:top w:val="none" w:sz="0" w:space="0" w:color="auto"/>
                    <w:left w:val="none" w:sz="0" w:space="0" w:color="auto"/>
                    <w:bottom w:val="none" w:sz="0" w:space="0" w:color="auto"/>
                    <w:right w:val="none" w:sz="0" w:space="0" w:color="auto"/>
                  </w:divBdr>
                </w:div>
                <w:div w:id="611058252">
                  <w:marLeft w:val="0"/>
                  <w:marRight w:val="0"/>
                  <w:marTop w:val="0"/>
                  <w:marBottom w:val="0"/>
                  <w:divBdr>
                    <w:top w:val="none" w:sz="0" w:space="0" w:color="auto"/>
                    <w:left w:val="none" w:sz="0" w:space="0" w:color="auto"/>
                    <w:bottom w:val="none" w:sz="0" w:space="0" w:color="auto"/>
                    <w:right w:val="none" w:sz="0" w:space="0" w:color="auto"/>
                  </w:divBdr>
                </w:div>
                <w:div w:id="611088690">
                  <w:marLeft w:val="0"/>
                  <w:marRight w:val="0"/>
                  <w:marTop w:val="0"/>
                  <w:marBottom w:val="0"/>
                  <w:divBdr>
                    <w:top w:val="none" w:sz="0" w:space="0" w:color="auto"/>
                    <w:left w:val="none" w:sz="0" w:space="0" w:color="auto"/>
                    <w:bottom w:val="none" w:sz="0" w:space="0" w:color="auto"/>
                    <w:right w:val="none" w:sz="0" w:space="0" w:color="auto"/>
                  </w:divBdr>
                </w:div>
                <w:div w:id="611519654">
                  <w:marLeft w:val="0"/>
                  <w:marRight w:val="0"/>
                  <w:marTop w:val="0"/>
                  <w:marBottom w:val="0"/>
                  <w:divBdr>
                    <w:top w:val="none" w:sz="0" w:space="0" w:color="auto"/>
                    <w:left w:val="none" w:sz="0" w:space="0" w:color="auto"/>
                    <w:bottom w:val="none" w:sz="0" w:space="0" w:color="auto"/>
                    <w:right w:val="none" w:sz="0" w:space="0" w:color="auto"/>
                  </w:divBdr>
                </w:div>
                <w:div w:id="611976920">
                  <w:marLeft w:val="0"/>
                  <w:marRight w:val="0"/>
                  <w:marTop w:val="0"/>
                  <w:marBottom w:val="0"/>
                  <w:divBdr>
                    <w:top w:val="none" w:sz="0" w:space="0" w:color="auto"/>
                    <w:left w:val="none" w:sz="0" w:space="0" w:color="auto"/>
                    <w:bottom w:val="none" w:sz="0" w:space="0" w:color="auto"/>
                    <w:right w:val="none" w:sz="0" w:space="0" w:color="auto"/>
                  </w:divBdr>
                </w:div>
                <w:div w:id="612833843">
                  <w:marLeft w:val="0"/>
                  <w:marRight w:val="0"/>
                  <w:marTop w:val="0"/>
                  <w:marBottom w:val="0"/>
                  <w:divBdr>
                    <w:top w:val="none" w:sz="0" w:space="0" w:color="auto"/>
                    <w:left w:val="none" w:sz="0" w:space="0" w:color="auto"/>
                    <w:bottom w:val="none" w:sz="0" w:space="0" w:color="auto"/>
                    <w:right w:val="none" w:sz="0" w:space="0" w:color="auto"/>
                  </w:divBdr>
                </w:div>
                <w:div w:id="612981733">
                  <w:marLeft w:val="0"/>
                  <w:marRight w:val="0"/>
                  <w:marTop w:val="0"/>
                  <w:marBottom w:val="0"/>
                  <w:divBdr>
                    <w:top w:val="none" w:sz="0" w:space="0" w:color="auto"/>
                    <w:left w:val="none" w:sz="0" w:space="0" w:color="auto"/>
                    <w:bottom w:val="none" w:sz="0" w:space="0" w:color="auto"/>
                    <w:right w:val="none" w:sz="0" w:space="0" w:color="auto"/>
                  </w:divBdr>
                </w:div>
                <w:div w:id="613176427">
                  <w:marLeft w:val="0"/>
                  <w:marRight w:val="0"/>
                  <w:marTop w:val="0"/>
                  <w:marBottom w:val="0"/>
                  <w:divBdr>
                    <w:top w:val="none" w:sz="0" w:space="0" w:color="auto"/>
                    <w:left w:val="none" w:sz="0" w:space="0" w:color="auto"/>
                    <w:bottom w:val="none" w:sz="0" w:space="0" w:color="auto"/>
                    <w:right w:val="none" w:sz="0" w:space="0" w:color="auto"/>
                  </w:divBdr>
                </w:div>
                <w:div w:id="615331223">
                  <w:marLeft w:val="0"/>
                  <w:marRight w:val="0"/>
                  <w:marTop w:val="0"/>
                  <w:marBottom w:val="0"/>
                  <w:divBdr>
                    <w:top w:val="none" w:sz="0" w:space="0" w:color="auto"/>
                    <w:left w:val="none" w:sz="0" w:space="0" w:color="auto"/>
                    <w:bottom w:val="none" w:sz="0" w:space="0" w:color="auto"/>
                    <w:right w:val="none" w:sz="0" w:space="0" w:color="auto"/>
                  </w:divBdr>
                </w:div>
                <w:div w:id="615451852">
                  <w:marLeft w:val="0"/>
                  <w:marRight w:val="0"/>
                  <w:marTop w:val="0"/>
                  <w:marBottom w:val="0"/>
                  <w:divBdr>
                    <w:top w:val="none" w:sz="0" w:space="0" w:color="auto"/>
                    <w:left w:val="none" w:sz="0" w:space="0" w:color="auto"/>
                    <w:bottom w:val="none" w:sz="0" w:space="0" w:color="auto"/>
                    <w:right w:val="none" w:sz="0" w:space="0" w:color="auto"/>
                  </w:divBdr>
                </w:div>
                <w:div w:id="615524115">
                  <w:marLeft w:val="0"/>
                  <w:marRight w:val="0"/>
                  <w:marTop w:val="0"/>
                  <w:marBottom w:val="0"/>
                  <w:divBdr>
                    <w:top w:val="none" w:sz="0" w:space="0" w:color="auto"/>
                    <w:left w:val="none" w:sz="0" w:space="0" w:color="auto"/>
                    <w:bottom w:val="none" w:sz="0" w:space="0" w:color="auto"/>
                    <w:right w:val="none" w:sz="0" w:space="0" w:color="auto"/>
                  </w:divBdr>
                </w:div>
                <w:div w:id="618495207">
                  <w:marLeft w:val="0"/>
                  <w:marRight w:val="0"/>
                  <w:marTop w:val="0"/>
                  <w:marBottom w:val="0"/>
                  <w:divBdr>
                    <w:top w:val="none" w:sz="0" w:space="0" w:color="auto"/>
                    <w:left w:val="none" w:sz="0" w:space="0" w:color="auto"/>
                    <w:bottom w:val="none" w:sz="0" w:space="0" w:color="auto"/>
                    <w:right w:val="none" w:sz="0" w:space="0" w:color="auto"/>
                  </w:divBdr>
                </w:div>
                <w:div w:id="618531489">
                  <w:marLeft w:val="0"/>
                  <w:marRight w:val="0"/>
                  <w:marTop w:val="0"/>
                  <w:marBottom w:val="0"/>
                  <w:divBdr>
                    <w:top w:val="none" w:sz="0" w:space="0" w:color="auto"/>
                    <w:left w:val="none" w:sz="0" w:space="0" w:color="auto"/>
                    <w:bottom w:val="none" w:sz="0" w:space="0" w:color="auto"/>
                    <w:right w:val="none" w:sz="0" w:space="0" w:color="auto"/>
                  </w:divBdr>
                </w:div>
                <w:div w:id="618536108">
                  <w:marLeft w:val="0"/>
                  <w:marRight w:val="0"/>
                  <w:marTop w:val="0"/>
                  <w:marBottom w:val="0"/>
                  <w:divBdr>
                    <w:top w:val="none" w:sz="0" w:space="0" w:color="auto"/>
                    <w:left w:val="none" w:sz="0" w:space="0" w:color="auto"/>
                    <w:bottom w:val="none" w:sz="0" w:space="0" w:color="auto"/>
                    <w:right w:val="none" w:sz="0" w:space="0" w:color="auto"/>
                  </w:divBdr>
                </w:div>
                <w:div w:id="618805505">
                  <w:marLeft w:val="0"/>
                  <w:marRight w:val="0"/>
                  <w:marTop w:val="0"/>
                  <w:marBottom w:val="0"/>
                  <w:divBdr>
                    <w:top w:val="none" w:sz="0" w:space="0" w:color="auto"/>
                    <w:left w:val="none" w:sz="0" w:space="0" w:color="auto"/>
                    <w:bottom w:val="none" w:sz="0" w:space="0" w:color="auto"/>
                    <w:right w:val="none" w:sz="0" w:space="0" w:color="auto"/>
                  </w:divBdr>
                </w:div>
                <w:div w:id="620111561">
                  <w:marLeft w:val="0"/>
                  <w:marRight w:val="0"/>
                  <w:marTop w:val="0"/>
                  <w:marBottom w:val="0"/>
                  <w:divBdr>
                    <w:top w:val="none" w:sz="0" w:space="0" w:color="auto"/>
                    <w:left w:val="none" w:sz="0" w:space="0" w:color="auto"/>
                    <w:bottom w:val="none" w:sz="0" w:space="0" w:color="auto"/>
                    <w:right w:val="none" w:sz="0" w:space="0" w:color="auto"/>
                  </w:divBdr>
                </w:div>
                <w:div w:id="620385358">
                  <w:marLeft w:val="0"/>
                  <w:marRight w:val="0"/>
                  <w:marTop w:val="0"/>
                  <w:marBottom w:val="0"/>
                  <w:divBdr>
                    <w:top w:val="none" w:sz="0" w:space="0" w:color="auto"/>
                    <w:left w:val="none" w:sz="0" w:space="0" w:color="auto"/>
                    <w:bottom w:val="none" w:sz="0" w:space="0" w:color="auto"/>
                    <w:right w:val="none" w:sz="0" w:space="0" w:color="auto"/>
                  </w:divBdr>
                </w:div>
                <w:div w:id="620451922">
                  <w:marLeft w:val="0"/>
                  <w:marRight w:val="0"/>
                  <w:marTop w:val="0"/>
                  <w:marBottom w:val="0"/>
                  <w:divBdr>
                    <w:top w:val="none" w:sz="0" w:space="0" w:color="auto"/>
                    <w:left w:val="none" w:sz="0" w:space="0" w:color="auto"/>
                    <w:bottom w:val="none" w:sz="0" w:space="0" w:color="auto"/>
                    <w:right w:val="none" w:sz="0" w:space="0" w:color="auto"/>
                  </w:divBdr>
                </w:div>
                <w:div w:id="621110321">
                  <w:marLeft w:val="0"/>
                  <w:marRight w:val="0"/>
                  <w:marTop w:val="0"/>
                  <w:marBottom w:val="0"/>
                  <w:divBdr>
                    <w:top w:val="none" w:sz="0" w:space="0" w:color="auto"/>
                    <w:left w:val="none" w:sz="0" w:space="0" w:color="auto"/>
                    <w:bottom w:val="none" w:sz="0" w:space="0" w:color="auto"/>
                    <w:right w:val="none" w:sz="0" w:space="0" w:color="auto"/>
                  </w:divBdr>
                </w:div>
                <w:div w:id="621349511">
                  <w:marLeft w:val="0"/>
                  <w:marRight w:val="0"/>
                  <w:marTop w:val="0"/>
                  <w:marBottom w:val="0"/>
                  <w:divBdr>
                    <w:top w:val="none" w:sz="0" w:space="0" w:color="auto"/>
                    <w:left w:val="none" w:sz="0" w:space="0" w:color="auto"/>
                    <w:bottom w:val="none" w:sz="0" w:space="0" w:color="auto"/>
                    <w:right w:val="none" w:sz="0" w:space="0" w:color="auto"/>
                  </w:divBdr>
                </w:div>
                <w:div w:id="623464459">
                  <w:marLeft w:val="0"/>
                  <w:marRight w:val="0"/>
                  <w:marTop w:val="0"/>
                  <w:marBottom w:val="0"/>
                  <w:divBdr>
                    <w:top w:val="none" w:sz="0" w:space="0" w:color="auto"/>
                    <w:left w:val="none" w:sz="0" w:space="0" w:color="auto"/>
                    <w:bottom w:val="none" w:sz="0" w:space="0" w:color="auto"/>
                    <w:right w:val="none" w:sz="0" w:space="0" w:color="auto"/>
                  </w:divBdr>
                </w:div>
                <w:div w:id="625694757">
                  <w:marLeft w:val="0"/>
                  <w:marRight w:val="0"/>
                  <w:marTop w:val="0"/>
                  <w:marBottom w:val="0"/>
                  <w:divBdr>
                    <w:top w:val="none" w:sz="0" w:space="0" w:color="auto"/>
                    <w:left w:val="none" w:sz="0" w:space="0" w:color="auto"/>
                    <w:bottom w:val="none" w:sz="0" w:space="0" w:color="auto"/>
                    <w:right w:val="none" w:sz="0" w:space="0" w:color="auto"/>
                  </w:divBdr>
                </w:div>
                <w:div w:id="630139269">
                  <w:marLeft w:val="0"/>
                  <w:marRight w:val="0"/>
                  <w:marTop w:val="0"/>
                  <w:marBottom w:val="0"/>
                  <w:divBdr>
                    <w:top w:val="none" w:sz="0" w:space="0" w:color="auto"/>
                    <w:left w:val="none" w:sz="0" w:space="0" w:color="auto"/>
                    <w:bottom w:val="none" w:sz="0" w:space="0" w:color="auto"/>
                    <w:right w:val="none" w:sz="0" w:space="0" w:color="auto"/>
                  </w:divBdr>
                </w:div>
                <w:div w:id="633217071">
                  <w:marLeft w:val="0"/>
                  <w:marRight w:val="0"/>
                  <w:marTop w:val="0"/>
                  <w:marBottom w:val="0"/>
                  <w:divBdr>
                    <w:top w:val="none" w:sz="0" w:space="0" w:color="auto"/>
                    <w:left w:val="none" w:sz="0" w:space="0" w:color="auto"/>
                    <w:bottom w:val="none" w:sz="0" w:space="0" w:color="auto"/>
                    <w:right w:val="none" w:sz="0" w:space="0" w:color="auto"/>
                  </w:divBdr>
                </w:div>
                <w:div w:id="633755249">
                  <w:marLeft w:val="0"/>
                  <w:marRight w:val="0"/>
                  <w:marTop w:val="0"/>
                  <w:marBottom w:val="0"/>
                  <w:divBdr>
                    <w:top w:val="none" w:sz="0" w:space="0" w:color="auto"/>
                    <w:left w:val="none" w:sz="0" w:space="0" w:color="auto"/>
                    <w:bottom w:val="none" w:sz="0" w:space="0" w:color="auto"/>
                    <w:right w:val="none" w:sz="0" w:space="0" w:color="auto"/>
                  </w:divBdr>
                </w:div>
                <w:div w:id="634800039">
                  <w:marLeft w:val="0"/>
                  <w:marRight w:val="0"/>
                  <w:marTop w:val="0"/>
                  <w:marBottom w:val="0"/>
                  <w:divBdr>
                    <w:top w:val="none" w:sz="0" w:space="0" w:color="auto"/>
                    <w:left w:val="none" w:sz="0" w:space="0" w:color="auto"/>
                    <w:bottom w:val="none" w:sz="0" w:space="0" w:color="auto"/>
                    <w:right w:val="none" w:sz="0" w:space="0" w:color="auto"/>
                  </w:divBdr>
                </w:div>
                <w:div w:id="635331923">
                  <w:marLeft w:val="0"/>
                  <w:marRight w:val="0"/>
                  <w:marTop w:val="0"/>
                  <w:marBottom w:val="0"/>
                  <w:divBdr>
                    <w:top w:val="none" w:sz="0" w:space="0" w:color="auto"/>
                    <w:left w:val="none" w:sz="0" w:space="0" w:color="auto"/>
                    <w:bottom w:val="none" w:sz="0" w:space="0" w:color="auto"/>
                    <w:right w:val="none" w:sz="0" w:space="0" w:color="auto"/>
                  </w:divBdr>
                </w:div>
                <w:div w:id="635450977">
                  <w:marLeft w:val="0"/>
                  <w:marRight w:val="0"/>
                  <w:marTop w:val="0"/>
                  <w:marBottom w:val="0"/>
                  <w:divBdr>
                    <w:top w:val="none" w:sz="0" w:space="0" w:color="auto"/>
                    <w:left w:val="none" w:sz="0" w:space="0" w:color="auto"/>
                    <w:bottom w:val="none" w:sz="0" w:space="0" w:color="auto"/>
                    <w:right w:val="none" w:sz="0" w:space="0" w:color="auto"/>
                  </w:divBdr>
                </w:div>
                <w:div w:id="637028772">
                  <w:marLeft w:val="0"/>
                  <w:marRight w:val="0"/>
                  <w:marTop w:val="0"/>
                  <w:marBottom w:val="0"/>
                  <w:divBdr>
                    <w:top w:val="none" w:sz="0" w:space="0" w:color="auto"/>
                    <w:left w:val="none" w:sz="0" w:space="0" w:color="auto"/>
                    <w:bottom w:val="none" w:sz="0" w:space="0" w:color="auto"/>
                    <w:right w:val="none" w:sz="0" w:space="0" w:color="auto"/>
                  </w:divBdr>
                </w:div>
                <w:div w:id="637682309">
                  <w:marLeft w:val="0"/>
                  <w:marRight w:val="0"/>
                  <w:marTop w:val="0"/>
                  <w:marBottom w:val="0"/>
                  <w:divBdr>
                    <w:top w:val="none" w:sz="0" w:space="0" w:color="auto"/>
                    <w:left w:val="none" w:sz="0" w:space="0" w:color="auto"/>
                    <w:bottom w:val="none" w:sz="0" w:space="0" w:color="auto"/>
                    <w:right w:val="none" w:sz="0" w:space="0" w:color="auto"/>
                  </w:divBdr>
                </w:div>
                <w:div w:id="640422502">
                  <w:marLeft w:val="0"/>
                  <w:marRight w:val="0"/>
                  <w:marTop w:val="0"/>
                  <w:marBottom w:val="0"/>
                  <w:divBdr>
                    <w:top w:val="none" w:sz="0" w:space="0" w:color="auto"/>
                    <w:left w:val="none" w:sz="0" w:space="0" w:color="auto"/>
                    <w:bottom w:val="none" w:sz="0" w:space="0" w:color="auto"/>
                    <w:right w:val="none" w:sz="0" w:space="0" w:color="auto"/>
                  </w:divBdr>
                </w:div>
                <w:div w:id="640577745">
                  <w:marLeft w:val="0"/>
                  <w:marRight w:val="0"/>
                  <w:marTop w:val="0"/>
                  <w:marBottom w:val="0"/>
                  <w:divBdr>
                    <w:top w:val="none" w:sz="0" w:space="0" w:color="auto"/>
                    <w:left w:val="none" w:sz="0" w:space="0" w:color="auto"/>
                    <w:bottom w:val="none" w:sz="0" w:space="0" w:color="auto"/>
                    <w:right w:val="none" w:sz="0" w:space="0" w:color="auto"/>
                  </w:divBdr>
                </w:div>
                <w:div w:id="641350608">
                  <w:marLeft w:val="0"/>
                  <w:marRight w:val="0"/>
                  <w:marTop w:val="0"/>
                  <w:marBottom w:val="0"/>
                  <w:divBdr>
                    <w:top w:val="none" w:sz="0" w:space="0" w:color="auto"/>
                    <w:left w:val="none" w:sz="0" w:space="0" w:color="auto"/>
                    <w:bottom w:val="none" w:sz="0" w:space="0" w:color="auto"/>
                    <w:right w:val="none" w:sz="0" w:space="0" w:color="auto"/>
                  </w:divBdr>
                </w:div>
                <w:div w:id="643464851">
                  <w:marLeft w:val="0"/>
                  <w:marRight w:val="0"/>
                  <w:marTop w:val="0"/>
                  <w:marBottom w:val="0"/>
                  <w:divBdr>
                    <w:top w:val="none" w:sz="0" w:space="0" w:color="auto"/>
                    <w:left w:val="none" w:sz="0" w:space="0" w:color="auto"/>
                    <w:bottom w:val="none" w:sz="0" w:space="0" w:color="auto"/>
                    <w:right w:val="none" w:sz="0" w:space="0" w:color="auto"/>
                  </w:divBdr>
                </w:div>
                <w:div w:id="644554918">
                  <w:marLeft w:val="0"/>
                  <w:marRight w:val="0"/>
                  <w:marTop w:val="0"/>
                  <w:marBottom w:val="0"/>
                  <w:divBdr>
                    <w:top w:val="none" w:sz="0" w:space="0" w:color="auto"/>
                    <w:left w:val="none" w:sz="0" w:space="0" w:color="auto"/>
                    <w:bottom w:val="none" w:sz="0" w:space="0" w:color="auto"/>
                    <w:right w:val="none" w:sz="0" w:space="0" w:color="auto"/>
                  </w:divBdr>
                </w:div>
                <w:div w:id="645207844">
                  <w:marLeft w:val="0"/>
                  <w:marRight w:val="0"/>
                  <w:marTop w:val="0"/>
                  <w:marBottom w:val="0"/>
                  <w:divBdr>
                    <w:top w:val="none" w:sz="0" w:space="0" w:color="auto"/>
                    <w:left w:val="none" w:sz="0" w:space="0" w:color="auto"/>
                    <w:bottom w:val="none" w:sz="0" w:space="0" w:color="auto"/>
                    <w:right w:val="none" w:sz="0" w:space="0" w:color="auto"/>
                  </w:divBdr>
                </w:div>
                <w:div w:id="645550526">
                  <w:marLeft w:val="0"/>
                  <w:marRight w:val="0"/>
                  <w:marTop w:val="0"/>
                  <w:marBottom w:val="0"/>
                  <w:divBdr>
                    <w:top w:val="none" w:sz="0" w:space="0" w:color="auto"/>
                    <w:left w:val="none" w:sz="0" w:space="0" w:color="auto"/>
                    <w:bottom w:val="none" w:sz="0" w:space="0" w:color="auto"/>
                    <w:right w:val="none" w:sz="0" w:space="0" w:color="auto"/>
                  </w:divBdr>
                </w:div>
                <w:div w:id="646742009">
                  <w:marLeft w:val="0"/>
                  <w:marRight w:val="0"/>
                  <w:marTop w:val="0"/>
                  <w:marBottom w:val="0"/>
                  <w:divBdr>
                    <w:top w:val="none" w:sz="0" w:space="0" w:color="auto"/>
                    <w:left w:val="none" w:sz="0" w:space="0" w:color="auto"/>
                    <w:bottom w:val="none" w:sz="0" w:space="0" w:color="auto"/>
                    <w:right w:val="none" w:sz="0" w:space="0" w:color="auto"/>
                  </w:divBdr>
                </w:div>
                <w:div w:id="647367625">
                  <w:marLeft w:val="0"/>
                  <w:marRight w:val="0"/>
                  <w:marTop w:val="0"/>
                  <w:marBottom w:val="0"/>
                  <w:divBdr>
                    <w:top w:val="none" w:sz="0" w:space="0" w:color="auto"/>
                    <w:left w:val="none" w:sz="0" w:space="0" w:color="auto"/>
                    <w:bottom w:val="none" w:sz="0" w:space="0" w:color="auto"/>
                    <w:right w:val="none" w:sz="0" w:space="0" w:color="auto"/>
                  </w:divBdr>
                </w:div>
                <w:div w:id="650527171">
                  <w:marLeft w:val="0"/>
                  <w:marRight w:val="0"/>
                  <w:marTop w:val="0"/>
                  <w:marBottom w:val="0"/>
                  <w:divBdr>
                    <w:top w:val="none" w:sz="0" w:space="0" w:color="auto"/>
                    <w:left w:val="none" w:sz="0" w:space="0" w:color="auto"/>
                    <w:bottom w:val="none" w:sz="0" w:space="0" w:color="auto"/>
                    <w:right w:val="none" w:sz="0" w:space="0" w:color="auto"/>
                  </w:divBdr>
                </w:div>
                <w:div w:id="651060873">
                  <w:marLeft w:val="0"/>
                  <w:marRight w:val="0"/>
                  <w:marTop w:val="0"/>
                  <w:marBottom w:val="0"/>
                  <w:divBdr>
                    <w:top w:val="none" w:sz="0" w:space="0" w:color="auto"/>
                    <w:left w:val="none" w:sz="0" w:space="0" w:color="auto"/>
                    <w:bottom w:val="none" w:sz="0" w:space="0" w:color="auto"/>
                    <w:right w:val="none" w:sz="0" w:space="0" w:color="auto"/>
                  </w:divBdr>
                </w:div>
                <w:div w:id="656812186">
                  <w:marLeft w:val="0"/>
                  <w:marRight w:val="0"/>
                  <w:marTop w:val="0"/>
                  <w:marBottom w:val="0"/>
                  <w:divBdr>
                    <w:top w:val="none" w:sz="0" w:space="0" w:color="auto"/>
                    <w:left w:val="none" w:sz="0" w:space="0" w:color="auto"/>
                    <w:bottom w:val="none" w:sz="0" w:space="0" w:color="auto"/>
                    <w:right w:val="none" w:sz="0" w:space="0" w:color="auto"/>
                  </w:divBdr>
                </w:div>
                <w:div w:id="657924619">
                  <w:marLeft w:val="0"/>
                  <w:marRight w:val="0"/>
                  <w:marTop w:val="0"/>
                  <w:marBottom w:val="0"/>
                  <w:divBdr>
                    <w:top w:val="none" w:sz="0" w:space="0" w:color="auto"/>
                    <w:left w:val="none" w:sz="0" w:space="0" w:color="auto"/>
                    <w:bottom w:val="none" w:sz="0" w:space="0" w:color="auto"/>
                    <w:right w:val="none" w:sz="0" w:space="0" w:color="auto"/>
                  </w:divBdr>
                </w:div>
                <w:div w:id="658460103">
                  <w:marLeft w:val="0"/>
                  <w:marRight w:val="0"/>
                  <w:marTop w:val="0"/>
                  <w:marBottom w:val="0"/>
                  <w:divBdr>
                    <w:top w:val="none" w:sz="0" w:space="0" w:color="auto"/>
                    <w:left w:val="none" w:sz="0" w:space="0" w:color="auto"/>
                    <w:bottom w:val="none" w:sz="0" w:space="0" w:color="auto"/>
                    <w:right w:val="none" w:sz="0" w:space="0" w:color="auto"/>
                  </w:divBdr>
                </w:div>
                <w:div w:id="658921220">
                  <w:marLeft w:val="0"/>
                  <w:marRight w:val="0"/>
                  <w:marTop w:val="0"/>
                  <w:marBottom w:val="0"/>
                  <w:divBdr>
                    <w:top w:val="none" w:sz="0" w:space="0" w:color="auto"/>
                    <w:left w:val="none" w:sz="0" w:space="0" w:color="auto"/>
                    <w:bottom w:val="none" w:sz="0" w:space="0" w:color="auto"/>
                    <w:right w:val="none" w:sz="0" w:space="0" w:color="auto"/>
                  </w:divBdr>
                </w:div>
                <w:div w:id="660237286">
                  <w:marLeft w:val="0"/>
                  <w:marRight w:val="0"/>
                  <w:marTop w:val="0"/>
                  <w:marBottom w:val="0"/>
                  <w:divBdr>
                    <w:top w:val="none" w:sz="0" w:space="0" w:color="auto"/>
                    <w:left w:val="none" w:sz="0" w:space="0" w:color="auto"/>
                    <w:bottom w:val="none" w:sz="0" w:space="0" w:color="auto"/>
                    <w:right w:val="none" w:sz="0" w:space="0" w:color="auto"/>
                  </w:divBdr>
                </w:div>
                <w:div w:id="660430273">
                  <w:marLeft w:val="0"/>
                  <w:marRight w:val="0"/>
                  <w:marTop w:val="0"/>
                  <w:marBottom w:val="0"/>
                  <w:divBdr>
                    <w:top w:val="none" w:sz="0" w:space="0" w:color="auto"/>
                    <w:left w:val="none" w:sz="0" w:space="0" w:color="auto"/>
                    <w:bottom w:val="none" w:sz="0" w:space="0" w:color="auto"/>
                    <w:right w:val="none" w:sz="0" w:space="0" w:color="auto"/>
                  </w:divBdr>
                </w:div>
                <w:div w:id="660691803">
                  <w:marLeft w:val="0"/>
                  <w:marRight w:val="0"/>
                  <w:marTop w:val="0"/>
                  <w:marBottom w:val="0"/>
                  <w:divBdr>
                    <w:top w:val="none" w:sz="0" w:space="0" w:color="auto"/>
                    <w:left w:val="none" w:sz="0" w:space="0" w:color="auto"/>
                    <w:bottom w:val="none" w:sz="0" w:space="0" w:color="auto"/>
                    <w:right w:val="none" w:sz="0" w:space="0" w:color="auto"/>
                  </w:divBdr>
                </w:div>
                <w:div w:id="661471727">
                  <w:marLeft w:val="0"/>
                  <w:marRight w:val="0"/>
                  <w:marTop w:val="0"/>
                  <w:marBottom w:val="0"/>
                  <w:divBdr>
                    <w:top w:val="none" w:sz="0" w:space="0" w:color="auto"/>
                    <w:left w:val="none" w:sz="0" w:space="0" w:color="auto"/>
                    <w:bottom w:val="none" w:sz="0" w:space="0" w:color="auto"/>
                    <w:right w:val="none" w:sz="0" w:space="0" w:color="auto"/>
                  </w:divBdr>
                </w:div>
                <w:div w:id="661735709">
                  <w:marLeft w:val="0"/>
                  <w:marRight w:val="0"/>
                  <w:marTop w:val="0"/>
                  <w:marBottom w:val="0"/>
                  <w:divBdr>
                    <w:top w:val="none" w:sz="0" w:space="0" w:color="auto"/>
                    <w:left w:val="none" w:sz="0" w:space="0" w:color="auto"/>
                    <w:bottom w:val="none" w:sz="0" w:space="0" w:color="auto"/>
                    <w:right w:val="none" w:sz="0" w:space="0" w:color="auto"/>
                  </w:divBdr>
                </w:div>
                <w:div w:id="662927377">
                  <w:marLeft w:val="0"/>
                  <w:marRight w:val="0"/>
                  <w:marTop w:val="0"/>
                  <w:marBottom w:val="0"/>
                  <w:divBdr>
                    <w:top w:val="none" w:sz="0" w:space="0" w:color="auto"/>
                    <w:left w:val="none" w:sz="0" w:space="0" w:color="auto"/>
                    <w:bottom w:val="none" w:sz="0" w:space="0" w:color="auto"/>
                    <w:right w:val="none" w:sz="0" w:space="0" w:color="auto"/>
                  </w:divBdr>
                </w:div>
                <w:div w:id="663049651">
                  <w:marLeft w:val="0"/>
                  <w:marRight w:val="0"/>
                  <w:marTop w:val="0"/>
                  <w:marBottom w:val="0"/>
                  <w:divBdr>
                    <w:top w:val="none" w:sz="0" w:space="0" w:color="auto"/>
                    <w:left w:val="none" w:sz="0" w:space="0" w:color="auto"/>
                    <w:bottom w:val="none" w:sz="0" w:space="0" w:color="auto"/>
                    <w:right w:val="none" w:sz="0" w:space="0" w:color="auto"/>
                  </w:divBdr>
                </w:div>
                <w:div w:id="665328444">
                  <w:marLeft w:val="0"/>
                  <w:marRight w:val="0"/>
                  <w:marTop w:val="0"/>
                  <w:marBottom w:val="0"/>
                  <w:divBdr>
                    <w:top w:val="none" w:sz="0" w:space="0" w:color="auto"/>
                    <w:left w:val="none" w:sz="0" w:space="0" w:color="auto"/>
                    <w:bottom w:val="none" w:sz="0" w:space="0" w:color="auto"/>
                    <w:right w:val="none" w:sz="0" w:space="0" w:color="auto"/>
                  </w:divBdr>
                </w:div>
                <w:div w:id="666711888">
                  <w:marLeft w:val="0"/>
                  <w:marRight w:val="0"/>
                  <w:marTop w:val="0"/>
                  <w:marBottom w:val="0"/>
                  <w:divBdr>
                    <w:top w:val="none" w:sz="0" w:space="0" w:color="auto"/>
                    <w:left w:val="none" w:sz="0" w:space="0" w:color="auto"/>
                    <w:bottom w:val="none" w:sz="0" w:space="0" w:color="auto"/>
                    <w:right w:val="none" w:sz="0" w:space="0" w:color="auto"/>
                  </w:divBdr>
                </w:div>
                <w:div w:id="667444337">
                  <w:marLeft w:val="0"/>
                  <w:marRight w:val="0"/>
                  <w:marTop w:val="0"/>
                  <w:marBottom w:val="0"/>
                  <w:divBdr>
                    <w:top w:val="none" w:sz="0" w:space="0" w:color="auto"/>
                    <w:left w:val="none" w:sz="0" w:space="0" w:color="auto"/>
                    <w:bottom w:val="none" w:sz="0" w:space="0" w:color="auto"/>
                    <w:right w:val="none" w:sz="0" w:space="0" w:color="auto"/>
                  </w:divBdr>
                </w:div>
                <w:div w:id="668406341">
                  <w:marLeft w:val="0"/>
                  <w:marRight w:val="0"/>
                  <w:marTop w:val="0"/>
                  <w:marBottom w:val="0"/>
                  <w:divBdr>
                    <w:top w:val="none" w:sz="0" w:space="0" w:color="auto"/>
                    <w:left w:val="none" w:sz="0" w:space="0" w:color="auto"/>
                    <w:bottom w:val="none" w:sz="0" w:space="0" w:color="auto"/>
                    <w:right w:val="none" w:sz="0" w:space="0" w:color="auto"/>
                  </w:divBdr>
                </w:div>
                <w:div w:id="671496950">
                  <w:marLeft w:val="0"/>
                  <w:marRight w:val="0"/>
                  <w:marTop w:val="0"/>
                  <w:marBottom w:val="0"/>
                  <w:divBdr>
                    <w:top w:val="none" w:sz="0" w:space="0" w:color="auto"/>
                    <w:left w:val="none" w:sz="0" w:space="0" w:color="auto"/>
                    <w:bottom w:val="none" w:sz="0" w:space="0" w:color="auto"/>
                    <w:right w:val="none" w:sz="0" w:space="0" w:color="auto"/>
                  </w:divBdr>
                </w:div>
                <w:div w:id="671570195">
                  <w:marLeft w:val="0"/>
                  <w:marRight w:val="0"/>
                  <w:marTop w:val="0"/>
                  <w:marBottom w:val="0"/>
                  <w:divBdr>
                    <w:top w:val="none" w:sz="0" w:space="0" w:color="auto"/>
                    <w:left w:val="none" w:sz="0" w:space="0" w:color="auto"/>
                    <w:bottom w:val="none" w:sz="0" w:space="0" w:color="auto"/>
                    <w:right w:val="none" w:sz="0" w:space="0" w:color="auto"/>
                  </w:divBdr>
                </w:div>
                <w:div w:id="674192717">
                  <w:marLeft w:val="0"/>
                  <w:marRight w:val="0"/>
                  <w:marTop w:val="0"/>
                  <w:marBottom w:val="0"/>
                  <w:divBdr>
                    <w:top w:val="none" w:sz="0" w:space="0" w:color="auto"/>
                    <w:left w:val="none" w:sz="0" w:space="0" w:color="auto"/>
                    <w:bottom w:val="none" w:sz="0" w:space="0" w:color="auto"/>
                    <w:right w:val="none" w:sz="0" w:space="0" w:color="auto"/>
                  </w:divBdr>
                </w:div>
                <w:div w:id="675110101">
                  <w:marLeft w:val="0"/>
                  <w:marRight w:val="0"/>
                  <w:marTop w:val="0"/>
                  <w:marBottom w:val="0"/>
                  <w:divBdr>
                    <w:top w:val="none" w:sz="0" w:space="0" w:color="auto"/>
                    <w:left w:val="none" w:sz="0" w:space="0" w:color="auto"/>
                    <w:bottom w:val="none" w:sz="0" w:space="0" w:color="auto"/>
                    <w:right w:val="none" w:sz="0" w:space="0" w:color="auto"/>
                  </w:divBdr>
                </w:div>
                <w:div w:id="675839269">
                  <w:marLeft w:val="0"/>
                  <w:marRight w:val="0"/>
                  <w:marTop w:val="0"/>
                  <w:marBottom w:val="0"/>
                  <w:divBdr>
                    <w:top w:val="none" w:sz="0" w:space="0" w:color="auto"/>
                    <w:left w:val="none" w:sz="0" w:space="0" w:color="auto"/>
                    <w:bottom w:val="none" w:sz="0" w:space="0" w:color="auto"/>
                    <w:right w:val="none" w:sz="0" w:space="0" w:color="auto"/>
                  </w:divBdr>
                </w:div>
                <w:div w:id="676542062">
                  <w:marLeft w:val="0"/>
                  <w:marRight w:val="0"/>
                  <w:marTop w:val="0"/>
                  <w:marBottom w:val="0"/>
                  <w:divBdr>
                    <w:top w:val="none" w:sz="0" w:space="0" w:color="auto"/>
                    <w:left w:val="none" w:sz="0" w:space="0" w:color="auto"/>
                    <w:bottom w:val="none" w:sz="0" w:space="0" w:color="auto"/>
                    <w:right w:val="none" w:sz="0" w:space="0" w:color="auto"/>
                  </w:divBdr>
                </w:div>
                <w:div w:id="676923626">
                  <w:marLeft w:val="0"/>
                  <w:marRight w:val="0"/>
                  <w:marTop w:val="0"/>
                  <w:marBottom w:val="0"/>
                  <w:divBdr>
                    <w:top w:val="none" w:sz="0" w:space="0" w:color="auto"/>
                    <w:left w:val="none" w:sz="0" w:space="0" w:color="auto"/>
                    <w:bottom w:val="none" w:sz="0" w:space="0" w:color="auto"/>
                    <w:right w:val="none" w:sz="0" w:space="0" w:color="auto"/>
                  </w:divBdr>
                </w:div>
                <w:div w:id="677267478">
                  <w:marLeft w:val="0"/>
                  <w:marRight w:val="0"/>
                  <w:marTop w:val="0"/>
                  <w:marBottom w:val="0"/>
                  <w:divBdr>
                    <w:top w:val="none" w:sz="0" w:space="0" w:color="auto"/>
                    <w:left w:val="none" w:sz="0" w:space="0" w:color="auto"/>
                    <w:bottom w:val="none" w:sz="0" w:space="0" w:color="auto"/>
                    <w:right w:val="none" w:sz="0" w:space="0" w:color="auto"/>
                  </w:divBdr>
                </w:div>
                <w:div w:id="678702745">
                  <w:marLeft w:val="0"/>
                  <w:marRight w:val="0"/>
                  <w:marTop w:val="0"/>
                  <w:marBottom w:val="0"/>
                  <w:divBdr>
                    <w:top w:val="none" w:sz="0" w:space="0" w:color="auto"/>
                    <w:left w:val="none" w:sz="0" w:space="0" w:color="auto"/>
                    <w:bottom w:val="none" w:sz="0" w:space="0" w:color="auto"/>
                    <w:right w:val="none" w:sz="0" w:space="0" w:color="auto"/>
                  </w:divBdr>
                </w:div>
                <w:div w:id="680083487">
                  <w:marLeft w:val="0"/>
                  <w:marRight w:val="0"/>
                  <w:marTop w:val="0"/>
                  <w:marBottom w:val="0"/>
                  <w:divBdr>
                    <w:top w:val="none" w:sz="0" w:space="0" w:color="auto"/>
                    <w:left w:val="none" w:sz="0" w:space="0" w:color="auto"/>
                    <w:bottom w:val="none" w:sz="0" w:space="0" w:color="auto"/>
                    <w:right w:val="none" w:sz="0" w:space="0" w:color="auto"/>
                  </w:divBdr>
                </w:div>
                <w:div w:id="680812313">
                  <w:marLeft w:val="0"/>
                  <w:marRight w:val="0"/>
                  <w:marTop w:val="0"/>
                  <w:marBottom w:val="0"/>
                  <w:divBdr>
                    <w:top w:val="none" w:sz="0" w:space="0" w:color="auto"/>
                    <w:left w:val="none" w:sz="0" w:space="0" w:color="auto"/>
                    <w:bottom w:val="none" w:sz="0" w:space="0" w:color="auto"/>
                    <w:right w:val="none" w:sz="0" w:space="0" w:color="auto"/>
                  </w:divBdr>
                </w:div>
                <w:div w:id="681126193">
                  <w:marLeft w:val="0"/>
                  <w:marRight w:val="0"/>
                  <w:marTop w:val="0"/>
                  <w:marBottom w:val="0"/>
                  <w:divBdr>
                    <w:top w:val="none" w:sz="0" w:space="0" w:color="auto"/>
                    <w:left w:val="none" w:sz="0" w:space="0" w:color="auto"/>
                    <w:bottom w:val="none" w:sz="0" w:space="0" w:color="auto"/>
                    <w:right w:val="none" w:sz="0" w:space="0" w:color="auto"/>
                  </w:divBdr>
                </w:div>
                <w:div w:id="681710339">
                  <w:marLeft w:val="0"/>
                  <w:marRight w:val="0"/>
                  <w:marTop w:val="0"/>
                  <w:marBottom w:val="0"/>
                  <w:divBdr>
                    <w:top w:val="none" w:sz="0" w:space="0" w:color="auto"/>
                    <w:left w:val="none" w:sz="0" w:space="0" w:color="auto"/>
                    <w:bottom w:val="none" w:sz="0" w:space="0" w:color="auto"/>
                    <w:right w:val="none" w:sz="0" w:space="0" w:color="auto"/>
                  </w:divBdr>
                </w:div>
                <w:div w:id="683436906">
                  <w:marLeft w:val="0"/>
                  <w:marRight w:val="0"/>
                  <w:marTop w:val="0"/>
                  <w:marBottom w:val="0"/>
                  <w:divBdr>
                    <w:top w:val="none" w:sz="0" w:space="0" w:color="auto"/>
                    <w:left w:val="none" w:sz="0" w:space="0" w:color="auto"/>
                    <w:bottom w:val="none" w:sz="0" w:space="0" w:color="auto"/>
                    <w:right w:val="none" w:sz="0" w:space="0" w:color="auto"/>
                  </w:divBdr>
                </w:div>
                <w:div w:id="684789736">
                  <w:marLeft w:val="0"/>
                  <w:marRight w:val="0"/>
                  <w:marTop w:val="0"/>
                  <w:marBottom w:val="0"/>
                  <w:divBdr>
                    <w:top w:val="none" w:sz="0" w:space="0" w:color="auto"/>
                    <w:left w:val="none" w:sz="0" w:space="0" w:color="auto"/>
                    <w:bottom w:val="none" w:sz="0" w:space="0" w:color="auto"/>
                    <w:right w:val="none" w:sz="0" w:space="0" w:color="auto"/>
                  </w:divBdr>
                </w:div>
                <w:div w:id="685912627">
                  <w:marLeft w:val="0"/>
                  <w:marRight w:val="0"/>
                  <w:marTop w:val="0"/>
                  <w:marBottom w:val="0"/>
                  <w:divBdr>
                    <w:top w:val="none" w:sz="0" w:space="0" w:color="auto"/>
                    <w:left w:val="none" w:sz="0" w:space="0" w:color="auto"/>
                    <w:bottom w:val="none" w:sz="0" w:space="0" w:color="auto"/>
                    <w:right w:val="none" w:sz="0" w:space="0" w:color="auto"/>
                  </w:divBdr>
                </w:div>
                <w:div w:id="686979612">
                  <w:marLeft w:val="0"/>
                  <w:marRight w:val="0"/>
                  <w:marTop w:val="0"/>
                  <w:marBottom w:val="0"/>
                  <w:divBdr>
                    <w:top w:val="none" w:sz="0" w:space="0" w:color="auto"/>
                    <w:left w:val="none" w:sz="0" w:space="0" w:color="auto"/>
                    <w:bottom w:val="none" w:sz="0" w:space="0" w:color="auto"/>
                    <w:right w:val="none" w:sz="0" w:space="0" w:color="auto"/>
                  </w:divBdr>
                </w:div>
                <w:div w:id="687876894">
                  <w:marLeft w:val="0"/>
                  <w:marRight w:val="0"/>
                  <w:marTop w:val="0"/>
                  <w:marBottom w:val="0"/>
                  <w:divBdr>
                    <w:top w:val="none" w:sz="0" w:space="0" w:color="auto"/>
                    <w:left w:val="none" w:sz="0" w:space="0" w:color="auto"/>
                    <w:bottom w:val="none" w:sz="0" w:space="0" w:color="auto"/>
                    <w:right w:val="none" w:sz="0" w:space="0" w:color="auto"/>
                  </w:divBdr>
                </w:div>
                <w:div w:id="688916428">
                  <w:marLeft w:val="0"/>
                  <w:marRight w:val="0"/>
                  <w:marTop w:val="0"/>
                  <w:marBottom w:val="0"/>
                  <w:divBdr>
                    <w:top w:val="none" w:sz="0" w:space="0" w:color="auto"/>
                    <w:left w:val="none" w:sz="0" w:space="0" w:color="auto"/>
                    <w:bottom w:val="none" w:sz="0" w:space="0" w:color="auto"/>
                    <w:right w:val="none" w:sz="0" w:space="0" w:color="auto"/>
                  </w:divBdr>
                </w:div>
                <w:div w:id="689071044">
                  <w:marLeft w:val="0"/>
                  <w:marRight w:val="0"/>
                  <w:marTop w:val="0"/>
                  <w:marBottom w:val="0"/>
                  <w:divBdr>
                    <w:top w:val="none" w:sz="0" w:space="0" w:color="auto"/>
                    <w:left w:val="none" w:sz="0" w:space="0" w:color="auto"/>
                    <w:bottom w:val="none" w:sz="0" w:space="0" w:color="auto"/>
                    <w:right w:val="none" w:sz="0" w:space="0" w:color="auto"/>
                  </w:divBdr>
                </w:div>
                <w:div w:id="689186239">
                  <w:marLeft w:val="0"/>
                  <w:marRight w:val="0"/>
                  <w:marTop w:val="0"/>
                  <w:marBottom w:val="0"/>
                  <w:divBdr>
                    <w:top w:val="none" w:sz="0" w:space="0" w:color="auto"/>
                    <w:left w:val="none" w:sz="0" w:space="0" w:color="auto"/>
                    <w:bottom w:val="none" w:sz="0" w:space="0" w:color="auto"/>
                    <w:right w:val="none" w:sz="0" w:space="0" w:color="auto"/>
                  </w:divBdr>
                </w:div>
                <w:div w:id="689256492">
                  <w:marLeft w:val="0"/>
                  <w:marRight w:val="0"/>
                  <w:marTop w:val="0"/>
                  <w:marBottom w:val="0"/>
                  <w:divBdr>
                    <w:top w:val="none" w:sz="0" w:space="0" w:color="auto"/>
                    <w:left w:val="none" w:sz="0" w:space="0" w:color="auto"/>
                    <w:bottom w:val="none" w:sz="0" w:space="0" w:color="auto"/>
                    <w:right w:val="none" w:sz="0" w:space="0" w:color="auto"/>
                  </w:divBdr>
                </w:div>
                <w:div w:id="690571496">
                  <w:marLeft w:val="0"/>
                  <w:marRight w:val="0"/>
                  <w:marTop w:val="0"/>
                  <w:marBottom w:val="0"/>
                  <w:divBdr>
                    <w:top w:val="none" w:sz="0" w:space="0" w:color="auto"/>
                    <w:left w:val="none" w:sz="0" w:space="0" w:color="auto"/>
                    <w:bottom w:val="none" w:sz="0" w:space="0" w:color="auto"/>
                    <w:right w:val="none" w:sz="0" w:space="0" w:color="auto"/>
                  </w:divBdr>
                </w:div>
                <w:div w:id="690909789">
                  <w:marLeft w:val="0"/>
                  <w:marRight w:val="0"/>
                  <w:marTop w:val="0"/>
                  <w:marBottom w:val="0"/>
                  <w:divBdr>
                    <w:top w:val="none" w:sz="0" w:space="0" w:color="auto"/>
                    <w:left w:val="none" w:sz="0" w:space="0" w:color="auto"/>
                    <w:bottom w:val="none" w:sz="0" w:space="0" w:color="auto"/>
                    <w:right w:val="none" w:sz="0" w:space="0" w:color="auto"/>
                  </w:divBdr>
                </w:div>
                <w:div w:id="691565283">
                  <w:marLeft w:val="0"/>
                  <w:marRight w:val="0"/>
                  <w:marTop w:val="0"/>
                  <w:marBottom w:val="0"/>
                  <w:divBdr>
                    <w:top w:val="none" w:sz="0" w:space="0" w:color="auto"/>
                    <w:left w:val="none" w:sz="0" w:space="0" w:color="auto"/>
                    <w:bottom w:val="none" w:sz="0" w:space="0" w:color="auto"/>
                    <w:right w:val="none" w:sz="0" w:space="0" w:color="auto"/>
                  </w:divBdr>
                </w:div>
                <w:div w:id="692340976">
                  <w:marLeft w:val="0"/>
                  <w:marRight w:val="0"/>
                  <w:marTop w:val="0"/>
                  <w:marBottom w:val="0"/>
                  <w:divBdr>
                    <w:top w:val="none" w:sz="0" w:space="0" w:color="auto"/>
                    <w:left w:val="none" w:sz="0" w:space="0" w:color="auto"/>
                    <w:bottom w:val="none" w:sz="0" w:space="0" w:color="auto"/>
                    <w:right w:val="none" w:sz="0" w:space="0" w:color="auto"/>
                  </w:divBdr>
                </w:div>
                <w:div w:id="692459383">
                  <w:marLeft w:val="0"/>
                  <w:marRight w:val="0"/>
                  <w:marTop w:val="0"/>
                  <w:marBottom w:val="0"/>
                  <w:divBdr>
                    <w:top w:val="none" w:sz="0" w:space="0" w:color="auto"/>
                    <w:left w:val="none" w:sz="0" w:space="0" w:color="auto"/>
                    <w:bottom w:val="none" w:sz="0" w:space="0" w:color="auto"/>
                    <w:right w:val="none" w:sz="0" w:space="0" w:color="auto"/>
                  </w:divBdr>
                </w:div>
                <w:div w:id="692610554">
                  <w:marLeft w:val="0"/>
                  <w:marRight w:val="0"/>
                  <w:marTop w:val="0"/>
                  <w:marBottom w:val="0"/>
                  <w:divBdr>
                    <w:top w:val="none" w:sz="0" w:space="0" w:color="auto"/>
                    <w:left w:val="none" w:sz="0" w:space="0" w:color="auto"/>
                    <w:bottom w:val="none" w:sz="0" w:space="0" w:color="auto"/>
                    <w:right w:val="none" w:sz="0" w:space="0" w:color="auto"/>
                  </w:divBdr>
                </w:div>
                <w:div w:id="693922674">
                  <w:marLeft w:val="0"/>
                  <w:marRight w:val="0"/>
                  <w:marTop w:val="0"/>
                  <w:marBottom w:val="0"/>
                  <w:divBdr>
                    <w:top w:val="none" w:sz="0" w:space="0" w:color="auto"/>
                    <w:left w:val="none" w:sz="0" w:space="0" w:color="auto"/>
                    <w:bottom w:val="none" w:sz="0" w:space="0" w:color="auto"/>
                    <w:right w:val="none" w:sz="0" w:space="0" w:color="auto"/>
                  </w:divBdr>
                </w:div>
                <w:div w:id="694040123">
                  <w:marLeft w:val="0"/>
                  <w:marRight w:val="0"/>
                  <w:marTop w:val="0"/>
                  <w:marBottom w:val="0"/>
                  <w:divBdr>
                    <w:top w:val="none" w:sz="0" w:space="0" w:color="auto"/>
                    <w:left w:val="none" w:sz="0" w:space="0" w:color="auto"/>
                    <w:bottom w:val="none" w:sz="0" w:space="0" w:color="auto"/>
                    <w:right w:val="none" w:sz="0" w:space="0" w:color="auto"/>
                  </w:divBdr>
                </w:div>
                <w:div w:id="695228880">
                  <w:marLeft w:val="0"/>
                  <w:marRight w:val="0"/>
                  <w:marTop w:val="0"/>
                  <w:marBottom w:val="0"/>
                  <w:divBdr>
                    <w:top w:val="none" w:sz="0" w:space="0" w:color="auto"/>
                    <w:left w:val="none" w:sz="0" w:space="0" w:color="auto"/>
                    <w:bottom w:val="none" w:sz="0" w:space="0" w:color="auto"/>
                    <w:right w:val="none" w:sz="0" w:space="0" w:color="auto"/>
                  </w:divBdr>
                </w:div>
                <w:div w:id="696541033">
                  <w:marLeft w:val="0"/>
                  <w:marRight w:val="0"/>
                  <w:marTop w:val="0"/>
                  <w:marBottom w:val="0"/>
                  <w:divBdr>
                    <w:top w:val="none" w:sz="0" w:space="0" w:color="auto"/>
                    <w:left w:val="none" w:sz="0" w:space="0" w:color="auto"/>
                    <w:bottom w:val="none" w:sz="0" w:space="0" w:color="auto"/>
                    <w:right w:val="none" w:sz="0" w:space="0" w:color="auto"/>
                  </w:divBdr>
                </w:div>
                <w:div w:id="701826353">
                  <w:marLeft w:val="0"/>
                  <w:marRight w:val="0"/>
                  <w:marTop w:val="0"/>
                  <w:marBottom w:val="0"/>
                  <w:divBdr>
                    <w:top w:val="none" w:sz="0" w:space="0" w:color="auto"/>
                    <w:left w:val="none" w:sz="0" w:space="0" w:color="auto"/>
                    <w:bottom w:val="none" w:sz="0" w:space="0" w:color="auto"/>
                    <w:right w:val="none" w:sz="0" w:space="0" w:color="auto"/>
                  </w:divBdr>
                </w:div>
                <w:div w:id="703138306">
                  <w:marLeft w:val="0"/>
                  <w:marRight w:val="0"/>
                  <w:marTop w:val="0"/>
                  <w:marBottom w:val="0"/>
                  <w:divBdr>
                    <w:top w:val="none" w:sz="0" w:space="0" w:color="auto"/>
                    <w:left w:val="none" w:sz="0" w:space="0" w:color="auto"/>
                    <w:bottom w:val="none" w:sz="0" w:space="0" w:color="auto"/>
                    <w:right w:val="none" w:sz="0" w:space="0" w:color="auto"/>
                  </w:divBdr>
                </w:div>
                <w:div w:id="706367927">
                  <w:marLeft w:val="0"/>
                  <w:marRight w:val="0"/>
                  <w:marTop w:val="0"/>
                  <w:marBottom w:val="0"/>
                  <w:divBdr>
                    <w:top w:val="none" w:sz="0" w:space="0" w:color="auto"/>
                    <w:left w:val="none" w:sz="0" w:space="0" w:color="auto"/>
                    <w:bottom w:val="none" w:sz="0" w:space="0" w:color="auto"/>
                    <w:right w:val="none" w:sz="0" w:space="0" w:color="auto"/>
                  </w:divBdr>
                </w:div>
                <w:div w:id="707493739">
                  <w:marLeft w:val="0"/>
                  <w:marRight w:val="0"/>
                  <w:marTop w:val="0"/>
                  <w:marBottom w:val="0"/>
                  <w:divBdr>
                    <w:top w:val="none" w:sz="0" w:space="0" w:color="auto"/>
                    <w:left w:val="none" w:sz="0" w:space="0" w:color="auto"/>
                    <w:bottom w:val="none" w:sz="0" w:space="0" w:color="auto"/>
                    <w:right w:val="none" w:sz="0" w:space="0" w:color="auto"/>
                  </w:divBdr>
                </w:div>
                <w:div w:id="709501780">
                  <w:marLeft w:val="0"/>
                  <w:marRight w:val="0"/>
                  <w:marTop w:val="0"/>
                  <w:marBottom w:val="0"/>
                  <w:divBdr>
                    <w:top w:val="none" w:sz="0" w:space="0" w:color="auto"/>
                    <w:left w:val="none" w:sz="0" w:space="0" w:color="auto"/>
                    <w:bottom w:val="none" w:sz="0" w:space="0" w:color="auto"/>
                    <w:right w:val="none" w:sz="0" w:space="0" w:color="auto"/>
                  </w:divBdr>
                </w:div>
                <w:div w:id="711223120">
                  <w:marLeft w:val="0"/>
                  <w:marRight w:val="0"/>
                  <w:marTop w:val="0"/>
                  <w:marBottom w:val="0"/>
                  <w:divBdr>
                    <w:top w:val="none" w:sz="0" w:space="0" w:color="auto"/>
                    <w:left w:val="none" w:sz="0" w:space="0" w:color="auto"/>
                    <w:bottom w:val="none" w:sz="0" w:space="0" w:color="auto"/>
                    <w:right w:val="none" w:sz="0" w:space="0" w:color="auto"/>
                  </w:divBdr>
                </w:div>
                <w:div w:id="711733735">
                  <w:marLeft w:val="0"/>
                  <w:marRight w:val="0"/>
                  <w:marTop w:val="0"/>
                  <w:marBottom w:val="0"/>
                  <w:divBdr>
                    <w:top w:val="none" w:sz="0" w:space="0" w:color="auto"/>
                    <w:left w:val="none" w:sz="0" w:space="0" w:color="auto"/>
                    <w:bottom w:val="none" w:sz="0" w:space="0" w:color="auto"/>
                    <w:right w:val="none" w:sz="0" w:space="0" w:color="auto"/>
                  </w:divBdr>
                </w:div>
                <w:div w:id="714811556">
                  <w:marLeft w:val="0"/>
                  <w:marRight w:val="0"/>
                  <w:marTop w:val="0"/>
                  <w:marBottom w:val="0"/>
                  <w:divBdr>
                    <w:top w:val="none" w:sz="0" w:space="0" w:color="auto"/>
                    <w:left w:val="none" w:sz="0" w:space="0" w:color="auto"/>
                    <w:bottom w:val="none" w:sz="0" w:space="0" w:color="auto"/>
                    <w:right w:val="none" w:sz="0" w:space="0" w:color="auto"/>
                  </w:divBdr>
                </w:div>
                <w:div w:id="715084635">
                  <w:marLeft w:val="0"/>
                  <w:marRight w:val="0"/>
                  <w:marTop w:val="0"/>
                  <w:marBottom w:val="0"/>
                  <w:divBdr>
                    <w:top w:val="none" w:sz="0" w:space="0" w:color="auto"/>
                    <w:left w:val="none" w:sz="0" w:space="0" w:color="auto"/>
                    <w:bottom w:val="none" w:sz="0" w:space="0" w:color="auto"/>
                    <w:right w:val="none" w:sz="0" w:space="0" w:color="auto"/>
                  </w:divBdr>
                </w:div>
                <w:div w:id="717558842">
                  <w:marLeft w:val="0"/>
                  <w:marRight w:val="0"/>
                  <w:marTop w:val="0"/>
                  <w:marBottom w:val="0"/>
                  <w:divBdr>
                    <w:top w:val="none" w:sz="0" w:space="0" w:color="auto"/>
                    <w:left w:val="none" w:sz="0" w:space="0" w:color="auto"/>
                    <w:bottom w:val="none" w:sz="0" w:space="0" w:color="auto"/>
                    <w:right w:val="none" w:sz="0" w:space="0" w:color="auto"/>
                  </w:divBdr>
                </w:div>
                <w:div w:id="720204971">
                  <w:marLeft w:val="0"/>
                  <w:marRight w:val="0"/>
                  <w:marTop w:val="0"/>
                  <w:marBottom w:val="0"/>
                  <w:divBdr>
                    <w:top w:val="none" w:sz="0" w:space="0" w:color="auto"/>
                    <w:left w:val="none" w:sz="0" w:space="0" w:color="auto"/>
                    <w:bottom w:val="none" w:sz="0" w:space="0" w:color="auto"/>
                    <w:right w:val="none" w:sz="0" w:space="0" w:color="auto"/>
                  </w:divBdr>
                </w:div>
                <w:div w:id="722993430">
                  <w:marLeft w:val="0"/>
                  <w:marRight w:val="0"/>
                  <w:marTop w:val="0"/>
                  <w:marBottom w:val="0"/>
                  <w:divBdr>
                    <w:top w:val="none" w:sz="0" w:space="0" w:color="auto"/>
                    <w:left w:val="none" w:sz="0" w:space="0" w:color="auto"/>
                    <w:bottom w:val="none" w:sz="0" w:space="0" w:color="auto"/>
                    <w:right w:val="none" w:sz="0" w:space="0" w:color="auto"/>
                  </w:divBdr>
                </w:div>
                <w:div w:id="723648729">
                  <w:marLeft w:val="0"/>
                  <w:marRight w:val="0"/>
                  <w:marTop w:val="0"/>
                  <w:marBottom w:val="0"/>
                  <w:divBdr>
                    <w:top w:val="none" w:sz="0" w:space="0" w:color="auto"/>
                    <w:left w:val="none" w:sz="0" w:space="0" w:color="auto"/>
                    <w:bottom w:val="none" w:sz="0" w:space="0" w:color="auto"/>
                    <w:right w:val="none" w:sz="0" w:space="0" w:color="auto"/>
                  </w:divBdr>
                </w:div>
                <w:div w:id="723872395">
                  <w:marLeft w:val="0"/>
                  <w:marRight w:val="0"/>
                  <w:marTop w:val="0"/>
                  <w:marBottom w:val="0"/>
                  <w:divBdr>
                    <w:top w:val="none" w:sz="0" w:space="0" w:color="auto"/>
                    <w:left w:val="none" w:sz="0" w:space="0" w:color="auto"/>
                    <w:bottom w:val="none" w:sz="0" w:space="0" w:color="auto"/>
                    <w:right w:val="none" w:sz="0" w:space="0" w:color="auto"/>
                  </w:divBdr>
                </w:div>
                <w:div w:id="727341994">
                  <w:marLeft w:val="0"/>
                  <w:marRight w:val="0"/>
                  <w:marTop w:val="0"/>
                  <w:marBottom w:val="0"/>
                  <w:divBdr>
                    <w:top w:val="none" w:sz="0" w:space="0" w:color="auto"/>
                    <w:left w:val="none" w:sz="0" w:space="0" w:color="auto"/>
                    <w:bottom w:val="none" w:sz="0" w:space="0" w:color="auto"/>
                    <w:right w:val="none" w:sz="0" w:space="0" w:color="auto"/>
                  </w:divBdr>
                </w:div>
                <w:div w:id="727531151">
                  <w:marLeft w:val="0"/>
                  <w:marRight w:val="0"/>
                  <w:marTop w:val="0"/>
                  <w:marBottom w:val="0"/>
                  <w:divBdr>
                    <w:top w:val="none" w:sz="0" w:space="0" w:color="auto"/>
                    <w:left w:val="none" w:sz="0" w:space="0" w:color="auto"/>
                    <w:bottom w:val="none" w:sz="0" w:space="0" w:color="auto"/>
                    <w:right w:val="none" w:sz="0" w:space="0" w:color="auto"/>
                  </w:divBdr>
                </w:div>
                <w:div w:id="728186655">
                  <w:marLeft w:val="0"/>
                  <w:marRight w:val="0"/>
                  <w:marTop w:val="0"/>
                  <w:marBottom w:val="0"/>
                  <w:divBdr>
                    <w:top w:val="none" w:sz="0" w:space="0" w:color="auto"/>
                    <w:left w:val="none" w:sz="0" w:space="0" w:color="auto"/>
                    <w:bottom w:val="none" w:sz="0" w:space="0" w:color="auto"/>
                    <w:right w:val="none" w:sz="0" w:space="0" w:color="auto"/>
                  </w:divBdr>
                </w:div>
                <w:div w:id="729116521">
                  <w:marLeft w:val="0"/>
                  <w:marRight w:val="0"/>
                  <w:marTop w:val="0"/>
                  <w:marBottom w:val="0"/>
                  <w:divBdr>
                    <w:top w:val="none" w:sz="0" w:space="0" w:color="auto"/>
                    <w:left w:val="none" w:sz="0" w:space="0" w:color="auto"/>
                    <w:bottom w:val="none" w:sz="0" w:space="0" w:color="auto"/>
                    <w:right w:val="none" w:sz="0" w:space="0" w:color="auto"/>
                  </w:divBdr>
                </w:div>
                <w:div w:id="732386795">
                  <w:marLeft w:val="0"/>
                  <w:marRight w:val="0"/>
                  <w:marTop w:val="0"/>
                  <w:marBottom w:val="0"/>
                  <w:divBdr>
                    <w:top w:val="none" w:sz="0" w:space="0" w:color="auto"/>
                    <w:left w:val="none" w:sz="0" w:space="0" w:color="auto"/>
                    <w:bottom w:val="none" w:sz="0" w:space="0" w:color="auto"/>
                    <w:right w:val="none" w:sz="0" w:space="0" w:color="auto"/>
                  </w:divBdr>
                </w:div>
                <w:div w:id="732511381">
                  <w:marLeft w:val="0"/>
                  <w:marRight w:val="0"/>
                  <w:marTop w:val="0"/>
                  <w:marBottom w:val="0"/>
                  <w:divBdr>
                    <w:top w:val="none" w:sz="0" w:space="0" w:color="auto"/>
                    <w:left w:val="none" w:sz="0" w:space="0" w:color="auto"/>
                    <w:bottom w:val="none" w:sz="0" w:space="0" w:color="auto"/>
                    <w:right w:val="none" w:sz="0" w:space="0" w:color="auto"/>
                  </w:divBdr>
                </w:div>
                <w:div w:id="732771950">
                  <w:marLeft w:val="0"/>
                  <w:marRight w:val="0"/>
                  <w:marTop w:val="0"/>
                  <w:marBottom w:val="0"/>
                  <w:divBdr>
                    <w:top w:val="none" w:sz="0" w:space="0" w:color="auto"/>
                    <w:left w:val="none" w:sz="0" w:space="0" w:color="auto"/>
                    <w:bottom w:val="none" w:sz="0" w:space="0" w:color="auto"/>
                    <w:right w:val="none" w:sz="0" w:space="0" w:color="auto"/>
                  </w:divBdr>
                </w:div>
                <w:div w:id="733048010">
                  <w:marLeft w:val="0"/>
                  <w:marRight w:val="0"/>
                  <w:marTop w:val="0"/>
                  <w:marBottom w:val="0"/>
                  <w:divBdr>
                    <w:top w:val="none" w:sz="0" w:space="0" w:color="auto"/>
                    <w:left w:val="none" w:sz="0" w:space="0" w:color="auto"/>
                    <w:bottom w:val="none" w:sz="0" w:space="0" w:color="auto"/>
                    <w:right w:val="none" w:sz="0" w:space="0" w:color="auto"/>
                  </w:divBdr>
                </w:div>
                <w:div w:id="736787190">
                  <w:marLeft w:val="0"/>
                  <w:marRight w:val="0"/>
                  <w:marTop w:val="0"/>
                  <w:marBottom w:val="0"/>
                  <w:divBdr>
                    <w:top w:val="none" w:sz="0" w:space="0" w:color="auto"/>
                    <w:left w:val="none" w:sz="0" w:space="0" w:color="auto"/>
                    <w:bottom w:val="none" w:sz="0" w:space="0" w:color="auto"/>
                    <w:right w:val="none" w:sz="0" w:space="0" w:color="auto"/>
                  </w:divBdr>
                </w:div>
                <w:div w:id="736827384">
                  <w:marLeft w:val="0"/>
                  <w:marRight w:val="0"/>
                  <w:marTop w:val="0"/>
                  <w:marBottom w:val="0"/>
                  <w:divBdr>
                    <w:top w:val="none" w:sz="0" w:space="0" w:color="auto"/>
                    <w:left w:val="none" w:sz="0" w:space="0" w:color="auto"/>
                    <w:bottom w:val="none" w:sz="0" w:space="0" w:color="auto"/>
                    <w:right w:val="none" w:sz="0" w:space="0" w:color="auto"/>
                  </w:divBdr>
                </w:div>
                <w:div w:id="73782589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739793238">
                  <w:marLeft w:val="0"/>
                  <w:marRight w:val="0"/>
                  <w:marTop w:val="0"/>
                  <w:marBottom w:val="0"/>
                  <w:divBdr>
                    <w:top w:val="none" w:sz="0" w:space="0" w:color="auto"/>
                    <w:left w:val="none" w:sz="0" w:space="0" w:color="auto"/>
                    <w:bottom w:val="none" w:sz="0" w:space="0" w:color="auto"/>
                    <w:right w:val="none" w:sz="0" w:space="0" w:color="auto"/>
                  </w:divBdr>
                </w:div>
                <w:div w:id="739908462">
                  <w:marLeft w:val="0"/>
                  <w:marRight w:val="0"/>
                  <w:marTop w:val="0"/>
                  <w:marBottom w:val="0"/>
                  <w:divBdr>
                    <w:top w:val="none" w:sz="0" w:space="0" w:color="auto"/>
                    <w:left w:val="none" w:sz="0" w:space="0" w:color="auto"/>
                    <w:bottom w:val="none" w:sz="0" w:space="0" w:color="auto"/>
                    <w:right w:val="none" w:sz="0" w:space="0" w:color="auto"/>
                  </w:divBdr>
                </w:div>
                <w:div w:id="739981395">
                  <w:marLeft w:val="0"/>
                  <w:marRight w:val="0"/>
                  <w:marTop w:val="0"/>
                  <w:marBottom w:val="0"/>
                  <w:divBdr>
                    <w:top w:val="none" w:sz="0" w:space="0" w:color="auto"/>
                    <w:left w:val="none" w:sz="0" w:space="0" w:color="auto"/>
                    <w:bottom w:val="none" w:sz="0" w:space="0" w:color="auto"/>
                    <w:right w:val="none" w:sz="0" w:space="0" w:color="auto"/>
                  </w:divBdr>
                </w:div>
                <w:div w:id="740912642">
                  <w:marLeft w:val="0"/>
                  <w:marRight w:val="0"/>
                  <w:marTop w:val="0"/>
                  <w:marBottom w:val="0"/>
                  <w:divBdr>
                    <w:top w:val="none" w:sz="0" w:space="0" w:color="auto"/>
                    <w:left w:val="none" w:sz="0" w:space="0" w:color="auto"/>
                    <w:bottom w:val="none" w:sz="0" w:space="0" w:color="auto"/>
                    <w:right w:val="none" w:sz="0" w:space="0" w:color="auto"/>
                  </w:divBdr>
                </w:div>
                <w:div w:id="742072760">
                  <w:marLeft w:val="0"/>
                  <w:marRight w:val="0"/>
                  <w:marTop w:val="0"/>
                  <w:marBottom w:val="0"/>
                  <w:divBdr>
                    <w:top w:val="none" w:sz="0" w:space="0" w:color="auto"/>
                    <w:left w:val="none" w:sz="0" w:space="0" w:color="auto"/>
                    <w:bottom w:val="none" w:sz="0" w:space="0" w:color="auto"/>
                    <w:right w:val="none" w:sz="0" w:space="0" w:color="auto"/>
                  </w:divBdr>
                </w:div>
                <w:div w:id="742919170">
                  <w:marLeft w:val="0"/>
                  <w:marRight w:val="0"/>
                  <w:marTop w:val="0"/>
                  <w:marBottom w:val="0"/>
                  <w:divBdr>
                    <w:top w:val="none" w:sz="0" w:space="0" w:color="auto"/>
                    <w:left w:val="none" w:sz="0" w:space="0" w:color="auto"/>
                    <w:bottom w:val="none" w:sz="0" w:space="0" w:color="auto"/>
                    <w:right w:val="none" w:sz="0" w:space="0" w:color="auto"/>
                  </w:divBdr>
                </w:div>
                <w:div w:id="744767697">
                  <w:marLeft w:val="0"/>
                  <w:marRight w:val="0"/>
                  <w:marTop w:val="0"/>
                  <w:marBottom w:val="0"/>
                  <w:divBdr>
                    <w:top w:val="none" w:sz="0" w:space="0" w:color="auto"/>
                    <w:left w:val="none" w:sz="0" w:space="0" w:color="auto"/>
                    <w:bottom w:val="none" w:sz="0" w:space="0" w:color="auto"/>
                    <w:right w:val="none" w:sz="0" w:space="0" w:color="auto"/>
                  </w:divBdr>
                </w:div>
                <w:div w:id="745616683">
                  <w:marLeft w:val="0"/>
                  <w:marRight w:val="0"/>
                  <w:marTop w:val="0"/>
                  <w:marBottom w:val="0"/>
                  <w:divBdr>
                    <w:top w:val="none" w:sz="0" w:space="0" w:color="auto"/>
                    <w:left w:val="none" w:sz="0" w:space="0" w:color="auto"/>
                    <w:bottom w:val="none" w:sz="0" w:space="0" w:color="auto"/>
                    <w:right w:val="none" w:sz="0" w:space="0" w:color="auto"/>
                  </w:divBdr>
                </w:div>
                <w:div w:id="746419654">
                  <w:marLeft w:val="0"/>
                  <w:marRight w:val="0"/>
                  <w:marTop w:val="0"/>
                  <w:marBottom w:val="0"/>
                  <w:divBdr>
                    <w:top w:val="none" w:sz="0" w:space="0" w:color="auto"/>
                    <w:left w:val="none" w:sz="0" w:space="0" w:color="auto"/>
                    <w:bottom w:val="none" w:sz="0" w:space="0" w:color="auto"/>
                    <w:right w:val="none" w:sz="0" w:space="0" w:color="auto"/>
                  </w:divBdr>
                </w:div>
                <w:div w:id="747192663">
                  <w:marLeft w:val="0"/>
                  <w:marRight w:val="0"/>
                  <w:marTop w:val="0"/>
                  <w:marBottom w:val="0"/>
                  <w:divBdr>
                    <w:top w:val="none" w:sz="0" w:space="0" w:color="auto"/>
                    <w:left w:val="none" w:sz="0" w:space="0" w:color="auto"/>
                    <w:bottom w:val="none" w:sz="0" w:space="0" w:color="auto"/>
                    <w:right w:val="none" w:sz="0" w:space="0" w:color="auto"/>
                  </w:divBdr>
                </w:div>
                <w:div w:id="748843264">
                  <w:marLeft w:val="0"/>
                  <w:marRight w:val="0"/>
                  <w:marTop w:val="0"/>
                  <w:marBottom w:val="0"/>
                  <w:divBdr>
                    <w:top w:val="none" w:sz="0" w:space="0" w:color="auto"/>
                    <w:left w:val="none" w:sz="0" w:space="0" w:color="auto"/>
                    <w:bottom w:val="none" w:sz="0" w:space="0" w:color="auto"/>
                    <w:right w:val="none" w:sz="0" w:space="0" w:color="auto"/>
                  </w:divBdr>
                </w:div>
                <w:div w:id="751927235">
                  <w:marLeft w:val="0"/>
                  <w:marRight w:val="0"/>
                  <w:marTop w:val="0"/>
                  <w:marBottom w:val="0"/>
                  <w:divBdr>
                    <w:top w:val="none" w:sz="0" w:space="0" w:color="auto"/>
                    <w:left w:val="none" w:sz="0" w:space="0" w:color="auto"/>
                    <w:bottom w:val="none" w:sz="0" w:space="0" w:color="auto"/>
                    <w:right w:val="none" w:sz="0" w:space="0" w:color="auto"/>
                  </w:divBdr>
                </w:div>
                <w:div w:id="753668319">
                  <w:marLeft w:val="0"/>
                  <w:marRight w:val="0"/>
                  <w:marTop w:val="0"/>
                  <w:marBottom w:val="0"/>
                  <w:divBdr>
                    <w:top w:val="none" w:sz="0" w:space="0" w:color="auto"/>
                    <w:left w:val="none" w:sz="0" w:space="0" w:color="auto"/>
                    <w:bottom w:val="none" w:sz="0" w:space="0" w:color="auto"/>
                    <w:right w:val="none" w:sz="0" w:space="0" w:color="auto"/>
                  </w:divBdr>
                </w:div>
                <w:div w:id="753824381">
                  <w:marLeft w:val="0"/>
                  <w:marRight w:val="0"/>
                  <w:marTop w:val="0"/>
                  <w:marBottom w:val="0"/>
                  <w:divBdr>
                    <w:top w:val="none" w:sz="0" w:space="0" w:color="auto"/>
                    <w:left w:val="none" w:sz="0" w:space="0" w:color="auto"/>
                    <w:bottom w:val="none" w:sz="0" w:space="0" w:color="auto"/>
                    <w:right w:val="none" w:sz="0" w:space="0" w:color="auto"/>
                  </w:divBdr>
                </w:div>
                <w:div w:id="756439130">
                  <w:marLeft w:val="0"/>
                  <w:marRight w:val="0"/>
                  <w:marTop w:val="0"/>
                  <w:marBottom w:val="0"/>
                  <w:divBdr>
                    <w:top w:val="none" w:sz="0" w:space="0" w:color="auto"/>
                    <w:left w:val="none" w:sz="0" w:space="0" w:color="auto"/>
                    <w:bottom w:val="none" w:sz="0" w:space="0" w:color="auto"/>
                    <w:right w:val="none" w:sz="0" w:space="0" w:color="auto"/>
                  </w:divBdr>
                </w:div>
                <w:div w:id="757825261">
                  <w:marLeft w:val="0"/>
                  <w:marRight w:val="0"/>
                  <w:marTop w:val="0"/>
                  <w:marBottom w:val="0"/>
                  <w:divBdr>
                    <w:top w:val="none" w:sz="0" w:space="0" w:color="auto"/>
                    <w:left w:val="none" w:sz="0" w:space="0" w:color="auto"/>
                    <w:bottom w:val="none" w:sz="0" w:space="0" w:color="auto"/>
                    <w:right w:val="none" w:sz="0" w:space="0" w:color="auto"/>
                  </w:divBdr>
                </w:div>
                <w:div w:id="758645673">
                  <w:marLeft w:val="0"/>
                  <w:marRight w:val="0"/>
                  <w:marTop w:val="0"/>
                  <w:marBottom w:val="0"/>
                  <w:divBdr>
                    <w:top w:val="none" w:sz="0" w:space="0" w:color="auto"/>
                    <w:left w:val="none" w:sz="0" w:space="0" w:color="auto"/>
                    <w:bottom w:val="none" w:sz="0" w:space="0" w:color="auto"/>
                    <w:right w:val="none" w:sz="0" w:space="0" w:color="auto"/>
                  </w:divBdr>
                </w:div>
                <w:div w:id="758914381">
                  <w:marLeft w:val="0"/>
                  <w:marRight w:val="0"/>
                  <w:marTop w:val="0"/>
                  <w:marBottom w:val="0"/>
                  <w:divBdr>
                    <w:top w:val="none" w:sz="0" w:space="0" w:color="auto"/>
                    <w:left w:val="none" w:sz="0" w:space="0" w:color="auto"/>
                    <w:bottom w:val="none" w:sz="0" w:space="0" w:color="auto"/>
                    <w:right w:val="none" w:sz="0" w:space="0" w:color="auto"/>
                  </w:divBdr>
                </w:div>
                <w:div w:id="759371194">
                  <w:marLeft w:val="0"/>
                  <w:marRight w:val="0"/>
                  <w:marTop w:val="0"/>
                  <w:marBottom w:val="0"/>
                  <w:divBdr>
                    <w:top w:val="none" w:sz="0" w:space="0" w:color="auto"/>
                    <w:left w:val="none" w:sz="0" w:space="0" w:color="auto"/>
                    <w:bottom w:val="none" w:sz="0" w:space="0" w:color="auto"/>
                    <w:right w:val="none" w:sz="0" w:space="0" w:color="auto"/>
                  </w:divBdr>
                </w:div>
                <w:div w:id="760831224">
                  <w:marLeft w:val="0"/>
                  <w:marRight w:val="0"/>
                  <w:marTop w:val="0"/>
                  <w:marBottom w:val="0"/>
                  <w:divBdr>
                    <w:top w:val="none" w:sz="0" w:space="0" w:color="auto"/>
                    <w:left w:val="none" w:sz="0" w:space="0" w:color="auto"/>
                    <w:bottom w:val="none" w:sz="0" w:space="0" w:color="auto"/>
                    <w:right w:val="none" w:sz="0" w:space="0" w:color="auto"/>
                  </w:divBdr>
                </w:div>
                <w:div w:id="762149076">
                  <w:marLeft w:val="0"/>
                  <w:marRight w:val="0"/>
                  <w:marTop w:val="0"/>
                  <w:marBottom w:val="0"/>
                  <w:divBdr>
                    <w:top w:val="none" w:sz="0" w:space="0" w:color="auto"/>
                    <w:left w:val="none" w:sz="0" w:space="0" w:color="auto"/>
                    <w:bottom w:val="none" w:sz="0" w:space="0" w:color="auto"/>
                    <w:right w:val="none" w:sz="0" w:space="0" w:color="auto"/>
                  </w:divBdr>
                </w:div>
                <w:div w:id="762261949">
                  <w:marLeft w:val="0"/>
                  <w:marRight w:val="0"/>
                  <w:marTop w:val="0"/>
                  <w:marBottom w:val="0"/>
                  <w:divBdr>
                    <w:top w:val="none" w:sz="0" w:space="0" w:color="auto"/>
                    <w:left w:val="none" w:sz="0" w:space="0" w:color="auto"/>
                    <w:bottom w:val="none" w:sz="0" w:space="0" w:color="auto"/>
                    <w:right w:val="none" w:sz="0" w:space="0" w:color="auto"/>
                  </w:divBdr>
                </w:div>
                <w:div w:id="763111248">
                  <w:marLeft w:val="0"/>
                  <w:marRight w:val="0"/>
                  <w:marTop w:val="0"/>
                  <w:marBottom w:val="0"/>
                  <w:divBdr>
                    <w:top w:val="none" w:sz="0" w:space="0" w:color="auto"/>
                    <w:left w:val="none" w:sz="0" w:space="0" w:color="auto"/>
                    <w:bottom w:val="none" w:sz="0" w:space="0" w:color="auto"/>
                    <w:right w:val="none" w:sz="0" w:space="0" w:color="auto"/>
                  </w:divBdr>
                </w:div>
                <w:div w:id="764108270">
                  <w:marLeft w:val="0"/>
                  <w:marRight w:val="0"/>
                  <w:marTop w:val="0"/>
                  <w:marBottom w:val="0"/>
                  <w:divBdr>
                    <w:top w:val="none" w:sz="0" w:space="0" w:color="auto"/>
                    <w:left w:val="none" w:sz="0" w:space="0" w:color="auto"/>
                    <w:bottom w:val="none" w:sz="0" w:space="0" w:color="auto"/>
                    <w:right w:val="none" w:sz="0" w:space="0" w:color="auto"/>
                  </w:divBdr>
                </w:div>
                <w:div w:id="768232004">
                  <w:marLeft w:val="0"/>
                  <w:marRight w:val="0"/>
                  <w:marTop w:val="0"/>
                  <w:marBottom w:val="0"/>
                  <w:divBdr>
                    <w:top w:val="none" w:sz="0" w:space="0" w:color="auto"/>
                    <w:left w:val="none" w:sz="0" w:space="0" w:color="auto"/>
                    <w:bottom w:val="none" w:sz="0" w:space="0" w:color="auto"/>
                    <w:right w:val="none" w:sz="0" w:space="0" w:color="auto"/>
                  </w:divBdr>
                </w:div>
                <w:div w:id="768543207">
                  <w:marLeft w:val="0"/>
                  <w:marRight w:val="0"/>
                  <w:marTop w:val="0"/>
                  <w:marBottom w:val="0"/>
                  <w:divBdr>
                    <w:top w:val="none" w:sz="0" w:space="0" w:color="auto"/>
                    <w:left w:val="none" w:sz="0" w:space="0" w:color="auto"/>
                    <w:bottom w:val="none" w:sz="0" w:space="0" w:color="auto"/>
                    <w:right w:val="none" w:sz="0" w:space="0" w:color="auto"/>
                  </w:divBdr>
                </w:div>
                <w:div w:id="770902374">
                  <w:marLeft w:val="0"/>
                  <w:marRight w:val="0"/>
                  <w:marTop w:val="0"/>
                  <w:marBottom w:val="0"/>
                  <w:divBdr>
                    <w:top w:val="none" w:sz="0" w:space="0" w:color="auto"/>
                    <w:left w:val="none" w:sz="0" w:space="0" w:color="auto"/>
                    <w:bottom w:val="none" w:sz="0" w:space="0" w:color="auto"/>
                    <w:right w:val="none" w:sz="0" w:space="0" w:color="auto"/>
                  </w:divBdr>
                </w:div>
                <w:div w:id="771096860">
                  <w:marLeft w:val="0"/>
                  <w:marRight w:val="0"/>
                  <w:marTop w:val="0"/>
                  <w:marBottom w:val="0"/>
                  <w:divBdr>
                    <w:top w:val="none" w:sz="0" w:space="0" w:color="auto"/>
                    <w:left w:val="none" w:sz="0" w:space="0" w:color="auto"/>
                    <w:bottom w:val="none" w:sz="0" w:space="0" w:color="auto"/>
                    <w:right w:val="none" w:sz="0" w:space="0" w:color="auto"/>
                  </w:divBdr>
                </w:div>
                <w:div w:id="775248437">
                  <w:marLeft w:val="0"/>
                  <w:marRight w:val="0"/>
                  <w:marTop w:val="0"/>
                  <w:marBottom w:val="0"/>
                  <w:divBdr>
                    <w:top w:val="none" w:sz="0" w:space="0" w:color="auto"/>
                    <w:left w:val="none" w:sz="0" w:space="0" w:color="auto"/>
                    <w:bottom w:val="none" w:sz="0" w:space="0" w:color="auto"/>
                    <w:right w:val="none" w:sz="0" w:space="0" w:color="auto"/>
                  </w:divBdr>
                </w:div>
                <w:div w:id="775441513">
                  <w:marLeft w:val="0"/>
                  <w:marRight w:val="0"/>
                  <w:marTop w:val="0"/>
                  <w:marBottom w:val="0"/>
                  <w:divBdr>
                    <w:top w:val="none" w:sz="0" w:space="0" w:color="auto"/>
                    <w:left w:val="none" w:sz="0" w:space="0" w:color="auto"/>
                    <w:bottom w:val="none" w:sz="0" w:space="0" w:color="auto"/>
                    <w:right w:val="none" w:sz="0" w:space="0" w:color="auto"/>
                  </w:divBdr>
                </w:div>
                <w:div w:id="775636812">
                  <w:marLeft w:val="0"/>
                  <w:marRight w:val="0"/>
                  <w:marTop w:val="0"/>
                  <w:marBottom w:val="0"/>
                  <w:divBdr>
                    <w:top w:val="none" w:sz="0" w:space="0" w:color="auto"/>
                    <w:left w:val="none" w:sz="0" w:space="0" w:color="auto"/>
                    <w:bottom w:val="none" w:sz="0" w:space="0" w:color="auto"/>
                    <w:right w:val="none" w:sz="0" w:space="0" w:color="auto"/>
                  </w:divBdr>
                </w:div>
                <w:div w:id="778717085">
                  <w:marLeft w:val="0"/>
                  <w:marRight w:val="0"/>
                  <w:marTop w:val="0"/>
                  <w:marBottom w:val="0"/>
                  <w:divBdr>
                    <w:top w:val="none" w:sz="0" w:space="0" w:color="auto"/>
                    <w:left w:val="none" w:sz="0" w:space="0" w:color="auto"/>
                    <w:bottom w:val="none" w:sz="0" w:space="0" w:color="auto"/>
                    <w:right w:val="none" w:sz="0" w:space="0" w:color="auto"/>
                  </w:divBdr>
                </w:div>
                <w:div w:id="779108575">
                  <w:marLeft w:val="0"/>
                  <w:marRight w:val="0"/>
                  <w:marTop w:val="0"/>
                  <w:marBottom w:val="0"/>
                  <w:divBdr>
                    <w:top w:val="none" w:sz="0" w:space="0" w:color="auto"/>
                    <w:left w:val="none" w:sz="0" w:space="0" w:color="auto"/>
                    <w:bottom w:val="none" w:sz="0" w:space="0" w:color="auto"/>
                    <w:right w:val="none" w:sz="0" w:space="0" w:color="auto"/>
                  </w:divBdr>
                </w:div>
                <w:div w:id="781531179">
                  <w:marLeft w:val="0"/>
                  <w:marRight w:val="0"/>
                  <w:marTop w:val="0"/>
                  <w:marBottom w:val="0"/>
                  <w:divBdr>
                    <w:top w:val="none" w:sz="0" w:space="0" w:color="auto"/>
                    <w:left w:val="none" w:sz="0" w:space="0" w:color="auto"/>
                    <w:bottom w:val="none" w:sz="0" w:space="0" w:color="auto"/>
                    <w:right w:val="none" w:sz="0" w:space="0" w:color="auto"/>
                  </w:divBdr>
                </w:div>
                <w:div w:id="790444161">
                  <w:marLeft w:val="0"/>
                  <w:marRight w:val="0"/>
                  <w:marTop w:val="0"/>
                  <w:marBottom w:val="0"/>
                  <w:divBdr>
                    <w:top w:val="none" w:sz="0" w:space="0" w:color="auto"/>
                    <w:left w:val="none" w:sz="0" w:space="0" w:color="auto"/>
                    <w:bottom w:val="none" w:sz="0" w:space="0" w:color="auto"/>
                    <w:right w:val="none" w:sz="0" w:space="0" w:color="auto"/>
                  </w:divBdr>
                </w:div>
                <w:div w:id="790519817">
                  <w:marLeft w:val="0"/>
                  <w:marRight w:val="0"/>
                  <w:marTop w:val="0"/>
                  <w:marBottom w:val="0"/>
                  <w:divBdr>
                    <w:top w:val="none" w:sz="0" w:space="0" w:color="auto"/>
                    <w:left w:val="none" w:sz="0" w:space="0" w:color="auto"/>
                    <w:bottom w:val="none" w:sz="0" w:space="0" w:color="auto"/>
                    <w:right w:val="none" w:sz="0" w:space="0" w:color="auto"/>
                  </w:divBdr>
                </w:div>
                <w:div w:id="790586207">
                  <w:marLeft w:val="0"/>
                  <w:marRight w:val="0"/>
                  <w:marTop w:val="0"/>
                  <w:marBottom w:val="0"/>
                  <w:divBdr>
                    <w:top w:val="none" w:sz="0" w:space="0" w:color="auto"/>
                    <w:left w:val="none" w:sz="0" w:space="0" w:color="auto"/>
                    <w:bottom w:val="none" w:sz="0" w:space="0" w:color="auto"/>
                    <w:right w:val="none" w:sz="0" w:space="0" w:color="auto"/>
                  </w:divBdr>
                </w:div>
                <w:div w:id="791830287">
                  <w:marLeft w:val="0"/>
                  <w:marRight w:val="0"/>
                  <w:marTop w:val="0"/>
                  <w:marBottom w:val="0"/>
                  <w:divBdr>
                    <w:top w:val="none" w:sz="0" w:space="0" w:color="auto"/>
                    <w:left w:val="none" w:sz="0" w:space="0" w:color="auto"/>
                    <w:bottom w:val="none" w:sz="0" w:space="0" w:color="auto"/>
                    <w:right w:val="none" w:sz="0" w:space="0" w:color="auto"/>
                  </w:divBdr>
                </w:div>
                <w:div w:id="794368008">
                  <w:marLeft w:val="0"/>
                  <w:marRight w:val="0"/>
                  <w:marTop w:val="0"/>
                  <w:marBottom w:val="0"/>
                  <w:divBdr>
                    <w:top w:val="none" w:sz="0" w:space="0" w:color="auto"/>
                    <w:left w:val="none" w:sz="0" w:space="0" w:color="auto"/>
                    <w:bottom w:val="none" w:sz="0" w:space="0" w:color="auto"/>
                    <w:right w:val="none" w:sz="0" w:space="0" w:color="auto"/>
                  </w:divBdr>
                </w:div>
                <w:div w:id="794979439">
                  <w:marLeft w:val="0"/>
                  <w:marRight w:val="0"/>
                  <w:marTop w:val="0"/>
                  <w:marBottom w:val="0"/>
                  <w:divBdr>
                    <w:top w:val="none" w:sz="0" w:space="0" w:color="auto"/>
                    <w:left w:val="none" w:sz="0" w:space="0" w:color="auto"/>
                    <w:bottom w:val="none" w:sz="0" w:space="0" w:color="auto"/>
                    <w:right w:val="none" w:sz="0" w:space="0" w:color="auto"/>
                  </w:divBdr>
                </w:div>
                <w:div w:id="795098231">
                  <w:marLeft w:val="0"/>
                  <w:marRight w:val="0"/>
                  <w:marTop w:val="0"/>
                  <w:marBottom w:val="0"/>
                  <w:divBdr>
                    <w:top w:val="none" w:sz="0" w:space="0" w:color="auto"/>
                    <w:left w:val="none" w:sz="0" w:space="0" w:color="auto"/>
                    <w:bottom w:val="none" w:sz="0" w:space="0" w:color="auto"/>
                    <w:right w:val="none" w:sz="0" w:space="0" w:color="auto"/>
                  </w:divBdr>
                </w:div>
                <w:div w:id="795639474">
                  <w:marLeft w:val="0"/>
                  <w:marRight w:val="0"/>
                  <w:marTop w:val="0"/>
                  <w:marBottom w:val="0"/>
                  <w:divBdr>
                    <w:top w:val="none" w:sz="0" w:space="0" w:color="auto"/>
                    <w:left w:val="none" w:sz="0" w:space="0" w:color="auto"/>
                    <w:bottom w:val="none" w:sz="0" w:space="0" w:color="auto"/>
                    <w:right w:val="none" w:sz="0" w:space="0" w:color="auto"/>
                  </w:divBdr>
                </w:div>
                <w:div w:id="796066490">
                  <w:marLeft w:val="0"/>
                  <w:marRight w:val="0"/>
                  <w:marTop w:val="0"/>
                  <w:marBottom w:val="0"/>
                  <w:divBdr>
                    <w:top w:val="none" w:sz="0" w:space="0" w:color="auto"/>
                    <w:left w:val="none" w:sz="0" w:space="0" w:color="auto"/>
                    <w:bottom w:val="none" w:sz="0" w:space="0" w:color="auto"/>
                    <w:right w:val="none" w:sz="0" w:space="0" w:color="auto"/>
                  </w:divBdr>
                </w:div>
                <w:div w:id="796486428">
                  <w:marLeft w:val="0"/>
                  <w:marRight w:val="0"/>
                  <w:marTop w:val="0"/>
                  <w:marBottom w:val="0"/>
                  <w:divBdr>
                    <w:top w:val="none" w:sz="0" w:space="0" w:color="auto"/>
                    <w:left w:val="none" w:sz="0" w:space="0" w:color="auto"/>
                    <w:bottom w:val="none" w:sz="0" w:space="0" w:color="auto"/>
                    <w:right w:val="none" w:sz="0" w:space="0" w:color="auto"/>
                  </w:divBdr>
                </w:div>
                <w:div w:id="796601876">
                  <w:marLeft w:val="0"/>
                  <w:marRight w:val="0"/>
                  <w:marTop w:val="0"/>
                  <w:marBottom w:val="0"/>
                  <w:divBdr>
                    <w:top w:val="none" w:sz="0" w:space="0" w:color="auto"/>
                    <w:left w:val="none" w:sz="0" w:space="0" w:color="auto"/>
                    <w:bottom w:val="none" w:sz="0" w:space="0" w:color="auto"/>
                    <w:right w:val="none" w:sz="0" w:space="0" w:color="auto"/>
                  </w:divBdr>
                </w:div>
                <w:div w:id="798646978">
                  <w:marLeft w:val="0"/>
                  <w:marRight w:val="0"/>
                  <w:marTop w:val="0"/>
                  <w:marBottom w:val="0"/>
                  <w:divBdr>
                    <w:top w:val="none" w:sz="0" w:space="0" w:color="auto"/>
                    <w:left w:val="none" w:sz="0" w:space="0" w:color="auto"/>
                    <w:bottom w:val="none" w:sz="0" w:space="0" w:color="auto"/>
                    <w:right w:val="none" w:sz="0" w:space="0" w:color="auto"/>
                  </w:divBdr>
                </w:div>
                <w:div w:id="799956727">
                  <w:marLeft w:val="0"/>
                  <w:marRight w:val="0"/>
                  <w:marTop w:val="0"/>
                  <w:marBottom w:val="0"/>
                  <w:divBdr>
                    <w:top w:val="none" w:sz="0" w:space="0" w:color="auto"/>
                    <w:left w:val="none" w:sz="0" w:space="0" w:color="auto"/>
                    <w:bottom w:val="none" w:sz="0" w:space="0" w:color="auto"/>
                    <w:right w:val="none" w:sz="0" w:space="0" w:color="auto"/>
                  </w:divBdr>
                </w:div>
                <w:div w:id="800344371">
                  <w:marLeft w:val="0"/>
                  <w:marRight w:val="0"/>
                  <w:marTop w:val="0"/>
                  <w:marBottom w:val="0"/>
                  <w:divBdr>
                    <w:top w:val="none" w:sz="0" w:space="0" w:color="auto"/>
                    <w:left w:val="none" w:sz="0" w:space="0" w:color="auto"/>
                    <w:bottom w:val="none" w:sz="0" w:space="0" w:color="auto"/>
                    <w:right w:val="none" w:sz="0" w:space="0" w:color="auto"/>
                  </w:divBdr>
                </w:div>
                <w:div w:id="801267900">
                  <w:marLeft w:val="0"/>
                  <w:marRight w:val="0"/>
                  <w:marTop w:val="0"/>
                  <w:marBottom w:val="0"/>
                  <w:divBdr>
                    <w:top w:val="none" w:sz="0" w:space="0" w:color="auto"/>
                    <w:left w:val="none" w:sz="0" w:space="0" w:color="auto"/>
                    <w:bottom w:val="none" w:sz="0" w:space="0" w:color="auto"/>
                    <w:right w:val="none" w:sz="0" w:space="0" w:color="auto"/>
                  </w:divBdr>
                </w:div>
                <w:div w:id="804080273">
                  <w:marLeft w:val="0"/>
                  <w:marRight w:val="0"/>
                  <w:marTop w:val="0"/>
                  <w:marBottom w:val="0"/>
                  <w:divBdr>
                    <w:top w:val="none" w:sz="0" w:space="0" w:color="auto"/>
                    <w:left w:val="none" w:sz="0" w:space="0" w:color="auto"/>
                    <w:bottom w:val="none" w:sz="0" w:space="0" w:color="auto"/>
                    <w:right w:val="none" w:sz="0" w:space="0" w:color="auto"/>
                  </w:divBdr>
                </w:div>
                <w:div w:id="806169357">
                  <w:marLeft w:val="0"/>
                  <w:marRight w:val="0"/>
                  <w:marTop w:val="0"/>
                  <w:marBottom w:val="0"/>
                  <w:divBdr>
                    <w:top w:val="none" w:sz="0" w:space="0" w:color="auto"/>
                    <w:left w:val="none" w:sz="0" w:space="0" w:color="auto"/>
                    <w:bottom w:val="none" w:sz="0" w:space="0" w:color="auto"/>
                    <w:right w:val="none" w:sz="0" w:space="0" w:color="auto"/>
                  </w:divBdr>
                </w:div>
                <w:div w:id="806243062">
                  <w:marLeft w:val="0"/>
                  <w:marRight w:val="0"/>
                  <w:marTop w:val="0"/>
                  <w:marBottom w:val="0"/>
                  <w:divBdr>
                    <w:top w:val="none" w:sz="0" w:space="0" w:color="auto"/>
                    <w:left w:val="none" w:sz="0" w:space="0" w:color="auto"/>
                    <w:bottom w:val="none" w:sz="0" w:space="0" w:color="auto"/>
                    <w:right w:val="none" w:sz="0" w:space="0" w:color="auto"/>
                  </w:divBdr>
                </w:div>
                <w:div w:id="807821984">
                  <w:marLeft w:val="0"/>
                  <w:marRight w:val="0"/>
                  <w:marTop w:val="0"/>
                  <w:marBottom w:val="0"/>
                  <w:divBdr>
                    <w:top w:val="none" w:sz="0" w:space="0" w:color="auto"/>
                    <w:left w:val="none" w:sz="0" w:space="0" w:color="auto"/>
                    <w:bottom w:val="none" w:sz="0" w:space="0" w:color="auto"/>
                    <w:right w:val="none" w:sz="0" w:space="0" w:color="auto"/>
                  </w:divBdr>
                </w:div>
                <w:div w:id="808088185">
                  <w:marLeft w:val="0"/>
                  <w:marRight w:val="0"/>
                  <w:marTop w:val="0"/>
                  <w:marBottom w:val="0"/>
                  <w:divBdr>
                    <w:top w:val="none" w:sz="0" w:space="0" w:color="auto"/>
                    <w:left w:val="none" w:sz="0" w:space="0" w:color="auto"/>
                    <w:bottom w:val="none" w:sz="0" w:space="0" w:color="auto"/>
                    <w:right w:val="none" w:sz="0" w:space="0" w:color="auto"/>
                  </w:divBdr>
                </w:div>
                <w:div w:id="808206224">
                  <w:marLeft w:val="0"/>
                  <w:marRight w:val="0"/>
                  <w:marTop w:val="0"/>
                  <w:marBottom w:val="0"/>
                  <w:divBdr>
                    <w:top w:val="none" w:sz="0" w:space="0" w:color="auto"/>
                    <w:left w:val="none" w:sz="0" w:space="0" w:color="auto"/>
                    <w:bottom w:val="none" w:sz="0" w:space="0" w:color="auto"/>
                    <w:right w:val="none" w:sz="0" w:space="0" w:color="auto"/>
                  </w:divBdr>
                </w:div>
                <w:div w:id="809437960">
                  <w:marLeft w:val="0"/>
                  <w:marRight w:val="0"/>
                  <w:marTop w:val="0"/>
                  <w:marBottom w:val="0"/>
                  <w:divBdr>
                    <w:top w:val="none" w:sz="0" w:space="0" w:color="auto"/>
                    <w:left w:val="none" w:sz="0" w:space="0" w:color="auto"/>
                    <w:bottom w:val="none" w:sz="0" w:space="0" w:color="auto"/>
                    <w:right w:val="none" w:sz="0" w:space="0" w:color="auto"/>
                  </w:divBdr>
                </w:div>
                <w:div w:id="809443297">
                  <w:marLeft w:val="0"/>
                  <w:marRight w:val="0"/>
                  <w:marTop w:val="0"/>
                  <w:marBottom w:val="0"/>
                  <w:divBdr>
                    <w:top w:val="none" w:sz="0" w:space="0" w:color="auto"/>
                    <w:left w:val="none" w:sz="0" w:space="0" w:color="auto"/>
                    <w:bottom w:val="none" w:sz="0" w:space="0" w:color="auto"/>
                    <w:right w:val="none" w:sz="0" w:space="0" w:color="auto"/>
                  </w:divBdr>
                </w:div>
                <w:div w:id="810057677">
                  <w:marLeft w:val="0"/>
                  <w:marRight w:val="0"/>
                  <w:marTop w:val="0"/>
                  <w:marBottom w:val="0"/>
                  <w:divBdr>
                    <w:top w:val="none" w:sz="0" w:space="0" w:color="auto"/>
                    <w:left w:val="none" w:sz="0" w:space="0" w:color="auto"/>
                    <w:bottom w:val="none" w:sz="0" w:space="0" w:color="auto"/>
                    <w:right w:val="none" w:sz="0" w:space="0" w:color="auto"/>
                  </w:divBdr>
                </w:div>
                <w:div w:id="810173447">
                  <w:marLeft w:val="0"/>
                  <w:marRight w:val="0"/>
                  <w:marTop w:val="0"/>
                  <w:marBottom w:val="0"/>
                  <w:divBdr>
                    <w:top w:val="none" w:sz="0" w:space="0" w:color="auto"/>
                    <w:left w:val="none" w:sz="0" w:space="0" w:color="auto"/>
                    <w:bottom w:val="none" w:sz="0" w:space="0" w:color="auto"/>
                    <w:right w:val="none" w:sz="0" w:space="0" w:color="auto"/>
                  </w:divBdr>
                </w:div>
                <w:div w:id="810250037">
                  <w:marLeft w:val="0"/>
                  <w:marRight w:val="0"/>
                  <w:marTop w:val="0"/>
                  <w:marBottom w:val="0"/>
                  <w:divBdr>
                    <w:top w:val="none" w:sz="0" w:space="0" w:color="auto"/>
                    <w:left w:val="none" w:sz="0" w:space="0" w:color="auto"/>
                    <w:bottom w:val="none" w:sz="0" w:space="0" w:color="auto"/>
                    <w:right w:val="none" w:sz="0" w:space="0" w:color="auto"/>
                  </w:divBdr>
                </w:div>
                <w:div w:id="812410964">
                  <w:marLeft w:val="0"/>
                  <w:marRight w:val="0"/>
                  <w:marTop w:val="0"/>
                  <w:marBottom w:val="0"/>
                  <w:divBdr>
                    <w:top w:val="none" w:sz="0" w:space="0" w:color="auto"/>
                    <w:left w:val="none" w:sz="0" w:space="0" w:color="auto"/>
                    <w:bottom w:val="none" w:sz="0" w:space="0" w:color="auto"/>
                    <w:right w:val="none" w:sz="0" w:space="0" w:color="auto"/>
                  </w:divBdr>
                </w:div>
                <w:div w:id="812675090">
                  <w:marLeft w:val="0"/>
                  <w:marRight w:val="0"/>
                  <w:marTop w:val="0"/>
                  <w:marBottom w:val="0"/>
                  <w:divBdr>
                    <w:top w:val="none" w:sz="0" w:space="0" w:color="auto"/>
                    <w:left w:val="none" w:sz="0" w:space="0" w:color="auto"/>
                    <w:bottom w:val="none" w:sz="0" w:space="0" w:color="auto"/>
                    <w:right w:val="none" w:sz="0" w:space="0" w:color="auto"/>
                  </w:divBdr>
                </w:div>
                <w:div w:id="815026625">
                  <w:marLeft w:val="0"/>
                  <w:marRight w:val="0"/>
                  <w:marTop w:val="0"/>
                  <w:marBottom w:val="0"/>
                  <w:divBdr>
                    <w:top w:val="none" w:sz="0" w:space="0" w:color="auto"/>
                    <w:left w:val="none" w:sz="0" w:space="0" w:color="auto"/>
                    <w:bottom w:val="none" w:sz="0" w:space="0" w:color="auto"/>
                    <w:right w:val="none" w:sz="0" w:space="0" w:color="auto"/>
                  </w:divBdr>
                </w:div>
                <w:div w:id="817920183">
                  <w:marLeft w:val="0"/>
                  <w:marRight w:val="0"/>
                  <w:marTop w:val="0"/>
                  <w:marBottom w:val="0"/>
                  <w:divBdr>
                    <w:top w:val="none" w:sz="0" w:space="0" w:color="auto"/>
                    <w:left w:val="none" w:sz="0" w:space="0" w:color="auto"/>
                    <w:bottom w:val="none" w:sz="0" w:space="0" w:color="auto"/>
                    <w:right w:val="none" w:sz="0" w:space="0" w:color="auto"/>
                  </w:divBdr>
                </w:div>
                <w:div w:id="817956767">
                  <w:marLeft w:val="0"/>
                  <w:marRight w:val="0"/>
                  <w:marTop w:val="0"/>
                  <w:marBottom w:val="0"/>
                  <w:divBdr>
                    <w:top w:val="none" w:sz="0" w:space="0" w:color="auto"/>
                    <w:left w:val="none" w:sz="0" w:space="0" w:color="auto"/>
                    <w:bottom w:val="none" w:sz="0" w:space="0" w:color="auto"/>
                    <w:right w:val="none" w:sz="0" w:space="0" w:color="auto"/>
                  </w:divBdr>
                </w:div>
                <w:div w:id="817961169">
                  <w:marLeft w:val="0"/>
                  <w:marRight w:val="0"/>
                  <w:marTop w:val="0"/>
                  <w:marBottom w:val="0"/>
                  <w:divBdr>
                    <w:top w:val="none" w:sz="0" w:space="0" w:color="auto"/>
                    <w:left w:val="none" w:sz="0" w:space="0" w:color="auto"/>
                    <w:bottom w:val="none" w:sz="0" w:space="0" w:color="auto"/>
                    <w:right w:val="none" w:sz="0" w:space="0" w:color="auto"/>
                  </w:divBdr>
                </w:div>
                <w:div w:id="819231337">
                  <w:marLeft w:val="0"/>
                  <w:marRight w:val="0"/>
                  <w:marTop w:val="0"/>
                  <w:marBottom w:val="0"/>
                  <w:divBdr>
                    <w:top w:val="none" w:sz="0" w:space="0" w:color="auto"/>
                    <w:left w:val="none" w:sz="0" w:space="0" w:color="auto"/>
                    <w:bottom w:val="none" w:sz="0" w:space="0" w:color="auto"/>
                    <w:right w:val="none" w:sz="0" w:space="0" w:color="auto"/>
                  </w:divBdr>
                </w:div>
                <w:div w:id="820272214">
                  <w:marLeft w:val="0"/>
                  <w:marRight w:val="0"/>
                  <w:marTop w:val="0"/>
                  <w:marBottom w:val="0"/>
                  <w:divBdr>
                    <w:top w:val="none" w:sz="0" w:space="0" w:color="auto"/>
                    <w:left w:val="none" w:sz="0" w:space="0" w:color="auto"/>
                    <w:bottom w:val="none" w:sz="0" w:space="0" w:color="auto"/>
                    <w:right w:val="none" w:sz="0" w:space="0" w:color="auto"/>
                  </w:divBdr>
                </w:div>
                <w:div w:id="822089797">
                  <w:marLeft w:val="0"/>
                  <w:marRight w:val="0"/>
                  <w:marTop w:val="0"/>
                  <w:marBottom w:val="0"/>
                  <w:divBdr>
                    <w:top w:val="none" w:sz="0" w:space="0" w:color="auto"/>
                    <w:left w:val="none" w:sz="0" w:space="0" w:color="auto"/>
                    <w:bottom w:val="none" w:sz="0" w:space="0" w:color="auto"/>
                    <w:right w:val="none" w:sz="0" w:space="0" w:color="auto"/>
                  </w:divBdr>
                </w:div>
                <w:div w:id="822815712">
                  <w:marLeft w:val="0"/>
                  <w:marRight w:val="0"/>
                  <w:marTop w:val="0"/>
                  <w:marBottom w:val="0"/>
                  <w:divBdr>
                    <w:top w:val="none" w:sz="0" w:space="0" w:color="auto"/>
                    <w:left w:val="none" w:sz="0" w:space="0" w:color="auto"/>
                    <w:bottom w:val="none" w:sz="0" w:space="0" w:color="auto"/>
                    <w:right w:val="none" w:sz="0" w:space="0" w:color="auto"/>
                  </w:divBdr>
                </w:div>
                <w:div w:id="825322459">
                  <w:marLeft w:val="0"/>
                  <w:marRight w:val="0"/>
                  <w:marTop w:val="0"/>
                  <w:marBottom w:val="0"/>
                  <w:divBdr>
                    <w:top w:val="none" w:sz="0" w:space="0" w:color="auto"/>
                    <w:left w:val="none" w:sz="0" w:space="0" w:color="auto"/>
                    <w:bottom w:val="none" w:sz="0" w:space="0" w:color="auto"/>
                    <w:right w:val="none" w:sz="0" w:space="0" w:color="auto"/>
                  </w:divBdr>
                </w:div>
                <w:div w:id="826481985">
                  <w:marLeft w:val="0"/>
                  <w:marRight w:val="0"/>
                  <w:marTop w:val="0"/>
                  <w:marBottom w:val="0"/>
                  <w:divBdr>
                    <w:top w:val="none" w:sz="0" w:space="0" w:color="auto"/>
                    <w:left w:val="none" w:sz="0" w:space="0" w:color="auto"/>
                    <w:bottom w:val="none" w:sz="0" w:space="0" w:color="auto"/>
                    <w:right w:val="none" w:sz="0" w:space="0" w:color="auto"/>
                  </w:divBdr>
                </w:div>
                <w:div w:id="827402541">
                  <w:marLeft w:val="0"/>
                  <w:marRight w:val="0"/>
                  <w:marTop w:val="0"/>
                  <w:marBottom w:val="0"/>
                  <w:divBdr>
                    <w:top w:val="none" w:sz="0" w:space="0" w:color="auto"/>
                    <w:left w:val="none" w:sz="0" w:space="0" w:color="auto"/>
                    <w:bottom w:val="none" w:sz="0" w:space="0" w:color="auto"/>
                    <w:right w:val="none" w:sz="0" w:space="0" w:color="auto"/>
                  </w:divBdr>
                </w:div>
                <w:div w:id="829448827">
                  <w:marLeft w:val="0"/>
                  <w:marRight w:val="0"/>
                  <w:marTop w:val="0"/>
                  <w:marBottom w:val="0"/>
                  <w:divBdr>
                    <w:top w:val="none" w:sz="0" w:space="0" w:color="auto"/>
                    <w:left w:val="none" w:sz="0" w:space="0" w:color="auto"/>
                    <w:bottom w:val="none" w:sz="0" w:space="0" w:color="auto"/>
                    <w:right w:val="none" w:sz="0" w:space="0" w:color="auto"/>
                  </w:divBdr>
                </w:div>
                <w:div w:id="830876582">
                  <w:marLeft w:val="0"/>
                  <w:marRight w:val="0"/>
                  <w:marTop w:val="0"/>
                  <w:marBottom w:val="0"/>
                  <w:divBdr>
                    <w:top w:val="none" w:sz="0" w:space="0" w:color="auto"/>
                    <w:left w:val="none" w:sz="0" w:space="0" w:color="auto"/>
                    <w:bottom w:val="none" w:sz="0" w:space="0" w:color="auto"/>
                    <w:right w:val="none" w:sz="0" w:space="0" w:color="auto"/>
                  </w:divBdr>
                </w:div>
                <w:div w:id="831530781">
                  <w:marLeft w:val="0"/>
                  <w:marRight w:val="0"/>
                  <w:marTop w:val="0"/>
                  <w:marBottom w:val="0"/>
                  <w:divBdr>
                    <w:top w:val="none" w:sz="0" w:space="0" w:color="auto"/>
                    <w:left w:val="none" w:sz="0" w:space="0" w:color="auto"/>
                    <w:bottom w:val="none" w:sz="0" w:space="0" w:color="auto"/>
                    <w:right w:val="none" w:sz="0" w:space="0" w:color="auto"/>
                  </w:divBdr>
                </w:div>
                <w:div w:id="831681225">
                  <w:marLeft w:val="0"/>
                  <w:marRight w:val="0"/>
                  <w:marTop w:val="0"/>
                  <w:marBottom w:val="0"/>
                  <w:divBdr>
                    <w:top w:val="none" w:sz="0" w:space="0" w:color="auto"/>
                    <w:left w:val="none" w:sz="0" w:space="0" w:color="auto"/>
                    <w:bottom w:val="none" w:sz="0" w:space="0" w:color="auto"/>
                    <w:right w:val="none" w:sz="0" w:space="0" w:color="auto"/>
                  </w:divBdr>
                </w:div>
                <w:div w:id="831872726">
                  <w:marLeft w:val="0"/>
                  <w:marRight w:val="0"/>
                  <w:marTop w:val="0"/>
                  <w:marBottom w:val="0"/>
                  <w:divBdr>
                    <w:top w:val="none" w:sz="0" w:space="0" w:color="auto"/>
                    <w:left w:val="none" w:sz="0" w:space="0" w:color="auto"/>
                    <w:bottom w:val="none" w:sz="0" w:space="0" w:color="auto"/>
                    <w:right w:val="none" w:sz="0" w:space="0" w:color="auto"/>
                  </w:divBdr>
                </w:div>
                <w:div w:id="832570612">
                  <w:marLeft w:val="0"/>
                  <w:marRight w:val="0"/>
                  <w:marTop w:val="0"/>
                  <w:marBottom w:val="0"/>
                  <w:divBdr>
                    <w:top w:val="none" w:sz="0" w:space="0" w:color="auto"/>
                    <w:left w:val="none" w:sz="0" w:space="0" w:color="auto"/>
                    <w:bottom w:val="none" w:sz="0" w:space="0" w:color="auto"/>
                    <w:right w:val="none" w:sz="0" w:space="0" w:color="auto"/>
                  </w:divBdr>
                </w:div>
                <w:div w:id="833229911">
                  <w:marLeft w:val="0"/>
                  <w:marRight w:val="0"/>
                  <w:marTop w:val="0"/>
                  <w:marBottom w:val="0"/>
                  <w:divBdr>
                    <w:top w:val="none" w:sz="0" w:space="0" w:color="auto"/>
                    <w:left w:val="none" w:sz="0" w:space="0" w:color="auto"/>
                    <w:bottom w:val="none" w:sz="0" w:space="0" w:color="auto"/>
                    <w:right w:val="none" w:sz="0" w:space="0" w:color="auto"/>
                  </w:divBdr>
                </w:div>
                <w:div w:id="833763624">
                  <w:marLeft w:val="0"/>
                  <w:marRight w:val="0"/>
                  <w:marTop w:val="0"/>
                  <w:marBottom w:val="0"/>
                  <w:divBdr>
                    <w:top w:val="none" w:sz="0" w:space="0" w:color="auto"/>
                    <w:left w:val="none" w:sz="0" w:space="0" w:color="auto"/>
                    <w:bottom w:val="none" w:sz="0" w:space="0" w:color="auto"/>
                    <w:right w:val="none" w:sz="0" w:space="0" w:color="auto"/>
                  </w:divBdr>
                </w:div>
                <w:div w:id="834226356">
                  <w:marLeft w:val="0"/>
                  <w:marRight w:val="0"/>
                  <w:marTop w:val="0"/>
                  <w:marBottom w:val="0"/>
                  <w:divBdr>
                    <w:top w:val="none" w:sz="0" w:space="0" w:color="auto"/>
                    <w:left w:val="none" w:sz="0" w:space="0" w:color="auto"/>
                    <w:bottom w:val="none" w:sz="0" w:space="0" w:color="auto"/>
                    <w:right w:val="none" w:sz="0" w:space="0" w:color="auto"/>
                  </w:divBdr>
                </w:div>
                <w:div w:id="835807101">
                  <w:marLeft w:val="0"/>
                  <w:marRight w:val="0"/>
                  <w:marTop w:val="0"/>
                  <w:marBottom w:val="0"/>
                  <w:divBdr>
                    <w:top w:val="none" w:sz="0" w:space="0" w:color="auto"/>
                    <w:left w:val="none" w:sz="0" w:space="0" w:color="auto"/>
                    <w:bottom w:val="none" w:sz="0" w:space="0" w:color="auto"/>
                    <w:right w:val="none" w:sz="0" w:space="0" w:color="auto"/>
                  </w:divBdr>
                </w:div>
                <w:div w:id="836924324">
                  <w:marLeft w:val="0"/>
                  <w:marRight w:val="0"/>
                  <w:marTop w:val="0"/>
                  <w:marBottom w:val="0"/>
                  <w:divBdr>
                    <w:top w:val="none" w:sz="0" w:space="0" w:color="auto"/>
                    <w:left w:val="none" w:sz="0" w:space="0" w:color="auto"/>
                    <w:bottom w:val="none" w:sz="0" w:space="0" w:color="auto"/>
                    <w:right w:val="none" w:sz="0" w:space="0" w:color="auto"/>
                  </w:divBdr>
                </w:div>
                <w:div w:id="836924564">
                  <w:marLeft w:val="0"/>
                  <w:marRight w:val="0"/>
                  <w:marTop w:val="0"/>
                  <w:marBottom w:val="0"/>
                  <w:divBdr>
                    <w:top w:val="none" w:sz="0" w:space="0" w:color="auto"/>
                    <w:left w:val="none" w:sz="0" w:space="0" w:color="auto"/>
                    <w:bottom w:val="none" w:sz="0" w:space="0" w:color="auto"/>
                    <w:right w:val="none" w:sz="0" w:space="0" w:color="auto"/>
                  </w:divBdr>
                </w:div>
                <w:div w:id="840196185">
                  <w:marLeft w:val="0"/>
                  <w:marRight w:val="0"/>
                  <w:marTop w:val="0"/>
                  <w:marBottom w:val="0"/>
                  <w:divBdr>
                    <w:top w:val="none" w:sz="0" w:space="0" w:color="auto"/>
                    <w:left w:val="none" w:sz="0" w:space="0" w:color="auto"/>
                    <w:bottom w:val="none" w:sz="0" w:space="0" w:color="auto"/>
                    <w:right w:val="none" w:sz="0" w:space="0" w:color="auto"/>
                  </w:divBdr>
                </w:div>
                <w:div w:id="840583597">
                  <w:marLeft w:val="0"/>
                  <w:marRight w:val="0"/>
                  <w:marTop w:val="0"/>
                  <w:marBottom w:val="0"/>
                  <w:divBdr>
                    <w:top w:val="none" w:sz="0" w:space="0" w:color="auto"/>
                    <w:left w:val="none" w:sz="0" w:space="0" w:color="auto"/>
                    <w:bottom w:val="none" w:sz="0" w:space="0" w:color="auto"/>
                    <w:right w:val="none" w:sz="0" w:space="0" w:color="auto"/>
                  </w:divBdr>
                </w:div>
                <w:div w:id="841243987">
                  <w:marLeft w:val="0"/>
                  <w:marRight w:val="0"/>
                  <w:marTop w:val="0"/>
                  <w:marBottom w:val="0"/>
                  <w:divBdr>
                    <w:top w:val="none" w:sz="0" w:space="0" w:color="auto"/>
                    <w:left w:val="none" w:sz="0" w:space="0" w:color="auto"/>
                    <w:bottom w:val="none" w:sz="0" w:space="0" w:color="auto"/>
                    <w:right w:val="none" w:sz="0" w:space="0" w:color="auto"/>
                  </w:divBdr>
                </w:div>
                <w:div w:id="841357307">
                  <w:marLeft w:val="0"/>
                  <w:marRight w:val="0"/>
                  <w:marTop w:val="0"/>
                  <w:marBottom w:val="0"/>
                  <w:divBdr>
                    <w:top w:val="none" w:sz="0" w:space="0" w:color="auto"/>
                    <w:left w:val="none" w:sz="0" w:space="0" w:color="auto"/>
                    <w:bottom w:val="none" w:sz="0" w:space="0" w:color="auto"/>
                    <w:right w:val="none" w:sz="0" w:space="0" w:color="auto"/>
                  </w:divBdr>
                </w:div>
                <w:div w:id="841899308">
                  <w:marLeft w:val="0"/>
                  <w:marRight w:val="0"/>
                  <w:marTop w:val="0"/>
                  <w:marBottom w:val="0"/>
                  <w:divBdr>
                    <w:top w:val="none" w:sz="0" w:space="0" w:color="auto"/>
                    <w:left w:val="none" w:sz="0" w:space="0" w:color="auto"/>
                    <w:bottom w:val="none" w:sz="0" w:space="0" w:color="auto"/>
                    <w:right w:val="none" w:sz="0" w:space="0" w:color="auto"/>
                  </w:divBdr>
                </w:div>
                <w:div w:id="842547655">
                  <w:marLeft w:val="0"/>
                  <w:marRight w:val="0"/>
                  <w:marTop w:val="0"/>
                  <w:marBottom w:val="0"/>
                  <w:divBdr>
                    <w:top w:val="none" w:sz="0" w:space="0" w:color="auto"/>
                    <w:left w:val="none" w:sz="0" w:space="0" w:color="auto"/>
                    <w:bottom w:val="none" w:sz="0" w:space="0" w:color="auto"/>
                    <w:right w:val="none" w:sz="0" w:space="0" w:color="auto"/>
                  </w:divBdr>
                </w:div>
                <w:div w:id="842627105">
                  <w:marLeft w:val="0"/>
                  <w:marRight w:val="0"/>
                  <w:marTop w:val="0"/>
                  <w:marBottom w:val="0"/>
                  <w:divBdr>
                    <w:top w:val="none" w:sz="0" w:space="0" w:color="auto"/>
                    <w:left w:val="none" w:sz="0" w:space="0" w:color="auto"/>
                    <w:bottom w:val="none" w:sz="0" w:space="0" w:color="auto"/>
                    <w:right w:val="none" w:sz="0" w:space="0" w:color="auto"/>
                  </w:divBdr>
                </w:div>
                <w:div w:id="843281078">
                  <w:marLeft w:val="0"/>
                  <w:marRight w:val="0"/>
                  <w:marTop w:val="0"/>
                  <w:marBottom w:val="0"/>
                  <w:divBdr>
                    <w:top w:val="none" w:sz="0" w:space="0" w:color="auto"/>
                    <w:left w:val="none" w:sz="0" w:space="0" w:color="auto"/>
                    <w:bottom w:val="none" w:sz="0" w:space="0" w:color="auto"/>
                    <w:right w:val="none" w:sz="0" w:space="0" w:color="auto"/>
                  </w:divBdr>
                </w:div>
                <w:div w:id="843980275">
                  <w:marLeft w:val="0"/>
                  <w:marRight w:val="0"/>
                  <w:marTop w:val="0"/>
                  <w:marBottom w:val="0"/>
                  <w:divBdr>
                    <w:top w:val="none" w:sz="0" w:space="0" w:color="auto"/>
                    <w:left w:val="none" w:sz="0" w:space="0" w:color="auto"/>
                    <w:bottom w:val="none" w:sz="0" w:space="0" w:color="auto"/>
                    <w:right w:val="none" w:sz="0" w:space="0" w:color="auto"/>
                  </w:divBdr>
                </w:div>
                <w:div w:id="844247133">
                  <w:marLeft w:val="0"/>
                  <w:marRight w:val="0"/>
                  <w:marTop w:val="0"/>
                  <w:marBottom w:val="0"/>
                  <w:divBdr>
                    <w:top w:val="none" w:sz="0" w:space="0" w:color="auto"/>
                    <w:left w:val="none" w:sz="0" w:space="0" w:color="auto"/>
                    <w:bottom w:val="none" w:sz="0" w:space="0" w:color="auto"/>
                    <w:right w:val="none" w:sz="0" w:space="0" w:color="auto"/>
                  </w:divBdr>
                </w:div>
                <w:div w:id="844705265">
                  <w:marLeft w:val="0"/>
                  <w:marRight w:val="0"/>
                  <w:marTop w:val="0"/>
                  <w:marBottom w:val="0"/>
                  <w:divBdr>
                    <w:top w:val="none" w:sz="0" w:space="0" w:color="auto"/>
                    <w:left w:val="none" w:sz="0" w:space="0" w:color="auto"/>
                    <w:bottom w:val="none" w:sz="0" w:space="0" w:color="auto"/>
                    <w:right w:val="none" w:sz="0" w:space="0" w:color="auto"/>
                  </w:divBdr>
                </w:div>
                <w:div w:id="845095442">
                  <w:marLeft w:val="0"/>
                  <w:marRight w:val="0"/>
                  <w:marTop w:val="0"/>
                  <w:marBottom w:val="0"/>
                  <w:divBdr>
                    <w:top w:val="none" w:sz="0" w:space="0" w:color="auto"/>
                    <w:left w:val="none" w:sz="0" w:space="0" w:color="auto"/>
                    <w:bottom w:val="none" w:sz="0" w:space="0" w:color="auto"/>
                    <w:right w:val="none" w:sz="0" w:space="0" w:color="auto"/>
                  </w:divBdr>
                </w:div>
                <w:div w:id="846095795">
                  <w:marLeft w:val="0"/>
                  <w:marRight w:val="0"/>
                  <w:marTop w:val="0"/>
                  <w:marBottom w:val="0"/>
                  <w:divBdr>
                    <w:top w:val="none" w:sz="0" w:space="0" w:color="auto"/>
                    <w:left w:val="none" w:sz="0" w:space="0" w:color="auto"/>
                    <w:bottom w:val="none" w:sz="0" w:space="0" w:color="auto"/>
                    <w:right w:val="none" w:sz="0" w:space="0" w:color="auto"/>
                  </w:divBdr>
                </w:div>
                <w:div w:id="847594289">
                  <w:marLeft w:val="0"/>
                  <w:marRight w:val="0"/>
                  <w:marTop w:val="0"/>
                  <w:marBottom w:val="0"/>
                  <w:divBdr>
                    <w:top w:val="none" w:sz="0" w:space="0" w:color="auto"/>
                    <w:left w:val="none" w:sz="0" w:space="0" w:color="auto"/>
                    <w:bottom w:val="none" w:sz="0" w:space="0" w:color="auto"/>
                    <w:right w:val="none" w:sz="0" w:space="0" w:color="auto"/>
                  </w:divBdr>
                </w:div>
                <w:div w:id="847601870">
                  <w:marLeft w:val="0"/>
                  <w:marRight w:val="0"/>
                  <w:marTop w:val="0"/>
                  <w:marBottom w:val="0"/>
                  <w:divBdr>
                    <w:top w:val="none" w:sz="0" w:space="0" w:color="auto"/>
                    <w:left w:val="none" w:sz="0" w:space="0" w:color="auto"/>
                    <w:bottom w:val="none" w:sz="0" w:space="0" w:color="auto"/>
                    <w:right w:val="none" w:sz="0" w:space="0" w:color="auto"/>
                  </w:divBdr>
                </w:div>
                <w:div w:id="850294208">
                  <w:marLeft w:val="0"/>
                  <w:marRight w:val="0"/>
                  <w:marTop w:val="0"/>
                  <w:marBottom w:val="0"/>
                  <w:divBdr>
                    <w:top w:val="none" w:sz="0" w:space="0" w:color="auto"/>
                    <w:left w:val="none" w:sz="0" w:space="0" w:color="auto"/>
                    <w:bottom w:val="none" w:sz="0" w:space="0" w:color="auto"/>
                    <w:right w:val="none" w:sz="0" w:space="0" w:color="auto"/>
                  </w:divBdr>
                </w:div>
                <w:div w:id="850753445">
                  <w:marLeft w:val="0"/>
                  <w:marRight w:val="0"/>
                  <w:marTop w:val="0"/>
                  <w:marBottom w:val="0"/>
                  <w:divBdr>
                    <w:top w:val="none" w:sz="0" w:space="0" w:color="auto"/>
                    <w:left w:val="none" w:sz="0" w:space="0" w:color="auto"/>
                    <w:bottom w:val="none" w:sz="0" w:space="0" w:color="auto"/>
                    <w:right w:val="none" w:sz="0" w:space="0" w:color="auto"/>
                  </w:divBdr>
                </w:div>
                <w:div w:id="852377808">
                  <w:marLeft w:val="0"/>
                  <w:marRight w:val="0"/>
                  <w:marTop w:val="0"/>
                  <w:marBottom w:val="0"/>
                  <w:divBdr>
                    <w:top w:val="none" w:sz="0" w:space="0" w:color="auto"/>
                    <w:left w:val="none" w:sz="0" w:space="0" w:color="auto"/>
                    <w:bottom w:val="none" w:sz="0" w:space="0" w:color="auto"/>
                    <w:right w:val="none" w:sz="0" w:space="0" w:color="auto"/>
                  </w:divBdr>
                </w:div>
                <w:div w:id="853150268">
                  <w:marLeft w:val="0"/>
                  <w:marRight w:val="0"/>
                  <w:marTop w:val="0"/>
                  <w:marBottom w:val="0"/>
                  <w:divBdr>
                    <w:top w:val="none" w:sz="0" w:space="0" w:color="auto"/>
                    <w:left w:val="none" w:sz="0" w:space="0" w:color="auto"/>
                    <w:bottom w:val="none" w:sz="0" w:space="0" w:color="auto"/>
                    <w:right w:val="none" w:sz="0" w:space="0" w:color="auto"/>
                  </w:divBdr>
                </w:div>
                <w:div w:id="855194101">
                  <w:marLeft w:val="0"/>
                  <w:marRight w:val="0"/>
                  <w:marTop w:val="0"/>
                  <w:marBottom w:val="0"/>
                  <w:divBdr>
                    <w:top w:val="none" w:sz="0" w:space="0" w:color="auto"/>
                    <w:left w:val="none" w:sz="0" w:space="0" w:color="auto"/>
                    <w:bottom w:val="none" w:sz="0" w:space="0" w:color="auto"/>
                    <w:right w:val="none" w:sz="0" w:space="0" w:color="auto"/>
                  </w:divBdr>
                </w:div>
                <w:div w:id="855458794">
                  <w:marLeft w:val="0"/>
                  <w:marRight w:val="0"/>
                  <w:marTop w:val="0"/>
                  <w:marBottom w:val="0"/>
                  <w:divBdr>
                    <w:top w:val="none" w:sz="0" w:space="0" w:color="auto"/>
                    <w:left w:val="none" w:sz="0" w:space="0" w:color="auto"/>
                    <w:bottom w:val="none" w:sz="0" w:space="0" w:color="auto"/>
                    <w:right w:val="none" w:sz="0" w:space="0" w:color="auto"/>
                  </w:divBdr>
                </w:div>
                <w:div w:id="855801777">
                  <w:marLeft w:val="0"/>
                  <w:marRight w:val="0"/>
                  <w:marTop w:val="0"/>
                  <w:marBottom w:val="0"/>
                  <w:divBdr>
                    <w:top w:val="none" w:sz="0" w:space="0" w:color="auto"/>
                    <w:left w:val="none" w:sz="0" w:space="0" w:color="auto"/>
                    <w:bottom w:val="none" w:sz="0" w:space="0" w:color="auto"/>
                    <w:right w:val="none" w:sz="0" w:space="0" w:color="auto"/>
                  </w:divBdr>
                </w:div>
                <w:div w:id="855995363">
                  <w:marLeft w:val="0"/>
                  <w:marRight w:val="0"/>
                  <w:marTop w:val="0"/>
                  <w:marBottom w:val="0"/>
                  <w:divBdr>
                    <w:top w:val="none" w:sz="0" w:space="0" w:color="auto"/>
                    <w:left w:val="none" w:sz="0" w:space="0" w:color="auto"/>
                    <w:bottom w:val="none" w:sz="0" w:space="0" w:color="auto"/>
                    <w:right w:val="none" w:sz="0" w:space="0" w:color="auto"/>
                  </w:divBdr>
                </w:div>
                <w:div w:id="857505083">
                  <w:marLeft w:val="0"/>
                  <w:marRight w:val="0"/>
                  <w:marTop w:val="0"/>
                  <w:marBottom w:val="0"/>
                  <w:divBdr>
                    <w:top w:val="none" w:sz="0" w:space="0" w:color="auto"/>
                    <w:left w:val="none" w:sz="0" w:space="0" w:color="auto"/>
                    <w:bottom w:val="none" w:sz="0" w:space="0" w:color="auto"/>
                    <w:right w:val="none" w:sz="0" w:space="0" w:color="auto"/>
                  </w:divBdr>
                </w:div>
                <w:div w:id="857740344">
                  <w:marLeft w:val="0"/>
                  <w:marRight w:val="0"/>
                  <w:marTop w:val="0"/>
                  <w:marBottom w:val="0"/>
                  <w:divBdr>
                    <w:top w:val="none" w:sz="0" w:space="0" w:color="auto"/>
                    <w:left w:val="none" w:sz="0" w:space="0" w:color="auto"/>
                    <w:bottom w:val="none" w:sz="0" w:space="0" w:color="auto"/>
                    <w:right w:val="none" w:sz="0" w:space="0" w:color="auto"/>
                  </w:divBdr>
                </w:div>
                <w:div w:id="858859929">
                  <w:marLeft w:val="0"/>
                  <w:marRight w:val="0"/>
                  <w:marTop w:val="0"/>
                  <w:marBottom w:val="0"/>
                  <w:divBdr>
                    <w:top w:val="none" w:sz="0" w:space="0" w:color="auto"/>
                    <w:left w:val="none" w:sz="0" w:space="0" w:color="auto"/>
                    <w:bottom w:val="none" w:sz="0" w:space="0" w:color="auto"/>
                    <w:right w:val="none" w:sz="0" w:space="0" w:color="auto"/>
                  </w:divBdr>
                </w:div>
                <w:div w:id="860388665">
                  <w:marLeft w:val="0"/>
                  <w:marRight w:val="0"/>
                  <w:marTop w:val="0"/>
                  <w:marBottom w:val="0"/>
                  <w:divBdr>
                    <w:top w:val="none" w:sz="0" w:space="0" w:color="auto"/>
                    <w:left w:val="none" w:sz="0" w:space="0" w:color="auto"/>
                    <w:bottom w:val="none" w:sz="0" w:space="0" w:color="auto"/>
                    <w:right w:val="none" w:sz="0" w:space="0" w:color="auto"/>
                  </w:divBdr>
                </w:div>
                <w:div w:id="860555465">
                  <w:marLeft w:val="0"/>
                  <w:marRight w:val="0"/>
                  <w:marTop w:val="0"/>
                  <w:marBottom w:val="0"/>
                  <w:divBdr>
                    <w:top w:val="none" w:sz="0" w:space="0" w:color="auto"/>
                    <w:left w:val="none" w:sz="0" w:space="0" w:color="auto"/>
                    <w:bottom w:val="none" w:sz="0" w:space="0" w:color="auto"/>
                    <w:right w:val="none" w:sz="0" w:space="0" w:color="auto"/>
                  </w:divBdr>
                </w:div>
                <w:div w:id="860900573">
                  <w:marLeft w:val="0"/>
                  <w:marRight w:val="0"/>
                  <w:marTop w:val="0"/>
                  <w:marBottom w:val="0"/>
                  <w:divBdr>
                    <w:top w:val="none" w:sz="0" w:space="0" w:color="auto"/>
                    <w:left w:val="none" w:sz="0" w:space="0" w:color="auto"/>
                    <w:bottom w:val="none" w:sz="0" w:space="0" w:color="auto"/>
                    <w:right w:val="none" w:sz="0" w:space="0" w:color="auto"/>
                  </w:divBdr>
                </w:div>
                <w:div w:id="861240554">
                  <w:marLeft w:val="0"/>
                  <w:marRight w:val="0"/>
                  <w:marTop w:val="0"/>
                  <w:marBottom w:val="0"/>
                  <w:divBdr>
                    <w:top w:val="none" w:sz="0" w:space="0" w:color="auto"/>
                    <w:left w:val="none" w:sz="0" w:space="0" w:color="auto"/>
                    <w:bottom w:val="none" w:sz="0" w:space="0" w:color="auto"/>
                    <w:right w:val="none" w:sz="0" w:space="0" w:color="auto"/>
                  </w:divBdr>
                </w:div>
                <w:div w:id="862522474">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864054513">
                  <w:marLeft w:val="0"/>
                  <w:marRight w:val="0"/>
                  <w:marTop w:val="0"/>
                  <w:marBottom w:val="0"/>
                  <w:divBdr>
                    <w:top w:val="none" w:sz="0" w:space="0" w:color="auto"/>
                    <w:left w:val="none" w:sz="0" w:space="0" w:color="auto"/>
                    <w:bottom w:val="none" w:sz="0" w:space="0" w:color="auto"/>
                    <w:right w:val="none" w:sz="0" w:space="0" w:color="auto"/>
                  </w:divBdr>
                </w:div>
                <w:div w:id="865216959">
                  <w:marLeft w:val="0"/>
                  <w:marRight w:val="0"/>
                  <w:marTop w:val="0"/>
                  <w:marBottom w:val="0"/>
                  <w:divBdr>
                    <w:top w:val="none" w:sz="0" w:space="0" w:color="auto"/>
                    <w:left w:val="none" w:sz="0" w:space="0" w:color="auto"/>
                    <w:bottom w:val="none" w:sz="0" w:space="0" w:color="auto"/>
                    <w:right w:val="none" w:sz="0" w:space="0" w:color="auto"/>
                  </w:divBdr>
                </w:div>
                <w:div w:id="869758207">
                  <w:marLeft w:val="0"/>
                  <w:marRight w:val="0"/>
                  <w:marTop w:val="0"/>
                  <w:marBottom w:val="0"/>
                  <w:divBdr>
                    <w:top w:val="none" w:sz="0" w:space="0" w:color="auto"/>
                    <w:left w:val="none" w:sz="0" w:space="0" w:color="auto"/>
                    <w:bottom w:val="none" w:sz="0" w:space="0" w:color="auto"/>
                    <w:right w:val="none" w:sz="0" w:space="0" w:color="auto"/>
                  </w:divBdr>
                </w:div>
                <w:div w:id="870150666">
                  <w:marLeft w:val="0"/>
                  <w:marRight w:val="0"/>
                  <w:marTop w:val="0"/>
                  <w:marBottom w:val="0"/>
                  <w:divBdr>
                    <w:top w:val="none" w:sz="0" w:space="0" w:color="auto"/>
                    <w:left w:val="none" w:sz="0" w:space="0" w:color="auto"/>
                    <w:bottom w:val="none" w:sz="0" w:space="0" w:color="auto"/>
                    <w:right w:val="none" w:sz="0" w:space="0" w:color="auto"/>
                  </w:divBdr>
                </w:div>
                <w:div w:id="871304980">
                  <w:marLeft w:val="0"/>
                  <w:marRight w:val="0"/>
                  <w:marTop w:val="0"/>
                  <w:marBottom w:val="0"/>
                  <w:divBdr>
                    <w:top w:val="none" w:sz="0" w:space="0" w:color="auto"/>
                    <w:left w:val="none" w:sz="0" w:space="0" w:color="auto"/>
                    <w:bottom w:val="none" w:sz="0" w:space="0" w:color="auto"/>
                    <w:right w:val="none" w:sz="0" w:space="0" w:color="auto"/>
                  </w:divBdr>
                </w:div>
                <w:div w:id="872379262">
                  <w:marLeft w:val="0"/>
                  <w:marRight w:val="0"/>
                  <w:marTop w:val="0"/>
                  <w:marBottom w:val="0"/>
                  <w:divBdr>
                    <w:top w:val="none" w:sz="0" w:space="0" w:color="auto"/>
                    <w:left w:val="none" w:sz="0" w:space="0" w:color="auto"/>
                    <w:bottom w:val="none" w:sz="0" w:space="0" w:color="auto"/>
                    <w:right w:val="none" w:sz="0" w:space="0" w:color="auto"/>
                  </w:divBdr>
                </w:div>
                <w:div w:id="872500783">
                  <w:marLeft w:val="0"/>
                  <w:marRight w:val="0"/>
                  <w:marTop w:val="0"/>
                  <w:marBottom w:val="0"/>
                  <w:divBdr>
                    <w:top w:val="none" w:sz="0" w:space="0" w:color="auto"/>
                    <w:left w:val="none" w:sz="0" w:space="0" w:color="auto"/>
                    <w:bottom w:val="none" w:sz="0" w:space="0" w:color="auto"/>
                    <w:right w:val="none" w:sz="0" w:space="0" w:color="auto"/>
                  </w:divBdr>
                </w:div>
                <w:div w:id="874200312">
                  <w:marLeft w:val="0"/>
                  <w:marRight w:val="0"/>
                  <w:marTop w:val="0"/>
                  <w:marBottom w:val="0"/>
                  <w:divBdr>
                    <w:top w:val="none" w:sz="0" w:space="0" w:color="auto"/>
                    <w:left w:val="none" w:sz="0" w:space="0" w:color="auto"/>
                    <w:bottom w:val="none" w:sz="0" w:space="0" w:color="auto"/>
                    <w:right w:val="none" w:sz="0" w:space="0" w:color="auto"/>
                  </w:divBdr>
                </w:div>
                <w:div w:id="874925926">
                  <w:marLeft w:val="0"/>
                  <w:marRight w:val="0"/>
                  <w:marTop w:val="0"/>
                  <w:marBottom w:val="0"/>
                  <w:divBdr>
                    <w:top w:val="none" w:sz="0" w:space="0" w:color="auto"/>
                    <w:left w:val="none" w:sz="0" w:space="0" w:color="auto"/>
                    <w:bottom w:val="none" w:sz="0" w:space="0" w:color="auto"/>
                    <w:right w:val="none" w:sz="0" w:space="0" w:color="auto"/>
                  </w:divBdr>
                </w:div>
                <w:div w:id="876353453">
                  <w:marLeft w:val="0"/>
                  <w:marRight w:val="0"/>
                  <w:marTop w:val="0"/>
                  <w:marBottom w:val="0"/>
                  <w:divBdr>
                    <w:top w:val="none" w:sz="0" w:space="0" w:color="auto"/>
                    <w:left w:val="none" w:sz="0" w:space="0" w:color="auto"/>
                    <w:bottom w:val="none" w:sz="0" w:space="0" w:color="auto"/>
                    <w:right w:val="none" w:sz="0" w:space="0" w:color="auto"/>
                  </w:divBdr>
                </w:div>
                <w:div w:id="876770523">
                  <w:marLeft w:val="0"/>
                  <w:marRight w:val="0"/>
                  <w:marTop w:val="0"/>
                  <w:marBottom w:val="0"/>
                  <w:divBdr>
                    <w:top w:val="none" w:sz="0" w:space="0" w:color="auto"/>
                    <w:left w:val="none" w:sz="0" w:space="0" w:color="auto"/>
                    <w:bottom w:val="none" w:sz="0" w:space="0" w:color="auto"/>
                    <w:right w:val="none" w:sz="0" w:space="0" w:color="auto"/>
                  </w:divBdr>
                </w:div>
                <w:div w:id="877472119">
                  <w:marLeft w:val="0"/>
                  <w:marRight w:val="0"/>
                  <w:marTop w:val="0"/>
                  <w:marBottom w:val="0"/>
                  <w:divBdr>
                    <w:top w:val="none" w:sz="0" w:space="0" w:color="auto"/>
                    <w:left w:val="none" w:sz="0" w:space="0" w:color="auto"/>
                    <w:bottom w:val="none" w:sz="0" w:space="0" w:color="auto"/>
                    <w:right w:val="none" w:sz="0" w:space="0" w:color="auto"/>
                  </w:divBdr>
                </w:div>
                <w:div w:id="878591041">
                  <w:marLeft w:val="0"/>
                  <w:marRight w:val="0"/>
                  <w:marTop w:val="0"/>
                  <w:marBottom w:val="0"/>
                  <w:divBdr>
                    <w:top w:val="none" w:sz="0" w:space="0" w:color="auto"/>
                    <w:left w:val="none" w:sz="0" w:space="0" w:color="auto"/>
                    <w:bottom w:val="none" w:sz="0" w:space="0" w:color="auto"/>
                    <w:right w:val="none" w:sz="0" w:space="0" w:color="auto"/>
                  </w:divBdr>
                </w:div>
                <w:div w:id="878905224">
                  <w:marLeft w:val="0"/>
                  <w:marRight w:val="0"/>
                  <w:marTop w:val="0"/>
                  <w:marBottom w:val="0"/>
                  <w:divBdr>
                    <w:top w:val="none" w:sz="0" w:space="0" w:color="auto"/>
                    <w:left w:val="none" w:sz="0" w:space="0" w:color="auto"/>
                    <w:bottom w:val="none" w:sz="0" w:space="0" w:color="auto"/>
                    <w:right w:val="none" w:sz="0" w:space="0" w:color="auto"/>
                  </w:divBdr>
                </w:div>
                <w:div w:id="879248192">
                  <w:marLeft w:val="0"/>
                  <w:marRight w:val="0"/>
                  <w:marTop w:val="0"/>
                  <w:marBottom w:val="0"/>
                  <w:divBdr>
                    <w:top w:val="none" w:sz="0" w:space="0" w:color="auto"/>
                    <w:left w:val="none" w:sz="0" w:space="0" w:color="auto"/>
                    <w:bottom w:val="none" w:sz="0" w:space="0" w:color="auto"/>
                    <w:right w:val="none" w:sz="0" w:space="0" w:color="auto"/>
                  </w:divBdr>
                </w:div>
                <w:div w:id="879509137">
                  <w:marLeft w:val="0"/>
                  <w:marRight w:val="0"/>
                  <w:marTop w:val="0"/>
                  <w:marBottom w:val="0"/>
                  <w:divBdr>
                    <w:top w:val="none" w:sz="0" w:space="0" w:color="auto"/>
                    <w:left w:val="none" w:sz="0" w:space="0" w:color="auto"/>
                    <w:bottom w:val="none" w:sz="0" w:space="0" w:color="auto"/>
                    <w:right w:val="none" w:sz="0" w:space="0" w:color="auto"/>
                  </w:divBdr>
                </w:div>
                <w:div w:id="879972837">
                  <w:marLeft w:val="0"/>
                  <w:marRight w:val="0"/>
                  <w:marTop w:val="0"/>
                  <w:marBottom w:val="0"/>
                  <w:divBdr>
                    <w:top w:val="none" w:sz="0" w:space="0" w:color="auto"/>
                    <w:left w:val="none" w:sz="0" w:space="0" w:color="auto"/>
                    <w:bottom w:val="none" w:sz="0" w:space="0" w:color="auto"/>
                    <w:right w:val="none" w:sz="0" w:space="0" w:color="auto"/>
                  </w:divBdr>
                </w:div>
                <w:div w:id="880945948">
                  <w:marLeft w:val="0"/>
                  <w:marRight w:val="0"/>
                  <w:marTop w:val="0"/>
                  <w:marBottom w:val="0"/>
                  <w:divBdr>
                    <w:top w:val="none" w:sz="0" w:space="0" w:color="auto"/>
                    <w:left w:val="none" w:sz="0" w:space="0" w:color="auto"/>
                    <w:bottom w:val="none" w:sz="0" w:space="0" w:color="auto"/>
                    <w:right w:val="none" w:sz="0" w:space="0" w:color="auto"/>
                  </w:divBdr>
                </w:div>
                <w:div w:id="881673137">
                  <w:marLeft w:val="0"/>
                  <w:marRight w:val="0"/>
                  <w:marTop w:val="0"/>
                  <w:marBottom w:val="0"/>
                  <w:divBdr>
                    <w:top w:val="none" w:sz="0" w:space="0" w:color="auto"/>
                    <w:left w:val="none" w:sz="0" w:space="0" w:color="auto"/>
                    <w:bottom w:val="none" w:sz="0" w:space="0" w:color="auto"/>
                    <w:right w:val="none" w:sz="0" w:space="0" w:color="auto"/>
                  </w:divBdr>
                </w:div>
                <w:div w:id="885607858">
                  <w:marLeft w:val="0"/>
                  <w:marRight w:val="0"/>
                  <w:marTop w:val="0"/>
                  <w:marBottom w:val="0"/>
                  <w:divBdr>
                    <w:top w:val="none" w:sz="0" w:space="0" w:color="auto"/>
                    <w:left w:val="none" w:sz="0" w:space="0" w:color="auto"/>
                    <w:bottom w:val="none" w:sz="0" w:space="0" w:color="auto"/>
                    <w:right w:val="none" w:sz="0" w:space="0" w:color="auto"/>
                  </w:divBdr>
                </w:div>
                <w:div w:id="886722783">
                  <w:marLeft w:val="0"/>
                  <w:marRight w:val="0"/>
                  <w:marTop w:val="0"/>
                  <w:marBottom w:val="0"/>
                  <w:divBdr>
                    <w:top w:val="none" w:sz="0" w:space="0" w:color="auto"/>
                    <w:left w:val="none" w:sz="0" w:space="0" w:color="auto"/>
                    <w:bottom w:val="none" w:sz="0" w:space="0" w:color="auto"/>
                    <w:right w:val="none" w:sz="0" w:space="0" w:color="auto"/>
                  </w:divBdr>
                </w:div>
                <w:div w:id="886722848">
                  <w:marLeft w:val="0"/>
                  <w:marRight w:val="0"/>
                  <w:marTop w:val="0"/>
                  <w:marBottom w:val="0"/>
                  <w:divBdr>
                    <w:top w:val="none" w:sz="0" w:space="0" w:color="auto"/>
                    <w:left w:val="none" w:sz="0" w:space="0" w:color="auto"/>
                    <w:bottom w:val="none" w:sz="0" w:space="0" w:color="auto"/>
                    <w:right w:val="none" w:sz="0" w:space="0" w:color="auto"/>
                  </w:divBdr>
                </w:div>
                <w:div w:id="888615563">
                  <w:marLeft w:val="0"/>
                  <w:marRight w:val="0"/>
                  <w:marTop w:val="0"/>
                  <w:marBottom w:val="0"/>
                  <w:divBdr>
                    <w:top w:val="none" w:sz="0" w:space="0" w:color="auto"/>
                    <w:left w:val="none" w:sz="0" w:space="0" w:color="auto"/>
                    <w:bottom w:val="none" w:sz="0" w:space="0" w:color="auto"/>
                    <w:right w:val="none" w:sz="0" w:space="0" w:color="auto"/>
                  </w:divBdr>
                </w:div>
                <w:div w:id="892237542">
                  <w:marLeft w:val="0"/>
                  <w:marRight w:val="0"/>
                  <w:marTop w:val="0"/>
                  <w:marBottom w:val="0"/>
                  <w:divBdr>
                    <w:top w:val="none" w:sz="0" w:space="0" w:color="auto"/>
                    <w:left w:val="none" w:sz="0" w:space="0" w:color="auto"/>
                    <w:bottom w:val="none" w:sz="0" w:space="0" w:color="auto"/>
                    <w:right w:val="none" w:sz="0" w:space="0" w:color="auto"/>
                  </w:divBdr>
                </w:div>
                <w:div w:id="893733007">
                  <w:marLeft w:val="0"/>
                  <w:marRight w:val="0"/>
                  <w:marTop w:val="0"/>
                  <w:marBottom w:val="0"/>
                  <w:divBdr>
                    <w:top w:val="none" w:sz="0" w:space="0" w:color="auto"/>
                    <w:left w:val="none" w:sz="0" w:space="0" w:color="auto"/>
                    <w:bottom w:val="none" w:sz="0" w:space="0" w:color="auto"/>
                    <w:right w:val="none" w:sz="0" w:space="0" w:color="auto"/>
                  </w:divBdr>
                </w:div>
                <w:div w:id="893856309">
                  <w:marLeft w:val="0"/>
                  <w:marRight w:val="0"/>
                  <w:marTop w:val="0"/>
                  <w:marBottom w:val="0"/>
                  <w:divBdr>
                    <w:top w:val="none" w:sz="0" w:space="0" w:color="auto"/>
                    <w:left w:val="none" w:sz="0" w:space="0" w:color="auto"/>
                    <w:bottom w:val="none" w:sz="0" w:space="0" w:color="auto"/>
                    <w:right w:val="none" w:sz="0" w:space="0" w:color="auto"/>
                  </w:divBdr>
                </w:div>
                <w:div w:id="894002087">
                  <w:marLeft w:val="0"/>
                  <w:marRight w:val="0"/>
                  <w:marTop w:val="0"/>
                  <w:marBottom w:val="0"/>
                  <w:divBdr>
                    <w:top w:val="none" w:sz="0" w:space="0" w:color="auto"/>
                    <w:left w:val="none" w:sz="0" w:space="0" w:color="auto"/>
                    <w:bottom w:val="none" w:sz="0" w:space="0" w:color="auto"/>
                    <w:right w:val="none" w:sz="0" w:space="0" w:color="auto"/>
                  </w:divBdr>
                </w:div>
                <w:div w:id="894509989">
                  <w:marLeft w:val="0"/>
                  <w:marRight w:val="0"/>
                  <w:marTop w:val="0"/>
                  <w:marBottom w:val="0"/>
                  <w:divBdr>
                    <w:top w:val="none" w:sz="0" w:space="0" w:color="auto"/>
                    <w:left w:val="none" w:sz="0" w:space="0" w:color="auto"/>
                    <w:bottom w:val="none" w:sz="0" w:space="0" w:color="auto"/>
                    <w:right w:val="none" w:sz="0" w:space="0" w:color="auto"/>
                  </w:divBdr>
                </w:div>
                <w:div w:id="896167539">
                  <w:marLeft w:val="0"/>
                  <w:marRight w:val="0"/>
                  <w:marTop w:val="0"/>
                  <w:marBottom w:val="0"/>
                  <w:divBdr>
                    <w:top w:val="none" w:sz="0" w:space="0" w:color="auto"/>
                    <w:left w:val="none" w:sz="0" w:space="0" w:color="auto"/>
                    <w:bottom w:val="none" w:sz="0" w:space="0" w:color="auto"/>
                    <w:right w:val="none" w:sz="0" w:space="0" w:color="auto"/>
                  </w:divBdr>
                </w:div>
                <w:div w:id="896555255">
                  <w:marLeft w:val="0"/>
                  <w:marRight w:val="0"/>
                  <w:marTop w:val="0"/>
                  <w:marBottom w:val="0"/>
                  <w:divBdr>
                    <w:top w:val="none" w:sz="0" w:space="0" w:color="auto"/>
                    <w:left w:val="none" w:sz="0" w:space="0" w:color="auto"/>
                    <w:bottom w:val="none" w:sz="0" w:space="0" w:color="auto"/>
                    <w:right w:val="none" w:sz="0" w:space="0" w:color="auto"/>
                  </w:divBdr>
                </w:div>
                <w:div w:id="896818446">
                  <w:marLeft w:val="0"/>
                  <w:marRight w:val="0"/>
                  <w:marTop w:val="0"/>
                  <w:marBottom w:val="0"/>
                  <w:divBdr>
                    <w:top w:val="none" w:sz="0" w:space="0" w:color="auto"/>
                    <w:left w:val="none" w:sz="0" w:space="0" w:color="auto"/>
                    <w:bottom w:val="none" w:sz="0" w:space="0" w:color="auto"/>
                    <w:right w:val="none" w:sz="0" w:space="0" w:color="auto"/>
                  </w:divBdr>
                </w:div>
                <w:div w:id="903679405">
                  <w:marLeft w:val="0"/>
                  <w:marRight w:val="0"/>
                  <w:marTop w:val="0"/>
                  <w:marBottom w:val="0"/>
                  <w:divBdr>
                    <w:top w:val="none" w:sz="0" w:space="0" w:color="auto"/>
                    <w:left w:val="none" w:sz="0" w:space="0" w:color="auto"/>
                    <w:bottom w:val="none" w:sz="0" w:space="0" w:color="auto"/>
                    <w:right w:val="none" w:sz="0" w:space="0" w:color="auto"/>
                  </w:divBdr>
                </w:div>
                <w:div w:id="905451633">
                  <w:marLeft w:val="0"/>
                  <w:marRight w:val="0"/>
                  <w:marTop w:val="0"/>
                  <w:marBottom w:val="0"/>
                  <w:divBdr>
                    <w:top w:val="none" w:sz="0" w:space="0" w:color="auto"/>
                    <w:left w:val="none" w:sz="0" w:space="0" w:color="auto"/>
                    <w:bottom w:val="none" w:sz="0" w:space="0" w:color="auto"/>
                    <w:right w:val="none" w:sz="0" w:space="0" w:color="auto"/>
                  </w:divBdr>
                </w:div>
                <w:div w:id="906842844">
                  <w:marLeft w:val="0"/>
                  <w:marRight w:val="0"/>
                  <w:marTop w:val="0"/>
                  <w:marBottom w:val="0"/>
                  <w:divBdr>
                    <w:top w:val="none" w:sz="0" w:space="0" w:color="auto"/>
                    <w:left w:val="none" w:sz="0" w:space="0" w:color="auto"/>
                    <w:bottom w:val="none" w:sz="0" w:space="0" w:color="auto"/>
                    <w:right w:val="none" w:sz="0" w:space="0" w:color="auto"/>
                  </w:divBdr>
                </w:div>
                <w:div w:id="909343617">
                  <w:marLeft w:val="0"/>
                  <w:marRight w:val="0"/>
                  <w:marTop w:val="0"/>
                  <w:marBottom w:val="0"/>
                  <w:divBdr>
                    <w:top w:val="none" w:sz="0" w:space="0" w:color="auto"/>
                    <w:left w:val="none" w:sz="0" w:space="0" w:color="auto"/>
                    <w:bottom w:val="none" w:sz="0" w:space="0" w:color="auto"/>
                    <w:right w:val="none" w:sz="0" w:space="0" w:color="auto"/>
                  </w:divBdr>
                </w:div>
                <w:div w:id="909653192">
                  <w:marLeft w:val="0"/>
                  <w:marRight w:val="0"/>
                  <w:marTop w:val="0"/>
                  <w:marBottom w:val="0"/>
                  <w:divBdr>
                    <w:top w:val="none" w:sz="0" w:space="0" w:color="auto"/>
                    <w:left w:val="none" w:sz="0" w:space="0" w:color="auto"/>
                    <w:bottom w:val="none" w:sz="0" w:space="0" w:color="auto"/>
                    <w:right w:val="none" w:sz="0" w:space="0" w:color="auto"/>
                  </w:divBdr>
                </w:div>
                <w:div w:id="911618303">
                  <w:marLeft w:val="0"/>
                  <w:marRight w:val="0"/>
                  <w:marTop w:val="0"/>
                  <w:marBottom w:val="0"/>
                  <w:divBdr>
                    <w:top w:val="none" w:sz="0" w:space="0" w:color="auto"/>
                    <w:left w:val="none" w:sz="0" w:space="0" w:color="auto"/>
                    <w:bottom w:val="none" w:sz="0" w:space="0" w:color="auto"/>
                    <w:right w:val="none" w:sz="0" w:space="0" w:color="auto"/>
                  </w:divBdr>
                </w:div>
                <w:div w:id="911741740">
                  <w:marLeft w:val="0"/>
                  <w:marRight w:val="0"/>
                  <w:marTop w:val="0"/>
                  <w:marBottom w:val="0"/>
                  <w:divBdr>
                    <w:top w:val="none" w:sz="0" w:space="0" w:color="auto"/>
                    <w:left w:val="none" w:sz="0" w:space="0" w:color="auto"/>
                    <w:bottom w:val="none" w:sz="0" w:space="0" w:color="auto"/>
                    <w:right w:val="none" w:sz="0" w:space="0" w:color="auto"/>
                  </w:divBdr>
                </w:div>
                <w:div w:id="911893787">
                  <w:marLeft w:val="0"/>
                  <w:marRight w:val="0"/>
                  <w:marTop w:val="0"/>
                  <w:marBottom w:val="0"/>
                  <w:divBdr>
                    <w:top w:val="none" w:sz="0" w:space="0" w:color="auto"/>
                    <w:left w:val="none" w:sz="0" w:space="0" w:color="auto"/>
                    <w:bottom w:val="none" w:sz="0" w:space="0" w:color="auto"/>
                    <w:right w:val="none" w:sz="0" w:space="0" w:color="auto"/>
                  </w:divBdr>
                </w:div>
                <w:div w:id="912815482">
                  <w:marLeft w:val="0"/>
                  <w:marRight w:val="0"/>
                  <w:marTop w:val="0"/>
                  <w:marBottom w:val="0"/>
                  <w:divBdr>
                    <w:top w:val="none" w:sz="0" w:space="0" w:color="auto"/>
                    <w:left w:val="none" w:sz="0" w:space="0" w:color="auto"/>
                    <w:bottom w:val="none" w:sz="0" w:space="0" w:color="auto"/>
                    <w:right w:val="none" w:sz="0" w:space="0" w:color="auto"/>
                  </w:divBdr>
                </w:div>
                <w:div w:id="915240163">
                  <w:marLeft w:val="0"/>
                  <w:marRight w:val="0"/>
                  <w:marTop w:val="0"/>
                  <w:marBottom w:val="0"/>
                  <w:divBdr>
                    <w:top w:val="none" w:sz="0" w:space="0" w:color="auto"/>
                    <w:left w:val="none" w:sz="0" w:space="0" w:color="auto"/>
                    <w:bottom w:val="none" w:sz="0" w:space="0" w:color="auto"/>
                    <w:right w:val="none" w:sz="0" w:space="0" w:color="auto"/>
                  </w:divBdr>
                </w:div>
                <w:div w:id="918445089">
                  <w:marLeft w:val="0"/>
                  <w:marRight w:val="0"/>
                  <w:marTop w:val="0"/>
                  <w:marBottom w:val="0"/>
                  <w:divBdr>
                    <w:top w:val="none" w:sz="0" w:space="0" w:color="auto"/>
                    <w:left w:val="none" w:sz="0" w:space="0" w:color="auto"/>
                    <w:bottom w:val="none" w:sz="0" w:space="0" w:color="auto"/>
                    <w:right w:val="none" w:sz="0" w:space="0" w:color="auto"/>
                  </w:divBdr>
                </w:div>
                <w:div w:id="919801140">
                  <w:marLeft w:val="0"/>
                  <w:marRight w:val="0"/>
                  <w:marTop w:val="0"/>
                  <w:marBottom w:val="0"/>
                  <w:divBdr>
                    <w:top w:val="none" w:sz="0" w:space="0" w:color="auto"/>
                    <w:left w:val="none" w:sz="0" w:space="0" w:color="auto"/>
                    <w:bottom w:val="none" w:sz="0" w:space="0" w:color="auto"/>
                    <w:right w:val="none" w:sz="0" w:space="0" w:color="auto"/>
                  </w:divBdr>
                </w:div>
                <w:div w:id="919869402">
                  <w:marLeft w:val="0"/>
                  <w:marRight w:val="0"/>
                  <w:marTop w:val="0"/>
                  <w:marBottom w:val="0"/>
                  <w:divBdr>
                    <w:top w:val="none" w:sz="0" w:space="0" w:color="auto"/>
                    <w:left w:val="none" w:sz="0" w:space="0" w:color="auto"/>
                    <w:bottom w:val="none" w:sz="0" w:space="0" w:color="auto"/>
                    <w:right w:val="none" w:sz="0" w:space="0" w:color="auto"/>
                  </w:divBdr>
                </w:div>
                <w:div w:id="921838622">
                  <w:marLeft w:val="0"/>
                  <w:marRight w:val="0"/>
                  <w:marTop w:val="0"/>
                  <w:marBottom w:val="0"/>
                  <w:divBdr>
                    <w:top w:val="none" w:sz="0" w:space="0" w:color="auto"/>
                    <w:left w:val="none" w:sz="0" w:space="0" w:color="auto"/>
                    <w:bottom w:val="none" w:sz="0" w:space="0" w:color="auto"/>
                    <w:right w:val="none" w:sz="0" w:space="0" w:color="auto"/>
                  </w:divBdr>
                </w:div>
                <w:div w:id="922882774">
                  <w:marLeft w:val="0"/>
                  <w:marRight w:val="0"/>
                  <w:marTop w:val="0"/>
                  <w:marBottom w:val="0"/>
                  <w:divBdr>
                    <w:top w:val="none" w:sz="0" w:space="0" w:color="auto"/>
                    <w:left w:val="none" w:sz="0" w:space="0" w:color="auto"/>
                    <w:bottom w:val="none" w:sz="0" w:space="0" w:color="auto"/>
                    <w:right w:val="none" w:sz="0" w:space="0" w:color="auto"/>
                  </w:divBdr>
                </w:div>
                <w:div w:id="924412514">
                  <w:marLeft w:val="0"/>
                  <w:marRight w:val="0"/>
                  <w:marTop w:val="0"/>
                  <w:marBottom w:val="0"/>
                  <w:divBdr>
                    <w:top w:val="none" w:sz="0" w:space="0" w:color="auto"/>
                    <w:left w:val="none" w:sz="0" w:space="0" w:color="auto"/>
                    <w:bottom w:val="none" w:sz="0" w:space="0" w:color="auto"/>
                    <w:right w:val="none" w:sz="0" w:space="0" w:color="auto"/>
                  </w:divBdr>
                </w:div>
                <w:div w:id="924917445">
                  <w:marLeft w:val="0"/>
                  <w:marRight w:val="0"/>
                  <w:marTop w:val="0"/>
                  <w:marBottom w:val="0"/>
                  <w:divBdr>
                    <w:top w:val="none" w:sz="0" w:space="0" w:color="auto"/>
                    <w:left w:val="none" w:sz="0" w:space="0" w:color="auto"/>
                    <w:bottom w:val="none" w:sz="0" w:space="0" w:color="auto"/>
                    <w:right w:val="none" w:sz="0" w:space="0" w:color="auto"/>
                  </w:divBdr>
                </w:div>
                <w:div w:id="926306096">
                  <w:marLeft w:val="0"/>
                  <w:marRight w:val="0"/>
                  <w:marTop w:val="0"/>
                  <w:marBottom w:val="0"/>
                  <w:divBdr>
                    <w:top w:val="none" w:sz="0" w:space="0" w:color="auto"/>
                    <w:left w:val="none" w:sz="0" w:space="0" w:color="auto"/>
                    <w:bottom w:val="none" w:sz="0" w:space="0" w:color="auto"/>
                    <w:right w:val="none" w:sz="0" w:space="0" w:color="auto"/>
                  </w:divBdr>
                </w:div>
                <w:div w:id="926379085">
                  <w:marLeft w:val="0"/>
                  <w:marRight w:val="0"/>
                  <w:marTop w:val="0"/>
                  <w:marBottom w:val="0"/>
                  <w:divBdr>
                    <w:top w:val="none" w:sz="0" w:space="0" w:color="auto"/>
                    <w:left w:val="none" w:sz="0" w:space="0" w:color="auto"/>
                    <w:bottom w:val="none" w:sz="0" w:space="0" w:color="auto"/>
                    <w:right w:val="none" w:sz="0" w:space="0" w:color="auto"/>
                  </w:divBdr>
                </w:div>
                <w:div w:id="928192772">
                  <w:marLeft w:val="0"/>
                  <w:marRight w:val="0"/>
                  <w:marTop w:val="0"/>
                  <w:marBottom w:val="0"/>
                  <w:divBdr>
                    <w:top w:val="none" w:sz="0" w:space="0" w:color="auto"/>
                    <w:left w:val="none" w:sz="0" w:space="0" w:color="auto"/>
                    <w:bottom w:val="none" w:sz="0" w:space="0" w:color="auto"/>
                    <w:right w:val="none" w:sz="0" w:space="0" w:color="auto"/>
                  </w:divBdr>
                </w:div>
                <w:div w:id="928588559">
                  <w:marLeft w:val="0"/>
                  <w:marRight w:val="0"/>
                  <w:marTop w:val="0"/>
                  <w:marBottom w:val="0"/>
                  <w:divBdr>
                    <w:top w:val="none" w:sz="0" w:space="0" w:color="auto"/>
                    <w:left w:val="none" w:sz="0" w:space="0" w:color="auto"/>
                    <w:bottom w:val="none" w:sz="0" w:space="0" w:color="auto"/>
                    <w:right w:val="none" w:sz="0" w:space="0" w:color="auto"/>
                  </w:divBdr>
                </w:div>
                <w:div w:id="928660682">
                  <w:marLeft w:val="0"/>
                  <w:marRight w:val="0"/>
                  <w:marTop w:val="0"/>
                  <w:marBottom w:val="0"/>
                  <w:divBdr>
                    <w:top w:val="none" w:sz="0" w:space="0" w:color="auto"/>
                    <w:left w:val="none" w:sz="0" w:space="0" w:color="auto"/>
                    <w:bottom w:val="none" w:sz="0" w:space="0" w:color="auto"/>
                    <w:right w:val="none" w:sz="0" w:space="0" w:color="auto"/>
                  </w:divBdr>
                </w:div>
                <w:div w:id="929043374">
                  <w:marLeft w:val="0"/>
                  <w:marRight w:val="0"/>
                  <w:marTop w:val="0"/>
                  <w:marBottom w:val="0"/>
                  <w:divBdr>
                    <w:top w:val="none" w:sz="0" w:space="0" w:color="auto"/>
                    <w:left w:val="none" w:sz="0" w:space="0" w:color="auto"/>
                    <w:bottom w:val="none" w:sz="0" w:space="0" w:color="auto"/>
                    <w:right w:val="none" w:sz="0" w:space="0" w:color="auto"/>
                  </w:divBdr>
                </w:div>
                <w:div w:id="929629626">
                  <w:marLeft w:val="0"/>
                  <w:marRight w:val="0"/>
                  <w:marTop w:val="0"/>
                  <w:marBottom w:val="0"/>
                  <w:divBdr>
                    <w:top w:val="none" w:sz="0" w:space="0" w:color="auto"/>
                    <w:left w:val="none" w:sz="0" w:space="0" w:color="auto"/>
                    <w:bottom w:val="none" w:sz="0" w:space="0" w:color="auto"/>
                    <w:right w:val="none" w:sz="0" w:space="0" w:color="auto"/>
                  </w:divBdr>
                </w:div>
                <w:div w:id="930353796">
                  <w:marLeft w:val="0"/>
                  <w:marRight w:val="0"/>
                  <w:marTop w:val="0"/>
                  <w:marBottom w:val="0"/>
                  <w:divBdr>
                    <w:top w:val="none" w:sz="0" w:space="0" w:color="auto"/>
                    <w:left w:val="none" w:sz="0" w:space="0" w:color="auto"/>
                    <w:bottom w:val="none" w:sz="0" w:space="0" w:color="auto"/>
                    <w:right w:val="none" w:sz="0" w:space="0" w:color="auto"/>
                  </w:divBdr>
                </w:div>
                <w:div w:id="930939044">
                  <w:marLeft w:val="0"/>
                  <w:marRight w:val="0"/>
                  <w:marTop w:val="0"/>
                  <w:marBottom w:val="0"/>
                  <w:divBdr>
                    <w:top w:val="none" w:sz="0" w:space="0" w:color="auto"/>
                    <w:left w:val="none" w:sz="0" w:space="0" w:color="auto"/>
                    <w:bottom w:val="none" w:sz="0" w:space="0" w:color="auto"/>
                    <w:right w:val="none" w:sz="0" w:space="0" w:color="auto"/>
                  </w:divBdr>
                </w:div>
                <w:div w:id="931203661">
                  <w:marLeft w:val="0"/>
                  <w:marRight w:val="0"/>
                  <w:marTop w:val="0"/>
                  <w:marBottom w:val="0"/>
                  <w:divBdr>
                    <w:top w:val="none" w:sz="0" w:space="0" w:color="auto"/>
                    <w:left w:val="none" w:sz="0" w:space="0" w:color="auto"/>
                    <w:bottom w:val="none" w:sz="0" w:space="0" w:color="auto"/>
                    <w:right w:val="none" w:sz="0" w:space="0" w:color="auto"/>
                  </w:divBdr>
                </w:div>
                <w:div w:id="932082278">
                  <w:marLeft w:val="0"/>
                  <w:marRight w:val="0"/>
                  <w:marTop w:val="0"/>
                  <w:marBottom w:val="0"/>
                  <w:divBdr>
                    <w:top w:val="none" w:sz="0" w:space="0" w:color="auto"/>
                    <w:left w:val="none" w:sz="0" w:space="0" w:color="auto"/>
                    <w:bottom w:val="none" w:sz="0" w:space="0" w:color="auto"/>
                    <w:right w:val="none" w:sz="0" w:space="0" w:color="auto"/>
                  </w:divBdr>
                </w:div>
                <w:div w:id="932738078">
                  <w:marLeft w:val="0"/>
                  <w:marRight w:val="0"/>
                  <w:marTop w:val="0"/>
                  <w:marBottom w:val="0"/>
                  <w:divBdr>
                    <w:top w:val="none" w:sz="0" w:space="0" w:color="auto"/>
                    <w:left w:val="none" w:sz="0" w:space="0" w:color="auto"/>
                    <w:bottom w:val="none" w:sz="0" w:space="0" w:color="auto"/>
                    <w:right w:val="none" w:sz="0" w:space="0" w:color="auto"/>
                  </w:divBdr>
                </w:div>
                <w:div w:id="933828880">
                  <w:marLeft w:val="0"/>
                  <w:marRight w:val="0"/>
                  <w:marTop w:val="0"/>
                  <w:marBottom w:val="0"/>
                  <w:divBdr>
                    <w:top w:val="none" w:sz="0" w:space="0" w:color="auto"/>
                    <w:left w:val="none" w:sz="0" w:space="0" w:color="auto"/>
                    <w:bottom w:val="none" w:sz="0" w:space="0" w:color="auto"/>
                    <w:right w:val="none" w:sz="0" w:space="0" w:color="auto"/>
                  </w:divBdr>
                </w:div>
                <w:div w:id="934558843">
                  <w:marLeft w:val="0"/>
                  <w:marRight w:val="0"/>
                  <w:marTop w:val="0"/>
                  <w:marBottom w:val="0"/>
                  <w:divBdr>
                    <w:top w:val="none" w:sz="0" w:space="0" w:color="auto"/>
                    <w:left w:val="none" w:sz="0" w:space="0" w:color="auto"/>
                    <w:bottom w:val="none" w:sz="0" w:space="0" w:color="auto"/>
                    <w:right w:val="none" w:sz="0" w:space="0" w:color="auto"/>
                  </w:divBdr>
                </w:div>
                <w:div w:id="935672521">
                  <w:marLeft w:val="0"/>
                  <w:marRight w:val="0"/>
                  <w:marTop w:val="0"/>
                  <w:marBottom w:val="0"/>
                  <w:divBdr>
                    <w:top w:val="none" w:sz="0" w:space="0" w:color="auto"/>
                    <w:left w:val="none" w:sz="0" w:space="0" w:color="auto"/>
                    <w:bottom w:val="none" w:sz="0" w:space="0" w:color="auto"/>
                    <w:right w:val="none" w:sz="0" w:space="0" w:color="auto"/>
                  </w:divBdr>
                </w:div>
                <w:div w:id="936600657">
                  <w:marLeft w:val="0"/>
                  <w:marRight w:val="0"/>
                  <w:marTop w:val="0"/>
                  <w:marBottom w:val="0"/>
                  <w:divBdr>
                    <w:top w:val="none" w:sz="0" w:space="0" w:color="auto"/>
                    <w:left w:val="none" w:sz="0" w:space="0" w:color="auto"/>
                    <w:bottom w:val="none" w:sz="0" w:space="0" w:color="auto"/>
                    <w:right w:val="none" w:sz="0" w:space="0" w:color="auto"/>
                  </w:divBdr>
                </w:div>
                <w:div w:id="936669087">
                  <w:marLeft w:val="0"/>
                  <w:marRight w:val="0"/>
                  <w:marTop w:val="0"/>
                  <w:marBottom w:val="0"/>
                  <w:divBdr>
                    <w:top w:val="none" w:sz="0" w:space="0" w:color="auto"/>
                    <w:left w:val="none" w:sz="0" w:space="0" w:color="auto"/>
                    <w:bottom w:val="none" w:sz="0" w:space="0" w:color="auto"/>
                    <w:right w:val="none" w:sz="0" w:space="0" w:color="auto"/>
                  </w:divBdr>
                </w:div>
                <w:div w:id="939139825">
                  <w:marLeft w:val="0"/>
                  <w:marRight w:val="0"/>
                  <w:marTop w:val="0"/>
                  <w:marBottom w:val="0"/>
                  <w:divBdr>
                    <w:top w:val="none" w:sz="0" w:space="0" w:color="auto"/>
                    <w:left w:val="none" w:sz="0" w:space="0" w:color="auto"/>
                    <w:bottom w:val="none" w:sz="0" w:space="0" w:color="auto"/>
                    <w:right w:val="none" w:sz="0" w:space="0" w:color="auto"/>
                  </w:divBdr>
                </w:div>
                <w:div w:id="940797869">
                  <w:marLeft w:val="0"/>
                  <w:marRight w:val="0"/>
                  <w:marTop w:val="0"/>
                  <w:marBottom w:val="0"/>
                  <w:divBdr>
                    <w:top w:val="none" w:sz="0" w:space="0" w:color="auto"/>
                    <w:left w:val="none" w:sz="0" w:space="0" w:color="auto"/>
                    <w:bottom w:val="none" w:sz="0" w:space="0" w:color="auto"/>
                    <w:right w:val="none" w:sz="0" w:space="0" w:color="auto"/>
                  </w:divBdr>
                </w:div>
                <w:div w:id="940801449">
                  <w:marLeft w:val="0"/>
                  <w:marRight w:val="0"/>
                  <w:marTop w:val="0"/>
                  <w:marBottom w:val="0"/>
                  <w:divBdr>
                    <w:top w:val="none" w:sz="0" w:space="0" w:color="auto"/>
                    <w:left w:val="none" w:sz="0" w:space="0" w:color="auto"/>
                    <w:bottom w:val="none" w:sz="0" w:space="0" w:color="auto"/>
                    <w:right w:val="none" w:sz="0" w:space="0" w:color="auto"/>
                  </w:divBdr>
                </w:div>
                <w:div w:id="942347383">
                  <w:marLeft w:val="0"/>
                  <w:marRight w:val="0"/>
                  <w:marTop w:val="0"/>
                  <w:marBottom w:val="0"/>
                  <w:divBdr>
                    <w:top w:val="none" w:sz="0" w:space="0" w:color="auto"/>
                    <w:left w:val="none" w:sz="0" w:space="0" w:color="auto"/>
                    <w:bottom w:val="none" w:sz="0" w:space="0" w:color="auto"/>
                    <w:right w:val="none" w:sz="0" w:space="0" w:color="auto"/>
                  </w:divBdr>
                </w:div>
                <w:div w:id="945775954">
                  <w:marLeft w:val="0"/>
                  <w:marRight w:val="0"/>
                  <w:marTop w:val="0"/>
                  <w:marBottom w:val="0"/>
                  <w:divBdr>
                    <w:top w:val="none" w:sz="0" w:space="0" w:color="auto"/>
                    <w:left w:val="none" w:sz="0" w:space="0" w:color="auto"/>
                    <w:bottom w:val="none" w:sz="0" w:space="0" w:color="auto"/>
                    <w:right w:val="none" w:sz="0" w:space="0" w:color="auto"/>
                  </w:divBdr>
                </w:div>
                <w:div w:id="947664325">
                  <w:marLeft w:val="0"/>
                  <w:marRight w:val="0"/>
                  <w:marTop w:val="0"/>
                  <w:marBottom w:val="0"/>
                  <w:divBdr>
                    <w:top w:val="none" w:sz="0" w:space="0" w:color="auto"/>
                    <w:left w:val="none" w:sz="0" w:space="0" w:color="auto"/>
                    <w:bottom w:val="none" w:sz="0" w:space="0" w:color="auto"/>
                    <w:right w:val="none" w:sz="0" w:space="0" w:color="auto"/>
                  </w:divBdr>
                </w:div>
                <w:div w:id="949120549">
                  <w:marLeft w:val="0"/>
                  <w:marRight w:val="0"/>
                  <w:marTop w:val="0"/>
                  <w:marBottom w:val="0"/>
                  <w:divBdr>
                    <w:top w:val="none" w:sz="0" w:space="0" w:color="auto"/>
                    <w:left w:val="none" w:sz="0" w:space="0" w:color="auto"/>
                    <w:bottom w:val="none" w:sz="0" w:space="0" w:color="auto"/>
                    <w:right w:val="none" w:sz="0" w:space="0" w:color="auto"/>
                  </w:divBdr>
                </w:div>
                <w:div w:id="951517840">
                  <w:marLeft w:val="0"/>
                  <w:marRight w:val="0"/>
                  <w:marTop w:val="0"/>
                  <w:marBottom w:val="0"/>
                  <w:divBdr>
                    <w:top w:val="none" w:sz="0" w:space="0" w:color="auto"/>
                    <w:left w:val="none" w:sz="0" w:space="0" w:color="auto"/>
                    <w:bottom w:val="none" w:sz="0" w:space="0" w:color="auto"/>
                    <w:right w:val="none" w:sz="0" w:space="0" w:color="auto"/>
                  </w:divBdr>
                </w:div>
                <w:div w:id="951790611">
                  <w:marLeft w:val="0"/>
                  <w:marRight w:val="0"/>
                  <w:marTop w:val="0"/>
                  <w:marBottom w:val="0"/>
                  <w:divBdr>
                    <w:top w:val="none" w:sz="0" w:space="0" w:color="auto"/>
                    <w:left w:val="none" w:sz="0" w:space="0" w:color="auto"/>
                    <w:bottom w:val="none" w:sz="0" w:space="0" w:color="auto"/>
                    <w:right w:val="none" w:sz="0" w:space="0" w:color="auto"/>
                  </w:divBdr>
                </w:div>
                <w:div w:id="953055882">
                  <w:marLeft w:val="0"/>
                  <w:marRight w:val="0"/>
                  <w:marTop w:val="0"/>
                  <w:marBottom w:val="0"/>
                  <w:divBdr>
                    <w:top w:val="none" w:sz="0" w:space="0" w:color="auto"/>
                    <w:left w:val="none" w:sz="0" w:space="0" w:color="auto"/>
                    <w:bottom w:val="none" w:sz="0" w:space="0" w:color="auto"/>
                    <w:right w:val="none" w:sz="0" w:space="0" w:color="auto"/>
                  </w:divBdr>
                </w:div>
                <w:div w:id="953170608">
                  <w:marLeft w:val="0"/>
                  <w:marRight w:val="0"/>
                  <w:marTop w:val="0"/>
                  <w:marBottom w:val="0"/>
                  <w:divBdr>
                    <w:top w:val="none" w:sz="0" w:space="0" w:color="auto"/>
                    <w:left w:val="none" w:sz="0" w:space="0" w:color="auto"/>
                    <w:bottom w:val="none" w:sz="0" w:space="0" w:color="auto"/>
                    <w:right w:val="none" w:sz="0" w:space="0" w:color="auto"/>
                  </w:divBdr>
                </w:div>
                <w:div w:id="953827836">
                  <w:marLeft w:val="0"/>
                  <w:marRight w:val="0"/>
                  <w:marTop w:val="0"/>
                  <w:marBottom w:val="0"/>
                  <w:divBdr>
                    <w:top w:val="none" w:sz="0" w:space="0" w:color="auto"/>
                    <w:left w:val="none" w:sz="0" w:space="0" w:color="auto"/>
                    <w:bottom w:val="none" w:sz="0" w:space="0" w:color="auto"/>
                    <w:right w:val="none" w:sz="0" w:space="0" w:color="auto"/>
                  </w:divBdr>
                </w:div>
                <w:div w:id="954286109">
                  <w:marLeft w:val="0"/>
                  <w:marRight w:val="0"/>
                  <w:marTop w:val="0"/>
                  <w:marBottom w:val="0"/>
                  <w:divBdr>
                    <w:top w:val="none" w:sz="0" w:space="0" w:color="auto"/>
                    <w:left w:val="none" w:sz="0" w:space="0" w:color="auto"/>
                    <w:bottom w:val="none" w:sz="0" w:space="0" w:color="auto"/>
                    <w:right w:val="none" w:sz="0" w:space="0" w:color="auto"/>
                  </w:divBdr>
                </w:div>
                <w:div w:id="954335576">
                  <w:marLeft w:val="0"/>
                  <w:marRight w:val="0"/>
                  <w:marTop w:val="0"/>
                  <w:marBottom w:val="0"/>
                  <w:divBdr>
                    <w:top w:val="none" w:sz="0" w:space="0" w:color="auto"/>
                    <w:left w:val="none" w:sz="0" w:space="0" w:color="auto"/>
                    <w:bottom w:val="none" w:sz="0" w:space="0" w:color="auto"/>
                    <w:right w:val="none" w:sz="0" w:space="0" w:color="auto"/>
                  </w:divBdr>
                </w:div>
                <w:div w:id="954364327">
                  <w:marLeft w:val="0"/>
                  <w:marRight w:val="0"/>
                  <w:marTop w:val="0"/>
                  <w:marBottom w:val="0"/>
                  <w:divBdr>
                    <w:top w:val="none" w:sz="0" w:space="0" w:color="auto"/>
                    <w:left w:val="none" w:sz="0" w:space="0" w:color="auto"/>
                    <w:bottom w:val="none" w:sz="0" w:space="0" w:color="auto"/>
                    <w:right w:val="none" w:sz="0" w:space="0" w:color="auto"/>
                  </w:divBdr>
                </w:div>
                <w:div w:id="954826086">
                  <w:marLeft w:val="0"/>
                  <w:marRight w:val="0"/>
                  <w:marTop w:val="0"/>
                  <w:marBottom w:val="0"/>
                  <w:divBdr>
                    <w:top w:val="none" w:sz="0" w:space="0" w:color="auto"/>
                    <w:left w:val="none" w:sz="0" w:space="0" w:color="auto"/>
                    <w:bottom w:val="none" w:sz="0" w:space="0" w:color="auto"/>
                    <w:right w:val="none" w:sz="0" w:space="0" w:color="auto"/>
                  </w:divBdr>
                </w:div>
                <w:div w:id="956762953">
                  <w:marLeft w:val="0"/>
                  <w:marRight w:val="0"/>
                  <w:marTop w:val="0"/>
                  <w:marBottom w:val="0"/>
                  <w:divBdr>
                    <w:top w:val="none" w:sz="0" w:space="0" w:color="auto"/>
                    <w:left w:val="none" w:sz="0" w:space="0" w:color="auto"/>
                    <w:bottom w:val="none" w:sz="0" w:space="0" w:color="auto"/>
                    <w:right w:val="none" w:sz="0" w:space="0" w:color="auto"/>
                  </w:divBdr>
                </w:div>
                <w:div w:id="957219073">
                  <w:marLeft w:val="0"/>
                  <w:marRight w:val="0"/>
                  <w:marTop w:val="0"/>
                  <w:marBottom w:val="0"/>
                  <w:divBdr>
                    <w:top w:val="none" w:sz="0" w:space="0" w:color="auto"/>
                    <w:left w:val="none" w:sz="0" w:space="0" w:color="auto"/>
                    <w:bottom w:val="none" w:sz="0" w:space="0" w:color="auto"/>
                    <w:right w:val="none" w:sz="0" w:space="0" w:color="auto"/>
                  </w:divBdr>
                </w:div>
                <w:div w:id="957875929">
                  <w:marLeft w:val="0"/>
                  <w:marRight w:val="0"/>
                  <w:marTop w:val="0"/>
                  <w:marBottom w:val="0"/>
                  <w:divBdr>
                    <w:top w:val="none" w:sz="0" w:space="0" w:color="auto"/>
                    <w:left w:val="none" w:sz="0" w:space="0" w:color="auto"/>
                    <w:bottom w:val="none" w:sz="0" w:space="0" w:color="auto"/>
                    <w:right w:val="none" w:sz="0" w:space="0" w:color="auto"/>
                  </w:divBdr>
                </w:div>
                <w:div w:id="957948474">
                  <w:marLeft w:val="0"/>
                  <w:marRight w:val="0"/>
                  <w:marTop w:val="0"/>
                  <w:marBottom w:val="0"/>
                  <w:divBdr>
                    <w:top w:val="none" w:sz="0" w:space="0" w:color="auto"/>
                    <w:left w:val="none" w:sz="0" w:space="0" w:color="auto"/>
                    <w:bottom w:val="none" w:sz="0" w:space="0" w:color="auto"/>
                    <w:right w:val="none" w:sz="0" w:space="0" w:color="auto"/>
                  </w:divBdr>
                </w:div>
                <w:div w:id="958102037">
                  <w:marLeft w:val="0"/>
                  <w:marRight w:val="0"/>
                  <w:marTop w:val="0"/>
                  <w:marBottom w:val="0"/>
                  <w:divBdr>
                    <w:top w:val="none" w:sz="0" w:space="0" w:color="auto"/>
                    <w:left w:val="none" w:sz="0" w:space="0" w:color="auto"/>
                    <w:bottom w:val="none" w:sz="0" w:space="0" w:color="auto"/>
                    <w:right w:val="none" w:sz="0" w:space="0" w:color="auto"/>
                  </w:divBdr>
                </w:div>
                <w:div w:id="961884001">
                  <w:marLeft w:val="0"/>
                  <w:marRight w:val="0"/>
                  <w:marTop w:val="0"/>
                  <w:marBottom w:val="0"/>
                  <w:divBdr>
                    <w:top w:val="none" w:sz="0" w:space="0" w:color="auto"/>
                    <w:left w:val="none" w:sz="0" w:space="0" w:color="auto"/>
                    <w:bottom w:val="none" w:sz="0" w:space="0" w:color="auto"/>
                    <w:right w:val="none" w:sz="0" w:space="0" w:color="auto"/>
                  </w:divBdr>
                </w:div>
                <w:div w:id="966592045">
                  <w:marLeft w:val="0"/>
                  <w:marRight w:val="0"/>
                  <w:marTop w:val="0"/>
                  <w:marBottom w:val="0"/>
                  <w:divBdr>
                    <w:top w:val="none" w:sz="0" w:space="0" w:color="auto"/>
                    <w:left w:val="none" w:sz="0" w:space="0" w:color="auto"/>
                    <w:bottom w:val="none" w:sz="0" w:space="0" w:color="auto"/>
                    <w:right w:val="none" w:sz="0" w:space="0" w:color="auto"/>
                  </w:divBdr>
                </w:div>
                <w:div w:id="966815723">
                  <w:marLeft w:val="0"/>
                  <w:marRight w:val="0"/>
                  <w:marTop w:val="0"/>
                  <w:marBottom w:val="0"/>
                  <w:divBdr>
                    <w:top w:val="none" w:sz="0" w:space="0" w:color="auto"/>
                    <w:left w:val="none" w:sz="0" w:space="0" w:color="auto"/>
                    <w:bottom w:val="none" w:sz="0" w:space="0" w:color="auto"/>
                    <w:right w:val="none" w:sz="0" w:space="0" w:color="auto"/>
                  </w:divBdr>
                </w:div>
                <w:div w:id="966860912">
                  <w:marLeft w:val="0"/>
                  <w:marRight w:val="0"/>
                  <w:marTop w:val="0"/>
                  <w:marBottom w:val="0"/>
                  <w:divBdr>
                    <w:top w:val="none" w:sz="0" w:space="0" w:color="auto"/>
                    <w:left w:val="none" w:sz="0" w:space="0" w:color="auto"/>
                    <w:bottom w:val="none" w:sz="0" w:space="0" w:color="auto"/>
                    <w:right w:val="none" w:sz="0" w:space="0" w:color="auto"/>
                  </w:divBdr>
                </w:div>
                <w:div w:id="967206526">
                  <w:marLeft w:val="0"/>
                  <w:marRight w:val="0"/>
                  <w:marTop w:val="0"/>
                  <w:marBottom w:val="0"/>
                  <w:divBdr>
                    <w:top w:val="none" w:sz="0" w:space="0" w:color="auto"/>
                    <w:left w:val="none" w:sz="0" w:space="0" w:color="auto"/>
                    <w:bottom w:val="none" w:sz="0" w:space="0" w:color="auto"/>
                    <w:right w:val="none" w:sz="0" w:space="0" w:color="auto"/>
                  </w:divBdr>
                </w:div>
                <w:div w:id="967783559">
                  <w:marLeft w:val="0"/>
                  <w:marRight w:val="0"/>
                  <w:marTop w:val="0"/>
                  <w:marBottom w:val="0"/>
                  <w:divBdr>
                    <w:top w:val="none" w:sz="0" w:space="0" w:color="auto"/>
                    <w:left w:val="none" w:sz="0" w:space="0" w:color="auto"/>
                    <w:bottom w:val="none" w:sz="0" w:space="0" w:color="auto"/>
                    <w:right w:val="none" w:sz="0" w:space="0" w:color="auto"/>
                  </w:divBdr>
                </w:div>
                <w:div w:id="971833803">
                  <w:marLeft w:val="0"/>
                  <w:marRight w:val="0"/>
                  <w:marTop w:val="0"/>
                  <w:marBottom w:val="0"/>
                  <w:divBdr>
                    <w:top w:val="none" w:sz="0" w:space="0" w:color="auto"/>
                    <w:left w:val="none" w:sz="0" w:space="0" w:color="auto"/>
                    <w:bottom w:val="none" w:sz="0" w:space="0" w:color="auto"/>
                    <w:right w:val="none" w:sz="0" w:space="0" w:color="auto"/>
                  </w:divBdr>
                </w:div>
                <w:div w:id="972174978">
                  <w:marLeft w:val="0"/>
                  <w:marRight w:val="0"/>
                  <w:marTop w:val="0"/>
                  <w:marBottom w:val="0"/>
                  <w:divBdr>
                    <w:top w:val="none" w:sz="0" w:space="0" w:color="auto"/>
                    <w:left w:val="none" w:sz="0" w:space="0" w:color="auto"/>
                    <w:bottom w:val="none" w:sz="0" w:space="0" w:color="auto"/>
                    <w:right w:val="none" w:sz="0" w:space="0" w:color="auto"/>
                  </w:divBdr>
                </w:div>
                <w:div w:id="974069220">
                  <w:marLeft w:val="0"/>
                  <w:marRight w:val="0"/>
                  <w:marTop w:val="0"/>
                  <w:marBottom w:val="0"/>
                  <w:divBdr>
                    <w:top w:val="none" w:sz="0" w:space="0" w:color="auto"/>
                    <w:left w:val="none" w:sz="0" w:space="0" w:color="auto"/>
                    <w:bottom w:val="none" w:sz="0" w:space="0" w:color="auto"/>
                    <w:right w:val="none" w:sz="0" w:space="0" w:color="auto"/>
                  </w:divBdr>
                </w:div>
                <w:div w:id="977805272">
                  <w:marLeft w:val="0"/>
                  <w:marRight w:val="0"/>
                  <w:marTop w:val="0"/>
                  <w:marBottom w:val="0"/>
                  <w:divBdr>
                    <w:top w:val="none" w:sz="0" w:space="0" w:color="auto"/>
                    <w:left w:val="none" w:sz="0" w:space="0" w:color="auto"/>
                    <w:bottom w:val="none" w:sz="0" w:space="0" w:color="auto"/>
                    <w:right w:val="none" w:sz="0" w:space="0" w:color="auto"/>
                  </w:divBdr>
                </w:div>
                <w:div w:id="978455421">
                  <w:marLeft w:val="0"/>
                  <w:marRight w:val="0"/>
                  <w:marTop w:val="0"/>
                  <w:marBottom w:val="0"/>
                  <w:divBdr>
                    <w:top w:val="none" w:sz="0" w:space="0" w:color="auto"/>
                    <w:left w:val="none" w:sz="0" w:space="0" w:color="auto"/>
                    <w:bottom w:val="none" w:sz="0" w:space="0" w:color="auto"/>
                    <w:right w:val="none" w:sz="0" w:space="0" w:color="auto"/>
                  </w:divBdr>
                </w:div>
                <w:div w:id="979266314">
                  <w:marLeft w:val="0"/>
                  <w:marRight w:val="0"/>
                  <w:marTop w:val="0"/>
                  <w:marBottom w:val="0"/>
                  <w:divBdr>
                    <w:top w:val="none" w:sz="0" w:space="0" w:color="auto"/>
                    <w:left w:val="none" w:sz="0" w:space="0" w:color="auto"/>
                    <w:bottom w:val="none" w:sz="0" w:space="0" w:color="auto"/>
                    <w:right w:val="none" w:sz="0" w:space="0" w:color="auto"/>
                  </w:divBdr>
                </w:div>
                <w:div w:id="979767236">
                  <w:marLeft w:val="0"/>
                  <w:marRight w:val="0"/>
                  <w:marTop w:val="0"/>
                  <w:marBottom w:val="0"/>
                  <w:divBdr>
                    <w:top w:val="none" w:sz="0" w:space="0" w:color="auto"/>
                    <w:left w:val="none" w:sz="0" w:space="0" w:color="auto"/>
                    <w:bottom w:val="none" w:sz="0" w:space="0" w:color="auto"/>
                    <w:right w:val="none" w:sz="0" w:space="0" w:color="auto"/>
                  </w:divBdr>
                </w:div>
                <w:div w:id="981157919">
                  <w:marLeft w:val="0"/>
                  <w:marRight w:val="0"/>
                  <w:marTop w:val="0"/>
                  <w:marBottom w:val="0"/>
                  <w:divBdr>
                    <w:top w:val="none" w:sz="0" w:space="0" w:color="auto"/>
                    <w:left w:val="none" w:sz="0" w:space="0" w:color="auto"/>
                    <w:bottom w:val="none" w:sz="0" w:space="0" w:color="auto"/>
                    <w:right w:val="none" w:sz="0" w:space="0" w:color="auto"/>
                  </w:divBdr>
                </w:div>
                <w:div w:id="981350125">
                  <w:marLeft w:val="0"/>
                  <w:marRight w:val="0"/>
                  <w:marTop w:val="0"/>
                  <w:marBottom w:val="0"/>
                  <w:divBdr>
                    <w:top w:val="none" w:sz="0" w:space="0" w:color="auto"/>
                    <w:left w:val="none" w:sz="0" w:space="0" w:color="auto"/>
                    <w:bottom w:val="none" w:sz="0" w:space="0" w:color="auto"/>
                    <w:right w:val="none" w:sz="0" w:space="0" w:color="auto"/>
                  </w:divBdr>
                </w:div>
                <w:div w:id="982350970">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983241006">
                  <w:marLeft w:val="0"/>
                  <w:marRight w:val="0"/>
                  <w:marTop w:val="0"/>
                  <w:marBottom w:val="0"/>
                  <w:divBdr>
                    <w:top w:val="none" w:sz="0" w:space="0" w:color="auto"/>
                    <w:left w:val="none" w:sz="0" w:space="0" w:color="auto"/>
                    <w:bottom w:val="none" w:sz="0" w:space="0" w:color="auto"/>
                    <w:right w:val="none" w:sz="0" w:space="0" w:color="auto"/>
                  </w:divBdr>
                </w:div>
                <w:div w:id="983579447">
                  <w:marLeft w:val="0"/>
                  <w:marRight w:val="0"/>
                  <w:marTop w:val="0"/>
                  <w:marBottom w:val="0"/>
                  <w:divBdr>
                    <w:top w:val="none" w:sz="0" w:space="0" w:color="auto"/>
                    <w:left w:val="none" w:sz="0" w:space="0" w:color="auto"/>
                    <w:bottom w:val="none" w:sz="0" w:space="0" w:color="auto"/>
                    <w:right w:val="none" w:sz="0" w:space="0" w:color="auto"/>
                  </w:divBdr>
                </w:div>
                <w:div w:id="984889847">
                  <w:marLeft w:val="0"/>
                  <w:marRight w:val="0"/>
                  <w:marTop w:val="0"/>
                  <w:marBottom w:val="0"/>
                  <w:divBdr>
                    <w:top w:val="none" w:sz="0" w:space="0" w:color="auto"/>
                    <w:left w:val="none" w:sz="0" w:space="0" w:color="auto"/>
                    <w:bottom w:val="none" w:sz="0" w:space="0" w:color="auto"/>
                    <w:right w:val="none" w:sz="0" w:space="0" w:color="auto"/>
                  </w:divBdr>
                </w:div>
                <w:div w:id="985160869">
                  <w:marLeft w:val="0"/>
                  <w:marRight w:val="0"/>
                  <w:marTop w:val="0"/>
                  <w:marBottom w:val="0"/>
                  <w:divBdr>
                    <w:top w:val="none" w:sz="0" w:space="0" w:color="auto"/>
                    <w:left w:val="none" w:sz="0" w:space="0" w:color="auto"/>
                    <w:bottom w:val="none" w:sz="0" w:space="0" w:color="auto"/>
                    <w:right w:val="none" w:sz="0" w:space="0" w:color="auto"/>
                  </w:divBdr>
                </w:div>
                <w:div w:id="986323040">
                  <w:marLeft w:val="0"/>
                  <w:marRight w:val="0"/>
                  <w:marTop w:val="0"/>
                  <w:marBottom w:val="0"/>
                  <w:divBdr>
                    <w:top w:val="none" w:sz="0" w:space="0" w:color="auto"/>
                    <w:left w:val="none" w:sz="0" w:space="0" w:color="auto"/>
                    <w:bottom w:val="none" w:sz="0" w:space="0" w:color="auto"/>
                    <w:right w:val="none" w:sz="0" w:space="0" w:color="auto"/>
                  </w:divBdr>
                </w:div>
                <w:div w:id="986520213">
                  <w:marLeft w:val="0"/>
                  <w:marRight w:val="0"/>
                  <w:marTop w:val="0"/>
                  <w:marBottom w:val="0"/>
                  <w:divBdr>
                    <w:top w:val="none" w:sz="0" w:space="0" w:color="auto"/>
                    <w:left w:val="none" w:sz="0" w:space="0" w:color="auto"/>
                    <w:bottom w:val="none" w:sz="0" w:space="0" w:color="auto"/>
                    <w:right w:val="none" w:sz="0" w:space="0" w:color="auto"/>
                  </w:divBdr>
                </w:div>
                <w:div w:id="986711345">
                  <w:marLeft w:val="0"/>
                  <w:marRight w:val="0"/>
                  <w:marTop w:val="0"/>
                  <w:marBottom w:val="0"/>
                  <w:divBdr>
                    <w:top w:val="none" w:sz="0" w:space="0" w:color="auto"/>
                    <w:left w:val="none" w:sz="0" w:space="0" w:color="auto"/>
                    <w:bottom w:val="none" w:sz="0" w:space="0" w:color="auto"/>
                    <w:right w:val="none" w:sz="0" w:space="0" w:color="auto"/>
                  </w:divBdr>
                </w:div>
                <w:div w:id="986938885">
                  <w:marLeft w:val="0"/>
                  <w:marRight w:val="0"/>
                  <w:marTop w:val="0"/>
                  <w:marBottom w:val="0"/>
                  <w:divBdr>
                    <w:top w:val="none" w:sz="0" w:space="0" w:color="auto"/>
                    <w:left w:val="none" w:sz="0" w:space="0" w:color="auto"/>
                    <w:bottom w:val="none" w:sz="0" w:space="0" w:color="auto"/>
                    <w:right w:val="none" w:sz="0" w:space="0" w:color="auto"/>
                  </w:divBdr>
                </w:div>
                <w:div w:id="986975087">
                  <w:marLeft w:val="0"/>
                  <w:marRight w:val="0"/>
                  <w:marTop w:val="0"/>
                  <w:marBottom w:val="0"/>
                  <w:divBdr>
                    <w:top w:val="none" w:sz="0" w:space="0" w:color="auto"/>
                    <w:left w:val="none" w:sz="0" w:space="0" w:color="auto"/>
                    <w:bottom w:val="none" w:sz="0" w:space="0" w:color="auto"/>
                    <w:right w:val="none" w:sz="0" w:space="0" w:color="auto"/>
                  </w:divBdr>
                </w:div>
                <w:div w:id="987903845">
                  <w:marLeft w:val="0"/>
                  <w:marRight w:val="0"/>
                  <w:marTop w:val="0"/>
                  <w:marBottom w:val="0"/>
                  <w:divBdr>
                    <w:top w:val="none" w:sz="0" w:space="0" w:color="auto"/>
                    <w:left w:val="none" w:sz="0" w:space="0" w:color="auto"/>
                    <w:bottom w:val="none" w:sz="0" w:space="0" w:color="auto"/>
                    <w:right w:val="none" w:sz="0" w:space="0" w:color="auto"/>
                  </w:divBdr>
                </w:div>
                <w:div w:id="988903837">
                  <w:marLeft w:val="0"/>
                  <w:marRight w:val="0"/>
                  <w:marTop w:val="0"/>
                  <w:marBottom w:val="0"/>
                  <w:divBdr>
                    <w:top w:val="none" w:sz="0" w:space="0" w:color="auto"/>
                    <w:left w:val="none" w:sz="0" w:space="0" w:color="auto"/>
                    <w:bottom w:val="none" w:sz="0" w:space="0" w:color="auto"/>
                    <w:right w:val="none" w:sz="0" w:space="0" w:color="auto"/>
                  </w:divBdr>
                </w:div>
                <w:div w:id="990598457">
                  <w:marLeft w:val="0"/>
                  <w:marRight w:val="0"/>
                  <w:marTop w:val="0"/>
                  <w:marBottom w:val="0"/>
                  <w:divBdr>
                    <w:top w:val="none" w:sz="0" w:space="0" w:color="auto"/>
                    <w:left w:val="none" w:sz="0" w:space="0" w:color="auto"/>
                    <w:bottom w:val="none" w:sz="0" w:space="0" w:color="auto"/>
                    <w:right w:val="none" w:sz="0" w:space="0" w:color="auto"/>
                  </w:divBdr>
                </w:div>
                <w:div w:id="991062364">
                  <w:marLeft w:val="0"/>
                  <w:marRight w:val="0"/>
                  <w:marTop w:val="0"/>
                  <w:marBottom w:val="0"/>
                  <w:divBdr>
                    <w:top w:val="none" w:sz="0" w:space="0" w:color="auto"/>
                    <w:left w:val="none" w:sz="0" w:space="0" w:color="auto"/>
                    <w:bottom w:val="none" w:sz="0" w:space="0" w:color="auto"/>
                    <w:right w:val="none" w:sz="0" w:space="0" w:color="auto"/>
                  </w:divBdr>
                </w:div>
                <w:div w:id="991568708">
                  <w:marLeft w:val="0"/>
                  <w:marRight w:val="0"/>
                  <w:marTop w:val="0"/>
                  <w:marBottom w:val="0"/>
                  <w:divBdr>
                    <w:top w:val="none" w:sz="0" w:space="0" w:color="auto"/>
                    <w:left w:val="none" w:sz="0" w:space="0" w:color="auto"/>
                    <w:bottom w:val="none" w:sz="0" w:space="0" w:color="auto"/>
                    <w:right w:val="none" w:sz="0" w:space="0" w:color="auto"/>
                  </w:divBdr>
                </w:div>
                <w:div w:id="992027531">
                  <w:marLeft w:val="0"/>
                  <w:marRight w:val="0"/>
                  <w:marTop w:val="0"/>
                  <w:marBottom w:val="0"/>
                  <w:divBdr>
                    <w:top w:val="none" w:sz="0" w:space="0" w:color="auto"/>
                    <w:left w:val="none" w:sz="0" w:space="0" w:color="auto"/>
                    <w:bottom w:val="none" w:sz="0" w:space="0" w:color="auto"/>
                    <w:right w:val="none" w:sz="0" w:space="0" w:color="auto"/>
                  </w:divBdr>
                </w:div>
                <w:div w:id="997997240">
                  <w:marLeft w:val="0"/>
                  <w:marRight w:val="0"/>
                  <w:marTop w:val="0"/>
                  <w:marBottom w:val="0"/>
                  <w:divBdr>
                    <w:top w:val="none" w:sz="0" w:space="0" w:color="auto"/>
                    <w:left w:val="none" w:sz="0" w:space="0" w:color="auto"/>
                    <w:bottom w:val="none" w:sz="0" w:space="0" w:color="auto"/>
                    <w:right w:val="none" w:sz="0" w:space="0" w:color="auto"/>
                  </w:divBdr>
                </w:div>
                <w:div w:id="1000893379">
                  <w:marLeft w:val="0"/>
                  <w:marRight w:val="0"/>
                  <w:marTop w:val="0"/>
                  <w:marBottom w:val="0"/>
                  <w:divBdr>
                    <w:top w:val="none" w:sz="0" w:space="0" w:color="auto"/>
                    <w:left w:val="none" w:sz="0" w:space="0" w:color="auto"/>
                    <w:bottom w:val="none" w:sz="0" w:space="0" w:color="auto"/>
                    <w:right w:val="none" w:sz="0" w:space="0" w:color="auto"/>
                  </w:divBdr>
                </w:div>
                <w:div w:id="1001812523">
                  <w:marLeft w:val="0"/>
                  <w:marRight w:val="0"/>
                  <w:marTop w:val="0"/>
                  <w:marBottom w:val="0"/>
                  <w:divBdr>
                    <w:top w:val="none" w:sz="0" w:space="0" w:color="auto"/>
                    <w:left w:val="none" w:sz="0" w:space="0" w:color="auto"/>
                    <w:bottom w:val="none" w:sz="0" w:space="0" w:color="auto"/>
                    <w:right w:val="none" w:sz="0" w:space="0" w:color="auto"/>
                  </w:divBdr>
                </w:div>
                <w:div w:id="1002123472">
                  <w:marLeft w:val="0"/>
                  <w:marRight w:val="0"/>
                  <w:marTop w:val="0"/>
                  <w:marBottom w:val="0"/>
                  <w:divBdr>
                    <w:top w:val="none" w:sz="0" w:space="0" w:color="auto"/>
                    <w:left w:val="none" w:sz="0" w:space="0" w:color="auto"/>
                    <w:bottom w:val="none" w:sz="0" w:space="0" w:color="auto"/>
                    <w:right w:val="none" w:sz="0" w:space="0" w:color="auto"/>
                  </w:divBdr>
                </w:div>
                <w:div w:id="1003898851">
                  <w:marLeft w:val="0"/>
                  <w:marRight w:val="0"/>
                  <w:marTop w:val="0"/>
                  <w:marBottom w:val="0"/>
                  <w:divBdr>
                    <w:top w:val="none" w:sz="0" w:space="0" w:color="auto"/>
                    <w:left w:val="none" w:sz="0" w:space="0" w:color="auto"/>
                    <w:bottom w:val="none" w:sz="0" w:space="0" w:color="auto"/>
                    <w:right w:val="none" w:sz="0" w:space="0" w:color="auto"/>
                  </w:divBdr>
                </w:div>
                <w:div w:id="1004212379">
                  <w:marLeft w:val="0"/>
                  <w:marRight w:val="0"/>
                  <w:marTop w:val="0"/>
                  <w:marBottom w:val="0"/>
                  <w:divBdr>
                    <w:top w:val="none" w:sz="0" w:space="0" w:color="auto"/>
                    <w:left w:val="none" w:sz="0" w:space="0" w:color="auto"/>
                    <w:bottom w:val="none" w:sz="0" w:space="0" w:color="auto"/>
                    <w:right w:val="none" w:sz="0" w:space="0" w:color="auto"/>
                  </w:divBdr>
                </w:div>
                <w:div w:id="1005785471">
                  <w:marLeft w:val="0"/>
                  <w:marRight w:val="0"/>
                  <w:marTop w:val="0"/>
                  <w:marBottom w:val="0"/>
                  <w:divBdr>
                    <w:top w:val="none" w:sz="0" w:space="0" w:color="auto"/>
                    <w:left w:val="none" w:sz="0" w:space="0" w:color="auto"/>
                    <w:bottom w:val="none" w:sz="0" w:space="0" w:color="auto"/>
                    <w:right w:val="none" w:sz="0" w:space="0" w:color="auto"/>
                  </w:divBdr>
                </w:div>
                <w:div w:id="1006442032">
                  <w:marLeft w:val="0"/>
                  <w:marRight w:val="0"/>
                  <w:marTop w:val="0"/>
                  <w:marBottom w:val="0"/>
                  <w:divBdr>
                    <w:top w:val="none" w:sz="0" w:space="0" w:color="auto"/>
                    <w:left w:val="none" w:sz="0" w:space="0" w:color="auto"/>
                    <w:bottom w:val="none" w:sz="0" w:space="0" w:color="auto"/>
                    <w:right w:val="none" w:sz="0" w:space="0" w:color="auto"/>
                  </w:divBdr>
                </w:div>
                <w:div w:id="1007555752">
                  <w:marLeft w:val="0"/>
                  <w:marRight w:val="0"/>
                  <w:marTop w:val="0"/>
                  <w:marBottom w:val="0"/>
                  <w:divBdr>
                    <w:top w:val="none" w:sz="0" w:space="0" w:color="auto"/>
                    <w:left w:val="none" w:sz="0" w:space="0" w:color="auto"/>
                    <w:bottom w:val="none" w:sz="0" w:space="0" w:color="auto"/>
                    <w:right w:val="none" w:sz="0" w:space="0" w:color="auto"/>
                  </w:divBdr>
                </w:div>
                <w:div w:id="1008601480">
                  <w:marLeft w:val="0"/>
                  <w:marRight w:val="0"/>
                  <w:marTop w:val="0"/>
                  <w:marBottom w:val="0"/>
                  <w:divBdr>
                    <w:top w:val="none" w:sz="0" w:space="0" w:color="auto"/>
                    <w:left w:val="none" w:sz="0" w:space="0" w:color="auto"/>
                    <w:bottom w:val="none" w:sz="0" w:space="0" w:color="auto"/>
                    <w:right w:val="none" w:sz="0" w:space="0" w:color="auto"/>
                  </w:divBdr>
                </w:div>
                <w:div w:id="1012954226">
                  <w:marLeft w:val="0"/>
                  <w:marRight w:val="0"/>
                  <w:marTop w:val="0"/>
                  <w:marBottom w:val="0"/>
                  <w:divBdr>
                    <w:top w:val="none" w:sz="0" w:space="0" w:color="auto"/>
                    <w:left w:val="none" w:sz="0" w:space="0" w:color="auto"/>
                    <w:bottom w:val="none" w:sz="0" w:space="0" w:color="auto"/>
                    <w:right w:val="none" w:sz="0" w:space="0" w:color="auto"/>
                  </w:divBdr>
                </w:div>
                <w:div w:id="1012993867">
                  <w:marLeft w:val="0"/>
                  <w:marRight w:val="0"/>
                  <w:marTop w:val="0"/>
                  <w:marBottom w:val="0"/>
                  <w:divBdr>
                    <w:top w:val="none" w:sz="0" w:space="0" w:color="auto"/>
                    <w:left w:val="none" w:sz="0" w:space="0" w:color="auto"/>
                    <w:bottom w:val="none" w:sz="0" w:space="0" w:color="auto"/>
                    <w:right w:val="none" w:sz="0" w:space="0" w:color="auto"/>
                  </w:divBdr>
                </w:div>
                <w:div w:id="1018582198">
                  <w:marLeft w:val="0"/>
                  <w:marRight w:val="0"/>
                  <w:marTop w:val="0"/>
                  <w:marBottom w:val="0"/>
                  <w:divBdr>
                    <w:top w:val="none" w:sz="0" w:space="0" w:color="auto"/>
                    <w:left w:val="none" w:sz="0" w:space="0" w:color="auto"/>
                    <w:bottom w:val="none" w:sz="0" w:space="0" w:color="auto"/>
                    <w:right w:val="none" w:sz="0" w:space="0" w:color="auto"/>
                  </w:divBdr>
                </w:div>
                <w:div w:id="1025711030">
                  <w:marLeft w:val="0"/>
                  <w:marRight w:val="0"/>
                  <w:marTop w:val="0"/>
                  <w:marBottom w:val="0"/>
                  <w:divBdr>
                    <w:top w:val="none" w:sz="0" w:space="0" w:color="auto"/>
                    <w:left w:val="none" w:sz="0" w:space="0" w:color="auto"/>
                    <w:bottom w:val="none" w:sz="0" w:space="0" w:color="auto"/>
                    <w:right w:val="none" w:sz="0" w:space="0" w:color="auto"/>
                  </w:divBdr>
                </w:div>
                <w:div w:id="1026756753">
                  <w:marLeft w:val="0"/>
                  <w:marRight w:val="0"/>
                  <w:marTop w:val="0"/>
                  <w:marBottom w:val="0"/>
                  <w:divBdr>
                    <w:top w:val="none" w:sz="0" w:space="0" w:color="auto"/>
                    <w:left w:val="none" w:sz="0" w:space="0" w:color="auto"/>
                    <w:bottom w:val="none" w:sz="0" w:space="0" w:color="auto"/>
                    <w:right w:val="none" w:sz="0" w:space="0" w:color="auto"/>
                  </w:divBdr>
                </w:div>
                <w:div w:id="1027098033">
                  <w:marLeft w:val="0"/>
                  <w:marRight w:val="0"/>
                  <w:marTop w:val="0"/>
                  <w:marBottom w:val="0"/>
                  <w:divBdr>
                    <w:top w:val="none" w:sz="0" w:space="0" w:color="auto"/>
                    <w:left w:val="none" w:sz="0" w:space="0" w:color="auto"/>
                    <w:bottom w:val="none" w:sz="0" w:space="0" w:color="auto"/>
                    <w:right w:val="none" w:sz="0" w:space="0" w:color="auto"/>
                  </w:divBdr>
                </w:div>
                <w:div w:id="1028605560">
                  <w:marLeft w:val="0"/>
                  <w:marRight w:val="0"/>
                  <w:marTop w:val="0"/>
                  <w:marBottom w:val="0"/>
                  <w:divBdr>
                    <w:top w:val="none" w:sz="0" w:space="0" w:color="auto"/>
                    <w:left w:val="none" w:sz="0" w:space="0" w:color="auto"/>
                    <w:bottom w:val="none" w:sz="0" w:space="0" w:color="auto"/>
                    <w:right w:val="none" w:sz="0" w:space="0" w:color="auto"/>
                  </w:divBdr>
                </w:div>
                <w:div w:id="1028796893">
                  <w:marLeft w:val="0"/>
                  <w:marRight w:val="0"/>
                  <w:marTop w:val="0"/>
                  <w:marBottom w:val="0"/>
                  <w:divBdr>
                    <w:top w:val="none" w:sz="0" w:space="0" w:color="auto"/>
                    <w:left w:val="none" w:sz="0" w:space="0" w:color="auto"/>
                    <w:bottom w:val="none" w:sz="0" w:space="0" w:color="auto"/>
                    <w:right w:val="none" w:sz="0" w:space="0" w:color="auto"/>
                  </w:divBdr>
                </w:div>
                <w:div w:id="1029061684">
                  <w:marLeft w:val="0"/>
                  <w:marRight w:val="0"/>
                  <w:marTop w:val="0"/>
                  <w:marBottom w:val="0"/>
                  <w:divBdr>
                    <w:top w:val="none" w:sz="0" w:space="0" w:color="auto"/>
                    <w:left w:val="none" w:sz="0" w:space="0" w:color="auto"/>
                    <w:bottom w:val="none" w:sz="0" w:space="0" w:color="auto"/>
                    <w:right w:val="none" w:sz="0" w:space="0" w:color="auto"/>
                  </w:divBdr>
                </w:div>
                <w:div w:id="1030180273">
                  <w:marLeft w:val="0"/>
                  <w:marRight w:val="0"/>
                  <w:marTop w:val="0"/>
                  <w:marBottom w:val="0"/>
                  <w:divBdr>
                    <w:top w:val="none" w:sz="0" w:space="0" w:color="auto"/>
                    <w:left w:val="none" w:sz="0" w:space="0" w:color="auto"/>
                    <w:bottom w:val="none" w:sz="0" w:space="0" w:color="auto"/>
                    <w:right w:val="none" w:sz="0" w:space="0" w:color="auto"/>
                  </w:divBdr>
                </w:div>
                <w:div w:id="1030305051">
                  <w:marLeft w:val="0"/>
                  <w:marRight w:val="0"/>
                  <w:marTop w:val="0"/>
                  <w:marBottom w:val="0"/>
                  <w:divBdr>
                    <w:top w:val="none" w:sz="0" w:space="0" w:color="auto"/>
                    <w:left w:val="none" w:sz="0" w:space="0" w:color="auto"/>
                    <w:bottom w:val="none" w:sz="0" w:space="0" w:color="auto"/>
                    <w:right w:val="none" w:sz="0" w:space="0" w:color="auto"/>
                  </w:divBdr>
                </w:div>
                <w:div w:id="1031298483">
                  <w:marLeft w:val="0"/>
                  <w:marRight w:val="0"/>
                  <w:marTop w:val="0"/>
                  <w:marBottom w:val="0"/>
                  <w:divBdr>
                    <w:top w:val="none" w:sz="0" w:space="0" w:color="auto"/>
                    <w:left w:val="none" w:sz="0" w:space="0" w:color="auto"/>
                    <w:bottom w:val="none" w:sz="0" w:space="0" w:color="auto"/>
                    <w:right w:val="none" w:sz="0" w:space="0" w:color="auto"/>
                  </w:divBdr>
                </w:div>
                <w:div w:id="1033074732">
                  <w:marLeft w:val="0"/>
                  <w:marRight w:val="0"/>
                  <w:marTop w:val="0"/>
                  <w:marBottom w:val="0"/>
                  <w:divBdr>
                    <w:top w:val="none" w:sz="0" w:space="0" w:color="auto"/>
                    <w:left w:val="none" w:sz="0" w:space="0" w:color="auto"/>
                    <w:bottom w:val="none" w:sz="0" w:space="0" w:color="auto"/>
                    <w:right w:val="none" w:sz="0" w:space="0" w:color="auto"/>
                  </w:divBdr>
                </w:div>
                <w:div w:id="1034888029">
                  <w:marLeft w:val="0"/>
                  <w:marRight w:val="0"/>
                  <w:marTop w:val="0"/>
                  <w:marBottom w:val="0"/>
                  <w:divBdr>
                    <w:top w:val="none" w:sz="0" w:space="0" w:color="auto"/>
                    <w:left w:val="none" w:sz="0" w:space="0" w:color="auto"/>
                    <w:bottom w:val="none" w:sz="0" w:space="0" w:color="auto"/>
                    <w:right w:val="none" w:sz="0" w:space="0" w:color="auto"/>
                  </w:divBdr>
                </w:div>
                <w:div w:id="1035542894">
                  <w:marLeft w:val="0"/>
                  <w:marRight w:val="0"/>
                  <w:marTop w:val="0"/>
                  <w:marBottom w:val="0"/>
                  <w:divBdr>
                    <w:top w:val="none" w:sz="0" w:space="0" w:color="auto"/>
                    <w:left w:val="none" w:sz="0" w:space="0" w:color="auto"/>
                    <w:bottom w:val="none" w:sz="0" w:space="0" w:color="auto"/>
                    <w:right w:val="none" w:sz="0" w:space="0" w:color="auto"/>
                  </w:divBdr>
                </w:div>
                <w:div w:id="1035614319">
                  <w:marLeft w:val="0"/>
                  <w:marRight w:val="0"/>
                  <w:marTop w:val="0"/>
                  <w:marBottom w:val="0"/>
                  <w:divBdr>
                    <w:top w:val="none" w:sz="0" w:space="0" w:color="auto"/>
                    <w:left w:val="none" w:sz="0" w:space="0" w:color="auto"/>
                    <w:bottom w:val="none" w:sz="0" w:space="0" w:color="auto"/>
                    <w:right w:val="none" w:sz="0" w:space="0" w:color="auto"/>
                  </w:divBdr>
                </w:div>
                <w:div w:id="1036270818">
                  <w:marLeft w:val="0"/>
                  <w:marRight w:val="0"/>
                  <w:marTop w:val="0"/>
                  <w:marBottom w:val="0"/>
                  <w:divBdr>
                    <w:top w:val="none" w:sz="0" w:space="0" w:color="auto"/>
                    <w:left w:val="none" w:sz="0" w:space="0" w:color="auto"/>
                    <w:bottom w:val="none" w:sz="0" w:space="0" w:color="auto"/>
                    <w:right w:val="none" w:sz="0" w:space="0" w:color="auto"/>
                  </w:divBdr>
                </w:div>
                <w:div w:id="1037196377">
                  <w:marLeft w:val="0"/>
                  <w:marRight w:val="0"/>
                  <w:marTop w:val="0"/>
                  <w:marBottom w:val="0"/>
                  <w:divBdr>
                    <w:top w:val="none" w:sz="0" w:space="0" w:color="auto"/>
                    <w:left w:val="none" w:sz="0" w:space="0" w:color="auto"/>
                    <w:bottom w:val="none" w:sz="0" w:space="0" w:color="auto"/>
                    <w:right w:val="none" w:sz="0" w:space="0" w:color="auto"/>
                  </w:divBdr>
                </w:div>
                <w:div w:id="1037850117">
                  <w:marLeft w:val="0"/>
                  <w:marRight w:val="0"/>
                  <w:marTop w:val="0"/>
                  <w:marBottom w:val="0"/>
                  <w:divBdr>
                    <w:top w:val="none" w:sz="0" w:space="0" w:color="auto"/>
                    <w:left w:val="none" w:sz="0" w:space="0" w:color="auto"/>
                    <w:bottom w:val="none" w:sz="0" w:space="0" w:color="auto"/>
                    <w:right w:val="none" w:sz="0" w:space="0" w:color="auto"/>
                  </w:divBdr>
                </w:div>
                <w:div w:id="1037897568">
                  <w:marLeft w:val="0"/>
                  <w:marRight w:val="0"/>
                  <w:marTop w:val="0"/>
                  <w:marBottom w:val="0"/>
                  <w:divBdr>
                    <w:top w:val="none" w:sz="0" w:space="0" w:color="auto"/>
                    <w:left w:val="none" w:sz="0" w:space="0" w:color="auto"/>
                    <w:bottom w:val="none" w:sz="0" w:space="0" w:color="auto"/>
                    <w:right w:val="none" w:sz="0" w:space="0" w:color="auto"/>
                  </w:divBdr>
                </w:div>
                <w:div w:id="1038509334">
                  <w:marLeft w:val="0"/>
                  <w:marRight w:val="0"/>
                  <w:marTop w:val="0"/>
                  <w:marBottom w:val="0"/>
                  <w:divBdr>
                    <w:top w:val="none" w:sz="0" w:space="0" w:color="auto"/>
                    <w:left w:val="none" w:sz="0" w:space="0" w:color="auto"/>
                    <w:bottom w:val="none" w:sz="0" w:space="0" w:color="auto"/>
                    <w:right w:val="none" w:sz="0" w:space="0" w:color="auto"/>
                  </w:divBdr>
                </w:div>
                <w:div w:id="1039280851">
                  <w:marLeft w:val="0"/>
                  <w:marRight w:val="0"/>
                  <w:marTop w:val="0"/>
                  <w:marBottom w:val="0"/>
                  <w:divBdr>
                    <w:top w:val="none" w:sz="0" w:space="0" w:color="auto"/>
                    <w:left w:val="none" w:sz="0" w:space="0" w:color="auto"/>
                    <w:bottom w:val="none" w:sz="0" w:space="0" w:color="auto"/>
                    <w:right w:val="none" w:sz="0" w:space="0" w:color="auto"/>
                  </w:divBdr>
                </w:div>
                <w:div w:id="1039627470">
                  <w:marLeft w:val="0"/>
                  <w:marRight w:val="0"/>
                  <w:marTop w:val="0"/>
                  <w:marBottom w:val="0"/>
                  <w:divBdr>
                    <w:top w:val="none" w:sz="0" w:space="0" w:color="auto"/>
                    <w:left w:val="none" w:sz="0" w:space="0" w:color="auto"/>
                    <w:bottom w:val="none" w:sz="0" w:space="0" w:color="auto"/>
                    <w:right w:val="none" w:sz="0" w:space="0" w:color="auto"/>
                  </w:divBdr>
                </w:div>
                <w:div w:id="1042678116">
                  <w:marLeft w:val="0"/>
                  <w:marRight w:val="0"/>
                  <w:marTop w:val="0"/>
                  <w:marBottom w:val="0"/>
                  <w:divBdr>
                    <w:top w:val="none" w:sz="0" w:space="0" w:color="auto"/>
                    <w:left w:val="none" w:sz="0" w:space="0" w:color="auto"/>
                    <w:bottom w:val="none" w:sz="0" w:space="0" w:color="auto"/>
                    <w:right w:val="none" w:sz="0" w:space="0" w:color="auto"/>
                  </w:divBdr>
                </w:div>
                <w:div w:id="1042678775">
                  <w:marLeft w:val="0"/>
                  <w:marRight w:val="0"/>
                  <w:marTop w:val="0"/>
                  <w:marBottom w:val="0"/>
                  <w:divBdr>
                    <w:top w:val="none" w:sz="0" w:space="0" w:color="auto"/>
                    <w:left w:val="none" w:sz="0" w:space="0" w:color="auto"/>
                    <w:bottom w:val="none" w:sz="0" w:space="0" w:color="auto"/>
                    <w:right w:val="none" w:sz="0" w:space="0" w:color="auto"/>
                  </w:divBdr>
                </w:div>
                <w:div w:id="1043603431">
                  <w:marLeft w:val="0"/>
                  <w:marRight w:val="0"/>
                  <w:marTop w:val="0"/>
                  <w:marBottom w:val="0"/>
                  <w:divBdr>
                    <w:top w:val="none" w:sz="0" w:space="0" w:color="auto"/>
                    <w:left w:val="none" w:sz="0" w:space="0" w:color="auto"/>
                    <w:bottom w:val="none" w:sz="0" w:space="0" w:color="auto"/>
                    <w:right w:val="none" w:sz="0" w:space="0" w:color="auto"/>
                  </w:divBdr>
                </w:div>
                <w:div w:id="1044329786">
                  <w:marLeft w:val="0"/>
                  <w:marRight w:val="0"/>
                  <w:marTop w:val="0"/>
                  <w:marBottom w:val="0"/>
                  <w:divBdr>
                    <w:top w:val="none" w:sz="0" w:space="0" w:color="auto"/>
                    <w:left w:val="none" w:sz="0" w:space="0" w:color="auto"/>
                    <w:bottom w:val="none" w:sz="0" w:space="0" w:color="auto"/>
                    <w:right w:val="none" w:sz="0" w:space="0" w:color="auto"/>
                  </w:divBdr>
                </w:div>
                <w:div w:id="1044404610">
                  <w:marLeft w:val="0"/>
                  <w:marRight w:val="0"/>
                  <w:marTop w:val="0"/>
                  <w:marBottom w:val="0"/>
                  <w:divBdr>
                    <w:top w:val="none" w:sz="0" w:space="0" w:color="auto"/>
                    <w:left w:val="none" w:sz="0" w:space="0" w:color="auto"/>
                    <w:bottom w:val="none" w:sz="0" w:space="0" w:color="auto"/>
                    <w:right w:val="none" w:sz="0" w:space="0" w:color="auto"/>
                  </w:divBdr>
                </w:div>
                <w:div w:id="1045838046">
                  <w:marLeft w:val="0"/>
                  <w:marRight w:val="0"/>
                  <w:marTop w:val="0"/>
                  <w:marBottom w:val="0"/>
                  <w:divBdr>
                    <w:top w:val="none" w:sz="0" w:space="0" w:color="auto"/>
                    <w:left w:val="none" w:sz="0" w:space="0" w:color="auto"/>
                    <w:bottom w:val="none" w:sz="0" w:space="0" w:color="auto"/>
                    <w:right w:val="none" w:sz="0" w:space="0" w:color="auto"/>
                  </w:divBdr>
                </w:div>
                <w:div w:id="1046562654">
                  <w:marLeft w:val="0"/>
                  <w:marRight w:val="0"/>
                  <w:marTop w:val="0"/>
                  <w:marBottom w:val="0"/>
                  <w:divBdr>
                    <w:top w:val="none" w:sz="0" w:space="0" w:color="auto"/>
                    <w:left w:val="none" w:sz="0" w:space="0" w:color="auto"/>
                    <w:bottom w:val="none" w:sz="0" w:space="0" w:color="auto"/>
                    <w:right w:val="none" w:sz="0" w:space="0" w:color="auto"/>
                  </w:divBdr>
                </w:div>
                <w:div w:id="1047677292">
                  <w:marLeft w:val="0"/>
                  <w:marRight w:val="0"/>
                  <w:marTop w:val="0"/>
                  <w:marBottom w:val="0"/>
                  <w:divBdr>
                    <w:top w:val="none" w:sz="0" w:space="0" w:color="auto"/>
                    <w:left w:val="none" w:sz="0" w:space="0" w:color="auto"/>
                    <w:bottom w:val="none" w:sz="0" w:space="0" w:color="auto"/>
                    <w:right w:val="none" w:sz="0" w:space="0" w:color="auto"/>
                  </w:divBdr>
                </w:div>
                <w:div w:id="1048334580">
                  <w:marLeft w:val="0"/>
                  <w:marRight w:val="0"/>
                  <w:marTop w:val="0"/>
                  <w:marBottom w:val="0"/>
                  <w:divBdr>
                    <w:top w:val="none" w:sz="0" w:space="0" w:color="auto"/>
                    <w:left w:val="none" w:sz="0" w:space="0" w:color="auto"/>
                    <w:bottom w:val="none" w:sz="0" w:space="0" w:color="auto"/>
                    <w:right w:val="none" w:sz="0" w:space="0" w:color="auto"/>
                  </w:divBdr>
                </w:div>
                <w:div w:id="1049380450">
                  <w:marLeft w:val="0"/>
                  <w:marRight w:val="0"/>
                  <w:marTop w:val="0"/>
                  <w:marBottom w:val="0"/>
                  <w:divBdr>
                    <w:top w:val="none" w:sz="0" w:space="0" w:color="auto"/>
                    <w:left w:val="none" w:sz="0" w:space="0" w:color="auto"/>
                    <w:bottom w:val="none" w:sz="0" w:space="0" w:color="auto"/>
                    <w:right w:val="none" w:sz="0" w:space="0" w:color="auto"/>
                  </w:divBdr>
                </w:div>
                <w:div w:id="1049691813">
                  <w:marLeft w:val="0"/>
                  <w:marRight w:val="0"/>
                  <w:marTop w:val="0"/>
                  <w:marBottom w:val="0"/>
                  <w:divBdr>
                    <w:top w:val="none" w:sz="0" w:space="0" w:color="auto"/>
                    <w:left w:val="none" w:sz="0" w:space="0" w:color="auto"/>
                    <w:bottom w:val="none" w:sz="0" w:space="0" w:color="auto"/>
                    <w:right w:val="none" w:sz="0" w:space="0" w:color="auto"/>
                  </w:divBdr>
                </w:div>
                <w:div w:id="1050222959">
                  <w:marLeft w:val="0"/>
                  <w:marRight w:val="0"/>
                  <w:marTop w:val="0"/>
                  <w:marBottom w:val="0"/>
                  <w:divBdr>
                    <w:top w:val="none" w:sz="0" w:space="0" w:color="auto"/>
                    <w:left w:val="none" w:sz="0" w:space="0" w:color="auto"/>
                    <w:bottom w:val="none" w:sz="0" w:space="0" w:color="auto"/>
                    <w:right w:val="none" w:sz="0" w:space="0" w:color="auto"/>
                  </w:divBdr>
                </w:div>
                <w:div w:id="1051536507">
                  <w:marLeft w:val="0"/>
                  <w:marRight w:val="0"/>
                  <w:marTop w:val="0"/>
                  <w:marBottom w:val="0"/>
                  <w:divBdr>
                    <w:top w:val="none" w:sz="0" w:space="0" w:color="auto"/>
                    <w:left w:val="none" w:sz="0" w:space="0" w:color="auto"/>
                    <w:bottom w:val="none" w:sz="0" w:space="0" w:color="auto"/>
                    <w:right w:val="none" w:sz="0" w:space="0" w:color="auto"/>
                  </w:divBdr>
                </w:div>
                <w:div w:id="1052382479">
                  <w:marLeft w:val="0"/>
                  <w:marRight w:val="0"/>
                  <w:marTop w:val="0"/>
                  <w:marBottom w:val="0"/>
                  <w:divBdr>
                    <w:top w:val="none" w:sz="0" w:space="0" w:color="auto"/>
                    <w:left w:val="none" w:sz="0" w:space="0" w:color="auto"/>
                    <w:bottom w:val="none" w:sz="0" w:space="0" w:color="auto"/>
                    <w:right w:val="none" w:sz="0" w:space="0" w:color="auto"/>
                  </w:divBdr>
                </w:div>
                <w:div w:id="1052577444">
                  <w:marLeft w:val="0"/>
                  <w:marRight w:val="0"/>
                  <w:marTop w:val="0"/>
                  <w:marBottom w:val="0"/>
                  <w:divBdr>
                    <w:top w:val="none" w:sz="0" w:space="0" w:color="auto"/>
                    <w:left w:val="none" w:sz="0" w:space="0" w:color="auto"/>
                    <w:bottom w:val="none" w:sz="0" w:space="0" w:color="auto"/>
                    <w:right w:val="none" w:sz="0" w:space="0" w:color="auto"/>
                  </w:divBdr>
                </w:div>
                <w:div w:id="1052653049">
                  <w:marLeft w:val="0"/>
                  <w:marRight w:val="0"/>
                  <w:marTop w:val="0"/>
                  <w:marBottom w:val="0"/>
                  <w:divBdr>
                    <w:top w:val="none" w:sz="0" w:space="0" w:color="auto"/>
                    <w:left w:val="none" w:sz="0" w:space="0" w:color="auto"/>
                    <w:bottom w:val="none" w:sz="0" w:space="0" w:color="auto"/>
                    <w:right w:val="none" w:sz="0" w:space="0" w:color="auto"/>
                  </w:divBdr>
                </w:div>
                <w:div w:id="1053311351">
                  <w:marLeft w:val="0"/>
                  <w:marRight w:val="0"/>
                  <w:marTop w:val="0"/>
                  <w:marBottom w:val="0"/>
                  <w:divBdr>
                    <w:top w:val="none" w:sz="0" w:space="0" w:color="auto"/>
                    <w:left w:val="none" w:sz="0" w:space="0" w:color="auto"/>
                    <w:bottom w:val="none" w:sz="0" w:space="0" w:color="auto"/>
                    <w:right w:val="none" w:sz="0" w:space="0" w:color="auto"/>
                  </w:divBdr>
                </w:div>
                <w:div w:id="1054700030">
                  <w:marLeft w:val="0"/>
                  <w:marRight w:val="0"/>
                  <w:marTop w:val="0"/>
                  <w:marBottom w:val="0"/>
                  <w:divBdr>
                    <w:top w:val="none" w:sz="0" w:space="0" w:color="auto"/>
                    <w:left w:val="none" w:sz="0" w:space="0" w:color="auto"/>
                    <w:bottom w:val="none" w:sz="0" w:space="0" w:color="auto"/>
                    <w:right w:val="none" w:sz="0" w:space="0" w:color="auto"/>
                  </w:divBdr>
                </w:div>
                <w:div w:id="1055004181">
                  <w:marLeft w:val="0"/>
                  <w:marRight w:val="0"/>
                  <w:marTop w:val="0"/>
                  <w:marBottom w:val="0"/>
                  <w:divBdr>
                    <w:top w:val="none" w:sz="0" w:space="0" w:color="auto"/>
                    <w:left w:val="none" w:sz="0" w:space="0" w:color="auto"/>
                    <w:bottom w:val="none" w:sz="0" w:space="0" w:color="auto"/>
                    <w:right w:val="none" w:sz="0" w:space="0" w:color="auto"/>
                  </w:divBdr>
                </w:div>
                <w:div w:id="1056273099">
                  <w:marLeft w:val="0"/>
                  <w:marRight w:val="0"/>
                  <w:marTop w:val="0"/>
                  <w:marBottom w:val="0"/>
                  <w:divBdr>
                    <w:top w:val="none" w:sz="0" w:space="0" w:color="auto"/>
                    <w:left w:val="none" w:sz="0" w:space="0" w:color="auto"/>
                    <w:bottom w:val="none" w:sz="0" w:space="0" w:color="auto"/>
                    <w:right w:val="none" w:sz="0" w:space="0" w:color="auto"/>
                  </w:divBdr>
                </w:div>
                <w:div w:id="1056468985">
                  <w:marLeft w:val="0"/>
                  <w:marRight w:val="0"/>
                  <w:marTop w:val="0"/>
                  <w:marBottom w:val="0"/>
                  <w:divBdr>
                    <w:top w:val="none" w:sz="0" w:space="0" w:color="auto"/>
                    <w:left w:val="none" w:sz="0" w:space="0" w:color="auto"/>
                    <w:bottom w:val="none" w:sz="0" w:space="0" w:color="auto"/>
                    <w:right w:val="none" w:sz="0" w:space="0" w:color="auto"/>
                  </w:divBdr>
                </w:div>
                <w:div w:id="1056588293">
                  <w:marLeft w:val="0"/>
                  <w:marRight w:val="0"/>
                  <w:marTop w:val="0"/>
                  <w:marBottom w:val="0"/>
                  <w:divBdr>
                    <w:top w:val="none" w:sz="0" w:space="0" w:color="auto"/>
                    <w:left w:val="none" w:sz="0" w:space="0" w:color="auto"/>
                    <w:bottom w:val="none" w:sz="0" w:space="0" w:color="auto"/>
                    <w:right w:val="none" w:sz="0" w:space="0" w:color="auto"/>
                  </w:divBdr>
                </w:div>
                <w:div w:id="1057168209">
                  <w:marLeft w:val="0"/>
                  <w:marRight w:val="0"/>
                  <w:marTop w:val="0"/>
                  <w:marBottom w:val="0"/>
                  <w:divBdr>
                    <w:top w:val="none" w:sz="0" w:space="0" w:color="auto"/>
                    <w:left w:val="none" w:sz="0" w:space="0" w:color="auto"/>
                    <w:bottom w:val="none" w:sz="0" w:space="0" w:color="auto"/>
                    <w:right w:val="none" w:sz="0" w:space="0" w:color="auto"/>
                  </w:divBdr>
                </w:div>
                <w:div w:id="1058362219">
                  <w:marLeft w:val="0"/>
                  <w:marRight w:val="0"/>
                  <w:marTop w:val="0"/>
                  <w:marBottom w:val="0"/>
                  <w:divBdr>
                    <w:top w:val="none" w:sz="0" w:space="0" w:color="auto"/>
                    <w:left w:val="none" w:sz="0" w:space="0" w:color="auto"/>
                    <w:bottom w:val="none" w:sz="0" w:space="0" w:color="auto"/>
                    <w:right w:val="none" w:sz="0" w:space="0" w:color="auto"/>
                  </w:divBdr>
                </w:div>
                <w:div w:id="1060326492">
                  <w:marLeft w:val="0"/>
                  <w:marRight w:val="0"/>
                  <w:marTop w:val="0"/>
                  <w:marBottom w:val="0"/>
                  <w:divBdr>
                    <w:top w:val="none" w:sz="0" w:space="0" w:color="auto"/>
                    <w:left w:val="none" w:sz="0" w:space="0" w:color="auto"/>
                    <w:bottom w:val="none" w:sz="0" w:space="0" w:color="auto"/>
                    <w:right w:val="none" w:sz="0" w:space="0" w:color="auto"/>
                  </w:divBdr>
                </w:div>
                <w:div w:id="1060832502">
                  <w:marLeft w:val="0"/>
                  <w:marRight w:val="0"/>
                  <w:marTop w:val="0"/>
                  <w:marBottom w:val="0"/>
                  <w:divBdr>
                    <w:top w:val="none" w:sz="0" w:space="0" w:color="auto"/>
                    <w:left w:val="none" w:sz="0" w:space="0" w:color="auto"/>
                    <w:bottom w:val="none" w:sz="0" w:space="0" w:color="auto"/>
                    <w:right w:val="none" w:sz="0" w:space="0" w:color="auto"/>
                  </w:divBdr>
                </w:div>
                <w:div w:id="1060983710">
                  <w:marLeft w:val="0"/>
                  <w:marRight w:val="0"/>
                  <w:marTop w:val="0"/>
                  <w:marBottom w:val="0"/>
                  <w:divBdr>
                    <w:top w:val="none" w:sz="0" w:space="0" w:color="auto"/>
                    <w:left w:val="none" w:sz="0" w:space="0" w:color="auto"/>
                    <w:bottom w:val="none" w:sz="0" w:space="0" w:color="auto"/>
                    <w:right w:val="none" w:sz="0" w:space="0" w:color="auto"/>
                  </w:divBdr>
                </w:div>
                <w:div w:id="1061252761">
                  <w:marLeft w:val="0"/>
                  <w:marRight w:val="0"/>
                  <w:marTop w:val="0"/>
                  <w:marBottom w:val="0"/>
                  <w:divBdr>
                    <w:top w:val="none" w:sz="0" w:space="0" w:color="auto"/>
                    <w:left w:val="none" w:sz="0" w:space="0" w:color="auto"/>
                    <w:bottom w:val="none" w:sz="0" w:space="0" w:color="auto"/>
                    <w:right w:val="none" w:sz="0" w:space="0" w:color="auto"/>
                  </w:divBdr>
                </w:div>
                <w:div w:id="1065027438">
                  <w:marLeft w:val="0"/>
                  <w:marRight w:val="0"/>
                  <w:marTop w:val="0"/>
                  <w:marBottom w:val="0"/>
                  <w:divBdr>
                    <w:top w:val="none" w:sz="0" w:space="0" w:color="auto"/>
                    <w:left w:val="none" w:sz="0" w:space="0" w:color="auto"/>
                    <w:bottom w:val="none" w:sz="0" w:space="0" w:color="auto"/>
                    <w:right w:val="none" w:sz="0" w:space="0" w:color="auto"/>
                  </w:divBdr>
                </w:div>
                <w:div w:id="1066948736">
                  <w:marLeft w:val="0"/>
                  <w:marRight w:val="0"/>
                  <w:marTop w:val="0"/>
                  <w:marBottom w:val="0"/>
                  <w:divBdr>
                    <w:top w:val="none" w:sz="0" w:space="0" w:color="auto"/>
                    <w:left w:val="none" w:sz="0" w:space="0" w:color="auto"/>
                    <w:bottom w:val="none" w:sz="0" w:space="0" w:color="auto"/>
                    <w:right w:val="none" w:sz="0" w:space="0" w:color="auto"/>
                  </w:divBdr>
                </w:div>
                <w:div w:id="1068502114">
                  <w:marLeft w:val="0"/>
                  <w:marRight w:val="0"/>
                  <w:marTop w:val="0"/>
                  <w:marBottom w:val="0"/>
                  <w:divBdr>
                    <w:top w:val="none" w:sz="0" w:space="0" w:color="auto"/>
                    <w:left w:val="none" w:sz="0" w:space="0" w:color="auto"/>
                    <w:bottom w:val="none" w:sz="0" w:space="0" w:color="auto"/>
                    <w:right w:val="none" w:sz="0" w:space="0" w:color="auto"/>
                  </w:divBdr>
                </w:div>
                <w:div w:id="1069574317">
                  <w:marLeft w:val="0"/>
                  <w:marRight w:val="0"/>
                  <w:marTop w:val="0"/>
                  <w:marBottom w:val="0"/>
                  <w:divBdr>
                    <w:top w:val="none" w:sz="0" w:space="0" w:color="auto"/>
                    <w:left w:val="none" w:sz="0" w:space="0" w:color="auto"/>
                    <w:bottom w:val="none" w:sz="0" w:space="0" w:color="auto"/>
                    <w:right w:val="none" w:sz="0" w:space="0" w:color="auto"/>
                  </w:divBdr>
                </w:div>
                <w:div w:id="1070234233">
                  <w:marLeft w:val="0"/>
                  <w:marRight w:val="0"/>
                  <w:marTop w:val="0"/>
                  <w:marBottom w:val="0"/>
                  <w:divBdr>
                    <w:top w:val="none" w:sz="0" w:space="0" w:color="auto"/>
                    <w:left w:val="none" w:sz="0" w:space="0" w:color="auto"/>
                    <w:bottom w:val="none" w:sz="0" w:space="0" w:color="auto"/>
                    <w:right w:val="none" w:sz="0" w:space="0" w:color="auto"/>
                  </w:divBdr>
                </w:div>
                <w:div w:id="1071346737">
                  <w:marLeft w:val="0"/>
                  <w:marRight w:val="0"/>
                  <w:marTop w:val="0"/>
                  <w:marBottom w:val="0"/>
                  <w:divBdr>
                    <w:top w:val="none" w:sz="0" w:space="0" w:color="auto"/>
                    <w:left w:val="none" w:sz="0" w:space="0" w:color="auto"/>
                    <w:bottom w:val="none" w:sz="0" w:space="0" w:color="auto"/>
                    <w:right w:val="none" w:sz="0" w:space="0" w:color="auto"/>
                  </w:divBdr>
                </w:div>
                <w:div w:id="1075979908">
                  <w:marLeft w:val="0"/>
                  <w:marRight w:val="0"/>
                  <w:marTop w:val="0"/>
                  <w:marBottom w:val="0"/>
                  <w:divBdr>
                    <w:top w:val="none" w:sz="0" w:space="0" w:color="auto"/>
                    <w:left w:val="none" w:sz="0" w:space="0" w:color="auto"/>
                    <w:bottom w:val="none" w:sz="0" w:space="0" w:color="auto"/>
                    <w:right w:val="none" w:sz="0" w:space="0" w:color="auto"/>
                  </w:divBdr>
                </w:div>
                <w:div w:id="1077676054">
                  <w:marLeft w:val="0"/>
                  <w:marRight w:val="0"/>
                  <w:marTop w:val="0"/>
                  <w:marBottom w:val="0"/>
                  <w:divBdr>
                    <w:top w:val="none" w:sz="0" w:space="0" w:color="auto"/>
                    <w:left w:val="none" w:sz="0" w:space="0" w:color="auto"/>
                    <w:bottom w:val="none" w:sz="0" w:space="0" w:color="auto"/>
                    <w:right w:val="none" w:sz="0" w:space="0" w:color="auto"/>
                  </w:divBdr>
                </w:div>
                <w:div w:id="1079447269">
                  <w:marLeft w:val="0"/>
                  <w:marRight w:val="0"/>
                  <w:marTop w:val="0"/>
                  <w:marBottom w:val="0"/>
                  <w:divBdr>
                    <w:top w:val="none" w:sz="0" w:space="0" w:color="auto"/>
                    <w:left w:val="none" w:sz="0" w:space="0" w:color="auto"/>
                    <w:bottom w:val="none" w:sz="0" w:space="0" w:color="auto"/>
                    <w:right w:val="none" w:sz="0" w:space="0" w:color="auto"/>
                  </w:divBdr>
                </w:div>
                <w:div w:id="1079597398">
                  <w:marLeft w:val="0"/>
                  <w:marRight w:val="0"/>
                  <w:marTop w:val="0"/>
                  <w:marBottom w:val="0"/>
                  <w:divBdr>
                    <w:top w:val="none" w:sz="0" w:space="0" w:color="auto"/>
                    <w:left w:val="none" w:sz="0" w:space="0" w:color="auto"/>
                    <w:bottom w:val="none" w:sz="0" w:space="0" w:color="auto"/>
                    <w:right w:val="none" w:sz="0" w:space="0" w:color="auto"/>
                  </w:divBdr>
                </w:div>
                <w:div w:id="1079908514">
                  <w:marLeft w:val="0"/>
                  <w:marRight w:val="0"/>
                  <w:marTop w:val="0"/>
                  <w:marBottom w:val="0"/>
                  <w:divBdr>
                    <w:top w:val="none" w:sz="0" w:space="0" w:color="auto"/>
                    <w:left w:val="none" w:sz="0" w:space="0" w:color="auto"/>
                    <w:bottom w:val="none" w:sz="0" w:space="0" w:color="auto"/>
                    <w:right w:val="none" w:sz="0" w:space="0" w:color="auto"/>
                  </w:divBdr>
                </w:div>
                <w:div w:id="1083526885">
                  <w:marLeft w:val="0"/>
                  <w:marRight w:val="0"/>
                  <w:marTop w:val="0"/>
                  <w:marBottom w:val="0"/>
                  <w:divBdr>
                    <w:top w:val="none" w:sz="0" w:space="0" w:color="auto"/>
                    <w:left w:val="none" w:sz="0" w:space="0" w:color="auto"/>
                    <w:bottom w:val="none" w:sz="0" w:space="0" w:color="auto"/>
                    <w:right w:val="none" w:sz="0" w:space="0" w:color="auto"/>
                  </w:divBdr>
                </w:div>
                <w:div w:id="1083604552">
                  <w:marLeft w:val="0"/>
                  <w:marRight w:val="0"/>
                  <w:marTop w:val="0"/>
                  <w:marBottom w:val="0"/>
                  <w:divBdr>
                    <w:top w:val="none" w:sz="0" w:space="0" w:color="auto"/>
                    <w:left w:val="none" w:sz="0" w:space="0" w:color="auto"/>
                    <w:bottom w:val="none" w:sz="0" w:space="0" w:color="auto"/>
                    <w:right w:val="none" w:sz="0" w:space="0" w:color="auto"/>
                  </w:divBdr>
                </w:div>
                <w:div w:id="1084111141">
                  <w:marLeft w:val="0"/>
                  <w:marRight w:val="0"/>
                  <w:marTop w:val="0"/>
                  <w:marBottom w:val="0"/>
                  <w:divBdr>
                    <w:top w:val="none" w:sz="0" w:space="0" w:color="auto"/>
                    <w:left w:val="none" w:sz="0" w:space="0" w:color="auto"/>
                    <w:bottom w:val="none" w:sz="0" w:space="0" w:color="auto"/>
                    <w:right w:val="none" w:sz="0" w:space="0" w:color="auto"/>
                  </w:divBdr>
                </w:div>
                <w:div w:id="1087464007">
                  <w:marLeft w:val="0"/>
                  <w:marRight w:val="0"/>
                  <w:marTop w:val="0"/>
                  <w:marBottom w:val="0"/>
                  <w:divBdr>
                    <w:top w:val="none" w:sz="0" w:space="0" w:color="auto"/>
                    <w:left w:val="none" w:sz="0" w:space="0" w:color="auto"/>
                    <w:bottom w:val="none" w:sz="0" w:space="0" w:color="auto"/>
                    <w:right w:val="none" w:sz="0" w:space="0" w:color="auto"/>
                  </w:divBdr>
                </w:div>
                <w:div w:id="1093207482">
                  <w:marLeft w:val="0"/>
                  <w:marRight w:val="0"/>
                  <w:marTop w:val="0"/>
                  <w:marBottom w:val="0"/>
                  <w:divBdr>
                    <w:top w:val="none" w:sz="0" w:space="0" w:color="auto"/>
                    <w:left w:val="none" w:sz="0" w:space="0" w:color="auto"/>
                    <w:bottom w:val="none" w:sz="0" w:space="0" w:color="auto"/>
                    <w:right w:val="none" w:sz="0" w:space="0" w:color="auto"/>
                  </w:divBdr>
                </w:div>
                <w:div w:id="1094857247">
                  <w:marLeft w:val="0"/>
                  <w:marRight w:val="0"/>
                  <w:marTop w:val="0"/>
                  <w:marBottom w:val="0"/>
                  <w:divBdr>
                    <w:top w:val="none" w:sz="0" w:space="0" w:color="auto"/>
                    <w:left w:val="none" w:sz="0" w:space="0" w:color="auto"/>
                    <w:bottom w:val="none" w:sz="0" w:space="0" w:color="auto"/>
                    <w:right w:val="none" w:sz="0" w:space="0" w:color="auto"/>
                  </w:divBdr>
                </w:div>
                <w:div w:id="1097100454">
                  <w:marLeft w:val="0"/>
                  <w:marRight w:val="0"/>
                  <w:marTop w:val="0"/>
                  <w:marBottom w:val="0"/>
                  <w:divBdr>
                    <w:top w:val="none" w:sz="0" w:space="0" w:color="auto"/>
                    <w:left w:val="none" w:sz="0" w:space="0" w:color="auto"/>
                    <w:bottom w:val="none" w:sz="0" w:space="0" w:color="auto"/>
                    <w:right w:val="none" w:sz="0" w:space="0" w:color="auto"/>
                  </w:divBdr>
                </w:div>
                <w:div w:id="1101876321">
                  <w:marLeft w:val="0"/>
                  <w:marRight w:val="0"/>
                  <w:marTop w:val="0"/>
                  <w:marBottom w:val="0"/>
                  <w:divBdr>
                    <w:top w:val="none" w:sz="0" w:space="0" w:color="auto"/>
                    <w:left w:val="none" w:sz="0" w:space="0" w:color="auto"/>
                    <w:bottom w:val="none" w:sz="0" w:space="0" w:color="auto"/>
                    <w:right w:val="none" w:sz="0" w:space="0" w:color="auto"/>
                  </w:divBdr>
                </w:div>
                <w:div w:id="1104225662">
                  <w:marLeft w:val="0"/>
                  <w:marRight w:val="0"/>
                  <w:marTop w:val="0"/>
                  <w:marBottom w:val="0"/>
                  <w:divBdr>
                    <w:top w:val="none" w:sz="0" w:space="0" w:color="auto"/>
                    <w:left w:val="none" w:sz="0" w:space="0" w:color="auto"/>
                    <w:bottom w:val="none" w:sz="0" w:space="0" w:color="auto"/>
                    <w:right w:val="none" w:sz="0" w:space="0" w:color="auto"/>
                  </w:divBdr>
                </w:div>
                <w:div w:id="1104375214">
                  <w:marLeft w:val="0"/>
                  <w:marRight w:val="0"/>
                  <w:marTop w:val="0"/>
                  <w:marBottom w:val="0"/>
                  <w:divBdr>
                    <w:top w:val="none" w:sz="0" w:space="0" w:color="auto"/>
                    <w:left w:val="none" w:sz="0" w:space="0" w:color="auto"/>
                    <w:bottom w:val="none" w:sz="0" w:space="0" w:color="auto"/>
                    <w:right w:val="none" w:sz="0" w:space="0" w:color="auto"/>
                  </w:divBdr>
                </w:div>
                <w:div w:id="1107000944">
                  <w:marLeft w:val="0"/>
                  <w:marRight w:val="0"/>
                  <w:marTop w:val="0"/>
                  <w:marBottom w:val="0"/>
                  <w:divBdr>
                    <w:top w:val="none" w:sz="0" w:space="0" w:color="auto"/>
                    <w:left w:val="none" w:sz="0" w:space="0" w:color="auto"/>
                    <w:bottom w:val="none" w:sz="0" w:space="0" w:color="auto"/>
                    <w:right w:val="none" w:sz="0" w:space="0" w:color="auto"/>
                  </w:divBdr>
                </w:div>
                <w:div w:id="1108935433">
                  <w:marLeft w:val="0"/>
                  <w:marRight w:val="0"/>
                  <w:marTop w:val="0"/>
                  <w:marBottom w:val="0"/>
                  <w:divBdr>
                    <w:top w:val="none" w:sz="0" w:space="0" w:color="auto"/>
                    <w:left w:val="none" w:sz="0" w:space="0" w:color="auto"/>
                    <w:bottom w:val="none" w:sz="0" w:space="0" w:color="auto"/>
                    <w:right w:val="none" w:sz="0" w:space="0" w:color="auto"/>
                  </w:divBdr>
                </w:div>
                <w:div w:id="1111585698">
                  <w:marLeft w:val="0"/>
                  <w:marRight w:val="0"/>
                  <w:marTop w:val="0"/>
                  <w:marBottom w:val="0"/>
                  <w:divBdr>
                    <w:top w:val="none" w:sz="0" w:space="0" w:color="auto"/>
                    <w:left w:val="none" w:sz="0" w:space="0" w:color="auto"/>
                    <w:bottom w:val="none" w:sz="0" w:space="0" w:color="auto"/>
                    <w:right w:val="none" w:sz="0" w:space="0" w:color="auto"/>
                  </w:divBdr>
                </w:div>
                <w:div w:id="1111625846">
                  <w:marLeft w:val="0"/>
                  <w:marRight w:val="0"/>
                  <w:marTop w:val="0"/>
                  <w:marBottom w:val="0"/>
                  <w:divBdr>
                    <w:top w:val="none" w:sz="0" w:space="0" w:color="auto"/>
                    <w:left w:val="none" w:sz="0" w:space="0" w:color="auto"/>
                    <w:bottom w:val="none" w:sz="0" w:space="0" w:color="auto"/>
                    <w:right w:val="none" w:sz="0" w:space="0" w:color="auto"/>
                  </w:divBdr>
                </w:div>
                <w:div w:id="1113088986">
                  <w:marLeft w:val="0"/>
                  <w:marRight w:val="0"/>
                  <w:marTop w:val="0"/>
                  <w:marBottom w:val="0"/>
                  <w:divBdr>
                    <w:top w:val="none" w:sz="0" w:space="0" w:color="auto"/>
                    <w:left w:val="none" w:sz="0" w:space="0" w:color="auto"/>
                    <w:bottom w:val="none" w:sz="0" w:space="0" w:color="auto"/>
                    <w:right w:val="none" w:sz="0" w:space="0" w:color="auto"/>
                  </w:divBdr>
                </w:div>
                <w:div w:id="1117407874">
                  <w:marLeft w:val="0"/>
                  <w:marRight w:val="0"/>
                  <w:marTop w:val="0"/>
                  <w:marBottom w:val="0"/>
                  <w:divBdr>
                    <w:top w:val="none" w:sz="0" w:space="0" w:color="auto"/>
                    <w:left w:val="none" w:sz="0" w:space="0" w:color="auto"/>
                    <w:bottom w:val="none" w:sz="0" w:space="0" w:color="auto"/>
                    <w:right w:val="none" w:sz="0" w:space="0" w:color="auto"/>
                  </w:divBdr>
                </w:div>
                <w:div w:id="1118791071">
                  <w:marLeft w:val="0"/>
                  <w:marRight w:val="0"/>
                  <w:marTop w:val="0"/>
                  <w:marBottom w:val="0"/>
                  <w:divBdr>
                    <w:top w:val="none" w:sz="0" w:space="0" w:color="auto"/>
                    <w:left w:val="none" w:sz="0" w:space="0" w:color="auto"/>
                    <w:bottom w:val="none" w:sz="0" w:space="0" w:color="auto"/>
                    <w:right w:val="none" w:sz="0" w:space="0" w:color="auto"/>
                  </w:divBdr>
                </w:div>
                <w:div w:id="1118917907">
                  <w:marLeft w:val="0"/>
                  <w:marRight w:val="0"/>
                  <w:marTop w:val="0"/>
                  <w:marBottom w:val="0"/>
                  <w:divBdr>
                    <w:top w:val="none" w:sz="0" w:space="0" w:color="auto"/>
                    <w:left w:val="none" w:sz="0" w:space="0" w:color="auto"/>
                    <w:bottom w:val="none" w:sz="0" w:space="0" w:color="auto"/>
                    <w:right w:val="none" w:sz="0" w:space="0" w:color="auto"/>
                  </w:divBdr>
                </w:div>
                <w:div w:id="1119228895">
                  <w:marLeft w:val="0"/>
                  <w:marRight w:val="0"/>
                  <w:marTop w:val="0"/>
                  <w:marBottom w:val="0"/>
                  <w:divBdr>
                    <w:top w:val="none" w:sz="0" w:space="0" w:color="auto"/>
                    <w:left w:val="none" w:sz="0" w:space="0" w:color="auto"/>
                    <w:bottom w:val="none" w:sz="0" w:space="0" w:color="auto"/>
                    <w:right w:val="none" w:sz="0" w:space="0" w:color="auto"/>
                  </w:divBdr>
                </w:div>
                <w:div w:id="1120102667">
                  <w:marLeft w:val="0"/>
                  <w:marRight w:val="0"/>
                  <w:marTop w:val="0"/>
                  <w:marBottom w:val="0"/>
                  <w:divBdr>
                    <w:top w:val="none" w:sz="0" w:space="0" w:color="auto"/>
                    <w:left w:val="none" w:sz="0" w:space="0" w:color="auto"/>
                    <w:bottom w:val="none" w:sz="0" w:space="0" w:color="auto"/>
                    <w:right w:val="none" w:sz="0" w:space="0" w:color="auto"/>
                  </w:divBdr>
                </w:div>
                <w:div w:id="1120681010">
                  <w:marLeft w:val="0"/>
                  <w:marRight w:val="0"/>
                  <w:marTop w:val="0"/>
                  <w:marBottom w:val="0"/>
                  <w:divBdr>
                    <w:top w:val="none" w:sz="0" w:space="0" w:color="auto"/>
                    <w:left w:val="none" w:sz="0" w:space="0" w:color="auto"/>
                    <w:bottom w:val="none" w:sz="0" w:space="0" w:color="auto"/>
                    <w:right w:val="none" w:sz="0" w:space="0" w:color="auto"/>
                  </w:divBdr>
                </w:div>
                <w:div w:id="1120686225">
                  <w:marLeft w:val="0"/>
                  <w:marRight w:val="0"/>
                  <w:marTop w:val="0"/>
                  <w:marBottom w:val="0"/>
                  <w:divBdr>
                    <w:top w:val="none" w:sz="0" w:space="0" w:color="auto"/>
                    <w:left w:val="none" w:sz="0" w:space="0" w:color="auto"/>
                    <w:bottom w:val="none" w:sz="0" w:space="0" w:color="auto"/>
                    <w:right w:val="none" w:sz="0" w:space="0" w:color="auto"/>
                  </w:divBdr>
                </w:div>
                <w:div w:id="1125468936">
                  <w:marLeft w:val="0"/>
                  <w:marRight w:val="0"/>
                  <w:marTop w:val="0"/>
                  <w:marBottom w:val="0"/>
                  <w:divBdr>
                    <w:top w:val="none" w:sz="0" w:space="0" w:color="auto"/>
                    <w:left w:val="none" w:sz="0" w:space="0" w:color="auto"/>
                    <w:bottom w:val="none" w:sz="0" w:space="0" w:color="auto"/>
                    <w:right w:val="none" w:sz="0" w:space="0" w:color="auto"/>
                  </w:divBdr>
                </w:div>
                <w:div w:id="1125660162">
                  <w:marLeft w:val="0"/>
                  <w:marRight w:val="0"/>
                  <w:marTop w:val="0"/>
                  <w:marBottom w:val="0"/>
                  <w:divBdr>
                    <w:top w:val="none" w:sz="0" w:space="0" w:color="auto"/>
                    <w:left w:val="none" w:sz="0" w:space="0" w:color="auto"/>
                    <w:bottom w:val="none" w:sz="0" w:space="0" w:color="auto"/>
                    <w:right w:val="none" w:sz="0" w:space="0" w:color="auto"/>
                  </w:divBdr>
                </w:div>
                <w:div w:id="1127308830">
                  <w:marLeft w:val="0"/>
                  <w:marRight w:val="0"/>
                  <w:marTop w:val="0"/>
                  <w:marBottom w:val="0"/>
                  <w:divBdr>
                    <w:top w:val="none" w:sz="0" w:space="0" w:color="auto"/>
                    <w:left w:val="none" w:sz="0" w:space="0" w:color="auto"/>
                    <w:bottom w:val="none" w:sz="0" w:space="0" w:color="auto"/>
                    <w:right w:val="none" w:sz="0" w:space="0" w:color="auto"/>
                  </w:divBdr>
                </w:div>
                <w:div w:id="1131561462">
                  <w:marLeft w:val="0"/>
                  <w:marRight w:val="0"/>
                  <w:marTop w:val="0"/>
                  <w:marBottom w:val="0"/>
                  <w:divBdr>
                    <w:top w:val="none" w:sz="0" w:space="0" w:color="auto"/>
                    <w:left w:val="none" w:sz="0" w:space="0" w:color="auto"/>
                    <w:bottom w:val="none" w:sz="0" w:space="0" w:color="auto"/>
                    <w:right w:val="none" w:sz="0" w:space="0" w:color="auto"/>
                  </w:divBdr>
                </w:div>
                <w:div w:id="1132753999">
                  <w:marLeft w:val="0"/>
                  <w:marRight w:val="0"/>
                  <w:marTop w:val="0"/>
                  <w:marBottom w:val="0"/>
                  <w:divBdr>
                    <w:top w:val="none" w:sz="0" w:space="0" w:color="auto"/>
                    <w:left w:val="none" w:sz="0" w:space="0" w:color="auto"/>
                    <w:bottom w:val="none" w:sz="0" w:space="0" w:color="auto"/>
                    <w:right w:val="none" w:sz="0" w:space="0" w:color="auto"/>
                  </w:divBdr>
                </w:div>
                <w:div w:id="1134761083">
                  <w:marLeft w:val="0"/>
                  <w:marRight w:val="0"/>
                  <w:marTop w:val="0"/>
                  <w:marBottom w:val="0"/>
                  <w:divBdr>
                    <w:top w:val="none" w:sz="0" w:space="0" w:color="auto"/>
                    <w:left w:val="none" w:sz="0" w:space="0" w:color="auto"/>
                    <w:bottom w:val="none" w:sz="0" w:space="0" w:color="auto"/>
                    <w:right w:val="none" w:sz="0" w:space="0" w:color="auto"/>
                  </w:divBdr>
                </w:div>
                <w:div w:id="1137642619">
                  <w:marLeft w:val="0"/>
                  <w:marRight w:val="0"/>
                  <w:marTop w:val="0"/>
                  <w:marBottom w:val="0"/>
                  <w:divBdr>
                    <w:top w:val="none" w:sz="0" w:space="0" w:color="auto"/>
                    <w:left w:val="none" w:sz="0" w:space="0" w:color="auto"/>
                    <w:bottom w:val="none" w:sz="0" w:space="0" w:color="auto"/>
                    <w:right w:val="none" w:sz="0" w:space="0" w:color="auto"/>
                  </w:divBdr>
                </w:div>
                <w:div w:id="1138573335">
                  <w:marLeft w:val="0"/>
                  <w:marRight w:val="0"/>
                  <w:marTop w:val="0"/>
                  <w:marBottom w:val="0"/>
                  <w:divBdr>
                    <w:top w:val="none" w:sz="0" w:space="0" w:color="auto"/>
                    <w:left w:val="none" w:sz="0" w:space="0" w:color="auto"/>
                    <w:bottom w:val="none" w:sz="0" w:space="0" w:color="auto"/>
                    <w:right w:val="none" w:sz="0" w:space="0" w:color="auto"/>
                  </w:divBdr>
                </w:div>
                <w:div w:id="1139227755">
                  <w:marLeft w:val="0"/>
                  <w:marRight w:val="0"/>
                  <w:marTop w:val="0"/>
                  <w:marBottom w:val="0"/>
                  <w:divBdr>
                    <w:top w:val="none" w:sz="0" w:space="0" w:color="auto"/>
                    <w:left w:val="none" w:sz="0" w:space="0" w:color="auto"/>
                    <w:bottom w:val="none" w:sz="0" w:space="0" w:color="auto"/>
                    <w:right w:val="none" w:sz="0" w:space="0" w:color="auto"/>
                  </w:divBdr>
                </w:div>
                <w:div w:id="1140340127">
                  <w:marLeft w:val="0"/>
                  <w:marRight w:val="0"/>
                  <w:marTop w:val="0"/>
                  <w:marBottom w:val="0"/>
                  <w:divBdr>
                    <w:top w:val="none" w:sz="0" w:space="0" w:color="auto"/>
                    <w:left w:val="none" w:sz="0" w:space="0" w:color="auto"/>
                    <w:bottom w:val="none" w:sz="0" w:space="0" w:color="auto"/>
                    <w:right w:val="none" w:sz="0" w:space="0" w:color="auto"/>
                  </w:divBdr>
                </w:div>
                <w:div w:id="1140463391">
                  <w:marLeft w:val="0"/>
                  <w:marRight w:val="0"/>
                  <w:marTop w:val="0"/>
                  <w:marBottom w:val="0"/>
                  <w:divBdr>
                    <w:top w:val="none" w:sz="0" w:space="0" w:color="auto"/>
                    <w:left w:val="none" w:sz="0" w:space="0" w:color="auto"/>
                    <w:bottom w:val="none" w:sz="0" w:space="0" w:color="auto"/>
                    <w:right w:val="none" w:sz="0" w:space="0" w:color="auto"/>
                  </w:divBdr>
                </w:div>
                <w:div w:id="1143959333">
                  <w:marLeft w:val="0"/>
                  <w:marRight w:val="0"/>
                  <w:marTop w:val="0"/>
                  <w:marBottom w:val="0"/>
                  <w:divBdr>
                    <w:top w:val="none" w:sz="0" w:space="0" w:color="auto"/>
                    <w:left w:val="none" w:sz="0" w:space="0" w:color="auto"/>
                    <w:bottom w:val="none" w:sz="0" w:space="0" w:color="auto"/>
                    <w:right w:val="none" w:sz="0" w:space="0" w:color="auto"/>
                  </w:divBdr>
                </w:div>
                <w:div w:id="1150052756">
                  <w:marLeft w:val="0"/>
                  <w:marRight w:val="0"/>
                  <w:marTop w:val="0"/>
                  <w:marBottom w:val="0"/>
                  <w:divBdr>
                    <w:top w:val="none" w:sz="0" w:space="0" w:color="auto"/>
                    <w:left w:val="none" w:sz="0" w:space="0" w:color="auto"/>
                    <w:bottom w:val="none" w:sz="0" w:space="0" w:color="auto"/>
                    <w:right w:val="none" w:sz="0" w:space="0" w:color="auto"/>
                  </w:divBdr>
                </w:div>
                <w:div w:id="1155030006">
                  <w:marLeft w:val="0"/>
                  <w:marRight w:val="0"/>
                  <w:marTop w:val="0"/>
                  <w:marBottom w:val="0"/>
                  <w:divBdr>
                    <w:top w:val="none" w:sz="0" w:space="0" w:color="auto"/>
                    <w:left w:val="none" w:sz="0" w:space="0" w:color="auto"/>
                    <w:bottom w:val="none" w:sz="0" w:space="0" w:color="auto"/>
                    <w:right w:val="none" w:sz="0" w:space="0" w:color="auto"/>
                  </w:divBdr>
                </w:div>
                <w:div w:id="1156341479">
                  <w:marLeft w:val="0"/>
                  <w:marRight w:val="0"/>
                  <w:marTop w:val="0"/>
                  <w:marBottom w:val="0"/>
                  <w:divBdr>
                    <w:top w:val="none" w:sz="0" w:space="0" w:color="auto"/>
                    <w:left w:val="none" w:sz="0" w:space="0" w:color="auto"/>
                    <w:bottom w:val="none" w:sz="0" w:space="0" w:color="auto"/>
                    <w:right w:val="none" w:sz="0" w:space="0" w:color="auto"/>
                  </w:divBdr>
                </w:div>
                <w:div w:id="1157724494">
                  <w:marLeft w:val="0"/>
                  <w:marRight w:val="0"/>
                  <w:marTop w:val="0"/>
                  <w:marBottom w:val="0"/>
                  <w:divBdr>
                    <w:top w:val="none" w:sz="0" w:space="0" w:color="auto"/>
                    <w:left w:val="none" w:sz="0" w:space="0" w:color="auto"/>
                    <w:bottom w:val="none" w:sz="0" w:space="0" w:color="auto"/>
                    <w:right w:val="none" w:sz="0" w:space="0" w:color="auto"/>
                  </w:divBdr>
                </w:div>
                <w:div w:id="1157725615">
                  <w:marLeft w:val="0"/>
                  <w:marRight w:val="0"/>
                  <w:marTop w:val="0"/>
                  <w:marBottom w:val="0"/>
                  <w:divBdr>
                    <w:top w:val="none" w:sz="0" w:space="0" w:color="auto"/>
                    <w:left w:val="none" w:sz="0" w:space="0" w:color="auto"/>
                    <w:bottom w:val="none" w:sz="0" w:space="0" w:color="auto"/>
                    <w:right w:val="none" w:sz="0" w:space="0" w:color="auto"/>
                  </w:divBdr>
                </w:div>
                <w:div w:id="1158039211">
                  <w:marLeft w:val="0"/>
                  <w:marRight w:val="0"/>
                  <w:marTop w:val="0"/>
                  <w:marBottom w:val="0"/>
                  <w:divBdr>
                    <w:top w:val="none" w:sz="0" w:space="0" w:color="auto"/>
                    <w:left w:val="none" w:sz="0" w:space="0" w:color="auto"/>
                    <w:bottom w:val="none" w:sz="0" w:space="0" w:color="auto"/>
                    <w:right w:val="none" w:sz="0" w:space="0" w:color="auto"/>
                  </w:divBdr>
                </w:div>
                <w:div w:id="1160535634">
                  <w:marLeft w:val="0"/>
                  <w:marRight w:val="0"/>
                  <w:marTop w:val="0"/>
                  <w:marBottom w:val="0"/>
                  <w:divBdr>
                    <w:top w:val="none" w:sz="0" w:space="0" w:color="auto"/>
                    <w:left w:val="none" w:sz="0" w:space="0" w:color="auto"/>
                    <w:bottom w:val="none" w:sz="0" w:space="0" w:color="auto"/>
                    <w:right w:val="none" w:sz="0" w:space="0" w:color="auto"/>
                  </w:divBdr>
                </w:div>
                <w:div w:id="1163813808">
                  <w:marLeft w:val="0"/>
                  <w:marRight w:val="0"/>
                  <w:marTop w:val="0"/>
                  <w:marBottom w:val="0"/>
                  <w:divBdr>
                    <w:top w:val="none" w:sz="0" w:space="0" w:color="auto"/>
                    <w:left w:val="none" w:sz="0" w:space="0" w:color="auto"/>
                    <w:bottom w:val="none" w:sz="0" w:space="0" w:color="auto"/>
                    <w:right w:val="none" w:sz="0" w:space="0" w:color="auto"/>
                  </w:divBdr>
                </w:div>
                <w:div w:id="1164317855">
                  <w:marLeft w:val="0"/>
                  <w:marRight w:val="0"/>
                  <w:marTop w:val="0"/>
                  <w:marBottom w:val="0"/>
                  <w:divBdr>
                    <w:top w:val="none" w:sz="0" w:space="0" w:color="auto"/>
                    <w:left w:val="none" w:sz="0" w:space="0" w:color="auto"/>
                    <w:bottom w:val="none" w:sz="0" w:space="0" w:color="auto"/>
                    <w:right w:val="none" w:sz="0" w:space="0" w:color="auto"/>
                  </w:divBdr>
                </w:div>
                <w:div w:id="1165825647">
                  <w:marLeft w:val="0"/>
                  <w:marRight w:val="0"/>
                  <w:marTop w:val="0"/>
                  <w:marBottom w:val="0"/>
                  <w:divBdr>
                    <w:top w:val="none" w:sz="0" w:space="0" w:color="auto"/>
                    <w:left w:val="none" w:sz="0" w:space="0" w:color="auto"/>
                    <w:bottom w:val="none" w:sz="0" w:space="0" w:color="auto"/>
                    <w:right w:val="none" w:sz="0" w:space="0" w:color="auto"/>
                  </w:divBdr>
                </w:div>
                <w:div w:id="1169710397">
                  <w:marLeft w:val="0"/>
                  <w:marRight w:val="0"/>
                  <w:marTop w:val="0"/>
                  <w:marBottom w:val="0"/>
                  <w:divBdr>
                    <w:top w:val="none" w:sz="0" w:space="0" w:color="auto"/>
                    <w:left w:val="none" w:sz="0" w:space="0" w:color="auto"/>
                    <w:bottom w:val="none" w:sz="0" w:space="0" w:color="auto"/>
                    <w:right w:val="none" w:sz="0" w:space="0" w:color="auto"/>
                  </w:divBdr>
                </w:div>
                <w:div w:id="1169783347">
                  <w:marLeft w:val="0"/>
                  <w:marRight w:val="0"/>
                  <w:marTop w:val="0"/>
                  <w:marBottom w:val="0"/>
                  <w:divBdr>
                    <w:top w:val="none" w:sz="0" w:space="0" w:color="auto"/>
                    <w:left w:val="none" w:sz="0" w:space="0" w:color="auto"/>
                    <w:bottom w:val="none" w:sz="0" w:space="0" w:color="auto"/>
                    <w:right w:val="none" w:sz="0" w:space="0" w:color="auto"/>
                  </w:divBdr>
                </w:div>
                <w:div w:id="1169902103">
                  <w:marLeft w:val="0"/>
                  <w:marRight w:val="0"/>
                  <w:marTop w:val="0"/>
                  <w:marBottom w:val="0"/>
                  <w:divBdr>
                    <w:top w:val="none" w:sz="0" w:space="0" w:color="auto"/>
                    <w:left w:val="none" w:sz="0" w:space="0" w:color="auto"/>
                    <w:bottom w:val="none" w:sz="0" w:space="0" w:color="auto"/>
                    <w:right w:val="none" w:sz="0" w:space="0" w:color="auto"/>
                  </w:divBdr>
                </w:div>
                <w:div w:id="1172259270">
                  <w:marLeft w:val="0"/>
                  <w:marRight w:val="0"/>
                  <w:marTop w:val="0"/>
                  <w:marBottom w:val="0"/>
                  <w:divBdr>
                    <w:top w:val="none" w:sz="0" w:space="0" w:color="auto"/>
                    <w:left w:val="none" w:sz="0" w:space="0" w:color="auto"/>
                    <w:bottom w:val="none" w:sz="0" w:space="0" w:color="auto"/>
                    <w:right w:val="none" w:sz="0" w:space="0" w:color="auto"/>
                  </w:divBdr>
                </w:div>
                <w:div w:id="1173491928">
                  <w:marLeft w:val="0"/>
                  <w:marRight w:val="0"/>
                  <w:marTop w:val="0"/>
                  <w:marBottom w:val="0"/>
                  <w:divBdr>
                    <w:top w:val="none" w:sz="0" w:space="0" w:color="auto"/>
                    <w:left w:val="none" w:sz="0" w:space="0" w:color="auto"/>
                    <w:bottom w:val="none" w:sz="0" w:space="0" w:color="auto"/>
                    <w:right w:val="none" w:sz="0" w:space="0" w:color="auto"/>
                  </w:divBdr>
                </w:div>
                <w:div w:id="1175265281">
                  <w:marLeft w:val="0"/>
                  <w:marRight w:val="0"/>
                  <w:marTop w:val="0"/>
                  <w:marBottom w:val="0"/>
                  <w:divBdr>
                    <w:top w:val="none" w:sz="0" w:space="0" w:color="auto"/>
                    <w:left w:val="none" w:sz="0" w:space="0" w:color="auto"/>
                    <w:bottom w:val="none" w:sz="0" w:space="0" w:color="auto"/>
                    <w:right w:val="none" w:sz="0" w:space="0" w:color="auto"/>
                  </w:divBdr>
                </w:div>
                <w:div w:id="1176992382">
                  <w:marLeft w:val="0"/>
                  <w:marRight w:val="0"/>
                  <w:marTop w:val="0"/>
                  <w:marBottom w:val="0"/>
                  <w:divBdr>
                    <w:top w:val="none" w:sz="0" w:space="0" w:color="auto"/>
                    <w:left w:val="none" w:sz="0" w:space="0" w:color="auto"/>
                    <w:bottom w:val="none" w:sz="0" w:space="0" w:color="auto"/>
                    <w:right w:val="none" w:sz="0" w:space="0" w:color="auto"/>
                  </w:divBdr>
                </w:div>
                <w:div w:id="1178233823">
                  <w:marLeft w:val="0"/>
                  <w:marRight w:val="0"/>
                  <w:marTop w:val="0"/>
                  <w:marBottom w:val="0"/>
                  <w:divBdr>
                    <w:top w:val="none" w:sz="0" w:space="0" w:color="auto"/>
                    <w:left w:val="none" w:sz="0" w:space="0" w:color="auto"/>
                    <w:bottom w:val="none" w:sz="0" w:space="0" w:color="auto"/>
                    <w:right w:val="none" w:sz="0" w:space="0" w:color="auto"/>
                  </w:divBdr>
                </w:div>
                <w:div w:id="1178348075">
                  <w:marLeft w:val="0"/>
                  <w:marRight w:val="0"/>
                  <w:marTop w:val="0"/>
                  <w:marBottom w:val="0"/>
                  <w:divBdr>
                    <w:top w:val="none" w:sz="0" w:space="0" w:color="auto"/>
                    <w:left w:val="none" w:sz="0" w:space="0" w:color="auto"/>
                    <w:bottom w:val="none" w:sz="0" w:space="0" w:color="auto"/>
                    <w:right w:val="none" w:sz="0" w:space="0" w:color="auto"/>
                  </w:divBdr>
                </w:div>
                <w:div w:id="1178349795">
                  <w:marLeft w:val="0"/>
                  <w:marRight w:val="0"/>
                  <w:marTop w:val="0"/>
                  <w:marBottom w:val="0"/>
                  <w:divBdr>
                    <w:top w:val="none" w:sz="0" w:space="0" w:color="auto"/>
                    <w:left w:val="none" w:sz="0" w:space="0" w:color="auto"/>
                    <w:bottom w:val="none" w:sz="0" w:space="0" w:color="auto"/>
                    <w:right w:val="none" w:sz="0" w:space="0" w:color="auto"/>
                  </w:divBdr>
                </w:div>
                <w:div w:id="1179078597">
                  <w:marLeft w:val="0"/>
                  <w:marRight w:val="0"/>
                  <w:marTop w:val="0"/>
                  <w:marBottom w:val="0"/>
                  <w:divBdr>
                    <w:top w:val="none" w:sz="0" w:space="0" w:color="auto"/>
                    <w:left w:val="none" w:sz="0" w:space="0" w:color="auto"/>
                    <w:bottom w:val="none" w:sz="0" w:space="0" w:color="auto"/>
                    <w:right w:val="none" w:sz="0" w:space="0" w:color="auto"/>
                  </w:divBdr>
                </w:div>
                <w:div w:id="1179270611">
                  <w:marLeft w:val="0"/>
                  <w:marRight w:val="0"/>
                  <w:marTop w:val="0"/>
                  <w:marBottom w:val="0"/>
                  <w:divBdr>
                    <w:top w:val="none" w:sz="0" w:space="0" w:color="auto"/>
                    <w:left w:val="none" w:sz="0" w:space="0" w:color="auto"/>
                    <w:bottom w:val="none" w:sz="0" w:space="0" w:color="auto"/>
                    <w:right w:val="none" w:sz="0" w:space="0" w:color="auto"/>
                  </w:divBdr>
                </w:div>
                <w:div w:id="1179387307">
                  <w:marLeft w:val="0"/>
                  <w:marRight w:val="0"/>
                  <w:marTop w:val="0"/>
                  <w:marBottom w:val="0"/>
                  <w:divBdr>
                    <w:top w:val="none" w:sz="0" w:space="0" w:color="auto"/>
                    <w:left w:val="none" w:sz="0" w:space="0" w:color="auto"/>
                    <w:bottom w:val="none" w:sz="0" w:space="0" w:color="auto"/>
                    <w:right w:val="none" w:sz="0" w:space="0" w:color="auto"/>
                  </w:divBdr>
                </w:div>
                <w:div w:id="1179739250">
                  <w:marLeft w:val="0"/>
                  <w:marRight w:val="0"/>
                  <w:marTop w:val="0"/>
                  <w:marBottom w:val="0"/>
                  <w:divBdr>
                    <w:top w:val="none" w:sz="0" w:space="0" w:color="auto"/>
                    <w:left w:val="none" w:sz="0" w:space="0" w:color="auto"/>
                    <w:bottom w:val="none" w:sz="0" w:space="0" w:color="auto"/>
                    <w:right w:val="none" w:sz="0" w:space="0" w:color="auto"/>
                  </w:divBdr>
                </w:div>
                <w:div w:id="1180049630">
                  <w:marLeft w:val="0"/>
                  <w:marRight w:val="0"/>
                  <w:marTop w:val="0"/>
                  <w:marBottom w:val="0"/>
                  <w:divBdr>
                    <w:top w:val="none" w:sz="0" w:space="0" w:color="auto"/>
                    <w:left w:val="none" w:sz="0" w:space="0" w:color="auto"/>
                    <w:bottom w:val="none" w:sz="0" w:space="0" w:color="auto"/>
                    <w:right w:val="none" w:sz="0" w:space="0" w:color="auto"/>
                  </w:divBdr>
                </w:div>
                <w:div w:id="1180311841">
                  <w:marLeft w:val="0"/>
                  <w:marRight w:val="0"/>
                  <w:marTop w:val="0"/>
                  <w:marBottom w:val="0"/>
                  <w:divBdr>
                    <w:top w:val="none" w:sz="0" w:space="0" w:color="auto"/>
                    <w:left w:val="none" w:sz="0" w:space="0" w:color="auto"/>
                    <w:bottom w:val="none" w:sz="0" w:space="0" w:color="auto"/>
                    <w:right w:val="none" w:sz="0" w:space="0" w:color="auto"/>
                  </w:divBdr>
                </w:div>
                <w:div w:id="1180779299">
                  <w:marLeft w:val="0"/>
                  <w:marRight w:val="0"/>
                  <w:marTop w:val="0"/>
                  <w:marBottom w:val="0"/>
                  <w:divBdr>
                    <w:top w:val="none" w:sz="0" w:space="0" w:color="auto"/>
                    <w:left w:val="none" w:sz="0" w:space="0" w:color="auto"/>
                    <w:bottom w:val="none" w:sz="0" w:space="0" w:color="auto"/>
                    <w:right w:val="none" w:sz="0" w:space="0" w:color="auto"/>
                  </w:divBdr>
                </w:div>
                <w:div w:id="1182013781">
                  <w:marLeft w:val="0"/>
                  <w:marRight w:val="0"/>
                  <w:marTop w:val="0"/>
                  <w:marBottom w:val="0"/>
                  <w:divBdr>
                    <w:top w:val="none" w:sz="0" w:space="0" w:color="auto"/>
                    <w:left w:val="none" w:sz="0" w:space="0" w:color="auto"/>
                    <w:bottom w:val="none" w:sz="0" w:space="0" w:color="auto"/>
                    <w:right w:val="none" w:sz="0" w:space="0" w:color="auto"/>
                  </w:divBdr>
                </w:div>
                <w:div w:id="1182814811">
                  <w:marLeft w:val="0"/>
                  <w:marRight w:val="0"/>
                  <w:marTop w:val="0"/>
                  <w:marBottom w:val="0"/>
                  <w:divBdr>
                    <w:top w:val="none" w:sz="0" w:space="0" w:color="auto"/>
                    <w:left w:val="none" w:sz="0" w:space="0" w:color="auto"/>
                    <w:bottom w:val="none" w:sz="0" w:space="0" w:color="auto"/>
                    <w:right w:val="none" w:sz="0" w:space="0" w:color="auto"/>
                  </w:divBdr>
                </w:div>
                <w:div w:id="1184437259">
                  <w:marLeft w:val="0"/>
                  <w:marRight w:val="0"/>
                  <w:marTop w:val="0"/>
                  <w:marBottom w:val="0"/>
                  <w:divBdr>
                    <w:top w:val="none" w:sz="0" w:space="0" w:color="auto"/>
                    <w:left w:val="none" w:sz="0" w:space="0" w:color="auto"/>
                    <w:bottom w:val="none" w:sz="0" w:space="0" w:color="auto"/>
                    <w:right w:val="none" w:sz="0" w:space="0" w:color="auto"/>
                  </w:divBdr>
                </w:div>
                <w:div w:id="1185480787">
                  <w:marLeft w:val="0"/>
                  <w:marRight w:val="0"/>
                  <w:marTop w:val="0"/>
                  <w:marBottom w:val="0"/>
                  <w:divBdr>
                    <w:top w:val="none" w:sz="0" w:space="0" w:color="auto"/>
                    <w:left w:val="none" w:sz="0" w:space="0" w:color="auto"/>
                    <w:bottom w:val="none" w:sz="0" w:space="0" w:color="auto"/>
                    <w:right w:val="none" w:sz="0" w:space="0" w:color="auto"/>
                  </w:divBdr>
                </w:div>
                <w:div w:id="1188712046">
                  <w:marLeft w:val="0"/>
                  <w:marRight w:val="0"/>
                  <w:marTop w:val="0"/>
                  <w:marBottom w:val="0"/>
                  <w:divBdr>
                    <w:top w:val="none" w:sz="0" w:space="0" w:color="auto"/>
                    <w:left w:val="none" w:sz="0" w:space="0" w:color="auto"/>
                    <w:bottom w:val="none" w:sz="0" w:space="0" w:color="auto"/>
                    <w:right w:val="none" w:sz="0" w:space="0" w:color="auto"/>
                  </w:divBdr>
                </w:div>
                <w:div w:id="1190223381">
                  <w:marLeft w:val="0"/>
                  <w:marRight w:val="0"/>
                  <w:marTop w:val="0"/>
                  <w:marBottom w:val="0"/>
                  <w:divBdr>
                    <w:top w:val="none" w:sz="0" w:space="0" w:color="auto"/>
                    <w:left w:val="none" w:sz="0" w:space="0" w:color="auto"/>
                    <w:bottom w:val="none" w:sz="0" w:space="0" w:color="auto"/>
                    <w:right w:val="none" w:sz="0" w:space="0" w:color="auto"/>
                  </w:divBdr>
                </w:div>
                <w:div w:id="1192064043">
                  <w:marLeft w:val="0"/>
                  <w:marRight w:val="0"/>
                  <w:marTop w:val="0"/>
                  <w:marBottom w:val="0"/>
                  <w:divBdr>
                    <w:top w:val="none" w:sz="0" w:space="0" w:color="auto"/>
                    <w:left w:val="none" w:sz="0" w:space="0" w:color="auto"/>
                    <w:bottom w:val="none" w:sz="0" w:space="0" w:color="auto"/>
                    <w:right w:val="none" w:sz="0" w:space="0" w:color="auto"/>
                  </w:divBdr>
                </w:div>
                <w:div w:id="1192501204">
                  <w:marLeft w:val="0"/>
                  <w:marRight w:val="0"/>
                  <w:marTop w:val="0"/>
                  <w:marBottom w:val="0"/>
                  <w:divBdr>
                    <w:top w:val="none" w:sz="0" w:space="0" w:color="auto"/>
                    <w:left w:val="none" w:sz="0" w:space="0" w:color="auto"/>
                    <w:bottom w:val="none" w:sz="0" w:space="0" w:color="auto"/>
                    <w:right w:val="none" w:sz="0" w:space="0" w:color="auto"/>
                  </w:divBdr>
                </w:div>
                <w:div w:id="1192917192">
                  <w:marLeft w:val="0"/>
                  <w:marRight w:val="0"/>
                  <w:marTop w:val="0"/>
                  <w:marBottom w:val="0"/>
                  <w:divBdr>
                    <w:top w:val="none" w:sz="0" w:space="0" w:color="auto"/>
                    <w:left w:val="none" w:sz="0" w:space="0" w:color="auto"/>
                    <w:bottom w:val="none" w:sz="0" w:space="0" w:color="auto"/>
                    <w:right w:val="none" w:sz="0" w:space="0" w:color="auto"/>
                  </w:divBdr>
                </w:div>
                <w:div w:id="1193156005">
                  <w:marLeft w:val="0"/>
                  <w:marRight w:val="0"/>
                  <w:marTop w:val="0"/>
                  <w:marBottom w:val="0"/>
                  <w:divBdr>
                    <w:top w:val="none" w:sz="0" w:space="0" w:color="auto"/>
                    <w:left w:val="none" w:sz="0" w:space="0" w:color="auto"/>
                    <w:bottom w:val="none" w:sz="0" w:space="0" w:color="auto"/>
                    <w:right w:val="none" w:sz="0" w:space="0" w:color="auto"/>
                  </w:divBdr>
                </w:div>
                <w:div w:id="1195924416">
                  <w:marLeft w:val="0"/>
                  <w:marRight w:val="0"/>
                  <w:marTop w:val="0"/>
                  <w:marBottom w:val="0"/>
                  <w:divBdr>
                    <w:top w:val="none" w:sz="0" w:space="0" w:color="auto"/>
                    <w:left w:val="none" w:sz="0" w:space="0" w:color="auto"/>
                    <w:bottom w:val="none" w:sz="0" w:space="0" w:color="auto"/>
                    <w:right w:val="none" w:sz="0" w:space="0" w:color="auto"/>
                  </w:divBdr>
                </w:div>
                <w:div w:id="1196429320">
                  <w:marLeft w:val="0"/>
                  <w:marRight w:val="0"/>
                  <w:marTop w:val="0"/>
                  <w:marBottom w:val="0"/>
                  <w:divBdr>
                    <w:top w:val="none" w:sz="0" w:space="0" w:color="auto"/>
                    <w:left w:val="none" w:sz="0" w:space="0" w:color="auto"/>
                    <w:bottom w:val="none" w:sz="0" w:space="0" w:color="auto"/>
                    <w:right w:val="none" w:sz="0" w:space="0" w:color="auto"/>
                  </w:divBdr>
                </w:div>
                <w:div w:id="1198348494">
                  <w:marLeft w:val="0"/>
                  <w:marRight w:val="0"/>
                  <w:marTop w:val="0"/>
                  <w:marBottom w:val="0"/>
                  <w:divBdr>
                    <w:top w:val="none" w:sz="0" w:space="0" w:color="auto"/>
                    <w:left w:val="none" w:sz="0" w:space="0" w:color="auto"/>
                    <w:bottom w:val="none" w:sz="0" w:space="0" w:color="auto"/>
                    <w:right w:val="none" w:sz="0" w:space="0" w:color="auto"/>
                  </w:divBdr>
                </w:div>
                <w:div w:id="1202355067">
                  <w:marLeft w:val="0"/>
                  <w:marRight w:val="0"/>
                  <w:marTop w:val="0"/>
                  <w:marBottom w:val="0"/>
                  <w:divBdr>
                    <w:top w:val="none" w:sz="0" w:space="0" w:color="auto"/>
                    <w:left w:val="none" w:sz="0" w:space="0" w:color="auto"/>
                    <w:bottom w:val="none" w:sz="0" w:space="0" w:color="auto"/>
                    <w:right w:val="none" w:sz="0" w:space="0" w:color="auto"/>
                  </w:divBdr>
                </w:div>
                <w:div w:id="1203975372">
                  <w:marLeft w:val="0"/>
                  <w:marRight w:val="0"/>
                  <w:marTop w:val="0"/>
                  <w:marBottom w:val="0"/>
                  <w:divBdr>
                    <w:top w:val="none" w:sz="0" w:space="0" w:color="auto"/>
                    <w:left w:val="none" w:sz="0" w:space="0" w:color="auto"/>
                    <w:bottom w:val="none" w:sz="0" w:space="0" w:color="auto"/>
                    <w:right w:val="none" w:sz="0" w:space="0" w:color="auto"/>
                  </w:divBdr>
                </w:div>
                <w:div w:id="1204244414">
                  <w:marLeft w:val="0"/>
                  <w:marRight w:val="0"/>
                  <w:marTop w:val="0"/>
                  <w:marBottom w:val="0"/>
                  <w:divBdr>
                    <w:top w:val="none" w:sz="0" w:space="0" w:color="auto"/>
                    <w:left w:val="none" w:sz="0" w:space="0" w:color="auto"/>
                    <w:bottom w:val="none" w:sz="0" w:space="0" w:color="auto"/>
                    <w:right w:val="none" w:sz="0" w:space="0" w:color="auto"/>
                  </w:divBdr>
                </w:div>
                <w:div w:id="1204899440">
                  <w:marLeft w:val="0"/>
                  <w:marRight w:val="0"/>
                  <w:marTop w:val="0"/>
                  <w:marBottom w:val="0"/>
                  <w:divBdr>
                    <w:top w:val="none" w:sz="0" w:space="0" w:color="auto"/>
                    <w:left w:val="none" w:sz="0" w:space="0" w:color="auto"/>
                    <w:bottom w:val="none" w:sz="0" w:space="0" w:color="auto"/>
                    <w:right w:val="none" w:sz="0" w:space="0" w:color="auto"/>
                  </w:divBdr>
                </w:div>
                <w:div w:id="1204948206">
                  <w:marLeft w:val="0"/>
                  <w:marRight w:val="0"/>
                  <w:marTop w:val="0"/>
                  <w:marBottom w:val="0"/>
                  <w:divBdr>
                    <w:top w:val="none" w:sz="0" w:space="0" w:color="auto"/>
                    <w:left w:val="none" w:sz="0" w:space="0" w:color="auto"/>
                    <w:bottom w:val="none" w:sz="0" w:space="0" w:color="auto"/>
                    <w:right w:val="none" w:sz="0" w:space="0" w:color="auto"/>
                  </w:divBdr>
                </w:div>
                <w:div w:id="1207336560">
                  <w:marLeft w:val="0"/>
                  <w:marRight w:val="0"/>
                  <w:marTop w:val="0"/>
                  <w:marBottom w:val="0"/>
                  <w:divBdr>
                    <w:top w:val="none" w:sz="0" w:space="0" w:color="auto"/>
                    <w:left w:val="none" w:sz="0" w:space="0" w:color="auto"/>
                    <w:bottom w:val="none" w:sz="0" w:space="0" w:color="auto"/>
                    <w:right w:val="none" w:sz="0" w:space="0" w:color="auto"/>
                  </w:divBdr>
                </w:div>
                <w:div w:id="1211378961">
                  <w:marLeft w:val="0"/>
                  <w:marRight w:val="0"/>
                  <w:marTop w:val="0"/>
                  <w:marBottom w:val="0"/>
                  <w:divBdr>
                    <w:top w:val="none" w:sz="0" w:space="0" w:color="auto"/>
                    <w:left w:val="none" w:sz="0" w:space="0" w:color="auto"/>
                    <w:bottom w:val="none" w:sz="0" w:space="0" w:color="auto"/>
                    <w:right w:val="none" w:sz="0" w:space="0" w:color="auto"/>
                  </w:divBdr>
                </w:div>
                <w:div w:id="1212110915">
                  <w:marLeft w:val="0"/>
                  <w:marRight w:val="0"/>
                  <w:marTop w:val="0"/>
                  <w:marBottom w:val="0"/>
                  <w:divBdr>
                    <w:top w:val="none" w:sz="0" w:space="0" w:color="auto"/>
                    <w:left w:val="none" w:sz="0" w:space="0" w:color="auto"/>
                    <w:bottom w:val="none" w:sz="0" w:space="0" w:color="auto"/>
                    <w:right w:val="none" w:sz="0" w:space="0" w:color="auto"/>
                  </w:divBdr>
                </w:div>
                <w:div w:id="1214384996">
                  <w:marLeft w:val="0"/>
                  <w:marRight w:val="0"/>
                  <w:marTop w:val="0"/>
                  <w:marBottom w:val="0"/>
                  <w:divBdr>
                    <w:top w:val="none" w:sz="0" w:space="0" w:color="auto"/>
                    <w:left w:val="none" w:sz="0" w:space="0" w:color="auto"/>
                    <w:bottom w:val="none" w:sz="0" w:space="0" w:color="auto"/>
                    <w:right w:val="none" w:sz="0" w:space="0" w:color="auto"/>
                  </w:divBdr>
                </w:div>
                <w:div w:id="1214537064">
                  <w:marLeft w:val="0"/>
                  <w:marRight w:val="0"/>
                  <w:marTop w:val="0"/>
                  <w:marBottom w:val="0"/>
                  <w:divBdr>
                    <w:top w:val="none" w:sz="0" w:space="0" w:color="auto"/>
                    <w:left w:val="none" w:sz="0" w:space="0" w:color="auto"/>
                    <w:bottom w:val="none" w:sz="0" w:space="0" w:color="auto"/>
                    <w:right w:val="none" w:sz="0" w:space="0" w:color="auto"/>
                  </w:divBdr>
                </w:div>
                <w:div w:id="1215696714">
                  <w:marLeft w:val="0"/>
                  <w:marRight w:val="0"/>
                  <w:marTop w:val="0"/>
                  <w:marBottom w:val="0"/>
                  <w:divBdr>
                    <w:top w:val="none" w:sz="0" w:space="0" w:color="auto"/>
                    <w:left w:val="none" w:sz="0" w:space="0" w:color="auto"/>
                    <w:bottom w:val="none" w:sz="0" w:space="0" w:color="auto"/>
                    <w:right w:val="none" w:sz="0" w:space="0" w:color="auto"/>
                  </w:divBdr>
                </w:div>
                <w:div w:id="1216044172">
                  <w:marLeft w:val="0"/>
                  <w:marRight w:val="0"/>
                  <w:marTop w:val="0"/>
                  <w:marBottom w:val="0"/>
                  <w:divBdr>
                    <w:top w:val="none" w:sz="0" w:space="0" w:color="auto"/>
                    <w:left w:val="none" w:sz="0" w:space="0" w:color="auto"/>
                    <w:bottom w:val="none" w:sz="0" w:space="0" w:color="auto"/>
                    <w:right w:val="none" w:sz="0" w:space="0" w:color="auto"/>
                  </w:divBdr>
                </w:div>
                <w:div w:id="1216895291">
                  <w:marLeft w:val="0"/>
                  <w:marRight w:val="0"/>
                  <w:marTop w:val="0"/>
                  <w:marBottom w:val="0"/>
                  <w:divBdr>
                    <w:top w:val="none" w:sz="0" w:space="0" w:color="auto"/>
                    <w:left w:val="none" w:sz="0" w:space="0" w:color="auto"/>
                    <w:bottom w:val="none" w:sz="0" w:space="0" w:color="auto"/>
                    <w:right w:val="none" w:sz="0" w:space="0" w:color="auto"/>
                  </w:divBdr>
                </w:div>
                <w:div w:id="1217469939">
                  <w:marLeft w:val="0"/>
                  <w:marRight w:val="0"/>
                  <w:marTop w:val="0"/>
                  <w:marBottom w:val="0"/>
                  <w:divBdr>
                    <w:top w:val="none" w:sz="0" w:space="0" w:color="auto"/>
                    <w:left w:val="none" w:sz="0" w:space="0" w:color="auto"/>
                    <w:bottom w:val="none" w:sz="0" w:space="0" w:color="auto"/>
                    <w:right w:val="none" w:sz="0" w:space="0" w:color="auto"/>
                  </w:divBdr>
                </w:div>
                <w:div w:id="1219244126">
                  <w:marLeft w:val="0"/>
                  <w:marRight w:val="0"/>
                  <w:marTop w:val="0"/>
                  <w:marBottom w:val="0"/>
                  <w:divBdr>
                    <w:top w:val="none" w:sz="0" w:space="0" w:color="auto"/>
                    <w:left w:val="none" w:sz="0" w:space="0" w:color="auto"/>
                    <w:bottom w:val="none" w:sz="0" w:space="0" w:color="auto"/>
                    <w:right w:val="none" w:sz="0" w:space="0" w:color="auto"/>
                  </w:divBdr>
                </w:div>
                <w:div w:id="1220436387">
                  <w:marLeft w:val="0"/>
                  <w:marRight w:val="0"/>
                  <w:marTop w:val="0"/>
                  <w:marBottom w:val="0"/>
                  <w:divBdr>
                    <w:top w:val="none" w:sz="0" w:space="0" w:color="auto"/>
                    <w:left w:val="none" w:sz="0" w:space="0" w:color="auto"/>
                    <w:bottom w:val="none" w:sz="0" w:space="0" w:color="auto"/>
                    <w:right w:val="none" w:sz="0" w:space="0" w:color="auto"/>
                  </w:divBdr>
                </w:div>
                <w:div w:id="1221869743">
                  <w:marLeft w:val="0"/>
                  <w:marRight w:val="0"/>
                  <w:marTop w:val="0"/>
                  <w:marBottom w:val="0"/>
                  <w:divBdr>
                    <w:top w:val="none" w:sz="0" w:space="0" w:color="auto"/>
                    <w:left w:val="none" w:sz="0" w:space="0" w:color="auto"/>
                    <w:bottom w:val="none" w:sz="0" w:space="0" w:color="auto"/>
                    <w:right w:val="none" w:sz="0" w:space="0" w:color="auto"/>
                  </w:divBdr>
                </w:div>
                <w:div w:id="1223102504">
                  <w:marLeft w:val="0"/>
                  <w:marRight w:val="0"/>
                  <w:marTop w:val="0"/>
                  <w:marBottom w:val="0"/>
                  <w:divBdr>
                    <w:top w:val="none" w:sz="0" w:space="0" w:color="auto"/>
                    <w:left w:val="none" w:sz="0" w:space="0" w:color="auto"/>
                    <w:bottom w:val="none" w:sz="0" w:space="0" w:color="auto"/>
                    <w:right w:val="none" w:sz="0" w:space="0" w:color="auto"/>
                  </w:divBdr>
                </w:div>
                <w:div w:id="1225487343">
                  <w:marLeft w:val="0"/>
                  <w:marRight w:val="0"/>
                  <w:marTop w:val="0"/>
                  <w:marBottom w:val="0"/>
                  <w:divBdr>
                    <w:top w:val="none" w:sz="0" w:space="0" w:color="auto"/>
                    <w:left w:val="none" w:sz="0" w:space="0" w:color="auto"/>
                    <w:bottom w:val="none" w:sz="0" w:space="0" w:color="auto"/>
                    <w:right w:val="none" w:sz="0" w:space="0" w:color="auto"/>
                  </w:divBdr>
                </w:div>
                <w:div w:id="1226839653">
                  <w:marLeft w:val="0"/>
                  <w:marRight w:val="0"/>
                  <w:marTop w:val="0"/>
                  <w:marBottom w:val="0"/>
                  <w:divBdr>
                    <w:top w:val="none" w:sz="0" w:space="0" w:color="auto"/>
                    <w:left w:val="none" w:sz="0" w:space="0" w:color="auto"/>
                    <w:bottom w:val="none" w:sz="0" w:space="0" w:color="auto"/>
                    <w:right w:val="none" w:sz="0" w:space="0" w:color="auto"/>
                  </w:divBdr>
                </w:div>
                <w:div w:id="1227763773">
                  <w:marLeft w:val="0"/>
                  <w:marRight w:val="0"/>
                  <w:marTop w:val="0"/>
                  <w:marBottom w:val="0"/>
                  <w:divBdr>
                    <w:top w:val="none" w:sz="0" w:space="0" w:color="auto"/>
                    <w:left w:val="none" w:sz="0" w:space="0" w:color="auto"/>
                    <w:bottom w:val="none" w:sz="0" w:space="0" w:color="auto"/>
                    <w:right w:val="none" w:sz="0" w:space="0" w:color="auto"/>
                  </w:divBdr>
                </w:div>
                <w:div w:id="1228419709">
                  <w:marLeft w:val="0"/>
                  <w:marRight w:val="0"/>
                  <w:marTop w:val="0"/>
                  <w:marBottom w:val="0"/>
                  <w:divBdr>
                    <w:top w:val="none" w:sz="0" w:space="0" w:color="auto"/>
                    <w:left w:val="none" w:sz="0" w:space="0" w:color="auto"/>
                    <w:bottom w:val="none" w:sz="0" w:space="0" w:color="auto"/>
                    <w:right w:val="none" w:sz="0" w:space="0" w:color="auto"/>
                  </w:divBdr>
                </w:div>
                <w:div w:id="1232733591">
                  <w:marLeft w:val="0"/>
                  <w:marRight w:val="0"/>
                  <w:marTop w:val="0"/>
                  <w:marBottom w:val="0"/>
                  <w:divBdr>
                    <w:top w:val="none" w:sz="0" w:space="0" w:color="auto"/>
                    <w:left w:val="none" w:sz="0" w:space="0" w:color="auto"/>
                    <w:bottom w:val="none" w:sz="0" w:space="0" w:color="auto"/>
                    <w:right w:val="none" w:sz="0" w:space="0" w:color="auto"/>
                  </w:divBdr>
                </w:div>
                <w:div w:id="1233854182">
                  <w:marLeft w:val="0"/>
                  <w:marRight w:val="0"/>
                  <w:marTop w:val="0"/>
                  <w:marBottom w:val="0"/>
                  <w:divBdr>
                    <w:top w:val="none" w:sz="0" w:space="0" w:color="auto"/>
                    <w:left w:val="none" w:sz="0" w:space="0" w:color="auto"/>
                    <w:bottom w:val="none" w:sz="0" w:space="0" w:color="auto"/>
                    <w:right w:val="none" w:sz="0" w:space="0" w:color="auto"/>
                  </w:divBdr>
                </w:div>
                <w:div w:id="1234000067">
                  <w:marLeft w:val="0"/>
                  <w:marRight w:val="0"/>
                  <w:marTop w:val="0"/>
                  <w:marBottom w:val="0"/>
                  <w:divBdr>
                    <w:top w:val="none" w:sz="0" w:space="0" w:color="auto"/>
                    <w:left w:val="none" w:sz="0" w:space="0" w:color="auto"/>
                    <w:bottom w:val="none" w:sz="0" w:space="0" w:color="auto"/>
                    <w:right w:val="none" w:sz="0" w:space="0" w:color="auto"/>
                  </w:divBdr>
                </w:div>
                <w:div w:id="1235238002">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239561267">
                  <w:marLeft w:val="0"/>
                  <w:marRight w:val="0"/>
                  <w:marTop w:val="0"/>
                  <w:marBottom w:val="0"/>
                  <w:divBdr>
                    <w:top w:val="none" w:sz="0" w:space="0" w:color="auto"/>
                    <w:left w:val="none" w:sz="0" w:space="0" w:color="auto"/>
                    <w:bottom w:val="none" w:sz="0" w:space="0" w:color="auto"/>
                    <w:right w:val="none" w:sz="0" w:space="0" w:color="auto"/>
                  </w:divBdr>
                </w:div>
                <w:div w:id="1239943513">
                  <w:marLeft w:val="0"/>
                  <w:marRight w:val="0"/>
                  <w:marTop w:val="0"/>
                  <w:marBottom w:val="0"/>
                  <w:divBdr>
                    <w:top w:val="none" w:sz="0" w:space="0" w:color="auto"/>
                    <w:left w:val="none" w:sz="0" w:space="0" w:color="auto"/>
                    <w:bottom w:val="none" w:sz="0" w:space="0" w:color="auto"/>
                    <w:right w:val="none" w:sz="0" w:space="0" w:color="auto"/>
                  </w:divBdr>
                </w:div>
                <w:div w:id="1240214475">
                  <w:marLeft w:val="0"/>
                  <w:marRight w:val="0"/>
                  <w:marTop w:val="0"/>
                  <w:marBottom w:val="0"/>
                  <w:divBdr>
                    <w:top w:val="none" w:sz="0" w:space="0" w:color="auto"/>
                    <w:left w:val="none" w:sz="0" w:space="0" w:color="auto"/>
                    <w:bottom w:val="none" w:sz="0" w:space="0" w:color="auto"/>
                    <w:right w:val="none" w:sz="0" w:space="0" w:color="auto"/>
                  </w:divBdr>
                </w:div>
                <w:div w:id="1240366257">
                  <w:marLeft w:val="0"/>
                  <w:marRight w:val="0"/>
                  <w:marTop w:val="0"/>
                  <w:marBottom w:val="0"/>
                  <w:divBdr>
                    <w:top w:val="none" w:sz="0" w:space="0" w:color="auto"/>
                    <w:left w:val="none" w:sz="0" w:space="0" w:color="auto"/>
                    <w:bottom w:val="none" w:sz="0" w:space="0" w:color="auto"/>
                    <w:right w:val="none" w:sz="0" w:space="0" w:color="auto"/>
                  </w:divBdr>
                </w:div>
                <w:div w:id="1242105440">
                  <w:marLeft w:val="0"/>
                  <w:marRight w:val="0"/>
                  <w:marTop w:val="0"/>
                  <w:marBottom w:val="0"/>
                  <w:divBdr>
                    <w:top w:val="none" w:sz="0" w:space="0" w:color="auto"/>
                    <w:left w:val="none" w:sz="0" w:space="0" w:color="auto"/>
                    <w:bottom w:val="none" w:sz="0" w:space="0" w:color="auto"/>
                    <w:right w:val="none" w:sz="0" w:space="0" w:color="auto"/>
                  </w:divBdr>
                </w:div>
                <w:div w:id="1242368411">
                  <w:marLeft w:val="0"/>
                  <w:marRight w:val="0"/>
                  <w:marTop w:val="0"/>
                  <w:marBottom w:val="0"/>
                  <w:divBdr>
                    <w:top w:val="none" w:sz="0" w:space="0" w:color="auto"/>
                    <w:left w:val="none" w:sz="0" w:space="0" w:color="auto"/>
                    <w:bottom w:val="none" w:sz="0" w:space="0" w:color="auto"/>
                    <w:right w:val="none" w:sz="0" w:space="0" w:color="auto"/>
                  </w:divBdr>
                </w:div>
                <w:div w:id="1245069029">
                  <w:marLeft w:val="0"/>
                  <w:marRight w:val="0"/>
                  <w:marTop w:val="0"/>
                  <w:marBottom w:val="0"/>
                  <w:divBdr>
                    <w:top w:val="none" w:sz="0" w:space="0" w:color="auto"/>
                    <w:left w:val="none" w:sz="0" w:space="0" w:color="auto"/>
                    <w:bottom w:val="none" w:sz="0" w:space="0" w:color="auto"/>
                    <w:right w:val="none" w:sz="0" w:space="0" w:color="auto"/>
                  </w:divBdr>
                </w:div>
                <w:div w:id="1245994095">
                  <w:marLeft w:val="0"/>
                  <w:marRight w:val="0"/>
                  <w:marTop w:val="0"/>
                  <w:marBottom w:val="0"/>
                  <w:divBdr>
                    <w:top w:val="none" w:sz="0" w:space="0" w:color="auto"/>
                    <w:left w:val="none" w:sz="0" w:space="0" w:color="auto"/>
                    <w:bottom w:val="none" w:sz="0" w:space="0" w:color="auto"/>
                    <w:right w:val="none" w:sz="0" w:space="0" w:color="auto"/>
                  </w:divBdr>
                </w:div>
                <w:div w:id="1246037857">
                  <w:marLeft w:val="0"/>
                  <w:marRight w:val="0"/>
                  <w:marTop w:val="0"/>
                  <w:marBottom w:val="0"/>
                  <w:divBdr>
                    <w:top w:val="none" w:sz="0" w:space="0" w:color="auto"/>
                    <w:left w:val="none" w:sz="0" w:space="0" w:color="auto"/>
                    <w:bottom w:val="none" w:sz="0" w:space="0" w:color="auto"/>
                    <w:right w:val="none" w:sz="0" w:space="0" w:color="auto"/>
                  </w:divBdr>
                </w:div>
                <w:div w:id="1246379274">
                  <w:marLeft w:val="0"/>
                  <w:marRight w:val="0"/>
                  <w:marTop w:val="0"/>
                  <w:marBottom w:val="0"/>
                  <w:divBdr>
                    <w:top w:val="none" w:sz="0" w:space="0" w:color="auto"/>
                    <w:left w:val="none" w:sz="0" w:space="0" w:color="auto"/>
                    <w:bottom w:val="none" w:sz="0" w:space="0" w:color="auto"/>
                    <w:right w:val="none" w:sz="0" w:space="0" w:color="auto"/>
                  </w:divBdr>
                </w:div>
                <w:div w:id="1248156123">
                  <w:marLeft w:val="0"/>
                  <w:marRight w:val="0"/>
                  <w:marTop w:val="0"/>
                  <w:marBottom w:val="0"/>
                  <w:divBdr>
                    <w:top w:val="none" w:sz="0" w:space="0" w:color="auto"/>
                    <w:left w:val="none" w:sz="0" w:space="0" w:color="auto"/>
                    <w:bottom w:val="none" w:sz="0" w:space="0" w:color="auto"/>
                    <w:right w:val="none" w:sz="0" w:space="0" w:color="auto"/>
                  </w:divBdr>
                </w:div>
                <w:div w:id="1248343372">
                  <w:marLeft w:val="0"/>
                  <w:marRight w:val="0"/>
                  <w:marTop w:val="0"/>
                  <w:marBottom w:val="0"/>
                  <w:divBdr>
                    <w:top w:val="none" w:sz="0" w:space="0" w:color="auto"/>
                    <w:left w:val="none" w:sz="0" w:space="0" w:color="auto"/>
                    <w:bottom w:val="none" w:sz="0" w:space="0" w:color="auto"/>
                    <w:right w:val="none" w:sz="0" w:space="0" w:color="auto"/>
                  </w:divBdr>
                </w:div>
                <w:div w:id="1248346977">
                  <w:marLeft w:val="0"/>
                  <w:marRight w:val="0"/>
                  <w:marTop w:val="0"/>
                  <w:marBottom w:val="0"/>
                  <w:divBdr>
                    <w:top w:val="none" w:sz="0" w:space="0" w:color="auto"/>
                    <w:left w:val="none" w:sz="0" w:space="0" w:color="auto"/>
                    <w:bottom w:val="none" w:sz="0" w:space="0" w:color="auto"/>
                    <w:right w:val="none" w:sz="0" w:space="0" w:color="auto"/>
                  </w:divBdr>
                </w:div>
                <w:div w:id="1249802014">
                  <w:marLeft w:val="0"/>
                  <w:marRight w:val="0"/>
                  <w:marTop w:val="0"/>
                  <w:marBottom w:val="0"/>
                  <w:divBdr>
                    <w:top w:val="none" w:sz="0" w:space="0" w:color="auto"/>
                    <w:left w:val="none" w:sz="0" w:space="0" w:color="auto"/>
                    <w:bottom w:val="none" w:sz="0" w:space="0" w:color="auto"/>
                    <w:right w:val="none" w:sz="0" w:space="0" w:color="auto"/>
                  </w:divBdr>
                </w:div>
                <w:div w:id="1250386106">
                  <w:marLeft w:val="0"/>
                  <w:marRight w:val="0"/>
                  <w:marTop w:val="0"/>
                  <w:marBottom w:val="0"/>
                  <w:divBdr>
                    <w:top w:val="none" w:sz="0" w:space="0" w:color="auto"/>
                    <w:left w:val="none" w:sz="0" w:space="0" w:color="auto"/>
                    <w:bottom w:val="none" w:sz="0" w:space="0" w:color="auto"/>
                    <w:right w:val="none" w:sz="0" w:space="0" w:color="auto"/>
                  </w:divBdr>
                </w:div>
                <w:div w:id="1251888450">
                  <w:marLeft w:val="0"/>
                  <w:marRight w:val="0"/>
                  <w:marTop w:val="0"/>
                  <w:marBottom w:val="0"/>
                  <w:divBdr>
                    <w:top w:val="none" w:sz="0" w:space="0" w:color="auto"/>
                    <w:left w:val="none" w:sz="0" w:space="0" w:color="auto"/>
                    <w:bottom w:val="none" w:sz="0" w:space="0" w:color="auto"/>
                    <w:right w:val="none" w:sz="0" w:space="0" w:color="auto"/>
                  </w:divBdr>
                </w:div>
                <w:div w:id="1253931931">
                  <w:marLeft w:val="0"/>
                  <w:marRight w:val="0"/>
                  <w:marTop w:val="0"/>
                  <w:marBottom w:val="0"/>
                  <w:divBdr>
                    <w:top w:val="none" w:sz="0" w:space="0" w:color="auto"/>
                    <w:left w:val="none" w:sz="0" w:space="0" w:color="auto"/>
                    <w:bottom w:val="none" w:sz="0" w:space="0" w:color="auto"/>
                    <w:right w:val="none" w:sz="0" w:space="0" w:color="auto"/>
                  </w:divBdr>
                </w:div>
                <w:div w:id="1256399752">
                  <w:marLeft w:val="0"/>
                  <w:marRight w:val="0"/>
                  <w:marTop w:val="0"/>
                  <w:marBottom w:val="0"/>
                  <w:divBdr>
                    <w:top w:val="none" w:sz="0" w:space="0" w:color="auto"/>
                    <w:left w:val="none" w:sz="0" w:space="0" w:color="auto"/>
                    <w:bottom w:val="none" w:sz="0" w:space="0" w:color="auto"/>
                    <w:right w:val="none" w:sz="0" w:space="0" w:color="auto"/>
                  </w:divBdr>
                </w:div>
                <w:div w:id="1256985170">
                  <w:marLeft w:val="0"/>
                  <w:marRight w:val="0"/>
                  <w:marTop w:val="0"/>
                  <w:marBottom w:val="0"/>
                  <w:divBdr>
                    <w:top w:val="none" w:sz="0" w:space="0" w:color="auto"/>
                    <w:left w:val="none" w:sz="0" w:space="0" w:color="auto"/>
                    <w:bottom w:val="none" w:sz="0" w:space="0" w:color="auto"/>
                    <w:right w:val="none" w:sz="0" w:space="0" w:color="auto"/>
                  </w:divBdr>
                </w:div>
                <w:div w:id="1258248720">
                  <w:marLeft w:val="0"/>
                  <w:marRight w:val="0"/>
                  <w:marTop w:val="0"/>
                  <w:marBottom w:val="0"/>
                  <w:divBdr>
                    <w:top w:val="none" w:sz="0" w:space="0" w:color="auto"/>
                    <w:left w:val="none" w:sz="0" w:space="0" w:color="auto"/>
                    <w:bottom w:val="none" w:sz="0" w:space="0" w:color="auto"/>
                    <w:right w:val="none" w:sz="0" w:space="0" w:color="auto"/>
                  </w:divBdr>
                </w:div>
                <w:div w:id="1259411328">
                  <w:marLeft w:val="0"/>
                  <w:marRight w:val="0"/>
                  <w:marTop w:val="0"/>
                  <w:marBottom w:val="0"/>
                  <w:divBdr>
                    <w:top w:val="none" w:sz="0" w:space="0" w:color="auto"/>
                    <w:left w:val="none" w:sz="0" w:space="0" w:color="auto"/>
                    <w:bottom w:val="none" w:sz="0" w:space="0" w:color="auto"/>
                    <w:right w:val="none" w:sz="0" w:space="0" w:color="auto"/>
                  </w:divBdr>
                </w:div>
                <w:div w:id="1261059166">
                  <w:marLeft w:val="0"/>
                  <w:marRight w:val="0"/>
                  <w:marTop w:val="0"/>
                  <w:marBottom w:val="0"/>
                  <w:divBdr>
                    <w:top w:val="none" w:sz="0" w:space="0" w:color="auto"/>
                    <w:left w:val="none" w:sz="0" w:space="0" w:color="auto"/>
                    <w:bottom w:val="none" w:sz="0" w:space="0" w:color="auto"/>
                    <w:right w:val="none" w:sz="0" w:space="0" w:color="auto"/>
                  </w:divBdr>
                </w:div>
                <w:div w:id="1262759573">
                  <w:marLeft w:val="0"/>
                  <w:marRight w:val="0"/>
                  <w:marTop w:val="0"/>
                  <w:marBottom w:val="0"/>
                  <w:divBdr>
                    <w:top w:val="none" w:sz="0" w:space="0" w:color="auto"/>
                    <w:left w:val="none" w:sz="0" w:space="0" w:color="auto"/>
                    <w:bottom w:val="none" w:sz="0" w:space="0" w:color="auto"/>
                    <w:right w:val="none" w:sz="0" w:space="0" w:color="auto"/>
                  </w:divBdr>
                </w:div>
                <w:div w:id="1263416800">
                  <w:marLeft w:val="0"/>
                  <w:marRight w:val="0"/>
                  <w:marTop w:val="0"/>
                  <w:marBottom w:val="0"/>
                  <w:divBdr>
                    <w:top w:val="none" w:sz="0" w:space="0" w:color="auto"/>
                    <w:left w:val="none" w:sz="0" w:space="0" w:color="auto"/>
                    <w:bottom w:val="none" w:sz="0" w:space="0" w:color="auto"/>
                    <w:right w:val="none" w:sz="0" w:space="0" w:color="auto"/>
                  </w:divBdr>
                </w:div>
                <w:div w:id="1267032505">
                  <w:marLeft w:val="0"/>
                  <w:marRight w:val="0"/>
                  <w:marTop w:val="0"/>
                  <w:marBottom w:val="0"/>
                  <w:divBdr>
                    <w:top w:val="none" w:sz="0" w:space="0" w:color="auto"/>
                    <w:left w:val="none" w:sz="0" w:space="0" w:color="auto"/>
                    <w:bottom w:val="none" w:sz="0" w:space="0" w:color="auto"/>
                    <w:right w:val="none" w:sz="0" w:space="0" w:color="auto"/>
                  </w:divBdr>
                </w:div>
                <w:div w:id="1271813280">
                  <w:marLeft w:val="0"/>
                  <w:marRight w:val="0"/>
                  <w:marTop w:val="0"/>
                  <w:marBottom w:val="0"/>
                  <w:divBdr>
                    <w:top w:val="none" w:sz="0" w:space="0" w:color="auto"/>
                    <w:left w:val="none" w:sz="0" w:space="0" w:color="auto"/>
                    <w:bottom w:val="none" w:sz="0" w:space="0" w:color="auto"/>
                    <w:right w:val="none" w:sz="0" w:space="0" w:color="auto"/>
                  </w:divBdr>
                </w:div>
                <w:div w:id="1273706468">
                  <w:marLeft w:val="0"/>
                  <w:marRight w:val="0"/>
                  <w:marTop w:val="0"/>
                  <w:marBottom w:val="0"/>
                  <w:divBdr>
                    <w:top w:val="none" w:sz="0" w:space="0" w:color="auto"/>
                    <w:left w:val="none" w:sz="0" w:space="0" w:color="auto"/>
                    <w:bottom w:val="none" w:sz="0" w:space="0" w:color="auto"/>
                    <w:right w:val="none" w:sz="0" w:space="0" w:color="auto"/>
                  </w:divBdr>
                </w:div>
                <w:div w:id="1278366744">
                  <w:marLeft w:val="0"/>
                  <w:marRight w:val="0"/>
                  <w:marTop w:val="0"/>
                  <w:marBottom w:val="0"/>
                  <w:divBdr>
                    <w:top w:val="none" w:sz="0" w:space="0" w:color="auto"/>
                    <w:left w:val="none" w:sz="0" w:space="0" w:color="auto"/>
                    <w:bottom w:val="none" w:sz="0" w:space="0" w:color="auto"/>
                    <w:right w:val="none" w:sz="0" w:space="0" w:color="auto"/>
                  </w:divBdr>
                </w:div>
                <w:div w:id="1279145954">
                  <w:marLeft w:val="0"/>
                  <w:marRight w:val="0"/>
                  <w:marTop w:val="0"/>
                  <w:marBottom w:val="0"/>
                  <w:divBdr>
                    <w:top w:val="none" w:sz="0" w:space="0" w:color="auto"/>
                    <w:left w:val="none" w:sz="0" w:space="0" w:color="auto"/>
                    <w:bottom w:val="none" w:sz="0" w:space="0" w:color="auto"/>
                    <w:right w:val="none" w:sz="0" w:space="0" w:color="auto"/>
                  </w:divBdr>
                </w:div>
                <w:div w:id="1280796747">
                  <w:marLeft w:val="0"/>
                  <w:marRight w:val="0"/>
                  <w:marTop w:val="0"/>
                  <w:marBottom w:val="0"/>
                  <w:divBdr>
                    <w:top w:val="none" w:sz="0" w:space="0" w:color="auto"/>
                    <w:left w:val="none" w:sz="0" w:space="0" w:color="auto"/>
                    <w:bottom w:val="none" w:sz="0" w:space="0" w:color="auto"/>
                    <w:right w:val="none" w:sz="0" w:space="0" w:color="auto"/>
                  </w:divBdr>
                </w:div>
                <w:div w:id="1282566851">
                  <w:marLeft w:val="0"/>
                  <w:marRight w:val="0"/>
                  <w:marTop w:val="0"/>
                  <w:marBottom w:val="0"/>
                  <w:divBdr>
                    <w:top w:val="none" w:sz="0" w:space="0" w:color="auto"/>
                    <w:left w:val="none" w:sz="0" w:space="0" w:color="auto"/>
                    <w:bottom w:val="none" w:sz="0" w:space="0" w:color="auto"/>
                    <w:right w:val="none" w:sz="0" w:space="0" w:color="auto"/>
                  </w:divBdr>
                </w:div>
                <w:div w:id="1282691794">
                  <w:marLeft w:val="0"/>
                  <w:marRight w:val="0"/>
                  <w:marTop w:val="0"/>
                  <w:marBottom w:val="0"/>
                  <w:divBdr>
                    <w:top w:val="none" w:sz="0" w:space="0" w:color="auto"/>
                    <w:left w:val="none" w:sz="0" w:space="0" w:color="auto"/>
                    <w:bottom w:val="none" w:sz="0" w:space="0" w:color="auto"/>
                    <w:right w:val="none" w:sz="0" w:space="0" w:color="auto"/>
                  </w:divBdr>
                </w:div>
                <w:div w:id="1284923945">
                  <w:marLeft w:val="0"/>
                  <w:marRight w:val="0"/>
                  <w:marTop w:val="0"/>
                  <w:marBottom w:val="0"/>
                  <w:divBdr>
                    <w:top w:val="none" w:sz="0" w:space="0" w:color="auto"/>
                    <w:left w:val="none" w:sz="0" w:space="0" w:color="auto"/>
                    <w:bottom w:val="none" w:sz="0" w:space="0" w:color="auto"/>
                    <w:right w:val="none" w:sz="0" w:space="0" w:color="auto"/>
                  </w:divBdr>
                </w:div>
                <w:div w:id="1285889290">
                  <w:marLeft w:val="0"/>
                  <w:marRight w:val="0"/>
                  <w:marTop w:val="0"/>
                  <w:marBottom w:val="0"/>
                  <w:divBdr>
                    <w:top w:val="none" w:sz="0" w:space="0" w:color="auto"/>
                    <w:left w:val="none" w:sz="0" w:space="0" w:color="auto"/>
                    <w:bottom w:val="none" w:sz="0" w:space="0" w:color="auto"/>
                    <w:right w:val="none" w:sz="0" w:space="0" w:color="auto"/>
                  </w:divBdr>
                </w:div>
                <w:div w:id="1286473592">
                  <w:marLeft w:val="0"/>
                  <w:marRight w:val="0"/>
                  <w:marTop w:val="0"/>
                  <w:marBottom w:val="0"/>
                  <w:divBdr>
                    <w:top w:val="none" w:sz="0" w:space="0" w:color="auto"/>
                    <w:left w:val="none" w:sz="0" w:space="0" w:color="auto"/>
                    <w:bottom w:val="none" w:sz="0" w:space="0" w:color="auto"/>
                    <w:right w:val="none" w:sz="0" w:space="0" w:color="auto"/>
                  </w:divBdr>
                </w:div>
                <w:div w:id="1287547388">
                  <w:marLeft w:val="0"/>
                  <w:marRight w:val="0"/>
                  <w:marTop w:val="0"/>
                  <w:marBottom w:val="0"/>
                  <w:divBdr>
                    <w:top w:val="none" w:sz="0" w:space="0" w:color="auto"/>
                    <w:left w:val="none" w:sz="0" w:space="0" w:color="auto"/>
                    <w:bottom w:val="none" w:sz="0" w:space="0" w:color="auto"/>
                    <w:right w:val="none" w:sz="0" w:space="0" w:color="auto"/>
                  </w:divBdr>
                </w:div>
                <w:div w:id="1288704929">
                  <w:marLeft w:val="0"/>
                  <w:marRight w:val="0"/>
                  <w:marTop w:val="0"/>
                  <w:marBottom w:val="0"/>
                  <w:divBdr>
                    <w:top w:val="none" w:sz="0" w:space="0" w:color="auto"/>
                    <w:left w:val="none" w:sz="0" w:space="0" w:color="auto"/>
                    <w:bottom w:val="none" w:sz="0" w:space="0" w:color="auto"/>
                    <w:right w:val="none" w:sz="0" w:space="0" w:color="auto"/>
                  </w:divBdr>
                </w:div>
                <w:div w:id="1290279437">
                  <w:marLeft w:val="0"/>
                  <w:marRight w:val="0"/>
                  <w:marTop w:val="0"/>
                  <w:marBottom w:val="0"/>
                  <w:divBdr>
                    <w:top w:val="none" w:sz="0" w:space="0" w:color="auto"/>
                    <w:left w:val="none" w:sz="0" w:space="0" w:color="auto"/>
                    <w:bottom w:val="none" w:sz="0" w:space="0" w:color="auto"/>
                    <w:right w:val="none" w:sz="0" w:space="0" w:color="auto"/>
                  </w:divBdr>
                </w:div>
                <w:div w:id="1290472280">
                  <w:marLeft w:val="0"/>
                  <w:marRight w:val="0"/>
                  <w:marTop w:val="0"/>
                  <w:marBottom w:val="0"/>
                  <w:divBdr>
                    <w:top w:val="none" w:sz="0" w:space="0" w:color="auto"/>
                    <w:left w:val="none" w:sz="0" w:space="0" w:color="auto"/>
                    <w:bottom w:val="none" w:sz="0" w:space="0" w:color="auto"/>
                    <w:right w:val="none" w:sz="0" w:space="0" w:color="auto"/>
                  </w:divBdr>
                </w:div>
                <w:div w:id="1294948198">
                  <w:marLeft w:val="0"/>
                  <w:marRight w:val="0"/>
                  <w:marTop w:val="0"/>
                  <w:marBottom w:val="0"/>
                  <w:divBdr>
                    <w:top w:val="none" w:sz="0" w:space="0" w:color="auto"/>
                    <w:left w:val="none" w:sz="0" w:space="0" w:color="auto"/>
                    <w:bottom w:val="none" w:sz="0" w:space="0" w:color="auto"/>
                    <w:right w:val="none" w:sz="0" w:space="0" w:color="auto"/>
                  </w:divBdr>
                </w:div>
                <w:div w:id="1296907951">
                  <w:marLeft w:val="0"/>
                  <w:marRight w:val="0"/>
                  <w:marTop w:val="0"/>
                  <w:marBottom w:val="0"/>
                  <w:divBdr>
                    <w:top w:val="none" w:sz="0" w:space="0" w:color="auto"/>
                    <w:left w:val="none" w:sz="0" w:space="0" w:color="auto"/>
                    <w:bottom w:val="none" w:sz="0" w:space="0" w:color="auto"/>
                    <w:right w:val="none" w:sz="0" w:space="0" w:color="auto"/>
                  </w:divBdr>
                </w:div>
                <w:div w:id="1296910138">
                  <w:marLeft w:val="0"/>
                  <w:marRight w:val="0"/>
                  <w:marTop w:val="0"/>
                  <w:marBottom w:val="0"/>
                  <w:divBdr>
                    <w:top w:val="none" w:sz="0" w:space="0" w:color="auto"/>
                    <w:left w:val="none" w:sz="0" w:space="0" w:color="auto"/>
                    <w:bottom w:val="none" w:sz="0" w:space="0" w:color="auto"/>
                    <w:right w:val="none" w:sz="0" w:space="0" w:color="auto"/>
                  </w:divBdr>
                </w:div>
                <w:div w:id="1296982886">
                  <w:marLeft w:val="0"/>
                  <w:marRight w:val="0"/>
                  <w:marTop w:val="0"/>
                  <w:marBottom w:val="0"/>
                  <w:divBdr>
                    <w:top w:val="none" w:sz="0" w:space="0" w:color="auto"/>
                    <w:left w:val="none" w:sz="0" w:space="0" w:color="auto"/>
                    <w:bottom w:val="none" w:sz="0" w:space="0" w:color="auto"/>
                    <w:right w:val="none" w:sz="0" w:space="0" w:color="auto"/>
                  </w:divBdr>
                </w:div>
                <w:div w:id="1297295633">
                  <w:marLeft w:val="0"/>
                  <w:marRight w:val="0"/>
                  <w:marTop w:val="0"/>
                  <w:marBottom w:val="0"/>
                  <w:divBdr>
                    <w:top w:val="none" w:sz="0" w:space="0" w:color="auto"/>
                    <w:left w:val="none" w:sz="0" w:space="0" w:color="auto"/>
                    <w:bottom w:val="none" w:sz="0" w:space="0" w:color="auto"/>
                    <w:right w:val="none" w:sz="0" w:space="0" w:color="auto"/>
                  </w:divBdr>
                </w:div>
                <w:div w:id="1299414009">
                  <w:marLeft w:val="0"/>
                  <w:marRight w:val="0"/>
                  <w:marTop w:val="0"/>
                  <w:marBottom w:val="0"/>
                  <w:divBdr>
                    <w:top w:val="none" w:sz="0" w:space="0" w:color="auto"/>
                    <w:left w:val="none" w:sz="0" w:space="0" w:color="auto"/>
                    <w:bottom w:val="none" w:sz="0" w:space="0" w:color="auto"/>
                    <w:right w:val="none" w:sz="0" w:space="0" w:color="auto"/>
                  </w:divBdr>
                </w:div>
                <w:div w:id="1300384529">
                  <w:marLeft w:val="0"/>
                  <w:marRight w:val="0"/>
                  <w:marTop w:val="0"/>
                  <w:marBottom w:val="0"/>
                  <w:divBdr>
                    <w:top w:val="none" w:sz="0" w:space="0" w:color="auto"/>
                    <w:left w:val="none" w:sz="0" w:space="0" w:color="auto"/>
                    <w:bottom w:val="none" w:sz="0" w:space="0" w:color="auto"/>
                    <w:right w:val="none" w:sz="0" w:space="0" w:color="auto"/>
                  </w:divBdr>
                </w:div>
                <w:div w:id="1300764927">
                  <w:marLeft w:val="0"/>
                  <w:marRight w:val="0"/>
                  <w:marTop w:val="0"/>
                  <w:marBottom w:val="0"/>
                  <w:divBdr>
                    <w:top w:val="none" w:sz="0" w:space="0" w:color="auto"/>
                    <w:left w:val="none" w:sz="0" w:space="0" w:color="auto"/>
                    <w:bottom w:val="none" w:sz="0" w:space="0" w:color="auto"/>
                    <w:right w:val="none" w:sz="0" w:space="0" w:color="auto"/>
                  </w:divBdr>
                </w:div>
                <w:div w:id="1301038863">
                  <w:marLeft w:val="0"/>
                  <w:marRight w:val="0"/>
                  <w:marTop w:val="0"/>
                  <w:marBottom w:val="0"/>
                  <w:divBdr>
                    <w:top w:val="none" w:sz="0" w:space="0" w:color="auto"/>
                    <w:left w:val="none" w:sz="0" w:space="0" w:color="auto"/>
                    <w:bottom w:val="none" w:sz="0" w:space="0" w:color="auto"/>
                    <w:right w:val="none" w:sz="0" w:space="0" w:color="auto"/>
                  </w:divBdr>
                </w:div>
                <w:div w:id="1301426537">
                  <w:marLeft w:val="0"/>
                  <w:marRight w:val="0"/>
                  <w:marTop w:val="0"/>
                  <w:marBottom w:val="0"/>
                  <w:divBdr>
                    <w:top w:val="none" w:sz="0" w:space="0" w:color="auto"/>
                    <w:left w:val="none" w:sz="0" w:space="0" w:color="auto"/>
                    <w:bottom w:val="none" w:sz="0" w:space="0" w:color="auto"/>
                    <w:right w:val="none" w:sz="0" w:space="0" w:color="auto"/>
                  </w:divBdr>
                </w:div>
                <w:div w:id="1302609711">
                  <w:marLeft w:val="0"/>
                  <w:marRight w:val="0"/>
                  <w:marTop w:val="0"/>
                  <w:marBottom w:val="0"/>
                  <w:divBdr>
                    <w:top w:val="none" w:sz="0" w:space="0" w:color="auto"/>
                    <w:left w:val="none" w:sz="0" w:space="0" w:color="auto"/>
                    <w:bottom w:val="none" w:sz="0" w:space="0" w:color="auto"/>
                    <w:right w:val="none" w:sz="0" w:space="0" w:color="auto"/>
                  </w:divBdr>
                </w:div>
                <w:div w:id="1303191641">
                  <w:marLeft w:val="0"/>
                  <w:marRight w:val="0"/>
                  <w:marTop w:val="0"/>
                  <w:marBottom w:val="0"/>
                  <w:divBdr>
                    <w:top w:val="none" w:sz="0" w:space="0" w:color="auto"/>
                    <w:left w:val="none" w:sz="0" w:space="0" w:color="auto"/>
                    <w:bottom w:val="none" w:sz="0" w:space="0" w:color="auto"/>
                    <w:right w:val="none" w:sz="0" w:space="0" w:color="auto"/>
                  </w:divBdr>
                </w:div>
                <w:div w:id="1306004570">
                  <w:marLeft w:val="0"/>
                  <w:marRight w:val="0"/>
                  <w:marTop w:val="0"/>
                  <w:marBottom w:val="0"/>
                  <w:divBdr>
                    <w:top w:val="none" w:sz="0" w:space="0" w:color="auto"/>
                    <w:left w:val="none" w:sz="0" w:space="0" w:color="auto"/>
                    <w:bottom w:val="none" w:sz="0" w:space="0" w:color="auto"/>
                    <w:right w:val="none" w:sz="0" w:space="0" w:color="auto"/>
                  </w:divBdr>
                </w:div>
                <w:div w:id="1308437838">
                  <w:marLeft w:val="0"/>
                  <w:marRight w:val="0"/>
                  <w:marTop w:val="0"/>
                  <w:marBottom w:val="0"/>
                  <w:divBdr>
                    <w:top w:val="none" w:sz="0" w:space="0" w:color="auto"/>
                    <w:left w:val="none" w:sz="0" w:space="0" w:color="auto"/>
                    <w:bottom w:val="none" w:sz="0" w:space="0" w:color="auto"/>
                    <w:right w:val="none" w:sz="0" w:space="0" w:color="auto"/>
                  </w:divBdr>
                </w:div>
                <w:div w:id="1308820693">
                  <w:marLeft w:val="0"/>
                  <w:marRight w:val="0"/>
                  <w:marTop w:val="0"/>
                  <w:marBottom w:val="0"/>
                  <w:divBdr>
                    <w:top w:val="none" w:sz="0" w:space="0" w:color="auto"/>
                    <w:left w:val="none" w:sz="0" w:space="0" w:color="auto"/>
                    <w:bottom w:val="none" w:sz="0" w:space="0" w:color="auto"/>
                    <w:right w:val="none" w:sz="0" w:space="0" w:color="auto"/>
                  </w:divBdr>
                </w:div>
                <w:div w:id="1311210964">
                  <w:marLeft w:val="0"/>
                  <w:marRight w:val="0"/>
                  <w:marTop w:val="0"/>
                  <w:marBottom w:val="0"/>
                  <w:divBdr>
                    <w:top w:val="none" w:sz="0" w:space="0" w:color="auto"/>
                    <w:left w:val="none" w:sz="0" w:space="0" w:color="auto"/>
                    <w:bottom w:val="none" w:sz="0" w:space="0" w:color="auto"/>
                    <w:right w:val="none" w:sz="0" w:space="0" w:color="auto"/>
                  </w:divBdr>
                </w:div>
                <w:div w:id="1311523008">
                  <w:marLeft w:val="0"/>
                  <w:marRight w:val="0"/>
                  <w:marTop w:val="0"/>
                  <w:marBottom w:val="0"/>
                  <w:divBdr>
                    <w:top w:val="none" w:sz="0" w:space="0" w:color="auto"/>
                    <w:left w:val="none" w:sz="0" w:space="0" w:color="auto"/>
                    <w:bottom w:val="none" w:sz="0" w:space="0" w:color="auto"/>
                    <w:right w:val="none" w:sz="0" w:space="0" w:color="auto"/>
                  </w:divBdr>
                </w:div>
                <w:div w:id="1312489717">
                  <w:marLeft w:val="0"/>
                  <w:marRight w:val="0"/>
                  <w:marTop w:val="0"/>
                  <w:marBottom w:val="0"/>
                  <w:divBdr>
                    <w:top w:val="none" w:sz="0" w:space="0" w:color="auto"/>
                    <w:left w:val="none" w:sz="0" w:space="0" w:color="auto"/>
                    <w:bottom w:val="none" w:sz="0" w:space="0" w:color="auto"/>
                    <w:right w:val="none" w:sz="0" w:space="0" w:color="auto"/>
                  </w:divBdr>
                </w:div>
                <w:div w:id="1313370283">
                  <w:marLeft w:val="0"/>
                  <w:marRight w:val="0"/>
                  <w:marTop w:val="0"/>
                  <w:marBottom w:val="0"/>
                  <w:divBdr>
                    <w:top w:val="none" w:sz="0" w:space="0" w:color="auto"/>
                    <w:left w:val="none" w:sz="0" w:space="0" w:color="auto"/>
                    <w:bottom w:val="none" w:sz="0" w:space="0" w:color="auto"/>
                    <w:right w:val="none" w:sz="0" w:space="0" w:color="auto"/>
                  </w:divBdr>
                </w:div>
                <w:div w:id="1313752032">
                  <w:marLeft w:val="0"/>
                  <w:marRight w:val="0"/>
                  <w:marTop w:val="0"/>
                  <w:marBottom w:val="0"/>
                  <w:divBdr>
                    <w:top w:val="none" w:sz="0" w:space="0" w:color="auto"/>
                    <w:left w:val="none" w:sz="0" w:space="0" w:color="auto"/>
                    <w:bottom w:val="none" w:sz="0" w:space="0" w:color="auto"/>
                    <w:right w:val="none" w:sz="0" w:space="0" w:color="auto"/>
                  </w:divBdr>
                </w:div>
                <w:div w:id="1313874290">
                  <w:marLeft w:val="0"/>
                  <w:marRight w:val="0"/>
                  <w:marTop w:val="0"/>
                  <w:marBottom w:val="0"/>
                  <w:divBdr>
                    <w:top w:val="none" w:sz="0" w:space="0" w:color="auto"/>
                    <w:left w:val="none" w:sz="0" w:space="0" w:color="auto"/>
                    <w:bottom w:val="none" w:sz="0" w:space="0" w:color="auto"/>
                    <w:right w:val="none" w:sz="0" w:space="0" w:color="auto"/>
                  </w:divBdr>
                </w:div>
                <w:div w:id="1314020028">
                  <w:marLeft w:val="0"/>
                  <w:marRight w:val="0"/>
                  <w:marTop w:val="0"/>
                  <w:marBottom w:val="0"/>
                  <w:divBdr>
                    <w:top w:val="none" w:sz="0" w:space="0" w:color="auto"/>
                    <w:left w:val="none" w:sz="0" w:space="0" w:color="auto"/>
                    <w:bottom w:val="none" w:sz="0" w:space="0" w:color="auto"/>
                    <w:right w:val="none" w:sz="0" w:space="0" w:color="auto"/>
                  </w:divBdr>
                </w:div>
                <w:div w:id="1314332971">
                  <w:marLeft w:val="0"/>
                  <w:marRight w:val="0"/>
                  <w:marTop w:val="0"/>
                  <w:marBottom w:val="0"/>
                  <w:divBdr>
                    <w:top w:val="none" w:sz="0" w:space="0" w:color="auto"/>
                    <w:left w:val="none" w:sz="0" w:space="0" w:color="auto"/>
                    <w:bottom w:val="none" w:sz="0" w:space="0" w:color="auto"/>
                    <w:right w:val="none" w:sz="0" w:space="0" w:color="auto"/>
                  </w:divBdr>
                </w:div>
                <w:div w:id="1315179642">
                  <w:marLeft w:val="0"/>
                  <w:marRight w:val="0"/>
                  <w:marTop w:val="0"/>
                  <w:marBottom w:val="0"/>
                  <w:divBdr>
                    <w:top w:val="none" w:sz="0" w:space="0" w:color="auto"/>
                    <w:left w:val="none" w:sz="0" w:space="0" w:color="auto"/>
                    <w:bottom w:val="none" w:sz="0" w:space="0" w:color="auto"/>
                    <w:right w:val="none" w:sz="0" w:space="0" w:color="auto"/>
                  </w:divBdr>
                </w:div>
                <w:div w:id="1316060145">
                  <w:marLeft w:val="0"/>
                  <w:marRight w:val="0"/>
                  <w:marTop w:val="0"/>
                  <w:marBottom w:val="0"/>
                  <w:divBdr>
                    <w:top w:val="none" w:sz="0" w:space="0" w:color="auto"/>
                    <w:left w:val="none" w:sz="0" w:space="0" w:color="auto"/>
                    <w:bottom w:val="none" w:sz="0" w:space="0" w:color="auto"/>
                    <w:right w:val="none" w:sz="0" w:space="0" w:color="auto"/>
                  </w:divBdr>
                </w:div>
                <w:div w:id="1317219145">
                  <w:marLeft w:val="0"/>
                  <w:marRight w:val="0"/>
                  <w:marTop w:val="0"/>
                  <w:marBottom w:val="0"/>
                  <w:divBdr>
                    <w:top w:val="none" w:sz="0" w:space="0" w:color="auto"/>
                    <w:left w:val="none" w:sz="0" w:space="0" w:color="auto"/>
                    <w:bottom w:val="none" w:sz="0" w:space="0" w:color="auto"/>
                    <w:right w:val="none" w:sz="0" w:space="0" w:color="auto"/>
                  </w:divBdr>
                </w:div>
                <w:div w:id="1317686092">
                  <w:marLeft w:val="0"/>
                  <w:marRight w:val="0"/>
                  <w:marTop w:val="0"/>
                  <w:marBottom w:val="0"/>
                  <w:divBdr>
                    <w:top w:val="none" w:sz="0" w:space="0" w:color="auto"/>
                    <w:left w:val="none" w:sz="0" w:space="0" w:color="auto"/>
                    <w:bottom w:val="none" w:sz="0" w:space="0" w:color="auto"/>
                    <w:right w:val="none" w:sz="0" w:space="0" w:color="auto"/>
                  </w:divBdr>
                </w:div>
                <w:div w:id="1319529899">
                  <w:marLeft w:val="0"/>
                  <w:marRight w:val="0"/>
                  <w:marTop w:val="0"/>
                  <w:marBottom w:val="0"/>
                  <w:divBdr>
                    <w:top w:val="none" w:sz="0" w:space="0" w:color="auto"/>
                    <w:left w:val="none" w:sz="0" w:space="0" w:color="auto"/>
                    <w:bottom w:val="none" w:sz="0" w:space="0" w:color="auto"/>
                    <w:right w:val="none" w:sz="0" w:space="0" w:color="auto"/>
                  </w:divBdr>
                </w:div>
                <w:div w:id="1320307867">
                  <w:marLeft w:val="0"/>
                  <w:marRight w:val="0"/>
                  <w:marTop w:val="0"/>
                  <w:marBottom w:val="0"/>
                  <w:divBdr>
                    <w:top w:val="none" w:sz="0" w:space="0" w:color="auto"/>
                    <w:left w:val="none" w:sz="0" w:space="0" w:color="auto"/>
                    <w:bottom w:val="none" w:sz="0" w:space="0" w:color="auto"/>
                    <w:right w:val="none" w:sz="0" w:space="0" w:color="auto"/>
                  </w:divBdr>
                </w:div>
                <w:div w:id="1321227918">
                  <w:marLeft w:val="0"/>
                  <w:marRight w:val="0"/>
                  <w:marTop w:val="0"/>
                  <w:marBottom w:val="0"/>
                  <w:divBdr>
                    <w:top w:val="none" w:sz="0" w:space="0" w:color="auto"/>
                    <w:left w:val="none" w:sz="0" w:space="0" w:color="auto"/>
                    <w:bottom w:val="none" w:sz="0" w:space="0" w:color="auto"/>
                    <w:right w:val="none" w:sz="0" w:space="0" w:color="auto"/>
                  </w:divBdr>
                </w:div>
                <w:div w:id="1323000376">
                  <w:marLeft w:val="0"/>
                  <w:marRight w:val="0"/>
                  <w:marTop w:val="0"/>
                  <w:marBottom w:val="0"/>
                  <w:divBdr>
                    <w:top w:val="none" w:sz="0" w:space="0" w:color="auto"/>
                    <w:left w:val="none" w:sz="0" w:space="0" w:color="auto"/>
                    <w:bottom w:val="none" w:sz="0" w:space="0" w:color="auto"/>
                    <w:right w:val="none" w:sz="0" w:space="0" w:color="auto"/>
                  </w:divBdr>
                </w:div>
                <w:div w:id="1323318364">
                  <w:marLeft w:val="0"/>
                  <w:marRight w:val="0"/>
                  <w:marTop w:val="0"/>
                  <w:marBottom w:val="0"/>
                  <w:divBdr>
                    <w:top w:val="none" w:sz="0" w:space="0" w:color="auto"/>
                    <w:left w:val="none" w:sz="0" w:space="0" w:color="auto"/>
                    <w:bottom w:val="none" w:sz="0" w:space="0" w:color="auto"/>
                    <w:right w:val="none" w:sz="0" w:space="0" w:color="auto"/>
                  </w:divBdr>
                </w:div>
                <w:div w:id="1324772544">
                  <w:marLeft w:val="0"/>
                  <w:marRight w:val="0"/>
                  <w:marTop w:val="0"/>
                  <w:marBottom w:val="0"/>
                  <w:divBdr>
                    <w:top w:val="none" w:sz="0" w:space="0" w:color="auto"/>
                    <w:left w:val="none" w:sz="0" w:space="0" w:color="auto"/>
                    <w:bottom w:val="none" w:sz="0" w:space="0" w:color="auto"/>
                    <w:right w:val="none" w:sz="0" w:space="0" w:color="auto"/>
                  </w:divBdr>
                </w:div>
                <w:div w:id="1325891301">
                  <w:marLeft w:val="0"/>
                  <w:marRight w:val="0"/>
                  <w:marTop w:val="0"/>
                  <w:marBottom w:val="0"/>
                  <w:divBdr>
                    <w:top w:val="none" w:sz="0" w:space="0" w:color="auto"/>
                    <w:left w:val="none" w:sz="0" w:space="0" w:color="auto"/>
                    <w:bottom w:val="none" w:sz="0" w:space="0" w:color="auto"/>
                    <w:right w:val="none" w:sz="0" w:space="0" w:color="auto"/>
                  </w:divBdr>
                </w:div>
                <w:div w:id="1327248629">
                  <w:marLeft w:val="0"/>
                  <w:marRight w:val="0"/>
                  <w:marTop w:val="0"/>
                  <w:marBottom w:val="0"/>
                  <w:divBdr>
                    <w:top w:val="none" w:sz="0" w:space="0" w:color="auto"/>
                    <w:left w:val="none" w:sz="0" w:space="0" w:color="auto"/>
                    <w:bottom w:val="none" w:sz="0" w:space="0" w:color="auto"/>
                    <w:right w:val="none" w:sz="0" w:space="0" w:color="auto"/>
                  </w:divBdr>
                </w:div>
                <w:div w:id="1327511645">
                  <w:marLeft w:val="0"/>
                  <w:marRight w:val="0"/>
                  <w:marTop w:val="0"/>
                  <w:marBottom w:val="0"/>
                  <w:divBdr>
                    <w:top w:val="none" w:sz="0" w:space="0" w:color="auto"/>
                    <w:left w:val="none" w:sz="0" w:space="0" w:color="auto"/>
                    <w:bottom w:val="none" w:sz="0" w:space="0" w:color="auto"/>
                    <w:right w:val="none" w:sz="0" w:space="0" w:color="auto"/>
                  </w:divBdr>
                </w:div>
                <w:div w:id="1329943468">
                  <w:marLeft w:val="0"/>
                  <w:marRight w:val="0"/>
                  <w:marTop w:val="0"/>
                  <w:marBottom w:val="0"/>
                  <w:divBdr>
                    <w:top w:val="none" w:sz="0" w:space="0" w:color="auto"/>
                    <w:left w:val="none" w:sz="0" w:space="0" w:color="auto"/>
                    <w:bottom w:val="none" w:sz="0" w:space="0" w:color="auto"/>
                    <w:right w:val="none" w:sz="0" w:space="0" w:color="auto"/>
                  </w:divBdr>
                </w:div>
                <w:div w:id="1332296372">
                  <w:marLeft w:val="0"/>
                  <w:marRight w:val="0"/>
                  <w:marTop w:val="0"/>
                  <w:marBottom w:val="0"/>
                  <w:divBdr>
                    <w:top w:val="none" w:sz="0" w:space="0" w:color="auto"/>
                    <w:left w:val="none" w:sz="0" w:space="0" w:color="auto"/>
                    <w:bottom w:val="none" w:sz="0" w:space="0" w:color="auto"/>
                    <w:right w:val="none" w:sz="0" w:space="0" w:color="auto"/>
                  </w:divBdr>
                </w:div>
                <w:div w:id="1333340438">
                  <w:marLeft w:val="0"/>
                  <w:marRight w:val="0"/>
                  <w:marTop w:val="0"/>
                  <w:marBottom w:val="0"/>
                  <w:divBdr>
                    <w:top w:val="none" w:sz="0" w:space="0" w:color="auto"/>
                    <w:left w:val="none" w:sz="0" w:space="0" w:color="auto"/>
                    <w:bottom w:val="none" w:sz="0" w:space="0" w:color="auto"/>
                    <w:right w:val="none" w:sz="0" w:space="0" w:color="auto"/>
                  </w:divBdr>
                </w:div>
                <w:div w:id="1334339475">
                  <w:marLeft w:val="0"/>
                  <w:marRight w:val="0"/>
                  <w:marTop w:val="0"/>
                  <w:marBottom w:val="0"/>
                  <w:divBdr>
                    <w:top w:val="none" w:sz="0" w:space="0" w:color="auto"/>
                    <w:left w:val="none" w:sz="0" w:space="0" w:color="auto"/>
                    <w:bottom w:val="none" w:sz="0" w:space="0" w:color="auto"/>
                    <w:right w:val="none" w:sz="0" w:space="0" w:color="auto"/>
                  </w:divBdr>
                </w:div>
                <w:div w:id="1334526886">
                  <w:marLeft w:val="0"/>
                  <w:marRight w:val="0"/>
                  <w:marTop w:val="0"/>
                  <w:marBottom w:val="0"/>
                  <w:divBdr>
                    <w:top w:val="none" w:sz="0" w:space="0" w:color="auto"/>
                    <w:left w:val="none" w:sz="0" w:space="0" w:color="auto"/>
                    <w:bottom w:val="none" w:sz="0" w:space="0" w:color="auto"/>
                    <w:right w:val="none" w:sz="0" w:space="0" w:color="auto"/>
                  </w:divBdr>
                </w:div>
                <w:div w:id="1335568114">
                  <w:marLeft w:val="0"/>
                  <w:marRight w:val="0"/>
                  <w:marTop w:val="0"/>
                  <w:marBottom w:val="0"/>
                  <w:divBdr>
                    <w:top w:val="none" w:sz="0" w:space="0" w:color="auto"/>
                    <w:left w:val="none" w:sz="0" w:space="0" w:color="auto"/>
                    <w:bottom w:val="none" w:sz="0" w:space="0" w:color="auto"/>
                    <w:right w:val="none" w:sz="0" w:space="0" w:color="auto"/>
                  </w:divBdr>
                </w:div>
                <w:div w:id="1338195648">
                  <w:marLeft w:val="0"/>
                  <w:marRight w:val="0"/>
                  <w:marTop w:val="0"/>
                  <w:marBottom w:val="0"/>
                  <w:divBdr>
                    <w:top w:val="none" w:sz="0" w:space="0" w:color="auto"/>
                    <w:left w:val="none" w:sz="0" w:space="0" w:color="auto"/>
                    <w:bottom w:val="none" w:sz="0" w:space="0" w:color="auto"/>
                    <w:right w:val="none" w:sz="0" w:space="0" w:color="auto"/>
                  </w:divBdr>
                </w:div>
                <w:div w:id="1339574306">
                  <w:marLeft w:val="0"/>
                  <w:marRight w:val="0"/>
                  <w:marTop w:val="0"/>
                  <w:marBottom w:val="0"/>
                  <w:divBdr>
                    <w:top w:val="none" w:sz="0" w:space="0" w:color="auto"/>
                    <w:left w:val="none" w:sz="0" w:space="0" w:color="auto"/>
                    <w:bottom w:val="none" w:sz="0" w:space="0" w:color="auto"/>
                    <w:right w:val="none" w:sz="0" w:space="0" w:color="auto"/>
                  </w:divBdr>
                </w:div>
                <w:div w:id="1341353580">
                  <w:marLeft w:val="0"/>
                  <w:marRight w:val="0"/>
                  <w:marTop w:val="0"/>
                  <w:marBottom w:val="0"/>
                  <w:divBdr>
                    <w:top w:val="none" w:sz="0" w:space="0" w:color="auto"/>
                    <w:left w:val="none" w:sz="0" w:space="0" w:color="auto"/>
                    <w:bottom w:val="none" w:sz="0" w:space="0" w:color="auto"/>
                    <w:right w:val="none" w:sz="0" w:space="0" w:color="auto"/>
                  </w:divBdr>
                </w:div>
                <w:div w:id="1343313097">
                  <w:marLeft w:val="0"/>
                  <w:marRight w:val="0"/>
                  <w:marTop w:val="0"/>
                  <w:marBottom w:val="0"/>
                  <w:divBdr>
                    <w:top w:val="none" w:sz="0" w:space="0" w:color="auto"/>
                    <w:left w:val="none" w:sz="0" w:space="0" w:color="auto"/>
                    <w:bottom w:val="none" w:sz="0" w:space="0" w:color="auto"/>
                    <w:right w:val="none" w:sz="0" w:space="0" w:color="auto"/>
                  </w:divBdr>
                </w:div>
                <w:div w:id="1345589472">
                  <w:marLeft w:val="0"/>
                  <w:marRight w:val="0"/>
                  <w:marTop w:val="0"/>
                  <w:marBottom w:val="0"/>
                  <w:divBdr>
                    <w:top w:val="none" w:sz="0" w:space="0" w:color="auto"/>
                    <w:left w:val="none" w:sz="0" w:space="0" w:color="auto"/>
                    <w:bottom w:val="none" w:sz="0" w:space="0" w:color="auto"/>
                    <w:right w:val="none" w:sz="0" w:space="0" w:color="auto"/>
                  </w:divBdr>
                </w:div>
                <w:div w:id="1346710258">
                  <w:marLeft w:val="0"/>
                  <w:marRight w:val="0"/>
                  <w:marTop w:val="0"/>
                  <w:marBottom w:val="0"/>
                  <w:divBdr>
                    <w:top w:val="none" w:sz="0" w:space="0" w:color="auto"/>
                    <w:left w:val="none" w:sz="0" w:space="0" w:color="auto"/>
                    <w:bottom w:val="none" w:sz="0" w:space="0" w:color="auto"/>
                    <w:right w:val="none" w:sz="0" w:space="0" w:color="auto"/>
                  </w:divBdr>
                </w:div>
                <w:div w:id="1348016592">
                  <w:marLeft w:val="0"/>
                  <w:marRight w:val="0"/>
                  <w:marTop w:val="0"/>
                  <w:marBottom w:val="0"/>
                  <w:divBdr>
                    <w:top w:val="none" w:sz="0" w:space="0" w:color="auto"/>
                    <w:left w:val="none" w:sz="0" w:space="0" w:color="auto"/>
                    <w:bottom w:val="none" w:sz="0" w:space="0" w:color="auto"/>
                    <w:right w:val="none" w:sz="0" w:space="0" w:color="auto"/>
                  </w:divBdr>
                </w:div>
                <w:div w:id="1349598819">
                  <w:marLeft w:val="0"/>
                  <w:marRight w:val="0"/>
                  <w:marTop w:val="0"/>
                  <w:marBottom w:val="0"/>
                  <w:divBdr>
                    <w:top w:val="none" w:sz="0" w:space="0" w:color="auto"/>
                    <w:left w:val="none" w:sz="0" w:space="0" w:color="auto"/>
                    <w:bottom w:val="none" w:sz="0" w:space="0" w:color="auto"/>
                    <w:right w:val="none" w:sz="0" w:space="0" w:color="auto"/>
                  </w:divBdr>
                </w:div>
                <w:div w:id="1349867545">
                  <w:marLeft w:val="0"/>
                  <w:marRight w:val="0"/>
                  <w:marTop w:val="0"/>
                  <w:marBottom w:val="0"/>
                  <w:divBdr>
                    <w:top w:val="none" w:sz="0" w:space="0" w:color="auto"/>
                    <w:left w:val="none" w:sz="0" w:space="0" w:color="auto"/>
                    <w:bottom w:val="none" w:sz="0" w:space="0" w:color="auto"/>
                    <w:right w:val="none" w:sz="0" w:space="0" w:color="auto"/>
                  </w:divBdr>
                </w:div>
                <w:div w:id="1349869515">
                  <w:marLeft w:val="0"/>
                  <w:marRight w:val="0"/>
                  <w:marTop w:val="0"/>
                  <w:marBottom w:val="0"/>
                  <w:divBdr>
                    <w:top w:val="none" w:sz="0" w:space="0" w:color="auto"/>
                    <w:left w:val="none" w:sz="0" w:space="0" w:color="auto"/>
                    <w:bottom w:val="none" w:sz="0" w:space="0" w:color="auto"/>
                    <w:right w:val="none" w:sz="0" w:space="0" w:color="auto"/>
                  </w:divBdr>
                </w:div>
                <w:div w:id="1351684241">
                  <w:marLeft w:val="0"/>
                  <w:marRight w:val="0"/>
                  <w:marTop w:val="0"/>
                  <w:marBottom w:val="0"/>
                  <w:divBdr>
                    <w:top w:val="none" w:sz="0" w:space="0" w:color="auto"/>
                    <w:left w:val="none" w:sz="0" w:space="0" w:color="auto"/>
                    <w:bottom w:val="none" w:sz="0" w:space="0" w:color="auto"/>
                    <w:right w:val="none" w:sz="0" w:space="0" w:color="auto"/>
                  </w:divBdr>
                </w:div>
                <w:div w:id="1353384315">
                  <w:marLeft w:val="0"/>
                  <w:marRight w:val="0"/>
                  <w:marTop w:val="0"/>
                  <w:marBottom w:val="0"/>
                  <w:divBdr>
                    <w:top w:val="none" w:sz="0" w:space="0" w:color="auto"/>
                    <w:left w:val="none" w:sz="0" w:space="0" w:color="auto"/>
                    <w:bottom w:val="none" w:sz="0" w:space="0" w:color="auto"/>
                    <w:right w:val="none" w:sz="0" w:space="0" w:color="auto"/>
                  </w:divBdr>
                </w:div>
                <w:div w:id="1354108873">
                  <w:marLeft w:val="0"/>
                  <w:marRight w:val="0"/>
                  <w:marTop w:val="0"/>
                  <w:marBottom w:val="0"/>
                  <w:divBdr>
                    <w:top w:val="none" w:sz="0" w:space="0" w:color="auto"/>
                    <w:left w:val="none" w:sz="0" w:space="0" w:color="auto"/>
                    <w:bottom w:val="none" w:sz="0" w:space="0" w:color="auto"/>
                    <w:right w:val="none" w:sz="0" w:space="0" w:color="auto"/>
                  </w:divBdr>
                </w:div>
                <w:div w:id="1354111313">
                  <w:marLeft w:val="0"/>
                  <w:marRight w:val="0"/>
                  <w:marTop w:val="0"/>
                  <w:marBottom w:val="0"/>
                  <w:divBdr>
                    <w:top w:val="none" w:sz="0" w:space="0" w:color="auto"/>
                    <w:left w:val="none" w:sz="0" w:space="0" w:color="auto"/>
                    <w:bottom w:val="none" w:sz="0" w:space="0" w:color="auto"/>
                    <w:right w:val="none" w:sz="0" w:space="0" w:color="auto"/>
                  </w:divBdr>
                </w:div>
                <w:div w:id="1355376444">
                  <w:marLeft w:val="0"/>
                  <w:marRight w:val="0"/>
                  <w:marTop w:val="0"/>
                  <w:marBottom w:val="0"/>
                  <w:divBdr>
                    <w:top w:val="none" w:sz="0" w:space="0" w:color="auto"/>
                    <w:left w:val="none" w:sz="0" w:space="0" w:color="auto"/>
                    <w:bottom w:val="none" w:sz="0" w:space="0" w:color="auto"/>
                    <w:right w:val="none" w:sz="0" w:space="0" w:color="auto"/>
                  </w:divBdr>
                </w:div>
                <w:div w:id="1356492567">
                  <w:marLeft w:val="0"/>
                  <w:marRight w:val="0"/>
                  <w:marTop w:val="0"/>
                  <w:marBottom w:val="0"/>
                  <w:divBdr>
                    <w:top w:val="none" w:sz="0" w:space="0" w:color="auto"/>
                    <w:left w:val="none" w:sz="0" w:space="0" w:color="auto"/>
                    <w:bottom w:val="none" w:sz="0" w:space="0" w:color="auto"/>
                    <w:right w:val="none" w:sz="0" w:space="0" w:color="auto"/>
                  </w:divBdr>
                </w:div>
                <w:div w:id="1357120995">
                  <w:marLeft w:val="0"/>
                  <w:marRight w:val="0"/>
                  <w:marTop w:val="0"/>
                  <w:marBottom w:val="0"/>
                  <w:divBdr>
                    <w:top w:val="none" w:sz="0" w:space="0" w:color="auto"/>
                    <w:left w:val="none" w:sz="0" w:space="0" w:color="auto"/>
                    <w:bottom w:val="none" w:sz="0" w:space="0" w:color="auto"/>
                    <w:right w:val="none" w:sz="0" w:space="0" w:color="auto"/>
                  </w:divBdr>
                </w:div>
                <w:div w:id="1358189765">
                  <w:marLeft w:val="0"/>
                  <w:marRight w:val="0"/>
                  <w:marTop w:val="0"/>
                  <w:marBottom w:val="0"/>
                  <w:divBdr>
                    <w:top w:val="none" w:sz="0" w:space="0" w:color="auto"/>
                    <w:left w:val="none" w:sz="0" w:space="0" w:color="auto"/>
                    <w:bottom w:val="none" w:sz="0" w:space="0" w:color="auto"/>
                    <w:right w:val="none" w:sz="0" w:space="0" w:color="auto"/>
                  </w:divBdr>
                </w:div>
                <w:div w:id="1358458617">
                  <w:marLeft w:val="0"/>
                  <w:marRight w:val="0"/>
                  <w:marTop w:val="0"/>
                  <w:marBottom w:val="0"/>
                  <w:divBdr>
                    <w:top w:val="none" w:sz="0" w:space="0" w:color="auto"/>
                    <w:left w:val="none" w:sz="0" w:space="0" w:color="auto"/>
                    <w:bottom w:val="none" w:sz="0" w:space="0" w:color="auto"/>
                    <w:right w:val="none" w:sz="0" w:space="0" w:color="auto"/>
                  </w:divBdr>
                </w:div>
                <w:div w:id="1358847755">
                  <w:marLeft w:val="0"/>
                  <w:marRight w:val="0"/>
                  <w:marTop w:val="0"/>
                  <w:marBottom w:val="0"/>
                  <w:divBdr>
                    <w:top w:val="none" w:sz="0" w:space="0" w:color="auto"/>
                    <w:left w:val="none" w:sz="0" w:space="0" w:color="auto"/>
                    <w:bottom w:val="none" w:sz="0" w:space="0" w:color="auto"/>
                    <w:right w:val="none" w:sz="0" w:space="0" w:color="auto"/>
                  </w:divBdr>
                </w:div>
                <w:div w:id="1360548404">
                  <w:marLeft w:val="0"/>
                  <w:marRight w:val="0"/>
                  <w:marTop w:val="0"/>
                  <w:marBottom w:val="0"/>
                  <w:divBdr>
                    <w:top w:val="none" w:sz="0" w:space="0" w:color="auto"/>
                    <w:left w:val="none" w:sz="0" w:space="0" w:color="auto"/>
                    <w:bottom w:val="none" w:sz="0" w:space="0" w:color="auto"/>
                    <w:right w:val="none" w:sz="0" w:space="0" w:color="auto"/>
                  </w:divBdr>
                </w:div>
                <w:div w:id="1363089938">
                  <w:marLeft w:val="0"/>
                  <w:marRight w:val="0"/>
                  <w:marTop w:val="0"/>
                  <w:marBottom w:val="0"/>
                  <w:divBdr>
                    <w:top w:val="none" w:sz="0" w:space="0" w:color="auto"/>
                    <w:left w:val="none" w:sz="0" w:space="0" w:color="auto"/>
                    <w:bottom w:val="none" w:sz="0" w:space="0" w:color="auto"/>
                    <w:right w:val="none" w:sz="0" w:space="0" w:color="auto"/>
                  </w:divBdr>
                </w:div>
                <w:div w:id="1363246944">
                  <w:marLeft w:val="0"/>
                  <w:marRight w:val="0"/>
                  <w:marTop w:val="0"/>
                  <w:marBottom w:val="0"/>
                  <w:divBdr>
                    <w:top w:val="none" w:sz="0" w:space="0" w:color="auto"/>
                    <w:left w:val="none" w:sz="0" w:space="0" w:color="auto"/>
                    <w:bottom w:val="none" w:sz="0" w:space="0" w:color="auto"/>
                    <w:right w:val="none" w:sz="0" w:space="0" w:color="auto"/>
                  </w:divBdr>
                </w:div>
                <w:div w:id="1365057022">
                  <w:marLeft w:val="0"/>
                  <w:marRight w:val="0"/>
                  <w:marTop w:val="0"/>
                  <w:marBottom w:val="0"/>
                  <w:divBdr>
                    <w:top w:val="none" w:sz="0" w:space="0" w:color="auto"/>
                    <w:left w:val="none" w:sz="0" w:space="0" w:color="auto"/>
                    <w:bottom w:val="none" w:sz="0" w:space="0" w:color="auto"/>
                    <w:right w:val="none" w:sz="0" w:space="0" w:color="auto"/>
                  </w:divBdr>
                </w:div>
                <w:div w:id="1365445712">
                  <w:marLeft w:val="0"/>
                  <w:marRight w:val="0"/>
                  <w:marTop w:val="0"/>
                  <w:marBottom w:val="0"/>
                  <w:divBdr>
                    <w:top w:val="none" w:sz="0" w:space="0" w:color="auto"/>
                    <w:left w:val="none" w:sz="0" w:space="0" w:color="auto"/>
                    <w:bottom w:val="none" w:sz="0" w:space="0" w:color="auto"/>
                    <w:right w:val="none" w:sz="0" w:space="0" w:color="auto"/>
                  </w:divBdr>
                </w:div>
                <w:div w:id="1365598482">
                  <w:marLeft w:val="0"/>
                  <w:marRight w:val="0"/>
                  <w:marTop w:val="0"/>
                  <w:marBottom w:val="0"/>
                  <w:divBdr>
                    <w:top w:val="none" w:sz="0" w:space="0" w:color="auto"/>
                    <w:left w:val="none" w:sz="0" w:space="0" w:color="auto"/>
                    <w:bottom w:val="none" w:sz="0" w:space="0" w:color="auto"/>
                    <w:right w:val="none" w:sz="0" w:space="0" w:color="auto"/>
                  </w:divBdr>
                </w:div>
                <w:div w:id="1366104153">
                  <w:marLeft w:val="0"/>
                  <w:marRight w:val="0"/>
                  <w:marTop w:val="0"/>
                  <w:marBottom w:val="0"/>
                  <w:divBdr>
                    <w:top w:val="none" w:sz="0" w:space="0" w:color="auto"/>
                    <w:left w:val="none" w:sz="0" w:space="0" w:color="auto"/>
                    <w:bottom w:val="none" w:sz="0" w:space="0" w:color="auto"/>
                    <w:right w:val="none" w:sz="0" w:space="0" w:color="auto"/>
                  </w:divBdr>
                </w:div>
                <w:div w:id="1366565053">
                  <w:marLeft w:val="0"/>
                  <w:marRight w:val="0"/>
                  <w:marTop w:val="0"/>
                  <w:marBottom w:val="0"/>
                  <w:divBdr>
                    <w:top w:val="none" w:sz="0" w:space="0" w:color="auto"/>
                    <w:left w:val="none" w:sz="0" w:space="0" w:color="auto"/>
                    <w:bottom w:val="none" w:sz="0" w:space="0" w:color="auto"/>
                    <w:right w:val="none" w:sz="0" w:space="0" w:color="auto"/>
                  </w:divBdr>
                </w:div>
                <w:div w:id="1366714554">
                  <w:marLeft w:val="0"/>
                  <w:marRight w:val="0"/>
                  <w:marTop w:val="0"/>
                  <w:marBottom w:val="0"/>
                  <w:divBdr>
                    <w:top w:val="none" w:sz="0" w:space="0" w:color="auto"/>
                    <w:left w:val="none" w:sz="0" w:space="0" w:color="auto"/>
                    <w:bottom w:val="none" w:sz="0" w:space="0" w:color="auto"/>
                    <w:right w:val="none" w:sz="0" w:space="0" w:color="auto"/>
                  </w:divBdr>
                </w:div>
                <w:div w:id="1366979858">
                  <w:marLeft w:val="0"/>
                  <w:marRight w:val="0"/>
                  <w:marTop w:val="0"/>
                  <w:marBottom w:val="0"/>
                  <w:divBdr>
                    <w:top w:val="none" w:sz="0" w:space="0" w:color="auto"/>
                    <w:left w:val="none" w:sz="0" w:space="0" w:color="auto"/>
                    <w:bottom w:val="none" w:sz="0" w:space="0" w:color="auto"/>
                    <w:right w:val="none" w:sz="0" w:space="0" w:color="auto"/>
                  </w:divBdr>
                </w:div>
                <w:div w:id="1369180037">
                  <w:marLeft w:val="0"/>
                  <w:marRight w:val="0"/>
                  <w:marTop w:val="0"/>
                  <w:marBottom w:val="0"/>
                  <w:divBdr>
                    <w:top w:val="none" w:sz="0" w:space="0" w:color="auto"/>
                    <w:left w:val="none" w:sz="0" w:space="0" w:color="auto"/>
                    <w:bottom w:val="none" w:sz="0" w:space="0" w:color="auto"/>
                    <w:right w:val="none" w:sz="0" w:space="0" w:color="auto"/>
                  </w:divBdr>
                </w:div>
                <w:div w:id="1369379025">
                  <w:marLeft w:val="0"/>
                  <w:marRight w:val="0"/>
                  <w:marTop w:val="0"/>
                  <w:marBottom w:val="0"/>
                  <w:divBdr>
                    <w:top w:val="none" w:sz="0" w:space="0" w:color="auto"/>
                    <w:left w:val="none" w:sz="0" w:space="0" w:color="auto"/>
                    <w:bottom w:val="none" w:sz="0" w:space="0" w:color="auto"/>
                    <w:right w:val="none" w:sz="0" w:space="0" w:color="auto"/>
                  </w:divBdr>
                </w:div>
                <w:div w:id="1370106666">
                  <w:marLeft w:val="0"/>
                  <w:marRight w:val="0"/>
                  <w:marTop w:val="0"/>
                  <w:marBottom w:val="0"/>
                  <w:divBdr>
                    <w:top w:val="none" w:sz="0" w:space="0" w:color="auto"/>
                    <w:left w:val="none" w:sz="0" w:space="0" w:color="auto"/>
                    <w:bottom w:val="none" w:sz="0" w:space="0" w:color="auto"/>
                    <w:right w:val="none" w:sz="0" w:space="0" w:color="auto"/>
                  </w:divBdr>
                </w:div>
                <w:div w:id="1370837035">
                  <w:marLeft w:val="0"/>
                  <w:marRight w:val="0"/>
                  <w:marTop w:val="0"/>
                  <w:marBottom w:val="0"/>
                  <w:divBdr>
                    <w:top w:val="none" w:sz="0" w:space="0" w:color="auto"/>
                    <w:left w:val="none" w:sz="0" w:space="0" w:color="auto"/>
                    <w:bottom w:val="none" w:sz="0" w:space="0" w:color="auto"/>
                    <w:right w:val="none" w:sz="0" w:space="0" w:color="auto"/>
                  </w:divBdr>
                </w:div>
                <w:div w:id="1370955198">
                  <w:marLeft w:val="0"/>
                  <w:marRight w:val="0"/>
                  <w:marTop w:val="0"/>
                  <w:marBottom w:val="0"/>
                  <w:divBdr>
                    <w:top w:val="none" w:sz="0" w:space="0" w:color="auto"/>
                    <w:left w:val="none" w:sz="0" w:space="0" w:color="auto"/>
                    <w:bottom w:val="none" w:sz="0" w:space="0" w:color="auto"/>
                    <w:right w:val="none" w:sz="0" w:space="0" w:color="auto"/>
                  </w:divBdr>
                </w:div>
                <w:div w:id="1372654175">
                  <w:marLeft w:val="0"/>
                  <w:marRight w:val="0"/>
                  <w:marTop w:val="0"/>
                  <w:marBottom w:val="0"/>
                  <w:divBdr>
                    <w:top w:val="none" w:sz="0" w:space="0" w:color="auto"/>
                    <w:left w:val="none" w:sz="0" w:space="0" w:color="auto"/>
                    <w:bottom w:val="none" w:sz="0" w:space="0" w:color="auto"/>
                    <w:right w:val="none" w:sz="0" w:space="0" w:color="auto"/>
                  </w:divBdr>
                </w:div>
                <w:div w:id="1373573272">
                  <w:marLeft w:val="0"/>
                  <w:marRight w:val="0"/>
                  <w:marTop w:val="0"/>
                  <w:marBottom w:val="0"/>
                  <w:divBdr>
                    <w:top w:val="none" w:sz="0" w:space="0" w:color="auto"/>
                    <w:left w:val="none" w:sz="0" w:space="0" w:color="auto"/>
                    <w:bottom w:val="none" w:sz="0" w:space="0" w:color="auto"/>
                    <w:right w:val="none" w:sz="0" w:space="0" w:color="auto"/>
                  </w:divBdr>
                </w:div>
                <w:div w:id="1374037871">
                  <w:marLeft w:val="0"/>
                  <w:marRight w:val="0"/>
                  <w:marTop w:val="0"/>
                  <w:marBottom w:val="0"/>
                  <w:divBdr>
                    <w:top w:val="none" w:sz="0" w:space="0" w:color="auto"/>
                    <w:left w:val="none" w:sz="0" w:space="0" w:color="auto"/>
                    <w:bottom w:val="none" w:sz="0" w:space="0" w:color="auto"/>
                    <w:right w:val="none" w:sz="0" w:space="0" w:color="auto"/>
                  </w:divBdr>
                </w:div>
                <w:div w:id="1374500987">
                  <w:marLeft w:val="0"/>
                  <w:marRight w:val="0"/>
                  <w:marTop w:val="0"/>
                  <w:marBottom w:val="0"/>
                  <w:divBdr>
                    <w:top w:val="none" w:sz="0" w:space="0" w:color="auto"/>
                    <w:left w:val="none" w:sz="0" w:space="0" w:color="auto"/>
                    <w:bottom w:val="none" w:sz="0" w:space="0" w:color="auto"/>
                    <w:right w:val="none" w:sz="0" w:space="0" w:color="auto"/>
                  </w:divBdr>
                </w:div>
                <w:div w:id="1375426351">
                  <w:marLeft w:val="0"/>
                  <w:marRight w:val="0"/>
                  <w:marTop w:val="0"/>
                  <w:marBottom w:val="0"/>
                  <w:divBdr>
                    <w:top w:val="none" w:sz="0" w:space="0" w:color="auto"/>
                    <w:left w:val="none" w:sz="0" w:space="0" w:color="auto"/>
                    <w:bottom w:val="none" w:sz="0" w:space="0" w:color="auto"/>
                    <w:right w:val="none" w:sz="0" w:space="0" w:color="auto"/>
                  </w:divBdr>
                </w:div>
                <w:div w:id="1376464416">
                  <w:marLeft w:val="0"/>
                  <w:marRight w:val="0"/>
                  <w:marTop w:val="0"/>
                  <w:marBottom w:val="0"/>
                  <w:divBdr>
                    <w:top w:val="none" w:sz="0" w:space="0" w:color="auto"/>
                    <w:left w:val="none" w:sz="0" w:space="0" w:color="auto"/>
                    <w:bottom w:val="none" w:sz="0" w:space="0" w:color="auto"/>
                    <w:right w:val="none" w:sz="0" w:space="0" w:color="auto"/>
                  </w:divBdr>
                </w:div>
                <w:div w:id="1378704923">
                  <w:marLeft w:val="0"/>
                  <w:marRight w:val="0"/>
                  <w:marTop w:val="0"/>
                  <w:marBottom w:val="0"/>
                  <w:divBdr>
                    <w:top w:val="none" w:sz="0" w:space="0" w:color="auto"/>
                    <w:left w:val="none" w:sz="0" w:space="0" w:color="auto"/>
                    <w:bottom w:val="none" w:sz="0" w:space="0" w:color="auto"/>
                    <w:right w:val="none" w:sz="0" w:space="0" w:color="auto"/>
                  </w:divBdr>
                </w:div>
                <w:div w:id="1379280342">
                  <w:marLeft w:val="0"/>
                  <w:marRight w:val="0"/>
                  <w:marTop w:val="0"/>
                  <w:marBottom w:val="0"/>
                  <w:divBdr>
                    <w:top w:val="none" w:sz="0" w:space="0" w:color="auto"/>
                    <w:left w:val="none" w:sz="0" w:space="0" w:color="auto"/>
                    <w:bottom w:val="none" w:sz="0" w:space="0" w:color="auto"/>
                    <w:right w:val="none" w:sz="0" w:space="0" w:color="auto"/>
                  </w:divBdr>
                </w:div>
                <w:div w:id="1382094140">
                  <w:marLeft w:val="0"/>
                  <w:marRight w:val="0"/>
                  <w:marTop w:val="0"/>
                  <w:marBottom w:val="0"/>
                  <w:divBdr>
                    <w:top w:val="none" w:sz="0" w:space="0" w:color="auto"/>
                    <w:left w:val="none" w:sz="0" w:space="0" w:color="auto"/>
                    <w:bottom w:val="none" w:sz="0" w:space="0" w:color="auto"/>
                    <w:right w:val="none" w:sz="0" w:space="0" w:color="auto"/>
                  </w:divBdr>
                </w:div>
                <w:div w:id="1382367757">
                  <w:marLeft w:val="0"/>
                  <w:marRight w:val="0"/>
                  <w:marTop w:val="0"/>
                  <w:marBottom w:val="0"/>
                  <w:divBdr>
                    <w:top w:val="none" w:sz="0" w:space="0" w:color="auto"/>
                    <w:left w:val="none" w:sz="0" w:space="0" w:color="auto"/>
                    <w:bottom w:val="none" w:sz="0" w:space="0" w:color="auto"/>
                    <w:right w:val="none" w:sz="0" w:space="0" w:color="auto"/>
                  </w:divBdr>
                </w:div>
                <w:div w:id="1382753631">
                  <w:marLeft w:val="0"/>
                  <w:marRight w:val="0"/>
                  <w:marTop w:val="0"/>
                  <w:marBottom w:val="0"/>
                  <w:divBdr>
                    <w:top w:val="none" w:sz="0" w:space="0" w:color="auto"/>
                    <w:left w:val="none" w:sz="0" w:space="0" w:color="auto"/>
                    <w:bottom w:val="none" w:sz="0" w:space="0" w:color="auto"/>
                    <w:right w:val="none" w:sz="0" w:space="0" w:color="auto"/>
                  </w:divBdr>
                </w:div>
                <w:div w:id="1383596318">
                  <w:marLeft w:val="0"/>
                  <w:marRight w:val="0"/>
                  <w:marTop w:val="0"/>
                  <w:marBottom w:val="0"/>
                  <w:divBdr>
                    <w:top w:val="none" w:sz="0" w:space="0" w:color="auto"/>
                    <w:left w:val="none" w:sz="0" w:space="0" w:color="auto"/>
                    <w:bottom w:val="none" w:sz="0" w:space="0" w:color="auto"/>
                    <w:right w:val="none" w:sz="0" w:space="0" w:color="auto"/>
                  </w:divBdr>
                </w:div>
                <w:div w:id="1384597364">
                  <w:marLeft w:val="0"/>
                  <w:marRight w:val="0"/>
                  <w:marTop w:val="0"/>
                  <w:marBottom w:val="0"/>
                  <w:divBdr>
                    <w:top w:val="none" w:sz="0" w:space="0" w:color="auto"/>
                    <w:left w:val="none" w:sz="0" w:space="0" w:color="auto"/>
                    <w:bottom w:val="none" w:sz="0" w:space="0" w:color="auto"/>
                    <w:right w:val="none" w:sz="0" w:space="0" w:color="auto"/>
                  </w:divBdr>
                </w:div>
                <w:div w:id="1388066166">
                  <w:marLeft w:val="0"/>
                  <w:marRight w:val="0"/>
                  <w:marTop w:val="0"/>
                  <w:marBottom w:val="0"/>
                  <w:divBdr>
                    <w:top w:val="none" w:sz="0" w:space="0" w:color="auto"/>
                    <w:left w:val="none" w:sz="0" w:space="0" w:color="auto"/>
                    <w:bottom w:val="none" w:sz="0" w:space="0" w:color="auto"/>
                    <w:right w:val="none" w:sz="0" w:space="0" w:color="auto"/>
                  </w:divBdr>
                </w:div>
                <w:div w:id="1389256349">
                  <w:marLeft w:val="0"/>
                  <w:marRight w:val="0"/>
                  <w:marTop w:val="0"/>
                  <w:marBottom w:val="0"/>
                  <w:divBdr>
                    <w:top w:val="none" w:sz="0" w:space="0" w:color="auto"/>
                    <w:left w:val="none" w:sz="0" w:space="0" w:color="auto"/>
                    <w:bottom w:val="none" w:sz="0" w:space="0" w:color="auto"/>
                    <w:right w:val="none" w:sz="0" w:space="0" w:color="auto"/>
                  </w:divBdr>
                </w:div>
                <w:div w:id="1390153996">
                  <w:marLeft w:val="0"/>
                  <w:marRight w:val="0"/>
                  <w:marTop w:val="0"/>
                  <w:marBottom w:val="0"/>
                  <w:divBdr>
                    <w:top w:val="none" w:sz="0" w:space="0" w:color="auto"/>
                    <w:left w:val="none" w:sz="0" w:space="0" w:color="auto"/>
                    <w:bottom w:val="none" w:sz="0" w:space="0" w:color="auto"/>
                    <w:right w:val="none" w:sz="0" w:space="0" w:color="auto"/>
                  </w:divBdr>
                </w:div>
                <w:div w:id="1391687461">
                  <w:marLeft w:val="0"/>
                  <w:marRight w:val="0"/>
                  <w:marTop w:val="0"/>
                  <w:marBottom w:val="0"/>
                  <w:divBdr>
                    <w:top w:val="none" w:sz="0" w:space="0" w:color="auto"/>
                    <w:left w:val="none" w:sz="0" w:space="0" w:color="auto"/>
                    <w:bottom w:val="none" w:sz="0" w:space="0" w:color="auto"/>
                    <w:right w:val="none" w:sz="0" w:space="0" w:color="auto"/>
                  </w:divBdr>
                </w:div>
                <w:div w:id="1392079611">
                  <w:marLeft w:val="0"/>
                  <w:marRight w:val="0"/>
                  <w:marTop w:val="0"/>
                  <w:marBottom w:val="0"/>
                  <w:divBdr>
                    <w:top w:val="none" w:sz="0" w:space="0" w:color="auto"/>
                    <w:left w:val="none" w:sz="0" w:space="0" w:color="auto"/>
                    <w:bottom w:val="none" w:sz="0" w:space="0" w:color="auto"/>
                    <w:right w:val="none" w:sz="0" w:space="0" w:color="auto"/>
                  </w:divBdr>
                </w:div>
                <w:div w:id="1392265934">
                  <w:marLeft w:val="0"/>
                  <w:marRight w:val="0"/>
                  <w:marTop w:val="0"/>
                  <w:marBottom w:val="0"/>
                  <w:divBdr>
                    <w:top w:val="none" w:sz="0" w:space="0" w:color="auto"/>
                    <w:left w:val="none" w:sz="0" w:space="0" w:color="auto"/>
                    <w:bottom w:val="none" w:sz="0" w:space="0" w:color="auto"/>
                    <w:right w:val="none" w:sz="0" w:space="0" w:color="auto"/>
                  </w:divBdr>
                </w:div>
                <w:div w:id="1393117065">
                  <w:marLeft w:val="0"/>
                  <w:marRight w:val="0"/>
                  <w:marTop w:val="0"/>
                  <w:marBottom w:val="0"/>
                  <w:divBdr>
                    <w:top w:val="none" w:sz="0" w:space="0" w:color="auto"/>
                    <w:left w:val="none" w:sz="0" w:space="0" w:color="auto"/>
                    <w:bottom w:val="none" w:sz="0" w:space="0" w:color="auto"/>
                    <w:right w:val="none" w:sz="0" w:space="0" w:color="auto"/>
                  </w:divBdr>
                </w:div>
                <w:div w:id="1393894357">
                  <w:marLeft w:val="0"/>
                  <w:marRight w:val="0"/>
                  <w:marTop w:val="0"/>
                  <w:marBottom w:val="0"/>
                  <w:divBdr>
                    <w:top w:val="none" w:sz="0" w:space="0" w:color="auto"/>
                    <w:left w:val="none" w:sz="0" w:space="0" w:color="auto"/>
                    <w:bottom w:val="none" w:sz="0" w:space="0" w:color="auto"/>
                    <w:right w:val="none" w:sz="0" w:space="0" w:color="auto"/>
                  </w:divBdr>
                </w:div>
                <w:div w:id="1394507568">
                  <w:marLeft w:val="0"/>
                  <w:marRight w:val="0"/>
                  <w:marTop w:val="0"/>
                  <w:marBottom w:val="0"/>
                  <w:divBdr>
                    <w:top w:val="none" w:sz="0" w:space="0" w:color="auto"/>
                    <w:left w:val="none" w:sz="0" w:space="0" w:color="auto"/>
                    <w:bottom w:val="none" w:sz="0" w:space="0" w:color="auto"/>
                    <w:right w:val="none" w:sz="0" w:space="0" w:color="auto"/>
                  </w:divBdr>
                </w:div>
                <w:div w:id="1394624242">
                  <w:marLeft w:val="0"/>
                  <w:marRight w:val="0"/>
                  <w:marTop w:val="0"/>
                  <w:marBottom w:val="0"/>
                  <w:divBdr>
                    <w:top w:val="none" w:sz="0" w:space="0" w:color="auto"/>
                    <w:left w:val="none" w:sz="0" w:space="0" w:color="auto"/>
                    <w:bottom w:val="none" w:sz="0" w:space="0" w:color="auto"/>
                    <w:right w:val="none" w:sz="0" w:space="0" w:color="auto"/>
                  </w:divBdr>
                </w:div>
                <w:div w:id="1395470159">
                  <w:marLeft w:val="0"/>
                  <w:marRight w:val="0"/>
                  <w:marTop w:val="0"/>
                  <w:marBottom w:val="0"/>
                  <w:divBdr>
                    <w:top w:val="none" w:sz="0" w:space="0" w:color="auto"/>
                    <w:left w:val="none" w:sz="0" w:space="0" w:color="auto"/>
                    <w:bottom w:val="none" w:sz="0" w:space="0" w:color="auto"/>
                    <w:right w:val="none" w:sz="0" w:space="0" w:color="auto"/>
                  </w:divBdr>
                </w:div>
                <w:div w:id="1395662526">
                  <w:marLeft w:val="0"/>
                  <w:marRight w:val="0"/>
                  <w:marTop w:val="0"/>
                  <w:marBottom w:val="0"/>
                  <w:divBdr>
                    <w:top w:val="none" w:sz="0" w:space="0" w:color="auto"/>
                    <w:left w:val="none" w:sz="0" w:space="0" w:color="auto"/>
                    <w:bottom w:val="none" w:sz="0" w:space="0" w:color="auto"/>
                    <w:right w:val="none" w:sz="0" w:space="0" w:color="auto"/>
                  </w:divBdr>
                </w:div>
                <w:div w:id="1396049236">
                  <w:marLeft w:val="0"/>
                  <w:marRight w:val="0"/>
                  <w:marTop w:val="0"/>
                  <w:marBottom w:val="0"/>
                  <w:divBdr>
                    <w:top w:val="none" w:sz="0" w:space="0" w:color="auto"/>
                    <w:left w:val="none" w:sz="0" w:space="0" w:color="auto"/>
                    <w:bottom w:val="none" w:sz="0" w:space="0" w:color="auto"/>
                    <w:right w:val="none" w:sz="0" w:space="0" w:color="auto"/>
                  </w:divBdr>
                </w:div>
                <w:div w:id="1396858106">
                  <w:marLeft w:val="0"/>
                  <w:marRight w:val="0"/>
                  <w:marTop w:val="0"/>
                  <w:marBottom w:val="0"/>
                  <w:divBdr>
                    <w:top w:val="none" w:sz="0" w:space="0" w:color="auto"/>
                    <w:left w:val="none" w:sz="0" w:space="0" w:color="auto"/>
                    <w:bottom w:val="none" w:sz="0" w:space="0" w:color="auto"/>
                    <w:right w:val="none" w:sz="0" w:space="0" w:color="auto"/>
                  </w:divBdr>
                </w:div>
                <w:div w:id="1396926714">
                  <w:marLeft w:val="0"/>
                  <w:marRight w:val="0"/>
                  <w:marTop w:val="0"/>
                  <w:marBottom w:val="0"/>
                  <w:divBdr>
                    <w:top w:val="none" w:sz="0" w:space="0" w:color="auto"/>
                    <w:left w:val="none" w:sz="0" w:space="0" w:color="auto"/>
                    <w:bottom w:val="none" w:sz="0" w:space="0" w:color="auto"/>
                    <w:right w:val="none" w:sz="0" w:space="0" w:color="auto"/>
                  </w:divBdr>
                </w:div>
                <w:div w:id="1400979254">
                  <w:marLeft w:val="0"/>
                  <w:marRight w:val="0"/>
                  <w:marTop w:val="0"/>
                  <w:marBottom w:val="0"/>
                  <w:divBdr>
                    <w:top w:val="none" w:sz="0" w:space="0" w:color="auto"/>
                    <w:left w:val="none" w:sz="0" w:space="0" w:color="auto"/>
                    <w:bottom w:val="none" w:sz="0" w:space="0" w:color="auto"/>
                    <w:right w:val="none" w:sz="0" w:space="0" w:color="auto"/>
                  </w:divBdr>
                </w:div>
                <w:div w:id="1404065992">
                  <w:marLeft w:val="0"/>
                  <w:marRight w:val="0"/>
                  <w:marTop w:val="0"/>
                  <w:marBottom w:val="0"/>
                  <w:divBdr>
                    <w:top w:val="none" w:sz="0" w:space="0" w:color="auto"/>
                    <w:left w:val="none" w:sz="0" w:space="0" w:color="auto"/>
                    <w:bottom w:val="none" w:sz="0" w:space="0" w:color="auto"/>
                    <w:right w:val="none" w:sz="0" w:space="0" w:color="auto"/>
                  </w:divBdr>
                </w:div>
                <w:div w:id="1407603793">
                  <w:marLeft w:val="0"/>
                  <w:marRight w:val="0"/>
                  <w:marTop w:val="0"/>
                  <w:marBottom w:val="0"/>
                  <w:divBdr>
                    <w:top w:val="none" w:sz="0" w:space="0" w:color="auto"/>
                    <w:left w:val="none" w:sz="0" w:space="0" w:color="auto"/>
                    <w:bottom w:val="none" w:sz="0" w:space="0" w:color="auto"/>
                    <w:right w:val="none" w:sz="0" w:space="0" w:color="auto"/>
                  </w:divBdr>
                </w:div>
                <w:div w:id="1407804886">
                  <w:marLeft w:val="0"/>
                  <w:marRight w:val="0"/>
                  <w:marTop w:val="0"/>
                  <w:marBottom w:val="0"/>
                  <w:divBdr>
                    <w:top w:val="none" w:sz="0" w:space="0" w:color="auto"/>
                    <w:left w:val="none" w:sz="0" w:space="0" w:color="auto"/>
                    <w:bottom w:val="none" w:sz="0" w:space="0" w:color="auto"/>
                    <w:right w:val="none" w:sz="0" w:space="0" w:color="auto"/>
                  </w:divBdr>
                </w:div>
                <w:div w:id="1409881075">
                  <w:marLeft w:val="0"/>
                  <w:marRight w:val="0"/>
                  <w:marTop w:val="0"/>
                  <w:marBottom w:val="0"/>
                  <w:divBdr>
                    <w:top w:val="none" w:sz="0" w:space="0" w:color="auto"/>
                    <w:left w:val="none" w:sz="0" w:space="0" w:color="auto"/>
                    <w:bottom w:val="none" w:sz="0" w:space="0" w:color="auto"/>
                    <w:right w:val="none" w:sz="0" w:space="0" w:color="auto"/>
                  </w:divBdr>
                </w:div>
                <w:div w:id="1412043365">
                  <w:marLeft w:val="0"/>
                  <w:marRight w:val="0"/>
                  <w:marTop w:val="0"/>
                  <w:marBottom w:val="0"/>
                  <w:divBdr>
                    <w:top w:val="none" w:sz="0" w:space="0" w:color="auto"/>
                    <w:left w:val="none" w:sz="0" w:space="0" w:color="auto"/>
                    <w:bottom w:val="none" w:sz="0" w:space="0" w:color="auto"/>
                    <w:right w:val="none" w:sz="0" w:space="0" w:color="auto"/>
                  </w:divBdr>
                </w:div>
                <w:div w:id="1413627129">
                  <w:marLeft w:val="0"/>
                  <w:marRight w:val="0"/>
                  <w:marTop w:val="0"/>
                  <w:marBottom w:val="0"/>
                  <w:divBdr>
                    <w:top w:val="none" w:sz="0" w:space="0" w:color="auto"/>
                    <w:left w:val="none" w:sz="0" w:space="0" w:color="auto"/>
                    <w:bottom w:val="none" w:sz="0" w:space="0" w:color="auto"/>
                    <w:right w:val="none" w:sz="0" w:space="0" w:color="auto"/>
                  </w:divBdr>
                </w:div>
                <w:div w:id="1413821551">
                  <w:marLeft w:val="0"/>
                  <w:marRight w:val="0"/>
                  <w:marTop w:val="0"/>
                  <w:marBottom w:val="0"/>
                  <w:divBdr>
                    <w:top w:val="none" w:sz="0" w:space="0" w:color="auto"/>
                    <w:left w:val="none" w:sz="0" w:space="0" w:color="auto"/>
                    <w:bottom w:val="none" w:sz="0" w:space="0" w:color="auto"/>
                    <w:right w:val="none" w:sz="0" w:space="0" w:color="auto"/>
                  </w:divBdr>
                </w:div>
                <w:div w:id="1414204542">
                  <w:marLeft w:val="0"/>
                  <w:marRight w:val="0"/>
                  <w:marTop w:val="0"/>
                  <w:marBottom w:val="0"/>
                  <w:divBdr>
                    <w:top w:val="none" w:sz="0" w:space="0" w:color="auto"/>
                    <w:left w:val="none" w:sz="0" w:space="0" w:color="auto"/>
                    <w:bottom w:val="none" w:sz="0" w:space="0" w:color="auto"/>
                    <w:right w:val="none" w:sz="0" w:space="0" w:color="auto"/>
                  </w:divBdr>
                </w:div>
                <w:div w:id="1415469427">
                  <w:marLeft w:val="0"/>
                  <w:marRight w:val="0"/>
                  <w:marTop w:val="0"/>
                  <w:marBottom w:val="0"/>
                  <w:divBdr>
                    <w:top w:val="none" w:sz="0" w:space="0" w:color="auto"/>
                    <w:left w:val="none" w:sz="0" w:space="0" w:color="auto"/>
                    <w:bottom w:val="none" w:sz="0" w:space="0" w:color="auto"/>
                    <w:right w:val="none" w:sz="0" w:space="0" w:color="auto"/>
                  </w:divBdr>
                </w:div>
                <w:div w:id="1416248790">
                  <w:marLeft w:val="0"/>
                  <w:marRight w:val="0"/>
                  <w:marTop w:val="0"/>
                  <w:marBottom w:val="0"/>
                  <w:divBdr>
                    <w:top w:val="none" w:sz="0" w:space="0" w:color="auto"/>
                    <w:left w:val="none" w:sz="0" w:space="0" w:color="auto"/>
                    <w:bottom w:val="none" w:sz="0" w:space="0" w:color="auto"/>
                    <w:right w:val="none" w:sz="0" w:space="0" w:color="auto"/>
                  </w:divBdr>
                </w:div>
                <w:div w:id="1418554392">
                  <w:marLeft w:val="0"/>
                  <w:marRight w:val="0"/>
                  <w:marTop w:val="0"/>
                  <w:marBottom w:val="0"/>
                  <w:divBdr>
                    <w:top w:val="none" w:sz="0" w:space="0" w:color="auto"/>
                    <w:left w:val="none" w:sz="0" w:space="0" w:color="auto"/>
                    <w:bottom w:val="none" w:sz="0" w:space="0" w:color="auto"/>
                    <w:right w:val="none" w:sz="0" w:space="0" w:color="auto"/>
                  </w:divBdr>
                </w:div>
                <w:div w:id="1423530581">
                  <w:marLeft w:val="0"/>
                  <w:marRight w:val="0"/>
                  <w:marTop w:val="0"/>
                  <w:marBottom w:val="0"/>
                  <w:divBdr>
                    <w:top w:val="none" w:sz="0" w:space="0" w:color="auto"/>
                    <w:left w:val="none" w:sz="0" w:space="0" w:color="auto"/>
                    <w:bottom w:val="none" w:sz="0" w:space="0" w:color="auto"/>
                    <w:right w:val="none" w:sz="0" w:space="0" w:color="auto"/>
                  </w:divBdr>
                </w:div>
                <w:div w:id="1423993618">
                  <w:marLeft w:val="0"/>
                  <w:marRight w:val="0"/>
                  <w:marTop w:val="0"/>
                  <w:marBottom w:val="0"/>
                  <w:divBdr>
                    <w:top w:val="none" w:sz="0" w:space="0" w:color="auto"/>
                    <w:left w:val="none" w:sz="0" w:space="0" w:color="auto"/>
                    <w:bottom w:val="none" w:sz="0" w:space="0" w:color="auto"/>
                    <w:right w:val="none" w:sz="0" w:space="0" w:color="auto"/>
                  </w:divBdr>
                </w:div>
                <w:div w:id="1424302300">
                  <w:marLeft w:val="0"/>
                  <w:marRight w:val="0"/>
                  <w:marTop w:val="0"/>
                  <w:marBottom w:val="0"/>
                  <w:divBdr>
                    <w:top w:val="none" w:sz="0" w:space="0" w:color="auto"/>
                    <w:left w:val="none" w:sz="0" w:space="0" w:color="auto"/>
                    <w:bottom w:val="none" w:sz="0" w:space="0" w:color="auto"/>
                    <w:right w:val="none" w:sz="0" w:space="0" w:color="auto"/>
                  </w:divBdr>
                </w:div>
                <w:div w:id="1424454861">
                  <w:marLeft w:val="0"/>
                  <w:marRight w:val="0"/>
                  <w:marTop w:val="0"/>
                  <w:marBottom w:val="0"/>
                  <w:divBdr>
                    <w:top w:val="none" w:sz="0" w:space="0" w:color="auto"/>
                    <w:left w:val="none" w:sz="0" w:space="0" w:color="auto"/>
                    <w:bottom w:val="none" w:sz="0" w:space="0" w:color="auto"/>
                    <w:right w:val="none" w:sz="0" w:space="0" w:color="auto"/>
                  </w:divBdr>
                </w:div>
                <w:div w:id="1425297630">
                  <w:marLeft w:val="0"/>
                  <w:marRight w:val="0"/>
                  <w:marTop w:val="0"/>
                  <w:marBottom w:val="0"/>
                  <w:divBdr>
                    <w:top w:val="none" w:sz="0" w:space="0" w:color="auto"/>
                    <w:left w:val="none" w:sz="0" w:space="0" w:color="auto"/>
                    <w:bottom w:val="none" w:sz="0" w:space="0" w:color="auto"/>
                    <w:right w:val="none" w:sz="0" w:space="0" w:color="auto"/>
                  </w:divBdr>
                </w:div>
                <w:div w:id="1433042470">
                  <w:marLeft w:val="0"/>
                  <w:marRight w:val="0"/>
                  <w:marTop w:val="0"/>
                  <w:marBottom w:val="0"/>
                  <w:divBdr>
                    <w:top w:val="none" w:sz="0" w:space="0" w:color="auto"/>
                    <w:left w:val="none" w:sz="0" w:space="0" w:color="auto"/>
                    <w:bottom w:val="none" w:sz="0" w:space="0" w:color="auto"/>
                    <w:right w:val="none" w:sz="0" w:space="0" w:color="auto"/>
                  </w:divBdr>
                </w:div>
                <w:div w:id="1433160420">
                  <w:marLeft w:val="0"/>
                  <w:marRight w:val="0"/>
                  <w:marTop w:val="0"/>
                  <w:marBottom w:val="0"/>
                  <w:divBdr>
                    <w:top w:val="none" w:sz="0" w:space="0" w:color="auto"/>
                    <w:left w:val="none" w:sz="0" w:space="0" w:color="auto"/>
                    <w:bottom w:val="none" w:sz="0" w:space="0" w:color="auto"/>
                    <w:right w:val="none" w:sz="0" w:space="0" w:color="auto"/>
                  </w:divBdr>
                </w:div>
                <w:div w:id="1433207111">
                  <w:marLeft w:val="0"/>
                  <w:marRight w:val="0"/>
                  <w:marTop w:val="0"/>
                  <w:marBottom w:val="0"/>
                  <w:divBdr>
                    <w:top w:val="none" w:sz="0" w:space="0" w:color="auto"/>
                    <w:left w:val="none" w:sz="0" w:space="0" w:color="auto"/>
                    <w:bottom w:val="none" w:sz="0" w:space="0" w:color="auto"/>
                    <w:right w:val="none" w:sz="0" w:space="0" w:color="auto"/>
                  </w:divBdr>
                </w:div>
                <w:div w:id="1433818154">
                  <w:marLeft w:val="0"/>
                  <w:marRight w:val="0"/>
                  <w:marTop w:val="0"/>
                  <w:marBottom w:val="0"/>
                  <w:divBdr>
                    <w:top w:val="none" w:sz="0" w:space="0" w:color="auto"/>
                    <w:left w:val="none" w:sz="0" w:space="0" w:color="auto"/>
                    <w:bottom w:val="none" w:sz="0" w:space="0" w:color="auto"/>
                    <w:right w:val="none" w:sz="0" w:space="0" w:color="auto"/>
                  </w:divBdr>
                </w:div>
                <w:div w:id="1438020646">
                  <w:marLeft w:val="0"/>
                  <w:marRight w:val="0"/>
                  <w:marTop w:val="0"/>
                  <w:marBottom w:val="0"/>
                  <w:divBdr>
                    <w:top w:val="none" w:sz="0" w:space="0" w:color="auto"/>
                    <w:left w:val="none" w:sz="0" w:space="0" w:color="auto"/>
                    <w:bottom w:val="none" w:sz="0" w:space="0" w:color="auto"/>
                    <w:right w:val="none" w:sz="0" w:space="0" w:color="auto"/>
                  </w:divBdr>
                </w:div>
                <w:div w:id="1438481317">
                  <w:marLeft w:val="0"/>
                  <w:marRight w:val="0"/>
                  <w:marTop w:val="0"/>
                  <w:marBottom w:val="0"/>
                  <w:divBdr>
                    <w:top w:val="none" w:sz="0" w:space="0" w:color="auto"/>
                    <w:left w:val="none" w:sz="0" w:space="0" w:color="auto"/>
                    <w:bottom w:val="none" w:sz="0" w:space="0" w:color="auto"/>
                    <w:right w:val="none" w:sz="0" w:space="0" w:color="auto"/>
                  </w:divBdr>
                </w:div>
                <w:div w:id="1441030711">
                  <w:marLeft w:val="0"/>
                  <w:marRight w:val="0"/>
                  <w:marTop w:val="0"/>
                  <w:marBottom w:val="0"/>
                  <w:divBdr>
                    <w:top w:val="none" w:sz="0" w:space="0" w:color="auto"/>
                    <w:left w:val="none" w:sz="0" w:space="0" w:color="auto"/>
                    <w:bottom w:val="none" w:sz="0" w:space="0" w:color="auto"/>
                    <w:right w:val="none" w:sz="0" w:space="0" w:color="auto"/>
                  </w:divBdr>
                </w:div>
                <w:div w:id="1442069585">
                  <w:marLeft w:val="0"/>
                  <w:marRight w:val="0"/>
                  <w:marTop w:val="0"/>
                  <w:marBottom w:val="0"/>
                  <w:divBdr>
                    <w:top w:val="none" w:sz="0" w:space="0" w:color="auto"/>
                    <w:left w:val="none" w:sz="0" w:space="0" w:color="auto"/>
                    <w:bottom w:val="none" w:sz="0" w:space="0" w:color="auto"/>
                    <w:right w:val="none" w:sz="0" w:space="0" w:color="auto"/>
                  </w:divBdr>
                </w:div>
                <w:div w:id="1444108113">
                  <w:marLeft w:val="0"/>
                  <w:marRight w:val="0"/>
                  <w:marTop w:val="0"/>
                  <w:marBottom w:val="0"/>
                  <w:divBdr>
                    <w:top w:val="none" w:sz="0" w:space="0" w:color="auto"/>
                    <w:left w:val="none" w:sz="0" w:space="0" w:color="auto"/>
                    <w:bottom w:val="none" w:sz="0" w:space="0" w:color="auto"/>
                    <w:right w:val="none" w:sz="0" w:space="0" w:color="auto"/>
                  </w:divBdr>
                </w:div>
                <w:div w:id="1444618225">
                  <w:marLeft w:val="0"/>
                  <w:marRight w:val="0"/>
                  <w:marTop w:val="0"/>
                  <w:marBottom w:val="0"/>
                  <w:divBdr>
                    <w:top w:val="none" w:sz="0" w:space="0" w:color="auto"/>
                    <w:left w:val="none" w:sz="0" w:space="0" w:color="auto"/>
                    <w:bottom w:val="none" w:sz="0" w:space="0" w:color="auto"/>
                    <w:right w:val="none" w:sz="0" w:space="0" w:color="auto"/>
                  </w:divBdr>
                </w:div>
                <w:div w:id="1445266185">
                  <w:marLeft w:val="0"/>
                  <w:marRight w:val="0"/>
                  <w:marTop w:val="0"/>
                  <w:marBottom w:val="0"/>
                  <w:divBdr>
                    <w:top w:val="none" w:sz="0" w:space="0" w:color="auto"/>
                    <w:left w:val="none" w:sz="0" w:space="0" w:color="auto"/>
                    <w:bottom w:val="none" w:sz="0" w:space="0" w:color="auto"/>
                    <w:right w:val="none" w:sz="0" w:space="0" w:color="auto"/>
                  </w:divBdr>
                </w:div>
                <w:div w:id="1445419907">
                  <w:marLeft w:val="0"/>
                  <w:marRight w:val="0"/>
                  <w:marTop w:val="0"/>
                  <w:marBottom w:val="0"/>
                  <w:divBdr>
                    <w:top w:val="none" w:sz="0" w:space="0" w:color="auto"/>
                    <w:left w:val="none" w:sz="0" w:space="0" w:color="auto"/>
                    <w:bottom w:val="none" w:sz="0" w:space="0" w:color="auto"/>
                    <w:right w:val="none" w:sz="0" w:space="0" w:color="auto"/>
                  </w:divBdr>
                </w:div>
                <w:div w:id="1446778037">
                  <w:marLeft w:val="0"/>
                  <w:marRight w:val="0"/>
                  <w:marTop w:val="0"/>
                  <w:marBottom w:val="0"/>
                  <w:divBdr>
                    <w:top w:val="none" w:sz="0" w:space="0" w:color="auto"/>
                    <w:left w:val="none" w:sz="0" w:space="0" w:color="auto"/>
                    <w:bottom w:val="none" w:sz="0" w:space="0" w:color="auto"/>
                    <w:right w:val="none" w:sz="0" w:space="0" w:color="auto"/>
                  </w:divBdr>
                </w:div>
                <w:div w:id="1448236243">
                  <w:marLeft w:val="0"/>
                  <w:marRight w:val="0"/>
                  <w:marTop w:val="0"/>
                  <w:marBottom w:val="0"/>
                  <w:divBdr>
                    <w:top w:val="none" w:sz="0" w:space="0" w:color="auto"/>
                    <w:left w:val="none" w:sz="0" w:space="0" w:color="auto"/>
                    <w:bottom w:val="none" w:sz="0" w:space="0" w:color="auto"/>
                    <w:right w:val="none" w:sz="0" w:space="0" w:color="auto"/>
                  </w:divBdr>
                </w:div>
                <w:div w:id="1448280491">
                  <w:marLeft w:val="0"/>
                  <w:marRight w:val="0"/>
                  <w:marTop w:val="0"/>
                  <w:marBottom w:val="0"/>
                  <w:divBdr>
                    <w:top w:val="none" w:sz="0" w:space="0" w:color="auto"/>
                    <w:left w:val="none" w:sz="0" w:space="0" w:color="auto"/>
                    <w:bottom w:val="none" w:sz="0" w:space="0" w:color="auto"/>
                    <w:right w:val="none" w:sz="0" w:space="0" w:color="auto"/>
                  </w:divBdr>
                </w:div>
                <w:div w:id="1448812199">
                  <w:marLeft w:val="0"/>
                  <w:marRight w:val="0"/>
                  <w:marTop w:val="0"/>
                  <w:marBottom w:val="0"/>
                  <w:divBdr>
                    <w:top w:val="none" w:sz="0" w:space="0" w:color="auto"/>
                    <w:left w:val="none" w:sz="0" w:space="0" w:color="auto"/>
                    <w:bottom w:val="none" w:sz="0" w:space="0" w:color="auto"/>
                    <w:right w:val="none" w:sz="0" w:space="0" w:color="auto"/>
                  </w:divBdr>
                </w:div>
                <w:div w:id="1449156628">
                  <w:marLeft w:val="0"/>
                  <w:marRight w:val="0"/>
                  <w:marTop w:val="0"/>
                  <w:marBottom w:val="0"/>
                  <w:divBdr>
                    <w:top w:val="none" w:sz="0" w:space="0" w:color="auto"/>
                    <w:left w:val="none" w:sz="0" w:space="0" w:color="auto"/>
                    <w:bottom w:val="none" w:sz="0" w:space="0" w:color="auto"/>
                    <w:right w:val="none" w:sz="0" w:space="0" w:color="auto"/>
                  </w:divBdr>
                </w:div>
                <w:div w:id="1449814494">
                  <w:marLeft w:val="0"/>
                  <w:marRight w:val="0"/>
                  <w:marTop w:val="0"/>
                  <w:marBottom w:val="0"/>
                  <w:divBdr>
                    <w:top w:val="none" w:sz="0" w:space="0" w:color="auto"/>
                    <w:left w:val="none" w:sz="0" w:space="0" w:color="auto"/>
                    <w:bottom w:val="none" w:sz="0" w:space="0" w:color="auto"/>
                    <w:right w:val="none" w:sz="0" w:space="0" w:color="auto"/>
                  </w:divBdr>
                </w:div>
                <w:div w:id="1451434155">
                  <w:marLeft w:val="0"/>
                  <w:marRight w:val="0"/>
                  <w:marTop w:val="0"/>
                  <w:marBottom w:val="0"/>
                  <w:divBdr>
                    <w:top w:val="none" w:sz="0" w:space="0" w:color="auto"/>
                    <w:left w:val="none" w:sz="0" w:space="0" w:color="auto"/>
                    <w:bottom w:val="none" w:sz="0" w:space="0" w:color="auto"/>
                    <w:right w:val="none" w:sz="0" w:space="0" w:color="auto"/>
                  </w:divBdr>
                </w:div>
                <w:div w:id="1451514249">
                  <w:marLeft w:val="0"/>
                  <w:marRight w:val="0"/>
                  <w:marTop w:val="0"/>
                  <w:marBottom w:val="0"/>
                  <w:divBdr>
                    <w:top w:val="none" w:sz="0" w:space="0" w:color="auto"/>
                    <w:left w:val="none" w:sz="0" w:space="0" w:color="auto"/>
                    <w:bottom w:val="none" w:sz="0" w:space="0" w:color="auto"/>
                    <w:right w:val="none" w:sz="0" w:space="0" w:color="auto"/>
                  </w:divBdr>
                </w:div>
                <w:div w:id="1451778873">
                  <w:marLeft w:val="0"/>
                  <w:marRight w:val="0"/>
                  <w:marTop w:val="0"/>
                  <w:marBottom w:val="0"/>
                  <w:divBdr>
                    <w:top w:val="none" w:sz="0" w:space="0" w:color="auto"/>
                    <w:left w:val="none" w:sz="0" w:space="0" w:color="auto"/>
                    <w:bottom w:val="none" w:sz="0" w:space="0" w:color="auto"/>
                    <w:right w:val="none" w:sz="0" w:space="0" w:color="auto"/>
                  </w:divBdr>
                </w:div>
                <w:div w:id="1453018158">
                  <w:marLeft w:val="0"/>
                  <w:marRight w:val="0"/>
                  <w:marTop w:val="0"/>
                  <w:marBottom w:val="0"/>
                  <w:divBdr>
                    <w:top w:val="none" w:sz="0" w:space="0" w:color="auto"/>
                    <w:left w:val="none" w:sz="0" w:space="0" w:color="auto"/>
                    <w:bottom w:val="none" w:sz="0" w:space="0" w:color="auto"/>
                    <w:right w:val="none" w:sz="0" w:space="0" w:color="auto"/>
                  </w:divBdr>
                </w:div>
                <w:div w:id="1454210764">
                  <w:marLeft w:val="0"/>
                  <w:marRight w:val="0"/>
                  <w:marTop w:val="0"/>
                  <w:marBottom w:val="0"/>
                  <w:divBdr>
                    <w:top w:val="none" w:sz="0" w:space="0" w:color="auto"/>
                    <w:left w:val="none" w:sz="0" w:space="0" w:color="auto"/>
                    <w:bottom w:val="none" w:sz="0" w:space="0" w:color="auto"/>
                    <w:right w:val="none" w:sz="0" w:space="0" w:color="auto"/>
                  </w:divBdr>
                </w:div>
                <w:div w:id="1455321781">
                  <w:marLeft w:val="0"/>
                  <w:marRight w:val="0"/>
                  <w:marTop w:val="0"/>
                  <w:marBottom w:val="0"/>
                  <w:divBdr>
                    <w:top w:val="none" w:sz="0" w:space="0" w:color="auto"/>
                    <w:left w:val="none" w:sz="0" w:space="0" w:color="auto"/>
                    <w:bottom w:val="none" w:sz="0" w:space="0" w:color="auto"/>
                    <w:right w:val="none" w:sz="0" w:space="0" w:color="auto"/>
                  </w:divBdr>
                </w:div>
                <w:div w:id="1458454652">
                  <w:marLeft w:val="0"/>
                  <w:marRight w:val="0"/>
                  <w:marTop w:val="0"/>
                  <w:marBottom w:val="0"/>
                  <w:divBdr>
                    <w:top w:val="none" w:sz="0" w:space="0" w:color="auto"/>
                    <w:left w:val="none" w:sz="0" w:space="0" w:color="auto"/>
                    <w:bottom w:val="none" w:sz="0" w:space="0" w:color="auto"/>
                    <w:right w:val="none" w:sz="0" w:space="0" w:color="auto"/>
                  </w:divBdr>
                </w:div>
                <w:div w:id="1458571750">
                  <w:marLeft w:val="0"/>
                  <w:marRight w:val="0"/>
                  <w:marTop w:val="0"/>
                  <w:marBottom w:val="0"/>
                  <w:divBdr>
                    <w:top w:val="none" w:sz="0" w:space="0" w:color="auto"/>
                    <w:left w:val="none" w:sz="0" w:space="0" w:color="auto"/>
                    <w:bottom w:val="none" w:sz="0" w:space="0" w:color="auto"/>
                    <w:right w:val="none" w:sz="0" w:space="0" w:color="auto"/>
                  </w:divBdr>
                </w:div>
                <w:div w:id="1461222811">
                  <w:marLeft w:val="0"/>
                  <w:marRight w:val="0"/>
                  <w:marTop w:val="0"/>
                  <w:marBottom w:val="0"/>
                  <w:divBdr>
                    <w:top w:val="none" w:sz="0" w:space="0" w:color="auto"/>
                    <w:left w:val="none" w:sz="0" w:space="0" w:color="auto"/>
                    <w:bottom w:val="none" w:sz="0" w:space="0" w:color="auto"/>
                    <w:right w:val="none" w:sz="0" w:space="0" w:color="auto"/>
                  </w:divBdr>
                </w:div>
                <w:div w:id="1461532541">
                  <w:marLeft w:val="0"/>
                  <w:marRight w:val="0"/>
                  <w:marTop w:val="0"/>
                  <w:marBottom w:val="0"/>
                  <w:divBdr>
                    <w:top w:val="none" w:sz="0" w:space="0" w:color="auto"/>
                    <w:left w:val="none" w:sz="0" w:space="0" w:color="auto"/>
                    <w:bottom w:val="none" w:sz="0" w:space="0" w:color="auto"/>
                    <w:right w:val="none" w:sz="0" w:space="0" w:color="auto"/>
                  </w:divBdr>
                </w:div>
                <w:div w:id="1462726989">
                  <w:marLeft w:val="0"/>
                  <w:marRight w:val="0"/>
                  <w:marTop w:val="0"/>
                  <w:marBottom w:val="0"/>
                  <w:divBdr>
                    <w:top w:val="none" w:sz="0" w:space="0" w:color="auto"/>
                    <w:left w:val="none" w:sz="0" w:space="0" w:color="auto"/>
                    <w:bottom w:val="none" w:sz="0" w:space="0" w:color="auto"/>
                    <w:right w:val="none" w:sz="0" w:space="0" w:color="auto"/>
                  </w:divBdr>
                </w:div>
                <w:div w:id="1463038663">
                  <w:marLeft w:val="0"/>
                  <w:marRight w:val="0"/>
                  <w:marTop w:val="0"/>
                  <w:marBottom w:val="0"/>
                  <w:divBdr>
                    <w:top w:val="none" w:sz="0" w:space="0" w:color="auto"/>
                    <w:left w:val="none" w:sz="0" w:space="0" w:color="auto"/>
                    <w:bottom w:val="none" w:sz="0" w:space="0" w:color="auto"/>
                    <w:right w:val="none" w:sz="0" w:space="0" w:color="auto"/>
                  </w:divBdr>
                </w:div>
                <w:div w:id="1463188166">
                  <w:marLeft w:val="0"/>
                  <w:marRight w:val="0"/>
                  <w:marTop w:val="0"/>
                  <w:marBottom w:val="0"/>
                  <w:divBdr>
                    <w:top w:val="none" w:sz="0" w:space="0" w:color="auto"/>
                    <w:left w:val="none" w:sz="0" w:space="0" w:color="auto"/>
                    <w:bottom w:val="none" w:sz="0" w:space="0" w:color="auto"/>
                    <w:right w:val="none" w:sz="0" w:space="0" w:color="auto"/>
                  </w:divBdr>
                </w:div>
                <w:div w:id="1463304942">
                  <w:marLeft w:val="0"/>
                  <w:marRight w:val="0"/>
                  <w:marTop w:val="0"/>
                  <w:marBottom w:val="0"/>
                  <w:divBdr>
                    <w:top w:val="none" w:sz="0" w:space="0" w:color="auto"/>
                    <w:left w:val="none" w:sz="0" w:space="0" w:color="auto"/>
                    <w:bottom w:val="none" w:sz="0" w:space="0" w:color="auto"/>
                    <w:right w:val="none" w:sz="0" w:space="0" w:color="auto"/>
                  </w:divBdr>
                </w:div>
                <w:div w:id="1464348032">
                  <w:marLeft w:val="0"/>
                  <w:marRight w:val="0"/>
                  <w:marTop w:val="0"/>
                  <w:marBottom w:val="0"/>
                  <w:divBdr>
                    <w:top w:val="none" w:sz="0" w:space="0" w:color="auto"/>
                    <w:left w:val="none" w:sz="0" w:space="0" w:color="auto"/>
                    <w:bottom w:val="none" w:sz="0" w:space="0" w:color="auto"/>
                    <w:right w:val="none" w:sz="0" w:space="0" w:color="auto"/>
                  </w:divBdr>
                </w:div>
                <w:div w:id="1468425709">
                  <w:marLeft w:val="0"/>
                  <w:marRight w:val="0"/>
                  <w:marTop w:val="0"/>
                  <w:marBottom w:val="0"/>
                  <w:divBdr>
                    <w:top w:val="none" w:sz="0" w:space="0" w:color="auto"/>
                    <w:left w:val="none" w:sz="0" w:space="0" w:color="auto"/>
                    <w:bottom w:val="none" w:sz="0" w:space="0" w:color="auto"/>
                    <w:right w:val="none" w:sz="0" w:space="0" w:color="auto"/>
                  </w:divBdr>
                </w:div>
                <w:div w:id="1472095439">
                  <w:marLeft w:val="0"/>
                  <w:marRight w:val="0"/>
                  <w:marTop w:val="0"/>
                  <w:marBottom w:val="0"/>
                  <w:divBdr>
                    <w:top w:val="none" w:sz="0" w:space="0" w:color="auto"/>
                    <w:left w:val="none" w:sz="0" w:space="0" w:color="auto"/>
                    <w:bottom w:val="none" w:sz="0" w:space="0" w:color="auto"/>
                    <w:right w:val="none" w:sz="0" w:space="0" w:color="auto"/>
                  </w:divBdr>
                </w:div>
                <w:div w:id="1472363292">
                  <w:marLeft w:val="0"/>
                  <w:marRight w:val="0"/>
                  <w:marTop w:val="0"/>
                  <w:marBottom w:val="0"/>
                  <w:divBdr>
                    <w:top w:val="none" w:sz="0" w:space="0" w:color="auto"/>
                    <w:left w:val="none" w:sz="0" w:space="0" w:color="auto"/>
                    <w:bottom w:val="none" w:sz="0" w:space="0" w:color="auto"/>
                    <w:right w:val="none" w:sz="0" w:space="0" w:color="auto"/>
                  </w:divBdr>
                </w:div>
                <w:div w:id="1473860973">
                  <w:marLeft w:val="0"/>
                  <w:marRight w:val="0"/>
                  <w:marTop w:val="0"/>
                  <w:marBottom w:val="0"/>
                  <w:divBdr>
                    <w:top w:val="none" w:sz="0" w:space="0" w:color="auto"/>
                    <w:left w:val="none" w:sz="0" w:space="0" w:color="auto"/>
                    <w:bottom w:val="none" w:sz="0" w:space="0" w:color="auto"/>
                    <w:right w:val="none" w:sz="0" w:space="0" w:color="auto"/>
                  </w:divBdr>
                </w:div>
                <w:div w:id="1473982789">
                  <w:marLeft w:val="0"/>
                  <w:marRight w:val="0"/>
                  <w:marTop w:val="0"/>
                  <w:marBottom w:val="0"/>
                  <w:divBdr>
                    <w:top w:val="none" w:sz="0" w:space="0" w:color="auto"/>
                    <w:left w:val="none" w:sz="0" w:space="0" w:color="auto"/>
                    <w:bottom w:val="none" w:sz="0" w:space="0" w:color="auto"/>
                    <w:right w:val="none" w:sz="0" w:space="0" w:color="auto"/>
                  </w:divBdr>
                </w:div>
                <w:div w:id="1475024457">
                  <w:marLeft w:val="0"/>
                  <w:marRight w:val="0"/>
                  <w:marTop w:val="0"/>
                  <w:marBottom w:val="0"/>
                  <w:divBdr>
                    <w:top w:val="none" w:sz="0" w:space="0" w:color="auto"/>
                    <w:left w:val="none" w:sz="0" w:space="0" w:color="auto"/>
                    <w:bottom w:val="none" w:sz="0" w:space="0" w:color="auto"/>
                    <w:right w:val="none" w:sz="0" w:space="0" w:color="auto"/>
                  </w:divBdr>
                </w:div>
                <w:div w:id="1477336953">
                  <w:marLeft w:val="0"/>
                  <w:marRight w:val="0"/>
                  <w:marTop w:val="0"/>
                  <w:marBottom w:val="0"/>
                  <w:divBdr>
                    <w:top w:val="none" w:sz="0" w:space="0" w:color="auto"/>
                    <w:left w:val="none" w:sz="0" w:space="0" w:color="auto"/>
                    <w:bottom w:val="none" w:sz="0" w:space="0" w:color="auto"/>
                    <w:right w:val="none" w:sz="0" w:space="0" w:color="auto"/>
                  </w:divBdr>
                </w:div>
                <w:div w:id="1477995185">
                  <w:marLeft w:val="0"/>
                  <w:marRight w:val="0"/>
                  <w:marTop w:val="0"/>
                  <w:marBottom w:val="0"/>
                  <w:divBdr>
                    <w:top w:val="none" w:sz="0" w:space="0" w:color="auto"/>
                    <w:left w:val="none" w:sz="0" w:space="0" w:color="auto"/>
                    <w:bottom w:val="none" w:sz="0" w:space="0" w:color="auto"/>
                    <w:right w:val="none" w:sz="0" w:space="0" w:color="auto"/>
                  </w:divBdr>
                </w:div>
                <w:div w:id="1478302632">
                  <w:marLeft w:val="0"/>
                  <w:marRight w:val="0"/>
                  <w:marTop w:val="0"/>
                  <w:marBottom w:val="0"/>
                  <w:divBdr>
                    <w:top w:val="none" w:sz="0" w:space="0" w:color="auto"/>
                    <w:left w:val="none" w:sz="0" w:space="0" w:color="auto"/>
                    <w:bottom w:val="none" w:sz="0" w:space="0" w:color="auto"/>
                    <w:right w:val="none" w:sz="0" w:space="0" w:color="auto"/>
                  </w:divBdr>
                </w:div>
                <w:div w:id="1479495928">
                  <w:marLeft w:val="0"/>
                  <w:marRight w:val="0"/>
                  <w:marTop w:val="0"/>
                  <w:marBottom w:val="0"/>
                  <w:divBdr>
                    <w:top w:val="none" w:sz="0" w:space="0" w:color="auto"/>
                    <w:left w:val="none" w:sz="0" w:space="0" w:color="auto"/>
                    <w:bottom w:val="none" w:sz="0" w:space="0" w:color="auto"/>
                    <w:right w:val="none" w:sz="0" w:space="0" w:color="auto"/>
                  </w:divBdr>
                </w:div>
                <w:div w:id="1480730806">
                  <w:marLeft w:val="0"/>
                  <w:marRight w:val="0"/>
                  <w:marTop w:val="0"/>
                  <w:marBottom w:val="0"/>
                  <w:divBdr>
                    <w:top w:val="none" w:sz="0" w:space="0" w:color="auto"/>
                    <w:left w:val="none" w:sz="0" w:space="0" w:color="auto"/>
                    <w:bottom w:val="none" w:sz="0" w:space="0" w:color="auto"/>
                    <w:right w:val="none" w:sz="0" w:space="0" w:color="auto"/>
                  </w:divBdr>
                </w:div>
                <w:div w:id="1481773758">
                  <w:marLeft w:val="0"/>
                  <w:marRight w:val="0"/>
                  <w:marTop w:val="0"/>
                  <w:marBottom w:val="0"/>
                  <w:divBdr>
                    <w:top w:val="none" w:sz="0" w:space="0" w:color="auto"/>
                    <w:left w:val="none" w:sz="0" w:space="0" w:color="auto"/>
                    <w:bottom w:val="none" w:sz="0" w:space="0" w:color="auto"/>
                    <w:right w:val="none" w:sz="0" w:space="0" w:color="auto"/>
                  </w:divBdr>
                </w:div>
                <w:div w:id="1482037900">
                  <w:marLeft w:val="0"/>
                  <w:marRight w:val="0"/>
                  <w:marTop w:val="0"/>
                  <w:marBottom w:val="0"/>
                  <w:divBdr>
                    <w:top w:val="none" w:sz="0" w:space="0" w:color="auto"/>
                    <w:left w:val="none" w:sz="0" w:space="0" w:color="auto"/>
                    <w:bottom w:val="none" w:sz="0" w:space="0" w:color="auto"/>
                    <w:right w:val="none" w:sz="0" w:space="0" w:color="auto"/>
                  </w:divBdr>
                </w:div>
                <w:div w:id="1482966426">
                  <w:marLeft w:val="0"/>
                  <w:marRight w:val="0"/>
                  <w:marTop w:val="0"/>
                  <w:marBottom w:val="0"/>
                  <w:divBdr>
                    <w:top w:val="none" w:sz="0" w:space="0" w:color="auto"/>
                    <w:left w:val="none" w:sz="0" w:space="0" w:color="auto"/>
                    <w:bottom w:val="none" w:sz="0" w:space="0" w:color="auto"/>
                    <w:right w:val="none" w:sz="0" w:space="0" w:color="auto"/>
                  </w:divBdr>
                </w:div>
                <w:div w:id="1483039475">
                  <w:marLeft w:val="0"/>
                  <w:marRight w:val="0"/>
                  <w:marTop w:val="0"/>
                  <w:marBottom w:val="0"/>
                  <w:divBdr>
                    <w:top w:val="none" w:sz="0" w:space="0" w:color="auto"/>
                    <w:left w:val="none" w:sz="0" w:space="0" w:color="auto"/>
                    <w:bottom w:val="none" w:sz="0" w:space="0" w:color="auto"/>
                    <w:right w:val="none" w:sz="0" w:space="0" w:color="auto"/>
                  </w:divBdr>
                </w:div>
                <w:div w:id="1483111097">
                  <w:marLeft w:val="0"/>
                  <w:marRight w:val="0"/>
                  <w:marTop w:val="0"/>
                  <w:marBottom w:val="0"/>
                  <w:divBdr>
                    <w:top w:val="none" w:sz="0" w:space="0" w:color="auto"/>
                    <w:left w:val="none" w:sz="0" w:space="0" w:color="auto"/>
                    <w:bottom w:val="none" w:sz="0" w:space="0" w:color="auto"/>
                    <w:right w:val="none" w:sz="0" w:space="0" w:color="auto"/>
                  </w:divBdr>
                </w:div>
                <w:div w:id="1483811838">
                  <w:marLeft w:val="0"/>
                  <w:marRight w:val="0"/>
                  <w:marTop w:val="0"/>
                  <w:marBottom w:val="0"/>
                  <w:divBdr>
                    <w:top w:val="none" w:sz="0" w:space="0" w:color="auto"/>
                    <w:left w:val="none" w:sz="0" w:space="0" w:color="auto"/>
                    <w:bottom w:val="none" w:sz="0" w:space="0" w:color="auto"/>
                    <w:right w:val="none" w:sz="0" w:space="0" w:color="auto"/>
                  </w:divBdr>
                </w:div>
                <w:div w:id="1485858130">
                  <w:marLeft w:val="0"/>
                  <w:marRight w:val="0"/>
                  <w:marTop w:val="0"/>
                  <w:marBottom w:val="0"/>
                  <w:divBdr>
                    <w:top w:val="none" w:sz="0" w:space="0" w:color="auto"/>
                    <w:left w:val="none" w:sz="0" w:space="0" w:color="auto"/>
                    <w:bottom w:val="none" w:sz="0" w:space="0" w:color="auto"/>
                    <w:right w:val="none" w:sz="0" w:space="0" w:color="auto"/>
                  </w:divBdr>
                </w:div>
                <w:div w:id="1489126057">
                  <w:marLeft w:val="0"/>
                  <w:marRight w:val="0"/>
                  <w:marTop w:val="0"/>
                  <w:marBottom w:val="0"/>
                  <w:divBdr>
                    <w:top w:val="none" w:sz="0" w:space="0" w:color="auto"/>
                    <w:left w:val="none" w:sz="0" w:space="0" w:color="auto"/>
                    <w:bottom w:val="none" w:sz="0" w:space="0" w:color="auto"/>
                    <w:right w:val="none" w:sz="0" w:space="0" w:color="auto"/>
                  </w:divBdr>
                </w:div>
                <w:div w:id="1490169396">
                  <w:marLeft w:val="0"/>
                  <w:marRight w:val="0"/>
                  <w:marTop w:val="0"/>
                  <w:marBottom w:val="0"/>
                  <w:divBdr>
                    <w:top w:val="none" w:sz="0" w:space="0" w:color="auto"/>
                    <w:left w:val="none" w:sz="0" w:space="0" w:color="auto"/>
                    <w:bottom w:val="none" w:sz="0" w:space="0" w:color="auto"/>
                    <w:right w:val="none" w:sz="0" w:space="0" w:color="auto"/>
                  </w:divBdr>
                </w:div>
                <w:div w:id="1490176282">
                  <w:marLeft w:val="0"/>
                  <w:marRight w:val="0"/>
                  <w:marTop w:val="0"/>
                  <w:marBottom w:val="0"/>
                  <w:divBdr>
                    <w:top w:val="none" w:sz="0" w:space="0" w:color="auto"/>
                    <w:left w:val="none" w:sz="0" w:space="0" w:color="auto"/>
                    <w:bottom w:val="none" w:sz="0" w:space="0" w:color="auto"/>
                    <w:right w:val="none" w:sz="0" w:space="0" w:color="auto"/>
                  </w:divBdr>
                </w:div>
                <w:div w:id="1491750829">
                  <w:marLeft w:val="0"/>
                  <w:marRight w:val="0"/>
                  <w:marTop w:val="0"/>
                  <w:marBottom w:val="0"/>
                  <w:divBdr>
                    <w:top w:val="none" w:sz="0" w:space="0" w:color="auto"/>
                    <w:left w:val="none" w:sz="0" w:space="0" w:color="auto"/>
                    <w:bottom w:val="none" w:sz="0" w:space="0" w:color="auto"/>
                    <w:right w:val="none" w:sz="0" w:space="0" w:color="auto"/>
                  </w:divBdr>
                </w:div>
                <w:div w:id="1494182519">
                  <w:marLeft w:val="0"/>
                  <w:marRight w:val="0"/>
                  <w:marTop w:val="0"/>
                  <w:marBottom w:val="0"/>
                  <w:divBdr>
                    <w:top w:val="none" w:sz="0" w:space="0" w:color="auto"/>
                    <w:left w:val="none" w:sz="0" w:space="0" w:color="auto"/>
                    <w:bottom w:val="none" w:sz="0" w:space="0" w:color="auto"/>
                    <w:right w:val="none" w:sz="0" w:space="0" w:color="auto"/>
                  </w:divBdr>
                </w:div>
                <w:div w:id="1494880552">
                  <w:marLeft w:val="0"/>
                  <w:marRight w:val="0"/>
                  <w:marTop w:val="0"/>
                  <w:marBottom w:val="0"/>
                  <w:divBdr>
                    <w:top w:val="none" w:sz="0" w:space="0" w:color="auto"/>
                    <w:left w:val="none" w:sz="0" w:space="0" w:color="auto"/>
                    <w:bottom w:val="none" w:sz="0" w:space="0" w:color="auto"/>
                    <w:right w:val="none" w:sz="0" w:space="0" w:color="auto"/>
                  </w:divBdr>
                </w:div>
                <w:div w:id="1495220341">
                  <w:marLeft w:val="0"/>
                  <w:marRight w:val="0"/>
                  <w:marTop w:val="0"/>
                  <w:marBottom w:val="0"/>
                  <w:divBdr>
                    <w:top w:val="none" w:sz="0" w:space="0" w:color="auto"/>
                    <w:left w:val="none" w:sz="0" w:space="0" w:color="auto"/>
                    <w:bottom w:val="none" w:sz="0" w:space="0" w:color="auto"/>
                    <w:right w:val="none" w:sz="0" w:space="0" w:color="auto"/>
                  </w:divBdr>
                </w:div>
                <w:div w:id="1495730146">
                  <w:marLeft w:val="0"/>
                  <w:marRight w:val="0"/>
                  <w:marTop w:val="0"/>
                  <w:marBottom w:val="0"/>
                  <w:divBdr>
                    <w:top w:val="none" w:sz="0" w:space="0" w:color="auto"/>
                    <w:left w:val="none" w:sz="0" w:space="0" w:color="auto"/>
                    <w:bottom w:val="none" w:sz="0" w:space="0" w:color="auto"/>
                    <w:right w:val="none" w:sz="0" w:space="0" w:color="auto"/>
                  </w:divBdr>
                </w:div>
                <w:div w:id="1495754090">
                  <w:marLeft w:val="0"/>
                  <w:marRight w:val="0"/>
                  <w:marTop w:val="0"/>
                  <w:marBottom w:val="0"/>
                  <w:divBdr>
                    <w:top w:val="none" w:sz="0" w:space="0" w:color="auto"/>
                    <w:left w:val="none" w:sz="0" w:space="0" w:color="auto"/>
                    <w:bottom w:val="none" w:sz="0" w:space="0" w:color="auto"/>
                    <w:right w:val="none" w:sz="0" w:space="0" w:color="auto"/>
                  </w:divBdr>
                </w:div>
                <w:div w:id="1497526557">
                  <w:marLeft w:val="0"/>
                  <w:marRight w:val="0"/>
                  <w:marTop w:val="0"/>
                  <w:marBottom w:val="0"/>
                  <w:divBdr>
                    <w:top w:val="none" w:sz="0" w:space="0" w:color="auto"/>
                    <w:left w:val="none" w:sz="0" w:space="0" w:color="auto"/>
                    <w:bottom w:val="none" w:sz="0" w:space="0" w:color="auto"/>
                    <w:right w:val="none" w:sz="0" w:space="0" w:color="auto"/>
                  </w:divBdr>
                </w:div>
                <w:div w:id="1498836943">
                  <w:marLeft w:val="0"/>
                  <w:marRight w:val="0"/>
                  <w:marTop w:val="0"/>
                  <w:marBottom w:val="0"/>
                  <w:divBdr>
                    <w:top w:val="none" w:sz="0" w:space="0" w:color="auto"/>
                    <w:left w:val="none" w:sz="0" w:space="0" w:color="auto"/>
                    <w:bottom w:val="none" w:sz="0" w:space="0" w:color="auto"/>
                    <w:right w:val="none" w:sz="0" w:space="0" w:color="auto"/>
                  </w:divBdr>
                </w:div>
                <w:div w:id="1499346683">
                  <w:marLeft w:val="0"/>
                  <w:marRight w:val="0"/>
                  <w:marTop w:val="0"/>
                  <w:marBottom w:val="0"/>
                  <w:divBdr>
                    <w:top w:val="none" w:sz="0" w:space="0" w:color="auto"/>
                    <w:left w:val="none" w:sz="0" w:space="0" w:color="auto"/>
                    <w:bottom w:val="none" w:sz="0" w:space="0" w:color="auto"/>
                    <w:right w:val="none" w:sz="0" w:space="0" w:color="auto"/>
                  </w:divBdr>
                </w:div>
                <w:div w:id="1500149438">
                  <w:marLeft w:val="0"/>
                  <w:marRight w:val="0"/>
                  <w:marTop w:val="0"/>
                  <w:marBottom w:val="0"/>
                  <w:divBdr>
                    <w:top w:val="none" w:sz="0" w:space="0" w:color="auto"/>
                    <w:left w:val="none" w:sz="0" w:space="0" w:color="auto"/>
                    <w:bottom w:val="none" w:sz="0" w:space="0" w:color="auto"/>
                    <w:right w:val="none" w:sz="0" w:space="0" w:color="auto"/>
                  </w:divBdr>
                </w:div>
                <w:div w:id="1500341478">
                  <w:marLeft w:val="0"/>
                  <w:marRight w:val="0"/>
                  <w:marTop w:val="0"/>
                  <w:marBottom w:val="0"/>
                  <w:divBdr>
                    <w:top w:val="none" w:sz="0" w:space="0" w:color="auto"/>
                    <w:left w:val="none" w:sz="0" w:space="0" w:color="auto"/>
                    <w:bottom w:val="none" w:sz="0" w:space="0" w:color="auto"/>
                    <w:right w:val="none" w:sz="0" w:space="0" w:color="auto"/>
                  </w:divBdr>
                </w:div>
                <w:div w:id="1501385542">
                  <w:marLeft w:val="0"/>
                  <w:marRight w:val="0"/>
                  <w:marTop w:val="0"/>
                  <w:marBottom w:val="0"/>
                  <w:divBdr>
                    <w:top w:val="none" w:sz="0" w:space="0" w:color="auto"/>
                    <w:left w:val="none" w:sz="0" w:space="0" w:color="auto"/>
                    <w:bottom w:val="none" w:sz="0" w:space="0" w:color="auto"/>
                    <w:right w:val="none" w:sz="0" w:space="0" w:color="auto"/>
                  </w:divBdr>
                </w:div>
                <w:div w:id="1502236233">
                  <w:marLeft w:val="0"/>
                  <w:marRight w:val="0"/>
                  <w:marTop w:val="0"/>
                  <w:marBottom w:val="0"/>
                  <w:divBdr>
                    <w:top w:val="none" w:sz="0" w:space="0" w:color="auto"/>
                    <w:left w:val="none" w:sz="0" w:space="0" w:color="auto"/>
                    <w:bottom w:val="none" w:sz="0" w:space="0" w:color="auto"/>
                    <w:right w:val="none" w:sz="0" w:space="0" w:color="auto"/>
                  </w:divBdr>
                </w:div>
                <w:div w:id="1503398244">
                  <w:marLeft w:val="0"/>
                  <w:marRight w:val="0"/>
                  <w:marTop w:val="0"/>
                  <w:marBottom w:val="0"/>
                  <w:divBdr>
                    <w:top w:val="none" w:sz="0" w:space="0" w:color="auto"/>
                    <w:left w:val="none" w:sz="0" w:space="0" w:color="auto"/>
                    <w:bottom w:val="none" w:sz="0" w:space="0" w:color="auto"/>
                    <w:right w:val="none" w:sz="0" w:space="0" w:color="auto"/>
                  </w:divBdr>
                </w:div>
                <w:div w:id="1506238542">
                  <w:marLeft w:val="0"/>
                  <w:marRight w:val="0"/>
                  <w:marTop w:val="0"/>
                  <w:marBottom w:val="0"/>
                  <w:divBdr>
                    <w:top w:val="none" w:sz="0" w:space="0" w:color="auto"/>
                    <w:left w:val="none" w:sz="0" w:space="0" w:color="auto"/>
                    <w:bottom w:val="none" w:sz="0" w:space="0" w:color="auto"/>
                    <w:right w:val="none" w:sz="0" w:space="0" w:color="auto"/>
                  </w:divBdr>
                </w:div>
                <w:div w:id="1506286695">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1507553606">
                  <w:marLeft w:val="0"/>
                  <w:marRight w:val="0"/>
                  <w:marTop w:val="0"/>
                  <w:marBottom w:val="0"/>
                  <w:divBdr>
                    <w:top w:val="none" w:sz="0" w:space="0" w:color="auto"/>
                    <w:left w:val="none" w:sz="0" w:space="0" w:color="auto"/>
                    <w:bottom w:val="none" w:sz="0" w:space="0" w:color="auto"/>
                    <w:right w:val="none" w:sz="0" w:space="0" w:color="auto"/>
                  </w:divBdr>
                </w:div>
                <w:div w:id="1507743756">
                  <w:marLeft w:val="0"/>
                  <w:marRight w:val="0"/>
                  <w:marTop w:val="0"/>
                  <w:marBottom w:val="0"/>
                  <w:divBdr>
                    <w:top w:val="none" w:sz="0" w:space="0" w:color="auto"/>
                    <w:left w:val="none" w:sz="0" w:space="0" w:color="auto"/>
                    <w:bottom w:val="none" w:sz="0" w:space="0" w:color="auto"/>
                    <w:right w:val="none" w:sz="0" w:space="0" w:color="auto"/>
                  </w:divBdr>
                </w:div>
                <w:div w:id="1508133508">
                  <w:marLeft w:val="0"/>
                  <w:marRight w:val="0"/>
                  <w:marTop w:val="0"/>
                  <w:marBottom w:val="0"/>
                  <w:divBdr>
                    <w:top w:val="none" w:sz="0" w:space="0" w:color="auto"/>
                    <w:left w:val="none" w:sz="0" w:space="0" w:color="auto"/>
                    <w:bottom w:val="none" w:sz="0" w:space="0" w:color="auto"/>
                    <w:right w:val="none" w:sz="0" w:space="0" w:color="auto"/>
                  </w:divBdr>
                </w:div>
                <w:div w:id="1509103621">
                  <w:marLeft w:val="0"/>
                  <w:marRight w:val="0"/>
                  <w:marTop w:val="0"/>
                  <w:marBottom w:val="0"/>
                  <w:divBdr>
                    <w:top w:val="none" w:sz="0" w:space="0" w:color="auto"/>
                    <w:left w:val="none" w:sz="0" w:space="0" w:color="auto"/>
                    <w:bottom w:val="none" w:sz="0" w:space="0" w:color="auto"/>
                    <w:right w:val="none" w:sz="0" w:space="0" w:color="auto"/>
                  </w:divBdr>
                </w:div>
                <w:div w:id="1510943521">
                  <w:marLeft w:val="0"/>
                  <w:marRight w:val="0"/>
                  <w:marTop w:val="0"/>
                  <w:marBottom w:val="0"/>
                  <w:divBdr>
                    <w:top w:val="none" w:sz="0" w:space="0" w:color="auto"/>
                    <w:left w:val="none" w:sz="0" w:space="0" w:color="auto"/>
                    <w:bottom w:val="none" w:sz="0" w:space="0" w:color="auto"/>
                    <w:right w:val="none" w:sz="0" w:space="0" w:color="auto"/>
                  </w:divBdr>
                </w:div>
                <w:div w:id="1511484133">
                  <w:marLeft w:val="0"/>
                  <w:marRight w:val="0"/>
                  <w:marTop w:val="0"/>
                  <w:marBottom w:val="0"/>
                  <w:divBdr>
                    <w:top w:val="none" w:sz="0" w:space="0" w:color="auto"/>
                    <w:left w:val="none" w:sz="0" w:space="0" w:color="auto"/>
                    <w:bottom w:val="none" w:sz="0" w:space="0" w:color="auto"/>
                    <w:right w:val="none" w:sz="0" w:space="0" w:color="auto"/>
                  </w:divBdr>
                </w:div>
                <w:div w:id="1511679657">
                  <w:marLeft w:val="0"/>
                  <w:marRight w:val="0"/>
                  <w:marTop w:val="0"/>
                  <w:marBottom w:val="0"/>
                  <w:divBdr>
                    <w:top w:val="none" w:sz="0" w:space="0" w:color="auto"/>
                    <w:left w:val="none" w:sz="0" w:space="0" w:color="auto"/>
                    <w:bottom w:val="none" w:sz="0" w:space="0" w:color="auto"/>
                    <w:right w:val="none" w:sz="0" w:space="0" w:color="auto"/>
                  </w:divBdr>
                </w:div>
                <w:div w:id="1512183520">
                  <w:marLeft w:val="0"/>
                  <w:marRight w:val="0"/>
                  <w:marTop w:val="0"/>
                  <w:marBottom w:val="0"/>
                  <w:divBdr>
                    <w:top w:val="none" w:sz="0" w:space="0" w:color="auto"/>
                    <w:left w:val="none" w:sz="0" w:space="0" w:color="auto"/>
                    <w:bottom w:val="none" w:sz="0" w:space="0" w:color="auto"/>
                    <w:right w:val="none" w:sz="0" w:space="0" w:color="auto"/>
                  </w:divBdr>
                </w:div>
                <w:div w:id="1514110289">
                  <w:marLeft w:val="0"/>
                  <w:marRight w:val="0"/>
                  <w:marTop w:val="0"/>
                  <w:marBottom w:val="0"/>
                  <w:divBdr>
                    <w:top w:val="none" w:sz="0" w:space="0" w:color="auto"/>
                    <w:left w:val="none" w:sz="0" w:space="0" w:color="auto"/>
                    <w:bottom w:val="none" w:sz="0" w:space="0" w:color="auto"/>
                    <w:right w:val="none" w:sz="0" w:space="0" w:color="auto"/>
                  </w:divBdr>
                </w:div>
                <w:div w:id="1514955774">
                  <w:marLeft w:val="0"/>
                  <w:marRight w:val="0"/>
                  <w:marTop w:val="0"/>
                  <w:marBottom w:val="0"/>
                  <w:divBdr>
                    <w:top w:val="none" w:sz="0" w:space="0" w:color="auto"/>
                    <w:left w:val="none" w:sz="0" w:space="0" w:color="auto"/>
                    <w:bottom w:val="none" w:sz="0" w:space="0" w:color="auto"/>
                    <w:right w:val="none" w:sz="0" w:space="0" w:color="auto"/>
                  </w:divBdr>
                </w:div>
                <w:div w:id="1516578227">
                  <w:marLeft w:val="0"/>
                  <w:marRight w:val="0"/>
                  <w:marTop w:val="0"/>
                  <w:marBottom w:val="0"/>
                  <w:divBdr>
                    <w:top w:val="none" w:sz="0" w:space="0" w:color="auto"/>
                    <w:left w:val="none" w:sz="0" w:space="0" w:color="auto"/>
                    <w:bottom w:val="none" w:sz="0" w:space="0" w:color="auto"/>
                    <w:right w:val="none" w:sz="0" w:space="0" w:color="auto"/>
                  </w:divBdr>
                </w:div>
                <w:div w:id="1516845028">
                  <w:marLeft w:val="0"/>
                  <w:marRight w:val="0"/>
                  <w:marTop w:val="0"/>
                  <w:marBottom w:val="0"/>
                  <w:divBdr>
                    <w:top w:val="none" w:sz="0" w:space="0" w:color="auto"/>
                    <w:left w:val="none" w:sz="0" w:space="0" w:color="auto"/>
                    <w:bottom w:val="none" w:sz="0" w:space="0" w:color="auto"/>
                    <w:right w:val="none" w:sz="0" w:space="0" w:color="auto"/>
                  </w:divBdr>
                </w:div>
                <w:div w:id="1517573718">
                  <w:marLeft w:val="0"/>
                  <w:marRight w:val="0"/>
                  <w:marTop w:val="0"/>
                  <w:marBottom w:val="0"/>
                  <w:divBdr>
                    <w:top w:val="none" w:sz="0" w:space="0" w:color="auto"/>
                    <w:left w:val="none" w:sz="0" w:space="0" w:color="auto"/>
                    <w:bottom w:val="none" w:sz="0" w:space="0" w:color="auto"/>
                    <w:right w:val="none" w:sz="0" w:space="0" w:color="auto"/>
                  </w:divBdr>
                </w:div>
                <w:div w:id="1518419575">
                  <w:marLeft w:val="0"/>
                  <w:marRight w:val="0"/>
                  <w:marTop w:val="0"/>
                  <w:marBottom w:val="0"/>
                  <w:divBdr>
                    <w:top w:val="none" w:sz="0" w:space="0" w:color="auto"/>
                    <w:left w:val="none" w:sz="0" w:space="0" w:color="auto"/>
                    <w:bottom w:val="none" w:sz="0" w:space="0" w:color="auto"/>
                    <w:right w:val="none" w:sz="0" w:space="0" w:color="auto"/>
                  </w:divBdr>
                </w:div>
                <w:div w:id="1519350596">
                  <w:marLeft w:val="0"/>
                  <w:marRight w:val="0"/>
                  <w:marTop w:val="0"/>
                  <w:marBottom w:val="0"/>
                  <w:divBdr>
                    <w:top w:val="none" w:sz="0" w:space="0" w:color="auto"/>
                    <w:left w:val="none" w:sz="0" w:space="0" w:color="auto"/>
                    <w:bottom w:val="none" w:sz="0" w:space="0" w:color="auto"/>
                    <w:right w:val="none" w:sz="0" w:space="0" w:color="auto"/>
                  </w:divBdr>
                </w:div>
                <w:div w:id="1521894561">
                  <w:marLeft w:val="0"/>
                  <w:marRight w:val="0"/>
                  <w:marTop w:val="0"/>
                  <w:marBottom w:val="0"/>
                  <w:divBdr>
                    <w:top w:val="none" w:sz="0" w:space="0" w:color="auto"/>
                    <w:left w:val="none" w:sz="0" w:space="0" w:color="auto"/>
                    <w:bottom w:val="none" w:sz="0" w:space="0" w:color="auto"/>
                    <w:right w:val="none" w:sz="0" w:space="0" w:color="auto"/>
                  </w:divBdr>
                </w:div>
                <w:div w:id="1521967720">
                  <w:marLeft w:val="0"/>
                  <w:marRight w:val="0"/>
                  <w:marTop w:val="0"/>
                  <w:marBottom w:val="0"/>
                  <w:divBdr>
                    <w:top w:val="none" w:sz="0" w:space="0" w:color="auto"/>
                    <w:left w:val="none" w:sz="0" w:space="0" w:color="auto"/>
                    <w:bottom w:val="none" w:sz="0" w:space="0" w:color="auto"/>
                    <w:right w:val="none" w:sz="0" w:space="0" w:color="auto"/>
                  </w:divBdr>
                </w:div>
                <w:div w:id="1522008070">
                  <w:marLeft w:val="0"/>
                  <w:marRight w:val="0"/>
                  <w:marTop w:val="0"/>
                  <w:marBottom w:val="0"/>
                  <w:divBdr>
                    <w:top w:val="none" w:sz="0" w:space="0" w:color="auto"/>
                    <w:left w:val="none" w:sz="0" w:space="0" w:color="auto"/>
                    <w:bottom w:val="none" w:sz="0" w:space="0" w:color="auto"/>
                    <w:right w:val="none" w:sz="0" w:space="0" w:color="auto"/>
                  </w:divBdr>
                </w:div>
                <w:div w:id="1522359222">
                  <w:marLeft w:val="0"/>
                  <w:marRight w:val="0"/>
                  <w:marTop w:val="0"/>
                  <w:marBottom w:val="0"/>
                  <w:divBdr>
                    <w:top w:val="none" w:sz="0" w:space="0" w:color="auto"/>
                    <w:left w:val="none" w:sz="0" w:space="0" w:color="auto"/>
                    <w:bottom w:val="none" w:sz="0" w:space="0" w:color="auto"/>
                    <w:right w:val="none" w:sz="0" w:space="0" w:color="auto"/>
                  </w:divBdr>
                </w:div>
                <w:div w:id="1522547052">
                  <w:marLeft w:val="0"/>
                  <w:marRight w:val="0"/>
                  <w:marTop w:val="0"/>
                  <w:marBottom w:val="0"/>
                  <w:divBdr>
                    <w:top w:val="none" w:sz="0" w:space="0" w:color="auto"/>
                    <w:left w:val="none" w:sz="0" w:space="0" w:color="auto"/>
                    <w:bottom w:val="none" w:sz="0" w:space="0" w:color="auto"/>
                    <w:right w:val="none" w:sz="0" w:space="0" w:color="auto"/>
                  </w:divBdr>
                </w:div>
                <w:div w:id="1525559255">
                  <w:marLeft w:val="0"/>
                  <w:marRight w:val="0"/>
                  <w:marTop w:val="0"/>
                  <w:marBottom w:val="0"/>
                  <w:divBdr>
                    <w:top w:val="none" w:sz="0" w:space="0" w:color="auto"/>
                    <w:left w:val="none" w:sz="0" w:space="0" w:color="auto"/>
                    <w:bottom w:val="none" w:sz="0" w:space="0" w:color="auto"/>
                    <w:right w:val="none" w:sz="0" w:space="0" w:color="auto"/>
                  </w:divBdr>
                </w:div>
                <w:div w:id="1527477088">
                  <w:marLeft w:val="0"/>
                  <w:marRight w:val="0"/>
                  <w:marTop w:val="0"/>
                  <w:marBottom w:val="0"/>
                  <w:divBdr>
                    <w:top w:val="none" w:sz="0" w:space="0" w:color="auto"/>
                    <w:left w:val="none" w:sz="0" w:space="0" w:color="auto"/>
                    <w:bottom w:val="none" w:sz="0" w:space="0" w:color="auto"/>
                    <w:right w:val="none" w:sz="0" w:space="0" w:color="auto"/>
                  </w:divBdr>
                </w:div>
                <w:div w:id="1527790601">
                  <w:marLeft w:val="0"/>
                  <w:marRight w:val="0"/>
                  <w:marTop w:val="0"/>
                  <w:marBottom w:val="0"/>
                  <w:divBdr>
                    <w:top w:val="none" w:sz="0" w:space="0" w:color="auto"/>
                    <w:left w:val="none" w:sz="0" w:space="0" w:color="auto"/>
                    <w:bottom w:val="none" w:sz="0" w:space="0" w:color="auto"/>
                    <w:right w:val="none" w:sz="0" w:space="0" w:color="auto"/>
                  </w:divBdr>
                </w:div>
                <w:div w:id="1528829630">
                  <w:marLeft w:val="0"/>
                  <w:marRight w:val="0"/>
                  <w:marTop w:val="0"/>
                  <w:marBottom w:val="0"/>
                  <w:divBdr>
                    <w:top w:val="none" w:sz="0" w:space="0" w:color="auto"/>
                    <w:left w:val="none" w:sz="0" w:space="0" w:color="auto"/>
                    <w:bottom w:val="none" w:sz="0" w:space="0" w:color="auto"/>
                    <w:right w:val="none" w:sz="0" w:space="0" w:color="auto"/>
                  </w:divBdr>
                </w:div>
                <w:div w:id="1530530864">
                  <w:marLeft w:val="0"/>
                  <w:marRight w:val="0"/>
                  <w:marTop w:val="0"/>
                  <w:marBottom w:val="0"/>
                  <w:divBdr>
                    <w:top w:val="none" w:sz="0" w:space="0" w:color="auto"/>
                    <w:left w:val="none" w:sz="0" w:space="0" w:color="auto"/>
                    <w:bottom w:val="none" w:sz="0" w:space="0" w:color="auto"/>
                    <w:right w:val="none" w:sz="0" w:space="0" w:color="auto"/>
                  </w:divBdr>
                </w:div>
                <w:div w:id="1531458015">
                  <w:marLeft w:val="0"/>
                  <w:marRight w:val="0"/>
                  <w:marTop w:val="0"/>
                  <w:marBottom w:val="0"/>
                  <w:divBdr>
                    <w:top w:val="none" w:sz="0" w:space="0" w:color="auto"/>
                    <w:left w:val="none" w:sz="0" w:space="0" w:color="auto"/>
                    <w:bottom w:val="none" w:sz="0" w:space="0" w:color="auto"/>
                    <w:right w:val="none" w:sz="0" w:space="0" w:color="auto"/>
                  </w:divBdr>
                </w:div>
                <w:div w:id="1534154908">
                  <w:marLeft w:val="0"/>
                  <w:marRight w:val="0"/>
                  <w:marTop w:val="0"/>
                  <w:marBottom w:val="0"/>
                  <w:divBdr>
                    <w:top w:val="none" w:sz="0" w:space="0" w:color="auto"/>
                    <w:left w:val="none" w:sz="0" w:space="0" w:color="auto"/>
                    <w:bottom w:val="none" w:sz="0" w:space="0" w:color="auto"/>
                    <w:right w:val="none" w:sz="0" w:space="0" w:color="auto"/>
                  </w:divBdr>
                </w:div>
                <w:div w:id="1536846553">
                  <w:marLeft w:val="0"/>
                  <w:marRight w:val="0"/>
                  <w:marTop w:val="0"/>
                  <w:marBottom w:val="0"/>
                  <w:divBdr>
                    <w:top w:val="none" w:sz="0" w:space="0" w:color="auto"/>
                    <w:left w:val="none" w:sz="0" w:space="0" w:color="auto"/>
                    <w:bottom w:val="none" w:sz="0" w:space="0" w:color="auto"/>
                    <w:right w:val="none" w:sz="0" w:space="0" w:color="auto"/>
                  </w:divBdr>
                </w:div>
                <w:div w:id="1538003956">
                  <w:marLeft w:val="0"/>
                  <w:marRight w:val="0"/>
                  <w:marTop w:val="0"/>
                  <w:marBottom w:val="0"/>
                  <w:divBdr>
                    <w:top w:val="none" w:sz="0" w:space="0" w:color="auto"/>
                    <w:left w:val="none" w:sz="0" w:space="0" w:color="auto"/>
                    <w:bottom w:val="none" w:sz="0" w:space="0" w:color="auto"/>
                    <w:right w:val="none" w:sz="0" w:space="0" w:color="auto"/>
                  </w:divBdr>
                </w:div>
                <w:div w:id="1539203619">
                  <w:marLeft w:val="0"/>
                  <w:marRight w:val="0"/>
                  <w:marTop w:val="0"/>
                  <w:marBottom w:val="0"/>
                  <w:divBdr>
                    <w:top w:val="none" w:sz="0" w:space="0" w:color="auto"/>
                    <w:left w:val="none" w:sz="0" w:space="0" w:color="auto"/>
                    <w:bottom w:val="none" w:sz="0" w:space="0" w:color="auto"/>
                    <w:right w:val="none" w:sz="0" w:space="0" w:color="auto"/>
                  </w:divBdr>
                </w:div>
                <w:div w:id="1539926159">
                  <w:marLeft w:val="0"/>
                  <w:marRight w:val="0"/>
                  <w:marTop w:val="0"/>
                  <w:marBottom w:val="0"/>
                  <w:divBdr>
                    <w:top w:val="none" w:sz="0" w:space="0" w:color="auto"/>
                    <w:left w:val="none" w:sz="0" w:space="0" w:color="auto"/>
                    <w:bottom w:val="none" w:sz="0" w:space="0" w:color="auto"/>
                    <w:right w:val="none" w:sz="0" w:space="0" w:color="auto"/>
                  </w:divBdr>
                </w:div>
                <w:div w:id="1540044329">
                  <w:marLeft w:val="0"/>
                  <w:marRight w:val="0"/>
                  <w:marTop w:val="0"/>
                  <w:marBottom w:val="0"/>
                  <w:divBdr>
                    <w:top w:val="none" w:sz="0" w:space="0" w:color="auto"/>
                    <w:left w:val="none" w:sz="0" w:space="0" w:color="auto"/>
                    <w:bottom w:val="none" w:sz="0" w:space="0" w:color="auto"/>
                    <w:right w:val="none" w:sz="0" w:space="0" w:color="auto"/>
                  </w:divBdr>
                </w:div>
                <w:div w:id="1542934935">
                  <w:marLeft w:val="0"/>
                  <w:marRight w:val="0"/>
                  <w:marTop w:val="0"/>
                  <w:marBottom w:val="0"/>
                  <w:divBdr>
                    <w:top w:val="none" w:sz="0" w:space="0" w:color="auto"/>
                    <w:left w:val="none" w:sz="0" w:space="0" w:color="auto"/>
                    <w:bottom w:val="none" w:sz="0" w:space="0" w:color="auto"/>
                    <w:right w:val="none" w:sz="0" w:space="0" w:color="auto"/>
                  </w:divBdr>
                </w:div>
                <w:div w:id="1545751171">
                  <w:marLeft w:val="0"/>
                  <w:marRight w:val="0"/>
                  <w:marTop w:val="0"/>
                  <w:marBottom w:val="0"/>
                  <w:divBdr>
                    <w:top w:val="none" w:sz="0" w:space="0" w:color="auto"/>
                    <w:left w:val="none" w:sz="0" w:space="0" w:color="auto"/>
                    <w:bottom w:val="none" w:sz="0" w:space="0" w:color="auto"/>
                    <w:right w:val="none" w:sz="0" w:space="0" w:color="auto"/>
                  </w:divBdr>
                </w:div>
                <w:div w:id="1546140611">
                  <w:marLeft w:val="0"/>
                  <w:marRight w:val="0"/>
                  <w:marTop w:val="0"/>
                  <w:marBottom w:val="0"/>
                  <w:divBdr>
                    <w:top w:val="none" w:sz="0" w:space="0" w:color="auto"/>
                    <w:left w:val="none" w:sz="0" w:space="0" w:color="auto"/>
                    <w:bottom w:val="none" w:sz="0" w:space="0" w:color="auto"/>
                    <w:right w:val="none" w:sz="0" w:space="0" w:color="auto"/>
                  </w:divBdr>
                </w:div>
                <w:div w:id="1546403653">
                  <w:marLeft w:val="0"/>
                  <w:marRight w:val="0"/>
                  <w:marTop w:val="0"/>
                  <w:marBottom w:val="0"/>
                  <w:divBdr>
                    <w:top w:val="none" w:sz="0" w:space="0" w:color="auto"/>
                    <w:left w:val="none" w:sz="0" w:space="0" w:color="auto"/>
                    <w:bottom w:val="none" w:sz="0" w:space="0" w:color="auto"/>
                    <w:right w:val="none" w:sz="0" w:space="0" w:color="auto"/>
                  </w:divBdr>
                </w:div>
                <w:div w:id="1547135431">
                  <w:marLeft w:val="0"/>
                  <w:marRight w:val="0"/>
                  <w:marTop w:val="0"/>
                  <w:marBottom w:val="0"/>
                  <w:divBdr>
                    <w:top w:val="none" w:sz="0" w:space="0" w:color="auto"/>
                    <w:left w:val="none" w:sz="0" w:space="0" w:color="auto"/>
                    <w:bottom w:val="none" w:sz="0" w:space="0" w:color="auto"/>
                    <w:right w:val="none" w:sz="0" w:space="0" w:color="auto"/>
                  </w:divBdr>
                </w:div>
                <w:div w:id="1547831679">
                  <w:marLeft w:val="0"/>
                  <w:marRight w:val="0"/>
                  <w:marTop w:val="0"/>
                  <w:marBottom w:val="0"/>
                  <w:divBdr>
                    <w:top w:val="none" w:sz="0" w:space="0" w:color="auto"/>
                    <w:left w:val="none" w:sz="0" w:space="0" w:color="auto"/>
                    <w:bottom w:val="none" w:sz="0" w:space="0" w:color="auto"/>
                    <w:right w:val="none" w:sz="0" w:space="0" w:color="auto"/>
                  </w:divBdr>
                </w:div>
                <w:div w:id="1547913983">
                  <w:marLeft w:val="0"/>
                  <w:marRight w:val="0"/>
                  <w:marTop w:val="0"/>
                  <w:marBottom w:val="0"/>
                  <w:divBdr>
                    <w:top w:val="none" w:sz="0" w:space="0" w:color="auto"/>
                    <w:left w:val="none" w:sz="0" w:space="0" w:color="auto"/>
                    <w:bottom w:val="none" w:sz="0" w:space="0" w:color="auto"/>
                    <w:right w:val="none" w:sz="0" w:space="0" w:color="auto"/>
                  </w:divBdr>
                </w:div>
                <w:div w:id="1549218559">
                  <w:marLeft w:val="0"/>
                  <w:marRight w:val="0"/>
                  <w:marTop w:val="0"/>
                  <w:marBottom w:val="0"/>
                  <w:divBdr>
                    <w:top w:val="none" w:sz="0" w:space="0" w:color="auto"/>
                    <w:left w:val="none" w:sz="0" w:space="0" w:color="auto"/>
                    <w:bottom w:val="none" w:sz="0" w:space="0" w:color="auto"/>
                    <w:right w:val="none" w:sz="0" w:space="0" w:color="auto"/>
                  </w:divBdr>
                </w:div>
                <w:div w:id="1549682019">
                  <w:marLeft w:val="0"/>
                  <w:marRight w:val="0"/>
                  <w:marTop w:val="0"/>
                  <w:marBottom w:val="0"/>
                  <w:divBdr>
                    <w:top w:val="none" w:sz="0" w:space="0" w:color="auto"/>
                    <w:left w:val="none" w:sz="0" w:space="0" w:color="auto"/>
                    <w:bottom w:val="none" w:sz="0" w:space="0" w:color="auto"/>
                    <w:right w:val="none" w:sz="0" w:space="0" w:color="auto"/>
                  </w:divBdr>
                </w:div>
                <w:div w:id="1551383812">
                  <w:marLeft w:val="0"/>
                  <w:marRight w:val="0"/>
                  <w:marTop w:val="0"/>
                  <w:marBottom w:val="0"/>
                  <w:divBdr>
                    <w:top w:val="none" w:sz="0" w:space="0" w:color="auto"/>
                    <w:left w:val="none" w:sz="0" w:space="0" w:color="auto"/>
                    <w:bottom w:val="none" w:sz="0" w:space="0" w:color="auto"/>
                    <w:right w:val="none" w:sz="0" w:space="0" w:color="auto"/>
                  </w:divBdr>
                </w:div>
                <w:div w:id="1552304754">
                  <w:marLeft w:val="0"/>
                  <w:marRight w:val="0"/>
                  <w:marTop w:val="0"/>
                  <w:marBottom w:val="0"/>
                  <w:divBdr>
                    <w:top w:val="none" w:sz="0" w:space="0" w:color="auto"/>
                    <w:left w:val="none" w:sz="0" w:space="0" w:color="auto"/>
                    <w:bottom w:val="none" w:sz="0" w:space="0" w:color="auto"/>
                    <w:right w:val="none" w:sz="0" w:space="0" w:color="auto"/>
                  </w:divBdr>
                </w:div>
                <w:div w:id="1554124041">
                  <w:marLeft w:val="0"/>
                  <w:marRight w:val="0"/>
                  <w:marTop w:val="0"/>
                  <w:marBottom w:val="0"/>
                  <w:divBdr>
                    <w:top w:val="none" w:sz="0" w:space="0" w:color="auto"/>
                    <w:left w:val="none" w:sz="0" w:space="0" w:color="auto"/>
                    <w:bottom w:val="none" w:sz="0" w:space="0" w:color="auto"/>
                    <w:right w:val="none" w:sz="0" w:space="0" w:color="auto"/>
                  </w:divBdr>
                </w:div>
                <w:div w:id="1556431347">
                  <w:marLeft w:val="0"/>
                  <w:marRight w:val="0"/>
                  <w:marTop w:val="0"/>
                  <w:marBottom w:val="0"/>
                  <w:divBdr>
                    <w:top w:val="none" w:sz="0" w:space="0" w:color="auto"/>
                    <w:left w:val="none" w:sz="0" w:space="0" w:color="auto"/>
                    <w:bottom w:val="none" w:sz="0" w:space="0" w:color="auto"/>
                    <w:right w:val="none" w:sz="0" w:space="0" w:color="auto"/>
                  </w:divBdr>
                </w:div>
                <w:div w:id="1557085138">
                  <w:marLeft w:val="0"/>
                  <w:marRight w:val="0"/>
                  <w:marTop w:val="0"/>
                  <w:marBottom w:val="0"/>
                  <w:divBdr>
                    <w:top w:val="none" w:sz="0" w:space="0" w:color="auto"/>
                    <w:left w:val="none" w:sz="0" w:space="0" w:color="auto"/>
                    <w:bottom w:val="none" w:sz="0" w:space="0" w:color="auto"/>
                    <w:right w:val="none" w:sz="0" w:space="0" w:color="auto"/>
                  </w:divBdr>
                </w:div>
                <w:div w:id="1558131001">
                  <w:marLeft w:val="0"/>
                  <w:marRight w:val="0"/>
                  <w:marTop w:val="0"/>
                  <w:marBottom w:val="0"/>
                  <w:divBdr>
                    <w:top w:val="none" w:sz="0" w:space="0" w:color="auto"/>
                    <w:left w:val="none" w:sz="0" w:space="0" w:color="auto"/>
                    <w:bottom w:val="none" w:sz="0" w:space="0" w:color="auto"/>
                    <w:right w:val="none" w:sz="0" w:space="0" w:color="auto"/>
                  </w:divBdr>
                </w:div>
                <w:div w:id="1558391257">
                  <w:marLeft w:val="0"/>
                  <w:marRight w:val="0"/>
                  <w:marTop w:val="0"/>
                  <w:marBottom w:val="0"/>
                  <w:divBdr>
                    <w:top w:val="none" w:sz="0" w:space="0" w:color="auto"/>
                    <w:left w:val="none" w:sz="0" w:space="0" w:color="auto"/>
                    <w:bottom w:val="none" w:sz="0" w:space="0" w:color="auto"/>
                    <w:right w:val="none" w:sz="0" w:space="0" w:color="auto"/>
                  </w:divBdr>
                </w:div>
                <w:div w:id="1558400429">
                  <w:marLeft w:val="0"/>
                  <w:marRight w:val="0"/>
                  <w:marTop w:val="0"/>
                  <w:marBottom w:val="0"/>
                  <w:divBdr>
                    <w:top w:val="none" w:sz="0" w:space="0" w:color="auto"/>
                    <w:left w:val="none" w:sz="0" w:space="0" w:color="auto"/>
                    <w:bottom w:val="none" w:sz="0" w:space="0" w:color="auto"/>
                    <w:right w:val="none" w:sz="0" w:space="0" w:color="auto"/>
                  </w:divBdr>
                </w:div>
                <w:div w:id="1558665971">
                  <w:marLeft w:val="0"/>
                  <w:marRight w:val="0"/>
                  <w:marTop w:val="0"/>
                  <w:marBottom w:val="0"/>
                  <w:divBdr>
                    <w:top w:val="none" w:sz="0" w:space="0" w:color="auto"/>
                    <w:left w:val="none" w:sz="0" w:space="0" w:color="auto"/>
                    <w:bottom w:val="none" w:sz="0" w:space="0" w:color="auto"/>
                    <w:right w:val="none" w:sz="0" w:space="0" w:color="auto"/>
                  </w:divBdr>
                </w:div>
                <w:div w:id="1559046651">
                  <w:marLeft w:val="0"/>
                  <w:marRight w:val="0"/>
                  <w:marTop w:val="0"/>
                  <w:marBottom w:val="0"/>
                  <w:divBdr>
                    <w:top w:val="none" w:sz="0" w:space="0" w:color="auto"/>
                    <w:left w:val="none" w:sz="0" w:space="0" w:color="auto"/>
                    <w:bottom w:val="none" w:sz="0" w:space="0" w:color="auto"/>
                    <w:right w:val="none" w:sz="0" w:space="0" w:color="auto"/>
                  </w:divBdr>
                </w:div>
                <w:div w:id="1559440415">
                  <w:marLeft w:val="0"/>
                  <w:marRight w:val="0"/>
                  <w:marTop w:val="0"/>
                  <w:marBottom w:val="0"/>
                  <w:divBdr>
                    <w:top w:val="none" w:sz="0" w:space="0" w:color="auto"/>
                    <w:left w:val="none" w:sz="0" w:space="0" w:color="auto"/>
                    <w:bottom w:val="none" w:sz="0" w:space="0" w:color="auto"/>
                    <w:right w:val="none" w:sz="0" w:space="0" w:color="auto"/>
                  </w:divBdr>
                </w:div>
                <w:div w:id="1559976153">
                  <w:marLeft w:val="0"/>
                  <w:marRight w:val="0"/>
                  <w:marTop w:val="0"/>
                  <w:marBottom w:val="0"/>
                  <w:divBdr>
                    <w:top w:val="none" w:sz="0" w:space="0" w:color="auto"/>
                    <w:left w:val="none" w:sz="0" w:space="0" w:color="auto"/>
                    <w:bottom w:val="none" w:sz="0" w:space="0" w:color="auto"/>
                    <w:right w:val="none" w:sz="0" w:space="0" w:color="auto"/>
                  </w:divBdr>
                </w:div>
                <w:div w:id="1560356793">
                  <w:marLeft w:val="0"/>
                  <w:marRight w:val="0"/>
                  <w:marTop w:val="0"/>
                  <w:marBottom w:val="0"/>
                  <w:divBdr>
                    <w:top w:val="none" w:sz="0" w:space="0" w:color="auto"/>
                    <w:left w:val="none" w:sz="0" w:space="0" w:color="auto"/>
                    <w:bottom w:val="none" w:sz="0" w:space="0" w:color="auto"/>
                    <w:right w:val="none" w:sz="0" w:space="0" w:color="auto"/>
                  </w:divBdr>
                </w:div>
                <w:div w:id="1560746147">
                  <w:marLeft w:val="0"/>
                  <w:marRight w:val="0"/>
                  <w:marTop w:val="0"/>
                  <w:marBottom w:val="0"/>
                  <w:divBdr>
                    <w:top w:val="none" w:sz="0" w:space="0" w:color="auto"/>
                    <w:left w:val="none" w:sz="0" w:space="0" w:color="auto"/>
                    <w:bottom w:val="none" w:sz="0" w:space="0" w:color="auto"/>
                    <w:right w:val="none" w:sz="0" w:space="0" w:color="auto"/>
                  </w:divBdr>
                </w:div>
                <w:div w:id="1564834632">
                  <w:marLeft w:val="0"/>
                  <w:marRight w:val="0"/>
                  <w:marTop w:val="0"/>
                  <w:marBottom w:val="0"/>
                  <w:divBdr>
                    <w:top w:val="none" w:sz="0" w:space="0" w:color="auto"/>
                    <w:left w:val="none" w:sz="0" w:space="0" w:color="auto"/>
                    <w:bottom w:val="none" w:sz="0" w:space="0" w:color="auto"/>
                    <w:right w:val="none" w:sz="0" w:space="0" w:color="auto"/>
                  </w:divBdr>
                </w:div>
                <w:div w:id="1566061250">
                  <w:marLeft w:val="0"/>
                  <w:marRight w:val="0"/>
                  <w:marTop w:val="0"/>
                  <w:marBottom w:val="0"/>
                  <w:divBdr>
                    <w:top w:val="none" w:sz="0" w:space="0" w:color="auto"/>
                    <w:left w:val="none" w:sz="0" w:space="0" w:color="auto"/>
                    <w:bottom w:val="none" w:sz="0" w:space="0" w:color="auto"/>
                    <w:right w:val="none" w:sz="0" w:space="0" w:color="auto"/>
                  </w:divBdr>
                </w:div>
                <w:div w:id="1566642731">
                  <w:marLeft w:val="0"/>
                  <w:marRight w:val="0"/>
                  <w:marTop w:val="0"/>
                  <w:marBottom w:val="0"/>
                  <w:divBdr>
                    <w:top w:val="none" w:sz="0" w:space="0" w:color="auto"/>
                    <w:left w:val="none" w:sz="0" w:space="0" w:color="auto"/>
                    <w:bottom w:val="none" w:sz="0" w:space="0" w:color="auto"/>
                    <w:right w:val="none" w:sz="0" w:space="0" w:color="auto"/>
                  </w:divBdr>
                </w:div>
                <w:div w:id="1567908835">
                  <w:marLeft w:val="0"/>
                  <w:marRight w:val="0"/>
                  <w:marTop w:val="0"/>
                  <w:marBottom w:val="0"/>
                  <w:divBdr>
                    <w:top w:val="none" w:sz="0" w:space="0" w:color="auto"/>
                    <w:left w:val="none" w:sz="0" w:space="0" w:color="auto"/>
                    <w:bottom w:val="none" w:sz="0" w:space="0" w:color="auto"/>
                    <w:right w:val="none" w:sz="0" w:space="0" w:color="auto"/>
                  </w:divBdr>
                </w:div>
                <w:div w:id="1568027397">
                  <w:marLeft w:val="0"/>
                  <w:marRight w:val="0"/>
                  <w:marTop w:val="0"/>
                  <w:marBottom w:val="0"/>
                  <w:divBdr>
                    <w:top w:val="none" w:sz="0" w:space="0" w:color="auto"/>
                    <w:left w:val="none" w:sz="0" w:space="0" w:color="auto"/>
                    <w:bottom w:val="none" w:sz="0" w:space="0" w:color="auto"/>
                    <w:right w:val="none" w:sz="0" w:space="0" w:color="auto"/>
                  </w:divBdr>
                </w:div>
                <w:div w:id="1570143136">
                  <w:marLeft w:val="0"/>
                  <w:marRight w:val="0"/>
                  <w:marTop w:val="0"/>
                  <w:marBottom w:val="0"/>
                  <w:divBdr>
                    <w:top w:val="none" w:sz="0" w:space="0" w:color="auto"/>
                    <w:left w:val="none" w:sz="0" w:space="0" w:color="auto"/>
                    <w:bottom w:val="none" w:sz="0" w:space="0" w:color="auto"/>
                    <w:right w:val="none" w:sz="0" w:space="0" w:color="auto"/>
                  </w:divBdr>
                </w:div>
                <w:div w:id="1570769758">
                  <w:marLeft w:val="0"/>
                  <w:marRight w:val="0"/>
                  <w:marTop w:val="0"/>
                  <w:marBottom w:val="0"/>
                  <w:divBdr>
                    <w:top w:val="none" w:sz="0" w:space="0" w:color="auto"/>
                    <w:left w:val="none" w:sz="0" w:space="0" w:color="auto"/>
                    <w:bottom w:val="none" w:sz="0" w:space="0" w:color="auto"/>
                    <w:right w:val="none" w:sz="0" w:space="0" w:color="auto"/>
                  </w:divBdr>
                </w:div>
                <w:div w:id="1572160654">
                  <w:marLeft w:val="0"/>
                  <w:marRight w:val="0"/>
                  <w:marTop w:val="0"/>
                  <w:marBottom w:val="0"/>
                  <w:divBdr>
                    <w:top w:val="none" w:sz="0" w:space="0" w:color="auto"/>
                    <w:left w:val="none" w:sz="0" w:space="0" w:color="auto"/>
                    <w:bottom w:val="none" w:sz="0" w:space="0" w:color="auto"/>
                    <w:right w:val="none" w:sz="0" w:space="0" w:color="auto"/>
                  </w:divBdr>
                </w:div>
                <w:div w:id="1574314384">
                  <w:marLeft w:val="0"/>
                  <w:marRight w:val="0"/>
                  <w:marTop w:val="0"/>
                  <w:marBottom w:val="0"/>
                  <w:divBdr>
                    <w:top w:val="none" w:sz="0" w:space="0" w:color="auto"/>
                    <w:left w:val="none" w:sz="0" w:space="0" w:color="auto"/>
                    <w:bottom w:val="none" w:sz="0" w:space="0" w:color="auto"/>
                    <w:right w:val="none" w:sz="0" w:space="0" w:color="auto"/>
                  </w:divBdr>
                </w:div>
                <w:div w:id="1574463179">
                  <w:marLeft w:val="0"/>
                  <w:marRight w:val="0"/>
                  <w:marTop w:val="0"/>
                  <w:marBottom w:val="0"/>
                  <w:divBdr>
                    <w:top w:val="none" w:sz="0" w:space="0" w:color="auto"/>
                    <w:left w:val="none" w:sz="0" w:space="0" w:color="auto"/>
                    <w:bottom w:val="none" w:sz="0" w:space="0" w:color="auto"/>
                    <w:right w:val="none" w:sz="0" w:space="0" w:color="auto"/>
                  </w:divBdr>
                </w:div>
                <w:div w:id="1575361224">
                  <w:marLeft w:val="0"/>
                  <w:marRight w:val="0"/>
                  <w:marTop w:val="0"/>
                  <w:marBottom w:val="0"/>
                  <w:divBdr>
                    <w:top w:val="none" w:sz="0" w:space="0" w:color="auto"/>
                    <w:left w:val="none" w:sz="0" w:space="0" w:color="auto"/>
                    <w:bottom w:val="none" w:sz="0" w:space="0" w:color="auto"/>
                    <w:right w:val="none" w:sz="0" w:space="0" w:color="auto"/>
                  </w:divBdr>
                </w:div>
                <w:div w:id="1575552330">
                  <w:marLeft w:val="0"/>
                  <w:marRight w:val="0"/>
                  <w:marTop w:val="0"/>
                  <w:marBottom w:val="0"/>
                  <w:divBdr>
                    <w:top w:val="none" w:sz="0" w:space="0" w:color="auto"/>
                    <w:left w:val="none" w:sz="0" w:space="0" w:color="auto"/>
                    <w:bottom w:val="none" w:sz="0" w:space="0" w:color="auto"/>
                    <w:right w:val="none" w:sz="0" w:space="0" w:color="auto"/>
                  </w:divBdr>
                </w:div>
                <w:div w:id="1575890558">
                  <w:marLeft w:val="0"/>
                  <w:marRight w:val="0"/>
                  <w:marTop w:val="0"/>
                  <w:marBottom w:val="0"/>
                  <w:divBdr>
                    <w:top w:val="none" w:sz="0" w:space="0" w:color="auto"/>
                    <w:left w:val="none" w:sz="0" w:space="0" w:color="auto"/>
                    <w:bottom w:val="none" w:sz="0" w:space="0" w:color="auto"/>
                    <w:right w:val="none" w:sz="0" w:space="0" w:color="auto"/>
                  </w:divBdr>
                </w:div>
                <w:div w:id="1577015983">
                  <w:marLeft w:val="0"/>
                  <w:marRight w:val="0"/>
                  <w:marTop w:val="0"/>
                  <w:marBottom w:val="0"/>
                  <w:divBdr>
                    <w:top w:val="none" w:sz="0" w:space="0" w:color="auto"/>
                    <w:left w:val="none" w:sz="0" w:space="0" w:color="auto"/>
                    <w:bottom w:val="none" w:sz="0" w:space="0" w:color="auto"/>
                    <w:right w:val="none" w:sz="0" w:space="0" w:color="auto"/>
                  </w:divBdr>
                </w:div>
                <w:div w:id="1579906104">
                  <w:marLeft w:val="0"/>
                  <w:marRight w:val="0"/>
                  <w:marTop w:val="0"/>
                  <w:marBottom w:val="0"/>
                  <w:divBdr>
                    <w:top w:val="none" w:sz="0" w:space="0" w:color="auto"/>
                    <w:left w:val="none" w:sz="0" w:space="0" w:color="auto"/>
                    <w:bottom w:val="none" w:sz="0" w:space="0" w:color="auto"/>
                    <w:right w:val="none" w:sz="0" w:space="0" w:color="auto"/>
                  </w:divBdr>
                </w:div>
                <w:div w:id="1579943376">
                  <w:marLeft w:val="0"/>
                  <w:marRight w:val="0"/>
                  <w:marTop w:val="0"/>
                  <w:marBottom w:val="0"/>
                  <w:divBdr>
                    <w:top w:val="none" w:sz="0" w:space="0" w:color="auto"/>
                    <w:left w:val="none" w:sz="0" w:space="0" w:color="auto"/>
                    <w:bottom w:val="none" w:sz="0" w:space="0" w:color="auto"/>
                    <w:right w:val="none" w:sz="0" w:space="0" w:color="auto"/>
                  </w:divBdr>
                </w:div>
                <w:div w:id="1580673047">
                  <w:marLeft w:val="0"/>
                  <w:marRight w:val="0"/>
                  <w:marTop w:val="0"/>
                  <w:marBottom w:val="0"/>
                  <w:divBdr>
                    <w:top w:val="none" w:sz="0" w:space="0" w:color="auto"/>
                    <w:left w:val="none" w:sz="0" w:space="0" w:color="auto"/>
                    <w:bottom w:val="none" w:sz="0" w:space="0" w:color="auto"/>
                    <w:right w:val="none" w:sz="0" w:space="0" w:color="auto"/>
                  </w:divBdr>
                </w:div>
                <w:div w:id="1584681361">
                  <w:marLeft w:val="0"/>
                  <w:marRight w:val="0"/>
                  <w:marTop w:val="0"/>
                  <w:marBottom w:val="0"/>
                  <w:divBdr>
                    <w:top w:val="none" w:sz="0" w:space="0" w:color="auto"/>
                    <w:left w:val="none" w:sz="0" w:space="0" w:color="auto"/>
                    <w:bottom w:val="none" w:sz="0" w:space="0" w:color="auto"/>
                    <w:right w:val="none" w:sz="0" w:space="0" w:color="auto"/>
                  </w:divBdr>
                </w:div>
                <w:div w:id="1586261253">
                  <w:marLeft w:val="0"/>
                  <w:marRight w:val="0"/>
                  <w:marTop w:val="0"/>
                  <w:marBottom w:val="0"/>
                  <w:divBdr>
                    <w:top w:val="none" w:sz="0" w:space="0" w:color="auto"/>
                    <w:left w:val="none" w:sz="0" w:space="0" w:color="auto"/>
                    <w:bottom w:val="none" w:sz="0" w:space="0" w:color="auto"/>
                    <w:right w:val="none" w:sz="0" w:space="0" w:color="auto"/>
                  </w:divBdr>
                </w:div>
                <w:div w:id="1586570636">
                  <w:marLeft w:val="0"/>
                  <w:marRight w:val="0"/>
                  <w:marTop w:val="0"/>
                  <w:marBottom w:val="0"/>
                  <w:divBdr>
                    <w:top w:val="none" w:sz="0" w:space="0" w:color="auto"/>
                    <w:left w:val="none" w:sz="0" w:space="0" w:color="auto"/>
                    <w:bottom w:val="none" w:sz="0" w:space="0" w:color="auto"/>
                    <w:right w:val="none" w:sz="0" w:space="0" w:color="auto"/>
                  </w:divBdr>
                </w:div>
                <w:div w:id="1587768172">
                  <w:marLeft w:val="0"/>
                  <w:marRight w:val="0"/>
                  <w:marTop w:val="0"/>
                  <w:marBottom w:val="0"/>
                  <w:divBdr>
                    <w:top w:val="none" w:sz="0" w:space="0" w:color="auto"/>
                    <w:left w:val="none" w:sz="0" w:space="0" w:color="auto"/>
                    <w:bottom w:val="none" w:sz="0" w:space="0" w:color="auto"/>
                    <w:right w:val="none" w:sz="0" w:space="0" w:color="auto"/>
                  </w:divBdr>
                </w:div>
                <w:div w:id="1588154720">
                  <w:marLeft w:val="0"/>
                  <w:marRight w:val="0"/>
                  <w:marTop w:val="0"/>
                  <w:marBottom w:val="0"/>
                  <w:divBdr>
                    <w:top w:val="none" w:sz="0" w:space="0" w:color="auto"/>
                    <w:left w:val="none" w:sz="0" w:space="0" w:color="auto"/>
                    <w:bottom w:val="none" w:sz="0" w:space="0" w:color="auto"/>
                    <w:right w:val="none" w:sz="0" w:space="0" w:color="auto"/>
                  </w:divBdr>
                </w:div>
                <w:div w:id="1588346106">
                  <w:marLeft w:val="0"/>
                  <w:marRight w:val="0"/>
                  <w:marTop w:val="0"/>
                  <w:marBottom w:val="0"/>
                  <w:divBdr>
                    <w:top w:val="none" w:sz="0" w:space="0" w:color="auto"/>
                    <w:left w:val="none" w:sz="0" w:space="0" w:color="auto"/>
                    <w:bottom w:val="none" w:sz="0" w:space="0" w:color="auto"/>
                    <w:right w:val="none" w:sz="0" w:space="0" w:color="auto"/>
                  </w:divBdr>
                </w:div>
                <w:div w:id="1591620743">
                  <w:marLeft w:val="0"/>
                  <w:marRight w:val="0"/>
                  <w:marTop w:val="0"/>
                  <w:marBottom w:val="0"/>
                  <w:divBdr>
                    <w:top w:val="none" w:sz="0" w:space="0" w:color="auto"/>
                    <w:left w:val="none" w:sz="0" w:space="0" w:color="auto"/>
                    <w:bottom w:val="none" w:sz="0" w:space="0" w:color="auto"/>
                    <w:right w:val="none" w:sz="0" w:space="0" w:color="auto"/>
                  </w:divBdr>
                </w:div>
                <w:div w:id="1593316168">
                  <w:marLeft w:val="0"/>
                  <w:marRight w:val="0"/>
                  <w:marTop w:val="0"/>
                  <w:marBottom w:val="0"/>
                  <w:divBdr>
                    <w:top w:val="none" w:sz="0" w:space="0" w:color="auto"/>
                    <w:left w:val="none" w:sz="0" w:space="0" w:color="auto"/>
                    <w:bottom w:val="none" w:sz="0" w:space="0" w:color="auto"/>
                    <w:right w:val="none" w:sz="0" w:space="0" w:color="auto"/>
                  </w:divBdr>
                </w:div>
                <w:div w:id="1594122130">
                  <w:marLeft w:val="0"/>
                  <w:marRight w:val="0"/>
                  <w:marTop w:val="0"/>
                  <w:marBottom w:val="0"/>
                  <w:divBdr>
                    <w:top w:val="none" w:sz="0" w:space="0" w:color="auto"/>
                    <w:left w:val="none" w:sz="0" w:space="0" w:color="auto"/>
                    <w:bottom w:val="none" w:sz="0" w:space="0" w:color="auto"/>
                    <w:right w:val="none" w:sz="0" w:space="0" w:color="auto"/>
                  </w:divBdr>
                </w:div>
                <w:div w:id="1595552505">
                  <w:marLeft w:val="0"/>
                  <w:marRight w:val="0"/>
                  <w:marTop w:val="0"/>
                  <w:marBottom w:val="0"/>
                  <w:divBdr>
                    <w:top w:val="none" w:sz="0" w:space="0" w:color="auto"/>
                    <w:left w:val="none" w:sz="0" w:space="0" w:color="auto"/>
                    <w:bottom w:val="none" w:sz="0" w:space="0" w:color="auto"/>
                    <w:right w:val="none" w:sz="0" w:space="0" w:color="auto"/>
                  </w:divBdr>
                </w:div>
                <w:div w:id="1596089302">
                  <w:marLeft w:val="0"/>
                  <w:marRight w:val="0"/>
                  <w:marTop w:val="0"/>
                  <w:marBottom w:val="0"/>
                  <w:divBdr>
                    <w:top w:val="none" w:sz="0" w:space="0" w:color="auto"/>
                    <w:left w:val="none" w:sz="0" w:space="0" w:color="auto"/>
                    <w:bottom w:val="none" w:sz="0" w:space="0" w:color="auto"/>
                    <w:right w:val="none" w:sz="0" w:space="0" w:color="auto"/>
                  </w:divBdr>
                </w:div>
                <w:div w:id="1596523949">
                  <w:marLeft w:val="0"/>
                  <w:marRight w:val="0"/>
                  <w:marTop w:val="0"/>
                  <w:marBottom w:val="0"/>
                  <w:divBdr>
                    <w:top w:val="none" w:sz="0" w:space="0" w:color="auto"/>
                    <w:left w:val="none" w:sz="0" w:space="0" w:color="auto"/>
                    <w:bottom w:val="none" w:sz="0" w:space="0" w:color="auto"/>
                    <w:right w:val="none" w:sz="0" w:space="0" w:color="auto"/>
                  </w:divBdr>
                </w:div>
                <w:div w:id="1597709386">
                  <w:marLeft w:val="0"/>
                  <w:marRight w:val="0"/>
                  <w:marTop w:val="0"/>
                  <w:marBottom w:val="0"/>
                  <w:divBdr>
                    <w:top w:val="none" w:sz="0" w:space="0" w:color="auto"/>
                    <w:left w:val="none" w:sz="0" w:space="0" w:color="auto"/>
                    <w:bottom w:val="none" w:sz="0" w:space="0" w:color="auto"/>
                    <w:right w:val="none" w:sz="0" w:space="0" w:color="auto"/>
                  </w:divBdr>
                </w:div>
                <w:div w:id="1599874282">
                  <w:marLeft w:val="0"/>
                  <w:marRight w:val="0"/>
                  <w:marTop w:val="0"/>
                  <w:marBottom w:val="0"/>
                  <w:divBdr>
                    <w:top w:val="none" w:sz="0" w:space="0" w:color="auto"/>
                    <w:left w:val="none" w:sz="0" w:space="0" w:color="auto"/>
                    <w:bottom w:val="none" w:sz="0" w:space="0" w:color="auto"/>
                    <w:right w:val="none" w:sz="0" w:space="0" w:color="auto"/>
                  </w:divBdr>
                </w:div>
                <w:div w:id="1603757227">
                  <w:marLeft w:val="0"/>
                  <w:marRight w:val="0"/>
                  <w:marTop w:val="0"/>
                  <w:marBottom w:val="0"/>
                  <w:divBdr>
                    <w:top w:val="none" w:sz="0" w:space="0" w:color="auto"/>
                    <w:left w:val="none" w:sz="0" w:space="0" w:color="auto"/>
                    <w:bottom w:val="none" w:sz="0" w:space="0" w:color="auto"/>
                    <w:right w:val="none" w:sz="0" w:space="0" w:color="auto"/>
                  </w:divBdr>
                </w:div>
                <w:div w:id="1606842662">
                  <w:marLeft w:val="0"/>
                  <w:marRight w:val="0"/>
                  <w:marTop w:val="0"/>
                  <w:marBottom w:val="0"/>
                  <w:divBdr>
                    <w:top w:val="none" w:sz="0" w:space="0" w:color="auto"/>
                    <w:left w:val="none" w:sz="0" w:space="0" w:color="auto"/>
                    <w:bottom w:val="none" w:sz="0" w:space="0" w:color="auto"/>
                    <w:right w:val="none" w:sz="0" w:space="0" w:color="auto"/>
                  </w:divBdr>
                </w:div>
                <w:div w:id="1607344944">
                  <w:marLeft w:val="0"/>
                  <w:marRight w:val="0"/>
                  <w:marTop w:val="0"/>
                  <w:marBottom w:val="0"/>
                  <w:divBdr>
                    <w:top w:val="none" w:sz="0" w:space="0" w:color="auto"/>
                    <w:left w:val="none" w:sz="0" w:space="0" w:color="auto"/>
                    <w:bottom w:val="none" w:sz="0" w:space="0" w:color="auto"/>
                    <w:right w:val="none" w:sz="0" w:space="0" w:color="auto"/>
                  </w:divBdr>
                </w:div>
                <w:div w:id="1607424988">
                  <w:marLeft w:val="0"/>
                  <w:marRight w:val="0"/>
                  <w:marTop w:val="0"/>
                  <w:marBottom w:val="0"/>
                  <w:divBdr>
                    <w:top w:val="none" w:sz="0" w:space="0" w:color="auto"/>
                    <w:left w:val="none" w:sz="0" w:space="0" w:color="auto"/>
                    <w:bottom w:val="none" w:sz="0" w:space="0" w:color="auto"/>
                    <w:right w:val="none" w:sz="0" w:space="0" w:color="auto"/>
                  </w:divBdr>
                </w:div>
                <w:div w:id="1607997862">
                  <w:marLeft w:val="0"/>
                  <w:marRight w:val="0"/>
                  <w:marTop w:val="0"/>
                  <w:marBottom w:val="0"/>
                  <w:divBdr>
                    <w:top w:val="none" w:sz="0" w:space="0" w:color="auto"/>
                    <w:left w:val="none" w:sz="0" w:space="0" w:color="auto"/>
                    <w:bottom w:val="none" w:sz="0" w:space="0" w:color="auto"/>
                    <w:right w:val="none" w:sz="0" w:space="0" w:color="auto"/>
                  </w:divBdr>
                </w:div>
                <w:div w:id="1609122184">
                  <w:marLeft w:val="0"/>
                  <w:marRight w:val="0"/>
                  <w:marTop w:val="0"/>
                  <w:marBottom w:val="0"/>
                  <w:divBdr>
                    <w:top w:val="none" w:sz="0" w:space="0" w:color="auto"/>
                    <w:left w:val="none" w:sz="0" w:space="0" w:color="auto"/>
                    <w:bottom w:val="none" w:sz="0" w:space="0" w:color="auto"/>
                    <w:right w:val="none" w:sz="0" w:space="0" w:color="auto"/>
                  </w:divBdr>
                </w:div>
                <w:div w:id="1609317582">
                  <w:marLeft w:val="0"/>
                  <w:marRight w:val="0"/>
                  <w:marTop w:val="0"/>
                  <w:marBottom w:val="0"/>
                  <w:divBdr>
                    <w:top w:val="none" w:sz="0" w:space="0" w:color="auto"/>
                    <w:left w:val="none" w:sz="0" w:space="0" w:color="auto"/>
                    <w:bottom w:val="none" w:sz="0" w:space="0" w:color="auto"/>
                    <w:right w:val="none" w:sz="0" w:space="0" w:color="auto"/>
                  </w:divBdr>
                </w:div>
                <w:div w:id="1611428572">
                  <w:marLeft w:val="0"/>
                  <w:marRight w:val="0"/>
                  <w:marTop w:val="0"/>
                  <w:marBottom w:val="0"/>
                  <w:divBdr>
                    <w:top w:val="none" w:sz="0" w:space="0" w:color="auto"/>
                    <w:left w:val="none" w:sz="0" w:space="0" w:color="auto"/>
                    <w:bottom w:val="none" w:sz="0" w:space="0" w:color="auto"/>
                    <w:right w:val="none" w:sz="0" w:space="0" w:color="auto"/>
                  </w:divBdr>
                </w:div>
                <w:div w:id="1611858769">
                  <w:marLeft w:val="0"/>
                  <w:marRight w:val="0"/>
                  <w:marTop w:val="0"/>
                  <w:marBottom w:val="0"/>
                  <w:divBdr>
                    <w:top w:val="none" w:sz="0" w:space="0" w:color="auto"/>
                    <w:left w:val="none" w:sz="0" w:space="0" w:color="auto"/>
                    <w:bottom w:val="none" w:sz="0" w:space="0" w:color="auto"/>
                    <w:right w:val="none" w:sz="0" w:space="0" w:color="auto"/>
                  </w:divBdr>
                </w:div>
                <w:div w:id="1611889887">
                  <w:marLeft w:val="0"/>
                  <w:marRight w:val="0"/>
                  <w:marTop w:val="0"/>
                  <w:marBottom w:val="0"/>
                  <w:divBdr>
                    <w:top w:val="none" w:sz="0" w:space="0" w:color="auto"/>
                    <w:left w:val="none" w:sz="0" w:space="0" w:color="auto"/>
                    <w:bottom w:val="none" w:sz="0" w:space="0" w:color="auto"/>
                    <w:right w:val="none" w:sz="0" w:space="0" w:color="auto"/>
                  </w:divBdr>
                </w:div>
                <w:div w:id="1612857358">
                  <w:marLeft w:val="0"/>
                  <w:marRight w:val="0"/>
                  <w:marTop w:val="0"/>
                  <w:marBottom w:val="0"/>
                  <w:divBdr>
                    <w:top w:val="none" w:sz="0" w:space="0" w:color="auto"/>
                    <w:left w:val="none" w:sz="0" w:space="0" w:color="auto"/>
                    <w:bottom w:val="none" w:sz="0" w:space="0" w:color="auto"/>
                    <w:right w:val="none" w:sz="0" w:space="0" w:color="auto"/>
                  </w:divBdr>
                </w:div>
                <w:div w:id="1616324609">
                  <w:marLeft w:val="0"/>
                  <w:marRight w:val="0"/>
                  <w:marTop w:val="0"/>
                  <w:marBottom w:val="0"/>
                  <w:divBdr>
                    <w:top w:val="none" w:sz="0" w:space="0" w:color="auto"/>
                    <w:left w:val="none" w:sz="0" w:space="0" w:color="auto"/>
                    <w:bottom w:val="none" w:sz="0" w:space="0" w:color="auto"/>
                    <w:right w:val="none" w:sz="0" w:space="0" w:color="auto"/>
                  </w:divBdr>
                </w:div>
                <w:div w:id="1616911615">
                  <w:marLeft w:val="0"/>
                  <w:marRight w:val="0"/>
                  <w:marTop w:val="0"/>
                  <w:marBottom w:val="0"/>
                  <w:divBdr>
                    <w:top w:val="none" w:sz="0" w:space="0" w:color="auto"/>
                    <w:left w:val="none" w:sz="0" w:space="0" w:color="auto"/>
                    <w:bottom w:val="none" w:sz="0" w:space="0" w:color="auto"/>
                    <w:right w:val="none" w:sz="0" w:space="0" w:color="auto"/>
                  </w:divBdr>
                </w:div>
                <w:div w:id="1616982179">
                  <w:marLeft w:val="0"/>
                  <w:marRight w:val="0"/>
                  <w:marTop w:val="0"/>
                  <w:marBottom w:val="0"/>
                  <w:divBdr>
                    <w:top w:val="none" w:sz="0" w:space="0" w:color="auto"/>
                    <w:left w:val="none" w:sz="0" w:space="0" w:color="auto"/>
                    <w:bottom w:val="none" w:sz="0" w:space="0" w:color="auto"/>
                    <w:right w:val="none" w:sz="0" w:space="0" w:color="auto"/>
                  </w:divBdr>
                </w:div>
                <w:div w:id="1617638862">
                  <w:marLeft w:val="0"/>
                  <w:marRight w:val="0"/>
                  <w:marTop w:val="0"/>
                  <w:marBottom w:val="0"/>
                  <w:divBdr>
                    <w:top w:val="none" w:sz="0" w:space="0" w:color="auto"/>
                    <w:left w:val="none" w:sz="0" w:space="0" w:color="auto"/>
                    <w:bottom w:val="none" w:sz="0" w:space="0" w:color="auto"/>
                    <w:right w:val="none" w:sz="0" w:space="0" w:color="auto"/>
                  </w:divBdr>
                </w:div>
                <w:div w:id="1619020265">
                  <w:marLeft w:val="0"/>
                  <w:marRight w:val="0"/>
                  <w:marTop w:val="0"/>
                  <w:marBottom w:val="0"/>
                  <w:divBdr>
                    <w:top w:val="none" w:sz="0" w:space="0" w:color="auto"/>
                    <w:left w:val="none" w:sz="0" w:space="0" w:color="auto"/>
                    <w:bottom w:val="none" w:sz="0" w:space="0" w:color="auto"/>
                    <w:right w:val="none" w:sz="0" w:space="0" w:color="auto"/>
                  </w:divBdr>
                </w:div>
                <w:div w:id="1619677277">
                  <w:marLeft w:val="0"/>
                  <w:marRight w:val="0"/>
                  <w:marTop w:val="0"/>
                  <w:marBottom w:val="0"/>
                  <w:divBdr>
                    <w:top w:val="none" w:sz="0" w:space="0" w:color="auto"/>
                    <w:left w:val="none" w:sz="0" w:space="0" w:color="auto"/>
                    <w:bottom w:val="none" w:sz="0" w:space="0" w:color="auto"/>
                    <w:right w:val="none" w:sz="0" w:space="0" w:color="auto"/>
                  </w:divBdr>
                </w:div>
                <w:div w:id="1620139400">
                  <w:marLeft w:val="0"/>
                  <w:marRight w:val="0"/>
                  <w:marTop w:val="0"/>
                  <w:marBottom w:val="0"/>
                  <w:divBdr>
                    <w:top w:val="none" w:sz="0" w:space="0" w:color="auto"/>
                    <w:left w:val="none" w:sz="0" w:space="0" w:color="auto"/>
                    <w:bottom w:val="none" w:sz="0" w:space="0" w:color="auto"/>
                    <w:right w:val="none" w:sz="0" w:space="0" w:color="auto"/>
                  </w:divBdr>
                </w:div>
                <w:div w:id="1622228124">
                  <w:marLeft w:val="0"/>
                  <w:marRight w:val="0"/>
                  <w:marTop w:val="0"/>
                  <w:marBottom w:val="0"/>
                  <w:divBdr>
                    <w:top w:val="none" w:sz="0" w:space="0" w:color="auto"/>
                    <w:left w:val="none" w:sz="0" w:space="0" w:color="auto"/>
                    <w:bottom w:val="none" w:sz="0" w:space="0" w:color="auto"/>
                    <w:right w:val="none" w:sz="0" w:space="0" w:color="auto"/>
                  </w:divBdr>
                </w:div>
                <w:div w:id="1623029349">
                  <w:marLeft w:val="0"/>
                  <w:marRight w:val="0"/>
                  <w:marTop w:val="0"/>
                  <w:marBottom w:val="0"/>
                  <w:divBdr>
                    <w:top w:val="none" w:sz="0" w:space="0" w:color="auto"/>
                    <w:left w:val="none" w:sz="0" w:space="0" w:color="auto"/>
                    <w:bottom w:val="none" w:sz="0" w:space="0" w:color="auto"/>
                    <w:right w:val="none" w:sz="0" w:space="0" w:color="auto"/>
                  </w:divBdr>
                </w:div>
                <w:div w:id="1623878514">
                  <w:marLeft w:val="0"/>
                  <w:marRight w:val="0"/>
                  <w:marTop w:val="0"/>
                  <w:marBottom w:val="0"/>
                  <w:divBdr>
                    <w:top w:val="none" w:sz="0" w:space="0" w:color="auto"/>
                    <w:left w:val="none" w:sz="0" w:space="0" w:color="auto"/>
                    <w:bottom w:val="none" w:sz="0" w:space="0" w:color="auto"/>
                    <w:right w:val="none" w:sz="0" w:space="0" w:color="auto"/>
                  </w:divBdr>
                </w:div>
                <w:div w:id="1625303668">
                  <w:marLeft w:val="0"/>
                  <w:marRight w:val="0"/>
                  <w:marTop w:val="0"/>
                  <w:marBottom w:val="0"/>
                  <w:divBdr>
                    <w:top w:val="none" w:sz="0" w:space="0" w:color="auto"/>
                    <w:left w:val="none" w:sz="0" w:space="0" w:color="auto"/>
                    <w:bottom w:val="none" w:sz="0" w:space="0" w:color="auto"/>
                    <w:right w:val="none" w:sz="0" w:space="0" w:color="auto"/>
                  </w:divBdr>
                </w:div>
                <w:div w:id="1627466091">
                  <w:marLeft w:val="0"/>
                  <w:marRight w:val="0"/>
                  <w:marTop w:val="0"/>
                  <w:marBottom w:val="0"/>
                  <w:divBdr>
                    <w:top w:val="none" w:sz="0" w:space="0" w:color="auto"/>
                    <w:left w:val="none" w:sz="0" w:space="0" w:color="auto"/>
                    <w:bottom w:val="none" w:sz="0" w:space="0" w:color="auto"/>
                    <w:right w:val="none" w:sz="0" w:space="0" w:color="auto"/>
                  </w:divBdr>
                </w:div>
                <w:div w:id="1627586980">
                  <w:marLeft w:val="0"/>
                  <w:marRight w:val="0"/>
                  <w:marTop w:val="0"/>
                  <w:marBottom w:val="0"/>
                  <w:divBdr>
                    <w:top w:val="none" w:sz="0" w:space="0" w:color="auto"/>
                    <w:left w:val="none" w:sz="0" w:space="0" w:color="auto"/>
                    <w:bottom w:val="none" w:sz="0" w:space="0" w:color="auto"/>
                    <w:right w:val="none" w:sz="0" w:space="0" w:color="auto"/>
                  </w:divBdr>
                </w:div>
                <w:div w:id="1628319210">
                  <w:marLeft w:val="0"/>
                  <w:marRight w:val="0"/>
                  <w:marTop w:val="0"/>
                  <w:marBottom w:val="0"/>
                  <w:divBdr>
                    <w:top w:val="none" w:sz="0" w:space="0" w:color="auto"/>
                    <w:left w:val="none" w:sz="0" w:space="0" w:color="auto"/>
                    <w:bottom w:val="none" w:sz="0" w:space="0" w:color="auto"/>
                    <w:right w:val="none" w:sz="0" w:space="0" w:color="auto"/>
                  </w:divBdr>
                </w:div>
                <w:div w:id="1628972520">
                  <w:marLeft w:val="0"/>
                  <w:marRight w:val="0"/>
                  <w:marTop w:val="0"/>
                  <w:marBottom w:val="0"/>
                  <w:divBdr>
                    <w:top w:val="none" w:sz="0" w:space="0" w:color="auto"/>
                    <w:left w:val="none" w:sz="0" w:space="0" w:color="auto"/>
                    <w:bottom w:val="none" w:sz="0" w:space="0" w:color="auto"/>
                    <w:right w:val="none" w:sz="0" w:space="0" w:color="auto"/>
                  </w:divBdr>
                </w:div>
                <w:div w:id="1629552704">
                  <w:marLeft w:val="0"/>
                  <w:marRight w:val="0"/>
                  <w:marTop w:val="0"/>
                  <w:marBottom w:val="0"/>
                  <w:divBdr>
                    <w:top w:val="none" w:sz="0" w:space="0" w:color="auto"/>
                    <w:left w:val="none" w:sz="0" w:space="0" w:color="auto"/>
                    <w:bottom w:val="none" w:sz="0" w:space="0" w:color="auto"/>
                    <w:right w:val="none" w:sz="0" w:space="0" w:color="auto"/>
                  </w:divBdr>
                </w:div>
                <w:div w:id="1630552516">
                  <w:marLeft w:val="0"/>
                  <w:marRight w:val="0"/>
                  <w:marTop w:val="0"/>
                  <w:marBottom w:val="0"/>
                  <w:divBdr>
                    <w:top w:val="none" w:sz="0" w:space="0" w:color="auto"/>
                    <w:left w:val="none" w:sz="0" w:space="0" w:color="auto"/>
                    <w:bottom w:val="none" w:sz="0" w:space="0" w:color="auto"/>
                    <w:right w:val="none" w:sz="0" w:space="0" w:color="auto"/>
                  </w:divBdr>
                </w:div>
                <w:div w:id="1631282964">
                  <w:marLeft w:val="0"/>
                  <w:marRight w:val="0"/>
                  <w:marTop w:val="0"/>
                  <w:marBottom w:val="0"/>
                  <w:divBdr>
                    <w:top w:val="none" w:sz="0" w:space="0" w:color="auto"/>
                    <w:left w:val="none" w:sz="0" w:space="0" w:color="auto"/>
                    <w:bottom w:val="none" w:sz="0" w:space="0" w:color="auto"/>
                    <w:right w:val="none" w:sz="0" w:space="0" w:color="auto"/>
                  </w:divBdr>
                </w:div>
                <w:div w:id="1631788147">
                  <w:marLeft w:val="0"/>
                  <w:marRight w:val="0"/>
                  <w:marTop w:val="0"/>
                  <w:marBottom w:val="0"/>
                  <w:divBdr>
                    <w:top w:val="none" w:sz="0" w:space="0" w:color="auto"/>
                    <w:left w:val="none" w:sz="0" w:space="0" w:color="auto"/>
                    <w:bottom w:val="none" w:sz="0" w:space="0" w:color="auto"/>
                    <w:right w:val="none" w:sz="0" w:space="0" w:color="auto"/>
                  </w:divBdr>
                </w:div>
                <w:div w:id="1635914747">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643074643">
                  <w:marLeft w:val="0"/>
                  <w:marRight w:val="0"/>
                  <w:marTop w:val="0"/>
                  <w:marBottom w:val="0"/>
                  <w:divBdr>
                    <w:top w:val="none" w:sz="0" w:space="0" w:color="auto"/>
                    <w:left w:val="none" w:sz="0" w:space="0" w:color="auto"/>
                    <w:bottom w:val="none" w:sz="0" w:space="0" w:color="auto"/>
                    <w:right w:val="none" w:sz="0" w:space="0" w:color="auto"/>
                  </w:divBdr>
                </w:div>
                <w:div w:id="1643734895">
                  <w:marLeft w:val="0"/>
                  <w:marRight w:val="0"/>
                  <w:marTop w:val="0"/>
                  <w:marBottom w:val="0"/>
                  <w:divBdr>
                    <w:top w:val="none" w:sz="0" w:space="0" w:color="auto"/>
                    <w:left w:val="none" w:sz="0" w:space="0" w:color="auto"/>
                    <w:bottom w:val="none" w:sz="0" w:space="0" w:color="auto"/>
                    <w:right w:val="none" w:sz="0" w:space="0" w:color="auto"/>
                  </w:divBdr>
                </w:div>
                <w:div w:id="1645621003">
                  <w:marLeft w:val="0"/>
                  <w:marRight w:val="0"/>
                  <w:marTop w:val="0"/>
                  <w:marBottom w:val="0"/>
                  <w:divBdr>
                    <w:top w:val="none" w:sz="0" w:space="0" w:color="auto"/>
                    <w:left w:val="none" w:sz="0" w:space="0" w:color="auto"/>
                    <w:bottom w:val="none" w:sz="0" w:space="0" w:color="auto"/>
                    <w:right w:val="none" w:sz="0" w:space="0" w:color="auto"/>
                  </w:divBdr>
                </w:div>
                <w:div w:id="1649550900">
                  <w:marLeft w:val="0"/>
                  <w:marRight w:val="0"/>
                  <w:marTop w:val="0"/>
                  <w:marBottom w:val="0"/>
                  <w:divBdr>
                    <w:top w:val="none" w:sz="0" w:space="0" w:color="auto"/>
                    <w:left w:val="none" w:sz="0" w:space="0" w:color="auto"/>
                    <w:bottom w:val="none" w:sz="0" w:space="0" w:color="auto"/>
                    <w:right w:val="none" w:sz="0" w:space="0" w:color="auto"/>
                  </w:divBdr>
                </w:div>
                <w:div w:id="1650791898">
                  <w:marLeft w:val="0"/>
                  <w:marRight w:val="0"/>
                  <w:marTop w:val="0"/>
                  <w:marBottom w:val="0"/>
                  <w:divBdr>
                    <w:top w:val="none" w:sz="0" w:space="0" w:color="auto"/>
                    <w:left w:val="none" w:sz="0" w:space="0" w:color="auto"/>
                    <w:bottom w:val="none" w:sz="0" w:space="0" w:color="auto"/>
                    <w:right w:val="none" w:sz="0" w:space="0" w:color="auto"/>
                  </w:divBdr>
                </w:div>
                <w:div w:id="1652951840">
                  <w:marLeft w:val="0"/>
                  <w:marRight w:val="0"/>
                  <w:marTop w:val="0"/>
                  <w:marBottom w:val="0"/>
                  <w:divBdr>
                    <w:top w:val="none" w:sz="0" w:space="0" w:color="auto"/>
                    <w:left w:val="none" w:sz="0" w:space="0" w:color="auto"/>
                    <w:bottom w:val="none" w:sz="0" w:space="0" w:color="auto"/>
                    <w:right w:val="none" w:sz="0" w:space="0" w:color="auto"/>
                  </w:divBdr>
                </w:div>
                <w:div w:id="1652979996">
                  <w:marLeft w:val="0"/>
                  <w:marRight w:val="0"/>
                  <w:marTop w:val="0"/>
                  <w:marBottom w:val="0"/>
                  <w:divBdr>
                    <w:top w:val="none" w:sz="0" w:space="0" w:color="auto"/>
                    <w:left w:val="none" w:sz="0" w:space="0" w:color="auto"/>
                    <w:bottom w:val="none" w:sz="0" w:space="0" w:color="auto"/>
                    <w:right w:val="none" w:sz="0" w:space="0" w:color="auto"/>
                  </w:divBdr>
                </w:div>
                <w:div w:id="1653947425">
                  <w:marLeft w:val="0"/>
                  <w:marRight w:val="0"/>
                  <w:marTop w:val="0"/>
                  <w:marBottom w:val="0"/>
                  <w:divBdr>
                    <w:top w:val="none" w:sz="0" w:space="0" w:color="auto"/>
                    <w:left w:val="none" w:sz="0" w:space="0" w:color="auto"/>
                    <w:bottom w:val="none" w:sz="0" w:space="0" w:color="auto"/>
                    <w:right w:val="none" w:sz="0" w:space="0" w:color="auto"/>
                  </w:divBdr>
                </w:div>
                <w:div w:id="1655989357">
                  <w:marLeft w:val="0"/>
                  <w:marRight w:val="0"/>
                  <w:marTop w:val="0"/>
                  <w:marBottom w:val="0"/>
                  <w:divBdr>
                    <w:top w:val="none" w:sz="0" w:space="0" w:color="auto"/>
                    <w:left w:val="none" w:sz="0" w:space="0" w:color="auto"/>
                    <w:bottom w:val="none" w:sz="0" w:space="0" w:color="auto"/>
                    <w:right w:val="none" w:sz="0" w:space="0" w:color="auto"/>
                  </w:divBdr>
                </w:div>
                <w:div w:id="1657762120">
                  <w:marLeft w:val="0"/>
                  <w:marRight w:val="0"/>
                  <w:marTop w:val="0"/>
                  <w:marBottom w:val="0"/>
                  <w:divBdr>
                    <w:top w:val="none" w:sz="0" w:space="0" w:color="auto"/>
                    <w:left w:val="none" w:sz="0" w:space="0" w:color="auto"/>
                    <w:bottom w:val="none" w:sz="0" w:space="0" w:color="auto"/>
                    <w:right w:val="none" w:sz="0" w:space="0" w:color="auto"/>
                  </w:divBdr>
                </w:div>
                <w:div w:id="1657805123">
                  <w:marLeft w:val="0"/>
                  <w:marRight w:val="0"/>
                  <w:marTop w:val="0"/>
                  <w:marBottom w:val="0"/>
                  <w:divBdr>
                    <w:top w:val="none" w:sz="0" w:space="0" w:color="auto"/>
                    <w:left w:val="none" w:sz="0" w:space="0" w:color="auto"/>
                    <w:bottom w:val="none" w:sz="0" w:space="0" w:color="auto"/>
                    <w:right w:val="none" w:sz="0" w:space="0" w:color="auto"/>
                  </w:divBdr>
                </w:div>
                <w:div w:id="1658335591">
                  <w:marLeft w:val="0"/>
                  <w:marRight w:val="0"/>
                  <w:marTop w:val="0"/>
                  <w:marBottom w:val="0"/>
                  <w:divBdr>
                    <w:top w:val="none" w:sz="0" w:space="0" w:color="auto"/>
                    <w:left w:val="none" w:sz="0" w:space="0" w:color="auto"/>
                    <w:bottom w:val="none" w:sz="0" w:space="0" w:color="auto"/>
                    <w:right w:val="none" w:sz="0" w:space="0" w:color="auto"/>
                  </w:divBdr>
                </w:div>
                <w:div w:id="1659531371">
                  <w:marLeft w:val="0"/>
                  <w:marRight w:val="0"/>
                  <w:marTop w:val="0"/>
                  <w:marBottom w:val="0"/>
                  <w:divBdr>
                    <w:top w:val="none" w:sz="0" w:space="0" w:color="auto"/>
                    <w:left w:val="none" w:sz="0" w:space="0" w:color="auto"/>
                    <w:bottom w:val="none" w:sz="0" w:space="0" w:color="auto"/>
                    <w:right w:val="none" w:sz="0" w:space="0" w:color="auto"/>
                  </w:divBdr>
                </w:div>
                <w:div w:id="1661084291">
                  <w:marLeft w:val="0"/>
                  <w:marRight w:val="0"/>
                  <w:marTop w:val="0"/>
                  <w:marBottom w:val="0"/>
                  <w:divBdr>
                    <w:top w:val="none" w:sz="0" w:space="0" w:color="auto"/>
                    <w:left w:val="none" w:sz="0" w:space="0" w:color="auto"/>
                    <w:bottom w:val="none" w:sz="0" w:space="0" w:color="auto"/>
                    <w:right w:val="none" w:sz="0" w:space="0" w:color="auto"/>
                  </w:divBdr>
                </w:div>
                <w:div w:id="1662155379">
                  <w:marLeft w:val="0"/>
                  <w:marRight w:val="0"/>
                  <w:marTop w:val="0"/>
                  <w:marBottom w:val="0"/>
                  <w:divBdr>
                    <w:top w:val="none" w:sz="0" w:space="0" w:color="auto"/>
                    <w:left w:val="none" w:sz="0" w:space="0" w:color="auto"/>
                    <w:bottom w:val="none" w:sz="0" w:space="0" w:color="auto"/>
                    <w:right w:val="none" w:sz="0" w:space="0" w:color="auto"/>
                  </w:divBdr>
                </w:div>
                <w:div w:id="1667586778">
                  <w:marLeft w:val="0"/>
                  <w:marRight w:val="0"/>
                  <w:marTop w:val="0"/>
                  <w:marBottom w:val="0"/>
                  <w:divBdr>
                    <w:top w:val="none" w:sz="0" w:space="0" w:color="auto"/>
                    <w:left w:val="none" w:sz="0" w:space="0" w:color="auto"/>
                    <w:bottom w:val="none" w:sz="0" w:space="0" w:color="auto"/>
                    <w:right w:val="none" w:sz="0" w:space="0" w:color="auto"/>
                  </w:divBdr>
                </w:div>
                <w:div w:id="1672174199">
                  <w:marLeft w:val="0"/>
                  <w:marRight w:val="0"/>
                  <w:marTop w:val="0"/>
                  <w:marBottom w:val="0"/>
                  <w:divBdr>
                    <w:top w:val="none" w:sz="0" w:space="0" w:color="auto"/>
                    <w:left w:val="none" w:sz="0" w:space="0" w:color="auto"/>
                    <w:bottom w:val="none" w:sz="0" w:space="0" w:color="auto"/>
                    <w:right w:val="none" w:sz="0" w:space="0" w:color="auto"/>
                  </w:divBdr>
                </w:div>
                <w:div w:id="1672639998">
                  <w:marLeft w:val="0"/>
                  <w:marRight w:val="0"/>
                  <w:marTop w:val="0"/>
                  <w:marBottom w:val="0"/>
                  <w:divBdr>
                    <w:top w:val="none" w:sz="0" w:space="0" w:color="auto"/>
                    <w:left w:val="none" w:sz="0" w:space="0" w:color="auto"/>
                    <w:bottom w:val="none" w:sz="0" w:space="0" w:color="auto"/>
                    <w:right w:val="none" w:sz="0" w:space="0" w:color="auto"/>
                  </w:divBdr>
                </w:div>
                <w:div w:id="1672877841">
                  <w:marLeft w:val="0"/>
                  <w:marRight w:val="0"/>
                  <w:marTop w:val="0"/>
                  <w:marBottom w:val="0"/>
                  <w:divBdr>
                    <w:top w:val="none" w:sz="0" w:space="0" w:color="auto"/>
                    <w:left w:val="none" w:sz="0" w:space="0" w:color="auto"/>
                    <w:bottom w:val="none" w:sz="0" w:space="0" w:color="auto"/>
                    <w:right w:val="none" w:sz="0" w:space="0" w:color="auto"/>
                  </w:divBdr>
                </w:div>
                <w:div w:id="1675761896">
                  <w:marLeft w:val="0"/>
                  <w:marRight w:val="0"/>
                  <w:marTop w:val="0"/>
                  <w:marBottom w:val="0"/>
                  <w:divBdr>
                    <w:top w:val="none" w:sz="0" w:space="0" w:color="auto"/>
                    <w:left w:val="none" w:sz="0" w:space="0" w:color="auto"/>
                    <w:bottom w:val="none" w:sz="0" w:space="0" w:color="auto"/>
                    <w:right w:val="none" w:sz="0" w:space="0" w:color="auto"/>
                  </w:divBdr>
                </w:div>
                <w:div w:id="1676376508">
                  <w:marLeft w:val="0"/>
                  <w:marRight w:val="0"/>
                  <w:marTop w:val="0"/>
                  <w:marBottom w:val="0"/>
                  <w:divBdr>
                    <w:top w:val="none" w:sz="0" w:space="0" w:color="auto"/>
                    <w:left w:val="none" w:sz="0" w:space="0" w:color="auto"/>
                    <w:bottom w:val="none" w:sz="0" w:space="0" w:color="auto"/>
                    <w:right w:val="none" w:sz="0" w:space="0" w:color="auto"/>
                  </w:divBdr>
                </w:div>
                <w:div w:id="1676953907">
                  <w:marLeft w:val="0"/>
                  <w:marRight w:val="0"/>
                  <w:marTop w:val="0"/>
                  <w:marBottom w:val="0"/>
                  <w:divBdr>
                    <w:top w:val="none" w:sz="0" w:space="0" w:color="auto"/>
                    <w:left w:val="none" w:sz="0" w:space="0" w:color="auto"/>
                    <w:bottom w:val="none" w:sz="0" w:space="0" w:color="auto"/>
                    <w:right w:val="none" w:sz="0" w:space="0" w:color="auto"/>
                  </w:divBdr>
                </w:div>
                <w:div w:id="1677414737">
                  <w:marLeft w:val="0"/>
                  <w:marRight w:val="0"/>
                  <w:marTop w:val="0"/>
                  <w:marBottom w:val="0"/>
                  <w:divBdr>
                    <w:top w:val="none" w:sz="0" w:space="0" w:color="auto"/>
                    <w:left w:val="none" w:sz="0" w:space="0" w:color="auto"/>
                    <w:bottom w:val="none" w:sz="0" w:space="0" w:color="auto"/>
                    <w:right w:val="none" w:sz="0" w:space="0" w:color="auto"/>
                  </w:divBdr>
                </w:div>
                <w:div w:id="1681160245">
                  <w:marLeft w:val="0"/>
                  <w:marRight w:val="0"/>
                  <w:marTop w:val="0"/>
                  <w:marBottom w:val="0"/>
                  <w:divBdr>
                    <w:top w:val="none" w:sz="0" w:space="0" w:color="auto"/>
                    <w:left w:val="none" w:sz="0" w:space="0" w:color="auto"/>
                    <w:bottom w:val="none" w:sz="0" w:space="0" w:color="auto"/>
                    <w:right w:val="none" w:sz="0" w:space="0" w:color="auto"/>
                  </w:divBdr>
                </w:div>
                <w:div w:id="1682512582">
                  <w:marLeft w:val="0"/>
                  <w:marRight w:val="0"/>
                  <w:marTop w:val="0"/>
                  <w:marBottom w:val="0"/>
                  <w:divBdr>
                    <w:top w:val="none" w:sz="0" w:space="0" w:color="auto"/>
                    <w:left w:val="none" w:sz="0" w:space="0" w:color="auto"/>
                    <w:bottom w:val="none" w:sz="0" w:space="0" w:color="auto"/>
                    <w:right w:val="none" w:sz="0" w:space="0" w:color="auto"/>
                  </w:divBdr>
                </w:div>
                <w:div w:id="1683127220">
                  <w:marLeft w:val="0"/>
                  <w:marRight w:val="0"/>
                  <w:marTop w:val="0"/>
                  <w:marBottom w:val="0"/>
                  <w:divBdr>
                    <w:top w:val="none" w:sz="0" w:space="0" w:color="auto"/>
                    <w:left w:val="none" w:sz="0" w:space="0" w:color="auto"/>
                    <w:bottom w:val="none" w:sz="0" w:space="0" w:color="auto"/>
                    <w:right w:val="none" w:sz="0" w:space="0" w:color="auto"/>
                  </w:divBdr>
                </w:div>
                <w:div w:id="1687169316">
                  <w:marLeft w:val="0"/>
                  <w:marRight w:val="0"/>
                  <w:marTop w:val="0"/>
                  <w:marBottom w:val="0"/>
                  <w:divBdr>
                    <w:top w:val="none" w:sz="0" w:space="0" w:color="auto"/>
                    <w:left w:val="none" w:sz="0" w:space="0" w:color="auto"/>
                    <w:bottom w:val="none" w:sz="0" w:space="0" w:color="auto"/>
                    <w:right w:val="none" w:sz="0" w:space="0" w:color="auto"/>
                  </w:divBdr>
                </w:div>
                <w:div w:id="1688945999">
                  <w:marLeft w:val="0"/>
                  <w:marRight w:val="0"/>
                  <w:marTop w:val="0"/>
                  <w:marBottom w:val="0"/>
                  <w:divBdr>
                    <w:top w:val="none" w:sz="0" w:space="0" w:color="auto"/>
                    <w:left w:val="none" w:sz="0" w:space="0" w:color="auto"/>
                    <w:bottom w:val="none" w:sz="0" w:space="0" w:color="auto"/>
                    <w:right w:val="none" w:sz="0" w:space="0" w:color="auto"/>
                  </w:divBdr>
                </w:div>
                <w:div w:id="1691837316">
                  <w:marLeft w:val="0"/>
                  <w:marRight w:val="0"/>
                  <w:marTop w:val="0"/>
                  <w:marBottom w:val="0"/>
                  <w:divBdr>
                    <w:top w:val="none" w:sz="0" w:space="0" w:color="auto"/>
                    <w:left w:val="none" w:sz="0" w:space="0" w:color="auto"/>
                    <w:bottom w:val="none" w:sz="0" w:space="0" w:color="auto"/>
                    <w:right w:val="none" w:sz="0" w:space="0" w:color="auto"/>
                  </w:divBdr>
                </w:div>
                <w:div w:id="1691837532">
                  <w:marLeft w:val="0"/>
                  <w:marRight w:val="0"/>
                  <w:marTop w:val="0"/>
                  <w:marBottom w:val="0"/>
                  <w:divBdr>
                    <w:top w:val="none" w:sz="0" w:space="0" w:color="auto"/>
                    <w:left w:val="none" w:sz="0" w:space="0" w:color="auto"/>
                    <w:bottom w:val="none" w:sz="0" w:space="0" w:color="auto"/>
                    <w:right w:val="none" w:sz="0" w:space="0" w:color="auto"/>
                  </w:divBdr>
                </w:div>
                <w:div w:id="1693803573">
                  <w:marLeft w:val="0"/>
                  <w:marRight w:val="0"/>
                  <w:marTop w:val="0"/>
                  <w:marBottom w:val="0"/>
                  <w:divBdr>
                    <w:top w:val="none" w:sz="0" w:space="0" w:color="auto"/>
                    <w:left w:val="none" w:sz="0" w:space="0" w:color="auto"/>
                    <w:bottom w:val="none" w:sz="0" w:space="0" w:color="auto"/>
                    <w:right w:val="none" w:sz="0" w:space="0" w:color="auto"/>
                  </w:divBdr>
                </w:div>
                <w:div w:id="1694107871">
                  <w:marLeft w:val="0"/>
                  <w:marRight w:val="0"/>
                  <w:marTop w:val="0"/>
                  <w:marBottom w:val="0"/>
                  <w:divBdr>
                    <w:top w:val="none" w:sz="0" w:space="0" w:color="auto"/>
                    <w:left w:val="none" w:sz="0" w:space="0" w:color="auto"/>
                    <w:bottom w:val="none" w:sz="0" w:space="0" w:color="auto"/>
                    <w:right w:val="none" w:sz="0" w:space="0" w:color="auto"/>
                  </w:divBdr>
                </w:div>
                <w:div w:id="1694721403">
                  <w:marLeft w:val="0"/>
                  <w:marRight w:val="0"/>
                  <w:marTop w:val="0"/>
                  <w:marBottom w:val="0"/>
                  <w:divBdr>
                    <w:top w:val="none" w:sz="0" w:space="0" w:color="auto"/>
                    <w:left w:val="none" w:sz="0" w:space="0" w:color="auto"/>
                    <w:bottom w:val="none" w:sz="0" w:space="0" w:color="auto"/>
                    <w:right w:val="none" w:sz="0" w:space="0" w:color="auto"/>
                  </w:divBdr>
                </w:div>
                <w:div w:id="1697390992">
                  <w:marLeft w:val="0"/>
                  <w:marRight w:val="0"/>
                  <w:marTop w:val="0"/>
                  <w:marBottom w:val="0"/>
                  <w:divBdr>
                    <w:top w:val="none" w:sz="0" w:space="0" w:color="auto"/>
                    <w:left w:val="none" w:sz="0" w:space="0" w:color="auto"/>
                    <w:bottom w:val="none" w:sz="0" w:space="0" w:color="auto"/>
                    <w:right w:val="none" w:sz="0" w:space="0" w:color="auto"/>
                  </w:divBdr>
                </w:div>
                <w:div w:id="1700619703">
                  <w:marLeft w:val="0"/>
                  <w:marRight w:val="0"/>
                  <w:marTop w:val="0"/>
                  <w:marBottom w:val="0"/>
                  <w:divBdr>
                    <w:top w:val="none" w:sz="0" w:space="0" w:color="auto"/>
                    <w:left w:val="none" w:sz="0" w:space="0" w:color="auto"/>
                    <w:bottom w:val="none" w:sz="0" w:space="0" w:color="auto"/>
                    <w:right w:val="none" w:sz="0" w:space="0" w:color="auto"/>
                  </w:divBdr>
                </w:div>
                <w:div w:id="1701391563">
                  <w:marLeft w:val="0"/>
                  <w:marRight w:val="0"/>
                  <w:marTop w:val="0"/>
                  <w:marBottom w:val="0"/>
                  <w:divBdr>
                    <w:top w:val="none" w:sz="0" w:space="0" w:color="auto"/>
                    <w:left w:val="none" w:sz="0" w:space="0" w:color="auto"/>
                    <w:bottom w:val="none" w:sz="0" w:space="0" w:color="auto"/>
                    <w:right w:val="none" w:sz="0" w:space="0" w:color="auto"/>
                  </w:divBdr>
                </w:div>
                <w:div w:id="1704287048">
                  <w:marLeft w:val="0"/>
                  <w:marRight w:val="0"/>
                  <w:marTop w:val="0"/>
                  <w:marBottom w:val="0"/>
                  <w:divBdr>
                    <w:top w:val="none" w:sz="0" w:space="0" w:color="auto"/>
                    <w:left w:val="none" w:sz="0" w:space="0" w:color="auto"/>
                    <w:bottom w:val="none" w:sz="0" w:space="0" w:color="auto"/>
                    <w:right w:val="none" w:sz="0" w:space="0" w:color="auto"/>
                  </w:divBdr>
                </w:div>
                <w:div w:id="1704551041">
                  <w:marLeft w:val="0"/>
                  <w:marRight w:val="0"/>
                  <w:marTop w:val="0"/>
                  <w:marBottom w:val="0"/>
                  <w:divBdr>
                    <w:top w:val="none" w:sz="0" w:space="0" w:color="auto"/>
                    <w:left w:val="none" w:sz="0" w:space="0" w:color="auto"/>
                    <w:bottom w:val="none" w:sz="0" w:space="0" w:color="auto"/>
                    <w:right w:val="none" w:sz="0" w:space="0" w:color="auto"/>
                  </w:divBdr>
                </w:div>
                <w:div w:id="1705867735">
                  <w:marLeft w:val="0"/>
                  <w:marRight w:val="0"/>
                  <w:marTop w:val="0"/>
                  <w:marBottom w:val="0"/>
                  <w:divBdr>
                    <w:top w:val="none" w:sz="0" w:space="0" w:color="auto"/>
                    <w:left w:val="none" w:sz="0" w:space="0" w:color="auto"/>
                    <w:bottom w:val="none" w:sz="0" w:space="0" w:color="auto"/>
                    <w:right w:val="none" w:sz="0" w:space="0" w:color="auto"/>
                  </w:divBdr>
                </w:div>
                <w:div w:id="1706176234">
                  <w:marLeft w:val="0"/>
                  <w:marRight w:val="0"/>
                  <w:marTop w:val="0"/>
                  <w:marBottom w:val="0"/>
                  <w:divBdr>
                    <w:top w:val="none" w:sz="0" w:space="0" w:color="auto"/>
                    <w:left w:val="none" w:sz="0" w:space="0" w:color="auto"/>
                    <w:bottom w:val="none" w:sz="0" w:space="0" w:color="auto"/>
                    <w:right w:val="none" w:sz="0" w:space="0" w:color="auto"/>
                  </w:divBdr>
                </w:div>
                <w:div w:id="1706323284">
                  <w:marLeft w:val="0"/>
                  <w:marRight w:val="0"/>
                  <w:marTop w:val="0"/>
                  <w:marBottom w:val="0"/>
                  <w:divBdr>
                    <w:top w:val="none" w:sz="0" w:space="0" w:color="auto"/>
                    <w:left w:val="none" w:sz="0" w:space="0" w:color="auto"/>
                    <w:bottom w:val="none" w:sz="0" w:space="0" w:color="auto"/>
                    <w:right w:val="none" w:sz="0" w:space="0" w:color="auto"/>
                  </w:divBdr>
                </w:div>
                <w:div w:id="1708984803">
                  <w:marLeft w:val="0"/>
                  <w:marRight w:val="0"/>
                  <w:marTop w:val="0"/>
                  <w:marBottom w:val="0"/>
                  <w:divBdr>
                    <w:top w:val="none" w:sz="0" w:space="0" w:color="auto"/>
                    <w:left w:val="none" w:sz="0" w:space="0" w:color="auto"/>
                    <w:bottom w:val="none" w:sz="0" w:space="0" w:color="auto"/>
                    <w:right w:val="none" w:sz="0" w:space="0" w:color="auto"/>
                  </w:divBdr>
                </w:div>
                <w:div w:id="1710302030">
                  <w:marLeft w:val="0"/>
                  <w:marRight w:val="0"/>
                  <w:marTop w:val="0"/>
                  <w:marBottom w:val="0"/>
                  <w:divBdr>
                    <w:top w:val="none" w:sz="0" w:space="0" w:color="auto"/>
                    <w:left w:val="none" w:sz="0" w:space="0" w:color="auto"/>
                    <w:bottom w:val="none" w:sz="0" w:space="0" w:color="auto"/>
                    <w:right w:val="none" w:sz="0" w:space="0" w:color="auto"/>
                  </w:divBdr>
                </w:div>
                <w:div w:id="1712801290">
                  <w:marLeft w:val="0"/>
                  <w:marRight w:val="0"/>
                  <w:marTop w:val="0"/>
                  <w:marBottom w:val="0"/>
                  <w:divBdr>
                    <w:top w:val="none" w:sz="0" w:space="0" w:color="auto"/>
                    <w:left w:val="none" w:sz="0" w:space="0" w:color="auto"/>
                    <w:bottom w:val="none" w:sz="0" w:space="0" w:color="auto"/>
                    <w:right w:val="none" w:sz="0" w:space="0" w:color="auto"/>
                  </w:divBdr>
                </w:div>
                <w:div w:id="1712925364">
                  <w:marLeft w:val="0"/>
                  <w:marRight w:val="0"/>
                  <w:marTop w:val="0"/>
                  <w:marBottom w:val="0"/>
                  <w:divBdr>
                    <w:top w:val="none" w:sz="0" w:space="0" w:color="auto"/>
                    <w:left w:val="none" w:sz="0" w:space="0" w:color="auto"/>
                    <w:bottom w:val="none" w:sz="0" w:space="0" w:color="auto"/>
                    <w:right w:val="none" w:sz="0" w:space="0" w:color="auto"/>
                  </w:divBdr>
                </w:div>
                <w:div w:id="1713383390">
                  <w:marLeft w:val="0"/>
                  <w:marRight w:val="0"/>
                  <w:marTop w:val="0"/>
                  <w:marBottom w:val="0"/>
                  <w:divBdr>
                    <w:top w:val="none" w:sz="0" w:space="0" w:color="auto"/>
                    <w:left w:val="none" w:sz="0" w:space="0" w:color="auto"/>
                    <w:bottom w:val="none" w:sz="0" w:space="0" w:color="auto"/>
                    <w:right w:val="none" w:sz="0" w:space="0" w:color="auto"/>
                  </w:divBdr>
                </w:div>
                <w:div w:id="1713504759">
                  <w:marLeft w:val="0"/>
                  <w:marRight w:val="0"/>
                  <w:marTop w:val="0"/>
                  <w:marBottom w:val="0"/>
                  <w:divBdr>
                    <w:top w:val="none" w:sz="0" w:space="0" w:color="auto"/>
                    <w:left w:val="none" w:sz="0" w:space="0" w:color="auto"/>
                    <w:bottom w:val="none" w:sz="0" w:space="0" w:color="auto"/>
                    <w:right w:val="none" w:sz="0" w:space="0" w:color="auto"/>
                  </w:divBdr>
                </w:div>
                <w:div w:id="1713572191">
                  <w:marLeft w:val="0"/>
                  <w:marRight w:val="0"/>
                  <w:marTop w:val="0"/>
                  <w:marBottom w:val="0"/>
                  <w:divBdr>
                    <w:top w:val="none" w:sz="0" w:space="0" w:color="auto"/>
                    <w:left w:val="none" w:sz="0" w:space="0" w:color="auto"/>
                    <w:bottom w:val="none" w:sz="0" w:space="0" w:color="auto"/>
                    <w:right w:val="none" w:sz="0" w:space="0" w:color="auto"/>
                  </w:divBdr>
                </w:div>
                <w:div w:id="1713771862">
                  <w:marLeft w:val="0"/>
                  <w:marRight w:val="0"/>
                  <w:marTop w:val="0"/>
                  <w:marBottom w:val="0"/>
                  <w:divBdr>
                    <w:top w:val="none" w:sz="0" w:space="0" w:color="auto"/>
                    <w:left w:val="none" w:sz="0" w:space="0" w:color="auto"/>
                    <w:bottom w:val="none" w:sz="0" w:space="0" w:color="auto"/>
                    <w:right w:val="none" w:sz="0" w:space="0" w:color="auto"/>
                  </w:divBdr>
                </w:div>
                <w:div w:id="1714377684">
                  <w:marLeft w:val="0"/>
                  <w:marRight w:val="0"/>
                  <w:marTop w:val="0"/>
                  <w:marBottom w:val="0"/>
                  <w:divBdr>
                    <w:top w:val="none" w:sz="0" w:space="0" w:color="auto"/>
                    <w:left w:val="none" w:sz="0" w:space="0" w:color="auto"/>
                    <w:bottom w:val="none" w:sz="0" w:space="0" w:color="auto"/>
                    <w:right w:val="none" w:sz="0" w:space="0" w:color="auto"/>
                  </w:divBdr>
                </w:div>
                <w:div w:id="1714696595">
                  <w:marLeft w:val="0"/>
                  <w:marRight w:val="0"/>
                  <w:marTop w:val="0"/>
                  <w:marBottom w:val="0"/>
                  <w:divBdr>
                    <w:top w:val="none" w:sz="0" w:space="0" w:color="auto"/>
                    <w:left w:val="none" w:sz="0" w:space="0" w:color="auto"/>
                    <w:bottom w:val="none" w:sz="0" w:space="0" w:color="auto"/>
                    <w:right w:val="none" w:sz="0" w:space="0" w:color="auto"/>
                  </w:divBdr>
                </w:div>
                <w:div w:id="1715495400">
                  <w:marLeft w:val="0"/>
                  <w:marRight w:val="0"/>
                  <w:marTop w:val="0"/>
                  <w:marBottom w:val="0"/>
                  <w:divBdr>
                    <w:top w:val="none" w:sz="0" w:space="0" w:color="auto"/>
                    <w:left w:val="none" w:sz="0" w:space="0" w:color="auto"/>
                    <w:bottom w:val="none" w:sz="0" w:space="0" w:color="auto"/>
                    <w:right w:val="none" w:sz="0" w:space="0" w:color="auto"/>
                  </w:divBdr>
                </w:div>
                <w:div w:id="1717969988">
                  <w:marLeft w:val="0"/>
                  <w:marRight w:val="0"/>
                  <w:marTop w:val="0"/>
                  <w:marBottom w:val="0"/>
                  <w:divBdr>
                    <w:top w:val="none" w:sz="0" w:space="0" w:color="auto"/>
                    <w:left w:val="none" w:sz="0" w:space="0" w:color="auto"/>
                    <w:bottom w:val="none" w:sz="0" w:space="0" w:color="auto"/>
                    <w:right w:val="none" w:sz="0" w:space="0" w:color="auto"/>
                  </w:divBdr>
                </w:div>
                <w:div w:id="1719161193">
                  <w:marLeft w:val="0"/>
                  <w:marRight w:val="0"/>
                  <w:marTop w:val="0"/>
                  <w:marBottom w:val="0"/>
                  <w:divBdr>
                    <w:top w:val="none" w:sz="0" w:space="0" w:color="auto"/>
                    <w:left w:val="none" w:sz="0" w:space="0" w:color="auto"/>
                    <w:bottom w:val="none" w:sz="0" w:space="0" w:color="auto"/>
                    <w:right w:val="none" w:sz="0" w:space="0" w:color="auto"/>
                  </w:divBdr>
                </w:div>
                <w:div w:id="1722094214">
                  <w:marLeft w:val="0"/>
                  <w:marRight w:val="0"/>
                  <w:marTop w:val="0"/>
                  <w:marBottom w:val="0"/>
                  <w:divBdr>
                    <w:top w:val="none" w:sz="0" w:space="0" w:color="auto"/>
                    <w:left w:val="none" w:sz="0" w:space="0" w:color="auto"/>
                    <w:bottom w:val="none" w:sz="0" w:space="0" w:color="auto"/>
                    <w:right w:val="none" w:sz="0" w:space="0" w:color="auto"/>
                  </w:divBdr>
                </w:div>
                <w:div w:id="1722368346">
                  <w:marLeft w:val="0"/>
                  <w:marRight w:val="0"/>
                  <w:marTop w:val="0"/>
                  <w:marBottom w:val="0"/>
                  <w:divBdr>
                    <w:top w:val="none" w:sz="0" w:space="0" w:color="auto"/>
                    <w:left w:val="none" w:sz="0" w:space="0" w:color="auto"/>
                    <w:bottom w:val="none" w:sz="0" w:space="0" w:color="auto"/>
                    <w:right w:val="none" w:sz="0" w:space="0" w:color="auto"/>
                  </w:divBdr>
                </w:div>
                <w:div w:id="1723940297">
                  <w:marLeft w:val="0"/>
                  <w:marRight w:val="0"/>
                  <w:marTop w:val="0"/>
                  <w:marBottom w:val="0"/>
                  <w:divBdr>
                    <w:top w:val="none" w:sz="0" w:space="0" w:color="auto"/>
                    <w:left w:val="none" w:sz="0" w:space="0" w:color="auto"/>
                    <w:bottom w:val="none" w:sz="0" w:space="0" w:color="auto"/>
                    <w:right w:val="none" w:sz="0" w:space="0" w:color="auto"/>
                  </w:divBdr>
                </w:div>
                <w:div w:id="1726755463">
                  <w:marLeft w:val="0"/>
                  <w:marRight w:val="0"/>
                  <w:marTop w:val="0"/>
                  <w:marBottom w:val="0"/>
                  <w:divBdr>
                    <w:top w:val="none" w:sz="0" w:space="0" w:color="auto"/>
                    <w:left w:val="none" w:sz="0" w:space="0" w:color="auto"/>
                    <w:bottom w:val="none" w:sz="0" w:space="0" w:color="auto"/>
                    <w:right w:val="none" w:sz="0" w:space="0" w:color="auto"/>
                  </w:divBdr>
                </w:div>
                <w:div w:id="1726834744">
                  <w:marLeft w:val="0"/>
                  <w:marRight w:val="0"/>
                  <w:marTop w:val="0"/>
                  <w:marBottom w:val="0"/>
                  <w:divBdr>
                    <w:top w:val="none" w:sz="0" w:space="0" w:color="auto"/>
                    <w:left w:val="none" w:sz="0" w:space="0" w:color="auto"/>
                    <w:bottom w:val="none" w:sz="0" w:space="0" w:color="auto"/>
                    <w:right w:val="none" w:sz="0" w:space="0" w:color="auto"/>
                  </w:divBdr>
                </w:div>
                <w:div w:id="1727560732">
                  <w:marLeft w:val="0"/>
                  <w:marRight w:val="0"/>
                  <w:marTop w:val="0"/>
                  <w:marBottom w:val="0"/>
                  <w:divBdr>
                    <w:top w:val="none" w:sz="0" w:space="0" w:color="auto"/>
                    <w:left w:val="none" w:sz="0" w:space="0" w:color="auto"/>
                    <w:bottom w:val="none" w:sz="0" w:space="0" w:color="auto"/>
                    <w:right w:val="none" w:sz="0" w:space="0" w:color="auto"/>
                  </w:divBdr>
                </w:div>
                <w:div w:id="1728382826">
                  <w:marLeft w:val="0"/>
                  <w:marRight w:val="0"/>
                  <w:marTop w:val="0"/>
                  <w:marBottom w:val="0"/>
                  <w:divBdr>
                    <w:top w:val="none" w:sz="0" w:space="0" w:color="auto"/>
                    <w:left w:val="none" w:sz="0" w:space="0" w:color="auto"/>
                    <w:bottom w:val="none" w:sz="0" w:space="0" w:color="auto"/>
                    <w:right w:val="none" w:sz="0" w:space="0" w:color="auto"/>
                  </w:divBdr>
                </w:div>
                <w:div w:id="1731921458">
                  <w:marLeft w:val="0"/>
                  <w:marRight w:val="0"/>
                  <w:marTop w:val="0"/>
                  <w:marBottom w:val="0"/>
                  <w:divBdr>
                    <w:top w:val="none" w:sz="0" w:space="0" w:color="auto"/>
                    <w:left w:val="none" w:sz="0" w:space="0" w:color="auto"/>
                    <w:bottom w:val="none" w:sz="0" w:space="0" w:color="auto"/>
                    <w:right w:val="none" w:sz="0" w:space="0" w:color="auto"/>
                  </w:divBdr>
                </w:div>
                <w:div w:id="1732149083">
                  <w:marLeft w:val="0"/>
                  <w:marRight w:val="0"/>
                  <w:marTop w:val="0"/>
                  <w:marBottom w:val="0"/>
                  <w:divBdr>
                    <w:top w:val="none" w:sz="0" w:space="0" w:color="auto"/>
                    <w:left w:val="none" w:sz="0" w:space="0" w:color="auto"/>
                    <w:bottom w:val="none" w:sz="0" w:space="0" w:color="auto"/>
                    <w:right w:val="none" w:sz="0" w:space="0" w:color="auto"/>
                  </w:divBdr>
                </w:div>
                <w:div w:id="1734042919">
                  <w:marLeft w:val="0"/>
                  <w:marRight w:val="0"/>
                  <w:marTop w:val="0"/>
                  <w:marBottom w:val="0"/>
                  <w:divBdr>
                    <w:top w:val="none" w:sz="0" w:space="0" w:color="auto"/>
                    <w:left w:val="none" w:sz="0" w:space="0" w:color="auto"/>
                    <w:bottom w:val="none" w:sz="0" w:space="0" w:color="auto"/>
                    <w:right w:val="none" w:sz="0" w:space="0" w:color="auto"/>
                  </w:divBdr>
                </w:div>
                <w:div w:id="1734154309">
                  <w:marLeft w:val="0"/>
                  <w:marRight w:val="0"/>
                  <w:marTop w:val="0"/>
                  <w:marBottom w:val="0"/>
                  <w:divBdr>
                    <w:top w:val="none" w:sz="0" w:space="0" w:color="auto"/>
                    <w:left w:val="none" w:sz="0" w:space="0" w:color="auto"/>
                    <w:bottom w:val="none" w:sz="0" w:space="0" w:color="auto"/>
                    <w:right w:val="none" w:sz="0" w:space="0" w:color="auto"/>
                  </w:divBdr>
                </w:div>
                <w:div w:id="1734616866">
                  <w:marLeft w:val="0"/>
                  <w:marRight w:val="0"/>
                  <w:marTop w:val="0"/>
                  <w:marBottom w:val="0"/>
                  <w:divBdr>
                    <w:top w:val="none" w:sz="0" w:space="0" w:color="auto"/>
                    <w:left w:val="none" w:sz="0" w:space="0" w:color="auto"/>
                    <w:bottom w:val="none" w:sz="0" w:space="0" w:color="auto"/>
                    <w:right w:val="none" w:sz="0" w:space="0" w:color="auto"/>
                  </w:divBdr>
                </w:div>
                <w:div w:id="1734935862">
                  <w:marLeft w:val="0"/>
                  <w:marRight w:val="0"/>
                  <w:marTop w:val="0"/>
                  <w:marBottom w:val="0"/>
                  <w:divBdr>
                    <w:top w:val="none" w:sz="0" w:space="0" w:color="auto"/>
                    <w:left w:val="none" w:sz="0" w:space="0" w:color="auto"/>
                    <w:bottom w:val="none" w:sz="0" w:space="0" w:color="auto"/>
                    <w:right w:val="none" w:sz="0" w:space="0" w:color="auto"/>
                  </w:divBdr>
                </w:div>
                <w:div w:id="1735160335">
                  <w:marLeft w:val="0"/>
                  <w:marRight w:val="0"/>
                  <w:marTop w:val="0"/>
                  <w:marBottom w:val="0"/>
                  <w:divBdr>
                    <w:top w:val="none" w:sz="0" w:space="0" w:color="auto"/>
                    <w:left w:val="none" w:sz="0" w:space="0" w:color="auto"/>
                    <w:bottom w:val="none" w:sz="0" w:space="0" w:color="auto"/>
                    <w:right w:val="none" w:sz="0" w:space="0" w:color="auto"/>
                  </w:divBdr>
                </w:div>
                <w:div w:id="1736007335">
                  <w:marLeft w:val="0"/>
                  <w:marRight w:val="0"/>
                  <w:marTop w:val="0"/>
                  <w:marBottom w:val="0"/>
                  <w:divBdr>
                    <w:top w:val="none" w:sz="0" w:space="0" w:color="auto"/>
                    <w:left w:val="none" w:sz="0" w:space="0" w:color="auto"/>
                    <w:bottom w:val="none" w:sz="0" w:space="0" w:color="auto"/>
                    <w:right w:val="none" w:sz="0" w:space="0" w:color="auto"/>
                  </w:divBdr>
                </w:div>
                <w:div w:id="1737361318">
                  <w:marLeft w:val="0"/>
                  <w:marRight w:val="0"/>
                  <w:marTop w:val="0"/>
                  <w:marBottom w:val="0"/>
                  <w:divBdr>
                    <w:top w:val="none" w:sz="0" w:space="0" w:color="auto"/>
                    <w:left w:val="none" w:sz="0" w:space="0" w:color="auto"/>
                    <w:bottom w:val="none" w:sz="0" w:space="0" w:color="auto"/>
                    <w:right w:val="none" w:sz="0" w:space="0" w:color="auto"/>
                  </w:divBdr>
                </w:div>
                <w:div w:id="1737511141">
                  <w:marLeft w:val="0"/>
                  <w:marRight w:val="0"/>
                  <w:marTop w:val="0"/>
                  <w:marBottom w:val="0"/>
                  <w:divBdr>
                    <w:top w:val="none" w:sz="0" w:space="0" w:color="auto"/>
                    <w:left w:val="none" w:sz="0" w:space="0" w:color="auto"/>
                    <w:bottom w:val="none" w:sz="0" w:space="0" w:color="auto"/>
                    <w:right w:val="none" w:sz="0" w:space="0" w:color="auto"/>
                  </w:divBdr>
                </w:div>
                <w:div w:id="1738897942">
                  <w:marLeft w:val="0"/>
                  <w:marRight w:val="0"/>
                  <w:marTop w:val="0"/>
                  <w:marBottom w:val="0"/>
                  <w:divBdr>
                    <w:top w:val="none" w:sz="0" w:space="0" w:color="auto"/>
                    <w:left w:val="none" w:sz="0" w:space="0" w:color="auto"/>
                    <w:bottom w:val="none" w:sz="0" w:space="0" w:color="auto"/>
                    <w:right w:val="none" w:sz="0" w:space="0" w:color="auto"/>
                  </w:divBdr>
                </w:div>
                <w:div w:id="1740439953">
                  <w:marLeft w:val="0"/>
                  <w:marRight w:val="0"/>
                  <w:marTop w:val="0"/>
                  <w:marBottom w:val="0"/>
                  <w:divBdr>
                    <w:top w:val="none" w:sz="0" w:space="0" w:color="auto"/>
                    <w:left w:val="none" w:sz="0" w:space="0" w:color="auto"/>
                    <w:bottom w:val="none" w:sz="0" w:space="0" w:color="auto"/>
                    <w:right w:val="none" w:sz="0" w:space="0" w:color="auto"/>
                  </w:divBdr>
                </w:div>
                <w:div w:id="1742560187">
                  <w:marLeft w:val="0"/>
                  <w:marRight w:val="0"/>
                  <w:marTop w:val="0"/>
                  <w:marBottom w:val="0"/>
                  <w:divBdr>
                    <w:top w:val="none" w:sz="0" w:space="0" w:color="auto"/>
                    <w:left w:val="none" w:sz="0" w:space="0" w:color="auto"/>
                    <w:bottom w:val="none" w:sz="0" w:space="0" w:color="auto"/>
                    <w:right w:val="none" w:sz="0" w:space="0" w:color="auto"/>
                  </w:divBdr>
                </w:div>
                <w:div w:id="1742944339">
                  <w:marLeft w:val="0"/>
                  <w:marRight w:val="0"/>
                  <w:marTop w:val="0"/>
                  <w:marBottom w:val="0"/>
                  <w:divBdr>
                    <w:top w:val="none" w:sz="0" w:space="0" w:color="auto"/>
                    <w:left w:val="none" w:sz="0" w:space="0" w:color="auto"/>
                    <w:bottom w:val="none" w:sz="0" w:space="0" w:color="auto"/>
                    <w:right w:val="none" w:sz="0" w:space="0" w:color="auto"/>
                  </w:divBdr>
                </w:div>
                <w:div w:id="1743211226">
                  <w:marLeft w:val="0"/>
                  <w:marRight w:val="0"/>
                  <w:marTop w:val="0"/>
                  <w:marBottom w:val="0"/>
                  <w:divBdr>
                    <w:top w:val="none" w:sz="0" w:space="0" w:color="auto"/>
                    <w:left w:val="none" w:sz="0" w:space="0" w:color="auto"/>
                    <w:bottom w:val="none" w:sz="0" w:space="0" w:color="auto"/>
                    <w:right w:val="none" w:sz="0" w:space="0" w:color="auto"/>
                  </w:divBdr>
                </w:div>
                <w:div w:id="1745376476">
                  <w:marLeft w:val="0"/>
                  <w:marRight w:val="0"/>
                  <w:marTop w:val="0"/>
                  <w:marBottom w:val="0"/>
                  <w:divBdr>
                    <w:top w:val="none" w:sz="0" w:space="0" w:color="auto"/>
                    <w:left w:val="none" w:sz="0" w:space="0" w:color="auto"/>
                    <w:bottom w:val="none" w:sz="0" w:space="0" w:color="auto"/>
                    <w:right w:val="none" w:sz="0" w:space="0" w:color="auto"/>
                  </w:divBdr>
                </w:div>
                <w:div w:id="1745957882">
                  <w:marLeft w:val="0"/>
                  <w:marRight w:val="0"/>
                  <w:marTop w:val="0"/>
                  <w:marBottom w:val="0"/>
                  <w:divBdr>
                    <w:top w:val="none" w:sz="0" w:space="0" w:color="auto"/>
                    <w:left w:val="none" w:sz="0" w:space="0" w:color="auto"/>
                    <w:bottom w:val="none" w:sz="0" w:space="0" w:color="auto"/>
                    <w:right w:val="none" w:sz="0" w:space="0" w:color="auto"/>
                  </w:divBdr>
                </w:div>
                <w:div w:id="1747024653">
                  <w:marLeft w:val="0"/>
                  <w:marRight w:val="0"/>
                  <w:marTop w:val="0"/>
                  <w:marBottom w:val="0"/>
                  <w:divBdr>
                    <w:top w:val="none" w:sz="0" w:space="0" w:color="auto"/>
                    <w:left w:val="none" w:sz="0" w:space="0" w:color="auto"/>
                    <w:bottom w:val="none" w:sz="0" w:space="0" w:color="auto"/>
                    <w:right w:val="none" w:sz="0" w:space="0" w:color="auto"/>
                  </w:divBdr>
                </w:div>
                <w:div w:id="1747801372">
                  <w:marLeft w:val="0"/>
                  <w:marRight w:val="0"/>
                  <w:marTop w:val="0"/>
                  <w:marBottom w:val="0"/>
                  <w:divBdr>
                    <w:top w:val="none" w:sz="0" w:space="0" w:color="auto"/>
                    <w:left w:val="none" w:sz="0" w:space="0" w:color="auto"/>
                    <w:bottom w:val="none" w:sz="0" w:space="0" w:color="auto"/>
                    <w:right w:val="none" w:sz="0" w:space="0" w:color="auto"/>
                  </w:divBdr>
                </w:div>
                <w:div w:id="1748964366">
                  <w:marLeft w:val="0"/>
                  <w:marRight w:val="0"/>
                  <w:marTop w:val="0"/>
                  <w:marBottom w:val="0"/>
                  <w:divBdr>
                    <w:top w:val="none" w:sz="0" w:space="0" w:color="auto"/>
                    <w:left w:val="none" w:sz="0" w:space="0" w:color="auto"/>
                    <w:bottom w:val="none" w:sz="0" w:space="0" w:color="auto"/>
                    <w:right w:val="none" w:sz="0" w:space="0" w:color="auto"/>
                  </w:divBdr>
                </w:div>
                <w:div w:id="1750879578">
                  <w:marLeft w:val="0"/>
                  <w:marRight w:val="0"/>
                  <w:marTop w:val="0"/>
                  <w:marBottom w:val="0"/>
                  <w:divBdr>
                    <w:top w:val="none" w:sz="0" w:space="0" w:color="auto"/>
                    <w:left w:val="none" w:sz="0" w:space="0" w:color="auto"/>
                    <w:bottom w:val="none" w:sz="0" w:space="0" w:color="auto"/>
                    <w:right w:val="none" w:sz="0" w:space="0" w:color="auto"/>
                  </w:divBdr>
                </w:div>
                <w:div w:id="1752459217">
                  <w:marLeft w:val="0"/>
                  <w:marRight w:val="0"/>
                  <w:marTop w:val="0"/>
                  <w:marBottom w:val="0"/>
                  <w:divBdr>
                    <w:top w:val="none" w:sz="0" w:space="0" w:color="auto"/>
                    <w:left w:val="none" w:sz="0" w:space="0" w:color="auto"/>
                    <w:bottom w:val="none" w:sz="0" w:space="0" w:color="auto"/>
                    <w:right w:val="none" w:sz="0" w:space="0" w:color="auto"/>
                  </w:divBdr>
                </w:div>
                <w:div w:id="1752463734">
                  <w:marLeft w:val="0"/>
                  <w:marRight w:val="0"/>
                  <w:marTop w:val="0"/>
                  <w:marBottom w:val="0"/>
                  <w:divBdr>
                    <w:top w:val="none" w:sz="0" w:space="0" w:color="auto"/>
                    <w:left w:val="none" w:sz="0" w:space="0" w:color="auto"/>
                    <w:bottom w:val="none" w:sz="0" w:space="0" w:color="auto"/>
                    <w:right w:val="none" w:sz="0" w:space="0" w:color="auto"/>
                  </w:divBdr>
                </w:div>
                <w:div w:id="1753088774">
                  <w:marLeft w:val="0"/>
                  <w:marRight w:val="0"/>
                  <w:marTop w:val="0"/>
                  <w:marBottom w:val="0"/>
                  <w:divBdr>
                    <w:top w:val="none" w:sz="0" w:space="0" w:color="auto"/>
                    <w:left w:val="none" w:sz="0" w:space="0" w:color="auto"/>
                    <w:bottom w:val="none" w:sz="0" w:space="0" w:color="auto"/>
                    <w:right w:val="none" w:sz="0" w:space="0" w:color="auto"/>
                  </w:divBdr>
                </w:div>
                <w:div w:id="1753162751">
                  <w:marLeft w:val="0"/>
                  <w:marRight w:val="0"/>
                  <w:marTop w:val="0"/>
                  <w:marBottom w:val="0"/>
                  <w:divBdr>
                    <w:top w:val="none" w:sz="0" w:space="0" w:color="auto"/>
                    <w:left w:val="none" w:sz="0" w:space="0" w:color="auto"/>
                    <w:bottom w:val="none" w:sz="0" w:space="0" w:color="auto"/>
                    <w:right w:val="none" w:sz="0" w:space="0" w:color="auto"/>
                  </w:divBdr>
                </w:div>
                <w:div w:id="1753701472">
                  <w:marLeft w:val="0"/>
                  <w:marRight w:val="0"/>
                  <w:marTop w:val="0"/>
                  <w:marBottom w:val="0"/>
                  <w:divBdr>
                    <w:top w:val="none" w:sz="0" w:space="0" w:color="auto"/>
                    <w:left w:val="none" w:sz="0" w:space="0" w:color="auto"/>
                    <w:bottom w:val="none" w:sz="0" w:space="0" w:color="auto"/>
                    <w:right w:val="none" w:sz="0" w:space="0" w:color="auto"/>
                  </w:divBdr>
                </w:div>
                <w:div w:id="1755545589">
                  <w:marLeft w:val="0"/>
                  <w:marRight w:val="0"/>
                  <w:marTop w:val="0"/>
                  <w:marBottom w:val="0"/>
                  <w:divBdr>
                    <w:top w:val="none" w:sz="0" w:space="0" w:color="auto"/>
                    <w:left w:val="none" w:sz="0" w:space="0" w:color="auto"/>
                    <w:bottom w:val="none" w:sz="0" w:space="0" w:color="auto"/>
                    <w:right w:val="none" w:sz="0" w:space="0" w:color="auto"/>
                  </w:divBdr>
                </w:div>
                <w:div w:id="1759987216">
                  <w:marLeft w:val="0"/>
                  <w:marRight w:val="0"/>
                  <w:marTop w:val="0"/>
                  <w:marBottom w:val="0"/>
                  <w:divBdr>
                    <w:top w:val="none" w:sz="0" w:space="0" w:color="auto"/>
                    <w:left w:val="none" w:sz="0" w:space="0" w:color="auto"/>
                    <w:bottom w:val="none" w:sz="0" w:space="0" w:color="auto"/>
                    <w:right w:val="none" w:sz="0" w:space="0" w:color="auto"/>
                  </w:divBdr>
                </w:div>
                <w:div w:id="1761365699">
                  <w:marLeft w:val="0"/>
                  <w:marRight w:val="0"/>
                  <w:marTop w:val="0"/>
                  <w:marBottom w:val="0"/>
                  <w:divBdr>
                    <w:top w:val="none" w:sz="0" w:space="0" w:color="auto"/>
                    <w:left w:val="none" w:sz="0" w:space="0" w:color="auto"/>
                    <w:bottom w:val="none" w:sz="0" w:space="0" w:color="auto"/>
                    <w:right w:val="none" w:sz="0" w:space="0" w:color="auto"/>
                  </w:divBdr>
                </w:div>
                <w:div w:id="1762213065">
                  <w:marLeft w:val="0"/>
                  <w:marRight w:val="0"/>
                  <w:marTop w:val="0"/>
                  <w:marBottom w:val="0"/>
                  <w:divBdr>
                    <w:top w:val="none" w:sz="0" w:space="0" w:color="auto"/>
                    <w:left w:val="none" w:sz="0" w:space="0" w:color="auto"/>
                    <w:bottom w:val="none" w:sz="0" w:space="0" w:color="auto"/>
                    <w:right w:val="none" w:sz="0" w:space="0" w:color="auto"/>
                  </w:divBdr>
                </w:div>
                <w:div w:id="1762944185">
                  <w:marLeft w:val="0"/>
                  <w:marRight w:val="0"/>
                  <w:marTop w:val="0"/>
                  <w:marBottom w:val="0"/>
                  <w:divBdr>
                    <w:top w:val="none" w:sz="0" w:space="0" w:color="auto"/>
                    <w:left w:val="none" w:sz="0" w:space="0" w:color="auto"/>
                    <w:bottom w:val="none" w:sz="0" w:space="0" w:color="auto"/>
                    <w:right w:val="none" w:sz="0" w:space="0" w:color="auto"/>
                  </w:divBdr>
                </w:div>
                <w:div w:id="1765034868">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765491696">
                  <w:marLeft w:val="0"/>
                  <w:marRight w:val="0"/>
                  <w:marTop w:val="0"/>
                  <w:marBottom w:val="0"/>
                  <w:divBdr>
                    <w:top w:val="none" w:sz="0" w:space="0" w:color="auto"/>
                    <w:left w:val="none" w:sz="0" w:space="0" w:color="auto"/>
                    <w:bottom w:val="none" w:sz="0" w:space="0" w:color="auto"/>
                    <w:right w:val="none" w:sz="0" w:space="0" w:color="auto"/>
                  </w:divBdr>
                </w:div>
                <w:div w:id="1767193006">
                  <w:marLeft w:val="0"/>
                  <w:marRight w:val="0"/>
                  <w:marTop w:val="0"/>
                  <w:marBottom w:val="0"/>
                  <w:divBdr>
                    <w:top w:val="none" w:sz="0" w:space="0" w:color="auto"/>
                    <w:left w:val="none" w:sz="0" w:space="0" w:color="auto"/>
                    <w:bottom w:val="none" w:sz="0" w:space="0" w:color="auto"/>
                    <w:right w:val="none" w:sz="0" w:space="0" w:color="auto"/>
                  </w:divBdr>
                </w:div>
                <w:div w:id="1767728304">
                  <w:marLeft w:val="0"/>
                  <w:marRight w:val="0"/>
                  <w:marTop w:val="0"/>
                  <w:marBottom w:val="0"/>
                  <w:divBdr>
                    <w:top w:val="none" w:sz="0" w:space="0" w:color="auto"/>
                    <w:left w:val="none" w:sz="0" w:space="0" w:color="auto"/>
                    <w:bottom w:val="none" w:sz="0" w:space="0" w:color="auto"/>
                    <w:right w:val="none" w:sz="0" w:space="0" w:color="auto"/>
                  </w:divBdr>
                </w:div>
                <w:div w:id="1769233230">
                  <w:marLeft w:val="0"/>
                  <w:marRight w:val="0"/>
                  <w:marTop w:val="0"/>
                  <w:marBottom w:val="0"/>
                  <w:divBdr>
                    <w:top w:val="none" w:sz="0" w:space="0" w:color="auto"/>
                    <w:left w:val="none" w:sz="0" w:space="0" w:color="auto"/>
                    <w:bottom w:val="none" w:sz="0" w:space="0" w:color="auto"/>
                    <w:right w:val="none" w:sz="0" w:space="0" w:color="auto"/>
                  </w:divBdr>
                </w:div>
                <w:div w:id="1769959898">
                  <w:marLeft w:val="0"/>
                  <w:marRight w:val="0"/>
                  <w:marTop w:val="0"/>
                  <w:marBottom w:val="0"/>
                  <w:divBdr>
                    <w:top w:val="none" w:sz="0" w:space="0" w:color="auto"/>
                    <w:left w:val="none" w:sz="0" w:space="0" w:color="auto"/>
                    <w:bottom w:val="none" w:sz="0" w:space="0" w:color="auto"/>
                    <w:right w:val="none" w:sz="0" w:space="0" w:color="auto"/>
                  </w:divBdr>
                </w:div>
                <w:div w:id="1770352028">
                  <w:marLeft w:val="0"/>
                  <w:marRight w:val="0"/>
                  <w:marTop w:val="0"/>
                  <w:marBottom w:val="0"/>
                  <w:divBdr>
                    <w:top w:val="none" w:sz="0" w:space="0" w:color="auto"/>
                    <w:left w:val="none" w:sz="0" w:space="0" w:color="auto"/>
                    <w:bottom w:val="none" w:sz="0" w:space="0" w:color="auto"/>
                    <w:right w:val="none" w:sz="0" w:space="0" w:color="auto"/>
                  </w:divBdr>
                </w:div>
                <w:div w:id="1770539511">
                  <w:marLeft w:val="0"/>
                  <w:marRight w:val="0"/>
                  <w:marTop w:val="0"/>
                  <w:marBottom w:val="0"/>
                  <w:divBdr>
                    <w:top w:val="none" w:sz="0" w:space="0" w:color="auto"/>
                    <w:left w:val="none" w:sz="0" w:space="0" w:color="auto"/>
                    <w:bottom w:val="none" w:sz="0" w:space="0" w:color="auto"/>
                    <w:right w:val="none" w:sz="0" w:space="0" w:color="auto"/>
                  </w:divBdr>
                </w:div>
                <w:div w:id="1770737901">
                  <w:marLeft w:val="0"/>
                  <w:marRight w:val="0"/>
                  <w:marTop w:val="0"/>
                  <w:marBottom w:val="0"/>
                  <w:divBdr>
                    <w:top w:val="none" w:sz="0" w:space="0" w:color="auto"/>
                    <w:left w:val="none" w:sz="0" w:space="0" w:color="auto"/>
                    <w:bottom w:val="none" w:sz="0" w:space="0" w:color="auto"/>
                    <w:right w:val="none" w:sz="0" w:space="0" w:color="auto"/>
                  </w:divBdr>
                </w:div>
                <w:div w:id="1771007155">
                  <w:marLeft w:val="0"/>
                  <w:marRight w:val="0"/>
                  <w:marTop w:val="0"/>
                  <w:marBottom w:val="0"/>
                  <w:divBdr>
                    <w:top w:val="none" w:sz="0" w:space="0" w:color="auto"/>
                    <w:left w:val="none" w:sz="0" w:space="0" w:color="auto"/>
                    <w:bottom w:val="none" w:sz="0" w:space="0" w:color="auto"/>
                    <w:right w:val="none" w:sz="0" w:space="0" w:color="auto"/>
                  </w:divBdr>
                </w:div>
                <w:div w:id="1771048101">
                  <w:marLeft w:val="0"/>
                  <w:marRight w:val="0"/>
                  <w:marTop w:val="0"/>
                  <w:marBottom w:val="0"/>
                  <w:divBdr>
                    <w:top w:val="none" w:sz="0" w:space="0" w:color="auto"/>
                    <w:left w:val="none" w:sz="0" w:space="0" w:color="auto"/>
                    <w:bottom w:val="none" w:sz="0" w:space="0" w:color="auto"/>
                    <w:right w:val="none" w:sz="0" w:space="0" w:color="auto"/>
                  </w:divBdr>
                </w:div>
                <w:div w:id="1771700230">
                  <w:marLeft w:val="0"/>
                  <w:marRight w:val="0"/>
                  <w:marTop w:val="0"/>
                  <w:marBottom w:val="0"/>
                  <w:divBdr>
                    <w:top w:val="none" w:sz="0" w:space="0" w:color="auto"/>
                    <w:left w:val="none" w:sz="0" w:space="0" w:color="auto"/>
                    <w:bottom w:val="none" w:sz="0" w:space="0" w:color="auto"/>
                    <w:right w:val="none" w:sz="0" w:space="0" w:color="auto"/>
                  </w:divBdr>
                </w:div>
                <w:div w:id="1772974386">
                  <w:marLeft w:val="0"/>
                  <w:marRight w:val="0"/>
                  <w:marTop w:val="0"/>
                  <w:marBottom w:val="0"/>
                  <w:divBdr>
                    <w:top w:val="none" w:sz="0" w:space="0" w:color="auto"/>
                    <w:left w:val="none" w:sz="0" w:space="0" w:color="auto"/>
                    <w:bottom w:val="none" w:sz="0" w:space="0" w:color="auto"/>
                    <w:right w:val="none" w:sz="0" w:space="0" w:color="auto"/>
                  </w:divBdr>
                </w:div>
                <w:div w:id="1773936076">
                  <w:marLeft w:val="0"/>
                  <w:marRight w:val="0"/>
                  <w:marTop w:val="0"/>
                  <w:marBottom w:val="0"/>
                  <w:divBdr>
                    <w:top w:val="none" w:sz="0" w:space="0" w:color="auto"/>
                    <w:left w:val="none" w:sz="0" w:space="0" w:color="auto"/>
                    <w:bottom w:val="none" w:sz="0" w:space="0" w:color="auto"/>
                    <w:right w:val="none" w:sz="0" w:space="0" w:color="auto"/>
                  </w:divBdr>
                </w:div>
                <w:div w:id="1775242981">
                  <w:marLeft w:val="0"/>
                  <w:marRight w:val="0"/>
                  <w:marTop w:val="0"/>
                  <w:marBottom w:val="0"/>
                  <w:divBdr>
                    <w:top w:val="none" w:sz="0" w:space="0" w:color="auto"/>
                    <w:left w:val="none" w:sz="0" w:space="0" w:color="auto"/>
                    <w:bottom w:val="none" w:sz="0" w:space="0" w:color="auto"/>
                    <w:right w:val="none" w:sz="0" w:space="0" w:color="auto"/>
                  </w:divBdr>
                </w:div>
                <w:div w:id="1776905682">
                  <w:marLeft w:val="0"/>
                  <w:marRight w:val="0"/>
                  <w:marTop w:val="0"/>
                  <w:marBottom w:val="0"/>
                  <w:divBdr>
                    <w:top w:val="none" w:sz="0" w:space="0" w:color="auto"/>
                    <w:left w:val="none" w:sz="0" w:space="0" w:color="auto"/>
                    <w:bottom w:val="none" w:sz="0" w:space="0" w:color="auto"/>
                    <w:right w:val="none" w:sz="0" w:space="0" w:color="auto"/>
                  </w:divBdr>
                </w:div>
                <w:div w:id="1779059327">
                  <w:marLeft w:val="0"/>
                  <w:marRight w:val="0"/>
                  <w:marTop w:val="0"/>
                  <w:marBottom w:val="0"/>
                  <w:divBdr>
                    <w:top w:val="none" w:sz="0" w:space="0" w:color="auto"/>
                    <w:left w:val="none" w:sz="0" w:space="0" w:color="auto"/>
                    <w:bottom w:val="none" w:sz="0" w:space="0" w:color="auto"/>
                    <w:right w:val="none" w:sz="0" w:space="0" w:color="auto"/>
                  </w:divBdr>
                </w:div>
                <w:div w:id="1781024294">
                  <w:marLeft w:val="0"/>
                  <w:marRight w:val="0"/>
                  <w:marTop w:val="0"/>
                  <w:marBottom w:val="0"/>
                  <w:divBdr>
                    <w:top w:val="none" w:sz="0" w:space="0" w:color="auto"/>
                    <w:left w:val="none" w:sz="0" w:space="0" w:color="auto"/>
                    <w:bottom w:val="none" w:sz="0" w:space="0" w:color="auto"/>
                    <w:right w:val="none" w:sz="0" w:space="0" w:color="auto"/>
                  </w:divBdr>
                </w:div>
                <w:div w:id="1782072308">
                  <w:marLeft w:val="0"/>
                  <w:marRight w:val="0"/>
                  <w:marTop w:val="0"/>
                  <w:marBottom w:val="0"/>
                  <w:divBdr>
                    <w:top w:val="none" w:sz="0" w:space="0" w:color="auto"/>
                    <w:left w:val="none" w:sz="0" w:space="0" w:color="auto"/>
                    <w:bottom w:val="none" w:sz="0" w:space="0" w:color="auto"/>
                    <w:right w:val="none" w:sz="0" w:space="0" w:color="auto"/>
                  </w:divBdr>
                </w:div>
                <w:div w:id="1782457383">
                  <w:marLeft w:val="0"/>
                  <w:marRight w:val="0"/>
                  <w:marTop w:val="0"/>
                  <w:marBottom w:val="0"/>
                  <w:divBdr>
                    <w:top w:val="none" w:sz="0" w:space="0" w:color="auto"/>
                    <w:left w:val="none" w:sz="0" w:space="0" w:color="auto"/>
                    <w:bottom w:val="none" w:sz="0" w:space="0" w:color="auto"/>
                    <w:right w:val="none" w:sz="0" w:space="0" w:color="auto"/>
                  </w:divBdr>
                </w:div>
                <w:div w:id="1793599014">
                  <w:marLeft w:val="0"/>
                  <w:marRight w:val="0"/>
                  <w:marTop w:val="0"/>
                  <w:marBottom w:val="0"/>
                  <w:divBdr>
                    <w:top w:val="none" w:sz="0" w:space="0" w:color="auto"/>
                    <w:left w:val="none" w:sz="0" w:space="0" w:color="auto"/>
                    <w:bottom w:val="none" w:sz="0" w:space="0" w:color="auto"/>
                    <w:right w:val="none" w:sz="0" w:space="0" w:color="auto"/>
                  </w:divBdr>
                </w:div>
                <w:div w:id="1793671422">
                  <w:marLeft w:val="0"/>
                  <w:marRight w:val="0"/>
                  <w:marTop w:val="0"/>
                  <w:marBottom w:val="0"/>
                  <w:divBdr>
                    <w:top w:val="none" w:sz="0" w:space="0" w:color="auto"/>
                    <w:left w:val="none" w:sz="0" w:space="0" w:color="auto"/>
                    <w:bottom w:val="none" w:sz="0" w:space="0" w:color="auto"/>
                    <w:right w:val="none" w:sz="0" w:space="0" w:color="auto"/>
                  </w:divBdr>
                </w:div>
                <w:div w:id="1794470982">
                  <w:marLeft w:val="0"/>
                  <w:marRight w:val="0"/>
                  <w:marTop w:val="0"/>
                  <w:marBottom w:val="0"/>
                  <w:divBdr>
                    <w:top w:val="none" w:sz="0" w:space="0" w:color="auto"/>
                    <w:left w:val="none" w:sz="0" w:space="0" w:color="auto"/>
                    <w:bottom w:val="none" w:sz="0" w:space="0" w:color="auto"/>
                    <w:right w:val="none" w:sz="0" w:space="0" w:color="auto"/>
                  </w:divBdr>
                </w:div>
                <w:div w:id="1794904791">
                  <w:marLeft w:val="0"/>
                  <w:marRight w:val="0"/>
                  <w:marTop w:val="0"/>
                  <w:marBottom w:val="0"/>
                  <w:divBdr>
                    <w:top w:val="none" w:sz="0" w:space="0" w:color="auto"/>
                    <w:left w:val="none" w:sz="0" w:space="0" w:color="auto"/>
                    <w:bottom w:val="none" w:sz="0" w:space="0" w:color="auto"/>
                    <w:right w:val="none" w:sz="0" w:space="0" w:color="auto"/>
                  </w:divBdr>
                </w:div>
                <w:div w:id="1796757474">
                  <w:marLeft w:val="0"/>
                  <w:marRight w:val="0"/>
                  <w:marTop w:val="0"/>
                  <w:marBottom w:val="0"/>
                  <w:divBdr>
                    <w:top w:val="none" w:sz="0" w:space="0" w:color="auto"/>
                    <w:left w:val="none" w:sz="0" w:space="0" w:color="auto"/>
                    <w:bottom w:val="none" w:sz="0" w:space="0" w:color="auto"/>
                    <w:right w:val="none" w:sz="0" w:space="0" w:color="auto"/>
                  </w:divBdr>
                </w:div>
                <w:div w:id="1797481744">
                  <w:marLeft w:val="0"/>
                  <w:marRight w:val="0"/>
                  <w:marTop w:val="0"/>
                  <w:marBottom w:val="0"/>
                  <w:divBdr>
                    <w:top w:val="none" w:sz="0" w:space="0" w:color="auto"/>
                    <w:left w:val="none" w:sz="0" w:space="0" w:color="auto"/>
                    <w:bottom w:val="none" w:sz="0" w:space="0" w:color="auto"/>
                    <w:right w:val="none" w:sz="0" w:space="0" w:color="auto"/>
                  </w:divBdr>
                </w:div>
                <w:div w:id="1797601214">
                  <w:marLeft w:val="0"/>
                  <w:marRight w:val="0"/>
                  <w:marTop w:val="0"/>
                  <w:marBottom w:val="0"/>
                  <w:divBdr>
                    <w:top w:val="none" w:sz="0" w:space="0" w:color="auto"/>
                    <w:left w:val="none" w:sz="0" w:space="0" w:color="auto"/>
                    <w:bottom w:val="none" w:sz="0" w:space="0" w:color="auto"/>
                    <w:right w:val="none" w:sz="0" w:space="0" w:color="auto"/>
                  </w:divBdr>
                </w:div>
                <w:div w:id="1797672878">
                  <w:marLeft w:val="0"/>
                  <w:marRight w:val="0"/>
                  <w:marTop w:val="0"/>
                  <w:marBottom w:val="0"/>
                  <w:divBdr>
                    <w:top w:val="none" w:sz="0" w:space="0" w:color="auto"/>
                    <w:left w:val="none" w:sz="0" w:space="0" w:color="auto"/>
                    <w:bottom w:val="none" w:sz="0" w:space="0" w:color="auto"/>
                    <w:right w:val="none" w:sz="0" w:space="0" w:color="auto"/>
                  </w:divBdr>
                </w:div>
                <w:div w:id="1800801574">
                  <w:marLeft w:val="0"/>
                  <w:marRight w:val="0"/>
                  <w:marTop w:val="0"/>
                  <w:marBottom w:val="0"/>
                  <w:divBdr>
                    <w:top w:val="none" w:sz="0" w:space="0" w:color="auto"/>
                    <w:left w:val="none" w:sz="0" w:space="0" w:color="auto"/>
                    <w:bottom w:val="none" w:sz="0" w:space="0" w:color="auto"/>
                    <w:right w:val="none" w:sz="0" w:space="0" w:color="auto"/>
                  </w:divBdr>
                </w:div>
                <w:div w:id="1802990109">
                  <w:marLeft w:val="0"/>
                  <w:marRight w:val="0"/>
                  <w:marTop w:val="0"/>
                  <w:marBottom w:val="0"/>
                  <w:divBdr>
                    <w:top w:val="none" w:sz="0" w:space="0" w:color="auto"/>
                    <w:left w:val="none" w:sz="0" w:space="0" w:color="auto"/>
                    <w:bottom w:val="none" w:sz="0" w:space="0" w:color="auto"/>
                    <w:right w:val="none" w:sz="0" w:space="0" w:color="auto"/>
                  </w:divBdr>
                </w:div>
                <w:div w:id="1803307726">
                  <w:marLeft w:val="0"/>
                  <w:marRight w:val="0"/>
                  <w:marTop w:val="0"/>
                  <w:marBottom w:val="0"/>
                  <w:divBdr>
                    <w:top w:val="none" w:sz="0" w:space="0" w:color="auto"/>
                    <w:left w:val="none" w:sz="0" w:space="0" w:color="auto"/>
                    <w:bottom w:val="none" w:sz="0" w:space="0" w:color="auto"/>
                    <w:right w:val="none" w:sz="0" w:space="0" w:color="auto"/>
                  </w:divBdr>
                </w:div>
                <w:div w:id="1804538586">
                  <w:marLeft w:val="0"/>
                  <w:marRight w:val="0"/>
                  <w:marTop w:val="0"/>
                  <w:marBottom w:val="0"/>
                  <w:divBdr>
                    <w:top w:val="none" w:sz="0" w:space="0" w:color="auto"/>
                    <w:left w:val="none" w:sz="0" w:space="0" w:color="auto"/>
                    <w:bottom w:val="none" w:sz="0" w:space="0" w:color="auto"/>
                    <w:right w:val="none" w:sz="0" w:space="0" w:color="auto"/>
                  </w:divBdr>
                </w:div>
                <w:div w:id="1808081741">
                  <w:marLeft w:val="0"/>
                  <w:marRight w:val="0"/>
                  <w:marTop w:val="0"/>
                  <w:marBottom w:val="0"/>
                  <w:divBdr>
                    <w:top w:val="none" w:sz="0" w:space="0" w:color="auto"/>
                    <w:left w:val="none" w:sz="0" w:space="0" w:color="auto"/>
                    <w:bottom w:val="none" w:sz="0" w:space="0" w:color="auto"/>
                    <w:right w:val="none" w:sz="0" w:space="0" w:color="auto"/>
                  </w:divBdr>
                </w:div>
                <w:div w:id="1808282142">
                  <w:marLeft w:val="0"/>
                  <w:marRight w:val="0"/>
                  <w:marTop w:val="0"/>
                  <w:marBottom w:val="0"/>
                  <w:divBdr>
                    <w:top w:val="none" w:sz="0" w:space="0" w:color="auto"/>
                    <w:left w:val="none" w:sz="0" w:space="0" w:color="auto"/>
                    <w:bottom w:val="none" w:sz="0" w:space="0" w:color="auto"/>
                    <w:right w:val="none" w:sz="0" w:space="0" w:color="auto"/>
                  </w:divBdr>
                </w:div>
                <w:div w:id="1810896801">
                  <w:marLeft w:val="0"/>
                  <w:marRight w:val="0"/>
                  <w:marTop w:val="0"/>
                  <w:marBottom w:val="0"/>
                  <w:divBdr>
                    <w:top w:val="none" w:sz="0" w:space="0" w:color="auto"/>
                    <w:left w:val="none" w:sz="0" w:space="0" w:color="auto"/>
                    <w:bottom w:val="none" w:sz="0" w:space="0" w:color="auto"/>
                    <w:right w:val="none" w:sz="0" w:space="0" w:color="auto"/>
                  </w:divBdr>
                </w:div>
                <w:div w:id="1813256512">
                  <w:marLeft w:val="0"/>
                  <w:marRight w:val="0"/>
                  <w:marTop w:val="0"/>
                  <w:marBottom w:val="0"/>
                  <w:divBdr>
                    <w:top w:val="none" w:sz="0" w:space="0" w:color="auto"/>
                    <w:left w:val="none" w:sz="0" w:space="0" w:color="auto"/>
                    <w:bottom w:val="none" w:sz="0" w:space="0" w:color="auto"/>
                    <w:right w:val="none" w:sz="0" w:space="0" w:color="auto"/>
                  </w:divBdr>
                </w:div>
                <w:div w:id="1814445168">
                  <w:marLeft w:val="0"/>
                  <w:marRight w:val="0"/>
                  <w:marTop w:val="0"/>
                  <w:marBottom w:val="0"/>
                  <w:divBdr>
                    <w:top w:val="none" w:sz="0" w:space="0" w:color="auto"/>
                    <w:left w:val="none" w:sz="0" w:space="0" w:color="auto"/>
                    <w:bottom w:val="none" w:sz="0" w:space="0" w:color="auto"/>
                    <w:right w:val="none" w:sz="0" w:space="0" w:color="auto"/>
                  </w:divBdr>
                </w:div>
                <w:div w:id="1816724166">
                  <w:marLeft w:val="0"/>
                  <w:marRight w:val="0"/>
                  <w:marTop w:val="0"/>
                  <w:marBottom w:val="0"/>
                  <w:divBdr>
                    <w:top w:val="none" w:sz="0" w:space="0" w:color="auto"/>
                    <w:left w:val="none" w:sz="0" w:space="0" w:color="auto"/>
                    <w:bottom w:val="none" w:sz="0" w:space="0" w:color="auto"/>
                    <w:right w:val="none" w:sz="0" w:space="0" w:color="auto"/>
                  </w:divBdr>
                </w:div>
                <w:div w:id="1820030433">
                  <w:marLeft w:val="0"/>
                  <w:marRight w:val="0"/>
                  <w:marTop w:val="0"/>
                  <w:marBottom w:val="0"/>
                  <w:divBdr>
                    <w:top w:val="none" w:sz="0" w:space="0" w:color="auto"/>
                    <w:left w:val="none" w:sz="0" w:space="0" w:color="auto"/>
                    <w:bottom w:val="none" w:sz="0" w:space="0" w:color="auto"/>
                    <w:right w:val="none" w:sz="0" w:space="0" w:color="auto"/>
                  </w:divBdr>
                </w:div>
                <w:div w:id="1820420830">
                  <w:marLeft w:val="0"/>
                  <w:marRight w:val="0"/>
                  <w:marTop w:val="0"/>
                  <w:marBottom w:val="0"/>
                  <w:divBdr>
                    <w:top w:val="none" w:sz="0" w:space="0" w:color="auto"/>
                    <w:left w:val="none" w:sz="0" w:space="0" w:color="auto"/>
                    <w:bottom w:val="none" w:sz="0" w:space="0" w:color="auto"/>
                    <w:right w:val="none" w:sz="0" w:space="0" w:color="auto"/>
                  </w:divBdr>
                </w:div>
                <w:div w:id="1822191310">
                  <w:marLeft w:val="0"/>
                  <w:marRight w:val="0"/>
                  <w:marTop w:val="0"/>
                  <w:marBottom w:val="0"/>
                  <w:divBdr>
                    <w:top w:val="none" w:sz="0" w:space="0" w:color="auto"/>
                    <w:left w:val="none" w:sz="0" w:space="0" w:color="auto"/>
                    <w:bottom w:val="none" w:sz="0" w:space="0" w:color="auto"/>
                    <w:right w:val="none" w:sz="0" w:space="0" w:color="auto"/>
                  </w:divBdr>
                </w:div>
                <w:div w:id="1824421694">
                  <w:marLeft w:val="0"/>
                  <w:marRight w:val="0"/>
                  <w:marTop w:val="0"/>
                  <w:marBottom w:val="0"/>
                  <w:divBdr>
                    <w:top w:val="none" w:sz="0" w:space="0" w:color="auto"/>
                    <w:left w:val="none" w:sz="0" w:space="0" w:color="auto"/>
                    <w:bottom w:val="none" w:sz="0" w:space="0" w:color="auto"/>
                    <w:right w:val="none" w:sz="0" w:space="0" w:color="auto"/>
                  </w:divBdr>
                </w:div>
                <w:div w:id="1824926440">
                  <w:marLeft w:val="0"/>
                  <w:marRight w:val="0"/>
                  <w:marTop w:val="0"/>
                  <w:marBottom w:val="0"/>
                  <w:divBdr>
                    <w:top w:val="none" w:sz="0" w:space="0" w:color="auto"/>
                    <w:left w:val="none" w:sz="0" w:space="0" w:color="auto"/>
                    <w:bottom w:val="none" w:sz="0" w:space="0" w:color="auto"/>
                    <w:right w:val="none" w:sz="0" w:space="0" w:color="auto"/>
                  </w:divBdr>
                </w:div>
                <w:div w:id="1825050759">
                  <w:marLeft w:val="0"/>
                  <w:marRight w:val="0"/>
                  <w:marTop w:val="0"/>
                  <w:marBottom w:val="0"/>
                  <w:divBdr>
                    <w:top w:val="none" w:sz="0" w:space="0" w:color="auto"/>
                    <w:left w:val="none" w:sz="0" w:space="0" w:color="auto"/>
                    <w:bottom w:val="none" w:sz="0" w:space="0" w:color="auto"/>
                    <w:right w:val="none" w:sz="0" w:space="0" w:color="auto"/>
                  </w:divBdr>
                </w:div>
                <w:div w:id="1829247454">
                  <w:marLeft w:val="0"/>
                  <w:marRight w:val="0"/>
                  <w:marTop w:val="0"/>
                  <w:marBottom w:val="0"/>
                  <w:divBdr>
                    <w:top w:val="none" w:sz="0" w:space="0" w:color="auto"/>
                    <w:left w:val="none" w:sz="0" w:space="0" w:color="auto"/>
                    <w:bottom w:val="none" w:sz="0" w:space="0" w:color="auto"/>
                    <w:right w:val="none" w:sz="0" w:space="0" w:color="auto"/>
                  </w:divBdr>
                </w:div>
                <w:div w:id="1831630136">
                  <w:marLeft w:val="0"/>
                  <w:marRight w:val="0"/>
                  <w:marTop w:val="0"/>
                  <w:marBottom w:val="0"/>
                  <w:divBdr>
                    <w:top w:val="none" w:sz="0" w:space="0" w:color="auto"/>
                    <w:left w:val="none" w:sz="0" w:space="0" w:color="auto"/>
                    <w:bottom w:val="none" w:sz="0" w:space="0" w:color="auto"/>
                    <w:right w:val="none" w:sz="0" w:space="0" w:color="auto"/>
                  </w:divBdr>
                </w:div>
                <w:div w:id="1831826020">
                  <w:marLeft w:val="0"/>
                  <w:marRight w:val="0"/>
                  <w:marTop w:val="0"/>
                  <w:marBottom w:val="0"/>
                  <w:divBdr>
                    <w:top w:val="none" w:sz="0" w:space="0" w:color="auto"/>
                    <w:left w:val="none" w:sz="0" w:space="0" w:color="auto"/>
                    <w:bottom w:val="none" w:sz="0" w:space="0" w:color="auto"/>
                    <w:right w:val="none" w:sz="0" w:space="0" w:color="auto"/>
                  </w:divBdr>
                </w:div>
                <w:div w:id="1835488113">
                  <w:marLeft w:val="0"/>
                  <w:marRight w:val="0"/>
                  <w:marTop w:val="0"/>
                  <w:marBottom w:val="0"/>
                  <w:divBdr>
                    <w:top w:val="none" w:sz="0" w:space="0" w:color="auto"/>
                    <w:left w:val="none" w:sz="0" w:space="0" w:color="auto"/>
                    <w:bottom w:val="none" w:sz="0" w:space="0" w:color="auto"/>
                    <w:right w:val="none" w:sz="0" w:space="0" w:color="auto"/>
                  </w:divBdr>
                </w:div>
                <w:div w:id="1835683124">
                  <w:marLeft w:val="0"/>
                  <w:marRight w:val="0"/>
                  <w:marTop w:val="0"/>
                  <w:marBottom w:val="0"/>
                  <w:divBdr>
                    <w:top w:val="none" w:sz="0" w:space="0" w:color="auto"/>
                    <w:left w:val="none" w:sz="0" w:space="0" w:color="auto"/>
                    <w:bottom w:val="none" w:sz="0" w:space="0" w:color="auto"/>
                    <w:right w:val="none" w:sz="0" w:space="0" w:color="auto"/>
                  </w:divBdr>
                </w:div>
                <w:div w:id="1837114653">
                  <w:marLeft w:val="0"/>
                  <w:marRight w:val="0"/>
                  <w:marTop w:val="0"/>
                  <w:marBottom w:val="0"/>
                  <w:divBdr>
                    <w:top w:val="none" w:sz="0" w:space="0" w:color="auto"/>
                    <w:left w:val="none" w:sz="0" w:space="0" w:color="auto"/>
                    <w:bottom w:val="none" w:sz="0" w:space="0" w:color="auto"/>
                    <w:right w:val="none" w:sz="0" w:space="0" w:color="auto"/>
                  </w:divBdr>
                </w:div>
                <w:div w:id="1837645154">
                  <w:marLeft w:val="0"/>
                  <w:marRight w:val="0"/>
                  <w:marTop w:val="0"/>
                  <w:marBottom w:val="0"/>
                  <w:divBdr>
                    <w:top w:val="none" w:sz="0" w:space="0" w:color="auto"/>
                    <w:left w:val="none" w:sz="0" w:space="0" w:color="auto"/>
                    <w:bottom w:val="none" w:sz="0" w:space="0" w:color="auto"/>
                    <w:right w:val="none" w:sz="0" w:space="0" w:color="auto"/>
                  </w:divBdr>
                </w:div>
                <w:div w:id="1839416351">
                  <w:marLeft w:val="0"/>
                  <w:marRight w:val="0"/>
                  <w:marTop w:val="0"/>
                  <w:marBottom w:val="0"/>
                  <w:divBdr>
                    <w:top w:val="none" w:sz="0" w:space="0" w:color="auto"/>
                    <w:left w:val="none" w:sz="0" w:space="0" w:color="auto"/>
                    <w:bottom w:val="none" w:sz="0" w:space="0" w:color="auto"/>
                    <w:right w:val="none" w:sz="0" w:space="0" w:color="auto"/>
                  </w:divBdr>
                </w:div>
                <w:div w:id="1840191059">
                  <w:marLeft w:val="0"/>
                  <w:marRight w:val="0"/>
                  <w:marTop w:val="0"/>
                  <w:marBottom w:val="0"/>
                  <w:divBdr>
                    <w:top w:val="none" w:sz="0" w:space="0" w:color="auto"/>
                    <w:left w:val="none" w:sz="0" w:space="0" w:color="auto"/>
                    <w:bottom w:val="none" w:sz="0" w:space="0" w:color="auto"/>
                    <w:right w:val="none" w:sz="0" w:space="0" w:color="auto"/>
                  </w:divBdr>
                </w:div>
                <w:div w:id="1840463207">
                  <w:marLeft w:val="0"/>
                  <w:marRight w:val="0"/>
                  <w:marTop w:val="0"/>
                  <w:marBottom w:val="0"/>
                  <w:divBdr>
                    <w:top w:val="none" w:sz="0" w:space="0" w:color="auto"/>
                    <w:left w:val="none" w:sz="0" w:space="0" w:color="auto"/>
                    <w:bottom w:val="none" w:sz="0" w:space="0" w:color="auto"/>
                    <w:right w:val="none" w:sz="0" w:space="0" w:color="auto"/>
                  </w:divBdr>
                </w:div>
                <w:div w:id="1840536627">
                  <w:marLeft w:val="0"/>
                  <w:marRight w:val="0"/>
                  <w:marTop w:val="0"/>
                  <w:marBottom w:val="0"/>
                  <w:divBdr>
                    <w:top w:val="none" w:sz="0" w:space="0" w:color="auto"/>
                    <w:left w:val="none" w:sz="0" w:space="0" w:color="auto"/>
                    <w:bottom w:val="none" w:sz="0" w:space="0" w:color="auto"/>
                    <w:right w:val="none" w:sz="0" w:space="0" w:color="auto"/>
                  </w:divBdr>
                </w:div>
                <w:div w:id="1841118756">
                  <w:marLeft w:val="0"/>
                  <w:marRight w:val="0"/>
                  <w:marTop w:val="0"/>
                  <w:marBottom w:val="0"/>
                  <w:divBdr>
                    <w:top w:val="none" w:sz="0" w:space="0" w:color="auto"/>
                    <w:left w:val="none" w:sz="0" w:space="0" w:color="auto"/>
                    <w:bottom w:val="none" w:sz="0" w:space="0" w:color="auto"/>
                    <w:right w:val="none" w:sz="0" w:space="0" w:color="auto"/>
                  </w:divBdr>
                </w:div>
                <w:div w:id="1843004000">
                  <w:marLeft w:val="0"/>
                  <w:marRight w:val="0"/>
                  <w:marTop w:val="0"/>
                  <w:marBottom w:val="0"/>
                  <w:divBdr>
                    <w:top w:val="none" w:sz="0" w:space="0" w:color="auto"/>
                    <w:left w:val="none" w:sz="0" w:space="0" w:color="auto"/>
                    <w:bottom w:val="none" w:sz="0" w:space="0" w:color="auto"/>
                    <w:right w:val="none" w:sz="0" w:space="0" w:color="auto"/>
                  </w:divBdr>
                </w:div>
                <w:div w:id="1846093228">
                  <w:marLeft w:val="0"/>
                  <w:marRight w:val="0"/>
                  <w:marTop w:val="0"/>
                  <w:marBottom w:val="0"/>
                  <w:divBdr>
                    <w:top w:val="none" w:sz="0" w:space="0" w:color="auto"/>
                    <w:left w:val="none" w:sz="0" w:space="0" w:color="auto"/>
                    <w:bottom w:val="none" w:sz="0" w:space="0" w:color="auto"/>
                    <w:right w:val="none" w:sz="0" w:space="0" w:color="auto"/>
                  </w:divBdr>
                </w:div>
                <w:div w:id="1846624745">
                  <w:marLeft w:val="0"/>
                  <w:marRight w:val="0"/>
                  <w:marTop w:val="0"/>
                  <w:marBottom w:val="0"/>
                  <w:divBdr>
                    <w:top w:val="none" w:sz="0" w:space="0" w:color="auto"/>
                    <w:left w:val="none" w:sz="0" w:space="0" w:color="auto"/>
                    <w:bottom w:val="none" w:sz="0" w:space="0" w:color="auto"/>
                    <w:right w:val="none" w:sz="0" w:space="0" w:color="auto"/>
                  </w:divBdr>
                </w:div>
                <w:div w:id="1847086079">
                  <w:marLeft w:val="0"/>
                  <w:marRight w:val="0"/>
                  <w:marTop w:val="0"/>
                  <w:marBottom w:val="0"/>
                  <w:divBdr>
                    <w:top w:val="none" w:sz="0" w:space="0" w:color="auto"/>
                    <w:left w:val="none" w:sz="0" w:space="0" w:color="auto"/>
                    <w:bottom w:val="none" w:sz="0" w:space="0" w:color="auto"/>
                    <w:right w:val="none" w:sz="0" w:space="0" w:color="auto"/>
                  </w:divBdr>
                </w:div>
                <w:div w:id="1851218869">
                  <w:marLeft w:val="0"/>
                  <w:marRight w:val="0"/>
                  <w:marTop w:val="0"/>
                  <w:marBottom w:val="0"/>
                  <w:divBdr>
                    <w:top w:val="none" w:sz="0" w:space="0" w:color="auto"/>
                    <w:left w:val="none" w:sz="0" w:space="0" w:color="auto"/>
                    <w:bottom w:val="none" w:sz="0" w:space="0" w:color="auto"/>
                    <w:right w:val="none" w:sz="0" w:space="0" w:color="auto"/>
                  </w:divBdr>
                </w:div>
                <w:div w:id="1853571345">
                  <w:marLeft w:val="0"/>
                  <w:marRight w:val="0"/>
                  <w:marTop w:val="0"/>
                  <w:marBottom w:val="0"/>
                  <w:divBdr>
                    <w:top w:val="none" w:sz="0" w:space="0" w:color="auto"/>
                    <w:left w:val="none" w:sz="0" w:space="0" w:color="auto"/>
                    <w:bottom w:val="none" w:sz="0" w:space="0" w:color="auto"/>
                    <w:right w:val="none" w:sz="0" w:space="0" w:color="auto"/>
                  </w:divBdr>
                </w:div>
                <w:div w:id="1854299784">
                  <w:marLeft w:val="0"/>
                  <w:marRight w:val="0"/>
                  <w:marTop w:val="0"/>
                  <w:marBottom w:val="0"/>
                  <w:divBdr>
                    <w:top w:val="none" w:sz="0" w:space="0" w:color="auto"/>
                    <w:left w:val="none" w:sz="0" w:space="0" w:color="auto"/>
                    <w:bottom w:val="none" w:sz="0" w:space="0" w:color="auto"/>
                    <w:right w:val="none" w:sz="0" w:space="0" w:color="auto"/>
                  </w:divBdr>
                </w:div>
                <w:div w:id="1854802437">
                  <w:marLeft w:val="0"/>
                  <w:marRight w:val="0"/>
                  <w:marTop w:val="0"/>
                  <w:marBottom w:val="0"/>
                  <w:divBdr>
                    <w:top w:val="none" w:sz="0" w:space="0" w:color="auto"/>
                    <w:left w:val="none" w:sz="0" w:space="0" w:color="auto"/>
                    <w:bottom w:val="none" w:sz="0" w:space="0" w:color="auto"/>
                    <w:right w:val="none" w:sz="0" w:space="0" w:color="auto"/>
                  </w:divBdr>
                </w:div>
                <w:div w:id="1857422316">
                  <w:marLeft w:val="0"/>
                  <w:marRight w:val="0"/>
                  <w:marTop w:val="0"/>
                  <w:marBottom w:val="0"/>
                  <w:divBdr>
                    <w:top w:val="none" w:sz="0" w:space="0" w:color="auto"/>
                    <w:left w:val="none" w:sz="0" w:space="0" w:color="auto"/>
                    <w:bottom w:val="none" w:sz="0" w:space="0" w:color="auto"/>
                    <w:right w:val="none" w:sz="0" w:space="0" w:color="auto"/>
                  </w:divBdr>
                </w:div>
                <w:div w:id="1858349555">
                  <w:marLeft w:val="0"/>
                  <w:marRight w:val="0"/>
                  <w:marTop w:val="0"/>
                  <w:marBottom w:val="0"/>
                  <w:divBdr>
                    <w:top w:val="none" w:sz="0" w:space="0" w:color="auto"/>
                    <w:left w:val="none" w:sz="0" w:space="0" w:color="auto"/>
                    <w:bottom w:val="none" w:sz="0" w:space="0" w:color="auto"/>
                    <w:right w:val="none" w:sz="0" w:space="0" w:color="auto"/>
                  </w:divBdr>
                </w:div>
                <w:div w:id="1858810085">
                  <w:marLeft w:val="0"/>
                  <w:marRight w:val="0"/>
                  <w:marTop w:val="0"/>
                  <w:marBottom w:val="0"/>
                  <w:divBdr>
                    <w:top w:val="none" w:sz="0" w:space="0" w:color="auto"/>
                    <w:left w:val="none" w:sz="0" w:space="0" w:color="auto"/>
                    <w:bottom w:val="none" w:sz="0" w:space="0" w:color="auto"/>
                    <w:right w:val="none" w:sz="0" w:space="0" w:color="auto"/>
                  </w:divBdr>
                </w:div>
                <w:div w:id="1861897935">
                  <w:marLeft w:val="0"/>
                  <w:marRight w:val="0"/>
                  <w:marTop w:val="0"/>
                  <w:marBottom w:val="0"/>
                  <w:divBdr>
                    <w:top w:val="none" w:sz="0" w:space="0" w:color="auto"/>
                    <w:left w:val="none" w:sz="0" w:space="0" w:color="auto"/>
                    <w:bottom w:val="none" w:sz="0" w:space="0" w:color="auto"/>
                    <w:right w:val="none" w:sz="0" w:space="0" w:color="auto"/>
                  </w:divBdr>
                </w:div>
                <w:div w:id="1862089874">
                  <w:marLeft w:val="0"/>
                  <w:marRight w:val="0"/>
                  <w:marTop w:val="0"/>
                  <w:marBottom w:val="0"/>
                  <w:divBdr>
                    <w:top w:val="none" w:sz="0" w:space="0" w:color="auto"/>
                    <w:left w:val="none" w:sz="0" w:space="0" w:color="auto"/>
                    <w:bottom w:val="none" w:sz="0" w:space="0" w:color="auto"/>
                    <w:right w:val="none" w:sz="0" w:space="0" w:color="auto"/>
                  </w:divBdr>
                </w:div>
                <w:div w:id="186327458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1863737489">
                  <w:marLeft w:val="0"/>
                  <w:marRight w:val="0"/>
                  <w:marTop w:val="0"/>
                  <w:marBottom w:val="0"/>
                  <w:divBdr>
                    <w:top w:val="none" w:sz="0" w:space="0" w:color="auto"/>
                    <w:left w:val="none" w:sz="0" w:space="0" w:color="auto"/>
                    <w:bottom w:val="none" w:sz="0" w:space="0" w:color="auto"/>
                    <w:right w:val="none" w:sz="0" w:space="0" w:color="auto"/>
                  </w:divBdr>
                </w:div>
                <w:div w:id="1865634524">
                  <w:marLeft w:val="0"/>
                  <w:marRight w:val="0"/>
                  <w:marTop w:val="0"/>
                  <w:marBottom w:val="0"/>
                  <w:divBdr>
                    <w:top w:val="none" w:sz="0" w:space="0" w:color="auto"/>
                    <w:left w:val="none" w:sz="0" w:space="0" w:color="auto"/>
                    <w:bottom w:val="none" w:sz="0" w:space="0" w:color="auto"/>
                    <w:right w:val="none" w:sz="0" w:space="0" w:color="auto"/>
                  </w:divBdr>
                </w:div>
                <w:div w:id="1865945072">
                  <w:marLeft w:val="0"/>
                  <w:marRight w:val="0"/>
                  <w:marTop w:val="0"/>
                  <w:marBottom w:val="0"/>
                  <w:divBdr>
                    <w:top w:val="none" w:sz="0" w:space="0" w:color="auto"/>
                    <w:left w:val="none" w:sz="0" w:space="0" w:color="auto"/>
                    <w:bottom w:val="none" w:sz="0" w:space="0" w:color="auto"/>
                    <w:right w:val="none" w:sz="0" w:space="0" w:color="auto"/>
                  </w:divBdr>
                </w:div>
                <w:div w:id="1866939765">
                  <w:marLeft w:val="0"/>
                  <w:marRight w:val="0"/>
                  <w:marTop w:val="0"/>
                  <w:marBottom w:val="0"/>
                  <w:divBdr>
                    <w:top w:val="none" w:sz="0" w:space="0" w:color="auto"/>
                    <w:left w:val="none" w:sz="0" w:space="0" w:color="auto"/>
                    <w:bottom w:val="none" w:sz="0" w:space="0" w:color="auto"/>
                    <w:right w:val="none" w:sz="0" w:space="0" w:color="auto"/>
                  </w:divBdr>
                </w:div>
                <w:div w:id="1867790770">
                  <w:marLeft w:val="0"/>
                  <w:marRight w:val="0"/>
                  <w:marTop w:val="0"/>
                  <w:marBottom w:val="0"/>
                  <w:divBdr>
                    <w:top w:val="none" w:sz="0" w:space="0" w:color="auto"/>
                    <w:left w:val="none" w:sz="0" w:space="0" w:color="auto"/>
                    <w:bottom w:val="none" w:sz="0" w:space="0" w:color="auto"/>
                    <w:right w:val="none" w:sz="0" w:space="0" w:color="auto"/>
                  </w:divBdr>
                </w:div>
                <w:div w:id="1868904011">
                  <w:marLeft w:val="0"/>
                  <w:marRight w:val="0"/>
                  <w:marTop w:val="0"/>
                  <w:marBottom w:val="0"/>
                  <w:divBdr>
                    <w:top w:val="none" w:sz="0" w:space="0" w:color="auto"/>
                    <w:left w:val="none" w:sz="0" w:space="0" w:color="auto"/>
                    <w:bottom w:val="none" w:sz="0" w:space="0" w:color="auto"/>
                    <w:right w:val="none" w:sz="0" w:space="0" w:color="auto"/>
                  </w:divBdr>
                </w:div>
                <w:div w:id="1869025543">
                  <w:marLeft w:val="0"/>
                  <w:marRight w:val="0"/>
                  <w:marTop w:val="0"/>
                  <w:marBottom w:val="0"/>
                  <w:divBdr>
                    <w:top w:val="none" w:sz="0" w:space="0" w:color="auto"/>
                    <w:left w:val="none" w:sz="0" w:space="0" w:color="auto"/>
                    <w:bottom w:val="none" w:sz="0" w:space="0" w:color="auto"/>
                    <w:right w:val="none" w:sz="0" w:space="0" w:color="auto"/>
                  </w:divBdr>
                </w:div>
                <w:div w:id="1869180811">
                  <w:marLeft w:val="0"/>
                  <w:marRight w:val="0"/>
                  <w:marTop w:val="0"/>
                  <w:marBottom w:val="0"/>
                  <w:divBdr>
                    <w:top w:val="none" w:sz="0" w:space="0" w:color="auto"/>
                    <w:left w:val="none" w:sz="0" w:space="0" w:color="auto"/>
                    <w:bottom w:val="none" w:sz="0" w:space="0" w:color="auto"/>
                    <w:right w:val="none" w:sz="0" w:space="0" w:color="auto"/>
                  </w:divBdr>
                </w:div>
                <w:div w:id="1870487163">
                  <w:marLeft w:val="0"/>
                  <w:marRight w:val="0"/>
                  <w:marTop w:val="0"/>
                  <w:marBottom w:val="0"/>
                  <w:divBdr>
                    <w:top w:val="none" w:sz="0" w:space="0" w:color="auto"/>
                    <w:left w:val="none" w:sz="0" w:space="0" w:color="auto"/>
                    <w:bottom w:val="none" w:sz="0" w:space="0" w:color="auto"/>
                    <w:right w:val="none" w:sz="0" w:space="0" w:color="auto"/>
                  </w:divBdr>
                </w:div>
                <w:div w:id="1871796589">
                  <w:marLeft w:val="0"/>
                  <w:marRight w:val="0"/>
                  <w:marTop w:val="0"/>
                  <w:marBottom w:val="0"/>
                  <w:divBdr>
                    <w:top w:val="none" w:sz="0" w:space="0" w:color="auto"/>
                    <w:left w:val="none" w:sz="0" w:space="0" w:color="auto"/>
                    <w:bottom w:val="none" w:sz="0" w:space="0" w:color="auto"/>
                    <w:right w:val="none" w:sz="0" w:space="0" w:color="auto"/>
                  </w:divBdr>
                </w:div>
                <w:div w:id="1871986654">
                  <w:marLeft w:val="0"/>
                  <w:marRight w:val="0"/>
                  <w:marTop w:val="0"/>
                  <w:marBottom w:val="0"/>
                  <w:divBdr>
                    <w:top w:val="none" w:sz="0" w:space="0" w:color="auto"/>
                    <w:left w:val="none" w:sz="0" w:space="0" w:color="auto"/>
                    <w:bottom w:val="none" w:sz="0" w:space="0" w:color="auto"/>
                    <w:right w:val="none" w:sz="0" w:space="0" w:color="auto"/>
                  </w:divBdr>
                </w:div>
                <w:div w:id="1872721881">
                  <w:marLeft w:val="0"/>
                  <w:marRight w:val="0"/>
                  <w:marTop w:val="0"/>
                  <w:marBottom w:val="0"/>
                  <w:divBdr>
                    <w:top w:val="none" w:sz="0" w:space="0" w:color="auto"/>
                    <w:left w:val="none" w:sz="0" w:space="0" w:color="auto"/>
                    <w:bottom w:val="none" w:sz="0" w:space="0" w:color="auto"/>
                    <w:right w:val="none" w:sz="0" w:space="0" w:color="auto"/>
                  </w:divBdr>
                </w:div>
                <w:div w:id="1873884757">
                  <w:marLeft w:val="0"/>
                  <w:marRight w:val="0"/>
                  <w:marTop w:val="0"/>
                  <w:marBottom w:val="0"/>
                  <w:divBdr>
                    <w:top w:val="none" w:sz="0" w:space="0" w:color="auto"/>
                    <w:left w:val="none" w:sz="0" w:space="0" w:color="auto"/>
                    <w:bottom w:val="none" w:sz="0" w:space="0" w:color="auto"/>
                    <w:right w:val="none" w:sz="0" w:space="0" w:color="auto"/>
                  </w:divBdr>
                </w:div>
                <w:div w:id="1875536028">
                  <w:marLeft w:val="0"/>
                  <w:marRight w:val="0"/>
                  <w:marTop w:val="0"/>
                  <w:marBottom w:val="0"/>
                  <w:divBdr>
                    <w:top w:val="none" w:sz="0" w:space="0" w:color="auto"/>
                    <w:left w:val="none" w:sz="0" w:space="0" w:color="auto"/>
                    <w:bottom w:val="none" w:sz="0" w:space="0" w:color="auto"/>
                    <w:right w:val="none" w:sz="0" w:space="0" w:color="auto"/>
                  </w:divBdr>
                </w:div>
                <w:div w:id="1876893080">
                  <w:marLeft w:val="0"/>
                  <w:marRight w:val="0"/>
                  <w:marTop w:val="0"/>
                  <w:marBottom w:val="0"/>
                  <w:divBdr>
                    <w:top w:val="none" w:sz="0" w:space="0" w:color="auto"/>
                    <w:left w:val="none" w:sz="0" w:space="0" w:color="auto"/>
                    <w:bottom w:val="none" w:sz="0" w:space="0" w:color="auto"/>
                    <w:right w:val="none" w:sz="0" w:space="0" w:color="auto"/>
                  </w:divBdr>
                </w:div>
                <w:div w:id="1877421571">
                  <w:marLeft w:val="0"/>
                  <w:marRight w:val="0"/>
                  <w:marTop w:val="0"/>
                  <w:marBottom w:val="0"/>
                  <w:divBdr>
                    <w:top w:val="none" w:sz="0" w:space="0" w:color="auto"/>
                    <w:left w:val="none" w:sz="0" w:space="0" w:color="auto"/>
                    <w:bottom w:val="none" w:sz="0" w:space="0" w:color="auto"/>
                    <w:right w:val="none" w:sz="0" w:space="0" w:color="auto"/>
                  </w:divBdr>
                </w:div>
                <w:div w:id="1877695331">
                  <w:marLeft w:val="0"/>
                  <w:marRight w:val="0"/>
                  <w:marTop w:val="0"/>
                  <w:marBottom w:val="0"/>
                  <w:divBdr>
                    <w:top w:val="none" w:sz="0" w:space="0" w:color="auto"/>
                    <w:left w:val="none" w:sz="0" w:space="0" w:color="auto"/>
                    <w:bottom w:val="none" w:sz="0" w:space="0" w:color="auto"/>
                    <w:right w:val="none" w:sz="0" w:space="0" w:color="auto"/>
                  </w:divBdr>
                </w:div>
                <w:div w:id="1878080032">
                  <w:marLeft w:val="0"/>
                  <w:marRight w:val="0"/>
                  <w:marTop w:val="0"/>
                  <w:marBottom w:val="0"/>
                  <w:divBdr>
                    <w:top w:val="none" w:sz="0" w:space="0" w:color="auto"/>
                    <w:left w:val="none" w:sz="0" w:space="0" w:color="auto"/>
                    <w:bottom w:val="none" w:sz="0" w:space="0" w:color="auto"/>
                    <w:right w:val="none" w:sz="0" w:space="0" w:color="auto"/>
                  </w:divBdr>
                </w:div>
                <w:div w:id="1879780457">
                  <w:marLeft w:val="0"/>
                  <w:marRight w:val="0"/>
                  <w:marTop w:val="0"/>
                  <w:marBottom w:val="0"/>
                  <w:divBdr>
                    <w:top w:val="none" w:sz="0" w:space="0" w:color="auto"/>
                    <w:left w:val="none" w:sz="0" w:space="0" w:color="auto"/>
                    <w:bottom w:val="none" w:sz="0" w:space="0" w:color="auto"/>
                    <w:right w:val="none" w:sz="0" w:space="0" w:color="auto"/>
                  </w:divBdr>
                </w:div>
                <w:div w:id="1881283037">
                  <w:marLeft w:val="0"/>
                  <w:marRight w:val="0"/>
                  <w:marTop w:val="0"/>
                  <w:marBottom w:val="0"/>
                  <w:divBdr>
                    <w:top w:val="none" w:sz="0" w:space="0" w:color="auto"/>
                    <w:left w:val="none" w:sz="0" w:space="0" w:color="auto"/>
                    <w:bottom w:val="none" w:sz="0" w:space="0" w:color="auto"/>
                    <w:right w:val="none" w:sz="0" w:space="0" w:color="auto"/>
                  </w:divBdr>
                </w:div>
                <w:div w:id="1881817168">
                  <w:marLeft w:val="0"/>
                  <w:marRight w:val="0"/>
                  <w:marTop w:val="0"/>
                  <w:marBottom w:val="0"/>
                  <w:divBdr>
                    <w:top w:val="none" w:sz="0" w:space="0" w:color="auto"/>
                    <w:left w:val="none" w:sz="0" w:space="0" w:color="auto"/>
                    <w:bottom w:val="none" w:sz="0" w:space="0" w:color="auto"/>
                    <w:right w:val="none" w:sz="0" w:space="0" w:color="auto"/>
                  </w:divBdr>
                </w:div>
                <w:div w:id="1885870445">
                  <w:marLeft w:val="0"/>
                  <w:marRight w:val="0"/>
                  <w:marTop w:val="0"/>
                  <w:marBottom w:val="0"/>
                  <w:divBdr>
                    <w:top w:val="none" w:sz="0" w:space="0" w:color="auto"/>
                    <w:left w:val="none" w:sz="0" w:space="0" w:color="auto"/>
                    <w:bottom w:val="none" w:sz="0" w:space="0" w:color="auto"/>
                    <w:right w:val="none" w:sz="0" w:space="0" w:color="auto"/>
                  </w:divBdr>
                </w:div>
                <w:div w:id="1888907731">
                  <w:marLeft w:val="0"/>
                  <w:marRight w:val="0"/>
                  <w:marTop w:val="0"/>
                  <w:marBottom w:val="0"/>
                  <w:divBdr>
                    <w:top w:val="none" w:sz="0" w:space="0" w:color="auto"/>
                    <w:left w:val="none" w:sz="0" w:space="0" w:color="auto"/>
                    <w:bottom w:val="none" w:sz="0" w:space="0" w:color="auto"/>
                    <w:right w:val="none" w:sz="0" w:space="0" w:color="auto"/>
                  </w:divBdr>
                </w:div>
                <w:div w:id="1889803620">
                  <w:marLeft w:val="0"/>
                  <w:marRight w:val="0"/>
                  <w:marTop w:val="0"/>
                  <w:marBottom w:val="0"/>
                  <w:divBdr>
                    <w:top w:val="none" w:sz="0" w:space="0" w:color="auto"/>
                    <w:left w:val="none" w:sz="0" w:space="0" w:color="auto"/>
                    <w:bottom w:val="none" w:sz="0" w:space="0" w:color="auto"/>
                    <w:right w:val="none" w:sz="0" w:space="0" w:color="auto"/>
                  </w:divBdr>
                </w:div>
                <w:div w:id="1894123650">
                  <w:marLeft w:val="0"/>
                  <w:marRight w:val="0"/>
                  <w:marTop w:val="0"/>
                  <w:marBottom w:val="0"/>
                  <w:divBdr>
                    <w:top w:val="none" w:sz="0" w:space="0" w:color="auto"/>
                    <w:left w:val="none" w:sz="0" w:space="0" w:color="auto"/>
                    <w:bottom w:val="none" w:sz="0" w:space="0" w:color="auto"/>
                    <w:right w:val="none" w:sz="0" w:space="0" w:color="auto"/>
                  </w:divBdr>
                </w:div>
                <w:div w:id="1896578374">
                  <w:marLeft w:val="0"/>
                  <w:marRight w:val="0"/>
                  <w:marTop w:val="0"/>
                  <w:marBottom w:val="0"/>
                  <w:divBdr>
                    <w:top w:val="none" w:sz="0" w:space="0" w:color="auto"/>
                    <w:left w:val="none" w:sz="0" w:space="0" w:color="auto"/>
                    <w:bottom w:val="none" w:sz="0" w:space="0" w:color="auto"/>
                    <w:right w:val="none" w:sz="0" w:space="0" w:color="auto"/>
                  </w:divBdr>
                </w:div>
                <w:div w:id="1898085788">
                  <w:marLeft w:val="0"/>
                  <w:marRight w:val="0"/>
                  <w:marTop w:val="0"/>
                  <w:marBottom w:val="0"/>
                  <w:divBdr>
                    <w:top w:val="none" w:sz="0" w:space="0" w:color="auto"/>
                    <w:left w:val="none" w:sz="0" w:space="0" w:color="auto"/>
                    <w:bottom w:val="none" w:sz="0" w:space="0" w:color="auto"/>
                    <w:right w:val="none" w:sz="0" w:space="0" w:color="auto"/>
                  </w:divBdr>
                </w:div>
                <w:div w:id="1901165662">
                  <w:marLeft w:val="0"/>
                  <w:marRight w:val="0"/>
                  <w:marTop w:val="0"/>
                  <w:marBottom w:val="0"/>
                  <w:divBdr>
                    <w:top w:val="none" w:sz="0" w:space="0" w:color="auto"/>
                    <w:left w:val="none" w:sz="0" w:space="0" w:color="auto"/>
                    <w:bottom w:val="none" w:sz="0" w:space="0" w:color="auto"/>
                    <w:right w:val="none" w:sz="0" w:space="0" w:color="auto"/>
                  </w:divBdr>
                </w:div>
                <w:div w:id="1901357735">
                  <w:marLeft w:val="0"/>
                  <w:marRight w:val="0"/>
                  <w:marTop w:val="0"/>
                  <w:marBottom w:val="0"/>
                  <w:divBdr>
                    <w:top w:val="none" w:sz="0" w:space="0" w:color="auto"/>
                    <w:left w:val="none" w:sz="0" w:space="0" w:color="auto"/>
                    <w:bottom w:val="none" w:sz="0" w:space="0" w:color="auto"/>
                    <w:right w:val="none" w:sz="0" w:space="0" w:color="auto"/>
                  </w:divBdr>
                </w:div>
                <w:div w:id="1901556476">
                  <w:marLeft w:val="0"/>
                  <w:marRight w:val="0"/>
                  <w:marTop w:val="0"/>
                  <w:marBottom w:val="0"/>
                  <w:divBdr>
                    <w:top w:val="none" w:sz="0" w:space="0" w:color="auto"/>
                    <w:left w:val="none" w:sz="0" w:space="0" w:color="auto"/>
                    <w:bottom w:val="none" w:sz="0" w:space="0" w:color="auto"/>
                    <w:right w:val="none" w:sz="0" w:space="0" w:color="auto"/>
                  </w:divBdr>
                </w:div>
                <w:div w:id="1901670639">
                  <w:marLeft w:val="0"/>
                  <w:marRight w:val="0"/>
                  <w:marTop w:val="0"/>
                  <w:marBottom w:val="0"/>
                  <w:divBdr>
                    <w:top w:val="none" w:sz="0" w:space="0" w:color="auto"/>
                    <w:left w:val="none" w:sz="0" w:space="0" w:color="auto"/>
                    <w:bottom w:val="none" w:sz="0" w:space="0" w:color="auto"/>
                    <w:right w:val="none" w:sz="0" w:space="0" w:color="auto"/>
                  </w:divBdr>
                </w:div>
                <w:div w:id="1904945982">
                  <w:marLeft w:val="0"/>
                  <w:marRight w:val="0"/>
                  <w:marTop w:val="0"/>
                  <w:marBottom w:val="0"/>
                  <w:divBdr>
                    <w:top w:val="none" w:sz="0" w:space="0" w:color="auto"/>
                    <w:left w:val="none" w:sz="0" w:space="0" w:color="auto"/>
                    <w:bottom w:val="none" w:sz="0" w:space="0" w:color="auto"/>
                    <w:right w:val="none" w:sz="0" w:space="0" w:color="auto"/>
                  </w:divBdr>
                </w:div>
                <w:div w:id="1905792522">
                  <w:marLeft w:val="0"/>
                  <w:marRight w:val="0"/>
                  <w:marTop w:val="0"/>
                  <w:marBottom w:val="0"/>
                  <w:divBdr>
                    <w:top w:val="none" w:sz="0" w:space="0" w:color="auto"/>
                    <w:left w:val="none" w:sz="0" w:space="0" w:color="auto"/>
                    <w:bottom w:val="none" w:sz="0" w:space="0" w:color="auto"/>
                    <w:right w:val="none" w:sz="0" w:space="0" w:color="auto"/>
                  </w:divBdr>
                </w:div>
                <w:div w:id="1906447893">
                  <w:marLeft w:val="0"/>
                  <w:marRight w:val="0"/>
                  <w:marTop w:val="0"/>
                  <w:marBottom w:val="0"/>
                  <w:divBdr>
                    <w:top w:val="none" w:sz="0" w:space="0" w:color="auto"/>
                    <w:left w:val="none" w:sz="0" w:space="0" w:color="auto"/>
                    <w:bottom w:val="none" w:sz="0" w:space="0" w:color="auto"/>
                    <w:right w:val="none" w:sz="0" w:space="0" w:color="auto"/>
                  </w:divBdr>
                </w:div>
                <w:div w:id="1909219074">
                  <w:marLeft w:val="0"/>
                  <w:marRight w:val="0"/>
                  <w:marTop w:val="0"/>
                  <w:marBottom w:val="0"/>
                  <w:divBdr>
                    <w:top w:val="none" w:sz="0" w:space="0" w:color="auto"/>
                    <w:left w:val="none" w:sz="0" w:space="0" w:color="auto"/>
                    <w:bottom w:val="none" w:sz="0" w:space="0" w:color="auto"/>
                    <w:right w:val="none" w:sz="0" w:space="0" w:color="auto"/>
                  </w:divBdr>
                </w:div>
                <w:div w:id="1911646269">
                  <w:marLeft w:val="0"/>
                  <w:marRight w:val="0"/>
                  <w:marTop w:val="0"/>
                  <w:marBottom w:val="0"/>
                  <w:divBdr>
                    <w:top w:val="none" w:sz="0" w:space="0" w:color="auto"/>
                    <w:left w:val="none" w:sz="0" w:space="0" w:color="auto"/>
                    <w:bottom w:val="none" w:sz="0" w:space="0" w:color="auto"/>
                    <w:right w:val="none" w:sz="0" w:space="0" w:color="auto"/>
                  </w:divBdr>
                </w:div>
                <w:div w:id="1911691308">
                  <w:marLeft w:val="0"/>
                  <w:marRight w:val="0"/>
                  <w:marTop w:val="0"/>
                  <w:marBottom w:val="0"/>
                  <w:divBdr>
                    <w:top w:val="none" w:sz="0" w:space="0" w:color="auto"/>
                    <w:left w:val="none" w:sz="0" w:space="0" w:color="auto"/>
                    <w:bottom w:val="none" w:sz="0" w:space="0" w:color="auto"/>
                    <w:right w:val="none" w:sz="0" w:space="0" w:color="auto"/>
                  </w:divBdr>
                </w:div>
                <w:div w:id="1912037184">
                  <w:marLeft w:val="0"/>
                  <w:marRight w:val="0"/>
                  <w:marTop w:val="0"/>
                  <w:marBottom w:val="0"/>
                  <w:divBdr>
                    <w:top w:val="none" w:sz="0" w:space="0" w:color="auto"/>
                    <w:left w:val="none" w:sz="0" w:space="0" w:color="auto"/>
                    <w:bottom w:val="none" w:sz="0" w:space="0" w:color="auto"/>
                    <w:right w:val="none" w:sz="0" w:space="0" w:color="auto"/>
                  </w:divBdr>
                </w:div>
                <w:div w:id="1912543528">
                  <w:marLeft w:val="0"/>
                  <w:marRight w:val="0"/>
                  <w:marTop w:val="0"/>
                  <w:marBottom w:val="0"/>
                  <w:divBdr>
                    <w:top w:val="none" w:sz="0" w:space="0" w:color="auto"/>
                    <w:left w:val="none" w:sz="0" w:space="0" w:color="auto"/>
                    <w:bottom w:val="none" w:sz="0" w:space="0" w:color="auto"/>
                    <w:right w:val="none" w:sz="0" w:space="0" w:color="auto"/>
                  </w:divBdr>
                </w:div>
                <w:div w:id="1913077821">
                  <w:marLeft w:val="0"/>
                  <w:marRight w:val="0"/>
                  <w:marTop w:val="0"/>
                  <w:marBottom w:val="0"/>
                  <w:divBdr>
                    <w:top w:val="none" w:sz="0" w:space="0" w:color="auto"/>
                    <w:left w:val="none" w:sz="0" w:space="0" w:color="auto"/>
                    <w:bottom w:val="none" w:sz="0" w:space="0" w:color="auto"/>
                    <w:right w:val="none" w:sz="0" w:space="0" w:color="auto"/>
                  </w:divBdr>
                </w:div>
                <w:div w:id="1913656584">
                  <w:marLeft w:val="0"/>
                  <w:marRight w:val="0"/>
                  <w:marTop w:val="0"/>
                  <w:marBottom w:val="0"/>
                  <w:divBdr>
                    <w:top w:val="none" w:sz="0" w:space="0" w:color="auto"/>
                    <w:left w:val="none" w:sz="0" w:space="0" w:color="auto"/>
                    <w:bottom w:val="none" w:sz="0" w:space="0" w:color="auto"/>
                    <w:right w:val="none" w:sz="0" w:space="0" w:color="auto"/>
                  </w:divBdr>
                </w:div>
                <w:div w:id="1913855069">
                  <w:marLeft w:val="0"/>
                  <w:marRight w:val="0"/>
                  <w:marTop w:val="0"/>
                  <w:marBottom w:val="0"/>
                  <w:divBdr>
                    <w:top w:val="none" w:sz="0" w:space="0" w:color="auto"/>
                    <w:left w:val="none" w:sz="0" w:space="0" w:color="auto"/>
                    <w:bottom w:val="none" w:sz="0" w:space="0" w:color="auto"/>
                    <w:right w:val="none" w:sz="0" w:space="0" w:color="auto"/>
                  </w:divBdr>
                </w:div>
                <w:div w:id="1914073992">
                  <w:marLeft w:val="0"/>
                  <w:marRight w:val="0"/>
                  <w:marTop w:val="0"/>
                  <w:marBottom w:val="0"/>
                  <w:divBdr>
                    <w:top w:val="none" w:sz="0" w:space="0" w:color="auto"/>
                    <w:left w:val="none" w:sz="0" w:space="0" w:color="auto"/>
                    <w:bottom w:val="none" w:sz="0" w:space="0" w:color="auto"/>
                    <w:right w:val="none" w:sz="0" w:space="0" w:color="auto"/>
                  </w:divBdr>
                </w:div>
                <w:div w:id="1915361309">
                  <w:marLeft w:val="0"/>
                  <w:marRight w:val="0"/>
                  <w:marTop w:val="0"/>
                  <w:marBottom w:val="0"/>
                  <w:divBdr>
                    <w:top w:val="none" w:sz="0" w:space="0" w:color="auto"/>
                    <w:left w:val="none" w:sz="0" w:space="0" w:color="auto"/>
                    <w:bottom w:val="none" w:sz="0" w:space="0" w:color="auto"/>
                    <w:right w:val="none" w:sz="0" w:space="0" w:color="auto"/>
                  </w:divBdr>
                </w:div>
                <w:div w:id="1917010560">
                  <w:marLeft w:val="0"/>
                  <w:marRight w:val="0"/>
                  <w:marTop w:val="0"/>
                  <w:marBottom w:val="0"/>
                  <w:divBdr>
                    <w:top w:val="none" w:sz="0" w:space="0" w:color="auto"/>
                    <w:left w:val="none" w:sz="0" w:space="0" w:color="auto"/>
                    <w:bottom w:val="none" w:sz="0" w:space="0" w:color="auto"/>
                    <w:right w:val="none" w:sz="0" w:space="0" w:color="auto"/>
                  </w:divBdr>
                </w:div>
                <w:div w:id="1917982547">
                  <w:marLeft w:val="0"/>
                  <w:marRight w:val="0"/>
                  <w:marTop w:val="0"/>
                  <w:marBottom w:val="0"/>
                  <w:divBdr>
                    <w:top w:val="none" w:sz="0" w:space="0" w:color="auto"/>
                    <w:left w:val="none" w:sz="0" w:space="0" w:color="auto"/>
                    <w:bottom w:val="none" w:sz="0" w:space="0" w:color="auto"/>
                    <w:right w:val="none" w:sz="0" w:space="0" w:color="auto"/>
                  </w:divBdr>
                </w:div>
                <w:div w:id="1920553200">
                  <w:marLeft w:val="0"/>
                  <w:marRight w:val="0"/>
                  <w:marTop w:val="0"/>
                  <w:marBottom w:val="0"/>
                  <w:divBdr>
                    <w:top w:val="none" w:sz="0" w:space="0" w:color="auto"/>
                    <w:left w:val="none" w:sz="0" w:space="0" w:color="auto"/>
                    <w:bottom w:val="none" w:sz="0" w:space="0" w:color="auto"/>
                    <w:right w:val="none" w:sz="0" w:space="0" w:color="auto"/>
                  </w:divBdr>
                </w:div>
                <w:div w:id="1921207463">
                  <w:marLeft w:val="0"/>
                  <w:marRight w:val="0"/>
                  <w:marTop w:val="0"/>
                  <w:marBottom w:val="0"/>
                  <w:divBdr>
                    <w:top w:val="none" w:sz="0" w:space="0" w:color="auto"/>
                    <w:left w:val="none" w:sz="0" w:space="0" w:color="auto"/>
                    <w:bottom w:val="none" w:sz="0" w:space="0" w:color="auto"/>
                    <w:right w:val="none" w:sz="0" w:space="0" w:color="auto"/>
                  </w:divBdr>
                </w:div>
                <w:div w:id="1921527220">
                  <w:marLeft w:val="0"/>
                  <w:marRight w:val="0"/>
                  <w:marTop w:val="0"/>
                  <w:marBottom w:val="0"/>
                  <w:divBdr>
                    <w:top w:val="none" w:sz="0" w:space="0" w:color="auto"/>
                    <w:left w:val="none" w:sz="0" w:space="0" w:color="auto"/>
                    <w:bottom w:val="none" w:sz="0" w:space="0" w:color="auto"/>
                    <w:right w:val="none" w:sz="0" w:space="0" w:color="auto"/>
                  </w:divBdr>
                </w:div>
                <w:div w:id="1921717454">
                  <w:marLeft w:val="0"/>
                  <w:marRight w:val="0"/>
                  <w:marTop w:val="0"/>
                  <w:marBottom w:val="0"/>
                  <w:divBdr>
                    <w:top w:val="none" w:sz="0" w:space="0" w:color="auto"/>
                    <w:left w:val="none" w:sz="0" w:space="0" w:color="auto"/>
                    <w:bottom w:val="none" w:sz="0" w:space="0" w:color="auto"/>
                    <w:right w:val="none" w:sz="0" w:space="0" w:color="auto"/>
                  </w:divBdr>
                </w:div>
                <w:div w:id="1922326427">
                  <w:marLeft w:val="0"/>
                  <w:marRight w:val="0"/>
                  <w:marTop w:val="0"/>
                  <w:marBottom w:val="0"/>
                  <w:divBdr>
                    <w:top w:val="none" w:sz="0" w:space="0" w:color="auto"/>
                    <w:left w:val="none" w:sz="0" w:space="0" w:color="auto"/>
                    <w:bottom w:val="none" w:sz="0" w:space="0" w:color="auto"/>
                    <w:right w:val="none" w:sz="0" w:space="0" w:color="auto"/>
                  </w:divBdr>
                </w:div>
                <w:div w:id="1922710509">
                  <w:marLeft w:val="0"/>
                  <w:marRight w:val="0"/>
                  <w:marTop w:val="0"/>
                  <w:marBottom w:val="0"/>
                  <w:divBdr>
                    <w:top w:val="none" w:sz="0" w:space="0" w:color="auto"/>
                    <w:left w:val="none" w:sz="0" w:space="0" w:color="auto"/>
                    <w:bottom w:val="none" w:sz="0" w:space="0" w:color="auto"/>
                    <w:right w:val="none" w:sz="0" w:space="0" w:color="auto"/>
                  </w:divBdr>
                </w:div>
                <w:div w:id="1924484637">
                  <w:marLeft w:val="0"/>
                  <w:marRight w:val="0"/>
                  <w:marTop w:val="0"/>
                  <w:marBottom w:val="0"/>
                  <w:divBdr>
                    <w:top w:val="none" w:sz="0" w:space="0" w:color="auto"/>
                    <w:left w:val="none" w:sz="0" w:space="0" w:color="auto"/>
                    <w:bottom w:val="none" w:sz="0" w:space="0" w:color="auto"/>
                    <w:right w:val="none" w:sz="0" w:space="0" w:color="auto"/>
                  </w:divBdr>
                </w:div>
                <w:div w:id="1925146744">
                  <w:marLeft w:val="0"/>
                  <w:marRight w:val="0"/>
                  <w:marTop w:val="0"/>
                  <w:marBottom w:val="0"/>
                  <w:divBdr>
                    <w:top w:val="none" w:sz="0" w:space="0" w:color="auto"/>
                    <w:left w:val="none" w:sz="0" w:space="0" w:color="auto"/>
                    <w:bottom w:val="none" w:sz="0" w:space="0" w:color="auto"/>
                    <w:right w:val="none" w:sz="0" w:space="0" w:color="auto"/>
                  </w:divBdr>
                </w:div>
                <w:div w:id="1925526708">
                  <w:marLeft w:val="0"/>
                  <w:marRight w:val="0"/>
                  <w:marTop w:val="0"/>
                  <w:marBottom w:val="0"/>
                  <w:divBdr>
                    <w:top w:val="none" w:sz="0" w:space="0" w:color="auto"/>
                    <w:left w:val="none" w:sz="0" w:space="0" w:color="auto"/>
                    <w:bottom w:val="none" w:sz="0" w:space="0" w:color="auto"/>
                    <w:right w:val="none" w:sz="0" w:space="0" w:color="auto"/>
                  </w:divBdr>
                </w:div>
                <w:div w:id="1929733393">
                  <w:marLeft w:val="0"/>
                  <w:marRight w:val="0"/>
                  <w:marTop w:val="0"/>
                  <w:marBottom w:val="0"/>
                  <w:divBdr>
                    <w:top w:val="none" w:sz="0" w:space="0" w:color="auto"/>
                    <w:left w:val="none" w:sz="0" w:space="0" w:color="auto"/>
                    <w:bottom w:val="none" w:sz="0" w:space="0" w:color="auto"/>
                    <w:right w:val="none" w:sz="0" w:space="0" w:color="auto"/>
                  </w:divBdr>
                </w:div>
                <w:div w:id="1931624451">
                  <w:marLeft w:val="0"/>
                  <w:marRight w:val="0"/>
                  <w:marTop w:val="0"/>
                  <w:marBottom w:val="0"/>
                  <w:divBdr>
                    <w:top w:val="none" w:sz="0" w:space="0" w:color="auto"/>
                    <w:left w:val="none" w:sz="0" w:space="0" w:color="auto"/>
                    <w:bottom w:val="none" w:sz="0" w:space="0" w:color="auto"/>
                    <w:right w:val="none" w:sz="0" w:space="0" w:color="auto"/>
                  </w:divBdr>
                </w:div>
                <w:div w:id="1931886451">
                  <w:marLeft w:val="0"/>
                  <w:marRight w:val="0"/>
                  <w:marTop w:val="0"/>
                  <w:marBottom w:val="0"/>
                  <w:divBdr>
                    <w:top w:val="none" w:sz="0" w:space="0" w:color="auto"/>
                    <w:left w:val="none" w:sz="0" w:space="0" w:color="auto"/>
                    <w:bottom w:val="none" w:sz="0" w:space="0" w:color="auto"/>
                    <w:right w:val="none" w:sz="0" w:space="0" w:color="auto"/>
                  </w:divBdr>
                </w:div>
                <w:div w:id="1932467959">
                  <w:marLeft w:val="0"/>
                  <w:marRight w:val="0"/>
                  <w:marTop w:val="0"/>
                  <w:marBottom w:val="0"/>
                  <w:divBdr>
                    <w:top w:val="none" w:sz="0" w:space="0" w:color="auto"/>
                    <w:left w:val="none" w:sz="0" w:space="0" w:color="auto"/>
                    <w:bottom w:val="none" w:sz="0" w:space="0" w:color="auto"/>
                    <w:right w:val="none" w:sz="0" w:space="0" w:color="auto"/>
                  </w:divBdr>
                </w:div>
                <w:div w:id="1933472490">
                  <w:marLeft w:val="0"/>
                  <w:marRight w:val="0"/>
                  <w:marTop w:val="0"/>
                  <w:marBottom w:val="0"/>
                  <w:divBdr>
                    <w:top w:val="none" w:sz="0" w:space="0" w:color="auto"/>
                    <w:left w:val="none" w:sz="0" w:space="0" w:color="auto"/>
                    <w:bottom w:val="none" w:sz="0" w:space="0" w:color="auto"/>
                    <w:right w:val="none" w:sz="0" w:space="0" w:color="auto"/>
                  </w:divBdr>
                </w:div>
                <w:div w:id="1934388300">
                  <w:marLeft w:val="0"/>
                  <w:marRight w:val="0"/>
                  <w:marTop w:val="0"/>
                  <w:marBottom w:val="0"/>
                  <w:divBdr>
                    <w:top w:val="none" w:sz="0" w:space="0" w:color="auto"/>
                    <w:left w:val="none" w:sz="0" w:space="0" w:color="auto"/>
                    <w:bottom w:val="none" w:sz="0" w:space="0" w:color="auto"/>
                    <w:right w:val="none" w:sz="0" w:space="0" w:color="auto"/>
                  </w:divBdr>
                </w:div>
                <w:div w:id="1934513732">
                  <w:marLeft w:val="0"/>
                  <w:marRight w:val="0"/>
                  <w:marTop w:val="0"/>
                  <w:marBottom w:val="0"/>
                  <w:divBdr>
                    <w:top w:val="none" w:sz="0" w:space="0" w:color="auto"/>
                    <w:left w:val="none" w:sz="0" w:space="0" w:color="auto"/>
                    <w:bottom w:val="none" w:sz="0" w:space="0" w:color="auto"/>
                    <w:right w:val="none" w:sz="0" w:space="0" w:color="auto"/>
                  </w:divBdr>
                </w:div>
                <w:div w:id="1935043738">
                  <w:marLeft w:val="0"/>
                  <w:marRight w:val="0"/>
                  <w:marTop w:val="0"/>
                  <w:marBottom w:val="0"/>
                  <w:divBdr>
                    <w:top w:val="none" w:sz="0" w:space="0" w:color="auto"/>
                    <w:left w:val="none" w:sz="0" w:space="0" w:color="auto"/>
                    <w:bottom w:val="none" w:sz="0" w:space="0" w:color="auto"/>
                    <w:right w:val="none" w:sz="0" w:space="0" w:color="auto"/>
                  </w:divBdr>
                </w:div>
                <w:div w:id="1936594708">
                  <w:marLeft w:val="0"/>
                  <w:marRight w:val="0"/>
                  <w:marTop w:val="0"/>
                  <w:marBottom w:val="0"/>
                  <w:divBdr>
                    <w:top w:val="none" w:sz="0" w:space="0" w:color="auto"/>
                    <w:left w:val="none" w:sz="0" w:space="0" w:color="auto"/>
                    <w:bottom w:val="none" w:sz="0" w:space="0" w:color="auto"/>
                    <w:right w:val="none" w:sz="0" w:space="0" w:color="auto"/>
                  </w:divBdr>
                </w:div>
                <w:div w:id="1937471793">
                  <w:marLeft w:val="0"/>
                  <w:marRight w:val="0"/>
                  <w:marTop w:val="0"/>
                  <w:marBottom w:val="0"/>
                  <w:divBdr>
                    <w:top w:val="none" w:sz="0" w:space="0" w:color="auto"/>
                    <w:left w:val="none" w:sz="0" w:space="0" w:color="auto"/>
                    <w:bottom w:val="none" w:sz="0" w:space="0" w:color="auto"/>
                    <w:right w:val="none" w:sz="0" w:space="0" w:color="auto"/>
                  </w:divBdr>
                </w:div>
                <w:div w:id="1938294227">
                  <w:marLeft w:val="0"/>
                  <w:marRight w:val="0"/>
                  <w:marTop w:val="0"/>
                  <w:marBottom w:val="0"/>
                  <w:divBdr>
                    <w:top w:val="none" w:sz="0" w:space="0" w:color="auto"/>
                    <w:left w:val="none" w:sz="0" w:space="0" w:color="auto"/>
                    <w:bottom w:val="none" w:sz="0" w:space="0" w:color="auto"/>
                    <w:right w:val="none" w:sz="0" w:space="0" w:color="auto"/>
                  </w:divBdr>
                </w:div>
                <w:div w:id="1939605227">
                  <w:marLeft w:val="0"/>
                  <w:marRight w:val="0"/>
                  <w:marTop w:val="0"/>
                  <w:marBottom w:val="0"/>
                  <w:divBdr>
                    <w:top w:val="none" w:sz="0" w:space="0" w:color="auto"/>
                    <w:left w:val="none" w:sz="0" w:space="0" w:color="auto"/>
                    <w:bottom w:val="none" w:sz="0" w:space="0" w:color="auto"/>
                    <w:right w:val="none" w:sz="0" w:space="0" w:color="auto"/>
                  </w:divBdr>
                </w:div>
                <w:div w:id="1940674874">
                  <w:marLeft w:val="0"/>
                  <w:marRight w:val="0"/>
                  <w:marTop w:val="0"/>
                  <w:marBottom w:val="0"/>
                  <w:divBdr>
                    <w:top w:val="none" w:sz="0" w:space="0" w:color="auto"/>
                    <w:left w:val="none" w:sz="0" w:space="0" w:color="auto"/>
                    <w:bottom w:val="none" w:sz="0" w:space="0" w:color="auto"/>
                    <w:right w:val="none" w:sz="0" w:space="0" w:color="auto"/>
                  </w:divBdr>
                </w:div>
                <w:div w:id="1943105218">
                  <w:marLeft w:val="0"/>
                  <w:marRight w:val="0"/>
                  <w:marTop w:val="0"/>
                  <w:marBottom w:val="0"/>
                  <w:divBdr>
                    <w:top w:val="none" w:sz="0" w:space="0" w:color="auto"/>
                    <w:left w:val="none" w:sz="0" w:space="0" w:color="auto"/>
                    <w:bottom w:val="none" w:sz="0" w:space="0" w:color="auto"/>
                    <w:right w:val="none" w:sz="0" w:space="0" w:color="auto"/>
                  </w:divBdr>
                </w:div>
                <w:div w:id="1943413906">
                  <w:marLeft w:val="0"/>
                  <w:marRight w:val="0"/>
                  <w:marTop w:val="0"/>
                  <w:marBottom w:val="0"/>
                  <w:divBdr>
                    <w:top w:val="none" w:sz="0" w:space="0" w:color="auto"/>
                    <w:left w:val="none" w:sz="0" w:space="0" w:color="auto"/>
                    <w:bottom w:val="none" w:sz="0" w:space="0" w:color="auto"/>
                    <w:right w:val="none" w:sz="0" w:space="0" w:color="auto"/>
                  </w:divBdr>
                </w:div>
                <w:div w:id="1945108753">
                  <w:marLeft w:val="0"/>
                  <w:marRight w:val="0"/>
                  <w:marTop w:val="0"/>
                  <w:marBottom w:val="0"/>
                  <w:divBdr>
                    <w:top w:val="none" w:sz="0" w:space="0" w:color="auto"/>
                    <w:left w:val="none" w:sz="0" w:space="0" w:color="auto"/>
                    <w:bottom w:val="none" w:sz="0" w:space="0" w:color="auto"/>
                    <w:right w:val="none" w:sz="0" w:space="0" w:color="auto"/>
                  </w:divBdr>
                </w:div>
                <w:div w:id="1946302126">
                  <w:marLeft w:val="0"/>
                  <w:marRight w:val="0"/>
                  <w:marTop w:val="0"/>
                  <w:marBottom w:val="0"/>
                  <w:divBdr>
                    <w:top w:val="none" w:sz="0" w:space="0" w:color="auto"/>
                    <w:left w:val="none" w:sz="0" w:space="0" w:color="auto"/>
                    <w:bottom w:val="none" w:sz="0" w:space="0" w:color="auto"/>
                    <w:right w:val="none" w:sz="0" w:space="0" w:color="auto"/>
                  </w:divBdr>
                </w:div>
                <w:div w:id="1946884968">
                  <w:marLeft w:val="0"/>
                  <w:marRight w:val="0"/>
                  <w:marTop w:val="0"/>
                  <w:marBottom w:val="0"/>
                  <w:divBdr>
                    <w:top w:val="none" w:sz="0" w:space="0" w:color="auto"/>
                    <w:left w:val="none" w:sz="0" w:space="0" w:color="auto"/>
                    <w:bottom w:val="none" w:sz="0" w:space="0" w:color="auto"/>
                    <w:right w:val="none" w:sz="0" w:space="0" w:color="auto"/>
                  </w:divBdr>
                </w:div>
                <w:div w:id="1947300457">
                  <w:marLeft w:val="0"/>
                  <w:marRight w:val="0"/>
                  <w:marTop w:val="0"/>
                  <w:marBottom w:val="0"/>
                  <w:divBdr>
                    <w:top w:val="none" w:sz="0" w:space="0" w:color="auto"/>
                    <w:left w:val="none" w:sz="0" w:space="0" w:color="auto"/>
                    <w:bottom w:val="none" w:sz="0" w:space="0" w:color="auto"/>
                    <w:right w:val="none" w:sz="0" w:space="0" w:color="auto"/>
                  </w:divBdr>
                </w:div>
                <w:div w:id="1948612546">
                  <w:marLeft w:val="0"/>
                  <w:marRight w:val="0"/>
                  <w:marTop w:val="0"/>
                  <w:marBottom w:val="0"/>
                  <w:divBdr>
                    <w:top w:val="none" w:sz="0" w:space="0" w:color="auto"/>
                    <w:left w:val="none" w:sz="0" w:space="0" w:color="auto"/>
                    <w:bottom w:val="none" w:sz="0" w:space="0" w:color="auto"/>
                    <w:right w:val="none" w:sz="0" w:space="0" w:color="auto"/>
                  </w:divBdr>
                </w:div>
                <w:div w:id="1950967733">
                  <w:marLeft w:val="0"/>
                  <w:marRight w:val="0"/>
                  <w:marTop w:val="0"/>
                  <w:marBottom w:val="0"/>
                  <w:divBdr>
                    <w:top w:val="none" w:sz="0" w:space="0" w:color="auto"/>
                    <w:left w:val="none" w:sz="0" w:space="0" w:color="auto"/>
                    <w:bottom w:val="none" w:sz="0" w:space="0" w:color="auto"/>
                    <w:right w:val="none" w:sz="0" w:space="0" w:color="auto"/>
                  </w:divBdr>
                </w:div>
                <w:div w:id="1951743999">
                  <w:marLeft w:val="0"/>
                  <w:marRight w:val="0"/>
                  <w:marTop w:val="0"/>
                  <w:marBottom w:val="0"/>
                  <w:divBdr>
                    <w:top w:val="none" w:sz="0" w:space="0" w:color="auto"/>
                    <w:left w:val="none" w:sz="0" w:space="0" w:color="auto"/>
                    <w:bottom w:val="none" w:sz="0" w:space="0" w:color="auto"/>
                    <w:right w:val="none" w:sz="0" w:space="0" w:color="auto"/>
                  </w:divBdr>
                </w:div>
                <w:div w:id="1954088068">
                  <w:marLeft w:val="0"/>
                  <w:marRight w:val="0"/>
                  <w:marTop w:val="0"/>
                  <w:marBottom w:val="0"/>
                  <w:divBdr>
                    <w:top w:val="none" w:sz="0" w:space="0" w:color="auto"/>
                    <w:left w:val="none" w:sz="0" w:space="0" w:color="auto"/>
                    <w:bottom w:val="none" w:sz="0" w:space="0" w:color="auto"/>
                    <w:right w:val="none" w:sz="0" w:space="0" w:color="auto"/>
                  </w:divBdr>
                </w:div>
                <w:div w:id="1954290089">
                  <w:marLeft w:val="0"/>
                  <w:marRight w:val="0"/>
                  <w:marTop w:val="0"/>
                  <w:marBottom w:val="0"/>
                  <w:divBdr>
                    <w:top w:val="none" w:sz="0" w:space="0" w:color="auto"/>
                    <w:left w:val="none" w:sz="0" w:space="0" w:color="auto"/>
                    <w:bottom w:val="none" w:sz="0" w:space="0" w:color="auto"/>
                    <w:right w:val="none" w:sz="0" w:space="0" w:color="auto"/>
                  </w:divBdr>
                </w:div>
                <w:div w:id="1954365693">
                  <w:marLeft w:val="0"/>
                  <w:marRight w:val="0"/>
                  <w:marTop w:val="0"/>
                  <w:marBottom w:val="0"/>
                  <w:divBdr>
                    <w:top w:val="none" w:sz="0" w:space="0" w:color="auto"/>
                    <w:left w:val="none" w:sz="0" w:space="0" w:color="auto"/>
                    <w:bottom w:val="none" w:sz="0" w:space="0" w:color="auto"/>
                    <w:right w:val="none" w:sz="0" w:space="0" w:color="auto"/>
                  </w:divBdr>
                </w:div>
                <w:div w:id="1955868486">
                  <w:marLeft w:val="0"/>
                  <w:marRight w:val="0"/>
                  <w:marTop w:val="0"/>
                  <w:marBottom w:val="0"/>
                  <w:divBdr>
                    <w:top w:val="none" w:sz="0" w:space="0" w:color="auto"/>
                    <w:left w:val="none" w:sz="0" w:space="0" w:color="auto"/>
                    <w:bottom w:val="none" w:sz="0" w:space="0" w:color="auto"/>
                    <w:right w:val="none" w:sz="0" w:space="0" w:color="auto"/>
                  </w:divBdr>
                </w:div>
                <w:div w:id="1956595002">
                  <w:marLeft w:val="0"/>
                  <w:marRight w:val="0"/>
                  <w:marTop w:val="0"/>
                  <w:marBottom w:val="0"/>
                  <w:divBdr>
                    <w:top w:val="none" w:sz="0" w:space="0" w:color="auto"/>
                    <w:left w:val="none" w:sz="0" w:space="0" w:color="auto"/>
                    <w:bottom w:val="none" w:sz="0" w:space="0" w:color="auto"/>
                    <w:right w:val="none" w:sz="0" w:space="0" w:color="auto"/>
                  </w:divBdr>
                </w:div>
                <w:div w:id="1958178301">
                  <w:marLeft w:val="0"/>
                  <w:marRight w:val="0"/>
                  <w:marTop w:val="0"/>
                  <w:marBottom w:val="0"/>
                  <w:divBdr>
                    <w:top w:val="none" w:sz="0" w:space="0" w:color="auto"/>
                    <w:left w:val="none" w:sz="0" w:space="0" w:color="auto"/>
                    <w:bottom w:val="none" w:sz="0" w:space="0" w:color="auto"/>
                    <w:right w:val="none" w:sz="0" w:space="0" w:color="auto"/>
                  </w:divBdr>
                </w:div>
                <w:div w:id="1958833573">
                  <w:marLeft w:val="0"/>
                  <w:marRight w:val="0"/>
                  <w:marTop w:val="0"/>
                  <w:marBottom w:val="0"/>
                  <w:divBdr>
                    <w:top w:val="none" w:sz="0" w:space="0" w:color="auto"/>
                    <w:left w:val="none" w:sz="0" w:space="0" w:color="auto"/>
                    <w:bottom w:val="none" w:sz="0" w:space="0" w:color="auto"/>
                    <w:right w:val="none" w:sz="0" w:space="0" w:color="auto"/>
                  </w:divBdr>
                </w:div>
                <w:div w:id="1959069448">
                  <w:marLeft w:val="0"/>
                  <w:marRight w:val="0"/>
                  <w:marTop w:val="0"/>
                  <w:marBottom w:val="0"/>
                  <w:divBdr>
                    <w:top w:val="none" w:sz="0" w:space="0" w:color="auto"/>
                    <w:left w:val="none" w:sz="0" w:space="0" w:color="auto"/>
                    <w:bottom w:val="none" w:sz="0" w:space="0" w:color="auto"/>
                    <w:right w:val="none" w:sz="0" w:space="0" w:color="auto"/>
                  </w:divBdr>
                </w:div>
                <w:div w:id="1959755311">
                  <w:marLeft w:val="0"/>
                  <w:marRight w:val="0"/>
                  <w:marTop w:val="0"/>
                  <w:marBottom w:val="0"/>
                  <w:divBdr>
                    <w:top w:val="none" w:sz="0" w:space="0" w:color="auto"/>
                    <w:left w:val="none" w:sz="0" w:space="0" w:color="auto"/>
                    <w:bottom w:val="none" w:sz="0" w:space="0" w:color="auto"/>
                    <w:right w:val="none" w:sz="0" w:space="0" w:color="auto"/>
                  </w:divBdr>
                </w:div>
                <w:div w:id="1960139593">
                  <w:marLeft w:val="0"/>
                  <w:marRight w:val="0"/>
                  <w:marTop w:val="0"/>
                  <w:marBottom w:val="0"/>
                  <w:divBdr>
                    <w:top w:val="none" w:sz="0" w:space="0" w:color="auto"/>
                    <w:left w:val="none" w:sz="0" w:space="0" w:color="auto"/>
                    <w:bottom w:val="none" w:sz="0" w:space="0" w:color="auto"/>
                    <w:right w:val="none" w:sz="0" w:space="0" w:color="auto"/>
                  </w:divBdr>
                </w:div>
                <w:div w:id="1963687691">
                  <w:marLeft w:val="0"/>
                  <w:marRight w:val="0"/>
                  <w:marTop w:val="0"/>
                  <w:marBottom w:val="0"/>
                  <w:divBdr>
                    <w:top w:val="none" w:sz="0" w:space="0" w:color="auto"/>
                    <w:left w:val="none" w:sz="0" w:space="0" w:color="auto"/>
                    <w:bottom w:val="none" w:sz="0" w:space="0" w:color="auto"/>
                    <w:right w:val="none" w:sz="0" w:space="0" w:color="auto"/>
                  </w:divBdr>
                </w:div>
                <w:div w:id="1964146460">
                  <w:marLeft w:val="0"/>
                  <w:marRight w:val="0"/>
                  <w:marTop w:val="0"/>
                  <w:marBottom w:val="0"/>
                  <w:divBdr>
                    <w:top w:val="none" w:sz="0" w:space="0" w:color="auto"/>
                    <w:left w:val="none" w:sz="0" w:space="0" w:color="auto"/>
                    <w:bottom w:val="none" w:sz="0" w:space="0" w:color="auto"/>
                    <w:right w:val="none" w:sz="0" w:space="0" w:color="auto"/>
                  </w:divBdr>
                </w:div>
                <w:div w:id="1965385739">
                  <w:marLeft w:val="0"/>
                  <w:marRight w:val="0"/>
                  <w:marTop w:val="0"/>
                  <w:marBottom w:val="0"/>
                  <w:divBdr>
                    <w:top w:val="none" w:sz="0" w:space="0" w:color="auto"/>
                    <w:left w:val="none" w:sz="0" w:space="0" w:color="auto"/>
                    <w:bottom w:val="none" w:sz="0" w:space="0" w:color="auto"/>
                    <w:right w:val="none" w:sz="0" w:space="0" w:color="auto"/>
                  </w:divBdr>
                </w:div>
                <w:div w:id="1966154157">
                  <w:marLeft w:val="0"/>
                  <w:marRight w:val="0"/>
                  <w:marTop w:val="0"/>
                  <w:marBottom w:val="0"/>
                  <w:divBdr>
                    <w:top w:val="none" w:sz="0" w:space="0" w:color="auto"/>
                    <w:left w:val="none" w:sz="0" w:space="0" w:color="auto"/>
                    <w:bottom w:val="none" w:sz="0" w:space="0" w:color="auto"/>
                    <w:right w:val="none" w:sz="0" w:space="0" w:color="auto"/>
                  </w:divBdr>
                </w:div>
                <w:div w:id="1966891335">
                  <w:marLeft w:val="0"/>
                  <w:marRight w:val="0"/>
                  <w:marTop w:val="0"/>
                  <w:marBottom w:val="0"/>
                  <w:divBdr>
                    <w:top w:val="none" w:sz="0" w:space="0" w:color="auto"/>
                    <w:left w:val="none" w:sz="0" w:space="0" w:color="auto"/>
                    <w:bottom w:val="none" w:sz="0" w:space="0" w:color="auto"/>
                    <w:right w:val="none" w:sz="0" w:space="0" w:color="auto"/>
                  </w:divBdr>
                </w:div>
                <w:div w:id="1966933070">
                  <w:marLeft w:val="0"/>
                  <w:marRight w:val="0"/>
                  <w:marTop w:val="0"/>
                  <w:marBottom w:val="0"/>
                  <w:divBdr>
                    <w:top w:val="none" w:sz="0" w:space="0" w:color="auto"/>
                    <w:left w:val="none" w:sz="0" w:space="0" w:color="auto"/>
                    <w:bottom w:val="none" w:sz="0" w:space="0" w:color="auto"/>
                    <w:right w:val="none" w:sz="0" w:space="0" w:color="auto"/>
                  </w:divBdr>
                </w:div>
                <w:div w:id="1968392427">
                  <w:marLeft w:val="0"/>
                  <w:marRight w:val="0"/>
                  <w:marTop w:val="0"/>
                  <w:marBottom w:val="0"/>
                  <w:divBdr>
                    <w:top w:val="none" w:sz="0" w:space="0" w:color="auto"/>
                    <w:left w:val="none" w:sz="0" w:space="0" w:color="auto"/>
                    <w:bottom w:val="none" w:sz="0" w:space="0" w:color="auto"/>
                    <w:right w:val="none" w:sz="0" w:space="0" w:color="auto"/>
                  </w:divBdr>
                </w:div>
                <w:div w:id="1968853117">
                  <w:marLeft w:val="0"/>
                  <w:marRight w:val="0"/>
                  <w:marTop w:val="0"/>
                  <w:marBottom w:val="0"/>
                  <w:divBdr>
                    <w:top w:val="none" w:sz="0" w:space="0" w:color="auto"/>
                    <w:left w:val="none" w:sz="0" w:space="0" w:color="auto"/>
                    <w:bottom w:val="none" w:sz="0" w:space="0" w:color="auto"/>
                    <w:right w:val="none" w:sz="0" w:space="0" w:color="auto"/>
                  </w:divBdr>
                </w:div>
                <w:div w:id="1969118200">
                  <w:marLeft w:val="0"/>
                  <w:marRight w:val="0"/>
                  <w:marTop w:val="0"/>
                  <w:marBottom w:val="0"/>
                  <w:divBdr>
                    <w:top w:val="none" w:sz="0" w:space="0" w:color="auto"/>
                    <w:left w:val="none" w:sz="0" w:space="0" w:color="auto"/>
                    <w:bottom w:val="none" w:sz="0" w:space="0" w:color="auto"/>
                    <w:right w:val="none" w:sz="0" w:space="0" w:color="auto"/>
                  </w:divBdr>
                </w:div>
                <w:div w:id="1969973203">
                  <w:marLeft w:val="0"/>
                  <w:marRight w:val="0"/>
                  <w:marTop w:val="0"/>
                  <w:marBottom w:val="0"/>
                  <w:divBdr>
                    <w:top w:val="none" w:sz="0" w:space="0" w:color="auto"/>
                    <w:left w:val="none" w:sz="0" w:space="0" w:color="auto"/>
                    <w:bottom w:val="none" w:sz="0" w:space="0" w:color="auto"/>
                    <w:right w:val="none" w:sz="0" w:space="0" w:color="auto"/>
                  </w:divBdr>
                </w:div>
                <w:div w:id="1970015896">
                  <w:marLeft w:val="0"/>
                  <w:marRight w:val="0"/>
                  <w:marTop w:val="0"/>
                  <w:marBottom w:val="0"/>
                  <w:divBdr>
                    <w:top w:val="none" w:sz="0" w:space="0" w:color="auto"/>
                    <w:left w:val="none" w:sz="0" w:space="0" w:color="auto"/>
                    <w:bottom w:val="none" w:sz="0" w:space="0" w:color="auto"/>
                    <w:right w:val="none" w:sz="0" w:space="0" w:color="auto"/>
                  </w:divBdr>
                </w:div>
                <w:div w:id="1970865017">
                  <w:marLeft w:val="0"/>
                  <w:marRight w:val="0"/>
                  <w:marTop w:val="0"/>
                  <w:marBottom w:val="0"/>
                  <w:divBdr>
                    <w:top w:val="none" w:sz="0" w:space="0" w:color="auto"/>
                    <w:left w:val="none" w:sz="0" w:space="0" w:color="auto"/>
                    <w:bottom w:val="none" w:sz="0" w:space="0" w:color="auto"/>
                    <w:right w:val="none" w:sz="0" w:space="0" w:color="auto"/>
                  </w:divBdr>
                </w:div>
                <w:div w:id="1971668825">
                  <w:marLeft w:val="0"/>
                  <w:marRight w:val="0"/>
                  <w:marTop w:val="0"/>
                  <w:marBottom w:val="0"/>
                  <w:divBdr>
                    <w:top w:val="none" w:sz="0" w:space="0" w:color="auto"/>
                    <w:left w:val="none" w:sz="0" w:space="0" w:color="auto"/>
                    <w:bottom w:val="none" w:sz="0" w:space="0" w:color="auto"/>
                    <w:right w:val="none" w:sz="0" w:space="0" w:color="auto"/>
                  </w:divBdr>
                </w:div>
                <w:div w:id="1972442104">
                  <w:marLeft w:val="0"/>
                  <w:marRight w:val="0"/>
                  <w:marTop w:val="0"/>
                  <w:marBottom w:val="0"/>
                  <w:divBdr>
                    <w:top w:val="none" w:sz="0" w:space="0" w:color="auto"/>
                    <w:left w:val="none" w:sz="0" w:space="0" w:color="auto"/>
                    <w:bottom w:val="none" w:sz="0" w:space="0" w:color="auto"/>
                    <w:right w:val="none" w:sz="0" w:space="0" w:color="auto"/>
                  </w:divBdr>
                </w:div>
                <w:div w:id="1973749591">
                  <w:marLeft w:val="0"/>
                  <w:marRight w:val="0"/>
                  <w:marTop w:val="0"/>
                  <w:marBottom w:val="0"/>
                  <w:divBdr>
                    <w:top w:val="none" w:sz="0" w:space="0" w:color="auto"/>
                    <w:left w:val="none" w:sz="0" w:space="0" w:color="auto"/>
                    <w:bottom w:val="none" w:sz="0" w:space="0" w:color="auto"/>
                    <w:right w:val="none" w:sz="0" w:space="0" w:color="auto"/>
                  </w:divBdr>
                </w:div>
                <w:div w:id="1976989047">
                  <w:marLeft w:val="0"/>
                  <w:marRight w:val="0"/>
                  <w:marTop w:val="0"/>
                  <w:marBottom w:val="0"/>
                  <w:divBdr>
                    <w:top w:val="none" w:sz="0" w:space="0" w:color="auto"/>
                    <w:left w:val="none" w:sz="0" w:space="0" w:color="auto"/>
                    <w:bottom w:val="none" w:sz="0" w:space="0" w:color="auto"/>
                    <w:right w:val="none" w:sz="0" w:space="0" w:color="auto"/>
                  </w:divBdr>
                </w:div>
                <w:div w:id="1978800987">
                  <w:marLeft w:val="0"/>
                  <w:marRight w:val="0"/>
                  <w:marTop w:val="0"/>
                  <w:marBottom w:val="0"/>
                  <w:divBdr>
                    <w:top w:val="none" w:sz="0" w:space="0" w:color="auto"/>
                    <w:left w:val="none" w:sz="0" w:space="0" w:color="auto"/>
                    <w:bottom w:val="none" w:sz="0" w:space="0" w:color="auto"/>
                    <w:right w:val="none" w:sz="0" w:space="0" w:color="auto"/>
                  </w:divBdr>
                </w:div>
                <w:div w:id="1978872203">
                  <w:marLeft w:val="0"/>
                  <w:marRight w:val="0"/>
                  <w:marTop w:val="0"/>
                  <w:marBottom w:val="0"/>
                  <w:divBdr>
                    <w:top w:val="none" w:sz="0" w:space="0" w:color="auto"/>
                    <w:left w:val="none" w:sz="0" w:space="0" w:color="auto"/>
                    <w:bottom w:val="none" w:sz="0" w:space="0" w:color="auto"/>
                    <w:right w:val="none" w:sz="0" w:space="0" w:color="auto"/>
                  </w:divBdr>
                </w:div>
                <w:div w:id="1979257320">
                  <w:marLeft w:val="0"/>
                  <w:marRight w:val="0"/>
                  <w:marTop w:val="0"/>
                  <w:marBottom w:val="0"/>
                  <w:divBdr>
                    <w:top w:val="none" w:sz="0" w:space="0" w:color="auto"/>
                    <w:left w:val="none" w:sz="0" w:space="0" w:color="auto"/>
                    <w:bottom w:val="none" w:sz="0" w:space="0" w:color="auto"/>
                    <w:right w:val="none" w:sz="0" w:space="0" w:color="auto"/>
                  </w:divBdr>
                </w:div>
                <w:div w:id="1979335665">
                  <w:marLeft w:val="0"/>
                  <w:marRight w:val="0"/>
                  <w:marTop w:val="0"/>
                  <w:marBottom w:val="0"/>
                  <w:divBdr>
                    <w:top w:val="none" w:sz="0" w:space="0" w:color="auto"/>
                    <w:left w:val="none" w:sz="0" w:space="0" w:color="auto"/>
                    <w:bottom w:val="none" w:sz="0" w:space="0" w:color="auto"/>
                    <w:right w:val="none" w:sz="0" w:space="0" w:color="auto"/>
                  </w:divBdr>
                </w:div>
                <w:div w:id="1979794645">
                  <w:marLeft w:val="0"/>
                  <w:marRight w:val="0"/>
                  <w:marTop w:val="0"/>
                  <w:marBottom w:val="0"/>
                  <w:divBdr>
                    <w:top w:val="none" w:sz="0" w:space="0" w:color="auto"/>
                    <w:left w:val="none" w:sz="0" w:space="0" w:color="auto"/>
                    <w:bottom w:val="none" w:sz="0" w:space="0" w:color="auto"/>
                    <w:right w:val="none" w:sz="0" w:space="0" w:color="auto"/>
                  </w:divBdr>
                </w:div>
                <w:div w:id="1979921431">
                  <w:marLeft w:val="0"/>
                  <w:marRight w:val="0"/>
                  <w:marTop w:val="0"/>
                  <w:marBottom w:val="0"/>
                  <w:divBdr>
                    <w:top w:val="none" w:sz="0" w:space="0" w:color="auto"/>
                    <w:left w:val="none" w:sz="0" w:space="0" w:color="auto"/>
                    <w:bottom w:val="none" w:sz="0" w:space="0" w:color="auto"/>
                    <w:right w:val="none" w:sz="0" w:space="0" w:color="auto"/>
                  </w:divBdr>
                </w:div>
                <w:div w:id="1983340165">
                  <w:marLeft w:val="0"/>
                  <w:marRight w:val="0"/>
                  <w:marTop w:val="0"/>
                  <w:marBottom w:val="0"/>
                  <w:divBdr>
                    <w:top w:val="none" w:sz="0" w:space="0" w:color="auto"/>
                    <w:left w:val="none" w:sz="0" w:space="0" w:color="auto"/>
                    <w:bottom w:val="none" w:sz="0" w:space="0" w:color="auto"/>
                    <w:right w:val="none" w:sz="0" w:space="0" w:color="auto"/>
                  </w:divBdr>
                </w:div>
                <w:div w:id="1983998832">
                  <w:marLeft w:val="0"/>
                  <w:marRight w:val="0"/>
                  <w:marTop w:val="0"/>
                  <w:marBottom w:val="0"/>
                  <w:divBdr>
                    <w:top w:val="none" w:sz="0" w:space="0" w:color="auto"/>
                    <w:left w:val="none" w:sz="0" w:space="0" w:color="auto"/>
                    <w:bottom w:val="none" w:sz="0" w:space="0" w:color="auto"/>
                    <w:right w:val="none" w:sz="0" w:space="0" w:color="auto"/>
                  </w:divBdr>
                </w:div>
                <w:div w:id="1985889055">
                  <w:marLeft w:val="0"/>
                  <w:marRight w:val="0"/>
                  <w:marTop w:val="0"/>
                  <w:marBottom w:val="0"/>
                  <w:divBdr>
                    <w:top w:val="none" w:sz="0" w:space="0" w:color="auto"/>
                    <w:left w:val="none" w:sz="0" w:space="0" w:color="auto"/>
                    <w:bottom w:val="none" w:sz="0" w:space="0" w:color="auto"/>
                    <w:right w:val="none" w:sz="0" w:space="0" w:color="auto"/>
                  </w:divBdr>
                </w:div>
                <w:div w:id="1988123476">
                  <w:marLeft w:val="0"/>
                  <w:marRight w:val="0"/>
                  <w:marTop w:val="0"/>
                  <w:marBottom w:val="0"/>
                  <w:divBdr>
                    <w:top w:val="none" w:sz="0" w:space="0" w:color="auto"/>
                    <w:left w:val="none" w:sz="0" w:space="0" w:color="auto"/>
                    <w:bottom w:val="none" w:sz="0" w:space="0" w:color="auto"/>
                    <w:right w:val="none" w:sz="0" w:space="0" w:color="auto"/>
                  </w:divBdr>
                </w:div>
                <w:div w:id="1989281120">
                  <w:marLeft w:val="0"/>
                  <w:marRight w:val="0"/>
                  <w:marTop w:val="0"/>
                  <w:marBottom w:val="0"/>
                  <w:divBdr>
                    <w:top w:val="none" w:sz="0" w:space="0" w:color="auto"/>
                    <w:left w:val="none" w:sz="0" w:space="0" w:color="auto"/>
                    <w:bottom w:val="none" w:sz="0" w:space="0" w:color="auto"/>
                    <w:right w:val="none" w:sz="0" w:space="0" w:color="auto"/>
                  </w:divBdr>
                </w:div>
                <w:div w:id="1989359745">
                  <w:marLeft w:val="0"/>
                  <w:marRight w:val="0"/>
                  <w:marTop w:val="0"/>
                  <w:marBottom w:val="0"/>
                  <w:divBdr>
                    <w:top w:val="none" w:sz="0" w:space="0" w:color="auto"/>
                    <w:left w:val="none" w:sz="0" w:space="0" w:color="auto"/>
                    <w:bottom w:val="none" w:sz="0" w:space="0" w:color="auto"/>
                    <w:right w:val="none" w:sz="0" w:space="0" w:color="auto"/>
                  </w:divBdr>
                </w:div>
                <w:div w:id="1990473236">
                  <w:marLeft w:val="0"/>
                  <w:marRight w:val="0"/>
                  <w:marTop w:val="0"/>
                  <w:marBottom w:val="0"/>
                  <w:divBdr>
                    <w:top w:val="none" w:sz="0" w:space="0" w:color="auto"/>
                    <w:left w:val="none" w:sz="0" w:space="0" w:color="auto"/>
                    <w:bottom w:val="none" w:sz="0" w:space="0" w:color="auto"/>
                    <w:right w:val="none" w:sz="0" w:space="0" w:color="auto"/>
                  </w:divBdr>
                </w:div>
                <w:div w:id="1991404711">
                  <w:marLeft w:val="0"/>
                  <w:marRight w:val="0"/>
                  <w:marTop w:val="0"/>
                  <w:marBottom w:val="0"/>
                  <w:divBdr>
                    <w:top w:val="none" w:sz="0" w:space="0" w:color="auto"/>
                    <w:left w:val="none" w:sz="0" w:space="0" w:color="auto"/>
                    <w:bottom w:val="none" w:sz="0" w:space="0" w:color="auto"/>
                    <w:right w:val="none" w:sz="0" w:space="0" w:color="auto"/>
                  </w:divBdr>
                </w:div>
                <w:div w:id="1993295369">
                  <w:marLeft w:val="0"/>
                  <w:marRight w:val="0"/>
                  <w:marTop w:val="0"/>
                  <w:marBottom w:val="0"/>
                  <w:divBdr>
                    <w:top w:val="none" w:sz="0" w:space="0" w:color="auto"/>
                    <w:left w:val="none" w:sz="0" w:space="0" w:color="auto"/>
                    <w:bottom w:val="none" w:sz="0" w:space="0" w:color="auto"/>
                    <w:right w:val="none" w:sz="0" w:space="0" w:color="auto"/>
                  </w:divBdr>
                </w:div>
                <w:div w:id="1993487976">
                  <w:marLeft w:val="0"/>
                  <w:marRight w:val="0"/>
                  <w:marTop w:val="0"/>
                  <w:marBottom w:val="0"/>
                  <w:divBdr>
                    <w:top w:val="none" w:sz="0" w:space="0" w:color="auto"/>
                    <w:left w:val="none" w:sz="0" w:space="0" w:color="auto"/>
                    <w:bottom w:val="none" w:sz="0" w:space="0" w:color="auto"/>
                    <w:right w:val="none" w:sz="0" w:space="0" w:color="auto"/>
                  </w:divBdr>
                </w:div>
                <w:div w:id="1993872537">
                  <w:marLeft w:val="0"/>
                  <w:marRight w:val="0"/>
                  <w:marTop w:val="0"/>
                  <w:marBottom w:val="0"/>
                  <w:divBdr>
                    <w:top w:val="none" w:sz="0" w:space="0" w:color="auto"/>
                    <w:left w:val="none" w:sz="0" w:space="0" w:color="auto"/>
                    <w:bottom w:val="none" w:sz="0" w:space="0" w:color="auto"/>
                    <w:right w:val="none" w:sz="0" w:space="0" w:color="auto"/>
                  </w:divBdr>
                </w:div>
                <w:div w:id="1994677398">
                  <w:marLeft w:val="0"/>
                  <w:marRight w:val="0"/>
                  <w:marTop w:val="0"/>
                  <w:marBottom w:val="0"/>
                  <w:divBdr>
                    <w:top w:val="none" w:sz="0" w:space="0" w:color="auto"/>
                    <w:left w:val="none" w:sz="0" w:space="0" w:color="auto"/>
                    <w:bottom w:val="none" w:sz="0" w:space="0" w:color="auto"/>
                    <w:right w:val="none" w:sz="0" w:space="0" w:color="auto"/>
                  </w:divBdr>
                </w:div>
                <w:div w:id="1995061129">
                  <w:marLeft w:val="0"/>
                  <w:marRight w:val="0"/>
                  <w:marTop w:val="0"/>
                  <w:marBottom w:val="0"/>
                  <w:divBdr>
                    <w:top w:val="none" w:sz="0" w:space="0" w:color="auto"/>
                    <w:left w:val="none" w:sz="0" w:space="0" w:color="auto"/>
                    <w:bottom w:val="none" w:sz="0" w:space="0" w:color="auto"/>
                    <w:right w:val="none" w:sz="0" w:space="0" w:color="auto"/>
                  </w:divBdr>
                </w:div>
                <w:div w:id="1995720302">
                  <w:marLeft w:val="0"/>
                  <w:marRight w:val="0"/>
                  <w:marTop w:val="0"/>
                  <w:marBottom w:val="0"/>
                  <w:divBdr>
                    <w:top w:val="none" w:sz="0" w:space="0" w:color="auto"/>
                    <w:left w:val="none" w:sz="0" w:space="0" w:color="auto"/>
                    <w:bottom w:val="none" w:sz="0" w:space="0" w:color="auto"/>
                    <w:right w:val="none" w:sz="0" w:space="0" w:color="auto"/>
                  </w:divBdr>
                </w:div>
                <w:div w:id="1997803050">
                  <w:marLeft w:val="0"/>
                  <w:marRight w:val="0"/>
                  <w:marTop w:val="0"/>
                  <w:marBottom w:val="0"/>
                  <w:divBdr>
                    <w:top w:val="none" w:sz="0" w:space="0" w:color="auto"/>
                    <w:left w:val="none" w:sz="0" w:space="0" w:color="auto"/>
                    <w:bottom w:val="none" w:sz="0" w:space="0" w:color="auto"/>
                    <w:right w:val="none" w:sz="0" w:space="0" w:color="auto"/>
                  </w:divBdr>
                </w:div>
                <w:div w:id="1998411781">
                  <w:marLeft w:val="0"/>
                  <w:marRight w:val="0"/>
                  <w:marTop w:val="0"/>
                  <w:marBottom w:val="0"/>
                  <w:divBdr>
                    <w:top w:val="none" w:sz="0" w:space="0" w:color="auto"/>
                    <w:left w:val="none" w:sz="0" w:space="0" w:color="auto"/>
                    <w:bottom w:val="none" w:sz="0" w:space="0" w:color="auto"/>
                    <w:right w:val="none" w:sz="0" w:space="0" w:color="auto"/>
                  </w:divBdr>
                </w:div>
                <w:div w:id="1998607103">
                  <w:marLeft w:val="0"/>
                  <w:marRight w:val="0"/>
                  <w:marTop w:val="0"/>
                  <w:marBottom w:val="0"/>
                  <w:divBdr>
                    <w:top w:val="none" w:sz="0" w:space="0" w:color="auto"/>
                    <w:left w:val="none" w:sz="0" w:space="0" w:color="auto"/>
                    <w:bottom w:val="none" w:sz="0" w:space="0" w:color="auto"/>
                    <w:right w:val="none" w:sz="0" w:space="0" w:color="auto"/>
                  </w:divBdr>
                </w:div>
                <w:div w:id="1998921306">
                  <w:marLeft w:val="0"/>
                  <w:marRight w:val="0"/>
                  <w:marTop w:val="0"/>
                  <w:marBottom w:val="0"/>
                  <w:divBdr>
                    <w:top w:val="none" w:sz="0" w:space="0" w:color="auto"/>
                    <w:left w:val="none" w:sz="0" w:space="0" w:color="auto"/>
                    <w:bottom w:val="none" w:sz="0" w:space="0" w:color="auto"/>
                    <w:right w:val="none" w:sz="0" w:space="0" w:color="auto"/>
                  </w:divBdr>
                </w:div>
                <w:div w:id="2000765534">
                  <w:marLeft w:val="0"/>
                  <w:marRight w:val="0"/>
                  <w:marTop w:val="0"/>
                  <w:marBottom w:val="0"/>
                  <w:divBdr>
                    <w:top w:val="none" w:sz="0" w:space="0" w:color="auto"/>
                    <w:left w:val="none" w:sz="0" w:space="0" w:color="auto"/>
                    <w:bottom w:val="none" w:sz="0" w:space="0" w:color="auto"/>
                    <w:right w:val="none" w:sz="0" w:space="0" w:color="auto"/>
                  </w:divBdr>
                </w:div>
                <w:div w:id="2000839955">
                  <w:marLeft w:val="0"/>
                  <w:marRight w:val="0"/>
                  <w:marTop w:val="0"/>
                  <w:marBottom w:val="0"/>
                  <w:divBdr>
                    <w:top w:val="none" w:sz="0" w:space="0" w:color="auto"/>
                    <w:left w:val="none" w:sz="0" w:space="0" w:color="auto"/>
                    <w:bottom w:val="none" w:sz="0" w:space="0" w:color="auto"/>
                    <w:right w:val="none" w:sz="0" w:space="0" w:color="auto"/>
                  </w:divBdr>
                </w:div>
                <w:div w:id="2001421956">
                  <w:marLeft w:val="0"/>
                  <w:marRight w:val="0"/>
                  <w:marTop w:val="0"/>
                  <w:marBottom w:val="0"/>
                  <w:divBdr>
                    <w:top w:val="none" w:sz="0" w:space="0" w:color="auto"/>
                    <w:left w:val="none" w:sz="0" w:space="0" w:color="auto"/>
                    <w:bottom w:val="none" w:sz="0" w:space="0" w:color="auto"/>
                    <w:right w:val="none" w:sz="0" w:space="0" w:color="auto"/>
                  </w:divBdr>
                </w:div>
                <w:div w:id="2002152029">
                  <w:marLeft w:val="0"/>
                  <w:marRight w:val="0"/>
                  <w:marTop w:val="0"/>
                  <w:marBottom w:val="0"/>
                  <w:divBdr>
                    <w:top w:val="none" w:sz="0" w:space="0" w:color="auto"/>
                    <w:left w:val="none" w:sz="0" w:space="0" w:color="auto"/>
                    <w:bottom w:val="none" w:sz="0" w:space="0" w:color="auto"/>
                    <w:right w:val="none" w:sz="0" w:space="0" w:color="auto"/>
                  </w:divBdr>
                </w:div>
                <w:div w:id="2002351042">
                  <w:marLeft w:val="0"/>
                  <w:marRight w:val="0"/>
                  <w:marTop w:val="0"/>
                  <w:marBottom w:val="0"/>
                  <w:divBdr>
                    <w:top w:val="none" w:sz="0" w:space="0" w:color="auto"/>
                    <w:left w:val="none" w:sz="0" w:space="0" w:color="auto"/>
                    <w:bottom w:val="none" w:sz="0" w:space="0" w:color="auto"/>
                    <w:right w:val="none" w:sz="0" w:space="0" w:color="auto"/>
                  </w:divBdr>
                </w:div>
                <w:div w:id="2003652982">
                  <w:marLeft w:val="0"/>
                  <w:marRight w:val="0"/>
                  <w:marTop w:val="0"/>
                  <w:marBottom w:val="0"/>
                  <w:divBdr>
                    <w:top w:val="none" w:sz="0" w:space="0" w:color="auto"/>
                    <w:left w:val="none" w:sz="0" w:space="0" w:color="auto"/>
                    <w:bottom w:val="none" w:sz="0" w:space="0" w:color="auto"/>
                    <w:right w:val="none" w:sz="0" w:space="0" w:color="auto"/>
                  </w:divBdr>
                </w:div>
                <w:div w:id="2004433999">
                  <w:marLeft w:val="0"/>
                  <w:marRight w:val="0"/>
                  <w:marTop w:val="0"/>
                  <w:marBottom w:val="0"/>
                  <w:divBdr>
                    <w:top w:val="none" w:sz="0" w:space="0" w:color="auto"/>
                    <w:left w:val="none" w:sz="0" w:space="0" w:color="auto"/>
                    <w:bottom w:val="none" w:sz="0" w:space="0" w:color="auto"/>
                    <w:right w:val="none" w:sz="0" w:space="0" w:color="auto"/>
                  </w:divBdr>
                </w:div>
                <w:div w:id="2005670526">
                  <w:marLeft w:val="0"/>
                  <w:marRight w:val="0"/>
                  <w:marTop w:val="0"/>
                  <w:marBottom w:val="0"/>
                  <w:divBdr>
                    <w:top w:val="none" w:sz="0" w:space="0" w:color="auto"/>
                    <w:left w:val="none" w:sz="0" w:space="0" w:color="auto"/>
                    <w:bottom w:val="none" w:sz="0" w:space="0" w:color="auto"/>
                    <w:right w:val="none" w:sz="0" w:space="0" w:color="auto"/>
                  </w:divBdr>
                </w:div>
                <w:div w:id="2007633285">
                  <w:marLeft w:val="0"/>
                  <w:marRight w:val="0"/>
                  <w:marTop w:val="0"/>
                  <w:marBottom w:val="0"/>
                  <w:divBdr>
                    <w:top w:val="none" w:sz="0" w:space="0" w:color="auto"/>
                    <w:left w:val="none" w:sz="0" w:space="0" w:color="auto"/>
                    <w:bottom w:val="none" w:sz="0" w:space="0" w:color="auto"/>
                    <w:right w:val="none" w:sz="0" w:space="0" w:color="auto"/>
                  </w:divBdr>
                </w:div>
                <w:div w:id="2008745844">
                  <w:marLeft w:val="0"/>
                  <w:marRight w:val="0"/>
                  <w:marTop w:val="0"/>
                  <w:marBottom w:val="0"/>
                  <w:divBdr>
                    <w:top w:val="none" w:sz="0" w:space="0" w:color="auto"/>
                    <w:left w:val="none" w:sz="0" w:space="0" w:color="auto"/>
                    <w:bottom w:val="none" w:sz="0" w:space="0" w:color="auto"/>
                    <w:right w:val="none" w:sz="0" w:space="0" w:color="auto"/>
                  </w:divBdr>
                </w:div>
                <w:div w:id="2008970694">
                  <w:marLeft w:val="0"/>
                  <w:marRight w:val="0"/>
                  <w:marTop w:val="0"/>
                  <w:marBottom w:val="0"/>
                  <w:divBdr>
                    <w:top w:val="none" w:sz="0" w:space="0" w:color="auto"/>
                    <w:left w:val="none" w:sz="0" w:space="0" w:color="auto"/>
                    <w:bottom w:val="none" w:sz="0" w:space="0" w:color="auto"/>
                    <w:right w:val="none" w:sz="0" w:space="0" w:color="auto"/>
                  </w:divBdr>
                </w:div>
                <w:div w:id="2009868080">
                  <w:marLeft w:val="0"/>
                  <w:marRight w:val="0"/>
                  <w:marTop w:val="0"/>
                  <w:marBottom w:val="0"/>
                  <w:divBdr>
                    <w:top w:val="none" w:sz="0" w:space="0" w:color="auto"/>
                    <w:left w:val="none" w:sz="0" w:space="0" w:color="auto"/>
                    <w:bottom w:val="none" w:sz="0" w:space="0" w:color="auto"/>
                    <w:right w:val="none" w:sz="0" w:space="0" w:color="auto"/>
                  </w:divBdr>
                </w:div>
                <w:div w:id="2010327886">
                  <w:marLeft w:val="0"/>
                  <w:marRight w:val="0"/>
                  <w:marTop w:val="0"/>
                  <w:marBottom w:val="0"/>
                  <w:divBdr>
                    <w:top w:val="none" w:sz="0" w:space="0" w:color="auto"/>
                    <w:left w:val="none" w:sz="0" w:space="0" w:color="auto"/>
                    <w:bottom w:val="none" w:sz="0" w:space="0" w:color="auto"/>
                    <w:right w:val="none" w:sz="0" w:space="0" w:color="auto"/>
                  </w:divBdr>
                </w:div>
                <w:div w:id="2010789069">
                  <w:marLeft w:val="0"/>
                  <w:marRight w:val="0"/>
                  <w:marTop w:val="0"/>
                  <w:marBottom w:val="0"/>
                  <w:divBdr>
                    <w:top w:val="none" w:sz="0" w:space="0" w:color="auto"/>
                    <w:left w:val="none" w:sz="0" w:space="0" w:color="auto"/>
                    <w:bottom w:val="none" w:sz="0" w:space="0" w:color="auto"/>
                    <w:right w:val="none" w:sz="0" w:space="0" w:color="auto"/>
                  </w:divBdr>
                </w:div>
                <w:div w:id="2011716435">
                  <w:marLeft w:val="0"/>
                  <w:marRight w:val="0"/>
                  <w:marTop w:val="0"/>
                  <w:marBottom w:val="0"/>
                  <w:divBdr>
                    <w:top w:val="none" w:sz="0" w:space="0" w:color="auto"/>
                    <w:left w:val="none" w:sz="0" w:space="0" w:color="auto"/>
                    <w:bottom w:val="none" w:sz="0" w:space="0" w:color="auto"/>
                    <w:right w:val="none" w:sz="0" w:space="0" w:color="auto"/>
                  </w:divBdr>
                </w:div>
                <w:div w:id="2013489335">
                  <w:marLeft w:val="0"/>
                  <w:marRight w:val="0"/>
                  <w:marTop w:val="0"/>
                  <w:marBottom w:val="0"/>
                  <w:divBdr>
                    <w:top w:val="none" w:sz="0" w:space="0" w:color="auto"/>
                    <w:left w:val="none" w:sz="0" w:space="0" w:color="auto"/>
                    <w:bottom w:val="none" w:sz="0" w:space="0" w:color="auto"/>
                    <w:right w:val="none" w:sz="0" w:space="0" w:color="auto"/>
                  </w:divBdr>
                </w:div>
                <w:div w:id="2014910263">
                  <w:marLeft w:val="0"/>
                  <w:marRight w:val="0"/>
                  <w:marTop w:val="0"/>
                  <w:marBottom w:val="0"/>
                  <w:divBdr>
                    <w:top w:val="none" w:sz="0" w:space="0" w:color="auto"/>
                    <w:left w:val="none" w:sz="0" w:space="0" w:color="auto"/>
                    <w:bottom w:val="none" w:sz="0" w:space="0" w:color="auto"/>
                    <w:right w:val="none" w:sz="0" w:space="0" w:color="auto"/>
                  </w:divBdr>
                </w:div>
                <w:div w:id="2016036172">
                  <w:marLeft w:val="0"/>
                  <w:marRight w:val="0"/>
                  <w:marTop w:val="0"/>
                  <w:marBottom w:val="0"/>
                  <w:divBdr>
                    <w:top w:val="none" w:sz="0" w:space="0" w:color="auto"/>
                    <w:left w:val="none" w:sz="0" w:space="0" w:color="auto"/>
                    <w:bottom w:val="none" w:sz="0" w:space="0" w:color="auto"/>
                    <w:right w:val="none" w:sz="0" w:space="0" w:color="auto"/>
                  </w:divBdr>
                </w:div>
                <w:div w:id="2016683001">
                  <w:marLeft w:val="0"/>
                  <w:marRight w:val="0"/>
                  <w:marTop w:val="0"/>
                  <w:marBottom w:val="0"/>
                  <w:divBdr>
                    <w:top w:val="none" w:sz="0" w:space="0" w:color="auto"/>
                    <w:left w:val="none" w:sz="0" w:space="0" w:color="auto"/>
                    <w:bottom w:val="none" w:sz="0" w:space="0" w:color="auto"/>
                    <w:right w:val="none" w:sz="0" w:space="0" w:color="auto"/>
                  </w:divBdr>
                </w:div>
                <w:div w:id="2018842889">
                  <w:marLeft w:val="0"/>
                  <w:marRight w:val="0"/>
                  <w:marTop w:val="0"/>
                  <w:marBottom w:val="0"/>
                  <w:divBdr>
                    <w:top w:val="none" w:sz="0" w:space="0" w:color="auto"/>
                    <w:left w:val="none" w:sz="0" w:space="0" w:color="auto"/>
                    <w:bottom w:val="none" w:sz="0" w:space="0" w:color="auto"/>
                    <w:right w:val="none" w:sz="0" w:space="0" w:color="auto"/>
                  </w:divBdr>
                </w:div>
                <w:div w:id="2018917290">
                  <w:marLeft w:val="0"/>
                  <w:marRight w:val="0"/>
                  <w:marTop w:val="0"/>
                  <w:marBottom w:val="0"/>
                  <w:divBdr>
                    <w:top w:val="none" w:sz="0" w:space="0" w:color="auto"/>
                    <w:left w:val="none" w:sz="0" w:space="0" w:color="auto"/>
                    <w:bottom w:val="none" w:sz="0" w:space="0" w:color="auto"/>
                    <w:right w:val="none" w:sz="0" w:space="0" w:color="auto"/>
                  </w:divBdr>
                </w:div>
                <w:div w:id="2022005012">
                  <w:marLeft w:val="0"/>
                  <w:marRight w:val="0"/>
                  <w:marTop w:val="0"/>
                  <w:marBottom w:val="0"/>
                  <w:divBdr>
                    <w:top w:val="none" w:sz="0" w:space="0" w:color="auto"/>
                    <w:left w:val="none" w:sz="0" w:space="0" w:color="auto"/>
                    <w:bottom w:val="none" w:sz="0" w:space="0" w:color="auto"/>
                    <w:right w:val="none" w:sz="0" w:space="0" w:color="auto"/>
                  </w:divBdr>
                </w:div>
                <w:div w:id="2022075445">
                  <w:marLeft w:val="0"/>
                  <w:marRight w:val="0"/>
                  <w:marTop w:val="0"/>
                  <w:marBottom w:val="0"/>
                  <w:divBdr>
                    <w:top w:val="none" w:sz="0" w:space="0" w:color="auto"/>
                    <w:left w:val="none" w:sz="0" w:space="0" w:color="auto"/>
                    <w:bottom w:val="none" w:sz="0" w:space="0" w:color="auto"/>
                    <w:right w:val="none" w:sz="0" w:space="0" w:color="auto"/>
                  </w:divBdr>
                </w:div>
                <w:div w:id="2026201506">
                  <w:marLeft w:val="0"/>
                  <w:marRight w:val="0"/>
                  <w:marTop w:val="0"/>
                  <w:marBottom w:val="0"/>
                  <w:divBdr>
                    <w:top w:val="none" w:sz="0" w:space="0" w:color="auto"/>
                    <w:left w:val="none" w:sz="0" w:space="0" w:color="auto"/>
                    <w:bottom w:val="none" w:sz="0" w:space="0" w:color="auto"/>
                    <w:right w:val="none" w:sz="0" w:space="0" w:color="auto"/>
                  </w:divBdr>
                </w:div>
                <w:div w:id="2026443981">
                  <w:marLeft w:val="0"/>
                  <w:marRight w:val="0"/>
                  <w:marTop w:val="0"/>
                  <w:marBottom w:val="0"/>
                  <w:divBdr>
                    <w:top w:val="none" w:sz="0" w:space="0" w:color="auto"/>
                    <w:left w:val="none" w:sz="0" w:space="0" w:color="auto"/>
                    <w:bottom w:val="none" w:sz="0" w:space="0" w:color="auto"/>
                    <w:right w:val="none" w:sz="0" w:space="0" w:color="auto"/>
                  </w:divBdr>
                </w:div>
                <w:div w:id="2026515299">
                  <w:marLeft w:val="0"/>
                  <w:marRight w:val="0"/>
                  <w:marTop w:val="0"/>
                  <w:marBottom w:val="0"/>
                  <w:divBdr>
                    <w:top w:val="none" w:sz="0" w:space="0" w:color="auto"/>
                    <w:left w:val="none" w:sz="0" w:space="0" w:color="auto"/>
                    <w:bottom w:val="none" w:sz="0" w:space="0" w:color="auto"/>
                    <w:right w:val="none" w:sz="0" w:space="0" w:color="auto"/>
                  </w:divBdr>
                </w:div>
                <w:div w:id="2027515385">
                  <w:marLeft w:val="0"/>
                  <w:marRight w:val="0"/>
                  <w:marTop w:val="0"/>
                  <w:marBottom w:val="0"/>
                  <w:divBdr>
                    <w:top w:val="none" w:sz="0" w:space="0" w:color="auto"/>
                    <w:left w:val="none" w:sz="0" w:space="0" w:color="auto"/>
                    <w:bottom w:val="none" w:sz="0" w:space="0" w:color="auto"/>
                    <w:right w:val="none" w:sz="0" w:space="0" w:color="auto"/>
                  </w:divBdr>
                </w:div>
                <w:div w:id="2027780737">
                  <w:marLeft w:val="0"/>
                  <w:marRight w:val="0"/>
                  <w:marTop w:val="0"/>
                  <w:marBottom w:val="0"/>
                  <w:divBdr>
                    <w:top w:val="none" w:sz="0" w:space="0" w:color="auto"/>
                    <w:left w:val="none" w:sz="0" w:space="0" w:color="auto"/>
                    <w:bottom w:val="none" w:sz="0" w:space="0" w:color="auto"/>
                    <w:right w:val="none" w:sz="0" w:space="0" w:color="auto"/>
                  </w:divBdr>
                </w:div>
                <w:div w:id="2028633161">
                  <w:marLeft w:val="0"/>
                  <w:marRight w:val="0"/>
                  <w:marTop w:val="0"/>
                  <w:marBottom w:val="0"/>
                  <w:divBdr>
                    <w:top w:val="none" w:sz="0" w:space="0" w:color="auto"/>
                    <w:left w:val="none" w:sz="0" w:space="0" w:color="auto"/>
                    <w:bottom w:val="none" w:sz="0" w:space="0" w:color="auto"/>
                    <w:right w:val="none" w:sz="0" w:space="0" w:color="auto"/>
                  </w:divBdr>
                </w:div>
                <w:div w:id="2030832391">
                  <w:marLeft w:val="0"/>
                  <w:marRight w:val="0"/>
                  <w:marTop w:val="0"/>
                  <w:marBottom w:val="0"/>
                  <w:divBdr>
                    <w:top w:val="none" w:sz="0" w:space="0" w:color="auto"/>
                    <w:left w:val="none" w:sz="0" w:space="0" w:color="auto"/>
                    <w:bottom w:val="none" w:sz="0" w:space="0" w:color="auto"/>
                    <w:right w:val="none" w:sz="0" w:space="0" w:color="auto"/>
                  </w:divBdr>
                </w:div>
                <w:div w:id="2034719633">
                  <w:marLeft w:val="0"/>
                  <w:marRight w:val="0"/>
                  <w:marTop w:val="0"/>
                  <w:marBottom w:val="0"/>
                  <w:divBdr>
                    <w:top w:val="none" w:sz="0" w:space="0" w:color="auto"/>
                    <w:left w:val="none" w:sz="0" w:space="0" w:color="auto"/>
                    <w:bottom w:val="none" w:sz="0" w:space="0" w:color="auto"/>
                    <w:right w:val="none" w:sz="0" w:space="0" w:color="auto"/>
                  </w:divBdr>
                </w:div>
                <w:div w:id="2036079265">
                  <w:marLeft w:val="0"/>
                  <w:marRight w:val="0"/>
                  <w:marTop w:val="0"/>
                  <w:marBottom w:val="0"/>
                  <w:divBdr>
                    <w:top w:val="none" w:sz="0" w:space="0" w:color="auto"/>
                    <w:left w:val="none" w:sz="0" w:space="0" w:color="auto"/>
                    <w:bottom w:val="none" w:sz="0" w:space="0" w:color="auto"/>
                    <w:right w:val="none" w:sz="0" w:space="0" w:color="auto"/>
                  </w:divBdr>
                </w:div>
                <w:div w:id="2036956952">
                  <w:marLeft w:val="0"/>
                  <w:marRight w:val="0"/>
                  <w:marTop w:val="0"/>
                  <w:marBottom w:val="0"/>
                  <w:divBdr>
                    <w:top w:val="none" w:sz="0" w:space="0" w:color="auto"/>
                    <w:left w:val="none" w:sz="0" w:space="0" w:color="auto"/>
                    <w:bottom w:val="none" w:sz="0" w:space="0" w:color="auto"/>
                    <w:right w:val="none" w:sz="0" w:space="0" w:color="auto"/>
                  </w:divBdr>
                </w:div>
                <w:div w:id="2037535098">
                  <w:marLeft w:val="0"/>
                  <w:marRight w:val="0"/>
                  <w:marTop w:val="0"/>
                  <w:marBottom w:val="0"/>
                  <w:divBdr>
                    <w:top w:val="none" w:sz="0" w:space="0" w:color="auto"/>
                    <w:left w:val="none" w:sz="0" w:space="0" w:color="auto"/>
                    <w:bottom w:val="none" w:sz="0" w:space="0" w:color="auto"/>
                    <w:right w:val="none" w:sz="0" w:space="0" w:color="auto"/>
                  </w:divBdr>
                </w:div>
                <w:div w:id="2038697376">
                  <w:marLeft w:val="0"/>
                  <w:marRight w:val="0"/>
                  <w:marTop w:val="0"/>
                  <w:marBottom w:val="0"/>
                  <w:divBdr>
                    <w:top w:val="none" w:sz="0" w:space="0" w:color="auto"/>
                    <w:left w:val="none" w:sz="0" w:space="0" w:color="auto"/>
                    <w:bottom w:val="none" w:sz="0" w:space="0" w:color="auto"/>
                    <w:right w:val="none" w:sz="0" w:space="0" w:color="auto"/>
                  </w:divBdr>
                </w:div>
                <w:div w:id="2038968032">
                  <w:marLeft w:val="0"/>
                  <w:marRight w:val="0"/>
                  <w:marTop w:val="0"/>
                  <w:marBottom w:val="0"/>
                  <w:divBdr>
                    <w:top w:val="none" w:sz="0" w:space="0" w:color="auto"/>
                    <w:left w:val="none" w:sz="0" w:space="0" w:color="auto"/>
                    <w:bottom w:val="none" w:sz="0" w:space="0" w:color="auto"/>
                    <w:right w:val="none" w:sz="0" w:space="0" w:color="auto"/>
                  </w:divBdr>
                </w:div>
                <w:div w:id="2039885790">
                  <w:marLeft w:val="0"/>
                  <w:marRight w:val="0"/>
                  <w:marTop w:val="0"/>
                  <w:marBottom w:val="0"/>
                  <w:divBdr>
                    <w:top w:val="none" w:sz="0" w:space="0" w:color="auto"/>
                    <w:left w:val="none" w:sz="0" w:space="0" w:color="auto"/>
                    <w:bottom w:val="none" w:sz="0" w:space="0" w:color="auto"/>
                    <w:right w:val="none" w:sz="0" w:space="0" w:color="auto"/>
                  </w:divBdr>
                </w:div>
                <w:div w:id="2040162372">
                  <w:marLeft w:val="0"/>
                  <w:marRight w:val="0"/>
                  <w:marTop w:val="0"/>
                  <w:marBottom w:val="0"/>
                  <w:divBdr>
                    <w:top w:val="none" w:sz="0" w:space="0" w:color="auto"/>
                    <w:left w:val="none" w:sz="0" w:space="0" w:color="auto"/>
                    <w:bottom w:val="none" w:sz="0" w:space="0" w:color="auto"/>
                    <w:right w:val="none" w:sz="0" w:space="0" w:color="auto"/>
                  </w:divBdr>
                </w:div>
                <w:div w:id="2040272671">
                  <w:marLeft w:val="0"/>
                  <w:marRight w:val="0"/>
                  <w:marTop w:val="0"/>
                  <w:marBottom w:val="0"/>
                  <w:divBdr>
                    <w:top w:val="none" w:sz="0" w:space="0" w:color="auto"/>
                    <w:left w:val="none" w:sz="0" w:space="0" w:color="auto"/>
                    <w:bottom w:val="none" w:sz="0" w:space="0" w:color="auto"/>
                    <w:right w:val="none" w:sz="0" w:space="0" w:color="auto"/>
                  </w:divBdr>
                </w:div>
                <w:div w:id="2040425653">
                  <w:marLeft w:val="0"/>
                  <w:marRight w:val="0"/>
                  <w:marTop w:val="0"/>
                  <w:marBottom w:val="0"/>
                  <w:divBdr>
                    <w:top w:val="none" w:sz="0" w:space="0" w:color="auto"/>
                    <w:left w:val="none" w:sz="0" w:space="0" w:color="auto"/>
                    <w:bottom w:val="none" w:sz="0" w:space="0" w:color="auto"/>
                    <w:right w:val="none" w:sz="0" w:space="0" w:color="auto"/>
                  </w:divBdr>
                </w:div>
                <w:div w:id="2041205686">
                  <w:marLeft w:val="0"/>
                  <w:marRight w:val="0"/>
                  <w:marTop w:val="0"/>
                  <w:marBottom w:val="0"/>
                  <w:divBdr>
                    <w:top w:val="none" w:sz="0" w:space="0" w:color="auto"/>
                    <w:left w:val="none" w:sz="0" w:space="0" w:color="auto"/>
                    <w:bottom w:val="none" w:sz="0" w:space="0" w:color="auto"/>
                    <w:right w:val="none" w:sz="0" w:space="0" w:color="auto"/>
                  </w:divBdr>
                </w:div>
                <w:div w:id="2041970741">
                  <w:marLeft w:val="0"/>
                  <w:marRight w:val="0"/>
                  <w:marTop w:val="0"/>
                  <w:marBottom w:val="0"/>
                  <w:divBdr>
                    <w:top w:val="none" w:sz="0" w:space="0" w:color="auto"/>
                    <w:left w:val="none" w:sz="0" w:space="0" w:color="auto"/>
                    <w:bottom w:val="none" w:sz="0" w:space="0" w:color="auto"/>
                    <w:right w:val="none" w:sz="0" w:space="0" w:color="auto"/>
                  </w:divBdr>
                </w:div>
                <w:div w:id="2043824800">
                  <w:marLeft w:val="0"/>
                  <w:marRight w:val="0"/>
                  <w:marTop w:val="0"/>
                  <w:marBottom w:val="0"/>
                  <w:divBdr>
                    <w:top w:val="none" w:sz="0" w:space="0" w:color="auto"/>
                    <w:left w:val="none" w:sz="0" w:space="0" w:color="auto"/>
                    <w:bottom w:val="none" w:sz="0" w:space="0" w:color="auto"/>
                    <w:right w:val="none" w:sz="0" w:space="0" w:color="auto"/>
                  </w:divBdr>
                </w:div>
                <w:div w:id="2046441617">
                  <w:marLeft w:val="0"/>
                  <w:marRight w:val="0"/>
                  <w:marTop w:val="0"/>
                  <w:marBottom w:val="0"/>
                  <w:divBdr>
                    <w:top w:val="none" w:sz="0" w:space="0" w:color="auto"/>
                    <w:left w:val="none" w:sz="0" w:space="0" w:color="auto"/>
                    <w:bottom w:val="none" w:sz="0" w:space="0" w:color="auto"/>
                    <w:right w:val="none" w:sz="0" w:space="0" w:color="auto"/>
                  </w:divBdr>
                </w:div>
                <w:div w:id="2046978922">
                  <w:marLeft w:val="0"/>
                  <w:marRight w:val="0"/>
                  <w:marTop w:val="0"/>
                  <w:marBottom w:val="0"/>
                  <w:divBdr>
                    <w:top w:val="none" w:sz="0" w:space="0" w:color="auto"/>
                    <w:left w:val="none" w:sz="0" w:space="0" w:color="auto"/>
                    <w:bottom w:val="none" w:sz="0" w:space="0" w:color="auto"/>
                    <w:right w:val="none" w:sz="0" w:space="0" w:color="auto"/>
                  </w:divBdr>
                </w:div>
                <w:div w:id="2049647705">
                  <w:marLeft w:val="0"/>
                  <w:marRight w:val="0"/>
                  <w:marTop w:val="0"/>
                  <w:marBottom w:val="0"/>
                  <w:divBdr>
                    <w:top w:val="none" w:sz="0" w:space="0" w:color="auto"/>
                    <w:left w:val="none" w:sz="0" w:space="0" w:color="auto"/>
                    <w:bottom w:val="none" w:sz="0" w:space="0" w:color="auto"/>
                    <w:right w:val="none" w:sz="0" w:space="0" w:color="auto"/>
                  </w:divBdr>
                </w:div>
                <w:div w:id="2051374655">
                  <w:marLeft w:val="0"/>
                  <w:marRight w:val="0"/>
                  <w:marTop w:val="0"/>
                  <w:marBottom w:val="0"/>
                  <w:divBdr>
                    <w:top w:val="none" w:sz="0" w:space="0" w:color="auto"/>
                    <w:left w:val="none" w:sz="0" w:space="0" w:color="auto"/>
                    <w:bottom w:val="none" w:sz="0" w:space="0" w:color="auto"/>
                    <w:right w:val="none" w:sz="0" w:space="0" w:color="auto"/>
                  </w:divBdr>
                </w:div>
                <w:div w:id="2051490002">
                  <w:marLeft w:val="0"/>
                  <w:marRight w:val="0"/>
                  <w:marTop w:val="0"/>
                  <w:marBottom w:val="0"/>
                  <w:divBdr>
                    <w:top w:val="none" w:sz="0" w:space="0" w:color="auto"/>
                    <w:left w:val="none" w:sz="0" w:space="0" w:color="auto"/>
                    <w:bottom w:val="none" w:sz="0" w:space="0" w:color="auto"/>
                    <w:right w:val="none" w:sz="0" w:space="0" w:color="auto"/>
                  </w:divBdr>
                </w:div>
                <w:div w:id="2055886802">
                  <w:marLeft w:val="0"/>
                  <w:marRight w:val="0"/>
                  <w:marTop w:val="0"/>
                  <w:marBottom w:val="0"/>
                  <w:divBdr>
                    <w:top w:val="none" w:sz="0" w:space="0" w:color="auto"/>
                    <w:left w:val="none" w:sz="0" w:space="0" w:color="auto"/>
                    <w:bottom w:val="none" w:sz="0" w:space="0" w:color="auto"/>
                    <w:right w:val="none" w:sz="0" w:space="0" w:color="auto"/>
                  </w:divBdr>
                </w:div>
                <w:div w:id="2056733263">
                  <w:marLeft w:val="0"/>
                  <w:marRight w:val="0"/>
                  <w:marTop w:val="0"/>
                  <w:marBottom w:val="0"/>
                  <w:divBdr>
                    <w:top w:val="none" w:sz="0" w:space="0" w:color="auto"/>
                    <w:left w:val="none" w:sz="0" w:space="0" w:color="auto"/>
                    <w:bottom w:val="none" w:sz="0" w:space="0" w:color="auto"/>
                    <w:right w:val="none" w:sz="0" w:space="0" w:color="auto"/>
                  </w:divBdr>
                </w:div>
                <w:div w:id="2060979313">
                  <w:marLeft w:val="0"/>
                  <w:marRight w:val="0"/>
                  <w:marTop w:val="0"/>
                  <w:marBottom w:val="0"/>
                  <w:divBdr>
                    <w:top w:val="none" w:sz="0" w:space="0" w:color="auto"/>
                    <w:left w:val="none" w:sz="0" w:space="0" w:color="auto"/>
                    <w:bottom w:val="none" w:sz="0" w:space="0" w:color="auto"/>
                    <w:right w:val="none" w:sz="0" w:space="0" w:color="auto"/>
                  </w:divBdr>
                </w:div>
                <w:div w:id="2062483811">
                  <w:marLeft w:val="0"/>
                  <w:marRight w:val="0"/>
                  <w:marTop w:val="0"/>
                  <w:marBottom w:val="0"/>
                  <w:divBdr>
                    <w:top w:val="none" w:sz="0" w:space="0" w:color="auto"/>
                    <w:left w:val="none" w:sz="0" w:space="0" w:color="auto"/>
                    <w:bottom w:val="none" w:sz="0" w:space="0" w:color="auto"/>
                    <w:right w:val="none" w:sz="0" w:space="0" w:color="auto"/>
                  </w:divBdr>
                </w:div>
                <w:div w:id="2062515643">
                  <w:marLeft w:val="0"/>
                  <w:marRight w:val="0"/>
                  <w:marTop w:val="0"/>
                  <w:marBottom w:val="0"/>
                  <w:divBdr>
                    <w:top w:val="none" w:sz="0" w:space="0" w:color="auto"/>
                    <w:left w:val="none" w:sz="0" w:space="0" w:color="auto"/>
                    <w:bottom w:val="none" w:sz="0" w:space="0" w:color="auto"/>
                    <w:right w:val="none" w:sz="0" w:space="0" w:color="auto"/>
                  </w:divBdr>
                </w:div>
                <w:div w:id="2066945859">
                  <w:marLeft w:val="0"/>
                  <w:marRight w:val="0"/>
                  <w:marTop w:val="0"/>
                  <w:marBottom w:val="0"/>
                  <w:divBdr>
                    <w:top w:val="none" w:sz="0" w:space="0" w:color="auto"/>
                    <w:left w:val="none" w:sz="0" w:space="0" w:color="auto"/>
                    <w:bottom w:val="none" w:sz="0" w:space="0" w:color="auto"/>
                    <w:right w:val="none" w:sz="0" w:space="0" w:color="auto"/>
                  </w:divBdr>
                </w:div>
                <w:div w:id="2067993622">
                  <w:marLeft w:val="0"/>
                  <w:marRight w:val="0"/>
                  <w:marTop w:val="0"/>
                  <w:marBottom w:val="0"/>
                  <w:divBdr>
                    <w:top w:val="none" w:sz="0" w:space="0" w:color="auto"/>
                    <w:left w:val="none" w:sz="0" w:space="0" w:color="auto"/>
                    <w:bottom w:val="none" w:sz="0" w:space="0" w:color="auto"/>
                    <w:right w:val="none" w:sz="0" w:space="0" w:color="auto"/>
                  </w:divBdr>
                </w:div>
                <w:div w:id="2068066867">
                  <w:marLeft w:val="0"/>
                  <w:marRight w:val="0"/>
                  <w:marTop w:val="0"/>
                  <w:marBottom w:val="0"/>
                  <w:divBdr>
                    <w:top w:val="none" w:sz="0" w:space="0" w:color="auto"/>
                    <w:left w:val="none" w:sz="0" w:space="0" w:color="auto"/>
                    <w:bottom w:val="none" w:sz="0" w:space="0" w:color="auto"/>
                    <w:right w:val="none" w:sz="0" w:space="0" w:color="auto"/>
                  </w:divBdr>
                </w:div>
                <w:div w:id="2068334717">
                  <w:marLeft w:val="0"/>
                  <w:marRight w:val="0"/>
                  <w:marTop w:val="0"/>
                  <w:marBottom w:val="0"/>
                  <w:divBdr>
                    <w:top w:val="none" w:sz="0" w:space="0" w:color="auto"/>
                    <w:left w:val="none" w:sz="0" w:space="0" w:color="auto"/>
                    <w:bottom w:val="none" w:sz="0" w:space="0" w:color="auto"/>
                    <w:right w:val="none" w:sz="0" w:space="0" w:color="auto"/>
                  </w:divBdr>
                </w:div>
                <w:div w:id="2068336550">
                  <w:marLeft w:val="0"/>
                  <w:marRight w:val="0"/>
                  <w:marTop w:val="0"/>
                  <w:marBottom w:val="0"/>
                  <w:divBdr>
                    <w:top w:val="none" w:sz="0" w:space="0" w:color="auto"/>
                    <w:left w:val="none" w:sz="0" w:space="0" w:color="auto"/>
                    <w:bottom w:val="none" w:sz="0" w:space="0" w:color="auto"/>
                    <w:right w:val="none" w:sz="0" w:space="0" w:color="auto"/>
                  </w:divBdr>
                </w:div>
                <w:div w:id="2068651237">
                  <w:marLeft w:val="0"/>
                  <w:marRight w:val="0"/>
                  <w:marTop w:val="0"/>
                  <w:marBottom w:val="0"/>
                  <w:divBdr>
                    <w:top w:val="none" w:sz="0" w:space="0" w:color="auto"/>
                    <w:left w:val="none" w:sz="0" w:space="0" w:color="auto"/>
                    <w:bottom w:val="none" w:sz="0" w:space="0" w:color="auto"/>
                    <w:right w:val="none" w:sz="0" w:space="0" w:color="auto"/>
                  </w:divBdr>
                </w:div>
                <w:div w:id="2070416235">
                  <w:marLeft w:val="0"/>
                  <w:marRight w:val="0"/>
                  <w:marTop w:val="0"/>
                  <w:marBottom w:val="0"/>
                  <w:divBdr>
                    <w:top w:val="none" w:sz="0" w:space="0" w:color="auto"/>
                    <w:left w:val="none" w:sz="0" w:space="0" w:color="auto"/>
                    <w:bottom w:val="none" w:sz="0" w:space="0" w:color="auto"/>
                    <w:right w:val="none" w:sz="0" w:space="0" w:color="auto"/>
                  </w:divBdr>
                </w:div>
                <w:div w:id="2070689004">
                  <w:marLeft w:val="0"/>
                  <w:marRight w:val="0"/>
                  <w:marTop w:val="0"/>
                  <w:marBottom w:val="0"/>
                  <w:divBdr>
                    <w:top w:val="none" w:sz="0" w:space="0" w:color="auto"/>
                    <w:left w:val="none" w:sz="0" w:space="0" w:color="auto"/>
                    <w:bottom w:val="none" w:sz="0" w:space="0" w:color="auto"/>
                    <w:right w:val="none" w:sz="0" w:space="0" w:color="auto"/>
                  </w:divBdr>
                </w:div>
                <w:div w:id="2070765598">
                  <w:marLeft w:val="0"/>
                  <w:marRight w:val="0"/>
                  <w:marTop w:val="0"/>
                  <w:marBottom w:val="0"/>
                  <w:divBdr>
                    <w:top w:val="none" w:sz="0" w:space="0" w:color="auto"/>
                    <w:left w:val="none" w:sz="0" w:space="0" w:color="auto"/>
                    <w:bottom w:val="none" w:sz="0" w:space="0" w:color="auto"/>
                    <w:right w:val="none" w:sz="0" w:space="0" w:color="auto"/>
                  </w:divBdr>
                </w:div>
                <w:div w:id="2071226221">
                  <w:marLeft w:val="0"/>
                  <w:marRight w:val="0"/>
                  <w:marTop w:val="0"/>
                  <w:marBottom w:val="0"/>
                  <w:divBdr>
                    <w:top w:val="none" w:sz="0" w:space="0" w:color="auto"/>
                    <w:left w:val="none" w:sz="0" w:space="0" w:color="auto"/>
                    <w:bottom w:val="none" w:sz="0" w:space="0" w:color="auto"/>
                    <w:right w:val="none" w:sz="0" w:space="0" w:color="auto"/>
                  </w:divBdr>
                </w:div>
                <w:div w:id="2072457623">
                  <w:marLeft w:val="0"/>
                  <w:marRight w:val="0"/>
                  <w:marTop w:val="0"/>
                  <w:marBottom w:val="0"/>
                  <w:divBdr>
                    <w:top w:val="none" w:sz="0" w:space="0" w:color="auto"/>
                    <w:left w:val="none" w:sz="0" w:space="0" w:color="auto"/>
                    <w:bottom w:val="none" w:sz="0" w:space="0" w:color="auto"/>
                    <w:right w:val="none" w:sz="0" w:space="0" w:color="auto"/>
                  </w:divBdr>
                </w:div>
                <w:div w:id="2075228013">
                  <w:marLeft w:val="0"/>
                  <w:marRight w:val="0"/>
                  <w:marTop w:val="0"/>
                  <w:marBottom w:val="0"/>
                  <w:divBdr>
                    <w:top w:val="none" w:sz="0" w:space="0" w:color="auto"/>
                    <w:left w:val="none" w:sz="0" w:space="0" w:color="auto"/>
                    <w:bottom w:val="none" w:sz="0" w:space="0" w:color="auto"/>
                    <w:right w:val="none" w:sz="0" w:space="0" w:color="auto"/>
                  </w:divBdr>
                </w:div>
                <w:div w:id="2076199704">
                  <w:marLeft w:val="0"/>
                  <w:marRight w:val="0"/>
                  <w:marTop w:val="0"/>
                  <w:marBottom w:val="0"/>
                  <w:divBdr>
                    <w:top w:val="none" w:sz="0" w:space="0" w:color="auto"/>
                    <w:left w:val="none" w:sz="0" w:space="0" w:color="auto"/>
                    <w:bottom w:val="none" w:sz="0" w:space="0" w:color="auto"/>
                    <w:right w:val="none" w:sz="0" w:space="0" w:color="auto"/>
                  </w:divBdr>
                </w:div>
                <w:div w:id="2076929367">
                  <w:marLeft w:val="0"/>
                  <w:marRight w:val="0"/>
                  <w:marTop w:val="0"/>
                  <w:marBottom w:val="0"/>
                  <w:divBdr>
                    <w:top w:val="none" w:sz="0" w:space="0" w:color="auto"/>
                    <w:left w:val="none" w:sz="0" w:space="0" w:color="auto"/>
                    <w:bottom w:val="none" w:sz="0" w:space="0" w:color="auto"/>
                    <w:right w:val="none" w:sz="0" w:space="0" w:color="auto"/>
                  </w:divBdr>
                </w:div>
                <w:div w:id="2077818963">
                  <w:marLeft w:val="0"/>
                  <w:marRight w:val="0"/>
                  <w:marTop w:val="0"/>
                  <w:marBottom w:val="0"/>
                  <w:divBdr>
                    <w:top w:val="none" w:sz="0" w:space="0" w:color="auto"/>
                    <w:left w:val="none" w:sz="0" w:space="0" w:color="auto"/>
                    <w:bottom w:val="none" w:sz="0" w:space="0" w:color="auto"/>
                    <w:right w:val="none" w:sz="0" w:space="0" w:color="auto"/>
                  </w:divBdr>
                </w:div>
                <w:div w:id="2077819852">
                  <w:marLeft w:val="0"/>
                  <w:marRight w:val="0"/>
                  <w:marTop w:val="0"/>
                  <w:marBottom w:val="0"/>
                  <w:divBdr>
                    <w:top w:val="none" w:sz="0" w:space="0" w:color="auto"/>
                    <w:left w:val="none" w:sz="0" w:space="0" w:color="auto"/>
                    <w:bottom w:val="none" w:sz="0" w:space="0" w:color="auto"/>
                    <w:right w:val="none" w:sz="0" w:space="0" w:color="auto"/>
                  </w:divBdr>
                </w:div>
                <w:div w:id="2079862571">
                  <w:marLeft w:val="0"/>
                  <w:marRight w:val="0"/>
                  <w:marTop w:val="0"/>
                  <w:marBottom w:val="0"/>
                  <w:divBdr>
                    <w:top w:val="none" w:sz="0" w:space="0" w:color="auto"/>
                    <w:left w:val="none" w:sz="0" w:space="0" w:color="auto"/>
                    <w:bottom w:val="none" w:sz="0" w:space="0" w:color="auto"/>
                    <w:right w:val="none" w:sz="0" w:space="0" w:color="auto"/>
                  </w:divBdr>
                </w:div>
                <w:div w:id="2080058954">
                  <w:marLeft w:val="0"/>
                  <w:marRight w:val="0"/>
                  <w:marTop w:val="0"/>
                  <w:marBottom w:val="0"/>
                  <w:divBdr>
                    <w:top w:val="none" w:sz="0" w:space="0" w:color="auto"/>
                    <w:left w:val="none" w:sz="0" w:space="0" w:color="auto"/>
                    <w:bottom w:val="none" w:sz="0" w:space="0" w:color="auto"/>
                    <w:right w:val="none" w:sz="0" w:space="0" w:color="auto"/>
                  </w:divBdr>
                </w:div>
                <w:div w:id="2080129481">
                  <w:marLeft w:val="0"/>
                  <w:marRight w:val="0"/>
                  <w:marTop w:val="0"/>
                  <w:marBottom w:val="0"/>
                  <w:divBdr>
                    <w:top w:val="none" w:sz="0" w:space="0" w:color="auto"/>
                    <w:left w:val="none" w:sz="0" w:space="0" w:color="auto"/>
                    <w:bottom w:val="none" w:sz="0" w:space="0" w:color="auto"/>
                    <w:right w:val="none" w:sz="0" w:space="0" w:color="auto"/>
                  </w:divBdr>
                </w:div>
                <w:div w:id="2082212428">
                  <w:marLeft w:val="0"/>
                  <w:marRight w:val="0"/>
                  <w:marTop w:val="0"/>
                  <w:marBottom w:val="0"/>
                  <w:divBdr>
                    <w:top w:val="none" w:sz="0" w:space="0" w:color="auto"/>
                    <w:left w:val="none" w:sz="0" w:space="0" w:color="auto"/>
                    <w:bottom w:val="none" w:sz="0" w:space="0" w:color="auto"/>
                    <w:right w:val="none" w:sz="0" w:space="0" w:color="auto"/>
                  </w:divBdr>
                </w:div>
                <w:div w:id="2082293830">
                  <w:marLeft w:val="0"/>
                  <w:marRight w:val="0"/>
                  <w:marTop w:val="0"/>
                  <w:marBottom w:val="0"/>
                  <w:divBdr>
                    <w:top w:val="none" w:sz="0" w:space="0" w:color="auto"/>
                    <w:left w:val="none" w:sz="0" w:space="0" w:color="auto"/>
                    <w:bottom w:val="none" w:sz="0" w:space="0" w:color="auto"/>
                    <w:right w:val="none" w:sz="0" w:space="0" w:color="auto"/>
                  </w:divBdr>
                </w:div>
                <w:div w:id="2085179264">
                  <w:marLeft w:val="0"/>
                  <w:marRight w:val="0"/>
                  <w:marTop w:val="0"/>
                  <w:marBottom w:val="0"/>
                  <w:divBdr>
                    <w:top w:val="none" w:sz="0" w:space="0" w:color="auto"/>
                    <w:left w:val="none" w:sz="0" w:space="0" w:color="auto"/>
                    <w:bottom w:val="none" w:sz="0" w:space="0" w:color="auto"/>
                    <w:right w:val="none" w:sz="0" w:space="0" w:color="auto"/>
                  </w:divBdr>
                </w:div>
                <w:div w:id="208583534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088963908">
                  <w:marLeft w:val="0"/>
                  <w:marRight w:val="0"/>
                  <w:marTop w:val="0"/>
                  <w:marBottom w:val="0"/>
                  <w:divBdr>
                    <w:top w:val="none" w:sz="0" w:space="0" w:color="auto"/>
                    <w:left w:val="none" w:sz="0" w:space="0" w:color="auto"/>
                    <w:bottom w:val="none" w:sz="0" w:space="0" w:color="auto"/>
                    <w:right w:val="none" w:sz="0" w:space="0" w:color="auto"/>
                  </w:divBdr>
                </w:div>
                <w:div w:id="2089616724">
                  <w:marLeft w:val="0"/>
                  <w:marRight w:val="0"/>
                  <w:marTop w:val="0"/>
                  <w:marBottom w:val="0"/>
                  <w:divBdr>
                    <w:top w:val="none" w:sz="0" w:space="0" w:color="auto"/>
                    <w:left w:val="none" w:sz="0" w:space="0" w:color="auto"/>
                    <w:bottom w:val="none" w:sz="0" w:space="0" w:color="auto"/>
                    <w:right w:val="none" w:sz="0" w:space="0" w:color="auto"/>
                  </w:divBdr>
                </w:div>
                <w:div w:id="2090610019">
                  <w:marLeft w:val="0"/>
                  <w:marRight w:val="0"/>
                  <w:marTop w:val="0"/>
                  <w:marBottom w:val="0"/>
                  <w:divBdr>
                    <w:top w:val="none" w:sz="0" w:space="0" w:color="auto"/>
                    <w:left w:val="none" w:sz="0" w:space="0" w:color="auto"/>
                    <w:bottom w:val="none" w:sz="0" w:space="0" w:color="auto"/>
                    <w:right w:val="none" w:sz="0" w:space="0" w:color="auto"/>
                  </w:divBdr>
                </w:div>
                <w:div w:id="2091149526">
                  <w:marLeft w:val="0"/>
                  <w:marRight w:val="0"/>
                  <w:marTop w:val="0"/>
                  <w:marBottom w:val="0"/>
                  <w:divBdr>
                    <w:top w:val="none" w:sz="0" w:space="0" w:color="auto"/>
                    <w:left w:val="none" w:sz="0" w:space="0" w:color="auto"/>
                    <w:bottom w:val="none" w:sz="0" w:space="0" w:color="auto"/>
                    <w:right w:val="none" w:sz="0" w:space="0" w:color="auto"/>
                  </w:divBdr>
                </w:div>
                <w:div w:id="2091543424">
                  <w:marLeft w:val="0"/>
                  <w:marRight w:val="0"/>
                  <w:marTop w:val="0"/>
                  <w:marBottom w:val="0"/>
                  <w:divBdr>
                    <w:top w:val="none" w:sz="0" w:space="0" w:color="auto"/>
                    <w:left w:val="none" w:sz="0" w:space="0" w:color="auto"/>
                    <w:bottom w:val="none" w:sz="0" w:space="0" w:color="auto"/>
                    <w:right w:val="none" w:sz="0" w:space="0" w:color="auto"/>
                  </w:divBdr>
                </w:div>
                <w:div w:id="2091734725">
                  <w:marLeft w:val="0"/>
                  <w:marRight w:val="0"/>
                  <w:marTop w:val="0"/>
                  <w:marBottom w:val="0"/>
                  <w:divBdr>
                    <w:top w:val="none" w:sz="0" w:space="0" w:color="auto"/>
                    <w:left w:val="none" w:sz="0" w:space="0" w:color="auto"/>
                    <w:bottom w:val="none" w:sz="0" w:space="0" w:color="auto"/>
                    <w:right w:val="none" w:sz="0" w:space="0" w:color="auto"/>
                  </w:divBdr>
                </w:div>
                <w:div w:id="2092507368">
                  <w:marLeft w:val="0"/>
                  <w:marRight w:val="0"/>
                  <w:marTop w:val="0"/>
                  <w:marBottom w:val="0"/>
                  <w:divBdr>
                    <w:top w:val="none" w:sz="0" w:space="0" w:color="auto"/>
                    <w:left w:val="none" w:sz="0" w:space="0" w:color="auto"/>
                    <w:bottom w:val="none" w:sz="0" w:space="0" w:color="auto"/>
                    <w:right w:val="none" w:sz="0" w:space="0" w:color="auto"/>
                  </w:divBdr>
                </w:div>
                <w:div w:id="2093886494">
                  <w:marLeft w:val="0"/>
                  <w:marRight w:val="0"/>
                  <w:marTop w:val="0"/>
                  <w:marBottom w:val="0"/>
                  <w:divBdr>
                    <w:top w:val="none" w:sz="0" w:space="0" w:color="auto"/>
                    <w:left w:val="none" w:sz="0" w:space="0" w:color="auto"/>
                    <w:bottom w:val="none" w:sz="0" w:space="0" w:color="auto"/>
                    <w:right w:val="none" w:sz="0" w:space="0" w:color="auto"/>
                  </w:divBdr>
                </w:div>
                <w:div w:id="2096827983">
                  <w:marLeft w:val="0"/>
                  <w:marRight w:val="0"/>
                  <w:marTop w:val="0"/>
                  <w:marBottom w:val="0"/>
                  <w:divBdr>
                    <w:top w:val="none" w:sz="0" w:space="0" w:color="auto"/>
                    <w:left w:val="none" w:sz="0" w:space="0" w:color="auto"/>
                    <w:bottom w:val="none" w:sz="0" w:space="0" w:color="auto"/>
                    <w:right w:val="none" w:sz="0" w:space="0" w:color="auto"/>
                  </w:divBdr>
                </w:div>
                <w:div w:id="2097512427">
                  <w:marLeft w:val="0"/>
                  <w:marRight w:val="0"/>
                  <w:marTop w:val="0"/>
                  <w:marBottom w:val="0"/>
                  <w:divBdr>
                    <w:top w:val="none" w:sz="0" w:space="0" w:color="auto"/>
                    <w:left w:val="none" w:sz="0" w:space="0" w:color="auto"/>
                    <w:bottom w:val="none" w:sz="0" w:space="0" w:color="auto"/>
                    <w:right w:val="none" w:sz="0" w:space="0" w:color="auto"/>
                  </w:divBdr>
                </w:div>
                <w:div w:id="2098289127">
                  <w:marLeft w:val="0"/>
                  <w:marRight w:val="0"/>
                  <w:marTop w:val="0"/>
                  <w:marBottom w:val="0"/>
                  <w:divBdr>
                    <w:top w:val="none" w:sz="0" w:space="0" w:color="auto"/>
                    <w:left w:val="none" w:sz="0" w:space="0" w:color="auto"/>
                    <w:bottom w:val="none" w:sz="0" w:space="0" w:color="auto"/>
                    <w:right w:val="none" w:sz="0" w:space="0" w:color="auto"/>
                  </w:divBdr>
                </w:div>
                <w:div w:id="2099910325">
                  <w:marLeft w:val="0"/>
                  <w:marRight w:val="0"/>
                  <w:marTop w:val="0"/>
                  <w:marBottom w:val="0"/>
                  <w:divBdr>
                    <w:top w:val="none" w:sz="0" w:space="0" w:color="auto"/>
                    <w:left w:val="none" w:sz="0" w:space="0" w:color="auto"/>
                    <w:bottom w:val="none" w:sz="0" w:space="0" w:color="auto"/>
                    <w:right w:val="none" w:sz="0" w:space="0" w:color="auto"/>
                  </w:divBdr>
                </w:div>
                <w:div w:id="2100129144">
                  <w:marLeft w:val="0"/>
                  <w:marRight w:val="0"/>
                  <w:marTop w:val="0"/>
                  <w:marBottom w:val="0"/>
                  <w:divBdr>
                    <w:top w:val="none" w:sz="0" w:space="0" w:color="auto"/>
                    <w:left w:val="none" w:sz="0" w:space="0" w:color="auto"/>
                    <w:bottom w:val="none" w:sz="0" w:space="0" w:color="auto"/>
                    <w:right w:val="none" w:sz="0" w:space="0" w:color="auto"/>
                  </w:divBdr>
                </w:div>
                <w:div w:id="2100637302">
                  <w:marLeft w:val="0"/>
                  <w:marRight w:val="0"/>
                  <w:marTop w:val="0"/>
                  <w:marBottom w:val="0"/>
                  <w:divBdr>
                    <w:top w:val="none" w:sz="0" w:space="0" w:color="auto"/>
                    <w:left w:val="none" w:sz="0" w:space="0" w:color="auto"/>
                    <w:bottom w:val="none" w:sz="0" w:space="0" w:color="auto"/>
                    <w:right w:val="none" w:sz="0" w:space="0" w:color="auto"/>
                  </w:divBdr>
                </w:div>
                <w:div w:id="2104300961">
                  <w:marLeft w:val="0"/>
                  <w:marRight w:val="0"/>
                  <w:marTop w:val="0"/>
                  <w:marBottom w:val="0"/>
                  <w:divBdr>
                    <w:top w:val="none" w:sz="0" w:space="0" w:color="auto"/>
                    <w:left w:val="none" w:sz="0" w:space="0" w:color="auto"/>
                    <w:bottom w:val="none" w:sz="0" w:space="0" w:color="auto"/>
                    <w:right w:val="none" w:sz="0" w:space="0" w:color="auto"/>
                  </w:divBdr>
                </w:div>
                <w:div w:id="2104915793">
                  <w:marLeft w:val="0"/>
                  <w:marRight w:val="0"/>
                  <w:marTop w:val="0"/>
                  <w:marBottom w:val="0"/>
                  <w:divBdr>
                    <w:top w:val="none" w:sz="0" w:space="0" w:color="auto"/>
                    <w:left w:val="none" w:sz="0" w:space="0" w:color="auto"/>
                    <w:bottom w:val="none" w:sz="0" w:space="0" w:color="auto"/>
                    <w:right w:val="none" w:sz="0" w:space="0" w:color="auto"/>
                  </w:divBdr>
                </w:div>
                <w:div w:id="2105221907">
                  <w:marLeft w:val="0"/>
                  <w:marRight w:val="0"/>
                  <w:marTop w:val="0"/>
                  <w:marBottom w:val="0"/>
                  <w:divBdr>
                    <w:top w:val="none" w:sz="0" w:space="0" w:color="auto"/>
                    <w:left w:val="none" w:sz="0" w:space="0" w:color="auto"/>
                    <w:bottom w:val="none" w:sz="0" w:space="0" w:color="auto"/>
                    <w:right w:val="none" w:sz="0" w:space="0" w:color="auto"/>
                  </w:divBdr>
                </w:div>
                <w:div w:id="2106000142">
                  <w:marLeft w:val="0"/>
                  <w:marRight w:val="0"/>
                  <w:marTop w:val="0"/>
                  <w:marBottom w:val="0"/>
                  <w:divBdr>
                    <w:top w:val="none" w:sz="0" w:space="0" w:color="auto"/>
                    <w:left w:val="none" w:sz="0" w:space="0" w:color="auto"/>
                    <w:bottom w:val="none" w:sz="0" w:space="0" w:color="auto"/>
                    <w:right w:val="none" w:sz="0" w:space="0" w:color="auto"/>
                  </w:divBdr>
                </w:div>
                <w:div w:id="2106490252">
                  <w:marLeft w:val="0"/>
                  <w:marRight w:val="0"/>
                  <w:marTop w:val="0"/>
                  <w:marBottom w:val="0"/>
                  <w:divBdr>
                    <w:top w:val="none" w:sz="0" w:space="0" w:color="auto"/>
                    <w:left w:val="none" w:sz="0" w:space="0" w:color="auto"/>
                    <w:bottom w:val="none" w:sz="0" w:space="0" w:color="auto"/>
                    <w:right w:val="none" w:sz="0" w:space="0" w:color="auto"/>
                  </w:divBdr>
                </w:div>
                <w:div w:id="2107116012">
                  <w:marLeft w:val="0"/>
                  <w:marRight w:val="0"/>
                  <w:marTop w:val="0"/>
                  <w:marBottom w:val="0"/>
                  <w:divBdr>
                    <w:top w:val="none" w:sz="0" w:space="0" w:color="auto"/>
                    <w:left w:val="none" w:sz="0" w:space="0" w:color="auto"/>
                    <w:bottom w:val="none" w:sz="0" w:space="0" w:color="auto"/>
                    <w:right w:val="none" w:sz="0" w:space="0" w:color="auto"/>
                  </w:divBdr>
                </w:div>
                <w:div w:id="2107461046">
                  <w:marLeft w:val="0"/>
                  <w:marRight w:val="0"/>
                  <w:marTop w:val="0"/>
                  <w:marBottom w:val="0"/>
                  <w:divBdr>
                    <w:top w:val="none" w:sz="0" w:space="0" w:color="auto"/>
                    <w:left w:val="none" w:sz="0" w:space="0" w:color="auto"/>
                    <w:bottom w:val="none" w:sz="0" w:space="0" w:color="auto"/>
                    <w:right w:val="none" w:sz="0" w:space="0" w:color="auto"/>
                  </w:divBdr>
                </w:div>
                <w:div w:id="2107654131">
                  <w:marLeft w:val="0"/>
                  <w:marRight w:val="0"/>
                  <w:marTop w:val="0"/>
                  <w:marBottom w:val="0"/>
                  <w:divBdr>
                    <w:top w:val="none" w:sz="0" w:space="0" w:color="auto"/>
                    <w:left w:val="none" w:sz="0" w:space="0" w:color="auto"/>
                    <w:bottom w:val="none" w:sz="0" w:space="0" w:color="auto"/>
                    <w:right w:val="none" w:sz="0" w:space="0" w:color="auto"/>
                  </w:divBdr>
                </w:div>
                <w:div w:id="2110543339">
                  <w:marLeft w:val="0"/>
                  <w:marRight w:val="0"/>
                  <w:marTop w:val="0"/>
                  <w:marBottom w:val="0"/>
                  <w:divBdr>
                    <w:top w:val="none" w:sz="0" w:space="0" w:color="auto"/>
                    <w:left w:val="none" w:sz="0" w:space="0" w:color="auto"/>
                    <w:bottom w:val="none" w:sz="0" w:space="0" w:color="auto"/>
                    <w:right w:val="none" w:sz="0" w:space="0" w:color="auto"/>
                  </w:divBdr>
                </w:div>
                <w:div w:id="2110588497">
                  <w:marLeft w:val="0"/>
                  <w:marRight w:val="0"/>
                  <w:marTop w:val="0"/>
                  <w:marBottom w:val="0"/>
                  <w:divBdr>
                    <w:top w:val="none" w:sz="0" w:space="0" w:color="auto"/>
                    <w:left w:val="none" w:sz="0" w:space="0" w:color="auto"/>
                    <w:bottom w:val="none" w:sz="0" w:space="0" w:color="auto"/>
                    <w:right w:val="none" w:sz="0" w:space="0" w:color="auto"/>
                  </w:divBdr>
                </w:div>
                <w:div w:id="2111386517">
                  <w:marLeft w:val="0"/>
                  <w:marRight w:val="0"/>
                  <w:marTop w:val="0"/>
                  <w:marBottom w:val="0"/>
                  <w:divBdr>
                    <w:top w:val="none" w:sz="0" w:space="0" w:color="auto"/>
                    <w:left w:val="none" w:sz="0" w:space="0" w:color="auto"/>
                    <w:bottom w:val="none" w:sz="0" w:space="0" w:color="auto"/>
                    <w:right w:val="none" w:sz="0" w:space="0" w:color="auto"/>
                  </w:divBdr>
                </w:div>
                <w:div w:id="2111469029">
                  <w:marLeft w:val="0"/>
                  <w:marRight w:val="0"/>
                  <w:marTop w:val="0"/>
                  <w:marBottom w:val="0"/>
                  <w:divBdr>
                    <w:top w:val="none" w:sz="0" w:space="0" w:color="auto"/>
                    <w:left w:val="none" w:sz="0" w:space="0" w:color="auto"/>
                    <w:bottom w:val="none" w:sz="0" w:space="0" w:color="auto"/>
                    <w:right w:val="none" w:sz="0" w:space="0" w:color="auto"/>
                  </w:divBdr>
                </w:div>
                <w:div w:id="2114549295">
                  <w:marLeft w:val="0"/>
                  <w:marRight w:val="0"/>
                  <w:marTop w:val="0"/>
                  <w:marBottom w:val="0"/>
                  <w:divBdr>
                    <w:top w:val="none" w:sz="0" w:space="0" w:color="auto"/>
                    <w:left w:val="none" w:sz="0" w:space="0" w:color="auto"/>
                    <w:bottom w:val="none" w:sz="0" w:space="0" w:color="auto"/>
                    <w:right w:val="none" w:sz="0" w:space="0" w:color="auto"/>
                  </w:divBdr>
                </w:div>
                <w:div w:id="2115055530">
                  <w:marLeft w:val="0"/>
                  <w:marRight w:val="0"/>
                  <w:marTop w:val="0"/>
                  <w:marBottom w:val="0"/>
                  <w:divBdr>
                    <w:top w:val="none" w:sz="0" w:space="0" w:color="auto"/>
                    <w:left w:val="none" w:sz="0" w:space="0" w:color="auto"/>
                    <w:bottom w:val="none" w:sz="0" w:space="0" w:color="auto"/>
                    <w:right w:val="none" w:sz="0" w:space="0" w:color="auto"/>
                  </w:divBdr>
                </w:div>
                <w:div w:id="2115979303">
                  <w:marLeft w:val="0"/>
                  <w:marRight w:val="0"/>
                  <w:marTop w:val="0"/>
                  <w:marBottom w:val="0"/>
                  <w:divBdr>
                    <w:top w:val="none" w:sz="0" w:space="0" w:color="auto"/>
                    <w:left w:val="none" w:sz="0" w:space="0" w:color="auto"/>
                    <w:bottom w:val="none" w:sz="0" w:space="0" w:color="auto"/>
                    <w:right w:val="none" w:sz="0" w:space="0" w:color="auto"/>
                  </w:divBdr>
                </w:div>
                <w:div w:id="2117095576">
                  <w:marLeft w:val="0"/>
                  <w:marRight w:val="0"/>
                  <w:marTop w:val="0"/>
                  <w:marBottom w:val="0"/>
                  <w:divBdr>
                    <w:top w:val="none" w:sz="0" w:space="0" w:color="auto"/>
                    <w:left w:val="none" w:sz="0" w:space="0" w:color="auto"/>
                    <w:bottom w:val="none" w:sz="0" w:space="0" w:color="auto"/>
                    <w:right w:val="none" w:sz="0" w:space="0" w:color="auto"/>
                  </w:divBdr>
                </w:div>
                <w:div w:id="2118254741">
                  <w:marLeft w:val="0"/>
                  <w:marRight w:val="0"/>
                  <w:marTop w:val="0"/>
                  <w:marBottom w:val="0"/>
                  <w:divBdr>
                    <w:top w:val="none" w:sz="0" w:space="0" w:color="auto"/>
                    <w:left w:val="none" w:sz="0" w:space="0" w:color="auto"/>
                    <w:bottom w:val="none" w:sz="0" w:space="0" w:color="auto"/>
                    <w:right w:val="none" w:sz="0" w:space="0" w:color="auto"/>
                  </w:divBdr>
                </w:div>
                <w:div w:id="2118866274">
                  <w:marLeft w:val="0"/>
                  <w:marRight w:val="0"/>
                  <w:marTop w:val="0"/>
                  <w:marBottom w:val="0"/>
                  <w:divBdr>
                    <w:top w:val="none" w:sz="0" w:space="0" w:color="auto"/>
                    <w:left w:val="none" w:sz="0" w:space="0" w:color="auto"/>
                    <w:bottom w:val="none" w:sz="0" w:space="0" w:color="auto"/>
                    <w:right w:val="none" w:sz="0" w:space="0" w:color="auto"/>
                  </w:divBdr>
                </w:div>
                <w:div w:id="2119642024">
                  <w:marLeft w:val="0"/>
                  <w:marRight w:val="0"/>
                  <w:marTop w:val="0"/>
                  <w:marBottom w:val="0"/>
                  <w:divBdr>
                    <w:top w:val="none" w:sz="0" w:space="0" w:color="auto"/>
                    <w:left w:val="none" w:sz="0" w:space="0" w:color="auto"/>
                    <w:bottom w:val="none" w:sz="0" w:space="0" w:color="auto"/>
                    <w:right w:val="none" w:sz="0" w:space="0" w:color="auto"/>
                  </w:divBdr>
                </w:div>
                <w:div w:id="2122645878">
                  <w:marLeft w:val="0"/>
                  <w:marRight w:val="0"/>
                  <w:marTop w:val="0"/>
                  <w:marBottom w:val="0"/>
                  <w:divBdr>
                    <w:top w:val="none" w:sz="0" w:space="0" w:color="auto"/>
                    <w:left w:val="none" w:sz="0" w:space="0" w:color="auto"/>
                    <w:bottom w:val="none" w:sz="0" w:space="0" w:color="auto"/>
                    <w:right w:val="none" w:sz="0" w:space="0" w:color="auto"/>
                  </w:divBdr>
                </w:div>
                <w:div w:id="2123189137">
                  <w:marLeft w:val="0"/>
                  <w:marRight w:val="0"/>
                  <w:marTop w:val="0"/>
                  <w:marBottom w:val="0"/>
                  <w:divBdr>
                    <w:top w:val="none" w:sz="0" w:space="0" w:color="auto"/>
                    <w:left w:val="none" w:sz="0" w:space="0" w:color="auto"/>
                    <w:bottom w:val="none" w:sz="0" w:space="0" w:color="auto"/>
                    <w:right w:val="none" w:sz="0" w:space="0" w:color="auto"/>
                  </w:divBdr>
                </w:div>
                <w:div w:id="2124491502">
                  <w:marLeft w:val="0"/>
                  <w:marRight w:val="0"/>
                  <w:marTop w:val="0"/>
                  <w:marBottom w:val="0"/>
                  <w:divBdr>
                    <w:top w:val="none" w:sz="0" w:space="0" w:color="auto"/>
                    <w:left w:val="none" w:sz="0" w:space="0" w:color="auto"/>
                    <w:bottom w:val="none" w:sz="0" w:space="0" w:color="auto"/>
                    <w:right w:val="none" w:sz="0" w:space="0" w:color="auto"/>
                  </w:divBdr>
                </w:div>
                <w:div w:id="2126801440">
                  <w:marLeft w:val="0"/>
                  <w:marRight w:val="0"/>
                  <w:marTop w:val="0"/>
                  <w:marBottom w:val="0"/>
                  <w:divBdr>
                    <w:top w:val="none" w:sz="0" w:space="0" w:color="auto"/>
                    <w:left w:val="none" w:sz="0" w:space="0" w:color="auto"/>
                    <w:bottom w:val="none" w:sz="0" w:space="0" w:color="auto"/>
                    <w:right w:val="none" w:sz="0" w:space="0" w:color="auto"/>
                  </w:divBdr>
                </w:div>
                <w:div w:id="2127460085">
                  <w:marLeft w:val="0"/>
                  <w:marRight w:val="0"/>
                  <w:marTop w:val="0"/>
                  <w:marBottom w:val="0"/>
                  <w:divBdr>
                    <w:top w:val="none" w:sz="0" w:space="0" w:color="auto"/>
                    <w:left w:val="none" w:sz="0" w:space="0" w:color="auto"/>
                    <w:bottom w:val="none" w:sz="0" w:space="0" w:color="auto"/>
                    <w:right w:val="none" w:sz="0" w:space="0" w:color="auto"/>
                  </w:divBdr>
                </w:div>
                <w:div w:id="2128501393">
                  <w:marLeft w:val="0"/>
                  <w:marRight w:val="0"/>
                  <w:marTop w:val="0"/>
                  <w:marBottom w:val="0"/>
                  <w:divBdr>
                    <w:top w:val="none" w:sz="0" w:space="0" w:color="auto"/>
                    <w:left w:val="none" w:sz="0" w:space="0" w:color="auto"/>
                    <w:bottom w:val="none" w:sz="0" w:space="0" w:color="auto"/>
                    <w:right w:val="none" w:sz="0" w:space="0" w:color="auto"/>
                  </w:divBdr>
                </w:div>
                <w:div w:id="2129273240">
                  <w:marLeft w:val="0"/>
                  <w:marRight w:val="0"/>
                  <w:marTop w:val="0"/>
                  <w:marBottom w:val="0"/>
                  <w:divBdr>
                    <w:top w:val="none" w:sz="0" w:space="0" w:color="auto"/>
                    <w:left w:val="none" w:sz="0" w:space="0" w:color="auto"/>
                    <w:bottom w:val="none" w:sz="0" w:space="0" w:color="auto"/>
                    <w:right w:val="none" w:sz="0" w:space="0" w:color="auto"/>
                  </w:divBdr>
                </w:div>
                <w:div w:id="2129808350">
                  <w:marLeft w:val="0"/>
                  <w:marRight w:val="0"/>
                  <w:marTop w:val="0"/>
                  <w:marBottom w:val="0"/>
                  <w:divBdr>
                    <w:top w:val="none" w:sz="0" w:space="0" w:color="auto"/>
                    <w:left w:val="none" w:sz="0" w:space="0" w:color="auto"/>
                    <w:bottom w:val="none" w:sz="0" w:space="0" w:color="auto"/>
                    <w:right w:val="none" w:sz="0" w:space="0" w:color="auto"/>
                  </w:divBdr>
                </w:div>
                <w:div w:id="2130203404">
                  <w:marLeft w:val="0"/>
                  <w:marRight w:val="0"/>
                  <w:marTop w:val="0"/>
                  <w:marBottom w:val="0"/>
                  <w:divBdr>
                    <w:top w:val="none" w:sz="0" w:space="0" w:color="auto"/>
                    <w:left w:val="none" w:sz="0" w:space="0" w:color="auto"/>
                    <w:bottom w:val="none" w:sz="0" w:space="0" w:color="auto"/>
                    <w:right w:val="none" w:sz="0" w:space="0" w:color="auto"/>
                  </w:divBdr>
                </w:div>
                <w:div w:id="2130969853">
                  <w:marLeft w:val="0"/>
                  <w:marRight w:val="0"/>
                  <w:marTop w:val="0"/>
                  <w:marBottom w:val="0"/>
                  <w:divBdr>
                    <w:top w:val="none" w:sz="0" w:space="0" w:color="auto"/>
                    <w:left w:val="none" w:sz="0" w:space="0" w:color="auto"/>
                    <w:bottom w:val="none" w:sz="0" w:space="0" w:color="auto"/>
                    <w:right w:val="none" w:sz="0" w:space="0" w:color="auto"/>
                  </w:divBdr>
                </w:div>
                <w:div w:id="2131777741">
                  <w:marLeft w:val="0"/>
                  <w:marRight w:val="0"/>
                  <w:marTop w:val="0"/>
                  <w:marBottom w:val="0"/>
                  <w:divBdr>
                    <w:top w:val="none" w:sz="0" w:space="0" w:color="auto"/>
                    <w:left w:val="none" w:sz="0" w:space="0" w:color="auto"/>
                    <w:bottom w:val="none" w:sz="0" w:space="0" w:color="auto"/>
                    <w:right w:val="none" w:sz="0" w:space="0" w:color="auto"/>
                  </w:divBdr>
                </w:div>
                <w:div w:id="2131973613">
                  <w:marLeft w:val="0"/>
                  <w:marRight w:val="0"/>
                  <w:marTop w:val="0"/>
                  <w:marBottom w:val="0"/>
                  <w:divBdr>
                    <w:top w:val="none" w:sz="0" w:space="0" w:color="auto"/>
                    <w:left w:val="none" w:sz="0" w:space="0" w:color="auto"/>
                    <w:bottom w:val="none" w:sz="0" w:space="0" w:color="auto"/>
                    <w:right w:val="none" w:sz="0" w:space="0" w:color="auto"/>
                  </w:divBdr>
                </w:div>
                <w:div w:id="2134253306">
                  <w:marLeft w:val="0"/>
                  <w:marRight w:val="0"/>
                  <w:marTop w:val="0"/>
                  <w:marBottom w:val="0"/>
                  <w:divBdr>
                    <w:top w:val="none" w:sz="0" w:space="0" w:color="auto"/>
                    <w:left w:val="none" w:sz="0" w:space="0" w:color="auto"/>
                    <w:bottom w:val="none" w:sz="0" w:space="0" w:color="auto"/>
                    <w:right w:val="none" w:sz="0" w:space="0" w:color="auto"/>
                  </w:divBdr>
                </w:div>
                <w:div w:id="2135178022">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2140416545">
                  <w:marLeft w:val="0"/>
                  <w:marRight w:val="0"/>
                  <w:marTop w:val="0"/>
                  <w:marBottom w:val="0"/>
                  <w:divBdr>
                    <w:top w:val="none" w:sz="0" w:space="0" w:color="auto"/>
                    <w:left w:val="none" w:sz="0" w:space="0" w:color="auto"/>
                    <w:bottom w:val="none" w:sz="0" w:space="0" w:color="auto"/>
                    <w:right w:val="none" w:sz="0" w:space="0" w:color="auto"/>
                  </w:divBdr>
                </w:div>
                <w:div w:id="2140950430">
                  <w:marLeft w:val="0"/>
                  <w:marRight w:val="0"/>
                  <w:marTop w:val="0"/>
                  <w:marBottom w:val="0"/>
                  <w:divBdr>
                    <w:top w:val="none" w:sz="0" w:space="0" w:color="auto"/>
                    <w:left w:val="none" w:sz="0" w:space="0" w:color="auto"/>
                    <w:bottom w:val="none" w:sz="0" w:space="0" w:color="auto"/>
                    <w:right w:val="none" w:sz="0" w:space="0" w:color="auto"/>
                  </w:divBdr>
                </w:div>
                <w:div w:id="2141875367">
                  <w:marLeft w:val="0"/>
                  <w:marRight w:val="0"/>
                  <w:marTop w:val="0"/>
                  <w:marBottom w:val="0"/>
                  <w:divBdr>
                    <w:top w:val="none" w:sz="0" w:space="0" w:color="auto"/>
                    <w:left w:val="none" w:sz="0" w:space="0" w:color="auto"/>
                    <w:bottom w:val="none" w:sz="0" w:space="0" w:color="auto"/>
                    <w:right w:val="none" w:sz="0" w:space="0" w:color="auto"/>
                  </w:divBdr>
                </w:div>
                <w:div w:id="2141914983">
                  <w:marLeft w:val="0"/>
                  <w:marRight w:val="0"/>
                  <w:marTop w:val="0"/>
                  <w:marBottom w:val="0"/>
                  <w:divBdr>
                    <w:top w:val="none" w:sz="0" w:space="0" w:color="auto"/>
                    <w:left w:val="none" w:sz="0" w:space="0" w:color="auto"/>
                    <w:bottom w:val="none" w:sz="0" w:space="0" w:color="auto"/>
                    <w:right w:val="none" w:sz="0" w:space="0" w:color="auto"/>
                  </w:divBdr>
                </w:div>
                <w:div w:id="2142767900">
                  <w:marLeft w:val="0"/>
                  <w:marRight w:val="0"/>
                  <w:marTop w:val="0"/>
                  <w:marBottom w:val="0"/>
                  <w:divBdr>
                    <w:top w:val="none" w:sz="0" w:space="0" w:color="auto"/>
                    <w:left w:val="none" w:sz="0" w:space="0" w:color="auto"/>
                    <w:bottom w:val="none" w:sz="0" w:space="0" w:color="auto"/>
                    <w:right w:val="none" w:sz="0" w:space="0" w:color="auto"/>
                  </w:divBdr>
                </w:div>
                <w:div w:id="2144689256">
                  <w:marLeft w:val="0"/>
                  <w:marRight w:val="0"/>
                  <w:marTop w:val="0"/>
                  <w:marBottom w:val="0"/>
                  <w:divBdr>
                    <w:top w:val="none" w:sz="0" w:space="0" w:color="auto"/>
                    <w:left w:val="none" w:sz="0" w:space="0" w:color="auto"/>
                    <w:bottom w:val="none" w:sz="0" w:space="0" w:color="auto"/>
                    <w:right w:val="none" w:sz="0" w:space="0" w:color="auto"/>
                  </w:divBdr>
                </w:div>
                <w:div w:id="2147115126">
                  <w:marLeft w:val="0"/>
                  <w:marRight w:val="0"/>
                  <w:marTop w:val="0"/>
                  <w:marBottom w:val="0"/>
                  <w:divBdr>
                    <w:top w:val="none" w:sz="0" w:space="0" w:color="auto"/>
                    <w:left w:val="none" w:sz="0" w:space="0" w:color="auto"/>
                    <w:bottom w:val="none" w:sz="0" w:space="0" w:color="auto"/>
                    <w:right w:val="none" w:sz="0" w:space="0" w:color="auto"/>
                  </w:divBdr>
                </w:div>
              </w:divsChild>
            </w:div>
            <w:div w:id="407847260">
              <w:marLeft w:val="0"/>
              <w:marRight w:val="0"/>
              <w:marTop w:val="0"/>
              <w:marBottom w:val="0"/>
              <w:divBdr>
                <w:top w:val="none" w:sz="0" w:space="0" w:color="auto"/>
                <w:left w:val="none" w:sz="0" w:space="0" w:color="auto"/>
                <w:bottom w:val="none" w:sz="0" w:space="0" w:color="auto"/>
                <w:right w:val="none" w:sz="0" w:space="0" w:color="auto"/>
              </w:divBdr>
            </w:div>
            <w:div w:id="433790650">
              <w:marLeft w:val="0"/>
              <w:marRight w:val="0"/>
              <w:marTop w:val="0"/>
              <w:marBottom w:val="0"/>
              <w:divBdr>
                <w:top w:val="none" w:sz="0" w:space="0" w:color="auto"/>
                <w:left w:val="none" w:sz="0" w:space="0" w:color="auto"/>
                <w:bottom w:val="none" w:sz="0" w:space="0" w:color="auto"/>
                <w:right w:val="none" w:sz="0" w:space="0" w:color="auto"/>
              </w:divBdr>
            </w:div>
            <w:div w:id="444620336">
              <w:marLeft w:val="0"/>
              <w:marRight w:val="0"/>
              <w:marTop w:val="0"/>
              <w:marBottom w:val="0"/>
              <w:divBdr>
                <w:top w:val="none" w:sz="0" w:space="0" w:color="auto"/>
                <w:left w:val="none" w:sz="0" w:space="0" w:color="auto"/>
                <w:bottom w:val="none" w:sz="0" w:space="0" w:color="auto"/>
                <w:right w:val="none" w:sz="0" w:space="0" w:color="auto"/>
              </w:divBdr>
            </w:div>
            <w:div w:id="464154441">
              <w:marLeft w:val="0"/>
              <w:marRight w:val="0"/>
              <w:marTop w:val="0"/>
              <w:marBottom w:val="0"/>
              <w:divBdr>
                <w:top w:val="none" w:sz="0" w:space="0" w:color="auto"/>
                <w:left w:val="none" w:sz="0" w:space="0" w:color="auto"/>
                <w:bottom w:val="none" w:sz="0" w:space="0" w:color="auto"/>
                <w:right w:val="none" w:sz="0" w:space="0" w:color="auto"/>
              </w:divBdr>
            </w:div>
            <w:div w:id="471366150">
              <w:marLeft w:val="0"/>
              <w:marRight w:val="0"/>
              <w:marTop w:val="0"/>
              <w:marBottom w:val="0"/>
              <w:divBdr>
                <w:top w:val="none" w:sz="0" w:space="0" w:color="auto"/>
                <w:left w:val="none" w:sz="0" w:space="0" w:color="auto"/>
                <w:bottom w:val="none" w:sz="0" w:space="0" w:color="auto"/>
                <w:right w:val="none" w:sz="0" w:space="0" w:color="auto"/>
              </w:divBdr>
            </w:div>
            <w:div w:id="476266467">
              <w:marLeft w:val="0"/>
              <w:marRight w:val="0"/>
              <w:marTop w:val="0"/>
              <w:marBottom w:val="0"/>
              <w:divBdr>
                <w:top w:val="none" w:sz="0" w:space="0" w:color="auto"/>
                <w:left w:val="none" w:sz="0" w:space="0" w:color="auto"/>
                <w:bottom w:val="none" w:sz="0" w:space="0" w:color="auto"/>
                <w:right w:val="none" w:sz="0" w:space="0" w:color="auto"/>
              </w:divBdr>
            </w:div>
            <w:div w:id="482963173">
              <w:marLeft w:val="0"/>
              <w:marRight w:val="0"/>
              <w:marTop w:val="0"/>
              <w:marBottom w:val="0"/>
              <w:divBdr>
                <w:top w:val="none" w:sz="0" w:space="0" w:color="auto"/>
                <w:left w:val="none" w:sz="0" w:space="0" w:color="auto"/>
                <w:bottom w:val="none" w:sz="0" w:space="0" w:color="auto"/>
                <w:right w:val="none" w:sz="0" w:space="0" w:color="auto"/>
              </w:divBdr>
            </w:div>
            <w:div w:id="499395308">
              <w:marLeft w:val="0"/>
              <w:marRight w:val="0"/>
              <w:marTop w:val="0"/>
              <w:marBottom w:val="0"/>
              <w:divBdr>
                <w:top w:val="none" w:sz="0" w:space="0" w:color="auto"/>
                <w:left w:val="none" w:sz="0" w:space="0" w:color="auto"/>
                <w:bottom w:val="none" w:sz="0" w:space="0" w:color="auto"/>
                <w:right w:val="none" w:sz="0" w:space="0" w:color="auto"/>
              </w:divBdr>
            </w:div>
            <w:div w:id="504979269">
              <w:marLeft w:val="0"/>
              <w:marRight w:val="0"/>
              <w:marTop w:val="0"/>
              <w:marBottom w:val="0"/>
              <w:divBdr>
                <w:top w:val="none" w:sz="0" w:space="0" w:color="auto"/>
                <w:left w:val="none" w:sz="0" w:space="0" w:color="auto"/>
                <w:bottom w:val="none" w:sz="0" w:space="0" w:color="auto"/>
                <w:right w:val="none" w:sz="0" w:space="0" w:color="auto"/>
              </w:divBdr>
            </w:div>
            <w:div w:id="527259956">
              <w:marLeft w:val="0"/>
              <w:marRight w:val="0"/>
              <w:marTop w:val="0"/>
              <w:marBottom w:val="0"/>
              <w:divBdr>
                <w:top w:val="none" w:sz="0" w:space="0" w:color="auto"/>
                <w:left w:val="none" w:sz="0" w:space="0" w:color="auto"/>
                <w:bottom w:val="none" w:sz="0" w:space="0" w:color="auto"/>
                <w:right w:val="none" w:sz="0" w:space="0" w:color="auto"/>
              </w:divBdr>
            </w:div>
            <w:div w:id="532309325">
              <w:marLeft w:val="0"/>
              <w:marRight w:val="0"/>
              <w:marTop w:val="0"/>
              <w:marBottom w:val="0"/>
              <w:divBdr>
                <w:top w:val="none" w:sz="0" w:space="0" w:color="auto"/>
                <w:left w:val="none" w:sz="0" w:space="0" w:color="auto"/>
                <w:bottom w:val="none" w:sz="0" w:space="0" w:color="auto"/>
                <w:right w:val="none" w:sz="0" w:space="0" w:color="auto"/>
              </w:divBdr>
            </w:div>
            <w:div w:id="542523638">
              <w:marLeft w:val="0"/>
              <w:marRight w:val="0"/>
              <w:marTop w:val="0"/>
              <w:marBottom w:val="0"/>
              <w:divBdr>
                <w:top w:val="none" w:sz="0" w:space="0" w:color="auto"/>
                <w:left w:val="none" w:sz="0" w:space="0" w:color="auto"/>
                <w:bottom w:val="none" w:sz="0" w:space="0" w:color="auto"/>
                <w:right w:val="none" w:sz="0" w:space="0" w:color="auto"/>
              </w:divBdr>
            </w:div>
            <w:div w:id="542714805">
              <w:marLeft w:val="0"/>
              <w:marRight w:val="0"/>
              <w:marTop w:val="0"/>
              <w:marBottom w:val="0"/>
              <w:divBdr>
                <w:top w:val="none" w:sz="0" w:space="0" w:color="auto"/>
                <w:left w:val="none" w:sz="0" w:space="0" w:color="auto"/>
                <w:bottom w:val="none" w:sz="0" w:space="0" w:color="auto"/>
                <w:right w:val="none" w:sz="0" w:space="0" w:color="auto"/>
              </w:divBdr>
            </w:div>
            <w:div w:id="555549267">
              <w:marLeft w:val="0"/>
              <w:marRight w:val="0"/>
              <w:marTop w:val="0"/>
              <w:marBottom w:val="0"/>
              <w:divBdr>
                <w:top w:val="none" w:sz="0" w:space="0" w:color="auto"/>
                <w:left w:val="none" w:sz="0" w:space="0" w:color="auto"/>
                <w:bottom w:val="none" w:sz="0" w:space="0" w:color="auto"/>
                <w:right w:val="none" w:sz="0" w:space="0" w:color="auto"/>
              </w:divBdr>
            </w:div>
            <w:div w:id="561672435">
              <w:marLeft w:val="0"/>
              <w:marRight w:val="0"/>
              <w:marTop w:val="0"/>
              <w:marBottom w:val="0"/>
              <w:divBdr>
                <w:top w:val="none" w:sz="0" w:space="0" w:color="auto"/>
                <w:left w:val="none" w:sz="0" w:space="0" w:color="auto"/>
                <w:bottom w:val="none" w:sz="0" w:space="0" w:color="auto"/>
                <w:right w:val="none" w:sz="0" w:space="0" w:color="auto"/>
              </w:divBdr>
            </w:div>
            <w:div w:id="581456196">
              <w:marLeft w:val="0"/>
              <w:marRight w:val="0"/>
              <w:marTop w:val="0"/>
              <w:marBottom w:val="0"/>
              <w:divBdr>
                <w:top w:val="none" w:sz="0" w:space="0" w:color="auto"/>
                <w:left w:val="none" w:sz="0" w:space="0" w:color="auto"/>
                <w:bottom w:val="none" w:sz="0" w:space="0" w:color="auto"/>
                <w:right w:val="none" w:sz="0" w:space="0" w:color="auto"/>
              </w:divBdr>
            </w:div>
            <w:div w:id="607544041">
              <w:marLeft w:val="0"/>
              <w:marRight w:val="0"/>
              <w:marTop w:val="0"/>
              <w:marBottom w:val="0"/>
              <w:divBdr>
                <w:top w:val="none" w:sz="0" w:space="0" w:color="auto"/>
                <w:left w:val="none" w:sz="0" w:space="0" w:color="auto"/>
                <w:bottom w:val="none" w:sz="0" w:space="0" w:color="auto"/>
                <w:right w:val="none" w:sz="0" w:space="0" w:color="auto"/>
              </w:divBdr>
            </w:div>
            <w:div w:id="624847553">
              <w:marLeft w:val="0"/>
              <w:marRight w:val="0"/>
              <w:marTop w:val="0"/>
              <w:marBottom w:val="0"/>
              <w:divBdr>
                <w:top w:val="none" w:sz="0" w:space="0" w:color="auto"/>
                <w:left w:val="none" w:sz="0" w:space="0" w:color="auto"/>
                <w:bottom w:val="none" w:sz="0" w:space="0" w:color="auto"/>
                <w:right w:val="none" w:sz="0" w:space="0" w:color="auto"/>
              </w:divBdr>
            </w:div>
            <w:div w:id="644116917">
              <w:marLeft w:val="0"/>
              <w:marRight w:val="0"/>
              <w:marTop w:val="0"/>
              <w:marBottom w:val="0"/>
              <w:divBdr>
                <w:top w:val="none" w:sz="0" w:space="0" w:color="auto"/>
                <w:left w:val="none" w:sz="0" w:space="0" w:color="auto"/>
                <w:bottom w:val="none" w:sz="0" w:space="0" w:color="auto"/>
                <w:right w:val="none" w:sz="0" w:space="0" w:color="auto"/>
              </w:divBdr>
            </w:div>
            <w:div w:id="647591275">
              <w:marLeft w:val="0"/>
              <w:marRight w:val="0"/>
              <w:marTop w:val="0"/>
              <w:marBottom w:val="0"/>
              <w:divBdr>
                <w:top w:val="none" w:sz="0" w:space="0" w:color="auto"/>
                <w:left w:val="none" w:sz="0" w:space="0" w:color="auto"/>
                <w:bottom w:val="none" w:sz="0" w:space="0" w:color="auto"/>
                <w:right w:val="none" w:sz="0" w:space="0" w:color="auto"/>
              </w:divBdr>
            </w:div>
            <w:div w:id="706367345">
              <w:marLeft w:val="0"/>
              <w:marRight w:val="0"/>
              <w:marTop w:val="0"/>
              <w:marBottom w:val="0"/>
              <w:divBdr>
                <w:top w:val="none" w:sz="0" w:space="0" w:color="auto"/>
                <w:left w:val="none" w:sz="0" w:space="0" w:color="auto"/>
                <w:bottom w:val="none" w:sz="0" w:space="0" w:color="auto"/>
                <w:right w:val="none" w:sz="0" w:space="0" w:color="auto"/>
              </w:divBdr>
            </w:div>
            <w:div w:id="711732802">
              <w:marLeft w:val="0"/>
              <w:marRight w:val="0"/>
              <w:marTop w:val="0"/>
              <w:marBottom w:val="0"/>
              <w:divBdr>
                <w:top w:val="none" w:sz="0" w:space="0" w:color="auto"/>
                <w:left w:val="none" w:sz="0" w:space="0" w:color="auto"/>
                <w:bottom w:val="none" w:sz="0" w:space="0" w:color="auto"/>
                <w:right w:val="none" w:sz="0" w:space="0" w:color="auto"/>
              </w:divBdr>
            </w:div>
            <w:div w:id="768545394">
              <w:marLeft w:val="0"/>
              <w:marRight w:val="0"/>
              <w:marTop w:val="0"/>
              <w:marBottom w:val="0"/>
              <w:divBdr>
                <w:top w:val="none" w:sz="0" w:space="0" w:color="auto"/>
                <w:left w:val="none" w:sz="0" w:space="0" w:color="auto"/>
                <w:bottom w:val="none" w:sz="0" w:space="0" w:color="auto"/>
                <w:right w:val="none" w:sz="0" w:space="0" w:color="auto"/>
              </w:divBdr>
            </w:div>
            <w:div w:id="772018701">
              <w:marLeft w:val="0"/>
              <w:marRight w:val="0"/>
              <w:marTop w:val="0"/>
              <w:marBottom w:val="0"/>
              <w:divBdr>
                <w:top w:val="none" w:sz="0" w:space="0" w:color="auto"/>
                <w:left w:val="none" w:sz="0" w:space="0" w:color="auto"/>
                <w:bottom w:val="none" w:sz="0" w:space="0" w:color="auto"/>
                <w:right w:val="none" w:sz="0" w:space="0" w:color="auto"/>
              </w:divBdr>
            </w:div>
            <w:div w:id="788402547">
              <w:marLeft w:val="0"/>
              <w:marRight w:val="0"/>
              <w:marTop w:val="0"/>
              <w:marBottom w:val="0"/>
              <w:divBdr>
                <w:top w:val="none" w:sz="0" w:space="0" w:color="auto"/>
                <w:left w:val="none" w:sz="0" w:space="0" w:color="auto"/>
                <w:bottom w:val="none" w:sz="0" w:space="0" w:color="auto"/>
                <w:right w:val="none" w:sz="0" w:space="0" w:color="auto"/>
              </w:divBdr>
            </w:div>
            <w:div w:id="809712368">
              <w:marLeft w:val="0"/>
              <w:marRight w:val="0"/>
              <w:marTop w:val="0"/>
              <w:marBottom w:val="0"/>
              <w:divBdr>
                <w:top w:val="none" w:sz="0" w:space="0" w:color="auto"/>
                <w:left w:val="none" w:sz="0" w:space="0" w:color="auto"/>
                <w:bottom w:val="none" w:sz="0" w:space="0" w:color="auto"/>
                <w:right w:val="none" w:sz="0" w:space="0" w:color="auto"/>
              </w:divBdr>
            </w:div>
            <w:div w:id="831259656">
              <w:marLeft w:val="0"/>
              <w:marRight w:val="0"/>
              <w:marTop w:val="0"/>
              <w:marBottom w:val="0"/>
              <w:divBdr>
                <w:top w:val="none" w:sz="0" w:space="0" w:color="auto"/>
                <w:left w:val="none" w:sz="0" w:space="0" w:color="auto"/>
                <w:bottom w:val="none" w:sz="0" w:space="0" w:color="auto"/>
                <w:right w:val="none" w:sz="0" w:space="0" w:color="auto"/>
              </w:divBdr>
            </w:div>
            <w:div w:id="862481052">
              <w:marLeft w:val="0"/>
              <w:marRight w:val="0"/>
              <w:marTop w:val="0"/>
              <w:marBottom w:val="0"/>
              <w:divBdr>
                <w:top w:val="none" w:sz="0" w:space="0" w:color="auto"/>
                <w:left w:val="none" w:sz="0" w:space="0" w:color="auto"/>
                <w:bottom w:val="none" w:sz="0" w:space="0" w:color="auto"/>
                <w:right w:val="none" w:sz="0" w:space="0" w:color="auto"/>
              </w:divBdr>
            </w:div>
            <w:div w:id="880552805">
              <w:marLeft w:val="0"/>
              <w:marRight w:val="0"/>
              <w:marTop w:val="0"/>
              <w:marBottom w:val="0"/>
              <w:divBdr>
                <w:top w:val="none" w:sz="0" w:space="0" w:color="auto"/>
                <w:left w:val="none" w:sz="0" w:space="0" w:color="auto"/>
                <w:bottom w:val="none" w:sz="0" w:space="0" w:color="auto"/>
                <w:right w:val="none" w:sz="0" w:space="0" w:color="auto"/>
              </w:divBdr>
            </w:div>
            <w:div w:id="891232145">
              <w:marLeft w:val="0"/>
              <w:marRight w:val="0"/>
              <w:marTop w:val="0"/>
              <w:marBottom w:val="0"/>
              <w:divBdr>
                <w:top w:val="none" w:sz="0" w:space="0" w:color="auto"/>
                <w:left w:val="none" w:sz="0" w:space="0" w:color="auto"/>
                <w:bottom w:val="none" w:sz="0" w:space="0" w:color="auto"/>
                <w:right w:val="none" w:sz="0" w:space="0" w:color="auto"/>
              </w:divBdr>
            </w:div>
            <w:div w:id="906189584">
              <w:marLeft w:val="0"/>
              <w:marRight w:val="0"/>
              <w:marTop w:val="0"/>
              <w:marBottom w:val="0"/>
              <w:divBdr>
                <w:top w:val="none" w:sz="0" w:space="0" w:color="auto"/>
                <w:left w:val="none" w:sz="0" w:space="0" w:color="auto"/>
                <w:bottom w:val="none" w:sz="0" w:space="0" w:color="auto"/>
                <w:right w:val="none" w:sz="0" w:space="0" w:color="auto"/>
              </w:divBdr>
            </w:div>
            <w:div w:id="920022936">
              <w:marLeft w:val="0"/>
              <w:marRight w:val="0"/>
              <w:marTop w:val="0"/>
              <w:marBottom w:val="0"/>
              <w:divBdr>
                <w:top w:val="none" w:sz="0" w:space="0" w:color="auto"/>
                <w:left w:val="none" w:sz="0" w:space="0" w:color="auto"/>
                <w:bottom w:val="none" w:sz="0" w:space="0" w:color="auto"/>
                <w:right w:val="none" w:sz="0" w:space="0" w:color="auto"/>
              </w:divBdr>
            </w:div>
            <w:div w:id="928658522">
              <w:marLeft w:val="0"/>
              <w:marRight w:val="0"/>
              <w:marTop w:val="0"/>
              <w:marBottom w:val="0"/>
              <w:divBdr>
                <w:top w:val="none" w:sz="0" w:space="0" w:color="auto"/>
                <w:left w:val="none" w:sz="0" w:space="0" w:color="auto"/>
                <w:bottom w:val="none" w:sz="0" w:space="0" w:color="auto"/>
                <w:right w:val="none" w:sz="0" w:space="0" w:color="auto"/>
              </w:divBdr>
            </w:div>
            <w:div w:id="935598949">
              <w:marLeft w:val="0"/>
              <w:marRight w:val="0"/>
              <w:marTop w:val="0"/>
              <w:marBottom w:val="0"/>
              <w:divBdr>
                <w:top w:val="none" w:sz="0" w:space="0" w:color="auto"/>
                <w:left w:val="none" w:sz="0" w:space="0" w:color="auto"/>
                <w:bottom w:val="none" w:sz="0" w:space="0" w:color="auto"/>
                <w:right w:val="none" w:sz="0" w:space="0" w:color="auto"/>
              </w:divBdr>
            </w:div>
            <w:div w:id="947931529">
              <w:marLeft w:val="0"/>
              <w:marRight w:val="0"/>
              <w:marTop w:val="0"/>
              <w:marBottom w:val="0"/>
              <w:divBdr>
                <w:top w:val="none" w:sz="0" w:space="0" w:color="auto"/>
                <w:left w:val="none" w:sz="0" w:space="0" w:color="auto"/>
                <w:bottom w:val="none" w:sz="0" w:space="0" w:color="auto"/>
                <w:right w:val="none" w:sz="0" w:space="0" w:color="auto"/>
              </w:divBdr>
            </w:div>
            <w:div w:id="967667370">
              <w:marLeft w:val="0"/>
              <w:marRight w:val="0"/>
              <w:marTop w:val="0"/>
              <w:marBottom w:val="0"/>
              <w:divBdr>
                <w:top w:val="none" w:sz="0" w:space="0" w:color="auto"/>
                <w:left w:val="none" w:sz="0" w:space="0" w:color="auto"/>
                <w:bottom w:val="none" w:sz="0" w:space="0" w:color="auto"/>
                <w:right w:val="none" w:sz="0" w:space="0" w:color="auto"/>
              </w:divBdr>
            </w:div>
            <w:div w:id="1008874387">
              <w:marLeft w:val="0"/>
              <w:marRight w:val="0"/>
              <w:marTop w:val="0"/>
              <w:marBottom w:val="0"/>
              <w:divBdr>
                <w:top w:val="none" w:sz="0" w:space="0" w:color="auto"/>
                <w:left w:val="none" w:sz="0" w:space="0" w:color="auto"/>
                <w:bottom w:val="none" w:sz="0" w:space="0" w:color="auto"/>
                <w:right w:val="none" w:sz="0" w:space="0" w:color="auto"/>
              </w:divBdr>
            </w:div>
            <w:div w:id="1013916210">
              <w:marLeft w:val="0"/>
              <w:marRight w:val="0"/>
              <w:marTop w:val="0"/>
              <w:marBottom w:val="0"/>
              <w:divBdr>
                <w:top w:val="none" w:sz="0" w:space="0" w:color="auto"/>
                <w:left w:val="none" w:sz="0" w:space="0" w:color="auto"/>
                <w:bottom w:val="none" w:sz="0" w:space="0" w:color="auto"/>
                <w:right w:val="none" w:sz="0" w:space="0" w:color="auto"/>
              </w:divBdr>
            </w:div>
            <w:div w:id="1014957236">
              <w:marLeft w:val="0"/>
              <w:marRight w:val="0"/>
              <w:marTop w:val="0"/>
              <w:marBottom w:val="0"/>
              <w:divBdr>
                <w:top w:val="none" w:sz="0" w:space="0" w:color="auto"/>
                <w:left w:val="none" w:sz="0" w:space="0" w:color="auto"/>
                <w:bottom w:val="none" w:sz="0" w:space="0" w:color="auto"/>
                <w:right w:val="none" w:sz="0" w:space="0" w:color="auto"/>
              </w:divBdr>
            </w:div>
            <w:div w:id="1075470212">
              <w:marLeft w:val="0"/>
              <w:marRight w:val="0"/>
              <w:marTop w:val="0"/>
              <w:marBottom w:val="0"/>
              <w:divBdr>
                <w:top w:val="none" w:sz="0" w:space="0" w:color="auto"/>
                <w:left w:val="none" w:sz="0" w:space="0" w:color="auto"/>
                <w:bottom w:val="none" w:sz="0" w:space="0" w:color="auto"/>
                <w:right w:val="none" w:sz="0" w:space="0" w:color="auto"/>
              </w:divBdr>
            </w:div>
            <w:div w:id="1081101943">
              <w:marLeft w:val="0"/>
              <w:marRight w:val="0"/>
              <w:marTop w:val="0"/>
              <w:marBottom w:val="0"/>
              <w:divBdr>
                <w:top w:val="none" w:sz="0" w:space="0" w:color="auto"/>
                <w:left w:val="none" w:sz="0" w:space="0" w:color="auto"/>
                <w:bottom w:val="none" w:sz="0" w:space="0" w:color="auto"/>
                <w:right w:val="none" w:sz="0" w:space="0" w:color="auto"/>
              </w:divBdr>
            </w:div>
            <w:div w:id="1093630354">
              <w:marLeft w:val="0"/>
              <w:marRight w:val="0"/>
              <w:marTop w:val="0"/>
              <w:marBottom w:val="0"/>
              <w:divBdr>
                <w:top w:val="none" w:sz="0" w:space="0" w:color="auto"/>
                <w:left w:val="none" w:sz="0" w:space="0" w:color="auto"/>
                <w:bottom w:val="none" w:sz="0" w:space="0" w:color="auto"/>
                <w:right w:val="none" w:sz="0" w:space="0" w:color="auto"/>
              </w:divBdr>
            </w:div>
            <w:div w:id="1100026575">
              <w:marLeft w:val="0"/>
              <w:marRight w:val="0"/>
              <w:marTop w:val="0"/>
              <w:marBottom w:val="0"/>
              <w:divBdr>
                <w:top w:val="none" w:sz="0" w:space="0" w:color="auto"/>
                <w:left w:val="none" w:sz="0" w:space="0" w:color="auto"/>
                <w:bottom w:val="none" w:sz="0" w:space="0" w:color="auto"/>
                <w:right w:val="none" w:sz="0" w:space="0" w:color="auto"/>
              </w:divBdr>
            </w:div>
            <w:div w:id="1112748729">
              <w:marLeft w:val="0"/>
              <w:marRight w:val="0"/>
              <w:marTop w:val="0"/>
              <w:marBottom w:val="0"/>
              <w:divBdr>
                <w:top w:val="none" w:sz="0" w:space="0" w:color="auto"/>
                <w:left w:val="none" w:sz="0" w:space="0" w:color="auto"/>
                <w:bottom w:val="none" w:sz="0" w:space="0" w:color="auto"/>
                <w:right w:val="none" w:sz="0" w:space="0" w:color="auto"/>
              </w:divBdr>
            </w:div>
            <w:div w:id="1123575826">
              <w:marLeft w:val="0"/>
              <w:marRight w:val="0"/>
              <w:marTop w:val="0"/>
              <w:marBottom w:val="0"/>
              <w:divBdr>
                <w:top w:val="none" w:sz="0" w:space="0" w:color="auto"/>
                <w:left w:val="none" w:sz="0" w:space="0" w:color="auto"/>
                <w:bottom w:val="none" w:sz="0" w:space="0" w:color="auto"/>
                <w:right w:val="none" w:sz="0" w:space="0" w:color="auto"/>
              </w:divBdr>
            </w:div>
            <w:div w:id="1129470525">
              <w:marLeft w:val="0"/>
              <w:marRight w:val="0"/>
              <w:marTop w:val="0"/>
              <w:marBottom w:val="0"/>
              <w:divBdr>
                <w:top w:val="none" w:sz="0" w:space="0" w:color="auto"/>
                <w:left w:val="none" w:sz="0" w:space="0" w:color="auto"/>
                <w:bottom w:val="none" w:sz="0" w:space="0" w:color="auto"/>
                <w:right w:val="none" w:sz="0" w:space="0" w:color="auto"/>
              </w:divBdr>
            </w:div>
            <w:div w:id="1248493137">
              <w:marLeft w:val="0"/>
              <w:marRight w:val="0"/>
              <w:marTop w:val="0"/>
              <w:marBottom w:val="0"/>
              <w:divBdr>
                <w:top w:val="none" w:sz="0" w:space="0" w:color="auto"/>
                <w:left w:val="none" w:sz="0" w:space="0" w:color="auto"/>
                <w:bottom w:val="none" w:sz="0" w:space="0" w:color="auto"/>
                <w:right w:val="none" w:sz="0" w:space="0" w:color="auto"/>
              </w:divBdr>
            </w:div>
            <w:div w:id="1251962355">
              <w:marLeft w:val="0"/>
              <w:marRight w:val="0"/>
              <w:marTop w:val="0"/>
              <w:marBottom w:val="0"/>
              <w:divBdr>
                <w:top w:val="none" w:sz="0" w:space="0" w:color="auto"/>
                <w:left w:val="none" w:sz="0" w:space="0" w:color="auto"/>
                <w:bottom w:val="none" w:sz="0" w:space="0" w:color="auto"/>
                <w:right w:val="none" w:sz="0" w:space="0" w:color="auto"/>
              </w:divBdr>
            </w:div>
            <w:div w:id="1257135362">
              <w:marLeft w:val="0"/>
              <w:marRight w:val="0"/>
              <w:marTop w:val="0"/>
              <w:marBottom w:val="0"/>
              <w:divBdr>
                <w:top w:val="none" w:sz="0" w:space="0" w:color="auto"/>
                <w:left w:val="none" w:sz="0" w:space="0" w:color="auto"/>
                <w:bottom w:val="none" w:sz="0" w:space="0" w:color="auto"/>
                <w:right w:val="none" w:sz="0" w:space="0" w:color="auto"/>
              </w:divBdr>
            </w:div>
            <w:div w:id="1273438446">
              <w:marLeft w:val="0"/>
              <w:marRight w:val="0"/>
              <w:marTop w:val="0"/>
              <w:marBottom w:val="0"/>
              <w:divBdr>
                <w:top w:val="none" w:sz="0" w:space="0" w:color="auto"/>
                <w:left w:val="none" w:sz="0" w:space="0" w:color="auto"/>
                <w:bottom w:val="none" w:sz="0" w:space="0" w:color="auto"/>
                <w:right w:val="none" w:sz="0" w:space="0" w:color="auto"/>
              </w:divBdr>
            </w:div>
            <w:div w:id="1283879037">
              <w:marLeft w:val="0"/>
              <w:marRight w:val="0"/>
              <w:marTop w:val="0"/>
              <w:marBottom w:val="0"/>
              <w:divBdr>
                <w:top w:val="none" w:sz="0" w:space="0" w:color="auto"/>
                <w:left w:val="none" w:sz="0" w:space="0" w:color="auto"/>
                <w:bottom w:val="none" w:sz="0" w:space="0" w:color="auto"/>
                <w:right w:val="none" w:sz="0" w:space="0" w:color="auto"/>
              </w:divBdr>
            </w:div>
            <w:div w:id="1310405594">
              <w:marLeft w:val="0"/>
              <w:marRight w:val="0"/>
              <w:marTop w:val="0"/>
              <w:marBottom w:val="0"/>
              <w:divBdr>
                <w:top w:val="none" w:sz="0" w:space="0" w:color="auto"/>
                <w:left w:val="none" w:sz="0" w:space="0" w:color="auto"/>
                <w:bottom w:val="none" w:sz="0" w:space="0" w:color="auto"/>
                <w:right w:val="none" w:sz="0" w:space="0" w:color="auto"/>
              </w:divBdr>
            </w:div>
            <w:div w:id="1314333556">
              <w:marLeft w:val="0"/>
              <w:marRight w:val="0"/>
              <w:marTop w:val="0"/>
              <w:marBottom w:val="0"/>
              <w:divBdr>
                <w:top w:val="none" w:sz="0" w:space="0" w:color="auto"/>
                <w:left w:val="none" w:sz="0" w:space="0" w:color="auto"/>
                <w:bottom w:val="none" w:sz="0" w:space="0" w:color="auto"/>
                <w:right w:val="none" w:sz="0" w:space="0" w:color="auto"/>
              </w:divBdr>
            </w:div>
            <w:div w:id="1341275905">
              <w:marLeft w:val="0"/>
              <w:marRight w:val="0"/>
              <w:marTop w:val="0"/>
              <w:marBottom w:val="0"/>
              <w:divBdr>
                <w:top w:val="none" w:sz="0" w:space="0" w:color="auto"/>
                <w:left w:val="none" w:sz="0" w:space="0" w:color="auto"/>
                <w:bottom w:val="none" w:sz="0" w:space="0" w:color="auto"/>
                <w:right w:val="none" w:sz="0" w:space="0" w:color="auto"/>
              </w:divBdr>
            </w:div>
            <w:div w:id="1364788721">
              <w:marLeft w:val="0"/>
              <w:marRight w:val="0"/>
              <w:marTop w:val="0"/>
              <w:marBottom w:val="0"/>
              <w:divBdr>
                <w:top w:val="none" w:sz="0" w:space="0" w:color="auto"/>
                <w:left w:val="none" w:sz="0" w:space="0" w:color="auto"/>
                <w:bottom w:val="none" w:sz="0" w:space="0" w:color="auto"/>
                <w:right w:val="none" w:sz="0" w:space="0" w:color="auto"/>
              </w:divBdr>
            </w:div>
            <w:div w:id="1405108527">
              <w:marLeft w:val="0"/>
              <w:marRight w:val="0"/>
              <w:marTop w:val="0"/>
              <w:marBottom w:val="0"/>
              <w:divBdr>
                <w:top w:val="none" w:sz="0" w:space="0" w:color="auto"/>
                <w:left w:val="none" w:sz="0" w:space="0" w:color="auto"/>
                <w:bottom w:val="none" w:sz="0" w:space="0" w:color="auto"/>
                <w:right w:val="none" w:sz="0" w:space="0" w:color="auto"/>
              </w:divBdr>
            </w:div>
            <w:div w:id="1413308579">
              <w:marLeft w:val="0"/>
              <w:marRight w:val="0"/>
              <w:marTop w:val="0"/>
              <w:marBottom w:val="0"/>
              <w:divBdr>
                <w:top w:val="none" w:sz="0" w:space="0" w:color="auto"/>
                <w:left w:val="none" w:sz="0" w:space="0" w:color="auto"/>
                <w:bottom w:val="none" w:sz="0" w:space="0" w:color="auto"/>
                <w:right w:val="none" w:sz="0" w:space="0" w:color="auto"/>
              </w:divBdr>
            </w:div>
            <w:div w:id="1433669904">
              <w:marLeft w:val="0"/>
              <w:marRight w:val="0"/>
              <w:marTop w:val="0"/>
              <w:marBottom w:val="0"/>
              <w:divBdr>
                <w:top w:val="none" w:sz="0" w:space="0" w:color="auto"/>
                <w:left w:val="none" w:sz="0" w:space="0" w:color="auto"/>
                <w:bottom w:val="none" w:sz="0" w:space="0" w:color="auto"/>
                <w:right w:val="none" w:sz="0" w:space="0" w:color="auto"/>
              </w:divBdr>
            </w:div>
            <w:div w:id="1488476270">
              <w:marLeft w:val="0"/>
              <w:marRight w:val="0"/>
              <w:marTop w:val="0"/>
              <w:marBottom w:val="0"/>
              <w:divBdr>
                <w:top w:val="none" w:sz="0" w:space="0" w:color="auto"/>
                <w:left w:val="none" w:sz="0" w:space="0" w:color="auto"/>
                <w:bottom w:val="none" w:sz="0" w:space="0" w:color="auto"/>
                <w:right w:val="none" w:sz="0" w:space="0" w:color="auto"/>
              </w:divBdr>
            </w:div>
            <w:div w:id="1494754216">
              <w:marLeft w:val="0"/>
              <w:marRight w:val="0"/>
              <w:marTop w:val="0"/>
              <w:marBottom w:val="0"/>
              <w:divBdr>
                <w:top w:val="none" w:sz="0" w:space="0" w:color="auto"/>
                <w:left w:val="none" w:sz="0" w:space="0" w:color="auto"/>
                <w:bottom w:val="none" w:sz="0" w:space="0" w:color="auto"/>
                <w:right w:val="none" w:sz="0" w:space="0" w:color="auto"/>
              </w:divBdr>
            </w:div>
            <w:div w:id="1589466451">
              <w:marLeft w:val="0"/>
              <w:marRight w:val="0"/>
              <w:marTop w:val="0"/>
              <w:marBottom w:val="0"/>
              <w:divBdr>
                <w:top w:val="none" w:sz="0" w:space="0" w:color="auto"/>
                <w:left w:val="none" w:sz="0" w:space="0" w:color="auto"/>
                <w:bottom w:val="none" w:sz="0" w:space="0" w:color="auto"/>
                <w:right w:val="none" w:sz="0" w:space="0" w:color="auto"/>
              </w:divBdr>
            </w:div>
            <w:div w:id="1600062656">
              <w:marLeft w:val="0"/>
              <w:marRight w:val="0"/>
              <w:marTop w:val="0"/>
              <w:marBottom w:val="0"/>
              <w:divBdr>
                <w:top w:val="none" w:sz="0" w:space="0" w:color="auto"/>
                <w:left w:val="none" w:sz="0" w:space="0" w:color="auto"/>
                <w:bottom w:val="none" w:sz="0" w:space="0" w:color="auto"/>
                <w:right w:val="none" w:sz="0" w:space="0" w:color="auto"/>
              </w:divBdr>
            </w:div>
            <w:div w:id="1700473816">
              <w:marLeft w:val="0"/>
              <w:marRight w:val="0"/>
              <w:marTop w:val="0"/>
              <w:marBottom w:val="0"/>
              <w:divBdr>
                <w:top w:val="none" w:sz="0" w:space="0" w:color="auto"/>
                <w:left w:val="none" w:sz="0" w:space="0" w:color="auto"/>
                <w:bottom w:val="none" w:sz="0" w:space="0" w:color="auto"/>
                <w:right w:val="none" w:sz="0" w:space="0" w:color="auto"/>
              </w:divBdr>
            </w:div>
            <w:div w:id="1701928142">
              <w:marLeft w:val="0"/>
              <w:marRight w:val="0"/>
              <w:marTop w:val="0"/>
              <w:marBottom w:val="0"/>
              <w:divBdr>
                <w:top w:val="none" w:sz="0" w:space="0" w:color="auto"/>
                <w:left w:val="none" w:sz="0" w:space="0" w:color="auto"/>
                <w:bottom w:val="none" w:sz="0" w:space="0" w:color="auto"/>
                <w:right w:val="none" w:sz="0" w:space="0" w:color="auto"/>
              </w:divBdr>
            </w:div>
            <w:div w:id="1709912697">
              <w:marLeft w:val="0"/>
              <w:marRight w:val="0"/>
              <w:marTop w:val="0"/>
              <w:marBottom w:val="0"/>
              <w:divBdr>
                <w:top w:val="none" w:sz="0" w:space="0" w:color="auto"/>
                <w:left w:val="none" w:sz="0" w:space="0" w:color="auto"/>
                <w:bottom w:val="none" w:sz="0" w:space="0" w:color="auto"/>
                <w:right w:val="none" w:sz="0" w:space="0" w:color="auto"/>
              </w:divBdr>
            </w:div>
            <w:div w:id="1710646775">
              <w:marLeft w:val="0"/>
              <w:marRight w:val="0"/>
              <w:marTop w:val="0"/>
              <w:marBottom w:val="0"/>
              <w:divBdr>
                <w:top w:val="none" w:sz="0" w:space="0" w:color="auto"/>
                <w:left w:val="none" w:sz="0" w:space="0" w:color="auto"/>
                <w:bottom w:val="none" w:sz="0" w:space="0" w:color="auto"/>
                <w:right w:val="none" w:sz="0" w:space="0" w:color="auto"/>
              </w:divBdr>
            </w:div>
            <w:div w:id="1711690176">
              <w:marLeft w:val="0"/>
              <w:marRight w:val="0"/>
              <w:marTop w:val="0"/>
              <w:marBottom w:val="0"/>
              <w:divBdr>
                <w:top w:val="none" w:sz="0" w:space="0" w:color="auto"/>
                <w:left w:val="none" w:sz="0" w:space="0" w:color="auto"/>
                <w:bottom w:val="none" w:sz="0" w:space="0" w:color="auto"/>
                <w:right w:val="none" w:sz="0" w:space="0" w:color="auto"/>
              </w:divBdr>
            </w:div>
            <w:div w:id="1722899197">
              <w:marLeft w:val="0"/>
              <w:marRight w:val="0"/>
              <w:marTop w:val="0"/>
              <w:marBottom w:val="0"/>
              <w:divBdr>
                <w:top w:val="none" w:sz="0" w:space="0" w:color="auto"/>
                <w:left w:val="none" w:sz="0" w:space="0" w:color="auto"/>
                <w:bottom w:val="none" w:sz="0" w:space="0" w:color="auto"/>
                <w:right w:val="none" w:sz="0" w:space="0" w:color="auto"/>
              </w:divBdr>
            </w:div>
            <w:div w:id="1747221801">
              <w:marLeft w:val="0"/>
              <w:marRight w:val="0"/>
              <w:marTop w:val="0"/>
              <w:marBottom w:val="0"/>
              <w:divBdr>
                <w:top w:val="none" w:sz="0" w:space="0" w:color="auto"/>
                <w:left w:val="none" w:sz="0" w:space="0" w:color="auto"/>
                <w:bottom w:val="none" w:sz="0" w:space="0" w:color="auto"/>
                <w:right w:val="none" w:sz="0" w:space="0" w:color="auto"/>
              </w:divBdr>
            </w:div>
            <w:div w:id="1771897386">
              <w:marLeft w:val="0"/>
              <w:marRight w:val="0"/>
              <w:marTop w:val="0"/>
              <w:marBottom w:val="0"/>
              <w:divBdr>
                <w:top w:val="none" w:sz="0" w:space="0" w:color="auto"/>
                <w:left w:val="none" w:sz="0" w:space="0" w:color="auto"/>
                <w:bottom w:val="none" w:sz="0" w:space="0" w:color="auto"/>
                <w:right w:val="none" w:sz="0" w:space="0" w:color="auto"/>
              </w:divBdr>
            </w:div>
            <w:div w:id="1796019660">
              <w:marLeft w:val="0"/>
              <w:marRight w:val="0"/>
              <w:marTop w:val="0"/>
              <w:marBottom w:val="0"/>
              <w:divBdr>
                <w:top w:val="none" w:sz="0" w:space="0" w:color="auto"/>
                <w:left w:val="none" w:sz="0" w:space="0" w:color="auto"/>
                <w:bottom w:val="none" w:sz="0" w:space="0" w:color="auto"/>
                <w:right w:val="none" w:sz="0" w:space="0" w:color="auto"/>
              </w:divBdr>
            </w:div>
            <w:div w:id="1808933040">
              <w:marLeft w:val="0"/>
              <w:marRight w:val="0"/>
              <w:marTop w:val="0"/>
              <w:marBottom w:val="0"/>
              <w:divBdr>
                <w:top w:val="none" w:sz="0" w:space="0" w:color="auto"/>
                <w:left w:val="none" w:sz="0" w:space="0" w:color="auto"/>
                <w:bottom w:val="none" w:sz="0" w:space="0" w:color="auto"/>
                <w:right w:val="none" w:sz="0" w:space="0" w:color="auto"/>
              </w:divBdr>
            </w:div>
            <w:div w:id="1812595543">
              <w:marLeft w:val="0"/>
              <w:marRight w:val="0"/>
              <w:marTop w:val="0"/>
              <w:marBottom w:val="0"/>
              <w:divBdr>
                <w:top w:val="none" w:sz="0" w:space="0" w:color="auto"/>
                <w:left w:val="none" w:sz="0" w:space="0" w:color="auto"/>
                <w:bottom w:val="none" w:sz="0" w:space="0" w:color="auto"/>
                <w:right w:val="none" w:sz="0" w:space="0" w:color="auto"/>
              </w:divBdr>
            </w:div>
            <w:div w:id="1842620025">
              <w:marLeft w:val="0"/>
              <w:marRight w:val="0"/>
              <w:marTop w:val="0"/>
              <w:marBottom w:val="0"/>
              <w:divBdr>
                <w:top w:val="none" w:sz="0" w:space="0" w:color="auto"/>
                <w:left w:val="none" w:sz="0" w:space="0" w:color="auto"/>
                <w:bottom w:val="none" w:sz="0" w:space="0" w:color="auto"/>
                <w:right w:val="none" w:sz="0" w:space="0" w:color="auto"/>
              </w:divBdr>
            </w:div>
            <w:div w:id="1856070413">
              <w:marLeft w:val="0"/>
              <w:marRight w:val="0"/>
              <w:marTop w:val="0"/>
              <w:marBottom w:val="0"/>
              <w:divBdr>
                <w:top w:val="none" w:sz="0" w:space="0" w:color="auto"/>
                <w:left w:val="none" w:sz="0" w:space="0" w:color="auto"/>
                <w:bottom w:val="none" w:sz="0" w:space="0" w:color="auto"/>
                <w:right w:val="none" w:sz="0" w:space="0" w:color="auto"/>
              </w:divBdr>
            </w:div>
            <w:div w:id="1860506359">
              <w:marLeft w:val="0"/>
              <w:marRight w:val="0"/>
              <w:marTop w:val="0"/>
              <w:marBottom w:val="0"/>
              <w:divBdr>
                <w:top w:val="none" w:sz="0" w:space="0" w:color="auto"/>
                <w:left w:val="none" w:sz="0" w:space="0" w:color="auto"/>
                <w:bottom w:val="none" w:sz="0" w:space="0" w:color="auto"/>
                <w:right w:val="none" w:sz="0" w:space="0" w:color="auto"/>
              </w:divBdr>
            </w:div>
            <w:div w:id="1886209441">
              <w:marLeft w:val="0"/>
              <w:marRight w:val="0"/>
              <w:marTop w:val="0"/>
              <w:marBottom w:val="0"/>
              <w:divBdr>
                <w:top w:val="none" w:sz="0" w:space="0" w:color="auto"/>
                <w:left w:val="none" w:sz="0" w:space="0" w:color="auto"/>
                <w:bottom w:val="none" w:sz="0" w:space="0" w:color="auto"/>
                <w:right w:val="none" w:sz="0" w:space="0" w:color="auto"/>
              </w:divBdr>
            </w:div>
            <w:div w:id="1907259368">
              <w:marLeft w:val="0"/>
              <w:marRight w:val="0"/>
              <w:marTop w:val="0"/>
              <w:marBottom w:val="0"/>
              <w:divBdr>
                <w:top w:val="none" w:sz="0" w:space="0" w:color="auto"/>
                <w:left w:val="none" w:sz="0" w:space="0" w:color="auto"/>
                <w:bottom w:val="none" w:sz="0" w:space="0" w:color="auto"/>
                <w:right w:val="none" w:sz="0" w:space="0" w:color="auto"/>
              </w:divBdr>
            </w:div>
            <w:div w:id="1909611102">
              <w:marLeft w:val="0"/>
              <w:marRight w:val="0"/>
              <w:marTop w:val="0"/>
              <w:marBottom w:val="0"/>
              <w:divBdr>
                <w:top w:val="none" w:sz="0" w:space="0" w:color="auto"/>
                <w:left w:val="none" w:sz="0" w:space="0" w:color="auto"/>
                <w:bottom w:val="none" w:sz="0" w:space="0" w:color="auto"/>
                <w:right w:val="none" w:sz="0" w:space="0" w:color="auto"/>
              </w:divBdr>
            </w:div>
            <w:div w:id="1916088054">
              <w:marLeft w:val="0"/>
              <w:marRight w:val="0"/>
              <w:marTop w:val="0"/>
              <w:marBottom w:val="0"/>
              <w:divBdr>
                <w:top w:val="none" w:sz="0" w:space="0" w:color="auto"/>
                <w:left w:val="none" w:sz="0" w:space="0" w:color="auto"/>
                <w:bottom w:val="none" w:sz="0" w:space="0" w:color="auto"/>
                <w:right w:val="none" w:sz="0" w:space="0" w:color="auto"/>
              </w:divBdr>
            </w:div>
            <w:div w:id="1972127133">
              <w:marLeft w:val="0"/>
              <w:marRight w:val="0"/>
              <w:marTop w:val="0"/>
              <w:marBottom w:val="0"/>
              <w:divBdr>
                <w:top w:val="none" w:sz="0" w:space="0" w:color="auto"/>
                <w:left w:val="none" w:sz="0" w:space="0" w:color="auto"/>
                <w:bottom w:val="none" w:sz="0" w:space="0" w:color="auto"/>
                <w:right w:val="none" w:sz="0" w:space="0" w:color="auto"/>
              </w:divBdr>
            </w:div>
            <w:div w:id="1974288809">
              <w:marLeft w:val="0"/>
              <w:marRight w:val="0"/>
              <w:marTop w:val="0"/>
              <w:marBottom w:val="0"/>
              <w:divBdr>
                <w:top w:val="none" w:sz="0" w:space="0" w:color="auto"/>
                <w:left w:val="none" w:sz="0" w:space="0" w:color="auto"/>
                <w:bottom w:val="none" w:sz="0" w:space="0" w:color="auto"/>
                <w:right w:val="none" w:sz="0" w:space="0" w:color="auto"/>
              </w:divBdr>
            </w:div>
            <w:div w:id="2001956973">
              <w:marLeft w:val="0"/>
              <w:marRight w:val="0"/>
              <w:marTop w:val="0"/>
              <w:marBottom w:val="0"/>
              <w:divBdr>
                <w:top w:val="none" w:sz="0" w:space="0" w:color="auto"/>
                <w:left w:val="none" w:sz="0" w:space="0" w:color="auto"/>
                <w:bottom w:val="none" w:sz="0" w:space="0" w:color="auto"/>
                <w:right w:val="none" w:sz="0" w:space="0" w:color="auto"/>
              </w:divBdr>
            </w:div>
            <w:div w:id="2042586105">
              <w:marLeft w:val="0"/>
              <w:marRight w:val="0"/>
              <w:marTop w:val="0"/>
              <w:marBottom w:val="0"/>
              <w:divBdr>
                <w:top w:val="none" w:sz="0" w:space="0" w:color="auto"/>
                <w:left w:val="none" w:sz="0" w:space="0" w:color="auto"/>
                <w:bottom w:val="none" w:sz="0" w:space="0" w:color="auto"/>
                <w:right w:val="none" w:sz="0" w:space="0" w:color="auto"/>
              </w:divBdr>
            </w:div>
            <w:div w:id="2047830305">
              <w:marLeft w:val="0"/>
              <w:marRight w:val="0"/>
              <w:marTop w:val="0"/>
              <w:marBottom w:val="0"/>
              <w:divBdr>
                <w:top w:val="none" w:sz="0" w:space="0" w:color="auto"/>
                <w:left w:val="none" w:sz="0" w:space="0" w:color="auto"/>
                <w:bottom w:val="none" w:sz="0" w:space="0" w:color="auto"/>
                <w:right w:val="none" w:sz="0" w:space="0" w:color="auto"/>
              </w:divBdr>
            </w:div>
            <w:div w:id="2056852340">
              <w:marLeft w:val="0"/>
              <w:marRight w:val="0"/>
              <w:marTop w:val="0"/>
              <w:marBottom w:val="0"/>
              <w:divBdr>
                <w:top w:val="none" w:sz="0" w:space="0" w:color="auto"/>
                <w:left w:val="none" w:sz="0" w:space="0" w:color="auto"/>
                <w:bottom w:val="none" w:sz="0" w:space="0" w:color="auto"/>
                <w:right w:val="none" w:sz="0" w:space="0" w:color="auto"/>
              </w:divBdr>
            </w:div>
            <w:div w:id="2071339006">
              <w:marLeft w:val="0"/>
              <w:marRight w:val="0"/>
              <w:marTop w:val="0"/>
              <w:marBottom w:val="0"/>
              <w:divBdr>
                <w:top w:val="none" w:sz="0" w:space="0" w:color="auto"/>
                <w:left w:val="none" w:sz="0" w:space="0" w:color="auto"/>
                <w:bottom w:val="none" w:sz="0" w:space="0" w:color="auto"/>
                <w:right w:val="none" w:sz="0" w:space="0" w:color="auto"/>
              </w:divBdr>
            </w:div>
            <w:div w:id="2089231388">
              <w:marLeft w:val="0"/>
              <w:marRight w:val="0"/>
              <w:marTop w:val="0"/>
              <w:marBottom w:val="0"/>
              <w:divBdr>
                <w:top w:val="none" w:sz="0" w:space="0" w:color="auto"/>
                <w:left w:val="none" w:sz="0" w:space="0" w:color="auto"/>
                <w:bottom w:val="none" w:sz="0" w:space="0" w:color="auto"/>
                <w:right w:val="none" w:sz="0" w:space="0" w:color="auto"/>
              </w:divBdr>
            </w:div>
            <w:div w:id="2104909230">
              <w:marLeft w:val="0"/>
              <w:marRight w:val="0"/>
              <w:marTop w:val="0"/>
              <w:marBottom w:val="0"/>
              <w:divBdr>
                <w:top w:val="none" w:sz="0" w:space="0" w:color="auto"/>
                <w:left w:val="none" w:sz="0" w:space="0" w:color="auto"/>
                <w:bottom w:val="none" w:sz="0" w:space="0" w:color="auto"/>
                <w:right w:val="none" w:sz="0" w:space="0" w:color="auto"/>
              </w:divBdr>
            </w:div>
            <w:div w:id="2105421351">
              <w:marLeft w:val="0"/>
              <w:marRight w:val="0"/>
              <w:marTop w:val="0"/>
              <w:marBottom w:val="0"/>
              <w:divBdr>
                <w:top w:val="none" w:sz="0" w:space="0" w:color="auto"/>
                <w:left w:val="none" w:sz="0" w:space="0" w:color="auto"/>
                <w:bottom w:val="none" w:sz="0" w:space="0" w:color="auto"/>
                <w:right w:val="none" w:sz="0" w:space="0" w:color="auto"/>
              </w:divBdr>
            </w:div>
            <w:div w:id="2131195225">
              <w:marLeft w:val="0"/>
              <w:marRight w:val="0"/>
              <w:marTop w:val="0"/>
              <w:marBottom w:val="0"/>
              <w:divBdr>
                <w:top w:val="none" w:sz="0" w:space="0" w:color="auto"/>
                <w:left w:val="none" w:sz="0" w:space="0" w:color="auto"/>
                <w:bottom w:val="none" w:sz="0" w:space="0" w:color="auto"/>
                <w:right w:val="none" w:sz="0" w:space="0" w:color="auto"/>
              </w:divBdr>
            </w:div>
            <w:div w:id="2137602242">
              <w:marLeft w:val="0"/>
              <w:marRight w:val="0"/>
              <w:marTop w:val="0"/>
              <w:marBottom w:val="0"/>
              <w:divBdr>
                <w:top w:val="none" w:sz="0" w:space="0" w:color="auto"/>
                <w:left w:val="none" w:sz="0" w:space="0" w:color="auto"/>
                <w:bottom w:val="none" w:sz="0" w:space="0" w:color="auto"/>
                <w:right w:val="none" w:sz="0" w:space="0" w:color="auto"/>
              </w:divBdr>
            </w:div>
          </w:divsChild>
        </w:div>
        <w:div w:id="322007282">
          <w:marLeft w:val="0"/>
          <w:marRight w:val="0"/>
          <w:marTop w:val="0"/>
          <w:marBottom w:val="0"/>
          <w:divBdr>
            <w:top w:val="none" w:sz="0" w:space="0" w:color="auto"/>
            <w:left w:val="none" w:sz="0" w:space="0" w:color="auto"/>
            <w:bottom w:val="none" w:sz="0" w:space="0" w:color="auto"/>
            <w:right w:val="none" w:sz="0" w:space="0" w:color="auto"/>
          </w:divBdr>
          <w:divsChild>
            <w:div w:id="1638993611">
              <w:marLeft w:val="0"/>
              <w:marRight w:val="0"/>
              <w:marTop w:val="0"/>
              <w:marBottom w:val="0"/>
              <w:divBdr>
                <w:top w:val="none" w:sz="0" w:space="0" w:color="auto"/>
                <w:left w:val="none" w:sz="0" w:space="0" w:color="auto"/>
                <w:bottom w:val="none" w:sz="0" w:space="0" w:color="auto"/>
                <w:right w:val="none" w:sz="0" w:space="0" w:color="auto"/>
              </w:divBdr>
            </w:div>
          </w:divsChild>
        </w:div>
        <w:div w:id="405541373">
          <w:marLeft w:val="0"/>
          <w:marRight w:val="0"/>
          <w:marTop w:val="0"/>
          <w:marBottom w:val="0"/>
          <w:divBdr>
            <w:top w:val="none" w:sz="0" w:space="0" w:color="auto"/>
            <w:left w:val="none" w:sz="0" w:space="0" w:color="auto"/>
            <w:bottom w:val="none" w:sz="0" w:space="0" w:color="auto"/>
            <w:right w:val="none" w:sz="0" w:space="0" w:color="auto"/>
          </w:divBdr>
          <w:divsChild>
            <w:div w:id="63334897">
              <w:marLeft w:val="0"/>
              <w:marRight w:val="0"/>
              <w:marTop w:val="0"/>
              <w:marBottom w:val="0"/>
              <w:divBdr>
                <w:top w:val="none" w:sz="0" w:space="0" w:color="auto"/>
                <w:left w:val="none" w:sz="0" w:space="0" w:color="auto"/>
                <w:bottom w:val="none" w:sz="0" w:space="0" w:color="auto"/>
                <w:right w:val="none" w:sz="0" w:space="0" w:color="auto"/>
              </w:divBdr>
            </w:div>
            <w:div w:id="66461929">
              <w:marLeft w:val="0"/>
              <w:marRight w:val="0"/>
              <w:marTop w:val="0"/>
              <w:marBottom w:val="0"/>
              <w:divBdr>
                <w:top w:val="none" w:sz="0" w:space="0" w:color="auto"/>
                <w:left w:val="none" w:sz="0" w:space="0" w:color="auto"/>
                <w:bottom w:val="none" w:sz="0" w:space="0" w:color="auto"/>
                <w:right w:val="none" w:sz="0" w:space="0" w:color="auto"/>
              </w:divBdr>
            </w:div>
            <w:div w:id="101345288">
              <w:marLeft w:val="0"/>
              <w:marRight w:val="0"/>
              <w:marTop w:val="0"/>
              <w:marBottom w:val="0"/>
              <w:divBdr>
                <w:top w:val="none" w:sz="0" w:space="0" w:color="auto"/>
                <w:left w:val="none" w:sz="0" w:space="0" w:color="auto"/>
                <w:bottom w:val="none" w:sz="0" w:space="0" w:color="auto"/>
                <w:right w:val="none" w:sz="0" w:space="0" w:color="auto"/>
              </w:divBdr>
            </w:div>
            <w:div w:id="113403289">
              <w:marLeft w:val="0"/>
              <w:marRight w:val="0"/>
              <w:marTop w:val="0"/>
              <w:marBottom w:val="0"/>
              <w:divBdr>
                <w:top w:val="none" w:sz="0" w:space="0" w:color="auto"/>
                <w:left w:val="none" w:sz="0" w:space="0" w:color="auto"/>
                <w:bottom w:val="none" w:sz="0" w:space="0" w:color="auto"/>
                <w:right w:val="none" w:sz="0" w:space="0" w:color="auto"/>
              </w:divBdr>
            </w:div>
            <w:div w:id="144669371">
              <w:marLeft w:val="0"/>
              <w:marRight w:val="0"/>
              <w:marTop w:val="0"/>
              <w:marBottom w:val="0"/>
              <w:divBdr>
                <w:top w:val="none" w:sz="0" w:space="0" w:color="auto"/>
                <w:left w:val="none" w:sz="0" w:space="0" w:color="auto"/>
                <w:bottom w:val="none" w:sz="0" w:space="0" w:color="auto"/>
                <w:right w:val="none" w:sz="0" w:space="0" w:color="auto"/>
              </w:divBdr>
            </w:div>
            <w:div w:id="155416041">
              <w:marLeft w:val="0"/>
              <w:marRight w:val="0"/>
              <w:marTop w:val="0"/>
              <w:marBottom w:val="0"/>
              <w:divBdr>
                <w:top w:val="none" w:sz="0" w:space="0" w:color="auto"/>
                <w:left w:val="none" w:sz="0" w:space="0" w:color="auto"/>
                <w:bottom w:val="none" w:sz="0" w:space="0" w:color="auto"/>
                <w:right w:val="none" w:sz="0" w:space="0" w:color="auto"/>
              </w:divBdr>
            </w:div>
            <w:div w:id="202910428">
              <w:marLeft w:val="0"/>
              <w:marRight w:val="0"/>
              <w:marTop w:val="0"/>
              <w:marBottom w:val="0"/>
              <w:divBdr>
                <w:top w:val="none" w:sz="0" w:space="0" w:color="auto"/>
                <w:left w:val="none" w:sz="0" w:space="0" w:color="auto"/>
                <w:bottom w:val="none" w:sz="0" w:space="0" w:color="auto"/>
                <w:right w:val="none" w:sz="0" w:space="0" w:color="auto"/>
              </w:divBdr>
            </w:div>
            <w:div w:id="212548218">
              <w:marLeft w:val="0"/>
              <w:marRight w:val="0"/>
              <w:marTop w:val="0"/>
              <w:marBottom w:val="0"/>
              <w:divBdr>
                <w:top w:val="none" w:sz="0" w:space="0" w:color="auto"/>
                <w:left w:val="none" w:sz="0" w:space="0" w:color="auto"/>
                <w:bottom w:val="none" w:sz="0" w:space="0" w:color="auto"/>
                <w:right w:val="none" w:sz="0" w:space="0" w:color="auto"/>
              </w:divBdr>
            </w:div>
            <w:div w:id="237371399">
              <w:marLeft w:val="0"/>
              <w:marRight w:val="0"/>
              <w:marTop w:val="0"/>
              <w:marBottom w:val="0"/>
              <w:divBdr>
                <w:top w:val="none" w:sz="0" w:space="0" w:color="auto"/>
                <w:left w:val="none" w:sz="0" w:space="0" w:color="auto"/>
                <w:bottom w:val="none" w:sz="0" w:space="0" w:color="auto"/>
                <w:right w:val="none" w:sz="0" w:space="0" w:color="auto"/>
              </w:divBdr>
            </w:div>
            <w:div w:id="343480894">
              <w:marLeft w:val="0"/>
              <w:marRight w:val="0"/>
              <w:marTop w:val="0"/>
              <w:marBottom w:val="0"/>
              <w:divBdr>
                <w:top w:val="none" w:sz="0" w:space="0" w:color="auto"/>
                <w:left w:val="none" w:sz="0" w:space="0" w:color="auto"/>
                <w:bottom w:val="none" w:sz="0" w:space="0" w:color="auto"/>
                <w:right w:val="none" w:sz="0" w:space="0" w:color="auto"/>
              </w:divBdr>
            </w:div>
            <w:div w:id="385570150">
              <w:marLeft w:val="0"/>
              <w:marRight w:val="0"/>
              <w:marTop w:val="0"/>
              <w:marBottom w:val="0"/>
              <w:divBdr>
                <w:top w:val="none" w:sz="0" w:space="0" w:color="auto"/>
                <w:left w:val="none" w:sz="0" w:space="0" w:color="auto"/>
                <w:bottom w:val="none" w:sz="0" w:space="0" w:color="auto"/>
                <w:right w:val="none" w:sz="0" w:space="0" w:color="auto"/>
              </w:divBdr>
            </w:div>
            <w:div w:id="404181449">
              <w:marLeft w:val="0"/>
              <w:marRight w:val="0"/>
              <w:marTop w:val="0"/>
              <w:marBottom w:val="0"/>
              <w:divBdr>
                <w:top w:val="none" w:sz="0" w:space="0" w:color="auto"/>
                <w:left w:val="none" w:sz="0" w:space="0" w:color="auto"/>
                <w:bottom w:val="none" w:sz="0" w:space="0" w:color="auto"/>
                <w:right w:val="none" w:sz="0" w:space="0" w:color="auto"/>
              </w:divBdr>
            </w:div>
            <w:div w:id="456145469">
              <w:marLeft w:val="0"/>
              <w:marRight w:val="0"/>
              <w:marTop w:val="0"/>
              <w:marBottom w:val="0"/>
              <w:divBdr>
                <w:top w:val="none" w:sz="0" w:space="0" w:color="auto"/>
                <w:left w:val="none" w:sz="0" w:space="0" w:color="auto"/>
                <w:bottom w:val="none" w:sz="0" w:space="0" w:color="auto"/>
                <w:right w:val="none" w:sz="0" w:space="0" w:color="auto"/>
              </w:divBdr>
            </w:div>
            <w:div w:id="456147578">
              <w:marLeft w:val="0"/>
              <w:marRight w:val="0"/>
              <w:marTop w:val="0"/>
              <w:marBottom w:val="0"/>
              <w:divBdr>
                <w:top w:val="none" w:sz="0" w:space="0" w:color="auto"/>
                <w:left w:val="none" w:sz="0" w:space="0" w:color="auto"/>
                <w:bottom w:val="none" w:sz="0" w:space="0" w:color="auto"/>
                <w:right w:val="none" w:sz="0" w:space="0" w:color="auto"/>
              </w:divBdr>
            </w:div>
            <w:div w:id="507409545">
              <w:marLeft w:val="0"/>
              <w:marRight w:val="0"/>
              <w:marTop w:val="0"/>
              <w:marBottom w:val="0"/>
              <w:divBdr>
                <w:top w:val="none" w:sz="0" w:space="0" w:color="auto"/>
                <w:left w:val="none" w:sz="0" w:space="0" w:color="auto"/>
                <w:bottom w:val="none" w:sz="0" w:space="0" w:color="auto"/>
                <w:right w:val="none" w:sz="0" w:space="0" w:color="auto"/>
              </w:divBdr>
            </w:div>
            <w:div w:id="515655427">
              <w:marLeft w:val="0"/>
              <w:marRight w:val="0"/>
              <w:marTop w:val="0"/>
              <w:marBottom w:val="0"/>
              <w:divBdr>
                <w:top w:val="none" w:sz="0" w:space="0" w:color="auto"/>
                <w:left w:val="none" w:sz="0" w:space="0" w:color="auto"/>
                <w:bottom w:val="none" w:sz="0" w:space="0" w:color="auto"/>
                <w:right w:val="none" w:sz="0" w:space="0" w:color="auto"/>
              </w:divBdr>
            </w:div>
            <w:div w:id="530727222">
              <w:marLeft w:val="0"/>
              <w:marRight w:val="0"/>
              <w:marTop w:val="0"/>
              <w:marBottom w:val="0"/>
              <w:divBdr>
                <w:top w:val="none" w:sz="0" w:space="0" w:color="auto"/>
                <w:left w:val="none" w:sz="0" w:space="0" w:color="auto"/>
                <w:bottom w:val="none" w:sz="0" w:space="0" w:color="auto"/>
                <w:right w:val="none" w:sz="0" w:space="0" w:color="auto"/>
              </w:divBdr>
            </w:div>
            <w:div w:id="542131596">
              <w:marLeft w:val="0"/>
              <w:marRight w:val="0"/>
              <w:marTop w:val="0"/>
              <w:marBottom w:val="0"/>
              <w:divBdr>
                <w:top w:val="none" w:sz="0" w:space="0" w:color="auto"/>
                <w:left w:val="none" w:sz="0" w:space="0" w:color="auto"/>
                <w:bottom w:val="none" w:sz="0" w:space="0" w:color="auto"/>
                <w:right w:val="none" w:sz="0" w:space="0" w:color="auto"/>
              </w:divBdr>
            </w:div>
            <w:div w:id="576092638">
              <w:marLeft w:val="0"/>
              <w:marRight w:val="0"/>
              <w:marTop w:val="0"/>
              <w:marBottom w:val="0"/>
              <w:divBdr>
                <w:top w:val="none" w:sz="0" w:space="0" w:color="auto"/>
                <w:left w:val="none" w:sz="0" w:space="0" w:color="auto"/>
                <w:bottom w:val="none" w:sz="0" w:space="0" w:color="auto"/>
                <w:right w:val="none" w:sz="0" w:space="0" w:color="auto"/>
              </w:divBdr>
            </w:div>
            <w:div w:id="602615367">
              <w:marLeft w:val="0"/>
              <w:marRight w:val="0"/>
              <w:marTop w:val="0"/>
              <w:marBottom w:val="0"/>
              <w:divBdr>
                <w:top w:val="none" w:sz="0" w:space="0" w:color="auto"/>
                <w:left w:val="none" w:sz="0" w:space="0" w:color="auto"/>
                <w:bottom w:val="none" w:sz="0" w:space="0" w:color="auto"/>
                <w:right w:val="none" w:sz="0" w:space="0" w:color="auto"/>
              </w:divBdr>
            </w:div>
            <w:div w:id="693653941">
              <w:marLeft w:val="0"/>
              <w:marRight w:val="0"/>
              <w:marTop w:val="0"/>
              <w:marBottom w:val="0"/>
              <w:divBdr>
                <w:top w:val="none" w:sz="0" w:space="0" w:color="auto"/>
                <w:left w:val="none" w:sz="0" w:space="0" w:color="auto"/>
                <w:bottom w:val="none" w:sz="0" w:space="0" w:color="auto"/>
                <w:right w:val="none" w:sz="0" w:space="0" w:color="auto"/>
              </w:divBdr>
            </w:div>
            <w:div w:id="701176962">
              <w:marLeft w:val="0"/>
              <w:marRight w:val="0"/>
              <w:marTop w:val="0"/>
              <w:marBottom w:val="0"/>
              <w:divBdr>
                <w:top w:val="none" w:sz="0" w:space="0" w:color="auto"/>
                <w:left w:val="none" w:sz="0" w:space="0" w:color="auto"/>
                <w:bottom w:val="none" w:sz="0" w:space="0" w:color="auto"/>
                <w:right w:val="none" w:sz="0" w:space="0" w:color="auto"/>
              </w:divBdr>
            </w:div>
            <w:div w:id="725227612">
              <w:marLeft w:val="0"/>
              <w:marRight w:val="0"/>
              <w:marTop w:val="0"/>
              <w:marBottom w:val="0"/>
              <w:divBdr>
                <w:top w:val="none" w:sz="0" w:space="0" w:color="auto"/>
                <w:left w:val="none" w:sz="0" w:space="0" w:color="auto"/>
                <w:bottom w:val="none" w:sz="0" w:space="0" w:color="auto"/>
                <w:right w:val="none" w:sz="0" w:space="0" w:color="auto"/>
              </w:divBdr>
            </w:div>
            <w:div w:id="777213906">
              <w:marLeft w:val="0"/>
              <w:marRight w:val="0"/>
              <w:marTop w:val="0"/>
              <w:marBottom w:val="0"/>
              <w:divBdr>
                <w:top w:val="none" w:sz="0" w:space="0" w:color="auto"/>
                <w:left w:val="none" w:sz="0" w:space="0" w:color="auto"/>
                <w:bottom w:val="none" w:sz="0" w:space="0" w:color="auto"/>
                <w:right w:val="none" w:sz="0" w:space="0" w:color="auto"/>
              </w:divBdr>
            </w:div>
            <w:div w:id="795833380">
              <w:marLeft w:val="0"/>
              <w:marRight w:val="0"/>
              <w:marTop w:val="0"/>
              <w:marBottom w:val="0"/>
              <w:divBdr>
                <w:top w:val="none" w:sz="0" w:space="0" w:color="auto"/>
                <w:left w:val="none" w:sz="0" w:space="0" w:color="auto"/>
                <w:bottom w:val="none" w:sz="0" w:space="0" w:color="auto"/>
                <w:right w:val="none" w:sz="0" w:space="0" w:color="auto"/>
              </w:divBdr>
            </w:div>
            <w:div w:id="814685956">
              <w:marLeft w:val="0"/>
              <w:marRight w:val="0"/>
              <w:marTop w:val="0"/>
              <w:marBottom w:val="0"/>
              <w:divBdr>
                <w:top w:val="none" w:sz="0" w:space="0" w:color="auto"/>
                <w:left w:val="none" w:sz="0" w:space="0" w:color="auto"/>
                <w:bottom w:val="none" w:sz="0" w:space="0" w:color="auto"/>
                <w:right w:val="none" w:sz="0" w:space="0" w:color="auto"/>
              </w:divBdr>
            </w:div>
            <w:div w:id="827357532">
              <w:marLeft w:val="0"/>
              <w:marRight w:val="0"/>
              <w:marTop w:val="0"/>
              <w:marBottom w:val="0"/>
              <w:divBdr>
                <w:top w:val="none" w:sz="0" w:space="0" w:color="auto"/>
                <w:left w:val="none" w:sz="0" w:space="0" w:color="auto"/>
                <w:bottom w:val="none" w:sz="0" w:space="0" w:color="auto"/>
                <w:right w:val="none" w:sz="0" w:space="0" w:color="auto"/>
              </w:divBdr>
            </w:div>
            <w:div w:id="884678302">
              <w:marLeft w:val="0"/>
              <w:marRight w:val="0"/>
              <w:marTop w:val="0"/>
              <w:marBottom w:val="0"/>
              <w:divBdr>
                <w:top w:val="none" w:sz="0" w:space="0" w:color="auto"/>
                <w:left w:val="none" w:sz="0" w:space="0" w:color="auto"/>
                <w:bottom w:val="none" w:sz="0" w:space="0" w:color="auto"/>
                <w:right w:val="none" w:sz="0" w:space="0" w:color="auto"/>
              </w:divBdr>
            </w:div>
            <w:div w:id="885872568">
              <w:marLeft w:val="0"/>
              <w:marRight w:val="0"/>
              <w:marTop w:val="0"/>
              <w:marBottom w:val="0"/>
              <w:divBdr>
                <w:top w:val="none" w:sz="0" w:space="0" w:color="auto"/>
                <w:left w:val="none" w:sz="0" w:space="0" w:color="auto"/>
                <w:bottom w:val="none" w:sz="0" w:space="0" w:color="auto"/>
                <w:right w:val="none" w:sz="0" w:space="0" w:color="auto"/>
              </w:divBdr>
            </w:div>
            <w:div w:id="972061900">
              <w:marLeft w:val="0"/>
              <w:marRight w:val="0"/>
              <w:marTop w:val="0"/>
              <w:marBottom w:val="0"/>
              <w:divBdr>
                <w:top w:val="none" w:sz="0" w:space="0" w:color="auto"/>
                <w:left w:val="none" w:sz="0" w:space="0" w:color="auto"/>
                <w:bottom w:val="none" w:sz="0" w:space="0" w:color="auto"/>
                <w:right w:val="none" w:sz="0" w:space="0" w:color="auto"/>
              </w:divBdr>
            </w:div>
            <w:div w:id="1027171344">
              <w:marLeft w:val="0"/>
              <w:marRight w:val="0"/>
              <w:marTop w:val="0"/>
              <w:marBottom w:val="0"/>
              <w:divBdr>
                <w:top w:val="none" w:sz="0" w:space="0" w:color="auto"/>
                <w:left w:val="none" w:sz="0" w:space="0" w:color="auto"/>
                <w:bottom w:val="none" w:sz="0" w:space="0" w:color="auto"/>
                <w:right w:val="none" w:sz="0" w:space="0" w:color="auto"/>
              </w:divBdr>
            </w:div>
            <w:div w:id="1058671917">
              <w:marLeft w:val="0"/>
              <w:marRight w:val="0"/>
              <w:marTop w:val="0"/>
              <w:marBottom w:val="0"/>
              <w:divBdr>
                <w:top w:val="none" w:sz="0" w:space="0" w:color="auto"/>
                <w:left w:val="none" w:sz="0" w:space="0" w:color="auto"/>
                <w:bottom w:val="none" w:sz="0" w:space="0" w:color="auto"/>
                <w:right w:val="none" w:sz="0" w:space="0" w:color="auto"/>
              </w:divBdr>
            </w:div>
            <w:div w:id="1064451871">
              <w:marLeft w:val="0"/>
              <w:marRight w:val="0"/>
              <w:marTop w:val="0"/>
              <w:marBottom w:val="0"/>
              <w:divBdr>
                <w:top w:val="none" w:sz="0" w:space="0" w:color="auto"/>
                <w:left w:val="none" w:sz="0" w:space="0" w:color="auto"/>
                <w:bottom w:val="none" w:sz="0" w:space="0" w:color="auto"/>
                <w:right w:val="none" w:sz="0" w:space="0" w:color="auto"/>
              </w:divBdr>
            </w:div>
            <w:div w:id="1080982605">
              <w:marLeft w:val="0"/>
              <w:marRight w:val="0"/>
              <w:marTop w:val="0"/>
              <w:marBottom w:val="0"/>
              <w:divBdr>
                <w:top w:val="none" w:sz="0" w:space="0" w:color="auto"/>
                <w:left w:val="none" w:sz="0" w:space="0" w:color="auto"/>
                <w:bottom w:val="none" w:sz="0" w:space="0" w:color="auto"/>
                <w:right w:val="none" w:sz="0" w:space="0" w:color="auto"/>
              </w:divBdr>
            </w:div>
            <w:div w:id="1098022138">
              <w:marLeft w:val="0"/>
              <w:marRight w:val="0"/>
              <w:marTop w:val="0"/>
              <w:marBottom w:val="0"/>
              <w:divBdr>
                <w:top w:val="none" w:sz="0" w:space="0" w:color="auto"/>
                <w:left w:val="none" w:sz="0" w:space="0" w:color="auto"/>
                <w:bottom w:val="none" w:sz="0" w:space="0" w:color="auto"/>
                <w:right w:val="none" w:sz="0" w:space="0" w:color="auto"/>
              </w:divBdr>
            </w:div>
            <w:div w:id="1119760082">
              <w:marLeft w:val="0"/>
              <w:marRight w:val="0"/>
              <w:marTop w:val="0"/>
              <w:marBottom w:val="0"/>
              <w:divBdr>
                <w:top w:val="none" w:sz="0" w:space="0" w:color="auto"/>
                <w:left w:val="none" w:sz="0" w:space="0" w:color="auto"/>
                <w:bottom w:val="none" w:sz="0" w:space="0" w:color="auto"/>
                <w:right w:val="none" w:sz="0" w:space="0" w:color="auto"/>
              </w:divBdr>
            </w:div>
            <w:div w:id="1203983368">
              <w:marLeft w:val="0"/>
              <w:marRight w:val="0"/>
              <w:marTop w:val="0"/>
              <w:marBottom w:val="0"/>
              <w:divBdr>
                <w:top w:val="none" w:sz="0" w:space="0" w:color="auto"/>
                <w:left w:val="none" w:sz="0" w:space="0" w:color="auto"/>
                <w:bottom w:val="none" w:sz="0" w:space="0" w:color="auto"/>
                <w:right w:val="none" w:sz="0" w:space="0" w:color="auto"/>
              </w:divBdr>
            </w:div>
            <w:div w:id="1210339809">
              <w:marLeft w:val="0"/>
              <w:marRight w:val="0"/>
              <w:marTop w:val="0"/>
              <w:marBottom w:val="0"/>
              <w:divBdr>
                <w:top w:val="none" w:sz="0" w:space="0" w:color="auto"/>
                <w:left w:val="none" w:sz="0" w:space="0" w:color="auto"/>
                <w:bottom w:val="none" w:sz="0" w:space="0" w:color="auto"/>
                <w:right w:val="none" w:sz="0" w:space="0" w:color="auto"/>
              </w:divBdr>
            </w:div>
            <w:div w:id="1215119206">
              <w:marLeft w:val="0"/>
              <w:marRight w:val="0"/>
              <w:marTop w:val="0"/>
              <w:marBottom w:val="0"/>
              <w:divBdr>
                <w:top w:val="none" w:sz="0" w:space="0" w:color="auto"/>
                <w:left w:val="none" w:sz="0" w:space="0" w:color="auto"/>
                <w:bottom w:val="none" w:sz="0" w:space="0" w:color="auto"/>
                <w:right w:val="none" w:sz="0" w:space="0" w:color="auto"/>
              </w:divBdr>
            </w:div>
            <w:div w:id="1220284867">
              <w:marLeft w:val="0"/>
              <w:marRight w:val="0"/>
              <w:marTop w:val="0"/>
              <w:marBottom w:val="0"/>
              <w:divBdr>
                <w:top w:val="none" w:sz="0" w:space="0" w:color="auto"/>
                <w:left w:val="none" w:sz="0" w:space="0" w:color="auto"/>
                <w:bottom w:val="none" w:sz="0" w:space="0" w:color="auto"/>
                <w:right w:val="none" w:sz="0" w:space="0" w:color="auto"/>
              </w:divBdr>
            </w:div>
            <w:div w:id="1239025337">
              <w:marLeft w:val="0"/>
              <w:marRight w:val="0"/>
              <w:marTop w:val="0"/>
              <w:marBottom w:val="0"/>
              <w:divBdr>
                <w:top w:val="none" w:sz="0" w:space="0" w:color="auto"/>
                <w:left w:val="none" w:sz="0" w:space="0" w:color="auto"/>
                <w:bottom w:val="none" w:sz="0" w:space="0" w:color="auto"/>
                <w:right w:val="none" w:sz="0" w:space="0" w:color="auto"/>
              </w:divBdr>
            </w:div>
            <w:div w:id="1253276903">
              <w:marLeft w:val="0"/>
              <w:marRight w:val="0"/>
              <w:marTop w:val="0"/>
              <w:marBottom w:val="0"/>
              <w:divBdr>
                <w:top w:val="none" w:sz="0" w:space="0" w:color="auto"/>
                <w:left w:val="none" w:sz="0" w:space="0" w:color="auto"/>
                <w:bottom w:val="none" w:sz="0" w:space="0" w:color="auto"/>
                <w:right w:val="none" w:sz="0" w:space="0" w:color="auto"/>
              </w:divBdr>
            </w:div>
            <w:div w:id="1273711855">
              <w:marLeft w:val="0"/>
              <w:marRight w:val="0"/>
              <w:marTop w:val="0"/>
              <w:marBottom w:val="0"/>
              <w:divBdr>
                <w:top w:val="none" w:sz="0" w:space="0" w:color="auto"/>
                <w:left w:val="none" w:sz="0" w:space="0" w:color="auto"/>
                <w:bottom w:val="none" w:sz="0" w:space="0" w:color="auto"/>
                <w:right w:val="none" w:sz="0" w:space="0" w:color="auto"/>
              </w:divBdr>
            </w:div>
            <w:div w:id="1314215792">
              <w:marLeft w:val="0"/>
              <w:marRight w:val="0"/>
              <w:marTop w:val="0"/>
              <w:marBottom w:val="0"/>
              <w:divBdr>
                <w:top w:val="none" w:sz="0" w:space="0" w:color="auto"/>
                <w:left w:val="none" w:sz="0" w:space="0" w:color="auto"/>
                <w:bottom w:val="none" w:sz="0" w:space="0" w:color="auto"/>
                <w:right w:val="none" w:sz="0" w:space="0" w:color="auto"/>
              </w:divBdr>
            </w:div>
            <w:div w:id="1321882420">
              <w:marLeft w:val="0"/>
              <w:marRight w:val="0"/>
              <w:marTop w:val="0"/>
              <w:marBottom w:val="0"/>
              <w:divBdr>
                <w:top w:val="none" w:sz="0" w:space="0" w:color="auto"/>
                <w:left w:val="none" w:sz="0" w:space="0" w:color="auto"/>
                <w:bottom w:val="none" w:sz="0" w:space="0" w:color="auto"/>
                <w:right w:val="none" w:sz="0" w:space="0" w:color="auto"/>
              </w:divBdr>
            </w:div>
            <w:div w:id="1335034231">
              <w:marLeft w:val="0"/>
              <w:marRight w:val="0"/>
              <w:marTop w:val="0"/>
              <w:marBottom w:val="0"/>
              <w:divBdr>
                <w:top w:val="none" w:sz="0" w:space="0" w:color="auto"/>
                <w:left w:val="none" w:sz="0" w:space="0" w:color="auto"/>
                <w:bottom w:val="none" w:sz="0" w:space="0" w:color="auto"/>
                <w:right w:val="none" w:sz="0" w:space="0" w:color="auto"/>
              </w:divBdr>
            </w:div>
            <w:div w:id="1345400592">
              <w:marLeft w:val="0"/>
              <w:marRight w:val="0"/>
              <w:marTop w:val="0"/>
              <w:marBottom w:val="0"/>
              <w:divBdr>
                <w:top w:val="none" w:sz="0" w:space="0" w:color="auto"/>
                <w:left w:val="none" w:sz="0" w:space="0" w:color="auto"/>
                <w:bottom w:val="none" w:sz="0" w:space="0" w:color="auto"/>
                <w:right w:val="none" w:sz="0" w:space="0" w:color="auto"/>
              </w:divBdr>
            </w:div>
            <w:div w:id="1355307653">
              <w:marLeft w:val="0"/>
              <w:marRight w:val="0"/>
              <w:marTop w:val="0"/>
              <w:marBottom w:val="0"/>
              <w:divBdr>
                <w:top w:val="none" w:sz="0" w:space="0" w:color="auto"/>
                <w:left w:val="none" w:sz="0" w:space="0" w:color="auto"/>
                <w:bottom w:val="none" w:sz="0" w:space="0" w:color="auto"/>
                <w:right w:val="none" w:sz="0" w:space="0" w:color="auto"/>
              </w:divBdr>
            </w:div>
            <w:div w:id="1364020647">
              <w:marLeft w:val="0"/>
              <w:marRight w:val="0"/>
              <w:marTop w:val="0"/>
              <w:marBottom w:val="0"/>
              <w:divBdr>
                <w:top w:val="none" w:sz="0" w:space="0" w:color="auto"/>
                <w:left w:val="none" w:sz="0" w:space="0" w:color="auto"/>
                <w:bottom w:val="none" w:sz="0" w:space="0" w:color="auto"/>
                <w:right w:val="none" w:sz="0" w:space="0" w:color="auto"/>
              </w:divBdr>
            </w:div>
            <w:div w:id="1376462767">
              <w:marLeft w:val="0"/>
              <w:marRight w:val="0"/>
              <w:marTop w:val="0"/>
              <w:marBottom w:val="0"/>
              <w:divBdr>
                <w:top w:val="none" w:sz="0" w:space="0" w:color="auto"/>
                <w:left w:val="none" w:sz="0" w:space="0" w:color="auto"/>
                <w:bottom w:val="none" w:sz="0" w:space="0" w:color="auto"/>
                <w:right w:val="none" w:sz="0" w:space="0" w:color="auto"/>
              </w:divBdr>
            </w:div>
            <w:div w:id="1410689598">
              <w:marLeft w:val="0"/>
              <w:marRight w:val="0"/>
              <w:marTop w:val="0"/>
              <w:marBottom w:val="0"/>
              <w:divBdr>
                <w:top w:val="none" w:sz="0" w:space="0" w:color="auto"/>
                <w:left w:val="none" w:sz="0" w:space="0" w:color="auto"/>
                <w:bottom w:val="none" w:sz="0" w:space="0" w:color="auto"/>
                <w:right w:val="none" w:sz="0" w:space="0" w:color="auto"/>
              </w:divBdr>
            </w:div>
            <w:div w:id="1424112120">
              <w:marLeft w:val="0"/>
              <w:marRight w:val="0"/>
              <w:marTop w:val="0"/>
              <w:marBottom w:val="0"/>
              <w:divBdr>
                <w:top w:val="none" w:sz="0" w:space="0" w:color="auto"/>
                <w:left w:val="none" w:sz="0" w:space="0" w:color="auto"/>
                <w:bottom w:val="none" w:sz="0" w:space="0" w:color="auto"/>
                <w:right w:val="none" w:sz="0" w:space="0" w:color="auto"/>
              </w:divBdr>
            </w:div>
            <w:div w:id="1471362968">
              <w:marLeft w:val="0"/>
              <w:marRight w:val="0"/>
              <w:marTop w:val="0"/>
              <w:marBottom w:val="0"/>
              <w:divBdr>
                <w:top w:val="none" w:sz="0" w:space="0" w:color="auto"/>
                <w:left w:val="none" w:sz="0" w:space="0" w:color="auto"/>
                <w:bottom w:val="none" w:sz="0" w:space="0" w:color="auto"/>
                <w:right w:val="none" w:sz="0" w:space="0" w:color="auto"/>
              </w:divBdr>
            </w:div>
            <w:div w:id="1473450319">
              <w:marLeft w:val="0"/>
              <w:marRight w:val="0"/>
              <w:marTop w:val="0"/>
              <w:marBottom w:val="0"/>
              <w:divBdr>
                <w:top w:val="none" w:sz="0" w:space="0" w:color="auto"/>
                <w:left w:val="none" w:sz="0" w:space="0" w:color="auto"/>
                <w:bottom w:val="none" w:sz="0" w:space="0" w:color="auto"/>
                <w:right w:val="none" w:sz="0" w:space="0" w:color="auto"/>
              </w:divBdr>
            </w:div>
            <w:div w:id="1498690957">
              <w:marLeft w:val="0"/>
              <w:marRight w:val="0"/>
              <w:marTop w:val="0"/>
              <w:marBottom w:val="0"/>
              <w:divBdr>
                <w:top w:val="none" w:sz="0" w:space="0" w:color="auto"/>
                <w:left w:val="none" w:sz="0" w:space="0" w:color="auto"/>
                <w:bottom w:val="none" w:sz="0" w:space="0" w:color="auto"/>
                <w:right w:val="none" w:sz="0" w:space="0" w:color="auto"/>
              </w:divBdr>
            </w:div>
            <w:div w:id="1500653395">
              <w:marLeft w:val="0"/>
              <w:marRight w:val="0"/>
              <w:marTop w:val="0"/>
              <w:marBottom w:val="0"/>
              <w:divBdr>
                <w:top w:val="none" w:sz="0" w:space="0" w:color="auto"/>
                <w:left w:val="none" w:sz="0" w:space="0" w:color="auto"/>
                <w:bottom w:val="none" w:sz="0" w:space="0" w:color="auto"/>
                <w:right w:val="none" w:sz="0" w:space="0" w:color="auto"/>
              </w:divBdr>
            </w:div>
            <w:div w:id="1542740790">
              <w:marLeft w:val="0"/>
              <w:marRight w:val="0"/>
              <w:marTop w:val="0"/>
              <w:marBottom w:val="0"/>
              <w:divBdr>
                <w:top w:val="none" w:sz="0" w:space="0" w:color="auto"/>
                <w:left w:val="none" w:sz="0" w:space="0" w:color="auto"/>
                <w:bottom w:val="none" w:sz="0" w:space="0" w:color="auto"/>
                <w:right w:val="none" w:sz="0" w:space="0" w:color="auto"/>
              </w:divBdr>
            </w:div>
            <w:div w:id="1664551983">
              <w:marLeft w:val="0"/>
              <w:marRight w:val="0"/>
              <w:marTop w:val="0"/>
              <w:marBottom w:val="0"/>
              <w:divBdr>
                <w:top w:val="none" w:sz="0" w:space="0" w:color="auto"/>
                <w:left w:val="none" w:sz="0" w:space="0" w:color="auto"/>
                <w:bottom w:val="none" w:sz="0" w:space="0" w:color="auto"/>
                <w:right w:val="none" w:sz="0" w:space="0" w:color="auto"/>
              </w:divBdr>
            </w:div>
            <w:div w:id="169209966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71388063">
              <w:marLeft w:val="0"/>
              <w:marRight w:val="0"/>
              <w:marTop w:val="0"/>
              <w:marBottom w:val="0"/>
              <w:divBdr>
                <w:top w:val="none" w:sz="0" w:space="0" w:color="auto"/>
                <w:left w:val="none" w:sz="0" w:space="0" w:color="auto"/>
                <w:bottom w:val="none" w:sz="0" w:space="0" w:color="auto"/>
                <w:right w:val="none" w:sz="0" w:space="0" w:color="auto"/>
              </w:divBdr>
            </w:div>
            <w:div w:id="1819300987">
              <w:marLeft w:val="0"/>
              <w:marRight w:val="0"/>
              <w:marTop w:val="0"/>
              <w:marBottom w:val="0"/>
              <w:divBdr>
                <w:top w:val="none" w:sz="0" w:space="0" w:color="auto"/>
                <w:left w:val="none" w:sz="0" w:space="0" w:color="auto"/>
                <w:bottom w:val="none" w:sz="0" w:space="0" w:color="auto"/>
                <w:right w:val="none" w:sz="0" w:space="0" w:color="auto"/>
              </w:divBdr>
            </w:div>
            <w:div w:id="1824663116">
              <w:marLeft w:val="0"/>
              <w:marRight w:val="0"/>
              <w:marTop w:val="0"/>
              <w:marBottom w:val="0"/>
              <w:divBdr>
                <w:top w:val="none" w:sz="0" w:space="0" w:color="auto"/>
                <w:left w:val="none" w:sz="0" w:space="0" w:color="auto"/>
                <w:bottom w:val="none" w:sz="0" w:space="0" w:color="auto"/>
                <w:right w:val="none" w:sz="0" w:space="0" w:color="auto"/>
              </w:divBdr>
            </w:div>
            <w:div w:id="1918977581">
              <w:marLeft w:val="0"/>
              <w:marRight w:val="0"/>
              <w:marTop w:val="0"/>
              <w:marBottom w:val="0"/>
              <w:divBdr>
                <w:top w:val="none" w:sz="0" w:space="0" w:color="auto"/>
                <w:left w:val="none" w:sz="0" w:space="0" w:color="auto"/>
                <w:bottom w:val="none" w:sz="0" w:space="0" w:color="auto"/>
                <w:right w:val="none" w:sz="0" w:space="0" w:color="auto"/>
              </w:divBdr>
            </w:div>
            <w:div w:id="1945917979">
              <w:marLeft w:val="0"/>
              <w:marRight w:val="0"/>
              <w:marTop w:val="0"/>
              <w:marBottom w:val="0"/>
              <w:divBdr>
                <w:top w:val="none" w:sz="0" w:space="0" w:color="auto"/>
                <w:left w:val="none" w:sz="0" w:space="0" w:color="auto"/>
                <w:bottom w:val="none" w:sz="0" w:space="0" w:color="auto"/>
                <w:right w:val="none" w:sz="0" w:space="0" w:color="auto"/>
              </w:divBdr>
            </w:div>
            <w:div w:id="2087602562">
              <w:marLeft w:val="0"/>
              <w:marRight w:val="0"/>
              <w:marTop w:val="0"/>
              <w:marBottom w:val="0"/>
              <w:divBdr>
                <w:top w:val="none" w:sz="0" w:space="0" w:color="auto"/>
                <w:left w:val="none" w:sz="0" w:space="0" w:color="auto"/>
                <w:bottom w:val="none" w:sz="0" w:space="0" w:color="auto"/>
                <w:right w:val="none" w:sz="0" w:space="0" w:color="auto"/>
              </w:divBdr>
            </w:div>
            <w:div w:id="2090468397">
              <w:marLeft w:val="0"/>
              <w:marRight w:val="0"/>
              <w:marTop w:val="0"/>
              <w:marBottom w:val="0"/>
              <w:divBdr>
                <w:top w:val="none" w:sz="0" w:space="0" w:color="auto"/>
                <w:left w:val="none" w:sz="0" w:space="0" w:color="auto"/>
                <w:bottom w:val="none" w:sz="0" w:space="0" w:color="auto"/>
                <w:right w:val="none" w:sz="0" w:space="0" w:color="auto"/>
              </w:divBdr>
            </w:div>
            <w:div w:id="2099326615">
              <w:marLeft w:val="0"/>
              <w:marRight w:val="0"/>
              <w:marTop w:val="0"/>
              <w:marBottom w:val="0"/>
              <w:divBdr>
                <w:top w:val="none" w:sz="0" w:space="0" w:color="auto"/>
                <w:left w:val="none" w:sz="0" w:space="0" w:color="auto"/>
                <w:bottom w:val="none" w:sz="0" w:space="0" w:color="auto"/>
                <w:right w:val="none" w:sz="0" w:space="0" w:color="auto"/>
              </w:divBdr>
            </w:div>
            <w:div w:id="2142073864">
              <w:marLeft w:val="0"/>
              <w:marRight w:val="0"/>
              <w:marTop w:val="0"/>
              <w:marBottom w:val="0"/>
              <w:divBdr>
                <w:top w:val="none" w:sz="0" w:space="0" w:color="auto"/>
                <w:left w:val="none" w:sz="0" w:space="0" w:color="auto"/>
                <w:bottom w:val="none" w:sz="0" w:space="0" w:color="auto"/>
                <w:right w:val="none" w:sz="0" w:space="0" w:color="auto"/>
              </w:divBdr>
            </w:div>
          </w:divsChild>
        </w:div>
        <w:div w:id="431324368">
          <w:marLeft w:val="0"/>
          <w:marRight w:val="0"/>
          <w:marTop w:val="0"/>
          <w:marBottom w:val="0"/>
          <w:divBdr>
            <w:top w:val="none" w:sz="0" w:space="0" w:color="auto"/>
            <w:left w:val="none" w:sz="0" w:space="0" w:color="auto"/>
            <w:bottom w:val="none" w:sz="0" w:space="0" w:color="auto"/>
            <w:right w:val="none" w:sz="0" w:space="0" w:color="auto"/>
          </w:divBdr>
          <w:divsChild>
            <w:div w:id="652099806">
              <w:marLeft w:val="0"/>
              <w:marRight w:val="0"/>
              <w:marTop w:val="0"/>
              <w:marBottom w:val="0"/>
              <w:divBdr>
                <w:top w:val="none" w:sz="0" w:space="0" w:color="auto"/>
                <w:left w:val="none" w:sz="0" w:space="0" w:color="auto"/>
                <w:bottom w:val="none" w:sz="0" w:space="0" w:color="auto"/>
                <w:right w:val="none" w:sz="0" w:space="0" w:color="auto"/>
              </w:divBdr>
            </w:div>
            <w:div w:id="743797053">
              <w:marLeft w:val="0"/>
              <w:marRight w:val="0"/>
              <w:marTop w:val="0"/>
              <w:marBottom w:val="0"/>
              <w:divBdr>
                <w:top w:val="none" w:sz="0" w:space="0" w:color="auto"/>
                <w:left w:val="none" w:sz="0" w:space="0" w:color="auto"/>
                <w:bottom w:val="none" w:sz="0" w:space="0" w:color="auto"/>
                <w:right w:val="none" w:sz="0" w:space="0" w:color="auto"/>
              </w:divBdr>
            </w:div>
            <w:div w:id="1272202479">
              <w:marLeft w:val="0"/>
              <w:marRight w:val="0"/>
              <w:marTop w:val="0"/>
              <w:marBottom w:val="0"/>
              <w:divBdr>
                <w:top w:val="none" w:sz="0" w:space="0" w:color="auto"/>
                <w:left w:val="none" w:sz="0" w:space="0" w:color="auto"/>
                <w:bottom w:val="none" w:sz="0" w:space="0" w:color="auto"/>
                <w:right w:val="none" w:sz="0" w:space="0" w:color="auto"/>
              </w:divBdr>
            </w:div>
            <w:div w:id="1333755060">
              <w:marLeft w:val="0"/>
              <w:marRight w:val="0"/>
              <w:marTop w:val="0"/>
              <w:marBottom w:val="0"/>
              <w:divBdr>
                <w:top w:val="none" w:sz="0" w:space="0" w:color="auto"/>
                <w:left w:val="none" w:sz="0" w:space="0" w:color="auto"/>
                <w:bottom w:val="none" w:sz="0" w:space="0" w:color="auto"/>
                <w:right w:val="none" w:sz="0" w:space="0" w:color="auto"/>
              </w:divBdr>
            </w:div>
            <w:div w:id="1963224097">
              <w:marLeft w:val="0"/>
              <w:marRight w:val="0"/>
              <w:marTop w:val="0"/>
              <w:marBottom w:val="0"/>
              <w:divBdr>
                <w:top w:val="none" w:sz="0" w:space="0" w:color="auto"/>
                <w:left w:val="none" w:sz="0" w:space="0" w:color="auto"/>
                <w:bottom w:val="none" w:sz="0" w:space="0" w:color="auto"/>
                <w:right w:val="none" w:sz="0" w:space="0" w:color="auto"/>
              </w:divBdr>
              <w:divsChild>
                <w:div w:id="344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9921">
          <w:marLeft w:val="0"/>
          <w:marRight w:val="0"/>
          <w:marTop w:val="0"/>
          <w:marBottom w:val="0"/>
          <w:divBdr>
            <w:top w:val="none" w:sz="0" w:space="0" w:color="auto"/>
            <w:left w:val="none" w:sz="0" w:space="0" w:color="auto"/>
            <w:bottom w:val="none" w:sz="0" w:space="0" w:color="auto"/>
            <w:right w:val="none" w:sz="0" w:space="0" w:color="auto"/>
          </w:divBdr>
          <w:divsChild>
            <w:div w:id="278263">
              <w:marLeft w:val="0"/>
              <w:marRight w:val="0"/>
              <w:marTop w:val="0"/>
              <w:marBottom w:val="0"/>
              <w:divBdr>
                <w:top w:val="none" w:sz="0" w:space="0" w:color="auto"/>
                <w:left w:val="none" w:sz="0" w:space="0" w:color="auto"/>
                <w:bottom w:val="none" w:sz="0" w:space="0" w:color="auto"/>
                <w:right w:val="none" w:sz="0" w:space="0" w:color="auto"/>
              </w:divBdr>
            </w:div>
            <w:div w:id="1863076">
              <w:marLeft w:val="0"/>
              <w:marRight w:val="0"/>
              <w:marTop w:val="0"/>
              <w:marBottom w:val="0"/>
              <w:divBdr>
                <w:top w:val="none" w:sz="0" w:space="0" w:color="auto"/>
                <w:left w:val="none" w:sz="0" w:space="0" w:color="auto"/>
                <w:bottom w:val="none" w:sz="0" w:space="0" w:color="auto"/>
                <w:right w:val="none" w:sz="0" w:space="0" w:color="auto"/>
              </w:divBdr>
            </w:div>
            <w:div w:id="2708055">
              <w:marLeft w:val="0"/>
              <w:marRight w:val="0"/>
              <w:marTop w:val="0"/>
              <w:marBottom w:val="0"/>
              <w:divBdr>
                <w:top w:val="none" w:sz="0" w:space="0" w:color="auto"/>
                <w:left w:val="none" w:sz="0" w:space="0" w:color="auto"/>
                <w:bottom w:val="none" w:sz="0" w:space="0" w:color="auto"/>
                <w:right w:val="none" w:sz="0" w:space="0" w:color="auto"/>
              </w:divBdr>
            </w:div>
            <w:div w:id="3094809">
              <w:marLeft w:val="0"/>
              <w:marRight w:val="0"/>
              <w:marTop w:val="0"/>
              <w:marBottom w:val="0"/>
              <w:divBdr>
                <w:top w:val="none" w:sz="0" w:space="0" w:color="auto"/>
                <w:left w:val="none" w:sz="0" w:space="0" w:color="auto"/>
                <w:bottom w:val="none" w:sz="0" w:space="0" w:color="auto"/>
                <w:right w:val="none" w:sz="0" w:space="0" w:color="auto"/>
              </w:divBdr>
            </w:div>
            <w:div w:id="3366005">
              <w:marLeft w:val="0"/>
              <w:marRight w:val="0"/>
              <w:marTop w:val="0"/>
              <w:marBottom w:val="0"/>
              <w:divBdr>
                <w:top w:val="none" w:sz="0" w:space="0" w:color="auto"/>
                <w:left w:val="none" w:sz="0" w:space="0" w:color="auto"/>
                <w:bottom w:val="none" w:sz="0" w:space="0" w:color="auto"/>
                <w:right w:val="none" w:sz="0" w:space="0" w:color="auto"/>
              </w:divBdr>
            </w:div>
            <w:div w:id="3630095">
              <w:marLeft w:val="0"/>
              <w:marRight w:val="0"/>
              <w:marTop w:val="0"/>
              <w:marBottom w:val="0"/>
              <w:divBdr>
                <w:top w:val="none" w:sz="0" w:space="0" w:color="auto"/>
                <w:left w:val="none" w:sz="0" w:space="0" w:color="auto"/>
                <w:bottom w:val="none" w:sz="0" w:space="0" w:color="auto"/>
                <w:right w:val="none" w:sz="0" w:space="0" w:color="auto"/>
              </w:divBdr>
            </w:div>
            <w:div w:id="5715701">
              <w:marLeft w:val="0"/>
              <w:marRight w:val="0"/>
              <w:marTop w:val="0"/>
              <w:marBottom w:val="0"/>
              <w:divBdr>
                <w:top w:val="none" w:sz="0" w:space="0" w:color="auto"/>
                <w:left w:val="none" w:sz="0" w:space="0" w:color="auto"/>
                <w:bottom w:val="none" w:sz="0" w:space="0" w:color="auto"/>
                <w:right w:val="none" w:sz="0" w:space="0" w:color="auto"/>
              </w:divBdr>
            </w:div>
            <w:div w:id="6098640">
              <w:marLeft w:val="0"/>
              <w:marRight w:val="0"/>
              <w:marTop w:val="0"/>
              <w:marBottom w:val="0"/>
              <w:divBdr>
                <w:top w:val="none" w:sz="0" w:space="0" w:color="auto"/>
                <w:left w:val="none" w:sz="0" w:space="0" w:color="auto"/>
                <w:bottom w:val="none" w:sz="0" w:space="0" w:color="auto"/>
                <w:right w:val="none" w:sz="0" w:space="0" w:color="auto"/>
              </w:divBdr>
            </w:div>
            <w:div w:id="6637666">
              <w:marLeft w:val="0"/>
              <w:marRight w:val="0"/>
              <w:marTop w:val="0"/>
              <w:marBottom w:val="0"/>
              <w:divBdr>
                <w:top w:val="none" w:sz="0" w:space="0" w:color="auto"/>
                <w:left w:val="none" w:sz="0" w:space="0" w:color="auto"/>
                <w:bottom w:val="none" w:sz="0" w:space="0" w:color="auto"/>
                <w:right w:val="none" w:sz="0" w:space="0" w:color="auto"/>
              </w:divBdr>
            </w:div>
            <w:div w:id="6955087">
              <w:marLeft w:val="0"/>
              <w:marRight w:val="0"/>
              <w:marTop w:val="0"/>
              <w:marBottom w:val="0"/>
              <w:divBdr>
                <w:top w:val="none" w:sz="0" w:space="0" w:color="auto"/>
                <w:left w:val="none" w:sz="0" w:space="0" w:color="auto"/>
                <w:bottom w:val="none" w:sz="0" w:space="0" w:color="auto"/>
                <w:right w:val="none" w:sz="0" w:space="0" w:color="auto"/>
              </w:divBdr>
            </w:div>
            <w:div w:id="8266076">
              <w:marLeft w:val="0"/>
              <w:marRight w:val="0"/>
              <w:marTop w:val="0"/>
              <w:marBottom w:val="0"/>
              <w:divBdr>
                <w:top w:val="none" w:sz="0" w:space="0" w:color="auto"/>
                <w:left w:val="none" w:sz="0" w:space="0" w:color="auto"/>
                <w:bottom w:val="none" w:sz="0" w:space="0" w:color="auto"/>
                <w:right w:val="none" w:sz="0" w:space="0" w:color="auto"/>
              </w:divBdr>
            </w:div>
            <w:div w:id="9139466">
              <w:marLeft w:val="0"/>
              <w:marRight w:val="0"/>
              <w:marTop w:val="0"/>
              <w:marBottom w:val="0"/>
              <w:divBdr>
                <w:top w:val="none" w:sz="0" w:space="0" w:color="auto"/>
                <w:left w:val="none" w:sz="0" w:space="0" w:color="auto"/>
                <w:bottom w:val="none" w:sz="0" w:space="0" w:color="auto"/>
                <w:right w:val="none" w:sz="0" w:space="0" w:color="auto"/>
              </w:divBdr>
            </w:div>
            <w:div w:id="10107091">
              <w:marLeft w:val="0"/>
              <w:marRight w:val="0"/>
              <w:marTop w:val="0"/>
              <w:marBottom w:val="0"/>
              <w:divBdr>
                <w:top w:val="none" w:sz="0" w:space="0" w:color="auto"/>
                <w:left w:val="none" w:sz="0" w:space="0" w:color="auto"/>
                <w:bottom w:val="none" w:sz="0" w:space="0" w:color="auto"/>
                <w:right w:val="none" w:sz="0" w:space="0" w:color="auto"/>
              </w:divBdr>
            </w:div>
            <w:div w:id="13532678">
              <w:marLeft w:val="0"/>
              <w:marRight w:val="0"/>
              <w:marTop w:val="0"/>
              <w:marBottom w:val="0"/>
              <w:divBdr>
                <w:top w:val="none" w:sz="0" w:space="0" w:color="auto"/>
                <w:left w:val="none" w:sz="0" w:space="0" w:color="auto"/>
                <w:bottom w:val="none" w:sz="0" w:space="0" w:color="auto"/>
                <w:right w:val="none" w:sz="0" w:space="0" w:color="auto"/>
              </w:divBdr>
            </w:div>
            <w:div w:id="15347771">
              <w:marLeft w:val="0"/>
              <w:marRight w:val="0"/>
              <w:marTop w:val="0"/>
              <w:marBottom w:val="0"/>
              <w:divBdr>
                <w:top w:val="none" w:sz="0" w:space="0" w:color="auto"/>
                <w:left w:val="none" w:sz="0" w:space="0" w:color="auto"/>
                <w:bottom w:val="none" w:sz="0" w:space="0" w:color="auto"/>
                <w:right w:val="none" w:sz="0" w:space="0" w:color="auto"/>
              </w:divBdr>
            </w:div>
            <w:div w:id="15738403">
              <w:marLeft w:val="0"/>
              <w:marRight w:val="0"/>
              <w:marTop w:val="0"/>
              <w:marBottom w:val="0"/>
              <w:divBdr>
                <w:top w:val="none" w:sz="0" w:space="0" w:color="auto"/>
                <w:left w:val="none" w:sz="0" w:space="0" w:color="auto"/>
                <w:bottom w:val="none" w:sz="0" w:space="0" w:color="auto"/>
                <w:right w:val="none" w:sz="0" w:space="0" w:color="auto"/>
              </w:divBdr>
            </w:div>
            <w:div w:id="15738504">
              <w:marLeft w:val="0"/>
              <w:marRight w:val="0"/>
              <w:marTop w:val="0"/>
              <w:marBottom w:val="0"/>
              <w:divBdr>
                <w:top w:val="none" w:sz="0" w:space="0" w:color="auto"/>
                <w:left w:val="none" w:sz="0" w:space="0" w:color="auto"/>
                <w:bottom w:val="none" w:sz="0" w:space="0" w:color="auto"/>
                <w:right w:val="none" w:sz="0" w:space="0" w:color="auto"/>
              </w:divBdr>
            </w:div>
            <w:div w:id="19355309">
              <w:marLeft w:val="0"/>
              <w:marRight w:val="0"/>
              <w:marTop w:val="0"/>
              <w:marBottom w:val="0"/>
              <w:divBdr>
                <w:top w:val="none" w:sz="0" w:space="0" w:color="auto"/>
                <w:left w:val="none" w:sz="0" w:space="0" w:color="auto"/>
                <w:bottom w:val="none" w:sz="0" w:space="0" w:color="auto"/>
                <w:right w:val="none" w:sz="0" w:space="0" w:color="auto"/>
              </w:divBdr>
            </w:div>
            <w:div w:id="21252747">
              <w:marLeft w:val="0"/>
              <w:marRight w:val="0"/>
              <w:marTop w:val="0"/>
              <w:marBottom w:val="0"/>
              <w:divBdr>
                <w:top w:val="none" w:sz="0" w:space="0" w:color="auto"/>
                <w:left w:val="none" w:sz="0" w:space="0" w:color="auto"/>
                <w:bottom w:val="none" w:sz="0" w:space="0" w:color="auto"/>
                <w:right w:val="none" w:sz="0" w:space="0" w:color="auto"/>
              </w:divBdr>
            </w:div>
            <w:div w:id="21323483">
              <w:marLeft w:val="0"/>
              <w:marRight w:val="0"/>
              <w:marTop w:val="0"/>
              <w:marBottom w:val="0"/>
              <w:divBdr>
                <w:top w:val="none" w:sz="0" w:space="0" w:color="auto"/>
                <w:left w:val="none" w:sz="0" w:space="0" w:color="auto"/>
                <w:bottom w:val="none" w:sz="0" w:space="0" w:color="auto"/>
                <w:right w:val="none" w:sz="0" w:space="0" w:color="auto"/>
              </w:divBdr>
            </w:div>
            <w:div w:id="21758350">
              <w:marLeft w:val="0"/>
              <w:marRight w:val="0"/>
              <w:marTop w:val="0"/>
              <w:marBottom w:val="0"/>
              <w:divBdr>
                <w:top w:val="none" w:sz="0" w:space="0" w:color="auto"/>
                <w:left w:val="none" w:sz="0" w:space="0" w:color="auto"/>
                <w:bottom w:val="none" w:sz="0" w:space="0" w:color="auto"/>
                <w:right w:val="none" w:sz="0" w:space="0" w:color="auto"/>
              </w:divBdr>
            </w:div>
            <w:div w:id="24673121">
              <w:marLeft w:val="0"/>
              <w:marRight w:val="0"/>
              <w:marTop w:val="0"/>
              <w:marBottom w:val="0"/>
              <w:divBdr>
                <w:top w:val="none" w:sz="0" w:space="0" w:color="auto"/>
                <w:left w:val="none" w:sz="0" w:space="0" w:color="auto"/>
                <w:bottom w:val="none" w:sz="0" w:space="0" w:color="auto"/>
                <w:right w:val="none" w:sz="0" w:space="0" w:color="auto"/>
              </w:divBdr>
            </w:div>
            <w:div w:id="26177325">
              <w:marLeft w:val="0"/>
              <w:marRight w:val="0"/>
              <w:marTop w:val="0"/>
              <w:marBottom w:val="0"/>
              <w:divBdr>
                <w:top w:val="none" w:sz="0" w:space="0" w:color="auto"/>
                <w:left w:val="none" w:sz="0" w:space="0" w:color="auto"/>
                <w:bottom w:val="none" w:sz="0" w:space="0" w:color="auto"/>
                <w:right w:val="none" w:sz="0" w:space="0" w:color="auto"/>
              </w:divBdr>
            </w:div>
            <w:div w:id="26610168">
              <w:marLeft w:val="0"/>
              <w:marRight w:val="0"/>
              <w:marTop w:val="0"/>
              <w:marBottom w:val="0"/>
              <w:divBdr>
                <w:top w:val="none" w:sz="0" w:space="0" w:color="auto"/>
                <w:left w:val="none" w:sz="0" w:space="0" w:color="auto"/>
                <w:bottom w:val="none" w:sz="0" w:space="0" w:color="auto"/>
                <w:right w:val="none" w:sz="0" w:space="0" w:color="auto"/>
              </w:divBdr>
            </w:div>
            <w:div w:id="27216994">
              <w:marLeft w:val="0"/>
              <w:marRight w:val="0"/>
              <w:marTop w:val="0"/>
              <w:marBottom w:val="0"/>
              <w:divBdr>
                <w:top w:val="none" w:sz="0" w:space="0" w:color="auto"/>
                <w:left w:val="none" w:sz="0" w:space="0" w:color="auto"/>
                <w:bottom w:val="none" w:sz="0" w:space="0" w:color="auto"/>
                <w:right w:val="none" w:sz="0" w:space="0" w:color="auto"/>
              </w:divBdr>
            </w:div>
            <w:div w:id="29452732">
              <w:marLeft w:val="0"/>
              <w:marRight w:val="0"/>
              <w:marTop w:val="0"/>
              <w:marBottom w:val="0"/>
              <w:divBdr>
                <w:top w:val="none" w:sz="0" w:space="0" w:color="auto"/>
                <w:left w:val="none" w:sz="0" w:space="0" w:color="auto"/>
                <w:bottom w:val="none" w:sz="0" w:space="0" w:color="auto"/>
                <w:right w:val="none" w:sz="0" w:space="0" w:color="auto"/>
              </w:divBdr>
            </w:div>
            <w:div w:id="30300984">
              <w:marLeft w:val="0"/>
              <w:marRight w:val="0"/>
              <w:marTop w:val="0"/>
              <w:marBottom w:val="0"/>
              <w:divBdr>
                <w:top w:val="none" w:sz="0" w:space="0" w:color="auto"/>
                <w:left w:val="none" w:sz="0" w:space="0" w:color="auto"/>
                <w:bottom w:val="none" w:sz="0" w:space="0" w:color="auto"/>
                <w:right w:val="none" w:sz="0" w:space="0" w:color="auto"/>
              </w:divBdr>
            </w:div>
            <w:div w:id="32507149">
              <w:marLeft w:val="0"/>
              <w:marRight w:val="0"/>
              <w:marTop w:val="0"/>
              <w:marBottom w:val="0"/>
              <w:divBdr>
                <w:top w:val="none" w:sz="0" w:space="0" w:color="auto"/>
                <w:left w:val="none" w:sz="0" w:space="0" w:color="auto"/>
                <w:bottom w:val="none" w:sz="0" w:space="0" w:color="auto"/>
                <w:right w:val="none" w:sz="0" w:space="0" w:color="auto"/>
              </w:divBdr>
            </w:div>
            <w:div w:id="33359235">
              <w:marLeft w:val="0"/>
              <w:marRight w:val="0"/>
              <w:marTop w:val="0"/>
              <w:marBottom w:val="0"/>
              <w:divBdr>
                <w:top w:val="none" w:sz="0" w:space="0" w:color="auto"/>
                <w:left w:val="none" w:sz="0" w:space="0" w:color="auto"/>
                <w:bottom w:val="none" w:sz="0" w:space="0" w:color="auto"/>
                <w:right w:val="none" w:sz="0" w:space="0" w:color="auto"/>
              </w:divBdr>
            </w:div>
            <w:div w:id="35087381">
              <w:marLeft w:val="0"/>
              <w:marRight w:val="0"/>
              <w:marTop w:val="0"/>
              <w:marBottom w:val="0"/>
              <w:divBdr>
                <w:top w:val="none" w:sz="0" w:space="0" w:color="auto"/>
                <w:left w:val="none" w:sz="0" w:space="0" w:color="auto"/>
                <w:bottom w:val="none" w:sz="0" w:space="0" w:color="auto"/>
                <w:right w:val="none" w:sz="0" w:space="0" w:color="auto"/>
              </w:divBdr>
            </w:div>
            <w:div w:id="36126819">
              <w:marLeft w:val="0"/>
              <w:marRight w:val="0"/>
              <w:marTop w:val="0"/>
              <w:marBottom w:val="0"/>
              <w:divBdr>
                <w:top w:val="none" w:sz="0" w:space="0" w:color="auto"/>
                <w:left w:val="none" w:sz="0" w:space="0" w:color="auto"/>
                <w:bottom w:val="none" w:sz="0" w:space="0" w:color="auto"/>
                <w:right w:val="none" w:sz="0" w:space="0" w:color="auto"/>
              </w:divBdr>
            </w:div>
            <w:div w:id="37633174">
              <w:marLeft w:val="0"/>
              <w:marRight w:val="0"/>
              <w:marTop w:val="0"/>
              <w:marBottom w:val="0"/>
              <w:divBdr>
                <w:top w:val="none" w:sz="0" w:space="0" w:color="auto"/>
                <w:left w:val="none" w:sz="0" w:space="0" w:color="auto"/>
                <w:bottom w:val="none" w:sz="0" w:space="0" w:color="auto"/>
                <w:right w:val="none" w:sz="0" w:space="0" w:color="auto"/>
              </w:divBdr>
            </w:div>
            <w:div w:id="40447783">
              <w:marLeft w:val="0"/>
              <w:marRight w:val="0"/>
              <w:marTop w:val="0"/>
              <w:marBottom w:val="0"/>
              <w:divBdr>
                <w:top w:val="none" w:sz="0" w:space="0" w:color="auto"/>
                <w:left w:val="none" w:sz="0" w:space="0" w:color="auto"/>
                <w:bottom w:val="none" w:sz="0" w:space="0" w:color="auto"/>
                <w:right w:val="none" w:sz="0" w:space="0" w:color="auto"/>
              </w:divBdr>
            </w:div>
            <w:div w:id="40860552">
              <w:marLeft w:val="0"/>
              <w:marRight w:val="0"/>
              <w:marTop w:val="0"/>
              <w:marBottom w:val="0"/>
              <w:divBdr>
                <w:top w:val="none" w:sz="0" w:space="0" w:color="auto"/>
                <w:left w:val="none" w:sz="0" w:space="0" w:color="auto"/>
                <w:bottom w:val="none" w:sz="0" w:space="0" w:color="auto"/>
                <w:right w:val="none" w:sz="0" w:space="0" w:color="auto"/>
              </w:divBdr>
            </w:div>
            <w:div w:id="41834207">
              <w:marLeft w:val="0"/>
              <w:marRight w:val="0"/>
              <w:marTop w:val="0"/>
              <w:marBottom w:val="0"/>
              <w:divBdr>
                <w:top w:val="none" w:sz="0" w:space="0" w:color="auto"/>
                <w:left w:val="none" w:sz="0" w:space="0" w:color="auto"/>
                <w:bottom w:val="none" w:sz="0" w:space="0" w:color="auto"/>
                <w:right w:val="none" w:sz="0" w:space="0" w:color="auto"/>
              </w:divBdr>
            </w:div>
            <w:div w:id="43989260">
              <w:marLeft w:val="0"/>
              <w:marRight w:val="0"/>
              <w:marTop w:val="0"/>
              <w:marBottom w:val="0"/>
              <w:divBdr>
                <w:top w:val="none" w:sz="0" w:space="0" w:color="auto"/>
                <w:left w:val="none" w:sz="0" w:space="0" w:color="auto"/>
                <w:bottom w:val="none" w:sz="0" w:space="0" w:color="auto"/>
                <w:right w:val="none" w:sz="0" w:space="0" w:color="auto"/>
              </w:divBdr>
            </w:div>
            <w:div w:id="45758591">
              <w:marLeft w:val="0"/>
              <w:marRight w:val="0"/>
              <w:marTop w:val="0"/>
              <w:marBottom w:val="0"/>
              <w:divBdr>
                <w:top w:val="none" w:sz="0" w:space="0" w:color="auto"/>
                <w:left w:val="none" w:sz="0" w:space="0" w:color="auto"/>
                <w:bottom w:val="none" w:sz="0" w:space="0" w:color="auto"/>
                <w:right w:val="none" w:sz="0" w:space="0" w:color="auto"/>
              </w:divBdr>
            </w:div>
            <w:div w:id="46536362">
              <w:marLeft w:val="0"/>
              <w:marRight w:val="0"/>
              <w:marTop w:val="0"/>
              <w:marBottom w:val="0"/>
              <w:divBdr>
                <w:top w:val="none" w:sz="0" w:space="0" w:color="auto"/>
                <w:left w:val="none" w:sz="0" w:space="0" w:color="auto"/>
                <w:bottom w:val="none" w:sz="0" w:space="0" w:color="auto"/>
                <w:right w:val="none" w:sz="0" w:space="0" w:color="auto"/>
              </w:divBdr>
            </w:div>
            <w:div w:id="49232511">
              <w:marLeft w:val="0"/>
              <w:marRight w:val="0"/>
              <w:marTop w:val="0"/>
              <w:marBottom w:val="0"/>
              <w:divBdr>
                <w:top w:val="none" w:sz="0" w:space="0" w:color="auto"/>
                <w:left w:val="none" w:sz="0" w:space="0" w:color="auto"/>
                <w:bottom w:val="none" w:sz="0" w:space="0" w:color="auto"/>
                <w:right w:val="none" w:sz="0" w:space="0" w:color="auto"/>
              </w:divBdr>
            </w:div>
            <w:div w:id="49889832">
              <w:marLeft w:val="0"/>
              <w:marRight w:val="0"/>
              <w:marTop w:val="0"/>
              <w:marBottom w:val="0"/>
              <w:divBdr>
                <w:top w:val="none" w:sz="0" w:space="0" w:color="auto"/>
                <w:left w:val="none" w:sz="0" w:space="0" w:color="auto"/>
                <w:bottom w:val="none" w:sz="0" w:space="0" w:color="auto"/>
                <w:right w:val="none" w:sz="0" w:space="0" w:color="auto"/>
              </w:divBdr>
            </w:div>
            <w:div w:id="50736561">
              <w:marLeft w:val="0"/>
              <w:marRight w:val="0"/>
              <w:marTop w:val="0"/>
              <w:marBottom w:val="0"/>
              <w:divBdr>
                <w:top w:val="none" w:sz="0" w:space="0" w:color="auto"/>
                <w:left w:val="none" w:sz="0" w:space="0" w:color="auto"/>
                <w:bottom w:val="none" w:sz="0" w:space="0" w:color="auto"/>
                <w:right w:val="none" w:sz="0" w:space="0" w:color="auto"/>
              </w:divBdr>
            </w:div>
            <w:div w:id="51009636">
              <w:marLeft w:val="0"/>
              <w:marRight w:val="0"/>
              <w:marTop w:val="0"/>
              <w:marBottom w:val="0"/>
              <w:divBdr>
                <w:top w:val="none" w:sz="0" w:space="0" w:color="auto"/>
                <w:left w:val="none" w:sz="0" w:space="0" w:color="auto"/>
                <w:bottom w:val="none" w:sz="0" w:space="0" w:color="auto"/>
                <w:right w:val="none" w:sz="0" w:space="0" w:color="auto"/>
              </w:divBdr>
            </w:div>
            <w:div w:id="52122927">
              <w:marLeft w:val="0"/>
              <w:marRight w:val="0"/>
              <w:marTop w:val="0"/>
              <w:marBottom w:val="0"/>
              <w:divBdr>
                <w:top w:val="none" w:sz="0" w:space="0" w:color="auto"/>
                <w:left w:val="none" w:sz="0" w:space="0" w:color="auto"/>
                <w:bottom w:val="none" w:sz="0" w:space="0" w:color="auto"/>
                <w:right w:val="none" w:sz="0" w:space="0" w:color="auto"/>
              </w:divBdr>
            </w:div>
            <w:div w:id="53281880">
              <w:marLeft w:val="0"/>
              <w:marRight w:val="0"/>
              <w:marTop w:val="0"/>
              <w:marBottom w:val="0"/>
              <w:divBdr>
                <w:top w:val="none" w:sz="0" w:space="0" w:color="auto"/>
                <w:left w:val="none" w:sz="0" w:space="0" w:color="auto"/>
                <w:bottom w:val="none" w:sz="0" w:space="0" w:color="auto"/>
                <w:right w:val="none" w:sz="0" w:space="0" w:color="auto"/>
              </w:divBdr>
            </w:div>
            <w:div w:id="57287411">
              <w:marLeft w:val="0"/>
              <w:marRight w:val="0"/>
              <w:marTop w:val="0"/>
              <w:marBottom w:val="0"/>
              <w:divBdr>
                <w:top w:val="none" w:sz="0" w:space="0" w:color="auto"/>
                <w:left w:val="none" w:sz="0" w:space="0" w:color="auto"/>
                <w:bottom w:val="none" w:sz="0" w:space="0" w:color="auto"/>
                <w:right w:val="none" w:sz="0" w:space="0" w:color="auto"/>
              </w:divBdr>
            </w:div>
            <w:div w:id="58020019">
              <w:marLeft w:val="0"/>
              <w:marRight w:val="0"/>
              <w:marTop w:val="0"/>
              <w:marBottom w:val="0"/>
              <w:divBdr>
                <w:top w:val="none" w:sz="0" w:space="0" w:color="auto"/>
                <w:left w:val="none" w:sz="0" w:space="0" w:color="auto"/>
                <w:bottom w:val="none" w:sz="0" w:space="0" w:color="auto"/>
                <w:right w:val="none" w:sz="0" w:space="0" w:color="auto"/>
              </w:divBdr>
            </w:div>
            <w:div w:id="58408334">
              <w:marLeft w:val="0"/>
              <w:marRight w:val="0"/>
              <w:marTop w:val="0"/>
              <w:marBottom w:val="0"/>
              <w:divBdr>
                <w:top w:val="none" w:sz="0" w:space="0" w:color="auto"/>
                <w:left w:val="none" w:sz="0" w:space="0" w:color="auto"/>
                <w:bottom w:val="none" w:sz="0" w:space="0" w:color="auto"/>
                <w:right w:val="none" w:sz="0" w:space="0" w:color="auto"/>
              </w:divBdr>
            </w:div>
            <w:div w:id="58594928">
              <w:marLeft w:val="0"/>
              <w:marRight w:val="0"/>
              <w:marTop w:val="0"/>
              <w:marBottom w:val="0"/>
              <w:divBdr>
                <w:top w:val="none" w:sz="0" w:space="0" w:color="auto"/>
                <w:left w:val="none" w:sz="0" w:space="0" w:color="auto"/>
                <w:bottom w:val="none" w:sz="0" w:space="0" w:color="auto"/>
                <w:right w:val="none" w:sz="0" w:space="0" w:color="auto"/>
              </w:divBdr>
            </w:div>
            <w:div w:id="60060311">
              <w:marLeft w:val="0"/>
              <w:marRight w:val="0"/>
              <w:marTop w:val="0"/>
              <w:marBottom w:val="0"/>
              <w:divBdr>
                <w:top w:val="none" w:sz="0" w:space="0" w:color="auto"/>
                <w:left w:val="none" w:sz="0" w:space="0" w:color="auto"/>
                <w:bottom w:val="none" w:sz="0" w:space="0" w:color="auto"/>
                <w:right w:val="none" w:sz="0" w:space="0" w:color="auto"/>
              </w:divBdr>
            </w:div>
            <w:div w:id="62069554">
              <w:marLeft w:val="0"/>
              <w:marRight w:val="0"/>
              <w:marTop w:val="0"/>
              <w:marBottom w:val="0"/>
              <w:divBdr>
                <w:top w:val="none" w:sz="0" w:space="0" w:color="auto"/>
                <w:left w:val="none" w:sz="0" w:space="0" w:color="auto"/>
                <w:bottom w:val="none" w:sz="0" w:space="0" w:color="auto"/>
                <w:right w:val="none" w:sz="0" w:space="0" w:color="auto"/>
              </w:divBdr>
            </w:div>
            <w:div w:id="64883968">
              <w:marLeft w:val="0"/>
              <w:marRight w:val="0"/>
              <w:marTop w:val="0"/>
              <w:marBottom w:val="0"/>
              <w:divBdr>
                <w:top w:val="none" w:sz="0" w:space="0" w:color="auto"/>
                <w:left w:val="none" w:sz="0" w:space="0" w:color="auto"/>
                <w:bottom w:val="none" w:sz="0" w:space="0" w:color="auto"/>
                <w:right w:val="none" w:sz="0" w:space="0" w:color="auto"/>
              </w:divBdr>
            </w:div>
            <w:div w:id="66465981">
              <w:marLeft w:val="0"/>
              <w:marRight w:val="0"/>
              <w:marTop w:val="0"/>
              <w:marBottom w:val="0"/>
              <w:divBdr>
                <w:top w:val="none" w:sz="0" w:space="0" w:color="auto"/>
                <w:left w:val="none" w:sz="0" w:space="0" w:color="auto"/>
                <w:bottom w:val="none" w:sz="0" w:space="0" w:color="auto"/>
                <w:right w:val="none" w:sz="0" w:space="0" w:color="auto"/>
              </w:divBdr>
            </w:div>
            <w:div w:id="68158227">
              <w:marLeft w:val="0"/>
              <w:marRight w:val="0"/>
              <w:marTop w:val="0"/>
              <w:marBottom w:val="0"/>
              <w:divBdr>
                <w:top w:val="none" w:sz="0" w:space="0" w:color="auto"/>
                <w:left w:val="none" w:sz="0" w:space="0" w:color="auto"/>
                <w:bottom w:val="none" w:sz="0" w:space="0" w:color="auto"/>
                <w:right w:val="none" w:sz="0" w:space="0" w:color="auto"/>
              </w:divBdr>
            </w:div>
            <w:div w:id="70202044">
              <w:marLeft w:val="0"/>
              <w:marRight w:val="0"/>
              <w:marTop w:val="0"/>
              <w:marBottom w:val="0"/>
              <w:divBdr>
                <w:top w:val="none" w:sz="0" w:space="0" w:color="auto"/>
                <w:left w:val="none" w:sz="0" w:space="0" w:color="auto"/>
                <w:bottom w:val="none" w:sz="0" w:space="0" w:color="auto"/>
                <w:right w:val="none" w:sz="0" w:space="0" w:color="auto"/>
              </w:divBdr>
            </w:div>
            <w:div w:id="70465062">
              <w:marLeft w:val="0"/>
              <w:marRight w:val="0"/>
              <w:marTop w:val="0"/>
              <w:marBottom w:val="0"/>
              <w:divBdr>
                <w:top w:val="none" w:sz="0" w:space="0" w:color="auto"/>
                <w:left w:val="none" w:sz="0" w:space="0" w:color="auto"/>
                <w:bottom w:val="none" w:sz="0" w:space="0" w:color="auto"/>
                <w:right w:val="none" w:sz="0" w:space="0" w:color="auto"/>
              </w:divBdr>
            </w:div>
            <w:div w:id="70467054">
              <w:marLeft w:val="0"/>
              <w:marRight w:val="0"/>
              <w:marTop w:val="0"/>
              <w:marBottom w:val="0"/>
              <w:divBdr>
                <w:top w:val="none" w:sz="0" w:space="0" w:color="auto"/>
                <w:left w:val="none" w:sz="0" w:space="0" w:color="auto"/>
                <w:bottom w:val="none" w:sz="0" w:space="0" w:color="auto"/>
                <w:right w:val="none" w:sz="0" w:space="0" w:color="auto"/>
              </w:divBdr>
            </w:div>
            <w:div w:id="70928648">
              <w:marLeft w:val="0"/>
              <w:marRight w:val="0"/>
              <w:marTop w:val="0"/>
              <w:marBottom w:val="0"/>
              <w:divBdr>
                <w:top w:val="none" w:sz="0" w:space="0" w:color="auto"/>
                <w:left w:val="none" w:sz="0" w:space="0" w:color="auto"/>
                <w:bottom w:val="none" w:sz="0" w:space="0" w:color="auto"/>
                <w:right w:val="none" w:sz="0" w:space="0" w:color="auto"/>
              </w:divBdr>
            </w:div>
            <w:div w:id="71855884">
              <w:marLeft w:val="0"/>
              <w:marRight w:val="0"/>
              <w:marTop w:val="0"/>
              <w:marBottom w:val="0"/>
              <w:divBdr>
                <w:top w:val="none" w:sz="0" w:space="0" w:color="auto"/>
                <w:left w:val="none" w:sz="0" w:space="0" w:color="auto"/>
                <w:bottom w:val="none" w:sz="0" w:space="0" w:color="auto"/>
                <w:right w:val="none" w:sz="0" w:space="0" w:color="auto"/>
              </w:divBdr>
            </w:div>
            <w:div w:id="71857629">
              <w:marLeft w:val="0"/>
              <w:marRight w:val="0"/>
              <w:marTop w:val="0"/>
              <w:marBottom w:val="0"/>
              <w:divBdr>
                <w:top w:val="none" w:sz="0" w:space="0" w:color="auto"/>
                <w:left w:val="none" w:sz="0" w:space="0" w:color="auto"/>
                <w:bottom w:val="none" w:sz="0" w:space="0" w:color="auto"/>
                <w:right w:val="none" w:sz="0" w:space="0" w:color="auto"/>
              </w:divBdr>
            </w:div>
            <w:div w:id="72095291">
              <w:marLeft w:val="0"/>
              <w:marRight w:val="0"/>
              <w:marTop w:val="0"/>
              <w:marBottom w:val="0"/>
              <w:divBdr>
                <w:top w:val="none" w:sz="0" w:space="0" w:color="auto"/>
                <w:left w:val="none" w:sz="0" w:space="0" w:color="auto"/>
                <w:bottom w:val="none" w:sz="0" w:space="0" w:color="auto"/>
                <w:right w:val="none" w:sz="0" w:space="0" w:color="auto"/>
              </w:divBdr>
            </w:div>
            <w:div w:id="72506241">
              <w:marLeft w:val="0"/>
              <w:marRight w:val="0"/>
              <w:marTop w:val="0"/>
              <w:marBottom w:val="0"/>
              <w:divBdr>
                <w:top w:val="none" w:sz="0" w:space="0" w:color="auto"/>
                <w:left w:val="none" w:sz="0" w:space="0" w:color="auto"/>
                <w:bottom w:val="none" w:sz="0" w:space="0" w:color="auto"/>
                <w:right w:val="none" w:sz="0" w:space="0" w:color="auto"/>
              </w:divBdr>
            </w:div>
            <w:div w:id="74520193">
              <w:marLeft w:val="0"/>
              <w:marRight w:val="0"/>
              <w:marTop w:val="0"/>
              <w:marBottom w:val="0"/>
              <w:divBdr>
                <w:top w:val="none" w:sz="0" w:space="0" w:color="auto"/>
                <w:left w:val="none" w:sz="0" w:space="0" w:color="auto"/>
                <w:bottom w:val="none" w:sz="0" w:space="0" w:color="auto"/>
                <w:right w:val="none" w:sz="0" w:space="0" w:color="auto"/>
              </w:divBdr>
            </w:div>
            <w:div w:id="75783190">
              <w:marLeft w:val="0"/>
              <w:marRight w:val="0"/>
              <w:marTop w:val="0"/>
              <w:marBottom w:val="0"/>
              <w:divBdr>
                <w:top w:val="none" w:sz="0" w:space="0" w:color="auto"/>
                <w:left w:val="none" w:sz="0" w:space="0" w:color="auto"/>
                <w:bottom w:val="none" w:sz="0" w:space="0" w:color="auto"/>
                <w:right w:val="none" w:sz="0" w:space="0" w:color="auto"/>
              </w:divBdr>
            </w:div>
            <w:div w:id="76093849">
              <w:marLeft w:val="0"/>
              <w:marRight w:val="0"/>
              <w:marTop w:val="0"/>
              <w:marBottom w:val="0"/>
              <w:divBdr>
                <w:top w:val="none" w:sz="0" w:space="0" w:color="auto"/>
                <w:left w:val="none" w:sz="0" w:space="0" w:color="auto"/>
                <w:bottom w:val="none" w:sz="0" w:space="0" w:color="auto"/>
                <w:right w:val="none" w:sz="0" w:space="0" w:color="auto"/>
              </w:divBdr>
            </w:div>
            <w:div w:id="76751902">
              <w:marLeft w:val="0"/>
              <w:marRight w:val="0"/>
              <w:marTop w:val="0"/>
              <w:marBottom w:val="0"/>
              <w:divBdr>
                <w:top w:val="none" w:sz="0" w:space="0" w:color="auto"/>
                <w:left w:val="none" w:sz="0" w:space="0" w:color="auto"/>
                <w:bottom w:val="none" w:sz="0" w:space="0" w:color="auto"/>
                <w:right w:val="none" w:sz="0" w:space="0" w:color="auto"/>
              </w:divBdr>
            </w:div>
            <w:div w:id="78215491">
              <w:marLeft w:val="0"/>
              <w:marRight w:val="0"/>
              <w:marTop w:val="0"/>
              <w:marBottom w:val="0"/>
              <w:divBdr>
                <w:top w:val="none" w:sz="0" w:space="0" w:color="auto"/>
                <w:left w:val="none" w:sz="0" w:space="0" w:color="auto"/>
                <w:bottom w:val="none" w:sz="0" w:space="0" w:color="auto"/>
                <w:right w:val="none" w:sz="0" w:space="0" w:color="auto"/>
              </w:divBdr>
            </w:div>
            <w:div w:id="78403442">
              <w:marLeft w:val="0"/>
              <w:marRight w:val="0"/>
              <w:marTop w:val="0"/>
              <w:marBottom w:val="0"/>
              <w:divBdr>
                <w:top w:val="none" w:sz="0" w:space="0" w:color="auto"/>
                <w:left w:val="none" w:sz="0" w:space="0" w:color="auto"/>
                <w:bottom w:val="none" w:sz="0" w:space="0" w:color="auto"/>
                <w:right w:val="none" w:sz="0" w:space="0" w:color="auto"/>
              </w:divBdr>
            </w:div>
            <w:div w:id="79110885">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82117823">
              <w:marLeft w:val="0"/>
              <w:marRight w:val="0"/>
              <w:marTop w:val="0"/>
              <w:marBottom w:val="0"/>
              <w:divBdr>
                <w:top w:val="none" w:sz="0" w:space="0" w:color="auto"/>
                <w:left w:val="none" w:sz="0" w:space="0" w:color="auto"/>
                <w:bottom w:val="none" w:sz="0" w:space="0" w:color="auto"/>
                <w:right w:val="none" w:sz="0" w:space="0" w:color="auto"/>
              </w:divBdr>
            </w:div>
            <w:div w:id="82578172">
              <w:marLeft w:val="0"/>
              <w:marRight w:val="0"/>
              <w:marTop w:val="0"/>
              <w:marBottom w:val="0"/>
              <w:divBdr>
                <w:top w:val="none" w:sz="0" w:space="0" w:color="auto"/>
                <w:left w:val="none" w:sz="0" w:space="0" w:color="auto"/>
                <w:bottom w:val="none" w:sz="0" w:space="0" w:color="auto"/>
                <w:right w:val="none" w:sz="0" w:space="0" w:color="auto"/>
              </w:divBdr>
            </w:div>
            <w:div w:id="83652231">
              <w:marLeft w:val="0"/>
              <w:marRight w:val="0"/>
              <w:marTop w:val="0"/>
              <w:marBottom w:val="0"/>
              <w:divBdr>
                <w:top w:val="none" w:sz="0" w:space="0" w:color="auto"/>
                <w:left w:val="none" w:sz="0" w:space="0" w:color="auto"/>
                <w:bottom w:val="none" w:sz="0" w:space="0" w:color="auto"/>
                <w:right w:val="none" w:sz="0" w:space="0" w:color="auto"/>
              </w:divBdr>
            </w:div>
            <w:div w:id="84109780">
              <w:marLeft w:val="0"/>
              <w:marRight w:val="0"/>
              <w:marTop w:val="0"/>
              <w:marBottom w:val="0"/>
              <w:divBdr>
                <w:top w:val="none" w:sz="0" w:space="0" w:color="auto"/>
                <w:left w:val="none" w:sz="0" w:space="0" w:color="auto"/>
                <w:bottom w:val="none" w:sz="0" w:space="0" w:color="auto"/>
                <w:right w:val="none" w:sz="0" w:space="0" w:color="auto"/>
              </w:divBdr>
            </w:div>
            <w:div w:id="85420097">
              <w:marLeft w:val="0"/>
              <w:marRight w:val="0"/>
              <w:marTop w:val="0"/>
              <w:marBottom w:val="0"/>
              <w:divBdr>
                <w:top w:val="none" w:sz="0" w:space="0" w:color="auto"/>
                <w:left w:val="none" w:sz="0" w:space="0" w:color="auto"/>
                <w:bottom w:val="none" w:sz="0" w:space="0" w:color="auto"/>
                <w:right w:val="none" w:sz="0" w:space="0" w:color="auto"/>
              </w:divBdr>
            </w:div>
            <w:div w:id="86772524">
              <w:marLeft w:val="0"/>
              <w:marRight w:val="0"/>
              <w:marTop w:val="0"/>
              <w:marBottom w:val="0"/>
              <w:divBdr>
                <w:top w:val="none" w:sz="0" w:space="0" w:color="auto"/>
                <w:left w:val="none" w:sz="0" w:space="0" w:color="auto"/>
                <w:bottom w:val="none" w:sz="0" w:space="0" w:color="auto"/>
                <w:right w:val="none" w:sz="0" w:space="0" w:color="auto"/>
              </w:divBdr>
            </w:div>
            <w:div w:id="88239018">
              <w:marLeft w:val="0"/>
              <w:marRight w:val="0"/>
              <w:marTop w:val="0"/>
              <w:marBottom w:val="0"/>
              <w:divBdr>
                <w:top w:val="none" w:sz="0" w:space="0" w:color="auto"/>
                <w:left w:val="none" w:sz="0" w:space="0" w:color="auto"/>
                <w:bottom w:val="none" w:sz="0" w:space="0" w:color="auto"/>
                <w:right w:val="none" w:sz="0" w:space="0" w:color="auto"/>
              </w:divBdr>
            </w:div>
            <w:div w:id="88743885">
              <w:marLeft w:val="0"/>
              <w:marRight w:val="0"/>
              <w:marTop w:val="0"/>
              <w:marBottom w:val="0"/>
              <w:divBdr>
                <w:top w:val="none" w:sz="0" w:space="0" w:color="auto"/>
                <w:left w:val="none" w:sz="0" w:space="0" w:color="auto"/>
                <w:bottom w:val="none" w:sz="0" w:space="0" w:color="auto"/>
                <w:right w:val="none" w:sz="0" w:space="0" w:color="auto"/>
              </w:divBdr>
            </w:div>
            <w:div w:id="89549839">
              <w:marLeft w:val="0"/>
              <w:marRight w:val="0"/>
              <w:marTop w:val="0"/>
              <w:marBottom w:val="0"/>
              <w:divBdr>
                <w:top w:val="none" w:sz="0" w:space="0" w:color="auto"/>
                <w:left w:val="none" w:sz="0" w:space="0" w:color="auto"/>
                <w:bottom w:val="none" w:sz="0" w:space="0" w:color="auto"/>
                <w:right w:val="none" w:sz="0" w:space="0" w:color="auto"/>
              </w:divBdr>
            </w:div>
            <w:div w:id="89740629">
              <w:marLeft w:val="0"/>
              <w:marRight w:val="0"/>
              <w:marTop w:val="0"/>
              <w:marBottom w:val="0"/>
              <w:divBdr>
                <w:top w:val="none" w:sz="0" w:space="0" w:color="auto"/>
                <w:left w:val="none" w:sz="0" w:space="0" w:color="auto"/>
                <w:bottom w:val="none" w:sz="0" w:space="0" w:color="auto"/>
                <w:right w:val="none" w:sz="0" w:space="0" w:color="auto"/>
              </w:divBdr>
            </w:div>
            <w:div w:id="89811617">
              <w:marLeft w:val="0"/>
              <w:marRight w:val="0"/>
              <w:marTop w:val="0"/>
              <w:marBottom w:val="0"/>
              <w:divBdr>
                <w:top w:val="none" w:sz="0" w:space="0" w:color="auto"/>
                <w:left w:val="none" w:sz="0" w:space="0" w:color="auto"/>
                <w:bottom w:val="none" w:sz="0" w:space="0" w:color="auto"/>
                <w:right w:val="none" w:sz="0" w:space="0" w:color="auto"/>
              </w:divBdr>
            </w:div>
            <w:div w:id="91056025">
              <w:marLeft w:val="0"/>
              <w:marRight w:val="0"/>
              <w:marTop w:val="0"/>
              <w:marBottom w:val="0"/>
              <w:divBdr>
                <w:top w:val="none" w:sz="0" w:space="0" w:color="auto"/>
                <w:left w:val="none" w:sz="0" w:space="0" w:color="auto"/>
                <w:bottom w:val="none" w:sz="0" w:space="0" w:color="auto"/>
                <w:right w:val="none" w:sz="0" w:space="0" w:color="auto"/>
              </w:divBdr>
            </w:div>
            <w:div w:id="92751444">
              <w:marLeft w:val="0"/>
              <w:marRight w:val="0"/>
              <w:marTop w:val="0"/>
              <w:marBottom w:val="0"/>
              <w:divBdr>
                <w:top w:val="none" w:sz="0" w:space="0" w:color="auto"/>
                <w:left w:val="none" w:sz="0" w:space="0" w:color="auto"/>
                <w:bottom w:val="none" w:sz="0" w:space="0" w:color="auto"/>
                <w:right w:val="none" w:sz="0" w:space="0" w:color="auto"/>
              </w:divBdr>
            </w:div>
            <w:div w:id="93088565">
              <w:marLeft w:val="0"/>
              <w:marRight w:val="0"/>
              <w:marTop w:val="0"/>
              <w:marBottom w:val="0"/>
              <w:divBdr>
                <w:top w:val="none" w:sz="0" w:space="0" w:color="auto"/>
                <w:left w:val="none" w:sz="0" w:space="0" w:color="auto"/>
                <w:bottom w:val="none" w:sz="0" w:space="0" w:color="auto"/>
                <w:right w:val="none" w:sz="0" w:space="0" w:color="auto"/>
              </w:divBdr>
            </w:div>
            <w:div w:id="93089729">
              <w:marLeft w:val="0"/>
              <w:marRight w:val="0"/>
              <w:marTop w:val="0"/>
              <w:marBottom w:val="0"/>
              <w:divBdr>
                <w:top w:val="none" w:sz="0" w:space="0" w:color="auto"/>
                <w:left w:val="none" w:sz="0" w:space="0" w:color="auto"/>
                <w:bottom w:val="none" w:sz="0" w:space="0" w:color="auto"/>
                <w:right w:val="none" w:sz="0" w:space="0" w:color="auto"/>
              </w:divBdr>
            </w:div>
            <w:div w:id="94642127">
              <w:marLeft w:val="0"/>
              <w:marRight w:val="0"/>
              <w:marTop w:val="0"/>
              <w:marBottom w:val="0"/>
              <w:divBdr>
                <w:top w:val="none" w:sz="0" w:space="0" w:color="auto"/>
                <w:left w:val="none" w:sz="0" w:space="0" w:color="auto"/>
                <w:bottom w:val="none" w:sz="0" w:space="0" w:color="auto"/>
                <w:right w:val="none" w:sz="0" w:space="0" w:color="auto"/>
              </w:divBdr>
            </w:div>
            <w:div w:id="96798664">
              <w:marLeft w:val="0"/>
              <w:marRight w:val="0"/>
              <w:marTop w:val="0"/>
              <w:marBottom w:val="0"/>
              <w:divBdr>
                <w:top w:val="none" w:sz="0" w:space="0" w:color="auto"/>
                <w:left w:val="none" w:sz="0" w:space="0" w:color="auto"/>
                <w:bottom w:val="none" w:sz="0" w:space="0" w:color="auto"/>
                <w:right w:val="none" w:sz="0" w:space="0" w:color="auto"/>
              </w:divBdr>
            </w:div>
            <w:div w:id="99958859">
              <w:marLeft w:val="0"/>
              <w:marRight w:val="0"/>
              <w:marTop w:val="0"/>
              <w:marBottom w:val="0"/>
              <w:divBdr>
                <w:top w:val="none" w:sz="0" w:space="0" w:color="auto"/>
                <w:left w:val="none" w:sz="0" w:space="0" w:color="auto"/>
                <w:bottom w:val="none" w:sz="0" w:space="0" w:color="auto"/>
                <w:right w:val="none" w:sz="0" w:space="0" w:color="auto"/>
              </w:divBdr>
            </w:div>
            <w:div w:id="102893174">
              <w:marLeft w:val="0"/>
              <w:marRight w:val="0"/>
              <w:marTop w:val="0"/>
              <w:marBottom w:val="0"/>
              <w:divBdr>
                <w:top w:val="none" w:sz="0" w:space="0" w:color="auto"/>
                <w:left w:val="none" w:sz="0" w:space="0" w:color="auto"/>
                <w:bottom w:val="none" w:sz="0" w:space="0" w:color="auto"/>
                <w:right w:val="none" w:sz="0" w:space="0" w:color="auto"/>
              </w:divBdr>
            </w:div>
            <w:div w:id="104429773">
              <w:marLeft w:val="0"/>
              <w:marRight w:val="0"/>
              <w:marTop w:val="0"/>
              <w:marBottom w:val="0"/>
              <w:divBdr>
                <w:top w:val="none" w:sz="0" w:space="0" w:color="auto"/>
                <w:left w:val="none" w:sz="0" w:space="0" w:color="auto"/>
                <w:bottom w:val="none" w:sz="0" w:space="0" w:color="auto"/>
                <w:right w:val="none" w:sz="0" w:space="0" w:color="auto"/>
              </w:divBdr>
            </w:div>
            <w:div w:id="104813180">
              <w:marLeft w:val="0"/>
              <w:marRight w:val="0"/>
              <w:marTop w:val="0"/>
              <w:marBottom w:val="0"/>
              <w:divBdr>
                <w:top w:val="none" w:sz="0" w:space="0" w:color="auto"/>
                <w:left w:val="none" w:sz="0" w:space="0" w:color="auto"/>
                <w:bottom w:val="none" w:sz="0" w:space="0" w:color="auto"/>
                <w:right w:val="none" w:sz="0" w:space="0" w:color="auto"/>
              </w:divBdr>
            </w:div>
            <w:div w:id="105389935">
              <w:marLeft w:val="0"/>
              <w:marRight w:val="0"/>
              <w:marTop w:val="0"/>
              <w:marBottom w:val="0"/>
              <w:divBdr>
                <w:top w:val="none" w:sz="0" w:space="0" w:color="auto"/>
                <w:left w:val="none" w:sz="0" w:space="0" w:color="auto"/>
                <w:bottom w:val="none" w:sz="0" w:space="0" w:color="auto"/>
                <w:right w:val="none" w:sz="0" w:space="0" w:color="auto"/>
              </w:divBdr>
            </w:div>
            <w:div w:id="106047230">
              <w:marLeft w:val="0"/>
              <w:marRight w:val="0"/>
              <w:marTop w:val="0"/>
              <w:marBottom w:val="0"/>
              <w:divBdr>
                <w:top w:val="none" w:sz="0" w:space="0" w:color="auto"/>
                <w:left w:val="none" w:sz="0" w:space="0" w:color="auto"/>
                <w:bottom w:val="none" w:sz="0" w:space="0" w:color="auto"/>
                <w:right w:val="none" w:sz="0" w:space="0" w:color="auto"/>
              </w:divBdr>
            </w:div>
            <w:div w:id="106700675">
              <w:marLeft w:val="0"/>
              <w:marRight w:val="0"/>
              <w:marTop w:val="0"/>
              <w:marBottom w:val="0"/>
              <w:divBdr>
                <w:top w:val="none" w:sz="0" w:space="0" w:color="auto"/>
                <w:left w:val="none" w:sz="0" w:space="0" w:color="auto"/>
                <w:bottom w:val="none" w:sz="0" w:space="0" w:color="auto"/>
                <w:right w:val="none" w:sz="0" w:space="0" w:color="auto"/>
              </w:divBdr>
            </w:div>
            <w:div w:id="109518915">
              <w:marLeft w:val="0"/>
              <w:marRight w:val="0"/>
              <w:marTop w:val="0"/>
              <w:marBottom w:val="0"/>
              <w:divBdr>
                <w:top w:val="none" w:sz="0" w:space="0" w:color="auto"/>
                <w:left w:val="none" w:sz="0" w:space="0" w:color="auto"/>
                <w:bottom w:val="none" w:sz="0" w:space="0" w:color="auto"/>
                <w:right w:val="none" w:sz="0" w:space="0" w:color="auto"/>
              </w:divBdr>
            </w:div>
            <w:div w:id="109980356">
              <w:marLeft w:val="0"/>
              <w:marRight w:val="0"/>
              <w:marTop w:val="0"/>
              <w:marBottom w:val="0"/>
              <w:divBdr>
                <w:top w:val="none" w:sz="0" w:space="0" w:color="auto"/>
                <w:left w:val="none" w:sz="0" w:space="0" w:color="auto"/>
                <w:bottom w:val="none" w:sz="0" w:space="0" w:color="auto"/>
                <w:right w:val="none" w:sz="0" w:space="0" w:color="auto"/>
              </w:divBdr>
            </w:div>
            <w:div w:id="110979819">
              <w:marLeft w:val="0"/>
              <w:marRight w:val="0"/>
              <w:marTop w:val="0"/>
              <w:marBottom w:val="0"/>
              <w:divBdr>
                <w:top w:val="none" w:sz="0" w:space="0" w:color="auto"/>
                <w:left w:val="none" w:sz="0" w:space="0" w:color="auto"/>
                <w:bottom w:val="none" w:sz="0" w:space="0" w:color="auto"/>
                <w:right w:val="none" w:sz="0" w:space="0" w:color="auto"/>
              </w:divBdr>
            </w:div>
            <w:div w:id="112556636">
              <w:marLeft w:val="0"/>
              <w:marRight w:val="0"/>
              <w:marTop w:val="0"/>
              <w:marBottom w:val="0"/>
              <w:divBdr>
                <w:top w:val="none" w:sz="0" w:space="0" w:color="auto"/>
                <w:left w:val="none" w:sz="0" w:space="0" w:color="auto"/>
                <w:bottom w:val="none" w:sz="0" w:space="0" w:color="auto"/>
                <w:right w:val="none" w:sz="0" w:space="0" w:color="auto"/>
              </w:divBdr>
            </w:div>
            <w:div w:id="112749904">
              <w:marLeft w:val="0"/>
              <w:marRight w:val="0"/>
              <w:marTop w:val="0"/>
              <w:marBottom w:val="0"/>
              <w:divBdr>
                <w:top w:val="none" w:sz="0" w:space="0" w:color="auto"/>
                <w:left w:val="none" w:sz="0" w:space="0" w:color="auto"/>
                <w:bottom w:val="none" w:sz="0" w:space="0" w:color="auto"/>
                <w:right w:val="none" w:sz="0" w:space="0" w:color="auto"/>
              </w:divBdr>
            </w:div>
            <w:div w:id="113793193">
              <w:marLeft w:val="0"/>
              <w:marRight w:val="0"/>
              <w:marTop w:val="0"/>
              <w:marBottom w:val="0"/>
              <w:divBdr>
                <w:top w:val="none" w:sz="0" w:space="0" w:color="auto"/>
                <w:left w:val="none" w:sz="0" w:space="0" w:color="auto"/>
                <w:bottom w:val="none" w:sz="0" w:space="0" w:color="auto"/>
                <w:right w:val="none" w:sz="0" w:space="0" w:color="auto"/>
              </w:divBdr>
            </w:div>
            <w:div w:id="114519165">
              <w:marLeft w:val="0"/>
              <w:marRight w:val="0"/>
              <w:marTop w:val="0"/>
              <w:marBottom w:val="0"/>
              <w:divBdr>
                <w:top w:val="none" w:sz="0" w:space="0" w:color="auto"/>
                <w:left w:val="none" w:sz="0" w:space="0" w:color="auto"/>
                <w:bottom w:val="none" w:sz="0" w:space="0" w:color="auto"/>
                <w:right w:val="none" w:sz="0" w:space="0" w:color="auto"/>
              </w:divBdr>
            </w:div>
            <w:div w:id="115223008">
              <w:marLeft w:val="0"/>
              <w:marRight w:val="0"/>
              <w:marTop w:val="0"/>
              <w:marBottom w:val="0"/>
              <w:divBdr>
                <w:top w:val="none" w:sz="0" w:space="0" w:color="auto"/>
                <w:left w:val="none" w:sz="0" w:space="0" w:color="auto"/>
                <w:bottom w:val="none" w:sz="0" w:space="0" w:color="auto"/>
                <w:right w:val="none" w:sz="0" w:space="0" w:color="auto"/>
              </w:divBdr>
            </w:div>
            <w:div w:id="117527258">
              <w:marLeft w:val="0"/>
              <w:marRight w:val="0"/>
              <w:marTop w:val="0"/>
              <w:marBottom w:val="0"/>
              <w:divBdr>
                <w:top w:val="none" w:sz="0" w:space="0" w:color="auto"/>
                <w:left w:val="none" w:sz="0" w:space="0" w:color="auto"/>
                <w:bottom w:val="none" w:sz="0" w:space="0" w:color="auto"/>
                <w:right w:val="none" w:sz="0" w:space="0" w:color="auto"/>
              </w:divBdr>
            </w:div>
            <w:div w:id="118688089">
              <w:marLeft w:val="0"/>
              <w:marRight w:val="0"/>
              <w:marTop w:val="0"/>
              <w:marBottom w:val="0"/>
              <w:divBdr>
                <w:top w:val="none" w:sz="0" w:space="0" w:color="auto"/>
                <w:left w:val="none" w:sz="0" w:space="0" w:color="auto"/>
                <w:bottom w:val="none" w:sz="0" w:space="0" w:color="auto"/>
                <w:right w:val="none" w:sz="0" w:space="0" w:color="auto"/>
              </w:divBdr>
            </w:div>
            <w:div w:id="119618327">
              <w:marLeft w:val="0"/>
              <w:marRight w:val="0"/>
              <w:marTop w:val="0"/>
              <w:marBottom w:val="0"/>
              <w:divBdr>
                <w:top w:val="none" w:sz="0" w:space="0" w:color="auto"/>
                <w:left w:val="none" w:sz="0" w:space="0" w:color="auto"/>
                <w:bottom w:val="none" w:sz="0" w:space="0" w:color="auto"/>
                <w:right w:val="none" w:sz="0" w:space="0" w:color="auto"/>
              </w:divBdr>
            </w:div>
            <w:div w:id="124084575">
              <w:marLeft w:val="0"/>
              <w:marRight w:val="0"/>
              <w:marTop w:val="0"/>
              <w:marBottom w:val="0"/>
              <w:divBdr>
                <w:top w:val="none" w:sz="0" w:space="0" w:color="auto"/>
                <w:left w:val="none" w:sz="0" w:space="0" w:color="auto"/>
                <w:bottom w:val="none" w:sz="0" w:space="0" w:color="auto"/>
                <w:right w:val="none" w:sz="0" w:space="0" w:color="auto"/>
              </w:divBdr>
            </w:div>
            <w:div w:id="125239631">
              <w:marLeft w:val="0"/>
              <w:marRight w:val="0"/>
              <w:marTop w:val="0"/>
              <w:marBottom w:val="0"/>
              <w:divBdr>
                <w:top w:val="none" w:sz="0" w:space="0" w:color="auto"/>
                <w:left w:val="none" w:sz="0" w:space="0" w:color="auto"/>
                <w:bottom w:val="none" w:sz="0" w:space="0" w:color="auto"/>
                <w:right w:val="none" w:sz="0" w:space="0" w:color="auto"/>
              </w:divBdr>
            </w:div>
            <w:div w:id="126747631">
              <w:marLeft w:val="0"/>
              <w:marRight w:val="0"/>
              <w:marTop w:val="0"/>
              <w:marBottom w:val="0"/>
              <w:divBdr>
                <w:top w:val="none" w:sz="0" w:space="0" w:color="auto"/>
                <w:left w:val="none" w:sz="0" w:space="0" w:color="auto"/>
                <w:bottom w:val="none" w:sz="0" w:space="0" w:color="auto"/>
                <w:right w:val="none" w:sz="0" w:space="0" w:color="auto"/>
              </w:divBdr>
            </w:div>
            <w:div w:id="128862750">
              <w:marLeft w:val="0"/>
              <w:marRight w:val="0"/>
              <w:marTop w:val="0"/>
              <w:marBottom w:val="0"/>
              <w:divBdr>
                <w:top w:val="none" w:sz="0" w:space="0" w:color="auto"/>
                <w:left w:val="none" w:sz="0" w:space="0" w:color="auto"/>
                <w:bottom w:val="none" w:sz="0" w:space="0" w:color="auto"/>
                <w:right w:val="none" w:sz="0" w:space="0" w:color="auto"/>
              </w:divBdr>
            </w:div>
            <w:div w:id="128867220">
              <w:marLeft w:val="0"/>
              <w:marRight w:val="0"/>
              <w:marTop w:val="0"/>
              <w:marBottom w:val="0"/>
              <w:divBdr>
                <w:top w:val="none" w:sz="0" w:space="0" w:color="auto"/>
                <w:left w:val="none" w:sz="0" w:space="0" w:color="auto"/>
                <w:bottom w:val="none" w:sz="0" w:space="0" w:color="auto"/>
                <w:right w:val="none" w:sz="0" w:space="0" w:color="auto"/>
              </w:divBdr>
            </w:div>
            <w:div w:id="129642002">
              <w:marLeft w:val="0"/>
              <w:marRight w:val="0"/>
              <w:marTop w:val="0"/>
              <w:marBottom w:val="0"/>
              <w:divBdr>
                <w:top w:val="none" w:sz="0" w:space="0" w:color="auto"/>
                <w:left w:val="none" w:sz="0" w:space="0" w:color="auto"/>
                <w:bottom w:val="none" w:sz="0" w:space="0" w:color="auto"/>
                <w:right w:val="none" w:sz="0" w:space="0" w:color="auto"/>
              </w:divBdr>
            </w:div>
            <w:div w:id="131409514">
              <w:marLeft w:val="0"/>
              <w:marRight w:val="0"/>
              <w:marTop w:val="0"/>
              <w:marBottom w:val="0"/>
              <w:divBdr>
                <w:top w:val="none" w:sz="0" w:space="0" w:color="auto"/>
                <w:left w:val="none" w:sz="0" w:space="0" w:color="auto"/>
                <w:bottom w:val="none" w:sz="0" w:space="0" w:color="auto"/>
                <w:right w:val="none" w:sz="0" w:space="0" w:color="auto"/>
              </w:divBdr>
            </w:div>
            <w:div w:id="131948461">
              <w:marLeft w:val="0"/>
              <w:marRight w:val="0"/>
              <w:marTop w:val="0"/>
              <w:marBottom w:val="0"/>
              <w:divBdr>
                <w:top w:val="none" w:sz="0" w:space="0" w:color="auto"/>
                <w:left w:val="none" w:sz="0" w:space="0" w:color="auto"/>
                <w:bottom w:val="none" w:sz="0" w:space="0" w:color="auto"/>
                <w:right w:val="none" w:sz="0" w:space="0" w:color="auto"/>
              </w:divBdr>
            </w:div>
            <w:div w:id="133450792">
              <w:marLeft w:val="0"/>
              <w:marRight w:val="0"/>
              <w:marTop w:val="0"/>
              <w:marBottom w:val="0"/>
              <w:divBdr>
                <w:top w:val="none" w:sz="0" w:space="0" w:color="auto"/>
                <w:left w:val="none" w:sz="0" w:space="0" w:color="auto"/>
                <w:bottom w:val="none" w:sz="0" w:space="0" w:color="auto"/>
                <w:right w:val="none" w:sz="0" w:space="0" w:color="auto"/>
              </w:divBdr>
            </w:div>
            <w:div w:id="136581028">
              <w:marLeft w:val="0"/>
              <w:marRight w:val="0"/>
              <w:marTop w:val="0"/>
              <w:marBottom w:val="0"/>
              <w:divBdr>
                <w:top w:val="none" w:sz="0" w:space="0" w:color="auto"/>
                <w:left w:val="none" w:sz="0" w:space="0" w:color="auto"/>
                <w:bottom w:val="none" w:sz="0" w:space="0" w:color="auto"/>
                <w:right w:val="none" w:sz="0" w:space="0" w:color="auto"/>
              </w:divBdr>
            </w:div>
            <w:div w:id="139658883">
              <w:marLeft w:val="0"/>
              <w:marRight w:val="0"/>
              <w:marTop w:val="0"/>
              <w:marBottom w:val="0"/>
              <w:divBdr>
                <w:top w:val="none" w:sz="0" w:space="0" w:color="auto"/>
                <w:left w:val="none" w:sz="0" w:space="0" w:color="auto"/>
                <w:bottom w:val="none" w:sz="0" w:space="0" w:color="auto"/>
                <w:right w:val="none" w:sz="0" w:space="0" w:color="auto"/>
              </w:divBdr>
            </w:div>
            <w:div w:id="139880676">
              <w:marLeft w:val="0"/>
              <w:marRight w:val="0"/>
              <w:marTop w:val="0"/>
              <w:marBottom w:val="0"/>
              <w:divBdr>
                <w:top w:val="none" w:sz="0" w:space="0" w:color="auto"/>
                <w:left w:val="none" w:sz="0" w:space="0" w:color="auto"/>
                <w:bottom w:val="none" w:sz="0" w:space="0" w:color="auto"/>
                <w:right w:val="none" w:sz="0" w:space="0" w:color="auto"/>
              </w:divBdr>
            </w:div>
            <w:div w:id="140775817">
              <w:marLeft w:val="0"/>
              <w:marRight w:val="0"/>
              <w:marTop w:val="0"/>
              <w:marBottom w:val="0"/>
              <w:divBdr>
                <w:top w:val="none" w:sz="0" w:space="0" w:color="auto"/>
                <w:left w:val="none" w:sz="0" w:space="0" w:color="auto"/>
                <w:bottom w:val="none" w:sz="0" w:space="0" w:color="auto"/>
                <w:right w:val="none" w:sz="0" w:space="0" w:color="auto"/>
              </w:divBdr>
            </w:div>
            <w:div w:id="140970192">
              <w:marLeft w:val="0"/>
              <w:marRight w:val="0"/>
              <w:marTop w:val="0"/>
              <w:marBottom w:val="0"/>
              <w:divBdr>
                <w:top w:val="none" w:sz="0" w:space="0" w:color="auto"/>
                <w:left w:val="none" w:sz="0" w:space="0" w:color="auto"/>
                <w:bottom w:val="none" w:sz="0" w:space="0" w:color="auto"/>
                <w:right w:val="none" w:sz="0" w:space="0" w:color="auto"/>
              </w:divBdr>
            </w:div>
            <w:div w:id="141389384">
              <w:marLeft w:val="0"/>
              <w:marRight w:val="0"/>
              <w:marTop w:val="0"/>
              <w:marBottom w:val="0"/>
              <w:divBdr>
                <w:top w:val="none" w:sz="0" w:space="0" w:color="auto"/>
                <w:left w:val="none" w:sz="0" w:space="0" w:color="auto"/>
                <w:bottom w:val="none" w:sz="0" w:space="0" w:color="auto"/>
                <w:right w:val="none" w:sz="0" w:space="0" w:color="auto"/>
              </w:divBdr>
              <w:divsChild>
                <w:div w:id="144589894">
                  <w:marLeft w:val="0"/>
                  <w:marRight w:val="0"/>
                  <w:marTop w:val="0"/>
                  <w:marBottom w:val="0"/>
                  <w:divBdr>
                    <w:top w:val="none" w:sz="0" w:space="0" w:color="auto"/>
                    <w:left w:val="none" w:sz="0" w:space="0" w:color="auto"/>
                    <w:bottom w:val="none" w:sz="0" w:space="0" w:color="auto"/>
                    <w:right w:val="none" w:sz="0" w:space="0" w:color="auto"/>
                  </w:divBdr>
                </w:div>
                <w:div w:id="167986228">
                  <w:marLeft w:val="0"/>
                  <w:marRight w:val="0"/>
                  <w:marTop w:val="0"/>
                  <w:marBottom w:val="0"/>
                  <w:divBdr>
                    <w:top w:val="none" w:sz="0" w:space="0" w:color="auto"/>
                    <w:left w:val="none" w:sz="0" w:space="0" w:color="auto"/>
                    <w:bottom w:val="none" w:sz="0" w:space="0" w:color="auto"/>
                    <w:right w:val="none" w:sz="0" w:space="0" w:color="auto"/>
                  </w:divBdr>
                </w:div>
                <w:div w:id="1269384563">
                  <w:marLeft w:val="0"/>
                  <w:marRight w:val="0"/>
                  <w:marTop w:val="0"/>
                  <w:marBottom w:val="0"/>
                  <w:divBdr>
                    <w:top w:val="none" w:sz="0" w:space="0" w:color="auto"/>
                    <w:left w:val="none" w:sz="0" w:space="0" w:color="auto"/>
                    <w:bottom w:val="none" w:sz="0" w:space="0" w:color="auto"/>
                    <w:right w:val="none" w:sz="0" w:space="0" w:color="auto"/>
                  </w:divBdr>
                </w:div>
                <w:div w:id="1323387028">
                  <w:marLeft w:val="0"/>
                  <w:marRight w:val="0"/>
                  <w:marTop w:val="0"/>
                  <w:marBottom w:val="0"/>
                  <w:divBdr>
                    <w:top w:val="none" w:sz="0" w:space="0" w:color="auto"/>
                    <w:left w:val="none" w:sz="0" w:space="0" w:color="auto"/>
                    <w:bottom w:val="none" w:sz="0" w:space="0" w:color="auto"/>
                    <w:right w:val="none" w:sz="0" w:space="0" w:color="auto"/>
                  </w:divBdr>
                </w:div>
                <w:div w:id="1761754929">
                  <w:marLeft w:val="0"/>
                  <w:marRight w:val="0"/>
                  <w:marTop w:val="0"/>
                  <w:marBottom w:val="0"/>
                  <w:divBdr>
                    <w:top w:val="none" w:sz="0" w:space="0" w:color="auto"/>
                    <w:left w:val="none" w:sz="0" w:space="0" w:color="auto"/>
                    <w:bottom w:val="none" w:sz="0" w:space="0" w:color="auto"/>
                    <w:right w:val="none" w:sz="0" w:space="0" w:color="auto"/>
                  </w:divBdr>
                </w:div>
                <w:div w:id="2082751500">
                  <w:marLeft w:val="0"/>
                  <w:marRight w:val="0"/>
                  <w:marTop w:val="0"/>
                  <w:marBottom w:val="0"/>
                  <w:divBdr>
                    <w:top w:val="none" w:sz="0" w:space="0" w:color="auto"/>
                    <w:left w:val="none" w:sz="0" w:space="0" w:color="auto"/>
                    <w:bottom w:val="none" w:sz="0" w:space="0" w:color="auto"/>
                    <w:right w:val="none" w:sz="0" w:space="0" w:color="auto"/>
                  </w:divBdr>
                </w:div>
              </w:divsChild>
            </w:div>
            <w:div w:id="148326494">
              <w:marLeft w:val="0"/>
              <w:marRight w:val="0"/>
              <w:marTop w:val="0"/>
              <w:marBottom w:val="0"/>
              <w:divBdr>
                <w:top w:val="none" w:sz="0" w:space="0" w:color="auto"/>
                <w:left w:val="none" w:sz="0" w:space="0" w:color="auto"/>
                <w:bottom w:val="none" w:sz="0" w:space="0" w:color="auto"/>
                <w:right w:val="none" w:sz="0" w:space="0" w:color="auto"/>
              </w:divBdr>
            </w:div>
            <w:div w:id="148526163">
              <w:marLeft w:val="0"/>
              <w:marRight w:val="0"/>
              <w:marTop w:val="0"/>
              <w:marBottom w:val="0"/>
              <w:divBdr>
                <w:top w:val="none" w:sz="0" w:space="0" w:color="auto"/>
                <w:left w:val="none" w:sz="0" w:space="0" w:color="auto"/>
                <w:bottom w:val="none" w:sz="0" w:space="0" w:color="auto"/>
                <w:right w:val="none" w:sz="0" w:space="0" w:color="auto"/>
              </w:divBdr>
            </w:div>
            <w:div w:id="153228511">
              <w:marLeft w:val="0"/>
              <w:marRight w:val="0"/>
              <w:marTop w:val="0"/>
              <w:marBottom w:val="0"/>
              <w:divBdr>
                <w:top w:val="none" w:sz="0" w:space="0" w:color="auto"/>
                <w:left w:val="none" w:sz="0" w:space="0" w:color="auto"/>
                <w:bottom w:val="none" w:sz="0" w:space="0" w:color="auto"/>
                <w:right w:val="none" w:sz="0" w:space="0" w:color="auto"/>
              </w:divBdr>
            </w:div>
            <w:div w:id="154146329">
              <w:marLeft w:val="0"/>
              <w:marRight w:val="0"/>
              <w:marTop w:val="0"/>
              <w:marBottom w:val="0"/>
              <w:divBdr>
                <w:top w:val="none" w:sz="0" w:space="0" w:color="auto"/>
                <w:left w:val="none" w:sz="0" w:space="0" w:color="auto"/>
                <w:bottom w:val="none" w:sz="0" w:space="0" w:color="auto"/>
                <w:right w:val="none" w:sz="0" w:space="0" w:color="auto"/>
              </w:divBdr>
            </w:div>
            <w:div w:id="154301785">
              <w:marLeft w:val="0"/>
              <w:marRight w:val="0"/>
              <w:marTop w:val="0"/>
              <w:marBottom w:val="0"/>
              <w:divBdr>
                <w:top w:val="none" w:sz="0" w:space="0" w:color="auto"/>
                <w:left w:val="none" w:sz="0" w:space="0" w:color="auto"/>
                <w:bottom w:val="none" w:sz="0" w:space="0" w:color="auto"/>
                <w:right w:val="none" w:sz="0" w:space="0" w:color="auto"/>
              </w:divBdr>
            </w:div>
            <w:div w:id="155809861">
              <w:marLeft w:val="0"/>
              <w:marRight w:val="0"/>
              <w:marTop w:val="0"/>
              <w:marBottom w:val="0"/>
              <w:divBdr>
                <w:top w:val="none" w:sz="0" w:space="0" w:color="auto"/>
                <w:left w:val="none" w:sz="0" w:space="0" w:color="auto"/>
                <w:bottom w:val="none" w:sz="0" w:space="0" w:color="auto"/>
                <w:right w:val="none" w:sz="0" w:space="0" w:color="auto"/>
              </w:divBdr>
            </w:div>
            <w:div w:id="156071774">
              <w:marLeft w:val="0"/>
              <w:marRight w:val="0"/>
              <w:marTop w:val="0"/>
              <w:marBottom w:val="0"/>
              <w:divBdr>
                <w:top w:val="none" w:sz="0" w:space="0" w:color="auto"/>
                <w:left w:val="none" w:sz="0" w:space="0" w:color="auto"/>
                <w:bottom w:val="none" w:sz="0" w:space="0" w:color="auto"/>
                <w:right w:val="none" w:sz="0" w:space="0" w:color="auto"/>
              </w:divBdr>
            </w:div>
            <w:div w:id="156072596">
              <w:marLeft w:val="0"/>
              <w:marRight w:val="0"/>
              <w:marTop w:val="0"/>
              <w:marBottom w:val="0"/>
              <w:divBdr>
                <w:top w:val="none" w:sz="0" w:space="0" w:color="auto"/>
                <w:left w:val="none" w:sz="0" w:space="0" w:color="auto"/>
                <w:bottom w:val="none" w:sz="0" w:space="0" w:color="auto"/>
                <w:right w:val="none" w:sz="0" w:space="0" w:color="auto"/>
              </w:divBdr>
            </w:div>
            <w:div w:id="157120451">
              <w:marLeft w:val="0"/>
              <w:marRight w:val="0"/>
              <w:marTop w:val="0"/>
              <w:marBottom w:val="0"/>
              <w:divBdr>
                <w:top w:val="none" w:sz="0" w:space="0" w:color="auto"/>
                <w:left w:val="none" w:sz="0" w:space="0" w:color="auto"/>
                <w:bottom w:val="none" w:sz="0" w:space="0" w:color="auto"/>
                <w:right w:val="none" w:sz="0" w:space="0" w:color="auto"/>
              </w:divBdr>
            </w:div>
            <w:div w:id="157549649">
              <w:marLeft w:val="0"/>
              <w:marRight w:val="0"/>
              <w:marTop w:val="0"/>
              <w:marBottom w:val="0"/>
              <w:divBdr>
                <w:top w:val="none" w:sz="0" w:space="0" w:color="auto"/>
                <w:left w:val="none" w:sz="0" w:space="0" w:color="auto"/>
                <w:bottom w:val="none" w:sz="0" w:space="0" w:color="auto"/>
                <w:right w:val="none" w:sz="0" w:space="0" w:color="auto"/>
              </w:divBdr>
            </w:div>
            <w:div w:id="157963506">
              <w:marLeft w:val="0"/>
              <w:marRight w:val="0"/>
              <w:marTop w:val="0"/>
              <w:marBottom w:val="0"/>
              <w:divBdr>
                <w:top w:val="none" w:sz="0" w:space="0" w:color="auto"/>
                <w:left w:val="none" w:sz="0" w:space="0" w:color="auto"/>
                <w:bottom w:val="none" w:sz="0" w:space="0" w:color="auto"/>
                <w:right w:val="none" w:sz="0" w:space="0" w:color="auto"/>
              </w:divBdr>
            </w:div>
            <w:div w:id="158235149">
              <w:marLeft w:val="0"/>
              <w:marRight w:val="0"/>
              <w:marTop w:val="0"/>
              <w:marBottom w:val="0"/>
              <w:divBdr>
                <w:top w:val="none" w:sz="0" w:space="0" w:color="auto"/>
                <w:left w:val="none" w:sz="0" w:space="0" w:color="auto"/>
                <w:bottom w:val="none" w:sz="0" w:space="0" w:color="auto"/>
                <w:right w:val="none" w:sz="0" w:space="0" w:color="auto"/>
              </w:divBdr>
            </w:div>
            <w:div w:id="162404135">
              <w:marLeft w:val="0"/>
              <w:marRight w:val="0"/>
              <w:marTop w:val="0"/>
              <w:marBottom w:val="0"/>
              <w:divBdr>
                <w:top w:val="none" w:sz="0" w:space="0" w:color="auto"/>
                <w:left w:val="none" w:sz="0" w:space="0" w:color="auto"/>
                <w:bottom w:val="none" w:sz="0" w:space="0" w:color="auto"/>
                <w:right w:val="none" w:sz="0" w:space="0" w:color="auto"/>
              </w:divBdr>
            </w:div>
            <w:div w:id="162939364">
              <w:marLeft w:val="0"/>
              <w:marRight w:val="0"/>
              <w:marTop w:val="0"/>
              <w:marBottom w:val="0"/>
              <w:divBdr>
                <w:top w:val="none" w:sz="0" w:space="0" w:color="auto"/>
                <w:left w:val="none" w:sz="0" w:space="0" w:color="auto"/>
                <w:bottom w:val="none" w:sz="0" w:space="0" w:color="auto"/>
                <w:right w:val="none" w:sz="0" w:space="0" w:color="auto"/>
              </w:divBdr>
            </w:div>
            <w:div w:id="169300289">
              <w:marLeft w:val="0"/>
              <w:marRight w:val="0"/>
              <w:marTop w:val="0"/>
              <w:marBottom w:val="0"/>
              <w:divBdr>
                <w:top w:val="none" w:sz="0" w:space="0" w:color="auto"/>
                <w:left w:val="none" w:sz="0" w:space="0" w:color="auto"/>
                <w:bottom w:val="none" w:sz="0" w:space="0" w:color="auto"/>
                <w:right w:val="none" w:sz="0" w:space="0" w:color="auto"/>
              </w:divBdr>
            </w:div>
            <w:div w:id="169376899">
              <w:marLeft w:val="0"/>
              <w:marRight w:val="0"/>
              <w:marTop w:val="0"/>
              <w:marBottom w:val="0"/>
              <w:divBdr>
                <w:top w:val="none" w:sz="0" w:space="0" w:color="auto"/>
                <w:left w:val="none" w:sz="0" w:space="0" w:color="auto"/>
                <w:bottom w:val="none" w:sz="0" w:space="0" w:color="auto"/>
                <w:right w:val="none" w:sz="0" w:space="0" w:color="auto"/>
              </w:divBdr>
            </w:div>
            <w:div w:id="169948664">
              <w:marLeft w:val="0"/>
              <w:marRight w:val="0"/>
              <w:marTop w:val="0"/>
              <w:marBottom w:val="0"/>
              <w:divBdr>
                <w:top w:val="none" w:sz="0" w:space="0" w:color="auto"/>
                <w:left w:val="none" w:sz="0" w:space="0" w:color="auto"/>
                <w:bottom w:val="none" w:sz="0" w:space="0" w:color="auto"/>
                <w:right w:val="none" w:sz="0" w:space="0" w:color="auto"/>
              </w:divBdr>
            </w:div>
            <w:div w:id="172454895">
              <w:marLeft w:val="0"/>
              <w:marRight w:val="0"/>
              <w:marTop w:val="0"/>
              <w:marBottom w:val="0"/>
              <w:divBdr>
                <w:top w:val="none" w:sz="0" w:space="0" w:color="auto"/>
                <w:left w:val="none" w:sz="0" w:space="0" w:color="auto"/>
                <w:bottom w:val="none" w:sz="0" w:space="0" w:color="auto"/>
                <w:right w:val="none" w:sz="0" w:space="0" w:color="auto"/>
              </w:divBdr>
            </w:div>
            <w:div w:id="173036408">
              <w:marLeft w:val="0"/>
              <w:marRight w:val="0"/>
              <w:marTop w:val="0"/>
              <w:marBottom w:val="0"/>
              <w:divBdr>
                <w:top w:val="none" w:sz="0" w:space="0" w:color="auto"/>
                <w:left w:val="none" w:sz="0" w:space="0" w:color="auto"/>
                <w:bottom w:val="none" w:sz="0" w:space="0" w:color="auto"/>
                <w:right w:val="none" w:sz="0" w:space="0" w:color="auto"/>
              </w:divBdr>
            </w:div>
            <w:div w:id="173962425">
              <w:marLeft w:val="0"/>
              <w:marRight w:val="0"/>
              <w:marTop w:val="0"/>
              <w:marBottom w:val="0"/>
              <w:divBdr>
                <w:top w:val="none" w:sz="0" w:space="0" w:color="auto"/>
                <w:left w:val="none" w:sz="0" w:space="0" w:color="auto"/>
                <w:bottom w:val="none" w:sz="0" w:space="0" w:color="auto"/>
                <w:right w:val="none" w:sz="0" w:space="0" w:color="auto"/>
              </w:divBdr>
            </w:div>
            <w:div w:id="174924243">
              <w:marLeft w:val="0"/>
              <w:marRight w:val="0"/>
              <w:marTop w:val="0"/>
              <w:marBottom w:val="0"/>
              <w:divBdr>
                <w:top w:val="none" w:sz="0" w:space="0" w:color="auto"/>
                <w:left w:val="none" w:sz="0" w:space="0" w:color="auto"/>
                <w:bottom w:val="none" w:sz="0" w:space="0" w:color="auto"/>
                <w:right w:val="none" w:sz="0" w:space="0" w:color="auto"/>
              </w:divBdr>
            </w:div>
            <w:div w:id="175577696">
              <w:marLeft w:val="0"/>
              <w:marRight w:val="0"/>
              <w:marTop w:val="0"/>
              <w:marBottom w:val="0"/>
              <w:divBdr>
                <w:top w:val="none" w:sz="0" w:space="0" w:color="auto"/>
                <w:left w:val="none" w:sz="0" w:space="0" w:color="auto"/>
                <w:bottom w:val="none" w:sz="0" w:space="0" w:color="auto"/>
                <w:right w:val="none" w:sz="0" w:space="0" w:color="auto"/>
              </w:divBdr>
            </w:div>
            <w:div w:id="175657108">
              <w:marLeft w:val="0"/>
              <w:marRight w:val="0"/>
              <w:marTop w:val="0"/>
              <w:marBottom w:val="0"/>
              <w:divBdr>
                <w:top w:val="none" w:sz="0" w:space="0" w:color="auto"/>
                <w:left w:val="none" w:sz="0" w:space="0" w:color="auto"/>
                <w:bottom w:val="none" w:sz="0" w:space="0" w:color="auto"/>
                <w:right w:val="none" w:sz="0" w:space="0" w:color="auto"/>
              </w:divBdr>
            </w:div>
            <w:div w:id="176117165">
              <w:marLeft w:val="0"/>
              <w:marRight w:val="0"/>
              <w:marTop w:val="0"/>
              <w:marBottom w:val="0"/>
              <w:divBdr>
                <w:top w:val="none" w:sz="0" w:space="0" w:color="auto"/>
                <w:left w:val="none" w:sz="0" w:space="0" w:color="auto"/>
                <w:bottom w:val="none" w:sz="0" w:space="0" w:color="auto"/>
                <w:right w:val="none" w:sz="0" w:space="0" w:color="auto"/>
              </w:divBdr>
            </w:div>
            <w:div w:id="177238886">
              <w:marLeft w:val="0"/>
              <w:marRight w:val="0"/>
              <w:marTop w:val="0"/>
              <w:marBottom w:val="0"/>
              <w:divBdr>
                <w:top w:val="none" w:sz="0" w:space="0" w:color="auto"/>
                <w:left w:val="none" w:sz="0" w:space="0" w:color="auto"/>
                <w:bottom w:val="none" w:sz="0" w:space="0" w:color="auto"/>
                <w:right w:val="none" w:sz="0" w:space="0" w:color="auto"/>
              </w:divBdr>
            </w:div>
            <w:div w:id="177740828">
              <w:marLeft w:val="0"/>
              <w:marRight w:val="0"/>
              <w:marTop w:val="0"/>
              <w:marBottom w:val="0"/>
              <w:divBdr>
                <w:top w:val="none" w:sz="0" w:space="0" w:color="auto"/>
                <w:left w:val="none" w:sz="0" w:space="0" w:color="auto"/>
                <w:bottom w:val="none" w:sz="0" w:space="0" w:color="auto"/>
                <w:right w:val="none" w:sz="0" w:space="0" w:color="auto"/>
              </w:divBdr>
            </w:div>
            <w:div w:id="182868396">
              <w:marLeft w:val="0"/>
              <w:marRight w:val="0"/>
              <w:marTop w:val="0"/>
              <w:marBottom w:val="0"/>
              <w:divBdr>
                <w:top w:val="none" w:sz="0" w:space="0" w:color="auto"/>
                <w:left w:val="none" w:sz="0" w:space="0" w:color="auto"/>
                <w:bottom w:val="none" w:sz="0" w:space="0" w:color="auto"/>
                <w:right w:val="none" w:sz="0" w:space="0" w:color="auto"/>
              </w:divBdr>
              <w:divsChild>
                <w:div w:id="19547283">
                  <w:marLeft w:val="0"/>
                  <w:marRight w:val="0"/>
                  <w:marTop w:val="0"/>
                  <w:marBottom w:val="0"/>
                  <w:divBdr>
                    <w:top w:val="none" w:sz="0" w:space="0" w:color="auto"/>
                    <w:left w:val="none" w:sz="0" w:space="0" w:color="auto"/>
                    <w:bottom w:val="none" w:sz="0" w:space="0" w:color="auto"/>
                    <w:right w:val="none" w:sz="0" w:space="0" w:color="auto"/>
                  </w:divBdr>
                </w:div>
                <w:div w:id="123432339">
                  <w:marLeft w:val="0"/>
                  <w:marRight w:val="0"/>
                  <w:marTop w:val="0"/>
                  <w:marBottom w:val="0"/>
                  <w:divBdr>
                    <w:top w:val="none" w:sz="0" w:space="0" w:color="auto"/>
                    <w:left w:val="none" w:sz="0" w:space="0" w:color="auto"/>
                    <w:bottom w:val="none" w:sz="0" w:space="0" w:color="auto"/>
                    <w:right w:val="none" w:sz="0" w:space="0" w:color="auto"/>
                  </w:divBdr>
                </w:div>
                <w:div w:id="161164827">
                  <w:marLeft w:val="0"/>
                  <w:marRight w:val="0"/>
                  <w:marTop w:val="0"/>
                  <w:marBottom w:val="0"/>
                  <w:divBdr>
                    <w:top w:val="none" w:sz="0" w:space="0" w:color="auto"/>
                    <w:left w:val="none" w:sz="0" w:space="0" w:color="auto"/>
                    <w:bottom w:val="none" w:sz="0" w:space="0" w:color="auto"/>
                    <w:right w:val="none" w:sz="0" w:space="0" w:color="auto"/>
                  </w:divBdr>
                </w:div>
                <w:div w:id="212498318">
                  <w:marLeft w:val="0"/>
                  <w:marRight w:val="0"/>
                  <w:marTop w:val="0"/>
                  <w:marBottom w:val="0"/>
                  <w:divBdr>
                    <w:top w:val="none" w:sz="0" w:space="0" w:color="auto"/>
                    <w:left w:val="none" w:sz="0" w:space="0" w:color="auto"/>
                    <w:bottom w:val="none" w:sz="0" w:space="0" w:color="auto"/>
                    <w:right w:val="none" w:sz="0" w:space="0" w:color="auto"/>
                  </w:divBdr>
                </w:div>
                <w:div w:id="215557124">
                  <w:marLeft w:val="0"/>
                  <w:marRight w:val="0"/>
                  <w:marTop w:val="0"/>
                  <w:marBottom w:val="0"/>
                  <w:divBdr>
                    <w:top w:val="none" w:sz="0" w:space="0" w:color="auto"/>
                    <w:left w:val="none" w:sz="0" w:space="0" w:color="auto"/>
                    <w:bottom w:val="none" w:sz="0" w:space="0" w:color="auto"/>
                    <w:right w:val="none" w:sz="0" w:space="0" w:color="auto"/>
                  </w:divBdr>
                </w:div>
                <w:div w:id="321814281">
                  <w:marLeft w:val="0"/>
                  <w:marRight w:val="0"/>
                  <w:marTop w:val="0"/>
                  <w:marBottom w:val="0"/>
                  <w:divBdr>
                    <w:top w:val="none" w:sz="0" w:space="0" w:color="auto"/>
                    <w:left w:val="none" w:sz="0" w:space="0" w:color="auto"/>
                    <w:bottom w:val="none" w:sz="0" w:space="0" w:color="auto"/>
                    <w:right w:val="none" w:sz="0" w:space="0" w:color="auto"/>
                  </w:divBdr>
                </w:div>
                <w:div w:id="324894110">
                  <w:marLeft w:val="0"/>
                  <w:marRight w:val="0"/>
                  <w:marTop w:val="0"/>
                  <w:marBottom w:val="0"/>
                  <w:divBdr>
                    <w:top w:val="none" w:sz="0" w:space="0" w:color="auto"/>
                    <w:left w:val="none" w:sz="0" w:space="0" w:color="auto"/>
                    <w:bottom w:val="none" w:sz="0" w:space="0" w:color="auto"/>
                    <w:right w:val="none" w:sz="0" w:space="0" w:color="auto"/>
                  </w:divBdr>
                </w:div>
                <w:div w:id="390428678">
                  <w:marLeft w:val="0"/>
                  <w:marRight w:val="0"/>
                  <w:marTop w:val="0"/>
                  <w:marBottom w:val="0"/>
                  <w:divBdr>
                    <w:top w:val="none" w:sz="0" w:space="0" w:color="auto"/>
                    <w:left w:val="none" w:sz="0" w:space="0" w:color="auto"/>
                    <w:bottom w:val="none" w:sz="0" w:space="0" w:color="auto"/>
                    <w:right w:val="none" w:sz="0" w:space="0" w:color="auto"/>
                  </w:divBdr>
                </w:div>
                <w:div w:id="406919850">
                  <w:marLeft w:val="0"/>
                  <w:marRight w:val="0"/>
                  <w:marTop w:val="0"/>
                  <w:marBottom w:val="0"/>
                  <w:divBdr>
                    <w:top w:val="none" w:sz="0" w:space="0" w:color="auto"/>
                    <w:left w:val="none" w:sz="0" w:space="0" w:color="auto"/>
                    <w:bottom w:val="none" w:sz="0" w:space="0" w:color="auto"/>
                    <w:right w:val="none" w:sz="0" w:space="0" w:color="auto"/>
                  </w:divBdr>
                </w:div>
                <w:div w:id="439908792">
                  <w:marLeft w:val="0"/>
                  <w:marRight w:val="0"/>
                  <w:marTop w:val="0"/>
                  <w:marBottom w:val="0"/>
                  <w:divBdr>
                    <w:top w:val="none" w:sz="0" w:space="0" w:color="auto"/>
                    <w:left w:val="none" w:sz="0" w:space="0" w:color="auto"/>
                    <w:bottom w:val="none" w:sz="0" w:space="0" w:color="auto"/>
                    <w:right w:val="none" w:sz="0" w:space="0" w:color="auto"/>
                  </w:divBdr>
                </w:div>
                <w:div w:id="454061933">
                  <w:marLeft w:val="0"/>
                  <w:marRight w:val="0"/>
                  <w:marTop w:val="0"/>
                  <w:marBottom w:val="0"/>
                  <w:divBdr>
                    <w:top w:val="none" w:sz="0" w:space="0" w:color="auto"/>
                    <w:left w:val="none" w:sz="0" w:space="0" w:color="auto"/>
                    <w:bottom w:val="none" w:sz="0" w:space="0" w:color="auto"/>
                    <w:right w:val="none" w:sz="0" w:space="0" w:color="auto"/>
                  </w:divBdr>
                </w:div>
                <w:div w:id="543374306">
                  <w:marLeft w:val="0"/>
                  <w:marRight w:val="0"/>
                  <w:marTop w:val="0"/>
                  <w:marBottom w:val="0"/>
                  <w:divBdr>
                    <w:top w:val="none" w:sz="0" w:space="0" w:color="auto"/>
                    <w:left w:val="none" w:sz="0" w:space="0" w:color="auto"/>
                    <w:bottom w:val="none" w:sz="0" w:space="0" w:color="auto"/>
                    <w:right w:val="none" w:sz="0" w:space="0" w:color="auto"/>
                  </w:divBdr>
                </w:div>
                <w:div w:id="565921704">
                  <w:marLeft w:val="0"/>
                  <w:marRight w:val="0"/>
                  <w:marTop w:val="0"/>
                  <w:marBottom w:val="0"/>
                  <w:divBdr>
                    <w:top w:val="none" w:sz="0" w:space="0" w:color="auto"/>
                    <w:left w:val="none" w:sz="0" w:space="0" w:color="auto"/>
                    <w:bottom w:val="none" w:sz="0" w:space="0" w:color="auto"/>
                    <w:right w:val="none" w:sz="0" w:space="0" w:color="auto"/>
                  </w:divBdr>
                </w:div>
                <w:div w:id="708914661">
                  <w:marLeft w:val="0"/>
                  <w:marRight w:val="0"/>
                  <w:marTop w:val="0"/>
                  <w:marBottom w:val="0"/>
                  <w:divBdr>
                    <w:top w:val="none" w:sz="0" w:space="0" w:color="auto"/>
                    <w:left w:val="none" w:sz="0" w:space="0" w:color="auto"/>
                    <w:bottom w:val="none" w:sz="0" w:space="0" w:color="auto"/>
                    <w:right w:val="none" w:sz="0" w:space="0" w:color="auto"/>
                  </w:divBdr>
                </w:div>
                <w:div w:id="764569954">
                  <w:marLeft w:val="0"/>
                  <w:marRight w:val="0"/>
                  <w:marTop w:val="0"/>
                  <w:marBottom w:val="0"/>
                  <w:divBdr>
                    <w:top w:val="none" w:sz="0" w:space="0" w:color="auto"/>
                    <w:left w:val="none" w:sz="0" w:space="0" w:color="auto"/>
                    <w:bottom w:val="none" w:sz="0" w:space="0" w:color="auto"/>
                    <w:right w:val="none" w:sz="0" w:space="0" w:color="auto"/>
                  </w:divBdr>
                </w:div>
                <w:div w:id="800609936">
                  <w:marLeft w:val="0"/>
                  <w:marRight w:val="0"/>
                  <w:marTop w:val="0"/>
                  <w:marBottom w:val="0"/>
                  <w:divBdr>
                    <w:top w:val="none" w:sz="0" w:space="0" w:color="auto"/>
                    <w:left w:val="none" w:sz="0" w:space="0" w:color="auto"/>
                    <w:bottom w:val="none" w:sz="0" w:space="0" w:color="auto"/>
                    <w:right w:val="none" w:sz="0" w:space="0" w:color="auto"/>
                  </w:divBdr>
                </w:div>
                <w:div w:id="804545016">
                  <w:marLeft w:val="0"/>
                  <w:marRight w:val="0"/>
                  <w:marTop w:val="0"/>
                  <w:marBottom w:val="0"/>
                  <w:divBdr>
                    <w:top w:val="none" w:sz="0" w:space="0" w:color="auto"/>
                    <w:left w:val="none" w:sz="0" w:space="0" w:color="auto"/>
                    <w:bottom w:val="none" w:sz="0" w:space="0" w:color="auto"/>
                    <w:right w:val="none" w:sz="0" w:space="0" w:color="auto"/>
                  </w:divBdr>
                </w:div>
                <w:div w:id="880215621">
                  <w:marLeft w:val="0"/>
                  <w:marRight w:val="0"/>
                  <w:marTop w:val="0"/>
                  <w:marBottom w:val="0"/>
                  <w:divBdr>
                    <w:top w:val="none" w:sz="0" w:space="0" w:color="auto"/>
                    <w:left w:val="none" w:sz="0" w:space="0" w:color="auto"/>
                    <w:bottom w:val="none" w:sz="0" w:space="0" w:color="auto"/>
                    <w:right w:val="none" w:sz="0" w:space="0" w:color="auto"/>
                  </w:divBdr>
                </w:div>
                <w:div w:id="896746368">
                  <w:marLeft w:val="0"/>
                  <w:marRight w:val="0"/>
                  <w:marTop w:val="0"/>
                  <w:marBottom w:val="0"/>
                  <w:divBdr>
                    <w:top w:val="none" w:sz="0" w:space="0" w:color="auto"/>
                    <w:left w:val="none" w:sz="0" w:space="0" w:color="auto"/>
                    <w:bottom w:val="none" w:sz="0" w:space="0" w:color="auto"/>
                    <w:right w:val="none" w:sz="0" w:space="0" w:color="auto"/>
                  </w:divBdr>
                </w:div>
                <w:div w:id="941455072">
                  <w:marLeft w:val="0"/>
                  <w:marRight w:val="0"/>
                  <w:marTop w:val="0"/>
                  <w:marBottom w:val="0"/>
                  <w:divBdr>
                    <w:top w:val="none" w:sz="0" w:space="0" w:color="auto"/>
                    <w:left w:val="none" w:sz="0" w:space="0" w:color="auto"/>
                    <w:bottom w:val="none" w:sz="0" w:space="0" w:color="auto"/>
                    <w:right w:val="none" w:sz="0" w:space="0" w:color="auto"/>
                  </w:divBdr>
                </w:div>
                <w:div w:id="1069183832">
                  <w:marLeft w:val="0"/>
                  <w:marRight w:val="0"/>
                  <w:marTop w:val="0"/>
                  <w:marBottom w:val="0"/>
                  <w:divBdr>
                    <w:top w:val="none" w:sz="0" w:space="0" w:color="auto"/>
                    <w:left w:val="none" w:sz="0" w:space="0" w:color="auto"/>
                    <w:bottom w:val="none" w:sz="0" w:space="0" w:color="auto"/>
                    <w:right w:val="none" w:sz="0" w:space="0" w:color="auto"/>
                  </w:divBdr>
                </w:div>
                <w:div w:id="1085539064">
                  <w:marLeft w:val="0"/>
                  <w:marRight w:val="0"/>
                  <w:marTop w:val="0"/>
                  <w:marBottom w:val="0"/>
                  <w:divBdr>
                    <w:top w:val="none" w:sz="0" w:space="0" w:color="auto"/>
                    <w:left w:val="none" w:sz="0" w:space="0" w:color="auto"/>
                    <w:bottom w:val="none" w:sz="0" w:space="0" w:color="auto"/>
                    <w:right w:val="none" w:sz="0" w:space="0" w:color="auto"/>
                  </w:divBdr>
                </w:div>
                <w:div w:id="1092361756">
                  <w:marLeft w:val="0"/>
                  <w:marRight w:val="0"/>
                  <w:marTop w:val="0"/>
                  <w:marBottom w:val="0"/>
                  <w:divBdr>
                    <w:top w:val="none" w:sz="0" w:space="0" w:color="auto"/>
                    <w:left w:val="none" w:sz="0" w:space="0" w:color="auto"/>
                    <w:bottom w:val="none" w:sz="0" w:space="0" w:color="auto"/>
                    <w:right w:val="none" w:sz="0" w:space="0" w:color="auto"/>
                  </w:divBdr>
                </w:div>
                <w:div w:id="1190685063">
                  <w:marLeft w:val="0"/>
                  <w:marRight w:val="0"/>
                  <w:marTop w:val="0"/>
                  <w:marBottom w:val="0"/>
                  <w:divBdr>
                    <w:top w:val="none" w:sz="0" w:space="0" w:color="auto"/>
                    <w:left w:val="none" w:sz="0" w:space="0" w:color="auto"/>
                    <w:bottom w:val="none" w:sz="0" w:space="0" w:color="auto"/>
                    <w:right w:val="none" w:sz="0" w:space="0" w:color="auto"/>
                  </w:divBdr>
                </w:div>
                <w:div w:id="1210997113">
                  <w:marLeft w:val="0"/>
                  <w:marRight w:val="0"/>
                  <w:marTop w:val="0"/>
                  <w:marBottom w:val="0"/>
                  <w:divBdr>
                    <w:top w:val="none" w:sz="0" w:space="0" w:color="auto"/>
                    <w:left w:val="none" w:sz="0" w:space="0" w:color="auto"/>
                    <w:bottom w:val="none" w:sz="0" w:space="0" w:color="auto"/>
                    <w:right w:val="none" w:sz="0" w:space="0" w:color="auto"/>
                  </w:divBdr>
                </w:div>
                <w:div w:id="1388142146">
                  <w:marLeft w:val="0"/>
                  <w:marRight w:val="0"/>
                  <w:marTop w:val="0"/>
                  <w:marBottom w:val="0"/>
                  <w:divBdr>
                    <w:top w:val="none" w:sz="0" w:space="0" w:color="auto"/>
                    <w:left w:val="none" w:sz="0" w:space="0" w:color="auto"/>
                    <w:bottom w:val="none" w:sz="0" w:space="0" w:color="auto"/>
                    <w:right w:val="none" w:sz="0" w:space="0" w:color="auto"/>
                  </w:divBdr>
                </w:div>
                <w:div w:id="1425374725">
                  <w:marLeft w:val="0"/>
                  <w:marRight w:val="0"/>
                  <w:marTop w:val="0"/>
                  <w:marBottom w:val="0"/>
                  <w:divBdr>
                    <w:top w:val="none" w:sz="0" w:space="0" w:color="auto"/>
                    <w:left w:val="none" w:sz="0" w:space="0" w:color="auto"/>
                    <w:bottom w:val="none" w:sz="0" w:space="0" w:color="auto"/>
                    <w:right w:val="none" w:sz="0" w:space="0" w:color="auto"/>
                  </w:divBdr>
                </w:div>
                <w:div w:id="1440221009">
                  <w:marLeft w:val="0"/>
                  <w:marRight w:val="0"/>
                  <w:marTop w:val="0"/>
                  <w:marBottom w:val="0"/>
                  <w:divBdr>
                    <w:top w:val="none" w:sz="0" w:space="0" w:color="auto"/>
                    <w:left w:val="none" w:sz="0" w:space="0" w:color="auto"/>
                    <w:bottom w:val="none" w:sz="0" w:space="0" w:color="auto"/>
                    <w:right w:val="none" w:sz="0" w:space="0" w:color="auto"/>
                  </w:divBdr>
                </w:div>
                <w:div w:id="1456485309">
                  <w:marLeft w:val="0"/>
                  <w:marRight w:val="0"/>
                  <w:marTop w:val="0"/>
                  <w:marBottom w:val="0"/>
                  <w:divBdr>
                    <w:top w:val="none" w:sz="0" w:space="0" w:color="auto"/>
                    <w:left w:val="none" w:sz="0" w:space="0" w:color="auto"/>
                    <w:bottom w:val="none" w:sz="0" w:space="0" w:color="auto"/>
                    <w:right w:val="none" w:sz="0" w:space="0" w:color="auto"/>
                  </w:divBdr>
                </w:div>
                <w:div w:id="1485196474">
                  <w:marLeft w:val="0"/>
                  <w:marRight w:val="0"/>
                  <w:marTop w:val="0"/>
                  <w:marBottom w:val="0"/>
                  <w:divBdr>
                    <w:top w:val="none" w:sz="0" w:space="0" w:color="auto"/>
                    <w:left w:val="none" w:sz="0" w:space="0" w:color="auto"/>
                    <w:bottom w:val="none" w:sz="0" w:space="0" w:color="auto"/>
                    <w:right w:val="none" w:sz="0" w:space="0" w:color="auto"/>
                  </w:divBdr>
                </w:div>
                <w:div w:id="1487471489">
                  <w:marLeft w:val="0"/>
                  <w:marRight w:val="0"/>
                  <w:marTop w:val="0"/>
                  <w:marBottom w:val="0"/>
                  <w:divBdr>
                    <w:top w:val="none" w:sz="0" w:space="0" w:color="auto"/>
                    <w:left w:val="none" w:sz="0" w:space="0" w:color="auto"/>
                    <w:bottom w:val="none" w:sz="0" w:space="0" w:color="auto"/>
                    <w:right w:val="none" w:sz="0" w:space="0" w:color="auto"/>
                  </w:divBdr>
                </w:div>
                <w:div w:id="1799831260">
                  <w:marLeft w:val="0"/>
                  <w:marRight w:val="0"/>
                  <w:marTop w:val="0"/>
                  <w:marBottom w:val="0"/>
                  <w:divBdr>
                    <w:top w:val="none" w:sz="0" w:space="0" w:color="auto"/>
                    <w:left w:val="none" w:sz="0" w:space="0" w:color="auto"/>
                    <w:bottom w:val="none" w:sz="0" w:space="0" w:color="auto"/>
                    <w:right w:val="none" w:sz="0" w:space="0" w:color="auto"/>
                  </w:divBdr>
                </w:div>
                <w:div w:id="1864240808">
                  <w:marLeft w:val="0"/>
                  <w:marRight w:val="0"/>
                  <w:marTop w:val="0"/>
                  <w:marBottom w:val="0"/>
                  <w:divBdr>
                    <w:top w:val="none" w:sz="0" w:space="0" w:color="auto"/>
                    <w:left w:val="none" w:sz="0" w:space="0" w:color="auto"/>
                    <w:bottom w:val="none" w:sz="0" w:space="0" w:color="auto"/>
                    <w:right w:val="none" w:sz="0" w:space="0" w:color="auto"/>
                  </w:divBdr>
                </w:div>
                <w:div w:id="1949269998">
                  <w:marLeft w:val="0"/>
                  <w:marRight w:val="0"/>
                  <w:marTop w:val="0"/>
                  <w:marBottom w:val="0"/>
                  <w:divBdr>
                    <w:top w:val="none" w:sz="0" w:space="0" w:color="auto"/>
                    <w:left w:val="none" w:sz="0" w:space="0" w:color="auto"/>
                    <w:bottom w:val="none" w:sz="0" w:space="0" w:color="auto"/>
                    <w:right w:val="none" w:sz="0" w:space="0" w:color="auto"/>
                  </w:divBdr>
                </w:div>
                <w:div w:id="2021469930">
                  <w:marLeft w:val="0"/>
                  <w:marRight w:val="0"/>
                  <w:marTop w:val="0"/>
                  <w:marBottom w:val="0"/>
                  <w:divBdr>
                    <w:top w:val="none" w:sz="0" w:space="0" w:color="auto"/>
                    <w:left w:val="none" w:sz="0" w:space="0" w:color="auto"/>
                    <w:bottom w:val="none" w:sz="0" w:space="0" w:color="auto"/>
                    <w:right w:val="none" w:sz="0" w:space="0" w:color="auto"/>
                  </w:divBdr>
                </w:div>
                <w:div w:id="2092122338">
                  <w:marLeft w:val="0"/>
                  <w:marRight w:val="0"/>
                  <w:marTop w:val="0"/>
                  <w:marBottom w:val="0"/>
                  <w:divBdr>
                    <w:top w:val="none" w:sz="0" w:space="0" w:color="auto"/>
                    <w:left w:val="none" w:sz="0" w:space="0" w:color="auto"/>
                    <w:bottom w:val="none" w:sz="0" w:space="0" w:color="auto"/>
                    <w:right w:val="none" w:sz="0" w:space="0" w:color="auto"/>
                  </w:divBdr>
                </w:div>
                <w:div w:id="2127503780">
                  <w:marLeft w:val="0"/>
                  <w:marRight w:val="0"/>
                  <w:marTop w:val="0"/>
                  <w:marBottom w:val="0"/>
                  <w:divBdr>
                    <w:top w:val="none" w:sz="0" w:space="0" w:color="auto"/>
                    <w:left w:val="none" w:sz="0" w:space="0" w:color="auto"/>
                    <w:bottom w:val="none" w:sz="0" w:space="0" w:color="auto"/>
                    <w:right w:val="none" w:sz="0" w:space="0" w:color="auto"/>
                  </w:divBdr>
                </w:div>
              </w:divsChild>
            </w:div>
            <w:div w:id="183250431">
              <w:marLeft w:val="0"/>
              <w:marRight w:val="0"/>
              <w:marTop w:val="0"/>
              <w:marBottom w:val="0"/>
              <w:divBdr>
                <w:top w:val="none" w:sz="0" w:space="0" w:color="auto"/>
                <w:left w:val="none" w:sz="0" w:space="0" w:color="auto"/>
                <w:bottom w:val="none" w:sz="0" w:space="0" w:color="auto"/>
                <w:right w:val="none" w:sz="0" w:space="0" w:color="auto"/>
              </w:divBdr>
            </w:div>
            <w:div w:id="183440129">
              <w:marLeft w:val="0"/>
              <w:marRight w:val="0"/>
              <w:marTop w:val="0"/>
              <w:marBottom w:val="0"/>
              <w:divBdr>
                <w:top w:val="none" w:sz="0" w:space="0" w:color="auto"/>
                <w:left w:val="none" w:sz="0" w:space="0" w:color="auto"/>
                <w:bottom w:val="none" w:sz="0" w:space="0" w:color="auto"/>
                <w:right w:val="none" w:sz="0" w:space="0" w:color="auto"/>
              </w:divBdr>
            </w:div>
            <w:div w:id="184709675">
              <w:marLeft w:val="0"/>
              <w:marRight w:val="0"/>
              <w:marTop w:val="0"/>
              <w:marBottom w:val="0"/>
              <w:divBdr>
                <w:top w:val="none" w:sz="0" w:space="0" w:color="auto"/>
                <w:left w:val="none" w:sz="0" w:space="0" w:color="auto"/>
                <w:bottom w:val="none" w:sz="0" w:space="0" w:color="auto"/>
                <w:right w:val="none" w:sz="0" w:space="0" w:color="auto"/>
              </w:divBdr>
            </w:div>
            <w:div w:id="184751302">
              <w:marLeft w:val="0"/>
              <w:marRight w:val="0"/>
              <w:marTop w:val="0"/>
              <w:marBottom w:val="0"/>
              <w:divBdr>
                <w:top w:val="none" w:sz="0" w:space="0" w:color="auto"/>
                <w:left w:val="none" w:sz="0" w:space="0" w:color="auto"/>
                <w:bottom w:val="none" w:sz="0" w:space="0" w:color="auto"/>
                <w:right w:val="none" w:sz="0" w:space="0" w:color="auto"/>
              </w:divBdr>
            </w:div>
            <w:div w:id="185338866">
              <w:marLeft w:val="0"/>
              <w:marRight w:val="0"/>
              <w:marTop w:val="0"/>
              <w:marBottom w:val="0"/>
              <w:divBdr>
                <w:top w:val="none" w:sz="0" w:space="0" w:color="auto"/>
                <w:left w:val="none" w:sz="0" w:space="0" w:color="auto"/>
                <w:bottom w:val="none" w:sz="0" w:space="0" w:color="auto"/>
                <w:right w:val="none" w:sz="0" w:space="0" w:color="auto"/>
              </w:divBdr>
            </w:div>
            <w:div w:id="185873681">
              <w:marLeft w:val="0"/>
              <w:marRight w:val="0"/>
              <w:marTop w:val="0"/>
              <w:marBottom w:val="0"/>
              <w:divBdr>
                <w:top w:val="none" w:sz="0" w:space="0" w:color="auto"/>
                <w:left w:val="none" w:sz="0" w:space="0" w:color="auto"/>
                <w:bottom w:val="none" w:sz="0" w:space="0" w:color="auto"/>
                <w:right w:val="none" w:sz="0" w:space="0" w:color="auto"/>
              </w:divBdr>
            </w:div>
            <w:div w:id="186140787">
              <w:marLeft w:val="0"/>
              <w:marRight w:val="0"/>
              <w:marTop w:val="0"/>
              <w:marBottom w:val="0"/>
              <w:divBdr>
                <w:top w:val="none" w:sz="0" w:space="0" w:color="auto"/>
                <w:left w:val="none" w:sz="0" w:space="0" w:color="auto"/>
                <w:bottom w:val="none" w:sz="0" w:space="0" w:color="auto"/>
                <w:right w:val="none" w:sz="0" w:space="0" w:color="auto"/>
              </w:divBdr>
            </w:div>
            <w:div w:id="187184054">
              <w:marLeft w:val="0"/>
              <w:marRight w:val="0"/>
              <w:marTop w:val="0"/>
              <w:marBottom w:val="0"/>
              <w:divBdr>
                <w:top w:val="none" w:sz="0" w:space="0" w:color="auto"/>
                <w:left w:val="none" w:sz="0" w:space="0" w:color="auto"/>
                <w:bottom w:val="none" w:sz="0" w:space="0" w:color="auto"/>
                <w:right w:val="none" w:sz="0" w:space="0" w:color="auto"/>
              </w:divBdr>
            </w:div>
            <w:div w:id="187525075">
              <w:marLeft w:val="0"/>
              <w:marRight w:val="0"/>
              <w:marTop w:val="0"/>
              <w:marBottom w:val="0"/>
              <w:divBdr>
                <w:top w:val="none" w:sz="0" w:space="0" w:color="auto"/>
                <w:left w:val="none" w:sz="0" w:space="0" w:color="auto"/>
                <w:bottom w:val="none" w:sz="0" w:space="0" w:color="auto"/>
                <w:right w:val="none" w:sz="0" w:space="0" w:color="auto"/>
              </w:divBdr>
            </w:div>
            <w:div w:id="189681862">
              <w:marLeft w:val="0"/>
              <w:marRight w:val="0"/>
              <w:marTop w:val="0"/>
              <w:marBottom w:val="0"/>
              <w:divBdr>
                <w:top w:val="none" w:sz="0" w:space="0" w:color="auto"/>
                <w:left w:val="none" w:sz="0" w:space="0" w:color="auto"/>
                <w:bottom w:val="none" w:sz="0" w:space="0" w:color="auto"/>
                <w:right w:val="none" w:sz="0" w:space="0" w:color="auto"/>
              </w:divBdr>
            </w:div>
            <w:div w:id="192228685">
              <w:marLeft w:val="0"/>
              <w:marRight w:val="0"/>
              <w:marTop w:val="0"/>
              <w:marBottom w:val="0"/>
              <w:divBdr>
                <w:top w:val="none" w:sz="0" w:space="0" w:color="auto"/>
                <w:left w:val="none" w:sz="0" w:space="0" w:color="auto"/>
                <w:bottom w:val="none" w:sz="0" w:space="0" w:color="auto"/>
                <w:right w:val="none" w:sz="0" w:space="0" w:color="auto"/>
              </w:divBdr>
            </w:div>
            <w:div w:id="193076793">
              <w:marLeft w:val="0"/>
              <w:marRight w:val="0"/>
              <w:marTop w:val="0"/>
              <w:marBottom w:val="0"/>
              <w:divBdr>
                <w:top w:val="none" w:sz="0" w:space="0" w:color="auto"/>
                <w:left w:val="none" w:sz="0" w:space="0" w:color="auto"/>
                <w:bottom w:val="none" w:sz="0" w:space="0" w:color="auto"/>
                <w:right w:val="none" w:sz="0" w:space="0" w:color="auto"/>
              </w:divBdr>
            </w:div>
            <w:div w:id="193738474">
              <w:marLeft w:val="0"/>
              <w:marRight w:val="0"/>
              <w:marTop w:val="0"/>
              <w:marBottom w:val="0"/>
              <w:divBdr>
                <w:top w:val="none" w:sz="0" w:space="0" w:color="auto"/>
                <w:left w:val="none" w:sz="0" w:space="0" w:color="auto"/>
                <w:bottom w:val="none" w:sz="0" w:space="0" w:color="auto"/>
                <w:right w:val="none" w:sz="0" w:space="0" w:color="auto"/>
              </w:divBdr>
            </w:div>
            <w:div w:id="197208875">
              <w:marLeft w:val="0"/>
              <w:marRight w:val="0"/>
              <w:marTop w:val="0"/>
              <w:marBottom w:val="0"/>
              <w:divBdr>
                <w:top w:val="none" w:sz="0" w:space="0" w:color="auto"/>
                <w:left w:val="none" w:sz="0" w:space="0" w:color="auto"/>
                <w:bottom w:val="none" w:sz="0" w:space="0" w:color="auto"/>
                <w:right w:val="none" w:sz="0" w:space="0" w:color="auto"/>
              </w:divBdr>
            </w:div>
            <w:div w:id="197396568">
              <w:marLeft w:val="0"/>
              <w:marRight w:val="0"/>
              <w:marTop w:val="0"/>
              <w:marBottom w:val="0"/>
              <w:divBdr>
                <w:top w:val="none" w:sz="0" w:space="0" w:color="auto"/>
                <w:left w:val="none" w:sz="0" w:space="0" w:color="auto"/>
                <w:bottom w:val="none" w:sz="0" w:space="0" w:color="auto"/>
                <w:right w:val="none" w:sz="0" w:space="0" w:color="auto"/>
              </w:divBdr>
            </w:div>
            <w:div w:id="197398835">
              <w:marLeft w:val="0"/>
              <w:marRight w:val="0"/>
              <w:marTop w:val="0"/>
              <w:marBottom w:val="0"/>
              <w:divBdr>
                <w:top w:val="none" w:sz="0" w:space="0" w:color="auto"/>
                <w:left w:val="none" w:sz="0" w:space="0" w:color="auto"/>
                <w:bottom w:val="none" w:sz="0" w:space="0" w:color="auto"/>
                <w:right w:val="none" w:sz="0" w:space="0" w:color="auto"/>
              </w:divBdr>
            </w:div>
            <w:div w:id="197817360">
              <w:marLeft w:val="0"/>
              <w:marRight w:val="0"/>
              <w:marTop w:val="0"/>
              <w:marBottom w:val="0"/>
              <w:divBdr>
                <w:top w:val="none" w:sz="0" w:space="0" w:color="auto"/>
                <w:left w:val="none" w:sz="0" w:space="0" w:color="auto"/>
                <w:bottom w:val="none" w:sz="0" w:space="0" w:color="auto"/>
                <w:right w:val="none" w:sz="0" w:space="0" w:color="auto"/>
              </w:divBdr>
            </w:div>
            <w:div w:id="200287125">
              <w:marLeft w:val="0"/>
              <w:marRight w:val="0"/>
              <w:marTop w:val="0"/>
              <w:marBottom w:val="0"/>
              <w:divBdr>
                <w:top w:val="none" w:sz="0" w:space="0" w:color="auto"/>
                <w:left w:val="none" w:sz="0" w:space="0" w:color="auto"/>
                <w:bottom w:val="none" w:sz="0" w:space="0" w:color="auto"/>
                <w:right w:val="none" w:sz="0" w:space="0" w:color="auto"/>
              </w:divBdr>
            </w:div>
            <w:div w:id="201673766">
              <w:marLeft w:val="0"/>
              <w:marRight w:val="0"/>
              <w:marTop w:val="0"/>
              <w:marBottom w:val="0"/>
              <w:divBdr>
                <w:top w:val="none" w:sz="0" w:space="0" w:color="auto"/>
                <w:left w:val="none" w:sz="0" w:space="0" w:color="auto"/>
                <w:bottom w:val="none" w:sz="0" w:space="0" w:color="auto"/>
                <w:right w:val="none" w:sz="0" w:space="0" w:color="auto"/>
              </w:divBdr>
            </w:div>
            <w:div w:id="204488781">
              <w:marLeft w:val="0"/>
              <w:marRight w:val="0"/>
              <w:marTop w:val="0"/>
              <w:marBottom w:val="0"/>
              <w:divBdr>
                <w:top w:val="none" w:sz="0" w:space="0" w:color="auto"/>
                <w:left w:val="none" w:sz="0" w:space="0" w:color="auto"/>
                <w:bottom w:val="none" w:sz="0" w:space="0" w:color="auto"/>
                <w:right w:val="none" w:sz="0" w:space="0" w:color="auto"/>
              </w:divBdr>
            </w:div>
            <w:div w:id="205605304">
              <w:marLeft w:val="0"/>
              <w:marRight w:val="0"/>
              <w:marTop w:val="0"/>
              <w:marBottom w:val="0"/>
              <w:divBdr>
                <w:top w:val="none" w:sz="0" w:space="0" w:color="auto"/>
                <w:left w:val="none" w:sz="0" w:space="0" w:color="auto"/>
                <w:bottom w:val="none" w:sz="0" w:space="0" w:color="auto"/>
                <w:right w:val="none" w:sz="0" w:space="0" w:color="auto"/>
              </w:divBdr>
            </w:div>
            <w:div w:id="205719227">
              <w:marLeft w:val="0"/>
              <w:marRight w:val="0"/>
              <w:marTop w:val="0"/>
              <w:marBottom w:val="0"/>
              <w:divBdr>
                <w:top w:val="none" w:sz="0" w:space="0" w:color="auto"/>
                <w:left w:val="none" w:sz="0" w:space="0" w:color="auto"/>
                <w:bottom w:val="none" w:sz="0" w:space="0" w:color="auto"/>
                <w:right w:val="none" w:sz="0" w:space="0" w:color="auto"/>
              </w:divBdr>
            </w:div>
            <w:div w:id="208499228">
              <w:marLeft w:val="0"/>
              <w:marRight w:val="0"/>
              <w:marTop w:val="0"/>
              <w:marBottom w:val="0"/>
              <w:divBdr>
                <w:top w:val="none" w:sz="0" w:space="0" w:color="auto"/>
                <w:left w:val="none" w:sz="0" w:space="0" w:color="auto"/>
                <w:bottom w:val="none" w:sz="0" w:space="0" w:color="auto"/>
                <w:right w:val="none" w:sz="0" w:space="0" w:color="auto"/>
              </w:divBdr>
            </w:div>
            <w:div w:id="208499967">
              <w:marLeft w:val="0"/>
              <w:marRight w:val="0"/>
              <w:marTop w:val="0"/>
              <w:marBottom w:val="0"/>
              <w:divBdr>
                <w:top w:val="none" w:sz="0" w:space="0" w:color="auto"/>
                <w:left w:val="none" w:sz="0" w:space="0" w:color="auto"/>
                <w:bottom w:val="none" w:sz="0" w:space="0" w:color="auto"/>
                <w:right w:val="none" w:sz="0" w:space="0" w:color="auto"/>
              </w:divBdr>
            </w:div>
            <w:div w:id="209347457">
              <w:marLeft w:val="0"/>
              <w:marRight w:val="0"/>
              <w:marTop w:val="0"/>
              <w:marBottom w:val="0"/>
              <w:divBdr>
                <w:top w:val="none" w:sz="0" w:space="0" w:color="auto"/>
                <w:left w:val="none" w:sz="0" w:space="0" w:color="auto"/>
                <w:bottom w:val="none" w:sz="0" w:space="0" w:color="auto"/>
                <w:right w:val="none" w:sz="0" w:space="0" w:color="auto"/>
              </w:divBdr>
            </w:div>
            <w:div w:id="210459312">
              <w:marLeft w:val="0"/>
              <w:marRight w:val="0"/>
              <w:marTop w:val="0"/>
              <w:marBottom w:val="0"/>
              <w:divBdr>
                <w:top w:val="none" w:sz="0" w:space="0" w:color="auto"/>
                <w:left w:val="none" w:sz="0" w:space="0" w:color="auto"/>
                <w:bottom w:val="none" w:sz="0" w:space="0" w:color="auto"/>
                <w:right w:val="none" w:sz="0" w:space="0" w:color="auto"/>
              </w:divBdr>
            </w:div>
            <w:div w:id="210969232">
              <w:marLeft w:val="0"/>
              <w:marRight w:val="0"/>
              <w:marTop w:val="0"/>
              <w:marBottom w:val="0"/>
              <w:divBdr>
                <w:top w:val="none" w:sz="0" w:space="0" w:color="auto"/>
                <w:left w:val="none" w:sz="0" w:space="0" w:color="auto"/>
                <w:bottom w:val="none" w:sz="0" w:space="0" w:color="auto"/>
                <w:right w:val="none" w:sz="0" w:space="0" w:color="auto"/>
              </w:divBdr>
            </w:div>
            <w:div w:id="213128186">
              <w:marLeft w:val="0"/>
              <w:marRight w:val="0"/>
              <w:marTop w:val="0"/>
              <w:marBottom w:val="0"/>
              <w:divBdr>
                <w:top w:val="none" w:sz="0" w:space="0" w:color="auto"/>
                <w:left w:val="none" w:sz="0" w:space="0" w:color="auto"/>
                <w:bottom w:val="none" w:sz="0" w:space="0" w:color="auto"/>
                <w:right w:val="none" w:sz="0" w:space="0" w:color="auto"/>
              </w:divBdr>
            </w:div>
            <w:div w:id="215049093">
              <w:marLeft w:val="0"/>
              <w:marRight w:val="0"/>
              <w:marTop w:val="0"/>
              <w:marBottom w:val="0"/>
              <w:divBdr>
                <w:top w:val="none" w:sz="0" w:space="0" w:color="auto"/>
                <w:left w:val="none" w:sz="0" w:space="0" w:color="auto"/>
                <w:bottom w:val="none" w:sz="0" w:space="0" w:color="auto"/>
                <w:right w:val="none" w:sz="0" w:space="0" w:color="auto"/>
              </w:divBdr>
            </w:div>
            <w:div w:id="215508914">
              <w:marLeft w:val="0"/>
              <w:marRight w:val="0"/>
              <w:marTop w:val="0"/>
              <w:marBottom w:val="0"/>
              <w:divBdr>
                <w:top w:val="none" w:sz="0" w:space="0" w:color="auto"/>
                <w:left w:val="none" w:sz="0" w:space="0" w:color="auto"/>
                <w:bottom w:val="none" w:sz="0" w:space="0" w:color="auto"/>
                <w:right w:val="none" w:sz="0" w:space="0" w:color="auto"/>
              </w:divBdr>
            </w:div>
            <w:div w:id="215632635">
              <w:marLeft w:val="0"/>
              <w:marRight w:val="0"/>
              <w:marTop w:val="0"/>
              <w:marBottom w:val="0"/>
              <w:divBdr>
                <w:top w:val="none" w:sz="0" w:space="0" w:color="auto"/>
                <w:left w:val="none" w:sz="0" w:space="0" w:color="auto"/>
                <w:bottom w:val="none" w:sz="0" w:space="0" w:color="auto"/>
                <w:right w:val="none" w:sz="0" w:space="0" w:color="auto"/>
              </w:divBdr>
            </w:div>
            <w:div w:id="217404752">
              <w:marLeft w:val="0"/>
              <w:marRight w:val="0"/>
              <w:marTop w:val="0"/>
              <w:marBottom w:val="0"/>
              <w:divBdr>
                <w:top w:val="none" w:sz="0" w:space="0" w:color="auto"/>
                <w:left w:val="none" w:sz="0" w:space="0" w:color="auto"/>
                <w:bottom w:val="none" w:sz="0" w:space="0" w:color="auto"/>
                <w:right w:val="none" w:sz="0" w:space="0" w:color="auto"/>
              </w:divBdr>
            </w:div>
            <w:div w:id="218133334">
              <w:marLeft w:val="0"/>
              <w:marRight w:val="0"/>
              <w:marTop w:val="0"/>
              <w:marBottom w:val="0"/>
              <w:divBdr>
                <w:top w:val="none" w:sz="0" w:space="0" w:color="auto"/>
                <w:left w:val="none" w:sz="0" w:space="0" w:color="auto"/>
                <w:bottom w:val="none" w:sz="0" w:space="0" w:color="auto"/>
                <w:right w:val="none" w:sz="0" w:space="0" w:color="auto"/>
              </w:divBdr>
            </w:div>
            <w:div w:id="220599477">
              <w:marLeft w:val="0"/>
              <w:marRight w:val="0"/>
              <w:marTop w:val="0"/>
              <w:marBottom w:val="0"/>
              <w:divBdr>
                <w:top w:val="none" w:sz="0" w:space="0" w:color="auto"/>
                <w:left w:val="none" w:sz="0" w:space="0" w:color="auto"/>
                <w:bottom w:val="none" w:sz="0" w:space="0" w:color="auto"/>
                <w:right w:val="none" w:sz="0" w:space="0" w:color="auto"/>
              </w:divBdr>
            </w:div>
            <w:div w:id="221912859">
              <w:marLeft w:val="0"/>
              <w:marRight w:val="0"/>
              <w:marTop w:val="0"/>
              <w:marBottom w:val="0"/>
              <w:divBdr>
                <w:top w:val="none" w:sz="0" w:space="0" w:color="auto"/>
                <w:left w:val="none" w:sz="0" w:space="0" w:color="auto"/>
                <w:bottom w:val="none" w:sz="0" w:space="0" w:color="auto"/>
                <w:right w:val="none" w:sz="0" w:space="0" w:color="auto"/>
              </w:divBdr>
            </w:div>
            <w:div w:id="222301293">
              <w:marLeft w:val="0"/>
              <w:marRight w:val="0"/>
              <w:marTop w:val="0"/>
              <w:marBottom w:val="0"/>
              <w:divBdr>
                <w:top w:val="none" w:sz="0" w:space="0" w:color="auto"/>
                <w:left w:val="none" w:sz="0" w:space="0" w:color="auto"/>
                <w:bottom w:val="none" w:sz="0" w:space="0" w:color="auto"/>
                <w:right w:val="none" w:sz="0" w:space="0" w:color="auto"/>
              </w:divBdr>
            </w:div>
            <w:div w:id="222376103">
              <w:marLeft w:val="0"/>
              <w:marRight w:val="0"/>
              <w:marTop w:val="0"/>
              <w:marBottom w:val="0"/>
              <w:divBdr>
                <w:top w:val="none" w:sz="0" w:space="0" w:color="auto"/>
                <w:left w:val="none" w:sz="0" w:space="0" w:color="auto"/>
                <w:bottom w:val="none" w:sz="0" w:space="0" w:color="auto"/>
                <w:right w:val="none" w:sz="0" w:space="0" w:color="auto"/>
              </w:divBdr>
            </w:div>
            <w:div w:id="224072238">
              <w:marLeft w:val="0"/>
              <w:marRight w:val="0"/>
              <w:marTop w:val="0"/>
              <w:marBottom w:val="0"/>
              <w:divBdr>
                <w:top w:val="none" w:sz="0" w:space="0" w:color="auto"/>
                <w:left w:val="none" w:sz="0" w:space="0" w:color="auto"/>
                <w:bottom w:val="none" w:sz="0" w:space="0" w:color="auto"/>
                <w:right w:val="none" w:sz="0" w:space="0" w:color="auto"/>
              </w:divBdr>
            </w:div>
            <w:div w:id="224488093">
              <w:marLeft w:val="0"/>
              <w:marRight w:val="0"/>
              <w:marTop w:val="0"/>
              <w:marBottom w:val="0"/>
              <w:divBdr>
                <w:top w:val="none" w:sz="0" w:space="0" w:color="auto"/>
                <w:left w:val="none" w:sz="0" w:space="0" w:color="auto"/>
                <w:bottom w:val="none" w:sz="0" w:space="0" w:color="auto"/>
                <w:right w:val="none" w:sz="0" w:space="0" w:color="auto"/>
              </w:divBdr>
            </w:div>
            <w:div w:id="225075254">
              <w:marLeft w:val="0"/>
              <w:marRight w:val="0"/>
              <w:marTop w:val="0"/>
              <w:marBottom w:val="0"/>
              <w:divBdr>
                <w:top w:val="none" w:sz="0" w:space="0" w:color="auto"/>
                <w:left w:val="none" w:sz="0" w:space="0" w:color="auto"/>
                <w:bottom w:val="none" w:sz="0" w:space="0" w:color="auto"/>
                <w:right w:val="none" w:sz="0" w:space="0" w:color="auto"/>
              </w:divBdr>
            </w:div>
            <w:div w:id="226107835">
              <w:marLeft w:val="0"/>
              <w:marRight w:val="0"/>
              <w:marTop w:val="0"/>
              <w:marBottom w:val="0"/>
              <w:divBdr>
                <w:top w:val="none" w:sz="0" w:space="0" w:color="auto"/>
                <w:left w:val="none" w:sz="0" w:space="0" w:color="auto"/>
                <w:bottom w:val="none" w:sz="0" w:space="0" w:color="auto"/>
                <w:right w:val="none" w:sz="0" w:space="0" w:color="auto"/>
              </w:divBdr>
            </w:div>
            <w:div w:id="232083844">
              <w:marLeft w:val="0"/>
              <w:marRight w:val="0"/>
              <w:marTop w:val="0"/>
              <w:marBottom w:val="0"/>
              <w:divBdr>
                <w:top w:val="none" w:sz="0" w:space="0" w:color="auto"/>
                <w:left w:val="none" w:sz="0" w:space="0" w:color="auto"/>
                <w:bottom w:val="none" w:sz="0" w:space="0" w:color="auto"/>
                <w:right w:val="none" w:sz="0" w:space="0" w:color="auto"/>
              </w:divBdr>
            </w:div>
            <w:div w:id="232279566">
              <w:marLeft w:val="0"/>
              <w:marRight w:val="0"/>
              <w:marTop w:val="0"/>
              <w:marBottom w:val="0"/>
              <w:divBdr>
                <w:top w:val="none" w:sz="0" w:space="0" w:color="auto"/>
                <w:left w:val="none" w:sz="0" w:space="0" w:color="auto"/>
                <w:bottom w:val="none" w:sz="0" w:space="0" w:color="auto"/>
                <w:right w:val="none" w:sz="0" w:space="0" w:color="auto"/>
              </w:divBdr>
            </w:div>
            <w:div w:id="232281692">
              <w:marLeft w:val="0"/>
              <w:marRight w:val="0"/>
              <w:marTop w:val="0"/>
              <w:marBottom w:val="0"/>
              <w:divBdr>
                <w:top w:val="none" w:sz="0" w:space="0" w:color="auto"/>
                <w:left w:val="none" w:sz="0" w:space="0" w:color="auto"/>
                <w:bottom w:val="none" w:sz="0" w:space="0" w:color="auto"/>
                <w:right w:val="none" w:sz="0" w:space="0" w:color="auto"/>
              </w:divBdr>
            </w:div>
            <w:div w:id="232667212">
              <w:marLeft w:val="0"/>
              <w:marRight w:val="0"/>
              <w:marTop w:val="0"/>
              <w:marBottom w:val="0"/>
              <w:divBdr>
                <w:top w:val="none" w:sz="0" w:space="0" w:color="auto"/>
                <w:left w:val="none" w:sz="0" w:space="0" w:color="auto"/>
                <w:bottom w:val="none" w:sz="0" w:space="0" w:color="auto"/>
                <w:right w:val="none" w:sz="0" w:space="0" w:color="auto"/>
              </w:divBdr>
            </w:div>
            <w:div w:id="234362783">
              <w:marLeft w:val="0"/>
              <w:marRight w:val="0"/>
              <w:marTop w:val="0"/>
              <w:marBottom w:val="0"/>
              <w:divBdr>
                <w:top w:val="none" w:sz="0" w:space="0" w:color="auto"/>
                <w:left w:val="none" w:sz="0" w:space="0" w:color="auto"/>
                <w:bottom w:val="none" w:sz="0" w:space="0" w:color="auto"/>
                <w:right w:val="none" w:sz="0" w:space="0" w:color="auto"/>
              </w:divBdr>
            </w:div>
            <w:div w:id="23652478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239170302">
              <w:marLeft w:val="0"/>
              <w:marRight w:val="0"/>
              <w:marTop w:val="0"/>
              <w:marBottom w:val="0"/>
              <w:divBdr>
                <w:top w:val="none" w:sz="0" w:space="0" w:color="auto"/>
                <w:left w:val="none" w:sz="0" w:space="0" w:color="auto"/>
                <w:bottom w:val="none" w:sz="0" w:space="0" w:color="auto"/>
                <w:right w:val="none" w:sz="0" w:space="0" w:color="auto"/>
              </w:divBdr>
            </w:div>
            <w:div w:id="240218456">
              <w:marLeft w:val="0"/>
              <w:marRight w:val="0"/>
              <w:marTop w:val="0"/>
              <w:marBottom w:val="0"/>
              <w:divBdr>
                <w:top w:val="none" w:sz="0" w:space="0" w:color="auto"/>
                <w:left w:val="none" w:sz="0" w:space="0" w:color="auto"/>
                <w:bottom w:val="none" w:sz="0" w:space="0" w:color="auto"/>
                <w:right w:val="none" w:sz="0" w:space="0" w:color="auto"/>
              </w:divBdr>
            </w:div>
            <w:div w:id="243078219">
              <w:marLeft w:val="0"/>
              <w:marRight w:val="0"/>
              <w:marTop w:val="0"/>
              <w:marBottom w:val="0"/>
              <w:divBdr>
                <w:top w:val="none" w:sz="0" w:space="0" w:color="auto"/>
                <w:left w:val="none" w:sz="0" w:space="0" w:color="auto"/>
                <w:bottom w:val="none" w:sz="0" w:space="0" w:color="auto"/>
                <w:right w:val="none" w:sz="0" w:space="0" w:color="auto"/>
              </w:divBdr>
            </w:div>
            <w:div w:id="243103126">
              <w:marLeft w:val="0"/>
              <w:marRight w:val="0"/>
              <w:marTop w:val="0"/>
              <w:marBottom w:val="0"/>
              <w:divBdr>
                <w:top w:val="none" w:sz="0" w:space="0" w:color="auto"/>
                <w:left w:val="none" w:sz="0" w:space="0" w:color="auto"/>
                <w:bottom w:val="none" w:sz="0" w:space="0" w:color="auto"/>
                <w:right w:val="none" w:sz="0" w:space="0" w:color="auto"/>
              </w:divBdr>
            </w:div>
            <w:div w:id="243221491">
              <w:marLeft w:val="0"/>
              <w:marRight w:val="0"/>
              <w:marTop w:val="0"/>
              <w:marBottom w:val="0"/>
              <w:divBdr>
                <w:top w:val="none" w:sz="0" w:space="0" w:color="auto"/>
                <w:left w:val="none" w:sz="0" w:space="0" w:color="auto"/>
                <w:bottom w:val="none" w:sz="0" w:space="0" w:color="auto"/>
                <w:right w:val="none" w:sz="0" w:space="0" w:color="auto"/>
              </w:divBdr>
            </w:div>
            <w:div w:id="246892409">
              <w:marLeft w:val="0"/>
              <w:marRight w:val="0"/>
              <w:marTop w:val="0"/>
              <w:marBottom w:val="0"/>
              <w:divBdr>
                <w:top w:val="none" w:sz="0" w:space="0" w:color="auto"/>
                <w:left w:val="none" w:sz="0" w:space="0" w:color="auto"/>
                <w:bottom w:val="none" w:sz="0" w:space="0" w:color="auto"/>
                <w:right w:val="none" w:sz="0" w:space="0" w:color="auto"/>
              </w:divBdr>
            </w:div>
            <w:div w:id="247279174">
              <w:marLeft w:val="0"/>
              <w:marRight w:val="0"/>
              <w:marTop w:val="0"/>
              <w:marBottom w:val="0"/>
              <w:divBdr>
                <w:top w:val="none" w:sz="0" w:space="0" w:color="auto"/>
                <w:left w:val="none" w:sz="0" w:space="0" w:color="auto"/>
                <w:bottom w:val="none" w:sz="0" w:space="0" w:color="auto"/>
                <w:right w:val="none" w:sz="0" w:space="0" w:color="auto"/>
              </w:divBdr>
            </w:div>
            <w:div w:id="249584678">
              <w:marLeft w:val="0"/>
              <w:marRight w:val="0"/>
              <w:marTop w:val="0"/>
              <w:marBottom w:val="0"/>
              <w:divBdr>
                <w:top w:val="none" w:sz="0" w:space="0" w:color="auto"/>
                <w:left w:val="none" w:sz="0" w:space="0" w:color="auto"/>
                <w:bottom w:val="none" w:sz="0" w:space="0" w:color="auto"/>
                <w:right w:val="none" w:sz="0" w:space="0" w:color="auto"/>
              </w:divBdr>
            </w:div>
            <w:div w:id="250822969">
              <w:marLeft w:val="0"/>
              <w:marRight w:val="0"/>
              <w:marTop w:val="0"/>
              <w:marBottom w:val="0"/>
              <w:divBdr>
                <w:top w:val="none" w:sz="0" w:space="0" w:color="auto"/>
                <w:left w:val="none" w:sz="0" w:space="0" w:color="auto"/>
                <w:bottom w:val="none" w:sz="0" w:space="0" w:color="auto"/>
                <w:right w:val="none" w:sz="0" w:space="0" w:color="auto"/>
              </w:divBdr>
            </w:div>
            <w:div w:id="251090614">
              <w:marLeft w:val="0"/>
              <w:marRight w:val="0"/>
              <w:marTop w:val="0"/>
              <w:marBottom w:val="0"/>
              <w:divBdr>
                <w:top w:val="none" w:sz="0" w:space="0" w:color="auto"/>
                <w:left w:val="none" w:sz="0" w:space="0" w:color="auto"/>
                <w:bottom w:val="none" w:sz="0" w:space="0" w:color="auto"/>
                <w:right w:val="none" w:sz="0" w:space="0" w:color="auto"/>
              </w:divBdr>
            </w:div>
            <w:div w:id="253100823">
              <w:marLeft w:val="0"/>
              <w:marRight w:val="0"/>
              <w:marTop w:val="0"/>
              <w:marBottom w:val="0"/>
              <w:divBdr>
                <w:top w:val="none" w:sz="0" w:space="0" w:color="auto"/>
                <w:left w:val="none" w:sz="0" w:space="0" w:color="auto"/>
                <w:bottom w:val="none" w:sz="0" w:space="0" w:color="auto"/>
                <w:right w:val="none" w:sz="0" w:space="0" w:color="auto"/>
              </w:divBdr>
            </w:div>
            <w:div w:id="254166534">
              <w:marLeft w:val="0"/>
              <w:marRight w:val="0"/>
              <w:marTop w:val="0"/>
              <w:marBottom w:val="0"/>
              <w:divBdr>
                <w:top w:val="none" w:sz="0" w:space="0" w:color="auto"/>
                <w:left w:val="none" w:sz="0" w:space="0" w:color="auto"/>
                <w:bottom w:val="none" w:sz="0" w:space="0" w:color="auto"/>
                <w:right w:val="none" w:sz="0" w:space="0" w:color="auto"/>
              </w:divBdr>
            </w:div>
            <w:div w:id="254411263">
              <w:marLeft w:val="0"/>
              <w:marRight w:val="0"/>
              <w:marTop w:val="0"/>
              <w:marBottom w:val="0"/>
              <w:divBdr>
                <w:top w:val="none" w:sz="0" w:space="0" w:color="auto"/>
                <w:left w:val="none" w:sz="0" w:space="0" w:color="auto"/>
                <w:bottom w:val="none" w:sz="0" w:space="0" w:color="auto"/>
                <w:right w:val="none" w:sz="0" w:space="0" w:color="auto"/>
              </w:divBdr>
            </w:div>
            <w:div w:id="254628194">
              <w:marLeft w:val="0"/>
              <w:marRight w:val="0"/>
              <w:marTop w:val="0"/>
              <w:marBottom w:val="0"/>
              <w:divBdr>
                <w:top w:val="none" w:sz="0" w:space="0" w:color="auto"/>
                <w:left w:val="none" w:sz="0" w:space="0" w:color="auto"/>
                <w:bottom w:val="none" w:sz="0" w:space="0" w:color="auto"/>
                <w:right w:val="none" w:sz="0" w:space="0" w:color="auto"/>
              </w:divBdr>
            </w:div>
            <w:div w:id="254900569">
              <w:marLeft w:val="0"/>
              <w:marRight w:val="0"/>
              <w:marTop w:val="0"/>
              <w:marBottom w:val="0"/>
              <w:divBdr>
                <w:top w:val="none" w:sz="0" w:space="0" w:color="auto"/>
                <w:left w:val="none" w:sz="0" w:space="0" w:color="auto"/>
                <w:bottom w:val="none" w:sz="0" w:space="0" w:color="auto"/>
                <w:right w:val="none" w:sz="0" w:space="0" w:color="auto"/>
              </w:divBdr>
            </w:div>
            <w:div w:id="258224285">
              <w:marLeft w:val="0"/>
              <w:marRight w:val="0"/>
              <w:marTop w:val="0"/>
              <w:marBottom w:val="0"/>
              <w:divBdr>
                <w:top w:val="none" w:sz="0" w:space="0" w:color="auto"/>
                <w:left w:val="none" w:sz="0" w:space="0" w:color="auto"/>
                <w:bottom w:val="none" w:sz="0" w:space="0" w:color="auto"/>
                <w:right w:val="none" w:sz="0" w:space="0" w:color="auto"/>
              </w:divBdr>
            </w:div>
            <w:div w:id="258683429">
              <w:marLeft w:val="0"/>
              <w:marRight w:val="0"/>
              <w:marTop w:val="0"/>
              <w:marBottom w:val="0"/>
              <w:divBdr>
                <w:top w:val="none" w:sz="0" w:space="0" w:color="auto"/>
                <w:left w:val="none" w:sz="0" w:space="0" w:color="auto"/>
                <w:bottom w:val="none" w:sz="0" w:space="0" w:color="auto"/>
                <w:right w:val="none" w:sz="0" w:space="0" w:color="auto"/>
              </w:divBdr>
            </w:div>
            <w:div w:id="260451031">
              <w:marLeft w:val="0"/>
              <w:marRight w:val="0"/>
              <w:marTop w:val="0"/>
              <w:marBottom w:val="0"/>
              <w:divBdr>
                <w:top w:val="none" w:sz="0" w:space="0" w:color="auto"/>
                <w:left w:val="none" w:sz="0" w:space="0" w:color="auto"/>
                <w:bottom w:val="none" w:sz="0" w:space="0" w:color="auto"/>
                <w:right w:val="none" w:sz="0" w:space="0" w:color="auto"/>
              </w:divBdr>
            </w:div>
            <w:div w:id="262345140">
              <w:marLeft w:val="0"/>
              <w:marRight w:val="0"/>
              <w:marTop w:val="0"/>
              <w:marBottom w:val="0"/>
              <w:divBdr>
                <w:top w:val="none" w:sz="0" w:space="0" w:color="auto"/>
                <w:left w:val="none" w:sz="0" w:space="0" w:color="auto"/>
                <w:bottom w:val="none" w:sz="0" w:space="0" w:color="auto"/>
                <w:right w:val="none" w:sz="0" w:space="0" w:color="auto"/>
              </w:divBdr>
            </w:div>
            <w:div w:id="262614880">
              <w:marLeft w:val="0"/>
              <w:marRight w:val="0"/>
              <w:marTop w:val="0"/>
              <w:marBottom w:val="0"/>
              <w:divBdr>
                <w:top w:val="none" w:sz="0" w:space="0" w:color="auto"/>
                <w:left w:val="none" w:sz="0" w:space="0" w:color="auto"/>
                <w:bottom w:val="none" w:sz="0" w:space="0" w:color="auto"/>
                <w:right w:val="none" w:sz="0" w:space="0" w:color="auto"/>
              </w:divBdr>
            </w:div>
            <w:div w:id="263224556">
              <w:marLeft w:val="0"/>
              <w:marRight w:val="0"/>
              <w:marTop w:val="0"/>
              <w:marBottom w:val="0"/>
              <w:divBdr>
                <w:top w:val="none" w:sz="0" w:space="0" w:color="auto"/>
                <w:left w:val="none" w:sz="0" w:space="0" w:color="auto"/>
                <w:bottom w:val="none" w:sz="0" w:space="0" w:color="auto"/>
                <w:right w:val="none" w:sz="0" w:space="0" w:color="auto"/>
              </w:divBdr>
            </w:div>
            <w:div w:id="264002498">
              <w:marLeft w:val="0"/>
              <w:marRight w:val="0"/>
              <w:marTop w:val="0"/>
              <w:marBottom w:val="0"/>
              <w:divBdr>
                <w:top w:val="none" w:sz="0" w:space="0" w:color="auto"/>
                <w:left w:val="none" w:sz="0" w:space="0" w:color="auto"/>
                <w:bottom w:val="none" w:sz="0" w:space="0" w:color="auto"/>
                <w:right w:val="none" w:sz="0" w:space="0" w:color="auto"/>
              </w:divBdr>
            </w:div>
            <w:div w:id="264120213">
              <w:marLeft w:val="0"/>
              <w:marRight w:val="0"/>
              <w:marTop w:val="0"/>
              <w:marBottom w:val="0"/>
              <w:divBdr>
                <w:top w:val="none" w:sz="0" w:space="0" w:color="auto"/>
                <w:left w:val="none" w:sz="0" w:space="0" w:color="auto"/>
                <w:bottom w:val="none" w:sz="0" w:space="0" w:color="auto"/>
                <w:right w:val="none" w:sz="0" w:space="0" w:color="auto"/>
              </w:divBdr>
            </w:div>
            <w:div w:id="265119514">
              <w:marLeft w:val="0"/>
              <w:marRight w:val="0"/>
              <w:marTop w:val="0"/>
              <w:marBottom w:val="0"/>
              <w:divBdr>
                <w:top w:val="none" w:sz="0" w:space="0" w:color="auto"/>
                <w:left w:val="none" w:sz="0" w:space="0" w:color="auto"/>
                <w:bottom w:val="none" w:sz="0" w:space="0" w:color="auto"/>
                <w:right w:val="none" w:sz="0" w:space="0" w:color="auto"/>
              </w:divBdr>
            </w:div>
            <w:div w:id="265427048">
              <w:marLeft w:val="0"/>
              <w:marRight w:val="0"/>
              <w:marTop w:val="0"/>
              <w:marBottom w:val="0"/>
              <w:divBdr>
                <w:top w:val="none" w:sz="0" w:space="0" w:color="auto"/>
                <w:left w:val="none" w:sz="0" w:space="0" w:color="auto"/>
                <w:bottom w:val="none" w:sz="0" w:space="0" w:color="auto"/>
                <w:right w:val="none" w:sz="0" w:space="0" w:color="auto"/>
              </w:divBdr>
            </w:div>
            <w:div w:id="266737833">
              <w:marLeft w:val="0"/>
              <w:marRight w:val="0"/>
              <w:marTop w:val="0"/>
              <w:marBottom w:val="0"/>
              <w:divBdr>
                <w:top w:val="none" w:sz="0" w:space="0" w:color="auto"/>
                <w:left w:val="none" w:sz="0" w:space="0" w:color="auto"/>
                <w:bottom w:val="none" w:sz="0" w:space="0" w:color="auto"/>
                <w:right w:val="none" w:sz="0" w:space="0" w:color="auto"/>
              </w:divBdr>
            </w:div>
            <w:div w:id="268510329">
              <w:marLeft w:val="0"/>
              <w:marRight w:val="0"/>
              <w:marTop w:val="0"/>
              <w:marBottom w:val="0"/>
              <w:divBdr>
                <w:top w:val="none" w:sz="0" w:space="0" w:color="auto"/>
                <w:left w:val="none" w:sz="0" w:space="0" w:color="auto"/>
                <w:bottom w:val="none" w:sz="0" w:space="0" w:color="auto"/>
                <w:right w:val="none" w:sz="0" w:space="0" w:color="auto"/>
              </w:divBdr>
            </w:div>
            <w:div w:id="268661599">
              <w:marLeft w:val="0"/>
              <w:marRight w:val="0"/>
              <w:marTop w:val="0"/>
              <w:marBottom w:val="0"/>
              <w:divBdr>
                <w:top w:val="none" w:sz="0" w:space="0" w:color="auto"/>
                <w:left w:val="none" w:sz="0" w:space="0" w:color="auto"/>
                <w:bottom w:val="none" w:sz="0" w:space="0" w:color="auto"/>
                <w:right w:val="none" w:sz="0" w:space="0" w:color="auto"/>
              </w:divBdr>
            </w:div>
            <w:div w:id="271404188">
              <w:marLeft w:val="0"/>
              <w:marRight w:val="0"/>
              <w:marTop w:val="0"/>
              <w:marBottom w:val="0"/>
              <w:divBdr>
                <w:top w:val="none" w:sz="0" w:space="0" w:color="auto"/>
                <w:left w:val="none" w:sz="0" w:space="0" w:color="auto"/>
                <w:bottom w:val="none" w:sz="0" w:space="0" w:color="auto"/>
                <w:right w:val="none" w:sz="0" w:space="0" w:color="auto"/>
              </w:divBdr>
            </w:div>
            <w:div w:id="273876397">
              <w:marLeft w:val="0"/>
              <w:marRight w:val="0"/>
              <w:marTop w:val="0"/>
              <w:marBottom w:val="0"/>
              <w:divBdr>
                <w:top w:val="none" w:sz="0" w:space="0" w:color="auto"/>
                <w:left w:val="none" w:sz="0" w:space="0" w:color="auto"/>
                <w:bottom w:val="none" w:sz="0" w:space="0" w:color="auto"/>
                <w:right w:val="none" w:sz="0" w:space="0" w:color="auto"/>
              </w:divBdr>
            </w:div>
            <w:div w:id="275067601">
              <w:marLeft w:val="0"/>
              <w:marRight w:val="0"/>
              <w:marTop w:val="0"/>
              <w:marBottom w:val="0"/>
              <w:divBdr>
                <w:top w:val="none" w:sz="0" w:space="0" w:color="auto"/>
                <w:left w:val="none" w:sz="0" w:space="0" w:color="auto"/>
                <w:bottom w:val="none" w:sz="0" w:space="0" w:color="auto"/>
                <w:right w:val="none" w:sz="0" w:space="0" w:color="auto"/>
              </w:divBdr>
            </w:div>
            <w:div w:id="275674422">
              <w:marLeft w:val="0"/>
              <w:marRight w:val="0"/>
              <w:marTop w:val="0"/>
              <w:marBottom w:val="0"/>
              <w:divBdr>
                <w:top w:val="none" w:sz="0" w:space="0" w:color="auto"/>
                <w:left w:val="none" w:sz="0" w:space="0" w:color="auto"/>
                <w:bottom w:val="none" w:sz="0" w:space="0" w:color="auto"/>
                <w:right w:val="none" w:sz="0" w:space="0" w:color="auto"/>
              </w:divBdr>
            </w:div>
            <w:div w:id="275791989">
              <w:marLeft w:val="0"/>
              <w:marRight w:val="0"/>
              <w:marTop w:val="0"/>
              <w:marBottom w:val="0"/>
              <w:divBdr>
                <w:top w:val="none" w:sz="0" w:space="0" w:color="auto"/>
                <w:left w:val="none" w:sz="0" w:space="0" w:color="auto"/>
                <w:bottom w:val="none" w:sz="0" w:space="0" w:color="auto"/>
                <w:right w:val="none" w:sz="0" w:space="0" w:color="auto"/>
              </w:divBdr>
            </w:div>
            <w:div w:id="276108637">
              <w:marLeft w:val="0"/>
              <w:marRight w:val="0"/>
              <w:marTop w:val="0"/>
              <w:marBottom w:val="0"/>
              <w:divBdr>
                <w:top w:val="none" w:sz="0" w:space="0" w:color="auto"/>
                <w:left w:val="none" w:sz="0" w:space="0" w:color="auto"/>
                <w:bottom w:val="none" w:sz="0" w:space="0" w:color="auto"/>
                <w:right w:val="none" w:sz="0" w:space="0" w:color="auto"/>
              </w:divBdr>
            </w:div>
            <w:div w:id="276260810">
              <w:marLeft w:val="0"/>
              <w:marRight w:val="0"/>
              <w:marTop w:val="0"/>
              <w:marBottom w:val="0"/>
              <w:divBdr>
                <w:top w:val="none" w:sz="0" w:space="0" w:color="auto"/>
                <w:left w:val="none" w:sz="0" w:space="0" w:color="auto"/>
                <w:bottom w:val="none" w:sz="0" w:space="0" w:color="auto"/>
                <w:right w:val="none" w:sz="0" w:space="0" w:color="auto"/>
              </w:divBdr>
            </w:div>
            <w:div w:id="276958463">
              <w:marLeft w:val="0"/>
              <w:marRight w:val="0"/>
              <w:marTop w:val="0"/>
              <w:marBottom w:val="0"/>
              <w:divBdr>
                <w:top w:val="none" w:sz="0" w:space="0" w:color="auto"/>
                <w:left w:val="none" w:sz="0" w:space="0" w:color="auto"/>
                <w:bottom w:val="none" w:sz="0" w:space="0" w:color="auto"/>
                <w:right w:val="none" w:sz="0" w:space="0" w:color="auto"/>
              </w:divBdr>
            </w:div>
            <w:div w:id="279380729">
              <w:marLeft w:val="0"/>
              <w:marRight w:val="0"/>
              <w:marTop w:val="0"/>
              <w:marBottom w:val="0"/>
              <w:divBdr>
                <w:top w:val="none" w:sz="0" w:space="0" w:color="auto"/>
                <w:left w:val="none" w:sz="0" w:space="0" w:color="auto"/>
                <w:bottom w:val="none" w:sz="0" w:space="0" w:color="auto"/>
                <w:right w:val="none" w:sz="0" w:space="0" w:color="auto"/>
              </w:divBdr>
            </w:div>
            <w:div w:id="280650485">
              <w:marLeft w:val="0"/>
              <w:marRight w:val="0"/>
              <w:marTop w:val="0"/>
              <w:marBottom w:val="0"/>
              <w:divBdr>
                <w:top w:val="none" w:sz="0" w:space="0" w:color="auto"/>
                <w:left w:val="none" w:sz="0" w:space="0" w:color="auto"/>
                <w:bottom w:val="none" w:sz="0" w:space="0" w:color="auto"/>
                <w:right w:val="none" w:sz="0" w:space="0" w:color="auto"/>
              </w:divBdr>
            </w:div>
            <w:div w:id="282856363">
              <w:marLeft w:val="0"/>
              <w:marRight w:val="0"/>
              <w:marTop w:val="0"/>
              <w:marBottom w:val="0"/>
              <w:divBdr>
                <w:top w:val="none" w:sz="0" w:space="0" w:color="auto"/>
                <w:left w:val="none" w:sz="0" w:space="0" w:color="auto"/>
                <w:bottom w:val="none" w:sz="0" w:space="0" w:color="auto"/>
                <w:right w:val="none" w:sz="0" w:space="0" w:color="auto"/>
              </w:divBdr>
            </w:div>
            <w:div w:id="286011242">
              <w:marLeft w:val="0"/>
              <w:marRight w:val="0"/>
              <w:marTop w:val="0"/>
              <w:marBottom w:val="0"/>
              <w:divBdr>
                <w:top w:val="none" w:sz="0" w:space="0" w:color="auto"/>
                <w:left w:val="none" w:sz="0" w:space="0" w:color="auto"/>
                <w:bottom w:val="none" w:sz="0" w:space="0" w:color="auto"/>
                <w:right w:val="none" w:sz="0" w:space="0" w:color="auto"/>
              </w:divBdr>
            </w:div>
            <w:div w:id="290288063">
              <w:marLeft w:val="0"/>
              <w:marRight w:val="0"/>
              <w:marTop w:val="0"/>
              <w:marBottom w:val="0"/>
              <w:divBdr>
                <w:top w:val="none" w:sz="0" w:space="0" w:color="auto"/>
                <w:left w:val="none" w:sz="0" w:space="0" w:color="auto"/>
                <w:bottom w:val="none" w:sz="0" w:space="0" w:color="auto"/>
                <w:right w:val="none" w:sz="0" w:space="0" w:color="auto"/>
              </w:divBdr>
            </w:div>
            <w:div w:id="290523997">
              <w:marLeft w:val="0"/>
              <w:marRight w:val="0"/>
              <w:marTop w:val="0"/>
              <w:marBottom w:val="0"/>
              <w:divBdr>
                <w:top w:val="none" w:sz="0" w:space="0" w:color="auto"/>
                <w:left w:val="none" w:sz="0" w:space="0" w:color="auto"/>
                <w:bottom w:val="none" w:sz="0" w:space="0" w:color="auto"/>
                <w:right w:val="none" w:sz="0" w:space="0" w:color="auto"/>
              </w:divBdr>
            </w:div>
            <w:div w:id="291134062">
              <w:marLeft w:val="0"/>
              <w:marRight w:val="0"/>
              <w:marTop w:val="0"/>
              <w:marBottom w:val="0"/>
              <w:divBdr>
                <w:top w:val="none" w:sz="0" w:space="0" w:color="auto"/>
                <w:left w:val="none" w:sz="0" w:space="0" w:color="auto"/>
                <w:bottom w:val="none" w:sz="0" w:space="0" w:color="auto"/>
                <w:right w:val="none" w:sz="0" w:space="0" w:color="auto"/>
              </w:divBdr>
            </w:div>
            <w:div w:id="294412959">
              <w:marLeft w:val="0"/>
              <w:marRight w:val="0"/>
              <w:marTop w:val="0"/>
              <w:marBottom w:val="0"/>
              <w:divBdr>
                <w:top w:val="none" w:sz="0" w:space="0" w:color="auto"/>
                <w:left w:val="none" w:sz="0" w:space="0" w:color="auto"/>
                <w:bottom w:val="none" w:sz="0" w:space="0" w:color="auto"/>
                <w:right w:val="none" w:sz="0" w:space="0" w:color="auto"/>
              </w:divBdr>
            </w:div>
            <w:div w:id="297956608">
              <w:marLeft w:val="0"/>
              <w:marRight w:val="0"/>
              <w:marTop w:val="0"/>
              <w:marBottom w:val="0"/>
              <w:divBdr>
                <w:top w:val="none" w:sz="0" w:space="0" w:color="auto"/>
                <w:left w:val="none" w:sz="0" w:space="0" w:color="auto"/>
                <w:bottom w:val="none" w:sz="0" w:space="0" w:color="auto"/>
                <w:right w:val="none" w:sz="0" w:space="0" w:color="auto"/>
              </w:divBdr>
            </w:div>
            <w:div w:id="298196451">
              <w:marLeft w:val="0"/>
              <w:marRight w:val="0"/>
              <w:marTop w:val="0"/>
              <w:marBottom w:val="0"/>
              <w:divBdr>
                <w:top w:val="none" w:sz="0" w:space="0" w:color="auto"/>
                <w:left w:val="none" w:sz="0" w:space="0" w:color="auto"/>
                <w:bottom w:val="none" w:sz="0" w:space="0" w:color="auto"/>
                <w:right w:val="none" w:sz="0" w:space="0" w:color="auto"/>
              </w:divBdr>
            </w:div>
            <w:div w:id="298535715">
              <w:marLeft w:val="0"/>
              <w:marRight w:val="0"/>
              <w:marTop w:val="0"/>
              <w:marBottom w:val="0"/>
              <w:divBdr>
                <w:top w:val="none" w:sz="0" w:space="0" w:color="auto"/>
                <w:left w:val="none" w:sz="0" w:space="0" w:color="auto"/>
                <w:bottom w:val="none" w:sz="0" w:space="0" w:color="auto"/>
                <w:right w:val="none" w:sz="0" w:space="0" w:color="auto"/>
              </w:divBdr>
            </w:div>
            <w:div w:id="300693113">
              <w:marLeft w:val="0"/>
              <w:marRight w:val="0"/>
              <w:marTop w:val="0"/>
              <w:marBottom w:val="0"/>
              <w:divBdr>
                <w:top w:val="none" w:sz="0" w:space="0" w:color="auto"/>
                <w:left w:val="none" w:sz="0" w:space="0" w:color="auto"/>
                <w:bottom w:val="none" w:sz="0" w:space="0" w:color="auto"/>
                <w:right w:val="none" w:sz="0" w:space="0" w:color="auto"/>
              </w:divBdr>
            </w:div>
            <w:div w:id="301080303">
              <w:marLeft w:val="0"/>
              <w:marRight w:val="0"/>
              <w:marTop w:val="0"/>
              <w:marBottom w:val="0"/>
              <w:divBdr>
                <w:top w:val="none" w:sz="0" w:space="0" w:color="auto"/>
                <w:left w:val="none" w:sz="0" w:space="0" w:color="auto"/>
                <w:bottom w:val="none" w:sz="0" w:space="0" w:color="auto"/>
                <w:right w:val="none" w:sz="0" w:space="0" w:color="auto"/>
              </w:divBdr>
            </w:div>
            <w:div w:id="303320893">
              <w:marLeft w:val="0"/>
              <w:marRight w:val="0"/>
              <w:marTop w:val="0"/>
              <w:marBottom w:val="0"/>
              <w:divBdr>
                <w:top w:val="none" w:sz="0" w:space="0" w:color="auto"/>
                <w:left w:val="none" w:sz="0" w:space="0" w:color="auto"/>
                <w:bottom w:val="none" w:sz="0" w:space="0" w:color="auto"/>
                <w:right w:val="none" w:sz="0" w:space="0" w:color="auto"/>
              </w:divBdr>
            </w:div>
            <w:div w:id="304630761">
              <w:marLeft w:val="0"/>
              <w:marRight w:val="0"/>
              <w:marTop w:val="0"/>
              <w:marBottom w:val="0"/>
              <w:divBdr>
                <w:top w:val="none" w:sz="0" w:space="0" w:color="auto"/>
                <w:left w:val="none" w:sz="0" w:space="0" w:color="auto"/>
                <w:bottom w:val="none" w:sz="0" w:space="0" w:color="auto"/>
                <w:right w:val="none" w:sz="0" w:space="0" w:color="auto"/>
              </w:divBdr>
            </w:div>
            <w:div w:id="308826804">
              <w:marLeft w:val="0"/>
              <w:marRight w:val="0"/>
              <w:marTop w:val="0"/>
              <w:marBottom w:val="0"/>
              <w:divBdr>
                <w:top w:val="none" w:sz="0" w:space="0" w:color="auto"/>
                <w:left w:val="none" w:sz="0" w:space="0" w:color="auto"/>
                <w:bottom w:val="none" w:sz="0" w:space="0" w:color="auto"/>
                <w:right w:val="none" w:sz="0" w:space="0" w:color="auto"/>
              </w:divBdr>
            </w:div>
            <w:div w:id="309746363">
              <w:marLeft w:val="0"/>
              <w:marRight w:val="0"/>
              <w:marTop w:val="0"/>
              <w:marBottom w:val="0"/>
              <w:divBdr>
                <w:top w:val="none" w:sz="0" w:space="0" w:color="auto"/>
                <w:left w:val="none" w:sz="0" w:space="0" w:color="auto"/>
                <w:bottom w:val="none" w:sz="0" w:space="0" w:color="auto"/>
                <w:right w:val="none" w:sz="0" w:space="0" w:color="auto"/>
              </w:divBdr>
            </w:div>
            <w:div w:id="310060283">
              <w:marLeft w:val="0"/>
              <w:marRight w:val="0"/>
              <w:marTop w:val="0"/>
              <w:marBottom w:val="0"/>
              <w:divBdr>
                <w:top w:val="none" w:sz="0" w:space="0" w:color="auto"/>
                <w:left w:val="none" w:sz="0" w:space="0" w:color="auto"/>
                <w:bottom w:val="none" w:sz="0" w:space="0" w:color="auto"/>
                <w:right w:val="none" w:sz="0" w:space="0" w:color="auto"/>
              </w:divBdr>
            </w:div>
            <w:div w:id="310137375">
              <w:marLeft w:val="0"/>
              <w:marRight w:val="0"/>
              <w:marTop w:val="0"/>
              <w:marBottom w:val="0"/>
              <w:divBdr>
                <w:top w:val="none" w:sz="0" w:space="0" w:color="auto"/>
                <w:left w:val="none" w:sz="0" w:space="0" w:color="auto"/>
                <w:bottom w:val="none" w:sz="0" w:space="0" w:color="auto"/>
                <w:right w:val="none" w:sz="0" w:space="0" w:color="auto"/>
              </w:divBdr>
            </w:div>
            <w:div w:id="311374467">
              <w:marLeft w:val="0"/>
              <w:marRight w:val="0"/>
              <w:marTop w:val="0"/>
              <w:marBottom w:val="0"/>
              <w:divBdr>
                <w:top w:val="none" w:sz="0" w:space="0" w:color="auto"/>
                <w:left w:val="none" w:sz="0" w:space="0" w:color="auto"/>
                <w:bottom w:val="none" w:sz="0" w:space="0" w:color="auto"/>
                <w:right w:val="none" w:sz="0" w:space="0" w:color="auto"/>
              </w:divBdr>
            </w:div>
            <w:div w:id="311830415">
              <w:marLeft w:val="0"/>
              <w:marRight w:val="0"/>
              <w:marTop w:val="0"/>
              <w:marBottom w:val="0"/>
              <w:divBdr>
                <w:top w:val="none" w:sz="0" w:space="0" w:color="auto"/>
                <w:left w:val="none" w:sz="0" w:space="0" w:color="auto"/>
                <w:bottom w:val="none" w:sz="0" w:space="0" w:color="auto"/>
                <w:right w:val="none" w:sz="0" w:space="0" w:color="auto"/>
              </w:divBdr>
            </w:div>
            <w:div w:id="312370542">
              <w:marLeft w:val="0"/>
              <w:marRight w:val="0"/>
              <w:marTop w:val="0"/>
              <w:marBottom w:val="0"/>
              <w:divBdr>
                <w:top w:val="none" w:sz="0" w:space="0" w:color="auto"/>
                <w:left w:val="none" w:sz="0" w:space="0" w:color="auto"/>
                <w:bottom w:val="none" w:sz="0" w:space="0" w:color="auto"/>
                <w:right w:val="none" w:sz="0" w:space="0" w:color="auto"/>
              </w:divBdr>
            </w:div>
            <w:div w:id="314842152">
              <w:marLeft w:val="0"/>
              <w:marRight w:val="0"/>
              <w:marTop w:val="0"/>
              <w:marBottom w:val="0"/>
              <w:divBdr>
                <w:top w:val="none" w:sz="0" w:space="0" w:color="auto"/>
                <w:left w:val="none" w:sz="0" w:space="0" w:color="auto"/>
                <w:bottom w:val="none" w:sz="0" w:space="0" w:color="auto"/>
                <w:right w:val="none" w:sz="0" w:space="0" w:color="auto"/>
              </w:divBdr>
            </w:div>
            <w:div w:id="314919609">
              <w:marLeft w:val="0"/>
              <w:marRight w:val="0"/>
              <w:marTop w:val="0"/>
              <w:marBottom w:val="0"/>
              <w:divBdr>
                <w:top w:val="none" w:sz="0" w:space="0" w:color="auto"/>
                <w:left w:val="none" w:sz="0" w:space="0" w:color="auto"/>
                <w:bottom w:val="none" w:sz="0" w:space="0" w:color="auto"/>
                <w:right w:val="none" w:sz="0" w:space="0" w:color="auto"/>
              </w:divBdr>
            </w:div>
            <w:div w:id="315187793">
              <w:marLeft w:val="0"/>
              <w:marRight w:val="0"/>
              <w:marTop w:val="0"/>
              <w:marBottom w:val="0"/>
              <w:divBdr>
                <w:top w:val="none" w:sz="0" w:space="0" w:color="auto"/>
                <w:left w:val="none" w:sz="0" w:space="0" w:color="auto"/>
                <w:bottom w:val="none" w:sz="0" w:space="0" w:color="auto"/>
                <w:right w:val="none" w:sz="0" w:space="0" w:color="auto"/>
              </w:divBdr>
            </w:div>
            <w:div w:id="315190118">
              <w:marLeft w:val="0"/>
              <w:marRight w:val="0"/>
              <w:marTop w:val="0"/>
              <w:marBottom w:val="0"/>
              <w:divBdr>
                <w:top w:val="none" w:sz="0" w:space="0" w:color="auto"/>
                <w:left w:val="none" w:sz="0" w:space="0" w:color="auto"/>
                <w:bottom w:val="none" w:sz="0" w:space="0" w:color="auto"/>
                <w:right w:val="none" w:sz="0" w:space="0" w:color="auto"/>
              </w:divBdr>
            </w:div>
            <w:div w:id="315301413">
              <w:marLeft w:val="0"/>
              <w:marRight w:val="0"/>
              <w:marTop w:val="0"/>
              <w:marBottom w:val="0"/>
              <w:divBdr>
                <w:top w:val="none" w:sz="0" w:space="0" w:color="auto"/>
                <w:left w:val="none" w:sz="0" w:space="0" w:color="auto"/>
                <w:bottom w:val="none" w:sz="0" w:space="0" w:color="auto"/>
                <w:right w:val="none" w:sz="0" w:space="0" w:color="auto"/>
              </w:divBdr>
            </w:div>
            <w:div w:id="317805633">
              <w:marLeft w:val="0"/>
              <w:marRight w:val="0"/>
              <w:marTop w:val="0"/>
              <w:marBottom w:val="0"/>
              <w:divBdr>
                <w:top w:val="none" w:sz="0" w:space="0" w:color="auto"/>
                <w:left w:val="none" w:sz="0" w:space="0" w:color="auto"/>
                <w:bottom w:val="none" w:sz="0" w:space="0" w:color="auto"/>
                <w:right w:val="none" w:sz="0" w:space="0" w:color="auto"/>
              </w:divBdr>
            </w:div>
            <w:div w:id="318195867">
              <w:marLeft w:val="0"/>
              <w:marRight w:val="0"/>
              <w:marTop w:val="0"/>
              <w:marBottom w:val="0"/>
              <w:divBdr>
                <w:top w:val="none" w:sz="0" w:space="0" w:color="auto"/>
                <w:left w:val="none" w:sz="0" w:space="0" w:color="auto"/>
                <w:bottom w:val="none" w:sz="0" w:space="0" w:color="auto"/>
                <w:right w:val="none" w:sz="0" w:space="0" w:color="auto"/>
              </w:divBdr>
            </w:div>
            <w:div w:id="318844561">
              <w:marLeft w:val="0"/>
              <w:marRight w:val="0"/>
              <w:marTop w:val="0"/>
              <w:marBottom w:val="0"/>
              <w:divBdr>
                <w:top w:val="none" w:sz="0" w:space="0" w:color="auto"/>
                <w:left w:val="none" w:sz="0" w:space="0" w:color="auto"/>
                <w:bottom w:val="none" w:sz="0" w:space="0" w:color="auto"/>
                <w:right w:val="none" w:sz="0" w:space="0" w:color="auto"/>
              </w:divBdr>
            </w:div>
            <w:div w:id="320282197">
              <w:marLeft w:val="0"/>
              <w:marRight w:val="0"/>
              <w:marTop w:val="0"/>
              <w:marBottom w:val="0"/>
              <w:divBdr>
                <w:top w:val="none" w:sz="0" w:space="0" w:color="auto"/>
                <w:left w:val="none" w:sz="0" w:space="0" w:color="auto"/>
                <w:bottom w:val="none" w:sz="0" w:space="0" w:color="auto"/>
                <w:right w:val="none" w:sz="0" w:space="0" w:color="auto"/>
              </w:divBdr>
            </w:div>
            <w:div w:id="321272335">
              <w:marLeft w:val="0"/>
              <w:marRight w:val="0"/>
              <w:marTop w:val="0"/>
              <w:marBottom w:val="0"/>
              <w:divBdr>
                <w:top w:val="none" w:sz="0" w:space="0" w:color="auto"/>
                <w:left w:val="none" w:sz="0" w:space="0" w:color="auto"/>
                <w:bottom w:val="none" w:sz="0" w:space="0" w:color="auto"/>
                <w:right w:val="none" w:sz="0" w:space="0" w:color="auto"/>
              </w:divBdr>
            </w:div>
            <w:div w:id="322664297">
              <w:marLeft w:val="0"/>
              <w:marRight w:val="0"/>
              <w:marTop w:val="0"/>
              <w:marBottom w:val="0"/>
              <w:divBdr>
                <w:top w:val="none" w:sz="0" w:space="0" w:color="auto"/>
                <w:left w:val="none" w:sz="0" w:space="0" w:color="auto"/>
                <w:bottom w:val="none" w:sz="0" w:space="0" w:color="auto"/>
                <w:right w:val="none" w:sz="0" w:space="0" w:color="auto"/>
              </w:divBdr>
            </w:div>
            <w:div w:id="322853967">
              <w:marLeft w:val="0"/>
              <w:marRight w:val="0"/>
              <w:marTop w:val="0"/>
              <w:marBottom w:val="0"/>
              <w:divBdr>
                <w:top w:val="none" w:sz="0" w:space="0" w:color="auto"/>
                <w:left w:val="none" w:sz="0" w:space="0" w:color="auto"/>
                <w:bottom w:val="none" w:sz="0" w:space="0" w:color="auto"/>
                <w:right w:val="none" w:sz="0" w:space="0" w:color="auto"/>
              </w:divBdr>
            </w:div>
            <w:div w:id="323359145">
              <w:marLeft w:val="0"/>
              <w:marRight w:val="0"/>
              <w:marTop w:val="0"/>
              <w:marBottom w:val="0"/>
              <w:divBdr>
                <w:top w:val="none" w:sz="0" w:space="0" w:color="auto"/>
                <w:left w:val="none" w:sz="0" w:space="0" w:color="auto"/>
                <w:bottom w:val="none" w:sz="0" w:space="0" w:color="auto"/>
                <w:right w:val="none" w:sz="0" w:space="0" w:color="auto"/>
              </w:divBdr>
            </w:div>
            <w:div w:id="324670766">
              <w:marLeft w:val="0"/>
              <w:marRight w:val="0"/>
              <w:marTop w:val="0"/>
              <w:marBottom w:val="0"/>
              <w:divBdr>
                <w:top w:val="none" w:sz="0" w:space="0" w:color="auto"/>
                <w:left w:val="none" w:sz="0" w:space="0" w:color="auto"/>
                <w:bottom w:val="none" w:sz="0" w:space="0" w:color="auto"/>
                <w:right w:val="none" w:sz="0" w:space="0" w:color="auto"/>
              </w:divBdr>
            </w:div>
            <w:div w:id="325133149">
              <w:marLeft w:val="0"/>
              <w:marRight w:val="0"/>
              <w:marTop w:val="0"/>
              <w:marBottom w:val="0"/>
              <w:divBdr>
                <w:top w:val="none" w:sz="0" w:space="0" w:color="auto"/>
                <w:left w:val="none" w:sz="0" w:space="0" w:color="auto"/>
                <w:bottom w:val="none" w:sz="0" w:space="0" w:color="auto"/>
                <w:right w:val="none" w:sz="0" w:space="0" w:color="auto"/>
              </w:divBdr>
            </w:div>
            <w:div w:id="325785758">
              <w:marLeft w:val="0"/>
              <w:marRight w:val="0"/>
              <w:marTop w:val="0"/>
              <w:marBottom w:val="0"/>
              <w:divBdr>
                <w:top w:val="none" w:sz="0" w:space="0" w:color="auto"/>
                <w:left w:val="none" w:sz="0" w:space="0" w:color="auto"/>
                <w:bottom w:val="none" w:sz="0" w:space="0" w:color="auto"/>
                <w:right w:val="none" w:sz="0" w:space="0" w:color="auto"/>
              </w:divBdr>
            </w:div>
            <w:div w:id="326321353">
              <w:marLeft w:val="0"/>
              <w:marRight w:val="0"/>
              <w:marTop w:val="0"/>
              <w:marBottom w:val="0"/>
              <w:divBdr>
                <w:top w:val="none" w:sz="0" w:space="0" w:color="auto"/>
                <w:left w:val="none" w:sz="0" w:space="0" w:color="auto"/>
                <w:bottom w:val="none" w:sz="0" w:space="0" w:color="auto"/>
                <w:right w:val="none" w:sz="0" w:space="0" w:color="auto"/>
              </w:divBdr>
            </w:div>
            <w:div w:id="326713719">
              <w:marLeft w:val="0"/>
              <w:marRight w:val="0"/>
              <w:marTop w:val="0"/>
              <w:marBottom w:val="0"/>
              <w:divBdr>
                <w:top w:val="none" w:sz="0" w:space="0" w:color="auto"/>
                <w:left w:val="none" w:sz="0" w:space="0" w:color="auto"/>
                <w:bottom w:val="none" w:sz="0" w:space="0" w:color="auto"/>
                <w:right w:val="none" w:sz="0" w:space="0" w:color="auto"/>
              </w:divBdr>
            </w:div>
            <w:div w:id="328560790">
              <w:marLeft w:val="0"/>
              <w:marRight w:val="0"/>
              <w:marTop w:val="0"/>
              <w:marBottom w:val="0"/>
              <w:divBdr>
                <w:top w:val="none" w:sz="0" w:space="0" w:color="auto"/>
                <w:left w:val="none" w:sz="0" w:space="0" w:color="auto"/>
                <w:bottom w:val="none" w:sz="0" w:space="0" w:color="auto"/>
                <w:right w:val="none" w:sz="0" w:space="0" w:color="auto"/>
              </w:divBdr>
            </w:div>
            <w:div w:id="329067217">
              <w:marLeft w:val="0"/>
              <w:marRight w:val="0"/>
              <w:marTop w:val="0"/>
              <w:marBottom w:val="0"/>
              <w:divBdr>
                <w:top w:val="none" w:sz="0" w:space="0" w:color="auto"/>
                <w:left w:val="none" w:sz="0" w:space="0" w:color="auto"/>
                <w:bottom w:val="none" w:sz="0" w:space="0" w:color="auto"/>
                <w:right w:val="none" w:sz="0" w:space="0" w:color="auto"/>
              </w:divBdr>
            </w:div>
            <w:div w:id="331031492">
              <w:marLeft w:val="0"/>
              <w:marRight w:val="0"/>
              <w:marTop w:val="0"/>
              <w:marBottom w:val="0"/>
              <w:divBdr>
                <w:top w:val="none" w:sz="0" w:space="0" w:color="auto"/>
                <w:left w:val="none" w:sz="0" w:space="0" w:color="auto"/>
                <w:bottom w:val="none" w:sz="0" w:space="0" w:color="auto"/>
                <w:right w:val="none" w:sz="0" w:space="0" w:color="auto"/>
              </w:divBdr>
            </w:div>
            <w:div w:id="331418965">
              <w:marLeft w:val="0"/>
              <w:marRight w:val="0"/>
              <w:marTop w:val="0"/>
              <w:marBottom w:val="0"/>
              <w:divBdr>
                <w:top w:val="none" w:sz="0" w:space="0" w:color="auto"/>
                <w:left w:val="none" w:sz="0" w:space="0" w:color="auto"/>
                <w:bottom w:val="none" w:sz="0" w:space="0" w:color="auto"/>
                <w:right w:val="none" w:sz="0" w:space="0" w:color="auto"/>
              </w:divBdr>
            </w:div>
            <w:div w:id="332606077">
              <w:marLeft w:val="0"/>
              <w:marRight w:val="0"/>
              <w:marTop w:val="0"/>
              <w:marBottom w:val="0"/>
              <w:divBdr>
                <w:top w:val="none" w:sz="0" w:space="0" w:color="auto"/>
                <w:left w:val="none" w:sz="0" w:space="0" w:color="auto"/>
                <w:bottom w:val="none" w:sz="0" w:space="0" w:color="auto"/>
                <w:right w:val="none" w:sz="0" w:space="0" w:color="auto"/>
              </w:divBdr>
            </w:div>
            <w:div w:id="334500166">
              <w:marLeft w:val="0"/>
              <w:marRight w:val="0"/>
              <w:marTop w:val="0"/>
              <w:marBottom w:val="0"/>
              <w:divBdr>
                <w:top w:val="none" w:sz="0" w:space="0" w:color="auto"/>
                <w:left w:val="none" w:sz="0" w:space="0" w:color="auto"/>
                <w:bottom w:val="none" w:sz="0" w:space="0" w:color="auto"/>
                <w:right w:val="none" w:sz="0" w:space="0" w:color="auto"/>
              </w:divBdr>
            </w:div>
            <w:div w:id="335042440">
              <w:marLeft w:val="0"/>
              <w:marRight w:val="0"/>
              <w:marTop w:val="0"/>
              <w:marBottom w:val="0"/>
              <w:divBdr>
                <w:top w:val="none" w:sz="0" w:space="0" w:color="auto"/>
                <w:left w:val="none" w:sz="0" w:space="0" w:color="auto"/>
                <w:bottom w:val="none" w:sz="0" w:space="0" w:color="auto"/>
                <w:right w:val="none" w:sz="0" w:space="0" w:color="auto"/>
              </w:divBdr>
            </w:div>
            <w:div w:id="337386607">
              <w:marLeft w:val="0"/>
              <w:marRight w:val="0"/>
              <w:marTop w:val="0"/>
              <w:marBottom w:val="0"/>
              <w:divBdr>
                <w:top w:val="none" w:sz="0" w:space="0" w:color="auto"/>
                <w:left w:val="none" w:sz="0" w:space="0" w:color="auto"/>
                <w:bottom w:val="none" w:sz="0" w:space="0" w:color="auto"/>
                <w:right w:val="none" w:sz="0" w:space="0" w:color="auto"/>
              </w:divBdr>
            </w:div>
            <w:div w:id="340158752">
              <w:marLeft w:val="0"/>
              <w:marRight w:val="0"/>
              <w:marTop w:val="0"/>
              <w:marBottom w:val="0"/>
              <w:divBdr>
                <w:top w:val="none" w:sz="0" w:space="0" w:color="auto"/>
                <w:left w:val="none" w:sz="0" w:space="0" w:color="auto"/>
                <w:bottom w:val="none" w:sz="0" w:space="0" w:color="auto"/>
                <w:right w:val="none" w:sz="0" w:space="0" w:color="auto"/>
              </w:divBdr>
            </w:div>
            <w:div w:id="347175290">
              <w:marLeft w:val="0"/>
              <w:marRight w:val="0"/>
              <w:marTop w:val="0"/>
              <w:marBottom w:val="0"/>
              <w:divBdr>
                <w:top w:val="none" w:sz="0" w:space="0" w:color="auto"/>
                <w:left w:val="none" w:sz="0" w:space="0" w:color="auto"/>
                <w:bottom w:val="none" w:sz="0" w:space="0" w:color="auto"/>
                <w:right w:val="none" w:sz="0" w:space="0" w:color="auto"/>
              </w:divBdr>
            </w:div>
            <w:div w:id="348531273">
              <w:marLeft w:val="0"/>
              <w:marRight w:val="0"/>
              <w:marTop w:val="0"/>
              <w:marBottom w:val="0"/>
              <w:divBdr>
                <w:top w:val="none" w:sz="0" w:space="0" w:color="auto"/>
                <w:left w:val="none" w:sz="0" w:space="0" w:color="auto"/>
                <w:bottom w:val="none" w:sz="0" w:space="0" w:color="auto"/>
                <w:right w:val="none" w:sz="0" w:space="0" w:color="auto"/>
              </w:divBdr>
            </w:div>
            <w:div w:id="348802729">
              <w:marLeft w:val="0"/>
              <w:marRight w:val="0"/>
              <w:marTop w:val="0"/>
              <w:marBottom w:val="0"/>
              <w:divBdr>
                <w:top w:val="none" w:sz="0" w:space="0" w:color="auto"/>
                <w:left w:val="none" w:sz="0" w:space="0" w:color="auto"/>
                <w:bottom w:val="none" w:sz="0" w:space="0" w:color="auto"/>
                <w:right w:val="none" w:sz="0" w:space="0" w:color="auto"/>
              </w:divBdr>
            </w:div>
            <w:div w:id="349185829">
              <w:marLeft w:val="0"/>
              <w:marRight w:val="0"/>
              <w:marTop w:val="0"/>
              <w:marBottom w:val="0"/>
              <w:divBdr>
                <w:top w:val="none" w:sz="0" w:space="0" w:color="auto"/>
                <w:left w:val="none" w:sz="0" w:space="0" w:color="auto"/>
                <w:bottom w:val="none" w:sz="0" w:space="0" w:color="auto"/>
                <w:right w:val="none" w:sz="0" w:space="0" w:color="auto"/>
              </w:divBdr>
            </w:div>
            <w:div w:id="349533961">
              <w:marLeft w:val="0"/>
              <w:marRight w:val="0"/>
              <w:marTop w:val="0"/>
              <w:marBottom w:val="0"/>
              <w:divBdr>
                <w:top w:val="none" w:sz="0" w:space="0" w:color="auto"/>
                <w:left w:val="none" w:sz="0" w:space="0" w:color="auto"/>
                <w:bottom w:val="none" w:sz="0" w:space="0" w:color="auto"/>
                <w:right w:val="none" w:sz="0" w:space="0" w:color="auto"/>
              </w:divBdr>
            </w:div>
            <w:div w:id="350109155">
              <w:marLeft w:val="0"/>
              <w:marRight w:val="0"/>
              <w:marTop w:val="0"/>
              <w:marBottom w:val="0"/>
              <w:divBdr>
                <w:top w:val="none" w:sz="0" w:space="0" w:color="auto"/>
                <w:left w:val="none" w:sz="0" w:space="0" w:color="auto"/>
                <w:bottom w:val="none" w:sz="0" w:space="0" w:color="auto"/>
                <w:right w:val="none" w:sz="0" w:space="0" w:color="auto"/>
              </w:divBdr>
            </w:div>
            <w:div w:id="352154409">
              <w:marLeft w:val="0"/>
              <w:marRight w:val="0"/>
              <w:marTop w:val="0"/>
              <w:marBottom w:val="0"/>
              <w:divBdr>
                <w:top w:val="none" w:sz="0" w:space="0" w:color="auto"/>
                <w:left w:val="none" w:sz="0" w:space="0" w:color="auto"/>
                <w:bottom w:val="none" w:sz="0" w:space="0" w:color="auto"/>
                <w:right w:val="none" w:sz="0" w:space="0" w:color="auto"/>
              </w:divBdr>
            </w:div>
            <w:div w:id="352654264">
              <w:marLeft w:val="0"/>
              <w:marRight w:val="0"/>
              <w:marTop w:val="0"/>
              <w:marBottom w:val="0"/>
              <w:divBdr>
                <w:top w:val="none" w:sz="0" w:space="0" w:color="auto"/>
                <w:left w:val="none" w:sz="0" w:space="0" w:color="auto"/>
                <w:bottom w:val="none" w:sz="0" w:space="0" w:color="auto"/>
                <w:right w:val="none" w:sz="0" w:space="0" w:color="auto"/>
              </w:divBdr>
            </w:div>
            <w:div w:id="353532884">
              <w:marLeft w:val="0"/>
              <w:marRight w:val="0"/>
              <w:marTop w:val="0"/>
              <w:marBottom w:val="0"/>
              <w:divBdr>
                <w:top w:val="none" w:sz="0" w:space="0" w:color="auto"/>
                <w:left w:val="none" w:sz="0" w:space="0" w:color="auto"/>
                <w:bottom w:val="none" w:sz="0" w:space="0" w:color="auto"/>
                <w:right w:val="none" w:sz="0" w:space="0" w:color="auto"/>
              </w:divBdr>
            </w:div>
            <w:div w:id="354968198">
              <w:marLeft w:val="0"/>
              <w:marRight w:val="0"/>
              <w:marTop w:val="0"/>
              <w:marBottom w:val="0"/>
              <w:divBdr>
                <w:top w:val="none" w:sz="0" w:space="0" w:color="auto"/>
                <w:left w:val="none" w:sz="0" w:space="0" w:color="auto"/>
                <w:bottom w:val="none" w:sz="0" w:space="0" w:color="auto"/>
                <w:right w:val="none" w:sz="0" w:space="0" w:color="auto"/>
              </w:divBdr>
            </w:div>
            <w:div w:id="355735241">
              <w:marLeft w:val="0"/>
              <w:marRight w:val="0"/>
              <w:marTop w:val="0"/>
              <w:marBottom w:val="0"/>
              <w:divBdr>
                <w:top w:val="none" w:sz="0" w:space="0" w:color="auto"/>
                <w:left w:val="none" w:sz="0" w:space="0" w:color="auto"/>
                <w:bottom w:val="none" w:sz="0" w:space="0" w:color="auto"/>
                <w:right w:val="none" w:sz="0" w:space="0" w:color="auto"/>
              </w:divBdr>
            </w:div>
            <w:div w:id="355813918">
              <w:marLeft w:val="0"/>
              <w:marRight w:val="0"/>
              <w:marTop w:val="0"/>
              <w:marBottom w:val="0"/>
              <w:divBdr>
                <w:top w:val="none" w:sz="0" w:space="0" w:color="auto"/>
                <w:left w:val="none" w:sz="0" w:space="0" w:color="auto"/>
                <w:bottom w:val="none" w:sz="0" w:space="0" w:color="auto"/>
                <w:right w:val="none" w:sz="0" w:space="0" w:color="auto"/>
              </w:divBdr>
            </w:div>
            <w:div w:id="356129127">
              <w:marLeft w:val="0"/>
              <w:marRight w:val="0"/>
              <w:marTop w:val="0"/>
              <w:marBottom w:val="0"/>
              <w:divBdr>
                <w:top w:val="none" w:sz="0" w:space="0" w:color="auto"/>
                <w:left w:val="none" w:sz="0" w:space="0" w:color="auto"/>
                <w:bottom w:val="none" w:sz="0" w:space="0" w:color="auto"/>
                <w:right w:val="none" w:sz="0" w:space="0" w:color="auto"/>
              </w:divBdr>
            </w:div>
            <w:div w:id="357200152">
              <w:marLeft w:val="0"/>
              <w:marRight w:val="0"/>
              <w:marTop w:val="0"/>
              <w:marBottom w:val="0"/>
              <w:divBdr>
                <w:top w:val="none" w:sz="0" w:space="0" w:color="auto"/>
                <w:left w:val="none" w:sz="0" w:space="0" w:color="auto"/>
                <w:bottom w:val="none" w:sz="0" w:space="0" w:color="auto"/>
                <w:right w:val="none" w:sz="0" w:space="0" w:color="auto"/>
              </w:divBdr>
            </w:div>
            <w:div w:id="357462956">
              <w:marLeft w:val="0"/>
              <w:marRight w:val="0"/>
              <w:marTop w:val="0"/>
              <w:marBottom w:val="0"/>
              <w:divBdr>
                <w:top w:val="none" w:sz="0" w:space="0" w:color="auto"/>
                <w:left w:val="none" w:sz="0" w:space="0" w:color="auto"/>
                <w:bottom w:val="none" w:sz="0" w:space="0" w:color="auto"/>
                <w:right w:val="none" w:sz="0" w:space="0" w:color="auto"/>
              </w:divBdr>
            </w:div>
            <w:div w:id="357776890">
              <w:marLeft w:val="0"/>
              <w:marRight w:val="0"/>
              <w:marTop w:val="0"/>
              <w:marBottom w:val="0"/>
              <w:divBdr>
                <w:top w:val="none" w:sz="0" w:space="0" w:color="auto"/>
                <w:left w:val="none" w:sz="0" w:space="0" w:color="auto"/>
                <w:bottom w:val="none" w:sz="0" w:space="0" w:color="auto"/>
                <w:right w:val="none" w:sz="0" w:space="0" w:color="auto"/>
              </w:divBdr>
            </w:div>
            <w:div w:id="358549107">
              <w:marLeft w:val="0"/>
              <w:marRight w:val="0"/>
              <w:marTop w:val="0"/>
              <w:marBottom w:val="0"/>
              <w:divBdr>
                <w:top w:val="none" w:sz="0" w:space="0" w:color="auto"/>
                <w:left w:val="none" w:sz="0" w:space="0" w:color="auto"/>
                <w:bottom w:val="none" w:sz="0" w:space="0" w:color="auto"/>
                <w:right w:val="none" w:sz="0" w:space="0" w:color="auto"/>
              </w:divBdr>
            </w:div>
            <w:div w:id="360478332">
              <w:marLeft w:val="0"/>
              <w:marRight w:val="0"/>
              <w:marTop w:val="0"/>
              <w:marBottom w:val="0"/>
              <w:divBdr>
                <w:top w:val="none" w:sz="0" w:space="0" w:color="auto"/>
                <w:left w:val="none" w:sz="0" w:space="0" w:color="auto"/>
                <w:bottom w:val="none" w:sz="0" w:space="0" w:color="auto"/>
                <w:right w:val="none" w:sz="0" w:space="0" w:color="auto"/>
              </w:divBdr>
            </w:div>
            <w:div w:id="361438491">
              <w:marLeft w:val="0"/>
              <w:marRight w:val="0"/>
              <w:marTop w:val="0"/>
              <w:marBottom w:val="0"/>
              <w:divBdr>
                <w:top w:val="none" w:sz="0" w:space="0" w:color="auto"/>
                <w:left w:val="none" w:sz="0" w:space="0" w:color="auto"/>
                <w:bottom w:val="none" w:sz="0" w:space="0" w:color="auto"/>
                <w:right w:val="none" w:sz="0" w:space="0" w:color="auto"/>
              </w:divBdr>
            </w:div>
            <w:div w:id="363405720">
              <w:marLeft w:val="0"/>
              <w:marRight w:val="0"/>
              <w:marTop w:val="0"/>
              <w:marBottom w:val="0"/>
              <w:divBdr>
                <w:top w:val="none" w:sz="0" w:space="0" w:color="auto"/>
                <w:left w:val="none" w:sz="0" w:space="0" w:color="auto"/>
                <w:bottom w:val="none" w:sz="0" w:space="0" w:color="auto"/>
                <w:right w:val="none" w:sz="0" w:space="0" w:color="auto"/>
              </w:divBdr>
            </w:div>
            <w:div w:id="364066615">
              <w:marLeft w:val="0"/>
              <w:marRight w:val="0"/>
              <w:marTop w:val="0"/>
              <w:marBottom w:val="0"/>
              <w:divBdr>
                <w:top w:val="none" w:sz="0" w:space="0" w:color="auto"/>
                <w:left w:val="none" w:sz="0" w:space="0" w:color="auto"/>
                <w:bottom w:val="none" w:sz="0" w:space="0" w:color="auto"/>
                <w:right w:val="none" w:sz="0" w:space="0" w:color="auto"/>
              </w:divBdr>
            </w:div>
            <w:div w:id="364185086">
              <w:marLeft w:val="0"/>
              <w:marRight w:val="0"/>
              <w:marTop w:val="0"/>
              <w:marBottom w:val="0"/>
              <w:divBdr>
                <w:top w:val="none" w:sz="0" w:space="0" w:color="auto"/>
                <w:left w:val="none" w:sz="0" w:space="0" w:color="auto"/>
                <w:bottom w:val="none" w:sz="0" w:space="0" w:color="auto"/>
                <w:right w:val="none" w:sz="0" w:space="0" w:color="auto"/>
              </w:divBdr>
            </w:div>
            <w:div w:id="364674424">
              <w:marLeft w:val="0"/>
              <w:marRight w:val="0"/>
              <w:marTop w:val="0"/>
              <w:marBottom w:val="0"/>
              <w:divBdr>
                <w:top w:val="none" w:sz="0" w:space="0" w:color="auto"/>
                <w:left w:val="none" w:sz="0" w:space="0" w:color="auto"/>
                <w:bottom w:val="none" w:sz="0" w:space="0" w:color="auto"/>
                <w:right w:val="none" w:sz="0" w:space="0" w:color="auto"/>
              </w:divBdr>
            </w:div>
            <w:div w:id="366564208">
              <w:marLeft w:val="0"/>
              <w:marRight w:val="0"/>
              <w:marTop w:val="0"/>
              <w:marBottom w:val="0"/>
              <w:divBdr>
                <w:top w:val="none" w:sz="0" w:space="0" w:color="auto"/>
                <w:left w:val="none" w:sz="0" w:space="0" w:color="auto"/>
                <w:bottom w:val="none" w:sz="0" w:space="0" w:color="auto"/>
                <w:right w:val="none" w:sz="0" w:space="0" w:color="auto"/>
              </w:divBdr>
            </w:div>
            <w:div w:id="367610686">
              <w:marLeft w:val="0"/>
              <w:marRight w:val="0"/>
              <w:marTop w:val="0"/>
              <w:marBottom w:val="0"/>
              <w:divBdr>
                <w:top w:val="none" w:sz="0" w:space="0" w:color="auto"/>
                <w:left w:val="none" w:sz="0" w:space="0" w:color="auto"/>
                <w:bottom w:val="none" w:sz="0" w:space="0" w:color="auto"/>
                <w:right w:val="none" w:sz="0" w:space="0" w:color="auto"/>
              </w:divBdr>
            </w:div>
            <w:div w:id="369038191">
              <w:marLeft w:val="0"/>
              <w:marRight w:val="0"/>
              <w:marTop w:val="0"/>
              <w:marBottom w:val="0"/>
              <w:divBdr>
                <w:top w:val="none" w:sz="0" w:space="0" w:color="auto"/>
                <w:left w:val="none" w:sz="0" w:space="0" w:color="auto"/>
                <w:bottom w:val="none" w:sz="0" w:space="0" w:color="auto"/>
                <w:right w:val="none" w:sz="0" w:space="0" w:color="auto"/>
              </w:divBdr>
            </w:div>
            <w:div w:id="370113687">
              <w:marLeft w:val="0"/>
              <w:marRight w:val="0"/>
              <w:marTop w:val="0"/>
              <w:marBottom w:val="0"/>
              <w:divBdr>
                <w:top w:val="none" w:sz="0" w:space="0" w:color="auto"/>
                <w:left w:val="none" w:sz="0" w:space="0" w:color="auto"/>
                <w:bottom w:val="none" w:sz="0" w:space="0" w:color="auto"/>
                <w:right w:val="none" w:sz="0" w:space="0" w:color="auto"/>
              </w:divBdr>
            </w:div>
            <w:div w:id="373308385">
              <w:marLeft w:val="0"/>
              <w:marRight w:val="0"/>
              <w:marTop w:val="0"/>
              <w:marBottom w:val="0"/>
              <w:divBdr>
                <w:top w:val="none" w:sz="0" w:space="0" w:color="auto"/>
                <w:left w:val="none" w:sz="0" w:space="0" w:color="auto"/>
                <w:bottom w:val="none" w:sz="0" w:space="0" w:color="auto"/>
                <w:right w:val="none" w:sz="0" w:space="0" w:color="auto"/>
              </w:divBdr>
            </w:div>
            <w:div w:id="375083481">
              <w:marLeft w:val="0"/>
              <w:marRight w:val="0"/>
              <w:marTop w:val="0"/>
              <w:marBottom w:val="0"/>
              <w:divBdr>
                <w:top w:val="none" w:sz="0" w:space="0" w:color="auto"/>
                <w:left w:val="none" w:sz="0" w:space="0" w:color="auto"/>
                <w:bottom w:val="none" w:sz="0" w:space="0" w:color="auto"/>
                <w:right w:val="none" w:sz="0" w:space="0" w:color="auto"/>
              </w:divBdr>
            </w:div>
            <w:div w:id="375742313">
              <w:marLeft w:val="0"/>
              <w:marRight w:val="0"/>
              <w:marTop w:val="0"/>
              <w:marBottom w:val="0"/>
              <w:divBdr>
                <w:top w:val="none" w:sz="0" w:space="0" w:color="auto"/>
                <w:left w:val="none" w:sz="0" w:space="0" w:color="auto"/>
                <w:bottom w:val="none" w:sz="0" w:space="0" w:color="auto"/>
                <w:right w:val="none" w:sz="0" w:space="0" w:color="auto"/>
              </w:divBdr>
            </w:div>
            <w:div w:id="376322350">
              <w:marLeft w:val="0"/>
              <w:marRight w:val="0"/>
              <w:marTop w:val="0"/>
              <w:marBottom w:val="0"/>
              <w:divBdr>
                <w:top w:val="none" w:sz="0" w:space="0" w:color="auto"/>
                <w:left w:val="none" w:sz="0" w:space="0" w:color="auto"/>
                <w:bottom w:val="none" w:sz="0" w:space="0" w:color="auto"/>
                <w:right w:val="none" w:sz="0" w:space="0" w:color="auto"/>
              </w:divBdr>
            </w:div>
            <w:div w:id="376855265">
              <w:marLeft w:val="0"/>
              <w:marRight w:val="0"/>
              <w:marTop w:val="0"/>
              <w:marBottom w:val="0"/>
              <w:divBdr>
                <w:top w:val="none" w:sz="0" w:space="0" w:color="auto"/>
                <w:left w:val="none" w:sz="0" w:space="0" w:color="auto"/>
                <w:bottom w:val="none" w:sz="0" w:space="0" w:color="auto"/>
                <w:right w:val="none" w:sz="0" w:space="0" w:color="auto"/>
              </w:divBdr>
            </w:div>
            <w:div w:id="378867852">
              <w:marLeft w:val="0"/>
              <w:marRight w:val="0"/>
              <w:marTop w:val="0"/>
              <w:marBottom w:val="0"/>
              <w:divBdr>
                <w:top w:val="none" w:sz="0" w:space="0" w:color="auto"/>
                <w:left w:val="none" w:sz="0" w:space="0" w:color="auto"/>
                <w:bottom w:val="none" w:sz="0" w:space="0" w:color="auto"/>
                <w:right w:val="none" w:sz="0" w:space="0" w:color="auto"/>
              </w:divBdr>
            </w:div>
            <w:div w:id="381294146">
              <w:marLeft w:val="0"/>
              <w:marRight w:val="0"/>
              <w:marTop w:val="0"/>
              <w:marBottom w:val="0"/>
              <w:divBdr>
                <w:top w:val="none" w:sz="0" w:space="0" w:color="auto"/>
                <w:left w:val="none" w:sz="0" w:space="0" w:color="auto"/>
                <w:bottom w:val="none" w:sz="0" w:space="0" w:color="auto"/>
                <w:right w:val="none" w:sz="0" w:space="0" w:color="auto"/>
              </w:divBdr>
            </w:div>
            <w:div w:id="383070532">
              <w:marLeft w:val="0"/>
              <w:marRight w:val="0"/>
              <w:marTop w:val="0"/>
              <w:marBottom w:val="0"/>
              <w:divBdr>
                <w:top w:val="none" w:sz="0" w:space="0" w:color="auto"/>
                <w:left w:val="none" w:sz="0" w:space="0" w:color="auto"/>
                <w:bottom w:val="none" w:sz="0" w:space="0" w:color="auto"/>
                <w:right w:val="none" w:sz="0" w:space="0" w:color="auto"/>
              </w:divBdr>
            </w:div>
            <w:div w:id="386615425">
              <w:marLeft w:val="0"/>
              <w:marRight w:val="0"/>
              <w:marTop w:val="0"/>
              <w:marBottom w:val="0"/>
              <w:divBdr>
                <w:top w:val="none" w:sz="0" w:space="0" w:color="auto"/>
                <w:left w:val="none" w:sz="0" w:space="0" w:color="auto"/>
                <w:bottom w:val="none" w:sz="0" w:space="0" w:color="auto"/>
                <w:right w:val="none" w:sz="0" w:space="0" w:color="auto"/>
              </w:divBdr>
            </w:div>
            <w:div w:id="386759705">
              <w:marLeft w:val="0"/>
              <w:marRight w:val="0"/>
              <w:marTop w:val="0"/>
              <w:marBottom w:val="0"/>
              <w:divBdr>
                <w:top w:val="none" w:sz="0" w:space="0" w:color="auto"/>
                <w:left w:val="none" w:sz="0" w:space="0" w:color="auto"/>
                <w:bottom w:val="none" w:sz="0" w:space="0" w:color="auto"/>
                <w:right w:val="none" w:sz="0" w:space="0" w:color="auto"/>
              </w:divBdr>
              <w:divsChild>
                <w:div w:id="99766957">
                  <w:marLeft w:val="0"/>
                  <w:marRight w:val="0"/>
                  <w:marTop w:val="0"/>
                  <w:marBottom w:val="0"/>
                  <w:divBdr>
                    <w:top w:val="none" w:sz="0" w:space="0" w:color="auto"/>
                    <w:left w:val="none" w:sz="0" w:space="0" w:color="auto"/>
                    <w:bottom w:val="none" w:sz="0" w:space="0" w:color="auto"/>
                    <w:right w:val="none" w:sz="0" w:space="0" w:color="auto"/>
                  </w:divBdr>
                </w:div>
                <w:div w:id="273096526">
                  <w:marLeft w:val="0"/>
                  <w:marRight w:val="0"/>
                  <w:marTop w:val="0"/>
                  <w:marBottom w:val="0"/>
                  <w:divBdr>
                    <w:top w:val="none" w:sz="0" w:space="0" w:color="auto"/>
                    <w:left w:val="none" w:sz="0" w:space="0" w:color="auto"/>
                    <w:bottom w:val="none" w:sz="0" w:space="0" w:color="auto"/>
                    <w:right w:val="none" w:sz="0" w:space="0" w:color="auto"/>
                  </w:divBdr>
                </w:div>
                <w:div w:id="722338841">
                  <w:marLeft w:val="0"/>
                  <w:marRight w:val="0"/>
                  <w:marTop w:val="0"/>
                  <w:marBottom w:val="0"/>
                  <w:divBdr>
                    <w:top w:val="none" w:sz="0" w:space="0" w:color="auto"/>
                    <w:left w:val="none" w:sz="0" w:space="0" w:color="auto"/>
                    <w:bottom w:val="none" w:sz="0" w:space="0" w:color="auto"/>
                    <w:right w:val="none" w:sz="0" w:space="0" w:color="auto"/>
                  </w:divBdr>
                </w:div>
                <w:div w:id="1008026452">
                  <w:marLeft w:val="0"/>
                  <w:marRight w:val="0"/>
                  <w:marTop w:val="0"/>
                  <w:marBottom w:val="0"/>
                  <w:divBdr>
                    <w:top w:val="none" w:sz="0" w:space="0" w:color="auto"/>
                    <w:left w:val="none" w:sz="0" w:space="0" w:color="auto"/>
                    <w:bottom w:val="none" w:sz="0" w:space="0" w:color="auto"/>
                    <w:right w:val="none" w:sz="0" w:space="0" w:color="auto"/>
                  </w:divBdr>
                </w:div>
                <w:div w:id="1403142429">
                  <w:marLeft w:val="0"/>
                  <w:marRight w:val="0"/>
                  <w:marTop w:val="0"/>
                  <w:marBottom w:val="0"/>
                  <w:divBdr>
                    <w:top w:val="none" w:sz="0" w:space="0" w:color="auto"/>
                    <w:left w:val="none" w:sz="0" w:space="0" w:color="auto"/>
                    <w:bottom w:val="none" w:sz="0" w:space="0" w:color="auto"/>
                    <w:right w:val="none" w:sz="0" w:space="0" w:color="auto"/>
                  </w:divBdr>
                </w:div>
                <w:div w:id="1474831355">
                  <w:marLeft w:val="0"/>
                  <w:marRight w:val="0"/>
                  <w:marTop w:val="0"/>
                  <w:marBottom w:val="0"/>
                  <w:divBdr>
                    <w:top w:val="none" w:sz="0" w:space="0" w:color="auto"/>
                    <w:left w:val="none" w:sz="0" w:space="0" w:color="auto"/>
                    <w:bottom w:val="none" w:sz="0" w:space="0" w:color="auto"/>
                    <w:right w:val="none" w:sz="0" w:space="0" w:color="auto"/>
                  </w:divBdr>
                </w:div>
                <w:div w:id="1805200944">
                  <w:marLeft w:val="0"/>
                  <w:marRight w:val="0"/>
                  <w:marTop w:val="0"/>
                  <w:marBottom w:val="0"/>
                  <w:divBdr>
                    <w:top w:val="none" w:sz="0" w:space="0" w:color="auto"/>
                    <w:left w:val="none" w:sz="0" w:space="0" w:color="auto"/>
                    <w:bottom w:val="none" w:sz="0" w:space="0" w:color="auto"/>
                    <w:right w:val="none" w:sz="0" w:space="0" w:color="auto"/>
                  </w:divBdr>
                </w:div>
                <w:div w:id="2116441910">
                  <w:marLeft w:val="0"/>
                  <w:marRight w:val="0"/>
                  <w:marTop w:val="0"/>
                  <w:marBottom w:val="0"/>
                  <w:divBdr>
                    <w:top w:val="none" w:sz="0" w:space="0" w:color="auto"/>
                    <w:left w:val="none" w:sz="0" w:space="0" w:color="auto"/>
                    <w:bottom w:val="none" w:sz="0" w:space="0" w:color="auto"/>
                    <w:right w:val="none" w:sz="0" w:space="0" w:color="auto"/>
                  </w:divBdr>
                </w:div>
              </w:divsChild>
            </w:div>
            <w:div w:id="387847990">
              <w:marLeft w:val="0"/>
              <w:marRight w:val="0"/>
              <w:marTop w:val="0"/>
              <w:marBottom w:val="0"/>
              <w:divBdr>
                <w:top w:val="none" w:sz="0" w:space="0" w:color="auto"/>
                <w:left w:val="none" w:sz="0" w:space="0" w:color="auto"/>
                <w:bottom w:val="none" w:sz="0" w:space="0" w:color="auto"/>
                <w:right w:val="none" w:sz="0" w:space="0" w:color="auto"/>
              </w:divBdr>
            </w:div>
            <w:div w:id="388724947">
              <w:marLeft w:val="0"/>
              <w:marRight w:val="0"/>
              <w:marTop w:val="0"/>
              <w:marBottom w:val="0"/>
              <w:divBdr>
                <w:top w:val="none" w:sz="0" w:space="0" w:color="auto"/>
                <w:left w:val="none" w:sz="0" w:space="0" w:color="auto"/>
                <w:bottom w:val="none" w:sz="0" w:space="0" w:color="auto"/>
                <w:right w:val="none" w:sz="0" w:space="0" w:color="auto"/>
              </w:divBdr>
            </w:div>
            <w:div w:id="389235213">
              <w:marLeft w:val="0"/>
              <w:marRight w:val="0"/>
              <w:marTop w:val="0"/>
              <w:marBottom w:val="0"/>
              <w:divBdr>
                <w:top w:val="none" w:sz="0" w:space="0" w:color="auto"/>
                <w:left w:val="none" w:sz="0" w:space="0" w:color="auto"/>
                <w:bottom w:val="none" w:sz="0" w:space="0" w:color="auto"/>
                <w:right w:val="none" w:sz="0" w:space="0" w:color="auto"/>
              </w:divBdr>
            </w:div>
            <w:div w:id="389380547">
              <w:marLeft w:val="0"/>
              <w:marRight w:val="0"/>
              <w:marTop w:val="0"/>
              <w:marBottom w:val="0"/>
              <w:divBdr>
                <w:top w:val="none" w:sz="0" w:space="0" w:color="auto"/>
                <w:left w:val="none" w:sz="0" w:space="0" w:color="auto"/>
                <w:bottom w:val="none" w:sz="0" w:space="0" w:color="auto"/>
                <w:right w:val="none" w:sz="0" w:space="0" w:color="auto"/>
              </w:divBdr>
            </w:div>
            <w:div w:id="389691018">
              <w:marLeft w:val="0"/>
              <w:marRight w:val="0"/>
              <w:marTop w:val="0"/>
              <w:marBottom w:val="0"/>
              <w:divBdr>
                <w:top w:val="none" w:sz="0" w:space="0" w:color="auto"/>
                <w:left w:val="none" w:sz="0" w:space="0" w:color="auto"/>
                <w:bottom w:val="none" w:sz="0" w:space="0" w:color="auto"/>
                <w:right w:val="none" w:sz="0" w:space="0" w:color="auto"/>
              </w:divBdr>
            </w:div>
            <w:div w:id="390931746">
              <w:marLeft w:val="0"/>
              <w:marRight w:val="0"/>
              <w:marTop w:val="0"/>
              <w:marBottom w:val="0"/>
              <w:divBdr>
                <w:top w:val="none" w:sz="0" w:space="0" w:color="auto"/>
                <w:left w:val="none" w:sz="0" w:space="0" w:color="auto"/>
                <w:bottom w:val="none" w:sz="0" w:space="0" w:color="auto"/>
                <w:right w:val="none" w:sz="0" w:space="0" w:color="auto"/>
              </w:divBdr>
            </w:div>
            <w:div w:id="392385868">
              <w:marLeft w:val="0"/>
              <w:marRight w:val="0"/>
              <w:marTop w:val="0"/>
              <w:marBottom w:val="0"/>
              <w:divBdr>
                <w:top w:val="none" w:sz="0" w:space="0" w:color="auto"/>
                <w:left w:val="none" w:sz="0" w:space="0" w:color="auto"/>
                <w:bottom w:val="none" w:sz="0" w:space="0" w:color="auto"/>
                <w:right w:val="none" w:sz="0" w:space="0" w:color="auto"/>
              </w:divBdr>
            </w:div>
            <w:div w:id="393701374">
              <w:marLeft w:val="0"/>
              <w:marRight w:val="0"/>
              <w:marTop w:val="0"/>
              <w:marBottom w:val="0"/>
              <w:divBdr>
                <w:top w:val="none" w:sz="0" w:space="0" w:color="auto"/>
                <w:left w:val="none" w:sz="0" w:space="0" w:color="auto"/>
                <w:bottom w:val="none" w:sz="0" w:space="0" w:color="auto"/>
                <w:right w:val="none" w:sz="0" w:space="0" w:color="auto"/>
              </w:divBdr>
            </w:div>
            <w:div w:id="395513807">
              <w:marLeft w:val="0"/>
              <w:marRight w:val="0"/>
              <w:marTop w:val="0"/>
              <w:marBottom w:val="0"/>
              <w:divBdr>
                <w:top w:val="none" w:sz="0" w:space="0" w:color="auto"/>
                <w:left w:val="none" w:sz="0" w:space="0" w:color="auto"/>
                <w:bottom w:val="none" w:sz="0" w:space="0" w:color="auto"/>
                <w:right w:val="none" w:sz="0" w:space="0" w:color="auto"/>
              </w:divBdr>
            </w:div>
            <w:div w:id="398409503">
              <w:marLeft w:val="0"/>
              <w:marRight w:val="0"/>
              <w:marTop w:val="0"/>
              <w:marBottom w:val="0"/>
              <w:divBdr>
                <w:top w:val="none" w:sz="0" w:space="0" w:color="auto"/>
                <w:left w:val="none" w:sz="0" w:space="0" w:color="auto"/>
                <w:bottom w:val="none" w:sz="0" w:space="0" w:color="auto"/>
                <w:right w:val="none" w:sz="0" w:space="0" w:color="auto"/>
              </w:divBdr>
            </w:div>
            <w:div w:id="398554971">
              <w:marLeft w:val="0"/>
              <w:marRight w:val="0"/>
              <w:marTop w:val="0"/>
              <w:marBottom w:val="0"/>
              <w:divBdr>
                <w:top w:val="none" w:sz="0" w:space="0" w:color="auto"/>
                <w:left w:val="none" w:sz="0" w:space="0" w:color="auto"/>
                <w:bottom w:val="none" w:sz="0" w:space="0" w:color="auto"/>
                <w:right w:val="none" w:sz="0" w:space="0" w:color="auto"/>
              </w:divBdr>
            </w:div>
            <w:div w:id="399209124">
              <w:marLeft w:val="0"/>
              <w:marRight w:val="0"/>
              <w:marTop w:val="0"/>
              <w:marBottom w:val="0"/>
              <w:divBdr>
                <w:top w:val="none" w:sz="0" w:space="0" w:color="auto"/>
                <w:left w:val="none" w:sz="0" w:space="0" w:color="auto"/>
                <w:bottom w:val="none" w:sz="0" w:space="0" w:color="auto"/>
                <w:right w:val="none" w:sz="0" w:space="0" w:color="auto"/>
              </w:divBdr>
            </w:div>
            <w:div w:id="399670358">
              <w:marLeft w:val="0"/>
              <w:marRight w:val="0"/>
              <w:marTop w:val="0"/>
              <w:marBottom w:val="0"/>
              <w:divBdr>
                <w:top w:val="none" w:sz="0" w:space="0" w:color="auto"/>
                <w:left w:val="none" w:sz="0" w:space="0" w:color="auto"/>
                <w:bottom w:val="none" w:sz="0" w:space="0" w:color="auto"/>
                <w:right w:val="none" w:sz="0" w:space="0" w:color="auto"/>
              </w:divBdr>
            </w:div>
            <w:div w:id="401408518">
              <w:marLeft w:val="0"/>
              <w:marRight w:val="0"/>
              <w:marTop w:val="0"/>
              <w:marBottom w:val="0"/>
              <w:divBdr>
                <w:top w:val="none" w:sz="0" w:space="0" w:color="auto"/>
                <w:left w:val="none" w:sz="0" w:space="0" w:color="auto"/>
                <w:bottom w:val="none" w:sz="0" w:space="0" w:color="auto"/>
                <w:right w:val="none" w:sz="0" w:space="0" w:color="auto"/>
              </w:divBdr>
            </w:div>
            <w:div w:id="402263871">
              <w:marLeft w:val="0"/>
              <w:marRight w:val="0"/>
              <w:marTop w:val="0"/>
              <w:marBottom w:val="0"/>
              <w:divBdr>
                <w:top w:val="none" w:sz="0" w:space="0" w:color="auto"/>
                <w:left w:val="none" w:sz="0" w:space="0" w:color="auto"/>
                <w:bottom w:val="none" w:sz="0" w:space="0" w:color="auto"/>
                <w:right w:val="none" w:sz="0" w:space="0" w:color="auto"/>
              </w:divBdr>
            </w:div>
            <w:div w:id="402334416">
              <w:marLeft w:val="0"/>
              <w:marRight w:val="0"/>
              <w:marTop w:val="0"/>
              <w:marBottom w:val="0"/>
              <w:divBdr>
                <w:top w:val="none" w:sz="0" w:space="0" w:color="auto"/>
                <w:left w:val="none" w:sz="0" w:space="0" w:color="auto"/>
                <w:bottom w:val="none" w:sz="0" w:space="0" w:color="auto"/>
                <w:right w:val="none" w:sz="0" w:space="0" w:color="auto"/>
              </w:divBdr>
            </w:div>
            <w:div w:id="403341158">
              <w:marLeft w:val="0"/>
              <w:marRight w:val="0"/>
              <w:marTop w:val="0"/>
              <w:marBottom w:val="0"/>
              <w:divBdr>
                <w:top w:val="none" w:sz="0" w:space="0" w:color="auto"/>
                <w:left w:val="none" w:sz="0" w:space="0" w:color="auto"/>
                <w:bottom w:val="none" w:sz="0" w:space="0" w:color="auto"/>
                <w:right w:val="none" w:sz="0" w:space="0" w:color="auto"/>
              </w:divBdr>
            </w:div>
            <w:div w:id="403837815">
              <w:marLeft w:val="0"/>
              <w:marRight w:val="0"/>
              <w:marTop w:val="0"/>
              <w:marBottom w:val="0"/>
              <w:divBdr>
                <w:top w:val="none" w:sz="0" w:space="0" w:color="auto"/>
                <w:left w:val="none" w:sz="0" w:space="0" w:color="auto"/>
                <w:bottom w:val="none" w:sz="0" w:space="0" w:color="auto"/>
                <w:right w:val="none" w:sz="0" w:space="0" w:color="auto"/>
              </w:divBdr>
            </w:div>
            <w:div w:id="404379802">
              <w:marLeft w:val="0"/>
              <w:marRight w:val="0"/>
              <w:marTop w:val="0"/>
              <w:marBottom w:val="0"/>
              <w:divBdr>
                <w:top w:val="none" w:sz="0" w:space="0" w:color="auto"/>
                <w:left w:val="none" w:sz="0" w:space="0" w:color="auto"/>
                <w:bottom w:val="none" w:sz="0" w:space="0" w:color="auto"/>
                <w:right w:val="none" w:sz="0" w:space="0" w:color="auto"/>
              </w:divBdr>
            </w:div>
            <w:div w:id="404883320">
              <w:marLeft w:val="0"/>
              <w:marRight w:val="0"/>
              <w:marTop w:val="0"/>
              <w:marBottom w:val="0"/>
              <w:divBdr>
                <w:top w:val="none" w:sz="0" w:space="0" w:color="auto"/>
                <w:left w:val="none" w:sz="0" w:space="0" w:color="auto"/>
                <w:bottom w:val="none" w:sz="0" w:space="0" w:color="auto"/>
                <w:right w:val="none" w:sz="0" w:space="0" w:color="auto"/>
              </w:divBdr>
            </w:div>
            <w:div w:id="407070853">
              <w:marLeft w:val="0"/>
              <w:marRight w:val="0"/>
              <w:marTop w:val="0"/>
              <w:marBottom w:val="0"/>
              <w:divBdr>
                <w:top w:val="none" w:sz="0" w:space="0" w:color="auto"/>
                <w:left w:val="none" w:sz="0" w:space="0" w:color="auto"/>
                <w:bottom w:val="none" w:sz="0" w:space="0" w:color="auto"/>
                <w:right w:val="none" w:sz="0" w:space="0" w:color="auto"/>
              </w:divBdr>
            </w:div>
            <w:div w:id="409818624">
              <w:marLeft w:val="0"/>
              <w:marRight w:val="0"/>
              <w:marTop w:val="0"/>
              <w:marBottom w:val="0"/>
              <w:divBdr>
                <w:top w:val="none" w:sz="0" w:space="0" w:color="auto"/>
                <w:left w:val="none" w:sz="0" w:space="0" w:color="auto"/>
                <w:bottom w:val="none" w:sz="0" w:space="0" w:color="auto"/>
                <w:right w:val="none" w:sz="0" w:space="0" w:color="auto"/>
              </w:divBdr>
            </w:div>
            <w:div w:id="410271785">
              <w:marLeft w:val="0"/>
              <w:marRight w:val="0"/>
              <w:marTop w:val="0"/>
              <w:marBottom w:val="0"/>
              <w:divBdr>
                <w:top w:val="none" w:sz="0" w:space="0" w:color="auto"/>
                <w:left w:val="none" w:sz="0" w:space="0" w:color="auto"/>
                <w:bottom w:val="none" w:sz="0" w:space="0" w:color="auto"/>
                <w:right w:val="none" w:sz="0" w:space="0" w:color="auto"/>
              </w:divBdr>
            </w:div>
            <w:div w:id="410348059">
              <w:marLeft w:val="0"/>
              <w:marRight w:val="0"/>
              <w:marTop w:val="0"/>
              <w:marBottom w:val="0"/>
              <w:divBdr>
                <w:top w:val="none" w:sz="0" w:space="0" w:color="auto"/>
                <w:left w:val="none" w:sz="0" w:space="0" w:color="auto"/>
                <w:bottom w:val="none" w:sz="0" w:space="0" w:color="auto"/>
                <w:right w:val="none" w:sz="0" w:space="0" w:color="auto"/>
              </w:divBdr>
            </w:div>
            <w:div w:id="410393055">
              <w:marLeft w:val="0"/>
              <w:marRight w:val="0"/>
              <w:marTop w:val="0"/>
              <w:marBottom w:val="0"/>
              <w:divBdr>
                <w:top w:val="none" w:sz="0" w:space="0" w:color="auto"/>
                <w:left w:val="none" w:sz="0" w:space="0" w:color="auto"/>
                <w:bottom w:val="none" w:sz="0" w:space="0" w:color="auto"/>
                <w:right w:val="none" w:sz="0" w:space="0" w:color="auto"/>
              </w:divBdr>
            </w:div>
            <w:div w:id="413018348">
              <w:marLeft w:val="0"/>
              <w:marRight w:val="0"/>
              <w:marTop w:val="0"/>
              <w:marBottom w:val="0"/>
              <w:divBdr>
                <w:top w:val="none" w:sz="0" w:space="0" w:color="auto"/>
                <w:left w:val="none" w:sz="0" w:space="0" w:color="auto"/>
                <w:bottom w:val="none" w:sz="0" w:space="0" w:color="auto"/>
                <w:right w:val="none" w:sz="0" w:space="0" w:color="auto"/>
              </w:divBdr>
            </w:div>
            <w:div w:id="414328865">
              <w:marLeft w:val="0"/>
              <w:marRight w:val="0"/>
              <w:marTop w:val="0"/>
              <w:marBottom w:val="0"/>
              <w:divBdr>
                <w:top w:val="none" w:sz="0" w:space="0" w:color="auto"/>
                <w:left w:val="none" w:sz="0" w:space="0" w:color="auto"/>
                <w:bottom w:val="none" w:sz="0" w:space="0" w:color="auto"/>
                <w:right w:val="none" w:sz="0" w:space="0" w:color="auto"/>
              </w:divBdr>
            </w:div>
            <w:div w:id="415252694">
              <w:marLeft w:val="0"/>
              <w:marRight w:val="0"/>
              <w:marTop w:val="0"/>
              <w:marBottom w:val="0"/>
              <w:divBdr>
                <w:top w:val="none" w:sz="0" w:space="0" w:color="auto"/>
                <w:left w:val="none" w:sz="0" w:space="0" w:color="auto"/>
                <w:bottom w:val="none" w:sz="0" w:space="0" w:color="auto"/>
                <w:right w:val="none" w:sz="0" w:space="0" w:color="auto"/>
              </w:divBdr>
            </w:div>
            <w:div w:id="415828694">
              <w:marLeft w:val="0"/>
              <w:marRight w:val="0"/>
              <w:marTop w:val="0"/>
              <w:marBottom w:val="0"/>
              <w:divBdr>
                <w:top w:val="none" w:sz="0" w:space="0" w:color="auto"/>
                <w:left w:val="none" w:sz="0" w:space="0" w:color="auto"/>
                <w:bottom w:val="none" w:sz="0" w:space="0" w:color="auto"/>
                <w:right w:val="none" w:sz="0" w:space="0" w:color="auto"/>
              </w:divBdr>
            </w:div>
            <w:div w:id="417990601">
              <w:marLeft w:val="0"/>
              <w:marRight w:val="0"/>
              <w:marTop w:val="0"/>
              <w:marBottom w:val="0"/>
              <w:divBdr>
                <w:top w:val="none" w:sz="0" w:space="0" w:color="auto"/>
                <w:left w:val="none" w:sz="0" w:space="0" w:color="auto"/>
                <w:bottom w:val="none" w:sz="0" w:space="0" w:color="auto"/>
                <w:right w:val="none" w:sz="0" w:space="0" w:color="auto"/>
              </w:divBdr>
            </w:div>
            <w:div w:id="421224127">
              <w:marLeft w:val="0"/>
              <w:marRight w:val="0"/>
              <w:marTop w:val="0"/>
              <w:marBottom w:val="0"/>
              <w:divBdr>
                <w:top w:val="none" w:sz="0" w:space="0" w:color="auto"/>
                <w:left w:val="none" w:sz="0" w:space="0" w:color="auto"/>
                <w:bottom w:val="none" w:sz="0" w:space="0" w:color="auto"/>
                <w:right w:val="none" w:sz="0" w:space="0" w:color="auto"/>
              </w:divBdr>
            </w:div>
            <w:div w:id="423575293">
              <w:marLeft w:val="0"/>
              <w:marRight w:val="0"/>
              <w:marTop w:val="0"/>
              <w:marBottom w:val="0"/>
              <w:divBdr>
                <w:top w:val="none" w:sz="0" w:space="0" w:color="auto"/>
                <w:left w:val="none" w:sz="0" w:space="0" w:color="auto"/>
                <w:bottom w:val="none" w:sz="0" w:space="0" w:color="auto"/>
                <w:right w:val="none" w:sz="0" w:space="0" w:color="auto"/>
              </w:divBdr>
            </w:div>
            <w:div w:id="424495755">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426997190">
              <w:marLeft w:val="0"/>
              <w:marRight w:val="0"/>
              <w:marTop w:val="0"/>
              <w:marBottom w:val="0"/>
              <w:divBdr>
                <w:top w:val="none" w:sz="0" w:space="0" w:color="auto"/>
                <w:left w:val="none" w:sz="0" w:space="0" w:color="auto"/>
                <w:bottom w:val="none" w:sz="0" w:space="0" w:color="auto"/>
                <w:right w:val="none" w:sz="0" w:space="0" w:color="auto"/>
              </w:divBdr>
            </w:div>
            <w:div w:id="427578147">
              <w:marLeft w:val="0"/>
              <w:marRight w:val="0"/>
              <w:marTop w:val="0"/>
              <w:marBottom w:val="0"/>
              <w:divBdr>
                <w:top w:val="none" w:sz="0" w:space="0" w:color="auto"/>
                <w:left w:val="none" w:sz="0" w:space="0" w:color="auto"/>
                <w:bottom w:val="none" w:sz="0" w:space="0" w:color="auto"/>
                <w:right w:val="none" w:sz="0" w:space="0" w:color="auto"/>
              </w:divBdr>
            </w:div>
            <w:div w:id="428090001">
              <w:marLeft w:val="0"/>
              <w:marRight w:val="0"/>
              <w:marTop w:val="0"/>
              <w:marBottom w:val="0"/>
              <w:divBdr>
                <w:top w:val="none" w:sz="0" w:space="0" w:color="auto"/>
                <w:left w:val="none" w:sz="0" w:space="0" w:color="auto"/>
                <w:bottom w:val="none" w:sz="0" w:space="0" w:color="auto"/>
                <w:right w:val="none" w:sz="0" w:space="0" w:color="auto"/>
              </w:divBdr>
            </w:div>
            <w:div w:id="429618210">
              <w:marLeft w:val="0"/>
              <w:marRight w:val="0"/>
              <w:marTop w:val="0"/>
              <w:marBottom w:val="0"/>
              <w:divBdr>
                <w:top w:val="none" w:sz="0" w:space="0" w:color="auto"/>
                <w:left w:val="none" w:sz="0" w:space="0" w:color="auto"/>
                <w:bottom w:val="none" w:sz="0" w:space="0" w:color="auto"/>
                <w:right w:val="none" w:sz="0" w:space="0" w:color="auto"/>
              </w:divBdr>
            </w:div>
            <w:div w:id="434178626">
              <w:marLeft w:val="0"/>
              <w:marRight w:val="0"/>
              <w:marTop w:val="0"/>
              <w:marBottom w:val="0"/>
              <w:divBdr>
                <w:top w:val="none" w:sz="0" w:space="0" w:color="auto"/>
                <w:left w:val="none" w:sz="0" w:space="0" w:color="auto"/>
                <w:bottom w:val="none" w:sz="0" w:space="0" w:color="auto"/>
                <w:right w:val="none" w:sz="0" w:space="0" w:color="auto"/>
              </w:divBdr>
            </w:div>
            <w:div w:id="438109561">
              <w:marLeft w:val="0"/>
              <w:marRight w:val="0"/>
              <w:marTop w:val="0"/>
              <w:marBottom w:val="0"/>
              <w:divBdr>
                <w:top w:val="none" w:sz="0" w:space="0" w:color="auto"/>
                <w:left w:val="none" w:sz="0" w:space="0" w:color="auto"/>
                <w:bottom w:val="none" w:sz="0" w:space="0" w:color="auto"/>
                <w:right w:val="none" w:sz="0" w:space="0" w:color="auto"/>
              </w:divBdr>
            </w:div>
            <w:div w:id="438566991">
              <w:marLeft w:val="0"/>
              <w:marRight w:val="0"/>
              <w:marTop w:val="0"/>
              <w:marBottom w:val="0"/>
              <w:divBdr>
                <w:top w:val="none" w:sz="0" w:space="0" w:color="auto"/>
                <w:left w:val="none" w:sz="0" w:space="0" w:color="auto"/>
                <w:bottom w:val="none" w:sz="0" w:space="0" w:color="auto"/>
                <w:right w:val="none" w:sz="0" w:space="0" w:color="auto"/>
              </w:divBdr>
            </w:div>
            <w:div w:id="438839057">
              <w:marLeft w:val="0"/>
              <w:marRight w:val="0"/>
              <w:marTop w:val="0"/>
              <w:marBottom w:val="0"/>
              <w:divBdr>
                <w:top w:val="none" w:sz="0" w:space="0" w:color="auto"/>
                <w:left w:val="none" w:sz="0" w:space="0" w:color="auto"/>
                <w:bottom w:val="none" w:sz="0" w:space="0" w:color="auto"/>
                <w:right w:val="none" w:sz="0" w:space="0" w:color="auto"/>
              </w:divBdr>
            </w:div>
            <w:div w:id="445386868">
              <w:marLeft w:val="0"/>
              <w:marRight w:val="0"/>
              <w:marTop w:val="0"/>
              <w:marBottom w:val="0"/>
              <w:divBdr>
                <w:top w:val="none" w:sz="0" w:space="0" w:color="auto"/>
                <w:left w:val="none" w:sz="0" w:space="0" w:color="auto"/>
                <w:bottom w:val="none" w:sz="0" w:space="0" w:color="auto"/>
                <w:right w:val="none" w:sz="0" w:space="0" w:color="auto"/>
              </w:divBdr>
            </w:div>
            <w:div w:id="446311570">
              <w:marLeft w:val="0"/>
              <w:marRight w:val="0"/>
              <w:marTop w:val="0"/>
              <w:marBottom w:val="0"/>
              <w:divBdr>
                <w:top w:val="none" w:sz="0" w:space="0" w:color="auto"/>
                <w:left w:val="none" w:sz="0" w:space="0" w:color="auto"/>
                <w:bottom w:val="none" w:sz="0" w:space="0" w:color="auto"/>
                <w:right w:val="none" w:sz="0" w:space="0" w:color="auto"/>
              </w:divBdr>
            </w:div>
            <w:div w:id="447698136">
              <w:marLeft w:val="0"/>
              <w:marRight w:val="0"/>
              <w:marTop w:val="0"/>
              <w:marBottom w:val="0"/>
              <w:divBdr>
                <w:top w:val="none" w:sz="0" w:space="0" w:color="auto"/>
                <w:left w:val="none" w:sz="0" w:space="0" w:color="auto"/>
                <w:bottom w:val="none" w:sz="0" w:space="0" w:color="auto"/>
                <w:right w:val="none" w:sz="0" w:space="0" w:color="auto"/>
              </w:divBdr>
            </w:div>
            <w:div w:id="448814768">
              <w:marLeft w:val="0"/>
              <w:marRight w:val="0"/>
              <w:marTop w:val="0"/>
              <w:marBottom w:val="0"/>
              <w:divBdr>
                <w:top w:val="none" w:sz="0" w:space="0" w:color="auto"/>
                <w:left w:val="none" w:sz="0" w:space="0" w:color="auto"/>
                <w:bottom w:val="none" w:sz="0" w:space="0" w:color="auto"/>
                <w:right w:val="none" w:sz="0" w:space="0" w:color="auto"/>
              </w:divBdr>
            </w:div>
            <w:div w:id="449864047">
              <w:marLeft w:val="0"/>
              <w:marRight w:val="0"/>
              <w:marTop w:val="0"/>
              <w:marBottom w:val="0"/>
              <w:divBdr>
                <w:top w:val="none" w:sz="0" w:space="0" w:color="auto"/>
                <w:left w:val="none" w:sz="0" w:space="0" w:color="auto"/>
                <w:bottom w:val="none" w:sz="0" w:space="0" w:color="auto"/>
                <w:right w:val="none" w:sz="0" w:space="0" w:color="auto"/>
              </w:divBdr>
            </w:div>
            <w:div w:id="450249143">
              <w:marLeft w:val="0"/>
              <w:marRight w:val="0"/>
              <w:marTop w:val="0"/>
              <w:marBottom w:val="0"/>
              <w:divBdr>
                <w:top w:val="none" w:sz="0" w:space="0" w:color="auto"/>
                <w:left w:val="none" w:sz="0" w:space="0" w:color="auto"/>
                <w:bottom w:val="none" w:sz="0" w:space="0" w:color="auto"/>
                <w:right w:val="none" w:sz="0" w:space="0" w:color="auto"/>
              </w:divBdr>
            </w:div>
            <w:div w:id="451023943">
              <w:marLeft w:val="0"/>
              <w:marRight w:val="0"/>
              <w:marTop w:val="0"/>
              <w:marBottom w:val="0"/>
              <w:divBdr>
                <w:top w:val="none" w:sz="0" w:space="0" w:color="auto"/>
                <w:left w:val="none" w:sz="0" w:space="0" w:color="auto"/>
                <w:bottom w:val="none" w:sz="0" w:space="0" w:color="auto"/>
                <w:right w:val="none" w:sz="0" w:space="0" w:color="auto"/>
              </w:divBdr>
            </w:div>
            <w:div w:id="452947517">
              <w:marLeft w:val="0"/>
              <w:marRight w:val="0"/>
              <w:marTop w:val="0"/>
              <w:marBottom w:val="0"/>
              <w:divBdr>
                <w:top w:val="none" w:sz="0" w:space="0" w:color="auto"/>
                <w:left w:val="none" w:sz="0" w:space="0" w:color="auto"/>
                <w:bottom w:val="none" w:sz="0" w:space="0" w:color="auto"/>
                <w:right w:val="none" w:sz="0" w:space="0" w:color="auto"/>
              </w:divBdr>
            </w:div>
            <w:div w:id="454443675">
              <w:marLeft w:val="0"/>
              <w:marRight w:val="0"/>
              <w:marTop w:val="0"/>
              <w:marBottom w:val="0"/>
              <w:divBdr>
                <w:top w:val="none" w:sz="0" w:space="0" w:color="auto"/>
                <w:left w:val="none" w:sz="0" w:space="0" w:color="auto"/>
                <w:bottom w:val="none" w:sz="0" w:space="0" w:color="auto"/>
                <w:right w:val="none" w:sz="0" w:space="0" w:color="auto"/>
              </w:divBdr>
            </w:div>
            <w:div w:id="454836632">
              <w:marLeft w:val="0"/>
              <w:marRight w:val="0"/>
              <w:marTop w:val="0"/>
              <w:marBottom w:val="0"/>
              <w:divBdr>
                <w:top w:val="none" w:sz="0" w:space="0" w:color="auto"/>
                <w:left w:val="none" w:sz="0" w:space="0" w:color="auto"/>
                <w:bottom w:val="none" w:sz="0" w:space="0" w:color="auto"/>
                <w:right w:val="none" w:sz="0" w:space="0" w:color="auto"/>
              </w:divBdr>
            </w:div>
            <w:div w:id="457065416">
              <w:marLeft w:val="0"/>
              <w:marRight w:val="0"/>
              <w:marTop w:val="0"/>
              <w:marBottom w:val="0"/>
              <w:divBdr>
                <w:top w:val="none" w:sz="0" w:space="0" w:color="auto"/>
                <w:left w:val="none" w:sz="0" w:space="0" w:color="auto"/>
                <w:bottom w:val="none" w:sz="0" w:space="0" w:color="auto"/>
                <w:right w:val="none" w:sz="0" w:space="0" w:color="auto"/>
              </w:divBdr>
            </w:div>
            <w:div w:id="461119126">
              <w:marLeft w:val="0"/>
              <w:marRight w:val="0"/>
              <w:marTop w:val="0"/>
              <w:marBottom w:val="0"/>
              <w:divBdr>
                <w:top w:val="none" w:sz="0" w:space="0" w:color="auto"/>
                <w:left w:val="none" w:sz="0" w:space="0" w:color="auto"/>
                <w:bottom w:val="none" w:sz="0" w:space="0" w:color="auto"/>
                <w:right w:val="none" w:sz="0" w:space="0" w:color="auto"/>
              </w:divBdr>
            </w:div>
            <w:div w:id="461732491">
              <w:marLeft w:val="0"/>
              <w:marRight w:val="0"/>
              <w:marTop w:val="0"/>
              <w:marBottom w:val="0"/>
              <w:divBdr>
                <w:top w:val="none" w:sz="0" w:space="0" w:color="auto"/>
                <w:left w:val="none" w:sz="0" w:space="0" w:color="auto"/>
                <w:bottom w:val="none" w:sz="0" w:space="0" w:color="auto"/>
                <w:right w:val="none" w:sz="0" w:space="0" w:color="auto"/>
              </w:divBdr>
            </w:div>
            <w:div w:id="462238998">
              <w:marLeft w:val="0"/>
              <w:marRight w:val="0"/>
              <w:marTop w:val="0"/>
              <w:marBottom w:val="0"/>
              <w:divBdr>
                <w:top w:val="none" w:sz="0" w:space="0" w:color="auto"/>
                <w:left w:val="none" w:sz="0" w:space="0" w:color="auto"/>
                <w:bottom w:val="none" w:sz="0" w:space="0" w:color="auto"/>
                <w:right w:val="none" w:sz="0" w:space="0" w:color="auto"/>
              </w:divBdr>
            </w:div>
            <w:div w:id="462847598">
              <w:marLeft w:val="0"/>
              <w:marRight w:val="0"/>
              <w:marTop w:val="0"/>
              <w:marBottom w:val="0"/>
              <w:divBdr>
                <w:top w:val="none" w:sz="0" w:space="0" w:color="auto"/>
                <w:left w:val="none" w:sz="0" w:space="0" w:color="auto"/>
                <w:bottom w:val="none" w:sz="0" w:space="0" w:color="auto"/>
                <w:right w:val="none" w:sz="0" w:space="0" w:color="auto"/>
              </w:divBdr>
            </w:div>
            <w:div w:id="464855383">
              <w:marLeft w:val="0"/>
              <w:marRight w:val="0"/>
              <w:marTop w:val="0"/>
              <w:marBottom w:val="0"/>
              <w:divBdr>
                <w:top w:val="none" w:sz="0" w:space="0" w:color="auto"/>
                <w:left w:val="none" w:sz="0" w:space="0" w:color="auto"/>
                <w:bottom w:val="none" w:sz="0" w:space="0" w:color="auto"/>
                <w:right w:val="none" w:sz="0" w:space="0" w:color="auto"/>
              </w:divBdr>
            </w:div>
            <w:div w:id="466970300">
              <w:marLeft w:val="0"/>
              <w:marRight w:val="0"/>
              <w:marTop w:val="0"/>
              <w:marBottom w:val="0"/>
              <w:divBdr>
                <w:top w:val="none" w:sz="0" w:space="0" w:color="auto"/>
                <w:left w:val="none" w:sz="0" w:space="0" w:color="auto"/>
                <w:bottom w:val="none" w:sz="0" w:space="0" w:color="auto"/>
                <w:right w:val="none" w:sz="0" w:space="0" w:color="auto"/>
              </w:divBdr>
            </w:div>
            <w:div w:id="467433547">
              <w:marLeft w:val="0"/>
              <w:marRight w:val="0"/>
              <w:marTop w:val="0"/>
              <w:marBottom w:val="0"/>
              <w:divBdr>
                <w:top w:val="none" w:sz="0" w:space="0" w:color="auto"/>
                <w:left w:val="none" w:sz="0" w:space="0" w:color="auto"/>
                <w:bottom w:val="none" w:sz="0" w:space="0" w:color="auto"/>
                <w:right w:val="none" w:sz="0" w:space="0" w:color="auto"/>
              </w:divBdr>
            </w:div>
            <w:div w:id="468280639">
              <w:marLeft w:val="0"/>
              <w:marRight w:val="0"/>
              <w:marTop w:val="0"/>
              <w:marBottom w:val="0"/>
              <w:divBdr>
                <w:top w:val="none" w:sz="0" w:space="0" w:color="auto"/>
                <w:left w:val="none" w:sz="0" w:space="0" w:color="auto"/>
                <w:bottom w:val="none" w:sz="0" w:space="0" w:color="auto"/>
                <w:right w:val="none" w:sz="0" w:space="0" w:color="auto"/>
              </w:divBdr>
            </w:div>
            <w:div w:id="468592535">
              <w:marLeft w:val="0"/>
              <w:marRight w:val="0"/>
              <w:marTop w:val="0"/>
              <w:marBottom w:val="0"/>
              <w:divBdr>
                <w:top w:val="none" w:sz="0" w:space="0" w:color="auto"/>
                <w:left w:val="none" w:sz="0" w:space="0" w:color="auto"/>
                <w:bottom w:val="none" w:sz="0" w:space="0" w:color="auto"/>
                <w:right w:val="none" w:sz="0" w:space="0" w:color="auto"/>
              </w:divBdr>
            </w:div>
            <w:div w:id="469631689">
              <w:marLeft w:val="0"/>
              <w:marRight w:val="0"/>
              <w:marTop w:val="0"/>
              <w:marBottom w:val="0"/>
              <w:divBdr>
                <w:top w:val="none" w:sz="0" w:space="0" w:color="auto"/>
                <w:left w:val="none" w:sz="0" w:space="0" w:color="auto"/>
                <w:bottom w:val="none" w:sz="0" w:space="0" w:color="auto"/>
                <w:right w:val="none" w:sz="0" w:space="0" w:color="auto"/>
              </w:divBdr>
            </w:div>
            <w:div w:id="471753242">
              <w:marLeft w:val="0"/>
              <w:marRight w:val="0"/>
              <w:marTop w:val="0"/>
              <w:marBottom w:val="0"/>
              <w:divBdr>
                <w:top w:val="none" w:sz="0" w:space="0" w:color="auto"/>
                <w:left w:val="none" w:sz="0" w:space="0" w:color="auto"/>
                <w:bottom w:val="none" w:sz="0" w:space="0" w:color="auto"/>
                <w:right w:val="none" w:sz="0" w:space="0" w:color="auto"/>
              </w:divBdr>
            </w:div>
            <w:div w:id="472601896">
              <w:marLeft w:val="0"/>
              <w:marRight w:val="0"/>
              <w:marTop w:val="0"/>
              <w:marBottom w:val="0"/>
              <w:divBdr>
                <w:top w:val="none" w:sz="0" w:space="0" w:color="auto"/>
                <w:left w:val="none" w:sz="0" w:space="0" w:color="auto"/>
                <w:bottom w:val="none" w:sz="0" w:space="0" w:color="auto"/>
                <w:right w:val="none" w:sz="0" w:space="0" w:color="auto"/>
              </w:divBdr>
            </w:div>
            <w:div w:id="472602413">
              <w:marLeft w:val="0"/>
              <w:marRight w:val="0"/>
              <w:marTop w:val="0"/>
              <w:marBottom w:val="0"/>
              <w:divBdr>
                <w:top w:val="none" w:sz="0" w:space="0" w:color="auto"/>
                <w:left w:val="none" w:sz="0" w:space="0" w:color="auto"/>
                <w:bottom w:val="none" w:sz="0" w:space="0" w:color="auto"/>
                <w:right w:val="none" w:sz="0" w:space="0" w:color="auto"/>
              </w:divBdr>
            </w:div>
            <w:div w:id="474492256">
              <w:marLeft w:val="0"/>
              <w:marRight w:val="0"/>
              <w:marTop w:val="0"/>
              <w:marBottom w:val="0"/>
              <w:divBdr>
                <w:top w:val="none" w:sz="0" w:space="0" w:color="auto"/>
                <w:left w:val="none" w:sz="0" w:space="0" w:color="auto"/>
                <w:bottom w:val="none" w:sz="0" w:space="0" w:color="auto"/>
                <w:right w:val="none" w:sz="0" w:space="0" w:color="auto"/>
              </w:divBdr>
            </w:div>
            <w:div w:id="474878056">
              <w:marLeft w:val="0"/>
              <w:marRight w:val="0"/>
              <w:marTop w:val="0"/>
              <w:marBottom w:val="0"/>
              <w:divBdr>
                <w:top w:val="none" w:sz="0" w:space="0" w:color="auto"/>
                <w:left w:val="none" w:sz="0" w:space="0" w:color="auto"/>
                <w:bottom w:val="none" w:sz="0" w:space="0" w:color="auto"/>
                <w:right w:val="none" w:sz="0" w:space="0" w:color="auto"/>
              </w:divBdr>
            </w:div>
            <w:div w:id="475027417">
              <w:marLeft w:val="0"/>
              <w:marRight w:val="0"/>
              <w:marTop w:val="0"/>
              <w:marBottom w:val="0"/>
              <w:divBdr>
                <w:top w:val="none" w:sz="0" w:space="0" w:color="auto"/>
                <w:left w:val="none" w:sz="0" w:space="0" w:color="auto"/>
                <w:bottom w:val="none" w:sz="0" w:space="0" w:color="auto"/>
                <w:right w:val="none" w:sz="0" w:space="0" w:color="auto"/>
              </w:divBdr>
            </w:div>
            <w:div w:id="475032712">
              <w:marLeft w:val="0"/>
              <w:marRight w:val="0"/>
              <w:marTop w:val="0"/>
              <w:marBottom w:val="0"/>
              <w:divBdr>
                <w:top w:val="none" w:sz="0" w:space="0" w:color="auto"/>
                <w:left w:val="none" w:sz="0" w:space="0" w:color="auto"/>
                <w:bottom w:val="none" w:sz="0" w:space="0" w:color="auto"/>
                <w:right w:val="none" w:sz="0" w:space="0" w:color="auto"/>
              </w:divBdr>
            </w:div>
            <w:div w:id="475225291">
              <w:marLeft w:val="0"/>
              <w:marRight w:val="0"/>
              <w:marTop w:val="0"/>
              <w:marBottom w:val="0"/>
              <w:divBdr>
                <w:top w:val="none" w:sz="0" w:space="0" w:color="auto"/>
                <w:left w:val="none" w:sz="0" w:space="0" w:color="auto"/>
                <w:bottom w:val="none" w:sz="0" w:space="0" w:color="auto"/>
                <w:right w:val="none" w:sz="0" w:space="0" w:color="auto"/>
              </w:divBdr>
            </w:div>
            <w:div w:id="476068487">
              <w:marLeft w:val="0"/>
              <w:marRight w:val="0"/>
              <w:marTop w:val="0"/>
              <w:marBottom w:val="0"/>
              <w:divBdr>
                <w:top w:val="none" w:sz="0" w:space="0" w:color="auto"/>
                <w:left w:val="none" w:sz="0" w:space="0" w:color="auto"/>
                <w:bottom w:val="none" w:sz="0" w:space="0" w:color="auto"/>
                <w:right w:val="none" w:sz="0" w:space="0" w:color="auto"/>
              </w:divBdr>
            </w:div>
            <w:div w:id="476608042">
              <w:marLeft w:val="0"/>
              <w:marRight w:val="0"/>
              <w:marTop w:val="0"/>
              <w:marBottom w:val="0"/>
              <w:divBdr>
                <w:top w:val="none" w:sz="0" w:space="0" w:color="auto"/>
                <w:left w:val="none" w:sz="0" w:space="0" w:color="auto"/>
                <w:bottom w:val="none" w:sz="0" w:space="0" w:color="auto"/>
                <w:right w:val="none" w:sz="0" w:space="0" w:color="auto"/>
              </w:divBdr>
            </w:div>
            <w:div w:id="477500367">
              <w:marLeft w:val="0"/>
              <w:marRight w:val="0"/>
              <w:marTop w:val="0"/>
              <w:marBottom w:val="0"/>
              <w:divBdr>
                <w:top w:val="none" w:sz="0" w:space="0" w:color="auto"/>
                <w:left w:val="none" w:sz="0" w:space="0" w:color="auto"/>
                <w:bottom w:val="none" w:sz="0" w:space="0" w:color="auto"/>
                <w:right w:val="none" w:sz="0" w:space="0" w:color="auto"/>
              </w:divBdr>
            </w:div>
            <w:div w:id="478153283">
              <w:marLeft w:val="0"/>
              <w:marRight w:val="0"/>
              <w:marTop w:val="0"/>
              <w:marBottom w:val="0"/>
              <w:divBdr>
                <w:top w:val="none" w:sz="0" w:space="0" w:color="auto"/>
                <w:left w:val="none" w:sz="0" w:space="0" w:color="auto"/>
                <w:bottom w:val="none" w:sz="0" w:space="0" w:color="auto"/>
                <w:right w:val="none" w:sz="0" w:space="0" w:color="auto"/>
              </w:divBdr>
            </w:div>
            <w:div w:id="480272821">
              <w:marLeft w:val="0"/>
              <w:marRight w:val="0"/>
              <w:marTop w:val="0"/>
              <w:marBottom w:val="0"/>
              <w:divBdr>
                <w:top w:val="none" w:sz="0" w:space="0" w:color="auto"/>
                <w:left w:val="none" w:sz="0" w:space="0" w:color="auto"/>
                <w:bottom w:val="none" w:sz="0" w:space="0" w:color="auto"/>
                <w:right w:val="none" w:sz="0" w:space="0" w:color="auto"/>
              </w:divBdr>
            </w:div>
            <w:div w:id="480848302">
              <w:marLeft w:val="0"/>
              <w:marRight w:val="0"/>
              <w:marTop w:val="0"/>
              <w:marBottom w:val="0"/>
              <w:divBdr>
                <w:top w:val="none" w:sz="0" w:space="0" w:color="auto"/>
                <w:left w:val="none" w:sz="0" w:space="0" w:color="auto"/>
                <w:bottom w:val="none" w:sz="0" w:space="0" w:color="auto"/>
                <w:right w:val="none" w:sz="0" w:space="0" w:color="auto"/>
              </w:divBdr>
            </w:div>
            <w:div w:id="482157244">
              <w:marLeft w:val="0"/>
              <w:marRight w:val="0"/>
              <w:marTop w:val="0"/>
              <w:marBottom w:val="0"/>
              <w:divBdr>
                <w:top w:val="none" w:sz="0" w:space="0" w:color="auto"/>
                <w:left w:val="none" w:sz="0" w:space="0" w:color="auto"/>
                <w:bottom w:val="none" w:sz="0" w:space="0" w:color="auto"/>
                <w:right w:val="none" w:sz="0" w:space="0" w:color="auto"/>
              </w:divBdr>
            </w:div>
            <w:div w:id="484975220">
              <w:marLeft w:val="0"/>
              <w:marRight w:val="0"/>
              <w:marTop w:val="0"/>
              <w:marBottom w:val="0"/>
              <w:divBdr>
                <w:top w:val="none" w:sz="0" w:space="0" w:color="auto"/>
                <w:left w:val="none" w:sz="0" w:space="0" w:color="auto"/>
                <w:bottom w:val="none" w:sz="0" w:space="0" w:color="auto"/>
                <w:right w:val="none" w:sz="0" w:space="0" w:color="auto"/>
              </w:divBdr>
            </w:div>
            <w:div w:id="485628334">
              <w:marLeft w:val="0"/>
              <w:marRight w:val="0"/>
              <w:marTop w:val="0"/>
              <w:marBottom w:val="0"/>
              <w:divBdr>
                <w:top w:val="none" w:sz="0" w:space="0" w:color="auto"/>
                <w:left w:val="none" w:sz="0" w:space="0" w:color="auto"/>
                <w:bottom w:val="none" w:sz="0" w:space="0" w:color="auto"/>
                <w:right w:val="none" w:sz="0" w:space="0" w:color="auto"/>
              </w:divBdr>
            </w:div>
            <w:div w:id="485629671">
              <w:marLeft w:val="0"/>
              <w:marRight w:val="0"/>
              <w:marTop w:val="0"/>
              <w:marBottom w:val="0"/>
              <w:divBdr>
                <w:top w:val="none" w:sz="0" w:space="0" w:color="auto"/>
                <w:left w:val="none" w:sz="0" w:space="0" w:color="auto"/>
                <w:bottom w:val="none" w:sz="0" w:space="0" w:color="auto"/>
                <w:right w:val="none" w:sz="0" w:space="0" w:color="auto"/>
              </w:divBdr>
            </w:div>
            <w:div w:id="487330102">
              <w:marLeft w:val="0"/>
              <w:marRight w:val="0"/>
              <w:marTop w:val="0"/>
              <w:marBottom w:val="0"/>
              <w:divBdr>
                <w:top w:val="none" w:sz="0" w:space="0" w:color="auto"/>
                <w:left w:val="none" w:sz="0" w:space="0" w:color="auto"/>
                <w:bottom w:val="none" w:sz="0" w:space="0" w:color="auto"/>
                <w:right w:val="none" w:sz="0" w:space="0" w:color="auto"/>
              </w:divBdr>
            </w:div>
            <w:div w:id="488061926">
              <w:marLeft w:val="0"/>
              <w:marRight w:val="0"/>
              <w:marTop w:val="0"/>
              <w:marBottom w:val="0"/>
              <w:divBdr>
                <w:top w:val="none" w:sz="0" w:space="0" w:color="auto"/>
                <w:left w:val="none" w:sz="0" w:space="0" w:color="auto"/>
                <w:bottom w:val="none" w:sz="0" w:space="0" w:color="auto"/>
                <w:right w:val="none" w:sz="0" w:space="0" w:color="auto"/>
              </w:divBdr>
            </w:div>
            <w:div w:id="488909146">
              <w:marLeft w:val="0"/>
              <w:marRight w:val="0"/>
              <w:marTop w:val="0"/>
              <w:marBottom w:val="0"/>
              <w:divBdr>
                <w:top w:val="none" w:sz="0" w:space="0" w:color="auto"/>
                <w:left w:val="none" w:sz="0" w:space="0" w:color="auto"/>
                <w:bottom w:val="none" w:sz="0" w:space="0" w:color="auto"/>
                <w:right w:val="none" w:sz="0" w:space="0" w:color="auto"/>
              </w:divBdr>
            </w:div>
            <w:div w:id="489443683">
              <w:marLeft w:val="0"/>
              <w:marRight w:val="0"/>
              <w:marTop w:val="0"/>
              <w:marBottom w:val="0"/>
              <w:divBdr>
                <w:top w:val="none" w:sz="0" w:space="0" w:color="auto"/>
                <w:left w:val="none" w:sz="0" w:space="0" w:color="auto"/>
                <w:bottom w:val="none" w:sz="0" w:space="0" w:color="auto"/>
                <w:right w:val="none" w:sz="0" w:space="0" w:color="auto"/>
              </w:divBdr>
            </w:div>
            <w:div w:id="490489673">
              <w:marLeft w:val="0"/>
              <w:marRight w:val="0"/>
              <w:marTop w:val="0"/>
              <w:marBottom w:val="0"/>
              <w:divBdr>
                <w:top w:val="none" w:sz="0" w:space="0" w:color="auto"/>
                <w:left w:val="none" w:sz="0" w:space="0" w:color="auto"/>
                <w:bottom w:val="none" w:sz="0" w:space="0" w:color="auto"/>
                <w:right w:val="none" w:sz="0" w:space="0" w:color="auto"/>
              </w:divBdr>
            </w:div>
            <w:div w:id="490878612">
              <w:marLeft w:val="0"/>
              <w:marRight w:val="0"/>
              <w:marTop w:val="0"/>
              <w:marBottom w:val="0"/>
              <w:divBdr>
                <w:top w:val="none" w:sz="0" w:space="0" w:color="auto"/>
                <w:left w:val="none" w:sz="0" w:space="0" w:color="auto"/>
                <w:bottom w:val="none" w:sz="0" w:space="0" w:color="auto"/>
                <w:right w:val="none" w:sz="0" w:space="0" w:color="auto"/>
              </w:divBdr>
            </w:div>
            <w:div w:id="491290467">
              <w:marLeft w:val="0"/>
              <w:marRight w:val="0"/>
              <w:marTop w:val="0"/>
              <w:marBottom w:val="0"/>
              <w:divBdr>
                <w:top w:val="none" w:sz="0" w:space="0" w:color="auto"/>
                <w:left w:val="none" w:sz="0" w:space="0" w:color="auto"/>
                <w:bottom w:val="none" w:sz="0" w:space="0" w:color="auto"/>
                <w:right w:val="none" w:sz="0" w:space="0" w:color="auto"/>
              </w:divBdr>
            </w:div>
            <w:div w:id="493879734">
              <w:marLeft w:val="0"/>
              <w:marRight w:val="0"/>
              <w:marTop w:val="0"/>
              <w:marBottom w:val="0"/>
              <w:divBdr>
                <w:top w:val="none" w:sz="0" w:space="0" w:color="auto"/>
                <w:left w:val="none" w:sz="0" w:space="0" w:color="auto"/>
                <w:bottom w:val="none" w:sz="0" w:space="0" w:color="auto"/>
                <w:right w:val="none" w:sz="0" w:space="0" w:color="auto"/>
              </w:divBdr>
            </w:div>
            <w:div w:id="494030507">
              <w:marLeft w:val="0"/>
              <w:marRight w:val="0"/>
              <w:marTop w:val="0"/>
              <w:marBottom w:val="0"/>
              <w:divBdr>
                <w:top w:val="none" w:sz="0" w:space="0" w:color="auto"/>
                <w:left w:val="none" w:sz="0" w:space="0" w:color="auto"/>
                <w:bottom w:val="none" w:sz="0" w:space="0" w:color="auto"/>
                <w:right w:val="none" w:sz="0" w:space="0" w:color="auto"/>
              </w:divBdr>
            </w:div>
            <w:div w:id="495849882">
              <w:marLeft w:val="0"/>
              <w:marRight w:val="0"/>
              <w:marTop w:val="0"/>
              <w:marBottom w:val="0"/>
              <w:divBdr>
                <w:top w:val="none" w:sz="0" w:space="0" w:color="auto"/>
                <w:left w:val="none" w:sz="0" w:space="0" w:color="auto"/>
                <w:bottom w:val="none" w:sz="0" w:space="0" w:color="auto"/>
                <w:right w:val="none" w:sz="0" w:space="0" w:color="auto"/>
              </w:divBdr>
            </w:div>
            <w:div w:id="496386597">
              <w:marLeft w:val="0"/>
              <w:marRight w:val="0"/>
              <w:marTop w:val="0"/>
              <w:marBottom w:val="0"/>
              <w:divBdr>
                <w:top w:val="none" w:sz="0" w:space="0" w:color="auto"/>
                <w:left w:val="none" w:sz="0" w:space="0" w:color="auto"/>
                <w:bottom w:val="none" w:sz="0" w:space="0" w:color="auto"/>
                <w:right w:val="none" w:sz="0" w:space="0" w:color="auto"/>
              </w:divBdr>
            </w:div>
            <w:div w:id="497698524">
              <w:marLeft w:val="0"/>
              <w:marRight w:val="0"/>
              <w:marTop w:val="0"/>
              <w:marBottom w:val="0"/>
              <w:divBdr>
                <w:top w:val="none" w:sz="0" w:space="0" w:color="auto"/>
                <w:left w:val="none" w:sz="0" w:space="0" w:color="auto"/>
                <w:bottom w:val="none" w:sz="0" w:space="0" w:color="auto"/>
                <w:right w:val="none" w:sz="0" w:space="0" w:color="auto"/>
              </w:divBdr>
            </w:div>
            <w:div w:id="499657189">
              <w:marLeft w:val="0"/>
              <w:marRight w:val="0"/>
              <w:marTop w:val="0"/>
              <w:marBottom w:val="0"/>
              <w:divBdr>
                <w:top w:val="none" w:sz="0" w:space="0" w:color="auto"/>
                <w:left w:val="none" w:sz="0" w:space="0" w:color="auto"/>
                <w:bottom w:val="none" w:sz="0" w:space="0" w:color="auto"/>
                <w:right w:val="none" w:sz="0" w:space="0" w:color="auto"/>
              </w:divBdr>
            </w:div>
            <w:div w:id="500971850">
              <w:marLeft w:val="0"/>
              <w:marRight w:val="0"/>
              <w:marTop w:val="0"/>
              <w:marBottom w:val="0"/>
              <w:divBdr>
                <w:top w:val="none" w:sz="0" w:space="0" w:color="auto"/>
                <w:left w:val="none" w:sz="0" w:space="0" w:color="auto"/>
                <w:bottom w:val="none" w:sz="0" w:space="0" w:color="auto"/>
                <w:right w:val="none" w:sz="0" w:space="0" w:color="auto"/>
              </w:divBdr>
            </w:div>
            <w:div w:id="503277191">
              <w:marLeft w:val="0"/>
              <w:marRight w:val="0"/>
              <w:marTop w:val="0"/>
              <w:marBottom w:val="0"/>
              <w:divBdr>
                <w:top w:val="none" w:sz="0" w:space="0" w:color="auto"/>
                <w:left w:val="none" w:sz="0" w:space="0" w:color="auto"/>
                <w:bottom w:val="none" w:sz="0" w:space="0" w:color="auto"/>
                <w:right w:val="none" w:sz="0" w:space="0" w:color="auto"/>
              </w:divBdr>
            </w:div>
            <w:div w:id="504366783">
              <w:marLeft w:val="0"/>
              <w:marRight w:val="0"/>
              <w:marTop w:val="0"/>
              <w:marBottom w:val="0"/>
              <w:divBdr>
                <w:top w:val="none" w:sz="0" w:space="0" w:color="auto"/>
                <w:left w:val="none" w:sz="0" w:space="0" w:color="auto"/>
                <w:bottom w:val="none" w:sz="0" w:space="0" w:color="auto"/>
                <w:right w:val="none" w:sz="0" w:space="0" w:color="auto"/>
              </w:divBdr>
            </w:div>
            <w:div w:id="505630604">
              <w:marLeft w:val="0"/>
              <w:marRight w:val="0"/>
              <w:marTop w:val="0"/>
              <w:marBottom w:val="0"/>
              <w:divBdr>
                <w:top w:val="none" w:sz="0" w:space="0" w:color="auto"/>
                <w:left w:val="none" w:sz="0" w:space="0" w:color="auto"/>
                <w:bottom w:val="none" w:sz="0" w:space="0" w:color="auto"/>
                <w:right w:val="none" w:sz="0" w:space="0" w:color="auto"/>
              </w:divBdr>
            </w:div>
            <w:div w:id="506941628">
              <w:marLeft w:val="0"/>
              <w:marRight w:val="0"/>
              <w:marTop w:val="0"/>
              <w:marBottom w:val="0"/>
              <w:divBdr>
                <w:top w:val="none" w:sz="0" w:space="0" w:color="auto"/>
                <w:left w:val="none" w:sz="0" w:space="0" w:color="auto"/>
                <w:bottom w:val="none" w:sz="0" w:space="0" w:color="auto"/>
                <w:right w:val="none" w:sz="0" w:space="0" w:color="auto"/>
              </w:divBdr>
            </w:div>
            <w:div w:id="506944283">
              <w:marLeft w:val="0"/>
              <w:marRight w:val="0"/>
              <w:marTop w:val="0"/>
              <w:marBottom w:val="0"/>
              <w:divBdr>
                <w:top w:val="none" w:sz="0" w:space="0" w:color="auto"/>
                <w:left w:val="none" w:sz="0" w:space="0" w:color="auto"/>
                <w:bottom w:val="none" w:sz="0" w:space="0" w:color="auto"/>
                <w:right w:val="none" w:sz="0" w:space="0" w:color="auto"/>
              </w:divBdr>
            </w:div>
            <w:div w:id="507063199">
              <w:marLeft w:val="0"/>
              <w:marRight w:val="0"/>
              <w:marTop w:val="0"/>
              <w:marBottom w:val="0"/>
              <w:divBdr>
                <w:top w:val="none" w:sz="0" w:space="0" w:color="auto"/>
                <w:left w:val="none" w:sz="0" w:space="0" w:color="auto"/>
                <w:bottom w:val="none" w:sz="0" w:space="0" w:color="auto"/>
                <w:right w:val="none" w:sz="0" w:space="0" w:color="auto"/>
              </w:divBdr>
            </w:div>
            <w:div w:id="507252208">
              <w:marLeft w:val="0"/>
              <w:marRight w:val="0"/>
              <w:marTop w:val="0"/>
              <w:marBottom w:val="0"/>
              <w:divBdr>
                <w:top w:val="none" w:sz="0" w:space="0" w:color="auto"/>
                <w:left w:val="none" w:sz="0" w:space="0" w:color="auto"/>
                <w:bottom w:val="none" w:sz="0" w:space="0" w:color="auto"/>
                <w:right w:val="none" w:sz="0" w:space="0" w:color="auto"/>
              </w:divBdr>
            </w:div>
            <w:div w:id="508983246">
              <w:marLeft w:val="0"/>
              <w:marRight w:val="0"/>
              <w:marTop w:val="0"/>
              <w:marBottom w:val="0"/>
              <w:divBdr>
                <w:top w:val="none" w:sz="0" w:space="0" w:color="auto"/>
                <w:left w:val="none" w:sz="0" w:space="0" w:color="auto"/>
                <w:bottom w:val="none" w:sz="0" w:space="0" w:color="auto"/>
                <w:right w:val="none" w:sz="0" w:space="0" w:color="auto"/>
              </w:divBdr>
            </w:div>
            <w:div w:id="510611826">
              <w:marLeft w:val="0"/>
              <w:marRight w:val="0"/>
              <w:marTop w:val="0"/>
              <w:marBottom w:val="0"/>
              <w:divBdr>
                <w:top w:val="none" w:sz="0" w:space="0" w:color="auto"/>
                <w:left w:val="none" w:sz="0" w:space="0" w:color="auto"/>
                <w:bottom w:val="none" w:sz="0" w:space="0" w:color="auto"/>
                <w:right w:val="none" w:sz="0" w:space="0" w:color="auto"/>
              </w:divBdr>
            </w:div>
            <w:div w:id="511645342">
              <w:marLeft w:val="0"/>
              <w:marRight w:val="0"/>
              <w:marTop w:val="0"/>
              <w:marBottom w:val="0"/>
              <w:divBdr>
                <w:top w:val="none" w:sz="0" w:space="0" w:color="auto"/>
                <w:left w:val="none" w:sz="0" w:space="0" w:color="auto"/>
                <w:bottom w:val="none" w:sz="0" w:space="0" w:color="auto"/>
                <w:right w:val="none" w:sz="0" w:space="0" w:color="auto"/>
              </w:divBdr>
            </w:div>
            <w:div w:id="511651357">
              <w:marLeft w:val="0"/>
              <w:marRight w:val="0"/>
              <w:marTop w:val="0"/>
              <w:marBottom w:val="0"/>
              <w:divBdr>
                <w:top w:val="none" w:sz="0" w:space="0" w:color="auto"/>
                <w:left w:val="none" w:sz="0" w:space="0" w:color="auto"/>
                <w:bottom w:val="none" w:sz="0" w:space="0" w:color="auto"/>
                <w:right w:val="none" w:sz="0" w:space="0" w:color="auto"/>
              </w:divBdr>
            </w:div>
            <w:div w:id="511800981">
              <w:marLeft w:val="0"/>
              <w:marRight w:val="0"/>
              <w:marTop w:val="0"/>
              <w:marBottom w:val="0"/>
              <w:divBdr>
                <w:top w:val="none" w:sz="0" w:space="0" w:color="auto"/>
                <w:left w:val="none" w:sz="0" w:space="0" w:color="auto"/>
                <w:bottom w:val="none" w:sz="0" w:space="0" w:color="auto"/>
                <w:right w:val="none" w:sz="0" w:space="0" w:color="auto"/>
              </w:divBdr>
            </w:div>
            <w:div w:id="513155339">
              <w:marLeft w:val="0"/>
              <w:marRight w:val="0"/>
              <w:marTop w:val="0"/>
              <w:marBottom w:val="0"/>
              <w:divBdr>
                <w:top w:val="none" w:sz="0" w:space="0" w:color="auto"/>
                <w:left w:val="none" w:sz="0" w:space="0" w:color="auto"/>
                <w:bottom w:val="none" w:sz="0" w:space="0" w:color="auto"/>
                <w:right w:val="none" w:sz="0" w:space="0" w:color="auto"/>
              </w:divBdr>
            </w:div>
            <w:div w:id="514345603">
              <w:marLeft w:val="0"/>
              <w:marRight w:val="0"/>
              <w:marTop w:val="0"/>
              <w:marBottom w:val="0"/>
              <w:divBdr>
                <w:top w:val="none" w:sz="0" w:space="0" w:color="auto"/>
                <w:left w:val="none" w:sz="0" w:space="0" w:color="auto"/>
                <w:bottom w:val="none" w:sz="0" w:space="0" w:color="auto"/>
                <w:right w:val="none" w:sz="0" w:space="0" w:color="auto"/>
              </w:divBdr>
            </w:div>
            <w:div w:id="515651356">
              <w:marLeft w:val="0"/>
              <w:marRight w:val="0"/>
              <w:marTop w:val="0"/>
              <w:marBottom w:val="0"/>
              <w:divBdr>
                <w:top w:val="none" w:sz="0" w:space="0" w:color="auto"/>
                <w:left w:val="none" w:sz="0" w:space="0" w:color="auto"/>
                <w:bottom w:val="none" w:sz="0" w:space="0" w:color="auto"/>
                <w:right w:val="none" w:sz="0" w:space="0" w:color="auto"/>
              </w:divBdr>
            </w:div>
            <w:div w:id="516192519">
              <w:marLeft w:val="0"/>
              <w:marRight w:val="0"/>
              <w:marTop w:val="0"/>
              <w:marBottom w:val="0"/>
              <w:divBdr>
                <w:top w:val="none" w:sz="0" w:space="0" w:color="auto"/>
                <w:left w:val="none" w:sz="0" w:space="0" w:color="auto"/>
                <w:bottom w:val="none" w:sz="0" w:space="0" w:color="auto"/>
                <w:right w:val="none" w:sz="0" w:space="0" w:color="auto"/>
              </w:divBdr>
            </w:div>
            <w:div w:id="517233927">
              <w:marLeft w:val="0"/>
              <w:marRight w:val="0"/>
              <w:marTop w:val="0"/>
              <w:marBottom w:val="0"/>
              <w:divBdr>
                <w:top w:val="none" w:sz="0" w:space="0" w:color="auto"/>
                <w:left w:val="none" w:sz="0" w:space="0" w:color="auto"/>
                <w:bottom w:val="none" w:sz="0" w:space="0" w:color="auto"/>
                <w:right w:val="none" w:sz="0" w:space="0" w:color="auto"/>
              </w:divBdr>
            </w:div>
            <w:div w:id="517236933">
              <w:marLeft w:val="0"/>
              <w:marRight w:val="0"/>
              <w:marTop w:val="0"/>
              <w:marBottom w:val="0"/>
              <w:divBdr>
                <w:top w:val="none" w:sz="0" w:space="0" w:color="auto"/>
                <w:left w:val="none" w:sz="0" w:space="0" w:color="auto"/>
                <w:bottom w:val="none" w:sz="0" w:space="0" w:color="auto"/>
                <w:right w:val="none" w:sz="0" w:space="0" w:color="auto"/>
              </w:divBdr>
            </w:div>
            <w:div w:id="518009435">
              <w:marLeft w:val="0"/>
              <w:marRight w:val="0"/>
              <w:marTop w:val="0"/>
              <w:marBottom w:val="0"/>
              <w:divBdr>
                <w:top w:val="none" w:sz="0" w:space="0" w:color="auto"/>
                <w:left w:val="none" w:sz="0" w:space="0" w:color="auto"/>
                <w:bottom w:val="none" w:sz="0" w:space="0" w:color="auto"/>
                <w:right w:val="none" w:sz="0" w:space="0" w:color="auto"/>
              </w:divBdr>
            </w:div>
            <w:div w:id="518547699">
              <w:marLeft w:val="0"/>
              <w:marRight w:val="0"/>
              <w:marTop w:val="0"/>
              <w:marBottom w:val="0"/>
              <w:divBdr>
                <w:top w:val="none" w:sz="0" w:space="0" w:color="auto"/>
                <w:left w:val="none" w:sz="0" w:space="0" w:color="auto"/>
                <w:bottom w:val="none" w:sz="0" w:space="0" w:color="auto"/>
                <w:right w:val="none" w:sz="0" w:space="0" w:color="auto"/>
              </w:divBdr>
            </w:div>
            <w:div w:id="519003243">
              <w:marLeft w:val="0"/>
              <w:marRight w:val="0"/>
              <w:marTop w:val="0"/>
              <w:marBottom w:val="0"/>
              <w:divBdr>
                <w:top w:val="none" w:sz="0" w:space="0" w:color="auto"/>
                <w:left w:val="none" w:sz="0" w:space="0" w:color="auto"/>
                <w:bottom w:val="none" w:sz="0" w:space="0" w:color="auto"/>
                <w:right w:val="none" w:sz="0" w:space="0" w:color="auto"/>
              </w:divBdr>
            </w:div>
            <w:div w:id="522939079">
              <w:marLeft w:val="0"/>
              <w:marRight w:val="0"/>
              <w:marTop w:val="0"/>
              <w:marBottom w:val="0"/>
              <w:divBdr>
                <w:top w:val="none" w:sz="0" w:space="0" w:color="auto"/>
                <w:left w:val="none" w:sz="0" w:space="0" w:color="auto"/>
                <w:bottom w:val="none" w:sz="0" w:space="0" w:color="auto"/>
                <w:right w:val="none" w:sz="0" w:space="0" w:color="auto"/>
              </w:divBdr>
            </w:div>
            <w:div w:id="524901047">
              <w:marLeft w:val="0"/>
              <w:marRight w:val="0"/>
              <w:marTop w:val="0"/>
              <w:marBottom w:val="0"/>
              <w:divBdr>
                <w:top w:val="none" w:sz="0" w:space="0" w:color="auto"/>
                <w:left w:val="none" w:sz="0" w:space="0" w:color="auto"/>
                <w:bottom w:val="none" w:sz="0" w:space="0" w:color="auto"/>
                <w:right w:val="none" w:sz="0" w:space="0" w:color="auto"/>
              </w:divBdr>
            </w:div>
            <w:div w:id="524949234">
              <w:marLeft w:val="0"/>
              <w:marRight w:val="0"/>
              <w:marTop w:val="0"/>
              <w:marBottom w:val="0"/>
              <w:divBdr>
                <w:top w:val="none" w:sz="0" w:space="0" w:color="auto"/>
                <w:left w:val="none" w:sz="0" w:space="0" w:color="auto"/>
                <w:bottom w:val="none" w:sz="0" w:space="0" w:color="auto"/>
                <w:right w:val="none" w:sz="0" w:space="0" w:color="auto"/>
              </w:divBdr>
            </w:div>
            <w:div w:id="524949630">
              <w:marLeft w:val="0"/>
              <w:marRight w:val="0"/>
              <w:marTop w:val="0"/>
              <w:marBottom w:val="0"/>
              <w:divBdr>
                <w:top w:val="none" w:sz="0" w:space="0" w:color="auto"/>
                <w:left w:val="none" w:sz="0" w:space="0" w:color="auto"/>
                <w:bottom w:val="none" w:sz="0" w:space="0" w:color="auto"/>
                <w:right w:val="none" w:sz="0" w:space="0" w:color="auto"/>
              </w:divBdr>
            </w:div>
            <w:div w:id="526068078">
              <w:marLeft w:val="0"/>
              <w:marRight w:val="0"/>
              <w:marTop w:val="0"/>
              <w:marBottom w:val="0"/>
              <w:divBdr>
                <w:top w:val="none" w:sz="0" w:space="0" w:color="auto"/>
                <w:left w:val="none" w:sz="0" w:space="0" w:color="auto"/>
                <w:bottom w:val="none" w:sz="0" w:space="0" w:color="auto"/>
                <w:right w:val="none" w:sz="0" w:space="0" w:color="auto"/>
              </w:divBdr>
            </w:div>
            <w:div w:id="528420155">
              <w:marLeft w:val="0"/>
              <w:marRight w:val="0"/>
              <w:marTop w:val="0"/>
              <w:marBottom w:val="0"/>
              <w:divBdr>
                <w:top w:val="none" w:sz="0" w:space="0" w:color="auto"/>
                <w:left w:val="none" w:sz="0" w:space="0" w:color="auto"/>
                <w:bottom w:val="none" w:sz="0" w:space="0" w:color="auto"/>
                <w:right w:val="none" w:sz="0" w:space="0" w:color="auto"/>
              </w:divBdr>
            </w:div>
            <w:div w:id="528955363">
              <w:marLeft w:val="0"/>
              <w:marRight w:val="0"/>
              <w:marTop w:val="0"/>
              <w:marBottom w:val="0"/>
              <w:divBdr>
                <w:top w:val="none" w:sz="0" w:space="0" w:color="auto"/>
                <w:left w:val="none" w:sz="0" w:space="0" w:color="auto"/>
                <w:bottom w:val="none" w:sz="0" w:space="0" w:color="auto"/>
                <w:right w:val="none" w:sz="0" w:space="0" w:color="auto"/>
              </w:divBdr>
            </w:div>
            <w:div w:id="532814184">
              <w:marLeft w:val="0"/>
              <w:marRight w:val="0"/>
              <w:marTop w:val="0"/>
              <w:marBottom w:val="0"/>
              <w:divBdr>
                <w:top w:val="none" w:sz="0" w:space="0" w:color="auto"/>
                <w:left w:val="none" w:sz="0" w:space="0" w:color="auto"/>
                <w:bottom w:val="none" w:sz="0" w:space="0" w:color="auto"/>
                <w:right w:val="none" w:sz="0" w:space="0" w:color="auto"/>
              </w:divBdr>
            </w:div>
            <w:div w:id="533426546">
              <w:marLeft w:val="0"/>
              <w:marRight w:val="0"/>
              <w:marTop w:val="0"/>
              <w:marBottom w:val="0"/>
              <w:divBdr>
                <w:top w:val="none" w:sz="0" w:space="0" w:color="auto"/>
                <w:left w:val="none" w:sz="0" w:space="0" w:color="auto"/>
                <w:bottom w:val="none" w:sz="0" w:space="0" w:color="auto"/>
                <w:right w:val="none" w:sz="0" w:space="0" w:color="auto"/>
              </w:divBdr>
            </w:div>
            <w:div w:id="536356574">
              <w:marLeft w:val="0"/>
              <w:marRight w:val="0"/>
              <w:marTop w:val="0"/>
              <w:marBottom w:val="0"/>
              <w:divBdr>
                <w:top w:val="none" w:sz="0" w:space="0" w:color="auto"/>
                <w:left w:val="none" w:sz="0" w:space="0" w:color="auto"/>
                <w:bottom w:val="none" w:sz="0" w:space="0" w:color="auto"/>
                <w:right w:val="none" w:sz="0" w:space="0" w:color="auto"/>
              </w:divBdr>
            </w:div>
            <w:div w:id="536818612">
              <w:marLeft w:val="0"/>
              <w:marRight w:val="0"/>
              <w:marTop w:val="0"/>
              <w:marBottom w:val="0"/>
              <w:divBdr>
                <w:top w:val="none" w:sz="0" w:space="0" w:color="auto"/>
                <w:left w:val="none" w:sz="0" w:space="0" w:color="auto"/>
                <w:bottom w:val="none" w:sz="0" w:space="0" w:color="auto"/>
                <w:right w:val="none" w:sz="0" w:space="0" w:color="auto"/>
              </w:divBdr>
            </w:div>
            <w:div w:id="538276843">
              <w:marLeft w:val="0"/>
              <w:marRight w:val="0"/>
              <w:marTop w:val="0"/>
              <w:marBottom w:val="0"/>
              <w:divBdr>
                <w:top w:val="none" w:sz="0" w:space="0" w:color="auto"/>
                <w:left w:val="none" w:sz="0" w:space="0" w:color="auto"/>
                <w:bottom w:val="none" w:sz="0" w:space="0" w:color="auto"/>
                <w:right w:val="none" w:sz="0" w:space="0" w:color="auto"/>
              </w:divBdr>
            </w:div>
            <w:div w:id="539438117">
              <w:marLeft w:val="0"/>
              <w:marRight w:val="0"/>
              <w:marTop w:val="0"/>
              <w:marBottom w:val="0"/>
              <w:divBdr>
                <w:top w:val="none" w:sz="0" w:space="0" w:color="auto"/>
                <w:left w:val="none" w:sz="0" w:space="0" w:color="auto"/>
                <w:bottom w:val="none" w:sz="0" w:space="0" w:color="auto"/>
                <w:right w:val="none" w:sz="0" w:space="0" w:color="auto"/>
              </w:divBdr>
            </w:div>
            <w:div w:id="540215437">
              <w:marLeft w:val="0"/>
              <w:marRight w:val="0"/>
              <w:marTop w:val="0"/>
              <w:marBottom w:val="0"/>
              <w:divBdr>
                <w:top w:val="none" w:sz="0" w:space="0" w:color="auto"/>
                <w:left w:val="none" w:sz="0" w:space="0" w:color="auto"/>
                <w:bottom w:val="none" w:sz="0" w:space="0" w:color="auto"/>
                <w:right w:val="none" w:sz="0" w:space="0" w:color="auto"/>
              </w:divBdr>
            </w:div>
            <w:div w:id="544490195">
              <w:marLeft w:val="0"/>
              <w:marRight w:val="0"/>
              <w:marTop w:val="0"/>
              <w:marBottom w:val="0"/>
              <w:divBdr>
                <w:top w:val="none" w:sz="0" w:space="0" w:color="auto"/>
                <w:left w:val="none" w:sz="0" w:space="0" w:color="auto"/>
                <w:bottom w:val="none" w:sz="0" w:space="0" w:color="auto"/>
                <w:right w:val="none" w:sz="0" w:space="0" w:color="auto"/>
              </w:divBdr>
            </w:div>
            <w:div w:id="544492746">
              <w:marLeft w:val="0"/>
              <w:marRight w:val="0"/>
              <w:marTop w:val="0"/>
              <w:marBottom w:val="0"/>
              <w:divBdr>
                <w:top w:val="none" w:sz="0" w:space="0" w:color="auto"/>
                <w:left w:val="none" w:sz="0" w:space="0" w:color="auto"/>
                <w:bottom w:val="none" w:sz="0" w:space="0" w:color="auto"/>
                <w:right w:val="none" w:sz="0" w:space="0" w:color="auto"/>
              </w:divBdr>
            </w:div>
            <w:div w:id="548763398">
              <w:marLeft w:val="0"/>
              <w:marRight w:val="0"/>
              <w:marTop w:val="0"/>
              <w:marBottom w:val="0"/>
              <w:divBdr>
                <w:top w:val="none" w:sz="0" w:space="0" w:color="auto"/>
                <w:left w:val="none" w:sz="0" w:space="0" w:color="auto"/>
                <w:bottom w:val="none" w:sz="0" w:space="0" w:color="auto"/>
                <w:right w:val="none" w:sz="0" w:space="0" w:color="auto"/>
              </w:divBdr>
            </w:div>
            <w:div w:id="549538948">
              <w:marLeft w:val="0"/>
              <w:marRight w:val="0"/>
              <w:marTop w:val="0"/>
              <w:marBottom w:val="0"/>
              <w:divBdr>
                <w:top w:val="none" w:sz="0" w:space="0" w:color="auto"/>
                <w:left w:val="none" w:sz="0" w:space="0" w:color="auto"/>
                <w:bottom w:val="none" w:sz="0" w:space="0" w:color="auto"/>
                <w:right w:val="none" w:sz="0" w:space="0" w:color="auto"/>
              </w:divBdr>
            </w:div>
            <w:div w:id="550116878">
              <w:marLeft w:val="0"/>
              <w:marRight w:val="0"/>
              <w:marTop w:val="0"/>
              <w:marBottom w:val="0"/>
              <w:divBdr>
                <w:top w:val="none" w:sz="0" w:space="0" w:color="auto"/>
                <w:left w:val="none" w:sz="0" w:space="0" w:color="auto"/>
                <w:bottom w:val="none" w:sz="0" w:space="0" w:color="auto"/>
                <w:right w:val="none" w:sz="0" w:space="0" w:color="auto"/>
              </w:divBdr>
            </w:div>
            <w:div w:id="550699034">
              <w:marLeft w:val="0"/>
              <w:marRight w:val="0"/>
              <w:marTop w:val="0"/>
              <w:marBottom w:val="0"/>
              <w:divBdr>
                <w:top w:val="none" w:sz="0" w:space="0" w:color="auto"/>
                <w:left w:val="none" w:sz="0" w:space="0" w:color="auto"/>
                <w:bottom w:val="none" w:sz="0" w:space="0" w:color="auto"/>
                <w:right w:val="none" w:sz="0" w:space="0" w:color="auto"/>
              </w:divBdr>
            </w:div>
            <w:div w:id="552041639">
              <w:marLeft w:val="0"/>
              <w:marRight w:val="0"/>
              <w:marTop w:val="0"/>
              <w:marBottom w:val="0"/>
              <w:divBdr>
                <w:top w:val="none" w:sz="0" w:space="0" w:color="auto"/>
                <w:left w:val="none" w:sz="0" w:space="0" w:color="auto"/>
                <w:bottom w:val="none" w:sz="0" w:space="0" w:color="auto"/>
                <w:right w:val="none" w:sz="0" w:space="0" w:color="auto"/>
              </w:divBdr>
            </w:div>
            <w:div w:id="552235090">
              <w:marLeft w:val="0"/>
              <w:marRight w:val="0"/>
              <w:marTop w:val="0"/>
              <w:marBottom w:val="0"/>
              <w:divBdr>
                <w:top w:val="none" w:sz="0" w:space="0" w:color="auto"/>
                <w:left w:val="none" w:sz="0" w:space="0" w:color="auto"/>
                <w:bottom w:val="none" w:sz="0" w:space="0" w:color="auto"/>
                <w:right w:val="none" w:sz="0" w:space="0" w:color="auto"/>
              </w:divBdr>
            </w:div>
            <w:div w:id="555777202">
              <w:marLeft w:val="0"/>
              <w:marRight w:val="0"/>
              <w:marTop w:val="0"/>
              <w:marBottom w:val="0"/>
              <w:divBdr>
                <w:top w:val="none" w:sz="0" w:space="0" w:color="auto"/>
                <w:left w:val="none" w:sz="0" w:space="0" w:color="auto"/>
                <w:bottom w:val="none" w:sz="0" w:space="0" w:color="auto"/>
                <w:right w:val="none" w:sz="0" w:space="0" w:color="auto"/>
              </w:divBdr>
            </w:div>
            <w:div w:id="555822284">
              <w:marLeft w:val="0"/>
              <w:marRight w:val="0"/>
              <w:marTop w:val="0"/>
              <w:marBottom w:val="0"/>
              <w:divBdr>
                <w:top w:val="none" w:sz="0" w:space="0" w:color="auto"/>
                <w:left w:val="none" w:sz="0" w:space="0" w:color="auto"/>
                <w:bottom w:val="none" w:sz="0" w:space="0" w:color="auto"/>
                <w:right w:val="none" w:sz="0" w:space="0" w:color="auto"/>
              </w:divBdr>
            </w:div>
            <w:div w:id="556207254">
              <w:marLeft w:val="0"/>
              <w:marRight w:val="0"/>
              <w:marTop w:val="0"/>
              <w:marBottom w:val="0"/>
              <w:divBdr>
                <w:top w:val="none" w:sz="0" w:space="0" w:color="auto"/>
                <w:left w:val="none" w:sz="0" w:space="0" w:color="auto"/>
                <w:bottom w:val="none" w:sz="0" w:space="0" w:color="auto"/>
                <w:right w:val="none" w:sz="0" w:space="0" w:color="auto"/>
              </w:divBdr>
            </w:div>
            <w:div w:id="556861611">
              <w:marLeft w:val="0"/>
              <w:marRight w:val="0"/>
              <w:marTop w:val="0"/>
              <w:marBottom w:val="0"/>
              <w:divBdr>
                <w:top w:val="none" w:sz="0" w:space="0" w:color="auto"/>
                <w:left w:val="none" w:sz="0" w:space="0" w:color="auto"/>
                <w:bottom w:val="none" w:sz="0" w:space="0" w:color="auto"/>
                <w:right w:val="none" w:sz="0" w:space="0" w:color="auto"/>
              </w:divBdr>
            </w:div>
            <w:div w:id="557935004">
              <w:marLeft w:val="0"/>
              <w:marRight w:val="0"/>
              <w:marTop w:val="0"/>
              <w:marBottom w:val="0"/>
              <w:divBdr>
                <w:top w:val="none" w:sz="0" w:space="0" w:color="auto"/>
                <w:left w:val="none" w:sz="0" w:space="0" w:color="auto"/>
                <w:bottom w:val="none" w:sz="0" w:space="0" w:color="auto"/>
                <w:right w:val="none" w:sz="0" w:space="0" w:color="auto"/>
              </w:divBdr>
            </w:div>
            <w:div w:id="558370595">
              <w:marLeft w:val="0"/>
              <w:marRight w:val="0"/>
              <w:marTop w:val="0"/>
              <w:marBottom w:val="0"/>
              <w:divBdr>
                <w:top w:val="none" w:sz="0" w:space="0" w:color="auto"/>
                <w:left w:val="none" w:sz="0" w:space="0" w:color="auto"/>
                <w:bottom w:val="none" w:sz="0" w:space="0" w:color="auto"/>
                <w:right w:val="none" w:sz="0" w:space="0" w:color="auto"/>
              </w:divBdr>
            </w:div>
            <w:div w:id="559439250">
              <w:marLeft w:val="0"/>
              <w:marRight w:val="0"/>
              <w:marTop w:val="0"/>
              <w:marBottom w:val="0"/>
              <w:divBdr>
                <w:top w:val="none" w:sz="0" w:space="0" w:color="auto"/>
                <w:left w:val="none" w:sz="0" w:space="0" w:color="auto"/>
                <w:bottom w:val="none" w:sz="0" w:space="0" w:color="auto"/>
                <w:right w:val="none" w:sz="0" w:space="0" w:color="auto"/>
              </w:divBdr>
            </w:div>
            <w:div w:id="560596155">
              <w:marLeft w:val="0"/>
              <w:marRight w:val="0"/>
              <w:marTop w:val="0"/>
              <w:marBottom w:val="0"/>
              <w:divBdr>
                <w:top w:val="none" w:sz="0" w:space="0" w:color="auto"/>
                <w:left w:val="none" w:sz="0" w:space="0" w:color="auto"/>
                <w:bottom w:val="none" w:sz="0" w:space="0" w:color="auto"/>
                <w:right w:val="none" w:sz="0" w:space="0" w:color="auto"/>
              </w:divBdr>
            </w:div>
            <w:div w:id="562258853">
              <w:marLeft w:val="0"/>
              <w:marRight w:val="0"/>
              <w:marTop w:val="0"/>
              <w:marBottom w:val="0"/>
              <w:divBdr>
                <w:top w:val="none" w:sz="0" w:space="0" w:color="auto"/>
                <w:left w:val="none" w:sz="0" w:space="0" w:color="auto"/>
                <w:bottom w:val="none" w:sz="0" w:space="0" w:color="auto"/>
                <w:right w:val="none" w:sz="0" w:space="0" w:color="auto"/>
              </w:divBdr>
            </w:div>
            <w:div w:id="563568211">
              <w:marLeft w:val="0"/>
              <w:marRight w:val="0"/>
              <w:marTop w:val="0"/>
              <w:marBottom w:val="0"/>
              <w:divBdr>
                <w:top w:val="none" w:sz="0" w:space="0" w:color="auto"/>
                <w:left w:val="none" w:sz="0" w:space="0" w:color="auto"/>
                <w:bottom w:val="none" w:sz="0" w:space="0" w:color="auto"/>
                <w:right w:val="none" w:sz="0" w:space="0" w:color="auto"/>
              </w:divBdr>
            </w:div>
            <w:div w:id="564337422">
              <w:marLeft w:val="0"/>
              <w:marRight w:val="0"/>
              <w:marTop w:val="0"/>
              <w:marBottom w:val="0"/>
              <w:divBdr>
                <w:top w:val="none" w:sz="0" w:space="0" w:color="auto"/>
                <w:left w:val="none" w:sz="0" w:space="0" w:color="auto"/>
                <w:bottom w:val="none" w:sz="0" w:space="0" w:color="auto"/>
                <w:right w:val="none" w:sz="0" w:space="0" w:color="auto"/>
              </w:divBdr>
            </w:div>
            <w:div w:id="567764019">
              <w:marLeft w:val="0"/>
              <w:marRight w:val="0"/>
              <w:marTop w:val="0"/>
              <w:marBottom w:val="0"/>
              <w:divBdr>
                <w:top w:val="none" w:sz="0" w:space="0" w:color="auto"/>
                <w:left w:val="none" w:sz="0" w:space="0" w:color="auto"/>
                <w:bottom w:val="none" w:sz="0" w:space="0" w:color="auto"/>
                <w:right w:val="none" w:sz="0" w:space="0" w:color="auto"/>
              </w:divBdr>
            </w:div>
            <w:div w:id="567769531">
              <w:marLeft w:val="0"/>
              <w:marRight w:val="0"/>
              <w:marTop w:val="0"/>
              <w:marBottom w:val="0"/>
              <w:divBdr>
                <w:top w:val="none" w:sz="0" w:space="0" w:color="auto"/>
                <w:left w:val="none" w:sz="0" w:space="0" w:color="auto"/>
                <w:bottom w:val="none" w:sz="0" w:space="0" w:color="auto"/>
                <w:right w:val="none" w:sz="0" w:space="0" w:color="auto"/>
              </w:divBdr>
            </w:div>
            <w:div w:id="568619554">
              <w:marLeft w:val="0"/>
              <w:marRight w:val="0"/>
              <w:marTop w:val="0"/>
              <w:marBottom w:val="0"/>
              <w:divBdr>
                <w:top w:val="none" w:sz="0" w:space="0" w:color="auto"/>
                <w:left w:val="none" w:sz="0" w:space="0" w:color="auto"/>
                <w:bottom w:val="none" w:sz="0" w:space="0" w:color="auto"/>
                <w:right w:val="none" w:sz="0" w:space="0" w:color="auto"/>
              </w:divBdr>
            </w:div>
            <w:div w:id="569458875">
              <w:marLeft w:val="0"/>
              <w:marRight w:val="0"/>
              <w:marTop w:val="0"/>
              <w:marBottom w:val="0"/>
              <w:divBdr>
                <w:top w:val="none" w:sz="0" w:space="0" w:color="auto"/>
                <w:left w:val="none" w:sz="0" w:space="0" w:color="auto"/>
                <w:bottom w:val="none" w:sz="0" w:space="0" w:color="auto"/>
                <w:right w:val="none" w:sz="0" w:space="0" w:color="auto"/>
              </w:divBdr>
            </w:div>
            <w:div w:id="570043781">
              <w:marLeft w:val="0"/>
              <w:marRight w:val="0"/>
              <w:marTop w:val="0"/>
              <w:marBottom w:val="0"/>
              <w:divBdr>
                <w:top w:val="none" w:sz="0" w:space="0" w:color="auto"/>
                <w:left w:val="none" w:sz="0" w:space="0" w:color="auto"/>
                <w:bottom w:val="none" w:sz="0" w:space="0" w:color="auto"/>
                <w:right w:val="none" w:sz="0" w:space="0" w:color="auto"/>
              </w:divBdr>
            </w:div>
            <w:div w:id="570046748">
              <w:marLeft w:val="0"/>
              <w:marRight w:val="0"/>
              <w:marTop w:val="0"/>
              <w:marBottom w:val="0"/>
              <w:divBdr>
                <w:top w:val="none" w:sz="0" w:space="0" w:color="auto"/>
                <w:left w:val="none" w:sz="0" w:space="0" w:color="auto"/>
                <w:bottom w:val="none" w:sz="0" w:space="0" w:color="auto"/>
                <w:right w:val="none" w:sz="0" w:space="0" w:color="auto"/>
              </w:divBdr>
            </w:div>
            <w:div w:id="570623097">
              <w:marLeft w:val="0"/>
              <w:marRight w:val="0"/>
              <w:marTop w:val="0"/>
              <w:marBottom w:val="0"/>
              <w:divBdr>
                <w:top w:val="none" w:sz="0" w:space="0" w:color="auto"/>
                <w:left w:val="none" w:sz="0" w:space="0" w:color="auto"/>
                <w:bottom w:val="none" w:sz="0" w:space="0" w:color="auto"/>
                <w:right w:val="none" w:sz="0" w:space="0" w:color="auto"/>
              </w:divBdr>
            </w:div>
            <w:div w:id="573929139">
              <w:marLeft w:val="0"/>
              <w:marRight w:val="0"/>
              <w:marTop w:val="0"/>
              <w:marBottom w:val="0"/>
              <w:divBdr>
                <w:top w:val="none" w:sz="0" w:space="0" w:color="auto"/>
                <w:left w:val="none" w:sz="0" w:space="0" w:color="auto"/>
                <w:bottom w:val="none" w:sz="0" w:space="0" w:color="auto"/>
                <w:right w:val="none" w:sz="0" w:space="0" w:color="auto"/>
              </w:divBdr>
            </w:div>
            <w:div w:id="575360635">
              <w:marLeft w:val="0"/>
              <w:marRight w:val="0"/>
              <w:marTop w:val="0"/>
              <w:marBottom w:val="0"/>
              <w:divBdr>
                <w:top w:val="none" w:sz="0" w:space="0" w:color="auto"/>
                <w:left w:val="none" w:sz="0" w:space="0" w:color="auto"/>
                <w:bottom w:val="none" w:sz="0" w:space="0" w:color="auto"/>
                <w:right w:val="none" w:sz="0" w:space="0" w:color="auto"/>
              </w:divBdr>
            </w:div>
            <w:div w:id="575747779">
              <w:marLeft w:val="0"/>
              <w:marRight w:val="0"/>
              <w:marTop w:val="0"/>
              <w:marBottom w:val="0"/>
              <w:divBdr>
                <w:top w:val="none" w:sz="0" w:space="0" w:color="auto"/>
                <w:left w:val="none" w:sz="0" w:space="0" w:color="auto"/>
                <w:bottom w:val="none" w:sz="0" w:space="0" w:color="auto"/>
                <w:right w:val="none" w:sz="0" w:space="0" w:color="auto"/>
              </w:divBdr>
            </w:div>
            <w:div w:id="575896750">
              <w:marLeft w:val="0"/>
              <w:marRight w:val="0"/>
              <w:marTop w:val="0"/>
              <w:marBottom w:val="0"/>
              <w:divBdr>
                <w:top w:val="none" w:sz="0" w:space="0" w:color="auto"/>
                <w:left w:val="none" w:sz="0" w:space="0" w:color="auto"/>
                <w:bottom w:val="none" w:sz="0" w:space="0" w:color="auto"/>
                <w:right w:val="none" w:sz="0" w:space="0" w:color="auto"/>
              </w:divBdr>
            </w:div>
            <w:div w:id="576020883">
              <w:marLeft w:val="0"/>
              <w:marRight w:val="0"/>
              <w:marTop w:val="0"/>
              <w:marBottom w:val="0"/>
              <w:divBdr>
                <w:top w:val="none" w:sz="0" w:space="0" w:color="auto"/>
                <w:left w:val="none" w:sz="0" w:space="0" w:color="auto"/>
                <w:bottom w:val="none" w:sz="0" w:space="0" w:color="auto"/>
                <w:right w:val="none" w:sz="0" w:space="0" w:color="auto"/>
              </w:divBdr>
            </w:div>
            <w:div w:id="578056613">
              <w:marLeft w:val="0"/>
              <w:marRight w:val="0"/>
              <w:marTop w:val="0"/>
              <w:marBottom w:val="0"/>
              <w:divBdr>
                <w:top w:val="none" w:sz="0" w:space="0" w:color="auto"/>
                <w:left w:val="none" w:sz="0" w:space="0" w:color="auto"/>
                <w:bottom w:val="none" w:sz="0" w:space="0" w:color="auto"/>
                <w:right w:val="none" w:sz="0" w:space="0" w:color="auto"/>
              </w:divBdr>
            </w:div>
            <w:div w:id="579827358">
              <w:marLeft w:val="0"/>
              <w:marRight w:val="0"/>
              <w:marTop w:val="0"/>
              <w:marBottom w:val="0"/>
              <w:divBdr>
                <w:top w:val="none" w:sz="0" w:space="0" w:color="auto"/>
                <w:left w:val="none" w:sz="0" w:space="0" w:color="auto"/>
                <w:bottom w:val="none" w:sz="0" w:space="0" w:color="auto"/>
                <w:right w:val="none" w:sz="0" w:space="0" w:color="auto"/>
              </w:divBdr>
            </w:div>
            <w:div w:id="582226682">
              <w:marLeft w:val="0"/>
              <w:marRight w:val="0"/>
              <w:marTop w:val="0"/>
              <w:marBottom w:val="0"/>
              <w:divBdr>
                <w:top w:val="none" w:sz="0" w:space="0" w:color="auto"/>
                <w:left w:val="none" w:sz="0" w:space="0" w:color="auto"/>
                <w:bottom w:val="none" w:sz="0" w:space="0" w:color="auto"/>
                <w:right w:val="none" w:sz="0" w:space="0" w:color="auto"/>
              </w:divBdr>
            </w:div>
            <w:div w:id="583607744">
              <w:marLeft w:val="0"/>
              <w:marRight w:val="0"/>
              <w:marTop w:val="0"/>
              <w:marBottom w:val="0"/>
              <w:divBdr>
                <w:top w:val="none" w:sz="0" w:space="0" w:color="auto"/>
                <w:left w:val="none" w:sz="0" w:space="0" w:color="auto"/>
                <w:bottom w:val="none" w:sz="0" w:space="0" w:color="auto"/>
                <w:right w:val="none" w:sz="0" w:space="0" w:color="auto"/>
              </w:divBdr>
            </w:div>
            <w:div w:id="593979433">
              <w:marLeft w:val="0"/>
              <w:marRight w:val="0"/>
              <w:marTop w:val="0"/>
              <w:marBottom w:val="0"/>
              <w:divBdr>
                <w:top w:val="none" w:sz="0" w:space="0" w:color="auto"/>
                <w:left w:val="none" w:sz="0" w:space="0" w:color="auto"/>
                <w:bottom w:val="none" w:sz="0" w:space="0" w:color="auto"/>
                <w:right w:val="none" w:sz="0" w:space="0" w:color="auto"/>
              </w:divBdr>
            </w:div>
            <w:div w:id="595331928">
              <w:marLeft w:val="0"/>
              <w:marRight w:val="0"/>
              <w:marTop w:val="0"/>
              <w:marBottom w:val="0"/>
              <w:divBdr>
                <w:top w:val="none" w:sz="0" w:space="0" w:color="auto"/>
                <w:left w:val="none" w:sz="0" w:space="0" w:color="auto"/>
                <w:bottom w:val="none" w:sz="0" w:space="0" w:color="auto"/>
                <w:right w:val="none" w:sz="0" w:space="0" w:color="auto"/>
              </w:divBdr>
            </w:div>
            <w:div w:id="597715262">
              <w:marLeft w:val="0"/>
              <w:marRight w:val="0"/>
              <w:marTop w:val="0"/>
              <w:marBottom w:val="0"/>
              <w:divBdr>
                <w:top w:val="none" w:sz="0" w:space="0" w:color="auto"/>
                <w:left w:val="none" w:sz="0" w:space="0" w:color="auto"/>
                <w:bottom w:val="none" w:sz="0" w:space="0" w:color="auto"/>
                <w:right w:val="none" w:sz="0" w:space="0" w:color="auto"/>
              </w:divBdr>
            </w:div>
            <w:div w:id="598833882">
              <w:marLeft w:val="0"/>
              <w:marRight w:val="0"/>
              <w:marTop w:val="0"/>
              <w:marBottom w:val="0"/>
              <w:divBdr>
                <w:top w:val="none" w:sz="0" w:space="0" w:color="auto"/>
                <w:left w:val="none" w:sz="0" w:space="0" w:color="auto"/>
                <w:bottom w:val="none" w:sz="0" w:space="0" w:color="auto"/>
                <w:right w:val="none" w:sz="0" w:space="0" w:color="auto"/>
              </w:divBdr>
            </w:div>
            <w:div w:id="599875516">
              <w:marLeft w:val="0"/>
              <w:marRight w:val="0"/>
              <w:marTop w:val="0"/>
              <w:marBottom w:val="0"/>
              <w:divBdr>
                <w:top w:val="none" w:sz="0" w:space="0" w:color="auto"/>
                <w:left w:val="none" w:sz="0" w:space="0" w:color="auto"/>
                <w:bottom w:val="none" w:sz="0" w:space="0" w:color="auto"/>
                <w:right w:val="none" w:sz="0" w:space="0" w:color="auto"/>
              </w:divBdr>
            </w:div>
            <w:div w:id="600341344">
              <w:marLeft w:val="0"/>
              <w:marRight w:val="0"/>
              <w:marTop w:val="0"/>
              <w:marBottom w:val="0"/>
              <w:divBdr>
                <w:top w:val="none" w:sz="0" w:space="0" w:color="auto"/>
                <w:left w:val="none" w:sz="0" w:space="0" w:color="auto"/>
                <w:bottom w:val="none" w:sz="0" w:space="0" w:color="auto"/>
                <w:right w:val="none" w:sz="0" w:space="0" w:color="auto"/>
              </w:divBdr>
            </w:div>
            <w:div w:id="600525812">
              <w:marLeft w:val="0"/>
              <w:marRight w:val="0"/>
              <w:marTop w:val="0"/>
              <w:marBottom w:val="0"/>
              <w:divBdr>
                <w:top w:val="none" w:sz="0" w:space="0" w:color="auto"/>
                <w:left w:val="none" w:sz="0" w:space="0" w:color="auto"/>
                <w:bottom w:val="none" w:sz="0" w:space="0" w:color="auto"/>
                <w:right w:val="none" w:sz="0" w:space="0" w:color="auto"/>
              </w:divBdr>
            </w:div>
            <w:div w:id="601762210">
              <w:marLeft w:val="0"/>
              <w:marRight w:val="0"/>
              <w:marTop w:val="0"/>
              <w:marBottom w:val="0"/>
              <w:divBdr>
                <w:top w:val="none" w:sz="0" w:space="0" w:color="auto"/>
                <w:left w:val="none" w:sz="0" w:space="0" w:color="auto"/>
                <w:bottom w:val="none" w:sz="0" w:space="0" w:color="auto"/>
                <w:right w:val="none" w:sz="0" w:space="0" w:color="auto"/>
              </w:divBdr>
            </w:div>
            <w:div w:id="603342893">
              <w:marLeft w:val="0"/>
              <w:marRight w:val="0"/>
              <w:marTop w:val="0"/>
              <w:marBottom w:val="0"/>
              <w:divBdr>
                <w:top w:val="none" w:sz="0" w:space="0" w:color="auto"/>
                <w:left w:val="none" w:sz="0" w:space="0" w:color="auto"/>
                <w:bottom w:val="none" w:sz="0" w:space="0" w:color="auto"/>
                <w:right w:val="none" w:sz="0" w:space="0" w:color="auto"/>
              </w:divBdr>
            </w:div>
            <w:div w:id="605499408">
              <w:marLeft w:val="0"/>
              <w:marRight w:val="0"/>
              <w:marTop w:val="0"/>
              <w:marBottom w:val="0"/>
              <w:divBdr>
                <w:top w:val="none" w:sz="0" w:space="0" w:color="auto"/>
                <w:left w:val="none" w:sz="0" w:space="0" w:color="auto"/>
                <w:bottom w:val="none" w:sz="0" w:space="0" w:color="auto"/>
                <w:right w:val="none" w:sz="0" w:space="0" w:color="auto"/>
              </w:divBdr>
            </w:div>
            <w:div w:id="605506114">
              <w:marLeft w:val="0"/>
              <w:marRight w:val="0"/>
              <w:marTop w:val="0"/>
              <w:marBottom w:val="0"/>
              <w:divBdr>
                <w:top w:val="none" w:sz="0" w:space="0" w:color="auto"/>
                <w:left w:val="none" w:sz="0" w:space="0" w:color="auto"/>
                <w:bottom w:val="none" w:sz="0" w:space="0" w:color="auto"/>
                <w:right w:val="none" w:sz="0" w:space="0" w:color="auto"/>
              </w:divBdr>
            </w:div>
            <w:div w:id="606695503">
              <w:marLeft w:val="0"/>
              <w:marRight w:val="0"/>
              <w:marTop w:val="0"/>
              <w:marBottom w:val="0"/>
              <w:divBdr>
                <w:top w:val="none" w:sz="0" w:space="0" w:color="auto"/>
                <w:left w:val="none" w:sz="0" w:space="0" w:color="auto"/>
                <w:bottom w:val="none" w:sz="0" w:space="0" w:color="auto"/>
                <w:right w:val="none" w:sz="0" w:space="0" w:color="auto"/>
              </w:divBdr>
            </w:div>
            <w:div w:id="608045925">
              <w:marLeft w:val="0"/>
              <w:marRight w:val="0"/>
              <w:marTop w:val="0"/>
              <w:marBottom w:val="0"/>
              <w:divBdr>
                <w:top w:val="none" w:sz="0" w:space="0" w:color="auto"/>
                <w:left w:val="none" w:sz="0" w:space="0" w:color="auto"/>
                <w:bottom w:val="none" w:sz="0" w:space="0" w:color="auto"/>
                <w:right w:val="none" w:sz="0" w:space="0" w:color="auto"/>
              </w:divBdr>
            </w:div>
            <w:div w:id="609431094">
              <w:marLeft w:val="0"/>
              <w:marRight w:val="0"/>
              <w:marTop w:val="0"/>
              <w:marBottom w:val="0"/>
              <w:divBdr>
                <w:top w:val="none" w:sz="0" w:space="0" w:color="auto"/>
                <w:left w:val="none" w:sz="0" w:space="0" w:color="auto"/>
                <w:bottom w:val="none" w:sz="0" w:space="0" w:color="auto"/>
                <w:right w:val="none" w:sz="0" w:space="0" w:color="auto"/>
              </w:divBdr>
            </w:div>
            <w:div w:id="609439458">
              <w:marLeft w:val="0"/>
              <w:marRight w:val="0"/>
              <w:marTop w:val="0"/>
              <w:marBottom w:val="0"/>
              <w:divBdr>
                <w:top w:val="none" w:sz="0" w:space="0" w:color="auto"/>
                <w:left w:val="none" w:sz="0" w:space="0" w:color="auto"/>
                <w:bottom w:val="none" w:sz="0" w:space="0" w:color="auto"/>
                <w:right w:val="none" w:sz="0" w:space="0" w:color="auto"/>
              </w:divBdr>
            </w:div>
            <w:div w:id="610816569">
              <w:marLeft w:val="0"/>
              <w:marRight w:val="0"/>
              <w:marTop w:val="0"/>
              <w:marBottom w:val="0"/>
              <w:divBdr>
                <w:top w:val="none" w:sz="0" w:space="0" w:color="auto"/>
                <w:left w:val="none" w:sz="0" w:space="0" w:color="auto"/>
                <w:bottom w:val="none" w:sz="0" w:space="0" w:color="auto"/>
                <w:right w:val="none" w:sz="0" w:space="0" w:color="auto"/>
              </w:divBdr>
            </w:div>
            <w:div w:id="613638667">
              <w:marLeft w:val="0"/>
              <w:marRight w:val="0"/>
              <w:marTop w:val="0"/>
              <w:marBottom w:val="0"/>
              <w:divBdr>
                <w:top w:val="none" w:sz="0" w:space="0" w:color="auto"/>
                <w:left w:val="none" w:sz="0" w:space="0" w:color="auto"/>
                <w:bottom w:val="none" w:sz="0" w:space="0" w:color="auto"/>
                <w:right w:val="none" w:sz="0" w:space="0" w:color="auto"/>
              </w:divBdr>
            </w:div>
            <w:div w:id="614290698">
              <w:marLeft w:val="0"/>
              <w:marRight w:val="0"/>
              <w:marTop w:val="0"/>
              <w:marBottom w:val="0"/>
              <w:divBdr>
                <w:top w:val="none" w:sz="0" w:space="0" w:color="auto"/>
                <w:left w:val="none" w:sz="0" w:space="0" w:color="auto"/>
                <w:bottom w:val="none" w:sz="0" w:space="0" w:color="auto"/>
                <w:right w:val="none" w:sz="0" w:space="0" w:color="auto"/>
              </w:divBdr>
            </w:div>
            <w:div w:id="615063169">
              <w:marLeft w:val="0"/>
              <w:marRight w:val="0"/>
              <w:marTop w:val="0"/>
              <w:marBottom w:val="0"/>
              <w:divBdr>
                <w:top w:val="none" w:sz="0" w:space="0" w:color="auto"/>
                <w:left w:val="none" w:sz="0" w:space="0" w:color="auto"/>
                <w:bottom w:val="none" w:sz="0" w:space="0" w:color="auto"/>
                <w:right w:val="none" w:sz="0" w:space="0" w:color="auto"/>
              </w:divBdr>
            </w:div>
            <w:div w:id="615334806">
              <w:marLeft w:val="0"/>
              <w:marRight w:val="0"/>
              <w:marTop w:val="0"/>
              <w:marBottom w:val="0"/>
              <w:divBdr>
                <w:top w:val="none" w:sz="0" w:space="0" w:color="auto"/>
                <w:left w:val="none" w:sz="0" w:space="0" w:color="auto"/>
                <w:bottom w:val="none" w:sz="0" w:space="0" w:color="auto"/>
                <w:right w:val="none" w:sz="0" w:space="0" w:color="auto"/>
              </w:divBdr>
            </w:div>
            <w:div w:id="615674507">
              <w:marLeft w:val="0"/>
              <w:marRight w:val="0"/>
              <w:marTop w:val="0"/>
              <w:marBottom w:val="0"/>
              <w:divBdr>
                <w:top w:val="none" w:sz="0" w:space="0" w:color="auto"/>
                <w:left w:val="none" w:sz="0" w:space="0" w:color="auto"/>
                <w:bottom w:val="none" w:sz="0" w:space="0" w:color="auto"/>
                <w:right w:val="none" w:sz="0" w:space="0" w:color="auto"/>
              </w:divBdr>
            </w:div>
            <w:div w:id="615984706">
              <w:marLeft w:val="0"/>
              <w:marRight w:val="0"/>
              <w:marTop w:val="0"/>
              <w:marBottom w:val="0"/>
              <w:divBdr>
                <w:top w:val="none" w:sz="0" w:space="0" w:color="auto"/>
                <w:left w:val="none" w:sz="0" w:space="0" w:color="auto"/>
                <w:bottom w:val="none" w:sz="0" w:space="0" w:color="auto"/>
                <w:right w:val="none" w:sz="0" w:space="0" w:color="auto"/>
              </w:divBdr>
            </w:div>
            <w:div w:id="616301714">
              <w:marLeft w:val="0"/>
              <w:marRight w:val="0"/>
              <w:marTop w:val="0"/>
              <w:marBottom w:val="0"/>
              <w:divBdr>
                <w:top w:val="none" w:sz="0" w:space="0" w:color="auto"/>
                <w:left w:val="none" w:sz="0" w:space="0" w:color="auto"/>
                <w:bottom w:val="none" w:sz="0" w:space="0" w:color="auto"/>
                <w:right w:val="none" w:sz="0" w:space="0" w:color="auto"/>
              </w:divBdr>
            </w:div>
            <w:div w:id="616713428">
              <w:marLeft w:val="0"/>
              <w:marRight w:val="0"/>
              <w:marTop w:val="0"/>
              <w:marBottom w:val="0"/>
              <w:divBdr>
                <w:top w:val="none" w:sz="0" w:space="0" w:color="auto"/>
                <w:left w:val="none" w:sz="0" w:space="0" w:color="auto"/>
                <w:bottom w:val="none" w:sz="0" w:space="0" w:color="auto"/>
                <w:right w:val="none" w:sz="0" w:space="0" w:color="auto"/>
              </w:divBdr>
            </w:div>
            <w:div w:id="617302507">
              <w:marLeft w:val="0"/>
              <w:marRight w:val="0"/>
              <w:marTop w:val="0"/>
              <w:marBottom w:val="0"/>
              <w:divBdr>
                <w:top w:val="none" w:sz="0" w:space="0" w:color="auto"/>
                <w:left w:val="none" w:sz="0" w:space="0" w:color="auto"/>
                <w:bottom w:val="none" w:sz="0" w:space="0" w:color="auto"/>
                <w:right w:val="none" w:sz="0" w:space="0" w:color="auto"/>
              </w:divBdr>
            </w:div>
            <w:div w:id="617683930">
              <w:marLeft w:val="0"/>
              <w:marRight w:val="0"/>
              <w:marTop w:val="0"/>
              <w:marBottom w:val="0"/>
              <w:divBdr>
                <w:top w:val="none" w:sz="0" w:space="0" w:color="auto"/>
                <w:left w:val="none" w:sz="0" w:space="0" w:color="auto"/>
                <w:bottom w:val="none" w:sz="0" w:space="0" w:color="auto"/>
                <w:right w:val="none" w:sz="0" w:space="0" w:color="auto"/>
              </w:divBdr>
            </w:div>
            <w:div w:id="618607631">
              <w:marLeft w:val="0"/>
              <w:marRight w:val="0"/>
              <w:marTop w:val="0"/>
              <w:marBottom w:val="0"/>
              <w:divBdr>
                <w:top w:val="none" w:sz="0" w:space="0" w:color="auto"/>
                <w:left w:val="none" w:sz="0" w:space="0" w:color="auto"/>
                <w:bottom w:val="none" w:sz="0" w:space="0" w:color="auto"/>
                <w:right w:val="none" w:sz="0" w:space="0" w:color="auto"/>
              </w:divBdr>
            </w:div>
            <w:div w:id="619847275">
              <w:marLeft w:val="0"/>
              <w:marRight w:val="0"/>
              <w:marTop w:val="0"/>
              <w:marBottom w:val="0"/>
              <w:divBdr>
                <w:top w:val="none" w:sz="0" w:space="0" w:color="auto"/>
                <w:left w:val="none" w:sz="0" w:space="0" w:color="auto"/>
                <w:bottom w:val="none" w:sz="0" w:space="0" w:color="auto"/>
                <w:right w:val="none" w:sz="0" w:space="0" w:color="auto"/>
              </w:divBdr>
            </w:div>
            <w:div w:id="620452442">
              <w:marLeft w:val="0"/>
              <w:marRight w:val="0"/>
              <w:marTop w:val="0"/>
              <w:marBottom w:val="0"/>
              <w:divBdr>
                <w:top w:val="none" w:sz="0" w:space="0" w:color="auto"/>
                <w:left w:val="none" w:sz="0" w:space="0" w:color="auto"/>
                <w:bottom w:val="none" w:sz="0" w:space="0" w:color="auto"/>
                <w:right w:val="none" w:sz="0" w:space="0" w:color="auto"/>
              </w:divBdr>
            </w:div>
            <w:div w:id="620720337">
              <w:marLeft w:val="0"/>
              <w:marRight w:val="0"/>
              <w:marTop w:val="0"/>
              <w:marBottom w:val="0"/>
              <w:divBdr>
                <w:top w:val="none" w:sz="0" w:space="0" w:color="auto"/>
                <w:left w:val="none" w:sz="0" w:space="0" w:color="auto"/>
                <w:bottom w:val="none" w:sz="0" w:space="0" w:color="auto"/>
                <w:right w:val="none" w:sz="0" w:space="0" w:color="auto"/>
              </w:divBdr>
            </w:div>
            <w:div w:id="623116362">
              <w:marLeft w:val="0"/>
              <w:marRight w:val="0"/>
              <w:marTop w:val="0"/>
              <w:marBottom w:val="0"/>
              <w:divBdr>
                <w:top w:val="none" w:sz="0" w:space="0" w:color="auto"/>
                <w:left w:val="none" w:sz="0" w:space="0" w:color="auto"/>
                <w:bottom w:val="none" w:sz="0" w:space="0" w:color="auto"/>
                <w:right w:val="none" w:sz="0" w:space="0" w:color="auto"/>
              </w:divBdr>
            </w:div>
            <w:div w:id="623777039">
              <w:marLeft w:val="0"/>
              <w:marRight w:val="0"/>
              <w:marTop w:val="0"/>
              <w:marBottom w:val="0"/>
              <w:divBdr>
                <w:top w:val="none" w:sz="0" w:space="0" w:color="auto"/>
                <w:left w:val="none" w:sz="0" w:space="0" w:color="auto"/>
                <w:bottom w:val="none" w:sz="0" w:space="0" w:color="auto"/>
                <w:right w:val="none" w:sz="0" w:space="0" w:color="auto"/>
              </w:divBdr>
            </w:div>
            <w:div w:id="627127207">
              <w:marLeft w:val="0"/>
              <w:marRight w:val="0"/>
              <w:marTop w:val="0"/>
              <w:marBottom w:val="0"/>
              <w:divBdr>
                <w:top w:val="none" w:sz="0" w:space="0" w:color="auto"/>
                <w:left w:val="none" w:sz="0" w:space="0" w:color="auto"/>
                <w:bottom w:val="none" w:sz="0" w:space="0" w:color="auto"/>
                <w:right w:val="none" w:sz="0" w:space="0" w:color="auto"/>
              </w:divBdr>
            </w:div>
            <w:div w:id="630593039">
              <w:marLeft w:val="0"/>
              <w:marRight w:val="0"/>
              <w:marTop w:val="0"/>
              <w:marBottom w:val="0"/>
              <w:divBdr>
                <w:top w:val="none" w:sz="0" w:space="0" w:color="auto"/>
                <w:left w:val="none" w:sz="0" w:space="0" w:color="auto"/>
                <w:bottom w:val="none" w:sz="0" w:space="0" w:color="auto"/>
                <w:right w:val="none" w:sz="0" w:space="0" w:color="auto"/>
              </w:divBdr>
            </w:div>
            <w:div w:id="631909760">
              <w:marLeft w:val="0"/>
              <w:marRight w:val="0"/>
              <w:marTop w:val="0"/>
              <w:marBottom w:val="0"/>
              <w:divBdr>
                <w:top w:val="none" w:sz="0" w:space="0" w:color="auto"/>
                <w:left w:val="none" w:sz="0" w:space="0" w:color="auto"/>
                <w:bottom w:val="none" w:sz="0" w:space="0" w:color="auto"/>
                <w:right w:val="none" w:sz="0" w:space="0" w:color="auto"/>
              </w:divBdr>
              <w:divsChild>
                <w:div w:id="263923086">
                  <w:marLeft w:val="0"/>
                  <w:marRight w:val="0"/>
                  <w:marTop w:val="0"/>
                  <w:marBottom w:val="0"/>
                  <w:divBdr>
                    <w:top w:val="none" w:sz="0" w:space="0" w:color="auto"/>
                    <w:left w:val="none" w:sz="0" w:space="0" w:color="auto"/>
                    <w:bottom w:val="none" w:sz="0" w:space="0" w:color="auto"/>
                    <w:right w:val="none" w:sz="0" w:space="0" w:color="auto"/>
                  </w:divBdr>
                </w:div>
                <w:div w:id="310713416">
                  <w:marLeft w:val="0"/>
                  <w:marRight w:val="0"/>
                  <w:marTop w:val="0"/>
                  <w:marBottom w:val="0"/>
                  <w:divBdr>
                    <w:top w:val="none" w:sz="0" w:space="0" w:color="auto"/>
                    <w:left w:val="none" w:sz="0" w:space="0" w:color="auto"/>
                    <w:bottom w:val="none" w:sz="0" w:space="0" w:color="auto"/>
                    <w:right w:val="none" w:sz="0" w:space="0" w:color="auto"/>
                  </w:divBdr>
                </w:div>
                <w:div w:id="556089093">
                  <w:marLeft w:val="0"/>
                  <w:marRight w:val="0"/>
                  <w:marTop w:val="0"/>
                  <w:marBottom w:val="0"/>
                  <w:divBdr>
                    <w:top w:val="none" w:sz="0" w:space="0" w:color="auto"/>
                    <w:left w:val="none" w:sz="0" w:space="0" w:color="auto"/>
                    <w:bottom w:val="none" w:sz="0" w:space="0" w:color="auto"/>
                    <w:right w:val="none" w:sz="0" w:space="0" w:color="auto"/>
                  </w:divBdr>
                </w:div>
                <w:div w:id="848760183">
                  <w:marLeft w:val="0"/>
                  <w:marRight w:val="0"/>
                  <w:marTop w:val="0"/>
                  <w:marBottom w:val="0"/>
                  <w:divBdr>
                    <w:top w:val="none" w:sz="0" w:space="0" w:color="auto"/>
                    <w:left w:val="none" w:sz="0" w:space="0" w:color="auto"/>
                    <w:bottom w:val="none" w:sz="0" w:space="0" w:color="auto"/>
                    <w:right w:val="none" w:sz="0" w:space="0" w:color="auto"/>
                  </w:divBdr>
                </w:div>
                <w:div w:id="1000045239">
                  <w:marLeft w:val="0"/>
                  <w:marRight w:val="0"/>
                  <w:marTop w:val="0"/>
                  <w:marBottom w:val="0"/>
                  <w:divBdr>
                    <w:top w:val="none" w:sz="0" w:space="0" w:color="auto"/>
                    <w:left w:val="none" w:sz="0" w:space="0" w:color="auto"/>
                    <w:bottom w:val="none" w:sz="0" w:space="0" w:color="auto"/>
                    <w:right w:val="none" w:sz="0" w:space="0" w:color="auto"/>
                  </w:divBdr>
                </w:div>
                <w:div w:id="1737245778">
                  <w:marLeft w:val="0"/>
                  <w:marRight w:val="0"/>
                  <w:marTop w:val="0"/>
                  <w:marBottom w:val="0"/>
                  <w:divBdr>
                    <w:top w:val="none" w:sz="0" w:space="0" w:color="auto"/>
                    <w:left w:val="none" w:sz="0" w:space="0" w:color="auto"/>
                    <w:bottom w:val="none" w:sz="0" w:space="0" w:color="auto"/>
                    <w:right w:val="none" w:sz="0" w:space="0" w:color="auto"/>
                  </w:divBdr>
                </w:div>
              </w:divsChild>
            </w:div>
            <w:div w:id="634457219">
              <w:marLeft w:val="0"/>
              <w:marRight w:val="0"/>
              <w:marTop w:val="0"/>
              <w:marBottom w:val="0"/>
              <w:divBdr>
                <w:top w:val="none" w:sz="0" w:space="0" w:color="auto"/>
                <w:left w:val="none" w:sz="0" w:space="0" w:color="auto"/>
                <w:bottom w:val="none" w:sz="0" w:space="0" w:color="auto"/>
                <w:right w:val="none" w:sz="0" w:space="0" w:color="auto"/>
              </w:divBdr>
            </w:div>
            <w:div w:id="635793492">
              <w:marLeft w:val="0"/>
              <w:marRight w:val="0"/>
              <w:marTop w:val="0"/>
              <w:marBottom w:val="0"/>
              <w:divBdr>
                <w:top w:val="none" w:sz="0" w:space="0" w:color="auto"/>
                <w:left w:val="none" w:sz="0" w:space="0" w:color="auto"/>
                <w:bottom w:val="none" w:sz="0" w:space="0" w:color="auto"/>
                <w:right w:val="none" w:sz="0" w:space="0" w:color="auto"/>
              </w:divBdr>
            </w:div>
            <w:div w:id="636884781">
              <w:marLeft w:val="0"/>
              <w:marRight w:val="0"/>
              <w:marTop w:val="0"/>
              <w:marBottom w:val="0"/>
              <w:divBdr>
                <w:top w:val="none" w:sz="0" w:space="0" w:color="auto"/>
                <w:left w:val="none" w:sz="0" w:space="0" w:color="auto"/>
                <w:bottom w:val="none" w:sz="0" w:space="0" w:color="auto"/>
                <w:right w:val="none" w:sz="0" w:space="0" w:color="auto"/>
              </w:divBdr>
            </w:div>
            <w:div w:id="637494352">
              <w:marLeft w:val="0"/>
              <w:marRight w:val="0"/>
              <w:marTop w:val="0"/>
              <w:marBottom w:val="0"/>
              <w:divBdr>
                <w:top w:val="none" w:sz="0" w:space="0" w:color="auto"/>
                <w:left w:val="none" w:sz="0" w:space="0" w:color="auto"/>
                <w:bottom w:val="none" w:sz="0" w:space="0" w:color="auto"/>
                <w:right w:val="none" w:sz="0" w:space="0" w:color="auto"/>
              </w:divBdr>
            </w:div>
            <w:div w:id="639304508">
              <w:marLeft w:val="0"/>
              <w:marRight w:val="0"/>
              <w:marTop w:val="0"/>
              <w:marBottom w:val="0"/>
              <w:divBdr>
                <w:top w:val="none" w:sz="0" w:space="0" w:color="auto"/>
                <w:left w:val="none" w:sz="0" w:space="0" w:color="auto"/>
                <w:bottom w:val="none" w:sz="0" w:space="0" w:color="auto"/>
                <w:right w:val="none" w:sz="0" w:space="0" w:color="auto"/>
              </w:divBdr>
            </w:div>
            <w:div w:id="639381836">
              <w:marLeft w:val="0"/>
              <w:marRight w:val="0"/>
              <w:marTop w:val="0"/>
              <w:marBottom w:val="0"/>
              <w:divBdr>
                <w:top w:val="none" w:sz="0" w:space="0" w:color="auto"/>
                <w:left w:val="none" w:sz="0" w:space="0" w:color="auto"/>
                <w:bottom w:val="none" w:sz="0" w:space="0" w:color="auto"/>
                <w:right w:val="none" w:sz="0" w:space="0" w:color="auto"/>
              </w:divBdr>
            </w:div>
            <w:div w:id="639724332">
              <w:marLeft w:val="0"/>
              <w:marRight w:val="0"/>
              <w:marTop w:val="0"/>
              <w:marBottom w:val="0"/>
              <w:divBdr>
                <w:top w:val="none" w:sz="0" w:space="0" w:color="auto"/>
                <w:left w:val="none" w:sz="0" w:space="0" w:color="auto"/>
                <w:bottom w:val="none" w:sz="0" w:space="0" w:color="auto"/>
                <w:right w:val="none" w:sz="0" w:space="0" w:color="auto"/>
              </w:divBdr>
            </w:div>
            <w:div w:id="640160677">
              <w:marLeft w:val="0"/>
              <w:marRight w:val="0"/>
              <w:marTop w:val="0"/>
              <w:marBottom w:val="0"/>
              <w:divBdr>
                <w:top w:val="none" w:sz="0" w:space="0" w:color="auto"/>
                <w:left w:val="none" w:sz="0" w:space="0" w:color="auto"/>
                <w:bottom w:val="none" w:sz="0" w:space="0" w:color="auto"/>
                <w:right w:val="none" w:sz="0" w:space="0" w:color="auto"/>
              </w:divBdr>
            </w:div>
            <w:div w:id="641236622">
              <w:marLeft w:val="0"/>
              <w:marRight w:val="0"/>
              <w:marTop w:val="0"/>
              <w:marBottom w:val="0"/>
              <w:divBdr>
                <w:top w:val="none" w:sz="0" w:space="0" w:color="auto"/>
                <w:left w:val="none" w:sz="0" w:space="0" w:color="auto"/>
                <w:bottom w:val="none" w:sz="0" w:space="0" w:color="auto"/>
                <w:right w:val="none" w:sz="0" w:space="0" w:color="auto"/>
              </w:divBdr>
            </w:div>
            <w:div w:id="641889701">
              <w:marLeft w:val="0"/>
              <w:marRight w:val="0"/>
              <w:marTop w:val="0"/>
              <w:marBottom w:val="0"/>
              <w:divBdr>
                <w:top w:val="none" w:sz="0" w:space="0" w:color="auto"/>
                <w:left w:val="none" w:sz="0" w:space="0" w:color="auto"/>
                <w:bottom w:val="none" w:sz="0" w:space="0" w:color="auto"/>
                <w:right w:val="none" w:sz="0" w:space="0" w:color="auto"/>
              </w:divBdr>
            </w:div>
            <w:div w:id="642126381">
              <w:marLeft w:val="0"/>
              <w:marRight w:val="0"/>
              <w:marTop w:val="0"/>
              <w:marBottom w:val="0"/>
              <w:divBdr>
                <w:top w:val="none" w:sz="0" w:space="0" w:color="auto"/>
                <w:left w:val="none" w:sz="0" w:space="0" w:color="auto"/>
                <w:bottom w:val="none" w:sz="0" w:space="0" w:color="auto"/>
                <w:right w:val="none" w:sz="0" w:space="0" w:color="auto"/>
              </w:divBdr>
            </w:div>
            <w:div w:id="643236245">
              <w:marLeft w:val="0"/>
              <w:marRight w:val="0"/>
              <w:marTop w:val="0"/>
              <w:marBottom w:val="0"/>
              <w:divBdr>
                <w:top w:val="none" w:sz="0" w:space="0" w:color="auto"/>
                <w:left w:val="none" w:sz="0" w:space="0" w:color="auto"/>
                <w:bottom w:val="none" w:sz="0" w:space="0" w:color="auto"/>
                <w:right w:val="none" w:sz="0" w:space="0" w:color="auto"/>
              </w:divBdr>
            </w:div>
            <w:div w:id="643436350">
              <w:marLeft w:val="0"/>
              <w:marRight w:val="0"/>
              <w:marTop w:val="0"/>
              <w:marBottom w:val="0"/>
              <w:divBdr>
                <w:top w:val="none" w:sz="0" w:space="0" w:color="auto"/>
                <w:left w:val="none" w:sz="0" w:space="0" w:color="auto"/>
                <w:bottom w:val="none" w:sz="0" w:space="0" w:color="auto"/>
                <w:right w:val="none" w:sz="0" w:space="0" w:color="auto"/>
              </w:divBdr>
            </w:div>
            <w:div w:id="644046591">
              <w:marLeft w:val="0"/>
              <w:marRight w:val="0"/>
              <w:marTop w:val="0"/>
              <w:marBottom w:val="0"/>
              <w:divBdr>
                <w:top w:val="none" w:sz="0" w:space="0" w:color="auto"/>
                <w:left w:val="none" w:sz="0" w:space="0" w:color="auto"/>
                <w:bottom w:val="none" w:sz="0" w:space="0" w:color="auto"/>
                <w:right w:val="none" w:sz="0" w:space="0" w:color="auto"/>
              </w:divBdr>
            </w:div>
            <w:div w:id="644551254">
              <w:marLeft w:val="0"/>
              <w:marRight w:val="0"/>
              <w:marTop w:val="0"/>
              <w:marBottom w:val="0"/>
              <w:divBdr>
                <w:top w:val="none" w:sz="0" w:space="0" w:color="auto"/>
                <w:left w:val="none" w:sz="0" w:space="0" w:color="auto"/>
                <w:bottom w:val="none" w:sz="0" w:space="0" w:color="auto"/>
                <w:right w:val="none" w:sz="0" w:space="0" w:color="auto"/>
              </w:divBdr>
            </w:div>
            <w:div w:id="645353228">
              <w:marLeft w:val="0"/>
              <w:marRight w:val="0"/>
              <w:marTop w:val="0"/>
              <w:marBottom w:val="0"/>
              <w:divBdr>
                <w:top w:val="none" w:sz="0" w:space="0" w:color="auto"/>
                <w:left w:val="none" w:sz="0" w:space="0" w:color="auto"/>
                <w:bottom w:val="none" w:sz="0" w:space="0" w:color="auto"/>
                <w:right w:val="none" w:sz="0" w:space="0" w:color="auto"/>
              </w:divBdr>
            </w:div>
            <w:div w:id="646013180">
              <w:marLeft w:val="0"/>
              <w:marRight w:val="0"/>
              <w:marTop w:val="0"/>
              <w:marBottom w:val="0"/>
              <w:divBdr>
                <w:top w:val="none" w:sz="0" w:space="0" w:color="auto"/>
                <w:left w:val="none" w:sz="0" w:space="0" w:color="auto"/>
                <w:bottom w:val="none" w:sz="0" w:space="0" w:color="auto"/>
                <w:right w:val="none" w:sz="0" w:space="0" w:color="auto"/>
              </w:divBdr>
            </w:div>
            <w:div w:id="646477033">
              <w:marLeft w:val="0"/>
              <w:marRight w:val="0"/>
              <w:marTop w:val="0"/>
              <w:marBottom w:val="0"/>
              <w:divBdr>
                <w:top w:val="none" w:sz="0" w:space="0" w:color="auto"/>
                <w:left w:val="none" w:sz="0" w:space="0" w:color="auto"/>
                <w:bottom w:val="none" w:sz="0" w:space="0" w:color="auto"/>
                <w:right w:val="none" w:sz="0" w:space="0" w:color="auto"/>
              </w:divBdr>
            </w:div>
            <w:div w:id="646596019">
              <w:marLeft w:val="0"/>
              <w:marRight w:val="0"/>
              <w:marTop w:val="0"/>
              <w:marBottom w:val="0"/>
              <w:divBdr>
                <w:top w:val="none" w:sz="0" w:space="0" w:color="auto"/>
                <w:left w:val="none" w:sz="0" w:space="0" w:color="auto"/>
                <w:bottom w:val="none" w:sz="0" w:space="0" w:color="auto"/>
                <w:right w:val="none" w:sz="0" w:space="0" w:color="auto"/>
              </w:divBdr>
            </w:div>
            <w:div w:id="646709601">
              <w:marLeft w:val="0"/>
              <w:marRight w:val="0"/>
              <w:marTop w:val="0"/>
              <w:marBottom w:val="0"/>
              <w:divBdr>
                <w:top w:val="none" w:sz="0" w:space="0" w:color="auto"/>
                <w:left w:val="none" w:sz="0" w:space="0" w:color="auto"/>
                <w:bottom w:val="none" w:sz="0" w:space="0" w:color="auto"/>
                <w:right w:val="none" w:sz="0" w:space="0" w:color="auto"/>
              </w:divBdr>
              <w:divsChild>
                <w:div w:id="29036598">
                  <w:marLeft w:val="0"/>
                  <w:marRight w:val="0"/>
                  <w:marTop w:val="0"/>
                  <w:marBottom w:val="0"/>
                  <w:divBdr>
                    <w:top w:val="none" w:sz="0" w:space="0" w:color="auto"/>
                    <w:left w:val="none" w:sz="0" w:space="0" w:color="auto"/>
                    <w:bottom w:val="none" w:sz="0" w:space="0" w:color="auto"/>
                    <w:right w:val="none" w:sz="0" w:space="0" w:color="auto"/>
                  </w:divBdr>
                </w:div>
                <w:div w:id="890581694">
                  <w:marLeft w:val="0"/>
                  <w:marRight w:val="0"/>
                  <w:marTop w:val="0"/>
                  <w:marBottom w:val="0"/>
                  <w:divBdr>
                    <w:top w:val="none" w:sz="0" w:space="0" w:color="auto"/>
                    <w:left w:val="none" w:sz="0" w:space="0" w:color="auto"/>
                    <w:bottom w:val="none" w:sz="0" w:space="0" w:color="auto"/>
                    <w:right w:val="none" w:sz="0" w:space="0" w:color="auto"/>
                  </w:divBdr>
                </w:div>
                <w:div w:id="951783445">
                  <w:marLeft w:val="0"/>
                  <w:marRight w:val="0"/>
                  <w:marTop w:val="0"/>
                  <w:marBottom w:val="0"/>
                  <w:divBdr>
                    <w:top w:val="none" w:sz="0" w:space="0" w:color="auto"/>
                    <w:left w:val="none" w:sz="0" w:space="0" w:color="auto"/>
                    <w:bottom w:val="none" w:sz="0" w:space="0" w:color="auto"/>
                    <w:right w:val="none" w:sz="0" w:space="0" w:color="auto"/>
                  </w:divBdr>
                </w:div>
                <w:div w:id="2064712875">
                  <w:marLeft w:val="0"/>
                  <w:marRight w:val="0"/>
                  <w:marTop w:val="0"/>
                  <w:marBottom w:val="0"/>
                  <w:divBdr>
                    <w:top w:val="none" w:sz="0" w:space="0" w:color="auto"/>
                    <w:left w:val="none" w:sz="0" w:space="0" w:color="auto"/>
                    <w:bottom w:val="none" w:sz="0" w:space="0" w:color="auto"/>
                    <w:right w:val="none" w:sz="0" w:space="0" w:color="auto"/>
                  </w:divBdr>
                </w:div>
              </w:divsChild>
            </w:div>
            <w:div w:id="650791181">
              <w:marLeft w:val="0"/>
              <w:marRight w:val="0"/>
              <w:marTop w:val="0"/>
              <w:marBottom w:val="0"/>
              <w:divBdr>
                <w:top w:val="none" w:sz="0" w:space="0" w:color="auto"/>
                <w:left w:val="none" w:sz="0" w:space="0" w:color="auto"/>
                <w:bottom w:val="none" w:sz="0" w:space="0" w:color="auto"/>
                <w:right w:val="none" w:sz="0" w:space="0" w:color="auto"/>
              </w:divBdr>
            </w:div>
            <w:div w:id="652494008">
              <w:marLeft w:val="0"/>
              <w:marRight w:val="0"/>
              <w:marTop w:val="0"/>
              <w:marBottom w:val="0"/>
              <w:divBdr>
                <w:top w:val="none" w:sz="0" w:space="0" w:color="auto"/>
                <w:left w:val="none" w:sz="0" w:space="0" w:color="auto"/>
                <w:bottom w:val="none" w:sz="0" w:space="0" w:color="auto"/>
                <w:right w:val="none" w:sz="0" w:space="0" w:color="auto"/>
              </w:divBdr>
            </w:div>
            <w:div w:id="653030513">
              <w:marLeft w:val="0"/>
              <w:marRight w:val="0"/>
              <w:marTop w:val="0"/>
              <w:marBottom w:val="0"/>
              <w:divBdr>
                <w:top w:val="none" w:sz="0" w:space="0" w:color="auto"/>
                <w:left w:val="none" w:sz="0" w:space="0" w:color="auto"/>
                <w:bottom w:val="none" w:sz="0" w:space="0" w:color="auto"/>
                <w:right w:val="none" w:sz="0" w:space="0" w:color="auto"/>
              </w:divBdr>
            </w:div>
            <w:div w:id="653802157">
              <w:marLeft w:val="0"/>
              <w:marRight w:val="0"/>
              <w:marTop w:val="0"/>
              <w:marBottom w:val="0"/>
              <w:divBdr>
                <w:top w:val="none" w:sz="0" w:space="0" w:color="auto"/>
                <w:left w:val="none" w:sz="0" w:space="0" w:color="auto"/>
                <w:bottom w:val="none" w:sz="0" w:space="0" w:color="auto"/>
                <w:right w:val="none" w:sz="0" w:space="0" w:color="auto"/>
              </w:divBdr>
            </w:div>
            <w:div w:id="656803374">
              <w:marLeft w:val="0"/>
              <w:marRight w:val="0"/>
              <w:marTop w:val="0"/>
              <w:marBottom w:val="0"/>
              <w:divBdr>
                <w:top w:val="none" w:sz="0" w:space="0" w:color="auto"/>
                <w:left w:val="none" w:sz="0" w:space="0" w:color="auto"/>
                <w:bottom w:val="none" w:sz="0" w:space="0" w:color="auto"/>
                <w:right w:val="none" w:sz="0" w:space="0" w:color="auto"/>
              </w:divBdr>
            </w:div>
            <w:div w:id="658385449">
              <w:marLeft w:val="0"/>
              <w:marRight w:val="0"/>
              <w:marTop w:val="0"/>
              <w:marBottom w:val="0"/>
              <w:divBdr>
                <w:top w:val="none" w:sz="0" w:space="0" w:color="auto"/>
                <w:left w:val="none" w:sz="0" w:space="0" w:color="auto"/>
                <w:bottom w:val="none" w:sz="0" w:space="0" w:color="auto"/>
                <w:right w:val="none" w:sz="0" w:space="0" w:color="auto"/>
              </w:divBdr>
            </w:div>
            <w:div w:id="659231953">
              <w:marLeft w:val="0"/>
              <w:marRight w:val="0"/>
              <w:marTop w:val="0"/>
              <w:marBottom w:val="0"/>
              <w:divBdr>
                <w:top w:val="none" w:sz="0" w:space="0" w:color="auto"/>
                <w:left w:val="none" w:sz="0" w:space="0" w:color="auto"/>
                <w:bottom w:val="none" w:sz="0" w:space="0" w:color="auto"/>
                <w:right w:val="none" w:sz="0" w:space="0" w:color="auto"/>
              </w:divBdr>
            </w:div>
            <w:div w:id="659771336">
              <w:marLeft w:val="0"/>
              <w:marRight w:val="0"/>
              <w:marTop w:val="0"/>
              <w:marBottom w:val="0"/>
              <w:divBdr>
                <w:top w:val="none" w:sz="0" w:space="0" w:color="auto"/>
                <w:left w:val="none" w:sz="0" w:space="0" w:color="auto"/>
                <w:bottom w:val="none" w:sz="0" w:space="0" w:color="auto"/>
                <w:right w:val="none" w:sz="0" w:space="0" w:color="auto"/>
              </w:divBdr>
            </w:div>
            <w:div w:id="660543930">
              <w:marLeft w:val="0"/>
              <w:marRight w:val="0"/>
              <w:marTop w:val="0"/>
              <w:marBottom w:val="0"/>
              <w:divBdr>
                <w:top w:val="none" w:sz="0" w:space="0" w:color="auto"/>
                <w:left w:val="none" w:sz="0" w:space="0" w:color="auto"/>
                <w:bottom w:val="none" w:sz="0" w:space="0" w:color="auto"/>
                <w:right w:val="none" w:sz="0" w:space="0" w:color="auto"/>
              </w:divBdr>
            </w:div>
            <w:div w:id="661012185">
              <w:marLeft w:val="0"/>
              <w:marRight w:val="0"/>
              <w:marTop w:val="0"/>
              <w:marBottom w:val="0"/>
              <w:divBdr>
                <w:top w:val="none" w:sz="0" w:space="0" w:color="auto"/>
                <w:left w:val="none" w:sz="0" w:space="0" w:color="auto"/>
                <w:bottom w:val="none" w:sz="0" w:space="0" w:color="auto"/>
                <w:right w:val="none" w:sz="0" w:space="0" w:color="auto"/>
              </w:divBdr>
            </w:div>
            <w:div w:id="661588342">
              <w:marLeft w:val="0"/>
              <w:marRight w:val="0"/>
              <w:marTop w:val="0"/>
              <w:marBottom w:val="0"/>
              <w:divBdr>
                <w:top w:val="none" w:sz="0" w:space="0" w:color="auto"/>
                <w:left w:val="none" w:sz="0" w:space="0" w:color="auto"/>
                <w:bottom w:val="none" w:sz="0" w:space="0" w:color="auto"/>
                <w:right w:val="none" w:sz="0" w:space="0" w:color="auto"/>
              </w:divBdr>
            </w:div>
            <w:div w:id="664284586">
              <w:marLeft w:val="0"/>
              <w:marRight w:val="0"/>
              <w:marTop w:val="0"/>
              <w:marBottom w:val="0"/>
              <w:divBdr>
                <w:top w:val="none" w:sz="0" w:space="0" w:color="auto"/>
                <w:left w:val="none" w:sz="0" w:space="0" w:color="auto"/>
                <w:bottom w:val="none" w:sz="0" w:space="0" w:color="auto"/>
                <w:right w:val="none" w:sz="0" w:space="0" w:color="auto"/>
              </w:divBdr>
            </w:div>
            <w:div w:id="665715302">
              <w:marLeft w:val="0"/>
              <w:marRight w:val="0"/>
              <w:marTop w:val="0"/>
              <w:marBottom w:val="0"/>
              <w:divBdr>
                <w:top w:val="none" w:sz="0" w:space="0" w:color="auto"/>
                <w:left w:val="none" w:sz="0" w:space="0" w:color="auto"/>
                <w:bottom w:val="none" w:sz="0" w:space="0" w:color="auto"/>
                <w:right w:val="none" w:sz="0" w:space="0" w:color="auto"/>
              </w:divBdr>
            </w:div>
            <w:div w:id="667371009">
              <w:marLeft w:val="0"/>
              <w:marRight w:val="0"/>
              <w:marTop w:val="0"/>
              <w:marBottom w:val="0"/>
              <w:divBdr>
                <w:top w:val="none" w:sz="0" w:space="0" w:color="auto"/>
                <w:left w:val="none" w:sz="0" w:space="0" w:color="auto"/>
                <w:bottom w:val="none" w:sz="0" w:space="0" w:color="auto"/>
                <w:right w:val="none" w:sz="0" w:space="0" w:color="auto"/>
              </w:divBdr>
            </w:div>
            <w:div w:id="668102456">
              <w:marLeft w:val="0"/>
              <w:marRight w:val="0"/>
              <w:marTop w:val="0"/>
              <w:marBottom w:val="0"/>
              <w:divBdr>
                <w:top w:val="none" w:sz="0" w:space="0" w:color="auto"/>
                <w:left w:val="none" w:sz="0" w:space="0" w:color="auto"/>
                <w:bottom w:val="none" w:sz="0" w:space="0" w:color="auto"/>
                <w:right w:val="none" w:sz="0" w:space="0" w:color="auto"/>
              </w:divBdr>
            </w:div>
            <w:div w:id="669066888">
              <w:marLeft w:val="0"/>
              <w:marRight w:val="0"/>
              <w:marTop w:val="0"/>
              <w:marBottom w:val="0"/>
              <w:divBdr>
                <w:top w:val="none" w:sz="0" w:space="0" w:color="auto"/>
                <w:left w:val="none" w:sz="0" w:space="0" w:color="auto"/>
                <w:bottom w:val="none" w:sz="0" w:space="0" w:color="auto"/>
                <w:right w:val="none" w:sz="0" w:space="0" w:color="auto"/>
              </w:divBdr>
            </w:div>
            <w:div w:id="669336000">
              <w:marLeft w:val="0"/>
              <w:marRight w:val="0"/>
              <w:marTop w:val="0"/>
              <w:marBottom w:val="0"/>
              <w:divBdr>
                <w:top w:val="none" w:sz="0" w:space="0" w:color="auto"/>
                <w:left w:val="none" w:sz="0" w:space="0" w:color="auto"/>
                <w:bottom w:val="none" w:sz="0" w:space="0" w:color="auto"/>
                <w:right w:val="none" w:sz="0" w:space="0" w:color="auto"/>
              </w:divBdr>
            </w:div>
            <w:div w:id="674696697">
              <w:marLeft w:val="0"/>
              <w:marRight w:val="0"/>
              <w:marTop w:val="0"/>
              <w:marBottom w:val="0"/>
              <w:divBdr>
                <w:top w:val="none" w:sz="0" w:space="0" w:color="auto"/>
                <w:left w:val="none" w:sz="0" w:space="0" w:color="auto"/>
                <w:bottom w:val="none" w:sz="0" w:space="0" w:color="auto"/>
                <w:right w:val="none" w:sz="0" w:space="0" w:color="auto"/>
              </w:divBdr>
            </w:div>
            <w:div w:id="676662698">
              <w:marLeft w:val="0"/>
              <w:marRight w:val="0"/>
              <w:marTop w:val="0"/>
              <w:marBottom w:val="0"/>
              <w:divBdr>
                <w:top w:val="none" w:sz="0" w:space="0" w:color="auto"/>
                <w:left w:val="none" w:sz="0" w:space="0" w:color="auto"/>
                <w:bottom w:val="none" w:sz="0" w:space="0" w:color="auto"/>
                <w:right w:val="none" w:sz="0" w:space="0" w:color="auto"/>
              </w:divBdr>
            </w:div>
            <w:div w:id="679892352">
              <w:marLeft w:val="0"/>
              <w:marRight w:val="0"/>
              <w:marTop w:val="0"/>
              <w:marBottom w:val="0"/>
              <w:divBdr>
                <w:top w:val="none" w:sz="0" w:space="0" w:color="auto"/>
                <w:left w:val="none" w:sz="0" w:space="0" w:color="auto"/>
                <w:bottom w:val="none" w:sz="0" w:space="0" w:color="auto"/>
                <w:right w:val="none" w:sz="0" w:space="0" w:color="auto"/>
              </w:divBdr>
            </w:div>
            <w:div w:id="681055174">
              <w:marLeft w:val="0"/>
              <w:marRight w:val="0"/>
              <w:marTop w:val="0"/>
              <w:marBottom w:val="0"/>
              <w:divBdr>
                <w:top w:val="none" w:sz="0" w:space="0" w:color="auto"/>
                <w:left w:val="none" w:sz="0" w:space="0" w:color="auto"/>
                <w:bottom w:val="none" w:sz="0" w:space="0" w:color="auto"/>
                <w:right w:val="none" w:sz="0" w:space="0" w:color="auto"/>
              </w:divBdr>
            </w:div>
            <w:div w:id="681199969">
              <w:marLeft w:val="0"/>
              <w:marRight w:val="0"/>
              <w:marTop w:val="0"/>
              <w:marBottom w:val="0"/>
              <w:divBdr>
                <w:top w:val="none" w:sz="0" w:space="0" w:color="auto"/>
                <w:left w:val="none" w:sz="0" w:space="0" w:color="auto"/>
                <w:bottom w:val="none" w:sz="0" w:space="0" w:color="auto"/>
                <w:right w:val="none" w:sz="0" w:space="0" w:color="auto"/>
              </w:divBdr>
            </w:div>
            <w:div w:id="681932038">
              <w:marLeft w:val="0"/>
              <w:marRight w:val="0"/>
              <w:marTop w:val="0"/>
              <w:marBottom w:val="0"/>
              <w:divBdr>
                <w:top w:val="none" w:sz="0" w:space="0" w:color="auto"/>
                <w:left w:val="none" w:sz="0" w:space="0" w:color="auto"/>
                <w:bottom w:val="none" w:sz="0" w:space="0" w:color="auto"/>
                <w:right w:val="none" w:sz="0" w:space="0" w:color="auto"/>
              </w:divBdr>
            </w:div>
            <w:div w:id="681972056">
              <w:marLeft w:val="0"/>
              <w:marRight w:val="0"/>
              <w:marTop w:val="0"/>
              <w:marBottom w:val="0"/>
              <w:divBdr>
                <w:top w:val="none" w:sz="0" w:space="0" w:color="auto"/>
                <w:left w:val="none" w:sz="0" w:space="0" w:color="auto"/>
                <w:bottom w:val="none" w:sz="0" w:space="0" w:color="auto"/>
                <w:right w:val="none" w:sz="0" w:space="0" w:color="auto"/>
              </w:divBdr>
            </w:div>
            <w:div w:id="682976371">
              <w:marLeft w:val="0"/>
              <w:marRight w:val="0"/>
              <w:marTop w:val="0"/>
              <w:marBottom w:val="0"/>
              <w:divBdr>
                <w:top w:val="none" w:sz="0" w:space="0" w:color="auto"/>
                <w:left w:val="none" w:sz="0" w:space="0" w:color="auto"/>
                <w:bottom w:val="none" w:sz="0" w:space="0" w:color="auto"/>
                <w:right w:val="none" w:sz="0" w:space="0" w:color="auto"/>
              </w:divBdr>
            </w:div>
            <w:div w:id="684868638">
              <w:marLeft w:val="0"/>
              <w:marRight w:val="0"/>
              <w:marTop w:val="0"/>
              <w:marBottom w:val="0"/>
              <w:divBdr>
                <w:top w:val="none" w:sz="0" w:space="0" w:color="auto"/>
                <w:left w:val="none" w:sz="0" w:space="0" w:color="auto"/>
                <w:bottom w:val="none" w:sz="0" w:space="0" w:color="auto"/>
                <w:right w:val="none" w:sz="0" w:space="0" w:color="auto"/>
              </w:divBdr>
            </w:div>
            <w:div w:id="684940858">
              <w:marLeft w:val="0"/>
              <w:marRight w:val="0"/>
              <w:marTop w:val="0"/>
              <w:marBottom w:val="0"/>
              <w:divBdr>
                <w:top w:val="none" w:sz="0" w:space="0" w:color="auto"/>
                <w:left w:val="none" w:sz="0" w:space="0" w:color="auto"/>
                <w:bottom w:val="none" w:sz="0" w:space="0" w:color="auto"/>
                <w:right w:val="none" w:sz="0" w:space="0" w:color="auto"/>
              </w:divBdr>
            </w:div>
            <w:div w:id="687213960">
              <w:marLeft w:val="0"/>
              <w:marRight w:val="0"/>
              <w:marTop w:val="0"/>
              <w:marBottom w:val="0"/>
              <w:divBdr>
                <w:top w:val="none" w:sz="0" w:space="0" w:color="auto"/>
                <w:left w:val="none" w:sz="0" w:space="0" w:color="auto"/>
                <w:bottom w:val="none" w:sz="0" w:space="0" w:color="auto"/>
                <w:right w:val="none" w:sz="0" w:space="0" w:color="auto"/>
              </w:divBdr>
            </w:div>
            <w:div w:id="687760112">
              <w:marLeft w:val="0"/>
              <w:marRight w:val="0"/>
              <w:marTop w:val="0"/>
              <w:marBottom w:val="0"/>
              <w:divBdr>
                <w:top w:val="none" w:sz="0" w:space="0" w:color="auto"/>
                <w:left w:val="none" w:sz="0" w:space="0" w:color="auto"/>
                <w:bottom w:val="none" w:sz="0" w:space="0" w:color="auto"/>
                <w:right w:val="none" w:sz="0" w:space="0" w:color="auto"/>
              </w:divBdr>
            </w:div>
            <w:div w:id="688602295">
              <w:marLeft w:val="0"/>
              <w:marRight w:val="0"/>
              <w:marTop w:val="0"/>
              <w:marBottom w:val="0"/>
              <w:divBdr>
                <w:top w:val="none" w:sz="0" w:space="0" w:color="auto"/>
                <w:left w:val="none" w:sz="0" w:space="0" w:color="auto"/>
                <w:bottom w:val="none" w:sz="0" w:space="0" w:color="auto"/>
                <w:right w:val="none" w:sz="0" w:space="0" w:color="auto"/>
              </w:divBdr>
            </w:div>
            <w:div w:id="688677631">
              <w:marLeft w:val="0"/>
              <w:marRight w:val="0"/>
              <w:marTop w:val="0"/>
              <w:marBottom w:val="0"/>
              <w:divBdr>
                <w:top w:val="none" w:sz="0" w:space="0" w:color="auto"/>
                <w:left w:val="none" w:sz="0" w:space="0" w:color="auto"/>
                <w:bottom w:val="none" w:sz="0" w:space="0" w:color="auto"/>
                <w:right w:val="none" w:sz="0" w:space="0" w:color="auto"/>
              </w:divBdr>
            </w:div>
            <w:div w:id="688718684">
              <w:marLeft w:val="0"/>
              <w:marRight w:val="0"/>
              <w:marTop w:val="0"/>
              <w:marBottom w:val="0"/>
              <w:divBdr>
                <w:top w:val="none" w:sz="0" w:space="0" w:color="auto"/>
                <w:left w:val="none" w:sz="0" w:space="0" w:color="auto"/>
                <w:bottom w:val="none" w:sz="0" w:space="0" w:color="auto"/>
                <w:right w:val="none" w:sz="0" w:space="0" w:color="auto"/>
              </w:divBdr>
            </w:div>
            <w:div w:id="689256063">
              <w:marLeft w:val="0"/>
              <w:marRight w:val="0"/>
              <w:marTop w:val="0"/>
              <w:marBottom w:val="0"/>
              <w:divBdr>
                <w:top w:val="none" w:sz="0" w:space="0" w:color="auto"/>
                <w:left w:val="none" w:sz="0" w:space="0" w:color="auto"/>
                <w:bottom w:val="none" w:sz="0" w:space="0" w:color="auto"/>
                <w:right w:val="none" w:sz="0" w:space="0" w:color="auto"/>
              </w:divBdr>
            </w:div>
            <w:div w:id="690640906">
              <w:marLeft w:val="0"/>
              <w:marRight w:val="0"/>
              <w:marTop w:val="0"/>
              <w:marBottom w:val="0"/>
              <w:divBdr>
                <w:top w:val="none" w:sz="0" w:space="0" w:color="auto"/>
                <w:left w:val="none" w:sz="0" w:space="0" w:color="auto"/>
                <w:bottom w:val="none" w:sz="0" w:space="0" w:color="auto"/>
                <w:right w:val="none" w:sz="0" w:space="0" w:color="auto"/>
              </w:divBdr>
            </w:div>
            <w:div w:id="690960387">
              <w:marLeft w:val="0"/>
              <w:marRight w:val="0"/>
              <w:marTop w:val="0"/>
              <w:marBottom w:val="0"/>
              <w:divBdr>
                <w:top w:val="none" w:sz="0" w:space="0" w:color="auto"/>
                <w:left w:val="none" w:sz="0" w:space="0" w:color="auto"/>
                <w:bottom w:val="none" w:sz="0" w:space="0" w:color="auto"/>
                <w:right w:val="none" w:sz="0" w:space="0" w:color="auto"/>
              </w:divBdr>
            </w:div>
            <w:div w:id="691758993">
              <w:marLeft w:val="0"/>
              <w:marRight w:val="0"/>
              <w:marTop w:val="0"/>
              <w:marBottom w:val="0"/>
              <w:divBdr>
                <w:top w:val="none" w:sz="0" w:space="0" w:color="auto"/>
                <w:left w:val="none" w:sz="0" w:space="0" w:color="auto"/>
                <w:bottom w:val="none" w:sz="0" w:space="0" w:color="auto"/>
                <w:right w:val="none" w:sz="0" w:space="0" w:color="auto"/>
              </w:divBdr>
            </w:div>
            <w:div w:id="691763652">
              <w:marLeft w:val="0"/>
              <w:marRight w:val="0"/>
              <w:marTop w:val="0"/>
              <w:marBottom w:val="0"/>
              <w:divBdr>
                <w:top w:val="none" w:sz="0" w:space="0" w:color="auto"/>
                <w:left w:val="none" w:sz="0" w:space="0" w:color="auto"/>
                <w:bottom w:val="none" w:sz="0" w:space="0" w:color="auto"/>
                <w:right w:val="none" w:sz="0" w:space="0" w:color="auto"/>
              </w:divBdr>
            </w:div>
            <w:div w:id="696466337">
              <w:marLeft w:val="0"/>
              <w:marRight w:val="0"/>
              <w:marTop w:val="0"/>
              <w:marBottom w:val="0"/>
              <w:divBdr>
                <w:top w:val="none" w:sz="0" w:space="0" w:color="auto"/>
                <w:left w:val="none" w:sz="0" w:space="0" w:color="auto"/>
                <w:bottom w:val="none" w:sz="0" w:space="0" w:color="auto"/>
                <w:right w:val="none" w:sz="0" w:space="0" w:color="auto"/>
              </w:divBdr>
            </w:div>
            <w:div w:id="698505964">
              <w:marLeft w:val="0"/>
              <w:marRight w:val="0"/>
              <w:marTop w:val="0"/>
              <w:marBottom w:val="0"/>
              <w:divBdr>
                <w:top w:val="none" w:sz="0" w:space="0" w:color="auto"/>
                <w:left w:val="none" w:sz="0" w:space="0" w:color="auto"/>
                <w:bottom w:val="none" w:sz="0" w:space="0" w:color="auto"/>
                <w:right w:val="none" w:sz="0" w:space="0" w:color="auto"/>
              </w:divBdr>
            </w:div>
            <w:div w:id="699361801">
              <w:marLeft w:val="0"/>
              <w:marRight w:val="0"/>
              <w:marTop w:val="0"/>
              <w:marBottom w:val="0"/>
              <w:divBdr>
                <w:top w:val="none" w:sz="0" w:space="0" w:color="auto"/>
                <w:left w:val="none" w:sz="0" w:space="0" w:color="auto"/>
                <w:bottom w:val="none" w:sz="0" w:space="0" w:color="auto"/>
                <w:right w:val="none" w:sz="0" w:space="0" w:color="auto"/>
              </w:divBdr>
            </w:div>
            <w:div w:id="699402899">
              <w:marLeft w:val="0"/>
              <w:marRight w:val="0"/>
              <w:marTop w:val="0"/>
              <w:marBottom w:val="0"/>
              <w:divBdr>
                <w:top w:val="none" w:sz="0" w:space="0" w:color="auto"/>
                <w:left w:val="none" w:sz="0" w:space="0" w:color="auto"/>
                <w:bottom w:val="none" w:sz="0" w:space="0" w:color="auto"/>
                <w:right w:val="none" w:sz="0" w:space="0" w:color="auto"/>
              </w:divBdr>
            </w:div>
            <w:div w:id="699664794">
              <w:marLeft w:val="0"/>
              <w:marRight w:val="0"/>
              <w:marTop w:val="0"/>
              <w:marBottom w:val="0"/>
              <w:divBdr>
                <w:top w:val="none" w:sz="0" w:space="0" w:color="auto"/>
                <w:left w:val="none" w:sz="0" w:space="0" w:color="auto"/>
                <w:bottom w:val="none" w:sz="0" w:space="0" w:color="auto"/>
                <w:right w:val="none" w:sz="0" w:space="0" w:color="auto"/>
              </w:divBdr>
            </w:div>
            <w:div w:id="699669107">
              <w:marLeft w:val="0"/>
              <w:marRight w:val="0"/>
              <w:marTop w:val="0"/>
              <w:marBottom w:val="0"/>
              <w:divBdr>
                <w:top w:val="none" w:sz="0" w:space="0" w:color="auto"/>
                <w:left w:val="none" w:sz="0" w:space="0" w:color="auto"/>
                <w:bottom w:val="none" w:sz="0" w:space="0" w:color="auto"/>
                <w:right w:val="none" w:sz="0" w:space="0" w:color="auto"/>
              </w:divBdr>
            </w:div>
            <w:div w:id="700134462">
              <w:marLeft w:val="0"/>
              <w:marRight w:val="0"/>
              <w:marTop w:val="0"/>
              <w:marBottom w:val="0"/>
              <w:divBdr>
                <w:top w:val="none" w:sz="0" w:space="0" w:color="auto"/>
                <w:left w:val="none" w:sz="0" w:space="0" w:color="auto"/>
                <w:bottom w:val="none" w:sz="0" w:space="0" w:color="auto"/>
                <w:right w:val="none" w:sz="0" w:space="0" w:color="auto"/>
              </w:divBdr>
            </w:div>
            <w:div w:id="705565986">
              <w:marLeft w:val="0"/>
              <w:marRight w:val="0"/>
              <w:marTop w:val="0"/>
              <w:marBottom w:val="0"/>
              <w:divBdr>
                <w:top w:val="none" w:sz="0" w:space="0" w:color="auto"/>
                <w:left w:val="none" w:sz="0" w:space="0" w:color="auto"/>
                <w:bottom w:val="none" w:sz="0" w:space="0" w:color="auto"/>
                <w:right w:val="none" w:sz="0" w:space="0" w:color="auto"/>
              </w:divBdr>
            </w:div>
            <w:div w:id="707415090">
              <w:marLeft w:val="0"/>
              <w:marRight w:val="0"/>
              <w:marTop w:val="0"/>
              <w:marBottom w:val="0"/>
              <w:divBdr>
                <w:top w:val="none" w:sz="0" w:space="0" w:color="auto"/>
                <w:left w:val="none" w:sz="0" w:space="0" w:color="auto"/>
                <w:bottom w:val="none" w:sz="0" w:space="0" w:color="auto"/>
                <w:right w:val="none" w:sz="0" w:space="0" w:color="auto"/>
              </w:divBdr>
            </w:div>
            <w:div w:id="707416344">
              <w:marLeft w:val="0"/>
              <w:marRight w:val="0"/>
              <w:marTop w:val="0"/>
              <w:marBottom w:val="0"/>
              <w:divBdr>
                <w:top w:val="none" w:sz="0" w:space="0" w:color="auto"/>
                <w:left w:val="none" w:sz="0" w:space="0" w:color="auto"/>
                <w:bottom w:val="none" w:sz="0" w:space="0" w:color="auto"/>
                <w:right w:val="none" w:sz="0" w:space="0" w:color="auto"/>
              </w:divBdr>
            </w:div>
            <w:div w:id="711811503">
              <w:marLeft w:val="0"/>
              <w:marRight w:val="0"/>
              <w:marTop w:val="0"/>
              <w:marBottom w:val="0"/>
              <w:divBdr>
                <w:top w:val="none" w:sz="0" w:space="0" w:color="auto"/>
                <w:left w:val="none" w:sz="0" w:space="0" w:color="auto"/>
                <w:bottom w:val="none" w:sz="0" w:space="0" w:color="auto"/>
                <w:right w:val="none" w:sz="0" w:space="0" w:color="auto"/>
              </w:divBdr>
            </w:div>
            <w:div w:id="714233427">
              <w:marLeft w:val="0"/>
              <w:marRight w:val="0"/>
              <w:marTop w:val="0"/>
              <w:marBottom w:val="0"/>
              <w:divBdr>
                <w:top w:val="none" w:sz="0" w:space="0" w:color="auto"/>
                <w:left w:val="none" w:sz="0" w:space="0" w:color="auto"/>
                <w:bottom w:val="none" w:sz="0" w:space="0" w:color="auto"/>
                <w:right w:val="none" w:sz="0" w:space="0" w:color="auto"/>
              </w:divBdr>
            </w:div>
            <w:div w:id="714350478">
              <w:marLeft w:val="0"/>
              <w:marRight w:val="0"/>
              <w:marTop w:val="0"/>
              <w:marBottom w:val="0"/>
              <w:divBdr>
                <w:top w:val="none" w:sz="0" w:space="0" w:color="auto"/>
                <w:left w:val="none" w:sz="0" w:space="0" w:color="auto"/>
                <w:bottom w:val="none" w:sz="0" w:space="0" w:color="auto"/>
                <w:right w:val="none" w:sz="0" w:space="0" w:color="auto"/>
              </w:divBdr>
            </w:div>
            <w:div w:id="716784478">
              <w:marLeft w:val="0"/>
              <w:marRight w:val="0"/>
              <w:marTop w:val="0"/>
              <w:marBottom w:val="0"/>
              <w:divBdr>
                <w:top w:val="none" w:sz="0" w:space="0" w:color="auto"/>
                <w:left w:val="none" w:sz="0" w:space="0" w:color="auto"/>
                <w:bottom w:val="none" w:sz="0" w:space="0" w:color="auto"/>
                <w:right w:val="none" w:sz="0" w:space="0" w:color="auto"/>
              </w:divBdr>
            </w:div>
            <w:div w:id="716785103">
              <w:marLeft w:val="0"/>
              <w:marRight w:val="0"/>
              <w:marTop w:val="0"/>
              <w:marBottom w:val="0"/>
              <w:divBdr>
                <w:top w:val="none" w:sz="0" w:space="0" w:color="auto"/>
                <w:left w:val="none" w:sz="0" w:space="0" w:color="auto"/>
                <w:bottom w:val="none" w:sz="0" w:space="0" w:color="auto"/>
                <w:right w:val="none" w:sz="0" w:space="0" w:color="auto"/>
              </w:divBdr>
            </w:div>
            <w:div w:id="718361412">
              <w:marLeft w:val="0"/>
              <w:marRight w:val="0"/>
              <w:marTop w:val="0"/>
              <w:marBottom w:val="0"/>
              <w:divBdr>
                <w:top w:val="none" w:sz="0" w:space="0" w:color="auto"/>
                <w:left w:val="none" w:sz="0" w:space="0" w:color="auto"/>
                <w:bottom w:val="none" w:sz="0" w:space="0" w:color="auto"/>
                <w:right w:val="none" w:sz="0" w:space="0" w:color="auto"/>
              </w:divBdr>
            </w:div>
            <w:div w:id="719209610">
              <w:marLeft w:val="0"/>
              <w:marRight w:val="0"/>
              <w:marTop w:val="0"/>
              <w:marBottom w:val="0"/>
              <w:divBdr>
                <w:top w:val="none" w:sz="0" w:space="0" w:color="auto"/>
                <w:left w:val="none" w:sz="0" w:space="0" w:color="auto"/>
                <w:bottom w:val="none" w:sz="0" w:space="0" w:color="auto"/>
                <w:right w:val="none" w:sz="0" w:space="0" w:color="auto"/>
              </w:divBdr>
            </w:div>
            <w:div w:id="719472907">
              <w:marLeft w:val="0"/>
              <w:marRight w:val="0"/>
              <w:marTop w:val="0"/>
              <w:marBottom w:val="0"/>
              <w:divBdr>
                <w:top w:val="none" w:sz="0" w:space="0" w:color="auto"/>
                <w:left w:val="none" w:sz="0" w:space="0" w:color="auto"/>
                <w:bottom w:val="none" w:sz="0" w:space="0" w:color="auto"/>
                <w:right w:val="none" w:sz="0" w:space="0" w:color="auto"/>
              </w:divBdr>
            </w:div>
            <w:div w:id="720444295">
              <w:marLeft w:val="0"/>
              <w:marRight w:val="0"/>
              <w:marTop w:val="0"/>
              <w:marBottom w:val="0"/>
              <w:divBdr>
                <w:top w:val="none" w:sz="0" w:space="0" w:color="auto"/>
                <w:left w:val="none" w:sz="0" w:space="0" w:color="auto"/>
                <w:bottom w:val="none" w:sz="0" w:space="0" w:color="auto"/>
                <w:right w:val="none" w:sz="0" w:space="0" w:color="auto"/>
              </w:divBdr>
            </w:div>
            <w:div w:id="721170113">
              <w:marLeft w:val="0"/>
              <w:marRight w:val="0"/>
              <w:marTop w:val="0"/>
              <w:marBottom w:val="0"/>
              <w:divBdr>
                <w:top w:val="none" w:sz="0" w:space="0" w:color="auto"/>
                <w:left w:val="none" w:sz="0" w:space="0" w:color="auto"/>
                <w:bottom w:val="none" w:sz="0" w:space="0" w:color="auto"/>
                <w:right w:val="none" w:sz="0" w:space="0" w:color="auto"/>
              </w:divBdr>
            </w:div>
            <w:div w:id="723143921">
              <w:marLeft w:val="0"/>
              <w:marRight w:val="0"/>
              <w:marTop w:val="0"/>
              <w:marBottom w:val="0"/>
              <w:divBdr>
                <w:top w:val="none" w:sz="0" w:space="0" w:color="auto"/>
                <w:left w:val="none" w:sz="0" w:space="0" w:color="auto"/>
                <w:bottom w:val="none" w:sz="0" w:space="0" w:color="auto"/>
                <w:right w:val="none" w:sz="0" w:space="0" w:color="auto"/>
              </w:divBdr>
            </w:div>
            <w:div w:id="724908258">
              <w:marLeft w:val="0"/>
              <w:marRight w:val="0"/>
              <w:marTop w:val="0"/>
              <w:marBottom w:val="0"/>
              <w:divBdr>
                <w:top w:val="none" w:sz="0" w:space="0" w:color="auto"/>
                <w:left w:val="none" w:sz="0" w:space="0" w:color="auto"/>
                <w:bottom w:val="none" w:sz="0" w:space="0" w:color="auto"/>
                <w:right w:val="none" w:sz="0" w:space="0" w:color="auto"/>
              </w:divBdr>
            </w:div>
            <w:div w:id="724914657">
              <w:marLeft w:val="0"/>
              <w:marRight w:val="0"/>
              <w:marTop w:val="0"/>
              <w:marBottom w:val="0"/>
              <w:divBdr>
                <w:top w:val="none" w:sz="0" w:space="0" w:color="auto"/>
                <w:left w:val="none" w:sz="0" w:space="0" w:color="auto"/>
                <w:bottom w:val="none" w:sz="0" w:space="0" w:color="auto"/>
                <w:right w:val="none" w:sz="0" w:space="0" w:color="auto"/>
              </w:divBdr>
            </w:div>
            <w:div w:id="726032939">
              <w:marLeft w:val="0"/>
              <w:marRight w:val="0"/>
              <w:marTop w:val="0"/>
              <w:marBottom w:val="0"/>
              <w:divBdr>
                <w:top w:val="none" w:sz="0" w:space="0" w:color="auto"/>
                <w:left w:val="none" w:sz="0" w:space="0" w:color="auto"/>
                <w:bottom w:val="none" w:sz="0" w:space="0" w:color="auto"/>
                <w:right w:val="none" w:sz="0" w:space="0" w:color="auto"/>
              </w:divBdr>
            </w:div>
            <w:div w:id="728529076">
              <w:marLeft w:val="0"/>
              <w:marRight w:val="0"/>
              <w:marTop w:val="0"/>
              <w:marBottom w:val="0"/>
              <w:divBdr>
                <w:top w:val="none" w:sz="0" w:space="0" w:color="auto"/>
                <w:left w:val="none" w:sz="0" w:space="0" w:color="auto"/>
                <w:bottom w:val="none" w:sz="0" w:space="0" w:color="auto"/>
                <w:right w:val="none" w:sz="0" w:space="0" w:color="auto"/>
              </w:divBdr>
            </w:div>
            <w:div w:id="731775554">
              <w:marLeft w:val="0"/>
              <w:marRight w:val="0"/>
              <w:marTop w:val="0"/>
              <w:marBottom w:val="0"/>
              <w:divBdr>
                <w:top w:val="none" w:sz="0" w:space="0" w:color="auto"/>
                <w:left w:val="none" w:sz="0" w:space="0" w:color="auto"/>
                <w:bottom w:val="none" w:sz="0" w:space="0" w:color="auto"/>
                <w:right w:val="none" w:sz="0" w:space="0" w:color="auto"/>
              </w:divBdr>
            </w:div>
            <w:div w:id="732391696">
              <w:marLeft w:val="0"/>
              <w:marRight w:val="0"/>
              <w:marTop w:val="0"/>
              <w:marBottom w:val="0"/>
              <w:divBdr>
                <w:top w:val="none" w:sz="0" w:space="0" w:color="auto"/>
                <w:left w:val="none" w:sz="0" w:space="0" w:color="auto"/>
                <w:bottom w:val="none" w:sz="0" w:space="0" w:color="auto"/>
                <w:right w:val="none" w:sz="0" w:space="0" w:color="auto"/>
              </w:divBdr>
            </w:div>
            <w:div w:id="732698566">
              <w:marLeft w:val="0"/>
              <w:marRight w:val="0"/>
              <w:marTop w:val="0"/>
              <w:marBottom w:val="0"/>
              <w:divBdr>
                <w:top w:val="none" w:sz="0" w:space="0" w:color="auto"/>
                <w:left w:val="none" w:sz="0" w:space="0" w:color="auto"/>
                <w:bottom w:val="none" w:sz="0" w:space="0" w:color="auto"/>
                <w:right w:val="none" w:sz="0" w:space="0" w:color="auto"/>
              </w:divBdr>
            </w:div>
            <w:div w:id="735053495">
              <w:marLeft w:val="0"/>
              <w:marRight w:val="0"/>
              <w:marTop w:val="0"/>
              <w:marBottom w:val="0"/>
              <w:divBdr>
                <w:top w:val="none" w:sz="0" w:space="0" w:color="auto"/>
                <w:left w:val="none" w:sz="0" w:space="0" w:color="auto"/>
                <w:bottom w:val="none" w:sz="0" w:space="0" w:color="auto"/>
                <w:right w:val="none" w:sz="0" w:space="0" w:color="auto"/>
              </w:divBdr>
            </w:div>
            <w:div w:id="738132558">
              <w:marLeft w:val="0"/>
              <w:marRight w:val="0"/>
              <w:marTop w:val="0"/>
              <w:marBottom w:val="0"/>
              <w:divBdr>
                <w:top w:val="none" w:sz="0" w:space="0" w:color="auto"/>
                <w:left w:val="none" w:sz="0" w:space="0" w:color="auto"/>
                <w:bottom w:val="none" w:sz="0" w:space="0" w:color="auto"/>
                <w:right w:val="none" w:sz="0" w:space="0" w:color="auto"/>
              </w:divBdr>
            </w:div>
            <w:div w:id="738790194">
              <w:marLeft w:val="0"/>
              <w:marRight w:val="0"/>
              <w:marTop w:val="0"/>
              <w:marBottom w:val="0"/>
              <w:divBdr>
                <w:top w:val="none" w:sz="0" w:space="0" w:color="auto"/>
                <w:left w:val="none" w:sz="0" w:space="0" w:color="auto"/>
                <w:bottom w:val="none" w:sz="0" w:space="0" w:color="auto"/>
                <w:right w:val="none" w:sz="0" w:space="0" w:color="auto"/>
              </w:divBdr>
            </w:div>
            <w:div w:id="739138509">
              <w:marLeft w:val="0"/>
              <w:marRight w:val="0"/>
              <w:marTop w:val="0"/>
              <w:marBottom w:val="0"/>
              <w:divBdr>
                <w:top w:val="none" w:sz="0" w:space="0" w:color="auto"/>
                <w:left w:val="none" w:sz="0" w:space="0" w:color="auto"/>
                <w:bottom w:val="none" w:sz="0" w:space="0" w:color="auto"/>
                <w:right w:val="none" w:sz="0" w:space="0" w:color="auto"/>
              </w:divBdr>
            </w:div>
            <w:div w:id="740565812">
              <w:marLeft w:val="0"/>
              <w:marRight w:val="0"/>
              <w:marTop w:val="0"/>
              <w:marBottom w:val="0"/>
              <w:divBdr>
                <w:top w:val="none" w:sz="0" w:space="0" w:color="auto"/>
                <w:left w:val="none" w:sz="0" w:space="0" w:color="auto"/>
                <w:bottom w:val="none" w:sz="0" w:space="0" w:color="auto"/>
                <w:right w:val="none" w:sz="0" w:space="0" w:color="auto"/>
              </w:divBdr>
            </w:div>
            <w:div w:id="741949570">
              <w:marLeft w:val="0"/>
              <w:marRight w:val="0"/>
              <w:marTop w:val="0"/>
              <w:marBottom w:val="0"/>
              <w:divBdr>
                <w:top w:val="none" w:sz="0" w:space="0" w:color="auto"/>
                <w:left w:val="none" w:sz="0" w:space="0" w:color="auto"/>
                <w:bottom w:val="none" w:sz="0" w:space="0" w:color="auto"/>
                <w:right w:val="none" w:sz="0" w:space="0" w:color="auto"/>
              </w:divBdr>
            </w:div>
            <w:div w:id="742945825">
              <w:marLeft w:val="0"/>
              <w:marRight w:val="0"/>
              <w:marTop w:val="0"/>
              <w:marBottom w:val="0"/>
              <w:divBdr>
                <w:top w:val="none" w:sz="0" w:space="0" w:color="auto"/>
                <w:left w:val="none" w:sz="0" w:space="0" w:color="auto"/>
                <w:bottom w:val="none" w:sz="0" w:space="0" w:color="auto"/>
                <w:right w:val="none" w:sz="0" w:space="0" w:color="auto"/>
              </w:divBdr>
            </w:div>
            <w:div w:id="745418501">
              <w:marLeft w:val="0"/>
              <w:marRight w:val="0"/>
              <w:marTop w:val="0"/>
              <w:marBottom w:val="0"/>
              <w:divBdr>
                <w:top w:val="none" w:sz="0" w:space="0" w:color="auto"/>
                <w:left w:val="none" w:sz="0" w:space="0" w:color="auto"/>
                <w:bottom w:val="none" w:sz="0" w:space="0" w:color="auto"/>
                <w:right w:val="none" w:sz="0" w:space="0" w:color="auto"/>
              </w:divBdr>
            </w:div>
            <w:div w:id="747073984">
              <w:marLeft w:val="0"/>
              <w:marRight w:val="0"/>
              <w:marTop w:val="0"/>
              <w:marBottom w:val="0"/>
              <w:divBdr>
                <w:top w:val="none" w:sz="0" w:space="0" w:color="auto"/>
                <w:left w:val="none" w:sz="0" w:space="0" w:color="auto"/>
                <w:bottom w:val="none" w:sz="0" w:space="0" w:color="auto"/>
                <w:right w:val="none" w:sz="0" w:space="0" w:color="auto"/>
              </w:divBdr>
            </w:div>
            <w:div w:id="750154631">
              <w:marLeft w:val="0"/>
              <w:marRight w:val="0"/>
              <w:marTop w:val="0"/>
              <w:marBottom w:val="0"/>
              <w:divBdr>
                <w:top w:val="none" w:sz="0" w:space="0" w:color="auto"/>
                <w:left w:val="none" w:sz="0" w:space="0" w:color="auto"/>
                <w:bottom w:val="none" w:sz="0" w:space="0" w:color="auto"/>
                <w:right w:val="none" w:sz="0" w:space="0" w:color="auto"/>
              </w:divBdr>
            </w:div>
            <w:div w:id="751120244">
              <w:marLeft w:val="0"/>
              <w:marRight w:val="0"/>
              <w:marTop w:val="0"/>
              <w:marBottom w:val="0"/>
              <w:divBdr>
                <w:top w:val="none" w:sz="0" w:space="0" w:color="auto"/>
                <w:left w:val="none" w:sz="0" w:space="0" w:color="auto"/>
                <w:bottom w:val="none" w:sz="0" w:space="0" w:color="auto"/>
                <w:right w:val="none" w:sz="0" w:space="0" w:color="auto"/>
              </w:divBdr>
            </w:div>
            <w:div w:id="751466484">
              <w:marLeft w:val="0"/>
              <w:marRight w:val="0"/>
              <w:marTop w:val="0"/>
              <w:marBottom w:val="0"/>
              <w:divBdr>
                <w:top w:val="none" w:sz="0" w:space="0" w:color="auto"/>
                <w:left w:val="none" w:sz="0" w:space="0" w:color="auto"/>
                <w:bottom w:val="none" w:sz="0" w:space="0" w:color="auto"/>
                <w:right w:val="none" w:sz="0" w:space="0" w:color="auto"/>
              </w:divBdr>
            </w:div>
            <w:div w:id="753168677">
              <w:marLeft w:val="0"/>
              <w:marRight w:val="0"/>
              <w:marTop w:val="0"/>
              <w:marBottom w:val="0"/>
              <w:divBdr>
                <w:top w:val="none" w:sz="0" w:space="0" w:color="auto"/>
                <w:left w:val="none" w:sz="0" w:space="0" w:color="auto"/>
                <w:bottom w:val="none" w:sz="0" w:space="0" w:color="auto"/>
                <w:right w:val="none" w:sz="0" w:space="0" w:color="auto"/>
              </w:divBdr>
            </w:div>
            <w:div w:id="753550951">
              <w:marLeft w:val="0"/>
              <w:marRight w:val="0"/>
              <w:marTop w:val="0"/>
              <w:marBottom w:val="0"/>
              <w:divBdr>
                <w:top w:val="none" w:sz="0" w:space="0" w:color="auto"/>
                <w:left w:val="none" w:sz="0" w:space="0" w:color="auto"/>
                <w:bottom w:val="none" w:sz="0" w:space="0" w:color="auto"/>
                <w:right w:val="none" w:sz="0" w:space="0" w:color="auto"/>
              </w:divBdr>
            </w:div>
            <w:div w:id="756708362">
              <w:marLeft w:val="0"/>
              <w:marRight w:val="0"/>
              <w:marTop w:val="0"/>
              <w:marBottom w:val="0"/>
              <w:divBdr>
                <w:top w:val="none" w:sz="0" w:space="0" w:color="auto"/>
                <w:left w:val="none" w:sz="0" w:space="0" w:color="auto"/>
                <w:bottom w:val="none" w:sz="0" w:space="0" w:color="auto"/>
                <w:right w:val="none" w:sz="0" w:space="0" w:color="auto"/>
              </w:divBdr>
            </w:div>
            <w:div w:id="758019314">
              <w:marLeft w:val="0"/>
              <w:marRight w:val="0"/>
              <w:marTop w:val="0"/>
              <w:marBottom w:val="0"/>
              <w:divBdr>
                <w:top w:val="none" w:sz="0" w:space="0" w:color="auto"/>
                <w:left w:val="none" w:sz="0" w:space="0" w:color="auto"/>
                <w:bottom w:val="none" w:sz="0" w:space="0" w:color="auto"/>
                <w:right w:val="none" w:sz="0" w:space="0" w:color="auto"/>
              </w:divBdr>
            </w:div>
            <w:div w:id="758212809">
              <w:marLeft w:val="0"/>
              <w:marRight w:val="0"/>
              <w:marTop w:val="0"/>
              <w:marBottom w:val="0"/>
              <w:divBdr>
                <w:top w:val="none" w:sz="0" w:space="0" w:color="auto"/>
                <w:left w:val="none" w:sz="0" w:space="0" w:color="auto"/>
                <w:bottom w:val="none" w:sz="0" w:space="0" w:color="auto"/>
                <w:right w:val="none" w:sz="0" w:space="0" w:color="auto"/>
              </w:divBdr>
            </w:div>
            <w:div w:id="759446558">
              <w:marLeft w:val="0"/>
              <w:marRight w:val="0"/>
              <w:marTop w:val="0"/>
              <w:marBottom w:val="0"/>
              <w:divBdr>
                <w:top w:val="none" w:sz="0" w:space="0" w:color="auto"/>
                <w:left w:val="none" w:sz="0" w:space="0" w:color="auto"/>
                <w:bottom w:val="none" w:sz="0" w:space="0" w:color="auto"/>
                <w:right w:val="none" w:sz="0" w:space="0" w:color="auto"/>
              </w:divBdr>
            </w:div>
            <w:div w:id="759760124">
              <w:marLeft w:val="0"/>
              <w:marRight w:val="0"/>
              <w:marTop w:val="0"/>
              <w:marBottom w:val="0"/>
              <w:divBdr>
                <w:top w:val="none" w:sz="0" w:space="0" w:color="auto"/>
                <w:left w:val="none" w:sz="0" w:space="0" w:color="auto"/>
                <w:bottom w:val="none" w:sz="0" w:space="0" w:color="auto"/>
                <w:right w:val="none" w:sz="0" w:space="0" w:color="auto"/>
              </w:divBdr>
            </w:div>
            <w:div w:id="760445128">
              <w:marLeft w:val="0"/>
              <w:marRight w:val="0"/>
              <w:marTop w:val="0"/>
              <w:marBottom w:val="0"/>
              <w:divBdr>
                <w:top w:val="none" w:sz="0" w:space="0" w:color="auto"/>
                <w:left w:val="none" w:sz="0" w:space="0" w:color="auto"/>
                <w:bottom w:val="none" w:sz="0" w:space="0" w:color="auto"/>
                <w:right w:val="none" w:sz="0" w:space="0" w:color="auto"/>
              </w:divBdr>
            </w:div>
            <w:div w:id="761417511">
              <w:marLeft w:val="0"/>
              <w:marRight w:val="0"/>
              <w:marTop w:val="0"/>
              <w:marBottom w:val="0"/>
              <w:divBdr>
                <w:top w:val="none" w:sz="0" w:space="0" w:color="auto"/>
                <w:left w:val="none" w:sz="0" w:space="0" w:color="auto"/>
                <w:bottom w:val="none" w:sz="0" w:space="0" w:color="auto"/>
                <w:right w:val="none" w:sz="0" w:space="0" w:color="auto"/>
              </w:divBdr>
            </w:div>
            <w:div w:id="762606845">
              <w:marLeft w:val="0"/>
              <w:marRight w:val="0"/>
              <w:marTop w:val="0"/>
              <w:marBottom w:val="0"/>
              <w:divBdr>
                <w:top w:val="none" w:sz="0" w:space="0" w:color="auto"/>
                <w:left w:val="none" w:sz="0" w:space="0" w:color="auto"/>
                <w:bottom w:val="none" w:sz="0" w:space="0" w:color="auto"/>
                <w:right w:val="none" w:sz="0" w:space="0" w:color="auto"/>
              </w:divBdr>
            </w:div>
            <w:div w:id="762720411">
              <w:marLeft w:val="0"/>
              <w:marRight w:val="0"/>
              <w:marTop w:val="0"/>
              <w:marBottom w:val="0"/>
              <w:divBdr>
                <w:top w:val="none" w:sz="0" w:space="0" w:color="auto"/>
                <w:left w:val="none" w:sz="0" w:space="0" w:color="auto"/>
                <w:bottom w:val="none" w:sz="0" w:space="0" w:color="auto"/>
                <w:right w:val="none" w:sz="0" w:space="0" w:color="auto"/>
              </w:divBdr>
            </w:div>
            <w:div w:id="763114793">
              <w:marLeft w:val="0"/>
              <w:marRight w:val="0"/>
              <w:marTop w:val="0"/>
              <w:marBottom w:val="0"/>
              <w:divBdr>
                <w:top w:val="none" w:sz="0" w:space="0" w:color="auto"/>
                <w:left w:val="none" w:sz="0" w:space="0" w:color="auto"/>
                <w:bottom w:val="none" w:sz="0" w:space="0" w:color="auto"/>
                <w:right w:val="none" w:sz="0" w:space="0" w:color="auto"/>
              </w:divBdr>
            </w:div>
            <w:div w:id="763766879">
              <w:marLeft w:val="0"/>
              <w:marRight w:val="0"/>
              <w:marTop w:val="0"/>
              <w:marBottom w:val="0"/>
              <w:divBdr>
                <w:top w:val="none" w:sz="0" w:space="0" w:color="auto"/>
                <w:left w:val="none" w:sz="0" w:space="0" w:color="auto"/>
                <w:bottom w:val="none" w:sz="0" w:space="0" w:color="auto"/>
                <w:right w:val="none" w:sz="0" w:space="0" w:color="auto"/>
              </w:divBdr>
            </w:div>
            <w:div w:id="764377618">
              <w:marLeft w:val="0"/>
              <w:marRight w:val="0"/>
              <w:marTop w:val="0"/>
              <w:marBottom w:val="0"/>
              <w:divBdr>
                <w:top w:val="none" w:sz="0" w:space="0" w:color="auto"/>
                <w:left w:val="none" w:sz="0" w:space="0" w:color="auto"/>
                <w:bottom w:val="none" w:sz="0" w:space="0" w:color="auto"/>
                <w:right w:val="none" w:sz="0" w:space="0" w:color="auto"/>
              </w:divBdr>
            </w:div>
            <w:div w:id="771046135">
              <w:marLeft w:val="0"/>
              <w:marRight w:val="0"/>
              <w:marTop w:val="0"/>
              <w:marBottom w:val="0"/>
              <w:divBdr>
                <w:top w:val="none" w:sz="0" w:space="0" w:color="auto"/>
                <w:left w:val="none" w:sz="0" w:space="0" w:color="auto"/>
                <w:bottom w:val="none" w:sz="0" w:space="0" w:color="auto"/>
                <w:right w:val="none" w:sz="0" w:space="0" w:color="auto"/>
              </w:divBdr>
            </w:div>
            <w:div w:id="772868738">
              <w:marLeft w:val="0"/>
              <w:marRight w:val="0"/>
              <w:marTop w:val="0"/>
              <w:marBottom w:val="0"/>
              <w:divBdr>
                <w:top w:val="none" w:sz="0" w:space="0" w:color="auto"/>
                <w:left w:val="none" w:sz="0" w:space="0" w:color="auto"/>
                <w:bottom w:val="none" w:sz="0" w:space="0" w:color="auto"/>
                <w:right w:val="none" w:sz="0" w:space="0" w:color="auto"/>
              </w:divBdr>
            </w:div>
            <w:div w:id="773862130">
              <w:marLeft w:val="0"/>
              <w:marRight w:val="0"/>
              <w:marTop w:val="0"/>
              <w:marBottom w:val="0"/>
              <w:divBdr>
                <w:top w:val="none" w:sz="0" w:space="0" w:color="auto"/>
                <w:left w:val="none" w:sz="0" w:space="0" w:color="auto"/>
                <w:bottom w:val="none" w:sz="0" w:space="0" w:color="auto"/>
                <w:right w:val="none" w:sz="0" w:space="0" w:color="auto"/>
              </w:divBdr>
            </w:div>
            <w:div w:id="774134958">
              <w:marLeft w:val="0"/>
              <w:marRight w:val="0"/>
              <w:marTop w:val="0"/>
              <w:marBottom w:val="0"/>
              <w:divBdr>
                <w:top w:val="none" w:sz="0" w:space="0" w:color="auto"/>
                <w:left w:val="none" w:sz="0" w:space="0" w:color="auto"/>
                <w:bottom w:val="none" w:sz="0" w:space="0" w:color="auto"/>
                <w:right w:val="none" w:sz="0" w:space="0" w:color="auto"/>
              </w:divBdr>
            </w:div>
            <w:div w:id="775489332">
              <w:marLeft w:val="0"/>
              <w:marRight w:val="0"/>
              <w:marTop w:val="0"/>
              <w:marBottom w:val="0"/>
              <w:divBdr>
                <w:top w:val="none" w:sz="0" w:space="0" w:color="auto"/>
                <w:left w:val="none" w:sz="0" w:space="0" w:color="auto"/>
                <w:bottom w:val="none" w:sz="0" w:space="0" w:color="auto"/>
                <w:right w:val="none" w:sz="0" w:space="0" w:color="auto"/>
              </w:divBdr>
            </w:div>
            <w:div w:id="779107301">
              <w:marLeft w:val="0"/>
              <w:marRight w:val="0"/>
              <w:marTop w:val="0"/>
              <w:marBottom w:val="0"/>
              <w:divBdr>
                <w:top w:val="none" w:sz="0" w:space="0" w:color="auto"/>
                <w:left w:val="none" w:sz="0" w:space="0" w:color="auto"/>
                <w:bottom w:val="none" w:sz="0" w:space="0" w:color="auto"/>
                <w:right w:val="none" w:sz="0" w:space="0" w:color="auto"/>
              </w:divBdr>
            </w:div>
            <w:div w:id="783422797">
              <w:marLeft w:val="0"/>
              <w:marRight w:val="0"/>
              <w:marTop w:val="0"/>
              <w:marBottom w:val="0"/>
              <w:divBdr>
                <w:top w:val="none" w:sz="0" w:space="0" w:color="auto"/>
                <w:left w:val="none" w:sz="0" w:space="0" w:color="auto"/>
                <w:bottom w:val="none" w:sz="0" w:space="0" w:color="auto"/>
                <w:right w:val="none" w:sz="0" w:space="0" w:color="auto"/>
              </w:divBdr>
            </w:div>
            <w:div w:id="783811048">
              <w:marLeft w:val="0"/>
              <w:marRight w:val="0"/>
              <w:marTop w:val="0"/>
              <w:marBottom w:val="0"/>
              <w:divBdr>
                <w:top w:val="none" w:sz="0" w:space="0" w:color="auto"/>
                <w:left w:val="none" w:sz="0" w:space="0" w:color="auto"/>
                <w:bottom w:val="none" w:sz="0" w:space="0" w:color="auto"/>
                <w:right w:val="none" w:sz="0" w:space="0" w:color="auto"/>
              </w:divBdr>
            </w:div>
            <w:div w:id="786699237">
              <w:marLeft w:val="0"/>
              <w:marRight w:val="0"/>
              <w:marTop w:val="0"/>
              <w:marBottom w:val="0"/>
              <w:divBdr>
                <w:top w:val="none" w:sz="0" w:space="0" w:color="auto"/>
                <w:left w:val="none" w:sz="0" w:space="0" w:color="auto"/>
                <w:bottom w:val="none" w:sz="0" w:space="0" w:color="auto"/>
                <w:right w:val="none" w:sz="0" w:space="0" w:color="auto"/>
              </w:divBdr>
            </w:div>
            <w:div w:id="786970816">
              <w:marLeft w:val="0"/>
              <w:marRight w:val="0"/>
              <w:marTop w:val="0"/>
              <w:marBottom w:val="0"/>
              <w:divBdr>
                <w:top w:val="none" w:sz="0" w:space="0" w:color="auto"/>
                <w:left w:val="none" w:sz="0" w:space="0" w:color="auto"/>
                <w:bottom w:val="none" w:sz="0" w:space="0" w:color="auto"/>
                <w:right w:val="none" w:sz="0" w:space="0" w:color="auto"/>
              </w:divBdr>
            </w:div>
            <w:div w:id="787314056">
              <w:marLeft w:val="0"/>
              <w:marRight w:val="0"/>
              <w:marTop w:val="0"/>
              <w:marBottom w:val="0"/>
              <w:divBdr>
                <w:top w:val="none" w:sz="0" w:space="0" w:color="auto"/>
                <w:left w:val="none" w:sz="0" w:space="0" w:color="auto"/>
                <w:bottom w:val="none" w:sz="0" w:space="0" w:color="auto"/>
                <w:right w:val="none" w:sz="0" w:space="0" w:color="auto"/>
              </w:divBdr>
            </w:div>
            <w:div w:id="787703327">
              <w:marLeft w:val="0"/>
              <w:marRight w:val="0"/>
              <w:marTop w:val="0"/>
              <w:marBottom w:val="0"/>
              <w:divBdr>
                <w:top w:val="none" w:sz="0" w:space="0" w:color="auto"/>
                <w:left w:val="none" w:sz="0" w:space="0" w:color="auto"/>
                <w:bottom w:val="none" w:sz="0" w:space="0" w:color="auto"/>
                <w:right w:val="none" w:sz="0" w:space="0" w:color="auto"/>
              </w:divBdr>
            </w:div>
            <w:div w:id="787745124">
              <w:marLeft w:val="0"/>
              <w:marRight w:val="0"/>
              <w:marTop w:val="0"/>
              <w:marBottom w:val="0"/>
              <w:divBdr>
                <w:top w:val="none" w:sz="0" w:space="0" w:color="auto"/>
                <w:left w:val="none" w:sz="0" w:space="0" w:color="auto"/>
                <w:bottom w:val="none" w:sz="0" w:space="0" w:color="auto"/>
                <w:right w:val="none" w:sz="0" w:space="0" w:color="auto"/>
              </w:divBdr>
            </w:div>
            <w:div w:id="789133325">
              <w:marLeft w:val="0"/>
              <w:marRight w:val="0"/>
              <w:marTop w:val="0"/>
              <w:marBottom w:val="0"/>
              <w:divBdr>
                <w:top w:val="none" w:sz="0" w:space="0" w:color="auto"/>
                <w:left w:val="none" w:sz="0" w:space="0" w:color="auto"/>
                <w:bottom w:val="none" w:sz="0" w:space="0" w:color="auto"/>
                <w:right w:val="none" w:sz="0" w:space="0" w:color="auto"/>
              </w:divBdr>
            </w:div>
            <w:div w:id="789516441">
              <w:marLeft w:val="0"/>
              <w:marRight w:val="0"/>
              <w:marTop w:val="0"/>
              <w:marBottom w:val="0"/>
              <w:divBdr>
                <w:top w:val="none" w:sz="0" w:space="0" w:color="auto"/>
                <w:left w:val="none" w:sz="0" w:space="0" w:color="auto"/>
                <w:bottom w:val="none" w:sz="0" w:space="0" w:color="auto"/>
                <w:right w:val="none" w:sz="0" w:space="0" w:color="auto"/>
              </w:divBdr>
            </w:div>
            <w:div w:id="790592186">
              <w:marLeft w:val="0"/>
              <w:marRight w:val="0"/>
              <w:marTop w:val="0"/>
              <w:marBottom w:val="0"/>
              <w:divBdr>
                <w:top w:val="none" w:sz="0" w:space="0" w:color="auto"/>
                <w:left w:val="none" w:sz="0" w:space="0" w:color="auto"/>
                <w:bottom w:val="none" w:sz="0" w:space="0" w:color="auto"/>
                <w:right w:val="none" w:sz="0" w:space="0" w:color="auto"/>
              </w:divBdr>
            </w:div>
            <w:div w:id="793253440">
              <w:marLeft w:val="0"/>
              <w:marRight w:val="0"/>
              <w:marTop w:val="0"/>
              <w:marBottom w:val="0"/>
              <w:divBdr>
                <w:top w:val="none" w:sz="0" w:space="0" w:color="auto"/>
                <w:left w:val="none" w:sz="0" w:space="0" w:color="auto"/>
                <w:bottom w:val="none" w:sz="0" w:space="0" w:color="auto"/>
                <w:right w:val="none" w:sz="0" w:space="0" w:color="auto"/>
              </w:divBdr>
            </w:div>
            <w:div w:id="793720565">
              <w:marLeft w:val="0"/>
              <w:marRight w:val="0"/>
              <w:marTop w:val="0"/>
              <w:marBottom w:val="0"/>
              <w:divBdr>
                <w:top w:val="none" w:sz="0" w:space="0" w:color="auto"/>
                <w:left w:val="none" w:sz="0" w:space="0" w:color="auto"/>
                <w:bottom w:val="none" w:sz="0" w:space="0" w:color="auto"/>
                <w:right w:val="none" w:sz="0" w:space="0" w:color="auto"/>
              </w:divBdr>
            </w:div>
            <w:div w:id="794642431">
              <w:marLeft w:val="0"/>
              <w:marRight w:val="0"/>
              <w:marTop w:val="0"/>
              <w:marBottom w:val="0"/>
              <w:divBdr>
                <w:top w:val="none" w:sz="0" w:space="0" w:color="auto"/>
                <w:left w:val="none" w:sz="0" w:space="0" w:color="auto"/>
                <w:bottom w:val="none" w:sz="0" w:space="0" w:color="auto"/>
                <w:right w:val="none" w:sz="0" w:space="0" w:color="auto"/>
              </w:divBdr>
            </w:div>
            <w:div w:id="795413364">
              <w:marLeft w:val="0"/>
              <w:marRight w:val="0"/>
              <w:marTop w:val="0"/>
              <w:marBottom w:val="0"/>
              <w:divBdr>
                <w:top w:val="none" w:sz="0" w:space="0" w:color="auto"/>
                <w:left w:val="none" w:sz="0" w:space="0" w:color="auto"/>
                <w:bottom w:val="none" w:sz="0" w:space="0" w:color="auto"/>
                <w:right w:val="none" w:sz="0" w:space="0" w:color="auto"/>
              </w:divBdr>
            </w:div>
            <w:div w:id="796409955">
              <w:marLeft w:val="0"/>
              <w:marRight w:val="0"/>
              <w:marTop w:val="0"/>
              <w:marBottom w:val="0"/>
              <w:divBdr>
                <w:top w:val="none" w:sz="0" w:space="0" w:color="auto"/>
                <w:left w:val="none" w:sz="0" w:space="0" w:color="auto"/>
                <w:bottom w:val="none" w:sz="0" w:space="0" w:color="auto"/>
                <w:right w:val="none" w:sz="0" w:space="0" w:color="auto"/>
              </w:divBdr>
            </w:div>
            <w:div w:id="796797785">
              <w:marLeft w:val="0"/>
              <w:marRight w:val="0"/>
              <w:marTop w:val="0"/>
              <w:marBottom w:val="0"/>
              <w:divBdr>
                <w:top w:val="none" w:sz="0" w:space="0" w:color="auto"/>
                <w:left w:val="none" w:sz="0" w:space="0" w:color="auto"/>
                <w:bottom w:val="none" w:sz="0" w:space="0" w:color="auto"/>
                <w:right w:val="none" w:sz="0" w:space="0" w:color="auto"/>
              </w:divBdr>
            </w:div>
            <w:div w:id="798111420">
              <w:marLeft w:val="0"/>
              <w:marRight w:val="0"/>
              <w:marTop w:val="0"/>
              <w:marBottom w:val="0"/>
              <w:divBdr>
                <w:top w:val="none" w:sz="0" w:space="0" w:color="auto"/>
                <w:left w:val="none" w:sz="0" w:space="0" w:color="auto"/>
                <w:bottom w:val="none" w:sz="0" w:space="0" w:color="auto"/>
                <w:right w:val="none" w:sz="0" w:space="0" w:color="auto"/>
              </w:divBdr>
            </w:div>
            <w:div w:id="800342417">
              <w:marLeft w:val="0"/>
              <w:marRight w:val="0"/>
              <w:marTop w:val="0"/>
              <w:marBottom w:val="0"/>
              <w:divBdr>
                <w:top w:val="none" w:sz="0" w:space="0" w:color="auto"/>
                <w:left w:val="none" w:sz="0" w:space="0" w:color="auto"/>
                <w:bottom w:val="none" w:sz="0" w:space="0" w:color="auto"/>
                <w:right w:val="none" w:sz="0" w:space="0" w:color="auto"/>
              </w:divBdr>
            </w:div>
            <w:div w:id="801267140">
              <w:marLeft w:val="0"/>
              <w:marRight w:val="0"/>
              <w:marTop w:val="0"/>
              <w:marBottom w:val="0"/>
              <w:divBdr>
                <w:top w:val="none" w:sz="0" w:space="0" w:color="auto"/>
                <w:left w:val="none" w:sz="0" w:space="0" w:color="auto"/>
                <w:bottom w:val="none" w:sz="0" w:space="0" w:color="auto"/>
                <w:right w:val="none" w:sz="0" w:space="0" w:color="auto"/>
              </w:divBdr>
            </w:div>
            <w:div w:id="801652791">
              <w:marLeft w:val="0"/>
              <w:marRight w:val="0"/>
              <w:marTop w:val="0"/>
              <w:marBottom w:val="0"/>
              <w:divBdr>
                <w:top w:val="none" w:sz="0" w:space="0" w:color="auto"/>
                <w:left w:val="none" w:sz="0" w:space="0" w:color="auto"/>
                <w:bottom w:val="none" w:sz="0" w:space="0" w:color="auto"/>
                <w:right w:val="none" w:sz="0" w:space="0" w:color="auto"/>
              </w:divBdr>
            </w:div>
            <w:div w:id="801701892">
              <w:marLeft w:val="0"/>
              <w:marRight w:val="0"/>
              <w:marTop w:val="0"/>
              <w:marBottom w:val="0"/>
              <w:divBdr>
                <w:top w:val="none" w:sz="0" w:space="0" w:color="auto"/>
                <w:left w:val="none" w:sz="0" w:space="0" w:color="auto"/>
                <w:bottom w:val="none" w:sz="0" w:space="0" w:color="auto"/>
                <w:right w:val="none" w:sz="0" w:space="0" w:color="auto"/>
              </w:divBdr>
            </w:div>
            <w:div w:id="801851378">
              <w:marLeft w:val="0"/>
              <w:marRight w:val="0"/>
              <w:marTop w:val="0"/>
              <w:marBottom w:val="0"/>
              <w:divBdr>
                <w:top w:val="none" w:sz="0" w:space="0" w:color="auto"/>
                <w:left w:val="none" w:sz="0" w:space="0" w:color="auto"/>
                <w:bottom w:val="none" w:sz="0" w:space="0" w:color="auto"/>
                <w:right w:val="none" w:sz="0" w:space="0" w:color="auto"/>
              </w:divBdr>
            </w:div>
            <w:div w:id="802844317">
              <w:marLeft w:val="0"/>
              <w:marRight w:val="0"/>
              <w:marTop w:val="0"/>
              <w:marBottom w:val="0"/>
              <w:divBdr>
                <w:top w:val="none" w:sz="0" w:space="0" w:color="auto"/>
                <w:left w:val="none" w:sz="0" w:space="0" w:color="auto"/>
                <w:bottom w:val="none" w:sz="0" w:space="0" w:color="auto"/>
                <w:right w:val="none" w:sz="0" w:space="0" w:color="auto"/>
              </w:divBdr>
            </w:div>
            <w:div w:id="803817163">
              <w:marLeft w:val="0"/>
              <w:marRight w:val="0"/>
              <w:marTop w:val="0"/>
              <w:marBottom w:val="0"/>
              <w:divBdr>
                <w:top w:val="none" w:sz="0" w:space="0" w:color="auto"/>
                <w:left w:val="none" w:sz="0" w:space="0" w:color="auto"/>
                <w:bottom w:val="none" w:sz="0" w:space="0" w:color="auto"/>
                <w:right w:val="none" w:sz="0" w:space="0" w:color="auto"/>
              </w:divBdr>
            </w:div>
            <w:div w:id="804153441">
              <w:marLeft w:val="0"/>
              <w:marRight w:val="0"/>
              <w:marTop w:val="0"/>
              <w:marBottom w:val="0"/>
              <w:divBdr>
                <w:top w:val="none" w:sz="0" w:space="0" w:color="auto"/>
                <w:left w:val="none" w:sz="0" w:space="0" w:color="auto"/>
                <w:bottom w:val="none" w:sz="0" w:space="0" w:color="auto"/>
                <w:right w:val="none" w:sz="0" w:space="0" w:color="auto"/>
              </w:divBdr>
            </w:div>
            <w:div w:id="805321639">
              <w:marLeft w:val="0"/>
              <w:marRight w:val="0"/>
              <w:marTop w:val="0"/>
              <w:marBottom w:val="0"/>
              <w:divBdr>
                <w:top w:val="none" w:sz="0" w:space="0" w:color="auto"/>
                <w:left w:val="none" w:sz="0" w:space="0" w:color="auto"/>
                <w:bottom w:val="none" w:sz="0" w:space="0" w:color="auto"/>
                <w:right w:val="none" w:sz="0" w:space="0" w:color="auto"/>
              </w:divBdr>
            </w:div>
            <w:div w:id="805660425">
              <w:marLeft w:val="0"/>
              <w:marRight w:val="0"/>
              <w:marTop w:val="0"/>
              <w:marBottom w:val="0"/>
              <w:divBdr>
                <w:top w:val="none" w:sz="0" w:space="0" w:color="auto"/>
                <w:left w:val="none" w:sz="0" w:space="0" w:color="auto"/>
                <w:bottom w:val="none" w:sz="0" w:space="0" w:color="auto"/>
                <w:right w:val="none" w:sz="0" w:space="0" w:color="auto"/>
              </w:divBdr>
            </w:div>
            <w:div w:id="807016496">
              <w:marLeft w:val="0"/>
              <w:marRight w:val="0"/>
              <w:marTop w:val="0"/>
              <w:marBottom w:val="0"/>
              <w:divBdr>
                <w:top w:val="none" w:sz="0" w:space="0" w:color="auto"/>
                <w:left w:val="none" w:sz="0" w:space="0" w:color="auto"/>
                <w:bottom w:val="none" w:sz="0" w:space="0" w:color="auto"/>
                <w:right w:val="none" w:sz="0" w:space="0" w:color="auto"/>
              </w:divBdr>
            </w:div>
            <w:div w:id="807628870">
              <w:marLeft w:val="0"/>
              <w:marRight w:val="0"/>
              <w:marTop w:val="0"/>
              <w:marBottom w:val="0"/>
              <w:divBdr>
                <w:top w:val="none" w:sz="0" w:space="0" w:color="auto"/>
                <w:left w:val="none" w:sz="0" w:space="0" w:color="auto"/>
                <w:bottom w:val="none" w:sz="0" w:space="0" w:color="auto"/>
                <w:right w:val="none" w:sz="0" w:space="0" w:color="auto"/>
              </w:divBdr>
            </w:div>
            <w:div w:id="813376868">
              <w:marLeft w:val="0"/>
              <w:marRight w:val="0"/>
              <w:marTop w:val="0"/>
              <w:marBottom w:val="0"/>
              <w:divBdr>
                <w:top w:val="none" w:sz="0" w:space="0" w:color="auto"/>
                <w:left w:val="none" w:sz="0" w:space="0" w:color="auto"/>
                <w:bottom w:val="none" w:sz="0" w:space="0" w:color="auto"/>
                <w:right w:val="none" w:sz="0" w:space="0" w:color="auto"/>
              </w:divBdr>
            </w:div>
            <w:div w:id="817110484">
              <w:marLeft w:val="0"/>
              <w:marRight w:val="0"/>
              <w:marTop w:val="0"/>
              <w:marBottom w:val="0"/>
              <w:divBdr>
                <w:top w:val="none" w:sz="0" w:space="0" w:color="auto"/>
                <w:left w:val="none" w:sz="0" w:space="0" w:color="auto"/>
                <w:bottom w:val="none" w:sz="0" w:space="0" w:color="auto"/>
                <w:right w:val="none" w:sz="0" w:space="0" w:color="auto"/>
              </w:divBdr>
            </w:div>
            <w:div w:id="817960963">
              <w:marLeft w:val="0"/>
              <w:marRight w:val="0"/>
              <w:marTop w:val="0"/>
              <w:marBottom w:val="0"/>
              <w:divBdr>
                <w:top w:val="none" w:sz="0" w:space="0" w:color="auto"/>
                <w:left w:val="none" w:sz="0" w:space="0" w:color="auto"/>
                <w:bottom w:val="none" w:sz="0" w:space="0" w:color="auto"/>
                <w:right w:val="none" w:sz="0" w:space="0" w:color="auto"/>
              </w:divBdr>
            </w:div>
            <w:div w:id="818767294">
              <w:marLeft w:val="0"/>
              <w:marRight w:val="0"/>
              <w:marTop w:val="0"/>
              <w:marBottom w:val="0"/>
              <w:divBdr>
                <w:top w:val="none" w:sz="0" w:space="0" w:color="auto"/>
                <w:left w:val="none" w:sz="0" w:space="0" w:color="auto"/>
                <w:bottom w:val="none" w:sz="0" w:space="0" w:color="auto"/>
                <w:right w:val="none" w:sz="0" w:space="0" w:color="auto"/>
              </w:divBdr>
            </w:div>
            <w:div w:id="818770854">
              <w:marLeft w:val="0"/>
              <w:marRight w:val="0"/>
              <w:marTop w:val="0"/>
              <w:marBottom w:val="0"/>
              <w:divBdr>
                <w:top w:val="none" w:sz="0" w:space="0" w:color="auto"/>
                <w:left w:val="none" w:sz="0" w:space="0" w:color="auto"/>
                <w:bottom w:val="none" w:sz="0" w:space="0" w:color="auto"/>
                <w:right w:val="none" w:sz="0" w:space="0" w:color="auto"/>
              </w:divBdr>
            </w:div>
            <w:div w:id="820119207">
              <w:marLeft w:val="0"/>
              <w:marRight w:val="0"/>
              <w:marTop w:val="0"/>
              <w:marBottom w:val="0"/>
              <w:divBdr>
                <w:top w:val="none" w:sz="0" w:space="0" w:color="auto"/>
                <w:left w:val="none" w:sz="0" w:space="0" w:color="auto"/>
                <w:bottom w:val="none" w:sz="0" w:space="0" w:color="auto"/>
                <w:right w:val="none" w:sz="0" w:space="0" w:color="auto"/>
              </w:divBdr>
            </w:div>
            <w:div w:id="821388261">
              <w:marLeft w:val="0"/>
              <w:marRight w:val="0"/>
              <w:marTop w:val="0"/>
              <w:marBottom w:val="0"/>
              <w:divBdr>
                <w:top w:val="none" w:sz="0" w:space="0" w:color="auto"/>
                <w:left w:val="none" w:sz="0" w:space="0" w:color="auto"/>
                <w:bottom w:val="none" w:sz="0" w:space="0" w:color="auto"/>
                <w:right w:val="none" w:sz="0" w:space="0" w:color="auto"/>
              </w:divBdr>
            </w:div>
            <w:div w:id="821503105">
              <w:marLeft w:val="0"/>
              <w:marRight w:val="0"/>
              <w:marTop w:val="0"/>
              <w:marBottom w:val="0"/>
              <w:divBdr>
                <w:top w:val="none" w:sz="0" w:space="0" w:color="auto"/>
                <w:left w:val="none" w:sz="0" w:space="0" w:color="auto"/>
                <w:bottom w:val="none" w:sz="0" w:space="0" w:color="auto"/>
                <w:right w:val="none" w:sz="0" w:space="0" w:color="auto"/>
              </w:divBdr>
            </w:div>
            <w:div w:id="821582427">
              <w:marLeft w:val="0"/>
              <w:marRight w:val="0"/>
              <w:marTop w:val="0"/>
              <w:marBottom w:val="0"/>
              <w:divBdr>
                <w:top w:val="none" w:sz="0" w:space="0" w:color="auto"/>
                <w:left w:val="none" w:sz="0" w:space="0" w:color="auto"/>
                <w:bottom w:val="none" w:sz="0" w:space="0" w:color="auto"/>
                <w:right w:val="none" w:sz="0" w:space="0" w:color="auto"/>
              </w:divBdr>
            </w:div>
            <w:div w:id="822965469">
              <w:marLeft w:val="0"/>
              <w:marRight w:val="0"/>
              <w:marTop w:val="0"/>
              <w:marBottom w:val="0"/>
              <w:divBdr>
                <w:top w:val="none" w:sz="0" w:space="0" w:color="auto"/>
                <w:left w:val="none" w:sz="0" w:space="0" w:color="auto"/>
                <w:bottom w:val="none" w:sz="0" w:space="0" w:color="auto"/>
                <w:right w:val="none" w:sz="0" w:space="0" w:color="auto"/>
              </w:divBdr>
            </w:div>
            <w:div w:id="823739411">
              <w:marLeft w:val="0"/>
              <w:marRight w:val="0"/>
              <w:marTop w:val="0"/>
              <w:marBottom w:val="0"/>
              <w:divBdr>
                <w:top w:val="none" w:sz="0" w:space="0" w:color="auto"/>
                <w:left w:val="none" w:sz="0" w:space="0" w:color="auto"/>
                <w:bottom w:val="none" w:sz="0" w:space="0" w:color="auto"/>
                <w:right w:val="none" w:sz="0" w:space="0" w:color="auto"/>
              </w:divBdr>
            </w:div>
            <w:div w:id="824273253">
              <w:marLeft w:val="0"/>
              <w:marRight w:val="0"/>
              <w:marTop w:val="0"/>
              <w:marBottom w:val="0"/>
              <w:divBdr>
                <w:top w:val="none" w:sz="0" w:space="0" w:color="auto"/>
                <w:left w:val="none" w:sz="0" w:space="0" w:color="auto"/>
                <w:bottom w:val="none" w:sz="0" w:space="0" w:color="auto"/>
                <w:right w:val="none" w:sz="0" w:space="0" w:color="auto"/>
              </w:divBdr>
            </w:div>
            <w:div w:id="826283250">
              <w:marLeft w:val="0"/>
              <w:marRight w:val="0"/>
              <w:marTop w:val="0"/>
              <w:marBottom w:val="0"/>
              <w:divBdr>
                <w:top w:val="none" w:sz="0" w:space="0" w:color="auto"/>
                <w:left w:val="none" w:sz="0" w:space="0" w:color="auto"/>
                <w:bottom w:val="none" w:sz="0" w:space="0" w:color="auto"/>
                <w:right w:val="none" w:sz="0" w:space="0" w:color="auto"/>
              </w:divBdr>
            </w:div>
            <w:div w:id="826675230">
              <w:marLeft w:val="0"/>
              <w:marRight w:val="0"/>
              <w:marTop w:val="0"/>
              <w:marBottom w:val="0"/>
              <w:divBdr>
                <w:top w:val="none" w:sz="0" w:space="0" w:color="auto"/>
                <w:left w:val="none" w:sz="0" w:space="0" w:color="auto"/>
                <w:bottom w:val="none" w:sz="0" w:space="0" w:color="auto"/>
                <w:right w:val="none" w:sz="0" w:space="0" w:color="auto"/>
              </w:divBdr>
            </w:div>
            <w:div w:id="827017724">
              <w:marLeft w:val="0"/>
              <w:marRight w:val="0"/>
              <w:marTop w:val="0"/>
              <w:marBottom w:val="0"/>
              <w:divBdr>
                <w:top w:val="none" w:sz="0" w:space="0" w:color="auto"/>
                <w:left w:val="none" w:sz="0" w:space="0" w:color="auto"/>
                <w:bottom w:val="none" w:sz="0" w:space="0" w:color="auto"/>
                <w:right w:val="none" w:sz="0" w:space="0" w:color="auto"/>
              </w:divBdr>
            </w:div>
            <w:div w:id="827597012">
              <w:marLeft w:val="0"/>
              <w:marRight w:val="0"/>
              <w:marTop w:val="0"/>
              <w:marBottom w:val="0"/>
              <w:divBdr>
                <w:top w:val="none" w:sz="0" w:space="0" w:color="auto"/>
                <w:left w:val="none" w:sz="0" w:space="0" w:color="auto"/>
                <w:bottom w:val="none" w:sz="0" w:space="0" w:color="auto"/>
                <w:right w:val="none" w:sz="0" w:space="0" w:color="auto"/>
              </w:divBdr>
            </w:div>
            <w:div w:id="830170534">
              <w:marLeft w:val="0"/>
              <w:marRight w:val="0"/>
              <w:marTop w:val="0"/>
              <w:marBottom w:val="0"/>
              <w:divBdr>
                <w:top w:val="none" w:sz="0" w:space="0" w:color="auto"/>
                <w:left w:val="none" w:sz="0" w:space="0" w:color="auto"/>
                <w:bottom w:val="none" w:sz="0" w:space="0" w:color="auto"/>
                <w:right w:val="none" w:sz="0" w:space="0" w:color="auto"/>
              </w:divBdr>
            </w:div>
            <w:div w:id="830174275">
              <w:marLeft w:val="0"/>
              <w:marRight w:val="0"/>
              <w:marTop w:val="0"/>
              <w:marBottom w:val="0"/>
              <w:divBdr>
                <w:top w:val="none" w:sz="0" w:space="0" w:color="auto"/>
                <w:left w:val="none" w:sz="0" w:space="0" w:color="auto"/>
                <w:bottom w:val="none" w:sz="0" w:space="0" w:color="auto"/>
                <w:right w:val="none" w:sz="0" w:space="0" w:color="auto"/>
              </w:divBdr>
            </w:div>
            <w:div w:id="830677271">
              <w:marLeft w:val="0"/>
              <w:marRight w:val="0"/>
              <w:marTop w:val="0"/>
              <w:marBottom w:val="0"/>
              <w:divBdr>
                <w:top w:val="none" w:sz="0" w:space="0" w:color="auto"/>
                <w:left w:val="none" w:sz="0" w:space="0" w:color="auto"/>
                <w:bottom w:val="none" w:sz="0" w:space="0" w:color="auto"/>
                <w:right w:val="none" w:sz="0" w:space="0" w:color="auto"/>
              </w:divBdr>
            </w:div>
            <w:div w:id="830756145">
              <w:marLeft w:val="0"/>
              <w:marRight w:val="0"/>
              <w:marTop w:val="0"/>
              <w:marBottom w:val="0"/>
              <w:divBdr>
                <w:top w:val="none" w:sz="0" w:space="0" w:color="auto"/>
                <w:left w:val="none" w:sz="0" w:space="0" w:color="auto"/>
                <w:bottom w:val="none" w:sz="0" w:space="0" w:color="auto"/>
                <w:right w:val="none" w:sz="0" w:space="0" w:color="auto"/>
              </w:divBdr>
            </w:div>
            <w:div w:id="830758801">
              <w:marLeft w:val="0"/>
              <w:marRight w:val="0"/>
              <w:marTop w:val="0"/>
              <w:marBottom w:val="0"/>
              <w:divBdr>
                <w:top w:val="none" w:sz="0" w:space="0" w:color="auto"/>
                <w:left w:val="none" w:sz="0" w:space="0" w:color="auto"/>
                <w:bottom w:val="none" w:sz="0" w:space="0" w:color="auto"/>
                <w:right w:val="none" w:sz="0" w:space="0" w:color="auto"/>
              </w:divBdr>
            </w:div>
            <w:div w:id="831067225">
              <w:marLeft w:val="0"/>
              <w:marRight w:val="0"/>
              <w:marTop w:val="0"/>
              <w:marBottom w:val="0"/>
              <w:divBdr>
                <w:top w:val="none" w:sz="0" w:space="0" w:color="auto"/>
                <w:left w:val="none" w:sz="0" w:space="0" w:color="auto"/>
                <w:bottom w:val="none" w:sz="0" w:space="0" w:color="auto"/>
                <w:right w:val="none" w:sz="0" w:space="0" w:color="auto"/>
              </w:divBdr>
            </w:div>
            <w:div w:id="833224994">
              <w:marLeft w:val="0"/>
              <w:marRight w:val="0"/>
              <w:marTop w:val="0"/>
              <w:marBottom w:val="0"/>
              <w:divBdr>
                <w:top w:val="none" w:sz="0" w:space="0" w:color="auto"/>
                <w:left w:val="none" w:sz="0" w:space="0" w:color="auto"/>
                <w:bottom w:val="none" w:sz="0" w:space="0" w:color="auto"/>
                <w:right w:val="none" w:sz="0" w:space="0" w:color="auto"/>
              </w:divBdr>
            </w:div>
            <w:div w:id="836388944">
              <w:marLeft w:val="0"/>
              <w:marRight w:val="0"/>
              <w:marTop w:val="0"/>
              <w:marBottom w:val="0"/>
              <w:divBdr>
                <w:top w:val="none" w:sz="0" w:space="0" w:color="auto"/>
                <w:left w:val="none" w:sz="0" w:space="0" w:color="auto"/>
                <w:bottom w:val="none" w:sz="0" w:space="0" w:color="auto"/>
                <w:right w:val="none" w:sz="0" w:space="0" w:color="auto"/>
              </w:divBdr>
            </w:div>
            <w:div w:id="836649951">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38228968">
              <w:marLeft w:val="0"/>
              <w:marRight w:val="0"/>
              <w:marTop w:val="0"/>
              <w:marBottom w:val="0"/>
              <w:divBdr>
                <w:top w:val="none" w:sz="0" w:space="0" w:color="auto"/>
                <w:left w:val="none" w:sz="0" w:space="0" w:color="auto"/>
                <w:bottom w:val="none" w:sz="0" w:space="0" w:color="auto"/>
                <w:right w:val="none" w:sz="0" w:space="0" w:color="auto"/>
              </w:divBdr>
            </w:div>
            <w:div w:id="841508926">
              <w:marLeft w:val="0"/>
              <w:marRight w:val="0"/>
              <w:marTop w:val="0"/>
              <w:marBottom w:val="0"/>
              <w:divBdr>
                <w:top w:val="none" w:sz="0" w:space="0" w:color="auto"/>
                <w:left w:val="none" w:sz="0" w:space="0" w:color="auto"/>
                <w:bottom w:val="none" w:sz="0" w:space="0" w:color="auto"/>
                <w:right w:val="none" w:sz="0" w:space="0" w:color="auto"/>
              </w:divBdr>
            </w:div>
            <w:div w:id="843782881">
              <w:marLeft w:val="0"/>
              <w:marRight w:val="0"/>
              <w:marTop w:val="0"/>
              <w:marBottom w:val="0"/>
              <w:divBdr>
                <w:top w:val="none" w:sz="0" w:space="0" w:color="auto"/>
                <w:left w:val="none" w:sz="0" w:space="0" w:color="auto"/>
                <w:bottom w:val="none" w:sz="0" w:space="0" w:color="auto"/>
                <w:right w:val="none" w:sz="0" w:space="0" w:color="auto"/>
              </w:divBdr>
            </w:div>
            <w:div w:id="844325539">
              <w:marLeft w:val="0"/>
              <w:marRight w:val="0"/>
              <w:marTop w:val="0"/>
              <w:marBottom w:val="0"/>
              <w:divBdr>
                <w:top w:val="none" w:sz="0" w:space="0" w:color="auto"/>
                <w:left w:val="none" w:sz="0" w:space="0" w:color="auto"/>
                <w:bottom w:val="none" w:sz="0" w:space="0" w:color="auto"/>
                <w:right w:val="none" w:sz="0" w:space="0" w:color="auto"/>
              </w:divBdr>
            </w:div>
            <w:div w:id="845218652">
              <w:marLeft w:val="0"/>
              <w:marRight w:val="0"/>
              <w:marTop w:val="0"/>
              <w:marBottom w:val="0"/>
              <w:divBdr>
                <w:top w:val="none" w:sz="0" w:space="0" w:color="auto"/>
                <w:left w:val="none" w:sz="0" w:space="0" w:color="auto"/>
                <w:bottom w:val="none" w:sz="0" w:space="0" w:color="auto"/>
                <w:right w:val="none" w:sz="0" w:space="0" w:color="auto"/>
              </w:divBdr>
            </w:div>
            <w:div w:id="847839635">
              <w:marLeft w:val="0"/>
              <w:marRight w:val="0"/>
              <w:marTop w:val="0"/>
              <w:marBottom w:val="0"/>
              <w:divBdr>
                <w:top w:val="none" w:sz="0" w:space="0" w:color="auto"/>
                <w:left w:val="none" w:sz="0" w:space="0" w:color="auto"/>
                <w:bottom w:val="none" w:sz="0" w:space="0" w:color="auto"/>
                <w:right w:val="none" w:sz="0" w:space="0" w:color="auto"/>
              </w:divBdr>
            </w:div>
            <w:div w:id="849485664">
              <w:marLeft w:val="0"/>
              <w:marRight w:val="0"/>
              <w:marTop w:val="0"/>
              <w:marBottom w:val="0"/>
              <w:divBdr>
                <w:top w:val="none" w:sz="0" w:space="0" w:color="auto"/>
                <w:left w:val="none" w:sz="0" w:space="0" w:color="auto"/>
                <w:bottom w:val="none" w:sz="0" w:space="0" w:color="auto"/>
                <w:right w:val="none" w:sz="0" w:space="0" w:color="auto"/>
              </w:divBdr>
            </w:div>
            <w:div w:id="849568747">
              <w:marLeft w:val="0"/>
              <w:marRight w:val="0"/>
              <w:marTop w:val="0"/>
              <w:marBottom w:val="0"/>
              <w:divBdr>
                <w:top w:val="none" w:sz="0" w:space="0" w:color="auto"/>
                <w:left w:val="none" w:sz="0" w:space="0" w:color="auto"/>
                <w:bottom w:val="none" w:sz="0" w:space="0" w:color="auto"/>
                <w:right w:val="none" w:sz="0" w:space="0" w:color="auto"/>
              </w:divBdr>
            </w:div>
            <w:div w:id="850797538">
              <w:marLeft w:val="0"/>
              <w:marRight w:val="0"/>
              <w:marTop w:val="0"/>
              <w:marBottom w:val="0"/>
              <w:divBdr>
                <w:top w:val="none" w:sz="0" w:space="0" w:color="auto"/>
                <w:left w:val="none" w:sz="0" w:space="0" w:color="auto"/>
                <w:bottom w:val="none" w:sz="0" w:space="0" w:color="auto"/>
                <w:right w:val="none" w:sz="0" w:space="0" w:color="auto"/>
              </w:divBdr>
            </w:div>
            <w:div w:id="851148641">
              <w:marLeft w:val="0"/>
              <w:marRight w:val="0"/>
              <w:marTop w:val="0"/>
              <w:marBottom w:val="0"/>
              <w:divBdr>
                <w:top w:val="none" w:sz="0" w:space="0" w:color="auto"/>
                <w:left w:val="none" w:sz="0" w:space="0" w:color="auto"/>
                <w:bottom w:val="none" w:sz="0" w:space="0" w:color="auto"/>
                <w:right w:val="none" w:sz="0" w:space="0" w:color="auto"/>
              </w:divBdr>
            </w:div>
            <w:div w:id="853348974">
              <w:marLeft w:val="0"/>
              <w:marRight w:val="0"/>
              <w:marTop w:val="0"/>
              <w:marBottom w:val="0"/>
              <w:divBdr>
                <w:top w:val="none" w:sz="0" w:space="0" w:color="auto"/>
                <w:left w:val="none" w:sz="0" w:space="0" w:color="auto"/>
                <w:bottom w:val="none" w:sz="0" w:space="0" w:color="auto"/>
                <w:right w:val="none" w:sz="0" w:space="0" w:color="auto"/>
              </w:divBdr>
            </w:div>
            <w:div w:id="853500796">
              <w:marLeft w:val="0"/>
              <w:marRight w:val="0"/>
              <w:marTop w:val="0"/>
              <w:marBottom w:val="0"/>
              <w:divBdr>
                <w:top w:val="none" w:sz="0" w:space="0" w:color="auto"/>
                <w:left w:val="none" w:sz="0" w:space="0" w:color="auto"/>
                <w:bottom w:val="none" w:sz="0" w:space="0" w:color="auto"/>
                <w:right w:val="none" w:sz="0" w:space="0" w:color="auto"/>
              </w:divBdr>
            </w:div>
            <w:div w:id="854002383">
              <w:marLeft w:val="0"/>
              <w:marRight w:val="0"/>
              <w:marTop w:val="0"/>
              <w:marBottom w:val="0"/>
              <w:divBdr>
                <w:top w:val="none" w:sz="0" w:space="0" w:color="auto"/>
                <w:left w:val="none" w:sz="0" w:space="0" w:color="auto"/>
                <w:bottom w:val="none" w:sz="0" w:space="0" w:color="auto"/>
                <w:right w:val="none" w:sz="0" w:space="0" w:color="auto"/>
              </w:divBdr>
            </w:div>
            <w:div w:id="855270857">
              <w:marLeft w:val="0"/>
              <w:marRight w:val="0"/>
              <w:marTop w:val="0"/>
              <w:marBottom w:val="0"/>
              <w:divBdr>
                <w:top w:val="none" w:sz="0" w:space="0" w:color="auto"/>
                <w:left w:val="none" w:sz="0" w:space="0" w:color="auto"/>
                <w:bottom w:val="none" w:sz="0" w:space="0" w:color="auto"/>
                <w:right w:val="none" w:sz="0" w:space="0" w:color="auto"/>
              </w:divBdr>
            </w:div>
            <w:div w:id="855385946">
              <w:marLeft w:val="0"/>
              <w:marRight w:val="0"/>
              <w:marTop w:val="0"/>
              <w:marBottom w:val="0"/>
              <w:divBdr>
                <w:top w:val="none" w:sz="0" w:space="0" w:color="auto"/>
                <w:left w:val="none" w:sz="0" w:space="0" w:color="auto"/>
                <w:bottom w:val="none" w:sz="0" w:space="0" w:color="auto"/>
                <w:right w:val="none" w:sz="0" w:space="0" w:color="auto"/>
              </w:divBdr>
            </w:div>
            <w:div w:id="855576551">
              <w:marLeft w:val="0"/>
              <w:marRight w:val="0"/>
              <w:marTop w:val="0"/>
              <w:marBottom w:val="0"/>
              <w:divBdr>
                <w:top w:val="none" w:sz="0" w:space="0" w:color="auto"/>
                <w:left w:val="none" w:sz="0" w:space="0" w:color="auto"/>
                <w:bottom w:val="none" w:sz="0" w:space="0" w:color="auto"/>
                <w:right w:val="none" w:sz="0" w:space="0" w:color="auto"/>
              </w:divBdr>
            </w:div>
            <w:div w:id="856769554">
              <w:marLeft w:val="0"/>
              <w:marRight w:val="0"/>
              <w:marTop w:val="0"/>
              <w:marBottom w:val="0"/>
              <w:divBdr>
                <w:top w:val="none" w:sz="0" w:space="0" w:color="auto"/>
                <w:left w:val="none" w:sz="0" w:space="0" w:color="auto"/>
                <w:bottom w:val="none" w:sz="0" w:space="0" w:color="auto"/>
                <w:right w:val="none" w:sz="0" w:space="0" w:color="auto"/>
              </w:divBdr>
            </w:div>
            <w:div w:id="856845851">
              <w:marLeft w:val="0"/>
              <w:marRight w:val="0"/>
              <w:marTop w:val="0"/>
              <w:marBottom w:val="0"/>
              <w:divBdr>
                <w:top w:val="none" w:sz="0" w:space="0" w:color="auto"/>
                <w:left w:val="none" w:sz="0" w:space="0" w:color="auto"/>
                <w:bottom w:val="none" w:sz="0" w:space="0" w:color="auto"/>
                <w:right w:val="none" w:sz="0" w:space="0" w:color="auto"/>
              </w:divBdr>
            </w:div>
            <w:div w:id="860780992">
              <w:marLeft w:val="0"/>
              <w:marRight w:val="0"/>
              <w:marTop w:val="0"/>
              <w:marBottom w:val="0"/>
              <w:divBdr>
                <w:top w:val="none" w:sz="0" w:space="0" w:color="auto"/>
                <w:left w:val="none" w:sz="0" w:space="0" w:color="auto"/>
                <w:bottom w:val="none" w:sz="0" w:space="0" w:color="auto"/>
                <w:right w:val="none" w:sz="0" w:space="0" w:color="auto"/>
              </w:divBdr>
            </w:div>
            <w:div w:id="866212878">
              <w:marLeft w:val="0"/>
              <w:marRight w:val="0"/>
              <w:marTop w:val="0"/>
              <w:marBottom w:val="0"/>
              <w:divBdr>
                <w:top w:val="none" w:sz="0" w:space="0" w:color="auto"/>
                <w:left w:val="none" w:sz="0" w:space="0" w:color="auto"/>
                <w:bottom w:val="none" w:sz="0" w:space="0" w:color="auto"/>
                <w:right w:val="none" w:sz="0" w:space="0" w:color="auto"/>
              </w:divBdr>
            </w:div>
            <w:div w:id="866675297">
              <w:marLeft w:val="0"/>
              <w:marRight w:val="0"/>
              <w:marTop w:val="0"/>
              <w:marBottom w:val="0"/>
              <w:divBdr>
                <w:top w:val="none" w:sz="0" w:space="0" w:color="auto"/>
                <w:left w:val="none" w:sz="0" w:space="0" w:color="auto"/>
                <w:bottom w:val="none" w:sz="0" w:space="0" w:color="auto"/>
                <w:right w:val="none" w:sz="0" w:space="0" w:color="auto"/>
              </w:divBdr>
            </w:div>
            <w:div w:id="867723014">
              <w:marLeft w:val="0"/>
              <w:marRight w:val="0"/>
              <w:marTop w:val="0"/>
              <w:marBottom w:val="0"/>
              <w:divBdr>
                <w:top w:val="none" w:sz="0" w:space="0" w:color="auto"/>
                <w:left w:val="none" w:sz="0" w:space="0" w:color="auto"/>
                <w:bottom w:val="none" w:sz="0" w:space="0" w:color="auto"/>
                <w:right w:val="none" w:sz="0" w:space="0" w:color="auto"/>
              </w:divBdr>
            </w:div>
            <w:div w:id="867908993">
              <w:marLeft w:val="0"/>
              <w:marRight w:val="0"/>
              <w:marTop w:val="0"/>
              <w:marBottom w:val="0"/>
              <w:divBdr>
                <w:top w:val="none" w:sz="0" w:space="0" w:color="auto"/>
                <w:left w:val="none" w:sz="0" w:space="0" w:color="auto"/>
                <w:bottom w:val="none" w:sz="0" w:space="0" w:color="auto"/>
                <w:right w:val="none" w:sz="0" w:space="0" w:color="auto"/>
              </w:divBdr>
            </w:div>
            <w:div w:id="868029349">
              <w:marLeft w:val="0"/>
              <w:marRight w:val="0"/>
              <w:marTop w:val="0"/>
              <w:marBottom w:val="0"/>
              <w:divBdr>
                <w:top w:val="none" w:sz="0" w:space="0" w:color="auto"/>
                <w:left w:val="none" w:sz="0" w:space="0" w:color="auto"/>
                <w:bottom w:val="none" w:sz="0" w:space="0" w:color="auto"/>
                <w:right w:val="none" w:sz="0" w:space="0" w:color="auto"/>
              </w:divBdr>
            </w:div>
            <w:div w:id="872117512">
              <w:marLeft w:val="0"/>
              <w:marRight w:val="0"/>
              <w:marTop w:val="0"/>
              <w:marBottom w:val="0"/>
              <w:divBdr>
                <w:top w:val="none" w:sz="0" w:space="0" w:color="auto"/>
                <w:left w:val="none" w:sz="0" w:space="0" w:color="auto"/>
                <w:bottom w:val="none" w:sz="0" w:space="0" w:color="auto"/>
                <w:right w:val="none" w:sz="0" w:space="0" w:color="auto"/>
              </w:divBdr>
            </w:div>
            <w:div w:id="872183187">
              <w:marLeft w:val="0"/>
              <w:marRight w:val="0"/>
              <w:marTop w:val="0"/>
              <w:marBottom w:val="0"/>
              <w:divBdr>
                <w:top w:val="none" w:sz="0" w:space="0" w:color="auto"/>
                <w:left w:val="none" w:sz="0" w:space="0" w:color="auto"/>
                <w:bottom w:val="none" w:sz="0" w:space="0" w:color="auto"/>
                <w:right w:val="none" w:sz="0" w:space="0" w:color="auto"/>
              </w:divBdr>
            </w:div>
            <w:div w:id="872349901">
              <w:marLeft w:val="0"/>
              <w:marRight w:val="0"/>
              <w:marTop w:val="0"/>
              <w:marBottom w:val="0"/>
              <w:divBdr>
                <w:top w:val="none" w:sz="0" w:space="0" w:color="auto"/>
                <w:left w:val="none" w:sz="0" w:space="0" w:color="auto"/>
                <w:bottom w:val="none" w:sz="0" w:space="0" w:color="auto"/>
                <w:right w:val="none" w:sz="0" w:space="0" w:color="auto"/>
              </w:divBdr>
            </w:div>
            <w:div w:id="872810485">
              <w:marLeft w:val="0"/>
              <w:marRight w:val="0"/>
              <w:marTop w:val="0"/>
              <w:marBottom w:val="0"/>
              <w:divBdr>
                <w:top w:val="none" w:sz="0" w:space="0" w:color="auto"/>
                <w:left w:val="none" w:sz="0" w:space="0" w:color="auto"/>
                <w:bottom w:val="none" w:sz="0" w:space="0" w:color="auto"/>
                <w:right w:val="none" w:sz="0" w:space="0" w:color="auto"/>
              </w:divBdr>
            </w:div>
            <w:div w:id="877208502">
              <w:marLeft w:val="0"/>
              <w:marRight w:val="0"/>
              <w:marTop w:val="0"/>
              <w:marBottom w:val="0"/>
              <w:divBdr>
                <w:top w:val="none" w:sz="0" w:space="0" w:color="auto"/>
                <w:left w:val="none" w:sz="0" w:space="0" w:color="auto"/>
                <w:bottom w:val="none" w:sz="0" w:space="0" w:color="auto"/>
                <w:right w:val="none" w:sz="0" w:space="0" w:color="auto"/>
              </w:divBdr>
            </w:div>
            <w:div w:id="877399338">
              <w:marLeft w:val="0"/>
              <w:marRight w:val="0"/>
              <w:marTop w:val="0"/>
              <w:marBottom w:val="0"/>
              <w:divBdr>
                <w:top w:val="none" w:sz="0" w:space="0" w:color="auto"/>
                <w:left w:val="none" w:sz="0" w:space="0" w:color="auto"/>
                <w:bottom w:val="none" w:sz="0" w:space="0" w:color="auto"/>
                <w:right w:val="none" w:sz="0" w:space="0" w:color="auto"/>
              </w:divBdr>
            </w:div>
            <w:div w:id="878323741">
              <w:marLeft w:val="0"/>
              <w:marRight w:val="0"/>
              <w:marTop w:val="0"/>
              <w:marBottom w:val="0"/>
              <w:divBdr>
                <w:top w:val="none" w:sz="0" w:space="0" w:color="auto"/>
                <w:left w:val="none" w:sz="0" w:space="0" w:color="auto"/>
                <w:bottom w:val="none" w:sz="0" w:space="0" w:color="auto"/>
                <w:right w:val="none" w:sz="0" w:space="0" w:color="auto"/>
              </w:divBdr>
            </w:div>
            <w:div w:id="878398256">
              <w:marLeft w:val="0"/>
              <w:marRight w:val="0"/>
              <w:marTop w:val="0"/>
              <w:marBottom w:val="0"/>
              <w:divBdr>
                <w:top w:val="none" w:sz="0" w:space="0" w:color="auto"/>
                <w:left w:val="none" w:sz="0" w:space="0" w:color="auto"/>
                <w:bottom w:val="none" w:sz="0" w:space="0" w:color="auto"/>
                <w:right w:val="none" w:sz="0" w:space="0" w:color="auto"/>
              </w:divBdr>
            </w:div>
            <w:div w:id="879707522">
              <w:marLeft w:val="0"/>
              <w:marRight w:val="0"/>
              <w:marTop w:val="0"/>
              <w:marBottom w:val="0"/>
              <w:divBdr>
                <w:top w:val="none" w:sz="0" w:space="0" w:color="auto"/>
                <w:left w:val="none" w:sz="0" w:space="0" w:color="auto"/>
                <w:bottom w:val="none" w:sz="0" w:space="0" w:color="auto"/>
                <w:right w:val="none" w:sz="0" w:space="0" w:color="auto"/>
              </w:divBdr>
            </w:div>
            <w:div w:id="881474914">
              <w:marLeft w:val="0"/>
              <w:marRight w:val="0"/>
              <w:marTop w:val="0"/>
              <w:marBottom w:val="0"/>
              <w:divBdr>
                <w:top w:val="none" w:sz="0" w:space="0" w:color="auto"/>
                <w:left w:val="none" w:sz="0" w:space="0" w:color="auto"/>
                <w:bottom w:val="none" w:sz="0" w:space="0" w:color="auto"/>
                <w:right w:val="none" w:sz="0" w:space="0" w:color="auto"/>
              </w:divBdr>
            </w:div>
            <w:div w:id="884872114">
              <w:marLeft w:val="0"/>
              <w:marRight w:val="0"/>
              <w:marTop w:val="0"/>
              <w:marBottom w:val="0"/>
              <w:divBdr>
                <w:top w:val="none" w:sz="0" w:space="0" w:color="auto"/>
                <w:left w:val="none" w:sz="0" w:space="0" w:color="auto"/>
                <w:bottom w:val="none" w:sz="0" w:space="0" w:color="auto"/>
                <w:right w:val="none" w:sz="0" w:space="0" w:color="auto"/>
              </w:divBdr>
            </w:div>
            <w:div w:id="885260946">
              <w:marLeft w:val="0"/>
              <w:marRight w:val="0"/>
              <w:marTop w:val="0"/>
              <w:marBottom w:val="0"/>
              <w:divBdr>
                <w:top w:val="none" w:sz="0" w:space="0" w:color="auto"/>
                <w:left w:val="none" w:sz="0" w:space="0" w:color="auto"/>
                <w:bottom w:val="none" w:sz="0" w:space="0" w:color="auto"/>
                <w:right w:val="none" w:sz="0" w:space="0" w:color="auto"/>
              </w:divBdr>
            </w:div>
            <w:div w:id="885681314">
              <w:marLeft w:val="0"/>
              <w:marRight w:val="0"/>
              <w:marTop w:val="0"/>
              <w:marBottom w:val="0"/>
              <w:divBdr>
                <w:top w:val="none" w:sz="0" w:space="0" w:color="auto"/>
                <w:left w:val="none" w:sz="0" w:space="0" w:color="auto"/>
                <w:bottom w:val="none" w:sz="0" w:space="0" w:color="auto"/>
                <w:right w:val="none" w:sz="0" w:space="0" w:color="auto"/>
              </w:divBdr>
            </w:div>
            <w:div w:id="885989975">
              <w:marLeft w:val="0"/>
              <w:marRight w:val="0"/>
              <w:marTop w:val="0"/>
              <w:marBottom w:val="0"/>
              <w:divBdr>
                <w:top w:val="none" w:sz="0" w:space="0" w:color="auto"/>
                <w:left w:val="none" w:sz="0" w:space="0" w:color="auto"/>
                <w:bottom w:val="none" w:sz="0" w:space="0" w:color="auto"/>
                <w:right w:val="none" w:sz="0" w:space="0" w:color="auto"/>
              </w:divBdr>
            </w:div>
            <w:div w:id="886525361">
              <w:marLeft w:val="0"/>
              <w:marRight w:val="0"/>
              <w:marTop w:val="0"/>
              <w:marBottom w:val="0"/>
              <w:divBdr>
                <w:top w:val="none" w:sz="0" w:space="0" w:color="auto"/>
                <w:left w:val="none" w:sz="0" w:space="0" w:color="auto"/>
                <w:bottom w:val="none" w:sz="0" w:space="0" w:color="auto"/>
                <w:right w:val="none" w:sz="0" w:space="0" w:color="auto"/>
              </w:divBdr>
            </w:div>
            <w:div w:id="887301906">
              <w:marLeft w:val="0"/>
              <w:marRight w:val="0"/>
              <w:marTop w:val="0"/>
              <w:marBottom w:val="0"/>
              <w:divBdr>
                <w:top w:val="none" w:sz="0" w:space="0" w:color="auto"/>
                <w:left w:val="none" w:sz="0" w:space="0" w:color="auto"/>
                <w:bottom w:val="none" w:sz="0" w:space="0" w:color="auto"/>
                <w:right w:val="none" w:sz="0" w:space="0" w:color="auto"/>
              </w:divBdr>
            </w:div>
            <w:div w:id="889682388">
              <w:marLeft w:val="0"/>
              <w:marRight w:val="0"/>
              <w:marTop w:val="0"/>
              <w:marBottom w:val="0"/>
              <w:divBdr>
                <w:top w:val="none" w:sz="0" w:space="0" w:color="auto"/>
                <w:left w:val="none" w:sz="0" w:space="0" w:color="auto"/>
                <w:bottom w:val="none" w:sz="0" w:space="0" w:color="auto"/>
                <w:right w:val="none" w:sz="0" w:space="0" w:color="auto"/>
              </w:divBdr>
            </w:div>
            <w:div w:id="892350733">
              <w:marLeft w:val="0"/>
              <w:marRight w:val="0"/>
              <w:marTop w:val="0"/>
              <w:marBottom w:val="0"/>
              <w:divBdr>
                <w:top w:val="none" w:sz="0" w:space="0" w:color="auto"/>
                <w:left w:val="none" w:sz="0" w:space="0" w:color="auto"/>
                <w:bottom w:val="none" w:sz="0" w:space="0" w:color="auto"/>
                <w:right w:val="none" w:sz="0" w:space="0" w:color="auto"/>
              </w:divBdr>
            </w:div>
            <w:div w:id="893078549">
              <w:marLeft w:val="0"/>
              <w:marRight w:val="0"/>
              <w:marTop w:val="0"/>
              <w:marBottom w:val="0"/>
              <w:divBdr>
                <w:top w:val="none" w:sz="0" w:space="0" w:color="auto"/>
                <w:left w:val="none" w:sz="0" w:space="0" w:color="auto"/>
                <w:bottom w:val="none" w:sz="0" w:space="0" w:color="auto"/>
                <w:right w:val="none" w:sz="0" w:space="0" w:color="auto"/>
              </w:divBdr>
            </w:div>
            <w:div w:id="893080721">
              <w:marLeft w:val="0"/>
              <w:marRight w:val="0"/>
              <w:marTop w:val="0"/>
              <w:marBottom w:val="0"/>
              <w:divBdr>
                <w:top w:val="none" w:sz="0" w:space="0" w:color="auto"/>
                <w:left w:val="none" w:sz="0" w:space="0" w:color="auto"/>
                <w:bottom w:val="none" w:sz="0" w:space="0" w:color="auto"/>
                <w:right w:val="none" w:sz="0" w:space="0" w:color="auto"/>
              </w:divBdr>
            </w:div>
            <w:div w:id="893583794">
              <w:marLeft w:val="0"/>
              <w:marRight w:val="0"/>
              <w:marTop w:val="0"/>
              <w:marBottom w:val="0"/>
              <w:divBdr>
                <w:top w:val="none" w:sz="0" w:space="0" w:color="auto"/>
                <w:left w:val="none" w:sz="0" w:space="0" w:color="auto"/>
                <w:bottom w:val="none" w:sz="0" w:space="0" w:color="auto"/>
                <w:right w:val="none" w:sz="0" w:space="0" w:color="auto"/>
              </w:divBdr>
            </w:div>
            <w:div w:id="894317031">
              <w:marLeft w:val="0"/>
              <w:marRight w:val="0"/>
              <w:marTop w:val="0"/>
              <w:marBottom w:val="0"/>
              <w:divBdr>
                <w:top w:val="none" w:sz="0" w:space="0" w:color="auto"/>
                <w:left w:val="none" w:sz="0" w:space="0" w:color="auto"/>
                <w:bottom w:val="none" w:sz="0" w:space="0" w:color="auto"/>
                <w:right w:val="none" w:sz="0" w:space="0" w:color="auto"/>
              </w:divBdr>
            </w:div>
            <w:div w:id="895969330">
              <w:marLeft w:val="0"/>
              <w:marRight w:val="0"/>
              <w:marTop w:val="0"/>
              <w:marBottom w:val="0"/>
              <w:divBdr>
                <w:top w:val="none" w:sz="0" w:space="0" w:color="auto"/>
                <w:left w:val="none" w:sz="0" w:space="0" w:color="auto"/>
                <w:bottom w:val="none" w:sz="0" w:space="0" w:color="auto"/>
                <w:right w:val="none" w:sz="0" w:space="0" w:color="auto"/>
              </w:divBdr>
            </w:div>
            <w:div w:id="895972821">
              <w:marLeft w:val="0"/>
              <w:marRight w:val="0"/>
              <w:marTop w:val="0"/>
              <w:marBottom w:val="0"/>
              <w:divBdr>
                <w:top w:val="none" w:sz="0" w:space="0" w:color="auto"/>
                <w:left w:val="none" w:sz="0" w:space="0" w:color="auto"/>
                <w:bottom w:val="none" w:sz="0" w:space="0" w:color="auto"/>
                <w:right w:val="none" w:sz="0" w:space="0" w:color="auto"/>
              </w:divBdr>
            </w:div>
            <w:div w:id="903637077">
              <w:marLeft w:val="0"/>
              <w:marRight w:val="0"/>
              <w:marTop w:val="0"/>
              <w:marBottom w:val="0"/>
              <w:divBdr>
                <w:top w:val="none" w:sz="0" w:space="0" w:color="auto"/>
                <w:left w:val="none" w:sz="0" w:space="0" w:color="auto"/>
                <w:bottom w:val="none" w:sz="0" w:space="0" w:color="auto"/>
                <w:right w:val="none" w:sz="0" w:space="0" w:color="auto"/>
              </w:divBdr>
            </w:div>
            <w:div w:id="905385075">
              <w:marLeft w:val="0"/>
              <w:marRight w:val="0"/>
              <w:marTop w:val="0"/>
              <w:marBottom w:val="0"/>
              <w:divBdr>
                <w:top w:val="none" w:sz="0" w:space="0" w:color="auto"/>
                <w:left w:val="none" w:sz="0" w:space="0" w:color="auto"/>
                <w:bottom w:val="none" w:sz="0" w:space="0" w:color="auto"/>
                <w:right w:val="none" w:sz="0" w:space="0" w:color="auto"/>
              </w:divBdr>
            </w:div>
            <w:div w:id="905530495">
              <w:marLeft w:val="0"/>
              <w:marRight w:val="0"/>
              <w:marTop w:val="0"/>
              <w:marBottom w:val="0"/>
              <w:divBdr>
                <w:top w:val="none" w:sz="0" w:space="0" w:color="auto"/>
                <w:left w:val="none" w:sz="0" w:space="0" w:color="auto"/>
                <w:bottom w:val="none" w:sz="0" w:space="0" w:color="auto"/>
                <w:right w:val="none" w:sz="0" w:space="0" w:color="auto"/>
              </w:divBdr>
            </w:div>
            <w:div w:id="905841861">
              <w:marLeft w:val="0"/>
              <w:marRight w:val="0"/>
              <w:marTop w:val="0"/>
              <w:marBottom w:val="0"/>
              <w:divBdr>
                <w:top w:val="none" w:sz="0" w:space="0" w:color="auto"/>
                <w:left w:val="none" w:sz="0" w:space="0" w:color="auto"/>
                <w:bottom w:val="none" w:sz="0" w:space="0" w:color="auto"/>
                <w:right w:val="none" w:sz="0" w:space="0" w:color="auto"/>
              </w:divBdr>
            </w:div>
            <w:div w:id="907961598">
              <w:marLeft w:val="0"/>
              <w:marRight w:val="0"/>
              <w:marTop w:val="0"/>
              <w:marBottom w:val="0"/>
              <w:divBdr>
                <w:top w:val="none" w:sz="0" w:space="0" w:color="auto"/>
                <w:left w:val="none" w:sz="0" w:space="0" w:color="auto"/>
                <w:bottom w:val="none" w:sz="0" w:space="0" w:color="auto"/>
                <w:right w:val="none" w:sz="0" w:space="0" w:color="auto"/>
              </w:divBdr>
            </w:div>
            <w:div w:id="908274243">
              <w:marLeft w:val="0"/>
              <w:marRight w:val="0"/>
              <w:marTop w:val="0"/>
              <w:marBottom w:val="0"/>
              <w:divBdr>
                <w:top w:val="none" w:sz="0" w:space="0" w:color="auto"/>
                <w:left w:val="none" w:sz="0" w:space="0" w:color="auto"/>
                <w:bottom w:val="none" w:sz="0" w:space="0" w:color="auto"/>
                <w:right w:val="none" w:sz="0" w:space="0" w:color="auto"/>
              </w:divBdr>
            </w:div>
            <w:div w:id="909852378">
              <w:marLeft w:val="0"/>
              <w:marRight w:val="0"/>
              <w:marTop w:val="0"/>
              <w:marBottom w:val="0"/>
              <w:divBdr>
                <w:top w:val="none" w:sz="0" w:space="0" w:color="auto"/>
                <w:left w:val="none" w:sz="0" w:space="0" w:color="auto"/>
                <w:bottom w:val="none" w:sz="0" w:space="0" w:color="auto"/>
                <w:right w:val="none" w:sz="0" w:space="0" w:color="auto"/>
              </w:divBdr>
            </w:div>
            <w:div w:id="911626654">
              <w:marLeft w:val="0"/>
              <w:marRight w:val="0"/>
              <w:marTop w:val="0"/>
              <w:marBottom w:val="0"/>
              <w:divBdr>
                <w:top w:val="none" w:sz="0" w:space="0" w:color="auto"/>
                <w:left w:val="none" w:sz="0" w:space="0" w:color="auto"/>
                <w:bottom w:val="none" w:sz="0" w:space="0" w:color="auto"/>
                <w:right w:val="none" w:sz="0" w:space="0" w:color="auto"/>
              </w:divBdr>
            </w:div>
            <w:div w:id="912356797">
              <w:marLeft w:val="0"/>
              <w:marRight w:val="0"/>
              <w:marTop w:val="0"/>
              <w:marBottom w:val="0"/>
              <w:divBdr>
                <w:top w:val="none" w:sz="0" w:space="0" w:color="auto"/>
                <w:left w:val="none" w:sz="0" w:space="0" w:color="auto"/>
                <w:bottom w:val="none" w:sz="0" w:space="0" w:color="auto"/>
                <w:right w:val="none" w:sz="0" w:space="0" w:color="auto"/>
              </w:divBdr>
            </w:div>
            <w:div w:id="914583193">
              <w:marLeft w:val="0"/>
              <w:marRight w:val="0"/>
              <w:marTop w:val="0"/>
              <w:marBottom w:val="0"/>
              <w:divBdr>
                <w:top w:val="none" w:sz="0" w:space="0" w:color="auto"/>
                <w:left w:val="none" w:sz="0" w:space="0" w:color="auto"/>
                <w:bottom w:val="none" w:sz="0" w:space="0" w:color="auto"/>
                <w:right w:val="none" w:sz="0" w:space="0" w:color="auto"/>
              </w:divBdr>
            </w:div>
            <w:div w:id="916784321">
              <w:marLeft w:val="0"/>
              <w:marRight w:val="0"/>
              <w:marTop w:val="0"/>
              <w:marBottom w:val="0"/>
              <w:divBdr>
                <w:top w:val="none" w:sz="0" w:space="0" w:color="auto"/>
                <w:left w:val="none" w:sz="0" w:space="0" w:color="auto"/>
                <w:bottom w:val="none" w:sz="0" w:space="0" w:color="auto"/>
                <w:right w:val="none" w:sz="0" w:space="0" w:color="auto"/>
              </w:divBdr>
            </w:div>
            <w:div w:id="918363818">
              <w:marLeft w:val="0"/>
              <w:marRight w:val="0"/>
              <w:marTop w:val="0"/>
              <w:marBottom w:val="0"/>
              <w:divBdr>
                <w:top w:val="none" w:sz="0" w:space="0" w:color="auto"/>
                <w:left w:val="none" w:sz="0" w:space="0" w:color="auto"/>
                <w:bottom w:val="none" w:sz="0" w:space="0" w:color="auto"/>
                <w:right w:val="none" w:sz="0" w:space="0" w:color="auto"/>
              </w:divBdr>
            </w:div>
            <w:div w:id="918442483">
              <w:marLeft w:val="0"/>
              <w:marRight w:val="0"/>
              <w:marTop w:val="0"/>
              <w:marBottom w:val="0"/>
              <w:divBdr>
                <w:top w:val="none" w:sz="0" w:space="0" w:color="auto"/>
                <w:left w:val="none" w:sz="0" w:space="0" w:color="auto"/>
                <w:bottom w:val="none" w:sz="0" w:space="0" w:color="auto"/>
                <w:right w:val="none" w:sz="0" w:space="0" w:color="auto"/>
              </w:divBdr>
            </w:div>
            <w:div w:id="918752501">
              <w:marLeft w:val="0"/>
              <w:marRight w:val="0"/>
              <w:marTop w:val="0"/>
              <w:marBottom w:val="0"/>
              <w:divBdr>
                <w:top w:val="none" w:sz="0" w:space="0" w:color="auto"/>
                <w:left w:val="none" w:sz="0" w:space="0" w:color="auto"/>
                <w:bottom w:val="none" w:sz="0" w:space="0" w:color="auto"/>
                <w:right w:val="none" w:sz="0" w:space="0" w:color="auto"/>
              </w:divBdr>
            </w:div>
            <w:div w:id="919481715">
              <w:marLeft w:val="0"/>
              <w:marRight w:val="0"/>
              <w:marTop w:val="0"/>
              <w:marBottom w:val="0"/>
              <w:divBdr>
                <w:top w:val="none" w:sz="0" w:space="0" w:color="auto"/>
                <w:left w:val="none" w:sz="0" w:space="0" w:color="auto"/>
                <w:bottom w:val="none" w:sz="0" w:space="0" w:color="auto"/>
                <w:right w:val="none" w:sz="0" w:space="0" w:color="auto"/>
              </w:divBdr>
            </w:div>
            <w:div w:id="919557585">
              <w:marLeft w:val="0"/>
              <w:marRight w:val="0"/>
              <w:marTop w:val="0"/>
              <w:marBottom w:val="0"/>
              <w:divBdr>
                <w:top w:val="none" w:sz="0" w:space="0" w:color="auto"/>
                <w:left w:val="none" w:sz="0" w:space="0" w:color="auto"/>
                <w:bottom w:val="none" w:sz="0" w:space="0" w:color="auto"/>
                <w:right w:val="none" w:sz="0" w:space="0" w:color="auto"/>
              </w:divBdr>
            </w:div>
            <w:div w:id="920715876">
              <w:marLeft w:val="0"/>
              <w:marRight w:val="0"/>
              <w:marTop w:val="0"/>
              <w:marBottom w:val="0"/>
              <w:divBdr>
                <w:top w:val="none" w:sz="0" w:space="0" w:color="auto"/>
                <w:left w:val="none" w:sz="0" w:space="0" w:color="auto"/>
                <w:bottom w:val="none" w:sz="0" w:space="0" w:color="auto"/>
                <w:right w:val="none" w:sz="0" w:space="0" w:color="auto"/>
              </w:divBdr>
            </w:div>
            <w:div w:id="922030074">
              <w:marLeft w:val="0"/>
              <w:marRight w:val="0"/>
              <w:marTop w:val="0"/>
              <w:marBottom w:val="0"/>
              <w:divBdr>
                <w:top w:val="none" w:sz="0" w:space="0" w:color="auto"/>
                <w:left w:val="none" w:sz="0" w:space="0" w:color="auto"/>
                <w:bottom w:val="none" w:sz="0" w:space="0" w:color="auto"/>
                <w:right w:val="none" w:sz="0" w:space="0" w:color="auto"/>
              </w:divBdr>
            </w:div>
            <w:div w:id="922835135">
              <w:marLeft w:val="0"/>
              <w:marRight w:val="0"/>
              <w:marTop w:val="0"/>
              <w:marBottom w:val="0"/>
              <w:divBdr>
                <w:top w:val="none" w:sz="0" w:space="0" w:color="auto"/>
                <w:left w:val="none" w:sz="0" w:space="0" w:color="auto"/>
                <w:bottom w:val="none" w:sz="0" w:space="0" w:color="auto"/>
                <w:right w:val="none" w:sz="0" w:space="0" w:color="auto"/>
              </w:divBdr>
            </w:div>
            <w:div w:id="923878161">
              <w:marLeft w:val="0"/>
              <w:marRight w:val="0"/>
              <w:marTop w:val="0"/>
              <w:marBottom w:val="0"/>
              <w:divBdr>
                <w:top w:val="none" w:sz="0" w:space="0" w:color="auto"/>
                <w:left w:val="none" w:sz="0" w:space="0" w:color="auto"/>
                <w:bottom w:val="none" w:sz="0" w:space="0" w:color="auto"/>
                <w:right w:val="none" w:sz="0" w:space="0" w:color="auto"/>
              </w:divBdr>
            </w:div>
            <w:div w:id="925462463">
              <w:marLeft w:val="0"/>
              <w:marRight w:val="0"/>
              <w:marTop w:val="0"/>
              <w:marBottom w:val="0"/>
              <w:divBdr>
                <w:top w:val="none" w:sz="0" w:space="0" w:color="auto"/>
                <w:left w:val="none" w:sz="0" w:space="0" w:color="auto"/>
                <w:bottom w:val="none" w:sz="0" w:space="0" w:color="auto"/>
                <w:right w:val="none" w:sz="0" w:space="0" w:color="auto"/>
              </w:divBdr>
            </w:div>
            <w:div w:id="926039282">
              <w:marLeft w:val="0"/>
              <w:marRight w:val="0"/>
              <w:marTop w:val="0"/>
              <w:marBottom w:val="0"/>
              <w:divBdr>
                <w:top w:val="none" w:sz="0" w:space="0" w:color="auto"/>
                <w:left w:val="none" w:sz="0" w:space="0" w:color="auto"/>
                <w:bottom w:val="none" w:sz="0" w:space="0" w:color="auto"/>
                <w:right w:val="none" w:sz="0" w:space="0" w:color="auto"/>
              </w:divBdr>
            </w:div>
            <w:div w:id="926690959">
              <w:marLeft w:val="0"/>
              <w:marRight w:val="0"/>
              <w:marTop w:val="0"/>
              <w:marBottom w:val="0"/>
              <w:divBdr>
                <w:top w:val="none" w:sz="0" w:space="0" w:color="auto"/>
                <w:left w:val="none" w:sz="0" w:space="0" w:color="auto"/>
                <w:bottom w:val="none" w:sz="0" w:space="0" w:color="auto"/>
                <w:right w:val="none" w:sz="0" w:space="0" w:color="auto"/>
              </w:divBdr>
            </w:div>
            <w:div w:id="926810574">
              <w:marLeft w:val="0"/>
              <w:marRight w:val="0"/>
              <w:marTop w:val="0"/>
              <w:marBottom w:val="0"/>
              <w:divBdr>
                <w:top w:val="none" w:sz="0" w:space="0" w:color="auto"/>
                <w:left w:val="none" w:sz="0" w:space="0" w:color="auto"/>
                <w:bottom w:val="none" w:sz="0" w:space="0" w:color="auto"/>
                <w:right w:val="none" w:sz="0" w:space="0" w:color="auto"/>
              </w:divBdr>
            </w:div>
            <w:div w:id="927420538">
              <w:marLeft w:val="0"/>
              <w:marRight w:val="0"/>
              <w:marTop w:val="0"/>
              <w:marBottom w:val="0"/>
              <w:divBdr>
                <w:top w:val="none" w:sz="0" w:space="0" w:color="auto"/>
                <w:left w:val="none" w:sz="0" w:space="0" w:color="auto"/>
                <w:bottom w:val="none" w:sz="0" w:space="0" w:color="auto"/>
                <w:right w:val="none" w:sz="0" w:space="0" w:color="auto"/>
              </w:divBdr>
            </w:div>
            <w:div w:id="931816054">
              <w:marLeft w:val="0"/>
              <w:marRight w:val="0"/>
              <w:marTop w:val="0"/>
              <w:marBottom w:val="0"/>
              <w:divBdr>
                <w:top w:val="none" w:sz="0" w:space="0" w:color="auto"/>
                <w:left w:val="none" w:sz="0" w:space="0" w:color="auto"/>
                <w:bottom w:val="none" w:sz="0" w:space="0" w:color="auto"/>
                <w:right w:val="none" w:sz="0" w:space="0" w:color="auto"/>
              </w:divBdr>
            </w:div>
            <w:div w:id="932469136">
              <w:marLeft w:val="0"/>
              <w:marRight w:val="0"/>
              <w:marTop w:val="0"/>
              <w:marBottom w:val="0"/>
              <w:divBdr>
                <w:top w:val="none" w:sz="0" w:space="0" w:color="auto"/>
                <w:left w:val="none" w:sz="0" w:space="0" w:color="auto"/>
                <w:bottom w:val="none" w:sz="0" w:space="0" w:color="auto"/>
                <w:right w:val="none" w:sz="0" w:space="0" w:color="auto"/>
              </w:divBdr>
            </w:div>
            <w:div w:id="936446048">
              <w:marLeft w:val="0"/>
              <w:marRight w:val="0"/>
              <w:marTop w:val="0"/>
              <w:marBottom w:val="0"/>
              <w:divBdr>
                <w:top w:val="none" w:sz="0" w:space="0" w:color="auto"/>
                <w:left w:val="none" w:sz="0" w:space="0" w:color="auto"/>
                <w:bottom w:val="none" w:sz="0" w:space="0" w:color="auto"/>
                <w:right w:val="none" w:sz="0" w:space="0" w:color="auto"/>
              </w:divBdr>
            </w:div>
            <w:div w:id="937904132">
              <w:marLeft w:val="0"/>
              <w:marRight w:val="0"/>
              <w:marTop w:val="0"/>
              <w:marBottom w:val="0"/>
              <w:divBdr>
                <w:top w:val="none" w:sz="0" w:space="0" w:color="auto"/>
                <w:left w:val="none" w:sz="0" w:space="0" w:color="auto"/>
                <w:bottom w:val="none" w:sz="0" w:space="0" w:color="auto"/>
                <w:right w:val="none" w:sz="0" w:space="0" w:color="auto"/>
              </w:divBdr>
            </w:div>
            <w:div w:id="938101724">
              <w:marLeft w:val="0"/>
              <w:marRight w:val="0"/>
              <w:marTop w:val="0"/>
              <w:marBottom w:val="0"/>
              <w:divBdr>
                <w:top w:val="none" w:sz="0" w:space="0" w:color="auto"/>
                <w:left w:val="none" w:sz="0" w:space="0" w:color="auto"/>
                <w:bottom w:val="none" w:sz="0" w:space="0" w:color="auto"/>
                <w:right w:val="none" w:sz="0" w:space="0" w:color="auto"/>
              </w:divBdr>
            </w:div>
            <w:div w:id="938370989">
              <w:marLeft w:val="0"/>
              <w:marRight w:val="0"/>
              <w:marTop w:val="0"/>
              <w:marBottom w:val="0"/>
              <w:divBdr>
                <w:top w:val="none" w:sz="0" w:space="0" w:color="auto"/>
                <w:left w:val="none" w:sz="0" w:space="0" w:color="auto"/>
                <w:bottom w:val="none" w:sz="0" w:space="0" w:color="auto"/>
                <w:right w:val="none" w:sz="0" w:space="0" w:color="auto"/>
              </w:divBdr>
            </w:div>
            <w:div w:id="940067344">
              <w:marLeft w:val="0"/>
              <w:marRight w:val="0"/>
              <w:marTop w:val="0"/>
              <w:marBottom w:val="0"/>
              <w:divBdr>
                <w:top w:val="none" w:sz="0" w:space="0" w:color="auto"/>
                <w:left w:val="none" w:sz="0" w:space="0" w:color="auto"/>
                <w:bottom w:val="none" w:sz="0" w:space="0" w:color="auto"/>
                <w:right w:val="none" w:sz="0" w:space="0" w:color="auto"/>
              </w:divBdr>
            </w:div>
            <w:div w:id="944269728">
              <w:marLeft w:val="0"/>
              <w:marRight w:val="0"/>
              <w:marTop w:val="0"/>
              <w:marBottom w:val="0"/>
              <w:divBdr>
                <w:top w:val="none" w:sz="0" w:space="0" w:color="auto"/>
                <w:left w:val="none" w:sz="0" w:space="0" w:color="auto"/>
                <w:bottom w:val="none" w:sz="0" w:space="0" w:color="auto"/>
                <w:right w:val="none" w:sz="0" w:space="0" w:color="auto"/>
              </w:divBdr>
            </w:div>
            <w:div w:id="944927207">
              <w:marLeft w:val="0"/>
              <w:marRight w:val="0"/>
              <w:marTop w:val="0"/>
              <w:marBottom w:val="0"/>
              <w:divBdr>
                <w:top w:val="none" w:sz="0" w:space="0" w:color="auto"/>
                <w:left w:val="none" w:sz="0" w:space="0" w:color="auto"/>
                <w:bottom w:val="none" w:sz="0" w:space="0" w:color="auto"/>
                <w:right w:val="none" w:sz="0" w:space="0" w:color="auto"/>
              </w:divBdr>
            </w:div>
            <w:div w:id="945623951">
              <w:marLeft w:val="0"/>
              <w:marRight w:val="0"/>
              <w:marTop w:val="0"/>
              <w:marBottom w:val="0"/>
              <w:divBdr>
                <w:top w:val="none" w:sz="0" w:space="0" w:color="auto"/>
                <w:left w:val="none" w:sz="0" w:space="0" w:color="auto"/>
                <w:bottom w:val="none" w:sz="0" w:space="0" w:color="auto"/>
                <w:right w:val="none" w:sz="0" w:space="0" w:color="auto"/>
              </w:divBdr>
            </w:div>
            <w:div w:id="946472579">
              <w:marLeft w:val="0"/>
              <w:marRight w:val="0"/>
              <w:marTop w:val="0"/>
              <w:marBottom w:val="0"/>
              <w:divBdr>
                <w:top w:val="none" w:sz="0" w:space="0" w:color="auto"/>
                <w:left w:val="none" w:sz="0" w:space="0" w:color="auto"/>
                <w:bottom w:val="none" w:sz="0" w:space="0" w:color="auto"/>
                <w:right w:val="none" w:sz="0" w:space="0" w:color="auto"/>
              </w:divBdr>
            </w:div>
            <w:div w:id="946738829">
              <w:marLeft w:val="0"/>
              <w:marRight w:val="0"/>
              <w:marTop w:val="0"/>
              <w:marBottom w:val="0"/>
              <w:divBdr>
                <w:top w:val="none" w:sz="0" w:space="0" w:color="auto"/>
                <w:left w:val="none" w:sz="0" w:space="0" w:color="auto"/>
                <w:bottom w:val="none" w:sz="0" w:space="0" w:color="auto"/>
                <w:right w:val="none" w:sz="0" w:space="0" w:color="auto"/>
              </w:divBdr>
            </w:div>
            <w:div w:id="950236171">
              <w:marLeft w:val="0"/>
              <w:marRight w:val="0"/>
              <w:marTop w:val="0"/>
              <w:marBottom w:val="0"/>
              <w:divBdr>
                <w:top w:val="none" w:sz="0" w:space="0" w:color="auto"/>
                <w:left w:val="none" w:sz="0" w:space="0" w:color="auto"/>
                <w:bottom w:val="none" w:sz="0" w:space="0" w:color="auto"/>
                <w:right w:val="none" w:sz="0" w:space="0" w:color="auto"/>
              </w:divBdr>
            </w:div>
            <w:div w:id="954141540">
              <w:marLeft w:val="0"/>
              <w:marRight w:val="0"/>
              <w:marTop w:val="0"/>
              <w:marBottom w:val="0"/>
              <w:divBdr>
                <w:top w:val="none" w:sz="0" w:space="0" w:color="auto"/>
                <w:left w:val="none" w:sz="0" w:space="0" w:color="auto"/>
                <w:bottom w:val="none" w:sz="0" w:space="0" w:color="auto"/>
                <w:right w:val="none" w:sz="0" w:space="0" w:color="auto"/>
              </w:divBdr>
            </w:div>
            <w:div w:id="956567290">
              <w:marLeft w:val="0"/>
              <w:marRight w:val="0"/>
              <w:marTop w:val="0"/>
              <w:marBottom w:val="0"/>
              <w:divBdr>
                <w:top w:val="none" w:sz="0" w:space="0" w:color="auto"/>
                <w:left w:val="none" w:sz="0" w:space="0" w:color="auto"/>
                <w:bottom w:val="none" w:sz="0" w:space="0" w:color="auto"/>
                <w:right w:val="none" w:sz="0" w:space="0" w:color="auto"/>
              </w:divBdr>
            </w:div>
            <w:div w:id="957105688">
              <w:marLeft w:val="0"/>
              <w:marRight w:val="0"/>
              <w:marTop w:val="0"/>
              <w:marBottom w:val="0"/>
              <w:divBdr>
                <w:top w:val="none" w:sz="0" w:space="0" w:color="auto"/>
                <w:left w:val="none" w:sz="0" w:space="0" w:color="auto"/>
                <w:bottom w:val="none" w:sz="0" w:space="0" w:color="auto"/>
                <w:right w:val="none" w:sz="0" w:space="0" w:color="auto"/>
              </w:divBdr>
            </w:div>
            <w:div w:id="961306780">
              <w:marLeft w:val="0"/>
              <w:marRight w:val="0"/>
              <w:marTop w:val="0"/>
              <w:marBottom w:val="0"/>
              <w:divBdr>
                <w:top w:val="none" w:sz="0" w:space="0" w:color="auto"/>
                <w:left w:val="none" w:sz="0" w:space="0" w:color="auto"/>
                <w:bottom w:val="none" w:sz="0" w:space="0" w:color="auto"/>
                <w:right w:val="none" w:sz="0" w:space="0" w:color="auto"/>
              </w:divBdr>
            </w:div>
            <w:div w:id="961693189">
              <w:marLeft w:val="0"/>
              <w:marRight w:val="0"/>
              <w:marTop w:val="0"/>
              <w:marBottom w:val="0"/>
              <w:divBdr>
                <w:top w:val="none" w:sz="0" w:space="0" w:color="auto"/>
                <w:left w:val="none" w:sz="0" w:space="0" w:color="auto"/>
                <w:bottom w:val="none" w:sz="0" w:space="0" w:color="auto"/>
                <w:right w:val="none" w:sz="0" w:space="0" w:color="auto"/>
              </w:divBdr>
            </w:div>
            <w:div w:id="963927304">
              <w:marLeft w:val="0"/>
              <w:marRight w:val="0"/>
              <w:marTop w:val="0"/>
              <w:marBottom w:val="0"/>
              <w:divBdr>
                <w:top w:val="none" w:sz="0" w:space="0" w:color="auto"/>
                <w:left w:val="none" w:sz="0" w:space="0" w:color="auto"/>
                <w:bottom w:val="none" w:sz="0" w:space="0" w:color="auto"/>
                <w:right w:val="none" w:sz="0" w:space="0" w:color="auto"/>
              </w:divBdr>
            </w:div>
            <w:div w:id="964043060">
              <w:marLeft w:val="0"/>
              <w:marRight w:val="0"/>
              <w:marTop w:val="0"/>
              <w:marBottom w:val="0"/>
              <w:divBdr>
                <w:top w:val="none" w:sz="0" w:space="0" w:color="auto"/>
                <w:left w:val="none" w:sz="0" w:space="0" w:color="auto"/>
                <w:bottom w:val="none" w:sz="0" w:space="0" w:color="auto"/>
                <w:right w:val="none" w:sz="0" w:space="0" w:color="auto"/>
              </w:divBdr>
            </w:div>
            <w:div w:id="965351979">
              <w:marLeft w:val="0"/>
              <w:marRight w:val="0"/>
              <w:marTop w:val="0"/>
              <w:marBottom w:val="0"/>
              <w:divBdr>
                <w:top w:val="none" w:sz="0" w:space="0" w:color="auto"/>
                <w:left w:val="none" w:sz="0" w:space="0" w:color="auto"/>
                <w:bottom w:val="none" w:sz="0" w:space="0" w:color="auto"/>
                <w:right w:val="none" w:sz="0" w:space="0" w:color="auto"/>
              </w:divBdr>
            </w:div>
            <w:div w:id="966398461">
              <w:marLeft w:val="0"/>
              <w:marRight w:val="0"/>
              <w:marTop w:val="0"/>
              <w:marBottom w:val="0"/>
              <w:divBdr>
                <w:top w:val="none" w:sz="0" w:space="0" w:color="auto"/>
                <w:left w:val="none" w:sz="0" w:space="0" w:color="auto"/>
                <w:bottom w:val="none" w:sz="0" w:space="0" w:color="auto"/>
                <w:right w:val="none" w:sz="0" w:space="0" w:color="auto"/>
              </w:divBdr>
            </w:div>
            <w:div w:id="967784341">
              <w:marLeft w:val="0"/>
              <w:marRight w:val="0"/>
              <w:marTop w:val="0"/>
              <w:marBottom w:val="0"/>
              <w:divBdr>
                <w:top w:val="none" w:sz="0" w:space="0" w:color="auto"/>
                <w:left w:val="none" w:sz="0" w:space="0" w:color="auto"/>
                <w:bottom w:val="none" w:sz="0" w:space="0" w:color="auto"/>
                <w:right w:val="none" w:sz="0" w:space="0" w:color="auto"/>
              </w:divBdr>
            </w:div>
            <w:div w:id="969090369">
              <w:marLeft w:val="0"/>
              <w:marRight w:val="0"/>
              <w:marTop w:val="0"/>
              <w:marBottom w:val="0"/>
              <w:divBdr>
                <w:top w:val="none" w:sz="0" w:space="0" w:color="auto"/>
                <w:left w:val="none" w:sz="0" w:space="0" w:color="auto"/>
                <w:bottom w:val="none" w:sz="0" w:space="0" w:color="auto"/>
                <w:right w:val="none" w:sz="0" w:space="0" w:color="auto"/>
              </w:divBdr>
            </w:div>
            <w:div w:id="973145708">
              <w:marLeft w:val="0"/>
              <w:marRight w:val="0"/>
              <w:marTop w:val="0"/>
              <w:marBottom w:val="0"/>
              <w:divBdr>
                <w:top w:val="none" w:sz="0" w:space="0" w:color="auto"/>
                <w:left w:val="none" w:sz="0" w:space="0" w:color="auto"/>
                <w:bottom w:val="none" w:sz="0" w:space="0" w:color="auto"/>
                <w:right w:val="none" w:sz="0" w:space="0" w:color="auto"/>
              </w:divBdr>
            </w:div>
            <w:div w:id="974678892">
              <w:marLeft w:val="0"/>
              <w:marRight w:val="0"/>
              <w:marTop w:val="0"/>
              <w:marBottom w:val="0"/>
              <w:divBdr>
                <w:top w:val="none" w:sz="0" w:space="0" w:color="auto"/>
                <w:left w:val="none" w:sz="0" w:space="0" w:color="auto"/>
                <w:bottom w:val="none" w:sz="0" w:space="0" w:color="auto"/>
                <w:right w:val="none" w:sz="0" w:space="0" w:color="auto"/>
              </w:divBdr>
            </w:div>
            <w:div w:id="976303607">
              <w:marLeft w:val="0"/>
              <w:marRight w:val="0"/>
              <w:marTop w:val="0"/>
              <w:marBottom w:val="0"/>
              <w:divBdr>
                <w:top w:val="none" w:sz="0" w:space="0" w:color="auto"/>
                <w:left w:val="none" w:sz="0" w:space="0" w:color="auto"/>
                <w:bottom w:val="none" w:sz="0" w:space="0" w:color="auto"/>
                <w:right w:val="none" w:sz="0" w:space="0" w:color="auto"/>
              </w:divBdr>
            </w:div>
            <w:div w:id="978613241">
              <w:marLeft w:val="0"/>
              <w:marRight w:val="0"/>
              <w:marTop w:val="0"/>
              <w:marBottom w:val="0"/>
              <w:divBdr>
                <w:top w:val="none" w:sz="0" w:space="0" w:color="auto"/>
                <w:left w:val="none" w:sz="0" w:space="0" w:color="auto"/>
                <w:bottom w:val="none" w:sz="0" w:space="0" w:color="auto"/>
                <w:right w:val="none" w:sz="0" w:space="0" w:color="auto"/>
              </w:divBdr>
            </w:div>
            <w:div w:id="982153651">
              <w:marLeft w:val="0"/>
              <w:marRight w:val="0"/>
              <w:marTop w:val="0"/>
              <w:marBottom w:val="0"/>
              <w:divBdr>
                <w:top w:val="none" w:sz="0" w:space="0" w:color="auto"/>
                <w:left w:val="none" w:sz="0" w:space="0" w:color="auto"/>
                <w:bottom w:val="none" w:sz="0" w:space="0" w:color="auto"/>
                <w:right w:val="none" w:sz="0" w:space="0" w:color="auto"/>
              </w:divBdr>
            </w:div>
            <w:div w:id="982278058">
              <w:marLeft w:val="0"/>
              <w:marRight w:val="0"/>
              <w:marTop w:val="0"/>
              <w:marBottom w:val="0"/>
              <w:divBdr>
                <w:top w:val="none" w:sz="0" w:space="0" w:color="auto"/>
                <w:left w:val="none" w:sz="0" w:space="0" w:color="auto"/>
                <w:bottom w:val="none" w:sz="0" w:space="0" w:color="auto"/>
                <w:right w:val="none" w:sz="0" w:space="0" w:color="auto"/>
              </w:divBdr>
            </w:div>
            <w:div w:id="982544072">
              <w:marLeft w:val="0"/>
              <w:marRight w:val="0"/>
              <w:marTop w:val="0"/>
              <w:marBottom w:val="0"/>
              <w:divBdr>
                <w:top w:val="none" w:sz="0" w:space="0" w:color="auto"/>
                <w:left w:val="none" w:sz="0" w:space="0" w:color="auto"/>
                <w:bottom w:val="none" w:sz="0" w:space="0" w:color="auto"/>
                <w:right w:val="none" w:sz="0" w:space="0" w:color="auto"/>
              </w:divBdr>
            </w:div>
            <w:div w:id="982585057">
              <w:marLeft w:val="0"/>
              <w:marRight w:val="0"/>
              <w:marTop w:val="0"/>
              <w:marBottom w:val="0"/>
              <w:divBdr>
                <w:top w:val="none" w:sz="0" w:space="0" w:color="auto"/>
                <w:left w:val="none" w:sz="0" w:space="0" w:color="auto"/>
                <w:bottom w:val="none" w:sz="0" w:space="0" w:color="auto"/>
                <w:right w:val="none" w:sz="0" w:space="0" w:color="auto"/>
              </w:divBdr>
            </w:div>
            <w:div w:id="983505420">
              <w:marLeft w:val="0"/>
              <w:marRight w:val="0"/>
              <w:marTop w:val="0"/>
              <w:marBottom w:val="0"/>
              <w:divBdr>
                <w:top w:val="none" w:sz="0" w:space="0" w:color="auto"/>
                <w:left w:val="none" w:sz="0" w:space="0" w:color="auto"/>
                <w:bottom w:val="none" w:sz="0" w:space="0" w:color="auto"/>
                <w:right w:val="none" w:sz="0" w:space="0" w:color="auto"/>
              </w:divBdr>
            </w:div>
            <w:div w:id="983704804">
              <w:marLeft w:val="0"/>
              <w:marRight w:val="0"/>
              <w:marTop w:val="0"/>
              <w:marBottom w:val="0"/>
              <w:divBdr>
                <w:top w:val="none" w:sz="0" w:space="0" w:color="auto"/>
                <w:left w:val="none" w:sz="0" w:space="0" w:color="auto"/>
                <w:bottom w:val="none" w:sz="0" w:space="0" w:color="auto"/>
                <w:right w:val="none" w:sz="0" w:space="0" w:color="auto"/>
              </w:divBdr>
            </w:div>
            <w:div w:id="985858223">
              <w:marLeft w:val="0"/>
              <w:marRight w:val="0"/>
              <w:marTop w:val="0"/>
              <w:marBottom w:val="0"/>
              <w:divBdr>
                <w:top w:val="none" w:sz="0" w:space="0" w:color="auto"/>
                <w:left w:val="none" w:sz="0" w:space="0" w:color="auto"/>
                <w:bottom w:val="none" w:sz="0" w:space="0" w:color="auto"/>
                <w:right w:val="none" w:sz="0" w:space="0" w:color="auto"/>
              </w:divBdr>
            </w:div>
            <w:div w:id="986320493">
              <w:marLeft w:val="0"/>
              <w:marRight w:val="0"/>
              <w:marTop w:val="0"/>
              <w:marBottom w:val="0"/>
              <w:divBdr>
                <w:top w:val="none" w:sz="0" w:space="0" w:color="auto"/>
                <w:left w:val="none" w:sz="0" w:space="0" w:color="auto"/>
                <w:bottom w:val="none" w:sz="0" w:space="0" w:color="auto"/>
                <w:right w:val="none" w:sz="0" w:space="0" w:color="auto"/>
              </w:divBdr>
            </w:div>
            <w:div w:id="987519503">
              <w:marLeft w:val="0"/>
              <w:marRight w:val="0"/>
              <w:marTop w:val="0"/>
              <w:marBottom w:val="0"/>
              <w:divBdr>
                <w:top w:val="none" w:sz="0" w:space="0" w:color="auto"/>
                <w:left w:val="none" w:sz="0" w:space="0" w:color="auto"/>
                <w:bottom w:val="none" w:sz="0" w:space="0" w:color="auto"/>
                <w:right w:val="none" w:sz="0" w:space="0" w:color="auto"/>
              </w:divBdr>
            </w:div>
            <w:div w:id="987898590">
              <w:marLeft w:val="0"/>
              <w:marRight w:val="0"/>
              <w:marTop w:val="0"/>
              <w:marBottom w:val="0"/>
              <w:divBdr>
                <w:top w:val="none" w:sz="0" w:space="0" w:color="auto"/>
                <w:left w:val="none" w:sz="0" w:space="0" w:color="auto"/>
                <w:bottom w:val="none" w:sz="0" w:space="0" w:color="auto"/>
                <w:right w:val="none" w:sz="0" w:space="0" w:color="auto"/>
              </w:divBdr>
            </w:div>
            <w:div w:id="988095024">
              <w:marLeft w:val="0"/>
              <w:marRight w:val="0"/>
              <w:marTop w:val="0"/>
              <w:marBottom w:val="0"/>
              <w:divBdr>
                <w:top w:val="none" w:sz="0" w:space="0" w:color="auto"/>
                <w:left w:val="none" w:sz="0" w:space="0" w:color="auto"/>
                <w:bottom w:val="none" w:sz="0" w:space="0" w:color="auto"/>
                <w:right w:val="none" w:sz="0" w:space="0" w:color="auto"/>
              </w:divBdr>
            </w:div>
            <w:div w:id="990864496">
              <w:marLeft w:val="0"/>
              <w:marRight w:val="0"/>
              <w:marTop w:val="0"/>
              <w:marBottom w:val="0"/>
              <w:divBdr>
                <w:top w:val="none" w:sz="0" w:space="0" w:color="auto"/>
                <w:left w:val="none" w:sz="0" w:space="0" w:color="auto"/>
                <w:bottom w:val="none" w:sz="0" w:space="0" w:color="auto"/>
                <w:right w:val="none" w:sz="0" w:space="0" w:color="auto"/>
              </w:divBdr>
            </w:div>
            <w:div w:id="991375183">
              <w:marLeft w:val="0"/>
              <w:marRight w:val="0"/>
              <w:marTop w:val="0"/>
              <w:marBottom w:val="0"/>
              <w:divBdr>
                <w:top w:val="none" w:sz="0" w:space="0" w:color="auto"/>
                <w:left w:val="none" w:sz="0" w:space="0" w:color="auto"/>
                <w:bottom w:val="none" w:sz="0" w:space="0" w:color="auto"/>
                <w:right w:val="none" w:sz="0" w:space="0" w:color="auto"/>
              </w:divBdr>
            </w:div>
            <w:div w:id="991787642">
              <w:marLeft w:val="0"/>
              <w:marRight w:val="0"/>
              <w:marTop w:val="0"/>
              <w:marBottom w:val="0"/>
              <w:divBdr>
                <w:top w:val="none" w:sz="0" w:space="0" w:color="auto"/>
                <w:left w:val="none" w:sz="0" w:space="0" w:color="auto"/>
                <w:bottom w:val="none" w:sz="0" w:space="0" w:color="auto"/>
                <w:right w:val="none" w:sz="0" w:space="0" w:color="auto"/>
              </w:divBdr>
            </w:div>
            <w:div w:id="992026040">
              <w:marLeft w:val="0"/>
              <w:marRight w:val="0"/>
              <w:marTop w:val="0"/>
              <w:marBottom w:val="0"/>
              <w:divBdr>
                <w:top w:val="none" w:sz="0" w:space="0" w:color="auto"/>
                <w:left w:val="none" w:sz="0" w:space="0" w:color="auto"/>
                <w:bottom w:val="none" w:sz="0" w:space="0" w:color="auto"/>
                <w:right w:val="none" w:sz="0" w:space="0" w:color="auto"/>
              </w:divBdr>
            </w:div>
            <w:div w:id="993920102">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995033792">
              <w:marLeft w:val="0"/>
              <w:marRight w:val="0"/>
              <w:marTop w:val="0"/>
              <w:marBottom w:val="0"/>
              <w:divBdr>
                <w:top w:val="none" w:sz="0" w:space="0" w:color="auto"/>
                <w:left w:val="none" w:sz="0" w:space="0" w:color="auto"/>
                <w:bottom w:val="none" w:sz="0" w:space="0" w:color="auto"/>
                <w:right w:val="none" w:sz="0" w:space="0" w:color="auto"/>
              </w:divBdr>
            </w:div>
            <w:div w:id="995231955">
              <w:marLeft w:val="0"/>
              <w:marRight w:val="0"/>
              <w:marTop w:val="0"/>
              <w:marBottom w:val="0"/>
              <w:divBdr>
                <w:top w:val="none" w:sz="0" w:space="0" w:color="auto"/>
                <w:left w:val="none" w:sz="0" w:space="0" w:color="auto"/>
                <w:bottom w:val="none" w:sz="0" w:space="0" w:color="auto"/>
                <w:right w:val="none" w:sz="0" w:space="0" w:color="auto"/>
              </w:divBdr>
            </w:div>
            <w:div w:id="995961372">
              <w:marLeft w:val="0"/>
              <w:marRight w:val="0"/>
              <w:marTop w:val="0"/>
              <w:marBottom w:val="0"/>
              <w:divBdr>
                <w:top w:val="none" w:sz="0" w:space="0" w:color="auto"/>
                <w:left w:val="none" w:sz="0" w:space="0" w:color="auto"/>
                <w:bottom w:val="none" w:sz="0" w:space="0" w:color="auto"/>
                <w:right w:val="none" w:sz="0" w:space="0" w:color="auto"/>
              </w:divBdr>
            </w:div>
            <w:div w:id="996566938">
              <w:marLeft w:val="0"/>
              <w:marRight w:val="0"/>
              <w:marTop w:val="0"/>
              <w:marBottom w:val="0"/>
              <w:divBdr>
                <w:top w:val="none" w:sz="0" w:space="0" w:color="auto"/>
                <w:left w:val="none" w:sz="0" w:space="0" w:color="auto"/>
                <w:bottom w:val="none" w:sz="0" w:space="0" w:color="auto"/>
                <w:right w:val="none" w:sz="0" w:space="0" w:color="auto"/>
              </w:divBdr>
            </w:div>
            <w:div w:id="997461544">
              <w:marLeft w:val="0"/>
              <w:marRight w:val="0"/>
              <w:marTop w:val="0"/>
              <w:marBottom w:val="0"/>
              <w:divBdr>
                <w:top w:val="none" w:sz="0" w:space="0" w:color="auto"/>
                <w:left w:val="none" w:sz="0" w:space="0" w:color="auto"/>
                <w:bottom w:val="none" w:sz="0" w:space="0" w:color="auto"/>
                <w:right w:val="none" w:sz="0" w:space="0" w:color="auto"/>
              </w:divBdr>
            </w:div>
            <w:div w:id="998580117">
              <w:marLeft w:val="0"/>
              <w:marRight w:val="0"/>
              <w:marTop w:val="0"/>
              <w:marBottom w:val="0"/>
              <w:divBdr>
                <w:top w:val="none" w:sz="0" w:space="0" w:color="auto"/>
                <w:left w:val="none" w:sz="0" w:space="0" w:color="auto"/>
                <w:bottom w:val="none" w:sz="0" w:space="0" w:color="auto"/>
                <w:right w:val="none" w:sz="0" w:space="0" w:color="auto"/>
              </w:divBdr>
            </w:div>
            <w:div w:id="998659352">
              <w:marLeft w:val="0"/>
              <w:marRight w:val="0"/>
              <w:marTop w:val="0"/>
              <w:marBottom w:val="0"/>
              <w:divBdr>
                <w:top w:val="none" w:sz="0" w:space="0" w:color="auto"/>
                <w:left w:val="none" w:sz="0" w:space="0" w:color="auto"/>
                <w:bottom w:val="none" w:sz="0" w:space="0" w:color="auto"/>
                <w:right w:val="none" w:sz="0" w:space="0" w:color="auto"/>
              </w:divBdr>
            </w:div>
            <w:div w:id="1001618523">
              <w:marLeft w:val="0"/>
              <w:marRight w:val="0"/>
              <w:marTop w:val="0"/>
              <w:marBottom w:val="0"/>
              <w:divBdr>
                <w:top w:val="none" w:sz="0" w:space="0" w:color="auto"/>
                <w:left w:val="none" w:sz="0" w:space="0" w:color="auto"/>
                <w:bottom w:val="none" w:sz="0" w:space="0" w:color="auto"/>
                <w:right w:val="none" w:sz="0" w:space="0" w:color="auto"/>
              </w:divBdr>
            </w:div>
            <w:div w:id="1003236910">
              <w:marLeft w:val="0"/>
              <w:marRight w:val="0"/>
              <w:marTop w:val="0"/>
              <w:marBottom w:val="0"/>
              <w:divBdr>
                <w:top w:val="none" w:sz="0" w:space="0" w:color="auto"/>
                <w:left w:val="none" w:sz="0" w:space="0" w:color="auto"/>
                <w:bottom w:val="none" w:sz="0" w:space="0" w:color="auto"/>
                <w:right w:val="none" w:sz="0" w:space="0" w:color="auto"/>
              </w:divBdr>
            </w:div>
            <w:div w:id="1004164619">
              <w:marLeft w:val="0"/>
              <w:marRight w:val="0"/>
              <w:marTop w:val="0"/>
              <w:marBottom w:val="0"/>
              <w:divBdr>
                <w:top w:val="none" w:sz="0" w:space="0" w:color="auto"/>
                <w:left w:val="none" w:sz="0" w:space="0" w:color="auto"/>
                <w:bottom w:val="none" w:sz="0" w:space="0" w:color="auto"/>
                <w:right w:val="none" w:sz="0" w:space="0" w:color="auto"/>
              </w:divBdr>
            </w:div>
            <w:div w:id="1006787691">
              <w:marLeft w:val="0"/>
              <w:marRight w:val="0"/>
              <w:marTop w:val="0"/>
              <w:marBottom w:val="0"/>
              <w:divBdr>
                <w:top w:val="none" w:sz="0" w:space="0" w:color="auto"/>
                <w:left w:val="none" w:sz="0" w:space="0" w:color="auto"/>
                <w:bottom w:val="none" w:sz="0" w:space="0" w:color="auto"/>
                <w:right w:val="none" w:sz="0" w:space="0" w:color="auto"/>
              </w:divBdr>
            </w:div>
            <w:div w:id="1009916195">
              <w:marLeft w:val="0"/>
              <w:marRight w:val="0"/>
              <w:marTop w:val="0"/>
              <w:marBottom w:val="0"/>
              <w:divBdr>
                <w:top w:val="none" w:sz="0" w:space="0" w:color="auto"/>
                <w:left w:val="none" w:sz="0" w:space="0" w:color="auto"/>
                <w:bottom w:val="none" w:sz="0" w:space="0" w:color="auto"/>
                <w:right w:val="none" w:sz="0" w:space="0" w:color="auto"/>
              </w:divBdr>
            </w:div>
            <w:div w:id="1010832563">
              <w:marLeft w:val="0"/>
              <w:marRight w:val="0"/>
              <w:marTop w:val="0"/>
              <w:marBottom w:val="0"/>
              <w:divBdr>
                <w:top w:val="none" w:sz="0" w:space="0" w:color="auto"/>
                <w:left w:val="none" w:sz="0" w:space="0" w:color="auto"/>
                <w:bottom w:val="none" w:sz="0" w:space="0" w:color="auto"/>
                <w:right w:val="none" w:sz="0" w:space="0" w:color="auto"/>
              </w:divBdr>
            </w:div>
            <w:div w:id="1012029268">
              <w:marLeft w:val="0"/>
              <w:marRight w:val="0"/>
              <w:marTop w:val="0"/>
              <w:marBottom w:val="0"/>
              <w:divBdr>
                <w:top w:val="none" w:sz="0" w:space="0" w:color="auto"/>
                <w:left w:val="none" w:sz="0" w:space="0" w:color="auto"/>
                <w:bottom w:val="none" w:sz="0" w:space="0" w:color="auto"/>
                <w:right w:val="none" w:sz="0" w:space="0" w:color="auto"/>
              </w:divBdr>
            </w:div>
            <w:div w:id="1012679427">
              <w:marLeft w:val="0"/>
              <w:marRight w:val="0"/>
              <w:marTop w:val="0"/>
              <w:marBottom w:val="0"/>
              <w:divBdr>
                <w:top w:val="none" w:sz="0" w:space="0" w:color="auto"/>
                <w:left w:val="none" w:sz="0" w:space="0" w:color="auto"/>
                <w:bottom w:val="none" w:sz="0" w:space="0" w:color="auto"/>
                <w:right w:val="none" w:sz="0" w:space="0" w:color="auto"/>
              </w:divBdr>
            </w:div>
            <w:div w:id="1012998171">
              <w:marLeft w:val="0"/>
              <w:marRight w:val="0"/>
              <w:marTop w:val="0"/>
              <w:marBottom w:val="0"/>
              <w:divBdr>
                <w:top w:val="none" w:sz="0" w:space="0" w:color="auto"/>
                <w:left w:val="none" w:sz="0" w:space="0" w:color="auto"/>
                <w:bottom w:val="none" w:sz="0" w:space="0" w:color="auto"/>
                <w:right w:val="none" w:sz="0" w:space="0" w:color="auto"/>
              </w:divBdr>
            </w:div>
            <w:div w:id="1014039088">
              <w:marLeft w:val="0"/>
              <w:marRight w:val="0"/>
              <w:marTop w:val="0"/>
              <w:marBottom w:val="0"/>
              <w:divBdr>
                <w:top w:val="none" w:sz="0" w:space="0" w:color="auto"/>
                <w:left w:val="none" w:sz="0" w:space="0" w:color="auto"/>
                <w:bottom w:val="none" w:sz="0" w:space="0" w:color="auto"/>
                <w:right w:val="none" w:sz="0" w:space="0" w:color="auto"/>
              </w:divBdr>
            </w:div>
            <w:div w:id="1018046977">
              <w:marLeft w:val="0"/>
              <w:marRight w:val="0"/>
              <w:marTop w:val="0"/>
              <w:marBottom w:val="0"/>
              <w:divBdr>
                <w:top w:val="none" w:sz="0" w:space="0" w:color="auto"/>
                <w:left w:val="none" w:sz="0" w:space="0" w:color="auto"/>
                <w:bottom w:val="none" w:sz="0" w:space="0" w:color="auto"/>
                <w:right w:val="none" w:sz="0" w:space="0" w:color="auto"/>
              </w:divBdr>
            </w:div>
            <w:div w:id="1020738434">
              <w:marLeft w:val="0"/>
              <w:marRight w:val="0"/>
              <w:marTop w:val="0"/>
              <w:marBottom w:val="0"/>
              <w:divBdr>
                <w:top w:val="none" w:sz="0" w:space="0" w:color="auto"/>
                <w:left w:val="none" w:sz="0" w:space="0" w:color="auto"/>
                <w:bottom w:val="none" w:sz="0" w:space="0" w:color="auto"/>
                <w:right w:val="none" w:sz="0" w:space="0" w:color="auto"/>
              </w:divBdr>
            </w:div>
            <w:div w:id="1021972236">
              <w:marLeft w:val="0"/>
              <w:marRight w:val="0"/>
              <w:marTop w:val="0"/>
              <w:marBottom w:val="0"/>
              <w:divBdr>
                <w:top w:val="none" w:sz="0" w:space="0" w:color="auto"/>
                <w:left w:val="none" w:sz="0" w:space="0" w:color="auto"/>
                <w:bottom w:val="none" w:sz="0" w:space="0" w:color="auto"/>
                <w:right w:val="none" w:sz="0" w:space="0" w:color="auto"/>
              </w:divBdr>
            </w:div>
            <w:div w:id="1024134656">
              <w:marLeft w:val="0"/>
              <w:marRight w:val="0"/>
              <w:marTop w:val="0"/>
              <w:marBottom w:val="0"/>
              <w:divBdr>
                <w:top w:val="none" w:sz="0" w:space="0" w:color="auto"/>
                <w:left w:val="none" w:sz="0" w:space="0" w:color="auto"/>
                <w:bottom w:val="none" w:sz="0" w:space="0" w:color="auto"/>
                <w:right w:val="none" w:sz="0" w:space="0" w:color="auto"/>
              </w:divBdr>
            </w:div>
            <w:div w:id="1024674957">
              <w:marLeft w:val="0"/>
              <w:marRight w:val="0"/>
              <w:marTop w:val="0"/>
              <w:marBottom w:val="0"/>
              <w:divBdr>
                <w:top w:val="none" w:sz="0" w:space="0" w:color="auto"/>
                <w:left w:val="none" w:sz="0" w:space="0" w:color="auto"/>
                <w:bottom w:val="none" w:sz="0" w:space="0" w:color="auto"/>
                <w:right w:val="none" w:sz="0" w:space="0" w:color="auto"/>
              </w:divBdr>
            </w:div>
            <w:div w:id="1030034092">
              <w:marLeft w:val="0"/>
              <w:marRight w:val="0"/>
              <w:marTop w:val="0"/>
              <w:marBottom w:val="0"/>
              <w:divBdr>
                <w:top w:val="none" w:sz="0" w:space="0" w:color="auto"/>
                <w:left w:val="none" w:sz="0" w:space="0" w:color="auto"/>
                <w:bottom w:val="none" w:sz="0" w:space="0" w:color="auto"/>
                <w:right w:val="none" w:sz="0" w:space="0" w:color="auto"/>
              </w:divBdr>
            </w:div>
            <w:div w:id="1030491414">
              <w:marLeft w:val="0"/>
              <w:marRight w:val="0"/>
              <w:marTop w:val="0"/>
              <w:marBottom w:val="0"/>
              <w:divBdr>
                <w:top w:val="none" w:sz="0" w:space="0" w:color="auto"/>
                <w:left w:val="none" w:sz="0" w:space="0" w:color="auto"/>
                <w:bottom w:val="none" w:sz="0" w:space="0" w:color="auto"/>
                <w:right w:val="none" w:sz="0" w:space="0" w:color="auto"/>
              </w:divBdr>
            </w:div>
            <w:div w:id="1030491450">
              <w:marLeft w:val="0"/>
              <w:marRight w:val="0"/>
              <w:marTop w:val="0"/>
              <w:marBottom w:val="0"/>
              <w:divBdr>
                <w:top w:val="none" w:sz="0" w:space="0" w:color="auto"/>
                <w:left w:val="none" w:sz="0" w:space="0" w:color="auto"/>
                <w:bottom w:val="none" w:sz="0" w:space="0" w:color="auto"/>
                <w:right w:val="none" w:sz="0" w:space="0" w:color="auto"/>
              </w:divBdr>
            </w:div>
            <w:div w:id="1031566246">
              <w:marLeft w:val="0"/>
              <w:marRight w:val="0"/>
              <w:marTop w:val="0"/>
              <w:marBottom w:val="0"/>
              <w:divBdr>
                <w:top w:val="none" w:sz="0" w:space="0" w:color="auto"/>
                <w:left w:val="none" w:sz="0" w:space="0" w:color="auto"/>
                <w:bottom w:val="none" w:sz="0" w:space="0" w:color="auto"/>
                <w:right w:val="none" w:sz="0" w:space="0" w:color="auto"/>
              </w:divBdr>
            </w:div>
            <w:div w:id="1032801138">
              <w:marLeft w:val="0"/>
              <w:marRight w:val="0"/>
              <w:marTop w:val="0"/>
              <w:marBottom w:val="0"/>
              <w:divBdr>
                <w:top w:val="none" w:sz="0" w:space="0" w:color="auto"/>
                <w:left w:val="none" w:sz="0" w:space="0" w:color="auto"/>
                <w:bottom w:val="none" w:sz="0" w:space="0" w:color="auto"/>
                <w:right w:val="none" w:sz="0" w:space="0" w:color="auto"/>
              </w:divBdr>
            </w:div>
            <w:div w:id="1033656328">
              <w:marLeft w:val="0"/>
              <w:marRight w:val="0"/>
              <w:marTop w:val="0"/>
              <w:marBottom w:val="0"/>
              <w:divBdr>
                <w:top w:val="none" w:sz="0" w:space="0" w:color="auto"/>
                <w:left w:val="none" w:sz="0" w:space="0" w:color="auto"/>
                <w:bottom w:val="none" w:sz="0" w:space="0" w:color="auto"/>
                <w:right w:val="none" w:sz="0" w:space="0" w:color="auto"/>
              </w:divBdr>
            </w:div>
            <w:div w:id="1034580687">
              <w:marLeft w:val="0"/>
              <w:marRight w:val="0"/>
              <w:marTop w:val="0"/>
              <w:marBottom w:val="0"/>
              <w:divBdr>
                <w:top w:val="none" w:sz="0" w:space="0" w:color="auto"/>
                <w:left w:val="none" w:sz="0" w:space="0" w:color="auto"/>
                <w:bottom w:val="none" w:sz="0" w:space="0" w:color="auto"/>
                <w:right w:val="none" w:sz="0" w:space="0" w:color="auto"/>
              </w:divBdr>
            </w:div>
            <w:div w:id="1035158117">
              <w:marLeft w:val="0"/>
              <w:marRight w:val="0"/>
              <w:marTop w:val="0"/>
              <w:marBottom w:val="0"/>
              <w:divBdr>
                <w:top w:val="none" w:sz="0" w:space="0" w:color="auto"/>
                <w:left w:val="none" w:sz="0" w:space="0" w:color="auto"/>
                <w:bottom w:val="none" w:sz="0" w:space="0" w:color="auto"/>
                <w:right w:val="none" w:sz="0" w:space="0" w:color="auto"/>
              </w:divBdr>
            </w:div>
            <w:div w:id="1035230293">
              <w:marLeft w:val="0"/>
              <w:marRight w:val="0"/>
              <w:marTop w:val="0"/>
              <w:marBottom w:val="0"/>
              <w:divBdr>
                <w:top w:val="none" w:sz="0" w:space="0" w:color="auto"/>
                <w:left w:val="none" w:sz="0" w:space="0" w:color="auto"/>
                <w:bottom w:val="none" w:sz="0" w:space="0" w:color="auto"/>
                <w:right w:val="none" w:sz="0" w:space="0" w:color="auto"/>
              </w:divBdr>
            </w:div>
            <w:div w:id="1035933320">
              <w:marLeft w:val="0"/>
              <w:marRight w:val="0"/>
              <w:marTop w:val="0"/>
              <w:marBottom w:val="0"/>
              <w:divBdr>
                <w:top w:val="none" w:sz="0" w:space="0" w:color="auto"/>
                <w:left w:val="none" w:sz="0" w:space="0" w:color="auto"/>
                <w:bottom w:val="none" w:sz="0" w:space="0" w:color="auto"/>
                <w:right w:val="none" w:sz="0" w:space="0" w:color="auto"/>
              </w:divBdr>
            </w:div>
            <w:div w:id="1036471768">
              <w:marLeft w:val="0"/>
              <w:marRight w:val="0"/>
              <w:marTop w:val="0"/>
              <w:marBottom w:val="0"/>
              <w:divBdr>
                <w:top w:val="none" w:sz="0" w:space="0" w:color="auto"/>
                <w:left w:val="none" w:sz="0" w:space="0" w:color="auto"/>
                <w:bottom w:val="none" w:sz="0" w:space="0" w:color="auto"/>
                <w:right w:val="none" w:sz="0" w:space="0" w:color="auto"/>
              </w:divBdr>
            </w:div>
            <w:div w:id="1037196435">
              <w:marLeft w:val="0"/>
              <w:marRight w:val="0"/>
              <w:marTop w:val="0"/>
              <w:marBottom w:val="0"/>
              <w:divBdr>
                <w:top w:val="none" w:sz="0" w:space="0" w:color="auto"/>
                <w:left w:val="none" w:sz="0" w:space="0" w:color="auto"/>
                <w:bottom w:val="none" w:sz="0" w:space="0" w:color="auto"/>
                <w:right w:val="none" w:sz="0" w:space="0" w:color="auto"/>
              </w:divBdr>
            </w:div>
            <w:div w:id="1037196656">
              <w:marLeft w:val="0"/>
              <w:marRight w:val="0"/>
              <w:marTop w:val="0"/>
              <w:marBottom w:val="0"/>
              <w:divBdr>
                <w:top w:val="none" w:sz="0" w:space="0" w:color="auto"/>
                <w:left w:val="none" w:sz="0" w:space="0" w:color="auto"/>
                <w:bottom w:val="none" w:sz="0" w:space="0" w:color="auto"/>
                <w:right w:val="none" w:sz="0" w:space="0" w:color="auto"/>
              </w:divBdr>
            </w:div>
            <w:div w:id="1039359774">
              <w:marLeft w:val="0"/>
              <w:marRight w:val="0"/>
              <w:marTop w:val="0"/>
              <w:marBottom w:val="0"/>
              <w:divBdr>
                <w:top w:val="none" w:sz="0" w:space="0" w:color="auto"/>
                <w:left w:val="none" w:sz="0" w:space="0" w:color="auto"/>
                <w:bottom w:val="none" w:sz="0" w:space="0" w:color="auto"/>
                <w:right w:val="none" w:sz="0" w:space="0" w:color="auto"/>
              </w:divBdr>
            </w:div>
            <w:div w:id="1040591171">
              <w:marLeft w:val="0"/>
              <w:marRight w:val="0"/>
              <w:marTop w:val="0"/>
              <w:marBottom w:val="0"/>
              <w:divBdr>
                <w:top w:val="none" w:sz="0" w:space="0" w:color="auto"/>
                <w:left w:val="none" w:sz="0" w:space="0" w:color="auto"/>
                <w:bottom w:val="none" w:sz="0" w:space="0" w:color="auto"/>
                <w:right w:val="none" w:sz="0" w:space="0" w:color="auto"/>
              </w:divBdr>
            </w:div>
            <w:div w:id="1041590694">
              <w:marLeft w:val="0"/>
              <w:marRight w:val="0"/>
              <w:marTop w:val="0"/>
              <w:marBottom w:val="0"/>
              <w:divBdr>
                <w:top w:val="none" w:sz="0" w:space="0" w:color="auto"/>
                <w:left w:val="none" w:sz="0" w:space="0" w:color="auto"/>
                <w:bottom w:val="none" w:sz="0" w:space="0" w:color="auto"/>
                <w:right w:val="none" w:sz="0" w:space="0" w:color="auto"/>
              </w:divBdr>
            </w:div>
            <w:div w:id="1041637197">
              <w:marLeft w:val="0"/>
              <w:marRight w:val="0"/>
              <w:marTop w:val="0"/>
              <w:marBottom w:val="0"/>
              <w:divBdr>
                <w:top w:val="none" w:sz="0" w:space="0" w:color="auto"/>
                <w:left w:val="none" w:sz="0" w:space="0" w:color="auto"/>
                <w:bottom w:val="none" w:sz="0" w:space="0" w:color="auto"/>
                <w:right w:val="none" w:sz="0" w:space="0" w:color="auto"/>
              </w:divBdr>
            </w:div>
            <w:div w:id="1043870366">
              <w:marLeft w:val="0"/>
              <w:marRight w:val="0"/>
              <w:marTop w:val="0"/>
              <w:marBottom w:val="0"/>
              <w:divBdr>
                <w:top w:val="none" w:sz="0" w:space="0" w:color="auto"/>
                <w:left w:val="none" w:sz="0" w:space="0" w:color="auto"/>
                <w:bottom w:val="none" w:sz="0" w:space="0" w:color="auto"/>
                <w:right w:val="none" w:sz="0" w:space="0" w:color="auto"/>
              </w:divBdr>
            </w:div>
            <w:div w:id="1044671543">
              <w:marLeft w:val="0"/>
              <w:marRight w:val="0"/>
              <w:marTop w:val="0"/>
              <w:marBottom w:val="0"/>
              <w:divBdr>
                <w:top w:val="none" w:sz="0" w:space="0" w:color="auto"/>
                <w:left w:val="none" w:sz="0" w:space="0" w:color="auto"/>
                <w:bottom w:val="none" w:sz="0" w:space="0" w:color="auto"/>
                <w:right w:val="none" w:sz="0" w:space="0" w:color="auto"/>
              </w:divBdr>
            </w:div>
            <w:div w:id="1045369630">
              <w:marLeft w:val="0"/>
              <w:marRight w:val="0"/>
              <w:marTop w:val="0"/>
              <w:marBottom w:val="0"/>
              <w:divBdr>
                <w:top w:val="none" w:sz="0" w:space="0" w:color="auto"/>
                <w:left w:val="none" w:sz="0" w:space="0" w:color="auto"/>
                <w:bottom w:val="none" w:sz="0" w:space="0" w:color="auto"/>
                <w:right w:val="none" w:sz="0" w:space="0" w:color="auto"/>
              </w:divBdr>
            </w:div>
            <w:div w:id="1045760877">
              <w:marLeft w:val="0"/>
              <w:marRight w:val="0"/>
              <w:marTop w:val="0"/>
              <w:marBottom w:val="0"/>
              <w:divBdr>
                <w:top w:val="none" w:sz="0" w:space="0" w:color="auto"/>
                <w:left w:val="none" w:sz="0" w:space="0" w:color="auto"/>
                <w:bottom w:val="none" w:sz="0" w:space="0" w:color="auto"/>
                <w:right w:val="none" w:sz="0" w:space="0" w:color="auto"/>
              </w:divBdr>
            </w:div>
            <w:div w:id="1049494256">
              <w:marLeft w:val="0"/>
              <w:marRight w:val="0"/>
              <w:marTop w:val="0"/>
              <w:marBottom w:val="0"/>
              <w:divBdr>
                <w:top w:val="none" w:sz="0" w:space="0" w:color="auto"/>
                <w:left w:val="none" w:sz="0" w:space="0" w:color="auto"/>
                <w:bottom w:val="none" w:sz="0" w:space="0" w:color="auto"/>
                <w:right w:val="none" w:sz="0" w:space="0" w:color="auto"/>
              </w:divBdr>
            </w:div>
            <w:div w:id="1053507850">
              <w:marLeft w:val="0"/>
              <w:marRight w:val="0"/>
              <w:marTop w:val="0"/>
              <w:marBottom w:val="0"/>
              <w:divBdr>
                <w:top w:val="none" w:sz="0" w:space="0" w:color="auto"/>
                <w:left w:val="none" w:sz="0" w:space="0" w:color="auto"/>
                <w:bottom w:val="none" w:sz="0" w:space="0" w:color="auto"/>
                <w:right w:val="none" w:sz="0" w:space="0" w:color="auto"/>
              </w:divBdr>
            </w:div>
            <w:div w:id="1054239367">
              <w:marLeft w:val="0"/>
              <w:marRight w:val="0"/>
              <w:marTop w:val="0"/>
              <w:marBottom w:val="0"/>
              <w:divBdr>
                <w:top w:val="none" w:sz="0" w:space="0" w:color="auto"/>
                <w:left w:val="none" w:sz="0" w:space="0" w:color="auto"/>
                <w:bottom w:val="none" w:sz="0" w:space="0" w:color="auto"/>
                <w:right w:val="none" w:sz="0" w:space="0" w:color="auto"/>
              </w:divBdr>
            </w:div>
            <w:div w:id="1056665424">
              <w:marLeft w:val="0"/>
              <w:marRight w:val="0"/>
              <w:marTop w:val="0"/>
              <w:marBottom w:val="0"/>
              <w:divBdr>
                <w:top w:val="none" w:sz="0" w:space="0" w:color="auto"/>
                <w:left w:val="none" w:sz="0" w:space="0" w:color="auto"/>
                <w:bottom w:val="none" w:sz="0" w:space="0" w:color="auto"/>
                <w:right w:val="none" w:sz="0" w:space="0" w:color="auto"/>
              </w:divBdr>
            </w:div>
            <w:div w:id="1059212112">
              <w:marLeft w:val="0"/>
              <w:marRight w:val="0"/>
              <w:marTop w:val="0"/>
              <w:marBottom w:val="0"/>
              <w:divBdr>
                <w:top w:val="none" w:sz="0" w:space="0" w:color="auto"/>
                <w:left w:val="none" w:sz="0" w:space="0" w:color="auto"/>
                <w:bottom w:val="none" w:sz="0" w:space="0" w:color="auto"/>
                <w:right w:val="none" w:sz="0" w:space="0" w:color="auto"/>
              </w:divBdr>
            </w:div>
            <w:div w:id="1059861124">
              <w:marLeft w:val="0"/>
              <w:marRight w:val="0"/>
              <w:marTop w:val="0"/>
              <w:marBottom w:val="0"/>
              <w:divBdr>
                <w:top w:val="none" w:sz="0" w:space="0" w:color="auto"/>
                <w:left w:val="none" w:sz="0" w:space="0" w:color="auto"/>
                <w:bottom w:val="none" w:sz="0" w:space="0" w:color="auto"/>
                <w:right w:val="none" w:sz="0" w:space="0" w:color="auto"/>
              </w:divBdr>
            </w:div>
            <w:div w:id="1061246182">
              <w:marLeft w:val="0"/>
              <w:marRight w:val="0"/>
              <w:marTop w:val="0"/>
              <w:marBottom w:val="0"/>
              <w:divBdr>
                <w:top w:val="none" w:sz="0" w:space="0" w:color="auto"/>
                <w:left w:val="none" w:sz="0" w:space="0" w:color="auto"/>
                <w:bottom w:val="none" w:sz="0" w:space="0" w:color="auto"/>
                <w:right w:val="none" w:sz="0" w:space="0" w:color="auto"/>
              </w:divBdr>
            </w:div>
            <w:div w:id="1061639107">
              <w:marLeft w:val="0"/>
              <w:marRight w:val="0"/>
              <w:marTop w:val="0"/>
              <w:marBottom w:val="0"/>
              <w:divBdr>
                <w:top w:val="none" w:sz="0" w:space="0" w:color="auto"/>
                <w:left w:val="none" w:sz="0" w:space="0" w:color="auto"/>
                <w:bottom w:val="none" w:sz="0" w:space="0" w:color="auto"/>
                <w:right w:val="none" w:sz="0" w:space="0" w:color="auto"/>
              </w:divBdr>
            </w:div>
            <w:div w:id="1062404539">
              <w:marLeft w:val="0"/>
              <w:marRight w:val="0"/>
              <w:marTop w:val="0"/>
              <w:marBottom w:val="0"/>
              <w:divBdr>
                <w:top w:val="none" w:sz="0" w:space="0" w:color="auto"/>
                <w:left w:val="none" w:sz="0" w:space="0" w:color="auto"/>
                <w:bottom w:val="none" w:sz="0" w:space="0" w:color="auto"/>
                <w:right w:val="none" w:sz="0" w:space="0" w:color="auto"/>
              </w:divBdr>
            </w:div>
            <w:div w:id="1063791983">
              <w:marLeft w:val="0"/>
              <w:marRight w:val="0"/>
              <w:marTop w:val="0"/>
              <w:marBottom w:val="0"/>
              <w:divBdr>
                <w:top w:val="none" w:sz="0" w:space="0" w:color="auto"/>
                <w:left w:val="none" w:sz="0" w:space="0" w:color="auto"/>
                <w:bottom w:val="none" w:sz="0" w:space="0" w:color="auto"/>
                <w:right w:val="none" w:sz="0" w:space="0" w:color="auto"/>
              </w:divBdr>
            </w:div>
            <w:div w:id="1064376638">
              <w:marLeft w:val="0"/>
              <w:marRight w:val="0"/>
              <w:marTop w:val="0"/>
              <w:marBottom w:val="0"/>
              <w:divBdr>
                <w:top w:val="none" w:sz="0" w:space="0" w:color="auto"/>
                <w:left w:val="none" w:sz="0" w:space="0" w:color="auto"/>
                <w:bottom w:val="none" w:sz="0" w:space="0" w:color="auto"/>
                <w:right w:val="none" w:sz="0" w:space="0" w:color="auto"/>
              </w:divBdr>
            </w:div>
            <w:div w:id="1065303584">
              <w:marLeft w:val="0"/>
              <w:marRight w:val="0"/>
              <w:marTop w:val="0"/>
              <w:marBottom w:val="0"/>
              <w:divBdr>
                <w:top w:val="none" w:sz="0" w:space="0" w:color="auto"/>
                <w:left w:val="none" w:sz="0" w:space="0" w:color="auto"/>
                <w:bottom w:val="none" w:sz="0" w:space="0" w:color="auto"/>
                <w:right w:val="none" w:sz="0" w:space="0" w:color="auto"/>
              </w:divBdr>
            </w:div>
            <w:div w:id="1067067876">
              <w:marLeft w:val="0"/>
              <w:marRight w:val="0"/>
              <w:marTop w:val="0"/>
              <w:marBottom w:val="0"/>
              <w:divBdr>
                <w:top w:val="none" w:sz="0" w:space="0" w:color="auto"/>
                <w:left w:val="none" w:sz="0" w:space="0" w:color="auto"/>
                <w:bottom w:val="none" w:sz="0" w:space="0" w:color="auto"/>
                <w:right w:val="none" w:sz="0" w:space="0" w:color="auto"/>
              </w:divBdr>
            </w:div>
            <w:div w:id="1068966539">
              <w:marLeft w:val="0"/>
              <w:marRight w:val="0"/>
              <w:marTop w:val="0"/>
              <w:marBottom w:val="0"/>
              <w:divBdr>
                <w:top w:val="none" w:sz="0" w:space="0" w:color="auto"/>
                <w:left w:val="none" w:sz="0" w:space="0" w:color="auto"/>
                <w:bottom w:val="none" w:sz="0" w:space="0" w:color="auto"/>
                <w:right w:val="none" w:sz="0" w:space="0" w:color="auto"/>
              </w:divBdr>
            </w:div>
            <w:div w:id="1069037445">
              <w:marLeft w:val="0"/>
              <w:marRight w:val="0"/>
              <w:marTop w:val="0"/>
              <w:marBottom w:val="0"/>
              <w:divBdr>
                <w:top w:val="none" w:sz="0" w:space="0" w:color="auto"/>
                <w:left w:val="none" w:sz="0" w:space="0" w:color="auto"/>
                <w:bottom w:val="none" w:sz="0" w:space="0" w:color="auto"/>
                <w:right w:val="none" w:sz="0" w:space="0" w:color="auto"/>
              </w:divBdr>
            </w:div>
            <w:div w:id="1071276732">
              <w:marLeft w:val="0"/>
              <w:marRight w:val="0"/>
              <w:marTop w:val="0"/>
              <w:marBottom w:val="0"/>
              <w:divBdr>
                <w:top w:val="none" w:sz="0" w:space="0" w:color="auto"/>
                <w:left w:val="none" w:sz="0" w:space="0" w:color="auto"/>
                <w:bottom w:val="none" w:sz="0" w:space="0" w:color="auto"/>
                <w:right w:val="none" w:sz="0" w:space="0" w:color="auto"/>
              </w:divBdr>
            </w:div>
            <w:div w:id="1074595106">
              <w:marLeft w:val="0"/>
              <w:marRight w:val="0"/>
              <w:marTop w:val="0"/>
              <w:marBottom w:val="0"/>
              <w:divBdr>
                <w:top w:val="none" w:sz="0" w:space="0" w:color="auto"/>
                <w:left w:val="none" w:sz="0" w:space="0" w:color="auto"/>
                <w:bottom w:val="none" w:sz="0" w:space="0" w:color="auto"/>
                <w:right w:val="none" w:sz="0" w:space="0" w:color="auto"/>
              </w:divBdr>
            </w:div>
            <w:div w:id="1078136927">
              <w:marLeft w:val="0"/>
              <w:marRight w:val="0"/>
              <w:marTop w:val="0"/>
              <w:marBottom w:val="0"/>
              <w:divBdr>
                <w:top w:val="none" w:sz="0" w:space="0" w:color="auto"/>
                <w:left w:val="none" w:sz="0" w:space="0" w:color="auto"/>
                <w:bottom w:val="none" w:sz="0" w:space="0" w:color="auto"/>
                <w:right w:val="none" w:sz="0" w:space="0" w:color="auto"/>
              </w:divBdr>
            </w:div>
            <w:div w:id="1080520353">
              <w:marLeft w:val="0"/>
              <w:marRight w:val="0"/>
              <w:marTop w:val="0"/>
              <w:marBottom w:val="0"/>
              <w:divBdr>
                <w:top w:val="none" w:sz="0" w:space="0" w:color="auto"/>
                <w:left w:val="none" w:sz="0" w:space="0" w:color="auto"/>
                <w:bottom w:val="none" w:sz="0" w:space="0" w:color="auto"/>
                <w:right w:val="none" w:sz="0" w:space="0" w:color="auto"/>
              </w:divBdr>
            </w:div>
            <w:div w:id="1081372654">
              <w:marLeft w:val="0"/>
              <w:marRight w:val="0"/>
              <w:marTop w:val="0"/>
              <w:marBottom w:val="0"/>
              <w:divBdr>
                <w:top w:val="none" w:sz="0" w:space="0" w:color="auto"/>
                <w:left w:val="none" w:sz="0" w:space="0" w:color="auto"/>
                <w:bottom w:val="none" w:sz="0" w:space="0" w:color="auto"/>
                <w:right w:val="none" w:sz="0" w:space="0" w:color="auto"/>
              </w:divBdr>
            </w:div>
            <w:div w:id="1082332628">
              <w:marLeft w:val="0"/>
              <w:marRight w:val="0"/>
              <w:marTop w:val="0"/>
              <w:marBottom w:val="0"/>
              <w:divBdr>
                <w:top w:val="none" w:sz="0" w:space="0" w:color="auto"/>
                <w:left w:val="none" w:sz="0" w:space="0" w:color="auto"/>
                <w:bottom w:val="none" w:sz="0" w:space="0" w:color="auto"/>
                <w:right w:val="none" w:sz="0" w:space="0" w:color="auto"/>
              </w:divBdr>
            </w:div>
            <w:div w:id="1082486667">
              <w:marLeft w:val="0"/>
              <w:marRight w:val="0"/>
              <w:marTop w:val="0"/>
              <w:marBottom w:val="0"/>
              <w:divBdr>
                <w:top w:val="none" w:sz="0" w:space="0" w:color="auto"/>
                <w:left w:val="none" w:sz="0" w:space="0" w:color="auto"/>
                <w:bottom w:val="none" w:sz="0" w:space="0" w:color="auto"/>
                <w:right w:val="none" w:sz="0" w:space="0" w:color="auto"/>
              </w:divBdr>
            </w:div>
            <w:div w:id="1084381057">
              <w:marLeft w:val="0"/>
              <w:marRight w:val="0"/>
              <w:marTop w:val="0"/>
              <w:marBottom w:val="0"/>
              <w:divBdr>
                <w:top w:val="none" w:sz="0" w:space="0" w:color="auto"/>
                <w:left w:val="none" w:sz="0" w:space="0" w:color="auto"/>
                <w:bottom w:val="none" w:sz="0" w:space="0" w:color="auto"/>
                <w:right w:val="none" w:sz="0" w:space="0" w:color="auto"/>
              </w:divBdr>
            </w:div>
            <w:div w:id="1085226285">
              <w:marLeft w:val="0"/>
              <w:marRight w:val="0"/>
              <w:marTop w:val="0"/>
              <w:marBottom w:val="0"/>
              <w:divBdr>
                <w:top w:val="none" w:sz="0" w:space="0" w:color="auto"/>
                <w:left w:val="none" w:sz="0" w:space="0" w:color="auto"/>
                <w:bottom w:val="none" w:sz="0" w:space="0" w:color="auto"/>
                <w:right w:val="none" w:sz="0" w:space="0" w:color="auto"/>
              </w:divBdr>
            </w:div>
            <w:div w:id="1086419044">
              <w:marLeft w:val="0"/>
              <w:marRight w:val="0"/>
              <w:marTop w:val="0"/>
              <w:marBottom w:val="0"/>
              <w:divBdr>
                <w:top w:val="none" w:sz="0" w:space="0" w:color="auto"/>
                <w:left w:val="none" w:sz="0" w:space="0" w:color="auto"/>
                <w:bottom w:val="none" w:sz="0" w:space="0" w:color="auto"/>
                <w:right w:val="none" w:sz="0" w:space="0" w:color="auto"/>
              </w:divBdr>
            </w:div>
            <w:div w:id="1087001464">
              <w:marLeft w:val="0"/>
              <w:marRight w:val="0"/>
              <w:marTop w:val="0"/>
              <w:marBottom w:val="0"/>
              <w:divBdr>
                <w:top w:val="none" w:sz="0" w:space="0" w:color="auto"/>
                <w:left w:val="none" w:sz="0" w:space="0" w:color="auto"/>
                <w:bottom w:val="none" w:sz="0" w:space="0" w:color="auto"/>
                <w:right w:val="none" w:sz="0" w:space="0" w:color="auto"/>
              </w:divBdr>
            </w:div>
            <w:div w:id="1087116710">
              <w:marLeft w:val="0"/>
              <w:marRight w:val="0"/>
              <w:marTop w:val="0"/>
              <w:marBottom w:val="0"/>
              <w:divBdr>
                <w:top w:val="none" w:sz="0" w:space="0" w:color="auto"/>
                <w:left w:val="none" w:sz="0" w:space="0" w:color="auto"/>
                <w:bottom w:val="none" w:sz="0" w:space="0" w:color="auto"/>
                <w:right w:val="none" w:sz="0" w:space="0" w:color="auto"/>
              </w:divBdr>
            </w:div>
            <w:div w:id="1087577035">
              <w:marLeft w:val="0"/>
              <w:marRight w:val="0"/>
              <w:marTop w:val="0"/>
              <w:marBottom w:val="0"/>
              <w:divBdr>
                <w:top w:val="none" w:sz="0" w:space="0" w:color="auto"/>
                <w:left w:val="none" w:sz="0" w:space="0" w:color="auto"/>
                <w:bottom w:val="none" w:sz="0" w:space="0" w:color="auto"/>
                <w:right w:val="none" w:sz="0" w:space="0" w:color="auto"/>
              </w:divBdr>
            </w:div>
            <w:div w:id="1087921262">
              <w:marLeft w:val="0"/>
              <w:marRight w:val="0"/>
              <w:marTop w:val="0"/>
              <w:marBottom w:val="0"/>
              <w:divBdr>
                <w:top w:val="none" w:sz="0" w:space="0" w:color="auto"/>
                <w:left w:val="none" w:sz="0" w:space="0" w:color="auto"/>
                <w:bottom w:val="none" w:sz="0" w:space="0" w:color="auto"/>
                <w:right w:val="none" w:sz="0" w:space="0" w:color="auto"/>
              </w:divBdr>
            </w:div>
            <w:div w:id="1087964049">
              <w:marLeft w:val="0"/>
              <w:marRight w:val="0"/>
              <w:marTop w:val="0"/>
              <w:marBottom w:val="0"/>
              <w:divBdr>
                <w:top w:val="none" w:sz="0" w:space="0" w:color="auto"/>
                <w:left w:val="none" w:sz="0" w:space="0" w:color="auto"/>
                <w:bottom w:val="none" w:sz="0" w:space="0" w:color="auto"/>
                <w:right w:val="none" w:sz="0" w:space="0" w:color="auto"/>
              </w:divBdr>
            </w:div>
            <w:div w:id="1088112053">
              <w:marLeft w:val="0"/>
              <w:marRight w:val="0"/>
              <w:marTop w:val="0"/>
              <w:marBottom w:val="0"/>
              <w:divBdr>
                <w:top w:val="none" w:sz="0" w:space="0" w:color="auto"/>
                <w:left w:val="none" w:sz="0" w:space="0" w:color="auto"/>
                <w:bottom w:val="none" w:sz="0" w:space="0" w:color="auto"/>
                <w:right w:val="none" w:sz="0" w:space="0" w:color="auto"/>
              </w:divBdr>
            </w:div>
            <w:div w:id="1089424416">
              <w:marLeft w:val="0"/>
              <w:marRight w:val="0"/>
              <w:marTop w:val="0"/>
              <w:marBottom w:val="0"/>
              <w:divBdr>
                <w:top w:val="none" w:sz="0" w:space="0" w:color="auto"/>
                <w:left w:val="none" w:sz="0" w:space="0" w:color="auto"/>
                <w:bottom w:val="none" w:sz="0" w:space="0" w:color="auto"/>
                <w:right w:val="none" w:sz="0" w:space="0" w:color="auto"/>
              </w:divBdr>
            </w:div>
            <w:div w:id="1089816738">
              <w:marLeft w:val="0"/>
              <w:marRight w:val="0"/>
              <w:marTop w:val="0"/>
              <w:marBottom w:val="0"/>
              <w:divBdr>
                <w:top w:val="none" w:sz="0" w:space="0" w:color="auto"/>
                <w:left w:val="none" w:sz="0" w:space="0" w:color="auto"/>
                <w:bottom w:val="none" w:sz="0" w:space="0" w:color="auto"/>
                <w:right w:val="none" w:sz="0" w:space="0" w:color="auto"/>
              </w:divBdr>
            </w:div>
            <w:div w:id="1090350204">
              <w:marLeft w:val="0"/>
              <w:marRight w:val="0"/>
              <w:marTop w:val="0"/>
              <w:marBottom w:val="0"/>
              <w:divBdr>
                <w:top w:val="none" w:sz="0" w:space="0" w:color="auto"/>
                <w:left w:val="none" w:sz="0" w:space="0" w:color="auto"/>
                <w:bottom w:val="none" w:sz="0" w:space="0" w:color="auto"/>
                <w:right w:val="none" w:sz="0" w:space="0" w:color="auto"/>
              </w:divBdr>
            </w:div>
            <w:div w:id="1093476168">
              <w:marLeft w:val="0"/>
              <w:marRight w:val="0"/>
              <w:marTop w:val="0"/>
              <w:marBottom w:val="0"/>
              <w:divBdr>
                <w:top w:val="none" w:sz="0" w:space="0" w:color="auto"/>
                <w:left w:val="none" w:sz="0" w:space="0" w:color="auto"/>
                <w:bottom w:val="none" w:sz="0" w:space="0" w:color="auto"/>
                <w:right w:val="none" w:sz="0" w:space="0" w:color="auto"/>
              </w:divBdr>
            </w:div>
            <w:div w:id="1094862653">
              <w:marLeft w:val="0"/>
              <w:marRight w:val="0"/>
              <w:marTop w:val="0"/>
              <w:marBottom w:val="0"/>
              <w:divBdr>
                <w:top w:val="none" w:sz="0" w:space="0" w:color="auto"/>
                <w:left w:val="none" w:sz="0" w:space="0" w:color="auto"/>
                <w:bottom w:val="none" w:sz="0" w:space="0" w:color="auto"/>
                <w:right w:val="none" w:sz="0" w:space="0" w:color="auto"/>
              </w:divBdr>
            </w:div>
            <w:div w:id="1095443522">
              <w:marLeft w:val="0"/>
              <w:marRight w:val="0"/>
              <w:marTop w:val="0"/>
              <w:marBottom w:val="0"/>
              <w:divBdr>
                <w:top w:val="none" w:sz="0" w:space="0" w:color="auto"/>
                <w:left w:val="none" w:sz="0" w:space="0" w:color="auto"/>
                <w:bottom w:val="none" w:sz="0" w:space="0" w:color="auto"/>
                <w:right w:val="none" w:sz="0" w:space="0" w:color="auto"/>
              </w:divBdr>
            </w:div>
            <w:div w:id="1096172380">
              <w:marLeft w:val="0"/>
              <w:marRight w:val="0"/>
              <w:marTop w:val="0"/>
              <w:marBottom w:val="0"/>
              <w:divBdr>
                <w:top w:val="none" w:sz="0" w:space="0" w:color="auto"/>
                <w:left w:val="none" w:sz="0" w:space="0" w:color="auto"/>
                <w:bottom w:val="none" w:sz="0" w:space="0" w:color="auto"/>
                <w:right w:val="none" w:sz="0" w:space="0" w:color="auto"/>
              </w:divBdr>
            </w:div>
            <w:div w:id="1097600061">
              <w:marLeft w:val="0"/>
              <w:marRight w:val="0"/>
              <w:marTop w:val="0"/>
              <w:marBottom w:val="0"/>
              <w:divBdr>
                <w:top w:val="none" w:sz="0" w:space="0" w:color="auto"/>
                <w:left w:val="none" w:sz="0" w:space="0" w:color="auto"/>
                <w:bottom w:val="none" w:sz="0" w:space="0" w:color="auto"/>
                <w:right w:val="none" w:sz="0" w:space="0" w:color="auto"/>
              </w:divBdr>
            </w:div>
            <w:div w:id="1098480787">
              <w:marLeft w:val="0"/>
              <w:marRight w:val="0"/>
              <w:marTop w:val="0"/>
              <w:marBottom w:val="0"/>
              <w:divBdr>
                <w:top w:val="none" w:sz="0" w:space="0" w:color="auto"/>
                <w:left w:val="none" w:sz="0" w:space="0" w:color="auto"/>
                <w:bottom w:val="none" w:sz="0" w:space="0" w:color="auto"/>
                <w:right w:val="none" w:sz="0" w:space="0" w:color="auto"/>
              </w:divBdr>
            </w:div>
            <w:div w:id="1099981326">
              <w:marLeft w:val="0"/>
              <w:marRight w:val="0"/>
              <w:marTop w:val="0"/>
              <w:marBottom w:val="0"/>
              <w:divBdr>
                <w:top w:val="none" w:sz="0" w:space="0" w:color="auto"/>
                <w:left w:val="none" w:sz="0" w:space="0" w:color="auto"/>
                <w:bottom w:val="none" w:sz="0" w:space="0" w:color="auto"/>
                <w:right w:val="none" w:sz="0" w:space="0" w:color="auto"/>
              </w:divBdr>
            </w:div>
            <w:div w:id="1100298712">
              <w:marLeft w:val="0"/>
              <w:marRight w:val="0"/>
              <w:marTop w:val="0"/>
              <w:marBottom w:val="0"/>
              <w:divBdr>
                <w:top w:val="none" w:sz="0" w:space="0" w:color="auto"/>
                <w:left w:val="none" w:sz="0" w:space="0" w:color="auto"/>
                <w:bottom w:val="none" w:sz="0" w:space="0" w:color="auto"/>
                <w:right w:val="none" w:sz="0" w:space="0" w:color="auto"/>
              </w:divBdr>
            </w:div>
            <w:div w:id="1102188145">
              <w:marLeft w:val="0"/>
              <w:marRight w:val="0"/>
              <w:marTop w:val="0"/>
              <w:marBottom w:val="0"/>
              <w:divBdr>
                <w:top w:val="none" w:sz="0" w:space="0" w:color="auto"/>
                <w:left w:val="none" w:sz="0" w:space="0" w:color="auto"/>
                <w:bottom w:val="none" w:sz="0" w:space="0" w:color="auto"/>
                <w:right w:val="none" w:sz="0" w:space="0" w:color="auto"/>
              </w:divBdr>
            </w:div>
            <w:div w:id="1104155766">
              <w:marLeft w:val="0"/>
              <w:marRight w:val="0"/>
              <w:marTop w:val="0"/>
              <w:marBottom w:val="0"/>
              <w:divBdr>
                <w:top w:val="none" w:sz="0" w:space="0" w:color="auto"/>
                <w:left w:val="none" w:sz="0" w:space="0" w:color="auto"/>
                <w:bottom w:val="none" w:sz="0" w:space="0" w:color="auto"/>
                <w:right w:val="none" w:sz="0" w:space="0" w:color="auto"/>
              </w:divBdr>
            </w:div>
            <w:div w:id="1105536024">
              <w:marLeft w:val="0"/>
              <w:marRight w:val="0"/>
              <w:marTop w:val="0"/>
              <w:marBottom w:val="0"/>
              <w:divBdr>
                <w:top w:val="none" w:sz="0" w:space="0" w:color="auto"/>
                <w:left w:val="none" w:sz="0" w:space="0" w:color="auto"/>
                <w:bottom w:val="none" w:sz="0" w:space="0" w:color="auto"/>
                <w:right w:val="none" w:sz="0" w:space="0" w:color="auto"/>
              </w:divBdr>
            </w:div>
            <w:div w:id="1106582869">
              <w:marLeft w:val="0"/>
              <w:marRight w:val="0"/>
              <w:marTop w:val="0"/>
              <w:marBottom w:val="0"/>
              <w:divBdr>
                <w:top w:val="none" w:sz="0" w:space="0" w:color="auto"/>
                <w:left w:val="none" w:sz="0" w:space="0" w:color="auto"/>
                <w:bottom w:val="none" w:sz="0" w:space="0" w:color="auto"/>
                <w:right w:val="none" w:sz="0" w:space="0" w:color="auto"/>
              </w:divBdr>
            </w:div>
            <w:div w:id="1107892677">
              <w:marLeft w:val="0"/>
              <w:marRight w:val="0"/>
              <w:marTop w:val="0"/>
              <w:marBottom w:val="0"/>
              <w:divBdr>
                <w:top w:val="none" w:sz="0" w:space="0" w:color="auto"/>
                <w:left w:val="none" w:sz="0" w:space="0" w:color="auto"/>
                <w:bottom w:val="none" w:sz="0" w:space="0" w:color="auto"/>
                <w:right w:val="none" w:sz="0" w:space="0" w:color="auto"/>
              </w:divBdr>
            </w:div>
            <w:div w:id="1108159651">
              <w:marLeft w:val="0"/>
              <w:marRight w:val="0"/>
              <w:marTop w:val="0"/>
              <w:marBottom w:val="0"/>
              <w:divBdr>
                <w:top w:val="none" w:sz="0" w:space="0" w:color="auto"/>
                <w:left w:val="none" w:sz="0" w:space="0" w:color="auto"/>
                <w:bottom w:val="none" w:sz="0" w:space="0" w:color="auto"/>
                <w:right w:val="none" w:sz="0" w:space="0" w:color="auto"/>
              </w:divBdr>
            </w:div>
            <w:div w:id="1108692653">
              <w:marLeft w:val="0"/>
              <w:marRight w:val="0"/>
              <w:marTop w:val="0"/>
              <w:marBottom w:val="0"/>
              <w:divBdr>
                <w:top w:val="none" w:sz="0" w:space="0" w:color="auto"/>
                <w:left w:val="none" w:sz="0" w:space="0" w:color="auto"/>
                <w:bottom w:val="none" w:sz="0" w:space="0" w:color="auto"/>
                <w:right w:val="none" w:sz="0" w:space="0" w:color="auto"/>
              </w:divBdr>
            </w:div>
            <w:div w:id="1109813557">
              <w:marLeft w:val="0"/>
              <w:marRight w:val="0"/>
              <w:marTop w:val="0"/>
              <w:marBottom w:val="0"/>
              <w:divBdr>
                <w:top w:val="none" w:sz="0" w:space="0" w:color="auto"/>
                <w:left w:val="none" w:sz="0" w:space="0" w:color="auto"/>
                <w:bottom w:val="none" w:sz="0" w:space="0" w:color="auto"/>
                <w:right w:val="none" w:sz="0" w:space="0" w:color="auto"/>
              </w:divBdr>
            </w:div>
            <w:div w:id="1110474549">
              <w:marLeft w:val="0"/>
              <w:marRight w:val="0"/>
              <w:marTop w:val="0"/>
              <w:marBottom w:val="0"/>
              <w:divBdr>
                <w:top w:val="none" w:sz="0" w:space="0" w:color="auto"/>
                <w:left w:val="none" w:sz="0" w:space="0" w:color="auto"/>
                <w:bottom w:val="none" w:sz="0" w:space="0" w:color="auto"/>
                <w:right w:val="none" w:sz="0" w:space="0" w:color="auto"/>
              </w:divBdr>
            </w:div>
            <w:div w:id="1110584158">
              <w:marLeft w:val="0"/>
              <w:marRight w:val="0"/>
              <w:marTop w:val="0"/>
              <w:marBottom w:val="0"/>
              <w:divBdr>
                <w:top w:val="none" w:sz="0" w:space="0" w:color="auto"/>
                <w:left w:val="none" w:sz="0" w:space="0" w:color="auto"/>
                <w:bottom w:val="none" w:sz="0" w:space="0" w:color="auto"/>
                <w:right w:val="none" w:sz="0" w:space="0" w:color="auto"/>
              </w:divBdr>
            </w:div>
            <w:div w:id="1111510852">
              <w:marLeft w:val="0"/>
              <w:marRight w:val="0"/>
              <w:marTop w:val="0"/>
              <w:marBottom w:val="0"/>
              <w:divBdr>
                <w:top w:val="none" w:sz="0" w:space="0" w:color="auto"/>
                <w:left w:val="none" w:sz="0" w:space="0" w:color="auto"/>
                <w:bottom w:val="none" w:sz="0" w:space="0" w:color="auto"/>
                <w:right w:val="none" w:sz="0" w:space="0" w:color="auto"/>
              </w:divBdr>
            </w:div>
            <w:div w:id="1112089151">
              <w:marLeft w:val="0"/>
              <w:marRight w:val="0"/>
              <w:marTop w:val="0"/>
              <w:marBottom w:val="0"/>
              <w:divBdr>
                <w:top w:val="none" w:sz="0" w:space="0" w:color="auto"/>
                <w:left w:val="none" w:sz="0" w:space="0" w:color="auto"/>
                <w:bottom w:val="none" w:sz="0" w:space="0" w:color="auto"/>
                <w:right w:val="none" w:sz="0" w:space="0" w:color="auto"/>
              </w:divBdr>
            </w:div>
            <w:div w:id="1112671909">
              <w:marLeft w:val="0"/>
              <w:marRight w:val="0"/>
              <w:marTop w:val="0"/>
              <w:marBottom w:val="0"/>
              <w:divBdr>
                <w:top w:val="none" w:sz="0" w:space="0" w:color="auto"/>
                <w:left w:val="none" w:sz="0" w:space="0" w:color="auto"/>
                <w:bottom w:val="none" w:sz="0" w:space="0" w:color="auto"/>
                <w:right w:val="none" w:sz="0" w:space="0" w:color="auto"/>
              </w:divBdr>
            </w:div>
            <w:div w:id="1112868470">
              <w:marLeft w:val="0"/>
              <w:marRight w:val="0"/>
              <w:marTop w:val="0"/>
              <w:marBottom w:val="0"/>
              <w:divBdr>
                <w:top w:val="none" w:sz="0" w:space="0" w:color="auto"/>
                <w:left w:val="none" w:sz="0" w:space="0" w:color="auto"/>
                <w:bottom w:val="none" w:sz="0" w:space="0" w:color="auto"/>
                <w:right w:val="none" w:sz="0" w:space="0" w:color="auto"/>
              </w:divBdr>
            </w:div>
            <w:div w:id="1116414360">
              <w:marLeft w:val="0"/>
              <w:marRight w:val="0"/>
              <w:marTop w:val="0"/>
              <w:marBottom w:val="0"/>
              <w:divBdr>
                <w:top w:val="none" w:sz="0" w:space="0" w:color="auto"/>
                <w:left w:val="none" w:sz="0" w:space="0" w:color="auto"/>
                <w:bottom w:val="none" w:sz="0" w:space="0" w:color="auto"/>
                <w:right w:val="none" w:sz="0" w:space="0" w:color="auto"/>
              </w:divBdr>
            </w:div>
            <w:div w:id="1116487781">
              <w:marLeft w:val="0"/>
              <w:marRight w:val="0"/>
              <w:marTop w:val="0"/>
              <w:marBottom w:val="0"/>
              <w:divBdr>
                <w:top w:val="none" w:sz="0" w:space="0" w:color="auto"/>
                <w:left w:val="none" w:sz="0" w:space="0" w:color="auto"/>
                <w:bottom w:val="none" w:sz="0" w:space="0" w:color="auto"/>
                <w:right w:val="none" w:sz="0" w:space="0" w:color="auto"/>
              </w:divBdr>
            </w:div>
            <w:div w:id="1116872287">
              <w:marLeft w:val="0"/>
              <w:marRight w:val="0"/>
              <w:marTop w:val="0"/>
              <w:marBottom w:val="0"/>
              <w:divBdr>
                <w:top w:val="none" w:sz="0" w:space="0" w:color="auto"/>
                <w:left w:val="none" w:sz="0" w:space="0" w:color="auto"/>
                <w:bottom w:val="none" w:sz="0" w:space="0" w:color="auto"/>
                <w:right w:val="none" w:sz="0" w:space="0" w:color="auto"/>
              </w:divBdr>
            </w:div>
            <w:div w:id="1116950931">
              <w:marLeft w:val="0"/>
              <w:marRight w:val="0"/>
              <w:marTop w:val="0"/>
              <w:marBottom w:val="0"/>
              <w:divBdr>
                <w:top w:val="none" w:sz="0" w:space="0" w:color="auto"/>
                <w:left w:val="none" w:sz="0" w:space="0" w:color="auto"/>
                <w:bottom w:val="none" w:sz="0" w:space="0" w:color="auto"/>
                <w:right w:val="none" w:sz="0" w:space="0" w:color="auto"/>
              </w:divBdr>
            </w:div>
            <w:div w:id="1117485061">
              <w:marLeft w:val="0"/>
              <w:marRight w:val="0"/>
              <w:marTop w:val="0"/>
              <w:marBottom w:val="0"/>
              <w:divBdr>
                <w:top w:val="none" w:sz="0" w:space="0" w:color="auto"/>
                <w:left w:val="none" w:sz="0" w:space="0" w:color="auto"/>
                <w:bottom w:val="none" w:sz="0" w:space="0" w:color="auto"/>
                <w:right w:val="none" w:sz="0" w:space="0" w:color="auto"/>
              </w:divBdr>
            </w:div>
            <w:div w:id="1118111149">
              <w:marLeft w:val="0"/>
              <w:marRight w:val="0"/>
              <w:marTop w:val="0"/>
              <w:marBottom w:val="0"/>
              <w:divBdr>
                <w:top w:val="none" w:sz="0" w:space="0" w:color="auto"/>
                <w:left w:val="none" w:sz="0" w:space="0" w:color="auto"/>
                <w:bottom w:val="none" w:sz="0" w:space="0" w:color="auto"/>
                <w:right w:val="none" w:sz="0" w:space="0" w:color="auto"/>
              </w:divBdr>
            </w:div>
            <w:div w:id="1121337003">
              <w:marLeft w:val="0"/>
              <w:marRight w:val="0"/>
              <w:marTop w:val="0"/>
              <w:marBottom w:val="0"/>
              <w:divBdr>
                <w:top w:val="none" w:sz="0" w:space="0" w:color="auto"/>
                <w:left w:val="none" w:sz="0" w:space="0" w:color="auto"/>
                <w:bottom w:val="none" w:sz="0" w:space="0" w:color="auto"/>
                <w:right w:val="none" w:sz="0" w:space="0" w:color="auto"/>
              </w:divBdr>
            </w:div>
            <w:div w:id="1121728293">
              <w:marLeft w:val="0"/>
              <w:marRight w:val="0"/>
              <w:marTop w:val="0"/>
              <w:marBottom w:val="0"/>
              <w:divBdr>
                <w:top w:val="none" w:sz="0" w:space="0" w:color="auto"/>
                <w:left w:val="none" w:sz="0" w:space="0" w:color="auto"/>
                <w:bottom w:val="none" w:sz="0" w:space="0" w:color="auto"/>
                <w:right w:val="none" w:sz="0" w:space="0" w:color="auto"/>
              </w:divBdr>
            </w:div>
            <w:div w:id="1122847782">
              <w:marLeft w:val="0"/>
              <w:marRight w:val="0"/>
              <w:marTop w:val="0"/>
              <w:marBottom w:val="0"/>
              <w:divBdr>
                <w:top w:val="none" w:sz="0" w:space="0" w:color="auto"/>
                <w:left w:val="none" w:sz="0" w:space="0" w:color="auto"/>
                <w:bottom w:val="none" w:sz="0" w:space="0" w:color="auto"/>
                <w:right w:val="none" w:sz="0" w:space="0" w:color="auto"/>
              </w:divBdr>
            </w:div>
            <w:div w:id="1124621091">
              <w:marLeft w:val="0"/>
              <w:marRight w:val="0"/>
              <w:marTop w:val="0"/>
              <w:marBottom w:val="0"/>
              <w:divBdr>
                <w:top w:val="none" w:sz="0" w:space="0" w:color="auto"/>
                <w:left w:val="none" w:sz="0" w:space="0" w:color="auto"/>
                <w:bottom w:val="none" w:sz="0" w:space="0" w:color="auto"/>
                <w:right w:val="none" w:sz="0" w:space="0" w:color="auto"/>
              </w:divBdr>
            </w:div>
            <w:div w:id="1124810945">
              <w:marLeft w:val="0"/>
              <w:marRight w:val="0"/>
              <w:marTop w:val="0"/>
              <w:marBottom w:val="0"/>
              <w:divBdr>
                <w:top w:val="none" w:sz="0" w:space="0" w:color="auto"/>
                <w:left w:val="none" w:sz="0" w:space="0" w:color="auto"/>
                <w:bottom w:val="none" w:sz="0" w:space="0" w:color="auto"/>
                <w:right w:val="none" w:sz="0" w:space="0" w:color="auto"/>
              </w:divBdr>
            </w:div>
            <w:div w:id="1125080558">
              <w:marLeft w:val="0"/>
              <w:marRight w:val="0"/>
              <w:marTop w:val="0"/>
              <w:marBottom w:val="0"/>
              <w:divBdr>
                <w:top w:val="none" w:sz="0" w:space="0" w:color="auto"/>
                <w:left w:val="none" w:sz="0" w:space="0" w:color="auto"/>
                <w:bottom w:val="none" w:sz="0" w:space="0" w:color="auto"/>
                <w:right w:val="none" w:sz="0" w:space="0" w:color="auto"/>
              </w:divBdr>
            </w:div>
            <w:div w:id="1125386962">
              <w:marLeft w:val="0"/>
              <w:marRight w:val="0"/>
              <w:marTop w:val="0"/>
              <w:marBottom w:val="0"/>
              <w:divBdr>
                <w:top w:val="none" w:sz="0" w:space="0" w:color="auto"/>
                <w:left w:val="none" w:sz="0" w:space="0" w:color="auto"/>
                <w:bottom w:val="none" w:sz="0" w:space="0" w:color="auto"/>
                <w:right w:val="none" w:sz="0" w:space="0" w:color="auto"/>
              </w:divBdr>
            </w:div>
            <w:div w:id="1126391299">
              <w:marLeft w:val="0"/>
              <w:marRight w:val="0"/>
              <w:marTop w:val="0"/>
              <w:marBottom w:val="0"/>
              <w:divBdr>
                <w:top w:val="none" w:sz="0" w:space="0" w:color="auto"/>
                <w:left w:val="none" w:sz="0" w:space="0" w:color="auto"/>
                <w:bottom w:val="none" w:sz="0" w:space="0" w:color="auto"/>
                <w:right w:val="none" w:sz="0" w:space="0" w:color="auto"/>
              </w:divBdr>
            </w:div>
            <w:div w:id="1127163131">
              <w:marLeft w:val="0"/>
              <w:marRight w:val="0"/>
              <w:marTop w:val="0"/>
              <w:marBottom w:val="0"/>
              <w:divBdr>
                <w:top w:val="none" w:sz="0" w:space="0" w:color="auto"/>
                <w:left w:val="none" w:sz="0" w:space="0" w:color="auto"/>
                <w:bottom w:val="none" w:sz="0" w:space="0" w:color="auto"/>
                <w:right w:val="none" w:sz="0" w:space="0" w:color="auto"/>
              </w:divBdr>
            </w:div>
            <w:div w:id="1128620486">
              <w:marLeft w:val="0"/>
              <w:marRight w:val="0"/>
              <w:marTop w:val="0"/>
              <w:marBottom w:val="0"/>
              <w:divBdr>
                <w:top w:val="none" w:sz="0" w:space="0" w:color="auto"/>
                <w:left w:val="none" w:sz="0" w:space="0" w:color="auto"/>
                <w:bottom w:val="none" w:sz="0" w:space="0" w:color="auto"/>
                <w:right w:val="none" w:sz="0" w:space="0" w:color="auto"/>
              </w:divBdr>
            </w:div>
            <w:div w:id="1128670085">
              <w:marLeft w:val="0"/>
              <w:marRight w:val="0"/>
              <w:marTop w:val="0"/>
              <w:marBottom w:val="0"/>
              <w:divBdr>
                <w:top w:val="none" w:sz="0" w:space="0" w:color="auto"/>
                <w:left w:val="none" w:sz="0" w:space="0" w:color="auto"/>
                <w:bottom w:val="none" w:sz="0" w:space="0" w:color="auto"/>
                <w:right w:val="none" w:sz="0" w:space="0" w:color="auto"/>
              </w:divBdr>
            </w:div>
            <w:div w:id="1129128665">
              <w:marLeft w:val="0"/>
              <w:marRight w:val="0"/>
              <w:marTop w:val="0"/>
              <w:marBottom w:val="0"/>
              <w:divBdr>
                <w:top w:val="none" w:sz="0" w:space="0" w:color="auto"/>
                <w:left w:val="none" w:sz="0" w:space="0" w:color="auto"/>
                <w:bottom w:val="none" w:sz="0" w:space="0" w:color="auto"/>
                <w:right w:val="none" w:sz="0" w:space="0" w:color="auto"/>
              </w:divBdr>
            </w:div>
            <w:div w:id="1130243919">
              <w:marLeft w:val="0"/>
              <w:marRight w:val="0"/>
              <w:marTop w:val="0"/>
              <w:marBottom w:val="0"/>
              <w:divBdr>
                <w:top w:val="none" w:sz="0" w:space="0" w:color="auto"/>
                <w:left w:val="none" w:sz="0" w:space="0" w:color="auto"/>
                <w:bottom w:val="none" w:sz="0" w:space="0" w:color="auto"/>
                <w:right w:val="none" w:sz="0" w:space="0" w:color="auto"/>
              </w:divBdr>
            </w:div>
            <w:div w:id="1131629437">
              <w:marLeft w:val="0"/>
              <w:marRight w:val="0"/>
              <w:marTop w:val="0"/>
              <w:marBottom w:val="0"/>
              <w:divBdr>
                <w:top w:val="none" w:sz="0" w:space="0" w:color="auto"/>
                <w:left w:val="none" w:sz="0" w:space="0" w:color="auto"/>
                <w:bottom w:val="none" w:sz="0" w:space="0" w:color="auto"/>
                <w:right w:val="none" w:sz="0" w:space="0" w:color="auto"/>
              </w:divBdr>
            </w:div>
            <w:div w:id="1132094713">
              <w:marLeft w:val="0"/>
              <w:marRight w:val="0"/>
              <w:marTop w:val="0"/>
              <w:marBottom w:val="0"/>
              <w:divBdr>
                <w:top w:val="none" w:sz="0" w:space="0" w:color="auto"/>
                <w:left w:val="none" w:sz="0" w:space="0" w:color="auto"/>
                <w:bottom w:val="none" w:sz="0" w:space="0" w:color="auto"/>
                <w:right w:val="none" w:sz="0" w:space="0" w:color="auto"/>
              </w:divBdr>
            </w:div>
            <w:div w:id="1132939186">
              <w:marLeft w:val="0"/>
              <w:marRight w:val="0"/>
              <w:marTop w:val="0"/>
              <w:marBottom w:val="0"/>
              <w:divBdr>
                <w:top w:val="none" w:sz="0" w:space="0" w:color="auto"/>
                <w:left w:val="none" w:sz="0" w:space="0" w:color="auto"/>
                <w:bottom w:val="none" w:sz="0" w:space="0" w:color="auto"/>
                <w:right w:val="none" w:sz="0" w:space="0" w:color="auto"/>
              </w:divBdr>
            </w:div>
            <w:div w:id="1133475696">
              <w:marLeft w:val="0"/>
              <w:marRight w:val="0"/>
              <w:marTop w:val="0"/>
              <w:marBottom w:val="0"/>
              <w:divBdr>
                <w:top w:val="none" w:sz="0" w:space="0" w:color="auto"/>
                <w:left w:val="none" w:sz="0" w:space="0" w:color="auto"/>
                <w:bottom w:val="none" w:sz="0" w:space="0" w:color="auto"/>
                <w:right w:val="none" w:sz="0" w:space="0" w:color="auto"/>
              </w:divBdr>
            </w:div>
            <w:div w:id="1134448931">
              <w:marLeft w:val="0"/>
              <w:marRight w:val="0"/>
              <w:marTop w:val="0"/>
              <w:marBottom w:val="0"/>
              <w:divBdr>
                <w:top w:val="none" w:sz="0" w:space="0" w:color="auto"/>
                <w:left w:val="none" w:sz="0" w:space="0" w:color="auto"/>
                <w:bottom w:val="none" w:sz="0" w:space="0" w:color="auto"/>
                <w:right w:val="none" w:sz="0" w:space="0" w:color="auto"/>
              </w:divBdr>
            </w:div>
            <w:div w:id="1135173666">
              <w:marLeft w:val="0"/>
              <w:marRight w:val="0"/>
              <w:marTop w:val="0"/>
              <w:marBottom w:val="0"/>
              <w:divBdr>
                <w:top w:val="none" w:sz="0" w:space="0" w:color="auto"/>
                <w:left w:val="none" w:sz="0" w:space="0" w:color="auto"/>
                <w:bottom w:val="none" w:sz="0" w:space="0" w:color="auto"/>
                <w:right w:val="none" w:sz="0" w:space="0" w:color="auto"/>
              </w:divBdr>
            </w:div>
            <w:div w:id="1135566520">
              <w:marLeft w:val="0"/>
              <w:marRight w:val="0"/>
              <w:marTop w:val="0"/>
              <w:marBottom w:val="0"/>
              <w:divBdr>
                <w:top w:val="none" w:sz="0" w:space="0" w:color="auto"/>
                <w:left w:val="none" w:sz="0" w:space="0" w:color="auto"/>
                <w:bottom w:val="none" w:sz="0" w:space="0" w:color="auto"/>
                <w:right w:val="none" w:sz="0" w:space="0" w:color="auto"/>
              </w:divBdr>
            </w:div>
            <w:div w:id="1138185112">
              <w:marLeft w:val="0"/>
              <w:marRight w:val="0"/>
              <w:marTop w:val="0"/>
              <w:marBottom w:val="0"/>
              <w:divBdr>
                <w:top w:val="none" w:sz="0" w:space="0" w:color="auto"/>
                <w:left w:val="none" w:sz="0" w:space="0" w:color="auto"/>
                <w:bottom w:val="none" w:sz="0" w:space="0" w:color="auto"/>
                <w:right w:val="none" w:sz="0" w:space="0" w:color="auto"/>
              </w:divBdr>
            </w:div>
            <w:div w:id="1140197509">
              <w:marLeft w:val="0"/>
              <w:marRight w:val="0"/>
              <w:marTop w:val="0"/>
              <w:marBottom w:val="0"/>
              <w:divBdr>
                <w:top w:val="none" w:sz="0" w:space="0" w:color="auto"/>
                <w:left w:val="none" w:sz="0" w:space="0" w:color="auto"/>
                <w:bottom w:val="none" w:sz="0" w:space="0" w:color="auto"/>
                <w:right w:val="none" w:sz="0" w:space="0" w:color="auto"/>
              </w:divBdr>
            </w:div>
            <w:div w:id="1140612032">
              <w:marLeft w:val="0"/>
              <w:marRight w:val="0"/>
              <w:marTop w:val="0"/>
              <w:marBottom w:val="0"/>
              <w:divBdr>
                <w:top w:val="none" w:sz="0" w:space="0" w:color="auto"/>
                <w:left w:val="none" w:sz="0" w:space="0" w:color="auto"/>
                <w:bottom w:val="none" w:sz="0" w:space="0" w:color="auto"/>
                <w:right w:val="none" w:sz="0" w:space="0" w:color="auto"/>
              </w:divBdr>
            </w:div>
            <w:div w:id="1141650184">
              <w:marLeft w:val="0"/>
              <w:marRight w:val="0"/>
              <w:marTop w:val="0"/>
              <w:marBottom w:val="0"/>
              <w:divBdr>
                <w:top w:val="none" w:sz="0" w:space="0" w:color="auto"/>
                <w:left w:val="none" w:sz="0" w:space="0" w:color="auto"/>
                <w:bottom w:val="none" w:sz="0" w:space="0" w:color="auto"/>
                <w:right w:val="none" w:sz="0" w:space="0" w:color="auto"/>
              </w:divBdr>
            </w:div>
            <w:div w:id="1142309113">
              <w:marLeft w:val="0"/>
              <w:marRight w:val="0"/>
              <w:marTop w:val="0"/>
              <w:marBottom w:val="0"/>
              <w:divBdr>
                <w:top w:val="none" w:sz="0" w:space="0" w:color="auto"/>
                <w:left w:val="none" w:sz="0" w:space="0" w:color="auto"/>
                <w:bottom w:val="none" w:sz="0" w:space="0" w:color="auto"/>
                <w:right w:val="none" w:sz="0" w:space="0" w:color="auto"/>
              </w:divBdr>
            </w:div>
            <w:div w:id="1142312849">
              <w:marLeft w:val="0"/>
              <w:marRight w:val="0"/>
              <w:marTop w:val="0"/>
              <w:marBottom w:val="0"/>
              <w:divBdr>
                <w:top w:val="none" w:sz="0" w:space="0" w:color="auto"/>
                <w:left w:val="none" w:sz="0" w:space="0" w:color="auto"/>
                <w:bottom w:val="none" w:sz="0" w:space="0" w:color="auto"/>
                <w:right w:val="none" w:sz="0" w:space="0" w:color="auto"/>
              </w:divBdr>
            </w:div>
            <w:div w:id="1143423128">
              <w:marLeft w:val="0"/>
              <w:marRight w:val="0"/>
              <w:marTop w:val="0"/>
              <w:marBottom w:val="0"/>
              <w:divBdr>
                <w:top w:val="none" w:sz="0" w:space="0" w:color="auto"/>
                <w:left w:val="none" w:sz="0" w:space="0" w:color="auto"/>
                <w:bottom w:val="none" w:sz="0" w:space="0" w:color="auto"/>
                <w:right w:val="none" w:sz="0" w:space="0" w:color="auto"/>
              </w:divBdr>
            </w:div>
            <w:div w:id="1146555791">
              <w:marLeft w:val="0"/>
              <w:marRight w:val="0"/>
              <w:marTop w:val="0"/>
              <w:marBottom w:val="0"/>
              <w:divBdr>
                <w:top w:val="none" w:sz="0" w:space="0" w:color="auto"/>
                <w:left w:val="none" w:sz="0" w:space="0" w:color="auto"/>
                <w:bottom w:val="none" w:sz="0" w:space="0" w:color="auto"/>
                <w:right w:val="none" w:sz="0" w:space="0" w:color="auto"/>
              </w:divBdr>
            </w:div>
            <w:div w:id="1147165873">
              <w:marLeft w:val="0"/>
              <w:marRight w:val="0"/>
              <w:marTop w:val="0"/>
              <w:marBottom w:val="0"/>
              <w:divBdr>
                <w:top w:val="none" w:sz="0" w:space="0" w:color="auto"/>
                <w:left w:val="none" w:sz="0" w:space="0" w:color="auto"/>
                <w:bottom w:val="none" w:sz="0" w:space="0" w:color="auto"/>
                <w:right w:val="none" w:sz="0" w:space="0" w:color="auto"/>
              </w:divBdr>
            </w:div>
            <w:div w:id="1148593172">
              <w:marLeft w:val="0"/>
              <w:marRight w:val="0"/>
              <w:marTop w:val="0"/>
              <w:marBottom w:val="0"/>
              <w:divBdr>
                <w:top w:val="none" w:sz="0" w:space="0" w:color="auto"/>
                <w:left w:val="none" w:sz="0" w:space="0" w:color="auto"/>
                <w:bottom w:val="none" w:sz="0" w:space="0" w:color="auto"/>
                <w:right w:val="none" w:sz="0" w:space="0" w:color="auto"/>
              </w:divBdr>
            </w:div>
            <w:div w:id="1149635349">
              <w:marLeft w:val="0"/>
              <w:marRight w:val="0"/>
              <w:marTop w:val="0"/>
              <w:marBottom w:val="0"/>
              <w:divBdr>
                <w:top w:val="none" w:sz="0" w:space="0" w:color="auto"/>
                <w:left w:val="none" w:sz="0" w:space="0" w:color="auto"/>
                <w:bottom w:val="none" w:sz="0" w:space="0" w:color="auto"/>
                <w:right w:val="none" w:sz="0" w:space="0" w:color="auto"/>
              </w:divBdr>
            </w:div>
            <w:div w:id="1151827437">
              <w:marLeft w:val="0"/>
              <w:marRight w:val="0"/>
              <w:marTop w:val="0"/>
              <w:marBottom w:val="0"/>
              <w:divBdr>
                <w:top w:val="none" w:sz="0" w:space="0" w:color="auto"/>
                <w:left w:val="none" w:sz="0" w:space="0" w:color="auto"/>
                <w:bottom w:val="none" w:sz="0" w:space="0" w:color="auto"/>
                <w:right w:val="none" w:sz="0" w:space="0" w:color="auto"/>
              </w:divBdr>
            </w:div>
            <w:div w:id="1154222002">
              <w:marLeft w:val="0"/>
              <w:marRight w:val="0"/>
              <w:marTop w:val="0"/>
              <w:marBottom w:val="0"/>
              <w:divBdr>
                <w:top w:val="none" w:sz="0" w:space="0" w:color="auto"/>
                <w:left w:val="none" w:sz="0" w:space="0" w:color="auto"/>
                <w:bottom w:val="none" w:sz="0" w:space="0" w:color="auto"/>
                <w:right w:val="none" w:sz="0" w:space="0" w:color="auto"/>
              </w:divBdr>
            </w:div>
            <w:div w:id="1155334860">
              <w:marLeft w:val="0"/>
              <w:marRight w:val="0"/>
              <w:marTop w:val="0"/>
              <w:marBottom w:val="0"/>
              <w:divBdr>
                <w:top w:val="none" w:sz="0" w:space="0" w:color="auto"/>
                <w:left w:val="none" w:sz="0" w:space="0" w:color="auto"/>
                <w:bottom w:val="none" w:sz="0" w:space="0" w:color="auto"/>
                <w:right w:val="none" w:sz="0" w:space="0" w:color="auto"/>
              </w:divBdr>
            </w:div>
            <w:div w:id="1155605387">
              <w:marLeft w:val="0"/>
              <w:marRight w:val="0"/>
              <w:marTop w:val="0"/>
              <w:marBottom w:val="0"/>
              <w:divBdr>
                <w:top w:val="none" w:sz="0" w:space="0" w:color="auto"/>
                <w:left w:val="none" w:sz="0" w:space="0" w:color="auto"/>
                <w:bottom w:val="none" w:sz="0" w:space="0" w:color="auto"/>
                <w:right w:val="none" w:sz="0" w:space="0" w:color="auto"/>
              </w:divBdr>
            </w:div>
            <w:div w:id="1157846457">
              <w:marLeft w:val="0"/>
              <w:marRight w:val="0"/>
              <w:marTop w:val="0"/>
              <w:marBottom w:val="0"/>
              <w:divBdr>
                <w:top w:val="none" w:sz="0" w:space="0" w:color="auto"/>
                <w:left w:val="none" w:sz="0" w:space="0" w:color="auto"/>
                <w:bottom w:val="none" w:sz="0" w:space="0" w:color="auto"/>
                <w:right w:val="none" w:sz="0" w:space="0" w:color="auto"/>
              </w:divBdr>
            </w:div>
            <w:div w:id="1158109650">
              <w:marLeft w:val="0"/>
              <w:marRight w:val="0"/>
              <w:marTop w:val="0"/>
              <w:marBottom w:val="0"/>
              <w:divBdr>
                <w:top w:val="none" w:sz="0" w:space="0" w:color="auto"/>
                <w:left w:val="none" w:sz="0" w:space="0" w:color="auto"/>
                <w:bottom w:val="none" w:sz="0" w:space="0" w:color="auto"/>
                <w:right w:val="none" w:sz="0" w:space="0" w:color="auto"/>
              </w:divBdr>
            </w:div>
            <w:div w:id="1158109870">
              <w:marLeft w:val="0"/>
              <w:marRight w:val="0"/>
              <w:marTop w:val="0"/>
              <w:marBottom w:val="0"/>
              <w:divBdr>
                <w:top w:val="none" w:sz="0" w:space="0" w:color="auto"/>
                <w:left w:val="none" w:sz="0" w:space="0" w:color="auto"/>
                <w:bottom w:val="none" w:sz="0" w:space="0" w:color="auto"/>
                <w:right w:val="none" w:sz="0" w:space="0" w:color="auto"/>
              </w:divBdr>
            </w:div>
            <w:div w:id="1159544078">
              <w:marLeft w:val="0"/>
              <w:marRight w:val="0"/>
              <w:marTop w:val="0"/>
              <w:marBottom w:val="0"/>
              <w:divBdr>
                <w:top w:val="none" w:sz="0" w:space="0" w:color="auto"/>
                <w:left w:val="none" w:sz="0" w:space="0" w:color="auto"/>
                <w:bottom w:val="none" w:sz="0" w:space="0" w:color="auto"/>
                <w:right w:val="none" w:sz="0" w:space="0" w:color="auto"/>
              </w:divBdr>
            </w:div>
            <w:div w:id="1160388305">
              <w:marLeft w:val="0"/>
              <w:marRight w:val="0"/>
              <w:marTop w:val="0"/>
              <w:marBottom w:val="0"/>
              <w:divBdr>
                <w:top w:val="none" w:sz="0" w:space="0" w:color="auto"/>
                <w:left w:val="none" w:sz="0" w:space="0" w:color="auto"/>
                <w:bottom w:val="none" w:sz="0" w:space="0" w:color="auto"/>
                <w:right w:val="none" w:sz="0" w:space="0" w:color="auto"/>
              </w:divBdr>
            </w:div>
            <w:div w:id="1161626362">
              <w:marLeft w:val="0"/>
              <w:marRight w:val="0"/>
              <w:marTop w:val="0"/>
              <w:marBottom w:val="0"/>
              <w:divBdr>
                <w:top w:val="none" w:sz="0" w:space="0" w:color="auto"/>
                <w:left w:val="none" w:sz="0" w:space="0" w:color="auto"/>
                <w:bottom w:val="none" w:sz="0" w:space="0" w:color="auto"/>
                <w:right w:val="none" w:sz="0" w:space="0" w:color="auto"/>
              </w:divBdr>
            </w:div>
            <w:div w:id="1161655390">
              <w:marLeft w:val="0"/>
              <w:marRight w:val="0"/>
              <w:marTop w:val="0"/>
              <w:marBottom w:val="0"/>
              <w:divBdr>
                <w:top w:val="none" w:sz="0" w:space="0" w:color="auto"/>
                <w:left w:val="none" w:sz="0" w:space="0" w:color="auto"/>
                <w:bottom w:val="none" w:sz="0" w:space="0" w:color="auto"/>
                <w:right w:val="none" w:sz="0" w:space="0" w:color="auto"/>
              </w:divBdr>
            </w:div>
            <w:div w:id="1162234130">
              <w:marLeft w:val="0"/>
              <w:marRight w:val="0"/>
              <w:marTop w:val="0"/>
              <w:marBottom w:val="0"/>
              <w:divBdr>
                <w:top w:val="none" w:sz="0" w:space="0" w:color="auto"/>
                <w:left w:val="none" w:sz="0" w:space="0" w:color="auto"/>
                <w:bottom w:val="none" w:sz="0" w:space="0" w:color="auto"/>
                <w:right w:val="none" w:sz="0" w:space="0" w:color="auto"/>
              </w:divBdr>
            </w:div>
            <w:div w:id="1165627025">
              <w:marLeft w:val="0"/>
              <w:marRight w:val="0"/>
              <w:marTop w:val="0"/>
              <w:marBottom w:val="0"/>
              <w:divBdr>
                <w:top w:val="none" w:sz="0" w:space="0" w:color="auto"/>
                <w:left w:val="none" w:sz="0" w:space="0" w:color="auto"/>
                <w:bottom w:val="none" w:sz="0" w:space="0" w:color="auto"/>
                <w:right w:val="none" w:sz="0" w:space="0" w:color="auto"/>
              </w:divBdr>
            </w:div>
            <w:div w:id="1168523992">
              <w:marLeft w:val="0"/>
              <w:marRight w:val="0"/>
              <w:marTop w:val="0"/>
              <w:marBottom w:val="0"/>
              <w:divBdr>
                <w:top w:val="none" w:sz="0" w:space="0" w:color="auto"/>
                <w:left w:val="none" w:sz="0" w:space="0" w:color="auto"/>
                <w:bottom w:val="none" w:sz="0" w:space="0" w:color="auto"/>
                <w:right w:val="none" w:sz="0" w:space="0" w:color="auto"/>
              </w:divBdr>
            </w:div>
            <w:div w:id="1170952914">
              <w:marLeft w:val="0"/>
              <w:marRight w:val="0"/>
              <w:marTop w:val="0"/>
              <w:marBottom w:val="0"/>
              <w:divBdr>
                <w:top w:val="none" w:sz="0" w:space="0" w:color="auto"/>
                <w:left w:val="none" w:sz="0" w:space="0" w:color="auto"/>
                <w:bottom w:val="none" w:sz="0" w:space="0" w:color="auto"/>
                <w:right w:val="none" w:sz="0" w:space="0" w:color="auto"/>
              </w:divBdr>
            </w:div>
            <w:div w:id="1175461024">
              <w:marLeft w:val="0"/>
              <w:marRight w:val="0"/>
              <w:marTop w:val="0"/>
              <w:marBottom w:val="0"/>
              <w:divBdr>
                <w:top w:val="none" w:sz="0" w:space="0" w:color="auto"/>
                <w:left w:val="none" w:sz="0" w:space="0" w:color="auto"/>
                <w:bottom w:val="none" w:sz="0" w:space="0" w:color="auto"/>
                <w:right w:val="none" w:sz="0" w:space="0" w:color="auto"/>
              </w:divBdr>
            </w:div>
            <w:div w:id="1176268122">
              <w:marLeft w:val="0"/>
              <w:marRight w:val="0"/>
              <w:marTop w:val="0"/>
              <w:marBottom w:val="0"/>
              <w:divBdr>
                <w:top w:val="none" w:sz="0" w:space="0" w:color="auto"/>
                <w:left w:val="none" w:sz="0" w:space="0" w:color="auto"/>
                <w:bottom w:val="none" w:sz="0" w:space="0" w:color="auto"/>
                <w:right w:val="none" w:sz="0" w:space="0" w:color="auto"/>
              </w:divBdr>
            </w:div>
            <w:div w:id="1176962988">
              <w:marLeft w:val="0"/>
              <w:marRight w:val="0"/>
              <w:marTop w:val="0"/>
              <w:marBottom w:val="0"/>
              <w:divBdr>
                <w:top w:val="none" w:sz="0" w:space="0" w:color="auto"/>
                <w:left w:val="none" w:sz="0" w:space="0" w:color="auto"/>
                <w:bottom w:val="none" w:sz="0" w:space="0" w:color="auto"/>
                <w:right w:val="none" w:sz="0" w:space="0" w:color="auto"/>
              </w:divBdr>
            </w:div>
            <w:div w:id="1177576215">
              <w:marLeft w:val="0"/>
              <w:marRight w:val="0"/>
              <w:marTop w:val="0"/>
              <w:marBottom w:val="0"/>
              <w:divBdr>
                <w:top w:val="none" w:sz="0" w:space="0" w:color="auto"/>
                <w:left w:val="none" w:sz="0" w:space="0" w:color="auto"/>
                <w:bottom w:val="none" w:sz="0" w:space="0" w:color="auto"/>
                <w:right w:val="none" w:sz="0" w:space="0" w:color="auto"/>
              </w:divBdr>
            </w:div>
            <w:div w:id="1184710739">
              <w:marLeft w:val="0"/>
              <w:marRight w:val="0"/>
              <w:marTop w:val="0"/>
              <w:marBottom w:val="0"/>
              <w:divBdr>
                <w:top w:val="none" w:sz="0" w:space="0" w:color="auto"/>
                <w:left w:val="none" w:sz="0" w:space="0" w:color="auto"/>
                <w:bottom w:val="none" w:sz="0" w:space="0" w:color="auto"/>
                <w:right w:val="none" w:sz="0" w:space="0" w:color="auto"/>
              </w:divBdr>
            </w:div>
            <w:div w:id="1186938518">
              <w:marLeft w:val="0"/>
              <w:marRight w:val="0"/>
              <w:marTop w:val="0"/>
              <w:marBottom w:val="0"/>
              <w:divBdr>
                <w:top w:val="none" w:sz="0" w:space="0" w:color="auto"/>
                <w:left w:val="none" w:sz="0" w:space="0" w:color="auto"/>
                <w:bottom w:val="none" w:sz="0" w:space="0" w:color="auto"/>
                <w:right w:val="none" w:sz="0" w:space="0" w:color="auto"/>
              </w:divBdr>
            </w:div>
            <w:div w:id="1187253606">
              <w:marLeft w:val="0"/>
              <w:marRight w:val="0"/>
              <w:marTop w:val="0"/>
              <w:marBottom w:val="0"/>
              <w:divBdr>
                <w:top w:val="none" w:sz="0" w:space="0" w:color="auto"/>
                <w:left w:val="none" w:sz="0" w:space="0" w:color="auto"/>
                <w:bottom w:val="none" w:sz="0" w:space="0" w:color="auto"/>
                <w:right w:val="none" w:sz="0" w:space="0" w:color="auto"/>
              </w:divBdr>
            </w:div>
            <w:div w:id="1187717493">
              <w:marLeft w:val="0"/>
              <w:marRight w:val="0"/>
              <w:marTop w:val="0"/>
              <w:marBottom w:val="0"/>
              <w:divBdr>
                <w:top w:val="none" w:sz="0" w:space="0" w:color="auto"/>
                <w:left w:val="none" w:sz="0" w:space="0" w:color="auto"/>
                <w:bottom w:val="none" w:sz="0" w:space="0" w:color="auto"/>
                <w:right w:val="none" w:sz="0" w:space="0" w:color="auto"/>
              </w:divBdr>
            </w:div>
            <w:div w:id="1189878123">
              <w:marLeft w:val="0"/>
              <w:marRight w:val="0"/>
              <w:marTop w:val="0"/>
              <w:marBottom w:val="0"/>
              <w:divBdr>
                <w:top w:val="none" w:sz="0" w:space="0" w:color="auto"/>
                <w:left w:val="none" w:sz="0" w:space="0" w:color="auto"/>
                <w:bottom w:val="none" w:sz="0" w:space="0" w:color="auto"/>
                <w:right w:val="none" w:sz="0" w:space="0" w:color="auto"/>
              </w:divBdr>
            </w:div>
            <w:div w:id="1192037790">
              <w:marLeft w:val="0"/>
              <w:marRight w:val="0"/>
              <w:marTop w:val="0"/>
              <w:marBottom w:val="0"/>
              <w:divBdr>
                <w:top w:val="none" w:sz="0" w:space="0" w:color="auto"/>
                <w:left w:val="none" w:sz="0" w:space="0" w:color="auto"/>
                <w:bottom w:val="none" w:sz="0" w:space="0" w:color="auto"/>
                <w:right w:val="none" w:sz="0" w:space="0" w:color="auto"/>
              </w:divBdr>
            </w:div>
            <w:div w:id="1194151796">
              <w:marLeft w:val="0"/>
              <w:marRight w:val="0"/>
              <w:marTop w:val="0"/>
              <w:marBottom w:val="0"/>
              <w:divBdr>
                <w:top w:val="none" w:sz="0" w:space="0" w:color="auto"/>
                <w:left w:val="none" w:sz="0" w:space="0" w:color="auto"/>
                <w:bottom w:val="none" w:sz="0" w:space="0" w:color="auto"/>
                <w:right w:val="none" w:sz="0" w:space="0" w:color="auto"/>
              </w:divBdr>
            </w:div>
            <w:div w:id="1195073001">
              <w:marLeft w:val="0"/>
              <w:marRight w:val="0"/>
              <w:marTop w:val="0"/>
              <w:marBottom w:val="0"/>
              <w:divBdr>
                <w:top w:val="none" w:sz="0" w:space="0" w:color="auto"/>
                <w:left w:val="none" w:sz="0" w:space="0" w:color="auto"/>
                <w:bottom w:val="none" w:sz="0" w:space="0" w:color="auto"/>
                <w:right w:val="none" w:sz="0" w:space="0" w:color="auto"/>
              </w:divBdr>
            </w:div>
            <w:div w:id="1195995624">
              <w:marLeft w:val="0"/>
              <w:marRight w:val="0"/>
              <w:marTop w:val="0"/>
              <w:marBottom w:val="0"/>
              <w:divBdr>
                <w:top w:val="none" w:sz="0" w:space="0" w:color="auto"/>
                <w:left w:val="none" w:sz="0" w:space="0" w:color="auto"/>
                <w:bottom w:val="none" w:sz="0" w:space="0" w:color="auto"/>
                <w:right w:val="none" w:sz="0" w:space="0" w:color="auto"/>
              </w:divBdr>
            </w:div>
            <w:div w:id="1200780902">
              <w:marLeft w:val="0"/>
              <w:marRight w:val="0"/>
              <w:marTop w:val="0"/>
              <w:marBottom w:val="0"/>
              <w:divBdr>
                <w:top w:val="none" w:sz="0" w:space="0" w:color="auto"/>
                <w:left w:val="none" w:sz="0" w:space="0" w:color="auto"/>
                <w:bottom w:val="none" w:sz="0" w:space="0" w:color="auto"/>
                <w:right w:val="none" w:sz="0" w:space="0" w:color="auto"/>
              </w:divBdr>
            </w:div>
            <w:div w:id="1201433190">
              <w:marLeft w:val="0"/>
              <w:marRight w:val="0"/>
              <w:marTop w:val="0"/>
              <w:marBottom w:val="0"/>
              <w:divBdr>
                <w:top w:val="none" w:sz="0" w:space="0" w:color="auto"/>
                <w:left w:val="none" w:sz="0" w:space="0" w:color="auto"/>
                <w:bottom w:val="none" w:sz="0" w:space="0" w:color="auto"/>
                <w:right w:val="none" w:sz="0" w:space="0" w:color="auto"/>
              </w:divBdr>
            </w:div>
            <w:div w:id="1203009006">
              <w:marLeft w:val="0"/>
              <w:marRight w:val="0"/>
              <w:marTop w:val="0"/>
              <w:marBottom w:val="0"/>
              <w:divBdr>
                <w:top w:val="none" w:sz="0" w:space="0" w:color="auto"/>
                <w:left w:val="none" w:sz="0" w:space="0" w:color="auto"/>
                <w:bottom w:val="none" w:sz="0" w:space="0" w:color="auto"/>
                <w:right w:val="none" w:sz="0" w:space="0" w:color="auto"/>
              </w:divBdr>
            </w:div>
            <w:div w:id="1205631388">
              <w:marLeft w:val="0"/>
              <w:marRight w:val="0"/>
              <w:marTop w:val="0"/>
              <w:marBottom w:val="0"/>
              <w:divBdr>
                <w:top w:val="none" w:sz="0" w:space="0" w:color="auto"/>
                <w:left w:val="none" w:sz="0" w:space="0" w:color="auto"/>
                <w:bottom w:val="none" w:sz="0" w:space="0" w:color="auto"/>
                <w:right w:val="none" w:sz="0" w:space="0" w:color="auto"/>
              </w:divBdr>
            </w:div>
            <w:div w:id="1205946343">
              <w:marLeft w:val="0"/>
              <w:marRight w:val="0"/>
              <w:marTop w:val="0"/>
              <w:marBottom w:val="0"/>
              <w:divBdr>
                <w:top w:val="none" w:sz="0" w:space="0" w:color="auto"/>
                <w:left w:val="none" w:sz="0" w:space="0" w:color="auto"/>
                <w:bottom w:val="none" w:sz="0" w:space="0" w:color="auto"/>
                <w:right w:val="none" w:sz="0" w:space="0" w:color="auto"/>
              </w:divBdr>
            </w:div>
            <w:div w:id="1207253711">
              <w:marLeft w:val="0"/>
              <w:marRight w:val="0"/>
              <w:marTop w:val="0"/>
              <w:marBottom w:val="0"/>
              <w:divBdr>
                <w:top w:val="none" w:sz="0" w:space="0" w:color="auto"/>
                <w:left w:val="none" w:sz="0" w:space="0" w:color="auto"/>
                <w:bottom w:val="none" w:sz="0" w:space="0" w:color="auto"/>
                <w:right w:val="none" w:sz="0" w:space="0" w:color="auto"/>
              </w:divBdr>
            </w:div>
            <w:div w:id="1209146717">
              <w:marLeft w:val="0"/>
              <w:marRight w:val="0"/>
              <w:marTop w:val="0"/>
              <w:marBottom w:val="0"/>
              <w:divBdr>
                <w:top w:val="none" w:sz="0" w:space="0" w:color="auto"/>
                <w:left w:val="none" w:sz="0" w:space="0" w:color="auto"/>
                <w:bottom w:val="none" w:sz="0" w:space="0" w:color="auto"/>
                <w:right w:val="none" w:sz="0" w:space="0" w:color="auto"/>
              </w:divBdr>
            </w:div>
            <w:div w:id="1209532986">
              <w:marLeft w:val="0"/>
              <w:marRight w:val="0"/>
              <w:marTop w:val="0"/>
              <w:marBottom w:val="0"/>
              <w:divBdr>
                <w:top w:val="none" w:sz="0" w:space="0" w:color="auto"/>
                <w:left w:val="none" w:sz="0" w:space="0" w:color="auto"/>
                <w:bottom w:val="none" w:sz="0" w:space="0" w:color="auto"/>
                <w:right w:val="none" w:sz="0" w:space="0" w:color="auto"/>
              </w:divBdr>
            </w:div>
            <w:div w:id="1210920120">
              <w:marLeft w:val="0"/>
              <w:marRight w:val="0"/>
              <w:marTop w:val="0"/>
              <w:marBottom w:val="0"/>
              <w:divBdr>
                <w:top w:val="none" w:sz="0" w:space="0" w:color="auto"/>
                <w:left w:val="none" w:sz="0" w:space="0" w:color="auto"/>
                <w:bottom w:val="none" w:sz="0" w:space="0" w:color="auto"/>
                <w:right w:val="none" w:sz="0" w:space="0" w:color="auto"/>
              </w:divBdr>
            </w:div>
            <w:div w:id="1211114527">
              <w:marLeft w:val="0"/>
              <w:marRight w:val="0"/>
              <w:marTop w:val="0"/>
              <w:marBottom w:val="0"/>
              <w:divBdr>
                <w:top w:val="none" w:sz="0" w:space="0" w:color="auto"/>
                <w:left w:val="none" w:sz="0" w:space="0" w:color="auto"/>
                <w:bottom w:val="none" w:sz="0" w:space="0" w:color="auto"/>
                <w:right w:val="none" w:sz="0" w:space="0" w:color="auto"/>
              </w:divBdr>
            </w:div>
            <w:div w:id="1211115131">
              <w:marLeft w:val="0"/>
              <w:marRight w:val="0"/>
              <w:marTop w:val="0"/>
              <w:marBottom w:val="0"/>
              <w:divBdr>
                <w:top w:val="none" w:sz="0" w:space="0" w:color="auto"/>
                <w:left w:val="none" w:sz="0" w:space="0" w:color="auto"/>
                <w:bottom w:val="none" w:sz="0" w:space="0" w:color="auto"/>
                <w:right w:val="none" w:sz="0" w:space="0" w:color="auto"/>
              </w:divBdr>
            </w:div>
            <w:div w:id="1212962606">
              <w:marLeft w:val="0"/>
              <w:marRight w:val="0"/>
              <w:marTop w:val="0"/>
              <w:marBottom w:val="0"/>
              <w:divBdr>
                <w:top w:val="none" w:sz="0" w:space="0" w:color="auto"/>
                <w:left w:val="none" w:sz="0" w:space="0" w:color="auto"/>
                <w:bottom w:val="none" w:sz="0" w:space="0" w:color="auto"/>
                <w:right w:val="none" w:sz="0" w:space="0" w:color="auto"/>
              </w:divBdr>
            </w:div>
            <w:div w:id="1214342624">
              <w:marLeft w:val="0"/>
              <w:marRight w:val="0"/>
              <w:marTop w:val="0"/>
              <w:marBottom w:val="0"/>
              <w:divBdr>
                <w:top w:val="none" w:sz="0" w:space="0" w:color="auto"/>
                <w:left w:val="none" w:sz="0" w:space="0" w:color="auto"/>
                <w:bottom w:val="none" w:sz="0" w:space="0" w:color="auto"/>
                <w:right w:val="none" w:sz="0" w:space="0" w:color="auto"/>
              </w:divBdr>
            </w:div>
            <w:div w:id="1214537931">
              <w:marLeft w:val="0"/>
              <w:marRight w:val="0"/>
              <w:marTop w:val="0"/>
              <w:marBottom w:val="0"/>
              <w:divBdr>
                <w:top w:val="none" w:sz="0" w:space="0" w:color="auto"/>
                <w:left w:val="none" w:sz="0" w:space="0" w:color="auto"/>
                <w:bottom w:val="none" w:sz="0" w:space="0" w:color="auto"/>
                <w:right w:val="none" w:sz="0" w:space="0" w:color="auto"/>
              </w:divBdr>
            </w:div>
            <w:div w:id="1216771429">
              <w:marLeft w:val="0"/>
              <w:marRight w:val="0"/>
              <w:marTop w:val="0"/>
              <w:marBottom w:val="0"/>
              <w:divBdr>
                <w:top w:val="none" w:sz="0" w:space="0" w:color="auto"/>
                <w:left w:val="none" w:sz="0" w:space="0" w:color="auto"/>
                <w:bottom w:val="none" w:sz="0" w:space="0" w:color="auto"/>
                <w:right w:val="none" w:sz="0" w:space="0" w:color="auto"/>
              </w:divBdr>
            </w:div>
            <w:div w:id="1217812689">
              <w:marLeft w:val="0"/>
              <w:marRight w:val="0"/>
              <w:marTop w:val="0"/>
              <w:marBottom w:val="0"/>
              <w:divBdr>
                <w:top w:val="none" w:sz="0" w:space="0" w:color="auto"/>
                <w:left w:val="none" w:sz="0" w:space="0" w:color="auto"/>
                <w:bottom w:val="none" w:sz="0" w:space="0" w:color="auto"/>
                <w:right w:val="none" w:sz="0" w:space="0" w:color="auto"/>
              </w:divBdr>
            </w:div>
            <w:div w:id="1218930834">
              <w:marLeft w:val="0"/>
              <w:marRight w:val="0"/>
              <w:marTop w:val="0"/>
              <w:marBottom w:val="0"/>
              <w:divBdr>
                <w:top w:val="none" w:sz="0" w:space="0" w:color="auto"/>
                <w:left w:val="none" w:sz="0" w:space="0" w:color="auto"/>
                <w:bottom w:val="none" w:sz="0" w:space="0" w:color="auto"/>
                <w:right w:val="none" w:sz="0" w:space="0" w:color="auto"/>
              </w:divBdr>
            </w:div>
            <w:div w:id="1219710159">
              <w:marLeft w:val="0"/>
              <w:marRight w:val="0"/>
              <w:marTop w:val="0"/>
              <w:marBottom w:val="0"/>
              <w:divBdr>
                <w:top w:val="none" w:sz="0" w:space="0" w:color="auto"/>
                <w:left w:val="none" w:sz="0" w:space="0" w:color="auto"/>
                <w:bottom w:val="none" w:sz="0" w:space="0" w:color="auto"/>
                <w:right w:val="none" w:sz="0" w:space="0" w:color="auto"/>
              </w:divBdr>
            </w:div>
            <w:div w:id="1220550908">
              <w:marLeft w:val="0"/>
              <w:marRight w:val="0"/>
              <w:marTop w:val="0"/>
              <w:marBottom w:val="0"/>
              <w:divBdr>
                <w:top w:val="none" w:sz="0" w:space="0" w:color="auto"/>
                <w:left w:val="none" w:sz="0" w:space="0" w:color="auto"/>
                <w:bottom w:val="none" w:sz="0" w:space="0" w:color="auto"/>
                <w:right w:val="none" w:sz="0" w:space="0" w:color="auto"/>
              </w:divBdr>
            </w:div>
            <w:div w:id="1220745540">
              <w:marLeft w:val="0"/>
              <w:marRight w:val="0"/>
              <w:marTop w:val="0"/>
              <w:marBottom w:val="0"/>
              <w:divBdr>
                <w:top w:val="none" w:sz="0" w:space="0" w:color="auto"/>
                <w:left w:val="none" w:sz="0" w:space="0" w:color="auto"/>
                <w:bottom w:val="none" w:sz="0" w:space="0" w:color="auto"/>
                <w:right w:val="none" w:sz="0" w:space="0" w:color="auto"/>
              </w:divBdr>
            </w:div>
            <w:div w:id="1222210481">
              <w:marLeft w:val="0"/>
              <w:marRight w:val="0"/>
              <w:marTop w:val="0"/>
              <w:marBottom w:val="0"/>
              <w:divBdr>
                <w:top w:val="none" w:sz="0" w:space="0" w:color="auto"/>
                <w:left w:val="none" w:sz="0" w:space="0" w:color="auto"/>
                <w:bottom w:val="none" w:sz="0" w:space="0" w:color="auto"/>
                <w:right w:val="none" w:sz="0" w:space="0" w:color="auto"/>
              </w:divBdr>
            </w:div>
            <w:div w:id="1222327867">
              <w:marLeft w:val="0"/>
              <w:marRight w:val="0"/>
              <w:marTop w:val="0"/>
              <w:marBottom w:val="0"/>
              <w:divBdr>
                <w:top w:val="none" w:sz="0" w:space="0" w:color="auto"/>
                <w:left w:val="none" w:sz="0" w:space="0" w:color="auto"/>
                <w:bottom w:val="none" w:sz="0" w:space="0" w:color="auto"/>
                <w:right w:val="none" w:sz="0" w:space="0" w:color="auto"/>
              </w:divBdr>
            </w:div>
            <w:div w:id="1222330405">
              <w:marLeft w:val="0"/>
              <w:marRight w:val="0"/>
              <w:marTop w:val="0"/>
              <w:marBottom w:val="0"/>
              <w:divBdr>
                <w:top w:val="none" w:sz="0" w:space="0" w:color="auto"/>
                <w:left w:val="none" w:sz="0" w:space="0" w:color="auto"/>
                <w:bottom w:val="none" w:sz="0" w:space="0" w:color="auto"/>
                <w:right w:val="none" w:sz="0" w:space="0" w:color="auto"/>
              </w:divBdr>
            </w:div>
            <w:div w:id="1224489774">
              <w:marLeft w:val="0"/>
              <w:marRight w:val="0"/>
              <w:marTop w:val="0"/>
              <w:marBottom w:val="0"/>
              <w:divBdr>
                <w:top w:val="none" w:sz="0" w:space="0" w:color="auto"/>
                <w:left w:val="none" w:sz="0" w:space="0" w:color="auto"/>
                <w:bottom w:val="none" w:sz="0" w:space="0" w:color="auto"/>
                <w:right w:val="none" w:sz="0" w:space="0" w:color="auto"/>
              </w:divBdr>
            </w:div>
            <w:div w:id="1229656100">
              <w:marLeft w:val="0"/>
              <w:marRight w:val="0"/>
              <w:marTop w:val="0"/>
              <w:marBottom w:val="0"/>
              <w:divBdr>
                <w:top w:val="none" w:sz="0" w:space="0" w:color="auto"/>
                <w:left w:val="none" w:sz="0" w:space="0" w:color="auto"/>
                <w:bottom w:val="none" w:sz="0" w:space="0" w:color="auto"/>
                <w:right w:val="none" w:sz="0" w:space="0" w:color="auto"/>
              </w:divBdr>
            </w:div>
            <w:div w:id="1229682350">
              <w:marLeft w:val="0"/>
              <w:marRight w:val="0"/>
              <w:marTop w:val="0"/>
              <w:marBottom w:val="0"/>
              <w:divBdr>
                <w:top w:val="none" w:sz="0" w:space="0" w:color="auto"/>
                <w:left w:val="none" w:sz="0" w:space="0" w:color="auto"/>
                <w:bottom w:val="none" w:sz="0" w:space="0" w:color="auto"/>
                <w:right w:val="none" w:sz="0" w:space="0" w:color="auto"/>
              </w:divBdr>
            </w:div>
            <w:div w:id="1230922889">
              <w:marLeft w:val="0"/>
              <w:marRight w:val="0"/>
              <w:marTop w:val="0"/>
              <w:marBottom w:val="0"/>
              <w:divBdr>
                <w:top w:val="none" w:sz="0" w:space="0" w:color="auto"/>
                <w:left w:val="none" w:sz="0" w:space="0" w:color="auto"/>
                <w:bottom w:val="none" w:sz="0" w:space="0" w:color="auto"/>
                <w:right w:val="none" w:sz="0" w:space="0" w:color="auto"/>
              </w:divBdr>
            </w:div>
            <w:div w:id="1235552652">
              <w:marLeft w:val="0"/>
              <w:marRight w:val="0"/>
              <w:marTop w:val="0"/>
              <w:marBottom w:val="0"/>
              <w:divBdr>
                <w:top w:val="none" w:sz="0" w:space="0" w:color="auto"/>
                <w:left w:val="none" w:sz="0" w:space="0" w:color="auto"/>
                <w:bottom w:val="none" w:sz="0" w:space="0" w:color="auto"/>
                <w:right w:val="none" w:sz="0" w:space="0" w:color="auto"/>
              </w:divBdr>
            </w:div>
            <w:div w:id="1235774254">
              <w:marLeft w:val="0"/>
              <w:marRight w:val="0"/>
              <w:marTop w:val="0"/>
              <w:marBottom w:val="0"/>
              <w:divBdr>
                <w:top w:val="none" w:sz="0" w:space="0" w:color="auto"/>
                <w:left w:val="none" w:sz="0" w:space="0" w:color="auto"/>
                <w:bottom w:val="none" w:sz="0" w:space="0" w:color="auto"/>
                <w:right w:val="none" w:sz="0" w:space="0" w:color="auto"/>
              </w:divBdr>
            </w:div>
            <w:div w:id="1235898797">
              <w:marLeft w:val="0"/>
              <w:marRight w:val="0"/>
              <w:marTop w:val="0"/>
              <w:marBottom w:val="0"/>
              <w:divBdr>
                <w:top w:val="none" w:sz="0" w:space="0" w:color="auto"/>
                <w:left w:val="none" w:sz="0" w:space="0" w:color="auto"/>
                <w:bottom w:val="none" w:sz="0" w:space="0" w:color="auto"/>
                <w:right w:val="none" w:sz="0" w:space="0" w:color="auto"/>
              </w:divBdr>
            </w:div>
            <w:div w:id="1237396684">
              <w:marLeft w:val="0"/>
              <w:marRight w:val="0"/>
              <w:marTop w:val="0"/>
              <w:marBottom w:val="0"/>
              <w:divBdr>
                <w:top w:val="none" w:sz="0" w:space="0" w:color="auto"/>
                <w:left w:val="none" w:sz="0" w:space="0" w:color="auto"/>
                <w:bottom w:val="none" w:sz="0" w:space="0" w:color="auto"/>
                <w:right w:val="none" w:sz="0" w:space="0" w:color="auto"/>
              </w:divBdr>
            </w:div>
            <w:div w:id="1238320813">
              <w:marLeft w:val="0"/>
              <w:marRight w:val="0"/>
              <w:marTop w:val="0"/>
              <w:marBottom w:val="0"/>
              <w:divBdr>
                <w:top w:val="none" w:sz="0" w:space="0" w:color="auto"/>
                <w:left w:val="none" w:sz="0" w:space="0" w:color="auto"/>
                <w:bottom w:val="none" w:sz="0" w:space="0" w:color="auto"/>
                <w:right w:val="none" w:sz="0" w:space="0" w:color="auto"/>
              </w:divBdr>
            </w:div>
            <w:div w:id="1239752103">
              <w:marLeft w:val="0"/>
              <w:marRight w:val="0"/>
              <w:marTop w:val="0"/>
              <w:marBottom w:val="0"/>
              <w:divBdr>
                <w:top w:val="none" w:sz="0" w:space="0" w:color="auto"/>
                <w:left w:val="none" w:sz="0" w:space="0" w:color="auto"/>
                <w:bottom w:val="none" w:sz="0" w:space="0" w:color="auto"/>
                <w:right w:val="none" w:sz="0" w:space="0" w:color="auto"/>
              </w:divBdr>
            </w:div>
            <w:div w:id="1240679026">
              <w:marLeft w:val="0"/>
              <w:marRight w:val="0"/>
              <w:marTop w:val="0"/>
              <w:marBottom w:val="0"/>
              <w:divBdr>
                <w:top w:val="none" w:sz="0" w:space="0" w:color="auto"/>
                <w:left w:val="none" w:sz="0" w:space="0" w:color="auto"/>
                <w:bottom w:val="none" w:sz="0" w:space="0" w:color="auto"/>
                <w:right w:val="none" w:sz="0" w:space="0" w:color="auto"/>
              </w:divBdr>
            </w:div>
            <w:div w:id="1240945801">
              <w:marLeft w:val="0"/>
              <w:marRight w:val="0"/>
              <w:marTop w:val="0"/>
              <w:marBottom w:val="0"/>
              <w:divBdr>
                <w:top w:val="none" w:sz="0" w:space="0" w:color="auto"/>
                <w:left w:val="none" w:sz="0" w:space="0" w:color="auto"/>
                <w:bottom w:val="none" w:sz="0" w:space="0" w:color="auto"/>
                <w:right w:val="none" w:sz="0" w:space="0" w:color="auto"/>
              </w:divBdr>
            </w:div>
            <w:div w:id="1241059999">
              <w:marLeft w:val="0"/>
              <w:marRight w:val="0"/>
              <w:marTop w:val="0"/>
              <w:marBottom w:val="0"/>
              <w:divBdr>
                <w:top w:val="none" w:sz="0" w:space="0" w:color="auto"/>
                <w:left w:val="none" w:sz="0" w:space="0" w:color="auto"/>
                <w:bottom w:val="none" w:sz="0" w:space="0" w:color="auto"/>
                <w:right w:val="none" w:sz="0" w:space="0" w:color="auto"/>
              </w:divBdr>
            </w:div>
            <w:div w:id="1244947552">
              <w:marLeft w:val="0"/>
              <w:marRight w:val="0"/>
              <w:marTop w:val="0"/>
              <w:marBottom w:val="0"/>
              <w:divBdr>
                <w:top w:val="none" w:sz="0" w:space="0" w:color="auto"/>
                <w:left w:val="none" w:sz="0" w:space="0" w:color="auto"/>
                <w:bottom w:val="none" w:sz="0" w:space="0" w:color="auto"/>
                <w:right w:val="none" w:sz="0" w:space="0" w:color="auto"/>
              </w:divBdr>
            </w:div>
            <w:div w:id="1246761793">
              <w:marLeft w:val="0"/>
              <w:marRight w:val="0"/>
              <w:marTop w:val="0"/>
              <w:marBottom w:val="0"/>
              <w:divBdr>
                <w:top w:val="none" w:sz="0" w:space="0" w:color="auto"/>
                <w:left w:val="none" w:sz="0" w:space="0" w:color="auto"/>
                <w:bottom w:val="none" w:sz="0" w:space="0" w:color="auto"/>
                <w:right w:val="none" w:sz="0" w:space="0" w:color="auto"/>
              </w:divBdr>
            </w:div>
            <w:div w:id="1248149628">
              <w:marLeft w:val="0"/>
              <w:marRight w:val="0"/>
              <w:marTop w:val="0"/>
              <w:marBottom w:val="0"/>
              <w:divBdr>
                <w:top w:val="none" w:sz="0" w:space="0" w:color="auto"/>
                <w:left w:val="none" w:sz="0" w:space="0" w:color="auto"/>
                <w:bottom w:val="none" w:sz="0" w:space="0" w:color="auto"/>
                <w:right w:val="none" w:sz="0" w:space="0" w:color="auto"/>
              </w:divBdr>
            </w:div>
            <w:div w:id="1248729602">
              <w:marLeft w:val="0"/>
              <w:marRight w:val="0"/>
              <w:marTop w:val="0"/>
              <w:marBottom w:val="0"/>
              <w:divBdr>
                <w:top w:val="none" w:sz="0" w:space="0" w:color="auto"/>
                <w:left w:val="none" w:sz="0" w:space="0" w:color="auto"/>
                <w:bottom w:val="none" w:sz="0" w:space="0" w:color="auto"/>
                <w:right w:val="none" w:sz="0" w:space="0" w:color="auto"/>
              </w:divBdr>
            </w:div>
            <w:div w:id="1249273065">
              <w:marLeft w:val="0"/>
              <w:marRight w:val="0"/>
              <w:marTop w:val="0"/>
              <w:marBottom w:val="0"/>
              <w:divBdr>
                <w:top w:val="none" w:sz="0" w:space="0" w:color="auto"/>
                <w:left w:val="none" w:sz="0" w:space="0" w:color="auto"/>
                <w:bottom w:val="none" w:sz="0" w:space="0" w:color="auto"/>
                <w:right w:val="none" w:sz="0" w:space="0" w:color="auto"/>
              </w:divBdr>
            </w:div>
            <w:div w:id="1249463536">
              <w:marLeft w:val="0"/>
              <w:marRight w:val="0"/>
              <w:marTop w:val="0"/>
              <w:marBottom w:val="0"/>
              <w:divBdr>
                <w:top w:val="none" w:sz="0" w:space="0" w:color="auto"/>
                <w:left w:val="none" w:sz="0" w:space="0" w:color="auto"/>
                <w:bottom w:val="none" w:sz="0" w:space="0" w:color="auto"/>
                <w:right w:val="none" w:sz="0" w:space="0" w:color="auto"/>
              </w:divBdr>
            </w:div>
            <w:div w:id="1249578097">
              <w:marLeft w:val="0"/>
              <w:marRight w:val="0"/>
              <w:marTop w:val="0"/>
              <w:marBottom w:val="0"/>
              <w:divBdr>
                <w:top w:val="none" w:sz="0" w:space="0" w:color="auto"/>
                <w:left w:val="none" w:sz="0" w:space="0" w:color="auto"/>
                <w:bottom w:val="none" w:sz="0" w:space="0" w:color="auto"/>
                <w:right w:val="none" w:sz="0" w:space="0" w:color="auto"/>
              </w:divBdr>
            </w:div>
            <w:div w:id="1249583641">
              <w:marLeft w:val="0"/>
              <w:marRight w:val="0"/>
              <w:marTop w:val="0"/>
              <w:marBottom w:val="0"/>
              <w:divBdr>
                <w:top w:val="none" w:sz="0" w:space="0" w:color="auto"/>
                <w:left w:val="none" w:sz="0" w:space="0" w:color="auto"/>
                <w:bottom w:val="none" w:sz="0" w:space="0" w:color="auto"/>
                <w:right w:val="none" w:sz="0" w:space="0" w:color="auto"/>
              </w:divBdr>
            </w:div>
            <w:div w:id="1249845022">
              <w:marLeft w:val="0"/>
              <w:marRight w:val="0"/>
              <w:marTop w:val="0"/>
              <w:marBottom w:val="0"/>
              <w:divBdr>
                <w:top w:val="none" w:sz="0" w:space="0" w:color="auto"/>
                <w:left w:val="none" w:sz="0" w:space="0" w:color="auto"/>
                <w:bottom w:val="none" w:sz="0" w:space="0" w:color="auto"/>
                <w:right w:val="none" w:sz="0" w:space="0" w:color="auto"/>
              </w:divBdr>
            </w:div>
            <w:div w:id="1250693573">
              <w:marLeft w:val="0"/>
              <w:marRight w:val="0"/>
              <w:marTop w:val="0"/>
              <w:marBottom w:val="0"/>
              <w:divBdr>
                <w:top w:val="none" w:sz="0" w:space="0" w:color="auto"/>
                <w:left w:val="none" w:sz="0" w:space="0" w:color="auto"/>
                <w:bottom w:val="none" w:sz="0" w:space="0" w:color="auto"/>
                <w:right w:val="none" w:sz="0" w:space="0" w:color="auto"/>
              </w:divBdr>
            </w:div>
            <w:div w:id="1251156504">
              <w:marLeft w:val="0"/>
              <w:marRight w:val="0"/>
              <w:marTop w:val="0"/>
              <w:marBottom w:val="0"/>
              <w:divBdr>
                <w:top w:val="none" w:sz="0" w:space="0" w:color="auto"/>
                <w:left w:val="none" w:sz="0" w:space="0" w:color="auto"/>
                <w:bottom w:val="none" w:sz="0" w:space="0" w:color="auto"/>
                <w:right w:val="none" w:sz="0" w:space="0" w:color="auto"/>
              </w:divBdr>
            </w:div>
            <w:div w:id="1252160413">
              <w:marLeft w:val="0"/>
              <w:marRight w:val="0"/>
              <w:marTop w:val="0"/>
              <w:marBottom w:val="0"/>
              <w:divBdr>
                <w:top w:val="none" w:sz="0" w:space="0" w:color="auto"/>
                <w:left w:val="none" w:sz="0" w:space="0" w:color="auto"/>
                <w:bottom w:val="none" w:sz="0" w:space="0" w:color="auto"/>
                <w:right w:val="none" w:sz="0" w:space="0" w:color="auto"/>
              </w:divBdr>
            </w:div>
            <w:div w:id="1252203020">
              <w:marLeft w:val="0"/>
              <w:marRight w:val="0"/>
              <w:marTop w:val="0"/>
              <w:marBottom w:val="0"/>
              <w:divBdr>
                <w:top w:val="none" w:sz="0" w:space="0" w:color="auto"/>
                <w:left w:val="none" w:sz="0" w:space="0" w:color="auto"/>
                <w:bottom w:val="none" w:sz="0" w:space="0" w:color="auto"/>
                <w:right w:val="none" w:sz="0" w:space="0" w:color="auto"/>
              </w:divBdr>
            </w:div>
            <w:div w:id="1252278200">
              <w:marLeft w:val="0"/>
              <w:marRight w:val="0"/>
              <w:marTop w:val="0"/>
              <w:marBottom w:val="0"/>
              <w:divBdr>
                <w:top w:val="none" w:sz="0" w:space="0" w:color="auto"/>
                <w:left w:val="none" w:sz="0" w:space="0" w:color="auto"/>
                <w:bottom w:val="none" w:sz="0" w:space="0" w:color="auto"/>
                <w:right w:val="none" w:sz="0" w:space="0" w:color="auto"/>
              </w:divBdr>
            </w:div>
            <w:div w:id="1253852506">
              <w:marLeft w:val="0"/>
              <w:marRight w:val="0"/>
              <w:marTop w:val="0"/>
              <w:marBottom w:val="0"/>
              <w:divBdr>
                <w:top w:val="none" w:sz="0" w:space="0" w:color="auto"/>
                <w:left w:val="none" w:sz="0" w:space="0" w:color="auto"/>
                <w:bottom w:val="none" w:sz="0" w:space="0" w:color="auto"/>
                <w:right w:val="none" w:sz="0" w:space="0" w:color="auto"/>
              </w:divBdr>
            </w:div>
            <w:div w:id="1254627833">
              <w:marLeft w:val="0"/>
              <w:marRight w:val="0"/>
              <w:marTop w:val="0"/>
              <w:marBottom w:val="0"/>
              <w:divBdr>
                <w:top w:val="none" w:sz="0" w:space="0" w:color="auto"/>
                <w:left w:val="none" w:sz="0" w:space="0" w:color="auto"/>
                <w:bottom w:val="none" w:sz="0" w:space="0" w:color="auto"/>
                <w:right w:val="none" w:sz="0" w:space="0" w:color="auto"/>
              </w:divBdr>
            </w:div>
            <w:div w:id="1255824816">
              <w:marLeft w:val="0"/>
              <w:marRight w:val="0"/>
              <w:marTop w:val="0"/>
              <w:marBottom w:val="0"/>
              <w:divBdr>
                <w:top w:val="none" w:sz="0" w:space="0" w:color="auto"/>
                <w:left w:val="none" w:sz="0" w:space="0" w:color="auto"/>
                <w:bottom w:val="none" w:sz="0" w:space="0" w:color="auto"/>
                <w:right w:val="none" w:sz="0" w:space="0" w:color="auto"/>
              </w:divBdr>
            </w:div>
            <w:div w:id="1260404618">
              <w:marLeft w:val="0"/>
              <w:marRight w:val="0"/>
              <w:marTop w:val="0"/>
              <w:marBottom w:val="0"/>
              <w:divBdr>
                <w:top w:val="none" w:sz="0" w:space="0" w:color="auto"/>
                <w:left w:val="none" w:sz="0" w:space="0" w:color="auto"/>
                <w:bottom w:val="none" w:sz="0" w:space="0" w:color="auto"/>
                <w:right w:val="none" w:sz="0" w:space="0" w:color="auto"/>
              </w:divBdr>
            </w:div>
            <w:div w:id="1265840605">
              <w:marLeft w:val="0"/>
              <w:marRight w:val="0"/>
              <w:marTop w:val="0"/>
              <w:marBottom w:val="0"/>
              <w:divBdr>
                <w:top w:val="none" w:sz="0" w:space="0" w:color="auto"/>
                <w:left w:val="none" w:sz="0" w:space="0" w:color="auto"/>
                <w:bottom w:val="none" w:sz="0" w:space="0" w:color="auto"/>
                <w:right w:val="none" w:sz="0" w:space="0" w:color="auto"/>
              </w:divBdr>
            </w:div>
            <w:div w:id="1265964966">
              <w:marLeft w:val="0"/>
              <w:marRight w:val="0"/>
              <w:marTop w:val="0"/>
              <w:marBottom w:val="0"/>
              <w:divBdr>
                <w:top w:val="none" w:sz="0" w:space="0" w:color="auto"/>
                <w:left w:val="none" w:sz="0" w:space="0" w:color="auto"/>
                <w:bottom w:val="none" w:sz="0" w:space="0" w:color="auto"/>
                <w:right w:val="none" w:sz="0" w:space="0" w:color="auto"/>
              </w:divBdr>
            </w:div>
            <w:div w:id="1266771068">
              <w:marLeft w:val="0"/>
              <w:marRight w:val="0"/>
              <w:marTop w:val="0"/>
              <w:marBottom w:val="0"/>
              <w:divBdr>
                <w:top w:val="none" w:sz="0" w:space="0" w:color="auto"/>
                <w:left w:val="none" w:sz="0" w:space="0" w:color="auto"/>
                <w:bottom w:val="none" w:sz="0" w:space="0" w:color="auto"/>
                <w:right w:val="none" w:sz="0" w:space="0" w:color="auto"/>
              </w:divBdr>
            </w:div>
            <w:div w:id="1267083730">
              <w:marLeft w:val="0"/>
              <w:marRight w:val="0"/>
              <w:marTop w:val="0"/>
              <w:marBottom w:val="0"/>
              <w:divBdr>
                <w:top w:val="none" w:sz="0" w:space="0" w:color="auto"/>
                <w:left w:val="none" w:sz="0" w:space="0" w:color="auto"/>
                <w:bottom w:val="none" w:sz="0" w:space="0" w:color="auto"/>
                <w:right w:val="none" w:sz="0" w:space="0" w:color="auto"/>
              </w:divBdr>
            </w:div>
            <w:div w:id="1269239025">
              <w:marLeft w:val="0"/>
              <w:marRight w:val="0"/>
              <w:marTop w:val="0"/>
              <w:marBottom w:val="0"/>
              <w:divBdr>
                <w:top w:val="none" w:sz="0" w:space="0" w:color="auto"/>
                <w:left w:val="none" w:sz="0" w:space="0" w:color="auto"/>
                <w:bottom w:val="none" w:sz="0" w:space="0" w:color="auto"/>
                <w:right w:val="none" w:sz="0" w:space="0" w:color="auto"/>
              </w:divBdr>
            </w:div>
            <w:div w:id="1270896392">
              <w:marLeft w:val="0"/>
              <w:marRight w:val="0"/>
              <w:marTop w:val="0"/>
              <w:marBottom w:val="0"/>
              <w:divBdr>
                <w:top w:val="none" w:sz="0" w:space="0" w:color="auto"/>
                <w:left w:val="none" w:sz="0" w:space="0" w:color="auto"/>
                <w:bottom w:val="none" w:sz="0" w:space="0" w:color="auto"/>
                <w:right w:val="none" w:sz="0" w:space="0" w:color="auto"/>
              </w:divBdr>
            </w:div>
            <w:div w:id="1271007137">
              <w:marLeft w:val="0"/>
              <w:marRight w:val="0"/>
              <w:marTop w:val="0"/>
              <w:marBottom w:val="0"/>
              <w:divBdr>
                <w:top w:val="none" w:sz="0" w:space="0" w:color="auto"/>
                <w:left w:val="none" w:sz="0" w:space="0" w:color="auto"/>
                <w:bottom w:val="none" w:sz="0" w:space="0" w:color="auto"/>
                <w:right w:val="none" w:sz="0" w:space="0" w:color="auto"/>
              </w:divBdr>
            </w:div>
            <w:div w:id="1271745856">
              <w:marLeft w:val="0"/>
              <w:marRight w:val="0"/>
              <w:marTop w:val="0"/>
              <w:marBottom w:val="0"/>
              <w:divBdr>
                <w:top w:val="none" w:sz="0" w:space="0" w:color="auto"/>
                <w:left w:val="none" w:sz="0" w:space="0" w:color="auto"/>
                <w:bottom w:val="none" w:sz="0" w:space="0" w:color="auto"/>
                <w:right w:val="none" w:sz="0" w:space="0" w:color="auto"/>
              </w:divBdr>
            </w:div>
            <w:div w:id="1271818489">
              <w:marLeft w:val="0"/>
              <w:marRight w:val="0"/>
              <w:marTop w:val="0"/>
              <w:marBottom w:val="0"/>
              <w:divBdr>
                <w:top w:val="none" w:sz="0" w:space="0" w:color="auto"/>
                <w:left w:val="none" w:sz="0" w:space="0" w:color="auto"/>
                <w:bottom w:val="none" w:sz="0" w:space="0" w:color="auto"/>
                <w:right w:val="none" w:sz="0" w:space="0" w:color="auto"/>
              </w:divBdr>
            </w:div>
            <w:div w:id="1271936641">
              <w:marLeft w:val="0"/>
              <w:marRight w:val="0"/>
              <w:marTop w:val="0"/>
              <w:marBottom w:val="0"/>
              <w:divBdr>
                <w:top w:val="none" w:sz="0" w:space="0" w:color="auto"/>
                <w:left w:val="none" w:sz="0" w:space="0" w:color="auto"/>
                <w:bottom w:val="none" w:sz="0" w:space="0" w:color="auto"/>
                <w:right w:val="none" w:sz="0" w:space="0" w:color="auto"/>
              </w:divBdr>
            </w:div>
            <w:div w:id="1273510965">
              <w:marLeft w:val="0"/>
              <w:marRight w:val="0"/>
              <w:marTop w:val="0"/>
              <w:marBottom w:val="0"/>
              <w:divBdr>
                <w:top w:val="none" w:sz="0" w:space="0" w:color="auto"/>
                <w:left w:val="none" w:sz="0" w:space="0" w:color="auto"/>
                <w:bottom w:val="none" w:sz="0" w:space="0" w:color="auto"/>
                <w:right w:val="none" w:sz="0" w:space="0" w:color="auto"/>
              </w:divBdr>
            </w:div>
            <w:div w:id="1274753101">
              <w:marLeft w:val="0"/>
              <w:marRight w:val="0"/>
              <w:marTop w:val="0"/>
              <w:marBottom w:val="0"/>
              <w:divBdr>
                <w:top w:val="none" w:sz="0" w:space="0" w:color="auto"/>
                <w:left w:val="none" w:sz="0" w:space="0" w:color="auto"/>
                <w:bottom w:val="none" w:sz="0" w:space="0" w:color="auto"/>
                <w:right w:val="none" w:sz="0" w:space="0" w:color="auto"/>
              </w:divBdr>
            </w:div>
            <w:div w:id="1275404116">
              <w:marLeft w:val="0"/>
              <w:marRight w:val="0"/>
              <w:marTop w:val="0"/>
              <w:marBottom w:val="0"/>
              <w:divBdr>
                <w:top w:val="none" w:sz="0" w:space="0" w:color="auto"/>
                <w:left w:val="none" w:sz="0" w:space="0" w:color="auto"/>
                <w:bottom w:val="none" w:sz="0" w:space="0" w:color="auto"/>
                <w:right w:val="none" w:sz="0" w:space="0" w:color="auto"/>
              </w:divBdr>
            </w:div>
            <w:div w:id="1278559644">
              <w:marLeft w:val="0"/>
              <w:marRight w:val="0"/>
              <w:marTop w:val="0"/>
              <w:marBottom w:val="0"/>
              <w:divBdr>
                <w:top w:val="none" w:sz="0" w:space="0" w:color="auto"/>
                <w:left w:val="none" w:sz="0" w:space="0" w:color="auto"/>
                <w:bottom w:val="none" w:sz="0" w:space="0" w:color="auto"/>
                <w:right w:val="none" w:sz="0" w:space="0" w:color="auto"/>
              </w:divBdr>
            </w:div>
            <w:div w:id="1279601460">
              <w:marLeft w:val="0"/>
              <w:marRight w:val="0"/>
              <w:marTop w:val="0"/>
              <w:marBottom w:val="0"/>
              <w:divBdr>
                <w:top w:val="none" w:sz="0" w:space="0" w:color="auto"/>
                <w:left w:val="none" w:sz="0" w:space="0" w:color="auto"/>
                <w:bottom w:val="none" w:sz="0" w:space="0" w:color="auto"/>
                <w:right w:val="none" w:sz="0" w:space="0" w:color="auto"/>
              </w:divBdr>
            </w:div>
            <w:div w:id="1280068340">
              <w:marLeft w:val="0"/>
              <w:marRight w:val="0"/>
              <w:marTop w:val="0"/>
              <w:marBottom w:val="0"/>
              <w:divBdr>
                <w:top w:val="none" w:sz="0" w:space="0" w:color="auto"/>
                <w:left w:val="none" w:sz="0" w:space="0" w:color="auto"/>
                <w:bottom w:val="none" w:sz="0" w:space="0" w:color="auto"/>
                <w:right w:val="none" w:sz="0" w:space="0" w:color="auto"/>
              </w:divBdr>
            </w:div>
            <w:div w:id="1280180637">
              <w:marLeft w:val="0"/>
              <w:marRight w:val="0"/>
              <w:marTop w:val="0"/>
              <w:marBottom w:val="0"/>
              <w:divBdr>
                <w:top w:val="none" w:sz="0" w:space="0" w:color="auto"/>
                <w:left w:val="none" w:sz="0" w:space="0" w:color="auto"/>
                <w:bottom w:val="none" w:sz="0" w:space="0" w:color="auto"/>
                <w:right w:val="none" w:sz="0" w:space="0" w:color="auto"/>
              </w:divBdr>
            </w:div>
            <w:div w:id="1280255717">
              <w:marLeft w:val="0"/>
              <w:marRight w:val="0"/>
              <w:marTop w:val="0"/>
              <w:marBottom w:val="0"/>
              <w:divBdr>
                <w:top w:val="none" w:sz="0" w:space="0" w:color="auto"/>
                <w:left w:val="none" w:sz="0" w:space="0" w:color="auto"/>
                <w:bottom w:val="none" w:sz="0" w:space="0" w:color="auto"/>
                <w:right w:val="none" w:sz="0" w:space="0" w:color="auto"/>
              </w:divBdr>
            </w:div>
            <w:div w:id="1281036472">
              <w:marLeft w:val="0"/>
              <w:marRight w:val="0"/>
              <w:marTop w:val="0"/>
              <w:marBottom w:val="0"/>
              <w:divBdr>
                <w:top w:val="none" w:sz="0" w:space="0" w:color="auto"/>
                <w:left w:val="none" w:sz="0" w:space="0" w:color="auto"/>
                <w:bottom w:val="none" w:sz="0" w:space="0" w:color="auto"/>
                <w:right w:val="none" w:sz="0" w:space="0" w:color="auto"/>
              </w:divBdr>
            </w:div>
            <w:div w:id="1284071832">
              <w:marLeft w:val="0"/>
              <w:marRight w:val="0"/>
              <w:marTop w:val="0"/>
              <w:marBottom w:val="0"/>
              <w:divBdr>
                <w:top w:val="none" w:sz="0" w:space="0" w:color="auto"/>
                <w:left w:val="none" w:sz="0" w:space="0" w:color="auto"/>
                <w:bottom w:val="none" w:sz="0" w:space="0" w:color="auto"/>
                <w:right w:val="none" w:sz="0" w:space="0" w:color="auto"/>
              </w:divBdr>
            </w:div>
            <w:div w:id="1284386369">
              <w:marLeft w:val="0"/>
              <w:marRight w:val="0"/>
              <w:marTop w:val="0"/>
              <w:marBottom w:val="0"/>
              <w:divBdr>
                <w:top w:val="none" w:sz="0" w:space="0" w:color="auto"/>
                <w:left w:val="none" w:sz="0" w:space="0" w:color="auto"/>
                <w:bottom w:val="none" w:sz="0" w:space="0" w:color="auto"/>
                <w:right w:val="none" w:sz="0" w:space="0" w:color="auto"/>
              </w:divBdr>
            </w:div>
            <w:div w:id="1286934289">
              <w:marLeft w:val="0"/>
              <w:marRight w:val="0"/>
              <w:marTop w:val="0"/>
              <w:marBottom w:val="0"/>
              <w:divBdr>
                <w:top w:val="none" w:sz="0" w:space="0" w:color="auto"/>
                <w:left w:val="none" w:sz="0" w:space="0" w:color="auto"/>
                <w:bottom w:val="none" w:sz="0" w:space="0" w:color="auto"/>
                <w:right w:val="none" w:sz="0" w:space="0" w:color="auto"/>
              </w:divBdr>
            </w:div>
            <w:div w:id="1288782501">
              <w:marLeft w:val="0"/>
              <w:marRight w:val="0"/>
              <w:marTop w:val="0"/>
              <w:marBottom w:val="0"/>
              <w:divBdr>
                <w:top w:val="none" w:sz="0" w:space="0" w:color="auto"/>
                <w:left w:val="none" w:sz="0" w:space="0" w:color="auto"/>
                <w:bottom w:val="none" w:sz="0" w:space="0" w:color="auto"/>
                <w:right w:val="none" w:sz="0" w:space="0" w:color="auto"/>
              </w:divBdr>
            </w:div>
            <w:div w:id="1288853415">
              <w:marLeft w:val="0"/>
              <w:marRight w:val="0"/>
              <w:marTop w:val="0"/>
              <w:marBottom w:val="0"/>
              <w:divBdr>
                <w:top w:val="none" w:sz="0" w:space="0" w:color="auto"/>
                <w:left w:val="none" w:sz="0" w:space="0" w:color="auto"/>
                <w:bottom w:val="none" w:sz="0" w:space="0" w:color="auto"/>
                <w:right w:val="none" w:sz="0" w:space="0" w:color="auto"/>
              </w:divBdr>
            </w:div>
            <w:div w:id="1290280334">
              <w:marLeft w:val="0"/>
              <w:marRight w:val="0"/>
              <w:marTop w:val="0"/>
              <w:marBottom w:val="0"/>
              <w:divBdr>
                <w:top w:val="none" w:sz="0" w:space="0" w:color="auto"/>
                <w:left w:val="none" w:sz="0" w:space="0" w:color="auto"/>
                <w:bottom w:val="none" w:sz="0" w:space="0" w:color="auto"/>
                <w:right w:val="none" w:sz="0" w:space="0" w:color="auto"/>
              </w:divBdr>
            </w:div>
            <w:div w:id="1290672567">
              <w:marLeft w:val="0"/>
              <w:marRight w:val="0"/>
              <w:marTop w:val="0"/>
              <w:marBottom w:val="0"/>
              <w:divBdr>
                <w:top w:val="none" w:sz="0" w:space="0" w:color="auto"/>
                <w:left w:val="none" w:sz="0" w:space="0" w:color="auto"/>
                <w:bottom w:val="none" w:sz="0" w:space="0" w:color="auto"/>
                <w:right w:val="none" w:sz="0" w:space="0" w:color="auto"/>
              </w:divBdr>
            </w:div>
            <w:div w:id="1291977321">
              <w:marLeft w:val="0"/>
              <w:marRight w:val="0"/>
              <w:marTop w:val="0"/>
              <w:marBottom w:val="0"/>
              <w:divBdr>
                <w:top w:val="none" w:sz="0" w:space="0" w:color="auto"/>
                <w:left w:val="none" w:sz="0" w:space="0" w:color="auto"/>
                <w:bottom w:val="none" w:sz="0" w:space="0" w:color="auto"/>
                <w:right w:val="none" w:sz="0" w:space="0" w:color="auto"/>
              </w:divBdr>
            </w:div>
            <w:div w:id="1294024439">
              <w:marLeft w:val="0"/>
              <w:marRight w:val="0"/>
              <w:marTop w:val="0"/>
              <w:marBottom w:val="0"/>
              <w:divBdr>
                <w:top w:val="none" w:sz="0" w:space="0" w:color="auto"/>
                <w:left w:val="none" w:sz="0" w:space="0" w:color="auto"/>
                <w:bottom w:val="none" w:sz="0" w:space="0" w:color="auto"/>
                <w:right w:val="none" w:sz="0" w:space="0" w:color="auto"/>
              </w:divBdr>
            </w:div>
            <w:div w:id="1295216499">
              <w:marLeft w:val="0"/>
              <w:marRight w:val="0"/>
              <w:marTop w:val="0"/>
              <w:marBottom w:val="0"/>
              <w:divBdr>
                <w:top w:val="none" w:sz="0" w:space="0" w:color="auto"/>
                <w:left w:val="none" w:sz="0" w:space="0" w:color="auto"/>
                <w:bottom w:val="none" w:sz="0" w:space="0" w:color="auto"/>
                <w:right w:val="none" w:sz="0" w:space="0" w:color="auto"/>
              </w:divBdr>
            </w:div>
            <w:div w:id="1296376493">
              <w:marLeft w:val="0"/>
              <w:marRight w:val="0"/>
              <w:marTop w:val="0"/>
              <w:marBottom w:val="0"/>
              <w:divBdr>
                <w:top w:val="none" w:sz="0" w:space="0" w:color="auto"/>
                <w:left w:val="none" w:sz="0" w:space="0" w:color="auto"/>
                <w:bottom w:val="none" w:sz="0" w:space="0" w:color="auto"/>
                <w:right w:val="none" w:sz="0" w:space="0" w:color="auto"/>
              </w:divBdr>
            </w:div>
            <w:div w:id="1296527602">
              <w:marLeft w:val="0"/>
              <w:marRight w:val="0"/>
              <w:marTop w:val="0"/>
              <w:marBottom w:val="0"/>
              <w:divBdr>
                <w:top w:val="none" w:sz="0" w:space="0" w:color="auto"/>
                <w:left w:val="none" w:sz="0" w:space="0" w:color="auto"/>
                <w:bottom w:val="none" w:sz="0" w:space="0" w:color="auto"/>
                <w:right w:val="none" w:sz="0" w:space="0" w:color="auto"/>
              </w:divBdr>
            </w:div>
            <w:div w:id="1297099131">
              <w:marLeft w:val="0"/>
              <w:marRight w:val="0"/>
              <w:marTop w:val="0"/>
              <w:marBottom w:val="0"/>
              <w:divBdr>
                <w:top w:val="none" w:sz="0" w:space="0" w:color="auto"/>
                <w:left w:val="none" w:sz="0" w:space="0" w:color="auto"/>
                <w:bottom w:val="none" w:sz="0" w:space="0" w:color="auto"/>
                <w:right w:val="none" w:sz="0" w:space="0" w:color="auto"/>
              </w:divBdr>
            </w:div>
            <w:div w:id="1297221866">
              <w:marLeft w:val="0"/>
              <w:marRight w:val="0"/>
              <w:marTop w:val="0"/>
              <w:marBottom w:val="0"/>
              <w:divBdr>
                <w:top w:val="none" w:sz="0" w:space="0" w:color="auto"/>
                <w:left w:val="none" w:sz="0" w:space="0" w:color="auto"/>
                <w:bottom w:val="none" w:sz="0" w:space="0" w:color="auto"/>
                <w:right w:val="none" w:sz="0" w:space="0" w:color="auto"/>
              </w:divBdr>
            </w:div>
            <w:div w:id="1299916304">
              <w:marLeft w:val="0"/>
              <w:marRight w:val="0"/>
              <w:marTop w:val="0"/>
              <w:marBottom w:val="0"/>
              <w:divBdr>
                <w:top w:val="none" w:sz="0" w:space="0" w:color="auto"/>
                <w:left w:val="none" w:sz="0" w:space="0" w:color="auto"/>
                <w:bottom w:val="none" w:sz="0" w:space="0" w:color="auto"/>
                <w:right w:val="none" w:sz="0" w:space="0" w:color="auto"/>
              </w:divBdr>
            </w:div>
            <w:div w:id="1300302003">
              <w:marLeft w:val="0"/>
              <w:marRight w:val="0"/>
              <w:marTop w:val="0"/>
              <w:marBottom w:val="0"/>
              <w:divBdr>
                <w:top w:val="none" w:sz="0" w:space="0" w:color="auto"/>
                <w:left w:val="none" w:sz="0" w:space="0" w:color="auto"/>
                <w:bottom w:val="none" w:sz="0" w:space="0" w:color="auto"/>
                <w:right w:val="none" w:sz="0" w:space="0" w:color="auto"/>
              </w:divBdr>
            </w:div>
            <w:div w:id="1300383936">
              <w:marLeft w:val="0"/>
              <w:marRight w:val="0"/>
              <w:marTop w:val="0"/>
              <w:marBottom w:val="0"/>
              <w:divBdr>
                <w:top w:val="none" w:sz="0" w:space="0" w:color="auto"/>
                <w:left w:val="none" w:sz="0" w:space="0" w:color="auto"/>
                <w:bottom w:val="none" w:sz="0" w:space="0" w:color="auto"/>
                <w:right w:val="none" w:sz="0" w:space="0" w:color="auto"/>
              </w:divBdr>
            </w:div>
            <w:div w:id="1300693509">
              <w:marLeft w:val="0"/>
              <w:marRight w:val="0"/>
              <w:marTop w:val="0"/>
              <w:marBottom w:val="0"/>
              <w:divBdr>
                <w:top w:val="none" w:sz="0" w:space="0" w:color="auto"/>
                <w:left w:val="none" w:sz="0" w:space="0" w:color="auto"/>
                <w:bottom w:val="none" w:sz="0" w:space="0" w:color="auto"/>
                <w:right w:val="none" w:sz="0" w:space="0" w:color="auto"/>
              </w:divBdr>
            </w:div>
            <w:div w:id="1301107242">
              <w:marLeft w:val="0"/>
              <w:marRight w:val="0"/>
              <w:marTop w:val="0"/>
              <w:marBottom w:val="0"/>
              <w:divBdr>
                <w:top w:val="none" w:sz="0" w:space="0" w:color="auto"/>
                <w:left w:val="none" w:sz="0" w:space="0" w:color="auto"/>
                <w:bottom w:val="none" w:sz="0" w:space="0" w:color="auto"/>
                <w:right w:val="none" w:sz="0" w:space="0" w:color="auto"/>
              </w:divBdr>
            </w:div>
            <w:div w:id="1301567995">
              <w:marLeft w:val="0"/>
              <w:marRight w:val="0"/>
              <w:marTop w:val="0"/>
              <w:marBottom w:val="0"/>
              <w:divBdr>
                <w:top w:val="none" w:sz="0" w:space="0" w:color="auto"/>
                <w:left w:val="none" w:sz="0" w:space="0" w:color="auto"/>
                <w:bottom w:val="none" w:sz="0" w:space="0" w:color="auto"/>
                <w:right w:val="none" w:sz="0" w:space="0" w:color="auto"/>
              </w:divBdr>
            </w:div>
            <w:div w:id="1302157127">
              <w:marLeft w:val="0"/>
              <w:marRight w:val="0"/>
              <w:marTop w:val="0"/>
              <w:marBottom w:val="0"/>
              <w:divBdr>
                <w:top w:val="none" w:sz="0" w:space="0" w:color="auto"/>
                <w:left w:val="none" w:sz="0" w:space="0" w:color="auto"/>
                <w:bottom w:val="none" w:sz="0" w:space="0" w:color="auto"/>
                <w:right w:val="none" w:sz="0" w:space="0" w:color="auto"/>
              </w:divBdr>
            </w:div>
            <w:div w:id="1302536728">
              <w:marLeft w:val="0"/>
              <w:marRight w:val="0"/>
              <w:marTop w:val="0"/>
              <w:marBottom w:val="0"/>
              <w:divBdr>
                <w:top w:val="none" w:sz="0" w:space="0" w:color="auto"/>
                <w:left w:val="none" w:sz="0" w:space="0" w:color="auto"/>
                <w:bottom w:val="none" w:sz="0" w:space="0" w:color="auto"/>
                <w:right w:val="none" w:sz="0" w:space="0" w:color="auto"/>
              </w:divBdr>
            </w:div>
            <w:div w:id="1303542655">
              <w:marLeft w:val="0"/>
              <w:marRight w:val="0"/>
              <w:marTop w:val="0"/>
              <w:marBottom w:val="0"/>
              <w:divBdr>
                <w:top w:val="none" w:sz="0" w:space="0" w:color="auto"/>
                <w:left w:val="none" w:sz="0" w:space="0" w:color="auto"/>
                <w:bottom w:val="none" w:sz="0" w:space="0" w:color="auto"/>
                <w:right w:val="none" w:sz="0" w:space="0" w:color="auto"/>
              </w:divBdr>
            </w:div>
            <w:div w:id="1306007950">
              <w:marLeft w:val="0"/>
              <w:marRight w:val="0"/>
              <w:marTop w:val="0"/>
              <w:marBottom w:val="0"/>
              <w:divBdr>
                <w:top w:val="none" w:sz="0" w:space="0" w:color="auto"/>
                <w:left w:val="none" w:sz="0" w:space="0" w:color="auto"/>
                <w:bottom w:val="none" w:sz="0" w:space="0" w:color="auto"/>
                <w:right w:val="none" w:sz="0" w:space="0" w:color="auto"/>
              </w:divBdr>
            </w:div>
            <w:div w:id="1308630608">
              <w:marLeft w:val="0"/>
              <w:marRight w:val="0"/>
              <w:marTop w:val="0"/>
              <w:marBottom w:val="0"/>
              <w:divBdr>
                <w:top w:val="none" w:sz="0" w:space="0" w:color="auto"/>
                <w:left w:val="none" w:sz="0" w:space="0" w:color="auto"/>
                <w:bottom w:val="none" w:sz="0" w:space="0" w:color="auto"/>
                <w:right w:val="none" w:sz="0" w:space="0" w:color="auto"/>
              </w:divBdr>
            </w:div>
            <w:div w:id="1311666293">
              <w:marLeft w:val="0"/>
              <w:marRight w:val="0"/>
              <w:marTop w:val="0"/>
              <w:marBottom w:val="0"/>
              <w:divBdr>
                <w:top w:val="none" w:sz="0" w:space="0" w:color="auto"/>
                <w:left w:val="none" w:sz="0" w:space="0" w:color="auto"/>
                <w:bottom w:val="none" w:sz="0" w:space="0" w:color="auto"/>
                <w:right w:val="none" w:sz="0" w:space="0" w:color="auto"/>
              </w:divBdr>
            </w:div>
            <w:div w:id="1311864721">
              <w:marLeft w:val="0"/>
              <w:marRight w:val="0"/>
              <w:marTop w:val="0"/>
              <w:marBottom w:val="0"/>
              <w:divBdr>
                <w:top w:val="none" w:sz="0" w:space="0" w:color="auto"/>
                <w:left w:val="none" w:sz="0" w:space="0" w:color="auto"/>
                <w:bottom w:val="none" w:sz="0" w:space="0" w:color="auto"/>
                <w:right w:val="none" w:sz="0" w:space="0" w:color="auto"/>
              </w:divBdr>
            </w:div>
            <w:div w:id="1312635845">
              <w:marLeft w:val="0"/>
              <w:marRight w:val="0"/>
              <w:marTop w:val="0"/>
              <w:marBottom w:val="0"/>
              <w:divBdr>
                <w:top w:val="none" w:sz="0" w:space="0" w:color="auto"/>
                <w:left w:val="none" w:sz="0" w:space="0" w:color="auto"/>
                <w:bottom w:val="none" w:sz="0" w:space="0" w:color="auto"/>
                <w:right w:val="none" w:sz="0" w:space="0" w:color="auto"/>
              </w:divBdr>
            </w:div>
            <w:div w:id="1318222803">
              <w:marLeft w:val="0"/>
              <w:marRight w:val="0"/>
              <w:marTop w:val="0"/>
              <w:marBottom w:val="0"/>
              <w:divBdr>
                <w:top w:val="none" w:sz="0" w:space="0" w:color="auto"/>
                <w:left w:val="none" w:sz="0" w:space="0" w:color="auto"/>
                <w:bottom w:val="none" w:sz="0" w:space="0" w:color="auto"/>
                <w:right w:val="none" w:sz="0" w:space="0" w:color="auto"/>
              </w:divBdr>
            </w:div>
            <w:div w:id="1318919403">
              <w:marLeft w:val="0"/>
              <w:marRight w:val="0"/>
              <w:marTop w:val="0"/>
              <w:marBottom w:val="0"/>
              <w:divBdr>
                <w:top w:val="none" w:sz="0" w:space="0" w:color="auto"/>
                <w:left w:val="none" w:sz="0" w:space="0" w:color="auto"/>
                <w:bottom w:val="none" w:sz="0" w:space="0" w:color="auto"/>
                <w:right w:val="none" w:sz="0" w:space="0" w:color="auto"/>
              </w:divBdr>
            </w:div>
            <w:div w:id="1319773734">
              <w:marLeft w:val="0"/>
              <w:marRight w:val="0"/>
              <w:marTop w:val="0"/>
              <w:marBottom w:val="0"/>
              <w:divBdr>
                <w:top w:val="none" w:sz="0" w:space="0" w:color="auto"/>
                <w:left w:val="none" w:sz="0" w:space="0" w:color="auto"/>
                <w:bottom w:val="none" w:sz="0" w:space="0" w:color="auto"/>
                <w:right w:val="none" w:sz="0" w:space="0" w:color="auto"/>
              </w:divBdr>
            </w:div>
            <w:div w:id="1320576306">
              <w:marLeft w:val="0"/>
              <w:marRight w:val="0"/>
              <w:marTop w:val="0"/>
              <w:marBottom w:val="0"/>
              <w:divBdr>
                <w:top w:val="none" w:sz="0" w:space="0" w:color="auto"/>
                <w:left w:val="none" w:sz="0" w:space="0" w:color="auto"/>
                <w:bottom w:val="none" w:sz="0" w:space="0" w:color="auto"/>
                <w:right w:val="none" w:sz="0" w:space="0" w:color="auto"/>
              </w:divBdr>
            </w:div>
            <w:div w:id="1321927983">
              <w:marLeft w:val="0"/>
              <w:marRight w:val="0"/>
              <w:marTop w:val="0"/>
              <w:marBottom w:val="0"/>
              <w:divBdr>
                <w:top w:val="none" w:sz="0" w:space="0" w:color="auto"/>
                <w:left w:val="none" w:sz="0" w:space="0" w:color="auto"/>
                <w:bottom w:val="none" w:sz="0" w:space="0" w:color="auto"/>
                <w:right w:val="none" w:sz="0" w:space="0" w:color="auto"/>
              </w:divBdr>
            </w:div>
            <w:div w:id="1322732619">
              <w:marLeft w:val="0"/>
              <w:marRight w:val="0"/>
              <w:marTop w:val="0"/>
              <w:marBottom w:val="0"/>
              <w:divBdr>
                <w:top w:val="none" w:sz="0" w:space="0" w:color="auto"/>
                <w:left w:val="none" w:sz="0" w:space="0" w:color="auto"/>
                <w:bottom w:val="none" w:sz="0" w:space="0" w:color="auto"/>
                <w:right w:val="none" w:sz="0" w:space="0" w:color="auto"/>
              </w:divBdr>
            </w:div>
            <w:div w:id="1329558916">
              <w:marLeft w:val="0"/>
              <w:marRight w:val="0"/>
              <w:marTop w:val="0"/>
              <w:marBottom w:val="0"/>
              <w:divBdr>
                <w:top w:val="none" w:sz="0" w:space="0" w:color="auto"/>
                <w:left w:val="none" w:sz="0" w:space="0" w:color="auto"/>
                <w:bottom w:val="none" w:sz="0" w:space="0" w:color="auto"/>
                <w:right w:val="none" w:sz="0" w:space="0" w:color="auto"/>
              </w:divBdr>
            </w:div>
            <w:div w:id="1332026529">
              <w:marLeft w:val="0"/>
              <w:marRight w:val="0"/>
              <w:marTop w:val="0"/>
              <w:marBottom w:val="0"/>
              <w:divBdr>
                <w:top w:val="none" w:sz="0" w:space="0" w:color="auto"/>
                <w:left w:val="none" w:sz="0" w:space="0" w:color="auto"/>
                <w:bottom w:val="none" w:sz="0" w:space="0" w:color="auto"/>
                <w:right w:val="none" w:sz="0" w:space="0" w:color="auto"/>
              </w:divBdr>
            </w:div>
            <w:div w:id="1332297816">
              <w:marLeft w:val="0"/>
              <w:marRight w:val="0"/>
              <w:marTop w:val="0"/>
              <w:marBottom w:val="0"/>
              <w:divBdr>
                <w:top w:val="none" w:sz="0" w:space="0" w:color="auto"/>
                <w:left w:val="none" w:sz="0" w:space="0" w:color="auto"/>
                <w:bottom w:val="none" w:sz="0" w:space="0" w:color="auto"/>
                <w:right w:val="none" w:sz="0" w:space="0" w:color="auto"/>
              </w:divBdr>
            </w:div>
            <w:div w:id="1333098650">
              <w:marLeft w:val="0"/>
              <w:marRight w:val="0"/>
              <w:marTop w:val="0"/>
              <w:marBottom w:val="0"/>
              <w:divBdr>
                <w:top w:val="none" w:sz="0" w:space="0" w:color="auto"/>
                <w:left w:val="none" w:sz="0" w:space="0" w:color="auto"/>
                <w:bottom w:val="none" w:sz="0" w:space="0" w:color="auto"/>
                <w:right w:val="none" w:sz="0" w:space="0" w:color="auto"/>
              </w:divBdr>
            </w:div>
            <w:div w:id="1333532330">
              <w:marLeft w:val="0"/>
              <w:marRight w:val="0"/>
              <w:marTop w:val="0"/>
              <w:marBottom w:val="0"/>
              <w:divBdr>
                <w:top w:val="none" w:sz="0" w:space="0" w:color="auto"/>
                <w:left w:val="none" w:sz="0" w:space="0" w:color="auto"/>
                <w:bottom w:val="none" w:sz="0" w:space="0" w:color="auto"/>
                <w:right w:val="none" w:sz="0" w:space="0" w:color="auto"/>
              </w:divBdr>
            </w:div>
            <w:div w:id="1334988828">
              <w:marLeft w:val="0"/>
              <w:marRight w:val="0"/>
              <w:marTop w:val="0"/>
              <w:marBottom w:val="0"/>
              <w:divBdr>
                <w:top w:val="none" w:sz="0" w:space="0" w:color="auto"/>
                <w:left w:val="none" w:sz="0" w:space="0" w:color="auto"/>
                <w:bottom w:val="none" w:sz="0" w:space="0" w:color="auto"/>
                <w:right w:val="none" w:sz="0" w:space="0" w:color="auto"/>
              </w:divBdr>
            </w:div>
            <w:div w:id="1337344793">
              <w:marLeft w:val="0"/>
              <w:marRight w:val="0"/>
              <w:marTop w:val="0"/>
              <w:marBottom w:val="0"/>
              <w:divBdr>
                <w:top w:val="none" w:sz="0" w:space="0" w:color="auto"/>
                <w:left w:val="none" w:sz="0" w:space="0" w:color="auto"/>
                <w:bottom w:val="none" w:sz="0" w:space="0" w:color="auto"/>
                <w:right w:val="none" w:sz="0" w:space="0" w:color="auto"/>
              </w:divBdr>
            </w:div>
            <w:div w:id="1338532243">
              <w:marLeft w:val="0"/>
              <w:marRight w:val="0"/>
              <w:marTop w:val="0"/>
              <w:marBottom w:val="0"/>
              <w:divBdr>
                <w:top w:val="none" w:sz="0" w:space="0" w:color="auto"/>
                <w:left w:val="none" w:sz="0" w:space="0" w:color="auto"/>
                <w:bottom w:val="none" w:sz="0" w:space="0" w:color="auto"/>
                <w:right w:val="none" w:sz="0" w:space="0" w:color="auto"/>
              </w:divBdr>
            </w:div>
            <w:div w:id="1341614562">
              <w:marLeft w:val="0"/>
              <w:marRight w:val="0"/>
              <w:marTop w:val="0"/>
              <w:marBottom w:val="0"/>
              <w:divBdr>
                <w:top w:val="none" w:sz="0" w:space="0" w:color="auto"/>
                <w:left w:val="none" w:sz="0" w:space="0" w:color="auto"/>
                <w:bottom w:val="none" w:sz="0" w:space="0" w:color="auto"/>
                <w:right w:val="none" w:sz="0" w:space="0" w:color="auto"/>
              </w:divBdr>
            </w:div>
            <w:div w:id="1342048289">
              <w:marLeft w:val="0"/>
              <w:marRight w:val="0"/>
              <w:marTop w:val="0"/>
              <w:marBottom w:val="0"/>
              <w:divBdr>
                <w:top w:val="none" w:sz="0" w:space="0" w:color="auto"/>
                <w:left w:val="none" w:sz="0" w:space="0" w:color="auto"/>
                <w:bottom w:val="none" w:sz="0" w:space="0" w:color="auto"/>
                <w:right w:val="none" w:sz="0" w:space="0" w:color="auto"/>
              </w:divBdr>
            </w:div>
            <w:div w:id="1342317648">
              <w:marLeft w:val="0"/>
              <w:marRight w:val="0"/>
              <w:marTop w:val="0"/>
              <w:marBottom w:val="0"/>
              <w:divBdr>
                <w:top w:val="none" w:sz="0" w:space="0" w:color="auto"/>
                <w:left w:val="none" w:sz="0" w:space="0" w:color="auto"/>
                <w:bottom w:val="none" w:sz="0" w:space="0" w:color="auto"/>
                <w:right w:val="none" w:sz="0" w:space="0" w:color="auto"/>
              </w:divBdr>
            </w:div>
            <w:div w:id="1344746005">
              <w:marLeft w:val="0"/>
              <w:marRight w:val="0"/>
              <w:marTop w:val="0"/>
              <w:marBottom w:val="0"/>
              <w:divBdr>
                <w:top w:val="none" w:sz="0" w:space="0" w:color="auto"/>
                <w:left w:val="none" w:sz="0" w:space="0" w:color="auto"/>
                <w:bottom w:val="none" w:sz="0" w:space="0" w:color="auto"/>
                <w:right w:val="none" w:sz="0" w:space="0" w:color="auto"/>
              </w:divBdr>
            </w:div>
            <w:div w:id="1347051193">
              <w:marLeft w:val="0"/>
              <w:marRight w:val="0"/>
              <w:marTop w:val="0"/>
              <w:marBottom w:val="0"/>
              <w:divBdr>
                <w:top w:val="none" w:sz="0" w:space="0" w:color="auto"/>
                <w:left w:val="none" w:sz="0" w:space="0" w:color="auto"/>
                <w:bottom w:val="none" w:sz="0" w:space="0" w:color="auto"/>
                <w:right w:val="none" w:sz="0" w:space="0" w:color="auto"/>
              </w:divBdr>
            </w:div>
            <w:div w:id="1348215968">
              <w:marLeft w:val="0"/>
              <w:marRight w:val="0"/>
              <w:marTop w:val="0"/>
              <w:marBottom w:val="0"/>
              <w:divBdr>
                <w:top w:val="none" w:sz="0" w:space="0" w:color="auto"/>
                <w:left w:val="none" w:sz="0" w:space="0" w:color="auto"/>
                <w:bottom w:val="none" w:sz="0" w:space="0" w:color="auto"/>
                <w:right w:val="none" w:sz="0" w:space="0" w:color="auto"/>
              </w:divBdr>
            </w:div>
            <w:div w:id="1351369075">
              <w:marLeft w:val="0"/>
              <w:marRight w:val="0"/>
              <w:marTop w:val="0"/>
              <w:marBottom w:val="0"/>
              <w:divBdr>
                <w:top w:val="none" w:sz="0" w:space="0" w:color="auto"/>
                <w:left w:val="none" w:sz="0" w:space="0" w:color="auto"/>
                <w:bottom w:val="none" w:sz="0" w:space="0" w:color="auto"/>
                <w:right w:val="none" w:sz="0" w:space="0" w:color="auto"/>
              </w:divBdr>
            </w:div>
            <w:div w:id="1351372249">
              <w:marLeft w:val="0"/>
              <w:marRight w:val="0"/>
              <w:marTop w:val="0"/>
              <w:marBottom w:val="0"/>
              <w:divBdr>
                <w:top w:val="none" w:sz="0" w:space="0" w:color="auto"/>
                <w:left w:val="none" w:sz="0" w:space="0" w:color="auto"/>
                <w:bottom w:val="none" w:sz="0" w:space="0" w:color="auto"/>
                <w:right w:val="none" w:sz="0" w:space="0" w:color="auto"/>
              </w:divBdr>
            </w:div>
            <w:div w:id="1351449448">
              <w:marLeft w:val="0"/>
              <w:marRight w:val="0"/>
              <w:marTop w:val="0"/>
              <w:marBottom w:val="0"/>
              <w:divBdr>
                <w:top w:val="none" w:sz="0" w:space="0" w:color="auto"/>
                <w:left w:val="none" w:sz="0" w:space="0" w:color="auto"/>
                <w:bottom w:val="none" w:sz="0" w:space="0" w:color="auto"/>
                <w:right w:val="none" w:sz="0" w:space="0" w:color="auto"/>
              </w:divBdr>
            </w:div>
            <w:div w:id="1351688412">
              <w:marLeft w:val="0"/>
              <w:marRight w:val="0"/>
              <w:marTop w:val="0"/>
              <w:marBottom w:val="0"/>
              <w:divBdr>
                <w:top w:val="none" w:sz="0" w:space="0" w:color="auto"/>
                <w:left w:val="none" w:sz="0" w:space="0" w:color="auto"/>
                <w:bottom w:val="none" w:sz="0" w:space="0" w:color="auto"/>
                <w:right w:val="none" w:sz="0" w:space="0" w:color="auto"/>
              </w:divBdr>
            </w:div>
            <w:div w:id="1352755694">
              <w:marLeft w:val="0"/>
              <w:marRight w:val="0"/>
              <w:marTop w:val="0"/>
              <w:marBottom w:val="0"/>
              <w:divBdr>
                <w:top w:val="none" w:sz="0" w:space="0" w:color="auto"/>
                <w:left w:val="none" w:sz="0" w:space="0" w:color="auto"/>
                <w:bottom w:val="none" w:sz="0" w:space="0" w:color="auto"/>
                <w:right w:val="none" w:sz="0" w:space="0" w:color="auto"/>
              </w:divBdr>
            </w:div>
            <w:div w:id="1355040169">
              <w:marLeft w:val="0"/>
              <w:marRight w:val="0"/>
              <w:marTop w:val="0"/>
              <w:marBottom w:val="0"/>
              <w:divBdr>
                <w:top w:val="none" w:sz="0" w:space="0" w:color="auto"/>
                <w:left w:val="none" w:sz="0" w:space="0" w:color="auto"/>
                <w:bottom w:val="none" w:sz="0" w:space="0" w:color="auto"/>
                <w:right w:val="none" w:sz="0" w:space="0" w:color="auto"/>
              </w:divBdr>
            </w:div>
            <w:div w:id="1356149216">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357073676">
              <w:marLeft w:val="0"/>
              <w:marRight w:val="0"/>
              <w:marTop w:val="0"/>
              <w:marBottom w:val="0"/>
              <w:divBdr>
                <w:top w:val="none" w:sz="0" w:space="0" w:color="auto"/>
                <w:left w:val="none" w:sz="0" w:space="0" w:color="auto"/>
                <w:bottom w:val="none" w:sz="0" w:space="0" w:color="auto"/>
                <w:right w:val="none" w:sz="0" w:space="0" w:color="auto"/>
              </w:divBdr>
            </w:div>
            <w:div w:id="1357779289">
              <w:marLeft w:val="0"/>
              <w:marRight w:val="0"/>
              <w:marTop w:val="0"/>
              <w:marBottom w:val="0"/>
              <w:divBdr>
                <w:top w:val="none" w:sz="0" w:space="0" w:color="auto"/>
                <w:left w:val="none" w:sz="0" w:space="0" w:color="auto"/>
                <w:bottom w:val="none" w:sz="0" w:space="0" w:color="auto"/>
                <w:right w:val="none" w:sz="0" w:space="0" w:color="auto"/>
              </w:divBdr>
            </w:div>
            <w:div w:id="1357779800">
              <w:marLeft w:val="0"/>
              <w:marRight w:val="0"/>
              <w:marTop w:val="0"/>
              <w:marBottom w:val="0"/>
              <w:divBdr>
                <w:top w:val="none" w:sz="0" w:space="0" w:color="auto"/>
                <w:left w:val="none" w:sz="0" w:space="0" w:color="auto"/>
                <w:bottom w:val="none" w:sz="0" w:space="0" w:color="auto"/>
                <w:right w:val="none" w:sz="0" w:space="0" w:color="auto"/>
              </w:divBdr>
            </w:div>
            <w:div w:id="1358114807">
              <w:marLeft w:val="0"/>
              <w:marRight w:val="0"/>
              <w:marTop w:val="0"/>
              <w:marBottom w:val="0"/>
              <w:divBdr>
                <w:top w:val="none" w:sz="0" w:space="0" w:color="auto"/>
                <w:left w:val="none" w:sz="0" w:space="0" w:color="auto"/>
                <w:bottom w:val="none" w:sz="0" w:space="0" w:color="auto"/>
                <w:right w:val="none" w:sz="0" w:space="0" w:color="auto"/>
              </w:divBdr>
            </w:div>
            <w:div w:id="1359426364">
              <w:marLeft w:val="0"/>
              <w:marRight w:val="0"/>
              <w:marTop w:val="0"/>
              <w:marBottom w:val="0"/>
              <w:divBdr>
                <w:top w:val="none" w:sz="0" w:space="0" w:color="auto"/>
                <w:left w:val="none" w:sz="0" w:space="0" w:color="auto"/>
                <w:bottom w:val="none" w:sz="0" w:space="0" w:color="auto"/>
                <w:right w:val="none" w:sz="0" w:space="0" w:color="auto"/>
              </w:divBdr>
            </w:div>
            <w:div w:id="1359694089">
              <w:marLeft w:val="0"/>
              <w:marRight w:val="0"/>
              <w:marTop w:val="0"/>
              <w:marBottom w:val="0"/>
              <w:divBdr>
                <w:top w:val="none" w:sz="0" w:space="0" w:color="auto"/>
                <w:left w:val="none" w:sz="0" w:space="0" w:color="auto"/>
                <w:bottom w:val="none" w:sz="0" w:space="0" w:color="auto"/>
                <w:right w:val="none" w:sz="0" w:space="0" w:color="auto"/>
              </w:divBdr>
            </w:div>
            <w:div w:id="1360617482">
              <w:marLeft w:val="0"/>
              <w:marRight w:val="0"/>
              <w:marTop w:val="0"/>
              <w:marBottom w:val="0"/>
              <w:divBdr>
                <w:top w:val="none" w:sz="0" w:space="0" w:color="auto"/>
                <w:left w:val="none" w:sz="0" w:space="0" w:color="auto"/>
                <w:bottom w:val="none" w:sz="0" w:space="0" w:color="auto"/>
                <w:right w:val="none" w:sz="0" w:space="0" w:color="auto"/>
              </w:divBdr>
            </w:div>
            <w:div w:id="1360937314">
              <w:marLeft w:val="0"/>
              <w:marRight w:val="0"/>
              <w:marTop w:val="0"/>
              <w:marBottom w:val="0"/>
              <w:divBdr>
                <w:top w:val="none" w:sz="0" w:space="0" w:color="auto"/>
                <w:left w:val="none" w:sz="0" w:space="0" w:color="auto"/>
                <w:bottom w:val="none" w:sz="0" w:space="0" w:color="auto"/>
                <w:right w:val="none" w:sz="0" w:space="0" w:color="auto"/>
              </w:divBdr>
            </w:div>
            <w:div w:id="1362317943">
              <w:marLeft w:val="0"/>
              <w:marRight w:val="0"/>
              <w:marTop w:val="0"/>
              <w:marBottom w:val="0"/>
              <w:divBdr>
                <w:top w:val="none" w:sz="0" w:space="0" w:color="auto"/>
                <w:left w:val="none" w:sz="0" w:space="0" w:color="auto"/>
                <w:bottom w:val="none" w:sz="0" w:space="0" w:color="auto"/>
                <w:right w:val="none" w:sz="0" w:space="0" w:color="auto"/>
              </w:divBdr>
            </w:div>
            <w:div w:id="1362365509">
              <w:marLeft w:val="0"/>
              <w:marRight w:val="0"/>
              <w:marTop w:val="0"/>
              <w:marBottom w:val="0"/>
              <w:divBdr>
                <w:top w:val="none" w:sz="0" w:space="0" w:color="auto"/>
                <w:left w:val="none" w:sz="0" w:space="0" w:color="auto"/>
                <w:bottom w:val="none" w:sz="0" w:space="0" w:color="auto"/>
                <w:right w:val="none" w:sz="0" w:space="0" w:color="auto"/>
              </w:divBdr>
            </w:div>
            <w:div w:id="1365979163">
              <w:marLeft w:val="0"/>
              <w:marRight w:val="0"/>
              <w:marTop w:val="0"/>
              <w:marBottom w:val="0"/>
              <w:divBdr>
                <w:top w:val="none" w:sz="0" w:space="0" w:color="auto"/>
                <w:left w:val="none" w:sz="0" w:space="0" w:color="auto"/>
                <w:bottom w:val="none" w:sz="0" w:space="0" w:color="auto"/>
                <w:right w:val="none" w:sz="0" w:space="0" w:color="auto"/>
              </w:divBdr>
            </w:div>
            <w:div w:id="1367680368">
              <w:marLeft w:val="0"/>
              <w:marRight w:val="0"/>
              <w:marTop w:val="0"/>
              <w:marBottom w:val="0"/>
              <w:divBdr>
                <w:top w:val="none" w:sz="0" w:space="0" w:color="auto"/>
                <w:left w:val="none" w:sz="0" w:space="0" w:color="auto"/>
                <w:bottom w:val="none" w:sz="0" w:space="0" w:color="auto"/>
                <w:right w:val="none" w:sz="0" w:space="0" w:color="auto"/>
              </w:divBdr>
            </w:div>
            <w:div w:id="1369137373">
              <w:marLeft w:val="0"/>
              <w:marRight w:val="0"/>
              <w:marTop w:val="0"/>
              <w:marBottom w:val="0"/>
              <w:divBdr>
                <w:top w:val="none" w:sz="0" w:space="0" w:color="auto"/>
                <w:left w:val="none" w:sz="0" w:space="0" w:color="auto"/>
                <w:bottom w:val="none" w:sz="0" w:space="0" w:color="auto"/>
                <w:right w:val="none" w:sz="0" w:space="0" w:color="auto"/>
              </w:divBdr>
            </w:div>
            <w:div w:id="1369449953">
              <w:marLeft w:val="0"/>
              <w:marRight w:val="0"/>
              <w:marTop w:val="0"/>
              <w:marBottom w:val="0"/>
              <w:divBdr>
                <w:top w:val="none" w:sz="0" w:space="0" w:color="auto"/>
                <w:left w:val="none" w:sz="0" w:space="0" w:color="auto"/>
                <w:bottom w:val="none" w:sz="0" w:space="0" w:color="auto"/>
                <w:right w:val="none" w:sz="0" w:space="0" w:color="auto"/>
              </w:divBdr>
            </w:div>
            <w:div w:id="1369720967">
              <w:marLeft w:val="0"/>
              <w:marRight w:val="0"/>
              <w:marTop w:val="0"/>
              <w:marBottom w:val="0"/>
              <w:divBdr>
                <w:top w:val="none" w:sz="0" w:space="0" w:color="auto"/>
                <w:left w:val="none" w:sz="0" w:space="0" w:color="auto"/>
                <w:bottom w:val="none" w:sz="0" w:space="0" w:color="auto"/>
                <w:right w:val="none" w:sz="0" w:space="0" w:color="auto"/>
              </w:divBdr>
            </w:div>
            <w:div w:id="1372456903">
              <w:marLeft w:val="0"/>
              <w:marRight w:val="0"/>
              <w:marTop w:val="0"/>
              <w:marBottom w:val="0"/>
              <w:divBdr>
                <w:top w:val="none" w:sz="0" w:space="0" w:color="auto"/>
                <w:left w:val="none" w:sz="0" w:space="0" w:color="auto"/>
                <w:bottom w:val="none" w:sz="0" w:space="0" w:color="auto"/>
                <w:right w:val="none" w:sz="0" w:space="0" w:color="auto"/>
              </w:divBdr>
            </w:div>
            <w:div w:id="1373843160">
              <w:marLeft w:val="0"/>
              <w:marRight w:val="0"/>
              <w:marTop w:val="0"/>
              <w:marBottom w:val="0"/>
              <w:divBdr>
                <w:top w:val="none" w:sz="0" w:space="0" w:color="auto"/>
                <w:left w:val="none" w:sz="0" w:space="0" w:color="auto"/>
                <w:bottom w:val="none" w:sz="0" w:space="0" w:color="auto"/>
                <w:right w:val="none" w:sz="0" w:space="0" w:color="auto"/>
              </w:divBdr>
            </w:div>
            <w:div w:id="1374034471">
              <w:marLeft w:val="0"/>
              <w:marRight w:val="0"/>
              <w:marTop w:val="0"/>
              <w:marBottom w:val="0"/>
              <w:divBdr>
                <w:top w:val="none" w:sz="0" w:space="0" w:color="auto"/>
                <w:left w:val="none" w:sz="0" w:space="0" w:color="auto"/>
                <w:bottom w:val="none" w:sz="0" w:space="0" w:color="auto"/>
                <w:right w:val="none" w:sz="0" w:space="0" w:color="auto"/>
              </w:divBdr>
            </w:div>
            <w:div w:id="1375541146">
              <w:marLeft w:val="0"/>
              <w:marRight w:val="0"/>
              <w:marTop w:val="0"/>
              <w:marBottom w:val="0"/>
              <w:divBdr>
                <w:top w:val="none" w:sz="0" w:space="0" w:color="auto"/>
                <w:left w:val="none" w:sz="0" w:space="0" w:color="auto"/>
                <w:bottom w:val="none" w:sz="0" w:space="0" w:color="auto"/>
                <w:right w:val="none" w:sz="0" w:space="0" w:color="auto"/>
              </w:divBdr>
            </w:div>
            <w:div w:id="1377316212">
              <w:marLeft w:val="0"/>
              <w:marRight w:val="0"/>
              <w:marTop w:val="0"/>
              <w:marBottom w:val="0"/>
              <w:divBdr>
                <w:top w:val="none" w:sz="0" w:space="0" w:color="auto"/>
                <w:left w:val="none" w:sz="0" w:space="0" w:color="auto"/>
                <w:bottom w:val="none" w:sz="0" w:space="0" w:color="auto"/>
                <w:right w:val="none" w:sz="0" w:space="0" w:color="auto"/>
              </w:divBdr>
            </w:div>
            <w:div w:id="1377389959">
              <w:marLeft w:val="0"/>
              <w:marRight w:val="0"/>
              <w:marTop w:val="0"/>
              <w:marBottom w:val="0"/>
              <w:divBdr>
                <w:top w:val="none" w:sz="0" w:space="0" w:color="auto"/>
                <w:left w:val="none" w:sz="0" w:space="0" w:color="auto"/>
                <w:bottom w:val="none" w:sz="0" w:space="0" w:color="auto"/>
                <w:right w:val="none" w:sz="0" w:space="0" w:color="auto"/>
              </w:divBdr>
            </w:div>
            <w:div w:id="1378048789">
              <w:marLeft w:val="0"/>
              <w:marRight w:val="0"/>
              <w:marTop w:val="0"/>
              <w:marBottom w:val="0"/>
              <w:divBdr>
                <w:top w:val="none" w:sz="0" w:space="0" w:color="auto"/>
                <w:left w:val="none" w:sz="0" w:space="0" w:color="auto"/>
                <w:bottom w:val="none" w:sz="0" w:space="0" w:color="auto"/>
                <w:right w:val="none" w:sz="0" w:space="0" w:color="auto"/>
              </w:divBdr>
            </w:div>
            <w:div w:id="1379432215">
              <w:marLeft w:val="0"/>
              <w:marRight w:val="0"/>
              <w:marTop w:val="0"/>
              <w:marBottom w:val="0"/>
              <w:divBdr>
                <w:top w:val="none" w:sz="0" w:space="0" w:color="auto"/>
                <w:left w:val="none" w:sz="0" w:space="0" w:color="auto"/>
                <w:bottom w:val="none" w:sz="0" w:space="0" w:color="auto"/>
                <w:right w:val="none" w:sz="0" w:space="0" w:color="auto"/>
              </w:divBdr>
            </w:div>
            <w:div w:id="1385644638">
              <w:marLeft w:val="0"/>
              <w:marRight w:val="0"/>
              <w:marTop w:val="0"/>
              <w:marBottom w:val="0"/>
              <w:divBdr>
                <w:top w:val="none" w:sz="0" w:space="0" w:color="auto"/>
                <w:left w:val="none" w:sz="0" w:space="0" w:color="auto"/>
                <w:bottom w:val="none" w:sz="0" w:space="0" w:color="auto"/>
                <w:right w:val="none" w:sz="0" w:space="0" w:color="auto"/>
              </w:divBdr>
            </w:div>
            <w:div w:id="1386640693">
              <w:marLeft w:val="0"/>
              <w:marRight w:val="0"/>
              <w:marTop w:val="0"/>
              <w:marBottom w:val="0"/>
              <w:divBdr>
                <w:top w:val="none" w:sz="0" w:space="0" w:color="auto"/>
                <w:left w:val="none" w:sz="0" w:space="0" w:color="auto"/>
                <w:bottom w:val="none" w:sz="0" w:space="0" w:color="auto"/>
                <w:right w:val="none" w:sz="0" w:space="0" w:color="auto"/>
              </w:divBdr>
            </w:div>
            <w:div w:id="1387145861">
              <w:marLeft w:val="0"/>
              <w:marRight w:val="0"/>
              <w:marTop w:val="0"/>
              <w:marBottom w:val="0"/>
              <w:divBdr>
                <w:top w:val="none" w:sz="0" w:space="0" w:color="auto"/>
                <w:left w:val="none" w:sz="0" w:space="0" w:color="auto"/>
                <w:bottom w:val="none" w:sz="0" w:space="0" w:color="auto"/>
                <w:right w:val="none" w:sz="0" w:space="0" w:color="auto"/>
              </w:divBdr>
            </w:div>
            <w:div w:id="1388143167">
              <w:marLeft w:val="0"/>
              <w:marRight w:val="0"/>
              <w:marTop w:val="0"/>
              <w:marBottom w:val="0"/>
              <w:divBdr>
                <w:top w:val="none" w:sz="0" w:space="0" w:color="auto"/>
                <w:left w:val="none" w:sz="0" w:space="0" w:color="auto"/>
                <w:bottom w:val="none" w:sz="0" w:space="0" w:color="auto"/>
                <w:right w:val="none" w:sz="0" w:space="0" w:color="auto"/>
              </w:divBdr>
            </w:div>
            <w:div w:id="1390035363">
              <w:marLeft w:val="0"/>
              <w:marRight w:val="0"/>
              <w:marTop w:val="0"/>
              <w:marBottom w:val="0"/>
              <w:divBdr>
                <w:top w:val="none" w:sz="0" w:space="0" w:color="auto"/>
                <w:left w:val="none" w:sz="0" w:space="0" w:color="auto"/>
                <w:bottom w:val="none" w:sz="0" w:space="0" w:color="auto"/>
                <w:right w:val="none" w:sz="0" w:space="0" w:color="auto"/>
              </w:divBdr>
            </w:div>
            <w:div w:id="1390302059">
              <w:marLeft w:val="0"/>
              <w:marRight w:val="0"/>
              <w:marTop w:val="0"/>
              <w:marBottom w:val="0"/>
              <w:divBdr>
                <w:top w:val="none" w:sz="0" w:space="0" w:color="auto"/>
                <w:left w:val="none" w:sz="0" w:space="0" w:color="auto"/>
                <w:bottom w:val="none" w:sz="0" w:space="0" w:color="auto"/>
                <w:right w:val="none" w:sz="0" w:space="0" w:color="auto"/>
              </w:divBdr>
            </w:div>
            <w:div w:id="1390882487">
              <w:marLeft w:val="0"/>
              <w:marRight w:val="0"/>
              <w:marTop w:val="0"/>
              <w:marBottom w:val="0"/>
              <w:divBdr>
                <w:top w:val="none" w:sz="0" w:space="0" w:color="auto"/>
                <w:left w:val="none" w:sz="0" w:space="0" w:color="auto"/>
                <w:bottom w:val="none" w:sz="0" w:space="0" w:color="auto"/>
                <w:right w:val="none" w:sz="0" w:space="0" w:color="auto"/>
              </w:divBdr>
            </w:div>
            <w:div w:id="1390962469">
              <w:marLeft w:val="0"/>
              <w:marRight w:val="0"/>
              <w:marTop w:val="0"/>
              <w:marBottom w:val="0"/>
              <w:divBdr>
                <w:top w:val="none" w:sz="0" w:space="0" w:color="auto"/>
                <w:left w:val="none" w:sz="0" w:space="0" w:color="auto"/>
                <w:bottom w:val="none" w:sz="0" w:space="0" w:color="auto"/>
                <w:right w:val="none" w:sz="0" w:space="0" w:color="auto"/>
              </w:divBdr>
            </w:div>
            <w:div w:id="1391153455">
              <w:marLeft w:val="0"/>
              <w:marRight w:val="0"/>
              <w:marTop w:val="0"/>
              <w:marBottom w:val="0"/>
              <w:divBdr>
                <w:top w:val="none" w:sz="0" w:space="0" w:color="auto"/>
                <w:left w:val="none" w:sz="0" w:space="0" w:color="auto"/>
                <w:bottom w:val="none" w:sz="0" w:space="0" w:color="auto"/>
                <w:right w:val="none" w:sz="0" w:space="0" w:color="auto"/>
              </w:divBdr>
            </w:div>
            <w:div w:id="1391227285">
              <w:marLeft w:val="0"/>
              <w:marRight w:val="0"/>
              <w:marTop w:val="0"/>
              <w:marBottom w:val="0"/>
              <w:divBdr>
                <w:top w:val="none" w:sz="0" w:space="0" w:color="auto"/>
                <w:left w:val="none" w:sz="0" w:space="0" w:color="auto"/>
                <w:bottom w:val="none" w:sz="0" w:space="0" w:color="auto"/>
                <w:right w:val="none" w:sz="0" w:space="0" w:color="auto"/>
              </w:divBdr>
            </w:div>
            <w:div w:id="1391806658">
              <w:marLeft w:val="0"/>
              <w:marRight w:val="0"/>
              <w:marTop w:val="0"/>
              <w:marBottom w:val="0"/>
              <w:divBdr>
                <w:top w:val="none" w:sz="0" w:space="0" w:color="auto"/>
                <w:left w:val="none" w:sz="0" w:space="0" w:color="auto"/>
                <w:bottom w:val="none" w:sz="0" w:space="0" w:color="auto"/>
                <w:right w:val="none" w:sz="0" w:space="0" w:color="auto"/>
              </w:divBdr>
            </w:div>
            <w:div w:id="1391919745">
              <w:marLeft w:val="0"/>
              <w:marRight w:val="0"/>
              <w:marTop w:val="0"/>
              <w:marBottom w:val="0"/>
              <w:divBdr>
                <w:top w:val="none" w:sz="0" w:space="0" w:color="auto"/>
                <w:left w:val="none" w:sz="0" w:space="0" w:color="auto"/>
                <w:bottom w:val="none" w:sz="0" w:space="0" w:color="auto"/>
                <w:right w:val="none" w:sz="0" w:space="0" w:color="auto"/>
              </w:divBdr>
            </w:div>
            <w:div w:id="1395471005">
              <w:marLeft w:val="0"/>
              <w:marRight w:val="0"/>
              <w:marTop w:val="0"/>
              <w:marBottom w:val="0"/>
              <w:divBdr>
                <w:top w:val="none" w:sz="0" w:space="0" w:color="auto"/>
                <w:left w:val="none" w:sz="0" w:space="0" w:color="auto"/>
                <w:bottom w:val="none" w:sz="0" w:space="0" w:color="auto"/>
                <w:right w:val="none" w:sz="0" w:space="0" w:color="auto"/>
              </w:divBdr>
            </w:div>
            <w:div w:id="1395932029">
              <w:marLeft w:val="0"/>
              <w:marRight w:val="0"/>
              <w:marTop w:val="0"/>
              <w:marBottom w:val="0"/>
              <w:divBdr>
                <w:top w:val="none" w:sz="0" w:space="0" w:color="auto"/>
                <w:left w:val="none" w:sz="0" w:space="0" w:color="auto"/>
                <w:bottom w:val="none" w:sz="0" w:space="0" w:color="auto"/>
                <w:right w:val="none" w:sz="0" w:space="0" w:color="auto"/>
              </w:divBdr>
            </w:div>
            <w:div w:id="1396315061">
              <w:marLeft w:val="0"/>
              <w:marRight w:val="0"/>
              <w:marTop w:val="0"/>
              <w:marBottom w:val="0"/>
              <w:divBdr>
                <w:top w:val="none" w:sz="0" w:space="0" w:color="auto"/>
                <w:left w:val="none" w:sz="0" w:space="0" w:color="auto"/>
                <w:bottom w:val="none" w:sz="0" w:space="0" w:color="auto"/>
                <w:right w:val="none" w:sz="0" w:space="0" w:color="auto"/>
              </w:divBdr>
            </w:div>
            <w:div w:id="1401758240">
              <w:marLeft w:val="0"/>
              <w:marRight w:val="0"/>
              <w:marTop w:val="0"/>
              <w:marBottom w:val="0"/>
              <w:divBdr>
                <w:top w:val="none" w:sz="0" w:space="0" w:color="auto"/>
                <w:left w:val="none" w:sz="0" w:space="0" w:color="auto"/>
                <w:bottom w:val="none" w:sz="0" w:space="0" w:color="auto"/>
                <w:right w:val="none" w:sz="0" w:space="0" w:color="auto"/>
              </w:divBdr>
            </w:div>
            <w:div w:id="1401899591">
              <w:marLeft w:val="0"/>
              <w:marRight w:val="0"/>
              <w:marTop w:val="0"/>
              <w:marBottom w:val="0"/>
              <w:divBdr>
                <w:top w:val="none" w:sz="0" w:space="0" w:color="auto"/>
                <w:left w:val="none" w:sz="0" w:space="0" w:color="auto"/>
                <w:bottom w:val="none" w:sz="0" w:space="0" w:color="auto"/>
                <w:right w:val="none" w:sz="0" w:space="0" w:color="auto"/>
              </w:divBdr>
            </w:div>
            <w:div w:id="1402365799">
              <w:marLeft w:val="0"/>
              <w:marRight w:val="0"/>
              <w:marTop w:val="0"/>
              <w:marBottom w:val="0"/>
              <w:divBdr>
                <w:top w:val="none" w:sz="0" w:space="0" w:color="auto"/>
                <w:left w:val="none" w:sz="0" w:space="0" w:color="auto"/>
                <w:bottom w:val="none" w:sz="0" w:space="0" w:color="auto"/>
                <w:right w:val="none" w:sz="0" w:space="0" w:color="auto"/>
              </w:divBdr>
            </w:div>
            <w:div w:id="1402366369">
              <w:marLeft w:val="0"/>
              <w:marRight w:val="0"/>
              <w:marTop w:val="0"/>
              <w:marBottom w:val="0"/>
              <w:divBdr>
                <w:top w:val="none" w:sz="0" w:space="0" w:color="auto"/>
                <w:left w:val="none" w:sz="0" w:space="0" w:color="auto"/>
                <w:bottom w:val="none" w:sz="0" w:space="0" w:color="auto"/>
                <w:right w:val="none" w:sz="0" w:space="0" w:color="auto"/>
              </w:divBdr>
            </w:div>
            <w:div w:id="1404327501">
              <w:marLeft w:val="0"/>
              <w:marRight w:val="0"/>
              <w:marTop w:val="0"/>
              <w:marBottom w:val="0"/>
              <w:divBdr>
                <w:top w:val="none" w:sz="0" w:space="0" w:color="auto"/>
                <w:left w:val="none" w:sz="0" w:space="0" w:color="auto"/>
                <w:bottom w:val="none" w:sz="0" w:space="0" w:color="auto"/>
                <w:right w:val="none" w:sz="0" w:space="0" w:color="auto"/>
              </w:divBdr>
            </w:div>
            <w:div w:id="1406220953">
              <w:marLeft w:val="0"/>
              <w:marRight w:val="0"/>
              <w:marTop w:val="0"/>
              <w:marBottom w:val="0"/>
              <w:divBdr>
                <w:top w:val="none" w:sz="0" w:space="0" w:color="auto"/>
                <w:left w:val="none" w:sz="0" w:space="0" w:color="auto"/>
                <w:bottom w:val="none" w:sz="0" w:space="0" w:color="auto"/>
                <w:right w:val="none" w:sz="0" w:space="0" w:color="auto"/>
              </w:divBdr>
            </w:div>
            <w:div w:id="1406411823">
              <w:marLeft w:val="0"/>
              <w:marRight w:val="0"/>
              <w:marTop w:val="0"/>
              <w:marBottom w:val="0"/>
              <w:divBdr>
                <w:top w:val="none" w:sz="0" w:space="0" w:color="auto"/>
                <w:left w:val="none" w:sz="0" w:space="0" w:color="auto"/>
                <w:bottom w:val="none" w:sz="0" w:space="0" w:color="auto"/>
                <w:right w:val="none" w:sz="0" w:space="0" w:color="auto"/>
              </w:divBdr>
            </w:div>
            <w:div w:id="1406876828">
              <w:marLeft w:val="0"/>
              <w:marRight w:val="0"/>
              <w:marTop w:val="0"/>
              <w:marBottom w:val="0"/>
              <w:divBdr>
                <w:top w:val="none" w:sz="0" w:space="0" w:color="auto"/>
                <w:left w:val="none" w:sz="0" w:space="0" w:color="auto"/>
                <w:bottom w:val="none" w:sz="0" w:space="0" w:color="auto"/>
                <w:right w:val="none" w:sz="0" w:space="0" w:color="auto"/>
              </w:divBdr>
            </w:div>
            <w:div w:id="1407804230">
              <w:marLeft w:val="0"/>
              <w:marRight w:val="0"/>
              <w:marTop w:val="0"/>
              <w:marBottom w:val="0"/>
              <w:divBdr>
                <w:top w:val="none" w:sz="0" w:space="0" w:color="auto"/>
                <w:left w:val="none" w:sz="0" w:space="0" w:color="auto"/>
                <w:bottom w:val="none" w:sz="0" w:space="0" w:color="auto"/>
                <w:right w:val="none" w:sz="0" w:space="0" w:color="auto"/>
              </w:divBdr>
            </w:div>
            <w:div w:id="1408960999">
              <w:marLeft w:val="0"/>
              <w:marRight w:val="0"/>
              <w:marTop w:val="0"/>
              <w:marBottom w:val="0"/>
              <w:divBdr>
                <w:top w:val="none" w:sz="0" w:space="0" w:color="auto"/>
                <w:left w:val="none" w:sz="0" w:space="0" w:color="auto"/>
                <w:bottom w:val="none" w:sz="0" w:space="0" w:color="auto"/>
                <w:right w:val="none" w:sz="0" w:space="0" w:color="auto"/>
              </w:divBdr>
            </w:div>
            <w:div w:id="1410074187">
              <w:marLeft w:val="0"/>
              <w:marRight w:val="0"/>
              <w:marTop w:val="0"/>
              <w:marBottom w:val="0"/>
              <w:divBdr>
                <w:top w:val="none" w:sz="0" w:space="0" w:color="auto"/>
                <w:left w:val="none" w:sz="0" w:space="0" w:color="auto"/>
                <w:bottom w:val="none" w:sz="0" w:space="0" w:color="auto"/>
                <w:right w:val="none" w:sz="0" w:space="0" w:color="auto"/>
              </w:divBdr>
            </w:div>
            <w:div w:id="1410421336">
              <w:marLeft w:val="0"/>
              <w:marRight w:val="0"/>
              <w:marTop w:val="0"/>
              <w:marBottom w:val="0"/>
              <w:divBdr>
                <w:top w:val="none" w:sz="0" w:space="0" w:color="auto"/>
                <w:left w:val="none" w:sz="0" w:space="0" w:color="auto"/>
                <w:bottom w:val="none" w:sz="0" w:space="0" w:color="auto"/>
                <w:right w:val="none" w:sz="0" w:space="0" w:color="auto"/>
              </w:divBdr>
            </w:div>
            <w:div w:id="1411776991">
              <w:marLeft w:val="0"/>
              <w:marRight w:val="0"/>
              <w:marTop w:val="0"/>
              <w:marBottom w:val="0"/>
              <w:divBdr>
                <w:top w:val="none" w:sz="0" w:space="0" w:color="auto"/>
                <w:left w:val="none" w:sz="0" w:space="0" w:color="auto"/>
                <w:bottom w:val="none" w:sz="0" w:space="0" w:color="auto"/>
                <w:right w:val="none" w:sz="0" w:space="0" w:color="auto"/>
              </w:divBdr>
            </w:div>
            <w:div w:id="1411853126">
              <w:marLeft w:val="0"/>
              <w:marRight w:val="0"/>
              <w:marTop w:val="0"/>
              <w:marBottom w:val="0"/>
              <w:divBdr>
                <w:top w:val="none" w:sz="0" w:space="0" w:color="auto"/>
                <w:left w:val="none" w:sz="0" w:space="0" w:color="auto"/>
                <w:bottom w:val="none" w:sz="0" w:space="0" w:color="auto"/>
                <w:right w:val="none" w:sz="0" w:space="0" w:color="auto"/>
              </w:divBdr>
            </w:div>
            <w:div w:id="1414086654">
              <w:marLeft w:val="0"/>
              <w:marRight w:val="0"/>
              <w:marTop w:val="0"/>
              <w:marBottom w:val="0"/>
              <w:divBdr>
                <w:top w:val="none" w:sz="0" w:space="0" w:color="auto"/>
                <w:left w:val="none" w:sz="0" w:space="0" w:color="auto"/>
                <w:bottom w:val="none" w:sz="0" w:space="0" w:color="auto"/>
                <w:right w:val="none" w:sz="0" w:space="0" w:color="auto"/>
              </w:divBdr>
            </w:div>
            <w:div w:id="1414740377">
              <w:marLeft w:val="0"/>
              <w:marRight w:val="0"/>
              <w:marTop w:val="0"/>
              <w:marBottom w:val="0"/>
              <w:divBdr>
                <w:top w:val="none" w:sz="0" w:space="0" w:color="auto"/>
                <w:left w:val="none" w:sz="0" w:space="0" w:color="auto"/>
                <w:bottom w:val="none" w:sz="0" w:space="0" w:color="auto"/>
                <w:right w:val="none" w:sz="0" w:space="0" w:color="auto"/>
              </w:divBdr>
            </w:div>
            <w:div w:id="1415319308">
              <w:marLeft w:val="0"/>
              <w:marRight w:val="0"/>
              <w:marTop w:val="0"/>
              <w:marBottom w:val="0"/>
              <w:divBdr>
                <w:top w:val="none" w:sz="0" w:space="0" w:color="auto"/>
                <w:left w:val="none" w:sz="0" w:space="0" w:color="auto"/>
                <w:bottom w:val="none" w:sz="0" w:space="0" w:color="auto"/>
                <w:right w:val="none" w:sz="0" w:space="0" w:color="auto"/>
              </w:divBdr>
            </w:div>
            <w:div w:id="1416054810">
              <w:marLeft w:val="0"/>
              <w:marRight w:val="0"/>
              <w:marTop w:val="0"/>
              <w:marBottom w:val="0"/>
              <w:divBdr>
                <w:top w:val="none" w:sz="0" w:space="0" w:color="auto"/>
                <w:left w:val="none" w:sz="0" w:space="0" w:color="auto"/>
                <w:bottom w:val="none" w:sz="0" w:space="0" w:color="auto"/>
                <w:right w:val="none" w:sz="0" w:space="0" w:color="auto"/>
              </w:divBdr>
            </w:div>
            <w:div w:id="1416824834">
              <w:marLeft w:val="0"/>
              <w:marRight w:val="0"/>
              <w:marTop w:val="0"/>
              <w:marBottom w:val="0"/>
              <w:divBdr>
                <w:top w:val="none" w:sz="0" w:space="0" w:color="auto"/>
                <w:left w:val="none" w:sz="0" w:space="0" w:color="auto"/>
                <w:bottom w:val="none" w:sz="0" w:space="0" w:color="auto"/>
                <w:right w:val="none" w:sz="0" w:space="0" w:color="auto"/>
              </w:divBdr>
            </w:div>
            <w:div w:id="1419520324">
              <w:marLeft w:val="0"/>
              <w:marRight w:val="0"/>
              <w:marTop w:val="0"/>
              <w:marBottom w:val="0"/>
              <w:divBdr>
                <w:top w:val="none" w:sz="0" w:space="0" w:color="auto"/>
                <w:left w:val="none" w:sz="0" w:space="0" w:color="auto"/>
                <w:bottom w:val="none" w:sz="0" w:space="0" w:color="auto"/>
                <w:right w:val="none" w:sz="0" w:space="0" w:color="auto"/>
              </w:divBdr>
            </w:div>
            <w:div w:id="1421372336">
              <w:marLeft w:val="0"/>
              <w:marRight w:val="0"/>
              <w:marTop w:val="0"/>
              <w:marBottom w:val="0"/>
              <w:divBdr>
                <w:top w:val="none" w:sz="0" w:space="0" w:color="auto"/>
                <w:left w:val="none" w:sz="0" w:space="0" w:color="auto"/>
                <w:bottom w:val="none" w:sz="0" w:space="0" w:color="auto"/>
                <w:right w:val="none" w:sz="0" w:space="0" w:color="auto"/>
              </w:divBdr>
            </w:div>
            <w:div w:id="1423793478">
              <w:marLeft w:val="0"/>
              <w:marRight w:val="0"/>
              <w:marTop w:val="0"/>
              <w:marBottom w:val="0"/>
              <w:divBdr>
                <w:top w:val="none" w:sz="0" w:space="0" w:color="auto"/>
                <w:left w:val="none" w:sz="0" w:space="0" w:color="auto"/>
                <w:bottom w:val="none" w:sz="0" w:space="0" w:color="auto"/>
                <w:right w:val="none" w:sz="0" w:space="0" w:color="auto"/>
              </w:divBdr>
            </w:div>
            <w:div w:id="1425109679">
              <w:marLeft w:val="0"/>
              <w:marRight w:val="0"/>
              <w:marTop w:val="0"/>
              <w:marBottom w:val="0"/>
              <w:divBdr>
                <w:top w:val="none" w:sz="0" w:space="0" w:color="auto"/>
                <w:left w:val="none" w:sz="0" w:space="0" w:color="auto"/>
                <w:bottom w:val="none" w:sz="0" w:space="0" w:color="auto"/>
                <w:right w:val="none" w:sz="0" w:space="0" w:color="auto"/>
              </w:divBdr>
            </w:div>
            <w:div w:id="1426344511">
              <w:marLeft w:val="0"/>
              <w:marRight w:val="0"/>
              <w:marTop w:val="0"/>
              <w:marBottom w:val="0"/>
              <w:divBdr>
                <w:top w:val="none" w:sz="0" w:space="0" w:color="auto"/>
                <w:left w:val="none" w:sz="0" w:space="0" w:color="auto"/>
                <w:bottom w:val="none" w:sz="0" w:space="0" w:color="auto"/>
                <w:right w:val="none" w:sz="0" w:space="0" w:color="auto"/>
              </w:divBdr>
            </w:div>
            <w:div w:id="1426418140">
              <w:marLeft w:val="0"/>
              <w:marRight w:val="0"/>
              <w:marTop w:val="0"/>
              <w:marBottom w:val="0"/>
              <w:divBdr>
                <w:top w:val="none" w:sz="0" w:space="0" w:color="auto"/>
                <w:left w:val="none" w:sz="0" w:space="0" w:color="auto"/>
                <w:bottom w:val="none" w:sz="0" w:space="0" w:color="auto"/>
                <w:right w:val="none" w:sz="0" w:space="0" w:color="auto"/>
              </w:divBdr>
            </w:div>
            <w:div w:id="1427506118">
              <w:marLeft w:val="0"/>
              <w:marRight w:val="0"/>
              <w:marTop w:val="0"/>
              <w:marBottom w:val="0"/>
              <w:divBdr>
                <w:top w:val="none" w:sz="0" w:space="0" w:color="auto"/>
                <w:left w:val="none" w:sz="0" w:space="0" w:color="auto"/>
                <w:bottom w:val="none" w:sz="0" w:space="0" w:color="auto"/>
                <w:right w:val="none" w:sz="0" w:space="0" w:color="auto"/>
              </w:divBdr>
            </w:div>
            <w:div w:id="1428425714">
              <w:marLeft w:val="0"/>
              <w:marRight w:val="0"/>
              <w:marTop w:val="0"/>
              <w:marBottom w:val="0"/>
              <w:divBdr>
                <w:top w:val="none" w:sz="0" w:space="0" w:color="auto"/>
                <w:left w:val="none" w:sz="0" w:space="0" w:color="auto"/>
                <w:bottom w:val="none" w:sz="0" w:space="0" w:color="auto"/>
                <w:right w:val="none" w:sz="0" w:space="0" w:color="auto"/>
              </w:divBdr>
            </w:div>
            <w:div w:id="1434281530">
              <w:marLeft w:val="0"/>
              <w:marRight w:val="0"/>
              <w:marTop w:val="0"/>
              <w:marBottom w:val="0"/>
              <w:divBdr>
                <w:top w:val="none" w:sz="0" w:space="0" w:color="auto"/>
                <w:left w:val="none" w:sz="0" w:space="0" w:color="auto"/>
                <w:bottom w:val="none" w:sz="0" w:space="0" w:color="auto"/>
                <w:right w:val="none" w:sz="0" w:space="0" w:color="auto"/>
              </w:divBdr>
            </w:div>
            <w:div w:id="1436050447">
              <w:marLeft w:val="0"/>
              <w:marRight w:val="0"/>
              <w:marTop w:val="0"/>
              <w:marBottom w:val="0"/>
              <w:divBdr>
                <w:top w:val="none" w:sz="0" w:space="0" w:color="auto"/>
                <w:left w:val="none" w:sz="0" w:space="0" w:color="auto"/>
                <w:bottom w:val="none" w:sz="0" w:space="0" w:color="auto"/>
                <w:right w:val="none" w:sz="0" w:space="0" w:color="auto"/>
              </w:divBdr>
            </w:div>
            <w:div w:id="1436319574">
              <w:marLeft w:val="0"/>
              <w:marRight w:val="0"/>
              <w:marTop w:val="0"/>
              <w:marBottom w:val="0"/>
              <w:divBdr>
                <w:top w:val="none" w:sz="0" w:space="0" w:color="auto"/>
                <w:left w:val="none" w:sz="0" w:space="0" w:color="auto"/>
                <w:bottom w:val="none" w:sz="0" w:space="0" w:color="auto"/>
                <w:right w:val="none" w:sz="0" w:space="0" w:color="auto"/>
              </w:divBdr>
            </w:div>
            <w:div w:id="1437560395">
              <w:marLeft w:val="0"/>
              <w:marRight w:val="0"/>
              <w:marTop w:val="0"/>
              <w:marBottom w:val="0"/>
              <w:divBdr>
                <w:top w:val="none" w:sz="0" w:space="0" w:color="auto"/>
                <w:left w:val="none" w:sz="0" w:space="0" w:color="auto"/>
                <w:bottom w:val="none" w:sz="0" w:space="0" w:color="auto"/>
                <w:right w:val="none" w:sz="0" w:space="0" w:color="auto"/>
              </w:divBdr>
            </w:div>
            <w:div w:id="1437674063">
              <w:marLeft w:val="0"/>
              <w:marRight w:val="0"/>
              <w:marTop w:val="0"/>
              <w:marBottom w:val="0"/>
              <w:divBdr>
                <w:top w:val="none" w:sz="0" w:space="0" w:color="auto"/>
                <w:left w:val="none" w:sz="0" w:space="0" w:color="auto"/>
                <w:bottom w:val="none" w:sz="0" w:space="0" w:color="auto"/>
                <w:right w:val="none" w:sz="0" w:space="0" w:color="auto"/>
              </w:divBdr>
            </w:div>
            <w:div w:id="1439565799">
              <w:marLeft w:val="0"/>
              <w:marRight w:val="0"/>
              <w:marTop w:val="0"/>
              <w:marBottom w:val="0"/>
              <w:divBdr>
                <w:top w:val="none" w:sz="0" w:space="0" w:color="auto"/>
                <w:left w:val="none" w:sz="0" w:space="0" w:color="auto"/>
                <w:bottom w:val="none" w:sz="0" w:space="0" w:color="auto"/>
                <w:right w:val="none" w:sz="0" w:space="0" w:color="auto"/>
              </w:divBdr>
            </w:div>
            <w:div w:id="1443841764">
              <w:marLeft w:val="0"/>
              <w:marRight w:val="0"/>
              <w:marTop w:val="0"/>
              <w:marBottom w:val="0"/>
              <w:divBdr>
                <w:top w:val="none" w:sz="0" w:space="0" w:color="auto"/>
                <w:left w:val="none" w:sz="0" w:space="0" w:color="auto"/>
                <w:bottom w:val="none" w:sz="0" w:space="0" w:color="auto"/>
                <w:right w:val="none" w:sz="0" w:space="0" w:color="auto"/>
              </w:divBdr>
            </w:div>
            <w:div w:id="1445223199">
              <w:marLeft w:val="0"/>
              <w:marRight w:val="0"/>
              <w:marTop w:val="0"/>
              <w:marBottom w:val="0"/>
              <w:divBdr>
                <w:top w:val="none" w:sz="0" w:space="0" w:color="auto"/>
                <w:left w:val="none" w:sz="0" w:space="0" w:color="auto"/>
                <w:bottom w:val="none" w:sz="0" w:space="0" w:color="auto"/>
                <w:right w:val="none" w:sz="0" w:space="0" w:color="auto"/>
              </w:divBdr>
            </w:div>
            <w:div w:id="1445466512">
              <w:marLeft w:val="0"/>
              <w:marRight w:val="0"/>
              <w:marTop w:val="0"/>
              <w:marBottom w:val="0"/>
              <w:divBdr>
                <w:top w:val="none" w:sz="0" w:space="0" w:color="auto"/>
                <w:left w:val="none" w:sz="0" w:space="0" w:color="auto"/>
                <w:bottom w:val="none" w:sz="0" w:space="0" w:color="auto"/>
                <w:right w:val="none" w:sz="0" w:space="0" w:color="auto"/>
              </w:divBdr>
            </w:div>
            <w:div w:id="1448503274">
              <w:marLeft w:val="0"/>
              <w:marRight w:val="0"/>
              <w:marTop w:val="0"/>
              <w:marBottom w:val="0"/>
              <w:divBdr>
                <w:top w:val="none" w:sz="0" w:space="0" w:color="auto"/>
                <w:left w:val="none" w:sz="0" w:space="0" w:color="auto"/>
                <w:bottom w:val="none" w:sz="0" w:space="0" w:color="auto"/>
                <w:right w:val="none" w:sz="0" w:space="0" w:color="auto"/>
              </w:divBdr>
            </w:div>
            <w:div w:id="1451051641">
              <w:marLeft w:val="0"/>
              <w:marRight w:val="0"/>
              <w:marTop w:val="0"/>
              <w:marBottom w:val="0"/>
              <w:divBdr>
                <w:top w:val="none" w:sz="0" w:space="0" w:color="auto"/>
                <w:left w:val="none" w:sz="0" w:space="0" w:color="auto"/>
                <w:bottom w:val="none" w:sz="0" w:space="0" w:color="auto"/>
                <w:right w:val="none" w:sz="0" w:space="0" w:color="auto"/>
              </w:divBdr>
            </w:div>
            <w:div w:id="1451779951">
              <w:marLeft w:val="0"/>
              <w:marRight w:val="0"/>
              <w:marTop w:val="0"/>
              <w:marBottom w:val="0"/>
              <w:divBdr>
                <w:top w:val="none" w:sz="0" w:space="0" w:color="auto"/>
                <w:left w:val="none" w:sz="0" w:space="0" w:color="auto"/>
                <w:bottom w:val="none" w:sz="0" w:space="0" w:color="auto"/>
                <w:right w:val="none" w:sz="0" w:space="0" w:color="auto"/>
              </w:divBdr>
            </w:div>
            <w:div w:id="1452167416">
              <w:marLeft w:val="0"/>
              <w:marRight w:val="0"/>
              <w:marTop w:val="0"/>
              <w:marBottom w:val="0"/>
              <w:divBdr>
                <w:top w:val="none" w:sz="0" w:space="0" w:color="auto"/>
                <w:left w:val="none" w:sz="0" w:space="0" w:color="auto"/>
                <w:bottom w:val="none" w:sz="0" w:space="0" w:color="auto"/>
                <w:right w:val="none" w:sz="0" w:space="0" w:color="auto"/>
              </w:divBdr>
            </w:div>
            <w:div w:id="1452702312">
              <w:marLeft w:val="0"/>
              <w:marRight w:val="0"/>
              <w:marTop w:val="0"/>
              <w:marBottom w:val="0"/>
              <w:divBdr>
                <w:top w:val="none" w:sz="0" w:space="0" w:color="auto"/>
                <w:left w:val="none" w:sz="0" w:space="0" w:color="auto"/>
                <w:bottom w:val="none" w:sz="0" w:space="0" w:color="auto"/>
                <w:right w:val="none" w:sz="0" w:space="0" w:color="auto"/>
              </w:divBdr>
            </w:div>
            <w:div w:id="1453327365">
              <w:marLeft w:val="0"/>
              <w:marRight w:val="0"/>
              <w:marTop w:val="0"/>
              <w:marBottom w:val="0"/>
              <w:divBdr>
                <w:top w:val="none" w:sz="0" w:space="0" w:color="auto"/>
                <w:left w:val="none" w:sz="0" w:space="0" w:color="auto"/>
                <w:bottom w:val="none" w:sz="0" w:space="0" w:color="auto"/>
                <w:right w:val="none" w:sz="0" w:space="0" w:color="auto"/>
              </w:divBdr>
            </w:div>
            <w:div w:id="1453401009">
              <w:marLeft w:val="0"/>
              <w:marRight w:val="0"/>
              <w:marTop w:val="0"/>
              <w:marBottom w:val="0"/>
              <w:divBdr>
                <w:top w:val="none" w:sz="0" w:space="0" w:color="auto"/>
                <w:left w:val="none" w:sz="0" w:space="0" w:color="auto"/>
                <w:bottom w:val="none" w:sz="0" w:space="0" w:color="auto"/>
                <w:right w:val="none" w:sz="0" w:space="0" w:color="auto"/>
              </w:divBdr>
            </w:div>
            <w:div w:id="1454205917">
              <w:marLeft w:val="0"/>
              <w:marRight w:val="0"/>
              <w:marTop w:val="0"/>
              <w:marBottom w:val="0"/>
              <w:divBdr>
                <w:top w:val="none" w:sz="0" w:space="0" w:color="auto"/>
                <w:left w:val="none" w:sz="0" w:space="0" w:color="auto"/>
                <w:bottom w:val="none" w:sz="0" w:space="0" w:color="auto"/>
                <w:right w:val="none" w:sz="0" w:space="0" w:color="auto"/>
              </w:divBdr>
            </w:div>
            <w:div w:id="1456095392">
              <w:marLeft w:val="0"/>
              <w:marRight w:val="0"/>
              <w:marTop w:val="0"/>
              <w:marBottom w:val="0"/>
              <w:divBdr>
                <w:top w:val="none" w:sz="0" w:space="0" w:color="auto"/>
                <w:left w:val="none" w:sz="0" w:space="0" w:color="auto"/>
                <w:bottom w:val="none" w:sz="0" w:space="0" w:color="auto"/>
                <w:right w:val="none" w:sz="0" w:space="0" w:color="auto"/>
              </w:divBdr>
            </w:div>
            <w:div w:id="1456175371">
              <w:marLeft w:val="0"/>
              <w:marRight w:val="0"/>
              <w:marTop w:val="0"/>
              <w:marBottom w:val="0"/>
              <w:divBdr>
                <w:top w:val="none" w:sz="0" w:space="0" w:color="auto"/>
                <w:left w:val="none" w:sz="0" w:space="0" w:color="auto"/>
                <w:bottom w:val="none" w:sz="0" w:space="0" w:color="auto"/>
                <w:right w:val="none" w:sz="0" w:space="0" w:color="auto"/>
              </w:divBdr>
            </w:div>
            <w:div w:id="1458527043">
              <w:marLeft w:val="0"/>
              <w:marRight w:val="0"/>
              <w:marTop w:val="0"/>
              <w:marBottom w:val="0"/>
              <w:divBdr>
                <w:top w:val="none" w:sz="0" w:space="0" w:color="auto"/>
                <w:left w:val="none" w:sz="0" w:space="0" w:color="auto"/>
                <w:bottom w:val="none" w:sz="0" w:space="0" w:color="auto"/>
                <w:right w:val="none" w:sz="0" w:space="0" w:color="auto"/>
              </w:divBdr>
            </w:div>
            <w:div w:id="1460496032">
              <w:marLeft w:val="0"/>
              <w:marRight w:val="0"/>
              <w:marTop w:val="0"/>
              <w:marBottom w:val="0"/>
              <w:divBdr>
                <w:top w:val="none" w:sz="0" w:space="0" w:color="auto"/>
                <w:left w:val="none" w:sz="0" w:space="0" w:color="auto"/>
                <w:bottom w:val="none" w:sz="0" w:space="0" w:color="auto"/>
                <w:right w:val="none" w:sz="0" w:space="0" w:color="auto"/>
              </w:divBdr>
            </w:div>
            <w:div w:id="1464233495">
              <w:marLeft w:val="0"/>
              <w:marRight w:val="0"/>
              <w:marTop w:val="0"/>
              <w:marBottom w:val="0"/>
              <w:divBdr>
                <w:top w:val="none" w:sz="0" w:space="0" w:color="auto"/>
                <w:left w:val="none" w:sz="0" w:space="0" w:color="auto"/>
                <w:bottom w:val="none" w:sz="0" w:space="0" w:color="auto"/>
                <w:right w:val="none" w:sz="0" w:space="0" w:color="auto"/>
              </w:divBdr>
            </w:div>
            <w:div w:id="1464344804">
              <w:marLeft w:val="0"/>
              <w:marRight w:val="0"/>
              <w:marTop w:val="0"/>
              <w:marBottom w:val="0"/>
              <w:divBdr>
                <w:top w:val="none" w:sz="0" w:space="0" w:color="auto"/>
                <w:left w:val="none" w:sz="0" w:space="0" w:color="auto"/>
                <w:bottom w:val="none" w:sz="0" w:space="0" w:color="auto"/>
                <w:right w:val="none" w:sz="0" w:space="0" w:color="auto"/>
              </w:divBdr>
            </w:div>
            <w:div w:id="1464420525">
              <w:marLeft w:val="0"/>
              <w:marRight w:val="0"/>
              <w:marTop w:val="0"/>
              <w:marBottom w:val="0"/>
              <w:divBdr>
                <w:top w:val="none" w:sz="0" w:space="0" w:color="auto"/>
                <w:left w:val="none" w:sz="0" w:space="0" w:color="auto"/>
                <w:bottom w:val="none" w:sz="0" w:space="0" w:color="auto"/>
                <w:right w:val="none" w:sz="0" w:space="0" w:color="auto"/>
              </w:divBdr>
            </w:div>
            <w:div w:id="1466972959">
              <w:marLeft w:val="0"/>
              <w:marRight w:val="0"/>
              <w:marTop w:val="0"/>
              <w:marBottom w:val="0"/>
              <w:divBdr>
                <w:top w:val="none" w:sz="0" w:space="0" w:color="auto"/>
                <w:left w:val="none" w:sz="0" w:space="0" w:color="auto"/>
                <w:bottom w:val="none" w:sz="0" w:space="0" w:color="auto"/>
                <w:right w:val="none" w:sz="0" w:space="0" w:color="auto"/>
              </w:divBdr>
            </w:div>
            <w:div w:id="1467164689">
              <w:marLeft w:val="0"/>
              <w:marRight w:val="0"/>
              <w:marTop w:val="0"/>
              <w:marBottom w:val="0"/>
              <w:divBdr>
                <w:top w:val="none" w:sz="0" w:space="0" w:color="auto"/>
                <w:left w:val="none" w:sz="0" w:space="0" w:color="auto"/>
                <w:bottom w:val="none" w:sz="0" w:space="0" w:color="auto"/>
                <w:right w:val="none" w:sz="0" w:space="0" w:color="auto"/>
              </w:divBdr>
            </w:div>
            <w:div w:id="1468354851">
              <w:marLeft w:val="0"/>
              <w:marRight w:val="0"/>
              <w:marTop w:val="0"/>
              <w:marBottom w:val="0"/>
              <w:divBdr>
                <w:top w:val="none" w:sz="0" w:space="0" w:color="auto"/>
                <w:left w:val="none" w:sz="0" w:space="0" w:color="auto"/>
                <w:bottom w:val="none" w:sz="0" w:space="0" w:color="auto"/>
                <w:right w:val="none" w:sz="0" w:space="0" w:color="auto"/>
              </w:divBdr>
            </w:div>
            <w:div w:id="1470511729">
              <w:marLeft w:val="0"/>
              <w:marRight w:val="0"/>
              <w:marTop w:val="0"/>
              <w:marBottom w:val="0"/>
              <w:divBdr>
                <w:top w:val="none" w:sz="0" w:space="0" w:color="auto"/>
                <w:left w:val="none" w:sz="0" w:space="0" w:color="auto"/>
                <w:bottom w:val="none" w:sz="0" w:space="0" w:color="auto"/>
                <w:right w:val="none" w:sz="0" w:space="0" w:color="auto"/>
              </w:divBdr>
            </w:div>
            <w:div w:id="1470854614">
              <w:marLeft w:val="0"/>
              <w:marRight w:val="0"/>
              <w:marTop w:val="0"/>
              <w:marBottom w:val="0"/>
              <w:divBdr>
                <w:top w:val="none" w:sz="0" w:space="0" w:color="auto"/>
                <w:left w:val="none" w:sz="0" w:space="0" w:color="auto"/>
                <w:bottom w:val="none" w:sz="0" w:space="0" w:color="auto"/>
                <w:right w:val="none" w:sz="0" w:space="0" w:color="auto"/>
              </w:divBdr>
            </w:div>
            <w:div w:id="1471898933">
              <w:marLeft w:val="0"/>
              <w:marRight w:val="0"/>
              <w:marTop w:val="0"/>
              <w:marBottom w:val="0"/>
              <w:divBdr>
                <w:top w:val="none" w:sz="0" w:space="0" w:color="auto"/>
                <w:left w:val="none" w:sz="0" w:space="0" w:color="auto"/>
                <w:bottom w:val="none" w:sz="0" w:space="0" w:color="auto"/>
                <w:right w:val="none" w:sz="0" w:space="0" w:color="auto"/>
              </w:divBdr>
            </w:div>
            <w:div w:id="1472362679">
              <w:marLeft w:val="0"/>
              <w:marRight w:val="0"/>
              <w:marTop w:val="0"/>
              <w:marBottom w:val="0"/>
              <w:divBdr>
                <w:top w:val="none" w:sz="0" w:space="0" w:color="auto"/>
                <w:left w:val="none" w:sz="0" w:space="0" w:color="auto"/>
                <w:bottom w:val="none" w:sz="0" w:space="0" w:color="auto"/>
                <w:right w:val="none" w:sz="0" w:space="0" w:color="auto"/>
              </w:divBdr>
            </w:div>
            <w:div w:id="1474911325">
              <w:marLeft w:val="0"/>
              <w:marRight w:val="0"/>
              <w:marTop w:val="0"/>
              <w:marBottom w:val="0"/>
              <w:divBdr>
                <w:top w:val="none" w:sz="0" w:space="0" w:color="auto"/>
                <w:left w:val="none" w:sz="0" w:space="0" w:color="auto"/>
                <w:bottom w:val="none" w:sz="0" w:space="0" w:color="auto"/>
                <w:right w:val="none" w:sz="0" w:space="0" w:color="auto"/>
              </w:divBdr>
            </w:div>
            <w:div w:id="1475640055">
              <w:marLeft w:val="0"/>
              <w:marRight w:val="0"/>
              <w:marTop w:val="0"/>
              <w:marBottom w:val="0"/>
              <w:divBdr>
                <w:top w:val="none" w:sz="0" w:space="0" w:color="auto"/>
                <w:left w:val="none" w:sz="0" w:space="0" w:color="auto"/>
                <w:bottom w:val="none" w:sz="0" w:space="0" w:color="auto"/>
                <w:right w:val="none" w:sz="0" w:space="0" w:color="auto"/>
              </w:divBdr>
            </w:div>
            <w:div w:id="1476877628">
              <w:marLeft w:val="0"/>
              <w:marRight w:val="0"/>
              <w:marTop w:val="0"/>
              <w:marBottom w:val="0"/>
              <w:divBdr>
                <w:top w:val="none" w:sz="0" w:space="0" w:color="auto"/>
                <w:left w:val="none" w:sz="0" w:space="0" w:color="auto"/>
                <w:bottom w:val="none" w:sz="0" w:space="0" w:color="auto"/>
                <w:right w:val="none" w:sz="0" w:space="0" w:color="auto"/>
              </w:divBdr>
            </w:div>
            <w:div w:id="1476950193">
              <w:marLeft w:val="0"/>
              <w:marRight w:val="0"/>
              <w:marTop w:val="0"/>
              <w:marBottom w:val="0"/>
              <w:divBdr>
                <w:top w:val="none" w:sz="0" w:space="0" w:color="auto"/>
                <w:left w:val="none" w:sz="0" w:space="0" w:color="auto"/>
                <w:bottom w:val="none" w:sz="0" w:space="0" w:color="auto"/>
                <w:right w:val="none" w:sz="0" w:space="0" w:color="auto"/>
              </w:divBdr>
            </w:div>
            <w:div w:id="1477070763">
              <w:marLeft w:val="0"/>
              <w:marRight w:val="0"/>
              <w:marTop w:val="0"/>
              <w:marBottom w:val="0"/>
              <w:divBdr>
                <w:top w:val="none" w:sz="0" w:space="0" w:color="auto"/>
                <w:left w:val="none" w:sz="0" w:space="0" w:color="auto"/>
                <w:bottom w:val="none" w:sz="0" w:space="0" w:color="auto"/>
                <w:right w:val="none" w:sz="0" w:space="0" w:color="auto"/>
              </w:divBdr>
            </w:div>
            <w:div w:id="1479178848">
              <w:marLeft w:val="0"/>
              <w:marRight w:val="0"/>
              <w:marTop w:val="0"/>
              <w:marBottom w:val="0"/>
              <w:divBdr>
                <w:top w:val="none" w:sz="0" w:space="0" w:color="auto"/>
                <w:left w:val="none" w:sz="0" w:space="0" w:color="auto"/>
                <w:bottom w:val="none" w:sz="0" w:space="0" w:color="auto"/>
                <w:right w:val="none" w:sz="0" w:space="0" w:color="auto"/>
              </w:divBdr>
            </w:div>
            <w:div w:id="1479884296">
              <w:marLeft w:val="0"/>
              <w:marRight w:val="0"/>
              <w:marTop w:val="0"/>
              <w:marBottom w:val="0"/>
              <w:divBdr>
                <w:top w:val="none" w:sz="0" w:space="0" w:color="auto"/>
                <w:left w:val="none" w:sz="0" w:space="0" w:color="auto"/>
                <w:bottom w:val="none" w:sz="0" w:space="0" w:color="auto"/>
                <w:right w:val="none" w:sz="0" w:space="0" w:color="auto"/>
              </w:divBdr>
            </w:div>
            <w:div w:id="1479955707">
              <w:marLeft w:val="0"/>
              <w:marRight w:val="0"/>
              <w:marTop w:val="0"/>
              <w:marBottom w:val="0"/>
              <w:divBdr>
                <w:top w:val="none" w:sz="0" w:space="0" w:color="auto"/>
                <w:left w:val="none" w:sz="0" w:space="0" w:color="auto"/>
                <w:bottom w:val="none" w:sz="0" w:space="0" w:color="auto"/>
                <w:right w:val="none" w:sz="0" w:space="0" w:color="auto"/>
              </w:divBdr>
            </w:div>
            <w:div w:id="1480263636">
              <w:marLeft w:val="0"/>
              <w:marRight w:val="0"/>
              <w:marTop w:val="0"/>
              <w:marBottom w:val="0"/>
              <w:divBdr>
                <w:top w:val="none" w:sz="0" w:space="0" w:color="auto"/>
                <w:left w:val="none" w:sz="0" w:space="0" w:color="auto"/>
                <w:bottom w:val="none" w:sz="0" w:space="0" w:color="auto"/>
                <w:right w:val="none" w:sz="0" w:space="0" w:color="auto"/>
              </w:divBdr>
            </w:div>
            <w:div w:id="1481337580">
              <w:marLeft w:val="0"/>
              <w:marRight w:val="0"/>
              <w:marTop w:val="0"/>
              <w:marBottom w:val="0"/>
              <w:divBdr>
                <w:top w:val="none" w:sz="0" w:space="0" w:color="auto"/>
                <w:left w:val="none" w:sz="0" w:space="0" w:color="auto"/>
                <w:bottom w:val="none" w:sz="0" w:space="0" w:color="auto"/>
                <w:right w:val="none" w:sz="0" w:space="0" w:color="auto"/>
              </w:divBdr>
            </w:div>
            <w:div w:id="1481725010">
              <w:marLeft w:val="0"/>
              <w:marRight w:val="0"/>
              <w:marTop w:val="0"/>
              <w:marBottom w:val="0"/>
              <w:divBdr>
                <w:top w:val="none" w:sz="0" w:space="0" w:color="auto"/>
                <w:left w:val="none" w:sz="0" w:space="0" w:color="auto"/>
                <w:bottom w:val="none" w:sz="0" w:space="0" w:color="auto"/>
                <w:right w:val="none" w:sz="0" w:space="0" w:color="auto"/>
              </w:divBdr>
            </w:div>
            <w:div w:id="1481772106">
              <w:marLeft w:val="0"/>
              <w:marRight w:val="0"/>
              <w:marTop w:val="0"/>
              <w:marBottom w:val="0"/>
              <w:divBdr>
                <w:top w:val="none" w:sz="0" w:space="0" w:color="auto"/>
                <w:left w:val="none" w:sz="0" w:space="0" w:color="auto"/>
                <w:bottom w:val="none" w:sz="0" w:space="0" w:color="auto"/>
                <w:right w:val="none" w:sz="0" w:space="0" w:color="auto"/>
              </w:divBdr>
            </w:div>
            <w:div w:id="1481995680">
              <w:marLeft w:val="0"/>
              <w:marRight w:val="0"/>
              <w:marTop w:val="0"/>
              <w:marBottom w:val="0"/>
              <w:divBdr>
                <w:top w:val="none" w:sz="0" w:space="0" w:color="auto"/>
                <w:left w:val="none" w:sz="0" w:space="0" w:color="auto"/>
                <w:bottom w:val="none" w:sz="0" w:space="0" w:color="auto"/>
                <w:right w:val="none" w:sz="0" w:space="0" w:color="auto"/>
              </w:divBdr>
            </w:div>
            <w:div w:id="1484010293">
              <w:marLeft w:val="0"/>
              <w:marRight w:val="0"/>
              <w:marTop w:val="0"/>
              <w:marBottom w:val="0"/>
              <w:divBdr>
                <w:top w:val="none" w:sz="0" w:space="0" w:color="auto"/>
                <w:left w:val="none" w:sz="0" w:space="0" w:color="auto"/>
                <w:bottom w:val="none" w:sz="0" w:space="0" w:color="auto"/>
                <w:right w:val="none" w:sz="0" w:space="0" w:color="auto"/>
              </w:divBdr>
            </w:div>
            <w:div w:id="1486706310">
              <w:marLeft w:val="0"/>
              <w:marRight w:val="0"/>
              <w:marTop w:val="0"/>
              <w:marBottom w:val="0"/>
              <w:divBdr>
                <w:top w:val="none" w:sz="0" w:space="0" w:color="auto"/>
                <w:left w:val="none" w:sz="0" w:space="0" w:color="auto"/>
                <w:bottom w:val="none" w:sz="0" w:space="0" w:color="auto"/>
                <w:right w:val="none" w:sz="0" w:space="0" w:color="auto"/>
              </w:divBdr>
            </w:div>
            <w:div w:id="1487168251">
              <w:marLeft w:val="0"/>
              <w:marRight w:val="0"/>
              <w:marTop w:val="0"/>
              <w:marBottom w:val="0"/>
              <w:divBdr>
                <w:top w:val="none" w:sz="0" w:space="0" w:color="auto"/>
                <w:left w:val="none" w:sz="0" w:space="0" w:color="auto"/>
                <w:bottom w:val="none" w:sz="0" w:space="0" w:color="auto"/>
                <w:right w:val="none" w:sz="0" w:space="0" w:color="auto"/>
              </w:divBdr>
            </w:div>
            <w:div w:id="1487746230">
              <w:marLeft w:val="0"/>
              <w:marRight w:val="0"/>
              <w:marTop w:val="0"/>
              <w:marBottom w:val="0"/>
              <w:divBdr>
                <w:top w:val="none" w:sz="0" w:space="0" w:color="auto"/>
                <w:left w:val="none" w:sz="0" w:space="0" w:color="auto"/>
                <w:bottom w:val="none" w:sz="0" w:space="0" w:color="auto"/>
                <w:right w:val="none" w:sz="0" w:space="0" w:color="auto"/>
              </w:divBdr>
            </w:div>
            <w:div w:id="1488084135">
              <w:marLeft w:val="0"/>
              <w:marRight w:val="0"/>
              <w:marTop w:val="0"/>
              <w:marBottom w:val="0"/>
              <w:divBdr>
                <w:top w:val="none" w:sz="0" w:space="0" w:color="auto"/>
                <w:left w:val="none" w:sz="0" w:space="0" w:color="auto"/>
                <w:bottom w:val="none" w:sz="0" w:space="0" w:color="auto"/>
                <w:right w:val="none" w:sz="0" w:space="0" w:color="auto"/>
              </w:divBdr>
            </w:div>
            <w:div w:id="1488203676">
              <w:marLeft w:val="0"/>
              <w:marRight w:val="0"/>
              <w:marTop w:val="0"/>
              <w:marBottom w:val="0"/>
              <w:divBdr>
                <w:top w:val="none" w:sz="0" w:space="0" w:color="auto"/>
                <w:left w:val="none" w:sz="0" w:space="0" w:color="auto"/>
                <w:bottom w:val="none" w:sz="0" w:space="0" w:color="auto"/>
                <w:right w:val="none" w:sz="0" w:space="0" w:color="auto"/>
              </w:divBdr>
            </w:div>
            <w:div w:id="1488477039">
              <w:marLeft w:val="0"/>
              <w:marRight w:val="0"/>
              <w:marTop w:val="0"/>
              <w:marBottom w:val="0"/>
              <w:divBdr>
                <w:top w:val="none" w:sz="0" w:space="0" w:color="auto"/>
                <w:left w:val="none" w:sz="0" w:space="0" w:color="auto"/>
                <w:bottom w:val="none" w:sz="0" w:space="0" w:color="auto"/>
                <w:right w:val="none" w:sz="0" w:space="0" w:color="auto"/>
              </w:divBdr>
            </w:div>
            <w:div w:id="1489325983">
              <w:marLeft w:val="0"/>
              <w:marRight w:val="0"/>
              <w:marTop w:val="0"/>
              <w:marBottom w:val="0"/>
              <w:divBdr>
                <w:top w:val="none" w:sz="0" w:space="0" w:color="auto"/>
                <w:left w:val="none" w:sz="0" w:space="0" w:color="auto"/>
                <w:bottom w:val="none" w:sz="0" w:space="0" w:color="auto"/>
                <w:right w:val="none" w:sz="0" w:space="0" w:color="auto"/>
              </w:divBdr>
            </w:div>
            <w:div w:id="1489978088">
              <w:marLeft w:val="0"/>
              <w:marRight w:val="0"/>
              <w:marTop w:val="0"/>
              <w:marBottom w:val="0"/>
              <w:divBdr>
                <w:top w:val="none" w:sz="0" w:space="0" w:color="auto"/>
                <w:left w:val="none" w:sz="0" w:space="0" w:color="auto"/>
                <w:bottom w:val="none" w:sz="0" w:space="0" w:color="auto"/>
                <w:right w:val="none" w:sz="0" w:space="0" w:color="auto"/>
              </w:divBdr>
            </w:div>
            <w:div w:id="1490945718">
              <w:marLeft w:val="0"/>
              <w:marRight w:val="0"/>
              <w:marTop w:val="0"/>
              <w:marBottom w:val="0"/>
              <w:divBdr>
                <w:top w:val="none" w:sz="0" w:space="0" w:color="auto"/>
                <w:left w:val="none" w:sz="0" w:space="0" w:color="auto"/>
                <w:bottom w:val="none" w:sz="0" w:space="0" w:color="auto"/>
                <w:right w:val="none" w:sz="0" w:space="0" w:color="auto"/>
              </w:divBdr>
            </w:div>
            <w:div w:id="1493521477">
              <w:marLeft w:val="0"/>
              <w:marRight w:val="0"/>
              <w:marTop w:val="0"/>
              <w:marBottom w:val="0"/>
              <w:divBdr>
                <w:top w:val="none" w:sz="0" w:space="0" w:color="auto"/>
                <w:left w:val="none" w:sz="0" w:space="0" w:color="auto"/>
                <w:bottom w:val="none" w:sz="0" w:space="0" w:color="auto"/>
                <w:right w:val="none" w:sz="0" w:space="0" w:color="auto"/>
              </w:divBdr>
            </w:div>
            <w:div w:id="1493911455">
              <w:marLeft w:val="0"/>
              <w:marRight w:val="0"/>
              <w:marTop w:val="0"/>
              <w:marBottom w:val="0"/>
              <w:divBdr>
                <w:top w:val="none" w:sz="0" w:space="0" w:color="auto"/>
                <w:left w:val="none" w:sz="0" w:space="0" w:color="auto"/>
                <w:bottom w:val="none" w:sz="0" w:space="0" w:color="auto"/>
                <w:right w:val="none" w:sz="0" w:space="0" w:color="auto"/>
              </w:divBdr>
            </w:div>
            <w:div w:id="1494680159">
              <w:marLeft w:val="0"/>
              <w:marRight w:val="0"/>
              <w:marTop w:val="0"/>
              <w:marBottom w:val="0"/>
              <w:divBdr>
                <w:top w:val="none" w:sz="0" w:space="0" w:color="auto"/>
                <w:left w:val="none" w:sz="0" w:space="0" w:color="auto"/>
                <w:bottom w:val="none" w:sz="0" w:space="0" w:color="auto"/>
                <w:right w:val="none" w:sz="0" w:space="0" w:color="auto"/>
              </w:divBdr>
            </w:div>
            <w:div w:id="1495608917">
              <w:marLeft w:val="0"/>
              <w:marRight w:val="0"/>
              <w:marTop w:val="0"/>
              <w:marBottom w:val="0"/>
              <w:divBdr>
                <w:top w:val="none" w:sz="0" w:space="0" w:color="auto"/>
                <w:left w:val="none" w:sz="0" w:space="0" w:color="auto"/>
                <w:bottom w:val="none" w:sz="0" w:space="0" w:color="auto"/>
                <w:right w:val="none" w:sz="0" w:space="0" w:color="auto"/>
              </w:divBdr>
            </w:div>
            <w:div w:id="1496532183">
              <w:marLeft w:val="0"/>
              <w:marRight w:val="0"/>
              <w:marTop w:val="0"/>
              <w:marBottom w:val="0"/>
              <w:divBdr>
                <w:top w:val="none" w:sz="0" w:space="0" w:color="auto"/>
                <w:left w:val="none" w:sz="0" w:space="0" w:color="auto"/>
                <w:bottom w:val="none" w:sz="0" w:space="0" w:color="auto"/>
                <w:right w:val="none" w:sz="0" w:space="0" w:color="auto"/>
              </w:divBdr>
            </w:div>
            <w:div w:id="1497187969">
              <w:marLeft w:val="0"/>
              <w:marRight w:val="0"/>
              <w:marTop w:val="0"/>
              <w:marBottom w:val="0"/>
              <w:divBdr>
                <w:top w:val="none" w:sz="0" w:space="0" w:color="auto"/>
                <w:left w:val="none" w:sz="0" w:space="0" w:color="auto"/>
                <w:bottom w:val="none" w:sz="0" w:space="0" w:color="auto"/>
                <w:right w:val="none" w:sz="0" w:space="0" w:color="auto"/>
              </w:divBdr>
            </w:div>
            <w:div w:id="1498962311">
              <w:marLeft w:val="0"/>
              <w:marRight w:val="0"/>
              <w:marTop w:val="0"/>
              <w:marBottom w:val="0"/>
              <w:divBdr>
                <w:top w:val="none" w:sz="0" w:space="0" w:color="auto"/>
                <w:left w:val="none" w:sz="0" w:space="0" w:color="auto"/>
                <w:bottom w:val="none" w:sz="0" w:space="0" w:color="auto"/>
                <w:right w:val="none" w:sz="0" w:space="0" w:color="auto"/>
              </w:divBdr>
            </w:div>
            <w:div w:id="1500122661">
              <w:marLeft w:val="0"/>
              <w:marRight w:val="0"/>
              <w:marTop w:val="0"/>
              <w:marBottom w:val="0"/>
              <w:divBdr>
                <w:top w:val="none" w:sz="0" w:space="0" w:color="auto"/>
                <w:left w:val="none" w:sz="0" w:space="0" w:color="auto"/>
                <w:bottom w:val="none" w:sz="0" w:space="0" w:color="auto"/>
                <w:right w:val="none" w:sz="0" w:space="0" w:color="auto"/>
              </w:divBdr>
            </w:div>
            <w:div w:id="1500730619">
              <w:marLeft w:val="0"/>
              <w:marRight w:val="0"/>
              <w:marTop w:val="0"/>
              <w:marBottom w:val="0"/>
              <w:divBdr>
                <w:top w:val="none" w:sz="0" w:space="0" w:color="auto"/>
                <w:left w:val="none" w:sz="0" w:space="0" w:color="auto"/>
                <w:bottom w:val="none" w:sz="0" w:space="0" w:color="auto"/>
                <w:right w:val="none" w:sz="0" w:space="0" w:color="auto"/>
              </w:divBdr>
            </w:div>
            <w:div w:id="1501431394">
              <w:marLeft w:val="0"/>
              <w:marRight w:val="0"/>
              <w:marTop w:val="0"/>
              <w:marBottom w:val="0"/>
              <w:divBdr>
                <w:top w:val="none" w:sz="0" w:space="0" w:color="auto"/>
                <w:left w:val="none" w:sz="0" w:space="0" w:color="auto"/>
                <w:bottom w:val="none" w:sz="0" w:space="0" w:color="auto"/>
                <w:right w:val="none" w:sz="0" w:space="0" w:color="auto"/>
              </w:divBdr>
            </w:div>
            <w:div w:id="1501657799">
              <w:marLeft w:val="0"/>
              <w:marRight w:val="0"/>
              <w:marTop w:val="0"/>
              <w:marBottom w:val="0"/>
              <w:divBdr>
                <w:top w:val="none" w:sz="0" w:space="0" w:color="auto"/>
                <w:left w:val="none" w:sz="0" w:space="0" w:color="auto"/>
                <w:bottom w:val="none" w:sz="0" w:space="0" w:color="auto"/>
                <w:right w:val="none" w:sz="0" w:space="0" w:color="auto"/>
              </w:divBdr>
            </w:div>
            <w:div w:id="1502044962">
              <w:marLeft w:val="0"/>
              <w:marRight w:val="0"/>
              <w:marTop w:val="0"/>
              <w:marBottom w:val="0"/>
              <w:divBdr>
                <w:top w:val="none" w:sz="0" w:space="0" w:color="auto"/>
                <w:left w:val="none" w:sz="0" w:space="0" w:color="auto"/>
                <w:bottom w:val="none" w:sz="0" w:space="0" w:color="auto"/>
                <w:right w:val="none" w:sz="0" w:space="0" w:color="auto"/>
              </w:divBdr>
            </w:div>
            <w:div w:id="1502045444">
              <w:marLeft w:val="0"/>
              <w:marRight w:val="0"/>
              <w:marTop w:val="0"/>
              <w:marBottom w:val="0"/>
              <w:divBdr>
                <w:top w:val="none" w:sz="0" w:space="0" w:color="auto"/>
                <w:left w:val="none" w:sz="0" w:space="0" w:color="auto"/>
                <w:bottom w:val="none" w:sz="0" w:space="0" w:color="auto"/>
                <w:right w:val="none" w:sz="0" w:space="0" w:color="auto"/>
              </w:divBdr>
            </w:div>
            <w:div w:id="1504736119">
              <w:marLeft w:val="0"/>
              <w:marRight w:val="0"/>
              <w:marTop w:val="0"/>
              <w:marBottom w:val="0"/>
              <w:divBdr>
                <w:top w:val="none" w:sz="0" w:space="0" w:color="auto"/>
                <w:left w:val="none" w:sz="0" w:space="0" w:color="auto"/>
                <w:bottom w:val="none" w:sz="0" w:space="0" w:color="auto"/>
                <w:right w:val="none" w:sz="0" w:space="0" w:color="auto"/>
              </w:divBdr>
            </w:div>
            <w:div w:id="1505049062">
              <w:marLeft w:val="0"/>
              <w:marRight w:val="0"/>
              <w:marTop w:val="0"/>
              <w:marBottom w:val="0"/>
              <w:divBdr>
                <w:top w:val="none" w:sz="0" w:space="0" w:color="auto"/>
                <w:left w:val="none" w:sz="0" w:space="0" w:color="auto"/>
                <w:bottom w:val="none" w:sz="0" w:space="0" w:color="auto"/>
                <w:right w:val="none" w:sz="0" w:space="0" w:color="auto"/>
              </w:divBdr>
            </w:div>
            <w:div w:id="1506506554">
              <w:marLeft w:val="0"/>
              <w:marRight w:val="0"/>
              <w:marTop w:val="0"/>
              <w:marBottom w:val="0"/>
              <w:divBdr>
                <w:top w:val="none" w:sz="0" w:space="0" w:color="auto"/>
                <w:left w:val="none" w:sz="0" w:space="0" w:color="auto"/>
                <w:bottom w:val="none" w:sz="0" w:space="0" w:color="auto"/>
                <w:right w:val="none" w:sz="0" w:space="0" w:color="auto"/>
              </w:divBdr>
            </w:div>
            <w:div w:id="1509323815">
              <w:marLeft w:val="0"/>
              <w:marRight w:val="0"/>
              <w:marTop w:val="0"/>
              <w:marBottom w:val="0"/>
              <w:divBdr>
                <w:top w:val="none" w:sz="0" w:space="0" w:color="auto"/>
                <w:left w:val="none" w:sz="0" w:space="0" w:color="auto"/>
                <w:bottom w:val="none" w:sz="0" w:space="0" w:color="auto"/>
                <w:right w:val="none" w:sz="0" w:space="0" w:color="auto"/>
              </w:divBdr>
            </w:div>
            <w:div w:id="1511145250">
              <w:marLeft w:val="0"/>
              <w:marRight w:val="0"/>
              <w:marTop w:val="0"/>
              <w:marBottom w:val="0"/>
              <w:divBdr>
                <w:top w:val="none" w:sz="0" w:space="0" w:color="auto"/>
                <w:left w:val="none" w:sz="0" w:space="0" w:color="auto"/>
                <w:bottom w:val="none" w:sz="0" w:space="0" w:color="auto"/>
                <w:right w:val="none" w:sz="0" w:space="0" w:color="auto"/>
              </w:divBdr>
            </w:div>
            <w:div w:id="1511262489">
              <w:marLeft w:val="0"/>
              <w:marRight w:val="0"/>
              <w:marTop w:val="0"/>
              <w:marBottom w:val="0"/>
              <w:divBdr>
                <w:top w:val="none" w:sz="0" w:space="0" w:color="auto"/>
                <w:left w:val="none" w:sz="0" w:space="0" w:color="auto"/>
                <w:bottom w:val="none" w:sz="0" w:space="0" w:color="auto"/>
                <w:right w:val="none" w:sz="0" w:space="0" w:color="auto"/>
              </w:divBdr>
            </w:div>
            <w:div w:id="1516574689">
              <w:marLeft w:val="0"/>
              <w:marRight w:val="0"/>
              <w:marTop w:val="0"/>
              <w:marBottom w:val="0"/>
              <w:divBdr>
                <w:top w:val="none" w:sz="0" w:space="0" w:color="auto"/>
                <w:left w:val="none" w:sz="0" w:space="0" w:color="auto"/>
                <w:bottom w:val="none" w:sz="0" w:space="0" w:color="auto"/>
                <w:right w:val="none" w:sz="0" w:space="0" w:color="auto"/>
              </w:divBdr>
            </w:div>
            <w:div w:id="1519199794">
              <w:marLeft w:val="0"/>
              <w:marRight w:val="0"/>
              <w:marTop w:val="0"/>
              <w:marBottom w:val="0"/>
              <w:divBdr>
                <w:top w:val="none" w:sz="0" w:space="0" w:color="auto"/>
                <w:left w:val="none" w:sz="0" w:space="0" w:color="auto"/>
                <w:bottom w:val="none" w:sz="0" w:space="0" w:color="auto"/>
                <w:right w:val="none" w:sz="0" w:space="0" w:color="auto"/>
              </w:divBdr>
            </w:div>
            <w:div w:id="1519662815">
              <w:marLeft w:val="0"/>
              <w:marRight w:val="0"/>
              <w:marTop w:val="0"/>
              <w:marBottom w:val="0"/>
              <w:divBdr>
                <w:top w:val="none" w:sz="0" w:space="0" w:color="auto"/>
                <w:left w:val="none" w:sz="0" w:space="0" w:color="auto"/>
                <w:bottom w:val="none" w:sz="0" w:space="0" w:color="auto"/>
                <w:right w:val="none" w:sz="0" w:space="0" w:color="auto"/>
              </w:divBdr>
            </w:div>
            <w:div w:id="1520390050">
              <w:marLeft w:val="0"/>
              <w:marRight w:val="0"/>
              <w:marTop w:val="0"/>
              <w:marBottom w:val="0"/>
              <w:divBdr>
                <w:top w:val="none" w:sz="0" w:space="0" w:color="auto"/>
                <w:left w:val="none" w:sz="0" w:space="0" w:color="auto"/>
                <w:bottom w:val="none" w:sz="0" w:space="0" w:color="auto"/>
                <w:right w:val="none" w:sz="0" w:space="0" w:color="auto"/>
              </w:divBdr>
            </w:div>
            <w:div w:id="1522889213">
              <w:marLeft w:val="0"/>
              <w:marRight w:val="0"/>
              <w:marTop w:val="0"/>
              <w:marBottom w:val="0"/>
              <w:divBdr>
                <w:top w:val="none" w:sz="0" w:space="0" w:color="auto"/>
                <w:left w:val="none" w:sz="0" w:space="0" w:color="auto"/>
                <w:bottom w:val="none" w:sz="0" w:space="0" w:color="auto"/>
                <w:right w:val="none" w:sz="0" w:space="0" w:color="auto"/>
              </w:divBdr>
            </w:div>
            <w:div w:id="1525556655">
              <w:marLeft w:val="0"/>
              <w:marRight w:val="0"/>
              <w:marTop w:val="0"/>
              <w:marBottom w:val="0"/>
              <w:divBdr>
                <w:top w:val="none" w:sz="0" w:space="0" w:color="auto"/>
                <w:left w:val="none" w:sz="0" w:space="0" w:color="auto"/>
                <w:bottom w:val="none" w:sz="0" w:space="0" w:color="auto"/>
                <w:right w:val="none" w:sz="0" w:space="0" w:color="auto"/>
              </w:divBdr>
            </w:div>
            <w:div w:id="1528641149">
              <w:marLeft w:val="0"/>
              <w:marRight w:val="0"/>
              <w:marTop w:val="0"/>
              <w:marBottom w:val="0"/>
              <w:divBdr>
                <w:top w:val="none" w:sz="0" w:space="0" w:color="auto"/>
                <w:left w:val="none" w:sz="0" w:space="0" w:color="auto"/>
                <w:bottom w:val="none" w:sz="0" w:space="0" w:color="auto"/>
                <w:right w:val="none" w:sz="0" w:space="0" w:color="auto"/>
              </w:divBdr>
            </w:div>
            <w:div w:id="1531261783">
              <w:marLeft w:val="0"/>
              <w:marRight w:val="0"/>
              <w:marTop w:val="0"/>
              <w:marBottom w:val="0"/>
              <w:divBdr>
                <w:top w:val="none" w:sz="0" w:space="0" w:color="auto"/>
                <w:left w:val="none" w:sz="0" w:space="0" w:color="auto"/>
                <w:bottom w:val="none" w:sz="0" w:space="0" w:color="auto"/>
                <w:right w:val="none" w:sz="0" w:space="0" w:color="auto"/>
              </w:divBdr>
            </w:div>
            <w:div w:id="1531802660">
              <w:marLeft w:val="0"/>
              <w:marRight w:val="0"/>
              <w:marTop w:val="0"/>
              <w:marBottom w:val="0"/>
              <w:divBdr>
                <w:top w:val="none" w:sz="0" w:space="0" w:color="auto"/>
                <w:left w:val="none" w:sz="0" w:space="0" w:color="auto"/>
                <w:bottom w:val="none" w:sz="0" w:space="0" w:color="auto"/>
                <w:right w:val="none" w:sz="0" w:space="0" w:color="auto"/>
              </w:divBdr>
            </w:div>
            <w:div w:id="1533491108">
              <w:marLeft w:val="0"/>
              <w:marRight w:val="0"/>
              <w:marTop w:val="0"/>
              <w:marBottom w:val="0"/>
              <w:divBdr>
                <w:top w:val="none" w:sz="0" w:space="0" w:color="auto"/>
                <w:left w:val="none" w:sz="0" w:space="0" w:color="auto"/>
                <w:bottom w:val="none" w:sz="0" w:space="0" w:color="auto"/>
                <w:right w:val="none" w:sz="0" w:space="0" w:color="auto"/>
              </w:divBdr>
            </w:div>
            <w:div w:id="1533572858">
              <w:marLeft w:val="0"/>
              <w:marRight w:val="0"/>
              <w:marTop w:val="0"/>
              <w:marBottom w:val="0"/>
              <w:divBdr>
                <w:top w:val="none" w:sz="0" w:space="0" w:color="auto"/>
                <w:left w:val="none" w:sz="0" w:space="0" w:color="auto"/>
                <w:bottom w:val="none" w:sz="0" w:space="0" w:color="auto"/>
                <w:right w:val="none" w:sz="0" w:space="0" w:color="auto"/>
              </w:divBdr>
            </w:div>
            <w:div w:id="1536892966">
              <w:marLeft w:val="0"/>
              <w:marRight w:val="0"/>
              <w:marTop w:val="0"/>
              <w:marBottom w:val="0"/>
              <w:divBdr>
                <w:top w:val="none" w:sz="0" w:space="0" w:color="auto"/>
                <w:left w:val="none" w:sz="0" w:space="0" w:color="auto"/>
                <w:bottom w:val="none" w:sz="0" w:space="0" w:color="auto"/>
                <w:right w:val="none" w:sz="0" w:space="0" w:color="auto"/>
              </w:divBdr>
            </w:div>
            <w:div w:id="1537352315">
              <w:marLeft w:val="0"/>
              <w:marRight w:val="0"/>
              <w:marTop w:val="0"/>
              <w:marBottom w:val="0"/>
              <w:divBdr>
                <w:top w:val="none" w:sz="0" w:space="0" w:color="auto"/>
                <w:left w:val="none" w:sz="0" w:space="0" w:color="auto"/>
                <w:bottom w:val="none" w:sz="0" w:space="0" w:color="auto"/>
                <w:right w:val="none" w:sz="0" w:space="0" w:color="auto"/>
              </w:divBdr>
            </w:div>
            <w:div w:id="1537960911">
              <w:marLeft w:val="0"/>
              <w:marRight w:val="0"/>
              <w:marTop w:val="0"/>
              <w:marBottom w:val="0"/>
              <w:divBdr>
                <w:top w:val="none" w:sz="0" w:space="0" w:color="auto"/>
                <w:left w:val="none" w:sz="0" w:space="0" w:color="auto"/>
                <w:bottom w:val="none" w:sz="0" w:space="0" w:color="auto"/>
                <w:right w:val="none" w:sz="0" w:space="0" w:color="auto"/>
              </w:divBdr>
            </w:div>
            <w:div w:id="1538618815">
              <w:marLeft w:val="0"/>
              <w:marRight w:val="0"/>
              <w:marTop w:val="0"/>
              <w:marBottom w:val="0"/>
              <w:divBdr>
                <w:top w:val="none" w:sz="0" w:space="0" w:color="auto"/>
                <w:left w:val="none" w:sz="0" w:space="0" w:color="auto"/>
                <w:bottom w:val="none" w:sz="0" w:space="0" w:color="auto"/>
                <w:right w:val="none" w:sz="0" w:space="0" w:color="auto"/>
              </w:divBdr>
            </w:div>
            <w:div w:id="1539972970">
              <w:marLeft w:val="0"/>
              <w:marRight w:val="0"/>
              <w:marTop w:val="0"/>
              <w:marBottom w:val="0"/>
              <w:divBdr>
                <w:top w:val="none" w:sz="0" w:space="0" w:color="auto"/>
                <w:left w:val="none" w:sz="0" w:space="0" w:color="auto"/>
                <w:bottom w:val="none" w:sz="0" w:space="0" w:color="auto"/>
                <w:right w:val="none" w:sz="0" w:space="0" w:color="auto"/>
              </w:divBdr>
            </w:div>
            <w:div w:id="1541746359">
              <w:marLeft w:val="0"/>
              <w:marRight w:val="0"/>
              <w:marTop w:val="0"/>
              <w:marBottom w:val="0"/>
              <w:divBdr>
                <w:top w:val="none" w:sz="0" w:space="0" w:color="auto"/>
                <w:left w:val="none" w:sz="0" w:space="0" w:color="auto"/>
                <w:bottom w:val="none" w:sz="0" w:space="0" w:color="auto"/>
                <w:right w:val="none" w:sz="0" w:space="0" w:color="auto"/>
              </w:divBdr>
            </w:div>
            <w:div w:id="1542598041">
              <w:marLeft w:val="0"/>
              <w:marRight w:val="0"/>
              <w:marTop w:val="0"/>
              <w:marBottom w:val="0"/>
              <w:divBdr>
                <w:top w:val="none" w:sz="0" w:space="0" w:color="auto"/>
                <w:left w:val="none" w:sz="0" w:space="0" w:color="auto"/>
                <w:bottom w:val="none" w:sz="0" w:space="0" w:color="auto"/>
                <w:right w:val="none" w:sz="0" w:space="0" w:color="auto"/>
              </w:divBdr>
            </w:div>
            <w:div w:id="1544555803">
              <w:marLeft w:val="0"/>
              <w:marRight w:val="0"/>
              <w:marTop w:val="0"/>
              <w:marBottom w:val="0"/>
              <w:divBdr>
                <w:top w:val="none" w:sz="0" w:space="0" w:color="auto"/>
                <w:left w:val="none" w:sz="0" w:space="0" w:color="auto"/>
                <w:bottom w:val="none" w:sz="0" w:space="0" w:color="auto"/>
                <w:right w:val="none" w:sz="0" w:space="0" w:color="auto"/>
              </w:divBdr>
            </w:div>
            <w:div w:id="1545364499">
              <w:marLeft w:val="0"/>
              <w:marRight w:val="0"/>
              <w:marTop w:val="0"/>
              <w:marBottom w:val="0"/>
              <w:divBdr>
                <w:top w:val="none" w:sz="0" w:space="0" w:color="auto"/>
                <w:left w:val="none" w:sz="0" w:space="0" w:color="auto"/>
                <w:bottom w:val="none" w:sz="0" w:space="0" w:color="auto"/>
                <w:right w:val="none" w:sz="0" w:space="0" w:color="auto"/>
              </w:divBdr>
            </w:div>
            <w:div w:id="1546673124">
              <w:marLeft w:val="0"/>
              <w:marRight w:val="0"/>
              <w:marTop w:val="0"/>
              <w:marBottom w:val="0"/>
              <w:divBdr>
                <w:top w:val="none" w:sz="0" w:space="0" w:color="auto"/>
                <w:left w:val="none" w:sz="0" w:space="0" w:color="auto"/>
                <w:bottom w:val="none" w:sz="0" w:space="0" w:color="auto"/>
                <w:right w:val="none" w:sz="0" w:space="0" w:color="auto"/>
              </w:divBdr>
            </w:div>
            <w:div w:id="1546912804">
              <w:marLeft w:val="0"/>
              <w:marRight w:val="0"/>
              <w:marTop w:val="0"/>
              <w:marBottom w:val="0"/>
              <w:divBdr>
                <w:top w:val="none" w:sz="0" w:space="0" w:color="auto"/>
                <w:left w:val="none" w:sz="0" w:space="0" w:color="auto"/>
                <w:bottom w:val="none" w:sz="0" w:space="0" w:color="auto"/>
                <w:right w:val="none" w:sz="0" w:space="0" w:color="auto"/>
              </w:divBdr>
            </w:div>
            <w:div w:id="1546942503">
              <w:marLeft w:val="0"/>
              <w:marRight w:val="0"/>
              <w:marTop w:val="0"/>
              <w:marBottom w:val="0"/>
              <w:divBdr>
                <w:top w:val="none" w:sz="0" w:space="0" w:color="auto"/>
                <w:left w:val="none" w:sz="0" w:space="0" w:color="auto"/>
                <w:bottom w:val="none" w:sz="0" w:space="0" w:color="auto"/>
                <w:right w:val="none" w:sz="0" w:space="0" w:color="auto"/>
              </w:divBdr>
            </w:div>
            <w:div w:id="1549301243">
              <w:marLeft w:val="0"/>
              <w:marRight w:val="0"/>
              <w:marTop w:val="0"/>
              <w:marBottom w:val="0"/>
              <w:divBdr>
                <w:top w:val="none" w:sz="0" w:space="0" w:color="auto"/>
                <w:left w:val="none" w:sz="0" w:space="0" w:color="auto"/>
                <w:bottom w:val="none" w:sz="0" w:space="0" w:color="auto"/>
                <w:right w:val="none" w:sz="0" w:space="0" w:color="auto"/>
              </w:divBdr>
            </w:div>
            <w:div w:id="1549490998">
              <w:marLeft w:val="0"/>
              <w:marRight w:val="0"/>
              <w:marTop w:val="0"/>
              <w:marBottom w:val="0"/>
              <w:divBdr>
                <w:top w:val="none" w:sz="0" w:space="0" w:color="auto"/>
                <w:left w:val="none" w:sz="0" w:space="0" w:color="auto"/>
                <w:bottom w:val="none" w:sz="0" w:space="0" w:color="auto"/>
                <w:right w:val="none" w:sz="0" w:space="0" w:color="auto"/>
              </w:divBdr>
            </w:div>
            <w:div w:id="1550066264">
              <w:marLeft w:val="0"/>
              <w:marRight w:val="0"/>
              <w:marTop w:val="0"/>
              <w:marBottom w:val="0"/>
              <w:divBdr>
                <w:top w:val="none" w:sz="0" w:space="0" w:color="auto"/>
                <w:left w:val="none" w:sz="0" w:space="0" w:color="auto"/>
                <w:bottom w:val="none" w:sz="0" w:space="0" w:color="auto"/>
                <w:right w:val="none" w:sz="0" w:space="0" w:color="auto"/>
              </w:divBdr>
            </w:div>
            <w:div w:id="1551644845">
              <w:marLeft w:val="0"/>
              <w:marRight w:val="0"/>
              <w:marTop w:val="0"/>
              <w:marBottom w:val="0"/>
              <w:divBdr>
                <w:top w:val="none" w:sz="0" w:space="0" w:color="auto"/>
                <w:left w:val="none" w:sz="0" w:space="0" w:color="auto"/>
                <w:bottom w:val="none" w:sz="0" w:space="0" w:color="auto"/>
                <w:right w:val="none" w:sz="0" w:space="0" w:color="auto"/>
              </w:divBdr>
            </w:div>
            <w:div w:id="1553033053">
              <w:marLeft w:val="0"/>
              <w:marRight w:val="0"/>
              <w:marTop w:val="0"/>
              <w:marBottom w:val="0"/>
              <w:divBdr>
                <w:top w:val="none" w:sz="0" w:space="0" w:color="auto"/>
                <w:left w:val="none" w:sz="0" w:space="0" w:color="auto"/>
                <w:bottom w:val="none" w:sz="0" w:space="0" w:color="auto"/>
                <w:right w:val="none" w:sz="0" w:space="0" w:color="auto"/>
              </w:divBdr>
            </w:div>
            <w:div w:id="1554272933">
              <w:marLeft w:val="0"/>
              <w:marRight w:val="0"/>
              <w:marTop w:val="0"/>
              <w:marBottom w:val="0"/>
              <w:divBdr>
                <w:top w:val="none" w:sz="0" w:space="0" w:color="auto"/>
                <w:left w:val="none" w:sz="0" w:space="0" w:color="auto"/>
                <w:bottom w:val="none" w:sz="0" w:space="0" w:color="auto"/>
                <w:right w:val="none" w:sz="0" w:space="0" w:color="auto"/>
              </w:divBdr>
            </w:div>
            <w:div w:id="1557355850">
              <w:marLeft w:val="0"/>
              <w:marRight w:val="0"/>
              <w:marTop w:val="0"/>
              <w:marBottom w:val="0"/>
              <w:divBdr>
                <w:top w:val="none" w:sz="0" w:space="0" w:color="auto"/>
                <w:left w:val="none" w:sz="0" w:space="0" w:color="auto"/>
                <w:bottom w:val="none" w:sz="0" w:space="0" w:color="auto"/>
                <w:right w:val="none" w:sz="0" w:space="0" w:color="auto"/>
              </w:divBdr>
            </w:div>
            <w:div w:id="1559245543">
              <w:marLeft w:val="0"/>
              <w:marRight w:val="0"/>
              <w:marTop w:val="0"/>
              <w:marBottom w:val="0"/>
              <w:divBdr>
                <w:top w:val="none" w:sz="0" w:space="0" w:color="auto"/>
                <w:left w:val="none" w:sz="0" w:space="0" w:color="auto"/>
                <w:bottom w:val="none" w:sz="0" w:space="0" w:color="auto"/>
                <w:right w:val="none" w:sz="0" w:space="0" w:color="auto"/>
              </w:divBdr>
            </w:div>
            <w:div w:id="1561283306">
              <w:marLeft w:val="0"/>
              <w:marRight w:val="0"/>
              <w:marTop w:val="0"/>
              <w:marBottom w:val="0"/>
              <w:divBdr>
                <w:top w:val="none" w:sz="0" w:space="0" w:color="auto"/>
                <w:left w:val="none" w:sz="0" w:space="0" w:color="auto"/>
                <w:bottom w:val="none" w:sz="0" w:space="0" w:color="auto"/>
                <w:right w:val="none" w:sz="0" w:space="0" w:color="auto"/>
              </w:divBdr>
            </w:div>
            <w:div w:id="1562860594">
              <w:marLeft w:val="0"/>
              <w:marRight w:val="0"/>
              <w:marTop w:val="0"/>
              <w:marBottom w:val="0"/>
              <w:divBdr>
                <w:top w:val="none" w:sz="0" w:space="0" w:color="auto"/>
                <w:left w:val="none" w:sz="0" w:space="0" w:color="auto"/>
                <w:bottom w:val="none" w:sz="0" w:space="0" w:color="auto"/>
                <w:right w:val="none" w:sz="0" w:space="0" w:color="auto"/>
              </w:divBdr>
            </w:div>
            <w:div w:id="1563442677">
              <w:marLeft w:val="0"/>
              <w:marRight w:val="0"/>
              <w:marTop w:val="0"/>
              <w:marBottom w:val="0"/>
              <w:divBdr>
                <w:top w:val="none" w:sz="0" w:space="0" w:color="auto"/>
                <w:left w:val="none" w:sz="0" w:space="0" w:color="auto"/>
                <w:bottom w:val="none" w:sz="0" w:space="0" w:color="auto"/>
                <w:right w:val="none" w:sz="0" w:space="0" w:color="auto"/>
              </w:divBdr>
            </w:div>
            <w:div w:id="1565212338">
              <w:marLeft w:val="0"/>
              <w:marRight w:val="0"/>
              <w:marTop w:val="0"/>
              <w:marBottom w:val="0"/>
              <w:divBdr>
                <w:top w:val="none" w:sz="0" w:space="0" w:color="auto"/>
                <w:left w:val="none" w:sz="0" w:space="0" w:color="auto"/>
                <w:bottom w:val="none" w:sz="0" w:space="0" w:color="auto"/>
                <w:right w:val="none" w:sz="0" w:space="0" w:color="auto"/>
              </w:divBdr>
            </w:div>
            <w:div w:id="1565412308">
              <w:marLeft w:val="0"/>
              <w:marRight w:val="0"/>
              <w:marTop w:val="0"/>
              <w:marBottom w:val="0"/>
              <w:divBdr>
                <w:top w:val="none" w:sz="0" w:space="0" w:color="auto"/>
                <w:left w:val="none" w:sz="0" w:space="0" w:color="auto"/>
                <w:bottom w:val="none" w:sz="0" w:space="0" w:color="auto"/>
                <w:right w:val="none" w:sz="0" w:space="0" w:color="auto"/>
              </w:divBdr>
            </w:div>
            <w:div w:id="1568875651">
              <w:marLeft w:val="0"/>
              <w:marRight w:val="0"/>
              <w:marTop w:val="0"/>
              <w:marBottom w:val="0"/>
              <w:divBdr>
                <w:top w:val="none" w:sz="0" w:space="0" w:color="auto"/>
                <w:left w:val="none" w:sz="0" w:space="0" w:color="auto"/>
                <w:bottom w:val="none" w:sz="0" w:space="0" w:color="auto"/>
                <w:right w:val="none" w:sz="0" w:space="0" w:color="auto"/>
              </w:divBdr>
            </w:div>
            <w:div w:id="1569414314">
              <w:marLeft w:val="0"/>
              <w:marRight w:val="0"/>
              <w:marTop w:val="0"/>
              <w:marBottom w:val="0"/>
              <w:divBdr>
                <w:top w:val="none" w:sz="0" w:space="0" w:color="auto"/>
                <w:left w:val="none" w:sz="0" w:space="0" w:color="auto"/>
                <w:bottom w:val="none" w:sz="0" w:space="0" w:color="auto"/>
                <w:right w:val="none" w:sz="0" w:space="0" w:color="auto"/>
              </w:divBdr>
            </w:div>
            <w:div w:id="1569917443">
              <w:marLeft w:val="0"/>
              <w:marRight w:val="0"/>
              <w:marTop w:val="0"/>
              <w:marBottom w:val="0"/>
              <w:divBdr>
                <w:top w:val="none" w:sz="0" w:space="0" w:color="auto"/>
                <w:left w:val="none" w:sz="0" w:space="0" w:color="auto"/>
                <w:bottom w:val="none" w:sz="0" w:space="0" w:color="auto"/>
                <w:right w:val="none" w:sz="0" w:space="0" w:color="auto"/>
              </w:divBdr>
            </w:div>
            <w:div w:id="1570649636">
              <w:marLeft w:val="0"/>
              <w:marRight w:val="0"/>
              <w:marTop w:val="0"/>
              <w:marBottom w:val="0"/>
              <w:divBdr>
                <w:top w:val="none" w:sz="0" w:space="0" w:color="auto"/>
                <w:left w:val="none" w:sz="0" w:space="0" w:color="auto"/>
                <w:bottom w:val="none" w:sz="0" w:space="0" w:color="auto"/>
                <w:right w:val="none" w:sz="0" w:space="0" w:color="auto"/>
              </w:divBdr>
            </w:div>
            <w:div w:id="1570965282">
              <w:marLeft w:val="0"/>
              <w:marRight w:val="0"/>
              <w:marTop w:val="0"/>
              <w:marBottom w:val="0"/>
              <w:divBdr>
                <w:top w:val="none" w:sz="0" w:space="0" w:color="auto"/>
                <w:left w:val="none" w:sz="0" w:space="0" w:color="auto"/>
                <w:bottom w:val="none" w:sz="0" w:space="0" w:color="auto"/>
                <w:right w:val="none" w:sz="0" w:space="0" w:color="auto"/>
              </w:divBdr>
            </w:div>
            <w:div w:id="1570993607">
              <w:marLeft w:val="0"/>
              <w:marRight w:val="0"/>
              <w:marTop w:val="0"/>
              <w:marBottom w:val="0"/>
              <w:divBdr>
                <w:top w:val="none" w:sz="0" w:space="0" w:color="auto"/>
                <w:left w:val="none" w:sz="0" w:space="0" w:color="auto"/>
                <w:bottom w:val="none" w:sz="0" w:space="0" w:color="auto"/>
                <w:right w:val="none" w:sz="0" w:space="0" w:color="auto"/>
              </w:divBdr>
            </w:div>
            <w:div w:id="1574466272">
              <w:marLeft w:val="0"/>
              <w:marRight w:val="0"/>
              <w:marTop w:val="0"/>
              <w:marBottom w:val="0"/>
              <w:divBdr>
                <w:top w:val="none" w:sz="0" w:space="0" w:color="auto"/>
                <w:left w:val="none" w:sz="0" w:space="0" w:color="auto"/>
                <w:bottom w:val="none" w:sz="0" w:space="0" w:color="auto"/>
                <w:right w:val="none" w:sz="0" w:space="0" w:color="auto"/>
              </w:divBdr>
            </w:div>
            <w:div w:id="1574703588">
              <w:marLeft w:val="0"/>
              <w:marRight w:val="0"/>
              <w:marTop w:val="0"/>
              <w:marBottom w:val="0"/>
              <w:divBdr>
                <w:top w:val="none" w:sz="0" w:space="0" w:color="auto"/>
                <w:left w:val="none" w:sz="0" w:space="0" w:color="auto"/>
                <w:bottom w:val="none" w:sz="0" w:space="0" w:color="auto"/>
                <w:right w:val="none" w:sz="0" w:space="0" w:color="auto"/>
              </w:divBdr>
            </w:div>
            <w:div w:id="1575315709">
              <w:marLeft w:val="0"/>
              <w:marRight w:val="0"/>
              <w:marTop w:val="0"/>
              <w:marBottom w:val="0"/>
              <w:divBdr>
                <w:top w:val="none" w:sz="0" w:space="0" w:color="auto"/>
                <w:left w:val="none" w:sz="0" w:space="0" w:color="auto"/>
                <w:bottom w:val="none" w:sz="0" w:space="0" w:color="auto"/>
                <w:right w:val="none" w:sz="0" w:space="0" w:color="auto"/>
              </w:divBdr>
            </w:div>
            <w:div w:id="1575578773">
              <w:marLeft w:val="0"/>
              <w:marRight w:val="0"/>
              <w:marTop w:val="0"/>
              <w:marBottom w:val="0"/>
              <w:divBdr>
                <w:top w:val="none" w:sz="0" w:space="0" w:color="auto"/>
                <w:left w:val="none" w:sz="0" w:space="0" w:color="auto"/>
                <w:bottom w:val="none" w:sz="0" w:space="0" w:color="auto"/>
                <w:right w:val="none" w:sz="0" w:space="0" w:color="auto"/>
              </w:divBdr>
            </w:div>
            <w:div w:id="1575966838">
              <w:marLeft w:val="0"/>
              <w:marRight w:val="0"/>
              <w:marTop w:val="0"/>
              <w:marBottom w:val="0"/>
              <w:divBdr>
                <w:top w:val="none" w:sz="0" w:space="0" w:color="auto"/>
                <w:left w:val="none" w:sz="0" w:space="0" w:color="auto"/>
                <w:bottom w:val="none" w:sz="0" w:space="0" w:color="auto"/>
                <w:right w:val="none" w:sz="0" w:space="0" w:color="auto"/>
              </w:divBdr>
            </w:div>
            <w:div w:id="1577083731">
              <w:marLeft w:val="0"/>
              <w:marRight w:val="0"/>
              <w:marTop w:val="0"/>
              <w:marBottom w:val="0"/>
              <w:divBdr>
                <w:top w:val="none" w:sz="0" w:space="0" w:color="auto"/>
                <w:left w:val="none" w:sz="0" w:space="0" w:color="auto"/>
                <w:bottom w:val="none" w:sz="0" w:space="0" w:color="auto"/>
                <w:right w:val="none" w:sz="0" w:space="0" w:color="auto"/>
              </w:divBdr>
            </w:div>
            <w:div w:id="1577281733">
              <w:marLeft w:val="0"/>
              <w:marRight w:val="0"/>
              <w:marTop w:val="0"/>
              <w:marBottom w:val="0"/>
              <w:divBdr>
                <w:top w:val="none" w:sz="0" w:space="0" w:color="auto"/>
                <w:left w:val="none" w:sz="0" w:space="0" w:color="auto"/>
                <w:bottom w:val="none" w:sz="0" w:space="0" w:color="auto"/>
                <w:right w:val="none" w:sz="0" w:space="0" w:color="auto"/>
              </w:divBdr>
            </w:div>
            <w:div w:id="1579631191">
              <w:marLeft w:val="0"/>
              <w:marRight w:val="0"/>
              <w:marTop w:val="0"/>
              <w:marBottom w:val="0"/>
              <w:divBdr>
                <w:top w:val="none" w:sz="0" w:space="0" w:color="auto"/>
                <w:left w:val="none" w:sz="0" w:space="0" w:color="auto"/>
                <w:bottom w:val="none" w:sz="0" w:space="0" w:color="auto"/>
                <w:right w:val="none" w:sz="0" w:space="0" w:color="auto"/>
              </w:divBdr>
            </w:div>
            <w:div w:id="1581140119">
              <w:marLeft w:val="0"/>
              <w:marRight w:val="0"/>
              <w:marTop w:val="0"/>
              <w:marBottom w:val="0"/>
              <w:divBdr>
                <w:top w:val="none" w:sz="0" w:space="0" w:color="auto"/>
                <w:left w:val="none" w:sz="0" w:space="0" w:color="auto"/>
                <w:bottom w:val="none" w:sz="0" w:space="0" w:color="auto"/>
                <w:right w:val="none" w:sz="0" w:space="0" w:color="auto"/>
              </w:divBdr>
            </w:div>
            <w:div w:id="1584993808">
              <w:marLeft w:val="0"/>
              <w:marRight w:val="0"/>
              <w:marTop w:val="0"/>
              <w:marBottom w:val="0"/>
              <w:divBdr>
                <w:top w:val="none" w:sz="0" w:space="0" w:color="auto"/>
                <w:left w:val="none" w:sz="0" w:space="0" w:color="auto"/>
                <w:bottom w:val="none" w:sz="0" w:space="0" w:color="auto"/>
                <w:right w:val="none" w:sz="0" w:space="0" w:color="auto"/>
              </w:divBdr>
            </w:div>
            <w:div w:id="1584996882">
              <w:marLeft w:val="0"/>
              <w:marRight w:val="0"/>
              <w:marTop w:val="0"/>
              <w:marBottom w:val="0"/>
              <w:divBdr>
                <w:top w:val="none" w:sz="0" w:space="0" w:color="auto"/>
                <w:left w:val="none" w:sz="0" w:space="0" w:color="auto"/>
                <w:bottom w:val="none" w:sz="0" w:space="0" w:color="auto"/>
                <w:right w:val="none" w:sz="0" w:space="0" w:color="auto"/>
              </w:divBdr>
            </w:div>
            <w:div w:id="1588228670">
              <w:marLeft w:val="0"/>
              <w:marRight w:val="0"/>
              <w:marTop w:val="0"/>
              <w:marBottom w:val="0"/>
              <w:divBdr>
                <w:top w:val="none" w:sz="0" w:space="0" w:color="auto"/>
                <w:left w:val="none" w:sz="0" w:space="0" w:color="auto"/>
                <w:bottom w:val="none" w:sz="0" w:space="0" w:color="auto"/>
                <w:right w:val="none" w:sz="0" w:space="0" w:color="auto"/>
              </w:divBdr>
            </w:div>
            <w:div w:id="1589271922">
              <w:marLeft w:val="0"/>
              <w:marRight w:val="0"/>
              <w:marTop w:val="0"/>
              <w:marBottom w:val="0"/>
              <w:divBdr>
                <w:top w:val="none" w:sz="0" w:space="0" w:color="auto"/>
                <w:left w:val="none" w:sz="0" w:space="0" w:color="auto"/>
                <w:bottom w:val="none" w:sz="0" w:space="0" w:color="auto"/>
                <w:right w:val="none" w:sz="0" w:space="0" w:color="auto"/>
              </w:divBdr>
            </w:div>
            <w:div w:id="1589540002">
              <w:marLeft w:val="0"/>
              <w:marRight w:val="0"/>
              <w:marTop w:val="0"/>
              <w:marBottom w:val="0"/>
              <w:divBdr>
                <w:top w:val="none" w:sz="0" w:space="0" w:color="auto"/>
                <w:left w:val="none" w:sz="0" w:space="0" w:color="auto"/>
                <w:bottom w:val="none" w:sz="0" w:space="0" w:color="auto"/>
                <w:right w:val="none" w:sz="0" w:space="0" w:color="auto"/>
              </w:divBdr>
            </w:div>
            <w:div w:id="1590506493">
              <w:marLeft w:val="0"/>
              <w:marRight w:val="0"/>
              <w:marTop w:val="0"/>
              <w:marBottom w:val="0"/>
              <w:divBdr>
                <w:top w:val="none" w:sz="0" w:space="0" w:color="auto"/>
                <w:left w:val="none" w:sz="0" w:space="0" w:color="auto"/>
                <w:bottom w:val="none" w:sz="0" w:space="0" w:color="auto"/>
                <w:right w:val="none" w:sz="0" w:space="0" w:color="auto"/>
              </w:divBdr>
            </w:div>
            <w:div w:id="1590775961">
              <w:marLeft w:val="0"/>
              <w:marRight w:val="0"/>
              <w:marTop w:val="0"/>
              <w:marBottom w:val="0"/>
              <w:divBdr>
                <w:top w:val="none" w:sz="0" w:space="0" w:color="auto"/>
                <w:left w:val="none" w:sz="0" w:space="0" w:color="auto"/>
                <w:bottom w:val="none" w:sz="0" w:space="0" w:color="auto"/>
                <w:right w:val="none" w:sz="0" w:space="0" w:color="auto"/>
              </w:divBdr>
            </w:div>
            <w:div w:id="1592157998">
              <w:marLeft w:val="0"/>
              <w:marRight w:val="0"/>
              <w:marTop w:val="0"/>
              <w:marBottom w:val="0"/>
              <w:divBdr>
                <w:top w:val="none" w:sz="0" w:space="0" w:color="auto"/>
                <w:left w:val="none" w:sz="0" w:space="0" w:color="auto"/>
                <w:bottom w:val="none" w:sz="0" w:space="0" w:color="auto"/>
                <w:right w:val="none" w:sz="0" w:space="0" w:color="auto"/>
              </w:divBdr>
            </w:div>
            <w:div w:id="1592741727">
              <w:marLeft w:val="0"/>
              <w:marRight w:val="0"/>
              <w:marTop w:val="0"/>
              <w:marBottom w:val="0"/>
              <w:divBdr>
                <w:top w:val="none" w:sz="0" w:space="0" w:color="auto"/>
                <w:left w:val="none" w:sz="0" w:space="0" w:color="auto"/>
                <w:bottom w:val="none" w:sz="0" w:space="0" w:color="auto"/>
                <w:right w:val="none" w:sz="0" w:space="0" w:color="auto"/>
              </w:divBdr>
            </w:div>
            <w:div w:id="1593970921">
              <w:marLeft w:val="0"/>
              <w:marRight w:val="0"/>
              <w:marTop w:val="0"/>
              <w:marBottom w:val="0"/>
              <w:divBdr>
                <w:top w:val="none" w:sz="0" w:space="0" w:color="auto"/>
                <w:left w:val="none" w:sz="0" w:space="0" w:color="auto"/>
                <w:bottom w:val="none" w:sz="0" w:space="0" w:color="auto"/>
                <w:right w:val="none" w:sz="0" w:space="0" w:color="auto"/>
              </w:divBdr>
            </w:div>
            <w:div w:id="1594124312">
              <w:marLeft w:val="0"/>
              <w:marRight w:val="0"/>
              <w:marTop w:val="0"/>
              <w:marBottom w:val="0"/>
              <w:divBdr>
                <w:top w:val="none" w:sz="0" w:space="0" w:color="auto"/>
                <w:left w:val="none" w:sz="0" w:space="0" w:color="auto"/>
                <w:bottom w:val="none" w:sz="0" w:space="0" w:color="auto"/>
                <w:right w:val="none" w:sz="0" w:space="0" w:color="auto"/>
              </w:divBdr>
            </w:div>
            <w:div w:id="1595476680">
              <w:marLeft w:val="0"/>
              <w:marRight w:val="0"/>
              <w:marTop w:val="0"/>
              <w:marBottom w:val="0"/>
              <w:divBdr>
                <w:top w:val="none" w:sz="0" w:space="0" w:color="auto"/>
                <w:left w:val="none" w:sz="0" w:space="0" w:color="auto"/>
                <w:bottom w:val="none" w:sz="0" w:space="0" w:color="auto"/>
                <w:right w:val="none" w:sz="0" w:space="0" w:color="auto"/>
              </w:divBdr>
            </w:div>
            <w:div w:id="1596136728">
              <w:marLeft w:val="0"/>
              <w:marRight w:val="0"/>
              <w:marTop w:val="0"/>
              <w:marBottom w:val="0"/>
              <w:divBdr>
                <w:top w:val="none" w:sz="0" w:space="0" w:color="auto"/>
                <w:left w:val="none" w:sz="0" w:space="0" w:color="auto"/>
                <w:bottom w:val="none" w:sz="0" w:space="0" w:color="auto"/>
                <w:right w:val="none" w:sz="0" w:space="0" w:color="auto"/>
              </w:divBdr>
            </w:div>
            <w:div w:id="1597013566">
              <w:marLeft w:val="0"/>
              <w:marRight w:val="0"/>
              <w:marTop w:val="0"/>
              <w:marBottom w:val="0"/>
              <w:divBdr>
                <w:top w:val="none" w:sz="0" w:space="0" w:color="auto"/>
                <w:left w:val="none" w:sz="0" w:space="0" w:color="auto"/>
                <w:bottom w:val="none" w:sz="0" w:space="0" w:color="auto"/>
                <w:right w:val="none" w:sz="0" w:space="0" w:color="auto"/>
              </w:divBdr>
            </w:div>
            <w:div w:id="1599367292">
              <w:marLeft w:val="0"/>
              <w:marRight w:val="0"/>
              <w:marTop w:val="0"/>
              <w:marBottom w:val="0"/>
              <w:divBdr>
                <w:top w:val="none" w:sz="0" w:space="0" w:color="auto"/>
                <w:left w:val="none" w:sz="0" w:space="0" w:color="auto"/>
                <w:bottom w:val="none" w:sz="0" w:space="0" w:color="auto"/>
                <w:right w:val="none" w:sz="0" w:space="0" w:color="auto"/>
              </w:divBdr>
            </w:div>
            <w:div w:id="1602251408">
              <w:marLeft w:val="0"/>
              <w:marRight w:val="0"/>
              <w:marTop w:val="0"/>
              <w:marBottom w:val="0"/>
              <w:divBdr>
                <w:top w:val="none" w:sz="0" w:space="0" w:color="auto"/>
                <w:left w:val="none" w:sz="0" w:space="0" w:color="auto"/>
                <w:bottom w:val="none" w:sz="0" w:space="0" w:color="auto"/>
                <w:right w:val="none" w:sz="0" w:space="0" w:color="auto"/>
              </w:divBdr>
            </w:div>
            <w:div w:id="1605725064">
              <w:marLeft w:val="0"/>
              <w:marRight w:val="0"/>
              <w:marTop w:val="0"/>
              <w:marBottom w:val="0"/>
              <w:divBdr>
                <w:top w:val="none" w:sz="0" w:space="0" w:color="auto"/>
                <w:left w:val="none" w:sz="0" w:space="0" w:color="auto"/>
                <w:bottom w:val="none" w:sz="0" w:space="0" w:color="auto"/>
                <w:right w:val="none" w:sz="0" w:space="0" w:color="auto"/>
              </w:divBdr>
            </w:div>
            <w:div w:id="1606234702">
              <w:marLeft w:val="0"/>
              <w:marRight w:val="0"/>
              <w:marTop w:val="0"/>
              <w:marBottom w:val="0"/>
              <w:divBdr>
                <w:top w:val="none" w:sz="0" w:space="0" w:color="auto"/>
                <w:left w:val="none" w:sz="0" w:space="0" w:color="auto"/>
                <w:bottom w:val="none" w:sz="0" w:space="0" w:color="auto"/>
                <w:right w:val="none" w:sz="0" w:space="0" w:color="auto"/>
              </w:divBdr>
            </w:div>
            <w:div w:id="1609581237">
              <w:marLeft w:val="0"/>
              <w:marRight w:val="0"/>
              <w:marTop w:val="0"/>
              <w:marBottom w:val="0"/>
              <w:divBdr>
                <w:top w:val="none" w:sz="0" w:space="0" w:color="auto"/>
                <w:left w:val="none" w:sz="0" w:space="0" w:color="auto"/>
                <w:bottom w:val="none" w:sz="0" w:space="0" w:color="auto"/>
                <w:right w:val="none" w:sz="0" w:space="0" w:color="auto"/>
              </w:divBdr>
            </w:div>
            <w:div w:id="1612469002">
              <w:marLeft w:val="0"/>
              <w:marRight w:val="0"/>
              <w:marTop w:val="0"/>
              <w:marBottom w:val="0"/>
              <w:divBdr>
                <w:top w:val="none" w:sz="0" w:space="0" w:color="auto"/>
                <w:left w:val="none" w:sz="0" w:space="0" w:color="auto"/>
                <w:bottom w:val="none" w:sz="0" w:space="0" w:color="auto"/>
                <w:right w:val="none" w:sz="0" w:space="0" w:color="auto"/>
              </w:divBdr>
            </w:div>
            <w:div w:id="1617370505">
              <w:marLeft w:val="0"/>
              <w:marRight w:val="0"/>
              <w:marTop w:val="0"/>
              <w:marBottom w:val="0"/>
              <w:divBdr>
                <w:top w:val="none" w:sz="0" w:space="0" w:color="auto"/>
                <w:left w:val="none" w:sz="0" w:space="0" w:color="auto"/>
                <w:bottom w:val="none" w:sz="0" w:space="0" w:color="auto"/>
                <w:right w:val="none" w:sz="0" w:space="0" w:color="auto"/>
              </w:divBdr>
            </w:div>
            <w:div w:id="1618364531">
              <w:marLeft w:val="0"/>
              <w:marRight w:val="0"/>
              <w:marTop w:val="0"/>
              <w:marBottom w:val="0"/>
              <w:divBdr>
                <w:top w:val="none" w:sz="0" w:space="0" w:color="auto"/>
                <w:left w:val="none" w:sz="0" w:space="0" w:color="auto"/>
                <w:bottom w:val="none" w:sz="0" w:space="0" w:color="auto"/>
                <w:right w:val="none" w:sz="0" w:space="0" w:color="auto"/>
              </w:divBdr>
            </w:div>
            <w:div w:id="1620447908">
              <w:marLeft w:val="0"/>
              <w:marRight w:val="0"/>
              <w:marTop w:val="0"/>
              <w:marBottom w:val="0"/>
              <w:divBdr>
                <w:top w:val="none" w:sz="0" w:space="0" w:color="auto"/>
                <w:left w:val="none" w:sz="0" w:space="0" w:color="auto"/>
                <w:bottom w:val="none" w:sz="0" w:space="0" w:color="auto"/>
                <w:right w:val="none" w:sz="0" w:space="0" w:color="auto"/>
              </w:divBdr>
            </w:div>
            <w:div w:id="1622034063">
              <w:marLeft w:val="0"/>
              <w:marRight w:val="0"/>
              <w:marTop w:val="0"/>
              <w:marBottom w:val="0"/>
              <w:divBdr>
                <w:top w:val="none" w:sz="0" w:space="0" w:color="auto"/>
                <w:left w:val="none" w:sz="0" w:space="0" w:color="auto"/>
                <w:bottom w:val="none" w:sz="0" w:space="0" w:color="auto"/>
                <w:right w:val="none" w:sz="0" w:space="0" w:color="auto"/>
              </w:divBdr>
            </w:div>
            <w:div w:id="1623732775">
              <w:marLeft w:val="0"/>
              <w:marRight w:val="0"/>
              <w:marTop w:val="0"/>
              <w:marBottom w:val="0"/>
              <w:divBdr>
                <w:top w:val="none" w:sz="0" w:space="0" w:color="auto"/>
                <w:left w:val="none" w:sz="0" w:space="0" w:color="auto"/>
                <w:bottom w:val="none" w:sz="0" w:space="0" w:color="auto"/>
                <w:right w:val="none" w:sz="0" w:space="0" w:color="auto"/>
              </w:divBdr>
            </w:div>
            <w:div w:id="1624725694">
              <w:marLeft w:val="0"/>
              <w:marRight w:val="0"/>
              <w:marTop w:val="0"/>
              <w:marBottom w:val="0"/>
              <w:divBdr>
                <w:top w:val="none" w:sz="0" w:space="0" w:color="auto"/>
                <w:left w:val="none" w:sz="0" w:space="0" w:color="auto"/>
                <w:bottom w:val="none" w:sz="0" w:space="0" w:color="auto"/>
                <w:right w:val="none" w:sz="0" w:space="0" w:color="auto"/>
              </w:divBdr>
            </w:div>
            <w:div w:id="1624917622">
              <w:marLeft w:val="0"/>
              <w:marRight w:val="0"/>
              <w:marTop w:val="0"/>
              <w:marBottom w:val="0"/>
              <w:divBdr>
                <w:top w:val="none" w:sz="0" w:space="0" w:color="auto"/>
                <w:left w:val="none" w:sz="0" w:space="0" w:color="auto"/>
                <w:bottom w:val="none" w:sz="0" w:space="0" w:color="auto"/>
                <w:right w:val="none" w:sz="0" w:space="0" w:color="auto"/>
              </w:divBdr>
            </w:div>
            <w:div w:id="1625306299">
              <w:marLeft w:val="0"/>
              <w:marRight w:val="0"/>
              <w:marTop w:val="0"/>
              <w:marBottom w:val="0"/>
              <w:divBdr>
                <w:top w:val="none" w:sz="0" w:space="0" w:color="auto"/>
                <w:left w:val="none" w:sz="0" w:space="0" w:color="auto"/>
                <w:bottom w:val="none" w:sz="0" w:space="0" w:color="auto"/>
                <w:right w:val="none" w:sz="0" w:space="0" w:color="auto"/>
              </w:divBdr>
            </w:div>
            <w:div w:id="1628387184">
              <w:marLeft w:val="0"/>
              <w:marRight w:val="0"/>
              <w:marTop w:val="0"/>
              <w:marBottom w:val="0"/>
              <w:divBdr>
                <w:top w:val="none" w:sz="0" w:space="0" w:color="auto"/>
                <w:left w:val="none" w:sz="0" w:space="0" w:color="auto"/>
                <w:bottom w:val="none" w:sz="0" w:space="0" w:color="auto"/>
                <w:right w:val="none" w:sz="0" w:space="0" w:color="auto"/>
              </w:divBdr>
            </w:div>
            <w:div w:id="1628470328">
              <w:marLeft w:val="0"/>
              <w:marRight w:val="0"/>
              <w:marTop w:val="0"/>
              <w:marBottom w:val="0"/>
              <w:divBdr>
                <w:top w:val="none" w:sz="0" w:space="0" w:color="auto"/>
                <w:left w:val="none" w:sz="0" w:space="0" w:color="auto"/>
                <w:bottom w:val="none" w:sz="0" w:space="0" w:color="auto"/>
                <w:right w:val="none" w:sz="0" w:space="0" w:color="auto"/>
              </w:divBdr>
            </w:div>
            <w:div w:id="1629509804">
              <w:marLeft w:val="0"/>
              <w:marRight w:val="0"/>
              <w:marTop w:val="0"/>
              <w:marBottom w:val="0"/>
              <w:divBdr>
                <w:top w:val="none" w:sz="0" w:space="0" w:color="auto"/>
                <w:left w:val="none" w:sz="0" w:space="0" w:color="auto"/>
                <w:bottom w:val="none" w:sz="0" w:space="0" w:color="auto"/>
                <w:right w:val="none" w:sz="0" w:space="0" w:color="auto"/>
              </w:divBdr>
            </w:div>
            <w:div w:id="1632054018">
              <w:marLeft w:val="0"/>
              <w:marRight w:val="0"/>
              <w:marTop w:val="0"/>
              <w:marBottom w:val="0"/>
              <w:divBdr>
                <w:top w:val="none" w:sz="0" w:space="0" w:color="auto"/>
                <w:left w:val="none" w:sz="0" w:space="0" w:color="auto"/>
                <w:bottom w:val="none" w:sz="0" w:space="0" w:color="auto"/>
                <w:right w:val="none" w:sz="0" w:space="0" w:color="auto"/>
              </w:divBdr>
            </w:div>
            <w:div w:id="1632438228">
              <w:marLeft w:val="0"/>
              <w:marRight w:val="0"/>
              <w:marTop w:val="0"/>
              <w:marBottom w:val="0"/>
              <w:divBdr>
                <w:top w:val="none" w:sz="0" w:space="0" w:color="auto"/>
                <w:left w:val="none" w:sz="0" w:space="0" w:color="auto"/>
                <w:bottom w:val="none" w:sz="0" w:space="0" w:color="auto"/>
                <w:right w:val="none" w:sz="0" w:space="0" w:color="auto"/>
              </w:divBdr>
            </w:div>
            <w:div w:id="1641300994">
              <w:marLeft w:val="0"/>
              <w:marRight w:val="0"/>
              <w:marTop w:val="0"/>
              <w:marBottom w:val="0"/>
              <w:divBdr>
                <w:top w:val="none" w:sz="0" w:space="0" w:color="auto"/>
                <w:left w:val="none" w:sz="0" w:space="0" w:color="auto"/>
                <w:bottom w:val="none" w:sz="0" w:space="0" w:color="auto"/>
                <w:right w:val="none" w:sz="0" w:space="0" w:color="auto"/>
              </w:divBdr>
            </w:div>
            <w:div w:id="1641373913">
              <w:marLeft w:val="0"/>
              <w:marRight w:val="0"/>
              <w:marTop w:val="0"/>
              <w:marBottom w:val="0"/>
              <w:divBdr>
                <w:top w:val="none" w:sz="0" w:space="0" w:color="auto"/>
                <w:left w:val="none" w:sz="0" w:space="0" w:color="auto"/>
                <w:bottom w:val="none" w:sz="0" w:space="0" w:color="auto"/>
                <w:right w:val="none" w:sz="0" w:space="0" w:color="auto"/>
              </w:divBdr>
            </w:div>
            <w:div w:id="1642493484">
              <w:marLeft w:val="0"/>
              <w:marRight w:val="0"/>
              <w:marTop w:val="0"/>
              <w:marBottom w:val="0"/>
              <w:divBdr>
                <w:top w:val="none" w:sz="0" w:space="0" w:color="auto"/>
                <w:left w:val="none" w:sz="0" w:space="0" w:color="auto"/>
                <w:bottom w:val="none" w:sz="0" w:space="0" w:color="auto"/>
                <w:right w:val="none" w:sz="0" w:space="0" w:color="auto"/>
              </w:divBdr>
            </w:div>
            <w:div w:id="1644652923">
              <w:marLeft w:val="0"/>
              <w:marRight w:val="0"/>
              <w:marTop w:val="0"/>
              <w:marBottom w:val="0"/>
              <w:divBdr>
                <w:top w:val="none" w:sz="0" w:space="0" w:color="auto"/>
                <w:left w:val="none" w:sz="0" w:space="0" w:color="auto"/>
                <w:bottom w:val="none" w:sz="0" w:space="0" w:color="auto"/>
                <w:right w:val="none" w:sz="0" w:space="0" w:color="auto"/>
              </w:divBdr>
            </w:div>
            <w:div w:id="1648972720">
              <w:marLeft w:val="0"/>
              <w:marRight w:val="0"/>
              <w:marTop w:val="0"/>
              <w:marBottom w:val="0"/>
              <w:divBdr>
                <w:top w:val="none" w:sz="0" w:space="0" w:color="auto"/>
                <w:left w:val="none" w:sz="0" w:space="0" w:color="auto"/>
                <w:bottom w:val="none" w:sz="0" w:space="0" w:color="auto"/>
                <w:right w:val="none" w:sz="0" w:space="0" w:color="auto"/>
              </w:divBdr>
            </w:div>
            <w:div w:id="1650598835">
              <w:marLeft w:val="0"/>
              <w:marRight w:val="0"/>
              <w:marTop w:val="0"/>
              <w:marBottom w:val="0"/>
              <w:divBdr>
                <w:top w:val="none" w:sz="0" w:space="0" w:color="auto"/>
                <w:left w:val="none" w:sz="0" w:space="0" w:color="auto"/>
                <w:bottom w:val="none" w:sz="0" w:space="0" w:color="auto"/>
                <w:right w:val="none" w:sz="0" w:space="0" w:color="auto"/>
              </w:divBdr>
            </w:div>
            <w:div w:id="1652178166">
              <w:marLeft w:val="0"/>
              <w:marRight w:val="0"/>
              <w:marTop w:val="0"/>
              <w:marBottom w:val="0"/>
              <w:divBdr>
                <w:top w:val="none" w:sz="0" w:space="0" w:color="auto"/>
                <w:left w:val="none" w:sz="0" w:space="0" w:color="auto"/>
                <w:bottom w:val="none" w:sz="0" w:space="0" w:color="auto"/>
                <w:right w:val="none" w:sz="0" w:space="0" w:color="auto"/>
              </w:divBdr>
            </w:div>
            <w:div w:id="1652364946">
              <w:marLeft w:val="0"/>
              <w:marRight w:val="0"/>
              <w:marTop w:val="0"/>
              <w:marBottom w:val="0"/>
              <w:divBdr>
                <w:top w:val="none" w:sz="0" w:space="0" w:color="auto"/>
                <w:left w:val="none" w:sz="0" w:space="0" w:color="auto"/>
                <w:bottom w:val="none" w:sz="0" w:space="0" w:color="auto"/>
                <w:right w:val="none" w:sz="0" w:space="0" w:color="auto"/>
              </w:divBdr>
            </w:div>
            <w:div w:id="1656881760">
              <w:marLeft w:val="0"/>
              <w:marRight w:val="0"/>
              <w:marTop w:val="0"/>
              <w:marBottom w:val="0"/>
              <w:divBdr>
                <w:top w:val="none" w:sz="0" w:space="0" w:color="auto"/>
                <w:left w:val="none" w:sz="0" w:space="0" w:color="auto"/>
                <w:bottom w:val="none" w:sz="0" w:space="0" w:color="auto"/>
                <w:right w:val="none" w:sz="0" w:space="0" w:color="auto"/>
              </w:divBdr>
            </w:div>
            <w:div w:id="1657606282">
              <w:marLeft w:val="0"/>
              <w:marRight w:val="0"/>
              <w:marTop w:val="0"/>
              <w:marBottom w:val="0"/>
              <w:divBdr>
                <w:top w:val="none" w:sz="0" w:space="0" w:color="auto"/>
                <w:left w:val="none" w:sz="0" w:space="0" w:color="auto"/>
                <w:bottom w:val="none" w:sz="0" w:space="0" w:color="auto"/>
                <w:right w:val="none" w:sz="0" w:space="0" w:color="auto"/>
              </w:divBdr>
            </w:div>
            <w:div w:id="1657687753">
              <w:marLeft w:val="0"/>
              <w:marRight w:val="0"/>
              <w:marTop w:val="0"/>
              <w:marBottom w:val="0"/>
              <w:divBdr>
                <w:top w:val="none" w:sz="0" w:space="0" w:color="auto"/>
                <w:left w:val="none" w:sz="0" w:space="0" w:color="auto"/>
                <w:bottom w:val="none" w:sz="0" w:space="0" w:color="auto"/>
                <w:right w:val="none" w:sz="0" w:space="0" w:color="auto"/>
              </w:divBdr>
            </w:div>
            <w:div w:id="1658612731">
              <w:marLeft w:val="0"/>
              <w:marRight w:val="0"/>
              <w:marTop w:val="0"/>
              <w:marBottom w:val="0"/>
              <w:divBdr>
                <w:top w:val="none" w:sz="0" w:space="0" w:color="auto"/>
                <w:left w:val="none" w:sz="0" w:space="0" w:color="auto"/>
                <w:bottom w:val="none" w:sz="0" w:space="0" w:color="auto"/>
                <w:right w:val="none" w:sz="0" w:space="0" w:color="auto"/>
              </w:divBdr>
            </w:div>
            <w:div w:id="1658656222">
              <w:marLeft w:val="0"/>
              <w:marRight w:val="0"/>
              <w:marTop w:val="0"/>
              <w:marBottom w:val="0"/>
              <w:divBdr>
                <w:top w:val="none" w:sz="0" w:space="0" w:color="auto"/>
                <w:left w:val="none" w:sz="0" w:space="0" w:color="auto"/>
                <w:bottom w:val="none" w:sz="0" w:space="0" w:color="auto"/>
                <w:right w:val="none" w:sz="0" w:space="0" w:color="auto"/>
              </w:divBdr>
            </w:div>
            <w:div w:id="1659654465">
              <w:marLeft w:val="0"/>
              <w:marRight w:val="0"/>
              <w:marTop w:val="0"/>
              <w:marBottom w:val="0"/>
              <w:divBdr>
                <w:top w:val="none" w:sz="0" w:space="0" w:color="auto"/>
                <w:left w:val="none" w:sz="0" w:space="0" w:color="auto"/>
                <w:bottom w:val="none" w:sz="0" w:space="0" w:color="auto"/>
                <w:right w:val="none" w:sz="0" w:space="0" w:color="auto"/>
              </w:divBdr>
            </w:div>
            <w:div w:id="1659846637">
              <w:marLeft w:val="0"/>
              <w:marRight w:val="0"/>
              <w:marTop w:val="0"/>
              <w:marBottom w:val="0"/>
              <w:divBdr>
                <w:top w:val="none" w:sz="0" w:space="0" w:color="auto"/>
                <w:left w:val="none" w:sz="0" w:space="0" w:color="auto"/>
                <w:bottom w:val="none" w:sz="0" w:space="0" w:color="auto"/>
                <w:right w:val="none" w:sz="0" w:space="0" w:color="auto"/>
              </w:divBdr>
            </w:div>
            <w:div w:id="1660496403">
              <w:marLeft w:val="0"/>
              <w:marRight w:val="0"/>
              <w:marTop w:val="0"/>
              <w:marBottom w:val="0"/>
              <w:divBdr>
                <w:top w:val="none" w:sz="0" w:space="0" w:color="auto"/>
                <w:left w:val="none" w:sz="0" w:space="0" w:color="auto"/>
                <w:bottom w:val="none" w:sz="0" w:space="0" w:color="auto"/>
                <w:right w:val="none" w:sz="0" w:space="0" w:color="auto"/>
              </w:divBdr>
            </w:div>
            <w:div w:id="1660769980">
              <w:marLeft w:val="0"/>
              <w:marRight w:val="0"/>
              <w:marTop w:val="0"/>
              <w:marBottom w:val="0"/>
              <w:divBdr>
                <w:top w:val="none" w:sz="0" w:space="0" w:color="auto"/>
                <w:left w:val="none" w:sz="0" w:space="0" w:color="auto"/>
                <w:bottom w:val="none" w:sz="0" w:space="0" w:color="auto"/>
                <w:right w:val="none" w:sz="0" w:space="0" w:color="auto"/>
              </w:divBdr>
            </w:div>
            <w:div w:id="1661886520">
              <w:marLeft w:val="0"/>
              <w:marRight w:val="0"/>
              <w:marTop w:val="0"/>
              <w:marBottom w:val="0"/>
              <w:divBdr>
                <w:top w:val="none" w:sz="0" w:space="0" w:color="auto"/>
                <w:left w:val="none" w:sz="0" w:space="0" w:color="auto"/>
                <w:bottom w:val="none" w:sz="0" w:space="0" w:color="auto"/>
                <w:right w:val="none" w:sz="0" w:space="0" w:color="auto"/>
              </w:divBdr>
            </w:div>
            <w:div w:id="1662469199">
              <w:marLeft w:val="0"/>
              <w:marRight w:val="0"/>
              <w:marTop w:val="0"/>
              <w:marBottom w:val="0"/>
              <w:divBdr>
                <w:top w:val="none" w:sz="0" w:space="0" w:color="auto"/>
                <w:left w:val="none" w:sz="0" w:space="0" w:color="auto"/>
                <w:bottom w:val="none" w:sz="0" w:space="0" w:color="auto"/>
                <w:right w:val="none" w:sz="0" w:space="0" w:color="auto"/>
              </w:divBdr>
            </w:div>
            <w:div w:id="1662931516">
              <w:marLeft w:val="0"/>
              <w:marRight w:val="0"/>
              <w:marTop w:val="0"/>
              <w:marBottom w:val="0"/>
              <w:divBdr>
                <w:top w:val="none" w:sz="0" w:space="0" w:color="auto"/>
                <w:left w:val="none" w:sz="0" w:space="0" w:color="auto"/>
                <w:bottom w:val="none" w:sz="0" w:space="0" w:color="auto"/>
                <w:right w:val="none" w:sz="0" w:space="0" w:color="auto"/>
              </w:divBdr>
            </w:div>
            <w:div w:id="1665938626">
              <w:marLeft w:val="0"/>
              <w:marRight w:val="0"/>
              <w:marTop w:val="0"/>
              <w:marBottom w:val="0"/>
              <w:divBdr>
                <w:top w:val="none" w:sz="0" w:space="0" w:color="auto"/>
                <w:left w:val="none" w:sz="0" w:space="0" w:color="auto"/>
                <w:bottom w:val="none" w:sz="0" w:space="0" w:color="auto"/>
                <w:right w:val="none" w:sz="0" w:space="0" w:color="auto"/>
              </w:divBdr>
            </w:div>
            <w:div w:id="1666936812">
              <w:marLeft w:val="0"/>
              <w:marRight w:val="0"/>
              <w:marTop w:val="0"/>
              <w:marBottom w:val="0"/>
              <w:divBdr>
                <w:top w:val="none" w:sz="0" w:space="0" w:color="auto"/>
                <w:left w:val="none" w:sz="0" w:space="0" w:color="auto"/>
                <w:bottom w:val="none" w:sz="0" w:space="0" w:color="auto"/>
                <w:right w:val="none" w:sz="0" w:space="0" w:color="auto"/>
              </w:divBdr>
            </w:div>
            <w:div w:id="1668635563">
              <w:marLeft w:val="0"/>
              <w:marRight w:val="0"/>
              <w:marTop w:val="0"/>
              <w:marBottom w:val="0"/>
              <w:divBdr>
                <w:top w:val="none" w:sz="0" w:space="0" w:color="auto"/>
                <w:left w:val="none" w:sz="0" w:space="0" w:color="auto"/>
                <w:bottom w:val="none" w:sz="0" w:space="0" w:color="auto"/>
                <w:right w:val="none" w:sz="0" w:space="0" w:color="auto"/>
              </w:divBdr>
            </w:div>
            <w:div w:id="1670135254">
              <w:marLeft w:val="0"/>
              <w:marRight w:val="0"/>
              <w:marTop w:val="0"/>
              <w:marBottom w:val="0"/>
              <w:divBdr>
                <w:top w:val="none" w:sz="0" w:space="0" w:color="auto"/>
                <w:left w:val="none" w:sz="0" w:space="0" w:color="auto"/>
                <w:bottom w:val="none" w:sz="0" w:space="0" w:color="auto"/>
                <w:right w:val="none" w:sz="0" w:space="0" w:color="auto"/>
              </w:divBdr>
            </w:div>
            <w:div w:id="1670331900">
              <w:marLeft w:val="0"/>
              <w:marRight w:val="0"/>
              <w:marTop w:val="0"/>
              <w:marBottom w:val="0"/>
              <w:divBdr>
                <w:top w:val="none" w:sz="0" w:space="0" w:color="auto"/>
                <w:left w:val="none" w:sz="0" w:space="0" w:color="auto"/>
                <w:bottom w:val="none" w:sz="0" w:space="0" w:color="auto"/>
                <w:right w:val="none" w:sz="0" w:space="0" w:color="auto"/>
              </w:divBdr>
            </w:div>
            <w:div w:id="1671057333">
              <w:marLeft w:val="0"/>
              <w:marRight w:val="0"/>
              <w:marTop w:val="0"/>
              <w:marBottom w:val="0"/>
              <w:divBdr>
                <w:top w:val="none" w:sz="0" w:space="0" w:color="auto"/>
                <w:left w:val="none" w:sz="0" w:space="0" w:color="auto"/>
                <w:bottom w:val="none" w:sz="0" w:space="0" w:color="auto"/>
                <w:right w:val="none" w:sz="0" w:space="0" w:color="auto"/>
              </w:divBdr>
            </w:div>
            <w:div w:id="1672028556">
              <w:marLeft w:val="0"/>
              <w:marRight w:val="0"/>
              <w:marTop w:val="0"/>
              <w:marBottom w:val="0"/>
              <w:divBdr>
                <w:top w:val="none" w:sz="0" w:space="0" w:color="auto"/>
                <w:left w:val="none" w:sz="0" w:space="0" w:color="auto"/>
                <w:bottom w:val="none" w:sz="0" w:space="0" w:color="auto"/>
                <w:right w:val="none" w:sz="0" w:space="0" w:color="auto"/>
              </w:divBdr>
            </w:div>
            <w:div w:id="1672222276">
              <w:marLeft w:val="0"/>
              <w:marRight w:val="0"/>
              <w:marTop w:val="0"/>
              <w:marBottom w:val="0"/>
              <w:divBdr>
                <w:top w:val="none" w:sz="0" w:space="0" w:color="auto"/>
                <w:left w:val="none" w:sz="0" w:space="0" w:color="auto"/>
                <w:bottom w:val="none" w:sz="0" w:space="0" w:color="auto"/>
                <w:right w:val="none" w:sz="0" w:space="0" w:color="auto"/>
              </w:divBdr>
            </w:div>
            <w:div w:id="1672445823">
              <w:marLeft w:val="0"/>
              <w:marRight w:val="0"/>
              <w:marTop w:val="0"/>
              <w:marBottom w:val="0"/>
              <w:divBdr>
                <w:top w:val="none" w:sz="0" w:space="0" w:color="auto"/>
                <w:left w:val="none" w:sz="0" w:space="0" w:color="auto"/>
                <w:bottom w:val="none" w:sz="0" w:space="0" w:color="auto"/>
                <w:right w:val="none" w:sz="0" w:space="0" w:color="auto"/>
              </w:divBdr>
            </w:div>
            <w:div w:id="1672677522">
              <w:marLeft w:val="0"/>
              <w:marRight w:val="0"/>
              <w:marTop w:val="0"/>
              <w:marBottom w:val="0"/>
              <w:divBdr>
                <w:top w:val="none" w:sz="0" w:space="0" w:color="auto"/>
                <w:left w:val="none" w:sz="0" w:space="0" w:color="auto"/>
                <w:bottom w:val="none" w:sz="0" w:space="0" w:color="auto"/>
                <w:right w:val="none" w:sz="0" w:space="0" w:color="auto"/>
              </w:divBdr>
            </w:div>
            <w:div w:id="1673558174">
              <w:marLeft w:val="0"/>
              <w:marRight w:val="0"/>
              <w:marTop w:val="0"/>
              <w:marBottom w:val="0"/>
              <w:divBdr>
                <w:top w:val="none" w:sz="0" w:space="0" w:color="auto"/>
                <w:left w:val="none" w:sz="0" w:space="0" w:color="auto"/>
                <w:bottom w:val="none" w:sz="0" w:space="0" w:color="auto"/>
                <w:right w:val="none" w:sz="0" w:space="0" w:color="auto"/>
              </w:divBdr>
            </w:div>
            <w:div w:id="1673753113">
              <w:marLeft w:val="0"/>
              <w:marRight w:val="0"/>
              <w:marTop w:val="0"/>
              <w:marBottom w:val="0"/>
              <w:divBdr>
                <w:top w:val="none" w:sz="0" w:space="0" w:color="auto"/>
                <w:left w:val="none" w:sz="0" w:space="0" w:color="auto"/>
                <w:bottom w:val="none" w:sz="0" w:space="0" w:color="auto"/>
                <w:right w:val="none" w:sz="0" w:space="0" w:color="auto"/>
              </w:divBdr>
            </w:div>
            <w:div w:id="1676496896">
              <w:marLeft w:val="0"/>
              <w:marRight w:val="0"/>
              <w:marTop w:val="0"/>
              <w:marBottom w:val="0"/>
              <w:divBdr>
                <w:top w:val="none" w:sz="0" w:space="0" w:color="auto"/>
                <w:left w:val="none" w:sz="0" w:space="0" w:color="auto"/>
                <w:bottom w:val="none" w:sz="0" w:space="0" w:color="auto"/>
                <w:right w:val="none" w:sz="0" w:space="0" w:color="auto"/>
              </w:divBdr>
            </w:div>
            <w:div w:id="1676565572">
              <w:marLeft w:val="0"/>
              <w:marRight w:val="0"/>
              <w:marTop w:val="0"/>
              <w:marBottom w:val="0"/>
              <w:divBdr>
                <w:top w:val="none" w:sz="0" w:space="0" w:color="auto"/>
                <w:left w:val="none" w:sz="0" w:space="0" w:color="auto"/>
                <w:bottom w:val="none" w:sz="0" w:space="0" w:color="auto"/>
                <w:right w:val="none" w:sz="0" w:space="0" w:color="auto"/>
              </w:divBdr>
            </w:div>
            <w:div w:id="1676958780">
              <w:marLeft w:val="0"/>
              <w:marRight w:val="0"/>
              <w:marTop w:val="0"/>
              <w:marBottom w:val="0"/>
              <w:divBdr>
                <w:top w:val="none" w:sz="0" w:space="0" w:color="auto"/>
                <w:left w:val="none" w:sz="0" w:space="0" w:color="auto"/>
                <w:bottom w:val="none" w:sz="0" w:space="0" w:color="auto"/>
                <w:right w:val="none" w:sz="0" w:space="0" w:color="auto"/>
              </w:divBdr>
            </w:div>
            <w:div w:id="1679187125">
              <w:marLeft w:val="0"/>
              <w:marRight w:val="0"/>
              <w:marTop w:val="0"/>
              <w:marBottom w:val="0"/>
              <w:divBdr>
                <w:top w:val="none" w:sz="0" w:space="0" w:color="auto"/>
                <w:left w:val="none" w:sz="0" w:space="0" w:color="auto"/>
                <w:bottom w:val="none" w:sz="0" w:space="0" w:color="auto"/>
                <w:right w:val="none" w:sz="0" w:space="0" w:color="auto"/>
              </w:divBdr>
            </w:div>
            <w:div w:id="1679309593">
              <w:marLeft w:val="0"/>
              <w:marRight w:val="0"/>
              <w:marTop w:val="0"/>
              <w:marBottom w:val="0"/>
              <w:divBdr>
                <w:top w:val="none" w:sz="0" w:space="0" w:color="auto"/>
                <w:left w:val="none" w:sz="0" w:space="0" w:color="auto"/>
                <w:bottom w:val="none" w:sz="0" w:space="0" w:color="auto"/>
                <w:right w:val="none" w:sz="0" w:space="0" w:color="auto"/>
              </w:divBdr>
            </w:div>
            <w:div w:id="1679963736">
              <w:marLeft w:val="0"/>
              <w:marRight w:val="0"/>
              <w:marTop w:val="0"/>
              <w:marBottom w:val="0"/>
              <w:divBdr>
                <w:top w:val="none" w:sz="0" w:space="0" w:color="auto"/>
                <w:left w:val="none" w:sz="0" w:space="0" w:color="auto"/>
                <w:bottom w:val="none" w:sz="0" w:space="0" w:color="auto"/>
                <w:right w:val="none" w:sz="0" w:space="0" w:color="auto"/>
              </w:divBdr>
            </w:div>
            <w:div w:id="1680766269">
              <w:marLeft w:val="0"/>
              <w:marRight w:val="0"/>
              <w:marTop w:val="0"/>
              <w:marBottom w:val="0"/>
              <w:divBdr>
                <w:top w:val="none" w:sz="0" w:space="0" w:color="auto"/>
                <w:left w:val="none" w:sz="0" w:space="0" w:color="auto"/>
                <w:bottom w:val="none" w:sz="0" w:space="0" w:color="auto"/>
                <w:right w:val="none" w:sz="0" w:space="0" w:color="auto"/>
              </w:divBdr>
            </w:div>
            <w:div w:id="1680892137">
              <w:marLeft w:val="0"/>
              <w:marRight w:val="0"/>
              <w:marTop w:val="0"/>
              <w:marBottom w:val="0"/>
              <w:divBdr>
                <w:top w:val="none" w:sz="0" w:space="0" w:color="auto"/>
                <w:left w:val="none" w:sz="0" w:space="0" w:color="auto"/>
                <w:bottom w:val="none" w:sz="0" w:space="0" w:color="auto"/>
                <w:right w:val="none" w:sz="0" w:space="0" w:color="auto"/>
              </w:divBdr>
            </w:div>
            <w:div w:id="1681003435">
              <w:marLeft w:val="0"/>
              <w:marRight w:val="0"/>
              <w:marTop w:val="0"/>
              <w:marBottom w:val="0"/>
              <w:divBdr>
                <w:top w:val="none" w:sz="0" w:space="0" w:color="auto"/>
                <w:left w:val="none" w:sz="0" w:space="0" w:color="auto"/>
                <w:bottom w:val="none" w:sz="0" w:space="0" w:color="auto"/>
                <w:right w:val="none" w:sz="0" w:space="0" w:color="auto"/>
              </w:divBdr>
            </w:div>
            <w:div w:id="1682312902">
              <w:marLeft w:val="0"/>
              <w:marRight w:val="0"/>
              <w:marTop w:val="0"/>
              <w:marBottom w:val="0"/>
              <w:divBdr>
                <w:top w:val="none" w:sz="0" w:space="0" w:color="auto"/>
                <w:left w:val="none" w:sz="0" w:space="0" w:color="auto"/>
                <w:bottom w:val="none" w:sz="0" w:space="0" w:color="auto"/>
                <w:right w:val="none" w:sz="0" w:space="0" w:color="auto"/>
              </w:divBdr>
            </w:div>
            <w:div w:id="1683315381">
              <w:marLeft w:val="0"/>
              <w:marRight w:val="0"/>
              <w:marTop w:val="0"/>
              <w:marBottom w:val="0"/>
              <w:divBdr>
                <w:top w:val="none" w:sz="0" w:space="0" w:color="auto"/>
                <w:left w:val="none" w:sz="0" w:space="0" w:color="auto"/>
                <w:bottom w:val="none" w:sz="0" w:space="0" w:color="auto"/>
                <w:right w:val="none" w:sz="0" w:space="0" w:color="auto"/>
              </w:divBdr>
            </w:div>
            <w:div w:id="1683897994">
              <w:marLeft w:val="0"/>
              <w:marRight w:val="0"/>
              <w:marTop w:val="0"/>
              <w:marBottom w:val="0"/>
              <w:divBdr>
                <w:top w:val="none" w:sz="0" w:space="0" w:color="auto"/>
                <w:left w:val="none" w:sz="0" w:space="0" w:color="auto"/>
                <w:bottom w:val="none" w:sz="0" w:space="0" w:color="auto"/>
                <w:right w:val="none" w:sz="0" w:space="0" w:color="auto"/>
              </w:divBdr>
            </w:div>
            <w:div w:id="1684091631">
              <w:marLeft w:val="0"/>
              <w:marRight w:val="0"/>
              <w:marTop w:val="0"/>
              <w:marBottom w:val="0"/>
              <w:divBdr>
                <w:top w:val="none" w:sz="0" w:space="0" w:color="auto"/>
                <w:left w:val="none" w:sz="0" w:space="0" w:color="auto"/>
                <w:bottom w:val="none" w:sz="0" w:space="0" w:color="auto"/>
                <w:right w:val="none" w:sz="0" w:space="0" w:color="auto"/>
              </w:divBdr>
            </w:div>
            <w:div w:id="1684478946">
              <w:marLeft w:val="0"/>
              <w:marRight w:val="0"/>
              <w:marTop w:val="0"/>
              <w:marBottom w:val="0"/>
              <w:divBdr>
                <w:top w:val="none" w:sz="0" w:space="0" w:color="auto"/>
                <w:left w:val="none" w:sz="0" w:space="0" w:color="auto"/>
                <w:bottom w:val="none" w:sz="0" w:space="0" w:color="auto"/>
                <w:right w:val="none" w:sz="0" w:space="0" w:color="auto"/>
              </w:divBdr>
            </w:div>
            <w:div w:id="1685090603">
              <w:marLeft w:val="0"/>
              <w:marRight w:val="0"/>
              <w:marTop w:val="0"/>
              <w:marBottom w:val="0"/>
              <w:divBdr>
                <w:top w:val="none" w:sz="0" w:space="0" w:color="auto"/>
                <w:left w:val="none" w:sz="0" w:space="0" w:color="auto"/>
                <w:bottom w:val="none" w:sz="0" w:space="0" w:color="auto"/>
                <w:right w:val="none" w:sz="0" w:space="0" w:color="auto"/>
              </w:divBdr>
            </w:div>
            <w:div w:id="1687245161">
              <w:marLeft w:val="0"/>
              <w:marRight w:val="0"/>
              <w:marTop w:val="0"/>
              <w:marBottom w:val="0"/>
              <w:divBdr>
                <w:top w:val="none" w:sz="0" w:space="0" w:color="auto"/>
                <w:left w:val="none" w:sz="0" w:space="0" w:color="auto"/>
                <w:bottom w:val="none" w:sz="0" w:space="0" w:color="auto"/>
                <w:right w:val="none" w:sz="0" w:space="0" w:color="auto"/>
              </w:divBdr>
            </w:div>
            <w:div w:id="1687246038">
              <w:marLeft w:val="0"/>
              <w:marRight w:val="0"/>
              <w:marTop w:val="0"/>
              <w:marBottom w:val="0"/>
              <w:divBdr>
                <w:top w:val="none" w:sz="0" w:space="0" w:color="auto"/>
                <w:left w:val="none" w:sz="0" w:space="0" w:color="auto"/>
                <w:bottom w:val="none" w:sz="0" w:space="0" w:color="auto"/>
                <w:right w:val="none" w:sz="0" w:space="0" w:color="auto"/>
              </w:divBdr>
            </w:div>
            <w:div w:id="1687558185">
              <w:marLeft w:val="0"/>
              <w:marRight w:val="0"/>
              <w:marTop w:val="0"/>
              <w:marBottom w:val="0"/>
              <w:divBdr>
                <w:top w:val="none" w:sz="0" w:space="0" w:color="auto"/>
                <w:left w:val="none" w:sz="0" w:space="0" w:color="auto"/>
                <w:bottom w:val="none" w:sz="0" w:space="0" w:color="auto"/>
                <w:right w:val="none" w:sz="0" w:space="0" w:color="auto"/>
              </w:divBdr>
            </w:div>
            <w:div w:id="1688947895">
              <w:marLeft w:val="0"/>
              <w:marRight w:val="0"/>
              <w:marTop w:val="0"/>
              <w:marBottom w:val="0"/>
              <w:divBdr>
                <w:top w:val="none" w:sz="0" w:space="0" w:color="auto"/>
                <w:left w:val="none" w:sz="0" w:space="0" w:color="auto"/>
                <w:bottom w:val="none" w:sz="0" w:space="0" w:color="auto"/>
                <w:right w:val="none" w:sz="0" w:space="0" w:color="auto"/>
              </w:divBdr>
            </w:div>
            <w:div w:id="1689022405">
              <w:marLeft w:val="0"/>
              <w:marRight w:val="0"/>
              <w:marTop w:val="0"/>
              <w:marBottom w:val="0"/>
              <w:divBdr>
                <w:top w:val="none" w:sz="0" w:space="0" w:color="auto"/>
                <w:left w:val="none" w:sz="0" w:space="0" w:color="auto"/>
                <w:bottom w:val="none" w:sz="0" w:space="0" w:color="auto"/>
                <w:right w:val="none" w:sz="0" w:space="0" w:color="auto"/>
              </w:divBdr>
            </w:div>
            <w:div w:id="1689287055">
              <w:marLeft w:val="0"/>
              <w:marRight w:val="0"/>
              <w:marTop w:val="0"/>
              <w:marBottom w:val="0"/>
              <w:divBdr>
                <w:top w:val="none" w:sz="0" w:space="0" w:color="auto"/>
                <w:left w:val="none" w:sz="0" w:space="0" w:color="auto"/>
                <w:bottom w:val="none" w:sz="0" w:space="0" w:color="auto"/>
                <w:right w:val="none" w:sz="0" w:space="0" w:color="auto"/>
              </w:divBdr>
            </w:div>
            <w:div w:id="1691837547">
              <w:marLeft w:val="0"/>
              <w:marRight w:val="0"/>
              <w:marTop w:val="0"/>
              <w:marBottom w:val="0"/>
              <w:divBdr>
                <w:top w:val="none" w:sz="0" w:space="0" w:color="auto"/>
                <w:left w:val="none" w:sz="0" w:space="0" w:color="auto"/>
                <w:bottom w:val="none" w:sz="0" w:space="0" w:color="auto"/>
                <w:right w:val="none" w:sz="0" w:space="0" w:color="auto"/>
              </w:divBdr>
            </w:div>
            <w:div w:id="1693992013">
              <w:marLeft w:val="0"/>
              <w:marRight w:val="0"/>
              <w:marTop w:val="0"/>
              <w:marBottom w:val="0"/>
              <w:divBdr>
                <w:top w:val="none" w:sz="0" w:space="0" w:color="auto"/>
                <w:left w:val="none" w:sz="0" w:space="0" w:color="auto"/>
                <w:bottom w:val="none" w:sz="0" w:space="0" w:color="auto"/>
                <w:right w:val="none" w:sz="0" w:space="0" w:color="auto"/>
              </w:divBdr>
            </w:div>
            <w:div w:id="1694070345">
              <w:marLeft w:val="0"/>
              <w:marRight w:val="0"/>
              <w:marTop w:val="0"/>
              <w:marBottom w:val="0"/>
              <w:divBdr>
                <w:top w:val="none" w:sz="0" w:space="0" w:color="auto"/>
                <w:left w:val="none" w:sz="0" w:space="0" w:color="auto"/>
                <w:bottom w:val="none" w:sz="0" w:space="0" w:color="auto"/>
                <w:right w:val="none" w:sz="0" w:space="0" w:color="auto"/>
              </w:divBdr>
            </w:div>
            <w:div w:id="1694113406">
              <w:marLeft w:val="0"/>
              <w:marRight w:val="0"/>
              <w:marTop w:val="0"/>
              <w:marBottom w:val="0"/>
              <w:divBdr>
                <w:top w:val="none" w:sz="0" w:space="0" w:color="auto"/>
                <w:left w:val="none" w:sz="0" w:space="0" w:color="auto"/>
                <w:bottom w:val="none" w:sz="0" w:space="0" w:color="auto"/>
                <w:right w:val="none" w:sz="0" w:space="0" w:color="auto"/>
              </w:divBdr>
            </w:div>
            <w:div w:id="1694454507">
              <w:marLeft w:val="0"/>
              <w:marRight w:val="0"/>
              <w:marTop w:val="0"/>
              <w:marBottom w:val="0"/>
              <w:divBdr>
                <w:top w:val="none" w:sz="0" w:space="0" w:color="auto"/>
                <w:left w:val="none" w:sz="0" w:space="0" w:color="auto"/>
                <w:bottom w:val="none" w:sz="0" w:space="0" w:color="auto"/>
                <w:right w:val="none" w:sz="0" w:space="0" w:color="auto"/>
              </w:divBdr>
            </w:div>
            <w:div w:id="1694570317">
              <w:marLeft w:val="0"/>
              <w:marRight w:val="0"/>
              <w:marTop w:val="0"/>
              <w:marBottom w:val="0"/>
              <w:divBdr>
                <w:top w:val="none" w:sz="0" w:space="0" w:color="auto"/>
                <w:left w:val="none" w:sz="0" w:space="0" w:color="auto"/>
                <w:bottom w:val="none" w:sz="0" w:space="0" w:color="auto"/>
                <w:right w:val="none" w:sz="0" w:space="0" w:color="auto"/>
              </w:divBdr>
            </w:div>
            <w:div w:id="1696539663">
              <w:marLeft w:val="0"/>
              <w:marRight w:val="0"/>
              <w:marTop w:val="0"/>
              <w:marBottom w:val="0"/>
              <w:divBdr>
                <w:top w:val="none" w:sz="0" w:space="0" w:color="auto"/>
                <w:left w:val="none" w:sz="0" w:space="0" w:color="auto"/>
                <w:bottom w:val="none" w:sz="0" w:space="0" w:color="auto"/>
                <w:right w:val="none" w:sz="0" w:space="0" w:color="auto"/>
              </w:divBdr>
            </w:div>
            <w:div w:id="1696954133">
              <w:marLeft w:val="0"/>
              <w:marRight w:val="0"/>
              <w:marTop w:val="0"/>
              <w:marBottom w:val="0"/>
              <w:divBdr>
                <w:top w:val="none" w:sz="0" w:space="0" w:color="auto"/>
                <w:left w:val="none" w:sz="0" w:space="0" w:color="auto"/>
                <w:bottom w:val="none" w:sz="0" w:space="0" w:color="auto"/>
                <w:right w:val="none" w:sz="0" w:space="0" w:color="auto"/>
              </w:divBdr>
            </w:div>
            <w:div w:id="1697459929">
              <w:marLeft w:val="0"/>
              <w:marRight w:val="0"/>
              <w:marTop w:val="0"/>
              <w:marBottom w:val="0"/>
              <w:divBdr>
                <w:top w:val="none" w:sz="0" w:space="0" w:color="auto"/>
                <w:left w:val="none" w:sz="0" w:space="0" w:color="auto"/>
                <w:bottom w:val="none" w:sz="0" w:space="0" w:color="auto"/>
                <w:right w:val="none" w:sz="0" w:space="0" w:color="auto"/>
              </w:divBdr>
            </w:div>
            <w:div w:id="1698382539">
              <w:marLeft w:val="0"/>
              <w:marRight w:val="0"/>
              <w:marTop w:val="0"/>
              <w:marBottom w:val="0"/>
              <w:divBdr>
                <w:top w:val="none" w:sz="0" w:space="0" w:color="auto"/>
                <w:left w:val="none" w:sz="0" w:space="0" w:color="auto"/>
                <w:bottom w:val="none" w:sz="0" w:space="0" w:color="auto"/>
                <w:right w:val="none" w:sz="0" w:space="0" w:color="auto"/>
              </w:divBdr>
            </w:div>
            <w:div w:id="1698771369">
              <w:marLeft w:val="0"/>
              <w:marRight w:val="0"/>
              <w:marTop w:val="0"/>
              <w:marBottom w:val="0"/>
              <w:divBdr>
                <w:top w:val="none" w:sz="0" w:space="0" w:color="auto"/>
                <w:left w:val="none" w:sz="0" w:space="0" w:color="auto"/>
                <w:bottom w:val="none" w:sz="0" w:space="0" w:color="auto"/>
                <w:right w:val="none" w:sz="0" w:space="0" w:color="auto"/>
              </w:divBdr>
            </w:div>
            <w:div w:id="1700155757">
              <w:marLeft w:val="0"/>
              <w:marRight w:val="0"/>
              <w:marTop w:val="0"/>
              <w:marBottom w:val="0"/>
              <w:divBdr>
                <w:top w:val="none" w:sz="0" w:space="0" w:color="auto"/>
                <w:left w:val="none" w:sz="0" w:space="0" w:color="auto"/>
                <w:bottom w:val="none" w:sz="0" w:space="0" w:color="auto"/>
                <w:right w:val="none" w:sz="0" w:space="0" w:color="auto"/>
              </w:divBdr>
            </w:div>
            <w:div w:id="1700354603">
              <w:marLeft w:val="0"/>
              <w:marRight w:val="0"/>
              <w:marTop w:val="0"/>
              <w:marBottom w:val="0"/>
              <w:divBdr>
                <w:top w:val="none" w:sz="0" w:space="0" w:color="auto"/>
                <w:left w:val="none" w:sz="0" w:space="0" w:color="auto"/>
                <w:bottom w:val="none" w:sz="0" w:space="0" w:color="auto"/>
                <w:right w:val="none" w:sz="0" w:space="0" w:color="auto"/>
              </w:divBdr>
            </w:div>
            <w:div w:id="1701205658">
              <w:marLeft w:val="0"/>
              <w:marRight w:val="0"/>
              <w:marTop w:val="0"/>
              <w:marBottom w:val="0"/>
              <w:divBdr>
                <w:top w:val="none" w:sz="0" w:space="0" w:color="auto"/>
                <w:left w:val="none" w:sz="0" w:space="0" w:color="auto"/>
                <w:bottom w:val="none" w:sz="0" w:space="0" w:color="auto"/>
                <w:right w:val="none" w:sz="0" w:space="0" w:color="auto"/>
              </w:divBdr>
            </w:div>
            <w:div w:id="1706172501">
              <w:marLeft w:val="0"/>
              <w:marRight w:val="0"/>
              <w:marTop w:val="0"/>
              <w:marBottom w:val="0"/>
              <w:divBdr>
                <w:top w:val="none" w:sz="0" w:space="0" w:color="auto"/>
                <w:left w:val="none" w:sz="0" w:space="0" w:color="auto"/>
                <w:bottom w:val="none" w:sz="0" w:space="0" w:color="auto"/>
                <w:right w:val="none" w:sz="0" w:space="0" w:color="auto"/>
              </w:divBdr>
            </w:div>
            <w:div w:id="1706634296">
              <w:marLeft w:val="0"/>
              <w:marRight w:val="0"/>
              <w:marTop w:val="0"/>
              <w:marBottom w:val="0"/>
              <w:divBdr>
                <w:top w:val="none" w:sz="0" w:space="0" w:color="auto"/>
                <w:left w:val="none" w:sz="0" w:space="0" w:color="auto"/>
                <w:bottom w:val="none" w:sz="0" w:space="0" w:color="auto"/>
                <w:right w:val="none" w:sz="0" w:space="0" w:color="auto"/>
              </w:divBdr>
            </w:div>
            <w:div w:id="1706980292">
              <w:marLeft w:val="0"/>
              <w:marRight w:val="0"/>
              <w:marTop w:val="0"/>
              <w:marBottom w:val="0"/>
              <w:divBdr>
                <w:top w:val="none" w:sz="0" w:space="0" w:color="auto"/>
                <w:left w:val="none" w:sz="0" w:space="0" w:color="auto"/>
                <w:bottom w:val="none" w:sz="0" w:space="0" w:color="auto"/>
                <w:right w:val="none" w:sz="0" w:space="0" w:color="auto"/>
              </w:divBdr>
            </w:div>
            <w:div w:id="1707441622">
              <w:marLeft w:val="0"/>
              <w:marRight w:val="0"/>
              <w:marTop w:val="0"/>
              <w:marBottom w:val="0"/>
              <w:divBdr>
                <w:top w:val="none" w:sz="0" w:space="0" w:color="auto"/>
                <w:left w:val="none" w:sz="0" w:space="0" w:color="auto"/>
                <w:bottom w:val="none" w:sz="0" w:space="0" w:color="auto"/>
                <w:right w:val="none" w:sz="0" w:space="0" w:color="auto"/>
              </w:divBdr>
            </w:div>
            <w:div w:id="1707824804">
              <w:marLeft w:val="0"/>
              <w:marRight w:val="0"/>
              <w:marTop w:val="0"/>
              <w:marBottom w:val="0"/>
              <w:divBdr>
                <w:top w:val="none" w:sz="0" w:space="0" w:color="auto"/>
                <w:left w:val="none" w:sz="0" w:space="0" w:color="auto"/>
                <w:bottom w:val="none" w:sz="0" w:space="0" w:color="auto"/>
                <w:right w:val="none" w:sz="0" w:space="0" w:color="auto"/>
              </w:divBdr>
            </w:div>
            <w:div w:id="1708674774">
              <w:marLeft w:val="0"/>
              <w:marRight w:val="0"/>
              <w:marTop w:val="0"/>
              <w:marBottom w:val="0"/>
              <w:divBdr>
                <w:top w:val="none" w:sz="0" w:space="0" w:color="auto"/>
                <w:left w:val="none" w:sz="0" w:space="0" w:color="auto"/>
                <w:bottom w:val="none" w:sz="0" w:space="0" w:color="auto"/>
                <w:right w:val="none" w:sz="0" w:space="0" w:color="auto"/>
              </w:divBdr>
            </w:div>
            <w:div w:id="1708723422">
              <w:marLeft w:val="0"/>
              <w:marRight w:val="0"/>
              <w:marTop w:val="0"/>
              <w:marBottom w:val="0"/>
              <w:divBdr>
                <w:top w:val="none" w:sz="0" w:space="0" w:color="auto"/>
                <w:left w:val="none" w:sz="0" w:space="0" w:color="auto"/>
                <w:bottom w:val="none" w:sz="0" w:space="0" w:color="auto"/>
                <w:right w:val="none" w:sz="0" w:space="0" w:color="auto"/>
              </w:divBdr>
            </w:div>
            <w:div w:id="1710304141">
              <w:marLeft w:val="0"/>
              <w:marRight w:val="0"/>
              <w:marTop w:val="0"/>
              <w:marBottom w:val="0"/>
              <w:divBdr>
                <w:top w:val="none" w:sz="0" w:space="0" w:color="auto"/>
                <w:left w:val="none" w:sz="0" w:space="0" w:color="auto"/>
                <w:bottom w:val="none" w:sz="0" w:space="0" w:color="auto"/>
                <w:right w:val="none" w:sz="0" w:space="0" w:color="auto"/>
              </w:divBdr>
            </w:div>
            <w:div w:id="1710955074">
              <w:marLeft w:val="0"/>
              <w:marRight w:val="0"/>
              <w:marTop w:val="0"/>
              <w:marBottom w:val="0"/>
              <w:divBdr>
                <w:top w:val="none" w:sz="0" w:space="0" w:color="auto"/>
                <w:left w:val="none" w:sz="0" w:space="0" w:color="auto"/>
                <w:bottom w:val="none" w:sz="0" w:space="0" w:color="auto"/>
                <w:right w:val="none" w:sz="0" w:space="0" w:color="auto"/>
              </w:divBdr>
            </w:div>
            <w:div w:id="1711689453">
              <w:marLeft w:val="0"/>
              <w:marRight w:val="0"/>
              <w:marTop w:val="0"/>
              <w:marBottom w:val="0"/>
              <w:divBdr>
                <w:top w:val="none" w:sz="0" w:space="0" w:color="auto"/>
                <w:left w:val="none" w:sz="0" w:space="0" w:color="auto"/>
                <w:bottom w:val="none" w:sz="0" w:space="0" w:color="auto"/>
                <w:right w:val="none" w:sz="0" w:space="0" w:color="auto"/>
              </w:divBdr>
            </w:div>
            <w:div w:id="1711757378">
              <w:marLeft w:val="0"/>
              <w:marRight w:val="0"/>
              <w:marTop w:val="0"/>
              <w:marBottom w:val="0"/>
              <w:divBdr>
                <w:top w:val="none" w:sz="0" w:space="0" w:color="auto"/>
                <w:left w:val="none" w:sz="0" w:space="0" w:color="auto"/>
                <w:bottom w:val="none" w:sz="0" w:space="0" w:color="auto"/>
                <w:right w:val="none" w:sz="0" w:space="0" w:color="auto"/>
              </w:divBdr>
            </w:div>
            <w:div w:id="1711953492">
              <w:marLeft w:val="0"/>
              <w:marRight w:val="0"/>
              <w:marTop w:val="0"/>
              <w:marBottom w:val="0"/>
              <w:divBdr>
                <w:top w:val="none" w:sz="0" w:space="0" w:color="auto"/>
                <w:left w:val="none" w:sz="0" w:space="0" w:color="auto"/>
                <w:bottom w:val="none" w:sz="0" w:space="0" w:color="auto"/>
                <w:right w:val="none" w:sz="0" w:space="0" w:color="auto"/>
              </w:divBdr>
            </w:div>
            <w:div w:id="1714038764">
              <w:marLeft w:val="0"/>
              <w:marRight w:val="0"/>
              <w:marTop w:val="0"/>
              <w:marBottom w:val="0"/>
              <w:divBdr>
                <w:top w:val="none" w:sz="0" w:space="0" w:color="auto"/>
                <w:left w:val="none" w:sz="0" w:space="0" w:color="auto"/>
                <w:bottom w:val="none" w:sz="0" w:space="0" w:color="auto"/>
                <w:right w:val="none" w:sz="0" w:space="0" w:color="auto"/>
              </w:divBdr>
            </w:div>
            <w:div w:id="1715082930">
              <w:marLeft w:val="0"/>
              <w:marRight w:val="0"/>
              <w:marTop w:val="0"/>
              <w:marBottom w:val="0"/>
              <w:divBdr>
                <w:top w:val="none" w:sz="0" w:space="0" w:color="auto"/>
                <w:left w:val="none" w:sz="0" w:space="0" w:color="auto"/>
                <w:bottom w:val="none" w:sz="0" w:space="0" w:color="auto"/>
                <w:right w:val="none" w:sz="0" w:space="0" w:color="auto"/>
              </w:divBdr>
            </w:div>
            <w:div w:id="1715150833">
              <w:marLeft w:val="0"/>
              <w:marRight w:val="0"/>
              <w:marTop w:val="0"/>
              <w:marBottom w:val="0"/>
              <w:divBdr>
                <w:top w:val="none" w:sz="0" w:space="0" w:color="auto"/>
                <w:left w:val="none" w:sz="0" w:space="0" w:color="auto"/>
                <w:bottom w:val="none" w:sz="0" w:space="0" w:color="auto"/>
                <w:right w:val="none" w:sz="0" w:space="0" w:color="auto"/>
              </w:divBdr>
            </w:div>
            <w:div w:id="1716392324">
              <w:marLeft w:val="0"/>
              <w:marRight w:val="0"/>
              <w:marTop w:val="0"/>
              <w:marBottom w:val="0"/>
              <w:divBdr>
                <w:top w:val="none" w:sz="0" w:space="0" w:color="auto"/>
                <w:left w:val="none" w:sz="0" w:space="0" w:color="auto"/>
                <w:bottom w:val="none" w:sz="0" w:space="0" w:color="auto"/>
                <w:right w:val="none" w:sz="0" w:space="0" w:color="auto"/>
              </w:divBdr>
            </w:div>
            <w:div w:id="1718309336">
              <w:marLeft w:val="0"/>
              <w:marRight w:val="0"/>
              <w:marTop w:val="0"/>
              <w:marBottom w:val="0"/>
              <w:divBdr>
                <w:top w:val="none" w:sz="0" w:space="0" w:color="auto"/>
                <w:left w:val="none" w:sz="0" w:space="0" w:color="auto"/>
                <w:bottom w:val="none" w:sz="0" w:space="0" w:color="auto"/>
                <w:right w:val="none" w:sz="0" w:space="0" w:color="auto"/>
              </w:divBdr>
            </w:div>
            <w:div w:id="1718699085">
              <w:marLeft w:val="0"/>
              <w:marRight w:val="0"/>
              <w:marTop w:val="0"/>
              <w:marBottom w:val="0"/>
              <w:divBdr>
                <w:top w:val="none" w:sz="0" w:space="0" w:color="auto"/>
                <w:left w:val="none" w:sz="0" w:space="0" w:color="auto"/>
                <w:bottom w:val="none" w:sz="0" w:space="0" w:color="auto"/>
                <w:right w:val="none" w:sz="0" w:space="0" w:color="auto"/>
              </w:divBdr>
            </w:div>
            <w:div w:id="1721243838">
              <w:marLeft w:val="0"/>
              <w:marRight w:val="0"/>
              <w:marTop w:val="0"/>
              <w:marBottom w:val="0"/>
              <w:divBdr>
                <w:top w:val="none" w:sz="0" w:space="0" w:color="auto"/>
                <w:left w:val="none" w:sz="0" w:space="0" w:color="auto"/>
                <w:bottom w:val="none" w:sz="0" w:space="0" w:color="auto"/>
                <w:right w:val="none" w:sz="0" w:space="0" w:color="auto"/>
              </w:divBdr>
            </w:div>
            <w:div w:id="1721703978">
              <w:marLeft w:val="0"/>
              <w:marRight w:val="0"/>
              <w:marTop w:val="0"/>
              <w:marBottom w:val="0"/>
              <w:divBdr>
                <w:top w:val="none" w:sz="0" w:space="0" w:color="auto"/>
                <w:left w:val="none" w:sz="0" w:space="0" w:color="auto"/>
                <w:bottom w:val="none" w:sz="0" w:space="0" w:color="auto"/>
                <w:right w:val="none" w:sz="0" w:space="0" w:color="auto"/>
              </w:divBdr>
            </w:div>
            <w:div w:id="1722509440">
              <w:marLeft w:val="0"/>
              <w:marRight w:val="0"/>
              <w:marTop w:val="0"/>
              <w:marBottom w:val="0"/>
              <w:divBdr>
                <w:top w:val="none" w:sz="0" w:space="0" w:color="auto"/>
                <w:left w:val="none" w:sz="0" w:space="0" w:color="auto"/>
                <w:bottom w:val="none" w:sz="0" w:space="0" w:color="auto"/>
                <w:right w:val="none" w:sz="0" w:space="0" w:color="auto"/>
              </w:divBdr>
            </w:div>
            <w:div w:id="1722632294">
              <w:marLeft w:val="0"/>
              <w:marRight w:val="0"/>
              <w:marTop w:val="0"/>
              <w:marBottom w:val="0"/>
              <w:divBdr>
                <w:top w:val="none" w:sz="0" w:space="0" w:color="auto"/>
                <w:left w:val="none" w:sz="0" w:space="0" w:color="auto"/>
                <w:bottom w:val="none" w:sz="0" w:space="0" w:color="auto"/>
                <w:right w:val="none" w:sz="0" w:space="0" w:color="auto"/>
              </w:divBdr>
            </w:div>
            <w:div w:id="1723825420">
              <w:marLeft w:val="0"/>
              <w:marRight w:val="0"/>
              <w:marTop w:val="0"/>
              <w:marBottom w:val="0"/>
              <w:divBdr>
                <w:top w:val="none" w:sz="0" w:space="0" w:color="auto"/>
                <w:left w:val="none" w:sz="0" w:space="0" w:color="auto"/>
                <w:bottom w:val="none" w:sz="0" w:space="0" w:color="auto"/>
                <w:right w:val="none" w:sz="0" w:space="0" w:color="auto"/>
              </w:divBdr>
            </w:div>
            <w:div w:id="1724407114">
              <w:marLeft w:val="0"/>
              <w:marRight w:val="0"/>
              <w:marTop w:val="0"/>
              <w:marBottom w:val="0"/>
              <w:divBdr>
                <w:top w:val="none" w:sz="0" w:space="0" w:color="auto"/>
                <w:left w:val="none" w:sz="0" w:space="0" w:color="auto"/>
                <w:bottom w:val="none" w:sz="0" w:space="0" w:color="auto"/>
                <w:right w:val="none" w:sz="0" w:space="0" w:color="auto"/>
              </w:divBdr>
            </w:div>
            <w:div w:id="1725058993">
              <w:marLeft w:val="0"/>
              <w:marRight w:val="0"/>
              <w:marTop w:val="0"/>
              <w:marBottom w:val="0"/>
              <w:divBdr>
                <w:top w:val="none" w:sz="0" w:space="0" w:color="auto"/>
                <w:left w:val="none" w:sz="0" w:space="0" w:color="auto"/>
                <w:bottom w:val="none" w:sz="0" w:space="0" w:color="auto"/>
                <w:right w:val="none" w:sz="0" w:space="0" w:color="auto"/>
              </w:divBdr>
            </w:div>
            <w:div w:id="1725785885">
              <w:marLeft w:val="0"/>
              <w:marRight w:val="0"/>
              <w:marTop w:val="0"/>
              <w:marBottom w:val="0"/>
              <w:divBdr>
                <w:top w:val="none" w:sz="0" w:space="0" w:color="auto"/>
                <w:left w:val="none" w:sz="0" w:space="0" w:color="auto"/>
                <w:bottom w:val="none" w:sz="0" w:space="0" w:color="auto"/>
                <w:right w:val="none" w:sz="0" w:space="0" w:color="auto"/>
              </w:divBdr>
            </w:div>
            <w:div w:id="1729572461">
              <w:marLeft w:val="0"/>
              <w:marRight w:val="0"/>
              <w:marTop w:val="0"/>
              <w:marBottom w:val="0"/>
              <w:divBdr>
                <w:top w:val="none" w:sz="0" w:space="0" w:color="auto"/>
                <w:left w:val="none" w:sz="0" w:space="0" w:color="auto"/>
                <w:bottom w:val="none" w:sz="0" w:space="0" w:color="auto"/>
                <w:right w:val="none" w:sz="0" w:space="0" w:color="auto"/>
              </w:divBdr>
            </w:div>
            <w:div w:id="1730768305">
              <w:marLeft w:val="0"/>
              <w:marRight w:val="0"/>
              <w:marTop w:val="0"/>
              <w:marBottom w:val="0"/>
              <w:divBdr>
                <w:top w:val="none" w:sz="0" w:space="0" w:color="auto"/>
                <w:left w:val="none" w:sz="0" w:space="0" w:color="auto"/>
                <w:bottom w:val="none" w:sz="0" w:space="0" w:color="auto"/>
                <w:right w:val="none" w:sz="0" w:space="0" w:color="auto"/>
              </w:divBdr>
            </w:div>
            <w:div w:id="1730961220">
              <w:marLeft w:val="0"/>
              <w:marRight w:val="0"/>
              <w:marTop w:val="0"/>
              <w:marBottom w:val="0"/>
              <w:divBdr>
                <w:top w:val="none" w:sz="0" w:space="0" w:color="auto"/>
                <w:left w:val="none" w:sz="0" w:space="0" w:color="auto"/>
                <w:bottom w:val="none" w:sz="0" w:space="0" w:color="auto"/>
                <w:right w:val="none" w:sz="0" w:space="0" w:color="auto"/>
              </w:divBdr>
            </w:div>
            <w:div w:id="1731075558">
              <w:marLeft w:val="0"/>
              <w:marRight w:val="0"/>
              <w:marTop w:val="0"/>
              <w:marBottom w:val="0"/>
              <w:divBdr>
                <w:top w:val="none" w:sz="0" w:space="0" w:color="auto"/>
                <w:left w:val="none" w:sz="0" w:space="0" w:color="auto"/>
                <w:bottom w:val="none" w:sz="0" w:space="0" w:color="auto"/>
                <w:right w:val="none" w:sz="0" w:space="0" w:color="auto"/>
              </w:divBdr>
            </w:div>
            <w:div w:id="1732345419">
              <w:marLeft w:val="0"/>
              <w:marRight w:val="0"/>
              <w:marTop w:val="0"/>
              <w:marBottom w:val="0"/>
              <w:divBdr>
                <w:top w:val="none" w:sz="0" w:space="0" w:color="auto"/>
                <w:left w:val="none" w:sz="0" w:space="0" w:color="auto"/>
                <w:bottom w:val="none" w:sz="0" w:space="0" w:color="auto"/>
                <w:right w:val="none" w:sz="0" w:space="0" w:color="auto"/>
              </w:divBdr>
            </w:div>
            <w:div w:id="1734037334">
              <w:marLeft w:val="0"/>
              <w:marRight w:val="0"/>
              <w:marTop w:val="0"/>
              <w:marBottom w:val="0"/>
              <w:divBdr>
                <w:top w:val="none" w:sz="0" w:space="0" w:color="auto"/>
                <w:left w:val="none" w:sz="0" w:space="0" w:color="auto"/>
                <w:bottom w:val="none" w:sz="0" w:space="0" w:color="auto"/>
                <w:right w:val="none" w:sz="0" w:space="0" w:color="auto"/>
              </w:divBdr>
            </w:div>
            <w:div w:id="1734043682">
              <w:marLeft w:val="0"/>
              <w:marRight w:val="0"/>
              <w:marTop w:val="0"/>
              <w:marBottom w:val="0"/>
              <w:divBdr>
                <w:top w:val="none" w:sz="0" w:space="0" w:color="auto"/>
                <w:left w:val="none" w:sz="0" w:space="0" w:color="auto"/>
                <w:bottom w:val="none" w:sz="0" w:space="0" w:color="auto"/>
                <w:right w:val="none" w:sz="0" w:space="0" w:color="auto"/>
              </w:divBdr>
            </w:div>
            <w:div w:id="1735155601">
              <w:marLeft w:val="0"/>
              <w:marRight w:val="0"/>
              <w:marTop w:val="0"/>
              <w:marBottom w:val="0"/>
              <w:divBdr>
                <w:top w:val="none" w:sz="0" w:space="0" w:color="auto"/>
                <w:left w:val="none" w:sz="0" w:space="0" w:color="auto"/>
                <w:bottom w:val="none" w:sz="0" w:space="0" w:color="auto"/>
                <w:right w:val="none" w:sz="0" w:space="0" w:color="auto"/>
              </w:divBdr>
            </w:div>
            <w:div w:id="1739401640">
              <w:marLeft w:val="0"/>
              <w:marRight w:val="0"/>
              <w:marTop w:val="0"/>
              <w:marBottom w:val="0"/>
              <w:divBdr>
                <w:top w:val="none" w:sz="0" w:space="0" w:color="auto"/>
                <w:left w:val="none" w:sz="0" w:space="0" w:color="auto"/>
                <w:bottom w:val="none" w:sz="0" w:space="0" w:color="auto"/>
                <w:right w:val="none" w:sz="0" w:space="0" w:color="auto"/>
              </w:divBdr>
            </w:div>
            <w:div w:id="1741365842">
              <w:marLeft w:val="0"/>
              <w:marRight w:val="0"/>
              <w:marTop w:val="0"/>
              <w:marBottom w:val="0"/>
              <w:divBdr>
                <w:top w:val="none" w:sz="0" w:space="0" w:color="auto"/>
                <w:left w:val="none" w:sz="0" w:space="0" w:color="auto"/>
                <w:bottom w:val="none" w:sz="0" w:space="0" w:color="auto"/>
                <w:right w:val="none" w:sz="0" w:space="0" w:color="auto"/>
              </w:divBdr>
            </w:div>
            <w:div w:id="1749646799">
              <w:marLeft w:val="0"/>
              <w:marRight w:val="0"/>
              <w:marTop w:val="0"/>
              <w:marBottom w:val="0"/>
              <w:divBdr>
                <w:top w:val="none" w:sz="0" w:space="0" w:color="auto"/>
                <w:left w:val="none" w:sz="0" w:space="0" w:color="auto"/>
                <w:bottom w:val="none" w:sz="0" w:space="0" w:color="auto"/>
                <w:right w:val="none" w:sz="0" w:space="0" w:color="auto"/>
              </w:divBdr>
            </w:div>
            <w:div w:id="1750687731">
              <w:marLeft w:val="0"/>
              <w:marRight w:val="0"/>
              <w:marTop w:val="0"/>
              <w:marBottom w:val="0"/>
              <w:divBdr>
                <w:top w:val="none" w:sz="0" w:space="0" w:color="auto"/>
                <w:left w:val="none" w:sz="0" w:space="0" w:color="auto"/>
                <w:bottom w:val="none" w:sz="0" w:space="0" w:color="auto"/>
                <w:right w:val="none" w:sz="0" w:space="0" w:color="auto"/>
              </w:divBdr>
            </w:div>
            <w:div w:id="1750927817">
              <w:marLeft w:val="0"/>
              <w:marRight w:val="0"/>
              <w:marTop w:val="0"/>
              <w:marBottom w:val="0"/>
              <w:divBdr>
                <w:top w:val="none" w:sz="0" w:space="0" w:color="auto"/>
                <w:left w:val="none" w:sz="0" w:space="0" w:color="auto"/>
                <w:bottom w:val="none" w:sz="0" w:space="0" w:color="auto"/>
                <w:right w:val="none" w:sz="0" w:space="0" w:color="auto"/>
              </w:divBdr>
            </w:div>
            <w:div w:id="1751124574">
              <w:marLeft w:val="0"/>
              <w:marRight w:val="0"/>
              <w:marTop w:val="0"/>
              <w:marBottom w:val="0"/>
              <w:divBdr>
                <w:top w:val="none" w:sz="0" w:space="0" w:color="auto"/>
                <w:left w:val="none" w:sz="0" w:space="0" w:color="auto"/>
                <w:bottom w:val="none" w:sz="0" w:space="0" w:color="auto"/>
                <w:right w:val="none" w:sz="0" w:space="0" w:color="auto"/>
              </w:divBdr>
            </w:div>
            <w:div w:id="1751609896">
              <w:marLeft w:val="0"/>
              <w:marRight w:val="0"/>
              <w:marTop w:val="0"/>
              <w:marBottom w:val="0"/>
              <w:divBdr>
                <w:top w:val="none" w:sz="0" w:space="0" w:color="auto"/>
                <w:left w:val="none" w:sz="0" w:space="0" w:color="auto"/>
                <w:bottom w:val="none" w:sz="0" w:space="0" w:color="auto"/>
                <w:right w:val="none" w:sz="0" w:space="0" w:color="auto"/>
              </w:divBdr>
            </w:div>
            <w:div w:id="1752896865">
              <w:marLeft w:val="0"/>
              <w:marRight w:val="0"/>
              <w:marTop w:val="0"/>
              <w:marBottom w:val="0"/>
              <w:divBdr>
                <w:top w:val="none" w:sz="0" w:space="0" w:color="auto"/>
                <w:left w:val="none" w:sz="0" w:space="0" w:color="auto"/>
                <w:bottom w:val="none" w:sz="0" w:space="0" w:color="auto"/>
                <w:right w:val="none" w:sz="0" w:space="0" w:color="auto"/>
              </w:divBdr>
            </w:div>
            <w:div w:id="1753237769">
              <w:marLeft w:val="0"/>
              <w:marRight w:val="0"/>
              <w:marTop w:val="0"/>
              <w:marBottom w:val="0"/>
              <w:divBdr>
                <w:top w:val="none" w:sz="0" w:space="0" w:color="auto"/>
                <w:left w:val="none" w:sz="0" w:space="0" w:color="auto"/>
                <w:bottom w:val="none" w:sz="0" w:space="0" w:color="auto"/>
                <w:right w:val="none" w:sz="0" w:space="0" w:color="auto"/>
              </w:divBdr>
            </w:div>
            <w:div w:id="1754816921">
              <w:marLeft w:val="0"/>
              <w:marRight w:val="0"/>
              <w:marTop w:val="0"/>
              <w:marBottom w:val="0"/>
              <w:divBdr>
                <w:top w:val="none" w:sz="0" w:space="0" w:color="auto"/>
                <w:left w:val="none" w:sz="0" w:space="0" w:color="auto"/>
                <w:bottom w:val="none" w:sz="0" w:space="0" w:color="auto"/>
                <w:right w:val="none" w:sz="0" w:space="0" w:color="auto"/>
              </w:divBdr>
            </w:div>
            <w:div w:id="1755935791">
              <w:marLeft w:val="0"/>
              <w:marRight w:val="0"/>
              <w:marTop w:val="0"/>
              <w:marBottom w:val="0"/>
              <w:divBdr>
                <w:top w:val="none" w:sz="0" w:space="0" w:color="auto"/>
                <w:left w:val="none" w:sz="0" w:space="0" w:color="auto"/>
                <w:bottom w:val="none" w:sz="0" w:space="0" w:color="auto"/>
                <w:right w:val="none" w:sz="0" w:space="0" w:color="auto"/>
              </w:divBdr>
            </w:div>
            <w:div w:id="1757241399">
              <w:marLeft w:val="0"/>
              <w:marRight w:val="0"/>
              <w:marTop w:val="0"/>
              <w:marBottom w:val="0"/>
              <w:divBdr>
                <w:top w:val="none" w:sz="0" w:space="0" w:color="auto"/>
                <w:left w:val="none" w:sz="0" w:space="0" w:color="auto"/>
                <w:bottom w:val="none" w:sz="0" w:space="0" w:color="auto"/>
                <w:right w:val="none" w:sz="0" w:space="0" w:color="auto"/>
              </w:divBdr>
            </w:div>
            <w:div w:id="1757900554">
              <w:marLeft w:val="0"/>
              <w:marRight w:val="0"/>
              <w:marTop w:val="0"/>
              <w:marBottom w:val="0"/>
              <w:divBdr>
                <w:top w:val="none" w:sz="0" w:space="0" w:color="auto"/>
                <w:left w:val="none" w:sz="0" w:space="0" w:color="auto"/>
                <w:bottom w:val="none" w:sz="0" w:space="0" w:color="auto"/>
                <w:right w:val="none" w:sz="0" w:space="0" w:color="auto"/>
              </w:divBdr>
            </w:div>
            <w:div w:id="1758598112">
              <w:marLeft w:val="0"/>
              <w:marRight w:val="0"/>
              <w:marTop w:val="0"/>
              <w:marBottom w:val="0"/>
              <w:divBdr>
                <w:top w:val="none" w:sz="0" w:space="0" w:color="auto"/>
                <w:left w:val="none" w:sz="0" w:space="0" w:color="auto"/>
                <w:bottom w:val="none" w:sz="0" w:space="0" w:color="auto"/>
                <w:right w:val="none" w:sz="0" w:space="0" w:color="auto"/>
              </w:divBdr>
            </w:div>
            <w:div w:id="1758671673">
              <w:marLeft w:val="0"/>
              <w:marRight w:val="0"/>
              <w:marTop w:val="0"/>
              <w:marBottom w:val="0"/>
              <w:divBdr>
                <w:top w:val="none" w:sz="0" w:space="0" w:color="auto"/>
                <w:left w:val="none" w:sz="0" w:space="0" w:color="auto"/>
                <w:bottom w:val="none" w:sz="0" w:space="0" w:color="auto"/>
                <w:right w:val="none" w:sz="0" w:space="0" w:color="auto"/>
              </w:divBdr>
            </w:div>
            <w:div w:id="1759935609">
              <w:marLeft w:val="0"/>
              <w:marRight w:val="0"/>
              <w:marTop w:val="0"/>
              <w:marBottom w:val="0"/>
              <w:divBdr>
                <w:top w:val="none" w:sz="0" w:space="0" w:color="auto"/>
                <w:left w:val="none" w:sz="0" w:space="0" w:color="auto"/>
                <w:bottom w:val="none" w:sz="0" w:space="0" w:color="auto"/>
                <w:right w:val="none" w:sz="0" w:space="0" w:color="auto"/>
              </w:divBdr>
            </w:div>
            <w:div w:id="1760639041">
              <w:marLeft w:val="0"/>
              <w:marRight w:val="0"/>
              <w:marTop w:val="0"/>
              <w:marBottom w:val="0"/>
              <w:divBdr>
                <w:top w:val="none" w:sz="0" w:space="0" w:color="auto"/>
                <w:left w:val="none" w:sz="0" w:space="0" w:color="auto"/>
                <w:bottom w:val="none" w:sz="0" w:space="0" w:color="auto"/>
                <w:right w:val="none" w:sz="0" w:space="0" w:color="auto"/>
              </w:divBdr>
            </w:div>
            <w:div w:id="1761565857">
              <w:marLeft w:val="0"/>
              <w:marRight w:val="0"/>
              <w:marTop w:val="0"/>
              <w:marBottom w:val="0"/>
              <w:divBdr>
                <w:top w:val="none" w:sz="0" w:space="0" w:color="auto"/>
                <w:left w:val="none" w:sz="0" w:space="0" w:color="auto"/>
                <w:bottom w:val="none" w:sz="0" w:space="0" w:color="auto"/>
                <w:right w:val="none" w:sz="0" w:space="0" w:color="auto"/>
              </w:divBdr>
            </w:div>
            <w:div w:id="1761677641">
              <w:marLeft w:val="0"/>
              <w:marRight w:val="0"/>
              <w:marTop w:val="0"/>
              <w:marBottom w:val="0"/>
              <w:divBdr>
                <w:top w:val="none" w:sz="0" w:space="0" w:color="auto"/>
                <w:left w:val="none" w:sz="0" w:space="0" w:color="auto"/>
                <w:bottom w:val="none" w:sz="0" w:space="0" w:color="auto"/>
                <w:right w:val="none" w:sz="0" w:space="0" w:color="auto"/>
              </w:divBdr>
            </w:div>
            <w:div w:id="1766271231">
              <w:marLeft w:val="0"/>
              <w:marRight w:val="0"/>
              <w:marTop w:val="0"/>
              <w:marBottom w:val="0"/>
              <w:divBdr>
                <w:top w:val="none" w:sz="0" w:space="0" w:color="auto"/>
                <w:left w:val="none" w:sz="0" w:space="0" w:color="auto"/>
                <w:bottom w:val="none" w:sz="0" w:space="0" w:color="auto"/>
                <w:right w:val="none" w:sz="0" w:space="0" w:color="auto"/>
              </w:divBdr>
            </w:div>
            <w:div w:id="1766344123">
              <w:marLeft w:val="0"/>
              <w:marRight w:val="0"/>
              <w:marTop w:val="0"/>
              <w:marBottom w:val="0"/>
              <w:divBdr>
                <w:top w:val="none" w:sz="0" w:space="0" w:color="auto"/>
                <w:left w:val="none" w:sz="0" w:space="0" w:color="auto"/>
                <w:bottom w:val="none" w:sz="0" w:space="0" w:color="auto"/>
                <w:right w:val="none" w:sz="0" w:space="0" w:color="auto"/>
              </w:divBdr>
            </w:div>
            <w:div w:id="1766416358">
              <w:marLeft w:val="0"/>
              <w:marRight w:val="0"/>
              <w:marTop w:val="0"/>
              <w:marBottom w:val="0"/>
              <w:divBdr>
                <w:top w:val="none" w:sz="0" w:space="0" w:color="auto"/>
                <w:left w:val="none" w:sz="0" w:space="0" w:color="auto"/>
                <w:bottom w:val="none" w:sz="0" w:space="0" w:color="auto"/>
                <w:right w:val="none" w:sz="0" w:space="0" w:color="auto"/>
              </w:divBdr>
            </w:div>
            <w:div w:id="1766656846">
              <w:marLeft w:val="0"/>
              <w:marRight w:val="0"/>
              <w:marTop w:val="0"/>
              <w:marBottom w:val="0"/>
              <w:divBdr>
                <w:top w:val="none" w:sz="0" w:space="0" w:color="auto"/>
                <w:left w:val="none" w:sz="0" w:space="0" w:color="auto"/>
                <w:bottom w:val="none" w:sz="0" w:space="0" w:color="auto"/>
                <w:right w:val="none" w:sz="0" w:space="0" w:color="auto"/>
              </w:divBdr>
            </w:div>
            <w:div w:id="1768846066">
              <w:marLeft w:val="0"/>
              <w:marRight w:val="0"/>
              <w:marTop w:val="0"/>
              <w:marBottom w:val="0"/>
              <w:divBdr>
                <w:top w:val="none" w:sz="0" w:space="0" w:color="auto"/>
                <w:left w:val="none" w:sz="0" w:space="0" w:color="auto"/>
                <w:bottom w:val="none" w:sz="0" w:space="0" w:color="auto"/>
                <w:right w:val="none" w:sz="0" w:space="0" w:color="auto"/>
              </w:divBdr>
            </w:div>
            <w:div w:id="1772044433">
              <w:marLeft w:val="0"/>
              <w:marRight w:val="0"/>
              <w:marTop w:val="0"/>
              <w:marBottom w:val="0"/>
              <w:divBdr>
                <w:top w:val="none" w:sz="0" w:space="0" w:color="auto"/>
                <w:left w:val="none" w:sz="0" w:space="0" w:color="auto"/>
                <w:bottom w:val="none" w:sz="0" w:space="0" w:color="auto"/>
                <w:right w:val="none" w:sz="0" w:space="0" w:color="auto"/>
              </w:divBdr>
            </w:div>
            <w:div w:id="1772622742">
              <w:marLeft w:val="0"/>
              <w:marRight w:val="0"/>
              <w:marTop w:val="0"/>
              <w:marBottom w:val="0"/>
              <w:divBdr>
                <w:top w:val="none" w:sz="0" w:space="0" w:color="auto"/>
                <w:left w:val="none" w:sz="0" w:space="0" w:color="auto"/>
                <w:bottom w:val="none" w:sz="0" w:space="0" w:color="auto"/>
                <w:right w:val="none" w:sz="0" w:space="0" w:color="auto"/>
              </w:divBdr>
            </w:div>
            <w:div w:id="1773932104">
              <w:marLeft w:val="0"/>
              <w:marRight w:val="0"/>
              <w:marTop w:val="0"/>
              <w:marBottom w:val="0"/>
              <w:divBdr>
                <w:top w:val="none" w:sz="0" w:space="0" w:color="auto"/>
                <w:left w:val="none" w:sz="0" w:space="0" w:color="auto"/>
                <w:bottom w:val="none" w:sz="0" w:space="0" w:color="auto"/>
                <w:right w:val="none" w:sz="0" w:space="0" w:color="auto"/>
              </w:divBdr>
            </w:div>
            <w:div w:id="1776900458">
              <w:marLeft w:val="0"/>
              <w:marRight w:val="0"/>
              <w:marTop w:val="0"/>
              <w:marBottom w:val="0"/>
              <w:divBdr>
                <w:top w:val="none" w:sz="0" w:space="0" w:color="auto"/>
                <w:left w:val="none" w:sz="0" w:space="0" w:color="auto"/>
                <w:bottom w:val="none" w:sz="0" w:space="0" w:color="auto"/>
                <w:right w:val="none" w:sz="0" w:space="0" w:color="auto"/>
              </w:divBdr>
            </w:div>
            <w:div w:id="1777825059">
              <w:marLeft w:val="0"/>
              <w:marRight w:val="0"/>
              <w:marTop w:val="0"/>
              <w:marBottom w:val="0"/>
              <w:divBdr>
                <w:top w:val="none" w:sz="0" w:space="0" w:color="auto"/>
                <w:left w:val="none" w:sz="0" w:space="0" w:color="auto"/>
                <w:bottom w:val="none" w:sz="0" w:space="0" w:color="auto"/>
                <w:right w:val="none" w:sz="0" w:space="0" w:color="auto"/>
              </w:divBdr>
            </w:div>
            <w:div w:id="1778213837">
              <w:marLeft w:val="0"/>
              <w:marRight w:val="0"/>
              <w:marTop w:val="0"/>
              <w:marBottom w:val="0"/>
              <w:divBdr>
                <w:top w:val="none" w:sz="0" w:space="0" w:color="auto"/>
                <w:left w:val="none" w:sz="0" w:space="0" w:color="auto"/>
                <w:bottom w:val="none" w:sz="0" w:space="0" w:color="auto"/>
                <w:right w:val="none" w:sz="0" w:space="0" w:color="auto"/>
              </w:divBdr>
            </w:div>
            <w:div w:id="1779567871">
              <w:marLeft w:val="0"/>
              <w:marRight w:val="0"/>
              <w:marTop w:val="0"/>
              <w:marBottom w:val="0"/>
              <w:divBdr>
                <w:top w:val="none" w:sz="0" w:space="0" w:color="auto"/>
                <w:left w:val="none" w:sz="0" w:space="0" w:color="auto"/>
                <w:bottom w:val="none" w:sz="0" w:space="0" w:color="auto"/>
                <w:right w:val="none" w:sz="0" w:space="0" w:color="auto"/>
              </w:divBdr>
            </w:div>
            <w:div w:id="1781220445">
              <w:marLeft w:val="0"/>
              <w:marRight w:val="0"/>
              <w:marTop w:val="0"/>
              <w:marBottom w:val="0"/>
              <w:divBdr>
                <w:top w:val="none" w:sz="0" w:space="0" w:color="auto"/>
                <w:left w:val="none" w:sz="0" w:space="0" w:color="auto"/>
                <w:bottom w:val="none" w:sz="0" w:space="0" w:color="auto"/>
                <w:right w:val="none" w:sz="0" w:space="0" w:color="auto"/>
              </w:divBdr>
            </w:div>
            <w:div w:id="1781222043">
              <w:marLeft w:val="0"/>
              <w:marRight w:val="0"/>
              <w:marTop w:val="0"/>
              <w:marBottom w:val="0"/>
              <w:divBdr>
                <w:top w:val="none" w:sz="0" w:space="0" w:color="auto"/>
                <w:left w:val="none" w:sz="0" w:space="0" w:color="auto"/>
                <w:bottom w:val="none" w:sz="0" w:space="0" w:color="auto"/>
                <w:right w:val="none" w:sz="0" w:space="0" w:color="auto"/>
              </w:divBdr>
            </w:div>
            <w:div w:id="1783184144">
              <w:marLeft w:val="0"/>
              <w:marRight w:val="0"/>
              <w:marTop w:val="0"/>
              <w:marBottom w:val="0"/>
              <w:divBdr>
                <w:top w:val="none" w:sz="0" w:space="0" w:color="auto"/>
                <w:left w:val="none" w:sz="0" w:space="0" w:color="auto"/>
                <w:bottom w:val="none" w:sz="0" w:space="0" w:color="auto"/>
                <w:right w:val="none" w:sz="0" w:space="0" w:color="auto"/>
              </w:divBdr>
            </w:div>
            <w:div w:id="1783188655">
              <w:marLeft w:val="0"/>
              <w:marRight w:val="0"/>
              <w:marTop w:val="0"/>
              <w:marBottom w:val="0"/>
              <w:divBdr>
                <w:top w:val="none" w:sz="0" w:space="0" w:color="auto"/>
                <w:left w:val="none" w:sz="0" w:space="0" w:color="auto"/>
                <w:bottom w:val="none" w:sz="0" w:space="0" w:color="auto"/>
                <w:right w:val="none" w:sz="0" w:space="0" w:color="auto"/>
              </w:divBdr>
            </w:div>
            <w:div w:id="1785533215">
              <w:marLeft w:val="0"/>
              <w:marRight w:val="0"/>
              <w:marTop w:val="0"/>
              <w:marBottom w:val="0"/>
              <w:divBdr>
                <w:top w:val="none" w:sz="0" w:space="0" w:color="auto"/>
                <w:left w:val="none" w:sz="0" w:space="0" w:color="auto"/>
                <w:bottom w:val="none" w:sz="0" w:space="0" w:color="auto"/>
                <w:right w:val="none" w:sz="0" w:space="0" w:color="auto"/>
              </w:divBdr>
            </w:div>
            <w:div w:id="1786072917">
              <w:marLeft w:val="0"/>
              <w:marRight w:val="0"/>
              <w:marTop w:val="0"/>
              <w:marBottom w:val="0"/>
              <w:divBdr>
                <w:top w:val="none" w:sz="0" w:space="0" w:color="auto"/>
                <w:left w:val="none" w:sz="0" w:space="0" w:color="auto"/>
                <w:bottom w:val="none" w:sz="0" w:space="0" w:color="auto"/>
                <w:right w:val="none" w:sz="0" w:space="0" w:color="auto"/>
              </w:divBdr>
            </w:div>
            <w:div w:id="1786147069">
              <w:marLeft w:val="0"/>
              <w:marRight w:val="0"/>
              <w:marTop w:val="0"/>
              <w:marBottom w:val="0"/>
              <w:divBdr>
                <w:top w:val="none" w:sz="0" w:space="0" w:color="auto"/>
                <w:left w:val="none" w:sz="0" w:space="0" w:color="auto"/>
                <w:bottom w:val="none" w:sz="0" w:space="0" w:color="auto"/>
                <w:right w:val="none" w:sz="0" w:space="0" w:color="auto"/>
              </w:divBdr>
            </w:div>
            <w:div w:id="1786535295">
              <w:marLeft w:val="0"/>
              <w:marRight w:val="0"/>
              <w:marTop w:val="0"/>
              <w:marBottom w:val="0"/>
              <w:divBdr>
                <w:top w:val="none" w:sz="0" w:space="0" w:color="auto"/>
                <w:left w:val="none" w:sz="0" w:space="0" w:color="auto"/>
                <w:bottom w:val="none" w:sz="0" w:space="0" w:color="auto"/>
                <w:right w:val="none" w:sz="0" w:space="0" w:color="auto"/>
              </w:divBdr>
            </w:div>
            <w:div w:id="1789810965">
              <w:marLeft w:val="0"/>
              <w:marRight w:val="0"/>
              <w:marTop w:val="0"/>
              <w:marBottom w:val="0"/>
              <w:divBdr>
                <w:top w:val="none" w:sz="0" w:space="0" w:color="auto"/>
                <w:left w:val="none" w:sz="0" w:space="0" w:color="auto"/>
                <w:bottom w:val="none" w:sz="0" w:space="0" w:color="auto"/>
                <w:right w:val="none" w:sz="0" w:space="0" w:color="auto"/>
              </w:divBdr>
            </w:div>
            <w:div w:id="1790511840">
              <w:marLeft w:val="0"/>
              <w:marRight w:val="0"/>
              <w:marTop w:val="0"/>
              <w:marBottom w:val="0"/>
              <w:divBdr>
                <w:top w:val="none" w:sz="0" w:space="0" w:color="auto"/>
                <w:left w:val="none" w:sz="0" w:space="0" w:color="auto"/>
                <w:bottom w:val="none" w:sz="0" w:space="0" w:color="auto"/>
                <w:right w:val="none" w:sz="0" w:space="0" w:color="auto"/>
              </w:divBdr>
            </w:div>
            <w:div w:id="1792551308">
              <w:marLeft w:val="0"/>
              <w:marRight w:val="0"/>
              <w:marTop w:val="0"/>
              <w:marBottom w:val="0"/>
              <w:divBdr>
                <w:top w:val="none" w:sz="0" w:space="0" w:color="auto"/>
                <w:left w:val="none" w:sz="0" w:space="0" w:color="auto"/>
                <w:bottom w:val="none" w:sz="0" w:space="0" w:color="auto"/>
                <w:right w:val="none" w:sz="0" w:space="0" w:color="auto"/>
              </w:divBdr>
            </w:div>
            <w:div w:id="1792702026">
              <w:marLeft w:val="0"/>
              <w:marRight w:val="0"/>
              <w:marTop w:val="0"/>
              <w:marBottom w:val="0"/>
              <w:divBdr>
                <w:top w:val="none" w:sz="0" w:space="0" w:color="auto"/>
                <w:left w:val="none" w:sz="0" w:space="0" w:color="auto"/>
                <w:bottom w:val="none" w:sz="0" w:space="0" w:color="auto"/>
                <w:right w:val="none" w:sz="0" w:space="0" w:color="auto"/>
              </w:divBdr>
            </w:div>
            <w:div w:id="1795437634">
              <w:marLeft w:val="0"/>
              <w:marRight w:val="0"/>
              <w:marTop w:val="0"/>
              <w:marBottom w:val="0"/>
              <w:divBdr>
                <w:top w:val="none" w:sz="0" w:space="0" w:color="auto"/>
                <w:left w:val="none" w:sz="0" w:space="0" w:color="auto"/>
                <w:bottom w:val="none" w:sz="0" w:space="0" w:color="auto"/>
                <w:right w:val="none" w:sz="0" w:space="0" w:color="auto"/>
              </w:divBdr>
            </w:div>
            <w:div w:id="1796946548">
              <w:marLeft w:val="0"/>
              <w:marRight w:val="0"/>
              <w:marTop w:val="0"/>
              <w:marBottom w:val="0"/>
              <w:divBdr>
                <w:top w:val="none" w:sz="0" w:space="0" w:color="auto"/>
                <w:left w:val="none" w:sz="0" w:space="0" w:color="auto"/>
                <w:bottom w:val="none" w:sz="0" w:space="0" w:color="auto"/>
                <w:right w:val="none" w:sz="0" w:space="0" w:color="auto"/>
              </w:divBdr>
            </w:div>
            <w:div w:id="1797136284">
              <w:marLeft w:val="0"/>
              <w:marRight w:val="0"/>
              <w:marTop w:val="0"/>
              <w:marBottom w:val="0"/>
              <w:divBdr>
                <w:top w:val="none" w:sz="0" w:space="0" w:color="auto"/>
                <w:left w:val="none" w:sz="0" w:space="0" w:color="auto"/>
                <w:bottom w:val="none" w:sz="0" w:space="0" w:color="auto"/>
                <w:right w:val="none" w:sz="0" w:space="0" w:color="auto"/>
              </w:divBdr>
            </w:div>
            <w:div w:id="1798600400">
              <w:marLeft w:val="0"/>
              <w:marRight w:val="0"/>
              <w:marTop w:val="0"/>
              <w:marBottom w:val="0"/>
              <w:divBdr>
                <w:top w:val="none" w:sz="0" w:space="0" w:color="auto"/>
                <w:left w:val="none" w:sz="0" w:space="0" w:color="auto"/>
                <w:bottom w:val="none" w:sz="0" w:space="0" w:color="auto"/>
                <w:right w:val="none" w:sz="0" w:space="0" w:color="auto"/>
              </w:divBdr>
            </w:div>
            <w:div w:id="1798837816">
              <w:marLeft w:val="0"/>
              <w:marRight w:val="0"/>
              <w:marTop w:val="0"/>
              <w:marBottom w:val="0"/>
              <w:divBdr>
                <w:top w:val="none" w:sz="0" w:space="0" w:color="auto"/>
                <w:left w:val="none" w:sz="0" w:space="0" w:color="auto"/>
                <w:bottom w:val="none" w:sz="0" w:space="0" w:color="auto"/>
                <w:right w:val="none" w:sz="0" w:space="0" w:color="auto"/>
              </w:divBdr>
            </w:div>
            <w:div w:id="1799760297">
              <w:marLeft w:val="0"/>
              <w:marRight w:val="0"/>
              <w:marTop w:val="0"/>
              <w:marBottom w:val="0"/>
              <w:divBdr>
                <w:top w:val="none" w:sz="0" w:space="0" w:color="auto"/>
                <w:left w:val="none" w:sz="0" w:space="0" w:color="auto"/>
                <w:bottom w:val="none" w:sz="0" w:space="0" w:color="auto"/>
                <w:right w:val="none" w:sz="0" w:space="0" w:color="auto"/>
              </w:divBdr>
            </w:div>
            <w:div w:id="1801071475">
              <w:marLeft w:val="0"/>
              <w:marRight w:val="0"/>
              <w:marTop w:val="0"/>
              <w:marBottom w:val="0"/>
              <w:divBdr>
                <w:top w:val="none" w:sz="0" w:space="0" w:color="auto"/>
                <w:left w:val="none" w:sz="0" w:space="0" w:color="auto"/>
                <w:bottom w:val="none" w:sz="0" w:space="0" w:color="auto"/>
                <w:right w:val="none" w:sz="0" w:space="0" w:color="auto"/>
              </w:divBdr>
            </w:div>
            <w:div w:id="1801149699">
              <w:marLeft w:val="0"/>
              <w:marRight w:val="0"/>
              <w:marTop w:val="0"/>
              <w:marBottom w:val="0"/>
              <w:divBdr>
                <w:top w:val="none" w:sz="0" w:space="0" w:color="auto"/>
                <w:left w:val="none" w:sz="0" w:space="0" w:color="auto"/>
                <w:bottom w:val="none" w:sz="0" w:space="0" w:color="auto"/>
                <w:right w:val="none" w:sz="0" w:space="0" w:color="auto"/>
              </w:divBdr>
            </w:div>
            <w:div w:id="1801415501">
              <w:marLeft w:val="0"/>
              <w:marRight w:val="0"/>
              <w:marTop w:val="0"/>
              <w:marBottom w:val="0"/>
              <w:divBdr>
                <w:top w:val="none" w:sz="0" w:space="0" w:color="auto"/>
                <w:left w:val="none" w:sz="0" w:space="0" w:color="auto"/>
                <w:bottom w:val="none" w:sz="0" w:space="0" w:color="auto"/>
                <w:right w:val="none" w:sz="0" w:space="0" w:color="auto"/>
              </w:divBdr>
            </w:div>
            <w:div w:id="1806854517">
              <w:marLeft w:val="0"/>
              <w:marRight w:val="0"/>
              <w:marTop w:val="0"/>
              <w:marBottom w:val="0"/>
              <w:divBdr>
                <w:top w:val="none" w:sz="0" w:space="0" w:color="auto"/>
                <w:left w:val="none" w:sz="0" w:space="0" w:color="auto"/>
                <w:bottom w:val="none" w:sz="0" w:space="0" w:color="auto"/>
                <w:right w:val="none" w:sz="0" w:space="0" w:color="auto"/>
              </w:divBdr>
            </w:div>
            <w:div w:id="1807353915">
              <w:marLeft w:val="0"/>
              <w:marRight w:val="0"/>
              <w:marTop w:val="0"/>
              <w:marBottom w:val="0"/>
              <w:divBdr>
                <w:top w:val="none" w:sz="0" w:space="0" w:color="auto"/>
                <w:left w:val="none" w:sz="0" w:space="0" w:color="auto"/>
                <w:bottom w:val="none" w:sz="0" w:space="0" w:color="auto"/>
                <w:right w:val="none" w:sz="0" w:space="0" w:color="auto"/>
              </w:divBdr>
            </w:div>
            <w:div w:id="1807892598">
              <w:marLeft w:val="0"/>
              <w:marRight w:val="0"/>
              <w:marTop w:val="0"/>
              <w:marBottom w:val="0"/>
              <w:divBdr>
                <w:top w:val="none" w:sz="0" w:space="0" w:color="auto"/>
                <w:left w:val="none" w:sz="0" w:space="0" w:color="auto"/>
                <w:bottom w:val="none" w:sz="0" w:space="0" w:color="auto"/>
                <w:right w:val="none" w:sz="0" w:space="0" w:color="auto"/>
              </w:divBdr>
            </w:div>
            <w:div w:id="1808157887">
              <w:marLeft w:val="0"/>
              <w:marRight w:val="0"/>
              <w:marTop w:val="0"/>
              <w:marBottom w:val="0"/>
              <w:divBdr>
                <w:top w:val="none" w:sz="0" w:space="0" w:color="auto"/>
                <w:left w:val="none" w:sz="0" w:space="0" w:color="auto"/>
                <w:bottom w:val="none" w:sz="0" w:space="0" w:color="auto"/>
                <w:right w:val="none" w:sz="0" w:space="0" w:color="auto"/>
              </w:divBdr>
            </w:div>
            <w:div w:id="1808931204">
              <w:marLeft w:val="0"/>
              <w:marRight w:val="0"/>
              <w:marTop w:val="0"/>
              <w:marBottom w:val="0"/>
              <w:divBdr>
                <w:top w:val="none" w:sz="0" w:space="0" w:color="auto"/>
                <w:left w:val="none" w:sz="0" w:space="0" w:color="auto"/>
                <w:bottom w:val="none" w:sz="0" w:space="0" w:color="auto"/>
                <w:right w:val="none" w:sz="0" w:space="0" w:color="auto"/>
              </w:divBdr>
            </w:div>
            <w:div w:id="1809207732">
              <w:marLeft w:val="0"/>
              <w:marRight w:val="0"/>
              <w:marTop w:val="0"/>
              <w:marBottom w:val="0"/>
              <w:divBdr>
                <w:top w:val="none" w:sz="0" w:space="0" w:color="auto"/>
                <w:left w:val="none" w:sz="0" w:space="0" w:color="auto"/>
                <w:bottom w:val="none" w:sz="0" w:space="0" w:color="auto"/>
                <w:right w:val="none" w:sz="0" w:space="0" w:color="auto"/>
              </w:divBdr>
            </w:div>
            <w:div w:id="1813785611">
              <w:marLeft w:val="0"/>
              <w:marRight w:val="0"/>
              <w:marTop w:val="0"/>
              <w:marBottom w:val="0"/>
              <w:divBdr>
                <w:top w:val="none" w:sz="0" w:space="0" w:color="auto"/>
                <w:left w:val="none" w:sz="0" w:space="0" w:color="auto"/>
                <w:bottom w:val="none" w:sz="0" w:space="0" w:color="auto"/>
                <w:right w:val="none" w:sz="0" w:space="0" w:color="auto"/>
              </w:divBdr>
            </w:div>
            <w:div w:id="1814366557">
              <w:marLeft w:val="0"/>
              <w:marRight w:val="0"/>
              <w:marTop w:val="0"/>
              <w:marBottom w:val="0"/>
              <w:divBdr>
                <w:top w:val="none" w:sz="0" w:space="0" w:color="auto"/>
                <w:left w:val="none" w:sz="0" w:space="0" w:color="auto"/>
                <w:bottom w:val="none" w:sz="0" w:space="0" w:color="auto"/>
                <w:right w:val="none" w:sz="0" w:space="0" w:color="auto"/>
              </w:divBdr>
            </w:div>
            <w:div w:id="1814639609">
              <w:marLeft w:val="0"/>
              <w:marRight w:val="0"/>
              <w:marTop w:val="0"/>
              <w:marBottom w:val="0"/>
              <w:divBdr>
                <w:top w:val="none" w:sz="0" w:space="0" w:color="auto"/>
                <w:left w:val="none" w:sz="0" w:space="0" w:color="auto"/>
                <w:bottom w:val="none" w:sz="0" w:space="0" w:color="auto"/>
                <w:right w:val="none" w:sz="0" w:space="0" w:color="auto"/>
              </w:divBdr>
            </w:div>
            <w:div w:id="1814828779">
              <w:marLeft w:val="0"/>
              <w:marRight w:val="0"/>
              <w:marTop w:val="0"/>
              <w:marBottom w:val="0"/>
              <w:divBdr>
                <w:top w:val="none" w:sz="0" w:space="0" w:color="auto"/>
                <w:left w:val="none" w:sz="0" w:space="0" w:color="auto"/>
                <w:bottom w:val="none" w:sz="0" w:space="0" w:color="auto"/>
                <w:right w:val="none" w:sz="0" w:space="0" w:color="auto"/>
              </w:divBdr>
            </w:div>
            <w:div w:id="1817405452">
              <w:marLeft w:val="0"/>
              <w:marRight w:val="0"/>
              <w:marTop w:val="0"/>
              <w:marBottom w:val="0"/>
              <w:divBdr>
                <w:top w:val="none" w:sz="0" w:space="0" w:color="auto"/>
                <w:left w:val="none" w:sz="0" w:space="0" w:color="auto"/>
                <w:bottom w:val="none" w:sz="0" w:space="0" w:color="auto"/>
                <w:right w:val="none" w:sz="0" w:space="0" w:color="auto"/>
              </w:divBdr>
            </w:div>
            <w:div w:id="1818840103">
              <w:marLeft w:val="0"/>
              <w:marRight w:val="0"/>
              <w:marTop w:val="0"/>
              <w:marBottom w:val="0"/>
              <w:divBdr>
                <w:top w:val="none" w:sz="0" w:space="0" w:color="auto"/>
                <w:left w:val="none" w:sz="0" w:space="0" w:color="auto"/>
                <w:bottom w:val="none" w:sz="0" w:space="0" w:color="auto"/>
                <w:right w:val="none" w:sz="0" w:space="0" w:color="auto"/>
              </w:divBdr>
            </w:div>
            <w:div w:id="1819958037">
              <w:marLeft w:val="0"/>
              <w:marRight w:val="0"/>
              <w:marTop w:val="0"/>
              <w:marBottom w:val="0"/>
              <w:divBdr>
                <w:top w:val="none" w:sz="0" w:space="0" w:color="auto"/>
                <w:left w:val="none" w:sz="0" w:space="0" w:color="auto"/>
                <w:bottom w:val="none" w:sz="0" w:space="0" w:color="auto"/>
                <w:right w:val="none" w:sz="0" w:space="0" w:color="auto"/>
              </w:divBdr>
            </w:div>
            <w:div w:id="1820221537">
              <w:marLeft w:val="0"/>
              <w:marRight w:val="0"/>
              <w:marTop w:val="0"/>
              <w:marBottom w:val="0"/>
              <w:divBdr>
                <w:top w:val="none" w:sz="0" w:space="0" w:color="auto"/>
                <w:left w:val="none" w:sz="0" w:space="0" w:color="auto"/>
                <w:bottom w:val="none" w:sz="0" w:space="0" w:color="auto"/>
                <w:right w:val="none" w:sz="0" w:space="0" w:color="auto"/>
              </w:divBdr>
            </w:div>
            <w:div w:id="1820805463">
              <w:marLeft w:val="0"/>
              <w:marRight w:val="0"/>
              <w:marTop w:val="0"/>
              <w:marBottom w:val="0"/>
              <w:divBdr>
                <w:top w:val="none" w:sz="0" w:space="0" w:color="auto"/>
                <w:left w:val="none" w:sz="0" w:space="0" w:color="auto"/>
                <w:bottom w:val="none" w:sz="0" w:space="0" w:color="auto"/>
                <w:right w:val="none" w:sz="0" w:space="0" w:color="auto"/>
              </w:divBdr>
            </w:div>
            <w:div w:id="1822040178">
              <w:marLeft w:val="0"/>
              <w:marRight w:val="0"/>
              <w:marTop w:val="0"/>
              <w:marBottom w:val="0"/>
              <w:divBdr>
                <w:top w:val="none" w:sz="0" w:space="0" w:color="auto"/>
                <w:left w:val="none" w:sz="0" w:space="0" w:color="auto"/>
                <w:bottom w:val="none" w:sz="0" w:space="0" w:color="auto"/>
                <w:right w:val="none" w:sz="0" w:space="0" w:color="auto"/>
              </w:divBdr>
            </w:div>
            <w:div w:id="1823158317">
              <w:marLeft w:val="0"/>
              <w:marRight w:val="0"/>
              <w:marTop w:val="0"/>
              <w:marBottom w:val="0"/>
              <w:divBdr>
                <w:top w:val="none" w:sz="0" w:space="0" w:color="auto"/>
                <w:left w:val="none" w:sz="0" w:space="0" w:color="auto"/>
                <w:bottom w:val="none" w:sz="0" w:space="0" w:color="auto"/>
                <w:right w:val="none" w:sz="0" w:space="0" w:color="auto"/>
              </w:divBdr>
            </w:div>
            <w:div w:id="1825702242">
              <w:marLeft w:val="0"/>
              <w:marRight w:val="0"/>
              <w:marTop w:val="0"/>
              <w:marBottom w:val="0"/>
              <w:divBdr>
                <w:top w:val="none" w:sz="0" w:space="0" w:color="auto"/>
                <w:left w:val="none" w:sz="0" w:space="0" w:color="auto"/>
                <w:bottom w:val="none" w:sz="0" w:space="0" w:color="auto"/>
                <w:right w:val="none" w:sz="0" w:space="0" w:color="auto"/>
              </w:divBdr>
            </w:div>
            <w:div w:id="1826361872">
              <w:marLeft w:val="0"/>
              <w:marRight w:val="0"/>
              <w:marTop w:val="0"/>
              <w:marBottom w:val="0"/>
              <w:divBdr>
                <w:top w:val="none" w:sz="0" w:space="0" w:color="auto"/>
                <w:left w:val="none" w:sz="0" w:space="0" w:color="auto"/>
                <w:bottom w:val="none" w:sz="0" w:space="0" w:color="auto"/>
                <w:right w:val="none" w:sz="0" w:space="0" w:color="auto"/>
              </w:divBdr>
            </w:div>
            <w:div w:id="1826585540">
              <w:marLeft w:val="0"/>
              <w:marRight w:val="0"/>
              <w:marTop w:val="0"/>
              <w:marBottom w:val="0"/>
              <w:divBdr>
                <w:top w:val="none" w:sz="0" w:space="0" w:color="auto"/>
                <w:left w:val="none" w:sz="0" w:space="0" w:color="auto"/>
                <w:bottom w:val="none" w:sz="0" w:space="0" w:color="auto"/>
                <w:right w:val="none" w:sz="0" w:space="0" w:color="auto"/>
              </w:divBdr>
            </w:div>
            <w:div w:id="1828672514">
              <w:marLeft w:val="0"/>
              <w:marRight w:val="0"/>
              <w:marTop w:val="0"/>
              <w:marBottom w:val="0"/>
              <w:divBdr>
                <w:top w:val="none" w:sz="0" w:space="0" w:color="auto"/>
                <w:left w:val="none" w:sz="0" w:space="0" w:color="auto"/>
                <w:bottom w:val="none" w:sz="0" w:space="0" w:color="auto"/>
                <w:right w:val="none" w:sz="0" w:space="0" w:color="auto"/>
              </w:divBdr>
            </w:div>
            <w:div w:id="1829130360">
              <w:marLeft w:val="0"/>
              <w:marRight w:val="0"/>
              <w:marTop w:val="0"/>
              <w:marBottom w:val="0"/>
              <w:divBdr>
                <w:top w:val="none" w:sz="0" w:space="0" w:color="auto"/>
                <w:left w:val="none" w:sz="0" w:space="0" w:color="auto"/>
                <w:bottom w:val="none" w:sz="0" w:space="0" w:color="auto"/>
                <w:right w:val="none" w:sz="0" w:space="0" w:color="auto"/>
              </w:divBdr>
            </w:div>
            <w:div w:id="1831404444">
              <w:marLeft w:val="0"/>
              <w:marRight w:val="0"/>
              <w:marTop w:val="0"/>
              <w:marBottom w:val="0"/>
              <w:divBdr>
                <w:top w:val="none" w:sz="0" w:space="0" w:color="auto"/>
                <w:left w:val="none" w:sz="0" w:space="0" w:color="auto"/>
                <w:bottom w:val="none" w:sz="0" w:space="0" w:color="auto"/>
                <w:right w:val="none" w:sz="0" w:space="0" w:color="auto"/>
              </w:divBdr>
            </w:div>
            <w:div w:id="1833829970">
              <w:marLeft w:val="0"/>
              <w:marRight w:val="0"/>
              <w:marTop w:val="0"/>
              <w:marBottom w:val="0"/>
              <w:divBdr>
                <w:top w:val="none" w:sz="0" w:space="0" w:color="auto"/>
                <w:left w:val="none" w:sz="0" w:space="0" w:color="auto"/>
                <w:bottom w:val="none" w:sz="0" w:space="0" w:color="auto"/>
                <w:right w:val="none" w:sz="0" w:space="0" w:color="auto"/>
              </w:divBdr>
            </w:div>
            <w:div w:id="1834879629">
              <w:marLeft w:val="0"/>
              <w:marRight w:val="0"/>
              <w:marTop w:val="0"/>
              <w:marBottom w:val="0"/>
              <w:divBdr>
                <w:top w:val="none" w:sz="0" w:space="0" w:color="auto"/>
                <w:left w:val="none" w:sz="0" w:space="0" w:color="auto"/>
                <w:bottom w:val="none" w:sz="0" w:space="0" w:color="auto"/>
                <w:right w:val="none" w:sz="0" w:space="0" w:color="auto"/>
              </w:divBdr>
            </w:div>
            <w:div w:id="1836415676">
              <w:marLeft w:val="0"/>
              <w:marRight w:val="0"/>
              <w:marTop w:val="0"/>
              <w:marBottom w:val="0"/>
              <w:divBdr>
                <w:top w:val="none" w:sz="0" w:space="0" w:color="auto"/>
                <w:left w:val="none" w:sz="0" w:space="0" w:color="auto"/>
                <w:bottom w:val="none" w:sz="0" w:space="0" w:color="auto"/>
                <w:right w:val="none" w:sz="0" w:space="0" w:color="auto"/>
              </w:divBdr>
            </w:div>
            <w:div w:id="1836803678">
              <w:marLeft w:val="0"/>
              <w:marRight w:val="0"/>
              <w:marTop w:val="0"/>
              <w:marBottom w:val="0"/>
              <w:divBdr>
                <w:top w:val="none" w:sz="0" w:space="0" w:color="auto"/>
                <w:left w:val="none" w:sz="0" w:space="0" w:color="auto"/>
                <w:bottom w:val="none" w:sz="0" w:space="0" w:color="auto"/>
                <w:right w:val="none" w:sz="0" w:space="0" w:color="auto"/>
              </w:divBdr>
            </w:div>
            <w:div w:id="1837106778">
              <w:marLeft w:val="0"/>
              <w:marRight w:val="0"/>
              <w:marTop w:val="0"/>
              <w:marBottom w:val="0"/>
              <w:divBdr>
                <w:top w:val="none" w:sz="0" w:space="0" w:color="auto"/>
                <w:left w:val="none" w:sz="0" w:space="0" w:color="auto"/>
                <w:bottom w:val="none" w:sz="0" w:space="0" w:color="auto"/>
                <w:right w:val="none" w:sz="0" w:space="0" w:color="auto"/>
              </w:divBdr>
            </w:div>
            <w:div w:id="1837766949">
              <w:marLeft w:val="0"/>
              <w:marRight w:val="0"/>
              <w:marTop w:val="0"/>
              <w:marBottom w:val="0"/>
              <w:divBdr>
                <w:top w:val="none" w:sz="0" w:space="0" w:color="auto"/>
                <w:left w:val="none" w:sz="0" w:space="0" w:color="auto"/>
                <w:bottom w:val="none" w:sz="0" w:space="0" w:color="auto"/>
                <w:right w:val="none" w:sz="0" w:space="0" w:color="auto"/>
              </w:divBdr>
            </w:div>
            <w:div w:id="1837840625">
              <w:marLeft w:val="0"/>
              <w:marRight w:val="0"/>
              <w:marTop w:val="0"/>
              <w:marBottom w:val="0"/>
              <w:divBdr>
                <w:top w:val="none" w:sz="0" w:space="0" w:color="auto"/>
                <w:left w:val="none" w:sz="0" w:space="0" w:color="auto"/>
                <w:bottom w:val="none" w:sz="0" w:space="0" w:color="auto"/>
                <w:right w:val="none" w:sz="0" w:space="0" w:color="auto"/>
              </w:divBdr>
            </w:div>
            <w:div w:id="1838878764">
              <w:marLeft w:val="0"/>
              <w:marRight w:val="0"/>
              <w:marTop w:val="0"/>
              <w:marBottom w:val="0"/>
              <w:divBdr>
                <w:top w:val="none" w:sz="0" w:space="0" w:color="auto"/>
                <w:left w:val="none" w:sz="0" w:space="0" w:color="auto"/>
                <w:bottom w:val="none" w:sz="0" w:space="0" w:color="auto"/>
                <w:right w:val="none" w:sz="0" w:space="0" w:color="auto"/>
              </w:divBdr>
            </w:div>
            <w:div w:id="1840460267">
              <w:marLeft w:val="0"/>
              <w:marRight w:val="0"/>
              <w:marTop w:val="0"/>
              <w:marBottom w:val="0"/>
              <w:divBdr>
                <w:top w:val="none" w:sz="0" w:space="0" w:color="auto"/>
                <w:left w:val="none" w:sz="0" w:space="0" w:color="auto"/>
                <w:bottom w:val="none" w:sz="0" w:space="0" w:color="auto"/>
                <w:right w:val="none" w:sz="0" w:space="0" w:color="auto"/>
              </w:divBdr>
            </w:div>
            <w:div w:id="1841651681">
              <w:marLeft w:val="0"/>
              <w:marRight w:val="0"/>
              <w:marTop w:val="0"/>
              <w:marBottom w:val="0"/>
              <w:divBdr>
                <w:top w:val="none" w:sz="0" w:space="0" w:color="auto"/>
                <w:left w:val="none" w:sz="0" w:space="0" w:color="auto"/>
                <w:bottom w:val="none" w:sz="0" w:space="0" w:color="auto"/>
                <w:right w:val="none" w:sz="0" w:space="0" w:color="auto"/>
              </w:divBdr>
            </w:div>
            <w:div w:id="1841776940">
              <w:marLeft w:val="0"/>
              <w:marRight w:val="0"/>
              <w:marTop w:val="0"/>
              <w:marBottom w:val="0"/>
              <w:divBdr>
                <w:top w:val="none" w:sz="0" w:space="0" w:color="auto"/>
                <w:left w:val="none" w:sz="0" w:space="0" w:color="auto"/>
                <w:bottom w:val="none" w:sz="0" w:space="0" w:color="auto"/>
                <w:right w:val="none" w:sz="0" w:space="0" w:color="auto"/>
              </w:divBdr>
            </w:div>
            <w:div w:id="1845895484">
              <w:marLeft w:val="0"/>
              <w:marRight w:val="0"/>
              <w:marTop w:val="0"/>
              <w:marBottom w:val="0"/>
              <w:divBdr>
                <w:top w:val="none" w:sz="0" w:space="0" w:color="auto"/>
                <w:left w:val="none" w:sz="0" w:space="0" w:color="auto"/>
                <w:bottom w:val="none" w:sz="0" w:space="0" w:color="auto"/>
                <w:right w:val="none" w:sz="0" w:space="0" w:color="auto"/>
              </w:divBdr>
            </w:div>
            <w:div w:id="1846897512">
              <w:marLeft w:val="0"/>
              <w:marRight w:val="0"/>
              <w:marTop w:val="0"/>
              <w:marBottom w:val="0"/>
              <w:divBdr>
                <w:top w:val="none" w:sz="0" w:space="0" w:color="auto"/>
                <w:left w:val="none" w:sz="0" w:space="0" w:color="auto"/>
                <w:bottom w:val="none" w:sz="0" w:space="0" w:color="auto"/>
                <w:right w:val="none" w:sz="0" w:space="0" w:color="auto"/>
              </w:divBdr>
            </w:div>
            <w:div w:id="1847672938">
              <w:marLeft w:val="0"/>
              <w:marRight w:val="0"/>
              <w:marTop w:val="0"/>
              <w:marBottom w:val="0"/>
              <w:divBdr>
                <w:top w:val="none" w:sz="0" w:space="0" w:color="auto"/>
                <w:left w:val="none" w:sz="0" w:space="0" w:color="auto"/>
                <w:bottom w:val="none" w:sz="0" w:space="0" w:color="auto"/>
                <w:right w:val="none" w:sz="0" w:space="0" w:color="auto"/>
              </w:divBdr>
            </w:div>
            <w:div w:id="1847984365">
              <w:marLeft w:val="0"/>
              <w:marRight w:val="0"/>
              <w:marTop w:val="0"/>
              <w:marBottom w:val="0"/>
              <w:divBdr>
                <w:top w:val="none" w:sz="0" w:space="0" w:color="auto"/>
                <w:left w:val="none" w:sz="0" w:space="0" w:color="auto"/>
                <w:bottom w:val="none" w:sz="0" w:space="0" w:color="auto"/>
                <w:right w:val="none" w:sz="0" w:space="0" w:color="auto"/>
              </w:divBdr>
            </w:div>
            <w:div w:id="1848248446">
              <w:marLeft w:val="0"/>
              <w:marRight w:val="0"/>
              <w:marTop w:val="0"/>
              <w:marBottom w:val="0"/>
              <w:divBdr>
                <w:top w:val="none" w:sz="0" w:space="0" w:color="auto"/>
                <w:left w:val="none" w:sz="0" w:space="0" w:color="auto"/>
                <w:bottom w:val="none" w:sz="0" w:space="0" w:color="auto"/>
                <w:right w:val="none" w:sz="0" w:space="0" w:color="auto"/>
              </w:divBdr>
            </w:div>
            <w:div w:id="1850607461">
              <w:marLeft w:val="0"/>
              <w:marRight w:val="0"/>
              <w:marTop w:val="0"/>
              <w:marBottom w:val="0"/>
              <w:divBdr>
                <w:top w:val="none" w:sz="0" w:space="0" w:color="auto"/>
                <w:left w:val="none" w:sz="0" w:space="0" w:color="auto"/>
                <w:bottom w:val="none" w:sz="0" w:space="0" w:color="auto"/>
                <w:right w:val="none" w:sz="0" w:space="0" w:color="auto"/>
              </w:divBdr>
            </w:div>
            <w:div w:id="1851719969">
              <w:marLeft w:val="0"/>
              <w:marRight w:val="0"/>
              <w:marTop w:val="0"/>
              <w:marBottom w:val="0"/>
              <w:divBdr>
                <w:top w:val="none" w:sz="0" w:space="0" w:color="auto"/>
                <w:left w:val="none" w:sz="0" w:space="0" w:color="auto"/>
                <w:bottom w:val="none" w:sz="0" w:space="0" w:color="auto"/>
                <w:right w:val="none" w:sz="0" w:space="0" w:color="auto"/>
              </w:divBdr>
            </w:div>
            <w:div w:id="1851722244">
              <w:marLeft w:val="0"/>
              <w:marRight w:val="0"/>
              <w:marTop w:val="0"/>
              <w:marBottom w:val="0"/>
              <w:divBdr>
                <w:top w:val="none" w:sz="0" w:space="0" w:color="auto"/>
                <w:left w:val="none" w:sz="0" w:space="0" w:color="auto"/>
                <w:bottom w:val="none" w:sz="0" w:space="0" w:color="auto"/>
                <w:right w:val="none" w:sz="0" w:space="0" w:color="auto"/>
              </w:divBdr>
            </w:div>
            <w:div w:id="1854345216">
              <w:marLeft w:val="0"/>
              <w:marRight w:val="0"/>
              <w:marTop w:val="0"/>
              <w:marBottom w:val="0"/>
              <w:divBdr>
                <w:top w:val="none" w:sz="0" w:space="0" w:color="auto"/>
                <w:left w:val="none" w:sz="0" w:space="0" w:color="auto"/>
                <w:bottom w:val="none" w:sz="0" w:space="0" w:color="auto"/>
                <w:right w:val="none" w:sz="0" w:space="0" w:color="auto"/>
              </w:divBdr>
            </w:div>
            <w:div w:id="1855613724">
              <w:marLeft w:val="0"/>
              <w:marRight w:val="0"/>
              <w:marTop w:val="0"/>
              <w:marBottom w:val="0"/>
              <w:divBdr>
                <w:top w:val="none" w:sz="0" w:space="0" w:color="auto"/>
                <w:left w:val="none" w:sz="0" w:space="0" w:color="auto"/>
                <w:bottom w:val="none" w:sz="0" w:space="0" w:color="auto"/>
                <w:right w:val="none" w:sz="0" w:space="0" w:color="auto"/>
              </w:divBdr>
            </w:div>
            <w:div w:id="1856310656">
              <w:marLeft w:val="0"/>
              <w:marRight w:val="0"/>
              <w:marTop w:val="0"/>
              <w:marBottom w:val="0"/>
              <w:divBdr>
                <w:top w:val="none" w:sz="0" w:space="0" w:color="auto"/>
                <w:left w:val="none" w:sz="0" w:space="0" w:color="auto"/>
                <w:bottom w:val="none" w:sz="0" w:space="0" w:color="auto"/>
                <w:right w:val="none" w:sz="0" w:space="0" w:color="auto"/>
              </w:divBdr>
            </w:div>
            <w:div w:id="1856916833">
              <w:marLeft w:val="0"/>
              <w:marRight w:val="0"/>
              <w:marTop w:val="0"/>
              <w:marBottom w:val="0"/>
              <w:divBdr>
                <w:top w:val="none" w:sz="0" w:space="0" w:color="auto"/>
                <w:left w:val="none" w:sz="0" w:space="0" w:color="auto"/>
                <w:bottom w:val="none" w:sz="0" w:space="0" w:color="auto"/>
                <w:right w:val="none" w:sz="0" w:space="0" w:color="auto"/>
              </w:divBdr>
            </w:div>
            <w:div w:id="1857693193">
              <w:marLeft w:val="0"/>
              <w:marRight w:val="0"/>
              <w:marTop w:val="0"/>
              <w:marBottom w:val="0"/>
              <w:divBdr>
                <w:top w:val="none" w:sz="0" w:space="0" w:color="auto"/>
                <w:left w:val="none" w:sz="0" w:space="0" w:color="auto"/>
                <w:bottom w:val="none" w:sz="0" w:space="0" w:color="auto"/>
                <w:right w:val="none" w:sz="0" w:space="0" w:color="auto"/>
              </w:divBdr>
            </w:div>
            <w:div w:id="1857772729">
              <w:marLeft w:val="0"/>
              <w:marRight w:val="0"/>
              <w:marTop w:val="0"/>
              <w:marBottom w:val="0"/>
              <w:divBdr>
                <w:top w:val="none" w:sz="0" w:space="0" w:color="auto"/>
                <w:left w:val="none" w:sz="0" w:space="0" w:color="auto"/>
                <w:bottom w:val="none" w:sz="0" w:space="0" w:color="auto"/>
                <w:right w:val="none" w:sz="0" w:space="0" w:color="auto"/>
              </w:divBdr>
            </w:div>
            <w:div w:id="1858420458">
              <w:marLeft w:val="0"/>
              <w:marRight w:val="0"/>
              <w:marTop w:val="0"/>
              <w:marBottom w:val="0"/>
              <w:divBdr>
                <w:top w:val="none" w:sz="0" w:space="0" w:color="auto"/>
                <w:left w:val="none" w:sz="0" w:space="0" w:color="auto"/>
                <w:bottom w:val="none" w:sz="0" w:space="0" w:color="auto"/>
                <w:right w:val="none" w:sz="0" w:space="0" w:color="auto"/>
              </w:divBdr>
            </w:div>
            <w:div w:id="1858544478">
              <w:marLeft w:val="0"/>
              <w:marRight w:val="0"/>
              <w:marTop w:val="0"/>
              <w:marBottom w:val="0"/>
              <w:divBdr>
                <w:top w:val="none" w:sz="0" w:space="0" w:color="auto"/>
                <w:left w:val="none" w:sz="0" w:space="0" w:color="auto"/>
                <w:bottom w:val="none" w:sz="0" w:space="0" w:color="auto"/>
                <w:right w:val="none" w:sz="0" w:space="0" w:color="auto"/>
              </w:divBdr>
            </w:div>
            <w:div w:id="1858932278">
              <w:marLeft w:val="0"/>
              <w:marRight w:val="0"/>
              <w:marTop w:val="0"/>
              <w:marBottom w:val="0"/>
              <w:divBdr>
                <w:top w:val="none" w:sz="0" w:space="0" w:color="auto"/>
                <w:left w:val="none" w:sz="0" w:space="0" w:color="auto"/>
                <w:bottom w:val="none" w:sz="0" w:space="0" w:color="auto"/>
                <w:right w:val="none" w:sz="0" w:space="0" w:color="auto"/>
              </w:divBdr>
            </w:div>
            <w:div w:id="1859081843">
              <w:marLeft w:val="0"/>
              <w:marRight w:val="0"/>
              <w:marTop w:val="0"/>
              <w:marBottom w:val="0"/>
              <w:divBdr>
                <w:top w:val="none" w:sz="0" w:space="0" w:color="auto"/>
                <w:left w:val="none" w:sz="0" w:space="0" w:color="auto"/>
                <w:bottom w:val="none" w:sz="0" w:space="0" w:color="auto"/>
                <w:right w:val="none" w:sz="0" w:space="0" w:color="auto"/>
              </w:divBdr>
            </w:div>
            <w:div w:id="1860505244">
              <w:marLeft w:val="0"/>
              <w:marRight w:val="0"/>
              <w:marTop w:val="0"/>
              <w:marBottom w:val="0"/>
              <w:divBdr>
                <w:top w:val="none" w:sz="0" w:space="0" w:color="auto"/>
                <w:left w:val="none" w:sz="0" w:space="0" w:color="auto"/>
                <w:bottom w:val="none" w:sz="0" w:space="0" w:color="auto"/>
                <w:right w:val="none" w:sz="0" w:space="0" w:color="auto"/>
              </w:divBdr>
            </w:div>
            <w:div w:id="1861890750">
              <w:marLeft w:val="0"/>
              <w:marRight w:val="0"/>
              <w:marTop w:val="0"/>
              <w:marBottom w:val="0"/>
              <w:divBdr>
                <w:top w:val="none" w:sz="0" w:space="0" w:color="auto"/>
                <w:left w:val="none" w:sz="0" w:space="0" w:color="auto"/>
                <w:bottom w:val="none" w:sz="0" w:space="0" w:color="auto"/>
                <w:right w:val="none" w:sz="0" w:space="0" w:color="auto"/>
              </w:divBdr>
            </w:div>
            <w:div w:id="1862166324">
              <w:marLeft w:val="0"/>
              <w:marRight w:val="0"/>
              <w:marTop w:val="0"/>
              <w:marBottom w:val="0"/>
              <w:divBdr>
                <w:top w:val="none" w:sz="0" w:space="0" w:color="auto"/>
                <w:left w:val="none" w:sz="0" w:space="0" w:color="auto"/>
                <w:bottom w:val="none" w:sz="0" w:space="0" w:color="auto"/>
                <w:right w:val="none" w:sz="0" w:space="0" w:color="auto"/>
              </w:divBdr>
            </w:div>
            <w:div w:id="1862939026">
              <w:marLeft w:val="0"/>
              <w:marRight w:val="0"/>
              <w:marTop w:val="0"/>
              <w:marBottom w:val="0"/>
              <w:divBdr>
                <w:top w:val="none" w:sz="0" w:space="0" w:color="auto"/>
                <w:left w:val="none" w:sz="0" w:space="0" w:color="auto"/>
                <w:bottom w:val="none" w:sz="0" w:space="0" w:color="auto"/>
                <w:right w:val="none" w:sz="0" w:space="0" w:color="auto"/>
              </w:divBdr>
            </w:div>
            <w:div w:id="1864779174">
              <w:marLeft w:val="0"/>
              <w:marRight w:val="0"/>
              <w:marTop w:val="0"/>
              <w:marBottom w:val="0"/>
              <w:divBdr>
                <w:top w:val="none" w:sz="0" w:space="0" w:color="auto"/>
                <w:left w:val="none" w:sz="0" w:space="0" w:color="auto"/>
                <w:bottom w:val="none" w:sz="0" w:space="0" w:color="auto"/>
                <w:right w:val="none" w:sz="0" w:space="0" w:color="auto"/>
              </w:divBdr>
            </w:div>
            <w:div w:id="1865048102">
              <w:marLeft w:val="0"/>
              <w:marRight w:val="0"/>
              <w:marTop w:val="0"/>
              <w:marBottom w:val="0"/>
              <w:divBdr>
                <w:top w:val="none" w:sz="0" w:space="0" w:color="auto"/>
                <w:left w:val="none" w:sz="0" w:space="0" w:color="auto"/>
                <w:bottom w:val="none" w:sz="0" w:space="0" w:color="auto"/>
                <w:right w:val="none" w:sz="0" w:space="0" w:color="auto"/>
              </w:divBdr>
            </w:div>
            <w:div w:id="1865242088">
              <w:marLeft w:val="0"/>
              <w:marRight w:val="0"/>
              <w:marTop w:val="0"/>
              <w:marBottom w:val="0"/>
              <w:divBdr>
                <w:top w:val="none" w:sz="0" w:space="0" w:color="auto"/>
                <w:left w:val="none" w:sz="0" w:space="0" w:color="auto"/>
                <w:bottom w:val="none" w:sz="0" w:space="0" w:color="auto"/>
                <w:right w:val="none" w:sz="0" w:space="0" w:color="auto"/>
              </w:divBdr>
            </w:div>
            <w:div w:id="1865942795">
              <w:marLeft w:val="0"/>
              <w:marRight w:val="0"/>
              <w:marTop w:val="0"/>
              <w:marBottom w:val="0"/>
              <w:divBdr>
                <w:top w:val="none" w:sz="0" w:space="0" w:color="auto"/>
                <w:left w:val="none" w:sz="0" w:space="0" w:color="auto"/>
                <w:bottom w:val="none" w:sz="0" w:space="0" w:color="auto"/>
                <w:right w:val="none" w:sz="0" w:space="0" w:color="auto"/>
              </w:divBdr>
            </w:div>
            <w:div w:id="1866748678">
              <w:marLeft w:val="0"/>
              <w:marRight w:val="0"/>
              <w:marTop w:val="0"/>
              <w:marBottom w:val="0"/>
              <w:divBdr>
                <w:top w:val="none" w:sz="0" w:space="0" w:color="auto"/>
                <w:left w:val="none" w:sz="0" w:space="0" w:color="auto"/>
                <w:bottom w:val="none" w:sz="0" w:space="0" w:color="auto"/>
                <w:right w:val="none" w:sz="0" w:space="0" w:color="auto"/>
              </w:divBdr>
            </w:div>
            <w:div w:id="1869828675">
              <w:marLeft w:val="0"/>
              <w:marRight w:val="0"/>
              <w:marTop w:val="0"/>
              <w:marBottom w:val="0"/>
              <w:divBdr>
                <w:top w:val="none" w:sz="0" w:space="0" w:color="auto"/>
                <w:left w:val="none" w:sz="0" w:space="0" w:color="auto"/>
                <w:bottom w:val="none" w:sz="0" w:space="0" w:color="auto"/>
                <w:right w:val="none" w:sz="0" w:space="0" w:color="auto"/>
              </w:divBdr>
            </w:div>
            <w:div w:id="1871533589">
              <w:marLeft w:val="0"/>
              <w:marRight w:val="0"/>
              <w:marTop w:val="0"/>
              <w:marBottom w:val="0"/>
              <w:divBdr>
                <w:top w:val="none" w:sz="0" w:space="0" w:color="auto"/>
                <w:left w:val="none" w:sz="0" w:space="0" w:color="auto"/>
                <w:bottom w:val="none" w:sz="0" w:space="0" w:color="auto"/>
                <w:right w:val="none" w:sz="0" w:space="0" w:color="auto"/>
              </w:divBdr>
            </w:div>
            <w:div w:id="1871718726">
              <w:marLeft w:val="0"/>
              <w:marRight w:val="0"/>
              <w:marTop w:val="0"/>
              <w:marBottom w:val="0"/>
              <w:divBdr>
                <w:top w:val="none" w:sz="0" w:space="0" w:color="auto"/>
                <w:left w:val="none" w:sz="0" w:space="0" w:color="auto"/>
                <w:bottom w:val="none" w:sz="0" w:space="0" w:color="auto"/>
                <w:right w:val="none" w:sz="0" w:space="0" w:color="auto"/>
              </w:divBdr>
            </w:div>
            <w:div w:id="1872567875">
              <w:marLeft w:val="0"/>
              <w:marRight w:val="0"/>
              <w:marTop w:val="0"/>
              <w:marBottom w:val="0"/>
              <w:divBdr>
                <w:top w:val="none" w:sz="0" w:space="0" w:color="auto"/>
                <w:left w:val="none" w:sz="0" w:space="0" w:color="auto"/>
                <w:bottom w:val="none" w:sz="0" w:space="0" w:color="auto"/>
                <w:right w:val="none" w:sz="0" w:space="0" w:color="auto"/>
              </w:divBdr>
            </w:div>
            <w:div w:id="1872834814">
              <w:marLeft w:val="0"/>
              <w:marRight w:val="0"/>
              <w:marTop w:val="0"/>
              <w:marBottom w:val="0"/>
              <w:divBdr>
                <w:top w:val="none" w:sz="0" w:space="0" w:color="auto"/>
                <w:left w:val="none" w:sz="0" w:space="0" w:color="auto"/>
                <w:bottom w:val="none" w:sz="0" w:space="0" w:color="auto"/>
                <w:right w:val="none" w:sz="0" w:space="0" w:color="auto"/>
              </w:divBdr>
            </w:div>
            <w:div w:id="1873029682">
              <w:marLeft w:val="0"/>
              <w:marRight w:val="0"/>
              <w:marTop w:val="0"/>
              <w:marBottom w:val="0"/>
              <w:divBdr>
                <w:top w:val="none" w:sz="0" w:space="0" w:color="auto"/>
                <w:left w:val="none" w:sz="0" w:space="0" w:color="auto"/>
                <w:bottom w:val="none" w:sz="0" w:space="0" w:color="auto"/>
                <w:right w:val="none" w:sz="0" w:space="0" w:color="auto"/>
              </w:divBdr>
            </w:div>
            <w:div w:id="1874726722">
              <w:marLeft w:val="0"/>
              <w:marRight w:val="0"/>
              <w:marTop w:val="0"/>
              <w:marBottom w:val="0"/>
              <w:divBdr>
                <w:top w:val="none" w:sz="0" w:space="0" w:color="auto"/>
                <w:left w:val="none" w:sz="0" w:space="0" w:color="auto"/>
                <w:bottom w:val="none" w:sz="0" w:space="0" w:color="auto"/>
                <w:right w:val="none" w:sz="0" w:space="0" w:color="auto"/>
              </w:divBdr>
            </w:div>
            <w:div w:id="1876962947">
              <w:marLeft w:val="0"/>
              <w:marRight w:val="0"/>
              <w:marTop w:val="0"/>
              <w:marBottom w:val="0"/>
              <w:divBdr>
                <w:top w:val="none" w:sz="0" w:space="0" w:color="auto"/>
                <w:left w:val="none" w:sz="0" w:space="0" w:color="auto"/>
                <w:bottom w:val="none" w:sz="0" w:space="0" w:color="auto"/>
                <w:right w:val="none" w:sz="0" w:space="0" w:color="auto"/>
              </w:divBdr>
            </w:div>
            <w:div w:id="1879273190">
              <w:marLeft w:val="0"/>
              <w:marRight w:val="0"/>
              <w:marTop w:val="0"/>
              <w:marBottom w:val="0"/>
              <w:divBdr>
                <w:top w:val="none" w:sz="0" w:space="0" w:color="auto"/>
                <w:left w:val="none" w:sz="0" w:space="0" w:color="auto"/>
                <w:bottom w:val="none" w:sz="0" w:space="0" w:color="auto"/>
                <w:right w:val="none" w:sz="0" w:space="0" w:color="auto"/>
              </w:divBdr>
            </w:div>
            <w:div w:id="1880387502">
              <w:marLeft w:val="0"/>
              <w:marRight w:val="0"/>
              <w:marTop w:val="0"/>
              <w:marBottom w:val="0"/>
              <w:divBdr>
                <w:top w:val="none" w:sz="0" w:space="0" w:color="auto"/>
                <w:left w:val="none" w:sz="0" w:space="0" w:color="auto"/>
                <w:bottom w:val="none" w:sz="0" w:space="0" w:color="auto"/>
                <w:right w:val="none" w:sz="0" w:space="0" w:color="auto"/>
              </w:divBdr>
            </w:div>
            <w:div w:id="1881819293">
              <w:marLeft w:val="0"/>
              <w:marRight w:val="0"/>
              <w:marTop w:val="0"/>
              <w:marBottom w:val="0"/>
              <w:divBdr>
                <w:top w:val="none" w:sz="0" w:space="0" w:color="auto"/>
                <w:left w:val="none" w:sz="0" w:space="0" w:color="auto"/>
                <w:bottom w:val="none" w:sz="0" w:space="0" w:color="auto"/>
                <w:right w:val="none" w:sz="0" w:space="0" w:color="auto"/>
              </w:divBdr>
            </w:div>
            <w:div w:id="1882666673">
              <w:marLeft w:val="0"/>
              <w:marRight w:val="0"/>
              <w:marTop w:val="0"/>
              <w:marBottom w:val="0"/>
              <w:divBdr>
                <w:top w:val="none" w:sz="0" w:space="0" w:color="auto"/>
                <w:left w:val="none" w:sz="0" w:space="0" w:color="auto"/>
                <w:bottom w:val="none" w:sz="0" w:space="0" w:color="auto"/>
                <w:right w:val="none" w:sz="0" w:space="0" w:color="auto"/>
              </w:divBdr>
            </w:div>
            <w:div w:id="1883518791">
              <w:marLeft w:val="0"/>
              <w:marRight w:val="0"/>
              <w:marTop w:val="0"/>
              <w:marBottom w:val="0"/>
              <w:divBdr>
                <w:top w:val="none" w:sz="0" w:space="0" w:color="auto"/>
                <w:left w:val="none" w:sz="0" w:space="0" w:color="auto"/>
                <w:bottom w:val="none" w:sz="0" w:space="0" w:color="auto"/>
                <w:right w:val="none" w:sz="0" w:space="0" w:color="auto"/>
              </w:divBdr>
            </w:div>
            <w:div w:id="1884097359">
              <w:marLeft w:val="0"/>
              <w:marRight w:val="0"/>
              <w:marTop w:val="0"/>
              <w:marBottom w:val="0"/>
              <w:divBdr>
                <w:top w:val="none" w:sz="0" w:space="0" w:color="auto"/>
                <w:left w:val="none" w:sz="0" w:space="0" w:color="auto"/>
                <w:bottom w:val="none" w:sz="0" w:space="0" w:color="auto"/>
                <w:right w:val="none" w:sz="0" w:space="0" w:color="auto"/>
              </w:divBdr>
            </w:div>
            <w:div w:id="1884899231">
              <w:marLeft w:val="0"/>
              <w:marRight w:val="0"/>
              <w:marTop w:val="0"/>
              <w:marBottom w:val="0"/>
              <w:divBdr>
                <w:top w:val="none" w:sz="0" w:space="0" w:color="auto"/>
                <w:left w:val="none" w:sz="0" w:space="0" w:color="auto"/>
                <w:bottom w:val="none" w:sz="0" w:space="0" w:color="auto"/>
                <w:right w:val="none" w:sz="0" w:space="0" w:color="auto"/>
              </w:divBdr>
            </w:div>
            <w:div w:id="1886217715">
              <w:marLeft w:val="0"/>
              <w:marRight w:val="0"/>
              <w:marTop w:val="0"/>
              <w:marBottom w:val="0"/>
              <w:divBdr>
                <w:top w:val="none" w:sz="0" w:space="0" w:color="auto"/>
                <w:left w:val="none" w:sz="0" w:space="0" w:color="auto"/>
                <w:bottom w:val="none" w:sz="0" w:space="0" w:color="auto"/>
                <w:right w:val="none" w:sz="0" w:space="0" w:color="auto"/>
              </w:divBdr>
            </w:div>
            <w:div w:id="1886796780">
              <w:marLeft w:val="0"/>
              <w:marRight w:val="0"/>
              <w:marTop w:val="0"/>
              <w:marBottom w:val="0"/>
              <w:divBdr>
                <w:top w:val="none" w:sz="0" w:space="0" w:color="auto"/>
                <w:left w:val="none" w:sz="0" w:space="0" w:color="auto"/>
                <w:bottom w:val="none" w:sz="0" w:space="0" w:color="auto"/>
                <w:right w:val="none" w:sz="0" w:space="0" w:color="auto"/>
              </w:divBdr>
            </w:div>
            <w:div w:id="1888224231">
              <w:marLeft w:val="0"/>
              <w:marRight w:val="0"/>
              <w:marTop w:val="0"/>
              <w:marBottom w:val="0"/>
              <w:divBdr>
                <w:top w:val="none" w:sz="0" w:space="0" w:color="auto"/>
                <w:left w:val="none" w:sz="0" w:space="0" w:color="auto"/>
                <w:bottom w:val="none" w:sz="0" w:space="0" w:color="auto"/>
                <w:right w:val="none" w:sz="0" w:space="0" w:color="auto"/>
              </w:divBdr>
            </w:div>
            <w:div w:id="1889105562">
              <w:marLeft w:val="0"/>
              <w:marRight w:val="0"/>
              <w:marTop w:val="0"/>
              <w:marBottom w:val="0"/>
              <w:divBdr>
                <w:top w:val="none" w:sz="0" w:space="0" w:color="auto"/>
                <w:left w:val="none" w:sz="0" w:space="0" w:color="auto"/>
                <w:bottom w:val="none" w:sz="0" w:space="0" w:color="auto"/>
                <w:right w:val="none" w:sz="0" w:space="0" w:color="auto"/>
              </w:divBdr>
            </w:div>
            <w:div w:id="1889294891">
              <w:marLeft w:val="0"/>
              <w:marRight w:val="0"/>
              <w:marTop w:val="0"/>
              <w:marBottom w:val="0"/>
              <w:divBdr>
                <w:top w:val="none" w:sz="0" w:space="0" w:color="auto"/>
                <w:left w:val="none" w:sz="0" w:space="0" w:color="auto"/>
                <w:bottom w:val="none" w:sz="0" w:space="0" w:color="auto"/>
                <w:right w:val="none" w:sz="0" w:space="0" w:color="auto"/>
              </w:divBdr>
            </w:div>
            <w:div w:id="1889955206">
              <w:marLeft w:val="0"/>
              <w:marRight w:val="0"/>
              <w:marTop w:val="0"/>
              <w:marBottom w:val="0"/>
              <w:divBdr>
                <w:top w:val="none" w:sz="0" w:space="0" w:color="auto"/>
                <w:left w:val="none" w:sz="0" w:space="0" w:color="auto"/>
                <w:bottom w:val="none" w:sz="0" w:space="0" w:color="auto"/>
                <w:right w:val="none" w:sz="0" w:space="0" w:color="auto"/>
              </w:divBdr>
            </w:div>
            <w:div w:id="1893541326">
              <w:marLeft w:val="0"/>
              <w:marRight w:val="0"/>
              <w:marTop w:val="0"/>
              <w:marBottom w:val="0"/>
              <w:divBdr>
                <w:top w:val="none" w:sz="0" w:space="0" w:color="auto"/>
                <w:left w:val="none" w:sz="0" w:space="0" w:color="auto"/>
                <w:bottom w:val="none" w:sz="0" w:space="0" w:color="auto"/>
                <w:right w:val="none" w:sz="0" w:space="0" w:color="auto"/>
              </w:divBdr>
            </w:div>
            <w:div w:id="1893612337">
              <w:marLeft w:val="0"/>
              <w:marRight w:val="0"/>
              <w:marTop w:val="0"/>
              <w:marBottom w:val="0"/>
              <w:divBdr>
                <w:top w:val="none" w:sz="0" w:space="0" w:color="auto"/>
                <w:left w:val="none" w:sz="0" w:space="0" w:color="auto"/>
                <w:bottom w:val="none" w:sz="0" w:space="0" w:color="auto"/>
                <w:right w:val="none" w:sz="0" w:space="0" w:color="auto"/>
              </w:divBdr>
            </w:div>
            <w:div w:id="1893927221">
              <w:marLeft w:val="0"/>
              <w:marRight w:val="0"/>
              <w:marTop w:val="0"/>
              <w:marBottom w:val="0"/>
              <w:divBdr>
                <w:top w:val="none" w:sz="0" w:space="0" w:color="auto"/>
                <w:left w:val="none" w:sz="0" w:space="0" w:color="auto"/>
                <w:bottom w:val="none" w:sz="0" w:space="0" w:color="auto"/>
                <w:right w:val="none" w:sz="0" w:space="0" w:color="auto"/>
              </w:divBdr>
            </w:div>
            <w:div w:id="1895585036">
              <w:marLeft w:val="0"/>
              <w:marRight w:val="0"/>
              <w:marTop w:val="0"/>
              <w:marBottom w:val="0"/>
              <w:divBdr>
                <w:top w:val="none" w:sz="0" w:space="0" w:color="auto"/>
                <w:left w:val="none" w:sz="0" w:space="0" w:color="auto"/>
                <w:bottom w:val="none" w:sz="0" w:space="0" w:color="auto"/>
                <w:right w:val="none" w:sz="0" w:space="0" w:color="auto"/>
              </w:divBdr>
            </w:div>
            <w:div w:id="1896118749">
              <w:marLeft w:val="0"/>
              <w:marRight w:val="0"/>
              <w:marTop w:val="0"/>
              <w:marBottom w:val="0"/>
              <w:divBdr>
                <w:top w:val="none" w:sz="0" w:space="0" w:color="auto"/>
                <w:left w:val="none" w:sz="0" w:space="0" w:color="auto"/>
                <w:bottom w:val="none" w:sz="0" w:space="0" w:color="auto"/>
                <w:right w:val="none" w:sz="0" w:space="0" w:color="auto"/>
              </w:divBdr>
            </w:div>
            <w:div w:id="1897160674">
              <w:marLeft w:val="0"/>
              <w:marRight w:val="0"/>
              <w:marTop w:val="0"/>
              <w:marBottom w:val="0"/>
              <w:divBdr>
                <w:top w:val="none" w:sz="0" w:space="0" w:color="auto"/>
                <w:left w:val="none" w:sz="0" w:space="0" w:color="auto"/>
                <w:bottom w:val="none" w:sz="0" w:space="0" w:color="auto"/>
                <w:right w:val="none" w:sz="0" w:space="0" w:color="auto"/>
              </w:divBdr>
            </w:div>
            <w:div w:id="1898589901">
              <w:marLeft w:val="0"/>
              <w:marRight w:val="0"/>
              <w:marTop w:val="0"/>
              <w:marBottom w:val="0"/>
              <w:divBdr>
                <w:top w:val="none" w:sz="0" w:space="0" w:color="auto"/>
                <w:left w:val="none" w:sz="0" w:space="0" w:color="auto"/>
                <w:bottom w:val="none" w:sz="0" w:space="0" w:color="auto"/>
                <w:right w:val="none" w:sz="0" w:space="0" w:color="auto"/>
              </w:divBdr>
            </w:div>
            <w:div w:id="1899587250">
              <w:marLeft w:val="0"/>
              <w:marRight w:val="0"/>
              <w:marTop w:val="0"/>
              <w:marBottom w:val="0"/>
              <w:divBdr>
                <w:top w:val="none" w:sz="0" w:space="0" w:color="auto"/>
                <w:left w:val="none" w:sz="0" w:space="0" w:color="auto"/>
                <w:bottom w:val="none" w:sz="0" w:space="0" w:color="auto"/>
                <w:right w:val="none" w:sz="0" w:space="0" w:color="auto"/>
              </w:divBdr>
            </w:div>
            <w:div w:id="1899626865">
              <w:marLeft w:val="0"/>
              <w:marRight w:val="0"/>
              <w:marTop w:val="0"/>
              <w:marBottom w:val="0"/>
              <w:divBdr>
                <w:top w:val="none" w:sz="0" w:space="0" w:color="auto"/>
                <w:left w:val="none" w:sz="0" w:space="0" w:color="auto"/>
                <w:bottom w:val="none" w:sz="0" w:space="0" w:color="auto"/>
                <w:right w:val="none" w:sz="0" w:space="0" w:color="auto"/>
              </w:divBdr>
            </w:div>
            <w:div w:id="1901088516">
              <w:marLeft w:val="0"/>
              <w:marRight w:val="0"/>
              <w:marTop w:val="0"/>
              <w:marBottom w:val="0"/>
              <w:divBdr>
                <w:top w:val="none" w:sz="0" w:space="0" w:color="auto"/>
                <w:left w:val="none" w:sz="0" w:space="0" w:color="auto"/>
                <w:bottom w:val="none" w:sz="0" w:space="0" w:color="auto"/>
                <w:right w:val="none" w:sz="0" w:space="0" w:color="auto"/>
              </w:divBdr>
            </w:div>
            <w:div w:id="1901746979">
              <w:marLeft w:val="0"/>
              <w:marRight w:val="0"/>
              <w:marTop w:val="0"/>
              <w:marBottom w:val="0"/>
              <w:divBdr>
                <w:top w:val="none" w:sz="0" w:space="0" w:color="auto"/>
                <w:left w:val="none" w:sz="0" w:space="0" w:color="auto"/>
                <w:bottom w:val="none" w:sz="0" w:space="0" w:color="auto"/>
                <w:right w:val="none" w:sz="0" w:space="0" w:color="auto"/>
              </w:divBdr>
            </w:div>
            <w:div w:id="1903101821">
              <w:marLeft w:val="0"/>
              <w:marRight w:val="0"/>
              <w:marTop w:val="0"/>
              <w:marBottom w:val="0"/>
              <w:divBdr>
                <w:top w:val="none" w:sz="0" w:space="0" w:color="auto"/>
                <w:left w:val="none" w:sz="0" w:space="0" w:color="auto"/>
                <w:bottom w:val="none" w:sz="0" w:space="0" w:color="auto"/>
                <w:right w:val="none" w:sz="0" w:space="0" w:color="auto"/>
              </w:divBdr>
            </w:div>
            <w:div w:id="1903326267">
              <w:marLeft w:val="0"/>
              <w:marRight w:val="0"/>
              <w:marTop w:val="0"/>
              <w:marBottom w:val="0"/>
              <w:divBdr>
                <w:top w:val="none" w:sz="0" w:space="0" w:color="auto"/>
                <w:left w:val="none" w:sz="0" w:space="0" w:color="auto"/>
                <w:bottom w:val="none" w:sz="0" w:space="0" w:color="auto"/>
                <w:right w:val="none" w:sz="0" w:space="0" w:color="auto"/>
              </w:divBdr>
            </w:div>
            <w:div w:id="1905721825">
              <w:marLeft w:val="0"/>
              <w:marRight w:val="0"/>
              <w:marTop w:val="0"/>
              <w:marBottom w:val="0"/>
              <w:divBdr>
                <w:top w:val="none" w:sz="0" w:space="0" w:color="auto"/>
                <w:left w:val="none" w:sz="0" w:space="0" w:color="auto"/>
                <w:bottom w:val="none" w:sz="0" w:space="0" w:color="auto"/>
                <w:right w:val="none" w:sz="0" w:space="0" w:color="auto"/>
              </w:divBdr>
            </w:div>
            <w:div w:id="1905796755">
              <w:marLeft w:val="0"/>
              <w:marRight w:val="0"/>
              <w:marTop w:val="0"/>
              <w:marBottom w:val="0"/>
              <w:divBdr>
                <w:top w:val="none" w:sz="0" w:space="0" w:color="auto"/>
                <w:left w:val="none" w:sz="0" w:space="0" w:color="auto"/>
                <w:bottom w:val="none" w:sz="0" w:space="0" w:color="auto"/>
                <w:right w:val="none" w:sz="0" w:space="0" w:color="auto"/>
              </w:divBdr>
            </w:div>
            <w:div w:id="1905986889">
              <w:marLeft w:val="0"/>
              <w:marRight w:val="0"/>
              <w:marTop w:val="0"/>
              <w:marBottom w:val="0"/>
              <w:divBdr>
                <w:top w:val="none" w:sz="0" w:space="0" w:color="auto"/>
                <w:left w:val="none" w:sz="0" w:space="0" w:color="auto"/>
                <w:bottom w:val="none" w:sz="0" w:space="0" w:color="auto"/>
                <w:right w:val="none" w:sz="0" w:space="0" w:color="auto"/>
              </w:divBdr>
            </w:div>
            <w:div w:id="1905994323">
              <w:marLeft w:val="0"/>
              <w:marRight w:val="0"/>
              <w:marTop w:val="0"/>
              <w:marBottom w:val="0"/>
              <w:divBdr>
                <w:top w:val="none" w:sz="0" w:space="0" w:color="auto"/>
                <w:left w:val="none" w:sz="0" w:space="0" w:color="auto"/>
                <w:bottom w:val="none" w:sz="0" w:space="0" w:color="auto"/>
                <w:right w:val="none" w:sz="0" w:space="0" w:color="auto"/>
              </w:divBdr>
            </w:div>
            <w:div w:id="1906522165">
              <w:marLeft w:val="0"/>
              <w:marRight w:val="0"/>
              <w:marTop w:val="0"/>
              <w:marBottom w:val="0"/>
              <w:divBdr>
                <w:top w:val="none" w:sz="0" w:space="0" w:color="auto"/>
                <w:left w:val="none" w:sz="0" w:space="0" w:color="auto"/>
                <w:bottom w:val="none" w:sz="0" w:space="0" w:color="auto"/>
                <w:right w:val="none" w:sz="0" w:space="0" w:color="auto"/>
              </w:divBdr>
            </w:div>
            <w:div w:id="1907762246">
              <w:marLeft w:val="0"/>
              <w:marRight w:val="0"/>
              <w:marTop w:val="0"/>
              <w:marBottom w:val="0"/>
              <w:divBdr>
                <w:top w:val="none" w:sz="0" w:space="0" w:color="auto"/>
                <w:left w:val="none" w:sz="0" w:space="0" w:color="auto"/>
                <w:bottom w:val="none" w:sz="0" w:space="0" w:color="auto"/>
                <w:right w:val="none" w:sz="0" w:space="0" w:color="auto"/>
              </w:divBdr>
            </w:div>
            <w:div w:id="1907912905">
              <w:marLeft w:val="0"/>
              <w:marRight w:val="0"/>
              <w:marTop w:val="0"/>
              <w:marBottom w:val="0"/>
              <w:divBdr>
                <w:top w:val="none" w:sz="0" w:space="0" w:color="auto"/>
                <w:left w:val="none" w:sz="0" w:space="0" w:color="auto"/>
                <w:bottom w:val="none" w:sz="0" w:space="0" w:color="auto"/>
                <w:right w:val="none" w:sz="0" w:space="0" w:color="auto"/>
              </w:divBdr>
            </w:div>
            <w:div w:id="1908764413">
              <w:marLeft w:val="0"/>
              <w:marRight w:val="0"/>
              <w:marTop w:val="0"/>
              <w:marBottom w:val="0"/>
              <w:divBdr>
                <w:top w:val="none" w:sz="0" w:space="0" w:color="auto"/>
                <w:left w:val="none" w:sz="0" w:space="0" w:color="auto"/>
                <w:bottom w:val="none" w:sz="0" w:space="0" w:color="auto"/>
                <w:right w:val="none" w:sz="0" w:space="0" w:color="auto"/>
              </w:divBdr>
            </w:div>
            <w:div w:id="1909076333">
              <w:marLeft w:val="0"/>
              <w:marRight w:val="0"/>
              <w:marTop w:val="0"/>
              <w:marBottom w:val="0"/>
              <w:divBdr>
                <w:top w:val="none" w:sz="0" w:space="0" w:color="auto"/>
                <w:left w:val="none" w:sz="0" w:space="0" w:color="auto"/>
                <w:bottom w:val="none" w:sz="0" w:space="0" w:color="auto"/>
                <w:right w:val="none" w:sz="0" w:space="0" w:color="auto"/>
              </w:divBdr>
            </w:div>
            <w:div w:id="1910142483">
              <w:marLeft w:val="0"/>
              <w:marRight w:val="0"/>
              <w:marTop w:val="0"/>
              <w:marBottom w:val="0"/>
              <w:divBdr>
                <w:top w:val="none" w:sz="0" w:space="0" w:color="auto"/>
                <w:left w:val="none" w:sz="0" w:space="0" w:color="auto"/>
                <w:bottom w:val="none" w:sz="0" w:space="0" w:color="auto"/>
                <w:right w:val="none" w:sz="0" w:space="0" w:color="auto"/>
              </w:divBdr>
            </w:div>
            <w:div w:id="1910379069">
              <w:marLeft w:val="0"/>
              <w:marRight w:val="0"/>
              <w:marTop w:val="0"/>
              <w:marBottom w:val="0"/>
              <w:divBdr>
                <w:top w:val="none" w:sz="0" w:space="0" w:color="auto"/>
                <w:left w:val="none" w:sz="0" w:space="0" w:color="auto"/>
                <w:bottom w:val="none" w:sz="0" w:space="0" w:color="auto"/>
                <w:right w:val="none" w:sz="0" w:space="0" w:color="auto"/>
              </w:divBdr>
            </w:div>
            <w:div w:id="1912041258">
              <w:marLeft w:val="0"/>
              <w:marRight w:val="0"/>
              <w:marTop w:val="0"/>
              <w:marBottom w:val="0"/>
              <w:divBdr>
                <w:top w:val="none" w:sz="0" w:space="0" w:color="auto"/>
                <w:left w:val="none" w:sz="0" w:space="0" w:color="auto"/>
                <w:bottom w:val="none" w:sz="0" w:space="0" w:color="auto"/>
                <w:right w:val="none" w:sz="0" w:space="0" w:color="auto"/>
              </w:divBdr>
            </w:div>
            <w:div w:id="1912152262">
              <w:marLeft w:val="0"/>
              <w:marRight w:val="0"/>
              <w:marTop w:val="0"/>
              <w:marBottom w:val="0"/>
              <w:divBdr>
                <w:top w:val="none" w:sz="0" w:space="0" w:color="auto"/>
                <w:left w:val="none" w:sz="0" w:space="0" w:color="auto"/>
                <w:bottom w:val="none" w:sz="0" w:space="0" w:color="auto"/>
                <w:right w:val="none" w:sz="0" w:space="0" w:color="auto"/>
              </w:divBdr>
            </w:div>
            <w:div w:id="1913271363">
              <w:marLeft w:val="0"/>
              <w:marRight w:val="0"/>
              <w:marTop w:val="0"/>
              <w:marBottom w:val="0"/>
              <w:divBdr>
                <w:top w:val="none" w:sz="0" w:space="0" w:color="auto"/>
                <w:left w:val="none" w:sz="0" w:space="0" w:color="auto"/>
                <w:bottom w:val="none" w:sz="0" w:space="0" w:color="auto"/>
                <w:right w:val="none" w:sz="0" w:space="0" w:color="auto"/>
              </w:divBdr>
            </w:div>
            <w:div w:id="1913461876">
              <w:marLeft w:val="0"/>
              <w:marRight w:val="0"/>
              <w:marTop w:val="0"/>
              <w:marBottom w:val="0"/>
              <w:divBdr>
                <w:top w:val="none" w:sz="0" w:space="0" w:color="auto"/>
                <w:left w:val="none" w:sz="0" w:space="0" w:color="auto"/>
                <w:bottom w:val="none" w:sz="0" w:space="0" w:color="auto"/>
                <w:right w:val="none" w:sz="0" w:space="0" w:color="auto"/>
              </w:divBdr>
            </w:div>
            <w:div w:id="1913468730">
              <w:marLeft w:val="0"/>
              <w:marRight w:val="0"/>
              <w:marTop w:val="0"/>
              <w:marBottom w:val="0"/>
              <w:divBdr>
                <w:top w:val="none" w:sz="0" w:space="0" w:color="auto"/>
                <w:left w:val="none" w:sz="0" w:space="0" w:color="auto"/>
                <w:bottom w:val="none" w:sz="0" w:space="0" w:color="auto"/>
                <w:right w:val="none" w:sz="0" w:space="0" w:color="auto"/>
              </w:divBdr>
            </w:div>
            <w:div w:id="1914005595">
              <w:marLeft w:val="0"/>
              <w:marRight w:val="0"/>
              <w:marTop w:val="0"/>
              <w:marBottom w:val="0"/>
              <w:divBdr>
                <w:top w:val="none" w:sz="0" w:space="0" w:color="auto"/>
                <w:left w:val="none" w:sz="0" w:space="0" w:color="auto"/>
                <w:bottom w:val="none" w:sz="0" w:space="0" w:color="auto"/>
                <w:right w:val="none" w:sz="0" w:space="0" w:color="auto"/>
              </w:divBdr>
            </w:div>
            <w:div w:id="1914123782">
              <w:marLeft w:val="0"/>
              <w:marRight w:val="0"/>
              <w:marTop w:val="0"/>
              <w:marBottom w:val="0"/>
              <w:divBdr>
                <w:top w:val="none" w:sz="0" w:space="0" w:color="auto"/>
                <w:left w:val="none" w:sz="0" w:space="0" w:color="auto"/>
                <w:bottom w:val="none" w:sz="0" w:space="0" w:color="auto"/>
                <w:right w:val="none" w:sz="0" w:space="0" w:color="auto"/>
              </w:divBdr>
            </w:div>
            <w:div w:id="1914466830">
              <w:marLeft w:val="0"/>
              <w:marRight w:val="0"/>
              <w:marTop w:val="0"/>
              <w:marBottom w:val="0"/>
              <w:divBdr>
                <w:top w:val="none" w:sz="0" w:space="0" w:color="auto"/>
                <w:left w:val="none" w:sz="0" w:space="0" w:color="auto"/>
                <w:bottom w:val="none" w:sz="0" w:space="0" w:color="auto"/>
                <w:right w:val="none" w:sz="0" w:space="0" w:color="auto"/>
              </w:divBdr>
            </w:div>
            <w:div w:id="1914705982">
              <w:marLeft w:val="0"/>
              <w:marRight w:val="0"/>
              <w:marTop w:val="0"/>
              <w:marBottom w:val="0"/>
              <w:divBdr>
                <w:top w:val="none" w:sz="0" w:space="0" w:color="auto"/>
                <w:left w:val="none" w:sz="0" w:space="0" w:color="auto"/>
                <w:bottom w:val="none" w:sz="0" w:space="0" w:color="auto"/>
                <w:right w:val="none" w:sz="0" w:space="0" w:color="auto"/>
              </w:divBdr>
            </w:div>
            <w:div w:id="1915773848">
              <w:marLeft w:val="0"/>
              <w:marRight w:val="0"/>
              <w:marTop w:val="0"/>
              <w:marBottom w:val="0"/>
              <w:divBdr>
                <w:top w:val="none" w:sz="0" w:space="0" w:color="auto"/>
                <w:left w:val="none" w:sz="0" w:space="0" w:color="auto"/>
                <w:bottom w:val="none" w:sz="0" w:space="0" w:color="auto"/>
                <w:right w:val="none" w:sz="0" w:space="0" w:color="auto"/>
              </w:divBdr>
            </w:div>
            <w:div w:id="1917519590">
              <w:marLeft w:val="0"/>
              <w:marRight w:val="0"/>
              <w:marTop w:val="0"/>
              <w:marBottom w:val="0"/>
              <w:divBdr>
                <w:top w:val="none" w:sz="0" w:space="0" w:color="auto"/>
                <w:left w:val="none" w:sz="0" w:space="0" w:color="auto"/>
                <w:bottom w:val="none" w:sz="0" w:space="0" w:color="auto"/>
                <w:right w:val="none" w:sz="0" w:space="0" w:color="auto"/>
              </w:divBdr>
            </w:div>
            <w:div w:id="1918517550">
              <w:marLeft w:val="0"/>
              <w:marRight w:val="0"/>
              <w:marTop w:val="0"/>
              <w:marBottom w:val="0"/>
              <w:divBdr>
                <w:top w:val="none" w:sz="0" w:space="0" w:color="auto"/>
                <w:left w:val="none" w:sz="0" w:space="0" w:color="auto"/>
                <w:bottom w:val="none" w:sz="0" w:space="0" w:color="auto"/>
                <w:right w:val="none" w:sz="0" w:space="0" w:color="auto"/>
              </w:divBdr>
            </w:div>
            <w:div w:id="1918859652">
              <w:marLeft w:val="0"/>
              <w:marRight w:val="0"/>
              <w:marTop w:val="0"/>
              <w:marBottom w:val="0"/>
              <w:divBdr>
                <w:top w:val="none" w:sz="0" w:space="0" w:color="auto"/>
                <w:left w:val="none" w:sz="0" w:space="0" w:color="auto"/>
                <w:bottom w:val="none" w:sz="0" w:space="0" w:color="auto"/>
                <w:right w:val="none" w:sz="0" w:space="0" w:color="auto"/>
              </w:divBdr>
            </w:div>
            <w:div w:id="1919166650">
              <w:marLeft w:val="0"/>
              <w:marRight w:val="0"/>
              <w:marTop w:val="0"/>
              <w:marBottom w:val="0"/>
              <w:divBdr>
                <w:top w:val="none" w:sz="0" w:space="0" w:color="auto"/>
                <w:left w:val="none" w:sz="0" w:space="0" w:color="auto"/>
                <w:bottom w:val="none" w:sz="0" w:space="0" w:color="auto"/>
                <w:right w:val="none" w:sz="0" w:space="0" w:color="auto"/>
              </w:divBdr>
            </w:div>
            <w:div w:id="1920552802">
              <w:marLeft w:val="0"/>
              <w:marRight w:val="0"/>
              <w:marTop w:val="0"/>
              <w:marBottom w:val="0"/>
              <w:divBdr>
                <w:top w:val="none" w:sz="0" w:space="0" w:color="auto"/>
                <w:left w:val="none" w:sz="0" w:space="0" w:color="auto"/>
                <w:bottom w:val="none" w:sz="0" w:space="0" w:color="auto"/>
                <w:right w:val="none" w:sz="0" w:space="0" w:color="auto"/>
              </w:divBdr>
            </w:div>
            <w:div w:id="1923831119">
              <w:marLeft w:val="0"/>
              <w:marRight w:val="0"/>
              <w:marTop w:val="0"/>
              <w:marBottom w:val="0"/>
              <w:divBdr>
                <w:top w:val="none" w:sz="0" w:space="0" w:color="auto"/>
                <w:left w:val="none" w:sz="0" w:space="0" w:color="auto"/>
                <w:bottom w:val="none" w:sz="0" w:space="0" w:color="auto"/>
                <w:right w:val="none" w:sz="0" w:space="0" w:color="auto"/>
              </w:divBdr>
            </w:div>
            <w:div w:id="1925143366">
              <w:marLeft w:val="0"/>
              <w:marRight w:val="0"/>
              <w:marTop w:val="0"/>
              <w:marBottom w:val="0"/>
              <w:divBdr>
                <w:top w:val="none" w:sz="0" w:space="0" w:color="auto"/>
                <w:left w:val="none" w:sz="0" w:space="0" w:color="auto"/>
                <w:bottom w:val="none" w:sz="0" w:space="0" w:color="auto"/>
                <w:right w:val="none" w:sz="0" w:space="0" w:color="auto"/>
              </w:divBdr>
            </w:div>
            <w:div w:id="1925676348">
              <w:marLeft w:val="0"/>
              <w:marRight w:val="0"/>
              <w:marTop w:val="0"/>
              <w:marBottom w:val="0"/>
              <w:divBdr>
                <w:top w:val="none" w:sz="0" w:space="0" w:color="auto"/>
                <w:left w:val="none" w:sz="0" w:space="0" w:color="auto"/>
                <w:bottom w:val="none" w:sz="0" w:space="0" w:color="auto"/>
                <w:right w:val="none" w:sz="0" w:space="0" w:color="auto"/>
              </w:divBdr>
            </w:div>
            <w:div w:id="1926305997">
              <w:marLeft w:val="0"/>
              <w:marRight w:val="0"/>
              <w:marTop w:val="0"/>
              <w:marBottom w:val="0"/>
              <w:divBdr>
                <w:top w:val="none" w:sz="0" w:space="0" w:color="auto"/>
                <w:left w:val="none" w:sz="0" w:space="0" w:color="auto"/>
                <w:bottom w:val="none" w:sz="0" w:space="0" w:color="auto"/>
                <w:right w:val="none" w:sz="0" w:space="0" w:color="auto"/>
              </w:divBdr>
            </w:div>
            <w:div w:id="1926524359">
              <w:marLeft w:val="0"/>
              <w:marRight w:val="0"/>
              <w:marTop w:val="0"/>
              <w:marBottom w:val="0"/>
              <w:divBdr>
                <w:top w:val="none" w:sz="0" w:space="0" w:color="auto"/>
                <w:left w:val="none" w:sz="0" w:space="0" w:color="auto"/>
                <w:bottom w:val="none" w:sz="0" w:space="0" w:color="auto"/>
                <w:right w:val="none" w:sz="0" w:space="0" w:color="auto"/>
              </w:divBdr>
            </w:div>
            <w:div w:id="1926576024">
              <w:marLeft w:val="0"/>
              <w:marRight w:val="0"/>
              <w:marTop w:val="0"/>
              <w:marBottom w:val="0"/>
              <w:divBdr>
                <w:top w:val="none" w:sz="0" w:space="0" w:color="auto"/>
                <w:left w:val="none" w:sz="0" w:space="0" w:color="auto"/>
                <w:bottom w:val="none" w:sz="0" w:space="0" w:color="auto"/>
                <w:right w:val="none" w:sz="0" w:space="0" w:color="auto"/>
              </w:divBdr>
            </w:div>
            <w:div w:id="1930118143">
              <w:marLeft w:val="0"/>
              <w:marRight w:val="0"/>
              <w:marTop w:val="0"/>
              <w:marBottom w:val="0"/>
              <w:divBdr>
                <w:top w:val="none" w:sz="0" w:space="0" w:color="auto"/>
                <w:left w:val="none" w:sz="0" w:space="0" w:color="auto"/>
                <w:bottom w:val="none" w:sz="0" w:space="0" w:color="auto"/>
                <w:right w:val="none" w:sz="0" w:space="0" w:color="auto"/>
              </w:divBdr>
            </w:div>
            <w:div w:id="1931544497">
              <w:marLeft w:val="0"/>
              <w:marRight w:val="0"/>
              <w:marTop w:val="0"/>
              <w:marBottom w:val="0"/>
              <w:divBdr>
                <w:top w:val="none" w:sz="0" w:space="0" w:color="auto"/>
                <w:left w:val="none" w:sz="0" w:space="0" w:color="auto"/>
                <w:bottom w:val="none" w:sz="0" w:space="0" w:color="auto"/>
                <w:right w:val="none" w:sz="0" w:space="0" w:color="auto"/>
              </w:divBdr>
            </w:div>
            <w:div w:id="1932202051">
              <w:marLeft w:val="0"/>
              <w:marRight w:val="0"/>
              <w:marTop w:val="0"/>
              <w:marBottom w:val="0"/>
              <w:divBdr>
                <w:top w:val="none" w:sz="0" w:space="0" w:color="auto"/>
                <w:left w:val="none" w:sz="0" w:space="0" w:color="auto"/>
                <w:bottom w:val="none" w:sz="0" w:space="0" w:color="auto"/>
                <w:right w:val="none" w:sz="0" w:space="0" w:color="auto"/>
              </w:divBdr>
            </w:div>
            <w:div w:id="1933278384">
              <w:marLeft w:val="0"/>
              <w:marRight w:val="0"/>
              <w:marTop w:val="0"/>
              <w:marBottom w:val="0"/>
              <w:divBdr>
                <w:top w:val="none" w:sz="0" w:space="0" w:color="auto"/>
                <w:left w:val="none" w:sz="0" w:space="0" w:color="auto"/>
                <w:bottom w:val="none" w:sz="0" w:space="0" w:color="auto"/>
                <w:right w:val="none" w:sz="0" w:space="0" w:color="auto"/>
              </w:divBdr>
            </w:div>
            <w:div w:id="1937517866">
              <w:marLeft w:val="0"/>
              <w:marRight w:val="0"/>
              <w:marTop w:val="0"/>
              <w:marBottom w:val="0"/>
              <w:divBdr>
                <w:top w:val="none" w:sz="0" w:space="0" w:color="auto"/>
                <w:left w:val="none" w:sz="0" w:space="0" w:color="auto"/>
                <w:bottom w:val="none" w:sz="0" w:space="0" w:color="auto"/>
                <w:right w:val="none" w:sz="0" w:space="0" w:color="auto"/>
              </w:divBdr>
            </w:div>
            <w:div w:id="1937975030">
              <w:marLeft w:val="0"/>
              <w:marRight w:val="0"/>
              <w:marTop w:val="0"/>
              <w:marBottom w:val="0"/>
              <w:divBdr>
                <w:top w:val="none" w:sz="0" w:space="0" w:color="auto"/>
                <w:left w:val="none" w:sz="0" w:space="0" w:color="auto"/>
                <w:bottom w:val="none" w:sz="0" w:space="0" w:color="auto"/>
                <w:right w:val="none" w:sz="0" w:space="0" w:color="auto"/>
              </w:divBdr>
            </w:div>
            <w:div w:id="1941402412">
              <w:marLeft w:val="0"/>
              <w:marRight w:val="0"/>
              <w:marTop w:val="0"/>
              <w:marBottom w:val="0"/>
              <w:divBdr>
                <w:top w:val="none" w:sz="0" w:space="0" w:color="auto"/>
                <w:left w:val="none" w:sz="0" w:space="0" w:color="auto"/>
                <w:bottom w:val="none" w:sz="0" w:space="0" w:color="auto"/>
                <w:right w:val="none" w:sz="0" w:space="0" w:color="auto"/>
              </w:divBdr>
            </w:div>
            <w:div w:id="1943298745">
              <w:marLeft w:val="0"/>
              <w:marRight w:val="0"/>
              <w:marTop w:val="0"/>
              <w:marBottom w:val="0"/>
              <w:divBdr>
                <w:top w:val="none" w:sz="0" w:space="0" w:color="auto"/>
                <w:left w:val="none" w:sz="0" w:space="0" w:color="auto"/>
                <w:bottom w:val="none" w:sz="0" w:space="0" w:color="auto"/>
                <w:right w:val="none" w:sz="0" w:space="0" w:color="auto"/>
              </w:divBdr>
            </w:div>
            <w:div w:id="1944877011">
              <w:marLeft w:val="0"/>
              <w:marRight w:val="0"/>
              <w:marTop w:val="0"/>
              <w:marBottom w:val="0"/>
              <w:divBdr>
                <w:top w:val="none" w:sz="0" w:space="0" w:color="auto"/>
                <w:left w:val="none" w:sz="0" w:space="0" w:color="auto"/>
                <w:bottom w:val="none" w:sz="0" w:space="0" w:color="auto"/>
                <w:right w:val="none" w:sz="0" w:space="0" w:color="auto"/>
              </w:divBdr>
            </w:div>
            <w:div w:id="1945527382">
              <w:marLeft w:val="0"/>
              <w:marRight w:val="0"/>
              <w:marTop w:val="0"/>
              <w:marBottom w:val="0"/>
              <w:divBdr>
                <w:top w:val="none" w:sz="0" w:space="0" w:color="auto"/>
                <w:left w:val="none" w:sz="0" w:space="0" w:color="auto"/>
                <w:bottom w:val="none" w:sz="0" w:space="0" w:color="auto"/>
                <w:right w:val="none" w:sz="0" w:space="0" w:color="auto"/>
              </w:divBdr>
            </w:div>
            <w:div w:id="1947031900">
              <w:marLeft w:val="0"/>
              <w:marRight w:val="0"/>
              <w:marTop w:val="0"/>
              <w:marBottom w:val="0"/>
              <w:divBdr>
                <w:top w:val="none" w:sz="0" w:space="0" w:color="auto"/>
                <w:left w:val="none" w:sz="0" w:space="0" w:color="auto"/>
                <w:bottom w:val="none" w:sz="0" w:space="0" w:color="auto"/>
                <w:right w:val="none" w:sz="0" w:space="0" w:color="auto"/>
              </w:divBdr>
            </w:div>
            <w:div w:id="1948003499">
              <w:marLeft w:val="0"/>
              <w:marRight w:val="0"/>
              <w:marTop w:val="0"/>
              <w:marBottom w:val="0"/>
              <w:divBdr>
                <w:top w:val="none" w:sz="0" w:space="0" w:color="auto"/>
                <w:left w:val="none" w:sz="0" w:space="0" w:color="auto"/>
                <w:bottom w:val="none" w:sz="0" w:space="0" w:color="auto"/>
                <w:right w:val="none" w:sz="0" w:space="0" w:color="auto"/>
              </w:divBdr>
            </w:div>
            <w:div w:id="1948810269">
              <w:marLeft w:val="0"/>
              <w:marRight w:val="0"/>
              <w:marTop w:val="0"/>
              <w:marBottom w:val="0"/>
              <w:divBdr>
                <w:top w:val="none" w:sz="0" w:space="0" w:color="auto"/>
                <w:left w:val="none" w:sz="0" w:space="0" w:color="auto"/>
                <w:bottom w:val="none" w:sz="0" w:space="0" w:color="auto"/>
                <w:right w:val="none" w:sz="0" w:space="0" w:color="auto"/>
              </w:divBdr>
            </w:div>
            <w:div w:id="1949388061">
              <w:marLeft w:val="0"/>
              <w:marRight w:val="0"/>
              <w:marTop w:val="0"/>
              <w:marBottom w:val="0"/>
              <w:divBdr>
                <w:top w:val="none" w:sz="0" w:space="0" w:color="auto"/>
                <w:left w:val="none" w:sz="0" w:space="0" w:color="auto"/>
                <w:bottom w:val="none" w:sz="0" w:space="0" w:color="auto"/>
                <w:right w:val="none" w:sz="0" w:space="0" w:color="auto"/>
              </w:divBdr>
            </w:div>
            <w:div w:id="1949579779">
              <w:marLeft w:val="0"/>
              <w:marRight w:val="0"/>
              <w:marTop w:val="0"/>
              <w:marBottom w:val="0"/>
              <w:divBdr>
                <w:top w:val="none" w:sz="0" w:space="0" w:color="auto"/>
                <w:left w:val="none" w:sz="0" w:space="0" w:color="auto"/>
                <w:bottom w:val="none" w:sz="0" w:space="0" w:color="auto"/>
                <w:right w:val="none" w:sz="0" w:space="0" w:color="auto"/>
              </w:divBdr>
            </w:div>
            <w:div w:id="1951283051">
              <w:marLeft w:val="0"/>
              <w:marRight w:val="0"/>
              <w:marTop w:val="0"/>
              <w:marBottom w:val="0"/>
              <w:divBdr>
                <w:top w:val="none" w:sz="0" w:space="0" w:color="auto"/>
                <w:left w:val="none" w:sz="0" w:space="0" w:color="auto"/>
                <w:bottom w:val="none" w:sz="0" w:space="0" w:color="auto"/>
                <w:right w:val="none" w:sz="0" w:space="0" w:color="auto"/>
              </w:divBdr>
            </w:div>
            <w:div w:id="1951474845">
              <w:marLeft w:val="0"/>
              <w:marRight w:val="0"/>
              <w:marTop w:val="0"/>
              <w:marBottom w:val="0"/>
              <w:divBdr>
                <w:top w:val="none" w:sz="0" w:space="0" w:color="auto"/>
                <w:left w:val="none" w:sz="0" w:space="0" w:color="auto"/>
                <w:bottom w:val="none" w:sz="0" w:space="0" w:color="auto"/>
                <w:right w:val="none" w:sz="0" w:space="0" w:color="auto"/>
              </w:divBdr>
            </w:div>
            <w:div w:id="1955555163">
              <w:marLeft w:val="0"/>
              <w:marRight w:val="0"/>
              <w:marTop w:val="0"/>
              <w:marBottom w:val="0"/>
              <w:divBdr>
                <w:top w:val="none" w:sz="0" w:space="0" w:color="auto"/>
                <w:left w:val="none" w:sz="0" w:space="0" w:color="auto"/>
                <w:bottom w:val="none" w:sz="0" w:space="0" w:color="auto"/>
                <w:right w:val="none" w:sz="0" w:space="0" w:color="auto"/>
              </w:divBdr>
            </w:div>
            <w:div w:id="1957834276">
              <w:marLeft w:val="0"/>
              <w:marRight w:val="0"/>
              <w:marTop w:val="0"/>
              <w:marBottom w:val="0"/>
              <w:divBdr>
                <w:top w:val="none" w:sz="0" w:space="0" w:color="auto"/>
                <w:left w:val="none" w:sz="0" w:space="0" w:color="auto"/>
                <w:bottom w:val="none" w:sz="0" w:space="0" w:color="auto"/>
                <w:right w:val="none" w:sz="0" w:space="0" w:color="auto"/>
              </w:divBdr>
            </w:div>
            <w:div w:id="1958678757">
              <w:marLeft w:val="0"/>
              <w:marRight w:val="0"/>
              <w:marTop w:val="0"/>
              <w:marBottom w:val="0"/>
              <w:divBdr>
                <w:top w:val="none" w:sz="0" w:space="0" w:color="auto"/>
                <w:left w:val="none" w:sz="0" w:space="0" w:color="auto"/>
                <w:bottom w:val="none" w:sz="0" w:space="0" w:color="auto"/>
                <w:right w:val="none" w:sz="0" w:space="0" w:color="auto"/>
              </w:divBdr>
            </w:div>
            <w:div w:id="1960646285">
              <w:marLeft w:val="0"/>
              <w:marRight w:val="0"/>
              <w:marTop w:val="0"/>
              <w:marBottom w:val="0"/>
              <w:divBdr>
                <w:top w:val="none" w:sz="0" w:space="0" w:color="auto"/>
                <w:left w:val="none" w:sz="0" w:space="0" w:color="auto"/>
                <w:bottom w:val="none" w:sz="0" w:space="0" w:color="auto"/>
                <w:right w:val="none" w:sz="0" w:space="0" w:color="auto"/>
              </w:divBdr>
            </w:div>
            <w:div w:id="1961179291">
              <w:marLeft w:val="0"/>
              <w:marRight w:val="0"/>
              <w:marTop w:val="0"/>
              <w:marBottom w:val="0"/>
              <w:divBdr>
                <w:top w:val="none" w:sz="0" w:space="0" w:color="auto"/>
                <w:left w:val="none" w:sz="0" w:space="0" w:color="auto"/>
                <w:bottom w:val="none" w:sz="0" w:space="0" w:color="auto"/>
                <w:right w:val="none" w:sz="0" w:space="0" w:color="auto"/>
              </w:divBdr>
            </w:div>
            <w:div w:id="1961758737">
              <w:marLeft w:val="0"/>
              <w:marRight w:val="0"/>
              <w:marTop w:val="0"/>
              <w:marBottom w:val="0"/>
              <w:divBdr>
                <w:top w:val="none" w:sz="0" w:space="0" w:color="auto"/>
                <w:left w:val="none" w:sz="0" w:space="0" w:color="auto"/>
                <w:bottom w:val="none" w:sz="0" w:space="0" w:color="auto"/>
                <w:right w:val="none" w:sz="0" w:space="0" w:color="auto"/>
              </w:divBdr>
            </w:div>
            <w:div w:id="1963808082">
              <w:marLeft w:val="0"/>
              <w:marRight w:val="0"/>
              <w:marTop w:val="0"/>
              <w:marBottom w:val="0"/>
              <w:divBdr>
                <w:top w:val="none" w:sz="0" w:space="0" w:color="auto"/>
                <w:left w:val="none" w:sz="0" w:space="0" w:color="auto"/>
                <w:bottom w:val="none" w:sz="0" w:space="0" w:color="auto"/>
                <w:right w:val="none" w:sz="0" w:space="0" w:color="auto"/>
              </w:divBdr>
            </w:div>
            <w:div w:id="1965310523">
              <w:marLeft w:val="0"/>
              <w:marRight w:val="0"/>
              <w:marTop w:val="0"/>
              <w:marBottom w:val="0"/>
              <w:divBdr>
                <w:top w:val="none" w:sz="0" w:space="0" w:color="auto"/>
                <w:left w:val="none" w:sz="0" w:space="0" w:color="auto"/>
                <w:bottom w:val="none" w:sz="0" w:space="0" w:color="auto"/>
                <w:right w:val="none" w:sz="0" w:space="0" w:color="auto"/>
              </w:divBdr>
            </w:div>
            <w:div w:id="1965573980">
              <w:marLeft w:val="0"/>
              <w:marRight w:val="0"/>
              <w:marTop w:val="0"/>
              <w:marBottom w:val="0"/>
              <w:divBdr>
                <w:top w:val="none" w:sz="0" w:space="0" w:color="auto"/>
                <w:left w:val="none" w:sz="0" w:space="0" w:color="auto"/>
                <w:bottom w:val="none" w:sz="0" w:space="0" w:color="auto"/>
                <w:right w:val="none" w:sz="0" w:space="0" w:color="auto"/>
              </w:divBdr>
            </w:div>
            <w:div w:id="1969047619">
              <w:marLeft w:val="0"/>
              <w:marRight w:val="0"/>
              <w:marTop w:val="0"/>
              <w:marBottom w:val="0"/>
              <w:divBdr>
                <w:top w:val="none" w:sz="0" w:space="0" w:color="auto"/>
                <w:left w:val="none" w:sz="0" w:space="0" w:color="auto"/>
                <w:bottom w:val="none" w:sz="0" w:space="0" w:color="auto"/>
                <w:right w:val="none" w:sz="0" w:space="0" w:color="auto"/>
              </w:divBdr>
            </w:div>
            <w:div w:id="1969314350">
              <w:marLeft w:val="0"/>
              <w:marRight w:val="0"/>
              <w:marTop w:val="0"/>
              <w:marBottom w:val="0"/>
              <w:divBdr>
                <w:top w:val="none" w:sz="0" w:space="0" w:color="auto"/>
                <w:left w:val="none" w:sz="0" w:space="0" w:color="auto"/>
                <w:bottom w:val="none" w:sz="0" w:space="0" w:color="auto"/>
                <w:right w:val="none" w:sz="0" w:space="0" w:color="auto"/>
              </w:divBdr>
            </w:div>
            <w:div w:id="1969358367">
              <w:marLeft w:val="0"/>
              <w:marRight w:val="0"/>
              <w:marTop w:val="0"/>
              <w:marBottom w:val="0"/>
              <w:divBdr>
                <w:top w:val="none" w:sz="0" w:space="0" w:color="auto"/>
                <w:left w:val="none" w:sz="0" w:space="0" w:color="auto"/>
                <w:bottom w:val="none" w:sz="0" w:space="0" w:color="auto"/>
                <w:right w:val="none" w:sz="0" w:space="0" w:color="auto"/>
              </w:divBdr>
            </w:div>
            <w:div w:id="1970894914">
              <w:marLeft w:val="0"/>
              <w:marRight w:val="0"/>
              <w:marTop w:val="0"/>
              <w:marBottom w:val="0"/>
              <w:divBdr>
                <w:top w:val="none" w:sz="0" w:space="0" w:color="auto"/>
                <w:left w:val="none" w:sz="0" w:space="0" w:color="auto"/>
                <w:bottom w:val="none" w:sz="0" w:space="0" w:color="auto"/>
                <w:right w:val="none" w:sz="0" w:space="0" w:color="auto"/>
              </w:divBdr>
            </w:div>
            <w:div w:id="1971939973">
              <w:marLeft w:val="0"/>
              <w:marRight w:val="0"/>
              <w:marTop w:val="0"/>
              <w:marBottom w:val="0"/>
              <w:divBdr>
                <w:top w:val="none" w:sz="0" w:space="0" w:color="auto"/>
                <w:left w:val="none" w:sz="0" w:space="0" w:color="auto"/>
                <w:bottom w:val="none" w:sz="0" w:space="0" w:color="auto"/>
                <w:right w:val="none" w:sz="0" w:space="0" w:color="auto"/>
              </w:divBdr>
            </w:div>
            <w:div w:id="1973749538">
              <w:marLeft w:val="0"/>
              <w:marRight w:val="0"/>
              <w:marTop w:val="0"/>
              <w:marBottom w:val="0"/>
              <w:divBdr>
                <w:top w:val="none" w:sz="0" w:space="0" w:color="auto"/>
                <w:left w:val="none" w:sz="0" w:space="0" w:color="auto"/>
                <w:bottom w:val="none" w:sz="0" w:space="0" w:color="auto"/>
                <w:right w:val="none" w:sz="0" w:space="0" w:color="auto"/>
              </w:divBdr>
            </w:div>
            <w:div w:id="1973903555">
              <w:marLeft w:val="0"/>
              <w:marRight w:val="0"/>
              <w:marTop w:val="0"/>
              <w:marBottom w:val="0"/>
              <w:divBdr>
                <w:top w:val="none" w:sz="0" w:space="0" w:color="auto"/>
                <w:left w:val="none" w:sz="0" w:space="0" w:color="auto"/>
                <w:bottom w:val="none" w:sz="0" w:space="0" w:color="auto"/>
                <w:right w:val="none" w:sz="0" w:space="0" w:color="auto"/>
              </w:divBdr>
            </w:div>
            <w:div w:id="1974286548">
              <w:marLeft w:val="0"/>
              <w:marRight w:val="0"/>
              <w:marTop w:val="0"/>
              <w:marBottom w:val="0"/>
              <w:divBdr>
                <w:top w:val="none" w:sz="0" w:space="0" w:color="auto"/>
                <w:left w:val="none" w:sz="0" w:space="0" w:color="auto"/>
                <w:bottom w:val="none" w:sz="0" w:space="0" w:color="auto"/>
                <w:right w:val="none" w:sz="0" w:space="0" w:color="auto"/>
              </w:divBdr>
            </w:div>
            <w:div w:id="1974556190">
              <w:marLeft w:val="0"/>
              <w:marRight w:val="0"/>
              <w:marTop w:val="0"/>
              <w:marBottom w:val="0"/>
              <w:divBdr>
                <w:top w:val="none" w:sz="0" w:space="0" w:color="auto"/>
                <w:left w:val="none" w:sz="0" w:space="0" w:color="auto"/>
                <w:bottom w:val="none" w:sz="0" w:space="0" w:color="auto"/>
                <w:right w:val="none" w:sz="0" w:space="0" w:color="auto"/>
              </w:divBdr>
            </w:div>
            <w:div w:id="1974939037">
              <w:marLeft w:val="0"/>
              <w:marRight w:val="0"/>
              <w:marTop w:val="0"/>
              <w:marBottom w:val="0"/>
              <w:divBdr>
                <w:top w:val="none" w:sz="0" w:space="0" w:color="auto"/>
                <w:left w:val="none" w:sz="0" w:space="0" w:color="auto"/>
                <w:bottom w:val="none" w:sz="0" w:space="0" w:color="auto"/>
                <w:right w:val="none" w:sz="0" w:space="0" w:color="auto"/>
              </w:divBdr>
            </w:div>
            <w:div w:id="1975744638">
              <w:marLeft w:val="0"/>
              <w:marRight w:val="0"/>
              <w:marTop w:val="0"/>
              <w:marBottom w:val="0"/>
              <w:divBdr>
                <w:top w:val="none" w:sz="0" w:space="0" w:color="auto"/>
                <w:left w:val="none" w:sz="0" w:space="0" w:color="auto"/>
                <w:bottom w:val="none" w:sz="0" w:space="0" w:color="auto"/>
                <w:right w:val="none" w:sz="0" w:space="0" w:color="auto"/>
              </w:divBdr>
            </w:div>
            <w:div w:id="1976252620">
              <w:marLeft w:val="0"/>
              <w:marRight w:val="0"/>
              <w:marTop w:val="0"/>
              <w:marBottom w:val="0"/>
              <w:divBdr>
                <w:top w:val="none" w:sz="0" w:space="0" w:color="auto"/>
                <w:left w:val="none" w:sz="0" w:space="0" w:color="auto"/>
                <w:bottom w:val="none" w:sz="0" w:space="0" w:color="auto"/>
                <w:right w:val="none" w:sz="0" w:space="0" w:color="auto"/>
              </w:divBdr>
              <w:divsChild>
                <w:div w:id="153885064">
                  <w:marLeft w:val="0"/>
                  <w:marRight w:val="0"/>
                  <w:marTop w:val="0"/>
                  <w:marBottom w:val="0"/>
                  <w:divBdr>
                    <w:top w:val="none" w:sz="0" w:space="0" w:color="auto"/>
                    <w:left w:val="none" w:sz="0" w:space="0" w:color="auto"/>
                    <w:bottom w:val="none" w:sz="0" w:space="0" w:color="auto"/>
                    <w:right w:val="none" w:sz="0" w:space="0" w:color="auto"/>
                  </w:divBdr>
                </w:div>
                <w:div w:id="357246263">
                  <w:marLeft w:val="0"/>
                  <w:marRight w:val="0"/>
                  <w:marTop w:val="0"/>
                  <w:marBottom w:val="0"/>
                  <w:divBdr>
                    <w:top w:val="none" w:sz="0" w:space="0" w:color="auto"/>
                    <w:left w:val="none" w:sz="0" w:space="0" w:color="auto"/>
                    <w:bottom w:val="none" w:sz="0" w:space="0" w:color="auto"/>
                    <w:right w:val="none" w:sz="0" w:space="0" w:color="auto"/>
                  </w:divBdr>
                </w:div>
                <w:div w:id="369651050">
                  <w:marLeft w:val="0"/>
                  <w:marRight w:val="0"/>
                  <w:marTop w:val="0"/>
                  <w:marBottom w:val="0"/>
                  <w:divBdr>
                    <w:top w:val="none" w:sz="0" w:space="0" w:color="auto"/>
                    <w:left w:val="none" w:sz="0" w:space="0" w:color="auto"/>
                    <w:bottom w:val="none" w:sz="0" w:space="0" w:color="auto"/>
                    <w:right w:val="none" w:sz="0" w:space="0" w:color="auto"/>
                  </w:divBdr>
                </w:div>
                <w:div w:id="453905837">
                  <w:marLeft w:val="0"/>
                  <w:marRight w:val="0"/>
                  <w:marTop w:val="0"/>
                  <w:marBottom w:val="0"/>
                  <w:divBdr>
                    <w:top w:val="none" w:sz="0" w:space="0" w:color="auto"/>
                    <w:left w:val="none" w:sz="0" w:space="0" w:color="auto"/>
                    <w:bottom w:val="none" w:sz="0" w:space="0" w:color="auto"/>
                    <w:right w:val="none" w:sz="0" w:space="0" w:color="auto"/>
                  </w:divBdr>
                </w:div>
                <w:div w:id="633949103">
                  <w:marLeft w:val="0"/>
                  <w:marRight w:val="0"/>
                  <w:marTop w:val="0"/>
                  <w:marBottom w:val="0"/>
                  <w:divBdr>
                    <w:top w:val="none" w:sz="0" w:space="0" w:color="auto"/>
                    <w:left w:val="none" w:sz="0" w:space="0" w:color="auto"/>
                    <w:bottom w:val="none" w:sz="0" w:space="0" w:color="auto"/>
                    <w:right w:val="none" w:sz="0" w:space="0" w:color="auto"/>
                  </w:divBdr>
                </w:div>
                <w:div w:id="808942407">
                  <w:marLeft w:val="0"/>
                  <w:marRight w:val="0"/>
                  <w:marTop w:val="0"/>
                  <w:marBottom w:val="0"/>
                  <w:divBdr>
                    <w:top w:val="none" w:sz="0" w:space="0" w:color="auto"/>
                    <w:left w:val="none" w:sz="0" w:space="0" w:color="auto"/>
                    <w:bottom w:val="none" w:sz="0" w:space="0" w:color="auto"/>
                    <w:right w:val="none" w:sz="0" w:space="0" w:color="auto"/>
                  </w:divBdr>
                </w:div>
                <w:div w:id="990869100">
                  <w:marLeft w:val="0"/>
                  <w:marRight w:val="0"/>
                  <w:marTop w:val="0"/>
                  <w:marBottom w:val="0"/>
                  <w:divBdr>
                    <w:top w:val="none" w:sz="0" w:space="0" w:color="auto"/>
                    <w:left w:val="none" w:sz="0" w:space="0" w:color="auto"/>
                    <w:bottom w:val="none" w:sz="0" w:space="0" w:color="auto"/>
                    <w:right w:val="none" w:sz="0" w:space="0" w:color="auto"/>
                  </w:divBdr>
                </w:div>
                <w:div w:id="1032919047">
                  <w:marLeft w:val="0"/>
                  <w:marRight w:val="0"/>
                  <w:marTop w:val="0"/>
                  <w:marBottom w:val="0"/>
                  <w:divBdr>
                    <w:top w:val="none" w:sz="0" w:space="0" w:color="auto"/>
                    <w:left w:val="none" w:sz="0" w:space="0" w:color="auto"/>
                    <w:bottom w:val="none" w:sz="0" w:space="0" w:color="auto"/>
                    <w:right w:val="none" w:sz="0" w:space="0" w:color="auto"/>
                  </w:divBdr>
                </w:div>
                <w:div w:id="1036850025">
                  <w:marLeft w:val="0"/>
                  <w:marRight w:val="0"/>
                  <w:marTop w:val="0"/>
                  <w:marBottom w:val="0"/>
                  <w:divBdr>
                    <w:top w:val="none" w:sz="0" w:space="0" w:color="auto"/>
                    <w:left w:val="none" w:sz="0" w:space="0" w:color="auto"/>
                    <w:bottom w:val="none" w:sz="0" w:space="0" w:color="auto"/>
                    <w:right w:val="none" w:sz="0" w:space="0" w:color="auto"/>
                  </w:divBdr>
                </w:div>
                <w:div w:id="1062018575">
                  <w:marLeft w:val="0"/>
                  <w:marRight w:val="0"/>
                  <w:marTop w:val="0"/>
                  <w:marBottom w:val="0"/>
                  <w:divBdr>
                    <w:top w:val="none" w:sz="0" w:space="0" w:color="auto"/>
                    <w:left w:val="none" w:sz="0" w:space="0" w:color="auto"/>
                    <w:bottom w:val="none" w:sz="0" w:space="0" w:color="auto"/>
                    <w:right w:val="none" w:sz="0" w:space="0" w:color="auto"/>
                  </w:divBdr>
                </w:div>
                <w:div w:id="1674380568">
                  <w:marLeft w:val="0"/>
                  <w:marRight w:val="0"/>
                  <w:marTop w:val="0"/>
                  <w:marBottom w:val="0"/>
                  <w:divBdr>
                    <w:top w:val="none" w:sz="0" w:space="0" w:color="auto"/>
                    <w:left w:val="none" w:sz="0" w:space="0" w:color="auto"/>
                    <w:bottom w:val="none" w:sz="0" w:space="0" w:color="auto"/>
                    <w:right w:val="none" w:sz="0" w:space="0" w:color="auto"/>
                  </w:divBdr>
                </w:div>
                <w:div w:id="1746605669">
                  <w:marLeft w:val="0"/>
                  <w:marRight w:val="0"/>
                  <w:marTop w:val="0"/>
                  <w:marBottom w:val="0"/>
                  <w:divBdr>
                    <w:top w:val="none" w:sz="0" w:space="0" w:color="auto"/>
                    <w:left w:val="none" w:sz="0" w:space="0" w:color="auto"/>
                    <w:bottom w:val="none" w:sz="0" w:space="0" w:color="auto"/>
                    <w:right w:val="none" w:sz="0" w:space="0" w:color="auto"/>
                  </w:divBdr>
                </w:div>
                <w:div w:id="1957642505">
                  <w:marLeft w:val="0"/>
                  <w:marRight w:val="0"/>
                  <w:marTop w:val="0"/>
                  <w:marBottom w:val="0"/>
                  <w:divBdr>
                    <w:top w:val="none" w:sz="0" w:space="0" w:color="auto"/>
                    <w:left w:val="none" w:sz="0" w:space="0" w:color="auto"/>
                    <w:bottom w:val="none" w:sz="0" w:space="0" w:color="auto"/>
                    <w:right w:val="none" w:sz="0" w:space="0" w:color="auto"/>
                  </w:divBdr>
                </w:div>
              </w:divsChild>
            </w:div>
            <w:div w:id="1977174554">
              <w:marLeft w:val="0"/>
              <w:marRight w:val="0"/>
              <w:marTop w:val="0"/>
              <w:marBottom w:val="0"/>
              <w:divBdr>
                <w:top w:val="none" w:sz="0" w:space="0" w:color="auto"/>
                <w:left w:val="none" w:sz="0" w:space="0" w:color="auto"/>
                <w:bottom w:val="none" w:sz="0" w:space="0" w:color="auto"/>
                <w:right w:val="none" w:sz="0" w:space="0" w:color="auto"/>
              </w:divBdr>
            </w:div>
            <w:div w:id="1978292047">
              <w:marLeft w:val="0"/>
              <w:marRight w:val="0"/>
              <w:marTop w:val="0"/>
              <w:marBottom w:val="0"/>
              <w:divBdr>
                <w:top w:val="none" w:sz="0" w:space="0" w:color="auto"/>
                <w:left w:val="none" w:sz="0" w:space="0" w:color="auto"/>
                <w:bottom w:val="none" w:sz="0" w:space="0" w:color="auto"/>
                <w:right w:val="none" w:sz="0" w:space="0" w:color="auto"/>
              </w:divBdr>
            </w:div>
            <w:div w:id="1981616846">
              <w:marLeft w:val="0"/>
              <w:marRight w:val="0"/>
              <w:marTop w:val="0"/>
              <w:marBottom w:val="0"/>
              <w:divBdr>
                <w:top w:val="none" w:sz="0" w:space="0" w:color="auto"/>
                <w:left w:val="none" w:sz="0" w:space="0" w:color="auto"/>
                <w:bottom w:val="none" w:sz="0" w:space="0" w:color="auto"/>
                <w:right w:val="none" w:sz="0" w:space="0" w:color="auto"/>
              </w:divBdr>
            </w:div>
            <w:div w:id="1983383585">
              <w:marLeft w:val="0"/>
              <w:marRight w:val="0"/>
              <w:marTop w:val="0"/>
              <w:marBottom w:val="0"/>
              <w:divBdr>
                <w:top w:val="none" w:sz="0" w:space="0" w:color="auto"/>
                <w:left w:val="none" w:sz="0" w:space="0" w:color="auto"/>
                <w:bottom w:val="none" w:sz="0" w:space="0" w:color="auto"/>
                <w:right w:val="none" w:sz="0" w:space="0" w:color="auto"/>
              </w:divBdr>
            </w:div>
            <w:div w:id="1983997213">
              <w:marLeft w:val="0"/>
              <w:marRight w:val="0"/>
              <w:marTop w:val="0"/>
              <w:marBottom w:val="0"/>
              <w:divBdr>
                <w:top w:val="none" w:sz="0" w:space="0" w:color="auto"/>
                <w:left w:val="none" w:sz="0" w:space="0" w:color="auto"/>
                <w:bottom w:val="none" w:sz="0" w:space="0" w:color="auto"/>
                <w:right w:val="none" w:sz="0" w:space="0" w:color="auto"/>
              </w:divBdr>
            </w:div>
            <w:div w:id="1984235906">
              <w:marLeft w:val="0"/>
              <w:marRight w:val="0"/>
              <w:marTop w:val="0"/>
              <w:marBottom w:val="0"/>
              <w:divBdr>
                <w:top w:val="none" w:sz="0" w:space="0" w:color="auto"/>
                <w:left w:val="none" w:sz="0" w:space="0" w:color="auto"/>
                <w:bottom w:val="none" w:sz="0" w:space="0" w:color="auto"/>
                <w:right w:val="none" w:sz="0" w:space="0" w:color="auto"/>
              </w:divBdr>
            </w:div>
            <w:div w:id="1984692817">
              <w:marLeft w:val="0"/>
              <w:marRight w:val="0"/>
              <w:marTop w:val="0"/>
              <w:marBottom w:val="0"/>
              <w:divBdr>
                <w:top w:val="none" w:sz="0" w:space="0" w:color="auto"/>
                <w:left w:val="none" w:sz="0" w:space="0" w:color="auto"/>
                <w:bottom w:val="none" w:sz="0" w:space="0" w:color="auto"/>
                <w:right w:val="none" w:sz="0" w:space="0" w:color="auto"/>
              </w:divBdr>
            </w:div>
            <w:div w:id="1984701807">
              <w:marLeft w:val="0"/>
              <w:marRight w:val="0"/>
              <w:marTop w:val="0"/>
              <w:marBottom w:val="0"/>
              <w:divBdr>
                <w:top w:val="none" w:sz="0" w:space="0" w:color="auto"/>
                <w:left w:val="none" w:sz="0" w:space="0" w:color="auto"/>
                <w:bottom w:val="none" w:sz="0" w:space="0" w:color="auto"/>
                <w:right w:val="none" w:sz="0" w:space="0" w:color="auto"/>
              </w:divBdr>
            </w:div>
            <w:div w:id="1984963195">
              <w:marLeft w:val="0"/>
              <w:marRight w:val="0"/>
              <w:marTop w:val="0"/>
              <w:marBottom w:val="0"/>
              <w:divBdr>
                <w:top w:val="none" w:sz="0" w:space="0" w:color="auto"/>
                <w:left w:val="none" w:sz="0" w:space="0" w:color="auto"/>
                <w:bottom w:val="none" w:sz="0" w:space="0" w:color="auto"/>
                <w:right w:val="none" w:sz="0" w:space="0" w:color="auto"/>
              </w:divBdr>
            </w:div>
            <w:div w:id="1987125096">
              <w:marLeft w:val="0"/>
              <w:marRight w:val="0"/>
              <w:marTop w:val="0"/>
              <w:marBottom w:val="0"/>
              <w:divBdr>
                <w:top w:val="none" w:sz="0" w:space="0" w:color="auto"/>
                <w:left w:val="none" w:sz="0" w:space="0" w:color="auto"/>
                <w:bottom w:val="none" w:sz="0" w:space="0" w:color="auto"/>
                <w:right w:val="none" w:sz="0" w:space="0" w:color="auto"/>
              </w:divBdr>
            </w:div>
            <w:div w:id="1989432527">
              <w:marLeft w:val="0"/>
              <w:marRight w:val="0"/>
              <w:marTop w:val="0"/>
              <w:marBottom w:val="0"/>
              <w:divBdr>
                <w:top w:val="none" w:sz="0" w:space="0" w:color="auto"/>
                <w:left w:val="none" w:sz="0" w:space="0" w:color="auto"/>
                <w:bottom w:val="none" w:sz="0" w:space="0" w:color="auto"/>
                <w:right w:val="none" w:sz="0" w:space="0" w:color="auto"/>
              </w:divBdr>
            </w:div>
            <w:div w:id="1989705103">
              <w:marLeft w:val="0"/>
              <w:marRight w:val="0"/>
              <w:marTop w:val="0"/>
              <w:marBottom w:val="0"/>
              <w:divBdr>
                <w:top w:val="none" w:sz="0" w:space="0" w:color="auto"/>
                <w:left w:val="none" w:sz="0" w:space="0" w:color="auto"/>
                <w:bottom w:val="none" w:sz="0" w:space="0" w:color="auto"/>
                <w:right w:val="none" w:sz="0" w:space="0" w:color="auto"/>
              </w:divBdr>
            </w:div>
            <w:div w:id="1990866363">
              <w:marLeft w:val="0"/>
              <w:marRight w:val="0"/>
              <w:marTop w:val="0"/>
              <w:marBottom w:val="0"/>
              <w:divBdr>
                <w:top w:val="none" w:sz="0" w:space="0" w:color="auto"/>
                <w:left w:val="none" w:sz="0" w:space="0" w:color="auto"/>
                <w:bottom w:val="none" w:sz="0" w:space="0" w:color="auto"/>
                <w:right w:val="none" w:sz="0" w:space="0" w:color="auto"/>
              </w:divBdr>
            </w:div>
            <w:div w:id="1991901431">
              <w:marLeft w:val="0"/>
              <w:marRight w:val="0"/>
              <w:marTop w:val="0"/>
              <w:marBottom w:val="0"/>
              <w:divBdr>
                <w:top w:val="none" w:sz="0" w:space="0" w:color="auto"/>
                <w:left w:val="none" w:sz="0" w:space="0" w:color="auto"/>
                <w:bottom w:val="none" w:sz="0" w:space="0" w:color="auto"/>
                <w:right w:val="none" w:sz="0" w:space="0" w:color="auto"/>
              </w:divBdr>
            </w:div>
            <w:div w:id="1992365219">
              <w:marLeft w:val="0"/>
              <w:marRight w:val="0"/>
              <w:marTop w:val="0"/>
              <w:marBottom w:val="0"/>
              <w:divBdr>
                <w:top w:val="none" w:sz="0" w:space="0" w:color="auto"/>
                <w:left w:val="none" w:sz="0" w:space="0" w:color="auto"/>
                <w:bottom w:val="none" w:sz="0" w:space="0" w:color="auto"/>
                <w:right w:val="none" w:sz="0" w:space="0" w:color="auto"/>
              </w:divBdr>
            </w:div>
            <w:div w:id="1994409411">
              <w:marLeft w:val="0"/>
              <w:marRight w:val="0"/>
              <w:marTop w:val="0"/>
              <w:marBottom w:val="0"/>
              <w:divBdr>
                <w:top w:val="none" w:sz="0" w:space="0" w:color="auto"/>
                <w:left w:val="none" w:sz="0" w:space="0" w:color="auto"/>
                <w:bottom w:val="none" w:sz="0" w:space="0" w:color="auto"/>
                <w:right w:val="none" w:sz="0" w:space="0" w:color="auto"/>
              </w:divBdr>
            </w:div>
            <w:div w:id="1994485027">
              <w:marLeft w:val="0"/>
              <w:marRight w:val="0"/>
              <w:marTop w:val="0"/>
              <w:marBottom w:val="0"/>
              <w:divBdr>
                <w:top w:val="none" w:sz="0" w:space="0" w:color="auto"/>
                <w:left w:val="none" w:sz="0" w:space="0" w:color="auto"/>
                <w:bottom w:val="none" w:sz="0" w:space="0" w:color="auto"/>
                <w:right w:val="none" w:sz="0" w:space="0" w:color="auto"/>
              </w:divBdr>
            </w:div>
            <w:div w:id="1995209774">
              <w:marLeft w:val="0"/>
              <w:marRight w:val="0"/>
              <w:marTop w:val="0"/>
              <w:marBottom w:val="0"/>
              <w:divBdr>
                <w:top w:val="none" w:sz="0" w:space="0" w:color="auto"/>
                <w:left w:val="none" w:sz="0" w:space="0" w:color="auto"/>
                <w:bottom w:val="none" w:sz="0" w:space="0" w:color="auto"/>
                <w:right w:val="none" w:sz="0" w:space="0" w:color="auto"/>
              </w:divBdr>
            </w:div>
            <w:div w:id="2000234288">
              <w:marLeft w:val="0"/>
              <w:marRight w:val="0"/>
              <w:marTop w:val="0"/>
              <w:marBottom w:val="0"/>
              <w:divBdr>
                <w:top w:val="none" w:sz="0" w:space="0" w:color="auto"/>
                <w:left w:val="none" w:sz="0" w:space="0" w:color="auto"/>
                <w:bottom w:val="none" w:sz="0" w:space="0" w:color="auto"/>
                <w:right w:val="none" w:sz="0" w:space="0" w:color="auto"/>
              </w:divBdr>
            </w:div>
            <w:div w:id="2001274075">
              <w:marLeft w:val="0"/>
              <w:marRight w:val="0"/>
              <w:marTop w:val="0"/>
              <w:marBottom w:val="0"/>
              <w:divBdr>
                <w:top w:val="none" w:sz="0" w:space="0" w:color="auto"/>
                <w:left w:val="none" w:sz="0" w:space="0" w:color="auto"/>
                <w:bottom w:val="none" w:sz="0" w:space="0" w:color="auto"/>
                <w:right w:val="none" w:sz="0" w:space="0" w:color="auto"/>
              </w:divBdr>
            </w:div>
            <w:div w:id="2005426033">
              <w:marLeft w:val="0"/>
              <w:marRight w:val="0"/>
              <w:marTop w:val="0"/>
              <w:marBottom w:val="0"/>
              <w:divBdr>
                <w:top w:val="none" w:sz="0" w:space="0" w:color="auto"/>
                <w:left w:val="none" w:sz="0" w:space="0" w:color="auto"/>
                <w:bottom w:val="none" w:sz="0" w:space="0" w:color="auto"/>
                <w:right w:val="none" w:sz="0" w:space="0" w:color="auto"/>
              </w:divBdr>
            </w:div>
            <w:div w:id="2010476142">
              <w:marLeft w:val="0"/>
              <w:marRight w:val="0"/>
              <w:marTop w:val="0"/>
              <w:marBottom w:val="0"/>
              <w:divBdr>
                <w:top w:val="none" w:sz="0" w:space="0" w:color="auto"/>
                <w:left w:val="none" w:sz="0" w:space="0" w:color="auto"/>
                <w:bottom w:val="none" w:sz="0" w:space="0" w:color="auto"/>
                <w:right w:val="none" w:sz="0" w:space="0" w:color="auto"/>
              </w:divBdr>
            </w:div>
            <w:div w:id="2016767289">
              <w:marLeft w:val="0"/>
              <w:marRight w:val="0"/>
              <w:marTop w:val="0"/>
              <w:marBottom w:val="0"/>
              <w:divBdr>
                <w:top w:val="none" w:sz="0" w:space="0" w:color="auto"/>
                <w:left w:val="none" w:sz="0" w:space="0" w:color="auto"/>
                <w:bottom w:val="none" w:sz="0" w:space="0" w:color="auto"/>
                <w:right w:val="none" w:sz="0" w:space="0" w:color="auto"/>
              </w:divBdr>
            </w:div>
            <w:div w:id="2017921117">
              <w:marLeft w:val="0"/>
              <w:marRight w:val="0"/>
              <w:marTop w:val="0"/>
              <w:marBottom w:val="0"/>
              <w:divBdr>
                <w:top w:val="none" w:sz="0" w:space="0" w:color="auto"/>
                <w:left w:val="none" w:sz="0" w:space="0" w:color="auto"/>
                <w:bottom w:val="none" w:sz="0" w:space="0" w:color="auto"/>
                <w:right w:val="none" w:sz="0" w:space="0" w:color="auto"/>
              </w:divBdr>
            </w:div>
            <w:div w:id="2020498980">
              <w:marLeft w:val="0"/>
              <w:marRight w:val="0"/>
              <w:marTop w:val="0"/>
              <w:marBottom w:val="0"/>
              <w:divBdr>
                <w:top w:val="none" w:sz="0" w:space="0" w:color="auto"/>
                <w:left w:val="none" w:sz="0" w:space="0" w:color="auto"/>
                <w:bottom w:val="none" w:sz="0" w:space="0" w:color="auto"/>
                <w:right w:val="none" w:sz="0" w:space="0" w:color="auto"/>
              </w:divBdr>
            </w:div>
            <w:div w:id="2022197921">
              <w:marLeft w:val="0"/>
              <w:marRight w:val="0"/>
              <w:marTop w:val="0"/>
              <w:marBottom w:val="0"/>
              <w:divBdr>
                <w:top w:val="none" w:sz="0" w:space="0" w:color="auto"/>
                <w:left w:val="none" w:sz="0" w:space="0" w:color="auto"/>
                <w:bottom w:val="none" w:sz="0" w:space="0" w:color="auto"/>
                <w:right w:val="none" w:sz="0" w:space="0" w:color="auto"/>
              </w:divBdr>
            </w:div>
            <w:div w:id="2022315268">
              <w:marLeft w:val="0"/>
              <w:marRight w:val="0"/>
              <w:marTop w:val="0"/>
              <w:marBottom w:val="0"/>
              <w:divBdr>
                <w:top w:val="none" w:sz="0" w:space="0" w:color="auto"/>
                <w:left w:val="none" w:sz="0" w:space="0" w:color="auto"/>
                <w:bottom w:val="none" w:sz="0" w:space="0" w:color="auto"/>
                <w:right w:val="none" w:sz="0" w:space="0" w:color="auto"/>
              </w:divBdr>
            </w:div>
            <w:div w:id="2024164877">
              <w:marLeft w:val="0"/>
              <w:marRight w:val="0"/>
              <w:marTop w:val="0"/>
              <w:marBottom w:val="0"/>
              <w:divBdr>
                <w:top w:val="none" w:sz="0" w:space="0" w:color="auto"/>
                <w:left w:val="none" w:sz="0" w:space="0" w:color="auto"/>
                <w:bottom w:val="none" w:sz="0" w:space="0" w:color="auto"/>
                <w:right w:val="none" w:sz="0" w:space="0" w:color="auto"/>
              </w:divBdr>
            </w:div>
            <w:div w:id="2025982411">
              <w:marLeft w:val="0"/>
              <w:marRight w:val="0"/>
              <w:marTop w:val="0"/>
              <w:marBottom w:val="0"/>
              <w:divBdr>
                <w:top w:val="none" w:sz="0" w:space="0" w:color="auto"/>
                <w:left w:val="none" w:sz="0" w:space="0" w:color="auto"/>
                <w:bottom w:val="none" w:sz="0" w:space="0" w:color="auto"/>
                <w:right w:val="none" w:sz="0" w:space="0" w:color="auto"/>
              </w:divBdr>
            </w:div>
            <w:div w:id="2027518440">
              <w:marLeft w:val="0"/>
              <w:marRight w:val="0"/>
              <w:marTop w:val="0"/>
              <w:marBottom w:val="0"/>
              <w:divBdr>
                <w:top w:val="none" w:sz="0" w:space="0" w:color="auto"/>
                <w:left w:val="none" w:sz="0" w:space="0" w:color="auto"/>
                <w:bottom w:val="none" w:sz="0" w:space="0" w:color="auto"/>
                <w:right w:val="none" w:sz="0" w:space="0" w:color="auto"/>
              </w:divBdr>
            </w:div>
            <w:div w:id="2027827849">
              <w:marLeft w:val="0"/>
              <w:marRight w:val="0"/>
              <w:marTop w:val="0"/>
              <w:marBottom w:val="0"/>
              <w:divBdr>
                <w:top w:val="none" w:sz="0" w:space="0" w:color="auto"/>
                <w:left w:val="none" w:sz="0" w:space="0" w:color="auto"/>
                <w:bottom w:val="none" w:sz="0" w:space="0" w:color="auto"/>
                <w:right w:val="none" w:sz="0" w:space="0" w:color="auto"/>
              </w:divBdr>
            </w:div>
            <w:div w:id="2028099079">
              <w:marLeft w:val="0"/>
              <w:marRight w:val="0"/>
              <w:marTop w:val="0"/>
              <w:marBottom w:val="0"/>
              <w:divBdr>
                <w:top w:val="none" w:sz="0" w:space="0" w:color="auto"/>
                <w:left w:val="none" w:sz="0" w:space="0" w:color="auto"/>
                <w:bottom w:val="none" w:sz="0" w:space="0" w:color="auto"/>
                <w:right w:val="none" w:sz="0" w:space="0" w:color="auto"/>
              </w:divBdr>
            </w:div>
            <w:div w:id="2029018129">
              <w:marLeft w:val="0"/>
              <w:marRight w:val="0"/>
              <w:marTop w:val="0"/>
              <w:marBottom w:val="0"/>
              <w:divBdr>
                <w:top w:val="none" w:sz="0" w:space="0" w:color="auto"/>
                <w:left w:val="none" w:sz="0" w:space="0" w:color="auto"/>
                <w:bottom w:val="none" w:sz="0" w:space="0" w:color="auto"/>
                <w:right w:val="none" w:sz="0" w:space="0" w:color="auto"/>
              </w:divBdr>
            </w:div>
            <w:div w:id="2032871186">
              <w:marLeft w:val="0"/>
              <w:marRight w:val="0"/>
              <w:marTop w:val="0"/>
              <w:marBottom w:val="0"/>
              <w:divBdr>
                <w:top w:val="none" w:sz="0" w:space="0" w:color="auto"/>
                <w:left w:val="none" w:sz="0" w:space="0" w:color="auto"/>
                <w:bottom w:val="none" w:sz="0" w:space="0" w:color="auto"/>
                <w:right w:val="none" w:sz="0" w:space="0" w:color="auto"/>
              </w:divBdr>
            </w:div>
            <w:div w:id="2039038918">
              <w:marLeft w:val="0"/>
              <w:marRight w:val="0"/>
              <w:marTop w:val="0"/>
              <w:marBottom w:val="0"/>
              <w:divBdr>
                <w:top w:val="none" w:sz="0" w:space="0" w:color="auto"/>
                <w:left w:val="none" w:sz="0" w:space="0" w:color="auto"/>
                <w:bottom w:val="none" w:sz="0" w:space="0" w:color="auto"/>
                <w:right w:val="none" w:sz="0" w:space="0" w:color="auto"/>
              </w:divBdr>
            </w:div>
            <w:div w:id="2041778699">
              <w:marLeft w:val="0"/>
              <w:marRight w:val="0"/>
              <w:marTop w:val="0"/>
              <w:marBottom w:val="0"/>
              <w:divBdr>
                <w:top w:val="none" w:sz="0" w:space="0" w:color="auto"/>
                <w:left w:val="none" w:sz="0" w:space="0" w:color="auto"/>
                <w:bottom w:val="none" w:sz="0" w:space="0" w:color="auto"/>
                <w:right w:val="none" w:sz="0" w:space="0" w:color="auto"/>
              </w:divBdr>
            </w:div>
            <w:div w:id="2042391083">
              <w:marLeft w:val="0"/>
              <w:marRight w:val="0"/>
              <w:marTop w:val="0"/>
              <w:marBottom w:val="0"/>
              <w:divBdr>
                <w:top w:val="none" w:sz="0" w:space="0" w:color="auto"/>
                <w:left w:val="none" w:sz="0" w:space="0" w:color="auto"/>
                <w:bottom w:val="none" w:sz="0" w:space="0" w:color="auto"/>
                <w:right w:val="none" w:sz="0" w:space="0" w:color="auto"/>
              </w:divBdr>
            </w:div>
            <w:div w:id="2043357641">
              <w:marLeft w:val="0"/>
              <w:marRight w:val="0"/>
              <w:marTop w:val="0"/>
              <w:marBottom w:val="0"/>
              <w:divBdr>
                <w:top w:val="none" w:sz="0" w:space="0" w:color="auto"/>
                <w:left w:val="none" w:sz="0" w:space="0" w:color="auto"/>
                <w:bottom w:val="none" w:sz="0" w:space="0" w:color="auto"/>
                <w:right w:val="none" w:sz="0" w:space="0" w:color="auto"/>
              </w:divBdr>
            </w:div>
            <w:div w:id="2049335636">
              <w:marLeft w:val="0"/>
              <w:marRight w:val="0"/>
              <w:marTop w:val="0"/>
              <w:marBottom w:val="0"/>
              <w:divBdr>
                <w:top w:val="none" w:sz="0" w:space="0" w:color="auto"/>
                <w:left w:val="none" w:sz="0" w:space="0" w:color="auto"/>
                <w:bottom w:val="none" w:sz="0" w:space="0" w:color="auto"/>
                <w:right w:val="none" w:sz="0" w:space="0" w:color="auto"/>
              </w:divBdr>
            </w:div>
            <w:div w:id="2050642539">
              <w:marLeft w:val="0"/>
              <w:marRight w:val="0"/>
              <w:marTop w:val="0"/>
              <w:marBottom w:val="0"/>
              <w:divBdr>
                <w:top w:val="none" w:sz="0" w:space="0" w:color="auto"/>
                <w:left w:val="none" w:sz="0" w:space="0" w:color="auto"/>
                <w:bottom w:val="none" w:sz="0" w:space="0" w:color="auto"/>
                <w:right w:val="none" w:sz="0" w:space="0" w:color="auto"/>
              </w:divBdr>
            </w:div>
            <w:div w:id="2053915833">
              <w:marLeft w:val="0"/>
              <w:marRight w:val="0"/>
              <w:marTop w:val="0"/>
              <w:marBottom w:val="0"/>
              <w:divBdr>
                <w:top w:val="none" w:sz="0" w:space="0" w:color="auto"/>
                <w:left w:val="none" w:sz="0" w:space="0" w:color="auto"/>
                <w:bottom w:val="none" w:sz="0" w:space="0" w:color="auto"/>
                <w:right w:val="none" w:sz="0" w:space="0" w:color="auto"/>
              </w:divBdr>
            </w:div>
            <w:div w:id="2053994707">
              <w:marLeft w:val="0"/>
              <w:marRight w:val="0"/>
              <w:marTop w:val="0"/>
              <w:marBottom w:val="0"/>
              <w:divBdr>
                <w:top w:val="none" w:sz="0" w:space="0" w:color="auto"/>
                <w:left w:val="none" w:sz="0" w:space="0" w:color="auto"/>
                <w:bottom w:val="none" w:sz="0" w:space="0" w:color="auto"/>
                <w:right w:val="none" w:sz="0" w:space="0" w:color="auto"/>
              </w:divBdr>
            </w:div>
            <w:div w:id="2055807053">
              <w:marLeft w:val="0"/>
              <w:marRight w:val="0"/>
              <w:marTop w:val="0"/>
              <w:marBottom w:val="0"/>
              <w:divBdr>
                <w:top w:val="none" w:sz="0" w:space="0" w:color="auto"/>
                <w:left w:val="none" w:sz="0" w:space="0" w:color="auto"/>
                <w:bottom w:val="none" w:sz="0" w:space="0" w:color="auto"/>
                <w:right w:val="none" w:sz="0" w:space="0" w:color="auto"/>
              </w:divBdr>
            </w:div>
            <w:div w:id="2057266805">
              <w:marLeft w:val="0"/>
              <w:marRight w:val="0"/>
              <w:marTop w:val="0"/>
              <w:marBottom w:val="0"/>
              <w:divBdr>
                <w:top w:val="none" w:sz="0" w:space="0" w:color="auto"/>
                <w:left w:val="none" w:sz="0" w:space="0" w:color="auto"/>
                <w:bottom w:val="none" w:sz="0" w:space="0" w:color="auto"/>
                <w:right w:val="none" w:sz="0" w:space="0" w:color="auto"/>
              </w:divBdr>
            </w:div>
            <w:div w:id="2057730813">
              <w:marLeft w:val="0"/>
              <w:marRight w:val="0"/>
              <w:marTop w:val="0"/>
              <w:marBottom w:val="0"/>
              <w:divBdr>
                <w:top w:val="none" w:sz="0" w:space="0" w:color="auto"/>
                <w:left w:val="none" w:sz="0" w:space="0" w:color="auto"/>
                <w:bottom w:val="none" w:sz="0" w:space="0" w:color="auto"/>
                <w:right w:val="none" w:sz="0" w:space="0" w:color="auto"/>
              </w:divBdr>
            </w:div>
            <w:div w:id="2058312327">
              <w:marLeft w:val="0"/>
              <w:marRight w:val="0"/>
              <w:marTop w:val="0"/>
              <w:marBottom w:val="0"/>
              <w:divBdr>
                <w:top w:val="none" w:sz="0" w:space="0" w:color="auto"/>
                <w:left w:val="none" w:sz="0" w:space="0" w:color="auto"/>
                <w:bottom w:val="none" w:sz="0" w:space="0" w:color="auto"/>
                <w:right w:val="none" w:sz="0" w:space="0" w:color="auto"/>
              </w:divBdr>
            </w:div>
            <w:div w:id="2058968486">
              <w:marLeft w:val="0"/>
              <w:marRight w:val="0"/>
              <w:marTop w:val="0"/>
              <w:marBottom w:val="0"/>
              <w:divBdr>
                <w:top w:val="none" w:sz="0" w:space="0" w:color="auto"/>
                <w:left w:val="none" w:sz="0" w:space="0" w:color="auto"/>
                <w:bottom w:val="none" w:sz="0" w:space="0" w:color="auto"/>
                <w:right w:val="none" w:sz="0" w:space="0" w:color="auto"/>
              </w:divBdr>
            </w:div>
            <w:div w:id="2059888830">
              <w:marLeft w:val="0"/>
              <w:marRight w:val="0"/>
              <w:marTop w:val="0"/>
              <w:marBottom w:val="0"/>
              <w:divBdr>
                <w:top w:val="none" w:sz="0" w:space="0" w:color="auto"/>
                <w:left w:val="none" w:sz="0" w:space="0" w:color="auto"/>
                <w:bottom w:val="none" w:sz="0" w:space="0" w:color="auto"/>
                <w:right w:val="none" w:sz="0" w:space="0" w:color="auto"/>
              </w:divBdr>
            </w:div>
            <w:div w:id="2060588513">
              <w:marLeft w:val="0"/>
              <w:marRight w:val="0"/>
              <w:marTop w:val="0"/>
              <w:marBottom w:val="0"/>
              <w:divBdr>
                <w:top w:val="none" w:sz="0" w:space="0" w:color="auto"/>
                <w:left w:val="none" w:sz="0" w:space="0" w:color="auto"/>
                <w:bottom w:val="none" w:sz="0" w:space="0" w:color="auto"/>
                <w:right w:val="none" w:sz="0" w:space="0" w:color="auto"/>
              </w:divBdr>
            </w:div>
            <w:div w:id="2062630351">
              <w:marLeft w:val="0"/>
              <w:marRight w:val="0"/>
              <w:marTop w:val="0"/>
              <w:marBottom w:val="0"/>
              <w:divBdr>
                <w:top w:val="none" w:sz="0" w:space="0" w:color="auto"/>
                <w:left w:val="none" w:sz="0" w:space="0" w:color="auto"/>
                <w:bottom w:val="none" w:sz="0" w:space="0" w:color="auto"/>
                <w:right w:val="none" w:sz="0" w:space="0" w:color="auto"/>
              </w:divBdr>
            </w:div>
            <w:div w:id="2062823693">
              <w:marLeft w:val="0"/>
              <w:marRight w:val="0"/>
              <w:marTop w:val="0"/>
              <w:marBottom w:val="0"/>
              <w:divBdr>
                <w:top w:val="none" w:sz="0" w:space="0" w:color="auto"/>
                <w:left w:val="none" w:sz="0" w:space="0" w:color="auto"/>
                <w:bottom w:val="none" w:sz="0" w:space="0" w:color="auto"/>
                <w:right w:val="none" w:sz="0" w:space="0" w:color="auto"/>
              </w:divBdr>
            </w:div>
            <w:div w:id="2064716833">
              <w:marLeft w:val="0"/>
              <w:marRight w:val="0"/>
              <w:marTop w:val="0"/>
              <w:marBottom w:val="0"/>
              <w:divBdr>
                <w:top w:val="none" w:sz="0" w:space="0" w:color="auto"/>
                <w:left w:val="none" w:sz="0" w:space="0" w:color="auto"/>
                <w:bottom w:val="none" w:sz="0" w:space="0" w:color="auto"/>
                <w:right w:val="none" w:sz="0" w:space="0" w:color="auto"/>
              </w:divBdr>
            </w:div>
            <w:div w:id="2067490855">
              <w:marLeft w:val="0"/>
              <w:marRight w:val="0"/>
              <w:marTop w:val="0"/>
              <w:marBottom w:val="0"/>
              <w:divBdr>
                <w:top w:val="none" w:sz="0" w:space="0" w:color="auto"/>
                <w:left w:val="none" w:sz="0" w:space="0" w:color="auto"/>
                <w:bottom w:val="none" w:sz="0" w:space="0" w:color="auto"/>
                <w:right w:val="none" w:sz="0" w:space="0" w:color="auto"/>
              </w:divBdr>
            </w:div>
            <w:div w:id="2071270934">
              <w:marLeft w:val="0"/>
              <w:marRight w:val="0"/>
              <w:marTop w:val="0"/>
              <w:marBottom w:val="0"/>
              <w:divBdr>
                <w:top w:val="none" w:sz="0" w:space="0" w:color="auto"/>
                <w:left w:val="none" w:sz="0" w:space="0" w:color="auto"/>
                <w:bottom w:val="none" w:sz="0" w:space="0" w:color="auto"/>
                <w:right w:val="none" w:sz="0" w:space="0" w:color="auto"/>
              </w:divBdr>
            </w:div>
            <w:div w:id="2071342724">
              <w:marLeft w:val="0"/>
              <w:marRight w:val="0"/>
              <w:marTop w:val="0"/>
              <w:marBottom w:val="0"/>
              <w:divBdr>
                <w:top w:val="none" w:sz="0" w:space="0" w:color="auto"/>
                <w:left w:val="none" w:sz="0" w:space="0" w:color="auto"/>
                <w:bottom w:val="none" w:sz="0" w:space="0" w:color="auto"/>
                <w:right w:val="none" w:sz="0" w:space="0" w:color="auto"/>
              </w:divBdr>
            </w:div>
            <w:div w:id="2072266235">
              <w:marLeft w:val="0"/>
              <w:marRight w:val="0"/>
              <w:marTop w:val="0"/>
              <w:marBottom w:val="0"/>
              <w:divBdr>
                <w:top w:val="none" w:sz="0" w:space="0" w:color="auto"/>
                <w:left w:val="none" w:sz="0" w:space="0" w:color="auto"/>
                <w:bottom w:val="none" w:sz="0" w:space="0" w:color="auto"/>
                <w:right w:val="none" w:sz="0" w:space="0" w:color="auto"/>
              </w:divBdr>
            </w:div>
            <w:div w:id="2073000176">
              <w:marLeft w:val="0"/>
              <w:marRight w:val="0"/>
              <w:marTop w:val="0"/>
              <w:marBottom w:val="0"/>
              <w:divBdr>
                <w:top w:val="none" w:sz="0" w:space="0" w:color="auto"/>
                <w:left w:val="none" w:sz="0" w:space="0" w:color="auto"/>
                <w:bottom w:val="none" w:sz="0" w:space="0" w:color="auto"/>
                <w:right w:val="none" w:sz="0" w:space="0" w:color="auto"/>
              </w:divBdr>
            </w:div>
            <w:div w:id="2073118193">
              <w:marLeft w:val="0"/>
              <w:marRight w:val="0"/>
              <w:marTop w:val="0"/>
              <w:marBottom w:val="0"/>
              <w:divBdr>
                <w:top w:val="none" w:sz="0" w:space="0" w:color="auto"/>
                <w:left w:val="none" w:sz="0" w:space="0" w:color="auto"/>
                <w:bottom w:val="none" w:sz="0" w:space="0" w:color="auto"/>
                <w:right w:val="none" w:sz="0" w:space="0" w:color="auto"/>
              </w:divBdr>
            </w:div>
            <w:div w:id="2073388498">
              <w:marLeft w:val="0"/>
              <w:marRight w:val="0"/>
              <w:marTop w:val="0"/>
              <w:marBottom w:val="0"/>
              <w:divBdr>
                <w:top w:val="none" w:sz="0" w:space="0" w:color="auto"/>
                <w:left w:val="none" w:sz="0" w:space="0" w:color="auto"/>
                <w:bottom w:val="none" w:sz="0" w:space="0" w:color="auto"/>
                <w:right w:val="none" w:sz="0" w:space="0" w:color="auto"/>
              </w:divBdr>
            </w:div>
            <w:div w:id="2073848850">
              <w:marLeft w:val="0"/>
              <w:marRight w:val="0"/>
              <w:marTop w:val="0"/>
              <w:marBottom w:val="0"/>
              <w:divBdr>
                <w:top w:val="none" w:sz="0" w:space="0" w:color="auto"/>
                <w:left w:val="none" w:sz="0" w:space="0" w:color="auto"/>
                <w:bottom w:val="none" w:sz="0" w:space="0" w:color="auto"/>
                <w:right w:val="none" w:sz="0" w:space="0" w:color="auto"/>
              </w:divBdr>
            </w:div>
            <w:div w:id="2075008499">
              <w:marLeft w:val="0"/>
              <w:marRight w:val="0"/>
              <w:marTop w:val="0"/>
              <w:marBottom w:val="0"/>
              <w:divBdr>
                <w:top w:val="none" w:sz="0" w:space="0" w:color="auto"/>
                <w:left w:val="none" w:sz="0" w:space="0" w:color="auto"/>
                <w:bottom w:val="none" w:sz="0" w:space="0" w:color="auto"/>
                <w:right w:val="none" w:sz="0" w:space="0" w:color="auto"/>
              </w:divBdr>
            </w:div>
            <w:div w:id="2075541073">
              <w:marLeft w:val="0"/>
              <w:marRight w:val="0"/>
              <w:marTop w:val="0"/>
              <w:marBottom w:val="0"/>
              <w:divBdr>
                <w:top w:val="none" w:sz="0" w:space="0" w:color="auto"/>
                <w:left w:val="none" w:sz="0" w:space="0" w:color="auto"/>
                <w:bottom w:val="none" w:sz="0" w:space="0" w:color="auto"/>
                <w:right w:val="none" w:sz="0" w:space="0" w:color="auto"/>
              </w:divBdr>
            </w:div>
            <w:div w:id="2076121088">
              <w:marLeft w:val="0"/>
              <w:marRight w:val="0"/>
              <w:marTop w:val="0"/>
              <w:marBottom w:val="0"/>
              <w:divBdr>
                <w:top w:val="none" w:sz="0" w:space="0" w:color="auto"/>
                <w:left w:val="none" w:sz="0" w:space="0" w:color="auto"/>
                <w:bottom w:val="none" w:sz="0" w:space="0" w:color="auto"/>
                <w:right w:val="none" w:sz="0" w:space="0" w:color="auto"/>
              </w:divBdr>
            </w:div>
            <w:div w:id="2078475139">
              <w:marLeft w:val="0"/>
              <w:marRight w:val="0"/>
              <w:marTop w:val="0"/>
              <w:marBottom w:val="0"/>
              <w:divBdr>
                <w:top w:val="none" w:sz="0" w:space="0" w:color="auto"/>
                <w:left w:val="none" w:sz="0" w:space="0" w:color="auto"/>
                <w:bottom w:val="none" w:sz="0" w:space="0" w:color="auto"/>
                <w:right w:val="none" w:sz="0" w:space="0" w:color="auto"/>
              </w:divBdr>
            </w:div>
            <w:div w:id="2080012700">
              <w:marLeft w:val="0"/>
              <w:marRight w:val="0"/>
              <w:marTop w:val="0"/>
              <w:marBottom w:val="0"/>
              <w:divBdr>
                <w:top w:val="none" w:sz="0" w:space="0" w:color="auto"/>
                <w:left w:val="none" w:sz="0" w:space="0" w:color="auto"/>
                <w:bottom w:val="none" w:sz="0" w:space="0" w:color="auto"/>
                <w:right w:val="none" w:sz="0" w:space="0" w:color="auto"/>
              </w:divBdr>
            </w:div>
            <w:div w:id="2083326955">
              <w:marLeft w:val="0"/>
              <w:marRight w:val="0"/>
              <w:marTop w:val="0"/>
              <w:marBottom w:val="0"/>
              <w:divBdr>
                <w:top w:val="none" w:sz="0" w:space="0" w:color="auto"/>
                <w:left w:val="none" w:sz="0" w:space="0" w:color="auto"/>
                <w:bottom w:val="none" w:sz="0" w:space="0" w:color="auto"/>
                <w:right w:val="none" w:sz="0" w:space="0" w:color="auto"/>
              </w:divBdr>
            </w:div>
            <w:div w:id="2087145929">
              <w:marLeft w:val="0"/>
              <w:marRight w:val="0"/>
              <w:marTop w:val="0"/>
              <w:marBottom w:val="0"/>
              <w:divBdr>
                <w:top w:val="none" w:sz="0" w:space="0" w:color="auto"/>
                <w:left w:val="none" w:sz="0" w:space="0" w:color="auto"/>
                <w:bottom w:val="none" w:sz="0" w:space="0" w:color="auto"/>
                <w:right w:val="none" w:sz="0" w:space="0" w:color="auto"/>
              </w:divBdr>
            </w:div>
            <w:div w:id="2087603829">
              <w:marLeft w:val="0"/>
              <w:marRight w:val="0"/>
              <w:marTop w:val="0"/>
              <w:marBottom w:val="0"/>
              <w:divBdr>
                <w:top w:val="none" w:sz="0" w:space="0" w:color="auto"/>
                <w:left w:val="none" w:sz="0" w:space="0" w:color="auto"/>
                <w:bottom w:val="none" w:sz="0" w:space="0" w:color="auto"/>
                <w:right w:val="none" w:sz="0" w:space="0" w:color="auto"/>
              </w:divBdr>
            </w:div>
            <w:div w:id="2088381562">
              <w:marLeft w:val="0"/>
              <w:marRight w:val="0"/>
              <w:marTop w:val="0"/>
              <w:marBottom w:val="0"/>
              <w:divBdr>
                <w:top w:val="none" w:sz="0" w:space="0" w:color="auto"/>
                <w:left w:val="none" w:sz="0" w:space="0" w:color="auto"/>
                <w:bottom w:val="none" w:sz="0" w:space="0" w:color="auto"/>
                <w:right w:val="none" w:sz="0" w:space="0" w:color="auto"/>
              </w:divBdr>
            </w:div>
            <w:div w:id="2088764864">
              <w:marLeft w:val="0"/>
              <w:marRight w:val="0"/>
              <w:marTop w:val="0"/>
              <w:marBottom w:val="0"/>
              <w:divBdr>
                <w:top w:val="none" w:sz="0" w:space="0" w:color="auto"/>
                <w:left w:val="none" w:sz="0" w:space="0" w:color="auto"/>
                <w:bottom w:val="none" w:sz="0" w:space="0" w:color="auto"/>
                <w:right w:val="none" w:sz="0" w:space="0" w:color="auto"/>
              </w:divBdr>
            </w:div>
            <w:div w:id="2089645215">
              <w:marLeft w:val="0"/>
              <w:marRight w:val="0"/>
              <w:marTop w:val="0"/>
              <w:marBottom w:val="0"/>
              <w:divBdr>
                <w:top w:val="none" w:sz="0" w:space="0" w:color="auto"/>
                <w:left w:val="none" w:sz="0" w:space="0" w:color="auto"/>
                <w:bottom w:val="none" w:sz="0" w:space="0" w:color="auto"/>
                <w:right w:val="none" w:sz="0" w:space="0" w:color="auto"/>
              </w:divBdr>
            </w:div>
            <w:div w:id="2089881666">
              <w:marLeft w:val="0"/>
              <w:marRight w:val="0"/>
              <w:marTop w:val="0"/>
              <w:marBottom w:val="0"/>
              <w:divBdr>
                <w:top w:val="none" w:sz="0" w:space="0" w:color="auto"/>
                <w:left w:val="none" w:sz="0" w:space="0" w:color="auto"/>
                <w:bottom w:val="none" w:sz="0" w:space="0" w:color="auto"/>
                <w:right w:val="none" w:sz="0" w:space="0" w:color="auto"/>
              </w:divBdr>
            </w:div>
            <w:div w:id="2091802894">
              <w:marLeft w:val="0"/>
              <w:marRight w:val="0"/>
              <w:marTop w:val="0"/>
              <w:marBottom w:val="0"/>
              <w:divBdr>
                <w:top w:val="none" w:sz="0" w:space="0" w:color="auto"/>
                <w:left w:val="none" w:sz="0" w:space="0" w:color="auto"/>
                <w:bottom w:val="none" w:sz="0" w:space="0" w:color="auto"/>
                <w:right w:val="none" w:sz="0" w:space="0" w:color="auto"/>
              </w:divBdr>
            </w:div>
            <w:div w:id="2092651661">
              <w:marLeft w:val="0"/>
              <w:marRight w:val="0"/>
              <w:marTop w:val="0"/>
              <w:marBottom w:val="0"/>
              <w:divBdr>
                <w:top w:val="none" w:sz="0" w:space="0" w:color="auto"/>
                <w:left w:val="none" w:sz="0" w:space="0" w:color="auto"/>
                <w:bottom w:val="none" w:sz="0" w:space="0" w:color="auto"/>
                <w:right w:val="none" w:sz="0" w:space="0" w:color="auto"/>
              </w:divBdr>
            </w:div>
            <w:div w:id="2093431505">
              <w:marLeft w:val="0"/>
              <w:marRight w:val="0"/>
              <w:marTop w:val="0"/>
              <w:marBottom w:val="0"/>
              <w:divBdr>
                <w:top w:val="none" w:sz="0" w:space="0" w:color="auto"/>
                <w:left w:val="none" w:sz="0" w:space="0" w:color="auto"/>
                <w:bottom w:val="none" w:sz="0" w:space="0" w:color="auto"/>
                <w:right w:val="none" w:sz="0" w:space="0" w:color="auto"/>
              </w:divBdr>
            </w:div>
            <w:div w:id="2094282155">
              <w:marLeft w:val="0"/>
              <w:marRight w:val="0"/>
              <w:marTop w:val="0"/>
              <w:marBottom w:val="0"/>
              <w:divBdr>
                <w:top w:val="none" w:sz="0" w:space="0" w:color="auto"/>
                <w:left w:val="none" w:sz="0" w:space="0" w:color="auto"/>
                <w:bottom w:val="none" w:sz="0" w:space="0" w:color="auto"/>
                <w:right w:val="none" w:sz="0" w:space="0" w:color="auto"/>
              </w:divBdr>
            </w:div>
            <w:div w:id="2095082968">
              <w:marLeft w:val="0"/>
              <w:marRight w:val="0"/>
              <w:marTop w:val="0"/>
              <w:marBottom w:val="0"/>
              <w:divBdr>
                <w:top w:val="none" w:sz="0" w:space="0" w:color="auto"/>
                <w:left w:val="none" w:sz="0" w:space="0" w:color="auto"/>
                <w:bottom w:val="none" w:sz="0" w:space="0" w:color="auto"/>
                <w:right w:val="none" w:sz="0" w:space="0" w:color="auto"/>
              </w:divBdr>
            </w:div>
            <w:div w:id="2095665875">
              <w:marLeft w:val="0"/>
              <w:marRight w:val="0"/>
              <w:marTop w:val="0"/>
              <w:marBottom w:val="0"/>
              <w:divBdr>
                <w:top w:val="none" w:sz="0" w:space="0" w:color="auto"/>
                <w:left w:val="none" w:sz="0" w:space="0" w:color="auto"/>
                <w:bottom w:val="none" w:sz="0" w:space="0" w:color="auto"/>
                <w:right w:val="none" w:sz="0" w:space="0" w:color="auto"/>
              </w:divBdr>
            </w:div>
            <w:div w:id="2096319810">
              <w:marLeft w:val="0"/>
              <w:marRight w:val="0"/>
              <w:marTop w:val="0"/>
              <w:marBottom w:val="0"/>
              <w:divBdr>
                <w:top w:val="none" w:sz="0" w:space="0" w:color="auto"/>
                <w:left w:val="none" w:sz="0" w:space="0" w:color="auto"/>
                <w:bottom w:val="none" w:sz="0" w:space="0" w:color="auto"/>
                <w:right w:val="none" w:sz="0" w:space="0" w:color="auto"/>
              </w:divBdr>
            </w:div>
            <w:div w:id="2097895952">
              <w:marLeft w:val="0"/>
              <w:marRight w:val="0"/>
              <w:marTop w:val="0"/>
              <w:marBottom w:val="0"/>
              <w:divBdr>
                <w:top w:val="none" w:sz="0" w:space="0" w:color="auto"/>
                <w:left w:val="none" w:sz="0" w:space="0" w:color="auto"/>
                <w:bottom w:val="none" w:sz="0" w:space="0" w:color="auto"/>
                <w:right w:val="none" w:sz="0" w:space="0" w:color="auto"/>
              </w:divBdr>
            </w:div>
            <w:div w:id="2097900743">
              <w:marLeft w:val="0"/>
              <w:marRight w:val="0"/>
              <w:marTop w:val="0"/>
              <w:marBottom w:val="0"/>
              <w:divBdr>
                <w:top w:val="none" w:sz="0" w:space="0" w:color="auto"/>
                <w:left w:val="none" w:sz="0" w:space="0" w:color="auto"/>
                <w:bottom w:val="none" w:sz="0" w:space="0" w:color="auto"/>
                <w:right w:val="none" w:sz="0" w:space="0" w:color="auto"/>
              </w:divBdr>
            </w:div>
            <w:div w:id="2098087233">
              <w:marLeft w:val="0"/>
              <w:marRight w:val="0"/>
              <w:marTop w:val="0"/>
              <w:marBottom w:val="0"/>
              <w:divBdr>
                <w:top w:val="none" w:sz="0" w:space="0" w:color="auto"/>
                <w:left w:val="none" w:sz="0" w:space="0" w:color="auto"/>
                <w:bottom w:val="none" w:sz="0" w:space="0" w:color="auto"/>
                <w:right w:val="none" w:sz="0" w:space="0" w:color="auto"/>
              </w:divBdr>
            </w:div>
            <w:div w:id="2098479390">
              <w:marLeft w:val="0"/>
              <w:marRight w:val="0"/>
              <w:marTop w:val="0"/>
              <w:marBottom w:val="0"/>
              <w:divBdr>
                <w:top w:val="none" w:sz="0" w:space="0" w:color="auto"/>
                <w:left w:val="none" w:sz="0" w:space="0" w:color="auto"/>
                <w:bottom w:val="none" w:sz="0" w:space="0" w:color="auto"/>
                <w:right w:val="none" w:sz="0" w:space="0" w:color="auto"/>
              </w:divBdr>
            </w:div>
            <w:div w:id="2107649938">
              <w:marLeft w:val="0"/>
              <w:marRight w:val="0"/>
              <w:marTop w:val="0"/>
              <w:marBottom w:val="0"/>
              <w:divBdr>
                <w:top w:val="none" w:sz="0" w:space="0" w:color="auto"/>
                <w:left w:val="none" w:sz="0" w:space="0" w:color="auto"/>
                <w:bottom w:val="none" w:sz="0" w:space="0" w:color="auto"/>
                <w:right w:val="none" w:sz="0" w:space="0" w:color="auto"/>
              </w:divBdr>
            </w:div>
            <w:div w:id="2110927096">
              <w:marLeft w:val="0"/>
              <w:marRight w:val="0"/>
              <w:marTop w:val="0"/>
              <w:marBottom w:val="0"/>
              <w:divBdr>
                <w:top w:val="none" w:sz="0" w:space="0" w:color="auto"/>
                <w:left w:val="none" w:sz="0" w:space="0" w:color="auto"/>
                <w:bottom w:val="none" w:sz="0" w:space="0" w:color="auto"/>
                <w:right w:val="none" w:sz="0" w:space="0" w:color="auto"/>
              </w:divBdr>
            </w:div>
            <w:div w:id="2113626625">
              <w:marLeft w:val="0"/>
              <w:marRight w:val="0"/>
              <w:marTop w:val="0"/>
              <w:marBottom w:val="0"/>
              <w:divBdr>
                <w:top w:val="none" w:sz="0" w:space="0" w:color="auto"/>
                <w:left w:val="none" w:sz="0" w:space="0" w:color="auto"/>
                <w:bottom w:val="none" w:sz="0" w:space="0" w:color="auto"/>
                <w:right w:val="none" w:sz="0" w:space="0" w:color="auto"/>
              </w:divBdr>
            </w:div>
            <w:div w:id="2114008118">
              <w:marLeft w:val="0"/>
              <w:marRight w:val="0"/>
              <w:marTop w:val="0"/>
              <w:marBottom w:val="0"/>
              <w:divBdr>
                <w:top w:val="none" w:sz="0" w:space="0" w:color="auto"/>
                <w:left w:val="none" w:sz="0" w:space="0" w:color="auto"/>
                <w:bottom w:val="none" w:sz="0" w:space="0" w:color="auto"/>
                <w:right w:val="none" w:sz="0" w:space="0" w:color="auto"/>
              </w:divBdr>
            </w:div>
            <w:div w:id="2116172333">
              <w:marLeft w:val="0"/>
              <w:marRight w:val="0"/>
              <w:marTop w:val="0"/>
              <w:marBottom w:val="0"/>
              <w:divBdr>
                <w:top w:val="none" w:sz="0" w:space="0" w:color="auto"/>
                <w:left w:val="none" w:sz="0" w:space="0" w:color="auto"/>
                <w:bottom w:val="none" w:sz="0" w:space="0" w:color="auto"/>
                <w:right w:val="none" w:sz="0" w:space="0" w:color="auto"/>
              </w:divBdr>
            </w:div>
            <w:div w:id="2118787264">
              <w:marLeft w:val="0"/>
              <w:marRight w:val="0"/>
              <w:marTop w:val="0"/>
              <w:marBottom w:val="0"/>
              <w:divBdr>
                <w:top w:val="none" w:sz="0" w:space="0" w:color="auto"/>
                <w:left w:val="none" w:sz="0" w:space="0" w:color="auto"/>
                <w:bottom w:val="none" w:sz="0" w:space="0" w:color="auto"/>
                <w:right w:val="none" w:sz="0" w:space="0" w:color="auto"/>
              </w:divBdr>
            </w:div>
            <w:div w:id="2119179121">
              <w:marLeft w:val="0"/>
              <w:marRight w:val="0"/>
              <w:marTop w:val="0"/>
              <w:marBottom w:val="0"/>
              <w:divBdr>
                <w:top w:val="none" w:sz="0" w:space="0" w:color="auto"/>
                <w:left w:val="none" w:sz="0" w:space="0" w:color="auto"/>
                <w:bottom w:val="none" w:sz="0" w:space="0" w:color="auto"/>
                <w:right w:val="none" w:sz="0" w:space="0" w:color="auto"/>
              </w:divBdr>
            </w:div>
            <w:div w:id="2120172579">
              <w:marLeft w:val="0"/>
              <w:marRight w:val="0"/>
              <w:marTop w:val="0"/>
              <w:marBottom w:val="0"/>
              <w:divBdr>
                <w:top w:val="none" w:sz="0" w:space="0" w:color="auto"/>
                <w:left w:val="none" w:sz="0" w:space="0" w:color="auto"/>
                <w:bottom w:val="none" w:sz="0" w:space="0" w:color="auto"/>
                <w:right w:val="none" w:sz="0" w:space="0" w:color="auto"/>
              </w:divBdr>
            </w:div>
            <w:div w:id="2121610043">
              <w:marLeft w:val="0"/>
              <w:marRight w:val="0"/>
              <w:marTop w:val="0"/>
              <w:marBottom w:val="0"/>
              <w:divBdr>
                <w:top w:val="none" w:sz="0" w:space="0" w:color="auto"/>
                <w:left w:val="none" w:sz="0" w:space="0" w:color="auto"/>
                <w:bottom w:val="none" w:sz="0" w:space="0" w:color="auto"/>
                <w:right w:val="none" w:sz="0" w:space="0" w:color="auto"/>
              </w:divBdr>
            </w:div>
            <w:div w:id="2121875797">
              <w:marLeft w:val="0"/>
              <w:marRight w:val="0"/>
              <w:marTop w:val="0"/>
              <w:marBottom w:val="0"/>
              <w:divBdr>
                <w:top w:val="none" w:sz="0" w:space="0" w:color="auto"/>
                <w:left w:val="none" w:sz="0" w:space="0" w:color="auto"/>
                <w:bottom w:val="none" w:sz="0" w:space="0" w:color="auto"/>
                <w:right w:val="none" w:sz="0" w:space="0" w:color="auto"/>
              </w:divBdr>
            </w:div>
            <w:div w:id="2125880780">
              <w:marLeft w:val="0"/>
              <w:marRight w:val="0"/>
              <w:marTop w:val="0"/>
              <w:marBottom w:val="0"/>
              <w:divBdr>
                <w:top w:val="none" w:sz="0" w:space="0" w:color="auto"/>
                <w:left w:val="none" w:sz="0" w:space="0" w:color="auto"/>
                <w:bottom w:val="none" w:sz="0" w:space="0" w:color="auto"/>
                <w:right w:val="none" w:sz="0" w:space="0" w:color="auto"/>
              </w:divBdr>
            </w:div>
            <w:div w:id="2128574057">
              <w:marLeft w:val="0"/>
              <w:marRight w:val="0"/>
              <w:marTop w:val="0"/>
              <w:marBottom w:val="0"/>
              <w:divBdr>
                <w:top w:val="none" w:sz="0" w:space="0" w:color="auto"/>
                <w:left w:val="none" w:sz="0" w:space="0" w:color="auto"/>
                <w:bottom w:val="none" w:sz="0" w:space="0" w:color="auto"/>
                <w:right w:val="none" w:sz="0" w:space="0" w:color="auto"/>
              </w:divBdr>
            </w:div>
            <w:div w:id="2128890966">
              <w:marLeft w:val="0"/>
              <w:marRight w:val="0"/>
              <w:marTop w:val="0"/>
              <w:marBottom w:val="0"/>
              <w:divBdr>
                <w:top w:val="none" w:sz="0" w:space="0" w:color="auto"/>
                <w:left w:val="none" w:sz="0" w:space="0" w:color="auto"/>
                <w:bottom w:val="none" w:sz="0" w:space="0" w:color="auto"/>
                <w:right w:val="none" w:sz="0" w:space="0" w:color="auto"/>
              </w:divBdr>
            </w:div>
            <w:div w:id="2129548813">
              <w:marLeft w:val="0"/>
              <w:marRight w:val="0"/>
              <w:marTop w:val="0"/>
              <w:marBottom w:val="0"/>
              <w:divBdr>
                <w:top w:val="none" w:sz="0" w:space="0" w:color="auto"/>
                <w:left w:val="none" w:sz="0" w:space="0" w:color="auto"/>
                <w:bottom w:val="none" w:sz="0" w:space="0" w:color="auto"/>
                <w:right w:val="none" w:sz="0" w:space="0" w:color="auto"/>
              </w:divBdr>
            </w:div>
            <w:div w:id="2131630425">
              <w:marLeft w:val="0"/>
              <w:marRight w:val="0"/>
              <w:marTop w:val="0"/>
              <w:marBottom w:val="0"/>
              <w:divBdr>
                <w:top w:val="none" w:sz="0" w:space="0" w:color="auto"/>
                <w:left w:val="none" w:sz="0" w:space="0" w:color="auto"/>
                <w:bottom w:val="none" w:sz="0" w:space="0" w:color="auto"/>
                <w:right w:val="none" w:sz="0" w:space="0" w:color="auto"/>
              </w:divBdr>
            </w:div>
            <w:div w:id="2131895556">
              <w:marLeft w:val="0"/>
              <w:marRight w:val="0"/>
              <w:marTop w:val="0"/>
              <w:marBottom w:val="0"/>
              <w:divBdr>
                <w:top w:val="none" w:sz="0" w:space="0" w:color="auto"/>
                <w:left w:val="none" w:sz="0" w:space="0" w:color="auto"/>
                <w:bottom w:val="none" w:sz="0" w:space="0" w:color="auto"/>
                <w:right w:val="none" w:sz="0" w:space="0" w:color="auto"/>
              </w:divBdr>
            </w:div>
            <w:div w:id="2133477071">
              <w:marLeft w:val="0"/>
              <w:marRight w:val="0"/>
              <w:marTop w:val="0"/>
              <w:marBottom w:val="0"/>
              <w:divBdr>
                <w:top w:val="none" w:sz="0" w:space="0" w:color="auto"/>
                <w:left w:val="none" w:sz="0" w:space="0" w:color="auto"/>
                <w:bottom w:val="none" w:sz="0" w:space="0" w:color="auto"/>
                <w:right w:val="none" w:sz="0" w:space="0" w:color="auto"/>
              </w:divBdr>
            </w:div>
            <w:div w:id="2133477513">
              <w:marLeft w:val="0"/>
              <w:marRight w:val="0"/>
              <w:marTop w:val="0"/>
              <w:marBottom w:val="0"/>
              <w:divBdr>
                <w:top w:val="none" w:sz="0" w:space="0" w:color="auto"/>
                <w:left w:val="none" w:sz="0" w:space="0" w:color="auto"/>
                <w:bottom w:val="none" w:sz="0" w:space="0" w:color="auto"/>
                <w:right w:val="none" w:sz="0" w:space="0" w:color="auto"/>
              </w:divBdr>
            </w:div>
            <w:div w:id="2133787301">
              <w:marLeft w:val="0"/>
              <w:marRight w:val="0"/>
              <w:marTop w:val="0"/>
              <w:marBottom w:val="0"/>
              <w:divBdr>
                <w:top w:val="none" w:sz="0" w:space="0" w:color="auto"/>
                <w:left w:val="none" w:sz="0" w:space="0" w:color="auto"/>
                <w:bottom w:val="none" w:sz="0" w:space="0" w:color="auto"/>
                <w:right w:val="none" w:sz="0" w:space="0" w:color="auto"/>
              </w:divBdr>
            </w:div>
            <w:div w:id="2134787520">
              <w:marLeft w:val="0"/>
              <w:marRight w:val="0"/>
              <w:marTop w:val="0"/>
              <w:marBottom w:val="0"/>
              <w:divBdr>
                <w:top w:val="none" w:sz="0" w:space="0" w:color="auto"/>
                <w:left w:val="none" w:sz="0" w:space="0" w:color="auto"/>
                <w:bottom w:val="none" w:sz="0" w:space="0" w:color="auto"/>
                <w:right w:val="none" w:sz="0" w:space="0" w:color="auto"/>
              </w:divBdr>
            </w:div>
            <w:div w:id="2134858862">
              <w:marLeft w:val="0"/>
              <w:marRight w:val="0"/>
              <w:marTop w:val="0"/>
              <w:marBottom w:val="0"/>
              <w:divBdr>
                <w:top w:val="none" w:sz="0" w:space="0" w:color="auto"/>
                <w:left w:val="none" w:sz="0" w:space="0" w:color="auto"/>
                <w:bottom w:val="none" w:sz="0" w:space="0" w:color="auto"/>
                <w:right w:val="none" w:sz="0" w:space="0" w:color="auto"/>
              </w:divBdr>
            </w:div>
            <w:div w:id="2137210351">
              <w:marLeft w:val="0"/>
              <w:marRight w:val="0"/>
              <w:marTop w:val="0"/>
              <w:marBottom w:val="0"/>
              <w:divBdr>
                <w:top w:val="none" w:sz="0" w:space="0" w:color="auto"/>
                <w:left w:val="none" w:sz="0" w:space="0" w:color="auto"/>
                <w:bottom w:val="none" w:sz="0" w:space="0" w:color="auto"/>
                <w:right w:val="none" w:sz="0" w:space="0" w:color="auto"/>
              </w:divBdr>
            </w:div>
            <w:div w:id="2137287102">
              <w:marLeft w:val="0"/>
              <w:marRight w:val="0"/>
              <w:marTop w:val="0"/>
              <w:marBottom w:val="0"/>
              <w:divBdr>
                <w:top w:val="none" w:sz="0" w:space="0" w:color="auto"/>
                <w:left w:val="none" w:sz="0" w:space="0" w:color="auto"/>
                <w:bottom w:val="none" w:sz="0" w:space="0" w:color="auto"/>
                <w:right w:val="none" w:sz="0" w:space="0" w:color="auto"/>
              </w:divBdr>
            </w:div>
            <w:div w:id="2139257199">
              <w:marLeft w:val="0"/>
              <w:marRight w:val="0"/>
              <w:marTop w:val="0"/>
              <w:marBottom w:val="0"/>
              <w:divBdr>
                <w:top w:val="none" w:sz="0" w:space="0" w:color="auto"/>
                <w:left w:val="none" w:sz="0" w:space="0" w:color="auto"/>
                <w:bottom w:val="none" w:sz="0" w:space="0" w:color="auto"/>
                <w:right w:val="none" w:sz="0" w:space="0" w:color="auto"/>
              </w:divBdr>
            </w:div>
            <w:div w:id="2140295197">
              <w:marLeft w:val="0"/>
              <w:marRight w:val="0"/>
              <w:marTop w:val="0"/>
              <w:marBottom w:val="0"/>
              <w:divBdr>
                <w:top w:val="none" w:sz="0" w:space="0" w:color="auto"/>
                <w:left w:val="none" w:sz="0" w:space="0" w:color="auto"/>
                <w:bottom w:val="none" w:sz="0" w:space="0" w:color="auto"/>
                <w:right w:val="none" w:sz="0" w:space="0" w:color="auto"/>
              </w:divBdr>
            </w:div>
            <w:div w:id="2143382265">
              <w:marLeft w:val="0"/>
              <w:marRight w:val="0"/>
              <w:marTop w:val="0"/>
              <w:marBottom w:val="0"/>
              <w:divBdr>
                <w:top w:val="none" w:sz="0" w:space="0" w:color="auto"/>
                <w:left w:val="none" w:sz="0" w:space="0" w:color="auto"/>
                <w:bottom w:val="none" w:sz="0" w:space="0" w:color="auto"/>
                <w:right w:val="none" w:sz="0" w:space="0" w:color="auto"/>
              </w:divBdr>
            </w:div>
            <w:div w:id="2144304944">
              <w:marLeft w:val="0"/>
              <w:marRight w:val="0"/>
              <w:marTop w:val="0"/>
              <w:marBottom w:val="0"/>
              <w:divBdr>
                <w:top w:val="none" w:sz="0" w:space="0" w:color="auto"/>
                <w:left w:val="none" w:sz="0" w:space="0" w:color="auto"/>
                <w:bottom w:val="none" w:sz="0" w:space="0" w:color="auto"/>
                <w:right w:val="none" w:sz="0" w:space="0" w:color="auto"/>
              </w:divBdr>
            </w:div>
            <w:div w:id="2146459132">
              <w:marLeft w:val="0"/>
              <w:marRight w:val="0"/>
              <w:marTop w:val="0"/>
              <w:marBottom w:val="0"/>
              <w:divBdr>
                <w:top w:val="none" w:sz="0" w:space="0" w:color="auto"/>
                <w:left w:val="none" w:sz="0" w:space="0" w:color="auto"/>
                <w:bottom w:val="none" w:sz="0" w:space="0" w:color="auto"/>
                <w:right w:val="none" w:sz="0" w:space="0" w:color="auto"/>
              </w:divBdr>
            </w:div>
            <w:div w:id="2147041780">
              <w:marLeft w:val="0"/>
              <w:marRight w:val="0"/>
              <w:marTop w:val="0"/>
              <w:marBottom w:val="0"/>
              <w:divBdr>
                <w:top w:val="none" w:sz="0" w:space="0" w:color="auto"/>
                <w:left w:val="none" w:sz="0" w:space="0" w:color="auto"/>
                <w:bottom w:val="none" w:sz="0" w:space="0" w:color="auto"/>
                <w:right w:val="none" w:sz="0" w:space="0" w:color="auto"/>
              </w:divBdr>
            </w:div>
          </w:divsChild>
        </w:div>
        <w:div w:id="1098408663">
          <w:marLeft w:val="0"/>
          <w:marRight w:val="0"/>
          <w:marTop w:val="0"/>
          <w:marBottom w:val="0"/>
          <w:divBdr>
            <w:top w:val="none" w:sz="0" w:space="0" w:color="auto"/>
            <w:left w:val="none" w:sz="0" w:space="0" w:color="auto"/>
            <w:bottom w:val="none" w:sz="0" w:space="0" w:color="auto"/>
            <w:right w:val="none" w:sz="0" w:space="0" w:color="auto"/>
          </w:divBdr>
          <w:divsChild>
            <w:div w:id="1595723">
              <w:marLeft w:val="0"/>
              <w:marRight w:val="0"/>
              <w:marTop w:val="0"/>
              <w:marBottom w:val="0"/>
              <w:divBdr>
                <w:top w:val="none" w:sz="0" w:space="0" w:color="auto"/>
                <w:left w:val="none" w:sz="0" w:space="0" w:color="auto"/>
                <w:bottom w:val="none" w:sz="0" w:space="0" w:color="auto"/>
                <w:right w:val="none" w:sz="0" w:space="0" w:color="auto"/>
              </w:divBdr>
            </w:div>
            <w:div w:id="3635896">
              <w:marLeft w:val="0"/>
              <w:marRight w:val="0"/>
              <w:marTop w:val="0"/>
              <w:marBottom w:val="0"/>
              <w:divBdr>
                <w:top w:val="none" w:sz="0" w:space="0" w:color="auto"/>
                <w:left w:val="none" w:sz="0" w:space="0" w:color="auto"/>
                <w:bottom w:val="none" w:sz="0" w:space="0" w:color="auto"/>
                <w:right w:val="none" w:sz="0" w:space="0" w:color="auto"/>
              </w:divBdr>
            </w:div>
            <w:div w:id="5443741">
              <w:marLeft w:val="0"/>
              <w:marRight w:val="0"/>
              <w:marTop w:val="0"/>
              <w:marBottom w:val="0"/>
              <w:divBdr>
                <w:top w:val="none" w:sz="0" w:space="0" w:color="auto"/>
                <w:left w:val="none" w:sz="0" w:space="0" w:color="auto"/>
                <w:bottom w:val="none" w:sz="0" w:space="0" w:color="auto"/>
                <w:right w:val="none" w:sz="0" w:space="0" w:color="auto"/>
              </w:divBdr>
            </w:div>
            <w:div w:id="5452128">
              <w:marLeft w:val="0"/>
              <w:marRight w:val="0"/>
              <w:marTop w:val="0"/>
              <w:marBottom w:val="0"/>
              <w:divBdr>
                <w:top w:val="none" w:sz="0" w:space="0" w:color="auto"/>
                <w:left w:val="none" w:sz="0" w:space="0" w:color="auto"/>
                <w:bottom w:val="none" w:sz="0" w:space="0" w:color="auto"/>
                <w:right w:val="none" w:sz="0" w:space="0" w:color="auto"/>
              </w:divBdr>
            </w:div>
            <w:div w:id="6954182">
              <w:marLeft w:val="0"/>
              <w:marRight w:val="0"/>
              <w:marTop w:val="0"/>
              <w:marBottom w:val="0"/>
              <w:divBdr>
                <w:top w:val="none" w:sz="0" w:space="0" w:color="auto"/>
                <w:left w:val="none" w:sz="0" w:space="0" w:color="auto"/>
                <w:bottom w:val="none" w:sz="0" w:space="0" w:color="auto"/>
                <w:right w:val="none" w:sz="0" w:space="0" w:color="auto"/>
              </w:divBdr>
            </w:div>
            <w:div w:id="12266768">
              <w:marLeft w:val="0"/>
              <w:marRight w:val="0"/>
              <w:marTop w:val="0"/>
              <w:marBottom w:val="0"/>
              <w:divBdr>
                <w:top w:val="none" w:sz="0" w:space="0" w:color="auto"/>
                <w:left w:val="none" w:sz="0" w:space="0" w:color="auto"/>
                <w:bottom w:val="none" w:sz="0" w:space="0" w:color="auto"/>
                <w:right w:val="none" w:sz="0" w:space="0" w:color="auto"/>
              </w:divBdr>
            </w:div>
            <w:div w:id="23755831">
              <w:marLeft w:val="0"/>
              <w:marRight w:val="0"/>
              <w:marTop w:val="0"/>
              <w:marBottom w:val="0"/>
              <w:divBdr>
                <w:top w:val="none" w:sz="0" w:space="0" w:color="auto"/>
                <w:left w:val="none" w:sz="0" w:space="0" w:color="auto"/>
                <w:bottom w:val="none" w:sz="0" w:space="0" w:color="auto"/>
                <w:right w:val="none" w:sz="0" w:space="0" w:color="auto"/>
              </w:divBdr>
            </w:div>
            <w:div w:id="36467737">
              <w:marLeft w:val="0"/>
              <w:marRight w:val="0"/>
              <w:marTop w:val="0"/>
              <w:marBottom w:val="0"/>
              <w:divBdr>
                <w:top w:val="none" w:sz="0" w:space="0" w:color="auto"/>
                <w:left w:val="none" w:sz="0" w:space="0" w:color="auto"/>
                <w:bottom w:val="none" w:sz="0" w:space="0" w:color="auto"/>
                <w:right w:val="none" w:sz="0" w:space="0" w:color="auto"/>
              </w:divBdr>
            </w:div>
            <w:div w:id="49890067">
              <w:marLeft w:val="0"/>
              <w:marRight w:val="0"/>
              <w:marTop w:val="0"/>
              <w:marBottom w:val="0"/>
              <w:divBdr>
                <w:top w:val="none" w:sz="0" w:space="0" w:color="auto"/>
                <w:left w:val="none" w:sz="0" w:space="0" w:color="auto"/>
                <w:bottom w:val="none" w:sz="0" w:space="0" w:color="auto"/>
                <w:right w:val="none" w:sz="0" w:space="0" w:color="auto"/>
              </w:divBdr>
            </w:div>
            <w:div w:id="51925710">
              <w:marLeft w:val="0"/>
              <w:marRight w:val="0"/>
              <w:marTop w:val="0"/>
              <w:marBottom w:val="0"/>
              <w:divBdr>
                <w:top w:val="none" w:sz="0" w:space="0" w:color="auto"/>
                <w:left w:val="none" w:sz="0" w:space="0" w:color="auto"/>
                <w:bottom w:val="none" w:sz="0" w:space="0" w:color="auto"/>
                <w:right w:val="none" w:sz="0" w:space="0" w:color="auto"/>
              </w:divBdr>
            </w:div>
            <w:div w:id="52853687">
              <w:marLeft w:val="0"/>
              <w:marRight w:val="0"/>
              <w:marTop w:val="0"/>
              <w:marBottom w:val="0"/>
              <w:divBdr>
                <w:top w:val="none" w:sz="0" w:space="0" w:color="auto"/>
                <w:left w:val="none" w:sz="0" w:space="0" w:color="auto"/>
                <w:bottom w:val="none" w:sz="0" w:space="0" w:color="auto"/>
                <w:right w:val="none" w:sz="0" w:space="0" w:color="auto"/>
              </w:divBdr>
            </w:div>
            <w:div w:id="53086564">
              <w:marLeft w:val="0"/>
              <w:marRight w:val="0"/>
              <w:marTop w:val="0"/>
              <w:marBottom w:val="0"/>
              <w:divBdr>
                <w:top w:val="none" w:sz="0" w:space="0" w:color="auto"/>
                <w:left w:val="none" w:sz="0" w:space="0" w:color="auto"/>
                <w:bottom w:val="none" w:sz="0" w:space="0" w:color="auto"/>
                <w:right w:val="none" w:sz="0" w:space="0" w:color="auto"/>
              </w:divBdr>
            </w:div>
            <w:div w:id="55050798">
              <w:marLeft w:val="0"/>
              <w:marRight w:val="0"/>
              <w:marTop w:val="0"/>
              <w:marBottom w:val="0"/>
              <w:divBdr>
                <w:top w:val="none" w:sz="0" w:space="0" w:color="auto"/>
                <w:left w:val="none" w:sz="0" w:space="0" w:color="auto"/>
                <w:bottom w:val="none" w:sz="0" w:space="0" w:color="auto"/>
                <w:right w:val="none" w:sz="0" w:space="0" w:color="auto"/>
              </w:divBdr>
            </w:div>
            <w:div w:id="55594642">
              <w:marLeft w:val="0"/>
              <w:marRight w:val="0"/>
              <w:marTop w:val="0"/>
              <w:marBottom w:val="0"/>
              <w:divBdr>
                <w:top w:val="none" w:sz="0" w:space="0" w:color="auto"/>
                <w:left w:val="none" w:sz="0" w:space="0" w:color="auto"/>
                <w:bottom w:val="none" w:sz="0" w:space="0" w:color="auto"/>
                <w:right w:val="none" w:sz="0" w:space="0" w:color="auto"/>
              </w:divBdr>
              <w:divsChild>
                <w:div w:id="1042949008">
                  <w:marLeft w:val="0"/>
                  <w:marRight w:val="0"/>
                  <w:marTop w:val="0"/>
                  <w:marBottom w:val="0"/>
                  <w:divBdr>
                    <w:top w:val="none" w:sz="0" w:space="0" w:color="auto"/>
                    <w:left w:val="none" w:sz="0" w:space="0" w:color="auto"/>
                    <w:bottom w:val="none" w:sz="0" w:space="0" w:color="auto"/>
                    <w:right w:val="none" w:sz="0" w:space="0" w:color="auto"/>
                  </w:divBdr>
                </w:div>
                <w:div w:id="1063328573">
                  <w:marLeft w:val="0"/>
                  <w:marRight w:val="0"/>
                  <w:marTop w:val="0"/>
                  <w:marBottom w:val="0"/>
                  <w:divBdr>
                    <w:top w:val="none" w:sz="0" w:space="0" w:color="auto"/>
                    <w:left w:val="none" w:sz="0" w:space="0" w:color="auto"/>
                    <w:bottom w:val="none" w:sz="0" w:space="0" w:color="auto"/>
                    <w:right w:val="none" w:sz="0" w:space="0" w:color="auto"/>
                  </w:divBdr>
                </w:div>
                <w:div w:id="1131364558">
                  <w:marLeft w:val="0"/>
                  <w:marRight w:val="0"/>
                  <w:marTop w:val="0"/>
                  <w:marBottom w:val="0"/>
                  <w:divBdr>
                    <w:top w:val="none" w:sz="0" w:space="0" w:color="auto"/>
                    <w:left w:val="none" w:sz="0" w:space="0" w:color="auto"/>
                    <w:bottom w:val="none" w:sz="0" w:space="0" w:color="auto"/>
                    <w:right w:val="none" w:sz="0" w:space="0" w:color="auto"/>
                  </w:divBdr>
                </w:div>
                <w:div w:id="1303995881">
                  <w:marLeft w:val="0"/>
                  <w:marRight w:val="0"/>
                  <w:marTop w:val="0"/>
                  <w:marBottom w:val="0"/>
                  <w:divBdr>
                    <w:top w:val="none" w:sz="0" w:space="0" w:color="auto"/>
                    <w:left w:val="none" w:sz="0" w:space="0" w:color="auto"/>
                    <w:bottom w:val="none" w:sz="0" w:space="0" w:color="auto"/>
                    <w:right w:val="none" w:sz="0" w:space="0" w:color="auto"/>
                  </w:divBdr>
                </w:div>
                <w:div w:id="1718045657">
                  <w:marLeft w:val="0"/>
                  <w:marRight w:val="0"/>
                  <w:marTop w:val="0"/>
                  <w:marBottom w:val="0"/>
                  <w:divBdr>
                    <w:top w:val="none" w:sz="0" w:space="0" w:color="auto"/>
                    <w:left w:val="none" w:sz="0" w:space="0" w:color="auto"/>
                    <w:bottom w:val="none" w:sz="0" w:space="0" w:color="auto"/>
                    <w:right w:val="none" w:sz="0" w:space="0" w:color="auto"/>
                  </w:divBdr>
                </w:div>
                <w:div w:id="1926959857">
                  <w:marLeft w:val="0"/>
                  <w:marRight w:val="0"/>
                  <w:marTop w:val="0"/>
                  <w:marBottom w:val="0"/>
                  <w:divBdr>
                    <w:top w:val="none" w:sz="0" w:space="0" w:color="auto"/>
                    <w:left w:val="none" w:sz="0" w:space="0" w:color="auto"/>
                    <w:bottom w:val="none" w:sz="0" w:space="0" w:color="auto"/>
                    <w:right w:val="none" w:sz="0" w:space="0" w:color="auto"/>
                  </w:divBdr>
                </w:div>
              </w:divsChild>
            </w:div>
            <w:div w:id="56904570">
              <w:marLeft w:val="0"/>
              <w:marRight w:val="0"/>
              <w:marTop w:val="480"/>
              <w:marBottom w:val="0"/>
              <w:divBdr>
                <w:top w:val="single" w:sz="6" w:space="0" w:color="auto"/>
                <w:left w:val="single" w:sz="6" w:space="0" w:color="auto"/>
                <w:bottom w:val="single" w:sz="6" w:space="0" w:color="auto"/>
                <w:right w:val="single" w:sz="6" w:space="0" w:color="auto"/>
              </w:divBdr>
            </w:div>
            <w:div w:id="61833096">
              <w:marLeft w:val="0"/>
              <w:marRight w:val="0"/>
              <w:marTop w:val="0"/>
              <w:marBottom w:val="0"/>
              <w:divBdr>
                <w:top w:val="none" w:sz="0" w:space="0" w:color="auto"/>
                <w:left w:val="none" w:sz="0" w:space="0" w:color="auto"/>
                <w:bottom w:val="none" w:sz="0" w:space="0" w:color="auto"/>
                <w:right w:val="none" w:sz="0" w:space="0" w:color="auto"/>
              </w:divBdr>
            </w:div>
            <w:div w:id="71046804">
              <w:marLeft w:val="0"/>
              <w:marRight w:val="0"/>
              <w:marTop w:val="0"/>
              <w:marBottom w:val="0"/>
              <w:divBdr>
                <w:top w:val="none" w:sz="0" w:space="0" w:color="auto"/>
                <w:left w:val="none" w:sz="0" w:space="0" w:color="auto"/>
                <w:bottom w:val="none" w:sz="0" w:space="0" w:color="auto"/>
                <w:right w:val="none" w:sz="0" w:space="0" w:color="auto"/>
              </w:divBdr>
            </w:div>
            <w:div w:id="76561560">
              <w:marLeft w:val="0"/>
              <w:marRight w:val="0"/>
              <w:marTop w:val="0"/>
              <w:marBottom w:val="0"/>
              <w:divBdr>
                <w:top w:val="none" w:sz="0" w:space="0" w:color="auto"/>
                <w:left w:val="none" w:sz="0" w:space="0" w:color="auto"/>
                <w:bottom w:val="none" w:sz="0" w:space="0" w:color="auto"/>
                <w:right w:val="none" w:sz="0" w:space="0" w:color="auto"/>
              </w:divBdr>
            </w:div>
            <w:div w:id="76751910">
              <w:marLeft w:val="0"/>
              <w:marRight w:val="0"/>
              <w:marTop w:val="0"/>
              <w:marBottom w:val="0"/>
              <w:divBdr>
                <w:top w:val="none" w:sz="0" w:space="0" w:color="auto"/>
                <w:left w:val="none" w:sz="0" w:space="0" w:color="auto"/>
                <w:bottom w:val="none" w:sz="0" w:space="0" w:color="auto"/>
                <w:right w:val="none" w:sz="0" w:space="0" w:color="auto"/>
              </w:divBdr>
            </w:div>
            <w:div w:id="80951415">
              <w:marLeft w:val="0"/>
              <w:marRight w:val="0"/>
              <w:marTop w:val="0"/>
              <w:marBottom w:val="0"/>
              <w:divBdr>
                <w:top w:val="none" w:sz="0" w:space="0" w:color="auto"/>
                <w:left w:val="none" w:sz="0" w:space="0" w:color="auto"/>
                <w:bottom w:val="none" w:sz="0" w:space="0" w:color="auto"/>
                <w:right w:val="none" w:sz="0" w:space="0" w:color="auto"/>
              </w:divBdr>
            </w:div>
            <w:div w:id="87508226">
              <w:marLeft w:val="0"/>
              <w:marRight w:val="0"/>
              <w:marTop w:val="0"/>
              <w:marBottom w:val="0"/>
              <w:divBdr>
                <w:top w:val="none" w:sz="0" w:space="0" w:color="auto"/>
                <w:left w:val="none" w:sz="0" w:space="0" w:color="auto"/>
                <w:bottom w:val="none" w:sz="0" w:space="0" w:color="auto"/>
                <w:right w:val="none" w:sz="0" w:space="0" w:color="auto"/>
              </w:divBdr>
            </w:div>
            <w:div w:id="90784943">
              <w:marLeft w:val="0"/>
              <w:marRight w:val="0"/>
              <w:marTop w:val="480"/>
              <w:marBottom w:val="0"/>
              <w:divBdr>
                <w:top w:val="single" w:sz="6" w:space="0" w:color="auto"/>
                <w:left w:val="single" w:sz="6" w:space="0" w:color="auto"/>
                <w:bottom w:val="single" w:sz="6" w:space="0" w:color="auto"/>
                <w:right w:val="single" w:sz="6" w:space="0" w:color="auto"/>
              </w:divBdr>
            </w:div>
            <w:div w:id="92089961">
              <w:marLeft w:val="0"/>
              <w:marRight w:val="0"/>
              <w:marTop w:val="0"/>
              <w:marBottom w:val="0"/>
              <w:divBdr>
                <w:top w:val="none" w:sz="0" w:space="0" w:color="auto"/>
                <w:left w:val="none" w:sz="0" w:space="0" w:color="auto"/>
                <w:bottom w:val="none" w:sz="0" w:space="0" w:color="auto"/>
                <w:right w:val="none" w:sz="0" w:space="0" w:color="auto"/>
              </w:divBdr>
            </w:div>
            <w:div w:id="92634535">
              <w:marLeft w:val="0"/>
              <w:marRight w:val="0"/>
              <w:marTop w:val="0"/>
              <w:marBottom w:val="0"/>
              <w:divBdr>
                <w:top w:val="none" w:sz="0" w:space="0" w:color="auto"/>
                <w:left w:val="none" w:sz="0" w:space="0" w:color="auto"/>
                <w:bottom w:val="none" w:sz="0" w:space="0" w:color="auto"/>
                <w:right w:val="none" w:sz="0" w:space="0" w:color="auto"/>
              </w:divBdr>
            </w:div>
            <w:div w:id="93794497">
              <w:marLeft w:val="0"/>
              <w:marRight w:val="0"/>
              <w:marTop w:val="0"/>
              <w:marBottom w:val="0"/>
              <w:divBdr>
                <w:top w:val="none" w:sz="0" w:space="0" w:color="auto"/>
                <w:left w:val="none" w:sz="0" w:space="0" w:color="auto"/>
                <w:bottom w:val="none" w:sz="0" w:space="0" w:color="auto"/>
                <w:right w:val="none" w:sz="0" w:space="0" w:color="auto"/>
              </w:divBdr>
            </w:div>
            <w:div w:id="93945634">
              <w:marLeft w:val="0"/>
              <w:marRight w:val="0"/>
              <w:marTop w:val="0"/>
              <w:marBottom w:val="0"/>
              <w:divBdr>
                <w:top w:val="none" w:sz="0" w:space="0" w:color="auto"/>
                <w:left w:val="none" w:sz="0" w:space="0" w:color="auto"/>
                <w:bottom w:val="none" w:sz="0" w:space="0" w:color="auto"/>
                <w:right w:val="none" w:sz="0" w:space="0" w:color="auto"/>
              </w:divBdr>
            </w:div>
            <w:div w:id="96947489">
              <w:marLeft w:val="0"/>
              <w:marRight w:val="0"/>
              <w:marTop w:val="0"/>
              <w:marBottom w:val="0"/>
              <w:divBdr>
                <w:top w:val="none" w:sz="0" w:space="0" w:color="auto"/>
                <w:left w:val="none" w:sz="0" w:space="0" w:color="auto"/>
                <w:bottom w:val="none" w:sz="0" w:space="0" w:color="auto"/>
                <w:right w:val="none" w:sz="0" w:space="0" w:color="auto"/>
              </w:divBdr>
            </w:div>
            <w:div w:id="97140209">
              <w:marLeft w:val="0"/>
              <w:marRight w:val="0"/>
              <w:marTop w:val="0"/>
              <w:marBottom w:val="0"/>
              <w:divBdr>
                <w:top w:val="none" w:sz="0" w:space="0" w:color="auto"/>
                <w:left w:val="none" w:sz="0" w:space="0" w:color="auto"/>
                <w:bottom w:val="none" w:sz="0" w:space="0" w:color="auto"/>
                <w:right w:val="none" w:sz="0" w:space="0" w:color="auto"/>
              </w:divBdr>
            </w:div>
            <w:div w:id="97916851">
              <w:marLeft w:val="0"/>
              <w:marRight w:val="0"/>
              <w:marTop w:val="0"/>
              <w:marBottom w:val="0"/>
              <w:divBdr>
                <w:top w:val="none" w:sz="0" w:space="0" w:color="auto"/>
                <w:left w:val="none" w:sz="0" w:space="0" w:color="auto"/>
                <w:bottom w:val="none" w:sz="0" w:space="0" w:color="auto"/>
                <w:right w:val="none" w:sz="0" w:space="0" w:color="auto"/>
              </w:divBdr>
            </w:div>
            <w:div w:id="99574529">
              <w:marLeft w:val="0"/>
              <w:marRight w:val="0"/>
              <w:marTop w:val="0"/>
              <w:marBottom w:val="0"/>
              <w:divBdr>
                <w:top w:val="none" w:sz="0" w:space="0" w:color="auto"/>
                <w:left w:val="none" w:sz="0" w:space="0" w:color="auto"/>
                <w:bottom w:val="none" w:sz="0" w:space="0" w:color="auto"/>
                <w:right w:val="none" w:sz="0" w:space="0" w:color="auto"/>
              </w:divBdr>
            </w:div>
            <w:div w:id="107547834">
              <w:marLeft w:val="0"/>
              <w:marRight w:val="0"/>
              <w:marTop w:val="0"/>
              <w:marBottom w:val="0"/>
              <w:divBdr>
                <w:top w:val="none" w:sz="0" w:space="0" w:color="auto"/>
                <w:left w:val="none" w:sz="0" w:space="0" w:color="auto"/>
                <w:bottom w:val="none" w:sz="0" w:space="0" w:color="auto"/>
                <w:right w:val="none" w:sz="0" w:space="0" w:color="auto"/>
              </w:divBdr>
            </w:div>
            <w:div w:id="108090352">
              <w:marLeft w:val="0"/>
              <w:marRight w:val="0"/>
              <w:marTop w:val="0"/>
              <w:marBottom w:val="0"/>
              <w:divBdr>
                <w:top w:val="none" w:sz="0" w:space="0" w:color="auto"/>
                <w:left w:val="none" w:sz="0" w:space="0" w:color="auto"/>
                <w:bottom w:val="none" w:sz="0" w:space="0" w:color="auto"/>
                <w:right w:val="none" w:sz="0" w:space="0" w:color="auto"/>
              </w:divBdr>
            </w:div>
            <w:div w:id="113211256">
              <w:marLeft w:val="0"/>
              <w:marRight w:val="0"/>
              <w:marTop w:val="0"/>
              <w:marBottom w:val="0"/>
              <w:divBdr>
                <w:top w:val="none" w:sz="0" w:space="0" w:color="auto"/>
                <w:left w:val="none" w:sz="0" w:space="0" w:color="auto"/>
                <w:bottom w:val="none" w:sz="0" w:space="0" w:color="auto"/>
                <w:right w:val="none" w:sz="0" w:space="0" w:color="auto"/>
              </w:divBdr>
            </w:div>
            <w:div w:id="114520488">
              <w:marLeft w:val="0"/>
              <w:marRight w:val="0"/>
              <w:marTop w:val="0"/>
              <w:marBottom w:val="0"/>
              <w:divBdr>
                <w:top w:val="none" w:sz="0" w:space="0" w:color="auto"/>
                <w:left w:val="none" w:sz="0" w:space="0" w:color="auto"/>
                <w:bottom w:val="none" w:sz="0" w:space="0" w:color="auto"/>
                <w:right w:val="none" w:sz="0" w:space="0" w:color="auto"/>
              </w:divBdr>
            </w:div>
            <w:div w:id="120081250">
              <w:marLeft w:val="0"/>
              <w:marRight w:val="0"/>
              <w:marTop w:val="0"/>
              <w:marBottom w:val="0"/>
              <w:divBdr>
                <w:top w:val="none" w:sz="0" w:space="0" w:color="auto"/>
                <w:left w:val="none" w:sz="0" w:space="0" w:color="auto"/>
                <w:bottom w:val="none" w:sz="0" w:space="0" w:color="auto"/>
                <w:right w:val="none" w:sz="0" w:space="0" w:color="auto"/>
              </w:divBdr>
            </w:div>
            <w:div w:id="130489265">
              <w:marLeft w:val="0"/>
              <w:marRight w:val="0"/>
              <w:marTop w:val="0"/>
              <w:marBottom w:val="0"/>
              <w:divBdr>
                <w:top w:val="none" w:sz="0" w:space="0" w:color="auto"/>
                <w:left w:val="none" w:sz="0" w:space="0" w:color="auto"/>
                <w:bottom w:val="none" w:sz="0" w:space="0" w:color="auto"/>
                <w:right w:val="none" w:sz="0" w:space="0" w:color="auto"/>
              </w:divBdr>
            </w:div>
            <w:div w:id="132410647">
              <w:marLeft w:val="0"/>
              <w:marRight w:val="0"/>
              <w:marTop w:val="0"/>
              <w:marBottom w:val="0"/>
              <w:divBdr>
                <w:top w:val="none" w:sz="0" w:space="0" w:color="auto"/>
                <w:left w:val="none" w:sz="0" w:space="0" w:color="auto"/>
                <w:bottom w:val="none" w:sz="0" w:space="0" w:color="auto"/>
                <w:right w:val="none" w:sz="0" w:space="0" w:color="auto"/>
              </w:divBdr>
            </w:div>
            <w:div w:id="133110021">
              <w:marLeft w:val="0"/>
              <w:marRight w:val="0"/>
              <w:marTop w:val="0"/>
              <w:marBottom w:val="0"/>
              <w:divBdr>
                <w:top w:val="none" w:sz="0" w:space="0" w:color="auto"/>
                <w:left w:val="none" w:sz="0" w:space="0" w:color="auto"/>
                <w:bottom w:val="none" w:sz="0" w:space="0" w:color="auto"/>
                <w:right w:val="none" w:sz="0" w:space="0" w:color="auto"/>
              </w:divBdr>
            </w:div>
            <w:div w:id="139352758">
              <w:marLeft w:val="0"/>
              <w:marRight w:val="0"/>
              <w:marTop w:val="0"/>
              <w:marBottom w:val="0"/>
              <w:divBdr>
                <w:top w:val="none" w:sz="0" w:space="0" w:color="auto"/>
                <w:left w:val="none" w:sz="0" w:space="0" w:color="auto"/>
                <w:bottom w:val="none" w:sz="0" w:space="0" w:color="auto"/>
                <w:right w:val="none" w:sz="0" w:space="0" w:color="auto"/>
              </w:divBdr>
            </w:div>
            <w:div w:id="139536719">
              <w:marLeft w:val="0"/>
              <w:marRight w:val="0"/>
              <w:marTop w:val="0"/>
              <w:marBottom w:val="0"/>
              <w:divBdr>
                <w:top w:val="none" w:sz="0" w:space="0" w:color="auto"/>
                <w:left w:val="none" w:sz="0" w:space="0" w:color="auto"/>
                <w:bottom w:val="none" w:sz="0" w:space="0" w:color="auto"/>
                <w:right w:val="none" w:sz="0" w:space="0" w:color="auto"/>
              </w:divBdr>
            </w:div>
            <w:div w:id="140080107">
              <w:marLeft w:val="0"/>
              <w:marRight w:val="0"/>
              <w:marTop w:val="0"/>
              <w:marBottom w:val="0"/>
              <w:divBdr>
                <w:top w:val="none" w:sz="0" w:space="0" w:color="auto"/>
                <w:left w:val="none" w:sz="0" w:space="0" w:color="auto"/>
                <w:bottom w:val="none" w:sz="0" w:space="0" w:color="auto"/>
                <w:right w:val="none" w:sz="0" w:space="0" w:color="auto"/>
              </w:divBdr>
            </w:div>
            <w:div w:id="144015335">
              <w:marLeft w:val="0"/>
              <w:marRight w:val="0"/>
              <w:marTop w:val="480"/>
              <w:marBottom w:val="0"/>
              <w:divBdr>
                <w:top w:val="single" w:sz="6" w:space="0" w:color="auto"/>
                <w:left w:val="single" w:sz="6" w:space="0" w:color="auto"/>
                <w:bottom w:val="single" w:sz="6" w:space="0" w:color="auto"/>
                <w:right w:val="single" w:sz="6" w:space="0" w:color="auto"/>
              </w:divBdr>
            </w:div>
            <w:div w:id="151793718">
              <w:marLeft w:val="0"/>
              <w:marRight w:val="0"/>
              <w:marTop w:val="0"/>
              <w:marBottom w:val="0"/>
              <w:divBdr>
                <w:top w:val="none" w:sz="0" w:space="0" w:color="auto"/>
                <w:left w:val="none" w:sz="0" w:space="0" w:color="auto"/>
                <w:bottom w:val="none" w:sz="0" w:space="0" w:color="auto"/>
                <w:right w:val="none" w:sz="0" w:space="0" w:color="auto"/>
              </w:divBdr>
            </w:div>
            <w:div w:id="153837324">
              <w:marLeft w:val="0"/>
              <w:marRight w:val="0"/>
              <w:marTop w:val="0"/>
              <w:marBottom w:val="0"/>
              <w:divBdr>
                <w:top w:val="none" w:sz="0" w:space="0" w:color="auto"/>
                <w:left w:val="none" w:sz="0" w:space="0" w:color="auto"/>
                <w:bottom w:val="none" w:sz="0" w:space="0" w:color="auto"/>
                <w:right w:val="none" w:sz="0" w:space="0" w:color="auto"/>
              </w:divBdr>
            </w:div>
            <w:div w:id="167335140">
              <w:marLeft w:val="0"/>
              <w:marRight w:val="0"/>
              <w:marTop w:val="0"/>
              <w:marBottom w:val="0"/>
              <w:divBdr>
                <w:top w:val="none" w:sz="0" w:space="0" w:color="auto"/>
                <w:left w:val="none" w:sz="0" w:space="0" w:color="auto"/>
                <w:bottom w:val="none" w:sz="0" w:space="0" w:color="auto"/>
                <w:right w:val="none" w:sz="0" w:space="0" w:color="auto"/>
              </w:divBdr>
            </w:div>
            <w:div w:id="169374678">
              <w:marLeft w:val="0"/>
              <w:marRight w:val="0"/>
              <w:marTop w:val="0"/>
              <w:marBottom w:val="0"/>
              <w:divBdr>
                <w:top w:val="none" w:sz="0" w:space="0" w:color="auto"/>
                <w:left w:val="none" w:sz="0" w:space="0" w:color="auto"/>
                <w:bottom w:val="none" w:sz="0" w:space="0" w:color="auto"/>
                <w:right w:val="none" w:sz="0" w:space="0" w:color="auto"/>
              </w:divBdr>
            </w:div>
            <w:div w:id="172762086">
              <w:marLeft w:val="0"/>
              <w:marRight w:val="0"/>
              <w:marTop w:val="480"/>
              <w:marBottom w:val="0"/>
              <w:divBdr>
                <w:top w:val="single" w:sz="6" w:space="0" w:color="auto"/>
                <w:left w:val="single" w:sz="6" w:space="0" w:color="auto"/>
                <w:bottom w:val="single" w:sz="6" w:space="0" w:color="auto"/>
                <w:right w:val="single" w:sz="6" w:space="0" w:color="auto"/>
              </w:divBdr>
            </w:div>
            <w:div w:id="173692978">
              <w:marLeft w:val="0"/>
              <w:marRight w:val="0"/>
              <w:marTop w:val="0"/>
              <w:marBottom w:val="0"/>
              <w:divBdr>
                <w:top w:val="none" w:sz="0" w:space="0" w:color="auto"/>
                <w:left w:val="none" w:sz="0" w:space="0" w:color="auto"/>
                <w:bottom w:val="none" w:sz="0" w:space="0" w:color="auto"/>
                <w:right w:val="none" w:sz="0" w:space="0" w:color="auto"/>
              </w:divBdr>
            </w:div>
            <w:div w:id="174614149">
              <w:marLeft w:val="0"/>
              <w:marRight w:val="0"/>
              <w:marTop w:val="480"/>
              <w:marBottom w:val="0"/>
              <w:divBdr>
                <w:top w:val="single" w:sz="6" w:space="0" w:color="auto"/>
                <w:left w:val="single" w:sz="6" w:space="0" w:color="auto"/>
                <w:bottom w:val="single" w:sz="6" w:space="0" w:color="auto"/>
                <w:right w:val="single" w:sz="6" w:space="0" w:color="auto"/>
              </w:divBdr>
            </w:div>
            <w:div w:id="181088722">
              <w:marLeft w:val="0"/>
              <w:marRight w:val="0"/>
              <w:marTop w:val="0"/>
              <w:marBottom w:val="0"/>
              <w:divBdr>
                <w:top w:val="none" w:sz="0" w:space="0" w:color="auto"/>
                <w:left w:val="none" w:sz="0" w:space="0" w:color="auto"/>
                <w:bottom w:val="none" w:sz="0" w:space="0" w:color="auto"/>
                <w:right w:val="none" w:sz="0" w:space="0" w:color="auto"/>
              </w:divBdr>
            </w:div>
            <w:div w:id="189150971">
              <w:marLeft w:val="0"/>
              <w:marRight w:val="0"/>
              <w:marTop w:val="0"/>
              <w:marBottom w:val="0"/>
              <w:divBdr>
                <w:top w:val="none" w:sz="0" w:space="0" w:color="auto"/>
                <w:left w:val="none" w:sz="0" w:space="0" w:color="auto"/>
                <w:bottom w:val="none" w:sz="0" w:space="0" w:color="auto"/>
                <w:right w:val="none" w:sz="0" w:space="0" w:color="auto"/>
              </w:divBdr>
            </w:div>
            <w:div w:id="193659357">
              <w:marLeft w:val="0"/>
              <w:marRight w:val="0"/>
              <w:marTop w:val="0"/>
              <w:marBottom w:val="0"/>
              <w:divBdr>
                <w:top w:val="none" w:sz="0" w:space="0" w:color="auto"/>
                <w:left w:val="none" w:sz="0" w:space="0" w:color="auto"/>
                <w:bottom w:val="none" w:sz="0" w:space="0" w:color="auto"/>
                <w:right w:val="none" w:sz="0" w:space="0" w:color="auto"/>
              </w:divBdr>
            </w:div>
            <w:div w:id="195504077">
              <w:marLeft w:val="0"/>
              <w:marRight w:val="0"/>
              <w:marTop w:val="0"/>
              <w:marBottom w:val="0"/>
              <w:divBdr>
                <w:top w:val="none" w:sz="0" w:space="0" w:color="auto"/>
                <w:left w:val="none" w:sz="0" w:space="0" w:color="auto"/>
                <w:bottom w:val="none" w:sz="0" w:space="0" w:color="auto"/>
                <w:right w:val="none" w:sz="0" w:space="0" w:color="auto"/>
              </w:divBdr>
            </w:div>
            <w:div w:id="201594349">
              <w:marLeft w:val="0"/>
              <w:marRight w:val="0"/>
              <w:marTop w:val="0"/>
              <w:marBottom w:val="0"/>
              <w:divBdr>
                <w:top w:val="none" w:sz="0" w:space="0" w:color="auto"/>
                <w:left w:val="none" w:sz="0" w:space="0" w:color="auto"/>
                <w:bottom w:val="none" w:sz="0" w:space="0" w:color="auto"/>
                <w:right w:val="none" w:sz="0" w:space="0" w:color="auto"/>
              </w:divBdr>
            </w:div>
            <w:div w:id="202913511">
              <w:marLeft w:val="0"/>
              <w:marRight w:val="0"/>
              <w:marTop w:val="0"/>
              <w:marBottom w:val="0"/>
              <w:divBdr>
                <w:top w:val="none" w:sz="0" w:space="0" w:color="auto"/>
                <w:left w:val="none" w:sz="0" w:space="0" w:color="auto"/>
                <w:bottom w:val="none" w:sz="0" w:space="0" w:color="auto"/>
                <w:right w:val="none" w:sz="0" w:space="0" w:color="auto"/>
              </w:divBdr>
            </w:div>
            <w:div w:id="204611104">
              <w:marLeft w:val="0"/>
              <w:marRight w:val="0"/>
              <w:marTop w:val="0"/>
              <w:marBottom w:val="0"/>
              <w:divBdr>
                <w:top w:val="none" w:sz="0" w:space="0" w:color="auto"/>
                <w:left w:val="none" w:sz="0" w:space="0" w:color="auto"/>
                <w:bottom w:val="none" w:sz="0" w:space="0" w:color="auto"/>
                <w:right w:val="none" w:sz="0" w:space="0" w:color="auto"/>
              </w:divBdr>
            </w:div>
            <w:div w:id="206307914">
              <w:marLeft w:val="0"/>
              <w:marRight w:val="0"/>
              <w:marTop w:val="0"/>
              <w:marBottom w:val="0"/>
              <w:divBdr>
                <w:top w:val="none" w:sz="0" w:space="0" w:color="auto"/>
                <w:left w:val="none" w:sz="0" w:space="0" w:color="auto"/>
                <w:bottom w:val="none" w:sz="0" w:space="0" w:color="auto"/>
                <w:right w:val="none" w:sz="0" w:space="0" w:color="auto"/>
              </w:divBdr>
            </w:div>
            <w:div w:id="206652410">
              <w:marLeft w:val="0"/>
              <w:marRight w:val="0"/>
              <w:marTop w:val="0"/>
              <w:marBottom w:val="0"/>
              <w:divBdr>
                <w:top w:val="none" w:sz="0" w:space="0" w:color="auto"/>
                <w:left w:val="none" w:sz="0" w:space="0" w:color="auto"/>
                <w:bottom w:val="none" w:sz="0" w:space="0" w:color="auto"/>
                <w:right w:val="none" w:sz="0" w:space="0" w:color="auto"/>
              </w:divBdr>
              <w:divsChild>
                <w:div w:id="46340965">
                  <w:marLeft w:val="0"/>
                  <w:marRight w:val="0"/>
                  <w:marTop w:val="0"/>
                  <w:marBottom w:val="0"/>
                  <w:divBdr>
                    <w:top w:val="none" w:sz="0" w:space="0" w:color="auto"/>
                    <w:left w:val="none" w:sz="0" w:space="0" w:color="auto"/>
                    <w:bottom w:val="none" w:sz="0" w:space="0" w:color="auto"/>
                    <w:right w:val="none" w:sz="0" w:space="0" w:color="auto"/>
                  </w:divBdr>
                </w:div>
                <w:div w:id="79714287">
                  <w:marLeft w:val="0"/>
                  <w:marRight w:val="0"/>
                  <w:marTop w:val="0"/>
                  <w:marBottom w:val="0"/>
                  <w:divBdr>
                    <w:top w:val="none" w:sz="0" w:space="0" w:color="auto"/>
                    <w:left w:val="none" w:sz="0" w:space="0" w:color="auto"/>
                    <w:bottom w:val="none" w:sz="0" w:space="0" w:color="auto"/>
                    <w:right w:val="none" w:sz="0" w:space="0" w:color="auto"/>
                  </w:divBdr>
                </w:div>
                <w:div w:id="81997446">
                  <w:marLeft w:val="0"/>
                  <w:marRight w:val="0"/>
                  <w:marTop w:val="0"/>
                  <w:marBottom w:val="0"/>
                  <w:divBdr>
                    <w:top w:val="none" w:sz="0" w:space="0" w:color="auto"/>
                    <w:left w:val="none" w:sz="0" w:space="0" w:color="auto"/>
                    <w:bottom w:val="none" w:sz="0" w:space="0" w:color="auto"/>
                    <w:right w:val="none" w:sz="0" w:space="0" w:color="auto"/>
                  </w:divBdr>
                </w:div>
                <w:div w:id="248199080">
                  <w:marLeft w:val="0"/>
                  <w:marRight w:val="0"/>
                  <w:marTop w:val="0"/>
                  <w:marBottom w:val="0"/>
                  <w:divBdr>
                    <w:top w:val="none" w:sz="0" w:space="0" w:color="auto"/>
                    <w:left w:val="none" w:sz="0" w:space="0" w:color="auto"/>
                    <w:bottom w:val="none" w:sz="0" w:space="0" w:color="auto"/>
                    <w:right w:val="none" w:sz="0" w:space="0" w:color="auto"/>
                  </w:divBdr>
                </w:div>
                <w:div w:id="659313647">
                  <w:marLeft w:val="0"/>
                  <w:marRight w:val="0"/>
                  <w:marTop w:val="0"/>
                  <w:marBottom w:val="0"/>
                  <w:divBdr>
                    <w:top w:val="none" w:sz="0" w:space="0" w:color="auto"/>
                    <w:left w:val="none" w:sz="0" w:space="0" w:color="auto"/>
                    <w:bottom w:val="none" w:sz="0" w:space="0" w:color="auto"/>
                    <w:right w:val="none" w:sz="0" w:space="0" w:color="auto"/>
                  </w:divBdr>
                </w:div>
                <w:div w:id="1009260949">
                  <w:marLeft w:val="0"/>
                  <w:marRight w:val="0"/>
                  <w:marTop w:val="0"/>
                  <w:marBottom w:val="0"/>
                  <w:divBdr>
                    <w:top w:val="none" w:sz="0" w:space="0" w:color="auto"/>
                    <w:left w:val="none" w:sz="0" w:space="0" w:color="auto"/>
                    <w:bottom w:val="none" w:sz="0" w:space="0" w:color="auto"/>
                    <w:right w:val="none" w:sz="0" w:space="0" w:color="auto"/>
                  </w:divBdr>
                </w:div>
                <w:div w:id="1580794417">
                  <w:marLeft w:val="0"/>
                  <w:marRight w:val="0"/>
                  <w:marTop w:val="0"/>
                  <w:marBottom w:val="0"/>
                  <w:divBdr>
                    <w:top w:val="none" w:sz="0" w:space="0" w:color="auto"/>
                    <w:left w:val="none" w:sz="0" w:space="0" w:color="auto"/>
                    <w:bottom w:val="none" w:sz="0" w:space="0" w:color="auto"/>
                    <w:right w:val="none" w:sz="0" w:space="0" w:color="auto"/>
                  </w:divBdr>
                </w:div>
                <w:div w:id="1847598960">
                  <w:marLeft w:val="0"/>
                  <w:marRight w:val="0"/>
                  <w:marTop w:val="0"/>
                  <w:marBottom w:val="0"/>
                  <w:divBdr>
                    <w:top w:val="none" w:sz="0" w:space="0" w:color="auto"/>
                    <w:left w:val="none" w:sz="0" w:space="0" w:color="auto"/>
                    <w:bottom w:val="none" w:sz="0" w:space="0" w:color="auto"/>
                    <w:right w:val="none" w:sz="0" w:space="0" w:color="auto"/>
                  </w:divBdr>
                </w:div>
              </w:divsChild>
            </w:div>
            <w:div w:id="211305342">
              <w:marLeft w:val="0"/>
              <w:marRight w:val="0"/>
              <w:marTop w:val="0"/>
              <w:marBottom w:val="0"/>
              <w:divBdr>
                <w:top w:val="none" w:sz="0" w:space="0" w:color="auto"/>
                <w:left w:val="none" w:sz="0" w:space="0" w:color="auto"/>
                <w:bottom w:val="none" w:sz="0" w:space="0" w:color="auto"/>
                <w:right w:val="none" w:sz="0" w:space="0" w:color="auto"/>
              </w:divBdr>
            </w:div>
            <w:div w:id="212159692">
              <w:marLeft w:val="0"/>
              <w:marRight w:val="0"/>
              <w:marTop w:val="0"/>
              <w:marBottom w:val="0"/>
              <w:divBdr>
                <w:top w:val="none" w:sz="0" w:space="0" w:color="auto"/>
                <w:left w:val="none" w:sz="0" w:space="0" w:color="auto"/>
                <w:bottom w:val="none" w:sz="0" w:space="0" w:color="auto"/>
                <w:right w:val="none" w:sz="0" w:space="0" w:color="auto"/>
              </w:divBdr>
            </w:div>
            <w:div w:id="212696274">
              <w:marLeft w:val="0"/>
              <w:marRight w:val="0"/>
              <w:marTop w:val="0"/>
              <w:marBottom w:val="0"/>
              <w:divBdr>
                <w:top w:val="none" w:sz="0" w:space="0" w:color="auto"/>
                <w:left w:val="none" w:sz="0" w:space="0" w:color="auto"/>
                <w:bottom w:val="none" w:sz="0" w:space="0" w:color="auto"/>
                <w:right w:val="none" w:sz="0" w:space="0" w:color="auto"/>
              </w:divBdr>
            </w:div>
            <w:div w:id="213008441">
              <w:marLeft w:val="0"/>
              <w:marRight w:val="0"/>
              <w:marTop w:val="0"/>
              <w:marBottom w:val="0"/>
              <w:divBdr>
                <w:top w:val="none" w:sz="0" w:space="0" w:color="auto"/>
                <w:left w:val="none" w:sz="0" w:space="0" w:color="auto"/>
                <w:bottom w:val="none" w:sz="0" w:space="0" w:color="auto"/>
                <w:right w:val="none" w:sz="0" w:space="0" w:color="auto"/>
              </w:divBdr>
            </w:div>
            <w:div w:id="216552602">
              <w:marLeft w:val="0"/>
              <w:marRight w:val="0"/>
              <w:marTop w:val="0"/>
              <w:marBottom w:val="0"/>
              <w:divBdr>
                <w:top w:val="none" w:sz="0" w:space="0" w:color="auto"/>
                <w:left w:val="none" w:sz="0" w:space="0" w:color="auto"/>
                <w:bottom w:val="none" w:sz="0" w:space="0" w:color="auto"/>
                <w:right w:val="none" w:sz="0" w:space="0" w:color="auto"/>
              </w:divBdr>
            </w:div>
            <w:div w:id="227613697">
              <w:marLeft w:val="0"/>
              <w:marRight w:val="0"/>
              <w:marTop w:val="0"/>
              <w:marBottom w:val="0"/>
              <w:divBdr>
                <w:top w:val="none" w:sz="0" w:space="0" w:color="auto"/>
                <w:left w:val="none" w:sz="0" w:space="0" w:color="auto"/>
                <w:bottom w:val="none" w:sz="0" w:space="0" w:color="auto"/>
                <w:right w:val="none" w:sz="0" w:space="0" w:color="auto"/>
              </w:divBdr>
            </w:div>
            <w:div w:id="228077380">
              <w:marLeft w:val="0"/>
              <w:marRight w:val="0"/>
              <w:marTop w:val="0"/>
              <w:marBottom w:val="0"/>
              <w:divBdr>
                <w:top w:val="none" w:sz="0" w:space="0" w:color="auto"/>
                <w:left w:val="none" w:sz="0" w:space="0" w:color="auto"/>
                <w:bottom w:val="none" w:sz="0" w:space="0" w:color="auto"/>
                <w:right w:val="none" w:sz="0" w:space="0" w:color="auto"/>
              </w:divBdr>
            </w:div>
            <w:div w:id="231428926">
              <w:marLeft w:val="0"/>
              <w:marRight w:val="0"/>
              <w:marTop w:val="0"/>
              <w:marBottom w:val="0"/>
              <w:divBdr>
                <w:top w:val="none" w:sz="0" w:space="0" w:color="auto"/>
                <w:left w:val="none" w:sz="0" w:space="0" w:color="auto"/>
                <w:bottom w:val="none" w:sz="0" w:space="0" w:color="auto"/>
                <w:right w:val="none" w:sz="0" w:space="0" w:color="auto"/>
              </w:divBdr>
            </w:div>
            <w:div w:id="234361315">
              <w:marLeft w:val="0"/>
              <w:marRight w:val="0"/>
              <w:marTop w:val="0"/>
              <w:marBottom w:val="0"/>
              <w:divBdr>
                <w:top w:val="none" w:sz="0" w:space="0" w:color="auto"/>
                <w:left w:val="none" w:sz="0" w:space="0" w:color="auto"/>
                <w:bottom w:val="none" w:sz="0" w:space="0" w:color="auto"/>
                <w:right w:val="none" w:sz="0" w:space="0" w:color="auto"/>
              </w:divBdr>
            </w:div>
            <w:div w:id="235559417">
              <w:marLeft w:val="0"/>
              <w:marRight w:val="0"/>
              <w:marTop w:val="0"/>
              <w:marBottom w:val="0"/>
              <w:divBdr>
                <w:top w:val="none" w:sz="0" w:space="0" w:color="auto"/>
                <w:left w:val="none" w:sz="0" w:space="0" w:color="auto"/>
                <w:bottom w:val="none" w:sz="0" w:space="0" w:color="auto"/>
                <w:right w:val="none" w:sz="0" w:space="0" w:color="auto"/>
              </w:divBdr>
            </w:div>
            <w:div w:id="237593933">
              <w:marLeft w:val="0"/>
              <w:marRight w:val="0"/>
              <w:marTop w:val="0"/>
              <w:marBottom w:val="0"/>
              <w:divBdr>
                <w:top w:val="none" w:sz="0" w:space="0" w:color="auto"/>
                <w:left w:val="none" w:sz="0" w:space="0" w:color="auto"/>
                <w:bottom w:val="none" w:sz="0" w:space="0" w:color="auto"/>
                <w:right w:val="none" w:sz="0" w:space="0" w:color="auto"/>
              </w:divBdr>
            </w:div>
            <w:div w:id="237639244">
              <w:marLeft w:val="0"/>
              <w:marRight w:val="0"/>
              <w:marTop w:val="0"/>
              <w:marBottom w:val="0"/>
              <w:divBdr>
                <w:top w:val="none" w:sz="0" w:space="0" w:color="auto"/>
                <w:left w:val="none" w:sz="0" w:space="0" w:color="auto"/>
                <w:bottom w:val="none" w:sz="0" w:space="0" w:color="auto"/>
                <w:right w:val="none" w:sz="0" w:space="0" w:color="auto"/>
              </w:divBdr>
            </w:div>
            <w:div w:id="242689826">
              <w:marLeft w:val="0"/>
              <w:marRight w:val="0"/>
              <w:marTop w:val="0"/>
              <w:marBottom w:val="0"/>
              <w:divBdr>
                <w:top w:val="none" w:sz="0" w:space="0" w:color="auto"/>
                <w:left w:val="none" w:sz="0" w:space="0" w:color="auto"/>
                <w:bottom w:val="none" w:sz="0" w:space="0" w:color="auto"/>
                <w:right w:val="none" w:sz="0" w:space="0" w:color="auto"/>
              </w:divBdr>
            </w:div>
            <w:div w:id="243540301">
              <w:marLeft w:val="0"/>
              <w:marRight w:val="0"/>
              <w:marTop w:val="0"/>
              <w:marBottom w:val="0"/>
              <w:divBdr>
                <w:top w:val="none" w:sz="0" w:space="0" w:color="auto"/>
                <w:left w:val="none" w:sz="0" w:space="0" w:color="auto"/>
                <w:bottom w:val="none" w:sz="0" w:space="0" w:color="auto"/>
                <w:right w:val="none" w:sz="0" w:space="0" w:color="auto"/>
              </w:divBdr>
            </w:div>
            <w:div w:id="245921995">
              <w:marLeft w:val="0"/>
              <w:marRight w:val="0"/>
              <w:marTop w:val="0"/>
              <w:marBottom w:val="0"/>
              <w:divBdr>
                <w:top w:val="none" w:sz="0" w:space="0" w:color="auto"/>
                <w:left w:val="none" w:sz="0" w:space="0" w:color="auto"/>
                <w:bottom w:val="none" w:sz="0" w:space="0" w:color="auto"/>
                <w:right w:val="none" w:sz="0" w:space="0" w:color="auto"/>
              </w:divBdr>
            </w:div>
            <w:div w:id="246156459">
              <w:marLeft w:val="0"/>
              <w:marRight w:val="0"/>
              <w:marTop w:val="0"/>
              <w:marBottom w:val="0"/>
              <w:divBdr>
                <w:top w:val="none" w:sz="0" w:space="0" w:color="auto"/>
                <w:left w:val="none" w:sz="0" w:space="0" w:color="auto"/>
                <w:bottom w:val="none" w:sz="0" w:space="0" w:color="auto"/>
                <w:right w:val="none" w:sz="0" w:space="0" w:color="auto"/>
              </w:divBdr>
            </w:div>
            <w:div w:id="246352145">
              <w:marLeft w:val="0"/>
              <w:marRight w:val="0"/>
              <w:marTop w:val="0"/>
              <w:marBottom w:val="0"/>
              <w:divBdr>
                <w:top w:val="none" w:sz="0" w:space="0" w:color="auto"/>
                <w:left w:val="none" w:sz="0" w:space="0" w:color="auto"/>
                <w:bottom w:val="none" w:sz="0" w:space="0" w:color="auto"/>
                <w:right w:val="none" w:sz="0" w:space="0" w:color="auto"/>
              </w:divBdr>
            </w:div>
            <w:div w:id="246773548">
              <w:marLeft w:val="0"/>
              <w:marRight w:val="0"/>
              <w:marTop w:val="0"/>
              <w:marBottom w:val="0"/>
              <w:divBdr>
                <w:top w:val="none" w:sz="0" w:space="0" w:color="auto"/>
                <w:left w:val="none" w:sz="0" w:space="0" w:color="auto"/>
                <w:bottom w:val="none" w:sz="0" w:space="0" w:color="auto"/>
                <w:right w:val="none" w:sz="0" w:space="0" w:color="auto"/>
              </w:divBdr>
            </w:div>
            <w:div w:id="247428725">
              <w:marLeft w:val="0"/>
              <w:marRight w:val="0"/>
              <w:marTop w:val="0"/>
              <w:marBottom w:val="0"/>
              <w:divBdr>
                <w:top w:val="none" w:sz="0" w:space="0" w:color="auto"/>
                <w:left w:val="none" w:sz="0" w:space="0" w:color="auto"/>
                <w:bottom w:val="none" w:sz="0" w:space="0" w:color="auto"/>
                <w:right w:val="none" w:sz="0" w:space="0" w:color="auto"/>
              </w:divBdr>
            </w:div>
            <w:div w:id="252982965">
              <w:marLeft w:val="0"/>
              <w:marRight w:val="0"/>
              <w:marTop w:val="0"/>
              <w:marBottom w:val="0"/>
              <w:divBdr>
                <w:top w:val="none" w:sz="0" w:space="0" w:color="auto"/>
                <w:left w:val="none" w:sz="0" w:space="0" w:color="auto"/>
                <w:bottom w:val="none" w:sz="0" w:space="0" w:color="auto"/>
                <w:right w:val="none" w:sz="0" w:space="0" w:color="auto"/>
              </w:divBdr>
            </w:div>
            <w:div w:id="253364840">
              <w:marLeft w:val="0"/>
              <w:marRight w:val="0"/>
              <w:marTop w:val="0"/>
              <w:marBottom w:val="0"/>
              <w:divBdr>
                <w:top w:val="none" w:sz="0" w:space="0" w:color="auto"/>
                <w:left w:val="none" w:sz="0" w:space="0" w:color="auto"/>
                <w:bottom w:val="none" w:sz="0" w:space="0" w:color="auto"/>
                <w:right w:val="none" w:sz="0" w:space="0" w:color="auto"/>
              </w:divBdr>
            </w:div>
            <w:div w:id="255024279">
              <w:marLeft w:val="0"/>
              <w:marRight w:val="0"/>
              <w:marTop w:val="0"/>
              <w:marBottom w:val="0"/>
              <w:divBdr>
                <w:top w:val="none" w:sz="0" w:space="0" w:color="auto"/>
                <w:left w:val="none" w:sz="0" w:space="0" w:color="auto"/>
                <w:bottom w:val="none" w:sz="0" w:space="0" w:color="auto"/>
                <w:right w:val="none" w:sz="0" w:space="0" w:color="auto"/>
              </w:divBdr>
            </w:div>
            <w:div w:id="256839005">
              <w:marLeft w:val="0"/>
              <w:marRight w:val="0"/>
              <w:marTop w:val="0"/>
              <w:marBottom w:val="0"/>
              <w:divBdr>
                <w:top w:val="none" w:sz="0" w:space="0" w:color="auto"/>
                <w:left w:val="none" w:sz="0" w:space="0" w:color="auto"/>
                <w:bottom w:val="none" w:sz="0" w:space="0" w:color="auto"/>
                <w:right w:val="none" w:sz="0" w:space="0" w:color="auto"/>
              </w:divBdr>
            </w:div>
            <w:div w:id="258412221">
              <w:marLeft w:val="0"/>
              <w:marRight w:val="0"/>
              <w:marTop w:val="0"/>
              <w:marBottom w:val="0"/>
              <w:divBdr>
                <w:top w:val="none" w:sz="0" w:space="0" w:color="auto"/>
                <w:left w:val="none" w:sz="0" w:space="0" w:color="auto"/>
                <w:bottom w:val="none" w:sz="0" w:space="0" w:color="auto"/>
                <w:right w:val="none" w:sz="0" w:space="0" w:color="auto"/>
              </w:divBdr>
            </w:div>
            <w:div w:id="261840359">
              <w:marLeft w:val="0"/>
              <w:marRight w:val="0"/>
              <w:marTop w:val="0"/>
              <w:marBottom w:val="0"/>
              <w:divBdr>
                <w:top w:val="none" w:sz="0" w:space="0" w:color="auto"/>
                <w:left w:val="none" w:sz="0" w:space="0" w:color="auto"/>
                <w:bottom w:val="none" w:sz="0" w:space="0" w:color="auto"/>
                <w:right w:val="none" w:sz="0" w:space="0" w:color="auto"/>
              </w:divBdr>
            </w:div>
            <w:div w:id="261957188">
              <w:marLeft w:val="0"/>
              <w:marRight w:val="0"/>
              <w:marTop w:val="0"/>
              <w:marBottom w:val="0"/>
              <w:divBdr>
                <w:top w:val="none" w:sz="0" w:space="0" w:color="auto"/>
                <w:left w:val="none" w:sz="0" w:space="0" w:color="auto"/>
                <w:bottom w:val="none" w:sz="0" w:space="0" w:color="auto"/>
                <w:right w:val="none" w:sz="0" w:space="0" w:color="auto"/>
              </w:divBdr>
            </w:div>
            <w:div w:id="262303081">
              <w:marLeft w:val="0"/>
              <w:marRight w:val="0"/>
              <w:marTop w:val="0"/>
              <w:marBottom w:val="0"/>
              <w:divBdr>
                <w:top w:val="none" w:sz="0" w:space="0" w:color="auto"/>
                <w:left w:val="none" w:sz="0" w:space="0" w:color="auto"/>
                <w:bottom w:val="none" w:sz="0" w:space="0" w:color="auto"/>
                <w:right w:val="none" w:sz="0" w:space="0" w:color="auto"/>
              </w:divBdr>
            </w:div>
            <w:div w:id="262686078">
              <w:marLeft w:val="0"/>
              <w:marRight w:val="0"/>
              <w:marTop w:val="0"/>
              <w:marBottom w:val="0"/>
              <w:divBdr>
                <w:top w:val="none" w:sz="0" w:space="0" w:color="auto"/>
                <w:left w:val="none" w:sz="0" w:space="0" w:color="auto"/>
                <w:bottom w:val="none" w:sz="0" w:space="0" w:color="auto"/>
                <w:right w:val="none" w:sz="0" w:space="0" w:color="auto"/>
              </w:divBdr>
            </w:div>
            <w:div w:id="266082125">
              <w:marLeft w:val="0"/>
              <w:marRight w:val="0"/>
              <w:marTop w:val="0"/>
              <w:marBottom w:val="0"/>
              <w:divBdr>
                <w:top w:val="none" w:sz="0" w:space="0" w:color="auto"/>
                <w:left w:val="none" w:sz="0" w:space="0" w:color="auto"/>
                <w:bottom w:val="none" w:sz="0" w:space="0" w:color="auto"/>
                <w:right w:val="none" w:sz="0" w:space="0" w:color="auto"/>
              </w:divBdr>
            </w:div>
            <w:div w:id="267781914">
              <w:marLeft w:val="0"/>
              <w:marRight w:val="0"/>
              <w:marTop w:val="0"/>
              <w:marBottom w:val="0"/>
              <w:divBdr>
                <w:top w:val="none" w:sz="0" w:space="0" w:color="auto"/>
                <w:left w:val="none" w:sz="0" w:space="0" w:color="auto"/>
                <w:bottom w:val="none" w:sz="0" w:space="0" w:color="auto"/>
                <w:right w:val="none" w:sz="0" w:space="0" w:color="auto"/>
              </w:divBdr>
            </w:div>
            <w:div w:id="269582218">
              <w:marLeft w:val="0"/>
              <w:marRight w:val="0"/>
              <w:marTop w:val="0"/>
              <w:marBottom w:val="0"/>
              <w:divBdr>
                <w:top w:val="none" w:sz="0" w:space="0" w:color="auto"/>
                <w:left w:val="none" w:sz="0" w:space="0" w:color="auto"/>
                <w:bottom w:val="none" w:sz="0" w:space="0" w:color="auto"/>
                <w:right w:val="none" w:sz="0" w:space="0" w:color="auto"/>
              </w:divBdr>
            </w:div>
            <w:div w:id="269822906">
              <w:marLeft w:val="0"/>
              <w:marRight w:val="0"/>
              <w:marTop w:val="0"/>
              <w:marBottom w:val="0"/>
              <w:divBdr>
                <w:top w:val="none" w:sz="0" w:space="0" w:color="auto"/>
                <w:left w:val="none" w:sz="0" w:space="0" w:color="auto"/>
                <w:bottom w:val="none" w:sz="0" w:space="0" w:color="auto"/>
                <w:right w:val="none" w:sz="0" w:space="0" w:color="auto"/>
              </w:divBdr>
            </w:div>
            <w:div w:id="274214565">
              <w:marLeft w:val="0"/>
              <w:marRight w:val="0"/>
              <w:marTop w:val="0"/>
              <w:marBottom w:val="0"/>
              <w:divBdr>
                <w:top w:val="none" w:sz="0" w:space="0" w:color="auto"/>
                <w:left w:val="none" w:sz="0" w:space="0" w:color="auto"/>
                <w:bottom w:val="none" w:sz="0" w:space="0" w:color="auto"/>
                <w:right w:val="none" w:sz="0" w:space="0" w:color="auto"/>
              </w:divBdr>
            </w:div>
            <w:div w:id="280844590">
              <w:marLeft w:val="0"/>
              <w:marRight w:val="0"/>
              <w:marTop w:val="0"/>
              <w:marBottom w:val="0"/>
              <w:divBdr>
                <w:top w:val="none" w:sz="0" w:space="0" w:color="auto"/>
                <w:left w:val="none" w:sz="0" w:space="0" w:color="auto"/>
                <w:bottom w:val="none" w:sz="0" w:space="0" w:color="auto"/>
                <w:right w:val="none" w:sz="0" w:space="0" w:color="auto"/>
              </w:divBdr>
            </w:div>
            <w:div w:id="282151348">
              <w:marLeft w:val="0"/>
              <w:marRight w:val="0"/>
              <w:marTop w:val="0"/>
              <w:marBottom w:val="0"/>
              <w:divBdr>
                <w:top w:val="none" w:sz="0" w:space="0" w:color="auto"/>
                <w:left w:val="none" w:sz="0" w:space="0" w:color="auto"/>
                <w:bottom w:val="none" w:sz="0" w:space="0" w:color="auto"/>
                <w:right w:val="none" w:sz="0" w:space="0" w:color="auto"/>
              </w:divBdr>
            </w:div>
            <w:div w:id="285474984">
              <w:marLeft w:val="0"/>
              <w:marRight w:val="0"/>
              <w:marTop w:val="0"/>
              <w:marBottom w:val="0"/>
              <w:divBdr>
                <w:top w:val="none" w:sz="0" w:space="0" w:color="auto"/>
                <w:left w:val="none" w:sz="0" w:space="0" w:color="auto"/>
                <w:bottom w:val="none" w:sz="0" w:space="0" w:color="auto"/>
                <w:right w:val="none" w:sz="0" w:space="0" w:color="auto"/>
              </w:divBdr>
            </w:div>
            <w:div w:id="298806567">
              <w:marLeft w:val="0"/>
              <w:marRight w:val="0"/>
              <w:marTop w:val="0"/>
              <w:marBottom w:val="0"/>
              <w:divBdr>
                <w:top w:val="none" w:sz="0" w:space="0" w:color="auto"/>
                <w:left w:val="none" w:sz="0" w:space="0" w:color="auto"/>
                <w:bottom w:val="none" w:sz="0" w:space="0" w:color="auto"/>
                <w:right w:val="none" w:sz="0" w:space="0" w:color="auto"/>
              </w:divBdr>
            </w:div>
            <w:div w:id="301812909">
              <w:marLeft w:val="0"/>
              <w:marRight w:val="0"/>
              <w:marTop w:val="0"/>
              <w:marBottom w:val="0"/>
              <w:divBdr>
                <w:top w:val="none" w:sz="0" w:space="0" w:color="auto"/>
                <w:left w:val="none" w:sz="0" w:space="0" w:color="auto"/>
                <w:bottom w:val="none" w:sz="0" w:space="0" w:color="auto"/>
                <w:right w:val="none" w:sz="0" w:space="0" w:color="auto"/>
              </w:divBdr>
            </w:div>
            <w:div w:id="303119539">
              <w:marLeft w:val="0"/>
              <w:marRight w:val="0"/>
              <w:marTop w:val="0"/>
              <w:marBottom w:val="0"/>
              <w:divBdr>
                <w:top w:val="none" w:sz="0" w:space="0" w:color="auto"/>
                <w:left w:val="none" w:sz="0" w:space="0" w:color="auto"/>
                <w:bottom w:val="none" w:sz="0" w:space="0" w:color="auto"/>
                <w:right w:val="none" w:sz="0" w:space="0" w:color="auto"/>
              </w:divBdr>
            </w:div>
            <w:div w:id="312412109">
              <w:marLeft w:val="0"/>
              <w:marRight w:val="0"/>
              <w:marTop w:val="0"/>
              <w:marBottom w:val="0"/>
              <w:divBdr>
                <w:top w:val="none" w:sz="0" w:space="0" w:color="auto"/>
                <w:left w:val="none" w:sz="0" w:space="0" w:color="auto"/>
                <w:bottom w:val="none" w:sz="0" w:space="0" w:color="auto"/>
                <w:right w:val="none" w:sz="0" w:space="0" w:color="auto"/>
              </w:divBdr>
            </w:div>
            <w:div w:id="318655767">
              <w:marLeft w:val="0"/>
              <w:marRight w:val="0"/>
              <w:marTop w:val="0"/>
              <w:marBottom w:val="0"/>
              <w:divBdr>
                <w:top w:val="none" w:sz="0" w:space="0" w:color="auto"/>
                <w:left w:val="none" w:sz="0" w:space="0" w:color="auto"/>
                <w:bottom w:val="none" w:sz="0" w:space="0" w:color="auto"/>
                <w:right w:val="none" w:sz="0" w:space="0" w:color="auto"/>
              </w:divBdr>
            </w:div>
            <w:div w:id="319889933">
              <w:marLeft w:val="0"/>
              <w:marRight w:val="0"/>
              <w:marTop w:val="480"/>
              <w:marBottom w:val="0"/>
              <w:divBdr>
                <w:top w:val="single" w:sz="6" w:space="0" w:color="auto"/>
                <w:left w:val="single" w:sz="6" w:space="0" w:color="auto"/>
                <w:bottom w:val="single" w:sz="6" w:space="0" w:color="auto"/>
                <w:right w:val="single" w:sz="6" w:space="0" w:color="auto"/>
              </w:divBdr>
            </w:div>
            <w:div w:id="330135761">
              <w:marLeft w:val="0"/>
              <w:marRight w:val="0"/>
              <w:marTop w:val="0"/>
              <w:marBottom w:val="0"/>
              <w:divBdr>
                <w:top w:val="none" w:sz="0" w:space="0" w:color="auto"/>
                <w:left w:val="none" w:sz="0" w:space="0" w:color="auto"/>
                <w:bottom w:val="none" w:sz="0" w:space="0" w:color="auto"/>
                <w:right w:val="none" w:sz="0" w:space="0" w:color="auto"/>
              </w:divBdr>
            </w:div>
            <w:div w:id="331492447">
              <w:marLeft w:val="0"/>
              <w:marRight w:val="0"/>
              <w:marTop w:val="0"/>
              <w:marBottom w:val="0"/>
              <w:divBdr>
                <w:top w:val="none" w:sz="0" w:space="0" w:color="auto"/>
                <w:left w:val="none" w:sz="0" w:space="0" w:color="auto"/>
                <w:bottom w:val="none" w:sz="0" w:space="0" w:color="auto"/>
                <w:right w:val="none" w:sz="0" w:space="0" w:color="auto"/>
              </w:divBdr>
            </w:div>
            <w:div w:id="336349780">
              <w:marLeft w:val="0"/>
              <w:marRight w:val="0"/>
              <w:marTop w:val="0"/>
              <w:marBottom w:val="0"/>
              <w:divBdr>
                <w:top w:val="none" w:sz="0" w:space="0" w:color="auto"/>
                <w:left w:val="none" w:sz="0" w:space="0" w:color="auto"/>
                <w:bottom w:val="none" w:sz="0" w:space="0" w:color="auto"/>
                <w:right w:val="none" w:sz="0" w:space="0" w:color="auto"/>
              </w:divBdr>
            </w:div>
            <w:div w:id="339040811">
              <w:marLeft w:val="0"/>
              <w:marRight w:val="0"/>
              <w:marTop w:val="480"/>
              <w:marBottom w:val="0"/>
              <w:divBdr>
                <w:top w:val="single" w:sz="6" w:space="0" w:color="auto"/>
                <w:left w:val="single" w:sz="6" w:space="0" w:color="auto"/>
                <w:bottom w:val="single" w:sz="6" w:space="0" w:color="auto"/>
                <w:right w:val="single" w:sz="6" w:space="0" w:color="auto"/>
              </w:divBdr>
            </w:div>
            <w:div w:id="345208786">
              <w:marLeft w:val="0"/>
              <w:marRight w:val="0"/>
              <w:marTop w:val="0"/>
              <w:marBottom w:val="0"/>
              <w:divBdr>
                <w:top w:val="none" w:sz="0" w:space="0" w:color="auto"/>
                <w:left w:val="none" w:sz="0" w:space="0" w:color="auto"/>
                <w:bottom w:val="none" w:sz="0" w:space="0" w:color="auto"/>
                <w:right w:val="none" w:sz="0" w:space="0" w:color="auto"/>
              </w:divBdr>
            </w:div>
            <w:div w:id="345793908">
              <w:marLeft w:val="0"/>
              <w:marRight w:val="0"/>
              <w:marTop w:val="0"/>
              <w:marBottom w:val="0"/>
              <w:divBdr>
                <w:top w:val="none" w:sz="0" w:space="0" w:color="auto"/>
                <w:left w:val="none" w:sz="0" w:space="0" w:color="auto"/>
                <w:bottom w:val="none" w:sz="0" w:space="0" w:color="auto"/>
                <w:right w:val="none" w:sz="0" w:space="0" w:color="auto"/>
              </w:divBdr>
            </w:div>
            <w:div w:id="353505592">
              <w:marLeft w:val="0"/>
              <w:marRight w:val="0"/>
              <w:marTop w:val="0"/>
              <w:marBottom w:val="0"/>
              <w:divBdr>
                <w:top w:val="none" w:sz="0" w:space="0" w:color="auto"/>
                <w:left w:val="none" w:sz="0" w:space="0" w:color="auto"/>
                <w:bottom w:val="none" w:sz="0" w:space="0" w:color="auto"/>
                <w:right w:val="none" w:sz="0" w:space="0" w:color="auto"/>
              </w:divBdr>
            </w:div>
            <w:div w:id="354618902">
              <w:marLeft w:val="0"/>
              <w:marRight w:val="0"/>
              <w:marTop w:val="0"/>
              <w:marBottom w:val="0"/>
              <w:divBdr>
                <w:top w:val="none" w:sz="0" w:space="0" w:color="auto"/>
                <w:left w:val="none" w:sz="0" w:space="0" w:color="auto"/>
                <w:bottom w:val="none" w:sz="0" w:space="0" w:color="auto"/>
                <w:right w:val="none" w:sz="0" w:space="0" w:color="auto"/>
              </w:divBdr>
            </w:div>
            <w:div w:id="358627070">
              <w:marLeft w:val="0"/>
              <w:marRight w:val="0"/>
              <w:marTop w:val="0"/>
              <w:marBottom w:val="0"/>
              <w:divBdr>
                <w:top w:val="none" w:sz="0" w:space="0" w:color="auto"/>
                <w:left w:val="none" w:sz="0" w:space="0" w:color="auto"/>
                <w:bottom w:val="none" w:sz="0" w:space="0" w:color="auto"/>
                <w:right w:val="none" w:sz="0" w:space="0" w:color="auto"/>
              </w:divBdr>
            </w:div>
            <w:div w:id="359667116">
              <w:marLeft w:val="0"/>
              <w:marRight w:val="0"/>
              <w:marTop w:val="0"/>
              <w:marBottom w:val="0"/>
              <w:divBdr>
                <w:top w:val="none" w:sz="0" w:space="0" w:color="auto"/>
                <w:left w:val="none" w:sz="0" w:space="0" w:color="auto"/>
                <w:bottom w:val="none" w:sz="0" w:space="0" w:color="auto"/>
                <w:right w:val="none" w:sz="0" w:space="0" w:color="auto"/>
              </w:divBdr>
            </w:div>
            <w:div w:id="368144610">
              <w:marLeft w:val="0"/>
              <w:marRight w:val="0"/>
              <w:marTop w:val="0"/>
              <w:marBottom w:val="0"/>
              <w:divBdr>
                <w:top w:val="none" w:sz="0" w:space="0" w:color="auto"/>
                <w:left w:val="none" w:sz="0" w:space="0" w:color="auto"/>
                <w:bottom w:val="none" w:sz="0" w:space="0" w:color="auto"/>
                <w:right w:val="none" w:sz="0" w:space="0" w:color="auto"/>
              </w:divBdr>
            </w:div>
            <w:div w:id="368457011">
              <w:marLeft w:val="0"/>
              <w:marRight w:val="0"/>
              <w:marTop w:val="480"/>
              <w:marBottom w:val="0"/>
              <w:divBdr>
                <w:top w:val="single" w:sz="6" w:space="0" w:color="auto"/>
                <w:left w:val="single" w:sz="6" w:space="0" w:color="auto"/>
                <w:bottom w:val="single" w:sz="6" w:space="0" w:color="auto"/>
                <w:right w:val="single" w:sz="6" w:space="0" w:color="auto"/>
              </w:divBdr>
            </w:div>
            <w:div w:id="371347343">
              <w:marLeft w:val="0"/>
              <w:marRight w:val="0"/>
              <w:marTop w:val="0"/>
              <w:marBottom w:val="0"/>
              <w:divBdr>
                <w:top w:val="none" w:sz="0" w:space="0" w:color="auto"/>
                <w:left w:val="none" w:sz="0" w:space="0" w:color="auto"/>
                <w:bottom w:val="none" w:sz="0" w:space="0" w:color="auto"/>
                <w:right w:val="none" w:sz="0" w:space="0" w:color="auto"/>
              </w:divBdr>
            </w:div>
            <w:div w:id="378165659">
              <w:marLeft w:val="0"/>
              <w:marRight w:val="0"/>
              <w:marTop w:val="0"/>
              <w:marBottom w:val="0"/>
              <w:divBdr>
                <w:top w:val="none" w:sz="0" w:space="0" w:color="auto"/>
                <w:left w:val="none" w:sz="0" w:space="0" w:color="auto"/>
                <w:bottom w:val="none" w:sz="0" w:space="0" w:color="auto"/>
                <w:right w:val="none" w:sz="0" w:space="0" w:color="auto"/>
              </w:divBdr>
            </w:div>
            <w:div w:id="378550352">
              <w:marLeft w:val="0"/>
              <w:marRight w:val="0"/>
              <w:marTop w:val="0"/>
              <w:marBottom w:val="0"/>
              <w:divBdr>
                <w:top w:val="none" w:sz="0" w:space="0" w:color="auto"/>
                <w:left w:val="none" w:sz="0" w:space="0" w:color="auto"/>
                <w:bottom w:val="none" w:sz="0" w:space="0" w:color="auto"/>
                <w:right w:val="none" w:sz="0" w:space="0" w:color="auto"/>
              </w:divBdr>
            </w:div>
            <w:div w:id="380329205">
              <w:marLeft w:val="0"/>
              <w:marRight w:val="0"/>
              <w:marTop w:val="0"/>
              <w:marBottom w:val="0"/>
              <w:divBdr>
                <w:top w:val="none" w:sz="0" w:space="0" w:color="auto"/>
                <w:left w:val="none" w:sz="0" w:space="0" w:color="auto"/>
                <w:bottom w:val="none" w:sz="0" w:space="0" w:color="auto"/>
                <w:right w:val="none" w:sz="0" w:space="0" w:color="auto"/>
              </w:divBdr>
            </w:div>
            <w:div w:id="382369538">
              <w:marLeft w:val="0"/>
              <w:marRight w:val="0"/>
              <w:marTop w:val="0"/>
              <w:marBottom w:val="0"/>
              <w:divBdr>
                <w:top w:val="none" w:sz="0" w:space="0" w:color="auto"/>
                <w:left w:val="none" w:sz="0" w:space="0" w:color="auto"/>
                <w:bottom w:val="none" w:sz="0" w:space="0" w:color="auto"/>
                <w:right w:val="none" w:sz="0" w:space="0" w:color="auto"/>
              </w:divBdr>
            </w:div>
            <w:div w:id="383723539">
              <w:marLeft w:val="0"/>
              <w:marRight w:val="0"/>
              <w:marTop w:val="0"/>
              <w:marBottom w:val="0"/>
              <w:divBdr>
                <w:top w:val="none" w:sz="0" w:space="0" w:color="auto"/>
                <w:left w:val="none" w:sz="0" w:space="0" w:color="auto"/>
                <w:bottom w:val="none" w:sz="0" w:space="0" w:color="auto"/>
                <w:right w:val="none" w:sz="0" w:space="0" w:color="auto"/>
              </w:divBdr>
            </w:div>
            <w:div w:id="384260952">
              <w:marLeft w:val="0"/>
              <w:marRight w:val="0"/>
              <w:marTop w:val="0"/>
              <w:marBottom w:val="0"/>
              <w:divBdr>
                <w:top w:val="none" w:sz="0" w:space="0" w:color="auto"/>
                <w:left w:val="none" w:sz="0" w:space="0" w:color="auto"/>
                <w:bottom w:val="none" w:sz="0" w:space="0" w:color="auto"/>
                <w:right w:val="none" w:sz="0" w:space="0" w:color="auto"/>
              </w:divBdr>
            </w:div>
            <w:div w:id="384842206">
              <w:marLeft w:val="0"/>
              <w:marRight w:val="0"/>
              <w:marTop w:val="0"/>
              <w:marBottom w:val="0"/>
              <w:divBdr>
                <w:top w:val="none" w:sz="0" w:space="0" w:color="auto"/>
                <w:left w:val="none" w:sz="0" w:space="0" w:color="auto"/>
                <w:bottom w:val="none" w:sz="0" w:space="0" w:color="auto"/>
                <w:right w:val="none" w:sz="0" w:space="0" w:color="auto"/>
              </w:divBdr>
            </w:div>
            <w:div w:id="387648427">
              <w:marLeft w:val="0"/>
              <w:marRight w:val="0"/>
              <w:marTop w:val="0"/>
              <w:marBottom w:val="0"/>
              <w:divBdr>
                <w:top w:val="none" w:sz="0" w:space="0" w:color="auto"/>
                <w:left w:val="none" w:sz="0" w:space="0" w:color="auto"/>
                <w:bottom w:val="none" w:sz="0" w:space="0" w:color="auto"/>
                <w:right w:val="none" w:sz="0" w:space="0" w:color="auto"/>
              </w:divBdr>
            </w:div>
            <w:div w:id="397366066">
              <w:marLeft w:val="0"/>
              <w:marRight w:val="0"/>
              <w:marTop w:val="0"/>
              <w:marBottom w:val="0"/>
              <w:divBdr>
                <w:top w:val="none" w:sz="0" w:space="0" w:color="auto"/>
                <w:left w:val="none" w:sz="0" w:space="0" w:color="auto"/>
                <w:bottom w:val="none" w:sz="0" w:space="0" w:color="auto"/>
                <w:right w:val="none" w:sz="0" w:space="0" w:color="auto"/>
              </w:divBdr>
            </w:div>
            <w:div w:id="400717878">
              <w:marLeft w:val="0"/>
              <w:marRight w:val="0"/>
              <w:marTop w:val="480"/>
              <w:marBottom w:val="0"/>
              <w:divBdr>
                <w:top w:val="single" w:sz="6" w:space="0" w:color="auto"/>
                <w:left w:val="single" w:sz="6" w:space="0" w:color="auto"/>
                <w:bottom w:val="single" w:sz="6" w:space="0" w:color="auto"/>
                <w:right w:val="single" w:sz="6" w:space="0" w:color="auto"/>
              </w:divBdr>
            </w:div>
            <w:div w:id="402874315">
              <w:marLeft w:val="0"/>
              <w:marRight w:val="0"/>
              <w:marTop w:val="0"/>
              <w:marBottom w:val="0"/>
              <w:divBdr>
                <w:top w:val="none" w:sz="0" w:space="0" w:color="auto"/>
                <w:left w:val="none" w:sz="0" w:space="0" w:color="auto"/>
                <w:bottom w:val="none" w:sz="0" w:space="0" w:color="auto"/>
                <w:right w:val="none" w:sz="0" w:space="0" w:color="auto"/>
              </w:divBdr>
            </w:div>
            <w:div w:id="404299067">
              <w:marLeft w:val="0"/>
              <w:marRight w:val="0"/>
              <w:marTop w:val="0"/>
              <w:marBottom w:val="0"/>
              <w:divBdr>
                <w:top w:val="none" w:sz="0" w:space="0" w:color="auto"/>
                <w:left w:val="none" w:sz="0" w:space="0" w:color="auto"/>
                <w:bottom w:val="none" w:sz="0" w:space="0" w:color="auto"/>
                <w:right w:val="none" w:sz="0" w:space="0" w:color="auto"/>
              </w:divBdr>
            </w:div>
            <w:div w:id="405539820">
              <w:marLeft w:val="0"/>
              <w:marRight w:val="0"/>
              <w:marTop w:val="0"/>
              <w:marBottom w:val="0"/>
              <w:divBdr>
                <w:top w:val="none" w:sz="0" w:space="0" w:color="auto"/>
                <w:left w:val="none" w:sz="0" w:space="0" w:color="auto"/>
                <w:bottom w:val="none" w:sz="0" w:space="0" w:color="auto"/>
                <w:right w:val="none" w:sz="0" w:space="0" w:color="auto"/>
              </w:divBdr>
            </w:div>
            <w:div w:id="406417259">
              <w:marLeft w:val="0"/>
              <w:marRight w:val="0"/>
              <w:marTop w:val="0"/>
              <w:marBottom w:val="0"/>
              <w:divBdr>
                <w:top w:val="none" w:sz="0" w:space="0" w:color="auto"/>
                <w:left w:val="none" w:sz="0" w:space="0" w:color="auto"/>
                <w:bottom w:val="none" w:sz="0" w:space="0" w:color="auto"/>
                <w:right w:val="none" w:sz="0" w:space="0" w:color="auto"/>
              </w:divBdr>
            </w:div>
            <w:div w:id="406534711">
              <w:marLeft w:val="0"/>
              <w:marRight w:val="0"/>
              <w:marTop w:val="0"/>
              <w:marBottom w:val="0"/>
              <w:divBdr>
                <w:top w:val="none" w:sz="0" w:space="0" w:color="auto"/>
                <w:left w:val="none" w:sz="0" w:space="0" w:color="auto"/>
                <w:bottom w:val="none" w:sz="0" w:space="0" w:color="auto"/>
                <w:right w:val="none" w:sz="0" w:space="0" w:color="auto"/>
              </w:divBdr>
            </w:div>
            <w:div w:id="412050251">
              <w:marLeft w:val="0"/>
              <w:marRight w:val="0"/>
              <w:marTop w:val="0"/>
              <w:marBottom w:val="0"/>
              <w:divBdr>
                <w:top w:val="none" w:sz="0" w:space="0" w:color="auto"/>
                <w:left w:val="none" w:sz="0" w:space="0" w:color="auto"/>
                <w:bottom w:val="none" w:sz="0" w:space="0" w:color="auto"/>
                <w:right w:val="none" w:sz="0" w:space="0" w:color="auto"/>
              </w:divBdr>
            </w:div>
            <w:div w:id="412245884">
              <w:marLeft w:val="0"/>
              <w:marRight w:val="0"/>
              <w:marTop w:val="0"/>
              <w:marBottom w:val="0"/>
              <w:divBdr>
                <w:top w:val="none" w:sz="0" w:space="0" w:color="auto"/>
                <w:left w:val="none" w:sz="0" w:space="0" w:color="auto"/>
                <w:bottom w:val="none" w:sz="0" w:space="0" w:color="auto"/>
                <w:right w:val="none" w:sz="0" w:space="0" w:color="auto"/>
              </w:divBdr>
            </w:div>
            <w:div w:id="412776583">
              <w:marLeft w:val="0"/>
              <w:marRight w:val="0"/>
              <w:marTop w:val="0"/>
              <w:marBottom w:val="0"/>
              <w:divBdr>
                <w:top w:val="none" w:sz="0" w:space="0" w:color="auto"/>
                <w:left w:val="none" w:sz="0" w:space="0" w:color="auto"/>
                <w:bottom w:val="none" w:sz="0" w:space="0" w:color="auto"/>
                <w:right w:val="none" w:sz="0" w:space="0" w:color="auto"/>
              </w:divBdr>
            </w:div>
            <w:div w:id="429854505">
              <w:marLeft w:val="0"/>
              <w:marRight w:val="0"/>
              <w:marTop w:val="0"/>
              <w:marBottom w:val="0"/>
              <w:divBdr>
                <w:top w:val="none" w:sz="0" w:space="0" w:color="auto"/>
                <w:left w:val="none" w:sz="0" w:space="0" w:color="auto"/>
                <w:bottom w:val="none" w:sz="0" w:space="0" w:color="auto"/>
                <w:right w:val="none" w:sz="0" w:space="0" w:color="auto"/>
              </w:divBdr>
            </w:div>
            <w:div w:id="430859538">
              <w:marLeft w:val="0"/>
              <w:marRight w:val="0"/>
              <w:marTop w:val="0"/>
              <w:marBottom w:val="0"/>
              <w:divBdr>
                <w:top w:val="none" w:sz="0" w:space="0" w:color="auto"/>
                <w:left w:val="none" w:sz="0" w:space="0" w:color="auto"/>
                <w:bottom w:val="none" w:sz="0" w:space="0" w:color="auto"/>
                <w:right w:val="none" w:sz="0" w:space="0" w:color="auto"/>
              </w:divBdr>
            </w:div>
            <w:div w:id="431703375">
              <w:marLeft w:val="0"/>
              <w:marRight w:val="0"/>
              <w:marTop w:val="0"/>
              <w:marBottom w:val="0"/>
              <w:divBdr>
                <w:top w:val="none" w:sz="0" w:space="0" w:color="auto"/>
                <w:left w:val="none" w:sz="0" w:space="0" w:color="auto"/>
                <w:bottom w:val="none" w:sz="0" w:space="0" w:color="auto"/>
                <w:right w:val="none" w:sz="0" w:space="0" w:color="auto"/>
              </w:divBdr>
            </w:div>
            <w:div w:id="434860919">
              <w:marLeft w:val="0"/>
              <w:marRight w:val="0"/>
              <w:marTop w:val="0"/>
              <w:marBottom w:val="0"/>
              <w:divBdr>
                <w:top w:val="none" w:sz="0" w:space="0" w:color="auto"/>
                <w:left w:val="none" w:sz="0" w:space="0" w:color="auto"/>
                <w:bottom w:val="none" w:sz="0" w:space="0" w:color="auto"/>
                <w:right w:val="none" w:sz="0" w:space="0" w:color="auto"/>
              </w:divBdr>
            </w:div>
            <w:div w:id="434904484">
              <w:marLeft w:val="0"/>
              <w:marRight w:val="0"/>
              <w:marTop w:val="0"/>
              <w:marBottom w:val="0"/>
              <w:divBdr>
                <w:top w:val="none" w:sz="0" w:space="0" w:color="auto"/>
                <w:left w:val="none" w:sz="0" w:space="0" w:color="auto"/>
                <w:bottom w:val="none" w:sz="0" w:space="0" w:color="auto"/>
                <w:right w:val="none" w:sz="0" w:space="0" w:color="auto"/>
              </w:divBdr>
            </w:div>
            <w:div w:id="436676189">
              <w:marLeft w:val="0"/>
              <w:marRight w:val="0"/>
              <w:marTop w:val="0"/>
              <w:marBottom w:val="0"/>
              <w:divBdr>
                <w:top w:val="none" w:sz="0" w:space="0" w:color="auto"/>
                <w:left w:val="none" w:sz="0" w:space="0" w:color="auto"/>
                <w:bottom w:val="none" w:sz="0" w:space="0" w:color="auto"/>
                <w:right w:val="none" w:sz="0" w:space="0" w:color="auto"/>
              </w:divBdr>
            </w:div>
            <w:div w:id="436947927">
              <w:marLeft w:val="0"/>
              <w:marRight w:val="0"/>
              <w:marTop w:val="0"/>
              <w:marBottom w:val="0"/>
              <w:divBdr>
                <w:top w:val="none" w:sz="0" w:space="0" w:color="auto"/>
                <w:left w:val="none" w:sz="0" w:space="0" w:color="auto"/>
                <w:bottom w:val="none" w:sz="0" w:space="0" w:color="auto"/>
                <w:right w:val="none" w:sz="0" w:space="0" w:color="auto"/>
              </w:divBdr>
            </w:div>
            <w:div w:id="440227822">
              <w:marLeft w:val="0"/>
              <w:marRight w:val="0"/>
              <w:marTop w:val="0"/>
              <w:marBottom w:val="0"/>
              <w:divBdr>
                <w:top w:val="none" w:sz="0" w:space="0" w:color="auto"/>
                <w:left w:val="none" w:sz="0" w:space="0" w:color="auto"/>
                <w:bottom w:val="none" w:sz="0" w:space="0" w:color="auto"/>
                <w:right w:val="none" w:sz="0" w:space="0" w:color="auto"/>
              </w:divBdr>
            </w:div>
            <w:div w:id="449518044">
              <w:marLeft w:val="0"/>
              <w:marRight w:val="0"/>
              <w:marTop w:val="0"/>
              <w:marBottom w:val="0"/>
              <w:divBdr>
                <w:top w:val="none" w:sz="0" w:space="0" w:color="auto"/>
                <w:left w:val="none" w:sz="0" w:space="0" w:color="auto"/>
                <w:bottom w:val="none" w:sz="0" w:space="0" w:color="auto"/>
                <w:right w:val="none" w:sz="0" w:space="0" w:color="auto"/>
              </w:divBdr>
            </w:div>
            <w:div w:id="453333780">
              <w:marLeft w:val="0"/>
              <w:marRight w:val="0"/>
              <w:marTop w:val="0"/>
              <w:marBottom w:val="0"/>
              <w:divBdr>
                <w:top w:val="none" w:sz="0" w:space="0" w:color="auto"/>
                <w:left w:val="none" w:sz="0" w:space="0" w:color="auto"/>
                <w:bottom w:val="none" w:sz="0" w:space="0" w:color="auto"/>
                <w:right w:val="none" w:sz="0" w:space="0" w:color="auto"/>
              </w:divBdr>
            </w:div>
            <w:div w:id="454104540">
              <w:marLeft w:val="0"/>
              <w:marRight w:val="0"/>
              <w:marTop w:val="0"/>
              <w:marBottom w:val="0"/>
              <w:divBdr>
                <w:top w:val="none" w:sz="0" w:space="0" w:color="auto"/>
                <w:left w:val="none" w:sz="0" w:space="0" w:color="auto"/>
                <w:bottom w:val="none" w:sz="0" w:space="0" w:color="auto"/>
                <w:right w:val="none" w:sz="0" w:space="0" w:color="auto"/>
              </w:divBdr>
            </w:div>
            <w:div w:id="456262151">
              <w:marLeft w:val="0"/>
              <w:marRight w:val="0"/>
              <w:marTop w:val="0"/>
              <w:marBottom w:val="0"/>
              <w:divBdr>
                <w:top w:val="none" w:sz="0" w:space="0" w:color="auto"/>
                <w:left w:val="none" w:sz="0" w:space="0" w:color="auto"/>
                <w:bottom w:val="none" w:sz="0" w:space="0" w:color="auto"/>
                <w:right w:val="none" w:sz="0" w:space="0" w:color="auto"/>
              </w:divBdr>
            </w:div>
            <w:div w:id="456947810">
              <w:marLeft w:val="0"/>
              <w:marRight w:val="0"/>
              <w:marTop w:val="0"/>
              <w:marBottom w:val="0"/>
              <w:divBdr>
                <w:top w:val="none" w:sz="0" w:space="0" w:color="auto"/>
                <w:left w:val="none" w:sz="0" w:space="0" w:color="auto"/>
                <w:bottom w:val="none" w:sz="0" w:space="0" w:color="auto"/>
                <w:right w:val="none" w:sz="0" w:space="0" w:color="auto"/>
              </w:divBdr>
            </w:div>
            <w:div w:id="457456350">
              <w:marLeft w:val="0"/>
              <w:marRight w:val="0"/>
              <w:marTop w:val="0"/>
              <w:marBottom w:val="0"/>
              <w:divBdr>
                <w:top w:val="none" w:sz="0" w:space="0" w:color="auto"/>
                <w:left w:val="none" w:sz="0" w:space="0" w:color="auto"/>
                <w:bottom w:val="none" w:sz="0" w:space="0" w:color="auto"/>
                <w:right w:val="none" w:sz="0" w:space="0" w:color="auto"/>
              </w:divBdr>
            </w:div>
            <w:div w:id="459303152">
              <w:marLeft w:val="0"/>
              <w:marRight w:val="0"/>
              <w:marTop w:val="0"/>
              <w:marBottom w:val="0"/>
              <w:divBdr>
                <w:top w:val="none" w:sz="0" w:space="0" w:color="auto"/>
                <w:left w:val="none" w:sz="0" w:space="0" w:color="auto"/>
                <w:bottom w:val="none" w:sz="0" w:space="0" w:color="auto"/>
                <w:right w:val="none" w:sz="0" w:space="0" w:color="auto"/>
              </w:divBdr>
            </w:div>
            <w:div w:id="459615853">
              <w:marLeft w:val="0"/>
              <w:marRight w:val="0"/>
              <w:marTop w:val="0"/>
              <w:marBottom w:val="0"/>
              <w:divBdr>
                <w:top w:val="none" w:sz="0" w:space="0" w:color="auto"/>
                <w:left w:val="none" w:sz="0" w:space="0" w:color="auto"/>
                <w:bottom w:val="none" w:sz="0" w:space="0" w:color="auto"/>
                <w:right w:val="none" w:sz="0" w:space="0" w:color="auto"/>
              </w:divBdr>
            </w:div>
            <w:div w:id="469246980">
              <w:marLeft w:val="0"/>
              <w:marRight w:val="0"/>
              <w:marTop w:val="0"/>
              <w:marBottom w:val="0"/>
              <w:divBdr>
                <w:top w:val="none" w:sz="0" w:space="0" w:color="auto"/>
                <w:left w:val="none" w:sz="0" w:space="0" w:color="auto"/>
                <w:bottom w:val="none" w:sz="0" w:space="0" w:color="auto"/>
                <w:right w:val="none" w:sz="0" w:space="0" w:color="auto"/>
              </w:divBdr>
            </w:div>
            <w:div w:id="469984759">
              <w:marLeft w:val="0"/>
              <w:marRight w:val="0"/>
              <w:marTop w:val="0"/>
              <w:marBottom w:val="0"/>
              <w:divBdr>
                <w:top w:val="none" w:sz="0" w:space="0" w:color="auto"/>
                <w:left w:val="none" w:sz="0" w:space="0" w:color="auto"/>
                <w:bottom w:val="none" w:sz="0" w:space="0" w:color="auto"/>
                <w:right w:val="none" w:sz="0" w:space="0" w:color="auto"/>
              </w:divBdr>
            </w:div>
            <w:div w:id="475223328">
              <w:marLeft w:val="0"/>
              <w:marRight w:val="0"/>
              <w:marTop w:val="0"/>
              <w:marBottom w:val="0"/>
              <w:divBdr>
                <w:top w:val="none" w:sz="0" w:space="0" w:color="auto"/>
                <w:left w:val="none" w:sz="0" w:space="0" w:color="auto"/>
                <w:bottom w:val="none" w:sz="0" w:space="0" w:color="auto"/>
                <w:right w:val="none" w:sz="0" w:space="0" w:color="auto"/>
              </w:divBdr>
            </w:div>
            <w:div w:id="476993285">
              <w:marLeft w:val="0"/>
              <w:marRight w:val="0"/>
              <w:marTop w:val="0"/>
              <w:marBottom w:val="0"/>
              <w:divBdr>
                <w:top w:val="none" w:sz="0" w:space="0" w:color="auto"/>
                <w:left w:val="none" w:sz="0" w:space="0" w:color="auto"/>
                <w:bottom w:val="none" w:sz="0" w:space="0" w:color="auto"/>
                <w:right w:val="none" w:sz="0" w:space="0" w:color="auto"/>
              </w:divBdr>
            </w:div>
            <w:div w:id="477381777">
              <w:marLeft w:val="0"/>
              <w:marRight w:val="0"/>
              <w:marTop w:val="0"/>
              <w:marBottom w:val="0"/>
              <w:divBdr>
                <w:top w:val="none" w:sz="0" w:space="0" w:color="auto"/>
                <w:left w:val="none" w:sz="0" w:space="0" w:color="auto"/>
                <w:bottom w:val="none" w:sz="0" w:space="0" w:color="auto"/>
                <w:right w:val="none" w:sz="0" w:space="0" w:color="auto"/>
              </w:divBdr>
            </w:div>
            <w:div w:id="484591594">
              <w:marLeft w:val="0"/>
              <w:marRight w:val="0"/>
              <w:marTop w:val="0"/>
              <w:marBottom w:val="0"/>
              <w:divBdr>
                <w:top w:val="none" w:sz="0" w:space="0" w:color="auto"/>
                <w:left w:val="none" w:sz="0" w:space="0" w:color="auto"/>
                <w:bottom w:val="none" w:sz="0" w:space="0" w:color="auto"/>
                <w:right w:val="none" w:sz="0" w:space="0" w:color="auto"/>
              </w:divBdr>
            </w:div>
            <w:div w:id="485056017">
              <w:marLeft w:val="0"/>
              <w:marRight w:val="0"/>
              <w:marTop w:val="0"/>
              <w:marBottom w:val="0"/>
              <w:divBdr>
                <w:top w:val="none" w:sz="0" w:space="0" w:color="auto"/>
                <w:left w:val="none" w:sz="0" w:space="0" w:color="auto"/>
                <w:bottom w:val="none" w:sz="0" w:space="0" w:color="auto"/>
                <w:right w:val="none" w:sz="0" w:space="0" w:color="auto"/>
              </w:divBdr>
            </w:div>
            <w:div w:id="488400896">
              <w:marLeft w:val="0"/>
              <w:marRight w:val="0"/>
              <w:marTop w:val="0"/>
              <w:marBottom w:val="0"/>
              <w:divBdr>
                <w:top w:val="none" w:sz="0" w:space="0" w:color="auto"/>
                <w:left w:val="none" w:sz="0" w:space="0" w:color="auto"/>
                <w:bottom w:val="none" w:sz="0" w:space="0" w:color="auto"/>
                <w:right w:val="none" w:sz="0" w:space="0" w:color="auto"/>
              </w:divBdr>
            </w:div>
            <w:div w:id="497963217">
              <w:marLeft w:val="0"/>
              <w:marRight w:val="0"/>
              <w:marTop w:val="0"/>
              <w:marBottom w:val="0"/>
              <w:divBdr>
                <w:top w:val="none" w:sz="0" w:space="0" w:color="auto"/>
                <w:left w:val="none" w:sz="0" w:space="0" w:color="auto"/>
                <w:bottom w:val="none" w:sz="0" w:space="0" w:color="auto"/>
                <w:right w:val="none" w:sz="0" w:space="0" w:color="auto"/>
              </w:divBdr>
            </w:div>
            <w:div w:id="501511929">
              <w:marLeft w:val="0"/>
              <w:marRight w:val="0"/>
              <w:marTop w:val="0"/>
              <w:marBottom w:val="0"/>
              <w:divBdr>
                <w:top w:val="none" w:sz="0" w:space="0" w:color="auto"/>
                <w:left w:val="none" w:sz="0" w:space="0" w:color="auto"/>
                <w:bottom w:val="none" w:sz="0" w:space="0" w:color="auto"/>
                <w:right w:val="none" w:sz="0" w:space="0" w:color="auto"/>
              </w:divBdr>
            </w:div>
            <w:div w:id="505901796">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509568535">
              <w:marLeft w:val="0"/>
              <w:marRight w:val="0"/>
              <w:marTop w:val="0"/>
              <w:marBottom w:val="0"/>
              <w:divBdr>
                <w:top w:val="none" w:sz="0" w:space="0" w:color="auto"/>
                <w:left w:val="none" w:sz="0" w:space="0" w:color="auto"/>
                <w:bottom w:val="none" w:sz="0" w:space="0" w:color="auto"/>
                <w:right w:val="none" w:sz="0" w:space="0" w:color="auto"/>
              </w:divBdr>
            </w:div>
            <w:div w:id="512181886">
              <w:marLeft w:val="0"/>
              <w:marRight w:val="0"/>
              <w:marTop w:val="480"/>
              <w:marBottom w:val="0"/>
              <w:divBdr>
                <w:top w:val="single" w:sz="6" w:space="0" w:color="auto"/>
                <w:left w:val="single" w:sz="6" w:space="0" w:color="auto"/>
                <w:bottom w:val="single" w:sz="6" w:space="0" w:color="auto"/>
                <w:right w:val="single" w:sz="6" w:space="0" w:color="auto"/>
              </w:divBdr>
            </w:div>
            <w:div w:id="513766775">
              <w:marLeft w:val="0"/>
              <w:marRight w:val="0"/>
              <w:marTop w:val="0"/>
              <w:marBottom w:val="0"/>
              <w:divBdr>
                <w:top w:val="none" w:sz="0" w:space="0" w:color="auto"/>
                <w:left w:val="none" w:sz="0" w:space="0" w:color="auto"/>
                <w:bottom w:val="none" w:sz="0" w:space="0" w:color="auto"/>
                <w:right w:val="none" w:sz="0" w:space="0" w:color="auto"/>
              </w:divBdr>
            </w:div>
            <w:div w:id="517086140">
              <w:marLeft w:val="0"/>
              <w:marRight w:val="0"/>
              <w:marTop w:val="0"/>
              <w:marBottom w:val="0"/>
              <w:divBdr>
                <w:top w:val="none" w:sz="0" w:space="0" w:color="auto"/>
                <w:left w:val="none" w:sz="0" w:space="0" w:color="auto"/>
                <w:bottom w:val="none" w:sz="0" w:space="0" w:color="auto"/>
                <w:right w:val="none" w:sz="0" w:space="0" w:color="auto"/>
              </w:divBdr>
            </w:div>
            <w:div w:id="517162121">
              <w:marLeft w:val="0"/>
              <w:marRight w:val="0"/>
              <w:marTop w:val="0"/>
              <w:marBottom w:val="0"/>
              <w:divBdr>
                <w:top w:val="none" w:sz="0" w:space="0" w:color="auto"/>
                <w:left w:val="none" w:sz="0" w:space="0" w:color="auto"/>
                <w:bottom w:val="none" w:sz="0" w:space="0" w:color="auto"/>
                <w:right w:val="none" w:sz="0" w:space="0" w:color="auto"/>
              </w:divBdr>
            </w:div>
            <w:div w:id="519323399">
              <w:marLeft w:val="0"/>
              <w:marRight w:val="0"/>
              <w:marTop w:val="0"/>
              <w:marBottom w:val="0"/>
              <w:divBdr>
                <w:top w:val="none" w:sz="0" w:space="0" w:color="auto"/>
                <w:left w:val="none" w:sz="0" w:space="0" w:color="auto"/>
                <w:bottom w:val="none" w:sz="0" w:space="0" w:color="auto"/>
                <w:right w:val="none" w:sz="0" w:space="0" w:color="auto"/>
              </w:divBdr>
            </w:div>
            <w:div w:id="522322527">
              <w:marLeft w:val="0"/>
              <w:marRight w:val="0"/>
              <w:marTop w:val="0"/>
              <w:marBottom w:val="0"/>
              <w:divBdr>
                <w:top w:val="none" w:sz="0" w:space="0" w:color="auto"/>
                <w:left w:val="none" w:sz="0" w:space="0" w:color="auto"/>
                <w:bottom w:val="none" w:sz="0" w:space="0" w:color="auto"/>
                <w:right w:val="none" w:sz="0" w:space="0" w:color="auto"/>
              </w:divBdr>
            </w:div>
            <w:div w:id="524489011">
              <w:marLeft w:val="0"/>
              <w:marRight w:val="0"/>
              <w:marTop w:val="0"/>
              <w:marBottom w:val="0"/>
              <w:divBdr>
                <w:top w:val="none" w:sz="0" w:space="0" w:color="auto"/>
                <w:left w:val="none" w:sz="0" w:space="0" w:color="auto"/>
                <w:bottom w:val="none" w:sz="0" w:space="0" w:color="auto"/>
                <w:right w:val="none" w:sz="0" w:space="0" w:color="auto"/>
              </w:divBdr>
            </w:div>
            <w:div w:id="526675310">
              <w:marLeft w:val="0"/>
              <w:marRight w:val="0"/>
              <w:marTop w:val="0"/>
              <w:marBottom w:val="0"/>
              <w:divBdr>
                <w:top w:val="none" w:sz="0" w:space="0" w:color="auto"/>
                <w:left w:val="none" w:sz="0" w:space="0" w:color="auto"/>
                <w:bottom w:val="none" w:sz="0" w:space="0" w:color="auto"/>
                <w:right w:val="none" w:sz="0" w:space="0" w:color="auto"/>
              </w:divBdr>
            </w:div>
            <w:div w:id="530268229">
              <w:marLeft w:val="0"/>
              <w:marRight w:val="0"/>
              <w:marTop w:val="0"/>
              <w:marBottom w:val="0"/>
              <w:divBdr>
                <w:top w:val="none" w:sz="0" w:space="0" w:color="auto"/>
                <w:left w:val="none" w:sz="0" w:space="0" w:color="auto"/>
                <w:bottom w:val="none" w:sz="0" w:space="0" w:color="auto"/>
                <w:right w:val="none" w:sz="0" w:space="0" w:color="auto"/>
              </w:divBdr>
            </w:div>
            <w:div w:id="534732906">
              <w:marLeft w:val="0"/>
              <w:marRight w:val="0"/>
              <w:marTop w:val="0"/>
              <w:marBottom w:val="0"/>
              <w:divBdr>
                <w:top w:val="none" w:sz="0" w:space="0" w:color="auto"/>
                <w:left w:val="none" w:sz="0" w:space="0" w:color="auto"/>
                <w:bottom w:val="none" w:sz="0" w:space="0" w:color="auto"/>
                <w:right w:val="none" w:sz="0" w:space="0" w:color="auto"/>
              </w:divBdr>
            </w:div>
            <w:div w:id="536088658">
              <w:marLeft w:val="0"/>
              <w:marRight w:val="0"/>
              <w:marTop w:val="0"/>
              <w:marBottom w:val="0"/>
              <w:divBdr>
                <w:top w:val="none" w:sz="0" w:space="0" w:color="auto"/>
                <w:left w:val="none" w:sz="0" w:space="0" w:color="auto"/>
                <w:bottom w:val="none" w:sz="0" w:space="0" w:color="auto"/>
                <w:right w:val="none" w:sz="0" w:space="0" w:color="auto"/>
              </w:divBdr>
            </w:div>
            <w:div w:id="537283750">
              <w:marLeft w:val="0"/>
              <w:marRight w:val="0"/>
              <w:marTop w:val="0"/>
              <w:marBottom w:val="0"/>
              <w:divBdr>
                <w:top w:val="none" w:sz="0" w:space="0" w:color="auto"/>
                <w:left w:val="none" w:sz="0" w:space="0" w:color="auto"/>
                <w:bottom w:val="none" w:sz="0" w:space="0" w:color="auto"/>
                <w:right w:val="none" w:sz="0" w:space="0" w:color="auto"/>
              </w:divBdr>
            </w:div>
            <w:div w:id="548103635">
              <w:marLeft w:val="0"/>
              <w:marRight w:val="0"/>
              <w:marTop w:val="0"/>
              <w:marBottom w:val="0"/>
              <w:divBdr>
                <w:top w:val="none" w:sz="0" w:space="0" w:color="auto"/>
                <w:left w:val="none" w:sz="0" w:space="0" w:color="auto"/>
                <w:bottom w:val="none" w:sz="0" w:space="0" w:color="auto"/>
                <w:right w:val="none" w:sz="0" w:space="0" w:color="auto"/>
              </w:divBdr>
            </w:div>
            <w:div w:id="550964756">
              <w:marLeft w:val="0"/>
              <w:marRight w:val="0"/>
              <w:marTop w:val="0"/>
              <w:marBottom w:val="0"/>
              <w:divBdr>
                <w:top w:val="none" w:sz="0" w:space="0" w:color="auto"/>
                <w:left w:val="none" w:sz="0" w:space="0" w:color="auto"/>
                <w:bottom w:val="none" w:sz="0" w:space="0" w:color="auto"/>
                <w:right w:val="none" w:sz="0" w:space="0" w:color="auto"/>
              </w:divBdr>
            </w:div>
            <w:div w:id="551503530">
              <w:marLeft w:val="0"/>
              <w:marRight w:val="0"/>
              <w:marTop w:val="0"/>
              <w:marBottom w:val="0"/>
              <w:divBdr>
                <w:top w:val="none" w:sz="0" w:space="0" w:color="auto"/>
                <w:left w:val="none" w:sz="0" w:space="0" w:color="auto"/>
                <w:bottom w:val="none" w:sz="0" w:space="0" w:color="auto"/>
                <w:right w:val="none" w:sz="0" w:space="0" w:color="auto"/>
              </w:divBdr>
            </w:div>
            <w:div w:id="555628630">
              <w:marLeft w:val="0"/>
              <w:marRight w:val="0"/>
              <w:marTop w:val="0"/>
              <w:marBottom w:val="0"/>
              <w:divBdr>
                <w:top w:val="none" w:sz="0" w:space="0" w:color="auto"/>
                <w:left w:val="none" w:sz="0" w:space="0" w:color="auto"/>
                <w:bottom w:val="none" w:sz="0" w:space="0" w:color="auto"/>
                <w:right w:val="none" w:sz="0" w:space="0" w:color="auto"/>
              </w:divBdr>
            </w:div>
            <w:div w:id="558442856">
              <w:marLeft w:val="0"/>
              <w:marRight w:val="0"/>
              <w:marTop w:val="0"/>
              <w:marBottom w:val="0"/>
              <w:divBdr>
                <w:top w:val="none" w:sz="0" w:space="0" w:color="auto"/>
                <w:left w:val="none" w:sz="0" w:space="0" w:color="auto"/>
                <w:bottom w:val="none" w:sz="0" w:space="0" w:color="auto"/>
                <w:right w:val="none" w:sz="0" w:space="0" w:color="auto"/>
              </w:divBdr>
            </w:div>
            <w:div w:id="559942454">
              <w:marLeft w:val="0"/>
              <w:marRight w:val="0"/>
              <w:marTop w:val="0"/>
              <w:marBottom w:val="0"/>
              <w:divBdr>
                <w:top w:val="none" w:sz="0" w:space="0" w:color="auto"/>
                <w:left w:val="none" w:sz="0" w:space="0" w:color="auto"/>
                <w:bottom w:val="none" w:sz="0" w:space="0" w:color="auto"/>
                <w:right w:val="none" w:sz="0" w:space="0" w:color="auto"/>
              </w:divBdr>
            </w:div>
            <w:div w:id="562300304">
              <w:marLeft w:val="0"/>
              <w:marRight w:val="0"/>
              <w:marTop w:val="480"/>
              <w:marBottom w:val="0"/>
              <w:divBdr>
                <w:top w:val="single" w:sz="6" w:space="0" w:color="auto"/>
                <w:left w:val="single" w:sz="6" w:space="0" w:color="auto"/>
                <w:bottom w:val="single" w:sz="6" w:space="0" w:color="auto"/>
                <w:right w:val="single" w:sz="6" w:space="0" w:color="auto"/>
              </w:divBdr>
            </w:div>
            <w:div w:id="562720266">
              <w:marLeft w:val="0"/>
              <w:marRight w:val="0"/>
              <w:marTop w:val="0"/>
              <w:marBottom w:val="0"/>
              <w:divBdr>
                <w:top w:val="none" w:sz="0" w:space="0" w:color="auto"/>
                <w:left w:val="none" w:sz="0" w:space="0" w:color="auto"/>
                <w:bottom w:val="none" w:sz="0" w:space="0" w:color="auto"/>
                <w:right w:val="none" w:sz="0" w:space="0" w:color="auto"/>
              </w:divBdr>
            </w:div>
            <w:div w:id="564026821">
              <w:marLeft w:val="0"/>
              <w:marRight w:val="0"/>
              <w:marTop w:val="0"/>
              <w:marBottom w:val="0"/>
              <w:divBdr>
                <w:top w:val="none" w:sz="0" w:space="0" w:color="auto"/>
                <w:left w:val="none" w:sz="0" w:space="0" w:color="auto"/>
                <w:bottom w:val="none" w:sz="0" w:space="0" w:color="auto"/>
                <w:right w:val="none" w:sz="0" w:space="0" w:color="auto"/>
              </w:divBdr>
            </w:div>
            <w:div w:id="567303890">
              <w:marLeft w:val="0"/>
              <w:marRight w:val="0"/>
              <w:marTop w:val="0"/>
              <w:marBottom w:val="0"/>
              <w:divBdr>
                <w:top w:val="none" w:sz="0" w:space="0" w:color="auto"/>
                <w:left w:val="none" w:sz="0" w:space="0" w:color="auto"/>
                <w:bottom w:val="none" w:sz="0" w:space="0" w:color="auto"/>
                <w:right w:val="none" w:sz="0" w:space="0" w:color="auto"/>
              </w:divBdr>
            </w:div>
            <w:div w:id="570118843">
              <w:marLeft w:val="0"/>
              <w:marRight w:val="0"/>
              <w:marTop w:val="0"/>
              <w:marBottom w:val="0"/>
              <w:divBdr>
                <w:top w:val="none" w:sz="0" w:space="0" w:color="auto"/>
                <w:left w:val="none" w:sz="0" w:space="0" w:color="auto"/>
                <w:bottom w:val="none" w:sz="0" w:space="0" w:color="auto"/>
                <w:right w:val="none" w:sz="0" w:space="0" w:color="auto"/>
              </w:divBdr>
            </w:div>
            <w:div w:id="572204224">
              <w:marLeft w:val="0"/>
              <w:marRight w:val="0"/>
              <w:marTop w:val="0"/>
              <w:marBottom w:val="0"/>
              <w:divBdr>
                <w:top w:val="none" w:sz="0" w:space="0" w:color="auto"/>
                <w:left w:val="none" w:sz="0" w:space="0" w:color="auto"/>
                <w:bottom w:val="none" w:sz="0" w:space="0" w:color="auto"/>
                <w:right w:val="none" w:sz="0" w:space="0" w:color="auto"/>
              </w:divBdr>
            </w:div>
            <w:div w:id="574240801">
              <w:marLeft w:val="0"/>
              <w:marRight w:val="0"/>
              <w:marTop w:val="0"/>
              <w:marBottom w:val="0"/>
              <w:divBdr>
                <w:top w:val="none" w:sz="0" w:space="0" w:color="auto"/>
                <w:left w:val="none" w:sz="0" w:space="0" w:color="auto"/>
                <w:bottom w:val="none" w:sz="0" w:space="0" w:color="auto"/>
                <w:right w:val="none" w:sz="0" w:space="0" w:color="auto"/>
              </w:divBdr>
            </w:div>
            <w:div w:id="581722501">
              <w:marLeft w:val="0"/>
              <w:marRight w:val="0"/>
              <w:marTop w:val="0"/>
              <w:marBottom w:val="0"/>
              <w:divBdr>
                <w:top w:val="none" w:sz="0" w:space="0" w:color="auto"/>
                <w:left w:val="none" w:sz="0" w:space="0" w:color="auto"/>
                <w:bottom w:val="none" w:sz="0" w:space="0" w:color="auto"/>
                <w:right w:val="none" w:sz="0" w:space="0" w:color="auto"/>
              </w:divBdr>
            </w:div>
            <w:div w:id="583034505">
              <w:marLeft w:val="0"/>
              <w:marRight w:val="0"/>
              <w:marTop w:val="0"/>
              <w:marBottom w:val="0"/>
              <w:divBdr>
                <w:top w:val="none" w:sz="0" w:space="0" w:color="auto"/>
                <w:left w:val="none" w:sz="0" w:space="0" w:color="auto"/>
                <w:bottom w:val="none" w:sz="0" w:space="0" w:color="auto"/>
                <w:right w:val="none" w:sz="0" w:space="0" w:color="auto"/>
              </w:divBdr>
            </w:div>
            <w:div w:id="593898799">
              <w:marLeft w:val="0"/>
              <w:marRight w:val="0"/>
              <w:marTop w:val="0"/>
              <w:marBottom w:val="0"/>
              <w:divBdr>
                <w:top w:val="none" w:sz="0" w:space="0" w:color="auto"/>
                <w:left w:val="none" w:sz="0" w:space="0" w:color="auto"/>
                <w:bottom w:val="none" w:sz="0" w:space="0" w:color="auto"/>
                <w:right w:val="none" w:sz="0" w:space="0" w:color="auto"/>
              </w:divBdr>
            </w:div>
            <w:div w:id="594558809">
              <w:marLeft w:val="0"/>
              <w:marRight w:val="0"/>
              <w:marTop w:val="0"/>
              <w:marBottom w:val="0"/>
              <w:divBdr>
                <w:top w:val="none" w:sz="0" w:space="0" w:color="auto"/>
                <w:left w:val="none" w:sz="0" w:space="0" w:color="auto"/>
                <w:bottom w:val="none" w:sz="0" w:space="0" w:color="auto"/>
                <w:right w:val="none" w:sz="0" w:space="0" w:color="auto"/>
              </w:divBdr>
            </w:div>
            <w:div w:id="599146208">
              <w:marLeft w:val="0"/>
              <w:marRight w:val="0"/>
              <w:marTop w:val="0"/>
              <w:marBottom w:val="0"/>
              <w:divBdr>
                <w:top w:val="none" w:sz="0" w:space="0" w:color="auto"/>
                <w:left w:val="none" w:sz="0" w:space="0" w:color="auto"/>
                <w:bottom w:val="none" w:sz="0" w:space="0" w:color="auto"/>
                <w:right w:val="none" w:sz="0" w:space="0" w:color="auto"/>
              </w:divBdr>
            </w:div>
            <w:div w:id="602034619">
              <w:marLeft w:val="0"/>
              <w:marRight w:val="0"/>
              <w:marTop w:val="0"/>
              <w:marBottom w:val="0"/>
              <w:divBdr>
                <w:top w:val="none" w:sz="0" w:space="0" w:color="auto"/>
                <w:left w:val="none" w:sz="0" w:space="0" w:color="auto"/>
                <w:bottom w:val="none" w:sz="0" w:space="0" w:color="auto"/>
                <w:right w:val="none" w:sz="0" w:space="0" w:color="auto"/>
              </w:divBdr>
            </w:div>
            <w:div w:id="602616118">
              <w:marLeft w:val="0"/>
              <w:marRight w:val="0"/>
              <w:marTop w:val="480"/>
              <w:marBottom w:val="0"/>
              <w:divBdr>
                <w:top w:val="single" w:sz="6" w:space="0" w:color="auto"/>
                <w:left w:val="single" w:sz="6" w:space="0" w:color="auto"/>
                <w:bottom w:val="single" w:sz="6" w:space="0" w:color="auto"/>
                <w:right w:val="single" w:sz="6" w:space="0" w:color="auto"/>
              </w:divBdr>
            </w:div>
            <w:div w:id="602688279">
              <w:marLeft w:val="0"/>
              <w:marRight w:val="0"/>
              <w:marTop w:val="0"/>
              <w:marBottom w:val="0"/>
              <w:divBdr>
                <w:top w:val="none" w:sz="0" w:space="0" w:color="auto"/>
                <w:left w:val="none" w:sz="0" w:space="0" w:color="auto"/>
                <w:bottom w:val="none" w:sz="0" w:space="0" w:color="auto"/>
                <w:right w:val="none" w:sz="0" w:space="0" w:color="auto"/>
              </w:divBdr>
            </w:div>
            <w:div w:id="603391206">
              <w:marLeft w:val="0"/>
              <w:marRight w:val="0"/>
              <w:marTop w:val="0"/>
              <w:marBottom w:val="0"/>
              <w:divBdr>
                <w:top w:val="none" w:sz="0" w:space="0" w:color="auto"/>
                <w:left w:val="none" w:sz="0" w:space="0" w:color="auto"/>
                <w:bottom w:val="none" w:sz="0" w:space="0" w:color="auto"/>
                <w:right w:val="none" w:sz="0" w:space="0" w:color="auto"/>
              </w:divBdr>
              <w:divsChild>
                <w:div w:id="397471">
                  <w:marLeft w:val="0"/>
                  <w:marRight w:val="0"/>
                  <w:marTop w:val="0"/>
                  <w:marBottom w:val="0"/>
                  <w:divBdr>
                    <w:top w:val="none" w:sz="0" w:space="0" w:color="auto"/>
                    <w:left w:val="none" w:sz="0" w:space="0" w:color="auto"/>
                    <w:bottom w:val="none" w:sz="0" w:space="0" w:color="auto"/>
                    <w:right w:val="none" w:sz="0" w:space="0" w:color="auto"/>
                  </w:divBdr>
                </w:div>
                <w:div w:id="3216783">
                  <w:marLeft w:val="0"/>
                  <w:marRight w:val="0"/>
                  <w:marTop w:val="0"/>
                  <w:marBottom w:val="0"/>
                  <w:divBdr>
                    <w:top w:val="none" w:sz="0" w:space="0" w:color="auto"/>
                    <w:left w:val="none" w:sz="0" w:space="0" w:color="auto"/>
                    <w:bottom w:val="none" w:sz="0" w:space="0" w:color="auto"/>
                    <w:right w:val="none" w:sz="0" w:space="0" w:color="auto"/>
                  </w:divBdr>
                </w:div>
                <w:div w:id="22555419">
                  <w:marLeft w:val="0"/>
                  <w:marRight w:val="0"/>
                  <w:marTop w:val="0"/>
                  <w:marBottom w:val="0"/>
                  <w:divBdr>
                    <w:top w:val="none" w:sz="0" w:space="0" w:color="auto"/>
                    <w:left w:val="none" w:sz="0" w:space="0" w:color="auto"/>
                    <w:bottom w:val="none" w:sz="0" w:space="0" w:color="auto"/>
                    <w:right w:val="none" w:sz="0" w:space="0" w:color="auto"/>
                  </w:divBdr>
                </w:div>
                <w:div w:id="25721814">
                  <w:marLeft w:val="0"/>
                  <w:marRight w:val="0"/>
                  <w:marTop w:val="0"/>
                  <w:marBottom w:val="0"/>
                  <w:divBdr>
                    <w:top w:val="none" w:sz="0" w:space="0" w:color="auto"/>
                    <w:left w:val="none" w:sz="0" w:space="0" w:color="auto"/>
                    <w:bottom w:val="none" w:sz="0" w:space="0" w:color="auto"/>
                    <w:right w:val="none" w:sz="0" w:space="0" w:color="auto"/>
                  </w:divBdr>
                </w:div>
                <w:div w:id="28147211">
                  <w:marLeft w:val="0"/>
                  <w:marRight w:val="0"/>
                  <w:marTop w:val="0"/>
                  <w:marBottom w:val="0"/>
                  <w:divBdr>
                    <w:top w:val="none" w:sz="0" w:space="0" w:color="auto"/>
                    <w:left w:val="none" w:sz="0" w:space="0" w:color="auto"/>
                    <w:bottom w:val="none" w:sz="0" w:space="0" w:color="auto"/>
                    <w:right w:val="none" w:sz="0" w:space="0" w:color="auto"/>
                  </w:divBdr>
                </w:div>
                <w:div w:id="28576194">
                  <w:marLeft w:val="0"/>
                  <w:marRight w:val="0"/>
                  <w:marTop w:val="0"/>
                  <w:marBottom w:val="0"/>
                  <w:divBdr>
                    <w:top w:val="none" w:sz="0" w:space="0" w:color="auto"/>
                    <w:left w:val="none" w:sz="0" w:space="0" w:color="auto"/>
                    <w:bottom w:val="none" w:sz="0" w:space="0" w:color="auto"/>
                    <w:right w:val="none" w:sz="0" w:space="0" w:color="auto"/>
                  </w:divBdr>
                </w:div>
                <w:div w:id="32266420">
                  <w:marLeft w:val="0"/>
                  <w:marRight w:val="0"/>
                  <w:marTop w:val="0"/>
                  <w:marBottom w:val="0"/>
                  <w:divBdr>
                    <w:top w:val="none" w:sz="0" w:space="0" w:color="auto"/>
                    <w:left w:val="none" w:sz="0" w:space="0" w:color="auto"/>
                    <w:bottom w:val="none" w:sz="0" w:space="0" w:color="auto"/>
                    <w:right w:val="none" w:sz="0" w:space="0" w:color="auto"/>
                  </w:divBdr>
                </w:div>
                <w:div w:id="43213798">
                  <w:marLeft w:val="0"/>
                  <w:marRight w:val="0"/>
                  <w:marTop w:val="0"/>
                  <w:marBottom w:val="0"/>
                  <w:divBdr>
                    <w:top w:val="none" w:sz="0" w:space="0" w:color="auto"/>
                    <w:left w:val="none" w:sz="0" w:space="0" w:color="auto"/>
                    <w:bottom w:val="none" w:sz="0" w:space="0" w:color="auto"/>
                    <w:right w:val="none" w:sz="0" w:space="0" w:color="auto"/>
                  </w:divBdr>
                </w:div>
                <w:div w:id="43650362">
                  <w:marLeft w:val="0"/>
                  <w:marRight w:val="0"/>
                  <w:marTop w:val="0"/>
                  <w:marBottom w:val="0"/>
                  <w:divBdr>
                    <w:top w:val="none" w:sz="0" w:space="0" w:color="auto"/>
                    <w:left w:val="none" w:sz="0" w:space="0" w:color="auto"/>
                    <w:bottom w:val="none" w:sz="0" w:space="0" w:color="auto"/>
                    <w:right w:val="none" w:sz="0" w:space="0" w:color="auto"/>
                  </w:divBdr>
                </w:div>
                <w:div w:id="50470625">
                  <w:marLeft w:val="0"/>
                  <w:marRight w:val="0"/>
                  <w:marTop w:val="0"/>
                  <w:marBottom w:val="0"/>
                  <w:divBdr>
                    <w:top w:val="none" w:sz="0" w:space="0" w:color="auto"/>
                    <w:left w:val="none" w:sz="0" w:space="0" w:color="auto"/>
                    <w:bottom w:val="none" w:sz="0" w:space="0" w:color="auto"/>
                    <w:right w:val="none" w:sz="0" w:space="0" w:color="auto"/>
                  </w:divBdr>
                </w:div>
                <w:div w:id="60254652">
                  <w:marLeft w:val="0"/>
                  <w:marRight w:val="0"/>
                  <w:marTop w:val="0"/>
                  <w:marBottom w:val="0"/>
                  <w:divBdr>
                    <w:top w:val="none" w:sz="0" w:space="0" w:color="auto"/>
                    <w:left w:val="none" w:sz="0" w:space="0" w:color="auto"/>
                    <w:bottom w:val="none" w:sz="0" w:space="0" w:color="auto"/>
                    <w:right w:val="none" w:sz="0" w:space="0" w:color="auto"/>
                  </w:divBdr>
                </w:div>
                <w:div w:id="72244700">
                  <w:marLeft w:val="0"/>
                  <w:marRight w:val="0"/>
                  <w:marTop w:val="0"/>
                  <w:marBottom w:val="0"/>
                  <w:divBdr>
                    <w:top w:val="none" w:sz="0" w:space="0" w:color="auto"/>
                    <w:left w:val="none" w:sz="0" w:space="0" w:color="auto"/>
                    <w:bottom w:val="none" w:sz="0" w:space="0" w:color="auto"/>
                    <w:right w:val="none" w:sz="0" w:space="0" w:color="auto"/>
                  </w:divBdr>
                </w:div>
                <w:div w:id="81341185">
                  <w:marLeft w:val="0"/>
                  <w:marRight w:val="0"/>
                  <w:marTop w:val="0"/>
                  <w:marBottom w:val="0"/>
                  <w:divBdr>
                    <w:top w:val="none" w:sz="0" w:space="0" w:color="auto"/>
                    <w:left w:val="none" w:sz="0" w:space="0" w:color="auto"/>
                    <w:bottom w:val="none" w:sz="0" w:space="0" w:color="auto"/>
                    <w:right w:val="none" w:sz="0" w:space="0" w:color="auto"/>
                  </w:divBdr>
                </w:div>
                <w:div w:id="87241062">
                  <w:marLeft w:val="0"/>
                  <w:marRight w:val="0"/>
                  <w:marTop w:val="0"/>
                  <w:marBottom w:val="0"/>
                  <w:divBdr>
                    <w:top w:val="none" w:sz="0" w:space="0" w:color="auto"/>
                    <w:left w:val="none" w:sz="0" w:space="0" w:color="auto"/>
                    <w:bottom w:val="none" w:sz="0" w:space="0" w:color="auto"/>
                    <w:right w:val="none" w:sz="0" w:space="0" w:color="auto"/>
                  </w:divBdr>
                </w:div>
                <w:div w:id="105582669">
                  <w:marLeft w:val="0"/>
                  <w:marRight w:val="0"/>
                  <w:marTop w:val="0"/>
                  <w:marBottom w:val="0"/>
                  <w:divBdr>
                    <w:top w:val="none" w:sz="0" w:space="0" w:color="auto"/>
                    <w:left w:val="none" w:sz="0" w:space="0" w:color="auto"/>
                    <w:bottom w:val="none" w:sz="0" w:space="0" w:color="auto"/>
                    <w:right w:val="none" w:sz="0" w:space="0" w:color="auto"/>
                  </w:divBdr>
                </w:div>
                <w:div w:id="107623343">
                  <w:marLeft w:val="0"/>
                  <w:marRight w:val="0"/>
                  <w:marTop w:val="0"/>
                  <w:marBottom w:val="0"/>
                  <w:divBdr>
                    <w:top w:val="none" w:sz="0" w:space="0" w:color="auto"/>
                    <w:left w:val="none" w:sz="0" w:space="0" w:color="auto"/>
                    <w:bottom w:val="none" w:sz="0" w:space="0" w:color="auto"/>
                    <w:right w:val="none" w:sz="0" w:space="0" w:color="auto"/>
                  </w:divBdr>
                </w:div>
                <w:div w:id="109319189">
                  <w:marLeft w:val="0"/>
                  <w:marRight w:val="0"/>
                  <w:marTop w:val="0"/>
                  <w:marBottom w:val="0"/>
                  <w:divBdr>
                    <w:top w:val="none" w:sz="0" w:space="0" w:color="auto"/>
                    <w:left w:val="none" w:sz="0" w:space="0" w:color="auto"/>
                    <w:bottom w:val="none" w:sz="0" w:space="0" w:color="auto"/>
                    <w:right w:val="none" w:sz="0" w:space="0" w:color="auto"/>
                  </w:divBdr>
                </w:div>
                <w:div w:id="120004044">
                  <w:marLeft w:val="0"/>
                  <w:marRight w:val="0"/>
                  <w:marTop w:val="0"/>
                  <w:marBottom w:val="0"/>
                  <w:divBdr>
                    <w:top w:val="none" w:sz="0" w:space="0" w:color="auto"/>
                    <w:left w:val="none" w:sz="0" w:space="0" w:color="auto"/>
                    <w:bottom w:val="none" w:sz="0" w:space="0" w:color="auto"/>
                    <w:right w:val="none" w:sz="0" w:space="0" w:color="auto"/>
                  </w:divBdr>
                </w:div>
                <w:div w:id="137039843">
                  <w:marLeft w:val="0"/>
                  <w:marRight w:val="0"/>
                  <w:marTop w:val="0"/>
                  <w:marBottom w:val="0"/>
                  <w:divBdr>
                    <w:top w:val="none" w:sz="0" w:space="0" w:color="auto"/>
                    <w:left w:val="none" w:sz="0" w:space="0" w:color="auto"/>
                    <w:bottom w:val="none" w:sz="0" w:space="0" w:color="auto"/>
                    <w:right w:val="none" w:sz="0" w:space="0" w:color="auto"/>
                  </w:divBdr>
                </w:div>
                <w:div w:id="143667823">
                  <w:marLeft w:val="0"/>
                  <w:marRight w:val="0"/>
                  <w:marTop w:val="0"/>
                  <w:marBottom w:val="0"/>
                  <w:divBdr>
                    <w:top w:val="none" w:sz="0" w:space="0" w:color="auto"/>
                    <w:left w:val="none" w:sz="0" w:space="0" w:color="auto"/>
                    <w:bottom w:val="none" w:sz="0" w:space="0" w:color="auto"/>
                    <w:right w:val="none" w:sz="0" w:space="0" w:color="auto"/>
                  </w:divBdr>
                </w:div>
                <w:div w:id="154147588">
                  <w:marLeft w:val="0"/>
                  <w:marRight w:val="0"/>
                  <w:marTop w:val="0"/>
                  <w:marBottom w:val="0"/>
                  <w:divBdr>
                    <w:top w:val="none" w:sz="0" w:space="0" w:color="auto"/>
                    <w:left w:val="none" w:sz="0" w:space="0" w:color="auto"/>
                    <w:bottom w:val="none" w:sz="0" w:space="0" w:color="auto"/>
                    <w:right w:val="none" w:sz="0" w:space="0" w:color="auto"/>
                  </w:divBdr>
                </w:div>
                <w:div w:id="159583333">
                  <w:marLeft w:val="0"/>
                  <w:marRight w:val="0"/>
                  <w:marTop w:val="0"/>
                  <w:marBottom w:val="0"/>
                  <w:divBdr>
                    <w:top w:val="none" w:sz="0" w:space="0" w:color="auto"/>
                    <w:left w:val="none" w:sz="0" w:space="0" w:color="auto"/>
                    <w:bottom w:val="none" w:sz="0" w:space="0" w:color="auto"/>
                    <w:right w:val="none" w:sz="0" w:space="0" w:color="auto"/>
                  </w:divBdr>
                </w:div>
                <w:div w:id="162626469">
                  <w:marLeft w:val="0"/>
                  <w:marRight w:val="0"/>
                  <w:marTop w:val="0"/>
                  <w:marBottom w:val="0"/>
                  <w:divBdr>
                    <w:top w:val="none" w:sz="0" w:space="0" w:color="auto"/>
                    <w:left w:val="none" w:sz="0" w:space="0" w:color="auto"/>
                    <w:bottom w:val="none" w:sz="0" w:space="0" w:color="auto"/>
                    <w:right w:val="none" w:sz="0" w:space="0" w:color="auto"/>
                  </w:divBdr>
                </w:div>
                <w:div w:id="173303377">
                  <w:marLeft w:val="0"/>
                  <w:marRight w:val="0"/>
                  <w:marTop w:val="0"/>
                  <w:marBottom w:val="0"/>
                  <w:divBdr>
                    <w:top w:val="none" w:sz="0" w:space="0" w:color="auto"/>
                    <w:left w:val="none" w:sz="0" w:space="0" w:color="auto"/>
                    <w:bottom w:val="none" w:sz="0" w:space="0" w:color="auto"/>
                    <w:right w:val="none" w:sz="0" w:space="0" w:color="auto"/>
                  </w:divBdr>
                </w:div>
                <w:div w:id="175312885">
                  <w:marLeft w:val="0"/>
                  <w:marRight w:val="0"/>
                  <w:marTop w:val="0"/>
                  <w:marBottom w:val="0"/>
                  <w:divBdr>
                    <w:top w:val="none" w:sz="0" w:space="0" w:color="auto"/>
                    <w:left w:val="none" w:sz="0" w:space="0" w:color="auto"/>
                    <w:bottom w:val="none" w:sz="0" w:space="0" w:color="auto"/>
                    <w:right w:val="none" w:sz="0" w:space="0" w:color="auto"/>
                  </w:divBdr>
                </w:div>
                <w:div w:id="179466565">
                  <w:marLeft w:val="0"/>
                  <w:marRight w:val="0"/>
                  <w:marTop w:val="0"/>
                  <w:marBottom w:val="0"/>
                  <w:divBdr>
                    <w:top w:val="none" w:sz="0" w:space="0" w:color="auto"/>
                    <w:left w:val="none" w:sz="0" w:space="0" w:color="auto"/>
                    <w:bottom w:val="none" w:sz="0" w:space="0" w:color="auto"/>
                    <w:right w:val="none" w:sz="0" w:space="0" w:color="auto"/>
                  </w:divBdr>
                </w:div>
                <w:div w:id="185339134">
                  <w:marLeft w:val="0"/>
                  <w:marRight w:val="0"/>
                  <w:marTop w:val="0"/>
                  <w:marBottom w:val="0"/>
                  <w:divBdr>
                    <w:top w:val="none" w:sz="0" w:space="0" w:color="auto"/>
                    <w:left w:val="none" w:sz="0" w:space="0" w:color="auto"/>
                    <w:bottom w:val="none" w:sz="0" w:space="0" w:color="auto"/>
                    <w:right w:val="none" w:sz="0" w:space="0" w:color="auto"/>
                  </w:divBdr>
                </w:div>
                <w:div w:id="196746749">
                  <w:marLeft w:val="0"/>
                  <w:marRight w:val="0"/>
                  <w:marTop w:val="0"/>
                  <w:marBottom w:val="0"/>
                  <w:divBdr>
                    <w:top w:val="none" w:sz="0" w:space="0" w:color="auto"/>
                    <w:left w:val="none" w:sz="0" w:space="0" w:color="auto"/>
                    <w:bottom w:val="none" w:sz="0" w:space="0" w:color="auto"/>
                    <w:right w:val="none" w:sz="0" w:space="0" w:color="auto"/>
                  </w:divBdr>
                </w:div>
                <w:div w:id="204951879">
                  <w:marLeft w:val="0"/>
                  <w:marRight w:val="0"/>
                  <w:marTop w:val="0"/>
                  <w:marBottom w:val="0"/>
                  <w:divBdr>
                    <w:top w:val="none" w:sz="0" w:space="0" w:color="auto"/>
                    <w:left w:val="none" w:sz="0" w:space="0" w:color="auto"/>
                    <w:bottom w:val="none" w:sz="0" w:space="0" w:color="auto"/>
                    <w:right w:val="none" w:sz="0" w:space="0" w:color="auto"/>
                  </w:divBdr>
                </w:div>
                <w:div w:id="219022234">
                  <w:marLeft w:val="0"/>
                  <w:marRight w:val="0"/>
                  <w:marTop w:val="0"/>
                  <w:marBottom w:val="0"/>
                  <w:divBdr>
                    <w:top w:val="none" w:sz="0" w:space="0" w:color="auto"/>
                    <w:left w:val="none" w:sz="0" w:space="0" w:color="auto"/>
                    <w:bottom w:val="none" w:sz="0" w:space="0" w:color="auto"/>
                    <w:right w:val="none" w:sz="0" w:space="0" w:color="auto"/>
                  </w:divBdr>
                </w:div>
                <w:div w:id="262803955">
                  <w:marLeft w:val="0"/>
                  <w:marRight w:val="0"/>
                  <w:marTop w:val="0"/>
                  <w:marBottom w:val="0"/>
                  <w:divBdr>
                    <w:top w:val="none" w:sz="0" w:space="0" w:color="auto"/>
                    <w:left w:val="none" w:sz="0" w:space="0" w:color="auto"/>
                    <w:bottom w:val="none" w:sz="0" w:space="0" w:color="auto"/>
                    <w:right w:val="none" w:sz="0" w:space="0" w:color="auto"/>
                  </w:divBdr>
                </w:div>
                <w:div w:id="271672790">
                  <w:marLeft w:val="0"/>
                  <w:marRight w:val="0"/>
                  <w:marTop w:val="0"/>
                  <w:marBottom w:val="0"/>
                  <w:divBdr>
                    <w:top w:val="none" w:sz="0" w:space="0" w:color="auto"/>
                    <w:left w:val="none" w:sz="0" w:space="0" w:color="auto"/>
                    <w:bottom w:val="none" w:sz="0" w:space="0" w:color="auto"/>
                    <w:right w:val="none" w:sz="0" w:space="0" w:color="auto"/>
                  </w:divBdr>
                </w:div>
                <w:div w:id="272634905">
                  <w:marLeft w:val="0"/>
                  <w:marRight w:val="0"/>
                  <w:marTop w:val="0"/>
                  <w:marBottom w:val="0"/>
                  <w:divBdr>
                    <w:top w:val="none" w:sz="0" w:space="0" w:color="auto"/>
                    <w:left w:val="none" w:sz="0" w:space="0" w:color="auto"/>
                    <w:bottom w:val="none" w:sz="0" w:space="0" w:color="auto"/>
                    <w:right w:val="none" w:sz="0" w:space="0" w:color="auto"/>
                  </w:divBdr>
                </w:div>
                <w:div w:id="273095674">
                  <w:marLeft w:val="0"/>
                  <w:marRight w:val="0"/>
                  <w:marTop w:val="0"/>
                  <w:marBottom w:val="0"/>
                  <w:divBdr>
                    <w:top w:val="none" w:sz="0" w:space="0" w:color="auto"/>
                    <w:left w:val="none" w:sz="0" w:space="0" w:color="auto"/>
                    <w:bottom w:val="none" w:sz="0" w:space="0" w:color="auto"/>
                    <w:right w:val="none" w:sz="0" w:space="0" w:color="auto"/>
                  </w:divBdr>
                </w:div>
                <w:div w:id="277032484">
                  <w:marLeft w:val="0"/>
                  <w:marRight w:val="0"/>
                  <w:marTop w:val="0"/>
                  <w:marBottom w:val="0"/>
                  <w:divBdr>
                    <w:top w:val="none" w:sz="0" w:space="0" w:color="auto"/>
                    <w:left w:val="none" w:sz="0" w:space="0" w:color="auto"/>
                    <w:bottom w:val="none" w:sz="0" w:space="0" w:color="auto"/>
                    <w:right w:val="none" w:sz="0" w:space="0" w:color="auto"/>
                  </w:divBdr>
                </w:div>
                <w:div w:id="279528720">
                  <w:marLeft w:val="0"/>
                  <w:marRight w:val="0"/>
                  <w:marTop w:val="0"/>
                  <w:marBottom w:val="0"/>
                  <w:divBdr>
                    <w:top w:val="none" w:sz="0" w:space="0" w:color="auto"/>
                    <w:left w:val="none" w:sz="0" w:space="0" w:color="auto"/>
                    <w:bottom w:val="none" w:sz="0" w:space="0" w:color="auto"/>
                    <w:right w:val="none" w:sz="0" w:space="0" w:color="auto"/>
                  </w:divBdr>
                </w:div>
                <w:div w:id="280378353">
                  <w:marLeft w:val="0"/>
                  <w:marRight w:val="0"/>
                  <w:marTop w:val="0"/>
                  <w:marBottom w:val="0"/>
                  <w:divBdr>
                    <w:top w:val="none" w:sz="0" w:space="0" w:color="auto"/>
                    <w:left w:val="none" w:sz="0" w:space="0" w:color="auto"/>
                    <w:bottom w:val="none" w:sz="0" w:space="0" w:color="auto"/>
                    <w:right w:val="none" w:sz="0" w:space="0" w:color="auto"/>
                  </w:divBdr>
                </w:div>
                <w:div w:id="287665681">
                  <w:marLeft w:val="0"/>
                  <w:marRight w:val="0"/>
                  <w:marTop w:val="0"/>
                  <w:marBottom w:val="0"/>
                  <w:divBdr>
                    <w:top w:val="none" w:sz="0" w:space="0" w:color="auto"/>
                    <w:left w:val="none" w:sz="0" w:space="0" w:color="auto"/>
                    <w:bottom w:val="none" w:sz="0" w:space="0" w:color="auto"/>
                    <w:right w:val="none" w:sz="0" w:space="0" w:color="auto"/>
                  </w:divBdr>
                </w:div>
                <w:div w:id="299841921">
                  <w:marLeft w:val="0"/>
                  <w:marRight w:val="0"/>
                  <w:marTop w:val="0"/>
                  <w:marBottom w:val="0"/>
                  <w:divBdr>
                    <w:top w:val="none" w:sz="0" w:space="0" w:color="auto"/>
                    <w:left w:val="none" w:sz="0" w:space="0" w:color="auto"/>
                    <w:bottom w:val="none" w:sz="0" w:space="0" w:color="auto"/>
                    <w:right w:val="none" w:sz="0" w:space="0" w:color="auto"/>
                  </w:divBdr>
                </w:div>
                <w:div w:id="301889826">
                  <w:marLeft w:val="0"/>
                  <w:marRight w:val="0"/>
                  <w:marTop w:val="0"/>
                  <w:marBottom w:val="0"/>
                  <w:divBdr>
                    <w:top w:val="none" w:sz="0" w:space="0" w:color="auto"/>
                    <w:left w:val="none" w:sz="0" w:space="0" w:color="auto"/>
                    <w:bottom w:val="none" w:sz="0" w:space="0" w:color="auto"/>
                    <w:right w:val="none" w:sz="0" w:space="0" w:color="auto"/>
                  </w:divBdr>
                </w:div>
                <w:div w:id="303434647">
                  <w:marLeft w:val="0"/>
                  <w:marRight w:val="0"/>
                  <w:marTop w:val="0"/>
                  <w:marBottom w:val="0"/>
                  <w:divBdr>
                    <w:top w:val="none" w:sz="0" w:space="0" w:color="auto"/>
                    <w:left w:val="none" w:sz="0" w:space="0" w:color="auto"/>
                    <w:bottom w:val="none" w:sz="0" w:space="0" w:color="auto"/>
                    <w:right w:val="none" w:sz="0" w:space="0" w:color="auto"/>
                  </w:divBdr>
                </w:div>
                <w:div w:id="323440797">
                  <w:marLeft w:val="0"/>
                  <w:marRight w:val="0"/>
                  <w:marTop w:val="0"/>
                  <w:marBottom w:val="0"/>
                  <w:divBdr>
                    <w:top w:val="none" w:sz="0" w:space="0" w:color="auto"/>
                    <w:left w:val="none" w:sz="0" w:space="0" w:color="auto"/>
                    <w:bottom w:val="none" w:sz="0" w:space="0" w:color="auto"/>
                    <w:right w:val="none" w:sz="0" w:space="0" w:color="auto"/>
                  </w:divBdr>
                </w:div>
                <w:div w:id="348677832">
                  <w:marLeft w:val="0"/>
                  <w:marRight w:val="0"/>
                  <w:marTop w:val="0"/>
                  <w:marBottom w:val="0"/>
                  <w:divBdr>
                    <w:top w:val="none" w:sz="0" w:space="0" w:color="auto"/>
                    <w:left w:val="none" w:sz="0" w:space="0" w:color="auto"/>
                    <w:bottom w:val="none" w:sz="0" w:space="0" w:color="auto"/>
                    <w:right w:val="none" w:sz="0" w:space="0" w:color="auto"/>
                  </w:divBdr>
                </w:div>
                <w:div w:id="359360418">
                  <w:marLeft w:val="0"/>
                  <w:marRight w:val="0"/>
                  <w:marTop w:val="0"/>
                  <w:marBottom w:val="0"/>
                  <w:divBdr>
                    <w:top w:val="none" w:sz="0" w:space="0" w:color="auto"/>
                    <w:left w:val="none" w:sz="0" w:space="0" w:color="auto"/>
                    <w:bottom w:val="none" w:sz="0" w:space="0" w:color="auto"/>
                    <w:right w:val="none" w:sz="0" w:space="0" w:color="auto"/>
                  </w:divBdr>
                </w:div>
                <w:div w:id="361129495">
                  <w:marLeft w:val="0"/>
                  <w:marRight w:val="0"/>
                  <w:marTop w:val="0"/>
                  <w:marBottom w:val="0"/>
                  <w:divBdr>
                    <w:top w:val="none" w:sz="0" w:space="0" w:color="auto"/>
                    <w:left w:val="none" w:sz="0" w:space="0" w:color="auto"/>
                    <w:bottom w:val="none" w:sz="0" w:space="0" w:color="auto"/>
                    <w:right w:val="none" w:sz="0" w:space="0" w:color="auto"/>
                  </w:divBdr>
                </w:div>
                <w:div w:id="370032067">
                  <w:marLeft w:val="0"/>
                  <w:marRight w:val="0"/>
                  <w:marTop w:val="0"/>
                  <w:marBottom w:val="0"/>
                  <w:divBdr>
                    <w:top w:val="none" w:sz="0" w:space="0" w:color="auto"/>
                    <w:left w:val="none" w:sz="0" w:space="0" w:color="auto"/>
                    <w:bottom w:val="none" w:sz="0" w:space="0" w:color="auto"/>
                    <w:right w:val="none" w:sz="0" w:space="0" w:color="auto"/>
                  </w:divBdr>
                </w:div>
                <w:div w:id="374475550">
                  <w:marLeft w:val="0"/>
                  <w:marRight w:val="0"/>
                  <w:marTop w:val="0"/>
                  <w:marBottom w:val="0"/>
                  <w:divBdr>
                    <w:top w:val="none" w:sz="0" w:space="0" w:color="auto"/>
                    <w:left w:val="none" w:sz="0" w:space="0" w:color="auto"/>
                    <w:bottom w:val="none" w:sz="0" w:space="0" w:color="auto"/>
                    <w:right w:val="none" w:sz="0" w:space="0" w:color="auto"/>
                  </w:divBdr>
                </w:div>
                <w:div w:id="381180051">
                  <w:marLeft w:val="0"/>
                  <w:marRight w:val="0"/>
                  <w:marTop w:val="0"/>
                  <w:marBottom w:val="0"/>
                  <w:divBdr>
                    <w:top w:val="none" w:sz="0" w:space="0" w:color="auto"/>
                    <w:left w:val="none" w:sz="0" w:space="0" w:color="auto"/>
                    <w:bottom w:val="none" w:sz="0" w:space="0" w:color="auto"/>
                    <w:right w:val="none" w:sz="0" w:space="0" w:color="auto"/>
                  </w:divBdr>
                </w:div>
                <w:div w:id="387606315">
                  <w:marLeft w:val="0"/>
                  <w:marRight w:val="0"/>
                  <w:marTop w:val="0"/>
                  <w:marBottom w:val="0"/>
                  <w:divBdr>
                    <w:top w:val="none" w:sz="0" w:space="0" w:color="auto"/>
                    <w:left w:val="none" w:sz="0" w:space="0" w:color="auto"/>
                    <w:bottom w:val="none" w:sz="0" w:space="0" w:color="auto"/>
                    <w:right w:val="none" w:sz="0" w:space="0" w:color="auto"/>
                  </w:divBdr>
                </w:div>
                <w:div w:id="395206680">
                  <w:marLeft w:val="0"/>
                  <w:marRight w:val="0"/>
                  <w:marTop w:val="0"/>
                  <w:marBottom w:val="0"/>
                  <w:divBdr>
                    <w:top w:val="none" w:sz="0" w:space="0" w:color="auto"/>
                    <w:left w:val="none" w:sz="0" w:space="0" w:color="auto"/>
                    <w:bottom w:val="none" w:sz="0" w:space="0" w:color="auto"/>
                    <w:right w:val="none" w:sz="0" w:space="0" w:color="auto"/>
                  </w:divBdr>
                </w:div>
                <w:div w:id="402533661">
                  <w:marLeft w:val="0"/>
                  <w:marRight w:val="0"/>
                  <w:marTop w:val="0"/>
                  <w:marBottom w:val="0"/>
                  <w:divBdr>
                    <w:top w:val="none" w:sz="0" w:space="0" w:color="auto"/>
                    <w:left w:val="none" w:sz="0" w:space="0" w:color="auto"/>
                    <w:bottom w:val="none" w:sz="0" w:space="0" w:color="auto"/>
                    <w:right w:val="none" w:sz="0" w:space="0" w:color="auto"/>
                  </w:divBdr>
                </w:div>
                <w:div w:id="408163328">
                  <w:marLeft w:val="0"/>
                  <w:marRight w:val="0"/>
                  <w:marTop w:val="0"/>
                  <w:marBottom w:val="0"/>
                  <w:divBdr>
                    <w:top w:val="none" w:sz="0" w:space="0" w:color="auto"/>
                    <w:left w:val="none" w:sz="0" w:space="0" w:color="auto"/>
                    <w:bottom w:val="none" w:sz="0" w:space="0" w:color="auto"/>
                    <w:right w:val="none" w:sz="0" w:space="0" w:color="auto"/>
                  </w:divBdr>
                </w:div>
                <w:div w:id="410346853">
                  <w:marLeft w:val="0"/>
                  <w:marRight w:val="0"/>
                  <w:marTop w:val="0"/>
                  <w:marBottom w:val="0"/>
                  <w:divBdr>
                    <w:top w:val="none" w:sz="0" w:space="0" w:color="auto"/>
                    <w:left w:val="none" w:sz="0" w:space="0" w:color="auto"/>
                    <w:bottom w:val="none" w:sz="0" w:space="0" w:color="auto"/>
                    <w:right w:val="none" w:sz="0" w:space="0" w:color="auto"/>
                  </w:divBdr>
                </w:div>
                <w:div w:id="413825624">
                  <w:marLeft w:val="0"/>
                  <w:marRight w:val="0"/>
                  <w:marTop w:val="0"/>
                  <w:marBottom w:val="0"/>
                  <w:divBdr>
                    <w:top w:val="none" w:sz="0" w:space="0" w:color="auto"/>
                    <w:left w:val="none" w:sz="0" w:space="0" w:color="auto"/>
                    <w:bottom w:val="none" w:sz="0" w:space="0" w:color="auto"/>
                    <w:right w:val="none" w:sz="0" w:space="0" w:color="auto"/>
                  </w:divBdr>
                </w:div>
                <w:div w:id="416024189">
                  <w:marLeft w:val="0"/>
                  <w:marRight w:val="0"/>
                  <w:marTop w:val="0"/>
                  <w:marBottom w:val="0"/>
                  <w:divBdr>
                    <w:top w:val="none" w:sz="0" w:space="0" w:color="auto"/>
                    <w:left w:val="none" w:sz="0" w:space="0" w:color="auto"/>
                    <w:bottom w:val="none" w:sz="0" w:space="0" w:color="auto"/>
                    <w:right w:val="none" w:sz="0" w:space="0" w:color="auto"/>
                  </w:divBdr>
                </w:div>
                <w:div w:id="419762821">
                  <w:marLeft w:val="0"/>
                  <w:marRight w:val="0"/>
                  <w:marTop w:val="0"/>
                  <w:marBottom w:val="0"/>
                  <w:divBdr>
                    <w:top w:val="none" w:sz="0" w:space="0" w:color="auto"/>
                    <w:left w:val="none" w:sz="0" w:space="0" w:color="auto"/>
                    <w:bottom w:val="none" w:sz="0" w:space="0" w:color="auto"/>
                    <w:right w:val="none" w:sz="0" w:space="0" w:color="auto"/>
                  </w:divBdr>
                </w:div>
                <w:div w:id="429085151">
                  <w:marLeft w:val="0"/>
                  <w:marRight w:val="0"/>
                  <w:marTop w:val="0"/>
                  <w:marBottom w:val="0"/>
                  <w:divBdr>
                    <w:top w:val="none" w:sz="0" w:space="0" w:color="auto"/>
                    <w:left w:val="none" w:sz="0" w:space="0" w:color="auto"/>
                    <w:bottom w:val="none" w:sz="0" w:space="0" w:color="auto"/>
                    <w:right w:val="none" w:sz="0" w:space="0" w:color="auto"/>
                  </w:divBdr>
                </w:div>
                <w:div w:id="435490673">
                  <w:marLeft w:val="0"/>
                  <w:marRight w:val="0"/>
                  <w:marTop w:val="0"/>
                  <w:marBottom w:val="0"/>
                  <w:divBdr>
                    <w:top w:val="none" w:sz="0" w:space="0" w:color="auto"/>
                    <w:left w:val="none" w:sz="0" w:space="0" w:color="auto"/>
                    <w:bottom w:val="none" w:sz="0" w:space="0" w:color="auto"/>
                    <w:right w:val="none" w:sz="0" w:space="0" w:color="auto"/>
                  </w:divBdr>
                </w:div>
                <w:div w:id="448163202">
                  <w:marLeft w:val="0"/>
                  <w:marRight w:val="0"/>
                  <w:marTop w:val="0"/>
                  <w:marBottom w:val="0"/>
                  <w:divBdr>
                    <w:top w:val="none" w:sz="0" w:space="0" w:color="auto"/>
                    <w:left w:val="none" w:sz="0" w:space="0" w:color="auto"/>
                    <w:bottom w:val="none" w:sz="0" w:space="0" w:color="auto"/>
                    <w:right w:val="none" w:sz="0" w:space="0" w:color="auto"/>
                  </w:divBdr>
                </w:div>
                <w:div w:id="458576765">
                  <w:marLeft w:val="0"/>
                  <w:marRight w:val="0"/>
                  <w:marTop w:val="0"/>
                  <w:marBottom w:val="0"/>
                  <w:divBdr>
                    <w:top w:val="none" w:sz="0" w:space="0" w:color="auto"/>
                    <w:left w:val="none" w:sz="0" w:space="0" w:color="auto"/>
                    <w:bottom w:val="none" w:sz="0" w:space="0" w:color="auto"/>
                    <w:right w:val="none" w:sz="0" w:space="0" w:color="auto"/>
                  </w:divBdr>
                </w:div>
                <w:div w:id="467359819">
                  <w:marLeft w:val="0"/>
                  <w:marRight w:val="0"/>
                  <w:marTop w:val="0"/>
                  <w:marBottom w:val="0"/>
                  <w:divBdr>
                    <w:top w:val="none" w:sz="0" w:space="0" w:color="auto"/>
                    <w:left w:val="none" w:sz="0" w:space="0" w:color="auto"/>
                    <w:bottom w:val="none" w:sz="0" w:space="0" w:color="auto"/>
                    <w:right w:val="none" w:sz="0" w:space="0" w:color="auto"/>
                  </w:divBdr>
                </w:div>
                <w:div w:id="471866198">
                  <w:marLeft w:val="0"/>
                  <w:marRight w:val="0"/>
                  <w:marTop w:val="0"/>
                  <w:marBottom w:val="0"/>
                  <w:divBdr>
                    <w:top w:val="none" w:sz="0" w:space="0" w:color="auto"/>
                    <w:left w:val="none" w:sz="0" w:space="0" w:color="auto"/>
                    <w:bottom w:val="none" w:sz="0" w:space="0" w:color="auto"/>
                    <w:right w:val="none" w:sz="0" w:space="0" w:color="auto"/>
                  </w:divBdr>
                </w:div>
                <w:div w:id="481123393">
                  <w:marLeft w:val="0"/>
                  <w:marRight w:val="0"/>
                  <w:marTop w:val="0"/>
                  <w:marBottom w:val="0"/>
                  <w:divBdr>
                    <w:top w:val="none" w:sz="0" w:space="0" w:color="auto"/>
                    <w:left w:val="none" w:sz="0" w:space="0" w:color="auto"/>
                    <w:bottom w:val="none" w:sz="0" w:space="0" w:color="auto"/>
                    <w:right w:val="none" w:sz="0" w:space="0" w:color="auto"/>
                  </w:divBdr>
                </w:div>
                <w:div w:id="481236090">
                  <w:marLeft w:val="0"/>
                  <w:marRight w:val="0"/>
                  <w:marTop w:val="0"/>
                  <w:marBottom w:val="0"/>
                  <w:divBdr>
                    <w:top w:val="none" w:sz="0" w:space="0" w:color="auto"/>
                    <w:left w:val="none" w:sz="0" w:space="0" w:color="auto"/>
                    <w:bottom w:val="none" w:sz="0" w:space="0" w:color="auto"/>
                    <w:right w:val="none" w:sz="0" w:space="0" w:color="auto"/>
                  </w:divBdr>
                </w:div>
                <w:div w:id="498270741">
                  <w:marLeft w:val="0"/>
                  <w:marRight w:val="0"/>
                  <w:marTop w:val="0"/>
                  <w:marBottom w:val="0"/>
                  <w:divBdr>
                    <w:top w:val="none" w:sz="0" w:space="0" w:color="auto"/>
                    <w:left w:val="none" w:sz="0" w:space="0" w:color="auto"/>
                    <w:bottom w:val="none" w:sz="0" w:space="0" w:color="auto"/>
                    <w:right w:val="none" w:sz="0" w:space="0" w:color="auto"/>
                  </w:divBdr>
                </w:div>
                <w:div w:id="512646874">
                  <w:marLeft w:val="0"/>
                  <w:marRight w:val="0"/>
                  <w:marTop w:val="0"/>
                  <w:marBottom w:val="0"/>
                  <w:divBdr>
                    <w:top w:val="none" w:sz="0" w:space="0" w:color="auto"/>
                    <w:left w:val="none" w:sz="0" w:space="0" w:color="auto"/>
                    <w:bottom w:val="none" w:sz="0" w:space="0" w:color="auto"/>
                    <w:right w:val="none" w:sz="0" w:space="0" w:color="auto"/>
                  </w:divBdr>
                </w:div>
                <w:div w:id="517695399">
                  <w:marLeft w:val="0"/>
                  <w:marRight w:val="0"/>
                  <w:marTop w:val="0"/>
                  <w:marBottom w:val="0"/>
                  <w:divBdr>
                    <w:top w:val="none" w:sz="0" w:space="0" w:color="auto"/>
                    <w:left w:val="none" w:sz="0" w:space="0" w:color="auto"/>
                    <w:bottom w:val="none" w:sz="0" w:space="0" w:color="auto"/>
                    <w:right w:val="none" w:sz="0" w:space="0" w:color="auto"/>
                  </w:divBdr>
                </w:div>
                <w:div w:id="521436265">
                  <w:marLeft w:val="0"/>
                  <w:marRight w:val="0"/>
                  <w:marTop w:val="0"/>
                  <w:marBottom w:val="0"/>
                  <w:divBdr>
                    <w:top w:val="none" w:sz="0" w:space="0" w:color="auto"/>
                    <w:left w:val="none" w:sz="0" w:space="0" w:color="auto"/>
                    <w:bottom w:val="none" w:sz="0" w:space="0" w:color="auto"/>
                    <w:right w:val="none" w:sz="0" w:space="0" w:color="auto"/>
                  </w:divBdr>
                </w:div>
                <w:div w:id="524170344">
                  <w:marLeft w:val="0"/>
                  <w:marRight w:val="0"/>
                  <w:marTop w:val="0"/>
                  <w:marBottom w:val="0"/>
                  <w:divBdr>
                    <w:top w:val="none" w:sz="0" w:space="0" w:color="auto"/>
                    <w:left w:val="none" w:sz="0" w:space="0" w:color="auto"/>
                    <w:bottom w:val="none" w:sz="0" w:space="0" w:color="auto"/>
                    <w:right w:val="none" w:sz="0" w:space="0" w:color="auto"/>
                  </w:divBdr>
                </w:div>
                <w:div w:id="524565664">
                  <w:marLeft w:val="0"/>
                  <w:marRight w:val="0"/>
                  <w:marTop w:val="0"/>
                  <w:marBottom w:val="0"/>
                  <w:divBdr>
                    <w:top w:val="none" w:sz="0" w:space="0" w:color="auto"/>
                    <w:left w:val="none" w:sz="0" w:space="0" w:color="auto"/>
                    <w:bottom w:val="none" w:sz="0" w:space="0" w:color="auto"/>
                    <w:right w:val="none" w:sz="0" w:space="0" w:color="auto"/>
                  </w:divBdr>
                </w:div>
                <w:div w:id="525102970">
                  <w:marLeft w:val="0"/>
                  <w:marRight w:val="0"/>
                  <w:marTop w:val="0"/>
                  <w:marBottom w:val="0"/>
                  <w:divBdr>
                    <w:top w:val="none" w:sz="0" w:space="0" w:color="auto"/>
                    <w:left w:val="none" w:sz="0" w:space="0" w:color="auto"/>
                    <w:bottom w:val="none" w:sz="0" w:space="0" w:color="auto"/>
                    <w:right w:val="none" w:sz="0" w:space="0" w:color="auto"/>
                  </w:divBdr>
                </w:div>
                <w:div w:id="534582986">
                  <w:marLeft w:val="0"/>
                  <w:marRight w:val="0"/>
                  <w:marTop w:val="0"/>
                  <w:marBottom w:val="0"/>
                  <w:divBdr>
                    <w:top w:val="none" w:sz="0" w:space="0" w:color="auto"/>
                    <w:left w:val="none" w:sz="0" w:space="0" w:color="auto"/>
                    <w:bottom w:val="none" w:sz="0" w:space="0" w:color="auto"/>
                    <w:right w:val="none" w:sz="0" w:space="0" w:color="auto"/>
                  </w:divBdr>
                </w:div>
                <w:div w:id="536237486">
                  <w:marLeft w:val="0"/>
                  <w:marRight w:val="0"/>
                  <w:marTop w:val="0"/>
                  <w:marBottom w:val="0"/>
                  <w:divBdr>
                    <w:top w:val="none" w:sz="0" w:space="0" w:color="auto"/>
                    <w:left w:val="none" w:sz="0" w:space="0" w:color="auto"/>
                    <w:bottom w:val="none" w:sz="0" w:space="0" w:color="auto"/>
                    <w:right w:val="none" w:sz="0" w:space="0" w:color="auto"/>
                  </w:divBdr>
                </w:div>
                <w:div w:id="537930484">
                  <w:marLeft w:val="0"/>
                  <w:marRight w:val="0"/>
                  <w:marTop w:val="0"/>
                  <w:marBottom w:val="0"/>
                  <w:divBdr>
                    <w:top w:val="none" w:sz="0" w:space="0" w:color="auto"/>
                    <w:left w:val="none" w:sz="0" w:space="0" w:color="auto"/>
                    <w:bottom w:val="none" w:sz="0" w:space="0" w:color="auto"/>
                    <w:right w:val="none" w:sz="0" w:space="0" w:color="auto"/>
                  </w:divBdr>
                </w:div>
                <w:div w:id="545532354">
                  <w:marLeft w:val="0"/>
                  <w:marRight w:val="0"/>
                  <w:marTop w:val="0"/>
                  <w:marBottom w:val="0"/>
                  <w:divBdr>
                    <w:top w:val="none" w:sz="0" w:space="0" w:color="auto"/>
                    <w:left w:val="none" w:sz="0" w:space="0" w:color="auto"/>
                    <w:bottom w:val="none" w:sz="0" w:space="0" w:color="auto"/>
                    <w:right w:val="none" w:sz="0" w:space="0" w:color="auto"/>
                  </w:divBdr>
                </w:div>
                <w:div w:id="551313000">
                  <w:marLeft w:val="0"/>
                  <w:marRight w:val="0"/>
                  <w:marTop w:val="0"/>
                  <w:marBottom w:val="0"/>
                  <w:divBdr>
                    <w:top w:val="none" w:sz="0" w:space="0" w:color="auto"/>
                    <w:left w:val="none" w:sz="0" w:space="0" w:color="auto"/>
                    <w:bottom w:val="none" w:sz="0" w:space="0" w:color="auto"/>
                    <w:right w:val="none" w:sz="0" w:space="0" w:color="auto"/>
                  </w:divBdr>
                </w:div>
                <w:div w:id="559173421">
                  <w:marLeft w:val="0"/>
                  <w:marRight w:val="0"/>
                  <w:marTop w:val="0"/>
                  <w:marBottom w:val="0"/>
                  <w:divBdr>
                    <w:top w:val="none" w:sz="0" w:space="0" w:color="auto"/>
                    <w:left w:val="none" w:sz="0" w:space="0" w:color="auto"/>
                    <w:bottom w:val="none" w:sz="0" w:space="0" w:color="auto"/>
                    <w:right w:val="none" w:sz="0" w:space="0" w:color="auto"/>
                  </w:divBdr>
                </w:div>
                <w:div w:id="560866021">
                  <w:marLeft w:val="0"/>
                  <w:marRight w:val="0"/>
                  <w:marTop w:val="0"/>
                  <w:marBottom w:val="0"/>
                  <w:divBdr>
                    <w:top w:val="none" w:sz="0" w:space="0" w:color="auto"/>
                    <w:left w:val="none" w:sz="0" w:space="0" w:color="auto"/>
                    <w:bottom w:val="none" w:sz="0" w:space="0" w:color="auto"/>
                    <w:right w:val="none" w:sz="0" w:space="0" w:color="auto"/>
                  </w:divBdr>
                </w:div>
                <w:div w:id="561715417">
                  <w:marLeft w:val="0"/>
                  <w:marRight w:val="0"/>
                  <w:marTop w:val="0"/>
                  <w:marBottom w:val="0"/>
                  <w:divBdr>
                    <w:top w:val="none" w:sz="0" w:space="0" w:color="auto"/>
                    <w:left w:val="none" w:sz="0" w:space="0" w:color="auto"/>
                    <w:bottom w:val="none" w:sz="0" w:space="0" w:color="auto"/>
                    <w:right w:val="none" w:sz="0" w:space="0" w:color="auto"/>
                  </w:divBdr>
                </w:div>
                <w:div w:id="567036450">
                  <w:marLeft w:val="0"/>
                  <w:marRight w:val="0"/>
                  <w:marTop w:val="0"/>
                  <w:marBottom w:val="0"/>
                  <w:divBdr>
                    <w:top w:val="none" w:sz="0" w:space="0" w:color="auto"/>
                    <w:left w:val="none" w:sz="0" w:space="0" w:color="auto"/>
                    <w:bottom w:val="none" w:sz="0" w:space="0" w:color="auto"/>
                    <w:right w:val="none" w:sz="0" w:space="0" w:color="auto"/>
                  </w:divBdr>
                </w:div>
                <w:div w:id="575286571">
                  <w:marLeft w:val="0"/>
                  <w:marRight w:val="0"/>
                  <w:marTop w:val="0"/>
                  <w:marBottom w:val="0"/>
                  <w:divBdr>
                    <w:top w:val="none" w:sz="0" w:space="0" w:color="auto"/>
                    <w:left w:val="none" w:sz="0" w:space="0" w:color="auto"/>
                    <w:bottom w:val="none" w:sz="0" w:space="0" w:color="auto"/>
                    <w:right w:val="none" w:sz="0" w:space="0" w:color="auto"/>
                  </w:divBdr>
                </w:div>
                <w:div w:id="582683964">
                  <w:marLeft w:val="0"/>
                  <w:marRight w:val="0"/>
                  <w:marTop w:val="0"/>
                  <w:marBottom w:val="0"/>
                  <w:divBdr>
                    <w:top w:val="none" w:sz="0" w:space="0" w:color="auto"/>
                    <w:left w:val="none" w:sz="0" w:space="0" w:color="auto"/>
                    <w:bottom w:val="none" w:sz="0" w:space="0" w:color="auto"/>
                    <w:right w:val="none" w:sz="0" w:space="0" w:color="auto"/>
                  </w:divBdr>
                </w:div>
                <w:div w:id="590698392">
                  <w:marLeft w:val="0"/>
                  <w:marRight w:val="0"/>
                  <w:marTop w:val="0"/>
                  <w:marBottom w:val="0"/>
                  <w:divBdr>
                    <w:top w:val="none" w:sz="0" w:space="0" w:color="auto"/>
                    <w:left w:val="none" w:sz="0" w:space="0" w:color="auto"/>
                    <w:bottom w:val="none" w:sz="0" w:space="0" w:color="auto"/>
                    <w:right w:val="none" w:sz="0" w:space="0" w:color="auto"/>
                  </w:divBdr>
                </w:div>
                <w:div w:id="596062824">
                  <w:marLeft w:val="0"/>
                  <w:marRight w:val="0"/>
                  <w:marTop w:val="0"/>
                  <w:marBottom w:val="0"/>
                  <w:divBdr>
                    <w:top w:val="none" w:sz="0" w:space="0" w:color="auto"/>
                    <w:left w:val="none" w:sz="0" w:space="0" w:color="auto"/>
                    <w:bottom w:val="none" w:sz="0" w:space="0" w:color="auto"/>
                    <w:right w:val="none" w:sz="0" w:space="0" w:color="auto"/>
                  </w:divBdr>
                </w:div>
                <w:div w:id="599023977">
                  <w:marLeft w:val="0"/>
                  <w:marRight w:val="0"/>
                  <w:marTop w:val="0"/>
                  <w:marBottom w:val="0"/>
                  <w:divBdr>
                    <w:top w:val="none" w:sz="0" w:space="0" w:color="auto"/>
                    <w:left w:val="none" w:sz="0" w:space="0" w:color="auto"/>
                    <w:bottom w:val="none" w:sz="0" w:space="0" w:color="auto"/>
                    <w:right w:val="none" w:sz="0" w:space="0" w:color="auto"/>
                  </w:divBdr>
                </w:div>
                <w:div w:id="601567698">
                  <w:marLeft w:val="0"/>
                  <w:marRight w:val="0"/>
                  <w:marTop w:val="0"/>
                  <w:marBottom w:val="0"/>
                  <w:divBdr>
                    <w:top w:val="none" w:sz="0" w:space="0" w:color="auto"/>
                    <w:left w:val="none" w:sz="0" w:space="0" w:color="auto"/>
                    <w:bottom w:val="none" w:sz="0" w:space="0" w:color="auto"/>
                    <w:right w:val="none" w:sz="0" w:space="0" w:color="auto"/>
                  </w:divBdr>
                </w:div>
                <w:div w:id="603613085">
                  <w:marLeft w:val="0"/>
                  <w:marRight w:val="0"/>
                  <w:marTop w:val="0"/>
                  <w:marBottom w:val="0"/>
                  <w:divBdr>
                    <w:top w:val="none" w:sz="0" w:space="0" w:color="auto"/>
                    <w:left w:val="none" w:sz="0" w:space="0" w:color="auto"/>
                    <w:bottom w:val="none" w:sz="0" w:space="0" w:color="auto"/>
                    <w:right w:val="none" w:sz="0" w:space="0" w:color="auto"/>
                  </w:divBdr>
                </w:div>
                <w:div w:id="606036589">
                  <w:marLeft w:val="0"/>
                  <w:marRight w:val="0"/>
                  <w:marTop w:val="0"/>
                  <w:marBottom w:val="0"/>
                  <w:divBdr>
                    <w:top w:val="none" w:sz="0" w:space="0" w:color="auto"/>
                    <w:left w:val="none" w:sz="0" w:space="0" w:color="auto"/>
                    <w:bottom w:val="none" w:sz="0" w:space="0" w:color="auto"/>
                    <w:right w:val="none" w:sz="0" w:space="0" w:color="auto"/>
                  </w:divBdr>
                </w:div>
                <w:div w:id="606735265">
                  <w:marLeft w:val="0"/>
                  <w:marRight w:val="0"/>
                  <w:marTop w:val="0"/>
                  <w:marBottom w:val="0"/>
                  <w:divBdr>
                    <w:top w:val="none" w:sz="0" w:space="0" w:color="auto"/>
                    <w:left w:val="none" w:sz="0" w:space="0" w:color="auto"/>
                    <w:bottom w:val="none" w:sz="0" w:space="0" w:color="auto"/>
                    <w:right w:val="none" w:sz="0" w:space="0" w:color="auto"/>
                  </w:divBdr>
                </w:div>
                <w:div w:id="607977977">
                  <w:marLeft w:val="0"/>
                  <w:marRight w:val="0"/>
                  <w:marTop w:val="0"/>
                  <w:marBottom w:val="0"/>
                  <w:divBdr>
                    <w:top w:val="none" w:sz="0" w:space="0" w:color="auto"/>
                    <w:left w:val="none" w:sz="0" w:space="0" w:color="auto"/>
                    <w:bottom w:val="none" w:sz="0" w:space="0" w:color="auto"/>
                    <w:right w:val="none" w:sz="0" w:space="0" w:color="auto"/>
                  </w:divBdr>
                </w:div>
                <w:div w:id="611666933">
                  <w:marLeft w:val="0"/>
                  <w:marRight w:val="0"/>
                  <w:marTop w:val="0"/>
                  <w:marBottom w:val="0"/>
                  <w:divBdr>
                    <w:top w:val="none" w:sz="0" w:space="0" w:color="auto"/>
                    <w:left w:val="none" w:sz="0" w:space="0" w:color="auto"/>
                    <w:bottom w:val="none" w:sz="0" w:space="0" w:color="auto"/>
                    <w:right w:val="none" w:sz="0" w:space="0" w:color="auto"/>
                  </w:divBdr>
                </w:div>
                <w:div w:id="614295109">
                  <w:marLeft w:val="0"/>
                  <w:marRight w:val="0"/>
                  <w:marTop w:val="0"/>
                  <w:marBottom w:val="0"/>
                  <w:divBdr>
                    <w:top w:val="none" w:sz="0" w:space="0" w:color="auto"/>
                    <w:left w:val="none" w:sz="0" w:space="0" w:color="auto"/>
                    <w:bottom w:val="none" w:sz="0" w:space="0" w:color="auto"/>
                    <w:right w:val="none" w:sz="0" w:space="0" w:color="auto"/>
                  </w:divBdr>
                </w:div>
                <w:div w:id="618996476">
                  <w:marLeft w:val="0"/>
                  <w:marRight w:val="0"/>
                  <w:marTop w:val="0"/>
                  <w:marBottom w:val="0"/>
                  <w:divBdr>
                    <w:top w:val="none" w:sz="0" w:space="0" w:color="auto"/>
                    <w:left w:val="none" w:sz="0" w:space="0" w:color="auto"/>
                    <w:bottom w:val="none" w:sz="0" w:space="0" w:color="auto"/>
                    <w:right w:val="none" w:sz="0" w:space="0" w:color="auto"/>
                  </w:divBdr>
                </w:div>
                <w:div w:id="626010941">
                  <w:marLeft w:val="0"/>
                  <w:marRight w:val="0"/>
                  <w:marTop w:val="0"/>
                  <w:marBottom w:val="0"/>
                  <w:divBdr>
                    <w:top w:val="none" w:sz="0" w:space="0" w:color="auto"/>
                    <w:left w:val="none" w:sz="0" w:space="0" w:color="auto"/>
                    <w:bottom w:val="none" w:sz="0" w:space="0" w:color="auto"/>
                    <w:right w:val="none" w:sz="0" w:space="0" w:color="auto"/>
                  </w:divBdr>
                </w:div>
                <w:div w:id="631594802">
                  <w:marLeft w:val="0"/>
                  <w:marRight w:val="0"/>
                  <w:marTop w:val="0"/>
                  <w:marBottom w:val="0"/>
                  <w:divBdr>
                    <w:top w:val="none" w:sz="0" w:space="0" w:color="auto"/>
                    <w:left w:val="none" w:sz="0" w:space="0" w:color="auto"/>
                    <w:bottom w:val="none" w:sz="0" w:space="0" w:color="auto"/>
                    <w:right w:val="none" w:sz="0" w:space="0" w:color="auto"/>
                  </w:divBdr>
                </w:div>
                <w:div w:id="636452701">
                  <w:marLeft w:val="0"/>
                  <w:marRight w:val="0"/>
                  <w:marTop w:val="0"/>
                  <w:marBottom w:val="0"/>
                  <w:divBdr>
                    <w:top w:val="none" w:sz="0" w:space="0" w:color="auto"/>
                    <w:left w:val="none" w:sz="0" w:space="0" w:color="auto"/>
                    <w:bottom w:val="none" w:sz="0" w:space="0" w:color="auto"/>
                    <w:right w:val="none" w:sz="0" w:space="0" w:color="auto"/>
                  </w:divBdr>
                </w:div>
                <w:div w:id="637035910">
                  <w:marLeft w:val="0"/>
                  <w:marRight w:val="0"/>
                  <w:marTop w:val="0"/>
                  <w:marBottom w:val="0"/>
                  <w:divBdr>
                    <w:top w:val="none" w:sz="0" w:space="0" w:color="auto"/>
                    <w:left w:val="none" w:sz="0" w:space="0" w:color="auto"/>
                    <w:bottom w:val="none" w:sz="0" w:space="0" w:color="auto"/>
                    <w:right w:val="none" w:sz="0" w:space="0" w:color="auto"/>
                  </w:divBdr>
                </w:div>
                <w:div w:id="654457010">
                  <w:marLeft w:val="0"/>
                  <w:marRight w:val="0"/>
                  <w:marTop w:val="0"/>
                  <w:marBottom w:val="0"/>
                  <w:divBdr>
                    <w:top w:val="none" w:sz="0" w:space="0" w:color="auto"/>
                    <w:left w:val="none" w:sz="0" w:space="0" w:color="auto"/>
                    <w:bottom w:val="none" w:sz="0" w:space="0" w:color="auto"/>
                    <w:right w:val="none" w:sz="0" w:space="0" w:color="auto"/>
                  </w:divBdr>
                </w:div>
                <w:div w:id="654575392">
                  <w:marLeft w:val="0"/>
                  <w:marRight w:val="0"/>
                  <w:marTop w:val="0"/>
                  <w:marBottom w:val="0"/>
                  <w:divBdr>
                    <w:top w:val="none" w:sz="0" w:space="0" w:color="auto"/>
                    <w:left w:val="none" w:sz="0" w:space="0" w:color="auto"/>
                    <w:bottom w:val="none" w:sz="0" w:space="0" w:color="auto"/>
                    <w:right w:val="none" w:sz="0" w:space="0" w:color="auto"/>
                  </w:divBdr>
                </w:div>
                <w:div w:id="670528706">
                  <w:marLeft w:val="0"/>
                  <w:marRight w:val="0"/>
                  <w:marTop w:val="0"/>
                  <w:marBottom w:val="0"/>
                  <w:divBdr>
                    <w:top w:val="none" w:sz="0" w:space="0" w:color="auto"/>
                    <w:left w:val="none" w:sz="0" w:space="0" w:color="auto"/>
                    <w:bottom w:val="none" w:sz="0" w:space="0" w:color="auto"/>
                    <w:right w:val="none" w:sz="0" w:space="0" w:color="auto"/>
                  </w:divBdr>
                </w:div>
                <w:div w:id="686718711">
                  <w:marLeft w:val="0"/>
                  <w:marRight w:val="0"/>
                  <w:marTop w:val="0"/>
                  <w:marBottom w:val="0"/>
                  <w:divBdr>
                    <w:top w:val="none" w:sz="0" w:space="0" w:color="auto"/>
                    <w:left w:val="none" w:sz="0" w:space="0" w:color="auto"/>
                    <w:bottom w:val="none" w:sz="0" w:space="0" w:color="auto"/>
                    <w:right w:val="none" w:sz="0" w:space="0" w:color="auto"/>
                  </w:divBdr>
                </w:div>
                <w:div w:id="699936424">
                  <w:marLeft w:val="0"/>
                  <w:marRight w:val="0"/>
                  <w:marTop w:val="0"/>
                  <w:marBottom w:val="0"/>
                  <w:divBdr>
                    <w:top w:val="none" w:sz="0" w:space="0" w:color="auto"/>
                    <w:left w:val="none" w:sz="0" w:space="0" w:color="auto"/>
                    <w:bottom w:val="none" w:sz="0" w:space="0" w:color="auto"/>
                    <w:right w:val="none" w:sz="0" w:space="0" w:color="auto"/>
                  </w:divBdr>
                </w:div>
                <w:div w:id="700663404">
                  <w:marLeft w:val="0"/>
                  <w:marRight w:val="0"/>
                  <w:marTop w:val="0"/>
                  <w:marBottom w:val="0"/>
                  <w:divBdr>
                    <w:top w:val="none" w:sz="0" w:space="0" w:color="auto"/>
                    <w:left w:val="none" w:sz="0" w:space="0" w:color="auto"/>
                    <w:bottom w:val="none" w:sz="0" w:space="0" w:color="auto"/>
                    <w:right w:val="none" w:sz="0" w:space="0" w:color="auto"/>
                  </w:divBdr>
                </w:div>
                <w:div w:id="707994414">
                  <w:marLeft w:val="0"/>
                  <w:marRight w:val="0"/>
                  <w:marTop w:val="0"/>
                  <w:marBottom w:val="0"/>
                  <w:divBdr>
                    <w:top w:val="none" w:sz="0" w:space="0" w:color="auto"/>
                    <w:left w:val="none" w:sz="0" w:space="0" w:color="auto"/>
                    <w:bottom w:val="none" w:sz="0" w:space="0" w:color="auto"/>
                    <w:right w:val="none" w:sz="0" w:space="0" w:color="auto"/>
                  </w:divBdr>
                </w:div>
                <w:div w:id="714085290">
                  <w:marLeft w:val="0"/>
                  <w:marRight w:val="0"/>
                  <w:marTop w:val="0"/>
                  <w:marBottom w:val="0"/>
                  <w:divBdr>
                    <w:top w:val="none" w:sz="0" w:space="0" w:color="auto"/>
                    <w:left w:val="none" w:sz="0" w:space="0" w:color="auto"/>
                    <w:bottom w:val="none" w:sz="0" w:space="0" w:color="auto"/>
                    <w:right w:val="none" w:sz="0" w:space="0" w:color="auto"/>
                  </w:divBdr>
                </w:div>
                <w:div w:id="715161186">
                  <w:marLeft w:val="0"/>
                  <w:marRight w:val="0"/>
                  <w:marTop w:val="0"/>
                  <w:marBottom w:val="0"/>
                  <w:divBdr>
                    <w:top w:val="none" w:sz="0" w:space="0" w:color="auto"/>
                    <w:left w:val="none" w:sz="0" w:space="0" w:color="auto"/>
                    <w:bottom w:val="none" w:sz="0" w:space="0" w:color="auto"/>
                    <w:right w:val="none" w:sz="0" w:space="0" w:color="auto"/>
                  </w:divBdr>
                </w:div>
                <w:div w:id="742528107">
                  <w:marLeft w:val="0"/>
                  <w:marRight w:val="0"/>
                  <w:marTop w:val="0"/>
                  <w:marBottom w:val="0"/>
                  <w:divBdr>
                    <w:top w:val="none" w:sz="0" w:space="0" w:color="auto"/>
                    <w:left w:val="none" w:sz="0" w:space="0" w:color="auto"/>
                    <w:bottom w:val="none" w:sz="0" w:space="0" w:color="auto"/>
                    <w:right w:val="none" w:sz="0" w:space="0" w:color="auto"/>
                  </w:divBdr>
                </w:div>
                <w:div w:id="746654216">
                  <w:marLeft w:val="0"/>
                  <w:marRight w:val="0"/>
                  <w:marTop w:val="0"/>
                  <w:marBottom w:val="0"/>
                  <w:divBdr>
                    <w:top w:val="none" w:sz="0" w:space="0" w:color="auto"/>
                    <w:left w:val="none" w:sz="0" w:space="0" w:color="auto"/>
                    <w:bottom w:val="none" w:sz="0" w:space="0" w:color="auto"/>
                    <w:right w:val="none" w:sz="0" w:space="0" w:color="auto"/>
                  </w:divBdr>
                </w:div>
                <w:div w:id="747652091">
                  <w:marLeft w:val="0"/>
                  <w:marRight w:val="0"/>
                  <w:marTop w:val="0"/>
                  <w:marBottom w:val="0"/>
                  <w:divBdr>
                    <w:top w:val="none" w:sz="0" w:space="0" w:color="auto"/>
                    <w:left w:val="none" w:sz="0" w:space="0" w:color="auto"/>
                    <w:bottom w:val="none" w:sz="0" w:space="0" w:color="auto"/>
                    <w:right w:val="none" w:sz="0" w:space="0" w:color="auto"/>
                  </w:divBdr>
                </w:div>
                <w:div w:id="749546525">
                  <w:marLeft w:val="0"/>
                  <w:marRight w:val="0"/>
                  <w:marTop w:val="0"/>
                  <w:marBottom w:val="0"/>
                  <w:divBdr>
                    <w:top w:val="none" w:sz="0" w:space="0" w:color="auto"/>
                    <w:left w:val="none" w:sz="0" w:space="0" w:color="auto"/>
                    <w:bottom w:val="none" w:sz="0" w:space="0" w:color="auto"/>
                    <w:right w:val="none" w:sz="0" w:space="0" w:color="auto"/>
                  </w:divBdr>
                </w:div>
                <w:div w:id="753745216">
                  <w:marLeft w:val="0"/>
                  <w:marRight w:val="0"/>
                  <w:marTop w:val="0"/>
                  <w:marBottom w:val="0"/>
                  <w:divBdr>
                    <w:top w:val="none" w:sz="0" w:space="0" w:color="auto"/>
                    <w:left w:val="none" w:sz="0" w:space="0" w:color="auto"/>
                    <w:bottom w:val="none" w:sz="0" w:space="0" w:color="auto"/>
                    <w:right w:val="none" w:sz="0" w:space="0" w:color="auto"/>
                  </w:divBdr>
                </w:div>
                <w:div w:id="767046314">
                  <w:marLeft w:val="0"/>
                  <w:marRight w:val="0"/>
                  <w:marTop w:val="0"/>
                  <w:marBottom w:val="0"/>
                  <w:divBdr>
                    <w:top w:val="none" w:sz="0" w:space="0" w:color="auto"/>
                    <w:left w:val="none" w:sz="0" w:space="0" w:color="auto"/>
                    <w:bottom w:val="none" w:sz="0" w:space="0" w:color="auto"/>
                    <w:right w:val="none" w:sz="0" w:space="0" w:color="auto"/>
                  </w:divBdr>
                </w:div>
                <w:div w:id="770586302">
                  <w:marLeft w:val="0"/>
                  <w:marRight w:val="0"/>
                  <w:marTop w:val="0"/>
                  <w:marBottom w:val="0"/>
                  <w:divBdr>
                    <w:top w:val="none" w:sz="0" w:space="0" w:color="auto"/>
                    <w:left w:val="none" w:sz="0" w:space="0" w:color="auto"/>
                    <w:bottom w:val="none" w:sz="0" w:space="0" w:color="auto"/>
                    <w:right w:val="none" w:sz="0" w:space="0" w:color="auto"/>
                  </w:divBdr>
                </w:div>
                <w:div w:id="773086768">
                  <w:marLeft w:val="0"/>
                  <w:marRight w:val="0"/>
                  <w:marTop w:val="0"/>
                  <w:marBottom w:val="0"/>
                  <w:divBdr>
                    <w:top w:val="none" w:sz="0" w:space="0" w:color="auto"/>
                    <w:left w:val="none" w:sz="0" w:space="0" w:color="auto"/>
                    <w:bottom w:val="none" w:sz="0" w:space="0" w:color="auto"/>
                    <w:right w:val="none" w:sz="0" w:space="0" w:color="auto"/>
                  </w:divBdr>
                </w:div>
                <w:div w:id="773591342">
                  <w:marLeft w:val="0"/>
                  <w:marRight w:val="0"/>
                  <w:marTop w:val="0"/>
                  <w:marBottom w:val="0"/>
                  <w:divBdr>
                    <w:top w:val="none" w:sz="0" w:space="0" w:color="auto"/>
                    <w:left w:val="none" w:sz="0" w:space="0" w:color="auto"/>
                    <w:bottom w:val="none" w:sz="0" w:space="0" w:color="auto"/>
                    <w:right w:val="none" w:sz="0" w:space="0" w:color="auto"/>
                  </w:divBdr>
                </w:div>
                <w:div w:id="774252271">
                  <w:marLeft w:val="0"/>
                  <w:marRight w:val="0"/>
                  <w:marTop w:val="0"/>
                  <w:marBottom w:val="0"/>
                  <w:divBdr>
                    <w:top w:val="none" w:sz="0" w:space="0" w:color="auto"/>
                    <w:left w:val="none" w:sz="0" w:space="0" w:color="auto"/>
                    <w:bottom w:val="none" w:sz="0" w:space="0" w:color="auto"/>
                    <w:right w:val="none" w:sz="0" w:space="0" w:color="auto"/>
                  </w:divBdr>
                </w:div>
                <w:div w:id="775751491">
                  <w:marLeft w:val="0"/>
                  <w:marRight w:val="0"/>
                  <w:marTop w:val="0"/>
                  <w:marBottom w:val="0"/>
                  <w:divBdr>
                    <w:top w:val="none" w:sz="0" w:space="0" w:color="auto"/>
                    <w:left w:val="none" w:sz="0" w:space="0" w:color="auto"/>
                    <w:bottom w:val="none" w:sz="0" w:space="0" w:color="auto"/>
                    <w:right w:val="none" w:sz="0" w:space="0" w:color="auto"/>
                  </w:divBdr>
                </w:div>
                <w:div w:id="778600205">
                  <w:marLeft w:val="0"/>
                  <w:marRight w:val="0"/>
                  <w:marTop w:val="0"/>
                  <w:marBottom w:val="0"/>
                  <w:divBdr>
                    <w:top w:val="none" w:sz="0" w:space="0" w:color="auto"/>
                    <w:left w:val="none" w:sz="0" w:space="0" w:color="auto"/>
                    <w:bottom w:val="none" w:sz="0" w:space="0" w:color="auto"/>
                    <w:right w:val="none" w:sz="0" w:space="0" w:color="auto"/>
                  </w:divBdr>
                </w:div>
                <w:div w:id="787552885">
                  <w:marLeft w:val="0"/>
                  <w:marRight w:val="0"/>
                  <w:marTop w:val="0"/>
                  <w:marBottom w:val="0"/>
                  <w:divBdr>
                    <w:top w:val="none" w:sz="0" w:space="0" w:color="auto"/>
                    <w:left w:val="none" w:sz="0" w:space="0" w:color="auto"/>
                    <w:bottom w:val="none" w:sz="0" w:space="0" w:color="auto"/>
                    <w:right w:val="none" w:sz="0" w:space="0" w:color="auto"/>
                  </w:divBdr>
                </w:div>
                <w:div w:id="794297181">
                  <w:marLeft w:val="0"/>
                  <w:marRight w:val="0"/>
                  <w:marTop w:val="0"/>
                  <w:marBottom w:val="0"/>
                  <w:divBdr>
                    <w:top w:val="none" w:sz="0" w:space="0" w:color="auto"/>
                    <w:left w:val="none" w:sz="0" w:space="0" w:color="auto"/>
                    <w:bottom w:val="none" w:sz="0" w:space="0" w:color="auto"/>
                    <w:right w:val="none" w:sz="0" w:space="0" w:color="auto"/>
                  </w:divBdr>
                </w:div>
                <w:div w:id="796676565">
                  <w:marLeft w:val="0"/>
                  <w:marRight w:val="0"/>
                  <w:marTop w:val="0"/>
                  <w:marBottom w:val="0"/>
                  <w:divBdr>
                    <w:top w:val="none" w:sz="0" w:space="0" w:color="auto"/>
                    <w:left w:val="none" w:sz="0" w:space="0" w:color="auto"/>
                    <w:bottom w:val="none" w:sz="0" w:space="0" w:color="auto"/>
                    <w:right w:val="none" w:sz="0" w:space="0" w:color="auto"/>
                  </w:divBdr>
                </w:div>
                <w:div w:id="802816554">
                  <w:marLeft w:val="0"/>
                  <w:marRight w:val="0"/>
                  <w:marTop w:val="0"/>
                  <w:marBottom w:val="0"/>
                  <w:divBdr>
                    <w:top w:val="none" w:sz="0" w:space="0" w:color="auto"/>
                    <w:left w:val="none" w:sz="0" w:space="0" w:color="auto"/>
                    <w:bottom w:val="none" w:sz="0" w:space="0" w:color="auto"/>
                    <w:right w:val="none" w:sz="0" w:space="0" w:color="auto"/>
                  </w:divBdr>
                </w:div>
                <w:div w:id="803622065">
                  <w:marLeft w:val="0"/>
                  <w:marRight w:val="0"/>
                  <w:marTop w:val="0"/>
                  <w:marBottom w:val="0"/>
                  <w:divBdr>
                    <w:top w:val="none" w:sz="0" w:space="0" w:color="auto"/>
                    <w:left w:val="none" w:sz="0" w:space="0" w:color="auto"/>
                    <w:bottom w:val="none" w:sz="0" w:space="0" w:color="auto"/>
                    <w:right w:val="none" w:sz="0" w:space="0" w:color="auto"/>
                  </w:divBdr>
                </w:div>
                <w:div w:id="817184616">
                  <w:marLeft w:val="0"/>
                  <w:marRight w:val="0"/>
                  <w:marTop w:val="0"/>
                  <w:marBottom w:val="0"/>
                  <w:divBdr>
                    <w:top w:val="none" w:sz="0" w:space="0" w:color="auto"/>
                    <w:left w:val="none" w:sz="0" w:space="0" w:color="auto"/>
                    <w:bottom w:val="none" w:sz="0" w:space="0" w:color="auto"/>
                    <w:right w:val="none" w:sz="0" w:space="0" w:color="auto"/>
                  </w:divBdr>
                </w:div>
                <w:div w:id="820122208">
                  <w:marLeft w:val="0"/>
                  <w:marRight w:val="0"/>
                  <w:marTop w:val="0"/>
                  <w:marBottom w:val="0"/>
                  <w:divBdr>
                    <w:top w:val="none" w:sz="0" w:space="0" w:color="auto"/>
                    <w:left w:val="none" w:sz="0" w:space="0" w:color="auto"/>
                    <w:bottom w:val="none" w:sz="0" w:space="0" w:color="auto"/>
                    <w:right w:val="none" w:sz="0" w:space="0" w:color="auto"/>
                  </w:divBdr>
                </w:div>
                <w:div w:id="820583969">
                  <w:marLeft w:val="0"/>
                  <w:marRight w:val="0"/>
                  <w:marTop w:val="0"/>
                  <w:marBottom w:val="0"/>
                  <w:divBdr>
                    <w:top w:val="none" w:sz="0" w:space="0" w:color="auto"/>
                    <w:left w:val="none" w:sz="0" w:space="0" w:color="auto"/>
                    <w:bottom w:val="none" w:sz="0" w:space="0" w:color="auto"/>
                    <w:right w:val="none" w:sz="0" w:space="0" w:color="auto"/>
                  </w:divBdr>
                </w:div>
                <w:div w:id="825051729">
                  <w:marLeft w:val="0"/>
                  <w:marRight w:val="0"/>
                  <w:marTop w:val="0"/>
                  <w:marBottom w:val="0"/>
                  <w:divBdr>
                    <w:top w:val="none" w:sz="0" w:space="0" w:color="auto"/>
                    <w:left w:val="none" w:sz="0" w:space="0" w:color="auto"/>
                    <w:bottom w:val="none" w:sz="0" w:space="0" w:color="auto"/>
                    <w:right w:val="none" w:sz="0" w:space="0" w:color="auto"/>
                  </w:divBdr>
                </w:div>
                <w:div w:id="826749778">
                  <w:marLeft w:val="0"/>
                  <w:marRight w:val="0"/>
                  <w:marTop w:val="0"/>
                  <w:marBottom w:val="0"/>
                  <w:divBdr>
                    <w:top w:val="none" w:sz="0" w:space="0" w:color="auto"/>
                    <w:left w:val="none" w:sz="0" w:space="0" w:color="auto"/>
                    <w:bottom w:val="none" w:sz="0" w:space="0" w:color="auto"/>
                    <w:right w:val="none" w:sz="0" w:space="0" w:color="auto"/>
                  </w:divBdr>
                </w:div>
                <w:div w:id="832066710">
                  <w:marLeft w:val="0"/>
                  <w:marRight w:val="0"/>
                  <w:marTop w:val="0"/>
                  <w:marBottom w:val="0"/>
                  <w:divBdr>
                    <w:top w:val="none" w:sz="0" w:space="0" w:color="auto"/>
                    <w:left w:val="none" w:sz="0" w:space="0" w:color="auto"/>
                    <w:bottom w:val="none" w:sz="0" w:space="0" w:color="auto"/>
                    <w:right w:val="none" w:sz="0" w:space="0" w:color="auto"/>
                  </w:divBdr>
                </w:div>
                <w:div w:id="847646121">
                  <w:marLeft w:val="0"/>
                  <w:marRight w:val="0"/>
                  <w:marTop w:val="0"/>
                  <w:marBottom w:val="0"/>
                  <w:divBdr>
                    <w:top w:val="none" w:sz="0" w:space="0" w:color="auto"/>
                    <w:left w:val="none" w:sz="0" w:space="0" w:color="auto"/>
                    <w:bottom w:val="none" w:sz="0" w:space="0" w:color="auto"/>
                    <w:right w:val="none" w:sz="0" w:space="0" w:color="auto"/>
                  </w:divBdr>
                </w:div>
                <w:div w:id="852381202">
                  <w:marLeft w:val="0"/>
                  <w:marRight w:val="0"/>
                  <w:marTop w:val="0"/>
                  <w:marBottom w:val="0"/>
                  <w:divBdr>
                    <w:top w:val="none" w:sz="0" w:space="0" w:color="auto"/>
                    <w:left w:val="none" w:sz="0" w:space="0" w:color="auto"/>
                    <w:bottom w:val="none" w:sz="0" w:space="0" w:color="auto"/>
                    <w:right w:val="none" w:sz="0" w:space="0" w:color="auto"/>
                  </w:divBdr>
                </w:div>
                <w:div w:id="859667399">
                  <w:marLeft w:val="0"/>
                  <w:marRight w:val="0"/>
                  <w:marTop w:val="0"/>
                  <w:marBottom w:val="0"/>
                  <w:divBdr>
                    <w:top w:val="none" w:sz="0" w:space="0" w:color="auto"/>
                    <w:left w:val="none" w:sz="0" w:space="0" w:color="auto"/>
                    <w:bottom w:val="none" w:sz="0" w:space="0" w:color="auto"/>
                    <w:right w:val="none" w:sz="0" w:space="0" w:color="auto"/>
                  </w:divBdr>
                </w:div>
                <w:div w:id="871652951">
                  <w:marLeft w:val="0"/>
                  <w:marRight w:val="0"/>
                  <w:marTop w:val="0"/>
                  <w:marBottom w:val="0"/>
                  <w:divBdr>
                    <w:top w:val="none" w:sz="0" w:space="0" w:color="auto"/>
                    <w:left w:val="none" w:sz="0" w:space="0" w:color="auto"/>
                    <w:bottom w:val="none" w:sz="0" w:space="0" w:color="auto"/>
                    <w:right w:val="none" w:sz="0" w:space="0" w:color="auto"/>
                  </w:divBdr>
                </w:div>
                <w:div w:id="876694614">
                  <w:marLeft w:val="0"/>
                  <w:marRight w:val="0"/>
                  <w:marTop w:val="0"/>
                  <w:marBottom w:val="0"/>
                  <w:divBdr>
                    <w:top w:val="none" w:sz="0" w:space="0" w:color="auto"/>
                    <w:left w:val="none" w:sz="0" w:space="0" w:color="auto"/>
                    <w:bottom w:val="none" w:sz="0" w:space="0" w:color="auto"/>
                    <w:right w:val="none" w:sz="0" w:space="0" w:color="auto"/>
                  </w:divBdr>
                </w:div>
                <w:div w:id="884833633">
                  <w:marLeft w:val="0"/>
                  <w:marRight w:val="0"/>
                  <w:marTop w:val="0"/>
                  <w:marBottom w:val="0"/>
                  <w:divBdr>
                    <w:top w:val="none" w:sz="0" w:space="0" w:color="auto"/>
                    <w:left w:val="none" w:sz="0" w:space="0" w:color="auto"/>
                    <w:bottom w:val="none" w:sz="0" w:space="0" w:color="auto"/>
                    <w:right w:val="none" w:sz="0" w:space="0" w:color="auto"/>
                  </w:divBdr>
                </w:div>
                <w:div w:id="890383633">
                  <w:marLeft w:val="0"/>
                  <w:marRight w:val="0"/>
                  <w:marTop w:val="0"/>
                  <w:marBottom w:val="0"/>
                  <w:divBdr>
                    <w:top w:val="none" w:sz="0" w:space="0" w:color="auto"/>
                    <w:left w:val="none" w:sz="0" w:space="0" w:color="auto"/>
                    <w:bottom w:val="none" w:sz="0" w:space="0" w:color="auto"/>
                    <w:right w:val="none" w:sz="0" w:space="0" w:color="auto"/>
                  </w:divBdr>
                </w:div>
                <w:div w:id="895697694">
                  <w:marLeft w:val="0"/>
                  <w:marRight w:val="0"/>
                  <w:marTop w:val="0"/>
                  <w:marBottom w:val="0"/>
                  <w:divBdr>
                    <w:top w:val="none" w:sz="0" w:space="0" w:color="auto"/>
                    <w:left w:val="none" w:sz="0" w:space="0" w:color="auto"/>
                    <w:bottom w:val="none" w:sz="0" w:space="0" w:color="auto"/>
                    <w:right w:val="none" w:sz="0" w:space="0" w:color="auto"/>
                  </w:divBdr>
                </w:div>
                <w:div w:id="898369652">
                  <w:marLeft w:val="0"/>
                  <w:marRight w:val="0"/>
                  <w:marTop w:val="0"/>
                  <w:marBottom w:val="0"/>
                  <w:divBdr>
                    <w:top w:val="none" w:sz="0" w:space="0" w:color="auto"/>
                    <w:left w:val="none" w:sz="0" w:space="0" w:color="auto"/>
                    <w:bottom w:val="none" w:sz="0" w:space="0" w:color="auto"/>
                    <w:right w:val="none" w:sz="0" w:space="0" w:color="auto"/>
                  </w:divBdr>
                </w:div>
                <w:div w:id="900365097">
                  <w:marLeft w:val="0"/>
                  <w:marRight w:val="0"/>
                  <w:marTop w:val="0"/>
                  <w:marBottom w:val="0"/>
                  <w:divBdr>
                    <w:top w:val="none" w:sz="0" w:space="0" w:color="auto"/>
                    <w:left w:val="none" w:sz="0" w:space="0" w:color="auto"/>
                    <w:bottom w:val="none" w:sz="0" w:space="0" w:color="auto"/>
                    <w:right w:val="none" w:sz="0" w:space="0" w:color="auto"/>
                  </w:divBdr>
                </w:div>
                <w:div w:id="904418712">
                  <w:marLeft w:val="0"/>
                  <w:marRight w:val="0"/>
                  <w:marTop w:val="0"/>
                  <w:marBottom w:val="0"/>
                  <w:divBdr>
                    <w:top w:val="none" w:sz="0" w:space="0" w:color="auto"/>
                    <w:left w:val="none" w:sz="0" w:space="0" w:color="auto"/>
                    <w:bottom w:val="none" w:sz="0" w:space="0" w:color="auto"/>
                    <w:right w:val="none" w:sz="0" w:space="0" w:color="auto"/>
                  </w:divBdr>
                </w:div>
                <w:div w:id="911550060">
                  <w:marLeft w:val="0"/>
                  <w:marRight w:val="0"/>
                  <w:marTop w:val="0"/>
                  <w:marBottom w:val="0"/>
                  <w:divBdr>
                    <w:top w:val="none" w:sz="0" w:space="0" w:color="auto"/>
                    <w:left w:val="none" w:sz="0" w:space="0" w:color="auto"/>
                    <w:bottom w:val="none" w:sz="0" w:space="0" w:color="auto"/>
                    <w:right w:val="none" w:sz="0" w:space="0" w:color="auto"/>
                  </w:divBdr>
                </w:div>
                <w:div w:id="912467042">
                  <w:marLeft w:val="0"/>
                  <w:marRight w:val="0"/>
                  <w:marTop w:val="0"/>
                  <w:marBottom w:val="0"/>
                  <w:divBdr>
                    <w:top w:val="none" w:sz="0" w:space="0" w:color="auto"/>
                    <w:left w:val="none" w:sz="0" w:space="0" w:color="auto"/>
                    <w:bottom w:val="none" w:sz="0" w:space="0" w:color="auto"/>
                    <w:right w:val="none" w:sz="0" w:space="0" w:color="auto"/>
                  </w:divBdr>
                </w:div>
                <w:div w:id="916355090">
                  <w:marLeft w:val="0"/>
                  <w:marRight w:val="0"/>
                  <w:marTop w:val="0"/>
                  <w:marBottom w:val="0"/>
                  <w:divBdr>
                    <w:top w:val="none" w:sz="0" w:space="0" w:color="auto"/>
                    <w:left w:val="none" w:sz="0" w:space="0" w:color="auto"/>
                    <w:bottom w:val="none" w:sz="0" w:space="0" w:color="auto"/>
                    <w:right w:val="none" w:sz="0" w:space="0" w:color="auto"/>
                  </w:divBdr>
                </w:div>
                <w:div w:id="922181557">
                  <w:marLeft w:val="0"/>
                  <w:marRight w:val="0"/>
                  <w:marTop w:val="0"/>
                  <w:marBottom w:val="0"/>
                  <w:divBdr>
                    <w:top w:val="none" w:sz="0" w:space="0" w:color="auto"/>
                    <w:left w:val="none" w:sz="0" w:space="0" w:color="auto"/>
                    <w:bottom w:val="none" w:sz="0" w:space="0" w:color="auto"/>
                    <w:right w:val="none" w:sz="0" w:space="0" w:color="auto"/>
                  </w:divBdr>
                </w:div>
                <w:div w:id="936643200">
                  <w:marLeft w:val="0"/>
                  <w:marRight w:val="0"/>
                  <w:marTop w:val="0"/>
                  <w:marBottom w:val="0"/>
                  <w:divBdr>
                    <w:top w:val="none" w:sz="0" w:space="0" w:color="auto"/>
                    <w:left w:val="none" w:sz="0" w:space="0" w:color="auto"/>
                    <w:bottom w:val="none" w:sz="0" w:space="0" w:color="auto"/>
                    <w:right w:val="none" w:sz="0" w:space="0" w:color="auto"/>
                  </w:divBdr>
                </w:div>
                <w:div w:id="941456641">
                  <w:marLeft w:val="0"/>
                  <w:marRight w:val="0"/>
                  <w:marTop w:val="0"/>
                  <w:marBottom w:val="0"/>
                  <w:divBdr>
                    <w:top w:val="none" w:sz="0" w:space="0" w:color="auto"/>
                    <w:left w:val="none" w:sz="0" w:space="0" w:color="auto"/>
                    <w:bottom w:val="none" w:sz="0" w:space="0" w:color="auto"/>
                    <w:right w:val="none" w:sz="0" w:space="0" w:color="auto"/>
                  </w:divBdr>
                </w:div>
                <w:div w:id="945506179">
                  <w:marLeft w:val="0"/>
                  <w:marRight w:val="0"/>
                  <w:marTop w:val="0"/>
                  <w:marBottom w:val="0"/>
                  <w:divBdr>
                    <w:top w:val="none" w:sz="0" w:space="0" w:color="auto"/>
                    <w:left w:val="none" w:sz="0" w:space="0" w:color="auto"/>
                    <w:bottom w:val="none" w:sz="0" w:space="0" w:color="auto"/>
                    <w:right w:val="none" w:sz="0" w:space="0" w:color="auto"/>
                  </w:divBdr>
                </w:div>
                <w:div w:id="949895256">
                  <w:marLeft w:val="0"/>
                  <w:marRight w:val="0"/>
                  <w:marTop w:val="0"/>
                  <w:marBottom w:val="0"/>
                  <w:divBdr>
                    <w:top w:val="none" w:sz="0" w:space="0" w:color="auto"/>
                    <w:left w:val="none" w:sz="0" w:space="0" w:color="auto"/>
                    <w:bottom w:val="none" w:sz="0" w:space="0" w:color="auto"/>
                    <w:right w:val="none" w:sz="0" w:space="0" w:color="auto"/>
                  </w:divBdr>
                </w:div>
                <w:div w:id="950672280">
                  <w:marLeft w:val="0"/>
                  <w:marRight w:val="0"/>
                  <w:marTop w:val="0"/>
                  <w:marBottom w:val="0"/>
                  <w:divBdr>
                    <w:top w:val="none" w:sz="0" w:space="0" w:color="auto"/>
                    <w:left w:val="none" w:sz="0" w:space="0" w:color="auto"/>
                    <w:bottom w:val="none" w:sz="0" w:space="0" w:color="auto"/>
                    <w:right w:val="none" w:sz="0" w:space="0" w:color="auto"/>
                  </w:divBdr>
                </w:div>
                <w:div w:id="953942226">
                  <w:marLeft w:val="0"/>
                  <w:marRight w:val="0"/>
                  <w:marTop w:val="0"/>
                  <w:marBottom w:val="0"/>
                  <w:divBdr>
                    <w:top w:val="none" w:sz="0" w:space="0" w:color="auto"/>
                    <w:left w:val="none" w:sz="0" w:space="0" w:color="auto"/>
                    <w:bottom w:val="none" w:sz="0" w:space="0" w:color="auto"/>
                    <w:right w:val="none" w:sz="0" w:space="0" w:color="auto"/>
                  </w:divBdr>
                </w:div>
                <w:div w:id="956525090">
                  <w:marLeft w:val="0"/>
                  <w:marRight w:val="0"/>
                  <w:marTop w:val="0"/>
                  <w:marBottom w:val="0"/>
                  <w:divBdr>
                    <w:top w:val="none" w:sz="0" w:space="0" w:color="auto"/>
                    <w:left w:val="none" w:sz="0" w:space="0" w:color="auto"/>
                    <w:bottom w:val="none" w:sz="0" w:space="0" w:color="auto"/>
                    <w:right w:val="none" w:sz="0" w:space="0" w:color="auto"/>
                  </w:divBdr>
                </w:div>
                <w:div w:id="967275661">
                  <w:marLeft w:val="0"/>
                  <w:marRight w:val="0"/>
                  <w:marTop w:val="0"/>
                  <w:marBottom w:val="0"/>
                  <w:divBdr>
                    <w:top w:val="none" w:sz="0" w:space="0" w:color="auto"/>
                    <w:left w:val="none" w:sz="0" w:space="0" w:color="auto"/>
                    <w:bottom w:val="none" w:sz="0" w:space="0" w:color="auto"/>
                    <w:right w:val="none" w:sz="0" w:space="0" w:color="auto"/>
                  </w:divBdr>
                </w:div>
                <w:div w:id="970598223">
                  <w:marLeft w:val="0"/>
                  <w:marRight w:val="0"/>
                  <w:marTop w:val="0"/>
                  <w:marBottom w:val="0"/>
                  <w:divBdr>
                    <w:top w:val="none" w:sz="0" w:space="0" w:color="auto"/>
                    <w:left w:val="none" w:sz="0" w:space="0" w:color="auto"/>
                    <w:bottom w:val="none" w:sz="0" w:space="0" w:color="auto"/>
                    <w:right w:val="none" w:sz="0" w:space="0" w:color="auto"/>
                  </w:divBdr>
                </w:div>
                <w:div w:id="978532461">
                  <w:marLeft w:val="0"/>
                  <w:marRight w:val="0"/>
                  <w:marTop w:val="0"/>
                  <w:marBottom w:val="0"/>
                  <w:divBdr>
                    <w:top w:val="none" w:sz="0" w:space="0" w:color="auto"/>
                    <w:left w:val="none" w:sz="0" w:space="0" w:color="auto"/>
                    <w:bottom w:val="none" w:sz="0" w:space="0" w:color="auto"/>
                    <w:right w:val="none" w:sz="0" w:space="0" w:color="auto"/>
                  </w:divBdr>
                </w:div>
                <w:div w:id="978657574">
                  <w:marLeft w:val="0"/>
                  <w:marRight w:val="0"/>
                  <w:marTop w:val="0"/>
                  <w:marBottom w:val="0"/>
                  <w:divBdr>
                    <w:top w:val="none" w:sz="0" w:space="0" w:color="auto"/>
                    <w:left w:val="none" w:sz="0" w:space="0" w:color="auto"/>
                    <w:bottom w:val="none" w:sz="0" w:space="0" w:color="auto"/>
                    <w:right w:val="none" w:sz="0" w:space="0" w:color="auto"/>
                  </w:divBdr>
                </w:div>
                <w:div w:id="990597654">
                  <w:marLeft w:val="0"/>
                  <w:marRight w:val="0"/>
                  <w:marTop w:val="0"/>
                  <w:marBottom w:val="0"/>
                  <w:divBdr>
                    <w:top w:val="none" w:sz="0" w:space="0" w:color="auto"/>
                    <w:left w:val="none" w:sz="0" w:space="0" w:color="auto"/>
                    <w:bottom w:val="none" w:sz="0" w:space="0" w:color="auto"/>
                    <w:right w:val="none" w:sz="0" w:space="0" w:color="auto"/>
                  </w:divBdr>
                </w:div>
                <w:div w:id="992872069">
                  <w:marLeft w:val="0"/>
                  <w:marRight w:val="0"/>
                  <w:marTop w:val="0"/>
                  <w:marBottom w:val="0"/>
                  <w:divBdr>
                    <w:top w:val="none" w:sz="0" w:space="0" w:color="auto"/>
                    <w:left w:val="none" w:sz="0" w:space="0" w:color="auto"/>
                    <w:bottom w:val="none" w:sz="0" w:space="0" w:color="auto"/>
                    <w:right w:val="none" w:sz="0" w:space="0" w:color="auto"/>
                  </w:divBdr>
                </w:div>
                <w:div w:id="993722928">
                  <w:marLeft w:val="0"/>
                  <w:marRight w:val="0"/>
                  <w:marTop w:val="0"/>
                  <w:marBottom w:val="0"/>
                  <w:divBdr>
                    <w:top w:val="none" w:sz="0" w:space="0" w:color="auto"/>
                    <w:left w:val="none" w:sz="0" w:space="0" w:color="auto"/>
                    <w:bottom w:val="none" w:sz="0" w:space="0" w:color="auto"/>
                    <w:right w:val="none" w:sz="0" w:space="0" w:color="auto"/>
                  </w:divBdr>
                </w:div>
                <w:div w:id="993871635">
                  <w:marLeft w:val="0"/>
                  <w:marRight w:val="0"/>
                  <w:marTop w:val="0"/>
                  <w:marBottom w:val="0"/>
                  <w:divBdr>
                    <w:top w:val="none" w:sz="0" w:space="0" w:color="auto"/>
                    <w:left w:val="none" w:sz="0" w:space="0" w:color="auto"/>
                    <w:bottom w:val="none" w:sz="0" w:space="0" w:color="auto"/>
                    <w:right w:val="none" w:sz="0" w:space="0" w:color="auto"/>
                  </w:divBdr>
                </w:div>
                <w:div w:id="1000160095">
                  <w:marLeft w:val="0"/>
                  <w:marRight w:val="0"/>
                  <w:marTop w:val="0"/>
                  <w:marBottom w:val="0"/>
                  <w:divBdr>
                    <w:top w:val="none" w:sz="0" w:space="0" w:color="auto"/>
                    <w:left w:val="none" w:sz="0" w:space="0" w:color="auto"/>
                    <w:bottom w:val="none" w:sz="0" w:space="0" w:color="auto"/>
                    <w:right w:val="none" w:sz="0" w:space="0" w:color="auto"/>
                  </w:divBdr>
                </w:div>
                <w:div w:id="1002320808">
                  <w:marLeft w:val="0"/>
                  <w:marRight w:val="0"/>
                  <w:marTop w:val="0"/>
                  <w:marBottom w:val="0"/>
                  <w:divBdr>
                    <w:top w:val="none" w:sz="0" w:space="0" w:color="auto"/>
                    <w:left w:val="none" w:sz="0" w:space="0" w:color="auto"/>
                    <w:bottom w:val="none" w:sz="0" w:space="0" w:color="auto"/>
                    <w:right w:val="none" w:sz="0" w:space="0" w:color="auto"/>
                  </w:divBdr>
                </w:div>
                <w:div w:id="1018502584">
                  <w:marLeft w:val="0"/>
                  <w:marRight w:val="0"/>
                  <w:marTop w:val="0"/>
                  <w:marBottom w:val="0"/>
                  <w:divBdr>
                    <w:top w:val="none" w:sz="0" w:space="0" w:color="auto"/>
                    <w:left w:val="none" w:sz="0" w:space="0" w:color="auto"/>
                    <w:bottom w:val="none" w:sz="0" w:space="0" w:color="auto"/>
                    <w:right w:val="none" w:sz="0" w:space="0" w:color="auto"/>
                  </w:divBdr>
                </w:div>
                <w:div w:id="1029138634">
                  <w:marLeft w:val="0"/>
                  <w:marRight w:val="0"/>
                  <w:marTop w:val="0"/>
                  <w:marBottom w:val="0"/>
                  <w:divBdr>
                    <w:top w:val="none" w:sz="0" w:space="0" w:color="auto"/>
                    <w:left w:val="none" w:sz="0" w:space="0" w:color="auto"/>
                    <w:bottom w:val="none" w:sz="0" w:space="0" w:color="auto"/>
                    <w:right w:val="none" w:sz="0" w:space="0" w:color="auto"/>
                  </w:divBdr>
                </w:div>
                <w:div w:id="1040472060">
                  <w:marLeft w:val="0"/>
                  <w:marRight w:val="0"/>
                  <w:marTop w:val="0"/>
                  <w:marBottom w:val="0"/>
                  <w:divBdr>
                    <w:top w:val="none" w:sz="0" w:space="0" w:color="auto"/>
                    <w:left w:val="none" w:sz="0" w:space="0" w:color="auto"/>
                    <w:bottom w:val="none" w:sz="0" w:space="0" w:color="auto"/>
                    <w:right w:val="none" w:sz="0" w:space="0" w:color="auto"/>
                  </w:divBdr>
                </w:div>
                <w:div w:id="1041783085">
                  <w:marLeft w:val="0"/>
                  <w:marRight w:val="0"/>
                  <w:marTop w:val="0"/>
                  <w:marBottom w:val="0"/>
                  <w:divBdr>
                    <w:top w:val="none" w:sz="0" w:space="0" w:color="auto"/>
                    <w:left w:val="none" w:sz="0" w:space="0" w:color="auto"/>
                    <w:bottom w:val="none" w:sz="0" w:space="0" w:color="auto"/>
                    <w:right w:val="none" w:sz="0" w:space="0" w:color="auto"/>
                  </w:divBdr>
                </w:div>
                <w:div w:id="1042827276">
                  <w:marLeft w:val="0"/>
                  <w:marRight w:val="0"/>
                  <w:marTop w:val="0"/>
                  <w:marBottom w:val="0"/>
                  <w:divBdr>
                    <w:top w:val="none" w:sz="0" w:space="0" w:color="auto"/>
                    <w:left w:val="none" w:sz="0" w:space="0" w:color="auto"/>
                    <w:bottom w:val="none" w:sz="0" w:space="0" w:color="auto"/>
                    <w:right w:val="none" w:sz="0" w:space="0" w:color="auto"/>
                  </w:divBdr>
                </w:div>
                <w:div w:id="1043210680">
                  <w:marLeft w:val="0"/>
                  <w:marRight w:val="0"/>
                  <w:marTop w:val="0"/>
                  <w:marBottom w:val="0"/>
                  <w:divBdr>
                    <w:top w:val="none" w:sz="0" w:space="0" w:color="auto"/>
                    <w:left w:val="none" w:sz="0" w:space="0" w:color="auto"/>
                    <w:bottom w:val="none" w:sz="0" w:space="0" w:color="auto"/>
                    <w:right w:val="none" w:sz="0" w:space="0" w:color="auto"/>
                  </w:divBdr>
                </w:div>
                <w:div w:id="1045910269">
                  <w:marLeft w:val="0"/>
                  <w:marRight w:val="0"/>
                  <w:marTop w:val="0"/>
                  <w:marBottom w:val="0"/>
                  <w:divBdr>
                    <w:top w:val="none" w:sz="0" w:space="0" w:color="auto"/>
                    <w:left w:val="none" w:sz="0" w:space="0" w:color="auto"/>
                    <w:bottom w:val="none" w:sz="0" w:space="0" w:color="auto"/>
                    <w:right w:val="none" w:sz="0" w:space="0" w:color="auto"/>
                  </w:divBdr>
                </w:div>
                <w:div w:id="1047333223">
                  <w:marLeft w:val="0"/>
                  <w:marRight w:val="0"/>
                  <w:marTop w:val="0"/>
                  <w:marBottom w:val="0"/>
                  <w:divBdr>
                    <w:top w:val="none" w:sz="0" w:space="0" w:color="auto"/>
                    <w:left w:val="none" w:sz="0" w:space="0" w:color="auto"/>
                    <w:bottom w:val="none" w:sz="0" w:space="0" w:color="auto"/>
                    <w:right w:val="none" w:sz="0" w:space="0" w:color="auto"/>
                  </w:divBdr>
                </w:div>
                <w:div w:id="1057894989">
                  <w:marLeft w:val="0"/>
                  <w:marRight w:val="0"/>
                  <w:marTop w:val="0"/>
                  <w:marBottom w:val="0"/>
                  <w:divBdr>
                    <w:top w:val="none" w:sz="0" w:space="0" w:color="auto"/>
                    <w:left w:val="none" w:sz="0" w:space="0" w:color="auto"/>
                    <w:bottom w:val="none" w:sz="0" w:space="0" w:color="auto"/>
                    <w:right w:val="none" w:sz="0" w:space="0" w:color="auto"/>
                  </w:divBdr>
                </w:div>
                <w:div w:id="1061178884">
                  <w:marLeft w:val="0"/>
                  <w:marRight w:val="0"/>
                  <w:marTop w:val="0"/>
                  <w:marBottom w:val="0"/>
                  <w:divBdr>
                    <w:top w:val="none" w:sz="0" w:space="0" w:color="auto"/>
                    <w:left w:val="none" w:sz="0" w:space="0" w:color="auto"/>
                    <w:bottom w:val="none" w:sz="0" w:space="0" w:color="auto"/>
                    <w:right w:val="none" w:sz="0" w:space="0" w:color="auto"/>
                  </w:divBdr>
                </w:div>
                <w:div w:id="1070230413">
                  <w:marLeft w:val="0"/>
                  <w:marRight w:val="0"/>
                  <w:marTop w:val="0"/>
                  <w:marBottom w:val="0"/>
                  <w:divBdr>
                    <w:top w:val="none" w:sz="0" w:space="0" w:color="auto"/>
                    <w:left w:val="none" w:sz="0" w:space="0" w:color="auto"/>
                    <w:bottom w:val="none" w:sz="0" w:space="0" w:color="auto"/>
                    <w:right w:val="none" w:sz="0" w:space="0" w:color="auto"/>
                  </w:divBdr>
                </w:div>
                <w:div w:id="1081830456">
                  <w:marLeft w:val="0"/>
                  <w:marRight w:val="0"/>
                  <w:marTop w:val="0"/>
                  <w:marBottom w:val="0"/>
                  <w:divBdr>
                    <w:top w:val="none" w:sz="0" w:space="0" w:color="auto"/>
                    <w:left w:val="none" w:sz="0" w:space="0" w:color="auto"/>
                    <w:bottom w:val="none" w:sz="0" w:space="0" w:color="auto"/>
                    <w:right w:val="none" w:sz="0" w:space="0" w:color="auto"/>
                  </w:divBdr>
                </w:div>
                <w:div w:id="1090613800">
                  <w:marLeft w:val="0"/>
                  <w:marRight w:val="0"/>
                  <w:marTop w:val="0"/>
                  <w:marBottom w:val="0"/>
                  <w:divBdr>
                    <w:top w:val="none" w:sz="0" w:space="0" w:color="auto"/>
                    <w:left w:val="none" w:sz="0" w:space="0" w:color="auto"/>
                    <w:bottom w:val="none" w:sz="0" w:space="0" w:color="auto"/>
                    <w:right w:val="none" w:sz="0" w:space="0" w:color="auto"/>
                  </w:divBdr>
                </w:div>
                <w:div w:id="1094398646">
                  <w:marLeft w:val="0"/>
                  <w:marRight w:val="0"/>
                  <w:marTop w:val="0"/>
                  <w:marBottom w:val="0"/>
                  <w:divBdr>
                    <w:top w:val="none" w:sz="0" w:space="0" w:color="auto"/>
                    <w:left w:val="none" w:sz="0" w:space="0" w:color="auto"/>
                    <w:bottom w:val="none" w:sz="0" w:space="0" w:color="auto"/>
                    <w:right w:val="none" w:sz="0" w:space="0" w:color="auto"/>
                  </w:divBdr>
                </w:div>
                <w:div w:id="1098864527">
                  <w:marLeft w:val="0"/>
                  <w:marRight w:val="0"/>
                  <w:marTop w:val="0"/>
                  <w:marBottom w:val="0"/>
                  <w:divBdr>
                    <w:top w:val="none" w:sz="0" w:space="0" w:color="auto"/>
                    <w:left w:val="none" w:sz="0" w:space="0" w:color="auto"/>
                    <w:bottom w:val="none" w:sz="0" w:space="0" w:color="auto"/>
                    <w:right w:val="none" w:sz="0" w:space="0" w:color="auto"/>
                  </w:divBdr>
                </w:div>
                <w:div w:id="1100301394">
                  <w:marLeft w:val="0"/>
                  <w:marRight w:val="0"/>
                  <w:marTop w:val="0"/>
                  <w:marBottom w:val="0"/>
                  <w:divBdr>
                    <w:top w:val="none" w:sz="0" w:space="0" w:color="auto"/>
                    <w:left w:val="none" w:sz="0" w:space="0" w:color="auto"/>
                    <w:bottom w:val="none" w:sz="0" w:space="0" w:color="auto"/>
                    <w:right w:val="none" w:sz="0" w:space="0" w:color="auto"/>
                  </w:divBdr>
                </w:div>
                <w:div w:id="1102536079">
                  <w:marLeft w:val="0"/>
                  <w:marRight w:val="0"/>
                  <w:marTop w:val="0"/>
                  <w:marBottom w:val="0"/>
                  <w:divBdr>
                    <w:top w:val="none" w:sz="0" w:space="0" w:color="auto"/>
                    <w:left w:val="none" w:sz="0" w:space="0" w:color="auto"/>
                    <w:bottom w:val="none" w:sz="0" w:space="0" w:color="auto"/>
                    <w:right w:val="none" w:sz="0" w:space="0" w:color="auto"/>
                  </w:divBdr>
                </w:div>
                <w:div w:id="1112821536">
                  <w:marLeft w:val="0"/>
                  <w:marRight w:val="0"/>
                  <w:marTop w:val="0"/>
                  <w:marBottom w:val="0"/>
                  <w:divBdr>
                    <w:top w:val="none" w:sz="0" w:space="0" w:color="auto"/>
                    <w:left w:val="none" w:sz="0" w:space="0" w:color="auto"/>
                    <w:bottom w:val="none" w:sz="0" w:space="0" w:color="auto"/>
                    <w:right w:val="none" w:sz="0" w:space="0" w:color="auto"/>
                  </w:divBdr>
                </w:div>
                <w:div w:id="1113937008">
                  <w:marLeft w:val="0"/>
                  <w:marRight w:val="0"/>
                  <w:marTop w:val="0"/>
                  <w:marBottom w:val="0"/>
                  <w:divBdr>
                    <w:top w:val="none" w:sz="0" w:space="0" w:color="auto"/>
                    <w:left w:val="none" w:sz="0" w:space="0" w:color="auto"/>
                    <w:bottom w:val="none" w:sz="0" w:space="0" w:color="auto"/>
                    <w:right w:val="none" w:sz="0" w:space="0" w:color="auto"/>
                  </w:divBdr>
                </w:div>
                <w:div w:id="1121923805">
                  <w:marLeft w:val="0"/>
                  <w:marRight w:val="0"/>
                  <w:marTop w:val="0"/>
                  <w:marBottom w:val="0"/>
                  <w:divBdr>
                    <w:top w:val="none" w:sz="0" w:space="0" w:color="auto"/>
                    <w:left w:val="none" w:sz="0" w:space="0" w:color="auto"/>
                    <w:bottom w:val="none" w:sz="0" w:space="0" w:color="auto"/>
                    <w:right w:val="none" w:sz="0" w:space="0" w:color="auto"/>
                  </w:divBdr>
                </w:div>
                <w:div w:id="1123160310">
                  <w:marLeft w:val="0"/>
                  <w:marRight w:val="0"/>
                  <w:marTop w:val="0"/>
                  <w:marBottom w:val="0"/>
                  <w:divBdr>
                    <w:top w:val="none" w:sz="0" w:space="0" w:color="auto"/>
                    <w:left w:val="none" w:sz="0" w:space="0" w:color="auto"/>
                    <w:bottom w:val="none" w:sz="0" w:space="0" w:color="auto"/>
                    <w:right w:val="none" w:sz="0" w:space="0" w:color="auto"/>
                  </w:divBdr>
                </w:div>
                <w:div w:id="1127120331">
                  <w:marLeft w:val="0"/>
                  <w:marRight w:val="0"/>
                  <w:marTop w:val="0"/>
                  <w:marBottom w:val="0"/>
                  <w:divBdr>
                    <w:top w:val="none" w:sz="0" w:space="0" w:color="auto"/>
                    <w:left w:val="none" w:sz="0" w:space="0" w:color="auto"/>
                    <w:bottom w:val="none" w:sz="0" w:space="0" w:color="auto"/>
                    <w:right w:val="none" w:sz="0" w:space="0" w:color="auto"/>
                  </w:divBdr>
                </w:div>
                <w:div w:id="1127550117">
                  <w:marLeft w:val="0"/>
                  <w:marRight w:val="0"/>
                  <w:marTop w:val="0"/>
                  <w:marBottom w:val="0"/>
                  <w:divBdr>
                    <w:top w:val="none" w:sz="0" w:space="0" w:color="auto"/>
                    <w:left w:val="none" w:sz="0" w:space="0" w:color="auto"/>
                    <w:bottom w:val="none" w:sz="0" w:space="0" w:color="auto"/>
                    <w:right w:val="none" w:sz="0" w:space="0" w:color="auto"/>
                  </w:divBdr>
                </w:div>
                <w:div w:id="1128551952">
                  <w:marLeft w:val="0"/>
                  <w:marRight w:val="0"/>
                  <w:marTop w:val="0"/>
                  <w:marBottom w:val="0"/>
                  <w:divBdr>
                    <w:top w:val="none" w:sz="0" w:space="0" w:color="auto"/>
                    <w:left w:val="none" w:sz="0" w:space="0" w:color="auto"/>
                    <w:bottom w:val="none" w:sz="0" w:space="0" w:color="auto"/>
                    <w:right w:val="none" w:sz="0" w:space="0" w:color="auto"/>
                  </w:divBdr>
                </w:div>
                <w:div w:id="1131946032">
                  <w:marLeft w:val="0"/>
                  <w:marRight w:val="0"/>
                  <w:marTop w:val="0"/>
                  <w:marBottom w:val="0"/>
                  <w:divBdr>
                    <w:top w:val="none" w:sz="0" w:space="0" w:color="auto"/>
                    <w:left w:val="none" w:sz="0" w:space="0" w:color="auto"/>
                    <w:bottom w:val="none" w:sz="0" w:space="0" w:color="auto"/>
                    <w:right w:val="none" w:sz="0" w:space="0" w:color="auto"/>
                  </w:divBdr>
                </w:div>
                <w:div w:id="1137993098">
                  <w:marLeft w:val="0"/>
                  <w:marRight w:val="0"/>
                  <w:marTop w:val="0"/>
                  <w:marBottom w:val="0"/>
                  <w:divBdr>
                    <w:top w:val="none" w:sz="0" w:space="0" w:color="auto"/>
                    <w:left w:val="none" w:sz="0" w:space="0" w:color="auto"/>
                    <w:bottom w:val="none" w:sz="0" w:space="0" w:color="auto"/>
                    <w:right w:val="none" w:sz="0" w:space="0" w:color="auto"/>
                  </w:divBdr>
                </w:div>
                <w:div w:id="1138231490">
                  <w:marLeft w:val="0"/>
                  <w:marRight w:val="0"/>
                  <w:marTop w:val="0"/>
                  <w:marBottom w:val="0"/>
                  <w:divBdr>
                    <w:top w:val="none" w:sz="0" w:space="0" w:color="auto"/>
                    <w:left w:val="none" w:sz="0" w:space="0" w:color="auto"/>
                    <w:bottom w:val="none" w:sz="0" w:space="0" w:color="auto"/>
                    <w:right w:val="none" w:sz="0" w:space="0" w:color="auto"/>
                  </w:divBdr>
                </w:div>
                <w:div w:id="1171069255">
                  <w:marLeft w:val="0"/>
                  <w:marRight w:val="0"/>
                  <w:marTop w:val="0"/>
                  <w:marBottom w:val="0"/>
                  <w:divBdr>
                    <w:top w:val="none" w:sz="0" w:space="0" w:color="auto"/>
                    <w:left w:val="none" w:sz="0" w:space="0" w:color="auto"/>
                    <w:bottom w:val="none" w:sz="0" w:space="0" w:color="auto"/>
                    <w:right w:val="none" w:sz="0" w:space="0" w:color="auto"/>
                  </w:divBdr>
                </w:div>
                <w:div w:id="1177891966">
                  <w:marLeft w:val="0"/>
                  <w:marRight w:val="0"/>
                  <w:marTop w:val="0"/>
                  <w:marBottom w:val="0"/>
                  <w:divBdr>
                    <w:top w:val="none" w:sz="0" w:space="0" w:color="auto"/>
                    <w:left w:val="none" w:sz="0" w:space="0" w:color="auto"/>
                    <w:bottom w:val="none" w:sz="0" w:space="0" w:color="auto"/>
                    <w:right w:val="none" w:sz="0" w:space="0" w:color="auto"/>
                  </w:divBdr>
                </w:div>
                <w:div w:id="1182738761">
                  <w:marLeft w:val="0"/>
                  <w:marRight w:val="0"/>
                  <w:marTop w:val="0"/>
                  <w:marBottom w:val="0"/>
                  <w:divBdr>
                    <w:top w:val="none" w:sz="0" w:space="0" w:color="auto"/>
                    <w:left w:val="none" w:sz="0" w:space="0" w:color="auto"/>
                    <w:bottom w:val="none" w:sz="0" w:space="0" w:color="auto"/>
                    <w:right w:val="none" w:sz="0" w:space="0" w:color="auto"/>
                  </w:divBdr>
                </w:div>
                <w:div w:id="1185708854">
                  <w:marLeft w:val="0"/>
                  <w:marRight w:val="0"/>
                  <w:marTop w:val="0"/>
                  <w:marBottom w:val="0"/>
                  <w:divBdr>
                    <w:top w:val="none" w:sz="0" w:space="0" w:color="auto"/>
                    <w:left w:val="none" w:sz="0" w:space="0" w:color="auto"/>
                    <w:bottom w:val="none" w:sz="0" w:space="0" w:color="auto"/>
                    <w:right w:val="none" w:sz="0" w:space="0" w:color="auto"/>
                  </w:divBdr>
                </w:div>
                <w:div w:id="1187400558">
                  <w:marLeft w:val="0"/>
                  <w:marRight w:val="0"/>
                  <w:marTop w:val="0"/>
                  <w:marBottom w:val="0"/>
                  <w:divBdr>
                    <w:top w:val="none" w:sz="0" w:space="0" w:color="auto"/>
                    <w:left w:val="none" w:sz="0" w:space="0" w:color="auto"/>
                    <w:bottom w:val="none" w:sz="0" w:space="0" w:color="auto"/>
                    <w:right w:val="none" w:sz="0" w:space="0" w:color="auto"/>
                  </w:divBdr>
                </w:div>
                <w:div w:id="1192256499">
                  <w:marLeft w:val="0"/>
                  <w:marRight w:val="0"/>
                  <w:marTop w:val="0"/>
                  <w:marBottom w:val="0"/>
                  <w:divBdr>
                    <w:top w:val="none" w:sz="0" w:space="0" w:color="auto"/>
                    <w:left w:val="none" w:sz="0" w:space="0" w:color="auto"/>
                    <w:bottom w:val="none" w:sz="0" w:space="0" w:color="auto"/>
                    <w:right w:val="none" w:sz="0" w:space="0" w:color="auto"/>
                  </w:divBdr>
                </w:div>
                <w:div w:id="1194539967">
                  <w:marLeft w:val="0"/>
                  <w:marRight w:val="0"/>
                  <w:marTop w:val="0"/>
                  <w:marBottom w:val="0"/>
                  <w:divBdr>
                    <w:top w:val="none" w:sz="0" w:space="0" w:color="auto"/>
                    <w:left w:val="none" w:sz="0" w:space="0" w:color="auto"/>
                    <w:bottom w:val="none" w:sz="0" w:space="0" w:color="auto"/>
                    <w:right w:val="none" w:sz="0" w:space="0" w:color="auto"/>
                  </w:divBdr>
                </w:div>
                <w:div w:id="1199009584">
                  <w:marLeft w:val="0"/>
                  <w:marRight w:val="0"/>
                  <w:marTop w:val="0"/>
                  <w:marBottom w:val="0"/>
                  <w:divBdr>
                    <w:top w:val="none" w:sz="0" w:space="0" w:color="auto"/>
                    <w:left w:val="none" w:sz="0" w:space="0" w:color="auto"/>
                    <w:bottom w:val="none" w:sz="0" w:space="0" w:color="auto"/>
                    <w:right w:val="none" w:sz="0" w:space="0" w:color="auto"/>
                  </w:divBdr>
                </w:div>
                <w:div w:id="1199472540">
                  <w:marLeft w:val="0"/>
                  <w:marRight w:val="0"/>
                  <w:marTop w:val="0"/>
                  <w:marBottom w:val="0"/>
                  <w:divBdr>
                    <w:top w:val="none" w:sz="0" w:space="0" w:color="auto"/>
                    <w:left w:val="none" w:sz="0" w:space="0" w:color="auto"/>
                    <w:bottom w:val="none" w:sz="0" w:space="0" w:color="auto"/>
                    <w:right w:val="none" w:sz="0" w:space="0" w:color="auto"/>
                  </w:divBdr>
                </w:div>
                <w:div w:id="1205556645">
                  <w:marLeft w:val="0"/>
                  <w:marRight w:val="0"/>
                  <w:marTop w:val="0"/>
                  <w:marBottom w:val="0"/>
                  <w:divBdr>
                    <w:top w:val="none" w:sz="0" w:space="0" w:color="auto"/>
                    <w:left w:val="none" w:sz="0" w:space="0" w:color="auto"/>
                    <w:bottom w:val="none" w:sz="0" w:space="0" w:color="auto"/>
                    <w:right w:val="none" w:sz="0" w:space="0" w:color="auto"/>
                  </w:divBdr>
                </w:div>
                <w:div w:id="1211918054">
                  <w:marLeft w:val="0"/>
                  <w:marRight w:val="0"/>
                  <w:marTop w:val="0"/>
                  <w:marBottom w:val="0"/>
                  <w:divBdr>
                    <w:top w:val="none" w:sz="0" w:space="0" w:color="auto"/>
                    <w:left w:val="none" w:sz="0" w:space="0" w:color="auto"/>
                    <w:bottom w:val="none" w:sz="0" w:space="0" w:color="auto"/>
                    <w:right w:val="none" w:sz="0" w:space="0" w:color="auto"/>
                  </w:divBdr>
                </w:div>
                <w:div w:id="1212381886">
                  <w:marLeft w:val="0"/>
                  <w:marRight w:val="0"/>
                  <w:marTop w:val="0"/>
                  <w:marBottom w:val="0"/>
                  <w:divBdr>
                    <w:top w:val="none" w:sz="0" w:space="0" w:color="auto"/>
                    <w:left w:val="none" w:sz="0" w:space="0" w:color="auto"/>
                    <w:bottom w:val="none" w:sz="0" w:space="0" w:color="auto"/>
                    <w:right w:val="none" w:sz="0" w:space="0" w:color="auto"/>
                  </w:divBdr>
                </w:div>
                <w:div w:id="1222669459">
                  <w:marLeft w:val="0"/>
                  <w:marRight w:val="0"/>
                  <w:marTop w:val="0"/>
                  <w:marBottom w:val="0"/>
                  <w:divBdr>
                    <w:top w:val="none" w:sz="0" w:space="0" w:color="auto"/>
                    <w:left w:val="none" w:sz="0" w:space="0" w:color="auto"/>
                    <w:bottom w:val="none" w:sz="0" w:space="0" w:color="auto"/>
                    <w:right w:val="none" w:sz="0" w:space="0" w:color="auto"/>
                  </w:divBdr>
                </w:div>
                <w:div w:id="1223325868">
                  <w:marLeft w:val="0"/>
                  <w:marRight w:val="0"/>
                  <w:marTop w:val="0"/>
                  <w:marBottom w:val="0"/>
                  <w:divBdr>
                    <w:top w:val="none" w:sz="0" w:space="0" w:color="auto"/>
                    <w:left w:val="none" w:sz="0" w:space="0" w:color="auto"/>
                    <w:bottom w:val="none" w:sz="0" w:space="0" w:color="auto"/>
                    <w:right w:val="none" w:sz="0" w:space="0" w:color="auto"/>
                  </w:divBdr>
                </w:div>
                <w:div w:id="1223325932">
                  <w:marLeft w:val="0"/>
                  <w:marRight w:val="0"/>
                  <w:marTop w:val="0"/>
                  <w:marBottom w:val="0"/>
                  <w:divBdr>
                    <w:top w:val="none" w:sz="0" w:space="0" w:color="auto"/>
                    <w:left w:val="none" w:sz="0" w:space="0" w:color="auto"/>
                    <w:bottom w:val="none" w:sz="0" w:space="0" w:color="auto"/>
                    <w:right w:val="none" w:sz="0" w:space="0" w:color="auto"/>
                  </w:divBdr>
                </w:div>
                <w:div w:id="1237280225">
                  <w:marLeft w:val="0"/>
                  <w:marRight w:val="0"/>
                  <w:marTop w:val="0"/>
                  <w:marBottom w:val="0"/>
                  <w:divBdr>
                    <w:top w:val="none" w:sz="0" w:space="0" w:color="auto"/>
                    <w:left w:val="none" w:sz="0" w:space="0" w:color="auto"/>
                    <w:bottom w:val="none" w:sz="0" w:space="0" w:color="auto"/>
                    <w:right w:val="none" w:sz="0" w:space="0" w:color="auto"/>
                  </w:divBdr>
                </w:div>
                <w:div w:id="1249075024">
                  <w:marLeft w:val="0"/>
                  <w:marRight w:val="0"/>
                  <w:marTop w:val="0"/>
                  <w:marBottom w:val="0"/>
                  <w:divBdr>
                    <w:top w:val="none" w:sz="0" w:space="0" w:color="auto"/>
                    <w:left w:val="none" w:sz="0" w:space="0" w:color="auto"/>
                    <w:bottom w:val="none" w:sz="0" w:space="0" w:color="auto"/>
                    <w:right w:val="none" w:sz="0" w:space="0" w:color="auto"/>
                  </w:divBdr>
                </w:div>
                <w:div w:id="1254820636">
                  <w:marLeft w:val="0"/>
                  <w:marRight w:val="0"/>
                  <w:marTop w:val="0"/>
                  <w:marBottom w:val="0"/>
                  <w:divBdr>
                    <w:top w:val="none" w:sz="0" w:space="0" w:color="auto"/>
                    <w:left w:val="none" w:sz="0" w:space="0" w:color="auto"/>
                    <w:bottom w:val="none" w:sz="0" w:space="0" w:color="auto"/>
                    <w:right w:val="none" w:sz="0" w:space="0" w:color="auto"/>
                  </w:divBdr>
                </w:div>
                <w:div w:id="1270314491">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90474531">
                  <w:marLeft w:val="0"/>
                  <w:marRight w:val="0"/>
                  <w:marTop w:val="0"/>
                  <w:marBottom w:val="0"/>
                  <w:divBdr>
                    <w:top w:val="none" w:sz="0" w:space="0" w:color="auto"/>
                    <w:left w:val="none" w:sz="0" w:space="0" w:color="auto"/>
                    <w:bottom w:val="none" w:sz="0" w:space="0" w:color="auto"/>
                    <w:right w:val="none" w:sz="0" w:space="0" w:color="auto"/>
                  </w:divBdr>
                </w:div>
                <w:div w:id="1302150614">
                  <w:marLeft w:val="0"/>
                  <w:marRight w:val="0"/>
                  <w:marTop w:val="0"/>
                  <w:marBottom w:val="0"/>
                  <w:divBdr>
                    <w:top w:val="none" w:sz="0" w:space="0" w:color="auto"/>
                    <w:left w:val="none" w:sz="0" w:space="0" w:color="auto"/>
                    <w:bottom w:val="none" w:sz="0" w:space="0" w:color="auto"/>
                    <w:right w:val="none" w:sz="0" w:space="0" w:color="auto"/>
                  </w:divBdr>
                </w:div>
                <w:div w:id="1304391165">
                  <w:marLeft w:val="0"/>
                  <w:marRight w:val="0"/>
                  <w:marTop w:val="0"/>
                  <w:marBottom w:val="0"/>
                  <w:divBdr>
                    <w:top w:val="none" w:sz="0" w:space="0" w:color="auto"/>
                    <w:left w:val="none" w:sz="0" w:space="0" w:color="auto"/>
                    <w:bottom w:val="none" w:sz="0" w:space="0" w:color="auto"/>
                    <w:right w:val="none" w:sz="0" w:space="0" w:color="auto"/>
                  </w:divBdr>
                </w:div>
                <w:div w:id="1305742548">
                  <w:marLeft w:val="0"/>
                  <w:marRight w:val="0"/>
                  <w:marTop w:val="0"/>
                  <w:marBottom w:val="0"/>
                  <w:divBdr>
                    <w:top w:val="none" w:sz="0" w:space="0" w:color="auto"/>
                    <w:left w:val="none" w:sz="0" w:space="0" w:color="auto"/>
                    <w:bottom w:val="none" w:sz="0" w:space="0" w:color="auto"/>
                    <w:right w:val="none" w:sz="0" w:space="0" w:color="auto"/>
                  </w:divBdr>
                </w:div>
                <w:div w:id="1307468701">
                  <w:marLeft w:val="0"/>
                  <w:marRight w:val="0"/>
                  <w:marTop w:val="0"/>
                  <w:marBottom w:val="0"/>
                  <w:divBdr>
                    <w:top w:val="none" w:sz="0" w:space="0" w:color="auto"/>
                    <w:left w:val="none" w:sz="0" w:space="0" w:color="auto"/>
                    <w:bottom w:val="none" w:sz="0" w:space="0" w:color="auto"/>
                    <w:right w:val="none" w:sz="0" w:space="0" w:color="auto"/>
                  </w:divBdr>
                </w:div>
                <w:div w:id="1319265221">
                  <w:marLeft w:val="0"/>
                  <w:marRight w:val="0"/>
                  <w:marTop w:val="0"/>
                  <w:marBottom w:val="0"/>
                  <w:divBdr>
                    <w:top w:val="none" w:sz="0" w:space="0" w:color="auto"/>
                    <w:left w:val="none" w:sz="0" w:space="0" w:color="auto"/>
                    <w:bottom w:val="none" w:sz="0" w:space="0" w:color="auto"/>
                    <w:right w:val="none" w:sz="0" w:space="0" w:color="auto"/>
                  </w:divBdr>
                </w:div>
                <w:div w:id="1341734581">
                  <w:marLeft w:val="0"/>
                  <w:marRight w:val="0"/>
                  <w:marTop w:val="0"/>
                  <w:marBottom w:val="0"/>
                  <w:divBdr>
                    <w:top w:val="none" w:sz="0" w:space="0" w:color="auto"/>
                    <w:left w:val="none" w:sz="0" w:space="0" w:color="auto"/>
                    <w:bottom w:val="none" w:sz="0" w:space="0" w:color="auto"/>
                    <w:right w:val="none" w:sz="0" w:space="0" w:color="auto"/>
                  </w:divBdr>
                </w:div>
                <w:div w:id="1345523155">
                  <w:marLeft w:val="0"/>
                  <w:marRight w:val="0"/>
                  <w:marTop w:val="0"/>
                  <w:marBottom w:val="0"/>
                  <w:divBdr>
                    <w:top w:val="none" w:sz="0" w:space="0" w:color="auto"/>
                    <w:left w:val="none" w:sz="0" w:space="0" w:color="auto"/>
                    <w:bottom w:val="none" w:sz="0" w:space="0" w:color="auto"/>
                    <w:right w:val="none" w:sz="0" w:space="0" w:color="auto"/>
                  </w:divBdr>
                </w:div>
                <w:div w:id="1347487713">
                  <w:marLeft w:val="0"/>
                  <w:marRight w:val="0"/>
                  <w:marTop w:val="0"/>
                  <w:marBottom w:val="0"/>
                  <w:divBdr>
                    <w:top w:val="none" w:sz="0" w:space="0" w:color="auto"/>
                    <w:left w:val="none" w:sz="0" w:space="0" w:color="auto"/>
                    <w:bottom w:val="none" w:sz="0" w:space="0" w:color="auto"/>
                    <w:right w:val="none" w:sz="0" w:space="0" w:color="auto"/>
                  </w:divBdr>
                </w:div>
                <w:div w:id="1353342125">
                  <w:marLeft w:val="0"/>
                  <w:marRight w:val="0"/>
                  <w:marTop w:val="0"/>
                  <w:marBottom w:val="0"/>
                  <w:divBdr>
                    <w:top w:val="none" w:sz="0" w:space="0" w:color="auto"/>
                    <w:left w:val="none" w:sz="0" w:space="0" w:color="auto"/>
                    <w:bottom w:val="none" w:sz="0" w:space="0" w:color="auto"/>
                    <w:right w:val="none" w:sz="0" w:space="0" w:color="auto"/>
                  </w:divBdr>
                </w:div>
                <w:div w:id="1361272997">
                  <w:marLeft w:val="0"/>
                  <w:marRight w:val="0"/>
                  <w:marTop w:val="0"/>
                  <w:marBottom w:val="0"/>
                  <w:divBdr>
                    <w:top w:val="none" w:sz="0" w:space="0" w:color="auto"/>
                    <w:left w:val="none" w:sz="0" w:space="0" w:color="auto"/>
                    <w:bottom w:val="none" w:sz="0" w:space="0" w:color="auto"/>
                    <w:right w:val="none" w:sz="0" w:space="0" w:color="auto"/>
                  </w:divBdr>
                </w:div>
                <w:div w:id="1362591585">
                  <w:marLeft w:val="0"/>
                  <w:marRight w:val="0"/>
                  <w:marTop w:val="0"/>
                  <w:marBottom w:val="0"/>
                  <w:divBdr>
                    <w:top w:val="none" w:sz="0" w:space="0" w:color="auto"/>
                    <w:left w:val="none" w:sz="0" w:space="0" w:color="auto"/>
                    <w:bottom w:val="none" w:sz="0" w:space="0" w:color="auto"/>
                    <w:right w:val="none" w:sz="0" w:space="0" w:color="auto"/>
                  </w:divBdr>
                </w:div>
                <w:div w:id="1374693313">
                  <w:marLeft w:val="0"/>
                  <w:marRight w:val="0"/>
                  <w:marTop w:val="0"/>
                  <w:marBottom w:val="0"/>
                  <w:divBdr>
                    <w:top w:val="none" w:sz="0" w:space="0" w:color="auto"/>
                    <w:left w:val="none" w:sz="0" w:space="0" w:color="auto"/>
                    <w:bottom w:val="none" w:sz="0" w:space="0" w:color="auto"/>
                    <w:right w:val="none" w:sz="0" w:space="0" w:color="auto"/>
                  </w:divBdr>
                </w:div>
                <w:div w:id="1377124219">
                  <w:marLeft w:val="0"/>
                  <w:marRight w:val="0"/>
                  <w:marTop w:val="0"/>
                  <w:marBottom w:val="0"/>
                  <w:divBdr>
                    <w:top w:val="none" w:sz="0" w:space="0" w:color="auto"/>
                    <w:left w:val="none" w:sz="0" w:space="0" w:color="auto"/>
                    <w:bottom w:val="none" w:sz="0" w:space="0" w:color="auto"/>
                    <w:right w:val="none" w:sz="0" w:space="0" w:color="auto"/>
                  </w:divBdr>
                </w:div>
                <w:div w:id="1399552183">
                  <w:marLeft w:val="0"/>
                  <w:marRight w:val="0"/>
                  <w:marTop w:val="0"/>
                  <w:marBottom w:val="0"/>
                  <w:divBdr>
                    <w:top w:val="none" w:sz="0" w:space="0" w:color="auto"/>
                    <w:left w:val="none" w:sz="0" w:space="0" w:color="auto"/>
                    <w:bottom w:val="none" w:sz="0" w:space="0" w:color="auto"/>
                    <w:right w:val="none" w:sz="0" w:space="0" w:color="auto"/>
                  </w:divBdr>
                </w:div>
                <w:div w:id="1400057788">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
                <w:div w:id="1407730047">
                  <w:marLeft w:val="0"/>
                  <w:marRight w:val="0"/>
                  <w:marTop w:val="0"/>
                  <w:marBottom w:val="0"/>
                  <w:divBdr>
                    <w:top w:val="none" w:sz="0" w:space="0" w:color="auto"/>
                    <w:left w:val="none" w:sz="0" w:space="0" w:color="auto"/>
                    <w:bottom w:val="none" w:sz="0" w:space="0" w:color="auto"/>
                    <w:right w:val="none" w:sz="0" w:space="0" w:color="auto"/>
                  </w:divBdr>
                </w:div>
                <w:div w:id="1419255764">
                  <w:marLeft w:val="0"/>
                  <w:marRight w:val="0"/>
                  <w:marTop w:val="0"/>
                  <w:marBottom w:val="0"/>
                  <w:divBdr>
                    <w:top w:val="none" w:sz="0" w:space="0" w:color="auto"/>
                    <w:left w:val="none" w:sz="0" w:space="0" w:color="auto"/>
                    <w:bottom w:val="none" w:sz="0" w:space="0" w:color="auto"/>
                    <w:right w:val="none" w:sz="0" w:space="0" w:color="auto"/>
                  </w:divBdr>
                </w:div>
                <w:div w:id="1440225538">
                  <w:marLeft w:val="0"/>
                  <w:marRight w:val="0"/>
                  <w:marTop w:val="0"/>
                  <w:marBottom w:val="0"/>
                  <w:divBdr>
                    <w:top w:val="none" w:sz="0" w:space="0" w:color="auto"/>
                    <w:left w:val="none" w:sz="0" w:space="0" w:color="auto"/>
                    <w:bottom w:val="none" w:sz="0" w:space="0" w:color="auto"/>
                    <w:right w:val="none" w:sz="0" w:space="0" w:color="auto"/>
                  </w:divBdr>
                </w:div>
                <w:div w:id="1455752580">
                  <w:marLeft w:val="0"/>
                  <w:marRight w:val="0"/>
                  <w:marTop w:val="0"/>
                  <w:marBottom w:val="0"/>
                  <w:divBdr>
                    <w:top w:val="none" w:sz="0" w:space="0" w:color="auto"/>
                    <w:left w:val="none" w:sz="0" w:space="0" w:color="auto"/>
                    <w:bottom w:val="none" w:sz="0" w:space="0" w:color="auto"/>
                    <w:right w:val="none" w:sz="0" w:space="0" w:color="auto"/>
                  </w:divBdr>
                </w:div>
                <w:div w:id="1460803418">
                  <w:marLeft w:val="0"/>
                  <w:marRight w:val="0"/>
                  <w:marTop w:val="0"/>
                  <w:marBottom w:val="0"/>
                  <w:divBdr>
                    <w:top w:val="none" w:sz="0" w:space="0" w:color="auto"/>
                    <w:left w:val="none" w:sz="0" w:space="0" w:color="auto"/>
                    <w:bottom w:val="none" w:sz="0" w:space="0" w:color="auto"/>
                    <w:right w:val="none" w:sz="0" w:space="0" w:color="auto"/>
                  </w:divBdr>
                </w:div>
                <w:div w:id="1464424069">
                  <w:marLeft w:val="0"/>
                  <w:marRight w:val="0"/>
                  <w:marTop w:val="0"/>
                  <w:marBottom w:val="0"/>
                  <w:divBdr>
                    <w:top w:val="none" w:sz="0" w:space="0" w:color="auto"/>
                    <w:left w:val="none" w:sz="0" w:space="0" w:color="auto"/>
                    <w:bottom w:val="none" w:sz="0" w:space="0" w:color="auto"/>
                    <w:right w:val="none" w:sz="0" w:space="0" w:color="auto"/>
                  </w:divBdr>
                </w:div>
                <w:div w:id="1466698055">
                  <w:marLeft w:val="0"/>
                  <w:marRight w:val="0"/>
                  <w:marTop w:val="0"/>
                  <w:marBottom w:val="0"/>
                  <w:divBdr>
                    <w:top w:val="none" w:sz="0" w:space="0" w:color="auto"/>
                    <w:left w:val="none" w:sz="0" w:space="0" w:color="auto"/>
                    <w:bottom w:val="none" w:sz="0" w:space="0" w:color="auto"/>
                    <w:right w:val="none" w:sz="0" w:space="0" w:color="auto"/>
                  </w:divBdr>
                </w:div>
                <w:div w:id="1473330413">
                  <w:marLeft w:val="0"/>
                  <w:marRight w:val="0"/>
                  <w:marTop w:val="0"/>
                  <w:marBottom w:val="0"/>
                  <w:divBdr>
                    <w:top w:val="none" w:sz="0" w:space="0" w:color="auto"/>
                    <w:left w:val="none" w:sz="0" w:space="0" w:color="auto"/>
                    <w:bottom w:val="none" w:sz="0" w:space="0" w:color="auto"/>
                    <w:right w:val="none" w:sz="0" w:space="0" w:color="auto"/>
                  </w:divBdr>
                </w:div>
                <w:div w:id="1478572138">
                  <w:marLeft w:val="0"/>
                  <w:marRight w:val="0"/>
                  <w:marTop w:val="0"/>
                  <w:marBottom w:val="0"/>
                  <w:divBdr>
                    <w:top w:val="none" w:sz="0" w:space="0" w:color="auto"/>
                    <w:left w:val="none" w:sz="0" w:space="0" w:color="auto"/>
                    <w:bottom w:val="none" w:sz="0" w:space="0" w:color="auto"/>
                    <w:right w:val="none" w:sz="0" w:space="0" w:color="auto"/>
                  </w:divBdr>
                </w:div>
                <w:div w:id="1483883745">
                  <w:marLeft w:val="0"/>
                  <w:marRight w:val="0"/>
                  <w:marTop w:val="0"/>
                  <w:marBottom w:val="0"/>
                  <w:divBdr>
                    <w:top w:val="none" w:sz="0" w:space="0" w:color="auto"/>
                    <w:left w:val="none" w:sz="0" w:space="0" w:color="auto"/>
                    <w:bottom w:val="none" w:sz="0" w:space="0" w:color="auto"/>
                    <w:right w:val="none" w:sz="0" w:space="0" w:color="auto"/>
                  </w:divBdr>
                </w:div>
                <w:div w:id="1484741570">
                  <w:marLeft w:val="0"/>
                  <w:marRight w:val="0"/>
                  <w:marTop w:val="0"/>
                  <w:marBottom w:val="0"/>
                  <w:divBdr>
                    <w:top w:val="none" w:sz="0" w:space="0" w:color="auto"/>
                    <w:left w:val="none" w:sz="0" w:space="0" w:color="auto"/>
                    <w:bottom w:val="none" w:sz="0" w:space="0" w:color="auto"/>
                    <w:right w:val="none" w:sz="0" w:space="0" w:color="auto"/>
                  </w:divBdr>
                </w:div>
                <w:div w:id="1487358599">
                  <w:marLeft w:val="0"/>
                  <w:marRight w:val="0"/>
                  <w:marTop w:val="0"/>
                  <w:marBottom w:val="0"/>
                  <w:divBdr>
                    <w:top w:val="none" w:sz="0" w:space="0" w:color="auto"/>
                    <w:left w:val="none" w:sz="0" w:space="0" w:color="auto"/>
                    <w:bottom w:val="none" w:sz="0" w:space="0" w:color="auto"/>
                    <w:right w:val="none" w:sz="0" w:space="0" w:color="auto"/>
                  </w:divBdr>
                </w:div>
                <w:div w:id="1489517802">
                  <w:marLeft w:val="0"/>
                  <w:marRight w:val="0"/>
                  <w:marTop w:val="0"/>
                  <w:marBottom w:val="0"/>
                  <w:divBdr>
                    <w:top w:val="none" w:sz="0" w:space="0" w:color="auto"/>
                    <w:left w:val="none" w:sz="0" w:space="0" w:color="auto"/>
                    <w:bottom w:val="none" w:sz="0" w:space="0" w:color="auto"/>
                    <w:right w:val="none" w:sz="0" w:space="0" w:color="auto"/>
                  </w:divBdr>
                </w:div>
                <w:div w:id="1498114933">
                  <w:marLeft w:val="0"/>
                  <w:marRight w:val="0"/>
                  <w:marTop w:val="0"/>
                  <w:marBottom w:val="0"/>
                  <w:divBdr>
                    <w:top w:val="none" w:sz="0" w:space="0" w:color="auto"/>
                    <w:left w:val="none" w:sz="0" w:space="0" w:color="auto"/>
                    <w:bottom w:val="none" w:sz="0" w:space="0" w:color="auto"/>
                    <w:right w:val="none" w:sz="0" w:space="0" w:color="auto"/>
                  </w:divBdr>
                </w:div>
                <w:div w:id="1509171866">
                  <w:marLeft w:val="0"/>
                  <w:marRight w:val="0"/>
                  <w:marTop w:val="0"/>
                  <w:marBottom w:val="0"/>
                  <w:divBdr>
                    <w:top w:val="none" w:sz="0" w:space="0" w:color="auto"/>
                    <w:left w:val="none" w:sz="0" w:space="0" w:color="auto"/>
                    <w:bottom w:val="none" w:sz="0" w:space="0" w:color="auto"/>
                    <w:right w:val="none" w:sz="0" w:space="0" w:color="auto"/>
                  </w:divBdr>
                </w:div>
                <w:div w:id="1522355701">
                  <w:marLeft w:val="0"/>
                  <w:marRight w:val="0"/>
                  <w:marTop w:val="0"/>
                  <w:marBottom w:val="0"/>
                  <w:divBdr>
                    <w:top w:val="none" w:sz="0" w:space="0" w:color="auto"/>
                    <w:left w:val="none" w:sz="0" w:space="0" w:color="auto"/>
                    <w:bottom w:val="none" w:sz="0" w:space="0" w:color="auto"/>
                    <w:right w:val="none" w:sz="0" w:space="0" w:color="auto"/>
                  </w:divBdr>
                </w:div>
                <w:div w:id="1525245344">
                  <w:marLeft w:val="0"/>
                  <w:marRight w:val="0"/>
                  <w:marTop w:val="0"/>
                  <w:marBottom w:val="0"/>
                  <w:divBdr>
                    <w:top w:val="none" w:sz="0" w:space="0" w:color="auto"/>
                    <w:left w:val="none" w:sz="0" w:space="0" w:color="auto"/>
                    <w:bottom w:val="none" w:sz="0" w:space="0" w:color="auto"/>
                    <w:right w:val="none" w:sz="0" w:space="0" w:color="auto"/>
                  </w:divBdr>
                </w:div>
                <w:div w:id="1532843124">
                  <w:marLeft w:val="0"/>
                  <w:marRight w:val="0"/>
                  <w:marTop w:val="0"/>
                  <w:marBottom w:val="0"/>
                  <w:divBdr>
                    <w:top w:val="none" w:sz="0" w:space="0" w:color="auto"/>
                    <w:left w:val="none" w:sz="0" w:space="0" w:color="auto"/>
                    <w:bottom w:val="none" w:sz="0" w:space="0" w:color="auto"/>
                    <w:right w:val="none" w:sz="0" w:space="0" w:color="auto"/>
                  </w:divBdr>
                </w:div>
                <w:div w:id="1540779770">
                  <w:marLeft w:val="0"/>
                  <w:marRight w:val="0"/>
                  <w:marTop w:val="0"/>
                  <w:marBottom w:val="0"/>
                  <w:divBdr>
                    <w:top w:val="none" w:sz="0" w:space="0" w:color="auto"/>
                    <w:left w:val="none" w:sz="0" w:space="0" w:color="auto"/>
                    <w:bottom w:val="none" w:sz="0" w:space="0" w:color="auto"/>
                    <w:right w:val="none" w:sz="0" w:space="0" w:color="auto"/>
                  </w:divBdr>
                </w:div>
                <w:div w:id="1543055145">
                  <w:marLeft w:val="0"/>
                  <w:marRight w:val="0"/>
                  <w:marTop w:val="0"/>
                  <w:marBottom w:val="0"/>
                  <w:divBdr>
                    <w:top w:val="none" w:sz="0" w:space="0" w:color="auto"/>
                    <w:left w:val="none" w:sz="0" w:space="0" w:color="auto"/>
                    <w:bottom w:val="none" w:sz="0" w:space="0" w:color="auto"/>
                    <w:right w:val="none" w:sz="0" w:space="0" w:color="auto"/>
                  </w:divBdr>
                </w:div>
                <w:div w:id="1543976064">
                  <w:marLeft w:val="0"/>
                  <w:marRight w:val="0"/>
                  <w:marTop w:val="0"/>
                  <w:marBottom w:val="0"/>
                  <w:divBdr>
                    <w:top w:val="none" w:sz="0" w:space="0" w:color="auto"/>
                    <w:left w:val="none" w:sz="0" w:space="0" w:color="auto"/>
                    <w:bottom w:val="none" w:sz="0" w:space="0" w:color="auto"/>
                    <w:right w:val="none" w:sz="0" w:space="0" w:color="auto"/>
                  </w:divBdr>
                </w:div>
                <w:div w:id="1558322504">
                  <w:marLeft w:val="0"/>
                  <w:marRight w:val="0"/>
                  <w:marTop w:val="0"/>
                  <w:marBottom w:val="0"/>
                  <w:divBdr>
                    <w:top w:val="none" w:sz="0" w:space="0" w:color="auto"/>
                    <w:left w:val="none" w:sz="0" w:space="0" w:color="auto"/>
                    <w:bottom w:val="none" w:sz="0" w:space="0" w:color="auto"/>
                    <w:right w:val="none" w:sz="0" w:space="0" w:color="auto"/>
                  </w:divBdr>
                </w:div>
                <w:div w:id="1569614241">
                  <w:marLeft w:val="0"/>
                  <w:marRight w:val="0"/>
                  <w:marTop w:val="0"/>
                  <w:marBottom w:val="0"/>
                  <w:divBdr>
                    <w:top w:val="none" w:sz="0" w:space="0" w:color="auto"/>
                    <w:left w:val="none" w:sz="0" w:space="0" w:color="auto"/>
                    <w:bottom w:val="none" w:sz="0" w:space="0" w:color="auto"/>
                    <w:right w:val="none" w:sz="0" w:space="0" w:color="auto"/>
                  </w:divBdr>
                </w:div>
                <w:div w:id="1581022962">
                  <w:marLeft w:val="0"/>
                  <w:marRight w:val="0"/>
                  <w:marTop w:val="0"/>
                  <w:marBottom w:val="0"/>
                  <w:divBdr>
                    <w:top w:val="none" w:sz="0" w:space="0" w:color="auto"/>
                    <w:left w:val="none" w:sz="0" w:space="0" w:color="auto"/>
                    <w:bottom w:val="none" w:sz="0" w:space="0" w:color="auto"/>
                    <w:right w:val="none" w:sz="0" w:space="0" w:color="auto"/>
                  </w:divBdr>
                </w:div>
                <w:div w:id="1585332657">
                  <w:marLeft w:val="0"/>
                  <w:marRight w:val="0"/>
                  <w:marTop w:val="0"/>
                  <w:marBottom w:val="0"/>
                  <w:divBdr>
                    <w:top w:val="none" w:sz="0" w:space="0" w:color="auto"/>
                    <w:left w:val="none" w:sz="0" w:space="0" w:color="auto"/>
                    <w:bottom w:val="none" w:sz="0" w:space="0" w:color="auto"/>
                    <w:right w:val="none" w:sz="0" w:space="0" w:color="auto"/>
                  </w:divBdr>
                </w:div>
                <w:div w:id="1601719496">
                  <w:marLeft w:val="0"/>
                  <w:marRight w:val="0"/>
                  <w:marTop w:val="0"/>
                  <w:marBottom w:val="0"/>
                  <w:divBdr>
                    <w:top w:val="none" w:sz="0" w:space="0" w:color="auto"/>
                    <w:left w:val="none" w:sz="0" w:space="0" w:color="auto"/>
                    <w:bottom w:val="none" w:sz="0" w:space="0" w:color="auto"/>
                    <w:right w:val="none" w:sz="0" w:space="0" w:color="auto"/>
                  </w:divBdr>
                </w:div>
                <w:div w:id="1613516653">
                  <w:marLeft w:val="0"/>
                  <w:marRight w:val="0"/>
                  <w:marTop w:val="0"/>
                  <w:marBottom w:val="0"/>
                  <w:divBdr>
                    <w:top w:val="none" w:sz="0" w:space="0" w:color="auto"/>
                    <w:left w:val="none" w:sz="0" w:space="0" w:color="auto"/>
                    <w:bottom w:val="none" w:sz="0" w:space="0" w:color="auto"/>
                    <w:right w:val="none" w:sz="0" w:space="0" w:color="auto"/>
                  </w:divBdr>
                </w:div>
                <w:div w:id="1630863380">
                  <w:marLeft w:val="0"/>
                  <w:marRight w:val="0"/>
                  <w:marTop w:val="0"/>
                  <w:marBottom w:val="0"/>
                  <w:divBdr>
                    <w:top w:val="none" w:sz="0" w:space="0" w:color="auto"/>
                    <w:left w:val="none" w:sz="0" w:space="0" w:color="auto"/>
                    <w:bottom w:val="none" w:sz="0" w:space="0" w:color="auto"/>
                    <w:right w:val="none" w:sz="0" w:space="0" w:color="auto"/>
                  </w:divBdr>
                </w:div>
                <w:div w:id="1641036131">
                  <w:marLeft w:val="0"/>
                  <w:marRight w:val="0"/>
                  <w:marTop w:val="0"/>
                  <w:marBottom w:val="0"/>
                  <w:divBdr>
                    <w:top w:val="none" w:sz="0" w:space="0" w:color="auto"/>
                    <w:left w:val="none" w:sz="0" w:space="0" w:color="auto"/>
                    <w:bottom w:val="none" w:sz="0" w:space="0" w:color="auto"/>
                    <w:right w:val="none" w:sz="0" w:space="0" w:color="auto"/>
                  </w:divBdr>
                </w:div>
                <w:div w:id="1644969854">
                  <w:marLeft w:val="0"/>
                  <w:marRight w:val="0"/>
                  <w:marTop w:val="0"/>
                  <w:marBottom w:val="0"/>
                  <w:divBdr>
                    <w:top w:val="none" w:sz="0" w:space="0" w:color="auto"/>
                    <w:left w:val="none" w:sz="0" w:space="0" w:color="auto"/>
                    <w:bottom w:val="none" w:sz="0" w:space="0" w:color="auto"/>
                    <w:right w:val="none" w:sz="0" w:space="0" w:color="auto"/>
                  </w:divBdr>
                </w:div>
                <w:div w:id="1645502978">
                  <w:marLeft w:val="0"/>
                  <w:marRight w:val="0"/>
                  <w:marTop w:val="0"/>
                  <w:marBottom w:val="0"/>
                  <w:divBdr>
                    <w:top w:val="none" w:sz="0" w:space="0" w:color="auto"/>
                    <w:left w:val="none" w:sz="0" w:space="0" w:color="auto"/>
                    <w:bottom w:val="none" w:sz="0" w:space="0" w:color="auto"/>
                    <w:right w:val="none" w:sz="0" w:space="0" w:color="auto"/>
                  </w:divBdr>
                </w:div>
                <w:div w:id="1649823478">
                  <w:marLeft w:val="0"/>
                  <w:marRight w:val="0"/>
                  <w:marTop w:val="0"/>
                  <w:marBottom w:val="0"/>
                  <w:divBdr>
                    <w:top w:val="none" w:sz="0" w:space="0" w:color="auto"/>
                    <w:left w:val="none" w:sz="0" w:space="0" w:color="auto"/>
                    <w:bottom w:val="none" w:sz="0" w:space="0" w:color="auto"/>
                    <w:right w:val="none" w:sz="0" w:space="0" w:color="auto"/>
                  </w:divBdr>
                </w:div>
                <w:div w:id="1650161937">
                  <w:marLeft w:val="0"/>
                  <w:marRight w:val="0"/>
                  <w:marTop w:val="0"/>
                  <w:marBottom w:val="0"/>
                  <w:divBdr>
                    <w:top w:val="none" w:sz="0" w:space="0" w:color="auto"/>
                    <w:left w:val="none" w:sz="0" w:space="0" w:color="auto"/>
                    <w:bottom w:val="none" w:sz="0" w:space="0" w:color="auto"/>
                    <w:right w:val="none" w:sz="0" w:space="0" w:color="auto"/>
                  </w:divBdr>
                </w:div>
                <w:div w:id="1650474567">
                  <w:marLeft w:val="0"/>
                  <w:marRight w:val="0"/>
                  <w:marTop w:val="0"/>
                  <w:marBottom w:val="0"/>
                  <w:divBdr>
                    <w:top w:val="none" w:sz="0" w:space="0" w:color="auto"/>
                    <w:left w:val="none" w:sz="0" w:space="0" w:color="auto"/>
                    <w:bottom w:val="none" w:sz="0" w:space="0" w:color="auto"/>
                    <w:right w:val="none" w:sz="0" w:space="0" w:color="auto"/>
                  </w:divBdr>
                </w:div>
                <w:div w:id="1650478210">
                  <w:marLeft w:val="0"/>
                  <w:marRight w:val="0"/>
                  <w:marTop w:val="0"/>
                  <w:marBottom w:val="0"/>
                  <w:divBdr>
                    <w:top w:val="none" w:sz="0" w:space="0" w:color="auto"/>
                    <w:left w:val="none" w:sz="0" w:space="0" w:color="auto"/>
                    <w:bottom w:val="none" w:sz="0" w:space="0" w:color="auto"/>
                    <w:right w:val="none" w:sz="0" w:space="0" w:color="auto"/>
                  </w:divBdr>
                </w:div>
                <w:div w:id="1660960899">
                  <w:marLeft w:val="0"/>
                  <w:marRight w:val="0"/>
                  <w:marTop w:val="0"/>
                  <w:marBottom w:val="0"/>
                  <w:divBdr>
                    <w:top w:val="none" w:sz="0" w:space="0" w:color="auto"/>
                    <w:left w:val="none" w:sz="0" w:space="0" w:color="auto"/>
                    <w:bottom w:val="none" w:sz="0" w:space="0" w:color="auto"/>
                    <w:right w:val="none" w:sz="0" w:space="0" w:color="auto"/>
                  </w:divBdr>
                </w:div>
                <w:div w:id="1671322960">
                  <w:marLeft w:val="0"/>
                  <w:marRight w:val="0"/>
                  <w:marTop w:val="0"/>
                  <w:marBottom w:val="0"/>
                  <w:divBdr>
                    <w:top w:val="none" w:sz="0" w:space="0" w:color="auto"/>
                    <w:left w:val="none" w:sz="0" w:space="0" w:color="auto"/>
                    <w:bottom w:val="none" w:sz="0" w:space="0" w:color="auto"/>
                    <w:right w:val="none" w:sz="0" w:space="0" w:color="auto"/>
                  </w:divBdr>
                </w:div>
                <w:div w:id="1679506735">
                  <w:marLeft w:val="0"/>
                  <w:marRight w:val="0"/>
                  <w:marTop w:val="0"/>
                  <w:marBottom w:val="0"/>
                  <w:divBdr>
                    <w:top w:val="none" w:sz="0" w:space="0" w:color="auto"/>
                    <w:left w:val="none" w:sz="0" w:space="0" w:color="auto"/>
                    <w:bottom w:val="none" w:sz="0" w:space="0" w:color="auto"/>
                    <w:right w:val="none" w:sz="0" w:space="0" w:color="auto"/>
                  </w:divBdr>
                </w:div>
                <w:div w:id="1681421919">
                  <w:marLeft w:val="0"/>
                  <w:marRight w:val="0"/>
                  <w:marTop w:val="0"/>
                  <w:marBottom w:val="0"/>
                  <w:divBdr>
                    <w:top w:val="none" w:sz="0" w:space="0" w:color="auto"/>
                    <w:left w:val="none" w:sz="0" w:space="0" w:color="auto"/>
                    <w:bottom w:val="none" w:sz="0" w:space="0" w:color="auto"/>
                    <w:right w:val="none" w:sz="0" w:space="0" w:color="auto"/>
                  </w:divBdr>
                </w:div>
                <w:div w:id="1681928386">
                  <w:marLeft w:val="0"/>
                  <w:marRight w:val="0"/>
                  <w:marTop w:val="0"/>
                  <w:marBottom w:val="0"/>
                  <w:divBdr>
                    <w:top w:val="none" w:sz="0" w:space="0" w:color="auto"/>
                    <w:left w:val="none" w:sz="0" w:space="0" w:color="auto"/>
                    <w:bottom w:val="none" w:sz="0" w:space="0" w:color="auto"/>
                    <w:right w:val="none" w:sz="0" w:space="0" w:color="auto"/>
                  </w:divBdr>
                </w:div>
                <w:div w:id="1682076687">
                  <w:marLeft w:val="0"/>
                  <w:marRight w:val="0"/>
                  <w:marTop w:val="0"/>
                  <w:marBottom w:val="0"/>
                  <w:divBdr>
                    <w:top w:val="none" w:sz="0" w:space="0" w:color="auto"/>
                    <w:left w:val="none" w:sz="0" w:space="0" w:color="auto"/>
                    <w:bottom w:val="none" w:sz="0" w:space="0" w:color="auto"/>
                    <w:right w:val="none" w:sz="0" w:space="0" w:color="auto"/>
                  </w:divBdr>
                </w:div>
                <w:div w:id="1683583422">
                  <w:marLeft w:val="0"/>
                  <w:marRight w:val="0"/>
                  <w:marTop w:val="0"/>
                  <w:marBottom w:val="0"/>
                  <w:divBdr>
                    <w:top w:val="none" w:sz="0" w:space="0" w:color="auto"/>
                    <w:left w:val="none" w:sz="0" w:space="0" w:color="auto"/>
                    <w:bottom w:val="none" w:sz="0" w:space="0" w:color="auto"/>
                    <w:right w:val="none" w:sz="0" w:space="0" w:color="auto"/>
                  </w:divBdr>
                </w:div>
                <w:div w:id="1698264609">
                  <w:marLeft w:val="0"/>
                  <w:marRight w:val="0"/>
                  <w:marTop w:val="0"/>
                  <w:marBottom w:val="0"/>
                  <w:divBdr>
                    <w:top w:val="none" w:sz="0" w:space="0" w:color="auto"/>
                    <w:left w:val="none" w:sz="0" w:space="0" w:color="auto"/>
                    <w:bottom w:val="none" w:sz="0" w:space="0" w:color="auto"/>
                    <w:right w:val="none" w:sz="0" w:space="0" w:color="auto"/>
                  </w:divBdr>
                </w:div>
                <w:div w:id="1709918003">
                  <w:marLeft w:val="0"/>
                  <w:marRight w:val="0"/>
                  <w:marTop w:val="0"/>
                  <w:marBottom w:val="0"/>
                  <w:divBdr>
                    <w:top w:val="none" w:sz="0" w:space="0" w:color="auto"/>
                    <w:left w:val="none" w:sz="0" w:space="0" w:color="auto"/>
                    <w:bottom w:val="none" w:sz="0" w:space="0" w:color="auto"/>
                    <w:right w:val="none" w:sz="0" w:space="0" w:color="auto"/>
                  </w:divBdr>
                </w:div>
                <w:div w:id="1722482856">
                  <w:marLeft w:val="0"/>
                  <w:marRight w:val="0"/>
                  <w:marTop w:val="0"/>
                  <w:marBottom w:val="0"/>
                  <w:divBdr>
                    <w:top w:val="none" w:sz="0" w:space="0" w:color="auto"/>
                    <w:left w:val="none" w:sz="0" w:space="0" w:color="auto"/>
                    <w:bottom w:val="none" w:sz="0" w:space="0" w:color="auto"/>
                    <w:right w:val="none" w:sz="0" w:space="0" w:color="auto"/>
                  </w:divBdr>
                </w:div>
                <w:div w:id="1723215527">
                  <w:marLeft w:val="0"/>
                  <w:marRight w:val="0"/>
                  <w:marTop w:val="0"/>
                  <w:marBottom w:val="0"/>
                  <w:divBdr>
                    <w:top w:val="none" w:sz="0" w:space="0" w:color="auto"/>
                    <w:left w:val="none" w:sz="0" w:space="0" w:color="auto"/>
                    <w:bottom w:val="none" w:sz="0" w:space="0" w:color="auto"/>
                    <w:right w:val="none" w:sz="0" w:space="0" w:color="auto"/>
                  </w:divBdr>
                </w:div>
                <w:div w:id="1734817108">
                  <w:marLeft w:val="0"/>
                  <w:marRight w:val="0"/>
                  <w:marTop w:val="0"/>
                  <w:marBottom w:val="0"/>
                  <w:divBdr>
                    <w:top w:val="none" w:sz="0" w:space="0" w:color="auto"/>
                    <w:left w:val="none" w:sz="0" w:space="0" w:color="auto"/>
                    <w:bottom w:val="none" w:sz="0" w:space="0" w:color="auto"/>
                    <w:right w:val="none" w:sz="0" w:space="0" w:color="auto"/>
                  </w:divBdr>
                </w:div>
                <w:div w:id="1740011251">
                  <w:marLeft w:val="0"/>
                  <w:marRight w:val="0"/>
                  <w:marTop w:val="0"/>
                  <w:marBottom w:val="0"/>
                  <w:divBdr>
                    <w:top w:val="none" w:sz="0" w:space="0" w:color="auto"/>
                    <w:left w:val="none" w:sz="0" w:space="0" w:color="auto"/>
                    <w:bottom w:val="none" w:sz="0" w:space="0" w:color="auto"/>
                    <w:right w:val="none" w:sz="0" w:space="0" w:color="auto"/>
                  </w:divBdr>
                </w:div>
                <w:div w:id="1751657712">
                  <w:marLeft w:val="0"/>
                  <w:marRight w:val="0"/>
                  <w:marTop w:val="0"/>
                  <w:marBottom w:val="0"/>
                  <w:divBdr>
                    <w:top w:val="none" w:sz="0" w:space="0" w:color="auto"/>
                    <w:left w:val="none" w:sz="0" w:space="0" w:color="auto"/>
                    <w:bottom w:val="none" w:sz="0" w:space="0" w:color="auto"/>
                    <w:right w:val="none" w:sz="0" w:space="0" w:color="auto"/>
                  </w:divBdr>
                </w:div>
                <w:div w:id="1759016815">
                  <w:marLeft w:val="0"/>
                  <w:marRight w:val="0"/>
                  <w:marTop w:val="0"/>
                  <w:marBottom w:val="0"/>
                  <w:divBdr>
                    <w:top w:val="none" w:sz="0" w:space="0" w:color="auto"/>
                    <w:left w:val="none" w:sz="0" w:space="0" w:color="auto"/>
                    <w:bottom w:val="none" w:sz="0" w:space="0" w:color="auto"/>
                    <w:right w:val="none" w:sz="0" w:space="0" w:color="auto"/>
                  </w:divBdr>
                </w:div>
                <w:div w:id="1764951120">
                  <w:marLeft w:val="0"/>
                  <w:marRight w:val="0"/>
                  <w:marTop w:val="0"/>
                  <w:marBottom w:val="0"/>
                  <w:divBdr>
                    <w:top w:val="none" w:sz="0" w:space="0" w:color="auto"/>
                    <w:left w:val="none" w:sz="0" w:space="0" w:color="auto"/>
                    <w:bottom w:val="none" w:sz="0" w:space="0" w:color="auto"/>
                    <w:right w:val="none" w:sz="0" w:space="0" w:color="auto"/>
                  </w:divBdr>
                </w:div>
                <w:div w:id="1770586737">
                  <w:marLeft w:val="0"/>
                  <w:marRight w:val="0"/>
                  <w:marTop w:val="0"/>
                  <w:marBottom w:val="0"/>
                  <w:divBdr>
                    <w:top w:val="none" w:sz="0" w:space="0" w:color="auto"/>
                    <w:left w:val="none" w:sz="0" w:space="0" w:color="auto"/>
                    <w:bottom w:val="none" w:sz="0" w:space="0" w:color="auto"/>
                    <w:right w:val="none" w:sz="0" w:space="0" w:color="auto"/>
                  </w:divBdr>
                </w:div>
                <w:div w:id="1771778693">
                  <w:marLeft w:val="0"/>
                  <w:marRight w:val="0"/>
                  <w:marTop w:val="0"/>
                  <w:marBottom w:val="0"/>
                  <w:divBdr>
                    <w:top w:val="none" w:sz="0" w:space="0" w:color="auto"/>
                    <w:left w:val="none" w:sz="0" w:space="0" w:color="auto"/>
                    <w:bottom w:val="none" w:sz="0" w:space="0" w:color="auto"/>
                    <w:right w:val="none" w:sz="0" w:space="0" w:color="auto"/>
                  </w:divBdr>
                </w:div>
                <w:div w:id="1782334511">
                  <w:marLeft w:val="0"/>
                  <w:marRight w:val="0"/>
                  <w:marTop w:val="0"/>
                  <w:marBottom w:val="0"/>
                  <w:divBdr>
                    <w:top w:val="none" w:sz="0" w:space="0" w:color="auto"/>
                    <w:left w:val="none" w:sz="0" w:space="0" w:color="auto"/>
                    <w:bottom w:val="none" w:sz="0" w:space="0" w:color="auto"/>
                    <w:right w:val="none" w:sz="0" w:space="0" w:color="auto"/>
                  </w:divBdr>
                </w:div>
                <w:div w:id="1796287185">
                  <w:marLeft w:val="0"/>
                  <w:marRight w:val="0"/>
                  <w:marTop w:val="0"/>
                  <w:marBottom w:val="0"/>
                  <w:divBdr>
                    <w:top w:val="none" w:sz="0" w:space="0" w:color="auto"/>
                    <w:left w:val="none" w:sz="0" w:space="0" w:color="auto"/>
                    <w:bottom w:val="none" w:sz="0" w:space="0" w:color="auto"/>
                    <w:right w:val="none" w:sz="0" w:space="0" w:color="auto"/>
                  </w:divBdr>
                </w:div>
                <w:div w:id="1801336952">
                  <w:marLeft w:val="0"/>
                  <w:marRight w:val="0"/>
                  <w:marTop w:val="0"/>
                  <w:marBottom w:val="0"/>
                  <w:divBdr>
                    <w:top w:val="none" w:sz="0" w:space="0" w:color="auto"/>
                    <w:left w:val="none" w:sz="0" w:space="0" w:color="auto"/>
                    <w:bottom w:val="none" w:sz="0" w:space="0" w:color="auto"/>
                    <w:right w:val="none" w:sz="0" w:space="0" w:color="auto"/>
                  </w:divBdr>
                </w:div>
                <w:div w:id="1810124539">
                  <w:marLeft w:val="0"/>
                  <w:marRight w:val="0"/>
                  <w:marTop w:val="0"/>
                  <w:marBottom w:val="0"/>
                  <w:divBdr>
                    <w:top w:val="none" w:sz="0" w:space="0" w:color="auto"/>
                    <w:left w:val="none" w:sz="0" w:space="0" w:color="auto"/>
                    <w:bottom w:val="none" w:sz="0" w:space="0" w:color="auto"/>
                    <w:right w:val="none" w:sz="0" w:space="0" w:color="auto"/>
                  </w:divBdr>
                </w:div>
                <w:div w:id="1810900348">
                  <w:marLeft w:val="0"/>
                  <w:marRight w:val="0"/>
                  <w:marTop w:val="0"/>
                  <w:marBottom w:val="0"/>
                  <w:divBdr>
                    <w:top w:val="none" w:sz="0" w:space="0" w:color="auto"/>
                    <w:left w:val="none" w:sz="0" w:space="0" w:color="auto"/>
                    <w:bottom w:val="none" w:sz="0" w:space="0" w:color="auto"/>
                    <w:right w:val="none" w:sz="0" w:space="0" w:color="auto"/>
                  </w:divBdr>
                </w:div>
                <w:div w:id="1815641593">
                  <w:marLeft w:val="0"/>
                  <w:marRight w:val="0"/>
                  <w:marTop w:val="0"/>
                  <w:marBottom w:val="0"/>
                  <w:divBdr>
                    <w:top w:val="none" w:sz="0" w:space="0" w:color="auto"/>
                    <w:left w:val="none" w:sz="0" w:space="0" w:color="auto"/>
                    <w:bottom w:val="none" w:sz="0" w:space="0" w:color="auto"/>
                    <w:right w:val="none" w:sz="0" w:space="0" w:color="auto"/>
                  </w:divBdr>
                </w:div>
                <w:div w:id="1826238864">
                  <w:marLeft w:val="0"/>
                  <w:marRight w:val="0"/>
                  <w:marTop w:val="0"/>
                  <w:marBottom w:val="0"/>
                  <w:divBdr>
                    <w:top w:val="none" w:sz="0" w:space="0" w:color="auto"/>
                    <w:left w:val="none" w:sz="0" w:space="0" w:color="auto"/>
                    <w:bottom w:val="none" w:sz="0" w:space="0" w:color="auto"/>
                    <w:right w:val="none" w:sz="0" w:space="0" w:color="auto"/>
                  </w:divBdr>
                </w:div>
                <w:div w:id="1831173774">
                  <w:marLeft w:val="0"/>
                  <w:marRight w:val="0"/>
                  <w:marTop w:val="0"/>
                  <w:marBottom w:val="0"/>
                  <w:divBdr>
                    <w:top w:val="none" w:sz="0" w:space="0" w:color="auto"/>
                    <w:left w:val="none" w:sz="0" w:space="0" w:color="auto"/>
                    <w:bottom w:val="none" w:sz="0" w:space="0" w:color="auto"/>
                    <w:right w:val="none" w:sz="0" w:space="0" w:color="auto"/>
                  </w:divBdr>
                </w:div>
                <w:div w:id="1835413795">
                  <w:marLeft w:val="0"/>
                  <w:marRight w:val="0"/>
                  <w:marTop w:val="0"/>
                  <w:marBottom w:val="0"/>
                  <w:divBdr>
                    <w:top w:val="none" w:sz="0" w:space="0" w:color="auto"/>
                    <w:left w:val="none" w:sz="0" w:space="0" w:color="auto"/>
                    <w:bottom w:val="none" w:sz="0" w:space="0" w:color="auto"/>
                    <w:right w:val="none" w:sz="0" w:space="0" w:color="auto"/>
                  </w:divBdr>
                </w:div>
                <w:div w:id="1835484506">
                  <w:marLeft w:val="0"/>
                  <w:marRight w:val="0"/>
                  <w:marTop w:val="0"/>
                  <w:marBottom w:val="0"/>
                  <w:divBdr>
                    <w:top w:val="none" w:sz="0" w:space="0" w:color="auto"/>
                    <w:left w:val="none" w:sz="0" w:space="0" w:color="auto"/>
                    <w:bottom w:val="none" w:sz="0" w:space="0" w:color="auto"/>
                    <w:right w:val="none" w:sz="0" w:space="0" w:color="auto"/>
                  </w:divBdr>
                </w:div>
                <w:div w:id="1844392551">
                  <w:marLeft w:val="0"/>
                  <w:marRight w:val="0"/>
                  <w:marTop w:val="0"/>
                  <w:marBottom w:val="0"/>
                  <w:divBdr>
                    <w:top w:val="none" w:sz="0" w:space="0" w:color="auto"/>
                    <w:left w:val="none" w:sz="0" w:space="0" w:color="auto"/>
                    <w:bottom w:val="none" w:sz="0" w:space="0" w:color="auto"/>
                    <w:right w:val="none" w:sz="0" w:space="0" w:color="auto"/>
                  </w:divBdr>
                </w:div>
                <w:div w:id="1866097226">
                  <w:marLeft w:val="0"/>
                  <w:marRight w:val="0"/>
                  <w:marTop w:val="0"/>
                  <w:marBottom w:val="0"/>
                  <w:divBdr>
                    <w:top w:val="none" w:sz="0" w:space="0" w:color="auto"/>
                    <w:left w:val="none" w:sz="0" w:space="0" w:color="auto"/>
                    <w:bottom w:val="none" w:sz="0" w:space="0" w:color="auto"/>
                    <w:right w:val="none" w:sz="0" w:space="0" w:color="auto"/>
                  </w:divBdr>
                </w:div>
                <w:div w:id="1871528736">
                  <w:marLeft w:val="0"/>
                  <w:marRight w:val="0"/>
                  <w:marTop w:val="0"/>
                  <w:marBottom w:val="0"/>
                  <w:divBdr>
                    <w:top w:val="none" w:sz="0" w:space="0" w:color="auto"/>
                    <w:left w:val="none" w:sz="0" w:space="0" w:color="auto"/>
                    <w:bottom w:val="none" w:sz="0" w:space="0" w:color="auto"/>
                    <w:right w:val="none" w:sz="0" w:space="0" w:color="auto"/>
                  </w:divBdr>
                </w:div>
                <w:div w:id="1872525157">
                  <w:marLeft w:val="0"/>
                  <w:marRight w:val="0"/>
                  <w:marTop w:val="0"/>
                  <w:marBottom w:val="0"/>
                  <w:divBdr>
                    <w:top w:val="none" w:sz="0" w:space="0" w:color="auto"/>
                    <w:left w:val="none" w:sz="0" w:space="0" w:color="auto"/>
                    <w:bottom w:val="none" w:sz="0" w:space="0" w:color="auto"/>
                    <w:right w:val="none" w:sz="0" w:space="0" w:color="auto"/>
                  </w:divBdr>
                </w:div>
                <w:div w:id="1872717109">
                  <w:marLeft w:val="0"/>
                  <w:marRight w:val="0"/>
                  <w:marTop w:val="0"/>
                  <w:marBottom w:val="0"/>
                  <w:divBdr>
                    <w:top w:val="none" w:sz="0" w:space="0" w:color="auto"/>
                    <w:left w:val="none" w:sz="0" w:space="0" w:color="auto"/>
                    <w:bottom w:val="none" w:sz="0" w:space="0" w:color="auto"/>
                    <w:right w:val="none" w:sz="0" w:space="0" w:color="auto"/>
                  </w:divBdr>
                </w:div>
                <w:div w:id="1876238542">
                  <w:marLeft w:val="0"/>
                  <w:marRight w:val="0"/>
                  <w:marTop w:val="0"/>
                  <w:marBottom w:val="0"/>
                  <w:divBdr>
                    <w:top w:val="none" w:sz="0" w:space="0" w:color="auto"/>
                    <w:left w:val="none" w:sz="0" w:space="0" w:color="auto"/>
                    <w:bottom w:val="none" w:sz="0" w:space="0" w:color="auto"/>
                    <w:right w:val="none" w:sz="0" w:space="0" w:color="auto"/>
                  </w:divBdr>
                </w:div>
                <w:div w:id="1892299532">
                  <w:marLeft w:val="0"/>
                  <w:marRight w:val="0"/>
                  <w:marTop w:val="0"/>
                  <w:marBottom w:val="0"/>
                  <w:divBdr>
                    <w:top w:val="none" w:sz="0" w:space="0" w:color="auto"/>
                    <w:left w:val="none" w:sz="0" w:space="0" w:color="auto"/>
                    <w:bottom w:val="none" w:sz="0" w:space="0" w:color="auto"/>
                    <w:right w:val="none" w:sz="0" w:space="0" w:color="auto"/>
                  </w:divBdr>
                </w:div>
                <w:div w:id="1892425371">
                  <w:marLeft w:val="0"/>
                  <w:marRight w:val="0"/>
                  <w:marTop w:val="0"/>
                  <w:marBottom w:val="0"/>
                  <w:divBdr>
                    <w:top w:val="none" w:sz="0" w:space="0" w:color="auto"/>
                    <w:left w:val="none" w:sz="0" w:space="0" w:color="auto"/>
                    <w:bottom w:val="none" w:sz="0" w:space="0" w:color="auto"/>
                    <w:right w:val="none" w:sz="0" w:space="0" w:color="auto"/>
                  </w:divBdr>
                </w:div>
                <w:div w:id="1892843237">
                  <w:marLeft w:val="0"/>
                  <w:marRight w:val="0"/>
                  <w:marTop w:val="0"/>
                  <w:marBottom w:val="0"/>
                  <w:divBdr>
                    <w:top w:val="none" w:sz="0" w:space="0" w:color="auto"/>
                    <w:left w:val="none" w:sz="0" w:space="0" w:color="auto"/>
                    <w:bottom w:val="none" w:sz="0" w:space="0" w:color="auto"/>
                    <w:right w:val="none" w:sz="0" w:space="0" w:color="auto"/>
                  </w:divBdr>
                </w:div>
                <w:div w:id="1893615003">
                  <w:marLeft w:val="0"/>
                  <w:marRight w:val="0"/>
                  <w:marTop w:val="0"/>
                  <w:marBottom w:val="0"/>
                  <w:divBdr>
                    <w:top w:val="none" w:sz="0" w:space="0" w:color="auto"/>
                    <w:left w:val="none" w:sz="0" w:space="0" w:color="auto"/>
                    <w:bottom w:val="none" w:sz="0" w:space="0" w:color="auto"/>
                    <w:right w:val="none" w:sz="0" w:space="0" w:color="auto"/>
                  </w:divBdr>
                </w:div>
                <w:div w:id="1927300776">
                  <w:marLeft w:val="0"/>
                  <w:marRight w:val="0"/>
                  <w:marTop w:val="0"/>
                  <w:marBottom w:val="0"/>
                  <w:divBdr>
                    <w:top w:val="none" w:sz="0" w:space="0" w:color="auto"/>
                    <w:left w:val="none" w:sz="0" w:space="0" w:color="auto"/>
                    <w:bottom w:val="none" w:sz="0" w:space="0" w:color="auto"/>
                    <w:right w:val="none" w:sz="0" w:space="0" w:color="auto"/>
                  </w:divBdr>
                </w:div>
                <w:div w:id="1930503567">
                  <w:marLeft w:val="0"/>
                  <w:marRight w:val="0"/>
                  <w:marTop w:val="0"/>
                  <w:marBottom w:val="0"/>
                  <w:divBdr>
                    <w:top w:val="none" w:sz="0" w:space="0" w:color="auto"/>
                    <w:left w:val="none" w:sz="0" w:space="0" w:color="auto"/>
                    <w:bottom w:val="none" w:sz="0" w:space="0" w:color="auto"/>
                    <w:right w:val="none" w:sz="0" w:space="0" w:color="auto"/>
                  </w:divBdr>
                </w:div>
                <w:div w:id="1948657055">
                  <w:marLeft w:val="0"/>
                  <w:marRight w:val="0"/>
                  <w:marTop w:val="0"/>
                  <w:marBottom w:val="0"/>
                  <w:divBdr>
                    <w:top w:val="none" w:sz="0" w:space="0" w:color="auto"/>
                    <w:left w:val="none" w:sz="0" w:space="0" w:color="auto"/>
                    <w:bottom w:val="none" w:sz="0" w:space="0" w:color="auto"/>
                    <w:right w:val="none" w:sz="0" w:space="0" w:color="auto"/>
                  </w:divBdr>
                </w:div>
                <w:div w:id="1965573954">
                  <w:marLeft w:val="0"/>
                  <w:marRight w:val="0"/>
                  <w:marTop w:val="0"/>
                  <w:marBottom w:val="0"/>
                  <w:divBdr>
                    <w:top w:val="none" w:sz="0" w:space="0" w:color="auto"/>
                    <w:left w:val="none" w:sz="0" w:space="0" w:color="auto"/>
                    <w:bottom w:val="none" w:sz="0" w:space="0" w:color="auto"/>
                    <w:right w:val="none" w:sz="0" w:space="0" w:color="auto"/>
                  </w:divBdr>
                </w:div>
                <w:div w:id="1970088538">
                  <w:marLeft w:val="0"/>
                  <w:marRight w:val="0"/>
                  <w:marTop w:val="0"/>
                  <w:marBottom w:val="0"/>
                  <w:divBdr>
                    <w:top w:val="none" w:sz="0" w:space="0" w:color="auto"/>
                    <w:left w:val="none" w:sz="0" w:space="0" w:color="auto"/>
                    <w:bottom w:val="none" w:sz="0" w:space="0" w:color="auto"/>
                    <w:right w:val="none" w:sz="0" w:space="0" w:color="auto"/>
                  </w:divBdr>
                </w:div>
                <w:div w:id="1971739229">
                  <w:marLeft w:val="0"/>
                  <w:marRight w:val="0"/>
                  <w:marTop w:val="0"/>
                  <w:marBottom w:val="0"/>
                  <w:divBdr>
                    <w:top w:val="none" w:sz="0" w:space="0" w:color="auto"/>
                    <w:left w:val="none" w:sz="0" w:space="0" w:color="auto"/>
                    <w:bottom w:val="none" w:sz="0" w:space="0" w:color="auto"/>
                    <w:right w:val="none" w:sz="0" w:space="0" w:color="auto"/>
                  </w:divBdr>
                </w:div>
                <w:div w:id="1982614714">
                  <w:marLeft w:val="0"/>
                  <w:marRight w:val="0"/>
                  <w:marTop w:val="0"/>
                  <w:marBottom w:val="0"/>
                  <w:divBdr>
                    <w:top w:val="none" w:sz="0" w:space="0" w:color="auto"/>
                    <w:left w:val="none" w:sz="0" w:space="0" w:color="auto"/>
                    <w:bottom w:val="none" w:sz="0" w:space="0" w:color="auto"/>
                    <w:right w:val="none" w:sz="0" w:space="0" w:color="auto"/>
                  </w:divBdr>
                </w:div>
                <w:div w:id="1984503021">
                  <w:marLeft w:val="0"/>
                  <w:marRight w:val="0"/>
                  <w:marTop w:val="0"/>
                  <w:marBottom w:val="0"/>
                  <w:divBdr>
                    <w:top w:val="none" w:sz="0" w:space="0" w:color="auto"/>
                    <w:left w:val="none" w:sz="0" w:space="0" w:color="auto"/>
                    <w:bottom w:val="none" w:sz="0" w:space="0" w:color="auto"/>
                    <w:right w:val="none" w:sz="0" w:space="0" w:color="auto"/>
                  </w:divBdr>
                </w:div>
                <w:div w:id="1989819708">
                  <w:marLeft w:val="0"/>
                  <w:marRight w:val="0"/>
                  <w:marTop w:val="0"/>
                  <w:marBottom w:val="0"/>
                  <w:divBdr>
                    <w:top w:val="none" w:sz="0" w:space="0" w:color="auto"/>
                    <w:left w:val="none" w:sz="0" w:space="0" w:color="auto"/>
                    <w:bottom w:val="none" w:sz="0" w:space="0" w:color="auto"/>
                    <w:right w:val="none" w:sz="0" w:space="0" w:color="auto"/>
                  </w:divBdr>
                </w:div>
                <w:div w:id="1998920050">
                  <w:marLeft w:val="0"/>
                  <w:marRight w:val="0"/>
                  <w:marTop w:val="0"/>
                  <w:marBottom w:val="0"/>
                  <w:divBdr>
                    <w:top w:val="none" w:sz="0" w:space="0" w:color="auto"/>
                    <w:left w:val="none" w:sz="0" w:space="0" w:color="auto"/>
                    <w:bottom w:val="none" w:sz="0" w:space="0" w:color="auto"/>
                    <w:right w:val="none" w:sz="0" w:space="0" w:color="auto"/>
                  </w:divBdr>
                </w:div>
                <w:div w:id="2000767450">
                  <w:marLeft w:val="0"/>
                  <w:marRight w:val="0"/>
                  <w:marTop w:val="0"/>
                  <w:marBottom w:val="0"/>
                  <w:divBdr>
                    <w:top w:val="none" w:sz="0" w:space="0" w:color="auto"/>
                    <w:left w:val="none" w:sz="0" w:space="0" w:color="auto"/>
                    <w:bottom w:val="none" w:sz="0" w:space="0" w:color="auto"/>
                    <w:right w:val="none" w:sz="0" w:space="0" w:color="auto"/>
                  </w:divBdr>
                </w:div>
                <w:div w:id="2004889088">
                  <w:marLeft w:val="0"/>
                  <w:marRight w:val="0"/>
                  <w:marTop w:val="0"/>
                  <w:marBottom w:val="0"/>
                  <w:divBdr>
                    <w:top w:val="none" w:sz="0" w:space="0" w:color="auto"/>
                    <w:left w:val="none" w:sz="0" w:space="0" w:color="auto"/>
                    <w:bottom w:val="none" w:sz="0" w:space="0" w:color="auto"/>
                    <w:right w:val="none" w:sz="0" w:space="0" w:color="auto"/>
                  </w:divBdr>
                </w:div>
                <w:div w:id="2006057069">
                  <w:marLeft w:val="0"/>
                  <w:marRight w:val="0"/>
                  <w:marTop w:val="0"/>
                  <w:marBottom w:val="0"/>
                  <w:divBdr>
                    <w:top w:val="none" w:sz="0" w:space="0" w:color="auto"/>
                    <w:left w:val="none" w:sz="0" w:space="0" w:color="auto"/>
                    <w:bottom w:val="none" w:sz="0" w:space="0" w:color="auto"/>
                    <w:right w:val="none" w:sz="0" w:space="0" w:color="auto"/>
                  </w:divBdr>
                </w:div>
                <w:div w:id="2008484296">
                  <w:marLeft w:val="0"/>
                  <w:marRight w:val="0"/>
                  <w:marTop w:val="0"/>
                  <w:marBottom w:val="0"/>
                  <w:divBdr>
                    <w:top w:val="none" w:sz="0" w:space="0" w:color="auto"/>
                    <w:left w:val="none" w:sz="0" w:space="0" w:color="auto"/>
                    <w:bottom w:val="none" w:sz="0" w:space="0" w:color="auto"/>
                    <w:right w:val="none" w:sz="0" w:space="0" w:color="auto"/>
                  </w:divBdr>
                </w:div>
                <w:div w:id="2016682882">
                  <w:marLeft w:val="0"/>
                  <w:marRight w:val="0"/>
                  <w:marTop w:val="0"/>
                  <w:marBottom w:val="0"/>
                  <w:divBdr>
                    <w:top w:val="none" w:sz="0" w:space="0" w:color="auto"/>
                    <w:left w:val="none" w:sz="0" w:space="0" w:color="auto"/>
                    <w:bottom w:val="none" w:sz="0" w:space="0" w:color="auto"/>
                    <w:right w:val="none" w:sz="0" w:space="0" w:color="auto"/>
                  </w:divBdr>
                </w:div>
                <w:div w:id="2016758197">
                  <w:marLeft w:val="0"/>
                  <w:marRight w:val="0"/>
                  <w:marTop w:val="0"/>
                  <w:marBottom w:val="0"/>
                  <w:divBdr>
                    <w:top w:val="none" w:sz="0" w:space="0" w:color="auto"/>
                    <w:left w:val="none" w:sz="0" w:space="0" w:color="auto"/>
                    <w:bottom w:val="none" w:sz="0" w:space="0" w:color="auto"/>
                    <w:right w:val="none" w:sz="0" w:space="0" w:color="auto"/>
                  </w:divBdr>
                </w:div>
                <w:div w:id="2020425001">
                  <w:marLeft w:val="0"/>
                  <w:marRight w:val="0"/>
                  <w:marTop w:val="0"/>
                  <w:marBottom w:val="0"/>
                  <w:divBdr>
                    <w:top w:val="none" w:sz="0" w:space="0" w:color="auto"/>
                    <w:left w:val="none" w:sz="0" w:space="0" w:color="auto"/>
                    <w:bottom w:val="none" w:sz="0" w:space="0" w:color="auto"/>
                    <w:right w:val="none" w:sz="0" w:space="0" w:color="auto"/>
                  </w:divBdr>
                </w:div>
                <w:div w:id="2031224811">
                  <w:marLeft w:val="0"/>
                  <w:marRight w:val="0"/>
                  <w:marTop w:val="0"/>
                  <w:marBottom w:val="0"/>
                  <w:divBdr>
                    <w:top w:val="none" w:sz="0" w:space="0" w:color="auto"/>
                    <w:left w:val="none" w:sz="0" w:space="0" w:color="auto"/>
                    <w:bottom w:val="none" w:sz="0" w:space="0" w:color="auto"/>
                    <w:right w:val="none" w:sz="0" w:space="0" w:color="auto"/>
                  </w:divBdr>
                </w:div>
                <w:div w:id="2036230049">
                  <w:marLeft w:val="0"/>
                  <w:marRight w:val="0"/>
                  <w:marTop w:val="0"/>
                  <w:marBottom w:val="0"/>
                  <w:divBdr>
                    <w:top w:val="none" w:sz="0" w:space="0" w:color="auto"/>
                    <w:left w:val="none" w:sz="0" w:space="0" w:color="auto"/>
                    <w:bottom w:val="none" w:sz="0" w:space="0" w:color="auto"/>
                    <w:right w:val="none" w:sz="0" w:space="0" w:color="auto"/>
                  </w:divBdr>
                </w:div>
                <w:div w:id="2037270297">
                  <w:marLeft w:val="0"/>
                  <w:marRight w:val="0"/>
                  <w:marTop w:val="0"/>
                  <w:marBottom w:val="0"/>
                  <w:divBdr>
                    <w:top w:val="none" w:sz="0" w:space="0" w:color="auto"/>
                    <w:left w:val="none" w:sz="0" w:space="0" w:color="auto"/>
                    <w:bottom w:val="none" w:sz="0" w:space="0" w:color="auto"/>
                    <w:right w:val="none" w:sz="0" w:space="0" w:color="auto"/>
                  </w:divBdr>
                </w:div>
                <w:div w:id="2038236420">
                  <w:marLeft w:val="0"/>
                  <w:marRight w:val="0"/>
                  <w:marTop w:val="0"/>
                  <w:marBottom w:val="0"/>
                  <w:divBdr>
                    <w:top w:val="none" w:sz="0" w:space="0" w:color="auto"/>
                    <w:left w:val="none" w:sz="0" w:space="0" w:color="auto"/>
                    <w:bottom w:val="none" w:sz="0" w:space="0" w:color="auto"/>
                    <w:right w:val="none" w:sz="0" w:space="0" w:color="auto"/>
                  </w:divBdr>
                </w:div>
                <w:div w:id="2038386353">
                  <w:marLeft w:val="0"/>
                  <w:marRight w:val="0"/>
                  <w:marTop w:val="0"/>
                  <w:marBottom w:val="0"/>
                  <w:divBdr>
                    <w:top w:val="none" w:sz="0" w:space="0" w:color="auto"/>
                    <w:left w:val="none" w:sz="0" w:space="0" w:color="auto"/>
                    <w:bottom w:val="none" w:sz="0" w:space="0" w:color="auto"/>
                    <w:right w:val="none" w:sz="0" w:space="0" w:color="auto"/>
                  </w:divBdr>
                </w:div>
                <w:div w:id="2055539250">
                  <w:marLeft w:val="0"/>
                  <w:marRight w:val="0"/>
                  <w:marTop w:val="0"/>
                  <w:marBottom w:val="0"/>
                  <w:divBdr>
                    <w:top w:val="none" w:sz="0" w:space="0" w:color="auto"/>
                    <w:left w:val="none" w:sz="0" w:space="0" w:color="auto"/>
                    <w:bottom w:val="none" w:sz="0" w:space="0" w:color="auto"/>
                    <w:right w:val="none" w:sz="0" w:space="0" w:color="auto"/>
                  </w:divBdr>
                </w:div>
                <w:div w:id="2063017521">
                  <w:marLeft w:val="0"/>
                  <w:marRight w:val="0"/>
                  <w:marTop w:val="0"/>
                  <w:marBottom w:val="0"/>
                  <w:divBdr>
                    <w:top w:val="none" w:sz="0" w:space="0" w:color="auto"/>
                    <w:left w:val="none" w:sz="0" w:space="0" w:color="auto"/>
                    <w:bottom w:val="none" w:sz="0" w:space="0" w:color="auto"/>
                    <w:right w:val="none" w:sz="0" w:space="0" w:color="auto"/>
                  </w:divBdr>
                </w:div>
                <w:div w:id="2072802702">
                  <w:marLeft w:val="0"/>
                  <w:marRight w:val="0"/>
                  <w:marTop w:val="0"/>
                  <w:marBottom w:val="0"/>
                  <w:divBdr>
                    <w:top w:val="none" w:sz="0" w:space="0" w:color="auto"/>
                    <w:left w:val="none" w:sz="0" w:space="0" w:color="auto"/>
                    <w:bottom w:val="none" w:sz="0" w:space="0" w:color="auto"/>
                    <w:right w:val="none" w:sz="0" w:space="0" w:color="auto"/>
                  </w:divBdr>
                </w:div>
                <w:div w:id="2080053323">
                  <w:marLeft w:val="0"/>
                  <w:marRight w:val="0"/>
                  <w:marTop w:val="0"/>
                  <w:marBottom w:val="0"/>
                  <w:divBdr>
                    <w:top w:val="none" w:sz="0" w:space="0" w:color="auto"/>
                    <w:left w:val="none" w:sz="0" w:space="0" w:color="auto"/>
                    <w:bottom w:val="none" w:sz="0" w:space="0" w:color="auto"/>
                    <w:right w:val="none" w:sz="0" w:space="0" w:color="auto"/>
                  </w:divBdr>
                </w:div>
                <w:div w:id="2081055656">
                  <w:marLeft w:val="0"/>
                  <w:marRight w:val="0"/>
                  <w:marTop w:val="0"/>
                  <w:marBottom w:val="0"/>
                  <w:divBdr>
                    <w:top w:val="none" w:sz="0" w:space="0" w:color="auto"/>
                    <w:left w:val="none" w:sz="0" w:space="0" w:color="auto"/>
                    <w:bottom w:val="none" w:sz="0" w:space="0" w:color="auto"/>
                    <w:right w:val="none" w:sz="0" w:space="0" w:color="auto"/>
                  </w:divBdr>
                </w:div>
                <w:div w:id="2084447568">
                  <w:marLeft w:val="0"/>
                  <w:marRight w:val="0"/>
                  <w:marTop w:val="0"/>
                  <w:marBottom w:val="0"/>
                  <w:divBdr>
                    <w:top w:val="none" w:sz="0" w:space="0" w:color="auto"/>
                    <w:left w:val="none" w:sz="0" w:space="0" w:color="auto"/>
                    <w:bottom w:val="none" w:sz="0" w:space="0" w:color="auto"/>
                    <w:right w:val="none" w:sz="0" w:space="0" w:color="auto"/>
                  </w:divBdr>
                </w:div>
                <w:div w:id="2086678498">
                  <w:marLeft w:val="0"/>
                  <w:marRight w:val="0"/>
                  <w:marTop w:val="0"/>
                  <w:marBottom w:val="0"/>
                  <w:divBdr>
                    <w:top w:val="none" w:sz="0" w:space="0" w:color="auto"/>
                    <w:left w:val="none" w:sz="0" w:space="0" w:color="auto"/>
                    <w:bottom w:val="none" w:sz="0" w:space="0" w:color="auto"/>
                    <w:right w:val="none" w:sz="0" w:space="0" w:color="auto"/>
                  </w:divBdr>
                </w:div>
                <w:div w:id="2090928728">
                  <w:marLeft w:val="0"/>
                  <w:marRight w:val="0"/>
                  <w:marTop w:val="0"/>
                  <w:marBottom w:val="0"/>
                  <w:divBdr>
                    <w:top w:val="none" w:sz="0" w:space="0" w:color="auto"/>
                    <w:left w:val="none" w:sz="0" w:space="0" w:color="auto"/>
                    <w:bottom w:val="none" w:sz="0" w:space="0" w:color="auto"/>
                    <w:right w:val="none" w:sz="0" w:space="0" w:color="auto"/>
                  </w:divBdr>
                </w:div>
                <w:div w:id="2096785483">
                  <w:marLeft w:val="0"/>
                  <w:marRight w:val="0"/>
                  <w:marTop w:val="0"/>
                  <w:marBottom w:val="0"/>
                  <w:divBdr>
                    <w:top w:val="none" w:sz="0" w:space="0" w:color="auto"/>
                    <w:left w:val="none" w:sz="0" w:space="0" w:color="auto"/>
                    <w:bottom w:val="none" w:sz="0" w:space="0" w:color="auto"/>
                    <w:right w:val="none" w:sz="0" w:space="0" w:color="auto"/>
                  </w:divBdr>
                </w:div>
                <w:div w:id="2097749156">
                  <w:marLeft w:val="0"/>
                  <w:marRight w:val="0"/>
                  <w:marTop w:val="0"/>
                  <w:marBottom w:val="0"/>
                  <w:divBdr>
                    <w:top w:val="none" w:sz="0" w:space="0" w:color="auto"/>
                    <w:left w:val="none" w:sz="0" w:space="0" w:color="auto"/>
                    <w:bottom w:val="none" w:sz="0" w:space="0" w:color="auto"/>
                    <w:right w:val="none" w:sz="0" w:space="0" w:color="auto"/>
                  </w:divBdr>
                </w:div>
                <w:div w:id="2108497913">
                  <w:marLeft w:val="0"/>
                  <w:marRight w:val="0"/>
                  <w:marTop w:val="0"/>
                  <w:marBottom w:val="0"/>
                  <w:divBdr>
                    <w:top w:val="none" w:sz="0" w:space="0" w:color="auto"/>
                    <w:left w:val="none" w:sz="0" w:space="0" w:color="auto"/>
                    <w:bottom w:val="none" w:sz="0" w:space="0" w:color="auto"/>
                    <w:right w:val="none" w:sz="0" w:space="0" w:color="auto"/>
                  </w:divBdr>
                </w:div>
                <w:div w:id="2117098980">
                  <w:marLeft w:val="0"/>
                  <w:marRight w:val="0"/>
                  <w:marTop w:val="0"/>
                  <w:marBottom w:val="0"/>
                  <w:divBdr>
                    <w:top w:val="none" w:sz="0" w:space="0" w:color="auto"/>
                    <w:left w:val="none" w:sz="0" w:space="0" w:color="auto"/>
                    <w:bottom w:val="none" w:sz="0" w:space="0" w:color="auto"/>
                    <w:right w:val="none" w:sz="0" w:space="0" w:color="auto"/>
                  </w:divBdr>
                </w:div>
                <w:div w:id="2121562728">
                  <w:marLeft w:val="0"/>
                  <w:marRight w:val="0"/>
                  <w:marTop w:val="0"/>
                  <w:marBottom w:val="0"/>
                  <w:divBdr>
                    <w:top w:val="none" w:sz="0" w:space="0" w:color="auto"/>
                    <w:left w:val="none" w:sz="0" w:space="0" w:color="auto"/>
                    <w:bottom w:val="none" w:sz="0" w:space="0" w:color="auto"/>
                    <w:right w:val="none" w:sz="0" w:space="0" w:color="auto"/>
                  </w:divBdr>
                </w:div>
                <w:div w:id="2129008956">
                  <w:marLeft w:val="0"/>
                  <w:marRight w:val="0"/>
                  <w:marTop w:val="0"/>
                  <w:marBottom w:val="0"/>
                  <w:divBdr>
                    <w:top w:val="none" w:sz="0" w:space="0" w:color="auto"/>
                    <w:left w:val="none" w:sz="0" w:space="0" w:color="auto"/>
                    <w:bottom w:val="none" w:sz="0" w:space="0" w:color="auto"/>
                    <w:right w:val="none" w:sz="0" w:space="0" w:color="auto"/>
                  </w:divBdr>
                </w:div>
                <w:div w:id="2135051365">
                  <w:marLeft w:val="0"/>
                  <w:marRight w:val="0"/>
                  <w:marTop w:val="0"/>
                  <w:marBottom w:val="0"/>
                  <w:divBdr>
                    <w:top w:val="none" w:sz="0" w:space="0" w:color="auto"/>
                    <w:left w:val="none" w:sz="0" w:space="0" w:color="auto"/>
                    <w:bottom w:val="none" w:sz="0" w:space="0" w:color="auto"/>
                    <w:right w:val="none" w:sz="0" w:space="0" w:color="auto"/>
                  </w:divBdr>
                </w:div>
                <w:div w:id="2143578101">
                  <w:marLeft w:val="0"/>
                  <w:marRight w:val="0"/>
                  <w:marTop w:val="0"/>
                  <w:marBottom w:val="0"/>
                  <w:divBdr>
                    <w:top w:val="none" w:sz="0" w:space="0" w:color="auto"/>
                    <w:left w:val="none" w:sz="0" w:space="0" w:color="auto"/>
                    <w:bottom w:val="none" w:sz="0" w:space="0" w:color="auto"/>
                    <w:right w:val="none" w:sz="0" w:space="0" w:color="auto"/>
                  </w:divBdr>
                </w:div>
              </w:divsChild>
            </w:div>
            <w:div w:id="605503078">
              <w:marLeft w:val="0"/>
              <w:marRight w:val="0"/>
              <w:marTop w:val="0"/>
              <w:marBottom w:val="0"/>
              <w:divBdr>
                <w:top w:val="none" w:sz="0" w:space="0" w:color="auto"/>
                <w:left w:val="none" w:sz="0" w:space="0" w:color="auto"/>
                <w:bottom w:val="none" w:sz="0" w:space="0" w:color="auto"/>
                <w:right w:val="none" w:sz="0" w:space="0" w:color="auto"/>
              </w:divBdr>
            </w:div>
            <w:div w:id="607733495">
              <w:marLeft w:val="0"/>
              <w:marRight w:val="0"/>
              <w:marTop w:val="0"/>
              <w:marBottom w:val="0"/>
              <w:divBdr>
                <w:top w:val="none" w:sz="0" w:space="0" w:color="auto"/>
                <w:left w:val="none" w:sz="0" w:space="0" w:color="auto"/>
                <w:bottom w:val="none" w:sz="0" w:space="0" w:color="auto"/>
                <w:right w:val="none" w:sz="0" w:space="0" w:color="auto"/>
              </w:divBdr>
            </w:div>
            <w:div w:id="610748012">
              <w:marLeft w:val="0"/>
              <w:marRight w:val="0"/>
              <w:marTop w:val="0"/>
              <w:marBottom w:val="0"/>
              <w:divBdr>
                <w:top w:val="none" w:sz="0" w:space="0" w:color="auto"/>
                <w:left w:val="none" w:sz="0" w:space="0" w:color="auto"/>
                <w:bottom w:val="none" w:sz="0" w:space="0" w:color="auto"/>
                <w:right w:val="none" w:sz="0" w:space="0" w:color="auto"/>
              </w:divBdr>
            </w:div>
            <w:div w:id="611595838">
              <w:marLeft w:val="0"/>
              <w:marRight w:val="0"/>
              <w:marTop w:val="480"/>
              <w:marBottom w:val="0"/>
              <w:divBdr>
                <w:top w:val="single" w:sz="6" w:space="0" w:color="auto"/>
                <w:left w:val="single" w:sz="6" w:space="0" w:color="auto"/>
                <w:bottom w:val="single" w:sz="6" w:space="0" w:color="auto"/>
                <w:right w:val="single" w:sz="6" w:space="0" w:color="auto"/>
              </w:divBdr>
            </w:div>
            <w:div w:id="620769986">
              <w:marLeft w:val="0"/>
              <w:marRight w:val="0"/>
              <w:marTop w:val="0"/>
              <w:marBottom w:val="0"/>
              <w:divBdr>
                <w:top w:val="none" w:sz="0" w:space="0" w:color="auto"/>
                <w:left w:val="none" w:sz="0" w:space="0" w:color="auto"/>
                <w:bottom w:val="none" w:sz="0" w:space="0" w:color="auto"/>
                <w:right w:val="none" w:sz="0" w:space="0" w:color="auto"/>
              </w:divBdr>
            </w:div>
            <w:div w:id="625352053">
              <w:marLeft w:val="0"/>
              <w:marRight w:val="0"/>
              <w:marTop w:val="0"/>
              <w:marBottom w:val="0"/>
              <w:divBdr>
                <w:top w:val="none" w:sz="0" w:space="0" w:color="auto"/>
                <w:left w:val="none" w:sz="0" w:space="0" w:color="auto"/>
                <w:bottom w:val="none" w:sz="0" w:space="0" w:color="auto"/>
                <w:right w:val="none" w:sz="0" w:space="0" w:color="auto"/>
              </w:divBdr>
            </w:div>
            <w:div w:id="627317625">
              <w:marLeft w:val="0"/>
              <w:marRight w:val="0"/>
              <w:marTop w:val="0"/>
              <w:marBottom w:val="0"/>
              <w:divBdr>
                <w:top w:val="none" w:sz="0" w:space="0" w:color="auto"/>
                <w:left w:val="none" w:sz="0" w:space="0" w:color="auto"/>
                <w:bottom w:val="none" w:sz="0" w:space="0" w:color="auto"/>
                <w:right w:val="none" w:sz="0" w:space="0" w:color="auto"/>
              </w:divBdr>
            </w:div>
            <w:div w:id="636838404">
              <w:marLeft w:val="0"/>
              <w:marRight w:val="0"/>
              <w:marTop w:val="0"/>
              <w:marBottom w:val="0"/>
              <w:divBdr>
                <w:top w:val="none" w:sz="0" w:space="0" w:color="auto"/>
                <w:left w:val="none" w:sz="0" w:space="0" w:color="auto"/>
                <w:bottom w:val="none" w:sz="0" w:space="0" w:color="auto"/>
                <w:right w:val="none" w:sz="0" w:space="0" w:color="auto"/>
              </w:divBdr>
            </w:div>
            <w:div w:id="643658071">
              <w:marLeft w:val="0"/>
              <w:marRight w:val="0"/>
              <w:marTop w:val="0"/>
              <w:marBottom w:val="0"/>
              <w:divBdr>
                <w:top w:val="none" w:sz="0" w:space="0" w:color="auto"/>
                <w:left w:val="none" w:sz="0" w:space="0" w:color="auto"/>
                <w:bottom w:val="none" w:sz="0" w:space="0" w:color="auto"/>
                <w:right w:val="none" w:sz="0" w:space="0" w:color="auto"/>
              </w:divBdr>
            </w:div>
            <w:div w:id="644361007">
              <w:marLeft w:val="0"/>
              <w:marRight w:val="0"/>
              <w:marTop w:val="0"/>
              <w:marBottom w:val="0"/>
              <w:divBdr>
                <w:top w:val="none" w:sz="0" w:space="0" w:color="auto"/>
                <w:left w:val="none" w:sz="0" w:space="0" w:color="auto"/>
                <w:bottom w:val="none" w:sz="0" w:space="0" w:color="auto"/>
                <w:right w:val="none" w:sz="0" w:space="0" w:color="auto"/>
              </w:divBdr>
            </w:div>
            <w:div w:id="647514260">
              <w:marLeft w:val="0"/>
              <w:marRight w:val="0"/>
              <w:marTop w:val="0"/>
              <w:marBottom w:val="0"/>
              <w:divBdr>
                <w:top w:val="none" w:sz="0" w:space="0" w:color="auto"/>
                <w:left w:val="none" w:sz="0" w:space="0" w:color="auto"/>
                <w:bottom w:val="none" w:sz="0" w:space="0" w:color="auto"/>
                <w:right w:val="none" w:sz="0" w:space="0" w:color="auto"/>
              </w:divBdr>
            </w:div>
            <w:div w:id="653341983">
              <w:marLeft w:val="0"/>
              <w:marRight w:val="0"/>
              <w:marTop w:val="0"/>
              <w:marBottom w:val="0"/>
              <w:divBdr>
                <w:top w:val="none" w:sz="0" w:space="0" w:color="auto"/>
                <w:left w:val="none" w:sz="0" w:space="0" w:color="auto"/>
                <w:bottom w:val="none" w:sz="0" w:space="0" w:color="auto"/>
                <w:right w:val="none" w:sz="0" w:space="0" w:color="auto"/>
              </w:divBdr>
            </w:div>
            <w:div w:id="653610808">
              <w:marLeft w:val="0"/>
              <w:marRight w:val="0"/>
              <w:marTop w:val="0"/>
              <w:marBottom w:val="0"/>
              <w:divBdr>
                <w:top w:val="none" w:sz="0" w:space="0" w:color="auto"/>
                <w:left w:val="none" w:sz="0" w:space="0" w:color="auto"/>
                <w:bottom w:val="none" w:sz="0" w:space="0" w:color="auto"/>
                <w:right w:val="none" w:sz="0" w:space="0" w:color="auto"/>
              </w:divBdr>
            </w:div>
            <w:div w:id="664670957">
              <w:marLeft w:val="0"/>
              <w:marRight w:val="0"/>
              <w:marTop w:val="0"/>
              <w:marBottom w:val="0"/>
              <w:divBdr>
                <w:top w:val="none" w:sz="0" w:space="0" w:color="auto"/>
                <w:left w:val="none" w:sz="0" w:space="0" w:color="auto"/>
                <w:bottom w:val="none" w:sz="0" w:space="0" w:color="auto"/>
                <w:right w:val="none" w:sz="0" w:space="0" w:color="auto"/>
              </w:divBdr>
            </w:div>
            <w:div w:id="673725199">
              <w:marLeft w:val="0"/>
              <w:marRight w:val="0"/>
              <w:marTop w:val="0"/>
              <w:marBottom w:val="0"/>
              <w:divBdr>
                <w:top w:val="none" w:sz="0" w:space="0" w:color="auto"/>
                <w:left w:val="none" w:sz="0" w:space="0" w:color="auto"/>
                <w:bottom w:val="none" w:sz="0" w:space="0" w:color="auto"/>
                <w:right w:val="none" w:sz="0" w:space="0" w:color="auto"/>
              </w:divBdr>
            </w:div>
            <w:div w:id="679234187">
              <w:marLeft w:val="0"/>
              <w:marRight w:val="0"/>
              <w:marTop w:val="0"/>
              <w:marBottom w:val="0"/>
              <w:divBdr>
                <w:top w:val="none" w:sz="0" w:space="0" w:color="auto"/>
                <w:left w:val="none" w:sz="0" w:space="0" w:color="auto"/>
                <w:bottom w:val="none" w:sz="0" w:space="0" w:color="auto"/>
                <w:right w:val="none" w:sz="0" w:space="0" w:color="auto"/>
              </w:divBdr>
            </w:div>
            <w:div w:id="680090835">
              <w:marLeft w:val="0"/>
              <w:marRight w:val="0"/>
              <w:marTop w:val="0"/>
              <w:marBottom w:val="0"/>
              <w:divBdr>
                <w:top w:val="none" w:sz="0" w:space="0" w:color="auto"/>
                <w:left w:val="none" w:sz="0" w:space="0" w:color="auto"/>
                <w:bottom w:val="none" w:sz="0" w:space="0" w:color="auto"/>
                <w:right w:val="none" w:sz="0" w:space="0" w:color="auto"/>
              </w:divBdr>
            </w:div>
            <w:div w:id="685134712">
              <w:marLeft w:val="0"/>
              <w:marRight w:val="0"/>
              <w:marTop w:val="0"/>
              <w:marBottom w:val="0"/>
              <w:divBdr>
                <w:top w:val="none" w:sz="0" w:space="0" w:color="auto"/>
                <w:left w:val="none" w:sz="0" w:space="0" w:color="auto"/>
                <w:bottom w:val="none" w:sz="0" w:space="0" w:color="auto"/>
                <w:right w:val="none" w:sz="0" w:space="0" w:color="auto"/>
              </w:divBdr>
            </w:div>
            <w:div w:id="688682169">
              <w:marLeft w:val="0"/>
              <w:marRight w:val="0"/>
              <w:marTop w:val="0"/>
              <w:marBottom w:val="0"/>
              <w:divBdr>
                <w:top w:val="none" w:sz="0" w:space="0" w:color="auto"/>
                <w:left w:val="none" w:sz="0" w:space="0" w:color="auto"/>
                <w:bottom w:val="none" w:sz="0" w:space="0" w:color="auto"/>
                <w:right w:val="none" w:sz="0" w:space="0" w:color="auto"/>
              </w:divBdr>
            </w:div>
            <w:div w:id="691959702">
              <w:marLeft w:val="0"/>
              <w:marRight w:val="0"/>
              <w:marTop w:val="480"/>
              <w:marBottom w:val="0"/>
              <w:divBdr>
                <w:top w:val="single" w:sz="6" w:space="0" w:color="auto"/>
                <w:left w:val="single" w:sz="6" w:space="0" w:color="auto"/>
                <w:bottom w:val="single" w:sz="6" w:space="0" w:color="auto"/>
                <w:right w:val="single" w:sz="6" w:space="0" w:color="auto"/>
              </w:divBdr>
            </w:div>
            <w:div w:id="692996719">
              <w:marLeft w:val="0"/>
              <w:marRight w:val="0"/>
              <w:marTop w:val="0"/>
              <w:marBottom w:val="0"/>
              <w:divBdr>
                <w:top w:val="none" w:sz="0" w:space="0" w:color="auto"/>
                <w:left w:val="none" w:sz="0" w:space="0" w:color="auto"/>
                <w:bottom w:val="none" w:sz="0" w:space="0" w:color="auto"/>
                <w:right w:val="none" w:sz="0" w:space="0" w:color="auto"/>
              </w:divBdr>
            </w:div>
            <w:div w:id="702243014">
              <w:marLeft w:val="0"/>
              <w:marRight w:val="0"/>
              <w:marTop w:val="480"/>
              <w:marBottom w:val="0"/>
              <w:divBdr>
                <w:top w:val="single" w:sz="6" w:space="0" w:color="auto"/>
                <w:left w:val="single" w:sz="6" w:space="0" w:color="auto"/>
                <w:bottom w:val="single" w:sz="6" w:space="0" w:color="auto"/>
                <w:right w:val="single" w:sz="6" w:space="0" w:color="auto"/>
              </w:divBdr>
            </w:div>
            <w:div w:id="712268100">
              <w:marLeft w:val="0"/>
              <w:marRight w:val="0"/>
              <w:marTop w:val="0"/>
              <w:marBottom w:val="0"/>
              <w:divBdr>
                <w:top w:val="none" w:sz="0" w:space="0" w:color="auto"/>
                <w:left w:val="none" w:sz="0" w:space="0" w:color="auto"/>
                <w:bottom w:val="none" w:sz="0" w:space="0" w:color="auto"/>
                <w:right w:val="none" w:sz="0" w:space="0" w:color="auto"/>
              </w:divBdr>
            </w:div>
            <w:div w:id="713194855">
              <w:marLeft w:val="0"/>
              <w:marRight w:val="0"/>
              <w:marTop w:val="0"/>
              <w:marBottom w:val="0"/>
              <w:divBdr>
                <w:top w:val="none" w:sz="0" w:space="0" w:color="auto"/>
                <w:left w:val="none" w:sz="0" w:space="0" w:color="auto"/>
                <w:bottom w:val="none" w:sz="0" w:space="0" w:color="auto"/>
                <w:right w:val="none" w:sz="0" w:space="0" w:color="auto"/>
              </w:divBdr>
            </w:div>
            <w:div w:id="723331207">
              <w:marLeft w:val="0"/>
              <w:marRight w:val="0"/>
              <w:marTop w:val="0"/>
              <w:marBottom w:val="0"/>
              <w:divBdr>
                <w:top w:val="none" w:sz="0" w:space="0" w:color="auto"/>
                <w:left w:val="none" w:sz="0" w:space="0" w:color="auto"/>
                <w:bottom w:val="none" w:sz="0" w:space="0" w:color="auto"/>
                <w:right w:val="none" w:sz="0" w:space="0" w:color="auto"/>
              </w:divBdr>
            </w:div>
            <w:div w:id="729890640">
              <w:marLeft w:val="0"/>
              <w:marRight w:val="0"/>
              <w:marTop w:val="0"/>
              <w:marBottom w:val="0"/>
              <w:divBdr>
                <w:top w:val="none" w:sz="0" w:space="0" w:color="auto"/>
                <w:left w:val="none" w:sz="0" w:space="0" w:color="auto"/>
                <w:bottom w:val="none" w:sz="0" w:space="0" w:color="auto"/>
                <w:right w:val="none" w:sz="0" w:space="0" w:color="auto"/>
              </w:divBdr>
            </w:div>
            <w:div w:id="737363089">
              <w:marLeft w:val="0"/>
              <w:marRight w:val="0"/>
              <w:marTop w:val="0"/>
              <w:marBottom w:val="0"/>
              <w:divBdr>
                <w:top w:val="none" w:sz="0" w:space="0" w:color="auto"/>
                <w:left w:val="none" w:sz="0" w:space="0" w:color="auto"/>
                <w:bottom w:val="none" w:sz="0" w:space="0" w:color="auto"/>
                <w:right w:val="none" w:sz="0" w:space="0" w:color="auto"/>
              </w:divBdr>
            </w:div>
            <w:div w:id="737433604">
              <w:marLeft w:val="0"/>
              <w:marRight w:val="0"/>
              <w:marTop w:val="0"/>
              <w:marBottom w:val="0"/>
              <w:divBdr>
                <w:top w:val="none" w:sz="0" w:space="0" w:color="auto"/>
                <w:left w:val="none" w:sz="0" w:space="0" w:color="auto"/>
                <w:bottom w:val="none" w:sz="0" w:space="0" w:color="auto"/>
                <w:right w:val="none" w:sz="0" w:space="0" w:color="auto"/>
              </w:divBdr>
            </w:div>
            <w:div w:id="743264957">
              <w:marLeft w:val="0"/>
              <w:marRight w:val="0"/>
              <w:marTop w:val="0"/>
              <w:marBottom w:val="0"/>
              <w:divBdr>
                <w:top w:val="none" w:sz="0" w:space="0" w:color="auto"/>
                <w:left w:val="none" w:sz="0" w:space="0" w:color="auto"/>
                <w:bottom w:val="none" w:sz="0" w:space="0" w:color="auto"/>
                <w:right w:val="none" w:sz="0" w:space="0" w:color="auto"/>
              </w:divBdr>
            </w:div>
            <w:div w:id="744887237">
              <w:marLeft w:val="0"/>
              <w:marRight w:val="0"/>
              <w:marTop w:val="0"/>
              <w:marBottom w:val="0"/>
              <w:divBdr>
                <w:top w:val="none" w:sz="0" w:space="0" w:color="auto"/>
                <w:left w:val="none" w:sz="0" w:space="0" w:color="auto"/>
                <w:bottom w:val="none" w:sz="0" w:space="0" w:color="auto"/>
                <w:right w:val="none" w:sz="0" w:space="0" w:color="auto"/>
              </w:divBdr>
            </w:div>
            <w:div w:id="745225182">
              <w:marLeft w:val="0"/>
              <w:marRight w:val="0"/>
              <w:marTop w:val="0"/>
              <w:marBottom w:val="0"/>
              <w:divBdr>
                <w:top w:val="none" w:sz="0" w:space="0" w:color="auto"/>
                <w:left w:val="none" w:sz="0" w:space="0" w:color="auto"/>
                <w:bottom w:val="none" w:sz="0" w:space="0" w:color="auto"/>
                <w:right w:val="none" w:sz="0" w:space="0" w:color="auto"/>
              </w:divBdr>
            </w:div>
            <w:div w:id="745342903">
              <w:marLeft w:val="0"/>
              <w:marRight w:val="0"/>
              <w:marTop w:val="0"/>
              <w:marBottom w:val="0"/>
              <w:divBdr>
                <w:top w:val="none" w:sz="0" w:space="0" w:color="auto"/>
                <w:left w:val="none" w:sz="0" w:space="0" w:color="auto"/>
                <w:bottom w:val="none" w:sz="0" w:space="0" w:color="auto"/>
                <w:right w:val="none" w:sz="0" w:space="0" w:color="auto"/>
              </w:divBdr>
            </w:div>
            <w:div w:id="749810027">
              <w:marLeft w:val="0"/>
              <w:marRight w:val="0"/>
              <w:marTop w:val="0"/>
              <w:marBottom w:val="0"/>
              <w:divBdr>
                <w:top w:val="none" w:sz="0" w:space="0" w:color="auto"/>
                <w:left w:val="none" w:sz="0" w:space="0" w:color="auto"/>
                <w:bottom w:val="none" w:sz="0" w:space="0" w:color="auto"/>
                <w:right w:val="none" w:sz="0" w:space="0" w:color="auto"/>
              </w:divBdr>
            </w:div>
            <w:div w:id="749891577">
              <w:marLeft w:val="0"/>
              <w:marRight w:val="0"/>
              <w:marTop w:val="0"/>
              <w:marBottom w:val="0"/>
              <w:divBdr>
                <w:top w:val="none" w:sz="0" w:space="0" w:color="auto"/>
                <w:left w:val="none" w:sz="0" w:space="0" w:color="auto"/>
                <w:bottom w:val="none" w:sz="0" w:space="0" w:color="auto"/>
                <w:right w:val="none" w:sz="0" w:space="0" w:color="auto"/>
              </w:divBdr>
            </w:div>
            <w:div w:id="750005437">
              <w:marLeft w:val="0"/>
              <w:marRight w:val="0"/>
              <w:marTop w:val="0"/>
              <w:marBottom w:val="0"/>
              <w:divBdr>
                <w:top w:val="none" w:sz="0" w:space="0" w:color="auto"/>
                <w:left w:val="none" w:sz="0" w:space="0" w:color="auto"/>
                <w:bottom w:val="none" w:sz="0" w:space="0" w:color="auto"/>
                <w:right w:val="none" w:sz="0" w:space="0" w:color="auto"/>
              </w:divBdr>
            </w:div>
            <w:div w:id="750469653">
              <w:marLeft w:val="0"/>
              <w:marRight w:val="0"/>
              <w:marTop w:val="0"/>
              <w:marBottom w:val="0"/>
              <w:divBdr>
                <w:top w:val="none" w:sz="0" w:space="0" w:color="auto"/>
                <w:left w:val="none" w:sz="0" w:space="0" w:color="auto"/>
                <w:bottom w:val="none" w:sz="0" w:space="0" w:color="auto"/>
                <w:right w:val="none" w:sz="0" w:space="0" w:color="auto"/>
              </w:divBdr>
            </w:div>
            <w:div w:id="756823597">
              <w:marLeft w:val="0"/>
              <w:marRight w:val="0"/>
              <w:marTop w:val="0"/>
              <w:marBottom w:val="0"/>
              <w:divBdr>
                <w:top w:val="none" w:sz="0" w:space="0" w:color="auto"/>
                <w:left w:val="none" w:sz="0" w:space="0" w:color="auto"/>
                <w:bottom w:val="none" w:sz="0" w:space="0" w:color="auto"/>
                <w:right w:val="none" w:sz="0" w:space="0" w:color="auto"/>
              </w:divBdr>
            </w:div>
            <w:div w:id="757678717">
              <w:marLeft w:val="0"/>
              <w:marRight w:val="0"/>
              <w:marTop w:val="0"/>
              <w:marBottom w:val="0"/>
              <w:divBdr>
                <w:top w:val="none" w:sz="0" w:space="0" w:color="auto"/>
                <w:left w:val="none" w:sz="0" w:space="0" w:color="auto"/>
                <w:bottom w:val="none" w:sz="0" w:space="0" w:color="auto"/>
                <w:right w:val="none" w:sz="0" w:space="0" w:color="auto"/>
              </w:divBdr>
            </w:div>
            <w:div w:id="760685884">
              <w:marLeft w:val="0"/>
              <w:marRight w:val="0"/>
              <w:marTop w:val="0"/>
              <w:marBottom w:val="0"/>
              <w:divBdr>
                <w:top w:val="none" w:sz="0" w:space="0" w:color="auto"/>
                <w:left w:val="none" w:sz="0" w:space="0" w:color="auto"/>
                <w:bottom w:val="none" w:sz="0" w:space="0" w:color="auto"/>
                <w:right w:val="none" w:sz="0" w:space="0" w:color="auto"/>
              </w:divBdr>
            </w:div>
            <w:div w:id="762143720">
              <w:marLeft w:val="0"/>
              <w:marRight w:val="0"/>
              <w:marTop w:val="0"/>
              <w:marBottom w:val="0"/>
              <w:divBdr>
                <w:top w:val="none" w:sz="0" w:space="0" w:color="auto"/>
                <w:left w:val="none" w:sz="0" w:space="0" w:color="auto"/>
                <w:bottom w:val="none" w:sz="0" w:space="0" w:color="auto"/>
                <w:right w:val="none" w:sz="0" w:space="0" w:color="auto"/>
              </w:divBdr>
            </w:div>
            <w:div w:id="763384601">
              <w:marLeft w:val="0"/>
              <w:marRight w:val="0"/>
              <w:marTop w:val="0"/>
              <w:marBottom w:val="0"/>
              <w:divBdr>
                <w:top w:val="none" w:sz="0" w:space="0" w:color="auto"/>
                <w:left w:val="none" w:sz="0" w:space="0" w:color="auto"/>
                <w:bottom w:val="none" w:sz="0" w:space="0" w:color="auto"/>
                <w:right w:val="none" w:sz="0" w:space="0" w:color="auto"/>
              </w:divBdr>
            </w:div>
            <w:div w:id="769009967">
              <w:marLeft w:val="0"/>
              <w:marRight w:val="0"/>
              <w:marTop w:val="480"/>
              <w:marBottom w:val="0"/>
              <w:divBdr>
                <w:top w:val="single" w:sz="6" w:space="0" w:color="auto"/>
                <w:left w:val="single" w:sz="6" w:space="0" w:color="auto"/>
                <w:bottom w:val="single" w:sz="6" w:space="0" w:color="auto"/>
                <w:right w:val="single" w:sz="6" w:space="0" w:color="auto"/>
              </w:divBdr>
            </w:div>
            <w:div w:id="770780431">
              <w:marLeft w:val="0"/>
              <w:marRight w:val="0"/>
              <w:marTop w:val="0"/>
              <w:marBottom w:val="0"/>
              <w:divBdr>
                <w:top w:val="none" w:sz="0" w:space="0" w:color="auto"/>
                <w:left w:val="none" w:sz="0" w:space="0" w:color="auto"/>
                <w:bottom w:val="none" w:sz="0" w:space="0" w:color="auto"/>
                <w:right w:val="none" w:sz="0" w:space="0" w:color="auto"/>
              </w:divBdr>
            </w:div>
            <w:div w:id="773792288">
              <w:marLeft w:val="0"/>
              <w:marRight w:val="0"/>
              <w:marTop w:val="0"/>
              <w:marBottom w:val="0"/>
              <w:divBdr>
                <w:top w:val="none" w:sz="0" w:space="0" w:color="auto"/>
                <w:left w:val="none" w:sz="0" w:space="0" w:color="auto"/>
                <w:bottom w:val="none" w:sz="0" w:space="0" w:color="auto"/>
                <w:right w:val="none" w:sz="0" w:space="0" w:color="auto"/>
              </w:divBdr>
            </w:div>
            <w:div w:id="777215749">
              <w:marLeft w:val="0"/>
              <w:marRight w:val="0"/>
              <w:marTop w:val="0"/>
              <w:marBottom w:val="0"/>
              <w:divBdr>
                <w:top w:val="none" w:sz="0" w:space="0" w:color="auto"/>
                <w:left w:val="none" w:sz="0" w:space="0" w:color="auto"/>
                <w:bottom w:val="none" w:sz="0" w:space="0" w:color="auto"/>
                <w:right w:val="none" w:sz="0" w:space="0" w:color="auto"/>
              </w:divBdr>
            </w:div>
            <w:div w:id="780299849">
              <w:marLeft w:val="0"/>
              <w:marRight w:val="0"/>
              <w:marTop w:val="0"/>
              <w:marBottom w:val="0"/>
              <w:divBdr>
                <w:top w:val="none" w:sz="0" w:space="0" w:color="auto"/>
                <w:left w:val="none" w:sz="0" w:space="0" w:color="auto"/>
                <w:bottom w:val="none" w:sz="0" w:space="0" w:color="auto"/>
                <w:right w:val="none" w:sz="0" w:space="0" w:color="auto"/>
              </w:divBdr>
            </w:div>
            <w:div w:id="785080312">
              <w:marLeft w:val="0"/>
              <w:marRight w:val="0"/>
              <w:marTop w:val="0"/>
              <w:marBottom w:val="0"/>
              <w:divBdr>
                <w:top w:val="none" w:sz="0" w:space="0" w:color="auto"/>
                <w:left w:val="none" w:sz="0" w:space="0" w:color="auto"/>
                <w:bottom w:val="none" w:sz="0" w:space="0" w:color="auto"/>
                <w:right w:val="none" w:sz="0" w:space="0" w:color="auto"/>
              </w:divBdr>
            </w:div>
            <w:div w:id="787357147">
              <w:marLeft w:val="0"/>
              <w:marRight w:val="0"/>
              <w:marTop w:val="0"/>
              <w:marBottom w:val="0"/>
              <w:divBdr>
                <w:top w:val="none" w:sz="0" w:space="0" w:color="auto"/>
                <w:left w:val="none" w:sz="0" w:space="0" w:color="auto"/>
                <w:bottom w:val="none" w:sz="0" w:space="0" w:color="auto"/>
                <w:right w:val="none" w:sz="0" w:space="0" w:color="auto"/>
              </w:divBdr>
            </w:div>
            <w:div w:id="793601661">
              <w:marLeft w:val="0"/>
              <w:marRight w:val="0"/>
              <w:marTop w:val="0"/>
              <w:marBottom w:val="0"/>
              <w:divBdr>
                <w:top w:val="none" w:sz="0" w:space="0" w:color="auto"/>
                <w:left w:val="none" w:sz="0" w:space="0" w:color="auto"/>
                <w:bottom w:val="none" w:sz="0" w:space="0" w:color="auto"/>
                <w:right w:val="none" w:sz="0" w:space="0" w:color="auto"/>
              </w:divBdr>
            </w:div>
            <w:div w:id="794325589">
              <w:marLeft w:val="0"/>
              <w:marRight w:val="0"/>
              <w:marTop w:val="0"/>
              <w:marBottom w:val="0"/>
              <w:divBdr>
                <w:top w:val="none" w:sz="0" w:space="0" w:color="auto"/>
                <w:left w:val="none" w:sz="0" w:space="0" w:color="auto"/>
                <w:bottom w:val="none" w:sz="0" w:space="0" w:color="auto"/>
                <w:right w:val="none" w:sz="0" w:space="0" w:color="auto"/>
              </w:divBdr>
            </w:div>
            <w:div w:id="796606924">
              <w:marLeft w:val="0"/>
              <w:marRight w:val="0"/>
              <w:marTop w:val="0"/>
              <w:marBottom w:val="0"/>
              <w:divBdr>
                <w:top w:val="none" w:sz="0" w:space="0" w:color="auto"/>
                <w:left w:val="none" w:sz="0" w:space="0" w:color="auto"/>
                <w:bottom w:val="none" w:sz="0" w:space="0" w:color="auto"/>
                <w:right w:val="none" w:sz="0" w:space="0" w:color="auto"/>
              </w:divBdr>
            </w:div>
            <w:div w:id="800878773">
              <w:marLeft w:val="0"/>
              <w:marRight w:val="0"/>
              <w:marTop w:val="0"/>
              <w:marBottom w:val="0"/>
              <w:divBdr>
                <w:top w:val="none" w:sz="0" w:space="0" w:color="auto"/>
                <w:left w:val="none" w:sz="0" w:space="0" w:color="auto"/>
                <w:bottom w:val="none" w:sz="0" w:space="0" w:color="auto"/>
                <w:right w:val="none" w:sz="0" w:space="0" w:color="auto"/>
              </w:divBdr>
            </w:div>
            <w:div w:id="801072281">
              <w:marLeft w:val="0"/>
              <w:marRight w:val="0"/>
              <w:marTop w:val="0"/>
              <w:marBottom w:val="0"/>
              <w:divBdr>
                <w:top w:val="none" w:sz="0" w:space="0" w:color="auto"/>
                <w:left w:val="none" w:sz="0" w:space="0" w:color="auto"/>
                <w:bottom w:val="none" w:sz="0" w:space="0" w:color="auto"/>
                <w:right w:val="none" w:sz="0" w:space="0" w:color="auto"/>
              </w:divBdr>
            </w:div>
            <w:div w:id="802039646">
              <w:marLeft w:val="0"/>
              <w:marRight w:val="0"/>
              <w:marTop w:val="0"/>
              <w:marBottom w:val="0"/>
              <w:divBdr>
                <w:top w:val="none" w:sz="0" w:space="0" w:color="auto"/>
                <w:left w:val="none" w:sz="0" w:space="0" w:color="auto"/>
                <w:bottom w:val="none" w:sz="0" w:space="0" w:color="auto"/>
                <w:right w:val="none" w:sz="0" w:space="0" w:color="auto"/>
              </w:divBdr>
            </w:div>
            <w:div w:id="802381863">
              <w:marLeft w:val="0"/>
              <w:marRight w:val="0"/>
              <w:marTop w:val="0"/>
              <w:marBottom w:val="0"/>
              <w:divBdr>
                <w:top w:val="none" w:sz="0" w:space="0" w:color="auto"/>
                <w:left w:val="none" w:sz="0" w:space="0" w:color="auto"/>
                <w:bottom w:val="none" w:sz="0" w:space="0" w:color="auto"/>
                <w:right w:val="none" w:sz="0" w:space="0" w:color="auto"/>
              </w:divBdr>
            </w:div>
            <w:div w:id="804353939">
              <w:marLeft w:val="0"/>
              <w:marRight w:val="0"/>
              <w:marTop w:val="0"/>
              <w:marBottom w:val="0"/>
              <w:divBdr>
                <w:top w:val="none" w:sz="0" w:space="0" w:color="auto"/>
                <w:left w:val="none" w:sz="0" w:space="0" w:color="auto"/>
                <w:bottom w:val="none" w:sz="0" w:space="0" w:color="auto"/>
                <w:right w:val="none" w:sz="0" w:space="0" w:color="auto"/>
              </w:divBdr>
            </w:div>
            <w:div w:id="806749630">
              <w:marLeft w:val="0"/>
              <w:marRight w:val="0"/>
              <w:marTop w:val="0"/>
              <w:marBottom w:val="0"/>
              <w:divBdr>
                <w:top w:val="none" w:sz="0" w:space="0" w:color="auto"/>
                <w:left w:val="none" w:sz="0" w:space="0" w:color="auto"/>
                <w:bottom w:val="none" w:sz="0" w:space="0" w:color="auto"/>
                <w:right w:val="none" w:sz="0" w:space="0" w:color="auto"/>
              </w:divBdr>
            </w:div>
            <w:div w:id="811675127">
              <w:marLeft w:val="0"/>
              <w:marRight w:val="0"/>
              <w:marTop w:val="0"/>
              <w:marBottom w:val="0"/>
              <w:divBdr>
                <w:top w:val="none" w:sz="0" w:space="0" w:color="auto"/>
                <w:left w:val="none" w:sz="0" w:space="0" w:color="auto"/>
                <w:bottom w:val="none" w:sz="0" w:space="0" w:color="auto"/>
                <w:right w:val="none" w:sz="0" w:space="0" w:color="auto"/>
              </w:divBdr>
            </w:div>
            <w:div w:id="811798250">
              <w:marLeft w:val="0"/>
              <w:marRight w:val="0"/>
              <w:marTop w:val="0"/>
              <w:marBottom w:val="0"/>
              <w:divBdr>
                <w:top w:val="none" w:sz="0" w:space="0" w:color="auto"/>
                <w:left w:val="none" w:sz="0" w:space="0" w:color="auto"/>
                <w:bottom w:val="none" w:sz="0" w:space="0" w:color="auto"/>
                <w:right w:val="none" w:sz="0" w:space="0" w:color="auto"/>
              </w:divBdr>
            </w:div>
            <w:div w:id="813835405">
              <w:marLeft w:val="0"/>
              <w:marRight w:val="0"/>
              <w:marTop w:val="0"/>
              <w:marBottom w:val="0"/>
              <w:divBdr>
                <w:top w:val="none" w:sz="0" w:space="0" w:color="auto"/>
                <w:left w:val="none" w:sz="0" w:space="0" w:color="auto"/>
                <w:bottom w:val="none" w:sz="0" w:space="0" w:color="auto"/>
                <w:right w:val="none" w:sz="0" w:space="0" w:color="auto"/>
              </w:divBdr>
            </w:div>
            <w:div w:id="815798424">
              <w:marLeft w:val="0"/>
              <w:marRight w:val="0"/>
              <w:marTop w:val="0"/>
              <w:marBottom w:val="0"/>
              <w:divBdr>
                <w:top w:val="none" w:sz="0" w:space="0" w:color="auto"/>
                <w:left w:val="none" w:sz="0" w:space="0" w:color="auto"/>
                <w:bottom w:val="none" w:sz="0" w:space="0" w:color="auto"/>
                <w:right w:val="none" w:sz="0" w:space="0" w:color="auto"/>
              </w:divBdr>
            </w:div>
            <w:div w:id="817454395">
              <w:marLeft w:val="0"/>
              <w:marRight w:val="0"/>
              <w:marTop w:val="0"/>
              <w:marBottom w:val="0"/>
              <w:divBdr>
                <w:top w:val="none" w:sz="0" w:space="0" w:color="auto"/>
                <w:left w:val="none" w:sz="0" w:space="0" w:color="auto"/>
                <w:bottom w:val="none" w:sz="0" w:space="0" w:color="auto"/>
                <w:right w:val="none" w:sz="0" w:space="0" w:color="auto"/>
              </w:divBdr>
            </w:div>
            <w:div w:id="825588952">
              <w:marLeft w:val="0"/>
              <w:marRight w:val="0"/>
              <w:marTop w:val="0"/>
              <w:marBottom w:val="0"/>
              <w:divBdr>
                <w:top w:val="none" w:sz="0" w:space="0" w:color="auto"/>
                <w:left w:val="none" w:sz="0" w:space="0" w:color="auto"/>
                <w:bottom w:val="none" w:sz="0" w:space="0" w:color="auto"/>
                <w:right w:val="none" w:sz="0" w:space="0" w:color="auto"/>
              </w:divBdr>
            </w:div>
            <w:div w:id="830481893">
              <w:marLeft w:val="0"/>
              <w:marRight w:val="0"/>
              <w:marTop w:val="0"/>
              <w:marBottom w:val="0"/>
              <w:divBdr>
                <w:top w:val="none" w:sz="0" w:space="0" w:color="auto"/>
                <w:left w:val="none" w:sz="0" w:space="0" w:color="auto"/>
                <w:bottom w:val="none" w:sz="0" w:space="0" w:color="auto"/>
                <w:right w:val="none" w:sz="0" w:space="0" w:color="auto"/>
              </w:divBdr>
            </w:div>
            <w:div w:id="832717818">
              <w:marLeft w:val="0"/>
              <w:marRight w:val="0"/>
              <w:marTop w:val="0"/>
              <w:marBottom w:val="0"/>
              <w:divBdr>
                <w:top w:val="none" w:sz="0" w:space="0" w:color="auto"/>
                <w:left w:val="none" w:sz="0" w:space="0" w:color="auto"/>
                <w:bottom w:val="none" w:sz="0" w:space="0" w:color="auto"/>
                <w:right w:val="none" w:sz="0" w:space="0" w:color="auto"/>
              </w:divBdr>
            </w:div>
            <w:div w:id="843785818">
              <w:marLeft w:val="0"/>
              <w:marRight w:val="0"/>
              <w:marTop w:val="0"/>
              <w:marBottom w:val="0"/>
              <w:divBdr>
                <w:top w:val="none" w:sz="0" w:space="0" w:color="auto"/>
                <w:left w:val="none" w:sz="0" w:space="0" w:color="auto"/>
                <w:bottom w:val="none" w:sz="0" w:space="0" w:color="auto"/>
                <w:right w:val="none" w:sz="0" w:space="0" w:color="auto"/>
              </w:divBdr>
            </w:div>
            <w:div w:id="844591997">
              <w:marLeft w:val="0"/>
              <w:marRight w:val="0"/>
              <w:marTop w:val="0"/>
              <w:marBottom w:val="0"/>
              <w:divBdr>
                <w:top w:val="none" w:sz="0" w:space="0" w:color="auto"/>
                <w:left w:val="none" w:sz="0" w:space="0" w:color="auto"/>
                <w:bottom w:val="none" w:sz="0" w:space="0" w:color="auto"/>
                <w:right w:val="none" w:sz="0" w:space="0" w:color="auto"/>
              </w:divBdr>
            </w:div>
            <w:div w:id="848518980">
              <w:marLeft w:val="0"/>
              <w:marRight w:val="0"/>
              <w:marTop w:val="0"/>
              <w:marBottom w:val="0"/>
              <w:divBdr>
                <w:top w:val="none" w:sz="0" w:space="0" w:color="auto"/>
                <w:left w:val="none" w:sz="0" w:space="0" w:color="auto"/>
                <w:bottom w:val="none" w:sz="0" w:space="0" w:color="auto"/>
                <w:right w:val="none" w:sz="0" w:space="0" w:color="auto"/>
              </w:divBdr>
            </w:div>
            <w:div w:id="850145029">
              <w:marLeft w:val="0"/>
              <w:marRight w:val="0"/>
              <w:marTop w:val="0"/>
              <w:marBottom w:val="0"/>
              <w:divBdr>
                <w:top w:val="none" w:sz="0" w:space="0" w:color="auto"/>
                <w:left w:val="none" w:sz="0" w:space="0" w:color="auto"/>
                <w:bottom w:val="none" w:sz="0" w:space="0" w:color="auto"/>
                <w:right w:val="none" w:sz="0" w:space="0" w:color="auto"/>
              </w:divBdr>
            </w:div>
            <w:div w:id="853228479">
              <w:marLeft w:val="0"/>
              <w:marRight w:val="0"/>
              <w:marTop w:val="0"/>
              <w:marBottom w:val="0"/>
              <w:divBdr>
                <w:top w:val="none" w:sz="0" w:space="0" w:color="auto"/>
                <w:left w:val="none" w:sz="0" w:space="0" w:color="auto"/>
                <w:bottom w:val="none" w:sz="0" w:space="0" w:color="auto"/>
                <w:right w:val="none" w:sz="0" w:space="0" w:color="auto"/>
              </w:divBdr>
            </w:div>
            <w:div w:id="855656015">
              <w:marLeft w:val="0"/>
              <w:marRight w:val="0"/>
              <w:marTop w:val="0"/>
              <w:marBottom w:val="0"/>
              <w:divBdr>
                <w:top w:val="none" w:sz="0" w:space="0" w:color="auto"/>
                <w:left w:val="none" w:sz="0" w:space="0" w:color="auto"/>
                <w:bottom w:val="none" w:sz="0" w:space="0" w:color="auto"/>
                <w:right w:val="none" w:sz="0" w:space="0" w:color="auto"/>
              </w:divBdr>
            </w:div>
            <w:div w:id="865338025">
              <w:marLeft w:val="0"/>
              <w:marRight w:val="0"/>
              <w:marTop w:val="0"/>
              <w:marBottom w:val="0"/>
              <w:divBdr>
                <w:top w:val="none" w:sz="0" w:space="0" w:color="auto"/>
                <w:left w:val="none" w:sz="0" w:space="0" w:color="auto"/>
                <w:bottom w:val="none" w:sz="0" w:space="0" w:color="auto"/>
                <w:right w:val="none" w:sz="0" w:space="0" w:color="auto"/>
              </w:divBdr>
            </w:div>
            <w:div w:id="868372601">
              <w:marLeft w:val="0"/>
              <w:marRight w:val="0"/>
              <w:marTop w:val="0"/>
              <w:marBottom w:val="0"/>
              <w:divBdr>
                <w:top w:val="none" w:sz="0" w:space="0" w:color="auto"/>
                <w:left w:val="none" w:sz="0" w:space="0" w:color="auto"/>
                <w:bottom w:val="none" w:sz="0" w:space="0" w:color="auto"/>
                <w:right w:val="none" w:sz="0" w:space="0" w:color="auto"/>
              </w:divBdr>
            </w:div>
            <w:div w:id="871842980">
              <w:marLeft w:val="0"/>
              <w:marRight w:val="0"/>
              <w:marTop w:val="0"/>
              <w:marBottom w:val="0"/>
              <w:divBdr>
                <w:top w:val="none" w:sz="0" w:space="0" w:color="auto"/>
                <w:left w:val="none" w:sz="0" w:space="0" w:color="auto"/>
                <w:bottom w:val="none" w:sz="0" w:space="0" w:color="auto"/>
                <w:right w:val="none" w:sz="0" w:space="0" w:color="auto"/>
              </w:divBdr>
            </w:div>
            <w:div w:id="874196511">
              <w:marLeft w:val="0"/>
              <w:marRight w:val="0"/>
              <w:marTop w:val="0"/>
              <w:marBottom w:val="0"/>
              <w:divBdr>
                <w:top w:val="none" w:sz="0" w:space="0" w:color="auto"/>
                <w:left w:val="none" w:sz="0" w:space="0" w:color="auto"/>
                <w:bottom w:val="none" w:sz="0" w:space="0" w:color="auto"/>
                <w:right w:val="none" w:sz="0" w:space="0" w:color="auto"/>
              </w:divBdr>
            </w:div>
            <w:div w:id="874659603">
              <w:marLeft w:val="0"/>
              <w:marRight w:val="0"/>
              <w:marTop w:val="0"/>
              <w:marBottom w:val="0"/>
              <w:divBdr>
                <w:top w:val="none" w:sz="0" w:space="0" w:color="auto"/>
                <w:left w:val="none" w:sz="0" w:space="0" w:color="auto"/>
                <w:bottom w:val="none" w:sz="0" w:space="0" w:color="auto"/>
                <w:right w:val="none" w:sz="0" w:space="0" w:color="auto"/>
              </w:divBdr>
            </w:div>
            <w:div w:id="878710785">
              <w:marLeft w:val="0"/>
              <w:marRight w:val="0"/>
              <w:marTop w:val="0"/>
              <w:marBottom w:val="0"/>
              <w:divBdr>
                <w:top w:val="none" w:sz="0" w:space="0" w:color="auto"/>
                <w:left w:val="none" w:sz="0" w:space="0" w:color="auto"/>
                <w:bottom w:val="none" w:sz="0" w:space="0" w:color="auto"/>
                <w:right w:val="none" w:sz="0" w:space="0" w:color="auto"/>
              </w:divBdr>
            </w:div>
            <w:div w:id="878931187">
              <w:marLeft w:val="0"/>
              <w:marRight w:val="0"/>
              <w:marTop w:val="0"/>
              <w:marBottom w:val="0"/>
              <w:divBdr>
                <w:top w:val="none" w:sz="0" w:space="0" w:color="auto"/>
                <w:left w:val="none" w:sz="0" w:space="0" w:color="auto"/>
                <w:bottom w:val="none" w:sz="0" w:space="0" w:color="auto"/>
                <w:right w:val="none" w:sz="0" w:space="0" w:color="auto"/>
              </w:divBdr>
            </w:div>
            <w:div w:id="878980471">
              <w:marLeft w:val="0"/>
              <w:marRight w:val="0"/>
              <w:marTop w:val="0"/>
              <w:marBottom w:val="0"/>
              <w:divBdr>
                <w:top w:val="none" w:sz="0" w:space="0" w:color="auto"/>
                <w:left w:val="none" w:sz="0" w:space="0" w:color="auto"/>
                <w:bottom w:val="none" w:sz="0" w:space="0" w:color="auto"/>
                <w:right w:val="none" w:sz="0" w:space="0" w:color="auto"/>
              </w:divBdr>
            </w:div>
            <w:div w:id="889420581">
              <w:marLeft w:val="0"/>
              <w:marRight w:val="0"/>
              <w:marTop w:val="0"/>
              <w:marBottom w:val="0"/>
              <w:divBdr>
                <w:top w:val="none" w:sz="0" w:space="0" w:color="auto"/>
                <w:left w:val="none" w:sz="0" w:space="0" w:color="auto"/>
                <w:bottom w:val="none" w:sz="0" w:space="0" w:color="auto"/>
                <w:right w:val="none" w:sz="0" w:space="0" w:color="auto"/>
              </w:divBdr>
            </w:div>
            <w:div w:id="889534555">
              <w:marLeft w:val="0"/>
              <w:marRight w:val="0"/>
              <w:marTop w:val="0"/>
              <w:marBottom w:val="0"/>
              <w:divBdr>
                <w:top w:val="none" w:sz="0" w:space="0" w:color="auto"/>
                <w:left w:val="none" w:sz="0" w:space="0" w:color="auto"/>
                <w:bottom w:val="none" w:sz="0" w:space="0" w:color="auto"/>
                <w:right w:val="none" w:sz="0" w:space="0" w:color="auto"/>
              </w:divBdr>
            </w:div>
            <w:div w:id="890767593">
              <w:marLeft w:val="0"/>
              <w:marRight w:val="0"/>
              <w:marTop w:val="0"/>
              <w:marBottom w:val="0"/>
              <w:divBdr>
                <w:top w:val="none" w:sz="0" w:space="0" w:color="auto"/>
                <w:left w:val="none" w:sz="0" w:space="0" w:color="auto"/>
                <w:bottom w:val="none" w:sz="0" w:space="0" w:color="auto"/>
                <w:right w:val="none" w:sz="0" w:space="0" w:color="auto"/>
              </w:divBdr>
            </w:div>
            <w:div w:id="895166748">
              <w:marLeft w:val="0"/>
              <w:marRight w:val="0"/>
              <w:marTop w:val="0"/>
              <w:marBottom w:val="0"/>
              <w:divBdr>
                <w:top w:val="none" w:sz="0" w:space="0" w:color="auto"/>
                <w:left w:val="none" w:sz="0" w:space="0" w:color="auto"/>
                <w:bottom w:val="none" w:sz="0" w:space="0" w:color="auto"/>
                <w:right w:val="none" w:sz="0" w:space="0" w:color="auto"/>
              </w:divBdr>
            </w:div>
            <w:div w:id="896011065">
              <w:marLeft w:val="0"/>
              <w:marRight w:val="0"/>
              <w:marTop w:val="0"/>
              <w:marBottom w:val="0"/>
              <w:divBdr>
                <w:top w:val="none" w:sz="0" w:space="0" w:color="auto"/>
                <w:left w:val="none" w:sz="0" w:space="0" w:color="auto"/>
                <w:bottom w:val="none" w:sz="0" w:space="0" w:color="auto"/>
                <w:right w:val="none" w:sz="0" w:space="0" w:color="auto"/>
              </w:divBdr>
            </w:div>
            <w:div w:id="896865031">
              <w:marLeft w:val="0"/>
              <w:marRight w:val="0"/>
              <w:marTop w:val="0"/>
              <w:marBottom w:val="0"/>
              <w:divBdr>
                <w:top w:val="none" w:sz="0" w:space="0" w:color="auto"/>
                <w:left w:val="none" w:sz="0" w:space="0" w:color="auto"/>
                <w:bottom w:val="none" w:sz="0" w:space="0" w:color="auto"/>
                <w:right w:val="none" w:sz="0" w:space="0" w:color="auto"/>
              </w:divBdr>
            </w:div>
            <w:div w:id="899482213">
              <w:marLeft w:val="0"/>
              <w:marRight w:val="0"/>
              <w:marTop w:val="0"/>
              <w:marBottom w:val="0"/>
              <w:divBdr>
                <w:top w:val="none" w:sz="0" w:space="0" w:color="auto"/>
                <w:left w:val="none" w:sz="0" w:space="0" w:color="auto"/>
                <w:bottom w:val="none" w:sz="0" w:space="0" w:color="auto"/>
                <w:right w:val="none" w:sz="0" w:space="0" w:color="auto"/>
              </w:divBdr>
            </w:div>
            <w:div w:id="907224389">
              <w:marLeft w:val="0"/>
              <w:marRight w:val="0"/>
              <w:marTop w:val="0"/>
              <w:marBottom w:val="0"/>
              <w:divBdr>
                <w:top w:val="none" w:sz="0" w:space="0" w:color="auto"/>
                <w:left w:val="none" w:sz="0" w:space="0" w:color="auto"/>
                <w:bottom w:val="none" w:sz="0" w:space="0" w:color="auto"/>
                <w:right w:val="none" w:sz="0" w:space="0" w:color="auto"/>
              </w:divBdr>
            </w:div>
            <w:div w:id="910191495">
              <w:marLeft w:val="0"/>
              <w:marRight w:val="0"/>
              <w:marTop w:val="0"/>
              <w:marBottom w:val="0"/>
              <w:divBdr>
                <w:top w:val="none" w:sz="0" w:space="0" w:color="auto"/>
                <w:left w:val="none" w:sz="0" w:space="0" w:color="auto"/>
                <w:bottom w:val="none" w:sz="0" w:space="0" w:color="auto"/>
                <w:right w:val="none" w:sz="0" w:space="0" w:color="auto"/>
              </w:divBdr>
            </w:div>
            <w:div w:id="915701639">
              <w:marLeft w:val="0"/>
              <w:marRight w:val="0"/>
              <w:marTop w:val="0"/>
              <w:marBottom w:val="0"/>
              <w:divBdr>
                <w:top w:val="none" w:sz="0" w:space="0" w:color="auto"/>
                <w:left w:val="none" w:sz="0" w:space="0" w:color="auto"/>
                <w:bottom w:val="none" w:sz="0" w:space="0" w:color="auto"/>
                <w:right w:val="none" w:sz="0" w:space="0" w:color="auto"/>
              </w:divBdr>
            </w:div>
            <w:div w:id="916480106">
              <w:marLeft w:val="0"/>
              <w:marRight w:val="0"/>
              <w:marTop w:val="0"/>
              <w:marBottom w:val="0"/>
              <w:divBdr>
                <w:top w:val="none" w:sz="0" w:space="0" w:color="auto"/>
                <w:left w:val="none" w:sz="0" w:space="0" w:color="auto"/>
                <w:bottom w:val="none" w:sz="0" w:space="0" w:color="auto"/>
                <w:right w:val="none" w:sz="0" w:space="0" w:color="auto"/>
              </w:divBdr>
            </w:div>
            <w:div w:id="916943368">
              <w:marLeft w:val="0"/>
              <w:marRight w:val="0"/>
              <w:marTop w:val="0"/>
              <w:marBottom w:val="0"/>
              <w:divBdr>
                <w:top w:val="none" w:sz="0" w:space="0" w:color="auto"/>
                <w:left w:val="none" w:sz="0" w:space="0" w:color="auto"/>
                <w:bottom w:val="none" w:sz="0" w:space="0" w:color="auto"/>
                <w:right w:val="none" w:sz="0" w:space="0" w:color="auto"/>
              </w:divBdr>
            </w:div>
            <w:div w:id="917635582">
              <w:marLeft w:val="0"/>
              <w:marRight w:val="0"/>
              <w:marTop w:val="0"/>
              <w:marBottom w:val="0"/>
              <w:divBdr>
                <w:top w:val="none" w:sz="0" w:space="0" w:color="auto"/>
                <w:left w:val="none" w:sz="0" w:space="0" w:color="auto"/>
                <w:bottom w:val="none" w:sz="0" w:space="0" w:color="auto"/>
                <w:right w:val="none" w:sz="0" w:space="0" w:color="auto"/>
              </w:divBdr>
            </w:div>
            <w:div w:id="919411752">
              <w:marLeft w:val="0"/>
              <w:marRight w:val="0"/>
              <w:marTop w:val="0"/>
              <w:marBottom w:val="0"/>
              <w:divBdr>
                <w:top w:val="none" w:sz="0" w:space="0" w:color="auto"/>
                <w:left w:val="none" w:sz="0" w:space="0" w:color="auto"/>
                <w:bottom w:val="none" w:sz="0" w:space="0" w:color="auto"/>
                <w:right w:val="none" w:sz="0" w:space="0" w:color="auto"/>
              </w:divBdr>
            </w:div>
            <w:div w:id="924265891">
              <w:marLeft w:val="0"/>
              <w:marRight w:val="0"/>
              <w:marTop w:val="0"/>
              <w:marBottom w:val="0"/>
              <w:divBdr>
                <w:top w:val="none" w:sz="0" w:space="0" w:color="auto"/>
                <w:left w:val="none" w:sz="0" w:space="0" w:color="auto"/>
                <w:bottom w:val="none" w:sz="0" w:space="0" w:color="auto"/>
                <w:right w:val="none" w:sz="0" w:space="0" w:color="auto"/>
              </w:divBdr>
            </w:div>
            <w:div w:id="926112952">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927885779">
              <w:marLeft w:val="0"/>
              <w:marRight w:val="0"/>
              <w:marTop w:val="0"/>
              <w:marBottom w:val="0"/>
              <w:divBdr>
                <w:top w:val="none" w:sz="0" w:space="0" w:color="auto"/>
                <w:left w:val="none" w:sz="0" w:space="0" w:color="auto"/>
                <w:bottom w:val="none" w:sz="0" w:space="0" w:color="auto"/>
                <w:right w:val="none" w:sz="0" w:space="0" w:color="auto"/>
              </w:divBdr>
            </w:div>
            <w:div w:id="929267228">
              <w:marLeft w:val="0"/>
              <w:marRight w:val="0"/>
              <w:marTop w:val="0"/>
              <w:marBottom w:val="0"/>
              <w:divBdr>
                <w:top w:val="none" w:sz="0" w:space="0" w:color="auto"/>
                <w:left w:val="none" w:sz="0" w:space="0" w:color="auto"/>
                <w:bottom w:val="none" w:sz="0" w:space="0" w:color="auto"/>
                <w:right w:val="none" w:sz="0" w:space="0" w:color="auto"/>
              </w:divBdr>
            </w:div>
            <w:div w:id="933132303">
              <w:marLeft w:val="0"/>
              <w:marRight w:val="0"/>
              <w:marTop w:val="0"/>
              <w:marBottom w:val="0"/>
              <w:divBdr>
                <w:top w:val="none" w:sz="0" w:space="0" w:color="auto"/>
                <w:left w:val="none" w:sz="0" w:space="0" w:color="auto"/>
                <w:bottom w:val="none" w:sz="0" w:space="0" w:color="auto"/>
                <w:right w:val="none" w:sz="0" w:space="0" w:color="auto"/>
              </w:divBdr>
            </w:div>
            <w:div w:id="933630837">
              <w:marLeft w:val="0"/>
              <w:marRight w:val="0"/>
              <w:marTop w:val="0"/>
              <w:marBottom w:val="0"/>
              <w:divBdr>
                <w:top w:val="none" w:sz="0" w:space="0" w:color="auto"/>
                <w:left w:val="none" w:sz="0" w:space="0" w:color="auto"/>
                <w:bottom w:val="none" w:sz="0" w:space="0" w:color="auto"/>
                <w:right w:val="none" w:sz="0" w:space="0" w:color="auto"/>
              </w:divBdr>
            </w:div>
            <w:div w:id="937176259">
              <w:marLeft w:val="0"/>
              <w:marRight w:val="0"/>
              <w:marTop w:val="0"/>
              <w:marBottom w:val="0"/>
              <w:divBdr>
                <w:top w:val="none" w:sz="0" w:space="0" w:color="auto"/>
                <w:left w:val="none" w:sz="0" w:space="0" w:color="auto"/>
                <w:bottom w:val="none" w:sz="0" w:space="0" w:color="auto"/>
                <w:right w:val="none" w:sz="0" w:space="0" w:color="auto"/>
              </w:divBdr>
            </w:div>
            <w:div w:id="942343878">
              <w:marLeft w:val="0"/>
              <w:marRight w:val="0"/>
              <w:marTop w:val="0"/>
              <w:marBottom w:val="0"/>
              <w:divBdr>
                <w:top w:val="none" w:sz="0" w:space="0" w:color="auto"/>
                <w:left w:val="none" w:sz="0" w:space="0" w:color="auto"/>
                <w:bottom w:val="none" w:sz="0" w:space="0" w:color="auto"/>
                <w:right w:val="none" w:sz="0" w:space="0" w:color="auto"/>
              </w:divBdr>
            </w:div>
            <w:div w:id="942373065">
              <w:marLeft w:val="0"/>
              <w:marRight w:val="0"/>
              <w:marTop w:val="480"/>
              <w:marBottom w:val="0"/>
              <w:divBdr>
                <w:top w:val="single" w:sz="6" w:space="0" w:color="auto"/>
                <w:left w:val="single" w:sz="6" w:space="0" w:color="auto"/>
                <w:bottom w:val="single" w:sz="6" w:space="0" w:color="auto"/>
                <w:right w:val="single" w:sz="6" w:space="0" w:color="auto"/>
              </w:divBdr>
            </w:div>
            <w:div w:id="944465327">
              <w:marLeft w:val="0"/>
              <w:marRight w:val="0"/>
              <w:marTop w:val="0"/>
              <w:marBottom w:val="0"/>
              <w:divBdr>
                <w:top w:val="none" w:sz="0" w:space="0" w:color="auto"/>
                <w:left w:val="none" w:sz="0" w:space="0" w:color="auto"/>
                <w:bottom w:val="none" w:sz="0" w:space="0" w:color="auto"/>
                <w:right w:val="none" w:sz="0" w:space="0" w:color="auto"/>
              </w:divBdr>
            </w:div>
            <w:div w:id="947127733">
              <w:marLeft w:val="0"/>
              <w:marRight w:val="0"/>
              <w:marTop w:val="0"/>
              <w:marBottom w:val="0"/>
              <w:divBdr>
                <w:top w:val="none" w:sz="0" w:space="0" w:color="auto"/>
                <w:left w:val="none" w:sz="0" w:space="0" w:color="auto"/>
                <w:bottom w:val="none" w:sz="0" w:space="0" w:color="auto"/>
                <w:right w:val="none" w:sz="0" w:space="0" w:color="auto"/>
              </w:divBdr>
            </w:div>
            <w:div w:id="954211494">
              <w:marLeft w:val="0"/>
              <w:marRight w:val="0"/>
              <w:marTop w:val="0"/>
              <w:marBottom w:val="0"/>
              <w:divBdr>
                <w:top w:val="none" w:sz="0" w:space="0" w:color="auto"/>
                <w:left w:val="none" w:sz="0" w:space="0" w:color="auto"/>
                <w:bottom w:val="none" w:sz="0" w:space="0" w:color="auto"/>
                <w:right w:val="none" w:sz="0" w:space="0" w:color="auto"/>
              </w:divBdr>
            </w:div>
            <w:div w:id="965620174">
              <w:marLeft w:val="0"/>
              <w:marRight w:val="0"/>
              <w:marTop w:val="0"/>
              <w:marBottom w:val="0"/>
              <w:divBdr>
                <w:top w:val="none" w:sz="0" w:space="0" w:color="auto"/>
                <w:left w:val="none" w:sz="0" w:space="0" w:color="auto"/>
                <w:bottom w:val="none" w:sz="0" w:space="0" w:color="auto"/>
                <w:right w:val="none" w:sz="0" w:space="0" w:color="auto"/>
              </w:divBdr>
            </w:div>
            <w:div w:id="972951845">
              <w:marLeft w:val="0"/>
              <w:marRight w:val="0"/>
              <w:marTop w:val="0"/>
              <w:marBottom w:val="0"/>
              <w:divBdr>
                <w:top w:val="none" w:sz="0" w:space="0" w:color="auto"/>
                <w:left w:val="none" w:sz="0" w:space="0" w:color="auto"/>
                <w:bottom w:val="none" w:sz="0" w:space="0" w:color="auto"/>
                <w:right w:val="none" w:sz="0" w:space="0" w:color="auto"/>
              </w:divBdr>
            </w:div>
            <w:div w:id="973607623">
              <w:marLeft w:val="0"/>
              <w:marRight w:val="0"/>
              <w:marTop w:val="0"/>
              <w:marBottom w:val="0"/>
              <w:divBdr>
                <w:top w:val="none" w:sz="0" w:space="0" w:color="auto"/>
                <w:left w:val="none" w:sz="0" w:space="0" w:color="auto"/>
                <w:bottom w:val="none" w:sz="0" w:space="0" w:color="auto"/>
                <w:right w:val="none" w:sz="0" w:space="0" w:color="auto"/>
              </w:divBdr>
            </w:div>
            <w:div w:id="988242207">
              <w:marLeft w:val="0"/>
              <w:marRight w:val="0"/>
              <w:marTop w:val="0"/>
              <w:marBottom w:val="0"/>
              <w:divBdr>
                <w:top w:val="none" w:sz="0" w:space="0" w:color="auto"/>
                <w:left w:val="none" w:sz="0" w:space="0" w:color="auto"/>
                <w:bottom w:val="none" w:sz="0" w:space="0" w:color="auto"/>
                <w:right w:val="none" w:sz="0" w:space="0" w:color="auto"/>
              </w:divBdr>
            </w:div>
            <w:div w:id="997422644">
              <w:marLeft w:val="0"/>
              <w:marRight w:val="0"/>
              <w:marTop w:val="480"/>
              <w:marBottom w:val="0"/>
              <w:divBdr>
                <w:top w:val="single" w:sz="6" w:space="0" w:color="auto"/>
                <w:left w:val="single" w:sz="6" w:space="0" w:color="auto"/>
                <w:bottom w:val="single" w:sz="6" w:space="0" w:color="auto"/>
                <w:right w:val="single" w:sz="6" w:space="0" w:color="auto"/>
              </w:divBdr>
            </w:div>
            <w:div w:id="997685880">
              <w:marLeft w:val="0"/>
              <w:marRight w:val="0"/>
              <w:marTop w:val="0"/>
              <w:marBottom w:val="0"/>
              <w:divBdr>
                <w:top w:val="none" w:sz="0" w:space="0" w:color="auto"/>
                <w:left w:val="none" w:sz="0" w:space="0" w:color="auto"/>
                <w:bottom w:val="none" w:sz="0" w:space="0" w:color="auto"/>
                <w:right w:val="none" w:sz="0" w:space="0" w:color="auto"/>
              </w:divBdr>
            </w:div>
            <w:div w:id="998582564">
              <w:marLeft w:val="0"/>
              <w:marRight w:val="0"/>
              <w:marTop w:val="0"/>
              <w:marBottom w:val="0"/>
              <w:divBdr>
                <w:top w:val="none" w:sz="0" w:space="0" w:color="auto"/>
                <w:left w:val="none" w:sz="0" w:space="0" w:color="auto"/>
                <w:bottom w:val="none" w:sz="0" w:space="0" w:color="auto"/>
                <w:right w:val="none" w:sz="0" w:space="0" w:color="auto"/>
              </w:divBdr>
            </w:div>
            <w:div w:id="1000498981">
              <w:marLeft w:val="0"/>
              <w:marRight w:val="0"/>
              <w:marTop w:val="0"/>
              <w:marBottom w:val="0"/>
              <w:divBdr>
                <w:top w:val="none" w:sz="0" w:space="0" w:color="auto"/>
                <w:left w:val="none" w:sz="0" w:space="0" w:color="auto"/>
                <w:bottom w:val="none" w:sz="0" w:space="0" w:color="auto"/>
                <w:right w:val="none" w:sz="0" w:space="0" w:color="auto"/>
              </w:divBdr>
            </w:div>
            <w:div w:id="1006860114">
              <w:marLeft w:val="0"/>
              <w:marRight w:val="0"/>
              <w:marTop w:val="0"/>
              <w:marBottom w:val="0"/>
              <w:divBdr>
                <w:top w:val="none" w:sz="0" w:space="0" w:color="auto"/>
                <w:left w:val="none" w:sz="0" w:space="0" w:color="auto"/>
                <w:bottom w:val="none" w:sz="0" w:space="0" w:color="auto"/>
                <w:right w:val="none" w:sz="0" w:space="0" w:color="auto"/>
              </w:divBdr>
            </w:div>
            <w:div w:id="1011949013">
              <w:marLeft w:val="0"/>
              <w:marRight w:val="0"/>
              <w:marTop w:val="0"/>
              <w:marBottom w:val="0"/>
              <w:divBdr>
                <w:top w:val="none" w:sz="0" w:space="0" w:color="auto"/>
                <w:left w:val="none" w:sz="0" w:space="0" w:color="auto"/>
                <w:bottom w:val="none" w:sz="0" w:space="0" w:color="auto"/>
                <w:right w:val="none" w:sz="0" w:space="0" w:color="auto"/>
              </w:divBdr>
            </w:div>
            <w:div w:id="1011949325">
              <w:marLeft w:val="0"/>
              <w:marRight w:val="0"/>
              <w:marTop w:val="0"/>
              <w:marBottom w:val="0"/>
              <w:divBdr>
                <w:top w:val="none" w:sz="0" w:space="0" w:color="auto"/>
                <w:left w:val="none" w:sz="0" w:space="0" w:color="auto"/>
                <w:bottom w:val="none" w:sz="0" w:space="0" w:color="auto"/>
                <w:right w:val="none" w:sz="0" w:space="0" w:color="auto"/>
              </w:divBdr>
            </w:div>
            <w:div w:id="1013533137">
              <w:marLeft w:val="0"/>
              <w:marRight w:val="0"/>
              <w:marTop w:val="0"/>
              <w:marBottom w:val="0"/>
              <w:divBdr>
                <w:top w:val="none" w:sz="0" w:space="0" w:color="auto"/>
                <w:left w:val="none" w:sz="0" w:space="0" w:color="auto"/>
                <w:bottom w:val="none" w:sz="0" w:space="0" w:color="auto"/>
                <w:right w:val="none" w:sz="0" w:space="0" w:color="auto"/>
              </w:divBdr>
            </w:div>
            <w:div w:id="1016158175">
              <w:marLeft w:val="0"/>
              <w:marRight w:val="0"/>
              <w:marTop w:val="0"/>
              <w:marBottom w:val="0"/>
              <w:divBdr>
                <w:top w:val="none" w:sz="0" w:space="0" w:color="auto"/>
                <w:left w:val="none" w:sz="0" w:space="0" w:color="auto"/>
                <w:bottom w:val="none" w:sz="0" w:space="0" w:color="auto"/>
                <w:right w:val="none" w:sz="0" w:space="0" w:color="auto"/>
              </w:divBdr>
            </w:div>
            <w:div w:id="1017459785">
              <w:marLeft w:val="0"/>
              <w:marRight w:val="0"/>
              <w:marTop w:val="0"/>
              <w:marBottom w:val="0"/>
              <w:divBdr>
                <w:top w:val="none" w:sz="0" w:space="0" w:color="auto"/>
                <w:left w:val="none" w:sz="0" w:space="0" w:color="auto"/>
                <w:bottom w:val="none" w:sz="0" w:space="0" w:color="auto"/>
                <w:right w:val="none" w:sz="0" w:space="0" w:color="auto"/>
              </w:divBdr>
            </w:div>
            <w:div w:id="1018123496">
              <w:marLeft w:val="0"/>
              <w:marRight w:val="0"/>
              <w:marTop w:val="0"/>
              <w:marBottom w:val="0"/>
              <w:divBdr>
                <w:top w:val="none" w:sz="0" w:space="0" w:color="auto"/>
                <w:left w:val="none" w:sz="0" w:space="0" w:color="auto"/>
                <w:bottom w:val="none" w:sz="0" w:space="0" w:color="auto"/>
                <w:right w:val="none" w:sz="0" w:space="0" w:color="auto"/>
              </w:divBdr>
            </w:div>
            <w:div w:id="1018237881">
              <w:marLeft w:val="0"/>
              <w:marRight w:val="0"/>
              <w:marTop w:val="0"/>
              <w:marBottom w:val="0"/>
              <w:divBdr>
                <w:top w:val="none" w:sz="0" w:space="0" w:color="auto"/>
                <w:left w:val="none" w:sz="0" w:space="0" w:color="auto"/>
                <w:bottom w:val="none" w:sz="0" w:space="0" w:color="auto"/>
                <w:right w:val="none" w:sz="0" w:space="0" w:color="auto"/>
              </w:divBdr>
            </w:div>
            <w:div w:id="1020744583">
              <w:marLeft w:val="0"/>
              <w:marRight w:val="0"/>
              <w:marTop w:val="480"/>
              <w:marBottom w:val="0"/>
              <w:divBdr>
                <w:top w:val="single" w:sz="6" w:space="0" w:color="auto"/>
                <w:left w:val="single" w:sz="6" w:space="0" w:color="auto"/>
                <w:bottom w:val="single" w:sz="6" w:space="0" w:color="auto"/>
                <w:right w:val="single" w:sz="6" w:space="0" w:color="auto"/>
              </w:divBdr>
            </w:div>
            <w:div w:id="1021249361">
              <w:marLeft w:val="0"/>
              <w:marRight w:val="0"/>
              <w:marTop w:val="0"/>
              <w:marBottom w:val="0"/>
              <w:divBdr>
                <w:top w:val="none" w:sz="0" w:space="0" w:color="auto"/>
                <w:left w:val="none" w:sz="0" w:space="0" w:color="auto"/>
                <w:bottom w:val="none" w:sz="0" w:space="0" w:color="auto"/>
                <w:right w:val="none" w:sz="0" w:space="0" w:color="auto"/>
              </w:divBdr>
            </w:div>
            <w:div w:id="1022824113">
              <w:marLeft w:val="0"/>
              <w:marRight w:val="0"/>
              <w:marTop w:val="0"/>
              <w:marBottom w:val="0"/>
              <w:divBdr>
                <w:top w:val="none" w:sz="0" w:space="0" w:color="auto"/>
                <w:left w:val="none" w:sz="0" w:space="0" w:color="auto"/>
                <w:bottom w:val="none" w:sz="0" w:space="0" w:color="auto"/>
                <w:right w:val="none" w:sz="0" w:space="0" w:color="auto"/>
              </w:divBdr>
            </w:div>
            <w:div w:id="1027215646">
              <w:marLeft w:val="0"/>
              <w:marRight w:val="0"/>
              <w:marTop w:val="0"/>
              <w:marBottom w:val="0"/>
              <w:divBdr>
                <w:top w:val="none" w:sz="0" w:space="0" w:color="auto"/>
                <w:left w:val="none" w:sz="0" w:space="0" w:color="auto"/>
                <w:bottom w:val="none" w:sz="0" w:space="0" w:color="auto"/>
                <w:right w:val="none" w:sz="0" w:space="0" w:color="auto"/>
              </w:divBdr>
            </w:div>
            <w:div w:id="1027490726">
              <w:marLeft w:val="0"/>
              <w:marRight w:val="0"/>
              <w:marTop w:val="0"/>
              <w:marBottom w:val="0"/>
              <w:divBdr>
                <w:top w:val="none" w:sz="0" w:space="0" w:color="auto"/>
                <w:left w:val="none" w:sz="0" w:space="0" w:color="auto"/>
                <w:bottom w:val="none" w:sz="0" w:space="0" w:color="auto"/>
                <w:right w:val="none" w:sz="0" w:space="0" w:color="auto"/>
              </w:divBdr>
            </w:div>
            <w:div w:id="1028674860">
              <w:marLeft w:val="0"/>
              <w:marRight w:val="0"/>
              <w:marTop w:val="0"/>
              <w:marBottom w:val="0"/>
              <w:divBdr>
                <w:top w:val="none" w:sz="0" w:space="0" w:color="auto"/>
                <w:left w:val="none" w:sz="0" w:space="0" w:color="auto"/>
                <w:bottom w:val="none" w:sz="0" w:space="0" w:color="auto"/>
                <w:right w:val="none" w:sz="0" w:space="0" w:color="auto"/>
              </w:divBdr>
            </w:div>
            <w:div w:id="1029524194">
              <w:marLeft w:val="0"/>
              <w:marRight w:val="0"/>
              <w:marTop w:val="0"/>
              <w:marBottom w:val="0"/>
              <w:divBdr>
                <w:top w:val="none" w:sz="0" w:space="0" w:color="auto"/>
                <w:left w:val="none" w:sz="0" w:space="0" w:color="auto"/>
                <w:bottom w:val="none" w:sz="0" w:space="0" w:color="auto"/>
                <w:right w:val="none" w:sz="0" w:space="0" w:color="auto"/>
              </w:divBdr>
            </w:div>
            <w:div w:id="1038898970">
              <w:marLeft w:val="0"/>
              <w:marRight w:val="0"/>
              <w:marTop w:val="0"/>
              <w:marBottom w:val="0"/>
              <w:divBdr>
                <w:top w:val="none" w:sz="0" w:space="0" w:color="auto"/>
                <w:left w:val="none" w:sz="0" w:space="0" w:color="auto"/>
                <w:bottom w:val="none" w:sz="0" w:space="0" w:color="auto"/>
                <w:right w:val="none" w:sz="0" w:space="0" w:color="auto"/>
              </w:divBdr>
            </w:div>
            <w:div w:id="1043559621">
              <w:marLeft w:val="0"/>
              <w:marRight w:val="0"/>
              <w:marTop w:val="0"/>
              <w:marBottom w:val="0"/>
              <w:divBdr>
                <w:top w:val="none" w:sz="0" w:space="0" w:color="auto"/>
                <w:left w:val="none" w:sz="0" w:space="0" w:color="auto"/>
                <w:bottom w:val="none" w:sz="0" w:space="0" w:color="auto"/>
                <w:right w:val="none" w:sz="0" w:space="0" w:color="auto"/>
              </w:divBdr>
            </w:div>
            <w:div w:id="1043871916">
              <w:marLeft w:val="0"/>
              <w:marRight w:val="0"/>
              <w:marTop w:val="0"/>
              <w:marBottom w:val="0"/>
              <w:divBdr>
                <w:top w:val="none" w:sz="0" w:space="0" w:color="auto"/>
                <w:left w:val="none" w:sz="0" w:space="0" w:color="auto"/>
                <w:bottom w:val="none" w:sz="0" w:space="0" w:color="auto"/>
                <w:right w:val="none" w:sz="0" w:space="0" w:color="auto"/>
              </w:divBdr>
            </w:div>
            <w:div w:id="1048265191">
              <w:marLeft w:val="0"/>
              <w:marRight w:val="0"/>
              <w:marTop w:val="0"/>
              <w:marBottom w:val="0"/>
              <w:divBdr>
                <w:top w:val="none" w:sz="0" w:space="0" w:color="auto"/>
                <w:left w:val="none" w:sz="0" w:space="0" w:color="auto"/>
                <w:bottom w:val="none" w:sz="0" w:space="0" w:color="auto"/>
                <w:right w:val="none" w:sz="0" w:space="0" w:color="auto"/>
              </w:divBdr>
            </w:div>
            <w:div w:id="1048526580">
              <w:marLeft w:val="0"/>
              <w:marRight w:val="0"/>
              <w:marTop w:val="0"/>
              <w:marBottom w:val="0"/>
              <w:divBdr>
                <w:top w:val="none" w:sz="0" w:space="0" w:color="auto"/>
                <w:left w:val="none" w:sz="0" w:space="0" w:color="auto"/>
                <w:bottom w:val="none" w:sz="0" w:space="0" w:color="auto"/>
                <w:right w:val="none" w:sz="0" w:space="0" w:color="auto"/>
              </w:divBdr>
            </w:div>
            <w:div w:id="1050420623">
              <w:marLeft w:val="0"/>
              <w:marRight w:val="0"/>
              <w:marTop w:val="0"/>
              <w:marBottom w:val="0"/>
              <w:divBdr>
                <w:top w:val="none" w:sz="0" w:space="0" w:color="auto"/>
                <w:left w:val="none" w:sz="0" w:space="0" w:color="auto"/>
                <w:bottom w:val="none" w:sz="0" w:space="0" w:color="auto"/>
                <w:right w:val="none" w:sz="0" w:space="0" w:color="auto"/>
              </w:divBdr>
            </w:div>
            <w:div w:id="1051733285">
              <w:marLeft w:val="0"/>
              <w:marRight w:val="0"/>
              <w:marTop w:val="0"/>
              <w:marBottom w:val="0"/>
              <w:divBdr>
                <w:top w:val="none" w:sz="0" w:space="0" w:color="auto"/>
                <w:left w:val="none" w:sz="0" w:space="0" w:color="auto"/>
                <w:bottom w:val="none" w:sz="0" w:space="0" w:color="auto"/>
                <w:right w:val="none" w:sz="0" w:space="0" w:color="auto"/>
              </w:divBdr>
            </w:div>
            <w:div w:id="1056660894">
              <w:marLeft w:val="0"/>
              <w:marRight w:val="0"/>
              <w:marTop w:val="0"/>
              <w:marBottom w:val="0"/>
              <w:divBdr>
                <w:top w:val="none" w:sz="0" w:space="0" w:color="auto"/>
                <w:left w:val="none" w:sz="0" w:space="0" w:color="auto"/>
                <w:bottom w:val="none" w:sz="0" w:space="0" w:color="auto"/>
                <w:right w:val="none" w:sz="0" w:space="0" w:color="auto"/>
              </w:divBdr>
            </w:div>
            <w:div w:id="1058358227">
              <w:marLeft w:val="0"/>
              <w:marRight w:val="0"/>
              <w:marTop w:val="0"/>
              <w:marBottom w:val="0"/>
              <w:divBdr>
                <w:top w:val="none" w:sz="0" w:space="0" w:color="auto"/>
                <w:left w:val="none" w:sz="0" w:space="0" w:color="auto"/>
                <w:bottom w:val="none" w:sz="0" w:space="0" w:color="auto"/>
                <w:right w:val="none" w:sz="0" w:space="0" w:color="auto"/>
              </w:divBdr>
            </w:div>
            <w:div w:id="1060400855">
              <w:marLeft w:val="0"/>
              <w:marRight w:val="0"/>
              <w:marTop w:val="0"/>
              <w:marBottom w:val="0"/>
              <w:divBdr>
                <w:top w:val="none" w:sz="0" w:space="0" w:color="auto"/>
                <w:left w:val="none" w:sz="0" w:space="0" w:color="auto"/>
                <w:bottom w:val="none" w:sz="0" w:space="0" w:color="auto"/>
                <w:right w:val="none" w:sz="0" w:space="0" w:color="auto"/>
              </w:divBdr>
            </w:div>
            <w:div w:id="1060592051">
              <w:marLeft w:val="0"/>
              <w:marRight w:val="0"/>
              <w:marTop w:val="0"/>
              <w:marBottom w:val="0"/>
              <w:divBdr>
                <w:top w:val="none" w:sz="0" w:space="0" w:color="auto"/>
                <w:left w:val="none" w:sz="0" w:space="0" w:color="auto"/>
                <w:bottom w:val="none" w:sz="0" w:space="0" w:color="auto"/>
                <w:right w:val="none" w:sz="0" w:space="0" w:color="auto"/>
              </w:divBdr>
            </w:div>
            <w:div w:id="1061103644">
              <w:marLeft w:val="0"/>
              <w:marRight w:val="0"/>
              <w:marTop w:val="0"/>
              <w:marBottom w:val="0"/>
              <w:divBdr>
                <w:top w:val="none" w:sz="0" w:space="0" w:color="auto"/>
                <w:left w:val="none" w:sz="0" w:space="0" w:color="auto"/>
                <w:bottom w:val="none" w:sz="0" w:space="0" w:color="auto"/>
                <w:right w:val="none" w:sz="0" w:space="0" w:color="auto"/>
              </w:divBdr>
            </w:div>
            <w:div w:id="1068918950">
              <w:marLeft w:val="0"/>
              <w:marRight w:val="0"/>
              <w:marTop w:val="0"/>
              <w:marBottom w:val="0"/>
              <w:divBdr>
                <w:top w:val="none" w:sz="0" w:space="0" w:color="auto"/>
                <w:left w:val="none" w:sz="0" w:space="0" w:color="auto"/>
                <w:bottom w:val="none" w:sz="0" w:space="0" w:color="auto"/>
                <w:right w:val="none" w:sz="0" w:space="0" w:color="auto"/>
              </w:divBdr>
            </w:div>
            <w:div w:id="1070814305">
              <w:marLeft w:val="0"/>
              <w:marRight w:val="0"/>
              <w:marTop w:val="0"/>
              <w:marBottom w:val="0"/>
              <w:divBdr>
                <w:top w:val="none" w:sz="0" w:space="0" w:color="auto"/>
                <w:left w:val="none" w:sz="0" w:space="0" w:color="auto"/>
                <w:bottom w:val="none" w:sz="0" w:space="0" w:color="auto"/>
                <w:right w:val="none" w:sz="0" w:space="0" w:color="auto"/>
              </w:divBdr>
            </w:div>
            <w:div w:id="1072700556">
              <w:marLeft w:val="0"/>
              <w:marRight w:val="0"/>
              <w:marTop w:val="0"/>
              <w:marBottom w:val="0"/>
              <w:divBdr>
                <w:top w:val="none" w:sz="0" w:space="0" w:color="auto"/>
                <w:left w:val="none" w:sz="0" w:space="0" w:color="auto"/>
                <w:bottom w:val="none" w:sz="0" w:space="0" w:color="auto"/>
                <w:right w:val="none" w:sz="0" w:space="0" w:color="auto"/>
              </w:divBdr>
            </w:div>
            <w:div w:id="1073770193">
              <w:marLeft w:val="0"/>
              <w:marRight w:val="0"/>
              <w:marTop w:val="0"/>
              <w:marBottom w:val="0"/>
              <w:divBdr>
                <w:top w:val="none" w:sz="0" w:space="0" w:color="auto"/>
                <w:left w:val="none" w:sz="0" w:space="0" w:color="auto"/>
                <w:bottom w:val="none" w:sz="0" w:space="0" w:color="auto"/>
                <w:right w:val="none" w:sz="0" w:space="0" w:color="auto"/>
              </w:divBdr>
            </w:div>
            <w:div w:id="1081027330">
              <w:marLeft w:val="0"/>
              <w:marRight w:val="0"/>
              <w:marTop w:val="480"/>
              <w:marBottom w:val="0"/>
              <w:divBdr>
                <w:top w:val="single" w:sz="6" w:space="0" w:color="auto"/>
                <w:left w:val="single" w:sz="6" w:space="0" w:color="auto"/>
                <w:bottom w:val="single" w:sz="6" w:space="0" w:color="auto"/>
                <w:right w:val="single" w:sz="6" w:space="0" w:color="auto"/>
              </w:divBdr>
            </w:div>
            <w:div w:id="1082138784">
              <w:marLeft w:val="0"/>
              <w:marRight w:val="0"/>
              <w:marTop w:val="0"/>
              <w:marBottom w:val="0"/>
              <w:divBdr>
                <w:top w:val="none" w:sz="0" w:space="0" w:color="auto"/>
                <w:left w:val="none" w:sz="0" w:space="0" w:color="auto"/>
                <w:bottom w:val="none" w:sz="0" w:space="0" w:color="auto"/>
                <w:right w:val="none" w:sz="0" w:space="0" w:color="auto"/>
              </w:divBdr>
            </w:div>
            <w:div w:id="1089741319">
              <w:marLeft w:val="0"/>
              <w:marRight w:val="0"/>
              <w:marTop w:val="480"/>
              <w:marBottom w:val="0"/>
              <w:divBdr>
                <w:top w:val="single" w:sz="6" w:space="0" w:color="auto"/>
                <w:left w:val="single" w:sz="6" w:space="0" w:color="auto"/>
                <w:bottom w:val="single" w:sz="6" w:space="0" w:color="auto"/>
                <w:right w:val="single" w:sz="6" w:space="0" w:color="auto"/>
              </w:divBdr>
            </w:div>
            <w:div w:id="1092512197">
              <w:marLeft w:val="0"/>
              <w:marRight w:val="0"/>
              <w:marTop w:val="0"/>
              <w:marBottom w:val="0"/>
              <w:divBdr>
                <w:top w:val="none" w:sz="0" w:space="0" w:color="auto"/>
                <w:left w:val="none" w:sz="0" w:space="0" w:color="auto"/>
                <w:bottom w:val="none" w:sz="0" w:space="0" w:color="auto"/>
                <w:right w:val="none" w:sz="0" w:space="0" w:color="auto"/>
              </w:divBdr>
            </w:div>
            <w:div w:id="1093866734">
              <w:marLeft w:val="0"/>
              <w:marRight w:val="0"/>
              <w:marTop w:val="0"/>
              <w:marBottom w:val="0"/>
              <w:divBdr>
                <w:top w:val="none" w:sz="0" w:space="0" w:color="auto"/>
                <w:left w:val="none" w:sz="0" w:space="0" w:color="auto"/>
                <w:bottom w:val="none" w:sz="0" w:space="0" w:color="auto"/>
                <w:right w:val="none" w:sz="0" w:space="0" w:color="auto"/>
              </w:divBdr>
            </w:div>
            <w:div w:id="1106653678">
              <w:marLeft w:val="0"/>
              <w:marRight w:val="0"/>
              <w:marTop w:val="0"/>
              <w:marBottom w:val="0"/>
              <w:divBdr>
                <w:top w:val="none" w:sz="0" w:space="0" w:color="auto"/>
                <w:left w:val="none" w:sz="0" w:space="0" w:color="auto"/>
                <w:bottom w:val="none" w:sz="0" w:space="0" w:color="auto"/>
                <w:right w:val="none" w:sz="0" w:space="0" w:color="auto"/>
              </w:divBdr>
            </w:div>
            <w:div w:id="1108042961">
              <w:marLeft w:val="0"/>
              <w:marRight w:val="0"/>
              <w:marTop w:val="0"/>
              <w:marBottom w:val="0"/>
              <w:divBdr>
                <w:top w:val="none" w:sz="0" w:space="0" w:color="auto"/>
                <w:left w:val="none" w:sz="0" w:space="0" w:color="auto"/>
                <w:bottom w:val="none" w:sz="0" w:space="0" w:color="auto"/>
                <w:right w:val="none" w:sz="0" w:space="0" w:color="auto"/>
              </w:divBdr>
            </w:div>
            <w:div w:id="1115948393">
              <w:marLeft w:val="0"/>
              <w:marRight w:val="0"/>
              <w:marTop w:val="0"/>
              <w:marBottom w:val="0"/>
              <w:divBdr>
                <w:top w:val="none" w:sz="0" w:space="0" w:color="auto"/>
                <w:left w:val="none" w:sz="0" w:space="0" w:color="auto"/>
                <w:bottom w:val="none" w:sz="0" w:space="0" w:color="auto"/>
                <w:right w:val="none" w:sz="0" w:space="0" w:color="auto"/>
              </w:divBdr>
            </w:div>
            <w:div w:id="1118908554">
              <w:marLeft w:val="0"/>
              <w:marRight w:val="0"/>
              <w:marTop w:val="0"/>
              <w:marBottom w:val="0"/>
              <w:divBdr>
                <w:top w:val="none" w:sz="0" w:space="0" w:color="auto"/>
                <w:left w:val="none" w:sz="0" w:space="0" w:color="auto"/>
                <w:bottom w:val="none" w:sz="0" w:space="0" w:color="auto"/>
                <w:right w:val="none" w:sz="0" w:space="0" w:color="auto"/>
              </w:divBdr>
            </w:div>
            <w:div w:id="1125348261">
              <w:marLeft w:val="0"/>
              <w:marRight w:val="0"/>
              <w:marTop w:val="0"/>
              <w:marBottom w:val="0"/>
              <w:divBdr>
                <w:top w:val="none" w:sz="0" w:space="0" w:color="auto"/>
                <w:left w:val="none" w:sz="0" w:space="0" w:color="auto"/>
                <w:bottom w:val="none" w:sz="0" w:space="0" w:color="auto"/>
                <w:right w:val="none" w:sz="0" w:space="0" w:color="auto"/>
              </w:divBdr>
            </w:div>
            <w:div w:id="1130592244">
              <w:marLeft w:val="0"/>
              <w:marRight w:val="0"/>
              <w:marTop w:val="0"/>
              <w:marBottom w:val="0"/>
              <w:divBdr>
                <w:top w:val="none" w:sz="0" w:space="0" w:color="auto"/>
                <w:left w:val="none" w:sz="0" w:space="0" w:color="auto"/>
                <w:bottom w:val="none" w:sz="0" w:space="0" w:color="auto"/>
                <w:right w:val="none" w:sz="0" w:space="0" w:color="auto"/>
              </w:divBdr>
            </w:div>
            <w:div w:id="1144470404">
              <w:marLeft w:val="0"/>
              <w:marRight w:val="0"/>
              <w:marTop w:val="0"/>
              <w:marBottom w:val="0"/>
              <w:divBdr>
                <w:top w:val="none" w:sz="0" w:space="0" w:color="auto"/>
                <w:left w:val="none" w:sz="0" w:space="0" w:color="auto"/>
                <w:bottom w:val="none" w:sz="0" w:space="0" w:color="auto"/>
                <w:right w:val="none" w:sz="0" w:space="0" w:color="auto"/>
              </w:divBdr>
            </w:div>
            <w:div w:id="1144783833">
              <w:marLeft w:val="0"/>
              <w:marRight w:val="0"/>
              <w:marTop w:val="0"/>
              <w:marBottom w:val="0"/>
              <w:divBdr>
                <w:top w:val="none" w:sz="0" w:space="0" w:color="auto"/>
                <w:left w:val="none" w:sz="0" w:space="0" w:color="auto"/>
                <w:bottom w:val="none" w:sz="0" w:space="0" w:color="auto"/>
                <w:right w:val="none" w:sz="0" w:space="0" w:color="auto"/>
              </w:divBdr>
            </w:div>
            <w:div w:id="1146510427">
              <w:marLeft w:val="0"/>
              <w:marRight w:val="0"/>
              <w:marTop w:val="0"/>
              <w:marBottom w:val="0"/>
              <w:divBdr>
                <w:top w:val="none" w:sz="0" w:space="0" w:color="auto"/>
                <w:left w:val="none" w:sz="0" w:space="0" w:color="auto"/>
                <w:bottom w:val="none" w:sz="0" w:space="0" w:color="auto"/>
                <w:right w:val="none" w:sz="0" w:space="0" w:color="auto"/>
              </w:divBdr>
            </w:div>
            <w:div w:id="1146818812">
              <w:marLeft w:val="0"/>
              <w:marRight w:val="0"/>
              <w:marTop w:val="0"/>
              <w:marBottom w:val="0"/>
              <w:divBdr>
                <w:top w:val="none" w:sz="0" w:space="0" w:color="auto"/>
                <w:left w:val="none" w:sz="0" w:space="0" w:color="auto"/>
                <w:bottom w:val="none" w:sz="0" w:space="0" w:color="auto"/>
                <w:right w:val="none" w:sz="0" w:space="0" w:color="auto"/>
              </w:divBdr>
            </w:div>
            <w:div w:id="1148131708">
              <w:marLeft w:val="0"/>
              <w:marRight w:val="0"/>
              <w:marTop w:val="0"/>
              <w:marBottom w:val="0"/>
              <w:divBdr>
                <w:top w:val="none" w:sz="0" w:space="0" w:color="auto"/>
                <w:left w:val="none" w:sz="0" w:space="0" w:color="auto"/>
                <w:bottom w:val="none" w:sz="0" w:space="0" w:color="auto"/>
                <w:right w:val="none" w:sz="0" w:space="0" w:color="auto"/>
              </w:divBdr>
            </w:div>
            <w:div w:id="1149633141">
              <w:marLeft w:val="0"/>
              <w:marRight w:val="0"/>
              <w:marTop w:val="0"/>
              <w:marBottom w:val="0"/>
              <w:divBdr>
                <w:top w:val="none" w:sz="0" w:space="0" w:color="auto"/>
                <w:left w:val="none" w:sz="0" w:space="0" w:color="auto"/>
                <w:bottom w:val="none" w:sz="0" w:space="0" w:color="auto"/>
                <w:right w:val="none" w:sz="0" w:space="0" w:color="auto"/>
              </w:divBdr>
            </w:div>
            <w:div w:id="1152024078">
              <w:marLeft w:val="0"/>
              <w:marRight w:val="0"/>
              <w:marTop w:val="0"/>
              <w:marBottom w:val="0"/>
              <w:divBdr>
                <w:top w:val="none" w:sz="0" w:space="0" w:color="auto"/>
                <w:left w:val="none" w:sz="0" w:space="0" w:color="auto"/>
                <w:bottom w:val="none" w:sz="0" w:space="0" w:color="auto"/>
                <w:right w:val="none" w:sz="0" w:space="0" w:color="auto"/>
              </w:divBdr>
            </w:div>
            <w:div w:id="1155029032">
              <w:marLeft w:val="0"/>
              <w:marRight w:val="0"/>
              <w:marTop w:val="0"/>
              <w:marBottom w:val="0"/>
              <w:divBdr>
                <w:top w:val="none" w:sz="0" w:space="0" w:color="auto"/>
                <w:left w:val="none" w:sz="0" w:space="0" w:color="auto"/>
                <w:bottom w:val="none" w:sz="0" w:space="0" w:color="auto"/>
                <w:right w:val="none" w:sz="0" w:space="0" w:color="auto"/>
              </w:divBdr>
            </w:div>
            <w:div w:id="1155953644">
              <w:marLeft w:val="0"/>
              <w:marRight w:val="0"/>
              <w:marTop w:val="0"/>
              <w:marBottom w:val="0"/>
              <w:divBdr>
                <w:top w:val="none" w:sz="0" w:space="0" w:color="auto"/>
                <w:left w:val="none" w:sz="0" w:space="0" w:color="auto"/>
                <w:bottom w:val="none" w:sz="0" w:space="0" w:color="auto"/>
                <w:right w:val="none" w:sz="0" w:space="0" w:color="auto"/>
              </w:divBdr>
            </w:div>
            <w:div w:id="1156260598">
              <w:marLeft w:val="0"/>
              <w:marRight w:val="0"/>
              <w:marTop w:val="0"/>
              <w:marBottom w:val="0"/>
              <w:divBdr>
                <w:top w:val="none" w:sz="0" w:space="0" w:color="auto"/>
                <w:left w:val="none" w:sz="0" w:space="0" w:color="auto"/>
                <w:bottom w:val="none" w:sz="0" w:space="0" w:color="auto"/>
                <w:right w:val="none" w:sz="0" w:space="0" w:color="auto"/>
              </w:divBdr>
            </w:div>
            <w:div w:id="1157068675">
              <w:marLeft w:val="0"/>
              <w:marRight w:val="0"/>
              <w:marTop w:val="0"/>
              <w:marBottom w:val="0"/>
              <w:divBdr>
                <w:top w:val="none" w:sz="0" w:space="0" w:color="auto"/>
                <w:left w:val="none" w:sz="0" w:space="0" w:color="auto"/>
                <w:bottom w:val="none" w:sz="0" w:space="0" w:color="auto"/>
                <w:right w:val="none" w:sz="0" w:space="0" w:color="auto"/>
              </w:divBdr>
            </w:div>
            <w:div w:id="1159225840">
              <w:marLeft w:val="0"/>
              <w:marRight w:val="0"/>
              <w:marTop w:val="0"/>
              <w:marBottom w:val="0"/>
              <w:divBdr>
                <w:top w:val="none" w:sz="0" w:space="0" w:color="auto"/>
                <w:left w:val="none" w:sz="0" w:space="0" w:color="auto"/>
                <w:bottom w:val="none" w:sz="0" w:space="0" w:color="auto"/>
                <w:right w:val="none" w:sz="0" w:space="0" w:color="auto"/>
              </w:divBdr>
            </w:div>
            <w:div w:id="1160315157">
              <w:marLeft w:val="0"/>
              <w:marRight w:val="0"/>
              <w:marTop w:val="0"/>
              <w:marBottom w:val="0"/>
              <w:divBdr>
                <w:top w:val="none" w:sz="0" w:space="0" w:color="auto"/>
                <w:left w:val="none" w:sz="0" w:space="0" w:color="auto"/>
                <w:bottom w:val="none" w:sz="0" w:space="0" w:color="auto"/>
                <w:right w:val="none" w:sz="0" w:space="0" w:color="auto"/>
              </w:divBdr>
            </w:div>
            <w:div w:id="1169128833">
              <w:marLeft w:val="0"/>
              <w:marRight w:val="0"/>
              <w:marTop w:val="0"/>
              <w:marBottom w:val="0"/>
              <w:divBdr>
                <w:top w:val="none" w:sz="0" w:space="0" w:color="auto"/>
                <w:left w:val="none" w:sz="0" w:space="0" w:color="auto"/>
                <w:bottom w:val="none" w:sz="0" w:space="0" w:color="auto"/>
                <w:right w:val="none" w:sz="0" w:space="0" w:color="auto"/>
              </w:divBdr>
            </w:div>
            <w:div w:id="1171019210">
              <w:marLeft w:val="0"/>
              <w:marRight w:val="0"/>
              <w:marTop w:val="0"/>
              <w:marBottom w:val="0"/>
              <w:divBdr>
                <w:top w:val="none" w:sz="0" w:space="0" w:color="auto"/>
                <w:left w:val="none" w:sz="0" w:space="0" w:color="auto"/>
                <w:bottom w:val="none" w:sz="0" w:space="0" w:color="auto"/>
                <w:right w:val="none" w:sz="0" w:space="0" w:color="auto"/>
              </w:divBdr>
            </w:div>
            <w:div w:id="1171604099">
              <w:marLeft w:val="0"/>
              <w:marRight w:val="0"/>
              <w:marTop w:val="0"/>
              <w:marBottom w:val="0"/>
              <w:divBdr>
                <w:top w:val="none" w:sz="0" w:space="0" w:color="auto"/>
                <w:left w:val="none" w:sz="0" w:space="0" w:color="auto"/>
                <w:bottom w:val="none" w:sz="0" w:space="0" w:color="auto"/>
                <w:right w:val="none" w:sz="0" w:space="0" w:color="auto"/>
              </w:divBdr>
            </w:div>
            <w:div w:id="1172449714">
              <w:marLeft w:val="0"/>
              <w:marRight w:val="0"/>
              <w:marTop w:val="0"/>
              <w:marBottom w:val="0"/>
              <w:divBdr>
                <w:top w:val="none" w:sz="0" w:space="0" w:color="auto"/>
                <w:left w:val="none" w:sz="0" w:space="0" w:color="auto"/>
                <w:bottom w:val="none" w:sz="0" w:space="0" w:color="auto"/>
                <w:right w:val="none" w:sz="0" w:space="0" w:color="auto"/>
              </w:divBdr>
            </w:div>
            <w:div w:id="1173715715">
              <w:marLeft w:val="0"/>
              <w:marRight w:val="0"/>
              <w:marTop w:val="0"/>
              <w:marBottom w:val="0"/>
              <w:divBdr>
                <w:top w:val="none" w:sz="0" w:space="0" w:color="auto"/>
                <w:left w:val="none" w:sz="0" w:space="0" w:color="auto"/>
                <w:bottom w:val="none" w:sz="0" w:space="0" w:color="auto"/>
                <w:right w:val="none" w:sz="0" w:space="0" w:color="auto"/>
              </w:divBdr>
            </w:div>
            <w:div w:id="1174302035">
              <w:marLeft w:val="0"/>
              <w:marRight w:val="0"/>
              <w:marTop w:val="0"/>
              <w:marBottom w:val="0"/>
              <w:divBdr>
                <w:top w:val="none" w:sz="0" w:space="0" w:color="auto"/>
                <w:left w:val="none" w:sz="0" w:space="0" w:color="auto"/>
                <w:bottom w:val="none" w:sz="0" w:space="0" w:color="auto"/>
                <w:right w:val="none" w:sz="0" w:space="0" w:color="auto"/>
              </w:divBdr>
            </w:div>
            <w:div w:id="1175152188">
              <w:marLeft w:val="0"/>
              <w:marRight w:val="0"/>
              <w:marTop w:val="0"/>
              <w:marBottom w:val="0"/>
              <w:divBdr>
                <w:top w:val="none" w:sz="0" w:space="0" w:color="auto"/>
                <w:left w:val="none" w:sz="0" w:space="0" w:color="auto"/>
                <w:bottom w:val="none" w:sz="0" w:space="0" w:color="auto"/>
                <w:right w:val="none" w:sz="0" w:space="0" w:color="auto"/>
              </w:divBdr>
            </w:div>
            <w:div w:id="1178039169">
              <w:marLeft w:val="0"/>
              <w:marRight w:val="0"/>
              <w:marTop w:val="0"/>
              <w:marBottom w:val="0"/>
              <w:divBdr>
                <w:top w:val="none" w:sz="0" w:space="0" w:color="auto"/>
                <w:left w:val="none" w:sz="0" w:space="0" w:color="auto"/>
                <w:bottom w:val="none" w:sz="0" w:space="0" w:color="auto"/>
                <w:right w:val="none" w:sz="0" w:space="0" w:color="auto"/>
              </w:divBdr>
            </w:div>
            <w:div w:id="1178927601">
              <w:marLeft w:val="0"/>
              <w:marRight w:val="0"/>
              <w:marTop w:val="0"/>
              <w:marBottom w:val="0"/>
              <w:divBdr>
                <w:top w:val="none" w:sz="0" w:space="0" w:color="auto"/>
                <w:left w:val="none" w:sz="0" w:space="0" w:color="auto"/>
                <w:bottom w:val="none" w:sz="0" w:space="0" w:color="auto"/>
                <w:right w:val="none" w:sz="0" w:space="0" w:color="auto"/>
              </w:divBdr>
            </w:div>
            <w:div w:id="1180697620">
              <w:marLeft w:val="0"/>
              <w:marRight w:val="0"/>
              <w:marTop w:val="0"/>
              <w:marBottom w:val="0"/>
              <w:divBdr>
                <w:top w:val="none" w:sz="0" w:space="0" w:color="auto"/>
                <w:left w:val="none" w:sz="0" w:space="0" w:color="auto"/>
                <w:bottom w:val="none" w:sz="0" w:space="0" w:color="auto"/>
                <w:right w:val="none" w:sz="0" w:space="0" w:color="auto"/>
              </w:divBdr>
            </w:div>
            <w:div w:id="1183669257">
              <w:marLeft w:val="0"/>
              <w:marRight w:val="0"/>
              <w:marTop w:val="0"/>
              <w:marBottom w:val="0"/>
              <w:divBdr>
                <w:top w:val="none" w:sz="0" w:space="0" w:color="auto"/>
                <w:left w:val="none" w:sz="0" w:space="0" w:color="auto"/>
                <w:bottom w:val="none" w:sz="0" w:space="0" w:color="auto"/>
                <w:right w:val="none" w:sz="0" w:space="0" w:color="auto"/>
              </w:divBdr>
            </w:div>
            <w:div w:id="1187016817">
              <w:marLeft w:val="0"/>
              <w:marRight w:val="0"/>
              <w:marTop w:val="0"/>
              <w:marBottom w:val="0"/>
              <w:divBdr>
                <w:top w:val="none" w:sz="0" w:space="0" w:color="auto"/>
                <w:left w:val="none" w:sz="0" w:space="0" w:color="auto"/>
                <w:bottom w:val="none" w:sz="0" w:space="0" w:color="auto"/>
                <w:right w:val="none" w:sz="0" w:space="0" w:color="auto"/>
              </w:divBdr>
            </w:div>
            <w:div w:id="1211646725">
              <w:marLeft w:val="0"/>
              <w:marRight w:val="0"/>
              <w:marTop w:val="0"/>
              <w:marBottom w:val="0"/>
              <w:divBdr>
                <w:top w:val="none" w:sz="0" w:space="0" w:color="auto"/>
                <w:left w:val="none" w:sz="0" w:space="0" w:color="auto"/>
                <w:bottom w:val="none" w:sz="0" w:space="0" w:color="auto"/>
                <w:right w:val="none" w:sz="0" w:space="0" w:color="auto"/>
              </w:divBdr>
            </w:div>
            <w:div w:id="1215966554">
              <w:marLeft w:val="0"/>
              <w:marRight w:val="0"/>
              <w:marTop w:val="0"/>
              <w:marBottom w:val="0"/>
              <w:divBdr>
                <w:top w:val="none" w:sz="0" w:space="0" w:color="auto"/>
                <w:left w:val="none" w:sz="0" w:space="0" w:color="auto"/>
                <w:bottom w:val="none" w:sz="0" w:space="0" w:color="auto"/>
                <w:right w:val="none" w:sz="0" w:space="0" w:color="auto"/>
              </w:divBdr>
            </w:div>
            <w:div w:id="1219976888">
              <w:marLeft w:val="0"/>
              <w:marRight w:val="0"/>
              <w:marTop w:val="0"/>
              <w:marBottom w:val="0"/>
              <w:divBdr>
                <w:top w:val="none" w:sz="0" w:space="0" w:color="auto"/>
                <w:left w:val="none" w:sz="0" w:space="0" w:color="auto"/>
                <w:bottom w:val="none" w:sz="0" w:space="0" w:color="auto"/>
                <w:right w:val="none" w:sz="0" w:space="0" w:color="auto"/>
              </w:divBdr>
            </w:div>
            <w:div w:id="1221937672">
              <w:marLeft w:val="0"/>
              <w:marRight w:val="0"/>
              <w:marTop w:val="0"/>
              <w:marBottom w:val="0"/>
              <w:divBdr>
                <w:top w:val="none" w:sz="0" w:space="0" w:color="auto"/>
                <w:left w:val="none" w:sz="0" w:space="0" w:color="auto"/>
                <w:bottom w:val="none" w:sz="0" w:space="0" w:color="auto"/>
                <w:right w:val="none" w:sz="0" w:space="0" w:color="auto"/>
              </w:divBdr>
            </w:div>
            <w:div w:id="1223561542">
              <w:marLeft w:val="0"/>
              <w:marRight w:val="0"/>
              <w:marTop w:val="0"/>
              <w:marBottom w:val="0"/>
              <w:divBdr>
                <w:top w:val="none" w:sz="0" w:space="0" w:color="auto"/>
                <w:left w:val="none" w:sz="0" w:space="0" w:color="auto"/>
                <w:bottom w:val="none" w:sz="0" w:space="0" w:color="auto"/>
                <w:right w:val="none" w:sz="0" w:space="0" w:color="auto"/>
              </w:divBdr>
            </w:div>
            <w:div w:id="1224099223">
              <w:marLeft w:val="0"/>
              <w:marRight w:val="0"/>
              <w:marTop w:val="0"/>
              <w:marBottom w:val="0"/>
              <w:divBdr>
                <w:top w:val="none" w:sz="0" w:space="0" w:color="auto"/>
                <w:left w:val="none" w:sz="0" w:space="0" w:color="auto"/>
                <w:bottom w:val="none" w:sz="0" w:space="0" w:color="auto"/>
                <w:right w:val="none" w:sz="0" w:space="0" w:color="auto"/>
              </w:divBdr>
            </w:div>
            <w:div w:id="1225726608">
              <w:marLeft w:val="0"/>
              <w:marRight w:val="0"/>
              <w:marTop w:val="0"/>
              <w:marBottom w:val="0"/>
              <w:divBdr>
                <w:top w:val="none" w:sz="0" w:space="0" w:color="auto"/>
                <w:left w:val="none" w:sz="0" w:space="0" w:color="auto"/>
                <w:bottom w:val="none" w:sz="0" w:space="0" w:color="auto"/>
                <w:right w:val="none" w:sz="0" w:space="0" w:color="auto"/>
              </w:divBdr>
            </w:div>
            <w:div w:id="1231579184">
              <w:marLeft w:val="0"/>
              <w:marRight w:val="0"/>
              <w:marTop w:val="0"/>
              <w:marBottom w:val="0"/>
              <w:divBdr>
                <w:top w:val="none" w:sz="0" w:space="0" w:color="auto"/>
                <w:left w:val="none" w:sz="0" w:space="0" w:color="auto"/>
                <w:bottom w:val="none" w:sz="0" w:space="0" w:color="auto"/>
                <w:right w:val="none" w:sz="0" w:space="0" w:color="auto"/>
              </w:divBdr>
            </w:div>
            <w:div w:id="1232233905">
              <w:marLeft w:val="0"/>
              <w:marRight w:val="0"/>
              <w:marTop w:val="0"/>
              <w:marBottom w:val="0"/>
              <w:divBdr>
                <w:top w:val="none" w:sz="0" w:space="0" w:color="auto"/>
                <w:left w:val="none" w:sz="0" w:space="0" w:color="auto"/>
                <w:bottom w:val="none" w:sz="0" w:space="0" w:color="auto"/>
                <w:right w:val="none" w:sz="0" w:space="0" w:color="auto"/>
              </w:divBdr>
            </w:div>
            <w:div w:id="1233471007">
              <w:marLeft w:val="0"/>
              <w:marRight w:val="0"/>
              <w:marTop w:val="0"/>
              <w:marBottom w:val="0"/>
              <w:divBdr>
                <w:top w:val="none" w:sz="0" w:space="0" w:color="auto"/>
                <w:left w:val="none" w:sz="0" w:space="0" w:color="auto"/>
                <w:bottom w:val="none" w:sz="0" w:space="0" w:color="auto"/>
                <w:right w:val="none" w:sz="0" w:space="0" w:color="auto"/>
              </w:divBdr>
            </w:div>
            <w:div w:id="1235434347">
              <w:marLeft w:val="0"/>
              <w:marRight w:val="0"/>
              <w:marTop w:val="0"/>
              <w:marBottom w:val="0"/>
              <w:divBdr>
                <w:top w:val="none" w:sz="0" w:space="0" w:color="auto"/>
                <w:left w:val="none" w:sz="0" w:space="0" w:color="auto"/>
                <w:bottom w:val="none" w:sz="0" w:space="0" w:color="auto"/>
                <w:right w:val="none" w:sz="0" w:space="0" w:color="auto"/>
              </w:divBdr>
            </w:div>
            <w:div w:id="1236550249">
              <w:marLeft w:val="0"/>
              <w:marRight w:val="0"/>
              <w:marTop w:val="0"/>
              <w:marBottom w:val="0"/>
              <w:divBdr>
                <w:top w:val="none" w:sz="0" w:space="0" w:color="auto"/>
                <w:left w:val="none" w:sz="0" w:space="0" w:color="auto"/>
                <w:bottom w:val="none" w:sz="0" w:space="0" w:color="auto"/>
                <w:right w:val="none" w:sz="0" w:space="0" w:color="auto"/>
              </w:divBdr>
            </w:div>
            <w:div w:id="1239289799">
              <w:marLeft w:val="0"/>
              <w:marRight w:val="0"/>
              <w:marTop w:val="0"/>
              <w:marBottom w:val="0"/>
              <w:divBdr>
                <w:top w:val="none" w:sz="0" w:space="0" w:color="auto"/>
                <w:left w:val="none" w:sz="0" w:space="0" w:color="auto"/>
                <w:bottom w:val="none" w:sz="0" w:space="0" w:color="auto"/>
                <w:right w:val="none" w:sz="0" w:space="0" w:color="auto"/>
              </w:divBdr>
            </w:div>
            <w:div w:id="1243490111">
              <w:marLeft w:val="0"/>
              <w:marRight w:val="0"/>
              <w:marTop w:val="0"/>
              <w:marBottom w:val="0"/>
              <w:divBdr>
                <w:top w:val="none" w:sz="0" w:space="0" w:color="auto"/>
                <w:left w:val="none" w:sz="0" w:space="0" w:color="auto"/>
                <w:bottom w:val="none" w:sz="0" w:space="0" w:color="auto"/>
                <w:right w:val="none" w:sz="0" w:space="0" w:color="auto"/>
              </w:divBdr>
            </w:div>
            <w:div w:id="1244533320">
              <w:marLeft w:val="0"/>
              <w:marRight w:val="0"/>
              <w:marTop w:val="0"/>
              <w:marBottom w:val="0"/>
              <w:divBdr>
                <w:top w:val="none" w:sz="0" w:space="0" w:color="auto"/>
                <w:left w:val="none" w:sz="0" w:space="0" w:color="auto"/>
                <w:bottom w:val="none" w:sz="0" w:space="0" w:color="auto"/>
                <w:right w:val="none" w:sz="0" w:space="0" w:color="auto"/>
              </w:divBdr>
            </w:div>
            <w:div w:id="1244728394">
              <w:marLeft w:val="0"/>
              <w:marRight w:val="0"/>
              <w:marTop w:val="0"/>
              <w:marBottom w:val="0"/>
              <w:divBdr>
                <w:top w:val="none" w:sz="0" w:space="0" w:color="auto"/>
                <w:left w:val="none" w:sz="0" w:space="0" w:color="auto"/>
                <w:bottom w:val="none" w:sz="0" w:space="0" w:color="auto"/>
                <w:right w:val="none" w:sz="0" w:space="0" w:color="auto"/>
              </w:divBdr>
            </w:div>
            <w:div w:id="1258640813">
              <w:marLeft w:val="0"/>
              <w:marRight w:val="0"/>
              <w:marTop w:val="0"/>
              <w:marBottom w:val="0"/>
              <w:divBdr>
                <w:top w:val="none" w:sz="0" w:space="0" w:color="auto"/>
                <w:left w:val="none" w:sz="0" w:space="0" w:color="auto"/>
                <w:bottom w:val="none" w:sz="0" w:space="0" w:color="auto"/>
                <w:right w:val="none" w:sz="0" w:space="0" w:color="auto"/>
              </w:divBdr>
            </w:div>
            <w:div w:id="1263301840">
              <w:marLeft w:val="0"/>
              <w:marRight w:val="0"/>
              <w:marTop w:val="0"/>
              <w:marBottom w:val="0"/>
              <w:divBdr>
                <w:top w:val="none" w:sz="0" w:space="0" w:color="auto"/>
                <w:left w:val="none" w:sz="0" w:space="0" w:color="auto"/>
                <w:bottom w:val="none" w:sz="0" w:space="0" w:color="auto"/>
                <w:right w:val="none" w:sz="0" w:space="0" w:color="auto"/>
              </w:divBdr>
            </w:div>
            <w:div w:id="1263606303">
              <w:marLeft w:val="0"/>
              <w:marRight w:val="0"/>
              <w:marTop w:val="0"/>
              <w:marBottom w:val="0"/>
              <w:divBdr>
                <w:top w:val="none" w:sz="0" w:space="0" w:color="auto"/>
                <w:left w:val="none" w:sz="0" w:space="0" w:color="auto"/>
                <w:bottom w:val="none" w:sz="0" w:space="0" w:color="auto"/>
                <w:right w:val="none" w:sz="0" w:space="0" w:color="auto"/>
              </w:divBdr>
            </w:div>
            <w:div w:id="1263997466">
              <w:marLeft w:val="0"/>
              <w:marRight w:val="0"/>
              <w:marTop w:val="0"/>
              <w:marBottom w:val="0"/>
              <w:divBdr>
                <w:top w:val="none" w:sz="0" w:space="0" w:color="auto"/>
                <w:left w:val="none" w:sz="0" w:space="0" w:color="auto"/>
                <w:bottom w:val="none" w:sz="0" w:space="0" w:color="auto"/>
                <w:right w:val="none" w:sz="0" w:space="0" w:color="auto"/>
              </w:divBdr>
            </w:div>
            <w:div w:id="1264656446">
              <w:marLeft w:val="0"/>
              <w:marRight w:val="0"/>
              <w:marTop w:val="0"/>
              <w:marBottom w:val="0"/>
              <w:divBdr>
                <w:top w:val="none" w:sz="0" w:space="0" w:color="auto"/>
                <w:left w:val="none" w:sz="0" w:space="0" w:color="auto"/>
                <w:bottom w:val="none" w:sz="0" w:space="0" w:color="auto"/>
                <w:right w:val="none" w:sz="0" w:space="0" w:color="auto"/>
              </w:divBdr>
            </w:div>
            <w:div w:id="1267234834">
              <w:marLeft w:val="0"/>
              <w:marRight w:val="0"/>
              <w:marTop w:val="0"/>
              <w:marBottom w:val="0"/>
              <w:divBdr>
                <w:top w:val="none" w:sz="0" w:space="0" w:color="auto"/>
                <w:left w:val="none" w:sz="0" w:space="0" w:color="auto"/>
                <w:bottom w:val="none" w:sz="0" w:space="0" w:color="auto"/>
                <w:right w:val="none" w:sz="0" w:space="0" w:color="auto"/>
              </w:divBdr>
            </w:div>
            <w:div w:id="1270509755">
              <w:marLeft w:val="0"/>
              <w:marRight w:val="0"/>
              <w:marTop w:val="0"/>
              <w:marBottom w:val="0"/>
              <w:divBdr>
                <w:top w:val="none" w:sz="0" w:space="0" w:color="auto"/>
                <w:left w:val="none" w:sz="0" w:space="0" w:color="auto"/>
                <w:bottom w:val="none" w:sz="0" w:space="0" w:color="auto"/>
                <w:right w:val="none" w:sz="0" w:space="0" w:color="auto"/>
              </w:divBdr>
            </w:div>
            <w:div w:id="1271351256">
              <w:marLeft w:val="0"/>
              <w:marRight w:val="0"/>
              <w:marTop w:val="0"/>
              <w:marBottom w:val="0"/>
              <w:divBdr>
                <w:top w:val="none" w:sz="0" w:space="0" w:color="auto"/>
                <w:left w:val="none" w:sz="0" w:space="0" w:color="auto"/>
                <w:bottom w:val="none" w:sz="0" w:space="0" w:color="auto"/>
                <w:right w:val="none" w:sz="0" w:space="0" w:color="auto"/>
              </w:divBdr>
            </w:div>
            <w:div w:id="1274675847">
              <w:marLeft w:val="0"/>
              <w:marRight w:val="0"/>
              <w:marTop w:val="0"/>
              <w:marBottom w:val="0"/>
              <w:divBdr>
                <w:top w:val="none" w:sz="0" w:space="0" w:color="auto"/>
                <w:left w:val="none" w:sz="0" w:space="0" w:color="auto"/>
                <w:bottom w:val="none" w:sz="0" w:space="0" w:color="auto"/>
                <w:right w:val="none" w:sz="0" w:space="0" w:color="auto"/>
              </w:divBdr>
            </w:div>
            <w:div w:id="1276669713">
              <w:marLeft w:val="0"/>
              <w:marRight w:val="0"/>
              <w:marTop w:val="0"/>
              <w:marBottom w:val="0"/>
              <w:divBdr>
                <w:top w:val="none" w:sz="0" w:space="0" w:color="auto"/>
                <w:left w:val="none" w:sz="0" w:space="0" w:color="auto"/>
                <w:bottom w:val="none" w:sz="0" w:space="0" w:color="auto"/>
                <w:right w:val="none" w:sz="0" w:space="0" w:color="auto"/>
              </w:divBdr>
            </w:div>
            <w:div w:id="1278298737">
              <w:marLeft w:val="0"/>
              <w:marRight w:val="0"/>
              <w:marTop w:val="0"/>
              <w:marBottom w:val="0"/>
              <w:divBdr>
                <w:top w:val="none" w:sz="0" w:space="0" w:color="auto"/>
                <w:left w:val="none" w:sz="0" w:space="0" w:color="auto"/>
                <w:bottom w:val="none" w:sz="0" w:space="0" w:color="auto"/>
                <w:right w:val="none" w:sz="0" w:space="0" w:color="auto"/>
              </w:divBdr>
            </w:div>
            <w:div w:id="1279869602">
              <w:marLeft w:val="0"/>
              <w:marRight w:val="0"/>
              <w:marTop w:val="0"/>
              <w:marBottom w:val="0"/>
              <w:divBdr>
                <w:top w:val="none" w:sz="0" w:space="0" w:color="auto"/>
                <w:left w:val="none" w:sz="0" w:space="0" w:color="auto"/>
                <w:bottom w:val="none" w:sz="0" w:space="0" w:color="auto"/>
                <w:right w:val="none" w:sz="0" w:space="0" w:color="auto"/>
              </w:divBdr>
            </w:div>
            <w:div w:id="1279992724">
              <w:marLeft w:val="0"/>
              <w:marRight w:val="0"/>
              <w:marTop w:val="0"/>
              <w:marBottom w:val="0"/>
              <w:divBdr>
                <w:top w:val="none" w:sz="0" w:space="0" w:color="auto"/>
                <w:left w:val="none" w:sz="0" w:space="0" w:color="auto"/>
                <w:bottom w:val="none" w:sz="0" w:space="0" w:color="auto"/>
                <w:right w:val="none" w:sz="0" w:space="0" w:color="auto"/>
              </w:divBdr>
            </w:div>
            <w:div w:id="1280842132">
              <w:marLeft w:val="0"/>
              <w:marRight w:val="0"/>
              <w:marTop w:val="0"/>
              <w:marBottom w:val="0"/>
              <w:divBdr>
                <w:top w:val="none" w:sz="0" w:space="0" w:color="auto"/>
                <w:left w:val="none" w:sz="0" w:space="0" w:color="auto"/>
                <w:bottom w:val="none" w:sz="0" w:space="0" w:color="auto"/>
                <w:right w:val="none" w:sz="0" w:space="0" w:color="auto"/>
              </w:divBdr>
            </w:div>
            <w:div w:id="1283197001">
              <w:marLeft w:val="0"/>
              <w:marRight w:val="0"/>
              <w:marTop w:val="0"/>
              <w:marBottom w:val="0"/>
              <w:divBdr>
                <w:top w:val="none" w:sz="0" w:space="0" w:color="auto"/>
                <w:left w:val="none" w:sz="0" w:space="0" w:color="auto"/>
                <w:bottom w:val="none" w:sz="0" w:space="0" w:color="auto"/>
                <w:right w:val="none" w:sz="0" w:space="0" w:color="auto"/>
              </w:divBdr>
            </w:div>
            <w:div w:id="1284191784">
              <w:marLeft w:val="0"/>
              <w:marRight w:val="0"/>
              <w:marTop w:val="0"/>
              <w:marBottom w:val="0"/>
              <w:divBdr>
                <w:top w:val="none" w:sz="0" w:space="0" w:color="auto"/>
                <w:left w:val="none" w:sz="0" w:space="0" w:color="auto"/>
                <w:bottom w:val="none" w:sz="0" w:space="0" w:color="auto"/>
                <w:right w:val="none" w:sz="0" w:space="0" w:color="auto"/>
              </w:divBdr>
            </w:div>
            <w:div w:id="1290238113">
              <w:marLeft w:val="0"/>
              <w:marRight w:val="0"/>
              <w:marTop w:val="0"/>
              <w:marBottom w:val="0"/>
              <w:divBdr>
                <w:top w:val="none" w:sz="0" w:space="0" w:color="auto"/>
                <w:left w:val="none" w:sz="0" w:space="0" w:color="auto"/>
                <w:bottom w:val="none" w:sz="0" w:space="0" w:color="auto"/>
                <w:right w:val="none" w:sz="0" w:space="0" w:color="auto"/>
              </w:divBdr>
            </w:div>
            <w:div w:id="1290429010">
              <w:marLeft w:val="0"/>
              <w:marRight w:val="0"/>
              <w:marTop w:val="480"/>
              <w:marBottom w:val="0"/>
              <w:divBdr>
                <w:top w:val="single" w:sz="6" w:space="0" w:color="auto"/>
                <w:left w:val="single" w:sz="6" w:space="0" w:color="auto"/>
                <w:bottom w:val="single" w:sz="6" w:space="0" w:color="auto"/>
                <w:right w:val="single" w:sz="6" w:space="0" w:color="auto"/>
              </w:divBdr>
            </w:div>
            <w:div w:id="1296373109">
              <w:marLeft w:val="0"/>
              <w:marRight w:val="0"/>
              <w:marTop w:val="0"/>
              <w:marBottom w:val="0"/>
              <w:divBdr>
                <w:top w:val="none" w:sz="0" w:space="0" w:color="auto"/>
                <w:left w:val="none" w:sz="0" w:space="0" w:color="auto"/>
                <w:bottom w:val="none" w:sz="0" w:space="0" w:color="auto"/>
                <w:right w:val="none" w:sz="0" w:space="0" w:color="auto"/>
              </w:divBdr>
            </w:div>
            <w:div w:id="1306277579">
              <w:marLeft w:val="0"/>
              <w:marRight w:val="0"/>
              <w:marTop w:val="0"/>
              <w:marBottom w:val="0"/>
              <w:divBdr>
                <w:top w:val="none" w:sz="0" w:space="0" w:color="auto"/>
                <w:left w:val="none" w:sz="0" w:space="0" w:color="auto"/>
                <w:bottom w:val="none" w:sz="0" w:space="0" w:color="auto"/>
                <w:right w:val="none" w:sz="0" w:space="0" w:color="auto"/>
              </w:divBdr>
            </w:div>
            <w:div w:id="1307663555">
              <w:marLeft w:val="0"/>
              <w:marRight w:val="0"/>
              <w:marTop w:val="0"/>
              <w:marBottom w:val="0"/>
              <w:divBdr>
                <w:top w:val="none" w:sz="0" w:space="0" w:color="auto"/>
                <w:left w:val="none" w:sz="0" w:space="0" w:color="auto"/>
                <w:bottom w:val="none" w:sz="0" w:space="0" w:color="auto"/>
                <w:right w:val="none" w:sz="0" w:space="0" w:color="auto"/>
              </w:divBdr>
            </w:div>
            <w:div w:id="1309744533">
              <w:marLeft w:val="0"/>
              <w:marRight w:val="0"/>
              <w:marTop w:val="0"/>
              <w:marBottom w:val="0"/>
              <w:divBdr>
                <w:top w:val="none" w:sz="0" w:space="0" w:color="auto"/>
                <w:left w:val="none" w:sz="0" w:space="0" w:color="auto"/>
                <w:bottom w:val="none" w:sz="0" w:space="0" w:color="auto"/>
                <w:right w:val="none" w:sz="0" w:space="0" w:color="auto"/>
              </w:divBdr>
            </w:div>
            <w:div w:id="1311330554">
              <w:marLeft w:val="0"/>
              <w:marRight w:val="0"/>
              <w:marTop w:val="480"/>
              <w:marBottom w:val="0"/>
              <w:divBdr>
                <w:top w:val="single" w:sz="6" w:space="0" w:color="auto"/>
                <w:left w:val="single" w:sz="6" w:space="0" w:color="auto"/>
                <w:bottom w:val="single" w:sz="6" w:space="0" w:color="auto"/>
                <w:right w:val="single" w:sz="6" w:space="0" w:color="auto"/>
              </w:divBdr>
            </w:div>
            <w:div w:id="1314332943">
              <w:marLeft w:val="0"/>
              <w:marRight w:val="0"/>
              <w:marTop w:val="0"/>
              <w:marBottom w:val="0"/>
              <w:divBdr>
                <w:top w:val="none" w:sz="0" w:space="0" w:color="auto"/>
                <w:left w:val="none" w:sz="0" w:space="0" w:color="auto"/>
                <w:bottom w:val="none" w:sz="0" w:space="0" w:color="auto"/>
                <w:right w:val="none" w:sz="0" w:space="0" w:color="auto"/>
              </w:divBdr>
            </w:div>
            <w:div w:id="1314989645">
              <w:marLeft w:val="0"/>
              <w:marRight w:val="0"/>
              <w:marTop w:val="0"/>
              <w:marBottom w:val="0"/>
              <w:divBdr>
                <w:top w:val="none" w:sz="0" w:space="0" w:color="auto"/>
                <w:left w:val="none" w:sz="0" w:space="0" w:color="auto"/>
                <w:bottom w:val="none" w:sz="0" w:space="0" w:color="auto"/>
                <w:right w:val="none" w:sz="0" w:space="0" w:color="auto"/>
              </w:divBdr>
            </w:div>
            <w:div w:id="1320619795">
              <w:marLeft w:val="0"/>
              <w:marRight w:val="0"/>
              <w:marTop w:val="0"/>
              <w:marBottom w:val="0"/>
              <w:divBdr>
                <w:top w:val="none" w:sz="0" w:space="0" w:color="auto"/>
                <w:left w:val="none" w:sz="0" w:space="0" w:color="auto"/>
                <w:bottom w:val="none" w:sz="0" w:space="0" w:color="auto"/>
                <w:right w:val="none" w:sz="0" w:space="0" w:color="auto"/>
              </w:divBdr>
            </w:div>
            <w:div w:id="1328943952">
              <w:marLeft w:val="0"/>
              <w:marRight w:val="0"/>
              <w:marTop w:val="0"/>
              <w:marBottom w:val="0"/>
              <w:divBdr>
                <w:top w:val="none" w:sz="0" w:space="0" w:color="auto"/>
                <w:left w:val="none" w:sz="0" w:space="0" w:color="auto"/>
                <w:bottom w:val="none" w:sz="0" w:space="0" w:color="auto"/>
                <w:right w:val="none" w:sz="0" w:space="0" w:color="auto"/>
              </w:divBdr>
            </w:div>
            <w:div w:id="1330982726">
              <w:marLeft w:val="0"/>
              <w:marRight w:val="0"/>
              <w:marTop w:val="0"/>
              <w:marBottom w:val="0"/>
              <w:divBdr>
                <w:top w:val="none" w:sz="0" w:space="0" w:color="auto"/>
                <w:left w:val="none" w:sz="0" w:space="0" w:color="auto"/>
                <w:bottom w:val="none" w:sz="0" w:space="0" w:color="auto"/>
                <w:right w:val="none" w:sz="0" w:space="0" w:color="auto"/>
              </w:divBdr>
            </w:div>
            <w:div w:id="1335721320">
              <w:marLeft w:val="0"/>
              <w:marRight w:val="0"/>
              <w:marTop w:val="0"/>
              <w:marBottom w:val="0"/>
              <w:divBdr>
                <w:top w:val="none" w:sz="0" w:space="0" w:color="auto"/>
                <w:left w:val="none" w:sz="0" w:space="0" w:color="auto"/>
                <w:bottom w:val="none" w:sz="0" w:space="0" w:color="auto"/>
                <w:right w:val="none" w:sz="0" w:space="0" w:color="auto"/>
              </w:divBdr>
            </w:div>
            <w:div w:id="1336299811">
              <w:marLeft w:val="0"/>
              <w:marRight w:val="0"/>
              <w:marTop w:val="0"/>
              <w:marBottom w:val="0"/>
              <w:divBdr>
                <w:top w:val="none" w:sz="0" w:space="0" w:color="auto"/>
                <w:left w:val="none" w:sz="0" w:space="0" w:color="auto"/>
                <w:bottom w:val="none" w:sz="0" w:space="0" w:color="auto"/>
                <w:right w:val="none" w:sz="0" w:space="0" w:color="auto"/>
              </w:divBdr>
            </w:div>
            <w:div w:id="1337919051">
              <w:marLeft w:val="0"/>
              <w:marRight w:val="0"/>
              <w:marTop w:val="0"/>
              <w:marBottom w:val="0"/>
              <w:divBdr>
                <w:top w:val="none" w:sz="0" w:space="0" w:color="auto"/>
                <w:left w:val="none" w:sz="0" w:space="0" w:color="auto"/>
                <w:bottom w:val="none" w:sz="0" w:space="0" w:color="auto"/>
                <w:right w:val="none" w:sz="0" w:space="0" w:color="auto"/>
              </w:divBdr>
            </w:div>
            <w:div w:id="1342120939">
              <w:marLeft w:val="0"/>
              <w:marRight w:val="0"/>
              <w:marTop w:val="0"/>
              <w:marBottom w:val="0"/>
              <w:divBdr>
                <w:top w:val="none" w:sz="0" w:space="0" w:color="auto"/>
                <w:left w:val="none" w:sz="0" w:space="0" w:color="auto"/>
                <w:bottom w:val="none" w:sz="0" w:space="0" w:color="auto"/>
                <w:right w:val="none" w:sz="0" w:space="0" w:color="auto"/>
              </w:divBdr>
            </w:div>
            <w:div w:id="1343125846">
              <w:marLeft w:val="0"/>
              <w:marRight w:val="0"/>
              <w:marTop w:val="0"/>
              <w:marBottom w:val="0"/>
              <w:divBdr>
                <w:top w:val="none" w:sz="0" w:space="0" w:color="auto"/>
                <w:left w:val="none" w:sz="0" w:space="0" w:color="auto"/>
                <w:bottom w:val="none" w:sz="0" w:space="0" w:color="auto"/>
                <w:right w:val="none" w:sz="0" w:space="0" w:color="auto"/>
              </w:divBdr>
            </w:div>
            <w:div w:id="1343967168">
              <w:marLeft w:val="0"/>
              <w:marRight w:val="0"/>
              <w:marTop w:val="0"/>
              <w:marBottom w:val="0"/>
              <w:divBdr>
                <w:top w:val="none" w:sz="0" w:space="0" w:color="auto"/>
                <w:left w:val="none" w:sz="0" w:space="0" w:color="auto"/>
                <w:bottom w:val="none" w:sz="0" w:space="0" w:color="auto"/>
                <w:right w:val="none" w:sz="0" w:space="0" w:color="auto"/>
              </w:divBdr>
            </w:div>
            <w:div w:id="1349286901">
              <w:marLeft w:val="0"/>
              <w:marRight w:val="0"/>
              <w:marTop w:val="0"/>
              <w:marBottom w:val="0"/>
              <w:divBdr>
                <w:top w:val="none" w:sz="0" w:space="0" w:color="auto"/>
                <w:left w:val="none" w:sz="0" w:space="0" w:color="auto"/>
                <w:bottom w:val="none" w:sz="0" w:space="0" w:color="auto"/>
                <w:right w:val="none" w:sz="0" w:space="0" w:color="auto"/>
              </w:divBdr>
            </w:div>
            <w:div w:id="1353652329">
              <w:marLeft w:val="0"/>
              <w:marRight w:val="0"/>
              <w:marTop w:val="0"/>
              <w:marBottom w:val="0"/>
              <w:divBdr>
                <w:top w:val="none" w:sz="0" w:space="0" w:color="auto"/>
                <w:left w:val="none" w:sz="0" w:space="0" w:color="auto"/>
                <w:bottom w:val="none" w:sz="0" w:space="0" w:color="auto"/>
                <w:right w:val="none" w:sz="0" w:space="0" w:color="auto"/>
              </w:divBdr>
            </w:div>
            <w:div w:id="1354305656">
              <w:marLeft w:val="0"/>
              <w:marRight w:val="0"/>
              <w:marTop w:val="0"/>
              <w:marBottom w:val="0"/>
              <w:divBdr>
                <w:top w:val="none" w:sz="0" w:space="0" w:color="auto"/>
                <w:left w:val="none" w:sz="0" w:space="0" w:color="auto"/>
                <w:bottom w:val="none" w:sz="0" w:space="0" w:color="auto"/>
                <w:right w:val="none" w:sz="0" w:space="0" w:color="auto"/>
              </w:divBdr>
            </w:div>
            <w:div w:id="1362317387">
              <w:marLeft w:val="0"/>
              <w:marRight w:val="0"/>
              <w:marTop w:val="0"/>
              <w:marBottom w:val="0"/>
              <w:divBdr>
                <w:top w:val="none" w:sz="0" w:space="0" w:color="auto"/>
                <w:left w:val="none" w:sz="0" w:space="0" w:color="auto"/>
                <w:bottom w:val="none" w:sz="0" w:space="0" w:color="auto"/>
                <w:right w:val="none" w:sz="0" w:space="0" w:color="auto"/>
              </w:divBdr>
            </w:div>
            <w:div w:id="1364406896">
              <w:marLeft w:val="0"/>
              <w:marRight w:val="0"/>
              <w:marTop w:val="0"/>
              <w:marBottom w:val="0"/>
              <w:divBdr>
                <w:top w:val="none" w:sz="0" w:space="0" w:color="auto"/>
                <w:left w:val="none" w:sz="0" w:space="0" w:color="auto"/>
                <w:bottom w:val="none" w:sz="0" w:space="0" w:color="auto"/>
                <w:right w:val="none" w:sz="0" w:space="0" w:color="auto"/>
              </w:divBdr>
            </w:div>
            <w:div w:id="1364593493">
              <w:marLeft w:val="0"/>
              <w:marRight w:val="0"/>
              <w:marTop w:val="0"/>
              <w:marBottom w:val="0"/>
              <w:divBdr>
                <w:top w:val="none" w:sz="0" w:space="0" w:color="auto"/>
                <w:left w:val="none" w:sz="0" w:space="0" w:color="auto"/>
                <w:bottom w:val="none" w:sz="0" w:space="0" w:color="auto"/>
                <w:right w:val="none" w:sz="0" w:space="0" w:color="auto"/>
              </w:divBdr>
            </w:div>
            <w:div w:id="1366056179">
              <w:marLeft w:val="0"/>
              <w:marRight w:val="0"/>
              <w:marTop w:val="0"/>
              <w:marBottom w:val="0"/>
              <w:divBdr>
                <w:top w:val="none" w:sz="0" w:space="0" w:color="auto"/>
                <w:left w:val="none" w:sz="0" w:space="0" w:color="auto"/>
                <w:bottom w:val="none" w:sz="0" w:space="0" w:color="auto"/>
                <w:right w:val="none" w:sz="0" w:space="0" w:color="auto"/>
              </w:divBdr>
            </w:div>
            <w:div w:id="1369447804">
              <w:marLeft w:val="0"/>
              <w:marRight w:val="0"/>
              <w:marTop w:val="0"/>
              <w:marBottom w:val="0"/>
              <w:divBdr>
                <w:top w:val="none" w:sz="0" w:space="0" w:color="auto"/>
                <w:left w:val="none" w:sz="0" w:space="0" w:color="auto"/>
                <w:bottom w:val="none" w:sz="0" w:space="0" w:color="auto"/>
                <w:right w:val="none" w:sz="0" w:space="0" w:color="auto"/>
              </w:divBdr>
            </w:div>
            <w:div w:id="1375495847">
              <w:marLeft w:val="0"/>
              <w:marRight w:val="0"/>
              <w:marTop w:val="0"/>
              <w:marBottom w:val="0"/>
              <w:divBdr>
                <w:top w:val="none" w:sz="0" w:space="0" w:color="auto"/>
                <w:left w:val="none" w:sz="0" w:space="0" w:color="auto"/>
                <w:bottom w:val="none" w:sz="0" w:space="0" w:color="auto"/>
                <w:right w:val="none" w:sz="0" w:space="0" w:color="auto"/>
              </w:divBdr>
            </w:div>
            <w:div w:id="1381249292">
              <w:marLeft w:val="0"/>
              <w:marRight w:val="0"/>
              <w:marTop w:val="0"/>
              <w:marBottom w:val="0"/>
              <w:divBdr>
                <w:top w:val="none" w:sz="0" w:space="0" w:color="auto"/>
                <w:left w:val="none" w:sz="0" w:space="0" w:color="auto"/>
                <w:bottom w:val="none" w:sz="0" w:space="0" w:color="auto"/>
                <w:right w:val="none" w:sz="0" w:space="0" w:color="auto"/>
              </w:divBdr>
            </w:div>
            <w:div w:id="1381368743">
              <w:marLeft w:val="0"/>
              <w:marRight w:val="0"/>
              <w:marTop w:val="0"/>
              <w:marBottom w:val="0"/>
              <w:divBdr>
                <w:top w:val="none" w:sz="0" w:space="0" w:color="auto"/>
                <w:left w:val="none" w:sz="0" w:space="0" w:color="auto"/>
                <w:bottom w:val="none" w:sz="0" w:space="0" w:color="auto"/>
                <w:right w:val="none" w:sz="0" w:space="0" w:color="auto"/>
              </w:divBdr>
            </w:div>
            <w:div w:id="1386639778">
              <w:marLeft w:val="0"/>
              <w:marRight w:val="0"/>
              <w:marTop w:val="0"/>
              <w:marBottom w:val="0"/>
              <w:divBdr>
                <w:top w:val="none" w:sz="0" w:space="0" w:color="auto"/>
                <w:left w:val="none" w:sz="0" w:space="0" w:color="auto"/>
                <w:bottom w:val="none" w:sz="0" w:space="0" w:color="auto"/>
                <w:right w:val="none" w:sz="0" w:space="0" w:color="auto"/>
              </w:divBdr>
            </w:div>
            <w:div w:id="1390415879">
              <w:marLeft w:val="0"/>
              <w:marRight w:val="0"/>
              <w:marTop w:val="0"/>
              <w:marBottom w:val="0"/>
              <w:divBdr>
                <w:top w:val="none" w:sz="0" w:space="0" w:color="auto"/>
                <w:left w:val="none" w:sz="0" w:space="0" w:color="auto"/>
                <w:bottom w:val="none" w:sz="0" w:space="0" w:color="auto"/>
                <w:right w:val="none" w:sz="0" w:space="0" w:color="auto"/>
              </w:divBdr>
            </w:div>
            <w:div w:id="1392581485">
              <w:marLeft w:val="0"/>
              <w:marRight w:val="0"/>
              <w:marTop w:val="0"/>
              <w:marBottom w:val="0"/>
              <w:divBdr>
                <w:top w:val="none" w:sz="0" w:space="0" w:color="auto"/>
                <w:left w:val="none" w:sz="0" w:space="0" w:color="auto"/>
                <w:bottom w:val="none" w:sz="0" w:space="0" w:color="auto"/>
                <w:right w:val="none" w:sz="0" w:space="0" w:color="auto"/>
              </w:divBdr>
            </w:div>
            <w:div w:id="1398477358">
              <w:marLeft w:val="0"/>
              <w:marRight w:val="0"/>
              <w:marTop w:val="0"/>
              <w:marBottom w:val="0"/>
              <w:divBdr>
                <w:top w:val="none" w:sz="0" w:space="0" w:color="auto"/>
                <w:left w:val="none" w:sz="0" w:space="0" w:color="auto"/>
                <w:bottom w:val="none" w:sz="0" w:space="0" w:color="auto"/>
                <w:right w:val="none" w:sz="0" w:space="0" w:color="auto"/>
              </w:divBdr>
            </w:div>
            <w:div w:id="1401558670">
              <w:marLeft w:val="0"/>
              <w:marRight w:val="0"/>
              <w:marTop w:val="0"/>
              <w:marBottom w:val="0"/>
              <w:divBdr>
                <w:top w:val="none" w:sz="0" w:space="0" w:color="auto"/>
                <w:left w:val="none" w:sz="0" w:space="0" w:color="auto"/>
                <w:bottom w:val="none" w:sz="0" w:space="0" w:color="auto"/>
                <w:right w:val="none" w:sz="0" w:space="0" w:color="auto"/>
              </w:divBdr>
            </w:div>
            <w:div w:id="1404840479">
              <w:marLeft w:val="0"/>
              <w:marRight w:val="0"/>
              <w:marTop w:val="0"/>
              <w:marBottom w:val="0"/>
              <w:divBdr>
                <w:top w:val="none" w:sz="0" w:space="0" w:color="auto"/>
                <w:left w:val="none" w:sz="0" w:space="0" w:color="auto"/>
                <w:bottom w:val="none" w:sz="0" w:space="0" w:color="auto"/>
                <w:right w:val="none" w:sz="0" w:space="0" w:color="auto"/>
              </w:divBdr>
            </w:div>
            <w:div w:id="1410036866">
              <w:marLeft w:val="0"/>
              <w:marRight w:val="0"/>
              <w:marTop w:val="0"/>
              <w:marBottom w:val="0"/>
              <w:divBdr>
                <w:top w:val="none" w:sz="0" w:space="0" w:color="auto"/>
                <w:left w:val="none" w:sz="0" w:space="0" w:color="auto"/>
                <w:bottom w:val="none" w:sz="0" w:space="0" w:color="auto"/>
                <w:right w:val="none" w:sz="0" w:space="0" w:color="auto"/>
              </w:divBdr>
            </w:div>
            <w:div w:id="1416393321">
              <w:marLeft w:val="0"/>
              <w:marRight w:val="0"/>
              <w:marTop w:val="0"/>
              <w:marBottom w:val="0"/>
              <w:divBdr>
                <w:top w:val="none" w:sz="0" w:space="0" w:color="auto"/>
                <w:left w:val="none" w:sz="0" w:space="0" w:color="auto"/>
                <w:bottom w:val="none" w:sz="0" w:space="0" w:color="auto"/>
                <w:right w:val="none" w:sz="0" w:space="0" w:color="auto"/>
              </w:divBdr>
            </w:div>
            <w:div w:id="1417937386">
              <w:marLeft w:val="0"/>
              <w:marRight w:val="0"/>
              <w:marTop w:val="0"/>
              <w:marBottom w:val="0"/>
              <w:divBdr>
                <w:top w:val="none" w:sz="0" w:space="0" w:color="auto"/>
                <w:left w:val="none" w:sz="0" w:space="0" w:color="auto"/>
                <w:bottom w:val="none" w:sz="0" w:space="0" w:color="auto"/>
                <w:right w:val="none" w:sz="0" w:space="0" w:color="auto"/>
              </w:divBdr>
            </w:div>
            <w:div w:id="1417941171">
              <w:marLeft w:val="0"/>
              <w:marRight w:val="0"/>
              <w:marTop w:val="0"/>
              <w:marBottom w:val="0"/>
              <w:divBdr>
                <w:top w:val="none" w:sz="0" w:space="0" w:color="auto"/>
                <w:left w:val="none" w:sz="0" w:space="0" w:color="auto"/>
                <w:bottom w:val="none" w:sz="0" w:space="0" w:color="auto"/>
                <w:right w:val="none" w:sz="0" w:space="0" w:color="auto"/>
              </w:divBdr>
            </w:div>
            <w:div w:id="1420449198">
              <w:marLeft w:val="0"/>
              <w:marRight w:val="0"/>
              <w:marTop w:val="0"/>
              <w:marBottom w:val="0"/>
              <w:divBdr>
                <w:top w:val="none" w:sz="0" w:space="0" w:color="auto"/>
                <w:left w:val="none" w:sz="0" w:space="0" w:color="auto"/>
                <w:bottom w:val="none" w:sz="0" w:space="0" w:color="auto"/>
                <w:right w:val="none" w:sz="0" w:space="0" w:color="auto"/>
              </w:divBdr>
            </w:div>
            <w:div w:id="1420755158">
              <w:marLeft w:val="0"/>
              <w:marRight w:val="0"/>
              <w:marTop w:val="0"/>
              <w:marBottom w:val="0"/>
              <w:divBdr>
                <w:top w:val="none" w:sz="0" w:space="0" w:color="auto"/>
                <w:left w:val="none" w:sz="0" w:space="0" w:color="auto"/>
                <w:bottom w:val="none" w:sz="0" w:space="0" w:color="auto"/>
                <w:right w:val="none" w:sz="0" w:space="0" w:color="auto"/>
              </w:divBdr>
            </w:div>
            <w:div w:id="1423604540">
              <w:marLeft w:val="0"/>
              <w:marRight w:val="0"/>
              <w:marTop w:val="0"/>
              <w:marBottom w:val="0"/>
              <w:divBdr>
                <w:top w:val="none" w:sz="0" w:space="0" w:color="auto"/>
                <w:left w:val="none" w:sz="0" w:space="0" w:color="auto"/>
                <w:bottom w:val="none" w:sz="0" w:space="0" w:color="auto"/>
                <w:right w:val="none" w:sz="0" w:space="0" w:color="auto"/>
              </w:divBdr>
            </w:div>
            <w:div w:id="1423911460">
              <w:marLeft w:val="0"/>
              <w:marRight w:val="0"/>
              <w:marTop w:val="0"/>
              <w:marBottom w:val="0"/>
              <w:divBdr>
                <w:top w:val="none" w:sz="0" w:space="0" w:color="auto"/>
                <w:left w:val="none" w:sz="0" w:space="0" w:color="auto"/>
                <w:bottom w:val="none" w:sz="0" w:space="0" w:color="auto"/>
                <w:right w:val="none" w:sz="0" w:space="0" w:color="auto"/>
              </w:divBdr>
            </w:div>
            <w:div w:id="1423914161">
              <w:marLeft w:val="0"/>
              <w:marRight w:val="0"/>
              <w:marTop w:val="0"/>
              <w:marBottom w:val="0"/>
              <w:divBdr>
                <w:top w:val="none" w:sz="0" w:space="0" w:color="auto"/>
                <w:left w:val="none" w:sz="0" w:space="0" w:color="auto"/>
                <w:bottom w:val="none" w:sz="0" w:space="0" w:color="auto"/>
                <w:right w:val="none" w:sz="0" w:space="0" w:color="auto"/>
              </w:divBdr>
            </w:div>
            <w:div w:id="1424182343">
              <w:marLeft w:val="0"/>
              <w:marRight w:val="0"/>
              <w:marTop w:val="0"/>
              <w:marBottom w:val="0"/>
              <w:divBdr>
                <w:top w:val="none" w:sz="0" w:space="0" w:color="auto"/>
                <w:left w:val="none" w:sz="0" w:space="0" w:color="auto"/>
                <w:bottom w:val="none" w:sz="0" w:space="0" w:color="auto"/>
                <w:right w:val="none" w:sz="0" w:space="0" w:color="auto"/>
              </w:divBdr>
            </w:div>
            <w:div w:id="1428623874">
              <w:marLeft w:val="0"/>
              <w:marRight w:val="0"/>
              <w:marTop w:val="0"/>
              <w:marBottom w:val="0"/>
              <w:divBdr>
                <w:top w:val="none" w:sz="0" w:space="0" w:color="auto"/>
                <w:left w:val="none" w:sz="0" w:space="0" w:color="auto"/>
                <w:bottom w:val="none" w:sz="0" w:space="0" w:color="auto"/>
                <w:right w:val="none" w:sz="0" w:space="0" w:color="auto"/>
              </w:divBdr>
            </w:div>
            <w:div w:id="1431465010">
              <w:marLeft w:val="0"/>
              <w:marRight w:val="0"/>
              <w:marTop w:val="0"/>
              <w:marBottom w:val="0"/>
              <w:divBdr>
                <w:top w:val="none" w:sz="0" w:space="0" w:color="auto"/>
                <w:left w:val="none" w:sz="0" w:space="0" w:color="auto"/>
                <w:bottom w:val="none" w:sz="0" w:space="0" w:color="auto"/>
                <w:right w:val="none" w:sz="0" w:space="0" w:color="auto"/>
              </w:divBdr>
            </w:div>
            <w:div w:id="1431706510">
              <w:marLeft w:val="0"/>
              <w:marRight w:val="0"/>
              <w:marTop w:val="0"/>
              <w:marBottom w:val="0"/>
              <w:divBdr>
                <w:top w:val="none" w:sz="0" w:space="0" w:color="auto"/>
                <w:left w:val="none" w:sz="0" w:space="0" w:color="auto"/>
                <w:bottom w:val="none" w:sz="0" w:space="0" w:color="auto"/>
                <w:right w:val="none" w:sz="0" w:space="0" w:color="auto"/>
              </w:divBdr>
            </w:div>
            <w:div w:id="1432776743">
              <w:marLeft w:val="0"/>
              <w:marRight w:val="0"/>
              <w:marTop w:val="0"/>
              <w:marBottom w:val="0"/>
              <w:divBdr>
                <w:top w:val="none" w:sz="0" w:space="0" w:color="auto"/>
                <w:left w:val="none" w:sz="0" w:space="0" w:color="auto"/>
                <w:bottom w:val="none" w:sz="0" w:space="0" w:color="auto"/>
                <w:right w:val="none" w:sz="0" w:space="0" w:color="auto"/>
              </w:divBdr>
            </w:div>
            <w:div w:id="1441952913">
              <w:marLeft w:val="0"/>
              <w:marRight w:val="0"/>
              <w:marTop w:val="0"/>
              <w:marBottom w:val="0"/>
              <w:divBdr>
                <w:top w:val="none" w:sz="0" w:space="0" w:color="auto"/>
                <w:left w:val="none" w:sz="0" w:space="0" w:color="auto"/>
                <w:bottom w:val="none" w:sz="0" w:space="0" w:color="auto"/>
                <w:right w:val="none" w:sz="0" w:space="0" w:color="auto"/>
              </w:divBdr>
            </w:div>
            <w:div w:id="1443498408">
              <w:marLeft w:val="0"/>
              <w:marRight w:val="0"/>
              <w:marTop w:val="0"/>
              <w:marBottom w:val="0"/>
              <w:divBdr>
                <w:top w:val="none" w:sz="0" w:space="0" w:color="auto"/>
                <w:left w:val="none" w:sz="0" w:space="0" w:color="auto"/>
                <w:bottom w:val="none" w:sz="0" w:space="0" w:color="auto"/>
                <w:right w:val="none" w:sz="0" w:space="0" w:color="auto"/>
              </w:divBdr>
            </w:div>
            <w:div w:id="1443650878">
              <w:marLeft w:val="0"/>
              <w:marRight w:val="0"/>
              <w:marTop w:val="0"/>
              <w:marBottom w:val="0"/>
              <w:divBdr>
                <w:top w:val="none" w:sz="0" w:space="0" w:color="auto"/>
                <w:left w:val="none" w:sz="0" w:space="0" w:color="auto"/>
                <w:bottom w:val="none" w:sz="0" w:space="0" w:color="auto"/>
                <w:right w:val="none" w:sz="0" w:space="0" w:color="auto"/>
              </w:divBdr>
            </w:div>
            <w:div w:id="1443919146">
              <w:marLeft w:val="0"/>
              <w:marRight w:val="0"/>
              <w:marTop w:val="0"/>
              <w:marBottom w:val="0"/>
              <w:divBdr>
                <w:top w:val="none" w:sz="0" w:space="0" w:color="auto"/>
                <w:left w:val="none" w:sz="0" w:space="0" w:color="auto"/>
                <w:bottom w:val="none" w:sz="0" w:space="0" w:color="auto"/>
                <w:right w:val="none" w:sz="0" w:space="0" w:color="auto"/>
              </w:divBdr>
            </w:div>
            <w:div w:id="1446969645">
              <w:marLeft w:val="0"/>
              <w:marRight w:val="0"/>
              <w:marTop w:val="0"/>
              <w:marBottom w:val="0"/>
              <w:divBdr>
                <w:top w:val="none" w:sz="0" w:space="0" w:color="auto"/>
                <w:left w:val="none" w:sz="0" w:space="0" w:color="auto"/>
                <w:bottom w:val="none" w:sz="0" w:space="0" w:color="auto"/>
                <w:right w:val="none" w:sz="0" w:space="0" w:color="auto"/>
              </w:divBdr>
            </w:div>
            <w:div w:id="1455249747">
              <w:marLeft w:val="0"/>
              <w:marRight w:val="0"/>
              <w:marTop w:val="0"/>
              <w:marBottom w:val="0"/>
              <w:divBdr>
                <w:top w:val="none" w:sz="0" w:space="0" w:color="auto"/>
                <w:left w:val="none" w:sz="0" w:space="0" w:color="auto"/>
                <w:bottom w:val="none" w:sz="0" w:space="0" w:color="auto"/>
                <w:right w:val="none" w:sz="0" w:space="0" w:color="auto"/>
              </w:divBdr>
            </w:div>
            <w:div w:id="1456830892">
              <w:marLeft w:val="0"/>
              <w:marRight w:val="0"/>
              <w:marTop w:val="0"/>
              <w:marBottom w:val="0"/>
              <w:divBdr>
                <w:top w:val="none" w:sz="0" w:space="0" w:color="auto"/>
                <w:left w:val="none" w:sz="0" w:space="0" w:color="auto"/>
                <w:bottom w:val="none" w:sz="0" w:space="0" w:color="auto"/>
                <w:right w:val="none" w:sz="0" w:space="0" w:color="auto"/>
              </w:divBdr>
            </w:div>
            <w:div w:id="1458529955">
              <w:marLeft w:val="0"/>
              <w:marRight w:val="0"/>
              <w:marTop w:val="0"/>
              <w:marBottom w:val="0"/>
              <w:divBdr>
                <w:top w:val="none" w:sz="0" w:space="0" w:color="auto"/>
                <w:left w:val="none" w:sz="0" w:space="0" w:color="auto"/>
                <w:bottom w:val="none" w:sz="0" w:space="0" w:color="auto"/>
                <w:right w:val="none" w:sz="0" w:space="0" w:color="auto"/>
              </w:divBdr>
            </w:div>
            <w:div w:id="1467427551">
              <w:marLeft w:val="0"/>
              <w:marRight w:val="0"/>
              <w:marTop w:val="480"/>
              <w:marBottom w:val="0"/>
              <w:divBdr>
                <w:top w:val="single" w:sz="6" w:space="0" w:color="auto"/>
                <w:left w:val="single" w:sz="6" w:space="0" w:color="auto"/>
                <w:bottom w:val="single" w:sz="6" w:space="0" w:color="auto"/>
                <w:right w:val="single" w:sz="6" w:space="0" w:color="auto"/>
              </w:divBdr>
            </w:div>
            <w:div w:id="1476989270">
              <w:marLeft w:val="0"/>
              <w:marRight w:val="0"/>
              <w:marTop w:val="0"/>
              <w:marBottom w:val="0"/>
              <w:divBdr>
                <w:top w:val="none" w:sz="0" w:space="0" w:color="auto"/>
                <w:left w:val="none" w:sz="0" w:space="0" w:color="auto"/>
                <w:bottom w:val="none" w:sz="0" w:space="0" w:color="auto"/>
                <w:right w:val="none" w:sz="0" w:space="0" w:color="auto"/>
              </w:divBdr>
            </w:div>
            <w:div w:id="1482234550">
              <w:marLeft w:val="0"/>
              <w:marRight w:val="0"/>
              <w:marTop w:val="0"/>
              <w:marBottom w:val="0"/>
              <w:divBdr>
                <w:top w:val="none" w:sz="0" w:space="0" w:color="auto"/>
                <w:left w:val="none" w:sz="0" w:space="0" w:color="auto"/>
                <w:bottom w:val="none" w:sz="0" w:space="0" w:color="auto"/>
                <w:right w:val="none" w:sz="0" w:space="0" w:color="auto"/>
              </w:divBdr>
            </w:div>
            <w:div w:id="1483698251">
              <w:marLeft w:val="0"/>
              <w:marRight w:val="0"/>
              <w:marTop w:val="0"/>
              <w:marBottom w:val="0"/>
              <w:divBdr>
                <w:top w:val="none" w:sz="0" w:space="0" w:color="auto"/>
                <w:left w:val="none" w:sz="0" w:space="0" w:color="auto"/>
                <w:bottom w:val="none" w:sz="0" w:space="0" w:color="auto"/>
                <w:right w:val="none" w:sz="0" w:space="0" w:color="auto"/>
              </w:divBdr>
            </w:div>
            <w:div w:id="1484656687">
              <w:marLeft w:val="0"/>
              <w:marRight w:val="0"/>
              <w:marTop w:val="0"/>
              <w:marBottom w:val="0"/>
              <w:divBdr>
                <w:top w:val="none" w:sz="0" w:space="0" w:color="auto"/>
                <w:left w:val="none" w:sz="0" w:space="0" w:color="auto"/>
                <w:bottom w:val="none" w:sz="0" w:space="0" w:color="auto"/>
                <w:right w:val="none" w:sz="0" w:space="0" w:color="auto"/>
              </w:divBdr>
            </w:div>
            <w:div w:id="1485271744">
              <w:marLeft w:val="0"/>
              <w:marRight w:val="0"/>
              <w:marTop w:val="0"/>
              <w:marBottom w:val="0"/>
              <w:divBdr>
                <w:top w:val="none" w:sz="0" w:space="0" w:color="auto"/>
                <w:left w:val="none" w:sz="0" w:space="0" w:color="auto"/>
                <w:bottom w:val="none" w:sz="0" w:space="0" w:color="auto"/>
                <w:right w:val="none" w:sz="0" w:space="0" w:color="auto"/>
              </w:divBdr>
            </w:div>
            <w:div w:id="1486050256">
              <w:marLeft w:val="0"/>
              <w:marRight w:val="0"/>
              <w:marTop w:val="0"/>
              <w:marBottom w:val="0"/>
              <w:divBdr>
                <w:top w:val="none" w:sz="0" w:space="0" w:color="auto"/>
                <w:left w:val="none" w:sz="0" w:space="0" w:color="auto"/>
                <w:bottom w:val="none" w:sz="0" w:space="0" w:color="auto"/>
                <w:right w:val="none" w:sz="0" w:space="0" w:color="auto"/>
              </w:divBdr>
            </w:div>
            <w:div w:id="1489857574">
              <w:marLeft w:val="0"/>
              <w:marRight w:val="0"/>
              <w:marTop w:val="0"/>
              <w:marBottom w:val="0"/>
              <w:divBdr>
                <w:top w:val="none" w:sz="0" w:space="0" w:color="auto"/>
                <w:left w:val="none" w:sz="0" w:space="0" w:color="auto"/>
                <w:bottom w:val="none" w:sz="0" w:space="0" w:color="auto"/>
                <w:right w:val="none" w:sz="0" w:space="0" w:color="auto"/>
              </w:divBdr>
            </w:div>
            <w:div w:id="1490557664">
              <w:marLeft w:val="0"/>
              <w:marRight w:val="0"/>
              <w:marTop w:val="0"/>
              <w:marBottom w:val="0"/>
              <w:divBdr>
                <w:top w:val="none" w:sz="0" w:space="0" w:color="auto"/>
                <w:left w:val="none" w:sz="0" w:space="0" w:color="auto"/>
                <w:bottom w:val="none" w:sz="0" w:space="0" w:color="auto"/>
                <w:right w:val="none" w:sz="0" w:space="0" w:color="auto"/>
              </w:divBdr>
            </w:div>
            <w:div w:id="1492983836">
              <w:marLeft w:val="0"/>
              <w:marRight w:val="0"/>
              <w:marTop w:val="0"/>
              <w:marBottom w:val="0"/>
              <w:divBdr>
                <w:top w:val="none" w:sz="0" w:space="0" w:color="auto"/>
                <w:left w:val="none" w:sz="0" w:space="0" w:color="auto"/>
                <w:bottom w:val="none" w:sz="0" w:space="0" w:color="auto"/>
                <w:right w:val="none" w:sz="0" w:space="0" w:color="auto"/>
              </w:divBdr>
            </w:div>
            <w:div w:id="1497263012">
              <w:marLeft w:val="0"/>
              <w:marRight w:val="0"/>
              <w:marTop w:val="0"/>
              <w:marBottom w:val="0"/>
              <w:divBdr>
                <w:top w:val="none" w:sz="0" w:space="0" w:color="auto"/>
                <w:left w:val="none" w:sz="0" w:space="0" w:color="auto"/>
                <w:bottom w:val="none" w:sz="0" w:space="0" w:color="auto"/>
                <w:right w:val="none" w:sz="0" w:space="0" w:color="auto"/>
              </w:divBdr>
            </w:div>
            <w:div w:id="1498694026">
              <w:marLeft w:val="0"/>
              <w:marRight w:val="0"/>
              <w:marTop w:val="0"/>
              <w:marBottom w:val="0"/>
              <w:divBdr>
                <w:top w:val="none" w:sz="0" w:space="0" w:color="auto"/>
                <w:left w:val="none" w:sz="0" w:space="0" w:color="auto"/>
                <w:bottom w:val="none" w:sz="0" w:space="0" w:color="auto"/>
                <w:right w:val="none" w:sz="0" w:space="0" w:color="auto"/>
              </w:divBdr>
            </w:div>
            <w:div w:id="1498768619">
              <w:marLeft w:val="0"/>
              <w:marRight w:val="0"/>
              <w:marTop w:val="0"/>
              <w:marBottom w:val="0"/>
              <w:divBdr>
                <w:top w:val="none" w:sz="0" w:space="0" w:color="auto"/>
                <w:left w:val="none" w:sz="0" w:space="0" w:color="auto"/>
                <w:bottom w:val="none" w:sz="0" w:space="0" w:color="auto"/>
                <w:right w:val="none" w:sz="0" w:space="0" w:color="auto"/>
              </w:divBdr>
            </w:div>
            <w:div w:id="1508324149">
              <w:marLeft w:val="0"/>
              <w:marRight w:val="0"/>
              <w:marTop w:val="0"/>
              <w:marBottom w:val="0"/>
              <w:divBdr>
                <w:top w:val="none" w:sz="0" w:space="0" w:color="auto"/>
                <w:left w:val="none" w:sz="0" w:space="0" w:color="auto"/>
                <w:bottom w:val="none" w:sz="0" w:space="0" w:color="auto"/>
                <w:right w:val="none" w:sz="0" w:space="0" w:color="auto"/>
              </w:divBdr>
            </w:div>
            <w:div w:id="1513836041">
              <w:marLeft w:val="0"/>
              <w:marRight w:val="0"/>
              <w:marTop w:val="0"/>
              <w:marBottom w:val="0"/>
              <w:divBdr>
                <w:top w:val="none" w:sz="0" w:space="0" w:color="auto"/>
                <w:left w:val="none" w:sz="0" w:space="0" w:color="auto"/>
                <w:bottom w:val="none" w:sz="0" w:space="0" w:color="auto"/>
                <w:right w:val="none" w:sz="0" w:space="0" w:color="auto"/>
              </w:divBdr>
            </w:div>
            <w:div w:id="1514950719">
              <w:marLeft w:val="0"/>
              <w:marRight w:val="0"/>
              <w:marTop w:val="0"/>
              <w:marBottom w:val="0"/>
              <w:divBdr>
                <w:top w:val="none" w:sz="0" w:space="0" w:color="auto"/>
                <w:left w:val="none" w:sz="0" w:space="0" w:color="auto"/>
                <w:bottom w:val="none" w:sz="0" w:space="0" w:color="auto"/>
                <w:right w:val="none" w:sz="0" w:space="0" w:color="auto"/>
              </w:divBdr>
            </w:div>
            <w:div w:id="1516112325">
              <w:marLeft w:val="0"/>
              <w:marRight w:val="0"/>
              <w:marTop w:val="0"/>
              <w:marBottom w:val="0"/>
              <w:divBdr>
                <w:top w:val="none" w:sz="0" w:space="0" w:color="auto"/>
                <w:left w:val="none" w:sz="0" w:space="0" w:color="auto"/>
                <w:bottom w:val="none" w:sz="0" w:space="0" w:color="auto"/>
                <w:right w:val="none" w:sz="0" w:space="0" w:color="auto"/>
              </w:divBdr>
            </w:div>
            <w:div w:id="1516187205">
              <w:marLeft w:val="0"/>
              <w:marRight w:val="0"/>
              <w:marTop w:val="0"/>
              <w:marBottom w:val="0"/>
              <w:divBdr>
                <w:top w:val="none" w:sz="0" w:space="0" w:color="auto"/>
                <w:left w:val="none" w:sz="0" w:space="0" w:color="auto"/>
                <w:bottom w:val="none" w:sz="0" w:space="0" w:color="auto"/>
                <w:right w:val="none" w:sz="0" w:space="0" w:color="auto"/>
              </w:divBdr>
            </w:div>
            <w:div w:id="1516454265">
              <w:marLeft w:val="0"/>
              <w:marRight w:val="0"/>
              <w:marTop w:val="0"/>
              <w:marBottom w:val="0"/>
              <w:divBdr>
                <w:top w:val="none" w:sz="0" w:space="0" w:color="auto"/>
                <w:left w:val="none" w:sz="0" w:space="0" w:color="auto"/>
                <w:bottom w:val="none" w:sz="0" w:space="0" w:color="auto"/>
                <w:right w:val="none" w:sz="0" w:space="0" w:color="auto"/>
              </w:divBdr>
            </w:div>
            <w:div w:id="1520699824">
              <w:marLeft w:val="0"/>
              <w:marRight w:val="0"/>
              <w:marTop w:val="0"/>
              <w:marBottom w:val="0"/>
              <w:divBdr>
                <w:top w:val="none" w:sz="0" w:space="0" w:color="auto"/>
                <w:left w:val="none" w:sz="0" w:space="0" w:color="auto"/>
                <w:bottom w:val="none" w:sz="0" w:space="0" w:color="auto"/>
                <w:right w:val="none" w:sz="0" w:space="0" w:color="auto"/>
              </w:divBdr>
            </w:div>
            <w:div w:id="1521697534">
              <w:marLeft w:val="0"/>
              <w:marRight w:val="0"/>
              <w:marTop w:val="0"/>
              <w:marBottom w:val="0"/>
              <w:divBdr>
                <w:top w:val="none" w:sz="0" w:space="0" w:color="auto"/>
                <w:left w:val="none" w:sz="0" w:space="0" w:color="auto"/>
                <w:bottom w:val="none" w:sz="0" w:space="0" w:color="auto"/>
                <w:right w:val="none" w:sz="0" w:space="0" w:color="auto"/>
              </w:divBdr>
            </w:div>
            <w:div w:id="1521772948">
              <w:marLeft w:val="0"/>
              <w:marRight w:val="0"/>
              <w:marTop w:val="0"/>
              <w:marBottom w:val="0"/>
              <w:divBdr>
                <w:top w:val="none" w:sz="0" w:space="0" w:color="auto"/>
                <w:left w:val="none" w:sz="0" w:space="0" w:color="auto"/>
                <w:bottom w:val="none" w:sz="0" w:space="0" w:color="auto"/>
                <w:right w:val="none" w:sz="0" w:space="0" w:color="auto"/>
              </w:divBdr>
            </w:div>
            <w:div w:id="1522277109">
              <w:marLeft w:val="0"/>
              <w:marRight w:val="0"/>
              <w:marTop w:val="0"/>
              <w:marBottom w:val="0"/>
              <w:divBdr>
                <w:top w:val="none" w:sz="0" w:space="0" w:color="auto"/>
                <w:left w:val="none" w:sz="0" w:space="0" w:color="auto"/>
                <w:bottom w:val="none" w:sz="0" w:space="0" w:color="auto"/>
                <w:right w:val="none" w:sz="0" w:space="0" w:color="auto"/>
              </w:divBdr>
            </w:div>
            <w:div w:id="1522358980">
              <w:marLeft w:val="0"/>
              <w:marRight w:val="0"/>
              <w:marTop w:val="0"/>
              <w:marBottom w:val="0"/>
              <w:divBdr>
                <w:top w:val="none" w:sz="0" w:space="0" w:color="auto"/>
                <w:left w:val="none" w:sz="0" w:space="0" w:color="auto"/>
                <w:bottom w:val="none" w:sz="0" w:space="0" w:color="auto"/>
                <w:right w:val="none" w:sz="0" w:space="0" w:color="auto"/>
              </w:divBdr>
            </w:div>
            <w:div w:id="1522891756">
              <w:marLeft w:val="0"/>
              <w:marRight w:val="0"/>
              <w:marTop w:val="0"/>
              <w:marBottom w:val="0"/>
              <w:divBdr>
                <w:top w:val="none" w:sz="0" w:space="0" w:color="auto"/>
                <w:left w:val="none" w:sz="0" w:space="0" w:color="auto"/>
                <w:bottom w:val="none" w:sz="0" w:space="0" w:color="auto"/>
                <w:right w:val="none" w:sz="0" w:space="0" w:color="auto"/>
              </w:divBdr>
            </w:div>
            <w:div w:id="1525679197">
              <w:marLeft w:val="0"/>
              <w:marRight w:val="0"/>
              <w:marTop w:val="0"/>
              <w:marBottom w:val="0"/>
              <w:divBdr>
                <w:top w:val="none" w:sz="0" w:space="0" w:color="auto"/>
                <w:left w:val="none" w:sz="0" w:space="0" w:color="auto"/>
                <w:bottom w:val="none" w:sz="0" w:space="0" w:color="auto"/>
                <w:right w:val="none" w:sz="0" w:space="0" w:color="auto"/>
              </w:divBdr>
            </w:div>
            <w:div w:id="1529829367">
              <w:marLeft w:val="0"/>
              <w:marRight w:val="0"/>
              <w:marTop w:val="0"/>
              <w:marBottom w:val="0"/>
              <w:divBdr>
                <w:top w:val="none" w:sz="0" w:space="0" w:color="auto"/>
                <w:left w:val="none" w:sz="0" w:space="0" w:color="auto"/>
                <w:bottom w:val="none" w:sz="0" w:space="0" w:color="auto"/>
                <w:right w:val="none" w:sz="0" w:space="0" w:color="auto"/>
              </w:divBdr>
            </w:div>
            <w:div w:id="1534075245">
              <w:marLeft w:val="0"/>
              <w:marRight w:val="0"/>
              <w:marTop w:val="0"/>
              <w:marBottom w:val="0"/>
              <w:divBdr>
                <w:top w:val="none" w:sz="0" w:space="0" w:color="auto"/>
                <w:left w:val="none" w:sz="0" w:space="0" w:color="auto"/>
                <w:bottom w:val="none" w:sz="0" w:space="0" w:color="auto"/>
                <w:right w:val="none" w:sz="0" w:space="0" w:color="auto"/>
              </w:divBdr>
            </w:div>
            <w:div w:id="1536431492">
              <w:marLeft w:val="0"/>
              <w:marRight w:val="0"/>
              <w:marTop w:val="0"/>
              <w:marBottom w:val="0"/>
              <w:divBdr>
                <w:top w:val="none" w:sz="0" w:space="0" w:color="auto"/>
                <w:left w:val="none" w:sz="0" w:space="0" w:color="auto"/>
                <w:bottom w:val="none" w:sz="0" w:space="0" w:color="auto"/>
                <w:right w:val="none" w:sz="0" w:space="0" w:color="auto"/>
              </w:divBdr>
            </w:div>
            <w:div w:id="1538393988">
              <w:marLeft w:val="0"/>
              <w:marRight w:val="0"/>
              <w:marTop w:val="0"/>
              <w:marBottom w:val="0"/>
              <w:divBdr>
                <w:top w:val="none" w:sz="0" w:space="0" w:color="auto"/>
                <w:left w:val="none" w:sz="0" w:space="0" w:color="auto"/>
                <w:bottom w:val="none" w:sz="0" w:space="0" w:color="auto"/>
                <w:right w:val="none" w:sz="0" w:space="0" w:color="auto"/>
              </w:divBdr>
            </w:div>
            <w:div w:id="1540244322">
              <w:marLeft w:val="0"/>
              <w:marRight w:val="0"/>
              <w:marTop w:val="0"/>
              <w:marBottom w:val="0"/>
              <w:divBdr>
                <w:top w:val="none" w:sz="0" w:space="0" w:color="auto"/>
                <w:left w:val="none" w:sz="0" w:space="0" w:color="auto"/>
                <w:bottom w:val="none" w:sz="0" w:space="0" w:color="auto"/>
                <w:right w:val="none" w:sz="0" w:space="0" w:color="auto"/>
              </w:divBdr>
            </w:div>
            <w:div w:id="1542014146">
              <w:marLeft w:val="0"/>
              <w:marRight w:val="0"/>
              <w:marTop w:val="0"/>
              <w:marBottom w:val="0"/>
              <w:divBdr>
                <w:top w:val="none" w:sz="0" w:space="0" w:color="auto"/>
                <w:left w:val="none" w:sz="0" w:space="0" w:color="auto"/>
                <w:bottom w:val="none" w:sz="0" w:space="0" w:color="auto"/>
                <w:right w:val="none" w:sz="0" w:space="0" w:color="auto"/>
              </w:divBdr>
            </w:div>
            <w:div w:id="1542089207">
              <w:marLeft w:val="0"/>
              <w:marRight w:val="0"/>
              <w:marTop w:val="480"/>
              <w:marBottom w:val="0"/>
              <w:divBdr>
                <w:top w:val="single" w:sz="6" w:space="0" w:color="auto"/>
                <w:left w:val="single" w:sz="6" w:space="0" w:color="auto"/>
                <w:bottom w:val="single" w:sz="6" w:space="0" w:color="auto"/>
                <w:right w:val="single" w:sz="6" w:space="0" w:color="auto"/>
              </w:divBdr>
            </w:div>
            <w:div w:id="1543244718">
              <w:marLeft w:val="0"/>
              <w:marRight w:val="0"/>
              <w:marTop w:val="0"/>
              <w:marBottom w:val="0"/>
              <w:divBdr>
                <w:top w:val="none" w:sz="0" w:space="0" w:color="auto"/>
                <w:left w:val="none" w:sz="0" w:space="0" w:color="auto"/>
                <w:bottom w:val="none" w:sz="0" w:space="0" w:color="auto"/>
                <w:right w:val="none" w:sz="0" w:space="0" w:color="auto"/>
              </w:divBdr>
            </w:div>
            <w:div w:id="1544291198">
              <w:marLeft w:val="0"/>
              <w:marRight w:val="0"/>
              <w:marTop w:val="0"/>
              <w:marBottom w:val="0"/>
              <w:divBdr>
                <w:top w:val="none" w:sz="0" w:space="0" w:color="auto"/>
                <w:left w:val="none" w:sz="0" w:space="0" w:color="auto"/>
                <w:bottom w:val="none" w:sz="0" w:space="0" w:color="auto"/>
                <w:right w:val="none" w:sz="0" w:space="0" w:color="auto"/>
              </w:divBdr>
            </w:div>
            <w:div w:id="1547906707">
              <w:marLeft w:val="0"/>
              <w:marRight w:val="0"/>
              <w:marTop w:val="0"/>
              <w:marBottom w:val="0"/>
              <w:divBdr>
                <w:top w:val="none" w:sz="0" w:space="0" w:color="auto"/>
                <w:left w:val="none" w:sz="0" w:space="0" w:color="auto"/>
                <w:bottom w:val="none" w:sz="0" w:space="0" w:color="auto"/>
                <w:right w:val="none" w:sz="0" w:space="0" w:color="auto"/>
              </w:divBdr>
            </w:div>
            <w:div w:id="1552037544">
              <w:marLeft w:val="0"/>
              <w:marRight w:val="0"/>
              <w:marTop w:val="0"/>
              <w:marBottom w:val="0"/>
              <w:divBdr>
                <w:top w:val="none" w:sz="0" w:space="0" w:color="auto"/>
                <w:left w:val="none" w:sz="0" w:space="0" w:color="auto"/>
                <w:bottom w:val="none" w:sz="0" w:space="0" w:color="auto"/>
                <w:right w:val="none" w:sz="0" w:space="0" w:color="auto"/>
              </w:divBdr>
            </w:div>
            <w:div w:id="1554344139">
              <w:marLeft w:val="0"/>
              <w:marRight w:val="0"/>
              <w:marTop w:val="0"/>
              <w:marBottom w:val="0"/>
              <w:divBdr>
                <w:top w:val="none" w:sz="0" w:space="0" w:color="auto"/>
                <w:left w:val="none" w:sz="0" w:space="0" w:color="auto"/>
                <w:bottom w:val="none" w:sz="0" w:space="0" w:color="auto"/>
                <w:right w:val="none" w:sz="0" w:space="0" w:color="auto"/>
              </w:divBdr>
            </w:div>
            <w:div w:id="1557619280">
              <w:marLeft w:val="0"/>
              <w:marRight w:val="0"/>
              <w:marTop w:val="0"/>
              <w:marBottom w:val="0"/>
              <w:divBdr>
                <w:top w:val="none" w:sz="0" w:space="0" w:color="auto"/>
                <w:left w:val="none" w:sz="0" w:space="0" w:color="auto"/>
                <w:bottom w:val="none" w:sz="0" w:space="0" w:color="auto"/>
                <w:right w:val="none" w:sz="0" w:space="0" w:color="auto"/>
              </w:divBdr>
            </w:div>
            <w:div w:id="1558735388">
              <w:marLeft w:val="0"/>
              <w:marRight w:val="0"/>
              <w:marTop w:val="0"/>
              <w:marBottom w:val="0"/>
              <w:divBdr>
                <w:top w:val="none" w:sz="0" w:space="0" w:color="auto"/>
                <w:left w:val="none" w:sz="0" w:space="0" w:color="auto"/>
                <w:bottom w:val="none" w:sz="0" w:space="0" w:color="auto"/>
                <w:right w:val="none" w:sz="0" w:space="0" w:color="auto"/>
              </w:divBdr>
            </w:div>
            <w:div w:id="1560243952">
              <w:marLeft w:val="0"/>
              <w:marRight w:val="0"/>
              <w:marTop w:val="0"/>
              <w:marBottom w:val="0"/>
              <w:divBdr>
                <w:top w:val="none" w:sz="0" w:space="0" w:color="auto"/>
                <w:left w:val="none" w:sz="0" w:space="0" w:color="auto"/>
                <w:bottom w:val="none" w:sz="0" w:space="0" w:color="auto"/>
                <w:right w:val="none" w:sz="0" w:space="0" w:color="auto"/>
              </w:divBdr>
            </w:div>
            <w:div w:id="1562401974">
              <w:marLeft w:val="0"/>
              <w:marRight w:val="0"/>
              <w:marTop w:val="0"/>
              <w:marBottom w:val="0"/>
              <w:divBdr>
                <w:top w:val="none" w:sz="0" w:space="0" w:color="auto"/>
                <w:left w:val="none" w:sz="0" w:space="0" w:color="auto"/>
                <w:bottom w:val="none" w:sz="0" w:space="0" w:color="auto"/>
                <w:right w:val="none" w:sz="0" w:space="0" w:color="auto"/>
              </w:divBdr>
            </w:div>
            <w:div w:id="1566137400">
              <w:marLeft w:val="0"/>
              <w:marRight w:val="0"/>
              <w:marTop w:val="0"/>
              <w:marBottom w:val="0"/>
              <w:divBdr>
                <w:top w:val="none" w:sz="0" w:space="0" w:color="auto"/>
                <w:left w:val="none" w:sz="0" w:space="0" w:color="auto"/>
                <w:bottom w:val="none" w:sz="0" w:space="0" w:color="auto"/>
                <w:right w:val="none" w:sz="0" w:space="0" w:color="auto"/>
              </w:divBdr>
            </w:div>
            <w:div w:id="1567107500">
              <w:marLeft w:val="0"/>
              <w:marRight w:val="0"/>
              <w:marTop w:val="0"/>
              <w:marBottom w:val="0"/>
              <w:divBdr>
                <w:top w:val="none" w:sz="0" w:space="0" w:color="auto"/>
                <w:left w:val="none" w:sz="0" w:space="0" w:color="auto"/>
                <w:bottom w:val="none" w:sz="0" w:space="0" w:color="auto"/>
                <w:right w:val="none" w:sz="0" w:space="0" w:color="auto"/>
              </w:divBdr>
            </w:div>
            <w:div w:id="1571572044">
              <w:marLeft w:val="0"/>
              <w:marRight w:val="0"/>
              <w:marTop w:val="0"/>
              <w:marBottom w:val="0"/>
              <w:divBdr>
                <w:top w:val="none" w:sz="0" w:space="0" w:color="auto"/>
                <w:left w:val="none" w:sz="0" w:space="0" w:color="auto"/>
                <w:bottom w:val="none" w:sz="0" w:space="0" w:color="auto"/>
                <w:right w:val="none" w:sz="0" w:space="0" w:color="auto"/>
              </w:divBdr>
            </w:div>
            <w:div w:id="1577085533">
              <w:marLeft w:val="0"/>
              <w:marRight w:val="0"/>
              <w:marTop w:val="0"/>
              <w:marBottom w:val="0"/>
              <w:divBdr>
                <w:top w:val="none" w:sz="0" w:space="0" w:color="auto"/>
                <w:left w:val="none" w:sz="0" w:space="0" w:color="auto"/>
                <w:bottom w:val="none" w:sz="0" w:space="0" w:color="auto"/>
                <w:right w:val="none" w:sz="0" w:space="0" w:color="auto"/>
              </w:divBdr>
            </w:div>
            <w:div w:id="1577131603">
              <w:marLeft w:val="0"/>
              <w:marRight w:val="0"/>
              <w:marTop w:val="0"/>
              <w:marBottom w:val="0"/>
              <w:divBdr>
                <w:top w:val="none" w:sz="0" w:space="0" w:color="auto"/>
                <w:left w:val="none" w:sz="0" w:space="0" w:color="auto"/>
                <w:bottom w:val="none" w:sz="0" w:space="0" w:color="auto"/>
                <w:right w:val="none" w:sz="0" w:space="0" w:color="auto"/>
              </w:divBdr>
            </w:div>
            <w:div w:id="1577937980">
              <w:marLeft w:val="0"/>
              <w:marRight w:val="0"/>
              <w:marTop w:val="0"/>
              <w:marBottom w:val="0"/>
              <w:divBdr>
                <w:top w:val="none" w:sz="0" w:space="0" w:color="auto"/>
                <w:left w:val="none" w:sz="0" w:space="0" w:color="auto"/>
                <w:bottom w:val="none" w:sz="0" w:space="0" w:color="auto"/>
                <w:right w:val="none" w:sz="0" w:space="0" w:color="auto"/>
              </w:divBdr>
            </w:div>
            <w:div w:id="1583101071">
              <w:marLeft w:val="0"/>
              <w:marRight w:val="0"/>
              <w:marTop w:val="0"/>
              <w:marBottom w:val="0"/>
              <w:divBdr>
                <w:top w:val="none" w:sz="0" w:space="0" w:color="auto"/>
                <w:left w:val="none" w:sz="0" w:space="0" w:color="auto"/>
                <w:bottom w:val="none" w:sz="0" w:space="0" w:color="auto"/>
                <w:right w:val="none" w:sz="0" w:space="0" w:color="auto"/>
              </w:divBdr>
            </w:div>
            <w:div w:id="1586113735">
              <w:marLeft w:val="0"/>
              <w:marRight w:val="0"/>
              <w:marTop w:val="0"/>
              <w:marBottom w:val="0"/>
              <w:divBdr>
                <w:top w:val="none" w:sz="0" w:space="0" w:color="auto"/>
                <w:left w:val="none" w:sz="0" w:space="0" w:color="auto"/>
                <w:bottom w:val="none" w:sz="0" w:space="0" w:color="auto"/>
                <w:right w:val="none" w:sz="0" w:space="0" w:color="auto"/>
              </w:divBdr>
            </w:div>
            <w:div w:id="1587957090">
              <w:marLeft w:val="0"/>
              <w:marRight w:val="0"/>
              <w:marTop w:val="0"/>
              <w:marBottom w:val="0"/>
              <w:divBdr>
                <w:top w:val="none" w:sz="0" w:space="0" w:color="auto"/>
                <w:left w:val="none" w:sz="0" w:space="0" w:color="auto"/>
                <w:bottom w:val="none" w:sz="0" w:space="0" w:color="auto"/>
                <w:right w:val="none" w:sz="0" w:space="0" w:color="auto"/>
              </w:divBdr>
            </w:div>
            <w:div w:id="1589462481">
              <w:marLeft w:val="0"/>
              <w:marRight w:val="0"/>
              <w:marTop w:val="0"/>
              <w:marBottom w:val="0"/>
              <w:divBdr>
                <w:top w:val="none" w:sz="0" w:space="0" w:color="auto"/>
                <w:left w:val="none" w:sz="0" w:space="0" w:color="auto"/>
                <w:bottom w:val="none" w:sz="0" w:space="0" w:color="auto"/>
                <w:right w:val="none" w:sz="0" w:space="0" w:color="auto"/>
              </w:divBdr>
            </w:div>
            <w:div w:id="1593469228">
              <w:marLeft w:val="0"/>
              <w:marRight w:val="0"/>
              <w:marTop w:val="0"/>
              <w:marBottom w:val="0"/>
              <w:divBdr>
                <w:top w:val="none" w:sz="0" w:space="0" w:color="auto"/>
                <w:left w:val="none" w:sz="0" w:space="0" w:color="auto"/>
                <w:bottom w:val="none" w:sz="0" w:space="0" w:color="auto"/>
                <w:right w:val="none" w:sz="0" w:space="0" w:color="auto"/>
              </w:divBdr>
            </w:div>
            <w:div w:id="1596135081">
              <w:marLeft w:val="0"/>
              <w:marRight w:val="0"/>
              <w:marTop w:val="0"/>
              <w:marBottom w:val="0"/>
              <w:divBdr>
                <w:top w:val="none" w:sz="0" w:space="0" w:color="auto"/>
                <w:left w:val="none" w:sz="0" w:space="0" w:color="auto"/>
                <w:bottom w:val="none" w:sz="0" w:space="0" w:color="auto"/>
                <w:right w:val="none" w:sz="0" w:space="0" w:color="auto"/>
              </w:divBdr>
            </w:div>
            <w:div w:id="1597710194">
              <w:marLeft w:val="0"/>
              <w:marRight w:val="0"/>
              <w:marTop w:val="0"/>
              <w:marBottom w:val="0"/>
              <w:divBdr>
                <w:top w:val="none" w:sz="0" w:space="0" w:color="auto"/>
                <w:left w:val="none" w:sz="0" w:space="0" w:color="auto"/>
                <w:bottom w:val="none" w:sz="0" w:space="0" w:color="auto"/>
                <w:right w:val="none" w:sz="0" w:space="0" w:color="auto"/>
              </w:divBdr>
            </w:div>
            <w:div w:id="1597901740">
              <w:marLeft w:val="0"/>
              <w:marRight w:val="0"/>
              <w:marTop w:val="0"/>
              <w:marBottom w:val="0"/>
              <w:divBdr>
                <w:top w:val="none" w:sz="0" w:space="0" w:color="auto"/>
                <w:left w:val="none" w:sz="0" w:space="0" w:color="auto"/>
                <w:bottom w:val="none" w:sz="0" w:space="0" w:color="auto"/>
                <w:right w:val="none" w:sz="0" w:space="0" w:color="auto"/>
              </w:divBdr>
            </w:div>
            <w:div w:id="1598979979">
              <w:marLeft w:val="0"/>
              <w:marRight w:val="0"/>
              <w:marTop w:val="0"/>
              <w:marBottom w:val="0"/>
              <w:divBdr>
                <w:top w:val="none" w:sz="0" w:space="0" w:color="auto"/>
                <w:left w:val="none" w:sz="0" w:space="0" w:color="auto"/>
                <w:bottom w:val="none" w:sz="0" w:space="0" w:color="auto"/>
                <w:right w:val="none" w:sz="0" w:space="0" w:color="auto"/>
              </w:divBdr>
            </w:div>
            <w:div w:id="1608460249">
              <w:marLeft w:val="0"/>
              <w:marRight w:val="0"/>
              <w:marTop w:val="0"/>
              <w:marBottom w:val="0"/>
              <w:divBdr>
                <w:top w:val="none" w:sz="0" w:space="0" w:color="auto"/>
                <w:left w:val="none" w:sz="0" w:space="0" w:color="auto"/>
                <w:bottom w:val="none" w:sz="0" w:space="0" w:color="auto"/>
                <w:right w:val="none" w:sz="0" w:space="0" w:color="auto"/>
              </w:divBdr>
            </w:div>
            <w:div w:id="1610969146">
              <w:marLeft w:val="0"/>
              <w:marRight w:val="0"/>
              <w:marTop w:val="0"/>
              <w:marBottom w:val="0"/>
              <w:divBdr>
                <w:top w:val="none" w:sz="0" w:space="0" w:color="auto"/>
                <w:left w:val="none" w:sz="0" w:space="0" w:color="auto"/>
                <w:bottom w:val="none" w:sz="0" w:space="0" w:color="auto"/>
                <w:right w:val="none" w:sz="0" w:space="0" w:color="auto"/>
              </w:divBdr>
            </w:div>
            <w:div w:id="1615332459">
              <w:marLeft w:val="0"/>
              <w:marRight w:val="0"/>
              <w:marTop w:val="0"/>
              <w:marBottom w:val="0"/>
              <w:divBdr>
                <w:top w:val="none" w:sz="0" w:space="0" w:color="auto"/>
                <w:left w:val="none" w:sz="0" w:space="0" w:color="auto"/>
                <w:bottom w:val="none" w:sz="0" w:space="0" w:color="auto"/>
                <w:right w:val="none" w:sz="0" w:space="0" w:color="auto"/>
              </w:divBdr>
            </w:div>
            <w:div w:id="1615403757">
              <w:marLeft w:val="0"/>
              <w:marRight w:val="0"/>
              <w:marTop w:val="0"/>
              <w:marBottom w:val="0"/>
              <w:divBdr>
                <w:top w:val="none" w:sz="0" w:space="0" w:color="auto"/>
                <w:left w:val="none" w:sz="0" w:space="0" w:color="auto"/>
                <w:bottom w:val="none" w:sz="0" w:space="0" w:color="auto"/>
                <w:right w:val="none" w:sz="0" w:space="0" w:color="auto"/>
              </w:divBdr>
            </w:div>
            <w:div w:id="1616600683">
              <w:marLeft w:val="0"/>
              <w:marRight w:val="0"/>
              <w:marTop w:val="480"/>
              <w:marBottom w:val="0"/>
              <w:divBdr>
                <w:top w:val="single" w:sz="6" w:space="0" w:color="auto"/>
                <w:left w:val="single" w:sz="6" w:space="0" w:color="auto"/>
                <w:bottom w:val="single" w:sz="6" w:space="0" w:color="auto"/>
                <w:right w:val="single" w:sz="6" w:space="0" w:color="auto"/>
              </w:divBdr>
            </w:div>
            <w:div w:id="1617908507">
              <w:marLeft w:val="0"/>
              <w:marRight w:val="0"/>
              <w:marTop w:val="0"/>
              <w:marBottom w:val="0"/>
              <w:divBdr>
                <w:top w:val="none" w:sz="0" w:space="0" w:color="auto"/>
                <w:left w:val="none" w:sz="0" w:space="0" w:color="auto"/>
                <w:bottom w:val="none" w:sz="0" w:space="0" w:color="auto"/>
                <w:right w:val="none" w:sz="0" w:space="0" w:color="auto"/>
              </w:divBdr>
            </w:div>
            <w:div w:id="1623074872">
              <w:marLeft w:val="0"/>
              <w:marRight w:val="0"/>
              <w:marTop w:val="0"/>
              <w:marBottom w:val="0"/>
              <w:divBdr>
                <w:top w:val="none" w:sz="0" w:space="0" w:color="auto"/>
                <w:left w:val="none" w:sz="0" w:space="0" w:color="auto"/>
                <w:bottom w:val="none" w:sz="0" w:space="0" w:color="auto"/>
                <w:right w:val="none" w:sz="0" w:space="0" w:color="auto"/>
              </w:divBdr>
            </w:div>
            <w:div w:id="1623882711">
              <w:marLeft w:val="0"/>
              <w:marRight w:val="0"/>
              <w:marTop w:val="0"/>
              <w:marBottom w:val="0"/>
              <w:divBdr>
                <w:top w:val="none" w:sz="0" w:space="0" w:color="auto"/>
                <w:left w:val="none" w:sz="0" w:space="0" w:color="auto"/>
                <w:bottom w:val="none" w:sz="0" w:space="0" w:color="auto"/>
                <w:right w:val="none" w:sz="0" w:space="0" w:color="auto"/>
              </w:divBdr>
            </w:div>
            <w:div w:id="1624338742">
              <w:marLeft w:val="0"/>
              <w:marRight w:val="0"/>
              <w:marTop w:val="0"/>
              <w:marBottom w:val="0"/>
              <w:divBdr>
                <w:top w:val="none" w:sz="0" w:space="0" w:color="auto"/>
                <w:left w:val="none" w:sz="0" w:space="0" w:color="auto"/>
                <w:bottom w:val="none" w:sz="0" w:space="0" w:color="auto"/>
                <w:right w:val="none" w:sz="0" w:space="0" w:color="auto"/>
              </w:divBdr>
            </w:div>
            <w:div w:id="1630087604">
              <w:marLeft w:val="0"/>
              <w:marRight w:val="0"/>
              <w:marTop w:val="0"/>
              <w:marBottom w:val="0"/>
              <w:divBdr>
                <w:top w:val="none" w:sz="0" w:space="0" w:color="auto"/>
                <w:left w:val="none" w:sz="0" w:space="0" w:color="auto"/>
                <w:bottom w:val="none" w:sz="0" w:space="0" w:color="auto"/>
                <w:right w:val="none" w:sz="0" w:space="0" w:color="auto"/>
              </w:divBdr>
            </w:div>
            <w:div w:id="1634552721">
              <w:marLeft w:val="0"/>
              <w:marRight w:val="0"/>
              <w:marTop w:val="0"/>
              <w:marBottom w:val="0"/>
              <w:divBdr>
                <w:top w:val="none" w:sz="0" w:space="0" w:color="auto"/>
                <w:left w:val="none" w:sz="0" w:space="0" w:color="auto"/>
                <w:bottom w:val="none" w:sz="0" w:space="0" w:color="auto"/>
                <w:right w:val="none" w:sz="0" w:space="0" w:color="auto"/>
              </w:divBdr>
            </w:div>
            <w:div w:id="1634557848">
              <w:marLeft w:val="0"/>
              <w:marRight w:val="0"/>
              <w:marTop w:val="0"/>
              <w:marBottom w:val="0"/>
              <w:divBdr>
                <w:top w:val="none" w:sz="0" w:space="0" w:color="auto"/>
                <w:left w:val="none" w:sz="0" w:space="0" w:color="auto"/>
                <w:bottom w:val="none" w:sz="0" w:space="0" w:color="auto"/>
                <w:right w:val="none" w:sz="0" w:space="0" w:color="auto"/>
              </w:divBdr>
            </w:div>
            <w:div w:id="1638074358">
              <w:marLeft w:val="0"/>
              <w:marRight w:val="0"/>
              <w:marTop w:val="0"/>
              <w:marBottom w:val="0"/>
              <w:divBdr>
                <w:top w:val="none" w:sz="0" w:space="0" w:color="auto"/>
                <w:left w:val="none" w:sz="0" w:space="0" w:color="auto"/>
                <w:bottom w:val="none" w:sz="0" w:space="0" w:color="auto"/>
                <w:right w:val="none" w:sz="0" w:space="0" w:color="auto"/>
              </w:divBdr>
            </w:div>
            <w:div w:id="1641232873">
              <w:marLeft w:val="0"/>
              <w:marRight w:val="0"/>
              <w:marTop w:val="0"/>
              <w:marBottom w:val="0"/>
              <w:divBdr>
                <w:top w:val="none" w:sz="0" w:space="0" w:color="auto"/>
                <w:left w:val="none" w:sz="0" w:space="0" w:color="auto"/>
                <w:bottom w:val="none" w:sz="0" w:space="0" w:color="auto"/>
                <w:right w:val="none" w:sz="0" w:space="0" w:color="auto"/>
              </w:divBdr>
            </w:div>
            <w:div w:id="1642533868">
              <w:marLeft w:val="0"/>
              <w:marRight w:val="0"/>
              <w:marTop w:val="480"/>
              <w:marBottom w:val="0"/>
              <w:divBdr>
                <w:top w:val="single" w:sz="6" w:space="0" w:color="auto"/>
                <w:left w:val="single" w:sz="6" w:space="0" w:color="auto"/>
                <w:bottom w:val="single" w:sz="6" w:space="0" w:color="auto"/>
                <w:right w:val="single" w:sz="6" w:space="0" w:color="auto"/>
              </w:divBdr>
            </w:div>
            <w:div w:id="1647005542">
              <w:marLeft w:val="0"/>
              <w:marRight w:val="0"/>
              <w:marTop w:val="0"/>
              <w:marBottom w:val="0"/>
              <w:divBdr>
                <w:top w:val="none" w:sz="0" w:space="0" w:color="auto"/>
                <w:left w:val="none" w:sz="0" w:space="0" w:color="auto"/>
                <w:bottom w:val="none" w:sz="0" w:space="0" w:color="auto"/>
                <w:right w:val="none" w:sz="0" w:space="0" w:color="auto"/>
              </w:divBdr>
            </w:div>
            <w:div w:id="1648048379">
              <w:marLeft w:val="0"/>
              <w:marRight w:val="0"/>
              <w:marTop w:val="0"/>
              <w:marBottom w:val="0"/>
              <w:divBdr>
                <w:top w:val="none" w:sz="0" w:space="0" w:color="auto"/>
                <w:left w:val="none" w:sz="0" w:space="0" w:color="auto"/>
                <w:bottom w:val="none" w:sz="0" w:space="0" w:color="auto"/>
                <w:right w:val="none" w:sz="0" w:space="0" w:color="auto"/>
              </w:divBdr>
            </w:div>
            <w:div w:id="1655330153">
              <w:marLeft w:val="0"/>
              <w:marRight w:val="0"/>
              <w:marTop w:val="0"/>
              <w:marBottom w:val="0"/>
              <w:divBdr>
                <w:top w:val="none" w:sz="0" w:space="0" w:color="auto"/>
                <w:left w:val="none" w:sz="0" w:space="0" w:color="auto"/>
                <w:bottom w:val="none" w:sz="0" w:space="0" w:color="auto"/>
                <w:right w:val="none" w:sz="0" w:space="0" w:color="auto"/>
              </w:divBdr>
            </w:div>
            <w:div w:id="1655524749">
              <w:marLeft w:val="0"/>
              <w:marRight w:val="0"/>
              <w:marTop w:val="0"/>
              <w:marBottom w:val="0"/>
              <w:divBdr>
                <w:top w:val="none" w:sz="0" w:space="0" w:color="auto"/>
                <w:left w:val="none" w:sz="0" w:space="0" w:color="auto"/>
                <w:bottom w:val="none" w:sz="0" w:space="0" w:color="auto"/>
                <w:right w:val="none" w:sz="0" w:space="0" w:color="auto"/>
              </w:divBdr>
            </w:div>
            <w:div w:id="1657219687">
              <w:marLeft w:val="0"/>
              <w:marRight w:val="0"/>
              <w:marTop w:val="0"/>
              <w:marBottom w:val="0"/>
              <w:divBdr>
                <w:top w:val="none" w:sz="0" w:space="0" w:color="auto"/>
                <w:left w:val="none" w:sz="0" w:space="0" w:color="auto"/>
                <w:bottom w:val="none" w:sz="0" w:space="0" w:color="auto"/>
                <w:right w:val="none" w:sz="0" w:space="0" w:color="auto"/>
              </w:divBdr>
            </w:div>
            <w:div w:id="1658192784">
              <w:marLeft w:val="0"/>
              <w:marRight w:val="0"/>
              <w:marTop w:val="0"/>
              <w:marBottom w:val="0"/>
              <w:divBdr>
                <w:top w:val="none" w:sz="0" w:space="0" w:color="auto"/>
                <w:left w:val="none" w:sz="0" w:space="0" w:color="auto"/>
                <w:bottom w:val="none" w:sz="0" w:space="0" w:color="auto"/>
                <w:right w:val="none" w:sz="0" w:space="0" w:color="auto"/>
              </w:divBdr>
            </w:div>
            <w:div w:id="1661694060">
              <w:marLeft w:val="0"/>
              <w:marRight w:val="0"/>
              <w:marTop w:val="0"/>
              <w:marBottom w:val="0"/>
              <w:divBdr>
                <w:top w:val="none" w:sz="0" w:space="0" w:color="auto"/>
                <w:left w:val="none" w:sz="0" w:space="0" w:color="auto"/>
                <w:bottom w:val="none" w:sz="0" w:space="0" w:color="auto"/>
                <w:right w:val="none" w:sz="0" w:space="0" w:color="auto"/>
              </w:divBdr>
            </w:div>
            <w:div w:id="1667712344">
              <w:marLeft w:val="0"/>
              <w:marRight w:val="0"/>
              <w:marTop w:val="0"/>
              <w:marBottom w:val="0"/>
              <w:divBdr>
                <w:top w:val="none" w:sz="0" w:space="0" w:color="auto"/>
                <w:left w:val="none" w:sz="0" w:space="0" w:color="auto"/>
                <w:bottom w:val="none" w:sz="0" w:space="0" w:color="auto"/>
                <w:right w:val="none" w:sz="0" w:space="0" w:color="auto"/>
              </w:divBdr>
            </w:div>
            <w:div w:id="1668247836">
              <w:marLeft w:val="0"/>
              <w:marRight w:val="0"/>
              <w:marTop w:val="0"/>
              <w:marBottom w:val="0"/>
              <w:divBdr>
                <w:top w:val="none" w:sz="0" w:space="0" w:color="auto"/>
                <w:left w:val="none" w:sz="0" w:space="0" w:color="auto"/>
                <w:bottom w:val="none" w:sz="0" w:space="0" w:color="auto"/>
                <w:right w:val="none" w:sz="0" w:space="0" w:color="auto"/>
              </w:divBdr>
            </w:div>
            <w:div w:id="1668365214">
              <w:marLeft w:val="0"/>
              <w:marRight w:val="0"/>
              <w:marTop w:val="0"/>
              <w:marBottom w:val="0"/>
              <w:divBdr>
                <w:top w:val="none" w:sz="0" w:space="0" w:color="auto"/>
                <w:left w:val="none" w:sz="0" w:space="0" w:color="auto"/>
                <w:bottom w:val="none" w:sz="0" w:space="0" w:color="auto"/>
                <w:right w:val="none" w:sz="0" w:space="0" w:color="auto"/>
              </w:divBdr>
            </w:div>
            <w:div w:id="1674795658">
              <w:marLeft w:val="0"/>
              <w:marRight w:val="0"/>
              <w:marTop w:val="0"/>
              <w:marBottom w:val="0"/>
              <w:divBdr>
                <w:top w:val="none" w:sz="0" w:space="0" w:color="auto"/>
                <w:left w:val="none" w:sz="0" w:space="0" w:color="auto"/>
                <w:bottom w:val="none" w:sz="0" w:space="0" w:color="auto"/>
                <w:right w:val="none" w:sz="0" w:space="0" w:color="auto"/>
              </w:divBdr>
            </w:div>
            <w:div w:id="1681346516">
              <w:marLeft w:val="0"/>
              <w:marRight w:val="0"/>
              <w:marTop w:val="480"/>
              <w:marBottom w:val="0"/>
              <w:divBdr>
                <w:top w:val="single" w:sz="6" w:space="0" w:color="auto"/>
                <w:left w:val="single" w:sz="6" w:space="0" w:color="auto"/>
                <w:bottom w:val="single" w:sz="6" w:space="0" w:color="auto"/>
                <w:right w:val="single" w:sz="6" w:space="0" w:color="auto"/>
              </w:divBdr>
            </w:div>
            <w:div w:id="1683586784">
              <w:marLeft w:val="0"/>
              <w:marRight w:val="0"/>
              <w:marTop w:val="0"/>
              <w:marBottom w:val="0"/>
              <w:divBdr>
                <w:top w:val="none" w:sz="0" w:space="0" w:color="auto"/>
                <w:left w:val="none" w:sz="0" w:space="0" w:color="auto"/>
                <w:bottom w:val="none" w:sz="0" w:space="0" w:color="auto"/>
                <w:right w:val="none" w:sz="0" w:space="0" w:color="auto"/>
              </w:divBdr>
            </w:div>
            <w:div w:id="1683972005">
              <w:marLeft w:val="0"/>
              <w:marRight w:val="0"/>
              <w:marTop w:val="0"/>
              <w:marBottom w:val="0"/>
              <w:divBdr>
                <w:top w:val="none" w:sz="0" w:space="0" w:color="auto"/>
                <w:left w:val="none" w:sz="0" w:space="0" w:color="auto"/>
                <w:bottom w:val="none" w:sz="0" w:space="0" w:color="auto"/>
                <w:right w:val="none" w:sz="0" w:space="0" w:color="auto"/>
              </w:divBdr>
            </w:div>
            <w:div w:id="1684359513">
              <w:marLeft w:val="0"/>
              <w:marRight w:val="0"/>
              <w:marTop w:val="0"/>
              <w:marBottom w:val="0"/>
              <w:divBdr>
                <w:top w:val="none" w:sz="0" w:space="0" w:color="auto"/>
                <w:left w:val="none" w:sz="0" w:space="0" w:color="auto"/>
                <w:bottom w:val="none" w:sz="0" w:space="0" w:color="auto"/>
                <w:right w:val="none" w:sz="0" w:space="0" w:color="auto"/>
              </w:divBdr>
            </w:div>
            <w:div w:id="1686202376">
              <w:marLeft w:val="0"/>
              <w:marRight w:val="0"/>
              <w:marTop w:val="0"/>
              <w:marBottom w:val="0"/>
              <w:divBdr>
                <w:top w:val="none" w:sz="0" w:space="0" w:color="auto"/>
                <w:left w:val="none" w:sz="0" w:space="0" w:color="auto"/>
                <w:bottom w:val="none" w:sz="0" w:space="0" w:color="auto"/>
                <w:right w:val="none" w:sz="0" w:space="0" w:color="auto"/>
              </w:divBdr>
            </w:div>
            <w:div w:id="1698579712">
              <w:marLeft w:val="0"/>
              <w:marRight w:val="0"/>
              <w:marTop w:val="0"/>
              <w:marBottom w:val="0"/>
              <w:divBdr>
                <w:top w:val="none" w:sz="0" w:space="0" w:color="auto"/>
                <w:left w:val="none" w:sz="0" w:space="0" w:color="auto"/>
                <w:bottom w:val="none" w:sz="0" w:space="0" w:color="auto"/>
                <w:right w:val="none" w:sz="0" w:space="0" w:color="auto"/>
              </w:divBdr>
            </w:div>
            <w:div w:id="1706515249">
              <w:marLeft w:val="0"/>
              <w:marRight w:val="0"/>
              <w:marTop w:val="0"/>
              <w:marBottom w:val="0"/>
              <w:divBdr>
                <w:top w:val="none" w:sz="0" w:space="0" w:color="auto"/>
                <w:left w:val="none" w:sz="0" w:space="0" w:color="auto"/>
                <w:bottom w:val="none" w:sz="0" w:space="0" w:color="auto"/>
                <w:right w:val="none" w:sz="0" w:space="0" w:color="auto"/>
              </w:divBdr>
            </w:div>
            <w:div w:id="1707439982">
              <w:marLeft w:val="0"/>
              <w:marRight w:val="0"/>
              <w:marTop w:val="0"/>
              <w:marBottom w:val="0"/>
              <w:divBdr>
                <w:top w:val="none" w:sz="0" w:space="0" w:color="auto"/>
                <w:left w:val="none" w:sz="0" w:space="0" w:color="auto"/>
                <w:bottom w:val="none" w:sz="0" w:space="0" w:color="auto"/>
                <w:right w:val="none" w:sz="0" w:space="0" w:color="auto"/>
              </w:divBdr>
            </w:div>
            <w:div w:id="1707680168">
              <w:marLeft w:val="0"/>
              <w:marRight w:val="0"/>
              <w:marTop w:val="0"/>
              <w:marBottom w:val="0"/>
              <w:divBdr>
                <w:top w:val="none" w:sz="0" w:space="0" w:color="auto"/>
                <w:left w:val="none" w:sz="0" w:space="0" w:color="auto"/>
                <w:bottom w:val="none" w:sz="0" w:space="0" w:color="auto"/>
                <w:right w:val="none" w:sz="0" w:space="0" w:color="auto"/>
              </w:divBdr>
            </w:div>
            <w:div w:id="1716270957">
              <w:marLeft w:val="0"/>
              <w:marRight w:val="0"/>
              <w:marTop w:val="0"/>
              <w:marBottom w:val="0"/>
              <w:divBdr>
                <w:top w:val="none" w:sz="0" w:space="0" w:color="auto"/>
                <w:left w:val="none" w:sz="0" w:space="0" w:color="auto"/>
                <w:bottom w:val="none" w:sz="0" w:space="0" w:color="auto"/>
                <w:right w:val="none" w:sz="0" w:space="0" w:color="auto"/>
              </w:divBdr>
            </w:div>
            <w:div w:id="1717126176">
              <w:marLeft w:val="0"/>
              <w:marRight w:val="0"/>
              <w:marTop w:val="0"/>
              <w:marBottom w:val="0"/>
              <w:divBdr>
                <w:top w:val="none" w:sz="0" w:space="0" w:color="auto"/>
                <w:left w:val="none" w:sz="0" w:space="0" w:color="auto"/>
                <w:bottom w:val="none" w:sz="0" w:space="0" w:color="auto"/>
                <w:right w:val="none" w:sz="0" w:space="0" w:color="auto"/>
              </w:divBdr>
            </w:div>
            <w:div w:id="1718622366">
              <w:marLeft w:val="0"/>
              <w:marRight w:val="0"/>
              <w:marTop w:val="0"/>
              <w:marBottom w:val="0"/>
              <w:divBdr>
                <w:top w:val="none" w:sz="0" w:space="0" w:color="auto"/>
                <w:left w:val="none" w:sz="0" w:space="0" w:color="auto"/>
                <w:bottom w:val="none" w:sz="0" w:space="0" w:color="auto"/>
                <w:right w:val="none" w:sz="0" w:space="0" w:color="auto"/>
              </w:divBdr>
            </w:div>
            <w:div w:id="1719670598">
              <w:marLeft w:val="0"/>
              <w:marRight w:val="0"/>
              <w:marTop w:val="0"/>
              <w:marBottom w:val="0"/>
              <w:divBdr>
                <w:top w:val="none" w:sz="0" w:space="0" w:color="auto"/>
                <w:left w:val="none" w:sz="0" w:space="0" w:color="auto"/>
                <w:bottom w:val="none" w:sz="0" w:space="0" w:color="auto"/>
                <w:right w:val="none" w:sz="0" w:space="0" w:color="auto"/>
              </w:divBdr>
            </w:div>
            <w:div w:id="1720124691">
              <w:marLeft w:val="0"/>
              <w:marRight w:val="0"/>
              <w:marTop w:val="0"/>
              <w:marBottom w:val="0"/>
              <w:divBdr>
                <w:top w:val="none" w:sz="0" w:space="0" w:color="auto"/>
                <w:left w:val="none" w:sz="0" w:space="0" w:color="auto"/>
                <w:bottom w:val="none" w:sz="0" w:space="0" w:color="auto"/>
                <w:right w:val="none" w:sz="0" w:space="0" w:color="auto"/>
              </w:divBdr>
            </w:div>
            <w:div w:id="1720861528">
              <w:marLeft w:val="0"/>
              <w:marRight w:val="0"/>
              <w:marTop w:val="0"/>
              <w:marBottom w:val="0"/>
              <w:divBdr>
                <w:top w:val="none" w:sz="0" w:space="0" w:color="auto"/>
                <w:left w:val="none" w:sz="0" w:space="0" w:color="auto"/>
                <w:bottom w:val="none" w:sz="0" w:space="0" w:color="auto"/>
                <w:right w:val="none" w:sz="0" w:space="0" w:color="auto"/>
              </w:divBdr>
            </w:div>
            <w:div w:id="1723403886">
              <w:marLeft w:val="0"/>
              <w:marRight w:val="0"/>
              <w:marTop w:val="0"/>
              <w:marBottom w:val="0"/>
              <w:divBdr>
                <w:top w:val="none" w:sz="0" w:space="0" w:color="auto"/>
                <w:left w:val="none" w:sz="0" w:space="0" w:color="auto"/>
                <w:bottom w:val="none" w:sz="0" w:space="0" w:color="auto"/>
                <w:right w:val="none" w:sz="0" w:space="0" w:color="auto"/>
              </w:divBdr>
            </w:div>
            <w:div w:id="1726493129">
              <w:marLeft w:val="0"/>
              <w:marRight w:val="0"/>
              <w:marTop w:val="0"/>
              <w:marBottom w:val="0"/>
              <w:divBdr>
                <w:top w:val="none" w:sz="0" w:space="0" w:color="auto"/>
                <w:left w:val="none" w:sz="0" w:space="0" w:color="auto"/>
                <w:bottom w:val="none" w:sz="0" w:space="0" w:color="auto"/>
                <w:right w:val="none" w:sz="0" w:space="0" w:color="auto"/>
              </w:divBdr>
            </w:div>
            <w:div w:id="1727531230">
              <w:marLeft w:val="0"/>
              <w:marRight w:val="0"/>
              <w:marTop w:val="0"/>
              <w:marBottom w:val="0"/>
              <w:divBdr>
                <w:top w:val="none" w:sz="0" w:space="0" w:color="auto"/>
                <w:left w:val="none" w:sz="0" w:space="0" w:color="auto"/>
                <w:bottom w:val="none" w:sz="0" w:space="0" w:color="auto"/>
                <w:right w:val="none" w:sz="0" w:space="0" w:color="auto"/>
              </w:divBdr>
            </w:div>
            <w:div w:id="1735272061">
              <w:marLeft w:val="0"/>
              <w:marRight w:val="0"/>
              <w:marTop w:val="0"/>
              <w:marBottom w:val="0"/>
              <w:divBdr>
                <w:top w:val="none" w:sz="0" w:space="0" w:color="auto"/>
                <w:left w:val="none" w:sz="0" w:space="0" w:color="auto"/>
                <w:bottom w:val="none" w:sz="0" w:space="0" w:color="auto"/>
                <w:right w:val="none" w:sz="0" w:space="0" w:color="auto"/>
              </w:divBdr>
            </w:div>
            <w:div w:id="1735274323">
              <w:marLeft w:val="0"/>
              <w:marRight w:val="0"/>
              <w:marTop w:val="480"/>
              <w:marBottom w:val="0"/>
              <w:divBdr>
                <w:top w:val="single" w:sz="6" w:space="0" w:color="auto"/>
                <w:left w:val="single" w:sz="6" w:space="0" w:color="auto"/>
                <w:bottom w:val="single" w:sz="6" w:space="0" w:color="auto"/>
                <w:right w:val="single" w:sz="6" w:space="0" w:color="auto"/>
              </w:divBdr>
            </w:div>
            <w:div w:id="1735812409">
              <w:marLeft w:val="0"/>
              <w:marRight w:val="0"/>
              <w:marTop w:val="0"/>
              <w:marBottom w:val="0"/>
              <w:divBdr>
                <w:top w:val="none" w:sz="0" w:space="0" w:color="auto"/>
                <w:left w:val="none" w:sz="0" w:space="0" w:color="auto"/>
                <w:bottom w:val="none" w:sz="0" w:space="0" w:color="auto"/>
                <w:right w:val="none" w:sz="0" w:space="0" w:color="auto"/>
              </w:divBdr>
            </w:div>
            <w:div w:id="1736121060">
              <w:marLeft w:val="0"/>
              <w:marRight w:val="0"/>
              <w:marTop w:val="480"/>
              <w:marBottom w:val="0"/>
              <w:divBdr>
                <w:top w:val="single" w:sz="6" w:space="0" w:color="auto"/>
                <w:left w:val="single" w:sz="6" w:space="0" w:color="auto"/>
                <w:bottom w:val="single" w:sz="6" w:space="0" w:color="auto"/>
                <w:right w:val="single" w:sz="6" w:space="0" w:color="auto"/>
              </w:divBdr>
            </w:div>
            <w:div w:id="1738242191">
              <w:marLeft w:val="0"/>
              <w:marRight w:val="0"/>
              <w:marTop w:val="0"/>
              <w:marBottom w:val="0"/>
              <w:divBdr>
                <w:top w:val="none" w:sz="0" w:space="0" w:color="auto"/>
                <w:left w:val="none" w:sz="0" w:space="0" w:color="auto"/>
                <w:bottom w:val="none" w:sz="0" w:space="0" w:color="auto"/>
                <w:right w:val="none" w:sz="0" w:space="0" w:color="auto"/>
              </w:divBdr>
            </w:div>
            <w:div w:id="1741364263">
              <w:marLeft w:val="0"/>
              <w:marRight w:val="0"/>
              <w:marTop w:val="0"/>
              <w:marBottom w:val="0"/>
              <w:divBdr>
                <w:top w:val="none" w:sz="0" w:space="0" w:color="auto"/>
                <w:left w:val="none" w:sz="0" w:space="0" w:color="auto"/>
                <w:bottom w:val="none" w:sz="0" w:space="0" w:color="auto"/>
                <w:right w:val="none" w:sz="0" w:space="0" w:color="auto"/>
              </w:divBdr>
            </w:div>
            <w:div w:id="1742363703">
              <w:marLeft w:val="0"/>
              <w:marRight w:val="0"/>
              <w:marTop w:val="0"/>
              <w:marBottom w:val="0"/>
              <w:divBdr>
                <w:top w:val="none" w:sz="0" w:space="0" w:color="auto"/>
                <w:left w:val="none" w:sz="0" w:space="0" w:color="auto"/>
                <w:bottom w:val="none" w:sz="0" w:space="0" w:color="auto"/>
                <w:right w:val="none" w:sz="0" w:space="0" w:color="auto"/>
              </w:divBdr>
            </w:div>
            <w:div w:id="1749157182">
              <w:marLeft w:val="0"/>
              <w:marRight w:val="0"/>
              <w:marTop w:val="480"/>
              <w:marBottom w:val="0"/>
              <w:divBdr>
                <w:top w:val="single" w:sz="6" w:space="0" w:color="auto"/>
                <w:left w:val="single" w:sz="6" w:space="0" w:color="auto"/>
                <w:bottom w:val="single" w:sz="6" w:space="0" w:color="auto"/>
                <w:right w:val="single" w:sz="6" w:space="0" w:color="auto"/>
              </w:divBdr>
            </w:div>
            <w:div w:id="1750729925">
              <w:marLeft w:val="0"/>
              <w:marRight w:val="0"/>
              <w:marTop w:val="0"/>
              <w:marBottom w:val="0"/>
              <w:divBdr>
                <w:top w:val="none" w:sz="0" w:space="0" w:color="auto"/>
                <w:left w:val="none" w:sz="0" w:space="0" w:color="auto"/>
                <w:bottom w:val="none" w:sz="0" w:space="0" w:color="auto"/>
                <w:right w:val="none" w:sz="0" w:space="0" w:color="auto"/>
              </w:divBdr>
            </w:div>
            <w:div w:id="1757552182">
              <w:marLeft w:val="0"/>
              <w:marRight w:val="0"/>
              <w:marTop w:val="0"/>
              <w:marBottom w:val="0"/>
              <w:divBdr>
                <w:top w:val="none" w:sz="0" w:space="0" w:color="auto"/>
                <w:left w:val="none" w:sz="0" w:space="0" w:color="auto"/>
                <w:bottom w:val="none" w:sz="0" w:space="0" w:color="auto"/>
                <w:right w:val="none" w:sz="0" w:space="0" w:color="auto"/>
              </w:divBdr>
            </w:div>
            <w:div w:id="1761832965">
              <w:marLeft w:val="0"/>
              <w:marRight w:val="0"/>
              <w:marTop w:val="480"/>
              <w:marBottom w:val="0"/>
              <w:divBdr>
                <w:top w:val="single" w:sz="6" w:space="0" w:color="auto"/>
                <w:left w:val="single" w:sz="6" w:space="0" w:color="auto"/>
                <w:bottom w:val="single" w:sz="6" w:space="0" w:color="auto"/>
                <w:right w:val="single" w:sz="6" w:space="0" w:color="auto"/>
              </w:divBdr>
            </w:div>
            <w:div w:id="1764060016">
              <w:marLeft w:val="0"/>
              <w:marRight w:val="0"/>
              <w:marTop w:val="0"/>
              <w:marBottom w:val="0"/>
              <w:divBdr>
                <w:top w:val="none" w:sz="0" w:space="0" w:color="auto"/>
                <w:left w:val="none" w:sz="0" w:space="0" w:color="auto"/>
                <w:bottom w:val="none" w:sz="0" w:space="0" w:color="auto"/>
                <w:right w:val="none" w:sz="0" w:space="0" w:color="auto"/>
              </w:divBdr>
            </w:div>
            <w:div w:id="1768040032">
              <w:marLeft w:val="0"/>
              <w:marRight w:val="0"/>
              <w:marTop w:val="0"/>
              <w:marBottom w:val="0"/>
              <w:divBdr>
                <w:top w:val="none" w:sz="0" w:space="0" w:color="auto"/>
                <w:left w:val="none" w:sz="0" w:space="0" w:color="auto"/>
                <w:bottom w:val="none" w:sz="0" w:space="0" w:color="auto"/>
                <w:right w:val="none" w:sz="0" w:space="0" w:color="auto"/>
              </w:divBdr>
            </w:div>
            <w:div w:id="1771462266">
              <w:marLeft w:val="0"/>
              <w:marRight w:val="0"/>
              <w:marTop w:val="0"/>
              <w:marBottom w:val="0"/>
              <w:divBdr>
                <w:top w:val="none" w:sz="0" w:space="0" w:color="auto"/>
                <w:left w:val="none" w:sz="0" w:space="0" w:color="auto"/>
                <w:bottom w:val="none" w:sz="0" w:space="0" w:color="auto"/>
                <w:right w:val="none" w:sz="0" w:space="0" w:color="auto"/>
              </w:divBdr>
            </w:div>
            <w:div w:id="1773895494">
              <w:marLeft w:val="0"/>
              <w:marRight w:val="0"/>
              <w:marTop w:val="0"/>
              <w:marBottom w:val="0"/>
              <w:divBdr>
                <w:top w:val="none" w:sz="0" w:space="0" w:color="auto"/>
                <w:left w:val="none" w:sz="0" w:space="0" w:color="auto"/>
                <w:bottom w:val="none" w:sz="0" w:space="0" w:color="auto"/>
                <w:right w:val="none" w:sz="0" w:space="0" w:color="auto"/>
              </w:divBdr>
            </w:div>
            <w:div w:id="1776055227">
              <w:marLeft w:val="0"/>
              <w:marRight w:val="0"/>
              <w:marTop w:val="0"/>
              <w:marBottom w:val="0"/>
              <w:divBdr>
                <w:top w:val="none" w:sz="0" w:space="0" w:color="auto"/>
                <w:left w:val="none" w:sz="0" w:space="0" w:color="auto"/>
                <w:bottom w:val="none" w:sz="0" w:space="0" w:color="auto"/>
                <w:right w:val="none" w:sz="0" w:space="0" w:color="auto"/>
              </w:divBdr>
            </w:div>
            <w:div w:id="1782138808">
              <w:marLeft w:val="0"/>
              <w:marRight w:val="0"/>
              <w:marTop w:val="0"/>
              <w:marBottom w:val="0"/>
              <w:divBdr>
                <w:top w:val="none" w:sz="0" w:space="0" w:color="auto"/>
                <w:left w:val="none" w:sz="0" w:space="0" w:color="auto"/>
                <w:bottom w:val="none" w:sz="0" w:space="0" w:color="auto"/>
                <w:right w:val="none" w:sz="0" w:space="0" w:color="auto"/>
              </w:divBdr>
            </w:div>
            <w:div w:id="1782607687">
              <w:marLeft w:val="0"/>
              <w:marRight w:val="0"/>
              <w:marTop w:val="480"/>
              <w:marBottom w:val="0"/>
              <w:divBdr>
                <w:top w:val="single" w:sz="6" w:space="0" w:color="auto"/>
                <w:left w:val="single" w:sz="6" w:space="0" w:color="auto"/>
                <w:bottom w:val="single" w:sz="6" w:space="0" w:color="auto"/>
                <w:right w:val="single" w:sz="6" w:space="0" w:color="auto"/>
              </w:divBdr>
            </w:div>
            <w:div w:id="1783844629">
              <w:marLeft w:val="0"/>
              <w:marRight w:val="0"/>
              <w:marTop w:val="0"/>
              <w:marBottom w:val="0"/>
              <w:divBdr>
                <w:top w:val="none" w:sz="0" w:space="0" w:color="auto"/>
                <w:left w:val="none" w:sz="0" w:space="0" w:color="auto"/>
                <w:bottom w:val="none" w:sz="0" w:space="0" w:color="auto"/>
                <w:right w:val="none" w:sz="0" w:space="0" w:color="auto"/>
              </w:divBdr>
            </w:div>
            <w:div w:id="1786997313">
              <w:marLeft w:val="0"/>
              <w:marRight w:val="0"/>
              <w:marTop w:val="0"/>
              <w:marBottom w:val="0"/>
              <w:divBdr>
                <w:top w:val="none" w:sz="0" w:space="0" w:color="auto"/>
                <w:left w:val="none" w:sz="0" w:space="0" w:color="auto"/>
                <w:bottom w:val="none" w:sz="0" w:space="0" w:color="auto"/>
                <w:right w:val="none" w:sz="0" w:space="0" w:color="auto"/>
              </w:divBdr>
            </w:div>
            <w:div w:id="1789347954">
              <w:marLeft w:val="0"/>
              <w:marRight w:val="0"/>
              <w:marTop w:val="480"/>
              <w:marBottom w:val="0"/>
              <w:divBdr>
                <w:top w:val="single" w:sz="6" w:space="0" w:color="auto"/>
                <w:left w:val="single" w:sz="6" w:space="0" w:color="auto"/>
                <w:bottom w:val="single" w:sz="6" w:space="0" w:color="auto"/>
                <w:right w:val="single" w:sz="6" w:space="0" w:color="auto"/>
              </w:divBdr>
            </w:div>
            <w:div w:id="1794863879">
              <w:marLeft w:val="0"/>
              <w:marRight w:val="0"/>
              <w:marTop w:val="0"/>
              <w:marBottom w:val="0"/>
              <w:divBdr>
                <w:top w:val="none" w:sz="0" w:space="0" w:color="auto"/>
                <w:left w:val="none" w:sz="0" w:space="0" w:color="auto"/>
                <w:bottom w:val="none" w:sz="0" w:space="0" w:color="auto"/>
                <w:right w:val="none" w:sz="0" w:space="0" w:color="auto"/>
              </w:divBdr>
            </w:div>
            <w:div w:id="1799452045">
              <w:marLeft w:val="0"/>
              <w:marRight w:val="0"/>
              <w:marTop w:val="0"/>
              <w:marBottom w:val="0"/>
              <w:divBdr>
                <w:top w:val="none" w:sz="0" w:space="0" w:color="auto"/>
                <w:left w:val="none" w:sz="0" w:space="0" w:color="auto"/>
                <w:bottom w:val="none" w:sz="0" w:space="0" w:color="auto"/>
                <w:right w:val="none" w:sz="0" w:space="0" w:color="auto"/>
              </w:divBdr>
            </w:div>
            <w:div w:id="1804810717">
              <w:marLeft w:val="0"/>
              <w:marRight w:val="0"/>
              <w:marTop w:val="0"/>
              <w:marBottom w:val="0"/>
              <w:divBdr>
                <w:top w:val="none" w:sz="0" w:space="0" w:color="auto"/>
                <w:left w:val="none" w:sz="0" w:space="0" w:color="auto"/>
                <w:bottom w:val="none" w:sz="0" w:space="0" w:color="auto"/>
                <w:right w:val="none" w:sz="0" w:space="0" w:color="auto"/>
              </w:divBdr>
            </w:div>
            <w:div w:id="1805001795">
              <w:marLeft w:val="0"/>
              <w:marRight w:val="0"/>
              <w:marTop w:val="0"/>
              <w:marBottom w:val="0"/>
              <w:divBdr>
                <w:top w:val="none" w:sz="0" w:space="0" w:color="auto"/>
                <w:left w:val="none" w:sz="0" w:space="0" w:color="auto"/>
                <w:bottom w:val="none" w:sz="0" w:space="0" w:color="auto"/>
                <w:right w:val="none" w:sz="0" w:space="0" w:color="auto"/>
              </w:divBdr>
            </w:div>
            <w:div w:id="1805345132">
              <w:marLeft w:val="0"/>
              <w:marRight w:val="0"/>
              <w:marTop w:val="0"/>
              <w:marBottom w:val="0"/>
              <w:divBdr>
                <w:top w:val="none" w:sz="0" w:space="0" w:color="auto"/>
                <w:left w:val="none" w:sz="0" w:space="0" w:color="auto"/>
                <w:bottom w:val="none" w:sz="0" w:space="0" w:color="auto"/>
                <w:right w:val="none" w:sz="0" w:space="0" w:color="auto"/>
              </w:divBdr>
            </w:div>
            <w:div w:id="1805855460">
              <w:marLeft w:val="0"/>
              <w:marRight w:val="0"/>
              <w:marTop w:val="0"/>
              <w:marBottom w:val="0"/>
              <w:divBdr>
                <w:top w:val="none" w:sz="0" w:space="0" w:color="auto"/>
                <w:left w:val="none" w:sz="0" w:space="0" w:color="auto"/>
                <w:bottom w:val="none" w:sz="0" w:space="0" w:color="auto"/>
                <w:right w:val="none" w:sz="0" w:space="0" w:color="auto"/>
              </w:divBdr>
            </w:div>
            <w:div w:id="1810392538">
              <w:marLeft w:val="0"/>
              <w:marRight w:val="0"/>
              <w:marTop w:val="0"/>
              <w:marBottom w:val="0"/>
              <w:divBdr>
                <w:top w:val="none" w:sz="0" w:space="0" w:color="auto"/>
                <w:left w:val="none" w:sz="0" w:space="0" w:color="auto"/>
                <w:bottom w:val="none" w:sz="0" w:space="0" w:color="auto"/>
                <w:right w:val="none" w:sz="0" w:space="0" w:color="auto"/>
              </w:divBdr>
            </w:div>
            <w:div w:id="1810711097">
              <w:marLeft w:val="0"/>
              <w:marRight w:val="0"/>
              <w:marTop w:val="480"/>
              <w:marBottom w:val="0"/>
              <w:divBdr>
                <w:top w:val="single" w:sz="6" w:space="0" w:color="auto"/>
                <w:left w:val="single" w:sz="6" w:space="0" w:color="auto"/>
                <w:bottom w:val="single" w:sz="6" w:space="0" w:color="auto"/>
                <w:right w:val="single" w:sz="6" w:space="0" w:color="auto"/>
              </w:divBdr>
            </w:div>
            <w:div w:id="1812676471">
              <w:marLeft w:val="0"/>
              <w:marRight w:val="0"/>
              <w:marTop w:val="0"/>
              <w:marBottom w:val="0"/>
              <w:divBdr>
                <w:top w:val="none" w:sz="0" w:space="0" w:color="auto"/>
                <w:left w:val="none" w:sz="0" w:space="0" w:color="auto"/>
                <w:bottom w:val="none" w:sz="0" w:space="0" w:color="auto"/>
                <w:right w:val="none" w:sz="0" w:space="0" w:color="auto"/>
              </w:divBdr>
            </w:div>
            <w:div w:id="1821266247">
              <w:marLeft w:val="0"/>
              <w:marRight w:val="0"/>
              <w:marTop w:val="0"/>
              <w:marBottom w:val="0"/>
              <w:divBdr>
                <w:top w:val="none" w:sz="0" w:space="0" w:color="auto"/>
                <w:left w:val="none" w:sz="0" w:space="0" w:color="auto"/>
                <w:bottom w:val="none" w:sz="0" w:space="0" w:color="auto"/>
                <w:right w:val="none" w:sz="0" w:space="0" w:color="auto"/>
              </w:divBdr>
            </w:div>
            <w:div w:id="1825049733">
              <w:marLeft w:val="0"/>
              <w:marRight w:val="0"/>
              <w:marTop w:val="0"/>
              <w:marBottom w:val="0"/>
              <w:divBdr>
                <w:top w:val="none" w:sz="0" w:space="0" w:color="auto"/>
                <w:left w:val="none" w:sz="0" w:space="0" w:color="auto"/>
                <w:bottom w:val="none" w:sz="0" w:space="0" w:color="auto"/>
                <w:right w:val="none" w:sz="0" w:space="0" w:color="auto"/>
              </w:divBdr>
            </w:div>
            <w:div w:id="1828470638">
              <w:marLeft w:val="0"/>
              <w:marRight w:val="0"/>
              <w:marTop w:val="0"/>
              <w:marBottom w:val="0"/>
              <w:divBdr>
                <w:top w:val="none" w:sz="0" w:space="0" w:color="auto"/>
                <w:left w:val="none" w:sz="0" w:space="0" w:color="auto"/>
                <w:bottom w:val="none" w:sz="0" w:space="0" w:color="auto"/>
                <w:right w:val="none" w:sz="0" w:space="0" w:color="auto"/>
              </w:divBdr>
            </w:div>
            <w:div w:id="1831217104">
              <w:marLeft w:val="0"/>
              <w:marRight w:val="0"/>
              <w:marTop w:val="0"/>
              <w:marBottom w:val="0"/>
              <w:divBdr>
                <w:top w:val="none" w:sz="0" w:space="0" w:color="auto"/>
                <w:left w:val="none" w:sz="0" w:space="0" w:color="auto"/>
                <w:bottom w:val="none" w:sz="0" w:space="0" w:color="auto"/>
                <w:right w:val="none" w:sz="0" w:space="0" w:color="auto"/>
              </w:divBdr>
            </w:div>
            <w:div w:id="1832208835">
              <w:marLeft w:val="0"/>
              <w:marRight w:val="0"/>
              <w:marTop w:val="0"/>
              <w:marBottom w:val="0"/>
              <w:divBdr>
                <w:top w:val="none" w:sz="0" w:space="0" w:color="auto"/>
                <w:left w:val="none" w:sz="0" w:space="0" w:color="auto"/>
                <w:bottom w:val="none" w:sz="0" w:space="0" w:color="auto"/>
                <w:right w:val="none" w:sz="0" w:space="0" w:color="auto"/>
              </w:divBdr>
            </w:div>
            <w:div w:id="1838110353">
              <w:marLeft w:val="0"/>
              <w:marRight w:val="0"/>
              <w:marTop w:val="0"/>
              <w:marBottom w:val="0"/>
              <w:divBdr>
                <w:top w:val="none" w:sz="0" w:space="0" w:color="auto"/>
                <w:left w:val="none" w:sz="0" w:space="0" w:color="auto"/>
                <w:bottom w:val="none" w:sz="0" w:space="0" w:color="auto"/>
                <w:right w:val="none" w:sz="0" w:space="0" w:color="auto"/>
              </w:divBdr>
            </w:div>
            <w:div w:id="1838223567">
              <w:marLeft w:val="0"/>
              <w:marRight w:val="0"/>
              <w:marTop w:val="0"/>
              <w:marBottom w:val="0"/>
              <w:divBdr>
                <w:top w:val="none" w:sz="0" w:space="0" w:color="auto"/>
                <w:left w:val="none" w:sz="0" w:space="0" w:color="auto"/>
                <w:bottom w:val="none" w:sz="0" w:space="0" w:color="auto"/>
                <w:right w:val="none" w:sz="0" w:space="0" w:color="auto"/>
              </w:divBdr>
            </w:div>
            <w:div w:id="1842773183">
              <w:marLeft w:val="0"/>
              <w:marRight w:val="0"/>
              <w:marTop w:val="0"/>
              <w:marBottom w:val="0"/>
              <w:divBdr>
                <w:top w:val="none" w:sz="0" w:space="0" w:color="auto"/>
                <w:left w:val="none" w:sz="0" w:space="0" w:color="auto"/>
                <w:bottom w:val="none" w:sz="0" w:space="0" w:color="auto"/>
                <w:right w:val="none" w:sz="0" w:space="0" w:color="auto"/>
              </w:divBdr>
            </w:div>
            <w:div w:id="1849369157">
              <w:marLeft w:val="0"/>
              <w:marRight w:val="0"/>
              <w:marTop w:val="0"/>
              <w:marBottom w:val="0"/>
              <w:divBdr>
                <w:top w:val="none" w:sz="0" w:space="0" w:color="auto"/>
                <w:left w:val="none" w:sz="0" w:space="0" w:color="auto"/>
                <w:bottom w:val="none" w:sz="0" w:space="0" w:color="auto"/>
                <w:right w:val="none" w:sz="0" w:space="0" w:color="auto"/>
              </w:divBdr>
            </w:div>
            <w:div w:id="1850441012">
              <w:marLeft w:val="0"/>
              <w:marRight w:val="0"/>
              <w:marTop w:val="0"/>
              <w:marBottom w:val="0"/>
              <w:divBdr>
                <w:top w:val="none" w:sz="0" w:space="0" w:color="auto"/>
                <w:left w:val="none" w:sz="0" w:space="0" w:color="auto"/>
                <w:bottom w:val="none" w:sz="0" w:space="0" w:color="auto"/>
                <w:right w:val="none" w:sz="0" w:space="0" w:color="auto"/>
              </w:divBdr>
            </w:div>
            <w:div w:id="1851673205">
              <w:marLeft w:val="0"/>
              <w:marRight w:val="0"/>
              <w:marTop w:val="0"/>
              <w:marBottom w:val="0"/>
              <w:divBdr>
                <w:top w:val="none" w:sz="0" w:space="0" w:color="auto"/>
                <w:left w:val="none" w:sz="0" w:space="0" w:color="auto"/>
                <w:bottom w:val="none" w:sz="0" w:space="0" w:color="auto"/>
                <w:right w:val="none" w:sz="0" w:space="0" w:color="auto"/>
              </w:divBdr>
            </w:div>
            <w:div w:id="1852186112">
              <w:marLeft w:val="0"/>
              <w:marRight w:val="0"/>
              <w:marTop w:val="0"/>
              <w:marBottom w:val="0"/>
              <w:divBdr>
                <w:top w:val="none" w:sz="0" w:space="0" w:color="auto"/>
                <w:left w:val="none" w:sz="0" w:space="0" w:color="auto"/>
                <w:bottom w:val="none" w:sz="0" w:space="0" w:color="auto"/>
                <w:right w:val="none" w:sz="0" w:space="0" w:color="auto"/>
              </w:divBdr>
            </w:div>
            <w:div w:id="1853840963">
              <w:marLeft w:val="0"/>
              <w:marRight w:val="0"/>
              <w:marTop w:val="0"/>
              <w:marBottom w:val="0"/>
              <w:divBdr>
                <w:top w:val="none" w:sz="0" w:space="0" w:color="auto"/>
                <w:left w:val="none" w:sz="0" w:space="0" w:color="auto"/>
                <w:bottom w:val="none" w:sz="0" w:space="0" w:color="auto"/>
                <w:right w:val="none" w:sz="0" w:space="0" w:color="auto"/>
              </w:divBdr>
            </w:div>
            <w:div w:id="1854605768">
              <w:marLeft w:val="0"/>
              <w:marRight w:val="0"/>
              <w:marTop w:val="0"/>
              <w:marBottom w:val="0"/>
              <w:divBdr>
                <w:top w:val="none" w:sz="0" w:space="0" w:color="auto"/>
                <w:left w:val="none" w:sz="0" w:space="0" w:color="auto"/>
                <w:bottom w:val="none" w:sz="0" w:space="0" w:color="auto"/>
                <w:right w:val="none" w:sz="0" w:space="0" w:color="auto"/>
              </w:divBdr>
            </w:div>
            <w:div w:id="1854683806">
              <w:marLeft w:val="0"/>
              <w:marRight w:val="0"/>
              <w:marTop w:val="0"/>
              <w:marBottom w:val="0"/>
              <w:divBdr>
                <w:top w:val="none" w:sz="0" w:space="0" w:color="auto"/>
                <w:left w:val="none" w:sz="0" w:space="0" w:color="auto"/>
                <w:bottom w:val="none" w:sz="0" w:space="0" w:color="auto"/>
                <w:right w:val="none" w:sz="0" w:space="0" w:color="auto"/>
              </w:divBdr>
            </w:div>
            <w:div w:id="1859006620">
              <w:marLeft w:val="0"/>
              <w:marRight w:val="0"/>
              <w:marTop w:val="0"/>
              <w:marBottom w:val="0"/>
              <w:divBdr>
                <w:top w:val="none" w:sz="0" w:space="0" w:color="auto"/>
                <w:left w:val="none" w:sz="0" w:space="0" w:color="auto"/>
                <w:bottom w:val="none" w:sz="0" w:space="0" w:color="auto"/>
                <w:right w:val="none" w:sz="0" w:space="0" w:color="auto"/>
              </w:divBdr>
            </w:div>
            <w:div w:id="1859007595">
              <w:marLeft w:val="0"/>
              <w:marRight w:val="0"/>
              <w:marTop w:val="0"/>
              <w:marBottom w:val="0"/>
              <w:divBdr>
                <w:top w:val="none" w:sz="0" w:space="0" w:color="auto"/>
                <w:left w:val="none" w:sz="0" w:space="0" w:color="auto"/>
                <w:bottom w:val="none" w:sz="0" w:space="0" w:color="auto"/>
                <w:right w:val="none" w:sz="0" w:space="0" w:color="auto"/>
              </w:divBdr>
            </w:div>
            <w:div w:id="1862862694">
              <w:marLeft w:val="0"/>
              <w:marRight w:val="0"/>
              <w:marTop w:val="0"/>
              <w:marBottom w:val="0"/>
              <w:divBdr>
                <w:top w:val="none" w:sz="0" w:space="0" w:color="auto"/>
                <w:left w:val="none" w:sz="0" w:space="0" w:color="auto"/>
                <w:bottom w:val="none" w:sz="0" w:space="0" w:color="auto"/>
                <w:right w:val="none" w:sz="0" w:space="0" w:color="auto"/>
              </w:divBdr>
            </w:div>
            <w:div w:id="1874227212">
              <w:marLeft w:val="0"/>
              <w:marRight w:val="0"/>
              <w:marTop w:val="0"/>
              <w:marBottom w:val="0"/>
              <w:divBdr>
                <w:top w:val="none" w:sz="0" w:space="0" w:color="auto"/>
                <w:left w:val="none" w:sz="0" w:space="0" w:color="auto"/>
                <w:bottom w:val="none" w:sz="0" w:space="0" w:color="auto"/>
                <w:right w:val="none" w:sz="0" w:space="0" w:color="auto"/>
              </w:divBdr>
            </w:div>
            <w:div w:id="1877346443">
              <w:marLeft w:val="0"/>
              <w:marRight w:val="0"/>
              <w:marTop w:val="0"/>
              <w:marBottom w:val="0"/>
              <w:divBdr>
                <w:top w:val="none" w:sz="0" w:space="0" w:color="auto"/>
                <w:left w:val="none" w:sz="0" w:space="0" w:color="auto"/>
                <w:bottom w:val="none" w:sz="0" w:space="0" w:color="auto"/>
                <w:right w:val="none" w:sz="0" w:space="0" w:color="auto"/>
              </w:divBdr>
            </w:div>
            <w:div w:id="1881477389">
              <w:marLeft w:val="0"/>
              <w:marRight w:val="0"/>
              <w:marTop w:val="0"/>
              <w:marBottom w:val="0"/>
              <w:divBdr>
                <w:top w:val="none" w:sz="0" w:space="0" w:color="auto"/>
                <w:left w:val="none" w:sz="0" w:space="0" w:color="auto"/>
                <w:bottom w:val="none" w:sz="0" w:space="0" w:color="auto"/>
                <w:right w:val="none" w:sz="0" w:space="0" w:color="auto"/>
              </w:divBdr>
            </w:div>
            <w:div w:id="1884561232">
              <w:marLeft w:val="0"/>
              <w:marRight w:val="0"/>
              <w:marTop w:val="0"/>
              <w:marBottom w:val="0"/>
              <w:divBdr>
                <w:top w:val="none" w:sz="0" w:space="0" w:color="auto"/>
                <w:left w:val="none" w:sz="0" w:space="0" w:color="auto"/>
                <w:bottom w:val="none" w:sz="0" w:space="0" w:color="auto"/>
                <w:right w:val="none" w:sz="0" w:space="0" w:color="auto"/>
              </w:divBdr>
            </w:div>
            <w:div w:id="1885865910">
              <w:marLeft w:val="0"/>
              <w:marRight w:val="0"/>
              <w:marTop w:val="0"/>
              <w:marBottom w:val="0"/>
              <w:divBdr>
                <w:top w:val="none" w:sz="0" w:space="0" w:color="auto"/>
                <w:left w:val="none" w:sz="0" w:space="0" w:color="auto"/>
                <w:bottom w:val="none" w:sz="0" w:space="0" w:color="auto"/>
                <w:right w:val="none" w:sz="0" w:space="0" w:color="auto"/>
              </w:divBdr>
            </w:div>
            <w:div w:id="1886334090">
              <w:marLeft w:val="0"/>
              <w:marRight w:val="0"/>
              <w:marTop w:val="0"/>
              <w:marBottom w:val="0"/>
              <w:divBdr>
                <w:top w:val="none" w:sz="0" w:space="0" w:color="auto"/>
                <w:left w:val="none" w:sz="0" w:space="0" w:color="auto"/>
                <w:bottom w:val="none" w:sz="0" w:space="0" w:color="auto"/>
                <w:right w:val="none" w:sz="0" w:space="0" w:color="auto"/>
              </w:divBdr>
            </w:div>
            <w:div w:id="1889755590">
              <w:marLeft w:val="0"/>
              <w:marRight w:val="0"/>
              <w:marTop w:val="0"/>
              <w:marBottom w:val="0"/>
              <w:divBdr>
                <w:top w:val="none" w:sz="0" w:space="0" w:color="auto"/>
                <w:left w:val="none" w:sz="0" w:space="0" w:color="auto"/>
                <w:bottom w:val="none" w:sz="0" w:space="0" w:color="auto"/>
                <w:right w:val="none" w:sz="0" w:space="0" w:color="auto"/>
              </w:divBdr>
            </w:div>
            <w:div w:id="1889797857">
              <w:marLeft w:val="0"/>
              <w:marRight w:val="0"/>
              <w:marTop w:val="0"/>
              <w:marBottom w:val="0"/>
              <w:divBdr>
                <w:top w:val="none" w:sz="0" w:space="0" w:color="auto"/>
                <w:left w:val="none" w:sz="0" w:space="0" w:color="auto"/>
                <w:bottom w:val="none" w:sz="0" w:space="0" w:color="auto"/>
                <w:right w:val="none" w:sz="0" w:space="0" w:color="auto"/>
              </w:divBdr>
            </w:div>
            <w:div w:id="1897353300">
              <w:marLeft w:val="0"/>
              <w:marRight w:val="0"/>
              <w:marTop w:val="0"/>
              <w:marBottom w:val="0"/>
              <w:divBdr>
                <w:top w:val="none" w:sz="0" w:space="0" w:color="auto"/>
                <w:left w:val="none" w:sz="0" w:space="0" w:color="auto"/>
                <w:bottom w:val="none" w:sz="0" w:space="0" w:color="auto"/>
                <w:right w:val="none" w:sz="0" w:space="0" w:color="auto"/>
              </w:divBdr>
            </w:div>
            <w:div w:id="1897819170">
              <w:marLeft w:val="0"/>
              <w:marRight w:val="0"/>
              <w:marTop w:val="0"/>
              <w:marBottom w:val="0"/>
              <w:divBdr>
                <w:top w:val="none" w:sz="0" w:space="0" w:color="auto"/>
                <w:left w:val="none" w:sz="0" w:space="0" w:color="auto"/>
                <w:bottom w:val="none" w:sz="0" w:space="0" w:color="auto"/>
                <w:right w:val="none" w:sz="0" w:space="0" w:color="auto"/>
              </w:divBdr>
            </w:div>
            <w:div w:id="1900748796">
              <w:marLeft w:val="0"/>
              <w:marRight w:val="0"/>
              <w:marTop w:val="0"/>
              <w:marBottom w:val="0"/>
              <w:divBdr>
                <w:top w:val="none" w:sz="0" w:space="0" w:color="auto"/>
                <w:left w:val="none" w:sz="0" w:space="0" w:color="auto"/>
                <w:bottom w:val="none" w:sz="0" w:space="0" w:color="auto"/>
                <w:right w:val="none" w:sz="0" w:space="0" w:color="auto"/>
              </w:divBdr>
            </w:div>
            <w:div w:id="1908801812">
              <w:marLeft w:val="0"/>
              <w:marRight w:val="0"/>
              <w:marTop w:val="0"/>
              <w:marBottom w:val="0"/>
              <w:divBdr>
                <w:top w:val="none" w:sz="0" w:space="0" w:color="auto"/>
                <w:left w:val="none" w:sz="0" w:space="0" w:color="auto"/>
                <w:bottom w:val="none" w:sz="0" w:space="0" w:color="auto"/>
                <w:right w:val="none" w:sz="0" w:space="0" w:color="auto"/>
              </w:divBdr>
            </w:div>
            <w:div w:id="1911573773">
              <w:marLeft w:val="0"/>
              <w:marRight w:val="0"/>
              <w:marTop w:val="0"/>
              <w:marBottom w:val="0"/>
              <w:divBdr>
                <w:top w:val="none" w:sz="0" w:space="0" w:color="auto"/>
                <w:left w:val="none" w:sz="0" w:space="0" w:color="auto"/>
                <w:bottom w:val="none" w:sz="0" w:space="0" w:color="auto"/>
                <w:right w:val="none" w:sz="0" w:space="0" w:color="auto"/>
              </w:divBdr>
            </w:div>
            <w:div w:id="1911579036">
              <w:marLeft w:val="0"/>
              <w:marRight w:val="0"/>
              <w:marTop w:val="0"/>
              <w:marBottom w:val="0"/>
              <w:divBdr>
                <w:top w:val="none" w:sz="0" w:space="0" w:color="auto"/>
                <w:left w:val="none" w:sz="0" w:space="0" w:color="auto"/>
                <w:bottom w:val="none" w:sz="0" w:space="0" w:color="auto"/>
                <w:right w:val="none" w:sz="0" w:space="0" w:color="auto"/>
              </w:divBdr>
            </w:div>
            <w:div w:id="1912154252">
              <w:marLeft w:val="0"/>
              <w:marRight w:val="0"/>
              <w:marTop w:val="0"/>
              <w:marBottom w:val="0"/>
              <w:divBdr>
                <w:top w:val="none" w:sz="0" w:space="0" w:color="auto"/>
                <w:left w:val="none" w:sz="0" w:space="0" w:color="auto"/>
                <w:bottom w:val="none" w:sz="0" w:space="0" w:color="auto"/>
                <w:right w:val="none" w:sz="0" w:space="0" w:color="auto"/>
              </w:divBdr>
            </w:div>
            <w:div w:id="1912806275">
              <w:marLeft w:val="0"/>
              <w:marRight w:val="0"/>
              <w:marTop w:val="0"/>
              <w:marBottom w:val="0"/>
              <w:divBdr>
                <w:top w:val="none" w:sz="0" w:space="0" w:color="auto"/>
                <w:left w:val="none" w:sz="0" w:space="0" w:color="auto"/>
                <w:bottom w:val="none" w:sz="0" w:space="0" w:color="auto"/>
                <w:right w:val="none" w:sz="0" w:space="0" w:color="auto"/>
              </w:divBdr>
            </w:div>
            <w:div w:id="1913585945">
              <w:marLeft w:val="0"/>
              <w:marRight w:val="0"/>
              <w:marTop w:val="0"/>
              <w:marBottom w:val="0"/>
              <w:divBdr>
                <w:top w:val="none" w:sz="0" w:space="0" w:color="auto"/>
                <w:left w:val="none" w:sz="0" w:space="0" w:color="auto"/>
                <w:bottom w:val="none" w:sz="0" w:space="0" w:color="auto"/>
                <w:right w:val="none" w:sz="0" w:space="0" w:color="auto"/>
              </w:divBdr>
            </w:div>
            <w:div w:id="1915316700">
              <w:marLeft w:val="0"/>
              <w:marRight w:val="0"/>
              <w:marTop w:val="0"/>
              <w:marBottom w:val="0"/>
              <w:divBdr>
                <w:top w:val="none" w:sz="0" w:space="0" w:color="auto"/>
                <w:left w:val="none" w:sz="0" w:space="0" w:color="auto"/>
                <w:bottom w:val="none" w:sz="0" w:space="0" w:color="auto"/>
                <w:right w:val="none" w:sz="0" w:space="0" w:color="auto"/>
              </w:divBdr>
            </w:div>
            <w:div w:id="1915897845">
              <w:marLeft w:val="0"/>
              <w:marRight w:val="0"/>
              <w:marTop w:val="0"/>
              <w:marBottom w:val="0"/>
              <w:divBdr>
                <w:top w:val="none" w:sz="0" w:space="0" w:color="auto"/>
                <w:left w:val="none" w:sz="0" w:space="0" w:color="auto"/>
                <w:bottom w:val="none" w:sz="0" w:space="0" w:color="auto"/>
                <w:right w:val="none" w:sz="0" w:space="0" w:color="auto"/>
              </w:divBdr>
            </w:div>
            <w:div w:id="1919484501">
              <w:marLeft w:val="0"/>
              <w:marRight w:val="0"/>
              <w:marTop w:val="0"/>
              <w:marBottom w:val="0"/>
              <w:divBdr>
                <w:top w:val="none" w:sz="0" w:space="0" w:color="auto"/>
                <w:left w:val="none" w:sz="0" w:space="0" w:color="auto"/>
                <w:bottom w:val="none" w:sz="0" w:space="0" w:color="auto"/>
                <w:right w:val="none" w:sz="0" w:space="0" w:color="auto"/>
              </w:divBdr>
            </w:div>
            <w:div w:id="1922399990">
              <w:marLeft w:val="0"/>
              <w:marRight w:val="0"/>
              <w:marTop w:val="0"/>
              <w:marBottom w:val="0"/>
              <w:divBdr>
                <w:top w:val="none" w:sz="0" w:space="0" w:color="auto"/>
                <w:left w:val="none" w:sz="0" w:space="0" w:color="auto"/>
                <w:bottom w:val="none" w:sz="0" w:space="0" w:color="auto"/>
                <w:right w:val="none" w:sz="0" w:space="0" w:color="auto"/>
              </w:divBdr>
            </w:div>
            <w:div w:id="1922518837">
              <w:marLeft w:val="0"/>
              <w:marRight w:val="0"/>
              <w:marTop w:val="0"/>
              <w:marBottom w:val="0"/>
              <w:divBdr>
                <w:top w:val="none" w:sz="0" w:space="0" w:color="auto"/>
                <w:left w:val="none" w:sz="0" w:space="0" w:color="auto"/>
                <w:bottom w:val="none" w:sz="0" w:space="0" w:color="auto"/>
                <w:right w:val="none" w:sz="0" w:space="0" w:color="auto"/>
              </w:divBdr>
            </w:div>
            <w:div w:id="1924022729">
              <w:marLeft w:val="0"/>
              <w:marRight w:val="0"/>
              <w:marTop w:val="0"/>
              <w:marBottom w:val="0"/>
              <w:divBdr>
                <w:top w:val="none" w:sz="0" w:space="0" w:color="auto"/>
                <w:left w:val="none" w:sz="0" w:space="0" w:color="auto"/>
                <w:bottom w:val="none" w:sz="0" w:space="0" w:color="auto"/>
                <w:right w:val="none" w:sz="0" w:space="0" w:color="auto"/>
              </w:divBdr>
            </w:div>
            <w:div w:id="1924293926">
              <w:marLeft w:val="0"/>
              <w:marRight w:val="0"/>
              <w:marTop w:val="0"/>
              <w:marBottom w:val="0"/>
              <w:divBdr>
                <w:top w:val="none" w:sz="0" w:space="0" w:color="auto"/>
                <w:left w:val="none" w:sz="0" w:space="0" w:color="auto"/>
                <w:bottom w:val="none" w:sz="0" w:space="0" w:color="auto"/>
                <w:right w:val="none" w:sz="0" w:space="0" w:color="auto"/>
              </w:divBdr>
            </w:div>
            <w:div w:id="1926456197">
              <w:marLeft w:val="0"/>
              <w:marRight w:val="0"/>
              <w:marTop w:val="0"/>
              <w:marBottom w:val="0"/>
              <w:divBdr>
                <w:top w:val="none" w:sz="0" w:space="0" w:color="auto"/>
                <w:left w:val="none" w:sz="0" w:space="0" w:color="auto"/>
                <w:bottom w:val="none" w:sz="0" w:space="0" w:color="auto"/>
                <w:right w:val="none" w:sz="0" w:space="0" w:color="auto"/>
              </w:divBdr>
            </w:div>
            <w:div w:id="1930263563">
              <w:marLeft w:val="0"/>
              <w:marRight w:val="0"/>
              <w:marTop w:val="0"/>
              <w:marBottom w:val="0"/>
              <w:divBdr>
                <w:top w:val="none" w:sz="0" w:space="0" w:color="auto"/>
                <w:left w:val="none" w:sz="0" w:space="0" w:color="auto"/>
                <w:bottom w:val="none" w:sz="0" w:space="0" w:color="auto"/>
                <w:right w:val="none" w:sz="0" w:space="0" w:color="auto"/>
              </w:divBdr>
            </w:div>
            <w:div w:id="1930887855">
              <w:marLeft w:val="0"/>
              <w:marRight w:val="0"/>
              <w:marTop w:val="0"/>
              <w:marBottom w:val="0"/>
              <w:divBdr>
                <w:top w:val="none" w:sz="0" w:space="0" w:color="auto"/>
                <w:left w:val="none" w:sz="0" w:space="0" w:color="auto"/>
                <w:bottom w:val="none" w:sz="0" w:space="0" w:color="auto"/>
                <w:right w:val="none" w:sz="0" w:space="0" w:color="auto"/>
              </w:divBdr>
            </w:div>
            <w:div w:id="1930964187">
              <w:marLeft w:val="0"/>
              <w:marRight w:val="0"/>
              <w:marTop w:val="0"/>
              <w:marBottom w:val="0"/>
              <w:divBdr>
                <w:top w:val="none" w:sz="0" w:space="0" w:color="auto"/>
                <w:left w:val="none" w:sz="0" w:space="0" w:color="auto"/>
                <w:bottom w:val="none" w:sz="0" w:space="0" w:color="auto"/>
                <w:right w:val="none" w:sz="0" w:space="0" w:color="auto"/>
              </w:divBdr>
            </w:div>
            <w:div w:id="1935749990">
              <w:marLeft w:val="0"/>
              <w:marRight w:val="0"/>
              <w:marTop w:val="0"/>
              <w:marBottom w:val="0"/>
              <w:divBdr>
                <w:top w:val="none" w:sz="0" w:space="0" w:color="auto"/>
                <w:left w:val="none" w:sz="0" w:space="0" w:color="auto"/>
                <w:bottom w:val="none" w:sz="0" w:space="0" w:color="auto"/>
                <w:right w:val="none" w:sz="0" w:space="0" w:color="auto"/>
              </w:divBdr>
            </w:div>
            <w:div w:id="1938901748">
              <w:marLeft w:val="0"/>
              <w:marRight w:val="0"/>
              <w:marTop w:val="0"/>
              <w:marBottom w:val="0"/>
              <w:divBdr>
                <w:top w:val="none" w:sz="0" w:space="0" w:color="auto"/>
                <w:left w:val="none" w:sz="0" w:space="0" w:color="auto"/>
                <w:bottom w:val="none" w:sz="0" w:space="0" w:color="auto"/>
                <w:right w:val="none" w:sz="0" w:space="0" w:color="auto"/>
              </w:divBdr>
            </w:div>
            <w:div w:id="1939483900">
              <w:marLeft w:val="0"/>
              <w:marRight w:val="0"/>
              <w:marTop w:val="0"/>
              <w:marBottom w:val="0"/>
              <w:divBdr>
                <w:top w:val="none" w:sz="0" w:space="0" w:color="auto"/>
                <w:left w:val="none" w:sz="0" w:space="0" w:color="auto"/>
                <w:bottom w:val="none" w:sz="0" w:space="0" w:color="auto"/>
                <w:right w:val="none" w:sz="0" w:space="0" w:color="auto"/>
              </w:divBdr>
            </w:div>
            <w:div w:id="1940673069">
              <w:marLeft w:val="0"/>
              <w:marRight w:val="0"/>
              <w:marTop w:val="0"/>
              <w:marBottom w:val="0"/>
              <w:divBdr>
                <w:top w:val="none" w:sz="0" w:space="0" w:color="auto"/>
                <w:left w:val="none" w:sz="0" w:space="0" w:color="auto"/>
                <w:bottom w:val="none" w:sz="0" w:space="0" w:color="auto"/>
                <w:right w:val="none" w:sz="0" w:space="0" w:color="auto"/>
              </w:divBdr>
            </w:div>
            <w:div w:id="1940794233">
              <w:marLeft w:val="0"/>
              <w:marRight w:val="0"/>
              <w:marTop w:val="0"/>
              <w:marBottom w:val="0"/>
              <w:divBdr>
                <w:top w:val="none" w:sz="0" w:space="0" w:color="auto"/>
                <w:left w:val="none" w:sz="0" w:space="0" w:color="auto"/>
                <w:bottom w:val="none" w:sz="0" w:space="0" w:color="auto"/>
                <w:right w:val="none" w:sz="0" w:space="0" w:color="auto"/>
              </w:divBdr>
            </w:div>
            <w:div w:id="1945729382">
              <w:marLeft w:val="0"/>
              <w:marRight w:val="0"/>
              <w:marTop w:val="480"/>
              <w:marBottom w:val="0"/>
              <w:divBdr>
                <w:top w:val="single" w:sz="6" w:space="0" w:color="auto"/>
                <w:left w:val="single" w:sz="6" w:space="0" w:color="auto"/>
                <w:bottom w:val="single" w:sz="6" w:space="0" w:color="auto"/>
                <w:right w:val="single" w:sz="6" w:space="0" w:color="auto"/>
              </w:divBdr>
            </w:div>
            <w:div w:id="1945766815">
              <w:marLeft w:val="0"/>
              <w:marRight w:val="0"/>
              <w:marTop w:val="0"/>
              <w:marBottom w:val="0"/>
              <w:divBdr>
                <w:top w:val="none" w:sz="0" w:space="0" w:color="auto"/>
                <w:left w:val="none" w:sz="0" w:space="0" w:color="auto"/>
                <w:bottom w:val="none" w:sz="0" w:space="0" w:color="auto"/>
                <w:right w:val="none" w:sz="0" w:space="0" w:color="auto"/>
              </w:divBdr>
            </w:div>
            <w:div w:id="1947886739">
              <w:marLeft w:val="0"/>
              <w:marRight w:val="0"/>
              <w:marTop w:val="0"/>
              <w:marBottom w:val="0"/>
              <w:divBdr>
                <w:top w:val="none" w:sz="0" w:space="0" w:color="auto"/>
                <w:left w:val="none" w:sz="0" w:space="0" w:color="auto"/>
                <w:bottom w:val="none" w:sz="0" w:space="0" w:color="auto"/>
                <w:right w:val="none" w:sz="0" w:space="0" w:color="auto"/>
              </w:divBdr>
            </w:div>
            <w:div w:id="1950777257">
              <w:marLeft w:val="0"/>
              <w:marRight w:val="0"/>
              <w:marTop w:val="0"/>
              <w:marBottom w:val="0"/>
              <w:divBdr>
                <w:top w:val="none" w:sz="0" w:space="0" w:color="auto"/>
                <w:left w:val="none" w:sz="0" w:space="0" w:color="auto"/>
                <w:bottom w:val="none" w:sz="0" w:space="0" w:color="auto"/>
                <w:right w:val="none" w:sz="0" w:space="0" w:color="auto"/>
              </w:divBdr>
            </w:div>
            <w:div w:id="1951886618">
              <w:marLeft w:val="0"/>
              <w:marRight w:val="0"/>
              <w:marTop w:val="0"/>
              <w:marBottom w:val="0"/>
              <w:divBdr>
                <w:top w:val="none" w:sz="0" w:space="0" w:color="auto"/>
                <w:left w:val="none" w:sz="0" w:space="0" w:color="auto"/>
                <w:bottom w:val="none" w:sz="0" w:space="0" w:color="auto"/>
                <w:right w:val="none" w:sz="0" w:space="0" w:color="auto"/>
              </w:divBdr>
            </w:div>
            <w:div w:id="1953392770">
              <w:marLeft w:val="0"/>
              <w:marRight w:val="0"/>
              <w:marTop w:val="0"/>
              <w:marBottom w:val="0"/>
              <w:divBdr>
                <w:top w:val="none" w:sz="0" w:space="0" w:color="auto"/>
                <w:left w:val="none" w:sz="0" w:space="0" w:color="auto"/>
                <w:bottom w:val="none" w:sz="0" w:space="0" w:color="auto"/>
                <w:right w:val="none" w:sz="0" w:space="0" w:color="auto"/>
              </w:divBdr>
            </w:div>
            <w:div w:id="1958172950">
              <w:marLeft w:val="0"/>
              <w:marRight w:val="0"/>
              <w:marTop w:val="0"/>
              <w:marBottom w:val="0"/>
              <w:divBdr>
                <w:top w:val="none" w:sz="0" w:space="0" w:color="auto"/>
                <w:left w:val="none" w:sz="0" w:space="0" w:color="auto"/>
                <w:bottom w:val="none" w:sz="0" w:space="0" w:color="auto"/>
                <w:right w:val="none" w:sz="0" w:space="0" w:color="auto"/>
              </w:divBdr>
            </w:div>
            <w:div w:id="1958877553">
              <w:marLeft w:val="0"/>
              <w:marRight w:val="0"/>
              <w:marTop w:val="0"/>
              <w:marBottom w:val="0"/>
              <w:divBdr>
                <w:top w:val="none" w:sz="0" w:space="0" w:color="auto"/>
                <w:left w:val="none" w:sz="0" w:space="0" w:color="auto"/>
                <w:bottom w:val="none" w:sz="0" w:space="0" w:color="auto"/>
                <w:right w:val="none" w:sz="0" w:space="0" w:color="auto"/>
              </w:divBdr>
            </w:div>
            <w:div w:id="1959415163">
              <w:marLeft w:val="0"/>
              <w:marRight w:val="0"/>
              <w:marTop w:val="0"/>
              <w:marBottom w:val="0"/>
              <w:divBdr>
                <w:top w:val="none" w:sz="0" w:space="0" w:color="auto"/>
                <w:left w:val="none" w:sz="0" w:space="0" w:color="auto"/>
                <w:bottom w:val="none" w:sz="0" w:space="0" w:color="auto"/>
                <w:right w:val="none" w:sz="0" w:space="0" w:color="auto"/>
              </w:divBdr>
            </w:div>
            <w:div w:id="1959724637">
              <w:marLeft w:val="0"/>
              <w:marRight w:val="0"/>
              <w:marTop w:val="0"/>
              <w:marBottom w:val="0"/>
              <w:divBdr>
                <w:top w:val="none" w:sz="0" w:space="0" w:color="auto"/>
                <w:left w:val="none" w:sz="0" w:space="0" w:color="auto"/>
                <w:bottom w:val="none" w:sz="0" w:space="0" w:color="auto"/>
                <w:right w:val="none" w:sz="0" w:space="0" w:color="auto"/>
              </w:divBdr>
            </w:div>
            <w:div w:id="1960378800">
              <w:marLeft w:val="0"/>
              <w:marRight w:val="0"/>
              <w:marTop w:val="0"/>
              <w:marBottom w:val="0"/>
              <w:divBdr>
                <w:top w:val="none" w:sz="0" w:space="0" w:color="auto"/>
                <w:left w:val="none" w:sz="0" w:space="0" w:color="auto"/>
                <w:bottom w:val="none" w:sz="0" w:space="0" w:color="auto"/>
                <w:right w:val="none" w:sz="0" w:space="0" w:color="auto"/>
              </w:divBdr>
            </w:div>
            <w:div w:id="1960841635">
              <w:marLeft w:val="0"/>
              <w:marRight w:val="0"/>
              <w:marTop w:val="0"/>
              <w:marBottom w:val="0"/>
              <w:divBdr>
                <w:top w:val="none" w:sz="0" w:space="0" w:color="auto"/>
                <w:left w:val="none" w:sz="0" w:space="0" w:color="auto"/>
                <w:bottom w:val="none" w:sz="0" w:space="0" w:color="auto"/>
                <w:right w:val="none" w:sz="0" w:space="0" w:color="auto"/>
              </w:divBdr>
            </w:div>
            <w:div w:id="1964847616">
              <w:marLeft w:val="0"/>
              <w:marRight w:val="0"/>
              <w:marTop w:val="0"/>
              <w:marBottom w:val="0"/>
              <w:divBdr>
                <w:top w:val="none" w:sz="0" w:space="0" w:color="auto"/>
                <w:left w:val="none" w:sz="0" w:space="0" w:color="auto"/>
                <w:bottom w:val="none" w:sz="0" w:space="0" w:color="auto"/>
                <w:right w:val="none" w:sz="0" w:space="0" w:color="auto"/>
              </w:divBdr>
            </w:div>
            <w:div w:id="1971863218">
              <w:marLeft w:val="0"/>
              <w:marRight w:val="0"/>
              <w:marTop w:val="0"/>
              <w:marBottom w:val="0"/>
              <w:divBdr>
                <w:top w:val="none" w:sz="0" w:space="0" w:color="auto"/>
                <w:left w:val="none" w:sz="0" w:space="0" w:color="auto"/>
                <w:bottom w:val="none" w:sz="0" w:space="0" w:color="auto"/>
                <w:right w:val="none" w:sz="0" w:space="0" w:color="auto"/>
              </w:divBdr>
            </w:div>
            <w:div w:id="1972520432">
              <w:marLeft w:val="0"/>
              <w:marRight w:val="0"/>
              <w:marTop w:val="0"/>
              <w:marBottom w:val="0"/>
              <w:divBdr>
                <w:top w:val="none" w:sz="0" w:space="0" w:color="auto"/>
                <w:left w:val="none" w:sz="0" w:space="0" w:color="auto"/>
                <w:bottom w:val="none" w:sz="0" w:space="0" w:color="auto"/>
                <w:right w:val="none" w:sz="0" w:space="0" w:color="auto"/>
              </w:divBdr>
            </w:div>
            <w:div w:id="1973945723">
              <w:marLeft w:val="0"/>
              <w:marRight w:val="0"/>
              <w:marTop w:val="0"/>
              <w:marBottom w:val="0"/>
              <w:divBdr>
                <w:top w:val="none" w:sz="0" w:space="0" w:color="auto"/>
                <w:left w:val="none" w:sz="0" w:space="0" w:color="auto"/>
                <w:bottom w:val="none" w:sz="0" w:space="0" w:color="auto"/>
                <w:right w:val="none" w:sz="0" w:space="0" w:color="auto"/>
              </w:divBdr>
            </w:div>
            <w:div w:id="1976254259">
              <w:marLeft w:val="0"/>
              <w:marRight w:val="0"/>
              <w:marTop w:val="0"/>
              <w:marBottom w:val="0"/>
              <w:divBdr>
                <w:top w:val="none" w:sz="0" w:space="0" w:color="auto"/>
                <w:left w:val="none" w:sz="0" w:space="0" w:color="auto"/>
                <w:bottom w:val="none" w:sz="0" w:space="0" w:color="auto"/>
                <w:right w:val="none" w:sz="0" w:space="0" w:color="auto"/>
              </w:divBdr>
            </w:div>
            <w:div w:id="1976375061">
              <w:marLeft w:val="0"/>
              <w:marRight w:val="0"/>
              <w:marTop w:val="0"/>
              <w:marBottom w:val="0"/>
              <w:divBdr>
                <w:top w:val="none" w:sz="0" w:space="0" w:color="auto"/>
                <w:left w:val="none" w:sz="0" w:space="0" w:color="auto"/>
                <w:bottom w:val="none" w:sz="0" w:space="0" w:color="auto"/>
                <w:right w:val="none" w:sz="0" w:space="0" w:color="auto"/>
              </w:divBdr>
            </w:div>
            <w:div w:id="1977294859">
              <w:marLeft w:val="0"/>
              <w:marRight w:val="0"/>
              <w:marTop w:val="0"/>
              <w:marBottom w:val="0"/>
              <w:divBdr>
                <w:top w:val="none" w:sz="0" w:space="0" w:color="auto"/>
                <w:left w:val="none" w:sz="0" w:space="0" w:color="auto"/>
                <w:bottom w:val="none" w:sz="0" w:space="0" w:color="auto"/>
                <w:right w:val="none" w:sz="0" w:space="0" w:color="auto"/>
              </w:divBdr>
            </w:div>
            <w:div w:id="1980645681">
              <w:marLeft w:val="0"/>
              <w:marRight w:val="0"/>
              <w:marTop w:val="0"/>
              <w:marBottom w:val="0"/>
              <w:divBdr>
                <w:top w:val="none" w:sz="0" w:space="0" w:color="auto"/>
                <w:left w:val="none" w:sz="0" w:space="0" w:color="auto"/>
                <w:bottom w:val="none" w:sz="0" w:space="0" w:color="auto"/>
                <w:right w:val="none" w:sz="0" w:space="0" w:color="auto"/>
              </w:divBdr>
            </w:div>
            <w:div w:id="1988825849">
              <w:marLeft w:val="0"/>
              <w:marRight w:val="0"/>
              <w:marTop w:val="0"/>
              <w:marBottom w:val="0"/>
              <w:divBdr>
                <w:top w:val="none" w:sz="0" w:space="0" w:color="auto"/>
                <w:left w:val="none" w:sz="0" w:space="0" w:color="auto"/>
                <w:bottom w:val="none" w:sz="0" w:space="0" w:color="auto"/>
                <w:right w:val="none" w:sz="0" w:space="0" w:color="auto"/>
              </w:divBdr>
            </w:div>
            <w:div w:id="1995640100">
              <w:marLeft w:val="0"/>
              <w:marRight w:val="0"/>
              <w:marTop w:val="0"/>
              <w:marBottom w:val="0"/>
              <w:divBdr>
                <w:top w:val="none" w:sz="0" w:space="0" w:color="auto"/>
                <w:left w:val="none" w:sz="0" w:space="0" w:color="auto"/>
                <w:bottom w:val="none" w:sz="0" w:space="0" w:color="auto"/>
                <w:right w:val="none" w:sz="0" w:space="0" w:color="auto"/>
              </w:divBdr>
            </w:div>
            <w:div w:id="1995913940">
              <w:marLeft w:val="0"/>
              <w:marRight w:val="0"/>
              <w:marTop w:val="0"/>
              <w:marBottom w:val="0"/>
              <w:divBdr>
                <w:top w:val="none" w:sz="0" w:space="0" w:color="auto"/>
                <w:left w:val="none" w:sz="0" w:space="0" w:color="auto"/>
                <w:bottom w:val="none" w:sz="0" w:space="0" w:color="auto"/>
                <w:right w:val="none" w:sz="0" w:space="0" w:color="auto"/>
              </w:divBdr>
            </w:div>
            <w:div w:id="2000426074">
              <w:marLeft w:val="0"/>
              <w:marRight w:val="0"/>
              <w:marTop w:val="0"/>
              <w:marBottom w:val="0"/>
              <w:divBdr>
                <w:top w:val="none" w:sz="0" w:space="0" w:color="auto"/>
                <w:left w:val="none" w:sz="0" w:space="0" w:color="auto"/>
                <w:bottom w:val="none" w:sz="0" w:space="0" w:color="auto"/>
                <w:right w:val="none" w:sz="0" w:space="0" w:color="auto"/>
              </w:divBdr>
            </w:div>
            <w:div w:id="2001499105">
              <w:marLeft w:val="0"/>
              <w:marRight w:val="0"/>
              <w:marTop w:val="0"/>
              <w:marBottom w:val="0"/>
              <w:divBdr>
                <w:top w:val="none" w:sz="0" w:space="0" w:color="auto"/>
                <w:left w:val="none" w:sz="0" w:space="0" w:color="auto"/>
                <w:bottom w:val="none" w:sz="0" w:space="0" w:color="auto"/>
                <w:right w:val="none" w:sz="0" w:space="0" w:color="auto"/>
              </w:divBdr>
            </w:div>
            <w:div w:id="2002000501">
              <w:marLeft w:val="0"/>
              <w:marRight w:val="0"/>
              <w:marTop w:val="0"/>
              <w:marBottom w:val="0"/>
              <w:divBdr>
                <w:top w:val="none" w:sz="0" w:space="0" w:color="auto"/>
                <w:left w:val="none" w:sz="0" w:space="0" w:color="auto"/>
                <w:bottom w:val="none" w:sz="0" w:space="0" w:color="auto"/>
                <w:right w:val="none" w:sz="0" w:space="0" w:color="auto"/>
              </w:divBdr>
            </w:div>
            <w:div w:id="2002585028">
              <w:marLeft w:val="0"/>
              <w:marRight w:val="0"/>
              <w:marTop w:val="0"/>
              <w:marBottom w:val="0"/>
              <w:divBdr>
                <w:top w:val="none" w:sz="0" w:space="0" w:color="auto"/>
                <w:left w:val="none" w:sz="0" w:space="0" w:color="auto"/>
                <w:bottom w:val="none" w:sz="0" w:space="0" w:color="auto"/>
                <w:right w:val="none" w:sz="0" w:space="0" w:color="auto"/>
              </w:divBdr>
            </w:div>
            <w:div w:id="2003970814">
              <w:marLeft w:val="0"/>
              <w:marRight w:val="0"/>
              <w:marTop w:val="0"/>
              <w:marBottom w:val="0"/>
              <w:divBdr>
                <w:top w:val="none" w:sz="0" w:space="0" w:color="auto"/>
                <w:left w:val="none" w:sz="0" w:space="0" w:color="auto"/>
                <w:bottom w:val="none" w:sz="0" w:space="0" w:color="auto"/>
                <w:right w:val="none" w:sz="0" w:space="0" w:color="auto"/>
              </w:divBdr>
            </w:div>
            <w:div w:id="2004356680">
              <w:marLeft w:val="0"/>
              <w:marRight w:val="0"/>
              <w:marTop w:val="0"/>
              <w:marBottom w:val="0"/>
              <w:divBdr>
                <w:top w:val="none" w:sz="0" w:space="0" w:color="auto"/>
                <w:left w:val="none" w:sz="0" w:space="0" w:color="auto"/>
                <w:bottom w:val="none" w:sz="0" w:space="0" w:color="auto"/>
                <w:right w:val="none" w:sz="0" w:space="0" w:color="auto"/>
              </w:divBdr>
            </w:div>
            <w:div w:id="2014841985">
              <w:marLeft w:val="0"/>
              <w:marRight w:val="0"/>
              <w:marTop w:val="0"/>
              <w:marBottom w:val="0"/>
              <w:divBdr>
                <w:top w:val="none" w:sz="0" w:space="0" w:color="auto"/>
                <w:left w:val="none" w:sz="0" w:space="0" w:color="auto"/>
                <w:bottom w:val="none" w:sz="0" w:space="0" w:color="auto"/>
                <w:right w:val="none" w:sz="0" w:space="0" w:color="auto"/>
              </w:divBdr>
            </w:div>
            <w:div w:id="2014867746">
              <w:marLeft w:val="0"/>
              <w:marRight w:val="0"/>
              <w:marTop w:val="0"/>
              <w:marBottom w:val="0"/>
              <w:divBdr>
                <w:top w:val="none" w:sz="0" w:space="0" w:color="auto"/>
                <w:left w:val="none" w:sz="0" w:space="0" w:color="auto"/>
                <w:bottom w:val="none" w:sz="0" w:space="0" w:color="auto"/>
                <w:right w:val="none" w:sz="0" w:space="0" w:color="auto"/>
              </w:divBdr>
            </w:div>
            <w:div w:id="2017805545">
              <w:marLeft w:val="0"/>
              <w:marRight w:val="0"/>
              <w:marTop w:val="0"/>
              <w:marBottom w:val="0"/>
              <w:divBdr>
                <w:top w:val="none" w:sz="0" w:space="0" w:color="auto"/>
                <w:left w:val="none" w:sz="0" w:space="0" w:color="auto"/>
                <w:bottom w:val="none" w:sz="0" w:space="0" w:color="auto"/>
                <w:right w:val="none" w:sz="0" w:space="0" w:color="auto"/>
              </w:divBdr>
            </w:div>
            <w:div w:id="2019774639">
              <w:marLeft w:val="0"/>
              <w:marRight w:val="0"/>
              <w:marTop w:val="0"/>
              <w:marBottom w:val="0"/>
              <w:divBdr>
                <w:top w:val="none" w:sz="0" w:space="0" w:color="auto"/>
                <w:left w:val="none" w:sz="0" w:space="0" w:color="auto"/>
                <w:bottom w:val="none" w:sz="0" w:space="0" w:color="auto"/>
                <w:right w:val="none" w:sz="0" w:space="0" w:color="auto"/>
              </w:divBdr>
            </w:div>
            <w:div w:id="2021465939">
              <w:marLeft w:val="0"/>
              <w:marRight w:val="0"/>
              <w:marTop w:val="0"/>
              <w:marBottom w:val="0"/>
              <w:divBdr>
                <w:top w:val="none" w:sz="0" w:space="0" w:color="auto"/>
                <w:left w:val="none" w:sz="0" w:space="0" w:color="auto"/>
                <w:bottom w:val="none" w:sz="0" w:space="0" w:color="auto"/>
                <w:right w:val="none" w:sz="0" w:space="0" w:color="auto"/>
              </w:divBdr>
            </w:div>
            <w:div w:id="2029021615">
              <w:marLeft w:val="0"/>
              <w:marRight w:val="0"/>
              <w:marTop w:val="0"/>
              <w:marBottom w:val="0"/>
              <w:divBdr>
                <w:top w:val="none" w:sz="0" w:space="0" w:color="auto"/>
                <w:left w:val="none" w:sz="0" w:space="0" w:color="auto"/>
                <w:bottom w:val="none" w:sz="0" w:space="0" w:color="auto"/>
                <w:right w:val="none" w:sz="0" w:space="0" w:color="auto"/>
              </w:divBdr>
            </w:div>
            <w:div w:id="2030712661">
              <w:marLeft w:val="0"/>
              <w:marRight w:val="0"/>
              <w:marTop w:val="0"/>
              <w:marBottom w:val="0"/>
              <w:divBdr>
                <w:top w:val="none" w:sz="0" w:space="0" w:color="auto"/>
                <w:left w:val="none" w:sz="0" w:space="0" w:color="auto"/>
                <w:bottom w:val="none" w:sz="0" w:space="0" w:color="auto"/>
                <w:right w:val="none" w:sz="0" w:space="0" w:color="auto"/>
              </w:divBdr>
            </w:div>
            <w:div w:id="2047018416">
              <w:marLeft w:val="0"/>
              <w:marRight w:val="0"/>
              <w:marTop w:val="0"/>
              <w:marBottom w:val="0"/>
              <w:divBdr>
                <w:top w:val="none" w:sz="0" w:space="0" w:color="auto"/>
                <w:left w:val="none" w:sz="0" w:space="0" w:color="auto"/>
                <w:bottom w:val="none" w:sz="0" w:space="0" w:color="auto"/>
                <w:right w:val="none" w:sz="0" w:space="0" w:color="auto"/>
              </w:divBdr>
            </w:div>
            <w:div w:id="2048292180">
              <w:marLeft w:val="0"/>
              <w:marRight w:val="0"/>
              <w:marTop w:val="0"/>
              <w:marBottom w:val="0"/>
              <w:divBdr>
                <w:top w:val="none" w:sz="0" w:space="0" w:color="auto"/>
                <w:left w:val="none" w:sz="0" w:space="0" w:color="auto"/>
                <w:bottom w:val="none" w:sz="0" w:space="0" w:color="auto"/>
                <w:right w:val="none" w:sz="0" w:space="0" w:color="auto"/>
              </w:divBdr>
            </w:div>
            <w:div w:id="2049449061">
              <w:marLeft w:val="0"/>
              <w:marRight w:val="0"/>
              <w:marTop w:val="0"/>
              <w:marBottom w:val="0"/>
              <w:divBdr>
                <w:top w:val="none" w:sz="0" w:space="0" w:color="auto"/>
                <w:left w:val="none" w:sz="0" w:space="0" w:color="auto"/>
                <w:bottom w:val="none" w:sz="0" w:space="0" w:color="auto"/>
                <w:right w:val="none" w:sz="0" w:space="0" w:color="auto"/>
              </w:divBdr>
            </w:div>
            <w:div w:id="2050303736">
              <w:marLeft w:val="0"/>
              <w:marRight w:val="0"/>
              <w:marTop w:val="0"/>
              <w:marBottom w:val="0"/>
              <w:divBdr>
                <w:top w:val="none" w:sz="0" w:space="0" w:color="auto"/>
                <w:left w:val="none" w:sz="0" w:space="0" w:color="auto"/>
                <w:bottom w:val="none" w:sz="0" w:space="0" w:color="auto"/>
                <w:right w:val="none" w:sz="0" w:space="0" w:color="auto"/>
              </w:divBdr>
            </w:div>
            <w:div w:id="2050718796">
              <w:marLeft w:val="0"/>
              <w:marRight w:val="0"/>
              <w:marTop w:val="0"/>
              <w:marBottom w:val="0"/>
              <w:divBdr>
                <w:top w:val="none" w:sz="0" w:space="0" w:color="auto"/>
                <w:left w:val="none" w:sz="0" w:space="0" w:color="auto"/>
                <w:bottom w:val="none" w:sz="0" w:space="0" w:color="auto"/>
                <w:right w:val="none" w:sz="0" w:space="0" w:color="auto"/>
              </w:divBdr>
            </w:div>
            <w:div w:id="2050763774">
              <w:marLeft w:val="0"/>
              <w:marRight w:val="0"/>
              <w:marTop w:val="0"/>
              <w:marBottom w:val="0"/>
              <w:divBdr>
                <w:top w:val="none" w:sz="0" w:space="0" w:color="auto"/>
                <w:left w:val="none" w:sz="0" w:space="0" w:color="auto"/>
                <w:bottom w:val="none" w:sz="0" w:space="0" w:color="auto"/>
                <w:right w:val="none" w:sz="0" w:space="0" w:color="auto"/>
              </w:divBdr>
            </w:div>
            <w:div w:id="2052070301">
              <w:marLeft w:val="0"/>
              <w:marRight w:val="0"/>
              <w:marTop w:val="0"/>
              <w:marBottom w:val="0"/>
              <w:divBdr>
                <w:top w:val="none" w:sz="0" w:space="0" w:color="auto"/>
                <w:left w:val="none" w:sz="0" w:space="0" w:color="auto"/>
                <w:bottom w:val="none" w:sz="0" w:space="0" w:color="auto"/>
                <w:right w:val="none" w:sz="0" w:space="0" w:color="auto"/>
              </w:divBdr>
            </w:div>
            <w:div w:id="2054841341">
              <w:marLeft w:val="0"/>
              <w:marRight w:val="0"/>
              <w:marTop w:val="0"/>
              <w:marBottom w:val="0"/>
              <w:divBdr>
                <w:top w:val="none" w:sz="0" w:space="0" w:color="auto"/>
                <w:left w:val="none" w:sz="0" w:space="0" w:color="auto"/>
                <w:bottom w:val="none" w:sz="0" w:space="0" w:color="auto"/>
                <w:right w:val="none" w:sz="0" w:space="0" w:color="auto"/>
              </w:divBdr>
            </w:div>
            <w:div w:id="2058430937">
              <w:marLeft w:val="0"/>
              <w:marRight w:val="0"/>
              <w:marTop w:val="0"/>
              <w:marBottom w:val="0"/>
              <w:divBdr>
                <w:top w:val="none" w:sz="0" w:space="0" w:color="auto"/>
                <w:left w:val="none" w:sz="0" w:space="0" w:color="auto"/>
                <w:bottom w:val="none" w:sz="0" w:space="0" w:color="auto"/>
                <w:right w:val="none" w:sz="0" w:space="0" w:color="auto"/>
              </w:divBdr>
            </w:div>
            <w:div w:id="2070036123">
              <w:marLeft w:val="0"/>
              <w:marRight w:val="0"/>
              <w:marTop w:val="0"/>
              <w:marBottom w:val="0"/>
              <w:divBdr>
                <w:top w:val="none" w:sz="0" w:space="0" w:color="auto"/>
                <w:left w:val="none" w:sz="0" w:space="0" w:color="auto"/>
                <w:bottom w:val="none" w:sz="0" w:space="0" w:color="auto"/>
                <w:right w:val="none" w:sz="0" w:space="0" w:color="auto"/>
              </w:divBdr>
            </w:div>
            <w:div w:id="2071033274">
              <w:marLeft w:val="0"/>
              <w:marRight w:val="0"/>
              <w:marTop w:val="480"/>
              <w:marBottom w:val="0"/>
              <w:divBdr>
                <w:top w:val="single" w:sz="6" w:space="0" w:color="auto"/>
                <w:left w:val="single" w:sz="6" w:space="0" w:color="auto"/>
                <w:bottom w:val="single" w:sz="6" w:space="0" w:color="auto"/>
                <w:right w:val="single" w:sz="6" w:space="0" w:color="auto"/>
              </w:divBdr>
            </w:div>
            <w:div w:id="2071690105">
              <w:marLeft w:val="0"/>
              <w:marRight w:val="0"/>
              <w:marTop w:val="0"/>
              <w:marBottom w:val="0"/>
              <w:divBdr>
                <w:top w:val="none" w:sz="0" w:space="0" w:color="auto"/>
                <w:left w:val="none" w:sz="0" w:space="0" w:color="auto"/>
                <w:bottom w:val="none" w:sz="0" w:space="0" w:color="auto"/>
                <w:right w:val="none" w:sz="0" w:space="0" w:color="auto"/>
              </w:divBdr>
            </w:div>
            <w:div w:id="2077044972">
              <w:marLeft w:val="0"/>
              <w:marRight w:val="0"/>
              <w:marTop w:val="0"/>
              <w:marBottom w:val="0"/>
              <w:divBdr>
                <w:top w:val="none" w:sz="0" w:space="0" w:color="auto"/>
                <w:left w:val="none" w:sz="0" w:space="0" w:color="auto"/>
                <w:bottom w:val="none" w:sz="0" w:space="0" w:color="auto"/>
                <w:right w:val="none" w:sz="0" w:space="0" w:color="auto"/>
              </w:divBdr>
            </w:div>
            <w:div w:id="2082870421">
              <w:marLeft w:val="0"/>
              <w:marRight w:val="0"/>
              <w:marTop w:val="0"/>
              <w:marBottom w:val="0"/>
              <w:divBdr>
                <w:top w:val="none" w:sz="0" w:space="0" w:color="auto"/>
                <w:left w:val="none" w:sz="0" w:space="0" w:color="auto"/>
                <w:bottom w:val="none" w:sz="0" w:space="0" w:color="auto"/>
                <w:right w:val="none" w:sz="0" w:space="0" w:color="auto"/>
              </w:divBdr>
            </w:div>
            <w:div w:id="2083133508">
              <w:marLeft w:val="0"/>
              <w:marRight w:val="0"/>
              <w:marTop w:val="0"/>
              <w:marBottom w:val="0"/>
              <w:divBdr>
                <w:top w:val="none" w:sz="0" w:space="0" w:color="auto"/>
                <w:left w:val="none" w:sz="0" w:space="0" w:color="auto"/>
                <w:bottom w:val="none" w:sz="0" w:space="0" w:color="auto"/>
                <w:right w:val="none" w:sz="0" w:space="0" w:color="auto"/>
              </w:divBdr>
            </w:div>
            <w:div w:id="2084910775">
              <w:marLeft w:val="0"/>
              <w:marRight w:val="0"/>
              <w:marTop w:val="0"/>
              <w:marBottom w:val="0"/>
              <w:divBdr>
                <w:top w:val="none" w:sz="0" w:space="0" w:color="auto"/>
                <w:left w:val="none" w:sz="0" w:space="0" w:color="auto"/>
                <w:bottom w:val="none" w:sz="0" w:space="0" w:color="auto"/>
                <w:right w:val="none" w:sz="0" w:space="0" w:color="auto"/>
              </w:divBdr>
            </w:div>
            <w:div w:id="2086604964">
              <w:marLeft w:val="0"/>
              <w:marRight w:val="0"/>
              <w:marTop w:val="0"/>
              <w:marBottom w:val="0"/>
              <w:divBdr>
                <w:top w:val="none" w:sz="0" w:space="0" w:color="auto"/>
                <w:left w:val="none" w:sz="0" w:space="0" w:color="auto"/>
                <w:bottom w:val="none" w:sz="0" w:space="0" w:color="auto"/>
                <w:right w:val="none" w:sz="0" w:space="0" w:color="auto"/>
              </w:divBdr>
            </w:div>
            <w:div w:id="2087998366">
              <w:marLeft w:val="0"/>
              <w:marRight w:val="0"/>
              <w:marTop w:val="0"/>
              <w:marBottom w:val="0"/>
              <w:divBdr>
                <w:top w:val="none" w:sz="0" w:space="0" w:color="auto"/>
                <w:left w:val="none" w:sz="0" w:space="0" w:color="auto"/>
                <w:bottom w:val="none" w:sz="0" w:space="0" w:color="auto"/>
                <w:right w:val="none" w:sz="0" w:space="0" w:color="auto"/>
              </w:divBdr>
            </w:div>
            <w:div w:id="2093235529">
              <w:marLeft w:val="0"/>
              <w:marRight w:val="0"/>
              <w:marTop w:val="0"/>
              <w:marBottom w:val="0"/>
              <w:divBdr>
                <w:top w:val="none" w:sz="0" w:space="0" w:color="auto"/>
                <w:left w:val="none" w:sz="0" w:space="0" w:color="auto"/>
                <w:bottom w:val="none" w:sz="0" w:space="0" w:color="auto"/>
                <w:right w:val="none" w:sz="0" w:space="0" w:color="auto"/>
              </w:divBdr>
            </w:div>
            <w:div w:id="2098406300">
              <w:marLeft w:val="0"/>
              <w:marRight w:val="0"/>
              <w:marTop w:val="0"/>
              <w:marBottom w:val="0"/>
              <w:divBdr>
                <w:top w:val="none" w:sz="0" w:space="0" w:color="auto"/>
                <w:left w:val="none" w:sz="0" w:space="0" w:color="auto"/>
                <w:bottom w:val="none" w:sz="0" w:space="0" w:color="auto"/>
                <w:right w:val="none" w:sz="0" w:space="0" w:color="auto"/>
              </w:divBdr>
            </w:div>
            <w:div w:id="2101176604">
              <w:marLeft w:val="0"/>
              <w:marRight w:val="0"/>
              <w:marTop w:val="0"/>
              <w:marBottom w:val="0"/>
              <w:divBdr>
                <w:top w:val="none" w:sz="0" w:space="0" w:color="auto"/>
                <w:left w:val="none" w:sz="0" w:space="0" w:color="auto"/>
                <w:bottom w:val="none" w:sz="0" w:space="0" w:color="auto"/>
                <w:right w:val="none" w:sz="0" w:space="0" w:color="auto"/>
              </w:divBdr>
            </w:div>
            <w:div w:id="2104186504">
              <w:marLeft w:val="0"/>
              <w:marRight w:val="0"/>
              <w:marTop w:val="480"/>
              <w:marBottom w:val="0"/>
              <w:divBdr>
                <w:top w:val="single" w:sz="6" w:space="0" w:color="auto"/>
                <w:left w:val="single" w:sz="6" w:space="0" w:color="auto"/>
                <w:bottom w:val="single" w:sz="6" w:space="0" w:color="auto"/>
                <w:right w:val="single" w:sz="6" w:space="0" w:color="auto"/>
              </w:divBdr>
            </w:div>
            <w:div w:id="2110008450">
              <w:marLeft w:val="0"/>
              <w:marRight w:val="0"/>
              <w:marTop w:val="0"/>
              <w:marBottom w:val="0"/>
              <w:divBdr>
                <w:top w:val="none" w:sz="0" w:space="0" w:color="auto"/>
                <w:left w:val="none" w:sz="0" w:space="0" w:color="auto"/>
                <w:bottom w:val="none" w:sz="0" w:space="0" w:color="auto"/>
                <w:right w:val="none" w:sz="0" w:space="0" w:color="auto"/>
              </w:divBdr>
            </w:div>
            <w:div w:id="2110392665">
              <w:marLeft w:val="0"/>
              <w:marRight w:val="0"/>
              <w:marTop w:val="0"/>
              <w:marBottom w:val="0"/>
              <w:divBdr>
                <w:top w:val="none" w:sz="0" w:space="0" w:color="auto"/>
                <w:left w:val="none" w:sz="0" w:space="0" w:color="auto"/>
                <w:bottom w:val="none" w:sz="0" w:space="0" w:color="auto"/>
                <w:right w:val="none" w:sz="0" w:space="0" w:color="auto"/>
              </w:divBdr>
            </w:div>
            <w:div w:id="2114475823">
              <w:marLeft w:val="0"/>
              <w:marRight w:val="0"/>
              <w:marTop w:val="0"/>
              <w:marBottom w:val="0"/>
              <w:divBdr>
                <w:top w:val="none" w:sz="0" w:space="0" w:color="auto"/>
                <w:left w:val="none" w:sz="0" w:space="0" w:color="auto"/>
                <w:bottom w:val="none" w:sz="0" w:space="0" w:color="auto"/>
                <w:right w:val="none" w:sz="0" w:space="0" w:color="auto"/>
              </w:divBdr>
            </w:div>
            <w:div w:id="2124418231">
              <w:marLeft w:val="0"/>
              <w:marRight w:val="0"/>
              <w:marTop w:val="0"/>
              <w:marBottom w:val="0"/>
              <w:divBdr>
                <w:top w:val="none" w:sz="0" w:space="0" w:color="auto"/>
                <w:left w:val="none" w:sz="0" w:space="0" w:color="auto"/>
                <w:bottom w:val="none" w:sz="0" w:space="0" w:color="auto"/>
                <w:right w:val="none" w:sz="0" w:space="0" w:color="auto"/>
              </w:divBdr>
            </w:div>
            <w:div w:id="2124960291">
              <w:marLeft w:val="0"/>
              <w:marRight w:val="0"/>
              <w:marTop w:val="0"/>
              <w:marBottom w:val="0"/>
              <w:divBdr>
                <w:top w:val="none" w:sz="0" w:space="0" w:color="auto"/>
                <w:left w:val="none" w:sz="0" w:space="0" w:color="auto"/>
                <w:bottom w:val="none" w:sz="0" w:space="0" w:color="auto"/>
                <w:right w:val="none" w:sz="0" w:space="0" w:color="auto"/>
              </w:divBdr>
              <w:divsChild>
                <w:div w:id="16350748">
                  <w:marLeft w:val="0"/>
                  <w:marRight w:val="0"/>
                  <w:marTop w:val="0"/>
                  <w:marBottom w:val="0"/>
                  <w:divBdr>
                    <w:top w:val="none" w:sz="0" w:space="0" w:color="auto"/>
                    <w:left w:val="none" w:sz="0" w:space="0" w:color="auto"/>
                    <w:bottom w:val="none" w:sz="0" w:space="0" w:color="auto"/>
                    <w:right w:val="none" w:sz="0" w:space="0" w:color="auto"/>
                  </w:divBdr>
                </w:div>
                <w:div w:id="71590116">
                  <w:marLeft w:val="0"/>
                  <w:marRight w:val="0"/>
                  <w:marTop w:val="0"/>
                  <w:marBottom w:val="0"/>
                  <w:divBdr>
                    <w:top w:val="none" w:sz="0" w:space="0" w:color="auto"/>
                    <w:left w:val="none" w:sz="0" w:space="0" w:color="auto"/>
                    <w:bottom w:val="none" w:sz="0" w:space="0" w:color="auto"/>
                    <w:right w:val="none" w:sz="0" w:space="0" w:color="auto"/>
                  </w:divBdr>
                </w:div>
                <w:div w:id="301236109">
                  <w:marLeft w:val="0"/>
                  <w:marRight w:val="0"/>
                  <w:marTop w:val="0"/>
                  <w:marBottom w:val="0"/>
                  <w:divBdr>
                    <w:top w:val="none" w:sz="0" w:space="0" w:color="auto"/>
                    <w:left w:val="none" w:sz="0" w:space="0" w:color="auto"/>
                    <w:bottom w:val="none" w:sz="0" w:space="0" w:color="auto"/>
                    <w:right w:val="none" w:sz="0" w:space="0" w:color="auto"/>
                  </w:divBdr>
                </w:div>
                <w:div w:id="301734750">
                  <w:marLeft w:val="0"/>
                  <w:marRight w:val="0"/>
                  <w:marTop w:val="0"/>
                  <w:marBottom w:val="0"/>
                  <w:divBdr>
                    <w:top w:val="none" w:sz="0" w:space="0" w:color="auto"/>
                    <w:left w:val="none" w:sz="0" w:space="0" w:color="auto"/>
                    <w:bottom w:val="none" w:sz="0" w:space="0" w:color="auto"/>
                    <w:right w:val="none" w:sz="0" w:space="0" w:color="auto"/>
                  </w:divBdr>
                </w:div>
                <w:div w:id="325062462">
                  <w:marLeft w:val="0"/>
                  <w:marRight w:val="0"/>
                  <w:marTop w:val="0"/>
                  <w:marBottom w:val="0"/>
                  <w:divBdr>
                    <w:top w:val="none" w:sz="0" w:space="0" w:color="auto"/>
                    <w:left w:val="none" w:sz="0" w:space="0" w:color="auto"/>
                    <w:bottom w:val="none" w:sz="0" w:space="0" w:color="auto"/>
                    <w:right w:val="none" w:sz="0" w:space="0" w:color="auto"/>
                  </w:divBdr>
                </w:div>
                <w:div w:id="582380085">
                  <w:marLeft w:val="0"/>
                  <w:marRight w:val="0"/>
                  <w:marTop w:val="0"/>
                  <w:marBottom w:val="0"/>
                  <w:divBdr>
                    <w:top w:val="none" w:sz="0" w:space="0" w:color="auto"/>
                    <w:left w:val="none" w:sz="0" w:space="0" w:color="auto"/>
                    <w:bottom w:val="none" w:sz="0" w:space="0" w:color="auto"/>
                    <w:right w:val="none" w:sz="0" w:space="0" w:color="auto"/>
                  </w:divBdr>
                </w:div>
                <w:div w:id="730614127">
                  <w:marLeft w:val="0"/>
                  <w:marRight w:val="0"/>
                  <w:marTop w:val="0"/>
                  <w:marBottom w:val="0"/>
                  <w:divBdr>
                    <w:top w:val="none" w:sz="0" w:space="0" w:color="auto"/>
                    <w:left w:val="none" w:sz="0" w:space="0" w:color="auto"/>
                    <w:bottom w:val="none" w:sz="0" w:space="0" w:color="auto"/>
                    <w:right w:val="none" w:sz="0" w:space="0" w:color="auto"/>
                  </w:divBdr>
                </w:div>
                <w:div w:id="871303773">
                  <w:marLeft w:val="0"/>
                  <w:marRight w:val="0"/>
                  <w:marTop w:val="0"/>
                  <w:marBottom w:val="0"/>
                  <w:divBdr>
                    <w:top w:val="none" w:sz="0" w:space="0" w:color="auto"/>
                    <w:left w:val="none" w:sz="0" w:space="0" w:color="auto"/>
                    <w:bottom w:val="none" w:sz="0" w:space="0" w:color="auto"/>
                    <w:right w:val="none" w:sz="0" w:space="0" w:color="auto"/>
                  </w:divBdr>
                </w:div>
                <w:div w:id="968241642">
                  <w:marLeft w:val="0"/>
                  <w:marRight w:val="0"/>
                  <w:marTop w:val="0"/>
                  <w:marBottom w:val="0"/>
                  <w:divBdr>
                    <w:top w:val="none" w:sz="0" w:space="0" w:color="auto"/>
                    <w:left w:val="none" w:sz="0" w:space="0" w:color="auto"/>
                    <w:bottom w:val="none" w:sz="0" w:space="0" w:color="auto"/>
                    <w:right w:val="none" w:sz="0" w:space="0" w:color="auto"/>
                  </w:divBdr>
                </w:div>
                <w:div w:id="1004551676">
                  <w:marLeft w:val="0"/>
                  <w:marRight w:val="0"/>
                  <w:marTop w:val="0"/>
                  <w:marBottom w:val="0"/>
                  <w:divBdr>
                    <w:top w:val="none" w:sz="0" w:space="0" w:color="auto"/>
                    <w:left w:val="none" w:sz="0" w:space="0" w:color="auto"/>
                    <w:bottom w:val="none" w:sz="0" w:space="0" w:color="auto"/>
                    <w:right w:val="none" w:sz="0" w:space="0" w:color="auto"/>
                  </w:divBdr>
                </w:div>
                <w:div w:id="1307396215">
                  <w:marLeft w:val="0"/>
                  <w:marRight w:val="0"/>
                  <w:marTop w:val="0"/>
                  <w:marBottom w:val="0"/>
                  <w:divBdr>
                    <w:top w:val="none" w:sz="0" w:space="0" w:color="auto"/>
                    <w:left w:val="none" w:sz="0" w:space="0" w:color="auto"/>
                    <w:bottom w:val="none" w:sz="0" w:space="0" w:color="auto"/>
                    <w:right w:val="none" w:sz="0" w:space="0" w:color="auto"/>
                  </w:divBdr>
                </w:div>
                <w:div w:id="1517113870">
                  <w:marLeft w:val="0"/>
                  <w:marRight w:val="0"/>
                  <w:marTop w:val="0"/>
                  <w:marBottom w:val="0"/>
                  <w:divBdr>
                    <w:top w:val="none" w:sz="0" w:space="0" w:color="auto"/>
                    <w:left w:val="none" w:sz="0" w:space="0" w:color="auto"/>
                    <w:bottom w:val="none" w:sz="0" w:space="0" w:color="auto"/>
                    <w:right w:val="none" w:sz="0" w:space="0" w:color="auto"/>
                  </w:divBdr>
                </w:div>
                <w:div w:id="1862162715">
                  <w:marLeft w:val="0"/>
                  <w:marRight w:val="0"/>
                  <w:marTop w:val="0"/>
                  <w:marBottom w:val="0"/>
                  <w:divBdr>
                    <w:top w:val="none" w:sz="0" w:space="0" w:color="auto"/>
                    <w:left w:val="none" w:sz="0" w:space="0" w:color="auto"/>
                    <w:bottom w:val="none" w:sz="0" w:space="0" w:color="auto"/>
                    <w:right w:val="none" w:sz="0" w:space="0" w:color="auto"/>
                  </w:divBdr>
                </w:div>
                <w:div w:id="2026667926">
                  <w:marLeft w:val="0"/>
                  <w:marRight w:val="0"/>
                  <w:marTop w:val="0"/>
                  <w:marBottom w:val="0"/>
                  <w:divBdr>
                    <w:top w:val="none" w:sz="0" w:space="0" w:color="auto"/>
                    <w:left w:val="none" w:sz="0" w:space="0" w:color="auto"/>
                    <w:bottom w:val="none" w:sz="0" w:space="0" w:color="auto"/>
                    <w:right w:val="none" w:sz="0" w:space="0" w:color="auto"/>
                  </w:divBdr>
                </w:div>
              </w:divsChild>
            </w:div>
            <w:div w:id="2125995935">
              <w:marLeft w:val="0"/>
              <w:marRight w:val="0"/>
              <w:marTop w:val="0"/>
              <w:marBottom w:val="0"/>
              <w:divBdr>
                <w:top w:val="none" w:sz="0" w:space="0" w:color="auto"/>
                <w:left w:val="none" w:sz="0" w:space="0" w:color="auto"/>
                <w:bottom w:val="none" w:sz="0" w:space="0" w:color="auto"/>
                <w:right w:val="none" w:sz="0" w:space="0" w:color="auto"/>
              </w:divBdr>
            </w:div>
            <w:div w:id="2128546248">
              <w:marLeft w:val="0"/>
              <w:marRight w:val="0"/>
              <w:marTop w:val="480"/>
              <w:marBottom w:val="0"/>
              <w:divBdr>
                <w:top w:val="single" w:sz="6" w:space="0" w:color="auto"/>
                <w:left w:val="single" w:sz="6" w:space="0" w:color="auto"/>
                <w:bottom w:val="single" w:sz="6" w:space="0" w:color="auto"/>
                <w:right w:val="single" w:sz="6" w:space="0" w:color="auto"/>
              </w:divBdr>
            </w:div>
            <w:div w:id="2134053540">
              <w:marLeft w:val="0"/>
              <w:marRight w:val="0"/>
              <w:marTop w:val="0"/>
              <w:marBottom w:val="0"/>
              <w:divBdr>
                <w:top w:val="none" w:sz="0" w:space="0" w:color="auto"/>
                <w:left w:val="none" w:sz="0" w:space="0" w:color="auto"/>
                <w:bottom w:val="none" w:sz="0" w:space="0" w:color="auto"/>
                <w:right w:val="none" w:sz="0" w:space="0" w:color="auto"/>
              </w:divBdr>
            </w:div>
            <w:div w:id="2135052624">
              <w:marLeft w:val="0"/>
              <w:marRight w:val="0"/>
              <w:marTop w:val="0"/>
              <w:marBottom w:val="0"/>
              <w:divBdr>
                <w:top w:val="none" w:sz="0" w:space="0" w:color="auto"/>
                <w:left w:val="none" w:sz="0" w:space="0" w:color="auto"/>
                <w:bottom w:val="none" w:sz="0" w:space="0" w:color="auto"/>
                <w:right w:val="none" w:sz="0" w:space="0" w:color="auto"/>
              </w:divBdr>
            </w:div>
            <w:div w:id="2135635691">
              <w:marLeft w:val="0"/>
              <w:marRight w:val="0"/>
              <w:marTop w:val="0"/>
              <w:marBottom w:val="0"/>
              <w:divBdr>
                <w:top w:val="none" w:sz="0" w:space="0" w:color="auto"/>
                <w:left w:val="none" w:sz="0" w:space="0" w:color="auto"/>
                <w:bottom w:val="none" w:sz="0" w:space="0" w:color="auto"/>
                <w:right w:val="none" w:sz="0" w:space="0" w:color="auto"/>
              </w:divBdr>
            </w:div>
            <w:div w:id="2138060608">
              <w:marLeft w:val="0"/>
              <w:marRight w:val="0"/>
              <w:marTop w:val="0"/>
              <w:marBottom w:val="0"/>
              <w:divBdr>
                <w:top w:val="none" w:sz="0" w:space="0" w:color="auto"/>
                <w:left w:val="none" w:sz="0" w:space="0" w:color="auto"/>
                <w:bottom w:val="none" w:sz="0" w:space="0" w:color="auto"/>
                <w:right w:val="none" w:sz="0" w:space="0" w:color="auto"/>
              </w:divBdr>
            </w:div>
          </w:divsChild>
        </w:div>
        <w:div w:id="1297613047">
          <w:marLeft w:val="0"/>
          <w:marRight w:val="0"/>
          <w:marTop w:val="0"/>
          <w:marBottom w:val="0"/>
          <w:divBdr>
            <w:top w:val="none" w:sz="0" w:space="0" w:color="auto"/>
            <w:left w:val="none" w:sz="0" w:space="0" w:color="auto"/>
            <w:bottom w:val="none" w:sz="0" w:space="0" w:color="auto"/>
            <w:right w:val="none" w:sz="0" w:space="0" w:color="auto"/>
          </w:divBdr>
          <w:divsChild>
            <w:div w:id="86586">
              <w:marLeft w:val="0"/>
              <w:marRight w:val="0"/>
              <w:marTop w:val="0"/>
              <w:marBottom w:val="0"/>
              <w:divBdr>
                <w:top w:val="none" w:sz="0" w:space="0" w:color="auto"/>
                <w:left w:val="none" w:sz="0" w:space="0" w:color="auto"/>
                <w:bottom w:val="none" w:sz="0" w:space="0" w:color="auto"/>
                <w:right w:val="none" w:sz="0" w:space="0" w:color="auto"/>
              </w:divBdr>
            </w:div>
            <w:div w:id="591446">
              <w:marLeft w:val="0"/>
              <w:marRight w:val="0"/>
              <w:marTop w:val="0"/>
              <w:marBottom w:val="0"/>
              <w:divBdr>
                <w:top w:val="none" w:sz="0" w:space="0" w:color="auto"/>
                <w:left w:val="none" w:sz="0" w:space="0" w:color="auto"/>
                <w:bottom w:val="none" w:sz="0" w:space="0" w:color="auto"/>
                <w:right w:val="none" w:sz="0" w:space="0" w:color="auto"/>
              </w:divBdr>
            </w:div>
            <w:div w:id="1586933">
              <w:marLeft w:val="0"/>
              <w:marRight w:val="0"/>
              <w:marTop w:val="0"/>
              <w:marBottom w:val="0"/>
              <w:divBdr>
                <w:top w:val="none" w:sz="0" w:space="0" w:color="auto"/>
                <w:left w:val="none" w:sz="0" w:space="0" w:color="auto"/>
                <w:bottom w:val="none" w:sz="0" w:space="0" w:color="auto"/>
                <w:right w:val="none" w:sz="0" w:space="0" w:color="auto"/>
              </w:divBdr>
            </w:div>
            <w:div w:id="1787880">
              <w:marLeft w:val="0"/>
              <w:marRight w:val="0"/>
              <w:marTop w:val="0"/>
              <w:marBottom w:val="0"/>
              <w:divBdr>
                <w:top w:val="none" w:sz="0" w:space="0" w:color="auto"/>
                <w:left w:val="none" w:sz="0" w:space="0" w:color="auto"/>
                <w:bottom w:val="none" w:sz="0" w:space="0" w:color="auto"/>
                <w:right w:val="none" w:sz="0" w:space="0" w:color="auto"/>
              </w:divBdr>
            </w:div>
            <w:div w:id="1978353">
              <w:marLeft w:val="0"/>
              <w:marRight w:val="0"/>
              <w:marTop w:val="0"/>
              <w:marBottom w:val="0"/>
              <w:divBdr>
                <w:top w:val="none" w:sz="0" w:space="0" w:color="auto"/>
                <w:left w:val="none" w:sz="0" w:space="0" w:color="auto"/>
                <w:bottom w:val="none" w:sz="0" w:space="0" w:color="auto"/>
                <w:right w:val="none" w:sz="0" w:space="0" w:color="auto"/>
              </w:divBdr>
            </w:div>
            <w:div w:id="2361975">
              <w:marLeft w:val="0"/>
              <w:marRight w:val="0"/>
              <w:marTop w:val="0"/>
              <w:marBottom w:val="0"/>
              <w:divBdr>
                <w:top w:val="none" w:sz="0" w:space="0" w:color="auto"/>
                <w:left w:val="none" w:sz="0" w:space="0" w:color="auto"/>
                <w:bottom w:val="none" w:sz="0" w:space="0" w:color="auto"/>
                <w:right w:val="none" w:sz="0" w:space="0" w:color="auto"/>
              </w:divBdr>
            </w:div>
            <w:div w:id="2633428">
              <w:marLeft w:val="0"/>
              <w:marRight w:val="0"/>
              <w:marTop w:val="0"/>
              <w:marBottom w:val="0"/>
              <w:divBdr>
                <w:top w:val="none" w:sz="0" w:space="0" w:color="auto"/>
                <w:left w:val="none" w:sz="0" w:space="0" w:color="auto"/>
                <w:bottom w:val="none" w:sz="0" w:space="0" w:color="auto"/>
                <w:right w:val="none" w:sz="0" w:space="0" w:color="auto"/>
              </w:divBdr>
            </w:div>
            <w:div w:id="2829719">
              <w:marLeft w:val="0"/>
              <w:marRight w:val="0"/>
              <w:marTop w:val="0"/>
              <w:marBottom w:val="0"/>
              <w:divBdr>
                <w:top w:val="none" w:sz="0" w:space="0" w:color="auto"/>
                <w:left w:val="none" w:sz="0" w:space="0" w:color="auto"/>
                <w:bottom w:val="none" w:sz="0" w:space="0" w:color="auto"/>
                <w:right w:val="none" w:sz="0" w:space="0" w:color="auto"/>
              </w:divBdr>
            </w:div>
            <w:div w:id="3435432">
              <w:marLeft w:val="0"/>
              <w:marRight w:val="0"/>
              <w:marTop w:val="0"/>
              <w:marBottom w:val="0"/>
              <w:divBdr>
                <w:top w:val="none" w:sz="0" w:space="0" w:color="auto"/>
                <w:left w:val="none" w:sz="0" w:space="0" w:color="auto"/>
                <w:bottom w:val="none" w:sz="0" w:space="0" w:color="auto"/>
                <w:right w:val="none" w:sz="0" w:space="0" w:color="auto"/>
              </w:divBdr>
            </w:div>
            <w:div w:id="4214770">
              <w:marLeft w:val="0"/>
              <w:marRight w:val="0"/>
              <w:marTop w:val="0"/>
              <w:marBottom w:val="0"/>
              <w:divBdr>
                <w:top w:val="none" w:sz="0" w:space="0" w:color="auto"/>
                <w:left w:val="none" w:sz="0" w:space="0" w:color="auto"/>
                <w:bottom w:val="none" w:sz="0" w:space="0" w:color="auto"/>
                <w:right w:val="none" w:sz="0" w:space="0" w:color="auto"/>
              </w:divBdr>
            </w:div>
            <w:div w:id="5256995">
              <w:marLeft w:val="0"/>
              <w:marRight w:val="0"/>
              <w:marTop w:val="0"/>
              <w:marBottom w:val="0"/>
              <w:divBdr>
                <w:top w:val="none" w:sz="0" w:space="0" w:color="auto"/>
                <w:left w:val="none" w:sz="0" w:space="0" w:color="auto"/>
                <w:bottom w:val="none" w:sz="0" w:space="0" w:color="auto"/>
                <w:right w:val="none" w:sz="0" w:space="0" w:color="auto"/>
              </w:divBdr>
            </w:div>
            <w:div w:id="7560018">
              <w:marLeft w:val="0"/>
              <w:marRight w:val="0"/>
              <w:marTop w:val="0"/>
              <w:marBottom w:val="0"/>
              <w:divBdr>
                <w:top w:val="none" w:sz="0" w:space="0" w:color="auto"/>
                <w:left w:val="none" w:sz="0" w:space="0" w:color="auto"/>
                <w:bottom w:val="none" w:sz="0" w:space="0" w:color="auto"/>
                <w:right w:val="none" w:sz="0" w:space="0" w:color="auto"/>
              </w:divBdr>
            </w:div>
            <w:div w:id="7871936">
              <w:marLeft w:val="0"/>
              <w:marRight w:val="0"/>
              <w:marTop w:val="0"/>
              <w:marBottom w:val="0"/>
              <w:divBdr>
                <w:top w:val="none" w:sz="0" w:space="0" w:color="auto"/>
                <w:left w:val="none" w:sz="0" w:space="0" w:color="auto"/>
                <w:bottom w:val="none" w:sz="0" w:space="0" w:color="auto"/>
                <w:right w:val="none" w:sz="0" w:space="0" w:color="auto"/>
              </w:divBdr>
            </w:div>
            <w:div w:id="8025423">
              <w:marLeft w:val="0"/>
              <w:marRight w:val="0"/>
              <w:marTop w:val="0"/>
              <w:marBottom w:val="0"/>
              <w:divBdr>
                <w:top w:val="none" w:sz="0" w:space="0" w:color="auto"/>
                <w:left w:val="none" w:sz="0" w:space="0" w:color="auto"/>
                <w:bottom w:val="none" w:sz="0" w:space="0" w:color="auto"/>
                <w:right w:val="none" w:sz="0" w:space="0" w:color="auto"/>
              </w:divBdr>
            </w:div>
            <w:div w:id="8874651">
              <w:marLeft w:val="0"/>
              <w:marRight w:val="0"/>
              <w:marTop w:val="0"/>
              <w:marBottom w:val="0"/>
              <w:divBdr>
                <w:top w:val="none" w:sz="0" w:space="0" w:color="auto"/>
                <w:left w:val="none" w:sz="0" w:space="0" w:color="auto"/>
                <w:bottom w:val="none" w:sz="0" w:space="0" w:color="auto"/>
                <w:right w:val="none" w:sz="0" w:space="0" w:color="auto"/>
              </w:divBdr>
            </w:div>
            <w:div w:id="9064320">
              <w:marLeft w:val="0"/>
              <w:marRight w:val="0"/>
              <w:marTop w:val="0"/>
              <w:marBottom w:val="0"/>
              <w:divBdr>
                <w:top w:val="none" w:sz="0" w:space="0" w:color="auto"/>
                <w:left w:val="none" w:sz="0" w:space="0" w:color="auto"/>
                <w:bottom w:val="none" w:sz="0" w:space="0" w:color="auto"/>
                <w:right w:val="none" w:sz="0" w:space="0" w:color="auto"/>
              </w:divBdr>
            </w:div>
            <w:div w:id="9263810">
              <w:marLeft w:val="0"/>
              <w:marRight w:val="0"/>
              <w:marTop w:val="0"/>
              <w:marBottom w:val="0"/>
              <w:divBdr>
                <w:top w:val="none" w:sz="0" w:space="0" w:color="auto"/>
                <w:left w:val="none" w:sz="0" w:space="0" w:color="auto"/>
                <w:bottom w:val="none" w:sz="0" w:space="0" w:color="auto"/>
                <w:right w:val="none" w:sz="0" w:space="0" w:color="auto"/>
              </w:divBdr>
            </w:div>
            <w:div w:id="9375458">
              <w:marLeft w:val="0"/>
              <w:marRight w:val="0"/>
              <w:marTop w:val="0"/>
              <w:marBottom w:val="0"/>
              <w:divBdr>
                <w:top w:val="none" w:sz="0" w:space="0" w:color="auto"/>
                <w:left w:val="none" w:sz="0" w:space="0" w:color="auto"/>
                <w:bottom w:val="none" w:sz="0" w:space="0" w:color="auto"/>
                <w:right w:val="none" w:sz="0" w:space="0" w:color="auto"/>
              </w:divBdr>
            </w:div>
            <w:div w:id="10034432">
              <w:marLeft w:val="0"/>
              <w:marRight w:val="0"/>
              <w:marTop w:val="0"/>
              <w:marBottom w:val="0"/>
              <w:divBdr>
                <w:top w:val="none" w:sz="0" w:space="0" w:color="auto"/>
                <w:left w:val="none" w:sz="0" w:space="0" w:color="auto"/>
                <w:bottom w:val="none" w:sz="0" w:space="0" w:color="auto"/>
                <w:right w:val="none" w:sz="0" w:space="0" w:color="auto"/>
              </w:divBdr>
            </w:div>
            <w:div w:id="10762724">
              <w:marLeft w:val="0"/>
              <w:marRight w:val="0"/>
              <w:marTop w:val="0"/>
              <w:marBottom w:val="0"/>
              <w:divBdr>
                <w:top w:val="none" w:sz="0" w:space="0" w:color="auto"/>
                <w:left w:val="none" w:sz="0" w:space="0" w:color="auto"/>
                <w:bottom w:val="none" w:sz="0" w:space="0" w:color="auto"/>
                <w:right w:val="none" w:sz="0" w:space="0" w:color="auto"/>
              </w:divBdr>
            </w:div>
            <w:div w:id="12808525">
              <w:marLeft w:val="0"/>
              <w:marRight w:val="0"/>
              <w:marTop w:val="0"/>
              <w:marBottom w:val="0"/>
              <w:divBdr>
                <w:top w:val="none" w:sz="0" w:space="0" w:color="auto"/>
                <w:left w:val="none" w:sz="0" w:space="0" w:color="auto"/>
                <w:bottom w:val="none" w:sz="0" w:space="0" w:color="auto"/>
                <w:right w:val="none" w:sz="0" w:space="0" w:color="auto"/>
              </w:divBdr>
            </w:div>
            <w:div w:id="13532155">
              <w:marLeft w:val="0"/>
              <w:marRight w:val="0"/>
              <w:marTop w:val="0"/>
              <w:marBottom w:val="0"/>
              <w:divBdr>
                <w:top w:val="none" w:sz="0" w:space="0" w:color="auto"/>
                <w:left w:val="none" w:sz="0" w:space="0" w:color="auto"/>
                <w:bottom w:val="none" w:sz="0" w:space="0" w:color="auto"/>
                <w:right w:val="none" w:sz="0" w:space="0" w:color="auto"/>
              </w:divBdr>
            </w:div>
            <w:div w:id="14426709">
              <w:marLeft w:val="0"/>
              <w:marRight w:val="0"/>
              <w:marTop w:val="0"/>
              <w:marBottom w:val="0"/>
              <w:divBdr>
                <w:top w:val="none" w:sz="0" w:space="0" w:color="auto"/>
                <w:left w:val="none" w:sz="0" w:space="0" w:color="auto"/>
                <w:bottom w:val="none" w:sz="0" w:space="0" w:color="auto"/>
                <w:right w:val="none" w:sz="0" w:space="0" w:color="auto"/>
              </w:divBdr>
            </w:div>
            <w:div w:id="16007424">
              <w:marLeft w:val="0"/>
              <w:marRight w:val="0"/>
              <w:marTop w:val="0"/>
              <w:marBottom w:val="0"/>
              <w:divBdr>
                <w:top w:val="none" w:sz="0" w:space="0" w:color="auto"/>
                <w:left w:val="none" w:sz="0" w:space="0" w:color="auto"/>
                <w:bottom w:val="none" w:sz="0" w:space="0" w:color="auto"/>
                <w:right w:val="none" w:sz="0" w:space="0" w:color="auto"/>
              </w:divBdr>
            </w:div>
            <w:div w:id="16153818">
              <w:marLeft w:val="0"/>
              <w:marRight w:val="0"/>
              <w:marTop w:val="0"/>
              <w:marBottom w:val="0"/>
              <w:divBdr>
                <w:top w:val="none" w:sz="0" w:space="0" w:color="auto"/>
                <w:left w:val="none" w:sz="0" w:space="0" w:color="auto"/>
                <w:bottom w:val="none" w:sz="0" w:space="0" w:color="auto"/>
                <w:right w:val="none" w:sz="0" w:space="0" w:color="auto"/>
              </w:divBdr>
            </w:div>
            <w:div w:id="16784592">
              <w:marLeft w:val="0"/>
              <w:marRight w:val="0"/>
              <w:marTop w:val="0"/>
              <w:marBottom w:val="0"/>
              <w:divBdr>
                <w:top w:val="none" w:sz="0" w:space="0" w:color="auto"/>
                <w:left w:val="none" w:sz="0" w:space="0" w:color="auto"/>
                <w:bottom w:val="none" w:sz="0" w:space="0" w:color="auto"/>
                <w:right w:val="none" w:sz="0" w:space="0" w:color="auto"/>
              </w:divBdr>
            </w:div>
            <w:div w:id="16855597">
              <w:marLeft w:val="0"/>
              <w:marRight w:val="0"/>
              <w:marTop w:val="0"/>
              <w:marBottom w:val="0"/>
              <w:divBdr>
                <w:top w:val="none" w:sz="0" w:space="0" w:color="auto"/>
                <w:left w:val="none" w:sz="0" w:space="0" w:color="auto"/>
                <w:bottom w:val="none" w:sz="0" w:space="0" w:color="auto"/>
                <w:right w:val="none" w:sz="0" w:space="0" w:color="auto"/>
              </w:divBdr>
            </w:div>
            <w:div w:id="17044803">
              <w:marLeft w:val="0"/>
              <w:marRight w:val="0"/>
              <w:marTop w:val="0"/>
              <w:marBottom w:val="0"/>
              <w:divBdr>
                <w:top w:val="none" w:sz="0" w:space="0" w:color="auto"/>
                <w:left w:val="none" w:sz="0" w:space="0" w:color="auto"/>
                <w:bottom w:val="none" w:sz="0" w:space="0" w:color="auto"/>
                <w:right w:val="none" w:sz="0" w:space="0" w:color="auto"/>
              </w:divBdr>
            </w:div>
            <w:div w:id="19861618">
              <w:marLeft w:val="0"/>
              <w:marRight w:val="0"/>
              <w:marTop w:val="0"/>
              <w:marBottom w:val="0"/>
              <w:divBdr>
                <w:top w:val="none" w:sz="0" w:space="0" w:color="auto"/>
                <w:left w:val="none" w:sz="0" w:space="0" w:color="auto"/>
                <w:bottom w:val="none" w:sz="0" w:space="0" w:color="auto"/>
                <w:right w:val="none" w:sz="0" w:space="0" w:color="auto"/>
              </w:divBdr>
            </w:div>
            <w:div w:id="19938203">
              <w:marLeft w:val="0"/>
              <w:marRight w:val="0"/>
              <w:marTop w:val="0"/>
              <w:marBottom w:val="0"/>
              <w:divBdr>
                <w:top w:val="none" w:sz="0" w:space="0" w:color="auto"/>
                <w:left w:val="none" w:sz="0" w:space="0" w:color="auto"/>
                <w:bottom w:val="none" w:sz="0" w:space="0" w:color="auto"/>
                <w:right w:val="none" w:sz="0" w:space="0" w:color="auto"/>
              </w:divBdr>
            </w:div>
            <w:div w:id="20130121">
              <w:marLeft w:val="0"/>
              <w:marRight w:val="0"/>
              <w:marTop w:val="0"/>
              <w:marBottom w:val="0"/>
              <w:divBdr>
                <w:top w:val="none" w:sz="0" w:space="0" w:color="auto"/>
                <w:left w:val="none" w:sz="0" w:space="0" w:color="auto"/>
                <w:bottom w:val="none" w:sz="0" w:space="0" w:color="auto"/>
                <w:right w:val="none" w:sz="0" w:space="0" w:color="auto"/>
              </w:divBdr>
            </w:div>
            <w:div w:id="21126884">
              <w:marLeft w:val="0"/>
              <w:marRight w:val="0"/>
              <w:marTop w:val="0"/>
              <w:marBottom w:val="0"/>
              <w:divBdr>
                <w:top w:val="none" w:sz="0" w:space="0" w:color="auto"/>
                <w:left w:val="none" w:sz="0" w:space="0" w:color="auto"/>
                <w:bottom w:val="none" w:sz="0" w:space="0" w:color="auto"/>
                <w:right w:val="none" w:sz="0" w:space="0" w:color="auto"/>
              </w:divBdr>
            </w:div>
            <w:div w:id="21133829">
              <w:marLeft w:val="0"/>
              <w:marRight w:val="0"/>
              <w:marTop w:val="0"/>
              <w:marBottom w:val="0"/>
              <w:divBdr>
                <w:top w:val="none" w:sz="0" w:space="0" w:color="auto"/>
                <w:left w:val="none" w:sz="0" w:space="0" w:color="auto"/>
                <w:bottom w:val="none" w:sz="0" w:space="0" w:color="auto"/>
                <w:right w:val="none" w:sz="0" w:space="0" w:color="auto"/>
              </w:divBdr>
            </w:div>
            <w:div w:id="21710894">
              <w:marLeft w:val="0"/>
              <w:marRight w:val="0"/>
              <w:marTop w:val="0"/>
              <w:marBottom w:val="0"/>
              <w:divBdr>
                <w:top w:val="none" w:sz="0" w:space="0" w:color="auto"/>
                <w:left w:val="none" w:sz="0" w:space="0" w:color="auto"/>
                <w:bottom w:val="none" w:sz="0" w:space="0" w:color="auto"/>
                <w:right w:val="none" w:sz="0" w:space="0" w:color="auto"/>
              </w:divBdr>
            </w:div>
            <w:div w:id="23600799">
              <w:marLeft w:val="0"/>
              <w:marRight w:val="0"/>
              <w:marTop w:val="0"/>
              <w:marBottom w:val="0"/>
              <w:divBdr>
                <w:top w:val="none" w:sz="0" w:space="0" w:color="auto"/>
                <w:left w:val="none" w:sz="0" w:space="0" w:color="auto"/>
                <w:bottom w:val="none" w:sz="0" w:space="0" w:color="auto"/>
                <w:right w:val="none" w:sz="0" w:space="0" w:color="auto"/>
              </w:divBdr>
            </w:div>
            <w:div w:id="23749370">
              <w:marLeft w:val="0"/>
              <w:marRight w:val="0"/>
              <w:marTop w:val="0"/>
              <w:marBottom w:val="0"/>
              <w:divBdr>
                <w:top w:val="none" w:sz="0" w:space="0" w:color="auto"/>
                <w:left w:val="none" w:sz="0" w:space="0" w:color="auto"/>
                <w:bottom w:val="none" w:sz="0" w:space="0" w:color="auto"/>
                <w:right w:val="none" w:sz="0" w:space="0" w:color="auto"/>
              </w:divBdr>
            </w:div>
            <w:div w:id="25185140">
              <w:marLeft w:val="0"/>
              <w:marRight w:val="0"/>
              <w:marTop w:val="0"/>
              <w:marBottom w:val="0"/>
              <w:divBdr>
                <w:top w:val="none" w:sz="0" w:space="0" w:color="auto"/>
                <w:left w:val="none" w:sz="0" w:space="0" w:color="auto"/>
                <w:bottom w:val="none" w:sz="0" w:space="0" w:color="auto"/>
                <w:right w:val="none" w:sz="0" w:space="0" w:color="auto"/>
              </w:divBdr>
            </w:div>
            <w:div w:id="26027444">
              <w:marLeft w:val="0"/>
              <w:marRight w:val="0"/>
              <w:marTop w:val="0"/>
              <w:marBottom w:val="0"/>
              <w:divBdr>
                <w:top w:val="none" w:sz="0" w:space="0" w:color="auto"/>
                <w:left w:val="none" w:sz="0" w:space="0" w:color="auto"/>
                <w:bottom w:val="none" w:sz="0" w:space="0" w:color="auto"/>
                <w:right w:val="none" w:sz="0" w:space="0" w:color="auto"/>
              </w:divBdr>
            </w:div>
            <w:div w:id="26562678">
              <w:marLeft w:val="0"/>
              <w:marRight w:val="0"/>
              <w:marTop w:val="0"/>
              <w:marBottom w:val="0"/>
              <w:divBdr>
                <w:top w:val="none" w:sz="0" w:space="0" w:color="auto"/>
                <w:left w:val="none" w:sz="0" w:space="0" w:color="auto"/>
                <w:bottom w:val="none" w:sz="0" w:space="0" w:color="auto"/>
                <w:right w:val="none" w:sz="0" w:space="0" w:color="auto"/>
              </w:divBdr>
            </w:div>
            <w:div w:id="28997465">
              <w:marLeft w:val="0"/>
              <w:marRight w:val="0"/>
              <w:marTop w:val="0"/>
              <w:marBottom w:val="0"/>
              <w:divBdr>
                <w:top w:val="none" w:sz="0" w:space="0" w:color="auto"/>
                <w:left w:val="none" w:sz="0" w:space="0" w:color="auto"/>
                <w:bottom w:val="none" w:sz="0" w:space="0" w:color="auto"/>
                <w:right w:val="none" w:sz="0" w:space="0" w:color="auto"/>
              </w:divBdr>
            </w:div>
            <w:div w:id="29116762">
              <w:marLeft w:val="0"/>
              <w:marRight w:val="0"/>
              <w:marTop w:val="0"/>
              <w:marBottom w:val="0"/>
              <w:divBdr>
                <w:top w:val="none" w:sz="0" w:space="0" w:color="auto"/>
                <w:left w:val="none" w:sz="0" w:space="0" w:color="auto"/>
                <w:bottom w:val="none" w:sz="0" w:space="0" w:color="auto"/>
                <w:right w:val="none" w:sz="0" w:space="0" w:color="auto"/>
              </w:divBdr>
            </w:div>
            <w:div w:id="29692180">
              <w:marLeft w:val="0"/>
              <w:marRight w:val="0"/>
              <w:marTop w:val="0"/>
              <w:marBottom w:val="0"/>
              <w:divBdr>
                <w:top w:val="none" w:sz="0" w:space="0" w:color="auto"/>
                <w:left w:val="none" w:sz="0" w:space="0" w:color="auto"/>
                <w:bottom w:val="none" w:sz="0" w:space="0" w:color="auto"/>
                <w:right w:val="none" w:sz="0" w:space="0" w:color="auto"/>
              </w:divBdr>
            </w:div>
            <w:div w:id="30308141">
              <w:marLeft w:val="0"/>
              <w:marRight w:val="0"/>
              <w:marTop w:val="0"/>
              <w:marBottom w:val="0"/>
              <w:divBdr>
                <w:top w:val="none" w:sz="0" w:space="0" w:color="auto"/>
                <w:left w:val="none" w:sz="0" w:space="0" w:color="auto"/>
                <w:bottom w:val="none" w:sz="0" w:space="0" w:color="auto"/>
                <w:right w:val="none" w:sz="0" w:space="0" w:color="auto"/>
              </w:divBdr>
            </w:div>
            <w:div w:id="31460001">
              <w:marLeft w:val="0"/>
              <w:marRight w:val="0"/>
              <w:marTop w:val="0"/>
              <w:marBottom w:val="0"/>
              <w:divBdr>
                <w:top w:val="none" w:sz="0" w:space="0" w:color="auto"/>
                <w:left w:val="none" w:sz="0" w:space="0" w:color="auto"/>
                <w:bottom w:val="none" w:sz="0" w:space="0" w:color="auto"/>
                <w:right w:val="none" w:sz="0" w:space="0" w:color="auto"/>
              </w:divBdr>
            </w:div>
            <w:div w:id="32197636">
              <w:marLeft w:val="0"/>
              <w:marRight w:val="0"/>
              <w:marTop w:val="0"/>
              <w:marBottom w:val="0"/>
              <w:divBdr>
                <w:top w:val="none" w:sz="0" w:space="0" w:color="auto"/>
                <w:left w:val="none" w:sz="0" w:space="0" w:color="auto"/>
                <w:bottom w:val="none" w:sz="0" w:space="0" w:color="auto"/>
                <w:right w:val="none" w:sz="0" w:space="0" w:color="auto"/>
              </w:divBdr>
            </w:div>
            <w:div w:id="32656452">
              <w:marLeft w:val="0"/>
              <w:marRight w:val="0"/>
              <w:marTop w:val="0"/>
              <w:marBottom w:val="0"/>
              <w:divBdr>
                <w:top w:val="none" w:sz="0" w:space="0" w:color="auto"/>
                <w:left w:val="none" w:sz="0" w:space="0" w:color="auto"/>
                <w:bottom w:val="none" w:sz="0" w:space="0" w:color="auto"/>
                <w:right w:val="none" w:sz="0" w:space="0" w:color="auto"/>
              </w:divBdr>
            </w:div>
            <w:div w:id="32923349">
              <w:marLeft w:val="0"/>
              <w:marRight w:val="0"/>
              <w:marTop w:val="0"/>
              <w:marBottom w:val="0"/>
              <w:divBdr>
                <w:top w:val="none" w:sz="0" w:space="0" w:color="auto"/>
                <w:left w:val="none" w:sz="0" w:space="0" w:color="auto"/>
                <w:bottom w:val="none" w:sz="0" w:space="0" w:color="auto"/>
                <w:right w:val="none" w:sz="0" w:space="0" w:color="auto"/>
              </w:divBdr>
            </w:div>
            <w:div w:id="33583471">
              <w:marLeft w:val="0"/>
              <w:marRight w:val="0"/>
              <w:marTop w:val="0"/>
              <w:marBottom w:val="0"/>
              <w:divBdr>
                <w:top w:val="none" w:sz="0" w:space="0" w:color="auto"/>
                <w:left w:val="none" w:sz="0" w:space="0" w:color="auto"/>
                <w:bottom w:val="none" w:sz="0" w:space="0" w:color="auto"/>
                <w:right w:val="none" w:sz="0" w:space="0" w:color="auto"/>
              </w:divBdr>
            </w:div>
            <w:div w:id="34156802">
              <w:marLeft w:val="0"/>
              <w:marRight w:val="0"/>
              <w:marTop w:val="0"/>
              <w:marBottom w:val="0"/>
              <w:divBdr>
                <w:top w:val="none" w:sz="0" w:space="0" w:color="auto"/>
                <w:left w:val="none" w:sz="0" w:space="0" w:color="auto"/>
                <w:bottom w:val="none" w:sz="0" w:space="0" w:color="auto"/>
                <w:right w:val="none" w:sz="0" w:space="0" w:color="auto"/>
              </w:divBdr>
            </w:div>
            <w:div w:id="35005674">
              <w:marLeft w:val="0"/>
              <w:marRight w:val="0"/>
              <w:marTop w:val="0"/>
              <w:marBottom w:val="0"/>
              <w:divBdr>
                <w:top w:val="none" w:sz="0" w:space="0" w:color="auto"/>
                <w:left w:val="none" w:sz="0" w:space="0" w:color="auto"/>
                <w:bottom w:val="none" w:sz="0" w:space="0" w:color="auto"/>
                <w:right w:val="none" w:sz="0" w:space="0" w:color="auto"/>
              </w:divBdr>
            </w:div>
            <w:div w:id="35087156">
              <w:marLeft w:val="0"/>
              <w:marRight w:val="0"/>
              <w:marTop w:val="0"/>
              <w:marBottom w:val="0"/>
              <w:divBdr>
                <w:top w:val="none" w:sz="0" w:space="0" w:color="auto"/>
                <w:left w:val="none" w:sz="0" w:space="0" w:color="auto"/>
                <w:bottom w:val="none" w:sz="0" w:space="0" w:color="auto"/>
                <w:right w:val="none" w:sz="0" w:space="0" w:color="auto"/>
              </w:divBdr>
            </w:div>
            <w:div w:id="35132443">
              <w:marLeft w:val="0"/>
              <w:marRight w:val="0"/>
              <w:marTop w:val="0"/>
              <w:marBottom w:val="0"/>
              <w:divBdr>
                <w:top w:val="none" w:sz="0" w:space="0" w:color="auto"/>
                <w:left w:val="none" w:sz="0" w:space="0" w:color="auto"/>
                <w:bottom w:val="none" w:sz="0" w:space="0" w:color="auto"/>
                <w:right w:val="none" w:sz="0" w:space="0" w:color="auto"/>
              </w:divBdr>
            </w:div>
            <w:div w:id="36511854">
              <w:marLeft w:val="0"/>
              <w:marRight w:val="0"/>
              <w:marTop w:val="0"/>
              <w:marBottom w:val="0"/>
              <w:divBdr>
                <w:top w:val="none" w:sz="0" w:space="0" w:color="auto"/>
                <w:left w:val="none" w:sz="0" w:space="0" w:color="auto"/>
                <w:bottom w:val="none" w:sz="0" w:space="0" w:color="auto"/>
                <w:right w:val="none" w:sz="0" w:space="0" w:color="auto"/>
              </w:divBdr>
            </w:div>
            <w:div w:id="37094799">
              <w:marLeft w:val="0"/>
              <w:marRight w:val="0"/>
              <w:marTop w:val="0"/>
              <w:marBottom w:val="0"/>
              <w:divBdr>
                <w:top w:val="none" w:sz="0" w:space="0" w:color="auto"/>
                <w:left w:val="none" w:sz="0" w:space="0" w:color="auto"/>
                <w:bottom w:val="none" w:sz="0" w:space="0" w:color="auto"/>
                <w:right w:val="none" w:sz="0" w:space="0" w:color="auto"/>
              </w:divBdr>
            </w:div>
            <w:div w:id="37781426">
              <w:marLeft w:val="0"/>
              <w:marRight w:val="0"/>
              <w:marTop w:val="0"/>
              <w:marBottom w:val="0"/>
              <w:divBdr>
                <w:top w:val="none" w:sz="0" w:space="0" w:color="auto"/>
                <w:left w:val="none" w:sz="0" w:space="0" w:color="auto"/>
                <w:bottom w:val="none" w:sz="0" w:space="0" w:color="auto"/>
                <w:right w:val="none" w:sz="0" w:space="0" w:color="auto"/>
              </w:divBdr>
            </w:div>
            <w:div w:id="38017769">
              <w:marLeft w:val="0"/>
              <w:marRight w:val="0"/>
              <w:marTop w:val="0"/>
              <w:marBottom w:val="0"/>
              <w:divBdr>
                <w:top w:val="none" w:sz="0" w:space="0" w:color="auto"/>
                <w:left w:val="none" w:sz="0" w:space="0" w:color="auto"/>
                <w:bottom w:val="none" w:sz="0" w:space="0" w:color="auto"/>
                <w:right w:val="none" w:sz="0" w:space="0" w:color="auto"/>
              </w:divBdr>
            </w:div>
            <w:div w:id="38744550">
              <w:marLeft w:val="0"/>
              <w:marRight w:val="0"/>
              <w:marTop w:val="0"/>
              <w:marBottom w:val="0"/>
              <w:divBdr>
                <w:top w:val="none" w:sz="0" w:space="0" w:color="auto"/>
                <w:left w:val="none" w:sz="0" w:space="0" w:color="auto"/>
                <w:bottom w:val="none" w:sz="0" w:space="0" w:color="auto"/>
                <w:right w:val="none" w:sz="0" w:space="0" w:color="auto"/>
              </w:divBdr>
            </w:div>
            <w:div w:id="38946232">
              <w:marLeft w:val="0"/>
              <w:marRight w:val="0"/>
              <w:marTop w:val="0"/>
              <w:marBottom w:val="0"/>
              <w:divBdr>
                <w:top w:val="none" w:sz="0" w:space="0" w:color="auto"/>
                <w:left w:val="none" w:sz="0" w:space="0" w:color="auto"/>
                <w:bottom w:val="none" w:sz="0" w:space="0" w:color="auto"/>
                <w:right w:val="none" w:sz="0" w:space="0" w:color="auto"/>
              </w:divBdr>
            </w:div>
            <w:div w:id="39788649">
              <w:marLeft w:val="0"/>
              <w:marRight w:val="0"/>
              <w:marTop w:val="0"/>
              <w:marBottom w:val="0"/>
              <w:divBdr>
                <w:top w:val="none" w:sz="0" w:space="0" w:color="auto"/>
                <w:left w:val="none" w:sz="0" w:space="0" w:color="auto"/>
                <w:bottom w:val="none" w:sz="0" w:space="0" w:color="auto"/>
                <w:right w:val="none" w:sz="0" w:space="0" w:color="auto"/>
              </w:divBdr>
            </w:div>
            <w:div w:id="39984767">
              <w:marLeft w:val="0"/>
              <w:marRight w:val="0"/>
              <w:marTop w:val="0"/>
              <w:marBottom w:val="0"/>
              <w:divBdr>
                <w:top w:val="none" w:sz="0" w:space="0" w:color="auto"/>
                <w:left w:val="none" w:sz="0" w:space="0" w:color="auto"/>
                <w:bottom w:val="none" w:sz="0" w:space="0" w:color="auto"/>
                <w:right w:val="none" w:sz="0" w:space="0" w:color="auto"/>
              </w:divBdr>
            </w:div>
            <w:div w:id="41833223">
              <w:marLeft w:val="0"/>
              <w:marRight w:val="0"/>
              <w:marTop w:val="0"/>
              <w:marBottom w:val="0"/>
              <w:divBdr>
                <w:top w:val="none" w:sz="0" w:space="0" w:color="auto"/>
                <w:left w:val="none" w:sz="0" w:space="0" w:color="auto"/>
                <w:bottom w:val="none" w:sz="0" w:space="0" w:color="auto"/>
                <w:right w:val="none" w:sz="0" w:space="0" w:color="auto"/>
              </w:divBdr>
            </w:div>
            <w:div w:id="44378487">
              <w:marLeft w:val="0"/>
              <w:marRight w:val="0"/>
              <w:marTop w:val="0"/>
              <w:marBottom w:val="0"/>
              <w:divBdr>
                <w:top w:val="none" w:sz="0" w:space="0" w:color="auto"/>
                <w:left w:val="none" w:sz="0" w:space="0" w:color="auto"/>
                <w:bottom w:val="none" w:sz="0" w:space="0" w:color="auto"/>
                <w:right w:val="none" w:sz="0" w:space="0" w:color="auto"/>
              </w:divBdr>
            </w:div>
            <w:div w:id="46103885">
              <w:marLeft w:val="0"/>
              <w:marRight w:val="0"/>
              <w:marTop w:val="0"/>
              <w:marBottom w:val="0"/>
              <w:divBdr>
                <w:top w:val="none" w:sz="0" w:space="0" w:color="auto"/>
                <w:left w:val="none" w:sz="0" w:space="0" w:color="auto"/>
                <w:bottom w:val="none" w:sz="0" w:space="0" w:color="auto"/>
                <w:right w:val="none" w:sz="0" w:space="0" w:color="auto"/>
              </w:divBdr>
            </w:div>
            <w:div w:id="46806010">
              <w:marLeft w:val="0"/>
              <w:marRight w:val="0"/>
              <w:marTop w:val="0"/>
              <w:marBottom w:val="0"/>
              <w:divBdr>
                <w:top w:val="none" w:sz="0" w:space="0" w:color="auto"/>
                <w:left w:val="none" w:sz="0" w:space="0" w:color="auto"/>
                <w:bottom w:val="none" w:sz="0" w:space="0" w:color="auto"/>
                <w:right w:val="none" w:sz="0" w:space="0" w:color="auto"/>
              </w:divBdr>
            </w:div>
            <w:div w:id="47270187">
              <w:marLeft w:val="0"/>
              <w:marRight w:val="0"/>
              <w:marTop w:val="0"/>
              <w:marBottom w:val="0"/>
              <w:divBdr>
                <w:top w:val="none" w:sz="0" w:space="0" w:color="auto"/>
                <w:left w:val="none" w:sz="0" w:space="0" w:color="auto"/>
                <w:bottom w:val="none" w:sz="0" w:space="0" w:color="auto"/>
                <w:right w:val="none" w:sz="0" w:space="0" w:color="auto"/>
              </w:divBdr>
            </w:div>
            <w:div w:id="48118962">
              <w:marLeft w:val="0"/>
              <w:marRight w:val="0"/>
              <w:marTop w:val="0"/>
              <w:marBottom w:val="0"/>
              <w:divBdr>
                <w:top w:val="none" w:sz="0" w:space="0" w:color="auto"/>
                <w:left w:val="none" w:sz="0" w:space="0" w:color="auto"/>
                <w:bottom w:val="none" w:sz="0" w:space="0" w:color="auto"/>
                <w:right w:val="none" w:sz="0" w:space="0" w:color="auto"/>
              </w:divBdr>
            </w:div>
            <w:div w:id="48261320">
              <w:marLeft w:val="0"/>
              <w:marRight w:val="0"/>
              <w:marTop w:val="0"/>
              <w:marBottom w:val="0"/>
              <w:divBdr>
                <w:top w:val="none" w:sz="0" w:space="0" w:color="auto"/>
                <w:left w:val="none" w:sz="0" w:space="0" w:color="auto"/>
                <w:bottom w:val="none" w:sz="0" w:space="0" w:color="auto"/>
                <w:right w:val="none" w:sz="0" w:space="0" w:color="auto"/>
              </w:divBdr>
            </w:div>
            <w:div w:id="50468830">
              <w:marLeft w:val="0"/>
              <w:marRight w:val="0"/>
              <w:marTop w:val="0"/>
              <w:marBottom w:val="0"/>
              <w:divBdr>
                <w:top w:val="none" w:sz="0" w:space="0" w:color="auto"/>
                <w:left w:val="none" w:sz="0" w:space="0" w:color="auto"/>
                <w:bottom w:val="none" w:sz="0" w:space="0" w:color="auto"/>
                <w:right w:val="none" w:sz="0" w:space="0" w:color="auto"/>
              </w:divBdr>
            </w:div>
            <w:div w:id="51538575">
              <w:marLeft w:val="0"/>
              <w:marRight w:val="0"/>
              <w:marTop w:val="0"/>
              <w:marBottom w:val="0"/>
              <w:divBdr>
                <w:top w:val="none" w:sz="0" w:space="0" w:color="auto"/>
                <w:left w:val="none" w:sz="0" w:space="0" w:color="auto"/>
                <w:bottom w:val="none" w:sz="0" w:space="0" w:color="auto"/>
                <w:right w:val="none" w:sz="0" w:space="0" w:color="auto"/>
              </w:divBdr>
            </w:div>
            <w:div w:id="51736991">
              <w:marLeft w:val="0"/>
              <w:marRight w:val="0"/>
              <w:marTop w:val="0"/>
              <w:marBottom w:val="0"/>
              <w:divBdr>
                <w:top w:val="none" w:sz="0" w:space="0" w:color="auto"/>
                <w:left w:val="none" w:sz="0" w:space="0" w:color="auto"/>
                <w:bottom w:val="none" w:sz="0" w:space="0" w:color="auto"/>
                <w:right w:val="none" w:sz="0" w:space="0" w:color="auto"/>
              </w:divBdr>
            </w:div>
            <w:div w:id="52509760">
              <w:marLeft w:val="0"/>
              <w:marRight w:val="0"/>
              <w:marTop w:val="0"/>
              <w:marBottom w:val="0"/>
              <w:divBdr>
                <w:top w:val="none" w:sz="0" w:space="0" w:color="auto"/>
                <w:left w:val="none" w:sz="0" w:space="0" w:color="auto"/>
                <w:bottom w:val="none" w:sz="0" w:space="0" w:color="auto"/>
                <w:right w:val="none" w:sz="0" w:space="0" w:color="auto"/>
              </w:divBdr>
            </w:div>
            <w:div w:id="52584627">
              <w:marLeft w:val="0"/>
              <w:marRight w:val="0"/>
              <w:marTop w:val="0"/>
              <w:marBottom w:val="0"/>
              <w:divBdr>
                <w:top w:val="none" w:sz="0" w:space="0" w:color="auto"/>
                <w:left w:val="none" w:sz="0" w:space="0" w:color="auto"/>
                <w:bottom w:val="none" w:sz="0" w:space="0" w:color="auto"/>
                <w:right w:val="none" w:sz="0" w:space="0" w:color="auto"/>
              </w:divBdr>
            </w:div>
            <w:div w:id="53281864">
              <w:marLeft w:val="0"/>
              <w:marRight w:val="0"/>
              <w:marTop w:val="0"/>
              <w:marBottom w:val="0"/>
              <w:divBdr>
                <w:top w:val="none" w:sz="0" w:space="0" w:color="auto"/>
                <w:left w:val="none" w:sz="0" w:space="0" w:color="auto"/>
                <w:bottom w:val="none" w:sz="0" w:space="0" w:color="auto"/>
                <w:right w:val="none" w:sz="0" w:space="0" w:color="auto"/>
              </w:divBdr>
            </w:div>
            <w:div w:id="54550286">
              <w:marLeft w:val="0"/>
              <w:marRight w:val="0"/>
              <w:marTop w:val="0"/>
              <w:marBottom w:val="0"/>
              <w:divBdr>
                <w:top w:val="none" w:sz="0" w:space="0" w:color="auto"/>
                <w:left w:val="none" w:sz="0" w:space="0" w:color="auto"/>
                <w:bottom w:val="none" w:sz="0" w:space="0" w:color="auto"/>
                <w:right w:val="none" w:sz="0" w:space="0" w:color="auto"/>
              </w:divBdr>
            </w:div>
            <w:div w:id="56827869">
              <w:marLeft w:val="0"/>
              <w:marRight w:val="0"/>
              <w:marTop w:val="0"/>
              <w:marBottom w:val="0"/>
              <w:divBdr>
                <w:top w:val="none" w:sz="0" w:space="0" w:color="auto"/>
                <w:left w:val="none" w:sz="0" w:space="0" w:color="auto"/>
                <w:bottom w:val="none" w:sz="0" w:space="0" w:color="auto"/>
                <w:right w:val="none" w:sz="0" w:space="0" w:color="auto"/>
              </w:divBdr>
            </w:div>
            <w:div w:id="56975931">
              <w:marLeft w:val="0"/>
              <w:marRight w:val="0"/>
              <w:marTop w:val="0"/>
              <w:marBottom w:val="0"/>
              <w:divBdr>
                <w:top w:val="none" w:sz="0" w:space="0" w:color="auto"/>
                <w:left w:val="none" w:sz="0" w:space="0" w:color="auto"/>
                <w:bottom w:val="none" w:sz="0" w:space="0" w:color="auto"/>
                <w:right w:val="none" w:sz="0" w:space="0" w:color="auto"/>
              </w:divBdr>
            </w:div>
            <w:div w:id="57017835">
              <w:marLeft w:val="0"/>
              <w:marRight w:val="0"/>
              <w:marTop w:val="0"/>
              <w:marBottom w:val="0"/>
              <w:divBdr>
                <w:top w:val="none" w:sz="0" w:space="0" w:color="auto"/>
                <w:left w:val="none" w:sz="0" w:space="0" w:color="auto"/>
                <w:bottom w:val="none" w:sz="0" w:space="0" w:color="auto"/>
                <w:right w:val="none" w:sz="0" w:space="0" w:color="auto"/>
              </w:divBdr>
            </w:div>
            <w:div w:id="57094668">
              <w:marLeft w:val="0"/>
              <w:marRight w:val="0"/>
              <w:marTop w:val="0"/>
              <w:marBottom w:val="0"/>
              <w:divBdr>
                <w:top w:val="none" w:sz="0" w:space="0" w:color="auto"/>
                <w:left w:val="none" w:sz="0" w:space="0" w:color="auto"/>
                <w:bottom w:val="none" w:sz="0" w:space="0" w:color="auto"/>
                <w:right w:val="none" w:sz="0" w:space="0" w:color="auto"/>
              </w:divBdr>
            </w:div>
            <w:div w:id="57441779">
              <w:marLeft w:val="0"/>
              <w:marRight w:val="0"/>
              <w:marTop w:val="0"/>
              <w:marBottom w:val="0"/>
              <w:divBdr>
                <w:top w:val="none" w:sz="0" w:space="0" w:color="auto"/>
                <w:left w:val="none" w:sz="0" w:space="0" w:color="auto"/>
                <w:bottom w:val="none" w:sz="0" w:space="0" w:color="auto"/>
                <w:right w:val="none" w:sz="0" w:space="0" w:color="auto"/>
              </w:divBdr>
            </w:div>
            <w:div w:id="57671983">
              <w:marLeft w:val="0"/>
              <w:marRight w:val="0"/>
              <w:marTop w:val="0"/>
              <w:marBottom w:val="0"/>
              <w:divBdr>
                <w:top w:val="none" w:sz="0" w:space="0" w:color="auto"/>
                <w:left w:val="none" w:sz="0" w:space="0" w:color="auto"/>
                <w:bottom w:val="none" w:sz="0" w:space="0" w:color="auto"/>
                <w:right w:val="none" w:sz="0" w:space="0" w:color="auto"/>
              </w:divBdr>
            </w:div>
            <w:div w:id="58022111">
              <w:marLeft w:val="0"/>
              <w:marRight w:val="0"/>
              <w:marTop w:val="0"/>
              <w:marBottom w:val="0"/>
              <w:divBdr>
                <w:top w:val="none" w:sz="0" w:space="0" w:color="auto"/>
                <w:left w:val="none" w:sz="0" w:space="0" w:color="auto"/>
                <w:bottom w:val="none" w:sz="0" w:space="0" w:color="auto"/>
                <w:right w:val="none" w:sz="0" w:space="0" w:color="auto"/>
              </w:divBdr>
            </w:div>
            <w:div w:id="58869351">
              <w:marLeft w:val="0"/>
              <w:marRight w:val="0"/>
              <w:marTop w:val="0"/>
              <w:marBottom w:val="0"/>
              <w:divBdr>
                <w:top w:val="none" w:sz="0" w:space="0" w:color="auto"/>
                <w:left w:val="none" w:sz="0" w:space="0" w:color="auto"/>
                <w:bottom w:val="none" w:sz="0" w:space="0" w:color="auto"/>
                <w:right w:val="none" w:sz="0" w:space="0" w:color="auto"/>
              </w:divBdr>
            </w:div>
            <w:div w:id="59182033">
              <w:marLeft w:val="0"/>
              <w:marRight w:val="0"/>
              <w:marTop w:val="0"/>
              <w:marBottom w:val="0"/>
              <w:divBdr>
                <w:top w:val="none" w:sz="0" w:space="0" w:color="auto"/>
                <w:left w:val="none" w:sz="0" w:space="0" w:color="auto"/>
                <w:bottom w:val="none" w:sz="0" w:space="0" w:color="auto"/>
                <w:right w:val="none" w:sz="0" w:space="0" w:color="auto"/>
              </w:divBdr>
            </w:div>
            <w:div w:id="59406134">
              <w:marLeft w:val="0"/>
              <w:marRight w:val="0"/>
              <w:marTop w:val="0"/>
              <w:marBottom w:val="0"/>
              <w:divBdr>
                <w:top w:val="none" w:sz="0" w:space="0" w:color="auto"/>
                <w:left w:val="none" w:sz="0" w:space="0" w:color="auto"/>
                <w:bottom w:val="none" w:sz="0" w:space="0" w:color="auto"/>
                <w:right w:val="none" w:sz="0" w:space="0" w:color="auto"/>
              </w:divBdr>
            </w:div>
            <w:div w:id="60831634">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
            <w:div w:id="61568082">
              <w:marLeft w:val="0"/>
              <w:marRight w:val="0"/>
              <w:marTop w:val="0"/>
              <w:marBottom w:val="0"/>
              <w:divBdr>
                <w:top w:val="none" w:sz="0" w:space="0" w:color="auto"/>
                <w:left w:val="none" w:sz="0" w:space="0" w:color="auto"/>
                <w:bottom w:val="none" w:sz="0" w:space="0" w:color="auto"/>
                <w:right w:val="none" w:sz="0" w:space="0" w:color="auto"/>
              </w:divBdr>
            </w:div>
            <w:div w:id="63188425">
              <w:marLeft w:val="0"/>
              <w:marRight w:val="0"/>
              <w:marTop w:val="0"/>
              <w:marBottom w:val="0"/>
              <w:divBdr>
                <w:top w:val="none" w:sz="0" w:space="0" w:color="auto"/>
                <w:left w:val="none" w:sz="0" w:space="0" w:color="auto"/>
                <w:bottom w:val="none" w:sz="0" w:space="0" w:color="auto"/>
                <w:right w:val="none" w:sz="0" w:space="0" w:color="auto"/>
              </w:divBdr>
            </w:div>
            <w:div w:id="65348019">
              <w:marLeft w:val="0"/>
              <w:marRight w:val="0"/>
              <w:marTop w:val="0"/>
              <w:marBottom w:val="0"/>
              <w:divBdr>
                <w:top w:val="none" w:sz="0" w:space="0" w:color="auto"/>
                <w:left w:val="none" w:sz="0" w:space="0" w:color="auto"/>
                <w:bottom w:val="none" w:sz="0" w:space="0" w:color="auto"/>
                <w:right w:val="none" w:sz="0" w:space="0" w:color="auto"/>
              </w:divBdr>
            </w:div>
            <w:div w:id="66927105">
              <w:marLeft w:val="0"/>
              <w:marRight w:val="0"/>
              <w:marTop w:val="0"/>
              <w:marBottom w:val="0"/>
              <w:divBdr>
                <w:top w:val="none" w:sz="0" w:space="0" w:color="auto"/>
                <w:left w:val="none" w:sz="0" w:space="0" w:color="auto"/>
                <w:bottom w:val="none" w:sz="0" w:space="0" w:color="auto"/>
                <w:right w:val="none" w:sz="0" w:space="0" w:color="auto"/>
              </w:divBdr>
            </w:div>
            <w:div w:id="67116963">
              <w:marLeft w:val="0"/>
              <w:marRight w:val="0"/>
              <w:marTop w:val="0"/>
              <w:marBottom w:val="0"/>
              <w:divBdr>
                <w:top w:val="none" w:sz="0" w:space="0" w:color="auto"/>
                <w:left w:val="none" w:sz="0" w:space="0" w:color="auto"/>
                <w:bottom w:val="none" w:sz="0" w:space="0" w:color="auto"/>
                <w:right w:val="none" w:sz="0" w:space="0" w:color="auto"/>
              </w:divBdr>
            </w:div>
            <w:div w:id="67575597">
              <w:marLeft w:val="0"/>
              <w:marRight w:val="0"/>
              <w:marTop w:val="0"/>
              <w:marBottom w:val="0"/>
              <w:divBdr>
                <w:top w:val="none" w:sz="0" w:space="0" w:color="auto"/>
                <w:left w:val="none" w:sz="0" w:space="0" w:color="auto"/>
                <w:bottom w:val="none" w:sz="0" w:space="0" w:color="auto"/>
                <w:right w:val="none" w:sz="0" w:space="0" w:color="auto"/>
              </w:divBdr>
            </w:div>
            <w:div w:id="67580670">
              <w:marLeft w:val="0"/>
              <w:marRight w:val="0"/>
              <w:marTop w:val="0"/>
              <w:marBottom w:val="0"/>
              <w:divBdr>
                <w:top w:val="none" w:sz="0" w:space="0" w:color="auto"/>
                <w:left w:val="none" w:sz="0" w:space="0" w:color="auto"/>
                <w:bottom w:val="none" w:sz="0" w:space="0" w:color="auto"/>
                <w:right w:val="none" w:sz="0" w:space="0" w:color="auto"/>
              </w:divBdr>
            </w:div>
            <w:div w:id="68119446">
              <w:marLeft w:val="0"/>
              <w:marRight w:val="0"/>
              <w:marTop w:val="0"/>
              <w:marBottom w:val="0"/>
              <w:divBdr>
                <w:top w:val="none" w:sz="0" w:space="0" w:color="auto"/>
                <w:left w:val="none" w:sz="0" w:space="0" w:color="auto"/>
                <w:bottom w:val="none" w:sz="0" w:space="0" w:color="auto"/>
                <w:right w:val="none" w:sz="0" w:space="0" w:color="auto"/>
              </w:divBdr>
            </w:div>
            <w:div w:id="70080714">
              <w:marLeft w:val="0"/>
              <w:marRight w:val="0"/>
              <w:marTop w:val="0"/>
              <w:marBottom w:val="0"/>
              <w:divBdr>
                <w:top w:val="none" w:sz="0" w:space="0" w:color="auto"/>
                <w:left w:val="none" w:sz="0" w:space="0" w:color="auto"/>
                <w:bottom w:val="none" w:sz="0" w:space="0" w:color="auto"/>
                <w:right w:val="none" w:sz="0" w:space="0" w:color="auto"/>
              </w:divBdr>
            </w:div>
            <w:div w:id="70465595">
              <w:marLeft w:val="0"/>
              <w:marRight w:val="0"/>
              <w:marTop w:val="0"/>
              <w:marBottom w:val="0"/>
              <w:divBdr>
                <w:top w:val="none" w:sz="0" w:space="0" w:color="auto"/>
                <w:left w:val="none" w:sz="0" w:space="0" w:color="auto"/>
                <w:bottom w:val="none" w:sz="0" w:space="0" w:color="auto"/>
                <w:right w:val="none" w:sz="0" w:space="0" w:color="auto"/>
              </w:divBdr>
            </w:div>
            <w:div w:id="70857962">
              <w:marLeft w:val="0"/>
              <w:marRight w:val="0"/>
              <w:marTop w:val="0"/>
              <w:marBottom w:val="0"/>
              <w:divBdr>
                <w:top w:val="none" w:sz="0" w:space="0" w:color="auto"/>
                <w:left w:val="none" w:sz="0" w:space="0" w:color="auto"/>
                <w:bottom w:val="none" w:sz="0" w:space="0" w:color="auto"/>
                <w:right w:val="none" w:sz="0" w:space="0" w:color="auto"/>
              </w:divBdr>
            </w:div>
            <w:div w:id="71392132">
              <w:marLeft w:val="0"/>
              <w:marRight w:val="0"/>
              <w:marTop w:val="0"/>
              <w:marBottom w:val="0"/>
              <w:divBdr>
                <w:top w:val="none" w:sz="0" w:space="0" w:color="auto"/>
                <w:left w:val="none" w:sz="0" w:space="0" w:color="auto"/>
                <w:bottom w:val="none" w:sz="0" w:space="0" w:color="auto"/>
                <w:right w:val="none" w:sz="0" w:space="0" w:color="auto"/>
              </w:divBdr>
            </w:div>
            <w:div w:id="72161943">
              <w:marLeft w:val="0"/>
              <w:marRight w:val="0"/>
              <w:marTop w:val="0"/>
              <w:marBottom w:val="0"/>
              <w:divBdr>
                <w:top w:val="none" w:sz="0" w:space="0" w:color="auto"/>
                <w:left w:val="none" w:sz="0" w:space="0" w:color="auto"/>
                <w:bottom w:val="none" w:sz="0" w:space="0" w:color="auto"/>
                <w:right w:val="none" w:sz="0" w:space="0" w:color="auto"/>
              </w:divBdr>
            </w:div>
            <w:div w:id="72246942">
              <w:marLeft w:val="0"/>
              <w:marRight w:val="0"/>
              <w:marTop w:val="0"/>
              <w:marBottom w:val="0"/>
              <w:divBdr>
                <w:top w:val="none" w:sz="0" w:space="0" w:color="auto"/>
                <w:left w:val="none" w:sz="0" w:space="0" w:color="auto"/>
                <w:bottom w:val="none" w:sz="0" w:space="0" w:color="auto"/>
                <w:right w:val="none" w:sz="0" w:space="0" w:color="auto"/>
              </w:divBdr>
            </w:div>
            <w:div w:id="72556641">
              <w:marLeft w:val="0"/>
              <w:marRight w:val="0"/>
              <w:marTop w:val="0"/>
              <w:marBottom w:val="0"/>
              <w:divBdr>
                <w:top w:val="none" w:sz="0" w:space="0" w:color="auto"/>
                <w:left w:val="none" w:sz="0" w:space="0" w:color="auto"/>
                <w:bottom w:val="none" w:sz="0" w:space="0" w:color="auto"/>
                <w:right w:val="none" w:sz="0" w:space="0" w:color="auto"/>
              </w:divBdr>
            </w:div>
            <w:div w:id="72706053">
              <w:marLeft w:val="0"/>
              <w:marRight w:val="0"/>
              <w:marTop w:val="0"/>
              <w:marBottom w:val="0"/>
              <w:divBdr>
                <w:top w:val="none" w:sz="0" w:space="0" w:color="auto"/>
                <w:left w:val="none" w:sz="0" w:space="0" w:color="auto"/>
                <w:bottom w:val="none" w:sz="0" w:space="0" w:color="auto"/>
                <w:right w:val="none" w:sz="0" w:space="0" w:color="auto"/>
              </w:divBdr>
            </w:div>
            <w:div w:id="73669780">
              <w:marLeft w:val="0"/>
              <w:marRight w:val="0"/>
              <w:marTop w:val="0"/>
              <w:marBottom w:val="0"/>
              <w:divBdr>
                <w:top w:val="none" w:sz="0" w:space="0" w:color="auto"/>
                <w:left w:val="none" w:sz="0" w:space="0" w:color="auto"/>
                <w:bottom w:val="none" w:sz="0" w:space="0" w:color="auto"/>
                <w:right w:val="none" w:sz="0" w:space="0" w:color="auto"/>
              </w:divBdr>
            </w:div>
            <w:div w:id="73864352">
              <w:marLeft w:val="0"/>
              <w:marRight w:val="0"/>
              <w:marTop w:val="0"/>
              <w:marBottom w:val="0"/>
              <w:divBdr>
                <w:top w:val="none" w:sz="0" w:space="0" w:color="auto"/>
                <w:left w:val="none" w:sz="0" w:space="0" w:color="auto"/>
                <w:bottom w:val="none" w:sz="0" w:space="0" w:color="auto"/>
                <w:right w:val="none" w:sz="0" w:space="0" w:color="auto"/>
              </w:divBdr>
            </w:div>
            <w:div w:id="74324255">
              <w:marLeft w:val="0"/>
              <w:marRight w:val="0"/>
              <w:marTop w:val="0"/>
              <w:marBottom w:val="0"/>
              <w:divBdr>
                <w:top w:val="none" w:sz="0" w:space="0" w:color="auto"/>
                <w:left w:val="none" w:sz="0" w:space="0" w:color="auto"/>
                <w:bottom w:val="none" w:sz="0" w:space="0" w:color="auto"/>
                <w:right w:val="none" w:sz="0" w:space="0" w:color="auto"/>
              </w:divBdr>
            </w:div>
            <w:div w:id="76250583">
              <w:marLeft w:val="0"/>
              <w:marRight w:val="0"/>
              <w:marTop w:val="0"/>
              <w:marBottom w:val="0"/>
              <w:divBdr>
                <w:top w:val="none" w:sz="0" w:space="0" w:color="auto"/>
                <w:left w:val="none" w:sz="0" w:space="0" w:color="auto"/>
                <w:bottom w:val="none" w:sz="0" w:space="0" w:color="auto"/>
                <w:right w:val="none" w:sz="0" w:space="0" w:color="auto"/>
              </w:divBdr>
            </w:div>
            <w:div w:id="77097637">
              <w:marLeft w:val="0"/>
              <w:marRight w:val="0"/>
              <w:marTop w:val="0"/>
              <w:marBottom w:val="0"/>
              <w:divBdr>
                <w:top w:val="none" w:sz="0" w:space="0" w:color="auto"/>
                <w:left w:val="none" w:sz="0" w:space="0" w:color="auto"/>
                <w:bottom w:val="none" w:sz="0" w:space="0" w:color="auto"/>
                <w:right w:val="none" w:sz="0" w:space="0" w:color="auto"/>
              </w:divBdr>
            </w:div>
            <w:div w:id="79104210">
              <w:marLeft w:val="0"/>
              <w:marRight w:val="0"/>
              <w:marTop w:val="0"/>
              <w:marBottom w:val="0"/>
              <w:divBdr>
                <w:top w:val="none" w:sz="0" w:space="0" w:color="auto"/>
                <w:left w:val="none" w:sz="0" w:space="0" w:color="auto"/>
                <w:bottom w:val="none" w:sz="0" w:space="0" w:color="auto"/>
                <w:right w:val="none" w:sz="0" w:space="0" w:color="auto"/>
              </w:divBdr>
            </w:div>
            <w:div w:id="79447372">
              <w:marLeft w:val="0"/>
              <w:marRight w:val="0"/>
              <w:marTop w:val="0"/>
              <w:marBottom w:val="0"/>
              <w:divBdr>
                <w:top w:val="none" w:sz="0" w:space="0" w:color="auto"/>
                <w:left w:val="none" w:sz="0" w:space="0" w:color="auto"/>
                <w:bottom w:val="none" w:sz="0" w:space="0" w:color="auto"/>
                <w:right w:val="none" w:sz="0" w:space="0" w:color="auto"/>
              </w:divBdr>
            </w:div>
            <w:div w:id="80181765">
              <w:marLeft w:val="0"/>
              <w:marRight w:val="0"/>
              <w:marTop w:val="0"/>
              <w:marBottom w:val="0"/>
              <w:divBdr>
                <w:top w:val="none" w:sz="0" w:space="0" w:color="auto"/>
                <w:left w:val="none" w:sz="0" w:space="0" w:color="auto"/>
                <w:bottom w:val="none" w:sz="0" w:space="0" w:color="auto"/>
                <w:right w:val="none" w:sz="0" w:space="0" w:color="auto"/>
              </w:divBdr>
            </w:div>
            <w:div w:id="80414621">
              <w:marLeft w:val="0"/>
              <w:marRight w:val="0"/>
              <w:marTop w:val="0"/>
              <w:marBottom w:val="0"/>
              <w:divBdr>
                <w:top w:val="none" w:sz="0" w:space="0" w:color="auto"/>
                <w:left w:val="none" w:sz="0" w:space="0" w:color="auto"/>
                <w:bottom w:val="none" w:sz="0" w:space="0" w:color="auto"/>
                <w:right w:val="none" w:sz="0" w:space="0" w:color="auto"/>
              </w:divBdr>
            </w:div>
            <w:div w:id="81873146">
              <w:marLeft w:val="0"/>
              <w:marRight w:val="0"/>
              <w:marTop w:val="0"/>
              <w:marBottom w:val="0"/>
              <w:divBdr>
                <w:top w:val="none" w:sz="0" w:space="0" w:color="auto"/>
                <w:left w:val="none" w:sz="0" w:space="0" w:color="auto"/>
                <w:bottom w:val="none" w:sz="0" w:space="0" w:color="auto"/>
                <w:right w:val="none" w:sz="0" w:space="0" w:color="auto"/>
              </w:divBdr>
            </w:div>
            <w:div w:id="82647177">
              <w:marLeft w:val="0"/>
              <w:marRight w:val="0"/>
              <w:marTop w:val="0"/>
              <w:marBottom w:val="0"/>
              <w:divBdr>
                <w:top w:val="none" w:sz="0" w:space="0" w:color="auto"/>
                <w:left w:val="none" w:sz="0" w:space="0" w:color="auto"/>
                <w:bottom w:val="none" w:sz="0" w:space="0" w:color="auto"/>
                <w:right w:val="none" w:sz="0" w:space="0" w:color="auto"/>
              </w:divBdr>
            </w:div>
            <w:div w:id="83186478">
              <w:marLeft w:val="0"/>
              <w:marRight w:val="0"/>
              <w:marTop w:val="0"/>
              <w:marBottom w:val="0"/>
              <w:divBdr>
                <w:top w:val="none" w:sz="0" w:space="0" w:color="auto"/>
                <w:left w:val="none" w:sz="0" w:space="0" w:color="auto"/>
                <w:bottom w:val="none" w:sz="0" w:space="0" w:color="auto"/>
                <w:right w:val="none" w:sz="0" w:space="0" w:color="auto"/>
              </w:divBdr>
            </w:div>
            <w:div w:id="83773093">
              <w:marLeft w:val="0"/>
              <w:marRight w:val="0"/>
              <w:marTop w:val="0"/>
              <w:marBottom w:val="0"/>
              <w:divBdr>
                <w:top w:val="none" w:sz="0" w:space="0" w:color="auto"/>
                <w:left w:val="none" w:sz="0" w:space="0" w:color="auto"/>
                <w:bottom w:val="none" w:sz="0" w:space="0" w:color="auto"/>
                <w:right w:val="none" w:sz="0" w:space="0" w:color="auto"/>
              </w:divBdr>
            </w:div>
            <w:div w:id="84110525">
              <w:marLeft w:val="0"/>
              <w:marRight w:val="0"/>
              <w:marTop w:val="0"/>
              <w:marBottom w:val="0"/>
              <w:divBdr>
                <w:top w:val="none" w:sz="0" w:space="0" w:color="auto"/>
                <w:left w:val="none" w:sz="0" w:space="0" w:color="auto"/>
                <w:bottom w:val="none" w:sz="0" w:space="0" w:color="auto"/>
                <w:right w:val="none" w:sz="0" w:space="0" w:color="auto"/>
              </w:divBdr>
            </w:div>
            <w:div w:id="85731904">
              <w:marLeft w:val="0"/>
              <w:marRight w:val="0"/>
              <w:marTop w:val="0"/>
              <w:marBottom w:val="0"/>
              <w:divBdr>
                <w:top w:val="none" w:sz="0" w:space="0" w:color="auto"/>
                <w:left w:val="none" w:sz="0" w:space="0" w:color="auto"/>
                <w:bottom w:val="none" w:sz="0" w:space="0" w:color="auto"/>
                <w:right w:val="none" w:sz="0" w:space="0" w:color="auto"/>
              </w:divBdr>
            </w:div>
            <w:div w:id="85813558">
              <w:marLeft w:val="0"/>
              <w:marRight w:val="0"/>
              <w:marTop w:val="0"/>
              <w:marBottom w:val="0"/>
              <w:divBdr>
                <w:top w:val="none" w:sz="0" w:space="0" w:color="auto"/>
                <w:left w:val="none" w:sz="0" w:space="0" w:color="auto"/>
                <w:bottom w:val="none" w:sz="0" w:space="0" w:color="auto"/>
                <w:right w:val="none" w:sz="0" w:space="0" w:color="auto"/>
              </w:divBdr>
            </w:div>
            <w:div w:id="86004686">
              <w:marLeft w:val="0"/>
              <w:marRight w:val="0"/>
              <w:marTop w:val="0"/>
              <w:marBottom w:val="0"/>
              <w:divBdr>
                <w:top w:val="none" w:sz="0" w:space="0" w:color="auto"/>
                <w:left w:val="none" w:sz="0" w:space="0" w:color="auto"/>
                <w:bottom w:val="none" w:sz="0" w:space="0" w:color="auto"/>
                <w:right w:val="none" w:sz="0" w:space="0" w:color="auto"/>
              </w:divBdr>
            </w:div>
            <w:div w:id="86199680">
              <w:marLeft w:val="0"/>
              <w:marRight w:val="0"/>
              <w:marTop w:val="0"/>
              <w:marBottom w:val="0"/>
              <w:divBdr>
                <w:top w:val="none" w:sz="0" w:space="0" w:color="auto"/>
                <w:left w:val="none" w:sz="0" w:space="0" w:color="auto"/>
                <w:bottom w:val="none" w:sz="0" w:space="0" w:color="auto"/>
                <w:right w:val="none" w:sz="0" w:space="0" w:color="auto"/>
              </w:divBdr>
            </w:div>
            <w:div w:id="88739583">
              <w:marLeft w:val="0"/>
              <w:marRight w:val="0"/>
              <w:marTop w:val="0"/>
              <w:marBottom w:val="0"/>
              <w:divBdr>
                <w:top w:val="none" w:sz="0" w:space="0" w:color="auto"/>
                <w:left w:val="none" w:sz="0" w:space="0" w:color="auto"/>
                <w:bottom w:val="none" w:sz="0" w:space="0" w:color="auto"/>
                <w:right w:val="none" w:sz="0" w:space="0" w:color="auto"/>
              </w:divBdr>
            </w:div>
            <w:div w:id="89129919">
              <w:marLeft w:val="0"/>
              <w:marRight w:val="0"/>
              <w:marTop w:val="0"/>
              <w:marBottom w:val="0"/>
              <w:divBdr>
                <w:top w:val="none" w:sz="0" w:space="0" w:color="auto"/>
                <w:left w:val="none" w:sz="0" w:space="0" w:color="auto"/>
                <w:bottom w:val="none" w:sz="0" w:space="0" w:color="auto"/>
                <w:right w:val="none" w:sz="0" w:space="0" w:color="auto"/>
              </w:divBdr>
            </w:div>
            <w:div w:id="89936803">
              <w:marLeft w:val="0"/>
              <w:marRight w:val="0"/>
              <w:marTop w:val="0"/>
              <w:marBottom w:val="0"/>
              <w:divBdr>
                <w:top w:val="none" w:sz="0" w:space="0" w:color="auto"/>
                <w:left w:val="none" w:sz="0" w:space="0" w:color="auto"/>
                <w:bottom w:val="none" w:sz="0" w:space="0" w:color="auto"/>
                <w:right w:val="none" w:sz="0" w:space="0" w:color="auto"/>
              </w:divBdr>
            </w:div>
            <w:div w:id="90900030">
              <w:marLeft w:val="0"/>
              <w:marRight w:val="0"/>
              <w:marTop w:val="0"/>
              <w:marBottom w:val="0"/>
              <w:divBdr>
                <w:top w:val="none" w:sz="0" w:space="0" w:color="auto"/>
                <w:left w:val="none" w:sz="0" w:space="0" w:color="auto"/>
                <w:bottom w:val="none" w:sz="0" w:space="0" w:color="auto"/>
                <w:right w:val="none" w:sz="0" w:space="0" w:color="auto"/>
              </w:divBdr>
            </w:div>
            <w:div w:id="90971922">
              <w:marLeft w:val="0"/>
              <w:marRight w:val="0"/>
              <w:marTop w:val="0"/>
              <w:marBottom w:val="0"/>
              <w:divBdr>
                <w:top w:val="none" w:sz="0" w:space="0" w:color="auto"/>
                <w:left w:val="none" w:sz="0" w:space="0" w:color="auto"/>
                <w:bottom w:val="none" w:sz="0" w:space="0" w:color="auto"/>
                <w:right w:val="none" w:sz="0" w:space="0" w:color="auto"/>
              </w:divBdr>
            </w:div>
            <w:div w:id="91048324">
              <w:marLeft w:val="0"/>
              <w:marRight w:val="0"/>
              <w:marTop w:val="0"/>
              <w:marBottom w:val="0"/>
              <w:divBdr>
                <w:top w:val="none" w:sz="0" w:space="0" w:color="auto"/>
                <w:left w:val="none" w:sz="0" w:space="0" w:color="auto"/>
                <w:bottom w:val="none" w:sz="0" w:space="0" w:color="auto"/>
                <w:right w:val="none" w:sz="0" w:space="0" w:color="auto"/>
              </w:divBdr>
            </w:div>
            <w:div w:id="92748170">
              <w:marLeft w:val="0"/>
              <w:marRight w:val="0"/>
              <w:marTop w:val="0"/>
              <w:marBottom w:val="0"/>
              <w:divBdr>
                <w:top w:val="none" w:sz="0" w:space="0" w:color="auto"/>
                <w:left w:val="none" w:sz="0" w:space="0" w:color="auto"/>
                <w:bottom w:val="none" w:sz="0" w:space="0" w:color="auto"/>
                <w:right w:val="none" w:sz="0" w:space="0" w:color="auto"/>
              </w:divBdr>
            </w:div>
            <w:div w:id="93090417">
              <w:marLeft w:val="0"/>
              <w:marRight w:val="0"/>
              <w:marTop w:val="0"/>
              <w:marBottom w:val="0"/>
              <w:divBdr>
                <w:top w:val="none" w:sz="0" w:space="0" w:color="auto"/>
                <w:left w:val="none" w:sz="0" w:space="0" w:color="auto"/>
                <w:bottom w:val="none" w:sz="0" w:space="0" w:color="auto"/>
                <w:right w:val="none" w:sz="0" w:space="0" w:color="auto"/>
              </w:divBdr>
            </w:div>
            <w:div w:id="93090942">
              <w:marLeft w:val="0"/>
              <w:marRight w:val="0"/>
              <w:marTop w:val="0"/>
              <w:marBottom w:val="0"/>
              <w:divBdr>
                <w:top w:val="none" w:sz="0" w:space="0" w:color="auto"/>
                <w:left w:val="none" w:sz="0" w:space="0" w:color="auto"/>
                <w:bottom w:val="none" w:sz="0" w:space="0" w:color="auto"/>
                <w:right w:val="none" w:sz="0" w:space="0" w:color="auto"/>
              </w:divBdr>
            </w:div>
            <w:div w:id="93210397">
              <w:marLeft w:val="0"/>
              <w:marRight w:val="0"/>
              <w:marTop w:val="0"/>
              <w:marBottom w:val="0"/>
              <w:divBdr>
                <w:top w:val="none" w:sz="0" w:space="0" w:color="auto"/>
                <w:left w:val="none" w:sz="0" w:space="0" w:color="auto"/>
                <w:bottom w:val="none" w:sz="0" w:space="0" w:color="auto"/>
                <w:right w:val="none" w:sz="0" w:space="0" w:color="auto"/>
              </w:divBdr>
            </w:div>
            <w:div w:id="93407574">
              <w:marLeft w:val="0"/>
              <w:marRight w:val="0"/>
              <w:marTop w:val="0"/>
              <w:marBottom w:val="0"/>
              <w:divBdr>
                <w:top w:val="none" w:sz="0" w:space="0" w:color="auto"/>
                <w:left w:val="none" w:sz="0" w:space="0" w:color="auto"/>
                <w:bottom w:val="none" w:sz="0" w:space="0" w:color="auto"/>
                <w:right w:val="none" w:sz="0" w:space="0" w:color="auto"/>
              </w:divBdr>
            </w:div>
            <w:div w:id="93668034">
              <w:marLeft w:val="0"/>
              <w:marRight w:val="0"/>
              <w:marTop w:val="0"/>
              <w:marBottom w:val="0"/>
              <w:divBdr>
                <w:top w:val="none" w:sz="0" w:space="0" w:color="auto"/>
                <w:left w:val="none" w:sz="0" w:space="0" w:color="auto"/>
                <w:bottom w:val="none" w:sz="0" w:space="0" w:color="auto"/>
                <w:right w:val="none" w:sz="0" w:space="0" w:color="auto"/>
              </w:divBdr>
            </w:div>
            <w:div w:id="94785916">
              <w:marLeft w:val="0"/>
              <w:marRight w:val="0"/>
              <w:marTop w:val="0"/>
              <w:marBottom w:val="0"/>
              <w:divBdr>
                <w:top w:val="none" w:sz="0" w:space="0" w:color="auto"/>
                <w:left w:val="none" w:sz="0" w:space="0" w:color="auto"/>
                <w:bottom w:val="none" w:sz="0" w:space="0" w:color="auto"/>
                <w:right w:val="none" w:sz="0" w:space="0" w:color="auto"/>
              </w:divBdr>
            </w:div>
            <w:div w:id="94912636">
              <w:marLeft w:val="0"/>
              <w:marRight w:val="0"/>
              <w:marTop w:val="0"/>
              <w:marBottom w:val="0"/>
              <w:divBdr>
                <w:top w:val="none" w:sz="0" w:space="0" w:color="auto"/>
                <w:left w:val="none" w:sz="0" w:space="0" w:color="auto"/>
                <w:bottom w:val="none" w:sz="0" w:space="0" w:color="auto"/>
                <w:right w:val="none" w:sz="0" w:space="0" w:color="auto"/>
              </w:divBdr>
            </w:div>
            <w:div w:id="95372344">
              <w:marLeft w:val="0"/>
              <w:marRight w:val="0"/>
              <w:marTop w:val="0"/>
              <w:marBottom w:val="0"/>
              <w:divBdr>
                <w:top w:val="none" w:sz="0" w:space="0" w:color="auto"/>
                <w:left w:val="none" w:sz="0" w:space="0" w:color="auto"/>
                <w:bottom w:val="none" w:sz="0" w:space="0" w:color="auto"/>
                <w:right w:val="none" w:sz="0" w:space="0" w:color="auto"/>
              </w:divBdr>
            </w:div>
            <w:div w:id="96217973">
              <w:marLeft w:val="0"/>
              <w:marRight w:val="0"/>
              <w:marTop w:val="0"/>
              <w:marBottom w:val="0"/>
              <w:divBdr>
                <w:top w:val="none" w:sz="0" w:space="0" w:color="auto"/>
                <w:left w:val="none" w:sz="0" w:space="0" w:color="auto"/>
                <w:bottom w:val="none" w:sz="0" w:space="0" w:color="auto"/>
                <w:right w:val="none" w:sz="0" w:space="0" w:color="auto"/>
              </w:divBdr>
            </w:div>
            <w:div w:id="99298671">
              <w:marLeft w:val="0"/>
              <w:marRight w:val="0"/>
              <w:marTop w:val="0"/>
              <w:marBottom w:val="0"/>
              <w:divBdr>
                <w:top w:val="none" w:sz="0" w:space="0" w:color="auto"/>
                <w:left w:val="none" w:sz="0" w:space="0" w:color="auto"/>
                <w:bottom w:val="none" w:sz="0" w:space="0" w:color="auto"/>
                <w:right w:val="none" w:sz="0" w:space="0" w:color="auto"/>
              </w:divBdr>
            </w:div>
            <w:div w:id="99961456">
              <w:marLeft w:val="0"/>
              <w:marRight w:val="0"/>
              <w:marTop w:val="0"/>
              <w:marBottom w:val="0"/>
              <w:divBdr>
                <w:top w:val="none" w:sz="0" w:space="0" w:color="auto"/>
                <w:left w:val="none" w:sz="0" w:space="0" w:color="auto"/>
                <w:bottom w:val="none" w:sz="0" w:space="0" w:color="auto"/>
                <w:right w:val="none" w:sz="0" w:space="0" w:color="auto"/>
              </w:divBdr>
            </w:div>
            <w:div w:id="100300018">
              <w:marLeft w:val="0"/>
              <w:marRight w:val="0"/>
              <w:marTop w:val="0"/>
              <w:marBottom w:val="0"/>
              <w:divBdr>
                <w:top w:val="none" w:sz="0" w:space="0" w:color="auto"/>
                <w:left w:val="none" w:sz="0" w:space="0" w:color="auto"/>
                <w:bottom w:val="none" w:sz="0" w:space="0" w:color="auto"/>
                <w:right w:val="none" w:sz="0" w:space="0" w:color="auto"/>
              </w:divBdr>
            </w:div>
            <w:div w:id="101725891">
              <w:marLeft w:val="0"/>
              <w:marRight w:val="0"/>
              <w:marTop w:val="0"/>
              <w:marBottom w:val="0"/>
              <w:divBdr>
                <w:top w:val="none" w:sz="0" w:space="0" w:color="auto"/>
                <w:left w:val="none" w:sz="0" w:space="0" w:color="auto"/>
                <w:bottom w:val="none" w:sz="0" w:space="0" w:color="auto"/>
                <w:right w:val="none" w:sz="0" w:space="0" w:color="auto"/>
              </w:divBdr>
            </w:div>
            <w:div w:id="101729382">
              <w:marLeft w:val="0"/>
              <w:marRight w:val="0"/>
              <w:marTop w:val="0"/>
              <w:marBottom w:val="0"/>
              <w:divBdr>
                <w:top w:val="none" w:sz="0" w:space="0" w:color="auto"/>
                <w:left w:val="none" w:sz="0" w:space="0" w:color="auto"/>
                <w:bottom w:val="none" w:sz="0" w:space="0" w:color="auto"/>
                <w:right w:val="none" w:sz="0" w:space="0" w:color="auto"/>
              </w:divBdr>
            </w:div>
            <w:div w:id="102463255">
              <w:marLeft w:val="0"/>
              <w:marRight w:val="0"/>
              <w:marTop w:val="0"/>
              <w:marBottom w:val="0"/>
              <w:divBdr>
                <w:top w:val="none" w:sz="0" w:space="0" w:color="auto"/>
                <w:left w:val="none" w:sz="0" w:space="0" w:color="auto"/>
                <w:bottom w:val="none" w:sz="0" w:space="0" w:color="auto"/>
                <w:right w:val="none" w:sz="0" w:space="0" w:color="auto"/>
              </w:divBdr>
            </w:div>
            <w:div w:id="102923797">
              <w:marLeft w:val="0"/>
              <w:marRight w:val="0"/>
              <w:marTop w:val="0"/>
              <w:marBottom w:val="0"/>
              <w:divBdr>
                <w:top w:val="none" w:sz="0" w:space="0" w:color="auto"/>
                <w:left w:val="none" w:sz="0" w:space="0" w:color="auto"/>
                <w:bottom w:val="none" w:sz="0" w:space="0" w:color="auto"/>
                <w:right w:val="none" w:sz="0" w:space="0" w:color="auto"/>
              </w:divBdr>
            </w:div>
            <w:div w:id="102967355">
              <w:marLeft w:val="0"/>
              <w:marRight w:val="0"/>
              <w:marTop w:val="0"/>
              <w:marBottom w:val="0"/>
              <w:divBdr>
                <w:top w:val="none" w:sz="0" w:space="0" w:color="auto"/>
                <w:left w:val="none" w:sz="0" w:space="0" w:color="auto"/>
                <w:bottom w:val="none" w:sz="0" w:space="0" w:color="auto"/>
                <w:right w:val="none" w:sz="0" w:space="0" w:color="auto"/>
              </w:divBdr>
            </w:div>
            <w:div w:id="103311421">
              <w:marLeft w:val="0"/>
              <w:marRight w:val="0"/>
              <w:marTop w:val="0"/>
              <w:marBottom w:val="0"/>
              <w:divBdr>
                <w:top w:val="none" w:sz="0" w:space="0" w:color="auto"/>
                <w:left w:val="none" w:sz="0" w:space="0" w:color="auto"/>
                <w:bottom w:val="none" w:sz="0" w:space="0" w:color="auto"/>
                <w:right w:val="none" w:sz="0" w:space="0" w:color="auto"/>
              </w:divBdr>
            </w:div>
            <w:div w:id="104809822">
              <w:marLeft w:val="0"/>
              <w:marRight w:val="0"/>
              <w:marTop w:val="0"/>
              <w:marBottom w:val="0"/>
              <w:divBdr>
                <w:top w:val="none" w:sz="0" w:space="0" w:color="auto"/>
                <w:left w:val="none" w:sz="0" w:space="0" w:color="auto"/>
                <w:bottom w:val="none" w:sz="0" w:space="0" w:color="auto"/>
                <w:right w:val="none" w:sz="0" w:space="0" w:color="auto"/>
              </w:divBdr>
            </w:div>
            <w:div w:id="105581326">
              <w:marLeft w:val="0"/>
              <w:marRight w:val="0"/>
              <w:marTop w:val="0"/>
              <w:marBottom w:val="0"/>
              <w:divBdr>
                <w:top w:val="none" w:sz="0" w:space="0" w:color="auto"/>
                <w:left w:val="none" w:sz="0" w:space="0" w:color="auto"/>
                <w:bottom w:val="none" w:sz="0" w:space="0" w:color="auto"/>
                <w:right w:val="none" w:sz="0" w:space="0" w:color="auto"/>
              </w:divBdr>
            </w:div>
            <w:div w:id="107241742">
              <w:marLeft w:val="0"/>
              <w:marRight w:val="0"/>
              <w:marTop w:val="0"/>
              <w:marBottom w:val="0"/>
              <w:divBdr>
                <w:top w:val="none" w:sz="0" w:space="0" w:color="auto"/>
                <w:left w:val="none" w:sz="0" w:space="0" w:color="auto"/>
                <w:bottom w:val="none" w:sz="0" w:space="0" w:color="auto"/>
                <w:right w:val="none" w:sz="0" w:space="0" w:color="auto"/>
              </w:divBdr>
            </w:div>
            <w:div w:id="109327929">
              <w:marLeft w:val="0"/>
              <w:marRight w:val="0"/>
              <w:marTop w:val="0"/>
              <w:marBottom w:val="0"/>
              <w:divBdr>
                <w:top w:val="none" w:sz="0" w:space="0" w:color="auto"/>
                <w:left w:val="none" w:sz="0" w:space="0" w:color="auto"/>
                <w:bottom w:val="none" w:sz="0" w:space="0" w:color="auto"/>
                <w:right w:val="none" w:sz="0" w:space="0" w:color="auto"/>
              </w:divBdr>
            </w:div>
            <w:div w:id="110326885">
              <w:marLeft w:val="0"/>
              <w:marRight w:val="0"/>
              <w:marTop w:val="0"/>
              <w:marBottom w:val="0"/>
              <w:divBdr>
                <w:top w:val="none" w:sz="0" w:space="0" w:color="auto"/>
                <w:left w:val="none" w:sz="0" w:space="0" w:color="auto"/>
                <w:bottom w:val="none" w:sz="0" w:space="0" w:color="auto"/>
                <w:right w:val="none" w:sz="0" w:space="0" w:color="auto"/>
              </w:divBdr>
            </w:div>
            <w:div w:id="111677219">
              <w:marLeft w:val="0"/>
              <w:marRight w:val="0"/>
              <w:marTop w:val="0"/>
              <w:marBottom w:val="0"/>
              <w:divBdr>
                <w:top w:val="none" w:sz="0" w:space="0" w:color="auto"/>
                <w:left w:val="none" w:sz="0" w:space="0" w:color="auto"/>
                <w:bottom w:val="none" w:sz="0" w:space="0" w:color="auto"/>
                <w:right w:val="none" w:sz="0" w:space="0" w:color="auto"/>
              </w:divBdr>
            </w:div>
            <w:div w:id="112018287">
              <w:marLeft w:val="0"/>
              <w:marRight w:val="0"/>
              <w:marTop w:val="0"/>
              <w:marBottom w:val="0"/>
              <w:divBdr>
                <w:top w:val="none" w:sz="0" w:space="0" w:color="auto"/>
                <w:left w:val="none" w:sz="0" w:space="0" w:color="auto"/>
                <w:bottom w:val="none" w:sz="0" w:space="0" w:color="auto"/>
                <w:right w:val="none" w:sz="0" w:space="0" w:color="auto"/>
              </w:divBdr>
            </w:div>
            <w:div w:id="112947050">
              <w:marLeft w:val="0"/>
              <w:marRight w:val="0"/>
              <w:marTop w:val="0"/>
              <w:marBottom w:val="0"/>
              <w:divBdr>
                <w:top w:val="none" w:sz="0" w:space="0" w:color="auto"/>
                <w:left w:val="none" w:sz="0" w:space="0" w:color="auto"/>
                <w:bottom w:val="none" w:sz="0" w:space="0" w:color="auto"/>
                <w:right w:val="none" w:sz="0" w:space="0" w:color="auto"/>
              </w:divBdr>
            </w:div>
            <w:div w:id="113016022">
              <w:marLeft w:val="0"/>
              <w:marRight w:val="0"/>
              <w:marTop w:val="0"/>
              <w:marBottom w:val="0"/>
              <w:divBdr>
                <w:top w:val="none" w:sz="0" w:space="0" w:color="auto"/>
                <w:left w:val="none" w:sz="0" w:space="0" w:color="auto"/>
                <w:bottom w:val="none" w:sz="0" w:space="0" w:color="auto"/>
                <w:right w:val="none" w:sz="0" w:space="0" w:color="auto"/>
              </w:divBdr>
            </w:div>
            <w:div w:id="113253429">
              <w:marLeft w:val="0"/>
              <w:marRight w:val="0"/>
              <w:marTop w:val="0"/>
              <w:marBottom w:val="0"/>
              <w:divBdr>
                <w:top w:val="none" w:sz="0" w:space="0" w:color="auto"/>
                <w:left w:val="none" w:sz="0" w:space="0" w:color="auto"/>
                <w:bottom w:val="none" w:sz="0" w:space="0" w:color="auto"/>
                <w:right w:val="none" w:sz="0" w:space="0" w:color="auto"/>
              </w:divBdr>
            </w:div>
            <w:div w:id="113327165">
              <w:marLeft w:val="0"/>
              <w:marRight w:val="0"/>
              <w:marTop w:val="0"/>
              <w:marBottom w:val="0"/>
              <w:divBdr>
                <w:top w:val="none" w:sz="0" w:space="0" w:color="auto"/>
                <w:left w:val="none" w:sz="0" w:space="0" w:color="auto"/>
                <w:bottom w:val="none" w:sz="0" w:space="0" w:color="auto"/>
                <w:right w:val="none" w:sz="0" w:space="0" w:color="auto"/>
              </w:divBdr>
            </w:div>
            <w:div w:id="114369597">
              <w:marLeft w:val="0"/>
              <w:marRight w:val="0"/>
              <w:marTop w:val="0"/>
              <w:marBottom w:val="0"/>
              <w:divBdr>
                <w:top w:val="none" w:sz="0" w:space="0" w:color="auto"/>
                <w:left w:val="none" w:sz="0" w:space="0" w:color="auto"/>
                <w:bottom w:val="none" w:sz="0" w:space="0" w:color="auto"/>
                <w:right w:val="none" w:sz="0" w:space="0" w:color="auto"/>
              </w:divBdr>
            </w:div>
            <w:div w:id="114565330">
              <w:marLeft w:val="0"/>
              <w:marRight w:val="0"/>
              <w:marTop w:val="0"/>
              <w:marBottom w:val="0"/>
              <w:divBdr>
                <w:top w:val="none" w:sz="0" w:space="0" w:color="auto"/>
                <w:left w:val="none" w:sz="0" w:space="0" w:color="auto"/>
                <w:bottom w:val="none" w:sz="0" w:space="0" w:color="auto"/>
                <w:right w:val="none" w:sz="0" w:space="0" w:color="auto"/>
              </w:divBdr>
            </w:div>
            <w:div w:id="114956643">
              <w:marLeft w:val="0"/>
              <w:marRight w:val="0"/>
              <w:marTop w:val="0"/>
              <w:marBottom w:val="0"/>
              <w:divBdr>
                <w:top w:val="none" w:sz="0" w:space="0" w:color="auto"/>
                <w:left w:val="none" w:sz="0" w:space="0" w:color="auto"/>
                <w:bottom w:val="none" w:sz="0" w:space="0" w:color="auto"/>
                <w:right w:val="none" w:sz="0" w:space="0" w:color="auto"/>
              </w:divBdr>
            </w:div>
            <w:div w:id="115412445">
              <w:marLeft w:val="0"/>
              <w:marRight w:val="0"/>
              <w:marTop w:val="0"/>
              <w:marBottom w:val="0"/>
              <w:divBdr>
                <w:top w:val="none" w:sz="0" w:space="0" w:color="auto"/>
                <w:left w:val="none" w:sz="0" w:space="0" w:color="auto"/>
                <w:bottom w:val="none" w:sz="0" w:space="0" w:color="auto"/>
                <w:right w:val="none" w:sz="0" w:space="0" w:color="auto"/>
              </w:divBdr>
            </w:div>
            <w:div w:id="116729819">
              <w:marLeft w:val="0"/>
              <w:marRight w:val="0"/>
              <w:marTop w:val="0"/>
              <w:marBottom w:val="0"/>
              <w:divBdr>
                <w:top w:val="none" w:sz="0" w:space="0" w:color="auto"/>
                <w:left w:val="none" w:sz="0" w:space="0" w:color="auto"/>
                <w:bottom w:val="none" w:sz="0" w:space="0" w:color="auto"/>
                <w:right w:val="none" w:sz="0" w:space="0" w:color="auto"/>
              </w:divBdr>
            </w:div>
            <w:div w:id="116875729">
              <w:marLeft w:val="0"/>
              <w:marRight w:val="0"/>
              <w:marTop w:val="0"/>
              <w:marBottom w:val="0"/>
              <w:divBdr>
                <w:top w:val="none" w:sz="0" w:space="0" w:color="auto"/>
                <w:left w:val="none" w:sz="0" w:space="0" w:color="auto"/>
                <w:bottom w:val="none" w:sz="0" w:space="0" w:color="auto"/>
                <w:right w:val="none" w:sz="0" w:space="0" w:color="auto"/>
              </w:divBdr>
            </w:div>
            <w:div w:id="117182609">
              <w:marLeft w:val="0"/>
              <w:marRight w:val="0"/>
              <w:marTop w:val="0"/>
              <w:marBottom w:val="0"/>
              <w:divBdr>
                <w:top w:val="none" w:sz="0" w:space="0" w:color="auto"/>
                <w:left w:val="none" w:sz="0" w:space="0" w:color="auto"/>
                <w:bottom w:val="none" w:sz="0" w:space="0" w:color="auto"/>
                <w:right w:val="none" w:sz="0" w:space="0" w:color="auto"/>
              </w:divBdr>
            </w:div>
            <w:div w:id="117919991">
              <w:marLeft w:val="0"/>
              <w:marRight w:val="0"/>
              <w:marTop w:val="0"/>
              <w:marBottom w:val="0"/>
              <w:divBdr>
                <w:top w:val="none" w:sz="0" w:space="0" w:color="auto"/>
                <w:left w:val="none" w:sz="0" w:space="0" w:color="auto"/>
                <w:bottom w:val="none" w:sz="0" w:space="0" w:color="auto"/>
                <w:right w:val="none" w:sz="0" w:space="0" w:color="auto"/>
              </w:divBdr>
            </w:div>
            <w:div w:id="119080529">
              <w:marLeft w:val="0"/>
              <w:marRight w:val="0"/>
              <w:marTop w:val="0"/>
              <w:marBottom w:val="0"/>
              <w:divBdr>
                <w:top w:val="none" w:sz="0" w:space="0" w:color="auto"/>
                <w:left w:val="none" w:sz="0" w:space="0" w:color="auto"/>
                <w:bottom w:val="none" w:sz="0" w:space="0" w:color="auto"/>
                <w:right w:val="none" w:sz="0" w:space="0" w:color="auto"/>
              </w:divBdr>
            </w:div>
            <w:div w:id="119149274">
              <w:marLeft w:val="0"/>
              <w:marRight w:val="0"/>
              <w:marTop w:val="0"/>
              <w:marBottom w:val="0"/>
              <w:divBdr>
                <w:top w:val="none" w:sz="0" w:space="0" w:color="auto"/>
                <w:left w:val="none" w:sz="0" w:space="0" w:color="auto"/>
                <w:bottom w:val="none" w:sz="0" w:space="0" w:color="auto"/>
                <w:right w:val="none" w:sz="0" w:space="0" w:color="auto"/>
              </w:divBdr>
            </w:div>
            <w:div w:id="119224439">
              <w:marLeft w:val="0"/>
              <w:marRight w:val="0"/>
              <w:marTop w:val="0"/>
              <w:marBottom w:val="0"/>
              <w:divBdr>
                <w:top w:val="none" w:sz="0" w:space="0" w:color="auto"/>
                <w:left w:val="none" w:sz="0" w:space="0" w:color="auto"/>
                <w:bottom w:val="none" w:sz="0" w:space="0" w:color="auto"/>
                <w:right w:val="none" w:sz="0" w:space="0" w:color="auto"/>
              </w:divBdr>
            </w:div>
            <w:div w:id="119426103">
              <w:marLeft w:val="0"/>
              <w:marRight w:val="0"/>
              <w:marTop w:val="0"/>
              <w:marBottom w:val="0"/>
              <w:divBdr>
                <w:top w:val="none" w:sz="0" w:space="0" w:color="auto"/>
                <w:left w:val="none" w:sz="0" w:space="0" w:color="auto"/>
                <w:bottom w:val="none" w:sz="0" w:space="0" w:color="auto"/>
                <w:right w:val="none" w:sz="0" w:space="0" w:color="auto"/>
              </w:divBdr>
            </w:div>
            <w:div w:id="119879417">
              <w:marLeft w:val="0"/>
              <w:marRight w:val="0"/>
              <w:marTop w:val="0"/>
              <w:marBottom w:val="0"/>
              <w:divBdr>
                <w:top w:val="none" w:sz="0" w:space="0" w:color="auto"/>
                <w:left w:val="none" w:sz="0" w:space="0" w:color="auto"/>
                <w:bottom w:val="none" w:sz="0" w:space="0" w:color="auto"/>
                <w:right w:val="none" w:sz="0" w:space="0" w:color="auto"/>
              </w:divBdr>
            </w:div>
            <w:div w:id="120998411">
              <w:marLeft w:val="0"/>
              <w:marRight w:val="0"/>
              <w:marTop w:val="0"/>
              <w:marBottom w:val="0"/>
              <w:divBdr>
                <w:top w:val="none" w:sz="0" w:space="0" w:color="auto"/>
                <w:left w:val="none" w:sz="0" w:space="0" w:color="auto"/>
                <w:bottom w:val="none" w:sz="0" w:space="0" w:color="auto"/>
                <w:right w:val="none" w:sz="0" w:space="0" w:color="auto"/>
              </w:divBdr>
            </w:div>
            <w:div w:id="121192794">
              <w:marLeft w:val="0"/>
              <w:marRight w:val="0"/>
              <w:marTop w:val="0"/>
              <w:marBottom w:val="0"/>
              <w:divBdr>
                <w:top w:val="none" w:sz="0" w:space="0" w:color="auto"/>
                <w:left w:val="none" w:sz="0" w:space="0" w:color="auto"/>
                <w:bottom w:val="none" w:sz="0" w:space="0" w:color="auto"/>
                <w:right w:val="none" w:sz="0" w:space="0" w:color="auto"/>
              </w:divBdr>
            </w:div>
            <w:div w:id="121384448">
              <w:marLeft w:val="0"/>
              <w:marRight w:val="0"/>
              <w:marTop w:val="0"/>
              <w:marBottom w:val="0"/>
              <w:divBdr>
                <w:top w:val="none" w:sz="0" w:space="0" w:color="auto"/>
                <w:left w:val="none" w:sz="0" w:space="0" w:color="auto"/>
                <w:bottom w:val="none" w:sz="0" w:space="0" w:color="auto"/>
                <w:right w:val="none" w:sz="0" w:space="0" w:color="auto"/>
              </w:divBdr>
            </w:div>
            <w:div w:id="126945385">
              <w:marLeft w:val="0"/>
              <w:marRight w:val="0"/>
              <w:marTop w:val="0"/>
              <w:marBottom w:val="0"/>
              <w:divBdr>
                <w:top w:val="none" w:sz="0" w:space="0" w:color="auto"/>
                <w:left w:val="none" w:sz="0" w:space="0" w:color="auto"/>
                <w:bottom w:val="none" w:sz="0" w:space="0" w:color="auto"/>
                <w:right w:val="none" w:sz="0" w:space="0" w:color="auto"/>
              </w:divBdr>
            </w:div>
            <w:div w:id="129440774">
              <w:marLeft w:val="0"/>
              <w:marRight w:val="0"/>
              <w:marTop w:val="0"/>
              <w:marBottom w:val="0"/>
              <w:divBdr>
                <w:top w:val="none" w:sz="0" w:space="0" w:color="auto"/>
                <w:left w:val="none" w:sz="0" w:space="0" w:color="auto"/>
                <w:bottom w:val="none" w:sz="0" w:space="0" w:color="auto"/>
                <w:right w:val="none" w:sz="0" w:space="0" w:color="auto"/>
              </w:divBdr>
            </w:div>
            <w:div w:id="130447013">
              <w:marLeft w:val="0"/>
              <w:marRight w:val="0"/>
              <w:marTop w:val="0"/>
              <w:marBottom w:val="0"/>
              <w:divBdr>
                <w:top w:val="none" w:sz="0" w:space="0" w:color="auto"/>
                <w:left w:val="none" w:sz="0" w:space="0" w:color="auto"/>
                <w:bottom w:val="none" w:sz="0" w:space="0" w:color="auto"/>
                <w:right w:val="none" w:sz="0" w:space="0" w:color="auto"/>
              </w:divBdr>
            </w:div>
            <w:div w:id="132528090">
              <w:marLeft w:val="0"/>
              <w:marRight w:val="0"/>
              <w:marTop w:val="0"/>
              <w:marBottom w:val="0"/>
              <w:divBdr>
                <w:top w:val="none" w:sz="0" w:space="0" w:color="auto"/>
                <w:left w:val="none" w:sz="0" w:space="0" w:color="auto"/>
                <w:bottom w:val="none" w:sz="0" w:space="0" w:color="auto"/>
                <w:right w:val="none" w:sz="0" w:space="0" w:color="auto"/>
              </w:divBdr>
            </w:div>
            <w:div w:id="133452083">
              <w:marLeft w:val="0"/>
              <w:marRight w:val="0"/>
              <w:marTop w:val="0"/>
              <w:marBottom w:val="0"/>
              <w:divBdr>
                <w:top w:val="none" w:sz="0" w:space="0" w:color="auto"/>
                <w:left w:val="none" w:sz="0" w:space="0" w:color="auto"/>
                <w:bottom w:val="none" w:sz="0" w:space="0" w:color="auto"/>
                <w:right w:val="none" w:sz="0" w:space="0" w:color="auto"/>
              </w:divBdr>
            </w:div>
            <w:div w:id="133833860">
              <w:marLeft w:val="0"/>
              <w:marRight w:val="0"/>
              <w:marTop w:val="0"/>
              <w:marBottom w:val="0"/>
              <w:divBdr>
                <w:top w:val="none" w:sz="0" w:space="0" w:color="auto"/>
                <w:left w:val="none" w:sz="0" w:space="0" w:color="auto"/>
                <w:bottom w:val="none" w:sz="0" w:space="0" w:color="auto"/>
                <w:right w:val="none" w:sz="0" w:space="0" w:color="auto"/>
              </w:divBdr>
            </w:div>
            <w:div w:id="134642583">
              <w:marLeft w:val="0"/>
              <w:marRight w:val="0"/>
              <w:marTop w:val="0"/>
              <w:marBottom w:val="0"/>
              <w:divBdr>
                <w:top w:val="none" w:sz="0" w:space="0" w:color="auto"/>
                <w:left w:val="none" w:sz="0" w:space="0" w:color="auto"/>
                <w:bottom w:val="none" w:sz="0" w:space="0" w:color="auto"/>
                <w:right w:val="none" w:sz="0" w:space="0" w:color="auto"/>
              </w:divBdr>
            </w:div>
            <w:div w:id="134952899">
              <w:marLeft w:val="0"/>
              <w:marRight w:val="0"/>
              <w:marTop w:val="0"/>
              <w:marBottom w:val="0"/>
              <w:divBdr>
                <w:top w:val="none" w:sz="0" w:space="0" w:color="auto"/>
                <w:left w:val="none" w:sz="0" w:space="0" w:color="auto"/>
                <w:bottom w:val="none" w:sz="0" w:space="0" w:color="auto"/>
                <w:right w:val="none" w:sz="0" w:space="0" w:color="auto"/>
              </w:divBdr>
            </w:div>
            <w:div w:id="135224496">
              <w:marLeft w:val="0"/>
              <w:marRight w:val="0"/>
              <w:marTop w:val="0"/>
              <w:marBottom w:val="0"/>
              <w:divBdr>
                <w:top w:val="none" w:sz="0" w:space="0" w:color="auto"/>
                <w:left w:val="none" w:sz="0" w:space="0" w:color="auto"/>
                <w:bottom w:val="none" w:sz="0" w:space="0" w:color="auto"/>
                <w:right w:val="none" w:sz="0" w:space="0" w:color="auto"/>
              </w:divBdr>
            </w:div>
            <w:div w:id="136773885">
              <w:marLeft w:val="0"/>
              <w:marRight w:val="0"/>
              <w:marTop w:val="0"/>
              <w:marBottom w:val="0"/>
              <w:divBdr>
                <w:top w:val="none" w:sz="0" w:space="0" w:color="auto"/>
                <w:left w:val="none" w:sz="0" w:space="0" w:color="auto"/>
                <w:bottom w:val="none" w:sz="0" w:space="0" w:color="auto"/>
                <w:right w:val="none" w:sz="0" w:space="0" w:color="auto"/>
              </w:divBdr>
            </w:div>
            <w:div w:id="137455609">
              <w:marLeft w:val="0"/>
              <w:marRight w:val="0"/>
              <w:marTop w:val="0"/>
              <w:marBottom w:val="0"/>
              <w:divBdr>
                <w:top w:val="none" w:sz="0" w:space="0" w:color="auto"/>
                <w:left w:val="none" w:sz="0" w:space="0" w:color="auto"/>
                <w:bottom w:val="none" w:sz="0" w:space="0" w:color="auto"/>
                <w:right w:val="none" w:sz="0" w:space="0" w:color="auto"/>
              </w:divBdr>
            </w:div>
            <w:div w:id="137965185">
              <w:marLeft w:val="0"/>
              <w:marRight w:val="0"/>
              <w:marTop w:val="0"/>
              <w:marBottom w:val="0"/>
              <w:divBdr>
                <w:top w:val="none" w:sz="0" w:space="0" w:color="auto"/>
                <w:left w:val="none" w:sz="0" w:space="0" w:color="auto"/>
                <w:bottom w:val="none" w:sz="0" w:space="0" w:color="auto"/>
                <w:right w:val="none" w:sz="0" w:space="0" w:color="auto"/>
              </w:divBdr>
            </w:div>
            <w:div w:id="138809697">
              <w:marLeft w:val="0"/>
              <w:marRight w:val="0"/>
              <w:marTop w:val="0"/>
              <w:marBottom w:val="0"/>
              <w:divBdr>
                <w:top w:val="none" w:sz="0" w:space="0" w:color="auto"/>
                <w:left w:val="none" w:sz="0" w:space="0" w:color="auto"/>
                <w:bottom w:val="none" w:sz="0" w:space="0" w:color="auto"/>
                <w:right w:val="none" w:sz="0" w:space="0" w:color="auto"/>
              </w:divBdr>
            </w:div>
            <w:div w:id="139395209">
              <w:marLeft w:val="0"/>
              <w:marRight w:val="0"/>
              <w:marTop w:val="0"/>
              <w:marBottom w:val="0"/>
              <w:divBdr>
                <w:top w:val="none" w:sz="0" w:space="0" w:color="auto"/>
                <w:left w:val="none" w:sz="0" w:space="0" w:color="auto"/>
                <w:bottom w:val="none" w:sz="0" w:space="0" w:color="auto"/>
                <w:right w:val="none" w:sz="0" w:space="0" w:color="auto"/>
              </w:divBdr>
            </w:div>
            <w:div w:id="139465813">
              <w:marLeft w:val="0"/>
              <w:marRight w:val="0"/>
              <w:marTop w:val="0"/>
              <w:marBottom w:val="0"/>
              <w:divBdr>
                <w:top w:val="none" w:sz="0" w:space="0" w:color="auto"/>
                <w:left w:val="none" w:sz="0" w:space="0" w:color="auto"/>
                <w:bottom w:val="none" w:sz="0" w:space="0" w:color="auto"/>
                <w:right w:val="none" w:sz="0" w:space="0" w:color="auto"/>
              </w:divBdr>
            </w:div>
            <w:div w:id="139733991">
              <w:marLeft w:val="0"/>
              <w:marRight w:val="0"/>
              <w:marTop w:val="0"/>
              <w:marBottom w:val="0"/>
              <w:divBdr>
                <w:top w:val="none" w:sz="0" w:space="0" w:color="auto"/>
                <w:left w:val="none" w:sz="0" w:space="0" w:color="auto"/>
                <w:bottom w:val="none" w:sz="0" w:space="0" w:color="auto"/>
                <w:right w:val="none" w:sz="0" w:space="0" w:color="auto"/>
              </w:divBdr>
            </w:div>
            <w:div w:id="140774128">
              <w:marLeft w:val="0"/>
              <w:marRight w:val="0"/>
              <w:marTop w:val="0"/>
              <w:marBottom w:val="0"/>
              <w:divBdr>
                <w:top w:val="none" w:sz="0" w:space="0" w:color="auto"/>
                <w:left w:val="none" w:sz="0" w:space="0" w:color="auto"/>
                <w:bottom w:val="none" w:sz="0" w:space="0" w:color="auto"/>
                <w:right w:val="none" w:sz="0" w:space="0" w:color="auto"/>
              </w:divBdr>
            </w:div>
            <w:div w:id="142279616">
              <w:marLeft w:val="0"/>
              <w:marRight w:val="0"/>
              <w:marTop w:val="0"/>
              <w:marBottom w:val="0"/>
              <w:divBdr>
                <w:top w:val="none" w:sz="0" w:space="0" w:color="auto"/>
                <w:left w:val="none" w:sz="0" w:space="0" w:color="auto"/>
                <w:bottom w:val="none" w:sz="0" w:space="0" w:color="auto"/>
                <w:right w:val="none" w:sz="0" w:space="0" w:color="auto"/>
              </w:divBdr>
            </w:div>
            <w:div w:id="142427218">
              <w:marLeft w:val="0"/>
              <w:marRight w:val="0"/>
              <w:marTop w:val="0"/>
              <w:marBottom w:val="0"/>
              <w:divBdr>
                <w:top w:val="none" w:sz="0" w:space="0" w:color="auto"/>
                <w:left w:val="none" w:sz="0" w:space="0" w:color="auto"/>
                <w:bottom w:val="none" w:sz="0" w:space="0" w:color="auto"/>
                <w:right w:val="none" w:sz="0" w:space="0" w:color="auto"/>
              </w:divBdr>
            </w:div>
            <w:div w:id="144780621">
              <w:marLeft w:val="0"/>
              <w:marRight w:val="0"/>
              <w:marTop w:val="0"/>
              <w:marBottom w:val="0"/>
              <w:divBdr>
                <w:top w:val="none" w:sz="0" w:space="0" w:color="auto"/>
                <w:left w:val="none" w:sz="0" w:space="0" w:color="auto"/>
                <w:bottom w:val="none" w:sz="0" w:space="0" w:color="auto"/>
                <w:right w:val="none" w:sz="0" w:space="0" w:color="auto"/>
              </w:divBdr>
            </w:div>
            <w:div w:id="145361509">
              <w:marLeft w:val="0"/>
              <w:marRight w:val="0"/>
              <w:marTop w:val="0"/>
              <w:marBottom w:val="0"/>
              <w:divBdr>
                <w:top w:val="none" w:sz="0" w:space="0" w:color="auto"/>
                <w:left w:val="none" w:sz="0" w:space="0" w:color="auto"/>
                <w:bottom w:val="none" w:sz="0" w:space="0" w:color="auto"/>
                <w:right w:val="none" w:sz="0" w:space="0" w:color="auto"/>
              </w:divBdr>
            </w:div>
            <w:div w:id="146677830">
              <w:marLeft w:val="0"/>
              <w:marRight w:val="0"/>
              <w:marTop w:val="0"/>
              <w:marBottom w:val="0"/>
              <w:divBdr>
                <w:top w:val="none" w:sz="0" w:space="0" w:color="auto"/>
                <w:left w:val="none" w:sz="0" w:space="0" w:color="auto"/>
                <w:bottom w:val="none" w:sz="0" w:space="0" w:color="auto"/>
                <w:right w:val="none" w:sz="0" w:space="0" w:color="auto"/>
              </w:divBdr>
            </w:div>
            <w:div w:id="146870791">
              <w:marLeft w:val="0"/>
              <w:marRight w:val="0"/>
              <w:marTop w:val="0"/>
              <w:marBottom w:val="0"/>
              <w:divBdr>
                <w:top w:val="none" w:sz="0" w:space="0" w:color="auto"/>
                <w:left w:val="none" w:sz="0" w:space="0" w:color="auto"/>
                <w:bottom w:val="none" w:sz="0" w:space="0" w:color="auto"/>
                <w:right w:val="none" w:sz="0" w:space="0" w:color="auto"/>
              </w:divBdr>
            </w:div>
            <w:div w:id="146945902">
              <w:marLeft w:val="0"/>
              <w:marRight w:val="0"/>
              <w:marTop w:val="0"/>
              <w:marBottom w:val="0"/>
              <w:divBdr>
                <w:top w:val="none" w:sz="0" w:space="0" w:color="auto"/>
                <w:left w:val="none" w:sz="0" w:space="0" w:color="auto"/>
                <w:bottom w:val="none" w:sz="0" w:space="0" w:color="auto"/>
                <w:right w:val="none" w:sz="0" w:space="0" w:color="auto"/>
              </w:divBdr>
            </w:div>
            <w:div w:id="147676409">
              <w:marLeft w:val="0"/>
              <w:marRight w:val="0"/>
              <w:marTop w:val="0"/>
              <w:marBottom w:val="0"/>
              <w:divBdr>
                <w:top w:val="none" w:sz="0" w:space="0" w:color="auto"/>
                <w:left w:val="none" w:sz="0" w:space="0" w:color="auto"/>
                <w:bottom w:val="none" w:sz="0" w:space="0" w:color="auto"/>
                <w:right w:val="none" w:sz="0" w:space="0" w:color="auto"/>
              </w:divBdr>
            </w:div>
            <w:div w:id="148206457">
              <w:marLeft w:val="0"/>
              <w:marRight w:val="0"/>
              <w:marTop w:val="0"/>
              <w:marBottom w:val="0"/>
              <w:divBdr>
                <w:top w:val="none" w:sz="0" w:space="0" w:color="auto"/>
                <w:left w:val="none" w:sz="0" w:space="0" w:color="auto"/>
                <w:bottom w:val="none" w:sz="0" w:space="0" w:color="auto"/>
                <w:right w:val="none" w:sz="0" w:space="0" w:color="auto"/>
              </w:divBdr>
            </w:div>
            <w:div w:id="148718897">
              <w:marLeft w:val="0"/>
              <w:marRight w:val="0"/>
              <w:marTop w:val="0"/>
              <w:marBottom w:val="0"/>
              <w:divBdr>
                <w:top w:val="none" w:sz="0" w:space="0" w:color="auto"/>
                <w:left w:val="none" w:sz="0" w:space="0" w:color="auto"/>
                <w:bottom w:val="none" w:sz="0" w:space="0" w:color="auto"/>
                <w:right w:val="none" w:sz="0" w:space="0" w:color="auto"/>
              </w:divBdr>
            </w:div>
            <w:div w:id="149030531">
              <w:marLeft w:val="0"/>
              <w:marRight w:val="0"/>
              <w:marTop w:val="0"/>
              <w:marBottom w:val="0"/>
              <w:divBdr>
                <w:top w:val="none" w:sz="0" w:space="0" w:color="auto"/>
                <w:left w:val="none" w:sz="0" w:space="0" w:color="auto"/>
                <w:bottom w:val="none" w:sz="0" w:space="0" w:color="auto"/>
                <w:right w:val="none" w:sz="0" w:space="0" w:color="auto"/>
              </w:divBdr>
            </w:div>
            <w:div w:id="150416836">
              <w:marLeft w:val="0"/>
              <w:marRight w:val="0"/>
              <w:marTop w:val="0"/>
              <w:marBottom w:val="0"/>
              <w:divBdr>
                <w:top w:val="none" w:sz="0" w:space="0" w:color="auto"/>
                <w:left w:val="none" w:sz="0" w:space="0" w:color="auto"/>
                <w:bottom w:val="none" w:sz="0" w:space="0" w:color="auto"/>
                <w:right w:val="none" w:sz="0" w:space="0" w:color="auto"/>
              </w:divBdr>
            </w:div>
            <w:div w:id="152068850">
              <w:marLeft w:val="0"/>
              <w:marRight w:val="0"/>
              <w:marTop w:val="0"/>
              <w:marBottom w:val="0"/>
              <w:divBdr>
                <w:top w:val="none" w:sz="0" w:space="0" w:color="auto"/>
                <w:left w:val="none" w:sz="0" w:space="0" w:color="auto"/>
                <w:bottom w:val="none" w:sz="0" w:space="0" w:color="auto"/>
                <w:right w:val="none" w:sz="0" w:space="0" w:color="auto"/>
              </w:divBdr>
            </w:div>
            <w:div w:id="154617567">
              <w:marLeft w:val="0"/>
              <w:marRight w:val="0"/>
              <w:marTop w:val="0"/>
              <w:marBottom w:val="0"/>
              <w:divBdr>
                <w:top w:val="none" w:sz="0" w:space="0" w:color="auto"/>
                <w:left w:val="none" w:sz="0" w:space="0" w:color="auto"/>
                <w:bottom w:val="none" w:sz="0" w:space="0" w:color="auto"/>
                <w:right w:val="none" w:sz="0" w:space="0" w:color="auto"/>
              </w:divBdr>
            </w:div>
            <w:div w:id="157236533">
              <w:marLeft w:val="0"/>
              <w:marRight w:val="0"/>
              <w:marTop w:val="0"/>
              <w:marBottom w:val="0"/>
              <w:divBdr>
                <w:top w:val="none" w:sz="0" w:space="0" w:color="auto"/>
                <w:left w:val="none" w:sz="0" w:space="0" w:color="auto"/>
                <w:bottom w:val="none" w:sz="0" w:space="0" w:color="auto"/>
                <w:right w:val="none" w:sz="0" w:space="0" w:color="auto"/>
              </w:divBdr>
            </w:div>
            <w:div w:id="157238479">
              <w:marLeft w:val="0"/>
              <w:marRight w:val="0"/>
              <w:marTop w:val="0"/>
              <w:marBottom w:val="0"/>
              <w:divBdr>
                <w:top w:val="none" w:sz="0" w:space="0" w:color="auto"/>
                <w:left w:val="none" w:sz="0" w:space="0" w:color="auto"/>
                <w:bottom w:val="none" w:sz="0" w:space="0" w:color="auto"/>
                <w:right w:val="none" w:sz="0" w:space="0" w:color="auto"/>
              </w:divBdr>
            </w:div>
            <w:div w:id="157890107">
              <w:marLeft w:val="0"/>
              <w:marRight w:val="0"/>
              <w:marTop w:val="0"/>
              <w:marBottom w:val="0"/>
              <w:divBdr>
                <w:top w:val="none" w:sz="0" w:space="0" w:color="auto"/>
                <w:left w:val="none" w:sz="0" w:space="0" w:color="auto"/>
                <w:bottom w:val="none" w:sz="0" w:space="0" w:color="auto"/>
                <w:right w:val="none" w:sz="0" w:space="0" w:color="auto"/>
              </w:divBdr>
            </w:div>
            <w:div w:id="158037981">
              <w:marLeft w:val="0"/>
              <w:marRight w:val="0"/>
              <w:marTop w:val="0"/>
              <w:marBottom w:val="0"/>
              <w:divBdr>
                <w:top w:val="none" w:sz="0" w:space="0" w:color="auto"/>
                <w:left w:val="none" w:sz="0" w:space="0" w:color="auto"/>
                <w:bottom w:val="none" w:sz="0" w:space="0" w:color="auto"/>
                <w:right w:val="none" w:sz="0" w:space="0" w:color="auto"/>
              </w:divBdr>
            </w:div>
            <w:div w:id="160967618">
              <w:marLeft w:val="0"/>
              <w:marRight w:val="0"/>
              <w:marTop w:val="0"/>
              <w:marBottom w:val="0"/>
              <w:divBdr>
                <w:top w:val="none" w:sz="0" w:space="0" w:color="auto"/>
                <w:left w:val="none" w:sz="0" w:space="0" w:color="auto"/>
                <w:bottom w:val="none" w:sz="0" w:space="0" w:color="auto"/>
                <w:right w:val="none" w:sz="0" w:space="0" w:color="auto"/>
              </w:divBdr>
            </w:div>
            <w:div w:id="161043946">
              <w:marLeft w:val="0"/>
              <w:marRight w:val="0"/>
              <w:marTop w:val="0"/>
              <w:marBottom w:val="0"/>
              <w:divBdr>
                <w:top w:val="none" w:sz="0" w:space="0" w:color="auto"/>
                <w:left w:val="none" w:sz="0" w:space="0" w:color="auto"/>
                <w:bottom w:val="none" w:sz="0" w:space="0" w:color="auto"/>
                <w:right w:val="none" w:sz="0" w:space="0" w:color="auto"/>
              </w:divBdr>
            </w:div>
            <w:div w:id="163976422">
              <w:marLeft w:val="0"/>
              <w:marRight w:val="0"/>
              <w:marTop w:val="0"/>
              <w:marBottom w:val="0"/>
              <w:divBdr>
                <w:top w:val="none" w:sz="0" w:space="0" w:color="auto"/>
                <w:left w:val="none" w:sz="0" w:space="0" w:color="auto"/>
                <w:bottom w:val="none" w:sz="0" w:space="0" w:color="auto"/>
                <w:right w:val="none" w:sz="0" w:space="0" w:color="auto"/>
              </w:divBdr>
            </w:div>
            <w:div w:id="165874692">
              <w:marLeft w:val="0"/>
              <w:marRight w:val="0"/>
              <w:marTop w:val="0"/>
              <w:marBottom w:val="0"/>
              <w:divBdr>
                <w:top w:val="none" w:sz="0" w:space="0" w:color="auto"/>
                <w:left w:val="none" w:sz="0" w:space="0" w:color="auto"/>
                <w:bottom w:val="none" w:sz="0" w:space="0" w:color="auto"/>
                <w:right w:val="none" w:sz="0" w:space="0" w:color="auto"/>
              </w:divBdr>
            </w:div>
            <w:div w:id="166597173">
              <w:marLeft w:val="0"/>
              <w:marRight w:val="0"/>
              <w:marTop w:val="0"/>
              <w:marBottom w:val="0"/>
              <w:divBdr>
                <w:top w:val="none" w:sz="0" w:space="0" w:color="auto"/>
                <w:left w:val="none" w:sz="0" w:space="0" w:color="auto"/>
                <w:bottom w:val="none" w:sz="0" w:space="0" w:color="auto"/>
                <w:right w:val="none" w:sz="0" w:space="0" w:color="auto"/>
              </w:divBdr>
            </w:div>
            <w:div w:id="166867520">
              <w:marLeft w:val="0"/>
              <w:marRight w:val="0"/>
              <w:marTop w:val="0"/>
              <w:marBottom w:val="0"/>
              <w:divBdr>
                <w:top w:val="none" w:sz="0" w:space="0" w:color="auto"/>
                <w:left w:val="none" w:sz="0" w:space="0" w:color="auto"/>
                <w:bottom w:val="none" w:sz="0" w:space="0" w:color="auto"/>
                <w:right w:val="none" w:sz="0" w:space="0" w:color="auto"/>
              </w:divBdr>
            </w:div>
            <w:div w:id="167912363">
              <w:marLeft w:val="0"/>
              <w:marRight w:val="0"/>
              <w:marTop w:val="0"/>
              <w:marBottom w:val="0"/>
              <w:divBdr>
                <w:top w:val="none" w:sz="0" w:space="0" w:color="auto"/>
                <w:left w:val="none" w:sz="0" w:space="0" w:color="auto"/>
                <w:bottom w:val="none" w:sz="0" w:space="0" w:color="auto"/>
                <w:right w:val="none" w:sz="0" w:space="0" w:color="auto"/>
              </w:divBdr>
            </w:div>
            <w:div w:id="169411645">
              <w:marLeft w:val="0"/>
              <w:marRight w:val="0"/>
              <w:marTop w:val="0"/>
              <w:marBottom w:val="0"/>
              <w:divBdr>
                <w:top w:val="none" w:sz="0" w:space="0" w:color="auto"/>
                <w:left w:val="none" w:sz="0" w:space="0" w:color="auto"/>
                <w:bottom w:val="none" w:sz="0" w:space="0" w:color="auto"/>
                <w:right w:val="none" w:sz="0" w:space="0" w:color="auto"/>
              </w:divBdr>
            </w:div>
            <w:div w:id="172956897">
              <w:marLeft w:val="0"/>
              <w:marRight w:val="0"/>
              <w:marTop w:val="0"/>
              <w:marBottom w:val="0"/>
              <w:divBdr>
                <w:top w:val="none" w:sz="0" w:space="0" w:color="auto"/>
                <w:left w:val="none" w:sz="0" w:space="0" w:color="auto"/>
                <w:bottom w:val="none" w:sz="0" w:space="0" w:color="auto"/>
                <w:right w:val="none" w:sz="0" w:space="0" w:color="auto"/>
              </w:divBdr>
            </w:div>
            <w:div w:id="173300893">
              <w:marLeft w:val="0"/>
              <w:marRight w:val="0"/>
              <w:marTop w:val="0"/>
              <w:marBottom w:val="0"/>
              <w:divBdr>
                <w:top w:val="none" w:sz="0" w:space="0" w:color="auto"/>
                <w:left w:val="none" w:sz="0" w:space="0" w:color="auto"/>
                <w:bottom w:val="none" w:sz="0" w:space="0" w:color="auto"/>
                <w:right w:val="none" w:sz="0" w:space="0" w:color="auto"/>
              </w:divBdr>
            </w:div>
            <w:div w:id="173495591">
              <w:marLeft w:val="0"/>
              <w:marRight w:val="0"/>
              <w:marTop w:val="0"/>
              <w:marBottom w:val="0"/>
              <w:divBdr>
                <w:top w:val="none" w:sz="0" w:space="0" w:color="auto"/>
                <w:left w:val="none" w:sz="0" w:space="0" w:color="auto"/>
                <w:bottom w:val="none" w:sz="0" w:space="0" w:color="auto"/>
                <w:right w:val="none" w:sz="0" w:space="0" w:color="auto"/>
              </w:divBdr>
            </w:div>
            <w:div w:id="174462860">
              <w:marLeft w:val="0"/>
              <w:marRight w:val="0"/>
              <w:marTop w:val="0"/>
              <w:marBottom w:val="0"/>
              <w:divBdr>
                <w:top w:val="none" w:sz="0" w:space="0" w:color="auto"/>
                <w:left w:val="none" w:sz="0" w:space="0" w:color="auto"/>
                <w:bottom w:val="none" w:sz="0" w:space="0" w:color="auto"/>
                <w:right w:val="none" w:sz="0" w:space="0" w:color="auto"/>
              </w:divBdr>
            </w:div>
            <w:div w:id="175122518">
              <w:marLeft w:val="0"/>
              <w:marRight w:val="0"/>
              <w:marTop w:val="0"/>
              <w:marBottom w:val="0"/>
              <w:divBdr>
                <w:top w:val="none" w:sz="0" w:space="0" w:color="auto"/>
                <w:left w:val="none" w:sz="0" w:space="0" w:color="auto"/>
                <w:bottom w:val="none" w:sz="0" w:space="0" w:color="auto"/>
                <w:right w:val="none" w:sz="0" w:space="0" w:color="auto"/>
              </w:divBdr>
            </w:div>
            <w:div w:id="177544319">
              <w:marLeft w:val="0"/>
              <w:marRight w:val="0"/>
              <w:marTop w:val="0"/>
              <w:marBottom w:val="0"/>
              <w:divBdr>
                <w:top w:val="none" w:sz="0" w:space="0" w:color="auto"/>
                <w:left w:val="none" w:sz="0" w:space="0" w:color="auto"/>
                <w:bottom w:val="none" w:sz="0" w:space="0" w:color="auto"/>
                <w:right w:val="none" w:sz="0" w:space="0" w:color="auto"/>
              </w:divBdr>
            </w:div>
            <w:div w:id="179780776">
              <w:marLeft w:val="0"/>
              <w:marRight w:val="0"/>
              <w:marTop w:val="0"/>
              <w:marBottom w:val="0"/>
              <w:divBdr>
                <w:top w:val="none" w:sz="0" w:space="0" w:color="auto"/>
                <w:left w:val="none" w:sz="0" w:space="0" w:color="auto"/>
                <w:bottom w:val="none" w:sz="0" w:space="0" w:color="auto"/>
                <w:right w:val="none" w:sz="0" w:space="0" w:color="auto"/>
              </w:divBdr>
            </w:div>
            <w:div w:id="179858943">
              <w:marLeft w:val="0"/>
              <w:marRight w:val="0"/>
              <w:marTop w:val="0"/>
              <w:marBottom w:val="0"/>
              <w:divBdr>
                <w:top w:val="none" w:sz="0" w:space="0" w:color="auto"/>
                <w:left w:val="none" w:sz="0" w:space="0" w:color="auto"/>
                <w:bottom w:val="none" w:sz="0" w:space="0" w:color="auto"/>
                <w:right w:val="none" w:sz="0" w:space="0" w:color="auto"/>
              </w:divBdr>
            </w:div>
            <w:div w:id="180124779">
              <w:marLeft w:val="0"/>
              <w:marRight w:val="0"/>
              <w:marTop w:val="0"/>
              <w:marBottom w:val="0"/>
              <w:divBdr>
                <w:top w:val="none" w:sz="0" w:space="0" w:color="auto"/>
                <w:left w:val="none" w:sz="0" w:space="0" w:color="auto"/>
                <w:bottom w:val="none" w:sz="0" w:space="0" w:color="auto"/>
                <w:right w:val="none" w:sz="0" w:space="0" w:color="auto"/>
              </w:divBdr>
            </w:div>
            <w:div w:id="180320787">
              <w:marLeft w:val="0"/>
              <w:marRight w:val="0"/>
              <w:marTop w:val="0"/>
              <w:marBottom w:val="0"/>
              <w:divBdr>
                <w:top w:val="none" w:sz="0" w:space="0" w:color="auto"/>
                <w:left w:val="none" w:sz="0" w:space="0" w:color="auto"/>
                <w:bottom w:val="none" w:sz="0" w:space="0" w:color="auto"/>
                <w:right w:val="none" w:sz="0" w:space="0" w:color="auto"/>
              </w:divBdr>
            </w:div>
            <w:div w:id="182130289">
              <w:marLeft w:val="0"/>
              <w:marRight w:val="0"/>
              <w:marTop w:val="0"/>
              <w:marBottom w:val="0"/>
              <w:divBdr>
                <w:top w:val="none" w:sz="0" w:space="0" w:color="auto"/>
                <w:left w:val="none" w:sz="0" w:space="0" w:color="auto"/>
                <w:bottom w:val="none" w:sz="0" w:space="0" w:color="auto"/>
                <w:right w:val="none" w:sz="0" w:space="0" w:color="auto"/>
              </w:divBdr>
            </w:div>
            <w:div w:id="182521194">
              <w:marLeft w:val="0"/>
              <w:marRight w:val="0"/>
              <w:marTop w:val="0"/>
              <w:marBottom w:val="0"/>
              <w:divBdr>
                <w:top w:val="none" w:sz="0" w:space="0" w:color="auto"/>
                <w:left w:val="none" w:sz="0" w:space="0" w:color="auto"/>
                <w:bottom w:val="none" w:sz="0" w:space="0" w:color="auto"/>
                <w:right w:val="none" w:sz="0" w:space="0" w:color="auto"/>
              </w:divBdr>
            </w:div>
            <w:div w:id="184027135">
              <w:marLeft w:val="0"/>
              <w:marRight w:val="0"/>
              <w:marTop w:val="0"/>
              <w:marBottom w:val="0"/>
              <w:divBdr>
                <w:top w:val="none" w:sz="0" w:space="0" w:color="auto"/>
                <w:left w:val="none" w:sz="0" w:space="0" w:color="auto"/>
                <w:bottom w:val="none" w:sz="0" w:space="0" w:color="auto"/>
                <w:right w:val="none" w:sz="0" w:space="0" w:color="auto"/>
              </w:divBdr>
            </w:div>
            <w:div w:id="184027943">
              <w:marLeft w:val="0"/>
              <w:marRight w:val="0"/>
              <w:marTop w:val="0"/>
              <w:marBottom w:val="0"/>
              <w:divBdr>
                <w:top w:val="none" w:sz="0" w:space="0" w:color="auto"/>
                <w:left w:val="none" w:sz="0" w:space="0" w:color="auto"/>
                <w:bottom w:val="none" w:sz="0" w:space="0" w:color="auto"/>
                <w:right w:val="none" w:sz="0" w:space="0" w:color="auto"/>
              </w:divBdr>
            </w:div>
            <w:div w:id="184944332">
              <w:marLeft w:val="0"/>
              <w:marRight w:val="0"/>
              <w:marTop w:val="0"/>
              <w:marBottom w:val="0"/>
              <w:divBdr>
                <w:top w:val="none" w:sz="0" w:space="0" w:color="auto"/>
                <w:left w:val="none" w:sz="0" w:space="0" w:color="auto"/>
                <w:bottom w:val="none" w:sz="0" w:space="0" w:color="auto"/>
                <w:right w:val="none" w:sz="0" w:space="0" w:color="auto"/>
              </w:divBdr>
            </w:div>
            <w:div w:id="185099878">
              <w:marLeft w:val="0"/>
              <w:marRight w:val="0"/>
              <w:marTop w:val="0"/>
              <w:marBottom w:val="0"/>
              <w:divBdr>
                <w:top w:val="none" w:sz="0" w:space="0" w:color="auto"/>
                <w:left w:val="none" w:sz="0" w:space="0" w:color="auto"/>
                <w:bottom w:val="none" w:sz="0" w:space="0" w:color="auto"/>
                <w:right w:val="none" w:sz="0" w:space="0" w:color="auto"/>
              </w:divBdr>
            </w:div>
            <w:div w:id="185296778">
              <w:marLeft w:val="0"/>
              <w:marRight w:val="0"/>
              <w:marTop w:val="0"/>
              <w:marBottom w:val="0"/>
              <w:divBdr>
                <w:top w:val="none" w:sz="0" w:space="0" w:color="auto"/>
                <w:left w:val="none" w:sz="0" w:space="0" w:color="auto"/>
                <w:bottom w:val="none" w:sz="0" w:space="0" w:color="auto"/>
                <w:right w:val="none" w:sz="0" w:space="0" w:color="auto"/>
              </w:divBdr>
            </w:div>
            <w:div w:id="185800765">
              <w:marLeft w:val="0"/>
              <w:marRight w:val="0"/>
              <w:marTop w:val="0"/>
              <w:marBottom w:val="0"/>
              <w:divBdr>
                <w:top w:val="none" w:sz="0" w:space="0" w:color="auto"/>
                <w:left w:val="none" w:sz="0" w:space="0" w:color="auto"/>
                <w:bottom w:val="none" w:sz="0" w:space="0" w:color="auto"/>
                <w:right w:val="none" w:sz="0" w:space="0" w:color="auto"/>
              </w:divBdr>
            </w:div>
            <w:div w:id="185801176">
              <w:marLeft w:val="0"/>
              <w:marRight w:val="0"/>
              <w:marTop w:val="0"/>
              <w:marBottom w:val="0"/>
              <w:divBdr>
                <w:top w:val="none" w:sz="0" w:space="0" w:color="auto"/>
                <w:left w:val="none" w:sz="0" w:space="0" w:color="auto"/>
                <w:bottom w:val="none" w:sz="0" w:space="0" w:color="auto"/>
                <w:right w:val="none" w:sz="0" w:space="0" w:color="auto"/>
              </w:divBdr>
            </w:div>
            <w:div w:id="186213189">
              <w:marLeft w:val="0"/>
              <w:marRight w:val="0"/>
              <w:marTop w:val="0"/>
              <w:marBottom w:val="0"/>
              <w:divBdr>
                <w:top w:val="none" w:sz="0" w:space="0" w:color="auto"/>
                <w:left w:val="none" w:sz="0" w:space="0" w:color="auto"/>
                <w:bottom w:val="none" w:sz="0" w:space="0" w:color="auto"/>
                <w:right w:val="none" w:sz="0" w:space="0" w:color="auto"/>
              </w:divBdr>
            </w:div>
            <w:div w:id="186218090">
              <w:marLeft w:val="0"/>
              <w:marRight w:val="0"/>
              <w:marTop w:val="0"/>
              <w:marBottom w:val="0"/>
              <w:divBdr>
                <w:top w:val="none" w:sz="0" w:space="0" w:color="auto"/>
                <w:left w:val="none" w:sz="0" w:space="0" w:color="auto"/>
                <w:bottom w:val="none" w:sz="0" w:space="0" w:color="auto"/>
                <w:right w:val="none" w:sz="0" w:space="0" w:color="auto"/>
              </w:divBdr>
            </w:div>
            <w:div w:id="186869006">
              <w:marLeft w:val="0"/>
              <w:marRight w:val="0"/>
              <w:marTop w:val="0"/>
              <w:marBottom w:val="0"/>
              <w:divBdr>
                <w:top w:val="none" w:sz="0" w:space="0" w:color="auto"/>
                <w:left w:val="none" w:sz="0" w:space="0" w:color="auto"/>
                <w:bottom w:val="none" w:sz="0" w:space="0" w:color="auto"/>
                <w:right w:val="none" w:sz="0" w:space="0" w:color="auto"/>
              </w:divBdr>
            </w:div>
            <w:div w:id="187528145">
              <w:marLeft w:val="0"/>
              <w:marRight w:val="0"/>
              <w:marTop w:val="0"/>
              <w:marBottom w:val="0"/>
              <w:divBdr>
                <w:top w:val="none" w:sz="0" w:space="0" w:color="auto"/>
                <w:left w:val="none" w:sz="0" w:space="0" w:color="auto"/>
                <w:bottom w:val="none" w:sz="0" w:space="0" w:color="auto"/>
                <w:right w:val="none" w:sz="0" w:space="0" w:color="auto"/>
              </w:divBdr>
            </w:div>
            <w:div w:id="188102074">
              <w:marLeft w:val="0"/>
              <w:marRight w:val="0"/>
              <w:marTop w:val="0"/>
              <w:marBottom w:val="0"/>
              <w:divBdr>
                <w:top w:val="none" w:sz="0" w:space="0" w:color="auto"/>
                <w:left w:val="none" w:sz="0" w:space="0" w:color="auto"/>
                <w:bottom w:val="none" w:sz="0" w:space="0" w:color="auto"/>
                <w:right w:val="none" w:sz="0" w:space="0" w:color="auto"/>
              </w:divBdr>
            </w:div>
            <w:div w:id="188185441">
              <w:marLeft w:val="0"/>
              <w:marRight w:val="0"/>
              <w:marTop w:val="0"/>
              <w:marBottom w:val="0"/>
              <w:divBdr>
                <w:top w:val="none" w:sz="0" w:space="0" w:color="auto"/>
                <w:left w:val="none" w:sz="0" w:space="0" w:color="auto"/>
                <w:bottom w:val="none" w:sz="0" w:space="0" w:color="auto"/>
                <w:right w:val="none" w:sz="0" w:space="0" w:color="auto"/>
              </w:divBdr>
            </w:div>
            <w:div w:id="188418830">
              <w:marLeft w:val="0"/>
              <w:marRight w:val="0"/>
              <w:marTop w:val="0"/>
              <w:marBottom w:val="0"/>
              <w:divBdr>
                <w:top w:val="none" w:sz="0" w:space="0" w:color="auto"/>
                <w:left w:val="none" w:sz="0" w:space="0" w:color="auto"/>
                <w:bottom w:val="none" w:sz="0" w:space="0" w:color="auto"/>
                <w:right w:val="none" w:sz="0" w:space="0" w:color="auto"/>
              </w:divBdr>
            </w:div>
            <w:div w:id="190656564">
              <w:marLeft w:val="0"/>
              <w:marRight w:val="0"/>
              <w:marTop w:val="0"/>
              <w:marBottom w:val="0"/>
              <w:divBdr>
                <w:top w:val="none" w:sz="0" w:space="0" w:color="auto"/>
                <w:left w:val="none" w:sz="0" w:space="0" w:color="auto"/>
                <w:bottom w:val="none" w:sz="0" w:space="0" w:color="auto"/>
                <w:right w:val="none" w:sz="0" w:space="0" w:color="auto"/>
              </w:divBdr>
            </w:div>
            <w:div w:id="191892362">
              <w:marLeft w:val="0"/>
              <w:marRight w:val="0"/>
              <w:marTop w:val="0"/>
              <w:marBottom w:val="0"/>
              <w:divBdr>
                <w:top w:val="none" w:sz="0" w:space="0" w:color="auto"/>
                <w:left w:val="none" w:sz="0" w:space="0" w:color="auto"/>
                <w:bottom w:val="none" w:sz="0" w:space="0" w:color="auto"/>
                <w:right w:val="none" w:sz="0" w:space="0" w:color="auto"/>
              </w:divBdr>
            </w:div>
            <w:div w:id="191958991">
              <w:marLeft w:val="0"/>
              <w:marRight w:val="0"/>
              <w:marTop w:val="0"/>
              <w:marBottom w:val="0"/>
              <w:divBdr>
                <w:top w:val="none" w:sz="0" w:space="0" w:color="auto"/>
                <w:left w:val="none" w:sz="0" w:space="0" w:color="auto"/>
                <w:bottom w:val="none" w:sz="0" w:space="0" w:color="auto"/>
                <w:right w:val="none" w:sz="0" w:space="0" w:color="auto"/>
              </w:divBdr>
            </w:div>
            <w:div w:id="192043273">
              <w:marLeft w:val="0"/>
              <w:marRight w:val="0"/>
              <w:marTop w:val="0"/>
              <w:marBottom w:val="0"/>
              <w:divBdr>
                <w:top w:val="none" w:sz="0" w:space="0" w:color="auto"/>
                <w:left w:val="none" w:sz="0" w:space="0" w:color="auto"/>
                <w:bottom w:val="none" w:sz="0" w:space="0" w:color="auto"/>
                <w:right w:val="none" w:sz="0" w:space="0" w:color="auto"/>
              </w:divBdr>
            </w:div>
            <w:div w:id="192498178">
              <w:marLeft w:val="0"/>
              <w:marRight w:val="0"/>
              <w:marTop w:val="0"/>
              <w:marBottom w:val="0"/>
              <w:divBdr>
                <w:top w:val="none" w:sz="0" w:space="0" w:color="auto"/>
                <w:left w:val="none" w:sz="0" w:space="0" w:color="auto"/>
                <w:bottom w:val="none" w:sz="0" w:space="0" w:color="auto"/>
                <w:right w:val="none" w:sz="0" w:space="0" w:color="auto"/>
              </w:divBdr>
            </w:div>
            <w:div w:id="193736129">
              <w:marLeft w:val="0"/>
              <w:marRight w:val="0"/>
              <w:marTop w:val="0"/>
              <w:marBottom w:val="0"/>
              <w:divBdr>
                <w:top w:val="none" w:sz="0" w:space="0" w:color="auto"/>
                <w:left w:val="none" w:sz="0" w:space="0" w:color="auto"/>
                <w:bottom w:val="none" w:sz="0" w:space="0" w:color="auto"/>
                <w:right w:val="none" w:sz="0" w:space="0" w:color="auto"/>
              </w:divBdr>
            </w:div>
            <w:div w:id="195195824">
              <w:marLeft w:val="0"/>
              <w:marRight w:val="0"/>
              <w:marTop w:val="0"/>
              <w:marBottom w:val="0"/>
              <w:divBdr>
                <w:top w:val="none" w:sz="0" w:space="0" w:color="auto"/>
                <w:left w:val="none" w:sz="0" w:space="0" w:color="auto"/>
                <w:bottom w:val="none" w:sz="0" w:space="0" w:color="auto"/>
                <w:right w:val="none" w:sz="0" w:space="0" w:color="auto"/>
              </w:divBdr>
            </w:div>
            <w:div w:id="195586109">
              <w:marLeft w:val="0"/>
              <w:marRight w:val="0"/>
              <w:marTop w:val="0"/>
              <w:marBottom w:val="0"/>
              <w:divBdr>
                <w:top w:val="none" w:sz="0" w:space="0" w:color="auto"/>
                <w:left w:val="none" w:sz="0" w:space="0" w:color="auto"/>
                <w:bottom w:val="none" w:sz="0" w:space="0" w:color="auto"/>
                <w:right w:val="none" w:sz="0" w:space="0" w:color="auto"/>
              </w:divBdr>
            </w:div>
            <w:div w:id="196355404">
              <w:marLeft w:val="0"/>
              <w:marRight w:val="0"/>
              <w:marTop w:val="0"/>
              <w:marBottom w:val="0"/>
              <w:divBdr>
                <w:top w:val="none" w:sz="0" w:space="0" w:color="auto"/>
                <w:left w:val="none" w:sz="0" w:space="0" w:color="auto"/>
                <w:bottom w:val="none" w:sz="0" w:space="0" w:color="auto"/>
                <w:right w:val="none" w:sz="0" w:space="0" w:color="auto"/>
              </w:divBdr>
            </w:div>
            <w:div w:id="196358574">
              <w:marLeft w:val="0"/>
              <w:marRight w:val="0"/>
              <w:marTop w:val="0"/>
              <w:marBottom w:val="0"/>
              <w:divBdr>
                <w:top w:val="none" w:sz="0" w:space="0" w:color="auto"/>
                <w:left w:val="none" w:sz="0" w:space="0" w:color="auto"/>
                <w:bottom w:val="none" w:sz="0" w:space="0" w:color="auto"/>
                <w:right w:val="none" w:sz="0" w:space="0" w:color="auto"/>
              </w:divBdr>
            </w:div>
            <w:div w:id="196941383">
              <w:marLeft w:val="0"/>
              <w:marRight w:val="0"/>
              <w:marTop w:val="0"/>
              <w:marBottom w:val="0"/>
              <w:divBdr>
                <w:top w:val="none" w:sz="0" w:space="0" w:color="auto"/>
                <w:left w:val="none" w:sz="0" w:space="0" w:color="auto"/>
                <w:bottom w:val="none" w:sz="0" w:space="0" w:color="auto"/>
                <w:right w:val="none" w:sz="0" w:space="0" w:color="auto"/>
              </w:divBdr>
            </w:div>
            <w:div w:id="199435822">
              <w:marLeft w:val="0"/>
              <w:marRight w:val="0"/>
              <w:marTop w:val="0"/>
              <w:marBottom w:val="0"/>
              <w:divBdr>
                <w:top w:val="none" w:sz="0" w:space="0" w:color="auto"/>
                <w:left w:val="none" w:sz="0" w:space="0" w:color="auto"/>
                <w:bottom w:val="none" w:sz="0" w:space="0" w:color="auto"/>
                <w:right w:val="none" w:sz="0" w:space="0" w:color="auto"/>
              </w:divBdr>
            </w:div>
            <w:div w:id="199704173">
              <w:marLeft w:val="0"/>
              <w:marRight w:val="0"/>
              <w:marTop w:val="0"/>
              <w:marBottom w:val="0"/>
              <w:divBdr>
                <w:top w:val="none" w:sz="0" w:space="0" w:color="auto"/>
                <w:left w:val="none" w:sz="0" w:space="0" w:color="auto"/>
                <w:bottom w:val="none" w:sz="0" w:space="0" w:color="auto"/>
                <w:right w:val="none" w:sz="0" w:space="0" w:color="auto"/>
              </w:divBdr>
            </w:div>
            <w:div w:id="200217285">
              <w:marLeft w:val="0"/>
              <w:marRight w:val="0"/>
              <w:marTop w:val="0"/>
              <w:marBottom w:val="0"/>
              <w:divBdr>
                <w:top w:val="none" w:sz="0" w:space="0" w:color="auto"/>
                <w:left w:val="none" w:sz="0" w:space="0" w:color="auto"/>
                <w:bottom w:val="none" w:sz="0" w:space="0" w:color="auto"/>
                <w:right w:val="none" w:sz="0" w:space="0" w:color="auto"/>
              </w:divBdr>
            </w:div>
            <w:div w:id="201868562">
              <w:marLeft w:val="0"/>
              <w:marRight w:val="0"/>
              <w:marTop w:val="0"/>
              <w:marBottom w:val="0"/>
              <w:divBdr>
                <w:top w:val="none" w:sz="0" w:space="0" w:color="auto"/>
                <w:left w:val="none" w:sz="0" w:space="0" w:color="auto"/>
                <w:bottom w:val="none" w:sz="0" w:space="0" w:color="auto"/>
                <w:right w:val="none" w:sz="0" w:space="0" w:color="auto"/>
              </w:divBdr>
            </w:div>
            <w:div w:id="202909651">
              <w:marLeft w:val="0"/>
              <w:marRight w:val="0"/>
              <w:marTop w:val="0"/>
              <w:marBottom w:val="0"/>
              <w:divBdr>
                <w:top w:val="none" w:sz="0" w:space="0" w:color="auto"/>
                <w:left w:val="none" w:sz="0" w:space="0" w:color="auto"/>
                <w:bottom w:val="none" w:sz="0" w:space="0" w:color="auto"/>
                <w:right w:val="none" w:sz="0" w:space="0" w:color="auto"/>
              </w:divBdr>
            </w:div>
            <w:div w:id="204417733">
              <w:marLeft w:val="0"/>
              <w:marRight w:val="0"/>
              <w:marTop w:val="0"/>
              <w:marBottom w:val="0"/>
              <w:divBdr>
                <w:top w:val="none" w:sz="0" w:space="0" w:color="auto"/>
                <w:left w:val="none" w:sz="0" w:space="0" w:color="auto"/>
                <w:bottom w:val="none" w:sz="0" w:space="0" w:color="auto"/>
                <w:right w:val="none" w:sz="0" w:space="0" w:color="auto"/>
              </w:divBdr>
            </w:div>
            <w:div w:id="206138618">
              <w:marLeft w:val="0"/>
              <w:marRight w:val="0"/>
              <w:marTop w:val="0"/>
              <w:marBottom w:val="0"/>
              <w:divBdr>
                <w:top w:val="none" w:sz="0" w:space="0" w:color="auto"/>
                <w:left w:val="none" w:sz="0" w:space="0" w:color="auto"/>
                <w:bottom w:val="none" w:sz="0" w:space="0" w:color="auto"/>
                <w:right w:val="none" w:sz="0" w:space="0" w:color="auto"/>
              </w:divBdr>
            </w:div>
            <w:div w:id="206259485">
              <w:marLeft w:val="0"/>
              <w:marRight w:val="0"/>
              <w:marTop w:val="0"/>
              <w:marBottom w:val="0"/>
              <w:divBdr>
                <w:top w:val="none" w:sz="0" w:space="0" w:color="auto"/>
                <w:left w:val="none" w:sz="0" w:space="0" w:color="auto"/>
                <w:bottom w:val="none" w:sz="0" w:space="0" w:color="auto"/>
                <w:right w:val="none" w:sz="0" w:space="0" w:color="auto"/>
              </w:divBdr>
            </w:div>
            <w:div w:id="210043075">
              <w:marLeft w:val="0"/>
              <w:marRight w:val="0"/>
              <w:marTop w:val="0"/>
              <w:marBottom w:val="0"/>
              <w:divBdr>
                <w:top w:val="none" w:sz="0" w:space="0" w:color="auto"/>
                <w:left w:val="none" w:sz="0" w:space="0" w:color="auto"/>
                <w:bottom w:val="none" w:sz="0" w:space="0" w:color="auto"/>
                <w:right w:val="none" w:sz="0" w:space="0" w:color="auto"/>
              </w:divBdr>
            </w:div>
            <w:div w:id="210583931">
              <w:marLeft w:val="0"/>
              <w:marRight w:val="0"/>
              <w:marTop w:val="0"/>
              <w:marBottom w:val="0"/>
              <w:divBdr>
                <w:top w:val="none" w:sz="0" w:space="0" w:color="auto"/>
                <w:left w:val="none" w:sz="0" w:space="0" w:color="auto"/>
                <w:bottom w:val="none" w:sz="0" w:space="0" w:color="auto"/>
                <w:right w:val="none" w:sz="0" w:space="0" w:color="auto"/>
              </w:divBdr>
            </w:div>
            <w:div w:id="210770106">
              <w:marLeft w:val="0"/>
              <w:marRight w:val="0"/>
              <w:marTop w:val="0"/>
              <w:marBottom w:val="0"/>
              <w:divBdr>
                <w:top w:val="none" w:sz="0" w:space="0" w:color="auto"/>
                <w:left w:val="none" w:sz="0" w:space="0" w:color="auto"/>
                <w:bottom w:val="none" w:sz="0" w:space="0" w:color="auto"/>
                <w:right w:val="none" w:sz="0" w:space="0" w:color="auto"/>
              </w:divBdr>
            </w:div>
            <w:div w:id="211159359">
              <w:marLeft w:val="0"/>
              <w:marRight w:val="0"/>
              <w:marTop w:val="0"/>
              <w:marBottom w:val="0"/>
              <w:divBdr>
                <w:top w:val="none" w:sz="0" w:space="0" w:color="auto"/>
                <w:left w:val="none" w:sz="0" w:space="0" w:color="auto"/>
                <w:bottom w:val="none" w:sz="0" w:space="0" w:color="auto"/>
                <w:right w:val="none" w:sz="0" w:space="0" w:color="auto"/>
              </w:divBdr>
            </w:div>
            <w:div w:id="214243579">
              <w:marLeft w:val="0"/>
              <w:marRight w:val="0"/>
              <w:marTop w:val="0"/>
              <w:marBottom w:val="0"/>
              <w:divBdr>
                <w:top w:val="none" w:sz="0" w:space="0" w:color="auto"/>
                <w:left w:val="none" w:sz="0" w:space="0" w:color="auto"/>
                <w:bottom w:val="none" w:sz="0" w:space="0" w:color="auto"/>
                <w:right w:val="none" w:sz="0" w:space="0" w:color="auto"/>
              </w:divBdr>
            </w:div>
            <w:div w:id="214438450">
              <w:marLeft w:val="0"/>
              <w:marRight w:val="0"/>
              <w:marTop w:val="0"/>
              <w:marBottom w:val="0"/>
              <w:divBdr>
                <w:top w:val="none" w:sz="0" w:space="0" w:color="auto"/>
                <w:left w:val="none" w:sz="0" w:space="0" w:color="auto"/>
                <w:bottom w:val="none" w:sz="0" w:space="0" w:color="auto"/>
                <w:right w:val="none" w:sz="0" w:space="0" w:color="auto"/>
              </w:divBdr>
            </w:div>
            <w:div w:id="215512040">
              <w:marLeft w:val="0"/>
              <w:marRight w:val="0"/>
              <w:marTop w:val="0"/>
              <w:marBottom w:val="0"/>
              <w:divBdr>
                <w:top w:val="none" w:sz="0" w:space="0" w:color="auto"/>
                <w:left w:val="none" w:sz="0" w:space="0" w:color="auto"/>
                <w:bottom w:val="none" w:sz="0" w:space="0" w:color="auto"/>
                <w:right w:val="none" w:sz="0" w:space="0" w:color="auto"/>
              </w:divBdr>
            </w:div>
            <w:div w:id="216357257">
              <w:marLeft w:val="0"/>
              <w:marRight w:val="0"/>
              <w:marTop w:val="0"/>
              <w:marBottom w:val="0"/>
              <w:divBdr>
                <w:top w:val="none" w:sz="0" w:space="0" w:color="auto"/>
                <w:left w:val="none" w:sz="0" w:space="0" w:color="auto"/>
                <w:bottom w:val="none" w:sz="0" w:space="0" w:color="auto"/>
                <w:right w:val="none" w:sz="0" w:space="0" w:color="auto"/>
              </w:divBdr>
            </w:div>
            <w:div w:id="216744704">
              <w:marLeft w:val="0"/>
              <w:marRight w:val="0"/>
              <w:marTop w:val="0"/>
              <w:marBottom w:val="0"/>
              <w:divBdr>
                <w:top w:val="none" w:sz="0" w:space="0" w:color="auto"/>
                <w:left w:val="none" w:sz="0" w:space="0" w:color="auto"/>
                <w:bottom w:val="none" w:sz="0" w:space="0" w:color="auto"/>
                <w:right w:val="none" w:sz="0" w:space="0" w:color="auto"/>
              </w:divBdr>
            </w:div>
            <w:div w:id="217210661">
              <w:marLeft w:val="0"/>
              <w:marRight w:val="0"/>
              <w:marTop w:val="0"/>
              <w:marBottom w:val="0"/>
              <w:divBdr>
                <w:top w:val="none" w:sz="0" w:space="0" w:color="auto"/>
                <w:left w:val="none" w:sz="0" w:space="0" w:color="auto"/>
                <w:bottom w:val="none" w:sz="0" w:space="0" w:color="auto"/>
                <w:right w:val="none" w:sz="0" w:space="0" w:color="auto"/>
              </w:divBdr>
            </w:div>
            <w:div w:id="217516110">
              <w:marLeft w:val="0"/>
              <w:marRight w:val="0"/>
              <w:marTop w:val="0"/>
              <w:marBottom w:val="0"/>
              <w:divBdr>
                <w:top w:val="none" w:sz="0" w:space="0" w:color="auto"/>
                <w:left w:val="none" w:sz="0" w:space="0" w:color="auto"/>
                <w:bottom w:val="none" w:sz="0" w:space="0" w:color="auto"/>
                <w:right w:val="none" w:sz="0" w:space="0" w:color="auto"/>
              </w:divBdr>
            </w:div>
            <w:div w:id="219052783">
              <w:marLeft w:val="0"/>
              <w:marRight w:val="0"/>
              <w:marTop w:val="0"/>
              <w:marBottom w:val="0"/>
              <w:divBdr>
                <w:top w:val="none" w:sz="0" w:space="0" w:color="auto"/>
                <w:left w:val="none" w:sz="0" w:space="0" w:color="auto"/>
                <w:bottom w:val="none" w:sz="0" w:space="0" w:color="auto"/>
                <w:right w:val="none" w:sz="0" w:space="0" w:color="auto"/>
              </w:divBdr>
            </w:div>
            <w:div w:id="219097087">
              <w:marLeft w:val="0"/>
              <w:marRight w:val="0"/>
              <w:marTop w:val="0"/>
              <w:marBottom w:val="0"/>
              <w:divBdr>
                <w:top w:val="none" w:sz="0" w:space="0" w:color="auto"/>
                <w:left w:val="none" w:sz="0" w:space="0" w:color="auto"/>
                <w:bottom w:val="none" w:sz="0" w:space="0" w:color="auto"/>
                <w:right w:val="none" w:sz="0" w:space="0" w:color="auto"/>
              </w:divBdr>
            </w:div>
            <w:div w:id="219244044">
              <w:marLeft w:val="0"/>
              <w:marRight w:val="0"/>
              <w:marTop w:val="0"/>
              <w:marBottom w:val="0"/>
              <w:divBdr>
                <w:top w:val="none" w:sz="0" w:space="0" w:color="auto"/>
                <w:left w:val="none" w:sz="0" w:space="0" w:color="auto"/>
                <w:bottom w:val="none" w:sz="0" w:space="0" w:color="auto"/>
                <w:right w:val="none" w:sz="0" w:space="0" w:color="auto"/>
              </w:divBdr>
            </w:div>
            <w:div w:id="220679892">
              <w:marLeft w:val="0"/>
              <w:marRight w:val="0"/>
              <w:marTop w:val="0"/>
              <w:marBottom w:val="0"/>
              <w:divBdr>
                <w:top w:val="none" w:sz="0" w:space="0" w:color="auto"/>
                <w:left w:val="none" w:sz="0" w:space="0" w:color="auto"/>
                <w:bottom w:val="none" w:sz="0" w:space="0" w:color="auto"/>
                <w:right w:val="none" w:sz="0" w:space="0" w:color="auto"/>
              </w:divBdr>
            </w:div>
            <w:div w:id="221066183">
              <w:marLeft w:val="0"/>
              <w:marRight w:val="0"/>
              <w:marTop w:val="0"/>
              <w:marBottom w:val="0"/>
              <w:divBdr>
                <w:top w:val="none" w:sz="0" w:space="0" w:color="auto"/>
                <w:left w:val="none" w:sz="0" w:space="0" w:color="auto"/>
                <w:bottom w:val="none" w:sz="0" w:space="0" w:color="auto"/>
                <w:right w:val="none" w:sz="0" w:space="0" w:color="auto"/>
              </w:divBdr>
            </w:div>
            <w:div w:id="222836005">
              <w:marLeft w:val="0"/>
              <w:marRight w:val="0"/>
              <w:marTop w:val="0"/>
              <w:marBottom w:val="0"/>
              <w:divBdr>
                <w:top w:val="none" w:sz="0" w:space="0" w:color="auto"/>
                <w:left w:val="none" w:sz="0" w:space="0" w:color="auto"/>
                <w:bottom w:val="none" w:sz="0" w:space="0" w:color="auto"/>
                <w:right w:val="none" w:sz="0" w:space="0" w:color="auto"/>
              </w:divBdr>
            </w:div>
            <w:div w:id="224874510">
              <w:marLeft w:val="0"/>
              <w:marRight w:val="0"/>
              <w:marTop w:val="0"/>
              <w:marBottom w:val="0"/>
              <w:divBdr>
                <w:top w:val="none" w:sz="0" w:space="0" w:color="auto"/>
                <w:left w:val="none" w:sz="0" w:space="0" w:color="auto"/>
                <w:bottom w:val="none" w:sz="0" w:space="0" w:color="auto"/>
                <w:right w:val="none" w:sz="0" w:space="0" w:color="auto"/>
              </w:divBdr>
            </w:div>
            <w:div w:id="225065971">
              <w:marLeft w:val="0"/>
              <w:marRight w:val="0"/>
              <w:marTop w:val="0"/>
              <w:marBottom w:val="0"/>
              <w:divBdr>
                <w:top w:val="none" w:sz="0" w:space="0" w:color="auto"/>
                <w:left w:val="none" w:sz="0" w:space="0" w:color="auto"/>
                <w:bottom w:val="none" w:sz="0" w:space="0" w:color="auto"/>
                <w:right w:val="none" w:sz="0" w:space="0" w:color="auto"/>
              </w:divBdr>
            </w:div>
            <w:div w:id="225379031">
              <w:marLeft w:val="0"/>
              <w:marRight w:val="0"/>
              <w:marTop w:val="0"/>
              <w:marBottom w:val="0"/>
              <w:divBdr>
                <w:top w:val="none" w:sz="0" w:space="0" w:color="auto"/>
                <w:left w:val="none" w:sz="0" w:space="0" w:color="auto"/>
                <w:bottom w:val="none" w:sz="0" w:space="0" w:color="auto"/>
                <w:right w:val="none" w:sz="0" w:space="0" w:color="auto"/>
              </w:divBdr>
            </w:div>
            <w:div w:id="225651836">
              <w:marLeft w:val="0"/>
              <w:marRight w:val="0"/>
              <w:marTop w:val="0"/>
              <w:marBottom w:val="0"/>
              <w:divBdr>
                <w:top w:val="none" w:sz="0" w:space="0" w:color="auto"/>
                <w:left w:val="none" w:sz="0" w:space="0" w:color="auto"/>
                <w:bottom w:val="none" w:sz="0" w:space="0" w:color="auto"/>
                <w:right w:val="none" w:sz="0" w:space="0" w:color="auto"/>
              </w:divBdr>
            </w:div>
            <w:div w:id="225653007">
              <w:marLeft w:val="0"/>
              <w:marRight w:val="0"/>
              <w:marTop w:val="0"/>
              <w:marBottom w:val="0"/>
              <w:divBdr>
                <w:top w:val="none" w:sz="0" w:space="0" w:color="auto"/>
                <w:left w:val="none" w:sz="0" w:space="0" w:color="auto"/>
                <w:bottom w:val="none" w:sz="0" w:space="0" w:color="auto"/>
                <w:right w:val="none" w:sz="0" w:space="0" w:color="auto"/>
              </w:divBdr>
            </w:div>
            <w:div w:id="228813066">
              <w:marLeft w:val="0"/>
              <w:marRight w:val="0"/>
              <w:marTop w:val="0"/>
              <w:marBottom w:val="0"/>
              <w:divBdr>
                <w:top w:val="none" w:sz="0" w:space="0" w:color="auto"/>
                <w:left w:val="none" w:sz="0" w:space="0" w:color="auto"/>
                <w:bottom w:val="none" w:sz="0" w:space="0" w:color="auto"/>
                <w:right w:val="none" w:sz="0" w:space="0" w:color="auto"/>
              </w:divBdr>
            </w:div>
            <w:div w:id="230847070">
              <w:marLeft w:val="0"/>
              <w:marRight w:val="0"/>
              <w:marTop w:val="0"/>
              <w:marBottom w:val="0"/>
              <w:divBdr>
                <w:top w:val="none" w:sz="0" w:space="0" w:color="auto"/>
                <w:left w:val="none" w:sz="0" w:space="0" w:color="auto"/>
                <w:bottom w:val="none" w:sz="0" w:space="0" w:color="auto"/>
                <w:right w:val="none" w:sz="0" w:space="0" w:color="auto"/>
              </w:divBdr>
            </w:div>
            <w:div w:id="233977159">
              <w:marLeft w:val="0"/>
              <w:marRight w:val="0"/>
              <w:marTop w:val="0"/>
              <w:marBottom w:val="0"/>
              <w:divBdr>
                <w:top w:val="none" w:sz="0" w:space="0" w:color="auto"/>
                <w:left w:val="none" w:sz="0" w:space="0" w:color="auto"/>
                <w:bottom w:val="none" w:sz="0" w:space="0" w:color="auto"/>
                <w:right w:val="none" w:sz="0" w:space="0" w:color="auto"/>
              </w:divBdr>
            </w:div>
            <w:div w:id="234097364">
              <w:marLeft w:val="0"/>
              <w:marRight w:val="0"/>
              <w:marTop w:val="0"/>
              <w:marBottom w:val="0"/>
              <w:divBdr>
                <w:top w:val="none" w:sz="0" w:space="0" w:color="auto"/>
                <w:left w:val="none" w:sz="0" w:space="0" w:color="auto"/>
                <w:bottom w:val="none" w:sz="0" w:space="0" w:color="auto"/>
                <w:right w:val="none" w:sz="0" w:space="0" w:color="auto"/>
              </w:divBdr>
            </w:div>
            <w:div w:id="235241003">
              <w:marLeft w:val="0"/>
              <w:marRight w:val="0"/>
              <w:marTop w:val="0"/>
              <w:marBottom w:val="0"/>
              <w:divBdr>
                <w:top w:val="none" w:sz="0" w:space="0" w:color="auto"/>
                <w:left w:val="none" w:sz="0" w:space="0" w:color="auto"/>
                <w:bottom w:val="none" w:sz="0" w:space="0" w:color="auto"/>
                <w:right w:val="none" w:sz="0" w:space="0" w:color="auto"/>
              </w:divBdr>
            </w:div>
            <w:div w:id="235743360">
              <w:marLeft w:val="0"/>
              <w:marRight w:val="0"/>
              <w:marTop w:val="0"/>
              <w:marBottom w:val="0"/>
              <w:divBdr>
                <w:top w:val="none" w:sz="0" w:space="0" w:color="auto"/>
                <w:left w:val="none" w:sz="0" w:space="0" w:color="auto"/>
                <w:bottom w:val="none" w:sz="0" w:space="0" w:color="auto"/>
                <w:right w:val="none" w:sz="0" w:space="0" w:color="auto"/>
              </w:divBdr>
            </w:div>
            <w:div w:id="236331473">
              <w:marLeft w:val="0"/>
              <w:marRight w:val="0"/>
              <w:marTop w:val="0"/>
              <w:marBottom w:val="0"/>
              <w:divBdr>
                <w:top w:val="none" w:sz="0" w:space="0" w:color="auto"/>
                <w:left w:val="none" w:sz="0" w:space="0" w:color="auto"/>
                <w:bottom w:val="none" w:sz="0" w:space="0" w:color="auto"/>
                <w:right w:val="none" w:sz="0" w:space="0" w:color="auto"/>
              </w:divBdr>
            </w:div>
            <w:div w:id="237058896">
              <w:marLeft w:val="0"/>
              <w:marRight w:val="0"/>
              <w:marTop w:val="0"/>
              <w:marBottom w:val="0"/>
              <w:divBdr>
                <w:top w:val="none" w:sz="0" w:space="0" w:color="auto"/>
                <w:left w:val="none" w:sz="0" w:space="0" w:color="auto"/>
                <w:bottom w:val="none" w:sz="0" w:space="0" w:color="auto"/>
                <w:right w:val="none" w:sz="0" w:space="0" w:color="auto"/>
              </w:divBdr>
            </w:div>
            <w:div w:id="237132896">
              <w:marLeft w:val="0"/>
              <w:marRight w:val="0"/>
              <w:marTop w:val="0"/>
              <w:marBottom w:val="0"/>
              <w:divBdr>
                <w:top w:val="none" w:sz="0" w:space="0" w:color="auto"/>
                <w:left w:val="none" w:sz="0" w:space="0" w:color="auto"/>
                <w:bottom w:val="none" w:sz="0" w:space="0" w:color="auto"/>
                <w:right w:val="none" w:sz="0" w:space="0" w:color="auto"/>
              </w:divBdr>
            </w:div>
            <w:div w:id="238055149">
              <w:marLeft w:val="0"/>
              <w:marRight w:val="0"/>
              <w:marTop w:val="0"/>
              <w:marBottom w:val="0"/>
              <w:divBdr>
                <w:top w:val="none" w:sz="0" w:space="0" w:color="auto"/>
                <w:left w:val="none" w:sz="0" w:space="0" w:color="auto"/>
                <w:bottom w:val="none" w:sz="0" w:space="0" w:color="auto"/>
                <w:right w:val="none" w:sz="0" w:space="0" w:color="auto"/>
              </w:divBdr>
            </w:div>
            <w:div w:id="238251571">
              <w:marLeft w:val="0"/>
              <w:marRight w:val="0"/>
              <w:marTop w:val="0"/>
              <w:marBottom w:val="0"/>
              <w:divBdr>
                <w:top w:val="none" w:sz="0" w:space="0" w:color="auto"/>
                <w:left w:val="none" w:sz="0" w:space="0" w:color="auto"/>
                <w:bottom w:val="none" w:sz="0" w:space="0" w:color="auto"/>
                <w:right w:val="none" w:sz="0" w:space="0" w:color="auto"/>
              </w:divBdr>
            </w:div>
            <w:div w:id="238440374">
              <w:marLeft w:val="0"/>
              <w:marRight w:val="0"/>
              <w:marTop w:val="0"/>
              <w:marBottom w:val="0"/>
              <w:divBdr>
                <w:top w:val="none" w:sz="0" w:space="0" w:color="auto"/>
                <w:left w:val="none" w:sz="0" w:space="0" w:color="auto"/>
                <w:bottom w:val="none" w:sz="0" w:space="0" w:color="auto"/>
                <w:right w:val="none" w:sz="0" w:space="0" w:color="auto"/>
              </w:divBdr>
            </w:div>
            <w:div w:id="238708561">
              <w:marLeft w:val="0"/>
              <w:marRight w:val="0"/>
              <w:marTop w:val="0"/>
              <w:marBottom w:val="0"/>
              <w:divBdr>
                <w:top w:val="none" w:sz="0" w:space="0" w:color="auto"/>
                <w:left w:val="none" w:sz="0" w:space="0" w:color="auto"/>
                <w:bottom w:val="none" w:sz="0" w:space="0" w:color="auto"/>
                <w:right w:val="none" w:sz="0" w:space="0" w:color="auto"/>
              </w:divBdr>
            </w:div>
            <w:div w:id="243032286">
              <w:marLeft w:val="0"/>
              <w:marRight w:val="0"/>
              <w:marTop w:val="0"/>
              <w:marBottom w:val="0"/>
              <w:divBdr>
                <w:top w:val="none" w:sz="0" w:space="0" w:color="auto"/>
                <w:left w:val="none" w:sz="0" w:space="0" w:color="auto"/>
                <w:bottom w:val="none" w:sz="0" w:space="0" w:color="auto"/>
                <w:right w:val="none" w:sz="0" w:space="0" w:color="auto"/>
              </w:divBdr>
            </w:div>
            <w:div w:id="243344474">
              <w:marLeft w:val="0"/>
              <w:marRight w:val="0"/>
              <w:marTop w:val="0"/>
              <w:marBottom w:val="0"/>
              <w:divBdr>
                <w:top w:val="none" w:sz="0" w:space="0" w:color="auto"/>
                <w:left w:val="none" w:sz="0" w:space="0" w:color="auto"/>
                <w:bottom w:val="none" w:sz="0" w:space="0" w:color="auto"/>
                <w:right w:val="none" w:sz="0" w:space="0" w:color="auto"/>
              </w:divBdr>
            </w:div>
            <w:div w:id="244070600">
              <w:marLeft w:val="0"/>
              <w:marRight w:val="0"/>
              <w:marTop w:val="0"/>
              <w:marBottom w:val="0"/>
              <w:divBdr>
                <w:top w:val="none" w:sz="0" w:space="0" w:color="auto"/>
                <w:left w:val="none" w:sz="0" w:space="0" w:color="auto"/>
                <w:bottom w:val="none" w:sz="0" w:space="0" w:color="auto"/>
                <w:right w:val="none" w:sz="0" w:space="0" w:color="auto"/>
              </w:divBdr>
            </w:div>
            <w:div w:id="244612033">
              <w:marLeft w:val="0"/>
              <w:marRight w:val="0"/>
              <w:marTop w:val="0"/>
              <w:marBottom w:val="0"/>
              <w:divBdr>
                <w:top w:val="none" w:sz="0" w:space="0" w:color="auto"/>
                <w:left w:val="none" w:sz="0" w:space="0" w:color="auto"/>
                <w:bottom w:val="none" w:sz="0" w:space="0" w:color="auto"/>
                <w:right w:val="none" w:sz="0" w:space="0" w:color="auto"/>
              </w:divBdr>
            </w:div>
            <w:div w:id="244875062">
              <w:marLeft w:val="0"/>
              <w:marRight w:val="0"/>
              <w:marTop w:val="0"/>
              <w:marBottom w:val="0"/>
              <w:divBdr>
                <w:top w:val="none" w:sz="0" w:space="0" w:color="auto"/>
                <w:left w:val="none" w:sz="0" w:space="0" w:color="auto"/>
                <w:bottom w:val="none" w:sz="0" w:space="0" w:color="auto"/>
                <w:right w:val="none" w:sz="0" w:space="0" w:color="auto"/>
              </w:divBdr>
            </w:div>
            <w:div w:id="246155134">
              <w:marLeft w:val="0"/>
              <w:marRight w:val="0"/>
              <w:marTop w:val="0"/>
              <w:marBottom w:val="0"/>
              <w:divBdr>
                <w:top w:val="none" w:sz="0" w:space="0" w:color="auto"/>
                <w:left w:val="none" w:sz="0" w:space="0" w:color="auto"/>
                <w:bottom w:val="none" w:sz="0" w:space="0" w:color="auto"/>
                <w:right w:val="none" w:sz="0" w:space="0" w:color="auto"/>
              </w:divBdr>
            </w:div>
            <w:div w:id="246887512">
              <w:marLeft w:val="0"/>
              <w:marRight w:val="0"/>
              <w:marTop w:val="0"/>
              <w:marBottom w:val="0"/>
              <w:divBdr>
                <w:top w:val="none" w:sz="0" w:space="0" w:color="auto"/>
                <w:left w:val="none" w:sz="0" w:space="0" w:color="auto"/>
                <w:bottom w:val="none" w:sz="0" w:space="0" w:color="auto"/>
                <w:right w:val="none" w:sz="0" w:space="0" w:color="auto"/>
              </w:divBdr>
            </w:div>
            <w:div w:id="247736757">
              <w:marLeft w:val="0"/>
              <w:marRight w:val="0"/>
              <w:marTop w:val="0"/>
              <w:marBottom w:val="0"/>
              <w:divBdr>
                <w:top w:val="none" w:sz="0" w:space="0" w:color="auto"/>
                <w:left w:val="none" w:sz="0" w:space="0" w:color="auto"/>
                <w:bottom w:val="none" w:sz="0" w:space="0" w:color="auto"/>
                <w:right w:val="none" w:sz="0" w:space="0" w:color="auto"/>
              </w:divBdr>
            </w:div>
            <w:div w:id="247810778">
              <w:marLeft w:val="0"/>
              <w:marRight w:val="0"/>
              <w:marTop w:val="0"/>
              <w:marBottom w:val="0"/>
              <w:divBdr>
                <w:top w:val="none" w:sz="0" w:space="0" w:color="auto"/>
                <w:left w:val="none" w:sz="0" w:space="0" w:color="auto"/>
                <w:bottom w:val="none" w:sz="0" w:space="0" w:color="auto"/>
                <w:right w:val="none" w:sz="0" w:space="0" w:color="auto"/>
              </w:divBdr>
            </w:div>
            <w:div w:id="248193577">
              <w:marLeft w:val="0"/>
              <w:marRight w:val="0"/>
              <w:marTop w:val="0"/>
              <w:marBottom w:val="0"/>
              <w:divBdr>
                <w:top w:val="none" w:sz="0" w:space="0" w:color="auto"/>
                <w:left w:val="none" w:sz="0" w:space="0" w:color="auto"/>
                <w:bottom w:val="none" w:sz="0" w:space="0" w:color="auto"/>
                <w:right w:val="none" w:sz="0" w:space="0" w:color="auto"/>
              </w:divBdr>
            </w:div>
            <w:div w:id="249003077">
              <w:marLeft w:val="0"/>
              <w:marRight w:val="0"/>
              <w:marTop w:val="0"/>
              <w:marBottom w:val="0"/>
              <w:divBdr>
                <w:top w:val="none" w:sz="0" w:space="0" w:color="auto"/>
                <w:left w:val="none" w:sz="0" w:space="0" w:color="auto"/>
                <w:bottom w:val="none" w:sz="0" w:space="0" w:color="auto"/>
                <w:right w:val="none" w:sz="0" w:space="0" w:color="auto"/>
              </w:divBdr>
            </w:div>
            <w:div w:id="249051130">
              <w:marLeft w:val="0"/>
              <w:marRight w:val="0"/>
              <w:marTop w:val="0"/>
              <w:marBottom w:val="0"/>
              <w:divBdr>
                <w:top w:val="none" w:sz="0" w:space="0" w:color="auto"/>
                <w:left w:val="none" w:sz="0" w:space="0" w:color="auto"/>
                <w:bottom w:val="none" w:sz="0" w:space="0" w:color="auto"/>
                <w:right w:val="none" w:sz="0" w:space="0" w:color="auto"/>
              </w:divBdr>
            </w:div>
            <w:div w:id="250748273">
              <w:marLeft w:val="0"/>
              <w:marRight w:val="0"/>
              <w:marTop w:val="0"/>
              <w:marBottom w:val="0"/>
              <w:divBdr>
                <w:top w:val="none" w:sz="0" w:space="0" w:color="auto"/>
                <w:left w:val="none" w:sz="0" w:space="0" w:color="auto"/>
                <w:bottom w:val="none" w:sz="0" w:space="0" w:color="auto"/>
                <w:right w:val="none" w:sz="0" w:space="0" w:color="auto"/>
              </w:divBdr>
            </w:div>
            <w:div w:id="250890658">
              <w:marLeft w:val="0"/>
              <w:marRight w:val="0"/>
              <w:marTop w:val="0"/>
              <w:marBottom w:val="0"/>
              <w:divBdr>
                <w:top w:val="none" w:sz="0" w:space="0" w:color="auto"/>
                <w:left w:val="none" w:sz="0" w:space="0" w:color="auto"/>
                <w:bottom w:val="none" w:sz="0" w:space="0" w:color="auto"/>
                <w:right w:val="none" w:sz="0" w:space="0" w:color="auto"/>
              </w:divBdr>
            </w:div>
            <w:div w:id="251742615">
              <w:marLeft w:val="0"/>
              <w:marRight w:val="0"/>
              <w:marTop w:val="0"/>
              <w:marBottom w:val="0"/>
              <w:divBdr>
                <w:top w:val="none" w:sz="0" w:space="0" w:color="auto"/>
                <w:left w:val="none" w:sz="0" w:space="0" w:color="auto"/>
                <w:bottom w:val="none" w:sz="0" w:space="0" w:color="auto"/>
                <w:right w:val="none" w:sz="0" w:space="0" w:color="auto"/>
              </w:divBdr>
            </w:div>
            <w:div w:id="253246496">
              <w:marLeft w:val="0"/>
              <w:marRight w:val="0"/>
              <w:marTop w:val="0"/>
              <w:marBottom w:val="0"/>
              <w:divBdr>
                <w:top w:val="none" w:sz="0" w:space="0" w:color="auto"/>
                <w:left w:val="none" w:sz="0" w:space="0" w:color="auto"/>
                <w:bottom w:val="none" w:sz="0" w:space="0" w:color="auto"/>
                <w:right w:val="none" w:sz="0" w:space="0" w:color="auto"/>
              </w:divBdr>
            </w:div>
            <w:div w:id="253520477">
              <w:marLeft w:val="0"/>
              <w:marRight w:val="0"/>
              <w:marTop w:val="0"/>
              <w:marBottom w:val="0"/>
              <w:divBdr>
                <w:top w:val="none" w:sz="0" w:space="0" w:color="auto"/>
                <w:left w:val="none" w:sz="0" w:space="0" w:color="auto"/>
                <w:bottom w:val="none" w:sz="0" w:space="0" w:color="auto"/>
                <w:right w:val="none" w:sz="0" w:space="0" w:color="auto"/>
              </w:divBdr>
            </w:div>
            <w:div w:id="255210928">
              <w:marLeft w:val="0"/>
              <w:marRight w:val="0"/>
              <w:marTop w:val="0"/>
              <w:marBottom w:val="0"/>
              <w:divBdr>
                <w:top w:val="none" w:sz="0" w:space="0" w:color="auto"/>
                <w:left w:val="none" w:sz="0" w:space="0" w:color="auto"/>
                <w:bottom w:val="none" w:sz="0" w:space="0" w:color="auto"/>
                <w:right w:val="none" w:sz="0" w:space="0" w:color="auto"/>
              </w:divBdr>
            </w:div>
            <w:div w:id="256138159">
              <w:marLeft w:val="0"/>
              <w:marRight w:val="0"/>
              <w:marTop w:val="0"/>
              <w:marBottom w:val="0"/>
              <w:divBdr>
                <w:top w:val="none" w:sz="0" w:space="0" w:color="auto"/>
                <w:left w:val="none" w:sz="0" w:space="0" w:color="auto"/>
                <w:bottom w:val="none" w:sz="0" w:space="0" w:color="auto"/>
                <w:right w:val="none" w:sz="0" w:space="0" w:color="auto"/>
              </w:divBdr>
            </w:div>
            <w:div w:id="257056702">
              <w:marLeft w:val="0"/>
              <w:marRight w:val="0"/>
              <w:marTop w:val="0"/>
              <w:marBottom w:val="0"/>
              <w:divBdr>
                <w:top w:val="none" w:sz="0" w:space="0" w:color="auto"/>
                <w:left w:val="none" w:sz="0" w:space="0" w:color="auto"/>
                <w:bottom w:val="none" w:sz="0" w:space="0" w:color="auto"/>
                <w:right w:val="none" w:sz="0" w:space="0" w:color="auto"/>
              </w:divBdr>
            </w:div>
            <w:div w:id="257638975">
              <w:marLeft w:val="0"/>
              <w:marRight w:val="0"/>
              <w:marTop w:val="0"/>
              <w:marBottom w:val="0"/>
              <w:divBdr>
                <w:top w:val="none" w:sz="0" w:space="0" w:color="auto"/>
                <w:left w:val="none" w:sz="0" w:space="0" w:color="auto"/>
                <w:bottom w:val="none" w:sz="0" w:space="0" w:color="auto"/>
                <w:right w:val="none" w:sz="0" w:space="0" w:color="auto"/>
              </w:divBdr>
            </w:div>
            <w:div w:id="258374812">
              <w:marLeft w:val="0"/>
              <w:marRight w:val="0"/>
              <w:marTop w:val="0"/>
              <w:marBottom w:val="0"/>
              <w:divBdr>
                <w:top w:val="none" w:sz="0" w:space="0" w:color="auto"/>
                <w:left w:val="none" w:sz="0" w:space="0" w:color="auto"/>
                <w:bottom w:val="none" w:sz="0" w:space="0" w:color="auto"/>
                <w:right w:val="none" w:sz="0" w:space="0" w:color="auto"/>
              </w:divBdr>
            </w:div>
            <w:div w:id="260258185">
              <w:marLeft w:val="0"/>
              <w:marRight w:val="0"/>
              <w:marTop w:val="0"/>
              <w:marBottom w:val="0"/>
              <w:divBdr>
                <w:top w:val="none" w:sz="0" w:space="0" w:color="auto"/>
                <w:left w:val="none" w:sz="0" w:space="0" w:color="auto"/>
                <w:bottom w:val="none" w:sz="0" w:space="0" w:color="auto"/>
                <w:right w:val="none" w:sz="0" w:space="0" w:color="auto"/>
              </w:divBdr>
            </w:div>
            <w:div w:id="261497950">
              <w:marLeft w:val="0"/>
              <w:marRight w:val="0"/>
              <w:marTop w:val="0"/>
              <w:marBottom w:val="0"/>
              <w:divBdr>
                <w:top w:val="none" w:sz="0" w:space="0" w:color="auto"/>
                <w:left w:val="none" w:sz="0" w:space="0" w:color="auto"/>
                <w:bottom w:val="none" w:sz="0" w:space="0" w:color="auto"/>
                <w:right w:val="none" w:sz="0" w:space="0" w:color="auto"/>
              </w:divBdr>
              <w:divsChild>
                <w:div w:id="170074919">
                  <w:marLeft w:val="0"/>
                  <w:marRight w:val="0"/>
                  <w:marTop w:val="0"/>
                  <w:marBottom w:val="0"/>
                  <w:divBdr>
                    <w:top w:val="none" w:sz="0" w:space="0" w:color="auto"/>
                    <w:left w:val="none" w:sz="0" w:space="0" w:color="auto"/>
                    <w:bottom w:val="none" w:sz="0" w:space="0" w:color="auto"/>
                    <w:right w:val="none" w:sz="0" w:space="0" w:color="auto"/>
                  </w:divBdr>
                </w:div>
                <w:div w:id="465850822">
                  <w:marLeft w:val="0"/>
                  <w:marRight w:val="0"/>
                  <w:marTop w:val="0"/>
                  <w:marBottom w:val="0"/>
                  <w:divBdr>
                    <w:top w:val="none" w:sz="0" w:space="0" w:color="auto"/>
                    <w:left w:val="none" w:sz="0" w:space="0" w:color="auto"/>
                    <w:bottom w:val="none" w:sz="0" w:space="0" w:color="auto"/>
                    <w:right w:val="none" w:sz="0" w:space="0" w:color="auto"/>
                  </w:divBdr>
                </w:div>
                <w:div w:id="1181748153">
                  <w:marLeft w:val="0"/>
                  <w:marRight w:val="0"/>
                  <w:marTop w:val="0"/>
                  <w:marBottom w:val="0"/>
                  <w:divBdr>
                    <w:top w:val="none" w:sz="0" w:space="0" w:color="auto"/>
                    <w:left w:val="none" w:sz="0" w:space="0" w:color="auto"/>
                    <w:bottom w:val="none" w:sz="0" w:space="0" w:color="auto"/>
                    <w:right w:val="none" w:sz="0" w:space="0" w:color="auto"/>
                  </w:divBdr>
                </w:div>
                <w:div w:id="1349330109">
                  <w:marLeft w:val="0"/>
                  <w:marRight w:val="0"/>
                  <w:marTop w:val="0"/>
                  <w:marBottom w:val="0"/>
                  <w:divBdr>
                    <w:top w:val="none" w:sz="0" w:space="0" w:color="auto"/>
                    <w:left w:val="none" w:sz="0" w:space="0" w:color="auto"/>
                    <w:bottom w:val="none" w:sz="0" w:space="0" w:color="auto"/>
                    <w:right w:val="none" w:sz="0" w:space="0" w:color="auto"/>
                  </w:divBdr>
                </w:div>
                <w:div w:id="1748721030">
                  <w:marLeft w:val="0"/>
                  <w:marRight w:val="0"/>
                  <w:marTop w:val="0"/>
                  <w:marBottom w:val="0"/>
                  <w:divBdr>
                    <w:top w:val="none" w:sz="0" w:space="0" w:color="auto"/>
                    <w:left w:val="none" w:sz="0" w:space="0" w:color="auto"/>
                    <w:bottom w:val="none" w:sz="0" w:space="0" w:color="auto"/>
                    <w:right w:val="none" w:sz="0" w:space="0" w:color="auto"/>
                  </w:divBdr>
                </w:div>
              </w:divsChild>
            </w:div>
            <w:div w:id="263390088">
              <w:marLeft w:val="0"/>
              <w:marRight w:val="0"/>
              <w:marTop w:val="0"/>
              <w:marBottom w:val="0"/>
              <w:divBdr>
                <w:top w:val="none" w:sz="0" w:space="0" w:color="auto"/>
                <w:left w:val="none" w:sz="0" w:space="0" w:color="auto"/>
                <w:bottom w:val="none" w:sz="0" w:space="0" w:color="auto"/>
                <w:right w:val="none" w:sz="0" w:space="0" w:color="auto"/>
              </w:divBdr>
            </w:div>
            <w:div w:id="265191128">
              <w:marLeft w:val="0"/>
              <w:marRight w:val="0"/>
              <w:marTop w:val="0"/>
              <w:marBottom w:val="0"/>
              <w:divBdr>
                <w:top w:val="none" w:sz="0" w:space="0" w:color="auto"/>
                <w:left w:val="none" w:sz="0" w:space="0" w:color="auto"/>
                <w:bottom w:val="none" w:sz="0" w:space="0" w:color="auto"/>
                <w:right w:val="none" w:sz="0" w:space="0" w:color="auto"/>
              </w:divBdr>
            </w:div>
            <w:div w:id="265306225">
              <w:marLeft w:val="0"/>
              <w:marRight w:val="0"/>
              <w:marTop w:val="0"/>
              <w:marBottom w:val="0"/>
              <w:divBdr>
                <w:top w:val="none" w:sz="0" w:space="0" w:color="auto"/>
                <w:left w:val="none" w:sz="0" w:space="0" w:color="auto"/>
                <w:bottom w:val="none" w:sz="0" w:space="0" w:color="auto"/>
                <w:right w:val="none" w:sz="0" w:space="0" w:color="auto"/>
              </w:divBdr>
            </w:div>
            <w:div w:id="267736147">
              <w:marLeft w:val="0"/>
              <w:marRight w:val="0"/>
              <w:marTop w:val="0"/>
              <w:marBottom w:val="0"/>
              <w:divBdr>
                <w:top w:val="none" w:sz="0" w:space="0" w:color="auto"/>
                <w:left w:val="none" w:sz="0" w:space="0" w:color="auto"/>
                <w:bottom w:val="none" w:sz="0" w:space="0" w:color="auto"/>
                <w:right w:val="none" w:sz="0" w:space="0" w:color="auto"/>
              </w:divBdr>
            </w:div>
            <w:div w:id="268585708">
              <w:marLeft w:val="0"/>
              <w:marRight w:val="0"/>
              <w:marTop w:val="0"/>
              <w:marBottom w:val="0"/>
              <w:divBdr>
                <w:top w:val="none" w:sz="0" w:space="0" w:color="auto"/>
                <w:left w:val="none" w:sz="0" w:space="0" w:color="auto"/>
                <w:bottom w:val="none" w:sz="0" w:space="0" w:color="auto"/>
                <w:right w:val="none" w:sz="0" w:space="0" w:color="auto"/>
              </w:divBdr>
            </w:div>
            <w:div w:id="269359619">
              <w:marLeft w:val="0"/>
              <w:marRight w:val="0"/>
              <w:marTop w:val="0"/>
              <w:marBottom w:val="0"/>
              <w:divBdr>
                <w:top w:val="none" w:sz="0" w:space="0" w:color="auto"/>
                <w:left w:val="none" w:sz="0" w:space="0" w:color="auto"/>
                <w:bottom w:val="none" w:sz="0" w:space="0" w:color="auto"/>
                <w:right w:val="none" w:sz="0" w:space="0" w:color="auto"/>
              </w:divBdr>
            </w:div>
            <w:div w:id="270282371">
              <w:marLeft w:val="0"/>
              <w:marRight w:val="0"/>
              <w:marTop w:val="0"/>
              <w:marBottom w:val="0"/>
              <w:divBdr>
                <w:top w:val="none" w:sz="0" w:space="0" w:color="auto"/>
                <w:left w:val="none" w:sz="0" w:space="0" w:color="auto"/>
                <w:bottom w:val="none" w:sz="0" w:space="0" w:color="auto"/>
                <w:right w:val="none" w:sz="0" w:space="0" w:color="auto"/>
              </w:divBdr>
            </w:div>
            <w:div w:id="271717252">
              <w:marLeft w:val="0"/>
              <w:marRight w:val="0"/>
              <w:marTop w:val="0"/>
              <w:marBottom w:val="0"/>
              <w:divBdr>
                <w:top w:val="none" w:sz="0" w:space="0" w:color="auto"/>
                <w:left w:val="none" w:sz="0" w:space="0" w:color="auto"/>
                <w:bottom w:val="none" w:sz="0" w:space="0" w:color="auto"/>
                <w:right w:val="none" w:sz="0" w:space="0" w:color="auto"/>
              </w:divBdr>
            </w:div>
            <w:div w:id="271908869">
              <w:marLeft w:val="0"/>
              <w:marRight w:val="0"/>
              <w:marTop w:val="0"/>
              <w:marBottom w:val="0"/>
              <w:divBdr>
                <w:top w:val="none" w:sz="0" w:space="0" w:color="auto"/>
                <w:left w:val="none" w:sz="0" w:space="0" w:color="auto"/>
                <w:bottom w:val="none" w:sz="0" w:space="0" w:color="auto"/>
                <w:right w:val="none" w:sz="0" w:space="0" w:color="auto"/>
              </w:divBdr>
            </w:div>
            <w:div w:id="272247625">
              <w:marLeft w:val="0"/>
              <w:marRight w:val="0"/>
              <w:marTop w:val="0"/>
              <w:marBottom w:val="0"/>
              <w:divBdr>
                <w:top w:val="none" w:sz="0" w:space="0" w:color="auto"/>
                <w:left w:val="none" w:sz="0" w:space="0" w:color="auto"/>
                <w:bottom w:val="none" w:sz="0" w:space="0" w:color="auto"/>
                <w:right w:val="none" w:sz="0" w:space="0" w:color="auto"/>
              </w:divBdr>
            </w:div>
            <w:div w:id="272521963">
              <w:marLeft w:val="0"/>
              <w:marRight w:val="0"/>
              <w:marTop w:val="0"/>
              <w:marBottom w:val="0"/>
              <w:divBdr>
                <w:top w:val="none" w:sz="0" w:space="0" w:color="auto"/>
                <w:left w:val="none" w:sz="0" w:space="0" w:color="auto"/>
                <w:bottom w:val="none" w:sz="0" w:space="0" w:color="auto"/>
                <w:right w:val="none" w:sz="0" w:space="0" w:color="auto"/>
              </w:divBdr>
            </w:div>
            <w:div w:id="274757151">
              <w:marLeft w:val="0"/>
              <w:marRight w:val="0"/>
              <w:marTop w:val="0"/>
              <w:marBottom w:val="0"/>
              <w:divBdr>
                <w:top w:val="none" w:sz="0" w:space="0" w:color="auto"/>
                <w:left w:val="none" w:sz="0" w:space="0" w:color="auto"/>
                <w:bottom w:val="none" w:sz="0" w:space="0" w:color="auto"/>
                <w:right w:val="none" w:sz="0" w:space="0" w:color="auto"/>
              </w:divBdr>
            </w:div>
            <w:div w:id="275453782">
              <w:marLeft w:val="0"/>
              <w:marRight w:val="0"/>
              <w:marTop w:val="0"/>
              <w:marBottom w:val="0"/>
              <w:divBdr>
                <w:top w:val="none" w:sz="0" w:space="0" w:color="auto"/>
                <w:left w:val="none" w:sz="0" w:space="0" w:color="auto"/>
                <w:bottom w:val="none" w:sz="0" w:space="0" w:color="auto"/>
                <w:right w:val="none" w:sz="0" w:space="0" w:color="auto"/>
              </w:divBdr>
            </w:div>
            <w:div w:id="275722221">
              <w:marLeft w:val="0"/>
              <w:marRight w:val="0"/>
              <w:marTop w:val="0"/>
              <w:marBottom w:val="0"/>
              <w:divBdr>
                <w:top w:val="none" w:sz="0" w:space="0" w:color="auto"/>
                <w:left w:val="none" w:sz="0" w:space="0" w:color="auto"/>
                <w:bottom w:val="none" w:sz="0" w:space="0" w:color="auto"/>
                <w:right w:val="none" w:sz="0" w:space="0" w:color="auto"/>
              </w:divBdr>
            </w:div>
            <w:div w:id="275798116">
              <w:marLeft w:val="0"/>
              <w:marRight w:val="0"/>
              <w:marTop w:val="0"/>
              <w:marBottom w:val="0"/>
              <w:divBdr>
                <w:top w:val="none" w:sz="0" w:space="0" w:color="auto"/>
                <w:left w:val="none" w:sz="0" w:space="0" w:color="auto"/>
                <w:bottom w:val="none" w:sz="0" w:space="0" w:color="auto"/>
                <w:right w:val="none" w:sz="0" w:space="0" w:color="auto"/>
              </w:divBdr>
            </w:div>
            <w:div w:id="276832133">
              <w:marLeft w:val="0"/>
              <w:marRight w:val="0"/>
              <w:marTop w:val="0"/>
              <w:marBottom w:val="0"/>
              <w:divBdr>
                <w:top w:val="none" w:sz="0" w:space="0" w:color="auto"/>
                <w:left w:val="none" w:sz="0" w:space="0" w:color="auto"/>
                <w:bottom w:val="none" w:sz="0" w:space="0" w:color="auto"/>
                <w:right w:val="none" w:sz="0" w:space="0" w:color="auto"/>
              </w:divBdr>
            </w:div>
            <w:div w:id="278728954">
              <w:marLeft w:val="0"/>
              <w:marRight w:val="0"/>
              <w:marTop w:val="0"/>
              <w:marBottom w:val="0"/>
              <w:divBdr>
                <w:top w:val="none" w:sz="0" w:space="0" w:color="auto"/>
                <w:left w:val="none" w:sz="0" w:space="0" w:color="auto"/>
                <w:bottom w:val="none" w:sz="0" w:space="0" w:color="auto"/>
                <w:right w:val="none" w:sz="0" w:space="0" w:color="auto"/>
              </w:divBdr>
            </w:div>
            <w:div w:id="279072787">
              <w:marLeft w:val="0"/>
              <w:marRight w:val="0"/>
              <w:marTop w:val="0"/>
              <w:marBottom w:val="0"/>
              <w:divBdr>
                <w:top w:val="none" w:sz="0" w:space="0" w:color="auto"/>
                <w:left w:val="none" w:sz="0" w:space="0" w:color="auto"/>
                <w:bottom w:val="none" w:sz="0" w:space="0" w:color="auto"/>
                <w:right w:val="none" w:sz="0" w:space="0" w:color="auto"/>
              </w:divBdr>
            </w:div>
            <w:div w:id="281502856">
              <w:marLeft w:val="0"/>
              <w:marRight w:val="0"/>
              <w:marTop w:val="0"/>
              <w:marBottom w:val="0"/>
              <w:divBdr>
                <w:top w:val="none" w:sz="0" w:space="0" w:color="auto"/>
                <w:left w:val="none" w:sz="0" w:space="0" w:color="auto"/>
                <w:bottom w:val="none" w:sz="0" w:space="0" w:color="auto"/>
                <w:right w:val="none" w:sz="0" w:space="0" w:color="auto"/>
              </w:divBdr>
            </w:div>
            <w:div w:id="282804836">
              <w:marLeft w:val="0"/>
              <w:marRight w:val="0"/>
              <w:marTop w:val="0"/>
              <w:marBottom w:val="0"/>
              <w:divBdr>
                <w:top w:val="none" w:sz="0" w:space="0" w:color="auto"/>
                <w:left w:val="none" w:sz="0" w:space="0" w:color="auto"/>
                <w:bottom w:val="none" w:sz="0" w:space="0" w:color="auto"/>
                <w:right w:val="none" w:sz="0" w:space="0" w:color="auto"/>
              </w:divBdr>
            </w:div>
            <w:div w:id="283656435">
              <w:marLeft w:val="0"/>
              <w:marRight w:val="0"/>
              <w:marTop w:val="0"/>
              <w:marBottom w:val="0"/>
              <w:divBdr>
                <w:top w:val="none" w:sz="0" w:space="0" w:color="auto"/>
                <w:left w:val="none" w:sz="0" w:space="0" w:color="auto"/>
                <w:bottom w:val="none" w:sz="0" w:space="0" w:color="auto"/>
                <w:right w:val="none" w:sz="0" w:space="0" w:color="auto"/>
              </w:divBdr>
            </w:div>
            <w:div w:id="285308693">
              <w:marLeft w:val="0"/>
              <w:marRight w:val="0"/>
              <w:marTop w:val="0"/>
              <w:marBottom w:val="0"/>
              <w:divBdr>
                <w:top w:val="none" w:sz="0" w:space="0" w:color="auto"/>
                <w:left w:val="none" w:sz="0" w:space="0" w:color="auto"/>
                <w:bottom w:val="none" w:sz="0" w:space="0" w:color="auto"/>
                <w:right w:val="none" w:sz="0" w:space="0" w:color="auto"/>
              </w:divBdr>
            </w:div>
            <w:div w:id="286738249">
              <w:marLeft w:val="0"/>
              <w:marRight w:val="0"/>
              <w:marTop w:val="0"/>
              <w:marBottom w:val="0"/>
              <w:divBdr>
                <w:top w:val="none" w:sz="0" w:space="0" w:color="auto"/>
                <w:left w:val="none" w:sz="0" w:space="0" w:color="auto"/>
                <w:bottom w:val="none" w:sz="0" w:space="0" w:color="auto"/>
                <w:right w:val="none" w:sz="0" w:space="0" w:color="auto"/>
              </w:divBdr>
            </w:div>
            <w:div w:id="290020980">
              <w:marLeft w:val="0"/>
              <w:marRight w:val="0"/>
              <w:marTop w:val="0"/>
              <w:marBottom w:val="0"/>
              <w:divBdr>
                <w:top w:val="none" w:sz="0" w:space="0" w:color="auto"/>
                <w:left w:val="none" w:sz="0" w:space="0" w:color="auto"/>
                <w:bottom w:val="none" w:sz="0" w:space="0" w:color="auto"/>
                <w:right w:val="none" w:sz="0" w:space="0" w:color="auto"/>
              </w:divBdr>
            </w:div>
            <w:div w:id="290134394">
              <w:marLeft w:val="0"/>
              <w:marRight w:val="0"/>
              <w:marTop w:val="0"/>
              <w:marBottom w:val="0"/>
              <w:divBdr>
                <w:top w:val="none" w:sz="0" w:space="0" w:color="auto"/>
                <w:left w:val="none" w:sz="0" w:space="0" w:color="auto"/>
                <w:bottom w:val="none" w:sz="0" w:space="0" w:color="auto"/>
                <w:right w:val="none" w:sz="0" w:space="0" w:color="auto"/>
              </w:divBdr>
            </w:div>
            <w:div w:id="291059532">
              <w:marLeft w:val="0"/>
              <w:marRight w:val="0"/>
              <w:marTop w:val="0"/>
              <w:marBottom w:val="0"/>
              <w:divBdr>
                <w:top w:val="none" w:sz="0" w:space="0" w:color="auto"/>
                <w:left w:val="none" w:sz="0" w:space="0" w:color="auto"/>
                <w:bottom w:val="none" w:sz="0" w:space="0" w:color="auto"/>
                <w:right w:val="none" w:sz="0" w:space="0" w:color="auto"/>
              </w:divBdr>
            </w:div>
            <w:div w:id="291206458">
              <w:marLeft w:val="0"/>
              <w:marRight w:val="0"/>
              <w:marTop w:val="0"/>
              <w:marBottom w:val="0"/>
              <w:divBdr>
                <w:top w:val="none" w:sz="0" w:space="0" w:color="auto"/>
                <w:left w:val="none" w:sz="0" w:space="0" w:color="auto"/>
                <w:bottom w:val="none" w:sz="0" w:space="0" w:color="auto"/>
                <w:right w:val="none" w:sz="0" w:space="0" w:color="auto"/>
              </w:divBdr>
            </w:div>
            <w:div w:id="291912366">
              <w:marLeft w:val="0"/>
              <w:marRight w:val="0"/>
              <w:marTop w:val="0"/>
              <w:marBottom w:val="0"/>
              <w:divBdr>
                <w:top w:val="none" w:sz="0" w:space="0" w:color="auto"/>
                <w:left w:val="none" w:sz="0" w:space="0" w:color="auto"/>
                <w:bottom w:val="none" w:sz="0" w:space="0" w:color="auto"/>
                <w:right w:val="none" w:sz="0" w:space="0" w:color="auto"/>
              </w:divBdr>
            </w:div>
            <w:div w:id="292177662">
              <w:marLeft w:val="0"/>
              <w:marRight w:val="0"/>
              <w:marTop w:val="0"/>
              <w:marBottom w:val="0"/>
              <w:divBdr>
                <w:top w:val="none" w:sz="0" w:space="0" w:color="auto"/>
                <w:left w:val="none" w:sz="0" w:space="0" w:color="auto"/>
                <w:bottom w:val="none" w:sz="0" w:space="0" w:color="auto"/>
                <w:right w:val="none" w:sz="0" w:space="0" w:color="auto"/>
              </w:divBdr>
            </w:div>
            <w:div w:id="292640237">
              <w:marLeft w:val="0"/>
              <w:marRight w:val="0"/>
              <w:marTop w:val="0"/>
              <w:marBottom w:val="0"/>
              <w:divBdr>
                <w:top w:val="none" w:sz="0" w:space="0" w:color="auto"/>
                <w:left w:val="none" w:sz="0" w:space="0" w:color="auto"/>
                <w:bottom w:val="none" w:sz="0" w:space="0" w:color="auto"/>
                <w:right w:val="none" w:sz="0" w:space="0" w:color="auto"/>
              </w:divBdr>
            </w:div>
            <w:div w:id="292753517">
              <w:marLeft w:val="0"/>
              <w:marRight w:val="0"/>
              <w:marTop w:val="0"/>
              <w:marBottom w:val="0"/>
              <w:divBdr>
                <w:top w:val="none" w:sz="0" w:space="0" w:color="auto"/>
                <w:left w:val="none" w:sz="0" w:space="0" w:color="auto"/>
                <w:bottom w:val="none" w:sz="0" w:space="0" w:color="auto"/>
                <w:right w:val="none" w:sz="0" w:space="0" w:color="auto"/>
              </w:divBdr>
            </w:div>
            <w:div w:id="293026148">
              <w:marLeft w:val="0"/>
              <w:marRight w:val="0"/>
              <w:marTop w:val="0"/>
              <w:marBottom w:val="0"/>
              <w:divBdr>
                <w:top w:val="none" w:sz="0" w:space="0" w:color="auto"/>
                <w:left w:val="none" w:sz="0" w:space="0" w:color="auto"/>
                <w:bottom w:val="none" w:sz="0" w:space="0" w:color="auto"/>
                <w:right w:val="none" w:sz="0" w:space="0" w:color="auto"/>
              </w:divBdr>
            </w:div>
            <w:div w:id="293484371">
              <w:marLeft w:val="0"/>
              <w:marRight w:val="0"/>
              <w:marTop w:val="0"/>
              <w:marBottom w:val="0"/>
              <w:divBdr>
                <w:top w:val="none" w:sz="0" w:space="0" w:color="auto"/>
                <w:left w:val="none" w:sz="0" w:space="0" w:color="auto"/>
                <w:bottom w:val="none" w:sz="0" w:space="0" w:color="auto"/>
                <w:right w:val="none" w:sz="0" w:space="0" w:color="auto"/>
              </w:divBdr>
            </w:div>
            <w:div w:id="294793352">
              <w:marLeft w:val="0"/>
              <w:marRight w:val="0"/>
              <w:marTop w:val="0"/>
              <w:marBottom w:val="0"/>
              <w:divBdr>
                <w:top w:val="none" w:sz="0" w:space="0" w:color="auto"/>
                <w:left w:val="none" w:sz="0" w:space="0" w:color="auto"/>
                <w:bottom w:val="none" w:sz="0" w:space="0" w:color="auto"/>
                <w:right w:val="none" w:sz="0" w:space="0" w:color="auto"/>
              </w:divBdr>
            </w:div>
            <w:div w:id="296108603">
              <w:marLeft w:val="0"/>
              <w:marRight w:val="0"/>
              <w:marTop w:val="0"/>
              <w:marBottom w:val="0"/>
              <w:divBdr>
                <w:top w:val="none" w:sz="0" w:space="0" w:color="auto"/>
                <w:left w:val="none" w:sz="0" w:space="0" w:color="auto"/>
                <w:bottom w:val="none" w:sz="0" w:space="0" w:color="auto"/>
                <w:right w:val="none" w:sz="0" w:space="0" w:color="auto"/>
              </w:divBdr>
            </w:div>
            <w:div w:id="296842635">
              <w:marLeft w:val="0"/>
              <w:marRight w:val="0"/>
              <w:marTop w:val="0"/>
              <w:marBottom w:val="0"/>
              <w:divBdr>
                <w:top w:val="none" w:sz="0" w:space="0" w:color="auto"/>
                <w:left w:val="none" w:sz="0" w:space="0" w:color="auto"/>
                <w:bottom w:val="none" w:sz="0" w:space="0" w:color="auto"/>
                <w:right w:val="none" w:sz="0" w:space="0" w:color="auto"/>
              </w:divBdr>
            </w:div>
            <w:div w:id="297220771">
              <w:marLeft w:val="0"/>
              <w:marRight w:val="0"/>
              <w:marTop w:val="0"/>
              <w:marBottom w:val="0"/>
              <w:divBdr>
                <w:top w:val="none" w:sz="0" w:space="0" w:color="auto"/>
                <w:left w:val="none" w:sz="0" w:space="0" w:color="auto"/>
                <w:bottom w:val="none" w:sz="0" w:space="0" w:color="auto"/>
                <w:right w:val="none" w:sz="0" w:space="0" w:color="auto"/>
              </w:divBdr>
            </w:div>
            <w:div w:id="297539056">
              <w:marLeft w:val="0"/>
              <w:marRight w:val="0"/>
              <w:marTop w:val="0"/>
              <w:marBottom w:val="0"/>
              <w:divBdr>
                <w:top w:val="none" w:sz="0" w:space="0" w:color="auto"/>
                <w:left w:val="none" w:sz="0" w:space="0" w:color="auto"/>
                <w:bottom w:val="none" w:sz="0" w:space="0" w:color="auto"/>
                <w:right w:val="none" w:sz="0" w:space="0" w:color="auto"/>
              </w:divBdr>
            </w:div>
            <w:div w:id="300382583">
              <w:marLeft w:val="0"/>
              <w:marRight w:val="0"/>
              <w:marTop w:val="0"/>
              <w:marBottom w:val="0"/>
              <w:divBdr>
                <w:top w:val="none" w:sz="0" w:space="0" w:color="auto"/>
                <w:left w:val="none" w:sz="0" w:space="0" w:color="auto"/>
                <w:bottom w:val="none" w:sz="0" w:space="0" w:color="auto"/>
                <w:right w:val="none" w:sz="0" w:space="0" w:color="auto"/>
              </w:divBdr>
            </w:div>
            <w:div w:id="300616565">
              <w:marLeft w:val="0"/>
              <w:marRight w:val="0"/>
              <w:marTop w:val="0"/>
              <w:marBottom w:val="0"/>
              <w:divBdr>
                <w:top w:val="none" w:sz="0" w:space="0" w:color="auto"/>
                <w:left w:val="none" w:sz="0" w:space="0" w:color="auto"/>
                <w:bottom w:val="none" w:sz="0" w:space="0" w:color="auto"/>
                <w:right w:val="none" w:sz="0" w:space="0" w:color="auto"/>
              </w:divBdr>
            </w:div>
            <w:div w:id="301230832">
              <w:marLeft w:val="0"/>
              <w:marRight w:val="0"/>
              <w:marTop w:val="0"/>
              <w:marBottom w:val="0"/>
              <w:divBdr>
                <w:top w:val="none" w:sz="0" w:space="0" w:color="auto"/>
                <w:left w:val="none" w:sz="0" w:space="0" w:color="auto"/>
                <w:bottom w:val="none" w:sz="0" w:space="0" w:color="auto"/>
                <w:right w:val="none" w:sz="0" w:space="0" w:color="auto"/>
              </w:divBdr>
            </w:div>
            <w:div w:id="301689611">
              <w:marLeft w:val="0"/>
              <w:marRight w:val="0"/>
              <w:marTop w:val="0"/>
              <w:marBottom w:val="0"/>
              <w:divBdr>
                <w:top w:val="none" w:sz="0" w:space="0" w:color="auto"/>
                <w:left w:val="none" w:sz="0" w:space="0" w:color="auto"/>
                <w:bottom w:val="none" w:sz="0" w:space="0" w:color="auto"/>
                <w:right w:val="none" w:sz="0" w:space="0" w:color="auto"/>
              </w:divBdr>
            </w:div>
            <w:div w:id="302277083">
              <w:marLeft w:val="0"/>
              <w:marRight w:val="0"/>
              <w:marTop w:val="0"/>
              <w:marBottom w:val="0"/>
              <w:divBdr>
                <w:top w:val="none" w:sz="0" w:space="0" w:color="auto"/>
                <w:left w:val="none" w:sz="0" w:space="0" w:color="auto"/>
                <w:bottom w:val="none" w:sz="0" w:space="0" w:color="auto"/>
                <w:right w:val="none" w:sz="0" w:space="0" w:color="auto"/>
              </w:divBdr>
            </w:div>
            <w:div w:id="302586646">
              <w:marLeft w:val="0"/>
              <w:marRight w:val="0"/>
              <w:marTop w:val="0"/>
              <w:marBottom w:val="0"/>
              <w:divBdr>
                <w:top w:val="none" w:sz="0" w:space="0" w:color="auto"/>
                <w:left w:val="none" w:sz="0" w:space="0" w:color="auto"/>
                <w:bottom w:val="none" w:sz="0" w:space="0" w:color="auto"/>
                <w:right w:val="none" w:sz="0" w:space="0" w:color="auto"/>
              </w:divBdr>
            </w:div>
            <w:div w:id="303782865">
              <w:marLeft w:val="0"/>
              <w:marRight w:val="0"/>
              <w:marTop w:val="0"/>
              <w:marBottom w:val="0"/>
              <w:divBdr>
                <w:top w:val="none" w:sz="0" w:space="0" w:color="auto"/>
                <w:left w:val="none" w:sz="0" w:space="0" w:color="auto"/>
                <w:bottom w:val="none" w:sz="0" w:space="0" w:color="auto"/>
                <w:right w:val="none" w:sz="0" w:space="0" w:color="auto"/>
              </w:divBdr>
            </w:div>
            <w:div w:id="304429004">
              <w:marLeft w:val="0"/>
              <w:marRight w:val="0"/>
              <w:marTop w:val="0"/>
              <w:marBottom w:val="0"/>
              <w:divBdr>
                <w:top w:val="none" w:sz="0" w:space="0" w:color="auto"/>
                <w:left w:val="none" w:sz="0" w:space="0" w:color="auto"/>
                <w:bottom w:val="none" w:sz="0" w:space="0" w:color="auto"/>
                <w:right w:val="none" w:sz="0" w:space="0" w:color="auto"/>
              </w:divBdr>
            </w:div>
            <w:div w:id="304433684">
              <w:marLeft w:val="0"/>
              <w:marRight w:val="0"/>
              <w:marTop w:val="0"/>
              <w:marBottom w:val="0"/>
              <w:divBdr>
                <w:top w:val="none" w:sz="0" w:space="0" w:color="auto"/>
                <w:left w:val="none" w:sz="0" w:space="0" w:color="auto"/>
                <w:bottom w:val="none" w:sz="0" w:space="0" w:color="auto"/>
                <w:right w:val="none" w:sz="0" w:space="0" w:color="auto"/>
              </w:divBdr>
            </w:div>
            <w:div w:id="305546343">
              <w:marLeft w:val="0"/>
              <w:marRight w:val="0"/>
              <w:marTop w:val="0"/>
              <w:marBottom w:val="0"/>
              <w:divBdr>
                <w:top w:val="none" w:sz="0" w:space="0" w:color="auto"/>
                <w:left w:val="none" w:sz="0" w:space="0" w:color="auto"/>
                <w:bottom w:val="none" w:sz="0" w:space="0" w:color="auto"/>
                <w:right w:val="none" w:sz="0" w:space="0" w:color="auto"/>
              </w:divBdr>
            </w:div>
            <w:div w:id="306402065">
              <w:marLeft w:val="0"/>
              <w:marRight w:val="0"/>
              <w:marTop w:val="0"/>
              <w:marBottom w:val="0"/>
              <w:divBdr>
                <w:top w:val="none" w:sz="0" w:space="0" w:color="auto"/>
                <w:left w:val="none" w:sz="0" w:space="0" w:color="auto"/>
                <w:bottom w:val="none" w:sz="0" w:space="0" w:color="auto"/>
                <w:right w:val="none" w:sz="0" w:space="0" w:color="auto"/>
              </w:divBdr>
            </w:div>
            <w:div w:id="307711820">
              <w:marLeft w:val="0"/>
              <w:marRight w:val="0"/>
              <w:marTop w:val="0"/>
              <w:marBottom w:val="0"/>
              <w:divBdr>
                <w:top w:val="none" w:sz="0" w:space="0" w:color="auto"/>
                <w:left w:val="none" w:sz="0" w:space="0" w:color="auto"/>
                <w:bottom w:val="none" w:sz="0" w:space="0" w:color="auto"/>
                <w:right w:val="none" w:sz="0" w:space="0" w:color="auto"/>
              </w:divBdr>
            </w:div>
            <w:div w:id="308167270">
              <w:marLeft w:val="0"/>
              <w:marRight w:val="0"/>
              <w:marTop w:val="0"/>
              <w:marBottom w:val="0"/>
              <w:divBdr>
                <w:top w:val="none" w:sz="0" w:space="0" w:color="auto"/>
                <w:left w:val="none" w:sz="0" w:space="0" w:color="auto"/>
                <w:bottom w:val="none" w:sz="0" w:space="0" w:color="auto"/>
                <w:right w:val="none" w:sz="0" w:space="0" w:color="auto"/>
              </w:divBdr>
            </w:div>
            <w:div w:id="308243282">
              <w:marLeft w:val="0"/>
              <w:marRight w:val="0"/>
              <w:marTop w:val="0"/>
              <w:marBottom w:val="0"/>
              <w:divBdr>
                <w:top w:val="none" w:sz="0" w:space="0" w:color="auto"/>
                <w:left w:val="none" w:sz="0" w:space="0" w:color="auto"/>
                <w:bottom w:val="none" w:sz="0" w:space="0" w:color="auto"/>
                <w:right w:val="none" w:sz="0" w:space="0" w:color="auto"/>
              </w:divBdr>
            </w:div>
            <w:div w:id="309946342">
              <w:marLeft w:val="0"/>
              <w:marRight w:val="0"/>
              <w:marTop w:val="0"/>
              <w:marBottom w:val="0"/>
              <w:divBdr>
                <w:top w:val="none" w:sz="0" w:space="0" w:color="auto"/>
                <w:left w:val="none" w:sz="0" w:space="0" w:color="auto"/>
                <w:bottom w:val="none" w:sz="0" w:space="0" w:color="auto"/>
                <w:right w:val="none" w:sz="0" w:space="0" w:color="auto"/>
              </w:divBdr>
            </w:div>
            <w:div w:id="310523651">
              <w:marLeft w:val="0"/>
              <w:marRight w:val="0"/>
              <w:marTop w:val="0"/>
              <w:marBottom w:val="0"/>
              <w:divBdr>
                <w:top w:val="none" w:sz="0" w:space="0" w:color="auto"/>
                <w:left w:val="none" w:sz="0" w:space="0" w:color="auto"/>
                <w:bottom w:val="none" w:sz="0" w:space="0" w:color="auto"/>
                <w:right w:val="none" w:sz="0" w:space="0" w:color="auto"/>
              </w:divBdr>
            </w:div>
            <w:div w:id="311444522">
              <w:marLeft w:val="0"/>
              <w:marRight w:val="0"/>
              <w:marTop w:val="0"/>
              <w:marBottom w:val="0"/>
              <w:divBdr>
                <w:top w:val="none" w:sz="0" w:space="0" w:color="auto"/>
                <w:left w:val="none" w:sz="0" w:space="0" w:color="auto"/>
                <w:bottom w:val="none" w:sz="0" w:space="0" w:color="auto"/>
                <w:right w:val="none" w:sz="0" w:space="0" w:color="auto"/>
              </w:divBdr>
            </w:div>
            <w:div w:id="312490345">
              <w:marLeft w:val="0"/>
              <w:marRight w:val="0"/>
              <w:marTop w:val="0"/>
              <w:marBottom w:val="0"/>
              <w:divBdr>
                <w:top w:val="none" w:sz="0" w:space="0" w:color="auto"/>
                <w:left w:val="none" w:sz="0" w:space="0" w:color="auto"/>
                <w:bottom w:val="none" w:sz="0" w:space="0" w:color="auto"/>
                <w:right w:val="none" w:sz="0" w:space="0" w:color="auto"/>
              </w:divBdr>
            </w:div>
            <w:div w:id="312565406">
              <w:marLeft w:val="0"/>
              <w:marRight w:val="0"/>
              <w:marTop w:val="0"/>
              <w:marBottom w:val="0"/>
              <w:divBdr>
                <w:top w:val="none" w:sz="0" w:space="0" w:color="auto"/>
                <w:left w:val="none" w:sz="0" w:space="0" w:color="auto"/>
                <w:bottom w:val="none" w:sz="0" w:space="0" w:color="auto"/>
                <w:right w:val="none" w:sz="0" w:space="0" w:color="auto"/>
              </w:divBdr>
            </w:div>
            <w:div w:id="313025358">
              <w:marLeft w:val="0"/>
              <w:marRight w:val="0"/>
              <w:marTop w:val="0"/>
              <w:marBottom w:val="0"/>
              <w:divBdr>
                <w:top w:val="none" w:sz="0" w:space="0" w:color="auto"/>
                <w:left w:val="none" w:sz="0" w:space="0" w:color="auto"/>
                <w:bottom w:val="none" w:sz="0" w:space="0" w:color="auto"/>
                <w:right w:val="none" w:sz="0" w:space="0" w:color="auto"/>
              </w:divBdr>
            </w:div>
            <w:div w:id="315915577">
              <w:marLeft w:val="0"/>
              <w:marRight w:val="0"/>
              <w:marTop w:val="0"/>
              <w:marBottom w:val="0"/>
              <w:divBdr>
                <w:top w:val="none" w:sz="0" w:space="0" w:color="auto"/>
                <w:left w:val="none" w:sz="0" w:space="0" w:color="auto"/>
                <w:bottom w:val="none" w:sz="0" w:space="0" w:color="auto"/>
                <w:right w:val="none" w:sz="0" w:space="0" w:color="auto"/>
              </w:divBdr>
            </w:div>
            <w:div w:id="316153259">
              <w:marLeft w:val="0"/>
              <w:marRight w:val="0"/>
              <w:marTop w:val="0"/>
              <w:marBottom w:val="0"/>
              <w:divBdr>
                <w:top w:val="none" w:sz="0" w:space="0" w:color="auto"/>
                <w:left w:val="none" w:sz="0" w:space="0" w:color="auto"/>
                <w:bottom w:val="none" w:sz="0" w:space="0" w:color="auto"/>
                <w:right w:val="none" w:sz="0" w:space="0" w:color="auto"/>
              </w:divBdr>
            </w:div>
            <w:div w:id="316224310">
              <w:marLeft w:val="0"/>
              <w:marRight w:val="0"/>
              <w:marTop w:val="0"/>
              <w:marBottom w:val="0"/>
              <w:divBdr>
                <w:top w:val="none" w:sz="0" w:space="0" w:color="auto"/>
                <w:left w:val="none" w:sz="0" w:space="0" w:color="auto"/>
                <w:bottom w:val="none" w:sz="0" w:space="0" w:color="auto"/>
                <w:right w:val="none" w:sz="0" w:space="0" w:color="auto"/>
              </w:divBdr>
            </w:div>
            <w:div w:id="316805099">
              <w:marLeft w:val="0"/>
              <w:marRight w:val="0"/>
              <w:marTop w:val="0"/>
              <w:marBottom w:val="0"/>
              <w:divBdr>
                <w:top w:val="none" w:sz="0" w:space="0" w:color="auto"/>
                <w:left w:val="none" w:sz="0" w:space="0" w:color="auto"/>
                <w:bottom w:val="none" w:sz="0" w:space="0" w:color="auto"/>
                <w:right w:val="none" w:sz="0" w:space="0" w:color="auto"/>
              </w:divBdr>
            </w:div>
            <w:div w:id="317005397">
              <w:marLeft w:val="0"/>
              <w:marRight w:val="0"/>
              <w:marTop w:val="0"/>
              <w:marBottom w:val="0"/>
              <w:divBdr>
                <w:top w:val="none" w:sz="0" w:space="0" w:color="auto"/>
                <w:left w:val="none" w:sz="0" w:space="0" w:color="auto"/>
                <w:bottom w:val="none" w:sz="0" w:space="0" w:color="auto"/>
                <w:right w:val="none" w:sz="0" w:space="0" w:color="auto"/>
              </w:divBdr>
            </w:div>
            <w:div w:id="318507084">
              <w:marLeft w:val="0"/>
              <w:marRight w:val="0"/>
              <w:marTop w:val="0"/>
              <w:marBottom w:val="0"/>
              <w:divBdr>
                <w:top w:val="none" w:sz="0" w:space="0" w:color="auto"/>
                <w:left w:val="none" w:sz="0" w:space="0" w:color="auto"/>
                <w:bottom w:val="none" w:sz="0" w:space="0" w:color="auto"/>
                <w:right w:val="none" w:sz="0" w:space="0" w:color="auto"/>
              </w:divBdr>
            </w:div>
            <w:div w:id="318967372">
              <w:marLeft w:val="0"/>
              <w:marRight w:val="0"/>
              <w:marTop w:val="0"/>
              <w:marBottom w:val="0"/>
              <w:divBdr>
                <w:top w:val="none" w:sz="0" w:space="0" w:color="auto"/>
                <w:left w:val="none" w:sz="0" w:space="0" w:color="auto"/>
                <w:bottom w:val="none" w:sz="0" w:space="0" w:color="auto"/>
                <w:right w:val="none" w:sz="0" w:space="0" w:color="auto"/>
              </w:divBdr>
            </w:div>
            <w:div w:id="320545752">
              <w:marLeft w:val="0"/>
              <w:marRight w:val="0"/>
              <w:marTop w:val="0"/>
              <w:marBottom w:val="0"/>
              <w:divBdr>
                <w:top w:val="none" w:sz="0" w:space="0" w:color="auto"/>
                <w:left w:val="none" w:sz="0" w:space="0" w:color="auto"/>
                <w:bottom w:val="none" w:sz="0" w:space="0" w:color="auto"/>
                <w:right w:val="none" w:sz="0" w:space="0" w:color="auto"/>
              </w:divBdr>
            </w:div>
            <w:div w:id="324674004">
              <w:marLeft w:val="0"/>
              <w:marRight w:val="0"/>
              <w:marTop w:val="0"/>
              <w:marBottom w:val="0"/>
              <w:divBdr>
                <w:top w:val="none" w:sz="0" w:space="0" w:color="auto"/>
                <w:left w:val="none" w:sz="0" w:space="0" w:color="auto"/>
                <w:bottom w:val="none" w:sz="0" w:space="0" w:color="auto"/>
                <w:right w:val="none" w:sz="0" w:space="0" w:color="auto"/>
              </w:divBdr>
            </w:div>
            <w:div w:id="324935285">
              <w:marLeft w:val="0"/>
              <w:marRight w:val="0"/>
              <w:marTop w:val="0"/>
              <w:marBottom w:val="0"/>
              <w:divBdr>
                <w:top w:val="none" w:sz="0" w:space="0" w:color="auto"/>
                <w:left w:val="none" w:sz="0" w:space="0" w:color="auto"/>
                <w:bottom w:val="none" w:sz="0" w:space="0" w:color="auto"/>
                <w:right w:val="none" w:sz="0" w:space="0" w:color="auto"/>
              </w:divBdr>
            </w:div>
            <w:div w:id="325328820">
              <w:marLeft w:val="0"/>
              <w:marRight w:val="0"/>
              <w:marTop w:val="0"/>
              <w:marBottom w:val="0"/>
              <w:divBdr>
                <w:top w:val="none" w:sz="0" w:space="0" w:color="auto"/>
                <w:left w:val="none" w:sz="0" w:space="0" w:color="auto"/>
                <w:bottom w:val="none" w:sz="0" w:space="0" w:color="auto"/>
                <w:right w:val="none" w:sz="0" w:space="0" w:color="auto"/>
              </w:divBdr>
            </w:div>
            <w:div w:id="326708900">
              <w:marLeft w:val="0"/>
              <w:marRight w:val="0"/>
              <w:marTop w:val="0"/>
              <w:marBottom w:val="0"/>
              <w:divBdr>
                <w:top w:val="none" w:sz="0" w:space="0" w:color="auto"/>
                <w:left w:val="none" w:sz="0" w:space="0" w:color="auto"/>
                <w:bottom w:val="none" w:sz="0" w:space="0" w:color="auto"/>
                <w:right w:val="none" w:sz="0" w:space="0" w:color="auto"/>
              </w:divBdr>
              <w:divsChild>
                <w:div w:id="273100630">
                  <w:marLeft w:val="0"/>
                  <w:marRight w:val="0"/>
                  <w:marTop w:val="0"/>
                  <w:marBottom w:val="0"/>
                  <w:divBdr>
                    <w:top w:val="none" w:sz="0" w:space="0" w:color="auto"/>
                    <w:left w:val="none" w:sz="0" w:space="0" w:color="auto"/>
                    <w:bottom w:val="none" w:sz="0" w:space="0" w:color="auto"/>
                    <w:right w:val="none" w:sz="0" w:space="0" w:color="auto"/>
                  </w:divBdr>
                </w:div>
                <w:div w:id="494077359">
                  <w:marLeft w:val="0"/>
                  <w:marRight w:val="0"/>
                  <w:marTop w:val="0"/>
                  <w:marBottom w:val="0"/>
                  <w:divBdr>
                    <w:top w:val="none" w:sz="0" w:space="0" w:color="auto"/>
                    <w:left w:val="none" w:sz="0" w:space="0" w:color="auto"/>
                    <w:bottom w:val="none" w:sz="0" w:space="0" w:color="auto"/>
                    <w:right w:val="none" w:sz="0" w:space="0" w:color="auto"/>
                  </w:divBdr>
                </w:div>
                <w:div w:id="623074941">
                  <w:marLeft w:val="0"/>
                  <w:marRight w:val="0"/>
                  <w:marTop w:val="0"/>
                  <w:marBottom w:val="0"/>
                  <w:divBdr>
                    <w:top w:val="none" w:sz="0" w:space="0" w:color="auto"/>
                    <w:left w:val="none" w:sz="0" w:space="0" w:color="auto"/>
                    <w:bottom w:val="none" w:sz="0" w:space="0" w:color="auto"/>
                    <w:right w:val="none" w:sz="0" w:space="0" w:color="auto"/>
                  </w:divBdr>
                </w:div>
                <w:div w:id="807278918">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348677677">
                  <w:marLeft w:val="0"/>
                  <w:marRight w:val="0"/>
                  <w:marTop w:val="0"/>
                  <w:marBottom w:val="0"/>
                  <w:divBdr>
                    <w:top w:val="none" w:sz="0" w:space="0" w:color="auto"/>
                    <w:left w:val="none" w:sz="0" w:space="0" w:color="auto"/>
                    <w:bottom w:val="none" w:sz="0" w:space="0" w:color="auto"/>
                    <w:right w:val="none" w:sz="0" w:space="0" w:color="auto"/>
                  </w:divBdr>
                </w:div>
                <w:div w:id="1662737402">
                  <w:marLeft w:val="0"/>
                  <w:marRight w:val="0"/>
                  <w:marTop w:val="0"/>
                  <w:marBottom w:val="0"/>
                  <w:divBdr>
                    <w:top w:val="none" w:sz="0" w:space="0" w:color="auto"/>
                    <w:left w:val="none" w:sz="0" w:space="0" w:color="auto"/>
                    <w:bottom w:val="none" w:sz="0" w:space="0" w:color="auto"/>
                    <w:right w:val="none" w:sz="0" w:space="0" w:color="auto"/>
                  </w:divBdr>
                </w:div>
              </w:divsChild>
            </w:div>
            <w:div w:id="327221842">
              <w:marLeft w:val="0"/>
              <w:marRight w:val="0"/>
              <w:marTop w:val="0"/>
              <w:marBottom w:val="0"/>
              <w:divBdr>
                <w:top w:val="none" w:sz="0" w:space="0" w:color="auto"/>
                <w:left w:val="none" w:sz="0" w:space="0" w:color="auto"/>
                <w:bottom w:val="none" w:sz="0" w:space="0" w:color="auto"/>
                <w:right w:val="none" w:sz="0" w:space="0" w:color="auto"/>
              </w:divBdr>
            </w:div>
            <w:div w:id="327295287">
              <w:marLeft w:val="0"/>
              <w:marRight w:val="0"/>
              <w:marTop w:val="0"/>
              <w:marBottom w:val="0"/>
              <w:divBdr>
                <w:top w:val="none" w:sz="0" w:space="0" w:color="auto"/>
                <w:left w:val="none" w:sz="0" w:space="0" w:color="auto"/>
                <w:bottom w:val="none" w:sz="0" w:space="0" w:color="auto"/>
                <w:right w:val="none" w:sz="0" w:space="0" w:color="auto"/>
              </w:divBdr>
            </w:div>
            <w:div w:id="327364077">
              <w:marLeft w:val="0"/>
              <w:marRight w:val="0"/>
              <w:marTop w:val="0"/>
              <w:marBottom w:val="0"/>
              <w:divBdr>
                <w:top w:val="none" w:sz="0" w:space="0" w:color="auto"/>
                <w:left w:val="none" w:sz="0" w:space="0" w:color="auto"/>
                <w:bottom w:val="none" w:sz="0" w:space="0" w:color="auto"/>
                <w:right w:val="none" w:sz="0" w:space="0" w:color="auto"/>
              </w:divBdr>
            </w:div>
            <w:div w:id="328366875">
              <w:marLeft w:val="0"/>
              <w:marRight w:val="0"/>
              <w:marTop w:val="0"/>
              <w:marBottom w:val="0"/>
              <w:divBdr>
                <w:top w:val="none" w:sz="0" w:space="0" w:color="auto"/>
                <w:left w:val="none" w:sz="0" w:space="0" w:color="auto"/>
                <w:bottom w:val="none" w:sz="0" w:space="0" w:color="auto"/>
                <w:right w:val="none" w:sz="0" w:space="0" w:color="auto"/>
              </w:divBdr>
            </w:div>
            <w:div w:id="328489946">
              <w:marLeft w:val="0"/>
              <w:marRight w:val="0"/>
              <w:marTop w:val="0"/>
              <w:marBottom w:val="0"/>
              <w:divBdr>
                <w:top w:val="none" w:sz="0" w:space="0" w:color="auto"/>
                <w:left w:val="none" w:sz="0" w:space="0" w:color="auto"/>
                <w:bottom w:val="none" w:sz="0" w:space="0" w:color="auto"/>
                <w:right w:val="none" w:sz="0" w:space="0" w:color="auto"/>
              </w:divBdr>
            </w:div>
            <w:div w:id="328681987">
              <w:marLeft w:val="0"/>
              <w:marRight w:val="0"/>
              <w:marTop w:val="0"/>
              <w:marBottom w:val="0"/>
              <w:divBdr>
                <w:top w:val="none" w:sz="0" w:space="0" w:color="auto"/>
                <w:left w:val="none" w:sz="0" w:space="0" w:color="auto"/>
                <w:bottom w:val="none" w:sz="0" w:space="0" w:color="auto"/>
                <w:right w:val="none" w:sz="0" w:space="0" w:color="auto"/>
              </w:divBdr>
            </w:div>
            <w:div w:id="329214479">
              <w:marLeft w:val="0"/>
              <w:marRight w:val="0"/>
              <w:marTop w:val="0"/>
              <w:marBottom w:val="0"/>
              <w:divBdr>
                <w:top w:val="none" w:sz="0" w:space="0" w:color="auto"/>
                <w:left w:val="none" w:sz="0" w:space="0" w:color="auto"/>
                <w:bottom w:val="none" w:sz="0" w:space="0" w:color="auto"/>
                <w:right w:val="none" w:sz="0" w:space="0" w:color="auto"/>
              </w:divBdr>
            </w:div>
            <w:div w:id="329984454">
              <w:marLeft w:val="0"/>
              <w:marRight w:val="0"/>
              <w:marTop w:val="0"/>
              <w:marBottom w:val="0"/>
              <w:divBdr>
                <w:top w:val="none" w:sz="0" w:space="0" w:color="auto"/>
                <w:left w:val="none" w:sz="0" w:space="0" w:color="auto"/>
                <w:bottom w:val="none" w:sz="0" w:space="0" w:color="auto"/>
                <w:right w:val="none" w:sz="0" w:space="0" w:color="auto"/>
              </w:divBdr>
            </w:div>
            <w:div w:id="330333679">
              <w:marLeft w:val="0"/>
              <w:marRight w:val="0"/>
              <w:marTop w:val="0"/>
              <w:marBottom w:val="0"/>
              <w:divBdr>
                <w:top w:val="none" w:sz="0" w:space="0" w:color="auto"/>
                <w:left w:val="none" w:sz="0" w:space="0" w:color="auto"/>
                <w:bottom w:val="none" w:sz="0" w:space="0" w:color="auto"/>
                <w:right w:val="none" w:sz="0" w:space="0" w:color="auto"/>
              </w:divBdr>
            </w:div>
            <w:div w:id="331378184">
              <w:marLeft w:val="0"/>
              <w:marRight w:val="0"/>
              <w:marTop w:val="0"/>
              <w:marBottom w:val="0"/>
              <w:divBdr>
                <w:top w:val="none" w:sz="0" w:space="0" w:color="auto"/>
                <w:left w:val="none" w:sz="0" w:space="0" w:color="auto"/>
                <w:bottom w:val="none" w:sz="0" w:space="0" w:color="auto"/>
                <w:right w:val="none" w:sz="0" w:space="0" w:color="auto"/>
              </w:divBdr>
            </w:div>
            <w:div w:id="332026768">
              <w:marLeft w:val="0"/>
              <w:marRight w:val="0"/>
              <w:marTop w:val="0"/>
              <w:marBottom w:val="0"/>
              <w:divBdr>
                <w:top w:val="none" w:sz="0" w:space="0" w:color="auto"/>
                <w:left w:val="none" w:sz="0" w:space="0" w:color="auto"/>
                <w:bottom w:val="none" w:sz="0" w:space="0" w:color="auto"/>
                <w:right w:val="none" w:sz="0" w:space="0" w:color="auto"/>
              </w:divBdr>
            </w:div>
            <w:div w:id="332607674">
              <w:marLeft w:val="0"/>
              <w:marRight w:val="0"/>
              <w:marTop w:val="0"/>
              <w:marBottom w:val="0"/>
              <w:divBdr>
                <w:top w:val="none" w:sz="0" w:space="0" w:color="auto"/>
                <w:left w:val="none" w:sz="0" w:space="0" w:color="auto"/>
                <w:bottom w:val="none" w:sz="0" w:space="0" w:color="auto"/>
                <w:right w:val="none" w:sz="0" w:space="0" w:color="auto"/>
              </w:divBdr>
            </w:div>
            <w:div w:id="333335981">
              <w:marLeft w:val="0"/>
              <w:marRight w:val="0"/>
              <w:marTop w:val="0"/>
              <w:marBottom w:val="0"/>
              <w:divBdr>
                <w:top w:val="none" w:sz="0" w:space="0" w:color="auto"/>
                <w:left w:val="none" w:sz="0" w:space="0" w:color="auto"/>
                <w:bottom w:val="none" w:sz="0" w:space="0" w:color="auto"/>
                <w:right w:val="none" w:sz="0" w:space="0" w:color="auto"/>
              </w:divBdr>
              <w:divsChild>
                <w:div w:id="429085879">
                  <w:marLeft w:val="0"/>
                  <w:marRight w:val="0"/>
                  <w:marTop w:val="0"/>
                  <w:marBottom w:val="0"/>
                  <w:divBdr>
                    <w:top w:val="none" w:sz="0" w:space="0" w:color="auto"/>
                    <w:left w:val="none" w:sz="0" w:space="0" w:color="auto"/>
                    <w:bottom w:val="none" w:sz="0" w:space="0" w:color="auto"/>
                    <w:right w:val="none" w:sz="0" w:space="0" w:color="auto"/>
                  </w:divBdr>
                </w:div>
              </w:divsChild>
            </w:div>
            <w:div w:id="333580015">
              <w:marLeft w:val="0"/>
              <w:marRight w:val="0"/>
              <w:marTop w:val="0"/>
              <w:marBottom w:val="0"/>
              <w:divBdr>
                <w:top w:val="none" w:sz="0" w:space="0" w:color="auto"/>
                <w:left w:val="none" w:sz="0" w:space="0" w:color="auto"/>
                <w:bottom w:val="none" w:sz="0" w:space="0" w:color="auto"/>
                <w:right w:val="none" w:sz="0" w:space="0" w:color="auto"/>
              </w:divBdr>
            </w:div>
            <w:div w:id="333996170">
              <w:marLeft w:val="0"/>
              <w:marRight w:val="0"/>
              <w:marTop w:val="0"/>
              <w:marBottom w:val="0"/>
              <w:divBdr>
                <w:top w:val="none" w:sz="0" w:space="0" w:color="auto"/>
                <w:left w:val="none" w:sz="0" w:space="0" w:color="auto"/>
                <w:bottom w:val="none" w:sz="0" w:space="0" w:color="auto"/>
                <w:right w:val="none" w:sz="0" w:space="0" w:color="auto"/>
              </w:divBdr>
            </w:div>
            <w:div w:id="334575942">
              <w:marLeft w:val="0"/>
              <w:marRight w:val="0"/>
              <w:marTop w:val="0"/>
              <w:marBottom w:val="0"/>
              <w:divBdr>
                <w:top w:val="none" w:sz="0" w:space="0" w:color="auto"/>
                <w:left w:val="none" w:sz="0" w:space="0" w:color="auto"/>
                <w:bottom w:val="none" w:sz="0" w:space="0" w:color="auto"/>
                <w:right w:val="none" w:sz="0" w:space="0" w:color="auto"/>
              </w:divBdr>
            </w:div>
            <w:div w:id="334962597">
              <w:marLeft w:val="0"/>
              <w:marRight w:val="0"/>
              <w:marTop w:val="0"/>
              <w:marBottom w:val="0"/>
              <w:divBdr>
                <w:top w:val="none" w:sz="0" w:space="0" w:color="auto"/>
                <w:left w:val="none" w:sz="0" w:space="0" w:color="auto"/>
                <w:bottom w:val="none" w:sz="0" w:space="0" w:color="auto"/>
                <w:right w:val="none" w:sz="0" w:space="0" w:color="auto"/>
              </w:divBdr>
            </w:div>
            <w:div w:id="335033097">
              <w:marLeft w:val="0"/>
              <w:marRight w:val="0"/>
              <w:marTop w:val="0"/>
              <w:marBottom w:val="0"/>
              <w:divBdr>
                <w:top w:val="none" w:sz="0" w:space="0" w:color="auto"/>
                <w:left w:val="none" w:sz="0" w:space="0" w:color="auto"/>
                <w:bottom w:val="none" w:sz="0" w:space="0" w:color="auto"/>
                <w:right w:val="none" w:sz="0" w:space="0" w:color="auto"/>
              </w:divBdr>
            </w:div>
            <w:div w:id="335695444">
              <w:marLeft w:val="0"/>
              <w:marRight w:val="0"/>
              <w:marTop w:val="0"/>
              <w:marBottom w:val="0"/>
              <w:divBdr>
                <w:top w:val="none" w:sz="0" w:space="0" w:color="auto"/>
                <w:left w:val="none" w:sz="0" w:space="0" w:color="auto"/>
                <w:bottom w:val="none" w:sz="0" w:space="0" w:color="auto"/>
                <w:right w:val="none" w:sz="0" w:space="0" w:color="auto"/>
              </w:divBdr>
            </w:div>
            <w:div w:id="336228872">
              <w:marLeft w:val="0"/>
              <w:marRight w:val="0"/>
              <w:marTop w:val="0"/>
              <w:marBottom w:val="0"/>
              <w:divBdr>
                <w:top w:val="none" w:sz="0" w:space="0" w:color="auto"/>
                <w:left w:val="none" w:sz="0" w:space="0" w:color="auto"/>
                <w:bottom w:val="none" w:sz="0" w:space="0" w:color="auto"/>
                <w:right w:val="none" w:sz="0" w:space="0" w:color="auto"/>
              </w:divBdr>
            </w:div>
            <w:div w:id="336662034">
              <w:marLeft w:val="0"/>
              <w:marRight w:val="0"/>
              <w:marTop w:val="0"/>
              <w:marBottom w:val="0"/>
              <w:divBdr>
                <w:top w:val="none" w:sz="0" w:space="0" w:color="auto"/>
                <w:left w:val="none" w:sz="0" w:space="0" w:color="auto"/>
                <w:bottom w:val="none" w:sz="0" w:space="0" w:color="auto"/>
                <w:right w:val="none" w:sz="0" w:space="0" w:color="auto"/>
              </w:divBdr>
            </w:div>
            <w:div w:id="336932708">
              <w:marLeft w:val="0"/>
              <w:marRight w:val="0"/>
              <w:marTop w:val="0"/>
              <w:marBottom w:val="0"/>
              <w:divBdr>
                <w:top w:val="none" w:sz="0" w:space="0" w:color="auto"/>
                <w:left w:val="none" w:sz="0" w:space="0" w:color="auto"/>
                <w:bottom w:val="none" w:sz="0" w:space="0" w:color="auto"/>
                <w:right w:val="none" w:sz="0" w:space="0" w:color="auto"/>
              </w:divBdr>
            </w:div>
            <w:div w:id="337123189">
              <w:marLeft w:val="0"/>
              <w:marRight w:val="0"/>
              <w:marTop w:val="0"/>
              <w:marBottom w:val="0"/>
              <w:divBdr>
                <w:top w:val="none" w:sz="0" w:space="0" w:color="auto"/>
                <w:left w:val="none" w:sz="0" w:space="0" w:color="auto"/>
                <w:bottom w:val="none" w:sz="0" w:space="0" w:color="auto"/>
                <w:right w:val="none" w:sz="0" w:space="0" w:color="auto"/>
              </w:divBdr>
            </w:div>
            <w:div w:id="340086399">
              <w:marLeft w:val="0"/>
              <w:marRight w:val="0"/>
              <w:marTop w:val="0"/>
              <w:marBottom w:val="0"/>
              <w:divBdr>
                <w:top w:val="none" w:sz="0" w:space="0" w:color="auto"/>
                <w:left w:val="none" w:sz="0" w:space="0" w:color="auto"/>
                <w:bottom w:val="none" w:sz="0" w:space="0" w:color="auto"/>
                <w:right w:val="none" w:sz="0" w:space="0" w:color="auto"/>
              </w:divBdr>
            </w:div>
            <w:div w:id="341512367">
              <w:marLeft w:val="0"/>
              <w:marRight w:val="0"/>
              <w:marTop w:val="0"/>
              <w:marBottom w:val="0"/>
              <w:divBdr>
                <w:top w:val="none" w:sz="0" w:space="0" w:color="auto"/>
                <w:left w:val="none" w:sz="0" w:space="0" w:color="auto"/>
                <w:bottom w:val="none" w:sz="0" w:space="0" w:color="auto"/>
                <w:right w:val="none" w:sz="0" w:space="0" w:color="auto"/>
              </w:divBdr>
            </w:div>
            <w:div w:id="343167097">
              <w:marLeft w:val="0"/>
              <w:marRight w:val="0"/>
              <w:marTop w:val="0"/>
              <w:marBottom w:val="0"/>
              <w:divBdr>
                <w:top w:val="none" w:sz="0" w:space="0" w:color="auto"/>
                <w:left w:val="none" w:sz="0" w:space="0" w:color="auto"/>
                <w:bottom w:val="none" w:sz="0" w:space="0" w:color="auto"/>
                <w:right w:val="none" w:sz="0" w:space="0" w:color="auto"/>
              </w:divBdr>
            </w:div>
            <w:div w:id="343170598">
              <w:marLeft w:val="0"/>
              <w:marRight w:val="0"/>
              <w:marTop w:val="0"/>
              <w:marBottom w:val="0"/>
              <w:divBdr>
                <w:top w:val="none" w:sz="0" w:space="0" w:color="auto"/>
                <w:left w:val="none" w:sz="0" w:space="0" w:color="auto"/>
                <w:bottom w:val="none" w:sz="0" w:space="0" w:color="auto"/>
                <w:right w:val="none" w:sz="0" w:space="0" w:color="auto"/>
              </w:divBdr>
            </w:div>
            <w:div w:id="344941409">
              <w:marLeft w:val="0"/>
              <w:marRight w:val="0"/>
              <w:marTop w:val="0"/>
              <w:marBottom w:val="0"/>
              <w:divBdr>
                <w:top w:val="none" w:sz="0" w:space="0" w:color="auto"/>
                <w:left w:val="none" w:sz="0" w:space="0" w:color="auto"/>
                <w:bottom w:val="none" w:sz="0" w:space="0" w:color="auto"/>
                <w:right w:val="none" w:sz="0" w:space="0" w:color="auto"/>
              </w:divBdr>
            </w:div>
            <w:div w:id="345253663">
              <w:marLeft w:val="0"/>
              <w:marRight w:val="0"/>
              <w:marTop w:val="0"/>
              <w:marBottom w:val="0"/>
              <w:divBdr>
                <w:top w:val="none" w:sz="0" w:space="0" w:color="auto"/>
                <w:left w:val="none" w:sz="0" w:space="0" w:color="auto"/>
                <w:bottom w:val="none" w:sz="0" w:space="0" w:color="auto"/>
                <w:right w:val="none" w:sz="0" w:space="0" w:color="auto"/>
              </w:divBdr>
            </w:div>
            <w:div w:id="345988414">
              <w:marLeft w:val="0"/>
              <w:marRight w:val="0"/>
              <w:marTop w:val="0"/>
              <w:marBottom w:val="0"/>
              <w:divBdr>
                <w:top w:val="none" w:sz="0" w:space="0" w:color="auto"/>
                <w:left w:val="none" w:sz="0" w:space="0" w:color="auto"/>
                <w:bottom w:val="none" w:sz="0" w:space="0" w:color="auto"/>
                <w:right w:val="none" w:sz="0" w:space="0" w:color="auto"/>
              </w:divBdr>
            </w:div>
            <w:div w:id="346564634">
              <w:marLeft w:val="0"/>
              <w:marRight w:val="0"/>
              <w:marTop w:val="0"/>
              <w:marBottom w:val="0"/>
              <w:divBdr>
                <w:top w:val="none" w:sz="0" w:space="0" w:color="auto"/>
                <w:left w:val="none" w:sz="0" w:space="0" w:color="auto"/>
                <w:bottom w:val="none" w:sz="0" w:space="0" w:color="auto"/>
                <w:right w:val="none" w:sz="0" w:space="0" w:color="auto"/>
              </w:divBdr>
            </w:div>
            <w:div w:id="347295226">
              <w:marLeft w:val="0"/>
              <w:marRight w:val="0"/>
              <w:marTop w:val="0"/>
              <w:marBottom w:val="0"/>
              <w:divBdr>
                <w:top w:val="none" w:sz="0" w:space="0" w:color="auto"/>
                <w:left w:val="none" w:sz="0" w:space="0" w:color="auto"/>
                <w:bottom w:val="none" w:sz="0" w:space="0" w:color="auto"/>
                <w:right w:val="none" w:sz="0" w:space="0" w:color="auto"/>
              </w:divBdr>
            </w:div>
            <w:div w:id="349258372">
              <w:marLeft w:val="0"/>
              <w:marRight w:val="0"/>
              <w:marTop w:val="0"/>
              <w:marBottom w:val="0"/>
              <w:divBdr>
                <w:top w:val="none" w:sz="0" w:space="0" w:color="auto"/>
                <w:left w:val="none" w:sz="0" w:space="0" w:color="auto"/>
                <w:bottom w:val="none" w:sz="0" w:space="0" w:color="auto"/>
                <w:right w:val="none" w:sz="0" w:space="0" w:color="auto"/>
              </w:divBdr>
            </w:div>
            <w:div w:id="349767624">
              <w:marLeft w:val="0"/>
              <w:marRight w:val="0"/>
              <w:marTop w:val="0"/>
              <w:marBottom w:val="0"/>
              <w:divBdr>
                <w:top w:val="none" w:sz="0" w:space="0" w:color="auto"/>
                <w:left w:val="none" w:sz="0" w:space="0" w:color="auto"/>
                <w:bottom w:val="none" w:sz="0" w:space="0" w:color="auto"/>
                <w:right w:val="none" w:sz="0" w:space="0" w:color="auto"/>
              </w:divBdr>
            </w:div>
            <w:div w:id="349913223">
              <w:marLeft w:val="0"/>
              <w:marRight w:val="0"/>
              <w:marTop w:val="0"/>
              <w:marBottom w:val="0"/>
              <w:divBdr>
                <w:top w:val="none" w:sz="0" w:space="0" w:color="auto"/>
                <w:left w:val="none" w:sz="0" w:space="0" w:color="auto"/>
                <w:bottom w:val="none" w:sz="0" w:space="0" w:color="auto"/>
                <w:right w:val="none" w:sz="0" w:space="0" w:color="auto"/>
              </w:divBdr>
            </w:div>
            <w:div w:id="350834804">
              <w:marLeft w:val="0"/>
              <w:marRight w:val="0"/>
              <w:marTop w:val="0"/>
              <w:marBottom w:val="0"/>
              <w:divBdr>
                <w:top w:val="none" w:sz="0" w:space="0" w:color="auto"/>
                <w:left w:val="none" w:sz="0" w:space="0" w:color="auto"/>
                <w:bottom w:val="none" w:sz="0" w:space="0" w:color="auto"/>
                <w:right w:val="none" w:sz="0" w:space="0" w:color="auto"/>
              </w:divBdr>
            </w:div>
            <w:div w:id="351732974">
              <w:marLeft w:val="0"/>
              <w:marRight w:val="0"/>
              <w:marTop w:val="0"/>
              <w:marBottom w:val="0"/>
              <w:divBdr>
                <w:top w:val="none" w:sz="0" w:space="0" w:color="auto"/>
                <w:left w:val="none" w:sz="0" w:space="0" w:color="auto"/>
                <w:bottom w:val="none" w:sz="0" w:space="0" w:color="auto"/>
                <w:right w:val="none" w:sz="0" w:space="0" w:color="auto"/>
              </w:divBdr>
            </w:div>
            <w:div w:id="352221501">
              <w:marLeft w:val="0"/>
              <w:marRight w:val="0"/>
              <w:marTop w:val="0"/>
              <w:marBottom w:val="0"/>
              <w:divBdr>
                <w:top w:val="none" w:sz="0" w:space="0" w:color="auto"/>
                <w:left w:val="none" w:sz="0" w:space="0" w:color="auto"/>
                <w:bottom w:val="none" w:sz="0" w:space="0" w:color="auto"/>
                <w:right w:val="none" w:sz="0" w:space="0" w:color="auto"/>
              </w:divBdr>
            </w:div>
            <w:div w:id="352918824">
              <w:marLeft w:val="0"/>
              <w:marRight w:val="0"/>
              <w:marTop w:val="0"/>
              <w:marBottom w:val="0"/>
              <w:divBdr>
                <w:top w:val="none" w:sz="0" w:space="0" w:color="auto"/>
                <w:left w:val="none" w:sz="0" w:space="0" w:color="auto"/>
                <w:bottom w:val="none" w:sz="0" w:space="0" w:color="auto"/>
                <w:right w:val="none" w:sz="0" w:space="0" w:color="auto"/>
              </w:divBdr>
            </w:div>
            <w:div w:id="356394252">
              <w:marLeft w:val="0"/>
              <w:marRight w:val="0"/>
              <w:marTop w:val="0"/>
              <w:marBottom w:val="0"/>
              <w:divBdr>
                <w:top w:val="none" w:sz="0" w:space="0" w:color="auto"/>
                <w:left w:val="none" w:sz="0" w:space="0" w:color="auto"/>
                <w:bottom w:val="none" w:sz="0" w:space="0" w:color="auto"/>
                <w:right w:val="none" w:sz="0" w:space="0" w:color="auto"/>
              </w:divBdr>
            </w:div>
            <w:div w:id="357506425">
              <w:marLeft w:val="0"/>
              <w:marRight w:val="0"/>
              <w:marTop w:val="0"/>
              <w:marBottom w:val="0"/>
              <w:divBdr>
                <w:top w:val="none" w:sz="0" w:space="0" w:color="auto"/>
                <w:left w:val="none" w:sz="0" w:space="0" w:color="auto"/>
                <w:bottom w:val="none" w:sz="0" w:space="0" w:color="auto"/>
                <w:right w:val="none" w:sz="0" w:space="0" w:color="auto"/>
              </w:divBdr>
            </w:div>
            <w:div w:id="358312295">
              <w:marLeft w:val="0"/>
              <w:marRight w:val="0"/>
              <w:marTop w:val="0"/>
              <w:marBottom w:val="0"/>
              <w:divBdr>
                <w:top w:val="none" w:sz="0" w:space="0" w:color="auto"/>
                <w:left w:val="none" w:sz="0" w:space="0" w:color="auto"/>
                <w:bottom w:val="none" w:sz="0" w:space="0" w:color="auto"/>
                <w:right w:val="none" w:sz="0" w:space="0" w:color="auto"/>
              </w:divBdr>
            </w:div>
            <w:div w:id="360786620">
              <w:marLeft w:val="0"/>
              <w:marRight w:val="0"/>
              <w:marTop w:val="0"/>
              <w:marBottom w:val="0"/>
              <w:divBdr>
                <w:top w:val="none" w:sz="0" w:space="0" w:color="auto"/>
                <w:left w:val="none" w:sz="0" w:space="0" w:color="auto"/>
                <w:bottom w:val="none" w:sz="0" w:space="0" w:color="auto"/>
                <w:right w:val="none" w:sz="0" w:space="0" w:color="auto"/>
              </w:divBdr>
            </w:div>
            <w:div w:id="360790229">
              <w:marLeft w:val="0"/>
              <w:marRight w:val="0"/>
              <w:marTop w:val="0"/>
              <w:marBottom w:val="0"/>
              <w:divBdr>
                <w:top w:val="none" w:sz="0" w:space="0" w:color="auto"/>
                <w:left w:val="none" w:sz="0" w:space="0" w:color="auto"/>
                <w:bottom w:val="none" w:sz="0" w:space="0" w:color="auto"/>
                <w:right w:val="none" w:sz="0" w:space="0" w:color="auto"/>
              </w:divBdr>
            </w:div>
            <w:div w:id="361174140">
              <w:marLeft w:val="0"/>
              <w:marRight w:val="0"/>
              <w:marTop w:val="0"/>
              <w:marBottom w:val="0"/>
              <w:divBdr>
                <w:top w:val="none" w:sz="0" w:space="0" w:color="auto"/>
                <w:left w:val="none" w:sz="0" w:space="0" w:color="auto"/>
                <w:bottom w:val="none" w:sz="0" w:space="0" w:color="auto"/>
                <w:right w:val="none" w:sz="0" w:space="0" w:color="auto"/>
              </w:divBdr>
            </w:div>
            <w:div w:id="361588786">
              <w:marLeft w:val="0"/>
              <w:marRight w:val="0"/>
              <w:marTop w:val="0"/>
              <w:marBottom w:val="0"/>
              <w:divBdr>
                <w:top w:val="none" w:sz="0" w:space="0" w:color="auto"/>
                <w:left w:val="none" w:sz="0" w:space="0" w:color="auto"/>
                <w:bottom w:val="none" w:sz="0" w:space="0" w:color="auto"/>
                <w:right w:val="none" w:sz="0" w:space="0" w:color="auto"/>
              </w:divBdr>
            </w:div>
            <w:div w:id="361708309">
              <w:marLeft w:val="0"/>
              <w:marRight w:val="0"/>
              <w:marTop w:val="0"/>
              <w:marBottom w:val="0"/>
              <w:divBdr>
                <w:top w:val="none" w:sz="0" w:space="0" w:color="auto"/>
                <w:left w:val="none" w:sz="0" w:space="0" w:color="auto"/>
                <w:bottom w:val="none" w:sz="0" w:space="0" w:color="auto"/>
                <w:right w:val="none" w:sz="0" w:space="0" w:color="auto"/>
              </w:divBdr>
            </w:div>
            <w:div w:id="361979632">
              <w:marLeft w:val="0"/>
              <w:marRight w:val="0"/>
              <w:marTop w:val="0"/>
              <w:marBottom w:val="0"/>
              <w:divBdr>
                <w:top w:val="none" w:sz="0" w:space="0" w:color="auto"/>
                <w:left w:val="none" w:sz="0" w:space="0" w:color="auto"/>
                <w:bottom w:val="none" w:sz="0" w:space="0" w:color="auto"/>
                <w:right w:val="none" w:sz="0" w:space="0" w:color="auto"/>
              </w:divBdr>
            </w:div>
            <w:div w:id="362442295">
              <w:marLeft w:val="0"/>
              <w:marRight w:val="0"/>
              <w:marTop w:val="0"/>
              <w:marBottom w:val="0"/>
              <w:divBdr>
                <w:top w:val="none" w:sz="0" w:space="0" w:color="auto"/>
                <w:left w:val="none" w:sz="0" w:space="0" w:color="auto"/>
                <w:bottom w:val="none" w:sz="0" w:space="0" w:color="auto"/>
                <w:right w:val="none" w:sz="0" w:space="0" w:color="auto"/>
              </w:divBdr>
            </w:div>
            <w:div w:id="362633952">
              <w:marLeft w:val="0"/>
              <w:marRight w:val="0"/>
              <w:marTop w:val="0"/>
              <w:marBottom w:val="0"/>
              <w:divBdr>
                <w:top w:val="none" w:sz="0" w:space="0" w:color="auto"/>
                <w:left w:val="none" w:sz="0" w:space="0" w:color="auto"/>
                <w:bottom w:val="none" w:sz="0" w:space="0" w:color="auto"/>
                <w:right w:val="none" w:sz="0" w:space="0" w:color="auto"/>
              </w:divBdr>
            </w:div>
            <w:div w:id="363403181">
              <w:marLeft w:val="0"/>
              <w:marRight w:val="0"/>
              <w:marTop w:val="0"/>
              <w:marBottom w:val="0"/>
              <w:divBdr>
                <w:top w:val="none" w:sz="0" w:space="0" w:color="auto"/>
                <w:left w:val="none" w:sz="0" w:space="0" w:color="auto"/>
                <w:bottom w:val="none" w:sz="0" w:space="0" w:color="auto"/>
                <w:right w:val="none" w:sz="0" w:space="0" w:color="auto"/>
              </w:divBdr>
            </w:div>
            <w:div w:id="363404913">
              <w:marLeft w:val="0"/>
              <w:marRight w:val="0"/>
              <w:marTop w:val="0"/>
              <w:marBottom w:val="0"/>
              <w:divBdr>
                <w:top w:val="none" w:sz="0" w:space="0" w:color="auto"/>
                <w:left w:val="none" w:sz="0" w:space="0" w:color="auto"/>
                <w:bottom w:val="none" w:sz="0" w:space="0" w:color="auto"/>
                <w:right w:val="none" w:sz="0" w:space="0" w:color="auto"/>
              </w:divBdr>
            </w:div>
            <w:div w:id="364450944">
              <w:marLeft w:val="0"/>
              <w:marRight w:val="0"/>
              <w:marTop w:val="0"/>
              <w:marBottom w:val="0"/>
              <w:divBdr>
                <w:top w:val="none" w:sz="0" w:space="0" w:color="auto"/>
                <w:left w:val="none" w:sz="0" w:space="0" w:color="auto"/>
                <w:bottom w:val="none" w:sz="0" w:space="0" w:color="auto"/>
                <w:right w:val="none" w:sz="0" w:space="0" w:color="auto"/>
              </w:divBdr>
            </w:div>
            <w:div w:id="364454393">
              <w:marLeft w:val="0"/>
              <w:marRight w:val="0"/>
              <w:marTop w:val="0"/>
              <w:marBottom w:val="0"/>
              <w:divBdr>
                <w:top w:val="none" w:sz="0" w:space="0" w:color="auto"/>
                <w:left w:val="none" w:sz="0" w:space="0" w:color="auto"/>
                <w:bottom w:val="none" w:sz="0" w:space="0" w:color="auto"/>
                <w:right w:val="none" w:sz="0" w:space="0" w:color="auto"/>
              </w:divBdr>
            </w:div>
            <w:div w:id="364789384">
              <w:marLeft w:val="0"/>
              <w:marRight w:val="0"/>
              <w:marTop w:val="0"/>
              <w:marBottom w:val="0"/>
              <w:divBdr>
                <w:top w:val="none" w:sz="0" w:space="0" w:color="auto"/>
                <w:left w:val="none" w:sz="0" w:space="0" w:color="auto"/>
                <w:bottom w:val="none" w:sz="0" w:space="0" w:color="auto"/>
                <w:right w:val="none" w:sz="0" w:space="0" w:color="auto"/>
              </w:divBdr>
            </w:div>
            <w:div w:id="365180673">
              <w:marLeft w:val="0"/>
              <w:marRight w:val="0"/>
              <w:marTop w:val="0"/>
              <w:marBottom w:val="0"/>
              <w:divBdr>
                <w:top w:val="none" w:sz="0" w:space="0" w:color="auto"/>
                <w:left w:val="none" w:sz="0" w:space="0" w:color="auto"/>
                <w:bottom w:val="none" w:sz="0" w:space="0" w:color="auto"/>
                <w:right w:val="none" w:sz="0" w:space="0" w:color="auto"/>
              </w:divBdr>
            </w:div>
            <w:div w:id="365184976">
              <w:marLeft w:val="0"/>
              <w:marRight w:val="0"/>
              <w:marTop w:val="0"/>
              <w:marBottom w:val="0"/>
              <w:divBdr>
                <w:top w:val="none" w:sz="0" w:space="0" w:color="auto"/>
                <w:left w:val="none" w:sz="0" w:space="0" w:color="auto"/>
                <w:bottom w:val="none" w:sz="0" w:space="0" w:color="auto"/>
                <w:right w:val="none" w:sz="0" w:space="0" w:color="auto"/>
              </w:divBdr>
            </w:div>
            <w:div w:id="365377374">
              <w:marLeft w:val="0"/>
              <w:marRight w:val="0"/>
              <w:marTop w:val="0"/>
              <w:marBottom w:val="0"/>
              <w:divBdr>
                <w:top w:val="none" w:sz="0" w:space="0" w:color="auto"/>
                <w:left w:val="none" w:sz="0" w:space="0" w:color="auto"/>
                <w:bottom w:val="none" w:sz="0" w:space="0" w:color="auto"/>
                <w:right w:val="none" w:sz="0" w:space="0" w:color="auto"/>
              </w:divBdr>
            </w:div>
            <w:div w:id="365956021">
              <w:marLeft w:val="0"/>
              <w:marRight w:val="0"/>
              <w:marTop w:val="0"/>
              <w:marBottom w:val="0"/>
              <w:divBdr>
                <w:top w:val="none" w:sz="0" w:space="0" w:color="auto"/>
                <w:left w:val="none" w:sz="0" w:space="0" w:color="auto"/>
                <w:bottom w:val="none" w:sz="0" w:space="0" w:color="auto"/>
                <w:right w:val="none" w:sz="0" w:space="0" w:color="auto"/>
              </w:divBdr>
            </w:div>
            <w:div w:id="366831952">
              <w:marLeft w:val="0"/>
              <w:marRight w:val="0"/>
              <w:marTop w:val="0"/>
              <w:marBottom w:val="0"/>
              <w:divBdr>
                <w:top w:val="none" w:sz="0" w:space="0" w:color="auto"/>
                <w:left w:val="none" w:sz="0" w:space="0" w:color="auto"/>
                <w:bottom w:val="none" w:sz="0" w:space="0" w:color="auto"/>
                <w:right w:val="none" w:sz="0" w:space="0" w:color="auto"/>
              </w:divBdr>
            </w:div>
            <w:div w:id="366947919">
              <w:marLeft w:val="0"/>
              <w:marRight w:val="0"/>
              <w:marTop w:val="0"/>
              <w:marBottom w:val="0"/>
              <w:divBdr>
                <w:top w:val="none" w:sz="0" w:space="0" w:color="auto"/>
                <w:left w:val="none" w:sz="0" w:space="0" w:color="auto"/>
                <w:bottom w:val="none" w:sz="0" w:space="0" w:color="auto"/>
                <w:right w:val="none" w:sz="0" w:space="0" w:color="auto"/>
              </w:divBdr>
            </w:div>
            <w:div w:id="367612334">
              <w:marLeft w:val="0"/>
              <w:marRight w:val="0"/>
              <w:marTop w:val="0"/>
              <w:marBottom w:val="0"/>
              <w:divBdr>
                <w:top w:val="none" w:sz="0" w:space="0" w:color="auto"/>
                <w:left w:val="none" w:sz="0" w:space="0" w:color="auto"/>
                <w:bottom w:val="none" w:sz="0" w:space="0" w:color="auto"/>
                <w:right w:val="none" w:sz="0" w:space="0" w:color="auto"/>
              </w:divBdr>
            </w:div>
            <w:div w:id="368066194">
              <w:marLeft w:val="0"/>
              <w:marRight w:val="0"/>
              <w:marTop w:val="0"/>
              <w:marBottom w:val="0"/>
              <w:divBdr>
                <w:top w:val="none" w:sz="0" w:space="0" w:color="auto"/>
                <w:left w:val="none" w:sz="0" w:space="0" w:color="auto"/>
                <w:bottom w:val="none" w:sz="0" w:space="0" w:color="auto"/>
                <w:right w:val="none" w:sz="0" w:space="0" w:color="auto"/>
              </w:divBdr>
            </w:div>
            <w:div w:id="368721939">
              <w:marLeft w:val="0"/>
              <w:marRight w:val="0"/>
              <w:marTop w:val="0"/>
              <w:marBottom w:val="0"/>
              <w:divBdr>
                <w:top w:val="none" w:sz="0" w:space="0" w:color="auto"/>
                <w:left w:val="none" w:sz="0" w:space="0" w:color="auto"/>
                <w:bottom w:val="none" w:sz="0" w:space="0" w:color="auto"/>
                <w:right w:val="none" w:sz="0" w:space="0" w:color="auto"/>
              </w:divBdr>
            </w:div>
            <w:div w:id="368798144">
              <w:marLeft w:val="0"/>
              <w:marRight w:val="0"/>
              <w:marTop w:val="0"/>
              <w:marBottom w:val="0"/>
              <w:divBdr>
                <w:top w:val="none" w:sz="0" w:space="0" w:color="auto"/>
                <w:left w:val="none" w:sz="0" w:space="0" w:color="auto"/>
                <w:bottom w:val="none" w:sz="0" w:space="0" w:color="auto"/>
                <w:right w:val="none" w:sz="0" w:space="0" w:color="auto"/>
              </w:divBdr>
            </w:div>
            <w:div w:id="369187821">
              <w:marLeft w:val="0"/>
              <w:marRight w:val="0"/>
              <w:marTop w:val="0"/>
              <w:marBottom w:val="0"/>
              <w:divBdr>
                <w:top w:val="none" w:sz="0" w:space="0" w:color="auto"/>
                <w:left w:val="none" w:sz="0" w:space="0" w:color="auto"/>
                <w:bottom w:val="none" w:sz="0" w:space="0" w:color="auto"/>
                <w:right w:val="none" w:sz="0" w:space="0" w:color="auto"/>
              </w:divBdr>
            </w:div>
            <w:div w:id="369308252">
              <w:marLeft w:val="0"/>
              <w:marRight w:val="0"/>
              <w:marTop w:val="0"/>
              <w:marBottom w:val="0"/>
              <w:divBdr>
                <w:top w:val="none" w:sz="0" w:space="0" w:color="auto"/>
                <w:left w:val="none" w:sz="0" w:space="0" w:color="auto"/>
                <w:bottom w:val="none" w:sz="0" w:space="0" w:color="auto"/>
                <w:right w:val="none" w:sz="0" w:space="0" w:color="auto"/>
              </w:divBdr>
            </w:div>
            <w:div w:id="369647754">
              <w:marLeft w:val="0"/>
              <w:marRight w:val="0"/>
              <w:marTop w:val="0"/>
              <w:marBottom w:val="0"/>
              <w:divBdr>
                <w:top w:val="none" w:sz="0" w:space="0" w:color="auto"/>
                <w:left w:val="none" w:sz="0" w:space="0" w:color="auto"/>
                <w:bottom w:val="none" w:sz="0" w:space="0" w:color="auto"/>
                <w:right w:val="none" w:sz="0" w:space="0" w:color="auto"/>
              </w:divBdr>
            </w:div>
            <w:div w:id="369958617">
              <w:marLeft w:val="0"/>
              <w:marRight w:val="0"/>
              <w:marTop w:val="0"/>
              <w:marBottom w:val="0"/>
              <w:divBdr>
                <w:top w:val="none" w:sz="0" w:space="0" w:color="auto"/>
                <w:left w:val="none" w:sz="0" w:space="0" w:color="auto"/>
                <w:bottom w:val="none" w:sz="0" w:space="0" w:color="auto"/>
                <w:right w:val="none" w:sz="0" w:space="0" w:color="auto"/>
              </w:divBdr>
            </w:div>
            <w:div w:id="372270103">
              <w:marLeft w:val="0"/>
              <w:marRight w:val="0"/>
              <w:marTop w:val="0"/>
              <w:marBottom w:val="0"/>
              <w:divBdr>
                <w:top w:val="none" w:sz="0" w:space="0" w:color="auto"/>
                <w:left w:val="none" w:sz="0" w:space="0" w:color="auto"/>
                <w:bottom w:val="none" w:sz="0" w:space="0" w:color="auto"/>
                <w:right w:val="none" w:sz="0" w:space="0" w:color="auto"/>
              </w:divBdr>
            </w:div>
            <w:div w:id="373506473">
              <w:marLeft w:val="0"/>
              <w:marRight w:val="0"/>
              <w:marTop w:val="0"/>
              <w:marBottom w:val="0"/>
              <w:divBdr>
                <w:top w:val="none" w:sz="0" w:space="0" w:color="auto"/>
                <w:left w:val="none" w:sz="0" w:space="0" w:color="auto"/>
                <w:bottom w:val="none" w:sz="0" w:space="0" w:color="auto"/>
                <w:right w:val="none" w:sz="0" w:space="0" w:color="auto"/>
              </w:divBdr>
            </w:div>
            <w:div w:id="373770917">
              <w:marLeft w:val="0"/>
              <w:marRight w:val="0"/>
              <w:marTop w:val="0"/>
              <w:marBottom w:val="0"/>
              <w:divBdr>
                <w:top w:val="none" w:sz="0" w:space="0" w:color="auto"/>
                <w:left w:val="none" w:sz="0" w:space="0" w:color="auto"/>
                <w:bottom w:val="none" w:sz="0" w:space="0" w:color="auto"/>
                <w:right w:val="none" w:sz="0" w:space="0" w:color="auto"/>
              </w:divBdr>
            </w:div>
            <w:div w:id="374425427">
              <w:marLeft w:val="0"/>
              <w:marRight w:val="0"/>
              <w:marTop w:val="0"/>
              <w:marBottom w:val="0"/>
              <w:divBdr>
                <w:top w:val="none" w:sz="0" w:space="0" w:color="auto"/>
                <w:left w:val="none" w:sz="0" w:space="0" w:color="auto"/>
                <w:bottom w:val="none" w:sz="0" w:space="0" w:color="auto"/>
                <w:right w:val="none" w:sz="0" w:space="0" w:color="auto"/>
              </w:divBdr>
            </w:div>
            <w:div w:id="374549761">
              <w:marLeft w:val="0"/>
              <w:marRight w:val="0"/>
              <w:marTop w:val="0"/>
              <w:marBottom w:val="0"/>
              <w:divBdr>
                <w:top w:val="none" w:sz="0" w:space="0" w:color="auto"/>
                <w:left w:val="none" w:sz="0" w:space="0" w:color="auto"/>
                <w:bottom w:val="none" w:sz="0" w:space="0" w:color="auto"/>
                <w:right w:val="none" w:sz="0" w:space="0" w:color="auto"/>
              </w:divBdr>
            </w:div>
            <w:div w:id="375859157">
              <w:marLeft w:val="0"/>
              <w:marRight w:val="0"/>
              <w:marTop w:val="0"/>
              <w:marBottom w:val="0"/>
              <w:divBdr>
                <w:top w:val="none" w:sz="0" w:space="0" w:color="auto"/>
                <w:left w:val="none" w:sz="0" w:space="0" w:color="auto"/>
                <w:bottom w:val="none" w:sz="0" w:space="0" w:color="auto"/>
                <w:right w:val="none" w:sz="0" w:space="0" w:color="auto"/>
              </w:divBdr>
            </w:div>
            <w:div w:id="375931805">
              <w:marLeft w:val="0"/>
              <w:marRight w:val="0"/>
              <w:marTop w:val="0"/>
              <w:marBottom w:val="0"/>
              <w:divBdr>
                <w:top w:val="none" w:sz="0" w:space="0" w:color="auto"/>
                <w:left w:val="none" w:sz="0" w:space="0" w:color="auto"/>
                <w:bottom w:val="none" w:sz="0" w:space="0" w:color="auto"/>
                <w:right w:val="none" w:sz="0" w:space="0" w:color="auto"/>
              </w:divBdr>
            </w:div>
            <w:div w:id="376588980">
              <w:marLeft w:val="0"/>
              <w:marRight w:val="0"/>
              <w:marTop w:val="0"/>
              <w:marBottom w:val="0"/>
              <w:divBdr>
                <w:top w:val="none" w:sz="0" w:space="0" w:color="auto"/>
                <w:left w:val="none" w:sz="0" w:space="0" w:color="auto"/>
                <w:bottom w:val="none" w:sz="0" w:space="0" w:color="auto"/>
                <w:right w:val="none" w:sz="0" w:space="0" w:color="auto"/>
              </w:divBdr>
            </w:div>
            <w:div w:id="376978116">
              <w:marLeft w:val="0"/>
              <w:marRight w:val="0"/>
              <w:marTop w:val="0"/>
              <w:marBottom w:val="0"/>
              <w:divBdr>
                <w:top w:val="none" w:sz="0" w:space="0" w:color="auto"/>
                <w:left w:val="none" w:sz="0" w:space="0" w:color="auto"/>
                <w:bottom w:val="none" w:sz="0" w:space="0" w:color="auto"/>
                <w:right w:val="none" w:sz="0" w:space="0" w:color="auto"/>
              </w:divBdr>
            </w:div>
            <w:div w:id="377163690">
              <w:marLeft w:val="0"/>
              <w:marRight w:val="0"/>
              <w:marTop w:val="0"/>
              <w:marBottom w:val="0"/>
              <w:divBdr>
                <w:top w:val="none" w:sz="0" w:space="0" w:color="auto"/>
                <w:left w:val="none" w:sz="0" w:space="0" w:color="auto"/>
                <w:bottom w:val="none" w:sz="0" w:space="0" w:color="auto"/>
                <w:right w:val="none" w:sz="0" w:space="0" w:color="auto"/>
              </w:divBdr>
            </w:div>
            <w:div w:id="380717617">
              <w:marLeft w:val="0"/>
              <w:marRight w:val="0"/>
              <w:marTop w:val="0"/>
              <w:marBottom w:val="0"/>
              <w:divBdr>
                <w:top w:val="none" w:sz="0" w:space="0" w:color="auto"/>
                <w:left w:val="none" w:sz="0" w:space="0" w:color="auto"/>
                <w:bottom w:val="none" w:sz="0" w:space="0" w:color="auto"/>
                <w:right w:val="none" w:sz="0" w:space="0" w:color="auto"/>
              </w:divBdr>
            </w:div>
            <w:div w:id="384451109">
              <w:marLeft w:val="0"/>
              <w:marRight w:val="0"/>
              <w:marTop w:val="0"/>
              <w:marBottom w:val="0"/>
              <w:divBdr>
                <w:top w:val="none" w:sz="0" w:space="0" w:color="auto"/>
                <w:left w:val="none" w:sz="0" w:space="0" w:color="auto"/>
                <w:bottom w:val="none" w:sz="0" w:space="0" w:color="auto"/>
                <w:right w:val="none" w:sz="0" w:space="0" w:color="auto"/>
              </w:divBdr>
            </w:div>
            <w:div w:id="384911837">
              <w:marLeft w:val="0"/>
              <w:marRight w:val="0"/>
              <w:marTop w:val="0"/>
              <w:marBottom w:val="0"/>
              <w:divBdr>
                <w:top w:val="none" w:sz="0" w:space="0" w:color="auto"/>
                <w:left w:val="none" w:sz="0" w:space="0" w:color="auto"/>
                <w:bottom w:val="none" w:sz="0" w:space="0" w:color="auto"/>
                <w:right w:val="none" w:sz="0" w:space="0" w:color="auto"/>
              </w:divBdr>
            </w:div>
            <w:div w:id="387073723">
              <w:marLeft w:val="0"/>
              <w:marRight w:val="0"/>
              <w:marTop w:val="0"/>
              <w:marBottom w:val="0"/>
              <w:divBdr>
                <w:top w:val="none" w:sz="0" w:space="0" w:color="auto"/>
                <w:left w:val="none" w:sz="0" w:space="0" w:color="auto"/>
                <w:bottom w:val="none" w:sz="0" w:space="0" w:color="auto"/>
                <w:right w:val="none" w:sz="0" w:space="0" w:color="auto"/>
              </w:divBdr>
            </w:div>
            <w:div w:id="387190370">
              <w:marLeft w:val="0"/>
              <w:marRight w:val="0"/>
              <w:marTop w:val="0"/>
              <w:marBottom w:val="0"/>
              <w:divBdr>
                <w:top w:val="none" w:sz="0" w:space="0" w:color="auto"/>
                <w:left w:val="none" w:sz="0" w:space="0" w:color="auto"/>
                <w:bottom w:val="none" w:sz="0" w:space="0" w:color="auto"/>
                <w:right w:val="none" w:sz="0" w:space="0" w:color="auto"/>
              </w:divBdr>
            </w:div>
            <w:div w:id="387457372">
              <w:marLeft w:val="0"/>
              <w:marRight w:val="0"/>
              <w:marTop w:val="0"/>
              <w:marBottom w:val="0"/>
              <w:divBdr>
                <w:top w:val="none" w:sz="0" w:space="0" w:color="auto"/>
                <w:left w:val="none" w:sz="0" w:space="0" w:color="auto"/>
                <w:bottom w:val="none" w:sz="0" w:space="0" w:color="auto"/>
                <w:right w:val="none" w:sz="0" w:space="0" w:color="auto"/>
              </w:divBdr>
            </w:div>
            <w:div w:id="388573662">
              <w:marLeft w:val="0"/>
              <w:marRight w:val="0"/>
              <w:marTop w:val="0"/>
              <w:marBottom w:val="0"/>
              <w:divBdr>
                <w:top w:val="none" w:sz="0" w:space="0" w:color="auto"/>
                <w:left w:val="none" w:sz="0" w:space="0" w:color="auto"/>
                <w:bottom w:val="none" w:sz="0" w:space="0" w:color="auto"/>
                <w:right w:val="none" w:sz="0" w:space="0" w:color="auto"/>
              </w:divBdr>
            </w:div>
            <w:div w:id="389111988">
              <w:marLeft w:val="0"/>
              <w:marRight w:val="0"/>
              <w:marTop w:val="0"/>
              <w:marBottom w:val="0"/>
              <w:divBdr>
                <w:top w:val="none" w:sz="0" w:space="0" w:color="auto"/>
                <w:left w:val="none" w:sz="0" w:space="0" w:color="auto"/>
                <w:bottom w:val="none" w:sz="0" w:space="0" w:color="auto"/>
                <w:right w:val="none" w:sz="0" w:space="0" w:color="auto"/>
              </w:divBdr>
            </w:div>
            <w:div w:id="389429077">
              <w:marLeft w:val="0"/>
              <w:marRight w:val="0"/>
              <w:marTop w:val="0"/>
              <w:marBottom w:val="0"/>
              <w:divBdr>
                <w:top w:val="none" w:sz="0" w:space="0" w:color="auto"/>
                <w:left w:val="none" w:sz="0" w:space="0" w:color="auto"/>
                <w:bottom w:val="none" w:sz="0" w:space="0" w:color="auto"/>
                <w:right w:val="none" w:sz="0" w:space="0" w:color="auto"/>
              </w:divBdr>
            </w:div>
            <w:div w:id="390233415">
              <w:marLeft w:val="0"/>
              <w:marRight w:val="0"/>
              <w:marTop w:val="0"/>
              <w:marBottom w:val="0"/>
              <w:divBdr>
                <w:top w:val="none" w:sz="0" w:space="0" w:color="auto"/>
                <w:left w:val="none" w:sz="0" w:space="0" w:color="auto"/>
                <w:bottom w:val="none" w:sz="0" w:space="0" w:color="auto"/>
                <w:right w:val="none" w:sz="0" w:space="0" w:color="auto"/>
              </w:divBdr>
            </w:div>
            <w:div w:id="391393122">
              <w:marLeft w:val="0"/>
              <w:marRight w:val="0"/>
              <w:marTop w:val="0"/>
              <w:marBottom w:val="0"/>
              <w:divBdr>
                <w:top w:val="none" w:sz="0" w:space="0" w:color="auto"/>
                <w:left w:val="none" w:sz="0" w:space="0" w:color="auto"/>
                <w:bottom w:val="none" w:sz="0" w:space="0" w:color="auto"/>
                <w:right w:val="none" w:sz="0" w:space="0" w:color="auto"/>
              </w:divBdr>
            </w:div>
            <w:div w:id="391395579">
              <w:marLeft w:val="0"/>
              <w:marRight w:val="0"/>
              <w:marTop w:val="0"/>
              <w:marBottom w:val="0"/>
              <w:divBdr>
                <w:top w:val="none" w:sz="0" w:space="0" w:color="auto"/>
                <w:left w:val="none" w:sz="0" w:space="0" w:color="auto"/>
                <w:bottom w:val="none" w:sz="0" w:space="0" w:color="auto"/>
                <w:right w:val="none" w:sz="0" w:space="0" w:color="auto"/>
              </w:divBdr>
            </w:div>
            <w:div w:id="393043511">
              <w:marLeft w:val="0"/>
              <w:marRight w:val="0"/>
              <w:marTop w:val="0"/>
              <w:marBottom w:val="0"/>
              <w:divBdr>
                <w:top w:val="none" w:sz="0" w:space="0" w:color="auto"/>
                <w:left w:val="none" w:sz="0" w:space="0" w:color="auto"/>
                <w:bottom w:val="none" w:sz="0" w:space="0" w:color="auto"/>
                <w:right w:val="none" w:sz="0" w:space="0" w:color="auto"/>
              </w:divBdr>
            </w:div>
            <w:div w:id="393167090">
              <w:marLeft w:val="0"/>
              <w:marRight w:val="0"/>
              <w:marTop w:val="0"/>
              <w:marBottom w:val="0"/>
              <w:divBdr>
                <w:top w:val="none" w:sz="0" w:space="0" w:color="auto"/>
                <w:left w:val="none" w:sz="0" w:space="0" w:color="auto"/>
                <w:bottom w:val="none" w:sz="0" w:space="0" w:color="auto"/>
                <w:right w:val="none" w:sz="0" w:space="0" w:color="auto"/>
              </w:divBdr>
            </w:div>
            <w:div w:id="393309707">
              <w:marLeft w:val="0"/>
              <w:marRight w:val="0"/>
              <w:marTop w:val="0"/>
              <w:marBottom w:val="0"/>
              <w:divBdr>
                <w:top w:val="none" w:sz="0" w:space="0" w:color="auto"/>
                <w:left w:val="none" w:sz="0" w:space="0" w:color="auto"/>
                <w:bottom w:val="none" w:sz="0" w:space="0" w:color="auto"/>
                <w:right w:val="none" w:sz="0" w:space="0" w:color="auto"/>
              </w:divBdr>
            </w:div>
            <w:div w:id="393891559">
              <w:marLeft w:val="0"/>
              <w:marRight w:val="0"/>
              <w:marTop w:val="0"/>
              <w:marBottom w:val="0"/>
              <w:divBdr>
                <w:top w:val="none" w:sz="0" w:space="0" w:color="auto"/>
                <w:left w:val="none" w:sz="0" w:space="0" w:color="auto"/>
                <w:bottom w:val="none" w:sz="0" w:space="0" w:color="auto"/>
                <w:right w:val="none" w:sz="0" w:space="0" w:color="auto"/>
              </w:divBdr>
            </w:div>
            <w:div w:id="394746284">
              <w:marLeft w:val="0"/>
              <w:marRight w:val="0"/>
              <w:marTop w:val="0"/>
              <w:marBottom w:val="0"/>
              <w:divBdr>
                <w:top w:val="none" w:sz="0" w:space="0" w:color="auto"/>
                <w:left w:val="none" w:sz="0" w:space="0" w:color="auto"/>
                <w:bottom w:val="none" w:sz="0" w:space="0" w:color="auto"/>
                <w:right w:val="none" w:sz="0" w:space="0" w:color="auto"/>
              </w:divBdr>
            </w:div>
            <w:div w:id="395393440">
              <w:marLeft w:val="0"/>
              <w:marRight w:val="0"/>
              <w:marTop w:val="0"/>
              <w:marBottom w:val="0"/>
              <w:divBdr>
                <w:top w:val="none" w:sz="0" w:space="0" w:color="auto"/>
                <w:left w:val="none" w:sz="0" w:space="0" w:color="auto"/>
                <w:bottom w:val="none" w:sz="0" w:space="0" w:color="auto"/>
                <w:right w:val="none" w:sz="0" w:space="0" w:color="auto"/>
              </w:divBdr>
            </w:div>
            <w:div w:id="395784962">
              <w:marLeft w:val="0"/>
              <w:marRight w:val="0"/>
              <w:marTop w:val="0"/>
              <w:marBottom w:val="0"/>
              <w:divBdr>
                <w:top w:val="none" w:sz="0" w:space="0" w:color="auto"/>
                <w:left w:val="none" w:sz="0" w:space="0" w:color="auto"/>
                <w:bottom w:val="none" w:sz="0" w:space="0" w:color="auto"/>
                <w:right w:val="none" w:sz="0" w:space="0" w:color="auto"/>
              </w:divBdr>
            </w:div>
            <w:div w:id="397821386">
              <w:marLeft w:val="0"/>
              <w:marRight w:val="0"/>
              <w:marTop w:val="0"/>
              <w:marBottom w:val="0"/>
              <w:divBdr>
                <w:top w:val="none" w:sz="0" w:space="0" w:color="auto"/>
                <w:left w:val="none" w:sz="0" w:space="0" w:color="auto"/>
                <w:bottom w:val="none" w:sz="0" w:space="0" w:color="auto"/>
                <w:right w:val="none" w:sz="0" w:space="0" w:color="auto"/>
              </w:divBdr>
            </w:div>
            <w:div w:id="398407110">
              <w:marLeft w:val="0"/>
              <w:marRight w:val="0"/>
              <w:marTop w:val="0"/>
              <w:marBottom w:val="0"/>
              <w:divBdr>
                <w:top w:val="none" w:sz="0" w:space="0" w:color="auto"/>
                <w:left w:val="none" w:sz="0" w:space="0" w:color="auto"/>
                <w:bottom w:val="none" w:sz="0" w:space="0" w:color="auto"/>
                <w:right w:val="none" w:sz="0" w:space="0" w:color="auto"/>
              </w:divBdr>
            </w:div>
            <w:div w:id="398721658">
              <w:marLeft w:val="0"/>
              <w:marRight w:val="0"/>
              <w:marTop w:val="0"/>
              <w:marBottom w:val="0"/>
              <w:divBdr>
                <w:top w:val="none" w:sz="0" w:space="0" w:color="auto"/>
                <w:left w:val="none" w:sz="0" w:space="0" w:color="auto"/>
                <w:bottom w:val="none" w:sz="0" w:space="0" w:color="auto"/>
                <w:right w:val="none" w:sz="0" w:space="0" w:color="auto"/>
              </w:divBdr>
            </w:div>
            <w:div w:id="399518611">
              <w:marLeft w:val="0"/>
              <w:marRight w:val="0"/>
              <w:marTop w:val="0"/>
              <w:marBottom w:val="0"/>
              <w:divBdr>
                <w:top w:val="none" w:sz="0" w:space="0" w:color="auto"/>
                <w:left w:val="none" w:sz="0" w:space="0" w:color="auto"/>
                <w:bottom w:val="none" w:sz="0" w:space="0" w:color="auto"/>
                <w:right w:val="none" w:sz="0" w:space="0" w:color="auto"/>
              </w:divBdr>
            </w:div>
            <w:div w:id="400064297">
              <w:marLeft w:val="0"/>
              <w:marRight w:val="0"/>
              <w:marTop w:val="0"/>
              <w:marBottom w:val="0"/>
              <w:divBdr>
                <w:top w:val="none" w:sz="0" w:space="0" w:color="auto"/>
                <w:left w:val="none" w:sz="0" w:space="0" w:color="auto"/>
                <w:bottom w:val="none" w:sz="0" w:space="0" w:color="auto"/>
                <w:right w:val="none" w:sz="0" w:space="0" w:color="auto"/>
              </w:divBdr>
            </w:div>
            <w:div w:id="400560064">
              <w:marLeft w:val="0"/>
              <w:marRight w:val="0"/>
              <w:marTop w:val="0"/>
              <w:marBottom w:val="0"/>
              <w:divBdr>
                <w:top w:val="none" w:sz="0" w:space="0" w:color="auto"/>
                <w:left w:val="none" w:sz="0" w:space="0" w:color="auto"/>
                <w:bottom w:val="none" w:sz="0" w:space="0" w:color="auto"/>
                <w:right w:val="none" w:sz="0" w:space="0" w:color="auto"/>
              </w:divBdr>
            </w:div>
            <w:div w:id="402601442">
              <w:marLeft w:val="0"/>
              <w:marRight w:val="0"/>
              <w:marTop w:val="0"/>
              <w:marBottom w:val="0"/>
              <w:divBdr>
                <w:top w:val="none" w:sz="0" w:space="0" w:color="auto"/>
                <w:left w:val="none" w:sz="0" w:space="0" w:color="auto"/>
                <w:bottom w:val="none" w:sz="0" w:space="0" w:color="auto"/>
                <w:right w:val="none" w:sz="0" w:space="0" w:color="auto"/>
              </w:divBdr>
            </w:div>
            <w:div w:id="403265977">
              <w:marLeft w:val="0"/>
              <w:marRight w:val="0"/>
              <w:marTop w:val="0"/>
              <w:marBottom w:val="0"/>
              <w:divBdr>
                <w:top w:val="none" w:sz="0" w:space="0" w:color="auto"/>
                <w:left w:val="none" w:sz="0" w:space="0" w:color="auto"/>
                <w:bottom w:val="none" w:sz="0" w:space="0" w:color="auto"/>
                <w:right w:val="none" w:sz="0" w:space="0" w:color="auto"/>
              </w:divBdr>
            </w:div>
            <w:div w:id="403727729">
              <w:marLeft w:val="0"/>
              <w:marRight w:val="0"/>
              <w:marTop w:val="0"/>
              <w:marBottom w:val="0"/>
              <w:divBdr>
                <w:top w:val="none" w:sz="0" w:space="0" w:color="auto"/>
                <w:left w:val="none" w:sz="0" w:space="0" w:color="auto"/>
                <w:bottom w:val="none" w:sz="0" w:space="0" w:color="auto"/>
                <w:right w:val="none" w:sz="0" w:space="0" w:color="auto"/>
              </w:divBdr>
            </w:div>
            <w:div w:id="403912568">
              <w:marLeft w:val="0"/>
              <w:marRight w:val="0"/>
              <w:marTop w:val="0"/>
              <w:marBottom w:val="0"/>
              <w:divBdr>
                <w:top w:val="none" w:sz="0" w:space="0" w:color="auto"/>
                <w:left w:val="none" w:sz="0" w:space="0" w:color="auto"/>
                <w:bottom w:val="none" w:sz="0" w:space="0" w:color="auto"/>
                <w:right w:val="none" w:sz="0" w:space="0" w:color="auto"/>
              </w:divBdr>
            </w:div>
            <w:div w:id="404378521">
              <w:marLeft w:val="0"/>
              <w:marRight w:val="0"/>
              <w:marTop w:val="0"/>
              <w:marBottom w:val="0"/>
              <w:divBdr>
                <w:top w:val="none" w:sz="0" w:space="0" w:color="auto"/>
                <w:left w:val="none" w:sz="0" w:space="0" w:color="auto"/>
                <w:bottom w:val="none" w:sz="0" w:space="0" w:color="auto"/>
                <w:right w:val="none" w:sz="0" w:space="0" w:color="auto"/>
              </w:divBdr>
            </w:div>
            <w:div w:id="404494868">
              <w:marLeft w:val="0"/>
              <w:marRight w:val="0"/>
              <w:marTop w:val="0"/>
              <w:marBottom w:val="0"/>
              <w:divBdr>
                <w:top w:val="none" w:sz="0" w:space="0" w:color="auto"/>
                <w:left w:val="none" w:sz="0" w:space="0" w:color="auto"/>
                <w:bottom w:val="none" w:sz="0" w:space="0" w:color="auto"/>
                <w:right w:val="none" w:sz="0" w:space="0" w:color="auto"/>
              </w:divBdr>
            </w:div>
            <w:div w:id="406651746">
              <w:marLeft w:val="0"/>
              <w:marRight w:val="0"/>
              <w:marTop w:val="0"/>
              <w:marBottom w:val="0"/>
              <w:divBdr>
                <w:top w:val="none" w:sz="0" w:space="0" w:color="auto"/>
                <w:left w:val="none" w:sz="0" w:space="0" w:color="auto"/>
                <w:bottom w:val="none" w:sz="0" w:space="0" w:color="auto"/>
                <w:right w:val="none" w:sz="0" w:space="0" w:color="auto"/>
              </w:divBdr>
            </w:div>
            <w:div w:id="406804915">
              <w:marLeft w:val="0"/>
              <w:marRight w:val="0"/>
              <w:marTop w:val="0"/>
              <w:marBottom w:val="0"/>
              <w:divBdr>
                <w:top w:val="none" w:sz="0" w:space="0" w:color="auto"/>
                <w:left w:val="none" w:sz="0" w:space="0" w:color="auto"/>
                <w:bottom w:val="none" w:sz="0" w:space="0" w:color="auto"/>
                <w:right w:val="none" w:sz="0" w:space="0" w:color="auto"/>
              </w:divBdr>
            </w:div>
            <w:div w:id="408692822">
              <w:marLeft w:val="0"/>
              <w:marRight w:val="0"/>
              <w:marTop w:val="0"/>
              <w:marBottom w:val="0"/>
              <w:divBdr>
                <w:top w:val="none" w:sz="0" w:space="0" w:color="auto"/>
                <w:left w:val="none" w:sz="0" w:space="0" w:color="auto"/>
                <w:bottom w:val="none" w:sz="0" w:space="0" w:color="auto"/>
                <w:right w:val="none" w:sz="0" w:space="0" w:color="auto"/>
              </w:divBdr>
            </w:div>
            <w:div w:id="408776063">
              <w:marLeft w:val="0"/>
              <w:marRight w:val="0"/>
              <w:marTop w:val="0"/>
              <w:marBottom w:val="0"/>
              <w:divBdr>
                <w:top w:val="none" w:sz="0" w:space="0" w:color="auto"/>
                <w:left w:val="none" w:sz="0" w:space="0" w:color="auto"/>
                <w:bottom w:val="none" w:sz="0" w:space="0" w:color="auto"/>
                <w:right w:val="none" w:sz="0" w:space="0" w:color="auto"/>
              </w:divBdr>
            </w:div>
            <w:div w:id="408814574">
              <w:marLeft w:val="0"/>
              <w:marRight w:val="0"/>
              <w:marTop w:val="0"/>
              <w:marBottom w:val="0"/>
              <w:divBdr>
                <w:top w:val="none" w:sz="0" w:space="0" w:color="auto"/>
                <w:left w:val="none" w:sz="0" w:space="0" w:color="auto"/>
                <w:bottom w:val="none" w:sz="0" w:space="0" w:color="auto"/>
                <w:right w:val="none" w:sz="0" w:space="0" w:color="auto"/>
              </w:divBdr>
            </w:div>
            <w:div w:id="409425250">
              <w:marLeft w:val="0"/>
              <w:marRight w:val="0"/>
              <w:marTop w:val="0"/>
              <w:marBottom w:val="0"/>
              <w:divBdr>
                <w:top w:val="none" w:sz="0" w:space="0" w:color="auto"/>
                <w:left w:val="none" w:sz="0" w:space="0" w:color="auto"/>
                <w:bottom w:val="none" w:sz="0" w:space="0" w:color="auto"/>
                <w:right w:val="none" w:sz="0" w:space="0" w:color="auto"/>
              </w:divBdr>
            </w:div>
            <w:div w:id="409890913">
              <w:marLeft w:val="0"/>
              <w:marRight w:val="0"/>
              <w:marTop w:val="0"/>
              <w:marBottom w:val="0"/>
              <w:divBdr>
                <w:top w:val="none" w:sz="0" w:space="0" w:color="auto"/>
                <w:left w:val="none" w:sz="0" w:space="0" w:color="auto"/>
                <w:bottom w:val="none" w:sz="0" w:space="0" w:color="auto"/>
                <w:right w:val="none" w:sz="0" w:space="0" w:color="auto"/>
              </w:divBdr>
            </w:div>
            <w:div w:id="410391432">
              <w:marLeft w:val="0"/>
              <w:marRight w:val="0"/>
              <w:marTop w:val="0"/>
              <w:marBottom w:val="0"/>
              <w:divBdr>
                <w:top w:val="none" w:sz="0" w:space="0" w:color="auto"/>
                <w:left w:val="none" w:sz="0" w:space="0" w:color="auto"/>
                <w:bottom w:val="none" w:sz="0" w:space="0" w:color="auto"/>
                <w:right w:val="none" w:sz="0" w:space="0" w:color="auto"/>
              </w:divBdr>
            </w:div>
            <w:div w:id="410667123">
              <w:marLeft w:val="0"/>
              <w:marRight w:val="0"/>
              <w:marTop w:val="0"/>
              <w:marBottom w:val="0"/>
              <w:divBdr>
                <w:top w:val="none" w:sz="0" w:space="0" w:color="auto"/>
                <w:left w:val="none" w:sz="0" w:space="0" w:color="auto"/>
                <w:bottom w:val="none" w:sz="0" w:space="0" w:color="auto"/>
                <w:right w:val="none" w:sz="0" w:space="0" w:color="auto"/>
              </w:divBdr>
            </w:div>
            <w:div w:id="413480822">
              <w:marLeft w:val="0"/>
              <w:marRight w:val="0"/>
              <w:marTop w:val="0"/>
              <w:marBottom w:val="0"/>
              <w:divBdr>
                <w:top w:val="none" w:sz="0" w:space="0" w:color="auto"/>
                <w:left w:val="none" w:sz="0" w:space="0" w:color="auto"/>
                <w:bottom w:val="none" w:sz="0" w:space="0" w:color="auto"/>
                <w:right w:val="none" w:sz="0" w:space="0" w:color="auto"/>
              </w:divBdr>
            </w:div>
            <w:div w:id="413817482">
              <w:marLeft w:val="0"/>
              <w:marRight w:val="0"/>
              <w:marTop w:val="0"/>
              <w:marBottom w:val="0"/>
              <w:divBdr>
                <w:top w:val="none" w:sz="0" w:space="0" w:color="auto"/>
                <w:left w:val="none" w:sz="0" w:space="0" w:color="auto"/>
                <w:bottom w:val="none" w:sz="0" w:space="0" w:color="auto"/>
                <w:right w:val="none" w:sz="0" w:space="0" w:color="auto"/>
              </w:divBdr>
            </w:div>
            <w:div w:id="414518803">
              <w:marLeft w:val="0"/>
              <w:marRight w:val="0"/>
              <w:marTop w:val="0"/>
              <w:marBottom w:val="0"/>
              <w:divBdr>
                <w:top w:val="none" w:sz="0" w:space="0" w:color="auto"/>
                <w:left w:val="none" w:sz="0" w:space="0" w:color="auto"/>
                <w:bottom w:val="none" w:sz="0" w:space="0" w:color="auto"/>
                <w:right w:val="none" w:sz="0" w:space="0" w:color="auto"/>
              </w:divBdr>
            </w:div>
            <w:div w:id="415710576">
              <w:marLeft w:val="0"/>
              <w:marRight w:val="0"/>
              <w:marTop w:val="0"/>
              <w:marBottom w:val="0"/>
              <w:divBdr>
                <w:top w:val="none" w:sz="0" w:space="0" w:color="auto"/>
                <w:left w:val="none" w:sz="0" w:space="0" w:color="auto"/>
                <w:bottom w:val="none" w:sz="0" w:space="0" w:color="auto"/>
                <w:right w:val="none" w:sz="0" w:space="0" w:color="auto"/>
              </w:divBdr>
            </w:div>
            <w:div w:id="416630538">
              <w:marLeft w:val="0"/>
              <w:marRight w:val="0"/>
              <w:marTop w:val="0"/>
              <w:marBottom w:val="0"/>
              <w:divBdr>
                <w:top w:val="none" w:sz="0" w:space="0" w:color="auto"/>
                <w:left w:val="none" w:sz="0" w:space="0" w:color="auto"/>
                <w:bottom w:val="none" w:sz="0" w:space="0" w:color="auto"/>
                <w:right w:val="none" w:sz="0" w:space="0" w:color="auto"/>
              </w:divBdr>
            </w:div>
            <w:div w:id="416755749">
              <w:marLeft w:val="0"/>
              <w:marRight w:val="0"/>
              <w:marTop w:val="0"/>
              <w:marBottom w:val="0"/>
              <w:divBdr>
                <w:top w:val="none" w:sz="0" w:space="0" w:color="auto"/>
                <w:left w:val="none" w:sz="0" w:space="0" w:color="auto"/>
                <w:bottom w:val="none" w:sz="0" w:space="0" w:color="auto"/>
                <w:right w:val="none" w:sz="0" w:space="0" w:color="auto"/>
              </w:divBdr>
            </w:div>
            <w:div w:id="417943164">
              <w:marLeft w:val="0"/>
              <w:marRight w:val="0"/>
              <w:marTop w:val="0"/>
              <w:marBottom w:val="0"/>
              <w:divBdr>
                <w:top w:val="none" w:sz="0" w:space="0" w:color="auto"/>
                <w:left w:val="none" w:sz="0" w:space="0" w:color="auto"/>
                <w:bottom w:val="none" w:sz="0" w:space="0" w:color="auto"/>
                <w:right w:val="none" w:sz="0" w:space="0" w:color="auto"/>
              </w:divBdr>
            </w:div>
            <w:div w:id="418520936">
              <w:marLeft w:val="0"/>
              <w:marRight w:val="0"/>
              <w:marTop w:val="0"/>
              <w:marBottom w:val="0"/>
              <w:divBdr>
                <w:top w:val="none" w:sz="0" w:space="0" w:color="auto"/>
                <w:left w:val="none" w:sz="0" w:space="0" w:color="auto"/>
                <w:bottom w:val="none" w:sz="0" w:space="0" w:color="auto"/>
                <w:right w:val="none" w:sz="0" w:space="0" w:color="auto"/>
              </w:divBdr>
            </w:div>
            <w:div w:id="418908591">
              <w:marLeft w:val="0"/>
              <w:marRight w:val="0"/>
              <w:marTop w:val="0"/>
              <w:marBottom w:val="0"/>
              <w:divBdr>
                <w:top w:val="none" w:sz="0" w:space="0" w:color="auto"/>
                <w:left w:val="none" w:sz="0" w:space="0" w:color="auto"/>
                <w:bottom w:val="none" w:sz="0" w:space="0" w:color="auto"/>
                <w:right w:val="none" w:sz="0" w:space="0" w:color="auto"/>
              </w:divBdr>
            </w:div>
            <w:div w:id="420151605">
              <w:marLeft w:val="0"/>
              <w:marRight w:val="0"/>
              <w:marTop w:val="0"/>
              <w:marBottom w:val="0"/>
              <w:divBdr>
                <w:top w:val="none" w:sz="0" w:space="0" w:color="auto"/>
                <w:left w:val="none" w:sz="0" w:space="0" w:color="auto"/>
                <w:bottom w:val="none" w:sz="0" w:space="0" w:color="auto"/>
                <w:right w:val="none" w:sz="0" w:space="0" w:color="auto"/>
              </w:divBdr>
            </w:div>
            <w:div w:id="420415974">
              <w:marLeft w:val="0"/>
              <w:marRight w:val="0"/>
              <w:marTop w:val="0"/>
              <w:marBottom w:val="0"/>
              <w:divBdr>
                <w:top w:val="none" w:sz="0" w:space="0" w:color="auto"/>
                <w:left w:val="none" w:sz="0" w:space="0" w:color="auto"/>
                <w:bottom w:val="none" w:sz="0" w:space="0" w:color="auto"/>
                <w:right w:val="none" w:sz="0" w:space="0" w:color="auto"/>
              </w:divBdr>
            </w:div>
            <w:div w:id="422069139">
              <w:marLeft w:val="0"/>
              <w:marRight w:val="0"/>
              <w:marTop w:val="0"/>
              <w:marBottom w:val="0"/>
              <w:divBdr>
                <w:top w:val="none" w:sz="0" w:space="0" w:color="auto"/>
                <w:left w:val="none" w:sz="0" w:space="0" w:color="auto"/>
                <w:bottom w:val="none" w:sz="0" w:space="0" w:color="auto"/>
                <w:right w:val="none" w:sz="0" w:space="0" w:color="auto"/>
              </w:divBdr>
            </w:div>
            <w:div w:id="422260380">
              <w:marLeft w:val="0"/>
              <w:marRight w:val="0"/>
              <w:marTop w:val="0"/>
              <w:marBottom w:val="0"/>
              <w:divBdr>
                <w:top w:val="none" w:sz="0" w:space="0" w:color="auto"/>
                <w:left w:val="none" w:sz="0" w:space="0" w:color="auto"/>
                <w:bottom w:val="none" w:sz="0" w:space="0" w:color="auto"/>
                <w:right w:val="none" w:sz="0" w:space="0" w:color="auto"/>
              </w:divBdr>
            </w:div>
            <w:div w:id="423109765">
              <w:marLeft w:val="0"/>
              <w:marRight w:val="0"/>
              <w:marTop w:val="0"/>
              <w:marBottom w:val="0"/>
              <w:divBdr>
                <w:top w:val="none" w:sz="0" w:space="0" w:color="auto"/>
                <w:left w:val="none" w:sz="0" w:space="0" w:color="auto"/>
                <w:bottom w:val="none" w:sz="0" w:space="0" w:color="auto"/>
                <w:right w:val="none" w:sz="0" w:space="0" w:color="auto"/>
              </w:divBdr>
            </w:div>
            <w:div w:id="423645234">
              <w:marLeft w:val="0"/>
              <w:marRight w:val="0"/>
              <w:marTop w:val="0"/>
              <w:marBottom w:val="0"/>
              <w:divBdr>
                <w:top w:val="none" w:sz="0" w:space="0" w:color="auto"/>
                <w:left w:val="none" w:sz="0" w:space="0" w:color="auto"/>
                <w:bottom w:val="none" w:sz="0" w:space="0" w:color="auto"/>
                <w:right w:val="none" w:sz="0" w:space="0" w:color="auto"/>
              </w:divBdr>
            </w:div>
            <w:div w:id="423839134">
              <w:marLeft w:val="0"/>
              <w:marRight w:val="0"/>
              <w:marTop w:val="0"/>
              <w:marBottom w:val="0"/>
              <w:divBdr>
                <w:top w:val="none" w:sz="0" w:space="0" w:color="auto"/>
                <w:left w:val="none" w:sz="0" w:space="0" w:color="auto"/>
                <w:bottom w:val="none" w:sz="0" w:space="0" w:color="auto"/>
                <w:right w:val="none" w:sz="0" w:space="0" w:color="auto"/>
              </w:divBdr>
            </w:div>
            <w:div w:id="423915151">
              <w:marLeft w:val="0"/>
              <w:marRight w:val="0"/>
              <w:marTop w:val="0"/>
              <w:marBottom w:val="0"/>
              <w:divBdr>
                <w:top w:val="none" w:sz="0" w:space="0" w:color="auto"/>
                <w:left w:val="none" w:sz="0" w:space="0" w:color="auto"/>
                <w:bottom w:val="none" w:sz="0" w:space="0" w:color="auto"/>
                <w:right w:val="none" w:sz="0" w:space="0" w:color="auto"/>
              </w:divBdr>
            </w:div>
            <w:div w:id="423917516">
              <w:marLeft w:val="0"/>
              <w:marRight w:val="0"/>
              <w:marTop w:val="0"/>
              <w:marBottom w:val="0"/>
              <w:divBdr>
                <w:top w:val="none" w:sz="0" w:space="0" w:color="auto"/>
                <w:left w:val="none" w:sz="0" w:space="0" w:color="auto"/>
                <w:bottom w:val="none" w:sz="0" w:space="0" w:color="auto"/>
                <w:right w:val="none" w:sz="0" w:space="0" w:color="auto"/>
              </w:divBdr>
            </w:div>
            <w:div w:id="425424767">
              <w:marLeft w:val="0"/>
              <w:marRight w:val="0"/>
              <w:marTop w:val="0"/>
              <w:marBottom w:val="0"/>
              <w:divBdr>
                <w:top w:val="none" w:sz="0" w:space="0" w:color="auto"/>
                <w:left w:val="none" w:sz="0" w:space="0" w:color="auto"/>
                <w:bottom w:val="none" w:sz="0" w:space="0" w:color="auto"/>
                <w:right w:val="none" w:sz="0" w:space="0" w:color="auto"/>
              </w:divBdr>
            </w:div>
            <w:div w:id="425535896">
              <w:marLeft w:val="0"/>
              <w:marRight w:val="0"/>
              <w:marTop w:val="0"/>
              <w:marBottom w:val="0"/>
              <w:divBdr>
                <w:top w:val="none" w:sz="0" w:space="0" w:color="auto"/>
                <w:left w:val="none" w:sz="0" w:space="0" w:color="auto"/>
                <w:bottom w:val="none" w:sz="0" w:space="0" w:color="auto"/>
                <w:right w:val="none" w:sz="0" w:space="0" w:color="auto"/>
              </w:divBdr>
            </w:div>
            <w:div w:id="426848474">
              <w:marLeft w:val="0"/>
              <w:marRight w:val="0"/>
              <w:marTop w:val="0"/>
              <w:marBottom w:val="0"/>
              <w:divBdr>
                <w:top w:val="none" w:sz="0" w:space="0" w:color="auto"/>
                <w:left w:val="none" w:sz="0" w:space="0" w:color="auto"/>
                <w:bottom w:val="none" w:sz="0" w:space="0" w:color="auto"/>
                <w:right w:val="none" w:sz="0" w:space="0" w:color="auto"/>
              </w:divBdr>
            </w:div>
            <w:div w:id="428543394">
              <w:marLeft w:val="0"/>
              <w:marRight w:val="0"/>
              <w:marTop w:val="0"/>
              <w:marBottom w:val="0"/>
              <w:divBdr>
                <w:top w:val="none" w:sz="0" w:space="0" w:color="auto"/>
                <w:left w:val="none" w:sz="0" w:space="0" w:color="auto"/>
                <w:bottom w:val="none" w:sz="0" w:space="0" w:color="auto"/>
                <w:right w:val="none" w:sz="0" w:space="0" w:color="auto"/>
              </w:divBdr>
            </w:div>
            <w:div w:id="428965564">
              <w:marLeft w:val="0"/>
              <w:marRight w:val="0"/>
              <w:marTop w:val="0"/>
              <w:marBottom w:val="0"/>
              <w:divBdr>
                <w:top w:val="none" w:sz="0" w:space="0" w:color="auto"/>
                <w:left w:val="none" w:sz="0" w:space="0" w:color="auto"/>
                <w:bottom w:val="none" w:sz="0" w:space="0" w:color="auto"/>
                <w:right w:val="none" w:sz="0" w:space="0" w:color="auto"/>
              </w:divBdr>
            </w:div>
            <w:div w:id="429860789">
              <w:marLeft w:val="0"/>
              <w:marRight w:val="0"/>
              <w:marTop w:val="0"/>
              <w:marBottom w:val="0"/>
              <w:divBdr>
                <w:top w:val="none" w:sz="0" w:space="0" w:color="auto"/>
                <w:left w:val="none" w:sz="0" w:space="0" w:color="auto"/>
                <w:bottom w:val="none" w:sz="0" w:space="0" w:color="auto"/>
                <w:right w:val="none" w:sz="0" w:space="0" w:color="auto"/>
              </w:divBdr>
            </w:div>
            <w:div w:id="430395236">
              <w:marLeft w:val="0"/>
              <w:marRight w:val="0"/>
              <w:marTop w:val="0"/>
              <w:marBottom w:val="0"/>
              <w:divBdr>
                <w:top w:val="none" w:sz="0" w:space="0" w:color="auto"/>
                <w:left w:val="none" w:sz="0" w:space="0" w:color="auto"/>
                <w:bottom w:val="none" w:sz="0" w:space="0" w:color="auto"/>
                <w:right w:val="none" w:sz="0" w:space="0" w:color="auto"/>
              </w:divBdr>
            </w:div>
            <w:div w:id="430510682">
              <w:marLeft w:val="0"/>
              <w:marRight w:val="0"/>
              <w:marTop w:val="0"/>
              <w:marBottom w:val="0"/>
              <w:divBdr>
                <w:top w:val="none" w:sz="0" w:space="0" w:color="auto"/>
                <w:left w:val="none" w:sz="0" w:space="0" w:color="auto"/>
                <w:bottom w:val="none" w:sz="0" w:space="0" w:color="auto"/>
                <w:right w:val="none" w:sz="0" w:space="0" w:color="auto"/>
              </w:divBdr>
            </w:div>
            <w:div w:id="431627093">
              <w:marLeft w:val="0"/>
              <w:marRight w:val="0"/>
              <w:marTop w:val="0"/>
              <w:marBottom w:val="0"/>
              <w:divBdr>
                <w:top w:val="none" w:sz="0" w:space="0" w:color="auto"/>
                <w:left w:val="none" w:sz="0" w:space="0" w:color="auto"/>
                <w:bottom w:val="none" w:sz="0" w:space="0" w:color="auto"/>
                <w:right w:val="none" w:sz="0" w:space="0" w:color="auto"/>
              </w:divBdr>
            </w:div>
            <w:div w:id="431978166">
              <w:marLeft w:val="0"/>
              <w:marRight w:val="0"/>
              <w:marTop w:val="0"/>
              <w:marBottom w:val="0"/>
              <w:divBdr>
                <w:top w:val="none" w:sz="0" w:space="0" w:color="auto"/>
                <w:left w:val="none" w:sz="0" w:space="0" w:color="auto"/>
                <w:bottom w:val="none" w:sz="0" w:space="0" w:color="auto"/>
                <w:right w:val="none" w:sz="0" w:space="0" w:color="auto"/>
              </w:divBdr>
            </w:div>
            <w:div w:id="433284246">
              <w:marLeft w:val="0"/>
              <w:marRight w:val="0"/>
              <w:marTop w:val="0"/>
              <w:marBottom w:val="0"/>
              <w:divBdr>
                <w:top w:val="none" w:sz="0" w:space="0" w:color="auto"/>
                <w:left w:val="none" w:sz="0" w:space="0" w:color="auto"/>
                <w:bottom w:val="none" w:sz="0" w:space="0" w:color="auto"/>
                <w:right w:val="none" w:sz="0" w:space="0" w:color="auto"/>
              </w:divBdr>
            </w:div>
            <w:div w:id="434056742">
              <w:marLeft w:val="0"/>
              <w:marRight w:val="0"/>
              <w:marTop w:val="0"/>
              <w:marBottom w:val="0"/>
              <w:divBdr>
                <w:top w:val="none" w:sz="0" w:space="0" w:color="auto"/>
                <w:left w:val="none" w:sz="0" w:space="0" w:color="auto"/>
                <w:bottom w:val="none" w:sz="0" w:space="0" w:color="auto"/>
                <w:right w:val="none" w:sz="0" w:space="0" w:color="auto"/>
              </w:divBdr>
            </w:div>
            <w:div w:id="435443454">
              <w:marLeft w:val="0"/>
              <w:marRight w:val="0"/>
              <w:marTop w:val="0"/>
              <w:marBottom w:val="0"/>
              <w:divBdr>
                <w:top w:val="none" w:sz="0" w:space="0" w:color="auto"/>
                <w:left w:val="none" w:sz="0" w:space="0" w:color="auto"/>
                <w:bottom w:val="none" w:sz="0" w:space="0" w:color="auto"/>
                <w:right w:val="none" w:sz="0" w:space="0" w:color="auto"/>
              </w:divBdr>
            </w:div>
            <w:div w:id="435448152">
              <w:marLeft w:val="0"/>
              <w:marRight w:val="0"/>
              <w:marTop w:val="0"/>
              <w:marBottom w:val="0"/>
              <w:divBdr>
                <w:top w:val="none" w:sz="0" w:space="0" w:color="auto"/>
                <w:left w:val="none" w:sz="0" w:space="0" w:color="auto"/>
                <w:bottom w:val="none" w:sz="0" w:space="0" w:color="auto"/>
                <w:right w:val="none" w:sz="0" w:space="0" w:color="auto"/>
              </w:divBdr>
            </w:div>
            <w:div w:id="435757742">
              <w:marLeft w:val="0"/>
              <w:marRight w:val="0"/>
              <w:marTop w:val="0"/>
              <w:marBottom w:val="0"/>
              <w:divBdr>
                <w:top w:val="none" w:sz="0" w:space="0" w:color="auto"/>
                <w:left w:val="none" w:sz="0" w:space="0" w:color="auto"/>
                <w:bottom w:val="none" w:sz="0" w:space="0" w:color="auto"/>
                <w:right w:val="none" w:sz="0" w:space="0" w:color="auto"/>
              </w:divBdr>
            </w:div>
            <w:div w:id="437531015">
              <w:marLeft w:val="0"/>
              <w:marRight w:val="0"/>
              <w:marTop w:val="0"/>
              <w:marBottom w:val="0"/>
              <w:divBdr>
                <w:top w:val="none" w:sz="0" w:space="0" w:color="auto"/>
                <w:left w:val="none" w:sz="0" w:space="0" w:color="auto"/>
                <w:bottom w:val="none" w:sz="0" w:space="0" w:color="auto"/>
                <w:right w:val="none" w:sz="0" w:space="0" w:color="auto"/>
              </w:divBdr>
            </w:div>
            <w:div w:id="437794414">
              <w:marLeft w:val="0"/>
              <w:marRight w:val="0"/>
              <w:marTop w:val="0"/>
              <w:marBottom w:val="0"/>
              <w:divBdr>
                <w:top w:val="none" w:sz="0" w:space="0" w:color="auto"/>
                <w:left w:val="none" w:sz="0" w:space="0" w:color="auto"/>
                <w:bottom w:val="none" w:sz="0" w:space="0" w:color="auto"/>
                <w:right w:val="none" w:sz="0" w:space="0" w:color="auto"/>
              </w:divBdr>
            </w:div>
            <w:div w:id="438181477">
              <w:marLeft w:val="0"/>
              <w:marRight w:val="0"/>
              <w:marTop w:val="0"/>
              <w:marBottom w:val="0"/>
              <w:divBdr>
                <w:top w:val="none" w:sz="0" w:space="0" w:color="auto"/>
                <w:left w:val="none" w:sz="0" w:space="0" w:color="auto"/>
                <w:bottom w:val="none" w:sz="0" w:space="0" w:color="auto"/>
                <w:right w:val="none" w:sz="0" w:space="0" w:color="auto"/>
              </w:divBdr>
            </w:div>
            <w:div w:id="438256941">
              <w:marLeft w:val="0"/>
              <w:marRight w:val="0"/>
              <w:marTop w:val="0"/>
              <w:marBottom w:val="0"/>
              <w:divBdr>
                <w:top w:val="none" w:sz="0" w:space="0" w:color="auto"/>
                <w:left w:val="none" w:sz="0" w:space="0" w:color="auto"/>
                <w:bottom w:val="none" w:sz="0" w:space="0" w:color="auto"/>
                <w:right w:val="none" w:sz="0" w:space="0" w:color="auto"/>
              </w:divBdr>
            </w:div>
            <w:div w:id="439253668">
              <w:marLeft w:val="0"/>
              <w:marRight w:val="0"/>
              <w:marTop w:val="0"/>
              <w:marBottom w:val="0"/>
              <w:divBdr>
                <w:top w:val="none" w:sz="0" w:space="0" w:color="auto"/>
                <w:left w:val="none" w:sz="0" w:space="0" w:color="auto"/>
                <w:bottom w:val="none" w:sz="0" w:space="0" w:color="auto"/>
                <w:right w:val="none" w:sz="0" w:space="0" w:color="auto"/>
              </w:divBdr>
            </w:div>
            <w:div w:id="439836016">
              <w:marLeft w:val="0"/>
              <w:marRight w:val="0"/>
              <w:marTop w:val="0"/>
              <w:marBottom w:val="0"/>
              <w:divBdr>
                <w:top w:val="none" w:sz="0" w:space="0" w:color="auto"/>
                <w:left w:val="none" w:sz="0" w:space="0" w:color="auto"/>
                <w:bottom w:val="none" w:sz="0" w:space="0" w:color="auto"/>
                <w:right w:val="none" w:sz="0" w:space="0" w:color="auto"/>
              </w:divBdr>
            </w:div>
            <w:div w:id="440689698">
              <w:marLeft w:val="0"/>
              <w:marRight w:val="0"/>
              <w:marTop w:val="0"/>
              <w:marBottom w:val="0"/>
              <w:divBdr>
                <w:top w:val="none" w:sz="0" w:space="0" w:color="auto"/>
                <w:left w:val="none" w:sz="0" w:space="0" w:color="auto"/>
                <w:bottom w:val="none" w:sz="0" w:space="0" w:color="auto"/>
                <w:right w:val="none" w:sz="0" w:space="0" w:color="auto"/>
              </w:divBdr>
            </w:div>
            <w:div w:id="441655629">
              <w:marLeft w:val="0"/>
              <w:marRight w:val="0"/>
              <w:marTop w:val="0"/>
              <w:marBottom w:val="0"/>
              <w:divBdr>
                <w:top w:val="none" w:sz="0" w:space="0" w:color="auto"/>
                <w:left w:val="none" w:sz="0" w:space="0" w:color="auto"/>
                <w:bottom w:val="none" w:sz="0" w:space="0" w:color="auto"/>
                <w:right w:val="none" w:sz="0" w:space="0" w:color="auto"/>
              </w:divBdr>
            </w:div>
            <w:div w:id="442769734">
              <w:marLeft w:val="0"/>
              <w:marRight w:val="0"/>
              <w:marTop w:val="0"/>
              <w:marBottom w:val="0"/>
              <w:divBdr>
                <w:top w:val="none" w:sz="0" w:space="0" w:color="auto"/>
                <w:left w:val="none" w:sz="0" w:space="0" w:color="auto"/>
                <w:bottom w:val="none" w:sz="0" w:space="0" w:color="auto"/>
                <w:right w:val="none" w:sz="0" w:space="0" w:color="auto"/>
              </w:divBdr>
            </w:div>
            <w:div w:id="443115955">
              <w:marLeft w:val="0"/>
              <w:marRight w:val="0"/>
              <w:marTop w:val="0"/>
              <w:marBottom w:val="0"/>
              <w:divBdr>
                <w:top w:val="none" w:sz="0" w:space="0" w:color="auto"/>
                <w:left w:val="none" w:sz="0" w:space="0" w:color="auto"/>
                <w:bottom w:val="none" w:sz="0" w:space="0" w:color="auto"/>
                <w:right w:val="none" w:sz="0" w:space="0" w:color="auto"/>
              </w:divBdr>
            </w:div>
            <w:div w:id="444546611">
              <w:marLeft w:val="0"/>
              <w:marRight w:val="0"/>
              <w:marTop w:val="0"/>
              <w:marBottom w:val="0"/>
              <w:divBdr>
                <w:top w:val="none" w:sz="0" w:space="0" w:color="auto"/>
                <w:left w:val="none" w:sz="0" w:space="0" w:color="auto"/>
                <w:bottom w:val="none" w:sz="0" w:space="0" w:color="auto"/>
                <w:right w:val="none" w:sz="0" w:space="0" w:color="auto"/>
              </w:divBdr>
            </w:div>
            <w:div w:id="445537844">
              <w:marLeft w:val="0"/>
              <w:marRight w:val="0"/>
              <w:marTop w:val="0"/>
              <w:marBottom w:val="0"/>
              <w:divBdr>
                <w:top w:val="none" w:sz="0" w:space="0" w:color="auto"/>
                <w:left w:val="none" w:sz="0" w:space="0" w:color="auto"/>
                <w:bottom w:val="none" w:sz="0" w:space="0" w:color="auto"/>
                <w:right w:val="none" w:sz="0" w:space="0" w:color="auto"/>
              </w:divBdr>
            </w:div>
            <w:div w:id="446629403">
              <w:marLeft w:val="0"/>
              <w:marRight w:val="0"/>
              <w:marTop w:val="0"/>
              <w:marBottom w:val="0"/>
              <w:divBdr>
                <w:top w:val="none" w:sz="0" w:space="0" w:color="auto"/>
                <w:left w:val="none" w:sz="0" w:space="0" w:color="auto"/>
                <w:bottom w:val="none" w:sz="0" w:space="0" w:color="auto"/>
                <w:right w:val="none" w:sz="0" w:space="0" w:color="auto"/>
              </w:divBdr>
            </w:div>
            <w:div w:id="446660198">
              <w:marLeft w:val="0"/>
              <w:marRight w:val="0"/>
              <w:marTop w:val="0"/>
              <w:marBottom w:val="0"/>
              <w:divBdr>
                <w:top w:val="none" w:sz="0" w:space="0" w:color="auto"/>
                <w:left w:val="none" w:sz="0" w:space="0" w:color="auto"/>
                <w:bottom w:val="none" w:sz="0" w:space="0" w:color="auto"/>
                <w:right w:val="none" w:sz="0" w:space="0" w:color="auto"/>
              </w:divBdr>
            </w:div>
            <w:div w:id="446895653">
              <w:marLeft w:val="0"/>
              <w:marRight w:val="0"/>
              <w:marTop w:val="0"/>
              <w:marBottom w:val="0"/>
              <w:divBdr>
                <w:top w:val="none" w:sz="0" w:space="0" w:color="auto"/>
                <w:left w:val="none" w:sz="0" w:space="0" w:color="auto"/>
                <w:bottom w:val="none" w:sz="0" w:space="0" w:color="auto"/>
                <w:right w:val="none" w:sz="0" w:space="0" w:color="auto"/>
              </w:divBdr>
            </w:div>
            <w:div w:id="447164700">
              <w:marLeft w:val="0"/>
              <w:marRight w:val="0"/>
              <w:marTop w:val="0"/>
              <w:marBottom w:val="0"/>
              <w:divBdr>
                <w:top w:val="none" w:sz="0" w:space="0" w:color="auto"/>
                <w:left w:val="none" w:sz="0" w:space="0" w:color="auto"/>
                <w:bottom w:val="none" w:sz="0" w:space="0" w:color="auto"/>
                <w:right w:val="none" w:sz="0" w:space="0" w:color="auto"/>
              </w:divBdr>
            </w:div>
            <w:div w:id="448478912">
              <w:marLeft w:val="0"/>
              <w:marRight w:val="0"/>
              <w:marTop w:val="0"/>
              <w:marBottom w:val="0"/>
              <w:divBdr>
                <w:top w:val="none" w:sz="0" w:space="0" w:color="auto"/>
                <w:left w:val="none" w:sz="0" w:space="0" w:color="auto"/>
                <w:bottom w:val="none" w:sz="0" w:space="0" w:color="auto"/>
                <w:right w:val="none" w:sz="0" w:space="0" w:color="auto"/>
              </w:divBdr>
            </w:div>
            <w:div w:id="448663176">
              <w:marLeft w:val="0"/>
              <w:marRight w:val="0"/>
              <w:marTop w:val="0"/>
              <w:marBottom w:val="0"/>
              <w:divBdr>
                <w:top w:val="none" w:sz="0" w:space="0" w:color="auto"/>
                <w:left w:val="none" w:sz="0" w:space="0" w:color="auto"/>
                <w:bottom w:val="none" w:sz="0" w:space="0" w:color="auto"/>
                <w:right w:val="none" w:sz="0" w:space="0" w:color="auto"/>
              </w:divBdr>
            </w:div>
            <w:div w:id="448739011">
              <w:marLeft w:val="0"/>
              <w:marRight w:val="0"/>
              <w:marTop w:val="0"/>
              <w:marBottom w:val="0"/>
              <w:divBdr>
                <w:top w:val="none" w:sz="0" w:space="0" w:color="auto"/>
                <w:left w:val="none" w:sz="0" w:space="0" w:color="auto"/>
                <w:bottom w:val="none" w:sz="0" w:space="0" w:color="auto"/>
                <w:right w:val="none" w:sz="0" w:space="0" w:color="auto"/>
              </w:divBdr>
            </w:div>
            <w:div w:id="451021030">
              <w:marLeft w:val="0"/>
              <w:marRight w:val="0"/>
              <w:marTop w:val="0"/>
              <w:marBottom w:val="0"/>
              <w:divBdr>
                <w:top w:val="none" w:sz="0" w:space="0" w:color="auto"/>
                <w:left w:val="none" w:sz="0" w:space="0" w:color="auto"/>
                <w:bottom w:val="none" w:sz="0" w:space="0" w:color="auto"/>
                <w:right w:val="none" w:sz="0" w:space="0" w:color="auto"/>
              </w:divBdr>
            </w:div>
            <w:div w:id="451022428">
              <w:marLeft w:val="0"/>
              <w:marRight w:val="0"/>
              <w:marTop w:val="0"/>
              <w:marBottom w:val="0"/>
              <w:divBdr>
                <w:top w:val="none" w:sz="0" w:space="0" w:color="auto"/>
                <w:left w:val="none" w:sz="0" w:space="0" w:color="auto"/>
                <w:bottom w:val="none" w:sz="0" w:space="0" w:color="auto"/>
                <w:right w:val="none" w:sz="0" w:space="0" w:color="auto"/>
              </w:divBdr>
            </w:div>
            <w:div w:id="453133665">
              <w:marLeft w:val="0"/>
              <w:marRight w:val="0"/>
              <w:marTop w:val="0"/>
              <w:marBottom w:val="0"/>
              <w:divBdr>
                <w:top w:val="none" w:sz="0" w:space="0" w:color="auto"/>
                <w:left w:val="none" w:sz="0" w:space="0" w:color="auto"/>
                <w:bottom w:val="none" w:sz="0" w:space="0" w:color="auto"/>
                <w:right w:val="none" w:sz="0" w:space="0" w:color="auto"/>
              </w:divBdr>
            </w:div>
            <w:div w:id="454325556">
              <w:marLeft w:val="0"/>
              <w:marRight w:val="0"/>
              <w:marTop w:val="0"/>
              <w:marBottom w:val="0"/>
              <w:divBdr>
                <w:top w:val="none" w:sz="0" w:space="0" w:color="auto"/>
                <w:left w:val="none" w:sz="0" w:space="0" w:color="auto"/>
                <w:bottom w:val="none" w:sz="0" w:space="0" w:color="auto"/>
                <w:right w:val="none" w:sz="0" w:space="0" w:color="auto"/>
              </w:divBdr>
            </w:div>
            <w:div w:id="454834329">
              <w:marLeft w:val="0"/>
              <w:marRight w:val="0"/>
              <w:marTop w:val="0"/>
              <w:marBottom w:val="0"/>
              <w:divBdr>
                <w:top w:val="none" w:sz="0" w:space="0" w:color="auto"/>
                <w:left w:val="none" w:sz="0" w:space="0" w:color="auto"/>
                <w:bottom w:val="none" w:sz="0" w:space="0" w:color="auto"/>
                <w:right w:val="none" w:sz="0" w:space="0" w:color="auto"/>
              </w:divBdr>
            </w:div>
            <w:div w:id="455413346">
              <w:marLeft w:val="0"/>
              <w:marRight w:val="0"/>
              <w:marTop w:val="0"/>
              <w:marBottom w:val="0"/>
              <w:divBdr>
                <w:top w:val="none" w:sz="0" w:space="0" w:color="auto"/>
                <w:left w:val="none" w:sz="0" w:space="0" w:color="auto"/>
                <w:bottom w:val="none" w:sz="0" w:space="0" w:color="auto"/>
                <w:right w:val="none" w:sz="0" w:space="0" w:color="auto"/>
              </w:divBdr>
            </w:div>
            <w:div w:id="455484533">
              <w:marLeft w:val="0"/>
              <w:marRight w:val="0"/>
              <w:marTop w:val="0"/>
              <w:marBottom w:val="0"/>
              <w:divBdr>
                <w:top w:val="none" w:sz="0" w:space="0" w:color="auto"/>
                <w:left w:val="none" w:sz="0" w:space="0" w:color="auto"/>
                <w:bottom w:val="none" w:sz="0" w:space="0" w:color="auto"/>
                <w:right w:val="none" w:sz="0" w:space="0" w:color="auto"/>
              </w:divBdr>
            </w:div>
            <w:div w:id="456334320">
              <w:marLeft w:val="0"/>
              <w:marRight w:val="0"/>
              <w:marTop w:val="0"/>
              <w:marBottom w:val="0"/>
              <w:divBdr>
                <w:top w:val="none" w:sz="0" w:space="0" w:color="auto"/>
                <w:left w:val="none" w:sz="0" w:space="0" w:color="auto"/>
                <w:bottom w:val="none" w:sz="0" w:space="0" w:color="auto"/>
                <w:right w:val="none" w:sz="0" w:space="0" w:color="auto"/>
              </w:divBdr>
            </w:div>
            <w:div w:id="457341446">
              <w:marLeft w:val="0"/>
              <w:marRight w:val="0"/>
              <w:marTop w:val="0"/>
              <w:marBottom w:val="0"/>
              <w:divBdr>
                <w:top w:val="none" w:sz="0" w:space="0" w:color="auto"/>
                <w:left w:val="none" w:sz="0" w:space="0" w:color="auto"/>
                <w:bottom w:val="none" w:sz="0" w:space="0" w:color="auto"/>
                <w:right w:val="none" w:sz="0" w:space="0" w:color="auto"/>
              </w:divBdr>
            </w:div>
            <w:div w:id="458231095">
              <w:marLeft w:val="0"/>
              <w:marRight w:val="0"/>
              <w:marTop w:val="0"/>
              <w:marBottom w:val="0"/>
              <w:divBdr>
                <w:top w:val="none" w:sz="0" w:space="0" w:color="auto"/>
                <w:left w:val="none" w:sz="0" w:space="0" w:color="auto"/>
                <w:bottom w:val="none" w:sz="0" w:space="0" w:color="auto"/>
                <w:right w:val="none" w:sz="0" w:space="0" w:color="auto"/>
              </w:divBdr>
            </w:div>
            <w:div w:id="458768463">
              <w:marLeft w:val="0"/>
              <w:marRight w:val="0"/>
              <w:marTop w:val="0"/>
              <w:marBottom w:val="0"/>
              <w:divBdr>
                <w:top w:val="none" w:sz="0" w:space="0" w:color="auto"/>
                <w:left w:val="none" w:sz="0" w:space="0" w:color="auto"/>
                <w:bottom w:val="none" w:sz="0" w:space="0" w:color="auto"/>
                <w:right w:val="none" w:sz="0" w:space="0" w:color="auto"/>
              </w:divBdr>
            </w:div>
            <w:div w:id="459306532">
              <w:marLeft w:val="0"/>
              <w:marRight w:val="0"/>
              <w:marTop w:val="0"/>
              <w:marBottom w:val="0"/>
              <w:divBdr>
                <w:top w:val="none" w:sz="0" w:space="0" w:color="auto"/>
                <w:left w:val="none" w:sz="0" w:space="0" w:color="auto"/>
                <w:bottom w:val="none" w:sz="0" w:space="0" w:color="auto"/>
                <w:right w:val="none" w:sz="0" w:space="0" w:color="auto"/>
              </w:divBdr>
            </w:div>
            <w:div w:id="459421080">
              <w:marLeft w:val="0"/>
              <w:marRight w:val="0"/>
              <w:marTop w:val="0"/>
              <w:marBottom w:val="0"/>
              <w:divBdr>
                <w:top w:val="none" w:sz="0" w:space="0" w:color="auto"/>
                <w:left w:val="none" w:sz="0" w:space="0" w:color="auto"/>
                <w:bottom w:val="none" w:sz="0" w:space="0" w:color="auto"/>
                <w:right w:val="none" w:sz="0" w:space="0" w:color="auto"/>
              </w:divBdr>
            </w:div>
            <w:div w:id="459569010">
              <w:marLeft w:val="0"/>
              <w:marRight w:val="0"/>
              <w:marTop w:val="0"/>
              <w:marBottom w:val="0"/>
              <w:divBdr>
                <w:top w:val="none" w:sz="0" w:space="0" w:color="auto"/>
                <w:left w:val="none" w:sz="0" w:space="0" w:color="auto"/>
                <w:bottom w:val="none" w:sz="0" w:space="0" w:color="auto"/>
                <w:right w:val="none" w:sz="0" w:space="0" w:color="auto"/>
              </w:divBdr>
            </w:div>
            <w:div w:id="460273856">
              <w:marLeft w:val="0"/>
              <w:marRight w:val="0"/>
              <w:marTop w:val="0"/>
              <w:marBottom w:val="0"/>
              <w:divBdr>
                <w:top w:val="none" w:sz="0" w:space="0" w:color="auto"/>
                <w:left w:val="none" w:sz="0" w:space="0" w:color="auto"/>
                <w:bottom w:val="none" w:sz="0" w:space="0" w:color="auto"/>
                <w:right w:val="none" w:sz="0" w:space="0" w:color="auto"/>
              </w:divBdr>
            </w:div>
            <w:div w:id="460416168">
              <w:marLeft w:val="0"/>
              <w:marRight w:val="0"/>
              <w:marTop w:val="0"/>
              <w:marBottom w:val="0"/>
              <w:divBdr>
                <w:top w:val="none" w:sz="0" w:space="0" w:color="auto"/>
                <w:left w:val="none" w:sz="0" w:space="0" w:color="auto"/>
                <w:bottom w:val="none" w:sz="0" w:space="0" w:color="auto"/>
                <w:right w:val="none" w:sz="0" w:space="0" w:color="auto"/>
              </w:divBdr>
            </w:div>
            <w:div w:id="460541405">
              <w:marLeft w:val="0"/>
              <w:marRight w:val="0"/>
              <w:marTop w:val="0"/>
              <w:marBottom w:val="0"/>
              <w:divBdr>
                <w:top w:val="none" w:sz="0" w:space="0" w:color="auto"/>
                <w:left w:val="none" w:sz="0" w:space="0" w:color="auto"/>
                <w:bottom w:val="none" w:sz="0" w:space="0" w:color="auto"/>
                <w:right w:val="none" w:sz="0" w:space="0" w:color="auto"/>
              </w:divBdr>
            </w:div>
            <w:div w:id="460652724">
              <w:marLeft w:val="0"/>
              <w:marRight w:val="0"/>
              <w:marTop w:val="0"/>
              <w:marBottom w:val="0"/>
              <w:divBdr>
                <w:top w:val="none" w:sz="0" w:space="0" w:color="auto"/>
                <w:left w:val="none" w:sz="0" w:space="0" w:color="auto"/>
                <w:bottom w:val="none" w:sz="0" w:space="0" w:color="auto"/>
                <w:right w:val="none" w:sz="0" w:space="0" w:color="auto"/>
              </w:divBdr>
            </w:div>
            <w:div w:id="460684967">
              <w:marLeft w:val="0"/>
              <w:marRight w:val="0"/>
              <w:marTop w:val="0"/>
              <w:marBottom w:val="0"/>
              <w:divBdr>
                <w:top w:val="none" w:sz="0" w:space="0" w:color="auto"/>
                <w:left w:val="none" w:sz="0" w:space="0" w:color="auto"/>
                <w:bottom w:val="none" w:sz="0" w:space="0" w:color="auto"/>
                <w:right w:val="none" w:sz="0" w:space="0" w:color="auto"/>
              </w:divBdr>
            </w:div>
            <w:div w:id="461465115">
              <w:marLeft w:val="0"/>
              <w:marRight w:val="0"/>
              <w:marTop w:val="0"/>
              <w:marBottom w:val="0"/>
              <w:divBdr>
                <w:top w:val="none" w:sz="0" w:space="0" w:color="auto"/>
                <w:left w:val="none" w:sz="0" w:space="0" w:color="auto"/>
                <w:bottom w:val="none" w:sz="0" w:space="0" w:color="auto"/>
                <w:right w:val="none" w:sz="0" w:space="0" w:color="auto"/>
              </w:divBdr>
            </w:div>
            <w:div w:id="462044368">
              <w:marLeft w:val="0"/>
              <w:marRight w:val="0"/>
              <w:marTop w:val="0"/>
              <w:marBottom w:val="0"/>
              <w:divBdr>
                <w:top w:val="none" w:sz="0" w:space="0" w:color="auto"/>
                <w:left w:val="none" w:sz="0" w:space="0" w:color="auto"/>
                <w:bottom w:val="none" w:sz="0" w:space="0" w:color="auto"/>
                <w:right w:val="none" w:sz="0" w:space="0" w:color="auto"/>
              </w:divBdr>
            </w:div>
            <w:div w:id="465658992">
              <w:marLeft w:val="0"/>
              <w:marRight w:val="0"/>
              <w:marTop w:val="0"/>
              <w:marBottom w:val="0"/>
              <w:divBdr>
                <w:top w:val="none" w:sz="0" w:space="0" w:color="auto"/>
                <w:left w:val="none" w:sz="0" w:space="0" w:color="auto"/>
                <w:bottom w:val="none" w:sz="0" w:space="0" w:color="auto"/>
                <w:right w:val="none" w:sz="0" w:space="0" w:color="auto"/>
              </w:divBdr>
            </w:div>
            <w:div w:id="465780603">
              <w:marLeft w:val="0"/>
              <w:marRight w:val="0"/>
              <w:marTop w:val="0"/>
              <w:marBottom w:val="0"/>
              <w:divBdr>
                <w:top w:val="none" w:sz="0" w:space="0" w:color="auto"/>
                <w:left w:val="none" w:sz="0" w:space="0" w:color="auto"/>
                <w:bottom w:val="none" w:sz="0" w:space="0" w:color="auto"/>
                <w:right w:val="none" w:sz="0" w:space="0" w:color="auto"/>
              </w:divBdr>
            </w:div>
            <w:div w:id="467088748">
              <w:marLeft w:val="0"/>
              <w:marRight w:val="0"/>
              <w:marTop w:val="0"/>
              <w:marBottom w:val="0"/>
              <w:divBdr>
                <w:top w:val="none" w:sz="0" w:space="0" w:color="auto"/>
                <w:left w:val="none" w:sz="0" w:space="0" w:color="auto"/>
                <w:bottom w:val="none" w:sz="0" w:space="0" w:color="auto"/>
                <w:right w:val="none" w:sz="0" w:space="0" w:color="auto"/>
              </w:divBdr>
            </w:div>
            <w:div w:id="468859342">
              <w:marLeft w:val="0"/>
              <w:marRight w:val="0"/>
              <w:marTop w:val="0"/>
              <w:marBottom w:val="0"/>
              <w:divBdr>
                <w:top w:val="none" w:sz="0" w:space="0" w:color="auto"/>
                <w:left w:val="none" w:sz="0" w:space="0" w:color="auto"/>
                <w:bottom w:val="none" w:sz="0" w:space="0" w:color="auto"/>
                <w:right w:val="none" w:sz="0" w:space="0" w:color="auto"/>
              </w:divBdr>
            </w:div>
            <w:div w:id="469371634">
              <w:marLeft w:val="0"/>
              <w:marRight w:val="0"/>
              <w:marTop w:val="0"/>
              <w:marBottom w:val="0"/>
              <w:divBdr>
                <w:top w:val="none" w:sz="0" w:space="0" w:color="auto"/>
                <w:left w:val="none" w:sz="0" w:space="0" w:color="auto"/>
                <w:bottom w:val="none" w:sz="0" w:space="0" w:color="auto"/>
                <w:right w:val="none" w:sz="0" w:space="0" w:color="auto"/>
              </w:divBdr>
            </w:div>
            <w:div w:id="469829107">
              <w:marLeft w:val="0"/>
              <w:marRight w:val="0"/>
              <w:marTop w:val="0"/>
              <w:marBottom w:val="0"/>
              <w:divBdr>
                <w:top w:val="none" w:sz="0" w:space="0" w:color="auto"/>
                <w:left w:val="none" w:sz="0" w:space="0" w:color="auto"/>
                <w:bottom w:val="none" w:sz="0" w:space="0" w:color="auto"/>
                <w:right w:val="none" w:sz="0" w:space="0" w:color="auto"/>
              </w:divBdr>
            </w:div>
            <w:div w:id="472019801">
              <w:marLeft w:val="0"/>
              <w:marRight w:val="0"/>
              <w:marTop w:val="0"/>
              <w:marBottom w:val="0"/>
              <w:divBdr>
                <w:top w:val="none" w:sz="0" w:space="0" w:color="auto"/>
                <w:left w:val="none" w:sz="0" w:space="0" w:color="auto"/>
                <w:bottom w:val="none" w:sz="0" w:space="0" w:color="auto"/>
                <w:right w:val="none" w:sz="0" w:space="0" w:color="auto"/>
              </w:divBdr>
            </w:div>
            <w:div w:id="472410747">
              <w:marLeft w:val="0"/>
              <w:marRight w:val="0"/>
              <w:marTop w:val="0"/>
              <w:marBottom w:val="0"/>
              <w:divBdr>
                <w:top w:val="none" w:sz="0" w:space="0" w:color="auto"/>
                <w:left w:val="none" w:sz="0" w:space="0" w:color="auto"/>
                <w:bottom w:val="none" w:sz="0" w:space="0" w:color="auto"/>
                <w:right w:val="none" w:sz="0" w:space="0" w:color="auto"/>
              </w:divBdr>
            </w:div>
            <w:div w:id="473110028">
              <w:marLeft w:val="0"/>
              <w:marRight w:val="0"/>
              <w:marTop w:val="0"/>
              <w:marBottom w:val="0"/>
              <w:divBdr>
                <w:top w:val="none" w:sz="0" w:space="0" w:color="auto"/>
                <w:left w:val="none" w:sz="0" w:space="0" w:color="auto"/>
                <w:bottom w:val="none" w:sz="0" w:space="0" w:color="auto"/>
                <w:right w:val="none" w:sz="0" w:space="0" w:color="auto"/>
              </w:divBdr>
            </w:div>
            <w:div w:id="474839532">
              <w:marLeft w:val="0"/>
              <w:marRight w:val="0"/>
              <w:marTop w:val="0"/>
              <w:marBottom w:val="0"/>
              <w:divBdr>
                <w:top w:val="none" w:sz="0" w:space="0" w:color="auto"/>
                <w:left w:val="none" w:sz="0" w:space="0" w:color="auto"/>
                <w:bottom w:val="none" w:sz="0" w:space="0" w:color="auto"/>
                <w:right w:val="none" w:sz="0" w:space="0" w:color="auto"/>
              </w:divBdr>
            </w:div>
            <w:div w:id="476410948">
              <w:marLeft w:val="0"/>
              <w:marRight w:val="0"/>
              <w:marTop w:val="0"/>
              <w:marBottom w:val="0"/>
              <w:divBdr>
                <w:top w:val="none" w:sz="0" w:space="0" w:color="auto"/>
                <w:left w:val="none" w:sz="0" w:space="0" w:color="auto"/>
                <w:bottom w:val="none" w:sz="0" w:space="0" w:color="auto"/>
                <w:right w:val="none" w:sz="0" w:space="0" w:color="auto"/>
              </w:divBdr>
            </w:div>
            <w:div w:id="478234454">
              <w:marLeft w:val="0"/>
              <w:marRight w:val="0"/>
              <w:marTop w:val="0"/>
              <w:marBottom w:val="0"/>
              <w:divBdr>
                <w:top w:val="none" w:sz="0" w:space="0" w:color="auto"/>
                <w:left w:val="none" w:sz="0" w:space="0" w:color="auto"/>
                <w:bottom w:val="none" w:sz="0" w:space="0" w:color="auto"/>
                <w:right w:val="none" w:sz="0" w:space="0" w:color="auto"/>
              </w:divBdr>
            </w:div>
            <w:div w:id="480199910">
              <w:marLeft w:val="0"/>
              <w:marRight w:val="0"/>
              <w:marTop w:val="0"/>
              <w:marBottom w:val="0"/>
              <w:divBdr>
                <w:top w:val="none" w:sz="0" w:space="0" w:color="auto"/>
                <w:left w:val="none" w:sz="0" w:space="0" w:color="auto"/>
                <w:bottom w:val="none" w:sz="0" w:space="0" w:color="auto"/>
                <w:right w:val="none" w:sz="0" w:space="0" w:color="auto"/>
              </w:divBdr>
            </w:div>
            <w:div w:id="480732572">
              <w:marLeft w:val="0"/>
              <w:marRight w:val="0"/>
              <w:marTop w:val="0"/>
              <w:marBottom w:val="0"/>
              <w:divBdr>
                <w:top w:val="none" w:sz="0" w:space="0" w:color="auto"/>
                <w:left w:val="none" w:sz="0" w:space="0" w:color="auto"/>
                <w:bottom w:val="none" w:sz="0" w:space="0" w:color="auto"/>
                <w:right w:val="none" w:sz="0" w:space="0" w:color="auto"/>
              </w:divBdr>
            </w:div>
            <w:div w:id="482241641">
              <w:marLeft w:val="0"/>
              <w:marRight w:val="0"/>
              <w:marTop w:val="0"/>
              <w:marBottom w:val="0"/>
              <w:divBdr>
                <w:top w:val="none" w:sz="0" w:space="0" w:color="auto"/>
                <w:left w:val="none" w:sz="0" w:space="0" w:color="auto"/>
                <w:bottom w:val="none" w:sz="0" w:space="0" w:color="auto"/>
                <w:right w:val="none" w:sz="0" w:space="0" w:color="auto"/>
              </w:divBdr>
            </w:div>
            <w:div w:id="483593321">
              <w:marLeft w:val="0"/>
              <w:marRight w:val="0"/>
              <w:marTop w:val="0"/>
              <w:marBottom w:val="0"/>
              <w:divBdr>
                <w:top w:val="none" w:sz="0" w:space="0" w:color="auto"/>
                <w:left w:val="none" w:sz="0" w:space="0" w:color="auto"/>
                <w:bottom w:val="none" w:sz="0" w:space="0" w:color="auto"/>
                <w:right w:val="none" w:sz="0" w:space="0" w:color="auto"/>
              </w:divBdr>
            </w:div>
            <w:div w:id="484319275">
              <w:marLeft w:val="0"/>
              <w:marRight w:val="0"/>
              <w:marTop w:val="0"/>
              <w:marBottom w:val="0"/>
              <w:divBdr>
                <w:top w:val="none" w:sz="0" w:space="0" w:color="auto"/>
                <w:left w:val="none" w:sz="0" w:space="0" w:color="auto"/>
                <w:bottom w:val="none" w:sz="0" w:space="0" w:color="auto"/>
                <w:right w:val="none" w:sz="0" w:space="0" w:color="auto"/>
              </w:divBdr>
            </w:div>
            <w:div w:id="485048081">
              <w:marLeft w:val="0"/>
              <w:marRight w:val="0"/>
              <w:marTop w:val="0"/>
              <w:marBottom w:val="0"/>
              <w:divBdr>
                <w:top w:val="none" w:sz="0" w:space="0" w:color="auto"/>
                <w:left w:val="none" w:sz="0" w:space="0" w:color="auto"/>
                <w:bottom w:val="none" w:sz="0" w:space="0" w:color="auto"/>
                <w:right w:val="none" w:sz="0" w:space="0" w:color="auto"/>
              </w:divBdr>
            </w:div>
            <w:div w:id="486089470">
              <w:marLeft w:val="0"/>
              <w:marRight w:val="0"/>
              <w:marTop w:val="0"/>
              <w:marBottom w:val="0"/>
              <w:divBdr>
                <w:top w:val="none" w:sz="0" w:space="0" w:color="auto"/>
                <w:left w:val="none" w:sz="0" w:space="0" w:color="auto"/>
                <w:bottom w:val="none" w:sz="0" w:space="0" w:color="auto"/>
                <w:right w:val="none" w:sz="0" w:space="0" w:color="auto"/>
              </w:divBdr>
            </w:div>
            <w:div w:id="486820696">
              <w:marLeft w:val="0"/>
              <w:marRight w:val="0"/>
              <w:marTop w:val="0"/>
              <w:marBottom w:val="0"/>
              <w:divBdr>
                <w:top w:val="none" w:sz="0" w:space="0" w:color="auto"/>
                <w:left w:val="none" w:sz="0" w:space="0" w:color="auto"/>
                <w:bottom w:val="none" w:sz="0" w:space="0" w:color="auto"/>
                <w:right w:val="none" w:sz="0" w:space="0" w:color="auto"/>
              </w:divBdr>
            </w:div>
            <w:div w:id="489752448">
              <w:marLeft w:val="0"/>
              <w:marRight w:val="0"/>
              <w:marTop w:val="0"/>
              <w:marBottom w:val="0"/>
              <w:divBdr>
                <w:top w:val="none" w:sz="0" w:space="0" w:color="auto"/>
                <w:left w:val="none" w:sz="0" w:space="0" w:color="auto"/>
                <w:bottom w:val="none" w:sz="0" w:space="0" w:color="auto"/>
                <w:right w:val="none" w:sz="0" w:space="0" w:color="auto"/>
              </w:divBdr>
            </w:div>
            <w:div w:id="489832867">
              <w:marLeft w:val="0"/>
              <w:marRight w:val="0"/>
              <w:marTop w:val="0"/>
              <w:marBottom w:val="0"/>
              <w:divBdr>
                <w:top w:val="none" w:sz="0" w:space="0" w:color="auto"/>
                <w:left w:val="none" w:sz="0" w:space="0" w:color="auto"/>
                <w:bottom w:val="none" w:sz="0" w:space="0" w:color="auto"/>
                <w:right w:val="none" w:sz="0" w:space="0" w:color="auto"/>
              </w:divBdr>
            </w:div>
            <w:div w:id="490173910">
              <w:marLeft w:val="0"/>
              <w:marRight w:val="0"/>
              <w:marTop w:val="0"/>
              <w:marBottom w:val="0"/>
              <w:divBdr>
                <w:top w:val="none" w:sz="0" w:space="0" w:color="auto"/>
                <w:left w:val="none" w:sz="0" w:space="0" w:color="auto"/>
                <w:bottom w:val="none" w:sz="0" w:space="0" w:color="auto"/>
                <w:right w:val="none" w:sz="0" w:space="0" w:color="auto"/>
              </w:divBdr>
            </w:div>
            <w:div w:id="490801569">
              <w:marLeft w:val="0"/>
              <w:marRight w:val="0"/>
              <w:marTop w:val="0"/>
              <w:marBottom w:val="0"/>
              <w:divBdr>
                <w:top w:val="none" w:sz="0" w:space="0" w:color="auto"/>
                <w:left w:val="none" w:sz="0" w:space="0" w:color="auto"/>
                <w:bottom w:val="none" w:sz="0" w:space="0" w:color="auto"/>
                <w:right w:val="none" w:sz="0" w:space="0" w:color="auto"/>
              </w:divBdr>
            </w:div>
            <w:div w:id="490996539">
              <w:marLeft w:val="0"/>
              <w:marRight w:val="0"/>
              <w:marTop w:val="0"/>
              <w:marBottom w:val="0"/>
              <w:divBdr>
                <w:top w:val="none" w:sz="0" w:space="0" w:color="auto"/>
                <w:left w:val="none" w:sz="0" w:space="0" w:color="auto"/>
                <w:bottom w:val="none" w:sz="0" w:space="0" w:color="auto"/>
                <w:right w:val="none" w:sz="0" w:space="0" w:color="auto"/>
              </w:divBdr>
            </w:div>
            <w:div w:id="491138418">
              <w:marLeft w:val="0"/>
              <w:marRight w:val="0"/>
              <w:marTop w:val="0"/>
              <w:marBottom w:val="0"/>
              <w:divBdr>
                <w:top w:val="none" w:sz="0" w:space="0" w:color="auto"/>
                <w:left w:val="none" w:sz="0" w:space="0" w:color="auto"/>
                <w:bottom w:val="none" w:sz="0" w:space="0" w:color="auto"/>
                <w:right w:val="none" w:sz="0" w:space="0" w:color="auto"/>
              </w:divBdr>
            </w:div>
            <w:div w:id="491406754">
              <w:marLeft w:val="0"/>
              <w:marRight w:val="0"/>
              <w:marTop w:val="0"/>
              <w:marBottom w:val="0"/>
              <w:divBdr>
                <w:top w:val="none" w:sz="0" w:space="0" w:color="auto"/>
                <w:left w:val="none" w:sz="0" w:space="0" w:color="auto"/>
                <w:bottom w:val="none" w:sz="0" w:space="0" w:color="auto"/>
                <w:right w:val="none" w:sz="0" w:space="0" w:color="auto"/>
              </w:divBdr>
            </w:div>
            <w:div w:id="493691895">
              <w:marLeft w:val="0"/>
              <w:marRight w:val="0"/>
              <w:marTop w:val="0"/>
              <w:marBottom w:val="0"/>
              <w:divBdr>
                <w:top w:val="none" w:sz="0" w:space="0" w:color="auto"/>
                <w:left w:val="none" w:sz="0" w:space="0" w:color="auto"/>
                <w:bottom w:val="none" w:sz="0" w:space="0" w:color="auto"/>
                <w:right w:val="none" w:sz="0" w:space="0" w:color="auto"/>
              </w:divBdr>
            </w:div>
            <w:div w:id="494763287">
              <w:marLeft w:val="0"/>
              <w:marRight w:val="0"/>
              <w:marTop w:val="0"/>
              <w:marBottom w:val="0"/>
              <w:divBdr>
                <w:top w:val="none" w:sz="0" w:space="0" w:color="auto"/>
                <w:left w:val="none" w:sz="0" w:space="0" w:color="auto"/>
                <w:bottom w:val="none" w:sz="0" w:space="0" w:color="auto"/>
                <w:right w:val="none" w:sz="0" w:space="0" w:color="auto"/>
              </w:divBdr>
            </w:div>
            <w:div w:id="495266109">
              <w:marLeft w:val="0"/>
              <w:marRight w:val="0"/>
              <w:marTop w:val="0"/>
              <w:marBottom w:val="0"/>
              <w:divBdr>
                <w:top w:val="none" w:sz="0" w:space="0" w:color="auto"/>
                <w:left w:val="none" w:sz="0" w:space="0" w:color="auto"/>
                <w:bottom w:val="none" w:sz="0" w:space="0" w:color="auto"/>
                <w:right w:val="none" w:sz="0" w:space="0" w:color="auto"/>
              </w:divBdr>
            </w:div>
            <w:div w:id="495388505">
              <w:marLeft w:val="0"/>
              <w:marRight w:val="0"/>
              <w:marTop w:val="0"/>
              <w:marBottom w:val="0"/>
              <w:divBdr>
                <w:top w:val="none" w:sz="0" w:space="0" w:color="auto"/>
                <w:left w:val="none" w:sz="0" w:space="0" w:color="auto"/>
                <w:bottom w:val="none" w:sz="0" w:space="0" w:color="auto"/>
                <w:right w:val="none" w:sz="0" w:space="0" w:color="auto"/>
              </w:divBdr>
            </w:div>
            <w:div w:id="496729716">
              <w:marLeft w:val="0"/>
              <w:marRight w:val="0"/>
              <w:marTop w:val="0"/>
              <w:marBottom w:val="0"/>
              <w:divBdr>
                <w:top w:val="none" w:sz="0" w:space="0" w:color="auto"/>
                <w:left w:val="none" w:sz="0" w:space="0" w:color="auto"/>
                <w:bottom w:val="none" w:sz="0" w:space="0" w:color="auto"/>
                <w:right w:val="none" w:sz="0" w:space="0" w:color="auto"/>
              </w:divBdr>
            </w:div>
            <w:div w:id="498038860">
              <w:marLeft w:val="0"/>
              <w:marRight w:val="0"/>
              <w:marTop w:val="0"/>
              <w:marBottom w:val="0"/>
              <w:divBdr>
                <w:top w:val="none" w:sz="0" w:space="0" w:color="auto"/>
                <w:left w:val="none" w:sz="0" w:space="0" w:color="auto"/>
                <w:bottom w:val="none" w:sz="0" w:space="0" w:color="auto"/>
                <w:right w:val="none" w:sz="0" w:space="0" w:color="auto"/>
              </w:divBdr>
            </w:div>
            <w:div w:id="498274442">
              <w:marLeft w:val="0"/>
              <w:marRight w:val="0"/>
              <w:marTop w:val="0"/>
              <w:marBottom w:val="0"/>
              <w:divBdr>
                <w:top w:val="none" w:sz="0" w:space="0" w:color="auto"/>
                <w:left w:val="none" w:sz="0" w:space="0" w:color="auto"/>
                <w:bottom w:val="none" w:sz="0" w:space="0" w:color="auto"/>
                <w:right w:val="none" w:sz="0" w:space="0" w:color="auto"/>
              </w:divBdr>
            </w:div>
            <w:div w:id="498539822">
              <w:marLeft w:val="0"/>
              <w:marRight w:val="0"/>
              <w:marTop w:val="0"/>
              <w:marBottom w:val="0"/>
              <w:divBdr>
                <w:top w:val="none" w:sz="0" w:space="0" w:color="auto"/>
                <w:left w:val="none" w:sz="0" w:space="0" w:color="auto"/>
                <w:bottom w:val="none" w:sz="0" w:space="0" w:color="auto"/>
                <w:right w:val="none" w:sz="0" w:space="0" w:color="auto"/>
              </w:divBdr>
            </w:div>
            <w:div w:id="499350063">
              <w:marLeft w:val="0"/>
              <w:marRight w:val="0"/>
              <w:marTop w:val="0"/>
              <w:marBottom w:val="0"/>
              <w:divBdr>
                <w:top w:val="none" w:sz="0" w:space="0" w:color="auto"/>
                <w:left w:val="none" w:sz="0" w:space="0" w:color="auto"/>
                <w:bottom w:val="none" w:sz="0" w:space="0" w:color="auto"/>
                <w:right w:val="none" w:sz="0" w:space="0" w:color="auto"/>
              </w:divBdr>
            </w:div>
            <w:div w:id="501966018">
              <w:marLeft w:val="0"/>
              <w:marRight w:val="0"/>
              <w:marTop w:val="0"/>
              <w:marBottom w:val="0"/>
              <w:divBdr>
                <w:top w:val="none" w:sz="0" w:space="0" w:color="auto"/>
                <w:left w:val="none" w:sz="0" w:space="0" w:color="auto"/>
                <w:bottom w:val="none" w:sz="0" w:space="0" w:color="auto"/>
                <w:right w:val="none" w:sz="0" w:space="0" w:color="auto"/>
              </w:divBdr>
            </w:div>
            <w:div w:id="502475417">
              <w:marLeft w:val="0"/>
              <w:marRight w:val="0"/>
              <w:marTop w:val="0"/>
              <w:marBottom w:val="0"/>
              <w:divBdr>
                <w:top w:val="none" w:sz="0" w:space="0" w:color="auto"/>
                <w:left w:val="none" w:sz="0" w:space="0" w:color="auto"/>
                <w:bottom w:val="none" w:sz="0" w:space="0" w:color="auto"/>
                <w:right w:val="none" w:sz="0" w:space="0" w:color="auto"/>
              </w:divBdr>
            </w:div>
            <w:div w:id="502864876">
              <w:marLeft w:val="0"/>
              <w:marRight w:val="0"/>
              <w:marTop w:val="0"/>
              <w:marBottom w:val="0"/>
              <w:divBdr>
                <w:top w:val="none" w:sz="0" w:space="0" w:color="auto"/>
                <w:left w:val="none" w:sz="0" w:space="0" w:color="auto"/>
                <w:bottom w:val="none" w:sz="0" w:space="0" w:color="auto"/>
                <w:right w:val="none" w:sz="0" w:space="0" w:color="auto"/>
              </w:divBdr>
            </w:div>
            <w:div w:id="503129357">
              <w:marLeft w:val="0"/>
              <w:marRight w:val="0"/>
              <w:marTop w:val="0"/>
              <w:marBottom w:val="0"/>
              <w:divBdr>
                <w:top w:val="none" w:sz="0" w:space="0" w:color="auto"/>
                <w:left w:val="none" w:sz="0" w:space="0" w:color="auto"/>
                <w:bottom w:val="none" w:sz="0" w:space="0" w:color="auto"/>
                <w:right w:val="none" w:sz="0" w:space="0" w:color="auto"/>
              </w:divBdr>
            </w:div>
            <w:div w:id="503133416">
              <w:marLeft w:val="0"/>
              <w:marRight w:val="0"/>
              <w:marTop w:val="0"/>
              <w:marBottom w:val="0"/>
              <w:divBdr>
                <w:top w:val="none" w:sz="0" w:space="0" w:color="auto"/>
                <w:left w:val="none" w:sz="0" w:space="0" w:color="auto"/>
                <w:bottom w:val="none" w:sz="0" w:space="0" w:color="auto"/>
                <w:right w:val="none" w:sz="0" w:space="0" w:color="auto"/>
              </w:divBdr>
            </w:div>
            <w:div w:id="503280752">
              <w:marLeft w:val="0"/>
              <w:marRight w:val="0"/>
              <w:marTop w:val="0"/>
              <w:marBottom w:val="0"/>
              <w:divBdr>
                <w:top w:val="none" w:sz="0" w:space="0" w:color="auto"/>
                <w:left w:val="none" w:sz="0" w:space="0" w:color="auto"/>
                <w:bottom w:val="none" w:sz="0" w:space="0" w:color="auto"/>
                <w:right w:val="none" w:sz="0" w:space="0" w:color="auto"/>
              </w:divBdr>
            </w:div>
            <w:div w:id="503715249">
              <w:marLeft w:val="0"/>
              <w:marRight w:val="0"/>
              <w:marTop w:val="0"/>
              <w:marBottom w:val="0"/>
              <w:divBdr>
                <w:top w:val="none" w:sz="0" w:space="0" w:color="auto"/>
                <w:left w:val="none" w:sz="0" w:space="0" w:color="auto"/>
                <w:bottom w:val="none" w:sz="0" w:space="0" w:color="auto"/>
                <w:right w:val="none" w:sz="0" w:space="0" w:color="auto"/>
              </w:divBdr>
            </w:div>
            <w:div w:id="504058146">
              <w:marLeft w:val="0"/>
              <w:marRight w:val="0"/>
              <w:marTop w:val="0"/>
              <w:marBottom w:val="0"/>
              <w:divBdr>
                <w:top w:val="none" w:sz="0" w:space="0" w:color="auto"/>
                <w:left w:val="none" w:sz="0" w:space="0" w:color="auto"/>
                <w:bottom w:val="none" w:sz="0" w:space="0" w:color="auto"/>
                <w:right w:val="none" w:sz="0" w:space="0" w:color="auto"/>
              </w:divBdr>
            </w:div>
            <w:div w:id="504517715">
              <w:marLeft w:val="0"/>
              <w:marRight w:val="0"/>
              <w:marTop w:val="0"/>
              <w:marBottom w:val="0"/>
              <w:divBdr>
                <w:top w:val="none" w:sz="0" w:space="0" w:color="auto"/>
                <w:left w:val="none" w:sz="0" w:space="0" w:color="auto"/>
                <w:bottom w:val="none" w:sz="0" w:space="0" w:color="auto"/>
                <w:right w:val="none" w:sz="0" w:space="0" w:color="auto"/>
              </w:divBdr>
            </w:div>
            <w:div w:id="504635481">
              <w:marLeft w:val="0"/>
              <w:marRight w:val="0"/>
              <w:marTop w:val="0"/>
              <w:marBottom w:val="0"/>
              <w:divBdr>
                <w:top w:val="none" w:sz="0" w:space="0" w:color="auto"/>
                <w:left w:val="none" w:sz="0" w:space="0" w:color="auto"/>
                <w:bottom w:val="none" w:sz="0" w:space="0" w:color="auto"/>
                <w:right w:val="none" w:sz="0" w:space="0" w:color="auto"/>
              </w:divBdr>
            </w:div>
            <w:div w:id="505246671">
              <w:marLeft w:val="0"/>
              <w:marRight w:val="0"/>
              <w:marTop w:val="0"/>
              <w:marBottom w:val="0"/>
              <w:divBdr>
                <w:top w:val="none" w:sz="0" w:space="0" w:color="auto"/>
                <w:left w:val="none" w:sz="0" w:space="0" w:color="auto"/>
                <w:bottom w:val="none" w:sz="0" w:space="0" w:color="auto"/>
                <w:right w:val="none" w:sz="0" w:space="0" w:color="auto"/>
              </w:divBdr>
            </w:div>
            <w:div w:id="506481287">
              <w:marLeft w:val="0"/>
              <w:marRight w:val="0"/>
              <w:marTop w:val="0"/>
              <w:marBottom w:val="0"/>
              <w:divBdr>
                <w:top w:val="none" w:sz="0" w:space="0" w:color="auto"/>
                <w:left w:val="none" w:sz="0" w:space="0" w:color="auto"/>
                <w:bottom w:val="none" w:sz="0" w:space="0" w:color="auto"/>
                <w:right w:val="none" w:sz="0" w:space="0" w:color="auto"/>
              </w:divBdr>
            </w:div>
            <w:div w:id="506795533">
              <w:marLeft w:val="0"/>
              <w:marRight w:val="0"/>
              <w:marTop w:val="0"/>
              <w:marBottom w:val="0"/>
              <w:divBdr>
                <w:top w:val="none" w:sz="0" w:space="0" w:color="auto"/>
                <w:left w:val="none" w:sz="0" w:space="0" w:color="auto"/>
                <w:bottom w:val="none" w:sz="0" w:space="0" w:color="auto"/>
                <w:right w:val="none" w:sz="0" w:space="0" w:color="auto"/>
              </w:divBdr>
            </w:div>
            <w:div w:id="507523718">
              <w:marLeft w:val="0"/>
              <w:marRight w:val="0"/>
              <w:marTop w:val="0"/>
              <w:marBottom w:val="0"/>
              <w:divBdr>
                <w:top w:val="none" w:sz="0" w:space="0" w:color="auto"/>
                <w:left w:val="none" w:sz="0" w:space="0" w:color="auto"/>
                <w:bottom w:val="none" w:sz="0" w:space="0" w:color="auto"/>
                <w:right w:val="none" w:sz="0" w:space="0" w:color="auto"/>
              </w:divBdr>
            </w:div>
            <w:div w:id="509300902">
              <w:marLeft w:val="0"/>
              <w:marRight w:val="0"/>
              <w:marTop w:val="0"/>
              <w:marBottom w:val="0"/>
              <w:divBdr>
                <w:top w:val="none" w:sz="0" w:space="0" w:color="auto"/>
                <w:left w:val="none" w:sz="0" w:space="0" w:color="auto"/>
                <w:bottom w:val="none" w:sz="0" w:space="0" w:color="auto"/>
                <w:right w:val="none" w:sz="0" w:space="0" w:color="auto"/>
              </w:divBdr>
            </w:div>
            <w:div w:id="510799386">
              <w:marLeft w:val="0"/>
              <w:marRight w:val="0"/>
              <w:marTop w:val="0"/>
              <w:marBottom w:val="0"/>
              <w:divBdr>
                <w:top w:val="none" w:sz="0" w:space="0" w:color="auto"/>
                <w:left w:val="none" w:sz="0" w:space="0" w:color="auto"/>
                <w:bottom w:val="none" w:sz="0" w:space="0" w:color="auto"/>
                <w:right w:val="none" w:sz="0" w:space="0" w:color="auto"/>
              </w:divBdr>
            </w:div>
            <w:div w:id="510950568">
              <w:marLeft w:val="0"/>
              <w:marRight w:val="0"/>
              <w:marTop w:val="0"/>
              <w:marBottom w:val="0"/>
              <w:divBdr>
                <w:top w:val="none" w:sz="0" w:space="0" w:color="auto"/>
                <w:left w:val="none" w:sz="0" w:space="0" w:color="auto"/>
                <w:bottom w:val="none" w:sz="0" w:space="0" w:color="auto"/>
                <w:right w:val="none" w:sz="0" w:space="0" w:color="auto"/>
              </w:divBdr>
            </w:div>
            <w:div w:id="512189901">
              <w:marLeft w:val="0"/>
              <w:marRight w:val="0"/>
              <w:marTop w:val="0"/>
              <w:marBottom w:val="0"/>
              <w:divBdr>
                <w:top w:val="none" w:sz="0" w:space="0" w:color="auto"/>
                <w:left w:val="none" w:sz="0" w:space="0" w:color="auto"/>
                <w:bottom w:val="none" w:sz="0" w:space="0" w:color="auto"/>
                <w:right w:val="none" w:sz="0" w:space="0" w:color="auto"/>
              </w:divBdr>
            </w:div>
            <w:div w:id="513033743">
              <w:marLeft w:val="0"/>
              <w:marRight w:val="0"/>
              <w:marTop w:val="0"/>
              <w:marBottom w:val="0"/>
              <w:divBdr>
                <w:top w:val="none" w:sz="0" w:space="0" w:color="auto"/>
                <w:left w:val="none" w:sz="0" w:space="0" w:color="auto"/>
                <w:bottom w:val="none" w:sz="0" w:space="0" w:color="auto"/>
                <w:right w:val="none" w:sz="0" w:space="0" w:color="auto"/>
              </w:divBdr>
            </w:div>
            <w:div w:id="513693207">
              <w:marLeft w:val="0"/>
              <w:marRight w:val="0"/>
              <w:marTop w:val="0"/>
              <w:marBottom w:val="0"/>
              <w:divBdr>
                <w:top w:val="none" w:sz="0" w:space="0" w:color="auto"/>
                <w:left w:val="none" w:sz="0" w:space="0" w:color="auto"/>
                <w:bottom w:val="none" w:sz="0" w:space="0" w:color="auto"/>
                <w:right w:val="none" w:sz="0" w:space="0" w:color="auto"/>
              </w:divBdr>
            </w:div>
            <w:div w:id="514154813">
              <w:marLeft w:val="0"/>
              <w:marRight w:val="0"/>
              <w:marTop w:val="0"/>
              <w:marBottom w:val="0"/>
              <w:divBdr>
                <w:top w:val="none" w:sz="0" w:space="0" w:color="auto"/>
                <w:left w:val="none" w:sz="0" w:space="0" w:color="auto"/>
                <w:bottom w:val="none" w:sz="0" w:space="0" w:color="auto"/>
                <w:right w:val="none" w:sz="0" w:space="0" w:color="auto"/>
              </w:divBdr>
            </w:div>
            <w:div w:id="515654818">
              <w:marLeft w:val="0"/>
              <w:marRight w:val="0"/>
              <w:marTop w:val="0"/>
              <w:marBottom w:val="0"/>
              <w:divBdr>
                <w:top w:val="none" w:sz="0" w:space="0" w:color="auto"/>
                <w:left w:val="none" w:sz="0" w:space="0" w:color="auto"/>
                <w:bottom w:val="none" w:sz="0" w:space="0" w:color="auto"/>
                <w:right w:val="none" w:sz="0" w:space="0" w:color="auto"/>
              </w:divBdr>
            </w:div>
            <w:div w:id="516969735">
              <w:marLeft w:val="0"/>
              <w:marRight w:val="0"/>
              <w:marTop w:val="0"/>
              <w:marBottom w:val="0"/>
              <w:divBdr>
                <w:top w:val="none" w:sz="0" w:space="0" w:color="auto"/>
                <w:left w:val="none" w:sz="0" w:space="0" w:color="auto"/>
                <w:bottom w:val="none" w:sz="0" w:space="0" w:color="auto"/>
                <w:right w:val="none" w:sz="0" w:space="0" w:color="auto"/>
              </w:divBdr>
            </w:div>
            <w:div w:id="518928690">
              <w:marLeft w:val="0"/>
              <w:marRight w:val="0"/>
              <w:marTop w:val="0"/>
              <w:marBottom w:val="0"/>
              <w:divBdr>
                <w:top w:val="none" w:sz="0" w:space="0" w:color="auto"/>
                <w:left w:val="none" w:sz="0" w:space="0" w:color="auto"/>
                <w:bottom w:val="none" w:sz="0" w:space="0" w:color="auto"/>
                <w:right w:val="none" w:sz="0" w:space="0" w:color="auto"/>
              </w:divBdr>
            </w:div>
            <w:div w:id="520361439">
              <w:marLeft w:val="0"/>
              <w:marRight w:val="0"/>
              <w:marTop w:val="0"/>
              <w:marBottom w:val="0"/>
              <w:divBdr>
                <w:top w:val="none" w:sz="0" w:space="0" w:color="auto"/>
                <w:left w:val="none" w:sz="0" w:space="0" w:color="auto"/>
                <w:bottom w:val="none" w:sz="0" w:space="0" w:color="auto"/>
                <w:right w:val="none" w:sz="0" w:space="0" w:color="auto"/>
              </w:divBdr>
            </w:div>
            <w:div w:id="520364769">
              <w:marLeft w:val="0"/>
              <w:marRight w:val="0"/>
              <w:marTop w:val="0"/>
              <w:marBottom w:val="0"/>
              <w:divBdr>
                <w:top w:val="none" w:sz="0" w:space="0" w:color="auto"/>
                <w:left w:val="none" w:sz="0" w:space="0" w:color="auto"/>
                <w:bottom w:val="none" w:sz="0" w:space="0" w:color="auto"/>
                <w:right w:val="none" w:sz="0" w:space="0" w:color="auto"/>
              </w:divBdr>
            </w:div>
            <w:div w:id="520826351">
              <w:marLeft w:val="0"/>
              <w:marRight w:val="0"/>
              <w:marTop w:val="0"/>
              <w:marBottom w:val="0"/>
              <w:divBdr>
                <w:top w:val="none" w:sz="0" w:space="0" w:color="auto"/>
                <w:left w:val="none" w:sz="0" w:space="0" w:color="auto"/>
                <w:bottom w:val="none" w:sz="0" w:space="0" w:color="auto"/>
                <w:right w:val="none" w:sz="0" w:space="0" w:color="auto"/>
              </w:divBdr>
            </w:div>
            <w:div w:id="522207262">
              <w:marLeft w:val="0"/>
              <w:marRight w:val="0"/>
              <w:marTop w:val="0"/>
              <w:marBottom w:val="0"/>
              <w:divBdr>
                <w:top w:val="none" w:sz="0" w:space="0" w:color="auto"/>
                <w:left w:val="none" w:sz="0" w:space="0" w:color="auto"/>
                <w:bottom w:val="none" w:sz="0" w:space="0" w:color="auto"/>
                <w:right w:val="none" w:sz="0" w:space="0" w:color="auto"/>
              </w:divBdr>
            </w:div>
            <w:div w:id="522397537">
              <w:marLeft w:val="0"/>
              <w:marRight w:val="0"/>
              <w:marTop w:val="0"/>
              <w:marBottom w:val="0"/>
              <w:divBdr>
                <w:top w:val="none" w:sz="0" w:space="0" w:color="auto"/>
                <w:left w:val="none" w:sz="0" w:space="0" w:color="auto"/>
                <w:bottom w:val="none" w:sz="0" w:space="0" w:color="auto"/>
                <w:right w:val="none" w:sz="0" w:space="0" w:color="auto"/>
              </w:divBdr>
            </w:div>
            <w:div w:id="522524415">
              <w:marLeft w:val="0"/>
              <w:marRight w:val="0"/>
              <w:marTop w:val="0"/>
              <w:marBottom w:val="0"/>
              <w:divBdr>
                <w:top w:val="none" w:sz="0" w:space="0" w:color="auto"/>
                <w:left w:val="none" w:sz="0" w:space="0" w:color="auto"/>
                <w:bottom w:val="none" w:sz="0" w:space="0" w:color="auto"/>
                <w:right w:val="none" w:sz="0" w:space="0" w:color="auto"/>
              </w:divBdr>
            </w:div>
            <w:div w:id="524711022">
              <w:marLeft w:val="0"/>
              <w:marRight w:val="0"/>
              <w:marTop w:val="0"/>
              <w:marBottom w:val="0"/>
              <w:divBdr>
                <w:top w:val="none" w:sz="0" w:space="0" w:color="auto"/>
                <w:left w:val="none" w:sz="0" w:space="0" w:color="auto"/>
                <w:bottom w:val="none" w:sz="0" w:space="0" w:color="auto"/>
                <w:right w:val="none" w:sz="0" w:space="0" w:color="auto"/>
              </w:divBdr>
            </w:div>
            <w:div w:id="524755464">
              <w:marLeft w:val="0"/>
              <w:marRight w:val="0"/>
              <w:marTop w:val="0"/>
              <w:marBottom w:val="0"/>
              <w:divBdr>
                <w:top w:val="none" w:sz="0" w:space="0" w:color="auto"/>
                <w:left w:val="none" w:sz="0" w:space="0" w:color="auto"/>
                <w:bottom w:val="none" w:sz="0" w:space="0" w:color="auto"/>
                <w:right w:val="none" w:sz="0" w:space="0" w:color="auto"/>
              </w:divBdr>
            </w:div>
            <w:div w:id="526987337">
              <w:marLeft w:val="0"/>
              <w:marRight w:val="0"/>
              <w:marTop w:val="0"/>
              <w:marBottom w:val="0"/>
              <w:divBdr>
                <w:top w:val="none" w:sz="0" w:space="0" w:color="auto"/>
                <w:left w:val="none" w:sz="0" w:space="0" w:color="auto"/>
                <w:bottom w:val="none" w:sz="0" w:space="0" w:color="auto"/>
                <w:right w:val="none" w:sz="0" w:space="0" w:color="auto"/>
              </w:divBdr>
            </w:div>
            <w:div w:id="527525009">
              <w:marLeft w:val="0"/>
              <w:marRight w:val="0"/>
              <w:marTop w:val="0"/>
              <w:marBottom w:val="0"/>
              <w:divBdr>
                <w:top w:val="none" w:sz="0" w:space="0" w:color="auto"/>
                <w:left w:val="none" w:sz="0" w:space="0" w:color="auto"/>
                <w:bottom w:val="none" w:sz="0" w:space="0" w:color="auto"/>
                <w:right w:val="none" w:sz="0" w:space="0" w:color="auto"/>
              </w:divBdr>
            </w:div>
            <w:div w:id="528102364">
              <w:marLeft w:val="0"/>
              <w:marRight w:val="0"/>
              <w:marTop w:val="0"/>
              <w:marBottom w:val="0"/>
              <w:divBdr>
                <w:top w:val="none" w:sz="0" w:space="0" w:color="auto"/>
                <w:left w:val="none" w:sz="0" w:space="0" w:color="auto"/>
                <w:bottom w:val="none" w:sz="0" w:space="0" w:color="auto"/>
                <w:right w:val="none" w:sz="0" w:space="0" w:color="auto"/>
              </w:divBdr>
            </w:div>
            <w:div w:id="528104478">
              <w:marLeft w:val="0"/>
              <w:marRight w:val="0"/>
              <w:marTop w:val="0"/>
              <w:marBottom w:val="0"/>
              <w:divBdr>
                <w:top w:val="none" w:sz="0" w:space="0" w:color="auto"/>
                <w:left w:val="none" w:sz="0" w:space="0" w:color="auto"/>
                <w:bottom w:val="none" w:sz="0" w:space="0" w:color="auto"/>
                <w:right w:val="none" w:sz="0" w:space="0" w:color="auto"/>
              </w:divBdr>
            </w:div>
            <w:div w:id="528883171">
              <w:marLeft w:val="0"/>
              <w:marRight w:val="0"/>
              <w:marTop w:val="0"/>
              <w:marBottom w:val="0"/>
              <w:divBdr>
                <w:top w:val="none" w:sz="0" w:space="0" w:color="auto"/>
                <w:left w:val="none" w:sz="0" w:space="0" w:color="auto"/>
                <w:bottom w:val="none" w:sz="0" w:space="0" w:color="auto"/>
                <w:right w:val="none" w:sz="0" w:space="0" w:color="auto"/>
              </w:divBdr>
            </w:div>
            <w:div w:id="529031647">
              <w:marLeft w:val="0"/>
              <w:marRight w:val="0"/>
              <w:marTop w:val="0"/>
              <w:marBottom w:val="0"/>
              <w:divBdr>
                <w:top w:val="none" w:sz="0" w:space="0" w:color="auto"/>
                <w:left w:val="none" w:sz="0" w:space="0" w:color="auto"/>
                <w:bottom w:val="none" w:sz="0" w:space="0" w:color="auto"/>
                <w:right w:val="none" w:sz="0" w:space="0" w:color="auto"/>
              </w:divBdr>
            </w:div>
            <w:div w:id="529493452">
              <w:marLeft w:val="0"/>
              <w:marRight w:val="0"/>
              <w:marTop w:val="0"/>
              <w:marBottom w:val="0"/>
              <w:divBdr>
                <w:top w:val="none" w:sz="0" w:space="0" w:color="auto"/>
                <w:left w:val="none" w:sz="0" w:space="0" w:color="auto"/>
                <w:bottom w:val="none" w:sz="0" w:space="0" w:color="auto"/>
                <w:right w:val="none" w:sz="0" w:space="0" w:color="auto"/>
              </w:divBdr>
            </w:div>
            <w:div w:id="529804095">
              <w:marLeft w:val="0"/>
              <w:marRight w:val="0"/>
              <w:marTop w:val="0"/>
              <w:marBottom w:val="0"/>
              <w:divBdr>
                <w:top w:val="none" w:sz="0" w:space="0" w:color="auto"/>
                <w:left w:val="none" w:sz="0" w:space="0" w:color="auto"/>
                <w:bottom w:val="none" w:sz="0" w:space="0" w:color="auto"/>
                <w:right w:val="none" w:sz="0" w:space="0" w:color="auto"/>
              </w:divBdr>
            </w:div>
            <w:div w:id="530340768">
              <w:marLeft w:val="0"/>
              <w:marRight w:val="0"/>
              <w:marTop w:val="0"/>
              <w:marBottom w:val="0"/>
              <w:divBdr>
                <w:top w:val="none" w:sz="0" w:space="0" w:color="auto"/>
                <w:left w:val="none" w:sz="0" w:space="0" w:color="auto"/>
                <w:bottom w:val="none" w:sz="0" w:space="0" w:color="auto"/>
                <w:right w:val="none" w:sz="0" w:space="0" w:color="auto"/>
              </w:divBdr>
            </w:div>
            <w:div w:id="530919089">
              <w:marLeft w:val="0"/>
              <w:marRight w:val="0"/>
              <w:marTop w:val="0"/>
              <w:marBottom w:val="0"/>
              <w:divBdr>
                <w:top w:val="none" w:sz="0" w:space="0" w:color="auto"/>
                <w:left w:val="none" w:sz="0" w:space="0" w:color="auto"/>
                <w:bottom w:val="none" w:sz="0" w:space="0" w:color="auto"/>
                <w:right w:val="none" w:sz="0" w:space="0" w:color="auto"/>
              </w:divBdr>
            </w:div>
            <w:div w:id="531116817">
              <w:marLeft w:val="0"/>
              <w:marRight w:val="0"/>
              <w:marTop w:val="0"/>
              <w:marBottom w:val="0"/>
              <w:divBdr>
                <w:top w:val="none" w:sz="0" w:space="0" w:color="auto"/>
                <w:left w:val="none" w:sz="0" w:space="0" w:color="auto"/>
                <w:bottom w:val="none" w:sz="0" w:space="0" w:color="auto"/>
                <w:right w:val="none" w:sz="0" w:space="0" w:color="auto"/>
              </w:divBdr>
            </w:div>
            <w:div w:id="531303130">
              <w:marLeft w:val="0"/>
              <w:marRight w:val="0"/>
              <w:marTop w:val="0"/>
              <w:marBottom w:val="0"/>
              <w:divBdr>
                <w:top w:val="none" w:sz="0" w:space="0" w:color="auto"/>
                <w:left w:val="none" w:sz="0" w:space="0" w:color="auto"/>
                <w:bottom w:val="none" w:sz="0" w:space="0" w:color="auto"/>
                <w:right w:val="none" w:sz="0" w:space="0" w:color="auto"/>
              </w:divBdr>
            </w:div>
            <w:div w:id="531307487">
              <w:marLeft w:val="0"/>
              <w:marRight w:val="0"/>
              <w:marTop w:val="0"/>
              <w:marBottom w:val="0"/>
              <w:divBdr>
                <w:top w:val="none" w:sz="0" w:space="0" w:color="auto"/>
                <w:left w:val="none" w:sz="0" w:space="0" w:color="auto"/>
                <w:bottom w:val="none" w:sz="0" w:space="0" w:color="auto"/>
                <w:right w:val="none" w:sz="0" w:space="0" w:color="auto"/>
              </w:divBdr>
            </w:div>
            <w:div w:id="532813945">
              <w:marLeft w:val="0"/>
              <w:marRight w:val="0"/>
              <w:marTop w:val="0"/>
              <w:marBottom w:val="0"/>
              <w:divBdr>
                <w:top w:val="none" w:sz="0" w:space="0" w:color="auto"/>
                <w:left w:val="none" w:sz="0" w:space="0" w:color="auto"/>
                <w:bottom w:val="none" w:sz="0" w:space="0" w:color="auto"/>
                <w:right w:val="none" w:sz="0" w:space="0" w:color="auto"/>
              </w:divBdr>
            </w:div>
            <w:div w:id="535194043">
              <w:marLeft w:val="0"/>
              <w:marRight w:val="0"/>
              <w:marTop w:val="0"/>
              <w:marBottom w:val="0"/>
              <w:divBdr>
                <w:top w:val="none" w:sz="0" w:space="0" w:color="auto"/>
                <w:left w:val="none" w:sz="0" w:space="0" w:color="auto"/>
                <w:bottom w:val="none" w:sz="0" w:space="0" w:color="auto"/>
                <w:right w:val="none" w:sz="0" w:space="0" w:color="auto"/>
              </w:divBdr>
            </w:div>
            <w:div w:id="536431406">
              <w:marLeft w:val="0"/>
              <w:marRight w:val="0"/>
              <w:marTop w:val="0"/>
              <w:marBottom w:val="0"/>
              <w:divBdr>
                <w:top w:val="none" w:sz="0" w:space="0" w:color="auto"/>
                <w:left w:val="none" w:sz="0" w:space="0" w:color="auto"/>
                <w:bottom w:val="none" w:sz="0" w:space="0" w:color="auto"/>
                <w:right w:val="none" w:sz="0" w:space="0" w:color="auto"/>
              </w:divBdr>
            </w:div>
            <w:div w:id="538130350">
              <w:marLeft w:val="0"/>
              <w:marRight w:val="0"/>
              <w:marTop w:val="0"/>
              <w:marBottom w:val="0"/>
              <w:divBdr>
                <w:top w:val="none" w:sz="0" w:space="0" w:color="auto"/>
                <w:left w:val="none" w:sz="0" w:space="0" w:color="auto"/>
                <w:bottom w:val="none" w:sz="0" w:space="0" w:color="auto"/>
                <w:right w:val="none" w:sz="0" w:space="0" w:color="auto"/>
              </w:divBdr>
            </w:div>
            <w:div w:id="538322709">
              <w:marLeft w:val="0"/>
              <w:marRight w:val="0"/>
              <w:marTop w:val="0"/>
              <w:marBottom w:val="0"/>
              <w:divBdr>
                <w:top w:val="none" w:sz="0" w:space="0" w:color="auto"/>
                <w:left w:val="none" w:sz="0" w:space="0" w:color="auto"/>
                <w:bottom w:val="none" w:sz="0" w:space="0" w:color="auto"/>
                <w:right w:val="none" w:sz="0" w:space="0" w:color="auto"/>
              </w:divBdr>
            </w:div>
            <w:div w:id="538665641">
              <w:marLeft w:val="0"/>
              <w:marRight w:val="0"/>
              <w:marTop w:val="0"/>
              <w:marBottom w:val="0"/>
              <w:divBdr>
                <w:top w:val="none" w:sz="0" w:space="0" w:color="auto"/>
                <w:left w:val="none" w:sz="0" w:space="0" w:color="auto"/>
                <w:bottom w:val="none" w:sz="0" w:space="0" w:color="auto"/>
                <w:right w:val="none" w:sz="0" w:space="0" w:color="auto"/>
              </w:divBdr>
            </w:div>
            <w:div w:id="542400595">
              <w:marLeft w:val="0"/>
              <w:marRight w:val="0"/>
              <w:marTop w:val="0"/>
              <w:marBottom w:val="0"/>
              <w:divBdr>
                <w:top w:val="none" w:sz="0" w:space="0" w:color="auto"/>
                <w:left w:val="none" w:sz="0" w:space="0" w:color="auto"/>
                <w:bottom w:val="none" w:sz="0" w:space="0" w:color="auto"/>
                <w:right w:val="none" w:sz="0" w:space="0" w:color="auto"/>
              </w:divBdr>
            </w:div>
            <w:div w:id="542716417">
              <w:marLeft w:val="0"/>
              <w:marRight w:val="0"/>
              <w:marTop w:val="0"/>
              <w:marBottom w:val="0"/>
              <w:divBdr>
                <w:top w:val="none" w:sz="0" w:space="0" w:color="auto"/>
                <w:left w:val="none" w:sz="0" w:space="0" w:color="auto"/>
                <w:bottom w:val="none" w:sz="0" w:space="0" w:color="auto"/>
                <w:right w:val="none" w:sz="0" w:space="0" w:color="auto"/>
              </w:divBdr>
            </w:div>
            <w:div w:id="543710183">
              <w:marLeft w:val="0"/>
              <w:marRight w:val="0"/>
              <w:marTop w:val="0"/>
              <w:marBottom w:val="0"/>
              <w:divBdr>
                <w:top w:val="none" w:sz="0" w:space="0" w:color="auto"/>
                <w:left w:val="none" w:sz="0" w:space="0" w:color="auto"/>
                <w:bottom w:val="none" w:sz="0" w:space="0" w:color="auto"/>
                <w:right w:val="none" w:sz="0" w:space="0" w:color="auto"/>
              </w:divBdr>
            </w:div>
            <w:div w:id="544753944">
              <w:marLeft w:val="0"/>
              <w:marRight w:val="0"/>
              <w:marTop w:val="0"/>
              <w:marBottom w:val="0"/>
              <w:divBdr>
                <w:top w:val="none" w:sz="0" w:space="0" w:color="auto"/>
                <w:left w:val="none" w:sz="0" w:space="0" w:color="auto"/>
                <w:bottom w:val="none" w:sz="0" w:space="0" w:color="auto"/>
                <w:right w:val="none" w:sz="0" w:space="0" w:color="auto"/>
              </w:divBdr>
            </w:div>
            <w:div w:id="545914916">
              <w:marLeft w:val="0"/>
              <w:marRight w:val="0"/>
              <w:marTop w:val="0"/>
              <w:marBottom w:val="0"/>
              <w:divBdr>
                <w:top w:val="none" w:sz="0" w:space="0" w:color="auto"/>
                <w:left w:val="none" w:sz="0" w:space="0" w:color="auto"/>
                <w:bottom w:val="none" w:sz="0" w:space="0" w:color="auto"/>
                <w:right w:val="none" w:sz="0" w:space="0" w:color="auto"/>
              </w:divBdr>
            </w:div>
            <w:div w:id="547684693">
              <w:marLeft w:val="0"/>
              <w:marRight w:val="0"/>
              <w:marTop w:val="0"/>
              <w:marBottom w:val="0"/>
              <w:divBdr>
                <w:top w:val="none" w:sz="0" w:space="0" w:color="auto"/>
                <w:left w:val="none" w:sz="0" w:space="0" w:color="auto"/>
                <w:bottom w:val="none" w:sz="0" w:space="0" w:color="auto"/>
                <w:right w:val="none" w:sz="0" w:space="0" w:color="auto"/>
              </w:divBdr>
            </w:div>
            <w:div w:id="548226484">
              <w:marLeft w:val="0"/>
              <w:marRight w:val="0"/>
              <w:marTop w:val="0"/>
              <w:marBottom w:val="0"/>
              <w:divBdr>
                <w:top w:val="none" w:sz="0" w:space="0" w:color="auto"/>
                <w:left w:val="none" w:sz="0" w:space="0" w:color="auto"/>
                <w:bottom w:val="none" w:sz="0" w:space="0" w:color="auto"/>
                <w:right w:val="none" w:sz="0" w:space="0" w:color="auto"/>
              </w:divBdr>
            </w:div>
            <w:div w:id="549074621">
              <w:marLeft w:val="0"/>
              <w:marRight w:val="0"/>
              <w:marTop w:val="0"/>
              <w:marBottom w:val="0"/>
              <w:divBdr>
                <w:top w:val="none" w:sz="0" w:space="0" w:color="auto"/>
                <w:left w:val="none" w:sz="0" w:space="0" w:color="auto"/>
                <w:bottom w:val="none" w:sz="0" w:space="0" w:color="auto"/>
                <w:right w:val="none" w:sz="0" w:space="0" w:color="auto"/>
              </w:divBdr>
            </w:div>
            <w:div w:id="549263994">
              <w:marLeft w:val="0"/>
              <w:marRight w:val="0"/>
              <w:marTop w:val="0"/>
              <w:marBottom w:val="0"/>
              <w:divBdr>
                <w:top w:val="none" w:sz="0" w:space="0" w:color="auto"/>
                <w:left w:val="none" w:sz="0" w:space="0" w:color="auto"/>
                <w:bottom w:val="none" w:sz="0" w:space="0" w:color="auto"/>
                <w:right w:val="none" w:sz="0" w:space="0" w:color="auto"/>
              </w:divBdr>
            </w:div>
            <w:div w:id="550113485">
              <w:marLeft w:val="0"/>
              <w:marRight w:val="0"/>
              <w:marTop w:val="0"/>
              <w:marBottom w:val="0"/>
              <w:divBdr>
                <w:top w:val="none" w:sz="0" w:space="0" w:color="auto"/>
                <w:left w:val="none" w:sz="0" w:space="0" w:color="auto"/>
                <w:bottom w:val="none" w:sz="0" w:space="0" w:color="auto"/>
                <w:right w:val="none" w:sz="0" w:space="0" w:color="auto"/>
              </w:divBdr>
            </w:div>
            <w:div w:id="550113704">
              <w:marLeft w:val="0"/>
              <w:marRight w:val="0"/>
              <w:marTop w:val="0"/>
              <w:marBottom w:val="0"/>
              <w:divBdr>
                <w:top w:val="none" w:sz="0" w:space="0" w:color="auto"/>
                <w:left w:val="none" w:sz="0" w:space="0" w:color="auto"/>
                <w:bottom w:val="none" w:sz="0" w:space="0" w:color="auto"/>
                <w:right w:val="none" w:sz="0" w:space="0" w:color="auto"/>
              </w:divBdr>
            </w:div>
            <w:div w:id="551115624">
              <w:marLeft w:val="0"/>
              <w:marRight w:val="0"/>
              <w:marTop w:val="0"/>
              <w:marBottom w:val="0"/>
              <w:divBdr>
                <w:top w:val="none" w:sz="0" w:space="0" w:color="auto"/>
                <w:left w:val="none" w:sz="0" w:space="0" w:color="auto"/>
                <w:bottom w:val="none" w:sz="0" w:space="0" w:color="auto"/>
                <w:right w:val="none" w:sz="0" w:space="0" w:color="auto"/>
              </w:divBdr>
            </w:div>
            <w:div w:id="551767221">
              <w:marLeft w:val="0"/>
              <w:marRight w:val="0"/>
              <w:marTop w:val="0"/>
              <w:marBottom w:val="0"/>
              <w:divBdr>
                <w:top w:val="none" w:sz="0" w:space="0" w:color="auto"/>
                <w:left w:val="none" w:sz="0" w:space="0" w:color="auto"/>
                <w:bottom w:val="none" w:sz="0" w:space="0" w:color="auto"/>
                <w:right w:val="none" w:sz="0" w:space="0" w:color="auto"/>
              </w:divBdr>
            </w:div>
            <w:div w:id="552617337">
              <w:marLeft w:val="0"/>
              <w:marRight w:val="0"/>
              <w:marTop w:val="0"/>
              <w:marBottom w:val="0"/>
              <w:divBdr>
                <w:top w:val="none" w:sz="0" w:space="0" w:color="auto"/>
                <w:left w:val="none" w:sz="0" w:space="0" w:color="auto"/>
                <w:bottom w:val="none" w:sz="0" w:space="0" w:color="auto"/>
                <w:right w:val="none" w:sz="0" w:space="0" w:color="auto"/>
              </w:divBdr>
            </w:div>
            <w:div w:id="554007239">
              <w:marLeft w:val="0"/>
              <w:marRight w:val="0"/>
              <w:marTop w:val="0"/>
              <w:marBottom w:val="0"/>
              <w:divBdr>
                <w:top w:val="none" w:sz="0" w:space="0" w:color="auto"/>
                <w:left w:val="none" w:sz="0" w:space="0" w:color="auto"/>
                <w:bottom w:val="none" w:sz="0" w:space="0" w:color="auto"/>
                <w:right w:val="none" w:sz="0" w:space="0" w:color="auto"/>
              </w:divBdr>
            </w:div>
            <w:div w:id="554852201">
              <w:marLeft w:val="0"/>
              <w:marRight w:val="0"/>
              <w:marTop w:val="0"/>
              <w:marBottom w:val="0"/>
              <w:divBdr>
                <w:top w:val="none" w:sz="0" w:space="0" w:color="auto"/>
                <w:left w:val="none" w:sz="0" w:space="0" w:color="auto"/>
                <w:bottom w:val="none" w:sz="0" w:space="0" w:color="auto"/>
                <w:right w:val="none" w:sz="0" w:space="0" w:color="auto"/>
              </w:divBdr>
            </w:div>
            <w:div w:id="555239847">
              <w:marLeft w:val="0"/>
              <w:marRight w:val="0"/>
              <w:marTop w:val="0"/>
              <w:marBottom w:val="0"/>
              <w:divBdr>
                <w:top w:val="none" w:sz="0" w:space="0" w:color="auto"/>
                <w:left w:val="none" w:sz="0" w:space="0" w:color="auto"/>
                <w:bottom w:val="none" w:sz="0" w:space="0" w:color="auto"/>
                <w:right w:val="none" w:sz="0" w:space="0" w:color="auto"/>
              </w:divBdr>
            </w:div>
            <w:div w:id="556936230">
              <w:marLeft w:val="0"/>
              <w:marRight w:val="0"/>
              <w:marTop w:val="0"/>
              <w:marBottom w:val="0"/>
              <w:divBdr>
                <w:top w:val="none" w:sz="0" w:space="0" w:color="auto"/>
                <w:left w:val="none" w:sz="0" w:space="0" w:color="auto"/>
                <w:bottom w:val="none" w:sz="0" w:space="0" w:color="auto"/>
                <w:right w:val="none" w:sz="0" w:space="0" w:color="auto"/>
              </w:divBdr>
            </w:div>
            <w:div w:id="557783128">
              <w:marLeft w:val="0"/>
              <w:marRight w:val="0"/>
              <w:marTop w:val="0"/>
              <w:marBottom w:val="0"/>
              <w:divBdr>
                <w:top w:val="none" w:sz="0" w:space="0" w:color="auto"/>
                <w:left w:val="none" w:sz="0" w:space="0" w:color="auto"/>
                <w:bottom w:val="none" w:sz="0" w:space="0" w:color="auto"/>
                <w:right w:val="none" w:sz="0" w:space="0" w:color="auto"/>
              </w:divBdr>
            </w:div>
            <w:div w:id="558201360">
              <w:marLeft w:val="0"/>
              <w:marRight w:val="0"/>
              <w:marTop w:val="0"/>
              <w:marBottom w:val="0"/>
              <w:divBdr>
                <w:top w:val="none" w:sz="0" w:space="0" w:color="auto"/>
                <w:left w:val="none" w:sz="0" w:space="0" w:color="auto"/>
                <w:bottom w:val="none" w:sz="0" w:space="0" w:color="auto"/>
                <w:right w:val="none" w:sz="0" w:space="0" w:color="auto"/>
              </w:divBdr>
            </w:div>
            <w:div w:id="558594098">
              <w:marLeft w:val="0"/>
              <w:marRight w:val="0"/>
              <w:marTop w:val="0"/>
              <w:marBottom w:val="0"/>
              <w:divBdr>
                <w:top w:val="none" w:sz="0" w:space="0" w:color="auto"/>
                <w:left w:val="none" w:sz="0" w:space="0" w:color="auto"/>
                <w:bottom w:val="none" w:sz="0" w:space="0" w:color="auto"/>
                <w:right w:val="none" w:sz="0" w:space="0" w:color="auto"/>
              </w:divBdr>
            </w:div>
            <w:div w:id="558976639">
              <w:marLeft w:val="0"/>
              <w:marRight w:val="0"/>
              <w:marTop w:val="0"/>
              <w:marBottom w:val="0"/>
              <w:divBdr>
                <w:top w:val="none" w:sz="0" w:space="0" w:color="auto"/>
                <w:left w:val="none" w:sz="0" w:space="0" w:color="auto"/>
                <w:bottom w:val="none" w:sz="0" w:space="0" w:color="auto"/>
                <w:right w:val="none" w:sz="0" w:space="0" w:color="auto"/>
              </w:divBdr>
            </w:div>
            <w:div w:id="559173534">
              <w:marLeft w:val="0"/>
              <w:marRight w:val="0"/>
              <w:marTop w:val="0"/>
              <w:marBottom w:val="0"/>
              <w:divBdr>
                <w:top w:val="none" w:sz="0" w:space="0" w:color="auto"/>
                <w:left w:val="none" w:sz="0" w:space="0" w:color="auto"/>
                <w:bottom w:val="none" w:sz="0" w:space="0" w:color="auto"/>
                <w:right w:val="none" w:sz="0" w:space="0" w:color="auto"/>
              </w:divBdr>
            </w:div>
            <w:div w:id="560292006">
              <w:marLeft w:val="0"/>
              <w:marRight w:val="0"/>
              <w:marTop w:val="0"/>
              <w:marBottom w:val="0"/>
              <w:divBdr>
                <w:top w:val="none" w:sz="0" w:space="0" w:color="auto"/>
                <w:left w:val="none" w:sz="0" w:space="0" w:color="auto"/>
                <w:bottom w:val="none" w:sz="0" w:space="0" w:color="auto"/>
                <w:right w:val="none" w:sz="0" w:space="0" w:color="auto"/>
              </w:divBdr>
            </w:div>
            <w:div w:id="562109069">
              <w:marLeft w:val="0"/>
              <w:marRight w:val="0"/>
              <w:marTop w:val="0"/>
              <w:marBottom w:val="0"/>
              <w:divBdr>
                <w:top w:val="none" w:sz="0" w:space="0" w:color="auto"/>
                <w:left w:val="none" w:sz="0" w:space="0" w:color="auto"/>
                <w:bottom w:val="none" w:sz="0" w:space="0" w:color="auto"/>
                <w:right w:val="none" w:sz="0" w:space="0" w:color="auto"/>
              </w:divBdr>
            </w:div>
            <w:div w:id="563024733">
              <w:marLeft w:val="0"/>
              <w:marRight w:val="0"/>
              <w:marTop w:val="0"/>
              <w:marBottom w:val="0"/>
              <w:divBdr>
                <w:top w:val="none" w:sz="0" w:space="0" w:color="auto"/>
                <w:left w:val="none" w:sz="0" w:space="0" w:color="auto"/>
                <w:bottom w:val="none" w:sz="0" w:space="0" w:color="auto"/>
                <w:right w:val="none" w:sz="0" w:space="0" w:color="auto"/>
              </w:divBdr>
            </w:div>
            <w:div w:id="564418833">
              <w:marLeft w:val="0"/>
              <w:marRight w:val="0"/>
              <w:marTop w:val="0"/>
              <w:marBottom w:val="0"/>
              <w:divBdr>
                <w:top w:val="none" w:sz="0" w:space="0" w:color="auto"/>
                <w:left w:val="none" w:sz="0" w:space="0" w:color="auto"/>
                <w:bottom w:val="none" w:sz="0" w:space="0" w:color="auto"/>
                <w:right w:val="none" w:sz="0" w:space="0" w:color="auto"/>
              </w:divBdr>
            </w:div>
            <w:div w:id="564530594">
              <w:marLeft w:val="0"/>
              <w:marRight w:val="0"/>
              <w:marTop w:val="0"/>
              <w:marBottom w:val="0"/>
              <w:divBdr>
                <w:top w:val="none" w:sz="0" w:space="0" w:color="auto"/>
                <w:left w:val="none" w:sz="0" w:space="0" w:color="auto"/>
                <w:bottom w:val="none" w:sz="0" w:space="0" w:color="auto"/>
                <w:right w:val="none" w:sz="0" w:space="0" w:color="auto"/>
              </w:divBdr>
            </w:div>
            <w:div w:id="564992133">
              <w:marLeft w:val="0"/>
              <w:marRight w:val="0"/>
              <w:marTop w:val="0"/>
              <w:marBottom w:val="0"/>
              <w:divBdr>
                <w:top w:val="none" w:sz="0" w:space="0" w:color="auto"/>
                <w:left w:val="none" w:sz="0" w:space="0" w:color="auto"/>
                <w:bottom w:val="none" w:sz="0" w:space="0" w:color="auto"/>
                <w:right w:val="none" w:sz="0" w:space="0" w:color="auto"/>
              </w:divBdr>
            </w:div>
            <w:div w:id="565724938">
              <w:marLeft w:val="0"/>
              <w:marRight w:val="0"/>
              <w:marTop w:val="0"/>
              <w:marBottom w:val="0"/>
              <w:divBdr>
                <w:top w:val="none" w:sz="0" w:space="0" w:color="auto"/>
                <w:left w:val="none" w:sz="0" w:space="0" w:color="auto"/>
                <w:bottom w:val="none" w:sz="0" w:space="0" w:color="auto"/>
                <w:right w:val="none" w:sz="0" w:space="0" w:color="auto"/>
              </w:divBdr>
            </w:div>
            <w:div w:id="567040193">
              <w:marLeft w:val="0"/>
              <w:marRight w:val="0"/>
              <w:marTop w:val="0"/>
              <w:marBottom w:val="0"/>
              <w:divBdr>
                <w:top w:val="none" w:sz="0" w:space="0" w:color="auto"/>
                <w:left w:val="none" w:sz="0" w:space="0" w:color="auto"/>
                <w:bottom w:val="none" w:sz="0" w:space="0" w:color="auto"/>
                <w:right w:val="none" w:sz="0" w:space="0" w:color="auto"/>
              </w:divBdr>
            </w:div>
            <w:div w:id="567958588">
              <w:marLeft w:val="0"/>
              <w:marRight w:val="0"/>
              <w:marTop w:val="0"/>
              <w:marBottom w:val="0"/>
              <w:divBdr>
                <w:top w:val="none" w:sz="0" w:space="0" w:color="auto"/>
                <w:left w:val="none" w:sz="0" w:space="0" w:color="auto"/>
                <w:bottom w:val="none" w:sz="0" w:space="0" w:color="auto"/>
                <w:right w:val="none" w:sz="0" w:space="0" w:color="auto"/>
              </w:divBdr>
            </w:div>
            <w:div w:id="570695049">
              <w:marLeft w:val="0"/>
              <w:marRight w:val="0"/>
              <w:marTop w:val="0"/>
              <w:marBottom w:val="0"/>
              <w:divBdr>
                <w:top w:val="none" w:sz="0" w:space="0" w:color="auto"/>
                <w:left w:val="none" w:sz="0" w:space="0" w:color="auto"/>
                <w:bottom w:val="none" w:sz="0" w:space="0" w:color="auto"/>
                <w:right w:val="none" w:sz="0" w:space="0" w:color="auto"/>
              </w:divBdr>
            </w:div>
            <w:div w:id="570971536">
              <w:marLeft w:val="0"/>
              <w:marRight w:val="0"/>
              <w:marTop w:val="0"/>
              <w:marBottom w:val="0"/>
              <w:divBdr>
                <w:top w:val="none" w:sz="0" w:space="0" w:color="auto"/>
                <w:left w:val="none" w:sz="0" w:space="0" w:color="auto"/>
                <w:bottom w:val="none" w:sz="0" w:space="0" w:color="auto"/>
                <w:right w:val="none" w:sz="0" w:space="0" w:color="auto"/>
              </w:divBdr>
            </w:div>
            <w:div w:id="571356406">
              <w:marLeft w:val="0"/>
              <w:marRight w:val="0"/>
              <w:marTop w:val="0"/>
              <w:marBottom w:val="0"/>
              <w:divBdr>
                <w:top w:val="none" w:sz="0" w:space="0" w:color="auto"/>
                <w:left w:val="none" w:sz="0" w:space="0" w:color="auto"/>
                <w:bottom w:val="none" w:sz="0" w:space="0" w:color="auto"/>
                <w:right w:val="none" w:sz="0" w:space="0" w:color="auto"/>
              </w:divBdr>
            </w:div>
            <w:div w:id="571697123">
              <w:marLeft w:val="0"/>
              <w:marRight w:val="0"/>
              <w:marTop w:val="0"/>
              <w:marBottom w:val="0"/>
              <w:divBdr>
                <w:top w:val="none" w:sz="0" w:space="0" w:color="auto"/>
                <w:left w:val="none" w:sz="0" w:space="0" w:color="auto"/>
                <w:bottom w:val="none" w:sz="0" w:space="0" w:color="auto"/>
                <w:right w:val="none" w:sz="0" w:space="0" w:color="auto"/>
              </w:divBdr>
            </w:div>
            <w:div w:id="572397668">
              <w:marLeft w:val="0"/>
              <w:marRight w:val="0"/>
              <w:marTop w:val="0"/>
              <w:marBottom w:val="0"/>
              <w:divBdr>
                <w:top w:val="none" w:sz="0" w:space="0" w:color="auto"/>
                <w:left w:val="none" w:sz="0" w:space="0" w:color="auto"/>
                <w:bottom w:val="none" w:sz="0" w:space="0" w:color="auto"/>
                <w:right w:val="none" w:sz="0" w:space="0" w:color="auto"/>
              </w:divBdr>
            </w:div>
            <w:div w:id="573516319">
              <w:marLeft w:val="0"/>
              <w:marRight w:val="0"/>
              <w:marTop w:val="0"/>
              <w:marBottom w:val="0"/>
              <w:divBdr>
                <w:top w:val="none" w:sz="0" w:space="0" w:color="auto"/>
                <w:left w:val="none" w:sz="0" w:space="0" w:color="auto"/>
                <w:bottom w:val="none" w:sz="0" w:space="0" w:color="auto"/>
                <w:right w:val="none" w:sz="0" w:space="0" w:color="auto"/>
              </w:divBdr>
            </w:div>
            <w:div w:id="573977427">
              <w:marLeft w:val="0"/>
              <w:marRight w:val="0"/>
              <w:marTop w:val="0"/>
              <w:marBottom w:val="0"/>
              <w:divBdr>
                <w:top w:val="none" w:sz="0" w:space="0" w:color="auto"/>
                <w:left w:val="none" w:sz="0" w:space="0" w:color="auto"/>
                <w:bottom w:val="none" w:sz="0" w:space="0" w:color="auto"/>
                <w:right w:val="none" w:sz="0" w:space="0" w:color="auto"/>
              </w:divBdr>
            </w:div>
            <w:div w:id="579680164">
              <w:marLeft w:val="0"/>
              <w:marRight w:val="0"/>
              <w:marTop w:val="0"/>
              <w:marBottom w:val="0"/>
              <w:divBdr>
                <w:top w:val="none" w:sz="0" w:space="0" w:color="auto"/>
                <w:left w:val="none" w:sz="0" w:space="0" w:color="auto"/>
                <w:bottom w:val="none" w:sz="0" w:space="0" w:color="auto"/>
                <w:right w:val="none" w:sz="0" w:space="0" w:color="auto"/>
              </w:divBdr>
            </w:div>
            <w:div w:id="582109276">
              <w:marLeft w:val="0"/>
              <w:marRight w:val="0"/>
              <w:marTop w:val="0"/>
              <w:marBottom w:val="0"/>
              <w:divBdr>
                <w:top w:val="none" w:sz="0" w:space="0" w:color="auto"/>
                <w:left w:val="none" w:sz="0" w:space="0" w:color="auto"/>
                <w:bottom w:val="none" w:sz="0" w:space="0" w:color="auto"/>
                <w:right w:val="none" w:sz="0" w:space="0" w:color="auto"/>
              </w:divBdr>
            </w:div>
            <w:div w:id="582422792">
              <w:marLeft w:val="0"/>
              <w:marRight w:val="0"/>
              <w:marTop w:val="0"/>
              <w:marBottom w:val="0"/>
              <w:divBdr>
                <w:top w:val="none" w:sz="0" w:space="0" w:color="auto"/>
                <w:left w:val="none" w:sz="0" w:space="0" w:color="auto"/>
                <w:bottom w:val="none" w:sz="0" w:space="0" w:color="auto"/>
                <w:right w:val="none" w:sz="0" w:space="0" w:color="auto"/>
              </w:divBdr>
            </w:div>
            <w:div w:id="582761341">
              <w:marLeft w:val="0"/>
              <w:marRight w:val="0"/>
              <w:marTop w:val="0"/>
              <w:marBottom w:val="0"/>
              <w:divBdr>
                <w:top w:val="none" w:sz="0" w:space="0" w:color="auto"/>
                <w:left w:val="none" w:sz="0" w:space="0" w:color="auto"/>
                <w:bottom w:val="none" w:sz="0" w:space="0" w:color="auto"/>
                <w:right w:val="none" w:sz="0" w:space="0" w:color="auto"/>
              </w:divBdr>
            </w:div>
            <w:div w:id="583034441">
              <w:marLeft w:val="0"/>
              <w:marRight w:val="0"/>
              <w:marTop w:val="0"/>
              <w:marBottom w:val="0"/>
              <w:divBdr>
                <w:top w:val="none" w:sz="0" w:space="0" w:color="auto"/>
                <w:left w:val="none" w:sz="0" w:space="0" w:color="auto"/>
                <w:bottom w:val="none" w:sz="0" w:space="0" w:color="auto"/>
                <w:right w:val="none" w:sz="0" w:space="0" w:color="auto"/>
              </w:divBdr>
            </w:div>
            <w:div w:id="583297767">
              <w:marLeft w:val="0"/>
              <w:marRight w:val="0"/>
              <w:marTop w:val="0"/>
              <w:marBottom w:val="0"/>
              <w:divBdr>
                <w:top w:val="none" w:sz="0" w:space="0" w:color="auto"/>
                <w:left w:val="none" w:sz="0" w:space="0" w:color="auto"/>
                <w:bottom w:val="none" w:sz="0" w:space="0" w:color="auto"/>
                <w:right w:val="none" w:sz="0" w:space="0" w:color="auto"/>
              </w:divBdr>
            </w:div>
            <w:div w:id="583420562">
              <w:marLeft w:val="0"/>
              <w:marRight w:val="0"/>
              <w:marTop w:val="0"/>
              <w:marBottom w:val="0"/>
              <w:divBdr>
                <w:top w:val="none" w:sz="0" w:space="0" w:color="auto"/>
                <w:left w:val="none" w:sz="0" w:space="0" w:color="auto"/>
                <w:bottom w:val="none" w:sz="0" w:space="0" w:color="auto"/>
                <w:right w:val="none" w:sz="0" w:space="0" w:color="auto"/>
              </w:divBdr>
            </w:div>
            <w:div w:id="583607978">
              <w:marLeft w:val="0"/>
              <w:marRight w:val="0"/>
              <w:marTop w:val="0"/>
              <w:marBottom w:val="0"/>
              <w:divBdr>
                <w:top w:val="none" w:sz="0" w:space="0" w:color="auto"/>
                <w:left w:val="none" w:sz="0" w:space="0" w:color="auto"/>
                <w:bottom w:val="none" w:sz="0" w:space="0" w:color="auto"/>
                <w:right w:val="none" w:sz="0" w:space="0" w:color="auto"/>
              </w:divBdr>
            </w:div>
            <w:div w:id="583614661">
              <w:marLeft w:val="0"/>
              <w:marRight w:val="0"/>
              <w:marTop w:val="0"/>
              <w:marBottom w:val="0"/>
              <w:divBdr>
                <w:top w:val="none" w:sz="0" w:space="0" w:color="auto"/>
                <w:left w:val="none" w:sz="0" w:space="0" w:color="auto"/>
                <w:bottom w:val="none" w:sz="0" w:space="0" w:color="auto"/>
                <w:right w:val="none" w:sz="0" w:space="0" w:color="auto"/>
              </w:divBdr>
            </w:div>
            <w:div w:id="583800886">
              <w:marLeft w:val="0"/>
              <w:marRight w:val="0"/>
              <w:marTop w:val="0"/>
              <w:marBottom w:val="0"/>
              <w:divBdr>
                <w:top w:val="none" w:sz="0" w:space="0" w:color="auto"/>
                <w:left w:val="none" w:sz="0" w:space="0" w:color="auto"/>
                <w:bottom w:val="none" w:sz="0" w:space="0" w:color="auto"/>
                <w:right w:val="none" w:sz="0" w:space="0" w:color="auto"/>
              </w:divBdr>
            </w:div>
            <w:div w:id="584461005">
              <w:marLeft w:val="0"/>
              <w:marRight w:val="0"/>
              <w:marTop w:val="0"/>
              <w:marBottom w:val="0"/>
              <w:divBdr>
                <w:top w:val="none" w:sz="0" w:space="0" w:color="auto"/>
                <w:left w:val="none" w:sz="0" w:space="0" w:color="auto"/>
                <w:bottom w:val="none" w:sz="0" w:space="0" w:color="auto"/>
                <w:right w:val="none" w:sz="0" w:space="0" w:color="auto"/>
              </w:divBdr>
            </w:div>
            <w:div w:id="586495761">
              <w:marLeft w:val="0"/>
              <w:marRight w:val="0"/>
              <w:marTop w:val="0"/>
              <w:marBottom w:val="0"/>
              <w:divBdr>
                <w:top w:val="none" w:sz="0" w:space="0" w:color="auto"/>
                <w:left w:val="none" w:sz="0" w:space="0" w:color="auto"/>
                <w:bottom w:val="none" w:sz="0" w:space="0" w:color="auto"/>
                <w:right w:val="none" w:sz="0" w:space="0" w:color="auto"/>
              </w:divBdr>
            </w:div>
            <w:div w:id="586814244">
              <w:marLeft w:val="0"/>
              <w:marRight w:val="0"/>
              <w:marTop w:val="0"/>
              <w:marBottom w:val="0"/>
              <w:divBdr>
                <w:top w:val="none" w:sz="0" w:space="0" w:color="auto"/>
                <w:left w:val="none" w:sz="0" w:space="0" w:color="auto"/>
                <w:bottom w:val="none" w:sz="0" w:space="0" w:color="auto"/>
                <w:right w:val="none" w:sz="0" w:space="0" w:color="auto"/>
              </w:divBdr>
            </w:div>
            <w:div w:id="587009425">
              <w:marLeft w:val="0"/>
              <w:marRight w:val="0"/>
              <w:marTop w:val="0"/>
              <w:marBottom w:val="0"/>
              <w:divBdr>
                <w:top w:val="none" w:sz="0" w:space="0" w:color="auto"/>
                <w:left w:val="none" w:sz="0" w:space="0" w:color="auto"/>
                <w:bottom w:val="none" w:sz="0" w:space="0" w:color="auto"/>
                <w:right w:val="none" w:sz="0" w:space="0" w:color="auto"/>
              </w:divBdr>
            </w:div>
            <w:div w:id="587151204">
              <w:marLeft w:val="0"/>
              <w:marRight w:val="0"/>
              <w:marTop w:val="0"/>
              <w:marBottom w:val="0"/>
              <w:divBdr>
                <w:top w:val="none" w:sz="0" w:space="0" w:color="auto"/>
                <w:left w:val="none" w:sz="0" w:space="0" w:color="auto"/>
                <w:bottom w:val="none" w:sz="0" w:space="0" w:color="auto"/>
                <w:right w:val="none" w:sz="0" w:space="0" w:color="auto"/>
              </w:divBdr>
            </w:div>
            <w:div w:id="588462741">
              <w:marLeft w:val="0"/>
              <w:marRight w:val="0"/>
              <w:marTop w:val="0"/>
              <w:marBottom w:val="0"/>
              <w:divBdr>
                <w:top w:val="none" w:sz="0" w:space="0" w:color="auto"/>
                <w:left w:val="none" w:sz="0" w:space="0" w:color="auto"/>
                <w:bottom w:val="none" w:sz="0" w:space="0" w:color="auto"/>
                <w:right w:val="none" w:sz="0" w:space="0" w:color="auto"/>
              </w:divBdr>
            </w:div>
            <w:div w:id="588470264">
              <w:marLeft w:val="0"/>
              <w:marRight w:val="0"/>
              <w:marTop w:val="0"/>
              <w:marBottom w:val="0"/>
              <w:divBdr>
                <w:top w:val="none" w:sz="0" w:space="0" w:color="auto"/>
                <w:left w:val="none" w:sz="0" w:space="0" w:color="auto"/>
                <w:bottom w:val="none" w:sz="0" w:space="0" w:color="auto"/>
                <w:right w:val="none" w:sz="0" w:space="0" w:color="auto"/>
              </w:divBdr>
            </w:div>
            <w:div w:id="589388938">
              <w:marLeft w:val="0"/>
              <w:marRight w:val="0"/>
              <w:marTop w:val="0"/>
              <w:marBottom w:val="0"/>
              <w:divBdr>
                <w:top w:val="none" w:sz="0" w:space="0" w:color="auto"/>
                <w:left w:val="none" w:sz="0" w:space="0" w:color="auto"/>
                <w:bottom w:val="none" w:sz="0" w:space="0" w:color="auto"/>
                <w:right w:val="none" w:sz="0" w:space="0" w:color="auto"/>
              </w:divBdr>
            </w:div>
            <w:div w:id="590429788">
              <w:marLeft w:val="0"/>
              <w:marRight w:val="0"/>
              <w:marTop w:val="0"/>
              <w:marBottom w:val="0"/>
              <w:divBdr>
                <w:top w:val="none" w:sz="0" w:space="0" w:color="auto"/>
                <w:left w:val="none" w:sz="0" w:space="0" w:color="auto"/>
                <w:bottom w:val="none" w:sz="0" w:space="0" w:color="auto"/>
                <w:right w:val="none" w:sz="0" w:space="0" w:color="auto"/>
              </w:divBdr>
            </w:div>
            <w:div w:id="590622859">
              <w:marLeft w:val="0"/>
              <w:marRight w:val="0"/>
              <w:marTop w:val="0"/>
              <w:marBottom w:val="0"/>
              <w:divBdr>
                <w:top w:val="none" w:sz="0" w:space="0" w:color="auto"/>
                <w:left w:val="none" w:sz="0" w:space="0" w:color="auto"/>
                <w:bottom w:val="none" w:sz="0" w:space="0" w:color="auto"/>
                <w:right w:val="none" w:sz="0" w:space="0" w:color="auto"/>
              </w:divBdr>
            </w:div>
            <w:div w:id="591358269">
              <w:marLeft w:val="0"/>
              <w:marRight w:val="0"/>
              <w:marTop w:val="0"/>
              <w:marBottom w:val="0"/>
              <w:divBdr>
                <w:top w:val="none" w:sz="0" w:space="0" w:color="auto"/>
                <w:left w:val="none" w:sz="0" w:space="0" w:color="auto"/>
                <w:bottom w:val="none" w:sz="0" w:space="0" w:color="auto"/>
                <w:right w:val="none" w:sz="0" w:space="0" w:color="auto"/>
              </w:divBdr>
            </w:div>
            <w:div w:id="592277684">
              <w:marLeft w:val="0"/>
              <w:marRight w:val="0"/>
              <w:marTop w:val="0"/>
              <w:marBottom w:val="0"/>
              <w:divBdr>
                <w:top w:val="none" w:sz="0" w:space="0" w:color="auto"/>
                <w:left w:val="none" w:sz="0" w:space="0" w:color="auto"/>
                <w:bottom w:val="none" w:sz="0" w:space="0" w:color="auto"/>
                <w:right w:val="none" w:sz="0" w:space="0" w:color="auto"/>
              </w:divBdr>
            </w:div>
            <w:div w:id="596332005">
              <w:marLeft w:val="0"/>
              <w:marRight w:val="0"/>
              <w:marTop w:val="0"/>
              <w:marBottom w:val="0"/>
              <w:divBdr>
                <w:top w:val="none" w:sz="0" w:space="0" w:color="auto"/>
                <w:left w:val="none" w:sz="0" w:space="0" w:color="auto"/>
                <w:bottom w:val="none" w:sz="0" w:space="0" w:color="auto"/>
                <w:right w:val="none" w:sz="0" w:space="0" w:color="auto"/>
              </w:divBdr>
            </w:div>
            <w:div w:id="596444142">
              <w:marLeft w:val="0"/>
              <w:marRight w:val="0"/>
              <w:marTop w:val="0"/>
              <w:marBottom w:val="0"/>
              <w:divBdr>
                <w:top w:val="none" w:sz="0" w:space="0" w:color="auto"/>
                <w:left w:val="none" w:sz="0" w:space="0" w:color="auto"/>
                <w:bottom w:val="none" w:sz="0" w:space="0" w:color="auto"/>
                <w:right w:val="none" w:sz="0" w:space="0" w:color="auto"/>
              </w:divBdr>
            </w:div>
            <w:div w:id="596989608">
              <w:marLeft w:val="0"/>
              <w:marRight w:val="0"/>
              <w:marTop w:val="0"/>
              <w:marBottom w:val="0"/>
              <w:divBdr>
                <w:top w:val="none" w:sz="0" w:space="0" w:color="auto"/>
                <w:left w:val="none" w:sz="0" w:space="0" w:color="auto"/>
                <w:bottom w:val="none" w:sz="0" w:space="0" w:color="auto"/>
                <w:right w:val="none" w:sz="0" w:space="0" w:color="auto"/>
              </w:divBdr>
            </w:div>
            <w:div w:id="597252643">
              <w:marLeft w:val="0"/>
              <w:marRight w:val="0"/>
              <w:marTop w:val="0"/>
              <w:marBottom w:val="0"/>
              <w:divBdr>
                <w:top w:val="none" w:sz="0" w:space="0" w:color="auto"/>
                <w:left w:val="none" w:sz="0" w:space="0" w:color="auto"/>
                <w:bottom w:val="none" w:sz="0" w:space="0" w:color="auto"/>
                <w:right w:val="none" w:sz="0" w:space="0" w:color="auto"/>
              </w:divBdr>
            </w:div>
            <w:div w:id="597257807">
              <w:marLeft w:val="0"/>
              <w:marRight w:val="0"/>
              <w:marTop w:val="0"/>
              <w:marBottom w:val="0"/>
              <w:divBdr>
                <w:top w:val="none" w:sz="0" w:space="0" w:color="auto"/>
                <w:left w:val="none" w:sz="0" w:space="0" w:color="auto"/>
                <w:bottom w:val="none" w:sz="0" w:space="0" w:color="auto"/>
                <w:right w:val="none" w:sz="0" w:space="0" w:color="auto"/>
              </w:divBdr>
            </w:div>
            <w:div w:id="598484535">
              <w:marLeft w:val="0"/>
              <w:marRight w:val="0"/>
              <w:marTop w:val="0"/>
              <w:marBottom w:val="0"/>
              <w:divBdr>
                <w:top w:val="none" w:sz="0" w:space="0" w:color="auto"/>
                <w:left w:val="none" w:sz="0" w:space="0" w:color="auto"/>
                <w:bottom w:val="none" w:sz="0" w:space="0" w:color="auto"/>
                <w:right w:val="none" w:sz="0" w:space="0" w:color="auto"/>
              </w:divBdr>
            </w:div>
            <w:div w:id="600114945">
              <w:marLeft w:val="0"/>
              <w:marRight w:val="0"/>
              <w:marTop w:val="0"/>
              <w:marBottom w:val="0"/>
              <w:divBdr>
                <w:top w:val="none" w:sz="0" w:space="0" w:color="auto"/>
                <w:left w:val="none" w:sz="0" w:space="0" w:color="auto"/>
                <w:bottom w:val="none" w:sz="0" w:space="0" w:color="auto"/>
                <w:right w:val="none" w:sz="0" w:space="0" w:color="auto"/>
              </w:divBdr>
            </w:div>
            <w:div w:id="600600494">
              <w:marLeft w:val="0"/>
              <w:marRight w:val="0"/>
              <w:marTop w:val="0"/>
              <w:marBottom w:val="0"/>
              <w:divBdr>
                <w:top w:val="none" w:sz="0" w:space="0" w:color="auto"/>
                <w:left w:val="none" w:sz="0" w:space="0" w:color="auto"/>
                <w:bottom w:val="none" w:sz="0" w:space="0" w:color="auto"/>
                <w:right w:val="none" w:sz="0" w:space="0" w:color="auto"/>
              </w:divBdr>
            </w:div>
            <w:div w:id="603151565">
              <w:marLeft w:val="0"/>
              <w:marRight w:val="0"/>
              <w:marTop w:val="0"/>
              <w:marBottom w:val="0"/>
              <w:divBdr>
                <w:top w:val="none" w:sz="0" w:space="0" w:color="auto"/>
                <w:left w:val="none" w:sz="0" w:space="0" w:color="auto"/>
                <w:bottom w:val="none" w:sz="0" w:space="0" w:color="auto"/>
                <w:right w:val="none" w:sz="0" w:space="0" w:color="auto"/>
              </w:divBdr>
            </w:div>
            <w:div w:id="604965224">
              <w:marLeft w:val="0"/>
              <w:marRight w:val="0"/>
              <w:marTop w:val="0"/>
              <w:marBottom w:val="0"/>
              <w:divBdr>
                <w:top w:val="none" w:sz="0" w:space="0" w:color="auto"/>
                <w:left w:val="none" w:sz="0" w:space="0" w:color="auto"/>
                <w:bottom w:val="none" w:sz="0" w:space="0" w:color="auto"/>
                <w:right w:val="none" w:sz="0" w:space="0" w:color="auto"/>
              </w:divBdr>
            </w:div>
            <w:div w:id="605160694">
              <w:marLeft w:val="0"/>
              <w:marRight w:val="0"/>
              <w:marTop w:val="0"/>
              <w:marBottom w:val="0"/>
              <w:divBdr>
                <w:top w:val="none" w:sz="0" w:space="0" w:color="auto"/>
                <w:left w:val="none" w:sz="0" w:space="0" w:color="auto"/>
                <w:bottom w:val="none" w:sz="0" w:space="0" w:color="auto"/>
                <w:right w:val="none" w:sz="0" w:space="0" w:color="auto"/>
              </w:divBdr>
            </w:div>
            <w:div w:id="605649688">
              <w:marLeft w:val="0"/>
              <w:marRight w:val="0"/>
              <w:marTop w:val="0"/>
              <w:marBottom w:val="0"/>
              <w:divBdr>
                <w:top w:val="none" w:sz="0" w:space="0" w:color="auto"/>
                <w:left w:val="none" w:sz="0" w:space="0" w:color="auto"/>
                <w:bottom w:val="none" w:sz="0" w:space="0" w:color="auto"/>
                <w:right w:val="none" w:sz="0" w:space="0" w:color="auto"/>
              </w:divBdr>
            </w:div>
            <w:div w:id="606234617">
              <w:marLeft w:val="0"/>
              <w:marRight w:val="0"/>
              <w:marTop w:val="0"/>
              <w:marBottom w:val="0"/>
              <w:divBdr>
                <w:top w:val="none" w:sz="0" w:space="0" w:color="auto"/>
                <w:left w:val="none" w:sz="0" w:space="0" w:color="auto"/>
                <w:bottom w:val="none" w:sz="0" w:space="0" w:color="auto"/>
                <w:right w:val="none" w:sz="0" w:space="0" w:color="auto"/>
              </w:divBdr>
              <w:divsChild>
                <w:div w:id="117996220">
                  <w:marLeft w:val="0"/>
                  <w:marRight w:val="0"/>
                  <w:marTop w:val="0"/>
                  <w:marBottom w:val="0"/>
                  <w:divBdr>
                    <w:top w:val="none" w:sz="0" w:space="0" w:color="auto"/>
                    <w:left w:val="none" w:sz="0" w:space="0" w:color="auto"/>
                    <w:bottom w:val="none" w:sz="0" w:space="0" w:color="auto"/>
                    <w:right w:val="none" w:sz="0" w:space="0" w:color="auto"/>
                  </w:divBdr>
                </w:div>
                <w:div w:id="655915789">
                  <w:marLeft w:val="0"/>
                  <w:marRight w:val="0"/>
                  <w:marTop w:val="0"/>
                  <w:marBottom w:val="0"/>
                  <w:divBdr>
                    <w:top w:val="none" w:sz="0" w:space="0" w:color="auto"/>
                    <w:left w:val="none" w:sz="0" w:space="0" w:color="auto"/>
                    <w:bottom w:val="none" w:sz="0" w:space="0" w:color="auto"/>
                    <w:right w:val="none" w:sz="0" w:space="0" w:color="auto"/>
                  </w:divBdr>
                </w:div>
                <w:div w:id="777024516">
                  <w:marLeft w:val="0"/>
                  <w:marRight w:val="0"/>
                  <w:marTop w:val="0"/>
                  <w:marBottom w:val="0"/>
                  <w:divBdr>
                    <w:top w:val="none" w:sz="0" w:space="0" w:color="auto"/>
                    <w:left w:val="none" w:sz="0" w:space="0" w:color="auto"/>
                    <w:bottom w:val="none" w:sz="0" w:space="0" w:color="auto"/>
                    <w:right w:val="none" w:sz="0" w:space="0" w:color="auto"/>
                  </w:divBdr>
                </w:div>
                <w:div w:id="1080444269">
                  <w:marLeft w:val="0"/>
                  <w:marRight w:val="0"/>
                  <w:marTop w:val="0"/>
                  <w:marBottom w:val="0"/>
                  <w:divBdr>
                    <w:top w:val="none" w:sz="0" w:space="0" w:color="auto"/>
                    <w:left w:val="none" w:sz="0" w:space="0" w:color="auto"/>
                    <w:bottom w:val="none" w:sz="0" w:space="0" w:color="auto"/>
                    <w:right w:val="none" w:sz="0" w:space="0" w:color="auto"/>
                  </w:divBdr>
                </w:div>
                <w:div w:id="1163739068">
                  <w:marLeft w:val="0"/>
                  <w:marRight w:val="0"/>
                  <w:marTop w:val="0"/>
                  <w:marBottom w:val="0"/>
                  <w:divBdr>
                    <w:top w:val="none" w:sz="0" w:space="0" w:color="auto"/>
                    <w:left w:val="none" w:sz="0" w:space="0" w:color="auto"/>
                    <w:bottom w:val="none" w:sz="0" w:space="0" w:color="auto"/>
                    <w:right w:val="none" w:sz="0" w:space="0" w:color="auto"/>
                  </w:divBdr>
                </w:div>
                <w:div w:id="1559634180">
                  <w:marLeft w:val="0"/>
                  <w:marRight w:val="0"/>
                  <w:marTop w:val="0"/>
                  <w:marBottom w:val="0"/>
                  <w:divBdr>
                    <w:top w:val="none" w:sz="0" w:space="0" w:color="auto"/>
                    <w:left w:val="none" w:sz="0" w:space="0" w:color="auto"/>
                    <w:bottom w:val="none" w:sz="0" w:space="0" w:color="auto"/>
                    <w:right w:val="none" w:sz="0" w:space="0" w:color="auto"/>
                  </w:divBdr>
                </w:div>
                <w:div w:id="1798330349">
                  <w:marLeft w:val="0"/>
                  <w:marRight w:val="0"/>
                  <w:marTop w:val="0"/>
                  <w:marBottom w:val="0"/>
                  <w:divBdr>
                    <w:top w:val="none" w:sz="0" w:space="0" w:color="auto"/>
                    <w:left w:val="none" w:sz="0" w:space="0" w:color="auto"/>
                    <w:bottom w:val="none" w:sz="0" w:space="0" w:color="auto"/>
                    <w:right w:val="none" w:sz="0" w:space="0" w:color="auto"/>
                  </w:divBdr>
                </w:div>
              </w:divsChild>
            </w:div>
            <w:div w:id="607199847">
              <w:marLeft w:val="0"/>
              <w:marRight w:val="0"/>
              <w:marTop w:val="0"/>
              <w:marBottom w:val="0"/>
              <w:divBdr>
                <w:top w:val="none" w:sz="0" w:space="0" w:color="auto"/>
                <w:left w:val="none" w:sz="0" w:space="0" w:color="auto"/>
                <w:bottom w:val="none" w:sz="0" w:space="0" w:color="auto"/>
                <w:right w:val="none" w:sz="0" w:space="0" w:color="auto"/>
              </w:divBdr>
            </w:div>
            <w:div w:id="610012285">
              <w:marLeft w:val="0"/>
              <w:marRight w:val="0"/>
              <w:marTop w:val="0"/>
              <w:marBottom w:val="0"/>
              <w:divBdr>
                <w:top w:val="none" w:sz="0" w:space="0" w:color="auto"/>
                <w:left w:val="none" w:sz="0" w:space="0" w:color="auto"/>
                <w:bottom w:val="none" w:sz="0" w:space="0" w:color="auto"/>
                <w:right w:val="none" w:sz="0" w:space="0" w:color="auto"/>
              </w:divBdr>
            </w:div>
            <w:div w:id="610211660">
              <w:marLeft w:val="0"/>
              <w:marRight w:val="0"/>
              <w:marTop w:val="0"/>
              <w:marBottom w:val="0"/>
              <w:divBdr>
                <w:top w:val="none" w:sz="0" w:space="0" w:color="auto"/>
                <w:left w:val="none" w:sz="0" w:space="0" w:color="auto"/>
                <w:bottom w:val="none" w:sz="0" w:space="0" w:color="auto"/>
                <w:right w:val="none" w:sz="0" w:space="0" w:color="auto"/>
              </w:divBdr>
            </w:div>
            <w:div w:id="612520592">
              <w:marLeft w:val="0"/>
              <w:marRight w:val="0"/>
              <w:marTop w:val="0"/>
              <w:marBottom w:val="0"/>
              <w:divBdr>
                <w:top w:val="none" w:sz="0" w:space="0" w:color="auto"/>
                <w:left w:val="none" w:sz="0" w:space="0" w:color="auto"/>
                <w:bottom w:val="none" w:sz="0" w:space="0" w:color="auto"/>
                <w:right w:val="none" w:sz="0" w:space="0" w:color="auto"/>
              </w:divBdr>
            </w:div>
            <w:div w:id="613370518">
              <w:marLeft w:val="0"/>
              <w:marRight w:val="0"/>
              <w:marTop w:val="0"/>
              <w:marBottom w:val="0"/>
              <w:divBdr>
                <w:top w:val="none" w:sz="0" w:space="0" w:color="auto"/>
                <w:left w:val="none" w:sz="0" w:space="0" w:color="auto"/>
                <w:bottom w:val="none" w:sz="0" w:space="0" w:color="auto"/>
                <w:right w:val="none" w:sz="0" w:space="0" w:color="auto"/>
              </w:divBdr>
            </w:div>
            <w:div w:id="613830850">
              <w:marLeft w:val="0"/>
              <w:marRight w:val="0"/>
              <w:marTop w:val="0"/>
              <w:marBottom w:val="0"/>
              <w:divBdr>
                <w:top w:val="none" w:sz="0" w:space="0" w:color="auto"/>
                <w:left w:val="none" w:sz="0" w:space="0" w:color="auto"/>
                <w:bottom w:val="none" w:sz="0" w:space="0" w:color="auto"/>
                <w:right w:val="none" w:sz="0" w:space="0" w:color="auto"/>
              </w:divBdr>
            </w:div>
            <w:div w:id="614214607">
              <w:marLeft w:val="0"/>
              <w:marRight w:val="0"/>
              <w:marTop w:val="0"/>
              <w:marBottom w:val="0"/>
              <w:divBdr>
                <w:top w:val="none" w:sz="0" w:space="0" w:color="auto"/>
                <w:left w:val="none" w:sz="0" w:space="0" w:color="auto"/>
                <w:bottom w:val="none" w:sz="0" w:space="0" w:color="auto"/>
                <w:right w:val="none" w:sz="0" w:space="0" w:color="auto"/>
              </w:divBdr>
            </w:div>
            <w:div w:id="614868578">
              <w:marLeft w:val="0"/>
              <w:marRight w:val="0"/>
              <w:marTop w:val="0"/>
              <w:marBottom w:val="0"/>
              <w:divBdr>
                <w:top w:val="none" w:sz="0" w:space="0" w:color="auto"/>
                <w:left w:val="none" w:sz="0" w:space="0" w:color="auto"/>
                <w:bottom w:val="none" w:sz="0" w:space="0" w:color="auto"/>
                <w:right w:val="none" w:sz="0" w:space="0" w:color="auto"/>
              </w:divBdr>
            </w:div>
            <w:div w:id="615723129">
              <w:marLeft w:val="0"/>
              <w:marRight w:val="0"/>
              <w:marTop w:val="0"/>
              <w:marBottom w:val="0"/>
              <w:divBdr>
                <w:top w:val="none" w:sz="0" w:space="0" w:color="auto"/>
                <w:left w:val="none" w:sz="0" w:space="0" w:color="auto"/>
                <w:bottom w:val="none" w:sz="0" w:space="0" w:color="auto"/>
                <w:right w:val="none" w:sz="0" w:space="0" w:color="auto"/>
              </w:divBdr>
            </w:div>
            <w:div w:id="617643506">
              <w:marLeft w:val="0"/>
              <w:marRight w:val="0"/>
              <w:marTop w:val="0"/>
              <w:marBottom w:val="0"/>
              <w:divBdr>
                <w:top w:val="none" w:sz="0" w:space="0" w:color="auto"/>
                <w:left w:val="none" w:sz="0" w:space="0" w:color="auto"/>
                <w:bottom w:val="none" w:sz="0" w:space="0" w:color="auto"/>
                <w:right w:val="none" w:sz="0" w:space="0" w:color="auto"/>
              </w:divBdr>
            </w:div>
            <w:div w:id="618341342">
              <w:marLeft w:val="0"/>
              <w:marRight w:val="0"/>
              <w:marTop w:val="0"/>
              <w:marBottom w:val="0"/>
              <w:divBdr>
                <w:top w:val="none" w:sz="0" w:space="0" w:color="auto"/>
                <w:left w:val="none" w:sz="0" w:space="0" w:color="auto"/>
                <w:bottom w:val="none" w:sz="0" w:space="0" w:color="auto"/>
                <w:right w:val="none" w:sz="0" w:space="0" w:color="auto"/>
              </w:divBdr>
            </w:div>
            <w:div w:id="618531209">
              <w:marLeft w:val="0"/>
              <w:marRight w:val="0"/>
              <w:marTop w:val="0"/>
              <w:marBottom w:val="0"/>
              <w:divBdr>
                <w:top w:val="none" w:sz="0" w:space="0" w:color="auto"/>
                <w:left w:val="none" w:sz="0" w:space="0" w:color="auto"/>
                <w:bottom w:val="none" w:sz="0" w:space="0" w:color="auto"/>
                <w:right w:val="none" w:sz="0" w:space="0" w:color="auto"/>
              </w:divBdr>
            </w:div>
            <w:div w:id="619725666">
              <w:marLeft w:val="0"/>
              <w:marRight w:val="0"/>
              <w:marTop w:val="0"/>
              <w:marBottom w:val="0"/>
              <w:divBdr>
                <w:top w:val="none" w:sz="0" w:space="0" w:color="auto"/>
                <w:left w:val="none" w:sz="0" w:space="0" w:color="auto"/>
                <w:bottom w:val="none" w:sz="0" w:space="0" w:color="auto"/>
                <w:right w:val="none" w:sz="0" w:space="0" w:color="auto"/>
              </w:divBdr>
            </w:div>
            <w:div w:id="619797880">
              <w:marLeft w:val="0"/>
              <w:marRight w:val="0"/>
              <w:marTop w:val="0"/>
              <w:marBottom w:val="0"/>
              <w:divBdr>
                <w:top w:val="none" w:sz="0" w:space="0" w:color="auto"/>
                <w:left w:val="none" w:sz="0" w:space="0" w:color="auto"/>
                <w:bottom w:val="none" w:sz="0" w:space="0" w:color="auto"/>
                <w:right w:val="none" w:sz="0" w:space="0" w:color="auto"/>
              </w:divBdr>
            </w:div>
            <w:div w:id="620067469">
              <w:marLeft w:val="0"/>
              <w:marRight w:val="0"/>
              <w:marTop w:val="0"/>
              <w:marBottom w:val="0"/>
              <w:divBdr>
                <w:top w:val="none" w:sz="0" w:space="0" w:color="auto"/>
                <w:left w:val="none" w:sz="0" w:space="0" w:color="auto"/>
                <w:bottom w:val="none" w:sz="0" w:space="0" w:color="auto"/>
                <w:right w:val="none" w:sz="0" w:space="0" w:color="auto"/>
              </w:divBdr>
            </w:div>
            <w:div w:id="620309281">
              <w:marLeft w:val="0"/>
              <w:marRight w:val="0"/>
              <w:marTop w:val="0"/>
              <w:marBottom w:val="0"/>
              <w:divBdr>
                <w:top w:val="none" w:sz="0" w:space="0" w:color="auto"/>
                <w:left w:val="none" w:sz="0" w:space="0" w:color="auto"/>
                <w:bottom w:val="none" w:sz="0" w:space="0" w:color="auto"/>
                <w:right w:val="none" w:sz="0" w:space="0" w:color="auto"/>
              </w:divBdr>
            </w:div>
            <w:div w:id="621688524">
              <w:marLeft w:val="0"/>
              <w:marRight w:val="0"/>
              <w:marTop w:val="0"/>
              <w:marBottom w:val="0"/>
              <w:divBdr>
                <w:top w:val="none" w:sz="0" w:space="0" w:color="auto"/>
                <w:left w:val="none" w:sz="0" w:space="0" w:color="auto"/>
                <w:bottom w:val="none" w:sz="0" w:space="0" w:color="auto"/>
                <w:right w:val="none" w:sz="0" w:space="0" w:color="auto"/>
              </w:divBdr>
            </w:div>
            <w:div w:id="621813036">
              <w:marLeft w:val="0"/>
              <w:marRight w:val="0"/>
              <w:marTop w:val="0"/>
              <w:marBottom w:val="0"/>
              <w:divBdr>
                <w:top w:val="none" w:sz="0" w:space="0" w:color="auto"/>
                <w:left w:val="none" w:sz="0" w:space="0" w:color="auto"/>
                <w:bottom w:val="none" w:sz="0" w:space="0" w:color="auto"/>
                <w:right w:val="none" w:sz="0" w:space="0" w:color="auto"/>
              </w:divBdr>
            </w:div>
            <w:div w:id="622542724">
              <w:marLeft w:val="0"/>
              <w:marRight w:val="0"/>
              <w:marTop w:val="0"/>
              <w:marBottom w:val="0"/>
              <w:divBdr>
                <w:top w:val="none" w:sz="0" w:space="0" w:color="auto"/>
                <w:left w:val="none" w:sz="0" w:space="0" w:color="auto"/>
                <w:bottom w:val="none" w:sz="0" w:space="0" w:color="auto"/>
                <w:right w:val="none" w:sz="0" w:space="0" w:color="auto"/>
              </w:divBdr>
            </w:div>
            <w:div w:id="623386543">
              <w:marLeft w:val="0"/>
              <w:marRight w:val="0"/>
              <w:marTop w:val="0"/>
              <w:marBottom w:val="0"/>
              <w:divBdr>
                <w:top w:val="none" w:sz="0" w:space="0" w:color="auto"/>
                <w:left w:val="none" w:sz="0" w:space="0" w:color="auto"/>
                <w:bottom w:val="none" w:sz="0" w:space="0" w:color="auto"/>
                <w:right w:val="none" w:sz="0" w:space="0" w:color="auto"/>
              </w:divBdr>
            </w:div>
            <w:div w:id="624039910">
              <w:marLeft w:val="0"/>
              <w:marRight w:val="0"/>
              <w:marTop w:val="0"/>
              <w:marBottom w:val="0"/>
              <w:divBdr>
                <w:top w:val="none" w:sz="0" w:space="0" w:color="auto"/>
                <w:left w:val="none" w:sz="0" w:space="0" w:color="auto"/>
                <w:bottom w:val="none" w:sz="0" w:space="0" w:color="auto"/>
                <w:right w:val="none" w:sz="0" w:space="0" w:color="auto"/>
              </w:divBdr>
            </w:div>
            <w:div w:id="625161405">
              <w:marLeft w:val="0"/>
              <w:marRight w:val="0"/>
              <w:marTop w:val="0"/>
              <w:marBottom w:val="0"/>
              <w:divBdr>
                <w:top w:val="none" w:sz="0" w:space="0" w:color="auto"/>
                <w:left w:val="none" w:sz="0" w:space="0" w:color="auto"/>
                <w:bottom w:val="none" w:sz="0" w:space="0" w:color="auto"/>
                <w:right w:val="none" w:sz="0" w:space="0" w:color="auto"/>
              </w:divBdr>
            </w:div>
            <w:div w:id="625502537">
              <w:marLeft w:val="0"/>
              <w:marRight w:val="0"/>
              <w:marTop w:val="0"/>
              <w:marBottom w:val="0"/>
              <w:divBdr>
                <w:top w:val="none" w:sz="0" w:space="0" w:color="auto"/>
                <w:left w:val="none" w:sz="0" w:space="0" w:color="auto"/>
                <w:bottom w:val="none" w:sz="0" w:space="0" w:color="auto"/>
                <w:right w:val="none" w:sz="0" w:space="0" w:color="auto"/>
              </w:divBdr>
            </w:div>
            <w:div w:id="626281064">
              <w:marLeft w:val="0"/>
              <w:marRight w:val="0"/>
              <w:marTop w:val="0"/>
              <w:marBottom w:val="0"/>
              <w:divBdr>
                <w:top w:val="none" w:sz="0" w:space="0" w:color="auto"/>
                <w:left w:val="none" w:sz="0" w:space="0" w:color="auto"/>
                <w:bottom w:val="none" w:sz="0" w:space="0" w:color="auto"/>
                <w:right w:val="none" w:sz="0" w:space="0" w:color="auto"/>
              </w:divBdr>
            </w:div>
            <w:div w:id="627323774">
              <w:marLeft w:val="0"/>
              <w:marRight w:val="0"/>
              <w:marTop w:val="0"/>
              <w:marBottom w:val="0"/>
              <w:divBdr>
                <w:top w:val="none" w:sz="0" w:space="0" w:color="auto"/>
                <w:left w:val="none" w:sz="0" w:space="0" w:color="auto"/>
                <w:bottom w:val="none" w:sz="0" w:space="0" w:color="auto"/>
                <w:right w:val="none" w:sz="0" w:space="0" w:color="auto"/>
              </w:divBdr>
            </w:div>
            <w:div w:id="628441986">
              <w:marLeft w:val="0"/>
              <w:marRight w:val="0"/>
              <w:marTop w:val="0"/>
              <w:marBottom w:val="0"/>
              <w:divBdr>
                <w:top w:val="none" w:sz="0" w:space="0" w:color="auto"/>
                <w:left w:val="none" w:sz="0" w:space="0" w:color="auto"/>
                <w:bottom w:val="none" w:sz="0" w:space="0" w:color="auto"/>
                <w:right w:val="none" w:sz="0" w:space="0" w:color="auto"/>
              </w:divBdr>
            </w:div>
            <w:div w:id="628902466">
              <w:marLeft w:val="0"/>
              <w:marRight w:val="0"/>
              <w:marTop w:val="0"/>
              <w:marBottom w:val="0"/>
              <w:divBdr>
                <w:top w:val="none" w:sz="0" w:space="0" w:color="auto"/>
                <w:left w:val="none" w:sz="0" w:space="0" w:color="auto"/>
                <w:bottom w:val="none" w:sz="0" w:space="0" w:color="auto"/>
                <w:right w:val="none" w:sz="0" w:space="0" w:color="auto"/>
              </w:divBdr>
            </w:div>
            <w:div w:id="629096929">
              <w:marLeft w:val="0"/>
              <w:marRight w:val="0"/>
              <w:marTop w:val="0"/>
              <w:marBottom w:val="0"/>
              <w:divBdr>
                <w:top w:val="none" w:sz="0" w:space="0" w:color="auto"/>
                <w:left w:val="none" w:sz="0" w:space="0" w:color="auto"/>
                <w:bottom w:val="none" w:sz="0" w:space="0" w:color="auto"/>
                <w:right w:val="none" w:sz="0" w:space="0" w:color="auto"/>
              </w:divBdr>
            </w:div>
            <w:div w:id="630790727">
              <w:marLeft w:val="0"/>
              <w:marRight w:val="0"/>
              <w:marTop w:val="0"/>
              <w:marBottom w:val="0"/>
              <w:divBdr>
                <w:top w:val="none" w:sz="0" w:space="0" w:color="auto"/>
                <w:left w:val="none" w:sz="0" w:space="0" w:color="auto"/>
                <w:bottom w:val="none" w:sz="0" w:space="0" w:color="auto"/>
                <w:right w:val="none" w:sz="0" w:space="0" w:color="auto"/>
              </w:divBdr>
            </w:div>
            <w:div w:id="630860697">
              <w:marLeft w:val="0"/>
              <w:marRight w:val="0"/>
              <w:marTop w:val="0"/>
              <w:marBottom w:val="0"/>
              <w:divBdr>
                <w:top w:val="none" w:sz="0" w:space="0" w:color="auto"/>
                <w:left w:val="none" w:sz="0" w:space="0" w:color="auto"/>
                <w:bottom w:val="none" w:sz="0" w:space="0" w:color="auto"/>
                <w:right w:val="none" w:sz="0" w:space="0" w:color="auto"/>
              </w:divBdr>
            </w:div>
            <w:div w:id="630939526">
              <w:marLeft w:val="0"/>
              <w:marRight w:val="0"/>
              <w:marTop w:val="0"/>
              <w:marBottom w:val="0"/>
              <w:divBdr>
                <w:top w:val="none" w:sz="0" w:space="0" w:color="auto"/>
                <w:left w:val="none" w:sz="0" w:space="0" w:color="auto"/>
                <w:bottom w:val="none" w:sz="0" w:space="0" w:color="auto"/>
                <w:right w:val="none" w:sz="0" w:space="0" w:color="auto"/>
              </w:divBdr>
            </w:div>
            <w:div w:id="632371244">
              <w:marLeft w:val="0"/>
              <w:marRight w:val="0"/>
              <w:marTop w:val="0"/>
              <w:marBottom w:val="0"/>
              <w:divBdr>
                <w:top w:val="none" w:sz="0" w:space="0" w:color="auto"/>
                <w:left w:val="none" w:sz="0" w:space="0" w:color="auto"/>
                <w:bottom w:val="none" w:sz="0" w:space="0" w:color="auto"/>
                <w:right w:val="none" w:sz="0" w:space="0" w:color="auto"/>
              </w:divBdr>
            </w:div>
            <w:div w:id="632908531">
              <w:marLeft w:val="0"/>
              <w:marRight w:val="0"/>
              <w:marTop w:val="0"/>
              <w:marBottom w:val="0"/>
              <w:divBdr>
                <w:top w:val="none" w:sz="0" w:space="0" w:color="auto"/>
                <w:left w:val="none" w:sz="0" w:space="0" w:color="auto"/>
                <w:bottom w:val="none" w:sz="0" w:space="0" w:color="auto"/>
                <w:right w:val="none" w:sz="0" w:space="0" w:color="auto"/>
              </w:divBdr>
            </w:div>
            <w:div w:id="633952008">
              <w:marLeft w:val="0"/>
              <w:marRight w:val="0"/>
              <w:marTop w:val="0"/>
              <w:marBottom w:val="0"/>
              <w:divBdr>
                <w:top w:val="none" w:sz="0" w:space="0" w:color="auto"/>
                <w:left w:val="none" w:sz="0" w:space="0" w:color="auto"/>
                <w:bottom w:val="none" w:sz="0" w:space="0" w:color="auto"/>
                <w:right w:val="none" w:sz="0" w:space="0" w:color="auto"/>
              </w:divBdr>
            </w:div>
            <w:div w:id="634213530">
              <w:marLeft w:val="0"/>
              <w:marRight w:val="0"/>
              <w:marTop w:val="0"/>
              <w:marBottom w:val="0"/>
              <w:divBdr>
                <w:top w:val="none" w:sz="0" w:space="0" w:color="auto"/>
                <w:left w:val="none" w:sz="0" w:space="0" w:color="auto"/>
                <w:bottom w:val="none" w:sz="0" w:space="0" w:color="auto"/>
                <w:right w:val="none" w:sz="0" w:space="0" w:color="auto"/>
              </w:divBdr>
            </w:div>
            <w:div w:id="634991669">
              <w:marLeft w:val="0"/>
              <w:marRight w:val="0"/>
              <w:marTop w:val="0"/>
              <w:marBottom w:val="0"/>
              <w:divBdr>
                <w:top w:val="none" w:sz="0" w:space="0" w:color="auto"/>
                <w:left w:val="none" w:sz="0" w:space="0" w:color="auto"/>
                <w:bottom w:val="none" w:sz="0" w:space="0" w:color="auto"/>
                <w:right w:val="none" w:sz="0" w:space="0" w:color="auto"/>
              </w:divBdr>
            </w:div>
            <w:div w:id="635109540">
              <w:marLeft w:val="0"/>
              <w:marRight w:val="0"/>
              <w:marTop w:val="0"/>
              <w:marBottom w:val="0"/>
              <w:divBdr>
                <w:top w:val="none" w:sz="0" w:space="0" w:color="auto"/>
                <w:left w:val="none" w:sz="0" w:space="0" w:color="auto"/>
                <w:bottom w:val="none" w:sz="0" w:space="0" w:color="auto"/>
                <w:right w:val="none" w:sz="0" w:space="0" w:color="auto"/>
              </w:divBdr>
            </w:div>
            <w:div w:id="635376388">
              <w:marLeft w:val="0"/>
              <w:marRight w:val="0"/>
              <w:marTop w:val="0"/>
              <w:marBottom w:val="0"/>
              <w:divBdr>
                <w:top w:val="none" w:sz="0" w:space="0" w:color="auto"/>
                <w:left w:val="none" w:sz="0" w:space="0" w:color="auto"/>
                <w:bottom w:val="none" w:sz="0" w:space="0" w:color="auto"/>
                <w:right w:val="none" w:sz="0" w:space="0" w:color="auto"/>
              </w:divBdr>
            </w:div>
            <w:div w:id="635796093">
              <w:marLeft w:val="0"/>
              <w:marRight w:val="0"/>
              <w:marTop w:val="0"/>
              <w:marBottom w:val="0"/>
              <w:divBdr>
                <w:top w:val="none" w:sz="0" w:space="0" w:color="auto"/>
                <w:left w:val="none" w:sz="0" w:space="0" w:color="auto"/>
                <w:bottom w:val="none" w:sz="0" w:space="0" w:color="auto"/>
                <w:right w:val="none" w:sz="0" w:space="0" w:color="auto"/>
              </w:divBdr>
            </w:div>
            <w:div w:id="636028568">
              <w:marLeft w:val="0"/>
              <w:marRight w:val="0"/>
              <w:marTop w:val="0"/>
              <w:marBottom w:val="0"/>
              <w:divBdr>
                <w:top w:val="none" w:sz="0" w:space="0" w:color="auto"/>
                <w:left w:val="none" w:sz="0" w:space="0" w:color="auto"/>
                <w:bottom w:val="none" w:sz="0" w:space="0" w:color="auto"/>
                <w:right w:val="none" w:sz="0" w:space="0" w:color="auto"/>
              </w:divBdr>
            </w:div>
            <w:div w:id="636028773">
              <w:marLeft w:val="0"/>
              <w:marRight w:val="0"/>
              <w:marTop w:val="0"/>
              <w:marBottom w:val="0"/>
              <w:divBdr>
                <w:top w:val="none" w:sz="0" w:space="0" w:color="auto"/>
                <w:left w:val="none" w:sz="0" w:space="0" w:color="auto"/>
                <w:bottom w:val="none" w:sz="0" w:space="0" w:color="auto"/>
                <w:right w:val="none" w:sz="0" w:space="0" w:color="auto"/>
              </w:divBdr>
            </w:div>
            <w:div w:id="638459758">
              <w:marLeft w:val="0"/>
              <w:marRight w:val="0"/>
              <w:marTop w:val="0"/>
              <w:marBottom w:val="0"/>
              <w:divBdr>
                <w:top w:val="none" w:sz="0" w:space="0" w:color="auto"/>
                <w:left w:val="none" w:sz="0" w:space="0" w:color="auto"/>
                <w:bottom w:val="none" w:sz="0" w:space="0" w:color="auto"/>
                <w:right w:val="none" w:sz="0" w:space="0" w:color="auto"/>
              </w:divBdr>
            </w:div>
            <w:div w:id="640618001">
              <w:marLeft w:val="0"/>
              <w:marRight w:val="0"/>
              <w:marTop w:val="0"/>
              <w:marBottom w:val="0"/>
              <w:divBdr>
                <w:top w:val="none" w:sz="0" w:space="0" w:color="auto"/>
                <w:left w:val="none" w:sz="0" w:space="0" w:color="auto"/>
                <w:bottom w:val="none" w:sz="0" w:space="0" w:color="auto"/>
                <w:right w:val="none" w:sz="0" w:space="0" w:color="auto"/>
              </w:divBdr>
            </w:div>
            <w:div w:id="640622565">
              <w:marLeft w:val="0"/>
              <w:marRight w:val="0"/>
              <w:marTop w:val="0"/>
              <w:marBottom w:val="0"/>
              <w:divBdr>
                <w:top w:val="none" w:sz="0" w:space="0" w:color="auto"/>
                <w:left w:val="none" w:sz="0" w:space="0" w:color="auto"/>
                <w:bottom w:val="none" w:sz="0" w:space="0" w:color="auto"/>
                <w:right w:val="none" w:sz="0" w:space="0" w:color="auto"/>
              </w:divBdr>
            </w:div>
            <w:div w:id="641890569">
              <w:marLeft w:val="0"/>
              <w:marRight w:val="0"/>
              <w:marTop w:val="0"/>
              <w:marBottom w:val="0"/>
              <w:divBdr>
                <w:top w:val="none" w:sz="0" w:space="0" w:color="auto"/>
                <w:left w:val="none" w:sz="0" w:space="0" w:color="auto"/>
                <w:bottom w:val="none" w:sz="0" w:space="0" w:color="auto"/>
                <w:right w:val="none" w:sz="0" w:space="0" w:color="auto"/>
              </w:divBdr>
            </w:div>
            <w:div w:id="643434493">
              <w:marLeft w:val="0"/>
              <w:marRight w:val="0"/>
              <w:marTop w:val="0"/>
              <w:marBottom w:val="0"/>
              <w:divBdr>
                <w:top w:val="none" w:sz="0" w:space="0" w:color="auto"/>
                <w:left w:val="none" w:sz="0" w:space="0" w:color="auto"/>
                <w:bottom w:val="none" w:sz="0" w:space="0" w:color="auto"/>
                <w:right w:val="none" w:sz="0" w:space="0" w:color="auto"/>
              </w:divBdr>
            </w:div>
            <w:div w:id="643782498">
              <w:marLeft w:val="0"/>
              <w:marRight w:val="0"/>
              <w:marTop w:val="0"/>
              <w:marBottom w:val="0"/>
              <w:divBdr>
                <w:top w:val="none" w:sz="0" w:space="0" w:color="auto"/>
                <w:left w:val="none" w:sz="0" w:space="0" w:color="auto"/>
                <w:bottom w:val="none" w:sz="0" w:space="0" w:color="auto"/>
                <w:right w:val="none" w:sz="0" w:space="0" w:color="auto"/>
              </w:divBdr>
            </w:div>
            <w:div w:id="645355651">
              <w:marLeft w:val="0"/>
              <w:marRight w:val="0"/>
              <w:marTop w:val="0"/>
              <w:marBottom w:val="0"/>
              <w:divBdr>
                <w:top w:val="none" w:sz="0" w:space="0" w:color="auto"/>
                <w:left w:val="none" w:sz="0" w:space="0" w:color="auto"/>
                <w:bottom w:val="none" w:sz="0" w:space="0" w:color="auto"/>
                <w:right w:val="none" w:sz="0" w:space="0" w:color="auto"/>
              </w:divBdr>
            </w:div>
            <w:div w:id="650527974">
              <w:marLeft w:val="0"/>
              <w:marRight w:val="0"/>
              <w:marTop w:val="0"/>
              <w:marBottom w:val="0"/>
              <w:divBdr>
                <w:top w:val="none" w:sz="0" w:space="0" w:color="auto"/>
                <w:left w:val="none" w:sz="0" w:space="0" w:color="auto"/>
                <w:bottom w:val="none" w:sz="0" w:space="0" w:color="auto"/>
                <w:right w:val="none" w:sz="0" w:space="0" w:color="auto"/>
              </w:divBdr>
            </w:div>
            <w:div w:id="651324739">
              <w:marLeft w:val="0"/>
              <w:marRight w:val="0"/>
              <w:marTop w:val="0"/>
              <w:marBottom w:val="0"/>
              <w:divBdr>
                <w:top w:val="none" w:sz="0" w:space="0" w:color="auto"/>
                <w:left w:val="none" w:sz="0" w:space="0" w:color="auto"/>
                <w:bottom w:val="none" w:sz="0" w:space="0" w:color="auto"/>
                <w:right w:val="none" w:sz="0" w:space="0" w:color="auto"/>
              </w:divBdr>
            </w:div>
            <w:div w:id="653220833">
              <w:marLeft w:val="0"/>
              <w:marRight w:val="0"/>
              <w:marTop w:val="0"/>
              <w:marBottom w:val="0"/>
              <w:divBdr>
                <w:top w:val="none" w:sz="0" w:space="0" w:color="auto"/>
                <w:left w:val="none" w:sz="0" w:space="0" w:color="auto"/>
                <w:bottom w:val="none" w:sz="0" w:space="0" w:color="auto"/>
                <w:right w:val="none" w:sz="0" w:space="0" w:color="auto"/>
              </w:divBdr>
            </w:div>
            <w:div w:id="653221311">
              <w:marLeft w:val="0"/>
              <w:marRight w:val="0"/>
              <w:marTop w:val="0"/>
              <w:marBottom w:val="0"/>
              <w:divBdr>
                <w:top w:val="none" w:sz="0" w:space="0" w:color="auto"/>
                <w:left w:val="none" w:sz="0" w:space="0" w:color="auto"/>
                <w:bottom w:val="none" w:sz="0" w:space="0" w:color="auto"/>
                <w:right w:val="none" w:sz="0" w:space="0" w:color="auto"/>
              </w:divBdr>
            </w:div>
            <w:div w:id="654535469">
              <w:marLeft w:val="0"/>
              <w:marRight w:val="0"/>
              <w:marTop w:val="0"/>
              <w:marBottom w:val="0"/>
              <w:divBdr>
                <w:top w:val="none" w:sz="0" w:space="0" w:color="auto"/>
                <w:left w:val="none" w:sz="0" w:space="0" w:color="auto"/>
                <w:bottom w:val="none" w:sz="0" w:space="0" w:color="auto"/>
                <w:right w:val="none" w:sz="0" w:space="0" w:color="auto"/>
              </w:divBdr>
            </w:div>
            <w:div w:id="654603502">
              <w:marLeft w:val="0"/>
              <w:marRight w:val="0"/>
              <w:marTop w:val="0"/>
              <w:marBottom w:val="0"/>
              <w:divBdr>
                <w:top w:val="none" w:sz="0" w:space="0" w:color="auto"/>
                <w:left w:val="none" w:sz="0" w:space="0" w:color="auto"/>
                <w:bottom w:val="none" w:sz="0" w:space="0" w:color="auto"/>
                <w:right w:val="none" w:sz="0" w:space="0" w:color="auto"/>
              </w:divBdr>
            </w:div>
            <w:div w:id="654839736">
              <w:marLeft w:val="0"/>
              <w:marRight w:val="0"/>
              <w:marTop w:val="0"/>
              <w:marBottom w:val="0"/>
              <w:divBdr>
                <w:top w:val="none" w:sz="0" w:space="0" w:color="auto"/>
                <w:left w:val="none" w:sz="0" w:space="0" w:color="auto"/>
                <w:bottom w:val="none" w:sz="0" w:space="0" w:color="auto"/>
                <w:right w:val="none" w:sz="0" w:space="0" w:color="auto"/>
              </w:divBdr>
            </w:div>
            <w:div w:id="655645015">
              <w:marLeft w:val="0"/>
              <w:marRight w:val="0"/>
              <w:marTop w:val="0"/>
              <w:marBottom w:val="0"/>
              <w:divBdr>
                <w:top w:val="none" w:sz="0" w:space="0" w:color="auto"/>
                <w:left w:val="none" w:sz="0" w:space="0" w:color="auto"/>
                <w:bottom w:val="none" w:sz="0" w:space="0" w:color="auto"/>
                <w:right w:val="none" w:sz="0" w:space="0" w:color="auto"/>
              </w:divBdr>
            </w:div>
            <w:div w:id="657880529">
              <w:marLeft w:val="0"/>
              <w:marRight w:val="0"/>
              <w:marTop w:val="0"/>
              <w:marBottom w:val="0"/>
              <w:divBdr>
                <w:top w:val="none" w:sz="0" w:space="0" w:color="auto"/>
                <w:left w:val="none" w:sz="0" w:space="0" w:color="auto"/>
                <w:bottom w:val="none" w:sz="0" w:space="0" w:color="auto"/>
                <w:right w:val="none" w:sz="0" w:space="0" w:color="auto"/>
              </w:divBdr>
            </w:div>
            <w:div w:id="658656558">
              <w:marLeft w:val="0"/>
              <w:marRight w:val="0"/>
              <w:marTop w:val="0"/>
              <w:marBottom w:val="0"/>
              <w:divBdr>
                <w:top w:val="none" w:sz="0" w:space="0" w:color="auto"/>
                <w:left w:val="none" w:sz="0" w:space="0" w:color="auto"/>
                <w:bottom w:val="none" w:sz="0" w:space="0" w:color="auto"/>
                <w:right w:val="none" w:sz="0" w:space="0" w:color="auto"/>
              </w:divBdr>
            </w:div>
            <w:div w:id="658775577">
              <w:marLeft w:val="0"/>
              <w:marRight w:val="0"/>
              <w:marTop w:val="0"/>
              <w:marBottom w:val="0"/>
              <w:divBdr>
                <w:top w:val="none" w:sz="0" w:space="0" w:color="auto"/>
                <w:left w:val="none" w:sz="0" w:space="0" w:color="auto"/>
                <w:bottom w:val="none" w:sz="0" w:space="0" w:color="auto"/>
                <w:right w:val="none" w:sz="0" w:space="0" w:color="auto"/>
              </w:divBdr>
            </w:div>
            <w:div w:id="658921442">
              <w:marLeft w:val="0"/>
              <w:marRight w:val="0"/>
              <w:marTop w:val="0"/>
              <w:marBottom w:val="0"/>
              <w:divBdr>
                <w:top w:val="none" w:sz="0" w:space="0" w:color="auto"/>
                <w:left w:val="none" w:sz="0" w:space="0" w:color="auto"/>
                <w:bottom w:val="none" w:sz="0" w:space="0" w:color="auto"/>
                <w:right w:val="none" w:sz="0" w:space="0" w:color="auto"/>
              </w:divBdr>
            </w:div>
            <w:div w:id="658927073">
              <w:marLeft w:val="0"/>
              <w:marRight w:val="0"/>
              <w:marTop w:val="0"/>
              <w:marBottom w:val="0"/>
              <w:divBdr>
                <w:top w:val="none" w:sz="0" w:space="0" w:color="auto"/>
                <w:left w:val="none" w:sz="0" w:space="0" w:color="auto"/>
                <w:bottom w:val="none" w:sz="0" w:space="0" w:color="auto"/>
                <w:right w:val="none" w:sz="0" w:space="0" w:color="auto"/>
              </w:divBdr>
            </w:div>
            <w:div w:id="660164137">
              <w:marLeft w:val="0"/>
              <w:marRight w:val="0"/>
              <w:marTop w:val="0"/>
              <w:marBottom w:val="0"/>
              <w:divBdr>
                <w:top w:val="none" w:sz="0" w:space="0" w:color="auto"/>
                <w:left w:val="none" w:sz="0" w:space="0" w:color="auto"/>
                <w:bottom w:val="none" w:sz="0" w:space="0" w:color="auto"/>
                <w:right w:val="none" w:sz="0" w:space="0" w:color="auto"/>
              </w:divBdr>
            </w:div>
            <w:div w:id="661350520">
              <w:marLeft w:val="0"/>
              <w:marRight w:val="0"/>
              <w:marTop w:val="0"/>
              <w:marBottom w:val="0"/>
              <w:divBdr>
                <w:top w:val="none" w:sz="0" w:space="0" w:color="auto"/>
                <w:left w:val="none" w:sz="0" w:space="0" w:color="auto"/>
                <w:bottom w:val="none" w:sz="0" w:space="0" w:color="auto"/>
                <w:right w:val="none" w:sz="0" w:space="0" w:color="auto"/>
              </w:divBdr>
            </w:div>
            <w:div w:id="662242851">
              <w:marLeft w:val="0"/>
              <w:marRight w:val="0"/>
              <w:marTop w:val="0"/>
              <w:marBottom w:val="0"/>
              <w:divBdr>
                <w:top w:val="none" w:sz="0" w:space="0" w:color="auto"/>
                <w:left w:val="none" w:sz="0" w:space="0" w:color="auto"/>
                <w:bottom w:val="none" w:sz="0" w:space="0" w:color="auto"/>
                <w:right w:val="none" w:sz="0" w:space="0" w:color="auto"/>
              </w:divBdr>
            </w:div>
            <w:div w:id="662507725">
              <w:marLeft w:val="0"/>
              <w:marRight w:val="0"/>
              <w:marTop w:val="0"/>
              <w:marBottom w:val="0"/>
              <w:divBdr>
                <w:top w:val="none" w:sz="0" w:space="0" w:color="auto"/>
                <w:left w:val="none" w:sz="0" w:space="0" w:color="auto"/>
                <w:bottom w:val="none" w:sz="0" w:space="0" w:color="auto"/>
                <w:right w:val="none" w:sz="0" w:space="0" w:color="auto"/>
              </w:divBdr>
            </w:div>
            <w:div w:id="666438731">
              <w:marLeft w:val="0"/>
              <w:marRight w:val="0"/>
              <w:marTop w:val="0"/>
              <w:marBottom w:val="0"/>
              <w:divBdr>
                <w:top w:val="none" w:sz="0" w:space="0" w:color="auto"/>
                <w:left w:val="none" w:sz="0" w:space="0" w:color="auto"/>
                <w:bottom w:val="none" w:sz="0" w:space="0" w:color="auto"/>
                <w:right w:val="none" w:sz="0" w:space="0" w:color="auto"/>
              </w:divBdr>
            </w:div>
            <w:div w:id="666445762">
              <w:marLeft w:val="0"/>
              <w:marRight w:val="0"/>
              <w:marTop w:val="0"/>
              <w:marBottom w:val="0"/>
              <w:divBdr>
                <w:top w:val="none" w:sz="0" w:space="0" w:color="auto"/>
                <w:left w:val="none" w:sz="0" w:space="0" w:color="auto"/>
                <w:bottom w:val="none" w:sz="0" w:space="0" w:color="auto"/>
                <w:right w:val="none" w:sz="0" w:space="0" w:color="auto"/>
              </w:divBdr>
            </w:div>
            <w:div w:id="667486175">
              <w:marLeft w:val="0"/>
              <w:marRight w:val="0"/>
              <w:marTop w:val="0"/>
              <w:marBottom w:val="0"/>
              <w:divBdr>
                <w:top w:val="none" w:sz="0" w:space="0" w:color="auto"/>
                <w:left w:val="none" w:sz="0" w:space="0" w:color="auto"/>
                <w:bottom w:val="none" w:sz="0" w:space="0" w:color="auto"/>
                <w:right w:val="none" w:sz="0" w:space="0" w:color="auto"/>
              </w:divBdr>
            </w:div>
            <w:div w:id="668673022">
              <w:marLeft w:val="0"/>
              <w:marRight w:val="0"/>
              <w:marTop w:val="0"/>
              <w:marBottom w:val="0"/>
              <w:divBdr>
                <w:top w:val="none" w:sz="0" w:space="0" w:color="auto"/>
                <w:left w:val="none" w:sz="0" w:space="0" w:color="auto"/>
                <w:bottom w:val="none" w:sz="0" w:space="0" w:color="auto"/>
                <w:right w:val="none" w:sz="0" w:space="0" w:color="auto"/>
              </w:divBdr>
            </w:div>
            <w:div w:id="669254011">
              <w:marLeft w:val="0"/>
              <w:marRight w:val="0"/>
              <w:marTop w:val="0"/>
              <w:marBottom w:val="0"/>
              <w:divBdr>
                <w:top w:val="none" w:sz="0" w:space="0" w:color="auto"/>
                <w:left w:val="none" w:sz="0" w:space="0" w:color="auto"/>
                <w:bottom w:val="none" w:sz="0" w:space="0" w:color="auto"/>
                <w:right w:val="none" w:sz="0" w:space="0" w:color="auto"/>
              </w:divBdr>
            </w:div>
            <w:div w:id="670373957">
              <w:marLeft w:val="0"/>
              <w:marRight w:val="0"/>
              <w:marTop w:val="0"/>
              <w:marBottom w:val="0"/>
              <w:divBdr>
                <w:top w:val="none" w:sz="0" w:space="0" w:color="auto"/>
                <w:left w:val="none" w:sz="0" w:space="0" w:color="auto"/>
                <w:bottom w:val="none" w:sz="0" w:space="0" w:color="auto"/>
                <w:right w:val="none" w:sz="0" w:space="0" w:color="auto"/>
              </w:divBdr>
            </w:div>
            <w:div w:id="671565081">
              <w:marLeft w:val="0"/>
              <w:marRight w:val="0"/>
              <w:marTop w:val="0"/>
              <w:marBottom w:val="0"/>
              <w:divBdr>
                <w:top w:val="none" w:sz="0" w:space="0" w:color="auto"/>
                <w:left w:val="none" w:sz="0" w:space="0" w:color="auto"/>
                <w:bottom w:val="none" w:sz="0" w:space="0" w:color="auto"/>
                <w:right w:val="none" w:sz="0" w:space="0" w:color="auto"/>
              </w:divBdr>
            </w:div>
            <w:div w:id="674261444">
              <w:marLeft w:val="0"/>
              <w:marRight w:val="0"/>
              <w:marTop w:val="0"/>
              <w:marBottom w:val="0"/>
              <w:divBdr>
                <w:top w:val="none" w:sz="0" w:space="0" w:color="auto"/>
                <w:left w:val="none" w:sz="0" w:space="0" w:color="auto"/>
                <w:bottom w:val="none" w:sz="0" w:space="0" w:color="auto"/>
                <w:right w:val="none" w:sz="0" w:space="0" w:color="auto"/>
              </w:divBdr>
            </w:div>
            <w:div w:id="677387150">
              <w:marLeft w:val="0"/>
              <w:marRight w:val="0"/>
              <w:marTop w:val="0"/>
              <w:marBottom w:val="0"/>
              <w:divBdr>
                <w:top w:val="none" w:sz="0" w:space="0" w:color="auto"/>
                <w:left w:val="none" w:sz="0" w:space="0" w:color="auto"/>
                <w:bottom w:val="none" w:sz="0" w:space="0" w:color="auto"/>
                <w:right w:val="none" w:sz="0" w:space="0" w:color="auto"/>
              </w:divBdr>
            </w:div>
            <w:div w:id="682052478">
              <w:marLeft w:val="0"/>
              <w:marRight w:val="0"/>
              <w:marTop w:val="0"/>
              <w:marBottom w:val="0"/>
              <w:divBdr>
                <w:top w:val="none" w:sz="0" w:space="0" w:color="auto"/>
                <w:left w:val="none" w:sz="0" w:space="0" w:color="auto"/>
                <w:bottom w:val="none" w:sz="0" w:space="0" w:color="auto"/>
                <w:right w:val="none" w:sz="0" w:space="0" w:color="auto"/>
              </w:divBdr>
            </w:div>
            <w:div w:id="684090707">
              <w:marLeft w:val="0"/>
              <w:marRight w:val="0"/>
              <w:marTop w:val="0"/>
              <w:marBottom w:val="0"/>
              <w:divBdr>
                <w:top w:val="none" w:sz="0" w:space="0" w:color="auto"/>
                <w:left w:val="none" w:sz="0" w:space="0" w:color="auto"/>
                <w:bottom w:val="none" w:sz="0" w:space="0" w:color="auto"/>
                <w:right w:val="none" w:sz="0" w:space="0" w:color="auto"/>
              </w:divBdr>
            </w:div>
            <w:div w:id="684790185">
              <w:marLeft w:val="0"/>
              <w:marRight w:val="0"/>
              <w:marTop w:val="0"/>
              <w:marBottom w:val="0"/>
              <w:divBdr>
                <w:top w:val="none" w:sz="0" w:space="0" w:color="auto"/>
                <w:left w:val="none" w:sz="0" w:space="0" w:color="auto"/>
                <w:bottom w:val="none" w:sz="0" w:space="0" w:color="auto"/>
                <w:right w:val="none" w:sz="0" w:space="0" w:color="auto"/>
              </w:divBdr>
            </w:div>
            <w:div w:id="684862771">
              <w:marLeft w:val="0"/>
              <w:marRight w:val="0"/>
              <w:marTop w:val="0"/>
              <w:marBottom w:val="0"/>
              <w:divBdr>
                <w:top w:val="none" w:sz="0" w:space="0" w:color="auto"/>
                <w:left w:val="none" w:sz="0" w:space="0" w:color="auto"/>
                <w:bottom w:val="none" w:sz="0" w:space="0" w:color="auto"/>
                <w:right w:val="none" w:sz="0" w:space="0" w:color="auto"/>
              </w:divBdr>
            </w:div>
            <w:div w:id="686366619">
              <w:marLeft w:val="0"/>
              <w:marRight w:val="0"/>
              <w:marTop w:val="0"/>
              <w:marBottom w:val="0"/>
              <w:divBdr>
                <w:top w:val="none" w:sz="0" w:space="0" w:color="auto"/>
                <w:left w:val="none" w:sz="0" w:space="0" w:color="auto"/>
                <w:bottom w:val="none" w:sz="0" w:space="0" w:color="auto"/>
                <w:right w:val="none" w:sz="0" w:space="0" w:color="auto"/>
              </w:divBdr>
            </w:div>
            <w:div w:id="686713080">
              <w:marLeft w:val="0"/>
              <w:marRight w:val="0"/>
              <w:marTop w:val="0"/>
              <w:marBottom w:val="0"/>
              <w:divBdr>
                <w:top w:val="none" w:sz="0" w:space="0" w:color="auto"/>
                <w:left w:val="none" w:sz="0" w:space="0" w:color="auto"/>
                <w:bottom w:val="none" w:sz="0" w:space="0" w:color="auto"/>
                <w:right w:val="none" w:sz="0" w:space="0" w:color="auto"/>
              </w:divBdr>
            </w:div>
            <w:div w:id="688068410">
              <w:marLeft w:val="0"/>
              <w:marRight w:val="0"/>
              <w:marTop w:val="0"/>
              <w:marBottom w:val="0"/>
              <w:divBdr>
                <w:top w:val="none" w:sz="0" w:space="0" w:color="auto"/>
                <w:left w:val="none" w:sz="0" w:space="0" w:color="auto"/>
                <w:bottom w:val="none" w:sz="0" w:space="0" w:color="auto"/>
                <w:right w:val="none" w:sz="0" w:space="0" w:color="auto"/>
              </w:divBdr>
              <w:divsChild>
                <w:div w:id="174879047">
                  <w:marLeft w:val="0"/>
                  <w:marRight w:val="0"/>
                  <w:marTop w:val="0"/>
                  <w:marBottom w:val="0"/>
                  <w:divBdr>
                    <w:top w:val="none" w:sz="0" w:space="0" w:color="auto"/>
                    <w:left w:val="none" w:sz="0" w:space="0" w:color="auto"/>
                    <w:bottom w:val="none" w:sz="0" w:space="0" w:color="auto"/>
                    <w:right w:val="none" w:sz="0" w:space="0" w:color="auto"/>
                  </w:divBdr>
                </w:div>
                <w:div w:id="691615235">
                  <w:marLeft w:val="0"/>
                  <w:marRight w:val="0"/>
                  <w:marTop w:val="0"/>
                  <w:marBottom w:val="0"/>
                  <w:divBdr>
                    <w:top w:val="none" w:sz="0" w:space="0" w:color="auto"/>
                    <w:left w:val="none" w:sz="0" w:space="0" w:color="auto"/>
                    <w:bottom w:val="none" w:sz="0" w:space="0" w:color="auto"/>
                    <w:right w:val="none" w:sz="0" w:space="0" w:color="auto"/>
                  </w:divBdr>
                </w:div>
                <w:div w:id="932250045">
                  <w:marLeft w:val="0"/>
                  <w:marRight w:val="0"/>
                  <w:marTop w:val="0"/>
                  <w:marBottom w:val="0"/>
                  <w:divBdr>
                    <w:top w:val="none" w:sz="0" w:space="0" w:color="auto"/>
                    <w:left w:val="none" w:sz="0" w:space="0" w:color="auto"/>
                    <w:bottom w:val="none" w:sz="0" w:space="0" w:color="auto"/>
                    <w:right w:val="none" w:sz="0" w:space="0" w:color="auto"/>
                  </w:divBdr>
                </w:div>
                <w:div w:id="1448426019">
                  <w:marLeft w:val="0"/>
                  <w:marRight w:val="0"/>
                  <w:marTop w:val="0"/>
                  <w:marBottom w:val="0"/>
                  <w:divBdr>
                    <w:top w:val="none" w:sz="0" w:space="0" w:color="auto"/>
                    <w:left w:val="none" w:sz="0" w:space="0" w:color="auto"/>
                    <w:bottom w:val="none" w:sz="0" w:space="0" w:color="auto"/>
                    <w:right w:val="none" w:sz="0" w:space="0" w:color="auto"/>
                  </w:divBdr>
                </w:div>
                <w:div w:id="2088964081">
                  <w:marLeft w:val="0"/>
                  <w:marRight w:val="0"/>
                  <w:marTop w:val="0"/>
                  <w:marBottom w:val="0"/>
                  <w:divBdr>
                    <w:top w:val="none" w:sz="0" w:space="0" w:color="auto"/>
                    <w:left w:val="none" w:sz="0" w:space="0" w:color="auto"/>
                    <w:bottom w:val="none" w:sz="0" w:space="0" w:color="auto"/>
                    <w:right w:val="none" w:sz="0" w:space="0" w:color="auto"/>
                  </w:divBdr>
                </w:div>
              </w:divsChild>
            </w:div>
            <w:div w:id="688945425">
              <w:marLeft w:val="0"/>
              <w:marRight w:val="0"/>
              <w:marTop w:val="0"/>
              <w:marBottom w:val="0"/>
              <w:divBdr>
                <w:top w:val="none" w:sz="0" w:space="0" w:color="auto"/>
                <w:left w:val="none" w:sz="0" w:space="0" w:color="auto"/>
                <w:bottom w:val="none" w:sz="0" w:space="0" w:color="auto"/>
                <w:right w:val="none" w:sz="0" w:space="0" w:color="auto"/>
              </w:divBdr>
            </w:div>
            <w:div w:id="689180735">
              <w:marLeft w:val="0"/>
              <w:marRight w:val="0"/>
              <w:marTop w:val="0"/>
              <w:marBottom w:val="0"/>
              <w:divBdr>
                <w:top w:val="none" w:sz="0" w:space="0" w:color="auto"/>
                <w:left w:val="none" w:sz="0" w:space="0" w:color="auto"/>
                <w:bottom w:val="none" w:sz="0" w:space="0" w:color="auto"/>
                <w:right w:val="none" w:sz="0" w:space="0" w:color="auto"/>
              </w:divBdr>
            </w:div>
            <w:div w:id="689793786">
              <w:marLeft w:val="0"/>
              <w:marRight w:val="0"/>
              <w:marTop w:val="0"/>
              <w:marBottom w:val="0"/>
              <w:divBdr>
                <w:top w:val="none" w:sz="0" w:space="0" w:color="auto"/>
                <w:left w:val="none" w:sz="0" w:space="0" w:color="auto"/>
                <w:bottom w:val="none" w:sz="0" w:space="0" w:color="auto"/>
                <w:right w:val="none" w:sz="0" w:space="0" w:color="auto"/>
              </w:divBdr>
            </w:div>
            <w:div w:id="690227026">
              <w:marLeft w:val="0"/>
              <w:marRight w:val="0"/>
              <w:marTop w:val="0"/>
              <w:marBottom w:val="0"/>
              <w:divBdr>
                <w:top w:val="none" w:sz="0" w:space="0" w:color="auto"/>
                <w:left w:val="none" w:sz="0" w:space="0" w:color="auto"/>
                <w:bottom w:val="none" w:sz="0" w:space="0" w:color="auto"/>
                <w:right w:val="none" w:sz="0" w:space="0" w:color="auto"/>
              </w:divBdr>
            </w:div>
            <w:div w:id="691809928">
              <w:marLeft w:val="0"/>
              <w:marRight w:val="0"/>
              <w:marTop w:val="0"/>
              <w:marBottom w:val="0"/>
              <w:divBdr>
                <w:top w:val="none" w:sz="0" w:space="0" w:color="auto"/>
                <w:left w:val="none" w:sz="0" w:space="0" w:color="auto"/>
                <w:bottom w:val="none" w:sz="0" w:space="0" w:color="auto"/>
                <w:right w:val="none" w:sz="0" w:space="0" w:color="auto"/>
              </w:divBdr>
            </w:div>
            <w:div w:id="692730933">
              <w:marLeft w:val="0"/>
              <w:marRight w:val="0"/>
              <w:marTop w:val="0"/>
              <w:marBottom w:val="0"/>
              <w:divBdr>
                <w:top w:val="none" w:sz="0" w:space="0" w:color="auto"/>
                <w:left w:val="none" w:sz="0" w:space="0" w:color="auto"/>
                <w:bottom w:val="none" w:sz="0" w:space="0" w:color="auto"/>
                <w:right w:val="none" w:sz="0" w:space="0" w:color="auto"/>
              </w:divBdr>
            </w:div>
            <w:div w:id="692805630">
              <w:marLeft w:val="0"/>
              <w:marRight w:val="0"/>
              <w:marTop w:val="0"/>
              <w:marBottom w:val="0"/>
              <w:divBdr>
                <w:top w:val="none" w:sz="0" w:space="0" w:color="auto"/>
                <w:left w:val="none" w:sz="0" w:space="0" w:color="auto"/>
                <w:bottom w:val="none" w:sz="0" w:space="0" w:color="auto"/>
                <w:right w:val="none" w:sz="0" w:space="0" w:color="auto"/>
              </w:divBdr>
            </w:div>
            <w:div w:id="692927650">
              <w:marLeft w:val="0"/>
              <w:marRight w:val="0"/>
              <w:marTop w:val="0"/>
              <w:marBottom w:val="0"/>
              <w:divBdr>
                <w:top w:val="none" w:sz="0" w:space="0" w:color="auto"/>
                <w:left w:val="none" w:sz="0" w:space="0" w:color="auto"/>
                <w:bottom w:val="none" w:sz="0" w:space="0" w:color="auto"/>
                <w:right w:val="none" w:sz="0" w:space="0" w:color="auto"/>
              </w:divBdr>
            </w:div>
            <w:div w:id="692999400">
              <w:marLeft w:val="0"/>
              <w:marRight w:val="0"/>
              <w:marTop w:val="0"/>
              <w:marBottom w:val="0"/>
              <w:divBdr>
                <w:top w:val="none" w:sz="0" w:space="0" w:color="auto"/>
                <w:left w:val="none" w:sz="0" w:space="0" w:color="auto"/>
                <w:bottom w:val="none" w:sz="0" w:space="0" w:color="auto"/>
                <w:right w:val="none" w:sz="0" w:space="0" w:color="auto"/>
              </w:divBdr>
            </w:div>
            <w:div w:id="693961159">
              <w:marLeft w:val="0"/>
              <w:marRight w:val="0"/>
              <w:marTop w:val="0"/>
              <w:marBottom w:val="0"/>
              <w:divBdr>
                <w:top w:val="none" w:sz="0" w:space="0" w:color="auto"/>
                <w:left w:val="none" w:sz="0" w:space="0" w:color="auto"/>
                <w:bottom w:val="none" w:sz="0" w:space="0" w:color="auto"/>
                <w:right w:val="none" w:sz="0" w:space="0" w:color="auto"/>
              </w:divBdr>
            </w:div>
            <w:div w:id="695083226">
              <w:marLeft w:val="0"/>
              <w:marRight w:val="0"/>
              <w:marTop w:val="0"/>
              <w:marBottom w:val="0"/>
              <w:divBdr>
                <w:top w:val="none" w:sz="0" w:space="0" w:color="auto"/>
                <w:left w:val="none" w:sz="0" w:space="0" w:color="auto"/>
                <w:bottom w:val="none" w:sz="0" w:space="0" w:color="auto"/>
                <w:right w:val="none" w:sz="0" w:space="0" w:color="auto"/>
              </w:divBdr>
            </w:div>
            <w:div w:id="695278519">
              <w:marLeft w:val="0"/>
              <w:marRight w:val="0"/>
              <w:marTop w:val="0"/>
              <w:marBottom w:val="0"/>
              <w:divBdr>
                <w:top w:val="none" w:sz="0" w:space="0" w:color="auto"/>
                <w:left w:val="none" w:sz="0" w:space="0" w:color="auto"/>
                <w:bottom w:val="none" w:sz="0" w:space="0" w:color="auto"/>
                <w:right w:val="none" w:sz="0" w:space="0" w:color="auto"/>
              </w:divBdr>
            </w:div>
            <w:div w:id="695546565">
              <w:marLeft w:val="0"/>
              <w:marRight w:val="0"/>
              <w:marTop w:val="0"/>
              <w:marBottom w:val="0"/>
              <w:divBdr>
                <w:top w:val="none" w:sz="0" w:space="0" w:color="auto"/>
                <w:left w:val="none" w:sz="0" w:space="0" w:color="auto"/>
                <w:bottom w:val="none" w:sz="0" w:space="0" w:color="auto"/>
                <w:right w:val="none" w:sz="0" w:space="0" w:color="auto"/>
              </w:divBdr>
            </w:div>
            <w:div w:id="697507878">
              <w:marLeft w:val="0"/>
              <w:marRight w:val="0"/>
              <w:marTop w:val="0"/>
              <w:marBottom w:val="0"/>
              <w:divBdr>
                <w:top w:val="none" w:sz="0" w:space="0" w:color="auto"/>
                <w:left w:val="none" w:sz="0" w:space="0" w:color="auto"/>
                <w:bottom w:val="none" w:sz="0" w:space="0" w:color="auto"/>
                <w:right w:val="none" w:sz="0" w:space="0" w:color="auto"/>
              </w:divBdr>
            </w:div>
            <w:div w:id="697858265">
              <w:marLeft w:val="0"/>
              <w:marRight w:val="0"/>
              <w:marTop w:val="0"/>
              <w:marBottom w:val="0"/>
              <w:divBdr>
                <w:top w:val="none" w:sz="0" w:space="0" w:color="auto"/>
                <w:left w:val="none" w:sz="0" w:space="0" w:color="auto"/>
                <w:bottom w:val="none" w:sz="0" w:space="0" w:color="auto"/>
                <w:right w:val="none" w:sz="0" w:space="0" w:color="auto"/>
              </w:divBdr>
            </w:div>
            <w:div w:id="698746883">
              <w:marLeft w:val="0"/>
              <w:marRight w:val="0"/>
              <w:marTop w:val="0"/>
              <w:marBottom w:val="0"/>
              <w:divBdr>
                <w:top w:val="none" w:sz="0" w:space="0" w:color="auto"/>
                <w:left w:val="none" w:sz="0" w:space="0" w:color="auto"/>
                <w:bottom w:val="none" w:sz="0" w:space="0" w:color="auto"/>
                <w:right w:val="none" w:sz="0" w:space="0" w:color="auto"/>
              </w:divBdr>
            </w:div>
            <w:div w:id="699163011">
              <w:marLeft w:val="0"/>
              <w:marRight w:val="0"/>
              <w:marTop w:val="0"/>
              <w:marBottom w:val="0"/>
              <w:divBdr>
                <w:top w:val="none" w:sz="0" w:space="0" w:color="auto"/>
                <w:left w:val="none" w:sz="0" w:space="0" w:color="auto"/>
                <w:bottom w:val="none" w:sz="0" w:space="0" w:color="auto"/>
                <w:right w:val="none" w:sz="0" w:space="0" w:color="auto"/>
              </w:divBdr>
            </w:div>
            <w:div w:id="699430614">
              <w:marLeft w:val="0"/>
              <w:marRight w:val="0"/>
              <w:marTop w:val="0"/>
              <w:marBottom w:val="0"/>
              <w:divBdr>
                <w:top w:val="none" w:sz="0" w:space="0" w:color="auto"/>
                <w:left w:val="none" w:sz="0" w:space="0" w:color="auto"/>
                <w:bottom w:val="none" w:sz="0" w:space="0" w:color="auto"/>
                <w:right w:val="none" w:sz="0" w:space="0" w:color="auto"/>
              </w:divBdr>
            </w:div>
            <w:div w:id="699866707">
              <w:marLeft w:val="0"/>
              <w:marRight w:val="0"/>
              <w:marTop w:val="0"/>
              <w:marBottom w:val="0"/>
              <w:divBdr>
                <w:top w:val="none" w:sz="0" w:space="0" w:color="auto"/>
                <w:left w:val="none" w:sz="0" w:space="0" w:color="auto"/>
                <w:bottom w:val="none" w:sz="0" w:space="0" w:color="auto"/>
                <w:right w:val="none" w:sz="0" w:space="0" w:color="auto"/>
              </w:divBdr>
            </w:div>
            <w:div w:id="700473752">
              <w:marLeft w:val="0"/>
              <w:marRight w:val="0"/>
              <w:marTop w:val="0"/>
              <w:marBottom w:val="0"/>
              <w:divBdr>
                <w:top w:val="none" w:sz="0" w:space="0" w:color="auto"/>
                <w:left w:val="none" w:sz="0" w:space="0" w:color="auto"/>
                <w:bottom w:val="none" w:sz="0" w:space="0" w:color="auto"/>
                <w:right w:val="none" w:sz="0" w:space="0" w:color="auto"/>
              </w:divBdr>
            </w:div>
            <w:div w:id="700518789">
              <w:marLeft w:val="0"/>
              <w:marRight w:val="0"/>
              <w:marTop w:val="0"/>
              <w:marBottom w:val="0"/>
              <w:divBdr>
                <w:top w:val="none" w:sz="0" w:space="0" w:color="auto"/>
                <w:left w:val="none" w:sz="0" w:space="0" w:color="auto"/>
                <w:bottom w:val="none" w:sz="0" w:space="0" w:color="auto"/>
                <w:right w:val="none" w:sz="0" w:space="0" w:color="auto"/>
              </w:divBdr>
            </w:div>
            <w:div w:id="701129416">
              <w:marLeft w:val="0"/>
              <w:marRight w:val="0"/>
              <w:marTop w:val="0"/>
              <w:marBottom w:val="0"/>
              <w:divBdr>
                <w:top w:val="none" w:sz="0" w:space="0" w:color="auto"/>
                <w:left w:val="none" w:sz="0" w:space="0" w:color="auto"/>
                <w:bottom w:val="none" w:sz="0" w:space="0" w:color="auto"/>
                <w:right w:val="none" w:sz="0" w:space="0" w:color="auto"/>
              </w:divBdr>
            </w:div>
            <w:div w:id="701706597">
              <w:marLeft w:val="0"/>
              <w:marRight w:val="0"/>
              <w:marTop w:val="0"/>
              <w:marBottom w:val="0"/>
              <w:divBdr>
                <w:top w:val="none" w:sz="0" w:space="0" w:color="auto"/>
                <w:left w:val="none" w:sz="0" w:space="0" w:color="auto"/>
                <w:bottom w:val="none" w:sz="0" w:space="0" w:color="auto"/>
                <w:right w:val="none" w:sz="0" w:space="0" w:color="auto"/>
              </w:divBdr>
            </w:div>
            <w:div w:id="702561310">
              <w:marLeft w:val="0"/>
              <w:marRight w:val="0"/>
              <w:marTop w:val="0"/>
              <w:marBottom w:val="0"/>
              <w:divBdr>
                <w:top w:val="none" w:sz="0" w:space="0" w:color="auto"/>
                <w:left w:val="none" w:sz="0" w:space="0" w:color="auto"/>
                <w:bottom w:val="none" w:sz="0" w:space="0" w:color="auto"/>
                <w:right w:val="none" w:sz="0" w:space="0" w:color="auto"/>
              </w:divBdr>
            </w:div>
            <w:div w:id="704477128">
              <w:marLeft w:val="0"/>
              <w:marRight w:val="0"/>
              <w:marTop w:val="0"/>
              <w:marBottom w:val="0"/>
              <w:divBdr>
                <w:top w:val="none" w:sz="0" w:space="0" w:color="auto"/>
                <w:left w:val="none" w:sz="0" w:space="0" w:color="auto"/>
                <w:bottom w:val="none" w:sz="0" w:space="0" w:color="auto"/>
                <w:right w:val="none" w:sz="0" w:space="0" w:color="auto"/>
              </w:divBdr>
            </w:div>
            <w:div w:id="705183587">
              <w:marLeft w:val="0"/>
              <w:marRight w:val="0"/>
              <w:marTop w:val="0"/>
              <w:marBottom w:val="0"/>
              <w:divBdr>
                <w:top w:val="none" w:sz="0" w:space="0" w:color="auto"/>
                <w:left w:val="none" w:sz="0" w:space="0" w:color="auto"/>
                <w:bottom w:val="none" w:sz="0" w:space="0" w:color="auto"/>
                <w:right w:val="none" w:sz="0" w:space="0" w:color="auto"/>
              </w:divBdr>
            </w:div>
            <w:div w:id="707338162">
              <w:marLeft w:val="0"/>
              <w:marRight w:val="0"/>
              <w:marTop w:val="0"/>
              <w:marBottom w:val="0"/>
              <w:divBdr>
                <w:top w:val="none" w:sz="0" w:space="0" w:color="auto"/>
                <w:left w:val="none" w:sz="0" w:space="0" w:color="auto"/>
                <w:bottom w:val="none" w:sz="0" w:space="0" w:color="auto"/>
                <w:right w:val="none" w:sz="0" w:space="0" w:color="auto"/>
              </w:divBdr>
            </w:div>
            <w:div w:id="709955821">
              <w:marLeft w:val="0"/>
              <w:marRight w:val="0"/>
              <w:marTop w:val="0"/>
              <w:marBottom w:val="0"/>
              <w:divBdr>
                <w:top w:val="none" w:sz="0" w:space="0" w:color="auto"/>
                <w:left w:val="none" w:sz="0" w:space="0" w:color="auto"/>
                <w:bottom w:val="none" w:sz="0" w:space="0" w:color="auto"/>
                <w:right w:val="none" w:sz="0" w:space="0" w:color="auto"/>
              </w:divBdr>
            </w:div>
            <w:div w:id="710031152">
              <w:marLeft w:val="0"/>
              <w:marRight w:val="0"/>
              <w:marTop w:val="0"/>
              <w:marBottom w:val="0"/>
              <w:divBdr>
                <w:top w:val="none" w:sz="0" w:space="0" w:color="auto"/>
                <w:left w:val="none" w:sz="0" w:space="0" w:color="auto"/>
                <w:bottom w:val="none" w:sz="0" w:space="0" w:color="auto"/>
                <w:right w:val="none" w:sz="0" w:space="0" w:color="auto"/>
              </w:divBdr>
            </w:div>
            <w:div w:id="711269027">
              <w:marLeft w:val="0"/>
              <w:marRight w:val="0"/>
              <w:marTop w:val="0"/>
              <w:marBottom w:val="0"/>
              <w:divBdr>
                <w:top w:val="none" w:sz="0" w:space="0" w:color="auto"/>
                <w:left w:val="none" w:sz="0" w:space="0" w:color="auto"/>
                <w:bottom w:val="none" w:sz="0" w:space="0" w:color="auto"/>
                <w:right w:val="none" w:sz="0" w:space="0" w:color="auto"/>
              </w:divBdr>
            </w:div>
            <w:div w:id="711539805">
              <w:marLeft w:val="0"/>
              <w:marRight w:val="0"/>
              <w:marTop w:val="0"/>
              <w:marBottom w:val="0"/>
              <w:divBdr>
                <w:top w:val="none" w:sz="0" w:space="0" w:color="auto"/>
                <w:left w:val="none" w:sz="0" w:space="0" w:color="auto"/>
                <w:bottom w:val="none" w:sz="0" w:space="0" w:color="auto"/>
                <w:right w:val="none" w:sz="0" w:space="0" w:color="auto"/>
              </w:divBdr>
            </w:div>
            <w:div w:id="712123759">
              <w:marLeft w:val="0"/>
              <w:marRight w:val="0"/>
              <w:marTop w:val="0"/>
              <w:marBottom w:val="0"/>
              <w:divBdr>
                <w:top w:val="none" w:sz="0" w:space="0" w:color="auto"/>
                <w:left w:val="none" w:sz="0" w:space="0" w:color="auto"/>
                <w:bottom w:val="none" w:sz="0" w:space="0" w:color="auto"/>
                <w:right w:val="none" w:sz="0" w:space="0" w:color="auto"/>
              </w:divBdr>
            </w:div>
            <w:div w:id="713389429">
              <w:marLeft w:val="0"/>
              <w:marRight w:val="0"/>
              <w:marTop w:val="0"/>
              <w:marBottom w:val="0"/>
              <w:divBdr>
                <w:top w:val="none" w:sz="0" w:space="0" w:color="auto"/>
                <w:left w:val="none" w:sz="0" w:space="0" w:color="auto"/>
                <w:bottom w:val="none" w:sz="0" w:space="0" w:color="auto"/>
                <w:right w:val="none" w:sz="0" w:space="0" w:color="auto"/>
              </w:divBdr>
            </w:div>
            <w:div w:id="715011750">
              <w:marLeft w:val="0"/>
              <w:marRight w:val="0"/>
              <w:marTop w:val="0"/>
              <w:marBottom w:val="0"/>
              <w:divBdr>
                <w:top w:val="none" w:sz="0" w:space="0" w:color="auto"/>
                <w:left w:val="none" w:sz="0" w:space="0" w:color="auto"/>
                <w:bottom w:val="none" w:sz="0" w:space="0" w:color="auto"/>
                <w:right w:val="none" w:sz="0" w:space="0" w:color="auto"/>
              </w:divBdr>
            </w:div>
            <w:div w:id="715085916">
              <w:marLeft w:val="0"/>
              <w:marRight w:val="0"/>
              <w:marTop w:val="0"/>
              <w:marBottom w:val="0"/>
              <w:divBdr>
                <w:top w:val="none" w:sz="0" w:space="0" w:color="auto"/>
                <w:left w:val="none" w:sz="0" w:space="0" w:color="auto"/>
                <w:bottom w:val="none" w:sz="0" w:space="0" w:color="auto"/>
                <w:right w:val="none" w:sz="0" w:space="0" w:color="auto"/>
              </w:divBdr>
            </w:div>
            <w:div w:id="715666164">
              <w:marLeft w:val="0"/>
              <w:marRight w:val="0"/>
              <w:marTop w:val="0"/>
              <w:marBottom w:val="0"/>
              <w:divBdr>
                <w:top w:val="none" w:sz="0" w:space="0" w:color="auto"/>
                <w:left w:val="none" w:sz="0" w:space="0" w:color="auto"/>
                <w:bottom w:val="none" w:sz="0" w:space="0" w:color="auto"/>
                <w:right w:val="none" w:sz="0" w:space="0" w:color="auto"/>
              </w:divBdr>
            </w:div>
            <w:div w:id="716244449">
              <w:marLeft w:val="0"/>
              <w:marRight w:val="0"/>
              <w:marTop w:val="0"/>
              <w:marBottom w:val="0"/>
              <w:divBdr>
                <w:top w:val="none" w:sz="0" w:space="0" w:color="auto"/>
                <w:left w:val="none" w:sz="0" w:space="0" w:color="auto"/>
                <w:bottom w:val="none" w:sz="0" w:space="0" w:color="auto"/>
                <w:right w:val="none" w:sz="0" w:space="0" w:color="auto"/>
              </w:divBdr>
            </w:div>
            <w:div w:id="717902143">
              <w:marLeft w:val="0"/>
              <w:marRight w:val="0"/>
              <w:marTop w:val="0"/>
              <w:marBottom w:val="0"/>
              <w:divBdr>
                <w:top w:val="none" w:sz="0" w:space="0" w:color="auto"/>
                <w:left w:val="none" w:sz="0" w:space="0" w:color="auto"/>
                <w:bottom w:val="none" w:sz="0" w:space="0" w:color="auto"/>
                <w:right w:val="none" w:sz="0" w:space="0" w:color="auto"/>
              </w:divBdr>
            </w:div>
            <w:div w:id="718868049">
              <w:marLeft w:val="0"/>
              <w:marRight w:val="0"/>
              <w:marTop w:val="0"/>
              <w:marBottom w:val="0"/>
              <w:divBdr>
                <w:top w:val="none" w:sz="0" w:space="0" w:color="auto"/>
                <w:left w:val="none" w:sz="0" w:space="0" w:color="auto"/>
                <w:bottom w:val="none" w:sz="0" w:space="0" w:color="auto"/>
                <w:right w:val="none" w:sz="0" w:space="0" w:color="auto"/>
              </w:divBdr>
            </w:div>
            <w:div w:id="719327685">
              <w:marLeft w:val="0"/>
              <w:marRight w:val="0"/>
              <w:marTop w:val="0"/>
              <w:marBottom w:val="0"/>
              <w:divBdr>
                <w:top w:val="none" w:sz="0" w:space="0" w:color="auto"/>
                <w:left w:val="none" w:sz="0" w:space="0" w:color="auto"/>
                <w:bottom w:val="none" w:sz="0" w:space="0" w:color="auto"/>
                <w:right w:val="none" w:sz="0" w:space="0" w:color="auto"/>
              </w:divBdr>
            </w:div>
            <w:div w:id="719867641">
              <w:marLeft w:val="0"/>
              <w:marRight w:val="0"/>
              <w:marTop w:val="0"/>
              <w:marBottom w:val="0"/>
              <w:divBdr>
                <w:top w:val="none" w:sz="0" w:space="0" w:color="auto"/>
                <w:left w:val="none" w:sz="0" w:space="0" w:color="auto"/>
                <w:bottom w:val="none" w:sz="0" w:space="0" w:color="auto"/>
                <w:right w:val="none" w:sz="0" w:space="0" w:color="auto"/>
              </w:divBdr>
            </w:div>
            <w:div w:id="720640015">
              <w:marLeft w:val="0"/>
              <w:marRight w:val="0"/>
              <w:marTop w:val="0"/>
              <w:marBottom w:val="0"/>
              <w:divBdr>
                <w:top w:val="none" w:sz="0" w:space="0" w:color="auto"/>
                <w:left w:val="none" w:sz="0" w:space="0" w:color="auto"/>
                <w:bottom w:val="none" w:sz="0" w:space="0" w:color="auto"/>
                <w:right w:val="none" w:sz="0" w:space="0" w:color="auto"/>
              </w:divBdr>
            </w:div>
            <w:div w:id="720985417">
              <w:marLeft w:val="0"/>
              <w:marRight w:val="0"/>
              <w:marTop w:val="0"/>
              <w:marBottom w:val="0"/>
              <w:divBdr>
                <w:top w:val="none" w:sz="0" w:space="0" w:color="auto"/>
                <w:left w:val="none" w:sz="0" w:space="0" w:color="auto"/>
                <w:bottom w:val="none" w:sz="0" w:space="0" w:color="auto"/>
                <w:right w:val="none" w:sz="0" w:space="0" w:color="auto"/>
              </w:divBdr>
            </w:div>
            <w:div w:id="721056565">
              <w:marLeft w:val="0"/>
              <w:marRight w:val="0"/>
              <w:marTop w:val="0"/>
              <w:marBottom w:val="0"/>
              <w:divBdr>
                <w:top w:val="none" w:sz="0" w:space="0" w:color="auto"/>
                <w:left w:val="none" w:sz="0" w:space="0" w:color="auto"/>
                <w:bottom w:val="none" w:sz="0" w:space="0" w:color="auto"/>
                <w:right w:val="none" w:sz="0" w:space="0" w:color="auto"/>
              </w:divBdr>
            </w:div>
            <w:div w:id="721171916">
              <w:marLeft w:val="0"/>
              <w:marRight w:val="0"/>
              <w:marTop w:val="0"/>
              <w:marBottom w:val="0"/>
              <w:divBdr>
                <w:top w:val="none" w:sz="0" w:space="0" w:color="auto"/>
                <w:left w:val="none" w:sz="0" w:space="0" w:color="auto"/>
                <w:bottom w:val="none" w:sz="0" w:space="0" w:color="auto"/>
                <w:right w:val="none" w:sz="0" w:space="0" w:color="auto"/>
              </w:divBdr>
            </w:div>
            <w:div w:id="723793680">
              <w:marLeft w:val="0"/>
              <w:marRight w:val="0"/>
              <w:marTop w:val="0"/>
              <w:marBottom w:val="0"/>
              <w:divBdr>
                <w:top w:val="none" w:sz="0" w:space="0" w:color="auto"/>
                <w:left w:val="none" w:sz="0" w:space="0" w:color="auto"/>
                <w:bottom w:val="none" w:sz="0" w:space="0" w:color="auto"/>
                <w:right w:val="none" w:sz="0" w:space="0" w:color="auto"/>
              </w:divBdr>
            </w:div>
            <w:div w:id="724524433">
              <w:marLeft w:val="0"/>
              <w:marRight w:val="0"/>
              <w:marTop w:val="0"/>
              <w:marBottom w:val="0"/>
              <w:divBdr>
                <w:top w:val="none" w:sz="0" w:space="0" w:color="auto"/>
                <w:left w:val="none" w:sz="0" w:space="0" w:color="auto"/>
                <w:bottom w:val="none" w:sz="0" w:space="0" w:color="auto"/>
                <w:right w:val="none" w:sz="0" w:space="0" w:color="auto"/>
              </w:divBdr>
            </w:div>
            <w:div w:id="724763697">
              <w:marLeft w:val="0"/>
              <w:marRight w:val="0"/>
              <w:marTop w:val="0"/>
              <w:marBottom w:val="0"/>
              <w:divBdr>
                <w:top w:val="none" w:sz="0" w:space="0" w:color="auto"/>
                <w:left w:val="none" w:sz="0" w:space="0" w:color="auto"/>
                <w:bottom w:val="none" w:sz="0" w:space="0" w:color="auto"/>
                <w:right w:val="none" w:sz="0" w:space="0" w:color="auto"/>
              </w:divBdr>
            </w:div>
            <w:div w:id="726535851">
              <w:marLeft w:val="0"/>
              <w:marRight w:val="0"/>
              <w:marTop w:val="0"/>
              <w:marBottom w:val="0"/>
              <w:divBdr>
                <w:top w:val="none" w:sz="0" w:space="0" w:color="auto"/>
                <w:left w:val="none" w:sz="0" w:space="0" w:color="auto"/>
                <w:bottom w:val="none" w:sz="0" w:space="0" w:color="auto"/>
                <w:right w:val="none" w:sz="0" w:space="0" w:color="auto"/>
              </w:divBdr>
            </w:div>
            <w:div w:id="727604824">
              <w:marLeft w:val="0"/>
              <w:marRight w:val="0"/>
              <w:marTop w:val="0"/>
              <w:marBottom w:val="0"/>
              <w:divBdr>
                <w:top w:val="none" w:sz="0" w:space="0" w:color="auto"/>
                <w:left w:val="none" w:sz="0" w:space="0" w:color="auto"/>
                <w:bottom w:val="none" w:sz="0" w:space="0" w:color="auto"/>
                <w:right w:val="none" w:sz="0" w:space="0" w:color="auto"/>
              </w:divBdr>
            </w:div>
            <w:div w:id="728654629">
              <w:marLeft w:val="0"/>
              <w:marRight w:val="0"/>
              <w:marTop w:val="0"/>
              <w:marBottom w:val="0"/>
              <w:divBdr>
                <w:top w:val="none" w:sz="0" w:space="0" w:color="auto"/>
                <w:left w:val="none" w:sz="0" w:space="0" w:color="auto"/>
                <w:bottom w:val="none" w:sz="0" w:space="0" w:color="auto"/>
                <w:right w:val="none" w:sz="0" w:space="0" w:color="auto"/>
              </w:divBdr>
            </w:div>
            <w:div w:id="728845446">
              <w:marLeft w:val="0"/>
              <w:marRight w:val="0"/>
              <w:marTop w:val="0"/>
              <w:marBottom w:val="0"/>
              <w:divBdr>
                <w:top w:val="none" w:sz="0" w:space="0" w:color="auto"/>
                <w:left w:val="none" w:sz="0" w:space="0" w:color="auto"/>
                <w:bottom w:val="none" w:sz="0" w:space="0" w:color="auto"/>
                <w:right w:val="none" w:sz="0" w:space="0" w:color="auto"/>
              </w:divBdr>
            </w:div>
            <w:div w:id="729160332">
              <w:marLeft w:val="0"/>
              <w:marRight w:val="0"/>
              <w:marTop w:val="0"/>
              <w:marBottom w:val="0"/>
              <w:divBdr>
                <w:top w:val="none" w:sz="0" w:space="0" w:color="auto"/>
                <w:left w:val="none" w:sz="0" w:space="0" w:color="auto"/>
                <w:bottom w:val="none" w:sz="0" w:space="0" w:color="auto"/>
                <w:right w:val="none" w:sz="0" w:space="0" w:color="auto"/>
              </w:divBdr>
            </w:div>
            <w:div w:id="730084255">
              <w:marLeft w:val="0"/>
              <w:marRight w:val="0"/>
              <w:marTop w:val="0"/>
              <w:marBottom w:val="0"/>
              <w:divBdr>
                <w:top w:val="none" w:sz="0" w:space="0" w:color="auto"/>
                <w:left w:val="none" w:sz="0" w:space="0" w:color="auto"/>
                <w:bottom w:val="none" w:sz="0" w:space="0" w:color="auto"/>
                <w:right w:val="none" w:sz="0" w:space="0" w:color="auto"/>
              </w:divBdr>
            </w:div>
            <w:div w:id="732044250">
              <w:marLeft w:val="0"/>
              <w:marRight w:val="0"/>
              <w:marTop w:val="0"/>
              <w:marBottom w:val="0"/>
              <w:divBdr>
                <w:top w:val="none" w:sz="0" w:space="0" w:color="auto"/>
                <w:left w:val="none" w:sz="0" w:space="0" w:color="auto"/>
                <w:bottom w:val="none" w:sz="0" w:space="0" w:color="auto"/>
                <w:right w:val="none" w:sz="0" w:space="0" w:color="auto"/>
              </w:divBdr>
            </w:div>
            <w:div w:id="732853393">
              <w:marLeft w:val="0"/>
              <w:marRight w:val="0"/>
              <w:marTop w:val="0"/>
              <w:marBottom w:val="0"/>
              <w:divBdr>
                <w:top w:val="none" w:sz="0" w:space="0" w:color="auto"/>
                <w:left w:val="none" w:sz="0" w:space="0" w:color="auto"/>
                <w:bottom w:val="none" w:sz="0" w:space="0" w:color="auto"/>
                <w:right w:val="none" w:sz="0" w:space="0" w:color="auto"/>
              </w:divBdr>
            </w:div>
            <w:div w:id="734552920">
              <w:marLeft w:val="0"/>
              <w:marRight w:val="0"/>
              <w:marTop w:val="0"/>
              <w:marBottom w:val="0"/>
              <w:divBdr>
                <w:top w:val="none" w:sz="0" w:space="0" w:color="auto"/>
                <w:left w:val="none" w:sz="0" w:space="0" w:color="auto"/>
                <w:bottom w:val="none" w:sz="0" w:space="0" w:color="auto"/>
                <w:right w:val="none" w:sz="0" w:space="0" w:color="auto"/>
              </w:divBdr>
            </w:div>
            <w:div w:id="735132278">
              <w:marLeft w:val="0"/>
              <w:marRight w:val="0"/>
              <w:marTop w:val="0"/>
              <w:marBottom w:val="0"/>
              <w:divBdr>
                <w:top w:val="none" w:sz="0" w:space="0" w:color="auto"/>
                <w:left w:val="none" w:sz="0" w:space="0" w:color="auto"/>
                <w:bottom w:val="none" w:sz="0" w:space="0" w:color="auto"/>
                <w:right w:val="none" w:sz="0" w:space="0" w:color="auto"/>
              </w:divBdr>
            </w:div>
            <w:div w:id="735979130">
              <w:marLeft w:val="0"/>
              <w:marRight w:val="0"/>
              <w:marTop w:val="0"/>
              <w:marBottom w:val="0"/>
              <w:divBdr>
                <w:top w:val="none" w:sz="0" w:space="0" w:color="auto"/>
                <w:left w:val="none" w:sz="0" w:space="0" w:color="auto"/>
                <w:bottom w:val="none" w:sz="0" w:space="0" w:color="auto"/>
                <w:right w:val="none" w:sz="0" w:space="0" w:color="auto"/>
              </w:divBdr>
            </w:div>
            <w:div w:id="736438392">
              <w:marLeft w:val="0"/>
              <w:marRight w:val="0"/>
              <w:marTop w:val="0"/>
              <w:marBottom w:val="0"/>
              <w:divBdr>
                <w:top w:val="none" w:sz="0" w:space="0" w:color="auto"/>
                <w:left w:val="none" w:sz="0" w:space="0" w:color="auto"/>
                <w:bottom w:val="none" w:sz="0" w:space="0" w:color="auto"/>
                <w:right w:val="none" w:sz="0" w:space="0" w:color="auto"/>
              </w:divBdr>
            </w:div>
            <w:div w:id="736704136">
              <w:marLeft w:val="0"/>
              <w:marRight w:val="0"/>
              <w:marTop w:val="0"/>
              <w:marBottom w:val="0"/>
              <w:divBdr>
                <w:top w:val="none" w:sz="0" w:space="0" w:color="auto"/>
                <w:left w:val="none" w:sz="0" w:space="0" w:color="auto"/>
                <w:bottom w:val="none" w:sz="0" w:space="0" w:color="auto"/>
                <w:right w:val="none" w:sz="0" w:space="0" w:color="auto"/>
              </w:divBdr>
            </w:div>
            <w:div w:id="738091802">
              <w:marLeft w:val="0"/>
              <w:marRight w:val="0"/>
              <w:marTop w:val="0"/>
              <w:marBottom w:val="0"/>
              <w:divBdr>
                <w:top w:val="none" w:sz="0" w:space="0" w:color="auto"/>
                <w:left w:val="none" w:sz="0" w:space="0" w:color="auto"/>
                <w:bottom w:val="none" w:sz="0" w:space="0" w:color="auto"/>
                <w:right w:val="none" w:sz="0" w:space="0" w:color="auto"/>
              </w:divBdr>
            </w:div>
            <w:div w:id="739256275">
              <w:marLeft w:val="0"/>
              <w:marRight w:val="0"/>
              <w:marTop w:val="0"/>
              <w:marBottom w:val="0"/>
              <w:divBdr>
                <w:top w:val="none" w:sz="0" w:space="0" w:color="auto"/>
                <w:left w:val="none" w:sz="0" w:space="0" w:color="auto"/>
                <w:bottom w:val="none" w:sz="0" w:space="0" w:color="auto"/>
                <w:right w:val="none" w:sz="0" w:space="0" w:color="auto"/>
              </w:divBdr>
            </w:div>
            <w:div w:id="740441810">
              <w:marLeft w:val="0"/>
              <w:marRight w:val="0"/>
              <w:marTop w:val="0"/>
              <w:marBottom w:val="0"/>
              <w:divBdr>
                <w:top w:val="none" w:sz="0" w:space="0" w:color="auto"/>
                <w:left w:val="none" w:sz="0" w:space="0" w:color="auto"/>
                <w:bottom w:val="none" w:sz="0" w:space="0" w:color="auto"/>
                <w:right w:val="none" w:sz="0" w:space="0" w:color="auto"/>
              </w:divBdr>
            </w:div>
            <w:div w:id="740717302">
              <w:marLeft w:val="0"/>
              <w:marRight w:val="0"/>
              <w:marTop w:val="0"/>
              <w:marBottom w:val="0"/>
              <w:divBdr>
                <w:top w:val="none" w:sz="0" w:space="0" w:color="auto"/>
                <w:left w:val="none" w:sz="0" w:space="0" w:color="auto"/>
                <w:bottom w:val="none" w:sz="0" w:space="0" w:color="auto"/>
                <w:right w:val="none" w:sz="0" w:space="0" w:color="auto"/>
              </w:divBdr>
            </w:div>
            <w:div w:id="741102326">
              <w:marLeft w:val="0"/>
              <w:marRight w:val="0"/>
              <w:marTop w:val="0"/>
              <w:marBottom w:val="0"/>
              <w:divBdr>
                <w:top w:val="none" w:sz="0" w:space="0" w:color="auto"/>
                <w:left w:val="none" w:sz="0" w:space="0" w:color="auto"/>
                <w:bottom w:val="none" w:sz="0" w:space="0" w:color="auto"/>
                <w:right w:val="none" w:sz="0" w:space="0" w:color="auto"/>
              </w:divBdr>
            </w:div>
            <w:div w:id="743991792">
              <w:marLeft w:val="0"/>
              <w:marRight w:val="0"/>
              <w:marTop w:val="0"/>
              <w:marBottom w:val="0"/>
              <w:divBdr>
                <w:top w:val="none" w:sz="0" w:space="0" w:color="auto"/>
                <w:left w:val="none" w:sz="0" w:space="0" w:color="auto"/>
                <w:bottom w:val="none" w:sz="0" w:space="0" w:color="auto"/>
                <w:right w:val="none" w:sz="0" w:space="0" w:color="auto"/>
              </w:divBdr>
            </w:div>
            <w:div w:id="744686347">
              <w:marLeft w:val="0"/>
              <w:marRight w:val="0"/>
              <w:marTop w:val="0"/>
              <w:marBottom w:val="0"/>
              <w:divBdr>
                <w:top w:val="none" w:sz="0" w:space="0" w:color="auto"/>
                <w:left w:val="none" w:sz="0" w:space="0" w:color="auto"/>
                <w:bottom w:val="none" w:sz="0" w:space="0" w:color="auto"/>
                <w:right w:val="none" w:sz="0" w:space="0" w:color="auto"/>
              </w:divBdr>
            </w:div>
            <w:div w:id="744961906">
              <w:marLeft w:val="0"/>
              <w:marRight w:val="0"/>
              <w:marTop w:val="0"/>
              <w:marBottom w:val="0"/>
              <w:divBdr>
                <w:top w:val="none" w:sz="0" w:space="0" w:color="auto"/>
                <w:left w:val="none" w:sz="0" w:space="0" w:color="auto"/>
                <w:bottom w:val="none" w:sz="0" w:space="0" w:color="auto"/>
                <w:right w:val="none" w:sz="0" w:space="0" w:color="auto"/>
              </w:divBdr>
            </w:div>
            <w:div w:id="746657693">
              <w:marLeft w:val="0"/>
              <w:marRight w:val="0"/>
              <w:marTop w:val="0"/>
              <w:marBottom w:val="0"/>
              <w:divBdr>
                <w:top w:val="none" w:sz="0" w:space="0" w:color="auto"/>
                <w:left w:val="none" w:sz="0" w:space="0" w:color="auto"/>
                <w:bottom w:val="none" w:sz="0" w:space="0" w:color="auto"/>
                <w:right w:val="none" w:sz="0" w:space="0" w:color="auto"/>
              </w:divBdr>
            </w:div>
            <w:div w:id="747532965">
              <w:marLeft w:val="0"/>
              <w:marRight w:val="0"/>
              <w:marTop w:val="0"/>
              <w:marBottom w:val="0"/>
              <w:divBdr>
                <w:top w:val="none" w:sz="0" w:space="0" w:color="auto"/>
                <w:left w:val="none" w:sz="0" w:space="0" w:color="auto"/>
                <w:bottom w:val="none" w:sz="0" w:space="0" w:color="auto"/>
                <w:right w:val="none" w:sz="0" w:space="0" w:color="auto"/>
              </w:divBdr>
            </w:div>
            <w:div w:id="747725542">
              <w:marLeft w:val="0"/>
              <w:marRight w:val="0"/>
              <w:marTop w:val="0"/>
              <w:marBottom w:val="0"/>
              <w:divBdr>
                <w:top w:val="none" w:sz="0" w:space="0" w:color="auto"/>
                <w:left w:val="none" w:sz="0" w:space="0" w:color="auto"/>
                <w:bottom w:val="none" w:sz="0" w:space="0" w:color="auto"/>
                <w:right w:val="none" w:sz="0" w:space="0" w:color="auto"/>
              </w:divBdr>
            </w:div>
            <w:div w:id="749742021">
              <w:marLeft w:val="0"/>
              <w:marRight w:val="0"/>
              <w:marTop w:val="0"/>
              <w:marBottom w:val="0"/>
              <w:divBdr>
                <w:top w:val="none" w:sz="0" w:space="0" w:color="auto"/>
                <w:left w:val="none" w:sz="0" w:space="0" w:color="auto"/>
                <w:bottom w:val="none" w:sz="0" w:space="0" w:color="auto"/>
                <w:right w:val="none" w:sz="0" w:space="0" w:color="auto"/>
              </w:divBdr>
            </w:div>
            <w:div w:id="749891937">
              <w:marLeft w:val="0"/>
              <w:marRight w:val="0"/>
              <w:marTop w:val="0"/>
              <w:marBottom w:val="0"/>
              <w:divBdr>
                <w:top w:val="none" w:sz="0" w:space="0" w:color="auto"/>
                <w:left w:val="none" w:sz="0" w:space="0" w:color="auto"/>
                <w:bottom w:val="none" w:sz="0" w:space="0" w:color="auto"/>
                <w:right w:val="none" w:sz="0" w:space="0" w:color="auto"/>
              </w:divBdr>
            </w:div>
            <w:div w:id="751924942">
              <w:marLeft w:val="0"/>
              <w:marRight w:val="0"/>
              <w:marTop w:val="0"/>
              <w:marBottom w:val="0"/>
              <w:divBdr>
                <w:top w:val="none" w:sz="0" w:space="0" w:color="auto"/>
                <w:left w:val="none" w:sz="0" w:space="0" w:color="auto"/>
                <w:bottom w:val="none" w:sz="0" w:space="0" w:color="auto"/>
                <w:right w:val="none" w:sz="0" w:space="0" w:color="auto"/>
              </w:divBdr>
            </w:div>
            <w:div w:id="751976220">
              <w:marLeft w:val="0"/>
              <w:marRight w:val="0"/>
              <w:marTop w:val="0"/>
              <w:marBottom w:val="0"/>
              <w:divBdr>
                <w:top w:val="none" w:sz="0" w:space="0" w:color="auto"/>
                <w:left w:val="none" w:sz="0" w:space="0" w:color="auto"/>
                <w:bottom w:val="none" w:sz="0" w:space="0" w:color="auto"/>
                <w:right w:val="none" w:sz="0" w:space="0" w:color="auto"/>
              </w:divBdr>
            </w:div>
            <w:div w:id="753280583">
              <w:marLeft w:val="0"/>
              <w:marRight w:val="0"/>
              <w:marTop w:val="0"/>
              <w:marBottom w:val="0"/>
              <w:divBdr>
                <w:top w:val="none" w:sz="0" w:space="0" w:color="auto"/>
                <w:left w:val="none" w:sz="0" w:space="0" w:color="auto"/>
                <w:bottom w:val="none" w:sz="0" w:space="0" w:color="auto"/>
                <w:right w:val="none" w:sz="0" w:space="0" w:color="auto"/>
              </w:divBdr>
            </w:div>
            <w:div w:id="753405458">
              <w:marLeft w:val="0"/>
              <w:marRight w:val="0"/>
              <w:marTop w:val="0"/>
              <w:marBottom w:val="0"/>
              <w:divBdr>
                <w:top w:val="none" w:sz="0" w:space="0" w:color="auto"/>
                <w:left w:val="none" w:sz="0" w:space="0" w:color="auto"/>
                <w:bottom w:val="none" w:sz="0" w:space="0" w:color="auto"/>
                <w:right w:val="none" w:sz="0" w:space="0" w:color="auto"/>
              </w:divBdr>
            </w:div>
            <w:div w:id="753478229">
              <w:marLeft w:val="0"/>
              <w:marRight w:val="0"/>
              <w:marTop w:val="0"/>
              <w:marBottom w:val="0"/>
              <w:divBdr>
                <w:top w:val="none" w:sz="0" w:space="0" w:color="auto"/>
                <w:left w:val="none" w:sz="0" w:space="0" w:color="auto"/>
                <w:bottom w:val="none" w:sz="0" w:space="0" w:color="auto"/>
                <w:right w:val="none" w:sz="0" w:space="0" w:color="auto"/>
              </w:divBdr>
            </w:div>
            <w:div w:id="753747719">
              <w:marLeft w:val="0"/>
              <w:marRight w:val="0"/>
              <w:marTop w:val="0"/>
              <w:marBottom w:val="0"/>
              <w:divBdr>
                <w:top w:val="none" w:sz="0" w:space="0" w:color="auto"/>
                <w:left w:val="none" w:sz="0" w:space="0" w:color="auto"/>
                <w:bottom w:val="none" w:sz="0" w:space="0" w:color="auto"/>
                <w:right w:val="none" w:sz="0" w:space="0" w:color="auto"/>
              </w:divBdr>
            </w:div>
            <w:div w:id="753940002">
              <w:marLeft w:val="0"/>
              <w:marRight w:val="0"/>
              <w:marTop w:val="0"/>
              <w:marBottom w:val="0"/>
              <w:divBdr>
                <w:top w:val="none" w:sz="0" w:space="0" w:color="auto"/>
                <w:left w:val="none" w:sz="0" w:space="0" w:color="auto"/>
                <w:bottom w:val="none" w:sz="0" w:space="0" w:color="auto"/>
                <w:right w:val="none" w:sz="0" w:space="0" w:color="auto"/>
              </w:divBdr>
            </w:div>
            <w:div w:id="754399580">
              <w:marLeft w:val="0"/>
              <w:marRight w:val="0"/>
              <w:marTop w:val="0"/>
              <w:marBottom w:val="0"/>
              <w:divBdr>
                <w:top w:val="none" w:sz="0" w:space="0" w:color="auto"/>
                <w:left w:val="none" w:sz="0" w:space="0" w:color="auto"/>
                <w:bottom w:val="none" w:sz="0" w:space="0" w:color="auto"/>
                <w:right w:val="none" w:sz="0" w:space="0" w:color="auto"/>
              </w:divBdr>
            </w:div>
            <w:div w:id="754475614">
              <w:marLeft w:val="0"/>
              <w:marRight w:val="0"/>
              <w:marTop w:val="0"/>
              <w:marBottom w:val="0"/>
              <w:divBdr>
                <w:top w:val="none" w:sz="0" w:space="0" w:color="auto"/>
                <w:left w:val="none" w:sz="0" w:space="0" w:color="auto"/>
                <w:bottom w:val="none" w:sz="0" w:space="0" w:color="auto"/>
                <w:right w:val="none" w:sz="0" w:space="0" w:color="auto"/>
              </w:divBdr>
            </w:div>
            <w:div w:id="756025973">
              <w:marLeft w:val="0"/>
              <w:marRight w:val="0"/>
              <w:marTop w:val="0"/>
              <w:marBottom w:val="0"/>
              <w:divBdr>
                <w:top w:val="none" w:sz="0" w:space="0" w:color="auto"/>
                <w:left w:val="none" w:sz="0" w:space="0" w:color="auto"/>
                <w:bottom w:val="none" w:sz="0" w:space="0" w:color="auto"/>
                <w:right w:val="none" w:sz="0" w:space="0" w:color="auto"/>
              </w:divBdr>
            </w:div>
            <w:div w:id="756292255">
              <w:marLeft w:val="0"/>
              <w:marRight w:val="0"/>
              <w:marTop w:val="0"/>
              <w:marBottom w:val="0"/>
              <w:divBdr>
                <w:top w:val="none" w:sz="0" w:space="0" w:color="auto"/>
                <w:left w:val="none" w:sz="0" w:space="0" w:color="auto"/>
                <w:bottom w:val="none" w:sz="0" w:space="0" w:color="auto"/>
                <w:right w:val="none" w:sz="0" w:space="0" w:color="auto"/>
              </w:divBdr>
            </w:div>
            <w:div w:id="757795435">
              <w:marLeft w:val="0"/>
              <w:marRight w:val="0"/>
              <w:marTop w:val="0"/>
              <w:marBottom w:val="0"/>
              <w:divBdr>
                <w:top w:val="none" w:sz="0" w:space="0" w:color="auto"/>
                <w:left w:val="none" w:sz="0" w:space="0" w:color="auto"/>
                <w:bottom w:val="none" w:sz="0" w:space="0" w:color="auto"/>
                <w:right w:val="none" w:sz="0" w:space="0" w:color="auto"/>
              </w:divBdr>
            </w:div>
            <w:div w:id="758017176">
              <w:marLeft w:val="0"/>
              <w:marRight w:val="0"/>
              <w:marTop w:val="0"/>
              <w:marBottom w:val="0"/>
              <w:divBdr>
                <w:top w:val="none" w:sz="0" w:space="0" w:color="auto"/>
                <w:left w:val="none" w:sz="0" w:space="0" w:color="auto"/>
                <w:bottom w:val="none" w:sz="0" w:space="0" w:color="auto"/>
                <w:right w:val="none" w:sz="0" w:space="0" w:color="auto"/>
              </w:divBdr>
            </w:div>
            <w:div w:id="758142607">
              <w:marLeft w:val="0"/>
              <w:marRight w:val="0"/>
              <w:marTop w:val="0"/>
              <w:marBottom w:val="0"/>
              <w:divBdr>
                <w:top w:val="none" w:sz="0" w:space="0" w:color="auto"/>
                <w:left w:val="none" w:sz="0" w:space="0" w:color="auto"/>
                <w:bottom w:val="none" w:sz="0" w:space="0" w:color="auto"/>
                <w:right w:val="none" w:sz="0" w:space="0" w:color="auto"/>
              </w:divBdr>
            </w:div>
            <w:div w:id="758677011">
              <w:marLeft w:val="0"/>
              <w:marRight w:val="0"/>
              <w:marTop w:val="0"/>
              <w:marBottom w:val="0"/>
              <w:divBdr>
                <w:top w:val="none" w:sz="0" w:space="0" w:color="auto"/>
                <w:left w:val="none" w:sz="0" w:space="0" w:color="auto"/>
                <w:bottom w:val="none" w:sz="0" w:space="0" w:color="auto"/>
                <w:right w:val="none" w:sz="0" w:space="0" w:color="auto"/>
              </w:divBdr>
            </w:div>
            <w:div w:id="758982583">
              <w:marLeft w:val="0"/>
              <w:marRight w:val="0"/>
              <w:marTop w:val="0"/>
              <w:marBottom w:val="0"/>
              <w:divBdr>
                <w:top w:val="none" w:sz="0" w:space="0" w:color="auto"/>
                <w:left w:val="none" w:sz="0" w:space="0" w:color="auto"/>
                <w:bottom w:val="none" w:sz="0" w:space="0" w:color="auto"/>
                <w:right w:val="none" w:sz="0" w:space="0" w:color="auto"/>
              </w:divBdr>
            </w:div>
            <w:div w:id="759982923">
              <w:marLeft w:val="0"/>
              <w:marRight w:val="0"/>
              <w:marTop w:val="0"/>
              <w:marBottom w:val="0"/>
              <w:divBdr>
                <w:top w:val="none" w:sz="0" w:space="0" w:color="auto"/>
                <w:left w:val="none" w:sz="0" w:space="0" w:color="auto"/>
                <w:bottom w:val="none" w:sz="0" w:space="0" w:color="auto"/>
                <w:right w:val="none" w:sz="0" w:space="0" w:color="auto"/>
              </w:divBdr>
            </w:div>
            <w:div w:id="760218457">
              <w:marLeft w:val="0"/>
              <w:marRight w:val="0"/>
              <w:marTop w:val="0"/>
              <w:marBottom w:val="0"/>
              <w:divBdr>
                <w:top w:val="none" w:sz="0" w:space="0" w:color="auto"/>
                <w:left w:val="none" w:sz="0" w:space="0" w:color="auto"/>
                <w:bottom w:val="none" w:sz="0" w:space="0" w:color="auto"/>
                <w:right w:val="none" w:sz="0" w:space="0" w:color="auto"/>
              </w:divBdr>
            </w:div>
            <w:div w:id="760369756">
              <w:marLeft w:val="0"/>
              <w:marRight w:val="0"/>
              <w:marTop w:val="0"/>
              <w:marBottom w:val="0"/>
              <w:divBdr>
                <w:top w:val="none" w:sz="0" w:space="0" w:color="auto"/>
                <w:left w:val="none" w:sz="0" w:space="0" w:color="auto"/>
                <w:bottom w:val="none" w:sz="0" w:space="0" w:color="auto"/>
                <w:right w:val="none" w:sz="0" w:space="0" w:color="auto"/>
              </w:divBdr>
            </w:div>
            <w:div w:id="761149642">
              <w:marLeft w:val="0"/>
              <w:marRight w:val="0"/>
              <w:marTop w:val="0"/>
              <w:marBottom w:val="0"/>
              <w:divBdr>
                <w:top w:val="none" w:sz="0" w:space="0" w:color="auto"/>
                <w:left w:val="none" w:sz="0" w:space="0" w:color="auto"/>
                <w:bottom w:val="none" w:sz="0" w:space="0" w:color="auto"/>
                <w:right w:val="none" w:sz="0" w:space="0" w:color="auto"/>
              </w:divBdr>
            </w:div>
            <w:div w:id="761799540">
              <w:marLeft w:val="0"/>
              <w:marRight w:val="0"/>
              <w:marTop w:val="0"/>
              <w:marBottom w:val="0"/>
              <w:divBdr>
                <w:top w:val="none" w:sz="0" w:space="0" w:color="auto"/>
                <w:left w:val="none" w:sz="0" w:space="0" w:color="auto"/>
                <w:bottom w:val="none" w:sz="0" w:space="0" w:color="auto"/>
                <w:right w:val="none" w:sz="0" w:space="0" w:color="auto"/>
              </w:divBdr>
            </w:div>
            <w:div w:id="762720609">
              <w:marLeft w:val="0"/>
              <w:marRight w:val="0"/>
              <w:marTop w:val="0"/>
              <w:marBottom w:val="0"/>
              <w:divBdr>
                <w:top w:val="none" w:sz="0" w:space="0" w:color="auto"/>
                <w:left w:val="none" w:sz="0" w:space="0" w:color="auto"/>
                <w:bottom w:val="none" w:sz="0" w:space="0" w:color="auto"/>
                <w:right w:val="none" w:sz="0" w:space="0" w:color="auto"/>
              </w:divBdr>
            </w:div>
            <w:div w:id="762726886">
              <w:marLeft w:val="0"/>
              <w:marRight w:val="0"/>
              <w:marTop w:val="0"/>
              <w:marBottom w:val="0"/>
              <w:divBdr>
                <w:top w:val="none" w:sz="0" w:space="0" w:color="auto"/>
                <w:left w:val="none" w:sz="0" w:space="0" w:color="auto"/>
                <w:bottom w:val="none" w:sz="0" w:space="0" w:color="auto"/>
                <w:right w:val="none" w:sz="0" w:space="0" w:color="auto"/>
              </w:divBdr>
            </w:div>
            <w:div w:id="762727880">
              <w:marLeft w:val="0"/>
              <w:marRight w:val="0"/>
              <w:marTop w:val="0"/>
              <w:marBottom w:val="0"/>
              <w:divBdr>
                <w:top w:val="none" w:sz="0" w:space="0" w:color="auto"/>
                <w:left w:val="none" w:sz="0" w:space="0" w:color="auto"/>
                <w:bottom w:val="none" w:sz="0" w:space="0" w:color="auto"/>
                <w:right w:val="none" w:sz="0" w:space="0" w:color="auto"/>
              </w:divBdr>
            </w:div>
            <w:div w:id="764423964">
              <w:marLeft w:val="0"/>
              <w:marRight w:val="0"/>
              <w:marTop w:val="0"/>
              <w:marBottom w:val="0"/>
              <w:divBdr>
                <w:top w:val="none" w:sz="0" w:space="0" w:color="auto"/>
                <w:left w:val="none" w:sz="0" w:space="0" w:color="auto"/>
                <w:bottom w:val="none" w:sz="0" w:space="0" w:color="auto"/>
                <w:right w:val="none" w:sz="0" w:space="0" w:color="auto"/>
              </w:divBdr>
            </w:div>
            <w:div w:id="764571439">
              <w:marLeft w:val="0"/>
              <w:marRight w:val="0"/>
              <w:marTop w:val="0"/>
              <w:marBottom w:val="0"/>
              <w:divBdr>
                <w:top w:val="none" w:sz="0" w:space="0" w:color="auto"/>
                <w:left w:val="none" w:sz="0" w:space="0" w:color="auto"/>
                <w:bottom w:val="none" w:sz="0" w:space="0" w:color="auto"/>
                <w:right w:val="none" w:sz="0" w:space="0" w:color="auto"/>
              </w:divBdr>
            </w:div>
            <w:div w:id="764763363">
              <w:marLeft w:val="0"/>
              <w:marRight w:val="0"/>
              <w:marTop w:val="0"/>
              <w:marBottom w:val="0"/>
              <w:divBdr>
                <w:top w:val="none" w:sz="0" w:space="0" w:color="auto"/>
                <w:left w:val="none" w:sz="0" w:space="0" w:color="auto"/>
                <w:bottom w:val="none" w:sz="0" w:space="0" w:color="auto"/>
                <w:right w:val="none" w:sz="0" w:space="0" w:color="auto"/>
              </w:divBdr>
            </w:div>
            <w:div w:id="764811194">
              <w:marLeft w:val="0"/>
              <w:marRight w:val="0"/>
              <w:marTop w:val="0"/>
              <w:marBottom w:val="0"/>
              <w:divBdr>
                <w:top w:val="none" w:sz="0" w:space="0" w:color="auto"/>
                <w:left w:val="none" w:sz="0" w:space="0" w:color="auto"/>
                <w:bottom w:val="none" w:sz="0" w:space="0" w:color="auto"/>
                <w:right w:val="none" w:sz="0" w:space="0" w:color="auto"/>
              </w:divBdr>
            </w:div>
            <w:div w:id="766779356">
              <w:marLeft w:val="0"/>
              <w:marRight w:val="0"/>
              <w:marTop w:val="0"/>
              <w:marBottom w:val="0"/>
              <w:divBdr>
                <w:top w:val="none" w:sz="0" w:space="0" w:color="auto"/>
                <w:left w:val="none" w:sz="0" w:space="0" w:color="auto"/>
                <w:bottom w:val="none" w:sz="0" w:space="0" w:color="auto"/>
                <w:right w:val="none" w:sz="0" w:space="0" w:color="auto"/>
              </w:divBdr>
            </w:div>
            <w:div w:id="766923417">
              <w:marLeft w:val="0"/>
              <w:marRight w:val="0"/>
              <w:marTop w:val="0"/>
              <w:marBottom w:val="0"/>
              <w:divBdr>
                <w:top w:val="none" w:sz="0" w:space="0" w:color="auto"/>
                <w:left w:val="none" w:sz="0" w:space="0" w:color="auto"/>
                <w:bottom w:val="none" w:sz="0" w:space="0" w:color="auto"/>
                <w:right w:val="none" w:sz="0" w:space="0" w:color="auto"/>
              </w:divBdr>
            </w:div>
            <w:div w:id="769738688">
              <w:marLeft w:val="0"/>
              <w:marRight w:val="0"/>
              <w:marTop w:val="0"/>
              <w:marBottom w:val="0"/>
              <w:divBdr>
                <w:top w:val="none" w:sz="0" w:space="0" w:color="auto"/>
                <w:left w:val="none" w:sz="0" w:space="0" w:color="auto"/>
                <w:bottom w:val="none" w:sz="0" w:space="0" w:color="auto"/>
                <w:right w:val="none" w:sz="0" w:space="0" w:color="auto"/>
              </w:divBdr>
            </w:div>
            <w:div w:id="769933564">
              <w:marLeft w:val="0"/>
              <w:marRight w:val="0"/>
              <w:marTop w:val="0"/>
              <w:marBottom w:val="0"/>
              <w:divBdr>
                <w:top w:val="none" w:sz="0" w:space="0" w:color="auto"/>
                <w:left w:val="none" w:sz="0" w:space="0" w:color="auto"/>
                <w:bottom w:val="none" w:sz="0" w:space="0" w:color="auto"/>
                <w:right w:val="none" w:sz="0" w:space="0" w:color="auto"/>
              </w:divBdr>
            </w:div>
            <w:div w:id="770054412">
              <w:marLeft w:val="0"/>
              <w:marRight w:val="0"/>
              <w:marTop w:val="0"/>
              <w:marBottom w:val="0"/>
              <w:divBdr>
                <w:top w:val="none" w:sz="0" w:space="0" w:color="auto"/>
                <w:left w:val="none" w:sz="0" w:space="0" w:color="auto"/>
                <w:bottom w:val="none" w:sz="0" w:space="0" w:color="auto"/>
                <w:right w:val="none" w:sz="0" w:space="0" w:color="auto"/>
              </w:divBdr>
            </w:div>
            <w:div w:id="770315000">
              <w:marLeft w:val="0"/>
              <w:marRight w:val="0"/>
              <w:marTop w:val="0"/>
              <w:marBottom w:val="0"/>
              <w:divBdr>
                <w:top w:val="none" w:sz="0" w:space="0" w:color="auto"/>
                <w:left w:val="none" w:sz="0" w:space="0" w:color="auto"/>
                <w:bottom w:val="none" w:sz="0" w:space="0" w:color="auto"/>
                <w:right w:val="none" w:sz="0" w:space="0" w:color="auto"/>
              </w:divBdr>
            </w:div>
            <w:div w:id="771515393">
              <w:marLeft w:val="0"/>
              <w:marRight w:val="0"/>
              <w:marTop w:val="0"/>
              <w:marBottom w:val="0"/>
              <w:divBdr>
                <w:top w:val="none" w:sz="0" w:space="0" w:color="auto"/>
                <w:left w:val="none" w:sz="0" w:space="0" w:color="auto"/>
                <w:bottom w:val="none" w:sz="0" w:space="0" w:color="auto"/>
                <w:right w:val="none" w:sz="0" w:space="0" w:color="auto"/>
              </w:divBdr>
            </w:div>
            <w:div w:id="771777073">
              <w:marLeft w:val="0"/>
              <w:marRight w:val="0"/>
              <w:marTop w:val="0"/>
              <w:marBottom w:val="0"/>
              <w:divBdr>
                <w:top w:val="none" w:sz="0" w:space="0" w:color="auto"/>
                <w:left w:val="none" w:sz="0" w:space="0" w:color="auto"/>
                <w:bottom w:val="none" w:sz="0" w:space="0" w:color="auto"/>
                <w:right w:val="none" w:sz="0" w:space="0" w:color="auto"/>
              </w:divBdr>
            </w:div>
            <w:div w:id="773475544">
              <w:marLeft w:val="0"/>
              <w:marRight w:val="0"/>
              <w:marTop w:val="0"/>
              <w:marBottom w:val="0"/>
              <w:divBdr>
                <w:top w:val="none" w:sz="0" w:space="0" w:color="auto"/>
                <w:left w:val="none" w:sz="0" w:space="0" w:color="auto"/>
                <w:bottom w:val="none" w:sz="0" w:space="0" w:color="auto"/>
                <w:right w:val="none" w:sz="0" w:space="0" w:color="auto"/>
              </w:divBdr>
            </w:div>
            <w:div w:id="773981680">
              <w:marLeft w:val="0"/>
              <w:marRight w:val="0"/>
              <w:marTop w:val="0"/>
              <w:marBottom w:val="0"/>
              <w:divBdr>
                <w:top w:val="none" w:sz="0" w:space="0" w:color="auto"/>
                <w:left w:val="none" w:sz="0" w:space="0" w:color="auto"/>
                <w:bottom w:val="none" w:sz="0" w:space="0" w:color="auto"/>
                <w:right w:val="none" w:sz="0" w:space="0" w:color="auto"/>
              </w:divBdr>
            </w:div>
            <w:div w:id="774516522">
              <w:marLeft w:val="0"/>
              <w:marRight w:val="0"/>
              <w:marTop w:val="0"/>
              <w:marBottom w:val="0"/>
              <w:divBdr>
                <w:top w:val="none" w:sz="0" w:space="0" w:color="auto"/>
                <w:left w:val="none" w:sz="0" w:space="0" w:color="auto"/>
                <w:bottom w:val="none" w:sz="0" w:space="0" w:color="auto"/>
                <w:right w:val="none" w:sz="0" w:space="0" w:color="auto"/>
              </w:divBdr>
            </w:div>
            <w:div w:id="775519059">
              <w:marLeft w:val="0"/>
              <w:marRight w:val="0"/>
              <w:marTop w:val="0"/>
              <w:marBottom w:val="0"/>
              <w:divBdr>
                <w:top w:val="none" w:sz="0" w:space="0" w:color="auto"/>
                <w:left w:val="none" w:sz="0" w:space="0" w:color="auto"/>
                <w:bottom w:val="none" w:sz="0" w:space="0" w:color="auto"/>
                <w:right w:val="none" w:sz="0" w:space="0" w:color="auto"/>
              </w:divBdr>
            </w:div>
            <w:div w:id="776020048">
              <w:marLeft w:val="0"/>
              <w:marRight w:val="0"/>
              <w:marTop w:val="0"/>
              <w:marBottom w:val="0"/>
              <w:divBdr>
                <w:top w:val="none" w:sz="0" w:space="0" w:color="auto"/>
                <w:left w:val="none" w:sz="0" w:space="0" w:color="auto"/>
                <w:bottom w:val="none" w:sz="0" w:space="0" w:color="auto"/>
                <w:right w:val="none" w:sz="0" w:space="0" w:color="auto"/>
              </w:divBdr>
            </w:div>
            <w:div w:id="776410495">
              <w:marLeft w:val="0"/>
              <w:marRight w:val="0"/>
              <w:marTop w:val="0"/>
              <w:marBottom w:val="0"/>
              <w:divBdr>
                <w:top w:val="none" w:sz="0" w:space="0" w:color="auto"/>
                <w:left w:val="none" w:sz="0" w:space="0" w:color="auto"/>
                <w:bottom w:val="none" w:sz="0" w:space="0" w:color="auto"/>
                <w:right w:val="none" w:sz="0" w:space="0" w:color="auto"/>
              </w:divBdr>
            </w:div>
            <w:div w:id="777524872">
              <w:marLeft w:val="0"/>
              <w:marRight w:val="0"/>
              <w:marTop w:val="0"/>
              <w:marBottom w:val="0"/>
              <w:divBdr>
                <w:top w:val="none" w:sz="0" w:space="0" w:color="auto"/>
                <w:left w:val="none" w:sz="0" w:space="0" w:color="auto"/>
                <w:bottom w:val="none" w:sz="0" w:space="0" w:color="auto"/>
                <w:right w:val="none" w:sz="0" w:space="0" w:color="auto"/>
              </w:divBdr>
            </w:div>
            <w:div w:id="777677422">
              <w:marLeft w:val="0"/>
              <w:marRight w:val="0"/>
              <w:marTop w:val="0"/>
              <w:marBottom w:val="0"/>
              <w:divBdr>
                <w:top w:val="none" w:sz="0" w:space="0" w:color="auto"/>
                <w:left w:val="none" w:sz="0" w:space="0" w:color="auto"/>
                <w:bottom w:val="none" w:sz="0" w:space="0" w:color="auto"/>
                <w:right w:val="none" w:sz="0" w:space="0" w:color="auto"/>
              </w:divBdr>
            </w:div>
            <w:div w:id="779689638">
              <w:marLeft w:val="0"/>
              <w:marRight w:val="0"/>
              <w:marTop w:val="0"/>
              <w:marBottom w:val="0"/>
              <w:divBdr>
                <w:top w:val="none" w:sz="0" w:space="0" w:color="auto"/>
                <w:left w:val="none" w:sz="0" w:space="0" w:color="auto"/>
                <w:bottom w:val="none" w:sz="0" w:space="0" w:color="auto"/>
                <w:right w:val="none" w:sz="0" w:space="0" w:color="auto"/>
              </w:divBdr>
            </w:div>
            <w:div w:id="780759464">
              <w:marLeft w:val="0"/>
              <w:marRight w:val="0"/>
              <w:marTop w:val="0"/>
              <w:marBottom w:val="0"/>
              <w:divBdr>
                <w:top w:val="none" w:sz="0" w:space="0" w:color="auto"/>
                <w:left w:val="none" w:sz="0" w:space="0" w:color="auto"/>
                <w:bottom w:val="none" w:sz="0" w:space="0" w:color="auto"/>
                <w:right w:val="none" w:sz="0" w:space="0" w:color="auto"/>
              </w:divBdr>
            </w:div>
            <w:div w:id="781656595">
              <w:marLeft w:val="0"/>
              <w:marRight w:val="0"/>
              <w:marTop w:val="0"/>
              <w:marBottom w:val="0"/>
              <w:divBdr>
                <w:top w:val="none" w:sz="0" w:space="0" w:color="auto"/>
                <w:left w:val="none" w:sz="0" w:space="0" w:color="auto"/>
                <w:bottom w:val="none" w:sz="0" w:space="0" w:color="auto"/>
                <w:right w:val="none" w:sz="0" w:space="0" w:color="auto"/>
              </w:divBdr>
            </w:div>
            <w:div w:id="782188299">
              <w:marLeft w:val="0"/>
              <w:marRight w:val="0"/>
              <w:marTop w:val="0"/>
              <w:marBottom w:val="0"/>
              <w:divBdr>
                <w:top w:val="none" w:sz="0" w:space="0" w:color="auto"/>
                <w:left w:val="none" w:sz="0" w:space="0" w:color="auto"/>
                <w:bottom w:val="none" w:sz="0" w:space="0" w:color="auto"/>
                <w:right w:val="none" w:sz="0" w:space="0" w:color="auto"/>
              </w:divBdr>
            </w:div>
            <w:div w:id="782268260">
              <w:marLeft w:val="0"/>
              <w:marRight w:val="0"/>
              <w:marTop w:val="0"/>
              <w:marBottom w:val="0"/>
              <w:divBdr>
                <w:top w:val="none" w:sz="0" w:space="0" w:color="auto"/>
                <w:left w:val="none" w:sz="0" w:space="0" w:color="auto"/>
                <w:bottom w:val="none" w:sz="0" w:space="0" w:color="auto"/>
                <w:right w:val="none" w:sz="0" w:space="0" w:color="auto"/>
              </w:divBdr>
            </w:div>
            <w:div w:id="782457341">
              <w:marLeft w:val="0"/>
              <w:marRight w:val="0"/>
              <w:marTop w:val="0"/>
              <w:marBottom w:val="0"/>
              <w:divBdr>
                <w:top w:val="none" w:sz="0" w:space="0" w:color="auto"/>
                <w:left w:val="none" w:sz="0" w:space="0" w:color="auto"/>
                <w:bottom w:val="none" w:sz="0" w:space="0" w:color="auto"/>
                <w:right w:val="none" w:sz="0" w:space="0" w:color="auto"/>
              </w:divBdr>
            </w:div>
            <w:div w:id="782500415">
              <w:marLeft w:val="0"/>
              <w:marRight w:val="0"/>
              <w:marTop w:val="0"/>
              <w:marBottom w:val="0"/>
              <w:divBdr>
                <w:top w:val="none" w:sz="0" w:space="0" w:color="auto"/>
                <w:left w:val="none" w:sz="0" w:space="0" w:color="auto"/>
                <w:bottom w:val="none" w:sz="0" w:space="0" w:color="auto"/>
                <w:right w:val="none" w:sz="0" w:space="0" w:color="auto"/>
              </w:divBdr>
            </w:div>
            <w:div w:id="784351970">
              <w:marLeft w:val="0"/>
              <w:marRight w:val="0"/>
              <w:marTop w:val="0"/>
              <w:marBottom w:val="0"/>
              <w:divBdr>
                <w:top w:val="none" w:sz="0" w:space="0" w:color="auto"/>
                <w:left w:val="none" w:sz="0" w:space="0" w:color="auto"/>
                <w:bottom w:val="none" w:sz="0" w:space="0" w:color="auto"/>
                <w:right w:val="none" w:sz="0" w:space="0" w:color="auto"/>
              </w:divBdr>
            </w:div>
            <w:div w:id="786386132">
              <w:marLeft w:val="0"/>
              <w:marRight w:val="0"/>
              <w:marTop w:val="0"/>
              <w:marBottom w:val="0"/>
              <w:divBdr>
                <w:top w:val="none" w:sz="0" w:space="0" w:color="auto"/>
                <w:left w:val="none" w:sz="0" w:space="0" w:color="auto"/>
                <w:bottom w:val="none" w:sz="0" w:space="0" w:color="auto"/>
                <w:right w:val="none" w:sz="0" w:space="0" w:color="auto"/>
              </w:divBdr>
            </w:div>
            <w:div w:id="787043446">
              <w:marLeft w:val="0"/>
              <w:marRight w:val="0"/>
              <w:marTop w:val="0"/>
              <w:marBottom w:val="0"/>
              <w:divBdr>
                <w:top w:val="none" w:sz="0" w:space="0" w:color="auto"/>
                <w:left w:val="none" w:sz="0" w:space="0" w:color="auto"/>
                <w:bottom w:val="none" w:sz="0" w:space="0" w:color="auto"/>
                <w:right w:val="none" w:sz="0" w:space="0" w:color="auto"/>
              </w:divBdr>
            </w:div>
            <w:div w:id="787162976">
              <w:marLeft w:val="0"/>
              <w:marRight w:val="0"/>
              <w:marTop w:val="0"/>
              <w:marBottom w:val="0"/>
              <w:divBdr>
                <w:top w:val="none" w:sz="0" w:space="0" w:color="auto"/>
                <w:left w:val="none" w:sz="0" w:space="0" w:color="auto"/>
                <w:bottom w:val="none" w:sz="0" w:space="0" w:color="auto"/>
                <w:right w:val="none" w:sz="0" w:space="0" w:color="auto"/>
              </w:divBdr>
            </w:div>
            <w:div w:id="787821220">
              <w:marLeft w:val="0"/>
              <w:marRight w:val="0"/>
              <w:marTop w:val="0"/>
              <w:marBottom w:val="0"/>
              <w:divBdr>
                <w:top w:val="none" w:sz="0" w:space="0" w:color="auto"/>
                <w:left w:val="none" w:sz="0" w:space="0" w:color="auto"/>
                <w:bottom w:val="none" w:sz="0" w:space="0" w:color="auto"/>
                <w:right w:val="none" w:sz="0" w:space="0" w:color="auto"/>
              </w:divBdr>
            </w:div>
            <w:div w:id="789519208">
              <w:marLeft w:val="0"/>
              <w:marRight w:val="0"/>
              <w:marTop w:val="0"/>
              <w:marBottom w:val="0"/>
              <w:divBdr>
                <w:top w:val="none" w:sz="0" w:space="0" w:color="auto"/>
                <w:left w:val="none" w:sz="0" w:space="0" w:color="auto"/>
                <w:bottom w:val="none" w:sz="0" w:space="0" w:color="auto"/>
                <w:right w:val="none" w:sz="0" w:space="0" w:color="auto"/>
              </w:divBdr>
            </w:div>
            <w:div w:id="790560994">
              <w:marLeft w:val="0"/>
              <w:marRight w:val="0"/>
              <w:marTop w:val="0"/>
              <w:marBottom w:val="0"/>
              <w:divBdr>
                <w:top w:val="none" w:sz="0" w:space="0" w:color="auto"/>
                <w:left w:val="none" w:sz="0" w:space="0" w:color="auto"/>
                <w:bottom w:val="none" w:sz="0" w:space="0" w:color="auto"/>
                <w:right w:val="none" w:sz="0" w:space="0" w:color="auto"/>
              </w:divBdr>
            </w:div>
            <w:div w:id="790631334">
              <w:marLeft w:val="0"/>
              <w:marRight w:val="0"/>
              <w:marTop w:val="0"/>
              <w:marBottom w:val="0"/>
              <w:divBdr>
                <w:top w:val="none" w:sz="0" w:space="0" w:color="auto"/>
                <w:left w:val="none" w:sz="0" w:space="0" w:color="auto"/>
                <w:bottom w:val="none" w:sz="0" w:space="0" w:color="auto"/>
                <w:right w:val="none" w:sz="0" w:space="0" w:color="auto"/>
              </w:divBdr>
            </w:div>
            <w:div w:id="790981896">
              <w:marLeft w:val="0"/>
              <w:marRight w:val="0"/>
              <w:marTop w:val="0"/>
              <w:marBottom w:val="0"/>
              <w:divBdr>
                <w:top w:val="none" w:sz="0" w:space="0" w:color="auto"/>
                <w:left w:val="none" w:sz="0" w:space="0" w:color="auto"/>
                <w:bottom w:val="none" w:sz="0" w:space="0" w:color="auto"/>
                <w:right w:val="none" w:sz="0" w:space="0" w:color="auto"/>
              </w:divBdr>
            </w:div>
            <w:div w:id="791283657">
              <w:marLeft w:val="0"/>
              <w:marRight w:val="0"/>
              <w:marTop w:val="0"/>
              <w:marBottom w:val="0"/>
              <w:divBdr>
                <w:top w:val="none" w:sz="0" w:space="0" w:color="auto"/>
                <w:left w:val="none" w:sz="0" w:space="0" w:color="auto"/>
                <w:bottom w:val="none" w:sz="0" w:space="0" w:color="auto"/>
                <w:right w:val="none" w:sz="0" w:space="0" w:color="auto"/>
              </w:divBdr>
            </w:div>
            <w:div w:id="793061849">
              <w:marLeft w:val="0"/>
              <w:marRight w:val="0"/>
              <w:marTop w:val="0"/>
              <w:marBottom w:val="0"/>
              <w:divBdr>
                <w:top w:val="none" w:sz="0" w:space="0" w:color="auto"/>
                <w:left w:val="none" w:sz="0" w:space="0" w:color="auto"/>
                <w:bottom w:val="none" w:sz="0" w:space="0" w:color="auto"/>
                <w:right w:val="none" w:sz="0" w:space="0" w:color="auto"/>
              </w:divBdr>
            </w:div>
            <w:div w:id="794374234">
              <w:marLeft w:val="0"/>
              <w:marRight w:val="0"/>
              <w:marTop w:val="0"/>
              <w:marBottom w:val="0"/>
              <w:divBdr>
                <w:top w:val="none" w:sz="0" w:space="0" w:color="auto"/>
                <w:left w:val="none" w:sz="0" w:space="0" w:color="auto"/>
                <w:bottom w:val="none" w:sz="0" w:space="0" w:color="auto"/>
                <w:right w:val="none" w:sz="0" w:space="0" w:color="auto"/>
              </w:divBdr>
            </w:div>
            <w:div w:id="795371228">
              <w:marLeft w:val="0"/>
              <w:marRight w:val="0"/>
              <w:marTop w:val="0"/>
              <w:marBottom w:val="0"/>
              <w:divBdr>
                <w:top w:val="none" w:sz="0" w:space="0" w:color="auto"/>
                <w:left w:val="none" w:sz="0" w:space="0" w:color="auto"/>
                <w:bottom w:val="none" w:sz="0" w:space="0" w:color="auto"/>
                <w:right w:val="none" w:sz="0" w:space="0" w:color="auto"/>
              </w:divBdr>
            </w:div>
            <w:div w:id="796217440">
              <w:marLeft w:val="0"/>
              <w:marRight w:val="0"/>
              <w:marTop w:val="0"/>
              <w:marBottom w:val="0"/>
              <w:divBdr>
                <w:top w:val="none" w:sz="0" w:space="0" w:color="auto"/>
                <w:left w:val="none" w:sz="0" w:space="0" w:color="auto"/>
                <w:bottom w:val="none" w:sz="0" w:space="0" w:color="auto"/>
                <w:right w:val="none" w:sz="0" w:space="0" w:color="auto"/>
              </w:divBdr>
            </w:div>
            <w:div w:id="796525988">
              <w:marLeft w:val="0"/>
              <w:marRight w:val="0"/>
              <w:marTop w:val="0"/>
              <w:marBottom w:val="0"/>
              <w:divBdr>
                <w:top w:val="none" w:sz="0" w:space="0" w:color="auto"/>
                <w:left w:val="none" w:sz="0" w:space="0" w:color="auto"/>
                <w:bottom w:val="none" w:sz="0" w:space="0" w:color="auto"/>
                <w:right w:val="none" w:sz="0" w:space="0" w:color="auto"/>
              </w:divBdr>
            </w:div>
            <w:div w:id="796682770">
              <w:marLeft w:val="0"/>
              <w:marRight w:val="0"/>
              <w:marTop w:val="0"/>
              <w:marBottom w:val="0"/>
              <w:divBdr>
                <w:top w:val="none" w:sz="0" w:space="0" w:color="auto"/>
                <w:left w:val="none" w:sz="0" w:space="0" w:color="auto"/>
                <w:bottom w:val="none" w:sz="0" w:space="0" w:color="auto"/>
                <w:right w:val="none" w:sz="0" w:space="0" w:color="auto"/>
              </w:divBdr>
            </w:div>
            <w:div w:id="796800969">
              <w:marLeft w:val="0"/>
              <w:marRight w:val="0"/>
              <w:marTop w:val="0"/>
              <w:marBottom w:val="0"/>
              <w:divBdr>
                <w:top w:val="none" w:sz="0" w:space="0" w:color="auto"/>
                <w:left w:val="none" w:sz="0" w:space="0" w:color="auto"/>
                <w:bottom w:val="none" w:sz="0" w:space="0" w:color="auto"/>
                <w:right w:val="none" w:sz="0" w:space="0" w:color="auto"/>
              </w:divBdr>
            </w:div>
            <w:div w:id="796875264">
              <w:marLeft w:val="0"/>
              <w:marRight w:val="0"/>
              <w:marTop w:val="0"/>
              <w:marBottom w:val="0"/>
              <w:divBdr>
                <w:top w:val="none" w:sz="0" w:space="0" w:color="auto"/>
                <w:left w:val="none" w:sz="0" w:space="0" w:color="auto"/>
                <w:bottom w:val="none" w:sz="0" w:space="0" w:color="auto"/>
                <w:right w:val="none" w:sz="0" w:space="0" w:color="auto"/>
              </w:divBdr>
            </w:div>
            <w:div w:id="797144315">
              <w:marLeft w:val="0"/>
              <w:marRight w:val="0"/>
              <w:marTop w:val="0"/>
              <w:marBottom w:val="0"/>
              <w:divBdr>
                <w:top w:val="none" w:sz="0" w:space="0" w:color="auto"/>
                <w:left w:val="none" w:sz="0" w:space="0" w:color="auto"/>
                <w:bottom w:val="none" w:sz="0" w:space="0" w:color="auto"/>
                <w:right w:val="none" w:sz="0" w:space="0" w:color="auto"/>
              </w:divBdr>
            </w:div>
            <w:div w:id="800154922">
              <w:marLeft w:val="0"/>
              <w:marRight w:val="0"/>
              <w:marTop w:val="0"/>
              <w:marBottom w:val="0"/>
              <w:divBdr>
                <w:top w:val="none" w:sz="0" w:space="0" w:color="auto"/>
                <w:left w:val="none" w:sz="0" w:space="0" w:color="auto"/>
                <w:bottom w:val="none" w:sz="0" w:space="0" w:color="auto"/>
                <w:right w:val="none" w:sz="0" w:space="0" w:color="auto"/>
              </w:divBdr>
            </w:div>
            <w:div w:id="801458621">
              <w:marLeft w:val="0"/>
              <w:marRight w:val="0"/>
              <w:marTop w:val="0"/>
              <w:marBottom w:val="0"/>
              <w:divBdr>
                <w:top w:val="none" w:sz="0" w:space="0" w:color="auto"/>
                <w:left w:val="none" w:sz="0" w:space="0" w:color="auto"/>
                <w:bottom w:val="none" w:sz="0" w:space="0" w:color="auto"/>
                <w:right w:val="none" w:sz="0" w:space="0" w:color="auto"/>
              </w:divBdr>
            </w:div>
            <w:div w:id="802044710">
              <w:marLeft w:val="0"/>
              <w:marRight w:val="0"/>
              <w:marTop w:val="0"/>
              <w:marBottom w:val="0"/>
              <w:divBdr>
                <w:top w:val="none" w:sz="0" w:space="0" w:color="auto"/>
                <w:left w:val="none" w:sz="0" w:space="0" w:color="auto"/>
                <w:bottom w:val="none" w:sz="0" w:space="0" w:color="auto"/>
                <w:right w:val="none" w:sz="0" w:space="0" w:color="auto"/>
              </w:divBdr>
            </w:div>
            <w:div w:id="804005277">
              <w:marLeft w:val="0"/>
              <w:marRight w:val="0"/>
              <w:marTop w:val="0"/>
              <w:marBottom w:val="0"/>
              <w:divBdr>
                <w:top w:val="none" w:sz="0" w:space="0" w:color="auto"/>
                <w:left w:val="none" w:sz="0" w:space="0" w:color="auto"/>
                <w:bottom w:val="none" w:sz="0" w:space="0" w:color="auto"/>
                <w:right w:val="none" w:sz="0" w:space="0" w:color="auto"/>
              </w:divBdr>
            </w:div>
            <w:div w:id="804393431">
              <w:marLeft w:val="0"/>
              <w:marRight w:val="0"/>
              <w:marTop w:val="0"/>
              <w:marBottom w:val="0"/>
              <w:divBdr>
                <w:top w:val="none" w:sz="0" w:space="0" w:color="auto"/>
                <w:left w:val="none" w:sz="0" w:space="0" w:color="auto"/>
                <w:bottom w:val="none" w:sz="0" w:space="0" w:color="auto"/>
                <w:right w:val="none" w:sz="0" w:space="0" w:color="auto"/>
              </w:divBdr>
            </w:div>
            <w:div w:id="805127457">
              <w:marLeft w:val="0"/>
              <w:marRight w:val="0"/>
              <w:marTop w:val="0"/>
              <w:marBottom w:val="0"/>
              <w:divBdr>
                <w:top w:val="none" w:sz="0" w:space="0" w:color="auto"/>
                <w:left w:val="none" w:sz="0" w:space="0" w:color="auto"/>
                <w:bottom w:val="none" w:sz="0" w:space="0" w:color="auto"/>
                <w:right w:val="none" w:sz="0" w:space="0" w:color="auto"/>
              </w:divBdr>
            </w:div>
            <w:div w:id="805242931">
              <w:marLeft w:val="0"/>
              <w:marRight w:val="0"/>
              <w:marTop w:val="0"/>
              <w:marBottom w:val="0"/>
              <w:divBdr>
                <w:top w:val="none" w:sz="0" w:space="0" w:color="auto"/>
                <w:left w:val="none" w:sz="0" w:space="0" w:color="auto"/>
                <w:bottom w:val="none" w:sz="0" w:space="0" w:color="auto"/>
                <w:right w:val="none" w:sz="0" w:space="0" w:color="auto"/>
              </w:divBdr>
            </w:div>
            <w:div w:id="805661965">
              <w:marLeft w:val="0"/>
              <w:marRight w:val="0"/>
              <w:marTop w:val="0"/>
              <w:marBottom w:val="0"/>
              <w:divBdr>
                <w:top w:val="none" w:sz="0" w:space="0" w:color="auto"/>
                <w:left w:val="none" w:sz="0" w:space="0" w:color="auto"/>
                <w:bottom w:val="none" w:sz="0" w:space="0" w:color="auto"/>
                <w:right w:val="none" w:sz="0" w:space="0" w:color="auto"/>
              </w:divBdr>
            </w:div>
            <w:div w:id="807207219">
              <w:marLeft w:val="0"/>
              <w:marRight w:val="0"/>
              <w:marTop w:val="0"/>
              <w:marBottom w:val="0"/>
              <w:divBdr>
                <w:top w:val="none" w:sz="0" w:space="0" w:color="auto"/>
                <w:left w:val="none" w:sz="0" w:space="0" w:color="auto"/>
                <w:bottom w:val="none" w:sz="0" w:space="0" w:color="auto"/>
                <w:right w:val="none" w:sz="0" w:space="0" w:color="auto"/>
              </w:divBdr>
            </w:div>
            <w:div w:id="807892401">
              <w:marLeft w:val="0"/>
              <w:marRight w:val="0"/>
              <w:marTop w:val="0"/>
              <w:marBottom w:val="0"/>
              <w:divBdr>
                <w:top w:val="none" w:sz="0" w:space="0" w:color="auto"/>
                <w:left w:val="none" w:sz="0" w:space="0" w:color="auto"/>
                <w:bottom w:val="none" w:sz="0" w:space="0" w:color="auto"/>
                <w:right w:val="none" w:sz="0" w:space="0" w:color="auto"/>
              </w:divBdr>
            </w:div>
            <w:div w:id="808473160">
              <w:marLeft w:val="0"/>
              <w:marRight w:val="0"/>
              <w:marTop w:val="0"/>
              <w:marBottom w:val="0"/>
              <w:divBdr>
                <w:top w:val="none" w:sz="0" w:space="0" w:color="auto"/>
                <w:left w:val="none" w:sz="0" w:space="0" w:color="auto"/>
                <w:bottom w:val="none" w:sz="0" w:space="0" w:color="auto"/>
                <w:right w:val="none" w:sz="0" w:space="0" w:color="auto"/>
              </w:divBdr>
            </w:div>
            <w:div w:id="808939502">
              <w:marLeft w:val="0"/>
              <w:marRight w:val="0"/>
              <w:marTop w:val="0"/>
              <w:marBottom w:val="0"/>
              <w:divBdr>
                <w:top w:val="none" w:sz="0" w:space="0" w:color="auto"/>
                <w:left w:val="none" w:sz="0" w:space="0" w:color="auto"/>
                <w:bottom w:val="none" w:sz="0" w:space="0" w:color="auto"/>
                <w:right w:val="none" w:sz="0" w:space="0" w:color="auto"/>
              </w:divBdr>
            </w:div>
            <w:div w:id="810636494">
              <w:marLeft w:val="0"/>
              <w:marRight w:val="0"/>
              <w:marTop w:val="0"/>
              <w:marBottom w:val="0"/>
              <w:divBdr>
                <w:top w:val="none" w:sz="0" w:space="0" w:color="auto"/>
                <w:left w:val="none" w:sz="0" w:space="0" w:color="auto"/>
                <w:bottom w:val="none" w:sz="0" w:space="0" w:color="auto"/>
                <w:right w:val="none" w:sz="0" w:space="0" w:color="auto"/>
              </w:divBdr>
            </w:div>
            <w:div w:id="810908161">
              <w:marLeft w:val="0"/>
              <w:marRight w:val="0"/>
              <w:marTop w:val="0"/>
              <w:marBottom w:val="0"/>
              <w:divBdr>
                <w:top w:val="none" w:sz="0" w:space="0" w:color="auto"/>
                <w:left w:val="none" w:sz="0" w:space="0" w:color="auto"/>
                <w:bottom w:val="none" w:sz="0" w:space="0" w:color="auto"/>
                <w:right w:val="none" w:sz="0" w:space="0" w:color="auto"/>
              </w:divBdr>
            </w:div>
            <w:div w:id="810948728">
              <w:marLeft w:val="0"/>
              <w:marRight w:val="0"/>
              <w:marTop w:val="0"/>
              <w:marBottom w:val="0"/>
              <w:divBdr>
                <w:top w:val="none" w:sz="0" w:space="0" w:color="auto"/>
                <w:left w:val="none" w:sz="0" w:space="0" w:color="auto"/>
                <w:bottom w:val="none" w:sz="0" w:space="0" w:color="auto"/>
                <w:right w:val="none" w:sz="0" w:space="0" w:color="auto"/>
              </w:divBdr>
            </w:div>
            <w:div w:id="812677327">
              <w:marLeft w:val="0"/>
              <w:marRight w:val="0"/>
              <w:marTop w:val="0"/>
              <w:marBottom w:val="0"/>
              <w:divBdr>
                <w:top w:val="none" w:sz="0" w:space="0" w:color="auto"/>
                <w:left w:val="none" w:sz="0" w:space="0" w:color="auto"/>
                <w:bottom w:val="none" w:sz="0" w:space="0" w:color="auto"/>
                <w:right w:val="none" w:sz="0" w:space="0" w:color="auto"/>
              </w:divBdr>
            </w:div>
            <w:div w:id="813984283">
              <w:marLeft w:val="0"/>
              <w:marRight w:val="0"/>
              <w:marTop w:val="0"/>
              <w:marBottom w:val="0"/>
              <w:divBdr>
                <w:top w:val="none" w:sz="0" w:space="0" w:color="auto"/>
                <w:left w:val="none" w:sz="0" w:space="0" w:color="auto"/>
                <w:bottom w:val="none" w:sz="0" w:space="0" w:color="auto"/>
                <w:right w:val="none" w:sz="0" w:space="0" w:color="auto"/>
              </w:divBdr>
            </w:div>
            <w:div w:id="815530289">
              <w:marLeft w:val="0"/>
              <w:marRight w:val="0"/>
              <w:marTop w:val="0"/>
              <w:marBottom w:val="0"/>
              <w:divBdr>
                <w:top w:val="none" w:sz="0" w:space="0" w:color="auto"/>
                <w:left w:val="none" w:sz="0" w:space="0" w:color="auto"/>
                <w:bottom w:val="none" w:sz="0" w:space="0" w:color="auto"/>
                <w:right w:val="none" w:sz="0" w:space="0" w:color="auto"/>
              </w:divBdr>
            </w:div>
            <w:div w:id="815729865">
              <w:marLeft w:val="0"/>
              <w:marRight w:val="0"/>
              <w:marTop w:val="0"/>
              <w:marBottom w:val="0"/>
              <w:divBdr>
                <w:top w:val="none" w:sz="0" w:space="0" w:color="auto"/>
                <w:left w:val="none" w:sz="0" w:space="0" w:color="auto"/>
                <w:bottom w:val="none" w:sz="0" w:space="0" w:color="auto"/>
                <w:right w:val="none" w:sz="0" w:space="0" w:color="auto"/>
              </w:divBdr>
            </w:div>
            <w:div w:id="816070165">
              <w:marLeft w:val="0"/>
              <w:marRight w:val="0"/>
              <w:marTop w:val="0"/>
              <w:marBottom w:val="0"/>
              <w:divBdr>
                <w:top w:val="none" w:sz="0" w:space="0" w:color="auto"/>
                <w:left w:val="none" w:sz="0" w:space="0" w:color="auto"/>
                <w:bottom w:val="none" w:sz="0" w:space="0" w:color="auto"/>
                <w:right w:val="none" w:sz="0" w:space="0" w:color="auto"/>
              </w:divBdr>
            </w:div>
            <w:div w:id="816185578">
              <w:marLeft w:val="0"/>
              <w:marRight w:val="0"/>
              <w:marTop w:val="0"/>
              <w:marBottom w:val="0"/>
              <w:divBdr>
                <w:top w:val="none" w:sz="0" w:space="0" w:color="auto"/>
                <w:left w:val="none" w:sz="0" w:space="0" w:color="auto"/>
                <w:bottom w:val="none" w:sz="0" w:space="0" w:color="auto"/>
                <w:right w:val="none" w:sz="0" w:space="0" w:color="auto"/>
              </w:divBdr>
            </w:div>
            <w:div w:id="816845943">
              <w:marLeft w:val="0"/>
              <w:marRight w:val="0"/>
              <w:marTop w:val="0"/>
              <w:marBottom w:val="0"/>
              <w:divBdr>
                <w:top w:val="none" w:sz="0" w:space="0" w:color="auto"/>
                <w:left w:val="none" w:sz="0" w:space="0" w:color="auto"/>
                <w:bottom w:val="none" w:sz="0" w:space="0" w:color="auto"/>
                <w:right w:val="none" w:sz="0" w:space="0" w:color="auto"/>
              </w:divBdr>
            </w:div>
            <w:div w:id="817383839">
              <w:marLeft w:val="0"/>
              <w:marRight w:val="0"/>
              <w:marTop w:val="0"/>
              <w:marBottom w:val="0"/>
              <w:divBdr>
                <w:top w:val="none" w:sz="0" w:space="0" w:color="auto"/>
                <w:left w:val="none" w:sz="0" w:space="0" w:color="auto"/>
                <w:bottom w:val="none" w:sz="0" w:space="0" w:color="auto"/>
                <w:right w:val="none" w:sz="0" w:space="0" w:color="auto"/>
              </w:divBdr>
            </w:div>
            <w:div w:id="817654428">
              <w:marLeft w:val="0"/>
              <w:marRight w:val="0"/>
              <w:marTop w:val="0"/>
              <w:marBottom w:val="0"/>
              <w:divBdr>
                <w:top w:val="none" w:sz="0" w:space="0" w:color="auto"/>
                <w:left w:val="none" w:sz="0" w:space="0" w:color="auto"/>
                <w:bottom w:val="none" w:sz="0" w:space="0" w:color="auto"/>
                <w:right w:val="none" w:sz="0" w:space="0" w:color="auto"/>
              </w:divBdr>
            </w:div>
            <w:div w:id="817917274">
              <w:marLeft w:val="0"/>
              <w:marRight w:val="0"/>
              <w:marTop w:val="0"/>
              <w:marBottom w:val="0"/>
              <w:divBdr>
                <w:top w:val="none" w:sz="0" w:space="0" w:color="auto"/>
                <w:left w:val="none" w:sz="0" w:space="0" w:color="auto"/>
                <w:bottom w:val="none" w:sz="0" w:space="0" w:color="auto"/>
                <w:right w:val="none" w:sz="0" w:space="0" w:color="auto"/>
              </w:divBdr>
            </w:div>
            <w:div w:id="817921077">
              <w:marLeft w:val="0"/>
              <w:marRight w:val="0"/>
              <w:marTop w:val="0"/>
              <w:marBottom w:val="0"/>
              <w:divBdr>
                <w:top w:val="none" w:sz="0" w:space="0" w:color="auto"/>
                <w:left w:val="none" w:sz="0" w:space="0" w:color="auto"/>
                <w:bottom w:val="none" w:sz="0" w:space="0" w:color="auto"/>
                <w:right w:val="none" w:sz="0" w:space="0" w:color="auto"/>
              </w:divBdr>
            </w:div>
            <w:div w:id="823350334">
              <w:marLeft w:val="0"/>
              <w:marRight w:val="0"/>
              <w:marTop w:val="0"/>
              <w:marBottom w:val="0"/>
              <w:divBdr>
                <w:top w:val="none" w:sz="0" w:space="0" w:color="auto"/>
                <w:left w:val="none" w:sz="0" w:space="0" w:color="auto"/>
                <w:bottom w:val="none" w:sz="0" w:space="0" w:color="auto"/>
                <w:right w:val="none" w:sz="0" w:space="0" w:color="auto"/>
              </w:divBdr>
            </w:div>
            <w:div w:id="823351362">
              <w:marLeft w:val="0"/>
              <w:marRight w:val="0"/>
              <w:marTop w:val="0"/>
              <w:marBottom w:val="0"/>
              <w:divBdr>
                <w:top w:val="none" w:sz="0" w:space="0" w:color="auto"/>
                <w:left w:val="none" w:sz="0" w:space="0" w:color="auto"/>
                <w:bottom w:val="none" w:sz="0" w:space="0" w:color="auto"/>
                <w:right w:val="none" w:sz="0" w:space="0" w:color="auto"/>
              </w:divBdr>
            </w:div>
            <w:div w:id="823739819">
              <w:marLeft w:val="0"/>
              <w:marRight w:val="0"/>
              <w:marTop w:val="0"/>
              <w:marBottom w:val="0"/>
              <w:divBdr>
                <w:top w:val="none" w:sz="0" w:space="0" w:color="auto"/>
                <w:left w:val="none" w:sz="0" w:space="0" w:color="auto"/>
                <w:bottom w:val="none" w:sz="0" w:space="0" w:color="auto"/>
                <w:right w:val="none" w:sz="0" w:space="0" w:color="auto"/>
              </w:divBdr>
            </w:div>
            <w:div w:id="825629873">
              <w:marLeft w:val="0"/>
              <w:marRight w:val="0"/>
              <w:marTop w:val="0"/>
              <w:marBottom w:val="0"/>
              <w:divBdr>
                <w:top w:val="none" w:sz="0" w:space="0" w:color="auto"/>
                <w:left w:val="none" w:sz="0" w:space="0" w:color="auto"/>
                <w:bottom w:val="none" w:sz="0" w:space="0" w:color="auto"/>
                <w:right w:val="none" w:sz="0" w:space="0" w:color="auto"/>
              </w:divBdr>
            </w:div>
            <w:div w:id="825707620">
              <w:marLeft w:val="0"/>
              <w:marRight w:val="0"/>
              <w:marTop w:val="0"/>
              <w:marBottom w:val="0"/>
              <w:divBdr>
                <w:top w:val="none" w:sz="0" w:space="0" w:color="auto"/>
                <w:left w:val="none" w:sz="0" w:space="0" w:color="auto"/>
                <w:bottom w:val="none" w:sz="0" w:space="0" w:color="auto"/>
                <w:right w:val="none" w:sz="0" w:space="0" w:color="auto"/>
              </w:divBdr>
            </w:div>
            <w:div w:id="825903463">
              <w:marLeft w:val="0"/>
              <w:marRight w:val="0"/>
              <w:marTop w:val="0"/>
              <w:marBottom w:val="0"/>
              <w:divBdr>
                <w:top w:val="none" w:sz="0" w:space="0" w:color="auto"/>
                <w:left w:val="none" w:sz="0" w:space="0" w:color="auto"/>
                <w:bottom w:val="none" w:sz="0" w:space="0" w:color="auto"/>
                <w:right w:val="none" w:sz="0" w:space="0" w:color="auto"/>
              </w:divBdr>
            </w:div>
            <w:div w:id="826212462">
              <w:marLeft w:val="0"/>
              <w:marRight w:val="0"/>
              <w:marTop w:val="0"/>
              <w:marBottom w:val="0"/>
              <w:divBdr>
                <w:top w:val="none" w:sz="0" w:space="0" w:color="auto"/>
                <w:left w:val="none" w:sz="0" w:space="0" w:color="auto"/>
                <w:bottom w:val="none" w:sz="0" w:space="0" w:color="auto"/>
                <w:right w:val="none" w:sz="0" w:space="0" w:color="auto"/>
              </w:divBdr>
            </w:div>
            <w:div w:id="826285925">
              <w:marLeft w:val="0"/>
              <w:marRight w:val="0"/>
              <w:marTop w:val="0"/>
              <w:marBottom w:val="0"/>
              <w:divBdr>
                <w:top w:val="none" w:sz="0" w:space="0" w:color="auto"/>
                <w:left w:val="none" w:sz="0" w:space="0" w:color="auto"/>
                <w:bottom w:val="none" w:sz="0" w:space="0" w:color="auto"/>
                <w:right w:val="none" w:sz="0" w:space="0" w:color="auto"/>
              </w:divBdr>
            </w:div>
            <w:div w:id="827095938">
              <w:marLeft w:val="0"/>
              <w:marRight w:val="0"/>
              <w:marTop w:val="0"/>
              <w:marBottom w:val="0"/>
              <w:divBdr>
                <w:top w:val="none" w:sz="0" w:space="0" w:color="auto"/>
                <w:left w:val="none" w:sz="0" w:space="0" w:color="auto"/>
                <w:bottom w:val="none" w:sz="0" w:space="0" w:color="auto"/>
                <w:right w:val="none" w:sz="0" w:space="0" w:color="auto"/>
              </w:divBdr>
            </w:div>
            <w:div w:id="828786795">
              <w:marLeft w:val="0"/>
              <w:marRight w:val="0"/>
              <w:marTop w:val="0"/>
              <w:marBottom w:val="0"/>
              <w:divBdr>
                <w:top w:val="none" w:sz="0" w:space="0" w:color="auto"/>
                <w:left w:val="none" w:sz="0" w:space="0" w:color="auto"/>
                <w:bottom w:val="none" w:sz="0" w:space="0" w:color="auto"/>
                <w:right w:val="none" w:sz="0" w:space="0" w:color="auto"/>
              </w:divBdr>
            </w:div>
            <w:div w:id="828791352">
              <w:marLeft w:val="0"/>
              <w:marRight w:val="0"/>
              <w:marTop w:val="0"/>
              <w:marBottom w:val="0"/>
              <w:divBdr>
                <w:top w:val="none" w:sz="0" w:space="0" w:color="auto"/>
                <w:left w:val="none" w:sz="0" w:space="0" w:color="auto"/>
                <w:bottom w:val="none" w:sz="0" w:space="0" w:color="auto"/>
                <w:right w:val="none" w:sz="0" w:space="0" w:color="auto"/>
              </w:divBdr>
            </w:div>
            <w:div w:id="829368946">
              <w:marLeft w:val="0"/>
              <w:marRight w:val="0"/>
              <w:marTop w:val="0"/>
              <w:marBottom w:val="0"/>
              <w:divBdr>
                <w:top w:val="none" w:sz="0" w:space="0" w:color="auto"/>
                <w:left w:val="none" w:sz="0" w:space="0" w:color="auto"/>
                <w:bottom w:val="none" w:sz="0" w:space="0" w:color="auto"/>
                <w:right w:val="none" w:sz="0" w:space="0" w:color="auto"/>
              </w:divBdr>
            </w:div>
            <w:div w:id="830293904">
              <w:marLeft w:val="0"/>
              <w:marRight w:val="0"/>
              <w:marTop w:val="0"/>
              <w:marBottom w:val="0"/>
              <w:divBdr>
                <w:top w:val="none" w:sz="0" w:space="0" w:color="auto"/>
                <w:left w:val="none" w:sz="0" w:space="0" w:color="auto"/>
                <w:bottom w:val="none" w:sz="0" w:space="0" w:color="auto"/>
                <w:right w:val="none" w:sz="0" w:space="0" w:color="auto"/>
              </w:divBdr>
            </w:div>
            <w:div w:id="830872542">
              <w:marLeft w:val="0"/>
              <w:marRight w:val="0"/>
              <w:marTop w:val="0"/>
              <w:marBottom w:val="0"/>
              <w:divBdr>
                <w:top w:val="none" w:sz="0" w:space="0" w:color="auto"/>
                <w:left w:val="none" w:sz="0" w:space="0" w:color="auto"/>
                <w:bottom w:val="none" w:sz="0" w:space="0" w:color="auto"/>
                <w:right w:val="none" w:sz="0" w:space="0" w:color="auto"/>
              </w:divBdr>
            </w:div>
            <w:div w:id="831607056">
              <w:marLeft w:val="0"/>
              <w:marRight w:val="0"/>
              <w:marTop w:val="0"/>
              <w:marBottom w:val="0"/>
              <w:divBdr>
                <w:top w:val="none" w:sz="0" w:space="0" w:color="auto"/>
                <w:left w:val="none" w:sz="0" w:space="0" w:color="auto"/>
                <w:bottom w:val="none" w:sz="0" w:space="0" w:color="auto"/>
                <w:right w:val="none" w:sz="0" w:space="0" w:color="auto"/>
              </w:divBdr>
            </w:div>
            <w:div w:id="832112436">
              <w:marLeft w:val="0"/>
              <w:marRight w:val="0"/>
              <w:marTop w:val="0"/>
              <w:marBottom w:val="0"/>
              <w:divBdr>
                <w:top w:val="none" w:sz="0" w:space="0" w:color="auto"/>
                <w:left w:val="none" w:sz="0" w:space="0" w:color="auto"/>
                <w:bottom w:val="none" w:sz="0" w:space="0" w:color="auto"/>
                <w:right w:val="none" w:sz="0" w:space="0" w:color="auto"/>
              </w:divBdr>
            </w:div>
            <w:div w:id="832574349">
              <w:marLeft w:val="0"/>
              <w:marRight w:val="0"/>
              <w:marTop w:val="0"/>
              <w:marBottom w:val="0"/>
              <w:divBdr>
                <w:top w:val="none" w:sz="0" w:space="0" w:color="auto"/>
                <w:left w:val="none" w:sz="0" w:space="0" w:color="auto"/>
                <w:bottom w:val="none" w:sz="0" w:space="0" w:color="auto"/>
                <w:right w:val="none" w:sz="0" w:space="0" w:color="auto"/>
              </w:divBdr>
            </w:div>
            <w:div w:id="833762545">
              <w:marLeft w:val="0"/>
              <w:marRight w:val="0"/>
              <w:marTop w:val="0"/>
              <w:marBottom w:val="0"/>
              <w:divBdr>
                <w:top w:val="none" w:sz="0" w:space="0" w:color="auto"/>
                <w:left w:val="none" w:sz="0" w:space="0" w:color="auto"/>
                <w:bottom w:val="none" w:sz="0" w:space="0" w:color="auto"/>
                <w:right w:val="none" w:sz="0" w:space="0" w:color="auto"/>
              </w:divBdr>
            </w:div>
            <w:div w:id="834105484">
              <w:marLeft w:val="0"/>
              <w:marRight w:val="0"/>
              <w:marTop w:val="0"/>
              <w:marBottom w:val="0"/>
              <w:divBdr>
                <w:top w:val="none" w:sz="0" w:space="0" w:color="auto"/>
                <w:left w:val="none" w:sz="0" w:space="0" w:color="auto"/>
                <w:bottom w:val="none" w:sz="0" w:space="0" w:color="auto"/>
                <w:right w:val="none" w:sz="0" w:space="0" w:color="auto"/>
              </w:divBdr>
            </w:div>
            <w:div w:id="834342229">
              <w:marLeft w:val="0"/>
              <w:marRight w:val="0"/>
              <w:marTop w:val="0"/>
              <w:marBottom w:val="0"/>
              <w:divBdr>
                <w:top w:val="none" w:sz="0" w:space="0" w:color="auto"/>
                <w:left w:val="none" w:sz="0" w:space="0" w:color="auto"/>
                <w:bottom w:val="none" w:sz="0" w:space="0" w:color="auto"/>
                <w:right w:val="none" w:sz="0" w:space="0" w:color="auto"/>
              </w:divBdr>
            </w:div>
            <w:div w:id="834758882">
              <w:marLeft w:val="0"/>
              <w:marRight w:val="0"/>
              <w:marTop w:val="0"/>
              <w:marBottom w:val="0"/>
              <w:divBdr>
                <w:top w:val="none" w:sz="0" w:space="0" w:color="auto"/>
                <w:left w:val="none" w:sz="0" w:space="0" w:color="auto"/>
                <w:bottom w:val="none" w:sz="0" w:space="0" w:color="auto"/>
                <w:right w:val="none" w:sz="0" w:space="0" w:color="auto"/>
              </w:divBdr>
            </w:div>
            <w:div w:id="834956673">
              <w:marLeft w:val="0"/>
              <w:marRight w:val="0"/>
              <w:marTop w:val="0"/>
              <w:marBottom w:val="0"/>
              <w:divBdr>
                <w:top w:val="none" w:sz="0" w:space="0" w:color="auto"/>
                <w:left w:val="none" w:sz="0" w:space="0" w:color="auto"/>
                <w:bottom w:val="none" w:sz="0" w:space="0" w:color="auto"/>
                <w:right w:val="none" w:sz="0" w:space="0" w:color="auto"/>
              </w:divBdr>
            </w:div>
            <w:div w:id="835269676">
              <w:marLeft w:val="0"/>
              <w:marRight w:val="0"/>
              <w:marTop w:val="0"/>
              <w:marBottom w:val="0"/>
              <w:divBdr>
                <w:top w:val="none" w:sz="0" w:space="0" w:color="auto"/>
                <w:left w:val="none" w:sz="0" w:space="0" w:color="auto"/>
                <w:bottom w:val="none" w:sz="0" w:space="0" w:color="auto"/>
                <w:right w:val="none" w:sz="0" w:space="0" w:color="auto"/>
              </w:divBdr>
            </w:div>
            <w:div w:id="835926030">
              <w:marLeft w:val="0"/>
              <w:marRight w:val="0"/>
              <w:marTop w:val="0"/>
              <w:marBottom w:val="0"/>
              <w:divBdr>
                <w:top w:val="none" w:sz="0" w:space="0" w:color="auto"/>
                <w:left w:val="none" w:sz="0" w:space="0" w:color="auto"/>
                <w:bottom w:val="none" w:sz="0" w:space="0" w:color="auto"/>
                <w:right w:val="none" w:sz="0" w:space="0" w:color="auto"/>
              </w:divBdr>
            </w:div>
            <w:div w:id="837157375">
              <w:marLeft w:val="0"/>
              <w:marRight w:val="0"/>
              <w:marTop w:val="0"/>
              <w:marBottom w:val="0"/>
              <w:divBdr>
                <w:top w:val="none" w:sz="0" w:space="0" w:color="auto"/>
                <w:left w:val="none" w:sz="0" w:space="0" w:color="auto"/>
                <w:bottom w:val="none" w:sz="0" w:space="0" w:color="auto"/>
                <w:right w:val="none" w:sz="0" w:space="0" w:color="auto"/>
              </w:divBdr>
            </w:div>
            <w:div w:id="838622984">
              <w:marLeft w:val="0"/>
              <w:marRight w:val="0"/>
              <w:marTop w:val="0"/>
              <w:marBottom w:val="0"/>
              <w:divBdr>
                <w:top w:val="none" w:sz="0" w:space="0" w:color="auto"/>
                <w:left w:val="none" w:sz="0" w:space="0" w:color="auto"/>
                <w:bottom w:val="none" w:sz="0" w:space="0" w:color="auto"/>
                <w:right w:val="none" w:sz="0" w:space="0" w:color="auto"/>
              </w:divBdr>
            </w:div>
            <w:div w:id="839083290">
              <w:marLeft w:val="0"/>
              <w:marRight w:val="0"/>
              <w:marTop w:val="0"/>
              <w:marBottom w:val="0"/>
              <w:divBdr>
                <w:top w:val="none" w:sz="0" w:space="0" w:color="auto"/>
                <w:left w:val="none" w:sz="0" w:space="0" w:color="auto"/>
                <w:bottom w:val="none" w:sz="0" w:space="0" w:color="auto"/>
                <w:right w:val="none" w:sz="0" w:space="0" w:color="auto"/>
              </w:divBdr>
            </w:div>
            <w:div w:id="840585422">
              <w:marLeft w:val="0"/>
              <w:marRight w:val="0"/>
              <w:marTop w:val="0"/>
              <w:marBottom w:val="0"/>
              <w:divBdr>
                <w:top w:val="none" w:sz="0" w:space="0" w:color="auto"/>
                <w:left w:val="none" w:sz="0" w:space="0" w:color="auto"/>
                <w:bottom w:val="none" w:sz="0" w:space="0" w:color="auto"/>
                <w:right w:val="none" w:sz="0" w:space="0" w:color="auto"/>
              </w:divBdr>
            </w:div>
            <w:div w:id="841896991">
              <w:marLeft w:val="0"/>
              <w:marRight w:val="0"/>
              <w:marTop w:val="0"/>
              <w:marBottom w:val="0"/>
              <w:divBdr>
                <w:top w:val="none" w:sz="0" w:space="0" w:color="auto"/>
                <w:left w:val="none" w:sz="0" w:space="0" w:color="auto"/>
                <w:bottom w:val="none" w:sz="0" w:space="0" w:color="auto"/>
                <w:right w:val="none" w:sz="0" w:space="0" w:color="auto"/>
              </w:divBdr>
            </w:div>
            <w:div w:id="843013693">
              <w:marLeft w:val="0"/>
              <w:marRight w:val="0"/>
              <w:marTop w:val="0"/>
              <w:marBottom w:val="0"/>
              <w:divBdr>
                <w:top w:val="none" w:sz="0" w:space="0" w:color="auto"/>
                <w:left w:val="none" w:sz="0" w:space="0" w:color="auto"/>
                <w:bottom w:val="none" w:sz="0" w:space="0" w:color="auto"/>
                <w:right w:val="none" w:sz="0" w:space="0" w:color="auto"/>
              </w:divBdr>
            </w:div>
            <w:div w:id="844053403">
              <w:marLeft w:val="0"/>
              <w:marRight w:val="0"/>
              <w:marTop w:val="0"/>
              <w:marBottom w:val="0"/>
              <w:divBdr>
                <w:top w:val="none" w:sz="0" w:space="0" w:color="auto"/>
                <w:left w:val="none" w:sz="0" w:space="0" w:color="auto"/>
                <w:bottom w:val="none" w:sz="0" w:space="0" w:color="auto"/>
                <w:right w:val="none" w:sz="0" w:space="0" w:color="auto"/>
              </w:divBdr>
            </w:div>
            <w:div w:id="844169771">
              <w:marLeft w:val="0"/>
              <w:marRight w:val="0"/>
              <w:marTop w:val="0"/>
              <w:marBottom w:val="0"/>
              <w:divBdr>
                <w:top w:val="none" w:sz="0" w:space="0" w:color="auto"/>
                <w:left w:val="none" w:sz="0" w:space="0" w:color="auto"/>
                <w:bottom w:val="none" w:sz="0" w:space="0" w:color="auto"/>
                <w:right w:val="none" w:sz="0" w:space="0" w:color="auto"/>
              </w:divBdr>
            </w:div>
            <w:div w:id="844784542">
              <w:marLeft w:val="0"/>
              <w:marRight w:val="0"/>
              <w:marTop w:val="0"/>
              <w:marBottom w:val="0"/>
              <w:divBdr>
                <w:top w:val="none" w:sz="0" w:space="0" w:color="auto"/>
                <w:left w:val="none" w:sz="0" w:space="0" w:color="auto"/>
                <w:bottom w:val="none" w:sz="0" w:space="0" w:color="auto"/>
                <w:right w:val="none" w:sz="0" w:space="0" w:color="auto"/>
              </w:divBdr>
            </w:div>
            <w:div w:id="845553355">
              <w:marLeft w:val="0"/>
              <w:marRight w:val="0"/>
              <w:marTop w:val="0"/>
              <w:marBottom w:val="0"/>
              <w:divBdr>
                <w:top w:val="none" w:sz="0" w:space="0" w:color="auto"/>
                <w:left w:val="none" w:sz="0" w:space="0" w:color="auto"/>
                <w:bottom w:val="none" w:sz="0" w:space="0" w:color="auto"/>
                <w:right w:val="none" w:sz="0" w:space="0" w:color="auto"/>
              </w:divBdr>
            </w:div>
            <w:div w:id="846554399">
              <w:marLeft w:val="0"/>
              <w:marRight w:val="0"/>
              <w:marTop w:val="0"/>
              <w:marBottom w:val="0"/>
              <w:divBdr>
                <w:top w:val="none" w:sz="0" w:space="0" w:color="auto"/>
                <w:left w:val="none" w:sz="0" w:space="0" w:color="auto"/>
                <w:bottom w:val="none" w:sz="0" w:space="0" w:color="auto"/>
                <w:right w:val="none" w:sz="0" w:space="0" w:color="auto"/>
              </w:divBdr>
            </w:div>
            <w:div w:id="847258223">
              <w:marLeft w:val="0"/>
              <w:marRight w:val="0"/>
              <w:marTop w:val="0"/>
              <w:marBottom w:val="0"/>
              <w:divBdr>
                <w:top w:val="none" w:sz="0" w:space="0" w:color="auto"/>
                <w:left w:val="none" w:sz="0" w:space="0" w:color="auto"/>
                <w:bottom w:val="none" w:sz="0" w:space="0" w:color="auto"/>
                <w:right w:val="none" w:sz="0" w:space="0" w:color="auto"/>
              </w:divBdr>
            </w:div>
            <w:div w:id="849028676">
              <w:marLeft w:val="0"/>
              <w:marRight w:val="0"/>
              <w:marTop w:val="0"/>
              <w:marBottom w:val="0"/>
              <w:divBdr>
                <w:top w:val="none" w:sz="0" w:space="0" w:color="auto"/>
                <w:left w:val="none" w:sz="0" w:space="0" w:color="auto"/>
                <w:bottom w:val="none" w:sz="0" w:space="0" w:color="auto"/>
                <w:right w:val="none" w:sz="0" w:space="0" w:color="auto"/>
              </w:divBdr>
            </w:div>
            <w:div w:id="850996533">
              <w:marLeft w:val="0"/>
              <w:marRight w:val="0"/>
              <w:marTop w:val="0"/>
              <w:marBottom w:val="0"/>
              <w:divBdr>
                <w:top w:val="none" w:sz="0" w:space="0" w:color="auto"/>
                <w:left w:val="none" w:sz="0" w:space="0" w:color="auto"/>
                <w:bottom w:val="none" w:sz="0" w:space="0" w:color="auto"/>
                <w:right w:val="none" w:sz="0" w:space="0" w:color="auto"/>
              </w:divBdr>
            </w:div>
            <w:div w:id="851335686">
              <w:marLeft w:val="0"/>
              <w:marRight w:val="0"/>
              <w:marTop w:val="0"/>
              <w:marBottom w:val="0"/>
              <w:divBdr>
                <w:top w:val="none" w:sz="0" w:space="0" w:color="auto"/>
                <w:left w:val="none" w:sz="0" w:space="0" w:color="auto"/>
                <w:bottom w:val="none" w:sz="0" w:space="0" w:color="auto"/>
                <w:right w:val="none" w:sz="0" w:space="0" w:color="auto"/>
              </w:divBdr>
            </w:div>
            <w:div w:id="851530836">
              <w:marLeft w:val="0"/>
              <w:marRight w:val="0"/>
              <w:marTop w:val="0"/>
              <w:marBottom w:val="0"/>
              <w:divBdr>
                <w:top w:val="none" w:sz="0" w:space="0" w:color="auto"/>
                <w:left w:val="none" w:sz="0" w:space="0" w:color="auto"/>
                <w:bottom w:val="none" w:sz="0" w:space="0" w:color="auto"/>
                <w:right w:val="none" w:sz="0" w:space="0" w:color="auto"/>
              </w:divBdr>
            </w:div>
            <w:div w:id="851846266">
              <w:marLeft w:val="0"/>
              <w:marRight w:val="0"/>
              <w:marTop w:val="0"/>
              <w:marBottom w:val="0"/>
              <w:divBdr>
                <w:top w:val="none" w:sz="0" w:space="0" w:color="auto"/>
                <w:left w:val="none" w:sz="0" w:space="0" w:color="auto"/>
                <w:bottom w:val="none" w:sz="0" w:space="0" w:color="auto"/>
                <w:right w:val="none" w:sz="0" w:space="0" w:color="auto"/>
              </w:divBdr>
            </w:div>
            <w:div w:id="852035054">
              <w:marLeft w:val="0"/>
              <w:marRight w:val="0"/>
              <w:marTop w:val="0"/>
              <w:marBottom w:val="0"/>
              <w:divBdr>
                <w:top w:val="none" w:sz="0" w:space="0" w:color="auto"/>
                <w:left w:val="none" w:sz="0" w:space="0" w:color="auto"/>
                <w:bottom w:val="none" w:sz="0" w:space="0" w:color="auto"/>
                <w:right w:val="none" w:sz="0" w:space="0" w:color="auto"/>
              </w:divBdr>
            </w:div>
            <w:div w:id="852453509">
              <w:marLeft w:val="0"/>
              <w:marRight w:val="0"/>
              <w:marTop w:val="0"/>
              <w:marBottom w:val="0"/>
              <w:divBdr>
                <w:top w:val="none" w:sz="0" w:space="0" w:color="auto"/>
                <w:left w:val="none" w:sz="0" w:space="0" w:color="auto"/>
                <w:bottom w:val="none" w:sz="0" w:space="0" w:color="auto"/>
                <w:right w:val="none" w:sz="0" w:space="0" w:color="auto"/>
              </w:divBdr>
            </w:div>
            <w:div w:id="853764533">
              <w:marLeft w:val="0"/>
              <w:marRight w:val="0"/>
              <w:marTop w:val="0"/>
              <w:marBottom w:val="0"/>
              <w:divBdr>
                <w:top w:val="none" w:sz="0" w:space="0" w:color="auto"/>
                <w:left w:val="none" w:sz="0" w:space="0" w:color="auto"/>
                <w:bottom w:val="none" w:sz="0" w:space="0" w:color="auto"/>
                <w:right w:val="none" w:sz="0" w:space="0" w:color="auto"/>
              </w:divBdr>
            </w:div>
            <w:div w:id="854616305">
              <w:marLeft w:val="0"/>
              <w:marRight w:val="0"/>
              <w:marTop w:val="0"/>
              <w:marBottom w:val="0"/>
              <w:divBdr>
                <w:top w:val="none" w:sz="0" w:space="0" w:color="auto"/>
                <w:left w:val="none" w:sz="0" w:space="0" w:color="auto"/>
                <w:bottom w:val="none" w:sz="0" w:space="0" w:color="auto"/>
                <w:right w:val="none" w:sz="0" w:space="0" w:color="auto"/>
              </w:divBdr>
            </w:div>
            <w:div w:id="854617106">
              <w:marLeft w:val="0"/>
              <w:marRight w:val="0"/>
              <w:marTop w:val="0"/>
              <w:marBottom w:val="0"/>
              <w:divBdr>
                <w:top w:val="none" w:sz="0" w:space="0" w:color="auto"/>
                <w:left w:val="none" w:sz="0" w:space="0" w:color="auto"/>
                <w:bottom w:val="none" w:sz="0" w:space="0" w:color="auto"/>
                <w:right w:val="none" w:sz="0" w:space="0" w:color="auto"/>
              </w:divBdr>
            </w:div>
            <w:div w:id="855844281">
              <w:marLeft w:val="0"/>
              <w:marRight w:val="0"/>
              <w:marTop w:val="0"/>
              <w:marBottom w:val="0"/>
              <w:divBdr>
                <w:top w:val="none" w:sz="0" w:space="0" w:color="auto"/>
                <w:left w:val="none" w:sz="0" w:space="0" w:color="auto"/>
                <w:bottom w:val="none" w:sz="0" w:space="0" w:color="auto"/>
                <w:right w:val="none" w:sz="0" w:space="0" w:color="auto"/>
              </w:divBdr>
            </w:div>
            <w:div w:id="857936885">
              <w:marLeft w:val="0"/>
              <w:marRight w:val="0"/>
              <w:marTop w:val="0"/>
              <w:marBottom w:val="0"/>
              <w:divBdr>
                <w:top w:val="none" w:sz="0" w:space="0" w:color="auto"/>
                <w:left w:val="none" w:sz="0" w:space="0" w:color="auto"/>
                <w:bottom w:val="none" w:sz="0" w:space="0" w:color="auto"/>
                <w:right w:val="none" w:sz="0" w:space="0" w:color="auto"/>
              </w:divBdr>
            </w:div>
            <w:div w:id="860322039">
              <w:marLeft w:val="0"/>
              <w:marRight w:val="0"/>
              <w:marTop w:val="0"/>
              <w:marBottom w:val="0"/>
              <w:divBdr>
                <w:top w:val="none" w:sz="0" w:space="0" w:color="auto"/>
                <w:left w:val="none" w:sz="0" w:space="0" w:color="auto"/>
                <w:bottom w:val="none" w:sz="0" w:space="0" w:color="auto"/>
                <w:right w:val="none" w:sz="0" w:space="0" w:color="auto"/>
              </w:divBdr>
            </w:div>
            <w:div w:id="861360668">
              <w:marLeft w:val="0"/>
              <w:marRight w:val="0"/>
              <w:marTop w:val="0"/>
              <w:marBottom w:val="0"/>
              <w:divBdr>
                <w:top w:val="none" w:sz="0" w:space="0" w:color="auto"/>
                <w:left w:val="none" w:sz="0" w:space="0" w:color="auto"/>
                <w:bottom w:val="none" w:sz="0" w:space="0" w:color="auto"/>
                <w:right w:val="none" w:sz="0" w:space="0" w:color="auto"/>
              </w:divBdr>
            </w:div>
            <w:div w:id="862472924">
              <w:marLeft w:val="0"/>
              <w:marRight w:val="0"/>
              <w:marTop w:val="0"/>
              <w:marBottom w:val="0"/>
              <w:divBdr>
                <w:top w:val="none" w:sz="0" w:space="0" w:color="auto"/>
                <w:left w:val="none" w:sz="0" w:space="0" w:color="auto"/>
                <w:bottom w:val="none" w:sz="0" w:space="0" w:color="auto"/>
                <w:right w:val="none" w:sz="0" w:space="0" w:color="auto"/>
              </w:divBdr>
            </w:div>
            <w:div w:id="862938220">
              <w:marLeft w:val="0"/>
              <w:marRight w:val="0"/>
              <w:marTop w:val="0"/>
              <w:marBottom w:val="0"/>
              <w:divBdr>
                <w:top w:val="none" w:sz="0" w:space="0" w:color="auto"/>
                <w:left w:val="none" w:sz="0" w:space="0" w:color="auto"/>
                <w:bottom w:val="none" w:sz="0" w:space="0" w:color="auto"/>
                <w:right w:val="none" w:sz="0" w:space="0" w:color="auto"/>
              </w:divBdr>
            </w:div>
            <w:div w:id="862985032">
              <w:marLeft w:val="0"/>
              <w:marRight w:val="0"/>
              <w:marTop w:val="0"/>
              <w:marBottom w:val="0"/>
              <w:divBdr>
                <w:top w:val="none" w:sz="0" w:space="0" w:color="auto"/>
                <w:left w:val="none" w:sz="0" w:space="0" w:color="auto"/>
                <w:bottom w:val="none" w:sz="0" w:space="0" w:color="auto"/>
                <w:right w:val="none" w:sz="0" w:space="0" w:color="auto"/>
              </w:divBdr>
            </w:div>
            <w:div w:id="863057560">
              <w:marLeft w:val="0"/>
              <w:marRight w:val="0"/>
              <w:marTop w:val="0"/>
              <w:marBottom w:val="0"/>
              <w:divBdr>
                <w:top w:val="none" w:sz="0" w:space="0" w:color="auto"/>
                <w:left w:val="none" w:sz="0" w:space="0" w:color="auto"/>
                <w:bottom w:val="none" w:sz="0" w:space="0" w:color="auto"/>
                <w:right w:val="none" w:sz="0" w:space="0" w:color="auto"/>
              </w:divBdr>
            </w:div>
            <w:div w:id="863714869">
              <w:marLeft w:val="0"/>
              <w:marRight w:val="0"/>
              <w:marTop w:val="0"/>
              <w:marBottom w:val="0"/>
              <w:divBdr>
                <w:top w:val="none" w:sz="0" w:space="0" w:color="auto"/>
                <w:left w:val="none" w:sz="0" w:space="0" w:color="auto"/>
                <w:bottom w:val="none" w:sz="0" w:space="0" w:color="auto"/>
                <w:right w:val="none" w:sz="0" w:space="0" w:color="auto"/>
              </w:divBdr>
            </w:div>
            <w:div w:id="864293599">
              <w:marLeft w:val="0"/>
              <w:marRight w:val="0"/>
              <w:marTop w:val="0"/>
              <w:marBottom w:val="0"/>
              <w:divBdr>
                <w:top w:val="none" w:sz="0" w:space="0" w:color="auto"/>
                <w:left w:val="none" w:sz="0" w:space="0" w:color="auto"/>
                <w:bottom w:val="none" w:sz="0" w:space="0" w:color="auto"/>
                <w:right w:val="none" w:sz="0" w:space="0" w:color="auto"/>
              </w:divBdr>
            </w:div>
            <w:div w:id="864708768">
              <w:marLeft w:val="0"/>
              <w:marRight w:val="0"/>
              <w:marTop w:val="0"/>
              <w:marBottom w:val="0"/>
              <w:divBdr>
                <w:top w:val="none" w:sz="0" w:space="0" w:color="auto"/>
                <w:left w:val="none" w:sz="0" w:space="0" w:color="auto"/>
                <w:bottom w:val="none" w:sz="0" w:space="0" w:color="auto"/>
                <w:right w:val="none" w:sz="0" w:space="0" w:color="auto"/>
              </w:divBdr>
            </w:div>
            <w:div w:id="865093873">
              <w:marLeft w:val="0"/>
              <w:marRight w:val="0"/>
              <w:marTop w:val="0"/>
              <w:marBottom w:val="0"/>
              <w:divBdr>
                <w:top w:val="none" w:sz="0" w:space="0" w:color="auto"/>
                <w:left w:val="none" w:sz="0" w:space="0" w:color="auto"/>
                <w:bottom w:val="none" w:sz="0" w:space="0" w:color="auto"/>
                <w:right w:val="none" w:sz="0" w:space="0" w:color="auto"/>
              </w:divBdr>
            </w:div>
            <w:div w:id="865408076">
              <w:marLeft w:val="0"/>
              <w:marRight w:val="0"/>
              <w:marTop w:val="0"/>
              <w:marBottom w:val="0"/>
              <w:divBdr>
                <w:top w:val="none" w:sz="0" w:space="0" w:color="auto"/>
                <w:left w:val="none" w:sz="0" w:space="0" w:color="auto"/>
                <w:bottom w:val="none" w:sz="0" w:space="0" w:color="auto"/>
                <w:right w:val="none" w:sz="0" w:space="0" w:color="auto"/>
              </w:divBdr>
            </w:div>
            <w:div w:id="866914274">
              <w:marLeft w:val="0"/>
              <w:marRight w:val="0"/>
              <w:marTop w:val="0"/>
              <w:marBottom w:val="0"/>
              <w:divBdr>
                <w:top w:val="none" w:sz="0" w:space="0" w:color="auto"/>
                <w:left w:val="none" w:sz="0" w:space="0" w:color="auto"/>
                <w:bottom w:val="none" w:sz="0" w:space="0" w:color="auto"/>
                <w:right w:val="none" w:sz="0" w:space="0" w:color="auto"/>
              </w:divBdr>
            </w:div>
            <w:div w:id="867908171">
              <w:marLeft w:val="0"/>
              <w:marRight w:val="0"/>
              <w:marTop w:val="0"/>
              <w:marBottom w:val="0"/>
              <w:divBdr>
                <w:top w:val="none" w:sz="0" w:space="0" w:color="auto"/>
                <w:left w:val="none" w:sz="0" w:space="0" w:color="auto"/>
                <w:bottom w:val="none" w:sz="0" w:space="0" w:color="auto"/>
                <w:right w:val="none" w:sz="0" w:space="0" w:color="auto"/>
              </w:divBdr>
            </w:div>
            <w:div w:id="868568902">
              <w:marLeft w:val="0"/>
              <w:marRight w:val="0"/>
              <w:marTop w:val="0"/>
              <w:marBottom w:val="0"/>
              <w:divBdr>
                <w:top w:val="none" w:sz="0" w:space="0" w:color="auto"/>
                <w:left w:val="none" w:sz="0" w:space="0" w:color="auto"/>
                <w:bottom w:val="none" w:sz="0" w:space="0" w:color="auto"/>
                <w:right w:val="none" w:sz="0" w:space="0" w:color="auto"/>
              </w:divBdr>
            </w:div>
            <w:div w:id="868642101">
              <w:marLeft w:val="0"/>
              <w:marRight w:val="0"/>
              <w:marTop w:val="0"/>
              <w:marBottom w:val="0"/>
              <w:divBdr>
                <w:top w:val="none" w:sz="0" w:space="0" w:color="auto"/>
                <w:left w:val="none" w:sz="0" w:space="0" w:color="auto"/>
                <w:bottom w:val="none" w:sz="0" w:space="0" w:color="auto"/>
                <w:right w:val="none" w:sz="0" w:space="0" w:color="auto"/>
              </w:divBdr>
            </w:div>
            <w:div w:id="869220609">
              <w:marLeft w:val="0"/>
              <w:marRight w:val="0"/>
              <w:marTop w:val="0"/>
              <w:marBottom w:val="0"/>
              <w:divBdr>
                <w:top w:val="none" w:sz="0" w:space="0" w:color="auto"/>
                <w:left w:val="none" w:sz="0" w:space="0" w:color="auto"/>
                <w:bottom w:val="none" w:sz="0" w:space="0" w:color="auto"/>
                <w:right w:val="none" w:sz="0" w:space="0" w:color="auto"/>
              </w:divBdr>
            </w:div>
            <w:div w:id="869419803">
              <w:marLeft w:val="0"/>
              <w:marRight w:val="0"/>
              <w:marTop w:val="0"/>
              <w:marBottom w:val="0"/>
              <w:divBdr>
                <w:top w:val="none" w:sz="0" w:space="0" w:color="auto"/>
                <w:left w:val="none" w:sz="0" w:space="0" w:color="auto"/>
                <w:bottom w:val="none" w:sz="0" w:space="0" w:color="auto"/>
                <w:right w:val="none" w:sz="0" w:space="0" w:color="auto"/>
              </w:divBdr>
            </w:div>
            <w:div w:id="869492788">
              <w:marLeft w:val="0"/>
              <w:marRight w:val="0"/>
              <w:marTop w:val="0"/>
              <w:marBottom w:val="0"/>
              <w:divBdr>
                <w:top w:val="none" w:sz="0" w:space="0" w:color="auto"/>
                <w:left w:val="none" w:sz="0" w:space="0" w:color="auto"/>
                <w:bottom w:val="none" w:sz="0" w:space="0" w:color="auto"/>
                <w:right w:val="none" w:sz="0" w:space="0" w:color="auto"/>
              </w:divBdr>
            </w:div>
            <w:div w:id="870384375">
              <w:marLeft w:val="0"/>
              <w:marRight w:val="0"/>
              <w:marTop w:val="0"/>
              <w:marBottom w:val="0"/>
              <w:divBdr>
                <w:top w:val="none" w:sz="0" w:space="0" w:color="auto"/>
                <w:left w:val="none" w:sz="0" w:space="0" w:color="auto"/>
                <w:bottom w:val="none" w:sz="0" w:space="0" w:color="auto"/>
                <w:right w:val="none" w:sz="0" w:space="0" w:color="auto"/>
              </w:divBdr>
            </w:div>
            <w:div w:id="871114563">
              <w:marLeft w:val="0"/>
              <w:marRight w:val="0"/>
              <w:marTop w:val="0"/>
              <w:marBottom w:val="0"/>
              <w:divBdr>
                <w:top w:val="none" w:sz="0" w:space="0" w:color="auto"/>
                <w:left w:val="none" w:sz="0" w:space="0" w:color="auto"/>
                <w:bottom w:val="none" w:sz="0" w:space="0" w:color="auto"/>
                <w:right w:val="none" w:sz="0" w:space="0" w:color="auto"/>
              </w:divBdr>
            </w:div>
            <w:div w:id="871184914">
              <w:marLeft w:val="0"/>
              <w:marRight w:val="0"/>
              <w:marTop w:val="0"/>
              <w:marBottom w:val="0"/>
              <w:divBdr>
                <w:top w:val="none" w:sz="0" w:space="0" w:color="auto"/>
                <w:left w:val="none" w:sz="0" w:space="0" w:color="auto"/>
                <w:bottom w:val="none" w:sz="0" w:space="0" w:color="auto"/>
                <w:right w:val="none" w:sz="0" w:space="0" w:color="auto"/>
              </w:divBdr>
            </w:div>
            <w:div w:id="871266925">
              <w:marLeft w:val="0"/>
              <w:marRight w:val="0"/>
              <w:marTop w:val="0"/>
              <w:marBottom w:val="0"/>
              <w:divBdr>
                <w:top w:val="none" w:sz="0" w:space="0" w:color="auto"/>
                <w:left w:val="none" w:sz="0" w:space="0" w:color="auto"/>
                <w:bottom w:val="none" w:sz="0" w:space="0" w:color="auto"/>
                <w:right w:val="none" w:sz="0" w:space="0" w:color="auto"/>
              </w:divBdr>
            </w:div>
            <w:div w:id="872159134">
              <w:marLeft w:val="0"/>
              <w:marRight w:val="0"/>
              <w:marTop w:val="0"/>
              <w:marBottom w:val="0"/>
              <w:divBdr>
                <w:top w:val="none" w:sz="0" w:space="0" w:color="auto"/>
                <w:left w:val="none" w:sz="0" w:space="0" w:color="auto"/>
                <w:bottom w:val="none" w:sz="0" w:space="0" w:color="auto"/>
                <w:right w:val="none" w:sz="0" w:space="0" w:color="auto"/>
              </w:divBdr>
            </w:div>
            <w:div w:id="872304583">
              <w:marLeft w:val="0"/>
              <w:marRight w:val="0"/>
              <w:marTop w:val="0"/>
              <w:marBottom w:val="0"/>
              <w:divBdr>
                <w:top w:val="none" w:sz="0" w:space="0" w:color="auto"/>
                <w:left w:val="none" w:sz="0" w:space="0" w:color="auto"/>
                <w:bottom w:val="none" w:sz="0" w:space="0" w:color="auto"/>
                <w:right w:val="none" w:sz="0" w:space="0" w:color="auto"/>
              </w:divBdr>
            </w:div>
            <w:div w:id="872890036">
              <w:marLeft w:val="0"/>
              <w:marRight w:val="0"/>
              <w:marTop w:val="0"/>
              <w:marBottom w:val="0"/>
              <w:divBdr>
                <w:top w:val="none" w:sz="0" w:space="0" w:color="auto"/>
                <w:left w:val="none" w:sz="0" w:space="0" w:color="auto"/>
                <w:bottom w:val="none" w:sz="0" w:space="0" w:color="auto"/>
                <w:right w:val="none" w:sz="0" w:space="0" w:color="auto"/>
              </w:divBdr>
            </w:div>
            <w:div w:id="873882732">
              <w:marLeft w:val="0"/>
              <w:marRight w:val="0"/>
              <w:marTop w:val="0"/>
              <w:marBottom w:val="0"/>
              <w:divBdr>
                <w:top w:val="none" w:sz="0" w:space="0" w:color="auto"/>
                <w:left w:val="none" w:sz="0" w:space="0" w:color="auto"/>
                <w:bottom w:val="none" w:sz="0" w:space="0" w:color="auto"/>
                <w:right w:val="none" w:sz="0" w:space="0" w:color="auto"/>
              </w:divBdr>
            </w:div>
            <w:div w:id="874999548">
              <w:marLeft w:val="0"/>
              <w:marRight w:val="0"/>
              <w:marTop w:val="0"/>
              <w:marBottom w:val="0"/>
              <w:divBdr>
                <w:top w:val="none" w:sz="0" w:space="0" w:color="auto"/>
                <w:left w:val="none" w:sz="0" w:space="0" w:color="auto"/>
                <w:bottom w:val="none" w:sz="0" w:space="0" w:color="auto"/>
                <w:right w:val="none" w:sz="0" w:space="0" w:color="auto"/>
              </w:divBdr>
            </w:div>
            <w:div w:id="876085648">
              <w:marLeft w:val="0"/>
              <w:marRight w:val="0"/>
              <w:marTop w:val="0"/>
              <w:marBottom w:val="0"/>
              <w:divBdr>
                <w:top w:val="none" w:sz="0" w:space="0" w:color="auto"/>
                <w:left w:val="none" w:sz="0" w:space="0" w:color="auto"/>
                <w:bottom w:val="none" w:sz="0" w:space="0" w:color="auto"/>
                <w:right w:val="none" w:sz="0" w:space="0" w:color="auto"/>
              </w:divBdr>
            </w:div>
            <w:div w:id="882521514">
              <w:marLeft w:val="0"/>
              <w:marRight w:val="0"/>
              <w:marTop w:val="0"/>
              <w:marBottom w:val="0"/>
              <w:divBdr>
                <w:top w:val="none" w:sz="0" w:space="0" w:color="auto"/>
                <w:left w:val="none" w:sz="0" w:space="0" w:color="auto"/>
                <w:bottom w:val="none" w:sz="0" w:space="0" w:color="auto"/>
                <w:right w:val="none" w:sz="0" w:space="0" w:color="auto"/>
              </w:divBdr>
            </w:div>
            <w:div w:id="882714895">
              <w:marLeft w:val="0"/>
              <w:marRight w:val="0"/>
              <w:marTop w:val="0"/>
              <w:marBottom w:val="0"/>
              <w:divBdr>
                <w:top w:val="none" w:sz="0" w:space="0" w:color="auto"/>
                <w:left w:val="none" w:sz="0" w:space="0" w:color="auto"/>
                <w:bottom w:val="none" w:sz="0" w:space="0" w:color="auto"/>
                <w:right w:val="none" w:sz="0" w:space="0" w:color="auto"/>
              </w:divBdr>
            </w:div>
            <w:div w:id="883058028">
              <w:marLeft w:val="0"/>
              <w:marRight w:val="0"/>
              <w:marTop w:val="0"/>
              <w:marBottom w:val="0"/>
              <w:divBdr>
                <w:top w:val="none" w:sz="0" w:space="0" w:color="auto"/>
                <w:left w:val="none" w:sz="0" w:space="0" w:color="auto"/>
                <w:bottom w:val="none" w:sz="0" w:space="0" w:color="auto"/>
                <w:right w:val="none" w:sz="0" w:space="0" w:color="auto"/>
              </w:divBdr>
            </w:div>
            <w:div w:id="885795188">
              <w:marLeft w:val="0"/>
              <w:marRight w:val="0"/>
              <w:marTop w:val="0"/>
              <w:marBottom w:val="0"/>
              <w:divBdr>
                <w:top w:val="none" w:sz="0" w:space="0" w:color="auto"/>
                <w:left w:val="none" w:sz="0" w:space="0" w:color="auto"/>
                <w:bottom w:val="none" w:sz="0" w:space="0" w:color="auto"/>
                <w:right w:val="none" w:sz="0" w:space="0" w:color="auto"/>
              </w:divBdr>
            </w:div>
            <w:div w:id="887035227">
              <w:marLeft w:val="0"/>
              <w:marRight w:val="0"/>
              <w:marTop w:val="0"/>
              <w:marBottom w:val="0"/>
              <w:divBdr>
                <w:top w:val="none" w:sz="0" w:space="0" w:color="auto"/>
                <w:left w:val="none" w:sz="0" w:space="0" w:color="auto"/>
                <w:bottom w:val="none" w:sz="0" w:space="0" w:color="auto"/>
                <w:right w:val="none" w:sz="0" w:space="0" w:color="auto"/>
              </w:divBdr>
            </w:div>
            <w:div w:id="888150170">
              <w:marLeft w:val="0"/>
              <w:marRight w:val="0"/>
              <w:marTop w:val="0"/>
              <w:marBottom w:val="0"/>
              <w:divBdr>
                <w:top w:val="none" w:sz="0" w:space="0" w:color="auto"/>
                <w:left w:val="none" w:sz="0" w:space="0" w:color="auto"/>
                <w:bottom w:val="none" w:sz="0" w:space="0" w:color="auto"/>
                <w:right w:val="none" w:sz="0" w:space="0" w:color="auto"/>
              </w:divBdr>
            </w:div>
            <w:div w:id="888569455">
              <w:marLeft w:val="0"/>
              <w:marRight w:val="0"/>
              <w:marTop w:val="0"/>
              <w:marBottom w:val="0"/>
              <w:divBdr>
                <w:top w:val="none" w:sz="0" w:space="0" w:color="auto"/>
                <w:left w:val="none" w:sz="0" w:space="0" w:color="auto"/>
                <w:bottom w:val="none" w:sz="0" w:space="0" w:color="auto"/>
                <w:right w:val="none" w:sz="0" w:space="0" w:color="auto"/>
              </w:divBdr>
            </w:div>
            <w:div w:id="888996001">
              <w:marLeft w:val="0"/>
              <w:marRight w:val="0"/>
              <w:marTop w:val="0"/>
              <w:marBottom w:val="0"/>
              <w:divBdr>
                <w:top w:val="none" w:sz="0" w:space="0" w:color="auto"/>
                <w:left w:val="none" w:sz="0" w:space="0" w:color="auto"/>
                <w:bottom w:val="none" w:sz="0" w:space="0" w:color="auto"/>
                <w:right w:val="none" w:sz="0" w:space="0" w:color="auto"/>
              </w:divBdr>
            </w:div>
            <w:div w:id="889919805">
              <w:marLeft w:val="0"/>
              <w:marRight w:val="0"/>
              <w:marTop w:val="0"/>
              <w:marBottom w:val="0"/>
              <w:divBdr>
                <w:top w:val="none" w:sz="0" w:space="0" w:color="auto"/>
                <w:left w:val="none" w:sz="0" w:space="0" w:color="auto"/>
                <w:bottom w:val="none" w:sz="0" w:space="0" w:color="auto"/>
                <w:right w:val="none" w:sz="0" w:space="0" w:color="auto"/>
              </w:divBdr>
            </w:div>
            <w:div w:id="890968909">
              <w:marLeft w:val="0"/>
              <w:marRight w:val="0"/>
              <w:marTop w:val="0"/>
              <w:marBottom w:val="0"/>
              <w:divBdr>
                <w:top w:val="none" w:sz="0" w:space="0" w:color="auto"/>
                <w:left w:val="none" w:sz="0" w:space="0" w:color="auto"/>
                <w:bottom w:val="none" w:sz="0" w:space="0" w:color="auto"/>
                <w:right w:val="none" w:sz="0" w:space="0" w:color="auto"/>
              </w:divBdr>
            </w:div>
            <w:div w:id="891962013">
              <w:marLeft w:val="0"/>
              <w:marRight w:val="0"/>
              <w:marTop w:val="0"/>
              <w:marBottom w:val="0"/>
              <w:divBdr>
                <w:top w:val="none" w:sz="0" w:space="0" w:color="auto"/>
                <w:left w:val="none" w:sz="0" w:space="0" w:color="auto"/>
                <w:bottom w:val="none" w:sz="0" w:space="0" w:color="auto"/>
                <w:right w:val="none" w:sz="0" w:space="0" w:color="auto"/>
              </w:divBdr>
            </w:div>
            <w:div w:id="892040694">
              <w:marLeft w:val="0"/>
              <w:marRight w:val="0"/>
              <w:marTop w:val="0"/>
              <w:marBottom w:val="0"/>
              <w:divBdr>
                <w:top w:val="none" w:sz="0" w:space="0" w:color="auto"/>
                <w:left w:val="none" w:sz="0" w:space="0" w:color="auto"/>
                <w:bottom w:val="none" w:sz="0" w:space="0" w:color="auto"/>
                <w:right w:val="none" w:sz="0" w:space="0" w:color="auto"/>
              </w:divBdr>
            </w:div>
            <w:div w:id="892230490">
              <w:marLeft w:val="0"/>
              <w:marRight w:val="0"/>
              <w:marTop w:val="0"/>
              <w:marBottom w:val="0"/>
              <w:divBdr>
                <w:top w:val="none" w:sz="0" w:space="0" w:color="auto"/>
                <w:left w:val="none" w:sz="0" w:space="0" w:color="auto"/>
                <w:bottom w:val="none" w:sz="0" w:space="0" w:color="auto"/>
                <w:right w:val="none" w:sz="0" w:space="0" w:color="auto"/>
              </w:divBdr>
            </w:div>
            <w:div w:id="893394722">
              <w:marLeft w:val="0"/>
              <w:marRight w:val="0"/>
              <w:marTop w:val="0"/>
              <w:marBottom w:val="0"/>
              <w:divBdr>
                <w:top w:val="none" w:sz="0" w:space="0" w:color="auto"/>
                <w:left w:val="none" w:sz="0" w:space="0" w:color="auto"/>
                <w:bottom w:val="none" w:sz="0" w:space="0" w:color="auto"/>
                <w:right w:val="none" w:sz="0" w:space="0" w:color="auto"/>
              </w:divBdr>
            </w:div>
            <w:div w:id="893471287">
              <w:marLeft w:val="0"/>
              <w:marRight w:val="0"/>
              <w:marTop w:val="0"/>
              <w:marBottom w:val="0"/>
              <w:divBdr>
                <w:top w:val="none" w:sz="0" w:space="0" w:color="auto"/>
                <w:left w:val="none" w:sz="0" w:space="0" w:color="auto"/>
                <w:bottom w:val="none" w:sz="0" w:space="0" w:color="auto"/>
                <w:right w:val="none" w:sz="0" w:space="0" w:color="auto"/>
              </w:divBdr>
            </w:div>
            <w:div w:id="893735865">
              <w:marLeft w:val="0"/>
              <w:marRight w:val="0"/>
              <w:marTop w:val="0"/>
              <w:marBottom w:val="0"/>
              <w:divBdr>
                <w:top w:val="none" w:sz="0" w:space="0" w:color="auto"/>
                <w:left w:val="none" w:sz="0" w:space="0" w:color="auto"/>
                <w:bottom w:val="none" w:sz="0" w:space="0" w:color="auto"/>
                <w:right w:val="none" w:sz="0" w:space="0" w:color="auto"/>
              </w:divBdr>
            </w:div>
            <w:div w:id="894512114">
              <w:marLeft w:val="0"/>
              <w:marRight w:val="0"/>
              <w:marTop w:val="0"/>
              <w:marBottom w:val="0"/>
              <w:divBdr>
                <w:top w:val="none" w:sz="0" w:space="0" w:color="auto"/>
                <w:left w:val="none" w:sz="0" w:space="0" w:color="auto"/>
                <w:bottom w:val="none" w:sz="0" w:space="0" w:color="auto"/>
                <w:right w:val="none" w:sz="0" w:space="0" w:color="auto"/>
              </w:divBdr>
            </w:div>
            <w:div w:id="894706709">
              <w:marLeft w:val="0"/>
              <w:marRight w:val="0"/>
              <w:marTop w:val="0"/>
              <w:marBottom w:val="0"/>
              <w:divBdr>
                <w:top w:val="none" w:sz="0" w:space="0" w:color="auto"/>
                <w:left w:val="none" w:sz="0" w:space="0" w:color="auto"/>
                <w:bottom w:val="none" w:sz="0" w:space="0" w:color="auto"/>
                <w:right w:val="none" w:sz="0" w:space="0" w:color="auto"/>
              </w:divBdr>
            </w:div>
            <w:div w:id="897087821">
              <w:marLeft w:val="0"/>
              <w:marRight w:val="0"/>
              <w:marTop w:val="0"/>
              <w:marBottom w:val="0"/>
              <w:divBdr>
                <w:top w:val="none" w:sz="0" w:space="0" w:color="auto"/>
                <w:left w:val="none" w:sz="0" w:space="0" w:color="auto"/>
                <w:bottom w:val="none" w:sz="0" w:space="0" w:color="auto"/>
                <w:right w:val="none" w:sz="0" w:space="0" w:color="auto"/>
              </w:divBdr>
            </w:div>
            <w:div w:id="898980054">
              <w:marLeft w:val="0"/>
              <w:marRight w:val="0"/>
              <w:marTop w:val="0"/>
              <w:marBottom w:val="0"/>
              <w:divBdr>
                <w:top w:val="none" w:sz="0" w:space="0" w:color="auto"/>
                <w:left w:val="none" w:sz="0" w:space="0" w:color="auto"/>
                <w:bottom w:val="none" w:sz="0" w:space="0" w:color="auto"/>
                <w:right w:val="none" w:sz="0" w:space="0" w:color="auto"/>
              </w:divBdr>
            </w:div>
            <w:div w:id="900285322">
              <w:marLeft w:val="0"/>
              <w:marRight w:val="0"/>
              <w:marTop w:val="0"/>
              <w:marBottom w:val="0"/>
              <w:divBdr>
                <w:top w:val="none" w:sz="0" w:space="0" w:color="auto"/>
                <w:left w:val="none" w:sz="0" w:space="0" w:color="auto"/>
                <w:bottom w:val="none" w:sz="0" w:space="0" w:color="auto"/>
                <w:right w:val="none" w:sz="0" w:space="0" w:color="auto"/>
              </w:divBdr>
            </w:div>
            <w:div w:id="901217738">
              <w:marLeft w:val="0"/>
              <w:marRight w:val="0"/>
              <w:marTop w:val="0"/>
              <w:marBottom w:val="0"/>
              <w:divBdr>
                <w:top w:val="none" w:sz="0" w:space="0" w:color="auto"/>
                <w:left w:val="none" w:sz="0" w:space="0" w:color="auto"/>
                <w:bottom w:val="none" w:sz="0" w:space="0" w:color="auto"/>
                <w:right w:val="none" w:sz="0" w:space="0" w:color="auto"/>
              </w:divBdr>
            </w:div>
            <w:div w:id="902985427">
              <w:marLeft w:val="0"/>
              <w:marRight w:val="0"/>
              <w:marTop w:val="0"/>
              <w:marBottom w:val="0"/>
              <w:divBdr>
                <w:top w:val="none" w:sz="0" w:space="0" w:color="auto"/>
                <w:left w:val="none" w:sz="0" w:space="0" w:color="auto"/>
                <w:bottom w:val="none" w:sz="0" w:space="0" w:color="auto"/>
                <w:right w:val="none" w:sz="0" w:space="0" w:color="auto"/>
              </w:divBdr>
            </w:div>
            <w:div w:id="903099693">
              <w:marLeft w:val="0"/>
              <w:marRight w:val="0"/>
              <w:marTop w:val="0"/>
              <w:marBottom w:val="0"/>
              <w:divBdr>
                <w:top w:val="none" w:sz="0" w:space="0" w:color="auto"/>
                <w:left w:val="none" w:sz="0" w:space="0" w:color="auto"/>
                <w:bottom w:val="none" w:sz="0" w:space="0" w:color="auto"/>
                <w:right w:val="none" w:sz="0" w:space="0" w:color="auto"/>
              </w:divBdr>
            </w:div>
            <w:div w:id="903444728">
              <w:marLeft w:val="0"/>
              <w:marRight w:val="0"/>
              <w:marTop w:val="0"/>
              <w:marBottom w:val="0"/>
              <w:divBdr>
                <w:top w:val="none" w:sz="0" w:space="0" w:color="auto"/>
                <w:left w:val="none" w:sz="0" w:space="0" w:color="auto"/>
                <w:bottom w:val="none" w:sz="0" w:space="0" w:color="auto"/>
                <w:right w:val="none" w:sz="0" w:space="0" w:color="auto"/>
              </w:divBdr>
            </w:div>
            <w:div w:id="903836299">
              <w:marLeft w:val="0"/>
              <w:marRight w:val="0"/>
              <w:marTop w:val="0"/>
              <w:marBottom w:val="0"/>
              <w:divBdr>
                <w:top w:val="none" w:sz="0" w:space="0" w:color="auto"/>
                <w:left w:val="none" w:sz="0" w:space="0" w:color="auto"/>
                <w:bottom w:val="none" w:sz="0" w:space="0" w:color="auto"/>
                <w:right w:val="none" w:sz="0" w:space="0" w:color="auto"/>
              </w:divBdr>
            </w:div>
            <w:div w:id="905843723">
              <w:marLeft w:val="0"/>
              <w:marRight w:val="0"/>
              <w:marTop w:val="0"/>
              <w:marBottom w:val="0"/>
              <w:divBdr>
                <w:top w:val="none" w:sz="0" w:space="0" w:color="auto"/>
                <w:left w:val="none" w:sz="0" w:space="0" w:color="auto"/>
                <w:bottom w:val="none" w:sz="0" w:space="0" w:color="auto"/>
                <w:right w:val="none" w:sz="0" w:space="0" w:color="auto"/>
              </w:divBdr>
            </w:div>
            <w:div w:id="906038984">
              <w:marLeft w:val="0"/>
              <w:marRight w:val="0"/>
              <w:marTop w:val="0"/>
              <w:marBottom w:val="0"/>
              <w:divBdr>
                <w:top w:val="none" w:sz="0" w:space="0" w:color="auto"/>
                <w:left w:val="none" w:sz="0" w:space="0" w:color="auto"/>
                <w:bottom w:val="none" w:sz="0" w:space="0" w:color="auto"/>
                <w:right w:val="none" w:sz="0" w:space="0" w:color="auto"/>
              </w:divBdr>
            </w:div>
            <w:div w:id="906309128">
              <w:marLeft w:val="0"/>
              <w:marRight w:val="0"/>
              <w:marTop w:val="0"/>
              <w:marBottom w:val="0"/>
              <w:divBdr>
                <w:top w:val="none" w:sz="0" w:space="0" w:color="auto"/>
                <w:left w:val="none" w:sz="0" w:space="0" w:color="auto"/>
                <w:bottom w:val="none" w:sz="0" w:space="0" w:color="auto"/>
                <w:right w:val="none" w:sz="0" w:space="0" w:color="auto"/>
              </w:divBdr>
            </w:div>
            <w:div w:id="906498936">
              <w:marLeft w:val="0"/>
              <w:marRight w:val="0"/>
              <w:marTop w:val="0"/>
              <w:marBottom w:val="0"/>
              <w:divBdr>
                <w:top w:val="none" w:sz="0" w:space="0" w:color="auto"/>
                <w:left w:val="none" w:sz="0" w:space="0" w:color="auto"/>
                <w:bottom w:val="none" w:sz="0" w:space="0" w:color="auto"/>
                <w:right w:val="none" w:sz="0" w:space="0" w:color="auto"/>
              </w:divBdr>
            </w:div>
            <w:div w:id="906845154">
              <w:marLeft w:val="0"/>
              <w:marRight w:val="0"/>
              <w:marTop w:val="0"/>
              <w:marBottom w:val="0"/>
              <w:divBdr>
                <w:top w:val="none" w:sz="0" w:space="0" w:color="auto"/>
                <w:left w:val="none" w:sz="0" w:space="0" w:color="auto"/>
                <w:bottom w:val="none" w:sz="0" w:space="0" w:color="auto"/>
                <w:right w:val="none" w:sz="0" w:space="0" w:color="auto"/>
              </w:divBdr>
            </w:div>
            <w:div w:id="908810575">
              <w:marLeft w:val="0"/>
              <w:marRight w:val="0"/>
              <w:marTop w:val="0"/>
              <w:marBottom w:val="0"/>
              <w:divBdr>
                <w:top w:val="none" w:sz="0" w:space="0" w:color="auto"/>
                <w:left w:val="none" w:sz="0" w:space="0" w:color="auto"/>
                <w:bottom w:val="none" w:sz="0" w:space="0" w:color="auto"/>
                <w:right w:val="none" w:sz="0" w:space="0" w:color="auto"/>
              </w:divBdr>
            </w:div>
            <w:div w:id="910192668">
              <w:marLeft w:val="0"/>
              <w:marRight w:val="0"/>
              <w:marTop w:val="0"/>
              <w:marBottom w:val="0"/>
              <w:divBdr>
                <w:top w:val="none" w:sz="0" w:space="0" w:color="auto"/>
                <w:left w:val="none" w:sz="0" w:space="0" w:color="auto"/>
                <w:bottom w:val="none" w:sz="0" w:space="0" w:color="auto"/>
                <w:right w:val="none" w:sz="0" w:space="0" w:color="auto"/>
              </w:divBdr>
            </w:div>
            <w:div w:id="910504113">
              <w:marLeft w:val="0"/>
              <w:marRight w:val="0"/>
              <w:marTop w:val="0"/>
              <w:marBottom w:val="0"/>
              <w:divBdr>
                <w:top w:val="none" w:sz="0" w:space="0" w:color="auto"/>
                <w:left w:val="none" w:sz="0" w:space="0" w:color="auto"/>
                <w:bottom w:val="none" w:sz="0" w:space="0" w:color="auto"/>
                <w:right w:val="none" w:sz="0" w:space="0" w:color="auto"/>
              </w:divBdr>
            </w:div>
            <w:div w:id="910697629">
              <w:marLeft w:val="0"/>
              <w:marRight w:val="0"/>
              <w:marTop w:val="0"/>
              <w:marBottom w:val="0"/>
              <w:divBdr>
                <w:top w:val="none" w:sz="0" w:space="0" w:color="auto"/>
                <w:left w:val="none" w:sz="0" w:space="0" w:color="auto"/>
                <w:bottom w:val="none" w:sz="0" w:space="0" w:color="auto"/>
                <w:right w:val="none" w:sz="0" w:space="0" w:color="auto"/>
              </w:divBdr>
            </w:div>
            <w:div w:id="910773178">
              <w:marLeft w:val="0"/>
              <w:marRight w:val="0"/>
              <w:marTop w:val="0"/>
              <w:marBottom w:val="0"/>
              <w:divBdr>
                <w:top w:val="none" w:sz="0" w:space="0" w:color="auto"/>
                <w:left w:val="none" w:sz="0" w:space="0" w:color="auto"/>
                <w:bottom w:val="none" w:sz="0" w:space="0" w:color="auto"/>
                <w:right w:val="none" w:sz="0" w:space="0" w:color="auto"/>
              </w:divBdr>
            </w:div>
            <w:div w:id="911433353">
              <w:marLeft w:val="0"/>
              <w:marRight w:val="0"/>
              <w:marTop w:val="0"/>
              <w:marBottom w:val="0"/>
              <w:divBdr>
                <w:top w:val="none" w:sz="0" w:space="0" w:color="auto"/>
                <w:left w:val="none" w:sz="0" w:space="0" w:color="auto"/>
                <w:bottom w:val="none" w:sz="0" w:space="0" w:color="auto"/>
                <w:right w:val="none" w:sz="0" w:space="0" w:color="auto"/>
              </w:divBdr>
            </w:div>
            <w:div w:id="911814577">
              <w:marLeft w:val="0"/>
              <w:marRight w:val="0"/>
              <w:marTop w:val="0"/>
              <w:marBottom w:val="0"/>
              <w:divBdr>
                <w:top w:val="none" w:sz="0" w:space="0" w:color="auto"/>
                <w:left w:val="none" w:sz="0" w:space="0" w:color="auto"/>
                <w:bottom w:val="none" w:sz="0" w:space="0" w:color="auto"/>
                <w:right w:val="none" w:sz="0" w:space="0" w:color="auto"/>
              </w:divBdr>
            </w:div>
            <w:div w:id="912278933">
              <w:marLeft w:val="0"/>
              <w:marRight w:val="0"/>
              <w:marTop w:val="0"/>
              <w:marBottom w:val="0"/>
              <w:divBdr>
                <w:top w:val="none" w:sz="0" w:space="0" w:color="auto"/>
                <w:left w:val="none" w:sz="0" w:space="0" w:color="auto"/>
                <w:bottom w:val="none" w:sz="0" w:space="0" w:color="auto"/>
                <w:right w:val="none" w:sz="0" w:space="0" w:color="auto"/>
              </w:divBdr>
            </w:div>
            <w:div w:id="913658520">
              <w:marLeft w:val="0"/>
              <w:marRight w:val="0"/>
              <w:marTop w:val="0"/>
              <w:marBottom w:val="0"/>
              <w:divBdr>
                <w:top w:val="none" w:sz="0" w:space="0" w:color="auto"/>
                <w:left w:val="none" w:sz="0" w:space="0" w:color="auto"/>
                <w:bottom w:val="none" w:sz="0" w:space="0" w:color="auto"/>
                <w:right w:val="none" w:sz="0" w:space="0" w:color="auto"/>
              </w:divBdr>
            </w:div>
            <w:div w:id="914707929">
              <w:marLeft w:val="0"/>
              <w:marRight w:val="0"/>
              <w:marTop w:val="0"/>
              <w:marBottom w:val="0"/>
              <w:divBdr>
                <w:top w:val="none" w:sz="0" w:space="0" w:color="auto"/>
                <w:left w:val="none" w:sz="0" w:space="0" w:color="auto"/>
                <w:bottom w:val="none" w:sz="0" w:space="0" w:color="auto"/>
                <w:right w:val="none" w:sz="0" w:space="0" w:color="auto"/>
              </w:divBdr>
            </w:div>
            <w:div w:id="915896701">
              <w:marLeft w:val="0"/>
              <w:marRight w:val="0"/>
              <w:marTop w:val="0"/>
              <w:marBottom w:val="0"/>
              <w:divBdr>
                <w:top w:val="none" w:sz="0" w:space="0" w:color="auto"/>
                <w:left w:val="none" w:sz="0" w:space="0" w:color="auto"/>
                <w:bottom w:val="none" w:sz="0" w:space="0" w:color="auto"/>
                <w:right w:val="none" w:sz="0" w:space="0" w:color="auto"/>
              </w:divBdr>
            </w:div>
            <w:div w:id="917247835">
              <w:marLeft w:val="0"/>
              <w:marRight w:val="0"/>
              <w:marTop w:val="0"/>
              <w:marBottom w:val="0"/>
              <w:divBdr>
                <w:top w:val="none" w:sz="0" w:space="0" w:color="auto"/>
                <w:left w:val="none" w:sz="0" w:space="0" w:color="auto"/>
                <w:bottom w:val="none" w:sz="0" w:space="0" w:color="auto"/>
                <w:right w:val="none" w:sz="0" w:space="0" w:color="auto"/>
              </w:divBdr>
            </w:div>
            <w:div w:id="919363164">
              <w:marLeft w:val="0"/>
              <w:marRight w:val="0"/>
              <w:marTop w:val="0"/>
              <w:marBottom w:val="0"/>
              <w:divBdr>
                <w:top w:val="none" w:sz="0" w:space="0" w:color="auto"/>
                <w:left w:val="none" w:sz="0" w:space="0" w:color="auto"/>
                <w:bottom w:val="none" w:sz="0" w:space="0" w:color="auto"/>
                <w:right w:val="none" w:sz="0" w:space="0" w:color="auto"/>
              </w:divBdr>
            </w:div>
            <w:div w:id="920143285">
              <w:marLeft w:val="0"/>
              <w:marRight w:val="0"/>
              <w:marTop w:val="0"/>
              <w:marBottom w:val="0"/>
              <w:divBdr>
                <w:top w:val="none" w:sz="0" w:space="0" w:color="auto"/>
                <w:left w:val="none" w:sz="0" w:space="0" w:color="auto"/>
                <w:bottom w:val="none" w:sz="0" w:space="0" w:color="auto"/>
                <w:right w:val="none" w:sz="0" w:space="0" w:color="auto"/>
              </w:divBdr>
            </w:div>
            <w:div w:id="920793558">
              <w:marLeft w:val="0"/>
              <w:marRight w:val="0"/>
              <w:marTop w:val="0"/>
              <w:marBottom w:val="0"/>
              <w:divBdr>
                <w:top w:val="none" w:sz="0" w:space="0" w:color="auto"/>
                <w:left w:val="none" w:sz="0" w:space="0" w:color="auto"/>
                <w:bottom w:val="none" w:sz="0" w:space="0" w:color="auto"/>
                <w:right w:val="none" w:sz="0" w:space="0" w:color="auto"/>
              </w:divBdr>
            </w:div>
            <w:div w:id="920799804">
              <w:marLeft w:val="0"/>
              <w:marRight w:val="0"/>
              <w:marTop w:val="0"/>
              <w:marBottom w:val="0"/>
              <w:divBdr>
                <w:top w:val="none" w:sz="0" w:space="0" w:color="auto"/>
                <w:left w:val="none" w:sz="0" w:space="0" w:color="auto"/>
                <w:bottom w:val="none" w:sz="0" w:space="0" w:color="auto"/>
                <w:right w:val="none" w:sz="0" w:space="0" w:color="auto"/>
              </w:divBdr>
            </w:div>
            <w:div w:id="922106768">
              <w:marLeft w:val="0"/>
              <w:marRight w:val="0"/>
              <w:marTop w:val="0"/>
              <w:marBottom w:val="0"/>
              <w:divBdr>
                <w:top w:val="none" w:sz="0" w:space="0" w:color="auto"/>
                <w:left w:val="none" w:sz="0" w:space="0" w:color="auto"/>
                <w:bottom w:val="none" w:sz="0" w:space="0" w:color="auto"/>
                <w:right w:val="none" w:sz="0" w:space="0" w:color="auto"/>
              </w:divBdr>
            </w:div>
            <w:div w:id="922568412">
              <w:marLeft w:val="0"/>
              <w:marRight w:val="0"/>
              <w:marTop w:val="0"/>
              <w:marBottom w:val="0"/>
              <w:divBdr>
                <w:top w:val="none" w:sz="0" w:space="0" w:color="auto"/>
                <w:left w:val="none" w:sz="0" w:space="0" w:color="auto"/>
                <w:bottom w:val="none" w:sz="0" w:space="0" w:color="auto"/>
                <w:right w:val="none" w:sz="0" w:space="0" w:color="auto"/>
              </w:divBdr>
            </w:div>
            <w:div w:id="923149563">
              <w:marLeft w:val="0"/>
              <w:marRight w:val="0"/>
              <w:marTop w:val="0"/>
              <w:marBottom w:val="0"/>
              <w:divBdr>
                <w:top w:val="none" w:sz="0" w:space="0" w:color="auto"/>
                <w:left w:val="none" w:sz="0" w:space="0" w:color="auto"/>
                <w:bottom w:val="none" w:sz="0" w:space="0" w:color="auto"/>
                <w:right w:val="none" w:sz="0" w:space="0" w:color="auto"/>
              </w:divBdr>
            </w:div>
            <w:div w:id="923224842">
              <w:marLeft w:val="0"/>
              <w:marRight w:val="0"/>
              <w:marTop w:val="0"/>
              <w:marBottom w:val="0"/>
              <w:divBdr>
                <w:top w:val="none" w:sz="0" w:space="0" w:color="auto"/>
                <w:left w:val="none" w:sz="0" w:space="0" w:color="auto"/>
                <w:bottom w:val="none" w:sz="0" w:space="0" w:color="auto"/>
                <w:right w:val="none" w:sz="0" w:space="0" w:color="auto"/>
              </w:divBdr>
            </w:div>
            <w:div w:id="923881379">
              <w:marLeft w:val="0"/>
              <w:marRight w:val="0"/>
              <w:marTop w:val="0"/>
              <w:marBottom w:val="0"/>
              <w:divBdr>
                <w:top w:val="none" w:sz="0" w:space="0" w:color="auto"/>
                <w:left w:val="none" w:sz="0" w:space="0" w:color="auto"/>
                <w:bottom w:val="none" w:sz="0" w:space="0" w:color="auto"/>
                <w:right w:val="none" w:sz="0" w:space="0" w:color="auto"/>
              </w:divBdr>
            </w:div>
            <w:div w:id="924344004">
              <w:marLeft w:val="0"/>
              <w:marRight w:val="0"/>
              <w:marTop w:val="0"/>
              <w:marBottom w:val="0"/>
              <w:divBdr>
                <w:top w:val="none" w:sz="0" w:space="0" w:color="auto"/>
                <w:left w:val="none" w:sz="0" w:space="0" w:color="auto"/>
                <w:bottom w:val="none" w:sz="0" w:space="0" w:color="auto"/>
                <w:right w:val="none" w:sz="0" w:space="0" w:color="auto"/>
              </w:divBdr>
            </w:div>
            <w:div w:id="924798077">
              <w:marLeft w:val="0"/>
              <w:marRight w:val="0"/>
              <w:marTop w:val="0"/>
              <w:marBottom w:val="0"/>
              <w:divBdr>
                <w:top w:val="none" w:sz="0" w:space="0" w:color="auto"/>
                <w:left w:val="none" w:sz="0" w:space="0" w:color="auto"/>
                <w:bottom w:val="none" w:sz="0" w:space="0" w:color="auto"/>
                <w:right w:val="none" w:sz="0" w:space="0" w:color="auto"/>
              </w:divBdr>
            </w:div>
            <w:div w:id="925116043">
              <w:marLeft w:val="0"/>
              <w:marRight w:val="0"/>
              <w:marTop w:val="0"/>
              <w:marBottom w:val="0"/>
              <w:divBdr>
                <w:top w:val="none" w:sz="0" w:space="0" w:color="auto"/>
                <w:left w:val="none" w:sz="0" w:space="0" w:color="auto"/>
                <w:bottom w:val="none" w:sz="0" w:space="0" w:color="auto"/>
                <w:right w:val="none" w:sz="0" w:space="0" w:color="auto"/>
              </w:divBdr>
            </w:div>
            <w:div w:id="925530170">
              <w:marLeft w:val="0"/>
              <w:marRight w:val="0"/>
              <w:marTop w:val="0"/>
              <w:marBottom w:val="0"/>
              <w:divBdr>
                <w:top w:val="none" w:sz="0" w:space="0" w:color="auto"/>
                <w:left w:val="none" w:sz="0" w:space="0" w:color="auto"/>
                <w:bottom w:val="none" w:sz="0" w:space="0" w:color="auto"/>
                <w:right w:val="none" w:sz="0" w:space="0" w:color="auto"/>
              </w:divBdr>
            </w:div>
            <w:div w:id="926966140">
              <w:marLeft w:val="0"/>
              <w:marRight w:val="0"/>
              <w:marTop w:val="0"/>
              <w:marBottom w:val="0"/>
              <w:divBdr>
                <w:top w:val="none" w:sz="0" w:space="0" w:color="auto"/>
                <w:left w:val="none" w:sz="0" w:space="0" w:color="auto"/>
                <w:bottom w:val="none" w:sz="0" w:space="0" w:color="auto"/>
                <w:right w:val="none" w:sz="0" w:space="0" w:color="auto"/>
              </w:divBdr>
            </w:div>
            <w:div w:id="927151380">
              <w:marLeft w:val="0"/>
              <w:marRight w:val="0"/>
              <w:marTop w:val="0"/>
              <w:marBottom w:val="0"/>
              <w:divBdr>
                <w:top w:val="none" w:sz="0" w:space="0" w:color="auto"/>
                <w:left w:val="none" w:sz="0" w:space="0" w:color="auto"/>
                <w:bottom w:val="none" w:sz="0" w:space="0" w:color="auto"/>
                <w:right w:val="none" w:sz="0" w:space="0" w:color="auto"/>
              </w:divBdr>
            </w:div>
            <w:div w:id="930158805">
              <w:marLeft w:val="0"/>
              <w:marRight w:val="0"/>
              <w:marTop w:val="0"/>
              <w:marBottom w:val="0"/>
              <w:divBdr>
                <w:top w:val="none" w:sz="0" w:space="0" w:color="auto"/>
                <w:left w:val="none" w:sz="0" w:space="0" w:color="auto"/>
                <w:bottom w:val="none" w:sz="0" w:space="0" w:color="auto"/>
                <w:right w:val="none" w:sz="0" w:space="0" w:color="auto"/>
              </w:divBdr>
            </w:div>
            <w:div w:id="933779035">
              <w:marLeft w:val="0"/>
              <w:marRight w:val="0"/>
              <w:marTop w:val="0"/>
              <w:marBottom w:val="0"/>
              <w:divBdr>
                <w:top w:val="none" w:sz="0" w:space="0" w:color="auto"/>
                <w:left w:val="none" w:sz="0" w:space="0" w:color="auto"/>
                <w:bottom w:val="none" w:sz="0" w:space="0" w:color="auto"/>
                <w:right w:val="none" w:sz="0" w:space="0" w:color="auto"/>
              </w:divBdr>
            </w:div>
            <w:div w:id="934245430">
              <w:marLeft w:val="0"/>
              <w:marRight w:val="0"/>
              <w:marTop w:val="0"/>
              <w:marBottom w:val="0"/>
              <w:divBdr>
                <w:top w:val="none" w:sz="0" w:space="0" w:color="auto"/>
                <w:left w:val="none" w:sz="0" w:space="0" w:color="auto"/>
                <w:bottom w:val="none" w:sz="0" w:space="0" w:color="auto"/>
                <w:right w:val="none" w:sz="0" w:space="0" w:color="auto"/>
              </w:divBdr>
            </w:div>
            <w:div w:id="934939919">
              <w:marLeft w:val="0"/>
              <w:marRight w:val="0"/>
              <w:marTop w:val="0"/>
              <w:marBottom w:val="0"/>
              <w:divBdr>
                <w:top w:val="none" w:sz="0" w:space="0" w:color="auto"/>
                <w:left w:val="none" w:sz="0" w:space="0" w:color="auto"/>
                <w:bottom w:val="none" w:sz="0" w:space="0" w:color="auto"/>
                <w:right w:val="none" w:sz="0" w:space="0" w:color="auto"/>
              </w:divBdr>
            </w:div>
            <w:div w:id="937056583">
              <w:marLeft w:val="0"/>
              <w:marRight w:val="0"/>
              <w:marTop w:val="0"/>
              <w:marBottom w:val="0"/>
              <w:divBdr>
                <w:top w:val="none" w:sz="0" w:space="0" w:color="auto"/>
                <w:left w:val="none" w:sz="0" w:space="0" w:color="auto"/>
                <w:bottom w:val="none" w:sz="0" w:space="0" w:color="auto"/>
                <w:right w:val="none" w:sz="0" w:space="0" w:color="auto"/>
              </w:divBdr>
            </w:div>
            <w:div w:id="937298394">
              <w:marLeft w:val="0"/>
              <w:marRight w:val="0"/>
              <w:marTop w:val="0"/>
              <w:marBottom w:val="0"/>
              <w:divBdr>
                <w:top w:val="none" w:sz="0" w:space="0" w:color="auto"/>
                <w:left w:val="none" w:sz="0" w:space="0" w:color="auto"/>
                <w:bottom w:val="none" w:sz="0" w:space="0" w:color="auto"/>
                <w:right w:val="none" w:sz="0" w:space="0" w:color="auto"/>
              </w:divBdr>
            </w:div>
            <w:div w:id="938835742">
              <w:marLeft w:val="0"/>
              <w:marRight w:val="0"/>
              <w:marTop w:val="0"/>
              <w:marBottom w:val="0"/>
              <w:divBdr>
                <w:top w:val="none" w:sz="0" w:space="0" w:color="auto"/>
                <w:left w:val="none" w:sz="0" w:space="0" w:color="auto"/>
                <w:bottom w:val="none" w:sz="0" w:space="0" w:color="auto"/>
                <w:right w:val="none" w:sz="0" w:space="0" w:color="auto"/>
              </w:divBdr>
            </w:div>
            <w:div w:id="939989171">
              <w:marLeft w:val="0"/>
              <w:marRight w:val="0"/>
              <w:marTop w:val="0"/>
              <w:marBottom w:val="0"/>
              <w:divBdr>
                <w:top w:val="none" w:sz="0" w:space="0" w:color="auto"/>
                <w:left w:val="none" w:sz="0" w:space="0" w:color="auto"/>
                <w:bottom w:val="none" w:sz="0" w:space="0" w:color="auto"/>
                <w:right w:val="none" w:sz="0" w:space="0" w:color="auto"/>
              </w:divBdr>
            </w:div>
            <w:div w:id="940337137">
              <w:marLeft w:val="0"/>
              <w:marRight w:val="0"/>
              <w:marTop w:val="0"/>
              <w:marBottom w:val="0"/>
              <w:divBdr>
                <w:top w:val="none" w:sz="0" w:space="0" w:color="auto"/>
                <w:left w:val="none" w:sz="0" w:space="0" w:color="auto"/>
                <w:bottom w:val="none" w:sz="0" w:space="0" w:color="auto"/>
                <w:right w:val="none" w:sz="0" w:space="0" w:color="auto"/>
              </w:divBdr>
            </w:div>
            <w:div w:id="941842017">
              <w:marLeft w:val="0"/>
              <w:marRight w:val="0"/>
              <w:marTop w:val="0"/>
              <w:marBottom w:val="0"/>
              <w:divBdr>
                <w:top w:val="none" w:sz="0" w:space="0" w:color="auto"/>
                <w:left w:val="none" w:sz="0" w:space="0" w:color="auto"/>
                <w:bottom w:val="none" w:sz="0" w:space="0" w:color="auto"/>
                <w:right w:val="none" w:sz="0" w:space="0" w:color="auto"/>
              </w:divBdr>
            </w:div>
            <w:div w:id="942608629">
              <w:marLeft w:val="0"/>
              <w:marRight w:val="0"/>
              <w:marTop w:val="0"/>
              <w:marBottom w:val="0"/>
              <w:divBdr>
                <w:top w:val="none" w:sz="0" w:space="0" w:color="auto"/>
                <w:left w:val="none" w:sz="0" w:space="0" w:color="auto"/>
                <w:bottom w:val="none" w:sz="0" w:space="0" w:color="auto"/>
                <w:right w:val="none" w:sz="0" w:space="0" w:color="auto"/>
              </w:divBdr>
            </w:div>
            <w:div w:id="943541595">
              <w:marLeft w:val="0"/>
              <w:marRight w:val="0"/>
              <w:marTop w:val="0"/>
              <w:marBottom w:val="0"/>
              <w:divBdr>
                <w:top w:val="none" w:sz="0" w:space="0" w:color="auto"/>
                <w:left w:val="none" w:sz="0" w:space="0" w:color="auto"/>
                <w:bottom w:val="none" w:sz="0" w:space="0" w:color="auto"/>
                <w:right w:val="none" w:sz="0" w:space="0" w:color="auto"/>
              </w:divBdr>
            </w:div>
            <w:div w:id="943685492">
              <w:marLeft w:val="0"/>
              <w:marRight w:val="0"/>
              <w:marTop w:val="0"/>
              <w:marBottom w:val="0"/>
              <w:divBdr>
                <w:top w:val="none" w:sz="0" w:space="0" w:color="auto"/>
                <w:left w:val="none" w:sz="0" w:space="0" w:color="auto"/>
                <w:bottom w:val="none" w:sz="0" w:space="0" w:color="auto"/>
                <w:right w:val="none" w:sz="0" w:space="0" w:color="auto"/>
              </w:divBdr>
            </w:div>
            <w:div w:id="944381812">
              <w:marLeft w:val="0"/>
              <w:marRight w:val="0"/>
              <w:marTop w:val="0"/>
              <w:marBottom w:val="0"/>
              <w:divBdr>
                <w:top w:val="none" w:sz="0" w:space="0" w:color="auto"/>
                <w:left w:val="none" w:sz="0" w:space="0" w:color="auto"/>
                <w:bottom w:val="none" w:sz="0" w:space="0" w:color="auto"/>
                <w:right w:val="none" w:sz="0" w:space="0" w:color="auto"/>
              </w:divBdr>
            </w:div>
            <w:div w:id="944724911">
              <w:marLeft w:val="0"/>
              <w:marRight w:val="0"/>
              <w:marTop w:val="0"/>
              <w:marBottom w:val="0"/>
              <w:divBdr>
                <w:top w:val="none" w:sz="0" w:space="0" w:color="auto"/>
                <w:left w:val="none" w:sz="0" w:space="0" w:color="auto"/>
                <w:bottom w:val="none" w:sz="0" w:space="0" w:color="auto"/>
                <w:right w:val="none" w:sz="0" w:space="0" w:color="auto"/>
              </w:divBdr>
            </w:div>
            <w:div w:id="945236802">
              <w:marLeft w:val="0"/>
              <w:marRight w:val="0"/>
              <w:marTop w:val="0"/>
              <w:marBottom w:val="0"/>
              <w:divBdr>
                <w:top w:val="none" w:sz="0" w:space="0" w:color="auto"/>
                <w:left w:val="none" w:sz="0" w:space="0" w:color="auto"/>
                <w:bottom w:val="none" w:sz="0" w:space="0" w:color="auto"/>
                <w:right w:val="none" w:sz="0" w:space="0" w:color="auto"/>
              </w:divBdr>
            </w:div>
            <w:div w:id="945697315">
              <w:marLeft w:val="0"/>
              <w:marRight w:val="0"/>
              <w:marTop w:val="0"/>
              <w:marBottom w:val="0"/>
              <w:divBdr>
                <w:top w:val="none" w:sz="0" w:space="0" w:color="auto"/>
                <w:left w:val="none" w:sz="0" w:space="0" w:color="auto"/>
                <w:bottom w:val="none" w:sz="0" w:space="0" w:color="auto"/>
                <w:right w:val="none" w:sz="0" w:space="0" w:color="auto"/>
              </w:divBdr>
            </w:div>
            <w:div w:id="947274400">
              <w:marLeft w:val="0"/>
              <w:marRight w:val="0"/>
              <w:marTop w:val="0"/>
              <w:marBottom w:val="0"/>
              <w:divBdr>
                <w:top w:val="none" w:sz="0" w:space="0" w:color="auto"/>
                <w:left w:val="none" w:sz="0" w:space="0" w:color="auto"/>
                <w:bottom w:val="none" w:sz="0" w:space="0" w:color="auto"/>
                <w:right w:val="none" w:sz="0" w:space="0" w:color="auto"/>
              </w:divBdr>
            </w:div>
            <w:div w:id="948781012">
              <w:marLeft w:val="0"/>
              <w:marRight w:val="0"/>
              <w:marTop w:val="0"/>
              <w:marBottom w:val="0"/>
              <w:divBdr>
                <w:top w:val="none" w:sz="0" w:space="0" w:color="auto"/>
                <w:left w:val="none" w:sz="0" w:space="0" w:color="auto"/>
                <w:bottom w:val="none" w:sz="0" w:space="0" w:color="auto"/>
                <w:right w:val="none" w:sz="0" w:space="0" w:color="auto"/>
              </w:divBdr>
            </w:div>
            <w:div w:id="952592155">
              <w:marLeft w:val="0"/>
              <w:marRight w:val="0"/>
              <w:marTop w:val="0"/>
              <w:marBottom w:val="0"/>
              <w:divBdr>
                <w:top w:val="none" w:sz="0" w:space="0" w:color="auto"/>
                <w:left w:val="none" w:sz="0" w:space="0" w:color="auto"/>
                <w:bottom w:val="none" w:sz="0" w:space="0" w:color="auto"/>
                <w:right w:val="none" w:sz="0" w:space="0" w:color="auto"/>
              </w:divBdr>
            </w:div>
            <w:div w:id="953170097">
              <w:marLeft w:val="0"/>
              <w:marRight w:val="0"/>
              <w:marTop w:val="0"/>
              <w:marBottom w:val="0"/>
              <w:divBdr>
                <w:top w:val="none" w:sz="0" w:space="0" w:color="auto"/>
                <w:left w:val="none" w:sz="0" w:space="0" w:color="auto"/>
                <w:bottom w:val="none" w:sz="0" w:space="0" w:color="auto"/>
                <w:right w:val="none" w:sz="0" w:space="0" w:color="auto"/>
              </w:divBdr>
            </w:div>
            <w:div w:id="953174321">
              <w:marLeft w:val="0"/>
              <w:marRight w:val="0"/>
              <w:marTop w:val="0"/>
              <w:marBottom w:val="0"/>
              <w:divBdr>
                <w:top w:val="none" w:sz="0" w:space="0" w:color="auto"/>
                <w:left w:val="none" w:sz="0" w:space="0" w:color="auto"/>
                <w:bottom w:val="none" w:sz="0" w:space="0" w:color="auto"/>
                <w:right w:val="none" w:sz="0" w:space="0" w:color="auto"/>
              </w:divBdr>
            </w:div>
            <w:div w:id="953436693">
              <w:marLeft w:val="0"/>
              <w:marRight w:val="0"/>
              <w:marTop w:val="0"/>
              <w:marBottom w:val="0"/>
              <w:divBdr>
                <w:top w:val="none" w:sz="0" w:space="0" w:color="auto"/>
                <w:left w:val="none" w:sz="0" w:space="0" w:color="auto"/>
                <w:bottom w:val="none" w:sz="0" w:space="0" w:color="auto"/>
                <w:right w:val="none" w:sz="0" w:space="0" w:color="auto"/>
              </w:divBdr>
            </w:div>
            <w:div w:id="953945735">
              <w:marLeft w:val="0"/>
              <w:marRight w:val="0"/>
              <w:marTop w:val="0"/>
              <w:marBottom w:val="0"/>
              <w:divBdr>
                <w:top w:val="none" w:sz="0" w:space="0" w:color="auto"/>
                <w:left w:val="none" w:sz="0" w:space="0" w:color="auto"/>
                <w:bottom w:val="none" w:sz="0" w:space="0" w:color="auto"/>
                <w:right w:val="none" w:sz="0" w:space="0" w:color="auto"/>
              </w:divBdr>
              <w:divsChild>
                <w:div w:id="788357455">
                  <w:marLeft w:val="0"/>
                  <w:marRight w:val="0"/>
                  <w:marTop w:val="0"/>
                  <w:marBottom w:val="0"/>
                  <w:divBdr>
                    <w:top w:val="none" w:sz="0" w:space="0" w:color="auto"/>
                    <w:left w:val="none" w:sz="0" w:space="0" w:color="auto"/>
                    <w:bottom w:val="none" w:sz="0" w:space="0" w:color="auto"/>
                    <w:right w:val="none" w:sz="0" w:space="0" w:color="auto"/>
                  </w:divBdr>
                </w:div>
                <w:div w:id="1115321730">
                  <w:marLeft w:val="0"/>
                  <w:marRight w:val="0"/>
                  <w:marTop w:val="0"/>
                  <w:marBottom w:val="0"/>
                  <w:divBdr>
                    <w:top w:val="none" w:sz="0" w:space="0" w:color="auto"/>
                    <w:left w:val="none" w:sz="0" w:space="0" w:color="auto"/>
                    <w:bottom w:val="none" w:sz="0" w:space="0" w:color="auto"/>
                    <w:right w:val="none" w:sz="0" w:space="0" w:color="auto"/>
                  </w:divBdr>
                </w:div>
              </w:divsChild>
            </w:div>
            <w:div w:id="954681310">
              <w:marLeft w:val="0"/>
              <w:marRight w:val="0"/>
              <w:marTop w:val="0"/>
              <w:marBottom w:val="0"/>
              <w:divBdr>
                <w:top w:val="none" w:sz="0" w:space="0" w:color="auto"/>
                <w:left w:val="none" w:sz="0" w:space="0" w:color="auto"/>
                <w:bottom w:val="none" w:sz="0" w:space="0" w:color="auto"/>
                <w:right w:val="none" w:sz="0" w:space="0" w:color="auto"/>
              </w:divBdr>
            </w:div>
            <w:div w:id="955986104">
              <w:marLeft w:val="0"/>
              <w:marRight w:val="0"/>
              <w:marTop w:val="0"/>
              <w:marBottom w:val="0"/>
              <w:divBdr>
                <w:top w:val="none" w:sz="0" w:space="0" w:color="auto"/>
                <w:left w:val="none" w:sz="0" w:space="0" w:color="auto"/>
                <w:bottom w:val="none" w:sz="0" w:space="0" w:color="auto"/>
                <w:right w:val="none" w:sz="0" w:space="0" w:color="auto"/>
              </w:divBdr>
            </w:div>
            <w:div w:id="956764142">
              <w:marLeft w:val="0"/>
              <w:marRight w:val="0"/>
              <w:marTop w:val="0"/>
              <w:marBottom w:val="0"/>
              <w:divBdr>
                <w:top w:val="none" w:sz="0" w:space="0" w:color="auto"/>
                <w:left w:val="none" w:sz="0" w:space="0" w:color="auto"/>
                <w:bottom w:val="none" w:sz="0" w:space="0" w:color="auto"/>
                <w:right w:val="none" w:sz="0" w:space="0" w:color="auto"/>
              </w:divBdr>
            </w:div>
            <w:div w:id="956792487">
              <w:marLeft w:val="0"/>
              <w:marRight w:val="0"/>
              <w:marTop w:val="0"/>
              <w:marBottom w:val="0"/>
              <w:divBdr>
                <w:top w:val="none" w:sz="0" w:space="0" w:color="auto"/>
                <w:left w:val="none" w:sz="0" w:space="0" w:color="auto"/>
                <w:bottom w:val="none" w:sz="0" w:space="0" w:color="auto"/>
                <w:right w:val="none" w:sz="0" w:space="0" w:color="auto"/>
              </w:divBdr>
            </w:div>
            <w:div w:id="959146860">
              <w:marLeft w:val="0"/>
              <w:marRight w:val="0"/>
              <w:marTop w:val="0"/>
              <w:marBottom w:val="0"/>
              <w:divBdr>
                <w:top w:val="none" w:sz="0" w:space="0" w:color="auto"/>
                <w:left w:val="none" w:sz="0" w:space="0" w:color="auto"/>
                <w:bottom w:val="none" w:sz="0" w:space="0" w:color="auto"/>
                <w:right w:val="none" w:sz="0" w:space="0" w:color="auto"/>
              </w:divBdr>
            </w:div>
            <w:div w:id="959993095">
              <w:marLeft w:val="0"/>
              <w:marRight w:val="0"/>
              <w:marTop w:val="0"/>
              <w:marBottom w:val="0"/>
              <w:divBdr>
                <w:top w:val="none" w:sz="0" w:space="0" w:color="auto"/>
                <w:left w:val="none" w:sz="0" w:space="0" w:color="auto"/>
                <w:bottom w:val="none" w:sz="0" w:space="0" w:color="auto"/>
                <w:right w:val="none" w:sz="0" w:space="0" w:color="auto"/>
              </w:divBdr>
            </w:div>
            <w:div w:id="961688584">
              <w:marLeft w:val="0"/>
              <w:marRight w:val="0"/>
              <w:marTop w:val="0"/>
              <w:marBottom w:val="0"/>
              <w:divBdr>
                <w:top w:val="none" w:sz="0" w:space="0" w:color="auto"/>
                <w:left w:val="none" w:sz="0" w:space="0" w:color="auto"/>
                <w:bottom w:val="none" w:sz="0" w:space="0" w:color="auto"/>
                <w:right w:val="none" w:sz="0" w:space="0" w:color="auto"/>
              </w:divBdr>
            </w:div>
            <w:div w:id="961881920">
              <w:marLeft w:val="0"/>
              <w:marRight w:val="0"/>
              <w:marTop w:val="0"/>
              <w:marBottom w:val="0"/>
              <w:divBdr>
                <w:top w:val="none" w:sz="0" w:space="0" w:color="auto"/>
                <w:left w:val="none" w:sz="0" w:space="0" w:color="auto"/>
                <w:bottom w:val="none" w:sz="0" w:space="0" w:color="auto"/>
                <w:right w:val="none" w:sz="0" w:space="0" w:color="auto"/>
              </w:divBdr>
            </w:div>
            <w:div w:id="962007123">
              <w:marLeft w:val="0"/>
              <w:marRight w:val="0"/>
              <w:marTop w:val="0"/>
              <w:marBottom w:val="0"/>
              <w:divBdr>
                <w:top w:val="none" w:sz="0" w:space="0" w:color="auto"/>
                <w:left w:val="none" w:sz="0" w:space="0" w:color="auto"/>
                <w:bottom w:val="none" w:sz="0" w:space="0" w:color="auto"/>
                <w:right w:val="none" w:sz="0" w:space="0" w:color="auto"/>
              </w:divBdr>
            </w:div>
            <w:div w:id="962150011">
              <w:marLeft w:val="0"/>
              <w:marRight w:val="0"/>
              <w:marTop w:val="0"/>
              <w:marBottom w:val="0"/>
              <w:divBdr>
                <w:top w:val="none" w:sz="0" w:space="0" w:color="auto"/>
                <w:left w:val="none" w:sz="0" w:space="0" w:color="auto"/>
                <w:bottom w:val="none" w:sz="0" w:space="0" w:color="auto"/>
                <w:right w:val="none" w:sz="0" w:space="0" w:color="auto"/>
              </w:divBdr>
            </w:div>
            <w:div w:id="962153948">
              <w:marLeft w:val="0"/>
              <w:marRight w:val="0"/>
              <w:marTop w:val="0"/>
              <w:marBottom w:val="0"/>
              <w:divBdr>
                <w:top w:val="none" w:sz="0" w:space="0" w:color="auto"/>
                <w:left w:val="none" w:sz="0" w:space="0" w:color="auto"/>
                <w:bottom w:val="none" w:sz="0" w:space="0" w:color="auto"/>
                <w:right w:val="none" w:sz="0" w:space="0" w:color="auto"/>
              </w:divBdr>
            </w:div>
            <w:div w:id="962157504">
              <w:marLeft w:val="0"/>
              <w:marRight w:val="0"/>
              <w:marTop w:val="0"/>
              <w:marBottom w:val="0"/>
              <w:divBdr>
                <w:top w:val="none" w:sz="0" w:space="0" w:color="auto"/>
                <w:left w:val="none" w:sz="0" w:space="0" w:color="auto"/>
                <w:bottom w:val="none" w:sz="0" w:space="0" w:color="auto"/>
                <w:right w:val="none" w:sz="0" w:space="0" w:color="auto"/>
              </w:divBdr>
            </w:div>
            <w:div w:id="962732382">
              <w:marLeft w:val="0"/>
              <w:marRight w:val="0"/>
              <w:marTop w:val="0"/>
              <w:marBottom w:val="0"/>
              <w:divBdr>
                <w:top w:val="none" w:sz="0" w:space="0" w:color="auto"/>
                <w:left w:val="none" w:sz="0" w:space="0" w:color="auto"/>
                <w:bottom w:val="none" w:sz="0" w:space="0" w:color="auto"/>
                <w:right w:val="none" w:sz="0" w:space="0" w:color="auto"/>
              </w:divBdr>
            </w:div>
            <w:div w:id="964312419">
              <w:marLeft w:val="0"/>
              <w:marRight w:val="0"/>
              <w:marTop w:val="0"/>
              <w:marBottom w:val="0"/>
              <w:divBdr>
                <w:top w:val="none" w:sz="0" w:space="0" w:color="auto"/>
                <w:left w:val="none" w:sz="0" w:space="0" w:color="auto"/>
                <w:bottom w:val="none" w:sz="0" w:space="0" w:color="auto"/>
                <w:right w:val="none" w:sz="0" w:space="0" w:color="auto"/>
              </w:divBdr>
            </w:div>
            <w:div w:id="964458279">
              <w:marLeft w:val="0"/>
              <w:marRight w:val="0"/>
              <w:marTop w:val="0"/>
              <w:marBottom w:val="0"/>
              <w:divBdr>
                <w:top w:val="none" w:sz="0" w:space="0" w:color="auto"/>
                <w:left w:val="none" w:sz="0" w:space="0" w:color="auto"/>
                <w:bottom w:val="none" w:sz="0" w:space="0" w:color="auto"/>
                <w:right w:val="none" w:sz="0" w:space="0" w:color="auto"/>
              </w:divBdr>
            </w:div>
            <w:div w:id="964969910">
              <w:marLeft w:val="0"/>
              <w:marRight w:val="0"/>
              <w:marTop w:val="0"/>
              <w:marBottom w:val="0"/>
              <w:divBdr>
                <w:top w:val="none" w:sz="0" w:space="0" w:color="auto"/>
                <w:left w:val="none" w:sz="0" w:space="0" w:color="auto"/>
                <w:bottom w:val="none" w:sz="0" w:space="0" w:color="auto"/>
                <w:right w:val="none" w:sz="0" w:space="0" w:color="auto"/>
              </w:divBdr>
            </w:div>
            <w:div w:id="965357174">
              <w:marLeft w:val="0"/>
              <w:marRight w:val="0"/>
              <w:marTop w:val="0"/>
              <w:marBottom w:val="0"/>
              <w:divBdr>
                <w:top w:val="none" w:sz="0" w:space="0" w:color="auto"/>
                <w:left w:val="none" w:sz="0" w:space="0" w:color="auto"/>
                <w:bottom w:val="none" w:sz="0" w:space="0" w:color="auto"/>
                <w:right w:val="none" w:sz="0" w:space="0" w:color="auto"/>
              </w:divBdr>
            </w:div>
            <w:div w:id="965742129">
              <w:marLeft w:val="0"/>
              <w:marRight w:val="0"/>
              <w:marTop w:val="0"/>
              <w:marBottom w:val="0"/>
              <w:divBdr>
                <w:top w:val="none" w:sz="0" w:space="0" w:color="auto"/>
                <w:left w:val="none" w:sz="0" w:space="0" w:color="auto"/>
                <w:bottom w:val="none" w:sz="0" w:space="0" w:color="auto"/>
                <w:right w:val="none" w:sz="0" w:space="0" w:color="auto"/>
              </w:divBdr>
            </w:div>
            <w:div w:id="965937492">
              <w:marLeft w:val="0"/>
              <w:marRight w:val="0"/>
              <w:marTop w:val="0"/>
              <w:marBottom w:val="0"/>
              <w:divBdr>
                <w:top w:val="none" w:sz="0" w:space="0" w:color="auto"/>
                <w:left w:val="none" w:sz="0" w:space="0" w:color="auto"/>
                <w:bottom w:val="none" w:sz="0" w:space="0" w:color="auto"/>
                <w:right w:val="none" w:sz="0" w:space="0" w:color="auto"/>
              </w:divBdr>
            </w:div>
            <w:div w:id="966281697">
              <w:marLeft w:val="0"/>
              <w:marRight w:val="0"/>
              <w:marTop w:val="0"/>
              <w:marBottom w:val="0"/>
              <w:divBdr>
                <w:top w:val="none" w:sz="0" w:space="0" w:color="auto"/>
                <w:left w:val="none" w:sz="0" w:space="0" w:color="auto"/>
                <w:bottom w:val="none" w:sz="0" w:space="0" w:color="auto"/>
                <w:right w:val="none" w:sz="0" w:space="0" w:color="auto"/>
              </w:divBdr>
            </w:div>
            <w:div w:id="969284178">
              <w:marLeft w:val="0"/>
              <w:marRight w:val="0"/>
              <w:marTop w:val="0"/>
              <w:marBottom w:val="0"/>
              <w:divBdr>
                <w:top w:val="none" w:sz="0" w:space="0" w:color="auto"/>
                <w:left w:val="none" w:sz="0" w:space="0" w:color="auto"/>
                <w:bottom w:val="none" w:sz="0" w:space="0" w:color="auto"/>
                <w:right w:val="none" w:sz="0" w:space="0" w:color="auto"/>
              </w:divBdr>
            </w:div>
            <w:div w:id="969439851">
              <w:marLeft w:val="0"/>
              <w:marRight w:val="0"/>
              <w:marTop w:val="0"/>
              <w:marBottom w:val="0"/>
              <w:divBdr>
                <w:top w:val="none" w:sz="0" w:space="0" w:color="auto"/>
                <w:left w:val="none" w:sz="0" w:space="0" w:color="auto"/>
                <w:bottom w:val="none" w:sz="0" w:space="0" w:color="auto"/>
                <w:right w:val="none" w:sz="0" w:space="0" w:color="auto"/>
              </w:divBdr>
            </w:div>
            <w:div w:id="970476178">
              <w:marLeft w:val="0"/>
              <w:marRight w:val="0"/>
              <w:marTop w:val="0"/>
              <w:marBottom w:val="0"/>
              <w:divBdr>
                <w:top w:val="none" w:sz="0" w:space="0" w:color="auto"/>
                <w:left w:val="none" w:sz="0" w:space="0" w:color="auto"/>
                <w:bottom w:val="none" w:sz="0" w:space="0" w:color="auto"/>
                <w:right w:val="none" w:sz="0" w:space="0" w:color="auto"/>
              </w:divBdr>
            </w:div>
            <w:div w:id="971909236">
              <w:marLeft w:val="0"/>
              <w:marRight w:val="0"/>
              <w:marTop w:val="0"/>
              <w:marBottom w:val="0"/>
              <w:divBdr>
                <w:top w:val="none" w:sz="0" w:space="0" w:color="auto"/>
                <w:left w:val="none" w:sz="0" w:space="0" w:color="auto"/>
                <w:bottom w:val="none" w:sz="0" w:space="0" w:color="auto"/>
                <w:right w:val="none" w:sz="0" w:space="0" w:color="auto"/>
              </w:divBdr>
            </w:div>
            <w:div w:id="972102836">
              <w:marLeft w:val="0"/>
              <w:marRight w:val="0"/>
              <w:marTop w:val="0"/>
              <w:marBottom w:val="0"/>
              <w:divBdr>
                <w:top w:val="none" w:sz="0" w:space="0" w:color="auto"/>
                <w:left w:val="none" w:sz="0" w:space="0" w:color="auto"/>
                <w:bottom w:val="none" w:sz="0" w:space="0" w:color="auto"/>
                <w:right w:val="none" w:sz="0" w:space="0" w:color="auto"/>
              </w:divBdr>
            </w:div>
            <w:div w:id="972170925">
              <w:marLeft w:val="0"/>
              <w:marRight w:val="0"/>
              <w:marTop w:val="0"/>
              <w:marBottom w:val="0"/>
              <w:divBdr>
                <w:top w:val="none" w:sz="0" w:space="0" w:color="auto"/>
                <w:left w:val="none" w:sz="0" w:space="0" w:color="auto"/>
                <w:bottom w:val="none" w:sz="0" w:space="0" w:color="auto"/>
                <w:right w:val="none" w:sz="0" w:space="0" w:color="auto"/>
              </w:divBdr>
            </w:div>
            <w:div w:id="973216200">
              <w:marLeft w:val="0"/>
              <w:marRight w:val="0"/>
              <w:marTop w:val="0"/>
              <w:marBottom w:val="0"/>
              <w:divBdr>
                <w:top w:val="none" w:sz="0" w:space="0" w:color="auto"/>
                <w:left w:val="none" w:sz="0" w:space="0" w:color="auto"/>
                <w:bottom w:val="none" w:sz="0" w:space="0" w:color="auto"/>
                <w:right w:val="none" w:sz="0" w:space="0" w:color="auto"/>
              </w:divBdr>
            </w:div>
            <w:div w:id="973410848">
              <w:marLeft w:val="0"/>
              <w:marRight w:val="0"/>
              <w:marTop w:val="0"/>
              <w:marBottom w:val="0"/>
              <w:divBdr>
                <w:top w:val="none" w:sz="0" w:space="0" w:color="auto"/>
                <w:left w:val="none" w:sz="0" w:space="0" w:color="auto"/>
                <w:bottom w:val="none" w:sz="0" w:space="0" w:color="auto"/>
                <w:right w:val="none" w:sz="0" w:space="0" w:color="auto"/>
              </w:divBdr>
            </w:div>
            <w:div w:id="974137160">
              <w:marLeft w:val="0"/>
              <w:marRight w:val="0"/>
              <w:marTop w:val="0"/>
              <w:marBottom w:val="0"/>
              <w:divBdr>
                <w:top w:val="none" w:sz="0" w:space="0" w:color="auto"/>
                <w:left w:val="none" w:sz="0" w:space="0" w:color="auto"/>
                <w:bottom w:val="none" w:sz="0" w:space="0" w:color="auto"/>
                <w:right w:val="none" w:sz="0" w:space="0" w:color="auto"/>
              </w:divBdr>
            </w:div>
            <w:div w:id="974456886">
              <w:marLeft w:val="0"/>
              <w:marRight w:val="0"/>
              <w:marTop w:val="0"/>
              <w:marBottom w:val="0"/>
              <w:divBdr>
                <w:top w:val="none" w:sz="0" w:space="0" w:color="auto"/>
                <w:left w:val="none" w:sz="0" w:space="0" w:color="auto"/>
                <w:bottom w:val="none" w:sz="0" w:space="0" w:color="auto"/>
                <w:right w:val="none" w:sz="0" w:space="0" w:color="auto"/>
              </w:divBdr>
            </w:div>
            <w:div w:id="976567574">
              <w:marLeft w:val="0"/>
              <w:marRight w:val="0"/>
              <w:marTop w:val="0"/>
              <w:marBottom w:val="0"/>
              <w:divBdr>
                <w:top w:val="none" w:sz="0" w:space="0" w:color="auto"/>
                <w:left w:val="none" w:sz="0" w:space="0" w:color="auto"/>
                <w:bottom w:val="none" w:sz="0" w:space="0" w:color="auto"/>
                <w:right w:val="none" w:sz="0" w:space="0" w:color="auto"/>
              </w:divBdr>
            </w:div>
            <w:div w:id="977606627">
              <w:marLeft w:val="0"/>
              <w:marRight w:val="0"/>
              <w:marTop w:val="0"/>
              <w:marBottom w:val="0"/>
              <w:divBdr>
                <w:top w:val="none" w:sz="0" w:space="0" w:color="auto"/>
                <w:left w:val="none" w:sz="0" w:space="0" w:color="auto"/>
                <w:bottom w:val="none" w:sz="0" w:space="0" w:color="auto"/>
                <w:right w:val="none" w:sz="0" w:space="0" w:color="auto"/>
              </w:divBdr>
            </w:div>
            <w:div w:id="977687595">
              <w:marLeft w:val="0"/>
              <w:marRight w:val="0"/>
              <w:marTop w:val="0"/>
              <w:marBottom w:val="0"/>
              <w:divBdr>
                <w:top w:val="none" w:sz="0" w:space="0" w:color="auto"/>
                <w:left w:val="none" w:sz="0" w:space="0" w:color="auto"/>
                <w:bottom w:val="none" w:sz="0" w:space="0" w:color="auto"/>
                <w:right w:val="none" w:sz="0" w:space="0" w:color="auto"/>
              </w:divBdr>
            </w:div>
            <w:div w:id="977801309">
              <w:marLeft w:val="0"/>
              <w:marRight w:val="0"/>
              <w:marTop w:val="0"/>
              <w:marBottom w:val="0"/>
              <w:divBdr>
                <w:top w:val="none" w:sz="0" w:space="0" w:color="auto"/>
                <w:left w:val="none" w:sz="0" w:space="0" w:color="auto"/>
                <w:bottom w:val="none" w:sz="0" w:space="0" w:color="auto"/>
                <w:right w:val="none" w:sz="0" w:space="0" w:color="auto"/>
              </w:divBdr>
            </w:div>
            <w:div w:id="978921010">
              <w:marLeft w:val="0"/>
              <w:marRight w:val="0"/>
              <w:marTop w:val="0"/>
              <w:marBottom w:val="0"/>
              <w:divBdr>
                <w:top w:val="none" w:sz="0" w:space="0" w:color="auto"/>
                <w:left w:val="none" w:sz="0" w:space="0" w:color="auto"/>
                <w:bottom w:val="none" w:sz="0" w:space="0" w:color="auto"/>
                <w:right w:val="none" w:sz="0" w:space="0" w:color="auto"/>
              </w:divBdr>
            </w:div>
            <w:div w:id="978993333">
              <w:marLeft w:val="0"/>
              <w:marRight w:val="0"/>
              <w:marTop w:val="0"/>
              <w:marBottom w:val="0"/>
              <w:divBdr>
                <w:top w:val="none" w:sz="0" w:space="0" w:color="auto"/>
                <w:left w:val="none" w:sz="0" w:space="0" w:color="auto"/>
                <w:bottom w:val="none" w:sz="0" w:space="0" w:color="auto"/>
                <w:right w:val="none" w:sz="0" w:space="0" w:color="auto"/>
              </w:divBdr>
            </w:div>
            <w:div w:id="980159982">
              <w:marLeft w:val="0"/>
              <w:marRight w:val="0"/>
              <w:marTop w:val="0"/>
              <w:marBottom w:val="0"/>
              <w:divBdr>
                <w:top w:val="none" w:sz="0" w:space="0" w:color="auto"/>
                <w:left w:val="none" w:sz="0" w:space="0" w:color="auto"/>
                <w:bottom w:val="none" w:sz="0" w:space="0" w:color="auto"/>
                <w:right w:val="none" w:sz="0" w:space="0" w:color="auto"/>
              </w:divBdr>
            </w:div>
            <w:div w:id="981470826">
              <w:marLeft w:val="0"/>
              <w:marRight w:val="0"/>
              <w:marTop w:val="0"/>
              <w:marBottom w:val="0"/>
              <w:divBdr>
                <w:top w:val="none" w:sz="0" w:space="0" w:color="auto"/>
                <w:left w:val="none" w:sz="0" w:space="0" w:color="auto"/>
                <w:bottom w:val="none" w:sz="0" w:space="0" w:color="auto"/>
                <w:right w:val="none" w:sz="0" w:space="0" w:color="auto"/>
              </w:divBdr>
            </w:div>
            <w:div w:id="981806741">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982005254">
              <w:marLeft w:val="0"/>
              <w:marRight w:val="0"/>
              <w:marTop w:val="0"/>
              <w:marBottom w:val="0"/>
              <w:divBdr>
                <w:top w:val="none" w:sz="0" w:space="0" w:color="auto"/>
                <w:left w:val="none" w:sz="0" w:space="0" w:color="auto"/>
                <w:bottom w:val="none" w:sz="0" w:space="0" w:color="auto"/>
                <w:right w:val="none" w:sz="0" w:space="0" w:color="auto"/>
              </w:divBdr>
            </w:div>
            <w:div w:id="984242440">
              <w:marLeft w:val="0"/>
              <w:marRight w:val="0"/>
              <w:marTop w:val="0"/>
              <w:marBottom w:val="0"/>
              <w:divBdr>
                <w:top w:val="none" w:sz="0" w:space="0" w:color="auto"/>
                <w:left w:val="none" w:sz="0" w:space="0" w:color="auto"/>
                <w:bottom w:val="none" w:sz="0" w:space="0" w:color="auto"/>
                <w:right w:val="none" w:sz="0" w:space="0" w:color="auto"/>
              </w:divBdr>
            </w:div>
            <w:div w:id="984311674">
              <w:marLeft w:val="0"/>
              <w:marRight w:val="0"/>
              <w:marTop w:val="0"/>
              <w:marBottom w:val="0"/>
              <w:divBdr>
                <w:top w:val="none" w:sz="0" w:space="0" w:color="auto"/>
                <w:left w:val="none" w:sz="0" w:space="0" w:color="auto"/>
                <w:bottom w:val="none" w:sz="0" w:space="0" w:color="auto"/>
                <w:right w:val="none" w:sz="0" w:space="0" w:color="auto"/>
              </w:divBdr>
            </w:div>
            <w:div w:id="988022532">
              <w:marLeft w:val="0"/>
              <w:marRight w:val="0"/>
              <w:marTop w:val="0"/>
              <w:marBottom w:val="0"/>
              <w:divBdr>
                <w:top w:val="none" w:sz="0" w:space="0" w:color="auto"/>
                <w:left w:val="none" w:sz="0" w:space="0" w:color="auto"/>
                <w:bottom w:val="none" w:sz="0" w:space="0" w:color="auto"/>
                <w:right w:val="none" w:sz="0" w:space="0" w:color="auto"/>
              </w:divBdr>
            </w:div>
            <w:div w:id="988947419">
              <w:marLeft w:val="0"/>
              <w:marRight w:val="0"/>
              <w:marTop w:val="0"/>
              <w:marBottom w:val="0"/>
              <w:divBdr>
                <w:top w:val="none" w:sz="0" w:space="0" w:color="auto"/>
                <w:left w:val="none" w:sz="0" w:space="0" w:color="auto"/>
                <w:bottom w:val="none" w:sz="0" w:space="0" w:color="auto"/>
                <w:right w:val="none" w:sz="0" w:space="0" w:color="auto"/>
              </w:divBdr>
            </w:div>
            <w:div w:id="989747785">
              <w:marLeft w:val="0"/>
              <w:marRight w:val="0"/>
              <w:marTop w:val="0"/>
              <w:marBottom w:val="0"/>
              <w:divBdr>
                <w:top w:val="none" w:sz="0" w:space="0" w:color="auto"/>
                <w:left w:val="none" w:sz="0" w:space="0" w:color="auto"/>
                <w:bottom w:val="none" w:sz="0" w:space="0" w:color="auto"/>
                <w:right w:val="none" w:sz="0" w:space="0" w:color="auto"/>
              </w:divBdr>
            </w:div>
            <w:div w:id="990056846">
              <w:marLeft w:val="0"/>
              <w:marRight w:val="0"/>
              <w:marTop w:val="0"/>
              <w:marBottom w:val="0"/>
              <w:divBdr>
                <w:top w:val="none" w:sz="0" w:space="0" w:color="auto"/>
                <w:left w:val="none" w:sz="0" w:space="0" w:color="auto"/>
                <w:bottom w:val="none" w:sz="0" w:space="0" w:color="auto"/>
                <w:right w:val="none" w:sz="0" w:space="0" w:color="auto"/>
              </w:divBdr>
            </w:div>
            <w:div w:id="991056440">
              <w:marLeft w:val="0"/>
              <w:marRight w:val="0"/>
              <w:marTop w:val="0"/>
              <w:marBottom w:val="0"/>
              <w:divBdr>
                <w:top w:val="none" w:sz="0" w:space="0" w:color="auto"/>
                <w:left w:val="none" w:sz="0" w:space="0" w:color="auto"/>
                <w:bottom w:val="none" w:sz="0" w:space="0" w:color="auto"/>
                <w:right w:val="none" w:sz="0" w:space="0" w:color="auto"/>
              </w:divBdr>
            </w:div>
            <w:div w:id="994449900">
              <w:marLeft w:val="0"/>
              <w:marRight w:val="0"/>
              <w:marTop w:val="0"/>
              <w:marBottom w:val="0"/>
              <w:divBdr>
                <w:top w:val="none" w:sz="0" w:space="0" w:color="auto"/>
                <w:left w:val="none" w:sz="0" w:space="0" w:color="auto"/>
                <w:bottom w:val="none" w:sz="0" w:space="0" w:color="auto"/>
                <w:right w:val="none" w:sz="0" w:space="0" w:color="auto"/>
              </w:divBdr>
            </w:div>
            <w:div w:id="994837194">
              <w:marLeft w:val="0"/>
              <w:marRight w:val="0"/>
              <w:marTop w:val="0"/>
              <w:marBottom w:val="0"/>
              <w:divBdr>
                <w:top w:val="none" w:sz="0" w:space="0" w:color="auto"/>
                <w:left w:val="none" w:sz="0" w:space="0" w:color="auto"/>
                <w:bottom w:val="none" w:sz="0" w:space="0" w:color="auto"/>
                <w:right w:val="none" w:sz="0" w:space="0" w:color="auto"/>
              </w:divBdr>
            </w:div>
            <w:div w:id="995449882">
              <w:marLeft w:val="0"/>
              <w:marRight w:val="0"/>
              <w:marTop w:val="0"/>
              <w:marBottom w:val="0"/>
              <w:divBdr>
                <w:top w:val="none" w:sz="0" w:space="0" w:color="auto"/>
                <w:left w:val="none" w:sz="0" w:space="0" w:color="auto"/>
                <w:bottom w:val="none" w:sz="0" w:space="0" w:color="auto"/>
                <w:right w:val="none" w:sz="0" w:space="0" w:color="auto"/>
              </w:divBdr>
            </w:div>
            <w:div w:id="996032232">
              <w:marLeft w:val="0"/>
              <w:marRight w:val="0"/>
              <w:marTop w:val="0"/>
              <w:marBottom w:val="0"/>
              <w:divBdr>
                <w:top w:val="none" w:sz="0" w:space="0" w:color="auto"/>
                <w:left w:val="none" w:sz="0" w:space="0" w:color="auto"/>
                <w:bottom w:val="none" w:sz="0" w:space="0" w:color="auto"/>
                <w:right w:val="none" w:sz="0" w:space="0" w:color="auto"/>
              </w:divBdr>
            </w:div>
            <w:div w:id="997852165">
              <w:marLeft w:val="0"/>
              <w:marRight w:val="0"/>
              <w:marTop w:val="0"/>
              <w:marBottom w:val="0"/>
              <w:divBdr>
                <w:top w:val="none" w:sz="0" w:space="0" w:color="auto"/>
                <w:left w:val="none" w:sz="0" w:space="0" w:color="auto"/>
                <w:bottom w:val="none" w:sz="0" w:space="0" w:color="auto"/>
                <w:right w:val="none" w:sz="0" w:space="0" w:color="auto"/>
              </w:divBdr>
            </w:div>
            <w:div w:id="999969696">
              <w:marLeft w:val="0"/>
              <w:marRight w:val="0"/>
              <w:marTop w:val="0"/>
              <w:marBottom w:val="0"/>
              <w:divBdr>
                <w:top w:val="none" w:sz="0" w:space="0" w:color="auto"/>
                <w:left w:val="none" w:sz="0" w:space="0" w:color="auto"/>
                <w:bottom w:val="none" w:sz="0" w:space="0" w:color="auto"/>
                <w:right w:val="none" w:sz="0" w:space="0" w:color="auto"/>
              </w:divBdr>
            </w:div>
            <w:div w:id="1000233244">
              <w:marLeft w:val="0"/>
              <w:marRight w:val="0"/>
              <w:marTop w:val="0"/>
              <w:marBottom w:val="0"/>
              <w:divBdr>
                <w:top w:val="none" w:sz="0" w:space="0" w:color="auto"/>
                <w:left w:val="none" w:sz="0" w:space="0" w:color="auto"/>
                <w:bottom w:val="none" w:sz="0" w:space="0" w:color="auto"/>
                <w:right w:val="none" w:sz="0" w:space="0" w:color="auto"/>
              </w:divBdr>
            </w:div>
            <w:div w:id="1000741100">
              <w:marLeft w:val="0"/>
              <w:marRight w:val="0"/>
              <w:marTop w:val="0"/>
              <w:marBottom w:val="0"/>
              <w:divBdr>
                <w:top w:val="none" w:sz="0" w:space="0" w:color="auto"/>
                <w:left w:val="none" w:sz="0" w:space="0" w:color="auto"/>
                <w:bottom w:val="none" w:sz="0" w:space="0" w:color="auto"/>
                <w:right w:val="none" w:sz="0" w:space="0" w:color="auto"/>
              </w:divBdr>
            </w:div>
            <w:div w:id="1001472081">
              <w:marLeft w:val="0"/>
              <w:marRight w:val="0"/>
              <w:marTop w:val="0"/>
              <w:marBottom w:val="0"/>
              <w:divBdr>
                <w:top w:val="none" w:sz="0" w:space="0" w:color="auto"/>
                <w:left w:val="none" w:sz="0" w:space="0" w:color="auto"/>
                <w:bottom w:val="none" w:sz="0" w:space="0" w:color="auto"/>
                <w:right w:val="none" w:sz="0" w:space="0" w:color="auto"/>
              </w:divBdr>
            </w:div>
            <w:div w:id="1001809972">
              <w:marLeft w:val="0"/>
              <w:marRight w:val="0"/>
              <w:marTop w:val="0"/>
              <w:marBottom w:val="0"/>
              <w:divBdr>
                <w:top w:val="none" w:sz="0" w:space="0" w:color="auto"/>
                <w:left w:val="none" w:sz="0" w:space="0" w:color="auto"/>
                <w:bottom w:val="none" w:sz="0" w:space="0" w:color="auto"/>
                <w:right w:val="none" w:sz="0" w:space="0" w:color="auto"/>
              </w:divBdr>
            </w:div>
            <w:div w:id="1002584176">
              <w:marLeft w:val="0"/>
              <w:marRight w:val="0"/>
              <w:marTop w:val="0"/>
              <w:marBottom w:val="0"/>
              <w:divBdr>
                <w:top w:val="none" w:sz="0" w:space="0" w:color="auto"/>
                <w:left w:val="none" w:sz="0" w:space="0" w:color="auto"/>
                <w:bottom w:val="none" w:sz="0" w:space="0" w:color="auto"/>
                <w:right w:val="none" w:sz="0" w:space="0" w:color="auto"/>
              </w:divBdr>
            </w:div>
            <w:div w:id="1005400691">
              <w:marLeft w:val="0"/>
              <w:marRight w:val="0"/>
              <w:marTop w:val="0"/>
              <w:marBottom w:val="0"/>
              <w:divBdr>
                <w:top w:val="none" w:sz="0" w:space="0" w:color="auto"/>
                <w:left w:val="none" w:sz="0" w:space="0" w:color="auto"/>
                <w:bottom w:val="none" w:sz="0" w:space="0" w:color="auto"/>
                <w:right w:val="none" w:sz="0" w:space="0" w:color="auto"/>
              </w:divBdr>
            </w:div>
            <w:div w:id="1006205134">
              <w:marLeft w:val="0"/>
              <w:marRight w:val="0"/>
              <w:marTop w:val="0"/>
              <w:marBottom w:val="0"/>
              <w:divBdr>
                <w:top w:val="none" w:sz="0" w:space="0" w:color="auto"/>
                <w:left w:val="none" w:sz="0" w:space="0" w:color="auto"/>
                <w:bottom w:val="none" w:sz="0" w:space="0" w:color="auto"/>
                <w:right w:val="none" w:sz="0" w:space="0" w:color="auto"/>
              </w:divBdr>
            </w:div>
            <w:div w:id="1006395638">
              <w:marLeft w:val="0"/>
              <w:marRight w:val="0"/>
              <w:marTop w:val="0"/>
              <w:marBottom w:val="0"/>
              <w:divBdr>
                <w:top w:val="none" w:sz="0" w:space="0" w:color="auto"/>
                <w:left w:val="none" w:sz="0" w:space="0" w:color="auto"/>
                <w:bottom w:val="none" w:sz="0" w:space="0" w:color="auto"/>
                <w:right w:val="none" w:sz="0" w:space="0" w:color="auto"/>
              </w:divBdr>
            </w:div>
            <w:div w:id="1007294358">
              <w:marLeft w:val="0"/>
              <w:marRight w:val="0"/>
              <w:marTop w:val="0"/>
              <w:marBottom w:val="0"/>
              <w:divBdr>
                <w:top w:val="none" w:sz="0" w:space="0" w:color="auto"/>
                <w:left w:val="none" w:sz="0" w:space="0" w:color="auto"/>
                <w:bottom w:val="none" w:sz="0" w:space="0" w:color="auto"/>
                <w:right w:val="none" w:sz="0" w:space="0" w:color="auto"/>
              </w:divBdr>
            </w:div>
            <w:div w:id="1008361798">
              <w:marLeft w:val="0"/>
              <w:marRight w:val="0"/>
              <w:marTop w:val="0"/>
              <w:marBottom w:val="0"/>
              <w:divBdr>
                <w:top w:val="none" w:sz="0" w:space="0" w:color="auto"/>
                <w:left w:val="none" w:sz="0" w:space="0" w:color="auto"/>
                <w:bottom w:val="none" w:sz="0" w:space="0" w:color="auto"/>
                <w:right w:val="none" w:sz="0" w:space="0" w:color="auto"/>
              </w:divBdr>
            </w:div>
            <w:div w:id="1008411328">
              <w:marLeft w:val="0"/>
              <w:marRight w:val="0"/>
              <w:marTop w:val="0"/>
              <w:marBottom w:val="0"/>
              <w:divBdr>
                <w:top w:val="none" w:sz="0" w:space="0" w:color="auto"/>
                <w:left w:val="none" w:sz="0" w:space="0" w:color="auto"/>
                <w:bottom w:val="none" w:sz="0" w:space="0" w:color="auto"/>
                <w:right w:val="none" w:sz="0" w:space="0" w:color="auto"/>
              </w:divBdr>
            </w:div>
            <w:div w:id="1008678045">
              <w:marLeft w:val="0"/>
              <w:marRight w:val="0"/>
              <w:marTop w:val="0"/>
              <w:marBottom w:val="0"/>
              <w:divBdr>
                <w:top w:val="none" w:sz="0" w:space="0" w:color="auto"/>
                <w:left w:val="none" w:sz="0" w:space="0" w:color="auto"/>
                <w:bottom w:val="none" w:sz="0" w:space="0" w:color="auto"/>
                <w:right w:val="none" w:sz="0" w:space="0" w:color="auto"/>
              </w:divBdr>
            </w:div>
            <w:div w:id="1009985262">
              <w:marLeft w:val="0"/>
              <w:marRight w:val="0"/>
              <w:marTop w:val="0"/>
              <w:marBottom w:val="0"/>
              <w:divBdr>
                <w:top w:val="none" w:sz="0" w:space="0" w:color="auto"/>
                <w:left w:val="none" w:sz="0" w:space="0" w:color="auto"/>
                <w:bottom w:val="none" w:sz="0" w:space="0" w:color="auto"/>
                <w:right w:val="none" w:sz="0" w:space="0" w:color="auto"/>
              </w:divBdr>
            </w:div>
            <w:div w:id="1011686822">
              <w:marLeft w:val="0"/>
              <w:marRight w:val="0"/>
              <w:marTop w:val="0"/>
              <w:marBottom w:val="0"/>
              <w:divBdr>
                <w:top w:val="none" w:sz="0" w:space="0" w:color="auto"/>
                <w:left w:val="none" w:sz="0" w:space="0" w:color="auto"/>
                <w:bottom w:val="none" w:sz="0" w:space="0" w:color="auto"/>
                <w:right w:val="none" w:sz="0" w:space="0" w:color="auto"/>
              </w:divBdr>
            </w:div>
            <w:div w:id="1012032927">
              <w:marLeft w:val="0"/>
              <w:marRight w:val="0"/>
              <w:marTop w:val="0"/>
              <w:marBottom w:val="0"/>
              <w:divBdr>
                <w:top w:val="none" w:sz="0" w:space="0" w:color="auto"/>
                <w:left w:val="none" w:sz="0" w:space="0" w:color="auto"/>
                <w:bottom w:val="none" w:sz="0" w:space="0" w:color="auto"/>
                <w:right w:val="none" w:sz="0" w:space="0" w:color="auto"/>
              </w:divBdr>
            </w:div>
            <w:div w:id="1012875780">
              <w:marLeft w:val="0"/>
              <w:marRight w:val="0"/>
              <w:marTop w:val="0"/>
              <w:marBottom w:val="0"/>
              <w:divBdr>
                <w:top w:val="none" w:sz="0" w:space="0" w:color="auto"/>
                <w:left w:val="none" w:sz="0" w:space="0" w:color="auto"/>
                <w:bottom w:val="none" w:sz="0" w:space="0" w:color="auto"/>
                <w:right w:val="none" w:sz="0" w:space="0" w:color="auto"/>
              </w:divBdr>
            </w:div>
            <w:div w:id="1013460680">
              <w:marLeft w:val="0"/>
              <w:marRight w:val="0"/>
              <w:marTop w:val="0"/>
              <w:marBottom w:val="0"/>
              <w:divBdr>
                <w:top w:val="none" w:sz="0" w:space="0" w:color="auto"/>
                <w:left w:val="none" w:sz="0" w:space="0" w:color="auto"/>
                <w:bottom w:val="none" w:sz="0" w:space="0" w:color="auto"/>
                <w:right w:val="none" w:sz="0" w:space="0" w:color="auto"/>
              </w:divBdr>
            </w:div>
            <w:div w:id="1013728243">
              <w:marLeft w:val="0"/>
              <w:marRight w:val="0"/>
              <w:marTop w:val="0"/>
              <w:marBottom w:val="0"/>
              <w:divBdr>
                <w:top w:val="none" w:sz="0" w:space="0" w:color="auto"/>
                <w:left w:val="none" w:sz="0" w:space="0" w:color="auto"/>
                <w:bottom w:val="none" w:sz="0" w:space="0" w:color="auto"/>
                <w:right w:val="none" w:sz="0" w:space="0" w:color="auto"/>
              </w:divBdr>
            </w:div>
            <w:div w:id="1013842492">
              <w:marLeft w:val="0"/>
              <w:marRight w:val="0"/>
              <w:marTop w:val="0"/>
              <w:marBottom w:val="0"/>
              <w:divBdr>
                <w:top w:val="none" w:sz="0" w:space="0" w:color="auto"/>
                <w:left w:val="none" w:sz="0" w:space="0" w:color="auto"/>
                <w:bottom w:val="none" w:sz="0" w:space="0" w:color="auto"/>
                <w:right w:val="none" w:sz="0" w:space="0" w:color="auto"/>
              </w:divBdr>
            </w:div>
            <w:div w:id="1014041122">
              <w:marLeft w:val="0"/>
              <w:marRight w:val="0"/>
              <w:marTop w:val="0"/>
              <w:marBottom w:val="0"/>
              <w:divBdr>
                <w:top w:val="none" w:sz="0" w:space="0" w:color="auto"/>
                <w:left w:val="none" w:sz="0" w:space="0" w:color="auto"/>
                <w:bottom w:val="none" w:sz="0" w:space="0" w:color="auto"/>
                <w:right w:val="none" w:sz="0" w:space="0" w:color="auto"/>
              </w:divBdr>
            </w:div>
            <w:div w:id="1014377561">
              <w:marLeft w:val="0"/>
              <w:marRight w:val="0"/>
              <w:marTop w:val="0"/>
              <w:marBottom w:val="0"/>
              <w:divBdr>
                <w:top w:val="none" w:sz="0" w:space="0" w:color="auto"/>
                <w:left w:val="none" w:sz="0" w:space="0" w:color="auto"/>
                <w:bottom w:val="none" w:sz="0" w:space="0" w:color="auto"/>
                <w:right w:val="none" w:sz="0" w:space="0" w:color="auto"/>
              </w:divBdr>
            </w:div>
            <w:div w:id="1014452462">
              <w:marLeft w:val="0"/>
              <w:marRight w:val="0"/>
              <w:marTop w:val="0"/>
              <w:marBottom w:val="0"/>
              <w:divBdr>
                <w:top w:val="none" w:sz="0" w:space="0" w:color="auto"/>
                <w:left w:val="none" w:sz="0" w:space="0" w:color="auto"/>
                <w:bottom w:val="none" w:sz="0" w:space="0" w:color="auto"/>
                <w:right w:val="none" w:sz="0" w:space="0" w:color="auto"/>
              </w:divBdr>
            </w:div>
            <w:div w:id="1014529647">
              <w:marLeft w:val="0"/>
              <w:marRight w:val="0"/>
              <w:marTop w:val="0"/>
              <w:marBottom w:val="0"/>
              <w:divBdr>
                <w:top w:val="none" w:sz="0" w:space="0" w:color="auto"/>
                <w:left w:val="none" w:sz="0" w:space="0" w:color="auto"/>
                <w:bottom w:val="none" w:sz="0" w:space="0" w:color="auto"/>
                <w:right w:val="none" w:sz="0" w:space="0" w:color="auto"/>
              </w:divBdr>
            </w:div>
            <w:div w:id="1014922227">
              <w:marLeft w:val="0"/>
              <w:marRight w:val="0"/>
              <w:marTop w:val="0"/>
              <w:marBottom w:val="0"/>
              <w:divBdr>
                <w:top w:val="none" w:sz="0" w:space="0" w:color="auto"/>
                <w:left w:val="none" w:sz="0" w:space="0" w:color="auto"/>
                <w:bottom w:val="none" w:sz="0" w:space="0" w:color="auto"/>
                <w:right w:val="none" w:sz="0" w:space="0" w:color="auto"/>
              </w:divBdr>
            </w:div>
            <w:div w:id="1015158077">
              <w:marLeft w:val="0"/>
              <w:marRight w:val="0"/>
              <w:marTop w:val="0"/>
              <w:marBottom w:val="0"/>
              <w:divBdr>
                <w:top w:val="none" w:sz="0" w:space="0" w:color="auto"/>
                <w:left w:val="none" w:sz="0" w:space="0" w:color="auto"/>
                <w:bottom w:val="none" w:sz="0" w:space="0" w:color="auto"/>
                <w:right w:val="none" w:sz="0" w:space="0" w:color="auto"/>
              </w:divBdr>
            </w:div>
            <w:div w:id="1015569383">
              <w:marLeft w:val="0"/>
              <w:marRight w:val="0"/>
              <w:marTop w:val="0"/>
              <w:marBottom w:val="0"/>
              <w:divBdr>
                <w:top w:val="none" w:sz="0" w:space="0" w:color="auto"/>
                <w:left w:val="none" w:sz="0" w:space="0" w:color="auto"/>
                <w:bottom w:val="none" w:sz="0" w:space="0" w:color="auto"/>
                <w:right w:val="none" w:sz="0" w:space="0" w:color="auto"/>
              </w:divBdr>
            </w:div>
            <w:div w:id="1016034321">
              <w:marLeft w:val="0"/>
              <w:marRight w:val="0"/>
              <w:marTop w:val="0"/>
              <w:marBottom w:val="0"/>
              <w:divBdr>
                <w:top w:val="none" w:sz="0" w:space="0" w:color="auto"/>
                <w:left w:val="none" w:sz="0" w:space="0" w:color="auto"/>
                <w:bottom w:val="none" w:sz="0" w:space="0" w:color="auto"/>
                <w:right w:val="none" w:sz="0" w:space="0" w:color="auto"/>
              </w:divBdr>
            </w:div>
            <w:div w:id="1018776981">
              <w:marLeft w:val="0"/>
              <w:marRight w:val="0"/>
              <w:marTop w:val="0"/>
              <w:marBottom w:val="0"/>
              <w:divBdr>
                <w:top w:val="none" w:sz="0" w:space="0" w:color="auto"/>
                <w:left w:val="none" w:sz="0" w:space="0" w:color="auto"/>
                <w:bottom w:val="none" w:sz="0" w:space="0" w:color="auto"/>
                <w:right w:val="none" w:sz="0" w:space="0" w:color="auto"/>
              </w:divBdr>
            </w:div>
            <w:div w:id="1020740557">
              <w:marLeft w:val="0"/>
              <w:marRight w:val="0"/>
              <w:marTop w:val="0"/>
              <w:marBottom w:val="0"/>
              <w:divBdr>
                <w:top w:val="none" w:sz="0" w:space="0" w:color="auto"/>
                <w:left w:val="none" w:sz="0" w:space="0" w:color="auto"/>
                <w:bottom w:val="none" w:sz="0" w:space="0" w:color="auto"/>
                <w:right w:val="none" w:sz="0" w:space="0" w:color="auto"/>
              </w:divBdr>
            </w:div>
            <w:div w:id="1022166506">
              <w:marLeft w:val="0"/>
              <w:marRight w:val="0"/>
              <w:marTop w:val="0"/>
              <w:marBottom w:val="0"/>
              <w:divBdr>
                <w:top w:val="none" w:sz="0" w:space="0" w:color="auto"/>
                <w:left w:val="none" w:sz="0" w:space="0" w:color="auto"/>
                <w:bottom w:val="none" w:sz="0" w:space="0" w:color="auto"/>
                <w:right w:val="none" w:sz="0" w:space="0" w:color="auto"/>
              </w:divBdr>
            </w:div>
            <w:div w:id="1025138887">
              <w:marLeft w:val="0"/>
              <w:marRight w:val="0"/>
              <w:marTop w:val="0"/>
              <w:marBottom w:val="0"/>
              <w:divBdr>
                <w:top w:val="none" w:sz="0" w:space="0" w:color="auto"/>
                <w:left w:val="none" w:sz="0" w:space="0" w:color="auto"/>
                <w:bottom w:val="none" w:sz="0" w:space="0" w:color="auto"/>
                <w:right w:val="none" w:sz="0" w:space="0" w:color="auto"/>
              </w:divBdr>
            </w:div>
            <w:div w:id="1025327654">
              <w:marLeft w:val="0"/>
              <w:marRight w:val="0"/>
              <w:marTop w:val="0"/>
              <w:marBottom w:val="0"/>
              <w:divBdr>
                <w:top w:val="none" w:sz="0" w:space="0" w:color="auto"/>
                <w:left w:val="none" w:sz="0" w:space="0" w:color="auto"/>
                <w:bottom w:val="none" w:sz="0" w:space="0" w:color="auto"/>
                <w:right w:val="none" w:sz="0" w:space="0" w:color="auto"/>
              </w:divBdr>
            </w:div>
            <w:div w:id="1026176904">
              <w:marLeft w:val="0"/>
              <w:marRight w:val="0"/>
              <w:marTop w:val="0"/>
              <w:marBottom w:val="0"/>
              <w:divBdr>
                <w:top w:val="none" w:sz="0" w:space="0" w:color="auto"/>
                <w:left w:val="none" w:sz="0" w:space="0" w:color="auto"/>
                <w:bottom w:val="none" w:sz="0" w:space="0" w:color="auto"/>
                <w:right w:val="none" w:sz="0" w:space="0" w:color="auto"/>
              </w:divBdr>
            </w:div>
            <w:div w:id="1028683810">
              <w:marLeft w:val="0"/>
              <w:marRight w:val="0"/>
              <w:marTop w:val="0"/>
              <w:marBottom w:val="0"/>
              <w:divBdr>
                <w:top w:val="none" w:sz="0" w:space="0" w:color="auto"/>
                <w:left w:val="none" w:sz="0" w:space="0" w:color="auto"/>
                <w:bottom w:val="none" w:sz="0" w:space="0" w:color="auto"/>
                <w:right w:val="none" w:sz="0" w:space="0" w:color="auto"/>
              </w:divBdr>
            </w:div>
            <w:div w:id="1028870054">
              <w:marLeft w:val="0"/>
              <w:marRight w:val="0"/>
              <w:marTop w:val="0"/>
              <w:marBottom w:val="0"/>
              <w:divBdr>
                <w:top w:val="none" w:sz="0" w:space="0" w:color="auto"/>
                <w:left w:val="none" w:sz="0" w:space="0" w:color="auto"/>
                <w:bottom w:val="none" w:sz="0" w:space="0" w:color="auto"/>
                <w:right w:val="none" w:sz="0" w:space="0" w:color="auto"/>
              </w:divBdr>
            </w:div>
            <w:div w:id="1029257603">
              <w:marLeft w:val="0"/>
              <w:marRight w:val="0"/>
              <w:marTop w:val="0"/>
              <w:marBottom w:val="0"/>
              <w:divBdr>
                <w:top w:val="none" w:sz="0" w:space="0" w:color="auto"/>
                <w:left w:val="none" w:sz="0" w:space="0" w:color="auto"/>
                <w:bottom w:val="none" w:sz="0" w:space="0" w:color="auto"/>
                <w:right w:val="none" w:sz="0" w:space="0" w:color="auto"/>
              </w:divBdr>
            </w:div>
            <w:div w:id="1031107933">
              <w:marLeft w:val="0"/>
              <w:marRight w:val="0"/>
              <w:marTop w:val="0"/>
              <w:marBottom w:val="0"/>
              <w:divBdr>
                <w:top w:val="none" w:sz="0" w:space="0" w:color="auto"/>
                <w:left w:val="none" w:sz="0" w:space="0" w:color="auto"/>
                <w:bottom w:val="none" w:sz="0" w:space="0" w:color="auto"/>
                <w:right w:val="none" w:sz="0" w:space="0" w:color="auto"/>
              </w:divBdr>
            </w:div>
            <w:div w:id="1031953146">
              <w:marLeft w:val="0"/>
              <w:marRight w:val="0"/>
              <w:marTop w:val="0"/>
              <w:marBottom w:val="0"/>
              <w:divBdr>
                <w:top w:val="none" w:sz="0" w:space="0" w:color="auto"/>
                <w:left w:val="none" w:sz="0" w:space="0" w:color="auto"/>
                <w:bottom w:val="none" w:sz="0" w:space="0" w:color="auto"/>
                <w:right w:val="none" w:sz="0" w:space="0" w:color="auto"/>
              </w:divBdr>
            </w:div>
            <w:div w:id="1032455333">
              <w:marLeft w:val="0"/>
              <w:marRight w:val="0"/>
              <w:marTop w:val="0"/>
              <w:marBottom w:val="0"/>
              <w:divBdr>
                <w:top w:val="none" w:sz="0" w:space="0" w:color="auto"/>
                <w:left w:val="none" w:sz="0" w:space="0" w:color="auto"/>
                <w:bottom w:val="none" w:sz="0" w:space="0" w:color="auto"/>
                <w:right w:val="none" w:sz="0" w:space="0" w:color="auto"/>
              </w:divBdr>
            </w:div>
            <w:div w:id="1034112352">
              <w:marLeft w:val="0"/>
              <w:marRight w:val="0"/>
              <w:marTop w:val="0"/>
              <w:marBottom w:val="0"/>
              <w:divBdr>
                <w:top w:val="none" w:sz="0" w:space="0" w:color="auto"/>
                <w:left w:val="none" w:sz="0" w:space="0" w:color="auto"/>
                <w:bottom w:val="none" w:sz="0" w:space="0" w:color="auto"/>
                <w:right w:val="none" w:sz="0" w:space="0" w:color="auto"/>
              </w:divBdr>
            </w:div>
            <w:div w:id="1036009844">
              <w:marLeft w:val="0"/>
              <w:marRight w:val="0"/>
              <w:marTop w:val="0"/>
              <w:marBottom w:val="0"/>
              <w:divBdr>
                <w:top w:val="none" w:sz="0" w:space="0" w:color="auto"/>
                <w:left w:val="none" w:sz="0" w:space="0" w:color="auto"/>
                <w:bottom w:val="none" w:sz="0" w:space="0" w:color="auto"/>
                <w:right w:val="none" w:sz="0" w:space="0" w:color="auto"/>
              </w:divBdr>
            </w:div>
            <w:div w:id="1036857341">
              <w:marLeft w:val="0"/>
              <w:marRight w:val="0"/>
              <w:marTop w:val="0"/>
              <w:marBottom w:val="0"/>
              <w:divBdr>
                <w:top w:val="none" w:sz="0" w:space="0" w:color="auto"/>
                <w:left w:val="none" w:sz="0" w:space="0" w:color="auto"/>
                <w:bottom w:val="none" w:sz="0" w:space="0" w:color="auto"/>
                <w:right w:val="none" w:sz="0" w:space="0" w:color="auto"/>
              </w:divBdr>
            </w:div>
            <w:div w:id="1039278976">
              <w:marLeft w:val="0"/>
              <w:marRight w:val="0"/>
              <w:marTop w:val="0"/>
              <w:marBottom w:val="0"/>
              <w:divBdr>
                <w:top w:val="none" w:sz="0" w:space="0" w:color="auto"/>
                <w:left w:val="none" w:sz="0" w:space="0" w:color="auto"/>
                <w:bottom w:val="none" w:sz="0" w:space="0" w:color="auto"/>
                <w:right w:val="none" w:sz="0" w:space="0" w:color="auto"/>
              </w:divBdr>
            </w:div>
            <w:div w:id="1039479653">
              <w:marLeft w:val="0"/>
              <w:marRight w:val="0"/>
              <w:marTop w:val="0"/>
              <w:marBottom w:val="0"/>
              <w:divBdr>
                <w:top w:val="none" w:sz="0" w:space="0" w:color="auto"/>
                <w:left w:val="none" w:sz="0" w:space="0" w:color="auto"/>
                <w:bottom w:val="none" w:sz="0" w:space="0" w:color="auto"/>
                <w:right w:val="none" w:sz="0" w:space="0" w:color="auto"/>
              </w:divBdr>
            </w:div>
            <w:div w:id="1040282203">
              <w:marLeft w:val="0"/>
              <w:marRight w:val="0"/>
              <w:marTop w:val="0"/>
              <w:marBottom w:val="0"/>
              <w:divBdr>
                <w:top w:val="none" w:sz="0" w:space="0" w:color="auto"/>
                <w:left w:val="none" w:sz="0" w:space="0" w:color="auto"/>
                <w:bottom w:val="none" w:sz="0" w:space="0" w:color="auto"/>
                <w:right w:val="none" w:sz="0" w:space="0" w:color="auto"/>
              </w:divBdr>
            </w:div>
            <w:div w:id="1040320137">
              <w:marLeft w:val="0"/>
              <w:marRight w:val="0"/>
              <w:marTop w:val="0"/>
              <w:marBottom w:val="0"/>
              <w:divBdr>
                <w:top w:val="none" w:sz="0" w:space="0" w:color="auto"/>
                <w:left w:val="none" w:sz="0" w:space="0" w:color="auto"/>
                <w:bottom w:val="none" w:sz="0" w:space="0" w:color="auto"/>
                <w:right w:val="none" w:sz="0" w:space="0" w:color="auto"/>
              </w:divBdr>
            </w:div>
            <w:div w:id="1041635451">
              <w:marLeft w:val="0"/>
              <w:marRight w:val="0"/>
              <w:marTop w:val="0"/>
              <w:marBottom w:val="0"/>
              <w:divBdr>
                <w:top w:val="none" w:sz="0" w:space="0" w:color="auto"/>
                <w:left w:val="none" w:sz="0" w:space="0" w:color="auto"/>
                <w:bottom w:val="none" w:sz="0" w:space="0" w:color="auto"/>
                <w:right w:val="none" w:sz="0" w:space="0" w:color="auto"/>
              </w:divBdr>
            </w:div>
            <w:div w:id="1042246152">
              <w:marLeft w:val="0"/>
              <w:marRight w:val="0"/>
              <w:marTop w:val="0"/>
              <w:marBottom w:val="0"/>
              <w:divBdr>
                <w:top w:val="none" w:sz="0" w:space="0" w:color="auto"/>
                <w:left w:val="none" w:sz="0" w:space="0" w:color="auto"/>
                <w:bottom w:val="none" w:sz="0" w:space="0" w:color="auto"/>
                <w:right w:val="none" w:sz="0" w:space="0" w:color="auto"/>
              </w:divBdr>
            </w:div>
            <w:div w:id="1044600572">
              <w:marLeft w:val="0"/>
              <w:marRight w:val="0"/>
              <w:marTop w:val="0"/>
              <w:marBottom w:val="0"/>
              <w:divBdr>
                <w:top w:val="none" w:sz="0" w:space="0" w:color="auto"/>
                <w:left w:val="none" w:sz="0" w:space="0" w:color="auto"/>
                <w:bottom w:val="none" w:sz="0" w:space="0" w:color="auto"/>
                <w:right w:val="none" w:sz="0" w:space="0" w:color="auto"/>
              </w:divBdr>
            </w:div>
            <w:div w:id="1044989003">
              <w:marLeft w:val="0"/>
              <w:marRight w:val="0"/>
              <w:marTop w:val="0"/>
              <w:marBottom w:val="0"/>
              <w:divBdr>
                <w:top w:val="none" w:sz="0" w:space="0" w:color="auto"/>
                <w:left w:val="none" w:sz="0" w:space="0" w:color="auto"/>
                <w:bottom w:val="none" w:sz="0" w:space="0" w:color="auto"/>
                <w:right w:val="none" w:sz="0" w:space="0" w:color="auto"/>
              </w:divBdr>
            </w:div>
            <w:div w:id="1045103633">
              <w:marLeft w:val="0"/>
              <w:marRight w:val="0"/>
              <w:marTop w:val="0"/>
              <w:marBottom w:val="0"/>
              <w:divBdr>
                <w:top w:val="none" w:sz="0" w:space="0" w:color="auto"/>
                <w:left w:val="none" w:sz="0" w:space="0" w:color="auto"/>
                <w:bottom w:val="none" w:sz="0" w:space="0" w:color="auto"/>
                <w:right w:val="none" w:sz="0" w:space="0" w:color="auto"/>
              </w:divBdr>
            </w:div>
            <w:div w:id="1047527776">
              <w:marLeft w:val="0"/>
              <w:marRight w:val="0"/>
              <w:marTop w:val="0"/>
              <w:marBottom w:val="0"/>
              <w:divBdr>
                <w:top w:val="none" w:sz="0" w:space="0" w:color="auto"/>
                <w:left w:val="none" w:sz="0" w:space="0" w:color="auto"/>
                <w:bottom w:val="none" w:sz="0" w:space="0" w:color="auto"/>
                <w:right w:val="none" w:sz="0" w:space="0" w:color="auto"/>
              </w:divBdr>
            </w:div>
            <w:div w:id="1049573101">
              <w:marLeft w:val="0"/>
              <w:marRight w:val="0"/>
              <w:marTop w:val="0"/>
              <w:marBottom w:val="0"/>
              <w:divBdr>
                <w:top w:val="none" w:sz="0" w:space="0" w:color="auto"/>
                <w:left w:val="none" w:sz="0" w:space="0" w:color="auto"/>
                <w:bottom w:val="none" w:sz="0" w:space="0" w:color="auto"/>
                <w:right w:val="none" w:sz="0" w:space="0" w:color="auto"/>
              </w:divBdr>
            </w:div>
            <w:div w:id="1050225770">
              <w:marLeft w:val="0"/>
              <w:marRight w:val="0"/>
              <w:marTop w:val="0"/>
              <w:marBottom w:val="0"/>
              <w:divBdr>
                <w:top w:val="none" w:sz="0" w:space="0" w:color="auto"/>
                <w:left w:val="none" w:sz="0" w:space="0" w:color="auto"/>
                <w:bottom w:val="none" w:sz="0" w:space="0" w:color="auto"/>
                <w:right w:val="none" w:sz="0" w:space="0" w:color="auto"/>
              </w:divBdr>
            </w:div>
            <w:div w:id="1050230367">
              <w:marLeft w:val="0"/>
              <w:marRight w:val="0"/>
              <w:marTop w:val="0"/>
              <w:marBottom w:val="0"/>
              <w:divBdr>
                <w:top w:val="none" w:sz="0" w:space="0" w:color="auto"/>
                <w:left w:val="none" w:sz="0" w:space="0" w:color="auto"/>
                <w:bottom w:val="none" w:sz="0" w:space="0" w:color="auto"/>
                <w:right w:val="none" w:sz="0" w:space="0" w:color="auto"/>
              </w:divBdr>
            </w:div>
            <w:div w:id="1050835767">
              <w:marLeft w:val="0"/>
              <w:marRight w:val="0"/>
              <w:marTop w:val="0"/>
              <w:marBottom w:val="0"/>
              <w:divBdr>
                <w:top w:val="none" w:sz="0" w:space="0" w:color="auto"/>
                <w:left w:val="none" w:sz="0" w:space="0" w:color="auto"/>
                <w:bottom w:val="none" w:sz="0" w:space="0" w:color="auto"/>
                <w:right w:val="none" w:sz="0" w:space="0" w:color="auto"/>
              </w:divBdr>
            </w:div>
            <w:div w:id="1051461713">
              <w:marLeft w:val="0"/>
              <w:marRight w:val="0"/>
              <w:marTop w:val="0"/>
              <w:marBottom w:val="0"/>
              <w:divBdr>
                <w:top w:val="none" w:sz="0" w:space="0" w:color="auto"/>
                <w:left w:val="none" w:sz="0" w:space="0" w:color="auto"/>
                <w:bottom w:val="none" w:sz="0" w:space="0" w:color="auto"/>
                <w:right w:val="none" w:sz="0" w:space="0" w:color="auto"/>
              </w:divBdr>
            </w:div>
            <w:div w:id="1054085391">
              <w:marLeft w:val="0"/>
              <w:marRight w:val="0"/>
              <w:marTop w:val="0"/>
              <w:marBottom w:val="0"/>
              <w:divBdr>
                <w:top w:val="none" w:sz="0" w:space="0" w:color="auto"/>
                <w:left w:val="none" w:sz="0" w:space="0" w:color="auto"/>
                <w:bottom w:val="none" w:sz="0" w:space="0" w:color="auto"/>
                <w:right w:val="none" w:sz="0" w:space="0" w:color="auto"/>
              </w:divBdr>
            </w:div>
            <w:div w:id="1054161825">
              <w:marLeft w:val="0"/>
              <w:marRight w:val="0"/>
              <w:marTop w:val="0"/>
              <w:marBottom w:val="0"/>
              <w:divBdr>
                <w:top w:val="none" w:sz="0" w:space="0" w:color="auto"/>
                <w:left w:val="none" w:sz="0" w:space="0" w:color="auto"/>
                <w:bottom w:val="none" w:sz="0" w:space="0" w:color="auto"/>
                <w:right w:val="none" w:sz="0" w:space="0" w:color="auto"/>
              </w:divBdr>
            </w:div>
            <w:div w:id="1055009699">
              <w:marLeft w:val="0"/>
              <w:marRight w:val="0"/>
              <w:marTop w:val="0"/>
              <w:marBottom w:val="0"/>
              <w:divBdr>
                <w:top w:val="none" w:sz="0" w:space="0" w:color="auto"/>
                <w:left w:val="none" w:sz="0" w:space="0" w:color="auto"/>
                <w:bottom w:val="none" w:sz="0" w:space="0" w:color="auto"/>
                <w:right w:val="none" w:sz="0" w:space="0" w:color="auto"/>
              </w:divBdr>
            </w:div>
            <w:div w:id="1055816122">
              <w:marLeft w:val="0"/>
              <w:marRight w:val="0"/>
              <w:marTop w:val="0"/>
              <w:marBottom w:val="0"/>
              <w:divBdr>
                <w:top w:val="none" w:sz="0" w:space="0" w:color="auto"/>
                <w:left w:val="none" w:sz="0" w:space="0" w:color="auto"/>
                <w:bottom w:val="none" w:sz="0" w:space="0" w:color="auto"/>
                <w:right w:val="none" w:sz="0" w:space="0" w:color="auto"/>
              </w:divBdr>
            </w:div>
            <w:div w:id="1058674964">
              <w:marLeft w:val="0"/>
              <w:marRight w:val="0"/>
              <w:marTop w:val="0"/>
              <w:marBottom w:val="0"/>
              <w:divBdr>
                <w:top w:val="none" w:sz="0" w:space="0" w:color="auto"/>
                <w:left w:val="none" w:sz="0" w:space="0" w:color="auto"/>
                <w:bottom w:val="none" w:sz="0" w:space="0" w:color="auto"/>
                <w:right w:val="none" w:sz="0" w:space="0" w:color="auto"/>
              </w:divBdr>
            </w:div>
            <w:div w:id="1058866280">
              <w:marLeft w:val="0"/>
              <w:marRight w:val="0"/>
              <w:marTop w:val="0"/>
              <w:marBottom w:val="0"/>
              <w:divBdr>
                <w:top w:val="none" w:sz="0" w:space="0" w:color="auto"/>
                <w:left w:val="none" w:sz="0" w:space="0" w:color="auto"/>
                <w:bottom w:val="none" w:sz="0" w:space="0" w:color="auto"/>
                <w:right w:val="none" w:sz="0" w:space="0" w:color="auto"/>
              </w:divBdr>
            </w:div>
            <w:div w:id="1059590314">
              <w:marLeft w:val="0"/>
              <w:marRight w:val="0"/>
              <w:marTop w:val="0"/>
              <w:marBottom w:val="0"/>
              <w:divBdr>
                <w:top w:val="none" w:sz="0" w:space="0" w:color="auto"/>
                <w:left w:val="none" w:sz="0" w:space="0" w:color="auto"/>
                <w:bottom w:val="none" w:sz="0" w:space="0" w:color="auto"/>
                <w:right w:val="none" w:sz="0" w:space="0" w:color="auto"/>
              </w:divBdr>
            </w:div>
            <w:div w:id="1059784423">
              <w:marLeft w:val="0"/>
              <w:marRight w:val="0"/>
              <w:marTop w:val="0"/>
              <w:marBottom w:val="0"/>
              <w:divBdr>
                <w:top w:val="none" w:sz="0" w:space="0" w:color="auto"/>
                <w:left w:val="none" w:sz="0" w:space="0" w:color="auto"/>
                <w:bottom w:val="none" w:sz="0" w:space="0" w:color="auto"/>
                <w:right w:val="none" w:sz="0" w:space="0" w:color="auto"/>
              </w:divBdr>
            </w:div>
            <w:div w:id="1060402002">
              <w:marLeft w:val="0"/>
              <w:marRight w:val="0"/>
              <w:marTop w:val="0"/>
              <w:marBottom w:val="0"/>
              <w:divBdr>
                <w:top w:val="none" w:sz="0" w:space="0" w:color="auto"/>
                <w:left w:val="none" w:sz="0" w:space="0" w:color="auto"/>
                <w:bottom w:val="none" w:sz="0" w:space="0" w:color="auto"/>
                <w:right w:val="none" w:sz="0" w:space="0" w:color="auto"/>
              </w:divBdr>
            </w:div>
            <w:div w:id="1060832557">
              <w:marLeft w:val="0"/>
              <w:marRight w:val="0"/>
              <w:marTop w:val="0"/>
              <w:marBottom w:val="0"/>
              <w:divBdr>
                <w:top w:val="none" w:sz="0" w:space="0" w:color="auto"/>
                <w:left w:val="none" w:sz="0" w:space="0" w:color="auto"/>
                <w:bottom w:val="none" w:sz="0" w:space="0" w:color="auto"/>
                <w:right w:val="none" w:sz="0" w:space="0" w:color="auto"/>
              </w:divBdr>
            </w:div>
            <w:div w:id="1061371216">
              <w:marLeft w:val="0"/>
              <w:marRight w:val="0"/>
              <w:marTop w:val="0"/>
              <w:marBottom w:val="0"/>
              <w:divBdr>
                <w:top w:val="none" w:sz="0" w:space="0" w:color="auto"/>
                <w:left w:val="none" w:sz="0" w:space="0" w:color="auto"/>
                <w:bottom w:val="none" w:sz="0" w:space="0" w:color="auto"/>
                <w:right w:val="none" w:sz="0" w:space="0" w:color="auto"/>
              </w:divBdr>
            </w:div>
            <w:div w:id="1062753015">
              <w:marLeft w:val="0"/>
              <w:marRight w:val="0"/>
              <w:marTop w:val="0"/>
              <w:marBottom w:val="0"/>
              <w:divBdr>
                <w:top w:val="none" w:sz="0" w:space="0" w:color="auto"/>
                <w:left w:val="none" w:sz="0" w:space="0" w:color="auto"/>
                <w:bottom w:val="none" w:sz="0" w:space="0" w:color="auto"/>
                <w:right w:val="none" w:sz="0" w:space="0" w:color="auto"/>
              </w:divBdr>
            </w:div>
            <w:div w:id="1062947836">
              <w:marLeft w:val="0"/>
              <w:marRight w:val="0"/>
              <w:marTop w:val="0"/>
              <w:marBottom w:val="0"/>
              <w:divBdr>
                <w:top w:val="none" w:sz="0" w:space="0" w:color="auto"/>
                <w:left w:val="none" w:sz="0" w:space="0" w:color="auto"/>
                <w:bottom w:val="none" w:sz="0" w:space="0" w:color="auto"/>
                <w:right w:val="none" w:sz="0" w:space="0" w:color="auto"/>
              </w:divBdr>
            </w:div>
            <w:div w:id="1064571169">
              <w:marLeft w:val="0"/>
              <w:marRight w:val="0"/>
              <w:marTop w:val="0"/>
              <w:marBottom w:val="0"/>
              <w:divBdr>
                <w:top w:val="none" w:sz="0" w:space="0" w:color="auto"/>
                <w:left w:val="none" w:sz="0" w:space="0" w:color="auto"/>
                <w:bottom w:val="none" w:sz="0" w:space="0" w:color="auto"/>
                <w:right w:val="none" w:sz="0" w:space="0" w:color="auto"/>
              </w:divBdr>
            </w:div>
            <w:div w:id="1067192295">
              <w:marLeft w:val="0"/>
              <w:marRight w:val="0"/>
              <w:marTop w:val="0"/>
              <w:marBottom w:val="0"/>
              <w:divBdr>
                <w:top w:val="none" w:sz="0" w:space="0" w:color="auto"/>
                <w:left w:val="none" w:sz="0" w:space="0" w:color="auto"/>
                <w:bottom w:val="none" w:sz="0" w:space="0" w:color="auto"/>
                <w:right w:val="none" w:sz="0" w:space="0" w:color="auto"/>
              </w:divBdr>
            </w:div>
            <w:div w:id="1068109979">
              <w:marLeft w:val="0"/>
              <w:marRight w:val="0"/>
              <w:marTop w:val="0"/>
              <w:marBottom w:val="0"/>
              <w:divBdr>
                <w:top w:val="none" w:sz="0" w:space="0" w:color="auto"/>
                <w:left w:val="none" w:sz="0" w:space="0" w:color="auto"/>
                <w:bottom w:val="none" w:sz="0" w:space="0" w:color="auto"/>
                <w:right w:val="none" w:sz="0" w:space="0" w:color="auto"/>
              </w:divBdr>
            </w:div>
            <w:div w:id="1069424612">
              <w:marLeft w:val="0"/>
              <w:marRight w:val="0"/>
              <w:marTop w:val="0"/>
              <w:marBottom w:val="0"/>
              <w:divBdr>
                <w:top w:val="none" w:sz="0" w:space="0" w:color="auto"/>
                <w:left w:val="none" w:sz="0" w:space="0" w:color="auto"/>
                <w:bottom w:val="none" w:sz="0" w:space="0" w:color="auto"/>
                <w:right w:val="none" w:sz="0" w:space="0" w:color="auto"/>
              </w:divBdr>
            </w:div>
            <w:div w:id="1070343410">
              <w:marLeft w:val="0"/>
              <w:marRight w:val="0"/>
              <w:marTop w:val="0"/>
              <w:marBottom w:val="0"/>
              <w:divBdr>
                <w:top w:val="none" w:sz="0" w:space="0" w:color="auto"/>
                <w:left w:val="none" w:sz="0" w:space="0" w:color="auto"/>
                <w:bottom w:val="none" w:sz="0" w:space="0" w:color="auto"/>
                <w:right w:val="none" w:sz="0" w:space="0" w:color="auto"/>
              </w:divBdr>
            </w:div>
            <w:div w:id="1071537532">
              <w:marLeft w:val="0"/>
              <w:marRight w:val="0"/>
              <w:marTop w:val="0"/>
              <w:marBottom w:val="0"/>
              <w:divBdr>
                <w:top w:val="none" w:sz="0" w:space="0" w:color="auto"/>
                <w:left w:val="none" w:sz="0" w:space="0" w:color="auto"/>
                <w:bottom w:val="none" w:sz="0" w:space="0" w:color="auto"/>
                <w:right w:val="none" w:sz="0" w:space="0" w:color="auto"/>
              </w:divBdr>
            </w:div>
            <w:div w:id="1071729971">
              <w:marLeft w:val="0"/>
              <w:marRight w:val="0"/>
              <w:marTop w:val="0"/>
              <w:marBottom w:val="0"/>
              <w:divBdr>
                <w:top w:val="none" w:sz="0" w:space="0" w:color="auto"/>
                <w:left w:val="none" w:sz="0" w:space="0" w:color="auto"/>
                <w:bottom w:val="none" w:sz="0" w:space="0" w:color="auto"/>
                <w:right w:val="none" w:sz="0" w:space="0" w:color="auto"/>
              </w:divBdr>
            </w:div>
            <w:div w:id="1071779213">
              <w:marLeft w:val="0"/>
              <w:marRight w:val="0"/>
              <w:marTop w:val="0"/>
              <w:marBottom w:val="0"/>
              <w:divBdr>
                <w:top w:val="none" w:sz="0" w:space="0" w:color="auto"/>
                <w:left w:val="none" w:sz="0" w:space="0" w:color="auto"/>
                <w:bottom w:val="none" w:sz="0" w:space="0" w:color="auto"/>
                <w:right w:val="none" w:sz="0" w:space="0" w:color="auto"/>
              </w:divBdr>
            </w:div>
            <w:div w:id="1072004723">
              <w:marLeft w:val="0"/>
              <w:marRight w:val="0"/>
              <w:marTop w:val="0"/>
              <w:marBottom w:val="0"/>
              <w:divBdr>
                <w:top w:val="none" w:sz="0" w:space="0" w:color="auto"/>
                <w:left w:val="none" w:sz="0" w:space="0" w:color="auto"/>
                <w:bottom w:val="none" w:sz="0" w:space="0" w:color="auto"/>
                <w:right w:val="none" w:sz="0" w:space="0" w:color="auto"/>
              </w:divBdr>
            </w:div>
            <w:div w:id="1074552449">
              <w:marLeft w:val="0"/>
              <w:marRight w:val="0"/>
              <w:marTop w:val="0"/>
              <w:marBottom w:val="0"/>
              <w:divBdr>
                <w:top w:val="none" w:sz="0" w:space="0" w:color="auto"/>
                <w:left w:val="none" w:sz="0" w:space="0" w:color="auto"/>
                <w:bottom w:val="none" w:sz="0" w:space="0" w:color="auto"/>
                <w:right w:val="none" w:sz="0" w:space="0" w:color="auto"/>
              </w:divBdr>
            </w:div>
            <w:div w:id="1075275340">
              <w:marLeft w:val="0"/>
              <w:marRight w:val="0"/>
              <w:marTop w:val="0"/>
              <w:marBottom w:val="0"/>
              <w:divBdr>
                <w:top w:val="none" w:sz="0" w:space="0" w:color="auto"/>
                <w:left w:val="none" w:sz="0" w:space="0" w:color="auto"/>
                <w:bottom w:val="none" w:sz="0" w:space="0" w:color="auto"/>
                <w:right w:val="none" w:sz="0" w:space="0" w:color="auto"/>
              </w:divBdr>
            </w:div>
            <w:div w:id="1076633619">
              <w:marLeft w:val="0"/>
              <w:marRight w:val="0"/>
              <w:marTop w:val="0"/>
              <w:marBottom w:val="0"/>
              <w:divBdr>
                <w:top w:val="none" w:sz="0" w:space="0" w:color="auto"/>
                <w:left w:val="none" w:sz="0" w:space="0" w:color="auto"/>
                <w:bottom w:val="none" w:sz="0" w:space="0" w:color="auto"/>
                <w:right w:val="none" w:sz="0" w:space="0" w:color="auto"/>
              </w:divBdr>
            </w:div>
            <w:div w:id="1077630273">
              <w:marLeft w:val="0"/>
              <w:marRight w:val="0"/>
              <w:marTop w:val="0"/>
              <w:marBottom w:val="0"/>
              <w:divBdr>
                <w:top w:val="none" w:sz="0" w:space="0" w:color="auto"/>
                <w:left w:val="none" w:sz="0" w:space="0" w:color="auto"/>
                <w:bottom w:val="none" w:sz="0" w:space="0" w:color="auto"/>
                <w:right w:val="none" w:sz="0" w:space="0" w:color="auto"/>
              </w:divBdr>
            </w:div>
            <w:div w:id="1077898500">
              <w:marLeft w:val="0"/>
              <w:marRight w:val="0"/>
              <w:marTop w:val="0"/>
              <w:marBottom w:val="0"/>
              <w:divBdr>
                <w:top w:val="none" w:sz="0" w:space="0" w:color="auto"/>
                <w:left w:val="none" w:sz="0" w:space="0" w:color="auto"/>
                <w:bottom w:val="none" w:sz="0" w:space="0" w:color="auto"/>
                <w:right w:val="none" w:sz="0" w:space="0" w:color="auto"/>
              </w:divBdr>
            </w:div>
            <w:div w:id="1078330789">
              <w:marLeft w:val="0"/>
              <w:marRight w:val="0"/>
              <w:marTop w:val="0"/>
              <w:marBottom w:val="0"/>
              <w:divBdr>
                <w:top w:val="none" w:sz="0" w:space="0" w:color="auto"/>
                <w:left w:val="none" w:sz="0" w:space="0" w:color="auto"/>
                <w:bottom w:val="none" w:sz="0" w:space="0" w:color="auto"/>
                <w:right w:val="none" w:sz="0" w:space="0" w:color="auto"/>
              </w:divBdr>
            </w:div>
            <w:div w:id="1078672770">
              <w:marLeft w:val="0"/>
              <w:marRight w:val="0"/>
              <w:marTop w:val="0"/>
              <w:marBottom w:val="0"/>
              <w:divBdr>
                <w:top w:val="none" w:sz="0" w:space="0" w:color="auto"/>
                <w:left w:val="none" w:sz="0" w:space="0" w:color="auto"/>
                <w:bottom w:val="none" w:sz="0" w:space="0" w:color="auto"/>
                <w:right w:val="none" w:sz="0" w:space="0" w:color="auto"/>
              </w:divBdr>
            </w:div>
            <w:div w:id="1079063734">
              <w:marLeft w:val="0"/>
              <w:marRight w:val="0"/>
              <w:marTop w:val="0"/>
              <w:marBottom w:val="0"/>
              <w:divBdr>
                <w:top w:val="none" w:sz="0" w:space="0" w:color="auto"/>
                <w:left w:val="none" w:sz="0" w:space="0" w:color="auto"/>
                <w:bottom w:val="none" w:sz="0" w:space="0" w:color="auto"/>
                <w:right w:val="none" w:sz="0" w:space="0" w:color="auto"/>
              </w:divBdr>
            </w:div>
            <w:div w:id="1080297170">
              <w:marLeft w:val="0"/>
              <w:marRight w:val="0"/>
              <w:marTop w:val="0"/>
              <w:marBottom w:val="0"/>
              <w:divBdr>
                <w:top w:val="none" w:sz="0" w:space="0" w:color="auto"/>
                <w:left w:val="none" w:sz="0" w:space="0" w:color="auto"/>
                <w:bottom w:val="none" w:sz="0" w:space="0" w:color="auto"/>
                <w:right w:val="none" w:sz="0" w:space="0" w:color="auto"/>
              </w:divBdr>
            </w:div>
            <w:div w:id="1081488895">
              <w:marLeft w:val="0"/>
              <w:marRight w:val="0"/>
              <w:marTop w:val="0"/>
              <w:marBottom w:val="0"/>
              <w:divBdr>
                <w:top w:val="none" w:sz="0" w:space="0" w:color="auto"/>
                <w:left w:val="none" w:sz="0" w:space="0" w:color="auto"/>
                <w:bottom w:val="none" w:sz="0" w:space="0" w:color="auto"/>
                <w:right w:val="none" w:sz="0" w:space="0" w:color="auto"/>
              </w:divBdr>
            </w:div>
            <w:div w:id="1082948325">
              <w:marLeft w:val="0"/>
              <w:marRight w:val="0"/>
              <w:marTop w:val="0"/>
              <w:marBottom w:val="0"/>
              <w:divBdr>
                <w:top w:val="none" w:sz="0" w:space="0" w:color="auto"/>
                <w:left w:val="none" w:sz="0" w:space="0" w:color="auto"/>
                <w:bottom w:val="none" w:sz="0" w:space="0" w:color="auto"/>
                <w:right w:val="none" w:sz="0" w:space="0" w:color="auto"/>
              </w:divBdr>
            </w:div>
            <w:div w:id="1087533384">
              <w:marLeft w:val="0"/>
              <w:marRight w:val="0"/>
              <w:marTop w:val="0"/>
              <w:marBottom w:val="0"/>
              <w:divBdr>
                <w:top w:val="none" w:sz="0" w:space="0" w:color="auto"/>
                <w:left w:val="none" w:sz="0" w:space="0" w:color="auto"/>
                <w:bottom w:val="none" w:sz="0" w:space="0" w:color="auto"/>
                <w:right w:val="none" w:sz="0" w:space="0" w:color="auto"/>
              </w:divBdr>
            </w:div>
            <w:div w:id="1088498662">
              <w:marLeft w:val="0"/>
              <w:marRight w:val="0"/>
              <w:marTop w:val="0"/>
              <w:marBottom w:val="0"/>
              <w:divBdr>
                <w:top w:val="none" w:sz="0" w:space="0" w:color="auto"/>
                <w:left w:val="none" w:sz="0" w:space="0" w:color="auto"/>
                <w:bottom w:val="none" w:sz="0" w:space="0" w:color="auto"/>
                <w:right w:val="none" w:sz="0" w:space="0" w:color="auto"/>
              </w:divBdr>
            </w:div>
            <w:div w:id="1088843480">
              <w:marLeft w:val="0"/>
              <w:marRight w:val="0"/>
              <w:marTop w:val="0"/>
              <w:marBottom w:val="0"/>
              <w:divBdr>
                <w:top w:val="none" w:sz="0" w:space="0" w:color="auto"/>
                <w:left w:val="none" w:sz="0" w:space="0" w:color="auto"/>
                <w:bottom w:val="none" w:sz="0" w:space="0" w:color="auto"/>
                <w:right w:val="none" w:sz="0" w:space="0" w:color="auto"/>
              </w:divBdr>
            </w:div>
            <w:div w:id="1091000802">
              <w:marLeft w:val="0"/>
              <w:marRight w:val="0"/>
              <w:marTop w:val="0"/>
              <w:marBottom w:val="0"/>
              <w:divBdr>
                <w:top w:val="none" w:sz="0" w:space="0" w:color="auto"/>
                <w:left w:val="none" w:sz="0" w:space="0" w:color="auto"/>
                <w:bottom w:val="none" w:sz="0" w:space="0" w:color="auto"/>
                <w:right w:val="none" w:sz="0" w:space="0" w:color="auto"/>
              </w:divBdr>
            </w:div>
            <w:div w:id="1091699848">
              <w:marLeft w:val="0"/>
              <w:marRight w:val="0"/>
              <w:marTop w:val="0"/>
              <w:marBottom w:val="0"/>
              <w:divBdr>
                <w:top w:val="none" w:sz="0" w:space="0" w:color="auto"/>
                <w:left w:val="none" w:sz="0" w:space="0" w:color="auto"/>
                <w:bottom w:val="none" w:sz="0" w:space="0" w:color="auto"/>
                <w:right w:val="none" w:sz="0" w:space="0" w:color="auto"/>
              </w:divBdr>
            </w:div>
            <w:div w:id="1091852070">
              <w:marLeft w:val="0"/>
              <w:marRight w:val="0"/>
              <w:marTop w:val="0"/>
              <w:marBottom w:val="0"/>
              <w:divBdr>
                <w:top w:val="none" w:sz="0" w:space="0" w:color="auto"/>
                <w:left w:val="none" w:sz="0" w:space="0" w:color="auto"/>
                <w:bottom w:val="none" w:sz="0" w:space="0" w:color="auto"/>
                <w:right w:val="none" w:sz="0" w:space="0" w:color="auto"/>
              </w:divBdr>
            </w:div>
            <w:div w:id="1093890941">
              <w:marLeft w:val="0"/>
              <w:marRight w:val="0"/>
              <w:marTop w:val="0"/>
              <w:marBottom w:val="0"/>
              <w:divBdr>
                <w:top w:val="none" w:sz="0" w:space="0" w:color="auto"/>
                <w:left w:val="none" w:sz="0" w:space="0" w:color="auto"/>
                <w:bottom w:val="none" w:sz="0" w:space="0" w:color="auto"/>
                <w:right w:val="none" w:sz="0" w:space="0" w:color="auto"/>
              </w:divBdr>
            </w:div>
            <w:div w:id="1094009532">
              <w:marLeft w:val="0"/>
              <w:marRight w:val="0"/>
              <w:marTop w:val="0"/>
              <w:marBottom w:val="0"/>
              <w:divBdr>
                <w:top w:val="none" w:sz="0" w:space="0" w:color="auto"/>
                <w:left w:val="none" w:sz="0" w:space="0" w:color="auto"/>
                <w:bottom w:val="none" w:sz="0" w:space="0" w:color="auto"/>
                <w:right w:val="none" w:sz="0" w:space="0" w:color="auto"/>
              </w:divBdr>
            </w:div>
            <w:div w:id="1095058037">
              <w:marLeft w:val="0"/>
              <w:marRight w:val="0"/>
              <w:marTop w:val="0"/>
              <w:marBottom w:val="0"/>
              <w:divBdr>
                <w:top w:val="none" w:sz="0" w:space="0" w:color="auto"/>
                <w:left w:val="none" w:sz="0" w:space="0" w:color="auto"/>
                <w:bottom w:val="none" w:sz="0" w:space="0" w:color="auto"/>
                <w:right w:val="none" w:sz="0" w:space="0" w:color="auto"/>
              </w:divBdr>
            </w:div>
            <w:div w:id="1097020732">
              <w:marLeft w:val="0"/>
              <w:marRight w:val="0"/>
              <w:marTop w:val="0"/>
              <w:marBottom w:val="0"/>
              <w:divBdr>
                <w:top w:val="none" w:sz="0" w:space="0" w:color="auto"/>
                <w:left w:val="none" w:sz="0" w:space="0" w:color="auto"/>
                <w:bottom w:val="none" w:sz="0" w:space="0" w:color="auto"/>
                <w:right w:val="none" w:sz="0" w:space="0" w:color="auto"/>
              </w:divBdr>
            </w:div>
            <w:div w:id="1097097799">
              <w:marLeft w:val="0"/>
              <w:marRight w:val="0"/>
              <w:marTop w:val="0"/>
              <w:marBottom w:val="0"/>
              <w:divBdr>
                <w:top w:val="none" w:sz="0" w:space="0" w:color="auto"/>
                <w:left w:val="none" w:sz="0" w:space="0" w:color="auto"/>
                <w:bottom w:val="none" w:sz="0" w:space="0" w:color="auto"/>
                <w:right w:val="none" w:sz="0" w:space="0" w:color="auto"/>
              </w:divBdr>
            </w:div>
            <w:div w:id="1098603200">
              <w:marLeft w:val="0"/>
              <w:marRight w:val="0"/>
              <w:marTop w:val="0"/>
              <w:marBottom w:val="0"/>
              <w:divBdr>
                <w:top w:val="none" w:sz="0" w:space="0" w:color="auto"/>
                <w:left w:val="none" w:sz="0" w:space="0" w:color="auto"/>
                <w:bottom w:val="none" w:sz="0" w:space="0" w:color="auto"/>
                <w:right w:val="none" w:sz="0" w:space="0" w:color="auto"/>
              </w:divBdr>
            </w:div>
            <w:div w:id="1098791961">
              <w:marLeft w:val="0"/>
              <w:marRight w:val="0"/>
              <w:marTop w:val="0"/>
              <w:marBottom w:val="0"/>
              <w:divBdr>
                <w:top w:val="none" w:sz="0" w:space="0" w:color="auto"/>
                <w:left w:val="none" w:sz="0" w:space="0" w:color="auto"/>
                <w:bottom w:val="none" w:sz="0" w:space="0" w:color="auto"/>
                <w:right w:val="none" w:sz="0" w:space="0" w:color="auto"/>
              </w:divBdr>
            </w:div>
            <w:div w:id="1099134163">
              <w:marLeft w:val="0"/>
              <w:marRight w:val="0"/>
              <w:marTop w:val="0"/>
              <w:marBottom w:val="0"/>
              <w:divBdr>
                <w:top w:val="none" w:sz="0" w:space="0" w:color="auto"/>
                <w:left w:val="none" w:sz="0" w:space="0" w:color="auto"/>
                <w:bottom w:val="none" w:sz="0" w:space="0" w:color="auto"/>
                <w:right w:val="none" w:sz="0" w:space="0" w:color="auto"/>
              </w:divBdr>
            </w:div>
            <w:div w:id="1099368766">
              <w:marLeft w:val="0"/>
              <w:marRight w:val="0"/>
              <w:marTop w:val="0"/>
              <w:marBottom w:val="0"/>
              <w:divBdr>
                <w:top w:val="none" w:sz="0" w:space="0" w:color="auto"/>
                <w:left w:val="none" w:sz="0" w:space="0" w:color="auto"/>
                <w:bottom w:val="none" w:sz="0" w:space="0" w:color="auto"/>
                <w:right w:val="none" w:sz="0" w:space="0" w:color="auto"/>
              </w:divBdr>
            </w:div>
            <w:div w:id="1099914489">
              <w:marLeft w:val="0"/>
              <w:marRight w:val="0"/>
              <w:marTop w:val="0"/>
              <w:marBottom w:val="0"/>
              <w:divBdr>
                <w:top w:val="none" w:sz="0" w:space="0" w:color="auto"/>
                <w:left w:val="none" w:sz="0" w:space="0" w:color="auto"/>
                <w:bottom w:val="none" w:sz="0" w:space="0" w:color="auto"/>
                <w:right w:val="none" w:sz="0" w:space="0" w:color="auto"/>
              </w:divBdr>
            </w:div>
            <w:div w:id="1099983649">
              <w:marLeft w:val="0"/>
              <w:marRight w:val="0"/>
              <w:marTop w:val="0"/>
              <w:marBottom w:val="0"/>
              <w:divBdr>
                <w:top w:val="none" w:sz="0" w:space="0" w:color="auto"/>
                <w:left w:val="none" w:sz="0" w:space="0" w:color="auto"/>
                <w:bottom w:val="none" w:sz="0" w:space="0" w:color="auto"/>
                <w:right w:val="none" w:sz="0" w:space="0" w:color="auto"/>
              </w:divBdr>
            </w:div>
            <w:div w:id="1100174637">
              <w:marLeft w:val="0"/>
              <w:marRight w:val="0"/>
              <w:marTop w:val="0"/>
              <w:marBottom w:val="0"/>
              <w:divBdr>
                <w:top w:val="none" w:sz="0" w:space="0" w:color="auto"/>
                <w:left w:val="none" w:sz="0" w:space="0" w:color="auto"/>
                <w:bottom w:val="none" w:sz="0" w:space="0" w:color="auto"/>
                <w:right w:val="none" w:sz="0" w:space="0" w:color="auto"/>
              </w:divBdr>
            </w:div>
            <w:div w:id="1103063945">
              <w:marLeft w:val="0"/>
              <w:marRight w:val="0"/>
              <w:marTop w:val="0"/>
              <w:marBottom w:val="0"/>
              <w:divBdr>
                <w:top w:val="none" w:sz="0" w:space="0" w:color="auto"/>
                <w:left w:val="none" w:sz="0" w:space="0" w:color="auto"/>
                <w:bottom w:val="none" w:sz="0" w:space="0" w:color="auto"/>
                <w:right w:val="none" w:sz="0" w:space="0" w:color="auto"/>
              </w:divBdr>
            </w:div>
            <w:div w:id="1103307756">
              <w:marLeft w:val="0"/>
              <w:marRight w:val="0"/>
              <w:marTop w:val="0"/>
              <w:marBottom w:val="0"/>
              <w:divBdr>
                <w:top w:val="none" w:sz="0" w:space="0" w:color="auto"/>
                <w:left w:val="none" w:sz="0" w:space="0" w:color="auto"/>
                <w:bottom w:val="none" w:sz="0" w:space="0" w:color="auto"/>
                <w:right w:val="none" w:sz="0" w:space="0" w:color="auto"/>
              </w:divBdr>
            </w:div>
            <w:div w:id="1103376139">
              <w:marLeft w:val="0"/>
              <w:marRight w:val="0"/>
              <w:marTop w:val="0"/>
              <w:marBottom w:val="0"/>
              <w:divBdr>
                <w:top w:val="none" w:sz="0" w:space="0" w:color="auto"/>
                <w:left w:val="none" w:sz="0" w:space="0" w:color="auto"/>
                <w:bottom w:val="none" w:sz="0" w:space="0" w:color="auto"/>
                <w:right w:val="none" w:sz="0" w:space="0" w:color="auto"/>
              </w:divBdr>
            </w:div>
            <w:div w:id="1103644226">
              <w:marLeft w:val="0"/>
              <w:marRight w:val="0"/>
              <w:marTop w:val="0"/>
              <w:marBottom w:val="0"/>
              <w:divBdr>
                <w:top w:val="none" w:sz="0" w:space="0" w:color="auto"/>
                <w:left w:val="none" w:sz="0" w:space="0" w:color="auto"/>
                <w:bottom w:val="none" w:sz="0" w:space="0" w:color="auto"/>
                <w:right w:val="none" w:sz="0" w:space="0" w:color="auto"/>
              </w:divBdr>
            </w:div>
            <w:div w:id="1104376494">
              <w:marLeft w:val="0"/>
              <w:marRight w:val="0"/>
              <w:marTop w:val="0"/>
              <w:marBottom w:val="0"/>
              <w:divBdr>
                <w:top w:val="none" w:sz="0" w:space="0" w:color="auto"/>
                <w:left w:val="none" w:sz="0" w:space="0" w:color="auto"/>
                <w:bottom w:val="none" w:sz="0" w:space="0" w:color="auto"/>
                <w:right w:val="none" w:sz="0" w:space="0" w:color="auto"/>
              </w:divBdr>
            </w:div>
            <w:div w:id="1104614652">
              <w:marLeft w:val="0"/>
              <w:marRight w:val="0"/>
              <w:marTop w:val="0"/>
              <w:marBottom w:val="0"/>
              <w:divBdr>
                <w:top w:val="none" w:sz="0" w:space="0" w:color="auto"/>
                <w:left w:val="none" w:sz="0" w:space="0" w:color="auto"/>
                <w:bottom w:val="none" w:sz="0" w:space="0" w:color="auto"/>
                <w:right w:val="none" w:sz="0" w:space="0" w:color="auto"/>
              </w:divBdr>
            </w:div>
            <w:div w:id="1104883504">
              <w:marLeft w:val="0"/>
              <w:marRight w:val="0"/>
              <w:marTop w:val="0"/>
              <w:marBottom w:val="0"/>
              <w:divBdr>
                <w:top w:val="none" w:sz="0" w:space="0" w:color="auto"/>
                <w:left w:val="none" w:sz="0" w:space="0" w:color="auto"/>
                <w:bottom w:val="none" w:sz="0" w:space="0" w:color="auto"/>
                <w:right w:val="none" w:sz="0" w:space="0" w:color="auto"/>
              </w:divBdr>
            </w:div>
            <w:div w:id="1105077565">
              <w:marLeft w:val="0"/>
              <w:marRight w:val="0"/>
              <w:marTop w:val="0"/>
              <w:marBottom w:val="0"/>
              <w:divBdr>
                <w:top w:val="none" w:sz="0" w:space="0" w:color="auto"/>
                <w:left w:val="none" w:sz="0" w:space="0" w:color="auto"/>
                <w:bottom w:val="none" w:sz="0" w:space="0" w:color="auto"/>
                <w:right w:val="none" w:sz="0" w:space="0" w:color="auto"/>
              </w:divBdr>
            </w:div>
            <w:div w:id="1106383831">
              <w:marLeft w:val="0"/>
              <w:marRight w:val="0"/>
              <w:marTop w:val="0"/>
              <w:marBottom w:val="0"/>
              <w:divBdr>
                <w:top w:val="none" w:sz="0" w:space="0" w:color="auto"/>
                <w:left w:val="none" w:sz="0" w:space="0" w:color="auto"/>
                <w:bottom w:val="none" w:sz="0" w:space="0" w:color="auto"/>
                <w:right w:val="none" w:sz="0" w:space="0" w:color="auto"/>
              </w:divBdr>
            </w:div>
            <w:div w:id="1106802570">
              <w:marLeft w:val="0"/>
              <w:marRight w:val="0"/>
              <w:marTop w:val="0"/>
              <w:marBottom w:val="0"/>
              <w:divBdr>
                <w:top w:val="none" w:sz="0" w:space="0" w:color="auto"/>
                <w:left w:val="none" w:sz="0" w:space="0" w:color="auto"/>
                <w:bottom w:val="none" w:sz="0" w:space="0" w:color="auto"/>
                <w:right w:val="none" w:sz="0" w:space="0" w:color="auto"/>
              </w:divBdr>
            </w:div>
            <w:div w:id="1107696945">
              <w:marLeft w:val="0"/>
              <w:marRight w:val="0"/>
              <w:marTop w:val="0"/>
              <w:marBottom w:val="0"/>
              <w:divBdr>
                <w:top w:val="none" w:sz="0" w:space="0" w:color="auto"/>
                <w:left w:val="none" w:sz="0" w:space="0" w:color="auto"/>
                <w:bottom w:val="none" w:sz="0" w:space="0" w:color="auto"/>
                <w:right w:val="none" w:sz="0" w:space="0" w:color="auto"/>
              </w:divBdr>
            </w:div>
            <w:div w:id="1107700164">
              <w:marLeft w:val="0"/>
              <w:marRight w:val="0"/>
              <w:marTop w:val="0"/>
              <w:marBottom w:val="0"/>
              <w:divBdr>
                <w:top w:val="none" w:sz="0" w:space="0" w:color="auto"/>
                <w:left w:val="none" w:sz="0" w:space="0" w:color="auto"/>
                <w:bottom w:val="none" w:sz="0" w:space="0" w:color="auto"/>
                <w:right w:val="none" w:sz="0" w:space="0" w:color="auto"/>
              </w:divBdr>
            </w:div>
            <w:div w:id="1108426044">
              <w:marLeft w:val="0"/>
              <w:marRight w:val="0"/>
              <w:marTop w:val="0"/>
              <w:marBottom w:val="0"/>
              <w:divBdr>
                <w:top w:val="none" w:sz="0" w:space="0" w:color="auto"/>
                <w:left w:val="none" w:sz="0" w:space="0" w:color="auto"/>
                <w:bottom w:val="none" w:sz="0" w:space="0" w:color="auto"/>
                <w:right w:val="none" w:sz="0" w:space="0" w:color="auto"/>
              </w:divBdr>
            </w:div>
            <w:div w:id="1109200004">
              <w:marLeft w:val="0"/>
              <w:marRight w:val="0"/>
              <w:marTop w:val="0"/>
              <w:marBottom w:val="0"/>
              <w:divBdr>
                <w:top w:val="none" w:sz="0" w:space="0" w:color="auto"/>
                <w:left w:val="none" w:sz="0" w:space="0" w:color="auto"/>
                <w:bottom w:val="none" w:sz="0" w:space="0" w:color="auto"/>
                <w:right w:val="none" w:sz="0" w:space="0" w:color="auto"/>
              </w:divBdr>
            </w:div>
            <w:div w:id="1109397359">
              <w:marLeft w:val="0"/>
              <w:marRight w:val="0"/>
              <w:marTop w:val="0"/>
              <w:marBottom w:val="0"/>
              <w:divBdr>
                <w:top w:val="none" w:sz="0" w:space="0" w:color="auto"/>
                <w:left w:val="none" w:sz="0" w:space="0" w:color="auto"/>
                <w:bottom w:val="none" w:sz="0" w:space="0" w:color="auto"/>
                <w:right w:val="none" w:sz="0" w:space="0" w:color="auto"/>
              </w:divBdr>
            </w:div>
            <w:div w:id="1110389822">
              <w:marLeft w:val="0"/>
              <w:marRight w:val="0"/>
              <w:marTop w:val="0"/>
              <w:marBottom w:val="0"/>
              <w:divBdr>
                <w:top w:val="none" w:sz="0" w:space="0" w:color="auto"/>
                <w:left w:val="none" w:sz="0" w:space="0" w:color="auto"/>
                <w:bottom w:val="none" w:sz="0" w:space="0" w:color="auto"/>
                <w:right w:val="none" w:sz="0" w:space="0" w:color="auto"/>
              </w:divBdr>
            </w:div>
            <w:div w:id="1110516217">
              <w:marLeft w:val="0"/>
              <w:marRight w:val="0"/>
              <w:marTop w:val="0"/>
              <w:marBottom w:val="0"/>
              <w:divBdr>
                <w:top w:val="none" w:sz="0" w:space="0" w:color="auto"/>
                <w:left w:val="none" w:sz="0" w:space="0" w:color="auto"/>
                <w:bottom w:val="none" w:sz="0" w:space="0" w:color="auto"/>
                <w:right w:val="none" w:sz="0" w:space="0" w:color="auto"/>
              </w:divBdr>
            </w:div>
            <w:div w:id="1111316069">
              <w:marLeft w:val="0"/>
              <w:marRight w:val="0"/>
              <w:marTop w:val="0"/>
              <w:marBottom w:val="0"/>
              <w:divBdr>
                <w:top w:val="none" w:sz="0" w:space="0" w:color="auto"/>
                <w:left w:val="none" w:sz="0" w:space="0" w:color="auto"/>
                <w:bottom w:val="none" w:sz="0" w:space="0" w:color="auto"/>
                <w:right w:val="none" w:sz="0" w:space="0" w:color="auto"/>
              </w:divBdr>
            </w:div>
            <w:div w:id="1111362874">
              <w:marLeft w:val="0"/>
              <w:marRight w:val="0"/>
              <w:marTop w:val="0"/>
              <w:marBottom w:val="0"/>
              <w:divBdr>
                <w:top w:val="none" w:sz="0" w:space="0" w:color="auto"/>
                <w:left w:val="none" w:sz="0" w:space="0" w:color="auto"/>
                <w:bottom w:val="none" w:sz="0" w:space="0" w:color="auto"/>
                <w:right w:val="none" w:sz="0" w:space="0" w:color="auto"/>
              </w:divBdr>
            </w:div>
            <w:div w:id="1111558308">
              <w:marLeft w:val="0"/>
              <w:marRight w:val="0"/>
              <w:marTop w:val="0"/>
              <w:marBottom w:val="0"/>
              <w:divBdr>
                <w:top w:val="none" w:sz="0" w:space="0" w:color="auto"/>
                <w:left w:val="none" w:sz="0" w:space="0" w:color="auto"/>
                <w:bottom w:val="none" w:sz="0" w:space="0" w:color="auto"/>
                <w:right w:val="none" w:sz="0" w:space="0" w:color="auto"/>
              </w:divBdr>
            </w:div>
            <w:div w:id="1111708904">
              <w:marLeft w:val="0"/>
              <w:marRight w:val="0"/>
              <w:marTop w:val="0"/>
              <w:marBottom w:val="0"/>
              <w:divBdr>
                <w:top w:val="none" w:sz="0" w:space="0" w:color="auto"/>
                <w:left w:val="none" w:sz="0" w:space="0" w:color="auto"/>
                <w:bottom w:val="none" w:sz="0" w:space="0" w:color="auto"/>
                <w:right w:val="none" w:sz="0" w:space="0" w:color="auto"/>
              </w:divBdr>
            </w:div>
            <w:div w:id="1112940569">
              <w:marLeft w:val="0"/>
              <w:marRight w:val="0"/>
              <w:marTop w:val="0"/>
              <w:marBottom w:val="0"/>
              <w:divBdr>
                <w:top w:val="none" w:sz="0" w:space="0" w:color="auto"/>
                <w:left w:val="none" w:sz="0" w:space="0" w:color="auto"/>
                <w:bottom w:val="none" w:sz="0" w:space="0" w:color="auto"/>
                <w:right w:val="none" w:sz="0" w:space="0" w:color="auto"/>
              </w:divBdr>
            </w:div>
            <w:div w:id="1113787459">
              <w:marLeft w:val="0"/>
              <w:marRight w:val="0"/>
              <w:marTop w:val="0"/>
              <w:marBottom w:val="0"/>
              <w:divBdr>
                <w:top w:val="none" w:sz="0" w:space="0" w:color="auto"/>
                <w:left w:val="none" w:sz="0" w:space="0" w:color="auto"/>
                <w:bottom w:val="none" w:sz="0" w:space="0" w:color="auto"/>
                <w:right w:val="none" w:sz="0" w:space="0" w:color="auto"/>
              </w:divBdr>
            </w:div>
            <w:div w:id="1113935991">
              <w:marLeft w:val="0"/>
              <w:marRight w:val="0"/>
              <w:marTop w:val="0"/>
              <w:marBottom w:val="0"/>
              <w:divBdr>
                <w:top w:val="none" w:sz="0" w:space="0" w:color="auto"/>
                <w:left w:val="none" w:sz="0" w:space="0" w:color="auto"/>
                <w:bottom w:val="none" w:sz="0" w:space="0" w:color="auto"/>
                <w:right w:val="none" w:sz="0" w:space="0" w:color="auto"/>
              </w:divBdr>
            </w:div>
            <w:div w:id="1113942221">
              <w:marLeft w:val="0"/>
              <w:marRight w:val="0"/>
              <w:marTop w:val="0"/>
              <w:marBottom w:val="0"/>
              <w:divBdr>
                <w:top w:val="none" w:sz="0" w:space="0" w:color="auto"/>
                <w:left w:val="none" w:sz="0" w:space="0" w:color="auto"/>
                <w:bottom w:val="none" w:sz="0" w:space="0" w:color="auto"/>
                <w:right w:val="none" w:sz="0" w:space="0" w:color="auto"/>
              </w:divBdr>
              <w:divsChild>
                <w:div w:id="548885544">
                  <w:marLeft w:val="0"/>
                  <w:marRight w:val="0"/>
                  <w:marTop w:val="0"/>
                  <w:marBottom w:val="0"/>
                  <w:divBdr>
                    <w:top w:val="none" w:sz="0" w:space="0" w:color="auto"/>
                    <w:left w:val="none" w:sz="0" w:space="0" w:color="auto"/>
                    <w:bottom w:val="none" w:sz="0" w:space="0" w:color="auto"/>
                    <w:right w:val="none" w:sz="0" w:space="0" w:color="auto"/>
                  </w:divBdr>
                </w:div>
                <w:div w:id="775952226">
                  <w:marLeft w:val="0"/>
                  <w:marRight w:val="0"/>
                  <w:marTop w:val="0"/>
                  <w:marBottom w:val="0"/>
                  <w:divBdr>
                    <w:top w:val="none" w:sz="0" w:space="0" w:color="auto"/>
                    <w:left w:val="none" w:sz="0" w:space="0" w:color="auto"/>
                    <w:bottom w:val="none" w:sz="0" w:space="0" w:color="auto"/>
                    <w:right w:val="none" w:sz="0" w:space="0" w:color="auto"/>
                  </w:divBdr>
                </w:div>
                <w:div w:id="906962972">
                  <w:marLeft w:val="0"/>
                  <w:marRight w:val="0"/>
                  <w:marTop w:val="0"/>
                  <w:marBottom w:val="0"/>
                  <w:divBdr>
                    <w:top w:val="none" w:sz="0" w:space="0" w:color="auto"/>
                    <w:left w:val="none" w:sz="0" w:space="0" w:color="auto"/>
                    <w:bottom w:val="none" w:sz="0" w:space="0" w:color="auto"/>
                    <w:right w:val="none" w:sz="0" w:space="0" w:color="auto"/>
                  </w:divBdr>
                </w:div>
                <w:div w:id="1519468051">
                  <w:marLeft w:val="0"/>
                  <w:marRight w:val="0"/>
                  <w:marTop w:val="0"/>
                  <w:marBottom w:val="0"/>
                  <w:divBdr>
                    <w:top w:val="none" w:sz="0" w:space="0" w:color="auto"/>
                    <w:left w:val="none" w:sz="0" w:space="0" w:color="auto"/>
                    <w:bottom w:val="none" w:sz="0" w:space="0" w:color="auto"/>
                    <w:right w:val="none" w:sz="0" w:space="0" w:color="auto"/>
                  </w:divBdr>
                </w:div>
                <w:div w:id="1583445308">
                  <w:marLeft w:val="0"/>
                  <w:marRight w:val="0"/>
                  <w:marTop w:val="0"/>
                  <w:marBottom w:val="0"/>
                  <w:divBdr>
                    <w:top w:val="none" w:sz="0" w:space="0" w:color="auto"/>
                    <w:left w:val="none" w:sz="0" w:space="0" w:color="auto"/>
                    <w:bottom w:val="none" w:sz="0" w:space="0" w:color="auto"/>
                    <w:right w:val="none" w:sz="0" w:space="0" w:color="auto"/>
                  </w:divBdr>
                </w:div>
                <w:div w:id="1893733863">
                  <w:marLeft w:val="0"/>
                  <w:marRight w:val="0"/>
                  <w:marTop w:val="0"/>
                  <w:marBottom w:val="0"/>
                  <w:divBdr>
                    <w:top w:val="none" w:sz="0" w:space="0" w:color="auto"/>
                    <w:left w:val="none" w:sz="0" w:space="0" w:color="auto"/>
                    <w:bottom w:val="none" w:sz="0" w:space="0" w:color="auto"/>
                    <w:right w:val="none" w:sz="0" w:space="0" w:color="auto"/>
                  </w:divBdr>
                </w:div>
              </w:divsChild>
            </w:div>
            <w:div w:id="1114400793">
              <w:marLeft w:val="0"/>
              <w:marRight w:val="0"/>
              <w:marTop w:val="0"/>
              <w:marBottom w:val="0"/>
              <w:divBdr>
                <w:top w:val="none" w:sz="0" w:space="0" w:color="auto"/>
                <w:left w:val="none" w:sz="0" w:space="0" w:color="auto"/>
                <w:bottom w:val="none" w:sz="0" w:space="0" w:color="auto"/>
                <w:right w:val="none" w:sz="0" w:space="0" w:color="auto"/>
              </w:divBdr>
            </w:div>
            <w:div w:id="1115179510">
              <w:marLeft w:val="0"/>
              <w:marRight w:val="0"/>
              <w:marTop w:val="0"/>
              <w:marBottom w:val="0"/>
              <w:divBdr>
                <w:top w:val="none" w:sz="0" w:space="0" w:color="auto"/>
                <w:left w:val="none" w:sz="0" w:space="0" w:color="auto"/>
                <w:bottom w:val="none" w:sz="0" w:space="0" w:color="auto"/>
                <w:right w:val="none" w:sz="0" w:space="0" w:color="auto"/>
              </w:divBdr>
            </w:div>
            <w:div w:id="1115755037">
              <w:marLeft w:val="0"/>
              <w:marRight w:val="0"/>
              <w:marTop w:val="0"/>
              <w:marBottom w:val="0"/>
              <w:divBdr>
                <w:top w:val="none" w:sz="0" w:space="0" w:color="auto"/>
                <w:left w:val="none" w:sz="0" w:space="0" w:color="auto"/>
                <w:bottom w:val="none" w:sz="0" w:space="0" w:color="auto"/>
                <w:right w:val="none" w:sz="0" w:space="0" w:color="auto"/>
              </w:divBdr>
            </w:div>
            <w:div w:id="1115755799">
              <w:marLeft w:val="0"/>
              <w:marRight w:val="0"/>
              <w:marTop w:val="0"/>
              <w:marBottom w:val="0"/>
              <w:divBdr>
                <w:top w:val="none" w:sz="0" w:space="0" w:color="auto"/>
                <w:left w:val="none" w:sz="0" w:space="0" w:color="auto"/>
                <w:bottom w:val="none" w:sz="0" w:space="0" w:color="auto"/>
                <w:right w:val="none" w:sz="0" w:space="0" w:color="auto"/>
              </w:divBdr>
            </w:div>
            <w:div w:id="1115757904">
              <w:marLeft w:val="0"/>
              <w:marRight w:val="0"/>
              <w:marTop w:val="0"/>
              <w:marBottom w:val="0"/>
              <w:divBdr>
                <w:top w:val="none" w:sz="0" w:space="0" w:color="auto"/>
                <w:left w:val="none" w:sz="0" w:space="0" w:color="auto"/>
                <w:bottom w:val="none" w:sz="0" w:space="0" w:color="auto"/>
                <w:right w:val="none" w:sz="0" w:space="0" w:color="auto"/>
              </w:divBdr>
            </w:div>
            <w:div w:id="1116019469">
              <w:marLeft w:val="0"/>
              <w:marRight w:val="0"/>
              <w:marTop w:val="0"/>
              <w:marBottom w:val="0"/>
              <w:divBdr>
                <w:top w:val="none" w:sz="0" w:space="0" w:color="auto"/>
                <w:left w:val="none" w:sz="0" w:space="0" w:color="auto"/>
                <w:bottom w:val="none" w:sz="0" w:space="0" w:color="auto"/>
                <w:right w:val="none" w:sz="0" w:space="0" w:color="auto"/>
              </w:divBdr>
            </w:div>
            <w:div w:id="1117258113">
              <w:marLeft w:val="0"/>
              <w:marRight w:val="0"/>
              <w:marTop w:val="0"/>
              <w:marBottom w:val="0"/>
              <w:divBdr>
                <w:top w:val="none" w:sz="0" w:space="0" w:color="auto"/>
                <w:left w:val="none" w:sz="0" w:space="0" w:color="auto"/>
                <w:bottom w:val="none" w:sz="0" w:space="0" w:color="auto"/>
                <w:right w:val="none" w:sz="0" w:space="0" w:color="auto"/>
              </w:divBdr>
            </w:div>
            <w:div w:id="1117406250">
              <w:marLeft w:val="0"/>
              <w:marRight w:val="0"/>
              <w:marTop w:val="0"/>
              <w:marBottom w:val="0"/>
              <w:divBdr>
                <w:top w:val="none" w:sz="0" w:space="0" w:color="auto"/>
                <w:left w:val="none" w:sz="0" w:space="0" w:color="auto"/>
                <w:bottom w:val="none" w:sz="0" w:space="0" w:color="auto"/>
                <w:right w:val="none" w:sz="0" w:space="0" w:color="auto"/>
              </w:divBdr>
            </w:div>
            <w:div w:id="1117529492">
              <w:marLeft w:val="0"/>
              <w:marRight w:val="0"/>
              <w:marTop w:val="0"/>
              <w:marBottom w:val="0"/>
              <w:divBdr>
                <w:top w:val="none" w:sz="0" w:space="0" w:color="auto"/>
                <w:left w:val="none" w:sz="0" w:space="0" w:color="auto"/>
                <w:bottom w:val="none" w:sz="0" w:space="0" w:color="auto"/>
                <w:right w:val="none" w:sz="0" w:space="0" w:color="auto"/>
              </w:divBdr>
            </w:div>
            <w:div w:id="1119571856">
              <w:marLeft w:val="0"/>
              <w:marRight w:val="0"/>
              <w:marTop w:val="0"/>
              <w:marBottom w:val="0"/>
              <w:divBdr>
                <w:top w:val="none" w:sz="0" w:space="0" w:color="auto"/>
                <w:left w:val="none" w:sz="0" w:space="0" w:color="auto"/>
                <w:bottom w:val="none" w:sz="0" w:space="0" w:color="auto"/>
                <w:right w:val="none" w:sz="0" w:space="0" w:color="auto"/>
              </w:divBdr>
            </w:div>
            <w:div w:id="1120566280">
              <w:marLeft w:val="0"/>
              <w:marRight w:val="0"/>
              <w:marTop w:val="0"/>
              <w:marBottom w:val="0"/>
              <w:divBdr>
                <w:top w:val="none" w:sz="0" w:space="0" w:color="auto"/>
                <w:left w:val="none" w:sz="0" w:space="0" w:color="auto"/>
                <w:bottom w:val="none" w:sz="0" w:space="0" w:color="auto"/>
                <w:right w:val="none" w:sz="0" w:space="0" w:color="auto"/>
              </w:divBdr>
            </w:div>
            <w:div w:id="1121345026">
              <w:marLeft w:val="0"/>
              <w:marRight w:val="0"/>
              <w:marTop w:val="0"/>
              <w:marBottom w:val="0"/>
              <w:divBdr>
                <w:top w:val="none" w:sz="0" w:space="0" w:color="auto"/>
                <w:left w:val="none" w:sz="0" w:space="0" w:color="auto"/>
                <w:bottom w:val="none" w:sz="0" w:space="0" w:color="auto"/>
                <w:right w:val="none" w:sz="0" w:space="0" w:color="auto"/>
              </w:divBdr>
            </w:div>
            <w:div w:id="1121657053">
              <w:marLeft w:val="0"/>
              <w:marRight w:val="0"/>
              <w:marTop w:val="0"/>
              <w:marBottom w:val="0"/>
              <w:divBdr>
                <w:top w:val="none" w:sz="0" w:space="0" w:color="auto"/>
                <w:left w:val="none" w:sz="0" w:space="0" w:color="auto"/>
                <w:bottom w:val="none" w:sz="0" w:space="0" w:color="auto"/>
                <w:right w:val="none" w:sz="0" w:space="0" w:color="auto"/>
              </w:divBdr>
            </w:div>
            <w:div w:id="1121727562">
              <w:marLeft w:val="0"/>
              <w:marRight w:val="0"/>
              <w:marTop w:val="0"/>
              <w:marBottom w:val="0"/>
              <w:divBdr>
                <w:top w:val="none" w:sz="0" w:space="0" w:color="auto"/>
                <w:left w:val="none" w:sz="0" w:space="0" w:color="auto"/>
                <w:bottom w:val="none" w:sz="0" w:space="0" w:color="auto"/>
                <w:right w:val="none" w:sz="0" w:space="0" w:color="auto"/>
              </w:divBdr>
            </w:div>
            <w:div w:id="1122260465">
              <w:marLeft w:val="0"/>
              <w:marRight w:val="0"/>
              <w:marTop w:val="0"/>
              <w:marBottom w:val="0"/>
              <w:divBdr>
                <w:top w:val="none" w:sz="0" w:space="0" w:color="auto"/>
                <w:left w:val="none" w:sz="0" w:space="0" w:color="auto"/>
                <w:bottom w:val="none" w:sz="0" w:space="0" w:color="auto"/>
                <w:right w:val="none" w:sz="0" w:space="0" w:color="auto"/>
              </w:divBdr>
            </w:div>
            <w:div w:id="1123379179">
              <w:marLeft w:val="0"/>
              <w:marRight w:val="0"/>
              <w:marTop w:val="0"/>
              <w:marBottom w:val="0"/>
              <w:divBdr>
                <w:top w:val="none" w:sz="0" w:space="0" w:color="auto"/>
                <w:left w:val="none" w:sz="0" w:space="0" w:color="auto"/>
                <w:bottom w:val="none" w:sz="0" w:space="0" w:color="auto"/>
                <w:right w:val="none" w:sz="0" w:space="0" w:color="auto"/>
              </w:divBdr>
            </w:div>
            <w:div w:id="1123884510">
              <w:marLeft w:val="0"/>
              <w:marRight w:val="0"/>
              <w:marTop w:val="0"/>
              <w:marBottom w:val="0"/>
              <w:divBdr>
                <w:top w:val="none" w:sz="0" w:space="0" w:color="auto"/>
                <w:left w:val="none" w:sz="0" w:space="0" w:color="auto"/>
                <w:bottom w:val="none" w:sz="0" w:space="0" w:color="auto"/>
                <w:right w:val="none" w:sz="0" w:space="0" w:color="auto"/>
              </w:divBdr>
            </w:div>
            <w:div w:id="1126462935">
              <w:marLeft w:val="0"/>
              <w:marRight w:val="0"/>
              <w:marTop w:val="0"/>
              <w:marBottom w:val="0"/>
              <w:divBdr>
                <w:top w:val="none" w:sz="0" w:space="0" w:color="auto"/>
                <w:left w:val="none" w:sz="0" w:space="0" w:color="auto"/>
                <w:bottom w:val="none" w:sz="0" w:space="0" w:color="auto"/>
                <w:right w:val="none" w:sz="0" w:space="0" w:color="auto"/>
              </w:divBdr>
            </w:div>
            <w:div w:id="1126580576">
              <w:marLeft w:val="0"/>
              <w:marRight w:val="0"/>
              <w:marTop w:val="0"/>
              <w:marBottom w:val="0"/>
              <w:divBdr>
                <w:top w:val="none" w:sz="0" w:space="0" w:color="auto"/>
                <w:left w:val="none" w:sz="0" w:space="0" w:color="auto"/>
                <w:bottom w:val="none" w:sz="0" w:space="0" w:color="auto"/>
                <w:right w:val="none" w:sz="0" w:space="0" w:color="auto"/>
              </w:divBdr>
            </w:div>
            <w:div w:id="1126629389">
              <w:marLeft w:val="0"/>
              <w:marRight w:val="0"/>
              <w:marTop w:val="0"/>
              <w:marBottom w:val="0"/>
              <w:divBdr>
                <w:top w:val="none" w:sz="0" w:space="0" w:color="auto"/>
                <w:left w:val="none" w:sz="0" w:space="0" w:color="auto"/>
                <w:bottom w:val="none" w:sz="0" w:space="0" w:color="auto"/>
                <w:right w:val="none" w:sz="0" w:space="0" w:color="auto"/>
              </w:divBdr>
            </w:div>
            <w:div w:id="1128278563">
              <w:marLeft w:val="0"/>
              <w:marRight w:val="0"/>
              <w:marTop w:val="0"/>
              <w:marBottom w:val="0"/>
              <w:divBdr>
                <w:top w:val="none" w:sz="0" w:space="0" w:color="auto"/>
                <w:left w:val="none" w:sz="0" w:space="0" w:color="auto"/>
                <w:bottom w:val="none" w:sz="0" w:space="0" w:color="auto"/>
                <w:right w:val="none" w:sz="0" w:space="0" w:color="auto"/>
              </w:divBdr>
            </w:div>
            <w:div w:id="1130054615">
              <w:marLeft w:val="0"/>
              <w:marRight w:val="0"/>
              <w:marTop w:val="0"/>
              <w:marBottom w:val="0"/>
              <w:divBdr>
                <w:top w:val="none" w:sz="0" w:space="0" w:color="auto"/>
                <w:left w:val="none" w:sz="0" w:space="0" w:color="auto"/>
                <w:bottom w:val="none" w:sz="0" w:space="0" w:color="auto"/>
                <w:right w:val="none" w:sz="0" w:space="0" w:color="auto"/>
              </w:divBdr>
            </w:div>
            <w:div w:id="1130199771">
              <w:marLeft w:val="0"/>
              <w:marRight w:val="0"/>
              <w:marTop w:val="0"/>
              <w:marBottom w:val="0"/>
              <w:divBdr>
                <w:top w:val="none" w:sz="0" w:space="0" w:color="auto"/>
                <w:left w:val="none" w:sz="0" w:space="0" w:color="auto"/>
                <w:bottom w:val="none" w:sz="0" w:space="0" w:color="auto"/>
                <w:right w:val="none" w:sz="0" w:space="0" w:color="auto"/>
              </w:divBdr>
            </w:div>
            <w:div w:id="1130519435">
              <w:marLeft w:val="0"/>
              <w:marRight w:val="0"/>
              <w:marTop w:val="0"/>
              <w:marBottom w:val="0"/>
              <w:divBdr>
                <w:top w:val="none" w:sz="0" w:space="0" w:color="auto"/>
                <w:left w:val="none" w:sz="0" w:space="0" w:color="auto"/>
                <w:bottom w:val="none" w:sz="0" w:space="0" w:color="auto"/>
                <w:right w:val="none" w:sz="0" w:space="0" w:color="auto"/>
              </w:divBdr>
            </w:div>
            <w:div w:id="1130711353">
              <w:marLeft w:val="0"/>
              <w:marRight w:val="0"/>
              <w:marTop w:val="0"/>
              <w:marBottom w:val="0"/>
              <w:divBdr>
                <w:top w:val="none" w:sz="0" w:space="0" w:color="auto"/>
                <w:left w:val="none" w:sz="0" w:space="0" w:color="auto"/>
                <w:bottom w:val="none" w:sz="0" w:space="0" w:color="auto"/>
                <w:right w:val="none" w:sz="0" w:space="0" w:color="auto"/>
              </w:divBdr>
            </w:div>
            <w:div w:id="1133448378">
              <w:marLeft w:val="0"/>
              <w:marRight w:val="0"/>
              <w:marTop w:val="0"/>
              <w:marBottom w:val="0"/>
              <w:divBdr>
                <w:top w:val="none" w:sz="0" w:space="0" w:color="auto"/>
                <w:left w:val="none" w:sz="0" w:space="0" w:color="auto"/>
                <w:bottom w:val="none" w:sz="0" w:space="0" w:color="auto"/>
                <w:right w:val="none" w:sz="0" w:space="0" w:color="auto"/>
              </w:divBdr>
            </w:div>
            <w:div w:id="1133523266">
              <w:marLeft w:val="0"/>
              <w:marRight w:val="0"/>
              <w:marTop w:val="0"/>
              <w:marBottom w:val="0"/>
              <w:divBdr>
                <w:top w:val="none" w:sz="0" w:space="0" w:color="auto"/>
                <w:left w:val="none" w:sz="0" w:space="0" w:color="auto"/>
                <w:bottom w:val="none" w:sz="0" w:space="0" w:color="auto"/>
                <w:right w:val="none" w:sz="0" w:space="0" w:color="auto"/>
              </w:divBdr>
            </w:div>
            <w:div w:id="1133526023">
              <w:marLeft w:val="0"/>
              <w:marRight w:val="0"/>
              <w:marTop w:val="0"/>
              <w:marBottom w:val="0"/>
              <w:divBdr>
                <w:top w:val="none" w:sz="0" w:space="0" w:color="auto"/>
                <w:left w:val="none" w:sz="0" w:space="0" w:color="auto"/>
                <w:bottom w:val="none" w:sz="0" w:space="0" w:color="auto"/>
                <w:right w:val="none" w:sz="0" w:space="0" w:color="auto"/>
              </w:divBdr>
            </w:div>
            <w:div w:id="1133867293">
              <w:marLeft w:val="0"/>
              <w:marRight w:val="0"/>
              <w:marTop w:val="0"/>
              <w:marBottom w:val="0"/>
              <w:divBdr>
                <w:top w:val="none" w:sz="0" w:space="0" w:color="auto"/>
                <w:left w:val="none" w:sz="0" w:space="0" w:color="auto"/>
                <w:bottom w:val="none" w:sz="0" w:space="0" w:color="auto"/>
                <w:right w:val="none" w:sz="0" w:space="0" w:color="auto"/>
              </w:divBdr>
            </w:div>
            <w:div w:id="1135828390">
              <w:marLeft w:val="0"/>
              <w:marRight w:val="0"/>
              <w:marTop w:val="0"/>
              <w:marBottom w:val="0"/>
              <w:divBdr>
                <w:top w:val="none" w:sz="0" w:space="0" w:color="auto"/>
                <w:left w:val="none" w:sz="0" w:space="0" w:color="auto"/>
                <w:bottom w:val="none" w:sz="0" w:space="0" w:color="auto"/>
                <w:right w:val="none" w:sz="0" w:space="0" w:color="auto"/>
              </w:divBdr>
            </w:div>
            <w:div w:id="1137071317">
              <w:marLeft w:val="0"/>
              <w:marRight w:val="0"/>
              <w:marTop w:val="0"/>
              <w:marBottom w:val="0"/>
              <w:divBdr>
                <w:top w:val="none" w:sz="0" w:space="0" w:color="auto"/>
                <w:left w:val="none" w:sz="0" w:space="0" w:color="auto"/>
                <w:bottom w:val="none" w:sz="0" w:space="0" w:color="auto"/>
                <w:right w:val="none" w:sz="0" w:space="0" w:color="auto"/>
              </w:divBdr>
            </w:div>
            <w:div w:id="1138692068">
              <w:marLeft w:val="0"/>
              <w:marRight w:val="0"/>
              <w:marTop w:val="0"/>
              <w:marBottom w:val="0"/>
              <w:divBdr>
                <w:top w:val="none" w:sz="0" w:space="0" w:color="auto"/>
                <w:left w:val="none" w:sz="0" w:space="0" w:color="auto"/>
                <w:bottom w:val="none" w:sz="0" w:space="0" w:color="auto"/>
                <w:right w:val="none" w:sz="0" w:space="0" w:color="auto"/>
              </w:divBdr>
            </w:div>
            <w:div w:id="1139300994">
              <w:marLeft w:val="0"/>
              <w:marRight w:val="0"/>
              <w:marTop w:val="0"/>
              <w:marBottom w:val="0"/>
              <w:divBdr>
                <w:top w:val="none" w:sz="0" w:space="0" w:color="auto"/>
                <w:left w:val="none" w:sz="0" w:space="0" w:color="auto"/>
                <w:bottom w:val="none" w:sz="0" w:space="0" w:color="auto"/>
                <w:right w:val="none" w:sz="0" w:space="0" w:color="auto"/>
              </w:divBdr>
            </w:div>
            <w:div w:id="1141194231">
              <w:marLeft w:val="0"/>
              <w:marRight w:val="0"/>
              <w:marTop w:val="0"/>
              <w:marBottom w:val="0"/>
              <w:divBdr>
                <w:top w:val="none" w:sz="0" w:space="0" w:color="auto"/>
                <w:left w:val="none" w:sz="0" w:space="0" w:color="auto"/>
                <w:bottom w:val="none" w:sz="0" w:space="0" w:color="auto"/>
                <w:right w:val="none" w:sz="0" w:space="0" w:color="auto"/>
              </w:divBdr>
            </w:div>
            <w:div w:id="1141580246">
              <w:marLeft w:val="0"/>
              <w:marRight w:val="0"/>
              <w:marTop w:val="0"/>
              <w:marBottom w:val="0"/>
              <w:divBdr>
                <w:top w:val="none" w:sz="0" w:space="0" w:color="auto"/>
                <w:left w:val="none" w:sz="0" w:space="0" w:color="auto"/>
                <w:bottom w:val="none" w:sz="0" w:space="0" w:color="auto"/>
                <w:right w:val="none" w:sz="0" w:space="0" w:color="auto"/>
              </w:divBdr>
            </w:div>
            <w:div w:id="1141657943">
              <w:marLeft w:val="0"/>
              <w:marRight w:val="0"/>
              <w:marTop w:val="0"/>
              <w:marBottom w:val="0"/>
              <w:divBdr>
                <w:top w:val="none" w:sz="0" w:space="0" w:color="auto"/>
                <w:left w:val="none" w:sz="0" w:space="0" w:color="auto"/>
                <w:bottom w:val="none" w:sz="0" w:space="0" w:color="auto"/>
                <w:right w:val="none" w:sz="0" w:space="0" w:color="auto"/>
              </w:divBdr>
            </w:div>
            <w:div w:id="1143043662">
              <w:marLeft w:val="0"/>
              <w:marRight w:val="0"/>
              <w:marTop w:val="0"/>
              <w:marBottom w:val="0"/>
              <w:divBdr>
                <w:top w:val="none" w:sz="0" w:space="0" w:color="auto"/>
                <w:left w:val="none" w:sz="0" w:space="0" w:color="auto"/>
                <w:bottom w:val="none" w:sz="0" w:space="0" w:color="auto"/>
                <w:right w:val="none" w:sz="0" w:space="0" w:color="auto"/>
              </w:divBdr>
            </w:div>
            <w:div w:id="1144393904">
              <w:marLeft w:val="0"/>
              <w:marRight w:val="0"/>
              <w:marTop w:val="0"/>
              <w:marBottom w:val="0"/>
              <w:divBdr>
                <w:top w:val="none" w:sz="0" w:space="0" w:color="auto"/>
                <w:left w:val="none" w:sz="0" w:space="0" w:color="auto"/>
                <w:bottom w:val="none" w:sz="0" w:space="0" w:color="auto"/>
                <w:right w:val="none" w:sz="0" w:space="0" w:color="auto"/>
              </w:divBdr>
            </w:div>
            <w:div w:id="1145778974">
              <w:marLeft w:val="0"/>
              <w:marRight w:val="0"/>
              <w:marTop w:val="0"/>
              <w:marBottom w:val="0"/>
              <w:divBdr>
                <w:top w:val="none" w:sz="0" w:space="0" w:color="auto"/>
                <w:left w:val="none" w:sz="0" w:space="0" w:color="auto"/>
                <w:bottom w:val="none" w:sz="0" w:space="0" w:color="auto"/>
                <w:right w:val="none" w:sz="0" w:space="0" w:color="auto"/>
              </w:divBdr>
            </w:div>
            <w:div w:id="1146748949">
              <w:marLeft w:val="0"/>
              <w:marRight w:val="0"/>
              <w:marTop w:val="0"/>
              <w:marBottom w:val="0"/>
              <w:divBdr>
                <w:top w:val="none" w:sz="0" w:space="0" w:color="auto"/>
                <w:left w:val="none" w:sz="0" w:space="0" w:color="auto"/>
                <w:bottom w:val="none" w:sz="0" w:space="0" w:color="auto"/>
                <w:right w:val="none" w:sz="0" w:space="0" w:color="auto"/>
              </w:divBdr>
            </w:div>
            <w:div w:id="1146822449">
              <w:marLeft w:val="0"/>
              <w:marRight w:val="0"/>
              <w:marTop w:val="0"/>
              <w:marBottom w:val="0"/>
              <w:divBdr>
                <w:top w:val="none" w:sz="0" w:space="0" w:color="auto"/>
                <w:left w:val="none" w:sz="0" w:space="0" w:color="auto"/>
                <w:bottom w:val="none" w:sz="0" w:space="0" w:color="auto"/>
                <w:right w:val="none" w:sz="0" w:space="0" w:color="auto"/>
              </w:divBdr>
            </w:div>
            <w:div w:id="1147405005">
              <w:marLeft w:val="0"/>
              <w:marRight w:val="0"/>
              <w:marTop w:val="0"/>
              <w:marBottom w:val="0"/>
              <w:divBdr>
                <w:top w:val="none" w:sz="0" w:space="0" w:color="auto"/>
                <w:left w:val="none" w:sz="0" w:space="0" w:color="auto"/>
                <w:bottom w:val="none" w:sz="0" w:space="0" w:color="auto"/>
                <w:right w:val="none" w:sz="0" w:space="0" w:color="auto"/>
              </w:divBdr>
            </w:div>
            <w:div w:id="1147435072">
              <w:marLeft w:val="0"/>
              <w:marRight w:val="0"/>
              <w:marTop w:val="0"/>
              <w:marBottom w:val="0"/>
              <w:divBdr>
                <w:top w:val="none" w:sz="0" w:space="0" w:color="auto"/>
                <w:left w:val="none" w:sz="0" w:space="0" w:color="auto"/>
                <w:bottom w:val="none" w:sz="0" w:space="0" w:color="auto"/>
                <w:right w:val="none" w:sz="0" w:space="0" w:color="auto"/>
              </w:divBdr>
            </w:div>
            <w:div w:id="1148009777">
              <w:marLeft w:val="0"/>
              <w:marRight w:val="0"/>
              <w:marTop w:val="0"/>
              <w:marBottom w:val="0"/>
              <w:divBdr>
                <w:top w:val="none" w:sz="0" w:space="0" w:color="auto"/>
                <w:left w:val="none" w:sz="0" w:space="0" w:color="auto"/>
                <w:bottom w:val="none" w:sz="0" w:space="0" w:color="auto"/>
                <w:right w:val="none" w:sz="0" w:space="0" w:color="auto"/>
              </w:divBdr>
            </w:div>
            <w:div w:id="1149709756">
              <w:marLeft w:val="0"/>
              <w:marRight w:val="0"/>
              <w:marTop w:val="0"/>
              <w:marBottom w:val="0"/>
              <w:divBdr>
                <w:top w:val="none" w:sz="0" w:space="0" w:color="auto"/>
                <w:left w:val="none" w:sz="0" w:space="0" w:color="auto"/>
                <w:bottom w:val="none" w:sz="0" w:space="0" w:color="auto"/>
                <w:right w:val="none" w:sz="0" w:space="0" w:color="auto"/>
              </w:divBdr>
            </w:div>
            <w:div w:id="1150244904">
              <w:marLeft w:val="0"/>
              <w:marRight w:val="0"/>
              <w:marTop w:val="0"/>
              <w:marBottom w:val="0"/>
              <w:divBdr>
                <w:top w:val="none" w:sz="0" w:space="0" w:color="auto"/>
                <w:left w:val="none" w:sz="0" w:space="0" w:color="auto"/>
                <w:bottom w:val="none" w:sz="0" w:space="0" w:color="auto"/>
                <w:right w:val="none" w:sz="0" w:space="0" w:color="auto"/>
              </w:divBdr>
            </w:div>
            <w:div w:id="1150370616">
              <w:marLeft w:val="0"/>
              <w:marRight w:val="0"/>
              <w:marTop w:val="0"/>
              <w:marBottom w:val="0"/>
              <w:divBdr>
                <w:top w:val="none" w:sz="0" w:space="0" w:color="auto"/>
                <w:left w:val="none" w:sz="0" w:space="0" w:color="auto"/>
                <w:bottom w:val="none" w:sz="0" w:space="0" w:color="auto"/>
                <w:right w:val="none" w:sz="0" w:space="0" w:color="auto"/>
              </w:divBdr>
            </w:div>
            <w:div w:id="1151168812">
              <w:marLeft w:val="0"/>
              <w:marRight w:val="0"/>
              <w:marTop w:val="0"/>
              <w:marBottom w:val="0"/>
              <w:divBdr>
                <w:top w:val="none" w:sz="0" w:space="0" w:color="auto"/>
                <w:left w:val="none" w:sz="0" w:space="0" w:color="auto"/>
                <w:bottom w:val="none" w:sz="0" w:space="0" w:color="auto"/>
                <w:right w:val="none" w:sz="0" w:space="0" w:color="auto"/>
              </w:divBdr>
            </w:div>
            <w:div w:id="1155145123">
              <w:marLeft w:val="0"/>
              <w:marRight w:val="0"/>
              <w:marTop w:val="0"/>
              <w:marBottom w:val="0"/>
              <w:divBdr>
                <w:top w:val="none" w:sz="0" w:space="0" w:color="auto"/>
                <w:left w:val="none" w:sz="0" w:space="0" w:color="auto"/>
                <w:bottom w:val="none" w:sz="0" w:space="0" w:color="auto"/>
                <w:right w:val="none" w:sz="0" w:space="0" w:color="auto"/>
              </w:divBdr>
            </w:div>
            <w:div w:id="1155609784">
              <w:marLeft w:val="0"/>
              <w:marRight w:val="0"/>
              <w:marTop w:val="0"/>
              <w:marBottom w:val="0"/>
              <w:divBdr>
                <w:top w:val="none" w:sz="0" w:space="0" w:color="auto"/>
                <w:left w:val="none" w:sz="0" w:space="0" w:color="auto"/>
                <w:bottom w:val="none" w:sz="0" w:space="0" w:color="auto"/>
                <w:right w:val="none" w:sz="0" w:space="0" w:color="auto"/>
              </w:divBdr>
            </w:div>
            <w:div w:id="1155803304">
              <w:marLeft w:val="0"/>
              <w:marRight w:val="0"/>
              <w:marTop w:val="0"/>
              <w:marBottom w:val="0"/>
              <w:divBdr>
                <w:top w:val="none" w:sz="0" w:space="0" w:color="auto"/>
                <w:left w:val="none" w:sz="0" w:space="0" w:color="auto"/>
                <w:bottom w:val="none" w:sz="0" w:space="0" w:color="auto"/>
                <w:right w:val="none" w:sz="0" w:space="0" w:color="auto"/>
              </w:divBdr>
            </w:div>
            <w:div w:id="1155991115">
              <w:marLeft w:val="0"/>
              <w:marRight w:val="0"/>
              <w:marTop w:val="0"/>
              <w:marBottom w:val="0"/>
              <w:divBdr>
                <w:top w:val="none" w:sz="0" w:space="0" w:color="auto"/>
                <w:left w:val="none" w:sz="0" w:space="0" w:color="auto"/>
                <w:bottom w:val="none" w:sz="0" w:space="0" w:color="auto"/>
                <w:right w:val="none" w:sz="0" w:space="0" w:color="auto"/>
              </w:divBdr>
            </w:div>
            <w:div w:id="1156336378">
              <w:marLeft w:val="0"/>
              <w:marRight w:val="0"/>
              <w:marTop w:val="0"/>
              <w:marBottom w:val="0"/>
              <w:divBdr>
                <w:top w:val="none" w:sz="0" w:space="0" w:color="auto"/>
                <w:left w:val="none" w:sz="0" w:space="0" w:color="auto"/>
                <w:bottom w:val="none" w:sz="0" w:space="0" w:color="auto"/>
                <w:right w:val="none" w:sz="0" w:space="0" w:color="auto"/>
              </w:divBdr>
            </w:div>
            <w:div w:id="1157765665">
              <w:marLeft w:val="0"/>
              <w:marRight w:val="0"/>
              <w:marTop w:val="0"/>
              <w:marBottom w:val="0"/>
              <w:divBdr>
                <w:top w:val="none" w:sz="0" w:space="0" w:color="auto"/>
                <w:left w:val="none" w:sz="0" w:space="0" w:color="auto"/>
                <w:bottom w:val="none" w:sz="0" w:space="0" w:color="auto"/>
                <w:right w:val="none" w:sz="0" w:space="0" w:color="auto"/>
              </w:divBdr>
            </w:div>
            <w:div w:id="1158884720">
              <w:marLeft w:val="0"/>
              <w:marRight w:val="0"/>
              <w:marTop w:val="0"/>
              <w:marBottom w:val="0"/>
              <w:divBdr>
                <w:top w:val="none" w:sz="0" w:space="0" w:color="auto"/>
                <w:left w:val="none" w:sz="0" w:space="0" w:color="auto"/>
                <w:bottom w:val="none" w:sz="0" w:space="0" w:color="auto"/>
                <w:right w:val="none" w:sz="0" w:space="0" w:color="auto"/>
              </w:divBdr>
            </w:div>
            <w:div w:id="1159425798">
              <w:marLeft w:val="0"/>
              <w:marRight w:val="0"/>
              <w:marTop w:val="0"/>
              <w:marBottom w:val="0"/>
              <w:divBdr>
                <w:top w:val="none" w:sz="0" w:space="0" w:color="auto"/>
                <w:left w:val="none" w:sz="0" w:space="0" w:color="auto"/>
                <w:bottom w:val="none" w:sz="0" w:space="0" w:color="auto"/>
                <w:right w:val="none" w:sz="0" w:space="0" w:color="auto"/>
              </w:divBdr>
            </w:div>
            <w:div w:id="1160542321">
              <w:marLeft w:val="0"/>
              <w:marRight w:val="0"/>
              <w:marTop w:val="0"/>
              <w:marBottom w:val="0"/>
              <w:divBdr>
                <w:top w:val="none" w:sz="0" w:space="0" w:color="auto"/>
                <w:left w:val="none" w:sz="0" w:space="0" w:color="auto"/>
                <w:bottom w:val="none" w:sz="0" w:space="0" w:color="auto"/>
                <w:right w:val="none" w:sz="0" w:space="0" w:color="auto"/>
              </w:divBdr>
            </w:div>
            <w:div w:id="1161383372">
              <w:marLeft w:val="0"/>
              <w:marRight w:val="0"/>
              <w:marTop w:val="0"/>
              <w:marBottom w:val="0"/>
              <w:divBdr>
                <w:top w:val="none" w:sz="0" w:space="0" w:color="auto"/>
                <w:left w:val="none" w:sz="0" w:space="0" w:color="auto"/>
                <w:bottom w:val="none" w:sz="0" w:space="0" w:color="auto"/>
                <w:right w:val="none" w:sz="0" w:space="0" w:color="auto"/>
              </w:divBdr>
            </w:div>
            <w:div w:id="1161432770">
              <w:marLeft w:val="0"/>
              <w:marRight w:val="0"/>
              <w:marTop w:val="0"/>
              <w:marBottom w:val="0"/>
              <w:divBdr>
                <w:top w:val="none" w:sz="0" w:space="0" w:color="auto"/>
                <w:left w:val="none" w:sz="0" w:space="0" w:color="auto"/>
                <w:bottom w:val="none" w:sz="0" w:space="0" w:color="auto"/>
                <w:right w:val="none" w:sz="0" w:space="0" w:color="auto"/>
              </w:divBdr>
            </w:div>
            <w:div w:id="1162040430">
              <w:marLeft w:val="0"/>
              <w:marRight w:val="0"/>
              <w:marTop w:val="0"/>
              <w:marBottom w:val="0"/>
              <w:divBdr>
                <w:top w:val="none" w:sz="0" w:space="0" w:color="auto"/>
                <w:left w:val="none" w:sz="0" w:space="0" w:color="auto"/>
                <w:bottom w:val="none" w:sz="0" w:space="0" w:color="auto"/>
                <w:right w:val="none" w:sz="0" w:space="0" w:color="auto"/>
              </w:divBdr>
            </w:div>
            <w:div w:id="1162086396">
              <w:marLeft w:val="0"/>
              <w:marRight w:val="0"/>
              <w:marTop w:val="0"/>
              <w:marBottom w:val="0"/>
              <w:divBdr>
                <w:top w:val="none" w:sz="0" w:space="0" w:color="auto"/>
                <w:left w:val="none" w:sz="0" w:space="0" w:color="auto"/>
                <w:bottom w:val="none" w:sz="0" w:space="0" w:color="auto"/>
                <w:right w:val="none" w:sz="0" w:space="0" w:color="auto"/>
              </w:divBdr>
            </w:div>
            <w:div w:id="1165323366">
              <w:marLeft w:val="0"/>
              <w:marRight w:val="0"/>
              <w:marTop w:val="0"/>
              <w:marBottom w:val="0"/>
              <w:divBdr>
                <w:top w:val="none" w:sz="0" w:space="0" w:color="auto"/>
                <w:left w:val="none" w:sz="0" w:space="0" w:color="auto"/>
                <w:bottom w:val="none" w:sz="0" w:space="0" w:color="auto"/>
                <w:right w:val="none" w:sz="0" w:space="0" w:color="auto"/>
              </w:divBdr>
            </w:div>
            <w:div w:id="1165366755">
              <w:marLeft w:val="0"/>
              <w:marRight w:val="0"/>
              <w:marTop w:val="0"/>
              <w:marBottom w:val="0"/>
              <w:divBdr>
                <w:top w:val="none" w:sz="0" w:space="0" w:color="auto"/>
                <w:left w:val="none" w:sz="0" w:space="0" w:color="auto"/>
                <w:bottom w:val="none" w:sz="0" w:space="0" w:color="auto"/>
                <w:right w:val="none" w:sz="0" w:space="0" w:color="auto"/>
              </w:divBdr>
            </w:div>
            <w:div w:id="1167208098">
              <w:marLeft w:val="0"/>
              <w:marRight w:val="0"/>
              <w:marTop w:val="0"/>
              <w:marBottom w:val="0"/>
              <w:divBdr>
                <w:top w:val="none" w:sz="0" w:space="0" w:color="auto"/>
                <w:left w:val="none" w:sz="0" w:space="0" w:color="auto"/>
                <w:bottom w:val="none" w:sz="0" w:space="0" w:color="auto"/>
                <w:right w:val="none" w:sz="0" w:space="0" w:color="auto"/>
              </w:divBdr>
            </w:div>
            <w:div w:id="1169171529">
              <w:marLeft w:val="0"/>
              <w:marRight w:val="0"/>
              <w:marTop w:val="0"/>
              <w:marBottom w:val="0"/>
              <w:divBdr>
                <w:top w:val="none" w:sz="0" w:space="0" w:color="auto"/>
                <w:left w:val="none" w:sz="0" w:space="0" w:color="auto"/>
                <w:bottom w:val="none" w:sz="0" w:space="0" w:color="auto"/>
                <w:right w:val="none" w:sz="0" w:space="0" w:color="auto"/>
              </w:divBdr>
            </w:div>
            <w:div w:id="1169633032">
              <w:marLeft w:val="0"/>
              <w:marRight w:val="0"/>
              <w:marTop w:val="0"/>
              <w:marBottom w:val="0"/>
              <w:divBdr>
                <w:top w:val="none" w:sz="0" w:space="0" w:color="auto"/>
                <w:left w:val="none" w:sz="0" w:space="0" w:color="auto"/>
                <w:bottom w:val="none" w:sz="0" w:space="0" w:color="auto"/>
                <w:right w:val="none" w:sz="0" w:space="0" w:color="auto"/>
              </w:divBdr>
            </w:div>
            <w:div w:id="1170562975">
              <w:marLeft w:val="0"/>
              <w:marRight w:val="0"/>
              <w:marTop w:val="0"/>
              <w:marBottom w:val="0"/>
              <w:divBdr>
                <w:top w:val="none" w:sz="0" w:space="0" w:color="auto"/>
                <w:left w:val="none" w:sz="0" w:space="0" w:color="auto"/>
                <w:bottom w:val="none" w:sz="0" w:space="0" w:color="auto"/>
                <w:right w:val="none" w:sz="0" w:space="0" w:color="auto"/>
              </w:divBdr>
            </w:div>
            <w:div w:id="1172138233">
              <w:marLeft w:val="0"/>
              <w:marRight w:val="0"/>
              <w:marTop w:val="0"/>
              <w:marBottom w:val="0"/>
              <w:divBdr>
                <w:top w:val="none" w:sz="0" w:space="0" w:color="auto"/>
                <w:left w:val="none" w:sz="0" w:space="0" w:color="auto"/>
                <w:bottom w:val="none" w:sz="0" w:space="0" w:color="auto"/>
                <w:right w:val="none" w:sz="0" w:space="0" w:color="auto"/>
              </w:divBdr>
            </w:div>
            <w:div w:id="1172260317">
              <w:marLeft w:val="0"/>
              <w:marRight w:val="0"/>
              <w:marTop w:val="0"/>
              <w:marBottom w:val="0"/>
              <w:divBdr>
                <w:top w:val="none" w:sz="0" w:space="0" w:color="auto"/>
                <w:left w:val="none" w:sz="0" w:space="0" w:color="auto"/>
                <w:bottom w:val="none" w:sz="0" w:space="0" w:color="auto"/>
                <w:right w:val="none" w:sz="0" w:space="0" w:color="auto"/>
              </w:divBdr>
            </w:div>
            <w:div w:id="1173111367">
              <w:marLeft w:val="0"/>
              <w:marRight w:val="0"/>
              <w:marTop w:val="0"/>
              <w:marBottom w:val="0"/>
              <w:divBdr>
                <w:top w:val="none" w:sz="0" w:space="0" w:color="auto"/>
                <w:left w:val="none" w:sz="0" w:space="0" w:color="auto"/>
                <w:bottom w:val="none" w:sz="0" w:space="0" w:color="auto"/>
                <w:right w:val="none" w:sz="0" w:space="0" w:color="auto"/>
              </w:divBdr>
            </w:div>
            <w:div w:id="1173182175">
              <w:marLeft w:val="0"/>
              <w:marRight w:val="0"/>
              <w:marTop w:val="0"/>
              <w:marBottom w:val="0"/>
              <w:divBdr>
                <w:top w:val="none" w:sz="0" w:space="0" w:color="auto"/>
                <w:left w:val="none" w:sz="0" w:space="0" w:color="auto"/>
                <w:bottom w:val="none" w:sz="0" w:space="0" w:color="auto"/>
                <w:right w:val="none" w:sz="0" w:space="0" w:color="auto"/>
              </w:divBdr>
            </w:div>
            <w:div w:id="1173571324">
              <w:marLeft w:val="0"/>
              <w:marRight w:val="0"/>
              <w:marTop w:val="0"/>
              <w:marBottom w:val="0"/>
              <w:divBdr>
                <w:top w:val="none" w:sz="0" w:space="0" w:color="auto"/>
                <w:left w:val="none" w:sz="0" w:space="0" w:color="auto"/>
                <w:bottom w:val="none" w:sz="0" w:space="0" w:color="auto"/>
                <w:right w:val="none" w:sz="0" w:space="0" w:color="auto"/>
              </w:divBdr>
            </w:div>
            <w:div w:id="1174536326">
              <w:marLeft w:val="0"/>
              <w:marRight w:val="0"/>
              <w:marTop w:val="0"/>
              <w:marBottom w:val="0"/>
              <w:divBdr>
                <w:top w:val="none" w:sz="0" w:space="0" w:color="auto"/>
                <w:left w:val="none" w:sz="0" w:space="0" w:color="auto"/>
                <w:bottom w:val="none" w:sz="0" w:space="0" w:color="auto"/>
                <w:right w:val="none" w:sz="0" w:space="0" w:color="auto"/>
              </w:divBdr>
            </w:div>
            <w:div w:id="1174806911">
              <w:marLeft w:val="0"/>
              <w:marRight w:val="0"/>
              <w:marTop w:val="0"/>
              <w:marBottom w:val="0"/>
              <w:divBdr>
                <w:top w:val="none" w:sz="0" w:space="0" w:color="auto"/>
                <w:left w:val="none" w:sz="0" w:space="0" w:color="auto"/>
                <w:bottom w:val="none" w:sz="0" w:space="0" w:color="auto"/>
                <w:right w:val="none" w:sz="0" w:space="0" w:color="auto"/>
              </w:divBdr>
            </w:div>
            <w:div w:id="1175343062">
              <w:marLeft w:val="0"/>
              <w:marRight w:val="0"/>
              <w:marTop w:val="0"/>
              <w:marBottom w:val="0"/>
              <w:divBdr>
                <w:top w:val="none" w:sz="0" w:space="0" w:color="auto"/>
                <w:left w:val="none" w:sz="0" w:space="0" w:color="auto"/>
                <w:bottom w:val="none" w:sz="0" w:space="0" w:color="auto"/>
                <w:right w:val="none" w:sz="0" w:space="0" w:color="auto"/>
              </w:divBdr>
            </w:div>
            <w:div w:id="1176729662">
              <w:marLeft w:val="0"/>
              <w:marRight w:val="0"/>
              <w:marTop w:val="0"/>
              <w:marBottom w:val="0"/>
              <w:divBdr>
                <w:top w:val="none" w:sz="0" w:space="0" w:color="auto"/>
                <w:left w:val="none" w:sz="0" w:space="0" w:color="auto"/>
                <w:bottom w:val="none" w:sz="0" w:space="0" w:color="auto"/>
                <w:right w:val="none" w:sz="0" w:space="0" w:color="auto"/>
              </w:divBdr>
            </w:div>
            <w:div w:id="1177502425">
              <w:marLeft w:val="0"/>
              <w:marRight w:val="0"/>
              <w:marTop w:val="0"/>
              <w:marBottom w:val="0"/>
              <w:divBdr>
                <w:top w:val="none" w:sz="0" w:space="0" w:color="auto"/>
                <w:left w:val="none" w:sz="0" w:space="0" w:color="auto"/>
                <w:bottom w:val="none" w:sz="0" w:space="0" w:color="auto"/>
                <w:right w:val="none" w:sz="0" w:space="0" w:color="auto"/>
              </w:divBdr>
            </w:div>
            <w:div w:id="1179857920">
              <w:marLeft w:val="0"/>
              <w:marRight w:val="0"/>
              <w:marTop w:val="0"/>
              <w:marBottom w:val="0"/>
              <w:divBdr>
                <w:top w:val="none" w:sz="0" w:space="0" w:color="auto"/>
                <w:left w:val="none" w:sz="0" w:space="0" w:color="auto"/>
                <w:bottom w:val="none" w:sz="0" w:space="0" w:color="auto"/>
                <w:right w:val="none" w:sz="0" w:space="0" w:color="auto"/>
              </w:divBdr>
            </w:div>
            <w:div w:id="1180318825">
              <w:marLeft w:val="0"/>
              <w:marRight w:val="0"/>
              <w:marTop w:val="0"/>
              <w:marBottom w:val="0"/>
              <w:divBdr>
                <w:top w:val="none" w:sz="0" w:space="0" w:color="auto"/>
                <w:left w:val="none" w:sz="0" w:space="0" w:color="auto"/>
                <w:bottom w:val="none" w:sz="0" w:space="0" w:color="auto"/>
                <w:right w:val="none" w:sz="0" w:space="0" w:color="auto"/>
              </w:divBdr>
            </w:div>
            <w:div w:id="1181623673">
              <w:marLeft w:val="0"/>
              <w:marRight w:val="0"/>
              <w:marTop w:val="0"/>
              <w:marBottom w:val="0"/>
              <w:divBdr>
                <w:top w:val="none" w:sz="0" w:space="0" w:color="auto"/>
                <w:left w:val="none" w:sz="0" w:space="0" w:color="auto"/>
                <w:bottom w:val="none" w:sz="0" w:space="0" w:color="auto"/>
                <w:right w:val="none" w:sz="0" w:space="0" w:color="auto"/>
              </w:divBdr>
            </w:div>
            <w:div w:id="1182235220">
              <w:marLeft w:val="0"/>
              <w:marRight w:val="0"/>
              <w:marTop w:val="0"/>
              <w:marBottom w:val="0"/>
              <w:divBdr>
                <w:top w:val="none" w:sz="0" w:space="0" w:color="auto"/>
                <w:left w:val="none" w:sz="0" w:space="0" w:color="auto"/>
                <w:bottom w:val="none" w:sz="0" w:space="0" w:color="auto"/>
                <w:right w:val="none" w:sz="0" w:space="0" w:color="auto"/>
              </w:divBdr>
            </w:div>
            <w:div w:id="1183203843">
              <w:marLeft w:val="0"/>
              <w:marRight w:val="0"/>
              <w:marTop w:val="0"/>
              <w:marBottom w:val="0"/>
              <w:divBdr>
                <w:top w:val="none" w:sz="0" w:space="0" w:color="auto"/>
                <w:left w:val="none" w:sz="0" w:space="0" w:color="auto"/>
                <w:bottom w:val="none" w:sz="0" w:space="0" w:color="auto"/>
                <w:right w:val="none" w:sz="0" w:space="0" w:color="auto"/>
              </w:divBdr>
            </w:div>
            <w:div w:id="1183478279">
              <w:marLeft w:val="0"/>
              <w:marRight w:val="0"/>
              <w:marTop w:val="0"/>
              <w:marBottom w:val="0"/>
              <w:divBdr>
                <w:top w:val="none" w:sz="0" w:space="0" w:color="auto"/>
                <w:left w:val="none" w:sz="0" w:space="0" w:color="auto"/>
                <w:bottom w:val="none" w:sz="0" w:space="0" w:color="auto"/>
                <w:right w:val="none" w:sz="0" w:space="0" w:color="auto"/>
              </w:divBdr>
            </w:div>
            <w:div w:id="1183974679">
              <w:marLeft w:val="0"/>
              <w:marRight w:val="0"/>
              <w:marTop w:val="0"/>
              <w:marBottom w:val="0"/>
              <w:divBdr>
                <w:top w:val="none" w:sz="0" w:space="0" w:color="auto"/>
                <w:left w:val="none" w:sz="0" w:space="0" w:color="auto"/>
                <w:bottom w:val="none" w:sz="0" w:space="0" w:color="auto"/>
                <w:right w:val="none" w:sz="0" w:space="0" w:color="auto"/>
              </w:divBdr>
            </w:div>
            <w:div w:id="1185485789">
              <w:marLeft w:val="0"/>
              <w:marRight w:val="0"/>
              <w:marTop w:val="0"/>
              <w:marBottom w:val="0"/>
              <w:divBdr>
                <w:top w:val="none" w:sz="0" w:space="0" w:color="auto"/>
                <w:left w:val="none" w:sz="0" w:space="0" w:color="auto"/>
                <w:bottom w:val="none" w:sz="0" w:space="0" w:color="auto"/>
                <w:right w:val="none" w:sz="0" w:space="0" w:color="auto"/>
              </w:divBdr>
            </w:div>
            <w:div w:id="1185897601">
              <w:marLeft w:val="0"/>
              <w:marRight w:val="0"/>
              <w:marTop w:val="0"/>
              <w:marBottom w:val="0"/>
              <w:divBdr>
                <w:top w:val="none" w:sz="0" w:space="0" w:color="auto"/>
                <w:left w:val="none" w:sz="0" w:space="0" w:color="auto"/>
                <w:bottom w:val="none" w:sz="0" w:space="0" w:color="auto"/>
                <w:right w:val="none" w:sz="0" w:space="0" w:color="auto"/>
              </w:divBdr>
            </w:div>
            <w:div w:id="1187596226">
              <w:marLeft w:val="0"/>
              <w:marRight w:val="0"/>
              <w:marTop w:val="0"/>
              <w:marBottom w:val="0"/>
              <w:divBdr>
                <w:top w:val="none" w:sz="0" w:space="0" w:color="auto"/>
                <w:left w:val="none" w:sz="0" w:space="0" w:color="auto"/>
                <w:bottom w:val="none" w:sz="0" w:space="0" w:color="auto"/>
                <w:right w:val="none" w:sz="0" w:space="0" w:color="auto"/>
              </w:divBdr>
              <w:divsChild>
                <w:div w:id="860920">
                  <w:marLeft w:val="0"/>
                  <w:marRight w:val="0"/>
                  <w:marTop w:val="0"/>
                  <w:marBottom w:val="0"/>
                  <w:divBdr>
                    <w:top w:val="none" w:sz="0" w:space="0" w:color="auto"/>
                    <w:left w:val="none" w:sz="0" w:space="0" w:color="auto"/>
                    <w:bottom w:val="none" w:sz="0" w:space="0" w:color="auto"/>
                    <w:right w:val="none" w:sz="0" w:space="0" w:color="auto"/>
                  </w:divBdr>
                </w:div>
                <w:div w:id="1325596">
                  <w:marLeft w:val="0"/>
                  <w:marRight w:val="0"/>
                  <w:marTop w:val="0"/>
                  <w:marBottom w:val="0"/>
                  <w:divBdr>
                    <w:top w:val="none" w:sz="0" w:space="0" w:color="auto"/>
                    <w:left w:val="none" w:sz="0" w:space="0" w:color="auto"/>
                    <w:bottom w:val="none" w:sz="0" w:space="0" w:color="auto"/>
                    <w:right w:val="none" w:sz="0" w:space="0" w:color="auto"/>
                  </w:divBdr>
                </w:div>
                <w:div w:id="1861839">
                  <w:marLeft w:val="0"/>
                  <w:marRight w:val="0"/>
                  <w:marTop w:val="0"/>
                  <w:marBottom w:val="0"/>
                  <w:divBdr>
                    <w:top w:val="none" w:sz="0" w:space="0" w:color="auto"/>
                    <w:left w:val="none" w:sz="0" w:space="0" w:color="auto"/>
                    <w:bottom w:val="none" w:sz="0" w:space="0" w:color="auto"/>
                    <w:right w:val="none" w:sz="0" w:space="0" w:color="auto"/>
                  </w:divBdr>
                </w:div>
                <w:div w:id="2561689">
                  <w:marLeft w:val="0"/>
                  <w:marRight w:val="0"/>
                  <w:marTop w:val="0"/>
                  <w:marBottom w:val="0"/>
                  <w:divBdr>
                    <w:top w:val="none" w:sz="0" w:space="0" w:color="auto"/>
                    <w:left w:val="none" w:sz="0" w:space="0" w:color="auto"/>
                    <w:bottom w:val="none" w:sz="0" w:space="0" w:color="auto"/>
                    <w:right w:val="none" w:sz="0" w:space="0" w:color="auto"/>
                  </w:divBdr>
                </w:div>
                <w:div w:id="2703948">
                  <w:marLeft w:val="0"/>
                  <w:marRight w:val="0"/>
                  <w:marTop w:val="0"/>
                  <w:marBottom w:val="0"/>
                  <w:divBdr>
                    <w:top w:val="none" w:sz="0" w:space="0" w:color="auto"/>
                    <w:left w:val="none" w:sz="0" w:space="0" w:color="auto"/>
                    <w:bottom w:val="none" w:sz="0" w:space="0" w:color="auto"/>
                    <w:right w:val="none" w:sz="0" w:space="0" w:color="auto"/>
                  </w:divBdr>
                </w:div>
                <w:div w:id="3216037">
                  <w:marLeft w:val="0"/>
                  <w:marRight w:val="0"/>
                  <w:marTop w:val="0"/>
                  <w:marBottom w:val="0"/>
                  <w:divBdr>
                    <w:top w:val="none" w:sz="0" w:space="0" w:color="auto"/>
                    <w:left w:val="none" w:sz="0" w:space="0" w:color="auto"/>
                    <w:bottom w:val="none" w:sz="0" w:space="0" w:color="auto"/>
                    <w:right w:val="none" w:sz="0" w:space="0" w:color="auto"/>
                  </w:divBdr>
                </w:div>
                <w:div w:id="3947738">
                  <w:marLeft w:val="0"/>
                  <w:marRight w:val="0"/>
                  <w:marTop w:val="0"/>
                  <w:marBottom w:val="0"/>
                  <w:divBdr>
                    <w:top w:val="none" w:sz="0" w:space="0" w:color="auto"/>
                    <w:left w:val="none" w:sz="0" w:space="0" w:color="auto"/>
                    <w:bottom w:val="none" w:sz="0" w:space="0" w:color="auto"/>
                    <w:right w:val="none" w:sz="0" w:space="0" w:color="auto"/>
                  </w:divBdr>
                </w:div>
                <w:div w:id="4213228">
                  <w:marLeft w:val="0"/>
                  <w:marRight w:val="0"/>
                  <w:marTop w:val="0"/>
                  <w:marBottom w:val="0"/>
                  <w:divBdr>
                    <w:top w:val="none" w:sz="0" w:space="0" w:color="auto"/>
                    <w:left w:val="none" w:sz="0" w:space="0" w:color="auto"/>
                    <w:bottom w:val="none" w:sz="0" w:space="0" w:color="auto"/>
                    <w:right w:val="none" w:sz="0" w:space="0" w:color="auto"/>
                  </w:divBdr>
                </w:div>
                <w:div w:id="4481498">
                  <w:marLeft w:val="0"/>
                  <w:marRight w:val="0"/>
                  <w:marTop w:val="0"/>
                  <w:marBottom w:val="0"/>
                  <w:divBdr>
                    <w:top w:val="none" w:sz="0" w:space="0" w:color="auto"/>
                    <w:left w:val="none" w:sz="0" w:space="0" w:color="auto"/>
                    <w:bottom w:val="none" w:sz="0" w:space="0" w:color="auto"/>
                    <w:right w:val="none" w:sz="0" w:space="0" w:color="auto"/>
                  </w:divBdr>
                </w:div>
                <w:div w:id="4525231">
                  <w:marLeft w:val="0"/>
                  <w:marRight w:val="0"/>
                  <w:marTop w:val="0"/>
                  <w:marBottom w:val="0"/>
                  <w:divBdr>
                    <w:top w:val="none" w:sz="0" w:space="0" w:color="auto"/>
                    <w:left w:val="none" w:sz="0" w:space="0" w:color="auto"/>
                    <w:bottom w:val="none" w:sz="0" w:space="0" w:color="auto"/>
                    <w:right w:val="none" w:sz="0" w:space="0" w:color="auto"/>
                  </w:divBdr>
                </w:div>
                <w:div w:id="4796915">
                  <w:marLeft w:val="0"/>
                  <w:marRight w:val="0"/>
                  <w:marTop w:val="0"/>
                  <w:marBottom w:val="0"/>
                  <w:divBdr>
                    <w:top w:val="none" w:sz="0" w:space="0" w:color="auto"/>
                    <w:left w:val="none" w:sz="0" w:space="0" w:color="auto"/>
                    <w:bottom w:val="none" w:sz="0" w:space="0" w:color="auto"/>
                    <w:right w:val="none" w:sz="0" w:space="0" w:color="auto"/>
                  </w:divBdr>
                </w:div>
                <w:div w:id="6489098">
                  <w:marLeft w:val="0"/>
                  <w:marRight w:val="0"/>
                  <w:marTop w:val="0"/>
                  <w:marBottom w:val="0"/>
                  <w:divBdr>
                    <w:top w:val="none" w:sz="0" w:space="0" w:color="auto"/>
                    <w:left w:val="none" w:sz="0" w:space="0" w:color="auto"/>
                    <w:bottom w:val="none" w:sz="0" w:space="0" w:color="auto"/>
                    <w:right w:val="none" w:sz="0" w:space="0" w:color="auto"/>
                  </w:divBdr>
                </w:div>
                <w:div w:id="6753092">
                  <w:marLeft w:val="0"/>
                  <w:marRight w:val="0"/>
                  <w:marTop w:val="0"/>
                  <w:marBottom w:val="0"/>
                  <w:divBdr>
                    <w:top w:val="none" w:sz="0" w:space="0" w:color="auto"/>
                    <w:left w:val="none" w:sz="0" w:space="0" w:color="auto"/>
                    <w:bottom w:val="none" w:sz="0" w:space="0" w:color="auto"/>
                    <w:right w:val="none" w:sz="0" w:space="0" w:color="auto"/>
                  </w:divBdr>
                </w:div>
                <w:div w:id="6832954">
                  <w:marLeft w:val="0"/>
                  <w:marRight w:val="0"/>
                  <w:marTop w:val="0"/>
                  <w:marBottom w:val="0"/>
                  <w:divBdr>
                    <w:top w:val="none" w:sz="0" w:space="0" w:color="auto"/>
                    <w:left w:val="none" w:sz="0" w:space="0" w:color="auto"/>
                    <w:bottom w:val="none" w:sz="0" w:space="0" w:color="auto"/>
                    <w:right w:val="none" w:sz="0" w:space="0" w:color="auto"/>
                  </w:divBdr>
                </w:div>
                <w:div w:id="6836128">
                  <w:marLeft w:val="0"/>
                  <w:marRight w:val="0"/>
                  <w:marTop w:val="0"/>
                  <w:marBottom w:val="0"/>
                  <w:divBdr>
                    <w:top w:val="none" w:sz="0" w:space="0" w:color="auto"/>
                    <w:left w:val="none" w:sz="0" w:space="0" w:color="auto"/>
                    <w:bottom w:val="none" w:sz="0" w:space="0" w:color="auto"/>
                    <w:right w:val="none" w:sz="0" w:space="0" w:color="auto"/>
                  </w:divBdr>
                </w:div>
                <w:div w:id="7216433">
                  <w:marLeft w:val="0"/>
                  <w:marRight w:val="0"/>
                  <w:marTop w:val="0"/>
                  <w:marBottom w:val="0"/>
                  <w:divBdr>
                    <w:top w:val="none" w:sz="0" w:space="0" w:color="auto"/>
                    <w:left w:val="none" w:sz="0" w:space="0" w:color="auto"/>
                    <w:bottom w:val="none" w:sz="0" w:space="0" w:color="auto"/>
                    <w:right w:val="none" w:sz="0" w:space="0" w:color="auto"/>
                  </w:divBdr>
                </w:div>
                <w:div w:id="8874588">
                  <w:marLeft w:val="0"/>
                  <w:marRight w:val="0"/>
                  <w:marTop w:val="0"/>
                  <w:marBottom w:val="0"/>
                  <w:divBdr>
                    <w:top w:val="none" w:sz="0" w:space="0" w:color="auto"/>
                    <w:left w:val="none" w:sz="0" w:space="0" w:color="auto"/>
                    <w:bottom w:val="none" w:sz="0" w:space="0" w:color="auto"/>
                    <w:right w:val="none" w:sz="0" w:space="0" w:color="auto"/>
                  </w:divBdr>
                </w:div>
                <w:div w:id="9188460">
                  <w:marLeft w:val="0"/>
                  <w:marRight w:val="0"/>
                  <w:marTop w:val="0"/>
                  <w:marBottom w:val="0"/>
                  <w:divBdr>
                    <w:top w:val="none" w:sz="0" w:space="0" w:color="auto"/>
                    <w:left w:val="none" w:sz="0" w:space="0" w:color="auto"/>
                    <w:bottom w:val="none" w:sz="0" w:space="0" w:color="auto"/>
                    <w:right w:val="none" w:sz="0" w:space="0" w:color="auto"/>
                  </w:divBdr>
                </w:div>
                <w:div w:id="11808612">
                  <w:marLeft w:val="0"/>
                  <w:marRight w:val="0"/>
                  <w:marTop w:val="0"/>
                  <w:marBottom w:val="0"/>
                  <w:divBdr>
                    <w:top w:val="none" w:sz="0" w:space="0" w:color="auto"/>
                    <w:left w:val="none" w:sz="0" w:space="0" w:color="auto"/>
                    <w:bottom w:val="none" w:sz="0" w:space="0" w:color="auto"/>
                    <w:right w:val="none" w:sz="0" w:space="0" w:color="auto"/>
                  </w:divBdr>
                </w:div>
                <w:div w:id="13894965">
                  <w:marLeft w:val="0"/>
                  <w:marRight w:val="0"/>
                  <w:marTop w:val="0"/>
                  <w:marBottom w:val="0"/>
                  <w:divBdr>
                    <w:top w:val="none" w:sz="0" w:space="0" w:color="auto"/>
                    <w:left w:val="none" w:sz="0" w:space="0" w:color="auto"/>
                    <w:bottom w:val="none" w:sz="0" w:space="0" w:color="auto"/>
                    <w:right w:val="none" w:sz="0" w:space="0" w:color="auto"/>
                  </w:divBdr>
                </w:div>
                <w:div w:id="14044450">
                  <w:marLeft w:val="0"/>
                  <w:marRight w:val="0"/>
                  <w:marTop w:val="0"/>
                  <w:marBottom w:val="0"/>
                  <w:divBdr>
                    <w:top w:val="none" w:sz="0" w:space="0" w:color="auto"/>
                    <w:left w:val="none" w:sz="0" w:space="0" w:color="auto"/>
                    <w:bottom w:val="none" w:sz="0" w:space="0" w:color="auto"/>
                    <w:right w:val="none" w:sz="0" w:space="0" w:color="auto"/>
                  </w:divBdr>
                </w:div>
                <w:div w:id="14354633">
                  <w:marLeft w:val="0"/>
                  <w:marRight w:val="0"/>
                  <w:marTop w:val="0"/>
                  <w:marBottom w:val="0"/>
                  <w:divBdr>
                    <w:top w:val="none" w:sz="0" w:space="0" w:color="auto"/>
                    <w:left w:val="none" w:sz="0" w:space="0" w:color="auto"/>
                    <w:bottom w:val="none" w:sz="0" w:space="0" w:color="auto"/>
                    <w:right w:val="none" w:sz="0" w:space="0" w:color="auto"/>
                  </w:divBdr>
                </w:div>
                <w:div w:id="14625428">
                  <w:marLeft w:val="0"/>
                  <w:marRight w:val="0"/>
                  <w:marTop w:val="0"/>
                  <w:marBottom w:val="0"/>
                  <w:divBdr>
                    <w:top w:val="none" w:sz="0" w:space="0" w:color="auto"/>
                    <w:left w:val="none" w:sz="0" w:space="0" w:color="auto"/>
                    <w:bottom w:val="none" w:sz="0" w:space="0" w:color="auto"/>
                    <w:right w:val="none" w:sz="0" w:space="0" w:color="auto"/>
                  </w:divBdr>
                </w:div>
                <w:div w:id="15498728">
                  <w:marLeft w:val="0"/>
                  <w:marRight w:val="0"/>
                  <w:marTop w:val="0"/>
                  <w:marBottom w:val="0"/>
                  <w:divBdr>
                    <w:top w:val="none" w:sz="0" w:space="0" w:color="auto"/>
                    <w:left w:val="none" w:sz="0" w:space="0" w:color="auto"/>
                    <w:bottom w:val="none" w:sz="0" w:space="0" w:color="auto"/>
                    <w:right w:val="none" w:sz="0" w:space="0" w:color="auto"/>
                  </w:divBdr>
                </w:div>
                <w:div w:id="15809118">
                  <w:marLeft w:val="0"/>
                  <w:marRight w:val="0"/>
                  <w:marTop w:val="0"/>
                  <w:marBottom w:val="0"/>
                  <w:divBdr>
                    <w:top w:val="none" w:sz="0" w:space="0" w:color="auto"/>
                    <w:left w:val="none" w:sz="0" w:space="0" w:color="auto"/>
                    <w:bottom w:val="none" w:sz="0" w:space="0" w:color="auto"/>
                    <w:right w:val="none" w:sz="0" w:space="0" w:color="auto"/>
                  </w:divBdr>
                </w:div>
                <w:div w:id="16004871">
                  <w:marLeft w:val="0"/>
                  <w:marRight w:val="0"/>
                  <w:marTop w:val="0"/>
                  <w:marBottom w:val="0"/>
                  <w:divBdr>
                    <w:top w:val="none" w:sz="0" w:space="0" w:color="auto"/>
                    <w:left w:val="none" w:sz="0" w:space="0" w:color="auto"/>
                    <w:bottom w:val="none" w:sz="0" w:space="0" w:color="auto"/>
                    <w:right w:val="none" w:sz="0" w:space="0" w:color="auto"/>
                  </w:divBdr>
                </w:div>
                <w:div w:id="16128160">
                  <w:marLeft w:val="0"/>
                  <w:marRight w:val="0"/>
                  <w:marTop w:val="0"/>
                  <w:marBottom w:val="0"/>
                  <w:divBdr>
                    <w:top w:val="none" w:sz="0" w:space="0" w:color="auto"/>
                    <w:left w:val="none" w:sz="0" w:space="0" w:color="auto"/>
                    <w:bottom w:val="none" w:sz="0" w:space="0" w:color="auto"/>
                    <w:right w:val="none" w:sz="0" w:space="0" w:color="auto"/>
                  </w:divBdr>
                </w:div>
                <w:div w:id="16279317">
                  <w:marLeft w:val="0"/>
                  <w:marRight w:val="0"/>
                  <w:marTop w:val="0"/>
                  <w:marBottom w:val="0"/>
                  <w:divBdr>
                    <w:top w:val="none" w:sz="0" w:space="0" w:color="auto"/>
                    <w:left w:val="none" w:sz="0" w:space="0" w:color="auto"/>
                    <w:bottom w:val="none" w:sz="0" w:space="0" w:color="auto"/>
                    <w:right w:val="none" w:sz="0" w:space="0" w:color="auto"/>
                  </w:divBdr>
                </w:div>
                <w:div w:id="16975735">
                  <w:marLeft w:val="0"/>
                  <w:marRight w:val="0"/>
                  <w:marTop w:val="0"/>
                  <w:marBottom w:val="0"/>
                  <w:divBdr>
                    <w:top w:val="none" w:sz="0" w:space="0" w:color="auto"/>
                    <w:left w:val="none" w:sz="0" w:space="0" w:color="auto"/>
                    <w:bottom w:val="none" w:sz="0" w:space="0" w:color="auto"/>
                    <w:right w:val="none" w:sz="0" w:space="0" w:color="auto"/>
                  </w:divBdr>
                </w:div>
                <w:div w:id="17393427">
                  <w:marLeft w:val="0"/>
                  <w:marRight w:val="0"/>
                  <w:marTop w:val="0"/>
                  <w:marBottom w:val="0"/>
                  <w:divBdr>
                    <w:top w:val="none" w:sz="0" w:space="0" w:color="auto"/>
                    <w:left w:val="none" w:sz="0" w:space="0" w:color="auto"/>
                    <w:bottom w:val="none" w:sz="0" w:space="0" w:color="auto"/>
                    <w:right w:val="none" w:sz="0" w:space="0" w:color="auto"/>
                  </w:divBdr>
                </w:div>
                <w:div w:id="17435715">
                  <w:marLeft w:val="0"/>
                  <w:marRight w:val="0"/>
                  <w:marTop w:val="0"/>
                  <w:marBottom w:val="0"/>
                  <w:divBdr>
                    <w:top w:val="none" w:sz="0" w:space="0" w:color="auto"/>
                    <w:left w:val="none" w:sz="0" w:space="0" w:color="auto"/>
                    <w:bottom w:val="none" w:sz="0" w:space="0" w:color="auto"/>
                    <w:right w:val="none" w:sz="0" w:space="0" w:color="auto"/>
                  </w:divBdr>
                </w:div>
                <w:div w:id="18701624">
                  <w:marLeft w:val="0"/>
                  <w:marRight w:val="0"/>
                  <w:marTop w:val="0"/>
                  <w:marBottom w:val="0"/>
                  <w:divBdr>
                    <w:top w:val="none" w:sz="0" w:space="0" w:color="auto"/>
                    <w:left w:val="none" w:sz="0" w:space="0" w:color="auto"/>
                    <w:bottom w:val="none" w:sz="0" w:space="0" w:color="auto"/>
                    <w:right w:val="none" w:sz="0" w:space="0" w:color="auto"/>
                  </w:divBdr>
                </w:div>
                <w:div w:id="18705227">
                  <w:marLeft w:val="0"/>
                  <w:marRight w:val="0"/>
                  <w:marTop w:val="0"/>
                  <w:marBottom w:val="0"/>
                  <w:divBdr>
                    <w:top w:val="none" w:sz="0" w:space="0" w:color="auto"/>
                    <w:left w:val="none" w:sz="0" w:space="0" w:color="auto"/>
                    <w:bottom w:val="none" w:sz="0" w:space="0" w:color="auto"/>
                    <w:right w:val="none" w:sz="0" w:space="0" w:color="auto"/>
                  </w:divBdr>
                </w:div>
                <w:div w:id="20129998">
                  <w:marLeft w:val="0"/>
                  <w:marRight w:val="0"/>
                  <w:marTop w:val="0"/>
                  <w:marBottom w:val="0"/>
                  <w:divBdr>
                    <w:top w:val="none" w:sz="0" w:space="0" w:color="auto"/>
                    <w:left w:val="none" w:sz="0" w:space="0" w:color="auto"/>
                    <w:bottom w:val="none" w:sz="0" w:space="0" w:color="auto"/>
                    <w:right w:val="none" w:sz="0" w:space="0" w:color="auto"/>
                  </w:divBdr>
                </w:div>
                <w:div w:id="21249422">
                  <w:marLeft w:val="0"/>
                  <w:marRight w:val="0"/>
                  <w:marTop w:val="0"/>
                  <w:marBottom w:val="0"/>
                  <w:divBdr>
                    <w:top w:val="none" w:sz="0" w:space="0" w:color="auto"/>
                    <w:left w:val="none" w:sz="0" w:space="0" w:color="auto"/>
                    <w:bottom w:val="none" w:sz="0" w:space="0" w:color="auto"/>
                    <w:right w:val="none" w:sz="0" w:space="0" w:color="auto"/>
                  </w:divBdr>
                </w:div>
                <w:div w:id="21251239">
                  <w:marLeft w:val="0"/>
                  <w:marRight w:val="0"/>
                  <w:marTop w:val="0"/>
                  <w:marBottom w:val="0"/>
                  <w:divBdr>
                    <w:top w:val="none" w:sz="0" w:space="0" w:color="auto"/>
                    <w:left w:val="none" w:sz="0" w:space="0" w:color="auto"/>
                    <w:bottom w:val="none" w:sz="0" w:space="0" w:color="auto"/>
                    <w:right w:val="none" w:sz="0" w:space="0" w:color="auto"/>
                  </w:divBdr>
                </w:div>
                <w:div w:id="23481656">
                  <w:marLeft w:val="0"/>
                  <w:marRight w:val="0"/>
                  <w:marTop w:val="0"/>
                  <w:marBottom w:val="0"/>
                  <w:divBdr>
                    <w:top w:val="none" w:sz="0" w:space="0" w:color="auto"/>
                    <w:left w:val="none" w:sz="0" w:space="0" w:color="auto"/>
                    <w:bottom w:val="none" w:sz="0" w:space="0" w:color="auto"/>
                    <w:right w:val="none" w:sz="0" w:space="0" w:color="auto"/>
                  </w:divBdr>
                </w:div>
                <w:div w:id="24599766">
                  <w:marLeft w:val="0"/>
                  <w:marRight w:val="0"/>
                  <w:marTop w:val="0"/>
                  <w:marBottom w:val="0"/>
                  <w:divBdr>
                    <w:top w:val="none" w:sz="0" w:space="0" w:color="auto"/>
                    <w:left w:val="none" w:sz="0" w:space="0" w:color="auto"/>
                    <w:bottom w:val="none" w:sz="0" w:space="0" w:color="auto"/>
                    <w:right w:val="none" w:sz="0" w:space="0" w:color="auto"/>
                  </w:divBdr>
                </w:div>
                <w:div w:id="25722491">
                  <w:marLeft w:val="0"/>
                  <w:marRight w:val="0"/>
                  <w:marTop w:val="0"/>
                  <w:marBottom w:val="0"/>
                  <w:divBdr>
                    <w:top w:val="none" w:sz="0" w:space="0" w:color="auto"/>
                    <w:left w:val="none" w:sz="0" w:space="0" w:color="auto"/>
                    <w:bottom w:val="none" w:sz="0" w:space="0" w:color="auto"/>
                    <w:right w:val="none" w:sz="0" w:space="0" w:color="auto"/>
                  </w:divBdr>
                </w:div>
                <w:div w:id="25839261">
                  <w:marLeft w:val="0"/>
                  <w:marRight w:val="0"/>
                  <w:marTop w:val="0"/>
                  <w:marBottom w:val="0"/>
                  <w:divBdr>
                    <w:top w:val="none" w:sz="0" w:space="0" w:color="auto"/>
                    <w:left w:val="none" w:sz="0" w:space="0" w:color="auto"/>
                    <w:bottom w:val="none" w:sz="0" w:space="0" w:color="auto"/>
                    <w:right w:val="none" w:sz="0" w:space="0" w:color="auto"/>
                  </w:divBdr>
                </w:div>
                <w:div w:id="25954903">
                  <w:marLeft w:val="0"/>
                  <w:marRight w:val="0"/>
                  <w:marTop w:val="0"/>
                  <w:marBottom w:val="0"/>
                  <w:divBdr>
                    <w:top w:val="none" w:sz="0" w:space="0" w:color="auto"/>
                    <w:left w:val="none" w:sz="0" w:space="0" w:color="auto"/>
                    <w:bottom w:val="none" w:sz="0" w:space="0" w:color="auto"/>
                    <w:right w:val="none" w:sz="0" w:space="0" w:color="auto"/>
                  </w:divBdr>
                </w:div>
                <w:div w:id="27411489">
                  <w:marLeft w:val="0"/>
                  <w:marRight w:val="0"/>
                  <w:marTop w:val="0"/>
                  <w:marBottom w:val="0"/>
                  <w:divBdr>
                    <w:top w:val="none" w:sz="0" w:space="0" w:color="auto"/>
                    <w:left w:val="none" w:sz="0" w:space="0" w:color="auto"/>
                    <w:bottom w:val="none" w:sz="0" w:space="0" w:color="auto"/>
                    <w:right w:val="none" w:sz="0" w:space="0" w:color="auto"/>
                  </w:divBdr>
                </w:div>
                <w:div w:id="28262240">
                  <w:marLeft w:val="0"/>
                  <w:marRight w:val="0"/>
                  <w:marTop w:val="0"/>
                  <w:marBottom w:val="0"/>
                  <w:divBdr>
                    <w:top w:val="none" w:sz="0" w:space="0" w:color="auto"/>
                    <w:left w:val="none" w:sz="0" w:space="0" w:color="auto"/>
                    <w:bottom w:val="none" w:sz="0" w:space="0" w:color="auto"/>
                    <w:right w:val="none" w:sz="0" w:space="0" w:color="auto"/>
                  </w:divBdr>
                </w:div>
                <w:div w:id="28725659">
                  <w:marLeft w:val="0"/>
                  <w:marRight w:val="0"/>
                  <w:marTop w:val="0"/>
                  <w:marBottom w:val="0"/>
                  <w:divBdr>
                    <w:top w:val="none" w:sz="0" w:space="0" w:color="auto"/>
                    <w:left w:val="none" w:sz="0" w:space="0" w:color="auto"/>
                    <w:bottom w:val="none" w:sz="0" w:space="0" w:color="auto"/>
                    <w:right w:val="none" w:sz="0" w:space="0" w:color="auto"/>
                  </w:divBdr>
                </w:div>
                <w:div w:id="31419039">
                  <w:marLeft w:val="0"/>
                  <w:marRight w:val="0"/>
                  <w:marTop w:val="0"/>
                  <w:marBottom w:val="0"/>
                  <w:divBdr>
                    <w:top w:val="none" w:sz="0" w:space="0" w:color="auto"/>
                    <w:left w:val="none" w:sz="0" w:space="0" w:color="auto"/>
                    <w:bottom w:val="none" w:sz="0" w:space="0" w:color="auto"/>
                    <w:right w:val="none" w:sz="0" w:space="0" w:color="auto"/>
                  </w:divBdr>
                </w:div>
                <w:div w:id="33428919">
                  <w:marLeft w:val="0"/>
                  <w:marRight w:val="0"/>
                  <w:marTop w:val="0"/>
                  <w:marBottom w:val="0"/>
                  <w:divBdr>
                    <w:top w:val="none" w:sz="0" w:space="0" w:color="auto"/>
                    <w:left w:val="none" w:sz="0" w:space="0" w:color="auto"/>
                    <w:bottom w:val="none" w:sz="0" w:space="0" w:color="auto"/>
                    <w:right w:val="none" w:sz="0" w:space="0" w:color="auto"/>
                  </w:divBdr>
                </w:div>
                <w:div w:id="34040545">
                  <w:marLeft w:val="0"/>
                  <w:marRight w:val="0"/>
                  <w:marTop w:val="0"/>
                  <w:marBottom w:val="0"/>
                  <w:divBdr>
                    <w:top w:val="none" w:sz="0" w:space="0" w:color="auto"/>
                    <w:left w:val="none" w:sz="0" w:space="0" w:color="auto"/>
                    <w:bottom w:val="none" w:sz="0" w:space="0" w:color="auto"/>
                    <w:right w:val="none" w:sz="0" w:space="0" w:color="auto"/>
                  </w:divBdr>
                </w:div>
                <w:div w:id="34081937">
                  <w:marLeft w:val="0"/>
                  <w:marRight w:val="0"/>
                  <w:marTop w:val="0"/>
                  <w:marBottom w:val="0"/>
                  <w:divBdr>
                    <w:top w:val="none" w:sz="0" w:space="0" w:color="auto"/>
                    <w:left w:val="none" w:sz="0" w:space="0" w:color="auto"/>
                    <w:bottom w:val="none" w:sz="0" w:space="0" w:color="auto"/>
                    <w:right w:val="none" w:sz="0" w:space="0" w:color="auto"/>
                  </w:divBdr>
                </w:div>
                <w:div w:id="34157353">
                  <w:marLeft w:val="0"/>
                  <w:marRight w:val="0"/>
                  <w:marTop w:val="0"/>
                  <w:marBottom w:val="0"/>
                  <w:divBdr>
                    <w:top w:val="none" w:sz="0" w:space="0" w:color="auto"/>
                    <w:left w:val="none" w:sz="0" w:space="0" w:color="auto"/>
                    <w:bottom w:val="none" w:sz="0" w:space="0" w:color="auto"/>
                    <w:right w:val="none" w:sz="0" w:space="0" w:color="auto"/>
                  </w:divBdr>
                </w:div>
                <w:div w:id="34307192">
                  <w:marLeft w:val="0"/>
                  <w:marRight w:val="0"/>
                  <w:marTop w:val="0"/>
                  <w:marBottom w:val="0"/>
                  <w:divBdr>
                    <w:top w:val="none" w:sz="0" w:space="0" w:color="auto"/>
                    <w:left w:val="none" w:sz="0" w:space="0" w:color="auto"/>
                    <w:bottom w:val="none" w:sz="0" w:space="0" w:color="auto"/>
                    <w:right w:val="none" w:sz="0" w:space="0" w:color="auto"/>
                  </w:divBdr>
                </w:div>
                <w:div w:id="34350080">
                  <w:marLeft w:val="0"/>
                  <w:marRight w:val="0"/>
                  <w:marTop w:val="0"/>
                  <w:marBottom w:val="0"/>
                  <w:divBdr>
                    <w:top w:val="none" w:sz="0" w:space="0" w:color="auto"/>
                    <w:left w:val="none" w:sz="0" w:space="0" w:color="auto"/>
                    <w:bottom w:val="none" w:sz="0" w:space="0" w:color="auto"/>
                    <w:right w:val="none" w:sz="0" w:space="0" w:color="auto"/>
                  </w:divBdr>
                </w:div>
                <w:div w:id="35276895">
                  <w:marLeft w:val="0"/>
                  <w:marRight w:val="0"/>
                  <w:marTop w:val="0"/>
                  <w:marBottom w:val="0"/>
                  <w:divBdr>
                    <w:top w:val="none" w:sz="0" w:space="0" w:color="auto"/>
                    <w:left w:val="none" w:sz="0" w:space="0" w:color="auto"/>
                    <w:bottom w:val="none" w:sz="0" w:space="0" w:color="auto"/>
                    <w:right w:val="none" w:sz="0" w:space="0" w:color="auto"/>
                  </w:divBdr>
                </w:div>
                <w:div w:id="35586133">
                  <w:marLeft w:val="0"/>
                  <w:marRight w:val="0"/>
                  <w:marTop w:val="0"/>
                  <w:marBottom w:val="0"/>
                  <w:divBdr>
                    <w:top w:val="none" w:sz="0" w:space="0" w:color="auto"/>
                    <w:left w:val="none" w:sz="0" w:space="0" w:color="auto"/>
                    <w:bottom w:val="none" w:sz="0" w:space="0" w:color="auto"/>
                    <w:right w:val="none" w:sz="0" w:space="0" w:color="auto"/>
                  </w:divBdr>
                </w:div>
                <w:div w:id="35858425">
                  <w:marLeft w:val="0"/>
                  <w:marRight w:val="0"/>
                  <w:marTop w:val="0"/>
                  <w:marBottom w:val="0"/>
                  <w:divBdr>
                    <w:top w:val="none" w:sz="0" w:space="0" w:color="auto"/>
                    <w:left w:val="none" w:sz="0" w:space="0" w:color="auto"/>
                    <w:bottom w:val="none" w:sz="0" w:space="0" w:color="auto"/>
                    <w:right w:val="none" w:sz="0" w:space="0" w:color="auto"/>
                  </w:divBdr>
                </w:div>
                <w:div w:id="38284257">
                  <w:marLeft w:val="0"/>
                  <w:marRight w:val="0"/>
                  <w:marTop w:val="0"/>
                  <w:marBottom w:val="0"/>
                  <w:divBdr>
                    <w:top w:val="none" w:sz="0" w:space="0" w:color="auto"/>
                    <w:left w:val="none" w:sz="0" w:space="0" w:color="auto"/>
                    <w:bottom w:val="none" w:sz="0" w:space="0" w:color="auto"/>
                    <w:right w:val="none" w:sz="0" w:space="0" w:color="auto"/>
                  </w:divBdr>
                </w:div>
                <w:div w:id="38358701">
                  <w:marLeft w:val="0"/>
                  <w:marRight w:val="0"/>
                  <w:marTop w:val="0"/>
                  <w:marBottom w:val="0"/>
                  <w:divBdr>
                    <w:top w:val="none" w:sz="0" w:space="0" w:color="auto"/>
                    <w:left w:val="none" w:sz="0" w:space="0" w:color="auto"/>
                    <w:bottom w:val="none" w:sz="0" w:space="0" w:color="auto"/>
                    <w:right w:val="none" w:sz="0" w:space="0" w:color="auto"/>
                  </w:divBdr>
                </w:div>
                <w:div w:id="39062247">
                  <w:marLeft w:val="0"/>
                  <w:marRight w:val="0"/>
                  <w:marTop w:val="0"/>
                  <w:marBottom w:val="0"/>
                  <w:divBdr>
                    <w:top w:val="none" w:sz="0" w:space="0" w:color="auto"/>
                    <w:left w:val="none" w:sz="0" w:space="0" w:color="auto"/>
                    <w:bottom w:val="none" w:sz="0" w:space="0" w:color="auto"/>
                    <w:right w:val="none" w:sz="0" w:space="0" w:color="auto"/>
                  </w:divBdr>
                </w:div>
                <w:div w:id="39281324">
                  <w:marLeft w:val="0"/>
                  <w:marRight w:val="0"/>
                  <w:marTop w:val="0"/>
                  <w:marBottom w:val="0"/>
                  <w:divBdr>
                    <w:top w:val="none" w:sz="0" w:space="0" w:color="auto"/>
                    <w:left w:val="none" w:sz="0" w:space="0" w:color="auto"/>
                    <w:bottom w:val="none" w:sz="0" w:space="0" w:color="auto"/>
                    <w:right w:val="none" w:sz="0" w:space="0" w:color="auto"/>
                  </w:divBdr>
                </w:div>
                <w:div w:id="39597341">
                  <w:marLeft w:val="0"/>
                  <w:marRight w:val="0"/>
                  <w:marTop w:val="0"/>
                  <w:marBottom w:val="0"/>
                  <w:divBdr>
                    <w:top w:val="none" w:sz="0" w:space="0" w:color="auto"/>
                    <w:left w:val="none" w:sz="0" w:space="0" w:color="auto"/>
                    <w:bottom w:val="none" w:sz="0" w:space="0" w:color="auto"/>
                    <w:right w:val="none" w:sz="0" w:space="0" w:color="auto"/>
                  </w:divBdr>
                </w:div>
                <w:div w:id="41177493">
                  <w:marLeft w:val="0"/>
                  <w:marRight w:val="0"/>
                  <w:marTop w:val="0"/>
                  <w:marBottom w:val="0"/>
                  <w:divBdr>
                    <w:top w:val="none" w:sz="0" w:space="0" w:color="auto"/>
                    <w:left w:val="none" w:sz="0" w:space="0" w:color="auto"/>
                    <w:bottom w:val="none" w:sz="0" w:space="0" w:color="auto"/>
                    <w:right w:val="none" w:sz="0" w:space="0" w:color="auto"/>
                  </w:divBdr>
                </w:div>
                <w:div w:id="42297493">
                  <w:marLeft w:val="0"/>
                  <w:marRight w:val="0"/>
                  <w:marTop w:val="0"/>
                  <w:marBottom w:val="0"/>
                  <w:divBdr>
                    <w:top w:val="none" w:sz="0" w:space="0" w:color="auto"/>
                    <w:left w:val="none" w:sz="0" w:space="0" w:color="auto"/>
                    <w:bottom w:val="none" w:sz="0" w:space="0" w:color="auto"/>
                    <w:right w:val="none" w:sz="0" w:space="0" w:color="auto"/>
                  </w:divBdr>
                </w:div>
                <w:div w:id="43020574">
                  <w:marLeft w:val="0"/>
                  <w:marRight w:val="0"/>
                  <w:marTop w:val="0"/>
                  <w:marBottom w:val="0"/>
                  <w:divBdr>
                    <w:top w:val="none" w:sz="0" w:space="0" w:color="auto"/>
                    <w:left w:val="none" w:sz="0" w:space="0" w:color="auto"/>
                    <w:bottom w:val="none" w:sz="0" w:space="0" w:color="auto"/>
                    <w:right w:val="none" w:sz="0" w:space="0" w:color="auto"/>
                  </w:divBdr>
                </w:div>
                <w:div w:id="44182002">
                  <w:marLeft w:val="0"/>
                  <w:marRight w:val="0"/>
                  <w:marTop w:val="0"/>
                  <w:marBottom w:val="0"/>
                  <w:divBdr>
                    <w:top w:val="none" w:sz="0" w:space="0" w:color="auto"/>
                    <w:left w:val="none" w:sz="0" w:space="0" w:color="auto"/>
                    <w:bottom w:val="none" w:sz="0" w:space="0" w:color="auto"/>
                    <w:right w:val="none" w:sz="0" w:space="0" w:color="auto"/>
                  </w:divBdr>
                </w:div>
                <w:div w:id="45029120">
                  <w:marLeft w:val="0"/>
                  <w:marRight w:val="0"/>
                  <w:marTop w:val="0"/>
                  <w:marBottom w:val="0"/>
                  <w:divBdr>
                    <w:top w:val="none" w:sz="0" w:space="0" w:color="auto"/>
                    <w:left w:val="none" w:sz="0" w:space="0" w:color="auto"/>
                    <w:bottom w:val="none" w:sz="0" w:space="0" w:color="auto"/>
                    <w:right w:val="none" w:sz="0" w:space="0" w:color="auto"/>
                  </w:divBdr>
                </w:div>
                <w:div w:id="46926526">
                  <w:marLeft w:val="0"/>
                  <w:marRight w:val="0"/>
                  <w:marTop w:val="0"/>
                  <w:marBottom w:val="0"/>
                  <w:divBdr>
                    <w:top w:val="none" w:sz="0" w:space="0" w:color="auto"/>
                    <w:left w:val="none" w:sz="0" w:space="0" w:color="auto"/>
                    <w:bottom w:val="none" w:sz="0" w:space="0" w:color="auto"/>
                    <w:right w:val="none" w:sz="0" w:space="0" w:color="auto"/>
                  </w:divBdr>
                </w:div>
                <w:div w:id="47338580">
                  <w:marLeft w:val="0"/>
                  <w:marRight w:val="0"/>
                  <w:marTop w:val="0"/>
                  <w:marBottom w:val="0"/>
                  <w:divBdr>
                    <w:top w:val="none" w:sz="0" w:space="0" w:color="auto"/>
                    <w:left w:val="none" w:sz="0" w:space="0" w:color="auto"/>
                    <w:bottom w:val="none" w:sz="0" w:space="0" w:color="auto"/>
                    <w:right w:val="none" w:sz="0" w:space="0" w:color="auto"/>
                  </w:divBdr>
                </w:div>
                <w:div w:id="47995925">
                  <w:marLeft w:val="0"/>
                  <w:marRight w:val="0"/>
                  <w:marTop w:val="0"/>
                  <w:marBottom w:val="0"/>
                  <w:divBdr>
                    <w:top w:val="none" w:sz="0" w:space="0" w:color="auto"/>
                    <w:left w:val="none" w:sz="0" w:space="0" w:color="auto"/>
                    <w:bottom w:val="none" w:sz="0" w:space="0" w:color="auto"/>
                    <w:right w:val="none" w:sz="0" w:space="0" w:color="auto"/>
                  </w:divBdr>
                </w:div>
                <w:div w:id="49424458">
                  <w:marLeft w:val="0"/>
                  <w:marRight w:val="0"/>
                  <w:marTop w:val="0"/>
                  <w:marBottom w:val="0"/>
                  <w:divBdr>
                    <w:top w:val="none" w:sz="0" w:space="0" w:color="auto"/>
                    <w:left w:val="none" w:sz="0" w:space="0" w:color="auto"/>
                    <w:bottom w:val="none" w:sz="0" w:space="0" w:color="auto"/>
                    <w:right w:val="none" w:sz="0" w:space="0" w:color="auto"/>
                  </w:divBdr>
                </w:div>
                <w:div w:id="49884404">
                  <w:marLeft w:val="0"/>
                  <w:marRight w:val="0"/>
                  <w:marTop w:val="0"/>
                  <w:marBottom w:val="0"/>
                  <w:divBdr>
                    <w:top w:val="none" w:sz="0" w:space="0" w:color="auto"/>
                    <w:left w:val="none" w:sz="0" w:space="0" w:color="auto"/>
                    <w:bottom w:val="none" w:sz="0" w:space="0" w:color="auto"/>
                    <w:right w:val="none" w:sz="0" w:space="0" w:color="auto"/>
                  </w:divBdr>
                </w:div>
                <w:div w:id="50157069">
                  <w:marLeft w:val="0"/>
                  <w:marRight w:val="0"/>
                  <w:marTop w:val="0"/>
                  <w:marBottom w:val="0"/>
                  <w:divBdr>
                    <w:top w:val="none" w:sz="0" w:space="0" w:color="auto"/>
                    <w:left w:val="none" w:sz="0" w:space="0" w:color="auto"/>
                    <w:bottom w:val="none" w:sz="0" w:space="0" w:color="auto"/>
                    <w:right w:val="none" w:sz="0" w:space="0" w:color="auto"/>
                  </w:divBdr>
                </w:div>
                <w:div w:id="52780116">
                  <w:marLeft w:val="0"/>
                  <w:marRight w:val="0"/>
                  <w:marTop w:val="0"/>
                  <w:marBottom w:val="0"/>
                  <w:divBdr>
                    <w:top w:val="none" w:sz="0" w:space="0" w:color="auto"/>
                    <w:left w:val="none" w:sz="0" w:space="0" w:color="auto"/>
                    <w:bottom w:val="none" w:sz="0" w:space="0" w:color="auto"/>
                    <w:right w:val="none" w:sz="0" w:space="0" w:color="auto"/>
                  </w:divBdr>
                </w:div>
                <w:div w:id="53510010">
                  <w:marLeft w:val="0"/>
                  <w:marRight w:val="0"/>
                  <w:marTop w:val="0"/>
                  <w:marBottom w:val="0"/>
                  <w:divBdr>
                    <w:top w:val="none" w:sz="0" w:space="0" w:color="auto"/>
                    <w:left w:val="none" w:sz="0" w:space="0" w:color="auto"/>
                    <w:bottom w:val="none" w:sz="0" w:space="0" w:color="auto"/>
                    <w:right w:val="none" w:sz="0" w:space="0" w:color="auto"/>
                  </w:divBdr>
                </w:div>
                <w:div w:id="55009226">
                  <w:marLeft w:val="0"/>
                  <w:marRight w:val="0"/>
                  <w:marTop w:val="0"/>
                  <w:marBottom w:val="0"/>
                  <w:divBdr>
                    <w:top w:val="none" w:sz="0" w:space="0" w:color="auto"/>
                    <w:left w:val="none" w:sz="0" w:space="0" w:color="auto"/>
                    <w:bottom w:val="none" w:sz="0" w:space="0" w:color="auto"/>
                    <w:right w:val="none" w:sz="0" w:space="0" w:color="auto"/>
                  </w:divBdr>
                </w:div>
                <w:div w:id="56982529">
                  <w:marLeft w:val="0"/>
                  <w:marRight w:val="0"/>
                  <w:marTop w:val="0"/>
                  <w:marBottom w:val="0"/>
                  <w:divBdr>
                    <w:top w:val="none" w:sz="0" w:space="0" w:color="auto"/>
                    <w:left w:val="none" w:sz="0" w:space="0" w:color="auto"/>
                    <w:bottom w:val="none" w:sz="0" w:space="0" w:color="auto"/>
                    <w:right w:val="none" w:sz="0" w:space="0" w:color="auto"/>
                  </w:divBdr>
                </w:div>
                <w:div w:id="57286133">
                  <w:marLeft w:val="0"/>
                  <w:marRight w:val="0"/>
                  <w:marTop w:val="0"/>
                  <w:marBottom w:val="0"/>
                  <w:divBdr>
                    <w:top w:val="none" w:sz="0" w:space="0" w:color="auto"/>
                    <w:left w:val="none" w:sz="0" w:space="0" w:color="auto"/>
                    <w:bottom w:val="none" w:sz="0" w:space="0" w:color="auto"/>
                    <w:right w:val="none" w:sz="0" w:space="0" w:color="auto"/>
                  </w:divBdr>
                </w:div>
                <w:div w:id="57703918">
                  <w:marLeft w:val="0"/>
                  <w:marRight w:val="0"/>
                  <w:marTop w:val="0"/>
                  <w:marBottom w:val="0"/>
                  <w:divBdr>
                    <w:top w:val="none" w:sz="0" w:space="0" w:color="auto"/>
                    <w:left w:val="none" w:sz="0" w:space="0" w:color="auto"/>
                    <w:bottom w:val="none" w:sz="0" w:space="0" w:color="auto"/>
                    <w:right w:val="none" w:sz="0" w:space="0" w:color="auto"/>
                  </w:divBdr>
                </w:div>
                <w:div w:id="57822458">
                  <w:marLeft w:val="0"/>
                  <w:marRight w:val="0"/>
                  <w:marTop w:val="0"/>
                  <w:marBottom w:val="0"/>
                  <w:divBdr>
                    <w:top w:val="none" w:sz="0" w:space="0" w:color="auto"/>
                    <w:left w:val="none" w:sz="0" w:space="0" w:color="auto"/>
                    <w:bottom w:val="none" w:sz="0" w:space="0" w:color="auto"/>
                    <w:right w:val="none" w:sz="0" w:space="0" w:color="auto"/>
                  </w:divBdr>
                </w:div>
                <w:div w:id="58327071">
                  <w:marLeft w:val="0"/>
                  <w:marRight w:val="0"/>
                  <w:marTop w:val="0"/>
                  <w:marBottom w:val="0"/>
                  <w:divBdr>
                    <w:top w:val="none" w:sz="0" w:space="0" w:color="auto"/>
                    <w:left w:val="none" w:sz="0" w:space="0" w:color="auto"/>
                    <w:bottom w:val="none" w:sz="0" w:space="0" w:color="auto"/>
                    <w:right w:val="none" w:sz="0" w:space="0" w:color="auto"/>
                  </w:divBdr>
                </w:div>
                <w:div w:id="58481872">
                  <w:marLeft w:val="0"/>
                  <w:marRight w:val="0"/>
                  <w:marTop w:val="0"/>
                  <w:marBottom w:val="0"/>
                  <w:divBdr>
                    <w:top w:val="none" w:sz="0" w:space="0" w:color="auto"/>
                    <w:left w:val="none" w:sz="0" w:space="0" w:color="auto"/>
                    <w:bottom w:val="none" w:sz="0" w:space="0" w:color="auto"/>
                    <w:right w:val="none" w:sz="0" w:space="0" w:color="auto"/>
                  </w:divBdr>
                </w:div>
                <w:div w:id="58938940">
                  <w:marLeft w:val="0"/>
                  <w:marRight w:val="0"/>
                  <w:marTop w:val="0"/>
                  <w:marBottom w:val="0"/>
                  <w:divBdr>
                    <w:top w:val="none" w:sz="0" w:space="0" w:color="auto"/>
                    <w:left w:val="none" w:sz="0" w:space="0" w:color="auto"/>
                    <w:bottom w:val="none" w:sz="0" w:space="0" w:color="auto"/>
                    <w:right w:val="none" w:sz="0" w:space="0" w:color="auto"/>
                  </w:divBdr>
                </w:div>
                <w:div w:id="59640056">
                  <w:marLeft w:val="0"/>
                  <w:marRight w:val="0"/>
                  <w:marTop w:val="0"/>
                  <w:marBottom w:val="0"/>
                  <w:divBdr>
                    <w:top w:val="none" w:sz="0" w:space="0" w:color="auto"/>
                    <w:left w:val="none" w:sz="0" w:space="0" w:color="auto"/>
                    <w:bottom w:val="none" w:sz="0" w:space="0" w:color="auto"/>
                    <w:right w:val="none" w:sz="0" w:space="0" w:color="auto"/>
                  </w:divBdr>
                </w:div>
                <w:div w:id="59719635">
                  <w:marLeft w:val="0"/>
                  <w:marRight w:val="0"/>
                  <w:marTop w:val="0"/>
                  <w:marBottom w:val="0"/>
                  <w:divBdr>
                    <w:top w:val="none" w:sz="0" w:space="0" w:color="auto"/>
                    <w:left w:val="none" w:sz="0" w:space="0" w:color="auto"/>
                    <w:bottom w:val="none" w:sz="0" w:space="0" w:color="auto"/>
                    <w:right w:val="none" w:sz="0" w:space="0" w:color="auto"/>
                  </w:divBdr>
                </w:div>
                <w:div w:id="59788975">
                  <w:marLeft w:val="0"/>
                  <w:marRight w:val="0"/>
                  <w:marTop w:val="0"/>
                  <w:marBottom w:val="0"/>
                  <w:divBdr>
                    <w:top w:val="none" w:sz="0" w:space="0" w:color="auto"/>
                    <w:left w:val="none" w:sz="0" w:space="0" w:color="auto"/>
                    <w:bottom w:val="none" w:sz="0" w:space="0" w:color="auto"/>
                    <w:right w:val="none" w:sz="0" w:space="0" w:color="auto"/>
                  </w:divBdr>
                </w:div>
                <w:div w:id="60325328">
                  <w:marLeft w:val="0"/>
                  <w:marRight w:val="0"/>
                  <w:marTop w:val="0"/>
                  <w:marBottom w:val="0"/>
                  <w:divBdr>
                    <w:top w:val="none" w:sz="0" w:space="0" w:color="auto"/>
                    <w:left w:val="none" w:sz="0" w:space="0" w:color="auto"/>
                    <w:bottom w:val="none" w:sz="0" w:space="0" w:color="auto"/>
                    <w:right w:val="none" w:sz="0" w:space="0" w:color="auto"/>
                  </w:divBdr>
                </w:div>
                <w:div w:id="60910052">
                  <w:marLeft w:val="0"/>
                  <w:marRight w:val="0"/>
                  <w:marTop w:val="0"/>
                  <w:marBottom w:val="0"/>
                  <w:divBdr>
                    <w:top w:val="none" w:sz="0" w:space="0" w:color="auto"/>
                    <w:left w:val="none" w:sz="0" w:space="0" w:color="auto"/>
                    <w:bottom w:val="none" w:sz="0" w:space="0" w:color="auto"/>
                    <w:right w:val="none" w:sz="0" w:space="0" w:color="auto"/>
                  </w:divBdr>
                </w:div>
                <w:div w:id="60981086">
                  <w:marLeft w:val="0"/>
                  <w:marRight w:val="0"/>
                  <w:marTop w:val="0"/>
                  <w:marBottom w:val="0"/>
                  <w:divBdr>
                    <w:top w:val="none" w:sz="0" w:space="0" w:color="auto"/>
                    <w:left w:val="none" w:sz="0" w:space="0" w:color="auto"/>
                    <w:bottom w:val="none" w:sz="0" w:space="0" w:color="auto"/>
                    <w:right w:val="none" w:sz="0" w:space="0" w:color="auto"/>
                  </w:divBdr>
                </w:div>
                <w:div w:id="61370805">
                  <w:marLeft w:val="0"/>
                  <w:marRight w:val="0"/>
                  <w:marTop w:val="0"/>
                  <w:marBottom w:val="0"/>
                  <w:divBdr>
                    <w:top w:val="none" w:sz="0" w:space="0" w:color="auto"/>
                    <w:left w:val="none" w:sz="0" w:space="0" w:color="auto"/>
                    <w:bottom w:val="none" w:sz="0" w:space="0" w:color="auto"/>
                    <w:right w:val="none" w:sz="0" w:space="0" w:color="auto"/>
                  </w:divBdr>
                </w:div>
                <w:div w:id="62485141">
                  <w:marLeft w:val="0"/>
                  <w:marRight w:val="0"/>
                  <w:marTop w:val="0"/>
                  <w:marBottom w:val="0"/>
                  <w:divBdr>
                    <w:top w:val="none" w:sz="0" w:space="0" w:color="auto"/>
                    <w:left w:val="none" w:sz="0" w:space="0" w:color="auto"/>
                    <w:bottom w:val="none" w:sz="0" w:space="0" w:color="auto"/>
                    <w:right w:val="none" w:sz="0" w:space="0" w:color="auto"/>
                  </w:divBdr>
                </w:div>
                <w:div w:id="62797301">
                  <w:marLeft w:val="0"/>
                  <w:marRight w:val="0"/>
                  <w:marTop w:val="0"/>
                  <w:marBottom w:val="0"/>
                  <w:divBdr>
                    <w:top w:val="none" w:sz="0" w:space="0" w:color="auto"/>
                    <w:left w:val="none" w:sz="0" w:space="0" w:color="auto"/>
                    <w:bottom w:val="none" w:sz="0" w:space="0" w:color="auto"/>
                    <w:right w:val="none" w:sz="0" w:space="0" w:color="auto"/>
                  </w:divBdr>
                </w:div>
                <w:div w:id="63064662">
                  <w:marLeft w:val="0"/>
                  <w:marRight w:val="0"/>
                  <w:marTop w:val="0"/>
                  <w:marBottom w:val="0"/>
                  <w:divBdr>
                    <w:top w:val="none" w:sz="0" w:space="0" w:color="auto"/>
                    <w:left w:val="none" w:sz="0" w:space="0" w:color="auto"/>
                    <w:bottom w:val="none" w:sz="0" w:space="0" w:color="auto"/>
                    <w:right w:val="none" w:sz="0" w:space="0" w:color="auto"/>
                  </w:divBdr>
                </w:div>
                <w:div w:id="63722474">
                  <w:marLeft w:val="0"/>
                  <w:marRight w:val="0"/>
                  <w:marTop w:val="0"/>
                  <w:marBottom w:val="0"/>
                  <w:divBdr>
                    <w:top w:val="none" w:sz="0" w:space="0" w:color="auto"/>
                    <w:left w:val="none" w:sz="0" w:space="0" w:color="auto"/>
                    <w:bottom w:val="none" w:sz="0" w:space="0" w:color="auto"/>
                    <w:right w:val="none" w:sz="0" w:space="0" w:color="auto"/>
                  </w:divBdr>
                </w:div>
                <w:div w:id="65959251">
                  <w:marLeft w:val="0"/>
                  <w:marRight w:val="0"/>
                  <w:marTop w:val="0"/>
                  <w:marBottom w:val="0"/>
                  <w:divBdr>
                    <w:top w:val="none" w:sz="0" w:space="0" w:color="auto"/>
                    <w:left w:val="none" w:sz="0" w:space="0" w:color="auto"/>
                    <w:bottom w:val="none" w:sz="0" w:space="0" w:color="auto"/>
                    <w:right w:val="none" w:sz="0" w:space="0" w:color="auto"/>
                  </w:divBdr>
                </w:div>
                <w:div w:id="66616807">
                  <w:marLeft w:val="0"/>
                  <w:marRight w:val="0"/>
                  <w:marTop w:val="0"/>
                  <w:marBottom w:val="0"/>
                  <w:divBdr>
                    <w:top w:val="none" w:sz="0" w:space="0" w:color="auto"/>
                    <w:left w:val="none" w:sz="0" w:space="0" w:color="auto"/>
                    <w:bottom w:val="none" w:sz="0" w:space="0" w:color="auto"/>
                    <w:right w:val="none" w:sz="0" w:space="0" w:color="auto"/>
                  </w:divBdr>
                </w:div>
                <w:div w:id="66805156">
                  <w:marLeft w:val="0"/>
                  <w:marRight w:val="0"/>
                  <w:marTop w:val="0"/>
                  <w:marBottom w:val="0"/>
                  <w:divBdr>
                    <w:top w:val="none" w:sz="0" w:space="0" w:color="auto"/>
                    <w:left w:val="none" w:sz="0" w:space="0" w:color="auto"/>
                    <w:bottom w:val="none" w:sz="0" w:space="0" w:color="auto"/>
                    <w:right w:val="none" w:sz="0" w:space="0" w:color="auto"/>
                  </w:divBdr>
                </w:div>
                <w:div w:id="66853437">
                  <w:marLeft w:val="0"/>
                  <w:marRight w:val="0"/>
                  <w:marTop w:val="0"/>
                  <w:marBottom w:val="0"/>
                  <w:divBdr>
                    <w:top w:val="none" w:sz="0" w:space="0" w:color="auto"/>
                    <w:left w:val="none" w:sz="0" w:space="0" w:color="auto"/>
                    <w:bottom w:val="none" w:sz="0" w:space="0" w:color="auto"/>
                    <w:right w:val="none" w:sz="0" w:space="0" w:color="auto"/>
                  </w:divBdr>
                </w:div>
                <w:div w:id="67386929">
                  <w:marLeft w:val="0"/>
                  <w:marRight w:val="0"/>
                  <w:marTop w:val="0"/>
                  <w:marBottom w:val="0"/>
                  <w:divBdr>
                    <w:top w:val="none" w:sz="0" w:space="0" w:color="auto"/>
                    <w:left w:val="none" w:sz="0" w:space="0" w:color="auto"/>
                    <w:bottom w:val="none" w:sz="0" w:space="0" w:color="auto"/>
                    <w:right w:val="none" w:sz="0" w:space="0" w:color="auto"/>
                  </w:divBdr>
                </w:div>
                <w:div w:id="68618119">
                  <w:marLeft w:val="0"/>
                  <w:marRight w:val="0"/>
                  <w:marTop w:val="0"/>
                  <w:marBottom w:val="0"/>
                  <w:divBdr>
                    <w:top w:val="none" w:sz="0" w:space="0" w:color="auto"/>
                    <w:left w:val="none" w:sz="0" w:space="0" w:color="auto"/>
                    <w:bottom w:val="none" w:sz="0" w:space="0" w:color="auto"/>
                    <w:right w:val="none" w:sz="0" w:space="0" w:color="auto"/>
                  </w:divBdr>
                </w:div>
                <w:div w:id="68622290">
                  <w:marLeft w:val="0"/>
                  <w:marRight w:val="0"/>
                  <w:marTop w:val="0"/>
                  <w:marBottom w:val="0"/>
                  <w:divBdr>
                    <w:top w:val="none" w:sz="0" w:space="0" w:color="auto"/>
                    <w:left w:val="none" w:sz="0" w:space="0" w:color="auto"/>
                    <w:bottom w:val="none" w:sz="0" w:space="0" w:color="auto"/>
                    <w:right w:val="none" w:sz="0" w:space="0" w:color="auto"/>
                  </w:divBdr>
                </w:div>
                <w:div w:id="69154535">
                  <w:marLeft w:val="0"/>
                  <w:marRight w:val="0"/>
                  <w:marTop w:val="0"/>
                  <w:marBottom w:val="0"/>
                  <w:divBdr>
                    <w:top w:val="none" w:sz="0" w:space="0" w:color="auto"/>
                    <w:left w:val="none" w:sz="0" w:space="0" w:color="auto"/>
                    <w:bottom w:val="none" w:sz="0" w:space="0" w:color="auto"/>
                    <w:right w:val="none" w:sz="0" w:space="0" w:color="auto"/>
                  </w:divBdr>
                </w:div>
                <w:div w:id="69236406">
                  <w:marLeft w:val="0"/>
                  <w:marRight w:val="0"/>
                  <w:marTop w:val="0"/>
                  <w:marBottom w:val="0"/>
                  <w:divBdr>
                    <w:top w:val="none" w:sz="0" w:space="0" w:color="auto"/>
                    <w:left w:val="none" w:sz="0" w:space="0" w:color="auto"/>
                    <w:bottom w:val="none" w:sz="0" w:space="0" w:color="auto"/>
                    <w:right w:val="none" w:sz="0" w:space="0" w:color="auto"/>
                  </w:divBdr>
                </w:div>
                <w:div w:id="69816287">
                  <w:marLeft w:val="0"/>
                  <w:marRight w:val="0"/>
                  <w:marTop w:val="0"/>
                  <w:marBottom w:val="0"/>
                  <w:divBdr>
                    <w:top w:val="none" w:sz="0" w:space="0" w:color="auto"/>
                    <w:left w:val="none" w:sz="0" w:space="0" w:color="auto"/>
                    <w:bottom w:val="none" w:sz="0" w:space="0" w:color="auto"/>
                    <w:right w:val="none" w:sz="0" w:space="0" w:color="auto"/>
                  </w:divBdr>
                </w:div>
                <w:div w:id="69930127">
                  <w:marLeft w:val="0"/>
                  <w:marRight w:val="0"/>
                  <w:marTop w:val="0"/>
                  <w:marBottom w:val="0"/>
                  <w:divBdr>
                    <w:top w:val="none" w:sz="0" w:space="0" w:color="auto"/>
                    <w:left w:val="none" w:sz="0" w:space="0" w:color="auto"/>
                    <w:bottom w:val="none" w:sz="0" w:space="0" w:color="auto"/>
                    <w:right w:val="none" w:sz="0" w:space="0" w:color="auto"/>
                  </w:divBdr>
                </w:div>
                <w:div w:id="69932706">
                  <w:marLeft w:val="0"/>
                  <w:marRight w:val="0"/>
                  <w:marTop w:val="0"/>
                  <w:marBottom w:val="0"/>
                  <w:divBdr>
                    <w:top w:val="none" w:sz="0" w:space="0" w:color="auto"/>
                    <w:left w:val="none" w:sz="0" w:space="0" w:color="auto"/>
                    <w:bottom w:val="none" w:sz="0" w:space="0" w:color="auto"/>
                    <w:right w:val="none" w:sz="0" w:space="0" w:color="auto"/>
                  </w:divBdr>
                </w:div>
                <w:div w:id="71316097">
                  <w:marLeft w:val="0"/>
                  <w:marRight w:val="0"/>
                  <w:marTop w:val="0"/>
                  <w:marBottom w:val="0"/>
                  <w:divBdr>
                    <w:top w:val="none" w:sz="0" w:space="0" w:color="auto"/>
                    <w:left w:val="none" w:sz="0" w:space="0" w:color="auto"/>
                    <w:bottom w:val="none" w:sz="0" w:space="0" w:color="auto"/>
                    <w:right w:val="none" w:sz="0" w:space="0" w:color="auto"/>
                  </w:divBdr>
                </w:div>
                <w:div w:id="72053631">
                  <w:marLeft w:val="0"/>
                  <w:marRight w:val="0"/>
                  <w:marTop w:val="0"/>
                  <w:marBottom w:val="0"/>
                  <w:divBdr>
                    <w:top w:val="none" w:sz="0" w:space="0" w:color="auto"/>
                    <w:left w:val="none" w:sz="0" w:space="0" w:color="auto"/>
                    <w:bottom w:val="none" w:sz="0" w:space="0" w:color="auto"/>
                    <w:right w:val="none" w:sz="0" w:space="0" w:color="auto"/>
                  </w:divBdr>
                </w:div>
                <w:div w:id="72823343">
                  <w:marLeft w:val="0"/>
                  <w:marRight w:val="0"/>
                  <w:marTop w:val="0"/>
                  <w:marBottom w:val="0"/>
                  <w:divBdr>
                    <w:top w:val="none" w:sz="0" w:space="0" w:color="auto"/>
                    <w:left w:val="none" w:sz="0" w:space="0" w:color="auto"/>
                    <w:bottom w:val="none" w:sz="0" w:space="0" w:color="auto"/>
                    <w:right w:val="none" w:sz="0" w:space="0" w:color="auto"/>
                  </w:divBdr>
                </w:div>
                <w:div w:id="73020223">
                  <w:marLeft w:val="0"/>
                  <w:marRight w:val="0"/>
                  <w:marTop w:val="0"/>
                  <w:marBottom w:val="0"/>
                  <w:divBdr>
                    <w:top w:val="none" w:sz="0" w:space="0" w:color="auto"/>
                    <w:left w:val="none" w:sz="0" w:space="0" w:color="auto"/>
                    <w:bottom w:val="none" w:sz="0" w:space="0" w:color="auto"/>
                    <w:right w:val="none" w:sz="0" w:space="0" w:color="auto"/>
                  </w:divBdr>
                </w:div>
                <w:div w:id="74133508">
                  <w:marLeft w:val="0"/>
                  <w:marRight w:val="0"/>
                  <w:marTop w:val="0"/>
                  <w:marBottom w:val="0"/>
                  <w:divBdr>
                    <w:top w:val="none" w:sz="0" w:space="0" w:color="auto"/>
                    <w:left w:val="none" w:sz="0" w:space="0" w:color="auto"/>
                    <w:bottom w:val="none" w:sz="0" w:space="0" w:color="auto"/>
                    <w:right w:val="none" w:sz="0" w:space="0" w:color="auto"/>
                  </w:divBdr>
                </w:div>
                <w:div w:id="74784975">
                  <w:marLeft w:val="0"/>
                  <w:marRight w:val="0"/>
                  <w:marTop w:val="0"/>
                  <w:marBottom w:val="0"/>
                  <w:divBdr>
                    <w:top w:val="none" w:sz="0" w:space="0" w:color="auto"/>
                    <w:left w:val="none" w:sz="0" w:space="0" w:color="auto"/>
                    <w:bottom w:val="none" w:sz="0" w:space="0" w:color="auto"/>
                    <w:right w:val="none" w:sz="0" w:space="0" w:color="auto"/>
                  </w:divBdr>
                </w:div>
                <w:div w:id="75131484">
                  <w:marLeft w:val="0"/>
                  <w:marRight w:val="0"/>
                  <w:marTop w:val="0"/>
                  <w:marBottom w:val="0"/>
                  <w:divBdr>
                    <w:top w:val="none" w:sz="0" w:space="0" w:color="auto"/>
                    <w:left w:val="none" w:sz="0" w:space="0" w:color="auto"/>
                    <w:bottom w:val="none" w:sz="0" w:space="0" w:color="auto"/>
                    <w:right w:val="none" w:sz="0" w:space="0" w:color="auto"/>
                  </w:divBdr>
                </w:div>
                <w:div w:id="75445076">
                  <w:marLeft w:val="0"/>
                  <w:marRight w:val="0"/>
                  <w:marTop w:val="0"/>
                  <w:marBottom w:val="0"/>
                  <w:divBdr>
                    <w:top w:val="none" w:sz="0" w:space="0" w:color="auto"/>
                    <w:left w:val="none" w:sz="0" w:space="0" w:color="auto"/>
                    <w:bottom w:val="none" w:sz="0" w:space="0" w:color="auto"/>
                    <w:right w:val="none" w:sz="0" w:space="0" w:color="auto"/>
                  </w:divBdr>
                </w:div>
                <w:div w:id="76826869">
                  <w:marLeft w:val="0"/>
                  <w:marRight w:val="0"/>
                  <w:marTop w:val="0"/>
                  <w:marBottom w:val="0"/>
                  <w:divBdr>
                    <w:top w:val="none" w:sz="0" w:space="0" w:color="auto"/>
                    <w:left w:val="none" w:sz="0" w:space="0" w:color="auto"/>
                    <w:bottom w:val="none" w:sz="0" w:space="0" w:color="auto"/>
                    <w:right w:val="none" w:sz="0" w:space="0" w:color="auto"/>
                  </w:divBdr>
                </w:div>
                <w:div w:id="77364369">
                  <w:marLeft w:val="0"/>
                  <w:marRight w:val="0"/>
                  <w:marTop w:val="0"/>
                  <w:marBottom w:val="0"/>
                  <w:divBdr>
                    <w:top w:val="none" w:sz="0" w:space="0" w:color="auto"/>
                    <w:left w:val="none" w:sz="0" w:space="0" w:color="auto"/>
                    <w:bottom w:val="none" w:sz="0" w:space="0" w:color="auto"/>
                    <w:right w:val="none" w:sz="0" w:space="0" w:color="auto"/>
                  </w:divBdr>
                </w:div>
                <w:div w:id="77989967">
                  <w:marLeft w:val="0"/>
                  <w:marRight w:val="0"/>
                  <w:marTop w:val="0"/>
                  <w:marBottom w:val="0"/>
                  <w:divBdr>
                    <w:top w:val="none" w:sz="0" w:space="0" w:color="auto"/>
                    <w:left w:val="none" w:sz="0" w:space="0" w:color="auto"/>
                    <w:bottom w:val="none" w:sz="0" w:space="0" w:color="auto"/>
                    <w:right w:val="none" w:sz="0" w:space="0" w:color="auto"/>
                  </w:divBdr>
                </w:div>
                <w:div w:id="77991682">
                  <w:marLeft w:val="0"/>
                  <w:marRight w:val="0"/>
                  <w:marTop w:val="0"/>
                  <w:marBottom w:val="0"/>
                  <w:divBdr>
                    <w:top w:val="none" w:sz="0" w:space="0" w:color="auto"/>
                    <w:left w:val="none" w:sz="0" w:space="0" w:color="auto"/>
                    <w:bottom w:val="none" w:sz="0" w:space="0" w:color="auto"/>
                    <w:right w:val="none" w:sz="0" w:space="0" w:color="auto"/>
                  </w:divBdr>
                </w:div>
                <w:div w:id="78407594">
                  <w:marLeft w:val="0"/>
                  <w:marRight w:val="0"/>
                  <w:marTop w:val="0"/>
                  <w:marBottom w:val="0"/>
                  <w:divBdr>
                    <w:top w:val="none" w:sz="0" w:space="0" w:color="auto"/>
                    <w:left w:val="none" w:sz="0" w:space="0" w:color="auto"/>
                    <w:bottom w:val="none" w:sz="0" w:space="0" w:color="auto"/>
                    <w:right w:val="none" w:sz="0" w:space="0" w:color="auto"/>
                  </w:divBdr>
                </w:div>
                <w:div w:id="78523874">
                  <w:marLeft w:val="0"/>
                  <w:marRight w:val="0"/>
                  <w:marTop w:val="0"/>
                  <w:marBottom w:val="0"/>
                  <w:divBdr>
                    <w:top w:val="none" w:sz="0" w:space="0" w:color="auto"/>
                    <w:left w:val="none" w:sz="0" w:space="0" w:color="auto"/>
                    <w:bottom w:val="none" w:sz="0" w:space="0" w:color="auto"/>
                    <w:right w:val="none" w:sz="0" w:space="0" w:color="auto"/>
                  </w:divBdr>
                </w:div>
                <w:div w:id="79300884">
                  <w:marLeft w:val="0"/>
                  <w:marRight w:val="0"/>
                  <w:marTop w:val="0"/>
                  <w:marBottom w:val="0"/>
                  <w:divBdr>
                    <w:top w:val="none" w:sz="0" w:space="0" w:color="auto"/>
                    <w:left w:val="none" w:sz="0" w:space="0" w:color="auto"/>
                    <w:bottom w:val="none" w:sz="0" w:space="0" w:color="auto"/>
                    <w:right w:val="none" w:sz="0" w:space="0" w:color="auto"/>
                  </w:divBdr>
                </w:div>
                <w:div w:id="79914764">
                  <w:marLeft w:val="0"/>
                  <w:marRight w:val="0"/>
                  <w:marTop w:val="0"/>
                  <w:marBottom w:val="0"/>
                  <w:divBdr>
                    <w:top w:val="none" w:sz="0" w:space="0" w:color="auto"/>
                    <w:left w:val="none" w:sz="0" w:space="0" w:color="auto"/>
                    <w:bottom w:val="none" w:sz="0" w:space="0" w:color="auto"/>
                    <w:right w:val="none" w:sz="0" w:space="0" w:color="auto"/>
                  </w:divBdr>
                </w:div>
                <w:div w:id="80683778">
                  <w:marLeft w:val="0"/>
                  <w:marRight w:val="0"/>
                  <w:marTop w:val="0"/>
                  <w:marBottom w:val="0"/>
                  <w:divBdr>
                    <w:top w:val="none" w:sz="0" w:space="0" w:color="auto"/>
                    <w:left w:val="none" w:sz="0" w:space="0" w:color="auto"/>
                    <w:bottom w:val="none" w:sz="0" w:space="0" w:color="auto"/>
                    <w:right w:val="none" w:sz="0" w:space="0" w:color="auto"/>
                  </w:divBdr>
                </w:div>
                <w:div w:id="80831103">
                  <w:marLeft w:val="0"/>
                  <w:marRight w:val="0"/>
                  <w:marTop w:val="0"/>
                  <w:marBottom w:val="0"/>
                  <w:divBdr>
                    <w:top w:val="none" w:sz="0" w:space="0" w:color="auto"/>
                    <w:left w:val="none" w:sz="0" w:space="0" w:color="auto"/>
                    <w:bottom w:val="none" w:sz="0" w:space="0" w:color="auto"/>
                    <w:right w:val="none" w:sz="0" w:space="0" w:color="auto"/>
                  </w:divBdr>
                </w:div>
                <w:div w:id="81294004">
                  <w:marLeft w:val="0"/>
                  <w:marRight w:val="0"/>
                  <w:marTop w:val="0"/>
                  <w:marBottom w:val="0"/>
                  <w:divBdr>
                    <w:top w:val="none" w:sz="0" w:space="0" w:color="auto"/>
                    <w:left w:val="none" w:sz="0" w:space="0" w:color="auto"/>
                    <w:bottom w:val="none" w:sz="0" w:space="0" w:color="auto"/>
                    <w:right w:val="none" w:sz="0" w:space="0" w:color="auto"/>
                  </w:divBdr>
                </w:div>
                <w:div w:id="82654558">
                  <w:marLeft w:val="0"/>
                  <w:marRight w:val="0"/>
                  <w:marTop w:val="0"/>
                  <w:marBottom w:val="0"/>
                  <w:divBdr>
                    <w:top w:val="none" w:sz="0" w:space="0" w:color="auto"/>
                    <w:left w:val="none" w:sz="0" w:space="0" w:color="auto"/>
                    <w:bottom w:val="none" w:sz="0" w:space="0" w:color="auto"/>
                    <w:right w:val="none" w:sz="0" w:space="0" w:color="auto"/>
                  </w:divBdr>
                </w:div>
                <w:div w:id="83503280">
                  <w:marLeft w:val="0"/>
                  <w:marRight w:val="0"/>
                  <w:marTop w:val="0"/>
                  <w:marBottom w:val="0"/>
                  <w:divBdr>
                    <w:top w:val="none" w:sz="0" w:space="0" w:color="auto"/>
                    <w:left w:val="none" w:sz="0" w:space="0" w:color="auto"/>
                    <w:bottom w:val="none" w:sz="0" w:space="0" w:color="auto"/>
                    <w:right w:val="none" w:sz="0" w:space="0" w:color="auto"/>
                  </w:divBdr>
                </w:div>
                <w:div w:id="83650044">
                  <w:marLeft w:val="0"/>
                  <w:marRight w:val="0"/>
                  <w:marTop w:val="0"/>
                  <w:marBottom w:val="0"/>
                  <w:divBdr>
                    <w:top w:val="none" w:sz="0" w:space="0" w:color="auto"/>
                    <w:left w:val="none" w:sz="0" w:space="0" w:color="auto"/>
                    <w:bottom w:val="none" w:sz="0" w:space="0" w:color="auto"/>
                    <w:right w:val="none" w:sz="0" w:space="0" w:color="auto"/>
                  </w:divBdr>
                </w:div>
                <w:div w:id="84503433">
                  <w:marLeft w:val="0"/>
                  <w:marRight w:val="0"/>
                  <w:marTop w:val="0"/>
                  <w:marBottom w:val="0"/>
                  <w:divBdr>
                    <w:top w:val="none" w:sz="0" w:space="0" w:color="auto"/>
                    <w:left w:val="none" w:sz="0" w:space="0" w:color="auto"/>
                    <w:bottom w:val="none" w:sz="0" w:space="0" w:color="auto"/>
                    <w:right w:val="none" w:sz="0" w:space="0" w:color="auto"/>
                  </w:divBdr>
                </w:div>
                <w:div w:id="84963569">
                  <w:marLeft w:val="0"/>
                  <w:marRight w:val="0"/>
                  <w:marTop w:val="0"/>
                  <w:marBottom w:val="0"/>
                  <w:divBdr>
                    <w:top w:val="none" w:sz="0" w:space="0" w:color="auto"/>
                    <w:left w:val="none" w:sz="0" w:space="0" w:color="auto"/>
                    <w:bottom w:val="none" w:sz="0" w:space="0" w:color="auto"/>
                    <w:right w:val="none" w:sz="0" w:space="0" w:color="auto"/>
                  </w:divBdr>
                </w:div>
                <w:div w:id="85884162">
                  <w:marLeft w:val="0"/>
                  <w:marRight w:val="0"/>
                  <w:marTop w:val="0"/>
                  <w:marBottom w:val="0"/>
                  <w:divBdr>
                    <w:top w:val="none" w:sz="0" w:space="0" w:color="auto"/>
                    <w:left w:val="none" w:sz="0" w:space="0" w:color="auto"/>
                    <w:bottom w:val="none" w:sz="0" w:space="0" w:color="auto"/>
                    <w:right w:val="none" w:sz="0" w:space="0" w:color="auto"/>
                  </w:divBdr>
                </w:div>
                <w:div w:id="86079483">
                  <w:marLeft w:val="0"/>
                  <w:marRight w:val="0"/>
                  <w:marTop w:val="0"/>
                  <w:marBottom w:val="0"/>
                  <w:divBdr>
                    <w:top w:val="none" w:sz="0" w:space="0" w:color="auto"/>
                    <w:left w:val="none" w:sz="0" w:space="0" w:color="auto"/>
                    <w:bottom w:val="none" w:sz="0" w:space="0" w:color="auto"/>
                    <w:right w:val="none" w:sz="0" w:space="0" w:color="auto"/>
                  </w:divBdr>
                </w:div>
                <w:div w:id="86460935">
                  <w:marLeft w:val="0"/>
                  <w:marRight w:val="0"/>
                  <w:marTop w:val="0"/>
                  <w:marBottom w:val="0"/>
                  <w:divBdr>
                    <w:top w:val="none" w:sz="0" w:space="0" w:color="auto"/>
                    <w:left w:val="none" w:sz="0" w:space="0" w:color="auto"/>
                    <w:bottom w:val="none" w:sz="0" w:space="0" w:color="auto"/>
                    <w:right w:val="none" w:sz="0" w:space="0" w:color="auto"/>
                  </w:divBdr>
                </w:div>
                <w:div w:id="86468040">
                  <w:marLeft w:val="0"/>
                  <w:marRight w:val="0"/>
                  <w:marTop w:val="0"/>
                  <w:marBottom w:val="0"/>
                  <w:divBdr>
                    <w:top w:val="none" w:sz="0" w:space="0" w:color="auto"/>
                    <w:left w:val="none" w:sz="0" w:space="0" w:color="auto"/>
                    <w:bottom w:val="none" w:sz="0" w:space="0" w:color="auto"/>
                    <w:right w:val="none" w:sz="0" w:space="0" w:color="auto"/>
                  </w:divBdr>
                </w:div>
                <w:div w:id="86926734">
                  <w:marLeft w:val="0"/>
                  <w:marRight w:val="0"/>
                  <w:marTop w:val="0"/>
                  <w:marBottom w:val="0"/>
                  <w:divBdr>
                    <w:top w:val="none" w:sz="0" w:space="0" w:color="auto"/>
                    <w:left w:val="none" w:sz="0" w:space="0" w:color="auto"/>
                    <w:bottom w:val="none" w:sz="0" w:space="0" w:color="auto"/>
                    <w:right w:val="none" w:sz="0" w:space="0" w:color="auto"/>
                  </w:divBdr>
                </w:div>
                <w:div w:id="89006009">
                  <w:marLeft w:val="0"/>
                  <w:marRight w:val="0"/>
                  <w:marTop w:val="0"/>
                  <w:marBottom w:val="0"/>
                  <w:divBdr>
                    <w:top w:val="none" w:sz="0" w:space="0" w:color="auto"/>
                    <w:left w:val="none" w:sz="0" w:space="0" w:color="auto"/>
                    <w:bottom w:val="none" w:sz="0" w:space="0" w:color="auto"/>
                    <w:right w:val="none" w:sz="0" w:space="0" w:color="auto"/>
                  </w:divBdr>
                </w:div>
                <w:div w:id="90051424">
                  <w:marLeft w:val="0"/>
                  <w:marRight w:val="0"/>
                  <w:marTop w:val="0"/>
                  <w:marBottom w:val="0"/>
                  <w:divBdr>
                    <w:top w:val="none" w:sz="0" w:space="0" w:color="auto"/>
                    <w:left w:val="none" w:sz="0" w:space="0" w:color="auto"/>
                    <w:bottom w:val="none" w:sz="0" w:space="0" w:color="auto"/>
                    <w:right w:val="none" w:sz="0" w:space="0" w:color="auto"/>
                  </w:divBdr>
                </w:div>
                <w:div w:id="90247813">
                  <w:marLeft w:val="0"/>
                  <w:marRight w:val="0"/>
                  <w:marTop w:val="0"/>
                  <w:marBottom w:val="0"/>
                  <w:divBdr>
                    <w:top w:val="none" w:sz="0" w:space="0" w:color="auto"/>
                    <w:left w:val="none" w:sz="0" w:space="0" w:color="auto"/>
                    <w:bottom w:val="none" w:sz="0" w:space="0" w:color="auto"/>
                    <w:right w:val="none" w:sz="0" w:space="0" w:color="auto"/>
                  </w:divBdr>
                </w:div>
                <w:div w:id="90662553">
                  <w:marLeft w:val="0"/>
                  <w:marRight w:val="0"/>
                  <w:marTop w:val="0"/>
                  <w:marBottom w:val="0"/>
                  <w:divBdr>
                    <w:top w:val="none" w:sz="0" w:space="0" w:color="auto"/>
                    <w:left w:val="none" w:sz="0" w:space="0" w:color="auto"/>
                    <w:bottom w:val="none" w:sz="0" w:space="0" w:color="auto"/>
                    <w:right w:val="none" w:sz="0" w:space="0" w:color="auto"/>
                  </w:divBdr>
                </w:div>
                <w:div w:id="90704997">
                  <w:marLeft w:val="0"/>
                  <w:marRight w:val="0"/>
                  <w:marTop w:val="0"/>
                  <w:marBottom w:val="0"/>
                  <w:divBdr>
                    <w:top w:val="none" w:sz="0" w:space="0" w:color="auto"/>
                    <w:left w:val="none" w:sz="0" w:space="0" w:color="auto"/>
                    <w:bottom w:val="none" w:sz="0" w:space="0" w:color="auto"/>
                    <w:right w:val="none" w:sz="0" w:space="0" w:color="auto"/>
                  </w:divBdr>
                </w:div>
                <w:div w:id="90709438">
                  <w:marLeft w:val="0"/>
                  <w:marRight w:val="0"/>
                  <w:marTop w:val="0"/>
                  <w:marBottom w:val="0"/>
                  <w:divBdr>
                    <w:top w:val="none" w:sz="0" w:space="0" w:color="auto"/>
                    <w:left w:val="none" w:sz="0" w:space="0" w:color="auto"/>
                    <w:bottom w:val="none" w:sz="0" w:space="0" w:color="auto"/>
                    <w:right w:val="none" w:sz="0" w:space="0" w:color="auto"/>
                  </w:divBdr>
                </w:div>
                <w:div w:id="91518034">
                  <w:marLeft w:val="0"/>
                  <w:marRight w:val="0"/>
                  <w:marTop w:val="0"/>
                  <w:marBottom w:val="0"/>
                  <w:divBdr>
                    <w:top w:val="none" w:sz="0" w:space="0" w:color="auto"/>
                    <w:left w:val="none" w:sz="0" w:space="0" w:color="auto"/>
                    <w:bottom w:val="none" w:sz="0" w:space="0" w:color="auto"/>
                    <w:right w:val="none" w:sz="0" w:space="0" w:color="auto"/>
                  </w:divBdr>
                </w:div>
                <w:div w:id="92437455">
                  <w:marLeft w:val="0"/>
                  <w:marRight w:val="0"/>
                  <w:marTop w:val="0"/>
                  <w:marBottom w:val="0"/>
                  <w:divBdr>
                    <w:top w:val="none" w:sz="0" w:space="0" w:color="auto"/>
                    <w:left w:val="none" w:sz="0" w:space="0" w:color="auto"/>
                    <w:bottom w:val="none" w:sz="0" w:space="0" w:color="auto"/>
                    <w:right w:val="none" w:sz="0" w:space="0" w:color="auto"/>
                  </w:divBdr>
                </w:div>
                <w:div w:id="92940973">
                  <w:marLeft w:val="0"/>
                  <w:marRight w:val="0"/>
                  <w:marTop w:val="0"/>
                  <w:marBottom w:val="0"/>
                  <w:divBdr>
                    <w:top w:val="none" w:sz="0" w:space="0" w:color="auto"/>
                    <w:left w:val="none" w:sz="0" w:space="0" w:color="auto"/>
                    <w:bottom w:val="none" w:sz="0" w:space="0" w:color="auto"/>
                    <w:right w:val="none" w:sz="0" w:space="0" w:color="auto"/>
                  </w:divBdr>
                </w:div>
                <w:div w:id="93093646">
                  <w:marLeft w:val="0"/>
                  <w:marRight w:val="0"/>
                  <w:marTop w:val="0"/>
                  <w:marBottom w:val="0"/>
                  <w:divBdr>
                    <w:top w:val="none" w:sz="0" w:space="0" w:color="auto"/>
                    <w:left w:val="none" w:sz="0" w:space="0" w:color="auto"/>
                    <w:bottom w:val="none" w:sz="0" w:space="0" w:color="auto"/>
                    <w:right w:val="none" w:sz="0" w:space="0" w:color="auto"/>
                  </w:divBdr>
                </w:div>
                <w:div w:id="94789845">
                  <w:marLeft w:val="0"/>
                  <w:marRight w:val="0"/>
                  <w:marTop w:val="0"/>
                  <w:marBottom w:val="0"/>
                  <w:divBdr>
                    <w:top w:val="none" w:sz="0" w:space="0" w:color="auto"/>
                    <w:left w:val="none" w:sz="0" w:space="0" w:color="auto"/>
                    <w:bottom w:val="none" w:sz="0" w:space="0" w:color="auto"/>
                    <w:right w:val="none" w:sz="0" w:space="0" w:color="auto"/>
                  </w:divBdr>
                </w:div>
                <w:div w:id="95491091">
                  <w:marLeft w:val="0"/>
                  <w:marRight w:val="0"/>
                  <w:marTop w:val="0"/>
                  <w:marBottom w:val="0"/>
                  <w:divBdr>
                    <w:top w:val="none" w:sz="0" w:space="0" w:color="auto"/>
                    <w:left w:val="none" w:sz="0" w:space="0" w:color="auto"/>
                    <w:bottom w:val="none" w:sz="0" w:space="0" w:color="auto"/>
                    <w:right w:val="none" w:sz="0" w:space="0" w:color="auto"/>
                  </w:divBdr>
                </w:div>
                <w:div w:id="96605039">
                  <w:marLeft w:val="0"/>
                  <w:marRight w:val="0"/>
                  <w:marTop w:val="0"/>
                  <w:marBottom w:val="0"/>
                  <w:divBdr>
                    <w:top w:val="none" w:sz="0" w:space="0" w:color="auto"/>
                    <w:left w:val="none" w:sz="0" w:space="0" w:color="auto"/>
                    <w:bottom w:val="none" w:sz="0" w:space="0" w:color="auto"/>
                    <w:right w:val="none" w:sz="0" w:space="0" w:color="auto"/>
                  </w:divBdr>
                </w:div>
                <w:div w:id="96827305">
                  <w:marLeft w:val="0"/>
                  <w:marRight w:val="0"/>
                  <w:marTop w:val="0"/>
                  <w:marBottom w:val="0"/>
                  <w:divBdr>
                    <w:top w:val="none" w:sz="0" w:space="0" w:color="auto"/>
                    <w:left w:val="none" w:sz="0" w:space="0" w:color="auto"/>
                    <w:bottom w:val="none" w:sz="0" w:space="0" w:color="auto"/>
                    <w:right w:val="none" w:sz="0" w:space="0" w:color="auto"/>
                  </w:divBdr>
                </w:div>
                <w:div w:id="97262668">
                  <w:marLeft w:val="0"/>
                  <w:marRight w:val="0"/>
                  <w:marTop w:val="0"/>
                  <w:marBottom w:val="0"/>
                  <w:divBdr>
                    <w:top w:val="none" w:sz="0" w:space="0" w:color="auto"/>
                    <w:left w:val="none" w:sz="0" w:space="0" w:color="auto"/>
                    <w:bottom w:val="none" w:sz="0" w:space="0" w:color="auto"/>
                    <w:right w:val="none" w:sz="0" w:space="0" w:color="auto"/>
                  </w:divBdr>
                </w:div>
                <w:div w:id="97719509">
                  <w:marLeft w:val="0"/>
                  <w:marRight w:val="0"/>
                  <w:marTop w:val="0"/>
                  <w:marBottom w:val="0"/>
                  <w:divBdr>
                    <w:top w:val="none" w:sz="0" w:space="0" w:color="auto"/>
                    <w:left w:val="none" w:sz="0" w:space="0" w:color="auto"/>
                    <w:bottom w:val="none" w:sz="0" w:space="0" w:color="auto"/>
                    <w:right w:val="none" w:sz="0" w:space="0" w:color="auto"/>
                  </w:divBdr>
                </w:div>
                <w:div w:id="98184210">
                  <w:marLeft w:val="0"/>
                  <w:marRight w:val="0"/>
                  <w:marTop w:val="0"/>
                  <w:marBottom w:val="0"/>
                  <w:divBdr>
                    <w:top w:val="none" w:sz="0" w:space="0" w:color="auto"/>
                    <w:left w:val="none" w:sz="0" w:space="0" w:color="auto"/>
                    <w:bottom w:val="none" w:sz="0" w:space="0" w:color="auto"/>
                    <w:right w:val="none" w:sz="0" w:space="0" w:color="auto"/>
                  </w:divBdr>
                </w:div>
                <w:div w:id="98916028">
                  <w:marLeft w:val="0"/>
                  <w:marRight w:val="0"/>
                  <w:marTop w:val="0"/>
                  <w:marBottom w:val="0"/>
                  <w:divBdr>
                    <w:top w:val="none" w:sz="0" w:space="0" w:color="auto"/>
                    <w:left w:val="none" w:sz="0" w:space="0" w:color="auto"/>
                    <w:bottom w:val="none" w:sz="0" w:space="0" w:color="auto"/>
                    <w:right w:val="none" w:sz="0" w:space="0" w:color="auto"/>
                  </w:divBdr>
                </w:div>
                <w:div w:id="99691357">
                  <w:marLeft w:val="0"/>
                  <w:marRight w:val="0"/>
                  <w:marTop w:val="0"/>
                  <w:marBottom w:val="0"/>
                  <w:divBdr>
                    <w:top w:val="none" w:sz="0" w:space="0" w:color="auto"/>
                    <w:left w:val="none" w:sz="0" w:space="0" w:color="auto"/>
                    <w:bottom w:val="none" w:sz="0" w:space="0" w:color="auto"/>
                    <w:right w:val="none" w:sz="0" w:space="0" w:color="auto"/>
                  </w:divBdr>
                </w:div>
                <w:div w:id="99767529">
                  <w:marLeft w:val="0"/>
                  <w:marRight w:val="0"/>
                  <w:marTop w:val="0"/>
                  <w:marBottom w:val="0"/>
                  <w:divBdr>
                    <w:top w:val="none" w:sz="0" w:space="0" w:color="auto"/>
                    <w:left w:val="none" w:sz="0" w:space="0" w:color="auto"/>
                    <w:bottom w:val="none" w:sz="0" w:space="0" w:color="auto"/>
                    <w:right w:val="none" w:sz="0" w:space="0" w:color="auto"/>
                  </w:divBdr>
                </w:div>
                <w:div w:id="100416546">
                  <w:marLeft w:val="0"/>
                  <w:marRight w:val="0"/>
                  <w:marTop w:val="0"/>
                  <w:marBottom w:val="0"/>
                  <w:divBdr>
                    <w:top w:val="none" w:sz="0" w:space="0" w:color="auto"/>
                    <w:left w:val="none" w:sz="0" w:space="0" w:color="auto"/>
                    <w:bottom w:val="none" w:sz="0" w:space="0" w:color="auto"/>
                    <w:right w:val="none" w:sz="0" w:space="0" w:color="auto"/>
                  </w:divBdr>
                </w:div>
                <w:div w:id="100954855">
                  <w:marLeft w:val="0"/>
                  <w:marRight w:val="0"/>
                  <w:marTop w:val="0"/>
                  <w:marBottom w:val="0"/>
                  <w:divBdr>
                    <w:top w:val="none" w:sz="0" w:space="0" w:color="auto"/>
                    <w:left w:val="none" w:sz="0" w:space="0" w:color="auto"/>
                    <w:bottom w:val="none" w:sz="0" w:space="0" w:color="auto"/>
                    <w:right w:val="none" w:sz="0" w:space="0" w:color="auto"/>
                  </w:divBdr>
                </w:div>
                <w:div w:id="102266145">
                  <w:marLeft w:val="0"/>
                  <w:marRight w:val="0"/>
                  <w:marTop w:val="0"/>
                  <w:marBottom w:val="0"/>
                  <w:divBdr>
                    <w:top w:val="none" w:sz="0" w:space="0" w:color="auto"/>
                    <w:left w:val="none" w:sz="0" w:space="0" w:color="auto"/>
                    <w:bottom w:val="none" w:sz="0" w:space="0" w:color="auto"/>
                    <w:right w:val="none" w:sz="0" w:space="0" w:color="auto"/>
                  </w:divBdr>
                </w:div>
                <w:div w:id="103118924">
                  <w:marLeft w:val="0"/>
                  <w:marRight w:val="0"/>
                  <w:marTop w:val="0"/>
                  <w:marBottom w:val="0"/>
                  <w:divBdr>
                    <w:top w:val="none" w:sz="0" w:space="0" w:color="auto"/>
                    <w:left w:val="none" w:sz="0" w:space="0" w:color="auto"/>
                    <w:bottom w:val="none" w:sz="0" w:space="0" w:color="auto"/>
                    <w:right w:val="none" w:sz="0" w:space="0" w:color="auto"/>
                  </w:divBdr>
                </w:div>
                <w:div w:id="104615227">
                  <w:marLeft w:val="0"/>
                  <w:marRight w:val="0"/>
                  <w:marTop w:val="0"/>
                  <w:marBottom w:val="0"/>
                  <w:divBdr>
                    <w:top w:val="none" w:sz="0" w:space="0" w:color="auto"/>
                    <w:left w:val="none" w:sz="0" w:space="0" w:color="auto"/>
                    <w:bottom w:val="none" w:sz="0" w:space="0" w:color="auto"/>
                    <w:right w:val="none" w:sz="0" w:space="0" w:color="auto"/>
                  </w:divBdr>
                </w:div>
                <w:div w:id="106044954">
                  <w:marLeft w:val="0"/>
                  <w:marRight w:val="0"/>
                  <w:marTop w:val="0"/>
                  <w:marBottom w:val="0"/>
                  <w:divBdr>
                    <w:top w:val="none" w:sz="0" w:space="0" w:color="auto"/>
                    <w:left w:val="none" w:sz="0" w:space="0" w:color="auto"/>
                    <w:bottom w:val="none" w:sz="0" w:space="0" w:color="auto"/>
                    <w:right w:val="none" w:sz="0" w:space="0" w:color="auto"/>
                  </w:divBdr>
                </w:div>
                <w:div w:id="107166860">
                  <w:marLeft w:val="0"/>
                  <w:marRight w:val="0"/>
                  <w:marTop w:val="0"/>
                  <w:marBottom w:val="0"/>
                  <w:divBdr>
                    <w:top w:val="none" w:sz="0" w:space="0" w:color="auto"/>
                    <w:left w:val="none" w:sz="0" w:space="0" w:color="auto"/>
                    <w:bottom w:val="none" w:sz="0" w:space="0" w:color="auto"/>
                    <w:right w:val="none" w:sz="0" w:space="0" w:color="auto"/>
                  </w:divBdr>
                </w:div>
                <w:div w:id="107480839">
                  <w:marLeft w:val="0"/>
                  <w:marRight w:val="0"/>
                  <w:marTop w:val="0"/>
                  <w:marBottom w:val="0"/>
                  <w:divBdr>
                    <w:top w:val="none" w:sz="0" w:space="0" w:color="auto"/>
                    <w:left w:val="none" w:sz="0" w:space="0" w:color="auto"/>
                    <w:bottom w:val="none" w:sz="0" w:space="0" w:color="auto"/>
                    <w:right w:val="none" w:sz="0" w:space="0" w:color="auto"/>
                  </w:divBdr>
                </w:div>
                <w:div w:id="107550971">
                  <w:marLeft w:val="0"/>
                  <w:marRight w:val="0"/>
                  <w:marTop w:val="0"/>
                  <w:marBottom w:val="0"/>
                  <w:divBdr>
                    <w:top w:val="none" w:sz="0" w:space="0" w:color="auto"/>
                    <w:left w:val="none" w:sz="0" w:space="0" w:color="auto"/>
                    <w:bottom w:val="none" w:sz="0" w:space="0" w:color="auto"/>
                    <w:right w:val="none" w:sz="0" w:space="0" w:color="auto"/>
                  </w:divBdr>
                </w:div>
                <w:div w:id="108088390">
                  <w:marLeft w:val="0"/>
                  <w:marRight w:val="0"/>
                  <w:marTop w:val="0"/>
                  <w:marBottom w:val="0"/>
                  <w:divBdr>
                    <w:top w:val="none" w:sz="0" w:space="0" w:color="auto"/>
                    <w:left w:val="none" w:sz="0" w:space="0" w:color="auto"/>
                    <w:bottom w:val="none" w:sz="0" w:space="0" w:color="auto"/>
                    <w:right w:val="none" w:sz="0" w:space="0" w:color="auto"/>
                  </w:divBdr>
                </w:div>
                <w:div w:id="109056853">
                  <w:marLeft w:val="0"/>
                  <w:marRight w:val="0"/>
                  <w:marTop w:val="0"/>
                  <w:marBottom w:val="0"/>
                  <w:divBdr>
                    <w:top w:val="none" w:sz="0" w:space="0" w:color="auto"/>
                    <w:left w:val="none" w:sz="0" w:space="0" w:color="auto"/>
                    <w:bottom w:val="none" w:sz="0" w:space="0" w:color="auto"/>
                    <w:right w:val="none" w:sz="0" w:space="0" w:color="auto"/>
                  </w:divBdr>
                </w:div>
                <w:div w:id="109403662">
                  <w:marLeft w:val="0"/>
                  <w:marRight w:val="0"/>
                  <w:marTop w:val="0"/>
                  <w:marBottom w:val="0"/>
                  <w:divBdr>
                    <w:top w:val="none" w:sz="0" w:space="0" w:color="auto"/>
                    <w:left w:val="none" w:sz="0" w:space="0" w:color="auto"/>
                    <w:bottom w:val="none" w:sz="0" w:space="0" w:color="auto"/>
                    <w:right w:val="none" w:sz="0" w:space="0" w:color="auto"/>
                  </w:divBdr>
                </w:div>
                <w:div w:id="109477735">
                  <w:marLeft w:val="0"/>
                  <w:marRight w:val="0"/>
                  <w:marTop w:val="0"/>
                  <w:marBottom w:val="0"/>
                  <w:divBdr>
                    <w:top w:val="none" w:sz="0" w:space="0" w:color="auto"/>
                    <w:left w:val="none" w:sz="0" w:space="0" w:color="auto"/>
                    <w:bottom w:val="none" w:sz="0" w:space="0" w:color="auto"/>
                    <w:right w:val="none" w:sz="0" w:space="0" w:color="auto"/>
                  </w:divBdr>
                </w:div>
                <w:div w:id="111293297">
                  <w:marLeft w:val="0"/>
                  <w:marRight w:val="0"/>
                  <w:marTop w:val="0"/>
                  <w:marBottom w:val="0"/>
                  <w:divBdr>
                    <w:top w:val="none" w:sz="0" w:space="0" w:color="auto"/>
                    <w:left w:val="none" w:sz="0" w:space="0" w:color="auto"/>
                    <w:bottom w:val="none" w:sz="0" w:space="0" w:color="auto"/>
                    <w:right w:val="none" w:sz="0" w:space="0" w:color="auto"/>
                  </w:divBdr>
                </w:div>
                <w:div w:id="111556625">
                  <w:marLeft w:val="0"/>
                  <w:marRight w:val="0"/>
                  <w:marTop w:val="0"/>
                  <w:marBottom w:val="0"/>
                  <w:divBdr>
                    <w:top w:val="none" w:sz="0" w:space="0" w:color="auto"/>
                    <w:left w:val="none" w:sz="0" w:space="0" w:color="auto"/>
                    <w:bottom w:val="none" w:sz="0" w:space="0" w:color="auto"/>
                    <w:right w:val="none" w:sz="0" w:space="0" w:color="auto"/>
                  </w:divBdr>
                </w:div>
                <w:div w:id="113642020">
                  <w:marLeft w:val="0"/>
                  <w:marRight w:val="0"/>
                  <w:marTop w:val="0"/>
                  <w:marBottom w:val="0"/>
                  <w:divBdr>
                    <w:top w:val="none" w:sz="0" w:space="0" w:color="auto"/>
                    <w:left w:val="none" w:sz="0" w:space="0" w:color="auto"/>
                    <w:bottom w:val="none" w:sz="0" w:space="0" w:color="auto"/>
                    <w:right w:val="none" w:sz="0" w:space="0" w:color="auto"/>
                  </w:divBdr>
                </w:div>
                <w:div w:id="114720658">
                  <w:marLeft w:val="0"/>
                  <w:marRight w:val="0"/>
                  <w:marTop w:val="0"/>
                  <w:marBottom w:val="0"/>
                  <w:divBdr>
                    <w:top w:val="none" w:sz="0" w:space="0" w:color="auto"/>
                    <w:left w:val="none" w:sz="0" w:space="0" w:color="auto"/>
                    <w:bottom w:val="none" w:sz="0" w:space="0" w:color="auto"/>
                    <w:right w:val="none" w:sz="0" w:space="0" w:color="auto"/>
                  </w:divBdr>
                </w:div>
                <w:div w:id="115683199">
                  <w:marLeft w:val="0"/>
                  <w:marRight w:val="0"/>
                  <w:marTop w:val="0"/>
                  <w:marBottom w:val="0"/>
                  <w:divBdr>
                    <w:top w:val="none" w:sz="0" w:space="0" w:color="auto"/>
                    <w:left w:val="none" w:sz="0" w:space="0" w:color="auto"/>
                    <w:bottom w:val="none" w:sz="0" w:space="0" w:color="auto"/>
                    <w:right w:val="none" w:sz="0" w:space="0" w:color="auto"/>
                  </w:divBdr>
                </w:div>
                <w:div w:id="116485949">
                  <w:marLeft w:val="0"/>
                  <w:marRight w:val="0"/>
                  <w:marTop w:val="0"/>
                  <w:marBottom w:val="0"/>
                  <w:divBdr>
                    <w:top w:val="none" w:sz="0" w:space="0" w:color="auto"/>
                    <w:left w:val="none" w:sz="0" w:space="0" w:color="auto"/>
                    <w:bottom w:val="none" w:sz="0" w:space="0" w:color="auto"/>
                    <w:right w:val="none" w:sz="0" w:space="0" w:color="auto"/>
                  </w:divBdr>
                </w:div>
                <w:div w:id="116871823">
                  <w:marLeft w:val="0"/>
                  <w:marRight w:val="0"/>
                  <w:marTop w:val="0"/>
                  <w:marBottom w:val="0"/>
                  <w:divBdr>
                    <w:top w:val="none" w:sz="0" w:space="0" w:color="auto"/>
                    <w:left w:val="none" w:sz="0" w:space="0" w:color="auto"/>
                    <w:bottom w:val="none" w:sz="0" w:space="0" w:color="auto"/>
                    <w:right w:val="none" w:sz="0" w:space="0" w:color="auto"/>
                  </w:divBdr>
                </w:div>
                <w:div w:id="117647972">
                  <w:marLeft w:val="0"/>
                  <w:marRight w:val="0"/>
                  <w:marTop w:val="0"/>
                  <w:marBottom w:val="0"/>
                  <w:divBdr>
                    <w:top w:val="none" w:sz="0" w:space="0" w:color="auto"/>
                    <w:left w:val="none" w:sz="0" w:space="0" w:color="auto"/>
                    <w:bottom w:val="none" w:sz="0" w:space="0" w:color="auto"/>
                    <w:right w:val="none" w:sz="0" w:space="0" w:color="auto"/>
                  </w:divBdr>
                </w:div>
                <w:div w:id="118184129">
                  <w:marLeft w:val="0"/>
                  <w:marRight w:val="0"/>
                  <w:marTop w:val="0"/>
                  <w:marBottom w:val="0"/>
                  <w:divBdr>
                    <w:top w:val="none" w:sz="0" w:space="0" w:color="auto"/>
                    <w:left w:val="none" w:sz="0" w:space="0" w:color="auto"/>
                    <w:bottom w:val="none" w:sz="0" w:space="0" w:color="auto"/>
                    <w:right w:val="none" w:sz="0" w:space="0" w:color="auto"/>
                  </w:divBdr>
                </w:div>
                <w:div w:id="118426174">
                  <w:marLeft w:val="0"/>
                  <w:marRight w:val="0"/>
                  <w:marTop w:val="0"/>
                  <w:marBottom w:val="0"/>
                  <w:divBdr>
                    <w:top w:val="none" w:sz="0" w:space="0" w:color="auto"/>
                    <w:left w:val="none" w:sz="0" w:space="0" w:color="auto"/>
                    <w:bottom w:val="none" w:sz="0" w:space="0" w:color="auto"/>
                    <w:right w:val="none" w:sz="0" w:space="0" w:color="auto"/>
                  </w:divBdr>
                </w:div>
                <w:div w:id="118426660">
                  <w:marLeft w:val="0"/>
                  <w:marRight w:val="0"/>
                  <w:marTop w:val="0"/>
                  <w:marBottom w:val="0"/>
                  <w:divBdr>
                    <w:top w:val="none" w:sz="0" w:space="0" w:color="auto"/>
                    <w:left w:val="none" w:sz="0" w:space="0" w:color="auto"/>
                    <w:bottom w:val="none" w:sz="0" w:space="0" w:color="auto"/>
                    <w:right w:val="none" w:sz="0" w:space="0" w:color="auto"/>
                  </w:divBdr>
                </w:div>
                <w:div w:id="118575219">
                  <w:marLeft w:val="0"/>
                  <w:marRight w:val="0"/>
                  <w:marTop w:val="0"/>
                  <w:marBottom w:val="0"/>
                  <w:divBdr>
                    <w:top w:val="none" w:sz="0" w:space="0" w:color="auto"/>
                    <w:left w:val="none" w:sz="0" w:space="0" w:color="auto"/>
                    <w:bottom w:val="none" w:sz="0" w:space="0" w:color="auto"/>
                    <w:right w:val="none" w:sz="0" w:space="0" w:color="auto"/>
                  </w:divBdr>
                </w:div>
                <w:div w:id="120659645">
                  <w:marLeft w:val="0"/>
                  <w:marRight w:val="0"/>
                  <w:marTop w:val="0"/>
                  <w:marBottom w:val="0"/>
                  <w:divBdr>
                    <w:top w:val="none" w:sz="0" w:space="0" w:color="auto"/>
                    <w:left w:val="none" w:sz="0" w:space="0" w:color="auto"/>
                    <w:bottom w:val="none" w:sz="0" w:space="0" w:color="auto"/>
                    <w:right w:val="none" w:sz="0" w:space="0" w:color="auto"/>
                  </w:divBdr>
                </w:div>
                <w:div w:id="121003116">
                  <w:marLeft w:val="0"/>
                  <w:marRight w:val="0"/>
                  <w:marTop w:val="0"/>
                  <w:marBottom w:val="0"/>
                  <w:divBdr>
                    <w:top w:val="none" w:sz="0" w:space="0" w:color="auto"/>
                    <w:left w:val="none" w:sz="0" w:space="0" w:color="auto"/>
                    <w:bottom w:val="none" w:sz="0" w:space="0" w:color="auto"/>
                    <w:right w:val="none" w:sz="0" w:space="0" w:color="auto"/>
                  </w:divBdr>
                </w:div>
                <w:div w:id="121048164">
                  <w:marLeft w:val="0"/>
                  <w:marRight w:val="0"/>
                  <w:marTop w:val="0"/>
                  <w:marBottom w:val="0"/>
                  <w:divBdr>
                    <w:top w:val="none" w:sz="0" w:space="0" w:color="auto"/>
                    <w:left w:val="none" w:sz="0" w:space="0" w:color="auto"/>
                    <w:bottom w:val="none" w:sz="0" w:space="0" w:color="auto"/>
                    <w:right w:val="none" w:sz="0" w:space="0" w:color="auto"/>
                  </w:divBdr>
                </w:div>
                <w:div w:id="121309667">
                  <w:marLeft w:val="0"/>
                  <w:marRight w:val="0"/>
                  <w:marTop w:val="0"/>
                  <w:marBottom w:val="0"/>
                  <w:divBdr>
                    <w:top w:val="none" w:sz="0" w:space="0" w:color="auto"/>
                    <w:left w:val="none" w:sz="0" w:space="0" w:color="auto"/>
                    <w:bottom w:val="none" w:sz="0" w:space="0" w:color="auto"/>
                    <w:right w:val="none" w:sz="0" w:space="0" w:color="auto"/>
                  </w:divBdr>
                </w:div>
                <w:div w:id="121462006">
                  <w:marLeft w:val="0"/>
                  <w:marRight w:val="0"/>
                  <w:marTop w:val="0"/>
                  <w:marBottom w:val="0"/>
                  <w:divBdr>
                    <w:top w:val="none" w:sz="0" w:space="0" w:color="auto"/>
                    <w:left w:val="none" w:sz="0" w:space="0" w:color="auto"/>
                    <w:bottom w:val="none" w:sz="0" w:space="0" w:color="auto"/>
                    <w:right w:val="none" w:sz="0" w:space="0" w:color="auto"/>
                  </w:divBdr>
                </w:div>
                <w:div w:id="121582568">
                  <w:marLeft w:val="0"/>
                  <w:marRight w:val="0"/>
                  <w:marTop w:val="0"/>
                  <w:marBottom w:val="0"/>
                  <w:divBdr>
                    <w:top w:val="none" w:sz="0" w:space="0" w:color="auto"/>
                    <w:left w:val="none" w:sz="0" w:space="0" w:color="auto"/>
                    <w:bottom w:val="none" w:sz="0" w:space="0" w:color="auto"/>
                    <w:right w:val="none" w:sz="0" w:space="0" w:color="auto"/>
                  </w:divBdr>
                </w:div>
                <w:div w:id="121848862">
                  <w:marLeft w:val="0"/>
                  <w:marRight w:val="0"/>
                  <w:marTop w:val="0"/>
                  <w:marBottom w:val="0"/>
                  <w:divBdr>
                    <w:top w:val="none" w:sz="0" w:space="0" w:color="auto"/>
                    <w:left w:val="none" w:sz="0" w:space="0" w:color="auto"/>
                    <w:bottom w:val="none" w:sz="0" w:space="0" w:color="auto"/>
                    <w:right w:val="none" w:sz="0" w:space="0" w:color="auto"/>
                  </w:divBdr>
                </w:div>
                <w:div w:id="122188490">
                  <w:marLeft w:val="0"/>
                  <w:marRight w:val="0"/>
                  <w:marTop w:val="0"/>
                  <w:marBottom w:val="0"/>
                  <w:divBdr>
                    <w:top w:val="none" w:sz="0" w:space="0" w:color="auto"/>
                    <w:left w:val="none" w:sz="0" w:space="0" w:color="auto"/>
                    <w:bottom w:val="none" w:sz="0" w:space="0" w:color="auto"/>
                    <w:right w:val="none" w:sz="0" w:space="0" w:color="auto"/>
                  </w:divBdr>
                </w:div>
                <w:div w:id="123544415">
                  <w:marLeft w:val="0"/>
                  <w:marRight w:val="0"/>
                  <w:marTop w:val="0"/>
                  <w:marBottom w:val="0"/>
                  <w:divBdr>
                    <w:top w:val="none" w:sz="0" w:space="0" w:color="auto"/>
                    <w:left w:val="none" w:sz="0" w:space="0" w:color="auto"/>
                    <w:bottom w:val="none" w:sz="0" w:space="0" w:color="auto"/>
                    <w:right w:val="none" w:sz="0" w:space="0" w:color="auto"/>
                  </w:divBdr>
                </w:div>
                <w:div w:id="123546958">
                  <w:marLeft w:val="0"/>
                  <w:marRight w:val="0"/>
                  <w:marTop w:val="0"/>
                  <w:marBottom w:val="0"/>
                  <w:divBdr>
                    <w:top w:val="none" w:sz="0" w:space="0" w:color="auto"/>
                    <w:left w:val="none" w:sz="0" w:space="0" w:color="auto"/>
                    <w:bottom w:val="none" w:sz="0" w:space="0" w:color="auto"/>
                    <w:right w:val="none" w:sz="0" w:space="0" w:color="auto"/>
                  </w:divBdr>
                </w:div>
                <w:div w:id="123620744">
                  <w:marLeft w:val="0"/>
                  <w:marRight w:val="0"/>
                  <w:marTop w:val="0"/>
                  <w:marBottom w:val="0"/>
                  <w:divBdr>
                    <w:top w:val="none" w:sz="0" w:space="0" w:color="auto"/>
                    <w:left w:val="none" w:sz="0" w:space="0" w:color="auto"/>
                    <w:bottom w:val="none" w:sz="0" w:space="0" w:color="auto"/>
                    <w:right w:val="none" w:sz="0" w:space="0" w:color="auto"/>
                  </w:divBdr>
                </w:div>
                <w:div w:id="123735550">
                  <w:marLeft w:val="0"/>
                  <w:marRight w:val="0"/>
                  <w:marTop w:val="0"/>
                  <w:marBottom w:val="0"/>
                  <w:divBdr>
                    <w:top w:val="none" w:sz="0" w:space="0" w:color="auto"/>
                    <w:left w:val="none" w:sz="0" w:space="0" w:color="auto"/>
                    <w:bottom w:val="none" w:sz="0" w:space="0" w:color="auto"/>
                    <w:right w:val="none" w:sz="0" w:space="0" w:color="auto"/>
                  </w:divBdr>
                </w:div>
                <w:div w:id="124392876">
                  <w:marLeft w:val="0"/>
                  <w:marRight w:val="0"/>
                  <w:marTop w:val="0"/>
                  <w:marBottom w:val="0"/>
                  <w:divBdr>
                    <w:top w:val="none" w:sz="0" w:space="0" w:color="auto"/>
                    <w:left w:val="none" w:sz="0" w:space="0" w:color="auto"/>
                    <w:bottom w:val="none" w:sz="0" w:space="0" w:color="auto"/>
                    <w:right w:val="none" w:sz="0" w:space="0" w:color="auto"/>
                  </w:divBdr>
                </w:div>
                <w:div w:id="124586480">
                  <w:marLeft w:val="0"/>
                  <w:marRight w:val="0"/>
                  <w:marTop w:val="0"/>
                  <w:marBottom w:val="0"/>
                  <w:divBdr>
                    <w:top w:val="none" w:sz="0" w:space="0" w:color="auto"/>
                    <w:left w:val="none" w:sz="0" w:space="0" w:color="auto"/>
                    <w:bottom w:val="none" w:sz="0" w:space="0" w:color="auto"/>
                    <w:right w:val="none" w:sz="0" w:space="0" w:color="auto"/>
                  </w:divBdr>
                </w:div>
                <w:div w:id="128089294">
                  <w:marLeft w:val="0"/>
                  <w:marRight w:val="0"/>
                  <w:marTop w:val="0"/>
                  <w:marBottom w:val="0"/>
                  <w:divBdr>
                    <w:top w:val="none" w:sz="0" w:space="0" w:color="auto"/>
                    <w:left w:val="none" w:sz="0" w:space="0" w:color="auto"/>
                    <w:bottom w:val="none" w:sz="0" w:space="0" w:color="auto"/>
                    <w:right w:val="none" w:sz="0" w:space="0" w:color="auto"/>
                  </w:divBdr>
                </w:div>
                <w:div w:id="129128933">
                  <w:marLeft w:val="0"/>
                  <w:marRight w:val="0"/>
                  <w:marTop w:val="0"/>
                  <w:marBottom w:val="0"/>
                  <w:divBdr>
                    <w:top w:val="none" w:sz="0" w:space="0" w:color="auto"/>
                    <w:left w:val="none" w:sz="0" w:space="0" w:color="auto"/>
                    <w:bottom w:val="none" w:sz="0" w:space="0" w:color="auto"/>
                    <w:right w:val="none" w:sz="0" w:space="0" w:color="auto"/>
                  </w:divBdr>
                </w:div>
                <w:div w:id="129373373">
                  <w:marLeft w:val="0"/>
                  <w:marRight w:val="0"/>
                  <w:marTop w:val="0"/>
                  <w:marBottom w:val="0"/>
                  <w:divBdr>
                    <w:top w:val="none" w:sz="0" w:space="0" w:color="auto"/>
                    <w:left w:val="none" w:sz="0" w:space="0" w:color="auto"/>
                    <w:bottom w:val="none" w:sz="0" w:space="0" w:color="auto"/>
                    <w:right w:val="none" w:sz="0" w:space="0" w:color="auto"/>
                  </w:divBdr>
                </w:div>
                <w:div w:id="130488284">
                  <w:marLeft w:val="0"/>
                  <w:marRight w:val="0"/>
                  <w:marTop w:val="0"/>
                  <w:marBottom w:val="0"/>
                  <w:divBdr>
                    <w:top w:val="none" w:sz="0" w:space="0" w:color="auto"/>
                    <w:left w:val="none" w:sz="0" w:space="0" w:color="auto"/>
                    <w:bottom w:val="none" w:sz="0" w:space="0" w:color="auto"/>
                    <w:right w:val="none" w:sz="0" w:space="0" w:color="auto"/>
                  </w:divBdr>
                </w:div>
                <w:div w:id="130906868">
                  <w:marLeft w:val="0"/>
                  <w:marRight w:val="0"/>
                  <w:marTop w:val="0"/>
                  <w:marBottom w:val="0"/>
                  <w:divBdr>
                    <w:top w:val="none" w:sz="0" w:space="0" w:color="auto"/>
                    <w:left w:val="none" w:sz="0" w:space="0" w:color="auto"/>
                    <w:bottom w:val="none" w:sz="0" w:space="0" w:color="auto"/>
                    <w:right w:val="none" w:sz="0" w:space="0" w:color="auto"/>
                  </w:divBdr>
                </w:div>
                <w:div w:id="131102098">
                  <w:marLeft w:val="0"/>
                  <w:marRight w:val="0"/>
                  <w:marTop w:val="0"/>
                  <w:marBottom w:val="0"/>
                  <w:divBdr>
                    <w:top w:val="none" w:sz="0" w:space="0" w:color="auto"/>
                    <w:left w:val="none" w:sz="0" w:space="0" w:color="auto"/>
                    <w:bottom w:val="none" w:sz="0" w:space="0" w:color="auto"/>
                    <w:right w:val="none" w:sz="0" w:space="0" w:color="auto"/>
                  </w:divBdr>
                </w:div>
                <w:div w:id="131409894">
                  <w:marLeft w:val="0"/>
                  <w:marRight w:val="0"/>
                  <w:marTop w:val="0"/>
                  <w:marBottom w:val="0"/>
                  <w:divBdr>
                    <w:top w:val="none" w:sz="0" w:space="0" w:color="auto"/>
                    <w:left w:val="none" w:sz="0" w:space="0" w:color="auto"/>
                    <w:bottom w:val="none" w:sz="0" w:space="0" w:color="auto"/>
                    <w:right w:val="none" w:sz="0" w:space="0" w:color="auto"/>
                  </w:divBdr>
                </w:div>
                <w:div w:id="132214639">
                  <w:marLeft w:val="0"/>
                  <w:marRight w:val="0"/>
                  <w:marTop w:val="0"/>
                  <w:marBottom w:val="0"/>
                  <w:divBdr>
                    <w:top w:val="none" w:sz="0" w:space="0" w:color="auto"/>
                    <w:left w:val="none" w:sz="0" w:space="0" w:color="auto"/>
                    <w:bottom w:val="none" w:sz="0" w:space="0" w:color="auto"/>
                    <w:right w:val="none" w:sz="0" w:space="0" w:color="auto"/>
                  </w:divBdr>
                </w:div>
                <w:div w:id="132261642">
                  <w:marLeft w:val="0"/>
                  <w:marRight w:val="0"/>
                  <w:marTop w:val="0"/>
                  <w:marBottom w:val="0"/>
                  <w:divBdr>
                    <w:top w:val="none" w:sz="0" w:space="0" w:color="auto"/>
                    <w:left w:val="none" w:sz="0" w:space="0" w:color="auto"/>
                    <w:bottom w:val="none" w:sz="0" w:space="0" w:color="auto"/>
                    <w:right w:val="none" w:sz="0" w:space="0" w:color="auto"/>
                  </w:divBdr>
                </w:div>
                <w:div w:id="133064866">
                  <w:marLeft w:val="0"/>
                  <w:marRight w:val="0"/>
                  <w:marTop w:val="0"/>
                  <w:marBottom w:val="0"/>
                  <w:divBdr>
                    <w:top w:val="none" w:sz="0" w:space="0" w:color="auto"/>
                    <w:left w:val="none" w:sz="0" w:space="0" w:color="auto"/>
                    <w:bottom w:val="none" w:sz="0" w:space="0" w:color="auto"/>
                    <w:right w:val="none" w:sz="0" w:space="0" w:color="auto"/>
                  </w:divBdr>
                </w:div>
                <w:div w:id="133377160">
                  <w:marLeft w:val="0"/>
                  <w:marRight w:val="0"/>
                  <w:marTop w:val="0"/>
                  <w:marBottom w:val="0"/>
                  <w:divBdr>
                    <w:top w:val="none" w:sz="0" w:space="0" w:color="auto"/>
                    <w:left w:val="none" w:sz="0" w:space="0" w:color="auto"/>
                    <w:bottom w:val="none" w:sz="0" w:space="0" w:color="auto"/>
                    <w:right w:val="none" w:sz="0" w:space="0" w:color="auto"/>
                  </w:divBdr>
                </w:div>
                <w:div w:id="133715130">
                  <w:marLeft w:val="0"/>
                  <w:marRight w:val="0"/>
                  <w:marTop w:val="0"/>
                  <w:marBottom w:val="0"/>
                  <w:divBdr>
                    <w:top w:val="none" w:sz="0" w:space="0" w:color="auto"/>
                    <w:left w:val="none" w:sz="0" w:space="0" w:color="auto"/>
                    <w:bottom w:val="none" w:sz="0" w:space="0" w:color="auto"/>
                    <w:right w:val="none" w:sz="0" w:space="0" w:color="auto"/>
                  </w:divBdr>
                </w:div>
                <w:div w:id="133716165">
                  <w:marLeft w:val="0"/>
                  <w:marRight w:val="0"/>
                  <w:marTop w:val="0"/>
                  <w:marBottom w:val="0"/>
                  <w:divBdr>
                    <w:top w:val="none" w:sz="0" w:space="0" w:color="auto"/>
                    <w:left w:val="none" w:sz="0" w:space="0" w:color="auto"/>
                    <w:bottom w:val="none" w:sz="0" w:space="0" w:color="auto"/>
                    <w:right w:val="none" w:sz="0" w:space="0" w:color="auto"/>
                  </w:divBdr>
                </w:div>
                <w:div w:id="134491954">
                  <w:marLeft w:val="0"/>
                  <w:marRight w:val="0"/>
                  <w:marTop w:val="0"/>
                  <w:marBottom w:val="0"/>
                  <w:divBdr>
                    <w:top w:val="none" w:sz="0" w:space="0" w:color="auto"/>
                    <w:left w:val="none" w:sz="0" w:space="0" w:color="auto"/>
                    <w:bottom w:val="none" w:sz="0" w:space="0" w:color="auto"/>
                    <w:right w:val="none" w:sz="0" w:space="0" w:color="auto"/>
                  </w:divBdr>
                </w:div>
                <w:div w:id="135996961">
                  <w:marLeft w:val="0"/>
                  <w:marRight w:val="0"/>
                  <w:marTop w:val="0"/>
                  <w:marBottom w:val="0"/>
                  <w:divBdr>
                    <w:top w:val="none" w:sz="0" w:space="0" w:color="auto"/>
                    <w:left w:val="none" w:sz="0" w:space="0" w:color="auto"/>
                    <w:bottom w:val="none" w:sz="0" w:space="0" w:color="auto"/>
                    <w:right w:val="none" w:sz="0" w:space="0" w:color="auto"/>
                  </w:divBdr>
                </w:div>
                <w:div w:id="136076691">
                  <w:marLeft w:val="0"/>
                  <w:marRight w:val="0"/>
                  <w:marTop w:val="0"/>
                  <w:marBottom w:val="0"/>
                  <w:divBdr>
                    <w:top w:val="none" w:sz="0" w:space="0" w:color="auto"/>
                    <w:left w:val="none" w:sz="0" w:space="0" w:color="auto"/>
                    <w:bottom w:val="none" w:sz="0" w:space="0" w:color="auto"/>
                    <w:right w:val="none" w:sz="0" w:space="0" w:color="auto"/>
                  </w:divBdr>
                </w:div>
                <w:div w:id="136730624">
                  <w:marLeft w:val="0"/>
                  <w:marRight w:val="0"/>
                  <w:marTop w:val="0"/>
                  <w:marBottom w:val="0"/>
                  <w:divBdr>
                    <w:top w:val="none" w:sz="0" w:space="0" w:color="auto"/>
                    <w:left w:val="none" w:sz="0" w:space="0" w:color="auto"/>
                    <w:bottom w:val="none" w:sz="0" w:space="0" w:color="auto"/>
                    <w:right w:val="none" w:sz="0" w:space="0" w:color="auto"/>
                  </w:divBdr>
                </w:div>
                <w:div w:id="137847933">
                  <w:marLeft w:val="0"/>
                  <w:marRight w:val="0"/>
                  <w:marTop w:val="0"/>
                  <w:marBottom w:val="0"/>
                  <w:divBdr>
                    <w:top w:val="none" w:sz="0" w:space="0" w:color="auto"/>
                    <w:left w:val="none" w:sz="0" w:space="0" w:color="auto"/>
                    <w:bottom w:val="none" w:sz="0" w:space="0" w:color="auto"/>
                    <w:right w:val="none" w:sz="0" w:space="0" w:color="auto"/>
                  </w:divBdr>
                </w:div>
                <w:div w:id="138613047">
                  <w:marLeft w:val="0"/>
                  <w:marRight w:val="0"/>
                  <w:marTop w:val="0"/>
                  <w:marBottom w:val="0"/>
                  <w:divBdr>
                    <w:top w:val="none" w:sz="0" w:space="0" w:color="auto"/>
                    <w:left w:val="none" w:sz="0" w:space="0" w:color="auto"/>
                    <w:bottom w:val="none" w:sz="0" w:space="0" w:color="auto"/>
                    <w:right w:val="none" w:sz="0" w:space="0" w:color="auto"/>
                  </w:divBdr>
                </w:div>
                <w:div w:id="138619109">
                  <w:marLeft w:val="0"/>
                  <w:marRight w:val="0"/>
                  <w:marTop w:val="0"/>
                  <w:marBottom w:val="0"/>
                  <w:divBdr>
                    <w:top w:val="none" w:sz="0" w:space="0" w:color="auto"/>
                    <w:left w:val="none" w:sz="0" w:space="0" w:color="auto"/>
                    <w:bottom w:val="none" w:sz="0" w:space="0" w:color="auto"/>
                    <w:right w:val="none" w:sz="0" w:space="0" w:color="auto"/>
                  </w:divBdr>
                </w:div>
                <w:div w:id="140118378">
                  <w:marLeft w:val="0"/>
                  <w:marRight w:val="0"/>
                  <w:marTop w:val="0"/>
                  <w:marBottom w:val="0"/>
                  <w:divBdr>
                    <w:top w:val="none" w:sz="0" w:space="0" w:color="auto"/>
                    <w:left w:val="none" w:sz="0" w:space="0" w:color="auto"/>
                    <w:bottom w:val="none" w:sz="0" w:space="0" w:color="auto"/>
                    <w:right w:val="none" w:sz="0" w:space="0" w:color="auto"/>
                  </w:divBdr>
                </w:div>
                <w:div w:id="141509643">
                  <w:marLeft w:val="0"/>
                  <w:marRight w:val="0"/>
                  <w:marTop w:val="0"/>
                  <w:marBottom w:val="0"/>
                  <w:divBdr>
                    <w:top w:val="none" w:sz="0" w:space="0" w:color="auto"/>
                    <w:left w:val="none" w:sz="0" w:space="0" w:color="auto"/>
                    <w:bottom w:val="none" w:sz="0" w:space="0" w:color="auto"/>
                    <w:right w:val="none" w:sz="0" w:space="0" w:color="auto"/>
                  </w:divBdr>
                </w:div>
                <w:div w:id="141697541">
                  <w:marLeft w:val="0"/>
                  <w:marRight w:val="0"/>
                  <w:marTop w:val="0"/>
                  <w:marBottom w:val="0"/>
                  <w:divBdr>
                    <w:top w:val="none" w:sz="0" w:space="0" w:color="auto"/>
                    <w:left w:val="none" w:sz="0" w:space="0" w:color="auto"/>
                    <w:bottom w:val="none" w:sz="0" w:space="0" w:color="auto"/>
                    <w:right w:val="none" w:sz="0" w:space="0" w:color="auto"/>
                  </w:divBdr>
                </w:div>
                <w:div w:id="142162499">
                  <w:marLeft w:val="0"/>
                  <w:marRight w:val="0"/>
                  <w:marTop w:val="0"/>
                  <w:marBottom w:val="0"/>
                  <w:divBdr>
                    <w:top w:val="none" w:sz="0" w:space="0" w:color="auto"/>
                    <w:left w:val="none" w:sz="0" w:space="0" w:color="auto"/>
                    <w:bottom w:val="none" w:sz="0" w:space="0" w:color="auto"/>
                    <w:right w:val="none" w:sz="0" w:space="0" w:color="auto"/>
                  </w:divBdr>
                </w:div>
                <w:div w:id="142892299">
                  <w:marLeft w:val="0"/>
                  <w:marRight w:val="0"/>
                  <w:marTop w:val="0"/>
                  <w:marBottom w:val="0"/>
                  <w:divBdr>
                    <w:top w:val="none" w:sz="0" w:space="0" w:color="auto"/>
                    <w:left w:val="none" w:sz="0" w:space="0" w:color="auto"/>
                    <w:bottom w:val="none" w:sz="0" w:space="0" w:color="auto"/>
                    <w:right w:val="none" w:sz="0" w:space="0" w:color="auto"/>
                  </w:divBdr>
                </w:div>
                <w:div w:id="143817561">
                  <w:marLeft w:val="0"/>
                  <w:marRight w:val="0"/>
                  <w:marTop w:val="0"/>
                  <w:marBottom w:val="0"/>
                  <w:divBdr>
                    <w:top w:val="none" w:sz="0" w:space="0" w:color="auto"/>
                    <w:left w:val="none" w:sz="0" w:space="0" w:color="auto"/>
                    <w:bottom w:val="none" w:sz="0" w:space="0" w:color="auto"/>
                    <w:right w:val="none" w:sz="0" w:space="0" w:color="auto"/>
                  </w:divBdr>
                </w:div>
                <w:div w:id="144857631">
                  <w:marLeft w:val="0"/>
                  <w:marRight w:val="0"/>
                  <w:marTop w:val="0"/>
                  <w:marBottom w:val="0"/>
                  <w:divBdr>
                    <w:top w:val="none" w:sz="0" w:space="0" w:color="auto"/>
                    <w:left w:val="none" w:sz="0" w:space="0" w:color="auto"/>
                    <w:bottom w:val="none" w:sz="0" w:space="0" w:color="auto"/>
                    <w:right w:val="none" w:sz="0" w:space="0" w:color="auto"/>
                  </w:divBdr>
                </w:div>
                <w:div w:id="144930474">
                  <w:marLeft w:val="0"/>
                  <w:marRight w:val="0"/>
                  <w:marTop w:val="0"/>
                  <w:marBottom w:val="0"/>
                  <w:divBdr>
                    <w:top w:val="none" w:sz="0" w:space="0" w:color="auto"/>
                    <w:left w:val="none" w:sz="0" w:space="0" w:color="auto"/>
                    <w:bottom w:val="none" w:sz="0" w:space="0" w:color="auto"/>
                    <w:right w:val="none" w:sz="0" w:space="0" w:color="auto"/>
                  </w:divBdr>
                </w:div>
                <w:div w:id="145123939">
                  <w:marLeft w:val="0"/>
                  <w:marRight w:val="0"/>
                  <w:marTop w:val="0"/>
                  <w:marBottom w:val="0"/>
                  <w:divBdr>
                    <w:top w:val="none" w:sz="0" w:space="0" w:color="auto"/>
                    <w:left w:val="none" w:sz="0" w:space="0" w:color="auto"/>
                    <w:bottom w:val="none" w:sz="0" w:space="0" w:color="auto"/>
                    <w:right w:val="none" w:sz="0" w:space="0" w:color="auto"/>
                  </w:divBdr>
                </w:div>
                <w:div w:id="145897757">
                  <w:marLeft w:val="0"/>
                  <w:marRight w:val="0"/>
                  <w:marTop w:val="0"/>
                  <w:marBottom w:val="0"/>
                  <w:divBdr>
                    <w:top w:val="none" w:sz="0" w:space="0" w:color="auto"/>
                    <w:left w:val="none" w:sz="0" w:space="0" w:color="auto"/>
                    <w:bottom w:val="none" w:sz="0" w:space="0" w:color="auto"/>
                    <w:right w:val="none" w:sz="0" w:space="0" w:color="auto"/>
                  </w:divBdr>
                </w:div>
                <w:div w:id="146559963">
                  <w:marLeft w:val="0"/>
                  <w:marRight w:val="0"/>
                  <w:marTop w:val="0"/>
                  <w:marBottom w:val="0"/>
                  <w:divBdr>
                    <w:top w:val="none" w:sz="0" w:space="0" w:color="auto"/>
                    <w:left w:val="none" w:sz="0" w:space="0" w:color="auto"/>
                    <w:bottom w:val="none" w:sz="0" w:space="0" w:color="auto"/>
                    <w:right w:val="none" w:sz="0" w:space="0" w:color="auto"/>
                  </w:divBdr>
                </w:div>
                <w:div w:id="147019998">
                  <w:marLeft w:val="0"/>
                  <w:marRight w:val="0"/>
                  <w:marTop w:val="0"/>
                  <w:marBottom w:val="0"/>
                  <w:divBdr>
                    <w:top w:val="none" w:sz="0" w:space="0" w:color="auto"/>
                    <w:left w:val="none" w:sz="0" w:space="0" w:color="auto"/>
                    <w:bottom w:val="none" w:sz="0" w:space="0" w:color="auto"/>
                    <w:right w:val="none" w:sz="0" w:space="0" w:color="auto"/>
                  </w:divBdr>
                </w:div>
                <w:div w:id="147401998">
                  <w:marLeft w:val="0"/>
                  <w:marRight w:val="0"/>
                  <w:marTop w:val="0"/>
                  <w:marBottom w:val="0"/>
                  <w:divBdr>
                    <w:top w:val="none" w:sz="0" w:space="0" w:color="auto"/>
                    <w:left w:val="none" w:sz="0" w:space="0" w:color="auto"/>
                    <w:bottom w:val="none" w:sz="0" w:space="0" w:color="auto"/>
                    <w:right w:val="none" w:sz="0" w:space="0" w:color="auto"/>
                  </w:divBdr>
                </w:div>
                <w:div w:id="148601567">
                  <w:marLeft w:val="0"/>
                  <w:marRight w:val="0"/>
                  <w:marTop w:val="0"/>
                  <w:marBottom w:val="0"/>
                  <w:divBdr>
                    <w:top w:val="none" w:sz="0" w:space="0" w:color="auto"/>
                    <w:left w:val="none" w:sz="0" w:space="0" w:color="auto"/>
                    <w:bottom w:val="none" w:sz="0" w:space="0" w:color="auto"/>
                    <w:right w:val="none" w:sz="0" w:space="0" w:color="auto"/>
                  </w:divBdr>
                </w:div>
                <w:div w:id="148786910">
                  <w:marLeft w:val="0"/>
                  <w:marRight w:val="0"/>
                  <w:marTop w:val="0"/>
                  <w:marBottom w:val="0"/>
                  <w:divBdr>
                    <w:top w:val="none" w:sz="0" w:space="0" w:color="auto"/>
                    <w:left w:val="none" w:sz="0" w:space="0" w:color="auto"/>
                    <w:bottom w:val="none" w:sz="0" w:space="0" w:color="auto"/>
                    <w:right w:val="none" w:sz="0" w:space="0" w:color="auto"/>
                  </w:divBdr>
                </w:div>
                <w:div w:id="149057737">
                  <w:marLeft w:val="0"/>
                  <w:marRight w:val="0"/>
                  <w:marTop w:val="0"/>
                  <w:marBottom w:val="0"/>
                  <w:divBdr>
                    <w:top w:val="none" w:sz="0" w:space="0" w:color="auto"/>
                    <w:left w:val="none" w:sz="0" w:space="0" w:color="auto"/>
                    <w:bottom w:val="none" w:sz="0" w:space="0" w:color="auto"/>
                    <w:right w:val="none" w:sz="0" w:space="0" w:color="auto"/>
                  </w:divBdr>
                </w:div>
                <w:div w:id="149444047">
                  <w:marLeft w:val="0"/>
                  <w:marRight w:val="0"/>
                  <w:marTop w:val="0"/>
                  <w:marBottom w:val="0"/>
                  <w:divBdr>
                    <w:top w:val="none" w:sz="0" w:space="0" w:color="auto"/>
                    <w:left w:val="none" w:sz="0" w:space="0" w:color="auto"/>
                    <w:bottom w:val="none" w:sz="0" w:space="0" w:color="auto"/>
                    <w:right w:val="none" w:sz="0" w:space="0" w:color="auto"/>
                  </w:divBdr>
                </w:div>
                <w:div w:id="149757456">
                  <w:marLeft w:val="0"/>
                  <w:marRight w:val="0"/>
                  <w:marTop w:val="0"/>
                  <w:marBottom w:val="0"/>
                  <w:divBdr>
                    <w:top w:val="none" w:sz="0" w:space="0" w:color="auto"/>
                    <w:left w:val="none" w:sz="0" w:space="0" w:color="auto"/>
                    <w:bottom w:val="none" w:sz="0" w:space="0" w:color="auto"/>
                    <w:right w:val="none" w:sz="0" w:space="0" w:color="auto"/>
                  </w:divBdr>
                </w:div>
                <w:div w:id="150099895">
                  <w:marLeft w:val="0"/>
                  <w:marRight w:val="0"/>
                  <w:marTop w:val="0"/>
                  <w:marBottom w:val="0"/>
                  <w:divBdr>
                    <w:top w:val="none" w:sz="0" w:space="0" w:color="auto"/>
                    <w:left w:val="none" w:sz="0" w:space="0" w:color="auto"/>
                    <w:bottom w:val="none" w:sz="0" w:space="0" w:color="auto"/>
                    <w:right w:val="none" w:sz="0" w:space="0" w:color="auto"/>
                  </w:divBdr>
                </w:div>
                <w:div w:id="150172874">
                  <w:marLeft w:val="0"/>
                  <w:marRight w:val="0"/>
                  <w:marTop w:val="0"/>
                  <w:marBottom w:val="0"/>
                  <w:divBdr>
                    <w:top w:val="none" w:sz="0" w:space="0" w:color="auto"/>
                    <w:left w:val="none" w:sz="0" w:space="0" w:color="auto"/>
                    <w:bottom w:val="none" w:sz="0" w:space="0" w:color="auto"/>
                    <w:right w:val="none" w:sz="0" w:space="0" w:color="auto"/>
                  </w:divBdr>
                </w:div>
                <w:div w:id="150221773">
                  <w:marLeft w:val="0"/>
                  <w:marRight w:val="0"/>
                  <w:marTop w:val="0"/>
                  <w:marBottom w:val="0"/>
                  <w:divBdr>
                    <w:top w:val="none" w:sz="0" w:space="0" w:color="auto"/>
                    <w:left w:val="none" w:sz="0" w:space="0" w:color="auto"/>
                    <w:bottom w:val="none" w:sz="0" w:space="0" w:color="auto"/>
                    <w:right w:val="none" w:sz="0" w:space="0" w:color="auto"/>
                  </w:divBdr>
                </w:div>
                <w:div w:id="150414800">
                  <w:marLeft w:val="0"/>
                  <w:marRight w:val="0"/>
                  <w:marTop w:val="0"/>
                  <w:marBottom w:val="0"/>
                  <w:divBdr>
                    <w:top w:val="none" w:sz="0" w:space="0" w:color="auto"/>
                    <w:left w:val="none" w:sz="0" w:space="0" w:color="auto"/>
                    <w:bottom w:val="none" w:sz="0" w:space="0" w:color="auto"/>
                    <w:right w:val="none" w:sz="0" w:space="0" w:color="auto"/>
                  </w:divBdr>
                </w:div>
                <w:div w:id="150415632">
                  <w:marLeft w:val="0"/>
                  <w:marRight w:val="0"/>
                  <w:marTop w:val="0"/>
                  <w:marBottom w:val="0"/>
                  <w:divBdr>
                    <w:top w:val="none" w:sz="0" w:space="0" w:color="auto"/>
                    <w:left w:val="none" w:sz="0" w:space="0" w:color="auto"/>
                    <w:bottom w:val="none" w:sz="0" w:space="0" w:color="auto"/>
                    <w:right w:val="none" w:sz="0" w:space="0" w:color="auto"/>
                  </w:divBdr>
                </w:div>
                <w:div w:id="151793554">
                  <w:marLeft w:val="0"/>
                  <w:marRight w:val="0"/>
                  <w:marTop w:val="0"/>
                  <w:marBottom w:val="0"/>
                  <w:divBdr>
                    <w:top w:val="none" w:sz="0" w:space="0" w:color="auto"/>
                    <w:left w:val="none" w:sz="0" w:space="0" w:color="auto"/>
                    <w:bottom w:val="none" w:sz="0" w:space="0" w:color="auto"/>
                    <w:right w:val="none" w:sz="0" w:space="0" w:color="auto"/>
                  </w:divBdr>
                </w:div>
                <w:div w:id="151801389">
                  <w:marLeft w:val="0"/>
                  <w:marRight w:val="0"/>
                  <w:marTop w:val="0"/>
                  <w:marBottom w:val="0"/>
                  <w:divBdr>
                    <w:top w:val="none" w:sz="0" w:space="0" w:color="auto"/>
                    <w:left w:val="none" w:sz="0" w:space="0" w:color="auto"/>
                    <w:bottom w:val="none" w:sz="0" w:space="0" w:color="auto"/>
                    <w:right w:val="none" w:sz="0" w:space="0" w:color="auto"/>
                  </w:divBdr>
                </w:div>
                <w:div w:id="151872962">
                  <w:marLeft w:val="0"/>
                  <w:marRight w:val="0"/>
                  <w:marTop w:val="0"/>
                  <w:marBottom w:val="0"/>
                  <w:divBdr>
                    <w:top w:val="none" w:sz="0" w:space="0" w:color="auto"/>
                    <w:left w:val="none" w:sz="0" w:space="0" w:color="auto"/>
                    <w:bottom w:val="none" w:sz="0" w:space="0" w:color="auto"/>
                    <w:right w:val="none" w:sz="0" w:space="0" w:color="auto"/>
                  </w:divBdr>
                </w:div>
                <w:div w:id="151995301">
                  <w:marLeft w:val="0"/>
                  <w:marRight w:val="0"/>
                  <w:marTop w:val="0"/>
                  <w:marBottom w:val="0"/>
                  <w:divBdr>
                    <w:top w:val="none" w:sz="0" w:space="0" w:color="auto"/>
                    <w:left w:val="none" w:sz="0" w:space="0" w:color="auto"/>
                    <w:bottom w:val="none" w:sz="0" w:space="0" w:color="auto"/>
                    <w:right w:val="none" w:sz="0" w:space="0" w:color="auto"/>
                  </w:divBdr>
                </w:div>
                <w:div w:id="152140306">
                  <w:marLeft w:val="0"/>
                  <w:marRight w:val="0"/>
                  <w:marTop w:val="0"/>
                  <w:marBottom w:val="0"/>
                  <w:divBdr>
                    <w:top w:val="none" w:sz="0" w:space="0" w:color="auto"/>
                    <w:left w:val="none" w:sz="0" w:space="0" w:color="auto"/>
                    <w:bottom w:val="none" w:sz="0" w:space="0" w:color="auto"/>
                    <w:right w:val="none" w:sz="0" w:space="0" w:color="auto"/>
                  </w:divBdr>
                </w:div>
                <w:div w:id="152187331">
                  <w:marLeft w:val="0"/>
                  <w:marRight w:val="0"/>
                  <w:marTop w:val="0"/>
                  <w:marBottom w:val="0"/>
                  <w:divBdr>
                    <w:top w:val="none" w:sz="0" w:space="0" w:color="auto"/>
                    <w:left w:val="none" w:sz="0" w:space="0" w:color="auto"/>
                    <w:bottom w:val="none" w:sz="0" w:space="0" w:color="auto"/>
                    <w:right w:val="none" w:sz="0" w:space="0" w:color="auto"/>
                  </w:divBdr>
                </w:div>
                <w:div w:id="152599934">
                  <w:marLeft w:val="0"/>
                  <w:marRight w:val="0"/>
                  <w:marTop w:val="0"/>
                  <w:marBottom w:val="0"/>
                  <w:divBdr>
                    <w:top w:val="none" w:sz="0" w:space="0" w:color="auto"/>
                    <w:left w:val="none" w:sz="0" w:space="0" w:color="auto"/>
                    <w:bottom w:val="none" w:sz="0" w:space="0" w:color="auto"/>
                    <w:right w:val="none" w:sz="0" w:space="0" w:color="auto"/>
                  </w:divBdr>
                </w:div>
                <w:div w:id="153229169">
                  <w:marLeft w:val="0"/>
                  <w:marRight w:val="0"/>
                  <w:marTop w:val="0"/>
                  <w:marBottom w:val="0"/>
                  <w:divBdr>
                    <w:top w:val="none" w:sz="0" w:space="0" w:color="auto"/>
                    <w:left w:val="none" w:sz="0" w:space="0" w:color="auto"/>
                    <w:bottom w:val="none" w:sz="0" w:space="0" w:color="auto"/>
                    <w:right w:val="none" w:sz="0" w:space="0" w:color="auto"/>
                  </w:divBdr>
                </w:div>
                <w:div w:id="153422196">
                  <w:marLeft w:val="0"/>
                  <w:marRight w:val="0"/>
                  <w:marTop w:val="0"/>
                  <w:marBottom w:val="0"/>
                  <w:divBdr>
                    <w:top w:val="none" w:sz="0" w:space="0" w:color="auto"/>
                    <w:left w:val="none" w:sz="0" w:space="0" w:color="auto"/>
                    <w:bottom w:val="none" w:sz="0" w:space="0" w:color="auto"/>
                    <w:right w:val="none" w:sz="0" w:space="0" w:color="auto"/>
                  </w:divBdr>
                </w:div>
                <w:div w:id="155607221">
                  <w:marLeft w:val="0"/>
                  <w:marRight w:val="0"/>
                  <w:marTop w:val="0"/>
                  <w:marBottom w:val="0"/>
                  <w:divBdr>
                    <w:top w:val="none" w:sz="0" w:space="0" w:color="auto"/>
                    <w:left w:val="none" w:sz="0" w:space="0" w:color="auto"/>
                    <w:bottom w:val="none" w:sz="0" w:space="0" w:color="auto"/>
                    <w:right w:val="none" w:sz="0" w:space="0" w:color="auto"/>
                  </w:divBdr>
                </w:div>
                <w:div w:id="155652252">
                  <w:marLeft w:val="0"/>
                  <w:marRight w:val="0"/>
                  <w:marTop w:val="0"/>
                  <w:marBottom w:val="0"/>
                  <w:divBdr>
                    <w:top w:val="none" w:sz="0" w:space="0" w:color="auto"/>
                    <w:left w:val="none" w:sz="0" w:space="0" w:color="auto"/>
                    <w:bottom w:val="none" w:sz="0" w:space="0" w:color="auto"/>
                    <w:right w:val="none" w:sz="0" w:space="0" w:color="auto"/>
                  </w:divBdr>
                </w:div>
                <w:div w:id="155805702">
                  <w:marLeft w:val="0"/>
                  <w:marRight w:val="0"/>
                  <w:marTop w:val="0"/>
                  <w:marBottom w:val="0"/>
                  <w:divBdr>
                    <w:top w:val="none" w:sz="0" w:space="0" w:color="auto"/>
                    <w:left w:val="none" w:sz="0" w:space="0" w:color="auto"/>
                    <w:bottom w:val="none" w:sz="0" w:space="0" w:color="auto"/>
                    <w:right w:val="none" w:sz="0" w:space="0" w:color="auto"/>
                  </w:divBdr>
                </w:div>
                <w:div w:id="156073741">
                  <w:marLeft w:val="0"/>
                  <w:marRight w:val="0"/>
                  <w:marTop w:val="0"/>
                  <w:marBottom w:val="0"/>
                  <w:divBdr>
                    <w:top w:val="none" w:sz="0" w:space="0" w:color="auto"/>
                    <w:left w:val="none" w:sz="0" w:space="0" w:color="auto"/>
                    <w:bottom w:val="none" w:sz="0" w:space="0" w:color="auto"/>
                    <w:right w:val="none" w:sz="0" w:space="0" w:color="auto"/>
                  </w:divBdr>
                </w:div>
                <w:div w:id="157237234">
                  <w:marLeft w:val="0"/>
                  <w:marRight w:val="0"/>
                  <w:marTop w:val="0"/>
                  <w:marBottom w:val="0"/>
                  <w:divBdr>
                    <w:top w:val="none" w:sz="0" w:space="0" w:color="auto"/>
                    <w:left w:val="none" w:sz="0" w:space="0" w:color="auto"/>
                    <w:bottom w:val="none" w:sz="0" w:space="0" w:color="auto"/>
                    <w:right w:val="none" w:sz="0" w:space="0" w:color="auto"/>
                  </w:divBdr>
                </w:div>
                <w:div w:id="160394505">
                  <w:marLeft w:val="0"/>
                  <w:marRight w:val="0"/>
                  <w:marTop w:val="0"/>
                  <w:marBottom w:val="0"/>
                  <w:divBdr>
                    <w:top w:val="none" w:sz="0" w:space="0" w:color="auto"/>
                    <w:left w:val="none" w:sz="0" w:space="0" w:color="auto"/>
                    <w:bottom w:val="none" w:sz="0" w:space="0" w:color="auto"/>
                    <w:right w:val="none" w:sz="0" w:space="0" w:color="auto"/>
                  </w:divBdr>
                </w:div>
                <w:div w:id="162012651">
                  <w:marLeft w:val="0"/>
                  <w:marRight w:val="0"/>
                  <w:marTop w:val="0"/>
                  <w:marBottom w:val="0"/>
                  <w:divBdr>
                    <w:top w:val="none" w:sz="0" w:space="0" w:color="auto"/>
                    <w:left w:val="none" w:sz="0" w:space="0" w:color="auto"/>
                    <w:bottom w:val="none" w:sz="0" w:space="0" w:color="auto"/>
                    <w:right w:val="none" w:sz="0" w:space="0" w:color="auto"/>
                  </w:divBdr>
                </w:div>
                <w:div w:id="162402226">
                  <w:marLeft w:val="0"/>
                  <w:marRight w:val="0"/>
                  <w:marTop w:val="0"/>
                  <w:marBottom w:val="0"/>
                  <w:divBdr>
                    <w:top w:val="none" w:sz="0" w:space="0" w:color="auto"/>
                    <w:left w:val="none" w:sz="0" w:space="0" w:color="auto"/>
                    <w:bottom w:val="none" w:sz="0" w:space="0" w:color="auto"/>
                    <w:right w:val="none" w:sz="0" w:space="0" w:color="auto"/>
                  </w:divBdr>
                </w:div>
                <w:div w:id="162860972">
                  <w:marLeft w:val="0"/>
                  <w:marRight w:val="0"/>
                  <w:marTop w:val="0"/>
                  <w:marBottom w:val="0"/>
                  <w:divBdr>
                    <w:top w:val="none" w:sz="0" w:space="0" w:color="auto"/>
                    <w:left w:val="none" w:sz="0" w:space="0" w:color="auto"/>
                    <w:bottom w:val="none" w:sz="0" w:space="0" w:color="auto"/>
                    <w:right w:val="none" w:sz="0" w:space="0" w:color="auto"/>
                  </w:divBdr>
                </w:div>
                <w:div w:id="163400473">
                  <w:marLeft w:val="0"/>
                  <w:marRight w:val="0"/>
                  <w:marTop w:val="0"/>
                  <w:marBottom w:val="0"/>
                  <w:divBdr>
                    <w:top w:val="none" w:sz="0" w:space="0" w:color="auto"/>
                    <w:left w:val="none" w:sz="0" w:space="0" w:color="auto"/>
                    <w:bottom w:val="none" w:sz="0" w:space="0" w:color="auto"/>
                    <w:right w:val="none" w:sz="0" w:space="0" w:color="auto"/>
                  </w:divBdr>
                </w:div>
                <w:div w:id="163709095">
                  <w:marLeft w:val="0"/>
                  <w:marRight w:val="0"/>
                  <w:marTop w:val="0"/>
                  <w:marBottom w:val="0"/>
                  <w:divBdr>
                    <w:top w:val="none" w:sz="0" w:space="0" w:color="auto"/>
                    <w:left w:val="none" w:sz="0" w:space="0" w:color="auto"/>
                    <w:bottom w:val="none" w:sz="0" w:space="0" w:color="auto"/>
                    <w:right w:val="none" w:sz="0" w:space="0" w:color="auto"/>
                  </w:divBdr>
                </w:div>
                <w:div w:id="163977905">
                  <w:marLeft w:val="0"/>
                  <w:marRight w:val="0"/>
                  <w:marTop w:val="0"/>
                  <w:marBottom w:val="0"/>
                  <w:divBdr>
                    <w:top w:val="none" w:sz="0" w:space="0" w:color="auto"/>
                    <w:left w:val="none" w:sz="0" w:space="0" w:color="auto"/>
                    <w:bottom w:val="none" w:sz="0" w:space="0" w:color="auto"/>
                    <w:right w:val="none" w:sz="0" w:space="0" w:color="auto"/>
                  </w:divBdr>
                </w:div>
                <w:div w:id="165051500">
                  <w:marLeft w:val="0"/>
                  <w:marRight w:val="0"/>
                  <w:marTop w:val="0"/>
                  <w:marBottom w:val="0"/>
                  <w:divBdr>
                    <w:top w:val="none" w:sz="0" w:space="0" w:color="auto"/>
                    <w:left w:val="none" w:sz="0" w:space="0" w:color="auto"/>
                    <w:bottom w:val="none" w:sz="0" w:space="0" w:color="auto"/>
                    <w:right w:val="none" w:sz="0" w:space="0" w:color="auto"/>
                  </w:divBdr>
                </w:div>
                <w:div w:id="165291085">
                  <w:marLeft w:val="0"/>
                  <w:marRight w:val="0"/>
                  <w:marTop w:val="0"/>
                  <w:marBottom w:val="0"/>
                  <w:divBdr>
                    <w:top w:val="none" w:sz="0" w:space="0" w:color="auto"/>
                    <w:left w:val="none" w:sz="0" w:space="0" w:color="auto"/>
                    <w:bottom w:val="none" w:sz="0" w:space="0" w:color="auto"/>
                    <w:right w:val="none" w:sz="0" w:space="0" w:color="auto"/>
                  </w:divBdr>
                </w:div>
                <w:div w:id="166675554">
                  <w:marLeft w:val="0"/>
                  <w:marRight w:val="0"/>
                  <w:marTop w:val="0"/>
                  <w:marBottom w:val="0"/>
                  <w:divBdr>
                    <w:top w:val="none" w:sz="0" w:space="0" w:color="auto"/>
                    <w:left w:val="none" w:sz="0" w:space="0" w:color="auto"/>
                    <w:bottom w:val="none" w:sz="0" w:space="0" w:color="auto"/>
                    <w:right w:val="none" w:sz="0" w:space="0" w:color="auto"/>
                  </w:divBdr>
                </w:div>
                <w:div w:id="168524664">
                  <w:marLeft w:val="0"/>
                  <w:marRight w:val="0"/>
                  <w:marTop w:val="0"/>
                  <w:marBottom w:val="0"/>
                  <w:divBdr>
                    <w:top w:val="none" w:sz="0" w:space="0" w:color="auto"/>
                    <w:left w:val="none" w:sz="0" w:space="0" w:color="auto"/>
                    <w:bottom w:val="none" w:sz="0" w:space="0" w:color="auto"/>
                    <w:right w:val="none" w:sz="0" w:space="0" w:color="auto"/>
                  </w:divBdr>
                </w:div>
                <w:div w:id="168835795">
                  <w:marLeft w:val="0"/>
                  <w:marRight w:val="0"/>
                  <w:marTop w:val="0"/>
                  <w:marBottom w:val="0"/>
                  <w:divBdr>
                    <w:top w:val="none" w:sz="0" w:space="0" w:color="auto"/>
                    <w:left w:val="none" w:sz="0" w:space="0" w:color="auto"/>
                    <w:bottom w:val="none" w:sz="0" w:space="0" w:color="auto"/>
                    <w:right w:val="none" w:sz="0" w:space="0" w:color="auto"/>
                  </w:divBdr>
                </w:div>
                <w:div w:id="171651132">
                  <w:marLeft w:val="0"/>
                  <w:marRight w:val="0"/>
                  <w:marTop w:val="0"/>
                  <w:marBottom w:val="0"/>
                  <w:divBdr>
                    <w:top w:val="none" w:sz="0" w:space="0" w:color="auto"/>
                    <w:left w:val="none" w:sz="0" w:space="0" w:color="auto"/>
                    <w:bottom w:val="none" w:sz="0" w:space="0" w:color="auto"/>
                    <w:right w:val="none" w:sz="0" w:space="0" w:color="auto"/>
                  </w:divBdr>
                </w:div>
                <w:div w:id="171997983">
                  <w:marLeft w:val="0"/>
                  <w:marRight w:val="0"/>
                  <w:marTop w:val="0"/>
                  <w:marBottom w:val="0"/>
                  <w:divBdr>
                    <w:top w:val="none" w:sz="0" w:space="0" w:color="auto"/>
                    <w:left w:val="none" w:sz="0" w:space="0" w:color="auto"/>
                    <w:bottom w:val="none" w:sz="0" w:space="0" w:color="auto"/>
                    <w:right w:val="none" w:sz="0" w:space="0" w:color="auto"/>
                  </w:divBdr>
                </w:div>
                <w:div w:id="172303347">
                  <w:marLeft w:val="0"/>
                  <w:marRight w:val="0"/>
                  <w:marTop w:val="0"/>
                  <w:marBottom w:val="0"/>
                  <w:divBdr>
                    <w:top w:val="none" w:sz="0" w:space="0" w:color="auto"/>
                    <w:left w:val="none" w:sz="0" w:space="0" w:color="auto"/>
                    <w:bottom w:val="none" w:sz="0" w:space="0" w:color="auto"/>
                    <w:right w:val="none" w:sz="0" w:space="0" w:color="auto"/>
                  </w:divBdr>
                </w:div>
                <w:div w:id="172381375">
                  <w:marLeft w:val="0"/>
                  <w:marRight w:val="0"/>
                  <w:marTop w:val="0"/>
                  <w:marBottom w:val="0"/>
                  <w:divBdr>
                    <w:top w:val="none" w:sz="0" w:space="0" w:color="auto"/>
                    <w:left w:val="none" w:sz="0" w:space="0" w:color="auto"/>
                    <w:bottom w:val="none" w:sz="0" w:space="0" w:color="auto"/>
                    <w:right w:val="none" w:sz="0" w:space="0" w:color="auto"/>
                  </w:divBdr>
                </w:div>
                <w:div w:id="172888028">
                  <w:marLeft w:val="0"/>
                  <w:marRight w:val="0"/>
                  <w:marTop w:val="0"/>
                  <w:marBottom w:val="0"/>
                  <w:divBdr>
                    <w:top w:val="none" w:sz="0" w:space="0" w:color="auto"/>
                    <w:left w:val="none" w:sz="0" w:space="0" w:color="auto"/>
                    <w:bottom w:val="none" w:sz="0" w:space="0" w:color="auto"/>
                    <w:right w:val="none" w:sz="0" w:space="0" w:color="auto"/>
                  </w:divBdr>
                </w:div>
                <w:div w:id="173426747">
                  <w:marLeft w:val="0"/>
                  <w:marRight w:val="0"/>
                  <w:marTop w:val="0"/>
                  <w:marBottom w:val="0"/>
                  <w:divBdr>
                    <w:top w:val="none" w:sz="0" w:space="0" w:color="auto"/>
                    <w:left w:val="none" w:sz="0" w:space="0" w:color="auto"/>
                    <w:bottom w:val="none" w:sz="0" w:space="0" w:color="auto"/>
                    <w:right w:val="none" w:sz="0" w:space="0" w:color="auto"/>
                  </w:divBdr>
                </w:div>
                <w:div w:id="173619930">
                  <w:marLeft w:val="0"/>
                  <w:marRight w:val="0"/>
                  <w:marTop w:val="0"/>
                  <w:marBottom w:val="0"/>
                  <w:divBdr>
                    <w:top w:val="none" w:sz="0" w:space="0" w:color="auto"/>
                    <w:left w:val="none" w:sz="0" w:space="0" w:color="auto"/>
                    <w:bottom w:val="none" w:sz="0" w:space="0" w:color="auto"/>
                    <w:right w:val="none" w:sz="0" w:space="0" w:color="auto"/>
                  </w:divBdr>
                </w:div>
                <w:div w:id="174148373">
                  <w:marLeft w:val="0"/>
                  <w:marRight w:val="0"/>
                  <w:marTop w:val="0"/>
                  <w:marBottom w:val="0"/>
                  <w:divBdr>
                    <w:top w:val="none" w:sz="0" w:space="0" w:color="auto"/>
                    <w:left w:val="none" w:sz="0" w:space="0" w:color="auto"/>
                    <w:bottom w:val="none" w:sz="0" w:space="0" w:color="auto"/>
                    <w:right w:val="none" w:sz="0" w:space="0" w:color="auto"/>
                  </w:divBdr>
                </w:div>
                <w:div w:id="175314695">
                  <w:marLeft w:val="0"/>
                  <w:marRight w:val="0"/>
                  <w:marTop w:val="0"/>
                  <w:marBottom w:val="0"/>
                  <w:divBdr>
                    <w:top w:val="none" w:sz="0" w:space="0" w:color="auto"/>
                    <w:left w:val="none" w:sz="0" w:space="0" w:color="auto"/>
                    <w:bottom w:val="none" w:sz="0" w:space="0" w:color="auto"/>
                    <w:right w:val="none" w:sz="0" w:space="0" w:color="auto"/>
                  </w:divBdr>
                </w:div>
                <w:div w:id="175460906">
                  <w:marLeft w:val="0"/>
                  <w:marRight w:val="0"/>
                  <w:marTop w:val="0"/>
                  <w:marBottom w:val="0"/>
                  <w:divBdr>
                    <w:top w:val="none" w:sz="0" w:space="0" w:color="auto"/>
                    <w:left w:val="none" w:sz="0" w:space="0" w:color="auto"/>
                    <w:bottom w:val="none" w:sz="0" w:space="0" w:color="auto"/>
                    <w:right w:val="none" w:sz="0" w:space="0" w:color="auto"/>
                  </w:divBdr>
                </w:div>
                <w:div w:id="175467404">
                  <w:marLeft w:val="0"/>
                  <w:marRight w:val="0"/>
                  <w:marTop w:val="0"/>
                  <w:marBottom w:val="0"/>
                  <w:divBdr>
                    <w:top w:val="none" w:sz="0" w:space="0" w:color="auto"/>
                    <w:left w:val="none" w:sz="0" w:space="0" w:color="auto"/>
                    <w:bottom w:val="none" w:sz="0" w:space="0" w:color="auto"/>
                    <w:right w:val="none" w:sz="0" w:space="0" w:color="auto"/>
                  </w:divBdr>
                </w:div>
                <w:div w:id="175506178">
                  <w:marLeft w:val="0"/>
                  <w:marRight w:val="0"/>
                  <w:marTop w:val="0"/>
                  <w:marBottom w:val="0"/>
                  <w:divBdr>
                    <w:top w:val="none" w:sz="0" w:space="0" w:color="auto"/>
                    <w:left w:val="none" w:sz="0" w:space="0" w:color="auto"/>
                    <w:bottom w:val="none" w:sz="0" w:space="0" w:color="auto"/>
                    <w:right w:val="none" w:sz="0" w:space="0" w:color="auto"/>
                  </w:divBdr>
                </w:div>
                <w:div w:id="176387553">
                  <w:marLeft w:val="0"/>
                  <w:marRight w:val="0"/>
                  <w:marTop w:val="0"/>
                  <w:marBottom w:val="0"/>
                  <w:divBdr>
                    <w:top w:val="none" w:sz="0" w:space="0" w:color="auto"/>
                    <w:left w:val="none" w:sz="0" w:space="0" w:color="auto"/>
                    <w:bottom w:val="none" w:sz="0" w:space="0" w:color="auto"/>
                    <w:right w:val="none" w:sz="0" w:space="0" w:color="auto"/>
                  </w:divBdr>
                </w:div>
                <w:div w:id="176694353">
                  <w:marLeft w:val="0"/>
                  <w:marRight w:val="0"/>
                  <w:marTop w:val="0"/>
                  <w:marBottom w:val="0"/>
                  <w:divBdr>
                    <w:top w:val="none" w:sz="0" w:space="0" w:color="auto"/>
                    <w:left w:val="none" w:sz="0" w:space="0" w:color="auto"/>
                    <w:bottom w:val="none" w:sz="0" w:space="0" w:color="auto"/>
                    <w:right w:val="none" w:sz="0" w:space="0" w:color="auto"/>
                  </w:divBdr>
                </w:div>
                <w:div w:id="177743395">
                  <w:marLeft w:val="0"/>
                  <w:marRight w:val="0"/>
                  <w:marTop w:val="0"/>
                  <w:marBottom w:val="0"/>
                  <w:divBdr>
                    <w:top w:val="none" w:sz="0" w:space="0" w:color="auto"/>
                    <w:left w:val="none" w:sz="0" w:space="0" w:color="auto"/>
                    <w:bottom w:val="none" w:sz="0" w:space="0" w:color="auto"/>
                    <w:right w:val="none" w:sz="0" w:space="0" w:color="auto"/>
                  </w:divBdr>
                </w:div>
                <w:div w:id="177818436">
                  <w:marLeft w:val="0"/>
                  <w:marRight w:val="0"/>
                  <w:marTop w:val="0"/>
                  <w:marBottom w:val="0"/>
                  <w:divBdr>
                    <w:top w:val="none" w:sz="0" w:space="0" w:color="auto"/>
                    <w:left w:val="none" w:sz="0" w:space="0" w:color="auto"/>
                    <w:bottom w:val="none" w:sz="0" w:space="0" w:color="auto"/>
                    <w:right w:val="none" w:sz="0" w:space="0" w:color="auto"/>
                  </w:divBdr>
                </w:div>
                <w:div w:id="179584030">
                  <w:marLeft w:val="0"/>
                  <w:marRight w:val="0"/>
                  <w:marTop w:val="0"/>
                  <w:marBottom w:val="0"/>
                  <w:divBdr>
                    <w:top w:val="none" w:sz="0" w:space="0" w:color="auto"/>
                    <w:left w:val="none" w:sz="0" w:space="0" w:color="auto"/>
                    <w:bottom w:val="none" w:sz="0" w:space="0" w:color="auto"/>
                    <w:right w:val="none" w:sz="0" w:space="0" w:color="auto"/>
                  </w:divBdr>
                </w:div>
                <w:div w:id="180513846">
                  <w:marLeft w:val="0"/>
                  <w:marRight w:val="0"/>
                  <w:marTop w:val="0"/>
                  <w:marBottom w:val="0"/>
                  <w:divBdr>
                    <w:top w:val="none" w:sz="0" w:space="0" w:color="auto"/>
                    <w:left w:val="none" w:sz="0" w:space="0" w:color="auto"/>
                    <w:bottom w:val="none" w:sz="0" w:space="0" w:color="auto"/>
                    <w:right w:val="none" w:sz="0" w:space="0" w:color="auto"/>
                  </w:divBdr>
                </w:div>
                <w:div w:id="181087339">
                  <w:marLeft w:val="0"/>
                  <w:marRight w:val="0"/>
                  <w:marTop w:val="0"/>
                  <w:marBottom w:val="0"/>
                  <w:divBdr>
                    <w:top w:val="none" w:sz="0" w:space="0" w:color="auto"/>
                    <w:left w:val="none" w:sz="0" w:space="0" w:color="auto"/>
                    <w:bottom w:val="none" w:sz="0" w:space="0" w:color="auto"/>
                    <w:right w:val="none" w:sz="0" w:space="0" w:color="auto"/>
                  </w:divBdr>
                </w:div>
                <w:div w:id="181550709">
                  <w:marLeft w:val="0"/>
                  <w:marRight w:val="0"/>
                  <w:marTop w:val="0"/>
                  <w:marBottom w:val="0"/>
                  <w:divBdr>
                    <w:top w:val="none" w:sz="0" w:space="0" w:color="auto"/>
                    <w:left w:val="none" w:sz="0" w:space="0" w:color="auto"/>
                    <w:bottom w:val="none" w:sz="0" w:space="0" w:color="auto"/>
                    <w:right w:val="none" w:sz="0" w:space="0" w:color="auto"/>
                  </w:divBdr>
                </w:div>
                <w:div w:id="181631086">
                  <w:marLeft w:val="0"/>
                  <w:marRight w:val="0"/>
                  <w:marTop w:val="0"/>
                  <w:marBottom w:val="0"/>
                  <w:divBdr>
                    <w:top w:val="none" w:sz="0" w:space="0" w:color="auto"/>
                    <w:left w:val="none" w:sz="0" w:space="0" w:color="auto"/>
                    <w:bottom w:val="none" w:sz="0" w:space="0" w:color="auto"/>
                    <w:right w:val="none" w:sz="0" w:space="0" w:color="auto"/>
                  </w:divBdr>
                </w:div>
                <w:div w:id="181866120">
                  <w:marLeft w:val="0"/>
                  <w:marRight w:val="0"/>
                  <w:marTop w:val="0"/>
                  <w:marBottom w:val="0"/>
                  <w:divBdr>
                    <w:top w:val="none" w:sz="0" w:space="0" w:color="auto"/>
                    <w:left w:val="none" w:sz="0" w:space="0" w:color="auto"/>
                    <w:bottom w:val="none" w:sz="0" w:space="0" w:color="auto"/>
                    <w:right w:val="none" w:sz="0" w:space="0" w:color="auto"/>
                  </w:divBdr>
                </w:div>
                <w:div w:id="183055633">
                  <w:marLeft w:val="0"/>
                  <w:marRight w:val="0"/>
                  <w:marTop w:val="0"/>
                  <w:marBottom w:val="0"/>
                  <w:divBdr>
                    <w:top w:val="none" w:sz="0" w:space="0" w:color="auto"/>
                    <w:left w:val="none" w:sz="0" w:space="0" w:color="auto"/>
                    <w:bottom w:val="none" w:sz="0" w:space="0" w:color="auto"/>
                    <w:right w:val="none" w:sz="0" w:space="0" w:color="auto"/>
                  </w:divBdr>
                </w:div>
                <w:div w:id="183638527">
                  <w:marLeft w:val="0"/>
                  <w:marRight w:val="0"/>
                  <w:marTop w:val="0"/>
                  <w:marBottom w:val="0"/>
                  <w:divBdr>
                    <w:top w:val="none" w:sz="0" w:space="0" w:color="auto"/>
                    <w:left w:val="none" w:sz="0" w:space="0" w:color="auto"/>
                    <w:bottom w:val="none" w:sz="0" w:space="0" w:color="auto"/>
                    <w:right w:val="none" w:sz="0" w:space="0" w:color="auto"/>
                  </w:divBdr>
                </w:div>
                <w:div w:id="183790198">
                  <w:marLeft w:val="0"/>
                  <w:marRight w:val="0"/>
                  <w:marTop w:val="0"/>
                  <w:marBottom w:val="0"/>
                  <w:divBdr>
                    <w:top w:val="none" w:sz="0" w:space="0" w:color="auto"/>
                    <w:left w:val="none" w:sz="0" w:space="0" w:color="auto"/>
                    <w:bottom w:val="none" w:sz="0" w:space="0" w:color="auto"/>
                    <w:right w:val="none" w:sz="0" w:space="0" w:color="auto"/>
                  </w:divBdr>
                </w:div>
                <w:div w:id="184709339">
                  <w:marLeft w:val="0"/>
                  <w:marRight w:val="0"/>
                  <w:marTop w:val="0"/>
                  <w:marBottom w:val="0"/>
                  <w:divBdr>
                    <w:top w:val="none" w:sz="0" w:space="0" w:color="auto"/>
                    <w:left w:val="none" w:sz="0" w:space="0" w:color="auto"/>
                    <w:bottom w:val="none" w:sz="0" w:space="0" w:color="auto"/>
                    <w:right w:val="none" w:sz="0" w:space="0" w:color="auto"/>
                  </w:divBdr>
                </w:div>
                <w:div w:id="185219278">
                  <w:marLeft w:val="0"/>
                  <w:marRight w:val="0"/>
                  <w:marTop w:val="0"/>
                  <w:marBottom w:val="0"/>
                  <w:divBdr>
                    <w:top w:val="none" w:sz="0" w:space="0" w:color="auto"/>
                    <w:left w:val="none" w:sz="0" w:space="0" w:color="auto"/>
                    <w:bottom w:val="none" w:sz="0" w:space="0" w:color="auto"/>
                    <w:right w:val="none" w:sz="0" w:space="0" w:color="auto"/>
                  </w:divBdr>
                </w:div>
                <w:div w:id="185947036">
                  <w:marLeft w:val="0"/>
                  <w:marRight w:val="0"/>
                  <w:marTop w:val="0"/>
                  <w:marBottom w:val="0"/>
                  <w:divBdr>
                    <w:top w:val="none" w:sz="0" w:space="0" w:color="auto"/>
                    <w:left w:val="none" w:sz="0" w:space="0" w:color="auto"/>
                    <w:bottom w:val="none" w:sz="0" w:space="0" w:color="auto"/>
                    <w:right w:val="none" w:sz="0" w:space="0" w:color="auto"/>
                  </w:divBdr>
                </w:div>
                <w:div w:id="186138935">
                  <w:marLeft w:val="0"/>
                  <w:marRight w:val="0"/>
                  <w:marTop w:val="0"/>
                  <w:marBottom w:val="0"/>
                  <w:divBdr>
                    <w:top w:val="none" w:sz="0" w:space="0" w:color="auto"/>
                    <w:left w:val="none" w:sz="0" w:space="0" w:color="auto"/>
                    <w:bottom w:val="none" w:sz="0" w:space="0" w:color="auto"/>
                    <w:right w:val="none" w:sz="0" w:space="0" w:color="auto"/>
                  </w:divBdr>
                </w:div>
                <w:div w:id="186525181">
                  <w:marLeft w:val="0"/>
                  <w:marRight w:val="0"/>
                  <w:marTop w:val="0"/>
                  <w:marBottom w:val="0"/>
                  <w:divBdr>
                    <w:top w:val="none" w:sz="0" w:space="0" w:color="auto"/>
                    <w:left w:val="none" w:sz="0" w:space="0" w:color="auto"/>
                    <w:bottom w:val="none" w:sz="0" w:space="0" w:color="auto"/>
                    <w:right w:val="none" w:sz="0" w:space="0" w:color="auto"/>
                  </w:divBdr>
                </w:div>
                <w:div w:id="186801164">
                  <w:marLeft w:val="0"/>
                  <w:marRight w:val="0"/>
                  <w:marTop w:val="0"/>
                  <w:marBottom w:val="0"/>
                  <w:divBdr>
                    <w:top w:val="none" w:sz="0" w:space="0" w:color="auto"/>
                    <w:left w:val="none" w:sz="0" w:space="0" w:color="auto"/>
                    <w:bottom w:val="none" w:sz="0" w:space="0" w:color="auto"/>
                    <w:right w:val="none" w:sz="0" w:space="0" w:color="auto"/>
                  </w:divBdr>
                </w:div>
                <w:div w:id="187377433">
                  <w:marLeft w:val="0"/>
                  <w:marRight w:val="0"/>
                  <w:marTop w:val="0"/>
                  <w:marBottom w:val="0"/>
                  <w:divBdr>
                    <w:top w:val="none" w:sz="0" w:space="0" w:color="auto"/>
                    <w:left w:val="none" w:sz="0" w:space="0" w:color="auto"/>
                    <w:bottom w:val="none" w:sz="0" w:space="0" w:color="auto"/>
                    <w:right w:val="none" w:sz="0" w:space="0" w:color="auto"/>
                  </w:divBdr>
                </w:div>
                <w:div w:id="188955591">
                  <w:marLeft w:val="0"/>
                  <w:marRight w:val="0"/>
                  <w:marTop w:val="0"/>
                  <w:marBottom w:val="0"/>
                  <w:divBdr>
                    <w:top w:val="none" w:sz="0" w:space="0" w:color="auto"/>
                    <w:left w:val="none" w:sz="0" w:space="0" w:color="auto"/>
                    <w:bottom w:val="none" w:sz="0" w:space="0" w:color="auto"/>
                    <w:right w:val="none" w:sz="0" w:space="0" w:color="auto"/>
                  </w:divBdr>
                </w:div>
                <w:div w:id="192500642">
                  <w:marLeft w:val="0"/>
                  <w:marRight w:val="0"/>
                  <w:marTop w:val="0"/>
                  <w:marBottom w:val="0"/>
                  <w:divBdr>
                    <w:top w:val="none" w:sz="0" w:space="0" w:color="auto"/>
                    <w:left w:val="none" w:sz="0" w:space="0" w:color="auto"/>
                    <w:bottom w:val="none" w:sz="0" w:space="0" w:color="auto"/>
                    <w:right w:val="none" w:sz="0" w:space="0" w:color="auto"/>
                  </w:divBdr>
                </w:div>
                <w:div w:id="193156042">
                  <w:marLeft w:val="0"/>
                  <w:marRight w:val="0"/>
                  <w:marTop w:val="0"/>
                  <w:marBottom w:val="0"/>
                  <w:divBdr>
                    <w:top w:val="none" w:sz="0" w:space="0" w:color="auto"/>
                    <w:left w:val="none" w:sz="0" w:space="0" w:color="auto"/>
                    <w:bottom w:val="none" w:sz="0" w:space="0" w:color="auto"/>
                    <w:right w:val="none" w:sz="0" w:space="0" w:color="auto"/>
                  </w:divBdr>
                </w:div>
                <w:div w:id="193538522">
                  <w:marLeft w:val="0"/>
                  <w:marRight w:val="0"/>
                  <w:marTop w:val="0"/>
                  <w:marBottom w:val="0"/>
                  <w:divBdr>
                    <w:top w:val="none" w:sz="0" w:space="0" w:color="auto"/>
                    <w:left w:val="none" w:sz="0" w:space="0" w:color="auto"/>
                    <w:bottom w:val="none" w:sz="0" w:space="0" w:color="auto"/>
                    <w:right w:val="none" w:sz="0" w:space="0" w:color="auto"/>
                  </w:divBdr>
                </w:div>
                <w:div w:id="193932456">
                  <w:marLeft w:val="0"/>
                  <w:marRight w:val="0"/>
                  <w:marTop w:val="0"/>
                  <w:marBottom w:val="0"/>
                  <w:divBdr>
                    <w:top w:val="none" w:sz="0" w:space="0" w:color="auto"/>
                    <w:left w:val="none" w:sz="0" w:space="0" w:color="auto"/>
                    <w:bottom w:val="none" w:sz="0" w:space="0" w:color="auto"/>
                    <w:right w:val="none" w:sz="0" w:space="0" w:color="auto"/>
                  </w:divBdr>
                </w:div>
                <w:div w:id="194583824">
                  <w:marLeft w:val="0"/>
                  <w:marRight w:val="0"/>
                  <w:marTop w:val="0"/>
                  <w:marBottom w:val="0"/>
                  <w:divBdr>
                    <w:top w:val="none" w:sz="0" w:space="0" w:color="auto"/>
                    <w:left w:val="none" w:sz="0" w:space="0" w:color="auto"/>
                    <w:bottom w:val="none" w:sz="0" w:space="0" w:color="auto"/>
                    <w:right w:val="none" w:sz="0" w:space="0" w:color="auto"/>
                  </w:divBdr>
                </w:div>
                <w:div w:id="195965653">
                  <w:marLeft w:val="0"/>
                  <w:marRight w:val="0"/>
                  <w:marTop w:val="0"/>
                  <w:marBottom w:val="0"/>
                  <w:divBdr>
                    <w:top w:val="none" w:sz="0" w:space="0" w:color="auto"/>
                    <w:left w:val="none" w:sz="0" w:space="0" w:color="auto"/>
                    <w:bottom w:val="none" w:sz="0" w:space="0" w:color="auto"/>
                    <w:right w:val="none" w:sz="0" w:space="0" w:color="auto"/>
                  </w:divBdr>
                </w:div>
                <w:div w:id="197159562">
                  <w:marLeft w:val="0"/>
                  <w:marRight w:val="0"/>
                  <w:marTop w:val="0"/>
                  <w:marBottom w:val="0"/>
                  <w:divBdr>
                    <w:top w:val="none" w:sz="0" w:space="0" w:color="auto"/>
                    <w:left w:val="none" w:sz="0" w:space="0" w:color="auto"/>
                    <w:bottom w:val="none" w:sz="0" w:space="0" w:color="auto"/>
                    <w:right w:val="none" w:sz="0" w:space="0" w:color="auto"/>
                  </w:divBdr>
                </w:div>
                <w:div w:id="197622122">
                  <w:marLeft w:val="0"/>
                  <w:marRight w:val="0"/>
                  <w:marTop w:val="0"/>
                  <w:marBottom w:val="0"/>
                  <w:divBdr>
                    <w:top w:val="none" w:sz="0" w:space="0" w:color="auto"/>
                    <w:left w:val="none" w:sz="0" w:space="0" w:color="auto"/>
                    <w:bottom w:val="none" w:sz="0" w:space="0" w:color="auto"/>
                    <w:right w:val="none" w:sz="0" w:space="0" w:color="auto"/>
                  </w:divBdr>
                </w:div>
                <w:div w:id="199167397">
                  <w:marLeft w:val="0"/>
                  <w:marRight w:val="0"/>
                  <w:marTop w:val="0"/>
                  <w:marBottom w:val="0"/>
                  <w:divBdr>
                    <w:top w:val="none" w:sz="0" w:space="0" w:color="auto"/>
                    <w:left w:val="none" w:sz="0" w:space="0" w:color="auto"/>
                    <w:bottom w:val="none" w:sz="0" w:space="0" w:color="auto"/>
                    <w:right w:val="none" w:sz="0" w:space="0" w:color="auto"/>
                  </w:divBdr>
                </w:div>
                <w:div w:id="200410535">
                  <w:marLeft w:val="0"/>
                  <w:marRight w:val="0"/>
                  <w:marTop w:val="0"/>
                  <w:marBottom w:val="0"/>
                  <w:divBdr>
                    <w:top w:val="none" w:sz="0" w:space="0" w:color="auto"/>
                    <w:left w:val="none" w:sz="0" w:space="0" w:color="auto"/>
                    <w:bottom w:val="none" w:sz="0" w:space="0" w:color="auto"/>
                    <w:right w:val="none" w:sz="0" w:space="0" w:color="auto"/>
                  </w:divBdr>
                </w:div>
                <w:div w:id="200942853">
                  <w:marLeft w:val="0"/>
                  <w:marRight w:val="0"/>
                  <w:marTop w:val="0"/>
                  <w:marBottom w:val="0"/>
                  <w:divBdr>
                    <w:top w:val="none" w:sz="0" w:space="0" w:color="auto"/>
                    <w:left w:val="none" w:sz="0" w:space="0" w:color="auto"/>
                    <w:bottom w:val="none" w:sz="0" w:space="0" w:color="auto"/>
                    <w:right w:val="none" w:sz="0" w:space="0" w:color="auto"/>
                  </w:divBdr>
                </w:div>
                <w:div w:id="201014602">
                  <w:marLeft w:val="0"/>
                  <w:marRight w:val="0"/>
                  <w:marTop w:val="0"/>
                  <w:marBottom w:val="0"/>
                  <w:divBdr>
                    <w:top w:val="none" w:sz="0" w:space="0" w:color="auto"/>
                    <w:left w:val="none" w:sz="0" w:space="0" w:color="auto"/>
                    <w:bottom w:val="none" w:sz="0" w:space="0" w:color="auto"/>
                    <w:right w:val="none" w:sz="0" w:space="0" w:color="auto"/>
                  </w:divBdr>
                </w:div>
                <w:div w:id="201749783">
                  <w:marLeft w:val="0"/>
                  <w:marRight w:val="0"/>
                  <w:marTop w:val="0"/>
                  <w:marBottom w:val="0"/>
                  <w:divBdr>
                    <w:top w:val="none" w:sz="0" w:space="0" w:color="auto"/>
                    <w:left w:val="none" w:sz="0" w:space="0" w:color="auto"/>
                    <w:bottom w:val="none" w:sz="0" w:space="0" w:color="auto"/>
                    <w:right w:val="none" w:sz="0" w:space="0" w:color="auto"/>
                  </w:divBdr>
                </w:div>
                <w:div w:id="202863713">
                  <w:marLeft w:val="0"/>
                  <w:marRight w:val="0"/>
                  <w:marTop w:val="0"/>
                  <w:marBottom w:val="0"/>
                  <w:divBdr>
                    <w:top w:val="none" w:sz="0" w:space="0" w:color="auto"/>
                    <w:left w:val="none" w:sz="0" w:space="0" w:color="auto"/>
                    <w:bottom w:val="none" w:sz="0" w:space="0" w:color="auto"/>
                    <w:right w:val="none" w:sz="0" w:space="0" w:color="auto"/>
                  </w:divBdr>
                </w:div>
                <w:div w:id="203641283">
                  <w:marLeft w:val="0"/>
                  <w:marRight w:val="0"/>
                  <w:marTop w:val="0"/>
                  <w:marBottom w:val="0"/>
                  <w:divBdr>
                    <w:top w:val="none" w:sz="0" w:space="0" w:color="auto"/>
                    <w:left w:val="none" w:sz="0" w:space="0" w:color="auto"/>
                    <w:bottom w:val="none" w:sz="0" w:space="0" w:color="auto"/>
                    <w:right w:val="none" w:sz="0" w:space="0" w:color="auto"/>
                  </w:divBdr>
                </w:div>
                <w:div w:id="207492404">
                  <w:marLeft w:val="0"/>
                  <w:marRight w:val="0"/>
                  <w:marTop w:val="0"/>
                  <w:marBottom w:val="0"/>
                  <w:divBdr>
                    <w:top w:val="none" w:sz="0" w:space="0" w:color="auto"/>
                    <w:left w:val="none" w:sz="0" w:space="0" w:color="auto"/>
                    <w:bottom w:val="none" w:sz="0" w:space="0" w:color="auto"/>
                    <w:right w:val="none" w:sz="0" w:space="0" w:color="auto"/>
                  </w:divBdr>
                </w:div>
                <w:div w:id="208419913">
                  <w:marLeft w:val="0"/>
                  <w:marRight w:val="0"/>
                  <w:marTop w:val="0"/>
                  <w:marBottom w:val="0"/>
                  <w:divBdr>
                    <w:top w:val="none" w:sz="0" w:space="0" w:color="auto"/>
                    <w:left w:val="none" w:sz="0" w:space="0" w:color="auto"/>
                    <w:bottom w:val="none" w:sz="0" w:space="0" w:color="auto"/>
                    <w:right w:val="none" w:sz="0" w:space="0" w:color="auto"/>
                  </w:divBdr>
                </w:div>
                <w:div w:id="209002382">
                  <w:marLeft w:val="0"/>
                  <w:marRight w:val="0"/>
                  <w:marTop w:val="0"/>
                  <w:marBottom w:val="0"/>
                  <w:divBdr>
                    <w:top w:val="none" w:sz="0" w:space="0" w:color="auto"/>
                    <w:left w:val="none" w:sz="0" w:space="0" w:color="auto"/>
                    <w:bottom w:val="none" w:sz="0" w:space="0" w:color="auto"/>
                    <w:right w:val="none" w:sz="0" w:space="0" w:color="auto"/>
                  </w:divBdr>
                </w:div>
                <w:div w:id="210846270">
                  <w:marLeft w:val="0"/>
                  <w:marRight w:val="0"/>
                  <w:marTop w:val="0"/>
                  <w:marBottom w:val="0"/>
                  <w:divBdr>
                    <w:top w:val="none" w:sz="0" w:space="0" w:color="auto"/>
                    <w:left w:val="none" w:sz="0" w:space="0" w:color="auto"/>
                    <w:bottom w:val="none" w:sz="0" w:space="0" w:color="auto"/>
                    <w:right w:val="none" w:sz="0" w:space="0" w:color="auto"/>
                  </w:divBdr>
                </w:div>
                <w:div w:id="211120174">
                  <w:marLeft w:val="0"/>
                  <w:marRight w:val="0"/>
                  <w:marTop w:val="0"/>
                  <w:marBottom w:val="0"/>
                  <w:divBdr>
                    <w:top w:val="none" w:sz="0" w:space="0" w:color="auto"/>
                    <w:left w:val="none" w:sz="0" w:space="0" w:color="auto"/>
                    <w:bottom w:val="none" w:sz="0" w:space="0" w:color="auto"/>
                    <w:right w:val="none" w:sz="0" w:space="0" w:color="auto"/>
                  </w:divBdr>
                </w:div>
                <w:div w:id="211893461">
                  <w:marLeft w:val="0"/>
                  <w:marRight w:val="0"/>
                  <w:marTop w:val="0"/>
                  <w:marBottom w:val="0"/>
                  <w:divBdr>
                    <w:top w:val="none" w:sz="0" w:space="0" w:color="auto"/>
                    <w:left w:val="none" w:sz="0" w:space="0" w:color="auto"/>
                    <w:bottom w:val="none" w:sz="0" w:space="0" w:color="auto"/>
                    <w:right w:val="none" w:sz="0" w:space="0" w:color="auto"/>
                  </w:divBdr>
                </w:div>
                <w:div w:id="213202274">
                  <w:marLeft w:val="0"/>
                  <w:marRight w:val="0"/>
                  <w:marTop w:val="0"/>
                  <w:marBottom w:val="0"/>
                  <w:divBdr>
                    <w:top w:val="none" w:sz="0" w:space="0" w:color="auto"/>
                    <w:left w:val="none" w:sz="0" w:space="0" w:color="auto"/>
                    <w:bottom w:val="none" w:sz="0" w:space="0" w:color="auto"/>
                    <w:right w:val="none" w:sz="0" w:space="0" w:color="auto"/>
                  </w:divBdr>
                </w:div>
                <w:div w:id="214006980">
                  <w:marLeft w:val="0"/>
                  <w:marRight w:val="0"/>
                  <w:marTop w:val="0"/>
                  <w:marBottom w:val="0"/>
                  <w:divBdr>
                    <w:top w:val="none" w:sz="0" w:space="0" w:color="auto"/>
                    <w:left w:val="none" w:sz="0" w:space="0" w:color="auto"/>
                    <w:bottom w:val="none" w:sz="0" w:space="0" w:color="auto"/>
                    <w:right w:val="none" w:sz="0" w:space="0" w:color="auto"/>
                  </w:divBdr>
                </w:div>
                <w:div w:id="215242453">
                  <w:marLeft w:val="0"/>
                  <w:marRight w:val="0"/>
                  <w:marTop w:val="0"/>
                  <w:marBottom w:val="0"/>
                  <w:divBdr>
                    <w:top w:val="none" w:sz="0" w:space="0" w:color="auto"/>
                    <w:left w:val="none" w:sz="0" w:space="0" w:color="auto"/>
                    <w:bottom w:val="none" w:sz="0" w:space="0" w:color="auto"/>
                    <w:right w:val="none" w:sz="0" w:space="0" w:color="auto"/>
                  </w:divBdr>
                </w:div>
                <w:div w:id="215626669">
                  <w:marLeft w:val="0"/>
                  <w:marRight w:val="0"/>
                  <w:marTop w:val="0"/>
                  <w:marBottom w:val="0"/>
                  <w:divBdr>
                    <w:top w:val="none" w:sz="0" w:space="0" w:color="auto"/>
                    <w:left w:val="none" w:sz="0" w:space="0" w:color="auto"/>
                    <w:bottom w:val="none" w:sz="0" w:space="0" w:color="auto"/>
                    <w:right w:val="none" w:sz="0" w:space="0" w:color="auto"/>
                  </w:divBdr>
                </w:div>
                <w:div w:id="215818178">
                  <w:marLeft w:val="0"/>
                  <w:marRight w:val="0"/>
                  <w:marTop w:val="0"/>
                  <w:marBottom w:val="0"/>
                  <w:divBdr>
                    <w:top w:val="none" w:sz="0" w:space="0" w:color="auto"/>
                    <w:left w:val="none" w:sz="0" w:space="0" w:color="auto"/>
                    <w:bottom w:val="none" w:sz="0" w:space="0" w:color="auto"/>
                    <w:right w:val="none" w:sz="0" w:space="0" w:color="auto"/>
                  </w:divBdr>
                </w:div>
                <w:div w:id="216090744">
                  <w:marLeft w:val="0"/>
                  <w:marRight w:val="0"/>
                  <w:marTop w:val="0"/>
                  <w:marBottom w:val="0"/>
                  <w:divBdr>
                    <w:top w:val="none" w:sz="0" w:space="0" w:color="auto"/>
                    <w:left w:val="none" w:sz="0" w:space="0" w:color="auto"/>
                    <w:bottom w:val="none" w:sz="0" w:space="0" w:color="auto"/>
                    <w:right w:val="none" w:sz="0" w:space="0" w:color="auto"/>
                  </w:divBdr>
                </w:div>
                <w:div w:id="216942612">
                  <w:marLeft w:val="0"/>
                  <w:marRight w:val="0"/>
                  <w:marTop w:val="0"/>
                  <w:marBottom w:val="0"/>
                  <w:divBdr>
                    <w:top w:val="none" w:sz="0" w:space="0" w:color="auto"/>
                    <w:left w:val="none" w:sz="0" w:space="0" w:color="auto"/>
                    <w:bottom w:val="none" w:sz="0" w:space="0" w:color="auto"/>
                    <w:right w:val="none" w:sz="0" w:space="0" w:color="auto"/>
                  </w:divBdr>
                </w:div>
                <w:div w:id="217252460">
                  <w:marLeft w:val="0"/>
                  <w:marRight w:val="0"/>
                  <w:marTop w:val="0"/>
                  <w:marBottom w:val="0"/>
                  <w:divBdr>
                    <w:top w:val="none" w:sz="0" w:space="0" w:color="auto"/>
                    <w:left w:val="none" w:sz="0" w:space="0" w:color="auto"/>
                    <w:bottom w:val="none" w:sz="0" w:space="0" w:color="auto"/>
                    <w:right w:val="none" w:sz="0" w:space="0" w:color="auto"/>
                  </w:divBdr>
                </w:div>
                <w:div w:id="218056389">
                  <w:marLeft w:val="0"/>
                  <w:marRight w:val="0"/>
                  <w:marTop w:val="0"/>
                  <w:marBottom w:val="0"/>
                  <w:divBdr>
                    <w:top w:val="none" w:sz="0" w:space="0" w:color="auto"/>
                    <w:left w:val="none" w:sz="0" w:space="0" w:color="auto"/>
                    <w:bottom w:val="none" w:sz="0" w:space="0" w:color="auto"/>
                    <w:right w:val="none" w:sz="0" w:space="0" w:color="auto"/>
                  </w:divBdr>
                </w:div>
                <w:div w:id="218324404">
                  <w:marLeft w:val="0"/>
                  <w:marRight w:val="0"/>
                  <w:marTop w:val="0"/>
                  <w:marBottom w:val="0"/>
                  <w:divBdr>
                    <w:top w:val="none" w:sz="0" w:space="0" w:color="auto"/>
                    <w:left w:val="none" w:sz="0" w:space="0" w:color="auto"/>
                    <w:bottom w:val="none" w:sz="0" w:space="0" w:color="auto"/>
                    <w:right w:val="none" w:sz="0" w:space="0" w:color="auto"/>
                  </w:divBdr>
                </w:div>
                <w:div w:id="218591591">
                  <w:marLeft w:val="0"/>
                  <w:marRight w:val="0"/>
                  <w:marTop w:val="0"/>
                  <w:marBottom w:val="0"/>
                  <w:divBdr>
                    <w:top w:val="none" w:sz="0" w:space="0" w:color="auto"/>
                    <w:left w:val="none" w:sz="0" w:space="0" w:color="auto"/>
                    <w:bottom w:val="none" w:sz="0" w:space="0" w:color="auto"/>
                    <w:right w:val="none" w:sz="0" w:space="0" w:color="auto"/>
                  </w:divBdr>
                </w:div>
                <w:div w:id="218825647">
                  <w:marLeft w:val="0"/>
                  <w:marRight w:val="0"/>
                  <w:marTop w:val="0"/>
                  <w:marBottom w:val="0"/>
                  <w:divBdr>
                    <w:top w:val="none" w:sz="0" w:space="0" w:color="auto"/>
                    <w:left w:val="none" w:sz="0" w:space="0" w:color="auto"/>
                    <w:bottom w:val="none" w:sz="0" w:space="0" w:color="auto"/>
                    <w:right w:val="none" w:sz="0" w:space="0" w:color="auto"/>
                  </w:divBdr>
                </w:div>
                <w:div w:id="220218588">
                  <w:marLeft w:val="0"/>
                  <w:marRight w:val="0"/>
                  <w:marTop w:val="0"/>
                  <w:marBottom w:val="0"/>
                  <w:divBdr>
                    <w:top w:val="none" w:sz="0" w:space="0" w:color="auto"/>
                    <w:left w:val="none" w:sz="0" w:space="0" w:color="auto"/>
                    <w:bottom w:val="none" w:sz="0" w:space="0" w:color="auto"/>
                    <w:right w:val="none" w:sz="0" w:space="0" w:color="auto"/>
                  </w:divBdr>
                </w:div>
                <w:div w:id="220530895">
                  <w:marLeft w:val="0"/>
                  <w:marRight w:val="0"/>
                  <w:marTop w:val="0"/>
                  <w:marBottom w:val="0"/>
                  <w:divBdr>
                    <w:top w:val="none" w:sz="0" w:space="0" w:color="auto"/>
                    <w:left w:val="none" w:sz="0" w:space="0" w:color="auto"/>
                    <w:bottom w:val="none" w:sz="0" w:space="0" w:color="auto"/>
                    <w:right w:val="none" w:sz="0" w:space="0" w:color="auto"/>
                  </w:divBdr>
                </w:div>
                <w:div w:id="221063346">
                  <w:marLeft w:val="0"/>
                  <w:marRight w:val="0"/>
                  <w:marTop w:val="0"/>
                  <w:marBottom w:val="0"/>
                  <w:divBdr>
                    <w:top w:val="none" w:sz="0" w:space="0" w:color="auto"/>
                    <w:left w:val="none" w:sz="0" w:space="0" w:color="auto"/>
                    <w:bottom w:val="none" w:sz="0" w:space="0" w:color="auto"/>
                    <w:right w:val="none" w:sz="0" w:space="0" w:color="auto"/>
                  </w:divBdr>
                </w:div>
                <w:div w:id="221134080">
                  <w:marLeft w:val="0"/>
                  <w:marRight w:val="0"/>
                  <w:marTop w:val="0"/>
                  <w:marBottom w:val="0"/>
                  <w:divBdr>
                    <w:top w:val="none" w:sz="0" w:space="0" w:color="auto"/>
                    <w:left w:val="none" w:sz="0" w:space="0" w:color="auto"/>
                    <w:bottom w:val="none" w:sz="0" w:space="0" w:color="auto"/>
                    <w:right w:val="none" w:sz="0" w:space="0" w:color="auto"/>
                  </w:divBdr>
                </w:div>
                <w:div w:id="222375086">
                  <w:marLeft w:val="0"/>
                  <w:marRight w:val="0"/>
                  <w:marTop w:val="0"/>
                  <w:marBottom w:val="0"/>
                  <w:divBdr>
                    <w:top w:val="none" w:sz="0" w:space="0" w:color="auto"/>
                    <w:left w:val="none" w:sz="0" w:space="0" w:color="auto"/>
                    <w:bottom w:val="none" w:sz="0" w:space="0" w:color="auto"/>
                    <w:right w:val="none" w:sz="0" w:space="0" w:color="auto"/>
                  </w:divBdr>
                </w:div>
                <w:div w:id="222378070">
                  <w:marLeft w:val="0"/>
                  <w:marRight w:val="0"/>
                  <w:marTop w:val="0"/>
                  <w:marBottom w:val="0"/>
                  <w:divBdr>
                    <w:top w:val="none" w:sz="0" w:space="0" w:color="auto"/>
                    <w:left w:val="none" w:sz="0" w:space="0" w:color="auto"/>
                    <w:bottom w:val="none" w:sz="0" w:space="0" w:color="auto"/>
                    <w:right w:val="none" w:sz="0" w:space="0" w:color="auto"/>
                  </w:divBdr>
                </w:div>
                <w:div w:id="222566107">
                  <w:marLeft w:val="0"/>
                  <w:marRight w:val="0"/>
                  <w:marTop w:val="0"/>
                  <w:marBottom w:val="0"/>
                  <w:divBdr>
                    <w:top w:val="none" w:sz="0" w:space="0" w:color="auto"/>
                    <w:left w:val="none" w:sz="0" w:space="0" w:color="auto"/>
                    <w:bottom w:val="none" w:sz="0" w:space="0" w:color="auto"/>
                    <w:right w:val="none" w:sz="0" w:space="0" w:color="auto"/>
                  </w:divBdr>
                </w:div>
                <w:div w:id="222718622">
                  <w:marLeft w:val="0"/>
                  <w:marRight w:val="0"/>
                  <w:marTop w:val="0"/>
                  <w:marBottom w:val="0"/>
                  <w:divBdr>
                    <w:top w:val="none" w:sz="0" w:space="0" w:color="auto"/>
                    <w:left w:val="none" w:sz="0" w:space="0" w:color="auto"/>
                    <w:bottom w:val="none" w:sz="0" w:space="0" w:color="auto"/>
                    <w:right w:val="none" w:sz="0" w:space="0" w:color="auto"/>
                  </w:divBdr>
                </w:div>
                <w:div w:id="222958430">
                  <w:marLeft w:val="0"/>
                  <w:marRight w:val="0"/>
                  <w:marTop w:val="0"/>
                  <w:marBottom w:val="0"/>
                  <w:divBdr>
                    <w:top w:val="none" w:sz="0" w:space="0" w:color="auto"/>
                    <w:left w:val="none" w:sz="0" w:space="0" w:color="auto"/>
                    <w:bottom w:val="none" w:sz="0" w:space="0" w:color="auto"/>
                    <w:right w:val="none" w:sz="0" w:space="0" w:color="auto"/>
                  </w:divBdr>
                </w:div>
                <w:div w:id="224923590">
                  <w:marLeft w:val="0"/>
                  <w:marRight w:val="0"/>
                  <w:marTop w:val="0"/>
                  <w:marBottom w:val="0"/>
                  <w:divBdr>
                    <w:top w:val="none" w:sz="0" w:space="0" w:color="auto"/>
                    <w:left w:val="none" w:sz="0" w:space="0" w:color="auto"/>
                    <w:bottom w:val="none" w:sz="0" w:space="0" w:color="auto"/>
                    <w:right w:val="none" w:sz="0" w:space="0" w:color="auto"/>
                  </w:divBdr>
                </w:div>
                <w:div w:id="225334898">
                  <w:marLeft w:val="0"/>
                  <w:marRight w:val="0"/>
                  <w:marTop w:val="0"/>
                  <w:marBottom w:val="0"/>
                  <w:divBdr>
                    <w:top w:val="none" w:sz="0" w:space="0" w:color="auto"/>
                    <w:left w:val="none" w:sz="0" w:space="0" w:color="auto"/>
                    <w:bottom w:val="none" w:sz="0" w:space="0" w:color="auto"/>
                    <w:right w:val="none" w:sz="0" w:space="0" w:color="auto"/>
                  </w:divBdr>
                </w:div>
                <w:div w:id="227880196">
                  <w:marLeft w:val="0"/>
                  <w:marRight w:val="0"/>
                  <w:marTop w:val="0"/>
                  <w:marBottom w:val="0"/>
                  <w:divBdr>
                    <w:top w:val="none" w:sz="0" w:space="0" w:color="auto"/>
                    <w:left w:val="none" w:sz="0" w:space="0" w:color="auto"/>
                    <w:bottom w:val="none" w:sz="0" w:space="0" w:color="auto"/>
                    <w:right w:val="none" w:sz="0" w:space="0" w:color="auto"/>
                  </w:divBdr>
                </w:div>
                <w:div w:id="228537216">
                  <w:marLeft w:val="0"/>
                  <w:marRight w:val="0"/>
                  <w:marTop w:val="0"/>
                  <w:marBottom w:val="0"/>
                  <w:divBdr>
                    <w:top w:val="none" w:sz="0" w:space="0" w:color="auto"/>
                    <w:left w:val="none" w:sz="0" w:space="0" w:color="auto"/>
                    <w:bottom w:val="none" w:sz="0" w:space="0" w:color="auto"/>
                    <w:right w:val="none" w:sz="0" w:space="0" w:color="auto"/>
                  </w:divBdr>
                </w:div>
                <w:div w:id="228544395">
                  <w:marLeft w:val="0"/>
                  <w:marRight w:val="0"/>
                  <w:marTop w:val="0"/>
                  <w:marBottom w:val="0"/>
                  <w:divBdr>
                    <w:top w:val="none" w:sz="0" w:space="0" w:color="auto"/>
                    <w:left w:val="none" w:sz="0" w:space="0" w:color="auto"/>
                    <w:bottom w:val="none" w:sz="0" w:space="0" w:color="auto"/>
                    <w:right w:val="none" w:sz="0" w:space="0" w:color="auto"/>
                  </w:divBdr>
                </w:div>
                <w:div w:id="228813524">
                  <w:marLeft w:val="0"/>
                  <w:marRight w:val="0"/>
                  <w:marTop w:val="0"/>
                  <w:marBottom w:val="0"/>
                  <w:divBdr>
                    <w:top w:val="none" w:sz="0" w:space="0" w:color="auto"/>
                    <w:left w:val="none" w:sz="0" w:space="0" w:color="auto"/>
                    <w:bottom w:val="none" w:sz="0" w:space="0" w:color="auto"/>
                    <w:right w:val="none" w:sz="0" w:space="0" w:color="auto"/>
                  </w:divBdr>
                </w:div>
                <w:div w:id="229074456">
                  <w:marLeft w:val="0"/>
                  <w:marRight w:val="0"/>
                  <w:marTop w:val="0"/>
                  <w:marBottom w:val="0"/>
                  <w:divBdr>
                    <w:top w:val="none" w:sz="0" w:space="0" w:color="auto"/>
                    <w:left w:val="none" w:sz="0" w:space="0" w:color="auto"/>
                    <w:bottom w:val="none" w:sz="0" w:space="0" w:color="auto"/>
                    <w:right w:val="none" w:sz="0" w:space="0" w:color="auto"/>
                  </w:divBdr>
                </w:div>
                <w:div w:id="230431199">
                  <w:marLeft w:val="0"/>
                  <w:marRight w:val="0"/>
                  <w:marTop w:val="0"/>
                  <w:marBottom w:val="0"/>
                  <w:divBdr>
                    <w:top w:val="none" w:sz="0" w:space="0" w:color="auto"/>
                    <w:left w:val="none" w:sz="0" w:space="0" w:color="auto"/>
                    <w:bottom w:val="none" w:sz="0" w:space="0" w:color="auto"/>
                    <w:right w:val="none" w:sz="0" w:space="0" w:color="auto"/>
                  </w:divBdr>
                </w:div>
                <w:div w:id="230774610">
                  <w:marLeft w:val="0"/>
                  <w:marRight w:val="0"/>
                  <w:marTop w:val="0"/>
                  <w:marBottom w:val="0"/>
                  <w:divBdr>
                    <w:top w:val="none" w:sz="0" w:space="0" w:color="auto"/>
                    <w:left w:val="none" w:sz="0" w:space="0" w:color="auto"/>
                    <w:bottom w:val="none" w:sz="0" w:space="0" w:color="auto"/>
                    <w:right w:val="none" w:sz="0" w:space="0" w:color="auto"/>
                  </w:divBdr>
                </w:div>
                <w:div w:id="230887740">
                  <w:marLeft w:val="0"/>
                  <w:marRight w:val="0"/>
                  <w:marTop w:val="0"/>
                  <w:marBottom w:val="0"/>
                  <w:divBdr>
                    <w:top w:val="none" w:sz="0" w:space="0" w:color="auto"/>
                    <w:left w:val="none" w:sz="0" w:space="0" w:color="auto"/>
                    <w:bottom w:val="none" w:sz="0" w:space="0" w:color="auto"/>
                    <w:right w:val="none" w:sz="0" w:space="0" w:color="auto"/>
                  </w:divBdr>
                </w:div>
                <w:div w:id="231238045">
                  <w:marLeft w:val="0"/>
                  <w:marRight w:val="0"/>
                  <w:marTop w:val="0"/>
                  <w:marBottom w:val="0"/>
                  <w:divBdr>
                    <w:top w:val="none" w:sz="0" w:space="0" w:color="auto"/>
                    <w:left w:val="none" w:sz="0" w:space="0" w:color="auto"/>
                    <w:bottom w:val="none" w:sz="0" w:space="0" w:color="auto"/>
                    <w:right w:val="none" w:sz="0" w:space="0" w:color="auto"/>
                  </w:divBdr>
                </w:div>
                <w:div w:id="231355552">
                  <w:marLeft w:val="0"/>
                  <w:marRight w:val="0"/>
                  <w:marTop w:val="0"/>
                  <w:marBottom w:val="0"/>
                  <w:divBdr>
                    <w:top w:val="none" w:sz="0" w:space="0" w:color="auto"/>
                    <w:left w:val="none" w:sz="0" w:space="0" w:color="auto"/>
                    <w:bottom w:val="none" w:sz="0" w:space="0" w:color="auto"/>
                    <w:right w:val="none" w:sz="0" w:space="0" w:color="auto"/>
                  </w:divBdr>
                </w:div>
                <w:div w:id="231934623">
                  <w:marLeft w:val="0"/>
                  <w:marRight w:val="0"/>
                  <w:marTop w:val="0"/>
                  <w:marBottom w:val="0"/>
                  <w:divBdr>
                    <w:top w:val="none" w:sz="0" w:space="0" w:color="auto"/>
                    <w:left w:val="none" w:sz="0" w:space="0" w:color="auto"/>
                    <w:bottom w:val="none" w:sz="0" w:space="0" w:color="auto"/>
                    <w:right w:val="none" w:sz="0" w:space="0" w:color="auto"/>
                  </w:divBdr>
                </w:div>
                <w:div w:id="232784913">
                  <w:marLeft w:val="0"/>
                  <w:marRight w:val="0"/>
                  <w:marTop w:val="0"/>
                  <w:marBottom w:val="0"/>
                  <w:divBdr>
                    <w:top w:val="none" w:sz="0" w:space="0" w:color="auto"/>
                    <w:left w:val="none" w:sz="0" w:space="0" w:color="auto"/>
                    <w:bottom w:val="none" w:sz="0" w:space="0" w:color="auto"/>
                    <w:right w:val="none" w:sz="0" w:space="0" w:color="auto"/>
                  </w:divBdr>
                </w:div>
                <w:div w:id="232855558">
                  <w:marLeft w:val="0"/>
                  <w:marRight w:val="0"/>
                  <w:marTop w:val="0"/>
                  <w:marBottom w:val="0"/>
                  <w:divBdr>
                    <w:top w:val="none" w:sz="0" w:space="0" w:color="auto"/>
                    <w:left w:val="none" w:sz="0" w:space="0" w:color="auto"/>
                    <w:bottom w:val="none" w:sz="0" w:space="0" w:color="auto"/>
                    <w:right w:val="none" w:sz="0" w:space="0" w:color="auto"/>
                  </w:divBdr>
                </w:div>
                <w:div w:id="234975014">
                  <w:marLeft w:val="0"/>
                  <w:marRight w:val="0"/>
                  <w:marTop w:val="0"/>
                  <w:marBottom w:val="0"/>
                  <w:divBdr>
                    <w:top w:val="none" w:sz="0" w:space="0" w:color="auto"/>
                    <w:left w:val="none" w:sz="0" w:space="0" w:color="auto"/>
                    <w:bottom w:val="none" w:sz="0" w:space="0" w:color="auto"/>
                    <w:right w:val="none" w:sz="0" w:space="0" w:color="auto"/>
                  </w:divBdr>
                </w:div>
                <w:div w:id="235088013">
                  <w:marLeft w:val="0"/>
                  <w:marRight w:val="0"/>
                  <w:marTop w:val="0"/>
                  <w:marBottom w:val="0"/>
                  <w:divBdr>
                    <w:top w:val="none" w:sz="0" w:space="0" w:color="auto"/>
                    <w:left w:val="none" w:sz="0" w:space="0" w:color="auto"/>
                    <w:bottom w:val="none" w:sz="0" w:space="0" w:color="auto"/>
                    <w:right w:val="none" w:sz="0" w:space="0" w:color="auto"/>
                  </w:divBdr>
                </w:div>
                <w:div w:id="236331495">
                  <w:marLeft w:val="0"/>
                  <w:marRight w:val="0"/>
                  <w:marTop w:val="0"/>
                  <w:marBottom w:val="0"/>
                  <w:divBdr>
                    <w:top w:val="none" w:sz="0" w:space="0" w:color="auto"/>
                    <w:left w:val="none" w:sz="0" w:space="0" w:color="auto"/>
                    <w:bottom w:val="none" w:sz="0" w:space="0" w:color="auto"/>
                    <w:right w:val="none" w:sz="0" w:space="0" w:color="auto"/>
                  </w:divBdr>
                </w:div>
                <w:div w:id="236674088">
                  <w:marLeft w:val="0"/>
                  <w:marRight w:val="0"/>
                  <w:marTop w:val="0"/>
                  <w:marBottom w:val="0"/>
                  <w:divBdr>
                    <w:top w:val="none" w:sz="0" w:space="0" w:color="auto"/>
                    <w:left w:val="none" w:sz="0" w:space="0" w:color="auto"/>
                    <w:bottom w:val="none" w:sz="0" w:space="0" w:color="auto"/>
                    <w:right w:val="none" w:sz="0" w:space="0" w:color="auto"/>
                  </w:divBdr>
                </w:div>
                <w:div w:id="238711705">
                  <w:marLeft w:val="0"/>
                  <w:marRight w:val="0"/>
                  <w:marTop w:val="0"/>
                  <w:marBottom w:val="0"/>
                  <w:divBdr>
                    <w:top w:val="none" w:sz="0" w:space="0" w:color="auto"/>
                    <w:left w:val="none" w:sz="0" w:space="0" w:color="auto"/>
                    <w:bottom w:val="none" w:sz="0" w:space="0" w:color="auto"/>
                    <w:right w:val="none" w:sz="0" w:space="0" w:color="auto"/>
                  </w:divBdr>
                </w:div>
                <w:div w:id="239142297">
                  <w:marLeft w:val="0"/>
                  <w:marRight w:val="0"/>
                  <w:marTop w:val="0"/>
                  <w:marBottom w:val="0"/>
                  <w:divBdr>
                    <w:top w:val="none" w:sz="0" w:space="0" w:color="auto"/>
                    <w:left w:val="none" w:sz="0" w:space="0" w:color="auto"/>
                    <w:bottom w:val="none" w:sz="0" w:space="0" w:color="auto"/>
                    <w:right w:val="none" w:sz="0" w:space="0" w:color="auto"/>
                  </w:divBdr>
                </w:div>
                <w:div w:id="242225413">
                  <w:marLeft w:val="0"/>
                  <w:marRight w:val="0"/>
                  <w:marTop w:val="0"/>
                  <w:marBottom w:val="0"/>
                  <w:divBdr>
                    <w:top w:val="none" w:sz="0" w:space="0" w:color="auto"/>
                    <w:left w:val="none" w:sz="0" w:space="0" w:color="auto"/>
                    <w:bottom w:val="none" w:sz="0" w:space="0" w:color="auto"/>
                    <w:right w:val="none" w:sz="0" w:space="0" w:color="auto"/>
                  </w:divBdr>
                </w:div>
                <w:div w:id="243346852">
                  <w:marLeft w:val="0"/>
                  <w:marRight w:val="0"/>
                  <w:marTop w:val="0"/>
                  <w:marBottom w:val="0"/>
                  <w:divBdr>
                    <w:top w:val="none" w:sz="0" w:space="0" w:color="auto"/>
                    <w:left w:val="none" w:sz="0" w:space="0" w:color="auto"/>
                    <w:bottom w:val="none" w:sz="0" w:space="0" w:color="auto"/>
                    <w:right w:val="none" w:sz="0" w:space="0" w:color="auto"/>
                  </w:divBdr>
                </w:div>
                <w:div w:id="243489145">
                  <w:marLeft w:val="0"/>
                  <w:marRight w:val="0"/>
                  <w:marTop w:val="0"/>
                  <w:marBottom w:val="0"/>
                  <w:divBdr>
                    <w:top w:val="none" w:sz="0" w:space="0" w:color="auto"/>
                    <w:left w:val="none" w:sz="0" w:space="0" w:color="auto"/>
                    <w:bottom w:val="none" w:sz="0" w:space="0" w:color="auto"/>
                    <w:right w:val="none" w:sz="0" w:space="0" w:color="auto"/>
                  </w:divBdr>
                </w:div>
                <w:div w:id="243729983">
                  <w:marLeft w:val="0"/>
                  <w:marRight w:val="0"/>
                  <w:marTop w:val="0"/>
                  <w:marBottom w:val="0"/>
                  <w:divBdr>
                    <w:top w:val="none" w:sz="0" w:space="0" w:color="auto"/>
                    <w:left w:val="none" w:sz="0" w:space="0" w:color="auto"/>
                    <w:bottom w:val="none" w:sz="0" w:space="0" w:color="auto"/>
                    <w:right w:val="none" w:sz="0" w:space="0" w:color="auto"/>
                  </w:divBdr>
                </w:div>
                <w:div w:id="244995138">
                  <w:marLeft w:val="0"/>
                  <w:marRight w:val="0"/>
                  <w:marTop w:val="0"/>
                  <w:marBottom w:val="0"/>
                  <w:divBdr>
                    <w:top w:val="none" w:sz="0" w:space="0" w:color="auto"/>
                    <w:left w:val="none" w:sz="0" w:space="0" w:color="auto"/>
                    <w:bottom w:val="none" w:sz="0" w:space="0" w:color="auto"/>
                    <w:right w:val="none" w:sz="0" w:space="0" w:color="auto"/>
                  </w:divBdr>
                </w:div>
                <w:div w:id="245118617">
                  <w:marLeft w:val="0"/>
                  <w:marRight w:val="0"/>
                  <w:marTop w:val="0"/>
                  <w:marBottom w:val="0"/>
                  <w:divBdr>
                    <w:top w:val="none" w:sz="0" w:space="0" w:color="auto"/>
                    <w:left w:val="none" w:sz="0" w:space="0" w:color="auto"/>
                    <w:bottom w:val="none" w:sz="0" w:space="0" w:color="auto"/>
                    <w:right w:val="none" w:sz="0" w:space="0" w:color="auto"/>
                  </w:divBdr>
                </w:div>
                <w:div w:id="246303465">
                  <w:marLeft w:val="0"/>
                  <w:marRight w:val="0"/>
                  <w:marTop w:val="0"/>
                  <w:marBottom w:val="0"/>
                  <w:divBdr>
                    <w:top w:val="none" w:sz="0" w:space="0" w:color="auto"/>
                    <w:left w:val="none" w:sz="0" w:space="0" w:color="auto"/>
                    <w:bottom w:val="none" w:sz="0" w:space="0" w:color="auto"/>
                    <w:right w:val="none" w:sz="0" w:space="0" w:color="auto"/>
                  </w:divBdr>
                </w:div>
                <w:div w:id="246303839">
                  <w:marLeft w:val="0"/>
                  <w:marRight w:val="0"/>
                  <w:marTop w:val="0"/>
                  <w:marBottom w:val="0"/>
                  <w:divBdr>
                    <w:top w:val="none" w:sz="0" w:space="0" w:color="auto"/>
                    <w:left w:val="none" w:sz="0" w:space="0" w:color="auto"/>
                    <w:bottom w:val="none" w:sz="0" w:space="0" w:color="auto"/>
                    <w:right w:val="none" w:sz="0" w:space="0" w:color="auto"/>
                  </w:divBdr>
                </w:div>
                <w:div w:id="247885975">
                  <w:marLeft w:val="0"/>
                  <w:marRight w:val="0"/>
                  <w:marTop w:val="0"/>
                  <w:marBottom w:val="0"/>
                  <w:divBdr>
                    <w:top w:val="none" w:sz="0" w:space="0" w:color="auto"/>
                    <w:left w:val="none" w:sz="0" w:space="0" w:color="auto"/>
                    <w:bottom w:val="none" w:sz="0" w:space="0" w:color="auto"/>
                    <w:right w:val="none" w:sz="0" w:space="0" w:color="auto"/>
                  </w:divBdr>
                </w:div>
                <w:div w:id="249430332">
                  <w:marLeft w:val="0"/>
                  <w:marRight w:val="0"/>
                  <w:marTop w:val="0"/>
                  <w:marBottom w:val="0"/>
                  <w:divBdr>
                    <w:top w:val="none" w:sz="0" w:space="0" w:color="auto"/>
                    <w:left w:val="none" w:sz="0" w:space="0" w:color="auto"/>
                    <w:bottom w:val="none" w:sz="0" w:space="0" w:color="auto"/>
                    <w:right w:val="none" w:sz="0" w:space="0" w:color="auto"/>
                  </w:divBdr>
                </w:div>
                <w:div w:id="249513368">
                  <w:marLeft w:val="0"/>
                  <w:marRight w:val="0"/>
                  <w:marTop w:val="0"/>
                  <w:marBottom w:val="0"/>
                  <w:divBdr>
                    <w:top w:val="none" w:sz="0" w:space="0" w:color="auto"/>
                    <w:left w:val="none" w:sz="0" w:space="0" w:color="auto"/>
                    <w:bottom w:val="none" w:sz="0" w:space="0" w:color="auto"/>
                    <w:right w:val="none" w:sz="0" w:space="0" w:color="auto"/>
                  </w:divBdr>
                </w:div>
                <w:div w:id="250282523">
                  <w:marLeft w:val="0"/>
                  <w:marRight w:val="0"/>
                  <w:marTop w:val="0"/>
                  <w:marBottom w:val="0"/>
                  <w:divBdr>
                    <w:top w:val="none" w:sz="0" w:space="0" w:color="auto"/>
                    <w:left w:val="none" w:sz="0" w:space="0" w:color="auto"/>
                    <w:bottom w:val="none" w:sz="0" w:space="0" w:color="auto"/>
                    <w:right w:val="none" w:sz="0" w:space="0" w:color="auto"/>
                  </w:divBdr>
                </w:div>
                <w:div w:id="251741388">
                  <w:marLeft w:val="0"/>
                  <w:marRight w:val="0"/>
                  <w:marTop w:val="0"/>
                  <w:marBottom w:val="0"/>
                  <w:divBdr>
                    <w:top w:val="none" w:sz="0" w:space="0" w:color="auto"/>
                    <w:left w:val="none" w:sz="0" w:space="0" w:color="auto"/>
                    <w:bottom w:val="none" w:sz="0" w:space="0" w:color="auto"/>
                    <w:right w:val="none" w:sz="0" w:space="0" w:color="auto"/>
                  </w:divBdr>
                </w:div>
                <w:div w:id="252594948">
                  <w:marLeft w:val="0"/>
                  <w:marRight w:val="0"/>
                  <w:marTop w:val="0"/>
                  <w:marBottom w:val="0"/>
                  <w:divBdr>
                    <w:top w:val="none" w:sz="0" w:space="0" w:color="auto"/>
                    <w:left w:val="none" w:sz="0" w:space="0" w:color="auto"/>
                    <w:bottom w:val="none" w:sz="0" w:space="0" w:color="auto"/>
                    <w:right w:val="none" w:sz="0" w:space="0" w:color="auto"/>
                  </w:divBdr>
                </w:div>
                <w:div w:id="254166317">
                  <w:marLeft w:val="0"/>
                  <w:marRight w:val="0"/>
                  <w:marTop w:val="0"/>
                  <w:marBottom w:val="0"/>
                  <w:divBdr>
                    <w:top w:val="none" w:sz="0" w:space="0" w:color="auto"/>
                    <w:left w:val="none" w:sz="0" w:space="0" w:color="auto"/>
                    <w:bottom w:val="none" w:sz="0" w:space="0" w:color="auto"/>
                    <w:right w:val="none" w:sz="0" w:space="0" w:color="auto"/>
                  </w:divBdr>
                </w:div>
                <w:div w:id="254243824">
                  <w:marLeft w:val="0"/>
                  <w:marRight w:val="0"/>
                  <w:marTop w:val="0"/>
                  <w:marBottom w:val="0"/>
                  <w:divBdr>
                    <w:top w:val="none" w:sz="0" w:space="0" w:color="auto"/>
                    <w:left w:val="none" w:sz="0" w:space="0" w:color="auto"/>
                    <w:bottom w:val="none" w:sz="0" w:space="0" w:color="auto"/>
                    <w:right w:val="none" w:sz="0" w:space="0" w:color="auto"/>
                  </w:divBdr>
                </w:div>
                <w:div w:id="254368055">
                  <w:marLeft w:val="0"/>
                  <w:marRight w:val="0"/>
                  <w:marTop w:val="0"/>
                  <w:marBottom w:val="0"/>
                  <w:divBdr>
                    <w:top w:val="none" w:sz="0" w:space="0" w:color="auto"/>
                    <w:left w:val="none" w:sz="0" w:space="0" w:color="auto"/>
                    <w:bottom w:val="none" w:sz="0" w:space="0" w:color="auto"/>
                    <w:right w:val="none" w:sz="0" w:space="0" w:color="auto"/>
                  </w:divBdr>
                </w:div>
                <w:div w:id="255018500">
                  <w:marLeft w:val="0"/>
                  <w:marRight w:val="0"/>
                  <w:marTop w:val="0"/>
                  <w:marBottom w:val="0"/>
                  <w:divBdr>
                    <w:top w:val="none" w:sz="0" w:space="0" w:color="auto"/>
                    <w:left w:val="none" w:sz="0" w:space="0" w:color="auto"/>
                    <w:bottom w:val="none" w:sz="0" w:space="0" w:color="auto"/>
                    <w:right w:val="none" w:sz="0" w:space="0" w:color="auto"/>
                  </w:divBdr>
                </w:div>
                <w:div w:id="256207569">
                  <w:marLeft w:val="0"/>
                  <w:marRight w:val="0"/>
                  <w:marTop w:val="0"/>
                  <w:marBottom w:val="0"/>
                  <w:divBdr>
                    <w:top w:val="none" w:sz="0" w:space="0" w:color="auto"/>
                    <w:left w:val="none" w:sz="0" w:space="0" w:color="auto"/>
                    <w:bottom w:val="none" w:sz="0" w:space="0" w:color="auto"/>
                    <w:right w:val="none" w:sz="0" w:space="0" w:color="auto"/>
                  </w:divBdr>
                </w:div>
                <w:div w:id="256980617">
                  <w:marLeft w:val="0"/>
                  <w:marRight w:val="0"/>
                  <w:marTop w:val="0"/>
                  <w:marBottom w:val="0"/>
                  <w:divBdr>
                    <w:top w:val="none" w:sz="0" w:space="0" w:color="auto"/>
                    <w:left w:val="none" w:sz="0" w:space="0" w:color="auto"/>
                    <w:bottom w:val="none" w:sz="0" w:space="0" w:color="auto"/>
                    <w:right w:val="none" w:sz="0" w:space="0" w:color="auto"/>
                  </w:divBdr>
                </w:div>
                <w:div w:id="257325536">
                  <w:marLeft w:val="0"/>
                  <w:marRight w:val="0"/>
                  <w:marTop w:val="0"/>
                  <w:marBottom w:val="0"/>
                  <w:divBdr>
                    <w:top w:val="none" w:sz="0" w:space="0" w:color="auto"/>
                    <w:left w:val="none" w:sz="0" w:space="0" w:color="auto"/>
                    <w:bottom w:val="none" w:sz="0" w:space="0" w:color="auto"/>
                    <w:right w:val="none" w:sz="0" w:space="0" w:color="auto"/>
                  </w:divBdr>
                </w:div>
                <w:div w:id="259221094">
                  <w:marLeft w:val="0"/>
                  <w:marRight w:val="0"/>
                  <w:marTop w:val="0"/>
                  <w:marBottom w:val="0"/>
                  <w:divBdr>
                    <w:top w:val="none" w:sz="0" w:space="0" w:color="auto"/>
                    <w:left w:val="none" w:sz="0" w:space="0" w:color="auto"/>
                    <w:bottom w:val="none" w:sz="0" w:space="0" w:color="auto"/>
                    <w:right w:val="none" w:sz="0" w:space="0" w:color="auto"/>
                  </w:divBdr>
                </w:div>
                <w:div w:id="259995654">
                  <w:marLeft w:val="0"/>
                  <w:marRight w:val="0"/>
                  <w:marTop w:val="0"/>
                  <w:marBottom w:val="0"/>
                  <w:divBdr>
                    <w:top w:val="none" w:sz="0" w:space="0" w:color="auto"/>
                    <w:left w:val="none" w:sz="0" w:space="0" w:color="auto"/>
                    <w:bottom w:val="none" w:sz="0" w:space="0" w:color="auto"/>
                    <w:right w:val="none" w:sz="0" w:space="0" w:color="auto"/>
                  </w:divBdr>
                </w:div>
                <w:div w:id="261646860">
                  <w:marLeft w:val="0"/>
                  <w:marRight w:val="0"/>
                  <w:marTop w:val="0"/>
                  <w:marBottom w:val="0"/>
                  <w:divBdr>
                    <w:top w:val="none" w:sz="0" w:space="0" w:color="auto"/>
                    <w:left w:val="none" w:sz="0" w:space="0" w:color="auto"/>
                    <w:bottom w:val="none" w:sz="0" w:space="0" w:color="auto"/>
                    <w:right w:val="none" w:sz="0" w:space="0" w:color="auto"/>
                  </w:divBdr>
                </w:div>
                <w:div w:id="261885920">
                  <w:marLeft w:val="0"/>
                  <w:marRight w:val="0"/>
                  <w:marTop w:val="0"/>
                  <w:marBottom w:val="0"/>
                  <w:divBdr>
                    <w:top w:val="none" w:sz="0" w:space="0" w:color="auto"/>
                    <w:left w:val="none" w:sz="0" w:space="0" w:color="auto"/>
                    <w:bottom w:val="none" w:sz="0" w:space="0" w:color="auto"/>
                    <w:right w:val="none" w:sz="0" w:space="0" w:color="auto"/>
                  </w:divBdr>
                </w:div>
                <w:div w:id="261887691">
                  <w:marLeft w:val="0"/>
                  <w:marRight w:val="0"/>
                  <w:marTop w:val="0"/>
                  <w:marBottom w:val="0"/>
                  <w:divBdr>
                    <w:top w:val="none" w:sz="0" w:space="0" w:color="auto"/>
                    <w:left w:val="none" w:sz="0" w:space="0" w:color="auto"/>
                    <w:bottom w:val="none" w:sz="0" w:space="0" w:color="auto"/>
                    <w:right w:val="none" w:sz="0" w:space="0" w:color="auto"/>
                  </w:divBdr>
                </w:div>
                <w:div w:id="262420687">
                  <w:marLeft w:val="0"/>
                  <w:marRight w:val="0"/>
                  <w:marTop w:val="0"/>
                  <w:marBottom w:val="0"/>
                  <w:divBdr>
                    <w:top w:val="none" w:sz="0" w:space="0" w:color="auto"/>
                    <w:left w:val="none" w:sz="0" w:space="0" w:color="auto"/>
                    <w:bottom w:val="none" w:sz="0" w:space="0" w:color="auto"/>
                    <w:right w:val="none" w:sz="0" w:space="0" w:color="auto"/>
                  </w:divBdr>
                </w:div>
                <w:div w:id="262763957">
                  <w:marLeft w:val="0"/>
                  <w:marRight w:val="0"/>
                  <w:marTop w:val="0"/>
                  <w:marBottom w:val="0"/>
                  <w:divBdr>
                    <w:top w:val="none" w:sz="0" w:space="0" w:color="auto"/>
                    <w:left w:val="none" w:sz="0" w:space="0" w:color="auto"/>
                    <w:bottom w:val="none" w:sz="0" w:space="0" w:color="auto"/>
                    <w:right w:val="none" w:sz="0" w:space="0" w:color="auto"/>
                  </w:divBdr>
                </w:div>
                <w:div w:id="263416698">
                  <w:marLeft w:val="0"/>
                  <w:marRight w:val="0"/>
                  <w:marTop w:val="0"/>
                  <w:marBottom w:val="0"/>
                  <w:divBdr>
                    <w:top w:val="none" w:sz="0" w:space="0" w:color="auto"/>
                    <w:left w:val="none" w:sz="0" w:space="0" w:color="auto"/>
                    <w:bottom w:val="none" w:sz="0" w:space="0" w:color="auto"/>
                    <w:right w:val="none" w:sz="0" w:space="0" w:color="auto"/>
                  </w:divBdr>
                </w:div>
                <w:div w:id="264584079">
                  <w:marLeft w:val="0"/>
                  <w:marRight w:val="0"/>
                  <w:marTop w:val="0"/>
                  <w:marBottom w:val="0"/>
                  <w:divBdr>
                    <w:top w:val="none" w:sz="0" w:space="0" w:color="auto"/>
                    <w:left w:val="none" w:sz="0" w:space="0" w:color="auto"/>
                    <w:bottom w:val="none" w:sz="0" w:space="0" w:color="auto"/>
                    <w:right w:val="none" w:sz="0" w:space="0" w:color="auto"/>
                  </w:divBdr>
                </w:div>
                <w:div w:id="264775508">
                  <w:marLeft w:val="0"/>
                  <w:marRight w:val="0"/>
                  <w:marTop w:val="0"/>
                  <w:marBottom w:val="0"/>
                  <w:divBdr>
                    <w:top w:val="none" w:sz="0" w:space="0" w:color="auto"/>
                    <w:left w:val="none" w:sz="0" w:space="0" w:color="auto"/>
                    <w:bottom w:val="none" w:sz="0" w:space="0" w:color="auto"/>
                    <w:right w:val="none" w:sz="0" w:space="0" w:color="auto"/>
                  </w:divBdr>
                </w:div>
                <w:div w:id="266155678">
                  <w:marLeft w:val="0"/>
                  <w:marRight w:val="0"/>
                  <w:marTop w:val="0"/>
                  <w:marBottom w:val="0"/>
                  <w:divBdr>
                    <w:top w:val="none" w:sz="0" w:space="0" w:color="auto"/>
                    <w:left w:val="none" w:sz="0" w:space="0" w:color="auto"/>
                    <w:bottom w:val="none" w:sz="0" w:space="0" w:color="auto"/>
                    <w:right w:val="none" w:sz="0" w:space="0" w:color="auto"/>
                  </w:divBdr>
                </w:div>
                <w:div w:id="266543738">
                  <w:marLeft w:val="0"/>
                  <w:marRight w:val="0"/>
                  <w:marTop w:val="0"/>
                  <w:marBottom w:val="0"/>
                  <w:divBdr>
                    <w:top w:val="none" w:sz="0" w:space="0" w:color="auto"/>
                    <w:left w:val="none" w:sz="0" w:space="0" w:color="auto"/>
                    <w:bottom w:val="none" w:sz="0" w:space="0" w:color="auto"/>
                    <w:right w:val="none" w:sz="0" w:space="0" w:color="auto"/>
                  </w:divBdr>
                </w:div>
                <w:div w:id="266620454">
                  <w:marLeft w:val="0"/>
                  <w:marRight w:val="0"/>
                  <w:marTop w:val="0"/>
                  <w:marBottom w:val="0"/>
                  <w:divBdr>
                    <w:top w:val="none" w:sz="0" w:space="0" w:color="auto"/>
                    <w:left w:val="none" w:sz="0" w:space="0" w:color="auto"/>
                    <w:bottom w:val="none" w:sz="0" w:space="0" w:color="auto"/>
                    <w:right w:val="none" w:sz="0" w:space="0" w:color="auto"/>
                  </w:divBdr>
                </w:div>
                <w:div w:id="267275168">
                  <w:marLeft w:val="0"/>
                  <w:marRight w:val="0"/>
                  <w:marTop w:val="0"/>
                  <w:marBottom w:val="0"/>
                  <w:divBdr>
                    <w:top w:val="none" w:sz="0" w:space="0" w:color="auto"/>
                    <w:left w:val="none" w:sz="0" w:space="0" w:color="auto"/>
                    <w:bottom w:val="none" w:sz="0" w:space="0" w:color="auto"/>
                    <w:right w:val="none" w:sz="0" w:space="0" w:color="auto"/>
                  </w:divBdr>
                </w:div>
                <w:div w:id="267856823">
                  <w:marLeft w:val="0"/>
                  <w:marRight w:val="0"/>
                  <w:marTop w:val="0"/>
                  <w:marBottom w:val="0"/>
                  <w:divBdr>
                    <w:top w:val="none" w:sz="0" w:space="0" w:color="auto"/>
                    <w:left w:val="none" w:sz="0" w:space="0" w:color="auto"/>
                    <w:bottom w:val="none" w:sz="0" w:space="0" w:color="auto"/>
                    <w:right w:val="none" w:sz="0" w:space="0" w:color="auto"/>
                  </w:divBdr>
                </w:div>
                <w:div w:id="268045166">
                  <w:marLeft w:val="0"/>
                  <w:marRight w:val="0"/>
                  <w:marTop w:val="0"/>
                  <w:marBottom w:val="0"/>
                  <w:divBdr>
                    <w:top w:val="none" w:sz="0" w:space="0" w:color="auto"/>
                    <w:left w:val="none" w:sz="0" w:space="0" w:color="auto"/>
                    <w:bottom w:val="none" w:sz="0" w:space="0" w:color="auto"/>
                    <w:right w:val="none" w:sz="0" w:space="0" w:color="auto"/>
                  </w:divBdr>
                </w:div>
                <w:div w:id="268121156">
                  <w:marLeft w:val="0"/>
                  <w:marRight w:val="0"/>
                  <w:marTop w:val="0"/>
                  <w:marBottom w:val="0"/>
                  <w:divBdr>
                    <w:top w:val="none" w:sz="0" w:space="0" w:color="auto"/>
                    <w:left w:val="none" w:sz="0" w:space="0" w:color="auto"/>
                    <w:bottom w:val="none" w:sz="0" w:space="0" w:color="auto"/>
                    <w:right w:val="none" w:sz="0" w:space="0" w:color="auto"/>
                  </w:divBdr>
                </w:div>
                <w:div w:id="268201635">
                  <w:marLeft w:val="0"/>
                  <w:marRight w:val="0"/>
                  <w:marTop w:val="0"/>
                  <w:marBottom w:val="0"/>
                  <w:divBdr>
                    <w:top w:val="none" w:sz="0" w:space="0" w:color="auto"/>
                    <w:left w:val="none" w:sz="0" w:space="0" w:color="auto"/>
                    <w:bottom w:val="none" w:sz="0" w:space="0" w:color="auto"/>
                    <w:right w:val="none" w:sz="0" w:space="0" w:color="auto"/>
                  </w:divBdr>
                </w:div>
                <w:div w:id="269289410">
                  <w:marLeft w:val="0"/>
                  <w:marRight w:val="0"/>
                  <w:marTop w:val="0"/>
                  <w:marBottom w:val="0"/>
                  <w:divBdr>
                    <w:top w:val="none" w:sz="0" w:space="0" w:color="auto"/>
                    <w:left w:val="none" w:sz="0" w:space="0" w:color="auto"/>
                    <w:bottom w:val="none" w:sz="0" w:space="0" w:color="auto"/>
                    <w:right w:val="none" w:sz="0" w:space="0" w:color="auto"/>
                  </w:divBdr>
                </w:div>
                <w:div w:id="269359486">
                  <w:marLeft w:val="0"/>
                  <w:marRight w:val="0"/>
                  <w:marTop w:val="0"/>
                  <w:marBottom w:val="0"/>
                  <w:divBdr>
                    <w:top w:val="none" w:sz="0" w:space="0" w:color="auto"/>
                    <w:left w:val="none" w:sz="0" w:space="0" w:color="auto"/>
                    <w:bottom w:val="none" w:sz="0" w:space="0" w:color="auto"/>
                    <w:right w:val="none" w:sz="0" w:space="0" w:color="auto"/>
                  </w:divBdr>
                </w:div>
                <w:div w:id="269969985">
                  <w:marLeft w:val="0"/>
                  <w:marRight w:val="0"/>
                  <w:marTop w:val="0"/>
                  <w:marBottom w:val="0"/>
                  <w:divBdr>
                    <w:top w:val="none" w:sz="0" w:space="0" w:color="auto"/>
                    <w:left w:val="none" w:sz="0" w:space="0" w:color="auto"/>
                    <w:bottom w:val="none" w:sz="0" w:space="0" w:color="auto"/>
                    <w:right w:val="none" w:sz="0" w:space="0" w:color="auto"/>
                  </w:divBdr>
                </w:div>
                <w:div w:id="270163343">
                  <w:marLeft w:val="0"/>
                  <w:marRight w:val="0"/>
                  <w:marTop w:val="0"/>
                  <w:marBottom w:val="0"/>
                  <w:divBdr>
                    <w:top w:val="none" w:sz="0" w:space="0" w:color="auto"/>
                    <w:left w:val="none" w:sz="0" w:space="0" w:color="auto"/>
                    <w:bottom w:val="none" w:sz="0" w:space="0" w:color="auto"/>
                    <w:right w:val="none" w:sz="0" w:space="0" w:color="auto"/>
                  </w:divBdr>
                </w:div>
                <w:div w:id="270480640">
                  <w:marLeft w:val="0"/>
                  <w:marRight w:val="0"/>
                  <w:marTop w:val="0"/>
                  <w:marBottom w:val="0"/>
                  <w:divBdr>
                    <w:top w:val="none" w:sz="0" w:space="0" w:color="auto"/>
                    <w:left w:val="none" w:sz="0" w:space="0" w:color="auto"/>
                    <w:bottom w:val="none" w:sz="0" w:space="0" w:color="auto"/>
                    <w:right w:val="none" w:sz="0" w:space="0" w:color="auto"/>
                  </w:divBdr>
                </w:div>
                <w:div w:id="270556652">
                  <w:marLeft w:val="0"/>
                  <w:marRight w:val="0"/>
                  <w:marTop w:val="0"/>
                  <w:marBottom w:val="0"/>
                  <w:divBdr>
                    <w:top w:val="none" w:sz="0" w:space="0" w:color="auto"/>
                    <w:left w:val="none" w:sz="0" w:space="0" w:color="auto"/>
                    <w:bottom w:val="none" w:sz="0" w:space="0" w:color="auto"/>
                    <w:right w:val="none" w:sz="0" w:space="0" w:color="auto"/>
                  </w:divBdr>
                </w:div>
                <w:div w:id="271009855">
                  <w:marLeft w:val="0"/>
                  <w:marRight w:val="0"/>
                  <w:marTop w:val="0"/>
                  <w:marBottom w:val="0"/>
                  <w:divBdr>
                    <w:top w:val="none" w:sz="0" w:space="0" w:color="auto"/>
                    <w:left w:val="none" w:sz="0" w:space="0" w:color="auto"/>
                    <w:bottom w:val="none" w:sz="0" w:space="0" w:color="auto"/>
                    <w:right w:val="none" w:sz="0" w:space="0" w:color="auto"/>
                  </w:divBdr>
                </w:div>
                <w:div w:id="272175293">
                  <w:marLeft w:val="0"/>
                  <w:marRight w:val="0"/>
                  <w:marTop w:val="0"/>
                  <w:marBottom w:val="0"/>
                  <w:divBdr>
                    <w:top w:val="none" w:sz="0" w:space="0" w:color="auto"/>
                    <w:left w:val="none" w:sz="0" w:space="0" w:color="auto"/>
                    <w:bottom w:val="none" w:sz="0" w:space="0" w:color="auto"/>
                    <w:right w:val="none" w:sz="0" w:space="0" w:color="auto"/>
                  </w:divBdr>
                </w:div>
                <w:div w:id="273295384">
                  <w:marLeft w:val="0"/>
                  <w:marRight w:val="0"/>
                  <w:marTop w:val="0"/>
                  <w:marBottom w:val="0"/>
                  <w:divBdr>
                    <w:top w:val="none" w:sz="0" w:space="0" w:color="auto"/>
                    <w:left w:val="none" w:sz="0" w:space="0" w:color="auto"/>
                    <w:bottom w:val="none" w:sz="0" w:space="0" w:color="auto"/>
                    <w:right w:val="none" w:sz="0" w:space="0" w:color="auto"/>
                  </w:divBdr>
                </w:div>
                <w:div w:id="273683274">
                  <w:marLeft w:val="0"/>
                  <w:marRight w:val="0"/>
                  <w:marTop w:val="0"/>
                  <w:marBottom w:val="0"/>
                  <w:divBdr>
                    <w:top w:val="none" w:sz="0" w:space="0" w:color="auto"/>
                    <w:left w:val="none" w:sz="0" w:space="0" w:color="auto"/>
                    <w:bottom w:val="none" w:sz="0" w:space="0" w:color="auto"/>
                    <w:right w:val="none" w:sz="0" w:space="0" w:color="auto"/>
                  </w:divBdr>
                </w:div>
                <w:div w:id="273948597">
                  <w:marLeft w:val="0"/>
                  <w:marRight w:val="0"/>
                  <w:marTop w:val="0"/>
                  <w:marBottom w:val="0"/>
                  <w:divBdr>
                    <w:top w:val="none" w:sz="0" w:space="0" w:color="auto"/>
                    <w:left w:val="none" w:sz="0" w:space="0" w:color="auto"/>
                    <w:bottom w:val="none" w:sz="0" w:space="0" w:color="auto"/>
                    <w:right w:val="none" w:sz="0" w:space="0" w:color="auto"/>
                  </w:divBdr>
                </w:div>
                <w:div w:id="274480097">
                  <w:marLeft w:val="0"/>
                  <w:marRight w:val="0"/>
                  <w:marTop w:val="0"/>
                  <w:marBottom w:val="0"/>
                  <w:divBdr>
                    <w:top w:val="none" w:sz="0" w:space="0" w:color="auto"/>
                    <w:left w:val="none" w:sz="0" w:space="0" w:color="auto"/>
                    <w:bottom w:val="none" w:sz="0" w:space="0" w:color="auto"/>
                    <w:right w:val="none" w:sz="0" w:space="0" w:color="auto"/>
                  </w:divBdr>
                </w:div>
                <w:div w:id="274753617">
                  <w:marLeft w:val="0"/>
                  <w:marRight w:val="0"/>
                  <w:marTop w:val="0"/>
                  <w:marBottom w:val="0"/>
                  <w:divBdr>
                    <w:top w:val="none" w:sz="0" w:space="0" w:color="auto"/>
                    <w:left w:val="none" w:sz="0" w:space="0" w:color="auto"/>
                    <w:bottom w:val="none" w:sz="0" w:space="0" w:color="auto"/>
                    <w:right w:val="none" w:sz="0" w:space="0" w:color="auto"/>
                  </w:divBdr>
                </w:div>
                <w:div w:id="275453449">
                  <w:marLeft w:val="0"/>
                  <w:marRight w:val="0"/>
                  <w:marTop w:val="0"/>
                  <w:marBottom w:val="0"/>
                  <w:divBdr>
                    <w:top w:val="none" w:sz="0" w:space="0" w:color="auto"/>
                    <w:left w:val="none" w:sz="0" w:space="0" w:color="auto"/>
                    <w:bottom w:val="none" w:sz="0" w:space="0" w:color="auto"/>
                    <w:right w:val="none" w:sz="0" w:space="0" w:color="auto"/>
                  </w:divBdr>
                </w:div>
                <w:div w:id="277218747">
                  <w:marLeft w:val="0"/>
                  <w:marRight w:val="0"/>
                  <w:marTop w:val="0"/>
                  <w:marBottom w:val="0"/>
                  <w:divBdr>
                    <w:top w:val="none" w:sz="0" w:space="0" w:color="auto"/>
                    <w:left w:val="none" w:sz="0" w:space="0" w:color="auto"/>
                    <w:bottom w:val="none" w:sz="0" w:space="0" w:color="auto"/>
                    <w:right w:val="none" w:sz="0" w:space="0" w:color="auto"/>
                  </w:divBdr>
                </w:div>
                <w:div w:id="277681692">
                  <w:marLeft w:val="0"/>
                  <w:marRight w:val="0"/>
                  <w:marTop w:val="0"/>
                  <w:marBottom w:val="0"/>
                  <w:divBdr>
                    <w:top w:val="none" w:sz="0" w:space="0" w:color="auto"/>
                    <w:left w:val="none" w:sz="0" w:space="0" w:color="auto"/>
                    <w:bottom w:val="none" w:sz="0" w:space="0" w:color="auto"/>
                    <w:right w:val="none" w:sz="0" w:space="0" w:color="auto"/>
                  </w:divBdr>
                </w:div>
                <w:div w:id="277688951">
                  <w:marLeft w:val="0"/>
                  <w:marRight w:val="0"/>
                  <w:marTop w:val="0"/>
                  <w:marBottom w:val="0"/>
                  <w:divBdr>
                    <w:top w:val="none" w:sz="0" w:space="0" w:color="auto"/>
                    <w:left w:val="none" w:sz="0" w:space="0" w:color="auto"/>
                    <w:bottom w:val="none" w:sz="0" w:space="0" w:color="auto"/>
                    <w:right w:val="none" w:sz="0" w:space="0" w:color="auto"/>
                  </w:divBdr>
                </w:div>
                <w:div w:id="278492147">
                  <w:marLeft w:val="0"/>
                  <w:marRight w:val="0"/>
                  <w:marTop w:val="0"/>
                  <w:marBottom w:val="0"/>
                  <w:divBdr>
                    <w:top w:val="none" w:sz="0" w:space="0" w:color="auto"/>
                    <w:left w:val="none" w:sz="0" w:space="0" w:color="auto"/>
                    <w:bottom w:val="none" w:sz="0" w:space="0" w:color="auto"/>
                    <w:right w:val="none" w:sz="0" w:space="0" w:color="auto"/>
                  </w:divBdr>
                </w:div>
                <w:div w:id="278806582">
                  <w:marLeft w:val="0"/>
                  <w:marRight w:val="0"/>
                  <w:marTop w:val="0"/>
                  <w:marBottom w:val="0"/>
                  <w:divBdr>
                    <w:top w:val="none" w:sz="0" w:space="0" w:color="auto"/>
                    <w:left w:val="none" w:sz="0" w:space="0" w:color="auto"/>
                    <w:bottom w:val="none" w:sz="0" w:space="0" w:color="auto"/>
                    <w:right w:val="none" w:sz="0" w:space="0" w:color="auto"/>
                  </w:divBdr>
                </w:div>
                <w:div w:id="278924648">
                  <w:marLeft w:val="0"/>
                  <w:marRight w:val="0"/>
                  <w:marTop w:val="0"/>
                  <w:marBottom w:val="0"/>
                  <w:divBdr>
                    <w:top w:val="none" w:sz="0" w:space="0" w:color="auto"/>
                    <w:left w:val="none" w:sz="0" w:space="0" w:color="auto"/>
                    <w:bottom w:val="none" w:sz="0" w:space="0" w:color="auto"/>
                    <w:right w:val="none" w:sz="0" w:space="0" w:color="auto"/>
                  </w:divBdr>
                </w:div>
                <w:div w:id="279186221">
                  <w:marLeft w:val="0"/>
                  <w:marRight w:val="0"/>
                  <w:marTop w:val="0"/>
                  <w:marBottom w:val="0"/>
                  <w:divBdr>
                    <w:top w:val="none" w:sz="0" w:space="0" w:color="auto"/>
                    <w:left w:val="none" w:sz="0" w:space="0" w:color="auto"/>
                    <w:bottom w:val="none" w:sz="0" w:space="0" w:color="auto"/>
                    <w:right w:val="none" w:sz="0" w:space="0" w:color="auto"/>
                  </w:divBdr>
                </w:div>
                <w:div w:id="279260298">
                  <w:marLeft w:val="0"/>
                  <w:marRight w:val="0"/>
                  <w:marTop w:val="0"/>
                  <w:marBottom w:val="0"/>
                  <w:divBdr>
                    <w:top w:val="none" w:sz="0" w:space="0" w:color="auto"/>
                    <w:left w:val="none" w:sz="0" w:space="0" w:color="auto"/>
                    <w:bottom w:val="none" w:sz="0" w:space="0" w:color="auto"/>
                    <w:right w:val="none" w:sz="0" w:space="0" w:color="auto"/>
                  </w:divBdr>
                </w:div>
                <w:div w:id="279533538">
                  <w:marLeft w:val="0"/>
                  <w:marRight w:val="0"/>
                  <w:marTop w:val="0"/>
                  <w:marBottom w:val="0"/>
                  <w:divBdr>
                    <w:top w:val="none" w:sz="0" w:space="0" w:color="auto"/>
                    <w:left w:val="none" w:sz="0" w:space="0" w:color="auto"/>
                    <w:bottom w:val="none" w:sz="0" w:space="0" w:color="auto"/>
                    <w:right w:val="none" w:sz="0" w:space="0" w:color="auto"/>
                  </w:divBdr>
                </w:div>
                <w:div w:id="279840409">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280496656">
                  <w:marLeft w:val="0"/>
                  <w:marRight w:val="0"/>
                  <w:marTop w:val="0"/>
                  <w:marBottom w:val="0"/>
                  <w:divBdr>
                    <w:top w:val="none" w:sz="0" w:space="0" w:color="auto"/>
                    <w:left w:val="none" w:sz="0" w:space="0" w:color="auto"/>
                    <w:bottom w:val="none" w:sz="0" w:space="0" w:color="auto"/>
                    <w:right w:val="none" w:sz="0" w:space="0" w:color="auto"/>
                  </w:divBdr>
                </w:div>
                <w:div w:id="282153486">
                  <w:marLeft w:val="0"/>
                  <w:marRight w:val="0"/>
                  <w:marTop w:val="0"/>
                  <w:marBottom w:val="0"/>
                  <w:divBdr>
                    <w:top w:val="none" w:sz="0" w:space="0" w:color="auto"/>
                    <w:left w:val="none" w:sz="0" w:space="0" w:color="auto"/>
                    <w:bottom w:val="none" w:sz="0" w:space="0" w:color="auto"/>
                    <w:right w:val="none" w:sz="0" w:space="0" w:color="auto"/>
                  </w:divBdr>
                </w:div>
                <w:div w:id="282424968">
                  <w:marLeft w:val="0"/>
                  <w:marRight w:val="0"/>
                  <w:marTop w:val="0"/>
                  <w:marBottom w:val="0"/>
                  <w:divBdr>
                    <w:top w:val="none" w:sz="0" w:space="0" w:color="auto"/>
                    <w:left w:val="none" w:sz="0" w:space="0" w:color="auto"/>
                    <w:bottom w:val="none" w:sz="0" w:space="0" w:color="auto"/>
                    <w:right w:val="none" w:sz="0" w:space="0" w:color="auto"/>
                  </w:divBdr>
                </w:div>
                <w:div w:id="282464684">
                  <w:marLeft w:val="0"/>
                  <w:marRight w:val="0"/>
                  <w:marTop w:val="0"/>
                  <w:marBottom w:val="0"/>
                  <w:divBdr>
                    <w:top w:val="none" w:sz="0" w:space="0" w:color="auto"/>
                    <w:left w:val="none" w:sz="0" w:space="0" w:color="auto"/>
                    <w:bottom w:val="none" w:sz="0" w:space="0" w:color="auto"/>
                    <w:right w:val="none" w:sz="0" w:space="0" w:color="auto"/>
                  </w:divBdr>
                </w:div>
                <w:div w:id="283124953">
                  <w:marLeft w:val="0"/>
                  <w:marRight w:val="0"/>
                  <w:marTop w:val="0"/>
                  <w:marBottom w:val="0"/>
                  <w:divBdr>
                    <w:top w:val="none" w:sz="0" w:space="0" w:color="auto"/>
                    <w:left w:val="none" w:sz="0" w:space="0" w:color="auto"/>
                    <w:bottom w:val="none" w:sz="0" w:space="0" w:color="auto"/>
                    <w:right w:val="none" w:sz="0" w:space="0" w:color="auto"/>
                  </w:divBdr>
                </w:div>
                <w:div w:id="283194630">
                  <w:marLeft w:val="0"/>
                  <w:marRight w:val="0"/>
                  <w:marTop w:val="0"/>
                  <w:marBottom w:val="0"/>
                  <w:divBdr>
                    <w:top w:val="none" w:sz="0" w:space="0" w:color="auto"/>
                    <w:left w:val="none" w:sz="0" w:space="0" w:color="auto"/>
                    <w:bottom w:val="none" w:sz="0" w:space="0" w:color="auto"/>
                    <w:right w:val="none" w:sz="0" w:space="0" w:color="auto"/>
                  </w:divBdr>
                </w:div>
                <w:div w:id="283270944">
                  <w:marLeft w:val="0"/>
                  <w:marRight w:val="0"/>
                  <w:marTop w:val="0"/>
                  <w:marBottom w:val="0"/>
                  <w:divBdr>
                    <w:top w:val="none" w:sz="0" w:space="0" w:color="auto"/>
                    <w:left w:val="none" w:sz="0" w:space="0" w:color="auto"/>
                    <w:bottom w:val="none" w:sz="0" w:space="0" w:color="auto"/>
                    <w:right w:val="none" w:sz="0" w:space="0" w:color="auto"/>
                  </w:divBdr>
                </w:div>
                <w:div w:id="284124539">
                  <w:marLeft w:val="0"/>
                  <w:marRight w:val="0"/>
                  <w:marTop w:val="0"/>
                  <w:marBottom w:val="0"/>
                  <w:divBdr>
                    <w:top w:val="none" w:sz="0" w:space="0" w:color="auto"/>
                    <w:left w:val="none" w:sz="0" w:space="0" w:color="auto"/>
                    <w:bottom w:val="none" w:sz="0" w:space="0" w:color="auto"/>
                    <w:right w:val="none" w:sz="0" w:space="0" w:color="auto"/>
                  </w:divBdr>
                </w:div>
                <w:div w:id="285044619">
                  <w:marLeft w:val="0"/>
                  <w:marRight w:val="0"/>
                  <w:marTop w:val="0"/>
                  <w:marBottom w:val="0"/>
                  <w:divBdr>
                    <w:top w:val="none" w:sz="0" w:space="0" w:color="auto"/>
                    <w:left w:val="none" w:sz="0" w:space="0" w:color="auto"/>
                    <w:bottom w:val="none" w:sz="0" w:space="0" w:color="auto"/>
                    <w:right w:val="none" w:sz="0" w:space="0" w:color="auto"/>
                  </w:divBdr>
                </w:div>
                <w:div w:id="285086438">
                  <w:marLeft w:val="0"/>
                  <w:marRight w:val="0"/>
                  <w:marTop w:val="0"/>
                  <w:marBottom w:val="0"/>
                  <w:divBdr>
                    <w:top w:val="none" w:sz="0" w:space="0" w:color="auto"/>
                    <w:left w:val="none" w:sz="0" w:space="0" w:color="auto"/>
                    <w:bottom w:val="none" w:sz="0" w:space="0" w:color="auto"/>
                    <w:right w:val="none" w:sz="0" w:space="0" w:color="auto"/>
                  </w:divBdr>
                </w:div>
                <w:div w:id="285619052">
                  <w:marLeft w:val="0"/>
                  <w:marRight w:val="0"/>
                  <w:marTop w:val="0"/>
                  <w:marBottom w:val="0"/>
                  <w:divBdr>
                    <w:top w:val="none" w:sz="0" w:space="0" w:color="auto"/>
                    <w:left w:val="none" w:sz="0" w:space="0" w:color="auto"/>
                    <w:bottom w:val="none" w:sz="0" w:space="0" w:color="auto"/>
                    <w:right w:val="none" w:sz="0" w:space="0" w:color="auto"/>
                  </w:divBdr>
                </w:div>
                <w:div w:id="286084037">
                  <w:marLeft w:val="0"/>
                  <w:marRight w:val="0"/>
                  <w:marTop w:val="0"/>
                  <w:marBottom w:val="0"/>
                  <w:divBdr>
                    <w:top w:val="none" w:sz="0" w:space="0" w:color="auto"/>
                    <w:left w:val="none" w:sz="0" w:space="0" w:color="auto"/>
                    <w:bottom w:val="none" w:sz="0" w:space="0" w:color="auto"/>
                    <w:right w:val="none" w:sz="0" w:space="0" w:color="auto"/>
                  </w:divBdr>
                </w:div>
                <w:div w:id="286786775">
                  <w:marLeft w:val="0"/>
                  <w:marRight w:val="0"/>
                  <w:marTop w:val="0"/>
                  <w:marBottom w:val="0"/>
                  <w:divBdr>
                    <w:top w:val="none" w:sz="0" w:space="0" w:color="auto"/>
                    <w:left w:val="none" w:sz="0" w:space="0" w:color="auto"/>
                    <w:bottom w:val="none" w:sz="0" w:space="0" w:color="auto"/>
                    <w:right w:val="none" w:sz="0" w:space="0" w:color="auto"/>
                  </w:divBdr>
                </w:div>
                <w:div w:id="286931367">
                  <w:marLeft w:val="0"/>
                  <w:marRight w:val="0"/>
                  <w:marTop w:val="0"/>
                  <w:marBottom w:val="0"/>
                  <w:divBdr>
                    <w:top w:val="none" w:sz="0" w:space="0" w:color="auto"/>
                    <w:left w:val="none" w:sz="0" w:space="0" w:color="auto"/>
                    <w:bottom w:val="none" w:sz="0" w:space="0" w:color="auto"/>
                    <w:right w:val="none" w:sz="0" w:space="0" w:color="auto"/>
                  </w:divBdr>
                </w:div>
                <w:div w:id="287056063">
                  <w:marLeft w:val="0"/>
                  <w:marRight w:val="0"/>
                  <w:marTop w:val="0"/>
                  <w:marBottom w:val="0"/>
                  <w:divBdr>
                    <w:top w:val="none" w:sz="0" w:space="0" w:color="auto"/>
                    <w:left w:val="none" w:sz="0" w:space="0" w:color="auto"/>
                    <w:bottom w:val="none" w:sz="0" w:space="0" w:color="auto"/>
                    <w:right w:val="none" w:sz="0" w:space="0" w:color="auto"/>
                  </w:divBdr>
                </w:div>
                <w:div w:id="287901204">
                  <w:marLeft w:val="0"/>
                  <w:marRight w:val="0"/>
                  <w:marTop w:val="0"/>
                  <w:marBottom w:val="0"/>
                  <w:divBdr>
                    <w:top w:val="none" w:sz="0" w:space="0" w:color="auto"/>
                    <w:left w:val="none" w:sz="0" w:space="0" w:color="auto"/>
                    <w:bottom w:val="none" w:sz="0" w:space="0" w:color="auto"/>
                    <w:right w:val="none" w:sz="0" w:space="0" w:color="auto"/>
                  </w:divBdr>
                </w:div>
                <w:div w:id="288557558">
                  <w:marLeft w:val="0"/>
                  <w:marRight w:val="0"/>
                  <w:marTop w:val="0"/>
                  <w:marBottom w:val="0"/>
                  <w:divBdr>
                    <w:top w:val="none" w:sz="0" w:space="0" w:color="auto"/>
                    <w:left w:val="none" w:sz="0" w:space="0" w:color="auto"/>
                    <w:bottom w:val="none" w:sz="0" w:space="0" w:color="auto"/>
                    <w:right w:val="none" w:sz="0" w:space="0" w:color="auto"/>
                  </w:divBdr>
                </w:div>
                <w:div w:id="289823883">
                  <w:marLeft w:val="0"/>
                  <w:marRight w:val="0"/>
                  <w:marTop w:val="0"/>
                  <w:marBottom w:val="0"/>
                  <w:divBdr>
                    <w:top w:val="none" w:sz="0" w:space="0" w:color="auto"/>
                    <w:left w:val="none" w:sz="0" w:space="0" w:color="auto"/>
                    <w:bottom w:val="none" w:sz="0" w:space="0" w:color="auto"/>
                    <w:right w:val="none" w:sz="0" w:space="0" w:color="auto"/>
                  </w:divBdr>
                </w:div>
                <w:div w:id="290941078">
                  <w:marLeft w:val="0"/>
                  <w:marRight w:val="0"/>
                  <w:marTop w:val="0"/>
                  <w:marBottom w:val="0"/>
                  <w:divBdr>
                    <w:top w:val="none" w:sz="0" w:space="0" w:color="auto"/>
                    <w:left w:val="none" w:sz="0" w:space="0" w:color="auto"/>
                    <w:bottom w:val="none" w:sz="0" w:space="0" w:color="auto"/>
                    <w:right w:val="none" w:sz="0" w:space="0" w:color="auto"/>
                  </w:divBdr>
                </w:div>
                <w:div w:id="292171877">
                  <w:marLeft w:val="0"/>
                  <w:marRight w:val="0"/>
                  <w:marTop w:val="0"/>
                  <w:marBottom w:val="0"/>
                  <w:divBdr>
                    <w:top w:val="none" w:sz="0" w:space="0" w:color="auto"/>
                    <w:left w:val="none" w:sz="0" w:space="0" w:color="auto"/>
                    <w:bottom w:val="none" w:sz="0" w:space="0" w:color="auto"/>
                    <w:right w:val="none" w:sz="0" w:space="0" w:color="auto"/>
                  </w:divBdr>
                </w:div>
                <w:div w:id="293104807">
                  <w:marLeft w:val="0"/>
                  <w:marRight w:val="0"/>
                  <w:marTop w:val="0"/>
                  <w:marBottom w:val="0"/>
                  <w:divBdr>
                    <w:top w:val="none" w:sz="0" w:space="0" w:color="auto"/>
                    <w:left w:val="none" w:sz="0" w:space="0" w:color="auto"/>
                    <w:bottom w:val="none" w:sz="0" w:space="0" w:color="auto"/>
                    <w:right w:val="none" w:sz="0" w:space="0" w:color="auto"/>
                  </w:divBdr>
                </w:div>
                <w:div w:id="293800148">
                  <w:marLeft w:val="0"/>
                  <w:marRight w:val="0"/>
                  <w:marTop w:val="0"/>
                  <w:marBottom w:val="0"/>
                  <w:divBdr>
                    <w:top w:val="none" w:sz="0" w:space="0" w:color="auto"/>
                    <w:left w:val="none" w:sz="0" w:space="0" w:color="auto"/>
                    <w:bottom w:val="none" w:sz="0" w:space="0" w:color="auto"/>
                    <w:right w:val="none" w:sz="0" w:space="0" w:color="auto"/>
                  </w:divBdr>
                </w:div>
                <w:div w:id="293872346">
                  <w:marLeft w:val="0"/>
                  <w:marRight w:val="0"/>
                  <w:marTop w:val="0"/>
                  <w:marBottom w:val="0"/>
                  <w:divBdr>
                    <w:top w:val="none" w:sz="0" w:space="0" w:color="auto"/>
                    <w:left w:val="none" w:sz="0" w:space="0" w:color="auto"/>
                    <w:bottom w:val="none" w:sz="0" w:space="0" w:color="auto"/>
                    <w:right w:val="none" w:sz="0" w:space="0" w:color="auto"/>
                  </w:divBdr>
                </w:div>
                <w:div w:id="294066463">
                  <w:marLeft w:val="0"/>
                  <w:marRight w:val="0"/>
                  <w:marTop w:val="0"/>
                  <w:marBottom w:val="0"/>
                  <w:divBdr>
                    <w:top w:val="none" w:sz="0" w:space="0" w:color="auto"/>
                    <w:left w:val="none" w:sz="0" w:space="0" w:color="auto"/>
                    <w:bottom w:val="none" w:sz="0" w:space="0" w:color="auto"/>
                    <w:right w:val="none" w:sz="0" w:space="0" w:color="auto"/>
                  </w:divBdr>
                </w:div>
                <w:div w:id="294338467">
                  <w:marLeft w:val="0"/>
                  <w:marRight w:val="0"/>
                  <w:marTop w:val="0"/>
                  <w:marBottom w:val="0"/>
                  <w:divBdr>
                    <w:top w:val="none" w:sz="0" w:space="0" w:color="auto"/>
                    <w:left w:val="none" w:sz="0" w:space="0" w:color="auto"/>
                    <w:bottom w:val="none" w:sz="0" w:space="0" w:color="auto"/>
                    <w:right w:val="none" w:sz="0" w:space="0" w:color="auto"/>
                  </w:divBdr>
                </w:div>
                <w:div w:id="294527002">
                  <w:marLeft w:val="0"/>
                  <w:marRight w:val="0"/>
                  <w:marTop w:val="0"/>
                  <w:marBottom w:val="0"/>
                  <w:divBdr>
                    <w:top w:val="none" w:sz="0" w:space="0" w:color="auto"/>
                    <w:left w:val="none" w:sz="0" w:space="0" w:color="auto"/>
                    <w:bottom w:val="none" w:sz="0" w:space="0" w:color="auto"/>
                    <w:right w:val="none" w:sz="0" w:space="0" w:color="auto"/>
                  </w:divBdr>
                </w:div>
                <w:div w:id="295986550">
                  <w:marLeft w:val="0"/>
                  <w:marRight w:val="0"/>
                  <w:marTop w:val="0"/>
                  <w:marBottom w:val="0"/>
                  <w:divBdr>
                    <w:top w:val="none" w:sz="0" w:space="0" w:color="auto"/>
                    <w:left w:val="none" w:sz="0" w:space="0" w:color="auto"/>
                    <w:bottom w:val="none" w:sz="0" w:space="0" w:color="auto"/>
                    <w:right w:val="none" w:sz="0" w:space="0" w:color="auto"/>
                  </w:divBdr>
                </w:div>
                <w:div w:id="296377881">
                  <w:marLeft w:val="0"/>
                  <w:marRight w:val="0"/>
                  <w:marTop w:val="0"/>
                  <w:marBottom w:val="0"/>
                  <w:divBdr>
                    <w:top w:val="none" w:sz="0" w:space="0" w:color="auto"/>
                    <w:left w:val="none" w:sz="0" w:space="0" w:color="auto"/>
                    <w:bottom w:val="none" w:sz="0" w:space="0" w:color="auto"/>
                    <w:right w:val="none" w:sz="0" w:space="0" w:color="auto"/>
                  </w:divBdr>
                </w:div>
                <w:div w:id="296647762">
                  <w:marLeft w:val="0"/>
                  <w:marRight w:val="0"/>
                  <w:marTop w:val="0"/>
                  <w:marBottom w:val="0"/>
                  <w:divBdr>
                    <w:top w:val="none" w:sz="0" w:space="0" w:color="auto"/>
                    <w:left w:val="none" w:sz="0" w:space="0" w:color="auto"/>
                    <w:bottom w:val="none" w:sz="0" w:space="0" w:color="auto"/>
                    <w:right w:val="none" w:sz="0" w:space="0" w:color="auto"/>
                  </w:divBdr>
                </w:div>
                <w:div w:id="297077248">
                  <w:marLeft w:val="0"/>
                  <w:marRight w:val="0"/>
                  <w:marTop w:val="0"/>
                  <w:marBottom w:val="0"/>
                  <w:divBdr>
                    <w:top w:val="none" w:sz="0" w:space="0" w:color="auto"/>
                    <w:left w:val="none" w:sz="0" w:space="0" w:color="auto"/>
                    <w:bottom w:val="none" w:sz="0" w:space="0" w:color="auto"/>
                    <w:right w:val="none" w:sz="0" w:space="0" w:color="auto"/>
                  </w:divBdr>
                </w:div>
                <w:div w:id="297221709">
                  <w:marLeft w:val="0"/>
                  <w:marRight w:val="0"/>
                  <w:marTop w:val="0"/>
                  <w:marBottom w:val="0"/>
                  <w:divBdr>
                    <w:top w:val="none" w:sz="0" w:space="0" w:color="auto"/>
                    <w:left w:val="none" w:sz="0" w:space="0" w:color="auto"/>
                    <w:bottom w:val="none" w:sz="0" w:space="0" w:color="auto"/>
                    <w:right w:val="none" w:sz="0" w:space="0" w:color="auto"/>
                  </w:divBdr>
                </w:div>
                <w:div w:id="297760134">
                  <w:marLeft w:val="0"/>
                  <w:marRight w:val="0"/>
                  <w:marTop w:val="0"/>
                  <w:marBottom w:val="0"/>
                  <w:divBdr>
                    <w:top w:val="none" w:sz="0" w:space="0" w:color="auto"/>
                    <w:left w:val="none" w:sz="0" w:space="0" w:color="auto"/>
                    <w:bottom w:val="none" w:sz="0" w:space="0" w:color="auto"/>
                    <w:right w:val="none" w:sz="0" w:space="0" w:color="auto"/>
                  </w:divBdr>
                </w:div>
                <w:div w:id="298926752">
                  <w:marLeft w:val="0"/>
                  <w:marRight w:val="0"/>
                  <w:marTop w:val="0"/>
                  <w:marBottom w:val="0"/>
                  <w:divBdr>
                    <w:top w:val="none" w:sz="0" w:space="0" w:color="auto"/>
                    <w:left w:val="none" w:sz="0" w:space="0" w:color="auto"/>
                    <w:bottom w:val="none" w:sz="0" w:space="0" w:color="auto"/>
                    <w:right w:val="none" w:sz="0" w:space="0" w:color="auto"/>
                  </w:divBdr>
                </w:div>
                <w:div w:id="299269216">
                  <w:marLeft w:val="0"/>
                  <w:marRight w:val="0"/>
                  <w:marTop w:val="0"/>
                  <w:marBottom w:val="0"/>
                  <w:divBdr>
                    <w:top w:val="none" w:sz="0" w:space="0" w:color="auto"/>
                    <w:left w:val="none" w:sz="0" w:space="0" w:color="auto"/>
                    <w:bottom w:val="none" w:sz="0" w:space="0" w:color="auto"/>
                    <w:right w:val="none" w:sz="0" w:space="0" w:color="auto"/>
                  </w:divBdr>
                </w:div>
                <w:div w:id="299461719">
                  <w:marLeft w:val="0"/>
                  <w:marRight w:val="0"/>
                  <w:marTop w:val="0"/>
                  <w:marBottom w:val="0"/>
                  <w:divBdr>
                    <w:top w:val="none" w:sz="0" w:space="0" w:color="auto"/>
                    <w:left w:val="none" w:sz="0" w:space="0" w:color="auto"/>
                    <w:bottom w:val="none" w:sz="0" w:space="0" w:color="auto"/>
                    <w:right w:val="none" w:sz="0" w:space="0" w:color="auto"/>
                  </w:divBdr>
                </w:div>
                <w:div w:id="299845426">
                  <w:marLeft w:val="0"/>
                  <w:marRight w:val="0"/>
                  <w:marTop w:val="0"/>
                  <w:marBottom w:val="0"/>
                  <w:divBdr>
                    <w:top w:val="none" w:sz="0" w:space="0" w:color="auto"/>
                    <w:left w:val="none" w:sz="0" w:space="0" w:color="auto"/>
                    <w:bottom w:val="none" w:sz="0" w:space="0" w:color="auto"/>
                    <w:right w:val="none" w:sz="0" w:space="0" w:color="auto"/>
                  </w:divBdr>
                </w:div>
                <w:div w:id="301859082">
                  <w:marLeft w:val="0"/>
                  <w:marRight w:val="0"/>
                  <w:marTop w:val="0"/>
                  <w:marBottom w:val="0"/>
                  <w:divBdr>
                    <w:top w:val="none" w:sz="0" w:space="0" w:color="auto"/>
                    <w:left w:val="none" w:sz="0" w:space="0" w:color="auto"/>
                    <w:bottom w:val="none" w:sz="0" w:space="0" w:color="auto"/>
                    <w:right w:val="none" w:sz="0" w:space="0" w:color="auto"/>
                  </w:divBdr>
                </w:div>
                <w:div w:id="303464257">
                  <w:marLeft w:val="0"/>
                  <w:marRight w:val="0"/>
                  <w:marTop w:val="0"/>
                  <w:marBottom w:val="0"/>
                  <w:divBdr>
                    <w:top w:val="none" w:sz="0" w:space="0" w:color="auto"/>
                    <w:left w:val="none" w:sz="0" w:space="0" w:color="auto"/>
                    <w:bottom w:val="none" w:sz="0" w:space="0" w:color="auto"/>
                    <w:right w:val="none" w:sz="0" w:space="0" w:color="auto"/>
                  </w:divBdr>
                </w:div>
                <w:div w:id="304362798">
                  <w:marLeft w:val="0"/>
                  <w:marRight w:val="0"/>
                  <w:marTop w:val="0"/>
                  <w:marBottom w:val="0"/>
                  <w:divBdr>
                    <w:top w:val="none" w:sz="0" w:space="0" w:color="auto"/>
                    <w:left w:val="none" w:sz="0" w:space="0" w:color="auto"/>
                    <w:bottom w:val="none" w:sz="0" w:space="0" w:color="auto"/>
                    <w:right w:val="none" w:sz="0" w:space="0" w:color="auto"/>
                  </w:divBdr>
                </w:div>
                <w:div w:id="304742747">
                  <w:marLeft w:val="0"/>
                  <w:marRight w:val="0"/>
                  <w:marTop w:val="0"/>
                  <w:marBottom w:val="0"/>
                  <w:divBdr>
                    <w:top w:val="none" w:sz="0" w:space="0" w:color="auto"/>
                    <w:left w:val="none" w:sz="0" w:space="0" w:color="auto"/>
                    <w:bottom w:val="none" w:sz="0" w:space="0" w:color="auto"/>
                    <w:right w:val="none" w:sz="0" w:space="0" w:color="auto"/>
                  </w:divBdr>
                </w:div>
                <w:div w:id="305597222">
                  <w:marLeft w:val="0"/>
                  <w:marRight w:val="0"/>
                  <w:marTop w:val="0"/>
                  <w:marBottom w:val="0"/>
                  <w:divBdr>
                    <w:top w:val="none" w:sz="0" w:space="0" w:color="auto"/>
                    <w:left w:val="none" w:sz="0" w:space="0" w:color="auto"/>
                    <w:bottom w:val="none" w:sz="0" w:space="0" w:color="auto"/>
                    <w:right w:val="none" w:sz="0" w:space="0" w:color="auto"/>
                  </w:divBdr>
                </w:div>
                <w:div w:id="306209224">
                  <w:marLeft w:val="0"/>
                  <w:marRight w:val="0"/>
                  <w:marTop w:val="0"/>
                  <w:marBottom w:val="0"/>
                  <w:divBdr>
                    <w:top w:val="none" w:sz="0" w:space="0" w:color="auto"/>
                    <w:left w:val="none" w:sz="0" w:space="0" w:color="auto"/>
                    <w:bottom w:val="none" w:sz="0" w:space="0" w:color="auto"/>
                    <w:right w:val="none" w:sz="0" w:space="0" w:color="auto"/>
                  </w:divBdr>
                </w:div>
                <w:div w:id="306670709">
                  <w:marLeft w:val="0"/>
                  <w:marRight w:val="0"/>
                  <w:marTop w:val="0"/>
                  <w:marBottom w:val="0"/>
                  <w:divBdr>
                    <w:top w:val="none" w:sz="0" w:space="0" w:color="auto"/>
                    <w:left w:val="none" w:sz="0" w:space="0" w:color="auto"/>
                    <w:bottom w:val="none" w:sz="0" w:space="0" w:color="auto"/>
                    <w:right w:val="none" w:sz="0" w:space="0" w:color="auto"/>
                  </w:divBdr>
                </w:div>
                <w:div w:id="307785123">
                  <w:marLeft w:val="0"/>
                  <w:marRight w:val="0"/>
                  <w:marTop w:val="0"/>
                  <w:marBottom w:val="0"/>
                  <w:divBdr>
                    <w:top w:val="none" w:sz="0" w:space="0" w:color="auto"/>
                    <w:left w:val="none" w:sz="0" w:space="0" w:color="auto"/>
                    <w:bottom w:val="none" w:sz="0" w:space="0" w:color="auto"/>
                    <w:right w:val="none" w:sz="0" w:space="0" w:color="auto"/>
                  </w:divBdr>
                </w:div>
                <w:div w:id="308098796">
                  <w:marLeft w:val="0"/>
                  <w:marRight w:val="0"/>
                  <w:marTop w:val="0"/>
                  <w:marBottom w:val="0"/>
                  <w:divBdr>
                    <w:top w:val="none" w:sz="0" w:space="0" w:color="auto"/>
                    <w:left w:val="none" w:sz="0" w:space="0" w:color="auto"/>
                    <w:bottom w:val="none" w:sz="0" w:space="0" w:color="auto"/>
                    <w:right w:val="none" w:sz="0" w:space="0" w:color="auto"/>
                  </w:divBdr>
                </w:div>
                <w:div w:id="310445671">
                  <w:marLeft w:val="0"/>
                  <w:marRight w:val="0"/>
                  <w:marTop w:val="0"/>
                  <w:marBottom w:val="0"/>
                  <w:divBdr>
                    <w:top w:val="none" w:sz="0" w:space="0" w:color="auto"/>
                    <w:left w:val="none" w:sz="0" w:space="0" w:color="auto"/>
                    <w:bottom w:val="none" w:sz="0" w:space="0" w:color="auto"/>
                    <w:right w:val="none" w:sz="0" w:space="0" w:color="auto"/>
                  </w:divBdr>
                </w:div>
                <w:div w:id="310793256">
                  <w:marLeft w:val="0"/>
                  <w:marRight w:val="0"/>
                  <w:marTop w:val="0"/>
                  <w:marBottom w:val="0"/>
                  <w:divBdr>
                    <w:top w:val="none" w:sz="0" w:space="0" w:color="auto"/>
                    <w:left w:val="none" w:sz="0" w:space="0" w:color="auto"/>
                    <w:bottom w:val="none" w:sz="0" w:space="0" w:color="auto"/>
                    <w:right w:val="none" w:sz="0" w:space="0" w:color="auto"/>
                  </w:divBdr>
                </w:div>
                <w:div w:id="311102000">
                  <w:marLeft w:val="0"/>
                  <w:marRight w:val="0"/>
                  <w:marTop w:val="0"/>
                  <w:marBottom w:val="0"/>
                  <w:divBdr>
                    <w:top w:val="none" w:sz="0" w:space="0" w:color="auto"/>
                    <w:left w:val="none" w:sz="0" w:space="0" w:color="auto"/>
                    <w:bottom w:val="none" w:sz="0" w:space="0" w:color="auto"/>
                    <w:right w:val="none" w:sz="0" w:space="0" w:color="auto"/>
                  </w:divBdr>
                </w:div>
                <w:div w:id="311372886">
                  <w:marLeft w:val="0"/>
                  <w:marRight w:val="0"/>
                  <w:marTop w:val="0"/>
                  <w:marBottom w:val="0"/>
                  <w:divBdr>
                    <w:top w:val="none" w:sz="0" w:space="0" w:color="auto"/>
                    <w:left w:val="none" w:sz="0" w:space="0" w:color="auto"/>
                    <w:bottom w:val="none" w:sz="0" w:space="0" w:color="auto"/>
                    <w:right w:val="none" w:sz="0" w:space="0" w:color="auto"/>
                  </w:divBdr>
                </w:div>
                <w:div w:id="311570764">
                  <w:marLeft w:val="0"/>
                  <w:marRight w:val="0"/>
                  <w:marTop w:val="0"/>
                  <w:marBottom w:val="0"/>
                  <w:divBdr>
                    <w:top w:val="none" w:sz="0" w:space="0" w:color="auto"/>
                    <w:left w:val="none" w:sz="0" w:space="0" w:color="auto"/>
                    <w:bottom w:val="none" w:sz="0" w:space="0" w:color="auto"/>
                    <w:right w:val="none" w:sz="0" w:space="0" w:color="auto"/>
                  </w:divBdr>
                </w:div>
                <w:div w:id="311763874">
                  <w:marLeft w:val="0"/>
                  <w:marRight w:val="0"/>
                  <w:marTop w:val="0"/>
                  <w:marBottom w:val="0"/>
                  <w:divBdr>
                    <w:top w:val="none" w:sz="0" w:space="0" w:color="auto"/>
                    <w:left w:val="none" w:sz="0" w:space="0" w:color="auto"/>
                    <w:bottom w:val="none" w:sz="0" w:space="0" w:color="auto"/>
                    <w:right w:val="none" w:sz="0" w:space="0" w:color="auto"/>
                  </w:divBdr>
                </w:div>
                <w:div w:id="313527297">
                  <w:marLeft w:val="0"/>
                  <w:marRight w:val="0"/>
                  <w:marTop w:val="0"/>
                  <w:marBottom w:val="0"/>
                  <w:divBdr>
                    <w:top w:val="none" w:sz="0" w:space="0" w:color="auto"/>
                    <w:left w:val="none" w:sz="0" w:space="0" w:color="auto"/>
                    <w:bottom w:val="none" w:sz="0" w:space="0" w:color="auto"/>
                    <w:right w:val="none" w:sz="0" w:space="0" w:color="auto"/>
                  </w:divBdr>
                </w:div>
                <w:div w:id="313607750">
                  <w:marLeft w:val="0"/>
                  <w:marRight w:val="0"/>
                  <w:marTop w:val="0"/>
                  <w:marBottom w:val="0"/>
                  <w:divBdr>
                    <w:top w:val="none" w:sz="0" w:space="0" w:color="auto"/>
                    <w:left w:val="none" w:sz="0" w:space="0" w:color="auto"/>
                    <w:bottom w:val="none" w:sz="0" w:space="0" w:color="auto"/>
                    <w:right w:val="none" w:sz="0" w:space="0" w:color="auto"/>
                  </w:divBdr>
                </w:div>
                <w:div w:id="315109167">
                  <w:marLeft w:val="0"/>
                  <w:marRight w:val="0"/>
                  <w:marTop w:val="0"/>
                  <w:marBottom w:val="0"/>
                  <w:divBdr>
                    <w:top w:val="none" w:sz="0" w:space="0" w:color="auto"/>
                    <w:left w:val="none" w:sz="0" w:space="0" w:color="auto"/>
                    <w:bottom w:val="none" w:sz="0" w:space="0" w:color="auto"/>
                    <w:right w:val="none" w:sz="0" w:space="0" w:color="auto"/>
                  </w:divBdr>
                </w:div>
                <w:div w:id="316148743">
                  <w:marLeft w:val="0"/>
                  <w:marRight w:val="0"/>
                  <w:marTop w:val="0"/>
                  <w:marBottom w:val="0"/>
                  <w:divBdr>
                    <w:top w:val="none" w:sz="0" w:space="0" w:color="auto"/>
                    <w:left w:val="none" w:sz="0" w:space="0" w:color="auto"/>
                    <w:bottom w:val="none" w:sz="0" w:space="0" w:color="auto"/>
                    <w:right w:val="none" w:sz="0" w:space="0" w:color="auto"/>
                  </w:divBdr>
                </w:div>
                <w:div w:id="316766429">
                  <w:marLeft w:val="0"/>
                  <w:marRight w:val="0"/>
                  <w:marTop w:val="0"/>
                  <w:marBottom w:val="0"/>
                  <w:divBdr>
                    <w:top w:val="none" w:sz="0" w:space="0" w:color="auto"/>
                    <w:left w:val="none" w:sz="0" w:space="0" w:color="auto"/>
                    <w:bottom w:val="none" w:sz="0" w:space="0" w:color="auto"/>
                    <w:right w:val="none" w:sz="0" w:space="0" w:color="auto"/>
                  </w:divBdr>
                </w:div>
                <w:div w:id="317854721">
                  <w:marLeft w:val="0"/>
                  <w:marRight w:val="0"/>
                  <w:marTop w:val="0"/>
                  <w:marBottom w:val="0"/>
                  <w:divBdr>
                    <w:top w:val="none" w:sz="0" w:space="0" w:color="auto"/>
                    <w:left w:val="none" w:sz="0" w:space="0" w:color="auto"/>
                    <w:bottom w:val="none" w:sz="0" w:space="0" w:color="auto"/>
                    <w:right w:val="none" w:sz="0" w:space="0" w:color="auto"/>
                  </w:divBdr>
                </w:div>
                <w:div w:id="318272072">
                  <w:marLeft w:val="0"/>
                  <w:marRight w:val="0"/>
                  <w:marTop w:val="0"/>
                  <w:marBottom w:val="0"/>
                  <w:divBdr>
                    <w:top w:val="none" w:sz="0" w:space="0" w:color="auto"/>
                    <w:left w:val="none" w:sz="0" w:space="0" w:color="auto"/>
                    <w:bottom w:val="none" w:sz="0" w:space="0" w:color="auto"/>
                    <w:right w:val="none" w:sz="0" w:space="0" w:color="auto"/>
                  </w:divBdr>
                </w:div>
                <w:div w:id="319312596">
                  <w:marLeft w:val="0"/>
                  <w:marRight w:val="0"/>
                  <w:marTop w:val="0"/>
                  <w:marBottom w:val="0"/>
                  <w:divBdr>
                    <w:top w:val="none" w:sz="0" w:space="0" w:color="auto"/>
                    <w:left w:val="none" w:sz="0" w:space="0" w:color="auto"/>
                    <w:bottom w:val="none" w:sz="0" w:space="0" w:color="auto"/>
                    <w:right w:val="none" w:sz="0" w:space="0" w:color="auto"/>
                  </w:divBdr>
                </w:div>
                <w:div w:id="320232882">
                  <w:marLeft w:val="0"/>
                  <w:marRight w:val="0"/>
                  <w:marTop w:val="0"/>
                  <w:marBottom w:val="0"/>
                  <w:divBdr>
                    <w:top w:val="none" w:sz="0" w:space="0" w:color="auto"/>
                    <w:left w:val="none" w:sz="0" w:space="0" w:color="auto"/>
                    <w:bottom w:val="none" w:sz="0" w:space="0" w:color="auto"/>
                    <w:right w:val="none" w:sz="0" w:space="0" w:color="auto"/>
                  </w:divBdr>
                </w:div>
                <w:div w:id="320351512">
                  <w:marLeft w:val="0"/>
                  <w:marRight w:val="0"/>
                  <w:marTop w:val="0"/>
                  <w:marBottom w:val="0"/>
                  <w:divBdr>
                    <w:top w:val="none" w:sz="0" w:space="0" w:color="auto"/>
                    <w:left w:val="none" w:sz="0" w:space="0" w:color="auto"/>
                    <w:bottom w:val="none" w:sz="0" w:space="0" w:color="auto"/>
                    <w:right w:val="none" w:sz="0" w:space="0" w:color="auto"/>
                  </w:divBdr>
                </w:div>
                <w:div w:id="320503693">
                  <w:marLeft w:val="0"/>
                  <w:marRight w:val="0"/>
                  <w:marTop w:val="0"/>
                  <w:marBottom w:val="0"/>
                  <w:divBdr>
                    <w:top w:val="none" w:sz="0" w:space="0" w:color="auto"/>
                    <w:left w:val="none" w:sz="0" w:space="0" w:color="auto"/>
                    <w:bottom w:val="none" w:sz="0" w:space="0" w:color="auto"/>
                    <w:right w:val="none" w:sz="0" w:space="0" w:color="auto"/>
                  </w:divBdr>
                </w:div>
                <w:div w:id="320894069">
                  <w:marLeft w:val="0"/>
                  <w:marRight w:val="0"/>
                  <w:marTop w:val="0"/>
                  <w:marBottom w:val="0"/>
                  <w:divBdr>
                    <w:top w:val="none" w:sz="0" w:space="0" w:color="auto"/>
                    <w:left w:val="none" w:sz="0" w:space="0" w:color="auto"/>
                    <w:bottom w:val="none" w:sz="0" w:space="0" w:color="auto"/>
                    <w:right w:val="none" w:sz="0" w:space="0" w:color="auto"/>
                  </w:divBdr>
                </w:div>
                <w:div w:id="321665053">
                  <w:marLeft w:val="0"/>
                  <w:marRight w:val="0"/>
                  <w:marTop w:val="0"/>
                  <w:marBottom w:val="0"/>
                  <w:divBdr>
                    <w:top w:val="none" w:sz="0" w:space="0" w:color="auto"/>
                    <w:left w:val="none" w:sz="0" w:space="0" w:color="auto"/>
                    <w:bottom w:val="none" w:sz="0" w:space="0" w:color="auto"/>
                    <w:right w:val="none" w:sz="0" w:space="0" w:color="auto"/>
                  </w:divBdr>
                </w:div>
                <w:div w:id="321783095">
                  <w:marLeft w:val="0"/>
                  <w:marRight w:val="0"/>
                  <w:marTop w:val="0"/>
                  <w:marBottom w:val="0"/>
                  <w:divBdr>
                    <w:top w:val="none" w:sz="0" w:space="0" w:color="auto"/>
                    <w:left w:val="none" w:sz="0" w:space="0" w:color="auto"/>
                    <w:bottom w:val="none" w:sz="0" w:space="0" w:color="auto"/>
                    <w:right w:val="none" w:sz="0" w:space="0" w:color="auto"/>
                  </w:divBdr>
                </w:div>
                <w:div w:id="322048618">
                  <w:marLeft w:val="0"/>
                  <w:marRight w:val="0"/>
                  <w:marTop w:val="0"/>
                  <w:marBottom w:val="0"/>
                  <w:divBdr>
                    <w:top w:val="none" w:sz="0" w:space="0" w:color="auto"/>
                    <w:left w:val="none" w:sz="0" w:space="0" w:color="auto"/>
                    <w:bottom w:val="none" w:sz="0" w:space="0" w:color="auto"/>
                    <w:right w:val="none" w:sz="0" w:space="0" w:color="auto"/>
                  </w:divBdr>
                </w:div>
                <w:div w:id="322201297">
                  <w:marLeft w:val="0"/>
                  <w:marRight w:val="0"/>
                  <w:marTop w:val="0"/>
                  <w:marBottom w:val="0"/>
                  <w:divBdr>
                    <w:top w:val="none" w:sz="0" w:space="0" w:color="auto"/>
                    <w:left w:val="none" w:sz="0" w:space="0" w:color="auto"/>
                    <w:bottom w:val="none" w:sz="0" w:space="0" w:color="auto"/>
                    <w:right w:val="none" w:sz="0" w:space="0" w:color="auto"/>
                  </w:divBdr>
                </w:div>
                <w:div w:id="324285811">
                  <w:marLeft w:val="0"/>
                  <w:marRight w:val="0"/>
                  <w:marTop w:val="0"/>
                  <w:marBottom w:val="0"/>
                  <w:divBdr>
                    <w:top w:val="none" w:sz="0" w:space="0" w:color="auto"/>
                    <w:left w:val="none" w:sz="0" w:space="0" w:color="auto"/>
                    <w:bottom w:val="none" w:sz="0" w:space="0" w:color="auto"/>
                    <w:right w:val="none" w:sz="0" w:space="0" w:color="auto"/>
                  </w:divBdr>
                </w:div>
                <w:div w:id="324550568">
                  <w:marLeft w:val="0"/>
                  <w:marRight w:val="0"/>
                  <w:marTop w:val="0"/>
                  <w:marBottom w:val="0"/>
                  <w:divBdr>
                    <w:top w:val="none" w:sz="0" w:space="0" w:color="auto"/>
                    <w:left w:val="none" w:sz="0" w:space="0" w:color="auto"/>
                    <w:bottom w:val="none" w:sz="0" w:space="0" w:color="auto"/>
                    <w:right w:val="none" w:sz="0" w:space="0" w:color="auto"/>
                  </w:divBdr>
                </w:div>
                <w:div w:id="325279332">
                  <w:marLeft w:val="0"/>
                  <w:marRight w:val="0"/>
                  <w:marTop w:val="0"/>
                  <w:marBottom w:val="0"/>
                  <w:divBdr>
                    <w:top w:val="none" w:sz="0" w:space="0" w:color="auto"/>
                    <w:left w:val="none" w:sz="0" w:space="0" w:color="auto"/>
                    <w:bottom w:val="none" w:sz="0" w:space="0" w:color="auto"/>
                    <w:right w:val="none" w:sz="0" w:space="0" w:color="auto"/>
                  </w:divBdr>
                </w:div>
                <w:div w:id="326178086">
                  <w:marLeft w:val="0"/>
                  <w:marRight w:val="0"/>
                  <w:marTop w:val="0"/>
                  <w:marBottom w:val="0"/>
                  <w:divBdr>
                    <w:top w:val="none" w:sz="0" w:space="0" w:color="auto"/>
                    <w:left w:val="none" w:sz="0" w:space="0" w:color="auto"/>
                    <w:bottom w:val="none" w:sz="0" w:space="0" w:color="auto"/>
                    <w:right w:val="none" w:sz="0" w:space="0" w:color="auto"/>
                  </w:divBdr>
                </w:div>
                <w:div w:id="326598493">
                  <w:marLeft w:val="0"/>
                  <w:marRight w:val="0"/>
                  <w:marTop w:val="0"/>
                  <w:marBottom w:val="0"/>
                  <w:divBdr>
                    <w:top w:val="none" w:sz="0" w:space="0" w:color="auto"/>
                    <w:left w:val="none" w:sz="0" w:space="0" w:color="auto"/>
                    <w:bottom w:val="none" w:sz="0" w:space="0" w:color="auto"/>
                    <w:right w:val="none" w:sz="0" w:space="0" w:color="auto"/>
                  </w:divBdr>
                </w:div>
                <w:div w:id="327446723">
                  <w:marLeft w:val="0"/>
                  <w:marRight w:val="0"/>
                  <w:marTop w:val="0"/>
                  <w:marBottom w:val="0"/>
                  <w:divBdr>
                    <w:top w:val="none" w:sz="0" w:space="0" w:color="auto"/>
                    <w:left w:val="none" w:sz="0" w:space="0" w:color="auto"/>
                    <w:bottom w:val="none" w:sz="0" w:space="0" w:color="auto"/>
                    <w:right w:val="none" w:sz="0" w:space="0" w:color="auto"/>
                  </w:divBdr>
                </w:div>
                <w:div w:id="327752223">
                  <w:marLeft w:val="0"/>
                  <w:marRight w:val="0"/>
                  <w:marTop w:val="0"/>
                  <w:marBottom w:val="0"/>
                  <w:divBdr>
                    <w:top w:val="none" w:sz="0" w:space="0" w:color="auto"/>
                    <w:left w:val="none" w:sz="0" w:space="0" w:color="auto"/>
                    <w:bottom w:val="none" w:sz="0" w:space="0" w:color="auto"/>
                    <w:right w:val="none" w:sz="0" w:space="0" w:color="auto"/>
                  </w:divBdr>
                </w:div>
                <w:div w:id="328099062">
                  <w:marLeft w:val="0"/>
                  <w:marRight w:val="0"/>
                  <w:marTop w:val="0"/>
                  <w:marBottom w:val="0"/>
                  <w:divBdr>
                    <w:top w:val="none" w:sz="0" w:space="0" w:color="auto"/>
                    <w:left w:val="none" w:sz="0" w:space="0" w:color="auto"/>
                    <w:bottom w:val="none" w:sz="0" w:space="0" w:color="auto"/>
                    <w:right w:val="none" w:sz="0" w:space="0" w:color="auto"/>
                  </w:divBdr>
                </w:div>
                <w:div w:id="329066113">
                  <w:marLeft w:val="0"/>
                  <w:marRight w:val="0"/>
                  <w:marTop w:val="0"/>
                  <w:marBottom w:val="0"/>
                  <w:divBdr>
                    <w:top w:val="none" w:sz="0" w:space="0" w:color="auto"/>
                    <w:left w:val="none" w:sz="0" w:space="0" w:color="auto"/>
                    <w:bottom w:val="none" w:sz="0" w:space="0" w:color="auto"/>
                    <w:right w:val="none" w:sz="0" w:space="0" w:color="auto"/>
                  </w:divBdr>
                </w:div>
                <w:div w:id="330108039">
                  <w:marLeft w:val="0"/>
                  <w:marRight w:val="0"/>
                  <w:marTop w:val="0"/>
                  <w:marBottom w:val="0"/>
                  <w:divBdr>
                    <w:top w:val="none" w:sz="0" w:space="0" w:color="auto"/>
                    <w:left w:val="none" w:sz="0" w:space="0" w:color="auto"/>
                    <w:bottom w:val="none" w:sz="0" w:space="0" w:color="auto"/>
                    <w:right w:val="none" w:sz="0" w:space="0" w:color="auto"/>
                  </w:divBdr>
                </w:div>
                <w:div w:id="330183651">
                  <w:marLeft w:val="0"/>
                  <w:marRight w:val="0"/>
                  <w:marTop w:val="0"/>
                  <w:marBottom w:val="0"/>
                  <w:divBdr>
                    <w:top w:val="none" w:sz="0" w:space="0" w:color="auto"/>
                    <w:left w:val="none" w:sz="0" w:space="0" w:color="auto"/>
                    <w:bottom w:val="none" w:sz="0" w:space="0" w:color="auto"/>
                    <w:right w:val="none" w:sz="0" w:space="0" w:color="auto"/>
                  </w:divBdr>
                </w:div>
                <w:div w:id="330833285">
                  <w:marLeft w:val="0"/>
                  <w:marRight w:val="0"/>
                  <w:marTop w:val="0"/>
                  <w:marBottom w:val="0"/>
                  <w:divBdr>
                    <w:top w:val="none" w:sz="0" w:space="0" w:color="auto"/>
                    <w:left w:val="none" w:sz="0" w:space="0" w:color="auto"/>
                    <w:bottom w:val="none" w:sz="0" w:space="0" w:color="auto"/>
                    <w:right w:val="none" w:sz="0" w:space="0" w:color="auto"/>
                  </w:divBdr>
                </w:div>
                <w:div w:id="331489312">
                  <w:marLeft w:val="0"/>
                  <w:marRight w:val="0"/>
                  <w:marTop w:val="0"/>
                  <w:marBottom w:val="0"/>
                  <w:divBdr>
                    <w:top w:val="none" w:sz="0" w:space="0" w:color="auto"/>
                    <w:left w:val="none" w:sz="0" w:space="0" w:color="auto"/>
                    <w:bottom w:val="none" w:sz="0" w:space="0" w:color="auto"/>
                    <w:right w:val="none" w:sz="0" w:space="0" w:color="auto"/>
                  </w:divBdr>
                </w:div>
                <w:div w:id="332102287">
                  <w:marLeft w:val="0"/>
                  <w:marRight w:val="0"/>
                  <w:marTop w:val="0"/>
                  <w:marBottom w:val="0"/>
                  <w:divBdr>
                    <w:top w:val="none" w:sz="0" w:space="0" w:color="auto"/>
                    <w:left w:val="none" w:sz="0" w:space="0" w:color="auto"/>
                    <w:bottom w:val="none" w:sz="0" w:space="0" w:color="auto"/>
                    <w:right w:val="none" w:sz="0" w:space="0" w:color="auto"/>
                  </w:divBdr>
                </w:div>
                <w:div w:id="332149076">
                  <w:marLeft w:val="0"/>
                  <w:marRight w:val="0"/>
                  <w:marTop w:val="0"/>
                  <w:marBottom w:val="0"/>
                  <w:divBdr>
                    <w:top w:val="none" w:sz="0" w:space="0" w:color="auto"/>
                    <w:left w:val="none" w:sz="0" w:space="0" w:color="auto"/>
                    <w:bottom w:val="none" w:sz="0" w:space="0" w:color="auto"/>
                    <w:right w:val="none" w:sz="0" w:space="0" w:color="auto"/>
                  </w:divBdr>
                </w:div>
                <w:div w:id="332222813">
                  <w:marLeft w:val="0"/>
                  <w:marRight w:val="0"/>
                  <w:marTop w:val="0"/>
                  <w:marBottom w:val="0"/>
                  <w:divBdr>
                    <w:top w:val="none" w:sz="0" w:space="0" w:color="auto"/>
                    <w:left w:val="none" w:sz="0" w:space="0" w:color="auto"/>
                    <w:bottom w:val="none" w:sz="0" w:space="0" w:color="auto"/>
                    <w:right w:val="none" w:sz="0" w:space="0" w:color="auto"/>
                  </w:divBdr>
                </w:div>
                <w:div w:id="332223239">
                  <w:marLeft w:val="0"/>
                  <w:marRight w:val="0"/>
                  <w:marTop w:val="0"/>
                  <w:marBottom w:val="0"/>
                  <w:divBdr>
                    <w:top w:val="none" w:sz="0" w:space="0" w:color="auto"/>
                    <w:left w:val="none" w:sz="0" w:space="0" w:color="auto"/>
                    <w:bottom w:val="none" w:sz="0" w:space="0" w:color="auto"/>
                    <w:right w:val="none" w:sz="0" w:space="0" w:color="auto"/>
                  </w:divBdr>
                </w:div>
                <w:div w:id="332339718">
                  <w:marLeft w:val="0"/>
                  <w:marRight w:val="0"/>
                  <w:marTop w:val="0"/>
                  <w:marBottom w:val="0"/>
                  <w:divBdr>
                    <w:top w:val="none" w:sz="0" w:space="0" w:color="auto"/>
                    <w:left w:val="none" w:sz="0" w:space="0" w:color="auto"/>
                    <w:bottom w:val="none" w:sz="0" w:space="0" w:color="auto"/>
                    <w:right w:val="none" w:sz="0" w:space="0" w:color="auto"/>
                  </w:divBdr>
                </w:div>
                <w:div w:id="332804243">
                  <w:marLeft w:val="0"/>
                  <w:marRight w:val="0"/>
                  <w:marTop w:val="0"/>
                  <w:marBottom w:val="0"/>
                  <w:divBdr>
                    <w:top w:val="none" w:sz="0" w:space="0" w:color="auto"/>
                    <w:left w:val="none" w:sz="0" w:space="0" w:color="auto"/>
                    <w:bottom w:val="none" w:sz="0" w:space="0" w:color="auto"/>
                    <w:right w:val="none" w:sz="0" w:space="0" w:color="auto"/>
                  </w:divBdr>
                </w:div>
                <w:div w:id="333578304">
                  <w:marLeft w:val="0"/>
                  <w:marRight w:val="0"/>
                  <w:marTop w:val="0"/>
                  <w:marBottom w:val="0"/>
                  <w:divBdr>
                    <w:top w:val="none" w:sz="0" w:space="0" w:color="auto"/>
                    <w:left w:val="none" w:sz="0" w:space="0" w:color="auto"/>
                    <w:bottom w:val="none" w:sz="0" w:space="0" w:color="auto"/>
                    <w:right w:val="none" w:sz="0" w:space="0" w:color="auto"/>
                  </w:divBdr>
                </w:div>
                <w:div w:id="333845409">
                  <w:marLeft w:val="0"/>
                  <w:marRight w:val="0"/>
                  <w:marTop w:val="0"/>
                  <w:marBottom w:val="0"/>
                  <w:divBdr>
                    <w:top w:val="none" w:sz="0" w:space="0" w:color="auto"/>
                    <w:left w:val="none" w:sz="0" w:space="0" w:color="auto"/>
                    <w:bottom w:val="none" w:sz="0" w:space="0" w:color="auto"/>
                    <w:right w:val="none" w:sz="0" w:space="0" w:color="auto"/>
                  </w:divBdr>
                </w:div>
                <w:div w:id="333848835">
                  <w:marLeft w:val="0"/>
                  <w:marRight w:val="0"/>
                  <w:marTop w:val="0"/>
                  <w:marBottom w:val="0"/>
                  <w:divBdr>
                    <w:top w:val="none" w:sz="0" w:space="0" w:color="auto"/>
                    <w:left w:val="none" w:sz="0" w:space="0" w:color="auto"/>
                    <w:bottom w:val="none" w:sz="0" w:space="0" w:color="auto"/>
                    <w:right w:val="none" w:sz="0" w:space="0" w:color="auto"/>
                  </w:divBdr>
                </w:div>
                <w:div w:id="334189190">
                  <w:marLeft w:val="0"/>
                  <w:marRight w:val="0"/>
                  <w:marTop w:val="0"/>
                  <w:marBottom w:val="0"/>
                  <w:divBdr>
                    <w:top w:val="none" w:sz="0" w:space="0" w:color="auto"/>
                    <w:left w:val="none" w:sz="0" w:space="0" w:color="auto"/>
                    <w:bottom w:val="none" w:sz="0" w:space="0" w:color="auto"/>
                    <w:right w:val="none" w:sz="0" w:space="0" w:color="auto"/>
                  </w:divBdr>
                </w:div>
                <w:div w:id="334721978">
                  <w:marLeft w:val="0"/>
                  <w:marRight w:val="0"/>
                  <w:marTop w:val="0"/>
                  <w:marBottom w:val="0"/>
                  <w:divBdr>
                    <w:top w:val="none" w:sz="0" w:space="0" w:color="auto"/>
                    <w:left w:val="none" w:sz="0" w:space="0" w:color="auto"/>
                    <w:bottom w:val="none" w:sz="0" w:space="0" w:color="auto"/>
                    <w:right w:val="none" w:sz="0" w:space="0" w:color="auto"/>
                  </w:divBdr>
                </w:div>
                <w:div w:id="336226408">
                  <w:marLeft w:val="0"/>
                  <w:marRight w:val="0"/>
                  <w:marTop w:val="0"/>
                  <w:marBottom w:val="0"/>
                  <w:divBdr>
                    <w:top w:val="none" w:sz="0" w:space="0" w:color="auto"/>
                    <w:left w:val="none" w:sz="0" w:space="0" w:color="auto"/>
                    <w:bottom w:val="none" w:sz="0" w:space="0" w:color="auto"/>
                    <w:right w:val="none" w:sz="0" w:space="0" w:color="auto"/>
                  </w:divBdr>
                </w:div>
                <w:div w:id="337536087">
                  <w:marLeft w:val="0"/>
                  <w:marRight w:val="0"/>
                  <w:marTop w:val="0"/>
                  <w:marBottom w:val="0"/>
                  <w:divBdr>
                    <w:top w:val="none" w:sz="0" w:space="0" w:color="auto"/>
                    <w:left w:val="none" w:sz="0" w:space="0" w:color="auto"/>
                    <w:bottom w:val="none" w:sz="0" w:space="0" w:color="auto"/>
                    <w:right w:val="none" w:sz="0" w:space="0" w:color="auto"/>
                  </w:divBdr>
                </w:div>
                <w:div w:id="338387072">
                  <w:marLeft w:val="0"/>
                  <w:marRight w:val="0"/>
                  <w:marTop w:val="0"/>
                  <w:marBottom w:val="0"/>
                  <w:divBdr>
                    <w:top w:val="none" w:sz="0" w:space="0" w:color="auto"/>
                    <w:left w:val="none" w:sz="0" w:space="0" w:color="auto"/>
                    <w:bottom w:val="none" w:sz="0" w:space="0" w:color="auto"/>
                    <w:right w:val="none" w:sz="0" w:space="0" w:color="auto"/>
                  </w:divBdr>
                </w:div>
                <w:div w:id="339163462">
                  <w:marLeft w:val="0"/>
                  <w:marRight w:val="0"/>
                  <w:marTop w:val="0"/>
                  <w:marBottom w:val="0"/>
                  <w:divBdr>
                    <w:top w:val="none" w:sz="0" w:space="0" w:color="auto"/>
                    <w:left w:val="none" w:sz="0" w:space="0" w:color="auto"/>
                    <w:bottom w:val="none" w:sz="0" w:space="0" w:color="auto"/>
                    <w:right w:val="none" w:sz="0" w:space="0" w:color="auto"/>
                  </w:divBdr>
                </w:div>
                <w:div w:id="339435839">
                  <w:marLeft w:val="0"/>
                  <w:marRight w:val="0"/>
                  <w:marTop w:val="0"/>
                  <w:marBottom w:val="0"/>
                  <w:divBdr>
                    <w:top w:val="none" w:sz="0" w:space="0" w:color="auto"/>
                    <w:left w:val="none" w:sz="0" w:space="0" w:color="auto"/>
                    <w:bottom w:val="none" w:sz="0" w:space="0" w:color="auto"/>
                    <w:right w:val="none" w:sz="0" w:space="0" w:color="auto"/>
                  </w:divBdr>
                </w:div>
                <w:div w:id="340858666">
                  <w:marLeft w:val="0"/>
                  <w:marRight w:val="0"/>
                  <w:marTop w:val="0"/>
                  <w:marBottom w:val="0"/>
                  <w:divBdr>
                    <w:top w:val="none" w:sz="0" w:space="0" w:color="auto"/>
                    <w:left w:val="none" w:sz="0" w:space="0" w:color="auto"/>
                    <w:bottom w:val="none" w:sz="0" w:space="0" w:color="auto"/>
                    <w:right w:val="none" w:sz="0" w:space="0" w:color="auto"/>
                  </w:divBdr>
                </w:div>
                <w:div w:id="341199410">
                  <w:marLeft w:val="0"/>
                  <w:marRight w:val="0"/>
                  <w:marTop w:val="0"/>
                  <w:marBottom w:val="0"/>
                  <w:divBdr>
                    <w:top w:val="none" w:sz="0" w:space="0" w:color="auto"/>
                    <w:left w:val="none" w:sz="0" w:space="0" w:color="auto"/>
                    <w:bottom w:val="none" w:sz="0" w:space="0" w:color="auto"/>
                    <w:right w:val="none" w:sz="0" w:space="0" w:color="auto"/>
                  </w:divBdr>
                </w:div>
                <w:div w:id="341320326">
                  <w:marLeft w:val="0"/>
                  <w:marRight w:val="0"/>
                  <w:marTop w:val="0"/>
                  <w:marBottom w:val="0"/>
                  <w:divBdr>
                    <w:top w:val="none" w:sz="0" w:space="0" w:color="auto"/>
                    <w:left w:val="none" w:sz="0" w:space="0" w:color="auto"/>
                    <w:bottom w:val="none" w:sz="0" w:space="0" w:color="auto"/>
                    <w:right w:val="none" w:sz="0" w:space="0" w:color="auto"/>
                  </w:divBdr>
                </w:div>
                <w:div w:id="341591562">
                  <w:marLeft w:val="0"/>
                  <w:marRight w:val="0"/>
                  <w:marTop w:val="0"/>
                  <w:marBottom w:val="0"/>
                  <w:divBdr>
                    <w:top w:val="none" w:sz="0" w:space="0" w:color="auto"/>
                    <w:left w:val="none" w:sz="0" w:space="0" w:color="auto"/>
                    <w:bottom w:val="none" w:sz="0" w:space="0" w:color="auto"/>
                    <w:right w:val="none" w:sz="0" w:space="0" w:color="auto"/>
                  </w:divBdr>
                </w:div>
                <w:div w:id="341929903">
                  <w:marLeft w:val="0"/>
                  <w:marRight w:val="0"/>
                  <w:marTop w:val="0"/>
                  <w:marBottom w:val="0"/>
                  <w:divBdr>
                    <w:top w:val="none" w:sz="0" w:space="0" w:color="auto"/>
                    <w:left w:val="none" w:sz="0" w:space="0" w:color="auto"/>
                    <w:bottom w:val="none" w:sz="0" w:space="0" w:color="auto"/>
                    <w:right w:val="none" w:sz="0" w:space="0" w:color="auto"/>
                  </w:divBdr>
                </w:div>
                <w:div w:id="342980896">
                  <w:marLeft w:val="0"/>
                  <w:marRight w:val="0"/>
                  <w:marTop w:val="0"/>
                  <w:marBottom w:val="0"/>
                  <w:divBdr>
                    <w:top w:val="none" w:sz="0" w:space="0" w:color="auto"/>
                    <w:left w:val="none" w:sz="0" w:space="0" w:color="auto"/>
                    <w:bottom w:val="none" w:sz="0" w:space="0" w:color="auto"/>
                    <w:right w:val="none" w:sz="0" w:space="0" w:color="auto"/>
                  </w:divBdr>
                </w:div>
                <w:div w:id="345402165">
                  <w:marLeft w:val="0"/>
                  <w:marRight w:val="0"/>
                  <w:marTop w:val="0"/>
                  <w:marBottom w:val="0"/>
                  <w:divBdr>
                    <w:top w:val="none" w:sz="0" w:space="0" w:color="auto"/>
                    <w:left w:val="none" w:sz="0" w:space="0" w:color="auto"/>
                    <w:bottom w:val="none" w:sz="0" w:space="0" w:color="auto"/>
                    <w:right w:val="none" w:sz="0" w:space="0" w:color="auto"/>
                  </w:divBdr>
                </w:div>
                <w:div w:id="345592800">
                  <w:marLeft w:val="0"/>
                  <w:marRight w:val="0"/>
                  <w:marTop w:val="0"/>
                  <w:marBottom w:val="0"/>
                  <w:divBdr>
                    <w:top w:val="none" w:sz="0" w:space="0" w:color="auto"/>
                    <w:left w:val="none" w:sz="0" w:space="0" w:color="auto"/>
                    <w:bottom w:val="none" w:sz="0" w:space="0" w:color="auto"/>
                    <w:right w:val="none" w:sz="0" w:space="0" w:color="auto"/>
                  </w:divBdr>
                </w:div>
                <w:div w:id="346105746">
                  <w:marLeft w:val="0"/>
                  <w:marRight w:val="0"/>
                  <w:marTop w:val="0"/>
                  <w:marBottom w:val="0"/>
                  <w:divBdr>
                    <w:top w:val="none" w:sz="0" w:space="0" w:color="auto"/>
                    <w:left w:val="none" w:sz="0" w:space="0" w:color="auto"/>
                    <w:bottom w:val="none" w:sz="0" w:space="0" w:color="auto"/>
                    <w:right w:val="none" w:sz="0" w:space="0" w:color="auto"/>
                  </w:divBdr>
                </w:div>
                <w:div w:id="346298815">
                  <w:marLeft w:val="0"/>
                  <w:marRight w:val="0"/>
                  <w:marTop w:val="0"/>
                  <w:marBottom w:val="0"/>
                  <w:divBdr>
                    <w:top w:val="none" w:sz="0" w:space="0" w:color="auto"/>
                    <w:left w:val="none" w:sz="0" w:space="0" w:color="auto"/>
                    <w:bottom w:val="none" w:sz="0" w:space="0" w:color="auto"/>
                    <w:right w:val="none" w:sz="0" w:space="0" w:color="auto"/>
                  </w:divBdr>
                </w:div>
                <w:div w:id="346371443">
                  <w:marLeft w:val="0"/>
                  <w:marRight w:val="0"/>
                  <w:marTop w:val="0"/>
                  <w:marBottom w:val="0"/>
                  <w:divBdr>
                    <w:top w:val="none" w:sz="0" w:space="0" w:color="auto"/>
                    <w:left w:val="none" w:sz="0" w:space="0" w:color="auto"/>
                    <w:bottom w:val="none" w:sz="0" w:space="0" w:color="auto"/>
                    <w:right w:val="none" w:sz="0" w:space="0" w:color="auto"/>
                  </w:divBdr>
                </w:div>
                <w:div w:id="346491602">
                  <w:marLeft w:val="0"/>
                  <w:marRight w:val="0"/>
                  <w:marTop w:val="0"/>
                  <w:marBottom w:val="0"/>
                  <w:divBdr>
                    <w:top w:val="none" w:sz="0" w:space="0" w:color="auto"/>
                    <w:left w:val="none" w:sz="0" w:space="0" w:color="auto"/>
                    <w:bottom w:val="none" w:sz="0" w:space="0" w:color="auto"/>
                    <w:right w:val="none" w:sz="0" w:space="0" w:color="auto"/>
                  </w:divBdr>
                </w:div>
                <w:div w:id="347685628">
                  <w:marLeft w:val="0"/>
                  <w:marRight w:val="0"/>
                  <w:marTop w:val="0"/>
                  <w:marBottom w:val="0"/>
                  <w:divBdr>
                    <w:top w:val="none" w:sz="0" w:space="0" w:color="auto"/>
                    <w:left w:val="none" w:sz="0" w:space="0" w:color="auto"/>
                    <w:bottom w:val="none" w:sz="0" w:space="0" w:color="auto"/>
                    <w:right w:val="none" w:sz="0" w:space="0" w:color="auto"/>
                  </w:divBdr>
                </w:div>
                <w:div w:id="349599727">
                  <w:marLeft w:val="0"/>
                  <w:marRight w:val="0"/>
                  <w:marTop w:val="0"/>
                  <w:marBottom w:val="0"/>
                  <w:divBdr>
                    <w:top w:val="none" w:sz="0" w:space="0" w:color="auto"/>
                    <w:left w:val="none" w:sz="0" w:space="0" w:color="auto"/>
                    <w:bottom w:val="none" w:sz="0" w:space="0" w:color="auto"/>
                    <w:right w:val="none" w:sz="0" w:space="0" w:color="auto"/>
                  </w:divBdr>
                </w:div>
                <w:div w:id="350188798">
                  <w:marLeft w:val="0"/>
                  <w:marRight w:val="0"/>
                  <w:marTop w:val="0"/>
                  <w:marBottom w:val="0"/>
                  <w:divBdr>
                    <w:top w:val="none" w:sz="0" w:space="0" w:color="auto"/>
                    <w:left w:val="none" w:sz="0" w:space="0" w:color="auto"/>
                    <w:bottom w:val="none" w:sz="0" w:space="0" w:color="auto"/>
                    <w:right w:val="none" w:sz="0" w:space="0" w:color="auto"/>
                  </w:divBdr>
                </w:div>
                <w:div w:id="350305378">
                  <w:marLeft w:val="0"/>
                  <w:marRight w:val="0"/>
                  <w:marTop w:val="0"/>
                  <w:marBottom w:val="0"/>
                  <w:divBdr>
                    <w:top w:val="none" w:sz="0" w:space="0" w:color="auto"/>
                    <w:left w:val="none" w:sz="0" w:space="0" w:color="auto"/>
                    <w:bottom w:val="none" w:sz="0" w:space="0" w:color="auto"/>
                    <w:right w:val="none" w:sz="0" w:space="0" w:color="auto"/>
                  </w:divBdr>
                </w:div>
                <w:div w:id="350377921">
                  <w:marLeft w:val="0"/>
                  <w:marRight w:val="0"/>
                  <w:marTop w:val="0"/>
                  <w:marBottom w:val="0"/>
                  <w:divBdr>
                    <w:top w:val="none" w:sz="0" w:space="0" w:color="auto"/>
                    <w:left w:val="none" w:sz="0" w:space="0" w:color="auto"/>
                    <w:bottom w:val="none" w:sz="0" w:space="0" w:color="auto"/>
                    <w:right w:val="none" w:sz="0" w:space="0" w:color="auto"/>
                  </w:divBdr>
                </w:div>
                <w:div w:id="350842879">
                  <w:marLeft w:val="0"/>
                  <w:marRight w:val="0"/>
                  <w:marTop w:val="0"/>
                  <w:marBottom w:val="0"/>
                  <w:divBdr>
                    <w:top w:val="none" w:sz="0" w:space="0" w:color="auto"/>
                    <w:left w:val="none" w:sz="0" w:space="0" w:color="auto"/>
                    <w:bottom w:val="none" w:sz="0" w:space="0" w:color="auto"/>
                    <w:right w:val="none" w:sz="0" w:space="0" w:color="auto"/>
                  </w:divBdr>
                </w:div>
                <w:div w:id="351297002">
                  <w:marLeft w:val="0"/>
                  <w:marRight w:val="0"/>
                  <w:marTop w:val="0"/>
                  <w:marBottom w:val="0"/>
                  <w:divBdr>
                    <w:top w:val="none" w:sz="0" w:space="0" w:color="auto"/>
                    <w:left w:val="none" w:sz="0" w:space="0" w:color="auto"/>
                    <w:bottom w:val="none" w:sz="0" w:space="0" w:color="auto"/>
                    <w:right w:val="none" w:sz="0" w:space="0" w:color="auto"/>
                  </w:divBdr>
                </w:div>
                <w:div w:id="351341494">
                  <w:marLeft w:val="0"/>
                  <w:marRight w:val="0"/>
                  <w:marTop w:val="0"/>
                  <w:marBottom w:val="0"/>
                  <w:divBdr>
                    <w:top w:val="none" w:sz="0" w:space="0" w:color="auto"/>
                    <w:left w:val="none" w:sz="0" w:space="0" w:color="auto"/>
                    <w:bottom w:val="none" w:sz="0" w:space="0" w:color="auto"/>
                    <w:right w:val="none" w:sz="0" w:space="0" w:color="auto"/>
                  </w:divBdr>
                </w:div>
                <w:div w:id="352414836">
                  <w:marLeft w:val="0"/>
                  <w:marRight w:val="0"/>
                  <w:marTop w:val="0"/>
                  <w:marBottom w:val="0"/>
                  <w:divBdr>
                    <w:top w:val="none" w:sz="0" w:space="0" w:color="auto"/>
                    <w:left w:val="none" w:sz="0" w:space="0" w:color="auto"/>
                    <w:bottom w:val="none" w:sz="0" w:space="0" w:color="auto"/>
                    <w:right w:val="none" w:sz="0" w:space="0" w:color="auto"/>
                  </w:divBdr>
                </w:div>
                <w:div w:id="352533967">
                  <w:marLeft w:val="0"/>
                  <w:marRight w:val="0"/>
                  <w:marTop w:val="0"/>
                  <w:marBottom w:val="0"/>
                  <w:divBdr>
                    <w:top w:val="none" w:sz="0" w:space="0" w:color="auto"/>
                    <w:left w:val="none" w:sz="0" w:space="0" w:color="auto"/>
                    <w:bottom w:val="none" w:sz="0" w:space="0" w:color="auto"/>
                    <w:right w:val="none" w:sz="0" w:space="0" w:color="auto"/>
                  </w:divBdr>
                </w:div>
                <w:div w:id="353386250">
                  <w:marLeft w:val="0"/>
                  <w:marRight w:val="0"/>
                  <w:marTop w:val="0"/>
                  <w:marBottom w:val="0"/>
                  <w:divBdr>
                    <w:top w:val="none" w:sz="0" w:space="0" w:color="auto"/>
                    <w:left w:val="none" w:sz="0" w:space="0" w:color="auto"/>
                    <w:bottom w:val="none" w:sz="0" w:space="0" w:color="auto"/>
                    <w:right w:val="none" w:sz="0" w:space="0" w:color="auto"/>
                  </w:divBdr>
                </w:div>
                <w:div w:id="353456613">
                  <w:marLeft w:val="0"/>
                  <w:marRight w:val="0"/>
                  <w:marTop w:val="0"/>
                  <w:marBottom w:val="0"/>
                  <w:divBdr>
                    <w:top w:val="none" w:sz="0" w:space="0" w:color="auto"/>
                    <w:left w:val="none" w:sz="0" w:space="0" w:color="auto"/>
                    <w:bottom w:val="none" w:sz="0" w:space="0" w:color="auto"/>
                    <w:right w:val="none" w:sz="0" w:space="0" w:color="auto"/>
                  </w:divBdr>
                </w:div>
                <w:div w:id="353461860">
                  <w:marLeft w:val="0"/>
                  <w:marRight w:val="0"/>
                  <w:marTop w:val="0"/>
                  <w:marBottom w:val="0"/>
                  <w:divBdr>
                    <w:top w:val="none" w:sz="0" w:space="0" w:color="auto"/>
                    <w:left w:val="none" w:sz="0" w:space="0" w:color="auto"/>
                    <w:bottom w:val="none" w:sz="0" w:space="0" w:color="auto"/>
                    <w:right w:val="none" w:sz="0" w:space="0" w:color="auto"/>
                  </w:divBdr>
                </w:div>
                <w:div w:id="354615690">
                  <w:marLeft w:val="0"/>
                  <w:marRight w:val="0"/>
                  <w:marTop w:val="0"/>
                  <w:marBottom w:val="0"/>
                  <w:divBdr>
                    <w:top w:val="none" w:sz="0" w:space="0" w:color="auto"/>
                    <w:left w:val="none" w:sz="0" w:space="0" w:color="auto"/>
                    <w:bottom w:val="none" w:sz="0" w:space="0" w:color="auto"/>
                    <w:right w:val="none" w:sz="0" w:space="0" w:color="auto"/>
                  </w:divBdr>
                </w:div>
                <w:div w:id="355160212">
                  <w:marLeft w:val="0"/>
                  <w:marRight w:val="0"/>
                  <w:marTop w:val="0"/>
                  <w:marBottom w:val="0"/>
                  <w:divBdr>
                    <w:top w:val="none" w:sz="0" w:space="0" w:color="auto"/>
                    <w:left w:val="none" w:sz="0" w:space="0" w:color="auto"/>
                    <w:bottom w:val="none" w:sz="0" w:space="0" w:color="auto"/>
                    <w:right w:val="none" w:sz="0" w:space="0" w:color="auto"/>
                  </w:divBdr>
                </w:div>
                <w:div w:id="356277615">
                  <w:marLeft w:val="0"/>
                  <w:marRight w:val="0"/>
                  <w:marTop w:val="0"/>
                  <w:marBottom w:val="0"/>
                  <w:divBdr>
                    <w:top w:val="none" w:sz="0" w:space="0" w:color="auto"/>
                    <w:left w:val="none" w:sz="0" w:space="0" w:color="auto"/>
                    <w:bottom w:val="none" w:sz="0" w:space="0" w:color="auto"/>
                    <w:right w:val="none" w:sz="0" w:space="0" w:color="auto"/>
                  </w:divBdr>
                </w:div>
                <w:div w:id="356346971">
                  <w:marLeft w:val="0"/>
                  <w:marRight w:val="0"/>
                  <w:marTop w:val="0"/>
                  <w:marBottom w:val="0"/>
                  <w:divBdr>
                    <w:top w:val="none" w:sz="0" w:space="0" w:color="auto"/>
                    <w:left w:val="none" w:sz="0" w:space="0" w:color="auto"/>
                    <w:bottom w:val="none" w:sz="0" w:space="0" w:color="auto"/>
                    <w:right w:val="none" w:sz="0" w:space="0" w:color="auto"/>
                  </w:divBdr>
                </w:div>
                <w:div w:id="357586702">
                  <w:marLeft w:val="0"/>
                  <w:marRight w:val="0"/>
                  <w:marTop w:val="0"/>
                  <w:marBottom w:val="0"/>
                  <w:divBdr>
                    <w:top w:val="none" w:sz="0" w:space="0" w:color="auto"/>
                    <w:left w:val="none" w:sz="0" w:space="0" w:color="auto"/>
                    <w:bottom w:val="none" w:sz="0" w:space="0" w:color="auto"/>
                    <w:right w:val="none" w:sz="0" w:space="0" w:color="auto"/>
                  </w:divBdr>
                </w:div>
                <w:div w:id="357661065">
                  <w:marLeft w:val="0"/>
                  <w:marRight w:val="0"/>
                  <w:marTop w:val="0"/>
                  <w:marBottom w:val="0"/>
                  <w:divBdr>
                    <w:top w:val="none" w:sz="0" w:space="0" w:color="auto"/>
                    <w:left w:val="none" w:sz="0" w:space="0" w:color="auto"/>
                    <w:bottom w:val="none" w:sz="0" w:space="0" w:color="auto"/>
                    <w:right w:val="none" w:sz="0" w:space="0" w:color="auto"/>
                  </w:divBdr>
                </w:div>
                <w:div w:id="358050387">
                  <w:marLeft w:val="0"/>
                  <w:marRight w:val="0"/>
                  <w:marTop w:val="0"/>
                  <w:marBottom w:val="0"/>
                  <w:divBdr>
                    <w:top w:val="none" w:sz="0" w:space="0" w:color="auto"/>
                    <w:left w:val="none" w:sz="0" w:space="0" w:color="auto"/>
                    <w:bottom w:val="none" w:sz="0" w:space="0" w:color="auto"/>
                    <w:right w:val="none" w:sz="0" w:space="0" w:color="auto"/>
                  </w:divBdr>
                </w:div>
                <w:div w:id="358089326">
                  <w:marLeft w:val="0"/>
                  <w:marRight w:val="0"/>
                  <w:marTop w:val="0"/>
                  <w:marBottom w:val="0"/>
                  <w:divBdr>
                    <w:top w:val="none" w:sz="0" w:space="0" w:color="auto"/>
                    <w:left w:val="none" w:sz="0" w:space="0" w:color="auto"/>
                    <w:bottom w:val="none" w:sz="0" w:space="0" w:color="auto"/>
                    <w:right w:val="none" w:sz="0" w:space="0" w:color="auto"/>
                  </w:divBdr>
                </w:div>
                <w:div w:id="358555048">
                  <w:marLeft w:val="0"/>
                  <w:marRight w:val="0"/>
                  <w:marTop w:val="0"/>
                  <w:marBottom w:val="0"/>
                  <w:divBdr>
                    <w:top w:val="none" w:sz="0" w:space="0" w:color="auto"/>
                    <w:left w:val="none" w:sz="0" w:space="0" w:color="auto"/>
                    <w:bottom w:val="none" w:sz="0" w:space="0" w:color="auto"/>
                    <w:right w:val="none" w:sz="0" w:space="0" w:color="auto"/>
                  </w:divBdr>
                </w:div>
                <w:div w:id="358623398">
                  <w:marLeft w:val="0"/>
                  <w:marRight w:val="0"/>
                  <w:marTop w:val="0"/>
                  <w:marBottom w:val="0"/>
                  <w:divBdr>
                    <w:top w:val="none" w:sz="0" w:space="0" w:color="auto"/>
                    <w:left w:val="none" w:sz="0" w:space="0" w:color="auto"/>
                    <w:bottom w:val="none" w:sz="0" w:space="0" w:color="auto"/>
                    <w:right w:val="none" w:sz="0" w:space="0" w:color="auto"/>
                  </w:divBdr>
                </w:div>
                <w:div w:id="358700163">
                  <w:marLeft w:val="0"/>
                  <w:marRight w:val="0"/>
                  <w:marTop w:val="0"/>
                  <w:marBottom w:val="0"/>
                  <w:divBdr>
                    <w:top w:val="none" w:sz="0" w:space="0" w:color="auto"/>
                    <w:left w:val="none" w:sz="0" w:space="0" w:color="auto"/>
                    <w:bottom w:val="none" w:sz="0" w:space="0" w:color="auto"/>
                    <w:right w:val="none" w:sz="0" w:space="0" w:color="auto"/>
                  </w:divBdr>
                </w:div>
                <w:div w:id="359085499">
                  <w:marLeft w:val="0"/>
                  <w:marRight w:val="0"/>
                  <w:marTop w:val="0"/>
                  <w:marBottom w:val="0"/>
                  <w:divBdr>
                    <w:top w:val="none" w:sz="0" w:space="0" w:color="auto"/>
                    <w:left w:val="none" w:sz="0" w:space="0" w:color="auto"/>
                    <w:bottom w:val="none" w:sz="0" w:space="0" w:color="auto"/>
                    <w:right w:val="none" w:sz="0" w:space="0" w:color="auto"/>
                  </w:divBdr>
                </w:div>
                <w:div w:id="359169480">
                  <w:marLeft w:val="0"/>
                  <w:marRight w:val="0"/>
                  <w:marTop w:val="0"/>
                  <w:marBottom w:val="0"/>
                  <w:divBdr>
                    <w:top w:val="none" w:sz="0" w:space="0" w:color="auto"/>
                    <w:left w:val="none" w:sz="0" w:space="0" w:color="auto"/>
                    <w:bottom w:val="none" w:sz="0" w:space="0" w:color="auto"/>
                    <w:right w:val="none" w:sz="0" w:space="0" w:color="auto"/>
                  </w:divBdr>
                </w:div>
                <w:div w:id="359278369">
                  <w:marLeft w:val="0"/>
                  <w:marRight w:val="0"/>
                  <w:marTop w:val="0"/>
                  <w:marBottom w:val="0"/>
                  <w:divBdr>
                    <w:top w:val="none" w:sz="0" w:space="0" w:color="auto"/>
                    <w:left w:val="none" w:sz="0" w:space="0" w:color="auto"/>
                    <w:bottom w:val="none" w:sz="0" w:space="0" w:color="auto"/>
                    <w:right w:val="none" w:sz="0" w:space="0" w:color="auto"/>
                  </w:divBdr>
                </w:div>
                <w:div w:id="359478829">
                  <w:marLeft w:val="0"/>
                  <w:marRight w:val="0"/>
                  <w:marTop w:val="0"/>
                  <w:marBottom w:val="0"/>
                  <w:divBdr>
                    <w:top w:val="none" w:sz="0" w:space="0" w:color="auto"/>
                    <w:left w:val="none" w:sz="0" w:space="0" w:color="auto"/>
                    <w:bottom w:val="none" w:sz="0" w:space="0" w:color="auto"/>
                    <w:right w:val="none" w:sz="0" w:space="0" w:color="auto"/>
                  </w:divBdr>
                </w:div>
                <w:div w:id="359938632">
                  <w:marLeft w:val="0"/>
                  <w:marRight w:val="0"/>
                  <w:marTop w:val="0"/>
                  <w:marBottom w:val="0"/>
                  <w:divBdr>
                    <w:top w:val="none" w:sz="0" w:space="0" w:color="auto"/>
                    <w:left w:val="none" w:sz="0" w:space="0" w:color="auto"/>
                    <w:bottom w:val="none" w:sz="0" w:space="0" w:color="auto"/>
                    <w:right w:val="none" w:sz="0" w:space="0" w:color="auto"/>
                  </w:divBdr>
                </w:div>
                <w:div w:id="360516837">
                  <w:marLeft w:val="0"/>
                  <w:marRight w:val="0"/>
                  <w:marTop w:val="0"/>
                  <w:marBottom w:val="0"/>
                  <w:divBdr>
                    <w:top w:val="none" w:sz="0" w:space="0" w:color="auto"/>
                    <w:left w:val="none" w:sz="0" w:space="0" w:color="auto"/>
                    <w:bottom w:val="none" w:sz="0" w:space="0" w:color="auto"/>
                    <w:right w:val="none" w:sz="0" w:space="0" w:color="auto"/>
                  </w:divBdr>
                </w:div>
                <w:div w:id="360788104">
                  <w:marLeft w:val="0"/>
                  <w:marRight w:val="0"/>
                  <w:marTop w:val="0"/>
                  <w:marBottom w:val="0"/>
                  <w:divBdr>
                    <w:top w:val="none" w:sz="0" w:space="0" w:color="auto"/>
                    <w:left w:val="none" w:sz="0" w:space="0" w:color="auto"/>
                    <w:bottom w:val="none" w:sz="0" w:space="0" w:color="auto"/>
                    <w:right w:val="none" w:sz="0" w:space="0" w:color="auto"/>
                  </w:divBdr>
                </w:div>
                <w:div w:id="360939437">
                  <w:marLeft w:val="0"/>
                  <w:marRight w:val="0"/>
                  <w:marTop w:val="0"/>
                  <w:marBottom w:val="0"/>
                  <w:divBdr>
                    <w:top w:val="none" w:sz="0" w:space="0" w:color="auto"/>
                    <w:left w:val="none" w:sz="0" w:space="0" w:color="auto"/>
                    <w:bottom w:val="none" w:sz="0" w:space="0" w:color="auto"/>
                    <w:right w:val="none" w:sz="0" w:space="0" w:color="auto"/>
                  </w:divBdr>
                </w:div>
                <w:div w:id="361321534">
                  <w:marLeft w:val="0"/>
                  <w:marRight w:val="0"/>
                  <w:marTop w:val="0"/>
                  <w:marBottom w:val="0"/>
                  <w:divBdr>
                    <w:top w:val="none" w:sz="0" w:space="0" w:color="auto"/>
                    <w:left w:val="none" w:sz="0" w:space="0" w:color="auto"/>
                    <w:bottom w:val="none" w:sz="0" w:space="0" w:color="auto"/>
                    <w:right w:val="none" w:sz="0" w:space="0" w:color="auto"/>
                  </w:divBdr>
                </w:div>
                <w:div w:id="361394877">
                  <w:marLeft w:val="0"/>
                  <w:marRight w:val="0"/>
                  <w:marTop w:val="0"/>
                  <w:marBottom w:val="0"/>
                  <w:divBdr>
                    <w:top w:val="none" w:sz="0" w:space="0" w:color="auto"/>
                    <w:left w:val="none" w:sz="0" w:space="0" w:color="auto"/>
                    <w:bottom w:val="none" w:sz="0" w:space="0" w:color="auto"/>
                    <w:right w:val="none" w:sz="0" w:space="0" w:color="auto"/>
                  </w:divBdr>
                </w:div>
                <w:div w:id="361594456">
                  <w:marLeft w:val="0"/>
                  <w:marRight w:val="0"/>
                  <w:marTop w:val="0"/>
                  <w:marBottom w:val="0"/>
                  <w:divBdr>
                    <w:top w:val="none" w:sz="0" w:space="0" w:color="auto"/>
                    <w:left w:val="none" w:sz="0" w:space="0" w:color="auto"/>
                    <w:bottom w:val="none" w:sz="0" w:space="0" w:color="auto"/>
                    <w:right w:val="none" w:sz="0" w:space="0" w:color="auto"/>
                  </w:divBdr>
                </w:div>
                <w:div w:id="362555984">
                  <w:marLeft w:val="0"/>
                  <w:marRight w:val="0"/>
                  <w:marTop w:val="0"/>
                  <w:marBottom w:val="0"/>
                  <w:divBdr>
                    <w:top w:val="none" w:sz="0" w:space="0" w:color="auto"/>
                    <w:left w:val="none" w:sz="0" w:space="0" w:color="auto"/>
                    <w:bottom w:val="none" w:sz="0" w:space="0" w:color="auto"/>
                    <w:right w:val="none" w:sz="0" w:space="0" w:color="auto"/>
                  </w:divBdr>
                </w:div>
                <w:div w:id="362630818">
                  <w:marLeft w:val="0"/>
                  <w:marRight w:val="0"/>
                  <w:marTop w:val="0"/>
                  <w:marBottom w:val="0"/>
                  <w:divBdr>
                    <w:top w:val="none" w:sz="0" w:space="0" w:color="auto"/>
                    <w:left w:val="none" w:sz="0" w:space="0" w:color="auto"/>
                    <w:bottom w:val="none" w:sz="0" w:space="0" w:color="auto"/>
                    <w:right w:val="none" w:sz="0" w:space="0" w:color="auto"/>
                  </w:divBdr>
                </w:div>
                <w:div w:id="363795437">
                  <w:marLeft w:val="0"/>
                  <w:marRight w:val="0"/>
                  <w:marTop w:val="0"/>
                  <w:marBottom w:val="0"/>
                  <w:divBdr>
                    <w:top w:val="none" w:sz="0" w:space="0" w:color="auto"/>
                    <w:left w:val="none" w:sz="0" w:space="0" w:color="auto"/>
                    <w:bottom w:val="none" w:sz="0" w:space="0" w:color="auto"/>
                    <w:right w:val="none" w:sz="0" w:space="0" w:color="auto"/>
                  </w:divBdr>
                </w:div>
                <w:div w:id="365176127">
                  <w:marLeft w:val="0"/>
                  <w:marRight w:val="0"/>
                  <w:marTop w:val="0"/>
                  <w:marBottom w:val="0"/>
                  <w:divBdr>
                    <w:top w:val="none" w:sz="0" w:space="0" w:color="auto"/>
                    <w:left w:val="none" w:sz="0" w:space="0" w:color="auto"/>
                    <w:bottom w:val="none" w:sz="0" w:space="0" w:color="auto"/>
                    <w:right w:val="none" w:sz="0" w:space="0" w:color="auto"/>
                  </w:divBdr>
                </w:div>
                <w:div w:id="365369047">
                  <w:marLeft w:val="0"/>
                  <w:marRight w:val="0"/>
                  <w:marTop w:val="0"/>
                  <w:marBottom w:val="0"/>
                  <w:divBdr>
                    <w:top w:val="none" w:sz="0" w:space="0" w:color="auto"/>
                    <w:left w:val="none" w:sz="0" w:space="0" w:color="auto"/>
                    <w:bottom w:val="none" w:sz="0" w:space="0" w:color="auto"/>
                    <w:right w:val="none" w:sz="0" w:space="0" w:color="auto"/>
                  </w:divBdr>
                </w:div>
                <w:div w:id="366412025">
                  <w:marLeft w:val="0"/>
                  <w:marRight w:val="0"/>
                  <w:marTop w:val="0"/>
                  <w:marBottom w:val="0"/>
                  <w:divBdr>
                    <w:top w:val="none" w:sz="0" w:space="0" w:color="auto"/>
                    <w:left w:val="none" w:sz="0" w:space="0" w:color="auto"/>
                    <w:bottom w:val="none" w:sz="0" w:space="0" w:color="auto"/>
                    <w:right w:val="none" w:sz="0" w:space="0" w:color="auto"/>
                  </w:divBdr>
                </w:div>
                <w:div w:id="367141437">
                  <w:marLeft w:val="0"/>
                  <w:marRight w:val="0"/>
                  <w:marTop w:val="0"/>
                  <w:marBottom w:val="0"/>
                  <w:divBdr>
                    <w:top w:val="none" w:sz="0" w:space="0" w:color="auto"/>
                    <w:left w:val="none" w:sz="0" w:space="0" w:color="auto"/>
                    <w:bottom w:val="none" w:sz="0" w:space="0" w:color="auto"/>
                    <w:right w:val="none" w:sz="0" w:space="0" w:color="auto"/>
                  </w:divBdr>
                </w:div>
                <w:div w:id="367486143">
                  <w:marLeft w:val="0"/>
                  <w:marRight w:val="0"/>
                  <w:marTop w:val="0"/>
                  <w:marBottom w:val="0"/>
                  <w:divBdr>
                    <w:top w:val="none" w:sz="0" w:space="0" w:color="auto"/>
                    <w:left w:val="none" w:sz="0" w:space="0" w:color="auto"/>
                    <w:bottom w:val="none" w:sz="0" w:space="0" w:color="auto"/>
                    <w:right w:val="none" w:sz="0" w:space="0" w:color="auto"/>
                  </w:divBdr>
                </w:div>
                <w:div w:id="370230101">
                  <w:marLeft w:val="0"/>
                  <w:marRight w:val="0"/>
                  <w:marTop w:val="0"/>
                  <w:marBottom w:val="0"/>
                  <w:divBdr>
                    <w:top w:val="none" w:sz="0" w:space="0" w:color="auto"/>
                    <w:left w:val="none" w:sz="0" w:space="0" w:color="auto"/>
                    <w:bottom w:val="none" w:sz="0" w:space="0" w:color="auto"/>
                    <w:right w:val="none" w:sz="0" w:space="0" w:color="auto"/>
                  </w:divBdr>
                </w:div>
                <w:div w:id="370347390">
                  <w:marLeft w:val="0"/>
                  <w:marRight w:val="0"/>
                  <w:marTop w:val="0"/>
                  <w:marBottom w:val="0"/>
                  <w:divBdr>
                    <w:top w:val="none" w:sz="0" w:space="0" w:color="auto"/>
                    <w:left w:val="none" w:sz="0" w:space="0" w:color="auto"/>
                    <w:bottom w:val="none" w:sz="0" w:space="0" w:color="auto"/>
                    <w:right w:val="none" w:sz="0" w:space="0" w:color="auto"/>
                  </w:divBdr>
                </w:div>
                <w:div w:id="370955302">
                  <w:marLeft w:val="0"/>
                  <w:marRight w:val="0"/>
                  <w:marTop w:val="0"/>
                  <w:marBottom w:val="0"/>
                  <w:divBdr>
                    <w:top w:val="none" w:sz="0" w:space="0" w:color="auto"/>
                    <w:left w:val="none" w:sz="0" w:space="0" w:color="auto"/>
                    <w:bottom w:val="none" w:sz="0" w:space="0" w:color="auto"/>
                    <w:right w:val="none" w:sz="0" w:space="0" w:color="auto"/>
                  </w:divBdr>
                </w:div>
                <w:div w:id="372074990">
                  <w:marLeft w:val="0"/>
                  <w:marRight w:val="0"/>
                  <w:marTop w:val="0"/>
                  <w:marBottom w:val="0"/>
                  <w:divBdr>
                    <w:top w:val="none" w:sz="0" w:space="0" w:color="auto"/>
                    <w:left w:val="none" w:sz="0" w:space="0" w:color="auto"/>
                    <w:bottom w:val="none" w:sz="0" w:space="0" w:color="auto"/>
                    <w:right w:val="none" w:sz="0" w:space="0" w:color="auto"/>
                  </w:divBdr>
                </w:div>
                <w:div w:id="373966584">
                  <w:marLeft w:val="0"/>
                  <w:marRight w:val="0"/>
                  <w:marTop w:val="0"/>
                  <w:marBottom w:val="0"/>
                  <w:divBdr>
                    <w:top w:val="none" w:sz="0" w:space="0" w:color="auto"/>
                    <w:left w:val="none" w:sz="0" w:space="0" w:color="auto"/>
                    <w:bottom w:val="none" w:sz="0" w:space="0" w:color="auto"/>
                    <w:right w:val="none" w:sz="0" w:space="0" w:color="auto"/>
                  </w:divBdr>
                </w:div>
                <w:div w:id="374039403">
                  <w:marLeft w:val="0"/>
                  <w:marRight w:val="0"/>
                  <w:marTop w:val="0"/>
                  <w:marBottom w:val="0"/>
                  <w:divBdr>
                    <w:top w:val="none" w:sz="0" w:space="0" w:color="auto"/>
                    <w:left w:val="none" w:sz="0" w:space="0" w:color="auto"/>
                    <w:bottom w:val="none" w:sz="0" w:space="0" w:color="auto"/>
                    <w:right w:val="none" w:sz="0" w:space="0" w:color="auto"/>
                  </w:divBdr>
                </w:div>
                <w:div w:id="374549344">
                  <w:marLeft w:val="0"/>
                  <w:marRight w:val="0"/>
                  <w:marTop w:val="0"/>
                  <w:marBottom w:val="0"/>
                  <w:divBdr>
                    <w:top w:val="none" w:sz="0" w:space="0" w:color="auto"/>
                    <w:left w:val="none" w:sz="0" w:space="0" w:color="auto"/>
                    <w:bottom w:val="none" w:sz="0" w:space="0" w:color="auto"/>
                    <w:right w:val="none" w:sz="0" w:space="0" w:color="auto"/>
                  </w:divBdr>
                </w:div>
                <w:div w:id="375278791">
                  <w:marLeft w:val="0"/>
                  <w:marRight w:val="0"/>
                  <w:marTop w:val="0"/>
                  <w:marBottom w:val="0"/>
                  <w:divBdr>
                    <w:top w:val="none" w:sz="0" w:space="0" w:color="auto"/>
                    <w:left w:val="none" w:sz="0" w:space="0" w:color="auto"/>
                    <w:bottom w:val="none" w:sz="0" w:space="0" w:color="auto"/>
                    <w:right w:val="none" w:sz="0" w:space="0" w:color="auto"/>
                  </w:divBdr>
                </w:div>
                <w:div w:id="375856971">
                  <w:marLeft w:val="0"/>
                  <w:marRight w:val="0"/>
                  <w:marTop w:val="0"/>
                  <w:marBottom w:val="0"/>
                  <w:divBdr>
                    <w:top w:val="none" w:sz="0" w:space="0" w:color="auto"/>
                    <w:left w:val="none" w:sz="0" w:space="0" w:color="auto"/>
                    <w:bottom w:val="none" w:sz="0" w:space="0" w:color="auto"/>
                    <w:right w:val="none" w:sz="0" w:space="0" w:color="auto"/>
                  </w:divBdr>
                </w:div>
                <w:div w:id="376440173">
                  <w:marLeft w:val="0"/>
                  <w:marRight w:val="0"/>
                  <w:marTop w:val="0"/>
                  <w:marBottom w:val="0"/>
                  <w:divBdr>
                    <w:top w:val="none" w:sz="0" w:space="0" w:color="auto"/>
                    <w:left w:val="none" w:sz="0" w:space="0" w:color="auto"/>
                    <w:bottom w:val="none" w:sz="0" w:space="0" w:color="auto"/>
                    <w:right w:val="none" w:sz="0" w:space="0" w:color="auto"/>
                  </w:divBdr>
                </w:div>
                <w:div w:id="376467884">
                  <w:marLeft w:val="0"/>
                  <w:marRight w:val="0"/>
                  <w:marTop w:val="0"/>
                  <w:marBottom w:val="0"/>
                  <w:divBdr>
                    <w:top w:val="none" w:sz="0" w:space="0" w:color="auto"/>
                    <w:left w:val="none" w:sz="0" w:space="0" w:color="auto"/>
                    <w:bottom w:val="none" w:sz="0" w:space="0" w:color="auto"/>
                    <w:right w:val="none" w:sz="0" w:space="0" w:color="auto"/>
                  </w:divBdr>
                </w:div>
                <w:div w:id="377246275">
                  <w:marLeft w:val="0"/>
                  <w:marRight w:val="0"/>
                  <w:marTop w:val="0"/>
                  <w:marBottom w:val="0"/>
                  <w:divBdr>
                    <w:top w:val="none" w:sz="0" w:space="0" w:color="auto"/>
                    <w:left w:val="none" w:sz="0" w:space="0" w:color="auto"/>
                    <w:bottom w:val="none" w:sz="0" w:space="0" w:color="auto"/>
                    <w:right w:val="none" w:sz="0" w:space="0" w:color="auto"/>
                  </w:divBdr>
                </w:div>
                <w:div w:id="377247599">
                  <w:marLeft w:val="0"/>
                  <w:marRight w:val="0"/>
                  <w:marTop w:val="0"/>
                  <w:marBottom w:val="0"/>
                  <w:divBdr>
                    <w:top w:val="none" w:sz="0" w:space="0" w:color="auto"/>
                    <w:left w:val="none" w:sz="0" w:space="0" w:color="auto"/>
                    <w:bottom w:val="none" w:sz="0" w:space="0" w:color="auto"/>
                    <w:right w:val="none" w:sz="0" w:space="0" w:color="auto"/>
                  </w:divBdr>
                </w:div>
                <w:div w:id="378868086">
                  <w:marLeft w:val="0"/>
                  <w:marRight w:val="0"/>
                  <w:marTop w:val="0"/>
                  <w:marBottom w:val="0"/>
                  <w:divBdr>
                    <w:top w:val="none" w:sz="0" w:space="0" w:color="auto"/>
                    <w:left w:val="none" w:sz="0" w:space="0" w:color="auto"/>
                    <w:bottom w:val="none" w:sz="0" w:space="0" w:color="auto"/>
                    <w:right w:val="none" w:sz="0" w:space="0" w:color="auto"/>
                  </w:divBdr>
                </w:div>
                <w:div w:id="379936121">
                  <w:marLeft w:val="0"/>
                  <w:marRight w:val="0"/>
                  <w:marTop w:val="0"/>
                  <w:marBottom w:val="0"/>
                  <w:divBdr>
                    <w:top w:val="none" w:sz="0" w:space="0" w:color="auto"/>
                    <w:left w:val="none" w:sz="0" w:space="0" w:color="auto"/>
                    <w:bottom w:val="none" w:sz="0" w:space="0" w:color="auto"/>
                    <w:right w:val="none" w:sz="0" w:space="0" w:color="auto"/>
                  </w:divBdr>
                </w:div>
                <w:div w:id="380180446">
                  <w:marLeft w:val="0"/>
                  <w:marRight w:val="0"/>
                  <w:marTop w:val="0"/>
                  <w:marBottom w:val="0"/>
                  <w:divBdr>
                    <w:top w:val="none" w:sz="0" w:space="0" w:color="auto"/>
                    <w:left w:val="none" w:sz="0" w:space="0" w:color="auto"/>
                    <w:bottom w:val="none" w:sz="0" w:space="0" w:color="auto"/>
                    <w:right w:val="none" w:sz="0" w:space="0" w:color="auto"/>
                  </w:divBdr>
                </w:div>
                <w:div w:id="382219304">
                  <w:marLeft w:val="0"/>
                  <w:marRight w:val="0"/>
                  <w:marTop w:val="0"/>
                  <w:marBottom w:val="0"/>
                  <w:divBdr>
                    <w:top w:val="none" w:sz="0" w:space="0" w:color="auto"/>
                    <w:left w:val="none" w:sz="0" w:space="0" w:color="auto"/>
                    <w:bottom w:val="none" w:sz="0" w:space="0" w:color="auto"/>
                    <w:right w:val="none" w:sz="0" w:space="0" w:color="auto"/>
                  </w:divBdr>
                </w:div>
                <w:div w:id="382565659">
                  <w:marLeft w:val="0"/>
                  <w:marRight w:val="0"/>
                  <w:marTop w:val="0"/>
                  <w:marBottom w:val="0"/>
                  <w:divBdr>
                    <w:top w:val="none" w:sz="0" w:space="0" w:color="auto"/>
                    <w:left w:val="none" w:sz="0" w:space="0" w:color="auto"/>
                    <w:bottom w:val="none" w:sz="0" w:space="0" w:color="auto"/>
                    <w:right w:val="none" w:sz="0" w:space="0" w:color="auto"/>
                  </w:divBdr>
                </w:div>
                <w:div w:id="382876642">
                  <w:marLeft w:val="0"/>
                  <w:marRight w:val="0"/>
                  <w:marTop w:val="0"/>
                  <w:marBottom w:val="0"/>
                  <w:divBdr>
                    <w:top w:val="none" w:sz="0" w:space="0" w:color="auto"/>
                    <w:left w:val="none" w:sz="0" w:space="0" w:color="auto"/>
                    <w:bottom w:val="none" w:sz="0" w:space="0" w:color="auto"/>
                    <w:right w:val="none" w:sz="0" w:space="0" w:color="auto"/>
                  </w:divBdr>
                </w:div>
                <w:div w:id="383069724">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383916611">
                  <w:marLeft w:val="0"/>
                  <w:marRight w:val="0"/>
                  <w:marTop w:val="0"/>
                  <w:marBottom w:val="0"/>
                  <w:divBdr>
                    <w:top w:val="none" w:sz="0" w:space="0" w:color="auto"/>
                    <w:left w:val="none" w:sz="0" w:space="0" w:color="auto"/>
                    <w:bottom w:val="none" w:sz="0" w:space="0" w:color="auto"/>
                    <w:right w:val="none" w:sz="0" w:space="0" w:color="auto"/>
                  </w:divBdr>
                </w:div>
                <w:div w:id="384569335">
                  <w:marLeft w:val="0"/>
                  <w:marRight w:val="0"/>
                  <w:marTop w:val="0"/>
                  <w:marBottom w:val="0"/>
                  <w:divBdr>
                    <w:top w:val="none" w:sz="0" w:space="0" w:color="auto"/>
                    <w:left w:val="none" w:sz="0" w:space="0" w:color="auto"/>
                    <w:bottom w:val="none" w:sz="0" w:space="0" w:color="auto"/>
                    <w:right w:val="none" w:sz="0" w:space="0" w:color="auto"/>
                  </w:divBdr>
                </w:div>
                <w:div w:id="385953399">
                  <w:marLeft w:val="0"/>
                  <w:marRight w:val="0"/>
                  <w:marTop w:val="0"/>
                  <w:marBottom w:val="0"/>
                  <w:divBdr>
                    <w:top w:val="none" w:sz="0" w:space="0" w:color="auto"/>
                    <w:left w:val="none" w:sz="0" w:space="0" w:color="auto"/>
                    <w:bottom w:val="none" w:sz="0" w:space="0" w:color="auto"/>
                    <w:right w:val="none" w:sz="0" w:space="0" w:color="auto"/>
                  </w:divBdr>
                </w:div>
                <w:div w:id="386538750">
                  <w:marLeft w:val="0"/>
                  <w:marRight w:val="0"/>
                  <w:marTop w:val="0"/>
                  <w:marBottom w:val="0"/>
                  <w:divBdr>
                    <w:top w:val="none" w:sz="0" w:space="0" w:color="auto"/>
                    <w:left w:val="none" w:sz="0" w:space="0" w:color="auto"/>
                    <w:bottom w:val="none" w:sz="0" w:space="0" w:color="auto"/>
                    <w:right w:val="none" w:sz="0" w:space="0" w:color="auto"/>
                  </w:divBdr>
                </w:div>
                <w:div w:id="387189532">
                  <w:marLeft w:val="0"/>
                  <w:marRight w:val="0"/>
                  <w:marTop w:val="0"/>
                  <w:marBottom w:val="0"/>
                  <w:divBdr>
                    <w:top w:val="none" w:sz="0" w:space="0" w:color="auto"/>
                    <w:left w:val="none" w:sz="0" w:space="0" w:color="auto"/>
                    <w:bottom w:val="none" w:sz="0" w:space="0" w:color="auto"/>
                    <w:right w:val="none" w:sz="0" w:space="0" w:color="auto"/>
                  </w:divBdr>
                </w:div>
                <w:div w:id="388849916">
                  <w:marLeft w:val="0"/>
                  <w:marRight w:val="0"/>
                  <w:marTop w:val="0"/>
                  <w:marBottom w:val="0"/>
                  <w:divBdr>
                    <w:top w:val="none" w:sz="0" w:space="0" w:color="auto"/>
                    <w:left w:val="none" w:sz="0" w:space="0" w:color="auto"/>
                    <w:bottom w:val="none" w:sz="0" w:space="0" w:color="auto"/>
                    <w:right w:val="none" w:sz="0" w:space="0" w:color="auto"/>
                  </w:divBdr>
                </w:div>
                <w:div w:id="389304655">
                  <w:marLeft w:val="0"/>
                  <w:marRight w:val="0"/>
                  <w:marTop w:val="0"/>
                  <w:marBottom w:val="0"/>
                  <w:divBdr>
                    <w:top w:val="none" w:sz="0" w:space="0" w:color="auto"/>
                    <w:left w:val="none" w:sz="0" w:space="0" w:color="auto"/>
                    <w:bottom w:val="none" w:sz="0" w:space="0" w:color="auto"/>
                    <w:right w:val="none" w:sz="0" w:space="0" w:color="auto"/>
                  </w:divBdr>
                </w:div>
                <w:div w:id="390005907">
                  <w:marLeft w:val="0"/>
                  <w:marRight w:val="0"/>
                  <w:marTop w:val="0"/>
                  <w:marBottom w:val="0"/>
                  <w:divBdr>
                    <w:top w:val="none" w:sz="0" w:space="0" w:color="auto"/>
                    <w:left w:val="none" w:sz="0" w:space="0" w:color="auto"/>
                    <w:bottom w:val="none" w:sz="0" w:space="0" w:color="auto"/>
                    <w:right w:val="none" w:sz="0" w:space="0" w:color="auto"/>
                  </w:divBdr>
                </w:div>
                <w:div w:id="390469324">
                  <w:marLeft w:val="0"/>
                  <w:marRight w:val="0"/>
                  <w:marTop w:val="0"/>
                  <w:marBottom w:val="0"/>
                  <w:divBdr>
                    <w:top w:val="none" w:sz="0" w:space="0" w:color="auto"/>
                    <w:left w:val="none" w:sz="0" w:space="0" w:color="auto"/>
                    <w:bottom w:val="none" w:sz="0" w:space="0" w:color="auto"/>
                    <w:right w:val="none" w:sz="0" w:space="0" w:color="auto"/>
                  </w:divBdr>
                </w:div>
                <w:div w:id="390688410">
                  <w:marLeft w:val="0"/>
                  <w:marRight w:val="0"/>
                  <w:marTop w:val="0"/>
                  <w:marBottom w:val="0"/>
                  <w:divBdr>
                    <w:top w:val="none" w:sz="0" w:space="0" w:color="auto"/>
                    <w:left w:val="none" w:sz="0" w:space="0" w:color="auto"/>
                    <w:bottom w:val="none" w:sz="0" w:space="0" w:color="auto"/>
                    <w:right w:val="none" w:sz="0" w:space="0" w:color="auto"/>
                  </w:divBdr>
                </w:div>
                <w:div w:id="393624189">
                  <w:marLeft w:val="0"/>
                  <w:marRight w:val="0"/>
                  <w:marTop w:val="0"/>
                  <w:marBottom w:val="0"/>
                  <w:divBdr>
                    <w:top w:val="none" w:sz="0" w:space="0" w:color="auto"/>
                    <w:left w:val="none" w:sz="0" w:space="0" w:color="auto"/>
                    <w:bottom w:val="none" w:sz="0" w:space="0" w:color="auto"/>
                    <w:right w:val="none" w:sz="0" w:space="0" w:color="auto"/>
                  </w:divBdr>
                </w:div>
                <w:div w:id="394012798">
                  <w:marLeft w:val="0"/>
                  <w:marRight w:val="0"/>
                  <w:marTop w:val="0"/>
                  <w:marBottom w:val="0"/>
                  <w:divBdr>
                    <w:top w:val="none" w:sz="0" w:space="0" w:color="auto"/>
                    <w:left w:val="none" w:sz="0" w:space="0" w:color="auto"/>
                    <w:bottom w:val="none" w:sz="0" w:space="0" w:color="auto"/>
                    <w:right w:val="none" w:sz="0" w:space="0" w:color="auto"/>
                  </w:divBdr>
                </w:div>
                <w:div w:id="395058187">
                  <w:marLeft w:val="0"/>
                  <w:marRight w:val="0"/>
                  <w:marTop w:val="0"/>
                  <w:marBottom w:val="0"/>
                  <w:divBdr>
                    <w:top w:val="none" w:sz="0" w:space="0" w:color="auto"/>
                    <w:left w:val="none" w:sz="0" w:space="0" w:color="auto"/>
                    <w:bottom w:val="none" w:sz="0" w:space="0" w:color="auto"/>
                    <w:right w:val="none" w:sz="0" w:space="0" w:color="auto"/>
                  </w:divBdr>
                </w:div>
                <w:div w:id="396829197">
                  <w:marLeft w:val="0"/>
                  <w:marRight w:val="0"/>
                  <w:marTop w:val="0"/>
                  <w:marBottom w:val="0"/>
                  <w:divBdr>
                    <w:top w:val="none" w:sz="0" w:space="0" w:color="auto"/>
                    <w:left w:val="none" w:sz="0" w:space="0" w:color="auto"/>
                    <w:bottom w:val="none" w:sz="0" w:space="0" w:color="auto"/>
                    <w:right w:val="none" w:sz="0" w:space="0" w:color="auto"/>
                  </w:divBdr>
                </w:div>
                <w:div w:id="397634622">
                  <w:marLeft w:val="0"/>
                  <w:marRight w:val="0"/>
                  <w:marTop w:val="0"/>
                  <w:marBottom w:val="0"/>
                  <w:divBdr>
                    <w:top w:val="none" w:sz="0" w:space="0" w:color="auto"/>
                    <w:left w:val="none" w:sz="0" w:space="0" w:color="auto"/>
                    <w:bottom w:val="none" w:sz="0" w:space="0" w:color="auto"/>
                    <w:right w:val="none" w:sz="0" w:space="0" w:color="auto"/>
                  </w:divBdr>
                </w:div>
                <w:div w:id="398673868">
                  <w:marLeft w:val="0"/>
                  <w:marRight w:val="0"/>
                  <w:marTop w:val="0"/>
                  <w:marBottom w:val="0"/>
                  <w:divBdr>
                    <w:top w:val="none" w:sz="0" w:space="0" w:color="auto"/>
                    <w:left w:val="none" w:sz="0" w:space="0" w:color="auto"/>
                    <w:bottom w:val="none" w:sz="0" w:space="0" w:color="auto"/>
                    <w:right w:val="none" w:sz="0" w:space="0" w:color="auto"/>
                  </w:divBdr>
                </w:div>
                <w:div w:id="399443478">
                  <w:marLeft w:val="0"/>
                  <w:marRight w:val="0"/>
                  <w:marTop w:val="0"/>
                  <w:marBottom w:val="0"/>
                  <w:divBdr>
                    <w:top w:val="none" w:sz="0" w:space="0" w:color="auto"/>
                    <w:left w:val="none" w:sz="0" w:space="0" w:color="auto"/>
                    <w:bottom w:val="none" w:sz="0" w:space="0" w:color="auto"/>
                    <w:right w:val="none" w:sz="0" w:space="0" w:color="auto"/>
                  </w:divBdr>
                </w:div>
                <w:div w:id="399593538">
                  <w:marLeft w:val="0"/>
                  <w:marRight w:val="0"/>
                  <w:marTop w:val="0"/>
                  <w:marBottom w:val="0"/>
                  <w:divBdr>
                    <w:top w:val="none" w:sz="0" w:space="0" w:color="auto"/>
                    <w:left w:val="none" w:sz="0" w:space="0" w:color="auto"/>
                    <w:bottom w:val="none" w:sz="0" w:space="0" w:color="auto"/>
                    <w:right w:val="none" w:sz="0" w:space="0" w:color="auto"/>
                  </w:divBdr>
                </w:div>
                <w:div w:id="400759943">
                  <w:marLeft w:val="0"/>
                  <w:marRight w:val="0"/>
                  <w:marTop w:val="0"/>
                  <w:marBottom w:val="0"/>
                  <w:divBdr>
                    <w:top w:val="none" w:sz="0" w:space="0" w:color="auto"/>
                    <w:left w:val="none" w:sz="0" w:space="0" w:color="auto"/>
                    <w:bottom w:val="none" w:sz="0" w:space="0" w:color="auto"/>
                    <w:right w:val="none" w:sz="0" w:space="0" w:color="auto"/>
                  </w:divBdr>
                </w:div>
                <w:div w:id="401027550">
                  <w:marLeft w:val="0"/>
                  <w:marRight w:val="0"/>
                  <w:marTop w:val="0"/>
                  <w:marBottom w:val="0"/>
                  <w:divBdr>
                    <w:top w:val="none" w:sz="0" w:space="0" w:color="auto"/>
                    <w:left w:val="none" w:sz="0" w:space="0" w:color="auto"/>
                    <w:bottom w:val="none" w:sz="0" w:space="0" w:color="auto"/>
                    <w:right w:val="none" w:sz="0" w:space="0" w:color="auto"/>
                  </w:divBdr>
                </w:div>
                <w:div w:id="401374784">
                  <w:marLeft w:val="0"/>
                  <w:marRight w:val="0"/>
                  <w:marTop w:val="0"/>
                  <w:marBottom w:val="0"/>
                  <w:divBdr>
                    <w:top w:val="none" w:sz="0" w:space="0" w:color="auto"/>
                    <w:left w:val="none" w:sz="0" w:space="0" w:color="auto"/>
                    <w:bottom w:val="none" w:sz="0" w:space="0" w:color="auto"/>
                    <w:right w:val="none" w:sz="0" w:space="0" w:color="auto"/>
                  </w:divBdr>
                </w:div>
                <w:div w:id="402947744">
                  <w:marLeft w:val="0"/>
                  <w:marRight w:val="0"/>
                  <w:marTop w:val="0"/>
                  <w:marBottom w:val="0"/>
                  <w:divBdr>
                    <w:top w:val="none" w:sz="0" w:space="0" w:color="auto"/>
                    <w:left w:val="none" w:sz="0" w:space="0" w:color="auto"/>
                    <w:bottom w:val="none" w:sz="0" w:space="0" w:color="auto"/>
                    <w:right w:val="none" w:sz="0" w:space="0" w:color="auto"/>
                  </w:divBdr>
                </w:div>
                <w:div w:id="402995506">
                  <w:marLeft w:val="0"/>
                  <w:marRight w:val="0"/>
                  <w:marTop w:val="0"/>
                  <w:marBottom w:val="0"/>
                  <w:divBdr>
                    <w:top w:val="none" w:sz="0" w:space="0" w:color="auto"/>
                    <w:left w:val="none" w:sz="0" w:space="0" w:color="auto"/>
                    <w:bottom w:val="none" w:sz="0" w:space="0" w:color="auto"/>
                    <w:right w:val="none" w:sz="0" w:space="0" w:color="auto"/>
                  </w:divBdr>
                </w:div>
                <w:div w:id="407458772">
                  <w:marLeft w:val="0"/>
                  <w:marRight w:val="0"/>
                  <w:marTop w:val="0"/>
                  <w:marBottom w:val="0"/>
                  <w:divBdr>
                    <w:top w:val="none" w:sz="0" w:space="0" w:color="auto"/>
                    <w:left w:val="none" w:sz="0" w:space="0" w:color="auto"/>
                    <w:bottom w:val="none" w:sz="0" w:space="0" w:color="auto"/>
                    <w:right w:val="none" w:sz="0" w:space="0" w:color="auto"/>
                  </w:divBdr>
                </w:div>
                <w:div w:id="407773133">
                  <w:marLeft w:val="0"/>
                  <w:marRight w:val="0"/>
                  <w:marTop w:val="0"/>
                  <w:marBottom w:val="0"/>
                  <w:divBdr>
                    <w:top w:val="none" w:sz="0" w:space="0" w:color="auto"/>
                    <w:left w:val="none" w:sz="0" w:space="0" w:color="auto"/>
                    <w:bottom w:val="none" w:sz="0" w:space="0" w:color="auto"/>
                    <w:right w:val="none" w:sz="0" w:space="0" w:color="auto"/>
                  </w:divBdr>
                </w:div>
                <w:div w:id="408036508">
                  <w:marLeft w:val="0"/>
                  <w:marRight w:val="0"/>
                  <w:marTop w:val="0"/>
                  <w:marBottom w:val="0"/>
                  <w:divBdr>
                    <w:top w:val="none" w:sz="0" w:space="0" w:color="auto"/>
                    <w:left w:val="none" w:sz="0" w:space="0" w:color="auto"/>
                    <w:bottom w:val="none" w:sz="0" w:space="0" w:color="auto"/>
                    <w:right w:val="none" w:sz="0" w:space="0" w:color="auto"/>
                  </w:divBdr>
                </w:div>
                <w:div w:id="408119143">
                  <w:marLeft w:val="0"/>
                  <w:marRight w:val="0"/>
                  <w:marTop w:val="0"/>
                  <w:marBottom w:val="0"/>
                  <w:divBdr>
                    <w:top w:val="none" w:sz="0" w:space="0" w:color="auto"/>
                    <w:left w:val="none" w:sz="0" w:space="0" w:color="auto"/>
                    <w:bottom w:val="none" w:sz="0" w:space="0" w:color="auto"/>
                    <w:right w:val="none" w:sz="0" w:space="0" w:color="auto"/>
                  </w:divBdr>
                </w:div>
                <w:div w:id="408499175">
                  <w:marLeft w:val="0"/>
                  <w:marRight w:val="0"/>
                  <w:marTop w:val="0"/>
                  <w:marBottom w:val="0"/>
                  <w:divBdr>
                    <w:top w:val="none" w:sz="0" w:space="0" w:color="auto"/>
                    <w:left w:val="none" w:sz="0" w:space="0" w:color="auto"/>
                    <w:bottom w:val="none" w:sz="0" w:space="0" w:color="auto"/>
                    <w:right w:val="none" w:sz="0" w:space="0" w:color="auto"/>
                  </w:divBdr>
                </w:div>
                <w:div w:id="409272926">
                  <w:marLeft w:val="0"/>
                  <w:marRight w:val="0"/>
                  <w:marTop w:val="0"/>
                  <w:marBottom w:val="0"/>
                  <w:divBdr>
                    <w:top w:val="none" w:sz="0" w:space="0" w:color="auto"/>
                    <w:left w:val="none" w:sz="0" w:space="0" w:color="auto"/>
                    <w:bottom w:val="none" w:sz="0" w:space="0" w:color="auto"/>
                    <w:right w:val="none" w:sz="0" w:space="0" w:color="auto"/>
                  </w:divBdr>
                </w:div>
                <w:div w:id="409347186">
                  <w:marLeft w:val="0"/>
                  <w:marRight w:val="0"/>
                  <w:marTop w:val="0"/>
                  <w:marBottom w:val="0"/>
                  <w:divBdr>
                    <w:top w:val="none" w:sz="0" w:space="0" w:color="auto"/>
                    <w:left w:val="none" w:sz="0" w:space="0" w:color="auto"/>
                    <w:bottom w:val="none" w:sz="0" w:space="0" w:color="auto"/>
                    <w:right w:val="none" w:sz="0" w:space="0" w:color="auto"/>
                  </w:divBdr>
                </w:div>
                <w:div w:id="411582162">
                  <w:marLeft w:val="0"/>
                  <w:marRight w:val="0"/>
                  <w:marTop w:val="0"/>
                  <w:marBottom w:val="0"/>
                  <w:divBdr>
                    <w:top w:val="none" w:sz="0" w:space="0" w:color="auto"/>
                    <w:left w:val="none" w:sz="0" w:space="0" w:color="auto"/>
                    <w:bottom w:val="none" w:sz="0" w:space="0" w:color="auto"/>
                    <w:right w:val="none" w:sz="0" w:space="0" w:color="auto"/>
                  </w:divBdr>
                </w:div>
                <w:div w:id="411781928">
                  <w:marLeft w:val="0"/>
                  <w:marRight w:val="0"/>
                  <w:marTop w:val="0"/>
                  <w:marBottom w:val="0"/>
                  <w:divBdr>
                    <w:top w:val="none" w:sz="0" w:space="0" w:color="auto"/>
                    <w:left w:val="none" w:sz="0" w:space="0" w:color="auto"/>
                    <w:bottom w:val="none" w:sz="0" w:space="0" w:color="auto"/>
                    <w:right w:val="none" w:sz="0" w:space="0" w:color="auto"/>
                  </w:divBdr>
                </w:div>
                <w:div w:id="411971523">
                  <w:marLeft w:val="0"/>
                  <w:marRight w:val="0"/>
                  <w:marTop w:val="0"/>
                  <w:marBottom w:val="0"/>
                  <w:divBdr>
                    <w:top w:val="none" w:sz="0" w:space="0" w:color="auto"/>
                    <w:left w:val="none" w:sz="0" w:space="0" w:color="auto"/>
                    <w:bottom w:val="none" w:sz="0" w:space="0" w:color="auto"/>
                    <w:right w:val="none" w:sz="0" w:space="0" w:color="auto"/>
                  </w:divBdr>
                </w:div>
                <w:div w:id="413672041">
                  <w:marLeft w:val="0"/>
                  <w:marRight w:val="0"/>
                  <w:marTop w:val="0"/>
                  <w:marBottom w:val="0"/>
                  <w:divBdr>
                    <w:top w:val="none" w:sz="0" w:space="0" w:color="auto"/>
                    <w:left w:val="none" w:sz="0" w:space="0" w:color="auto"/>
                    <w:bottom w:val="none" w:sz="0" w:space="0" w:color="auto"/>
                    <w:right w:val="none" w:sz="0" w:space="0" w:color="auto"/>
                  </w:divBdr>
                </w:div>
                <w:div w:id="414011609">
                  <w:marLeft w:val="0"/>
                  <w:marRight w:val="0"/>
                  <w:marTop w:val="0"/>
                  <w:marBottom w:val="0"/>
                  <w:divBdr>
                    <w:top w:val="none" w:sz="0" w:space="0" w:color="auto"/>
                    <w:left w:val="none" w:sz="0" w:space="0" w:color="auto"/>
                    <w:bottom w:val="none" w:sz="0" w:space="0" w:color="auto"/>
                    <w:right w:val="none" w:sz="0" w:space="0" w:color="auto"/>
                  </w:divBdr>
                </w:div>
                <w:div w:id="415325822">
                  <w:marLeft w:val="0"/>
                  <w:marRight w:val="0"/>
                  <w:marTop w:val="0"/>
                  <w:marBottom w:val="0"/>
                  <w:divBdr>
                    <w:top w:val="none" w:sz="0" w:space="0" w:color="auto"/>
                    <w:left w:val="none" w:sz="0" w:space="0" w:color="auto"/>
                    <w:bottom w:val="none" w:sz="0" w:space="0" w:color="auto"/>
                    <w:right w:val="none" w:sz="0" w:space="0" w:color="auto"/>
                  </w:divBdr>
                </w:div>
                <w:div w:id="417554477">
                  <w:marLeft w:val="0"/>
                  <w:marRight w:val="0"/>
                  <w:marTop w:val="0"/>
                  <w:marBottom w:val="0"/>
                  <w:divBdr>
                    <w:top w:val="none" w:sz="0" w:space="0" w:color="auto"/>
                    <w:left w:val="none" w:sz="0" w:space="0" w:color="auto"/>
                    <w:bottom w:val="none" w:sz="0" w:space="0" w:color="auto"/>
                    <w:right w:val="none" w:sz="0" w:space="0" w:color="auto"/>
                  </w:divBdr>
                </w:div>
                <w:div w:id="420563355">
                  <w:marLeft w:val="0"/>
                  <w:marRight w:val="0"/>
                  <w:marTop w:val="0"/>
                  <w:marBottom w:val="0"/>
                  <w:divBdr>
                    <w:top w:val="none" w:sz="0" w:space="0" w:color="auto"/>
                    <w:left w:val="none" w:sz="0" w:space="0" w:color="auto"/>
                    <w:bottom w:val="none" w:sz="0" w:space="0" w:color="auto"/>
                    <w:right w:val="none" w:sz="0" w:space="0" w:color="auto"/>
                  </w:divBdr>
                </w:div>
                <w:div w:id="420569986">
                  <w:marLeft w:val="0"/>
                  <w:marRight w:val="0"/>
                  <w:marTop w:val="0"/>
                  <w:marBottom w:val="0"/>
                  <w:divBdr>
                    <w:top w:val="none" w:sz="0" w:space="0" w:color="auto"/>
                    <w:left w:val="none" w:sz="0" w:space="0" w:color="auto"/>
                    <w:bottom w:val="none" w:sz="0" w:space="0" w:color="auto"/>
                    <w:right w:val="none" w:sz="0" w:space="0" w:color="auto"/>
                  </w:divBdr>
                </w:div>
                <w:div w:id="420757457">
                  <w:marLeft w:val="0"/>
                  <w:marRight w:val="0"/>
                  <w:marTop w:val="0"/>
                  <w:marBottom w:val="0"/>
                  <w:divBdr>
                    <w:top w:val="none" w:sz="0" w:space="0" w:color="auto"/>
                    <w:left w:val="none" w:sz="0" w:space="0" w:color="auto"/>
                    <w:bottom w:val="none" w:sz="0" w:space="0" w:color="auto"/>
                    <w:right w:val="none" w:sz="0" w:space="0" w:color="auto"/>
                  </w:divBdr>
                </w:div>
                <w:div w:id="420955235">
                  <w:marLeft w:val="0"/>
                  <w:marRight w:val="0"/>
                  <w:marTop w:val="0"/>
                  <w:marBottom w:val="0"/>
                  <w:divBdr>
                    <w:top w:val="none" w:sz="0" w:space="0" w:color="auto"/>
                    <w:left w:val="none" w:sz="0" w:space="0" w:color="auto"/>
                    <w:bottom w:val="none" w:sz="0" w:space="0" w:color="auto"/>
                    <w:right w:val="none" w:sz="0" w:space="0" w:color="auto"/>
                  </w:divBdr>
                </w:div>
                <w:div w:id="423379070">
                  <w:marLeft w:val="0"/>
                  <w:marRight w:val="0"/>
                  <w:marTop w:val="0"/>
                  <w:marBottom w:val="0"/>
                  <w:divBdr>
                    <w:top w:val="none" w:sz="0" w:space="0" w:color="auto"/>
                    <w:left w:val="none" w:sz="0" w:space="0" w:color="auto"/>
                    <w:bottom w:val="none" w:sz="0" w:space="0" w:color="auto"/>
                    <w:right w:val="none" w:sz="0" w:space="0" w:color="auto"/>
                  </w:divBdr>
                </w:div>
                <w:div w:id="423693720">
                  <w:marLeft w:val="0"/>
                  <w:marRight w:val="0"/>
                  <w:marTop w:val="0"/>
                  <w:marBottom w:val="0"/>
                  <w:divBdr>
                    <w:top w:val="none" w:sz="0" w:space="0" w:color="auto"/>
                    <w:left w:val="none" w:sz="0" w:space="0" w:color="auto"/>
                    <w:bottom w:val="none" w:sz="0" w:space="0" w:color="auto"/>
                    <w:right w:val="none" w:sz="0" w:space="0" w:color="auto"/>
                  </w:divBdr>
                </w:div>
                <w:div w:id="425004115">
                  <w:marLeft w:val="0"/>
                  <w:marRight w:val="0"/>
                  <w:marTop w:val="0"/>
                  <w:marBottom w:val="0"/>
                  <w:divBdr>
                    <w:top w:val="none" w:sz="0" w:space="0" w:color="auto"/>
                    <w:left w:val="none" w:sz="0" w:space="0" w:color="auto"/>
                    <w:bottom w:val="none" w:sz="0" w:space="0" w:color="auto"/>
                    <w:right w:val="none" w:sz="0" w:space="0" w:color="auto"/>
                  </w:divBdr>
                </w:div>
                <w:div w:id="426967971">
                  <w:marLeft w:val="0"/>
                  <w:marRight w:val="0"/>
                  <w:marTop w:val="0"/>
                  <w:marBottom w:val="0"/>
                  <w:divBdr>
                    <w:top w:val="none" w:sz="0" w:space="0" w:color="auto"/>
                    <w:left w:val="none" w:sz="0" w:space="0" w:color="auto"/>
                    <w:bottom w:val="none" w:sz="0" w:space="0" w:color="auto"/>
                    <w:right w:val="none" w:sz="0" w:space="0" w:color="auto"/>
                  </w:divBdr>
                </w:div>
                <w:div w:id="426971811">
                  <w:marLeft w:val="0"/>
                  <w:marRight w:val="0"/>
                  <w:marTop w:val="0"/>
                  <w:marBottom w:val="0"/>
                  <w:divBdr>
                    <w:top w:val="none" w:sz="0" w:space="0" w:color="auto"/>
                    <w:left w:val="none" w:sz="0" w:space="0" w:color="auto"/>
                    <w:bottom w:val="none" w:sz="0" w:space="0" w:color="auto"/>
                    <w:right w:val="none" w:sz="0" w:space="0" w:color="auto"/>
                  </w:divBdr>
                </w:div>
                <w:div w:id="427241425">
                  <w:marLeft w:val="0"/>
                  <w:marRight w:val="0"/>
                  <w:marTop w:val="0"/>
                  <w:marBottom w:val="0"/>
                  <w:divBdr>
                    <w:top w:val="none" w:sz="0" w:space="0" w:color="auto"/>
                    <w:left w:val="none" w:sz="0" w:space="0" w:color="auto"/>
                    <w:bottom w:val="none" w:sz="0" w:space="0" w:color="auto"/>
                    <w:right w:val="none" w:sz="0" w:space="0" w:color="auto"/>
                  </w:divBdr>
                </w:div>
                <w:div w:id="428505793">
                  <w:marLeft w:val="0"/>
                  <w:marRight w:val="0"/>
                  <w:marTop w:val="0"/>
                  <w:marBottom w:val="0"/>
                  <w:divBdr>
                    <w:top w:val="none" w:sz="0" w:space="0" w:color="auto"/>
                    <w:left w:val="none" w:sz="0" w:space="0" w:color="auto"/>
                    <w:bottom w:val="none" w:sz="0" w:space="0" w:color="auto"/>
                    <w:right w:val="none" w:sz="0" w:space="0" w:color="auto"/>
                  </w:divBdr>
                </w:div>
                <w:div w:id="429736374">
                  <w:marLeft w:val="0"/>
                  <w:marRight w:val="0"/>
                  <w:marTop w:val="0"/>
                  <w:marBottom w:val="0"/>
                  <w:divBdr>
                    <w:top w:val="none" w:sz="0" w:space="0" w:color="auto"/>
                    <w:left w:val="none" w:sz="0" w:space="0" w:color="auto"/>
                    <w:bottom w:val="none" w:sz="0" w:space="0" w:color="auto"/>
                    <w:right w:val="none" w:sz="0" w:space="0" w:color="auto"/>
                  </w:divBdr>
                </w:div>
                <w:div w:id="430051223">
                  <w:marLeft w:val="0"/>
                  <w:marRight w:val="0"/>
                  <w:marTop w:val="0"/>
                  <w:marBottom w:val="0"/>
                  <w:divBdr>
                    <w:top w:val="none" w:sz="0" w:space="0" w:color="auto"/>
                    <w:left w:val="none" w:sz="0" w:space="0" w:color="auto"/>
                    <w:bottom w:val="none" w:sz="0" w:space="0" w:color="auto"/>
                    <w:right w:val="none" w:sz="0" w:space="0" w:color="auto"/>
                  </w:divBdr>
                </w:div>
                <w:div w:id="431628653">
                  <w:marLeft w:val="0"/>
                  <w:marRight w:val="0"/>
                  <w:marTop w:val="0"/>
                  <w:marBottom w:val="0"/>
                  <w:divBdr>
                    <w:top w:val="none" w:sz="0" w:space="0" w:color="auto"/>
                    <w:left w:val="none" w:sz="0" w:space="0" w:color="auto"/>
                    <w:bottom w:val="none" w:sz="0" w:space="0" w:color="auto"/>
                    <w:right w:val="none" w:sz="0" w:space="0" w:color="auto"/>
                  </w:divBdr>
                </w:div>
                <w:div w:id="431821262">
                  <w:marLeft w:val="0"/>
                  <w:marRight w:val="0"/>
                  <w:marTop w:val="0"/>
                  <w:marBottom w:val="0"/>
                  <w:divBdr>
                    <w:top w:val="none" w:sz="0" w:space="0" w:color="auto"/>
                    <w:left w:val="none" w:sz="0" w:space="0" w:color="auto"/>
                    <w:bottom w:val="none" w:sz="0" w:space="0" w:color="auto"/>
                    <w:right w:val="none" w:sz="0" w:space="0" w:color="auto"/>
                  </w:divBdr>
                </w:div>
                <w:div w:id="432096334">
                  <w:marLeft w:val="0"/>
                  <w:marRight w:val="0"/>
                  <w:marTop w:val="0"/>
                  <w:marBottom w:val="0"/>
                  <w:divBdr>
                    <w:top w:val="none" w:sz="0" w:space="0" w:color="auto"/>
                    <w:left w:val="none" w:sz="0" w:space="0" w:color="auto"/>
                    <w:bottom w:val="none" w:sz="0" w:space="0" w:color="auto"/>
                    <w:right w:val="none" w:sz="0" w:space="0" w:color="auto"/>
                  </w:divBdr>
                </w:div>
                <w:div w:id="433330159">
                  <w:marLeft w:val="0"/>
                  <w:marRight w:val="0"/>
                  <w:marTop w:val="0"/>
                  <w:marBottom w:val="0"/>
                  <w:divBdr>
                    <w:top w:val="none" w:sz="0" w:space="0" w:color="auto"/>
                    <w:left w:val="none" w:sz="0" w:space="0" w:color="auto"/>
                    <w:bottom w:val="none" w:sz="0" w:space="0" w:color="auto"/>
                    <w:right w:val="none" w:sz="0" w:space="0" w:color="auto"/>
                  </w:divBdr>
                </w:div>
                <w:div w:id="433862321">
                  <w:marLeft w:val="0"/>
                  <w:marRight w:val="0"/>
                  <w:marTop w:val="0"/>
                  <w:marBottom w:val="0"/>
                  <w:divBdr>
                    <w:top w:val="none" w:sz="0" w:space="0" w:color="auto"/>
                    <w:left w:val="none" w:sz="0" w:space="0" w:color="auto"/>
                    <w:bottom w:val="none" w:sz="0" w:space="0" w:color="auto"/>
                    <w:right w:val="none" w:sz="0" w:space="0" w:color="auto"/>
                  </w:divBdr>
                </w:div>
                <w:div w:id="435104208">
                  <w:marLeft w:val="0"/>
                  <w:marRight w:val="0"/>
                  <w:marTop w:val="0"/>
                  <w:marBottom w:val="0"/>
                  <w:divBdr>
                    <w:top w:val="none" w:sz="0" w:space="0" w:color="auto"/>
                    <w:left w:val="none" w:sz="0" w:space="0" w:color="auto"/>
                    <w:bottom w:val="none" w:sz="0" w:space="0" w:color="auto"/>
                    <w:right w:val="none" w:sz="0" w:space="0" w:color="auto"/>
                  </w:divBdr>
                </w:div>
                <w:div w:id="435567048">
                  <w:marLeft w:val="0"/>
                  <w:marRight w:val="0"/>
                  <w:marTop w:val="0"/>
                  <w:marBottom w:val="0"/>
                  <w:divBdr>
                    <w:top w:val="none" w:sz="0" w:space="0" w:color="auto"/>
                    <w:left w:val="none" w:sz="0" w:space="0" w:color="auto"/>
                    <w:bottom w:val="none" w:sz="0" w:space="0" w:color="auto"/>
                    <w:right w:val="none" w:sz="0" w:space="0" w:color="auto"/>
                  </w:divBdr>
                </w:div>
                <w:div w:id="437263741">
                  <w:marLeft w:val="0"/>
                  <w:marRight w:val="0"/>
                  <w:marTop w:val="0"/>
                  <w:marBottom w:val="0"/>
                  <w:divBdr>
                    <w:top w:val="none" w:sz="0" w:space="0" w:color="auto"/>
                    <w:left w:val="none" w:sz="0" w:space="0" w:color="auto"/>
                    <w:bottom w:val="none" w:sz="0" w:space="0" w:color="auto"/>
                    <w:right w:val="none" w:sz="0" w:space="0" w:color="auto"/>
                  </w:divBdr>
                </w:div>
                <w:div w:id="439380070">
                  <w:marLeft w:val="0"/>
                  <w:marRight w:val="0"/>
                  <w:marTop w:val="0"/>
                  <w:marBottom w:val="0"/>
                  <w:divBdr>
                    <w:top w:val="none" w:sz="0" w:space="0" w:color="auto"/>
                    <w:left w:val="none" w:sz="0" w:space="0" w:color="auto"/>
                    <w:bottom w:val="none" w:sz="0" w:space="0" w:color="auto"/>
                    <w:right w:val="none" w:sz="0" w:space="0" w:color="auto"/>
                  </w:divBdr>
                </w:div>
                <w:div w:id="439837471">
                  <w:marLeft w:val="0"/>
                  <w:marRight w:val="0"/>
                  <w:marTop w:val="0"/>
                  <w:marBottom w:val="0"/>
                  <w:divBdr>
                    <w:top w:val="none" w:sz="0" w:space="0" w:color="auto"/>
                    <w:left w:val="none" w:sz="0" w:space="0" w:color="auto"/>
                    <w:bottom w:val="none" w:sz="0" w:space="0" w:color="auto"/>
                    <w:right w:val="none" w:sz="0" w:space="0" w:color="auto"/>
                  </w:divBdr>
                </w:div>
                <w:div w:id="440997380">
                  <w:marLeft w:val="0"/>
                  <w:marRight w:val="0"/>
                  <w:marTop w:val="0"/>
                  <w:marBottom w:val="0"/>
                  <w:divBdr>
                    <w:top w:val="none" w:sz="0" w:space="0" w:color="auto"/>
                    <w:left w:val="none" w:sz="0" w:space="0" w:color="auto"/>
                    <w:bottom w:val="none" w:sz="0" w:space="0" w:color="auto"/>
                    <w:right w:val="none" w:sz="0" w:space="0" w:color="auto"/>
                  </w:divBdr>
                </w:div>
                <w:div w:id="441271472">
                  <w:marLeft w:val="0"/>
                  <w:marRight w:val="0"/>
                  <w:marTop w:val="0"/>
                  <w:marBottom w:val="0"/>
                  <w:divBdr>
                    <w:top w:val="none" w:sz="0" w:space="0" w:color="auto"/>
                    <w:left w:val="none" w:sz="0" w:space="0" w:color="auto"/>
                    <w:bottom w:val="none" w:sz="0" w:space="0" w:color="auto"/>
                    <w:right w:val="none" w:sz="0" w:space="0" w:color="auto"/>
                  </w:divBdr>
                </w:div>
                <w:div w:id="441388566">
                  <w:marLeft w:val="0"/>
                  <w:marRight w:val="0"/>
                  <w:marTop w:val="0"/>
                  <w:marBottom w:val="0"/>
                  <w:divBdr>
                    <w:top w:val="none" w:sz="0" w:space="0" w:color="auto"/>
                    <w:left w:val="none" w:sz="0" w:space="0" w:color="auto"/>
                    <w:bottom w:val="none" w:sz="0" w:space="0" w:color="auto"/>
                    <w:right w:val="none" w:sz="0" w:space="0" w:color="auto"/>
                  </w:divBdr>
                </w:div>
                <w:div w:id="442460805">
                  <w:marLeft w:val="0"/>
                  <w:marRight w:val="0"/>
                  <w:marTop w:val="0"/>
                  <w:marBottom w:val="0"/>
                  <w:divBdr>
                    <w:top w:val="none" w:sz="0" w:space="0" w:color="auto"/>
                    <w:left w:val="none" w:sz="0" w:space="0" w:color="auto"/>
                    <w:bottom w:val="none" w:sz="0" w:space="0" w:color="auto"/>
                    <w:right w:val="none" w:sz="0" w:space="0" w:color="auto"/>
                  </w:divBdr>
                </w:div>
                <w:div w:id="442652733">
                  <w:marLeft w:val="0"/>
                  <w:marRight w:val="0"/>
                  <w:marTop w:val="0"/>
                  <w:marBottom w:val="0"/>
                  <w:divBdr>
                    <w:top w:val="none" w:sz="0" w:space="0" w:color="auto"/>
                    <w:left w:val="none" w:sz="0" w:space="0" w:color="auto"/>
                    <w:bottom w:val="none" w:sz="0" w:space="0" w:color="auto"/>
                    <w:right w:val="none" w:sz="0" w:space="0" w:color="auto"/>
                  </w:divBdr>
                </w:div>
                <w:div w:id="443228425">
                  <w:marLeft w:val="0"/>
                  <w:marRight w:val="0"/>
                  <w:marTop w:val="0"/>
                  <w:marBottom w:val="0"/>
                  <w:divBdr>
                    <w:top w:val="none" w:sz="0" w:space="0" w:color="auto"/>
                    <w:left w:val="none" w:sz="0" w:space="0" w:color="auto"/>
                    <w:bottom w:val="none" w:sz="0" w:space="0" w:color="auto"/>
                    <w:right w:val="none" w:sz="0" w:space="0" w:color="auto"/>
                  </w:divBdr>
                </w:div>
                <w:div w:id="445344598">
                  <w:marLeft w:val="0"/>
                  <w:marRight w:val="0"/>
                  <w:marTop w:val="0"/>
                  <w:marBottom w:val="0"/>
                  <w:divBdr>
                    <w:top w:val="none" w:sz="0" w:space="0" w:color="auto"/>
                    <w:left w:val="none" w:sz="0" w:space="0" w:color="auto"/>
                    <w:bottom w:val="none" w:sz="0" w:space="0" w:color="auto"/>
                    <w:right w:val="none" w:sz="0" w:space="0" w:color="auto"/>
                  </w:divBdr>
                </w:div>
                <w:div w:id="446431470">
                  <w:marLeft w:val="0"/>
                  <w:marRight w:val="0"/>
                  <w:marTop w:val="0"/>
                  <w:marBottom w:val="0"/>
                  <w:divBdr>
                    <w:top w:val="none" w:sz="0" w:space="0" w:color="auto"/>
                    <w:left w:val="none" w:sz="0" w:space="0" w:color="auto"/>
                    <w:bottom w:val="none" w:sz="0" w:space="0" w:color="auto"/>
                    <w:right w:val="none" w:sz="0" w:space="0" w:color="auto"/>
                  </w:divBdr>
                </w:div>
                <w:div w:id="446659189">
                  <w:marLeft w:val="0"/>
                  <w:marRight w:val="0"/>
                  <w:marTop w:val="0"/>
                  <w:marBottom w:val="0"/>
                  <w:divBdr>
                    <w:top w:val="none" w:sz="0" w:space="0" w:color="auto"/>
                    <w:left w:val="none" w:sz="0" w:space="0" w:color="auto"/>
                    <w:bottom w:val="none" w:sz="0" w:space="0" w:color="auto"/>
                    <w:right w:val="none" w:sz="0" w:space="0" w:color="auto"/>
                  </w:divBdr>
                </w:div>
                <w:div w:id="446774135">
                  <w:marLeft w:val="0"/>
                  <w:marRight w:val="0"/>
                  <w:marTop w:val="0"/>
                  <w:marBottom w:val="0"/>
                  <w:divBdr>
                    <w:top w:val="none" w:sz="0" w:space="0" w:color="auto"/>
                    <w:left w:val="none" w:sz="0" w:space="0" w:color="auto"/>
                    <w:bottom w:val="none" w:sz="0" w:space="0" w:color="auto"/>
                    <w:right w:val="none" w:sz="0" w:space="0" w:color="auto"/>
                  </w:divBdr>
                </w:div>
                <w:div w:id="447311537">
                  <w:marLeft w:val="0"/>
                  <w:marRight w:val="0"/>
                  <w:marTop w:val="0"/>
                  <w:marBottom w:val="0"/>
                  <w:divBdr>
                    <w:top w:val="none" w:sz="0" w:space="0" w:color="auto"/>
                    <w:left w:val="none" w:sz="0" w:space="0" w:color="auto"/>
                    <w:bottom w:val="none" w:sz="0" w:space="0" w:color="auto"/>
                    <w:right w:val="none" w:sz="0" w:space="0" w:color="auto"/>
                  </w:divBdr>
                </w:div>
                <w:div w:id="448084045">
                  <w:marLeft w:val="0"/>
                  <w:marRight w:val="0"/>
                  <w:marTop w:val="0"/>
                  <w:marBottom w:val="0"/>
                  <w:divBdr>
                    <w:top w:val="none" w:sz="0" w:space="0" w:color="auto"/>
                    <w:left w:val="none" w:sz="0" w:space="0" w:color="auto"/>
                    <w:bottom w:val="none" w:sz="0" w:space="0" w:color="auto"/>
                    <w:right w:val="none" w:sz="0" w:space="0" w:color="auto"/>
                  </w:divBdr>
                </w:div>
                <w:div w:id="448086070">
                  <w:marLeft w:val="0"/>
                  <w:marRight w:val="0"/>
                  <w:marTop w:val="0"/>
                  <w:marBottom w:val="0"/>
                  <w:divBdr>
                    <w:top w:val="none" w:sz="0" w:space="0" w:color="auto"/>
                    <w:left w:val="none" w:sz="0" w:space="0" w:color="auto"/>
                    <w:bottom w:val="none" w:sz="0" w:space="0" w:color="auto"/>
                    <w:right w:val="none" w:sz="0" w:space="0" w:color="auto"/>
                  </w:divBdr>
                </w:div>
                <w:div w:id="449277367">
                  <w:marLeft w:val="0"/>
                  <w:marRight w:val="0"/>
                  <w:marTop w:val="0"/>
                  <w:marBottom w:val="0"/>
                  <w:divBdr>
                    <w:top w:val="none" w:sz="0" w:space="0" w:color="auto"/>
                    <w:left w:val="none" w:sz="0" w:space="0" w:color="auto"/>
                    <w:bottom w:val="none" w:sz="0" w:space="0" w:color="auto"/>
                    <w:right w:val="none" w:sz="0" w:space="0" w:color="auto"/>
                  </w:divBdr>
                </w:div>
                <w:div w:id="450250510">
                  <w:marLeft w:val="0"/>
                  <w:marRight w:val="0"/>
                  <w:marTop w:val="0"/>
                  <w:marBottom w:val="0"/>
                  <w:divBdr>
                    <w:top w:val="none" w:sz="0" w:space="0" w:color="auto"/>
                    <w:left w:val="none" w:sz="0" w:space="0" w:color="auto"/>
                    <w:bottom w:val="none" w:sz="0" w:space="0" w:color="auto"/>
                    <w:right w:val="none" w:sz="0" w:space="0" w:color="auto"/>
                  </w:divBdr>
                </w:div>
                <w:div w:id="450320191">
                  <w:marLeft w:val="0"/>
                  <w:marRight w:val="0"/>
                  <w:marTop w:val="0"/>
                  <w:marBottom w:val="0"/>
                  <w:divBdr>
                    <w:top w:val="none" w:sz="0" w:space="0" w:color="auto"/>
                    <w:left w:val="none" w:sz="0" w:space="0" w:color="auto"/>
                    <w:bottom w:val="none" w:sz="0" w:space="0" w:color="auto"/>
                    <w:right w:val="none" w:sz="0" w:space="0" w:color="auto"/>
                  </w:divBdr>
                </w:div>
                <w:div w:id="451368476">
                  <w:marLeft w:val="0"/>
                  <w:marRight w:val="0"/>
                  <w:marTop w:val="0"/>
                  <w:marBottom w:val="0"/>
                  <w:divBdr>
                    <w:top w:val="none" w:sz="0" w:space="0" w:color="auto"/>
                    <w:left w:val="none" w:sz="0" w:space="0" w:color="auto"/>
                    <w:bottom w:val="none" w:sz="0" w:space="0" w:color="auto"/>
                    <w:right w:val="none" w:sz="0" w:space="0" w:color="auto"/>
                  </w:divBdr>
                </w:div>
                <w:div w:id="453134657">
                  <w:marLeft w:val="0"/>
                  <w:marRight w:val="0"/>
                  <w:marTop w:val="0"/>
                  <w:marBottom w:val="0"/>
                  <w:divBdr>
                    <w:top w:val="none" w:sz="0" w:space="0" w:color="auto"/>
                    <w:left w:val="none" w:sz="0" w:space="0" w:color="auto"/>
                    <w:bottom w:val="none" w:sz="0" w:space="0" w:color="auto"/>
                    <w:right w:val="none" w:sz="0" w:space="0" w:color="auto"/>
                  </w:divBdr>
                </w:div>
                <w:div w:id="453253990">
                  <w:marLeft w:val="0"/>
                  <w:marRight w:val="0"/>
                  <w:marTop w:val="0"/>
                  <w:marBottom w:val="0"/>
                  <w:divBdr>
                    <w:top w:val="none" w:sz="0" w:space="0" w:color="auto"/>
                    <w:left w:val="none" w:sz="0" w:space="0" w:color="auto"/>
                    <w:bottom w:val="none" w:sz="0" w:space="0" w:color="auto"/>
                    <w:right w:val="none" w:sz="0" w:space="0" w:color="auto"/>
                  </w:divBdr>
                </w:div>
                <w:div w:id="453255025">
                  <w:marLeft w:val="0"/>
                  <w:marRight w:val="0"/>
                  <w:marTop w:val="0"/>
                  <w:marBottom w:val="0"/>
                  <w:divBdr>
                    <w:top w:val="none" w:sz="0" w:space="0" w:color="auto"/>
                    <w:left w:val="none" w:sz="0" w:space="0" w:color="auto"/>
                    <w:bottom w:val="none" w:sz="0" w:space="0" w:color="auto"/>
                    <w:right w:val="none" w:sz="0" w:space="0" w:color="auto"/>
                  </w:divBdr>
                </w:div>
                <w:div w:id="453405924">
                  <w:marLeft w:val="0"/>
                  <w:marRight w:val="0"/>
                  <w:marTop w:val="0"/>
                  <w:marBottom w:val="0"/>
                  <w:divBdr>
                    <w:top w:val="none" w:sz="0" w:space="0" w:color="auto"/>
                    <w:left w:val="none" w:sz="0" w:space="0" w:color="auto"/>
                    <w:bottom w:val="none" w:sz="0" w:space="0" w:color="auto"/>
                    <w:right w:val="none" w:sz="0" w:space="0" w:color="auto"/>
                  </w:divBdr>
                </w:div>
                <w:div w:id="453715652">
                  <w:marLeft w:val="0"/>
                  <w:marRight w:val="0"/>
                  <w:marTop w:val="0"/>
                  <w:marBottom w:val="0"/>
                  <w:divBdr>
                    <w:top w:val="none" w:sz="0" w:space="0" w:color="auto"/>
                    <w:left w:val="none" w:sz="0" w:space="0" w:color="auto"/>
                    <w:bottom w:val="none" w:sz="0" w:space="0" w:color="auto"/>
                    <w:right w:val="none" w:sz="0" w:space="0" w:color="auto"/>
                  </w:divBdr>
                </w:div>
                <w:div w:id="454183135">
                  <w:marLeft w:val="0"/>
                  <w:marRight w:val="0"/>
                  <w:marTop w:val="0"/>
                  <w:marBottom w:val="0"/>
                  <w:divBdr>
                    <w:top w:val="none" w:sz="0" w:space="0" w:color="auto"/>
                    <w:left w:val="none" w:sz="0" w:space="0" w:color="auto"/>
                    <w:bottom w:val="none" w:sz="0" w:space="0" w:color="auto"/>
                    <w:right w:val="none" w:sz="0" w:space="0" w:color="auto"/>
                  </w:divBdr>
                </w:div>
                <w:div w:id="455026902">
                  <w:marLeft w:val="0"/>
                  <w:marRight w:val="0"/>
                  <w:marTop w:val="0"/>
                  <w:marBottom w:val="0"/>
                  <w:divBdr>
                    <w:top w:val="none" w:sz="0" w:space="0" w:color="auto"/>
                    <w:left w:val="none" w:sz="0" w:space="0" w:color="auto"/>
                    <w:bottom w:val="none" w:sz="0" w:space="0" w:color="auto"/>
                    <w:right w:val="none" w:sz="0" w:space="0" w:color="auto"/>
                  </w:divBdr>
                </w:div>
                <w:div w:id="455219274">
                  <w:marLeft w:val="0"/>
                  <w:marRight w:val="0"/>
                  <w:marTop w:val="0"/>
                  <w:marBottom w:val="0"/>
                  <w:divBdr>
                    <w:top w:val="none" w:sz="0" w:space="0" w:color="auto"/>
                    <w:left w:val="none" w:sz="0" w:space="0" w:color="auto"/>
                    <w:bottom w:val="none" w:sz="0" w:space="0" w:color="auto"/>
                    <w:right w:val="none" w:sz="0" w:space="0" w:color="auto"/>
                  </w:divBdr>
                </w:div>
                <w:div w:id="457720678">
                  <w:marLeft w:val="0"/>
                  <w:marRight w:val="0"/>
                  <w:marTop w:val="0"/>
                  <w:marBottom w:val="0"/>
                  <w:divBdr>
                    <w:top w:val="none" w:sz="0" w:space="0" w:color="auto"/>
                    <w:left w:val="none" w:sz="0" w:space="0" w:color="auto"/>
                    <w:bottom w:val="none" w:sz="0" w:space="0" w:color="auto"/>
                    <w:right w:val="none" w:sz="0" w:space="0" w:color="auto"/>
                  </w:divBdr>
                </w:div>
                <w:div w:id="457720904">
                  <w:marLeft w:val="0"/>
                  <w:marRight w:val="0"/>
                  <w:marTop w:val="0"/>
                  <w:marBottom w:val="0"/>
                  <w:divBdr>
                    <w:top w:val="none" w:sz="0" w:space="0" w:color="auto"/>
                    <w:left w:val="none" w:sz="0" w:space="0" w:color="auto"/>
                    <w:bottom w:val="none" w:sz="0" w:space="0" w:color="auto"/>
                    <w:right w:val="none" w:sz="0" w:space="0" w:color="auto"/>
                  </w:divBdr>
                </w:div>
                <w:div w:id="457723061">
                  <w:marLeft w:val="0"/>
                  <w:marRight w:val="0"/>
                  <w:marTop w:val="0"/>
                  <w:marBottom w:val="0"/>
                  <w:divBdr>
                    <w:top w:val="none" w:sz="0" w:space="0" w:color="auto"/>
                    <w:left w:val="none" w:sz="0" w:space="0" w:color="auto"/>
                    <w:bottom w:val="none" w:sz="0" w:space="0" w:color="auto"/>
                    <w:right w:val="none" w:sz="0" w:space="0" w:color="auto"/>
                  </w:divBdr>
                </w:div>
                <w:div w:id="458034679">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459568127">
                  <w:marLeft w:val="0"/>
                  <w:marRight w:val="0"/>
                  <w:marTop w:val="0"/>
                  <w:marBottom w:val="0"/>
                  <w:divBdr>
                    <w:top w:val="none" w:sz="0" w:space="0" w:color="auto"/>
                    <w:left w:val="none" w:sz="0" w:space="0" w:color="auto"/>
                    <w:bottom w:val="none" w:sz="0" w:space="0" w:color="auto"/>
                    <w:right w:val="none" w:sz="0" w:space="0" w:color="auto"/>
                  </w:divBdr>
                </w:div>
                <w:div w:id="459764952">
                  <w:marLeft w:val="0"/>
                  <w:marRight w:val="0"/>
                  <w:marTop w:val="0"/>
                  <w:marBottom w:val="0"/>
                  <w:divBdr>
                    <w:top w:val="none" w:sz="0" w:space="0" w:color="auto"/>
                    <w:left w:val="none" w:sz="0" w:space="0" w:color="auto"/>
                    <w:bottom w:val="none" w:sz="0" w:space="0" w:color="auto"/>
                    <w:right w:val="none" w:sz="0" w:space="0" w:color="auto"/>
                  </w:divBdr>
                </w:div>
                <w:div w:id="460150413">
                  <w:marLeft w:val="0"/>
                  <w:marRight w:val="0"/>
                  <w:marTop w:val="0"/>
                  <w:marBottom w:val="0"/>
                  <w:divBdr>
                    <w:top w:val="none" w:sz="0" w:space="0" w:color="auto"/>
                    <w:left w:val="none" w:sz="0" w:space="0" w:color="auto"/>
                    <w:bottom w:val="none" w:sz="0" w:space="0" w:color="auto"/>
                    <w:right w:val="none" w:sz="0" w:space="0" w:color="auto"/>
                  </w:divBdr>
                </w:div>
                <w:div w:id="462310899">
                  <w:marLeft w:val="0"/>
                  <w:marRight w:val="0"/>
                  <w:marTop w:val="0"/>
                  <w:marBottom w:val="0"/>
                  <w:divBdr>
                    <w:top w:val="none" w:sz="0" w:space="0" w:color="auto"/>
                    <w:left w:val="none" w:sz="0" w:space="0" w:color="auto"/>
                    <w:bottom w:val="none" w:sz="0" w:space="0" w:color="auto"/>
                    <w:right w:val="none" w:sz="0" w:space="0" w:color="auto"/>
                  </w:divBdr>
                </w:div>
                <w:div w:id="463546141">
                  <w:marLeft w:val="0"/>
                  <w:marRight w:val="0"/>
                  <w:marTop w:val="0"/>
                  <w:marBottom w:val="0"/>
                  <w:divBdr>
                    <w:top w:val="none" w:sz="0" w:space="0" w:color="auto"/>
                    <w:left w:val="none" w:sz="0" w:space="0" w:color="auto"/>
                    <w:bottom w:val="none" w:sz="0" w:space="0" w:color="auto"/>
                    <w:right w:val="none" w:sz="0" w:space="0" w:color="auto"/>
                  </w:divBdr>
                </w:div>
                <w:div w:id="464470786">
                  <w:marLeft w:val="0"/>
                  <w:marRight w:val="0"/>
                  <w:marTop w:val="0"/>
                  <w:marBottom w:val="0"/>
                  <w:divBdr>
                    <w:top w:val="none" w:sz="0" w:space="0" w:color="auto"/>
                    <w:left w:val="none" w:sz="0" w:space="0" w:color="auto"/>
                    <w:bottom w:val="none" w:sz="0" w:space="0" w:color="auto"/>
                    <w:right w:val="none" w:sz="0" w:space="0" w:color="auto"/>
                  </w:divBdr>
                </w:div>
                <w:div w:id="465392805">
                  <w:marLeft w:val="0"/>
                  <w:marRight w:val="0"/>
                  <w:marTop w:val="0"/>
                  <w:marBottom w:val="0"/>
                  <w:divBdr>
                    <w:top w:val="none" w:sz="0" w:space="0" w:color="auto"/>
                    <w:left w:val="none" w:sz="0" w:space="0" w:color="auto"/>
                    <w:bottom w:val="none" w:sz="0" w:space="0" w:color="auto"/>
                    <w:right w:val="none" w:sz="0" w:space="0" w:color="auto"/>
                  </w:divBdr>
                </w:div>
                <w:div w:id="468937298">
                  <w:marLeft w:val="0"/>
                  <w:marRight w:val="0"/>
                  <w:marTop w:val="0"/>
                  <w:marBottom w:val="0"/>
                  <w:divBdr>
                    <w:top w:val="none" w:sz="0" w:space="0" w:color="auto"/>
                    <w:left w:val="none" w:sz="0" w:space="0" w:color="auto"/>
                    <w:bottom w:val="none" w:sz="0" w:space="0" w:color="auto"/>
                    <w:right w:val="none" w:sz="0" w:space="0" w:color="auto"/>
                  </w:divBdr>
                </w:div>
                <w:div w:id="468937875">
                  <w:marLeft w:val="0"/>
                  <w:marRight w:val="0"/>
                  <w:marTop w:val="0"/>
                  <w:marBottom w:val="0"/>
                  <w:divBdr>
                    <w:top w:val="none" w:sz="0" w:space="0" w:color="auto"/>
                    <w:left w:val="none" w:sz="0" w:space="0" w:color="auto"/>
                    <w:bottom w:val="none" w:sz="0" w:space="0" w:color="auto"/>
                    <w:right w:val="none" w:sz="0" w:space="0" w:color="auto"/>
                  </w:divBdr>
                </w:div>
                <w:div w:id="468978959">
                  <w:marLeft w:val="0"/>
                  <w:marRight w:val="0"/>
                  <w:marTop w:val="0"/>
                  <w:marBottom w:val="0"/>
                  <w:divBdr>
                    <w:top w:val="none" w:sz="0" w:space="0" w:color="auto"/>
                    <w:left w:val="none" w:sz="0" w:space="0" w:color="auto"/>
                    <w:bottom w:val="none" w:sz="0" w:space="0" w:color="auto"/>
                    <w:right w:val="none" w:sz="0" w:space="0" w:color="auto"/>
                  </w:divBdr>
                </w:div>
                <w:div w:id="470055822">
                  <w:marLeft w:val="0"/>
                  <w:marRight w:val="0"/>
                  <w:marTop w:val="0"/>
                  <w:marBottom w:val="0"/>
                  <w:divBdr>
                    <w:top w:val="none" w:sz="0" w:space="0" w:color="auto"/>
                    <w:left w:val="none" w:sz="0" w:space="0" w:color="auto"/>
                    <w:bottom w:val="none" w:sz="0" w:space="0" w:color="auto"/>
                    <w:right w:val="none" w:sz="0" w:space="0" w:color="auto"/>
                  </w:divBdr>
                </w:div>
                <w:div w:id="470247042">
                  <w:marLeft w:val="0"/>
                  <w:marRight w:val="0"/>
                  <w:marTop w:val="0"/>
                  <w:marBottom w:val="0"/>
                  <w:divBdr>
                    <w:top w:val="none" w:sz="0" w:space="0" w:color="auto"/>
                    <w:left w:val="none" w:sz="0" w:space="0" w:color="auto"/>
                    <w:bottom w:val="none" w:sz="0" w:space="0" w:color="auto"/>
                    <w:right w:val="none" w:sz="0" w:space="0" w:color="auto"/>
                  </w:divBdr>
                </w:div>
                <w:div w:id="471681139">
                  <w:marLeft w:val="0"/>
                  <w:marRight w:val="0"/>
                  <w:marTop w:val="0"/>
                  <w:marBottom w:val="0"/>
                  <w:divBdr>
                    <w:top w:val="none" w:sz="0" w:space="0" w:color="auto"/>
                    <w:left w:val="none" w:sz="0" w:space="0" w:color="auto"/>
                    <w:bottom w:val="none" w:sz="0" w:space="0" w:color="auto"/>
                    <w:right w:val="none" w:sz="0" w:space="0" w:color="auto"/>
                  </w:divBdr>
                </w:div>
                <w:div w:id="472989501">
                  <w:marLeft w:val="0"/>
                  <w:marRight w:val="0"/>
                  <w:marTop w:val="0"/>
                  <w:marBottom w:val="0"/>
                  <w:divBdr>
                    <w:top w:val="none" w:sz="0" w:space="0" w:color="auto"/>
                    <w:left w:val="none" w:sz="0" w:space="0" w:color="auto"/>
                    <w:bottom w:val="none" w:sz="0" w:space="0" w:color="auto"/>
                    <w:right w:val="none" w:sz="0" w:space="0" w:color="auto"/>
                  </w:divBdr>
                </w:div>
                <w:div w:id="475026004">
                  <w:marLeft w:val="0"/>
                  <w:marRight w:val="0"/>
                  <w:marTop w:val="0"/>
                  <w:marBottom w:val="0"/>
                  <w:divBdr>
                    <w:top w:val="none" w:sz="0" w:space="0" w:color="auto"/>
                    <w:left w:val="none" w:sz="0" w:space="0" w:color="auto"/>
                    <w:bottom w:val="none" w:sz="0" w:space="0" w:color="auto"/>
                    <w:right w:val="none" w:sz="0" w:space="0" w:color="auto"/>
                  </w:divBdr>
                </w:div>
                <w:div w:id="475533595">
                  <w:marLeft w:val="0"/>
                  <w:marRight w:val="0"/>
                  <w:marTop w:val="0"/>
                  <w:marBottom w:val="0"/>
                  <w:divBdr>
                    <w:top w:val="none" w:sz="0" w:space="0" w:color="auto"/>
                    <w:left w:val="none" w:sz="0" w:space="0" w:color="auto"/>
                    <w:bottom w:val="none" w:sz="0" w:space="0" w:color="auto"/>
                    <w:right w:val="none" w:sz="0" w:space="0" w:color="auto"/>
                  </w:divBdr>
                </w:div>
                <w:div w:id="475922847">
                  <w:marLeft w:val="0"/>
                  <w:marRight w:val="0"/>
                  <w:marTop w:val="0"/>
                  <w:marBottom w:val="0"/>
                  <w:divBdr>
                    <w:top w:val="none" w:sz="0" w:space="0" w:color="auto"/>
                    <w:left w:val="none" w:sz="0" w:space="0" w:color="auto"/>
                    <w:bottom w:val="none" w:sz="0" w:space="0" w:color="auto"/>
                    <w:right w:val="none" w:sz="0" w:space="0" w:color="auto"/>
                  </w:divBdr>
                </w:div>
                <w:div w:id="475994960">
                  <w:marLeft w:val="0"/>
                  <w:marRight w:val="0"/>
                  <w:marTop w:val="0"/>
                  <w:marBottom w:val="0"/>
                  <w:divBdr>
                    <w:top w:val="none" w:sz="0" w:space="0" w:color="auto"/>
                    <w:left w:val="none" w:sz="0" w:space="0" w:color="auto"/>
                    <w:bottom w:val="none" w:sz="0" w:space="0" w:color="auto"/>
                    <w:right w:val="none" w:sz="0" w:space="0" w:color="auto"/>
                  </w:divBdr>
                </w:div>
                <w:div w:id="476074892">
                  <w:marLeft w:val="0"/>
                  <w:marRight w:val="0"/>
                  <w:marTop w:val="0"/>
                  <w:marBottom w:val="0"/>
                  <w:divBdr>
                    <w:top w:val="none" w:sz="0" w:space="0" w:color="auto"/>
                    <w:left w:val="none" w:sz="0" w:space="0" w:color="auto"/>
                    <w:bottom w:val="none" w:sz="0" w:space="0" w:color="auto"/>
                    <w:right w:val="none" w:sz="0" w:space="0" w:color="auto"/>
                  </w:divBdr>
                </w:div>
                <w:div w:id="476187479">
                  <w:marLeft w:val="0"/>
                  <w:marRight w:val="0"/>
                  <w:marTop w:val="0"/>
                  <w:marBottom w:val="0"/>
                  <w:divBdr>
                    <w:top w:val="none" w:sz="0" w:space="0" w:color="auto"/>
                    <w:left w:val="none" w:sz="0" w:space="0" w:color="auto"/>
                    <w:bottom w:val="none" w:sz="0" w:space="0" w:color="auto"/>
                    <w:right w:val="none" w:sz="0" w:space="0" w:color="auto"/>
                  </w:divBdr>
                </w:div>
                <w:div w:id="476384247">
                  <w:marLeft w:val="0"/>
                  <w:marRight w:val="0"/>
                  <w:marTop w:val="0"/>
                  <w:marBottom w:val="0"/>
                  <w:divBdr>
                    <w:top w:val="none" w:sz="0" w:space="0" w:color="auto"/>
                    <w:left w:val="none" w:sz="0" w:space="0" w:color="auto"/>
                    <w:bottom w:val="none" w:sz="0" w:space="0" w:color="auto"/>
                    <w:right w:val="none" w:sz="0" w:space="0" w:color="auto"/>
                  </w:divBdr>
                </w:div>
                <w:div w:id="476532713">
                  <w:marLeft w:val="0"/>
                  <w:marRight w:val="0"/>
                  <w:marTop w:val="0"/>
                  <w:marBottom w:val="0"/>
                  <w:divBdr>
                    <w:top w:val="none" w:sz="0" w:space="0" w:color="auto"/>
                    <w:left w:val="none" w:sz="0" w:space="0" w:color="auto"/>
                    <w:bottom w:val="none" w:sz="0" w:space="0" w:color="auto"/>
                    <w:right w:val="none" w:sz="0" w:space="0" w:color="auto"/>
                  </w:divBdr>
                </w:div>
                <w:div w:id="477962601">
                  <w:marLeft w:val="0"/>
                  <w:marRight w:val="0"/>
                  <w:marTop w:val="0"/>
                  <w:marBottom w:val="0"/>
                  <w:divBdr>
                    <w:top w:val="none" w:sz="0" w:space="0" w:color="auto"/>
                    <w:left w:val="none" w:sz="0" w:space="0" w:color="auto"/>
                    <w:bottom w:val="none" w:sz="0" w:space="0" w:color="auto"/>
                    <w:right w:val="none" w:sz="0" w:space="0" w:color="auto"/>
                  </w:divBdr>
                </w:div>
                <w:div w:id="478233480">
                  <w:marLeft w:val="0"/>
                  <w:marRight w:val="0"/>
                  <w:marTop w:val="0"/>
                  <w:marBottom w:val="0"/>
                  <w:divBdr>
                    <w:top w:val="none" w:sz="0" w:space="0" w:color="auto"/>
                    <w:left w:val="none" w:sz="0" w:space="0" w:color="auto"/>
                    <w:bottom w:val="none" w:sz="0" w:space="0" w:color="auto"/>
                    <w:right w:val="none" w:sz="0" w:space="0" w:color="auto"/>
                  </w:divBdr>
                </w:div>
                <w:div w:id="478350336">
                  <w:marLeft w:val="0"/>
                  <w:marRight w:val="0"/>
                  <w:marTop w:val="0"/>
                  <w:marBottom w:val="0"/>
                  <w:divBdr>
                    <w:top w:val="none" w:sz="0" w:space="0" w:color="auto"/>
                    <w:left w:val="none" w:sz="0" w:space="0" w:color="auto"/>
                    <w:bottom w:val="none" w:sz="0" w:space="0" w:color="auto"/>
                    <w:right w:val="none" w:sz="0" w:space="0" w:color="auto"/>
                  </w:divBdr>
                </w:div>
                <w:div w:id="478690373">
                  <w:marLeft w:val="0"/>
                  <w:marRight w:val="0"/>
                  <w:marTop w:val="0"/>
                  <w:marBottom w:val="0"/>
                  <w:divBdr>
                    <w:top w:val="none" w:sz="0" w:space="0" w:color="auto"/>
                    <w:left w:val="none" w:sz="0" w:space="0" w:color="auto"/>
                    <w:bottom w:val="none" w:sz="0" w:space="0" w:color="auto"/>
                    <w:right w:val="none" w:sz="0" w:space="0" w:color="auto"/>
                  </w:divBdr>
                </w:div>
                <w:div w:id="478888498">
                  <w:marLeft w:val="0"/>
                  <w:marRight w:val="0"/>
                  <w:marTop w:val="0"/>
                  <w:marBottom w:val="0"/>
                  <w:divBdr>
                    <w:top w:val="none" w:sz="0" w:space="0" w:color="auto"/>
                    <w:left w:val="none" w:sz="0" w:space="0" w:color="auto"/>
                    <w:bottom w:val="none" w:sz="0" w:space="0" w:color="auto"/>
                    <w:right w:val="none" w:sz="0" w:space="0" w:color="auto"/>
                  </w:divBdr>
                </w:div>
                <w:div w:id="479033158">
                  <w:marLeft w:val="0"/>
                  <w:marRight w:val="0"/>
                  <w:marTop w:val="0"/>
                  <w:marBottom w:val="0"/>
                  <w:divBdr>
                    <w:top w:val="none" w:sz="0" w:space="0" w:color="auto"/>
                    <w:left w:val="none" w:sz="0" w:space="0" w:color="auto"/>
                    <w:bottom w:val="none" w:sz="0" w:space="0" w:color="auto"/>
                    <w:right w:val="none" w:sz="0" w:space="0" w:color="auto"/>
                  </w:divBdr>
                </w:div>
                <w:div w:id="480194219">
                  <w:marLeft w:val="0"/>
                  <w:marRight w:val="0"/>
                  <w:marTop w:val="0"/>
                  <w:marBottom w:val="0"/>
                  <w:divBdr>
                    <w:top w:val="none" w:sz="0" w:space="0" w:color="auto"/>
                    <w:left w:val="none" w:sz="0" w:space="0" w:color="auto"/>
                    <w:bottom w:val="none" w:sz="0" w:space="0" w:color="auto"/>
                    <w:right w:val="none" w:sz="0" w:space="0" w:color="auto"/>
                  </w:divBdr>
                </w:div>
                <w:div w:id="480779439">
                  <w:marLeft w:val="0"/>
                  <w:marRight w:val="0"/>
                  <w:marTop w:val="0"/>
                  <w:marBottom w:val="0"/>
                  <w:divBdr>
                    <w:top w:val="none" w:sz="0" w:space="0" w:color="auto"/>
                    <w:left w:val="none" w:sz="0" w:space="0" w:color="auto"/>
                    <w:bottom w:val="none" w:sz="0" w:space="0" w:color="auto"/>
                    <w:right w:val="none" w:sz="0" w:space="0" w:color="auto"/>
                  </w:divBdr>
                </w:div>
                <w:div w:id="481316617">
                  <w:marLeft w:val="0"/>
                  <w:marRight w:val="0"/>
                  <w:marTop w:val="0"/>
                  <w:marBottom w:val="0"/>
                  <w:divBdr>
                    <w:top w:val="none" w:sz="0" w:space="0" w:color="auto"/>
                    <w:left w:val="none" w:sz="0" w:space="0" w:color="auto"/>
                    <w:bottom w:val="none" w:sz="0" w:space="0" w:color="auto"/>
                    <w:right w:val="none" w:sz="0" w:space="0" w:color="auto"/>
                  </w:divBdr>
                </w:div>
                <w:div w:id="482700825">
                  <w:marLeft w:val="0"/>
                  <w:marRight w:val="0"/>
                  <w:marTop w:val="0"/>
                  <w:marBottom w:val="0"/>
                  <w:divBdr>
                    <w:top w:val="none" w:sz="0" w:space="0" w:color="auto"/>
                    <w:left w:val="none" w:sz="0" w:space="0" w:color="auto"/>
                    <w:bottom w:val="none" w:sz="0" w:space="0" w:color="auto"/>
                    <w:right w:val="none" w:sz="0" w:space="0" w:color="auto"/>
                  </w:divBdr>
                </w:div>
                <w:div w:id="483426021">
                  <w:marLeft w:val="0"/>
                  <w:marRight w:val="0"/>
                  <w:marTop w:val="0"/>
                  <w:marBottom w:val="0"/>
                  <w:divBdr>
                    <w:top w:val="none" w:sz="0" w:space="0" w:color="auto"/>
                    <w:left w:val="none" w:sz="0" w:space="0" w:color="auto"/>
                    <w:bottom w:val="none" w:sz="0" w:space="0" w:color="auto"/>
                    <w:right w:val="none" w:sz="0" w:space="0" w:color="auto"/>
                  </w:divBdr>
                </w:div>
                <w:div w:id="483543424">
                  <w:marLeft w:val="0"/>
                  <w:marRight w:val="0"/>
                  <w:marTop w:val="0"/>
                  <w:marBottom w:val="0"/>
                  <w:divBdr>
                    <w:top w:val="none" w:sz="0" w:space="0" w:color="auto"/>
                    <w:left w:val="none" w:sz="0" w:space="0" w:color="auto"/>
                    <w:bottom w:val="none" w:sz="0" w:space="0" w:color="auto"/>
                    <w:right w:val="none" w:sz="0" w:space="0" w:color="auto"/>
                  </w:divBdr>
                </w:div>
                <w:div w:id="483933618">
                  <w:marLeft w:val="0"/>
                  <w:marRight w:val="0"/>
                  <w:marTop w:val="0"/>
                  <w:marBottom w:val="0"/>
                  <w:divBdr>
                    <w:top w:val="none" w:sz="0" w:space="0" w:color="auto"/>
                    <w:left w:val="none" w:sz="0" w:space="0" w:color="auto"/>
                    <w:bottom w:val="none" w:sz="0" w:space="0" w:color="auto"/>
                    <w:right w:val="none" w:sz="0" w:space="0" w:color="auto"/>
                  </w:divBdr>
                </w:div>
                <w:div w:id="485629631">
                  <w:marLeft w:val="0"/>
                  <w:marRight w:val="0"/>
                  <w:marTop w:val="0"/>
                  <w:marBottom w:val="0"/>
                  <w:divBdr>
                    <w:top w:val="none" w:sz="0" w:space="0" w:color="auto"/>
                    <w:left w:val="none" w:sz="0" w:space="0" w:color="auto"/>
                    <w:bottom w:val="none" w:sz="0" w:space="0" w:color="auto"/>
                    <w:right w:val="none" w:sz="0" w:space="0" w:color="auto"/>
                  </w:divBdr>
                </w:div>
                <w:div w:id="485708817">
                  <w:marLeft w:val="0"/>
                  <w:marRight w:val="0"/>
                  <w:marTop w:val="0"/>
                  <w:marBottom w:val="0"/>
                  <w:divBdr>
                    <w:top w:val="none" w:sz="0" w:space="0" w:color="auto"/>
                    <w:left w:val="none" w:sz="0" w:space="0" w:color="auto"/>
                    <w:bottom w:val="none" w:sz="0" w:space="0" w:color="auto"/>
                    <w:right w:val="none" w:sz="0" w:space="0" w:color="auto"/>
                  </w:divBdr>
                </w:div>
                <w:div w:id="486555533">
                  <w:marLeft w:val="0"/>
                  <w:marRight w:val="0"/>
                  <w:marTop w:val="0"/>
                  <w:marBottom w:val="0"/>
                  <w:divBdr>
                    <w:top w:val="none" w:sz="0" w:space="0" w:color="auto"/>
                    <w:left w:val="none" w:sz="0" w:space="0" w:color="auto"/>
                    <w:bottom w:val="none" w:sz="0" w:space="0" w:color="auto"/>
                    <w:right w:val="none" w:sz="0" w:space="0" w:color="auto"/>
                  </w:divBdr>
                </w:div>
                <w:div w:id="489248173">
                  <w:marLeft w:val="0"/>
                  <w:marRight w:val="0"/>
                  <w:marTop w:val="0"/>
                  <w:marBottom w:val="0"/>
                  <w:divBdr>
                    <w:top w:val="none" w:sz="0" w:space="0" w:color="auto"/>
                    <w:left w:val="none" w:sz="0" w:space="0" w:color="auto"/>
                    <w:bottom w:val="none" w:sz="0" w:space="0" w:color="auto"/>
                    <w:right w:val="none" w:sz="0" w:space="0" w:color="auto"/>
                  </w:divBdr>
                </w:div>
                <w:div w:id="489685687">
                  <w:marLeft w:val="0"/>
                  <w:marRight w:val="0"/>
                  <w:marTop w:val="0"/>
                  <w:marBottom w:val="0"/>
                  <w:divBdr>
                    <w:top w:val="none" w:sz="0" w:space="0" w:color="auto"/>
                    <w:left w:val="none" w:sz="0" w:space="0" w:color="auto"/>
                    <w:bottom w:val="none" w:sz="0" w:space="0" w:color="auto"/>
                    <w:right w:val="none" w:sz="0" w:space="0" w:color="auto"/>
                  </w:divBdr>
                </w:div>
                <w:div w:id="489828769">
                  <w:marLeft w:val="0"/>
                  <w:marRight w:val="0"/>
                  <w:marTop w:val="0"/>
                  <w:marBottom w:val="0"/>
                  <w:divBdr>
                    <w:top w:val="none" w:sz="0" w:space="0" w:color="auto"/>
                    <w:left w:val="none" w:sz="0" w:space="0" w:color="auto"/>
                    <w:bottom w:val="none" w:sz="0" w:space="0" w:color="auto"/>
                    <w:right w:val="none" w:sz="0" w:space="0" w:color="auto"/>
                  </w:divBdr>
                </w:div>
                <w:div w:id="491139266">
                  <w:marLeft w:val="0"/>
                  <w:marRight w:val="0"/>
                  <w:marTop w:val="0"/>
                  <w:marBottom w:val="0"/>
                  <w:divBdr>
                    <w:top w:val="none" w:sz="0" w:space="0" w:color="auto"/>
                    <w:left w:val="none" w:sz="0" w:space="0" w:color="auto"/>
                    <w:bottom w:val="none" w:sz="0" w:space="0" w:color="auto"/>
                    <w:right w:val="none" w:sz="0" w:space="0" w:color="auto"/>
                  </w:divBdr>
                </w:div>
                <w:div w:id="492374949">
                  <w:marLeft w:val="0"/>
                  <w:marRight w:val="0"/>
                  <w:marTop w:val="0"/>
                  <w:marBottom w:val="0"/>
                  <w:divBdr>
                    <w:top w:val="none" w:sz="0" w:space="0" w:color="auto"/>
                    <w:left w:val="none" w:sz="0" w:space="0" w:color="auto"/>
                    <w:bottom w:val="none" w:sz="0" w:space="0" w:color="auto"/>
                    <w:right w:val="none" w:sz="0" w:space="0" w:color="auto"/>
                  </w:divBdr>
                </w:div>
                <w:div w:id="492529104">
                  <w:marLeft w:val="0"/>
                  <w:marRight w:val="0"/>
                  <w:marTop w:val="0"/>
                  <w:marBottom w:val="0"/>
                  <w:divBdr>
                    <w:top w:val="none" w:sz="0" w:space="0" w:color="auto"/>
                    <w:left w:val="none" w:sz="0" w:space="0" w:color="auto"/>
                    <w:bottom w:val="none" w:sz="0" w:space="0" w:color="auto"/>
                    <w:right w:val="none" w:sz="0" w:space="0" w:color="auto"/>
                  </w:divBdr>
                </w:div>
                <w:div w:id="492723419">
                  <w:marLeft w:val="0"/>
                  <w:marRight w:val="0"/>
                  <w:marTop w:val="0"/>
                  <w:marBottom w:val="0"/>
                  <w:divBdr>
                    <w:top w:val="none" w:sz="0" w:space="0" w:color="auto"/>
                    <w:left w:val="none" w:sz="0" w:space="0" w:color="auto"/>
                    <w:bottom w:val="none" w:sz="0" w:space="0" w:color="auto"/>
                    <w:right w:val="none" w:sz="0" w:space="0" w:color="auto"/>
                  </w:divBdr>
                </w:div>
                <w:div w:id="492837715">
                  <w:marLeft w:val="0"/>
                  <w:marRight w:val="0"/>
                  <w:marTop w:val="0"/>
                  <w:marBottom w:val="0"/>
                  <w:divBdr>
                    <w:top w:val="none" w:sz="0" w:space="0" w:color="auto"/>
                    <w:left w:val="none" w:sz="0" w:space="0" w:color="auto"/>
                    <w:bottom w:val="none" w:sz="0" w:space="0" w:color="auto"/>
                    <w:right w:val="none" w:sz="0" w:space="0" w:color="auto"/>
                  </w:divBdr>
                </w:div>
                <w:div w:id="493644634">
                  <w:marLeft w:val="0"/>
                  <w:marRight w:val="0"/>
                  <w:marTop w:val="0"/>
                  <w:marBottom w:val="0"/>
                  <w:divBdr>
                    <w:top w:val="none" w:sz="0" w:space="0" w:color="auto"/>
                    <w:left w:val="none" w:sz="0" w:space="0" w:color="auto"/>
                    <w:bottom w:val="none" w:sz="0" w:space="0" w:color="auto"/>
                    <w:right w:val="none" w:sz="0" w:space="0" w:color="auto"/>
                  </w:divBdr>
                </w:div>
                <w:div w:id="495268691">
                  <w:marLeft w:val="0"/>
                  <w:marRight w:val="0"/>
                  <w:marTop w:val="0"/>
                  <w:marBottom w:val="0"/>
                  <w:divBdr>
                    <w:top w:val="none" w:sz="0" w:space="0" w:color="auto"/>
                    <w:left w:val="none" w:sz="0" w:space="0" w:color="auto"/>
                    <w:bottom w:val="none" w:sz="0" w:space="0" w:color="auto"/>
                    <w:right w:val="none" w:sz="0" w:space="0" w:color="auto"/>
                  </w:divBdr>
                </w:div>
                <w:div w:id="496044337">
                  <w:marLeft w:val="0"/>
                  <w:marRight w:val="0"/>
                  <w:marTop w:val="0"/>
                  <w:marBottom w:val="0"/>
                  <w:divBdr>
                    <w:top w:val="none" w:sz="0" w:space="0" w:color="auto"/>
                    <w:left w:val="none" w:sz="0" w:space="0" w:color="auto"/>
                    <w:bottom w:val="none" w:sz="0" w:space="0" w:color="auto"/>
                    <w:right w:val="none" w:sz="0" w:space="0" w:color="auto"/>
                  </w:divBdr>
                </w:div>
                <w:div w:id="496269447">
                  <w:marLeft w:val="0"/>
                  <w:marRight w:val="0"/>
                  <w:marTop w:val="0"/>
                  <w:marBottom w:val="0"/>
                  <w:divBdr>
                    <w:top w:val="none" w:sz="0" w:space="0" w:color="auto"/>
                    <w:left w:val="none" w:sz="0" w:space="0" w:color="auto"/>
                    <w:bottom w:val="none" w:sz="0" w:space="0" w:color="auto"/>
                    <w:right w:val="none" w:sz="0" w:space="0" w:color="auto"/>
                  </w:divBdr>
                </w:div>
                <w:div w:id="497303695">
                  <w:marLeft w:val="0"/>
                  <w:marRight w:val="0"/>
                  <w:marTop w:val="0"/>
                  <w:marBottom w:val="0"/>
                  <w:divBdr>
                    <w:top w:val="none" w:sz="0" w:space="0" w:color="auto"/>
                    <w:left w:val="none" w:sz="0" w:space="0" w:color="auto"/>
                    <w:bottom w:val="none" w:sz="0" w:space="0" w:color="auto"/>
                    <w:right w:val="none" w:sz="0" w:space="0" w:color="auto"/>
                  </w:divBdr>
                </w:div>
                <w:div w:id="497579058">
                  <w:marLeft w:val="0"/>
                  <w:marRight w:val="0"/>
                  <w:marTop w:val="0"/>
                  <w:marBottom w:val="0"/>
                  <w:divBdr>
                    <w:top w:val="none" w:sz="0" w:space="0" w:color="auto"/>
                    <w:left w:val="none" w:sz="0" w:space="0" w:color="auto"/>
                    <w:bottom w:val="none" w:sz="0" w:space="0" w:color="auto"/>
                    <w:right w:val="none" w:sz="0" w:space="0" w:color="auto"/>
                  </w:divBdr>
                </w:div>
                <w:div w:id="497624072">
                  <w:marLeft w:val="0"/>
                  <w:marRight w:val="0"/>
                  <w:marTop w:val="0"/>
                  <w:marBottom w:val="0"/>
                  <w:divBdr>
                    <w:top w:val="none" w:sz="0" w:space="0" w:color="auto"/>
                    <w:left w:val="none" w:sz="0" w:space="0" w:color="auto"/>
                    <w:bottom w:val="none" w:sz="0" w:space="0" w:color="auto"/>
                    <w:right w:val="none" w:sz="0" w:space="0" w:color="auto"/>
                  </w:divBdr>
                </w:div>
                <w:div w:id="498231751">
                  <w:marLeft w:val="0"/>
                  <w:marRight w:val="0"/>
                  <w:marTop w:val="0"/>
                  <w:marBottom w:val="0"/>
                  <w:divBdr>
                    <w:top w:val="none" w:sz="0" w:space="0" w:color="auto"/>
                    <w:left w:val="none" w:sz="0" w:space="0" w:color="auto"/>
                    <w:bottom w:val="none" w:sz="0" w:space="0" w:color="auto"/>
                    <w:right w:val="none" w:sz="0" w:space="0" w:color="auto"/>
                  </w:divBdr>
                </w:div>
                <w:div w:id="498543660">
                  <w:marLeft w:val="0"/>
                  <w:marRight w:val="0"/>
                  <w:marTop w:val="0"/>
                  <w:marBottom w:val="0"/>
                  <w:divBdr>
                    <w:top w:val="none" w:sz="0" w:space="0" w:color="auto"/>
                    <w:left w:val="none" w:sz="0" w:space="0" w:color="auto"/>
                    <w:bottom w:val="none" w:sz="0" w:space="0" w:color="auto"/>
                    <w:right w:val="none" w:sz="0" w:space="0" w:color="auto"/>
                  </w:divBdr>
                </w:div>
                <w:div w:id="499000912">
                  <w:marLeft w:val="0"/>
                  <w:marRight w:val="0"/>
                  <w:marTop w:val="0"/>
                  <w:marBottom w:val="0"/>
                  <w:divBdr>
                    <w:top w:val="none" w:sz="0" w:space="0" w:color="auto"/>
                    <w:left w:val="none" w:sz="0" w:space="0" w:color="auto"/>
                    <w:bottom w:val="none" w:sz="0" w:space="0" w:color="auto"/>
                    <w:right w:val="none" w:sz="0" w:space="0" w:color="auto"/>
                  </w:divBdr>
                </w:div>
                <w:div w:id="499463522">
                  <w:marLeft w:val="0"/>
                  <w:marRight w:val="0"/>
                  <w:marTop w:val="0"/>
                  <w:marBottom w:val="0"/>
                  <w:divBdr>
                    <w:top w:val="none" w:sz="0" w:space="0" w:color="auto"/>
                    <w:left w:val="none" w:sz="0" w:space="0" w:color="auto"/>
                    <w:bottom w:val="none" w:sz="0" w:space="0" w:color="auto"/>
                    <w:right w:val="none" w:sz="0" w:space="0" w:color="auto"/>
                  </w:divBdr>
                </w:div>
                <w:div w:id="500895719">
                  <w:marLeft w:val="0"/>
                  <w:marRight w:val="0"/>
                  <w:marTop w:val="0"/>
                  <w:marBottom w:val="0"/>
                  <w:divBdr>
                    <w:top w:val="none" w:sz="0" w:space="0" w:color="auto"/>
                    <w:left w:val="none" w:sz="0" w:space="0" w:color="auto"/>
                    <w:bottom w:val="none" w:sz="0" w:space="0" w:color="auto"/>
                    <w:right w:val="none" w:sz="0" w:space="0" w:color="auto"/>
                  </w:divBdr>
                </w:div>
                <w:div w:id="500968544">
                  <w:marLeft w:val="0"/>
                  <w:marRight w:val="0"/>
                  <w:marTop w:val="0"/>
                  <w:marBottom w:val="0"/>
                  <w:divBdr>
                    <w:top w:val="none" w:sz="0" w:space="0" w:color="auto"/>
                    <w:left w:val="none" w:sz="0" w:space="0" w:color="auto"/>
                    <w:bottom w:val="none" w:sz="0" w:space="0" w:color="auto"/>
                    <w:right w:val="none" w:sz="0" w:space="0" w:color="auto"/>
                  </w:divBdr>
                </w:div>
                <w:div w:id="503520395">
                  <w:marLeft w:val="0"/>
                  <w:marRight w:val="0"/>
                  <w:marTop w:val="0"/>
                  <w:marBottom w:val="0"/>
                  <w:divBdr>
                    <w:top w:val="none" w:sz="0" w:space="0" w:color="auto"/>
                    <w:left w:val="none" w:sz="0" w:space="0" w:color="auto"/>
                    <w:bottom w:val="none" w:sz="0" w:space="0" w:color="auto"/>
                    <w:right w:val="none" w:sz="0" w:space="0" w:color="auto"/>
                  </w:divBdr>
                </w:div>
                <w:div w:id="504593819">
                  <w:marLeft w:val="0"/>
                  <w:marRight w:val="0"/>
                  <w:marTop w:val="0"/>
                  <w:marBottom w:val="0"/>
                  <w:divBdr>
                    <w:top w:val="none" w:sz="0" w:space="0" w:color="auto"/>
                    <w:left w:val="none" w:sz="0" w:space="0" w:color="auto"/>
                    <w:bottom w:val="none" w:sz="0" w:space="0" w:color="auto"/>
                    <w:right w:val="none" w:sz="0" w:space="0" w:color="auto"/>
                  </w:divBdr>
                </w:div>
                <w:div w:id="505365172">
                  <w:marLeft w:val="0"/>
                  <w:marRight w:val="0"/>
                  <w:marTop w:val="0"/>
                  <w:marBottom w:val="0"/>
                  <w:divBdr>
                    <w:top w:val="none" w:sz="0" w:space="0" w:color="auto"/>
                    <w:left w:val="none" w:sz="0" w:space="0" w:color="auto"/>
                    <w:bottom w:val="none" w:sz="0" w:space="0" w:color="auto"/>
                    <w:right w:val="none" w:sz="0" w:space="0" w:color="auto"/>
                  </w:divBdr>
                </w:div>
                <w:div w:id="505365420">
                  <w:marLeft w:val="0"/>
                  <w:marRight w:val="0"/>
                  <w:marTop w:val="0"/>
                  <w:marBottom w:val="0"/>
                  <w:divBdr>
                    <w:top w:val="none" w:sz="0" w:space="0" w:color="auto"/>
                    <w:left w:val="none" w:sz="0" w:space="0" w:color="auto"/>
                    <w:bottom w:val="none" w:sz="0" w:space="0" w:color="auto"/>
                    <w:right w:val="none" w:sz="0" w:space="0" w:color="auto"/>
                  </w:divBdr>
                </w:div>
                <w:div w:id="505366011">
                  <w:marLeft w:val="0"/>
                  <w:marRight w:val="0"/>
                  <w:marTop w:val="0"/>
                  <w:marBottom w:val="0"/>
                  <w:divBdr>
                    <w:top w:val="none" w:sz="0" w:space="0" w:color="auto"/>
                    <w:left w:val="none" w:sz="0" w:space="0" w:color="auto"/>
                    <w:bottom w:val="none" w:sz="0" w:space="0" w:color="auto"/>
                    <w:right w:val="none" w:sz="0" w:space="0" w:color="auto"/>
                  </w:divBdr>
                </w:div>
                <w:div w:id="505748645">
                  <w:marLeft w:val="0"/>
                  <w:marRight w:val="0"/>
                  <w:marTop w:val="0"/>
                  <w:marBottom w:val="0"/>
                  <w:divBdr>
                    <w:top w:val="none" w:sz="0" w:space="0" w:color="auto"/>
                    <w:left w:val="none" w:sz="0" w:space="0" w:color="auto"/>
                    <w:bottom w:val="none" w:sz="0" w:space="0" w:color="auto"/>
                    <w:right w:val="none" w:sz="0" w:space="0" w:color="auto"/>
                  </w:divBdr>
                </w:div>
                <w:div w:id="506948551">
                  <w:marLeft w:val="0"/>
                  <w:marRight w:val="0"/>
                  <w:marTop w:val="0"/>
                  <w:marBottom w:val="0"/>
                  <w:divBdr>
                    <w:top w:val="none" w:sz="0" w:space="0" w:color="auto"/>
                    <w:left w:val="none" w:sz="0" w:space="0" w:color="auto"/>
                    <w:bottom w:val="none" w:sz="0" w:space="0" w:color="auto"/>
                    <w:right w:val="none" w:sz="0" w:space="0" w:color="auto"/>
                  </w:divBdr>
                </w:div>
                <w:div w:id="507141142">
                  <w:marLeft w:val="0"/>
                  <w:marRight w:val="0"/>
                  <w:marTop w:val="0"/>
                  <w:marBottom w:val="0"/>
                  <w:divBdr>
                    <w:top w:val="none" w:sz="0" w:space="0" w:color="auto"/>
                    <w:left w:val="none" w:sz="0" w:space="0" w:color="auto"/>
                    <w:bottom w:val="none" w:sz="0" w:space="0" w:color="auto"/>
                    <w:right w:val="none" w:sz="0" w:space="0" w:color="auto"/>
                  </w:divBdr>
                </w:div>
                <w:div w:id="507790467">
                  <w:marLeft w:val="0"/>
                  <w:marRight w:val="0"/>
                  <w:marTop w:val="0"/>
                  <w:marBottom w:val="0"/>
                  <w:divBdr>
                    <w:top w:val="none" w:sz="0" w:space="0" w:color="auto"/>
                    <w:left w:val="none" w:sz="0" w:space="0" w:color="auto"/>
                    <w:bottom w:val="none" w:sz="0" w:space="0" w:color="auto"/>
                    <w:right w:val="none" w:sz="0" w:space="0" w:color="auto"/>
                  </w:divBdr>
                </w:div>
                <w:div w:id="508103098">
                  <w:marLeft w:val="0"/>
                  <w:marRight w:val="0"/>
                  <w:marTop w:val="0"/>
                  <w:marBottom w:val="0"/>
                  <w:divBdr>
                    <w:top w:val="none" w:sz="0" w:space="0" w:color="auto"/>
                    <w:left w:val="none" w:sz="0" w:space="0" w:color="auto"/>
                    <w:bottom w:val="none" w:sz="0" w:space="0" w:color="auto"/>
                    <w:right w:val="none" w:sz="0" w:space="0" w:color="auto"/>
                  </w:divBdr>
                </w:div>
                <w:div w:id="508372587">
                  <w:marLeft w:val="0"/>
                  <w:marRight w:val="0"/>
                  <w:marTop w:val="0"/>
                  <w:marBottom w:val="0"/>
                  <w:divBdr>
                    <w:top w:val="none" w:sz="0" w:space="0" w:color="auto"/>
                    <w:left w:val="none" w:sz="0" w:space="0" w:color="auto"/>
                    <w:bottom w:val="none" w:sz="0" w:space="0" w:color="auto"/>
                    <w:right w:val="none" w:sz="0" w:space="0" w:color="auto"/>
                  </w:divBdr>
                </w:div>
                <w:div w:id="508561374">
                  <w:marLeft w:val="0"/>
                  <w:marRight w:val="0"/>
                  <w:marTop w:val="0"/>
                  <w:marBottom w:val="0"/>
                  <w:divBdr>
                    <w:top w:val="none" w:sz="0" w:space="0" w:color="auto"/>
                    <w:left w:val="none" w:sz="0" w:space="0" w:color="auto"/>
                    <w:bottom w:val="none" w:sz="0" w:space="0" w:color="auto"/>
                    <w:right w:val="none" w:sz="0" w:space="0" w:color="auto"/>
                  </w:divBdr>
                </w:div>
                <w:div w:id="508715010">
                  <w:marLeft w:val="0"/>
                  <w:marRight w:val="0"/>
                  <w:marTop w:val="0"/>
                  <w:marBottom w:val="0"/>
                  <w:divBdr>
                    <w:top w:val="none" w:sz="0" w:space="0" w:color="auto"/>
                    <w:left w:val="none" w:sz="0" w:space="0" w:color="auto"/>
                    <w:bottom w:val="none" w:sz="0" w:space="0" w:color="auto"/>
                    <w:right w:val="none" w:sz="0" w:space="0" w:color="auto"/>
                  </w:divBdr>
                </w:div>
                <w:div w:id="509031681">
                  <w:marLeft w:val="0"/>
                  <w:marRight w:val="0"/>
                  <w:marTop w:val="0"/>
                  <w:marBottom w:val="0"/>
                  <w:divBdr>
                    <w:top w:val="none" w:sz="0" w:space="0" w:color="auto"/>
                    <w:left w:val="none" w:sz="0" w:space="0" w:color="auto"/>
                    <w:bottom w:val="none" w:sz="0" w:space="0" w:color="auto"/>
                    <w:right w:val="none" w:sz="0" w:space="0" w:color="auto"/>
                  </w:divBdr>
                </w:div>
                <w:div w:id="509835020">
                  <w:marLeft w:val="0"/>
                  <w:marRight w:val="0"/>
                  <w:marTop w:val="0"/>
                  <w:marBottom w:val="0"/>
                  <w:divBdr>
                    <w:top w:val="none" w:sz="0" w:space="0" w:color="auto"/>
                    <w:left w:val="none" w:sz="0" w:space="0" w:color="auto"/>
                    <w:bottom w:val="none" w:sz="0" w:space="0" w:color="auto"/>
                    <w:right w:val="none" w:sz="0" w:space="0" w:color="auto"/>
                  </w:divBdr>
                </w:div>
                <w:div w:id="509877398">
                  <w:marLeft w:val="0"/>
                  <w:marRight w:val="0"/>
                  <w:marTop w:val="0"/>
                  <w:marBottom w:val="0"/>
                  <w:divBdr>
                    <w:top w:val="none" w:sz="0" w:space="0" w:color="auto"/>
                    <w:left w:val="none" w:sz="0" w:space="0" w:color="auto"/>
                    <w:bottom w:val="none" w:sz="0" w:space="0" w:color="auto"/>
                    <w:right w:val="none" w:sz="0" w:space="0" w:color="auto"/>
                  </w:divBdr>
                </w:div>
                <w:div w:id="509950894">
                  <w:marLeft w:val="0"/>
                  <w:marRight w:val="0"/>
                  <w:marTop w:val="0"/>
                  <w:marBottom w:val="0"/>
                  <w:divBdr>
                    <w:top w:val="none" w:sz="0" w:space="0" w:color="auto"/>
                    <w:left w:val="none" w:sz="0" w:space="0" w:color="auto"/>
                    <w:bottom w:val="none" w:sz="0" w:space="0" w:color="auto"/>
                    <w:right w:val="none" w:sz="0" w:space="0" w:color="auto"/>
                  </w:divBdr>
                </w:div>
                <w:div w:id="510267509">
                  <w:marLeft w:val="0"/>
                  <w:marRight w:val="0"/>
                  <w:marTop w:val="0"/>
                  <w:marBottom w:val="0"/>
                  <w:divBdr>
                    <w:top w:val="none" w:sz="0" w:space="0" w:color="auto"/>
                    <w:left w:val="none" w:sz="0" w:space="0" w:color="auto"/>
                    <w:bottom w:val="none" w:sz="0" w:space="0" w:color="auto"/>
                    <w:right w:val="none" w:sz="0" w:space="0" w:color="auto"/>
                  </w:divBdr>
                </w:div>
                <w:div w:id="510724492">
                  <w:marLeft w:val="0"/>
                  <w:marRight w:val="0"/>
                  <w:marTop w:val="0"/>
                  <w:marBottom w:val="0"/>
                  <w:divBdr>
                    <w:top w:val="none" w:sz="0" w:space="0" w:color="auto"/>
                    <w:left w:val="none" w:sz="0" w:space="0" w:color="auto"/>
                    <w:bottom w:val="none" w:sz="0" w:space="0" w:color="auto"/>
                    <w:right w:val="none" w:sz="0" w:space="0" w:color="auto"/>
                  </w:divBdr>
                </w:div>
                <w:div w:id="510725878">
                  <w:marLeft w:val="0"/>
                  <w:marRight w:val="0"/>
                  <w:marTop w:val="0"/>
                  <w:marBottom w:val="0"/>
                  <w:divBdr>
                    <w:top w:val="none" w:sz="0" w:space="0" w:color="auto"/>
                    <w:left w:val="none" w:sz="0" w:space="0" w:color="auto"/>
                    <w:bottom w:val="none" w:sz="0" w:space="0" w:color="auto"/>
                    <w:right w:val="none" w:sz="0" w:space="0" w:color="auto"/>
                  </w:divBdr>
                </w:div>
                <w:div w:id="510726544">
                  <w:marLeft w:val="0"/>
                  <w:marRight w:val="0"/>
                  <w:marTop w:val="0"/>
                  <w:marBottom w:val="0"/>
                  <w:divBdr>
                    <w:top w:val="none" w:sz="0" w:space="0" w:color="auto"/>
                    <w:left w:val="none" w:sz="0" w:space="0" w:color="auto"/>
                    <w:bottom w:val="none" w:sz="0" w:space="0" w:color="auto"/>
                    <w:right w:val="none" w:sz="0" w:space="0" w:color="auto"/>
                  </w:divBdr>
                </w:div>
                <w:div w:id="512648471">
                  <w:marLeft w:val="0"/>
                  <w:marRight w:val="0"/>
                  <w:marTop w:val="0"/>
                  <w:marBottom w:val="0"/>
                  <w:divBdr>
                    <w:top w:val="none" w:sz="0" w:space="0" w:color="auto"/>
                    <w:left w:val="none" w:sz="0" w:space="0" w:color="auto"/>
                    <w:bottom w:val="none" w:sz="0" w:space="0" w:color="auto"/>
                    <w:right w:val="none" w:sz="0" w:space="0" w:color="auto"/>
                  </w:divBdr>
                </w:div>
                <w:div w:id="513108515">
                  <w:marLeft w:val="0"/>
                  <w:marRight w:val="0"/>
                  <w:marTop w:val="0"/>
                  <w:marBottom w:val="0"/>
                  <w:divBdr>
                    <w:top w:val="none" w:sz="0" w:space="0" w:color="auto"/>
                    <w:left w:val="none" w:sz="0" w:space="0" w:color="auto"/>
                    <w:bottom w:val="none" w:sz="0" w:space="0" w:color="auto"/>
                    <w:right w:val="none" w:sz="0" w:space="0" w:color="auto"/>
                  </w:divBdr>
                </w:div>
                <w:div w:id="514810355">
                  <w:marLeft w:val="0"/>
                  <w:marRight w:val="0"/>
                  <w:marTop w:val="0"/>
                  <w:marBottom w:val="0"/>
                  <w:divBdr>
                    <w:top w:val="none" w:sz="0" w:space="0" w:color="auto"/>
                    <w:left w:val="none" w:sz="0" w:space="0" w:color="auto"/>
                    <w:bottom w:val="none" w:sz="0" w:space="0" w:color="auto"/>
                    <w:right w:val="none" w:sz="0" w:space="0" w:color="auto"/>
                  </w:divBdr>
                </w:div>
                <w:div w:id="515115193">
                  <w:marLeft w:val="0"/>
                  <w:marRight w:val="0"/>
                  <w:marTop w:val="0"/>
                  <w:marBottom w:val="0"/>
                  <w:divBdr>
                    <w:top w:val="none" w:sz="0" w:space="0" w:color="auto"/>
                    <w:left w:val="none" w:sz="0" w:space="0" w:color="auto"/>
                    <w:bottom w:val="none" w:sz="0" w:space="0" w:color="auto"/>
                    <w:right w:val="none" w:sz="0" w:space="0" w:color="auto"/>
                  </w:divBdr>
                </w:div>
                <w:div w:id="516386704">
                  <w:marLeft w:val="0"/>
                  <w:marRight w:val="0"/>
                  <w:marTop w:val="0"/>
                  <w:marBottom w:val="0"/>
                  <w:divBdr>
                    <w:top w:val="none" w:sz="0" w:space="0" w:color="auto"/>
                    <w:left w:val="none" w:sz="0" w:space="0" w:color="auto"/>
                    <w:bottom w:val="none" w:sz="0" w:space="0" w:color="auto"/>
                    <w:right w:val="none" w:sz="0" w:space="0" w:color="auto"/>
                  </w:divBdr>
                </w:div>
                <w:div w:id="517626340">
                  <w:marLeft w:val="0"/>
                  <w:marRight w:val="0"/>
                  <w:marTop w:val="0"/>
                  <w:marBottom w:val="0"/>
                  <w:divBdr>
                    <w:top w:val="none" w:sz="0" w:space="0" w:color="auto"/>
                    <w:left w:val="none" w:sz="0" w:space="0" w:color="auto"/>
                    <w:bottom w:val="none" w:sz="0" w:space="0" w:color="auto"/>
                    <w:right w:val="none" w:sz="0" w:space="0" w:color="auto"/>
                  </w:divBdr>
                </w:div>
                <w:div w:id="518079584">
                  <w:marLeft w:val="0"/>
                  <w:marRight w:val="0"/>
                  <w:marTop w:val="0"/>
                  <w:marBottom w:val="0"/>
                  <w:divBdr>
                    <w:top w:val="none" w:sz="0" w:space="0" w:color="auto"/>
                    <w:left w:val="none" w:sz="0" w:space="0" w:color="auto"/>
                    <w:bottom w:val="none" w:sz="0" w:space="0" w:color="auto"/>
                    <w:right w:val="none" w:sz="0" w:space="0" w:color="auto"/>
                  </w:divBdr>
                </w:div>
                <w:div w:id="518659087">
                  <w:marLeft w:val="0"/>
                  <w:marRight w:val="0"/>
                  <w:marTop w:val="0"/>
                  <w:marBottom w:val="0"/>
                  <w:divBdr>
                    <w:top w:val="none" w:sz="0" w:space="0" w:color="auto"/>
                    <w:left w:val="none" w:sz="0" w:space="0" w:color="auto"/>
                    <w:bottom w:val="none" w:sz="0" w:space="0" w:color="auto"/>
                    <w:right w:val="none" w:sz="0" w:space="0" w:color="auto"/>
                  </w:divBdr>
                </w:div>
                <w:div w:id="519008563">
                  <w:marLeft w:val="0"/>
                  <w:marRight w:val="0"/>
                  <w:marTop w:val="0"/>
                  <w:marBottom w:val="0"/>
                  <w:divBdr>
                    <w:top w:val="none" w:sz="0" w:space="0" w:color="auto"/>
                    <w:left w:val="none" w:sz="0" w:space="0" w:color="auto"/>
                    <w:bottom w:val="none" w:sz="0" w:space="0" w:color="auto"/>
                    <w:right w:val="none" w:sz="0" w:space="0" w:color="auto"/>
                  </w:divBdr>
                </w:div>
                <w:div w:id="519010680">
                  <w:marLeft w:val="0"/>
                  <w:marRight w:val="0"/>
                  <w:marTop w:val="0"/>
                  <w:marBottom w:val="0"/>
                  <w:divBdr>
                    <w:top w:val="none" w:sz="0" w:space="0" w:color="auto"/>
                    <w:left w:val="none" w:sz="0" w:space="0" w:color="auto"/>
                    <w:bottom w:val="none" w:sz="0" w:space="0" w:color="auto"/>
                    <w:right w:val="none" w:sz="0" w:space="0" w:color="auto"/>
                  </w:divBdr>
                </w:div>
                <w:div w:id="519667608">
                  <w:marLeft w:val="0"/>
                  <w:marRight w:val="0"/>
                  <w:marTop w:val="0"/>
                  <w:marBottom w:val="0"/>
                  <w:divBdr>
                    <w:top w:val="none" w:sz="0" w:space="0" w:color="auto"/>
                    <w:left w:val="none" w:sz="0" w:space="0" w:color="auto"/>
                    <w:bottom w:val="none" w:sz="0" w:space="0" w:color="auto"/>
                    <w:right w:val="none" w:sz="0" w:space="0" w:color="auto"/>
                  </w:divBdr>
                </w:div>
                <w:div w:id="520356404">
                  <w:marLeft w:val="0"/>
                  <w:marRight w:val="0"/>
                  <w:marTop w:val="0"/>
                  <w:marBottom w:val="0"/>
                  <w:divBdr>
                    <w:top w:val="none" w:sz="0" w:space="0" w:color="auto"/>
                    <w:left w:val="none" w:sz="0" w:space="0" w:color="auto"/>
                    <w:bottom w:val="none" w:sz="0" w:space="0" w:color="auto"/>
                    <w:right w:val="none" w:sz="0" w:space="0" w:color="auto"/>
                  </w:divBdr>
                </w:div>
                <w:div w:id="522941885">
                  <w:marLeft w:val="0"/>
                  <w:marRight w:val="0"/>
                  <w:marTop w:val="0"/>
                  <w:marBottom w:val="0"/>
                  <w:divBdr>
                    <w:top w:val="none" w:sz="0" w:space="0" w:color="auto"/>
                    <w:left w:val="none" w:sz="0" w:space="0" w:color="auto"/>
                    <w:bottom w:val="none" w:sz="0" w:space="0" w:color="auto"/>
                    <w:right w:val="none" w:sz="0" w:space="0" w:color="auto"/>
                  </w:divBdr>
                </w:div>
                <w:div w:id="523130738">
                  <w:marLeft w:val="0"/>
                  <w:marRight w:val="0"/>
                  <w:marTop w:val="0"/>
                  <w:marBottom w:val="0"/>
                  <w:divBdr>
                    <w:top w:val="none" w:sz="0" w:space="0" w:color="auto"/>
                    <w:left w:val="none" w:sz="0" w:space="0" w:color="auto"/>
                    <w:bottom w:val="none" w:sz="0" w:space="0" w:color="auto"/>
                    <w:right w:val="none" w:sz="0" w:space="0" w:color="auto"/>
                  </w:divBdr>
                </w:div>
                <w:div w:id="523861669">
                  <w:marLeft w:val="0"/>
                  <w:marRight w:val="0"/>
                  <w:marTop w:val="0"/>
                  <w:marBottom w:val="0"/>
                  <w:divBdr>
                    <w:top w:val="none" w:sz="0" w:space="0" w:color="auto"/>
                    <w:left w:val="none" w:sz="0" w:space="0" w:color="auto"/>
                    <w:bottom w:val="none" w:sz="0" w:space="0" w:color="auto"/>
                    <w:right w:val="none" w:sz="0" w:space="0" w:color="auto"/>
                  </w:divBdr>
                </w:div>
                <w:div w:id="524368175">
                  <w:marLeft w:val="0"/>
                  <w:marRight w:val="0"/>
                  <w:marTop w:val="0"/>
                  <w:marBottom w:val="0"/>
                  <w:divBdr>
                    <w:top w:val="none" w:sz="0" w:space="0" w:color="auto"/>
                    <w:left w:val="none" w:sz="0" w:space="0" w:color="auto"/>
                    <w:bottom w:val="none" w:sz="0" w:space="0" w:color="auto"/>
                    <w:right w:val="none" w:sz="0" w:space="0" w:color="auto"/>
                  </w:divBdr>
                </w:div>
                <w:div w:id="524564745">
                  <w:marLeft w:val="0"/>
                  <w:marRight w:val="0"/>
                  <w:marTop w:val="0"/>
                  <w:marBottom w:val="0"/>
                  <w:divBdr>
                    <w:top w:val="none" w:sz="0" w:space="0" w:color="auto"/>
                    <w:left w:val="none" w:sz="0" w:space="0" w:color="auto"/>
                    <w:bottom w:val="none" w:sz="0" w:space="0" w:color="auto"/>
                    <w:right w:val="none" w:sz="0" w:space="0" w:color="auto"/>
                  </w:divBdr>
                </w:div>
                <w:div w:id="525215651">
                  <w:marLeft w:val="0"/>
                  <w:marRight w:val="0"/>
                  <w:marTop w:val="0"/>
                  <w:marBottom w:val="0"/>
                  <w:divBdr>
                    <w:top w:val="none" w:sz="0" w:space="0" w:color="auto"/>
                    <w:left w:val="none" w:sz="0" w:space="0" w:color="auto"/>
                    <w:bottom w:val="none" w:sz="0" w:space="0" w:color="auto"/>
                    <w:right w:val="none" w:sz="0" w:space="0" w:color="auto"/>
                  </w:divBdr>
                </w:div>
                <w:div w:id="527062994">
                  <w:marLeft w:val="0"/>
                  <w:marRight w:val="0"/>
                  <w:marTop w:val="0"/>
                  <w:marBottom w:val="0"/>
                  <w:divBdr>
                    <w:top w:val="none" w:sz="0" w:space="0" w:color="auto"/>
                    <w:left w:val="none" w:sz="0" w:space="0" w:color="auto"/>
                    <w:bottom w:val="none" w:sz="0" w:space="0" w:color="auto"/>
                    <w:right w:val="none" w:sz="0" w:space="0" w:color="auto"/>
                  </w:divBdr>
                </w:div>
                <w:div w:id="528035236">
                  <w:marLeft w:val="0"/>
                  <w:marRight w:val="0"/>
                  <w:marTop w:val="0"/>
                  <w:marBottom w:val="0"/>
                  <w:divBdr>
                    <w:top w:val="none" w:sz="0" w:space="0" w:color="auto"/>
                    <w:left w:val="none" w:sz="0" w:space="0" w:color="auto"/>
                    <w:bottom w:val="none" w:sz="0" w:space="0" w:color="auto"/>
                    <w:right w:val="none" w:sz="0" w:space="0" w:color="auto"/>
                  </w:divBdr>
                </w:div>
                <w:div w:id="528375739">
                  <w:marLeft w:val="0"/>
                  <w:marRight w:val="0"/>
                  <w:marTop w:val="0"/>
                  <w:marBottom w:val="0"/>
                  <w:divBdr>
                    <w:top w:val="none" w:sz="0" w:space="0" w:color="auto"/>
                    <w:left w:val="none" w:sz="0" w:space="0" w:color="auto"/>
                    <w:bottom w:val="none" w:sz="0" w:space="0" w:color="auto"/>
                    <w:right w:val="none" w:sz="0" w:space="0" w:color="auto"/>
                  </w:divBdr>
                </w:div>
                <w:div w:id="528568312">
                  <w:marLeft w:val="0"/>
                  <w:marRight w:val="0"/>
                  <w:marTop w:val="0"/>
                  <w:marBottom w:val="0"/>
                  <w:divBdr>
                    <w:top w:val="none" w:sz="0" w:space="0" w:color="auto"/>
                    <w:left w:val="none" w:sz="0" w:space="0" w:color="auto"/>
                    <w:bottom w:val="none" w:sz="0" w:space="0" w:color="auto"/>
                    <w:right w:val="none" w:sz="0" w:space="0" w:color="auto"/>
                  </w:divBdr>
                </w:div>
                <w:div w:id="528878056">
                  <w:marLeft w:val="0"/>
                  <w:marRight w:val="0"/>
                  <w:marTop w:val="0"/>
                  <w:marBottom w:val="0"/>
                  <w:divBdr>
                    <w:top w:val="none" w:sz="0" w:space="0" w:color="auto"/>
                    <w:left w:val="none" w:sz="0" w:space="0" w:color="auto"/>
                    <w:bottom w:val="none" w:sz="0" w:space="0" w:color="auto"/>
                    <w:right w:val="none" w:sz="0" w:space="0" w:color="auto"/>
                  </w:divBdr>
                </w:div>
                <w:div w:id="529103519">
                  <w:marLeft w:val="0"/>
                  <w:marRight w:val="0"/>
                  <w:marTop w:val="0"/>
                  <w:marBottom w:val="0"/>
                  <w:divBdr>
                    <w:top w:val="none" w:sz="0" w:space="0" w:color="auto"/>
                    <w:left w:val="none" w:sz="0" w:space="0" w:color="auto"/>
                    <w:bottom w:val="none" w:sz="0" w:space="0" w:color="auto"/>
                    <w:right w:val="none" w:sz="0" w:space="0" w:color="auto"/>
                  </w:divBdr>
                </w:div>
                <w:div w:id="529221046">
                  <w:marLeft w:val="0"/>
                  <w:marRight w:val="0"/>
                  <w:marTop w:val="0"/>
                  <w:marBottom w:val="0"/>
                  <w:divBdr>
                    <w:top w:val="none" w:sz="0" w:space="0" w:color="auto"/>
                    <w:left w:val="none" w:sz="0" w:space="0" w:color="auto"/>
                    <w:bottom w:val="none" w:sz="0" w:space="0" w:color="auto"/>
                    <w:right w:val="none" w:sz="0" w:space="0" w:color="auto"/>
                  </w:divBdr>
                </w:div>
                <w:div w:id="529300945">
                  <w:marLeft w:val="0"/>
                  <w:marRight w:val="0"/>
                  <w:marTop w:val="0"/>
                  <w:marBottom w:val="0"/>
                  <w:divBdr>
                    <w:top w:val="none" w:sz="0" w:space="0" w:color="auto"/>
                    <w:left w:val="none" w:sz="0" w:space="0" w:color="auto"/>
                    <w:bottom w:val="none" w:sz="0" w:space="0" w:color="auto"/>
                    <w:right w:val="none" w:sz="0" w:space="0" w:color="auto"/>
                  </w:divBdr>
                </w:div>
                <w:div w:id="529728345">
                  <w:marLeft w:val="0"/>
                  <w:marRight w:val="0"/>
                  <w:marTop w:val="0"/>
                  <w:marBottom w:val="0"/>
                  <w:divBdr>
                    <w:top w:val="none" w:sz="0" w:space="0" w:color="auto"/>
                    <w:left w:val="none" w:sz="0" w:space="0" w:color="auto"/>
                    <w:bottom w:val="none" w:sz="0" w:space="0" w:color="auto"/>
                    <w:right w:val="none" w:sz="0" w:space="0" w:color="auto"/>
                  </w:divBdr>
                </w:div>
                <w:div w:id="530728764">
                  <w:marLeft w:val="0"/>
                  <w:marRight w:val="0"/>
                  <w:marTop w:val="0"/>
                  <w:marBottom w:val="0"/>
                  <w:divBdr>
                    <w:top w:val="none" w:sz="0" w:space="0" w:color="auto"/>
                    <w:left w:val="none" w:sz="0" w:space="0" w:color="auto"/>
                    <w:bottom w:val="none" w:sz="0" w:space="0" w:color="auto"/>
                    <w:right w:val="none" w:sz="0" w:space="0" w:color="auto"/>
                  </w:divBdr>
                </w:div>
                <w:div w:id="530800029">
                  <w:marLeft w:val="0"/>
                  <w:marRight w:val="0"/>
                  <w:marTop w:val="0"/>
                  <w:marBottom w:val="0"/>
                  <w:divBdr>
                    <w:top w:val="none" w:sz="0" w:space="0" w:color="auto"/>
                    <w:left w:val="none" w:sz="0" w:space="0" w:color="auto"/>
                    <w:bottom w:val="none" w:sz="0" w:space="0" w:color="auto"/>
                    <w:right w:val="none" w:sz="0" w:space="0" w:color="auto"/>
                  </w:divBdr>
                </w:div>
                <w:div w:id="531385941">
                  <w:marLeft w:val="0"/>
                  <w:marRight w:val="0"/>
                  <w:marTop w:val="0"/>
                  <w:marBottom w:val="0"/>
                  <w:divBdr>
                    <w:top w:val="none" w:sz="0" w:space="0" w:color="auto"/>
                    <w:left w:val="none" w:sz="0" w:space="0" w:color="auto"/>
                    <w:bottom w:val="none" w:sz="0" w:space="0" w:color="auto"/>
                    <w:right w:val="none" w:sz="0" w:space="0" w:color="auto"/>
                  </w:divBdr>
                </w:div>
                <w:div w:id="531844319">
                  <w:marLeft w:val="0"/>
                  <w:marRight w:val="0"/>
                  <w:marTop w:val="0"/>
                  <w:marBottom w:val="0"/>
                  <w:divBdr>
                    <w:top w:val="none" w:sz="0" w:space="0" w:color="auto"/>
                    <w:left w:val="none" w:sz="0" w:space="0" w:color="auto"/>
                    <w:bottom w:val="none" w:sz="0" w:space="0" w:color="auto"/>
                    <w:right w:val="none" w:sz="0" w:space="0" w:color="auto"/>
                  </w:divBdr>
                </w:div>
                <w:div w:id="532184702">
                  <w:marLeft w:val="0"/>
                  <w:marRight w:val="0"/>
                  <w:marTop w:val="0"/>
                  <w:marBottom w:val="0"/>
                  <w:divBdr>
                    <w:top w:val="none" w:sz="0" w:space="0" w:color="auto"/>
                    <w:left w:val="none" w:sz="0" w:space="0" w:color="auto"/>
                    <w:bottom w:val="none" w:sz="0" w:space="0" w:color="auto"/>
                    <w:right w:val="none" w:sz="0" w:space="0" w:color="auto"/>
                  </w:divBdr>
                </w:div>
                <w:div w:id="532310680">
                  <w:marLeft w:val="0"/>
                  <w:marRight w:val="0"/>
                  <w:marTop w:val="0"/>
                  <w:marBottom w:val="0"/>
                  <w:divBdr>
                    <w:top w:val="none" w:sz="0" w:space="0" w:color="auto"/>
                    <w:left w:val="none" w:sz="0" w:space="0" w:color="auto"/>
                    <w:bottom w:val="none" w:sz="0" w:space="0" w:color="auto"/>
                    <w:right w:val="none" w:sz="0" w:space="0" w:color="auto"/>
                  </w:divBdr>
                </w:div>
                <w:div w:id="533888843">
                  <w:marLeft w:val="0"/>
                  <w:marRight w:val="0"/>
                  <w:marTop w:val="0"/>
                  <w:marBottom w:val="0"/>
                  <w:divBdr>
                    <w:top w:val="none" w:sz="0" w:space="0" w:color="auto"/>
                    <w:left w:val="none" w:sz="0" w:space="0" w:color="auto"/>
                    <w:bottom w:val="none" w:sz="0" w:space="0" w:color="auto"/>
                    <w:right w:val="none" w:sz="0" w:space="0" w:color="auto"/>
                  </w:divBdr>
                </w:div>
                <w:div w:id="536965374">
                  <w:marLeft w:val="0"/>
                  <w:marRight w:val="0"/>
                  <w:marTop w:val="0"/>
                  <w:marBottom w:val="0"/>
                  <w:divBdr>
                    <w:top w:val="none" w:sz="0" w:space="0" w:color="auto"/>
                    <w:left w:val="none" w:sz="0" w:space="0" w:color="auto"/>
                    <w:bottom w:val="none" w:sz="0" w:space="0" w:color="auto"/>
                    <w:right w:val="none" w:sz="0" w:space="0" w:color="auto"/>
                  </w:divBdr>
                </w:div>
                <w:div w:id="537085766">
                  <w:marLeft w:val="0"/>
                  <w:marRight w:val="0"/>
                  <w:marTop w:val="0"/>
                  <w:marBottom w:val="0"/>
                  <w:divBdr>
                    <w:top w:val="none" w:sz="0" w:space="0" w:color="auto"/>
                    <w:left w:val="none" w:sz="0" w:space="0" w:color="auto"/>
                    <w:bottom w:val="none" w:sz="0" w:space="0" w:color="auto"/>
                    <w:right w:val="none" w:sz="0" w:space="0" w:color="auto"/>
                  </w:divBdr>
                </w:div>
                <w:div w:id="537281701">
                  <w:marLeft w:val="0"/>
                  <w:marRight w:val="0"/>
                  <w:marTop w:val="0"/>
                  <w:marBottom w:val="0"/>
                  <w:divBdr>
                    <w:top w:val="none" w:sz="0" w:space="0" w:color="auto"/>
                    <w:left w:val="none" w:sz="0" w:space="0" w:color="auto"/>
                    <w:bottom w:val="none" w:sz="0" w:space="0" w:color="auto"/>
                    <w:right w:val="none" w:sz="0" w:space="0" w:color="auto"/>
                  </w:divBdr>
                </w:div>
                <w:div w:id="537939135">
                  <w:marLeft w:val="0"/>
                  <w:marRight w:val="0"/>
                  <w:marTop w:val="0"/>
                  <w:marBottom w:val="0"/>
                  <w:divBdr>
                    <w:top w:val="none" w:sz="0" w:space="0" w:color="auto"/>
                    <w:left w:val="none" w:sz="0" w:space="0" w:color="auto"/>
                    <w:bottom w:val="none" w:sz="0" w:space="0" w:color="auto"/>
                    <w:right w:val="none" w:sz="0" w:space="0" w:color="auto"/>
                  </w:divBdr>
                </w:div>
                <w:div w:id="539123643">
                  <w:marLeft w:val="0"/>
                  <w:marRight w:val="0"/>
                  <w:marTop w:val="0"/>
                  <w:marBottom w:val="0"/>
                  <w:divBdr>
                    <w:top w:val="none" w:sz="0" w:space="0" w:color="auto"/>
                    <w:left w:val="none" w:sz="0" w:space="0" w:color="auto"/>
                    <w:bottom w:val="none" w:sz="0" w:space="0" w:color="auto"/>
                    <w:right w:val="none" w:sz="0" w:space="0" w:color="auto"/>
                  </w:divBdr>
                </w:div>
                <w:div w:id="539131331">
                  <w:marLeft w:val="0"/>
                  <w:marRight w:val="0"/>
                  <w:marTop w:val="0"/>
                  <w:marBottom w:val="0"/>
                  <w:divBdr>
                    <w:top w:val="none" w:sz="0" w:space="0" w:color="auto"/>
                    <w:left w:val="none" w:sz="0" w:space="0" w:color="auto"/>
                    <w:bottom w:val="none" w:sz="0" w:space="0" w:color="auto"/>
                    <w:right w:val="none" w:sz="0" w:space="0" w:color="auto"/>
                  </w:divBdr>
                </w:div>
                <w:div w:id="540672807">
                  <w:marLeft w:val="0"/>
                  <w:marRight w:val="0"/>
                  <w:marTop w:val="0"/>
                  <w:marBottom w:val="0"/>
                  <w:divBdr>
                    <w:top w:val="none" w:sz="0" w:space="0" w:color="auto"/>
                    <w:left w:val="none" w:sz="0" w:space="0" w:color="auto"/>
                    <w:bottom w:val="none" w:sz="0" w:space="0" w:color="auto"/>
                    <w:right w:val="none" w:sz="0" w:space="0" w:color="auto"/>
                  </w:divBdr>
                </w:div>
                <w:div w:id="540896536">
                  <w:marLeft w:val="0"/>
                  <w:marRight w:val="0"/>
                  <w:marTop w:val="0"/>
                  <w:marBottom w:val="0"/>
                  <w:divBdr>
                    <w:top w:val="none" w:sz="0" w:space="0" w:color="auto"/>
                    <w:left w:val="none" w:sz="0" w:space="0" w:color="auto"/>
                    <w:bottom w:val="none" w:sz="0" w:space="0" w:color="auto"/>
                    <w:right w:val="none" w:sz="0" w:space="0" w:color="auto"/>
                  </w:divBdr>
                </w:div>
                <w:div w:id="540944894">
                  <w:marLeft w:val="0"/>
                  <w:marRight w:val="0"/>
                  <w:marTop w:val="0"/>
                  <w:marBottom w:val="0"/>
                  <w:divBdr>
                    <w:top w:val="none" w:sz="0" w:space="0" w:color="auto"/>
                    <w:left w:val="none" w:sz="0" w:space="0" w:color="auto"/>
                    <w:bottom w:val="none" w:sz="0" w:space="0" w:color="auto"/>
                    <w:right w:val="none" w:sz="0" w:space="0" w:color="auto"/>
                  </w:divBdr>
                </w:div>
                <w:div w:id="541484539">
                  <w:marLeft w:val="0"/>
                  <w:marRight w:val="0"/>
                  <w:marTop w:val="0"/>
                  <w:marBottom w:val="0"/>
                  <w:divBdr>
                    <w:top w:val="none" w:sz="0" w:space="0" w:color="auto"/>
                    <w:left w:val="none" w:sz="0" w:space="0" w:color="auto"/>
                    <w:bottom w:val="none" w:sz="0" w:space="0" w:color="auto"/>
                    <w:right w:val="none" w:sz="0" w:space="0" w:color="auto"/>
                  </w:divBdr>
                </w:div>
                <w:div w:id="543447106">
                  <w:marLeft w:val="0"/>
                  <w:marRight w:val="0"/>
                  <w:marTop w:val="0"/>
                  <w:marBottom w:val="0"/>
                  <w:divBdr>
                    <w:top w:val="none" w:sz="0" w:space="0" w:color="auto"/>
                    <w:left w:val="none" w:sz="0" w:space="0" w:color="auto"/>
                    <w:bottom w:val="none" w:sz="0" w:space="0" w:color="auto"/>
                    <w:right w:val="none" w:sz="0" w:space="0" w:color="auto"/>
                  </w:divBdr>
                </w:div>
                <w:div w:id="544487852">
                  <w:marLeft w:val="0"/>
                  <w:marRight w:val="0"/>
                  <w:marTop w:val="0"/>
                  <w:marBottom w:val="0"/>
                  <w:divBdr>
                    <w:top w:val="none" w:sz="0" w:space="0" w:color="auto"/>
                    <w:left w:val="none" w:sz="0" w:space="0" w:color="auto"/>
                    <w:bottom w:val="none" w:sz="0" w:space="0" w:color="auto"/>
                    <w:right w:val="none" w:sz="0" w:space="0" w:color="auto"/>
                  </w:divBdr>
                </w:div>
                <w:div w:id="544946336">
                  <w:marLeft w:val="0"/>
                  <w:marRight w:val="0"/>
                  <w:marTop w:val="0"/>
                  <w:marBottom w:val="0"/>
                  <w:divBdr>
                    <w:top w:val="none" w:sz="0" w:space="0" w:color="auto"/>
                    <w:left w:val="none" w:sz="0" w:space="0" w:color="auto"/>
                    <w:bottom w:val="none" w:sz="0" w:space="0" w:color="auto"/>
                    <w:right w:val="none" w:sz="0" w:space="0" w:color="auto"/>
                  </w:divBdr>
                </w:div>
                <w:div w:id="545875768">
                  <w:marLeft w:val="0"/>
                  <w:marRight w:val="0"/>
                  <w:marTop w:val="0"/>
                  <w:marBottom w:val="0"/>
                  <w:divBdr>
                    <w:top w:val="none" w:sz="0" w:space="0" w:color="auto"/>
                    <w:left w:val="none" w:sz="0" w:space="0" w:color="auto"/>
                    <w:bottom w:val="none" w:sz="0" w:space="0" w:color="auto"/>
                    <w:right w:val="none" w:sz="0" w:space="0" w:color="auto"/>
                  </w:divBdr>
                </w:div>
                <w:div w:id="546143771">
                  <w:marLeft w:val="0"/>
                  <w:marRight w:val="0"/>
                  <w:marTop w:val="0"/>
                  <w:marBottom w:val="0"/>
                  <w:divBdr>
                    <w:top w:val="none" w:sz="0" w:space="0" w:color="auto"/>
                    <w:left w:val="none" w:sz="0" w:space="0" w:color="auto"/>
                    <w:bottom w:val="none" w:sz="0" w:space="0" w:color="auto"/>
                    <w:right w:val="none" w:sz="0" w:space="0" w:color="auto"/>
                  </w:divBdr>
                </w:div>
                <w:div w:id="546259924">
                  <w:marLeft w:val="0"/>
                  <w:marRight w:val="0"/>
                  <w:marTop w:val="0"/>
                  <w:marBottom w:val="0"/>
                  <w:divBdr>
                    <w:top w:val="none" w:sz="0" w:space="0" w:color="auto"/>
                    <w:left w:val="none" w:sz="0" w:space="0" w:color="auto"/>
                    <w:bottom w:val="none" w:sz="0" w:space="0" w:color="auto"/>
                    <w:right w:val="none" w:sz="0" w:space="0" w:color="auto"/>
                  </w:divBdr>
                </w:div>
                <w:div w:id="546338090">
                  <w:marLeft w:val="0"/>
                  <w:marRight w:val="0"/>
                  <w:marTop w:val="0"/>
                  <w:marBottom w:val="0"/>
                  <w:divBdr>
                    <w:top w:val="none" w:sz="0" w:space="0" w:color="auto"/>
                    <w:left w:val="none" w:sz="0" w:space="0" w:color="auto"/>
                    <w:bottom w:val="none" w:sz="0" w:space="0" w:color="auto"/>
                    <w:right w:val="none" w:sz="0" w:space="0" w:color="auto"/>
                  </w:divBdr>
                </w:div>
                <w:div w:id="546533314">
                  <w:marLeft w:val="0"/>
                  <w:marRight w:val="0"/>
                  <w:marTop w:val="0"/>
                  <w:marBottom w:val="0"/>
                  <w:divBdr>
                    <w:top w:val="none" w:sz="0" w:space="0" w:color="auto"/>
                    <w:left w:val="none" w:sz="0" w:space="0" w:color="auto"/>
                    <w:bottom w:val="none" w:sz="0" w:space="0" w:color="auto"/>
                    <w:right w:val="none" w:sz="0" w:space="0" w:color="auto"/>
                  </w:divBdr>
                </w:div>
                <w:div w:id="546843191">
                  <w:marLeft w:val="0"/>
                  <w:marRight w:val="0"/>
                  <w:marTop w:val="0"/>
                  <w:marBottom w:val="0"/>
                  <w:divBdr>
                    <w:top w:val="none" w:sz="0" w:space="0" w:color="auto"/>
                    <w:left w:val="none" w:sz="0" w:space="0" w:color="auto"/>
                    <w:bottom w:val="none" w:sz="0" w:space="0" w:color="auto"/>
                    <w:right w:val="none" w:sz="0" w:space="0" w:color="auto"/>
                  </w:divBdr>
                </w:div>
                <w:div w:id="547453151">
                  <w:marLeft w:val="0"/>
                  <w:marRight w:val="0"/>
                  <w:marTop w:val="0"/>
                  <w:marBottom w:val="0"/>
                  <w:divBdr>
                    <w:top w:val="none" w:sz="0" w:space="0" w:color="auto"/>
                    <w:left w:val="none" w:sz="0" w:space="0" w:color="auto"/>
                    <w:bottom w:val="none" w:sz="0" w:space="0" w:color="auto"/>
                    <w:right w:val="none" w:sz="0" w:space="0" w:color="auto"/>
                  </w:divBdr>
                </w:div>
                <w:div w:id="547454452">
                  <w:marLeft w:val="0"/>
                  <w:marRight w:val="0"/>
                  <w:marTop w:val="0"/>
                  <w:marBottom w:val="0"/>
                  <w:divBdr>
                    <w:top w:val="none" w:sz="0" w:space="0" w:color="auto"/>
                    <w:left w:val="none" w:sz="0" w:space="0" w:color="auto"/>
                    <w:bottom w:val="none" w:sz="0" w:space="0" w:color="auto"/>
                    <w:right w:val="none" w:sz="0" w:space="0" w:color="auto"/>
                  </w:divBdr>
                </w:div>
                <w:div w:id="548493776">
                  <w:marLeft w:val="0"/>
                  <w:marRight w:val="0"/>
                  <w:marTop w:val="0"/>
                  <w:marBottom w:val="0"/>
                  <w:divBdr>
                    <w:top w:val="none" w:sz="0" w:space="0" w:color="auto"/>
                    <w:left w:val="none" w:sz="0" w:space="0" w:color="auto"/>
                    <w:bottom w:val="none" w:sz="0" w:space="0" w:color="auto"/>
                    <w:right w:val="none" w:sz="0" w:space="0" w:color="auto"/>
                  </w:divBdr>
                </w:div>
                <w:div w:id="549004227">
                  <w:marLeft w:val="0"/>
                  <w:marRight w:val="0"/>
                  <w:marTop w:val="0"/>
                  <w:marBottom w:val="0"/>
                  <w:divBdr>
                    <w:top w:val="none" w:sz="0" w:space="0" w:color="auto"/>
                    <w:left w:val="none" w:sz="0" w:space="0" w:color="auto"/>
                    <w:bottom w:val="none" w:sz="0" w:space="0" w:color="auto"/>
                    <w:right w:val="none" w:sz="0" w:space="0" w:color="auto"/>
                  </w:divBdr>
                </w:div>
                <w:div w:id="549730749">
                  <w:marLeft w:val="0"/>
                  <w:marRight w:val="0"/>
                  <w:marTop w:val="0"/>
                  <w:marBottom w:val="0"/>
                  <w:divBdr>
                    <w:top w:val="none" w:sz="0" w:space="0" w:color="auto"/>
                    <w:left w:val="none" w:sz="0" w:space="0" w:color="auto"/>
                    <w:bottom w:val="none" w:sz="0" w:space="0" w:color="auto"/>
                    <w:right w:val="none" w:sz="0" w:space="0" w:color="auto"/>
                  </w:divBdr>
                </w:div>
                <w:div w:id="550071086">
                  <w:marLeft w:val="0"/>
                  <w:marRight w:val="0"/>
                  <w:marTop w:val="0"/>
                  <w:marBottom w:val="0"/>
                  <w:divBdr>
                    <w:top w:val="none" w:sz="0" w:space="0" w:color="auto"/>
                    <w:left w:val="none" w:sz="0" w:space="0" w:color="auto"/>
                    <w:bottom w:val="none" w:sz="0" w:space="0" w:color="auto"/>
                    <w:right w:val="none" w:sz="0" w:space="0" w:color="auto"/>
                  </w:divBdr>
                </w:div>
                <w:div w:id="551116813">
                  <w:marLeft w:val="0"/>
                  <w:marRight w:val="0"/>
                  <w:marTop w:val="0"/>
                  <w:marBottom w:val="0"/>
                  <w:divBdr>
                    <w:top w:val="none" w:sz="0" w:space="0" w:color="auto"/>
                    <w:left w:val="none" w:sz="0" w:space="0" w:color="auto"/>
                    <w:bottom w:val="none" w:sz="0" w:space="0" w:color="auto"/>
                    <w:right w:val="none" w:sz="0" w:space="0" w:color="auto"/>
                  </w:divBdr>
                </w:div>
                <w:div w:id="551501238">
                  <w:marLeft w:val="0"/>
                  <w:marRight w:val="0"/>
                  <w:marTop w:val="0"/>
                  <w:marBottom w:val="0"/>
                  <w:divBdr>
                    <w:top w:val="none" w:sz="0" w:space="0" w:color="auto"/>
                    <w:left w:val="none" w:sz="0" w:space="0" w:color="auto"/>
                    <w:bottom w:val="none" w:sz="0" w:space="0" w:color="auto"/>
                    <w:right w:val="none" w:sz="0" w:space="0" w:color="auto"/>
                  </w:divBdr>
                </w:div>
                <w:div w:id="551617993">
                  <w:marLeft w:val="0"/>
                  <w:marRight w:val="0"/>
                  <w:marTop w:val="0"/>
                  <w:marBottom w:val="0"/>
                  <w:divBdr>
                    <w:top w:val="none" w:sz="0" w:space="0" w:color="auto"/>
                    <w:left w:val="none" w:sz="0" w:space="0" w:color="auto"/>
                    <w:bottom w:val="none" w:sz="0" w:space="0" w:color="auto"/>
                    <w:right w:val="none" w:sz="0" w:space="0" w:color="auto"/>
                  </w:divBdr>
                </w:div>
                <w:div w:id="552691087">
                  <w:marLeft w:val="0"/>
                  <w:marRight w:val="0"/>
                  <w:marTop w:val="0"/>
                  <w:marBottom w:val="0"/>
                  <w:divBdr>
                    <w:top w:val="none" w:sz="0" w:space="0" w:color="auto"/>
                    <w:left w:val="none" w:sz="0" w:space="0" w:color="auto"/>
                    <w:bottom w:val="none" w:sz="0" w:space="0" w:color="auto"/>
                    <w:right w:val="none" w:sz="0" w:space="0" w:color="auto"/>
                  </w:divBdr>
                </w:div>
                <w:div w:id="552734040">
                  <w:marLeft w:val="0"/>
                  <w:marRight w:val="0"/>
                  <w:marTop w:val="0"/>
                  <w:marBottom w:val="0"/>
                  <w:divBdr>
                    <w:top w:val="none" w:sz="0" w:space="0" w:color="auto"/>
                    <w:left w:val="none" w:sz="0" w:space="0" w:color="auto"/>
                    <w:bottom w:val="none" w:sz="0" w:space="0" w:color="auto"/>
                    <w:right w:val="none" w:sz="0" w:space="0" w:color="auto"/>
                  </w:divBdr>
                </w:div>
                <w:div w:id="554774725">
                  <w:marLeft w:val="0"/>
                  <w:marRight w:val="0"/>
                  <w:marTop w:val="0"/>
                  <w:marBottom w:val="0"/>
                  <w:divBdr>
                    <w:top w:val="none" w:sz="0" w:space="0" w:color="auto"/>
                    <w:left w:val="none" w:sz="0" w:space="0" w:color="auto"/>
                    <w:bottom w:val="none" w:sz="0" w:space="0" w:color="auto"/>
                    <w:right w:val="none" w:sz="0" w:space="0" w:color="auto"/>
                  </w:divBdr>
                </w:div>
                <w:div w:id="555051055">
                  <w:marLeft w:val="0"/>
                  <w:marRight w:val="0"/>
                  <w:marTop w:val="0"/>
                  <w:marBottom w:val="0"/>
                  <w:divBdr>
                    <w:top w:val="none" w:sz="0" w:space="0" w:color="auto"/>
                    <w:left w:val="none" w:sz="0" w:space="0" w:color="auto"/>
                    <w:bottom w:val="none" w:sz="0" w:space="0" w:color="auto"/>
                    <w:right w:val="none" w:sz="0" w:space="0" w:color="auto"/>
                  </w:divBdr>
                </w:div>
                <w:div w:id="555775163">
                  <w:marLeft w:val="0"/>
                  <w:marRight w:val="0"/>
                  <w:marTop w:val="0"/>
                  <w:marBottom w:val="0"/>
                  <w:divBdr>
                    <w:top w:val="none" w:sz="0" w:space="0" w:color="auto"/>
                    <w:left w:val="none" w:sz="0" w:space="0" w:color="auto"/>
                    <w:bottom w:val="none" w:sz="0" w:space="0" w:color="auto"/>
                    <w:right w:val="none" w:sz="0" w:space="0" w:color="auto"/>
                  </w:divBdr>
                </w:div>
                <w:div w:id="557713302">
                  <w:marLeft w:val="0"/>
                  <w:marRight w:val="0"/>
                  <w:marTop w:val="0"/>
                  <w:marBottom w:val="0"/>
                  <w:divBdr>
                    <w:top w:val="none" w:sz="0" w:space="0" w:color="auto"/>
                    <w:left w:val="none" w:sz="0" w:space="0" w:color="auto"/>
                    <w:bottom w:val="none" w:sz="0" w:space="0" w:color="auto"/>
                    <w:right w:val="none" w:sz="0" w:space="0" w:color="auto"/>
                  </w:divBdr>
                </w:div>
                <w:div w:id="558636244">
                  <w:marLeft w:val="0"/>
                  <w:marRight w:val="0"/>
                  <w:marTop w:val="0"/>
                  <w:marBottom w:val="0"/>
                  <w:divBdr>
                    <w:top w:val="none" w:sz="0" w:space="0" w:color="auto"/>
                    <w:left w:val="none" w:sz="0" w:space="0" w:color="auto"/>
                    <w:bottom w:val="none" w:sz="0" w:space="0" w:color="auto"/>
                    <w:right w:val="none" w:sz="0" w:space="0" w:color="auto"/>
                  </w:divBdr>
                </w:div>
                <w:div w:id="559561242">
                  <w:marLeft w:val="0"/>
                  <w:marRight w:val="0"/>
                  <w:marTop w:val="0"/>
                  <w:marBottom w:val="0"/>
                  <w:divBdr>
                    <w:top w:val="none" w:sz="0" w:space="0" w:color="auto"/>
                    <w:left w:val="none" w:sz="0" w:space="0" w:color="auto"/>
                    <w:bottom w:val="none" w:sz="0" w:space="0" w:color="auto"/>
                    <w:right w:val="none" w:sz="0" w:space="0" w:color="auto"/>
                  </w:divBdr>
                </w:div>
                <w:div w:id="560336101">
                  <w:marLeft w:val="0"/>
                  <w:marRight w:val="0"/>
                  <w:marTop w:val="0"/>
                  <w:marBottom w:val="0"/>
                  <w:divBdr>
                    <w:top w:val="none" w:sz="0" w:space="0" w:color="auto"/>
                    <w:left w:val="none" w:sz="0" w:space="0" w:color="auto"/>
                    <w:bottom w:val="none" w:sz="0" w:space="0" w:color="auto"/>
                    <w:right w:val="none" w:sz="0" w:space="0" w:color="auto"/>
                  </w:divBdr>
                </w:div>
                <w:div w:id="560752653">
                  <w:marLeft w:val="0"/>
                  <w:marRight w:val="0"/>
                  <w:marTop w:val="0"/>
                  <w:marBottom w:val="0"/>
                  <w:divBdr>
                    <w:top w:val="none" w:sz="0" w:space="0" w:color="auto"/>
                    <w:left w:val="none" w:sz="0" w:space="0" w:color="auto"/>
                    <w:bottom w:val="none" w:sz="0" w:space="0" w:color="auto"/>
                    <w:right w:val="none" w:sz="0" w:space="0" w:color="auto"/>
                  </w:divBdr>
                </w:div>
                <w:div w:id="563300023">
                  <w:marLeft w:val="0"/>
                  <w:marRight w:val="0"/>
                  <w:marTop w:val="0"/>
                  <w:marBottom w:val="0"/>
                  <w:divBdr>
                    <w:top w:val="none" w:sz="0" w:space="0" w:color="auto"/>
                    <w:left w:val="none" w:sz="0" w:space="0" w:color="auto"/>
                    <w:bottom w:val="none" w:sz="0" w:space="0" w:color="auto"/>
                    <w:right w:val="none" w:sz="0" w:space="0" w:color="auto"/>
                  </w:divBdr>
                </w:div>
                <w:div w:id="564071407">
                  <w:marLeft w:val="0"/>
                  <w:marRight w:val="0"/>
                  <w:marTop w:val="0"/>
                  <w:marBottom w:val="0"/>
                  <w:divBdr>
                    <w:top w:val="none" w:sz="0" w:space="0" w:color="auto"/>
                    <w:left w:val="none" w:sz="0" w:space="0" w:color="auto"/>
                    <w:bottom w:val="none" w:sz="0" w:space="0" w:color="auto"/>
                    <w:right w:val="none" w:sz="0" w:space="0" w:color="auto"/>
                  </w:divBdr>
                </w:div>
                <w:div w:id="564489336">
                  <w:marLeft w:val="0"/>
                  <w:marRight w:val="0"/>
                  <w:marTop w:val="0"/>
                  <w:marBottom w:val="0"/>
                  <w:divBdr>
                    <w:top w:val="none" w:sz="0" w:space="0" w:color="auto"/>
                    <w:left w:val="none" w:sz="0" w:space="0" w:color="auto"/>
                    <w:bottom w:val="none" w:sz="0" w:space="0" w:color="auto"/>
                    <w:right w:val="none" w:sz="0" w:space="0" w:color="auto"/>
                  </w:divBdr>
                </w:div>
                <w:div w:id="564996195">
                  <w:marLeft w:val="0"/>
                  <w:marRight w:val="0"/>
                  <w:marTop w:val="0"/>
                  <w:marBottom w:val="0"/>
                  <w:divBdr>
                    <w:top w:val="none" w:sz="0" w:space="0" w:color="auto"/>
                    <w:left w:val="none" w:sz="0" w:space="0" w:color="auto"/>
                    <w:bottom w:val="none" w:sz="0" w:space="0" w:color="auto"/>
                    <w:right w:val="none" w:sz="0" w:space="0" w:color="auto"/>
                  </w:divBdr>
                </w:div>
                <w:div w:id="566189255">
                  <w:marLeft w:val="0"/>
                  <w:marRight w:val="0"/>
                  <w:marTop w:val="0"/>
                  <w:marBottom w:val="0"/>
                  <w:divBdr>
                    <w:top w:val="none" w:sz="0" w:space="0" w:color="auto"/>
                    <w:left w:val="none" w:sz="0" w:space="0" w:color="auto"/>
                    <w:bottom w:val="none" w:sz="0" w:space="0" w:color="auto"/>
                    <w:right w:val="none" w:sz="0" w:space="0" w:color="auto"/>
                  </w:divBdr>
                </w:div>
                <w:div w:id="567152560">
                  <w:marLeft w:val="0"/>
                  <w:marRight w:val="0"/>
                  <w:marTop w:val="0"/>
                  <w:marBottom w:val="0"/>
                  <w:divBdr>
                    <w:top w:val="none" w:sz="0" w:space="0" w:color="auto"/>
                    <w:left w:val="none" w:sz="0" w:space="0" w:color="auto"/>
                    <w:bottom w:val="none" w:sz="0" w:space="0" w:color="auto"/>
                    <w:right w:val="none" w:sz="0" w:space="0" w:color="auto"/>
                  </w:divBdr>
                </w:div>
                <w:div w:id="567375817">
                  <w:marLeft w:val="0"/>
                  <w:marRight w:val="0"/>
                  <w:marTop w:val="0"/>
                  <w:marBottom w:val="0"/>
                  <w:divBdr>
                    <w:top w:val="none" w:sz="0" w:space="0" w:color="auto"/>
                    <w:left w:val="none" w:sz="0" w:space="0" w:color="auto"/>
                    <w:bottom w:val="none" w:sz="0" w:space="0" w:color="auto"/>
                    <w:right w:val="none" w:sz="0" w:space="0" w:color="auto"/>
                  </w:divBdr>
                </w:div>
                <w:div w:id="568422481">
                  <w:marLeft w:val="0"/>
                  <w:marRight w:val="0"/>
                  <w:marTop w:val="0"/>
                  <w:marBottom w:val="0"/>
                  <w:divBdr>
                    <w:top w:val="none" w:sz="0" w:space="0" w:color="auto"/>
                    <w:left w:val="none" w:sz="0" w:space="0" w:color="auto"/>
                    <w:bottom w:val="none" w:sz="0" w:space="0" w:color="auto"/>
                    <w:right w:val="none" w:sz="0" w:space="0" w:color="auto"/>
                  </w:divBdr>
                </w:div>
                <w:div w:id="569930072">
                  <w:marLeft w:val="0"/>
                  <w:marRight w:val="0"/>
                  <w:marTop w:val="0"/>
                  <w:marBottom w:val="0"/>
                  <w:divBdr>
                    <w:top w:val="none" w:sz="0" w:space="0" w:color="auto"/>
                    <w:left w:val="none" w:sz="0" w:space="0" w:color="auto"/>
                    <w:bottom w:val="none" w:sz="0" w:space="0" w:color="auto"/>
                    <w:right w:val="none" w:sz="0" w:space="0" w:color="auto"/>
                  </w:divBdr>
                </w:div>
                <w:div w:id="570966688">
                  <w:marLeft w:val="0"/>
                  <w:marRight w:val="0"/>
                  <w:marTop w:val="0"/>
                  <w:marBottom w:val="0"/>
                  <w:divBdr>
                    <w:top w:val="none" w:sz="0" w:space="0" w:color="auto"/>
                    <w:left w:val="none" w:sz="0" w:space="0" w:color="auto"/>
                    <w:bottom w:val="none" w:sz="0" w:space="0" w:color="auto"/>
                    <w:right w:val="none" w:sz="0" w:space="0" w:color="auto"/>
                  </w:divBdr>
                </w:div>
                <w:div w:id="571503364">
                  <w:marLeft w:val="0"/>
                  <w:marRight w:val="0"/>
                  <w:marTop w:val="0"/>
                  <w:marBottom w:val="0"/>
                  <w:divBdr>
                    <w:top w:val="none" w:sz="0" w:space="0" w:color="auto"/>
                    <w:left w:val="none" w:sz="0" w:space="0" w:color="auto"/>
                    <w:bottom w:val="none" w:sz="0" w:space="0" w:color="auto"/>
                    <w:right w:val="none" w:sz="0" w:space="0" w:color="auto"/>
                  </w:divBdr>
                </w:div>
                <w:div w:id="571624051">
                  <w:marLeft w:val="0"/>
                  <w:marRight w:val="0"/>
                  <w:marTop w:val="0"/>
                  <w:marBottom w:val="0"/>
                  <w:divBdr>
                    <w:top w:val="none" w:sz="0" w:space="0" w:color="auto"/>
                    <w:left w:val="none" w:sz="0" w:space="0" w:color="auto"/>
                    <w:bottom w:val="none" w:sz="0" w:space="0" w:color="auto"/>
                    <w:right w:val="none" w:sz="0" w:space="0" w:color="auto"/>
                  </w:divBdr>
                </w:div>
                <w:div w:id="571696258">
                  <w:marLeft w:val="0"/>
                  <w:marRight w:val="0"/>
                  <w:marTop w:val="0"/>
                  <w:marBottom w:val="0"/>
                  <w:divBdr>
                    <w:top w:val="none" w:sz="0" w:space="0" w:color="auto"/>
                    <w:left w:val="none" w:sz="0" w:space="0" w:color="auto"/>
                    <w:bottom w:val="none" w:sz="0" w:space="0" w:color="auto"/>
                    <w:right w:val="none" w:sz="0" w:space="0" w:color="auto"/>
                  </w:divBdr>
                </w:div>
                <w:div w:id="572400661">
                  <w:marLeft w:val="0"/>
                  <w:marRight w:val="0"/>
                  <w:marTop w:val="0"/>
                  <w:marBottom w:val="0"/>
                  <w:divBdr>
                    <w:top w:val="none" w:sz="0" w:space="0" w:color="auto"/>
                    <w:left w:val="none" w:sz="0" w:space="0" w:color="auto"/>
                    <w:bottom w:val="none" w:sz="0" w:space="0" w:color="auto"/>
                    <w:right w:val="none" w:sz="0" w:space="0" w:color="auto"/>
                  </w:divBdr>
                </w:div>
                <w:div w:id="573006625">
                  <w:marLeft w:val="0"/>
                  <w:marRight w:val="0"/>
                  <w:marTop w:val="0"/>
                  <w:marBottom w:val="0"/>
                  <w:divBdr>
                    <w:top w:val="none" w:sz="0" w:space="0" w:color="auto"/>
                    <w:left w:val="none" w:sz="0" w:space="0" w:color="auto"/>
                    <w:bottom w:val="none" w:sz="0" w:space="0" w:color="auto"/>
                    <w:right w:val="none" w:sz="0" w:space="0" w:color="auto"/>
                  </w:divBdr>
                </w:div>
                <w:div w:id="573274106">
                  <w:marLeft w:val="0"/>
                  <w:marRight w:val="0"/>
                  <w:marTop w:val="0"/>
                  <w:marBottom w:val="0"/>
                  <w:divBdr>
                    <w:top w:val="none" w:sz="0" w:space="0" w:color="auto"/>
                    <w:left w:val="none" w:sz="0" w:space="0" w:color="auto"/>
                    <w:bottom w:val="none" w:sz="0" w:space="0" w:color="auto"/>
                    <w:right w:val="none" w:sz="0" w:space="0" w:color="auto"/>
                  </w:divBdr>
                </w:div>
                <w:div w:id="575096243">
                  <w:marLeft w:val="0"/>
                  <w:marRight w:val="0"/>
                  <w:marTop w:val="0"/>
                  <w:marBottom w:val="0"/>
                  <w:divBdr>
                    <w:top w:val="none" w:sz="0" w:space="0" w:color="auto"/>
                    <w:left w:val="none" w:sz="0" w:space="0" w:color="auto"/>
                    <w:bottom w:val="none" w:sz="0" w:space="0" w:color="auto"/>
                    <w:right w:val="none" w:sz="0" w:space="0" w:color="auto"/>
                  </w:divBdr>
                </w:div>
                <w:div w:id="575360836">
                  <w:marLeft w:val="0"/>
                  <w:marRight w:val="0"/>
                  <w:marTop w:val="0"/>
                  <w:marBottom w:val="0"/>
                  <w:divBdr>
                    <w:top w:val="none" w:sz="0" w:space="0" w:color="auto"/>
                    <w:left w:val="none" w:sz="0" w:space="0" w:color="auto"/>
                    <w:bottom w:val="none" w:sz="0" w:space="0" w:color="auto"/>
                    <w:right w:val="none" w:sz="0" w:space="0" w:color="auto"/>
                  </w:divBdr>
                </w:div>
                <w:div w:id="575481696">
                  <w:marLeft w:val="0"/>
                  <w:marRight w:val="0"/>
                  <w:marTop w:val="0"/>
                  <w:marBottom w:val="0"/>
                  <w:divBdr>
                    <w:top w:val="none" w:sz="0" w:space="0" w:color="auto"/>
                    <w:left w:val="none" w:sz="0" w:space="0" w:color="auto"/>
                    <w:bottom w:val="none" w:sz="0" w:space="0" w:color="auto"/>
                    <w:right w:val="none" w:sz="0" w:space="0" w:color="auto"/>
                  </w:divBdr>
                </w:div>
                <w:div w:id="576288519">
                  <w:marLeft w:val="0"/>
                  <w:marRight w:val="0"/>
                  <w:marTop w:val="0"/>
                  <w:marBottom w:val="0"/>
                  <w:divBdr>
                    <w:top w:val="none" w:sz="0" w:space="0" w:color="auto"/>
                    <w:left w:val="none" w:sz="0" w:space="0" w:color="auto"/>
                    <w:bottom w:val="none" w:sz="0" w:space="0" w:color="auto"/>
                    <w:right w:val="none" w:sz="0" w:space="0" w:color="auto"/>
                  </w:divBdr>
                </w:div>
                <w:div w:id="577830918">
                  <w:marLeft w:val="0"/>
                  <w:marRight w:val="0"/>
                  <w:marTop w:val="0"/>
                  <w:marBottom w:val="0"/>
                  <w:divBdr>
                    <w:top w:val="none" w:sz="0" w:space="0" w:color="auto"/>
                    <w:left w:val="none" w:sz="0" w:space="0" w:color="auto"/>
                    <w:bottom w:val="none" w:sz="0" w:space="0" w:color="auto"/>
                    <w:right w:val="none" w:sz="0" w:space="0" w:color="auto"/>
                  </w:divBdr>
                </w:div>
                <w:div w:id="578711882">
                  <w:marLeft w:val="0"/>
                  <w:marRight w:val="0"/>
                  <w:marTop w:val="0"/>
                  <w:marBottom w:val="0"/>
                  <w:divBdr>
                    <w:top w:val="none" w:sz="0" w:space="0" w:color="auto"/>
                    <w:left w:val="none" w:sz="0" w:space="0" w:color="auto"/>
                    <w:bottom w:val="none" w:sz="0" w:space="0" w:color="auto"/>
                    <w:right w:val="none" w:sz="0" w:space="0" w:color="auto"/>
                  </w:divBdr>
                </w:div>
                <w:div w:id="579174322">
                  <w:marLeft w:val="0"/>
                  <w:marRight w:val="0"/>
                  <w:marTop w:val="0"/>
                  <w:marBottom w:val="0"/>
                  <w:divBdr>
                    <w:top w:val="none" w:sz="0" w:space="0" w:color="auto"/>
                    <w:left w:val="none" w:sz="0" w:space="0" w:color="auto"/>
                    <w:bottom w:val="none" w:sz="0" w:space="0" w:color="auto"/>
                    <w:right w:val="none" w:sz="0" w:space="0" w:color="auto"/>
                  </w:divBdr>
                </w:div>
                <w:div w:id="579296976">
                  <w:marLeft w:val="0"/>
                  <w:marRight w:val="0"/>
                  <w:marTop w:val="0"/>
                  <w:marBottom w:val="0"/>
                  <w:divBdr>
                    <w:top w:val="none" w:sz="0" w:space="0" w:color="auto"/>
                    <w:left w:val="none" w:sz="0" w:space="0" w:color="auto"/>
                    <w:bottom w:val="none" w:sz="0" w:space="0" w:color="auto"/>
                    <w:right w:val="none" w:sz="0" w:space="0" w:color="auto"/>
                  </w:divBdr>
                </w:div>
                <w:div w:id="581989302">
                  <w:marLeft w:val="0"/>
                  <w:marRight w:val="0"/>
                  <w:marTop w:val="0"/>
                  <w:marBottom w:val="0"/>
                  <w:divBdr>
                    <w:top w:val="none" w:sz="0" w:space="0" w:color="auto"/>
                    <w:left w:val="none" w:sz="0" w:space="0" w:color="auto"/>
                    <w:bottom w:val="none" w:sz="0" w:space="0" w:color="auto"/>
                    <w:right w:val="none" w:sz="0" w:space="0" w:color="auto"/>
                  </w:divBdr>
                </w:div>
                <w:div w:id="582450304">
                  <w:marLeft w:val="0"/>
                  <w:marRight w:val="0"/>
                  <w:marTop w:val="0"/>
                  <w:marBottom w:val="0"/>
                  <w:divBdr>
                    <w:top w:val="none" w:sz="0" w:space="0" w:color="auto"/>
                    <w:left w:val="none" w:sz="0" w:space="0" w:color="auto"/>
                    <w:bottom w:val="none" w:sz="0" w:space="0" w:color="auto"/>
                    <w:right w:val="none" w:sz="0" w:space="0" w:color="auto"/>
                  </w:divBdr>
                </w:div>
                <w:div w:id="582877987">
                  <w:marLeft w:val="0"/>
                  <w:marRight w:val="0"/>
                  <w:marTop w:val="0"/>
                  <w:marBottom w:val="0"/>
                  <w:divBdr>
                    <w:top w:val="none" w:sz="0" w:space="0" w:color="auto"/>
                    <w:left w:val="none" w:sz="0" w:space="0" w:color="auto"/>
                    <w:bottom w:val="none" w:sz="0" w:space="0" w:color="auto"/>
                    <w:right w:val="none" w:sz="0" w:space="0" w:color="auto"/>
                  </w:divBdr>
                </w:div>
                <w:div w:id="584336911">
                  <w:marLeft w:val="0"/>
                  <w:marRight w:val="0"/>
                  <w:marTop w:val="0"/>
                  <w:marBottom w:val="0"/>
                  <w:divBdr>
                    <w:top w:val="none" w:sz="0" w:space="0" w:color="auto"/>
                    <w:left w:val="none" w:sz="0" w:space="0" w:color="auto"/>
                    <w:bottom w:val="none" w:sz="0" w:space="0" w:color="auto"/>
                    <w:right w:val="none" w:sz="0" w:space="0" w:color="auto"/>
                  </w:divBdr>
                </w:div>
                <w:div w:id="585236891">
                  <w:marLeft w:val="0"/>
                  <w:marRight w:val="0"/>
                  <w:marTop w:val="0"/>
                  <w:marBottom w:val="0"/>
                  <w:divBdr>
                    <w:top w:val="none" w:sz="0" w:space="0" w:color="auto"/>
                    <w:left w:val="none" w:sz="0" w:space="0" w:color="auto"/>
                    <w:bottom w:val="none" w:sz="0" w:space="0" w:color="auto"/>
                    <w:right w:val="none" w:sz="0" w:space="0" w:color="auto"/>
                  </w:divBdr>
                </w:div>
                <w:div w:id="585843453">
                  <w:marLeft w:val="0"/>
                  <w:marRight w:val="0"/>
                  <w:marTop w:val="0"/>
                  <w:marBottom w:val="0"/>
                  <w:divBdr>
                    <w:top w:val="none" w:sz="0" w:space="0" w:color="auto"/>
                    <w:left w:val="none" w:sz="0" w:space="0" w:color="auto"/>
                    <w:bottom w:val="none" w:sz="0" w:space="0" w:color="auto"/>
                    <w:right w:val="none" w:sz="0" w:space="0" w:color="auto"/>
                  </w:divBdr>
                </w:div>
                <w:div w:id="587427540">
                  <w:marLeft w:val="0"/>
                  <w:marRight w:val="0"/>
                  <w:marTop w:val="0"/>
                  <w:marBottom w:val="0"/>
                  <w:divBdr>
                    <w:top w:val="none" w:sz="0" w:space="0" w:color="auto"/>
                    <w:left w:val="none" w:sz="0" w:space="0" w:color="auto"/>
                    <w:bottom w:val="none" w:sz="0" w:space="0" w:color="auto"/>
                    <w:right w:val="none" w:sz="0" w:space="0" w:color="auto"/>
                  </w:divBdr>
                </w:div>
                <w:div w:id="589970092">
                  <w:marLeft w:val="0"/>
                  <w:marRight w:val="0"/>
                  <w:marTop w:val="0"/>
                  <w:marBottom w:val="0"/>
                  <w:divBdr>
                    <w:top w:val="none" w:sz="0" w:space="0" w:color="auto"/>
                    <w:left w:val="none" w:sz="0" w:space="0" w:color="auto"/>
                    <w:bottom w:val="none" w:sz="0" w:space="0" w:color="auto"/>
                    <w:right w:val="none" w:sz="0" w:space="0" w:color="auto"/>
                  </w:divBdr>
                </w:div>
                <w:div w:id="590043109">
                  <w:marLeft w:val="0"/>
                  <w:marRight w:val="0"/>
                  <w:marTop w:val="0"/>
                  <w:marBottom w:val="0"/>
                  <w:divBdr>
                    <w:top w:val="none" w:sz="0" w:space="0" w:color="auto"/>
                    <w:left w:val="none" w:sz="0" w:space="0" w:color="auto"/>
                    <w:bottom w:val="none" w:sz="0" w:space="0" w:color="auto"/>
                    <w:right w:val="none" w:sz="0" w:space="0" w:color="auto"/>
                  </w:divBdr>
                </w:div>
                <w:div w:id="590510478">
                  <w:marLeft w:val="0"/>
                  <w:marRight w:val="0"/>
                  <w:marTop w:val="0"/>
                  <w:marBottom w:val="0"/>
                  <w:divBdr>
                    <w:top w:val="none" w:sz="0" w:space="0" w:color="auto"/>
                    <w:left w:val="none" w:sz="0" w:space="0" w:color="auto"/>
                    <w:bottom w:val="none" w:sz="0" w:space="0" w:color="auto"/>
                    <w:right w:val="none" w:sz="0" w:space="0" w:color="auto"/>
                  </w:divBdr>
                </w:div>
                <w:div w:id="591478256">
                  <w:marLeft w:val="0"/>
                  <w:marRight w:val="0"/>
                  <w:marTop w:val="0"/>
                  <w:marBottom w:val="0"/>
                  <w:divBdr>
                    <w:top w:val="none" w:sz="0" w:space="0" w:color="auto"/>
                    <w:left w:val="none" w:sz="0" w:space="0" w:color="auto"/>
                    <w:bottom w:val="none" w:sz="0" w:space="0" w:color="auto"/>
                    <w:right w:val="none" w:sz="0" w:space="0" w:color="auto"/>
                  </w:divBdr>
                </w:div>
                <w:div w:id="591546128">
                  <w:marLeft w:val="0"/>
                  <w:marRight w:val="0"/>
                  <w:marTop w:val="0"/>
                  <w:marBottom w:val="0"/>
                  <w:divBdr>
                    <w:top w:val="none" w:sz="0" w:space="0" w:color="auto"/>
                    <w:left w:val="none" w:sz="0" w:space="0" w:color="auto"/>
                    <w:bottom w:val="none" w:sz="0" w:space="0" w:color="auto"/>
                    <w:right w:val="none" w:sz="0" w:space="0" w:color="auto"/>
                  </w:divBdr>
                </w:div>
                <w:div w:id="592058220">
                  <w:marLeft w:val="0"/>
                  <w:marRight w:val="0"/>
                  <w:marTop w:val="0"/>
                  <w:marBottom w:val="0"/>
                  <w:divBdr>
                    <w:top w:val="none" w:sz="0" w:space="0" w:color="auto"/>
                    <w:left w:val="none" w:sz="0" w:space="0" w:color="auto"/>
                    <w:bottom w:val="none" w:sz="0" w:space="0" w:color="auto"/>
                    <w:right w:val="none" w:sz="0" w:space="0" w:color="auto"/>
                  </w:divBdr>
                </w:div>
                <w:div w:id="592280218">
                  <w:marLeft w:val="0"/>
                  <w:marRight w:val="0"/>
                  <w:marTop w:val="0"/>
                  <w:marBottom w:val="0"/>
                  <w:divBdr>
                    <w:top w:val="none" w:sz="0" w:space="0" w:color="auto"/>
                    <w:left w:val="none" w:sz="0" w:space="0" w:color="auto"/>
                    <w:bottom w:val="none" w:sz="0" w:space="0" w:color="auto"/>
                    <w:right w:val="none" w:sz="0" w:space="0" w:color="auto"/>
                  </w:divBdr>
                </w:div>
                <w:div w:id="592670744">
                  <w:marLeft w:val="0"/>
                  <w:marRight w:val="0"/>
                  <w:marTop w:val="0"/>
                  <w:marBottom w:val="0"/>
                  <w:divBdr>
                    <w:top w:val="none" w:sz="0" w:space="0" w:color="auto"/>
                    <w:left w:val="none" w:sz="0" w:space="0" w:color="auto"/>
                    <w:bottom w:val="none" w:sz="0" w:space="0" w:color="auto"/>
                    <w:right w:val="none" w:sz="0" w:space="0" w:color="auto"/>
                  </w:divBdr>
                </w:div>
                <w:div w:id="592780366">
                  <w:marLeft w:val="0"/>
                  <w:marRight w:val="0"/>
                  <w:marTop w:val="0"/>
                  <w:marBottom w:val="0"/>
                  <w:divBdr>
                    <w:top w:val="none" w:sz="0" w:space="0" w:color="auto"/>
                    <w:left w:val="none" w:sz="0" w:space="0" w:color="auto"/>
                    <w:bottom w:val="none" w:sz="0" w:space="0" w:color="auto"/>
                    <w:right w:val="none" w:sz="0" w:space="0" w:color="auto"/>
                  </w:divBdr>
                </w:div>
                <w:div w:id="592782075">
                  <w:marLeft w:val="0"/>
                  <w:marRight w:val="0"/>
                  <w:marTop w:val="0"/>
                  <w:marBottom w:val="0"/>
                  <w:divBdr>
                    <w:top w:val="none" w:sz="0" w:space="0" w:color="auto"/>
                    <w:left w:val="none" w:sz="0" w:space="0" w:color="auto"/>
                    <w:bottom w:val="none" w:sz="0" w:space="0" w:color="auto"/>
                    <w:right w:val="none" w:sz="0" w:space="0" w:color="auto"/>
                  </w:divBdr>
                </w:div>
                <w:div w:id="592858659">
                  <w:marLeft w:val="0"/>
                  <w:marRight w:val="0"/>
                  <w:marTop w:val="0"/>
                  <w:marBottom w:val="0"/>
                  <w:divBdr>
                    <w:top w:val="none" w:sz="0" w:space="0" w:color="auto"/>
                    <w:left w:val="none" w:sz="0" w:space="0" w:color="auto"/>
                    <w:bottom w:val="none" w:sz="0" w:space="0" w:color="auto"/>
                    <w:right w:val="none" w:sz="0" w:space="0" w:color="auto"/>
                  </w:divBdr>
                </w:div>
                <w:div w:id="593905817">
                  <w:marLeft w:val="0"/>
                  <w:marRight w:val="0"/>
                  <w:marTop w:val="0"/>
                  <w:marBottom w:val="0"/>
                  <w:divBdr>
                    <w:top w:val="none" w:sz="0" w:space="0" w:color="auto"/>
                    <w:left w:val="none" w:sz="0" w:space="0" w:color="auto"/>
                    <w:bottom w:val="none" w:sz="0" w:space="0" w:color="auto"/>
                    <w:right w:val="none" w:sz="0" w:space="0" w:color="auto"/>
                  </w:divBdr>
                </w:div>
                <w:div w:id="594745534">
                  <w:marLeft w:val="0"/>
                  <w:marRight w:val="0"/>
                  <w:marTop w:val="0"/>
                  <w:marBottom w:val="0"/>
                  <w:divBdr>
                    <w:top w:val="none" w:sz="0" w:space="0" w:color="auto"/>
                    <w:left w:val="none" w:sz="0" w:space="0" w:color="auto"/>
                    <w:bottom w:val="none" w:sz="0" w:space="0" w:color="auto"/>
                    <w:right w:val="none" w:sz="0" w:space="0" w:color="auto"/>
                  </w:divBdr>
                </w:div>
                <w:div w:id="595209094">
                  <w:marLeft w:val="0"/>
                  <w:marRight w:val="0"/>
                  <w:marTop w:val="0"/>
                  <w:marBottom w:val="0"/>
                  <w:divBdr>
                    <w:top w:val="none" w:sz="0" w:space="0" w:color="auto"/>
                    <w:left w:val="none" w:sz="0" w:space="0" w:color="auto"/>
                    <w:bottom w:val="none" w:sz="0" w:space="0" w:color="auto"/>
                    <w:right w:val="none" w:sz="0" w:space="0" w:color="auto"/>
                  </w:divBdr>
                </w:div>
                <w:div w:id="595478545">
                  <w:marLeft w:val="0"/>
                  <w:marRight w:val="0"/>
                  <w:marTop w:val="0"/>
                  <w:marBottom w:val="0"/>
                  <w:divBdr>
                    <w:top w:val="none" w:sz="0" w:space="0" w:color="auto"/>
                    <w:left w:val="none" w:sz="0" w:space="0" w:color="auto"/>
                    <w:bottom w:val="none" w:sz="0" w:space="0" w:color="auto"/>
                    <w:right w:val="none" w:sz="0" w:space="0" w:color="auto"/>
                  </w:divBdr>
                </w:div>
                <w:div w:id="595558269">
                  <w:marLeft w:val="0"/>
                  <w:marRight w:val="0"/>
                  <w:marTop w:val="0"/>
                  <w:marBottom w:val="0"/>
                  <w:divBdr>
                    <w:top w:val="none" w:sz="0" w:space="0" w:color="auto"/>
                    <w:left w:val="none" w:sz="0" w:space="0" w:color="auto"/>
                    <w:bottom w:val="none" w:sz="0" w:space="0" w:color="auto"/>
                    <w:right w:val="none" w:sz="0" w:space="0" w:color="auto"/>
                  </w:divBdr>
                </w:div>
                <w:div w:id="595797037">
                  <w:marLeft w:val="0"/>
                  <w:marRight w:val="0"/>
                  <w:marTop w:val="0"/>
                  <w:marBottom w:val="0"/>
                  <w:divBdr>
                    <w:top w:val="none" w:sz="0" w:space="0" w:color="auto"/>
                    <w:left w:val="none" w:sz="0" w:space="0" w:color="auto"/>
                    <w:bottom w:val="none" w:sz="0" w:space="0" w:color="auto"/>
                    <w:right w:val="none" w:sz="0" w:space="0" w:color="auto"/>
                  </w:divBdr>
                </w:div>
                <w:div w:id="595866442">
                  <w:marLeft w:val="0"/>
                  <w:marRight w:val="0"/>
                  <w:marTop w:val="0"/>
                  <w:marBottom w:val="0"/>
                  <w:divBdr>
                    <w:top w:val="none" w:sz="0" w:space="0" w:color="auto"/>
                    <w:left w:val="none" w:sz="0" w:space="0" w:color="auto"/>
                    <w:bottom w:val="none" w:sz="0" w:space="0" w:color="auto"/>
                    <w:right w:val="none" w:sz="0" w:space="0" w:color="auto"/>
                  </w:divBdr>
                </w:div>
                <w:div w:id="596252234">
                  <w:marLeft w:val="0"/>
                  <w:marRight w:val="0"/>
                  <w:marTop w:val="0"/>
                  <w:marBottom w:val="0"/>
                  <w:divBdr>
                    <w:top w:val="none" w:sz="0" w:space="0" w:color="auto"/>
                    <w:left w:val="none" w:sz="0" w:space="0" w:color="auto"/>
                    <w:bottom w:val="none" w:sz="0" w:space="0" w:color="auto"/>
                    <w:right w:val="none" w:sz="0" w:space="0" w:color="auto"/>
                  </w:divBdr>
                </w:div>
                <w:div w:id="597059541">
                  <w:marLeft w:val="0"/>
                  <w:marRight w:val="0"/>
                  <w:marTop w:val="0"/>
                  <w:marBottom w:val="0"/>
                  <w:divBdr>
                    <w:top w:val="none" w:sz="0" w:space="0" w:color="auto"/>
                    <w:left w:val="none" w:sz="0" w:space="0" w:color="auto"/>
                    <w:bottom w:val="none" w:sz="0" w:space="0" w:color="auto"/>
                    <w:right w:val="none" w:sz="0" w:space="0" w:color="auto"/>
                  </w:divBdr>
                </w:div>
                <w:div w:id="597635517">
                  <w:marLeft w:val="0"/>
                  <w:marRight w:val="0"/>
                  <w:marTop w:val="0"/>
                  <w:marBottom w:val="0"/>
                  <w:divBdr>
                    <w:top w:val="none" w:sz="0" w:space="0" w:color="auto"/>
                    <w:left w:val="none" w:sz="0" w:space="0" w:color="auto"/>
                    <w:bottom w:val="none" w:sz="0" w:space="0" w:color="auto"/>
                    <w:right w:val="none" w:sz="0" w:space="0" w:color="auto"/>
                  </w:divBdr>
                </w:div>
                <w:div w:id="599141629">
                  <w:marLeft w:val="0"/>
                  <w:marRight w:val="0"/>
                  <w:marTop w:val="0"/>
                  <w:marBottom w:val="0"/>
                  <w:divBdr>
                    <w:top w:val="none" w:sz="0" w:space="0" w:color="auto"/>
                    <w:left w:val="none" w:sz="0" w:space="0" w:color="auto"/>
                    <w:bottom w:val="none" w:sz="0" w:space="0" w:color="auto"/>
                    <w:right w:val="none" w:sz="0" w:space="0" w:color="auto"/>
                  </w:divBdr>
                </w:div>
                <w:div w:id="601113870">
                  <w:marLeft w:val="0"/>
                  <w:marRight w:val="0"/>
                  <w:marTop w:val="0"/>
                  <w:marBottom w:val="0"/>
                  <w:divBdr>
                    <w:top w:val="none" w:sz="0" w:space="0" w:color="auto"/>
                    <w:left w:val="none" w:sz="0" w:space="0" w:color="auto"/>
                    <w:bottom w:val="none" w:sz="0" w:space="0" w:color="auto"/>
                    <w:right w:val="none" w:sz="0" w:space="0" w:color="auto"/>
                  </w:divBdr>
                </w:div>
                <w:div w:id="602418532">
                  <w:marLeft w:val="0"/>
                  <w:marRight w:val="0"/>
                  <w:marTop w:val="0"/>
                  <w:marBottom w:val="0"/>
                  <w:divBdr>
                    <w:top w:val="none" w:sz="0" w:space="0" w:color="auto"/>
                    <w:left w:val="none" w:sz="0" w:space="0" w:color="auto"/>
                    <w:bottom w:val="none" w:sz="0" w:space="0" w:color="auto"/>
                    <w:right w:val="none" w:sz="0" w:space="0" w:color="auto"/>
                  </w:divBdr>
                </w:div>
                <w:div w:id="603153284">
                  <w:marLeft w:val="0"/>
                  <w:marRight w:val="0"/>
                  <w:marTop w:val="0"/>
                  <w:marBottom w:val="0"/>
                  <w:divBdr>
                    <w:top w:val="none" w:sz="0" w:space="0" w:color="auto"/>
                    <w:left w:val="none" w:sz="0" w:space="0" w:color="auto"/>
                    <w:bottom w:val="none" w:sz="0" w:space="0" w:color="auto"/>
                    <w:right w:val="none" w:sz="0" w:space="0" w:color="auto"/>
                  </w:divBdr>
                </w:div>
                <w:div w:id="603852893">
                  <w:marLeft w:val="0"/>
                  <w:marRight w:val="0"/>
                  <w:marTop w:val="0"/>
                  <w:marBottom w:val="0"/>
                  <w:divBdr>
                    <w:top w:val="none" w:sz="0" w:space="0" w:color="auto"/>
                    <w:left w:val="none" w:sz="0" w:space="0" w:color="auto"/>
                    <w:bottom w:val="none" w:sz="0" w:space="0" w:color="auto"/>
                    <w:right w:val="none" w:sz="0" w:space="0" w:color="auto"/>
                  </w:divBdr>
                </w:div>
                <w:div w:id="605112943">
                  <w:marLeft w:val="0"/>
                  <w:marRight w:val="0"/>
                  <w:marTop w:val="0"/>
                  <w:marBottom w:val="0"/>
                  <w:divBdr>
                    <w:top w:val="none" w:sz="0" w:space="0" w:color="auto"/>
                    <w:left w:val="none" w:sz="0" w:space="0" w:color="auto"/>
                    <w:bottom w:val="none" w:sz="0" w:space="0" w:color="auto"/>
                    <w:right w:val="none" w:sz="0" w:space="0" w:color="auto"/>
                  </w:divBdr>
                </w:div>
                <w:div w:id="605817189">
                  <w:marLeft w:val="0"/>
                  <w:marRight w:val="0"/>
                  <w:marTop w:val="0"/>
                  <w:marBottom w:val="0"/>
                  <w:divBdr>
                    <w:top w:val="none" w:sz="0" w:space="0" w:color="auto"/>
                    <w:left w:val="none" w:sz="0" w:space="0" w:color="auto"/>
                    <w:bottom w:val="none" w:sz="0" w:space="0" w:color="auto"/>
                    <w:right w:val="none" w:sz="0" w:space="0" w:color="auto"/>
                  </w:divBdr>
                </w:div>
                <w:div w:id="607470833">
                  <w:marLeft w:val="0"/>
                  <w:marRight w:val="0"/>
                  <w:marTop w:val="0"/>
                  <w:marBottom w:val="0"/>
                  <w:divBdr>
                    <w:top w:val="none" w:sz="0" w:space="0" w:color="auto"/>
                    <w:left w:val="none" w:sz="0" w:space="0" w:color="auto"/>
                    <w:bottom w:val="none" w:sz="0" w:space="0" w:color="auto"/>
                    <w:right w:val="none" w:sz="0" w:space="0" w:color="auto"/>
                  </w:divBdr>
                </w:div>
                <w:div w:id="609551774">
                  <w:marLeft w:val="0"/>
                  <w:marRight w:val="0"/>
                  <w:marTop w:val="0"/>
                  <w:marBottom w:val="0"/>
                  <w:divBdr>
                    <w:top w:val="none" w:sz="0" w:space="0" w:color="auto"/>
                    <w:left w:val="none" w:sz="0" w:space="0" w:color="auto"/>
                    <w:bottom w:val="none" w:sz="0" w:space="0" w:color="auto"/>
                    <w:right w:val="none" w:sz="0" w:space="0" w:color="auto"/>
                  </w:divBdr>
                </w:div>
                <w:div w:id="609897945">
                  <w:marLeft w:val="0"/>
                  <w:marRight w:val="0"/>
                  <w:marTop w:val="0"/>
                  <w:marBottom w:val="0"/>
                  <w:divBdr>
                    <w:top w:val="none" w:sz="0" w:space="0" w:color="auto"/>
                    <w:left w:val="none" w:sz="0" w:space="0" w:color="auto"/>
                    <w:bottom w:val="none" w:sz="0" w:space="0" w:color="auto"/>
                    <w:right w:val="none" w:sz="0" w:space="0" w:color="auto"/>
                  </w:divBdr>
                </w:div>
                <w:div w:id="610750122">
                  <w:marLeft w:val="0"/>
                  <w:marRight w:val="0"/>
                  <w:marTop w:val="0"/>
                  <w:marBottom w:val="0"/>
                  <w:divBdr>
                    <w:top w:val="none" w:sz="0" w:space="0" w:color="auto"/>
                    <w:left w:val="none" w:sz="0" w:space="0" w:color="auto"/>
                    <w:bottom w:val="none" w:sz="0" w:space="0" w:color="auto"/>
                    <w:right w:val="none" w:sz="0" w:space="0" w:color="auto"/>
                  </w:divBdr>
                </w:div>
                <w:div w:id="611977149">
                  <w:marLeft w:val="0"/>
                  <w:marRight w:val="0"/>
                  <w:marTop w:val="0"/>
                  <w:marBottom w:val="0"/>
                  <w:divBdr>
                    <w:top w:val="none" w:sz="0" w:space="0" w:color="auto"/>
                    <w:left w:val="none" w:sz="0" w:space="0" w:color="auto"/>
                    <w:bottom w:val="none" w:sz="0" w:space="0" w:color="auto"/>
                    <w:right w:val="none" w:sz="0" w:space="0" w:color="auto"/>
                  </w:divBdr>
                </w:div>
                <w:div w:id="612176150">
                  <w:marLeft w:val="0"/>
                  <w:marRight w:val="0"/>
                  <w:marTop w:val="0"/>
                  <w:marBottom w:val="0"/>
                  <w:divBdr>
                    <w:top w:val="none" w:sz="0" w:space="0" w:color="auto"/>
                    <w:left w:val="none" w:sz="0" w:space="0" w:color="auto"/>
                    <w:bottom w:val="none" w:sz="0" w:space="0" w:color="auto"/>
                    <w:right w:val="none" w:sz="0" w:space="0" w:color="auto"/>
                  </w:divBdr>
                </w:div>
                <w:div w:id="612516834">
                  <w:marLeft w:val="0"/>
                  <w:marRight w:val="0"/>
                  <w:marTop w:val="0"/>
                  <w:marBottom w:val="0"/>
                  <w:divBdr>
                    <w:top w:val="none" w:sz="0" w:space="0" w:color="auto"/>
                    <w:left w:val="none" w:sz="0" w:space="0" w:color="auto"/>
                    <w:bottom w:val="none" w:sz="0" w:space="0" w:color="auto"/>
                    <w:right w:val="none" w:sz="0" w:space="0" w:color="auto"/>
                  </w:divBdr>
                </w:div>
                <w:div w:id="612519530">
                  <w:marLeft w:val="0"/>
                  <w:marRight w:val="0"/>
                  <w:marTop w:val="0"/>
                  <w:marBottom w:val="0"/>
                  <w:divBdr>
                    <w:top w:val="none" w:sz="0" w:space="0" w:color="auto"/>
                    <w:left w:val="none" w:sz="0" w:space="0" w:color="auto"/>
                    <w:bottom w:val="none" w:sz="0" w:space="0" w:color="auto"/>
                    <w:right w:val="none" w:sz="0" w:space="0" w:color="auto"/>
                  </w:divBdr>
                </w:div>
                <w:div w:id="614026512">
                  <w:marLeft w:val="0"/>
                  <w:marRight w:val="0"/>
                  <w:marTop w:val="0"/>
                  <w:marBottom w:val="0"/>
                  <w:divBdr>
                    <w:top w:val="none" w:sz="0" w:space="0" w:color="auto"/>
                    <w:left w:val="none" w:sz="0" w:space="0" w:color="auto"/>
                    <w:bottom w:val="none" w:sz="0" w:space="0" w:color="auto"/>
                    <w:right w:val="none" w:sz="0" w:space="0" w:color="auto"/>
                  </w:divBdr>
                </w:div>
                <w:div w:id="614093987">
                  <w:marLeft w:val="0"/>
                  <w:marRight w:val="0"/>
                  <w:marTop w:val="0"/>
                  <w:marBottom w:val="0"/>
                  <w:divBdr>
                    <w:top w:val="none" w:sz="0" w:space="0" w:color="auto"/>
                    <w:left w:val="none" w:sz="0" w:space="0" w:color="auto"/>
                    <w:bottom w:val="none" w:sz="0" w:space="0" w:color="auto"/>
                    <w:right w:val="none" w:sz="0" w:space="0" w:color="auto"/>
                  </w:divBdr>
                </w:div>
                <w:div w:id="614211468">
                  <w:marLeft w:val="0"/>
                  <w:marRight w:val="0"/>
                  <w:marTop w:val="0"/>
                  <w:marBottom w:val="0"/>
                  <w:divBdr>
                    <w:top w:val="none" w:sz="0" w:space="0" w:color="auto"/>
                    <w:left w:val="none" w:sz="0" w:space="0" w:color="auto"/>
                    <w:bottom w:val="none" w:sz="0" w:space="0" w:color="auto"/>
                    <w:right w:val="none" w:sz="0" w:space="0" w:color="auto"/>
                  </w:divBdr>
                </w:div>
                <w:div w:id="615142761">
                  <w:marLeft w:val="0"/>
                  <w:marRight w:val="0"/>
                  <w:marTop w:val="0"/>
                  <w:marBottom w:val="0"/>
                  <w:divBdr>
                    <w:top w:val="none" w:sz="0" w:space="0" w:color="auto"/>
                    <w:left w:val="none" w:sz="0" w:space="0" w:color="auto"/>
                    <w:bottom w:val="none" w:sz="0" w:space="0" w:color="auto"/>
                    <w:right w:val="none" w:sz="0" w:space="0" w:color="auto"/>
                  </w:divBdr>
                </w:div>
                <w:div w:id="615596249">
                  <w:marLeft w:val="0"/>
                  <w:marRight w:val="0"/>
                  <w:marTop w:val="0"/>
                  <w:marBottom w:val="0"/>
                  <w:divBdr>
                    <w:top w:val="none" w:sz="0" w:space="0" w:color="auto"/>
                    <w:left w:val="none" w:sz="0" w:space="0" w:color="auto"/>
                    <w:bottom w:val="none" w:sz="0" w:space="0" w:color="auto"/>
                    <w:right w:val="none" w:sz="0" w:space="0" w:color="auto"/>
                  </w:divBdr>
                </w:div>
                <w:div w:id="615722851">
                  <w:marLeft w:val="0"/>
                  <w:marRight w:val="0"/>
                  <w:marTop w:val="0"/>
                  <w:marBottom w:val="0"/>
                  <w:divBdr>
                    <w:top w:val="none" w:sz="0" w:space="0" w:color="auto"/>
                    <w:left w:val="none" w:sz="0" w:space="0" w:color="auto"/>
                    <w:bottom w:val="none" w:sz="0" w:space="0" w:color="auto"/>
                    <w:right w:val="none" w:sz="0" w:space="0" w:color="auto"/>
                  </w:divBdr>
                </w:div>
                <w:div w:id="617033488">
                  <w:marLeft w:val="0"/>
                  <w:marRight w:val="0"/>
                  <w:marTop w:val="0"/>
                  <w:marBottom w:val="0"/>
                  <w:divBdr>
                    <w:top w:val="none" w:sz="0" w:space="0" w:color="auto"/>
                    <w:left w:val="none" w:sz="0" w:space="0" w:color="auto"/>
                    <w:bottom w:val="none" w:sz="0" w:space="0" w:color="auto"/>
                    <w:right w:val="none" w:sz="0" w:space="0" w:color="auto"/>
                  </w:divBdr>
                </w:div>
                <w:div w:id="617302225">
                  <w:marLeft w:val="0"/>
                  <w:marRight w:val="0"/>
                  <w:marTop w:val="0"/>
                  <w:marBottom w:val="0"/>
                  <w:divBdr>
                    <w:top w:val="none" w:sz="0" w:space="0" w:color="auto"/>
                    <w:left w:val="none" w:sz="0" w:space="0" w:color="auto"/>
                    <w:bottom w:val="none" w:sz="0" w:space="0" w:color="auto"/>
                    <w:right w:val="none" w:sz="0" w:space="0" w:color="auto"/>
                  </w:divBdr>
                </w:div>
                <w:div w:id="618149726">
                  <w:marLeft w:val="0"/>
                  <w:marRight w:val="0"/>
                  <w:marTop w:val="0"/>
                  <w:marBottom w:val="0"/>
                  <w:divBdr>
                    <w:top w:val="none" w:sz="0" w:space="0" w:color="auto"/>
                    <w:left w:val="none" w:sz="0" w:space="0" w:color="auto"/>
                    <w:bottom w:val="none" w:sz="0" w:space="0" w:color="auto"/>
                    <w:right w:val="none" w:sz="0" w:space="0" w:color="auto"/>
                  </w:divBdr>
                </w:div>
                <w:div w:id="618682297">
                  <w:marLeft w:val="0"/>
                  <w:marRight w:val="0"/>
                  <w:marTop w:val="0"/>
                  <w:marBottom w:val="0"/>
                  <w:divBdr>
                    <w:top w:val="none" w:sz="0" w:space="0" w:color="auto"/>
                    <w:left w:val="none" w:sz="0" w:space="0" w:color="auto"/>
                    <w:bottom w:val="none" w:sz="0" w:space="0" w:color="auto"/>
                    <w:right w:val="none" w:sz="0" w:space="0" w:color="auto"/>
                  </w:divBdr>
                </w:div>
                <w:div w:id="620108856">
                  <w:marLeft w:val="0"/>
                  <w:marRight w:val="0"/>
                  <w:marTop w:val="0"/>
                  <w:marBottom w:val="0"/>
                  <w:divBdr>
                    <w:top w:val="none" w:sz="0" w:space="0" w:color="auto"/>
                    <w:left w:val="none" w:sz="0" w:space="0" w:color="auto"/>
                    <w:bottom w:val="none" w:sz="0" w:space="0" w:color="auto"/>
                    <w:right w:val="none" w:sz="0" w:space="0" w:color="auto"/>
                  </w:divBdr>
                </w:div>
                <w:div w:id="620764572">
                  <w:marLeft w:val="0"/>
                  <w:marRight w:val="0"/>
                  <w:marTop w:val="0"/>
                  <w:marBottom w:val="0"/>
                  <w:divBdr>
                    <w:top w:val="none" w:sz="0" w:space="0" w:color="auto"/>
                    <w:left w:val="none" w:sz="0" w:space="0" w:color="auto"/>
                    <w:bottom w:val="none" w:sz="0" w:space="0" w:color="auto"/>
                    <w:right w:val="none" w:sz="0" w:space="0" w:color="auto"/>
                  </w:divBdr>
                </w:div>
                <w:div w:id="621619361">
                  <w:marLeft w:val="0"/>
                  <w:marRight w:val="0"/>
                  <w:marTop w:val="0"/>
                  <w:marBottom w:val="0"/>
                  <w:divBdr>
                    <w:top w:val="none" w:sz="0" w:space="0" w:color="auto"/>
                    <w:left w:val="none" w:sz="0" w:space="0" w:color="auto"/>
                    <w:bottom w:val="none" w:sz="0" w:space="0" w:color="auto"/>
                    <w:right w:val="none" w:sz="0" w:space="0" w:color="auto"/>
                  </w:divBdr>
                </w:div>
                <w:div w:id="622734192">
                  <w:marLeft w:val="0"/>
                  <w:marRight w:val="0"/>
                  <w:marTop w:val="0"/>
                  <w:marBottom w:val="0"/>
                  <w:divBdr>
                    <w:top w:val="none" w:sz="0" w:space="0" w:color="auto"/>
                    <w:left w:val="none" w:sz="0" w:space="0" w:color="auto"/>
                    <w:bottom w:val="none" w:sz="0" w:space="0" w:color="auto"/>
                    <w:right w:val="none" w:sz="0" w:space="0" w:color="auto"/>
                  </w:divBdr>
                </w:div>
                <w:div w:id="623199304">
                  <w:marLeft w:val="0"/>
                  <w:marRight w:val="0"/>
                  <w:marTop w:val="0"/>
                  <w:marBottom w:val="0"/>
                  <w:divBdr>
                    <w:top w:val="none" w:sz="0" w:space="0" w:color="auto"/>
                    <w:left w:val="none" w:sz="0" w:space="0" w:color="auto"/>
                    <w:bottom w:val="none" w:sz="0" w:space="0" w:color="auto"/>
                    <w:right w:val="none" w:sz="0" w:space="0" w:color="auto"/>
                  </w:divBdr>
                </w:div>
                <w:div w:id="623393297">
                  <w:marLeft w:val="0"/>
                  <w:marRight w:val="0"/>
                  <w:marTop w:val="0"/>
                  <w:marBottom w:val="0"/>
                  <w:divBdr>
                    <w:top w:val="none" w:sz="0" w:space="0" w:color="auto"/>
                    <w:left w:val="none" w:sz="0" w:space="0" w:color="auto"/>
                    <w:bottom w:val="none" w:sz="0" w:space="0" w:color="auto"/>
                    <w:right w:val="none" w:sz="0" w:space="0" w:color="auto"/>
                  </w:divBdr>
                </w:div>
                <w:div w:id="624502264">
                  <w:marLeft w:val="0"/>
                  <w:marRight w:val="0"/>
                  <w:marTop w:val="0"/>
                  <w:marBottom w:val="0"/>
                  <w:divBdr>
                    <w:top w:val="none" w:sz="0" w:space="0" w:color="auto"/>
                    <w:left w:val="none" w:sz="0" w:space="0" w:color="auto"/>
                    <w:bottom w:val="none" w:sz="0" w:space="0" w:color="auto"/>
                    <w:right w:val="none" w:sz="0" w:space="0" w:color="auto"/>
                  </w:divBdr>
                </w:div>
                <w:div w:id="624821418">
                  <w:marLeft w:val="0"/>
                  <w:marRight w:val="0"/>
                  <w:marTop w:val="0"/>
                  <w:marBottom w:val="0"/>
                  <w:divBdr>
                    <w:top w:val="none" w:sz="0" w:space="0" w:color="auto"/>
                    <w:left w:val="none" w:sz="0" w:space="0" w:color="auto"/>
                    <w:bottom w:val="none" w:sz="0" w:space="0" w:color="auto"/>
                    <w:right w:val="none" w:sz="0" w:space="0" w:color="auto"/>
                  </w:divBdr>
                </w:div>
                <w:div w:id="626081299">
                  <w:marLeft w:val="0"/>
                  <w:marRight w:val="0"/>
                  <w:marTop w:val="0"/>
                  <w:marBottom w:val="0"/>
                  <w:divBdr>
                    <w:top w:val="none" w:sz="0" w:space="0" w:color="auto"/>
                    <w:left w:val="none" w:sz="0" w:space="0" w:color="auto"/>
                    <w:bottom w:val="none" w:sz="0" w:space="0" w:color="auto"/>
                    <w:right w:val="none" w:sz="0" w:space="0" w:color="auto"/>
                  </w:divBdr>
                </w:div>
                <w:div w:id="626814883">
                  <w:marLeft w:val="0"/>
                  <w:marRight w:val="0"/>
                  <w:marTop w:val="0"/>
                  <w:marBottom w:val="0"/>
                  <w:divBdr>
                    <w:top w:val="none" w:sz="0" w:space="0" w:color="auto"/>
                    <w:left w:val="none" w:sz="0" w:space="0" w:color="auto"/>
                    <w:bottom w:val="none" w:sz="0" w:space="0" w:color="auto"/>
                    <w:right w:val="none" w:sz="0" w:space="0" w:color="auto"/>
                  </w:divBdr>
                </w:div>
                <w:div w:id="626929645">
                  <w:marLeft w:val="0"/>
                  <w:marRight w:val="0"/>
                  <w:marTop w:val="0"/>
                  <w:marBottom w:val="0"/>
                  <w:divBdr>
                    <w:top w:val="none" w:sz="0" w:space="0" w:color="auto"/>
                    <w:left w:val="none" w:sz="0" w:space="0" w:color="auto"/>
                    <w:bottom w:val="none" w:sz="0" w:space="0" w:color="auto"/>
                    <w:right w:val="none" w:sz="0" w:space="0" w:color="auto"/>
                  </w:divBdr>
                </w:div>
                <w:div w:id="627008731">
                  <w:marLeft w:val="0"/>
                  <w:marRight w:val="0"/>
                  <w:marTop w:val="0"/>
                  <w:marBottom w:val="0"/>
                  <w:divBdr>
                    <w:top w:val="none" w:sz="0" w:space="0" w:color="auto"/>
                    <w:left w:val="none" w:sz="0" w:space="0" w:color="auto"/>
                    <w:bottom w:val="none" w:sz="0" w:space="0" w:color="auto"/>
                    <w:right w:val="none" w:sz="0" w:space="0" w:color="auto"/>
                  </w:divBdr>
                </w:div>
                <w:div w:id="627277720">
                  <w:marLeft w:val="0"/>
                  <w:marRight w:val="0"/>
                  <w:marTop w:val="0"/>
                  <w:marBottom w:val="0"/>
                  <w:divBdr>
                    <w:top w:val="none" w:sz="0" w:space="0" w:color="auto"/>
                    <w:left w:val="none" w:sz="0" w:space="0" w:color="auto"/>
                    <w:bottom w:val="none" w:sz="0" w:space="0" w:color="auto"/>
                    <w:right w:val="none" w:sz="0" w:space="0" w:color="auto"/>
                  </w:divBdr>
                </w:div>
                <w:div w:id="627316689">
                  <w:marLeft w:val="0"/>
                  <w:marRight w:val="0"/>
                  <w:marTop w:val="0"/>
                  <w:marBottom w:val="0"/>
                  <w:divBdr>
                    <w:top w:val="none" w:sz="0" w:space="0" w:color="auto"/>
                    <w:left w:val="none" w:sz="0" w:space="0" w:color="auto"/>
                    <w:bottom w:val="none" w:sz="0" w:space="0" w:color="auto"/>
                    <w:right w:val="none" w:sz="0" w:space="0" w:color="auto"/>
                  </w:divBdr>
                </w:div>
                <w:div w:id="629091118">
                  <w:marLeft w:val="0"/>
                  <w:marRight w:val="0"/>
                  <w:marTop w:val="0"/>
                  <w:marBottom w:val="0"/>
                  <w:divBdr>
                    <w:top w:val="none" w:sz="0" w:space="0" w:color="auto"/>
                    <w:left w:val="none" w:sz="0" w:space="0" w:color="auto"/>
                    <w:bottom w:val="none" w:sz="0" w:space="0" w:color="auto"/>
                    <w:right w:val="none" w:sz="0" w:space="0" w:color="auto"/>
                  </w:divBdr>
                </w:div>
                <w:div w:id="630015689">
                  <w:marLeft w:val="0"/>
                  <w:marRight w:val="0"/>
                  <w:marTop w:val="0"/>
                  <w:marBottom w:val="0"/>
                  <w:divBdr>
                    <w:top w:val="none" w:sz="0" w:space="0" w:color="auto"/>
                    <w:left w:val="none" w:sz="0" w:space="0" w:color="auto"/>
                    <w:bottom w:val="none" w:sz="0" w:space="0" w:color="auto"/>
                    <w:right w:val="none" w:sz="0" w:space="0" w:color="auto"/>
                  </w:divBdr>
                </w:div>
                <w:div w:id="630671461">
                  <w:marLeft w:val="0"/>
                  <w:marRight w:val="0"/>
                  <w:marTop w:val="0"/>
                  <w:marBottom w:val="0"/>
                  <w:divBdr>
                    <w:top w:val="none" w:sz="0" w:space="0" w:color="auto"/>
                    <w:left w:val="none" w:sz="0" w:space="0" w:color="auto"/>
                    <w:bottom w:val="none" w:sz="0" w:space="0" w:color="auto"/>
                    <w:right w:val="none" w:sz="0" w:space="0" w:color="auto"/>
                  </w:divBdr>
                </w:div>
                <w:div w:id="630785447">
                  <w:marLeft w:val="0"/>
                  <w:marRight w:val="0"/>
                  <w:marTop w:val="0"/>
                  <w:marBottom w:val="0"/>
                  <w:divBdr>
                    <w:top w:val="none" w:sz="0" w:space="0" w:color="auto"/>
                    <w:left w:val="none" w:sz="0" w:space="0" w:color="auto"/>
                    <w:bottom w:val="none" w:sz="0" w:space="0" w:color="auto"/>
                    <w:right w:val="none" w:sz="0" w:space="0" w:color="auto"/>
                  </w:divBdr>
                </w:div>
                <w:div w:id="631059075">
                  <w:marLeft w:val="0"/>
                  <w:marRight w:val="0"/>
                  <w:marTop w:val="0"/>
                  <w:marBottom w:val="0"/>
                  <w:divBdr>
                    <w:top w:val="none" w:sz="0" w:space="0" w:color="auto"/>
                    <w:left w:val="none" w:sz="0" w:space="0" w:color="auto"/>
                    <w:bottom w:val="none" w:sz="0" w:space="0" w:color="auto"/>
                    <w:right w:val="none" w:sz="0" w:space="0" w:color="auto"/>
                  </w:divBdr>
                </w:div>
                <w:div w:id="631206803">
                  <w:marLeft w:val="0"/>
                  <w:marRight w:val="0"/>
                  <w:marTop w:val="0"/>
                  <w:marBottom w:val="0"/>
                  <w:divBdr>
                    <w:top w:val="none" w:sz="0" w:space="0" w:color="auto"/>
                    <w:left w:val="none" w:sz="0" w:space="0" w:color="auto"/>
                    <w:bottom w:val="none" w:sz="0" w:space="0" w:color="auto"/>
                    <w:right w:val="none" w:sz="0" w:space="0" w:color="auto"/>
                  </w:divBdr>
                </w:div>
                <w:div w:id="631442868">
                  <w:marLeft w:val="0"/>
                  <w:marRight w:val="0"/>
                  <w:marTop w:val="0"/>
                  <w:marBottom w:val="0"/>
                  <w:divBdr>
                    <w:top w:val="none" w:sz="0" w:space="0" w:color="auto"/>
                    <w:left w:val="none" w:sz="0" w:space="0" w:color="auto"/>
                    <w:bottom w:val="none" w:sz="0" w:space="0" w:color="auto"/>
                    <w:right w:val="none" w:sz="0" w:space="0" w:color="auto"/>
                  </w:divBdr>
                </w:div>
                <w:div w:id="631639118">
                  <w:marLeft w:val="0"/>
                  <w:marRight w:val="0"/>
                  <w:marTop w:val="0"/>
                  <w:marBottom w:val="0"/>
                  <w:divBdr>
                    <w:top w:val="none" w:sz="0" w:space="0" w:color="auto"/>
                    <w:left w:val="none" w:sz="0" w:space="0" w:color="auto"/>
                    <w:bottom w:val="none" w:sz="0" w:space="0" w:color="auto"/>
                    <w:right w:val="none" w:sz="0" w:space="0" w:color="auto"/>
                  </w:divBdr>
                </w:div>
                <w:div w:id="631903724">
                  <w:marLeft w:val="0"/>
                  <w:marRight w:val="0"/>
                  <w:marTop w:val="0"/>
                  <w:marBottom w:val="0"/>
                  <w:divBdr>
                    <w:top w:val="none" w:sz="0" w:space="0" w:color="auto"/>
                    <w:left w:val="none" w:sz="0" w:space="0" w:color="auto"/>
                    <w:bottom w:val="none" w:sz="0" w:space="0" w:color="auto"/>
                    <w:right w:val="none" w:sz="0" w:space="0" w:color="auto"/>
                  </w:divBdr>
                </w:div>
                <w:div w:id="631982847">
                  <w:marLeft w:val="0"/>
                  <w:marRight w:val="0"/>
                  <w:marTop w:val="0"/>
                  <w:marBottom w:val="0"/>
                  <w:divBdr>
                    <w:top w:val="none" w:sz="0" w:space="0" w:color="auto"/>
                    <w:left w:val="none" w:sz="0" w:space="0" w:color="auto"/>
                    <w:bottom w:val="none" w:sz="0" w:space="0" w:color="auto"/>
                    <w:right w:val="none" w:sz="0" w:space="0" w:color="auto"/>
                  </w:divBdr>
                </w:div>
                <w:div w:id="632054544">
                  <w:marLeft w:val="0"/>
                  <w:marRight w:val="0"/>
                  <w:marTop w:val="0"/>
                  <w:marBottom w:val="0"/>
                  <w:divBdr>
                    <w:top w:val="none" w:sz="0" w:space="0" w:color="auto"/>
                    <w:left w:val="none" w:sz="0" w:space="0" w:color="auto"/>
                    <w:bottom w:val="none" w:sz="0" w:space="0" w:color="auto"/>
                    <w:right w:val="none" w:sz="0" w:space="0" w:color="auto"/>
                  </w:divBdr>
                </w:div>
                <w:div w:id="632560994">
                  <w:marLeft w:val="0"/>
                  <w:marRight w:val="0"/>
                  <w:marTop w:val="0"/>
                  <w:marBottom w:val="0"/>
                  <w:divBdr>
                    <w:top w:val="none" w:sz="0" w:space="0" w:color="auto"/>
                    <w:left w:val="none" w:sz="0" w:space="0" w:color="auto"/>
                    <w:bottom w:val="none" w:sz="0" w:space="0" w:color="auto"/>
                    <w:right w:val="none" w:sz="0" w:space="0" w:color="auto"/>
                  </w:divBdr>
                </w:div>
                <w:div w:id="634221535">
                  <w:marLeft w:val="0"/>
                  <w:marRight w:val="0"/>
                  <w:marTop w:val="0"/>
                  <w:marBottom w:val="0"/>
                  <w:divBdr>
                    <w:top w:val="none" w:sz="0" w:space="0" w:color="auto"/>
                    <w:left w:val="none" w:sz="0" w:space="0" w:color="auto"/>
                    <w:bottom w:val="none" w:sz="0" w:space="0" w:color="auto"/>
                    <w:right w:val="none" w:sz="0" w:space="0" w:color="auto"/>
                  </w:divBdr>
                </w:div>
                <w:div w:id="634483630">
                  <w:marLeft w:val="0"/>
                  <w:marRight w:val="0"/>
                  <w:marTop w:val="0"/>
                  <w:marBottom w:val="0"/>
                  <w:divBdr>
                    <w:top w:val="none" w:sz="0" w:space="0" w:color="auto"/>
                    <w:left w:val="none" w:sz="0" w:space="0" w:color="auto"/>
                    <w:bottom w:val="none" w:sz="0" w:space="0" w:color="auto"/>
                    <w:right w:val="none" w:sz="0" w:space="0" w:color="auto"/>
                  </w:divBdr>
                </w:div>
                <w:div w:id="634798952">
                  <w:marLeft w:val="0"/>
                  <w:marRight w:val="0"/>
                  <w:marTop w:val="0"/>
                  <w:marBottom w:val="0"/>
                  <w:divBdr>
                    <w:top w:val="none" w:sz="0" w:space="0" w:color="auto"/>
                    <w:left w:val="none" w:sz="0" w:space="0" w:color="auto"/>
                    <w:bottom w:val="none" w:sz="0" w:space="0" w:color="auto"/>
                    <w:right w:val="none" w:sz="0" w:space="0" w:color="auto"/>
                  </w:divBdr>
                </w:div>
                <w:div w:id="637106150">
                  <w:marLeft w:val="0"/>
                  <w:marRight w:val="0"/>
                  <w:marTop w:val="0"/>
                  <w:marBottom w:val="0"/>
                  <w:divBdr>
                    <w:top w:val="none" w:sz="0" w:space="0" w:color="auto"/>
                    <w:left w:val="none" w:sz="0" w:space="0" w:color="auto"/>
                    <w:bottom w:val="none" w:sz="0" w:space="0" w:color="auto"/>
                    <w:right w:val="none" w:sz="0" w:space="0" w:color="auto"/>
                  </w:divBdr>
                </w:div>
                <w:div w:id="637687617">
                  <w:marLeft w:val="0"/>
                  <w:marRight w:val="0"/>
                  <w:marTop w:val="0"/>
                  <w:marBottom w:val="0"/>
                  <w:divBdr>
                    <w:top w:val="none" w:sz="0" w:space="0" w:color="auto"/>
                    <w:left w:val="none" w:sz="0" w:space="0" w:color="auto"/>
                    <w:bottom w:val="none" w:sz="0" w:space="0" w:color="auto"/>
                    <w:right w:val="none" w:sz="0" w:space="0" w:color="auto"/>
                  </w:divBdr>
                </w:div>
                <w:div w:id="638536538">
                  <w:marLeft w:val="0"/>
                  <w:marRight w:val="0"/>
                  <w:marTop w:val="0"/>
                  <w:marBottom w:val="0"/>
                  <w:divBdr>
                    <w:top w:val="none" w:sz="0" w:space="0" w:color="auto"/>
                    <w:left w:val="none" w:sz="0" w:space="0" w:color="auto"/>
                    <w:bottom w:val="none" w:sz="0" w:space="0" w:color="auto"/>
                    <w:right w:val="none" w:sz="0" w:space="0" w:color="auto"/>
                  </w:divBdr>
                </w:div>
                <w:div w:id="638611998">
                  <w:marLeft w:val="0"/>
                  <w:marRight w:val="0"/>
                  <w:marTop w:val="0"/>
                  <w:marBottom w:val="0"/>
                  <w:divBdr>
                    <w:top w:val="none" w:sz="0" w:space="0" w:color="auto"/>
                    <w:left w:val="none" w:sz="0" w:space="0" w:color="auto"/>
                    <w:bottom w:val="none" w:sz="0" w:space="0" w:color="auto"/>
                    <w:right w:val="none" w:sz="0" w:space="0" w:color="auto"/>
                  </w:divBdr>
                </w:div>
                <w:div w:id="639501346">
                  <w:marLeft w:val="0"/>
                  <w:marRight w:val="0"/>
                  <w:marTop w:val="0"/>
                  <w:marBottom w:val="0"/>
                  <w:divBdr>
                    <w:top w:val="none" w:sz="0" w:space="0" w:color="auto"/>
                    <w:left w:val="none" w:sz="0" w:space="0" w:color="auto"/>
                    <w:bottom w:val="none" w:sz="0" w:space="0" w:color="auto"/>
                    <w:right w:val="none" w:sz="0" w:space="0" w:color="auto"/>
                  </w:divBdr>
                </w:div>
                <w:div w:id="640424708">
                  <w:marLeft w:val="0"/>
                  <w:marRight w:val="0"/>
                  <w:marTop w:val="0"/>
                  <w:marBottom w:val="0"/>
                  <w:divBdr>
                    <w:top w:val="none" w:sz="0" w:space="0" w:color="auto"/>
                    <w:left w:val="none" w:sz="0" w:space="0" w:color="auto"/>
                    <w:bottom w:val="none" w:sz="0" w:space="0" w:color="auto"/>
                    <w:right w:val="none" w:sz="0" w:space="0" w:color="auto"/>
                  </w:divBdr>
                </w:div>
                <w:div w:id="640622935">
                  <w:marLeft w:val="0"/>
                  <w:marRight w:val="0"/>
                  <w:marTop w:val="0"/>
                  <w:marBottom w:val="0"/>
                  <w:divBdr>
                    <w:top w:val="none" w:sz="0" w:space="0" w:color="auto"/>
                    <w:left w:val="none" w:sz="0" w:space="0" w:color="auto"/>
                    <w:bottom w:val="none" w:sz="0" w:space="0" w:color="auto"/>
                    <w:right w:val="none" w:sz="0" w:space="0" w:color="auto"/>
                  </w:divBdr>
                </w:div>
                <w:div w:id="640695009">
                  <w:marLeft w:val="0"/>
                  <w:marRight w:val="0"/>
                  <w:marTop w:val="0"/>
                  <w:marBottom w:val="0"/>
                  <w:divBdr>
                    <w:top w:val="none" w:sz="0" w:space="0" w:color="auto"/>
                    <w:left w:val="none" w:sz="0" w:space="0" w:color="auto"/>
                    <w:bottom w:val="none" w:sz="0" w:space="0" w:color="auto"/>
                    <w:right w:val="none" w:sz="0" w:space="0" w:color="auto"/>
                  </w:divBdr>
                </w:div>
                <w:div w:id="640773172">
                  <w:marLeft w:val="0"/>
                  <w:marRight w:val="0"/>
                  <w:marTop w:val="0"/>
                  <w:marBottom w:val="0"/>
                  <w:divBdr>
                    <w:top w:val="none" w:sz="0" w:space="0" w:color="auto"/>
                    <w:left w:val="none" w:sz="0" w:space="0" w:color="auto"/>
                    <w:bottom w:val="none" w:sz="0" w:space="0" w:color="auto"/>
                    <w:right w:val="none" w:sz="0" w:space="0" w:color="auto"/>
                  </w:divBdr>
                </w:div>
                <w:div w:id="640884233">
                  <w:marLeft w:val="0"/>
                  <w:marRight w:val="0"/>
                  <w:marTop w:val="0"/>
                  <w:marBottom w:val="0"/>
                  <w:divBdr>
                    <w:top w:val="none" w:sz="0" w:space="0" w:color="auto"/>
                    <w:left w:val="none" w:sz="0" w:space="0" w:color="auto"/>
                    <w:bottom w:val="none" w:sz="0" w:space="0" w:color="auto"/>
                    <w:right w:val="none" w:sz="0" w:space="0" w:color="auto"/>
                  </w:divBdr>
                </w:div>
                <w:div w:id="644241657">
                  <w:marLeft w:val="0"/>
                  <w:marRight w:val="0"/>
                  <w:marTop w:val="0"/>
                  <w:marBottom w:val="0"/>
                  <w:divBdr>
                    <w:top w:val="none" w:sz="0" w:space="0" w:color="auto"/>
                    <w:left w:val="none" w:sz="0" w:space="0" w:color="auto"/>
                    <w:bottom w:val="none" w:sz="0" w:space="0" w:color="auto"/>
                    <w:right w:val="none" w:sz="0" w:space="0" w:color="auto"/>
                  </w:divBdr>
                </w:div>
                <w:div w:id="644506818">
                  <w:marLeft w:val="0"/>
                  <w:marRight w:val="0"/>
                  <w:marTop w:val="0"/>
                  <w:marBottom w:val="0"/>
                  <w:divBdr>
                    <w:top w:val="none" w:sz="0" w:space="0" w:color="auto"/>
                    <w:left w:val="none" w:sz="0" w:space="0" w:color="auto"/>
                    <w:bottom w:val="none" w:sz="0" w:space="0" w:color="auto"/>
                    <w:right w:val="none" w:sz="0" w:space="0" w:color="auto"/>
                  </w:divBdr>
                </w:div>
                <w:div w:id="644892926">
                  <w:marLeft w:val="0"/>
                  <w:marRight w:val="0"/>
                  <w:marTop w:val="0"/>
                  <w:marBottom w:val="0"/>
                  <w:divBdr>
                    <w:top w:val="none" w:sz="0" w:space="0" w:color="auto"/>
                    <w:left w:val="none" w:sz="0" w:space="0" w:color="auto"/>
                    <w:bottom w:val="none" w:sz="0" w:space="0" w:color="auto"/>
                    <w:right w:val="none" w:sz="0" w:space="0" w:color="auto"/>
                  </w:divBdr>
                </w:div>
                <w:div w:id="644893831">
                  <w:marLeft w:val="0"/>
                  <w:marRight w:val="0"/>
                  <w:marTop w:val="0"/>
                  <w:marBottom w:val="0"/>
                  <w:divBdr>
                    <w:top w:val="none" w:sz="0" w:space="0" w:color="auto"/>
                    <w:left w:val="none" w:sz="0" w:space="0" w:color="auto"/>
                    <w:bottom w:val="none" w:sz="0" w:space="0" w:color="auto"/>
                    <w:right w:val="none" w:sz="0" w:space="0" w:color="auto"/>
                  </w:divBdr>
                </w:div>
                <w:div w:id="645204788">
                  <w:marLeft w:val="0"/>
                  <w:marRight w:val="0"/>
                  <w:marTop w:val="0"/>
                  <w:marBottom w:val="0"/>
                  <w:divBdr>
                    <w:top w:val="none" w:sz="0" w:space="0" w:color="auto"/>
                    <w:left w:val="none" w:sz="0" w:space="0" w:color="auto"/>
                    <w:bottom w:val="none" w:sz="0" w:space="0" w:color="auto"/>
                    <w:right w:val="none" w:sz="0" w:space="0" w:color="auto"/>
                  </w:divBdr>
                </w:div>
                <w:div w:id="646203976">
                  <w:marLeft w:val="0"/>
                  <w:marRight w:val="0"/>
                  <w:marTop w:val="0"/>
                  <w:marBottom w:val="0"/>
                  <w:divBdr>
                    <w:top w:val="none" w:sz="0" w:space="0" w:color="auto"/>
                    <w:left w:val="none" w:sz="0" w:space="0" w:color="auto"/>
                    <w:bottom w:val="none" w:sz="0" w:space="0" w:color="auto"/>
                    <w:right w:val="none" w:sz="0" w:space="0" w:color="auto"/>
                  </w:divBdr>
                </w:div>
                <w:div w:id="646327046">
                  <w:marLeft w:val="0"/>
                  <w:marRight w:val="0"/>
                  <w:marTop w:val="0"/>
                  <w:marBottom w:val="0"/>
                  <w:divBdr>
                    <w:top w:val="none" w:sz="0" w:space="0" w:color="auto"/>
                    <w:left w:val="none" w:sz="0" w:space="0" w:color="auto"/>
                    <w:bottom w:val="none" w:sz="0" w:space="0" w:color="auto"/>
                    <w:right w:val="none" w:sz="0" w:space="0" w:color="auto"/>
                  </w:divBdr>
                </w:div>
                <w:div w:id="646595161">
                  <w:marLeft w:val="0"/>
                  <w:marRight w:val="0"/>
                  <w:marTop w:val="0"/>
                  <w:marBottom w:val="0"/>
                  <w:divBdr>
                    <w:top w:val="none" w:sz="0" w:space="0" w:color="auto"/>
                    <w:left w:val="none" w:sz="0" w:space="0" w:color="auto"/>
                    <w:bottom w:val="none" w:sz="0" w:space="0" w:color="auto"/>
                    <w:right w:val="none" w:sz="0" w:space="0" w:color="auto"/>
                  </w:divBdr>
                </w:div>
                <w:div w:id="646862557">
                  <w:marLeft w:val="0"/>
                  <w:marRight w:val="0"/>
                  <w:marTop w:val="0"/>
                  <w:marBottom w:val="0"/>
                  <w:divBdr>
                    <w:top w:val="none" w:sz="0" w:space="0" w:color="auto"/>
                    <w:left w:val="none" w:sz="0" w:space="0" w:color="auto"/>
                    <w:bottom w:val="none" w:sz="0" w:space="0" w:color="auto"/>
                    <w:right w:val="none" w:sz="0" w:space="0" w:color="auto"/>
                  </w:divBdr>
                </w:div>
                <w:div w:id="647787864">
                  <w:marLeft w:val="0"/>
                  <w:marRight w:val="0"/>
                  <w:marTop w:val="0"/>
                  <w:marBottom w:val="0"/>
                  <w:divBdr>
                    <w:top w:val="none" w:sz="0" w:space="0" w:color="auto"/>
                    <w:left w:val="none" w:sz="0" w:space="0" w:color="auto"/>
                    <w:bottom w:val="none" w:sz="0" w:space="0" w:color="auto"/>
                    <w:right w:val="none" w:sz="0" w:space="0" w:color="auto"/>
                  </w:divBdr>
                </w:div>
                <w:div w:id="648095121">
                  <w:marLeft w:val="0"/>
                  <w:marRight w:val="0"/>
                  <w:marTop w:val="0"/>
                  <w:marBottom w:val="0"/>
                  <w:divBdr>
                    <w:top w:val="none" w:sz="0" w:space="0" w:color="auto"/>
                    <w:left w:val="none" w:sz="0" w:space="0" w:color="auto"/>
                    <w:bottom w:val="none" w:sz="0" w:space="0" w:color="auto"/>
                    <w:right w:val="none" w:sz="0" w:space="0" w:color="auto"/>
                  </w:divBdr>
                </w:div>
                <w:div w:id="649208147">
                  <w:marLeft w:val="0"/>
                  <w:marRight w:val="0"/>
                  <w:marTop w:val="0"/>
                  <w:marBottom w:val="0"/>
                  <w:divBdr>
                    <w:top w:val="none" w:sz="0" w:space="0" w:color="auto"/>
                    <w:left w:val="none" w:sz="0" w:space="0" w:color="auto"/>
                    <w:bottom w:val="none" w:sz="0" w:space="0" w:color="auto"/>
                    <w:right w:val="none" w:sz="0" w:space="0" w:color="auto"/>
                  </w:divBdr>
                </w:div>
                <w:div w:id="649402934">
                  <w:marLeft w:val="0"/>
                  <w:marRight w:val="0"/>
                  <w:marTop w:val="0"/>
                  <w:marBottom w:val="0"/>
                  <w:divBdr>
                    <w:top w:val="none" w:sz="0" w:space="0" w:color="auto"/>
                    <w:left w:val="none" w:sz="0" w:space="0" w:color="auto"/>
                    <w:bottom w:val="none" w:sz="0" w:space="0" w:color="auto"/>
                    <w:right w:val="none" w:sz="0" w:space="0" w:color="auto"/>
                  </w:divBdr>
                </w:div>
                <w:div w:id="649599772">
                  <w:marLeft w:val="0"/>
                  <w:marRight w:val="0"/>
                  <w:marTop w:val="0"/>
                  <w:marBottom w:val="0"/>
                  <w:divBdr>
                    <w:top w:val="none" w:sz="0" w:space="0" w:color="auto"/>
                    <w:left w:val="none" w:sz="0" w:space="0" w:color="auto"/>
                    <w:bottom w:val="none" w:sz="0" w:space="0" w:color="auto"/>
                    <w:right w:val="none" w:sz="0" w:space="0" w:color="auto"/>
                  </w:divBdr>
                </w:div>
                <w:div w:id="651643548">
                  <w:marLeft w:val="0"/>
                  <w:marRight w:val="0"/>
                  <w:marTop w:val="0"/>
                  <w:marBottom w:val="0"/>
                  <w:divBdr>
                    <w:top w:val="none" w:sz="0" w:space="0" w:color="auto"/>
                    <w:left w:val="none" w:sz="0" w:space="0" w:color="auto"/>
                    <w:bottom w:val="none" w:sz="0" w:space="0" w:color="auto"/>
                    <w:right w:val="none" w:sz="0" w:space="0" w:color="auto"/>
                  </w:divBdr>
                </w:div>
                <w:div w:id="652024992">
                  <w:marLeft w:val="0"/>
                  <w:marRight w:val="0"/>
                  <w:marTop w:val="0"/>
                  <w:marBottom w:val="0"/>
                  <w:divBdr>
                    <w:top w:val="none" w:sz="0" w:space="0" w:color="auto"/>
                    <w:left w:val="none" w:sz="0" w:space="0" w:color="auto"/>
                    <w:bottom w:val="none" w:sz="0" w:space="0" w:color="auto"/>
                    <w:right w:val="none" w:sz="0" w:space="0" w:color="auto"/>
                  </w:divBdr>
                </w:div>
                <w:div w:id="652295325">
                  <w:marLeft w:val="0"/>
                  <w:marRight w:val="0"/>
                  <w:marTop w:val="0"/>
                  <w:marBottom w:val="0"/>
                  <w:divBdr>
                    <w:top w:val="none" w:sz="0" w:space="0" w:color="auto"/>
                    <w:left w:val="none" w:sz="0" w:space="0" w:color="auto"/>
                    <w:bottom w:val="none" w:sz="0" w:space="0" w:color="auto"/>
                    <w:right w:val="none" w:sz="0" w:space="0" w:color="auto"/>
                  </w:divBdr>
                </w:div>
                <w:div w:id="652492645">
                  <w:marLeft w:val="0"/>
                  <w:marRight w:val="0"/>
                  <w:marTop w:val="0"/>
                  <w:marBottom w:val="0"/>
                  <w:divBdr>
                    <w:top w:val="none" w:sz="0" w:space="0" w:color="auto"/>
                    <w:left w:val="none" w:sz="0" w:space="0" w:color="auto"/>
                    <w:bottom w:val="none" w:sz="0" w:space="0" w:color="auto"/>
                    <w:right w:val="none" w:sz="0" w:space="0" w:color="auto"/>
                  </w:divBdr>
                </w:div>
                <w:div w:id="653142196">
                  <w:marLeft w:val="0"/>
                  <w:marRight w:val="0"/>
                  <w:marTop w:val="0"/>
                  <w:marBottom w:val="0"/>
                  <w:divBdr>
                    <w:top w:val="none" w:sz="0" w:space="0" w:color="auto"/>
                    <w:left w:val="none" w:sz="0" w:space="0" w:color="auto"/>
                    <w:bottom w:val="none" w:sz="0" w:space="0" w:color="auto"/>
                    <w:right w:val="none" w:sz="0" w:space="0" w:color="auto"/>
                  </w:divBdr>
                </w:div>
                <w:div w:id="653682388">
                  <w:marLeft w:val="0"/>
                  <w:marRight w:val="0"/>
                  <w:marTop w:val="0"/>
                  <w:marBottom w:val="0"/>
                  <w:divBdr>
                    <w:top w:val="none" w:sz="0" w:space="0" w:color="auto"/>
                    <w:left w:val="none" w:sz="0" w:space="0" w:color="auto"/>
                    <w:bottom w:val="none" w:sz="0" w:space="0" w:color="auto"/>
                    <w:right w:val="none" w:sz="0" w:space="0" w:color="auto"/>
                  </w:divBdr>
                </w:div>
                <w:div w:id="653875650">
                  <w:marLeft w:val="0"/>
                  <w:marRight w:val="0"/>
                  <w:marTop w:val="0"/>
                  <w:marBottom w:val="0"/>
                  <w:divBdr>
                    <w:top w:val="none" w:sz="0" w:space="0" w:color="auto"/>
                    <w:left w:val="none" w:sz="0" w:space="0" w:color="auto"/>
                    <w:bottom w:val="none" w:sz="0" w:space="0" w:color="auto"/>
                    <w:right w:val="none" w:sz="0" w:space="0" w:color="auto"/>
                  </w:divBdr>
                </w:div>
                <w:div w:id="654265871">
                  <w:marLeft w:val="0"/>
                  <w:marRight w:val="0"/>
                  <w:marTop w:val="0"/>
                  <w:marBottom w:val="0"/>
                  <w:divBdr>
                    <w:top w:val="none" w:sz="0" w:space="0" w:color="auto"/>
                    <w:left w:val="none" w:sz="0" w:space="0" w:color="auto"/>
                    <w:bottom w:val="none" w:sz="0" w:space="0" w:color="auto"/>
                    <w:right w:val="none" w:sz="0" w:space="0" w:color="auto"/>
                  </w:divBdr>
                </w:div>
                <w:div w:id="655650984">
                  <w:marLeft w:val="0"/>
                  <w:marRight w:val="0"/>
                  <w:marTop w:val="0"/>
                  <w:marBottom w:val="0"/>
                  <w:divBdr>
                    <w:top w:val="none" w:sz="0" w:space="0" w:color="auto"/>
                    <w:left w:val="none" w:sz="0" w:space="0" w:color="auto"/>
                    <w:bottom w:val="none" w:sz="0" w:space="0" w:color="auto"/>
                    <w:right w:val="none" w:sz="0" w:space="0" w:color="auto"/>
                  </w:divBdr>
                </w:div>
                <w:div w:id="655962018">
                  <w:marLeft w:val="0"/>
                  <w:marRight w:val="0"/>
                  <w:marTop w:val="0"/>
                  <w:marBottom w:val="0"/>
                  <w:divBdr>
                    <w:top w:val="none" w:sz="0" w:space="0" w:color="auto"/>
                    <w:left w:val="none" w:sz="0" w:space="0" w:color="auto"/>
                    <w:bottom w:val="none" w:sz="0" w:space="0" w:color="auto"/>
                    <w:right w:val="none" w:sz="0" w:space="0" w:color="auto"/>
                  </w:divBdr>
                </w:div>
                <w:div w:id="656109740">
                  <w:marLeft w:val="0"/>
                  <w:marRight w:val="0"/>
                  <w:marTop w:val="0"/>
                  <w:marBottom w:val="0"/>
                  <w:divBdr>
                    <w:top w:val="none" w:sz="0" w:space="0" w:color="auto"/>
                    <w:left w:val="none" w:sz="0" w:space="0" w:color="auto"/>
                    <w:bottom w:val="none" w:sz="0" w:space="0" w:color="auto"/>
                    <w:right w:val="none" w:sz="0" w:space="0" w:color="auto"/>
                  </w:divBdr>
                </w:div>
                <w:div w:id="656301135">
                  <w:marLeft w:val="0"/>
                  <w:marRight w:val="0"/>
                  <w:marTop w:val="0"/>
                  <w:marBottom w:val="0"/>
                  <w:divBdr>
                    <w:top w:val="none" w:sz="0" w:space="0" w:color="auto"/>
                    <w:left w:val="none" w:sz="0" w:space="0" w:color="auto"/>
                    <w:bottom w:val="none" w:sz="0" w:space="0" w:color="auto"/>
                    <w:right w:val="none" w:sz="0" w:space="0" w:color="auto"/>
                  </w:divBdr>
                </w:div>
                <w:div w:id="657660574">
                  <w:marLeft w:val="0"/>
                  <w:marRight w:val="0"/>
                  <w:marTop w:val="0"/>
                  <w:marBottom w:val="0"/>
                  <w:divBdr>
                    <w:top w:val="none" w:sz="0" w:space="0" w:color="auto"/>
                    <w:left w:val="none" w:sz="0" w:space="0" w:color="auto"/>
                    <w:bottom w:val="none" w:sz="0" w:space="0" w:color="auto"/>
                    <w:right w:val="none" w:sz="0" w:space="0" w:color="auto"/>
                  </w:divBdr>
                </w:div>
                <w:div w:id="658656694">
                  <w:marLeft w:val="0"/>
                  <w:marRight w:val="0"/>
                  <w:marTop w:val="0"/>
                  <w:marBottom w:val="0"/>
                  <w:divBdr>
                    <w:top w:val="none" w:sz="0" w:space="0" w:color="auto"/>
                    <w:left w:val="none" w:sz="0" w:space="0" w:color="auto"/>
                    <w:bottom w:val="none" w:sz="0" w:space="0" w:color="auto"/>
                    <w:right w:val="none" w:sz="0" w:space="0" w:color="auto"/>
                  </w:divBdr>
                </w:div>
                <w:div w:id="658778076">
                  <w:marLeft w:val="0"/>
                  <w:marRight w:val="0"/>
                  <w:marTop w:val="0"/>
                  <w:marBottom w:val="0"/>
                  <w:divBdr>
                    <w:top w:val="none" w:sz="0" w:space="0" w:color="auto"/>
                    <w:left w:val="none" w:sz="0" w:space="0" w:color="auto"/>
                    <w:bottom w:val="none" w:sz="0" w:space="0" w:color="auto"/>
                    <w:right w:val="none" w:sz="0" w:space="0" w:color="auto"/>
                  </w:divBdr>
                </w:div>
                <w:div w:id="659427213">
                  <w:marLeft w:val="0"/>
                  <w:marRight w:val="0"/>
                  <w:marTop w:val="0"/>
                  <w:marBottom w:val="0"/>
                  <w:divBdr>
                    <w:top w:val="none" w:sz="0" w:space="0" w:color="auto"/>
                    <w:left w:val="none" w:sz="0" w:space="0" w:color="auto"/>
                    <w:bottom w:val="none" w:sz="0" w:space="0" w:color="auto"/>
                    <w:right w:val="none" w:sz="0" w:space="0" w:color="auto"/>
                  </w:divBdr>
                </w:div>
                <w:div w:id="659427360">
                  <w:marLeft w:val="0"/>
                  <w:marRight w:val="0"/>
                  <w:marTop w:val="0"/>
                  <w:marBottom w:val="0"/>
                  <w:divBdr>
                    <w:top w:val="none" w:sz="0" w:space="0" w:color="auto"/>
                    <w:left w:val="none" w:sz="0" w:space="0" w:color="auto"/>
                    <w:bottom w:val="none" w:sz="0" w:space="0" w:color="auto"/>
                    <w:right w:val="none" w:sz="0" w:space="0" w:color="auto"/>
                  </w:divBdr>
                </w:div>
                <w:div w:id="663313265">
                  <w:marLeft w:val="0"/>
                  <w:marRight w:val="0"/>
                  <w:marTop w:val="0"/>
                  <w:marBottom w:val="0"/>
                  <w:divBdr>
                    <w:top w:val="none" w:sz="0" w:space="0" w:color="auto"/>
                    <w:left w:val="none" w:sz="0" w:space="0" w:color="auto"/>
                    <w:bottom w:val="none" w:sz="0" w:space="0" w:color="auto"/>
                    <w:right w:val="none" w:sz="0" w:space="0" w:color="auto"/>
                  </w:divBdr>
                </w:div>
                <w:div w:id="665085999">
                  <w:marLeft w:val="0"/>
                  <w:marRight w:val="0"/>
                  <w:marTop w:val="0"/>
                  <w:marBottom w:val="0"/>
                  <w:divBdr>
                    <w:top w:val="none" w:sz="0" w:space="0" w:color="auto"/>
                    <w:left w:val="none" w:sz="0" w:space="0" w:color="auto"/>
                    <w:bottom w:val="none" w:sz="0" w:space="0" w:color="auto"/>
                    <w:right w:val="none" w:sz="0" w:space="0" w:color="auto"/>
                  </w:divBdr>
                </w:div>
                <w:div w:id="665590857">
                  <w:marLeft w:val="0"/>
                  <w:marRight w:val="0"/>
                  <w:marTop w:val="0"/>
                  <w:marBottom w:val="0"/>
                  <w:divBdr>
                    <w:top w:val="none" w:sz="0" w:space="0" w:color="auto"/>
                    <w:left w:val="none" w:sz="0" w:space="0" w:color="auto"/>
                    <w:bottom w:val="none" w:sz="0" w:space="0" w:color="auto"/>
                    <w:right w:val="none" w:sz="0" w:space="0" w:color="auto"/>
                  </w:divBdr>
                </w:div>
                <w:div w:id="666517319">
                  <w:marLeft w:val="0"/>
                  <w:marRight w:val="0"/>
                  <w:marTop w:val="0"/>
                  <w:marBottom w:val="0"/>
                  <w:divBdr>
                    <w:top w:val="none" w:sz="0" w:space="0" w:color="auto"/>
                    <w:left w:val="none" w:sz="0" w:space="0" w:color="auto"/>
                    <w:bottom w:val="none" w:sz="0" w:space="0" w:color="auto"/>
                    <w:right w:val="none" w:sz="0" w:space="0" w:color="auto"/>
                  </w:divBdr>
                </w:div>
                <w:div w:id="667369633">
                  <w:marLeft w:val="0"/>
                  <w:marRight w:val="0"/>
                  <w:marTop w:val="0"/>
                  <w:marBottom w:val="0"/>
                  <w:divBdr>
                    <w:top w:val="none" w:sz="0" w:space="0" w:color="auto"/>
                    <w:left w:val="none" w:sz="0" w:space="0" w:color="auto"/>
                    <w:bottom w:val="none" w:sz="0" w:space="0" w:color="auto"/>
                    <w:right w:val="none" w:sz="0" w:space="0" w:color="auto"/>
                  </w:divBdr>
                </w:div>
                <w:div w:id="668021637">
                  <w:marLeft w:val="0"/>
                  <w:marRight w:val="0"/>
                  <w:marTop w:val="0"/>
                  <w:marBottom w:val="0"/>
                  <w:divBdr>
                    <w:top w:val="none" w:sz="0" w:space="0" w:color="auto"/>
                    <w:left w:val="none" w:sz="0" w:space="0" w:color="auto"/>
                    <w:bottom w:val="none" w:sz="0" w:space="0" w:color="auto"/>
                    <w:right w:val="none" w:sz="0" w:space="0" w:color="auto"/>
                  </w:divBdr>
                </w:div>
                <w:div w:id="668101856">
                  <w:marLeft w:val="0"/>
                  <w:marRight w:val="0"/>
                  <w:marTop w:val="0"/>
                  <w:marBottom w:val="0"/>
                  <w:divBdr>
                    <w:top w:val="none" w:sz="0" w:space="0" w:color="auto"/>
                    <w:left w:val="none" w:sz="0" w:space="0" w:color="auto"/>
                    <w:bottom w:val="none" w:sz="0" w:space="0" w:color="auto"/>
                    <w:right w:val="none" w:sz="0" w:space="0" w:color="auto"/>
                  </w:divBdr>
                </w:div>
                <w:div w:id="669873791">
                  <w:marLeft w:val="0"/>
                  <w:marRight w:val="0"/>
                  <w:marTop w:val="0"/>
                  <w:marBottom w:val="0"/>
                  <w:divBdr>
                    <w:top w:val="none" w:sz="0" w:space="0" w:color="auto"/>
                    <w:left w:val="none" w:sz="0" w:space="0" w:color="auto"/>
                    <w:bottom w:val="none" w:sz="0" w:space="0" w:color="auto"/>
                    <w:right w:val="none" w:sz="0" w:space="0" w:color="auto"/>
                  </w:divBdr>
                </w:div>
                <w:div w:id="671302903">
                  <w:marLeft w:val="0"/>
                  <w:marRight w:val="0"/>
                  <w:marTop w:val="0"/>
                  <w:marBottom w:val="0"/>
                  <w:divBdr>
                    <w:top w:val="none" w:sz="0" w:space="0" w:color="auto"/>
                    <w:left w:val="none" w:sz="0" w:space="0" w:color="auto"/>
                    <w:bottom w:val="none" w:sz="0" w:space="0" w:color="auto"/>
                    <w:right w:val="none" w:sz="0" w:space="0" w:color="auto"/>
                  </w:divBdr>
                </w:div>
                <w:div w:id="672144047">
                  <w:marLeft w:val="0"/>
                  <w:marRight w:val="0"/>
                  <w:marTop w:val="0"/>
                  <w:marBottom w:val="0"/>
                  <w:divBdr>
                    <w:top w:val="none" w:sz="0" w:space="0" w:color="auto"/>
                    <w:left w:val="none" w:sz="0" w:space="0" w:color="auto"/>
                    <w:bottom w:val="none" w:sz="0" w:space="0" w:color="auto"/>
                    <w:right w:val="none" w:sz="0" w:space="0" w:color="auto"/>
                  </w:divBdr>
                </w:div>
                <w:div w:id="672606168">
                  <w:marLeft w:val="0"/>
                  <w:marRight w:val="0"/>
                  <w:marTop w:val="0"/>
                  <w:marBottom w:val="0"/>
                  <w:divBdr>
                    <w:top w:val="none" w:sz="0" w:space="0" w:color="auto"/>
                    <w:left w:val="none" w:sz="0" w:space="0" w:color="auto"/>
                    <w:bottom w:val="none" w:sz="0" w:space="0" w:color="auto"/>
                    <w:right w:val="none" w:sz="0" w:space="0" w:color="auto"/>
                  </w:divBdr>
                </w:div>
                <w:div w:id="673532397">
                  <w:marLeft w:val="0"/>
                  <w:marRight w:val="0"/>
                  <w:marTop w:val="0"/>
                  <w:marBottom w:val="0"/>
                  <w:divBdr>
                    <w:top w:val="none" w:sz="0" w:space="0" w:color="auto"/>
                    <w:left w:val="none" w:sz="0" w:space="0" w:color="auto"/>
                    <w:bottom w:val="none" w:sz="0" w:space="0" w:color="auto"/>
                    <w:right w:val="none" w:sz="0" w:space="0" w:color="auto"/>
                  </w:divBdr>
                </w:div>
                <w:div w:id="674068548">
                  <w:marLeft w:val="0"/>
                  <w:marRight w:val="0"/>
                  <w:marTop w:val="0"/>
                  <w:marBottom w:val="0"/>
                  <w:divBdr>
                    <w:top w:val="none" w:sz="0" w:space="0" w:color="auto"/>
                    <w:left w:val="none" w:sz="0" w:space="0" w:color="auto"/>
                    <w:bottom w:val="none" w:sz="0" w:space="0" w:color="auto"/>
                    <w:right w:val="none" w:sz="0" w:space="0" w:color="auto"/>
                  </w:divBdr>
                </w:div>
                <w:div w:id="675232951">
                  <w:marLeft w:val="0"/>
                  <w:marRight w:val="0"/>
                  <w:marTop w:val="0"/>
                  <w:marBottom w:val="0"/>
                  <w:divBdr>
                    <w:top w:val="none" w:sz="0" w:space="0" w:color="auto"/>
                    <w:left w:val="none" w:sz="0" w:space="0" w:color="auto"/>
                    <w:bottom w:val="none" w:sz="0" w:space="0" w:color="auto"/>
                    <w:right w:val="none" w:sz="0" w:space="0" w:color="auto"/>
                  </w:divBdr>
                </w:div>
                <w:div w:id="675350967">
                  <w:marLeft w:val="0"/>
                  <w:marRight w:val="0"/>
                  <w:marTop w:val="0"/>
                  <w:marBottom w:val="0"/>
                  <w:divBdr>
                    <w:top w:val="none" w:sz="0" w:space="0" w:color="auto"/>
                    <w:left w:val="none" w:sz="0" w:space="0" w:color="auto"/>
                    <w:bottom w:val="none" w:sz="0" w:space="0" w:color="auto"/>
                    <w:right w:val="none" w:sz="0" w:space="0" w:color="auto"/>
                  </w:divBdr>
                </w:div>
                <w:div w:id="676201064">
                  <w:marLeft w:val="0"/>
                  <w:marRight w:val="0"/>
                  <w:marTop w:val="0"/>
                  <w:marBottom w:val="0"/>
                  <w:divBdr>
                    <w:top w:val="none" w:sz="0" w:space="0" w:color="auto"/>
                    <w:left w:val="none" w:sz="0" w:space="0" w:color="auto"/>
                    <w:bottom w:val="none" w:sz="0" w:space="0" w:color="auto"/>
                    <w:right w:val="none" w:sz="0" w:space="0" w:color="auto"/>
                  </w:divBdr>
                </w:div>
                <w:div w:id="676883344">
                  <w:marLeft w:val="0"/>
                  <w:marRight w:val="0"/>
                  <w:marTop w:val="0"/>
                  <w:marBottom w:val="0"/>
                  <w:divBdr>
                    <w:top w:val="none" w:sz="0" w:space="0" w:color="auto"/>
                    <w:left w:val="none" w:sz="0" w:space="0" w:color="auto"/>
                    <w:bottom w:val="none" w:sz="0" w:space="0" w:color="auto"/>
                    <w:right w:val="none" w:sz="0" w:space="0" w:color="auto"/>
                  </w:divBdr>
                </w:div>
                <w:div w:id="677344098">
                  <w:marLeft w:val="0"/>
                  <w:marRight w:val="0"/>
                  <w:marTop w:val="0"/>
                  <w:marBottom w:val="0"/>
                  <w:divBdr>
                    <w:top w:val="none" w:sz="0" w:space="0" w:color="auto"/>
                    <w:left w:val="none" w:sz="0" w:space="0" w:color="auto"/>
                    <w:bottom w:val="none" w:sz="0" w:space="0" w:color="auto"/>
                    <w:right w:val="none" w:sz="0" w:space="0" w:color="auto"/>
                  </w:divBdr>
                </w:div>
                <w:div w:id="678197084">
                  <w:marLeft w:val="0"/>
                  <w:marRight w:val="0"/>
                  <w:marTop w:val="0"/>
                  <w:marBottom w:val="0"/>
                  <w:divBdr>
                    <w:top w:val="none" w:sz="0" w:space="0" w:color="auto"/>
                    <w:left w:val="none" w:sz="0" w:space="0" w:color="auto"/>
                    <w:bottom w:val="none" w:sz="0" w:space="0" w:color="auto"/>
                    <w:right w:val="none" w:sz="0" w:space="0" w:color="auto"/>
                  </w:divBdr>
                </w:div>
                <w:div w:id="679628393">
                  <w:marLeft w:val="0"/>
                  <w:marRight w:val="0"/>
                  <w:marTop w:val="0"/>
                  <w:marBottom w:val="0"/>
                  <w:divBdr>
                    <w:top w:val="none" w:sz="0" w:space="0" w:color="auto"/>
                    <w:left w:val="none" w:sz="0" w:space="0" w:color="auto"/>
                    <w:bottom w:val="none" w:sz="0" w:space="0" w:color="auto"/>
                    <w:right w:val="none" w:sz="0" w:space="0" w:color="auto"/>
                  </w:divBdr>
                </w:div>
                <w:div w:id="681707742">
                  <w:marLeft w:val="0"/>
                  <w:marRight w:val="0"/>
                  <w:marTop w:val="0"/>
                  <w:marBottom w:val="0"/>
                  <w:divBdr>
                    <w:top w:val="none" w:sz="0" w:space="0" w:color="auto"/>
                    <w:left w:val="none" w:sz="0" w:space="0" w:color="auto"/>
                    <w:bottom w:val="none" w:sz="0" w:space="0" w:color="auto"/>
                    <w:right w:val="none" w:sz="0" w:space="0" w:color="auto"/>
                  </w:divBdr>
                </w:div>
                <w:div w:id="682168519">
                  <w:marLeft w:val="0"/>
                  <w:marRight w:val="0"/>
                  <w:marTop w:val="0"/>
                  <w:marBottom w:val="0"/>
                  <w:divBdr>
                    <w:top w:val="none" w:sz="0" w:space="0" w:color="auto"/>
                    <w:left w:val="none" w:sz="0" w:space="0" w:color="auto"/>
                    <w:bottom w:val="none" w:sz="0" w:space="0" w:color="auto"/>
                    <w:right w:val="none" w:sz="0" w:space="0" w:color="auto"/>
                  </w:divBdr>
                </w:div>
                <w:div w:id="682975259">
                  <w:marLeft w:val="0"/>
                  <w:marRight w:val="0"/>
                  <w:marTop w:val="0"/>
                  <w:marBottom w:val="0"/>
                  <w:divBdr>
                    <w:top w:val="none" w:sz="0" w:space="0" w:color="auto"/>
                    <w:left w:val="none" w:sz="0" w:space="0" w:color="auto"/>
                    <w:bottom w:val="none" w:sz="0" w:space="0" w:color="auto"/>
                    <w:right w:val="none" w:sz="0" w:space="0" w:color="auto"/>
                  </w:divBdr>
                </w:div>
                <w:div w:id="684407357">
                  <w:marLeft w:val="0"/>
                  <w:marRight w:val="0"/>
                  <w:marTop w:val="0"/>
                  <w:marBottom w:val="0"/>
                  <w:divBdr>
                    <w:top w:val="none" w:sz="0" w:space="0" w:color="auto"/>
                    <w:left w:val="none" w:sz="0" w:space="0" w:color="auto"/>
                    <w:bottom w:val="none" w:sz="0" w:space="0" w:color="auto"/>
                    <w:right w:val="none" w:sz="0" w:space="0" w:color="auto"/>
                  </w:divBdr>
                </w:div>
                <w:div w:id="685405653">
                  <w:marLeft w:val="0"/>
                  <w:marRight w:val="0"/>
                  <w:marTop w:val="0"/>
                  <w:marBottom w:val="0"/>
                  <w:divBdr>
                    <w:top w:val="none" w:sz="0" w:space="0" w:color="auto"/>
                    <w:left w:val="none" w:sz="0" w:space="0" w:color="auto"/>
                    <w:bottom w:val="none" w:sz="0" w:space="0" w:color="auto"/>
                    <w:right w:val="none" w:sz="0" w:space="0" w:color="auto"/>
                  </w:divBdr>
                </w:div>
                <w:div w:id="686253352">
                  <w:marLeft w:val="0"/>
                  <w:marRight w:val="0"/>
                  <w:marTop w:val="0"/>
                  <w:marBottom w:val="0"/>
                  <w:divBdr>
                    <w:top w:val="none" w:sz="0" w:space="0" w:color="auto"/>
                    <w:left w:val="none" w:sz="0" w:space="0" w:color="auto"/>
                    <w:bottom w:val="none" w:sz="0" w:space="0" w:color="auto"/>
                    <w:right w:val="none" w:sz="0" w:space="0" w:color="auto"/>
                  </w:divBdr>
                </w:div>
                <w:div w:id="686370104">
                  <w:marLeft w:val="0"/>
                  <w:marRight w:val="0"/>
                  <w:marTop w:val="0"/>
                  <w:marBottom w:val="0"/>
                  <w:divBdr>
                    <w:top w:val="none" w:sz="0" w:space="0" w:color="auto"/>
                    <w:left w:val="none" w:sz="0" w:space="0" w:color="auto"/>
                    <w:bottom w:val="none" w:sz="0" w:space="0" w:color="auto"/>
                    <w:right w:val="none" w:sz="0" w:space="0" w:color="auto"/>
                  </w:divBdr>
                </w:div>
                <w:div w:id="686558651">
                  <w:marLeft w:val="0"/>
                  <w:marRight w:val="0"/>
                  <w:marTop w:val="0"/>
                  <w:marBottom w:val="0"/>
                  <w:divBdr>
                    <w:top w:val="none" w:sz="0" w:space="0" w:color="auto"/>
                    <w:left w:val="none" w:sz="0" w:space="0" w:color="auto"/>
                    <w:bottom w:val="none" w:sz="0" w:space="0" w:color="auto"/>
                    <w:right w:val="none" w:sz="0" w:space="0" w:color="auto"/>
                  </w:divBdr>
                </w:div>
                <w:div w:id="687102838">
                  <w:marLeft w:val="0"/>
                  <w:marRight w:val="0"/>
                  <w:marTop w:val="0"/>
                  <w:marBottom w:val="0"/>
                  <w:divBdr>
                    <w:top w:val="none" w:sz="0" w:space="0" w:color="auto"/>
                    <w:left w:val="none" w:sz="0" w:space="0" w:color="auto"/>
                    <w:bottom w:val="none" w:sz="0" w:space="0" w:color="auto"/>
                    <w:right w:val="none" w:sz="0" w:space="0" w:color="auto"/>
                  </w:divBdr>
                </w:div>
                <w:div w:id="687295419">
                  <w:marLeft w:val="0"/>
                  <w:marRight w:val="0"/>
                  <w:marTop w:val="0"/>
                  <w:marBottom w:val="0"/>
                  <w:divBdr>
                    <w:top w:val="none" w:sz="0" w:space="0" w:color="auto"/>
                    <w:left w:val="none" w:sz="0" w:space="0" w:color="auto"/>
                    <w:bottom w:val="none" w:sz="0" w:space="0" w:color="auto"/>
                    <w:right w:val="none" w:sz="0" w:space="0" w:color="auto"/>
                  </w:divBdr>
                </w:div>
                <w:div w:id="687409185">
                  <w:marLeft w:val="0"/>
                  <w:marRight w:val="0"/>
                  <w:marTop w:val="0"/>
                  <w:marBottom w:val="0"/>
                  <w:divBdr>
                    <w:top w:val="none" w:sz="0" w:space="0" w:color="auto"/>
                    <w:left w:val="none" w:sz="0" w:space="0" w:color="auto"/>
                    <w:bottom w:val="none" w:sz="0" w:space="0" w:color="auto"/>
                    <w:right w:val="none" w:sz="0" w:space="0" w:color="auto"/>
                  </w:divBdr>
                </w:div>
                <w:div w:id="688062640">
                  <w:marLeft w:val="0"/>
                  <w:marRight w:val="0"/>
                  <w:marTop w:val="0"/>
                  <w:marBottom w:val="0"/>
                  <w:divBdr>
                    <w:top w:val="none" w:sz="0" w:space="0" w:color="auto"/>
                    <w:left w:val="none" w:sz="0" w:space="0" w:color="auto"/>
                    <w:bottom w:val="none" w:sz="0" w:space="0" w:color="auto"/>
                    <w:right w:val="none" w:sz="0" w:space="0" w:color="auto"/>
                  </w:divBdr>
                </w:div>
                <w:div w:id="688876537">
                  <w:marLeft w:val="0"/>
                  <w:marRight w:val="0"/>
                  <w:marTop w:val="0"/>
                  <w:marBottom w:val="0"/>
                  <w:divBdr>
                    <w:top w:val="none" w:sz="0" w:space="0" w:color="auto"/>
                    <w:left w:val="none" w:sz="0" w:space="0" w:color="auto"/>
                    <w:bottom w:val="none" w:sz="0" w:space="0" w:color="auto"/>
                    <w:right w:val="none" w:sz="0" w:space="0" w:color="auto"/>
                  </w:divBdr>
                </w:div>
                <w:div w:id="689455860">
                  <w:marLeft w:val="0"/>
                  <w:marRight w:val="0"/>
                  <w:marTop w:val="0"/>
                  <w:marBottom w:val="0"/>
                  <w:divBdr>
                    <w:top w:val="none" w:sz="0" w:space="0" w:color="auto"/>
                    <w:left w:val="none" w:sz="0" w:space="0" w:color="auto"/>
                    <w:bottom w:val="none" w:sz="0" w:space="0" w:color="auto"/>
                    <w:right w:val="none" w:sz="0" w:space="0" w:color="auto"/>
                  </w:divBdr>
                </w:div>
                <w:div w:id="690029113">
                  <w:marLeft w:val="0"/>
                  <w:marRight w:val="0"/>
                  <w:marTop w:val="0"/>
                  <w:marBottom w:val="0"/>
                  <w:divBdr>
                    <w:top w:val="none" w:sz="0" w:space="0" w:color="auto"/>
                    <w:left w:val="none" w:sz="0" w:space="0" w:color="auto"/>
                    <w:bottom w:val="none" w:sz="0" w:space="0" w:color="auto"/>
                    <w:right w:val="none" w:sz="0" w:space="0" w:color="auto"/>
                  </w:divBdr>
                </w:div>
                <w:div w:id="690567691">
                  <w:marLeft w:val="0"/>
                  <w:marRight w:val="0"/>
                  <w:marTop w:val="0"/>
                  <w:marBottom w:val="0"/>
                  <w:divBdr>
                    <w:top w:val="none" w:sz="0" w:space="0" w:color="auto"/>
                    <w:left w:val="none" w:sz="0" w:space="0" w:color="auto"/>
                    <w:bottom w:val="none" w:sz="0" w:space="0" w:color="auto"/>
                    <w:right w:val="none" w:sz="0" w:space="0" w:color="auto"/>
                  </w:divBdr>
                </w:div>
                <w:div w:id="690761667">
                  <w:marLeft w:val="0"/>
                  <w:marRight w:val="0"/>
                  <w:marTop w:val="0"/>
                  <w:marBottom w:val="0"/>
                  <w:divBdr>
                    <w:top w:val="none" w:sz="0" w:space="0" w:color="auto"/>
                    <w:left w:val="none" w:sz="0" w:space="0" w:color="auto"/>
                    <w:bottom w:val="none" w:sz="0" w:space="0" w:color="auto"/>
                    <w:right w:val="none" w:sz="0" w:space="0" w:color="auto"/>
                  </w:divBdr>
                </w:div>
                <w:div w:id="691223236">
                  <w:marLeft w:val="0"/>
                  <w:marRight w:val="0"/>
                  <w:marTop w:val="0"/>
                  <w:marBottom w:val="0"/>
                  <w:divBdr>
                    <w:top w:val="none" w:sz="0" w:space="0" w:color="auto"/>
                    <w:left w:val="none" w:sz="0" w:space="0" w:color="auto"/>
                    <w:bottom w:val="none" w:sz="0" w:space="0" w:color="auto"/>
                    <w:right w:val="none" w:sz="0" w:space="0" w:color="auto"/>
                  </w:divBdr>
                </w:div>
                <w:div w:id="691764492">
                  <w:marLeft w:val="0"/>
                  <w:marRight w:val="0"/>
                  <w:marTop w:val="0"/>
                  <w:marBottom w:val="0"/>
                  <w:divBdr>
                    <w:top w:val="none" w:sz="0" w:space="0" w:color="auto"/>
                    <w:left w:val="none" w:sz="0" w:space="0" w:color="auto"/>
                    <w:bottom w:val="none" w:sz="0" w:space="0" w:color="auto"/>
                    <w:right w:val="none" w:sz="0" w:space="0" w:color="auto"/>
                  </w:divBdr>
                </w:div>
                <w:div w:id="692345205">
                  <w:marLeft w:val="0"/>
                  <w:marRight w:val="0"/>
                  <w:marTop w:val="0"/>
                  <w:marBottom w:val="0"/>
                  <w:divBdr>
                    <w:top w:val="none" w:sz="0" w:space="0" w:color="auto"/>
                    <w:left w:val="none" w:sz="0" w:space="0" w:color="auto"/>
                    <w:bottom w:val="none" w:sz="0" w:space="0" w:color="auto"/>
                    <w:right w:val="none" w:sz="0" w:space="0" w:color="auto"/>
                  </w:divBdr>
                </w:div>
                <w:div w:id="693578845">
                  <w:marLeft w:val="0"/>
                  <w:marRight w:val="0"/>
                  <w:marTop w:val="0"/>
                  <w:marBottom w:val="0"/>
                  <w:divBdr>
                    <w:top w:val="none" w:sz="0" w:space="0" w:color="auto"/>
                    <w:left w:val="none" w:sz="0" w:space="0" w:color="auto"/>
                    <w:bottom w:val="none" w:sz="0" w:space="0" w:color="auto"/>
                    <w:right w:val="none" w:sz="0" w:space="0" w:color="auto"/>
                  </w:divBdr>
                </w:div>
                <w:div w:id="694574074">
                  <w:marLeft w:val="0"/>
                  <w:marRight w:val="0"/>
                  <w:marTop w:val="0"/>
                  <w:marBottom w:val="0"/>
                  <w:divBdr>
                    <w:top w:val="none" w:sz="0" w:space="0" w:color="auto"/>
                    <w:left w:val="none" w:sz="0" w:space="0" w:color="auto"/>
                    <w:bottom w:val="none" w:sz="0" w:space="0" w:color="auto"/>
                    <w:right w:val="none" w:sz="0" w:space="0" w:color="auto"/>
                  </w:divBdr>
                </w:div>
                <w:div w:id="694773879">
                  <w:marLeft w:val="0"/>
                  <w:marRight w:val="0"/>
                  <w:marTop w:val="0"/>
                  <w:marBottom w:val="0"/>
                  <w:divBdr>
                    <w:top w:val="none" w:sz="0" w:space="0" w:color="auto"/>
                    <w:left w:val="none" w:sz="0" w:space="0" w:color="auto"/>
                    <w:bottom w:val="none" w:sz="0" w:space="0" w:color="auto"/>
                    <w:right w:val="none" w:sz="0" w:space="0" w:color="auto"/>
                  </w:divBdr>
                </w:div>
                <w:div w:id="694889668">
                  <w:marLeft w:val="0"/>
                  <w:marRight w:val="0"/>
                  <w:marTop w:val="0"/>
                  <w:marBottom w:val="0"/>
                  <w:divBdr>
                    <w:top w:val="none" w:sz="0" w:space="0" w:color="auto"/>
                    <w:left w:val="none" w:sz="0" w:space="0" w:color="auto"/>
                    <w:bottom w:val="none" w:sz="0" w:space="0" w:color="auto"/>
                    <w:right w:val="none" w:sz="0" w:space="0" w:color="auto"/>
                  </w:divBdr>
                </w:div>
                <w:div w:id="695153319">
                  <w:marLeft w:val="0"/>
                  <w:marRight w:val="0"/>
                  <w:marTop w:val="0"/>
                  <w:marBottom w:val="0"/>
                  <w:divBdr>
                    <w:top w:val="none" w:sz="0" w:space="0" w:color="auto"/>
                    <w:left w:val="none" w:sz="0" w:space="0" w:color="auto"/>
                    <w:bottom w:val="none" w:sz="0" w:space="0" w:color="auto"/>
                    <w:right w:val="none" w:sz="0" w:space="0" w:color="auto"/>
                  </w:divBdr>
                </w:div>
                <w:div w:id="695228238">
                  <w:marLeft w:val="0"/>
                  <w:marRight w:val="0"/>
                  <w:marTop w:val="0"/>
                  <w:marBottom w:val="0"/>
                  <w:divBdr>
                    <w:top w:val="none" w:sz="0" w:space="0" w:color="auto"/>
                    <w:left w:val="none" w:sz="0" w:space="0" w:color="auto"/>
                    <w:bottom w:val="none" w:sz="0" w:space="0" w:color="auto"/>
                    <w:right w:val="none" w:sz="0" w:space="0" w:color="auto"/>
                  </w:divBdr>
                </w:div>
                <w:div w:id="698360417">
                  <w:marLeft w:val="0"/>
                  <w:marRight w:val="0"/>
                  <w:marTop w:val="0"/>
                  <w:marBottom w:val="0"/>
                  <w:divBdr>
                    <w:top w:val="none" w:sz="0" w:space="0" w:color="auto"/>
                    <w:left w:val="none" w:sz="0" w:space="0" w:color="auto"/>
                    <w:bottom w:val="none" w:sz="0" w:space="0" w:color="auto"/>
                    <w:right w:val="none" w:sz="0" w:space="0" w:color="auto"/>
                  </w:divBdr>
                </w:div>
                <w:div w:id="698430238">
                  <w:marLeft w:val="0"/>
                  <w:marRight w:val="0"/>
                  <w:marTop w:val="0"/>
                  <w:marBottom w:val="0"/>
                  <w:divBdr>
                    <w:top w:val="none" w:sz="0" w:space="0" w:color="auto"/>
                    <w:left w:val="none" w:sz="0" w:space="0" w:color="auto"/>
                    <w:bottom w:val="none" w:sz="0" w:space="0" w:color="auto"/>
                    <w:right w:val="none" w:sz="0" w:space="0" w:color="auto"/>
                  </w:divBdr>
                </w:div>
                <w:div w:id="698898458">
                  <w:marLeft w:val="0"/>
                  <w:marRight w:val="0"/>
                  <w:marTop w:val="0"/>
                  <w:marBottom w:val="0"/>
                  <w:divBdr>
                    <w:top w:val="none" w:sz="0" w:space="0" w:color="auto"/>
                    <w:left w:val="none" w:sz="0" w:space="0" w:color="auto"/>
                    <w:bottom w:val="none" w:sz="0" w:space="0" w:color="auto"/>
                    <w:right w:val="none" w:sz="0" w:space="0" w:color="auto"/>
                  </w:divBdr>
                </w:div>
                <w:div w:id="700399976">
                  <w:marLeft w:val="0"/>
                  <w:marRight w:val="0"/>
                  <w:marTop w:val="0"/>
                  <w:marBottom w:val="0"/>
                  <w:divBdr>
                    <w:top w:val="none" w:sz="0" w:space="0" w:color="auto"/>
                    <w:left w:val="none" w:sz="0" w:space="0" w:color="auto"/>
                    <w:bottom w:val="none" w:sz="0" w:space="0" w:color="auto"/>
                    <w:right w:val="none" w:sz="0" w:space="0" w:color="auto"/>
                  </w:divBdr>
                </w:div>
                <w:div w:id="700545893">
                  <w:marLeft w:val="0"/>
                  <w:marRight w:val="0"/>
                  <w:marTop w:val="0"/>
                  <w:marBottom w:val="0"/>
                  <w:divBdr>
                    <w:top w:val="none" w:sz="0" w:space="0" w:color="auto"/>
                    <w:left w:val="none" w:sz="0" w:space="0" w:color="auto"/>
                    <w:bottom w:val="none" w:sz="0" w:space="0" w:color="auto"/>
                    <w:right w:val="none" w:sz="0" w:space="0" w:color="auto"/>
                  </w:divBdr>
                </w:div>
                <w:div w:id="701057226">
                  <w:marLeft w:val="0"/>
                  <w:marRight w:val="0"/>
                  <w:marTop w:val="0"/>
                  <w:marBottom w:val="0"/>
                  <w:divBdr>
                    <w:top w:val="none" w:sz="0" w:space="0" w:color="auto"/>
                    <w:left w:val="none" w:sz="0" w:space="0" w:color="auto"/>
                    <w:bottom w:val="none" w:sz="0" w:space="0" w:color="auto"/>
                    <w:right w:val="none" w:sz="0" w:space="0" w:color="auto"/>
                  </w:divBdr>
                </w:div>
                <w:div w:id="702677619">
                  <w:marLeft w:val="0"/>
                  <w:marRight w:val="0"/>
                  <w:marTop w:val="0"/>
                  <w:marBottom w:val="0"/>
                  <w:divBdr>
                    <w:top w:val="none" w:sz="0" w:space="0" w:color="auto"/>
                    <w:left w:val="none" w:sz="0" w:space="0" w:color="auto"/>
                    <w:bottom w:val="none" w:sz="0" w:space="0" w:color="auto"/>
                    <w:right w:val="none" w:sz="0" w:space="0" w:color="auto"/>
                  </w:divBdr>
                </w:div>
                <w:div w:id="703867750">
                  <w:marLeft w:val="0"/>
                  <w:marRight w:val="0"/>
                  <w:marTop w:val="0"/>
                  <w:marBottom w:val="0"/>
                  <w:divBdr>
                    <w:top w:val="none" w:sz="0" w:space="0" w:color="auto"/>
                    <w:left w:val="none" w:sz="0" w:space="0" w:color="auto"/>
                    <w:bottom w:val="none" w:sz="0" w:space="0" w:color="auto"/>
                    <w:right w:val="none" w:sz="0" w:space="0" w:color="auto"/>
                  </w:divBdr>
                </w:div>
                <w:div w:id="704139561">
                  <w:marLeft w:val="0"/>
                  <w:marRight w:val="0"/>
                  <w:marTop w:val="0"/>
                  <w:marBottom w:val="0"/>
                  <w:divBdr>
                    <w:top w:val="none" w:sz="0" w:space="0" w:color="auto"/>
                    <w:left w:val="none" w:sz="0" w:space="0" w:color="auto"/>
                    <w:bottom w:val="none" w:sz="0" w:space="0" w:color="auto"/>
                    <w:right w:val="none" w:sz="0" w:space="0" w:color="auto"/>
                  </w:divBdr>
                </w:div>
                <w:div w:id="704409423">
                  <w:marLeft w:val="0"/>
                  <w:marRight w:val="0"/>
                  <w:marTop w:val="0"/>
                  <w:marBottom w:val="0"/>
                  <w:divBdr>
                    <w:top w:val="none" w:sz="0" w:space="0" w:color="auto"/>
                    <w:left w:val="none" w:sz="0" w:space="0" w:color="auto"/>
                    <w:bottom w:val="none" w:sz="0" w:space="0" w:color="auto"/>
                    <w:right w:val="none" w:sz="0" w:space="0" w:color="auto"/>
                  </w:divBdr>
                </w:div>
                <w:div w:id="704601514">
                  <w:marLeft w:val="0"/>
                  <w:marRight w:val="0"/>
                  <w:marTop w:val="0"/>
                  <w:marBottom w:val="0"/>
                  <w:divBdr>
                    <w:top w:val="none" w:sz="0" w:space="0" w:color="auto"/>
                    <w:left w:val="none" w:sz="0" w:space="0" w:color="auto"/>
                    <w:bottom w:val="none" w:sz="0" w:space="0" w:color="auto"/>
                    <w:right w:val="none" w:sz="0" w:space="0" w:color="auto"/>
                  </w:divBdr>
                </w:div>
                <w:div w:id="704839844">
                  <w:marLeft w:val="0"/>
                  <w:marRight w:val="0"/>
                  <w:marTop w:val="0"/>
                  <w:marBottom w:val="0"/>
                  <w:divBdr>
                    <w:top w:val="none" w:sz="0" w:space="0" w:color="auto"/>
                    <w:left w:val="none" w:sz="0" w:space="0" w:color="auto"/>
                    <w:bottom w:val="none" w:sz="0" w:space="0" w:color="auto"/>
                    <w:right w:val="none" w:sz="0" w:space="0" w:color="auto"/>
                  </w:divBdr>
                </w:div>
                <w:div w:id="705102749">
                  <w:marLeft w:val="0"/>
                  <w:marRight w:val="0"/>
                  <w:marTop w:val="0"/>
                  <w:marBottom w:val="0"/>
                  <w:divBdr>
                    <w:top w:val="none" w:sz="0" w:space="0" w:color="auto"/>
                    <w:left w:val="none" w:sz="0" w:space="0" w:color="auto"/>
                    <w:bottom w:val="none" w:sz="0" w:space="0" w:color="auto"/>
                    <w:right w:val="none" w:sz="0" w:space="0" w:color="auto"/>
                  </w:divBdr>
                </w:div>
                <w:div w:id="705133112">
                  <w:marLeft w:val="0"/>
                  <w:marRight w:val="0"/>
                  <w:marTop w:val="0"/>
                  <w:marBottom w:val="0"/>
                  <w:divBdr>
                    <w:top w:val="none" w:sz="0" w:space="0" w:color="auto"/>
                    <w:left w:val="none" w:sz="0" w:space="0" w:color="auto"/>
                    <w:bottom w:val="none" w:sz="0" w:space="0" w:color="auto"/>
                    <w:right w:val="none" w:sz="0" w:space="0" w:color="auto"/>
                  </w:divBdr>
                </w:div>
                <w:div w:id="705371857">
                  <w:marLeft w:val="0"/>
                  <w:marRight w:val="0"/>
                  <w:marTop w:val="0"/>
                  <w:marBottom w:val="0"/>
                  <w:divBdr>
                    <w:top w:val="none" w:sz="0" w:space="0" w:color="auto"/>
                    <w:left w:val="none" w:sz="0" w:space="0" w:color="auto"/>
                    <w:bottom w:val="none" w:sz="0" w:space="0" w:color="auto"/>
                    <w:right w:val="none" w:sz="0" w:space="0" w:color="auto"/>
                  </w:divBdr>
                </w:div>
                <w:div w:id="706292981">
                  <w:marLeft w:val="0"/>
                  <w:marRight w:val="0"/>
                  <w:marTop w:val="0"/>
                  <w:marBottom w:val="0"/>
                  <w:divBdr>
                    <w:top w:val="none" w:sz="0" w:space="0" w:color="auto"/>
                    <w:left w:val="none" w:sz="0" w:space="0" w:color="auto"/>
                    <w:bottom w:val="none" w:sz="0" w:space="0" w:color="auto"/>
                    <w:right w:val="none" w:sz="0" w:space="0" w:color="auto"/>
                  </w:divBdr>
                </w:div>
                <w:div w:id="706561623">
                  <w:marLeft w:val="0"/>
                  <w:marRight w:val="0"/>
                  <w:marTop w:val="0"/>
                  <w:marBottom w:val="0"/>
                  <w:divBdr>
                    <w:top w:val="none" w:sz="0" w:space="0" w:color="auto"/>
                    <w:left w:val="none" w:sz="0" w:space="0" w:color="auto"/>
                    <w:bottom w:val="none" w:sz="0" w:space="0" w:color="auto"/>
                    <w:right w:val="none" w:sz="0" w:space="0" w:color="auto"/>
                  </w:divBdr>
                </w:div>
                <w:div w:id="706611356">
                  <w:marLeft w:val="0"/>
                  <w:marRight w:val="0"/>
                  <w:marTop w:val="0"/>
                  <w:marBottom w:val="0"/>
                  <w:divBdr>
                    <w:top w:val="none" w:sz="0" w:space="0" w:color="auto"/>
                    <w:left w:val="none" w:sz="0" w:space="0" w:color="auto"/>
                    <w:bottom w:val="none" w:sz="0" w:space="0" w:color="auto"/>
                    <w:right w:val="none" w:sz="0" w:space="0" w:color="auto"/>
                  </w:divBdr>
                </w:div>
                <w:div w:id="707216528">
                  <w:marLeft w:val="0"/>
                  <w:marRight w:val="0"/>
                  <w:marTop w:val="0"/>
                  <w:marBottom w:val="0"/>
                  <w:divBdr>
                    <w:top w:val="none" w:sz="0" w:space="0" w:color="auto"/>
                    <w:left w:val="none" w:sz="0" w:space="0" w:color="auto"/>
                    <w:bottom w:val="none" w:sz="0" w:space="0" w:color="auto"/>
                    <w:right w:val="none" w:sz="0" w:space="0" w:color="auto"/>
                  </w:divBdr>
                </w:div>
                <w:div w:id="707725964">
                  <w:marLeft w:val="0"/>
                  <w:marRight w:val="0"/>
                  <w:marTop w:val="0"/>
                  <w:marBottom w:val="0"/>
                  <w:divBdr>
                    <w:top w:val="none" w:sz="0" w:space="0" w:color="auto"/>
                    <w:left w:val="none" w:sz="0" w:space="0" w:color="auto"/>
                    <w:bottom w:val="none" w:sz="0" w:space="0" w:color="auto"/>
                    <w:right w:val="none" w:sz="0" w:space="0" w:color="auto"/>
                  </w:divBdr>
                </w:div>
                <w:div w:id="707873840">
                  <w:marLeft w:val="0"/>
                  <w:marRight w:val="0"/>
                  <w:marTop w:val="0"/>
                  <w:marBottom w:val="0"/>
                  <w:divBdr>
                    <w:top w:val="none" w:sz="0" w:space="0" w:color="auto"/>
                    <w:left w:val="none" w:sz="0" w:space="0" w:color="auto"/>
                    <w:bottom w:val="none" w:sz="0" w:space="0" w:color="auto"/>
                    <w:right w:val="none" w:sz="0" w:space="0" w:color="auto"/>
                  </w:divBdr>
                </w:div>
                <w:div w:id="708265712">
                  <w:marLeft w:val="0"/>
                  <w:marRight w:val="0"/>
                  <w:marTop w:val="0"/>
                  <w:marBottom w:val="0"/>
                  <w:divBdr>
                    <w:top w:val="none" w:sz="0" w:space="0" w:color="auto"/>
                    <w:left w:val="none" w:sz="0" w:space="0" w:color="auto"/>
                    <w:bottom w:val="none" w:sz="0" w:space="0" w:color="auto"/>
                    <w:right w:val="none" w:sz="0" w:space="0" w:color="auto"/>
                  </w:divBdr>
                </w:div>
                <w:div w:id="709690785">
                  <w:marLeft w:val="0"/>
                  <w:marRight w:val="0"/>
                  <w:marTop w:val="0"/>
                  <w:marBottom w:val="0"/>
                  <w:divBdr>
                    <w:top w:val="none" w:sz="0" w:space="0" w:color="auto"/>
                    <w:left w:val="none" w:sz="0" w:space="0" w:color="auto"/>
                    <w:bottom w:val="none" w:sz="0" w:space="0" w:color="auto"/>
                    <w:right w:val="none" w:sz="0" w:space="0" w:color="auto"/>
                  </w:divBdr>
                </w:div>
                <w:div w:id="711349290">
                  <w:marLeft w:val="0"/>
                  <w:marRight w:val="0"/>
                  <w:marTop w:val="0"/>
                  <w:marBottom w:val="0"/>
                  <w:divBdr>
                    <w:top w:val="none" w:sz="0" w:space="0" w:color="auto"/>
                    <w:left w:val="none" w:sz="0" w:space="0" w:color="auto"/>
                    <w:bottom w:val="none" w:sz="0" w:space="0" w:color="auto"/>
                    <w:right w:val="none" w:sz="0" w:space="0" w:color="auto"/>
                  </w:divBdr>
                </w:div>
                <w:div w:id="712539728">
                  <w:marLeft w:val="0"/>
                  <w:marRight w:val="0"/>
                  <w:marTop w:val="0"/>
                  <w:marBottom w:val="0"/>
                  <w:divBdr>
                    <w:top w:val="none" w:sz="0" w:space="0" w:color="auto"/>
                    <w:left w:val="none" w:sz="0" w:space="0" w:color="auto"/>
                    <w:bottom w:val="none" w:sz="0" w:space="0" w:color="auto"/>
                    <w:right w:val="none" w:sz="0" w:space="0" w:color="auto"/>
                  </w:divBdr>
                </w:div>
                <w:div w:id="712777329">
                  <w:marLeft w:val="0"/>
                  <w:marRight w:val="0"/>
                  <w:marTop w:val="0"/>
                  <w:marBottom w:val="0"/>
                  <w:divBdr>
                    <w:top w:val="none" w:sz="0" w:space="0" w:color="auto"/>
                    <w:left w:val="none" w:sz="0" w:space="0" w:color="auto"/>
                    <w:bottom w:val="none" w:sz="0" w:space="0" w:color="auto"/>
                    <w:right w:val="none" w:sz="0" w:space="0" w:color="auto"/>
                  </w:divBdr>
                </w:div>
                <w:div w:id="712852050">
                  <w:marLeft w:val="0"/>
                  <w:marRight w:val="0"/>
                  <w:marTop w:val="0"/>
                  <w:marBottom w:val="0"/>
                  <w:divBdr>
                    <w:top w:val="none" w:sz="0" w:space="0" w:color="auto"/>
                    <w:left w:val="none" w:sz="0" w:space="0" w:color="auto"/>
                    <w:bottom w:val="none" w:sz="0" w:space="0" w:color="auto"/>
                    <w:right w:val="none" w:sz="0" w:space="0" w:color="auto"/>
                  </w:divBdr>
                </w:div>
                <w:div w:id="713122012">
                  <w:marLeft w:val="0"/>
                  <w:marRight w:val="0"/>
                  <w:marTop w:val="0"/>
                  <w:marBottom w:val="0"/>
                  <w:divBdr>
                    <w:top w:val="none" w:sz="0" w:space="0" w:color="auto"/>
                    <w:left w:val="none" w:sz="0" w:space="0" w:color="auto"/>
                    <w:bottom w:val="none" w:sz="0" w:space="0" w:color="auto"/>
                    <w:right w:val="none" w:sz="0" w:space="0" w:color="auto"/>
                  </w:divBdr>
                </w:div>
                <w:div w:id="714039080">
                  <w:marLeft w:val="0"/>
                  <w:marRight w:val="0"/>
                  <w:marTop w:val="0"/>
                  <w:marBottom w:val="0"/>
                  <w:divBdr>
                    <w:top w:val="none" w:sz="0" w:space="0" w:color="auto"/>
                    <w:left w:val="none" w:sz="0" w:space="0" w:color="auto"/>
                    <w:bottom w:val="none" w:sz="0" w:space="0" w:color="auto"/>
                    <w:right w:val="none" w:sz="0" w:space="0" w:color="auto"/>
                  </w:divBdr>
                </w:div>
                <w:div w:id="714504438">
                  <w:marLeft w:val="0"/>
                  <w:marRight w:val="0"/>
                  <w:marTop w:val="0"/>
                  <w:marBottom w:val="0"/>
                  <w:divBdr>
                    <w:top w:val="none" w:sz="0" w:space="0" w:color="auto"/>
                    <w:left w:val="none" w:sz="0" w:space="0" w:color="auto"/>
                    <w:bottom w:val="none" w:sz="0" w:space="0" w:color="auto"/>
                    <w:right w:val="none" w:sz="0" w:space="0" w:color="auto"/>
                  </w:divBdr>
                </w:div>
                <w:div w:id="714694142">
                  <w:marLeft w:val="0"/>
                  <w:marRight w:val="0"/>
                  <w:marTop w:val="0"/>
                  <w:marBottom w:val="0"/>
                  <w:divBdr>
                    <w:top w:val="none" w:sz="0" w:space="0" w:color="auto"/>
                    <w:left w:val="none" w:sz="0" w:space="0" w:color="auto"/>
                    <w:bottom w:val="none" w:sz="0" w:space="0" w:color="auto"/>
                    <w:right w:val="none" w:sz="0" w:space="0" w:color="auto"/>
                  </w:divBdr>
                </w:div>
                <w:div w:id="714694267">
                  <w:marLeft w:val="0"/>
                  <w:marRight w:val="0"/>
                  <w:marTop w:val="0"/>
                  <w:marBottom w:val="0"/>
                  <w:divBdr>
                    <w:top w:val="none" w:sz="0" w:space="0" w:color="auto"/>
                    <w:left w:val="none" w:sz="0" w:space="0" w:color="auto"/>
                    <w:bottom w:val="none" w:sz="0" w:space="0" w:color="auto"/>
                    <w:right w:val="none" w:sz="0" w:space="0" w:color="auto"/>
                  </w:divBdr>
                </w:div>
                <w:div w:id="715592699">
                  <w:marLeft w:val="0"/>
                  <w:marRight w:val="0"/>
                  <w:marTop w:val="0"/>
                  <w:marBottom w:val="0"/>
                  <w:divBdr>
                    <w:top w:val="none" w:sz="0" w:space="0" w:color="auto"/>
                    <w:left w:val="none" w:sz="0" w:space="0" w:color="auto"/>
                    <w:bottom w:val="none" w:sz="0" w:space="0" w:color="auto"/>
                    <w:right w:val="none" w:sz="0" w:space="0" w:color="auto"/>
                  </w:divBdr>
                </w:div>
                <w:div w:id="715735125">
                  <w:marLeft w:val="0"/>
                  <w:marRight w:val="0"/>
                  <w:marTop w:val="0"/>
                  <w:marBottom w:val="0"/>
                  <w:divBdr>
                    <w:top w:val="none" w:sz="0" w:space="0" w:color="auto"/>
                    <w:left w:val="none" w:sz="0" w:space="0" w:color="auto"/>
                    <w:bottom w:val="none" w:sz="0" w:space="0" w:color="auto"/>
                    <w:right w:val="none" w:sz="0" w:space="0" w:color="auto"/>
                  </w:divBdr>
                </w:div>
                <w:div w:id="716202890">
                  <w:marLeft w:val="0"/>
                  <w:marRight w:val="0"/>
                  <w:marTop w:val="0"/>
                  <w:marBottom w:val="0"/>
                  <w:divBdr>
                    <w:top w:val="none" w:sz="0" w:space="0" w:color="auto"/>
                    <w:left w:val="none" w:sz="0" w:space="0" w:color="auto"/>
                    <w:bottom w:val="none" w:sz="0" w:space="0" w:color="auto"/>
                    <w:right w:val="none" w:sz="0" w:space="0" w:color="auto"/>
                  </w:divBdr>
                </w:div>
                <w:div w:id="716317376">
                  <w:marLeft w:val="0"/>
                  <w:marRight w:val="0"/>
                  <w:marTop w:val="0"/>
                  <w:marBottom w:val="0"/>
                  <w:divBdr>
                    <w:top w:val="none" w:sz="0" w:space="0" w:color="auto"/>
                    <w:left w:val="none" w:sz="0" w:space="0" w:color="auto"/>
                    <w:bottom w:val="none" w:sz="0" w:space="0" w:color="auto"/>
                    <w:right w:val="none" w:sz="0" w:space="0" w:color="auto"/>
                  </w:divBdr>
                </w:div>
                <w:div w:id="717365396">
                  <w:marLeft w:val="0"/>
                  <w:marRight w:val="0"/>
                  <w:marTop w:val="0"/>
                  <w:marBottom w:val="0"/>
                  <w:divBdr>
                    <w:top w:val="none" w:sz="0" w:space="0" w:color="auto"/>
                    <w:left w:val="none" w:sz="0" w:space="0" w:color="auto"/>
                    <w:bottom w:val="none" w:sz="0" w:space="0" w:color="auto"/>
                    <w:right w:val="none" w:sz="0" w:space="0" w:color="auto"/>
                  </w:divBdr>
                </w:div>
                <w:div w:id="717627522">
                  <w:marLeft w:val="0"/>
                  <w:marRight w:val="0"/>
                  <w:marTop w:val="0"/>
                  <w:marBottom w:val="0"/>
                  <w:divBdr>
                    <w:top w:val="none" w:sz="0" w:space="0" w:color="auto"/>
                    <w:left w:val="none" w:sz="0" w:space="0" w:color="auto"/>
                    <w:bottom w:val="none" w:sz="0" w:space="0" w:color="auto"/>
                    <w:right w:val="none" w:sz="0" w:space="0" w:color="auto"/>
                  </w:divBdr>
                </w:div>
                <w:div w:id="717776748">
                  <w:marLeft w:val="0"/>
                  <w:marRight w:val="0"/>
                  <w:marTop w:val="0"/>
                  <w:marBottom w:val="0"/>
                  <w:divBdr>
                    <w:top w:val="none" w:sz="0" w:space="0" w:color="auto"/>
                    <w:left w:val="none" w:sz="0" w:space="0" w:color="auto"/>
                    <w:bottom w:val="none" w:sz="0" w:space="0" w:color="auto"/>
                    <w:right w:val="none" w:sz="0" w:space="0" w:color="auto"/>
                  </w:divBdr>
                </w:div>
                <w:div w:id="718210355">
                  <w:marLeft w:val="0"/>
                  <w:marRight w:val="0"/>
                  <w:marTop w:val="0"/>
                  <w:marBottom w:val="0"/>
                  <w:divBdr>
                    <w:top w:val="none" w:sz="0" w:space="0" w:color="auto"/>
                    <w:left w:val="none" w:sz="0" w:space="0" w:color="auto"/>
                    <w:bottom w:val="none" w:sz="0" w:space="0" w:color="auto"/>
                    <w:right w:val="none" w:sz="0" w:space="0" w:color="auto"/>
                  </w:divBdr>
                </w:div>
                <w:div w:id="718480780">
                  <w:marLeft w:val="0"/>
                  <w:marRight w:val="0"/>
                  <w:marTop w:val="0"/>
                  <w:marBottom w:val="0"/>
                  <w:divBdr>
                    <w:top w:val="none" w:sz="0" w:space="0" w:color="auto"/>
                    <w:left w:val="none" w:sz="0" w:space="0" w:color="auto"/>
                    <w:bottom w:val="none" w:sz="0" w:space="0" w:color="auto"/>
                    <w:right w:val="none" w:sz="0" w:space="0" w:color="auto"/>
                  </w:divBdr>
                </w:div>
                <w:div w:id="718866977">
                  <w:marLeft w:val="0"/>
                  <w:marRight w:val="0"/>
                  <w:marTop w:val="0"/>
                  <w:marBottom w:val="0"/>
                  <w:divBdr>
                    <w:top w:val="none" w:sz="0" w:space="0" w:color="auto"/>
                    <w:left w:val="none" w:sz="0" w:space="0" w:color="auto"/>
                    <w:bottom w:val="none" w:sz="0" w:space="0" w:color="auto"/>
                    <w:right w:val="none" w:sz="0" w:space="0" w:color="auto"/>
                  </w:divBdr>
                </w:div>
                <w:div w:id="718867331">
                  <w:marLeft w:val="0"/>
                  <w:marRight w:val="0"/>
                  <w:marTop w:val="0"/>
                  <w:marBottom w:val="0"/>
                  <w:divBdr>
                    <w:top w:val="none" w:sz="0" w:space="0" w:color="auto"/>
                    <w:left w:val="none" w:sz="0" w:space="0" w:color="auto"/>
                    <w:bottom w:val="none" w:sz="0" w:space="0" w:color="auto"/>
                    <w:right w:val="none" w:sz="0" w:space="0" w:color="auto"/>
                  </w:divBdr>
                </w:div>
                <w:div w:id="719672163">
                  <w:marLeft w:val="0"/>
                  <w:marRight w:val="0"/>
                  <w:marTop w:val="0"/>
                  <w:marBottom w:val="0"/>
                  <w:divBdr>
                    <w:top w:val="none" w:sz="0" w:space="0" w:color="auto"/>
                    <w:left w:val="none" w:sz="0" w:space="0" w:color="auto"/>
                    <w:bottom w:val="none" w:sz="0" w:space="0" w:color="auto"/>
                    <w:right w:val="none" w:sz="0" w:space="0" w:color="auto"/>
                  </w:divBdr>
                </w:div>
                <w:div w:id="720598417">
                  <w:marLeft w:val="0"/>
                  <w:marRight w:val="0"/>
                  <w:marTop w:val="0"/>
                  <w:marBottom w:val="0"/>
                  <w:divBdr>
                    <w:top w:val="none" w:sz="0" w:space="0" w:color="auto"/>
                    <w:left w:val="none" w:sz="0" w:space="0" w:color="auto"/>
                    <w:bottom w:val="none" w:sz="0" w:space="0" w:color="auto"/>
                    <w:right w:val="none" w:sz="0" w:space="0" w:color="auto"/>
                  </w:divBdr>
                </w:div>
                <w:div w:id="722022864">
                  <w:marLeft w:val="0"/>
                  <w:marRight w:val="0"/>
                  <w:marTop w:val="0"/>
                  <w:marBottom w:val="0"/>
                  <w:divBdr>
                    <w:top w:val="none" w:sz="0" w:space="0" w:color="auto"/>
                    <w:left w:val="none" w:sz="0" w:space="0" w:color="auto"/>
                    <w:bottom w:val="none" w:sz="0" w:space="0" w:color="auto"/>
                    <w:right w:val="none" w:sz="0" w:space="0" w:color="auto"/>
                  </w:divBdr>
                </w:div>
                <w:div w:id="722220267">
                  <w:marLeft w:val="0"/>
                  <w:marRight w:val="0"/>
                  <w:marTop w:val="0"/>
                  <w:marBottom w:val="0"/>
                  <w:divBdr>
                    <w:top w:val="none" w:sz="0" w:space="0" w:color="auto"/>
                    <w:left w:val="none" w:sz="0" w:space="0" w:color="auto"/>
                    <w:bottom w:val="none" w:sz="0" w:space="0" w:color="auto"/>
                    <w:right w:val="none" w:sz="0" w:space="0" w:color="auto"/>
                  </w:divBdr>
                </w:div>
                <w:div w:id="722368635">
                  <w:marLeft w:val="0"/>
                  <w:marRight w:val="0"/>
                  <w:marTop w:val="0"/>
                  <w:marBottom w:val="0"/>
                  <w:divBdr>
                    <w:top w:val="none" w:sz="0" w:space="0" w:color="auto"/>
                    <w:left w:val="none" w:sz="0" w:space="0" w:color="auto"/>
                    <w:bottom w:val="none" w:sz="0" w:space="0" w:color="auto"/>
                    <w:right w:val="none" w:sz="0" w:space="0" w:color="auto"/>
                  </w:divBdr>
                </w:div>
                <w:div w:id="722414270">
                  <w:marLeft w:val="0"/>
                  <w:marRight w:val="0"/>
                  <w:marTop w:val="0"/>
                  <w:marBottom w:val="0"/>
                  <w:divBdr>
                    <w:top w:val="none" w:sz="0" w:space="0" w:color="auto"/>
                    <w:left w:val="none" w:sz="0" w:space="0" w:color="auto"/>
                    <w:bottom w:val="none" w:sz="0" w:space="0" w:color="auto"/>
                    <w:right w:val="none" w:sz="0" w:space="0" w:color="auto"/>
                  </w:divBdr>
                </w:div>
                <w:div w:id="723213548">
                  <w:marLeft w:val="0"/>
                  <w:marRight w:val="0"/>
                  <w:marTop w:val="0"/>
                  <w:marBottom w:val="0"/>
                  <w:divBdr>
                    <w:top w:val="none" w:sz="0" w:space="0" w:color="auto"/>
                    <w:left w:val="none" w:sz="0" w:space="0" w:color="auto"/>
                    <w:bottom w:val="none" w:sz="0" w:space="0" w:color="auto"/>
                    <w:right w:val="none" w:sz="0" w:space="0" w:color="auto"/>
                  </w:divBdr>
                </w:div>
                <w:div w:id="723329502">
                  <w:marLeft w:val="0"/>
                  <w:marRight w:val="0"/>
                  <w:marTop w:val="0"/>
                  <w:marBottom w:val="0"/>
                  <w:divBdr>
                    <w:top w:val="none" w:sz="0" w:space="0" w:color="auto"/>
                    <w:left w:val="none" w:sz="0" w:space="0" w:color="auto"/>
                    <w:bottom w:val="none" w:sz="0" w:space="0" w:color="auto"/>
                    <w:right w:val="none" w:sz="0" w:space="0" w:color="auto"/>
                  </w:divBdr>
                </w:div>
                <w:div w:id="723335956">
                  <w:marLeft w:val="0"/>
                  <w:marRight w:val="0"/>
                  <w:marTop w:val="0"/>
                  <w:marBottom w:val="0"/>
                  <w:divBdr>
                    <w:top w:val="none" w:sz="0" w:space="0" w:color="auto"/>
                    <w:left w:val="none" w:sz="0" w:space="0" w:color="auto"/>
                    <w:bottom w:val="none" w:sz="0" w:space="0" w:color="auto"/>
                    <w:right w:val="none" w:sz="0" w:space="0" w:color="auto"/>
                  </w:divBdr>
                </w:div>
                <w:div w:id="723942256">
                  <w:marLeft w:val="0"/>
                  <w:marRight w:val="0"/>
                  <w:marTop w:val="0"/>
                  <w:marBottom w:val="0"/>
                  <w:divBdr>
                    <w:top w:val="none" w:sz="0" w:space="0" w:color="auto"/>
                    <w:left w:val="none" w:sz="0" w:space="0" w:color="auto"/>
                    <w:bottom w:val="none" w:sz="0" w:space="0" w:color="auto"/>
                    <w:right w:val="none" w:sz="0" w:space="0" w:color="auto"/>
                  </w:divBdr>
                </w:div>
                <w:div w:id="724837105">
                  <w:marLeft w:val="0"/>
                  <w:marRight w:val="0"/>
                  <w:marTop w:val="0"/>
                  <w:marBottom w:val="0"/>
                  <w:divBdr>
                    <w:top w:val="none" w:sz="0" w:space="0" w:color="auto"/>
                    <w:left w:val="none" w:sz="0" w:space="0" w:color="auto"/>
                    <w:bottom w:val="none" w:sz="0" w:space="0" w:color="auto"/>
                    <w:right w:val="none" w:sz="0" w:space="0" w:color="auto"/>
                  </w:divBdr>
                </w:div>
                <w:div w:id="725883099">
                  <w:marLeft w:val="0"/>
                  <w:marRight w:val="0"/>
                  <w:marTop w:val="0"/>
                  <w:marBottom w:val="0"/>
                  <w:divBdr>
                    <w:top w:val="none" w:sz="0" w:space="0" w:color="auto"/>
                    <w:left w:val="none" w:sz="0" w:space="0" w:color="auto"/>
                    <w:bottom w:val="none" w:sz="0" w:space="0" w:color="auto"/>
                    <w:right w:val="none" w:sz="0" w:space="0" w:color="auto"/>
                  </w:divBdr>
                </w:div>
                <w:div w:id="726228261">
                  <w:marLeft w:val="0"/>
                  <w:marRight w:val="0"/>
                  <w:marTop w:val="0"/>
                  <w:marBottom w:val="0"/>
                  <w:divBdr>
                    <w:top w:val="none" w:sz="0" w:space="0" w:color="auto"/>
                    <w:left w:val="none" w:sz="0" w:space="0" w:color="auto"/>
                    <w:bottom w:val="none" w:sz="0" w:space="0" w:color="auto"/>
                    <w:right w:val="none" w:sz="0" w:space="0" w:color="auto"/>
                  </w:divBdr>
                </w:div>
                <w:div w:id="726495909">
                  <w:marLeft w:val="0"/>
                  <w:marRight w:val="0"/>
                  <w:marTop w:val="0"/>
                  <w:marBottom w:val="0"/>
                  <w:divBdr>
                    <w:top w:val="none" w:sz="0" w:space="0" w:color="auto"/>
                    <w:left w:val="none" w:sz="0" w:space="0" w:color="auto"/>
                    <w:bottom w:val="none" w:sz="0" w:space="0" w:color="auto"/>
                    <w:right w:val="none" w:sz="0" w:space="0" w:color="auto"/>
                  </w:divBdr>
                </w:div>
                <w:div w:id="726682978">
                  <w:marLeft w:val="0"/>
                  <w:marRight w:val="0"/>
                  <w:marTop w:val="0"/>
                  <w:marBottom w:val="0"/>
                  <w:divBdr>
                    <w:top w:val="none" w:sz="0" w:space="0" w:color="auto"/>
                    <w:left w:val="none" w:sz="0" w:space="0" w:color="auto"/>
                    <w:bottom w:val="none" w:sz="0" w:space="0" w:color="auto"/>
                    <w:right w:val="none" w:sz="0" w:space="0" w:color="auto"/>
                  </w:divBdr>
                </w:div>
                <w:div w:id="727387591">
                  <w:marLeft w:val="0"/>
                  <w:marRight w:val="0"/>
                  <w:marTop w:val="0"/>
                  <w:marBottom w:val="0"/>
                  <w:divBdr>
                    <w:top w:val="none" w:sz="0" w:space="0" w:color="auto"/>
                    <w:left w:val="none" w:sz="0" w:space="0" w:color="auto"/>
                    <w:bottom w:val="none" w:sz="0" w:space="0" w:color="auto"/>
                    <w:right w:val="none" w:sz="0" w:space="0" w:color="auto"/>
                  </w:divBdr>
                </w:div>
                <w:div w:id="728109167">
                  <w:marLeft w:val="0"/>
                  <w:marRight w:val="0"/>
                  <w:marTop w:val="0"/>
                  <w:marBottom w:val="0"/>
                  <w:divBdr>
                    <w:top w:val="none" w:sz="0" w:space="0" w:color="auto"/>
                    <w:left w:val="none" w:sz="0" w:space="0" w:color="auto"/>
                    <w:bottom w:val="none" w:sz="0" w:space="0" w:color="auto"/>
                    <w:right w:val="none" w:sz="0" w:space="0" w:color="auto"/>
                  </w:divBdr>
                </w:div>
                <w:div w:id="728917845">
                  <w:marLeft w:val="0"/>
                  <w:marRight w:val="0"/>
                  <w:marTop w:val="0"/>
                  <w:marBottom w:val="0"/>
                  <w:divBdr>
                    <w:top w:val="none" w:sz="0" w:space="0" w:color="auto"/>
                    <w:left w:val="none" w:sz="0" w:space="0" w:color="auto"/>
                    <w:bottom w:val="none" w:sz="0" w:space="0" w:color="auto"/>
                    <w:right w:val="none" w:sz="0" w:space="0" w:color="auto"/>
                  </w:divBdr>
                </w:div>
                <w:div w:id="730465423">
                  <w:marLeft w:val="0"/>
                  <w:marRight w:val="0"/>
                  <w:marTop w:val="0"/>
                  <w:marBottom w:val="0"/>
                  <w:divBdr>
                    <w:top w:val="none" w:sz="0" w:space="0" w:color="auto"/>
                    <w:left w:val="none" w:sz="0" w:space="0" w:color="auto"/>
                    <w:bottom w:val="none" w:sz="0" w:space="0" w:color="auto"/>
                    <w:right w:val="none" w:sz="0" w:space="0" w:color="auto"/>
                  </w:divBdr>
                </w:div>
                <w:div w:id="730693441">
                  <w:marLeft w:val="0"/>
                  <w:marRight w:val="0"/>
                  <w:marTop w:val="0"/>
                  <w:marBottom w:val="0"/>
                  <w:divBdr>
                    <w:top w:val="none" w:sz="0" w:space="0" w:color="auto"/>
                    <w:left w:val="none" w:sz="0" w:space="0" w:color="auto"/>
                    <w:bottom w:val="none" w:sz="0" w:space="0" w:color="auto"/>
                    <w:right w:val="none" w:sz="0" w:space="0" w:color="auto"/>
                  </w:divBdr>
                </w:div>
                <w:div w:id="730806440">
                  <w:marLeft w:val="0"/>
                  <w:marRight w:val="0"/>
                  <w:marTop w:val="0"/>
                  <w:marBottom w:val="0"/>
                  <w:divBdr>
                    <w:top w:val="none" w:sz="0" w:space="0" w:color="auto"/>
                    <w:left w:val="none" w:sz="0" w:space="0" w:color="auto"/>
                    <w:bottom w:val="none" w:sz="0" w:space="0" w:color="auto"/>
                    <w:right w:val="none" w:sz="0" w:space="0" w:color="auto"/>
                  </w:divBdr>
                </w:div>
                <w:div w:id="732847112">
                  <w:marLeft w:val="0"/>
                  <w:marRight w:val="0"/>
                  <w:marTop w:val="0"/>
                  <w:marBottom w:val="0"/>
                  <w:divBdr>
                    <w:top w:val="none" w:sz="0" w:space="0" w:color="auto"/>
                    <w:left w:val="none" w:sz="0" w:space="0" w:color="auto"/>
                    <w:bottom w:val="none" w:sz="0" w:space="0" w:color="auto"/>
                    <w:right w:val="none" w:sz="0" w:space="0" w:color="auto"/>
                  </w:divBdr>
                </w:div>
                <w:div w:id="733091173">
                  <w:marLeft w:val="0"/>
                  <w:marRight w:val="0"/>
                  <w:marTop w:val="0"/>
                  <w:marBottom w:val="0"/>
                  <w:divBdr>
                    <w:top w:val="none" w:sz="0" w:space="0" w:color="auto"/>
                    <w:left w:val="none" w:sz="0" w:space="0" w:color="auto"/>
                    <w:bottom w:val="none" w:sz="0" w:space="0" w:color="auto"/>
                    <w:right w:val="none" w:sz="0" w:space="0" w:color="auto"/>
                  </w:divBdr>
                </w:div>
                <w:div w:id="733310483">
                  <w:marLeft w:val="0"/>
                  <w:marRight w:val="0"/>
                  <w:marTop w:val="0"/>
                  <w:marBottom w:val="0"/>
                  <w:divBdr>
                    <w:top w:val="none" w:sz="0" w:space="0" w:color="auto"/>
                    <w:left w:val="none" w:sz="0" w:space="0" w:color="auto"/>
                    <w:bottom w:val="none" w:sz="0" w:space="0" w:color="auto"/>
                    <w:right w:val="none" w:sz="0" w:space="0" w:color="auto"/>
                  </w:divBdr>
                </w:div>
                <w:div w:id="733354353">
                  <w:marLeft w:val="0"/>
                  <w:marRight w:val="0"/>
                  <w:marTop w:val="0"/>
                  <w:marBottom w:val="0"/>
                  <w:divBdr>
                    <w:top w:val="none" w:sz="0" w:space="0" w:color="auto"/>
                    <w:left w:val="none" w:sz="0" w:space="0" w:color="auto"/>
                    <w:bottom w:val="none" w:sz="0" w:space="0" w:color="auto"/>
                    <w:right w:val="none" w:sz="0" w:space="0" w:color="auto"/>
                  </w:divBdr>
                </w:div>
                <w:div w:id="733430290">
                  <w:marLeft w:val="0"/>
                  <w:marRight w:val="0"/>
                  <w:marTop w:val="0"/>
                  <w:marBottom w:val="0"/>
                  <w:divBdr>
                    <w:top w:val="none" w:sz="0" w:space="0" w:color="auto"/>
                    <w:left w:val="none" w:sz="0" w:space="0" w:color="auto"/>
                    <w:bottom w:val="none" w:sz="0" w:space="0" w:color="auto"/>
                    <w:right w:val="none" w:sz="0" w:space="0" w:color="auto"/>
                  </w:divBdr>
                </w:div>
                <w:div w:id="734354777">
                  <w:marLeft w:val="0"/>
                  <w:marRight w:val="0"/>
                  <w:marTop w:val="0"/>
                  <w:marBottom w:val="0"/>
                  <w:divBdr>
                    <w:top w:val="none" w:sz="0" w:space="0" w:color="auto"/>
                    <w:left w:val="none" w:sz="0" w:space="0" w:color="auto"/>
                    <w:bottom w:val="none" w:sz="0" w:space="0" w:color="auto"/>
                    <w:right w:val="none" w:sz="0" w:space="0" w:color="auto"/>
                  </w:divBdr>
                </w:div>
                <w:div w:id="734594011">
                  <w:marLeft w:val="0"/>
                  <w:marRight w:val="0"/>
                  <w:marTop w:val="0"/>
                  <w:marBottom w:val="0"/>
                  <w:divBdr>
                    <w:top w:val="none" w:sz="0" w:space="0" w:color="auto"/>
                    <w:left w:val="none" w:sz="0" w:space="0" w:color="auto"/>
                    <w:bottom w:val="none" w:sz="0" w:space="0" w:color="auto"/>
                    <w:right w:val="none" w:sz="0" w:space="0" w:color="auto"/>
                  </w:divBdr>
                </w:div>
                <w:div w:id="735863329">
                  <w:marLeft w:val="0"/>
                  <w:marRight w:val="0"/>
                  <w:marTop w:val="0"/>
                  <w:marBottom w:val="0"/>
                  <w:divBdr>
                    <w:top w:val="none" w:sz="0" w:space="0" w:color="auto"/>
                    <w:left w:val="none" w:sz="0" w:space="0" w:color="auto"/>
                    <w:bottom w:val="none" w:sz="0" w:space="0" w:color="auto"/>
                    <w:right w:val="none" w:sz="0" w:space="0" w:color="auto"/>
                  </w:divBdr>
                </w:div>
                <w:div w:id="736589354">
                  <w:marLeft w:val="0"/>
                  <w:marRight w:val="0"/>
                  <w:marTop w:val="0"/>
                  <w:marBottom w:val="0"/>
                  <w:divBdr>
                    <w:top w:val="none" w:sz="0" w:space="0" w:color="auto"/>
                    <w:left w:val="none" w:sz="0" w:space="0" w:color="auto"/>
                    <w:bottom w:val="none" w:sz="0" w:space="0" w:color="auto"/>
                    <w:right w:val="none" w:sz="0" w:space="0" w:color="auto"/>
                  </w:divBdr>
                </w:div>
                <w:div w:id="737359893">
                  <w:marLeft w:val="0"/>
                  <w:marRight w:val="0"/>
                  <w:marTop w:val="0"/>
                  <w:marBottom w:val="0"/>
                  <w:divBdr>
                    <w:top w:val="none" w:sz="0" w:space="0" w:color="auto"/>
                    <w:left w:val="none" w:sz="0" w:space="0" w:color="auto"/>
                    <w:bottom w:val="none" w:sz="0" w:space="0" w:color="auto"/>
                    <w:right w:val="none" w:sz="0" w:space="0" w:color="auto"/>
                  </w:divBdr>
                </w:div>
                <w:div w:id="738751248">
                  <w:marLeft w:val="0"/>
                  <w:marRight w:val="0"/>
                  <w:marTop w:val="0"/>
                  <w:marBottom w:val="0"/>
                  <w:divBdr>
                    <w:top w:val="none" w:sz="0" w:space="0" w:color="auto"/>
                    <w:left w:val="none" w:sz="0" w:space="0" w:color="auto"/>
                    <w:bottom w:val="none" w:sz="0" w:space="0" w:color="auto"/>
                    <w:right w:val="none" w:sz="0" w:space="0" w:color="auto"/>
                  </w:divBdr>
                </w:div>
                <w:div w:id="739597840">
                  <w:marLeft w:val="0"/>
                  <w:marRight w:val="0"/>
                  <w:marTop w:val="0"/>
                  <w:marBottom w:val="0"/>
                  <w:divBdr>
                    <w:top w:val="none" w:sz="0" w:space="0" w:color="auto"/>
                    <w:left w:val="none" w:sz="0" w:space="0" w:color="auto"/>
                    <w:bottom w:val="none" w:sz="0" w:space="0" w:color="auto"/>
                    <w:right w:val="none" w:sz="0" w:space="0" w:color="auto"/>
                  </w:divBdr>
                </w:div>
                <w:div w:id="739837802">
                  <w:marLeft w:val="0"/>
                  <w:marRight w:val="0"/>
                  <w:marTop w:val="0"/>
                  <w:marBottom w:val="0"/>
                  <w:divBdr>
                    <w:top w:val="none" w:sz="0" w:space="0" w:color="auto"/>
                    <w:left w:val="none" w:sz="0" w:space="0" w:color="auto"/>
                    <w:bottom w:val="none" w:sz="0" w:space="0" w:color="auto"/>
                    <w:right w:val="none" w:sz="0" w:space="0" w:color="auto"/>
                  </w:divBdr>
                </w:div>
                <w:div w:id="740296751">
                  <w:marLeft w:val="0"/>
                  <w:marRight w:val="0"/>
                  <w:marTop w:val="0"/>
                  <w:marBottom w:val="0"/>
                  <w:divBdr>
                    <w:top w:val="none" w:sz="0" w:space="0" w:color="auto"/>
                    <w:left w:val="none" w:sz="0" w:space="0" w:color="auto"/>
                    <w:bottom w:val="none" w:sz="0" w:space="0" w:color="auto"/>
                    <w:right w:val="none" w:sz="0" w:space="0" w:color="auto"/>
                  </w:divBdr>
                </w:div>
                <w:div w:id="740368372">
                  <w:marLeft w:val="0"/>
                  <w:marRight w:val="0"/>
                  <w:marTop w:val="0"/>
                  <w:marBottom w:val="0"/>
                  <w:divBdr>
                    <w:top w:val="none" w:sz="0" w:space="0" w:color="auto"/>
                    <w:left w:val="none" w:sz="0" w:space="0" w:color="auto"/>
                    <w:bottom w:val="none" w:sz="0" w:space="0" w:color="auto"/>
                    <w:right w:val="none" w:sz="0" w:space="0" w:color="auto"/>
                  </w:divBdr>
                </w:div>
                <w:div w:id="740566613">
                  <w:marLeft w:val="0"/>
                  <w:marRight w:val="0"/>
                  <w:marTop w:val="0"/>
                  <w:marBottom w:val="0"/>
                  <w:divBdr>
                    <w:top w:val="none" w:sz="0" w:space="0" w:color="auto"/>
                    <w:left w:val="none" w:sz="0" w:space="0" w:color="auto"/>
                    <w:bottom w:val="none" w:sz="0" w:space="0" w:color="auto"/>
                    <w:right w:val="none" w:sz="0" w:space="0" w:color="auto"/>
                  </w:divBdr>
                </w:div>
                <w:div w:id="741368959">
                  <w:marLeft w:val="0"/>
                  <w:marRight w:val="0"/>
                  <w:marTop w:val="0"/>
                  <w:marBottom w:val="0"/>
                  <w:divBdr>
                    <w:top w:val="none" w:sz="0" w:space="0" w:color="auto"/>
                    <w:left w:val="none" w:sz="0" w:space="0" w:color="auto"/>
                    <w:bottom w:val="none" w:sz="0" w:space="0" w:color="auto"/>
                    <w:right w:val="none" w:sz="0" w:space="0" w:color="auto"/>
                  </w:divBdr>
                </w:div>
                <w:div w:id="741803104">
                  <w:marLeft w:val="0"/>
                  <w:marRight w:val="0"/>
                  <w:marTop w:val="0"/>
                  <w:marBottom w:val="0"/>
                  <w:divBdr>
                    <w:top w:val="none" w:sz="0" w:space="0" w:color="auto"/>
                    <w:left w:val="none" w:sz="0" w:space="0" w:color="auto"/>
                    <w:bottom w:val="none" w:sz="0" w:space="0" w:color="auto"/>
                    <w:right w:val="none" w:sz="0" w:space="0" w:color="auto"/>
                  </w:divBdr>
                </w:div>
                <w:div w:id="742945045">
                  <w:marLeft w:val="0"/>
                  <w:marRight w:val="0"/>
                  <w:marTop w:val="0"/>
                  <w:marBottom w:val="0"/>
                  <w:divBdr>
                    <w:top w:val="none" w:sz="0" w:space="0" w:color="auto"/>
                    <w:left w:val="none" w:sz="0" w:space="0" w:color="auto"/>
                    <w:bottom w:val="none" w:sz="0" w:space="0" w:color="auto"/>
                    <w:right w:val="none" w:sz="0" w:space="0" w:color="auto"/>
                  </w:divBdr>
                </w:div>
                <w:div w:id="744187369">
                  <w:marLeft w:val="0"/>
                  <w:marRight w:val="0"/>
                  <w:marTop w:val="0"/>
                  <w:marBottom w:val="0"/>
                  <w:divBdr>
                    <w:top w:val="none" w:sz="0" w:space="0" w:color="auto"/>
                    <w:left w:val="none" w:sz="0" w:space="0" w:color="auto"/>
                    <w:bottom w:val="none" w:sz="0" w:space="0" w:color="auto"/>
                    <w:right w:val="none" w:sz="0" w:space="0" w:color="auto"/>
                  </w:divBdr>
                </w:div>
                <w:div w:id="744835804">
                  <w:marLeft w:val="0"/>
                  <w:marRight w:val="0"/>
                  <w:marTop w:val="0"/>
                  <w:marBottom w:val="0"/>
                  <w:divBdr>
                    <w:top w:val="none" w:sz="0" w:space="0" w:color="auto"/>
                    <w:left w:val="none" w:sz="0" w:space="0" w:color="auto"/>
                    <w:bottom w:val="none" w:sz="0" w:space="0" w:color="auto"/>
                    <w:right w:val="none" w:sz="0" w:space="0" w:color="auto"/>
                  </w:divBdr>
                </w:div>
                <w:div w:id="744958711">
                  <w:marLeft w:val="0"/>
                  <w:marRight w:val="0"/>
                  <w:marTop w:val="0"/>
                  <w:marBottom w:val="0"/>
                  <w:divBdr>
                    <w:top w:val="none" w:sz="0" w:space="0" w:color="auto"/>
                    <w:left w:val="none" w:sz="0" w:space="0" w:color="auto"/>
                    <w:bottom w:val="none" w:sz="0" w:space="0" w:color="auto"/>
                    <w:right w:val="none" w:sz="0" w:space="0" w:color="auto"/>
                  </w:divBdr>
                </w:div>
                <w:div w:id="746153281">
                  <w:marLeft w:val="0"/>
                  <w:marRight w:val="0"/>
                  <w:marTop w:val="0"/>
                  <w:marBottom w:val="0"/>
                  <w:divBdr>
                    <w:top w:val="none" w:sz="0" w:space="0" w:color="auto"/>
                    <w:left w:val="none" w:sz="0" w:space="0" w:color="auto"/>
                    <w:bottom w:val="none" w:sz="0" w:space="0" w:color="auto"/>
                    <w:right w:val="none" w:sz="0" w:space="0" w:color="auto"/>
                  </w:divBdr>
                </w:div>
                <w:div w:id="746417328">
                  <w:marLeft w:val="0"/>
                  <w:marRight w:val="0"/>
                  <w:marTop w:val="0"/>
                  <w:marBottom w:val="0"/>
                  <w:divBdr>
                    <w:top w:val="none" w:sz="0" w:space="0" w:color="auto"/>
                    <w:left w:val="none" w:sz="0" w:space="0" w:color="auto"/>
                    <w:bottom w:val="none" w:sz="0" w:space="0" w:color="auto"/>
                    <w:right w:val="none" w:sz="0" w:space="0" w:color="auto"/>
                  </w:divBdr>
                </w:div>
                <w:div w:id="747725251">
                  <w:marLeft w:val="0"/>
                  <w:marRight w:val="0"/>
                  <w:marTop w:val="0"/>
                  <w:marBottom w:val="0"/>
                  <w:divBdr>
                    <w:top w:val="none" w:sz="0" w:space="0" w:color="auto"/>
                    <w:left w:val="none" w:sz="0" w:space="0" w:color="auto"/>
                    <w:bottom w:val="none" w:sz="0" w:space="0" w:color="auto"/>
                    <w:right w:val="none" w:sz="0" w:space="0" w:color="auto"/>
                  </w:divBdr>
                </w:div>
                <w:div w:id="749498815">
                  <w:marLeft w:val="0"/>
                  <w:marRight w:val="0"/>
                  <w:marTop w:val="0"/>
                  <w:marBottom w:val="0"/>
                  <w:divBdr>
                    <w:top w:val="none" w:sz="0" w:space="0" w:color="auto"/>
                    <w:left w:val="none" w:sz="0" w:space="0" w:color="auto"/>
                    <w:bottom w:val="none" w:sz="0" w:space="0" w:color="auto"/>
                    <w:right w:val="none" w:sz="0" w:space="0" w:color="auto"/>
                  </w:divBdr>
                </w:div>
                <w:div w:id="749617760">
                  <w:marLeft w:val="0"/>
                  <w:marRight w:val="0"/>
                  <w:marTop w:val="0"/>
                  <w:marBottom w:val="0"/>
                  <w:divBdr>
                    <w:top w:val="none" w:sz="0" w:space="0" w:color="auto"/>
                    <w:left w:val="none" w:sz="0" w:space="0" w:color="auto"/>
                    <w:bottom w:val="none" w:sz="0" w:space="0" w:color="auto"/>
                    <w:right w:val="none" w:sz="0" w:space="0" w:color="auto"/>
                  </w:divBdr>
                </w:div>
                <w:div w:id="749693311">
                  <w:marLeft w:val="0"/>
                  <w:marRight w:val="0"/>
                  <w:marTop w:val="0"/>
                  <w:marBottom w:val="0"/>
                  <w:divBdr>
                    <w:top w:val="none" w:sz="0" w:space="0" w:color="auto"/>
                    <w:left w:val="none" w:sz="0" w:space="0" w:color="auto"/>
                    <w:bottom w:val="none" w:sz="0" w:space="0" w:color="auto"/>
                    <w:right w:val="none" w:sz="0" w:space="0" w:color="auto"/>
                  </w:divBdr>
                </w:div>
                <w:div w:id="750085423">
                  <w:marLeft w:val="0"/>
                  <w:marRight w:val="0"/>
                  <w:marTop w:val="0"/>
                  <w:marBottom w:val="0"/>
                  <w:divBdr>
                    <w:top w:val="none" w:sz="0" w:space="0" w:color="auto"/>
                    <w:left w:val="none" w:sz="0" w:space="0" w:color="auto"/>
                    <w:bottom w:val="none" w:sz="0" w:space="0" w:color="auto"/>
                    <w:right w:val="none" w:sz="0" w:space="0" w:color="auto"/>
                  </w:divBdr>
                </w:div>
                <w:div w:id="750390584">
                  <w:marLeft w:val="0"/>
                  <w:marRight w:val="0"/>
                  <w:marTop w:val="0"/>
                  <w:marBottom w:val="0"/>
                  <w:divBdr>
                    <w:top w:val="none" w:sz="0" w:space="0" w:color="auto"/>
                    <w:left w:val="none" w:sz="0" w:space="0" w:color="auto"/>
                    <w:bottom w:val="none" w:sz="0" w:space="0" w:color="auto"/>
                    <w:right w:val="none" w:sz="0" w:space="0" w:color="auto"/>
                  </w:divBdr>
                </w:div>
                <w:div w:id="750665190">
                  <w:marLeft w:val="0"/>
                  <w:marRight w:val="0"/>
                  <w:marTop w:val="0"/>
                  <w:marBottom w:val="0"/>
                  <w:divBdr>
                    <w:top w:val="none" w:sz="0" w:space="0" w:color="auto"/>
                    <w:left w:val="none" w:sz="0" w:space="0" w:color="auto"/>
                    <w:bottom w:val="none" w:sz="0" w:space="0" w:color="auto"/>
                    <w:right w:val="none" w:sz="0" w:space="0" w:color="auto"/>
                  </w:divBdr>
                </w:div>
                <w:div w:id="750935361">
                  <w:marLeft w:val="0"/>
                  <w:marRight w:val="0"/>
                  <w:marTop w:val="0"/>
                  <w:marBottom w:val="0"/>
                  <w:divBdr>
                    <w:top w:val="none" w:sz="0" w:space="0" w:color="auto"/>
                    <w:left w:val="none" w:sz="0" w:space="0" w:color="auto"/>
                    <w:bottom w:val="none" w:sz="0" w:space="0" w:color="auto"/>
                    <w:right w:val="none" w:sz="0" w:space="0" w:color="auto"/>
                  </w:divBdr>
                </w:div>
                <w:div w:id="753672825">
                  <w:marLeft w:val="0"/>
                  <w:marRight w:val="0"/>
                  <w:marTop w:val="0"/>
                  <w:marBottom w:val="0"/>
                  <w:divBdr>
                    <w:top w:val="none" w:sz="0" w:space="0" w:color="auto"/>
                    <w:left w:val="none" w:sz="0" w:space="0" w:color="auto"/>
                    <w:bottom w:val="none" w:sz="0" w:space="0" w:color="auto"/>
                    <w:right w:val="none" w:sz="0" w:space="0" w:color="auto"/>
                  </w:divBdr>
                </w:div>
                <w:div w:id="753891585">
                  <w:marLeft w:val="0"/>
                  <w:marRight w:val="0"/>
                  <w:marTop w:val="0"/>
                  <w:marBottom w:val="0"/>
                  <w:divBdr>
                    <w:top w:val="none" w:sz="0" w:space="0" w:color="auto"/>
                    <w:left w:val="none" w:sz="0" w:space="0" w:color="auto"/>
                    <w:bottom w:val="none" w:sz="0" w:space="0" w:color="auto"/>
                    <w:right w:val="none" w:sz="0" w:space="0" w:color="auto"/>
                  </w:divBdr>
                </w:div>
                <w:div w:id="754596201">
                  <w:marLeft w:val="0"/>
                  <w:marRight w:val="0"/>
                  <w:marTop w:val="0"/>
                  <w:marBottom w:val="0"/>
                  <w:divBdr>
                    <w:top w:val="none" w:sz="0" w:space="0" w:color="auto"/>
                    <w:left w:val="none" w:sz="0" w:space="0" w:color="auto"/>
                    <w:bottom w:val="none" w:sz="0" w:space="0" w:color="auto"/>
                    <w:right w:val="none" w:sz="0" w:space="0" w:color="auto"/>
                  </w:divBdr>
                </w:div>
                <w:div w:id="758405615">
                  <w:marLeft w:val="0"/>
                  <w:marRight w:val="0"/>
                  <w:marTop w:val="0"/>
                  <w:marBottom w:val="0"/>
                  <w:divBdr>
                    <w:top w:val="none" w:sz="0" w:space="0" w:color="auto"/>
                    <w:left w:val="none" w:sz="0" w:space="0" w:color="auto"/>
                    <w:bottom w:val="none" w:sz="0" w:space="0" w:color="auto"/>
                    <w:right w:val="none" w:sz="0" w:space="0" w:color="auto"/>
                  </w:divBdr>
                </w:div>
                <w:div w:id="758521184">
                  <w:marLeft w:val="0"/>
                  <w:marRight w:val="0"/>
                  <w:marTop w:val="0"/>
                  <w:marBottom w:val="0"/>
                  <w:divBdr>
                    <w:top w:val="none" w:sz="0" w:space="0" w:color="auto"/>
                    <w:left w:val="none" w:sz="0" w:space="0" w:color="auto"/>
                    <w:bottom w:val="none" w:sz="0" w:space="0" w:color="auto"/>
                    <w:right w:val="none" w:sz="0" w:space="0" w:color="auto"/>
                  </w:divBdr>
                </w:div>
                <w:div w:id="758912047">
                  <w:marLeft w:val="0"/>
                  <w:marRight w:val="0"/>
                  <w:marTop w:val="0"/>
                  <w:marBottom w:val="0"/>
                  <w:divBdr>
                    <w:top w:val="none" w:sz="0" w:space="0" w:color="auto"/>
                    <w:left w:val="none" w:sz="0" w:space="0" w:color="auto"/>
                    <w:bottom w:val="none" w:sz="0" w:space="0" w:color="auto"/>
                    <w:right w:val="none" w:sz="0" w:space="0" w:color="auto"/>
                  </w:divBdr>
                </w:div>
                <w:div w:id="760370383">
                  <w:marLeft w:val="0"/>
                  <w:marRight w:val="0"/>
                  <w:marTop w:val="0"/>
                  <w:marBottom w:val="0"/>
                  <w:divBdr>
                    <w:top w:val="none" w:sz="0" w:space="0" w:color="auto"/>
                    <w:left w:val="none" w:sz="0" w:space="0" w:color="auto"/>
                    <w:bottom w:val="none" w:sz="0" w:space="0" w:color="auto"/>
                    <w:right w:val="none" w:sz="0" w:space="0" w:color="auto"/>
                  </w:divBdr>
                </w:div>
                <w:div w:id="760490464">
                  <w:marLeft w:val="0"/>
                  <w:marRight w:val="0"/>
                  <w:marTop w:val="0"/>
                  <w:marBottom w:val="0"/>
                  <w:divBdr>
                    <w:top w:val="none" w:sz="0" w:space="0" w:color="auto"/>
                    <w:left w:val="none" w:sz="0" w:space="0" w:color="auto"/>
                    <w:bottom w:val="none" w:sz="0" w:space="0" w:color="auto"/>
                    <w:right w:val="none" w:sz="0" w:space="0" w:color="auto"/>
                  </w:divBdr>
                </w:div>
                <w:div w:id="760834452">
                  <w:marLeft w:val="0"/>
                  <w:marRight w:val="0"/>
                  <w:marTop w:val="0"/>
                  <w:marBottom w:val="0"/>
                  <w:divBdr>
                    <w:top w:val="none" w:sz="0" w:space="0" w:color="auto"/>
                    <w:left w:val="none" w:sz="0" w:space="0" w:color="auto"/>
                    <w:bottom w:val="none" w:sz="0" w:space="0" w:color="auto"/>
                    <w:right w:val="none" w:sz="0" w:space="0" w:color="auto"/>
                  </w:divBdr>
                </w:div>
                <w:div w:id="761073010">
                  <w:marLeft w:val="0"/>
                  <w:marRight w:val="0"/>
                  <w:marTop w:val="0"/>
                  <w:marBottom w:val="0"/>
                  <w:divBdr>
                    <w:top w:val="none" w:sz="0" w:space="0" w:color="auto"/>
                    <w:left w:val="none" w:sz="0" w:space="0" w:color="auto"/>
                    <w:bottom w:val="none" w:sz="0" w:space="0" w:color="auto"/>
                    <w:right w:val="none" w:sz="0" w:space="0" w:color="auto"/>
                  </w:divBdr>
                </w:div>
                <w:div w:id="761340860">
                  <w:marLeft w:val="0"/>
                  <w:marRight w:val="0"/>
                  <w:marTop w:val="0"/>
                  <w:marBottom w:val="0"/>
                  <w:divBdr>
                    <w:top w:val="none" w:sz="0" w:space="0" w:color="auto"/>
                    <w:left w:val="none" w:sz="0" w:space="0" w:color="auto"/>
                    <w:bottom w:val="none" w:sz="0" w:space="0" w:color="auto"/>
                    <w:right w:val="none" w:sz="0" w:space="0" w:color="auto"/>
                  </w:divBdr>
                </w:div>
                <w:div w:id="762264304">
                  <w:marLeft w:val="0"/>
                  <w:marRight w:val="0"/>
                  <w:marTop w:val="0"/>
                  <w:marBottom w:val="0"/>
                  <w:divBdr>
                    <w:top w:val="none" w:sz="0" w:space="0" w:color="auto"/>
                    <w:left w:val="none" w:sz="0" w:space="0" w:color="auto"/>
                    <w:bottom w:val="none" w:sz="0" w:space="0" w:color="auto"/>
                    <w:right w:val="none" w:sz="0" w:space="0" w:color="auto"/>
                  </w:divBdr>
                </w:div>
                <w:div w:id="763066166">
                  <w:marLeft w:val="0"/>
                  <w:marRight w:val="0"/>
                  <w:marTop w:val="0"/>
                  <w:marBottom w:val="0"/>
                  <w:divBdr>
                    <w:top w:val="none" w:sz="0" w:space="0" w:color="auto"/>
                    <w:left w:val="none" w:sz="0" w:space="0" w:color="auto"/>
                    <w:bottom w:val="none" w:sz="0" w:space="0" w:color="auto"/>
                    <w:right w:val="none" w:sz="0" w:space="0" w:color="auto"/>
                  </w:divBdr>
                </w:div>
                <w:div w:id="763188758">
                  <w:marLeft w:val="0"/>
                  <w:marRight w:val="0"/>
                  <w:marTop w:val="0"/>
                  <w:marBottom w:val="0"/>
                  <w:divBdr>
                    <w:top w:val="none" w:sz="0" w:space="0" w:color="auto"/>
                    <w:left w:val="none" w:sz="0" w:space="0" w:color="auto"/>
                    <w:bottom w:val="none" w:sz="0" w:space="0" w:color="auto"/>
                    <w:right w:val="none" w:sz="0" w:space="0" w:color="auto"/>
                  </w:divBdr>
                </w:div>
                <w:div w:id="763644516">
                  <w:marLeft w:val="0"/>
                  <w:marRight w:val="0"/>
                  <w:marTop w:val="0"/>
                  <w:marBottom w:val="0"/>
                  <w:divBdr>
                    <w:top w:val="none" w:sz="0" w:space="0" w:color="auto"/>
                    <w:left w:val="none" w:sz="0" w:space="0" w:color="auto"/>
                    <w:bottom w:val="none" w:sz="0" w:space="0" w:color="auto"/>
                    <w:right w:val="none" w:sz="0" w:space="0" w:color="auto"/>
                  </w:divBdr>
                </w:div>
                <w:div w:id="764109286">
                  <w:marLeft w:val="0"/>
                  <w:marRight w:val="0"/>
                  <w:marTop w:val="0"/>
                  <w:marBottom w:val="0"/>
                  <w:divBdr>
                    <w:top w:val="none" w:sz="0" w:space="0" w:color="auto"/>
                    <w:left w:val="none" w:sz="0" w:space="0" w:color="auto"/>
                    <w:bottom w:val="none" w:sz="0" w:space="0" w:color="auto"/>
                    <w:right w:val="none" w:sz="0" w:space="0" w:color="auto"/>
                  </w:divBdr>
                </w:div>
                <w:div w:id="764230739">
                  <w:marLeft w:val="0"/>
                  <w:marRight w:val="0"/>
                  <w:marTop w:val="0"/>
                  <w:marBottom w:val="0"/>
                  <w:divBdr>
                    <w:top w:val="none" w:sz="0" w:space="0" w:color="auto"/>
                    <w:left w:val="none" w:sz="0" w:space="0" w:color="auto"/>
                    <w:bottom w:val="none" w:sz="0" w:space="0" w:color="auto"/>
                    <w:right w:val="none" w:sz="0" w:space="0" w:color="auto"/>
                  </w:divBdr>
                </w:div>
                <w:div w:id="764956140">
                  <w:marLeft w:val="0"/>
                  <w:marRight w:val="0"/>
                  <w:marTop w:val="0"/>
                  <w:marBottom w:val="0"/>
                  <w:divBdr>
                    <w:top w:val="none" w:sz="0" w:space="0" w:color="auto"/>
                    <w:left w:val="none" w:sz="0" w:space="0" w:color="auto"/>
                    <w:bottom w:val="none" w:sz="0" w:space="0" w:color="auto"/>
                    <w:right w:val="none" w:sz="0" w:space="0" w:color="auto"/>
                  </w:divBdr>
                </w:div>
                <w:div w:id="765075242">
                  <w:marLeft w:val="0"/>
                  <w:marRight w:val="0"/>
                  <w:marTop w:val="0"/>
                  <w:marBottom w:val="0"/>
                  <w:divBdr>
                    <w:top w:val="none" w:sz="0" w:space="0" w:color="auto"/>
                    <w:left w:val="none" w:sz="0" w:space="0" w:color="auto"/>
                    <w:bottom w:val="none" w:sz="0" w:space="0" w:color="auto"/>
                    <w:right w:val="none" w:sz="0" w:space="0" w:color="auto"/>
                  </w:divBdr>
                </w:div>
                <w:div w:id="766970047">
                  <w:marLeft w:val="0"/>
                  <w:marRight w:val="0"/>
                  <w:marTop w:val="0"/>
                  <w:marBottom w:val="0"/>
                  <w:divBdr>
                    <w:top w:val="none" w:sz="0" w:space="0" w:color="auto"/>
                    <w:left w:val="none" w:sz="0" w:space="0" w:color="auto"/>
                    <w:bottom w:val="none" w:sz="0" w:space="0" w:color="auto"/>
                    <w:right w:val="none" w:sz="0" w:space="0" w:color="auto"/>
                  </w:divBdr>
                </w:div>
                <w:div w:id="767165446">
                  <w:marLeft w:val="0"/>
                  <w:marRight w:val="0"/>
                  <w:marTop w:val="0"/>
                  <w:marBottom w:val="0"/>
                  <w:divBdr>
                    <w:top w:val="none" w:sz="0" w:space="0" w:color="auto"/>
                    <w:left w:val="none" w:sz="0" w:space="0" w:color="auto"/>
                    <w:bottom w:val="none" w:sz="0" w:space="0" w:color="auto"/>
                    <w:right w:val="none" w:sz="0" w:space="0" w:color="auto"/>
                  </w:divBdr>
                </w:div>
                <w:div w:id="767166223">
                  <w:marLeft w:val="0"/>
                  <w:marRight w:val="0"/>
                  <w:marTop w:val="0"/>
                  <w:marBottom w:val="0"/>
                  <w:divBdr>
                    <w:top w:val="none" w:sz="0" w:space="0" w:color="auto"/>
                    <w:left w:val="none" w:sz="0" w:space="0" w:color="auto"/>
                    <w:bottom w:val="none" w:sz="0" w:space="0" w:color="auto"/>
                    <w:right w:val="none" w:sz="0" w:space="0" w:color="auto"/>
                  </w:divBdr>
                </w:div>
                <w:div w:id="767820747">
                  <w:marLeft w:val="0"/>
                  <w:marRight w:val="0"/>
                  <w:marTop w:val="0"/>
                  <w:marBottom w:val="0"/>
                  <w:divBdr>
                    <w:top w:val="none" w:sz="0" w:space="0" w:color="auto"/>
                    <w:left w:val="none" w:sz="0" w:space="0" w:color="auto"/>
                    <w:bottom w:val="none" w:sz="0" w:space="0" w:color="auto"/>
                    <w:right w:val="none" w:sz="0" w:space="0" w:color="auto"/>
                  </w:divBdr>
                </w:div>
                <w:div w:id="768501158">
                  <w:marLeft w:val="0"/>
                  <w:marRight w:val="0"/>
                  <w:marTop w:val="0"/>
                  <w:marBottom w:val="0"/>
                  <w:divBdr>
                    <w:top w:val="none" w:sz="0" w:space="0" w:color="auto"/>
                    <w:left w:val="none" w:sz="0" w:space="0" w:color="auto"/>
                    <w:bottom w:val="none" w:sz="0" w:space="0" w:color="auto"/>
                    <w:right w:val="none" w:sz="0" w:space="0" w:color="auto"/>
                  </w:divBdr>
                </w:div>
                <w:div w:id="769008878">
                  <w:marLeft w:val="0"/>
                  <w:marRight w:val="0"/>
                  <w:marTop w:val="0"/>
                  <w:marBottom w:val="0"/>
                  <w:divBdr>
                    <w:top w:val="none" w:sz="0" w:space="0" w:color="auto"/>
                    <w:left w:val="none" w:sz="0" w:space="0" w:color="auto"/>
                    <w:bottom w:val="none" w:sz="0" w:space="0" w:color="auto"/>
                    <w:right w:val="none" w:sz="0" w:space="0" w:color="auto"/>
                  </w:divBdr>
                </w:div>
                <w:div w:id="769664759">
                  <w:marLeft w:val="0"/>
                  <w:marRight w:val="0"/>
                  <w:marTop w:val="0"/>
                  <w:marBottom w:val="0"/>
                  <w:divBdr>
                    <w:top w:val="none" w:sz="0" w:space="0" w:color="auto"/>
                    <w:left w:val="none" w:sz="0" w:space="0" w:color="auto"/>
                    <w:bottom w:val="none" w:sz="0" w:space="0" w:color="auto"/>
                    <w:right w:val="none" w:sz="0" w:space="0" w:color="auto"/>
                  </w:divBdr>
                </w:div>
                <w:div w:id="770004154">
                  <w:marLeft w:val="0"/>
                  <w:marRight w:val="0"/>
                  <w:marTop w:val="0"/>
                  <w:marBottom w:val="0"/>
                  <w:divBdr>
                    <w:top w:val="none" w:sz="0" w:space="0" w:color="auto"/>
                    <w:left w:val="none" w:sz="0" w:space="0" w:color="auto"/>
                    <w:bottom w:val="none" w:sz="0" w:space="0" w:color="auto"/>
                    <w:right w:val="none" w:sz="0" w:space="0" w:color="auto"/>
                  </w:divBdr>
                </w:div>
                <w:div w:id="770247306">
                  <w:marLeft w:val="0"/>
                  <w:marRight w:val="0"/>
                  <w:marTop w:val="0"/>
                  <w:marBottom w:val="0"/>
                  <w:divBdr>
                    <w:top w:val="none" w:sz="0" w:space="0" w:color="auto"/>
                    <w:left w:val="none" w:sz="0" w:space="0" w:color="auto"/>
                    <w:bottom w:val="none" w:sz="0" w:space="0" w:color="auto"/>
                    <w:right w:val="none" w:sz="0" w:space="0" w:color="auto"/>
                  </w:divBdr>
                </w:div>
                <w:div w:id="770778350">
                  <w:marLeft w:val="0"/>
                  <w:marRight w:val="0"/>
                  <w:marTop w:val="0"/>
                  <w:marBottom w:val="0"/>
                  <w:divBdr>
                    <w:top w:val="none" w:sz="0" w:space="0" w:color="auto"/>
                    <w:left w:val="none" w:sz="0" w:space="0" w:color="auto"/>
                    <w:bottom w:val="none" w:sz="0" w:space="0" w:color="auto"/>
                    <w:right w:val="none" w:sz="0" w:space="0" w:color="auto"/>
                  </w:divBdr>
                </w:div>
                <w:div w:id="772019775">
                  <w:marLeft w:val="0"/>
                  <w:marRight w:val="0"/>
                  <w:marTop w:val="0"/>
                  <w:marBottom w:val="0"/>
                  <w:divBdr>
                    <w:top w:val="none" w:sz="0" w:space="0" w:color="auto"/>
                    <w:left w:val="none" w:sz="0" w:space="0" w:color="auto"/>
                    <w:bottom w:val="none" w:sz="0" w:space="0" w:color="auto"/>
                    <w:right w:val="none" w:sz="0" w:space="0" w:color="auto"/>
                  </w:divBdr>
                </w:div>
                <w:div w:id="772432154">
                  <w:marLeft w:val="0"/>
                  <w:marRight w:val="0"/>
                  <w:marTop w:val="0"/>
                  <w:marBottom w:val="0"/>
                  <w:divBdr>
                    <w:top w:val="none" w:sz="0" w:space="0" w:color="auto"/>
                    <w:left w:val="none" w:sz="0" w:space="0" w:color="auto"/>
                    <w:bottom w:val="none" w:sz="0" w:space="0" w:color="auto"/>
                    <w:right w:val="none" w:sz="0" w:space="0" w:color="auto"/>
                  </w:divBdr>
                </w:div>
                <w:div w:id="772749390">
                  <w:marLeft w:val="0"/>
                  <w:marRight w:val="0"/>
                  <w:marTop w:val="0"/>
                  <w:marBottom w:val="0"/>
                  <w:divBdr>
                    <w:top w:val="none" w:sz="0" w:space="0" w:color="auto"/>
                    <w:left w:val="none" w:sz="0" w:space="0" w:color="auto"/>
                    <w:bottom w:val="none" w:sz="0" w:space="0" w:color="auto"/>
                    <w:right w:val="none" w:sz="0" w:space="0" w:color="auto"/>
                  </w:divBdr>
                </w:div>
                <w:div w:id="773743591">
                  <w:marLeft w:val="0"/>
                  <w:marRight w:val="0"/>
                  <w:marTop w:val="0"/>
                  <w:marBottom w:val="0"/>
                  <w:divBdr>
                    <w:top w:val="none" w:sz="0" w:space="0" w:color="auto"/>
                    <w:left w:val="none" w:sz="0" w:space="0" w:color="auto"/>
                    <w:bottom w:val="none" w:sz="0" w:space="0" w:color="auto"/>
                    <w:right w:val="none" w:sz="0" w:space="0" w:color="auto"/>
                  </w:divBdr>
                </w:div>
                <w:div w:id="775250037">
                  <w:marLeft w:val="0"/>
                  <w:marRight w:val="0"/>
                  <w:marTop w:val="0"/>
                  <w:marBottom w:val="0"/>
                  <w:divBdr>
                    <w:top w:val="none" w:sz="0" w:space="0" w:color="auto"/>
                    <w:left w:val="none" w:sz="0" w:space="0" w:color="auto"/>
                    <w:bottom w:val="none" w:sz="0" w:space="0" w:color="auto"/>
                    <w:right w:val="none" w:sz="0" w:space="0" w:color="auto"/>
                  </w:divBdr>
                </w:div>
                <w:div w:id="775751529">
                  <w:marLeft w:val="0"/>
                  <w:marRight w:val="0"/>
                  <w:marTop w:val="0"/>
                  <w:marBottom w:val="0"/>
                  <w:divBdr>
                    <w:top w:val="none" w:sz="0" w:space="0" w:color="auto"/>
                    <w:left w:val="none" w:sz="0" w:space="0" w:color="auto"/>
                    <w:bottom w:val="none" w:sz="0" w:space="0" w:color="auto"/>
                    <w:right w:val="none" w:sz="0" w:space="0" w:color="auto"/>
                  </w:divBdr>
                </w:div>
                <w:div w:id="776755419">
                  <w:marLeft w:val="0"/>
                  <w:marRight w:val="0"/>
                  <w:marTop w:val="0"/>
                  <w:marBottom w:val="0"/>
                  <w:divBdr>
                    <w:top w:val="none" w:sz="0" w:space="0" w:color="auto"/>
                    <w:left w:val="none" w:sz="0" w:space="0" w:color="auto"/>
                    <w:bottom w:val="none" w:sz="0" w:space="0" w:color="auto"/>
                    <w:right w:val="none" w:sz="0" w:space="0" w:color="auto"/>
                  </w:divBdr>
                </w:div>
                <w:div w:id="777330063">
                  <w:marLeft w:val="0"/>
                  <w:marRight w:val="0"/>
                  <w:marTop w:val="0"/>
                  <w:marBottom w:val="0"/>
                  <w:divBdr>
                    <w:top w:val="none" w:sz="0" w:space="0" w:color="auto"/>
                    <w:left w:val="none" w:sz="0" w:space="0" w:color="auto"/>
                    <w:bottom w:val="none" w:sz="0" w:space="0" w:color="auto"/>
                    <w:right w:val="none" w:sz="0" w:space="0" w:color="auto"/>
                  </w:divBdr>
                </w:div>
                <w:div w:id="777332441">
                  <w:marLeft w:val="0"/>
                  <w:marRight w:val="0"/>
                  <w:marTop w:val="0"/>
                  <w:marBottom w:val="0"/>
                  <w:divBdr>
                    <w:top w:val="none" w:sz="0" w:space="0" w:color="auto"/>
                    <w:left w:val="none" w:sz="0" w:space="0" w:color="auto"/>
                    <w:bottom w:val="none" w:sz="0" w:space="0" w:color="auto"/>
                    <w:right w:val="none" w:sz="0" w:space="0" w:color="auto"/>
                  </w:divBdr>
                </w:div>
                <w:div w:id="777333895">
                  <w:marLeft w:val="0"/>
                  <w:marRight w:val="0"/>
                  <w:marTop w:val="0"/>
                  <w:marBottom w:val="0"/>
                  <w:divBdr>
                    <w:top w:val="none" w:sz="0" w:space="0" w:color="auto"/>
                    <w:left w:val="none" w:sz="0" w:space="0" w:color="auto"/>
                    <w:bottom w:val="none" w:sz="0" w:space="0" w:color="auto"/>
                    <w:right w:val="none" w:sz="0" w:space="0" w:color="auto"/>
                  </w:divBdr>
                </w:div>
                <w:div w:id="777482560">
                  <w:marLeft w:val="0"/>
                  <w:marRight w:val="0"/>
                  <w:marTop w:val="0"/>
                  <w:marBottom w:val="0"/>
                  <w:divBdr>
                    <w:top w:val="none" w:sz="0" w:space="0" w:color="auto"/>
                    <w:left w:val="none" w:sz="0" w:space="0" w:color="auto"/>
                    <w:bottom w:val="none" w:sz="0" w:space="0" w:color="auto"/>
                    <w:right w:val="none" w:sz="0" w:space="0" w:color="auto"/>
                  </w:divBdr>
                </w:div>
                <w:div w:id="777483543">
                  <w:marLeft w:val="0"/>
                  <w:marRight w:val="0"/>
                  <w:marTop w:val="0"/>
                  <w:marBottom w:val="0"/>
                  <w:divBdr>
                    <w:top w:val="none" w:sz="0" w:space="0" w:color="auto"/>
                    <w:left w:val="none" w:sz="0" w:space="0" w:color="auto"/>
                    <w:bottom w:val="none" w:sz="0" w:space="0" w:color="auto"/>
                    <w:right w:val="none" w:sz="0" w:space="0" w:color="auto"/>
                  </w:divBdr>
                </w:div>
                <w:div w:id="782529805">
                  <w:marLeft w:val="0"/>
                  <w:marRight w:val="0"/>
                  <w:marTop w:val="0"/>
                  <w:marBottom w:val="0"/>
                  <w:divBdr>
                    <w:top w:val="none" w:sz="0" w:space="0" w:color="auto"/>
                    <w:left w:val="none" w:sz="0" w:space="0" w:color="auto"/>
                    <w:bottom w:val="none" w:sz="0" w:space="0" w:color="auto"/>
                    <w:right w:val="none" w:sz="0" w:space="0" w:color="auto"/>
                  </w:divBdr>
                </w:div>
                <w:div w:id="782726085">
                  <w:marLeft w:val="0"/>
                  <w:marRight w:val="0"/>
                  <w:marTop w:val="0"/>
                  <w:marBottom w:val="0"/>
                  <w:divBdr>
                    <w:top w:val="none" w:sz="0" w:space="0" w:color="auto"/>
                    <w:left w:val="none" w:sz="0" w:space="0" w:color="auto"/>
                    <w:bottom w:val="none" w:sz="0" w:space="0" w:color="auto"/>
                    <w:right w:val="none" w:sz="0" w:space="0" w:color="auto"/>
                  </w:divBdr>
                </w:div>
                <w:div w:id="782772640">
                  <w:marLeft w:val="0"/>
                  <w:marRight w:val="0"/>
                  <w:marTop w:val="0"/>
                  <w:marBottom w:val="0"/>
                  <w:divBdr>
                    <w:top w:val="none" w:sz="0" w:space="0" w:color="auto"/>
                    <w:left w:val="none" w:sz="0" w:space="0" w:color="auto"/>
                    <w:bottom w:val="none" w:sz="0" w:space="0" w:color="auto"/>
                    <w:right w:val="none" w:sz="0" w:space="0" w:color="auto"/>
                  </w:divBdr>
                </w:div>
                <w:div w:id="782843942">
                  <w:marLeft w:val="0"/>
                  <w:marRight w:val="0"/>
                  <w:marTop w:val="0"/>
                  <w:marBottom w:val="0"/>
                  <w:divBdr>
                    <w:top w:val="none" w:sz="0" w:space="0" w:color="auto"/>
                    <w:left w:val="none" w:sz="0" w:space="0" w:color="auto"/>
                    <w:bottom w:val="none" w:sz="0" w:space="0" w:color="auto"/>
                    <w:right w:val="none" w:sz="0" w:space="0" w:color="auto"/>
                  </w:divBdr>
                </w:div>
                <w:div w:id="786857130">
                  <w:marLeft w:val="0"/>
                  <w:marRight w:val="0"/>
                  <w:marTop w:val="0"/>
                  <w:marBottom w:val="0"/>
                  <w:divBdr>
                    <w:top w:val="none" w:sz="0" w:space="0" w:color="auto"/>
                    <w:left w:val="none" w:sz="0" w:space="0" w:color="auto"/>
                    <w:bottom w:val="none" w:sz="0" w:space="0" w:color="auto"/>
                    <w:right w:val="none" w:sz="0" w:space="0" w:color="auto"/>
                  </w:divBdr>
                </w:div>
                <w:div w:id="786895056">
                  <w:marLeft w:val="0"/>
                  <w:marRight w:val="0"/>
                  <w:marTop w:val="0"/>
                  <w:marBottom w:val="0"/>
                  <w:divBdr>
                    <w:top w:val="none" w:sz="0" w:space="0" w:color="auto"/>
                    <w:left w:val="none" w:sz="0" w:space="0" w:color="auto"/>
                    <w:bottom w:val="none" w:sz="0" w:space="0" w:color="auto"/>
                    <w:right w:val="none" w:sz="0" w:space="0" w:color="auto"/>
                  </w:divBdr>
                </w:div>
                <w:div w:id="787160907">
                  <w:marLeft w:val="0"/>
                  <w:marRight w:val="0"/>
                  <w:marTop w:val="0"/>
                  <w:marBottom w:val="0"/>
                  <w:divBdr>
                    <w:top w:val="none" w:sz="0" w:space="0" w:color="auto"/>
                    <w:left w:val="none" w:sz="0" w:space="0" w:color="auto"/>
                    <w:bottom w:val="none" w:sz="0" w:space="0" w:color="auto"/>
                    <w:right w:val="none" w:sz="0" w:space="0" w:color="auto"/>
                  </w:divBdr>
                </w:div>
                <w:div w:id="787747116">
                  <w:marLeft w:val="0"/>
                  <w:marRight w:val="0"/>
                  <w:marTop w:val="0"/>
                  <w:marBottom w:val="0"/>
                  <w:divBdr>
                    <w:top w:val="none" w:sz="0" w:space="0" w:color="auto"/>
                    <w:left w:val="none" w:sz="0" w:space="0" w:color="auto"/>
                    <w:bottom w:val="none" w:sz="0" w:space="0" w:color="auto"/>
                    <w:right w:val="none" w:sz="0" w:space="0" w:color="auto"/>
                  </w:divBdr>
                </w:div>
                <w:div w:id="787817727">
                  <w:marLeft w:val="0"/>
                  <w:marRight w:val="0"/>
                  <w:marTop w:val="0"/>
                  <w:marBottom w:val="0"/>
                  <w:divBdr>
                    <w:top w:val="none" w:sz="0" w:space="0" w:color="auto"/>
                    <w:left w:val="none" w:sz="0" w:space="0" w:color="auto"/>
                    <w:bottom w:val="none" w:sz="0" w:space="0" w:color="auto"/>
                    <w:right w:val="none" w:sz="0" w:space="0" w:color="auto"/>
                  </w:divBdr>
                </w:div>
                <w:div w:id="788621009">
                  <w:marLeft w:val="0"/>
                  <w:marRight w:val="0"/>
                  <w:marTop w:val="0"/>
                  <w:marBottom w:val="0"/>
                  <w:divBdr>
                    <w:top w:val="none" w:sz="0" w:space="0" w:color="auto"/>
                    <w:left w:val="none" w:sz="0" w:space="0" w:color="auto"/>
                    <w:bottom w:val="none" w:sz="0" w:space="0" w:color="auto"/>
                    <w:right w:val="none" w:sz="0" w:space="0" w:color="auto"/>
                  </w:divBdr>
                </w:div>
                <w:div w:id="789934475">
                  <w:marLeft w:val="0"/>
                  <w:marRight w:val="0"/>
                  <w:marTop w:val="0"/>
                  <w:marBottom w:val="0"/>
                  <w:divBdr>
                    <w:top w:val="none" w:sz="0" w:space="0" w:color="auto"/>
                    <w:left w:val="none" w:sz="0" w:space="0" w:color="auto"/>
                    <w:bottom w:val="none" w:sz="0" w:space="0" w:color="auto"/>
                    <w:right w:val="none" w:sz="0" w:space="0" w:color="auto"/>
                  </w:divBdr>
                </w:div>
                <w:div w:id="790324007">
                  <w:marLeft w:val="0"/>
                  <w:marRight w:val="0"/>
                  <w:marTop w:val="0"/>
                  <w:marBottom w:val="0"/>
                  <w:divBdr>
                    <w:top w:val="none" w:sz="0" w:space="0" w:color="auto"/>
                    <w:left w:val="none" w:sz="0" w:space="0" w:color="auto"/>
                    <w:bottom w:val="none" w:sz="0" w:space="0" w:color="auto"/>
                    <w:right w:val="none" w:sz="0" w:space="0" w:color="auto"/>
                  </w:divBdr>
                </w:div>
                <w:div w:id="790517430">
                  <w:marLeft w:val="0"/>
                  <w:marRight w:val="0"/>
                  <w:marTop w:val="0"/>
                  <w:marBottom w:val="0"/>
                  <w:divBdr>
                    <w:top w:val="none" w:sz="0" w:space="0" w:color="auto"/>
                    <w:left w:val="none" w:sz="0" w:space="0" w:color="auto"/>
                    <w:bottom w:val="none" w:sz="0" w:space="0" w:color="auto"/>
                    <w:right w:val="none" w:sz="0" w:space="0" w:color="auto"/>
                  </w:divBdr>
                </w:div>
                <w:div w:id="791946772">
                  <w:marLeft w:val="0"/>
                  <w:marRight w:val="0"/>
                  <w:marTop w:val="0"/>
                  <w:marBottom w:val="0"/>
                  <w:divBdr>
                    <w:top w:val="none" w:sz="0" w:space="0" w:color="auto"/>
                    <w:left w:val="none" w:sz="0" w:space="0" w:color="auto"/>
                    <w:bottom w:val="none" w:sz="0" w:space="0" w:color="auto"/>
                    <w:right w:val="none" w:sz="0" w:space="0" w:color="auto"/>
                  </w:divBdr>
                </w:div>
                <w:div w:id="792553231">
                  <w:marLeft w:val="0"/>
                  <w:marRight w:val="0"/>
                  <w:marTop w:val="0"/>
                  <w:marBottom w:val="0"/>
                  <w:divBdr>
                    <w:top w:val="none" w:sz="0" w:space="0" w:color="auto"/>
                    <w:left w:val="none" w:sz="0" w:space="0" w:color="auto"/>
                    <w:bottom w:val="none" w:sz="0" w:space="0" w:color="auto"/>
                    <w:right w:val="none" w:sz="0" w:space="0" w:color="auto"/>
                  </w:divBdr>
                </w:div>
                <w:div w:id="792867756">
                  <w:marLeft w:val="0"/>
                  <w:marRight w:val="0"/>
                  <w:marTop w:val="0"/>
                  <w:marBottom w:val="0"/>
                  <w:divBdr>
                    <w:top w:val="none" w:sz="0" w:space="0" w:color="auto"/>
                    <w:left w:val="none" w:sz="0" w:space="0" w:color="auto"/>
                    <w:bottom w:val="none" w:sz="0" w:space="0" w:color="auto"/>
                    <w:right w:val="none" w:sz="0" w:space="0" w:color="auto"/>
                  </w:divBdr>
                </w:div>
                <w:div w:id="792946672">
                  <w:marLeft w:val="0"/>
                  <w:marRight w:val="0"/>
                  <w:marTop w:val="0"/>
                  <w:marBottom w:val="0"/>
                  <w:divBdr>
                    <w:top w:val="none" w:sz="0" w:space="0" w:color="auto"/>
                    <w:left w:val="none" w:sz="0" w:space="0" w:color="auto"/>
                    <w:bottom w:val="none" w:sz="0" w:space="0" w:color="auto"/>
                    <w:right w:val="none" w:sz="0" w:space="0" w:color="auto"/>
                  </w:divBdr>
                </w:div>
                <w:div w:id="793907653">
                  <w:marLeft w:val="0"/>
                  <w:marRight w:val="0"/>
                  <w:marTop w:val="0"/>
                  <w:marBottom w:val="0"/>
                  <w:divBdr>
                    <w:top w:val="none" w:sz="0" w:space="0" w:color="auto"/>
                    <w:left w:val="none" w:sz="0" w:space="0" w:color="auto"/>
                    <w:bottom w:val="none" w:sz="0" w:space="0" w:color="auto"/>
                    <w:right w:val="none" w:sz="0" w:space="0" w:color="auto"/>
                  </w:divBdr>
                </w:div>
                <w:div w:id="794641707">
                  <w:marLeft w:val="0"/>
                  <w:marRight w:val="0"/>
                  <w:marTop w:val="0"/>
                  <w:marBottom w:val="0"/>
                  <w:divBdr>
                    <w:top w:val="none" w:sz="0" w:space="0" w:color="auto"/>
                    <w:left w:val="none" w:sz="0" w:space="0" w:color="auto"/>
                    <w:bottom w:val="none" w:sz="0" w:space="0" w:color="auto"/>
                    <w:right w:val="none" w:sz="0" w:space="0" w:color="auto"/>
                  </w:divBdr>
                </w:div>
                <w:div w:id="795105841">
                  <w:marLeft w:val="0"/>
                  <w:marRight w:val="0"/>
                  <w:marTop w:val="0"/>
                  <w:marBottom w:val="0"/>
                  <w:divBdr>
                    <w:top w:val="none" w:sz="0" w:space="0" w:color="auto"/>
                    <w:left w:val="none" w:sz="0" w:space="0" w:color="auto"/>
                    <w:bottom w:val="none" w:sz="0" w:space="0" w:color="auto"/>
                    <w:right w:val="none" w:sz="0" w:space="0" w:color="auto"/>
                  </w:divBdr>
                </w:div>
                <w:div w:id="796609003">
                  <w:marLeft w:val="0"/>
                  <w:marRight w:val="0"/>
                  <w:marTop w:val="0"/>
                  <w:marBottom w:val="0"/>
                  <w:divBdr>
                    <w:top w:val="none" w:sz="0" w:space="0" w:color="auto"/>
                    <w:left w:val="none" w:sz="0" w:space="0" w:color="auto"/>
                    <w:bottom w:val="none" w:sz="0" w:space="0" w:color="auto"/>
                    <w:right w:val="none" w:sz="0" w:space="0" w:color="auto"/>
                  </w:divBdr>
                </w:div>
                <w:div w:id="796728412">
                  <w:marLeft w:val="0"/>
                  <w:marRight w:val="0"/>
                  <w:marTop w:val="0"/>
                  <w:marBottom w:val="0"/>
                  <w:divBdr>
                    <w:top w:val="none" w:sz="0" w:space="0" w:color="auto"/>
                    <w:left w:val="none" w:sz="0" w:space="0" w:color="auto"/>
                    <w:bottom w:val="none" w:sz="0" w:space="0" w:color="auto"/>
                    <w:right w:val="none" w:sz="0" w:space="0" w:color="auto"/>
                  </w:divBdr>
                </w:div>
                <w:div w:id="796994380">
                  <w:marLeft w:val="0"/>
                  <w:marRight w:val="0"/>
                  <w:marTop w:val="0"/>
                  <w:marBottom w:val="0"/>
                  <w:divBdr>
                    <w:top w:val="none" w:sz="0" w:space="0" w:color="auto"/>
                    <w:left w:val="none" w:sz="0" w:space="0" w:color="auto"/>
                    <w:bottom w:val="none" w:sz="0" w:space="0" w:color="auto"/>
                    <w:right w:val="none" w:sz="0" w:space="0" w:color="auto"/>
                  </w:divBdr>
                </w:div>
                <w:div w:id="797450532">
                  <w:marLeft w:val="0"/>
                  <w:marRight w:val="0"/>
                  <w:marTop w:val="0"/>
                  <w:marBottom w:val="0"/>
                  <w:divBdr>
                    <w:top w:val="none" w:sz="0" w:space="0" w:color="auto"/>
                    <w:left w:val="none" w:sz="0" w:space="0" w:color="auto"/>
                    <w:bottom w:val="none" w:sz="0" w:space="0" w:color="auto"/>
                    <w:right w:val="none" w:sz="0" w:space="0" w:color="auto"/>
                  </w:divBdr>
                </w:div>
                <w:div w:id="797727550">
                  <w:marLeft w:val="0"/>
                  <w:marRight w:val="0"/>
                  <w:marTop w:val="0"/>
                  <w:marBottom w:val="0"/>
                  <w:divBdr>
                    <w:top w:val="none" w:sz="0" w:space="0" w:color="auto"/>
                    <w:left w:val="none" w:sz="0" w:space="0" w:color="auto"/>
                    <w:bottom w:val="none" w:sz="0" w:space="0" w:color="auto"/>
                    <w:right w:val="none" w:sz="0" w:space="0" w:color="auto"/>
                  </w:divBdr>
                </w:div>
                <w:div w:id="801121744">
                  <w:marLeft w:val="0"/>
                  <w:marRight w:val="0"/>
                  <w:marTop w:val="0"/>
                  <w:marBottom w:val="0"/>
                  <w:divBdr>
                    <w:top w:val="none" w:sz="0" w:space="0" w:color="auto"/>
                    <w:left w:val="none" w:sz="0" w:space="0" w:color="auto"/>
                    <w:bottom w:val="none" w:sz="0" w:space="0" w:color="auto"/>
                    <w:right w:val="none" w:sz="0" w:space="0" w:color="auto"/>
                  </w:divBdr>
                </w:div>
                <w:div w:id="801312079">
                  <w:marLeft w:val="0"/>
                  <w:marRight w:val="0"/>
                  <w:marTop w:val="0"/>
                  <w:marBottom w:val="0"/>
                  <w:divBdr>
                    <w:top w:val="none" w:sz="0" w:space="0" w:color="auto"/>
                    <w:left w:val="none" w:sz="0" w:space="0" w:color="auto"/>
                    <w:bottom w:val="none" w:sz="0" w:space="0" w:color="auto"/>
                    <w:right w:val="none" w:sz="0" w:space="0" w:color="auto"/>
                  </w:divBdr>
                </w:div>
                <w:div w:id="802192955">
                  <w:marLeft w:val="0"/>
                  <w:marRight w:val="0"/>
                  <w:marTop w:val="0"/>
                  <w:marBottom w:val="0"/>
                  <w:divBdr>
                    <w:top w:val="none" w:sz="0" w:space="0" w:color="auto"/>
                    <w:left w:val="none" w:sz="0" w:space="0" w:color="auto"/>
                    <w:bottom w:val="none" w:sz="0" w:space="0" w:color="auto"/>
                    <w:right w:val="none" w:sz="0" w:space="0" w:color="auto"/>
                  </w:divBdr>
                </w:div>
                <w:div w:id="802776391">
                  <w:marLeft w:val="0"/>
                  <w:marRight w:val="0"/>
                  <w:marTop w:val="0"/>
                  <w:marBottom w:val="0"/>
                  <w:divBdr>
                    <w:top w:val="none" w:sz="0" w:space="0" w:color="auto"/>
                    <w:left w:val="none" w:sz="0" w:space="0" w:color="auto"/>
                    <w:bottom w:val="none" w:sz="0" w:space="0" w:color="auto"/>
                    <w:right w:val="none" w:sz="0" w:space="0" w:color="auto"/>
                  </w:divBdr>
                </w:div>
                <w:div w:id="802846208">
                  <w:marLeft w:val="0"/>
                  <w:marRight w:val="0"/>
                  <w:marTop w:val="0"/>
                  <w:marBottom w:val="0"/>
                  <w:divBdr>
                    <w:top w:val="none" w:sz="0" w:space="0" w:color="auto"/>
                    <w:left w:val="none" w:sz="0" w:space="0" w:color="auto"/>
                    <w:bottom w:val="none" w:sz="0" w:space="0" w:color="auto"/>
                    <w:right w:val="none" w:sz="0" w:space="0" w:color="auto"/>
                  </w:divBdr>
                </w:div>
                <w:div w:id="803161713">
                  <w:marLeft w:val="0"/>
                  <w:marRight w:val="0"/>
                  <w:marTop w:val="0"/>
                  <w:marBottom w:val="0"/>
                  <w:divBdr>
                    <w:top w:val="none" w:sz="0" w:space="0" w:color="auto"/>
                    <w:left w:val="none" w:sz="0" w:space="0" w:color="auto"/>
                    <w:bottom w:val="none" w:sz="0" w:space="0" w:color="auto"/>
                    <w:right w:val="none" w:sz="0" w:space="0" w:color="auto"/>
                  </w:divBdr>
                </w:div>
                <w:div w:id="803305366">
                  <w:marLeft w:val="0"/>
                  <w:marRight w:val="0"/>
                  <w:marTop w:val="0"/>
                  <w:marBottom w:val="0"/>
                  <w:divBdr>
                    <w:top w:val="none" w:sz="0" w:space="0" w:color="auto"/>
                    <w:left w:val="none" w:sz="0" w:space="0" w:color="auto"/>
                    <w:bottom w:val="none" w:sz="0" w:space="0" w:color="auto"/>
                    <w:right w:val="none" w:sz="0" w:space="0" w:color="auto"/>
                  </w:divBdr>
                </w:div>
                <w:div w:id="803540884">
                  <w:marLeft w:val="0"/>
                  <w:marRight w:val="0"/>
                  <w:marTop w:val="0"/>
                  <w:marBottom w:val="0"/>
                  <w:divBdr>
                    <w:top w:val="none" w:sz="0" w:space="0" w:color="auto"/>
                    <w:left w:val="none" w:sz="0" w:space="0" w:color="auto"/>
                    <w:bottom w:val="none" w:sz="0" w:space="0" w:color="auto"/>
                    <w:right w:val="none" w:sz="0" w:space="0" w:color="auto"/>
                  </w:divBdr>
                </w:div>
                <w:div w:id="804472324">
                  <w:marLeft w:val="0"/>
                  <w:marRight w:val="0"/>
                  <w:marTop w:val="0"/>
                  <w:marBottom w:val="0"/>
                  <w:divBdr>
                    <w:top w:val="none" w:sz="0" w:space="0" w:color="auto"/>
                    <w:left w:val="none" w:sz="0" w:space="0" w:color="auto"/>
                    <w:bottom w:val="none" w:sz="0" w:space="0" w:color="auto"/>
                    <w:right w:val="none" w:sz="0" w:space="0" w:color="auto"/>
                  </w:divBdr>
                </w:div>
                <w:div w:id="805467458">
                  <w:marLeft w:val="0"/>
                  <w:marRight w:val="0"/>
                  <w:marTop w:val="0"/>
                  <w:marBottom w:val="0"/>
                  <w:divBdr>
                    <w:top w:val="none" w:sz="0" w:space="0" w:color="auto"/>
                    <w:left w:val="none" w:sz="0" w:space="0" w:color="auto"/>
                    <w:bottom w:val="none" w:sz="0" w:space="0" w:color="auto"/>
                    <w:right w:val="none" w:sz="0" w:space="0" w:color="auto"/>
                  </w:divBdr>
                </w:div>
                <w:div w:id="806169938">
                  <w:marLeft w:val="0"/>
                  <w:marRight w:val="0"/>
                  <w:marTop w:val="0"/>
                  <w:marBottom w:val="0"/>
                  <w:divBdr>
                    <w:top w:val="none" w:sz="0" w:space="0" w:color="auto"/>
                    <w:left w:val="none" w:sz="0" w:space="0" w:color="auto"/>
                    <w:bottom w:val="none" w:sz="0" w:space="0" w:color="auto"/>
                    <w:right w:val="none" w:sz="0" w:space="0" w:color="auto"/>
                  </w:divBdr>
                </w:div>
                <w:div w:id="806514744">
                  <w:marLeft w:val="0"/>
                  <w:marRight w:val="0"/>
                  <w:marTop w:val="0"/>
                  <w:marBottom w:val="0"/>
                  <w:divBdr>
                    <w:top w:val="none" w:sz="0" w:space="0" w:color="auto"/>
                    <w:left w:val="none" w:sz="0" w:space="0" w:color="auto"/>
                    <w:bottom w:val="none" w:sz="0" w:space="0" w:color="auto"/>
                    <w:right w:val="none" w:sz="0" w:space="0" w:color="auto"/>
                  </w:divBdr>
                </w:div>
                <w:div w:id="808671479">
                  <w:marLeft w:val="0"/>
                  <w:marRight w:val="0"/>
                  <w:marTop w:val="0"/>
                  <w:marBottom w:val="0"/>
                  <w:divBdr>
                    <w:top w:val="none" w:sz="0" w:space="0" w:color="auto"/>
                    <w:left w:val="none" w:sz="0" w:space="0" w:color="auto"/>
                    <w:bottom w:val="none" w:sz="0" w:space="0" w:color="auto"/>
                    <w:right w:val="none" w:sz="0" w:space="0" w:color="auto"/>
                  </w:divBdr>
                </w:div>
                <w:div w:id="809519864">
                  <w:marLeft w:val="0"/>
                  <w:marRight w:val="0"/>
                  <w:marTop w:val="0"/>
                  <w:marBottom w:val="0"/>
                  <w:divBdr>
                    <w:top w:val="none" w:sz="0" w:space="0" w:color="auto"/>
                    <w:left w:val="none" w:sz="0" w:space="0" w:color="auto"/>
                    <w:bottom w:val="none" w:sz="0" w:space="0" w:color="auto"/>
                    <w:right w:val="none" w:sz="0" w:space="0" w:color="auto"/>
                  </w:divBdr>
                </w:div>
                <w:div w:id="810826113">
                  <w:marLeft w:val="0"/>
                  <w:marRight w:val="0"/>
                  <w:marTop w:val="0"/>
                  <w:marBottom w:val="0"/>
                  <w:divBdr>
                    <w:top w:val="none" w:sz="0" w:space="0" w:color="auto"/>
                    <w:left w:val="none" w:sz="0" w:space="0" w:color="auto"/>
                    <w:bottom w:val="none" w:sz="0" w:space="0" w:color="auto"/>
                    <w:right w:val="none" w:sz="0" w:space="0" w:color="auto"/>
                  </w:divBdr>
                </w:div>
                <w:div w:id="812598185">
                  <w:marLeft w:val="0"/>
                  <w:marRight w:val="0"/>
                  <w:marTop w:val="0"/>
                  <w:marBottom w:val="0"/>
                  <w:divBdr>
                    <w:top w:val="none" w:sz="0" w:space="0" w:color="auto"/>
                    <w:left w:val="none" w:sz="0" w:space="0" w:color="auto"/>
                    <w:bottom w:val="none" w:sz="0" w:space="0" w:color="auto"/>
                    <w:right w:val="none" w:sz="0" w:space="0" w:color="auto"/>
                  </w:divBdr>
                </w:div>
                <w:div w:id="812797265">
                  <w:marLeft w:val="0"/>
                  <w:marRight w:val="0"/>
                  <w:marTop w:val="0"/>
                  <w:marBottom w:val="0"/>
                  <w:divBdr>
                    <w:top w:val="none" w:sz="0" w:space="0" w:color="auto"/>
                    <w:left w:val="none" w:sz="0" w:space="0" w:color="auto"/>
                    <w:bottom w:val="none" w:sz="0" w:space="0" w:color="auto"/>
                    <w:right w:val="none" w:sz="0" w:space="0" w:color="auto"/>
                  </w:divBdr>
                </w:div>
                <w:div w:id="813715090">
                  <w:marLeft w:val="0"/>
                  <w:marRight w:val="0"/>
                  <w:marTop w:val="0"/>
                  <w:marBottom w:val="0"/>
                  <w:divBdr>
                    <w:top w:val="none" w:sz="0" w:space="0" w:color="auto"/>
                    <w:left w:val="none" w:sz="0" w:space="0" w:color="auto"/>
                    <w:bottom w:val="none" w:sz="0" w:space="0" w:color="auto"/>
                    <w:right w:val="none" w:sz="0" w:space="0" w:color="auto"/>
                  </w:divBdr>
                </w:div>
                <w:div w:id="814374766">
                  <w:marLeft w:val="0"/>
                  <w:marRight w:val="0"/>
                  <w:marTop w:val="0"/>
                  <w:marBottom w:val="0"/>
                  <w:divBdr>
                    <w:top w:val="none" w:sz="0" w:space="0" w:color="auto"/>
                    <w:left w:val="none" w:sz="0" w:space="0" w:color="auto"/>
                    <w:bottom w:val="none" w:sz="0" w:space="0" w:color="auto"/>
                    <w:right w:val="none" w:sz="0" w:space="0" w:color="auto"/>
                  </w:divBdr>
                </w:div>
                <w:div w:id="814686821">
                  <w:marLeft w:val="0"/>
                  <w:marRight w:val="0"/>
                  <w:marTop w:val="0"/>
                  <w:marBottom w:val="0"/>
                  <w:divBdr>
                    <w:top w:val="none" w:sz="0" w:space="0" w:color="auto"/>
                    <w:left w:val="none" w:sz="0" w:space="0" w:color="auto"/>
                    <w:bottom w:val="none" w:sz="0" w:space="0" w:color="auto"/>
                    <w:right w:val="none" w:sz="0" w:space="0" w:color="auto"/>
                  </w:divBdr>
                </w:div>
                <w:div w:id="815798106">
                  <w:marLeft w:val="0"/>
                  <w:marRight w:val="0"/>
                  <w:marTop w:val="0"/>
                  <w:marBottom w:val="0"/>
                  <w:divBdr>
                    <w:top w:val="none" w:sz="0" w:space="0" w:color="auto"/>
                    <w:left w:val="none" w:sz="0" w:space="0" w:color="auto"/>
                    <w:bottom w:val="none" w:sz="0" w:space="0" w:color="auto"/>
                    <w:right w:val="none" w:sz="0" w:space="0" w:color="auto"/>
                  </w:divBdr>
                </w:div>
                <w:div w:id="815875352">
                  <w:marLeft w:val="0"/>
                  <w:marRight w:val="0"/>
                  <w:marTop w:val="0"/>
                  <w:marBottom w:val="0"/>
                  <w:divBdr>
                    <w:top w:val="none" w:sz="0" w:space="0" w:color="auto"/>
                    <w:left w:val="none" w:sz="0" w:space="0" w:color="auto"/>
                    <w:bottom w:val="none" w:sz="0" w:space="0" w:color="auto"/>
                    <w:right w:val="none" w:sz="0" w:space="0" w:color="auto"/>
                  </w:divBdr>
                </w:div>
                <w:div w:id="815991953">
                  <w:marLeft w:val="0"/>
                  <w:marRight w:val="0"/>
                  <w:marTop w:val="0"/>
                  <w:marBottom w:val="0"/>
                  <w:divBdr>
                    <w:top w:val="none" w:sz="0" w:space="0" w:color="auto"/>
                    <w:left w:val="none" w:sz="0" w:space="0" w:color="auto"/>
                    <w:bottom w:val="none" w:sz="0" w:space="0" w:color="auto"/>
                    <w:right w:val="none" w:sz="0" w:space="0" w:color="auto"/>
                  </w:divBdr>
                </w:div>
                <w:div w:id="816453455">
                  <w:marLeft w:val="0"/>
                  <w:marRight w:val="0"/>
                  <w:marTop w:val="0"/>
                  <w:marBottom w:val="0"/>
                  <w:divBdr>
                    <w:top w:val="none" w:sz="0" w:space="0" w:color="auto"/>
                    <w:left w:val="none" w:sz="0" w:space="0" w:color="auto"/>
                    <w:bottom w:val="none" w:sz="0" w:space="0" w:color="auto"/>
                    <w:right w:val="none" w:sz="0" w:space="0" w:color="auto"/>
                  </w:divBdr>
                </w:div>
                <w:div w:id="816915047">
                  <w:marLeft w:val="0"/>
                  <w:marRight w:val="0"/>
                  <w:marTop w:val="0"/>
                  <w:marBottom w:val="0"/>
                  <w:divBdr>
                    <w:top w:val="none" w:sz="0" w:space="0" w:color="auto"/>
                    <w:left w:val="none" w:sz="0" w:space="0" w:color="auto"/>
                    <w:bottom w:val="none" w:sz="0" w:space="0" w:color="auto"/>
                    <w:right w:val="none" w:sz="0" w:space="0" w:color="auto"/>
                  </w:divBdr>
                </w:div>
                <w:div w:id="818424350">
                  <w:marLeft w:val="0"/>
                  <w:marRight w:val="0"/>
                  <w:marTop w:val="0"/>
                  <w:marBottom w:val="0"/>
                  <w:divBdr>
                    <w:top w:val="none" w:sz="0" w:space="0" w:color="auto"/>
                    <w:left w:val="none" w:sz="0" w:space="0" w:color="auto"/>
                    <w:bottom w:val="none" w:sz="0" w:space="0" w:color="auto"/>
                    <w:right w:val="none" w:sz="0" w:space="0" w:color="auto"/>
                  </w:divBdr>
                </w:div>
                <w:div w:id="819620298">
                  <w:marLeft w:val="0"/>
                  <w:marRight w:val="0"/>
                  <w:marTop w:val="0"/>
                  <w:marBottom w:val="0"/>
                  <w:divBdr>
                    <w:top w:val="none" w:sz="0" w:space="0" w:color="auto"/>
                    <w:left w:val="none" w:sz="0" w:space="0" w:color="auto"/>
                    <w:bottom w:val="none" w:sz="0" w:space="0" w:color="auto"/>
                    <w:right w:val="none" w:sz="0" w:space="0" w:color="auto"/>
                  </w:divBdr>
                </w:div>
                <w:div w:id="819813053">
                  <w:marLeft w:val="0"/>
                  <w:marRight w:val="0"/>
                  <w:marTop w:val="0"/>
                  <w:marBottom w:val="0"/>
                  <w:divBdr>
                    <w:top w:val="none" w:sz="0" w:space="0" w:color="auto"/>
                    <w:left w:val="none" w:sz="0" w:space="0" w:color="auto"/>
                    <w:bottom w:val="none" w:sz="0" w:space="0" w:color="auto"/>
                    <w:right w:val="none" w:sz="0" w:space="0" w:color="auto"/>
                  </w:divBdr>
                </w:div>
                <w:div w:id="820343501">
                  <w:marLeft w:val="0"/>
                  <w:marRight w:val="0"/>
                  <w:marTop w:val="0"/>
                  <w:marBottom w:val="0"/>
                  <w:divBdr>
                    <w:top w:val="none" w:sz="0" w:space="0" w:color="auto"/>
                    <w:left w:val="none" w:sz="0" w:space="0" w:color="auto"/>
                    <w:bottom w:val="none" w:sz="0" w:space="0" w:color="auto"/>
                    <w:right w:val="none" w:sz="0" w:space="0" w:color="auto"/>
                  </w:divBdr>
                </w:div>
                <w:div w:id="820924026">
                  <w:marLeft w:val="0"/>
                  <w:marRight w:val="0"/>
                  <w:marTop w:val="0"/>
                  <w:marBottom w:val="0"/>
                  <w:divBdr>
                    <w:top w:val="none" w:sz="0" w:space="0" w:color="auto"/>
                    <w:left w:val="none" w:sz="0" w:space="0" w:color="auto"/>
                    <w:bottom w:val="none" w:sz="0" w:space="0" w:color="auto"/>
                    <w:right w:val="none" w:sz="0" w:space="0" w:color="auto"/>
                  </w:divBdr>
                </w:div>
                <w:div w:id="821166313">
                  <w:marLeft w:val="0"/>
                  <w:marRight w:val="0"/>
                  <w:marTop w:val="0"/>
                  <w:marBottom w:val="0"/>
                  <w:divBdr>
                    <w:top w:val="none" w:sz="0" w:space="0" w:color="auto"/>
                    <w:left w:val="none" w:sz="0" w:space="0" w:color="auto"/>
                    <w:bottom w:val="none" w:sz="0" w:space="0" w:color="auto"/>
                    <w:right w:val="none" w:sz="0" w:space="0" w:color="auto"/>
                  </w:divBdr>
                </w:div>
                <w:div w:id="821968001">
                  <w:marLeft w:val="0"/>
                  <w:marRight w:val="0"/>
                  <w:marTop w:val="0"/>
                  <w:marBottom w:val="0"/>
                  <w:divBdr>
                    <w:top w:val="none" w:sz="0" w:space="0" w:color="auto"/>
                    <w:left w:val="none" w:sz="0" w:space="0" w:color="auto"/>
                    <w:bottom w:val="none" w:sz="0" w:space="0" w:color="auto"/>
                    <w:right w:val="none" w:sz="0" w:space="0" w:color="auto"/>
                  </w:divBdr>
                </w:div>
                <w:div w:id="822816259">
                  <w:marLeft w:val="0"/>
                  <w:marRight w:val="0"/>
                  <w:marTop w:val="0"/>
                  <w:marBottom w:val="0"/>
                  <w:divBdr>
                    <w:top w:val="none" w:sz="0" w:space="0" w:color="auto"/>
                    <w:left w:val="none" w:sz="0" w:space="0" w:color="auto"/>
                    <w:bottom w:val="none" w:sz="0" w:space="0" w:color="auto"/>
                    <w:right w:val="none" w:sz="0" w:space="0" w:color="auto"/>
                  </w:divBdr>
                </w:div>
                <w:div w:id="823005921">
                  <w:marLeft w:val="0"/>
                  <w:marRight w:val="0"/>
                  <w:marTop w:val="0"/>
                  <w:marBottom w:val="0"/>
                  <w:divBdr>
                    <w:top w:val="none" w:sz="0" w:space="0" w:color="auto"/>
                    <w:left w:val="none" w:sz="0" w:space="0" w:color="auto"/>
                    <w:bottom w:val="none" w:sz="0" w:space="0" w:color="auto"/>
                    <w:right w:val="none" w:sz="0" w:space="0" w:color="auto"/>
                  </w:divBdr>
                </w:div>
                <w:div w:id="823667243">
                  <w:marLeft w:val="0"/>
                  <w:marRight w:val="0"/>
                  <w:marTop w:val="0"/>
                  <w:marBottom w:val="0"/>
                  <w:divBdr>
                    <w:top w:val="none" w:sz="0" w:space="0" w:color="auto"/>
                    <w:left w:val="none" w:sz="0" w:space="0" w:color="auto"/>
                    <w:bottom w:val="none" w:sz="0" w:space="0" w:color="auto"/>
                    <w:right w:val="none" w:sz="0" w:space="0" w:color="auto"/>
                  </w:divBdr>
                </w:div>
                <w:div w:id="824054593">
                  <w:marLeft w:val="0"/>
                  <w:marRight w:val="0"/>
                  <w:marTop w:val="0"/>
                  <w:marBottom w:val="0"/>
                  <w:divBdr>
                    <w:top w:val="none" w:sz="0" w:space="0" w:color="auto"/>
                    <w:left w:val="none" w:sz="0" w:space="0" w:color="auto"/>
                    <w:bottom w:val="none" w:sz="0" w:space="0" w:color="auto"/>
                    <w:right w:val="none" w:sz="0" w:space="0" w:color="auto"/>
                  </w:divBdr>
                </w:div>
                <w:div w:id="824054835">
                  <w:marLeft w:val="0"/>
                  <w:marRight w:val="0"/>
                  <w:marTop w:val="0"/>
                  <w:marBottom w:val="0"/>
                  <w:divBdr>
                    <w:top w:val="none" w:sz="0" w:space="0" w:color="auto"/>
                    <w:left w:val="none" w:sz="0" w:space="0" w:color="auto"/>
                    <w:bottom w:val="none" w:sz="0" w:space="0" w:color="auto"/>
                    <w:right w:val="none" w:sz="0" w:space="0" w:color="auto"/>
                  </w:divBdr>
                </w:div>
                <w:div w:id="824781427">
                  <w:marLeft w:val="0"/>
                  <w:marRight w:val="0"/>
                  <w:marTop w:val="0"/>
                  <w:marBottom w:val="0"/>
                  <w:divBdr>
                    <w:top w:val="none" w:sz="0" w:space="0" w:color="auto"/>
                    <w:left w:val="none" w:sz="0" w:space="0" w:color="auto"/>
                    <w:bottom w:val="none" w:sz="0" w:space="0" w:color="auto"/>
                    <w:right w:val="none" w:sz="0" w:space="0" w:color="auto"/>
                  </w:divBdr>
                </w:div>
                <w:div w:id="827131081">
                  <w:marLeft w:val="0"/>
                  <w:marRight w:val="0"/>
                  <w:marTop w:val="0"/>
                  <w:marBottom w:val="0"/>
                  <w:divBdr>
                    <w:top w:val="none" w:sz="0" w:space="0" w:color="auto"/>
                    <w:left w:val="none" w:sz="0" w:space="0" w:color="auto"/>
                    <w:bottom w:val="none" w:sz="0" w:space="0" w:color="auto"/>
                    <w:right w:val="none" w:sz="0" w:space="0" w:color="auto"/>
                  </w:divBdr>
                </w:div>
                <w:div w:id="827600969">
                  <w:marLeft w:val="0"/>
                  <w:marRight w:val="0"/>
                  <w:marTop w:val="0"/>
                  <w:marBottom w:val="0"/>
                  <w:divBdr>
                    <w:top w:val="none" w:sz="0" w:space="0" w:color="auto"/>
                    <w:left w:val="none" w:sz="0" w:space="0" w:color="auto"/>
                    <w:bottom w:val="none" w:sz="0" w:space="0" w:color="auto"/>
                    <w:right w:val="none" w:sz="0" w:space="0" w:color="auto"/>
                  </w:divBdr>
                </w:div>
                <w:div w:id="828208470">
                  <w:marLeft w:val="0"/>
                  <w:marRight w:val="0"/>
                  <w:marTop w:val="0"/>
                  <w:marBottom w:val="0"/>
                  <w:divBdr>
                    <w:top w:val="none" w:sz="0" w:space="0" w:color="auto"/>
                    <w:left w:val="none" w:sz="0" w:space="0" w:color="auto"/>
                    <w:bottom w:val="none" w:sz="0" w:space="0" w:color="auto"/>
                    <w:right w:val="none" w:sz="0" w:space="0" w:color="auto"/>
                  </w:divBdr>
                </w:div>
                <w:div w:id="829101545">
                  <w:marLeft w:val="0"/>
                  <w:marRight w:val="0"/>
                  <w:marTop w:val="0"/>
                  <w:marBottom w:val="0"/>
                  <w:divBdr>
                    <w:top w:val="none" w:sz="0" w:space="0" w:color="auto"/>
                    <w:left w:val="none" w:sz="0" w:space="0" w:color="auto"/>
                    <w:bottom w:val="none" w:sz="0" w:space="0" w:color="auto"/>
                    <w:right w:val="none" w:sz="0" w:space="0" w:color="auto"/>
                  </w:divBdr>
                </w:div>
                <w:div w:id="831603563">
                  <w:marLeft w:val="0"/>
                  <w:marRight w:val="0"/>
                  <w:marTop w:val="0"/>
                  <w:marBottom w:val="0"/>
                  <w:divBdr>
                    <w:top w:val="none" w:sz="0" w:space="0" w:color="auto"/>
                    <w:left w:val="none" w:sz="0" w:space="0" w:color="auto"/>
                    <w:bottom w:val="none" w:sz="0" w:space="0" w:color="auto"/>
                    <w:right w:val="none" w:sz="0" w:space="0" w:color="auto"/>
                  </w:divBdr>
                </w:div>
                <w:div w:id="831917464">
                  <w:marLeft w:val="0"/>
                  <w:marRight w:val="0"/>
                  <w:marTop w:val="0"/>
                  <w:marBottom w:val="0"/>
                  <w:divBdr>
                    <w:top w:val="none" w:sz="0" w:space="0" w:color="auto"/>
                    <w:left w:val="none" w:sz="0" w:space="0" w:color="auto"/>
                    <w:bottom w:val="none" w:sz="0" w:space="0" w:color="auto"/>
                    <w:right w:val="none" w:sz="0" w:space="0" w:color="auto"/>
                  </w:divBdr>
                </w:div>
                <w:div w:id="832573562">
                  <w:marLeft w:val="0"/>
                  <w:marRight w:val="0"/>
                  <w:marTop w:val="0"/>
                  <w:marBottom w:val="0"/>
                  <w:divBdr>
                    <w:top w:val="none" w:sz="0" w:space="0" w:color="auto"/>
                    <w:left w:val="none" w:sz="0" w:space="0" w:color="auto"/>
                    <w:bottom w:val="none" w:sz="0" w:space="0" w:color="auto"/>
                    <w:right w:val="none" w:sz="0" w:space="0" w:color="auto"/>
                  </w:divBdr>
                </w:div>
                <w:div w:id="833180879">
                  <w:marLeft w:val="0"/>
                  <w:marRight w:val="0"/>
                  <w:marTop w:val="0"/>
                  <w:marBottom w:val="0"/>
                  <w:divBdr>
                    <w:top w:val="none" w:sz="0" w:space="0" w:color="auto"/>
                    <w:left w:val="none" w:sz="0" w:space="0" w:color="auto"/>
                    <w:bottom w:val="none" w:sz="0" w:space="0" w:color="auto"/>
                    <w:right w:val="none" w:sz="0" w:space="0" w:color="auto"/>
                  </w:divBdr>
                </w:div>
                <w:div w:id="833447099">
                  <w:marLeft w:val="0"/>
                  <w:marRight w:val="0"/>
                  <w:marTop w:val="0"/>
                  <w:marBottom w:val="0"/>
                  <w:divBdr>
                    <w:top w:val="none" w:sz="0" w:space="0" w:color="auto"/>
                    <w:left w:val="none" w:sz="0" w:space="0" w:color="auto"/>
                    <w:bottom w:val="none" w:sz="0" w:space="0" w:color="auto"/>
                    <w:right w:val="none" w:sz="0" w:space="0" w:color="auto"/>
                  </w:divBdr>
                </w:div>
                <w:div w:id="834757927">
                  <w:marLeft w:val="0"/>
                  <w:marRight w:val="0"/>
                  <w:marTop w:val="0"/>
                  <w:marBottom w:val="0"/>
                  <w:divBdr>
                    <w:top w:val="none" w:sz="0" w:space="0" w:color="auto"/>
                    <w:left w:val="none" w:sz="0" w:space="0" w:color="auto"/>
                    <w:bottom w:val="none" w:sz="0" w:space="0" w:color="auto"/>
                    <w:right w:val="none" w:sz="0" w:space="0" w:color="auto"/>
                  </w:divBdr>
                </w:div>
                <w:div w:id="836187321">
                  <w:marLeft w:val="0"/>
                  <w:marRight w:val="0"/>
                  <w:marTop w:val="0"/>
                  <w:marBottom w:val="0"/>
                  <w:divBdr>
                    <w:top w:val="none" w:sz="0" w:space="0" w:color="auto"/>
                    <w:left w:val="none" w:sz="0" w:space="0" w:color="auto"/>
                    <w:bottom w:val="none" w:sz="0" w:space="0" w:color="auto"/>
                    <w:right w:val="none" w:sz="0" w:space="0" w:color="auto"/>
                  </w:divBdr>
                </w:div>
                <w:div w:id="837498577">
                  <w:marLeft w:val="0"/>
                  <w:marRight w:val="0"/>
                  <w:marTop w:val="0"/>
                  <w:marBottom w:val="0"/>
                  <w:divBdr>
                    <w:top w:val="none" w:sz="0" w:space="0" w:color="auto"/>
                    <w:left w:val="none" w:sz="0" w:space="0" w:color="auto"/>
                    <w:bottom w:val="none" w:sz="0" w:space="0" w:color="auto"/>
                    <w:right w:val="none" w:sz="0" w:space="0" w:color="auto"/>
                  </w:divBdr>
                </w:div>
                <w:div w:id="838038179">
                  <w:marLeft w:val="0"/>
                  <w:marRight w:val="0"/>
                  <w:marTop w:val="0"/>
                  <w:marBottom w:val="0"/>
                  <w:divBdr>
                    <w:top w:val="none" w:sz="0" w:space="0" w:color="auto"/>
                    <w:left w:val="none" w:sz="0" w:space="0" w:color="auto"/>
                    <w:bottom w:val="none" w:sz="0" w:space="0" w:color="auto"/>
                    <w:right w:val="none" w:sz="0" w:space="0" w:color="auto"/>
                  </w:divBdr>
                </w:div>
                <w:div w:id="838426817">
                  <w:marLeft w:val="0"/>
                  <w:marRight w:val="0"/>
                  <w:marTop w:val="0"/>
                  <w:marBottom w:val="0"/>
                  <w:divBdr>
                    <w:top w:val="none" w:sz="0" w:space="0" w:color="auto"/>
                    <w:left w:val="none" w:sz="0" w:space="0" w:color="auto"/>
                    <w:bottom w:val="none" w:sz="0" w:space="0" w:color="auto"/>
                    <w:right w:val="none" w:sz="0" w:space="0" w:color="auto"/>
                  </w:divBdr>
                </w:div>
                <w:div w:id="839471135">
                  <w:marLeft w:val="0"/>
                  <w:marRight w:val="0"/>
                  <w:marTop w:val="0"/>
                  <w:marBottom w:val="0"/>
                  <w:divBdr>
                    <w:top w:val="none" w:sz="0" w:space="0" w:color="auto"/>
                    <w:left w:val="none" w:sz="0" w:space="0" w:color="auto"/>
                    <w:bottom w:val="none" w:sz="0" w:space="0" w:color="auto"/>
                    <w:right w:val="none" w:sz="0" w:space="0" w:color="auto"/>
                  </w:divBdr>
                </w:div>
                <w:div w:id="839661141">
                  <w:marLeft w:val="0"/>
                  <w:marRight w:val="0"/>
                  <w:marTop w:val="0"/>
                  <w:marBottom w:val="0"/>
                  <w:divBdr>
                    <w:top w:val="none" w:sz="0" w:space="0" w:color="auto"/>
                    <w:left w:val="none" w:sz="0" w:space="0" w:color="auto"/>
                    <w:bottom w:val="none" w:sz="0" w:space="0" w:color="auto"/>
                    <w:right w:val="none" w:sz="0" w:space="0" w:color="auto"/>
                  </w:divBdr>
                </w:div>
                <w:div w:id="840390551">
                  <w:marLeft w:val="0"/>
                  <w:marRight w:val="0"/>
                  <w:marTop w:val="0"/>
                  <w:marBottom w:val="0"/>
                  <w:divBdr>
                    <w:top w:val="none" w:sz="0" w:space="0" w:color="auto"/>
                    <w:left w:val="none" w:sz="0" w:space="0" w:color="auto"/>
                    <w:bottom w:val="none" w:sz="0" w:space="0" w:color="auto"/>
                    <w:right w:val="none" w:sz="0" w:space="0" w:color="auto"/>
                  </w:divBdr>
                </w:div>
                <w:div w:id="840654896">
                  <w:marLeft w:val="0"/>
                  <w:marRight w:val="0"/>
                  <w:marTop w:val="0"/>
                  <w:marBottom w:val="0"/>
                  <w:divBdr>
                    <w:top w:val="none" w:sz="0" w:space="0" w:color="auto"/>
                    <w:left w:val="none" w:sz="0" w:space="0" w:color="auto"/>
                    <w:bottom w:val="none" w:sz="0" w:space="0" w:color="auto"/>
                    <w:right w:val="none" w:sz="0" w:space="0" w:color="auto"/>
                  </w:divBdr>
                </w:div>
                <w:div w:id="840924958">
                  <w:marLeft w:val="0"/>
                  <w:marRight w:val="0"/>
                  <w:marTop w:val="0"/>
                  <w:marBottom w:val="0"/>
                  <w:divBdr>
                    <w:top w:val="none" w:sz="0" w:space="0" w:color="auto"/>
                    <w:left w:val="none" w:sz="0" w:space="0" w:color="auto"/>
                    <w:bottom w:val="none" w:sz="0" w:space="0" w:color="auto"/>
                    <w:right w:val="none" w:sz="0" w:space="0" w:color="auto"/>
                  </w:divBdr>
                </w:div>
                <w:div w:id="841357691">
                  <w:marLeft w:val="0"/>
                  <w:marRight w:val="0"/>
                  <w:marTop w:val="0"/>
                  <w:marBottom w:val="0"/>
                  <w:divBdr>
                    <w:top w:val="none" w:sz="0" w:space="0" w:color="auto"/>
                    <w:left w:val="none" w:sz="0" w:space="0" w:color="auto"/>
                    <w:bottom w:val="none" w:sz="0" w:space="0" w:color="auto"/>
                    <w:right w:val="none" w:sz="0" w:space="0" w:color="auto"/>
                  </w:divBdr>
                </w:div>
                <w:div w:id="841550004">
                  <w:marLeft w:val="0"/>
                  <w:marRight w:val="0"/>
                  <w:marTop w:val="0"/>
                  <w:marBottom w:val="0"/>
                  <w:divBdr>
                    <w:top w:val="none" w:sz="0" w:space="0" w:color="auto"/>
                    <w:left w:val="none" w:sz="0" w:space="0" w:color="auto"/>
                    <w:bottom w:val="none" w:sz="0" w:space="0" w:color="auto"/>
                    <w:right w:val="none" w:sz="0" w:space="0" w:color="auto"/>
                  </w:divBdr>
                </w:div>
                <w:div w:id="843284180">
                  <w:marLeft w:val="0"/>
                  <w:marRight w:val="0"/>
                  <w:marTop w:val="0"/>
                  <w:marBottom w:val="0"/>
                  <w:divBdr>
                    <w:top w:val="none" w:sz="0" w:space="0" w:color="auto"/>
                    <w:left w:val="none" w:sz="0" w:space="0" w:color="auto"/>
                    <w:bottom w:val="none" w:sz="0" w:space="0" w:color="auto"/>
                    <w:right w:val="none" w:sz="0" w:space="0" w:color="auto"/>
                  </w:divBdr>
                </w:div>
                <w:div w:id="843471002">
                  <w:marLeft w:val="0"/>
                  <w:marRight w:val="0"/>
                  <w:marTop w:val="0"/>
                  <w:marBottom w:val="0"/>
                  <w:divBdr>
                    <w:top w:val="none" w:sz="0" w:space="0" w:color="auto"/>
                    <w:left w:val="none" w:sz="0" w:space="0" w:color="auto"/>
                    <w:bottom w:val="none" w:sz="0" w:space="0" w:color="auto"/>
                    <w:right w:val="none" w:sz="0" w:space="0" w:color="auto"/>
                  </w:divBdr>
                </w:div>
                <w:div w:id="843517858">
                  <w:marLeft w:val="0"/>
                  <w:marRight w:val="0"/>
                  <w:marTop w:val="0"/>
                  <w:marBottom w:val="0"/>
                  <w:divBdr>
                    <w:top w:val="none" w:sz="0" w:space="0" w:color="auto"/>
                    <w:left w:val="none" w:sz="0" w:space="0" w:color="auto"/>
                    <w:bottom w:val="none" w:sz="0" w:space="0" w:color="auto"/>
                    <w:right w:val="none" w:sz="0" w:space="0" w:color="auto"/>
                  </w:divBdr>
                </w:div>
                <w:div w:id="843545012">
                  <w:marLeft w:val="0"/>
                  <w:marRight w:val="0"/>
                  <w:marTop w:val="0"/>
                  <w:marBottom w:val="0"/>
                  <w:divBdr>
                    <w:top w:val="none" w:sz="0" w:space="0" w:color="auto"/>
                    <w:left w:val="none" w:sz="0" w:space="0" w:color="auto"/>
                    <w:bottom w:val="none" w:sz="0" w:space="0" w:color="auto"/>
                    <w:right w:val="none" w:sz="0" w:space="0" w:color="auto"/>
                  </w:divBdr>
                </w:div>
                <w:div w:id="843591665">
                  <w:marLeft w:val="0"/>
                  <w:marRight w:val="0"/>
                  <w:marTop w:val="0"/>
                  <w:marBottom w:val="0"/>
                  <w:divBdr>
                    <w:top w:val="none" w:sz="0" w:space="0" w:color="auto"/>
                    <w:left w:val="none" w:sz="0" w:space="0" w:color="auto"/>
                    <w:bottom w:val="none" w:sz="0" w:space="0" w:color="auto"/>
                    <w:right w:val="none" w:sz="0" w:space="0" w:color="auto"/>
                  </w:divBdr>
                </w:div>
                <w:div w:id="843740864">
                  <w:marLeft w:val="0"/>
                  <w:marRight w:val="0"/>
                  <w:marTop w:val="0"/>
                  <w:marBottom w:val="0"/>
                  <w:divBdr>
                    <w:top w:val="none" w:sz="0" w:space="0" w:color="auto"/>
                    <w:left w:val="none" w:sz="0" w:space="0" w:color="auto"/>
                    <w:bottom w:val="none" w:sz="0" w:space="0" w:color="auto"/>
                    <w:right w:val="none" w:sz="0" w:space="0" w:color="auto"/>
                  </w:divBdr>
                </w:div>
                <w:div w:id="844171046">
                  <w:marLeft w:val="0"/>
                  <w:marRight w:val="0"/>
                  <w:marTop w:val="0"/>
                  <w:marBottom w:val="0"/>
                  <w:divBdr>
                    <w:top w:val="none" w:sz="0" w:space="0" w:color="auto"/>
                    <w:left w:val="none" w:sz="0" w:space="0" w:color="auto"/>
                    <w:bottom w:val="none" w:sz="0" w:space="0" w:color="auto"/>
                    <w:right w:val="none" w:sz="0" w:space="0" w:color="auto"/>
                  </w:divBdr>
                </w:div>
                <w:div w:id="844250696">
                  <w:marLeft w:val="0"/>
                  <w:marRight w:val="0"/>
                  <w:marTop w:val="0"/>
                  <w:marBottom w:val="0"/>
                  <w:divBdr>
                    <w:top w:val="none" w:sz="0" w:space="0" w:color="auto"/>
                    <w:left w:val="none" w:sz="0" w:space="0" w:color="auto"/>
                    <w:bottom w:val="none" w:sz="0" w:space="0" w:color="auto"/>
                    <w:right w:val="none" w:sz="0" w:space="0" w:color="auto"/>
                  </w:divBdr>
                </w:div>
                <w:div w:id="844398520">
                  <w:marLeft w:val="0"/>
                  <w:marRight w:val="0"/>
                  <w:marTop w:val="0"/>
                  <w:marBottom w:val="0"/>
                  <w:divBdr>
                    <w:top w:val="none" w:sz="0" w:space="0" w:color="auto"/>
                    <w:left w:val="none" w:sz="0" w:space="0" w:color="auto"/>
                    <w:bottom w:val="none" w:sz="0" w:space="0" w:color="auto"/>
                    <w:right w:val="none" w:sz="0" w:space="0" w:color="auto"/>
                  </w:divBdr>
                </w:div>
                <w:div w:id="844562926">
                  <w:marLeft w:val="0"/>
                  <w:marRight w:val="0"/>
                  <w:marTop w:val="0"/>
                  <w:marBottom w:val="0"/>
                  <w:divBdr>
                    <w:top w:val="none" w:sz="0" w:space="0" w:color="auto"/>
                    <w:left w:val="none" w:sz="0" w:space="0" w:color="auto"/>
                    <w:bottom w:val="none" w:sz="0" w:space="0" w:color="auto"/>
                    <w:right w:val="none" w:sz="0" w:space="0" w:color="auto"/>
                  </w:divBdr>
                </w:div>
                <w:div w:id="844631272">
                  <w:marLeft w:val="0"/>
                  <w:marRight w:val="0"/>
                  <w:marTop w:val="0"/>
                  <w:marBottom w:val="0"/>
                  <w:divBdr>
                    <w:top w:val="none" w:sz="0" w:space="0" w:color="auto"/>
                    <w:left w:val="none" w:sz="0" w:space="0" w:color="auto"/>
                    <w:bottom w:val="none" w:sz="0" w:space="0" w:color="auto"/>
                    <w:right w:val="none" w:sz="0" w:space="0" w:color="auto"/>
                  </w:divBdr>
                </w:div>
                <w:div w:id="847019767">
                  <w:marLeft w:val="0"/>
                  <w:marRight w:val="0"/>
                  <w:marTop w:val="0"/>
                  <w:marBottom w:val="0"/>
                  <w:divBdr>
                    <w:top w:val="none" w:sz="0" w:space="0" w:color="auto"/>
                    <w:left w:val="none" w:sz="0" w:space="0" w:color="auto"/>
                    <w:bottom w:val="none" w:sz="0" w:space="0" w:color="auto"/>
                    <w:right w:val="none" w:sz="0" w:space="0" w:color="auto"/>
                  </w:divBdr>
                </w:div>
                <w:div w:id="848326552">
                  <w:marLeft w:val="0"/>
                  <w:marRight w:val="0"/>
                  <w:marTop w:val="0"/>
                  <w:marBottom w:val="0"/>
                  <w:divBdr>
                    <w:top w:val="none" w:sz="0" w:space="0" w:color="auto"/>
                    <w:left w:val="none" w:sz="0" w:space="0" w:color="auto"/>
                    <w:bottom w:val="none" w:sz="0" w:space="0" w:color="auto"/>
                    <w:right w:val="none" w:sz="0" w:space="0" w:color="auto"/>
                  </w:divBdr>
                </w:div>
                <w:div w:id="850334910">
                  <w:marLeft w:val="0"/>
                  <w:marRight w:val="0"/>
                  <w:marTop w:val="0"/>
                  <w:marBottom w:val="0"/>
                  <w:divBdr>
                    <w:top w:val="none" w:sz="0" w:space="0" w:color="auto"/>
                    <w:left w:val="none" w:sz="0" w:space="0" w:color="auto"/>
                    <w:bottom w:val="none" w:sz="0" w:space="0" w:color="auto"/>
                    <w:right w:val="none" w:sz="0" w:space="0" w:color="auto"/>
                  </w:divBdr>
                </w:div>
                <w:div w:id="850412068">
                  <w:marLeft w:val="0"/>
                  <w:marRight w:val="0"/>
                  <w:marTop w:val="0"/>
                  <w:marBottom w:val="0"/>
                  <w:divBdr>
                    <w:top w:val="none" w:sz="0" w:space="0" w:color="auto"/>
                    <w:left w:val="none" w:sz="0" w:space="0" w:color="auto"/>
                    <w:bottom w:val="none" w:sz="0" w:space="0" w:color="auto"/>
                    <w:right w:val="none" w:sz="0" w:space="0" w:color="auto"/>
                  </w:divBdr>
                </w:div>
                <w:div w:id="850605767">
                  <w:marLeft w:val="0"/>
                  <w:marRight w:val="0"/>
                  <w:marTop w:val="0"/>
                  <w:marBottom w:val="0"/>
                  <w:divBdr>
                    <w:top w:val="none" w:sz="0" w:space="0" w:color="auto"/>
                    <w:left w:val="none" w:sz="0" w:space="0" w:color="auto"/>
                    <w:bottom w:val="none" w:sz="0" w:space="0" w:color="auto"/>
                    <w:right w:val="none" w:sz="0" w:space="0" w:color="auto"/>
                  </w:divBdr>
                </w:div>
                <w:div w:id="853036538">
                  <w:marLeft w:val="0"/>
                  <w:marRight w:val="0"/>
                  <w:marTop w:val="0"/>
                  <w:marBottom w:val="0"/>
                  <w:divBdr>
                    <w:top w:val="none" w:sz="0" w:space="0" w:color="auto"/>
                    <w:left w:val="none" w:sz="0" w:space="0" w:color="auto"/>
                    <w:bottom w:val="none" w:sz="0" w:space="0" w:color="auto"/>
                    <w:right w:val="none" w:sz="0" w:space="0" w:color="auto"/>
                  </w:divBdr>
                </w:div>
                <w:div w:id="854415971">
                  <w:marLeft w:val="0"/>
                  <w:marRight w:val="0"/>
                  <w:marTop w:val="0"/>
                  <w:marBottom w:val="0"/>
                  <w:divBdr>
                    <w:top w:val="none" w:sz="0" w:space="0" w:color="auto"/>
                    <w:left w:val="none" w:sz="0" w:space="0" w:color="auto"/>
                    <w:bottom w:val="none" w:sz="0" w:space="0" w:color="auto"/>
                    <w:right w:val="none" w:sz="0" w:space="0" w:color="auto"/>
                  </w:divBdr>
                </w:div>
                <w:div w:id="854613734">
                  <w:marLeft w:val="0"/>
                  <w:marRight w:val="0"/>
                  <w:marTop w:val="0"/>
                  <w:marBottom w:val="0"/>
                  <w:divBdr>
                    <w:top w:val="none" w:sz="0" w:space="0" w:color="auto"/>
                    <w:left w:val="none" w:sz="0" w:space="0" w:color="auto"/>
                    <w:bottom w:val="none" w:sz="0" w:space="0" w:color="auto"/>
                    <w:right w:val="none" w:sz="0" w:space="0" w:color="auto"/>
                  </w:divBdr>
                </w:div>
                <w:div w:id="854615347">
                  <w:marLeft w:val="0"/>
                  <w:marRight w:val="0"/>
                  <w:marTop w:val="0"/>
                  <w:marBottom w:val="0"/>
                  <w:divBdr>
                    <w:top w:val="none" w:sz="0" w:space="0" w:color="auto"/>
                    <w:left w:val="none" w:sz="0" w:space="0" w:color="auto"/>
                    <w:bottom w:val="none" w:sz="0" w:space="0" w:color="auto"/>
                    <w:right w:val="none" w:sz="0" w:space="0" w:color="auto"/>
                  </w:divBdr>
                </w:div>
                <w:div w:id="854726954">
                  <w:marLeft w:val="0"/>
                  <w:marRight w:val="0"/>
                  <w:marTop w:val="0"/>
                  <w:marBottom w:val="0"/>
                  <w:divBdr>
                    <w:top w:val="none" w:sz="0" w:space="0" w:color="auto"/>
                    <w:left w:val="none" w:sz="0" w:space="0" w:color="auto"/>
                    <w:bottom w:val="none" w:sz="0" w:space="0" w:color="auto"/>
                    <w:right w:val="none" w:sz="0" w:space="0" w:color="auto"/>
                  </w:divBdr>
                </w:div>
                <w:div w:id="855538920">
                  <w:marLeft w:val="0"/>
                  <w:marRight w:val="0"/>
                  <w:marTop w:val="0"/>
                  <w:marBottom w:val="0"/>
                  <w:divBdr>
                    <w:top w:val="none" w:sz="0" w:space="0" w:color="auto"/>
                    <w:left w:val="none" w:sz="0" w:space="0" w:color="auto"/>
                    <w:bottom w:val="none" w:sz="0" w:space="0" w:color="auto"/>
                    <w:right w:val="none" w:sz="0" w:space="0" w:color="auto"/>
                  </w:divBdr>
                </w:div>
                <w:div w:id="856506692">
                  <w:marLeft w:val="0"/>
                  <w:marRight w:val="0"/>
                  <w:marTop w:val="0"/>
                  <w:marBottom w:val="0"/>
                  <w:divBdr>
                    <w:top w:val="none" w:sz="0" w:space="0" w:color="auto"/>
                    <w:left w:val="none" w:sz="0" w:space="0" w:color="auto"/>
                    <w:bottom w:val="none" w:sz="0" w:space="0" w:color="auto"/>
                    <w:right w:val="none" w:sz="0" w:space="0" w:color="auto"/>
                  </w:divBdr>
                </w:div>
                <w:div w:id="858663077">
                  <w:marLeft w:val="0"/>
                  <w:marRight w:val="0"/>
                  <w:marTop w:val="0"/>
                  <w:marBottom w:val="0"/>
                  <w:divBdr>
                    <w:top w:val="none" w:sz="0" w:space="0" w:color="auto"/>
                    <w:left w:val="none" w:sz="0" w:space="0" w:color="auto"/>
                    <w:bottom w:val="none" w:sz="0" w:space="0" w:color="auto"/>
                    <w:right w:val="none" w:sz="0" w:space="0" w:color="auto"/>
                  </w:divBdr>
                </w:div>
                <w:div w:id="858811964">
                  <w:marLeft w:val="0"/>
                  <w:marRight w:val="0"/>
                  <w:marTop w:val="0"/>
                  <w:marBottom w:val="0"/>
                  <w:divBdr>
                    <w:top w:val="none" w:sz="0" w:space="0" w:color="auto"/>
                    <w:left w:val="none" w:sz="0" w:space="0" w:color="auto"/>
                    <w:bottom w:val="none" w:sz="0" w:space="0" w:color="auto"/>
                    <w:right w:val="none" w:sz="0" w:space="0" w:color="auto"/>
                  </w:divBdr>
                </w:div>
                <w:div w:id="859313660">
                  <w:marLeft w:val="0"/>
                  <w:marRight w:val="0"/>
                  <w:marTop w:val="0"/>
                  <w:marBottom w:val="0"/>
                  <w:divBdr>
                    <w:top w:val="none" w:sz="0" w:space="0" w:color="auto"/>
                    <w:left w:val="none" w:sz="0" w:space="0" w:color="auto"/>
                    <w:bottom w:val="none" w:sz="0" w:space="0" w:color="auto"/>
                    <w:right w:val="none" w:sz="0" w:space="0" w:color="auto"/>
                  </w:divBdr>
                </w:div>
                <w:div w:id="859857545">
                  <w:marLeft w:val="0"/>
                  <w:marRight w:val="0"/>
                  <w:marTop w:val="0"/>
                  <w:marBottom w:val="0"/>
                  <w:divBdr>
                    <w:top w:val="none" w:sz="0" w:space="0" w:color="auto"/>
                    <w:left w:val="none" w:sz="0" w:space="0" w:color="auto"/>
                    <w:bottom w:val="none" w:sz="0" w:space="0" w:color="auto"/>
                    <w:right w:val="none" w:sz="0" w:space="0" w:color="auto"/>
                  </w:divBdr>
                </w:div>
                <w:div w:id="860124049">
                  <w:marLeft w:val="0"/>
                  <w:marRight w:val="0"/>
                  <w:marTop w:val="0"/>
                  <w:marBottom w:val="0"/>
                  <w:divBdr>
                    <w:top w:val="none" w:sz="0" w:space="0" w:color="auto"/>
                    <w:left w:val="none" w:sz="0" w:space="0" w:color="auto"/>
                    <w:bottom w:val="none" w:sz="0" w:space="0" w:color="auto"/>
                    <w:right w:val="none" w:sz="0" w:space="0" w:color="auto"/>
                  </w:divBdr>
                </w:div>
                <w:div w:id="861356932">
                  <w:marLeft w:val="0"/>
                  <w:marRight w:val="0"/>
                  <w:marTop w:val="0"/>
                  <w:marBottom w:val="0"/>
                  <w:divBdr>
                    <w:top w:val="none" w:sz="0" w:space="0" w:color="auto"/>
                    <w:left w:val="none" w:sz="0" w:space="0" w:color="auto"/>
                    <w:bottom w:val="none" w:sz="0" w:space="0" w:color="auto"/>
                    <w:right w:val="none" w:sz="0" w:space="0" w:color="auto"/>
                  </w:divBdr>
                </w:div>
                <w:div w:id="862091625">
                  <w:marLeft w:val="0"/>
                  <w:marRight w:val="0"/>
                  <w:marTop w:val="0"/>
                  <w:marBottom w:val="0"/>
                  <w:divBdr>
                    <w:top w:val="none" w:sz="0" w:space="0" w:color="auto"/>
                    <w:left w:val="none" w:sz="0" w:space="0" w:color="auto"/>
                    <w:bottom w:val="none" w:sz="0" w:space="0" w:color="auto"/>
                    <w:right w:val="none" w:sz="0" w:space="0" w:color="auto"/>
                  </w:divBdr>
                </w:div>
                <w:div w:id="862330586">
                  <w:marLeft w:val="0"/>
                  <w:marRight w:val="0"/>
                  <w:marTop w:val="0"/>
                  <w:marBottom w:val="0"/>
                  <w:divBdr>
                    <w:top w:val="none" w:sz="0" w:space="0" w:color="auto"/>
                    <w:left w:val="none" w:sz="0" w:space="0" w:color="auto"/>
                    <w:bottom w:val="none" w:sz="0" w:space="0" w:color="auto"/>
                    <w:right w:val="none" w:sz="0" w:space="0" w:color="auto"/>
                  </w:divBdr>
                </w:div>
                <w:div w:id="862666301">
                  <w:marLeft w:val="0"/>
                  <w:marRight w:val="0"/>
                  <w:marTop w:val="0"/>
                  <w:marBottom w:val="0"/>
                  <w:divBdr>
                    <w:top w:val="none" w:sz="0" w:space="0" w:color="auto"/>
                    <w:left w:val="none" w:sz="0" w:space="0" w:color="auto"/>
                    <w:bottom w:val="none" w:sz="0" w:space="0" w:color="auto"/>
                    <w:right w:val="none" w:sz="0" w:space="0" w:color="auto"/>
                  </w:divBdr>
                </w:div>
                <w:div w:id="863057513">
                  <w:marLeft w:val="0"/>
                  <w:marRight w:val="0"/>
                  <w:marTop w:val="0"/>
                  <w:marBottom w:val="0"/>
                  <w:divBdr>
                    <w:top w:val="none" w:sz="0" w:space="0" w:color="auto"/>
                    <w:left w:val="none" w:sz="0" w:space="0" w:color="auto"/>
                    <w:bottom w:val="none" w:sz="0" w:space="0" w:color="auto"/>
                    <w:right w:val="none" w:sz="0" w:space="0" w:color="auto"/>
                  </w:divBdr>
                </w:div>
                <w:div w:id="863979668">
                  <w:marLeft w:val="0"/>
                  <w:marRight w:val="0"/>
                  <w:marTop w:val="0"/>
                  <w:marBottom w:val="0"/>
                  <w:divBdr>
                    <w:top w:val="none" w:sz="0" w:space="0" w:color="auto"/>
                    <w:left w:val="none" w:sz="0" w:space="0" w:color="auto"/>
                    <w:bottom w:val="none" w:sz="0" w:space="0" w:color="auto"/>
                    <w:right w:val="none" w:sz="0" w:space="0" w:color="auto"/>
                  </w:divBdr>
                </w:div>
                <w:div w:id="864951904">
                  <w:marLeft w:val="0"/>
                  <w:marRight w:val="0"/>
                  <w:marTop w:val="0"/>
                  <w:marBottom w:val="0"/>
                  <w:divBdr>
                    <w:top w:val="none" w:sz="0" w:space="0" w:color="auto"/>
                    <w:left w:val="none" w:sz="0" w:space="0" w:color="auto"/>
                    <w:bottom w:val="none" w:sz="0" w:space="0" w:color="auto"/>
                    <w:right w:val="none" w:sz="0" w:space="0" w:color="auto"/>
                  </w:divBdr>
                </w:div>
                <w:div w:id="865143821">
                  <w:marLeft w:val="0"/>
                  <w:marRight w:val="0"/>
                  <w:marTop w:val="0"/>
                  <w:marBottom w:val="0"/>
                  <w:divBdr>
                    <w:top w:val="none" w:sz="0" w:space="0" w:color="auto"/>
                    <w:left w:val="none" w:sz="0" w:space="0" w:color="auto"/>
                    <w:bottom w:val="none" w:sz="0" w:space="0" w:color="auto"/>
                    <w:right w:val="none" w:sz="0" w:space="0" w:color="auto"/>
                  </w:divBdr>
                </w:div>
                <w:div w:id="865171945">
                  <w:marLeft w:val="0"/>
                  <w:marRight w:val="0"/>
                  <w:marTop w:val="0"/>
                  <w:marBottom w:val="0"/>
                  <w:divBdr>
                    <w:top w:val="none" w:sz="0" w:space="0" w:color="auto"/>
                    <w:left w:val="none" w:sz="0" w:space="0" w:color="auto"/>
                    <w:bottom w:val="none" w:sz="0" w:space="0" w:color="auto"/>
                    <w:right w:val="none" w:sz="0" w:space="0" w:color="auto"/>
                  </w:divBdr>
                </w:div>
                <w:div w:id="865291647">
                  <w:marLeft w:val="0"/>
                  <w:marRight w:val="0"/>
                  <w:marTop w:val="0"/>
                  <w:marBottom w:val="0"/>
                  <w:divBdr>
                    <w:top w:val="none" w:sz="0" w:space="0" w:color="auto"/>
                    <w:left w:val="none" w:sz="0" w:space="0" w:color="auto"/>
                    <w:bottom w:val="none" w:sz="0" w:space="0" w:color="auto"/>
                    <w:right w:val="none" w:sz="0" w:space="0" w:color="auto"/>
                  </w:divBdr>
                </w:div>
                <w:div w:id="865408318">
                  <w:marLeft w:val="0"/>
                  <w:marRight w:val="0"/>
                  <w:marTop w:val="0"/>
                  <w:marBottom w:val="0"/>
                  <w:divBdr>
                    <w:top w:val="none" w:sz="0" w:space="0" w:color="auto"/>
                    <w:left w:val="none" w:sz="0" w:space="0" w:color="auto"/>
                    <w:bottom w:val="none" w:sz="0" w:space="0" w:color="auto"/>
                    <w:right w:val="none" w:sz="0" w:space="0" w:color="auto"/>
                  </w:divBdr>
                </w:div>
                <w:div w:id="866334862">
                  <w:marLeft w:val="0"/>
                  <w:marRight w:val="0"/>
                  <w:marTop w:val="0"/>
                  <w:marBottom w:val="0"/>
                  <w:divBdr>
                    <w:top w:val="none" w:sz="0" w:space="0" w:color="auto"/>
                    <w:left w:val="none" w:sz="0" w:space="0" w:color="auto"/>
                    <w:bottom w:val="none" w:sz="0" w:space="0" w:color="auto"/>
                    <w:right w:val="none" w:sz="0" w:space="0" w:color="auto"/>
                  </w:divBdr>
                </w:div>
                <w:div w:id="866916713">
                  <w:marLeft w:val="0"/>
                  <w:marRight w:val="0"/>
                  <w:marTop w:val="0"/>
                  <w:marBottom w:val="0"/>
                  <w:divBdr>
                    <w:top w:val="none" w:sz="0" w:space="0" w:color="auto"/>
                    <w:left w:val="none" w:sz="0" w:space="0" w:color="auto"/>
                    <w:bottom w:val="none" w:sz="0" w:space="0" w:color="auto"/>
                    <w:right w:val="none" w:sz="0" w:space="0" w:color="auto"/>
                  </w:divBdr>
                </w:div>
                <w:div w:id="867987682">
                  <w:marLeft w:val="0"/>
                  <w:marRight w:val="0"/>
                  <w:marTop w:val="0"/>
                  <w:marBottom w:val="0"/>
                  <w:divBdr>
                    <w:top w:val="none" w:sz="0" w:space="0" w:color="auto"/>
                    <w:left w:val="none" w:sz="0" w:space="0" w:color="auto"/>
                    <w:bottom w:val="none" w:sz="0" w:space="0" w:color="auto"/>
                    <w:right w:val="none" w:sz="0" w:space="0" w:color="auto"/>
                  </w:divBdr>
                </w:div>
                <w:div w:id="868757081">
                  <w:marLeft w:val="0"/>
                  <w:marRight w:val="0"/>
                  <w:marTop w:val="0"/>
                  <w:marBottom w:val="0"/>
                  <w:divBdr>
                    <w:top w:val="none" w:sz="0" w:space="0" w:color="auto"/>
                    <w:left w:val="none" w:sz="0" w:space="0" w:color="auto"/>
                    <w:bottom w:val="none" w:sz="0" w:space="0" w:color="auto"/>
                    <w:right w:val="none" w:sz="0" w:space="0" w:color="auto"/>
                  </w:divBdr>
                </w:div>
                <w:div w:id="869298009">
                  <w:marLeft w:val="0"/>
                  <w:marRight w:val="0"/>
                  <w:marTop w:val="0"/>
                  <w:marBottom w:val="0"/>
                  <w:divBdr>
                    <w:top w:val="none" w:sz="0" w:space="0" w:color="auto"/>
                    <w:left w:val="none" w:sz="0" w:space="0" w:color="auto"/>
                    <w:bottom w:val="none" w:sz="0" w:space="0" w:color="auto"/>
                    <w:right w:val="none" w:sz="0" w:space="0" w:color="auto"/>
                  </w:divBdr>
                </w:div>
                <w:div w:id="870458917">
                  <w:marLeft w:val="0"/>
                  <w:marRight w:val="0"/>
                  <w:marTop w:val="0"/>
                  <w:marBottom w:val="0"/>
                  <w:divBdr>
                    <w:top w:val="none" w:sz="0" w:space="0" w:color="auto"/>
                    <w:left w:val="none" w:sz="0" w:space="0" w:color="auto"/>
                    <w:bottom w:val="none" w:sz="0" w:space="0" w:color="auto"/>
                    <w:right w:val="none" w:sz="0" w:space="0" w:color="auto"/>
                  </w:divBdr>
                </w:div>
                <w:div w:id="871110650">
                  <w:marLeft w:val="0"/>
                  <w:marRight w:val="0"/>
                  <w:marTop w:val="0"/>
                  <w:marBottom w:val="0"/>
                  <w:divBdr>
                    <w:top w:val="none" w:sz="0" w:space="0" w:color="auto"/>
                    <w:left w:val="none" w:sz="0" w:space="0" w:color="auto"/>
                    <w:bottom w:val="none" w:sz="0" w:space="0" w:color="auto"/>
                    <w:right w:val="none" w:sz="0" w:space="0" w:color="auto"/>
                  </w:divBdr>
                </w:div>
                <w:div w:id="871765985">
                  <w:marLeft w:val="0"/>
                  <w:marRight w:val="0"/>
                  <w:marTop w:val="0"/>
                  <w:marBottom w:val="0"/>
                  <w:divBdr>
                    <w:top w:val="none" w:sz="0" w:space="0" w:color="auto"/>
                    <w:left w:val="none" w:sz="0" w:space="0" w:color="auto"/>
                    <w:bottom w:val="none" w:sz="0" w:space="0" w:color="auto"/>
                    <w:right w:val="none" w:sz="0" w:space="0" w:color="auto"/>
                  </w:divBdr>
                </w:div>
                <w:div w:id="872230456">
                  <w:marLeft w:val="0"/>
                  <w:marRight w:val="0"/>
                  <w:marTop w:val="0"/>
                  <w:marBottom w:val="0"/>
                  <w:divBdr>
                    <w:top w:val="none" w:sz="0" w:space="0" w:color="auto"/>
                    <w:left w:val="none" w:sz="0" w:space="0" w:color="auto"/>
                    <w:bottom w:val="none" w:sz="0" w:space="0" w:color="auto"/>
                    <w:right w:val="none" w:sz="0" w:space="0" w:color="auto"/>
                  </w:divBdr>
                </w:div>
                <w:div w:id="872234026">
                  <w:marLeft w:val="0"/>
                  <w:marRight w:val="0"/>
                  <w:marTop w:val="0"/>
                  <w:marBottom w:val="0"/>
                  <w:divBdr>
                    <w:top w:val="none" w:sz="0" w:space="0" w:color="auto"/>
                    <w:left w:val="none" w:sz="0" w:space="0" w:color="auto"/>
                    <w:bottom w:val="none" w:sz="0" w:space="0" w:color="auto"/>
                    <w:right w:val="none" w:sz="0" w:space="0" w:color="auto"/>
                  </w:divBdr>
                </w:div>
                <w:div w:id="872694251">
                  <w:marLeft w:val="0"/>
                  <w:marRight w:val="0"/>
                  <w:marTop w:val="0"/>
                  <w:marBottom w:val="0"/>
                  <w:divBdr>
                    <w:top w:val="none" w:sz="0" w:space="0" w:color="auto"/>
                    <w:left w:val="none" w:sz="0" w:space="0" w:color="auto"/>
                    <w:bottom w:val="none" w:sz="0" w:space="0" w:color="auto"/>
                    <w:right w:val="none" w:sz="0" w:space="0" w:color="auto"/>
                  </w:divBdr>
                </w:div>
                <w:div w:id="874195508">
                  <w:marLeft w:val="0"/>
                  <w:marRight w:val="0"/>
                  <w:marTop w:val="0"/>
                  <w:marBottom w:val="0"/>
                  <w:divBdr>
                    <w:top w:val="none" w:sz="0" w:space="0" w:color="auto"/>
                    <w:left w:val="none" w:sz="0" w:space="0" w:color="auto"/>
                    <w:bottom w:val="none" w:sz="0" w:space="0" w:color="auto"/>
                    <w:right w:val="none" w:sz="0" w:space="0" w:color="auto"/>
                  </w:divBdr>
                </w:div>
                <w:div w:id="875968123">
                  <w:marLeft w:val="0"/>
                  <w:marRight w:val="0"/>
                  <w:marTop w:val="0"/>
                  <w:marBottom w:val="0"/>
                  <w:divBdr>
                    <w:top w:val="none" w:sz="0" w:space="0" w:color="auto"/>
                    <w:left w:val="none" w:sz="0" w:space="0" w:color="auto"/>
                    <w:bottom w:val="none" w:sz="0" w:space="0" w:color="auto"/>
                    <w:right w:val="none" w:sz="0" w:space="0" w:color="auto"/>
                  </w:divBdr>
                </w:div>
                <w:div w:id="877932601">
                  <w:marLeft w:val="0"/>
                  <w:marRight w:val="0"/>
                  <w:marTop w:val="0"/>
                  <w:marBottom w:val="0"/>
                  <w:divBdr>
                    <w:top w:val="none" w:sz="0" w:space="0" w:color="auto"/>
                    <w:left w:val="none" w:sz="0" w:space="0" w:color="auto"/>
                    <w:bottom w:val="none" w:sz="0" w:space="0" w:color="auto"/>
                    <w:right w:val="none" w:sz="0" w:space="0" w:color="auto"/>
                  </w:divBdr>
                </w:div>
                <w:div w:id="878129044">
                  <w:marLeft w:val="0"/>
                  <w:marRight w:val="0"/>
                  <w:marTop w:val="0"/>
                  <w:marBottom w:val="0"/>
                  <w:divBdr>
                    <w:top w:val="none" w:sz="0" w:space="0" w:color="auto"/>
                    <w:left w:val="none" w:sz="0" w:space="0" w:color="auto"/>
                    <w:bottom w:val="none" w:sz="0" w:space="0" w:color="auto"/>
                    <w:right w:val="none" w:sz="0" w:space="0" w:color="auto"/>
                  </w:divBdr>
                </w:div>
                <w:div w:id="878278479">
                  <w:marLeft w:val="0"/>
                  <w:marRight w:val="0"/>
                  <w:marTop w:val="0"/>
                  <w:marBottom w:val="0"/>
                  <w:divBdr>
                    <w:top w:val="none" w:sz="0" w:space="0" w:color="auto"/>
                    <w:left w:val="none" w:sz="0" w:space="0" w:color="auto"/>
                    <w:bottom w:val="none" w:sz="0" w:space="0" w:color="auto"/>
                    <w:right w:val="none" w:sz="0" w:space="0" w:color="auto"/>
                  </w:divBdr>
                </w:div>
                <w:div w:id="878322390">
                  <w:marLeft w:val="0"/>
                  <w:marRight w:val="0"/>
                  <w:marTop w:val="0"/>
                  <w:marBottom w:val="0"/>
                  <w:divBdr>
                    <w:top w:val="none" w:sz="0" w:space="0" w:color="auto"/>
                    <w:left w:val="none" w:sz="0" w:space="0" w:color="auto"/>
                    <w:bottom w:val="none" w:sz="0" w:space="0" w:color="auto"/>
                    <w:right w:val="none" w:sz="0" w:space="0" w:color="auto"/>
                  </w:divBdr>
                </w:div>
                <w:div w:id="878707287">
                  <w:marLeft w:val="0"/>
                  <w:marRight w:val="0"/>
                  <w:marTop w:val="0"/>
                  <w:marBottom w:val="0"/>
                  <w:divBdr>
                    <w:top w:val="none" w:sz="0" w:space="0" w:color="auto"/>
                    <w:left w:val="none" w:sz="0" w:space="0" w:color="auto"/>
                    <w:bottom w:val="none" w:sz="0" w:space="0" w:color="auto"/>
                    <w:right w:val="none" w:sz="0" w:space="0" w:color="auto"/>
                  </w:divBdr>
                </w:div>
                <w:div w:id="878973082">
                  <w:marLeft w:val="0"/>
                  <w:marRight w:val="0"/>
                  <w:marTop w:val="0"/>
                  <w:marBottom w:val="0"/>
                  <w:divBdr>
                    <w:top w:val="none" w:sz="0" w:space="0" w:color="auto"/>
                    <w:left w:val="none" w:sz="0" w:space="0" w:color="auto"/>
                    <w:bottom w:val="none" w:sz="0" w:space="0" w:color="auto"/>
                    <w:right w:val="none" w:sz="0" w:space="0" w:color="auto"/>
                  </w:divBdr>
                </w:div>
                <w:div w:id="880361317">
                  <w:marLeft w:val="0"/>
                  <w:marRight w:val="0"/>
                  <w:marTop w:val="0"/>
                  <w:marBottom w:val="0"/>
                  <w:divBdr>
                    <w:top w:val="none" w:sz="0" w:space="0" w:color="auto"/>
                    <w:left w:val="none" w:sz="0" w:space="0" w:color="auto"/>
                    <w:bottom w:val="none" w:sz="0" w:space="0" w:color="auto"/>
                    <w:right w:val="none" w:sz="0" w:space="0" w:color="auto"/>
                  </w:divBdr>
                </w:div>
                <w:div w:id="881329738">
                  <w:marLeft w:val="0"/>
                  <w:marRight w:val="0"/>
                  <w:marTop w:val="0"/>
                  <w:marBottom w:val="0"/>
                  <w:divBdr>
                    <w:top w:val="none" w:sz="0" w:space="0" w:color="auto"/>
                    <w:left w:val="none" w:sz="0" w:space="0" w:color="auto"/>
                    <w:bottom w:val="none" w:sz="0" w:space="0" w:color="auto"/>
                    <w:right w:val="none" w:sz="0" w:space="0" w:color="auto"/>
                  </w:divBdr>
                </w:div>
                <w:div w:id="881937622">
                  <w:marLeft w:val="0"/>
                  <w:marRight w:val="0"/>
                  <w:marTop w:val="0"/>
                  <w:marBottom w:val="0"/>
                  <w:divBdr>
                    <w:top w:val="none" w:sz="0" w:space="0" w:color="auto"/>
                    <w:left w:val="none" w:sz="0" w:space="0" w:color="auto"/>
                    <w:bottom w:val="none" w:sz="0" w:space="0" w:color="auto"/>
                    <w:right w:val="none" w:sz="0" w:space="0" w:color="auto"/>
                  </w:divBdr>
                </w:div>
                <w:div w:id="883834963">
                  <w:marLeft w:val="0"/>
                  <w:marRight w:val="0"/>
                  <w:marTop w:val="0"/>
                  <w:marBottom w:val="0"/>
                  <w:divBdr>
                    <w:top w:val="none" w:sz="0" w:space="0" w:color="auto"/>
                    <w:left w:val="none" w:sz="0" w:space="0" w:color="auto"/>
                    <w:bottom w:val="none" w:sz="0" w:space="0" w:color="auto"/>
                    <w:right w:val="none" w:sz="0" w:space="0" w:color="auto"/>
                  </w:divBdr>
                </w:div>
                <w:div w:id="885528060">
                  <w:marLeft w:val="0"/>
                  <w:marRight w:val="0"/>
                  <w:marTop w:val="0"/>
                  <w:marBottom w:val="0"/>
                  <w:divBdr>
                    <w:top w:val="none" w:sz="0" w:space="0" w:color="auto"/>
                    <w:left w:val="none" w:sz="0" w:space="0" w:color="auto"/>
                    <w:bottom w:val="none" w:sz="0" w:space="0" w:color="auto"/>
                    <w:right w:val="none" w:sz="0" w:space="0" w:color="auto"/>
                  </w:divBdr>
                </w:div>
                <w:div w:id="885795938">
                  <w:marLeft w:val="0"/>
                  <w:marRight w:val="0"/>
                  <w:marTop w:val="0"/>
                  <w:marBottom w:val="0"/>
                  <w:divBdr>
                    <w:top w:val="none" w:sz="0" w:space="0" w:color="auto"/>
                    <w:left w:val="none" w:sz="0" w:space="0" w:color="auto"/>
                    <w:bottom w:val="none" w:sz="0" w:space="0" w:color="auto"/>
                    <w:right w:val="none" w:sz="0" w:space="0" w:color="auto"/>
                  </w:divBdr>
                </w:div>
                <w:div w:id="886528255">
                  <w:marLeft w:val="0"/>
                  <w:marRight w:val="0"/>
                  <w:marTop w:val="0"/>
                  <w:marBottom w:val="0"/>
                  <w:divBdr>
                    <w:top w:val="none" w:sz="0" w:space="0" w:color="auto"/>
                    <w:left w:val="none" w:sz="0" w:space="0" w:color="auto"/>
                    <w:bottom w:val="none" w:sz="0" w:space="0" w:color="auto"/>
                    <w:right w:val="none" w:sz="0" w:space="0" w:color="auto"/>
                  </w:divBdr>
                </w:div>
                <w:div w:id="886988056">
                  <w:marLeft w:val="0"/>
                  <w:marRight w:val="0"/>
                  <w:marTop w:val="0"/>
                  <w:marBottom w:val="0"/>
                  <w:divBdr>
                    <w:top w:val="none" w:sz="0" w:space="0" w:color="auto"/>
                    <w:left w:val="none" w:sz="0" w:space="0" w:color="auto"/>
                    <w:bottom w:val="none" w:sz="0" w:space="0" w:color="auto"/>
                    <w:right w:val="none" w:sz="0" w:space="0" w:color="auto"/>
                  </w:divBdr>
                </w:div>
                <w:div w:id="886992220">
                  <w:marLeft w:val="0"/>
                  <w:marRight w:val="0"/>
                  <w:marTop w:val="0"/>
                  <w:marBottom w:val="0"/>
                  <w:divBdr>
                    <w:top w:val="none" w:sz="0" w:space="0" w:color="auto"/>
                    <w:left w:val="none" w:sz="0" w:space="0" w:color="auto"/>
                    <w:bottom w:val="none" w:sz="0" w:space="0" w:color="auto"/>
                    <w:right w:val="none" w:sz="0" w:space="0" w:color="auto"/>
                  </w:divBdr>
                </w:div>
                <w:div w:id="887379333">
                  <w:marLeft w:val="0"/>
                  <w:marRight w:val="0"/>
                  <w:marTop w:val="0"/>
                  <w:marBottom w:val="0"/>
                  <w:divBdr>
                    <w:top w:val="none" w:sz="0" w:space="0" w:color="auto"/>
                    <w:left w:val="none" w:sz="0" w:space="0" w:color="auto"/>
                    <w:bottom w:val="none" w:sz="0" w:space="0" w:color="auto"/>
                    <w:right w:val="none" w:sz="0" w:space="0" w:color="auto"/>
                  </w:divBdr>
                </w:div>
                <w:div w:id="887644481">
                  <w:marLeft w:val="0"/>
                  <w:marRight w:val="0"/>
                  <w:marTop w:val="0"/>
                  <w:marBottom w:val="0"/>
                  <w:divBdr>
                    <w:top w:val="none" w:sz="0" w:space="0" w:color="auto"/>
                    <w:left w:val="none" w:sz="0" w:space="0" w:color="auto"/>
                    <w:bottom w:val="none" w:sz="0" w:space="0" w:color="auto"/>
                    <w:right w:val="none" w:sz="0" w:space="0" w:color="auto"/>
                  </w:divBdr>
                </w:div>
                <w:div w:id="888107514">
                  <w:marLeft w:val="0"/>
                  <w:marRight w:val="0"/>
                  <w:marTop w:val="0"/>
                  <w:marBottom w:val="0"/>
                  <w:divBdr>
                    <w:top w:val="none" w:sz="0" w:space="0" w:color="auto"/>
                    <w:left w:val="none" w:sz="0" w:space="0" w:color="auto"/>
                    <w:bottom w:val="none" w:sz="0" w:space="0" w:color="auto"/>
                    <w:right w:val="none" w:sz="0" w:space="0" w:color="auto"/>
                  </w:divBdr>
                </w:div>
                <w:div w:id="889072594">
                  <w:marLeft w:val="0"/>
                  <w:marRight w:val="0"/>
                  <w:marTop w:val="0"/>
                  <w:marBottom w:val="0"/>
                  <w:divBdr>
                    <w:top w:val="none" w:sz="0" w:space="0" w:color="auto"/>
                    <w:left w:val="none" w:sz="0" w:space="0" w:color="auto"/>
                    <w:bottom w:val="none" w:sz="0" w:space="0" w:color="auto"/>
                    <w:right w:val="none" w:sz="0" w:space="0" w:color="auto"/>
                  </w:divBdr>
                </w:div>
                <w:div w:id="889614318">
                  <w:marLeft w:val="0"/>
                  <w:marRight w:val="0"/>
                  <w:marTop w:val="0"/>
                  <w:marBottom w:val="0"/>
                  <w:divBdr>
                    <w:top w:val="none" w:sz="0" w:space="0" w:color="auto"/>
                    <w:left w:val="none" w:sz="0" w:space="0" w:color="auto"/>
                    <w:bottom w:val="none" w:sz="0" w:space="0" w:color="auto"/>
                    <w:right w:val="none" w:sz="0" w:space="0" w:color="auto"/>
                  </w:divBdr>
                </w:div>
                <w:div w:id="889656979">
                  <w:marLeft w:val="0"/>
                  <w:marRight w:val="0"/>
                  <w:marTop w:val="0"/>
                  <w:marBottom w:val="0"/>
                  <w:divBdr>
                    <w:top w:val="none" w:sz="0" w:space="0" w:color="auto"/>
                    <w:left w:val="none" w:sz="0" w:space="0" w:color="auto"/>
                    <w:bottom w:val="none" w:sz="0" w:space="0" w:color="auto"/>
                    <w:right w:val="none" w:sz="0" w:space="0" w:color="auto"/>
                  </w:divBdr>
                </w:div>
                <w:div w:id="890194957">
                  <w:marLeft w:val="0"/>
                  <w:marRight w:val="0"/>
                  <w:marTop w:val="0"/>
                  <w:marBottom w:val="0"/>
                  <w:divBdr>
                    <w:top w:val="none" w:sz="0" w:space="0" w:color="auto"/>
                    <w:left w:val="none" w:sz="0" w:space="0" w:color="auto"/>
                    <w:bottom w:val="none" w:sz="0" w:space="0" w:color="auto"/>
                    <w:right w:val="none" w:sz="0" w:space="0" w:color="auto"/>
                  </w:divBdr>
                </w:div>
                <w:div w:id="891040838">
                  <w:marLeft w:val="0"/>
                  <w:marRight w:val="0"/>
                  <w:marTop w:val="0"/>
                  <w:marBottom w:val="0"/>
                  <w:divBdr>
                    <w:top w:val="none" w:sz="0" w:space="0" w:color="auto"/>
                    <w:left w:val="none" w:sz="0" w:space="0" w:color="auto"/>
                    <w:bottom w:val="none" w:sz="0" w:space="0" w:color="auto"/>
                    <w:right w:val="none" w:sz="0" w:space="0" w:color="auto"/>
                  </w:divBdr>
                </w:div>
                <w:div w:id="892619020">
                  <w:marLeft w:val="0"/>
                  <w:marRight w:val="0"/>
                  <w:marTop w:val="0"/>
                  <w:marBottom w:val="0"/>
                  <w:divBdr>
                    <w:top w:val="none" w:sz="0" w:space="0" w:color="auto"/>
                    <w:left w:val="none" w:sz="0" w:space="0" w:color="auto"/>
                    <w:bottom w:val="none" w:sz="0" w:space="0" w:color="auto"/>
                    <w:right w:val="none" w:sz="0" w:space="0" w:color="auto"/>
                  </w:divBdr>
                </w:div>
                <w:div w:id="892741879">
                  <w:marLeft w:val="0"/>
                  <w:marRight w:val="0"/>
                  <w:marTop w:val="0"/>
                  <w:marBottom w:val="0"/>
                  <w:divBdr>
                    <w:top w:val="none" w:sz="0" w:space="0" w:color="auto"/>
                    <w:left w:val="none" w:sz="0" w:space="0" w:color="auto"/>
                    <w:bottom w:val="none" w:sz="0" w:space="0" w:color="auto"/>
                    <w:right w:val="none" w:sz="0" w:space="0" w:color="auto"/>
                  </w:divBdr>
                </w:div>
                <w:div w:id="892889787">
                  <w:marLeft w:val="0"/>
                  <w:marRight w:val="0"/>
                  <w:marTop w:val="0"/>
                  <w:marBottom w:val="0"/>
                  <w:divBdr>
                    <w:top w:val="none" w:sz="0" w:space="0" w:color="auto"/>
                    <w:left w:val="none" w:sz="0" w:space="0" w:color="auto"/>
                    <w:bottom w:val="none" w:sz="0" w:space="0" w:color="auto"/>
                    <w:right w:val="none" w:sz="0" w:space="0" w:color="auto"/>
                  </w:divBdr>
                </w:div>
                <w:div w:id="895506013">
                  <w:marLeft w:val="0"/>
                  <w:marRight w:val="0"/>
                  <w:marTop w:val="0"/>
                  <w:marBottom w:val="0"/>
                  <w:divBdr>
                    <w:top w:val="none" w:sz="0" w:space="0" w:color="auto"/>
                    <w:left w:val="none" w:sz="0" w:space="0" w:color="auto"/>
                    <w:bottom w:val="none" w:sz="0" w:space="0" w:color="auto"/>
                    <w:right w:val="none" w:sz="0" w:space="0" w:color="auto"/>
                  </w:divBdr>
                </w:div>
                <w:div w:id="895822126">
                  <w:marLeft w:val="0"/>
                  <w:marRight w:val="0"/>
                  <w:marTop w:val="0"/>
                  <w:marBottom w:val="0"/>
                  <w:divBdr>
                    <w:top w:val="none" w:sz="0" w:space="0" w:color="auto"/>
                    <w:left w:val="none" w:sz="0" w:space="0" w:color="auto"/>
                    <w:bottom w:val="none" w:sz="0" w:space="0" w:color="auto"/>
                    <w:right w:val="none" w:sz="0" w:space="0" w:color="auto"/>
                  </w:divBdr>
                </w:div>
                <w:div w:id="896210321">
                  <w:marLeft w:val="0"/>
                  <w:marRight w:val="0"/>
                  <w:marTop w:val="0"/>
                  <w:marBottom w:val="0"/>
                  <w:divBdr>
                    <w:top w:val="none" w:sz="0" w:space="0" w:color="auto"/>
                    <w:left w:val="none" w:sz="0" w:space="0" w:color="auto"/>
                    <w:bottom w:val="none" w:sz="0" w:space="0" w:color="auto"/>
                    <w:right w:val="none" w:sz="0" w:space="0" w:color="auto"/>
                  </w:divBdr>
                </w:div>
                <w:div w:id="896670210">
                  <w:marLeft w:val="0"/>
                  <w:marRight w:val="0"/>
                  <w:marTop w:val="0"/>
                  <w:marBottom w:val="0"/>
                  <w:divBdr>
                    <w:top w:val="none" w:sz="0" w:space="0" w:color="auto"/>
                    <w:left w:val="none" w:sz="0" w:space="0" w:color="auto"/>
                    <w:bottom w:val="none" w:sz="0" w:space="0" w:color="auto"/>
                    <w:right w:val="none" w:sz="0" w:space="0" w:color="auto"/>
                  </w:divBdr>
                </w:div>
                <w:div w:id="897471762">
                  <w:marLeft w:val="0"/>
                  <w:marRight w:val="0"/>
                  <w:marTop w:val="0"/>
                  <w:marBottom w:val="0"/>
                  <w:divBdr>
                    <w:top w:val="none" w:sz="0" w:space="0" w:color="auto"/>
                    <w:left w:val="none" w:sz="0" w:space="0" w:color="auto"/>
                    <w:bottom w:val="none" w:sz="0" w:space="0" w:color="auto"/>
                    <w:right w:val="none" w:sz="0" w:space="0" w:color="auto"/>
                  </w:divBdr>
                </w:div>
                <w:div w:id="898129512">
                  <w:marLeft w:val="0"/>
                  <w:marRight w:val="0"/>
                  <w:marTop w:val="0"/>
                  <w:marBottom w:val="0"/>
                  <w:divBdr>
                    <w:top w:val="none" w:sz="0" w:space="0" w:color="auto"/>
                    <w:left w:val="none" w:sz="0" w:space="0" w:color="auto"/>
                    <w:bottom w:val="none" w:sz="0" w:space="0" w:color="auto"/>
                    <w:right w:val="none" w:sz="0" w:space="0" w:color="auto"/>
                  </w:divBdr>
                </w:div>
                <w:div w:id="898131428">
                  <w:marLeft w:val="0"/>
                  <w:marRight w:val="0"/>
                  <w:marTop w:val="0"/>
                  <w:marBottom w:val="0"/>
                  <w:divBdr>
                    <w:top w:val="none" w:sz="0" w:space="0" w:color="auto"/>
                    <w:left w:val="none" w:sz="0" w:space="0" w:color="auto"/>
                    <w:bottom w:val="none" w:sz="0" w:space="0" w:color="auto"/>
                    <w:right w:val="none" w:sz="0" w:space="0" w:color="auto"/>
                  </w:divBdr>
                </w:div>
                <w:div w:id="898322090">
                  <w:marLeft w:val="0"/>
                  <w:marRight w:val="0"/>
                  <w:marTop w:val="0"/>
                  <w:marBottom w:val="0"/>
                  <w:divBdr>
                    <w:top w:val="none" w:sz="0" w:space="0" w:color="auto"/>
                    <w:left w:val="none" w:sz="0" w:space="0" w:color="auto"/>
                    <w:bottom w:val="none" w:sz="0" w:space="0" w:color="auto"/>
                    <w:right w:val="none" w:sz="0" w:space="0" w:color="auto"/>
                  </w:divBdr>
                </w:div>
                <w:div w:id="899285117">
                  <w:marLeft w:val="0"/>
                  <w:marRight w:val="0"/>
                  <w:marTop w:val="0"/>
                  <w:marBottom w:val="0"/>
                  <w:divBdr>
                    <w:top w:val="none" w:sz="0" w:space="0" w:color="auto"/>
                    <w:left w:val="none" w:sz="0" w:space="0" w:color="auto"/>
                    <w:bottom w:val="none" w:sz="0" w:space="0" w:color="auto"/>
                    <w:right w:val="none" w:sz="0" w:space="0" w:color="auto"/>
                  </w:divBdr>
                </w:div>
                <w:div w:id="900363217">
                  <w:marLeft w:val="0"/>
                  <w:marRight w:val="0"/>
                  <w:marTop w:val="0"/>
                  <w:marBottom w:val="0"/>
                  <w:divBdr>
                    <w:top w:val="none" w:sz="0" w:space="0" w:color="auto"/>
                    <w:left w:val="none" w:sz="0" w:space="0" w:color="auto"/>
                    <w:bottom w:val="none" w:sz="0" w:space="0" w:color="auto"/>
                    <w:right w:val="none" w:sz="0" w:space="0" w:color="auto"/>
                  </w:divBdr>
                </w:div>
                <w:div w:id="901796718">
                  <w:marLeft w:val="0"/>
                  <w:marRight w:val="0"/>
                  <w:marTop w:val="0"/>
                  <w:marBottom w:val="0"/>
                  <w:divBdr>
                    <w:top w:val="none" w:sz="0" w:space="0" w:color="auto"/>
                    <w:left w:val="none" w:sz="0" w:space="0" w:color="auto"/>
                    <w:bottom w:val="none" w:sz="0" w:space="0" w:color="auto"/>
                    <w:right w:val="none" w:sz="0" w:space="0" w:color="auto"/>
                  </w:divBdr>
                </w:div>
                <w:div w:id="902329400">
                  <w:marLeft w:val="0"/>
                  <w:marRight w:val="0"/>
                  <w:marTop w:val="0"/>
                  <w:marBottom w:val="0"/>
                  <w:divBdr>
                    <w:top w:val="none" w:sz="0" w:space="0" w:color="auto"/>
                    <w:left w:val="none" w:sz="0" w:space="0" w:color="auto"/>
                    <w:bottom w:val="none" w:sz="0" w:space="0" w:color="auto"/>
                    <w:right w:val="none" w:sz="0" w:space="0" w:color="auto"/>
                  </w:divBdr>
                </w:div>
                <w:div w:id="902570959">
                  <w:marLeft w:val="0"/>
                  <w:marRight w:val="0"/>
                  <w:marTop w:val="0"/>
                  <w:marBottom w:val="0"/>
                  <w:divBdr>
                    <w:top w:val="none" w:sz="0" w:space="0" w:color="auto"/>
                    <w:left w:val="none" w:sz="0" w:space="0" w:color="auto"/>
                    <w:bottom w:val="none" w:sz="0" w:space="0" w:color="auto"/>
                    <w:right w:val="none" w:sz="0" w:space="0" w:color="auto"/>
                  </w:divBdr>
                </w:div>
                <w:div w:id="902719415">
                  <w:marLeft w:val="0"/>
                  <w:marRight w:val="0"/>
                  <w:marTop w:val="0"/>
                  <w:marBottom w:val="0"/>
                  <w:divBdr>
                    <w:top w:val="none" w:sz="0" w:space="0" w:color="auto"/>
                    <w:left w:val="none" w:sz="0" w:space="0" w:color="auto"/>
                    <w:bottom w:val="none" w:sz="0" w:space="0" w:color="auto"/>
                    <w:right w:val="none" w:sz="0" w:space="0" w:color="auto"/>
                  </w:divBdr>
                </w:div>
                <w:div w:id="902911890">
                  <w:marLeft w:val="0"/>
                  <w:marRight w:val="0"/>
                  <w:marTop w:val="0"/>
                  <w:marBottom w:val="0"/>
                  <w:divBdr>
                    <w:top w:val="none" w:sz="0" w:space="0" w:color="auto"/>
                    <w:left w:val="none" w:sz="0" w:space="0" w:color="auto"/>
                    <w:bottom w:val="none" w:sz="0" w:space="0" w:color="auto"/>
                    <w:right w:val="none" w:sz="0" w:space="0" w:color="auto"/>
                  </w:divBdr>
                </w:div>
                <w:div w:id="902956397">
                  <w:marLeft w:val="0"/>
                  <w:marRight w:val="0"/>
                  <w:marTop w:val="0"/>
                  <w:marBottom w:val="0"/>
                  <w:divBdr>
                    <w:top w:val="none" w:sz="0" w:space="0" w:color="auto"/>
                    <w:left w:val="none" w:sz="0" w:space="0" w:color="auto"/>
                    <w:bottom w:val="none" w:sz="0" w:space="0" w:color="auto"/>
                    <w:right w:val="none" w:sz="0" w:space="0" w:color="auto"/>
                  </w:divBdr>
                </w:div>
                <w:div w:id="903174238">
                  <w:marLeft w:val="0"/>
                  <w:marRight w:val="0"/>
                  <w:marTop w:val="0"/>
                  <w:marBottom w:val="0"/>
                  <w:divBdr>
                    <w:top w:val="none" w:sz="0" w:space="0" w:color="auto"/>
                    <w:left w:val="none" w:sz="0" w:space="0" w:color="auto"/>
                    <w:bottom w:val="none" w:sz="0" w:space="0" w:color="auto"/>
                    <w:right w:val="none" w:sz="0" w:space="0" w:color="auto"/>
                  </w:divBdr>
                </w:div>
                <w:div w:id="903220129">
                  <w:marLeft w:val="0"/>
                  <w:marRight w:val="0"/>
                  <w:marTop w:val="0"/>
                  <w:marBottom w:val="0"/>
                  <w:divBdr>
                    <w:top w:val="none" w:sz="0" w:space="0" w:color="auto"/>
                    <w:left w:val="none" w:sz="0" w:space="0" w:color="auto"/>
                    <w:bottom w:val="none" w:sz="0" w:space="0" w:color="auto"/>
                    <w:right w:val="none" w:sz="0" w:space="0" w:color="auto"/>
                  </w:divBdr>
                </w:div>
                <w:div w:id="905144357">
                  <w:marLeft w:val="0"/>
                  <w:marRight w:val="0"/>
                  <w:marTop w:val="0"/>
                  <w:marBottom w:val="0"/>
                  <w:divBdr>
                    <w:top w:val="none" w:sz="0" w:space="0" w:color="auto"/>
                    <w:left w:val="none" w:sz="0" w:space="0" w:color="auto"/>
                    <w:bottom w:val="none" w:sz="0" w:space="0" w:color="auto"/>
                    <w:right w:val="none" w:sz="0" w:space="0" w:color="auto"/>
                  </w:divBdr>
                </w:div>
                <w:div w:id="905728984">
                  <w:marLeft w:val="0"/>
                  <w:marRight w:val="0"/>
                  <w:marTop w:val="0"/>
                  <w:marBottom w:val="0"/>
                  <w:divBdr>
                    <w:top w:val="none" w:sz="0" w:space="0" w:color="auto"/>
                    <w:left w:val="none" w:sz="0" w:space="0" w:color="auto"/>
                    <w:bottom w:val="none" w:sz="0" w:space="0" w:color="auto"/>
                    <w:right w:val="none" w:sz="0" w:space="0" w:color="auto"/>
                  </w:divBdr>
                </w:div>
                <w:div w:id="906644671">
                  <w:marLeft w:val="0"/>
                  <w:marRight w:val="0"/>
                  <w:marTop w:val="0"/>
                  <w:marBottom w:val="0"/>
                  <w:divBdr>
                    <w:top w:val="none" w:sz="0" w:space="0" w:color="auto"/>
                    <w:left w:val="none" w:sz="0" w:space="0" w:color="auto"/>
                    <w:bottom w:val="none" w:sz="0" w:space="0" w:color="auto"/>
                    <w:right w:val="none" w:sz="0" w:space="0" w:color="auto"/>
                  </w:divBdr>
                </w:div>
                <w:div w:id="906964080">
                  <w:marLeft w:val="0"/>
                  <w:marRight w:val="0"/>
                  <w:marTop w:val="0"/>
                  <w:marBottom w:val="0"/>
                  <w:divBdr>
                    <w:top w:val="none" w:sz="0" w:space="0" w:color="auto"/>
                    <w:left w:val="none" w:sz="0" w:space="0" w:color="auto"/>
                    <w:bottom w:val="none" w:sz="0" w:space="0" w:color="auto"/>
                    <w:right w:val="none" w:sz="0" w:space="0" w:color="auto"/>
                  </w:divBdr>
                </w:div>
                <w:div w:id="907763607">
                  <w:marLeft w:val="0"/>
                  <w:marRight w:val="0"/>
                  <w:marTop w:val="0"/>
                  <w:marBottom w:val="0"/>
                  <w:divBdr>
                    <w:top w:val="none" w:sz="0" w:space="0" w:color="auto"/>
                    <w:left w:val="none" w:sz="0" w:space="0" w:color="auto"/>
                    <w:bottom w:val="none" w:sz="0" w:space="0" w:color="auto"/>
                    <w:right w:val="none" w:sz="0" w:space="0" w:color="auto"/>
                  </w:divBdr>
                </w:div>
                <w:div w:id="908030413">
                  <w:marLeft w:val="0"/>
                  <w:marRight w:val="0"/>
                  <w:marTop w:val="0"/>
                  <w:marBottom w:val="0"/>
                  <w:divBdr>
                    <w:top w:val="none" w:sz="0" w:space="0" w:color="auto"/>
                    <w:left w:val="none" w:sz="0" w:space="0" w:color="auto"/>
                    <w:bottom w:val="none" w:sz="0" w:space="0" w:color="auto"/>
                    <w:right w:val="none" w:sz="0" w:space="0" w:color="auto"/>
                  </w:divBdr>
                </w:div>
                <w:div w:id="908734176">
                  <w:marLeft w:val="0"/>
                  <w:marRight w:val="0"/>
                  <w:marTop w:val="0"/>
                  <w:marBottom w:val="0"/>
                  <w:divBdr>
                    <w:top w:val="none" w:sz="0" w:space="0" w:color="auto"/>
                    <w:left w:val="none" w:sz="0" w:space="0" w:color="auto"/>
                    <w:bottom w:val="none" w:sz="0" w:space="0" w:color="auto"/>
                    <w:right w:val="none" w:sz="0" w:space="0" w:color="auto"/>
                  </w:divBdr>
                </w:div>
                <w:div w:id="909928232">
                  <w:marLeft w:val="0"/>
                  <w:marRight w:val="0"/>
                  <w:marTop w:val="0"/>
                  <w:marBottom w:val="0"/>
                  <w:divBdr>
                    <w:top w:val="none" w:sz="0" w:space="0" w:color="auto"/>
                    <w:left w:val="none" w:sz="0" w:space="0" w:color="auto"/>
                    <w:bottom w:val="none" w:sz="0" w:space="0" w:color="auto"/>
                    <w:right w:val="none" w:sz="0" w:space="0" w:color="auto"/>
                  </w:divBdr>
                </w:div>
                <w:div w:id="911231372">
                  <w:marLeft w:val="0"/>
                  <w:marRight w:val="0"/>
                  <w:marTop w:val="0"/>
                  <w:marBottom w:val="0"/>
                  <w:divBdr>
                    <w:top w:val="none" w:sz="0" w:space="0" w:color="auto"/>
                    <w:left w:val="none" w:sz="0" w:space="0" w:color="auto"/>
                    <w:bottom w:val="none" w:sz="0" w:space="0" w:color="auto"/>
                    <w:right w:val="none" w:sz="0" w:space="0" w:color="auto"/>
                  </w:divBdr>
                </w:div>
                <w:div w:id="911354113">
                  <w:marLeft w:val="0"/>
                  <w:marRight w:val="0"/>
                  <w:marTop w:val="0"/>
                  <w:marBottom w:val="0"/>
                  <w:divBdr>
                    <w:top w:val="none" w:sz="0" w:space="0" w:color="auto"/>
                    <w:left w:val="none" w:sz="0" w:space="0" w:color="auto"/>
                    <w:bottom w:val="none" w:sz="0" w:space="0" w:color="auto"/>
                    <w:right w:val="none" w:sz="0" w:space="0" w:color="auto"/>
                  </w:divBdr>
                </w:div>
                <w:div w:id="911429481">
                  <w:marLeft w:val="0"/>
                  <w:marRight w:val="0"/>
                  <w:marTop w:val="0"/>
                  <w:marBottom w:val="0"/>
                  <w:divBdr>
                    <w:top w:val="none" w:sz="0" w:space="0" w:color="auto"/>
                    <w:left w:val="none" w:sz="0" w:space="0" w:color="auto"/>
                    <w:bottom w:val="none" w:sz="0" w:space="0" w:color="auto"/>
                    <w:right w:val="none" w:sz="0" w:space="0" w:color="auto"/>
                  </w:divBdr>
                </w:div>
                <w:div w:id="911618036">
                  <w:marLeft w:val="0"/>
                  <w:marRight w:val="0"/>
                  <w:marTop w:val="0"/>
                  <w:marBottom w:val="0"/>
                  <w:divBdr>
                    <w:top w:val="none" w:sz="0" w:space="0" w:color="auto"/>
                    <w:left w:val="none" w:sz="0" w:space="0" w:color="auto"/>
                    <w:bottom w:val="none" w:sz="0" w:space="0" w:color="auto"/>
                    <w:right w:val="none" w:sz="0" w:space="0" w:color="auto"/>
                  </w:divBdr>
                </w:div>
                <w:div w:id="912198154">
                  <w:marLeft w:val="0"/>
                  <w:marRight w:val="0"/>
                  <w:marTop w:val="0"/>
                  <w:marBottom w:val="0"/>
                  <w:divBdr>
                    <w:top w:val="none" w:sz="0" w:space="0" w:color="auto"/>
                    <w:left w:val="none" w:sz="0" w:space="0" w:color="auto"/>
                    <w:bottom w:val="none" w:sz="0" w:space="0" w:color="auto"/>
                    <w:right w:val="none" w:sz="0" w:space="0" w:color="auto"/>
                  </w:divBdr>
                </w:div>
                <w:div w:id="912471793">
                  <w:marLeft w:val="0"/>
                  <w:marRight w:val="0"/>
                  <w:marTop w:val="0"/>
                  <w:marBottom w:val="0"/>
                  <w:divBdr>
                    <w:top w:val="none" w:sz="0" w:space="0" w:color="auto"/>
                    <w:left w:val="none" w:sz="0" w:space="0" w:color="auto"/>
                    <w:bottom w:val="none" w:sz="0" w:space="0" w:color="auto"/>
                    <w:right w:val="none" w:sz="0" w:space="0" w:color="auto"/>
                  </w:divBdr>
                </w:div>
                <w:div w:id="912740940">
                  <w:marLeft w:val="0"/>
                  <w:marRight w:val="0"/>
                  <w:marTop w:val="0"/>
                  <w:marBottom w:val="0"/>
                  <w:divBdr>
                    <w:top w:val="none" w:sz="0" w:space="0" w:color="auto"/>
                    <w:left w:val="none" w:sz="0" w:space="0" w:color="auto"/>
                    <w:bottom w:val="none" w:sz="0" w:space="0" w:color="auto"/>
                    <w:right w:val="none" w:sz="0" w:space="0" w:color="auto"/>
                  </w:divBdr>
                </w:div>
                <w:div w:id="913517266">
                  <w:marLeft w:val="0"/>
                  <w:marRight w:val="0"/>
                  <w:marTop w:val="0"/>
                  <w:marBottom w:val="0"/>
                  <w:divBdr>
                    <w:top w:val="none" w:sz="0" w:space="0" w:color="auto"/>
                    <w:left w:val="none" w:sz="0" w:space="0" w:color="auto"/>
                    <w:bottom w:val="none" w:sz="0" w:space="0" w:color="auto"/>
                    <w:right w:val="none" w:sz="0" w:space="0" w:color="auto"/>
                  </w:divBdr>
                </w:div>
                <w:div w:id="913855185">
                  <w:marLeft w:val="0"/>
                  <w:marRight w:val="0"/>
                  <w:marTop w:val="0"/>
                  <w:marBottom w:val="0"/>
                  <w:divBdr>
                    <w:top w:val="none" w:sz="0" w:space="0" w:color="auto"/>
                    <w:left w:val="none" w:sz="0" w:space="0" w:color="auto"/>
                    <w:bottom w:val="none" w:sz="0" w:space="0" w:color="auto"/>
                    <w:right w:val="none" w:sz="0" w:space="0" w:color="auto"/>
                  </w:divBdr>
                </w:div>
                <w:div w:id="916397754">
                  <w:marLeft w:val="0"/>
                  <w:marRight w:val="0"/>
                  <w:marTop w:val="0"/>
                  <w:marBottom w:val="0"/>
                  <w:divBdr>
                    <w:top w:val="none" w:sz="0" w:space="0" w:color="auto"/>
                    <w:left w:val="none" w:sz="0" w:space="0" w:color="auto"/>
                    <w:bottom w:val="none" w:sz="0" w:space="0" w:color="auto"/>
                    <w:right w:val="none" w:sz="0" w:space="0" w:color="auto"/>
                  </w:divBdr>
                </w:div>
                <w:div w:id="916938448">
                  <w:marLeft w:val="0"/>
                  <w:marRight w:val="0"/>
                  <w:marTop w:val="0"/>
                  <w:marBottom w:val="0"/>
                  <w:divBdr>
                    <w:top w:val="none" w:sz="0" w:space="0" w:color="auto"/>
                    <w:left w:val="none" w:sz="0" w:space="0" w:color="auto"/>
                    <w:bottom w:val="none" w:sz="0" w:space="0" w:color="auto"/>
                    <w:right w:val="none" w:sz="0" w:space="0" w:color="auto"/>
                  </w:divBdr>
                </w:div>
                <w:div w:id="917251583">
                  <w:marLeft w:val="0"/>
                  <w:marRight w:val="0"/>
                  <w:marTop w:val="0"/>
                  <w:marBottom w:val="0"/>
                  <w:divBdr>
                    <w:top w:val="none" w:sz="0" w:space="0" w:color="auto"/>
                    <w:left w:val="none" w:sz="0" w:space="0" w:color="auto"/>
                    <w:bottom w:val="none" w:sz="0" w:space="0" w:color="auto"/>
                    <w:right w:val="none" w:sz="0" w:space="0" w:color="auto"/>
                  </w:divBdr>
                </w:div>
                <w:div w:id="918639734">
                  <w:marLeft w:val="0"/>
                  <w:marRight w:val="0"/>
                  <w:marTop w:val="0"/>
                  <w:marBottom w:val="0"/>
                  <w:divBdr>
                    <w:top w:val="none" w:sz="0" w:space="0" w:color="auto"/>
                    <w:left w:val="none" w:sz="0" w:space="0" w:color="auto"/>
                    <w:bottom w:val="none" w:sz="0" w:space="0" w:color="auto"/>
                    <w:right w:val="none" w:sz="0" w:space="0" w:color="auto"/>
                  </w:divBdr>
                </w:div>
                <w:div w:id="918712362">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19874076">
                  <w:marLeft w:val="0"/>
                  <w:marRight w:val="0"/>
                  <w:marTop w:val="0"/>
                  <w:marBottom w:val="0"/>
                  <w:divBdr>
                    <w:top w:val="none" w:sz="0" w:space="0" w:color="auto"/>
                    <w:left w:val="none" w:sz="0" w:space="0" w:color="auto"/>
                    <w:bottom w:val="none" w:sz="0" w:space="0" w:color="auto"/>
                    <w:right w:val="none" w:sz="0" w:space="0" w:color="auto"/>
                  </w:divBdr>
                </w:div>
                <w:div w:id="920021864">
                  <w:marLeft w:val="0"/>
                  <w:marRight w:val="0"/>
                  <w:marTop w:val="0"/>
                  <w:marBottom w:val="0"/>
                  <w:divBdr>
                    <w:top w:val="none" w:sz="0" w:space="0" w:color="auto"/>
                    <w:left w:val="none" w:sz="0" w:space="0" w:color="auto"/>
                    <w:bottom w:val="none" w:sz="0" w:space="0" w:color="auto"/>
                    <w:right w:val="none" w:sz="0" w:space="0" w:color="auto"/>
                  </w:divBdr>
                </w:div>
                <w:div w:id="921183589">
                  <w:marLeft w:val="0"/>
                  <w:marRight w:val="0"/>
                  <w:marTop w:val="0"/>
                  <w:marBottom w:val="0"/>
                  <w:divBdr>
                    <w:top w:val="none" w:sz="0" w:space="0" w:color="auto"/>
                    <w:left w:val="none" w:sz="0" w:space="0" w:color="auto"/>
                    <w:bottom w:val="none" w:sz="0" w:space="0" w:color="auto"/>
                    <w:right w:val="none" w:sz="0" w:space="0" w:color="auto"/>
                  </w:divBdr>
                </w:div>
                <w:div w:id="921331952">
                  <w:marLeft w:val="0"/>
                  <w:marRight w:val="0"/>
                  <w:marTop w:val="0"/>
                  <w:marBottom w:val="0"/>
                  <w:divBdr>
                    <w:top w:val="none" w:sz="0" w:space="0" w:color="auto"/>
                    <w:left w:val="none" w:sz="0" w:space="0" w:color="auto"/>
                    <w:bottom w:val="none" w:sz="0" w:space="0" w:color="auto"/>
                    <w:right w:val="none" w:sz="0" w:space="0" w:color="auto"/>
                  </w:divBdr>
                </w:div>
                <w:div w:id="921446804">
                  <w:marLeft w:val="0"/>
                  <w:marRight w:val="0"/>
                  <w:marTop w:val="0"/>
                  <w:marBottom w:val="0"/>
                  <w:divBdr>
                    <w:top w:val="none" w:sz="0" w:space="0" w:color="auto"/>
                    <w:left w:val="none" w:sz="0" w:space="0" w:color="auto"/>
                    <w:bottom w:val="none" w:sz="0" w:space="0" w:color="auto"/>
                    <w:right w:val="none" w:sz="0" w:space="0" w:color="auto"/>
                  </w:divBdr>
                </w:div>
                <w:div w:id="923337928">
                  <w:marLeft w:val="0"/>
                  <w:marRight w:val="0"/>
                  <w:marTop w:val="0"/>
                  <w:marBottom w:val="0"/>
                  <w:divBdr>
                    <w:top w:val="none" w:sz="0" w:space="0" w:color="auto"/>
                    <w:left w:val="none" w:sz="0" w:space="0" w:color="auto"/>
                    <w:bottom w:val="none" w:sz="0" w:space="0" w:color="auto"/>
                    <w:right w:val="none" w:sz="0" w:space="0" w:color="auto"/>
                  </w:divBdr>
                </w:div>
                <w:div w:id="924068392">
                  <w:marLeft w:val="0"/>
                  <w:marRight w:val="0"/>
                  <w:marTop w:val="0"/>
                  <w:marBottom w:val="0"/>
                  <w:divBdr>
                    <w:top w:val="none" w:sz="0" w:space="0" w:color="auto"/>
                    <w:left w:val="none" w:sz="0" w:space="0" w:color="auto"/>
                    <w:bottom w:val="none" w:sz="0" w:space="0" w:color="auto"/>
                    <w:right w:val="none" w:sz="0" w:space="0" w:color="auto"/>
                  </w:divBdr>
                </w:div>
                <w:div w:id="924150282">
                  <w:marLeft w:val="0"/>
                  <w:marRight w:val="0"/>
                  <w:marTop w:val="0"/>
                  <w:marBottom w:val="0"/>
                  <w:divBdr>
                    <w:top w:val="none" w:sz="0" w:space="0" w:color="auto"/>
                    <w:left w:val="none" w:sz="0" w:space="0" w:color="auto"/>
                    <w:bottom w:val="none" w:sz="0" w:space="0" w:color="auto"/>
                    <w:right w:val="none" w:sz="0" w:space="0" w:color="auto"/>
                  </w:divBdr>
                </w:div>
                <w:div w:id="924613751">
                  <w:marLeft w:val="0"/>
                  <w:marRight w:val="0"/>
                  <w:marTop w:val="0"/>
                  <w:marBottom w:val="0"/>
                  <w:divBdr>
                    <w:top w:val="none" w:sz="0" w:space="0" w:color="auto"/>
                    <w:left w:val="none" w:sz="0" w:space="0" w:color="auto"/>
                    <w:bottom w:val="none" w:sz="0" w:space="0" w:color="auto"/>
                    <w:right w:val="none" w:sz="0" w:space="0" w:color="auto"/>
                  </w:divBdr>
                </w:div>
                <w:div w:id="924798432">
                  <w:marLeft w:val="0"/>
                  <w:marRight w:val="0"/>
                  <w:marTop w:val="0"/>
                  <w:marBottom w:val="0"/>
                  <w:divBdr>
                    <w:top w:val="none" w:sz="0" w:space="0" w:color="auto"/>
                    <w:left w:val="none" w:sz="0" w:space="0" w:color="auto"/>
                    <w:bottom w:val="none" w:sz="0" w:space="0" w:color="auto"/>
                    <w:right w:val="none" w:sz="0" w:space="0" w:color="auto"/>
                  </w:divBdr>
                </w:div>
                <w:div w:id="925306816">
                  <w:marLeft w:val="0"/>
                  <w:marRight w:val="0"/>
                  <w:marTop w:val="0"/>
                  <w:marBottom w:val="0"/>
                  <w:divBdr>
                    <w:top w:val="none" w:sz="0" w:space="0" w:color="auto"/>
                    <w:left w:val="none" w:sz="0" w:space="0" w:color="auto"/>
                    <w:bottom w:val="none" w:sz="0" w:space="0" w:color="auto"/>
                    <w:right w:val="none" w:sz="0" w:space="0" w:color="auto"/>
                  </w:divBdr>
                </w:div>
                <w:div w:id="925920375">
                  <w:marLeft w:val="0"/>
                  <w:marRight w:val="0"/>
                  <w:marTop w:val="0"/>
                  <w:marBottom w:val="0"/>
                  <w:divBdr>
                    <w:top w:val="none" w:sz="0" w:space="0" w:color="auto"/>
                    <w:left w:val="none" w:sz="0" w:space="0" w:color="auto"/>
                    <w:bottom w:val="none" w:sz="0" w:space="0" w:color="auto"/>
                    <w:right w:val="none" w:sz="0" w:space="0" w:color="auto"/>
                  </w:divBdr>
                </w:div>
                <w:div w:id="926154808">
                  <w:marLeft w:val="0"/>
                  <w:marRight w:val="0"/>
                  <w:marTop w:val="0"/>
                  <w:marBottom w:val="0"/>
                  <w:divBdr>
                    <w:top w:val="none" w:sz="0" w:space="0" w:color="auto"/>
                    <w:left w:val="none" w:sz="0" w:space="0" w:color="auto"/>
                    <w:bottom w:val="none" w:sz="0" w:space="0" w:color="auto"/>
                    <w:right w:val="none" w:sz="0" w:space="0" w:color="auto"/>
                  </w:divBdr>
                </w:div>
                <w:div w:id="926693661">
                  <w:marLeft w:val="0"/>
                  <w:marRight w:val="0"/>
                  <w:marTop w:val="0"/>
                  <w:marBottom w:val="0"/>
                  <w:divBdr>
                    <w:top w:val="none" w:sz="0" w:space="0" w:color="auto"/>
                    <w:left w:val="none" w:sz="0" w:space="0" w:color="auto"/>
                    <w:bottom w:val="none" w:sz="0" w:space="0" w:color="auto"/>
                    <w:right w:val="none" w:sz="0" w:space="0" w:color="auto"/>
                  </w:divBdr>
                </w:div>
                <w:div w:id="926887694">
                  <w:marLeft w:val="0"/>
                  <w:marRight w:val="0"/>
                  <w:marTop w:val="0"/>
                  <w:marBottom w:val="0"/>
                  <w:divBdr>
                    <w:top w:val="none" w:sz="0" w:space="0" w:color="auto"/>
                    <w:left w:val="none" w:sz="0" w:space="0" w:color="auto"/>
                    <w:bottom w:val="none" w:sz="0" w:space="0" w:color="auto"/>
                    <w:right w:val="none" w:sz="0" w:space="0" w:color="auto"/>
                  </w:divBdr>
                </w:div>
                <w:div w:id="927344238">
                  <w:marLeft w:val="0"/>
                  <w:marRight w:val="0"/>
                  <w:marTop w:val="0"/>
                  <w:marBottom w:val="0"/>
                  <w:divBdr>
                    <w:top w:val="none" w:sz="0" w:space="0" w:color="auto"/>
                    <w:left w:val="none" w:sz="0" w:space="0" w:color="auto"/>
                    <w:bottom w:val="none" w:sz="0" w:space="0" w:color="auto"/>
                    <w:right w:val="none" w:sz="0" w:space="0" w:color="auto"/>
                  </w:divBdr>
                </w:div>
                <w:div w:id="927737187">
                  <w:marLeft w:val="0"/>
                  <w:marRight w:val="0"/>
                  <w:marTop w:val="0"/>
                  <w:marBottom w:val="0"/>
                  <w:divBdr>
                    <w:top w:val="none" w:sz="0" w:space="0" w:color="auto"/>
                    <w:left w:val="none" w:sz="0" w:space="0" w:color="auto"/>
                    <w:bottom w:val="none" w:sz="0" w:space="0" w:color="auto"/>
                    <w:right w:val="none" w:sz="0" w:space="0" w:color="auto"/>
                  </w:divBdr>
                </w:div>
                <w:div w:id="927932633">
                  <w:marLeft w:val="0"/>
                  <w:marRight w:val="0"/>
                  <w:marTop w:val="0"/>
                  <w:marBottom w:val="0"/>
                  <w:divBdr>
                    <w:top w:val="none" w:sz="0" w:space="0" w:color="auto"/>
                    <w:left w:val="none" w:sz="0" w:space="0" w:color="auto"/>
                    <w:bottom w:val="none" w:sz="0" w:space="0" w:color="auto"/>
                    <w:right w:val="none" w:sz="0" w:space="0" w:color="auto"/>
                  </w:divBdr>
                </w:div>
                <w:div w:id="928149613">
                  <w:marLeft w:val="0"/>
                  <w:marRight w:val="0"/>
                  <w:marTop w:val="0"/>
                  <w:marBottom w:val="0"/>
                  <w:divBdr>
                    <w:top w:val="none" w:sz="0" w:space="0" w:color="auto"/>
                    <w:left w:val="none" w:sz="0" w:space="0" w:color="auto"/>
                    <w:bottom w:val="none" w:sz="0" w:space="0" w:color="auto"/>
                    <w:right w:val="none" w:sz="0" w:space="0" w:color="auto"/>
                  </w:divBdr>
                </w:div>
                <w:div w:id="928805493">
                  <w:marLeft w:val="0"/>
                  <w:marRight w:val="0"/>
                  <w:marTop w:val="0"/>
                  <w:marBottom w:val="0"/>
                  <w:divBdr>
                    <w:top w:val="none" w:sz="0" w:space="0" w:color="auto"/>
                    <w:left w:val="none" w:sz="0" w:space="0" w:color="auto"/>
                    <w:bottom w:val="none" w:sz="0" w:space="0" w:color="auto"/>
                    <w:right w:val="none" w:sz="0" w:space="0" w:color="auto"/>
                  </w:divBdr>
                </w:div>
                <w:div w:id="929237386">
                  <w:marLeft w:val="0"/>
                  <w:marRight w:val="0"/>
                  <w:marTop w:val="0"/>
                  <w:marBottom w:val="0"/>
                  <w:divBdr>
                    <w:top w:val="none" w:sz="0" w:space="0" w:color="auto"/>
                    <w:left w:val="none" w:sz="0" w:space="0" w:color="auto"/>
                    <w:bottom w:val="none" w:sz="0" w:space="0" w:color="auto"/>
                    <w:right w:val="none" w:sz="0" w:space="0" w:color="auto"/>
                  </w:divBdr>
                </w:div>
                <w:div w:id="929703285">
                  <w:marLeft w:val="0"/>
                  <w:marRight w:val="0"/>
                  <w:marTop w:val="0"/>
                  <w:marBottom w:val="0"/>
                  <w:divBdr>
                    <w:top w:val="none" w:sz="0" w:space="0" w:color="auto"/>
                    <w:left w:val="none" w:sz="0" w:space="0" w:color="auto"/>
                    <w:bottom w:val="none" w:sz="0" w:space="0" w:color="auto"/>
                    <w:right w:val="none" w:sz="0" w:space="0" w:color="auto"/>
                  </w:divBdr>
                </w:div>
                <w:div w:id="930087129">
                  <w:marLeft w:val="0"/>
                  <w:marRight w:val="0"/>
                  <w:marTop w:val="0"/>
                  <w:marBottom w:val="0"/>
                  <w:divBdr>
                    <w:top w:val="none" w:sz="0" w:space="0" w:color="auto"/>
                    <w:left w:val="none" w:sz="0" w:space="0" w:color="auto"/>
                    <w:bottom w:val="none" w:sz="0" w:space="0" w:color="auto"/>
                    <w:right w:val="none" w:sz="0" w:space="0" w:color="auto"/>
                  </w:divBdr>
                </w:div>
                <w:div w:id="931202240">
                  <w:marLeft w:val="0"/>
                  <w:marRight w:val="0"/>
                  <w:marTop w:val="0"/>
                  <w:marBottom w:val="0"/>
                  <w:divBdr>
                    <w:top w:val="none" w:sz="0" w:space="0" w:color="auto"/>
                    <w:left w:val="none" w:sz="0" w:space="0" w:color="auto"/>
                    <w:bottom w:val="none" w:sz="0" w:space="0" w:color="auto"/>
                    <w:right w:val="none" w:sz="0" w:space="0" w:color="auto"/>
                  </w:divBdr>
                </w:div>
                <w:div w:id="931470800">
                  <w:marLeft w:val="0"/>
                  <w:marRight w:val="0"/>
                  <w:marTop w:val="0"/>
                  <w:marBottom w:val="0"/>
                  <w:divBdr>
                    <w:top w:val="none" w:sz="0" w:space="0" w:color="auto"/>
                    <w:left w:val="none" w:sz="0" w:space="0" w:color="auto"/>
                    <w:bottom w:val="none" w:sz="0" w:space="0" w:color="auto"/>
                    <w:right w:val="none" w:sz="0" w:space="0" w:color="auto"/>
                  </w:divBdr>
                </w:div>
                <w:div w:id="932010003">
                  <w:marLeft w:val="0"/>
                  <w:marRight w:val="0"/>
                  <w:marTop w:val="0"/>
                  <w:marBottom w:val="0"/>
                  <w:divBdr>
                    <w:top w:val="none" w:sz="0" w:space="0" w:color="auto"/>
                    <w:left w:val="none" w:sz="0" w:space="0" w:color="auto"/>
                    <w:bottom w:val="none" w:sz="0" w:space="0" w:color="auto"/>
                    <w:right w:val="none" w:sz="0" w:space="0" w:color="auto"/>
                  </w:divBdr>
                </w:div>
                <w:div w:id="932783374">
                  <w:marLeft w:val="0"/>
                  <w:marRight w:val="0"/>
                  <w:marTop w:val="0"/>
                  <w:marBottom w:val="0"/>
                  <w:divBdr>
                    <w:top w:val="none" w:sz="0" w:space="0" w:color="auto"/>
                    <w:left w:val="none" w:sz="0" w:space="0" w:color="auto"/>
                    <w:bottom w:val="none" w:sz="0" w:space="0" w:color="auto"/>
                    <w:right w:val="none" w:sz="0" w:space="0" w:color="auto"/>
                  </w:divBdr>
                </w:div>
                <w:div w:id="934020951">
                  <w:marLeft w:val="0"/>
                  <w:marRight w:val="0"/>
                  <w:marTop w:val="0"/>
                  <w:marBottom w:val="0"/>
                  <w:divBdr>
                    <w:top w:val="none" w:sz="0" w:space="0" w:color="auto"/>
                    <w:left w:val="none" w:sz="0" w:space="0" w:color="auto"/>
                    <w:bottom w:val="none" w:sz="0" w:space="0" w:color="auto"/>
                    <w:right w:val="none" w:sz="0" w:space="0" w:color="auto"/>
                  </w:divBdr>
                </w:div>
                <w:div w:id="934435578">
                  <w:marLeft w:val="0"/>
                  <w:marRight w:val="0"/>
                  <w:marTop w:val="0"/>
                  <w:marBottom w:val="0"/>
                  <w:divBdr>
                    <w:top w:val="none" w:sz="0" w:space="0" w:color="auto"/>
                    <w:left w:val="none" w:sz="0" w:space="0" w:color="auto"/>
                    <w:bottom w:val="none" w:sz="0" w:space="0" w:color="auto"/>
                    <w:right w:val="none" w:sz="0" w:space="0" w:color="auto"/>
                  </w:divBdr>
                </w:div>
                <w:div w:id="934675854">
                  <w:marLeft w:val="0"/>
                  <w:marRight w:val="0"/>
                  <w:marTop w:val="0"/>
                  <w:marBottom w:val="0"/>
                  <w:divBdr>
                    <w:top w:val="none" w:sz="0" w:space="0" w:color="auto"/>
                    <w:left w:val="none" w:sz="0" w:space="0" w:color="auto"/>
                    <w:bottom w:val="none" w:sz="0" w:space="0" w:color="auto"/>
                    <w:right w:val="none" w:sz="0" w:space="0" w:color="auto"/>
                  </w:divBdr>
                </w:div>
                <w:div w:id="936056709">
                  <w:marLeft w:val="0"/>
                  <w:marRight w:val="0"/>
                  <w:marTop w:val="0"/>
                  <w:marBottom w:val="0"/>
                  <w:divBdr>
                    <w:top w:val="none" w:sz="0" w:space="0" w:color="auto"/>
                    <w:left w:val="none" w:sz="0" w:space="0" w:color="auto"/>
                    <w:bottom w:val="none" w:sz="0" w:space="0" w:color="auto"/>
                    <w:right w:val="none" w:sz="0" w:space="0" w:color="auto"/>
                  </w:divBdr>
                </w:div>
                <w:div w:id="936399776">
                  <w:marLeft w:val="0"/>
                  <w:marRight w:val="0"/>
                  <w:marTop w:val="0"/>
                  <w:marBottom w:val="0"/>
                  <w:divBdr>
                    <w:top w:val="none" w:sz="0" w:space="0" w:color="auto"/>
                    <w:left w:val="none" w:sz="0" w:space="0" w:color="auto"/>
                    <w:bottom w:val="none" w:sz="0" w:space="0" w:color="auto"/>
                    <w:right w:val="none" w:sz="0" w:space="0" w:color="auto"/>
                  </w:divBdr>
                </w:div>
                <w:div w:id="936668153">
                  <w:marLeft w:val="0"/>
                  <w:marRight w:val="0"/>
                  <w:marTop w:val="0"/>
                  <w:marBottom w:val="0"/>
                  <w:divBdr>
                    <w:top w:val="none" w:sz="0" w:space="0" w:color="auto"/>
                    <w:left w:val="none" w:sz="0" w:space="0" w:color="auto"/>
                    <w:bottom w:val="none" w:sz="0" w:space="0" w:color="auto"/>
                    <w:right w:val="none" w:sz="0" w:space="0" w:color="auto"/>
                  </w:divBdr>
                </w:div>
                <w:div w:id="937832041">
                  <w:marLeft w:val="0"/>
                  <w:marRight w:val="0"/>
                  <w:marTop w:val="0"/>
                  <w:marBottom w:val="0"/>
                  <w:divBdr>
                    <w:top w:val="none" w:sz="0" w:space="0" w:color="auto"/>
                    <w:left w:val="none" w:sz="0" w:space="0" w:color="auto"/>
                    <w:bottom w:val="none" w:sz="0" w:space="0" w:color="auto"/>
                    <w:right w:val="none" w:sz="0" w:space="0" w:color="auto"/>
                  </w:divBdr>
                </w:div>
                <w:div w:id="938026264">
                  <w:marLeft w:val="0"/>
                  <w:marRight w:val="0"/>
                  <w:marTop w:val="0"/>
                  <w:marBottom w:val="0"/>
                  <w:divBdr>
                    <w:top w:val="none" w:sz="0" w:space="0" w:color="auto"/>
                    <w:left w:val="none" w:sz="0" w:space="0" w:color="auto"/>
                    <w:bottom w:val="none" w:sz="0" w:space="0" w:color="auto"/>
                    <w:right w:val="none" w:sz="0" w:space="0" w:color="auto"/>
                  </w:divBdr>
                </w:div>
                <w:div w:id="939332403">
                  <w:marLeft w:val="0"/>
                  <w:marRight w:val="0"/>
                  <w:marTop w:val="0"/>
                  <w:marBottom w:val="0"/>
                  <w:divBdr>
                    <w:top w:val="none" w:sz="0" w:space="0" w:color="auto"/>
                    <w:left w:val="none" w:sz="0" w:space="0" w:color="auto"/>
                    <w:bottom w:val="none" w:sz="0" w:space="0" w:color="auto"/>
                    <w:right w:val="none" w:sz="0" w:space="0" w:color="auto"/>
                  </w:divBdr>
                </w:div>
                <w:div w:id="940842420">
                  <w:marLeft w:val="0"/>
                  <w:marRight w:val="0"/>
                  <w:marTop w:val="0"/>
                  <w:marBottom w:val="0"/>
                  <w:divBdr>
                    <w:top w:val="none" w:sz="0" w:space="0" w:color="auto"/>
                    <w:left w:val="none" w:sz="0" w:space="0" w:color="auto"/>
                    <w:bottom w:val="none" w:sz="0" w:space="0" w:color="auto"/>
                    <w:right w:val="none" w:sz="0" w:space="0" w:color="auto"/>
                  </w:divBdr>
                </w:div>
                <w:div w:id="941256398">
                  <w:marLeft w:val="0"/>
                  <w:marRight w:val="0"/>
                  <w:marTop w:val="0"/>
                  <w:marBottom w:val="0"/>
                  <w:divBdr>
                    <w:top w:val="none" w:sz="0" w:space="0" w:color="auto"/>
                    <w:left w:val="none" w:sz="0" w:space="0" w:color="auto"/>
                    <w:bottom w:val="none" w:sz="0" w:space="0" w:color="auto"/>
                    <w:right w:val="none" w:sz="0" w:space="0" w:color="auto"/>
                  </w:divBdr>
                </w:div>
                <w:div w:id="941690815">
                  <w:marLeft w:val="0"/>
                  <w:marRight w:val="0"/>
                  <w:marTop w:val="0"/>
                  <w:marBottom w:val="0"/>
                  <w:divBdr>
                    <w:top w:val="none" w:sz="0" w:space="0" w:color="auto"/>
                    <w:left w:val="none" w:sz="0" w:space="0" w:color="auto"/>
                    <w:bottom w:val="none" w:sz="0" w:space="0" w:color="auto"/>
                    <w:right w:val="none" w:sz="0" w:space="0" w:color="auto"/>
                  </w:divBdr>
                </w:div>
                <w:div w:id="941883432">
                  <w:marLeft w:val="0"/>
                  <w:marRight w:val="0"/>
                  <w:marTop w:val="0"/>
                  <w:marBottom w:val="0"/>
                  <w:divBdr>
                    <w:top w:val="none" w:sz="0" w:space="0" w:color="auto"/>
                    <w:left w:val="none" w:sz="0" w:space="0" w:color="auto"/>
                    <w:bottom w:val="none" w:sz="0" w:space="0" w:color="auto"/>
                    <w:right w:val="none" w:sz="0" w:space="0" w:color="auto"/>
                  </w:divBdr>
                </w:div>
                <w:div w:id="942539424">
                  <w:marLeft w:val="0"/>
                  <w:marRight w:val="0"/>
                  <w:marTop w:val="0"/>
                  <w:marBottom w:val="0"/>
                  <w:divBdr>
                    <w:top w:val="none" w:sz="0" w:space="0" w:color="auto"/>
                    <w:left w:val="none" w:sz="0" w:space="0" w:color="auto"/>
                    <w:bottom w:val="none" w:sz="0" w:space="0" w:color="auto"/>
                    <w:right w:val="none" w:sz="0" w:space="0" w:color="auto"/>
                  </w:divBdr>
                </w:div>
                <w:div w:id="943154702">
                  <w:marLeft w:val="0"/>
                  <w:marRight w:val="0"/>
                  <w:marTop w:val="0"/>
                  <w:marBottom w:val="0"/>
                  <w:divBdr>
                    <w:top w:val="none" w:sz="0" w:space="0" w:color="auto"/>
                    <w:left w:val="none" w:sz="0" w:space="0" w:color="auto"/>
                    <w:bottom w:val="none" w:sz="0" w:space="0" w:color="auto"/>
                    <w:right w:val="none" w:sz="0" w:space="0" w:color="auto"/>
                  </w:divBdr>
                </w:div>
                <w:div w:id="943463217">
                  <w:marLeft w:val="0"/>
                  <w:marRight w:val="0"/>
                  <w:marTop w:val="0"/>
                  <w:marBottom w:val="0"/>
                  <w:divBdr>
                    <w:top w:val="none" w:sz="0" w:space="0" w:color="auto"/>
                    <w:left w:val="none" w:sz="0" w:space="0" w:color="auto"/>
                    <w:bottom w:val="none" w:sz="0" w:space="0" w:color="auto"/>
                    <w:right w:val="none" w:sz="0" w:space="0" w:color="auto"/>
                  </w:divBdr>
                </w:div>
                <w:div w:id="943537497">
                  <w:marLeft w:val="0"/>
                  <w:marRight w:val="0"/>
                  <w:marTop w:val="0"/>
                  <w:marBottom w:val="0"/>
                  <w:divBdr>
                    <w:top w:val="none" w:sz="0" w:space="0" w:color="auto"/>
                    <w:left w:val="none" w:sz="0" w:space="0" w:color="auto"/>
                    <w:bottom w:val="none" w:sz="0" w:space="0" w:color="auto"/>
                    <w:right w:val="none" w:sz="0" w:space="0" w:color="auto"/>
                  </w:divBdr>
                </w:div>
                <w:div w:id="944380912">
                  <w:marLeft w:val="0"/>
                  <w:marRight w:val="0"/>
                  <w:marTop w:val="0"/>
                  <w:marBottom w:val="0"/>
                  <w:divBdr>
                    <w:top w:val="none" w:sz="0" w:space="0" w:color="auto"/>
                    <w:left w:val="none" w:sz="0" w:space="0" w:color="auto"/>
                    <w:bottom w:val="none" w:sz="0" w:space="0" w:color="auto"/>
                    <w:right w:val="none" w:sz="0" w:space="0" w:color="auto"/>
                  </w:divBdr>
                </w:div>
                <w:div w:id="945697468">
                  <w:marLeft w:val="0"/>
                  <w:marRight w:val="0"/>
                  <w:marTop w:val="0"/>
                  <w:marBottom w:val="0"/>
                  <w:divBdr>
                    <w:top w:val="none" w:sz="0" w:space="0" w:color="auto"/>
                    <w:left w:val="none" w:sz="0" w:space="0" w:color="auto"/>
                    <w:bottom w:val="none" w:sz="0" w:space="0" w:color="auto"/>
                    <w:right w:val="none" w:sz="0" w:space="0" w:color="auto"/>
                  </w:divBdr>
                </w:div>
                <w:div w:id="946622118">
                  <w:marLeft w:val="0"/>
                  <w:marRight w:val="0"/>
                  <w:marTop w:val="0"/>
                  <w:marBottom w:val="0"/>
                  <w:divBdr>
                    <w:top w:val="none" w:sz="0" w:space="0" w:color="auto"/>
                    <w:left w:val="none" w:sz="0" w:space="0" w:color="auto"/>
                    <w:bottom w:val="none" w:sz="0" w:space="0" w:color="auto"/>
                    <w:right w:val="none" w:sz="0" w:space="0" w:color="auto"/>
                  </w:divBdr>
                </w:div>
                <w:div w:id="947198496">
                  <w:marLeft w:val="0"/>
                  <w:marRight w:val="0"/>
                  <w:marTop w:val="0"/>
                  <w:marBottom w:val="0"/>
                  <w:divBdr>
                    <w:top w:val="none" w:sz="0" w:space="0" w:color="auto"/>
                    <w:left w:val="none" w:sz="0" w:space="0" w:color="auto"/>
                    <w:bottom w:val="none" w:sz="0" w:space="0" w:color="auto"/>
                    <w:right w:val="none" w:sz="0" w:space="0" w:color="auto"/>
                  </w:divBdr>
                </w:div>
                <w:div w:id="948194844">
                  <w:marLeft w:val="0"/>
                  <w:marRight w:val="0"/>
                  <w:marTop w:val="0"/>
                  <w:marBottom w:val="0"/>
                  <w:divBdr>
                    <w:top w:val="none" w:sz="0" w:space="0" w:color="auto"/>
                    <w:left w:val="none" w:sz="0" w:space="0" w:color="auto"/>
                    <w:bottom w:val="none" w:sz="0" w:space="0" w:color="auto"/>
                    <w:right w:val="none" w:sz="0" w:space="0" w:color="auto"/>
                  </w:divBdr>
                </w:div>
                <w:div w:id="949095157">
                  <w:marLeft w:val="0"/>
                  <w:marRight w:val="0"/>
                  <w:marTop w:val="0"/>
                  <w:marBottom w:val="0"/>
                  <w:divBdr>
                    <w:top w:val="none" w:sz="0" w:space="0" w:color="auto"/>
                    <w:left w:val="none" w:sz="0" w:space="0" w:color="auto"/>
                    <w:bottom w:val="none" w:sz="0" w:space="0" w:color="auto"/>
                    <w:right w:val="none" w:sz="0" w:space="0" w:color="auto"/>
                  </w:divBdr>
                </w:div>
                <w:div w:id="949433463">
                  <w:marLeft w:val="0"/>
                  <w:marRight w:val="0"/>
                  <w:marTop w:val="0"/>
                  <w:marBottom w:val="0"/>
                  <w:divBdr>
                    <w:top w:val="none" w:sz="0" w:space="0" w:color="auto"/>
                    <w:left w:val="none" w:sz="0" w:space="0" w:color="auto"/>
                    <w:bottom w:val="none" w:sz="0" w:space="0" w:color="auto"/>
                    <w:right w:val="none" w:sz="0" w:space="0" w:color="auto"/>
                  </w:divBdr>
                </w:div>
                <w:div w:id="950435221">
                  <w:marLeft w:val="0"/>
                  <w:marRight w:val="0"/>
                  <w:marTop w:val="0"/>
                  <w:marBottom w:val="0"/>
                  <w:divBdr>
                    <w:top w:val="none" w:sz="0" w:space="0" w:color="auto"/>
                    <w:left w:val="none" w:sz="0" w:space="0" w:color="auto"/>
                    <w:bottom w:val="none" w:sz="0" w:space="0" w:color="auto"/>
                    <w:right w:val="none" w:sz="0" w:space="0" w:color="auto"/>
                  </w:divBdr>
                </w:div>
                <w:div w:id="952326181">
                  <w:marLeft w:val="0"/>
                  <w:marRight w:val="0"/>
                  <w:marTop w:val="0"/>
                  <w:marBottom w:val="0"/>
                  <w:divBdr>
                    <w:top w:val="none" w:sz="0" w:space="0" w:color="auto"/>
                    <w:left w:val="none" w:sz="0" w:space="0" w:color="auto"/>
                    <w:bottom w:val="none" w:sz="0" w:space="0" w:color="auto"/>
                    <w:right w:val="none" w:sz="0" w:space="0" w:color="auto"/>
                  </w:divBdr>
                </w:div>
                <w:div w:id="952444286">
                  <w:marLeft w:val="0"/>
                  <w:marRight w:val="0"/>
                  <w:marTop w:val="0"/>
                  <w:marBottom w:val="0"/>
                  <w:divBdr>
                    <w:top w:val="none" w:sz="0" w:space="0" w:color="auto"/>
                    <w:left w:val="none" w:sz="0" w:space="0" w:color="auto"/>
                    <w:bottom w:val="none" w:sz="0" w:space="0" w:color="auto"/>
                    <w:right w:val="none" w:sz="0" w:space="0" w:color="auto"/>
                  </w:divBdr>
                </w:div>
                <w:div w:id="953824503">
                  <w:marLeft w:val="0"/>
                  <w:marRight w:val="0"/>
                  <w:marTop w:val="0"/>
                  <w:marBottom w:val="0"/>
                  <w:divBdr>
                    <w:top w:val="none" w:sz="0" w:space="0" w:color="auto"/>
                    <w:left w:val="none" w:sz="0" w:space="0" w:color="auto"/>
                    <w:bottom w:val="none" w:sz="0" w:space="0" w:color="auto"/>
                    <w:right w:val="none" w:sz="0" w:space="0" w:color="auto"/>
                  </w:divBdr>
                </w:div>
                <w:div w:id="955674453">
                  <w:marLeft w:val="0"/>
                  <w:marRight w:val="0"/>
                  <w:marTop w:val="0"/>
                  <w:marBottom w:val="0"/>
                  <w:divBdr>
                    <w:top w:val="none" w:sz="0" w:space="0" w:color="auto"/>
                    <w:left w:val="none" w:sz="0" w:space="0" w:color="auto"/>
                    <w:bottom w:val="none" w:sz="0" w:space="0" w:color="auto"/>
                    <w:right w:val="none" w:sz="0" w:space="0" w:color="auto"/>
                  </w:divBdr>
                </w:div>
                <w:div w:id="956451522">
                  <w:marLeft w:val="0"/>
                  <w:marRight w:val="0"/>
                  <w:marTop w:val="0"/>
                  <w:marBottom w:val="0"/>
                  <w:divBdr>
                    <w:top w:val="none" w:sz="0" w:space="0" w:color="auto"/>
                    <w:left w:val="none" w:sz="0" w:space="0" w:color="auto"/>
                    <w:bottom w:val="none" w:sz="0" w:space="0" w:color="auto"/>
                    <w:right w:val="none" w:sz="0" w:space="0" w:color="auto"/>
                  </w:divBdr>
                </w:div>
                <w:div w:id="956646377">
                  <w:marLeft w:val="0"/>
                  <w:marRight w:val="0"/>
                  <w:marTop w:val="0"/>
                  <w:marBottom w:val="0"/>
                  <w:divBdr>
                    <w:top w:val="none" w:sz="0" w:space="0" w:color="auto"/>
                    <w:left w:val="none" w:sz="0" w:space="0" w:color="auto"/>
                    <w:bottom w:val="none" w:sz="0" w:space="0" w:color="auto"/>
                    <w:right w:val="none" w:sz="0" w:space="0" w:color="auto"/>
                  </w:divBdr>
                </w:div>
                <w:div w:id="957755005">
                  <w:marLeft w:val="0"/>
                  <w:marRight w:val="0"/>
                  <w:marTop w:val="0"/>
                  <w:marBottom w:val="0"/>
                  <w:divBdr>
                    <w:top w:val="none" w:sz="0" w:space="0" w:color="auto"/>
                    <w:left w:val="none" w:sz="0" w:space="0" w:color="auto"/>
                    <w:bottom w:val="none" w:sz="0" w:space="0" w:color="auto"/>
                    <w:right w:val="none" w:sz="0" w:space="0" w:color="auto"/>
                  </w:divBdr>
                </w:div>
                <w:div w:id="959533178">
                  <w:marLeft w:val="0"/>
                  <w:marRight w:val="0"/>
                  <w:marTop w:val="0"/>
                  <w:marBottom w:val="0"/>
                  <w:divBdr>
                    <w:top w:val="none" w:sz="0" w:space="0" w:color="auto"/>
                    <w:left w:val="none" w:sz="0" w:space="0" w:color="auto"/>
                    <w:bottom w:val="none" w:sz="0" w:space="0" w:color="auto"/>
                    <w:right w:val="none" w:sz="0" w:space="0" w:color="auto"/>
                  </w:divBdr>
                </w:div>
                <w:div w:id="960116882">
                  <w:marLeft w:val="0"/>
                  <w:marRight w:val="0"/>
                  <w:marTop w:val="0"/>
                  <w:marBottom w:val="0"/>
                  <w:divBdr>
                    <w:top w:val="none" w:sz="0" w:space="0" w:color="auto"/>
                    <w:left w:val="none" w:sz="0" w:space="0" w:color="auto"/>
                    <w:bottom w:val="none" w:sz="0" w:space="0" w:color="auto"/>
                    <w:right w:val="none" w:sz="0" w:space="0" w:color="auto"/>
                  </w:divBdr>
                </w:div>
                <w:div w:id="960382217">
                  <w:marLeft w:val="0"/>
                  <w:marRight w:val="0"/>
                  <w:marTop w:val="0"/>
                  <w:marBottom w:val="0"/>
                  <w:divBdr>
                    <w:top w:val="none" w:sz="0" w:space="0" w:color="auto"/>
                    <w:left w:val="none" w:sz="0" w:space="0" w:color="auto"/>
                    <w:bottom w:val="none" w:sz="0" w:space="0" w:color="auto"/>
                    <w:right w:val="none" w:sz="0" w:space="0" w:color="auto"/>
                  </w:divBdr>
                </w:div>
                <w:div w:id="962544386">
                  <w:marLeft w:val="0"/>
                  <w:marRight w:val="0"/>
                  <w:marTop w:val="0"/>
                  <w:marBottom w:val="0"/>
                  <w:divBdr>
                    <w:top w:val="none" w:sz="0" w:space="0" w:color="auto"/>
                    <w:left w:val="none" w:sz="0" w:space="0" w:color="auto"/>
                    <w:bottom w:val="none" w:sz="0" w:space="0" w:color="auto"/>
                    <w:right w:val="none" w:sz="0" w:space="0" w:color="auto"/>
                  </w:divBdr>
                </w:div>
                <w:div w:id="963316741">
                  <w:marLeft w:val="0"/>
                  <w:marRight w:val="0"/>
                  <w:marTop w:val="0"/>
                  <w:marBottom w:val="0"/>
                  <w:divBdr>
                    <w:top w:val="none" w:sz="0" w:space="0" w:color="auto"/>
                    <w:left w:val="none" w:sz="0" w:space="0" w:color="auto"/>
                    <w:bottom w:val="none" w:sz="0" w:space="0" w:color="auto"/>
                    <w:right w:val="none" w:sz="0" w:space="0" w:color="auto"/>
                  </w:divBdr>
                </w:div>
                <w:div w:id="964847157">
                  <w:marLeft w:val="0"/>
                  <w:marRight w:val="0"/>
                  <w:marTop w:val="0"/>
                  <w:marBottom w:val="0"/>
                  <w:divBdr>
                    <w:top w:val="none" w:sz="0" w:space="0" w:color="auto"/>
                    <w:left w:val="none" w:sz="0" w:space="0" w:color="auto"/>
                    <w:bottom w:val="none" w:sz="0" w:space="0" w:color="auto"/>
                    <w:right w:val="none" w:sz="0" w:space="0" w:color="auto"/>
                  </w:divBdr>
                </w:div>
                <w:div w:id="965351710">
                  <w:marLeft w:val="0"/>
                  <w:marRight w:val="0"/>
                  <w:marTop w:val="0"/>
                  <w:marBottom w:val="0"/>
                  <w:divBdr>
                    <w:top w:val="none" w:sz="0" w:space="0" w:color="auto"/>
                    <w:left w:val="none" w:sz="0" w:space="0" w:color="auto"/>
                    <w:bottom w:val="none" w:sz="0" w:space="0" w:color="auto"/>
                    <w:right w:val="none" w:sz="0" w:space="0" w:color="auto"/>
                  </w:divBdr>
                </w:div>
                <w:div w:id="965743962">
                  <w:marLeft w:val="0"/>
                  <w:marRight w:val="0"/>
                  <w:marTop w:val="0"/>
                  <w:marBottom w:val="0"/>
                  <w:divBdr>
                    <w:top w:val="none" w:sz="0" w:space="0" w:color="auto"/>
                    <w:left w:val="none" w:sz="0" w:space="0" w:color="auto"/>
                    <w:bottom w:val="none" w:sz="0" w:space="0" w:color="auto"/>
                    <w:right w:val="none" w:sz="0" w:space="0" w:color="auto"/>
                  </w:divBdr>
                </w:div>
                <w:div w:id="966935450">
                  <w:marLeft w:val="0"/>
                  <w:marRight w:val="0"/>
                  <w:marTop w:val="0"/>
                  <w:marBottom w:val="0"/>
                  <w:divBdr>
                    <w:top w:val="none" w:sz="0" w:space="0" w:color="auto"/>
                    <w:left w:val="none" w:sz="0" w:space="0" w:color="auto"/>
                    <w:bottom w:val="none" w:sz="0" w:space="0" w:color="auto"/>
                    <w:right w:val="none" w:sz="0" w:space="0" w:color="auto"/>
                  </w:divBdr>
                </w:div>
                <w:div w:id="967277851">
                  <w:marLeft w:val="0"/>
                  <w:marRight w:val="0"/>
                  <w:marTop w:val="0"/>
                  <w:marBottom w:val="0"/>
                  <w:divBdr>
                    <w:top w:val="none" w:sz="0" w:space="0" w:color="auto"/>
                    <w:left w:val="none" w:sz="0" w:space="0" w:color="auto"/>
                    <w:bottom w:val="none" w:sz="0" w:space="0" w:color="auto"/>
                    <w:right w:val="none" w:sz="0" w:space="0" w:color="auto"/>
                  </w:divBdr>
                </w:div>
                <w:div w:id="967398501">
                  <w:marLeft w:val="0"/>
                  <w:marRight w:val="0"/>
                  <w:marTop w:val="0"/>
                  <w:marBottom w:val="0"/>
                  <w:divBdr>
                    <w:top w:val="none" w:sz="0" w:space="0" w:color="auto"/>
                    <w:left w:val="none" w:sz="0" w:space="0" w:color="auto"/>
                    <w:bottom w:val="none" w:sz="0" w:space="0" w:color="auto"/>
                    <w:right w:val="none" w:sz="0" w:space="0" w:color="auto"/>
                  </w:divBdr>
                </w:div>
                <w:div w:id="967665103">
                  <w:marLeft w:val="0"/>
                  <w:marRight w:val="0"/>
                  <w:marTop w:val="0"/>
                  <w:marBottom w:val="0"/>
                  <w:divBdr>
                    <w:top w:val="none" w:sz="0" w:space="0" w:color="auto"/>
                    <w:left w:val="none" w:sz="0" w:space="0" w:color="auto"/>
                    <w:bottom w:val="none" w:sz="0" w:space="0" w:color="auto"/>
                    <w:right w:val="none" w:sz="0" w:space="0" w:color="auto"/>
                  </w:divBdr>
                </w:div>
                <w:div w:id="968629010">
                  <w:marLeft w:val="0"/>
                  <w:marRight w:val="0"/>
                  <w:marTop w:val="0"/>
                  <w:marBottom w:val="0"/>
                  <w:divBdr>
                    <w:top w:val="none" w:sz="0" w:space="0" w:color="auto"/>
                    <w:left w:val="none" w:sz="0" w:space="0" w:color="auto"/>
                    <w:bottom w:val="none" w:sz="0" w:space="0" w:color="auto"/>
                    <w:right w:val="none" w:sz="0" w:space="0" w:color="auto"/>
                  </w:divBdr>
                </w:div>
                <w:div w:id="968702897">
                  <w:marLeft w:val="0"/>
                  <w:marRight w:val="0"/>
                  <w:marTop w:val="0"/>
                  <w:marBottom w:val="0"/>
                  <w:divBdr>
                    <w:top w:val="none" w:sz="0" w:space="0" w:color="auto"/>
                    <w:left w:val="none" w:sz="0" w:space="0" w:color="auto"/>
                    <w:bottom w:val="none" w:sz="0" w:space="0" w:color="auto"/>
                    <w:right w:val="none" w:sz="0" w:space="0" w:color="auto"/>
                  </w:divBdr>
                </w:div>
                <w:div w:id="968781424">
                  <w:marLeft w:val="0"/>
                  <w:marRight w:val="0"/>
                  <w:marTop w:val="0"/>
                  <w:marBottom w:val="0"/>
                  <w:divBdr>
                    <w:top w:val="none" w:sz="0" w:space="0" w:color="auto"/>
                    <w:left w:val="none" w:sz="0" w:space="0" w:color="auto"/>
                    <w:bottom w:val="none" w:sz="0" w:space="0" w:color="auto"/>
                    <w:right w:val="none" w:sz="0" w:space="0" w:color="auto"/>
                  </w:divBdr>
                </w:div>
                <w:div w:id="969016787">
                  <w:marLeft w:val="0"/>
                  <w:marRight w:val="0"/>
                  <w:marTop w:val="0"/>
                  <w:marBottom w:val="0"/>
                  <w:divBdr>
                    <w:top w:val="none" w:sz="0" w:space="0" w:color="auto"/>
                    <w:left w:val="none" w:sz="0" w:space="0" w:color="auto"/>
                    <w:bottom w:val="none" w:sz="0" w:space="0" w:color="auto"/>
                    <w:right w:val="none" w:sz="0" w:space="0" w:color="auto"/>
                  </w:divBdr>
                </w:div>
                <w:div w:id="969017684">
                  <w:marLeft w:val="0"/>
                  <w:marRight w:val="0"/>
                  <w:marTop w:val="0"/>
                  <w:marBottom w:val="0"/>
                  <w:divBdr>
                    <w:top w:val="none" w:sz="0" w:space="0" w:color="auto"/>
                    <w:left w:val="none" w:sz="0" w:space="0" w:color="auto"/>
                    <w:bottom w:val="none" w:sz="0" w:space="0" w:color="auto"/>
                    <w:right w:val="none" w:sz="0" w:space="0" w:color="auto"/>
                  </w:divBdr>
                </w:div>
                <w:div w:id="970012327">
                  <w:marLeft w:val="0"/>
                  <w:marRight w:val="0"/>
                  <w:marTop w:val="0"/>
                  <w:marBottom w:val="0"/>
                  <w:divBdr>
                    <w:top w:val="none" w:sz="0" w:space="0" w:color="auto"/>
                    <w:left w:val="none" w:sz="0" w:space="0" w:color="auto"/>
                    <w:bottom w:val="none" w:sz="0" w:space="0" w:color="auto"/>
                    <w:right w:val="none" w:sz="0" w:space="0" w:color="auto"/>
                  </w:divBdr>
                </w:div>
                <w:div w:id="970017909">
                  <w:marLeft w:val="0"/>
                  <w:marRight w:val="0"/>
                  <w:marTop w:val="0"/>
                  <w:marBottom w:val="0"/>
                  <w:divBdr>
                    <w:top w:val="none" w:sz="0" w:space="0" w:color="auto"/>
                    <w:left w:val="none" w:sz="0" w:space="0" w:color="auto"/>
                    <w:bottom w:val="none" w:sz="0" w:space="0" w:color="auto"/>
                    <w:right w:val="none" w:sz="0" w:space="0" w:color="auto"/>
                  </w:divBdr>
                </w:div>
                <w:div w:id="970091726">
                  <w:marLeft w:val="0"/>
                  <w:marRight w:val="0"/>
                  <w:marTop w:val="0"/>
                  <w:marBottom w:val="0"/>
                  <w:divBdr>
                    <w:top w:val="none" w:sz="0" w:space="0" w:color="auto"/>
                    <w:left w:val="none" w:sz="0" w:space="0" w:color="auto"/>
                    <w:bottom w:val="none" w:sz="0" w:space="0" w:color="auto"/>
                    <w:right w:val="none" w:sz="0" w:space="0" w:color="auto"/>
                  </w:divBdr>
                </w:div>
                <w:div w:id="970206299">
                  <w:marLeft w:val="0"/>
                  <w:marRight w:val="0"/>
                  <w:marTop w:val="0"/>
                  <w:marBottom w:val="0"/>
                  <w:divBdr>
                    <w:top w:val="none" w:sz="0" w:space="0" w:color="auto"/>
                    <w:left w:val="none" w:sz="0" w:space="0" w:color="auto"/>
                    <w:bottom w:val="none" w:sz="0" w:space="0" w:color="auto"/>
                    <w:right w:val="none" w:sz="0" w:space="0" w:color="auto"/>
                  </w:divBdr>
                </w:div>
                <w:div w:id="971056620">
                  <w:marLeft w:val="0"/>
                  <w:marRight w:val="0"/>
                  <w:marTop w:val="0"/>
                  <w:marBottom w:val="0"/>
                  <w:divBdr>
                    <w:top w:val="none" w:sz="0" w:space="0" w:color="auto"/>
                    <w:left w:val="none" w:sz="0" w:space="0" w:color="auto"/>
                    <w:bottom w:val="none" w:sz="0" w:space="0" w:color="auto"/>
                    <w:right w:val="none" w:sz="0" w:space="0" w:color="auto"/>
                  </w:divBdr>
                </w:div>
                <w:div w:id="971132314">
                  <w:marLeft w:val="0"/>
                  <w:marRight w:val="0"/>
                  <w:marTop w:val="0"/>
                  <w:marBottom w:val="0"/>
                  <w:divBdr>
                    <w:top w:val="none" w:sz="0" w:space="0" w:color="auto"/>
                    <w:left w:val="none" w:sz="0" w:space="0" w:color="auto"/>
                    <w:bottom w:val="none" w:sz="0" w:space="0" w:color="auto"/>
                    <w:right w:val="none" w:sz="0" w:space="0" w:color="auto"/>
                  </w:divBdr>
                </w:div>
                <w:div w:id="972055414">
                  <w:marLeft w:val="0"/>
                  <w:marRight w:val="0"/>
                  <w:marTop w:val="0"/>
                  <w:marBottom w:val="0"/>
                  <w:divBdr>
                    <w:top w:val="none" w:sz="0" w:space="0" w:color="auto"/>
                    <w:left w:val="none" w:sz="0" w:space="0" w:color="auto"/>
                    <w:bottom w:val="none" w:sz="0" w:space="0" w:color="auto"/>
                    <w:right w:val="none" w:sz="0" w:space="0" w:color="auto"/>
                  </w:divBdr>
                </w:div>
                <w:div w:id="972250650">
                  <w:marLeft w:val="0"/>
                  <w:marRight w:val="0"/>
                  <w:marTop w:val="0"/>
                  <w:marBottom w:val="0"/>
                  <w:divBdr>
                    <w:top w:val="none" w:sz="0" w:space="0" w:color="auto"/>
                    <w:left w:val="none" w:sz="0" w:space="0" w:color="auto"/>
                    <w:bottom w:val="none" w:sz="0" w:space="0" w:color="auto"/>
                    <w:right w:val="none" w:sz="0" w:space="0" w:color="auto"/>
                  </w:divBdr>
                </w:div>
                <w:div w:id="974061993">
                  <w:marLeft w:val="0"/>
                  <w:marRight w:val="0"/>
                  <w:marTop w:val="0"/>
                  <w:marBottom w:val="0"/>
                  <w:divBdr>
                    <w:top w:val="none" w:sz="0" w:space="0" w:color="auto"/>
                    <w:left w:val="none" w:sz="0" w:space="0" w:color="auto"/>
                    <w:bottom w:val="none" w:sz="0" w:space="0" w:color="auto"/>
                    <w:right w:val="none" w:sz="0" w:space="0" w:color="auto"/>
                  </w:divBdr>
                </w:div>
                <w:div w:id="975070044">
                  <w:marLeft w:val="0"/>
                  <w:marRight w:val="0"/>
                  <w:marTop w:val="0"/>
                  <w:marBottom w:val="0"/>
                  <w:divBdr>
                    <w:top w:val="none" w:sz="0" w:space="0" w:color="auto"/>
                    <w:left w:val="none" w:sz="0" w:space="0" w:color="auto"/>
                    <w:bottom w:val="none" w:sz="0" w:space="0" w:color="auto"/>
                    <w:right w:val="none" w:sz="0" w:space="0" w:color="auto"/>
                  </w:divBdr>
                </w:div>
                <w:div w:id="975111419">
                  <w:marLeft w:val="0"/>
                  <w:marRight w:val="0"/>
                  <w:marTop w:val="0"/>
                  <w:marBottom w:val="0"/>
                  <w:divBdr>
                    <w:top w:val="none" w:sz="0" w:space="0" w:color="auto"/>
                    <w:left w:val="none" w:sz="0" w:space="0" w:color="auto"/>
                    <w:bottom w:val="none" w:sz="0" w:space="0" w:color="auto"/>
                    <w:right w:val="none" w:sz="0" w:space="0" w:color="auto"/>
                  </w:divBdr>
                </w:div>
                <w:div w:id="977877357">
                  <w:marLeft w:val="0"/>
                  <w:marRight w:val="0"/>
                  <w:marTop w:val="0"/>
                  <w:marBottom w:val="0"/>
                  <w:divBdr>
                    <w:top w:val="none" w:sz="0" w:space="0" w:color="auto"/>
                    <w:left w:val="none" w:sz="0" w:space="0" w:color="auto"/>
                    <w:bottom w:val="none" w:sz="0" w:space="0" w:color="auto"/>
                    <w:right w:val="none" w:sz="0" w:space="0" w:color="auto"/>
                  </w:divBdr>
                </w:div>
                <w:div w:id="978267799">
                  <w:marLeft w:val="0"/>
                  <w:marRight w:val="0"/>
                  <w:marTop w:val="0"/>
                  <w:marBottom w:val="0"/>
                  <w:divBdr>
                    <w:top w:val="none" w:sz="0" w:space="0" w:color="auto"/>
                    <w:left w:val="none" w:sz="0" w:space="0" w:color="auto"/>
                    <w:bottom w:val="none" w:sz="0" w:space="0" w:color="auto"/>
                    <w:right w:val="none" w:sz="0" w:space="0" w:color="auto"/>
                  </w:divBdr>
                </w:div>
                <w:div w:id="978535560">
                  <w:marLeft w:val="0"/>
                  <w:marRight w:val="0"/>
                  <w:marTop w:val="0"/>
                  <w:marBottom w:val="0"/>
                  <w:divBdr>
                    <w:top w:val="none" w:sz="0" w:space="0" w:color="auto"/>
                    <w:left w:val="none" w:sz="0" w:space="0" w:color="auto"/>
                    <w:bottom w:val="none" w:sz="0" w:space="0" w:color="auto"/>
                    <w:right w:val="none" w:sz="0" w:space="0" w:color="auto"/>
                  </w:divBdr>
                </w:div>
                <w:div w:id="979194853">
                  <w:marLeft w:val="0"/>
                  <w:marRight w:val="0"/>
                  <w:marTop w:val="0"/>
                  <w:marBottom w:val="0"/>
                  <w:divBdr>
                    <w:top w:val="none" w:sz="0" w:space="0" w:color="auto"/>
                    <w:left w:val="none" w:sz="0" w:space="0" w:color="auto"/>
                    <w:bottom w:val="none" w:sz="0" w:space="0" w:color="auto"/>
                    <w:right w:val="none" w:sz="0" w:space="0" w:color="auto"/>
                  </w:divBdr>
                </w:div>
                <w:div w:id="979265508">
                  <w:marLeft w:val="0"/>
                  <w:marRight w:val="0"/>
                  <w:marTop w:val="0"/>
                  <w:marBottom w:val="0"/>
                  <w:divBdr>
                    <w:top w:val="none" w:sz="0" w:space="0" w:color="auto"/>
                    <w:left w:val="none" w:sz="0" w:space="0" w:color="auto"/>
                    <w:bottom w:val="none" w:sz="0" w:space="0" w:color="auto"/>
                    <w:right w:val="none" w:sz="0" w:space="0" w:color="auto"/>
                  </w:divBdr>
                </w:div>
                <w:div w:id="979772385">
                  <w:marLeft w:val="0"/>
                  <w:marRight w:val="0"/>
                  <w:marTop w:val="0"/>
                  <w:marBottom w:val="0"/>
                  <w:divBdr>
                    <w:top w:val="none" w:sz="0" w:space="0" w:color="auto"/>
                    <w:left w:val="none" w:sz="0" w:space="0" w:color="auto"/>
                    <w:bottom w:val="none" w:sz="0" w:space="0" w:color="auto"/>
                    <w:right w:val="none" w:sz="0" w:space="0" w:color="auto"/>
                  </w:divBdr>
                </w:div>
                <w:div w:id="980693533">
                  <w:marLeft w:val="0"/>
                  <w:marRight w:val="0"/>
                  <w:marTop w:val="0"/>
                  <w:marBottom w:val="0"/>
                  <w:divBdr>
                    <w:top w:val="none" w:sz="0" w:space="0" w:color="auto"/>
                    <w:left w:val="none" w:sz="0" w:space="0" w:color="auto"/>
                    <w:bottom w:val="none" w:sz="0" w:space="0" w:color="auto"/>
                    <w:right w:val="none" w:sz="0" w:space="0" w:color="auto"/>
                  </w:divBdr>
                </w:div>
                <w:div w:id="980698756">
                  <w:marLeft w:val="0"/>
                  <w:marRight w:val="0"/>
                  <w:marTop w:val="0"/>
                  <w:marBottom w:val="0"/>
                  <w:divBdr>
                    <w:top w:val="none" w:sz="0" w:space="0" w:color="auto"/>
                    <w:left w:val="none" w:sz="0" w:space="0" w:color="auto"/>
                    <w:bottom w:val="none" w:sz="0" w:space="0" w:color="auto"/>
                    <w:right w:val="none" w:sz="0" w:space="0" w:color="auto"/>
                  </w:divBdr>
                </w:div>
                <w:div w:id="982274419">
                  <w:marLeft w:val="0"/>
                  <w:marRight w:val="0"/>
                  <w:marTop w:val="0"/>
                  <w:marBottom w:val="0"/>
                  <w:divBdr>
                    <w:top w:val="none" w:sz="0" w:space="0" w:color="auto"/>
                    <w:left w:val="none" w:sz="0" w:space="0" w:color="auto"/>
                    <w:bottom w:val="none" w:sz="0" w:space="0" w:color="auto"/>
                    <w:right w:val="none" w:sz="0" w:space="0" w:color="auto"/>
                  </w:divBdr>
                </w:div>
                <w:div w:id="983775556">
                  <w:marLeft w:val="0"/>
                  <w:marRight w:val="0"/>
                  <w:marTop w:val="0"/>
                  <w:marBottom w:val="0"/>
                  <w:divBdr>
                    <w:top w:val="none" w:sz="0" w:space="0" w:color="auto"/>
                    <w:left w:val="none" w:sz="0" w:space="0" w:color="auto"/>
                    <w:bottom w:val="none" w:sz="0" w:space="0" w:color="auto"/>
                    <w:right w:val="none" w:sz="0" w:space="0" w:color="auto"/>
                  </w:divBdr>
                </w:div>
                <w:div w:id="984623897">
                  <w:marLeft w:val="0"/>
                  <w:marRight w:val="0"/>
                  <w:marTop w:val="0"/>
                  <w:marBottom w:val="0"/>
                  <w:divBdr>
                    <w:top w:val="none" w:sz="0" w:space="0" w:color="auto"/>
                    <w:left w:val="none" w:sz="0" w:space="0" w:color="auto"/>
                    <w:bottom w:val="none" w:sz="0" w:space="0" w:color="auto"/>
                    <w:right w:val="none" w:sz="0" w:space="0" w:color="auto"/>
                  </w:divBdr>
                </w:div>
                <w:div w:id="984747172">
                  <w:marLeft w:val="0"/>
                  <w:marRight w:val="0"/>
                  <w:marTop w:val="0"/>
                  <w:marBottom w:val="0"/>
                  <w:divBdr>
                    <w:top w:val="none" w:sz="0" w:space="0" w:color="auto"/>
                    <w:left w:val="none" w:sz="0" w:space="0" w:color="auto"/>
                    <w:bottom w:val="none" w:sz="0" w:space="0" w:color="auto"/>
                    <w:right w:val="none" w:sz="0" w:space="0" w:color="auto"/>
                  </w:divBdr>
                </w:div>
                <w:div w:id="986200388">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987975837">
                  <w:marLeft w:val="0"/>
                  <w:marRight w:val="0"/>
                  <w:marTop w:val="0"/>
                  <w:marBottom w:val="0"/>
                  <w:divBdr>
                    <w:top w:val="none" w:sz="0" w:space="0" w:color="auto"/>
                    <w:left w:val="none" w:sz="0" w:space="0" w:color="auto"/>
                    <w:bottom w:val="none" w:sz="0" w:space="0" w:color="auto"/>
                    <w:right w:val="none" w:sz="0" w:space="0" w:color="auto"/>
                  </w:divBdr>
                </w:div>
                <w:div w:id="988632994">
                  <w:marLeft w:val="0"/>
                  <w:marRight w:val="0"/>
                  <w:marTop w:val="0"/>
                  <w:marBottom w:val="0"/>
                  <w:divBdr>
                    <w:top w:val="none" w:sz="0" w:space="0" w:color="auto"/>
                    <w:left w:val="none" w:sz="0" w:space="0" w:color="auto"/>
                    <w:bottom w:val="none" w:sz="0" w:space="0" w:color="auto"/>
                    <w:right w:val="none" w:sz="0" w:space="0" w:color="auto"/>
                  </w:divBdr>
                </w:div>
                <w:div w:id="989208392">
                  <w:marLeft w:val="0"/>
                  <w:marRight w:val="0"/>
                  <w:marTop w:val="0"/>
                  <w:marBottom w:val="0"/>
                  <w:divBdr>
                    <w:top w:val="none" w:sz="0" w:space="0" w:color="auto"/>
                    <w:left w:val="none" w:sz="0" w:space="0" w:color="auto"/>
                    <w:bottom w:val="none" w:sz="0" w:space="0" w:color="auto"/>
                    <w:right w:val="none" w:sz="0" w:space="0" w:color="auto"/>
                  </w:divBdr>
                </w:div>
                <w:div w:id="989597767">
                  <w:marLeft w:val="0"/>
                  <w:marRight w:val="0"/>
                  <w:marTop w:val="0"/>
                  <w:marBottom w:val="0"/>
                  <w:divBdr>
                    <w:top w:val="none" w:sz="0" w:space="0" w:color="auto"/>
                    <w:left w:val="none" w:sz="0" w:space="0" w:color="auto"/>
                    <w:bottom w:val="none" w:sz="0" w:space="0" w:color="auto"/>
                    <w:right w:val="none" w:sz="0" w:space="0" w:color="auto"/>
                  </w:divBdr>
                </w:div>
                <w:div w:id="989601532">
                  <w:marLeft w:val="0"/>
                  <w:marRight w:val="0"/>
                  <w:marTop w:val="0"/>
                  <w:marBottom w:val="0"/>
                  <w:divBdr>
                    <w:top w:val="none" w:sz="0" w:space="0" w:color="auto"/>
                    <w:left w:val="none" w:sz="0" w:space="0" w:color="auto"/>
                    <w:bottom w:val="none" w:sz="0" w:space="0" w:color="auto"/>
                    <w:right w:val="none" w:sz="0" w:space="0" w:color="auto"/>
                  </w:divBdr>
                </w:div>
                <w:div w:id="990056625">
                  <w:marLeft w:val="0"/>
                  <w:marRight w:val="0"/>
                  <w:marTop w:val="0"/>
                  <w:marBottom w:val="0"/>
                  <w:divBdr>
                    <w:top w:val="none" w:sz="0" w:space="0" w:color="auto"/>
                    <w:left w:val="none" w:sz="0" w:space="0" w:color="auto"/>
                    <w:bottom w:val="none" w:sz="0" w:space="0" w:color="auto"/>
                    <w:right w:val="none" w:sz="0" w:space="0" w:color="auto"/>
                  </w:divBdr>
                </w:div>
                <w:div w:id="992223011">
                  <w:marLeft w:val="0"/>
                  <w:marRight w:val="0"/>
                  <w:marTop w:val="0"/>
                  <w:marBottom w:val="0"/>
                  <w:divBdr>
                    <w:top w:val="none" w:sz="0" w:space="0" w:color="auto"/>
                    <w:left w:val="none" w:sz="0" w:space="0" w:color="auto"/>
                    <w:bottom w:val="none" w:sz="0" w:space="0" w:color="auto"/>
                    <w:right w:val="none" w:sz="0" w:space="0" w:color="auto"/>
                  </w:divBdr>
                </w:div>
                <w:div w:id="992609461">
                  <w:marLeft w:val="0"/>
                  <w:marRight w:val="0"/>
                  <w:marTop w:val="0"/>
                  <w:marBottom w:val="0"/>
                  <w:divBdr>
                    <w:top w:val="none" w:sz="0" w:space="0" w:color="auto"/>
                    <w:left w:val="none" w:sz="0" w:space="0" w:color="auto"/>
                    <w:bottom w:val="none" w:sz="0" w:space="0" w:color="auto"/>
                    <w:right w:val="none" w:sz="0" w:space="0" w:color="auto"/>
                  </w:divBdr>
                </w:div>
                <w:div w:id="992831587">
                  <w:marLeft w:val="0"/>
                  <w:marRight w:val="0"/>
                  <w:marTop w:val="0"/>
                  <w:marBottom w:val="0"/>
                  <w:divBdr>
                    <w:top w:val="none" w:sz="0" w:space="0" w:color="auto"/>
                    <w:left w:val="none" w:sz="0" w:space="0" w:color="auto"/>
                    <w:bottom w:val="none" w:sz="0" w:space="0" w:color="auto"/>
                    <w:right w:val="none" w:sz="0" w:space="0" w:color="auto"/>
                  </w:divBdr>
                </w:div>
                <w:div w:id="993219115">
                  <w:marLeft w:val="0"/>
                  <w:marRight w:val="0"/>
                  <w:marTop w:val="0"/>
                  <w:marBottom w:val="0"/>
                  <w:divBdr>
                    <w:top w:val="none" w:sz="0" w:space="0" w:color="auto"/>
                    <w:left w:val="none" w:sz="0" w:space="0" w:color="auto"/>
                    <w:bottom w:val="none" w:sz="0" w:space="0" w:color="auto"/>
                    <w:right w:val="none" w:sz="0" w:space="0" w:color="auto"/>
                  </w:divBdr>
                </w:div>
                <w:div w:id="993754095">
                  <w:marLeft w:val="0"/>
                  <w:marRight w:val="0"/>
                  <w:marTop w:val="0"/>
                  <w:marBottom w:val="0"/>
                  <w:divBdr>
                    <w:top w:val="none" w:sz="0" w:space="0" w:color="auto"/>
                    <w:left w:val="none" w:sz="0" w:space="0" w:color="auto"/>
                    <w:bottom w:val="none" w:sz="0" w:space="0" w:color="auto"/>
                    <w:right w:val="none" w:sz="0" w:space="0" w:color="auto"/>
                  </w:divBdr>
                </w:div>
                <w:div w:id="993873407">
                  <w:marLeft w:val="0"/>
                  <w:marRight w:val="0"/>
                  <w:marTop w:val="0"/>
                  <w:marBottom w:val="0"/>
                  <w:divBdr>
                    <w:top w:val="none" w:sz="0" w:space="0" w:color="auto"/>
                    <w:left w:val="none" w:sz="0" w:space="0" w:color="auto"/>
                    <w:bottom w:val="none" w:sz="0" w:space="0" w:color="auto"/>
                    <w:right w:val="none" w:sz="0" w:space="0" w:color="auto"/>
                  </w:divBdr>
                </w:div>
                <w:div w:id="995298592">
                  <w:marLeft w:val="0"/>
                  <w:marRight w:val="0"/>
                  <w:marTop w:val="0"/>
                  <w:marBottom w:val="0"/>
                  <w:divBdr>
                    <w:top w:val="none" w:sz="0" w:space="0" w:color="auto"/>
                    <w:left w:val="none" w:sz="0" w:space="0" w:color="auto"/>
                    <w:bottom w:val="none" w:sz="0" w:space="0" w:color="auto"/>
                    <w:right w:val="none" w:sz="0" w:space="0" w:color="auto"/>
                  </w:divBdr>
                </w:div>
                <w:div w:id="996767794">
                  <w:marLeft w:val="0"/>
                  <w:marRight w:val="0"/>
                  <w:marTop w:val="0"/>
                  <w:marBottom w:val="0"/>
                  <w:divBdr>
                    <w:top w:val="none" w:sz="0" w:space="0" w:color="auto"/>
                    <w:left w:val="none" w:sz="0" w:space="0" w:color="auto"/>
                    <w:bottom w:val="none" w:sz="0" w:space="0" w:color="auto"/>
                    <w:right w:val="none" w:sz="0" w:space="0" w:color="auto"/>
                  </w:divBdr>
                </w:div>
                <w:div w:id="997074499">
                  <w:marLeft w:val="0"/>
                  <w:marRight w:val="0"/>
                  <w:marTop w:val="0"/>
                  <w:marBottom w:val="0"/>
                  <w:divBdr>
                    <w:top w:val="none" w:sz="0" w:space="0" w:color="auto"/>
                    <w:left w:val="none" w:sz="0" w:space="0" w:color="auto"/>
                    <w:bottom w:val="none" w:sz="0" w:space="0" w:color="auto"/>
                    <w:right w:val="none" w:sz="0" w:space="0" w:color="auto"/>
                  </w:divBdr>
                </w:div>
                <w:div w:id="997341103">
                  <w:marLeft w:val="0"/>
                  <w:marRight w:val="0"/>
                  <w:marTop w:val="0"/>
                  <w:marBottom w:val="0"/>
                  <w:divBdr>
                    <w:top w:val="none" w:sz="0" w:space="0" w:color="auto"/>
                    <w:left w:val="none" w:sz="0" w:space="0" w:color="auto"/>
                    <w:bottom w:val="none" w:sz="0" w:space="0" w:color="auto"/>
                    <w:right w:val="none" w:sz="0" w:space="0" w:color="auto"/>
                  </w:divBdr>
                </w:div>
                <w:div w:id="997730522">
                  <w:marLeft w:val="0"/>
                  <w:marRight w:val="0"/>
                  <w:marTop w:val="0"/>
                  <w:marBottom w:val="0"/>
                  <w:divBdr>
                    <w:top w:val="none" w:sz="0" w:space="0" w:color="auto"/>
                    <w:left w:val="none" w:sz="0" w:space="0" w:color="auto"/>
                    <w:bottom w:val="none" w:sz="0" w:space="0" w:color="auto"/>
                    <w:right w:val="none" w:sz="0" w:space="0" w:color="auto"/>
                  </w:divBdr>
                </w:div>
                <w:div w:id="998120823">
                  <w:marLeft w:val="0"/>
                  <w:marRight w:val="0"/>
                  <w:marTop w:val="0"/>
                  <w:marBottom w:val="0"/>
                  <w:divBdr>
                    <w:top w:val="none" w:sz="0" w:space="0" w:color="auto"/>
                    <w:left w:val="none" w:sz="0" w:space="0" w:color="auto"/>
                    <w:bottom w:val="none" w:sz="0" w:space="0" w:color="auto"/>
                    <w:right w:val="none" w:sz="0" w:space="0" w:color="auto"/>
                  </w:divBdr>
                </w:div>
                <w:div w:id="998265216">
                  <w:marLeft w:val="0"/>
                  <w:marRight w:val="0"/>
                  <w:marTop w:val="0"/>
                  <w:marBottom w:val="0"/>
                  <w:divBdr>
                    <w:top w:val="none" w:sz="0" w:space="0" w:color="auto"/>
                    <w:left w:val="none" w:sz="0" w:space="0" w:color="auto"/>
                    <w:bottom w:val="none" w:sz="0" w:space="0" w:color="auto"/>
                    <w:right w:val="none" w:sz="0" w:space="0" w:color="auto"/>
                  </w:divBdr>
                </w:div>
                <w:div w:id="998652570">
                  <w:marLeft w:val="0"/>
                  <w:marRight w:val="0"/>
                  <w:marTop w:val="0"/>
                  <w:marBottom w:val="0"/>
                  <w:divBdr>
                    <w:top w:val="none" w:sz="0" w:space="0" w:color="auto"/>
                    <w:left w:val="none" w:sz="0" w:space="0" w:color="auto"/>
                    <w:bottom w:val="none" w:sz="0" w:space="0" w:color="auto"/>
                    <w:right w:val="none" w:sz="0" w:space="0" w:color="auto"/>
                  </w:divBdr>
                </w:div>
                <w:div w:id="999037830">
                  <w:marLeft w:val="0"/>
                  <w:marRight w:val="0"/>
                  <w:marTop w:val="0"/>
                  <w:marBottom w:val="0"/>
                  <w:divBdr>
                    <w:top w:val="none" w:sz="0" w:space="0" w:color="auto"/>
                    <w:left w:val="none" w:sz="0" w:space="0" w:color="auto"/>
                    <w:bottom w:val="none" w:sz="0" w:space="0" w:color="auto"/>
                    <w:right w:val="none" w:sz="0" w:space="0" w:color="auto"/>
                  </w:divBdr>
                </w:div>
                <w:div w:id="999968906">
                  <w:marLeft w:val="0"/>
                  <w:marRight w:val="0"/>
                  <w:marTop w:val="0"/>
                  <w:marBottom w:val="0"/>
                  <w:divBdr>
                    <w:top w:val="none" w:sz="0" w:space="0" w:color="auto"/>
                    <w:left w:val="none" w:sz="0" w:space="0" w:color="auto"/>
                    <w:bottom w:val="none" w:sz="0" w:space="0" w:color="auto"/>
                    <w:right w:val="none" w:sz="0" w:space="0" w:color="auto"/>
                  </w:divBdr>
                </w:div>
                <w:div w:id="1000036469">
                  <w:marLeft w:val="0"/>
                  <w:marRight w:val="0"/>
                  <w:marTop w:val="0"/>
                  <w:marBottom w:val="0"/>
                  <w:divBdr>
                    <w:top w:val="none" w:sz="0" w:space="0" w:color="auto"/>
                    <w:left w:val="none" w:sz="0" w:space="0" w:color="auto"/>
                    <w:bottom w:val="none" w:sz="0" w:space="0" w:color="auto"/>
                    <w:right w:val="none" w:sz="0" w:space="0" w:color="auto"/>
                  </w:divBdr>
                </w:div>
                <w:div w:id="1000695343">
                  <w:marLeft w:val="0"/>
                  <w:marRight w:val="0"/>
                  <w:marTop w:val="0"/>
                  <w:marBottom w:val="0"/>
                  <w:divBdr>
                    <w:top w:val="none" w:sz="0" w:space="0" w:color="auto"/>
                    <w:left w:val="none" w:sz="0" w:space="0" w:color="auto"/>
                    <w:bottom w:val="none" w:sz="0" w:space="0" w:color="auto"/>
                    <w:right w:val="none" w:sz="0" w:space="0" w:color="auto"/>
                  </w:divBdr>
                </w:div>
                <w:div w:id="1000814993">
                  <w:marLeft w:val="0"/>
                  <w:marRight w:val="0"/>
                  <w:marTop w:val="0"/>
                  <w:marBottom w:val="0"/>
                  <w:divBdr>
                    <w:top w:val="none" w:sz="0" w:space="0" w:color="auto"/>
                    <w:left w:val="none" w:sz="0" w:space="0" w:color="auto"/>
                    <w:bottom w:val="none" w:sz="0" w:space="0" w:color="auto"/>
                    <w:right w:val="none" w:sz="0" w:space="0" w:color="auto"/>
                  </w:divBdr>
                </w:div>
                <w:div w:id="1001271248">
                  <w:marLeft w:val="0"/>
                  <w:marRight w:val="0"/>
                  <w:marTop w:val="0"/>
                  <w:marBottom w:val="0"/>
                  <w:divBdr>
                    <w:top w:val="none" w:sz="0" w:space="0" w:color="auto"/>
                    <w:left w:val="none" w:sz="0" w:space="0" w:color="auto"/>
                    <w:bottom w:val="none" w:sz="0" w:space="0" w:color="auto"/>
                    <w:right w:val="none" w:sz="0" w:space="0" w:color="auto"/>
                  </w:divBdr>
                </w:div>
                <w:div w:id="1002317909">
                  <w:marLeft w:val="0"/>
                  <w:marRight w:val="0"/>
                  <w:marTop w:val="0"/>
                  <w:marBottom w:val="0"/>
                  <w:divBdr>
                    <w:top w:val="none" w:sz="0" w:space="0" w:color="auto"/>
                    <w:left w:val="none" w:sz="0" w:space="0" w:color="auto"/>
                    <w:bottom w:val="none" w:sz="0" w:space="0" w:color="auto"/>
                    <w:right w:val="none" w:sz="0" w:space="0" w:color="auto"/>
                  </w:divBdr>
                </w:div>
                <w:div w:id="1002509415">
                  <w:marLeft w:val="0"/>
                  <w:marRight w:val="0"/>
                  <w:marTop w:val="0"/>
                  <w:marBottom w:val="0"/>
                  <w:divBdr>
                    <w:top w:val="none" w:sz="0" w:space="0" w:color="auto"/>
                    <w:left w:val="none" w:sz="0" w:space="0" w:color="auto"/>
                    <w:bottom w:val="none" w:sz="0" w:space="0" w:color="auto"/>
                    <w:right w:val="none" w:sz="0" w:space="0" w:color="auto"/>
                  </w:divBdr>
                </w:div>
                <w:div w:id="1002701801">
                  <w:marLeft w:val="0"/>
                  <w:marRight w:val="0"/>
                  <w:marTop w:val="0"/>
                  <w:marBottom w:val="0"/>
                  <w:divBdr>
                    <w:top w:val="none" w:sz="0" w:space="0" w:color="auto"/>
                    <w:left w:val="none" w:sz="0" w:space="0" w:color="auto"/>
                    <w:bottom w:val="none" w:sz="0" w:space="0" w:color="auto"/>
                    <w:right w:val="none" w:sz="0" w:space="0" w:color="auto"/>
                  </w:divBdr>
                </w:div>
                <w:div w:id="1005478193">
                  <w:marLeft w:val="0"/>
                  <w:marRight w:val="0"/>
                  <w:marTop w:val="0"/>
                  <w:marBottom w:val="0"/>
                  <w:divBdr>
                    <w:top w:val="none" w:sz="0" w:space="0" w:color="auto"/>
                    <w:left w:val="none" w:sz="0" w:space="0" w:color="auto"/>
                    <w:bottom w:val="none" w:sz="0" w:space="0" w:color="auto"/>
                    <w:right w:val="none" w:sz="0" w:space="0" w:color="auto"/>
                  </w:divBdr>
                </w:div>
                <w:div w:id="1006982334">
                  <w:marLeft w:val="0"/>
                  <w:marRight w:val="0"/>
                  <w:marTop w:val="0"/>
                  <w:marBottom w:val="0"/>
                  <w:divBdr>
                    <w:top w:val="none" w:sz="0" w:space="0" w:color="auto"/>
                    <w:left w:val="none" w:sz="0" w:space="0" w:color="auto"/>
                    <w:bottom w:val="none" w:sz="0" w:space="0" w:color="auto"/>
                    <w:right w:val="none" w:sz="0" w:space="0" w:color="auto"/>
                  </w:divBdr>
                </w:div>
                <w:div w:id="1007631950">
                  <w:marLeft w:val="0"/>
                  <w:marRight w:val="0"/>
                  <w:marTop w:val="0"/>
                  <w:marBottom w:val="0"/>
                  <w:divBdr>
                    <w:top w:val="none" w:sz="0" w:space="0" w:color="auto"/>
                    <w:left w:val="none" w:sz="0" w:space="0" w:color="auto"/>
                    <w:bottom w:val="none" w:sz="0" w:space="0" w:color="auto"/>
                    <w:right w:val="none" w:sz="0" w:space="0" w:color="auto"/>
                  </w:divBdr>
                </w:div>
                <w:div w:id="1008295062">
                  <w:marLeft w:val="0"/>
                  <w:marRight w:val="0"/>
                  <w:marTop w:val="0"/>
                  <w:marBottom w:val="0"/>
                  <w:divBdr>
                    <w:top w:val="none" w:sz="0" w:space="0" w:color="auto"/>
                    <w:left w:val="none" w:sz="0" w:space="0" w:color="auto"/>
                    <w:bottom w:val="none" w:sz="0" w:space="0" w:color="auto"/>
                    <w:right w:val="none" w:sz="0" w:space="0" w:color="auto"/>
                  </w:divBdr>
                </w:div>
                <w:div w:id="1008411923">
                  <w:marLeft w:val="0"/>
                  <w:marRight w:val="0"/>
                  <w:marTop w:val="0"/>
                  <w:marBottom w:val="0"/>
                  <w:divBdr>
                    <w:top w:val="none" w:sz="0" w:space="0" w:color="auto"/>
                    <w:left w:val="none" w:sz="0" w:space="0" w:color="auto"/>
                    <w:bottom w:val="none" w:sz="0" w:space="0" w:color="auto"/>
                    <w:right w:val="none" w:sz="0" w:space="0" w:color="auto"/>
                  </w:divBdr>
                </w:div>
                <w:div w:id="1009212384">
                  <w:marLeft w:val="0"/>
                  <w:marRight w:val="0"/>
                  <w:marTop w:val="0"/>
                  <w:marBottom w:val="0"/>
                  <w:divBdr>
                    <w:top w:val="none" w:sz="0" w:space="0" w:color="auto"/>
                    <w:left w:val="none" w:sz="0" w:space="0" w:color="auto"/>
                    <w:bottom w:val="none" w:sz="0" w:space="0" w:color="auto"/>
                    <w:right w:val="none" w:sz="0" w:space="0" w:color="auto"/>
                  </w:divBdr>
                </w:div>
                <w:div w:id="1009530074">
                  <w:marLeft w:val="0"/>
                  <w:marRight w:val="0"/>
                  <w:marTop w:val="0"/>
                  <w:marBottom w:val="0"/>
                  <w:divBdr>
                    <w:top w:val="none" w:sz="0" w:space="0" w:color="auto"/>
                    <w:left w:val="none" w:sz="0" w:space="0" w:color="auto"/>
                    <w:bottom w:val="none" w:sz="0" w:space="0" w:color="auto"/>
                    <w:right w:val="none" w:sz="0" w:space="0" w:color="auto"/>
                  </w:divBdr>
                </w:div>
                <w:div w:id="1009599861">
                  <w:marLeft w:val="0"/>
                  <w:marRight w:val="0"/>
                  <w:marTop w:val="0"/>
                  <w:marBottom w:val="0"/>
                  <w:divBdr>
                    <w:top w:val="none" w:sz="0" w:space="0" w:color="auto"/>
                    <w:left w:val="none" w:sz="0" w:space="0" w:color="auto"/>
                    <w:bottom w:val="none" w:sz="0" w:space="0" w:color="auto"/>
                    <w:right w:val="none" w:sz="0" w:space="0" w:color="auto"/>
                  </w:divBdr>
                </w:div>
                <w:div w:id="1009676771">
                  <w:marLeft w:val="0"/>
                  <w:marRight w:val="0"/>
                  <w:marTop w:val="0"/>
                  <w:marBottom w:val="0"/>
                  <w:divBdr>
                    <w:top w:val="none" w:sz="0" w:space="0" w:color="auto"/>
                    <w:left w:val="none" w:sz="0" w:space="0" w:color="auto"/>
                    <w:bottom w:val="none" w:sz="0" w:space="0" w:color="auto"/>
                    <w:right w:val="none" w:sz="0" w:space="0" w:color="auto"/>
                  </w:divBdr>
                </w:div>
                <w:div w:id="1009915876">
                  <w:marLeft w:val="0"/>
                  <w:marRight w:val="0"/>
                  <w:marTop w:val="0"/>
                  <w:marBottom w:val="0"/>
                  <w:divBdr>
                    <w:top w:val="none" w:sz="0" w:space="0" w:color="auto"/>
                    <w:left w:val="none" w:sz="0" w:space="0" w:color="auto"/>
                    <w:bottom w:val="none" w:sz="0" w:space="0" w:color="auto"/>
                    <w:right w:val="none" w:sz="0" w:space="0" w:color="auto"/>
                  </w:divBdr>
                </w:div>
                <w:div w:id="1010721529">
                  <w:marLeft w:val="0"/>
                  <w:marRight w:val="0"/>
                  <w:marTop w:val="0"/>
                  <w:marBottom w:val="0"/>
                  <w:divBdr>
                    <w:top w:val="none" w:sz="0" w:space="0" w:color="auto"/>
                    <w:left w:val="none" w:sz="0" w:space="0" w:color="auto"/>
                    <w:bottom w:val="none" w:sz="0" w:space="0" w:color="auto"/>
                    <w:right w:val="none" w:sz="0" w:space="0" w:color="auto"/>
                  </w:divBdr>
                </w:div>
                <w:div w:id="1011565284">
                  <w:marLeft w:val="0"/>
                  <w:marRight w:val="0"/>
                  <w:marTop w:val="0"/>
                  <w:marBottom w:val="0"/>
                  <w:divBdr>
                    <w:top w:val="none" w:sz="0" w:space="0" w:color="auto"/>
                    <w:left w:val="none" w:sz="0" w:space="0" w:color="auto"/>
                    <w:bottom w:val="none" w:sz="0" w:space="0" w:color="auto"/>
                    <w:right w:val="none" w:sz="0" w:space="0" w:color="auto"/>
                  </w:divBdr>
                </w:div>
                <w:div w:id="1011566103">
                  <w:marLeft w:val="0"/>
                  <w:marRight w:val="0"/>
                  <w:marTop w:val="0"/>
                  <w:marBottom w:val="0"/>
                  <w:divBdr>
                    <w:top w:val="none" w:sz="0" w:space="0" w:color="auto"/>
                    <w:left w:val="none" w:sz="0" w:space="0" w:color="auto"/>
                    <w:bottom w:val="none" w:sz="0" w:space="0" w:color="auto"/>
                    <w:right w:val="none" w:sz="0" w:space="0" w:color="auto"/>
                  </w:divBdr>
                </w:div>
                <w:div w:id="1011638915">
                  <w:marLeft w:val="0"/>
                  <w:marRight w:val="0"/>
                  <w:marTop w:val="0"/>
                  <w:marBottom w:val="0"/>
                  <w:divBdr>
                    <w:top w:val="none" w:sz="0" w:space="0" w:color="auto"/>
                    <w:left w:val="none" w:sz="0" w:space="0" w:color="auto"/>
                    <w:bottom w:val="none" w:sz="0" w:space="0" w:color="auto"/>
                    <w:right w:val="none" w:sz="0" w:space="0" w:color="auto"/>
                  </w:divBdr>
                </w:div>
                <w:div w:id="1011837034">
                  <w:marLeft w:val="0"/>
                  <w:marRight w:val="0"/>
                  <w:marTop w:val="0"/>
                  <w:marBottom w:val="0"/>
                  <w:divBdr>
                    <w:top w:val="none" w:sz="0" w:space="0" w:color="auto"/>
                    <w:left w:val="none" w:sz="0" w:space="0" w:color="auto"/>
                    <w:bottom w:val="none" w:sz="0" w:space="0" w:color="auto"/>
                    <w:right w:val="none" w:sz="0" w:space="0" w:color="auto"/>
                  </w:divBdr>
                </w:div>
                <w:div w:id="1013609732">
                  <w:marLeft w:val="0"/>
                  <w:marRight w:val="0"/>
                  <w:marTop w:val="0"/>
                  <w:marBottom w:val="0"/>
                  <w:divBdr>
                    <w:top w:val="none" w:sz="0" w:space="0" w:color="auto"/>
                    <w:left w:val="none" w:sz="0" w:space="0" w:color="auto"/>
                    <w:bottom w:val="none" w:sz="0" w:space="0" w:color="auto"/>
                    <w:right w:val="none" w:sz="0" w:space="0" w:color="auto"/>
                  </w:divBdr>
                </w:div>
                <w:div w:id="1014694479">
                  <w:marLeft w:val="0"/>
                  <w:marRight w:val="0"/>
                  <w:marTop w:val="0"/>
                  <w:marBottom w:val="0"/>
                  <w:divBdr>
                    <w:top w:val="none" w:sz="0" w:space="0" w:color="auto"/>
                    <w:left w:val="none" w:sz="0" w:space="0" w:color="auto"/>
                    <w:bottom w:val="none" w:sz="0" w:space="0" w:color="auto"/>
                    <w:right w:val="none" w:sz="0" w:space="0" w:color="auto"/>
                  </w:divBdr>
                </w:div>
                <w:div w:id="1015496248">
                  <w:marLeft w:val="0"/>
                  <w:marRight w:val="0"/>
                  <w:marTop w:val="0"/>
                  <w:marBottom w:val="0"/>
                  <w:divBdr>
                    <w:top w:val="none" w:sz="0" w:space="0" w:color="auto"/>
                    <w:left w:val="none" w:sz="0" w:space="0" w:color="auto"/>
                    <w:bottom w:val="none" w:sz="0" w:space="0" w:color="auto"/>
                    <w:right w:val="none" w:sz="0" w:space="0" w:color="auto"/>
                  </w:divBdr>
                </w:div>
                <w:div w:id="1016538286">
                  <w:marLeft w:val="0"/>
                  <w:marRight w:val="0"/>
                  <w:marTop w:val="0"/>
                  <w:marBottom w:val="0"/>
                  <w:divBdr>
                    <w:top w:val="none" w:sz="0" w:space="0" w:color="auto"/>
                    <w:left w:val="none" w:sz="0" w:space="0" w:color="auto"/>
                    <w:bottom w:val="none" w:sz="0" w:space="0" w:color="auto"/>
                    <w:right w:val="none" w:sz="0" w:space="0" w:color="auto"/>
                  </w:divBdr>
                </w:div>
                <w:div w:id="1016883271">
                  <w:marLeft w:val="0"/>
                  <w:marRight w:val="0"/>
                  <w:marTop w:val="0"/>
                  <w:marBottom w:val="0"/>
                  <w:divBdr>
                    <w:top w:val="none" w:sz="0" w:space="0" w:color="auto"/>
                    <w:left w:val="none" w:sz="0" w:space="0" w:color="auto"/>
                    <w:bottom w:val="none" w:sz="0" w:space="0" w:color="auto"/>
                    <w:right w:val="none" w:sz="0" w:space="0" w:color="auto"/>
                  </w:divBdr>
                </w:div>
                <w:div w:id="1018897312">
                  <w:marLeft w:val="0"/>
                  <w:marRight w:val="0"/>
                  <w:marTop w:val="0"/>
                  <w:marBottom w:val="0"/>
                  <w:divBdr>
                    <w:top w:val="none" w:sz="0" w:space="0" w:color="auto"/>
                    <w:left w:val="none" w:sz="0" w:space="0" w:color="auto"/>
                    <w:bottom w:val="none" w:sz="0" w:space="0" w:color="auto"/>
                    <w:right w:val="none" w:sz="0" w:space="0" w:color="auto"/>
                  </w:divBdr>
                </w:div>
                <w:div w:id="1019158341">
                  <w:marLeft w:val="0"/>
                  <w:marRight w:val="0"/>
                  <w:marTop w:val="0"/>
                  <w:marBottom w:val="0"/>
                  <w:divBdr>
                    <w:top w:val="none" w:sz="0" w:space="0" w:color="auto"/>
                    <w:left w:val="none" w:sz="0" w:space="0" w:color="auto"/>
                    <w:bottom w:val="none" w:sz="0" w:space="0" w:color="auto"/>
                    <w:right w:val="none" w:sz="0" w:space="0" w:color="auto"/>
                  </w:divBdr>
                </w:div>
                <w:div w:id="1021273247">
                  <w:marLeft w:val="0"/>
                  <w:marRight w:val="0"/>
                  <w:marTop w:val="0"/>
                  <w:marBottom w:val="0"/>
                  <w:divBdr>
                    <w:top w:val="none" w:sz="0" w:space="0" w:color="auto"/>
                    <w:left w:val="none" w:sz="0" w:space="0" w:color="auto"/>
                    <w:bottom w:val="none" w:sz="0" w:space="0" w:color="auto"/>
                    <w:right w:val="none" w:sz="0" w:space="0" w:color="auto"/>
                  </w:divBdr>
                </w:div>
                <w:div w:id="1021590570">
                  <w:marLeft w:val="0"/>
                  <w:marRight w:val="0"/>
                  <w:marTop w:val="0"/>
                  <w:marBottom w:val="0"/>
                  <w:divBdr>
                    <w:top w:val="none" w:sz="0" w:space="0" w:color="auto"/>
                    <w:left w:val="none" w:sz="0" w:space="0" w:color="auto"/>
                    <w:bottom w:val="none" w:sz="0" w:space="0" w:color="auto"/>
                    <w:right w:val="none" w:sz="0" w:space="0" w:color="auto"/>
                  </w:divBdr>
                </w:div>
                <w:div w:id="1022053709">
                  <w:marLeft w:val="0"/>
                  <w:marRight w:val="0"/>
                  <w:marTop w:val="0"/>
                  <w:marBottom w:val="0"/>
                  <w:divBdr>
                    <w:top w:val="none" w:sz="0" w:space="0" w:color="auto"/>
                    <w:left w:val="none" w:sz="0" w:space="0" w:color="auto"/>
                    <w:bottom w:val="none" w:sz="0" w:space="0" w:color="auto"/>
                    <w:right w:val="none" w:sz="0" w:space="0" w:color="auto"/>
                  </w:divBdr>
                </w:div>
                <w:div w:id="1022127764">
                  <w:marLeft w:val="0"/>
                  <w:marRight w:val="0"/>
                  <w:marTop w:val="0"/>
                  <w:marBottom w:val="0"/>
                  <w:divBdr>
                    <w:top w:val="none" w:sz="0" w:space="0" w:color="auto"/>
                    <w:left w:val="none" w:sz="0" w:space="0" w:color="auto"/>
                    <w:bottom w:val="none" w:sz="0" w:space="0" w:color="auto"/>
                    <w:right w:val="none" w:sz="0" w:space="0" w:color="auto"/>
                  </w:divBdr>
                </w:div>
                <w:div w:id="1022392487">
                  <w:marLeft w:val="0"/>
                  <w:marRight w:val="0"/>
                  <w:marTop w:val="0"/>
                  <w:marBottom w:val="0"/>
                  <w:divBdr>
                    <w:top w:val="none" w:sz="0" w:space="0" w:color="auto"/>
                    <w:left w:val="none" w:sz="0" w:space="0" w:color="auto"/>
                    <w:bottom w:val="none" w:sz="0" w:space="0" w:color="auto"/>
                    <w:right w:val="none" w:sz="0" w:space="0" w:color="auto"/>
                  </w:divBdr>
                </w:div>
                <w:div w:id="1022560535">
                  <w:marLeft w:val="0"/>
                  <w:marRight w:val="0"/>
                  <w:marTop w:val="0"/>
                  <w:marBottom w:val="0"/>
                  <w:divBdr>
                    <w:top w:val="none" w:sz="0" w:space="0" w:color="auto"/>
                    <w:left w:val="none" w:sz="0" w:space="0" w:color="auto"/>
                    <w:bottom w:val="none" w:sz="0" w:space="0" w:color="auto"/>
                    <w:right w:val="none" w:sz="0" w:space="0" w:color="auto"/>
                  </w:divBdr>
                </w:div>
                <w:div w:id="1022628493">
                  <w:marLeft w:val="0"/>
                  <w:marRight w:val="0"/>
                  <w:marTop w:val="0"/>
                  <w:marBottom w:val="0"/>
                  <w:divBdr>
                    <w:top w:val="none" w:sz="0" w:space="0" w:color="auto"/>
                    <w:left w:val="none" w:sz="0" w:space="0" w:color="auto"/>
                    <w:bottom w:val="none" w:sz="0" w:space="0" w:color="auto"/>
                    <w:right w:val="none" w:sz="0" w:space="0" w:color="auto"/>
                  </w:divBdr>
                </w:div>
                <w:div w:id="1026638520">
                  <w:marLeft w:val="0"/>
                  <w:marRight w:val="0"/>
                  <w:marTop w:val="0"/>
                  <w:marBottom w:val="0"/>
                  <w:divBdr>
                    <w:top w:val="none" w:sz="0" w:space="0" w:color="auto"/>
                    <w:left w:val="none" w:sz="0" w:space="0" w:color="auto"/>
                    <w:bottom w:val="none" w:sz="0" w:space="0" w:color="auto"/>
                    <w:right w:val="none" w:sz="0" w:space="0" w:color="auto"/>
                  </w:divBdr>
                </w:div>
                <w:div w:id="1028095043">
                  <w:marLeft w:val="0"/>
                  <w:marRight w:val="0"/>
                  <w:marTop w:val="0"/>
                  <w:marBottom w:val="0"/>
                  <w:divBdr>
                    <w:top w:val="none" w:sz="0" w:space="0" w:color="auto"/>
                    <w:left w:val="none" w:sz="0" w:space="0" w:color="auto"/>
                    <w:bottom w:val="none" w:sz="0" w:space="0" w:color="auto"/>
                    <w:right w:val="none" w:sz="0" w:space="0" w:color="auto"/>
                  </w:divBdr>
                </w:div>
                <w:div w:id="1028487403">
                  <w:marLeft w:val="0"/>
                  <w:marRight w:val="0"/>
                  <w:marTop w:val="0"/>
                  <w:marBottom w:val="0"/>
                  <w:divBdr>
                    <w:top w:val="none" w:sz="0" w:space="0" w:color="auto"/>
                    <w:left w:val="none" w:sz="0" w:space="0" w:color="auto"/>
                    <w:bottom w:val="none" w:sz="0" w:space="0" w:color="auto"/>
                    <w:right w:val="none" w:sz="0" w:space="0" w:color="auto"/>
                  </w:divBdr>
                </w:div>
                <w:div w:id="1029064471">
                  <w:marLeft w:val="0"/>
                  <w:marRight w:val="0"/>
                  <w:marTop w:val="0"/>
                  <w:marBottom w:val="0"/>
                  <w:divBdr>
                    <w:top w:val="none" w:sz="0" w:space="0" w:color="auto"/>
                    <w:left w:val="none" w:sz="0" w:space="0" w:color="auto"/>
                    <w:bottom w:val="none" w:sz="0" w:space="0" w:color="auto"/>
                    <w:right w:val="none" w:sz="0" w:space="0" w:color="auto"/>
                  </w:divBdr>
                </w:div>
                <w:div w:id="1029381847">
                  <w:marLeft w:val="0"/>
                  <w:marRight w:val="0"/>
                  <w:marTop w:val="0"/>
                  <w:marBottom w:val="0"/>
                  <w:divBdr>
                    <w:top w:val="none" w:sz="0" w:space="0" w:color="auto"/>
                    <w:left w:val="none" w:sz="0" w:space="0" w:color="auto"/>
                    <w:bottom w:val="none" w:sz="0" w:space="0" w:color="auto"/>
                    <w:right w:val="none" w:sz="0" w:space="0" w:color="auto"/>
                  </w:divBdr>
                </w:div>
                <w:div w:id="1029451729">
                  <w:marLeft w:val="0"/>
                  <w:marRight w:val="0"/>
                  <w:marTop w:val="0"/>
                  <w:marBottom w:val="0"/>
                  <w:divBdr>
                    <w:top w:val="none" w:sz="0" w:space="0" w:color="auto"/>
                    <w:left w:val="none" w:sz="0" w:space="0" w:color="auto"/>
                    <w:bottom w:val="none" w:sz="0" w:space="0" w:color="auto"/>
                    <w:right w:val="none" w:sz="0" w:space="0" w:color="auto"/>
                  </w:divBdr>
                </w:div>
                <w:div w:id="1030453708">
                  <w:marLeft w:val="0"/>
                  <w:marRight w:val="0"/>
                  <w:marTop w:val="0"/>
                  <w:marBottom w:val="0"/>
                  <w:divBdr>
                    <w:top w:val="none" w:sz="0" w:space="0" w:color="auto"/>
                    <w:left w:val="none" w:sz="0" w:space="0" w:color="auto"/>
                    <w:bottom w:val="none" w:sz="0" w:space="0" w:color="auto"/>
                    <w:right w:val="none" w:sz="0" w:space="0" w:color="auto"/>
                  </w:divBdr>
                </w:div>
                <w:div w:id="1030571935">
                  <w:marLeft w:val="0"/>
                  <w:marRight w:val="0"/>
                  <w:marTop w:val="0"/>
                  <w:marBottom w:val="0"/>
                  <w:divBdr>
                    <w:top w:val="none" w:sz="0" w:space="0" w:color="auto"/>
                    <w:left w:val="none" w:sz="0" w:space="0" w:color="auto"/>
                    <w:bottom w:val="none" w:sz="0" w:space="0" w:color="auto"/>
                    <w:right w:val="none" w:sz="0" w:space="0" w:color="auto"/>
                  </w:divBdr>
                </w:div>
                <w:div w:id="1031109568">
                  <w:marLeft w:val="0"/>
                  <w:marRight w:val="0"/>
                  <w:marTop w:val="0"/>
                  <w:marBottom w:val="0"/>
                  <w:divBdr>
                    <w:top w:val="none" w:sz="0" w:space="0" w:color="auto"/>
                    <w:left w:val="none" w:sz="0" w:space="0" w:color="auto"/>
                    <w:bottom w:val="none" w:sz="0" w:space="0" w:color="auto"/>
                    <w:right w:val="none" w:sz="0" w:space="0" w:color="auto"/>
                  </w:divBdr>
                </w:div>
                <w:div w:id="1031691657">
                  <w:marLeft w:val="0"/>
                  <w:marRight w:val="0"/>
                  <w:marTop w:val="0"/>
                  <w:marBottom w:val="0"/>
                  <w:divBdr>
                    <w:top w:val="none" w:sz="0" w:space="0" w:color="auto"/>
                    <w:left w:val="none" w:sz="0" w:space="0" w:color="auto"/>
                    <w:bottom w:val="none" w:sz="0" w:space="0" w:color="auto"/>
                    <w:right w:val="none" w:sz="0" w:space="0" w:color="auto"/>
                  </w:divBdr>
                </w:div>
                <w:div w:id="1032808304">
                  <w:marLeft w:val="0"/>
                  <w:marRight w:val="0"/>
                  <w:marTop w:val="0"/>
                  <w:marBottom w:val="0"/>
                  <w:divBdr>
                    <w:top w:val="none" w:sz="0" w:space="0" w:color="auto"/>
                    <w:left w:val="none" w:sz="0" w:space="0" w:color="auto"/>
                    <w:bottom w:val="none" w:sz="0" w:space="0" w:color="auto"/>
                    <w:right w:val="none" w:sz="0" w:space="0" w:color="auto"/>
                  </w:divBdr>
                </w:div>
                <w:div w:id="1033576801">
                  <w:marLeft w:val="0"/>
                  <w:marRight w:val="0"/>
                  <w:marTop w:val="0"/>
                  <w:marBottom w:val="0"/>
                  <w:divBdr>
                    <w:top w:val="none" w:sz="0" w:space="0" w:color="auto"/>
                    <w:left w:val="none" w:sz="0" w:space="0" w:color="auto"/>
                    <w:bottom w:val="none" w:sz="0" w:space="0" w:color="auto"/>
                    <w:right w:val="none" w:sz="0" w:space="0" w:color="auto"/>
                  </w:divBdr>
                </w:div>
                <w:div w:id="1035883618">
                  <w:marLeft w:val="0"/>
                  <w:marRight w:val="0"/>
                  <w:marTop w:val="0"/>
                  <w:marBottom w:val="0"/>
                  <w:divBdr>
                    <w:top w:val="none" w:sz="0" w:space="0" w:color="auto"/>
                    <w:left w:val="none" w:sz="0" w:space="0" w:color="auto"/>
                    <w:bottom w:val="none" w:sz="0" w:space="0" w:color="auto"/>
                    <w:right w:val="none" w:sz="0" w:space="0" w:color="auto"/>
                  </w:divBdr>
                </w:div>
                <w:div w:id="1036084071">
                  <w:marLeft w:val="0"/>
                  <w:marRight w:val="0"/>
                  <w:marTop w:val="0"/>
                  <w:marBottom w:val="0"/>
                  <w:divBdr>
                    <w:top w:val="none" w:sz="0" w:space="0" w:color="auto"/>
                    <w:left w:val="none" w:sz="0" w:space="0" w:color="auto"/>
                    <w:bottom w:val="none" w:sz="0" w:space="0" w:color="auto"/>
                    <w:right w:val="none" w:sz="0" w:space="0" w:color="auto"/>
                  </w:divBdr>
                </w:div>
                <w:div w:id="1037124711">
                  <w:marLeft w:val="0"/>
                  <w:marRight w:val="0"/>
                  <w:marTop w:val="0"/>
                  <w:marBottom w:val="0"/>
                  <w:divBdr>
                    <w:top w:val="none" w:sz="0" w:space="0" w:color="auto"/>
                    <w:left w:val="none" w:sz="0" w:space="0" w:color="auto"/>
                    <w:bottom w:val="none" w:sz="0" w:space="0" w:color="auto"/>
                    <w:right w:val="none" w:sz="0" w:space="0" w:color="auto"/>
                  </w:divBdr>
                </w:div>
                <w:div w:id="1037512803">
                  <w:marLeft w:val="0"/>
                  <w:marRight w:val="0"/>
                  <w:marTop w:val="0"/>
                  <w:marBottom w:val="0"/>
                  <w:divBdr>
                    <w:top w:val="none" w:sz="0" w:space="0" w:color="auto"/>
                    <w:left w:val="none" w:sz="0" w:space="0" w:color="auto"/>
                    <w:bottom w:val="none" w:sz="0" w:space="0" w:color="auto"/>
                    <w:right w:val="none" w:sz="0" w:space="0" w:color="auto"/>
                  </w:divBdr>
                </w:div>
                <w:div w:id="1037776735">
                  <w:marLeft w:val="0"/>
                  <w:marRight w:val="0"/>
                  <w:marTop w:val="0"/>
                  <w:marBottom w:val="0"/>
                  <w:divBdr>
                    <w:top w:val="none" w:sz="0" w:space="0" w:color="auto"/>
                    <w:left w:val="none" w:sz="0" w:space="0" w:color="auto"/>
                    <w:bottom w:val="none" w:sz="0" w:space="0" w:color="auto"/>
                    <w:right w:val="none" w:sz="0" w:space="0" w:color="auto"/>
                  </w:divBdr>
                </w:div>
                <w:div w:id="1038318444">
                  <w:marLeft w:val="0"/>
                  <w:marRight w:val="0"/>
                  <w:marTop w:val="0"/>
                  <w:marBottom w:val="0"/>
                  <w:divBdr>
                    <w:top w:val="none" w:sz="0" w:space="0" w:color="auto"/>
                    <w:left w:val="none" w:sz="0" w:space="0" w:color="auto"/>
                    <w:bottom w:val="none" w:sz="0" w:space="0" w:color="auto"/>
                    <w:right w:val="none" w:sz="0" w:space="0" w:color="auto"/>
                  </w:divBdr>
                </w:div>
                <w:div w:id="1038969670">
                  <w:marLeft w:val="0"/>
                  <w:marRight w:val="0"/>
                  <w:marTop w:val="0"/>
                  <w:marBottom w:val="0"/>
                  <w:divBdr>
                    <w:top w:val="none" w:sz="0" w:space="0" w:color="auto"/>
                    <w:left w:val="none" w:sz="0" w:space="0" w:color="auto"/>
                    <w:bottom w:val="none" w:sz="0" w:space="0" w:color="auto"/>
                    <w:right w:val="none" w:sz="0" w:space="0" w:color="auto"/>
                  </w:divBdr>
                </w:div>
                <w:div w:id="1039626300">
                  <w:marLeft w:val="0"/>
                  <w:marRight w:val="0"/>
                  <w:marTop w:val="0"/>
                  <w:marBottom w:val="0"/>
                  <w:divBdr>
                    <w:top w:val="none" w:sz="0" w:space="0" w:color="auto"/>
                    <w:left w:val="none" w:sz="0" w:space="0" w:color="auto"/>
                    <w:bottom w:val="none" w:sz="0" w:space="0" w:color="auto"/>
                    <w:right w:val="none" w:sz="0" w:space="0" w:color="auto"/>
                  </w:divBdr>
                </w:div>
                <w:div w:id="1040471258">
                  <w:marLeft w:val="0"/>
                  <w:marRight w:val="0"/>
                  <w:marTop w:val="0"/>
                  <w:marBottom w:val="0"/>
                  <w:divBdr>
                    <w:top w:val="none" w:sz="0" w:space="0" w:color="auto"/>
                    <w:left w:val="none" w:sz="0" w:space="0" w:color="auto"/>
                    <w:bottom w:val="none" w:sz="0" w:space="0" w:color="auto"/>
                    <w:right w:val="none" w:sz="0" w:space="0" w:color="auto"/>
                  </w:divBdr>
                </w:div>
                <w:div w:id="1041441962">
                  <w:marLeft w:val="0"/>
                  <w:marRight w:val="0"/>
                  <w:marTop w:val="0"/>
                  <w:marBottom w:val="0"/>
                  <w:divBdr>
                    <w:top w:val="none" w:sz="0" w:space="0" w:color="auto"/>
                    <w:left w:val="none" w:sz="0" w:space="0" w:color="auto"/>
                    <w:bottom w:val="none" w:sz="0" w:space="0" w:color="auto"/>
                    <w:right w:val="none" w:sz="0" w:space="0" w:color="auto"/>
                  </w:divBdr>
                </w:div>
                <w:div w:id="1042170595">
                  <w:marLeft w:val="0"/>
                  <w:marRight w:val="0"/>
                  <w:marTop w:val="0"/>
                  <w:marBottom w:val="0"/>
                  <w:divBdr>
                    <w:top w:val="none" w:sz="0" w:space="0" w:color="auto"/>
                    <w:left w:val="none" w:sz="0" w:space="0" w:color="auto"/>
                    <w:bottom w:val="none" w:sz="0" w:space="0" w:color="auto"/>
                    <w:right w:val="none" w:sz="0" w:space="0" w:color="auto"/>
                  </w:divBdr>
                </w:div>
                <w:div w:id="1042749385">
                  <w:marLeft w:val="0"/>
                  <w:marRight w:val="0"/>
                  <w:marTop w:val="0"/>
                  <w:marBottom w:val="0"/>
                  <w:divBdr>
                    <w:top w:val="none" w:sz="0" w:space="0" w:color="auto"/>
                    <w:left w:val="none" w:sz="0" w:space="0" w:color="auto"/>
                    <w:bottom w:val="none" w:sz="0" w:space="0" w:color="auto"/>
                    <w:right w:val="none" w:sz="0" w:space="0" w:color="auto"/>
                  </w:divBdr>
                </w:div>
                <w:div w:id="1043091589">
                  <w:marLeft w:val="0"/>
                  <w:marRight w:val="0"/>
                  <w:marTop w:val="0"/>
                  <w:marBottom w:val="0"/>
                  <w:divBdr>
                    <w:top w:val="none" w:sz="0" w:space="0" w:color="auto"/>
                    <w:left w:val="none" w:sz="0" w:space="0" w:color="auto"/>
                    <w:bottom w:val="none" w:sz="0" w:space="0" w:color="auto"/>
                    <w:right w:val="none" w:sz="0" w:space="0" w:color="auto"/>
                  </w:divBdr>
                </w:div>
                <w:div w:id="1043602588">
                  <w:marLeft w:val="0"/>
                  <w:marRight w:val="0"/>
                  <w:marTop w:val="0"/>
                  <w:marBottom w:val="0"/>
                  <w:divBdr>
                    <w:top w:val="none" w:sz="0" w:space="0" w:color="auto"/>
                    <w:left w:val="none" w:sz="0" w:space="0" w:color="auto"/>
                    <w:bottom w:val="none" w:sz="0" w:space="0" w:color="auto"/>
                    <w:right w:val="none" w:sz="0" w:space="0" w:color="auto"/>
                  </w:divBdr>
                </w:div>
                <w:div w:id="1044401791">
                  <w:marLeft w:val="0"/>
                  <w:marRight w:val="0"/>
                  <w:marTop w:val="0"/>
                  <w:marBottom w:val="0"/>
                  <w:divBdr>
                    <w:top w:val="none" w:sz="0" w:space="0" w:color="auto"/>
                    <w:left w:val="none" w:sz="0" w:space="0" w:color="auto"/>
                    <w:bottom w:val="none" w:sz="0" w:space="0" w:color="auto"/>
                    <w:right w:val="none" w:sz="0" w:space="0" w:color="auto"/>
                  </w:divBdr>
                </w:div>
                <w:div w:id="1046219467">
                  <w:marLeft w:val="0"/>
                  <w:marRight w:val="0"/>
                  <w:marTop w:val="0"/>
                  <w:marBottom w:val="0"/>
                  <w:divBdr>
                    <w:top w:val="none" w:sz="0" w:space="0" w:color="auto"/>
                    <w:left w:val="none" w:sz="0" w:space="0" w:color="auto"/>
                    <w:bottom w:val="none" w:sz="0" w:space="0" w:color="auto"/>
                    <w:right w:val="none" w:sz="0" w:space="0" w:color="auto"/>
                  </w:divBdr>
                </w:div>
                <w:div w:id="1047072754">
                  <w:marLeft w:val="0"/>
                  <w:marRight w:val="0"/>
                  <w:marTop w:val="0"/>
                  <w:marBottom w:val="0"/>
                  <w:divBdr>
                    <w:top w:val="none" w:sz="0" w:space="0" w:color="auto"/>
                    <w:left w:val="none" w:sz="0" w:space="0" w:color="auto"/>
                    <w:bottom w:val="none" w:sz="0" w:space="0" w:color="auto"/>
                    <w:right w:val="none" w:sz="0" w:space="0" w:color="auto"/>
                  </w:divBdr>
                </w:div>
                <w:div w:id="1047341584">
                  <w:marLeft w:val="0"/>
                  <w:marRight w:val="0"/>
                  <w:marTop w:val="0"/>
                  <w:marBottom w:val="0"/>
                  <w:divBdr>
                    <w:top w:val="none" w:sz="0" w:space="0" w:color="auto"/>
                    <w:left w:val="none" w:sz="0" w:space="0" w:color="auto"/>
                    <w:bottom w:val="none" w:sz="0" w:space="0" w:color="auto"/>
                    <w:right w:val="none" w:sz="0" w:space="0" w:color="auto"/>
                  </w:divBdr>
                </w:div>
                <w:div w:id="1048262522">
                  <w:marLeft w:val="0"/>
                  <w:marRight w:val="0"/>
                  <w:marTop w:val="0"/>
                  <w:marBottom w:val="0"/>
                  <w:divBdr>
                    <w:top w:val="none" w:sz="0" w:space="0" w:color="auto"/>
                    <w:left w:val="none" w:sz="0" w:space="0" w:color="auto"/>
                    <w:bottom w:val="none" w:sz="0" w:space="0" w:color="auto"/>
                    <w:right w:val="none" w:sz="0" w:space="0" w:color="auto"/>
                  </w:divBdr>
                </w:div>
                <w:div w:id="1049108755">
                  <w:marLeft w:val="0"/>
                  <w:marRight w:val="0"/>
                  <w:marTop w:val="0"/>
                  <w:marBottom w:val="0"/>
                  <w:divBdr>
                    <w:top w:val="none" w:sz="0" w:space="0" w:color="auto"/>
                    <w:left w:val="none" w:sz="0" w:space="0" w:color="auto"/>
                    <w:bottom w:val="none" w:sz="0" w:space="0" w:color="auto"/>
                    <w:right w:val="none" w:sz="0" w:space="0" w:color="auto"/>
                  </w:divBdr>
                </w:div>
                <w:div w:id="1050038263">
                  <w:marLeft w:val="0"/>
                  <w:marRight w:val="0"/>
                  <w:marTop w:val="0"/>
                  <w:marBottom w:val="0"/>
                  <w:divBdr>
                    <w:top w:val="none" w:sz="0" w:space="0" w:color="auto"/>
                    <w:left w:val="none" w:sz="0" w:space="0" w:color="auto"/>
                    <w:bottom w:val="none" w:sz="0" w:space="0" w:color="auto"/>
                    <w:right w:val="none" w:sz="0" w:space="0" w:color="auto"/>
                  </w:divBdr>
                </w:div>
                <w:div w:id="1050763788">
                  <w:marLeft w:val="0"/>
                  <w:marRight w:val="0"/>
                  <w:marTop w:val="0"/>
                  <w:marBottom w:val="0"/>
                  <w:divBdr>
                    <w:top w:val="none" w:sz="0" w:space="0" w:color="auto"/>
                    <w:left w:val="none" w:sz="0" w:space="0" w:color="auto"/>
                    <w:bottom w:val="none" w:sz="0" w:space="0" w:color="auto"/>
                    <w:right w:val="none" w:sz="0" w:space="0" w:color="auto"/>
                  </w:divBdr>
                </w:div>
                <w:div w:id="1050878258">
                  <w:marLeft w:val="0"/>
                  <w:marRight w:val="0"/>
                  <w:marTop w:val="0"/>
                  <w:marBottom w:val="0"/>
                  <w:divBdr>
                    <w:top w:val="none" w:sz="0" w:space="0" w:color="auto"/>
                    <w:left w:val="none" w:sz="0" w:space="0" w:color="auto"/>
                    <w:bottom w:val="none" w:sz="0" w:space="0" w:color="auto"/>
                    <w:right w:val="none" w:sz="0" w:space="0" w:color="auto"/>
                  </w:divBdr>
                </w:div>
                <w:div w:id="1051660300">
                  <w:marLeft w:val="0"/>
                  <w:marRight w:val="0"/>
                  <w:marTop w:val="0"/>
                  <w:marBottom w:val="0"/>
                  <w:divBdr>
                    <w:top w:val="none" w:sz="0" w:space="0" w:color="auto"/>
                    <w:left w:val="none" w:sz="0" w:space="0" w:color="auto"/>
                    <w:bottom w:val="none" w:sz="0" w:space="0" w:color="auto"/>
                    <w:right w:val="none" w:sz="0" w:space="0" w:color="auto"/>
                  </w:divBdr>
                </w:div>
                <w:div w:id="1051854558">
                  <w:marLeft w:val="0"/>
                  <w:marRight w:val="0"/>
                  <w:marTop w:val="0"/>
                  <w:marBottom w:val="0"/>
                  <w:divBdr>
                    <w:top w:val="none" w:sz="0" w:space="0" w:color="auto"/>
                    <w:left w:val="none" w:sz="0" w:space="0" w:color="auto"/>
                    <w:bottom w:val="none" w:sz="0" w:space="0" w:color="auto"/>
                    <w:right w:val="none" w:sz="0" w:space="0" w:color="auto"/>
                  </w:divBdr>
                </w:div>
                <w:div w:id="1052314312">
                  <w:marLeft w:val="0"/>
                  <w:marRight w:val="0"/>
                  <w:marTop w:val="0"/>
                  <w:marBottom w:val="0"/>
                  <w:divBdr>
                    <w:top w:val="none" w:sz="0" w:space="0" w:color="auto"/>
                    <w:left w:val="none" w:sz="0" w:space="0" w:color="auto"/>
                    <w:bottom w:val="none" w:sz="0" w:space="0" w:color="auto"/>
                    <w:right w:val="none" w:sz="0" w:space="0" w:color="auto"/>
                  </w:divBdr>
                </w:div>
                <w:div w:id="1054737682">
                  <w:marLeft w:val="0"/>
                  <w:marRight w:val="0"/>
                  <w:marTop w:val="0"/>
                  <w:marBottom w:val="0"/>
                  <w:divBdr>
                    <w:top w:val="none" w:sz="0" w:space="0" w:color="auto"/>
                    <w:left w:val="none" w:sz="0" w:space="0" w:color="auto"/>
                    <w:bottom w:val="none" w:sz="0" w:space="0" w:color="auto"/>
                    <w:right w:val="none" w:sz="0" w:space="0" w:color="auto"/>
                  </w:divBdr>
                </w:div>
                <w:div w:id="1054768067">
                  <w:marLeft w:val="0"/>
                  <w:marRight w:val="0"/>
                  <w:marTop w:val="0"/>
                  <w:marBottom w:val="0"/>
                  <w:divBdr>
                    <w:top w:val="none" w:sz="0" w:space="0" w:color="auto"/>
                    <w:left w:val="none" w:sz="0" w:space="0" w:color="auto"/>
                    <w:bottom w:val="none" w:sz="0" w:space="0" w:color="auto"/>
                    <w:right w:val="none" w:sz="0" w:space="0" w:color="auto"/>
                  </w:divBdr>
                </w:div>
                <w:div w:id="1054965611">
                  <w:marLeft w:val="0"/>
                  <w:marRight w:val="0"/>
                  <w:marTop w:val="0"/>
                  <w:marBottom w:val="0"/>
                  <w:divBdr>
                    <w:top w:val="none" w:sz="0" w:space="0" w:color="auto"/>
                    <w:left w:val="none" w:sz="0" w:space="0" w:color="auto"/>
                    <w:bottom w:val="none" w:sz="0" w:space="0" w:color="auto"/>
                    <w:right w:val="none" w:sz="0" w:space="0" w:color="auto"/>
                  </w:divBdr>
                </w:div>
                <w:div w:id="1055545173">
                  <w:marLeft w:val="0"/>
                  <w:marRight w:val="0"/>
                  <w:marTop w:val="0"/>
                  <w:marBottom w:val="0"/>
                  <w:divBdr>
                    <w:top w:val="none" w:sz="0" w:space="0" w:color="auto"/>
                    <w:left w:val="none" w:sz="0" w:space="0" w:color="auto"/>
                    <w:bottom w:val="none" w:sz="0" w:space="0" w:color="auto"/>
                    <w:right w:val="none" w:sz="0" w:space="0" w:color="auto"/>
                  </w:divBdr>
                </w:div>
                <w:div w:id="1056899417">
                  <w:marLeft w:val="0"/>
                  <w:marRight w:val="0"/>
                  <w:marTop w:val="0"/>
                  <w:marBottom w:val="0"/>
                  <w:divBdr>
                    <w:top w:val="none" w:sz="0" w:space="0" w:color="auto"/>
                    <w:left w:val="none" w:sz="0" w:space="0" w:color="auto"/>
                    <w:bottom w:val="none" w:sz="0" w:space="0" w:color="auto"/>
                    <w:right w:val="none" w:sz="0" w:space="0" w:color="auto"/>
                  </w:divBdr>
                </w:div>
                <w:div w:id="1057319961">
                  <w:marLeft w:val="0"/>
                  <w:marRight w:val="0"/>
                  <w:marTop w:val="0"/>
                  <w:marBottom w:val="0"/>
                  <w:divBdr>
                    <w:top w:val="none" w:sz="0" w:space="0" w:color="auto"/>
                    <w:left w:val="none" w:sz="0" w:space="0" w:color="auto"/>
                    <w:bottom w:val="none" w:sz="0" w:space="0" w:color="auto"/>
                    <w:right w:val="none" w:sz="0" w:space="0" w:color="auto"/>
                  </w:divBdr>
                </w:div>
                <w:div w:id="1058364642">
                  <w:marLeft w:val="0"/>
                  <w:marRight w:val="0"/>
                  <w:marTop w:val="0"/>
                  <w:marBottom w:val="0"/>
                  <w:divBdr>
                    <w:top w:val="none" w:sz="0" w:space="0" w:color="auto"/>
                    <w:left w:val="none" w:sz="0" w:space="0" w:color="auto"/>
                    <w:bottom w:val="none" w:sz="0" w:space="0" w:color="auto"/>
                    <w:right w:val="none" w:sz="0" w:space="0" w:color="auto"/>
                  </w:divBdr>
                </w:div>
                <w:div w:id="1059013451">
                  <w:marLeft w:val="0"/>
                  <w:marRight w:val="0"/>
                  <w:marTop w:val="0"/>
                  <w:marBottom w:val="0"/>
                  <w:divBdr>
                    <w:top w:val="none" w:sz="0" w:space="0" w:color="auto"/>
                    <w:left w:val="none" w:sz="0" w:space="0" w:color="auto"/>
                    <w:bottom w:val="none" w:sz="0" w:space="0" w:color="auto"/>
                    <w:right w:val="none" w:sz="0" w:space="0" w:color="auto"/>
                  </w:divBdr>
                </w:div>
                <w:div w:id="1059670597">
                  <w:marLeft w:val="0"/>
                  <w:marRight w:val="0"/>
                  <w:marTop w:val="0"/>
                  <w:marBottom w:val="0"/>
                  <w:divBdr>
                    <w:top w:val="none" w:sz="0" w:space="0" w:color="auto"/>
                    <w:left w:val="none" w:sz="0" w:space="0" w:color="auto"/>
                    <w:bottom w:val="none" w:sz="0" w:space="0" w:color="auto"/>
                    <w:right w:val="none" w:sz="0" w:space="0" w:color="auto"/>
                  </w:divBdr>
                </w:div>
                <w:div w:id="1059985755">
                  <w:marLeft w:val="0"/>
                  <w:marRight w:val="0"/>
                  <w:marTop w:val="0"/>
                  <w:marBottom w:val="0"/>
                  <w:divBdr>
                    <w:top w:val="none" w:sz="0" w:space="0" w:color="auto"/>
                    <w:left w:val="none" w:sz="0" w:space="0" w:color="auto"/>
                    <w:bottom w:val="none" w:sz="0" w:space="0" w:color="auto"/>
                    <w:right w:val="none" w:sz="0" w:space="0" w:color="auto"/>
                  </w:divBdr>
                </w:div>
                <w:div w:id="1060448158">
                  <w:marLeft w:val="0"/>
                  <w:marRight w:val="0"/>
                  <w:marTop w:val="0"/>
                  <w:marBottom w:val="0"/>
                  <w:divBdr>
                    <w:top w:val="none" w:sz="0" w:space="0" w:color="auto"/>
                    <w:left w:val="none" w:sz="0" w:space="0" w:color="auto"/>
                    <w:bottom w:val="none" w:sz="0" w:space="0" w:color="auto"/>
                    <w:right w:val="none" w:sz="0" w:space="0" w:color="auto"/>
                  </w:divBdr>
                </w:div>
                <w:div w:id="1060791379">
                  <w:marLeft w:val="0"/>
                  <w:marRight w:val="0"/>
                  <w:marTop w:val="0"/>
                  <w:marBottom w:val="0"/>
                  <w:divBdr>
                    <w:top w:val="none" w:sz="0" w:space="0" w:color="auto"/>
                    <w:left w:val="none" w:sz="0" w:space="0" w:color="auto"/>
                    <w:bottom w:val="none" w:sz="0" w:space="0" w:color="auto"/>
                    <w:right w:val="none" w:sz="0" w:space="0" w:color="auto"/>
                  </w:divBdr>
                </w:div>
                <w:div w:id="1061320771">
                  <w:marLeft w:val="0"/>
                  <w:marRight w:val="0"/>
                  <w:marTop w:val="0"/>
                  <w:marBottom w:val="0"/>
                  <w:divBdr>
                    <w:top w:val="none" w:sz="0" w:space="0" w:color="auto"/>
                    <w:left w:val="none" w:sz="0" w:space="0" w:color="auto"/>
                    <w:bottom w:val="none" w:sz="0" w:space="0" w:color="auto"/>
                    <w:right w:val="none" w:sz="0" w:space="0" w:color="auto"/>
                  </w:divBdr>
                </w:div>
                <w:div w:id="1061903546">
                  <w:marLeft w:val="0"/>
                  <w:marRight w:val="0"/>
                  <w:marTop w:val="0"/>
                  <w:marBottom w:val="0"/>
                  <w:divBdr>
                    <w:top w:val="none" w:sz="0" w:space="0" w:color="auto"/>
                    <w:left w:val="none" w:sz="0" w:space="0" w:color="auto"/>
                    <w:bottom w:val="none" w:sz="0" w:space="0" w:color="auto"/>
                    <w:right w:val="none" w:sz="0" w:space="0" w:color="auto"/>
                  </w:divBdr>
                </w:div>
                <w:div w:id="1061907447">
                  <w:marLeft w:val="0"/>
                  <w:marRight w:val="0"/>
                  <w:marTop w:val="0"/>
                  <w:marBottom w:val="0"/>
                  <w:divBdr>
                    <w:top w:val="none" w:sz="0" w:space="0" w:color="auto"/>
                    <w:left w:val="none" w:sz="0" w:space="0" w:color="auto"/>
                    <w:bottom w:val="none" w:sz="0" w:space="0" w:color="auto"/>
                    <w:right w:val="none" w:sz="0" w:space="0" w:color="auto"/>
                  </w:divBdr>
                </w:div>
                <w:div w:id="1062408257">
                  <w:marLeft w:val="0"/>
                  <w:marRight w:val="0"/>
                  <w:marTop w:val="0"/>
                  <w:marBottom w:val="0"/>
                  <w:divBdr>
                    <w:top w:val="none" w:sz="0" w:space="0" w:color="auto"/>
                    <w:left w:val="none" w:sz="0" w:space="0" w:color="auto"/>
                    <w:bottom w:val="none" w:sz="0" w:space="0" w:color="auto"/>
                    <w:right w:val="none" w:sz="0" w:space="0" w:color="auto"/>
                  </w:divBdr>
                </w:div>
                <w:div w:id="1062604314">
                  <w:marLeft w:val="0"/>
                  <w:marRight w:val="0"/>
                  <w:marTop w:val="0"/>
                  <w:marBottom w:val="0"/>
                  <w:divBdr>
                    <w:top w:val="none" w:sz="0" w:space="0" w:color="auto"/>
                    <w:left w:val="none" w:sz="0" w:space="0" w:color="auto"/>
                    <w:bottom w:val="none" w:sz="0" w:space="0" w:color="auto"/>
                    <w:right w:val="none" w:sz="0" w:space="0" w:color="auto"/>
                  </w:divBdr>
                </w:div>
                <w:div w:id="1062681802">
                  <w:marLeft w:val="0"/>
                  <w:marRight w:val="0"/>
                  <w:marTop w:val="0"/>
                  <w:marBottom w:val="0"/>
                  <w:divBdr>
                    <w:top w:val="none" w:sz="0" w:space="0" w:color="auto"/>
                    <w:left w:val="none" w:sz="0" w:space="0" w:color="auto"/>
                    <w:bottom w:val="none" w:sz="0" w:space="0" w:color="auto"/>
                    <w:right w:val="none" w:sz="0" w:space="0" w:color="auto"/>
                  </w:divBdr>
                </w:div>
                <w:div w:id="1062754998">
                  <w:marLeft w:val="0"/>
                  <w:marRight w:val="0"/>
                  <w:marTop w:val="0"/>
                  <w:marBottom w:val="0"/>
                  <w:divBdr>
                    <w:top w:val="none" w:sz="0" w:space="0" w:color="auto"/>
                    <w:left w:val="none" w:sz="0" w:space="0" w:color="auto"/>
                    <w:bottom w:val="none" w:sz="0" w:space="0" w:color="auto"/>
                    <w:right w:val="none" w:sz="0" w:space="0" w:color="auto"/>
                  </w:divBdr>
                </w:div>
                <w:div w:id="1063142274">
                  <w:marLeft w:val="0"/>
                  <w:marRight w:val="0"/>
                  <w:marTop w:val="0"/>
                  <w:marBottom w:val="0"/>
                  <w:divBdr>
                    <w:top w:val="none" w:sz="0" w:space="0" w:color="auto"/>
                    <w:left w:val="none" w:sz="0" w:space="0" w:color="auto"/>
                    <w:bottom w:val="none" w:sz="0" w:space="0" w:color="auto"/>
                    <w:right w:val="none" w:sz="0" w:space="0" w:color="auto"/>
                  </w:divBdr>
                </w:div>
                <w:div w:id="1063943488">
                  <w:marLeft w:val="0"/>
                  <w:marRight w:val="0"/>
                  <w:marTop w:val="0"/>
                  <w:marBottom w:val="0"/>
                  <w:divBdr>
                    <w:top w:val="none" w:sz="0" w:space="0" w:color="auto"/>
                    <w:left w:val="none" w:sz="0" w:space="0" w:color="auto"/>
                    <w:bottom w:val="none" w:sz="0" w:space="0" w:color="auto"/>
                    <w:right w:val="none" w:sz="0" w:space="0" w:color="auto"/>
                  </w:divBdr>
                </w:div>
                <w:div w:id="1065490740">
                  <w:marLeft w:val="0"/>
                  <w:marRight w:val="0"/>
                  <w:marTop w:val="0"/>
                  <w:marBottom w:val="0"/>
                  <w:divBdr>
                    <w:top w:val="none" w:sz="0" w:space="0" w:color="auto"/>
                    <w:left w:val="none" w:sz="0" w:space="0" w:color="auto"/>
                    <w:bottom w:val="none" w:sz="0" w:space="0" w:color="auto"/>
                    <w:right w:val="none" w:sz="0" w:space="0" w:color="auto"/>
                  </w:divBdr>
                </w:div>
                <w:div w:id="1066027947">
                  <w:marLeft w:val="0"/>
                  <w:marRight w:val="0"/>
                  <w:marTop w:val="0"/>
                  <w:marBottom w:val="0"/>
                  <w:divBdr>
                    <w:top w:val="none" w:sz="0" w:space="0" w:color="auto"/>
                    <w:left w:val="none" w:sz="0" w:space="0" w:color="auto"/>
                    <w:bottom w:val="none" w:sz="0" w:space="0" w:color="auto"/>
                    <w:right w:val="none" w:sz="0" w:space="0" w:color="auto"/>
                  </w:divBdr>
                </w:div>
                <w:div w:id="1066757712">
                  <w:marLeft w:val="0"/>
                  <w:marRight w:val="0"/>
                  <w:marTop w:val="0"/>
                  <w:marBottom w:val="0"/>
                  <w:divBdr>
                    <w:top w:val="none" w:sz="0" w:space="0" w:color="auto"/>
                    <w:left w:val="none" w:sz="0" w:space="0" w:color="auto"/>
                    <w:bottom w:val="none" w:sz="0" w:space="0" w:color="auto"/>
                    <w:right w:val="none" w:sz="0" w:space="0" w:color="auto"/>
                  </w:divBdr>
                </w:div>
                <w:div w:id="1066803104">
                  <w:marLeft w:val="0"/>
                  <w:marRight w:val="0"/>
                  <w:marTop w:val="0"/>
                  <w:marBottom w:val="0"/>
                  <w:divBdr>
                    <w:top w:val="none" w:sz="0" w:space="0" w:color="auto"/>
                    <w:left w:val="none" w:sz="0" w:space="0" w:color="auto"/>
                    <w:bottom w:val="none" w:sz="0" w:space="0" w:color="auto"/>
                    <w:right w:val="none" w:sz="0" w:space="0" w:color="auto"/>
                  </w:divBdr>
                </w:div>
                <w:div w:id="1067344471">
                  <w:marLeft w:val="0"/>
                  <w:marRight w:val="0"/>
                  <w:marTop w:val="0"/>
                  <w:marBottom w:val="0"/>
                  <w:divBdr>
                    <w:top w:val="none" w:sz="0" w:space="0" w:color="auto"/>
                    <w:left w:val="none" w:sz="0" w:space="0" w:color="auto"/>
                    <w:bottom w:val="none" w:sz="0" w:space="0" w:color="auto"/>
                    <w:right w:val="none" w:sz="0" w:space="0" w:color="auto"/>
                  </w:divBdr>
                </w:div>
                <w:div w:id="1067723144">
                  <w:marLeft w:val="0"/>
                  <w:marRight w:val="0"/>
                  <w:marTop w:val="0"/>
                  <w:marBottom w:val="0"/>
                  <w:divBdr>
                    <w:top w:val="none" w:sz="0" w:space="0" w:color="auto"/>
                    <w:left w:val="none" w:sz="0" w:space="0" w:color="auto"/>
                    <w:bottom w:val="none" w:sz="0" w:space="0" w:color="auto"/>
                    <w:right w:val="none" w:sz="0" w:space="0" w:color="auto"/>
                  </w:divBdr>
                </w:div>
                <w:div w:id="1067799820">
                  <w:marLeft w:val="0"/>
                  <w:marRight w:val="0"/>
                  <w:marTop w:val="0"/>
                  <w:marBottom w:val="0"/>
                  <w:divBdr>
                    <w:top w:val="none" w:sz="0" w:space="0" w:color="auto"/>
                    <w:left w:val="none" w:sz="0" w:space="0" w:color="auto"/>
                    <w:bottom w:val="none" w:sz="0" w:space="0" w:color="auto"/>
                    <w:right w:val="none" w:sz="0" w:space="0" w:color="auto"/>
                  </w:divBdr>
                </w:div>
                <w:div w:id="1068118228">
                  <w:marLeft w:val="0"/>
                  <w:marRight w:val="0"/>
                  <w:marTop w:val="0"/>
                  <w:marBottom w:val="0"/>
                  <w:divBdr>
                    <w:top w:val="none" w:sz="0" w:space="0" w:color="auto"/>
                    <w:left w:val="none" w:sz="0" w:space="0" w:color="auto"/>
                    <w:bottom w:val="none" w:sz="0" w:space="0" w:color="auto"/>
                    <w:right w:val="none" w:sz="0" w:space="0" w:color="auto"/>
                  </w:divBdr>
                </w:div>
                <w:div w:id="1068306662">
                  <w:marLeft w:val="0"/>
                  <w:marRight w:val="0"/>
                  <w:marTop w:val="0"/>
                  <w:marBottom w:val="0"/>
                  <w:divBdr>
                    <w:top w:val="none" w:sz="0" w:space="0" w:color="auto"/>
                    <w:left w:val="none" w:sz="0" w:space="0" w:color="auto"/>
                    <w:bottom w:val="none" w:sz="0" w:space="0" w:color="auto"/>
                    <w:right w:val="none" w:sz="0" w:space="0" w:color="auto"/>
                  </w:divBdr>
                </w:div>
                <w:div w:id="1068461992">
                  <w:marLeft w:val="0"/>
                  <w:marRight w:val="0"/>
                  <w:marTop w:val="0"/>
                  <w:marBottom w:val="0"/>
                  <w:divBdr>
                    <w:top w:val="none" w:sz="0" w:space="0" w:color="auto"/>
                    <w:left w:val="none" w:sz="0" w:space="0" w:color="auto"/>
                    <w:bottom w:val="none" w:sz="0" w:space="0" w:color="auto"/>
                    <w:right w:val="none" w:sz="0" w:space="0" w:color="auto"/>
                  </w:divBdr>
                </w:div>
                <w:div w:id="1068766120">
                  <w:marLeft w:val="0"/>
                  <w:marRight w:val="0"/>
                  <w:marTop w:val="0"/>
                  <w:marBottom w:val="0"/>
                  <w:divBdr>
                    <w:top w:val="none" w:sz="0" w:space="0" w:color="auto"/>
                    <w:left w:val="none" w:sz="0" w:space="0" w:color="auto"/>
                    <w:bottom w:val="none" w:sz="0" w:space="0" w:color="auto"/>
                    <w:right w:val="none" w:sz="0" w:space="0" w:color="auto"/>
                  </w:divBdr>
                </w:div>
                <w:div w:id="1069040072">
                  <w:marLeft w:val="0"/>
                  <w:marRight w:val="0"/>
                  <w:marTop w:val="0"/>
                  <w:marBottom w:val="0"/>
                  <w:divBdr>
                    <w:top w:val="none" w:sz="0" w:space="0" w:color="auto"/>
                    <w:left w:val="none" w:sz="0" w:space="0" w:color="auto"/>
                    <w:bottom w:val="none" w:sz="0" w:space="0" w:color="auto"/>
                    <w:right w:val="none" w:sz="0" w:space="0" w:color="auto"/>
                  </w:divBdr>
                </w:div>
                <w:div w:id="1069419424">
                  <w:marLeft w:val="0"/>
                  <w:marRight w:val="0"/>
                  <w:marTop w:val="0"/>
                  <w:marBottom w:val="0"/>
                  <w:divBdr>
                    <w:top w:val="none" w:sz="0" w:space="0" w:color="auto"/>
                    <w:left w:val="none" w:sz="0" w:space="0" w:color="auto"/>
                    <w:bottom w:val="none" w:sz="0" w:space="0" w:color="auto"/>
                    <w:right w:val="none" w:sz="0" w:space="0" w:color="auto"/>
                  </w:divBdr>
                </w:div>
                <w:div w:id="1069494575">
                  <w:marLeft w:val="0"/>
                  <w:marRight w:val="0"/>
                  <w:marTop w:val="0"/>
                  <w:marBottom w:val="0"/>
                  <w:divBdr>
                    <w:top w:val="none" w:sz="0" w:space="0" w:color="auto"/>
                    <w:left w:val="none" w:sz="0" w:space="0" w:color="auto"/>
                    <w:bottom w:val="none" w:sz="0" w:space="0" w:color="auto"/>
                    <w:right w:val="none" w:sz="0" w:space="0" w:color="auto"/>
                  </w:divBdr>
                </w:div>
                <w:div w:id="1070082782">
                  <w:marLeft w:val="0"/>
                  <w:marRight w:val="0"/>
                  <w:marTop w:val="0"/>
                  <w:marBottom w:val="0"/>
                  <w:divBdr>
                    <w:top w:val="none" w:sz="0" w:space="0" w:color="auto"/>
                    <w:left w:val="none" w:sz="0" w:space="0" w:color="auto"/>
                    <w:bottom w:val="none" w:sz="0" w:space="0" w:color="auto"/>
                    <w:right w:val="none" w:sz="0" w:space="0" w:color="auto"/>
                  </w:divBdr>
                </w:div>
                <w:div w:id="1071268606">
                  <w:marLeft w:val="0"/>
                  <w:marRight w:val="0"/>
                  <w:marTop w:val="0"/>
                  <w:marBottom w:val="0"/>
                  <w:divBdr>
                    <w:top w:val="none" w:sz="0" w:space="0" w:color="auto"/>
                    <w:left w:val="none" w:sz="0" w:space="0" w:color="auto"/>
                    <w:bottom w:val="none" w:sz="0" w:space="0" w:color="auto"/>
                    <w:right w:val="none" w:sz="0" w:space="0" w:color="auto"/>
                  </w:divBdr>
                </w:div>
                <w:div w:id="1072502772">
                  <w:marLeft w:val="0"/>
                  <w:marRight w:val="0"/>
                  <w:marTop w:val="0"/>
                  <w:marBottom w:val="0"/>
                  <w:divBdr>
                    <w:top w:val="none" w:sz="0" w:space="0" w:color="auto"/>
                    <w:left w:val="none" w:sz="0" w:space="0" w:color="auto"/>
                    <w:bottom w:val="none" w:sz="0" w:space="0" w:color="auto"/>
                    <w:right w:val="none" w:sz="0" w:space="0" w:color="auto"/>
                  </w:divBdr>
                </w:div>
                <w:div w:id="1074009063">
                  <w:marLeft w:val="0"/>
                  <w:marRight w:val="0"/>
                  <w:marTop w:val="0"/>
                  <w:marBottom w:val="0"/>
                  <w:divBdr>
                    <w:top w:val="none" w:sz="0" w:space="0" w:color="auto"/>
                    <w:left w:val="none" w:sz="0" w:space="0" w:color="auto"/>
                    <w:bottom w:val="none" w:sz="0" w:space="0" w:color="auto"/>
                    <w:right w:val="none" w:sz="0" w:space="0" w:color="auto"/>
                  </w:divBdr>
                </w:div>
                <w:div w:id="1074158067">
                  <w:marLeft w:val="0"/>
                  <w:marRight w:val="0"/>
                  <w:marTop w:val="0"/>
                  <w:marBottom w:val="0"/>
                  <w:divBdr>
                    <w:top w:val="none" w:sz="0" w:space="0" w:color="auto"/>
                    <w:left w:val="none" w:sz="0" w:space="0" w:color="auto"/>
                    <w:bottom w:val="none" w:sz="0" w:space="0" w:color="auto"/>
                    <w:right w:val="none" w:sz="0" w:space="0" w:color="auto"/>
                  </w:divBdr>
                </w:div>
                <w:div w:id="1074205035">
                  <w:marLeft w:val="0"/>
                  <w:marRight w:val="0"/>
                  <w:marTop w:val="0"/>
                  <w:marBottom w:val="0"/>
                  <w:divBdr>
                    <w:top w:val="none" w:sz="0" w:space="0" w:color="auto"/>
                    <w:left w:val="none" w:sz="0" w:space="0" w:color="auto"/>
                    <w:bottom w:val="none" w:sz="0" w:space="0" w:color="auto"/>
                    <w:right w:val="none" w:sz="0" w:space="0" w:color="auto"/>
                  </w:divBdr>
                </w:div>
                <w:div w:id="1074624937">
                  <w:marLeft w:val="0"/>
                  <w:marRight w:val="0"/>
                  <w:marTop w:val="0"/>
                  <w:marBottom w:val="0"/>
                  <w:divBdr>
                    <w:top w:val="none" w:sz="0" w:space="0" w:color="auto"/>
                    <w:left w:val="none" w:sz="0" w:space="0" w:color="auto"/>
                    <w:bottom w:val="none" w:sz="0" w:space="0" w:color="auto"/>
                    <w:right w:val="none" w:sz="0" w:space="0" w:color="auto"/>
                  </w:divBdr>
                </w:div>
                <w:div w:id="1075274828">
                  <w:marLeft w:val="0"/>
                  <w:marRight w:val="0"/>
                  <w:marTop w:val="0"/>
                  <w:marBottom w:val="0"/>
                  <w:divBdr>
                    <w:top w:val="none" w:sz="0" w:space="0" w:color="auto"/>
                    <w:left w:val="none" w:sz="0" w:space="0" w:color="auto"/>
                    <w:bottom w:val="none" w:sz="0" w:space="0" w:color="auto"/>
                    <w:right w:val="none" w:sz="0" w:space="0" w:color="auto"/>
                  </w:divBdr>
                </w:div>
                <w:div w:id="1075278130">
                  <w:marLeft w:val="0"/>
                  <w:marRight w:val="0"/>
                  <w:marTop w:val="0"/>
                  <w:marBottom w:val="0"/>
                  <w:divBdr>
                    <w:top w:val="none" w:sz="0" w:space="0" w:color="auto"/>
                    <w:left w:val="none" w:sz="0" w:space="0" w:color="auto"/>
                    <w:bottom w:val="none" w:sz="0" w:space="0" w:color="auto"/>
                    <w:right w:val="none" w:sz="0" w:space="0" w:color="auto"/>
                  </w:divBdr>
                </w:div>
                <w:div w:id="1075512213">
                  <w:marLeft w:val="0"/>
                  <w:marRight w:val="0"/>
                  <w:marTop w:val="0"/>
                  <w:marBottom w:val="0"/>
                  <w:divBdr>
                    <w:top w:val="none" w:sz="0" w:space="0" w:color="auto"/>
                    <w:left w:val="none" w:sz="0" w:space="0" w:color="auto"/>
                    <w:bottom w:val="none" w:sz="0" w:space="0" w:color="auto"/>
                    <w:right w:val="none" w:sz="0" w:space="0" w:color="auto"/>
                  </w:divBdr>
                </w:div>
                <w:div w:id="1077363676">
                  <w:marLeft w:val="0"/>
                  <w:marRight w:val="0"/>
                  <w:marTop w:val="0"/>
                  <w:marBottom w:val="0"/>
                  <w:divBdr>
                    <w:top w:val="none" w:sz="0" w:space="0" w:color="auto"/>
                    <w:left w:val="none" w:sz="0" w:space="0" w:color="auto"/>
                    <w:bottom w:val="none" w:sz="0" w:space="0" w:color="auto"/>
                    <w:right w:val="none" w:sz="0" w:space="0" w:color="auto"/>
                  </w:divBdr>
                </w:div>
                <w:div w:id="1077630271">
                  <w:marLeft w:val="0"/>
                  <w:marRight w:val="0"/>
                  <w:marTop w:val="0"/>
                  <w:marBottom w:val="0"/>
                  <w:divBdr>
                    <w:top w:val="none" w:sz="0" w:space="0" w:color="auto"/>
                    <w:left w:val="none" w:sz="0" w:space="0" w:color="auto"/>
                    <w:bottom w:val="none" w:sz="0" w:space="0" w:color="auto"/>
                    <w:right w:val="none" w:sz="0" w:space="0" w:color="auto"/>
                  </w:divBdr>
                </w:div>
                <w:div w:id="1077747806">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79909962">
                  <w:marLeft w:val="0"/>
                  <w:marRight w:val="0"/>
                  <w:marTop w:val="0"/>
                  <w:marBottom w:val="0"/>
                  <w:divBdr>
                    <w:top w:val="none" w:sz="0" w:space="0" w:color="auto"/>
                    <w:left w:val="none" w:sz="0" w:space="0" w:color="auto"/>
                    <w:bottom w:val="none" w:sz="0" w:space="0" w:color="auto"/>
                    <w:right w:val="none" w:sz="0" w:space="0" w:color="auto"/>
                  </w:divBdr>
                </w:div>
                <w:div w:id="1080561387">
                  <w:marLeft w:val="0"/>
                  <w:marRight w:val="0"/>
                  <w:marTop w:val="0"/>
                  <w:marBottom w:val="0"/>
                  <w:divBdr>
                    <w:top w:val="none" w:sz="0" w:space="0" w:color="auto"/>
                    <w:left w:val="none" w:sz="0" w:space="0" w:color="auto"/>
                    <w:bottom w:val="none" w:sz="0" w:space="0" w:color="auto"/>
                    <w:right w:val="none" w:sz="0" w:space="0" w:color="auto"/>
                  </w:divBdr>
                </w:div>
                <w:div w:id="1080758235">
                  <w:marLeft w:val="0"/>
                  <w:marRight w:val="0"/>
                  <w:marTop w:val="0"/>
                  <w:marBottom w:val="0"/>
                  <w:divBdr>
                    <w:top w:val="none" w:sz="0" w:space="0" w:color="auto"/>
                    <w:left w:val="none" w:sz="0" w:space="0" w:color="auto"/>
                    <w:bottom w:val="none" w:sz="0" w:space="0" w:color="auto"/>
                    <w:right w:val="none" w:sz="0" w:space="0" w:color="auto"/>
                  </w:divBdr>
                </w:div>
                <w:div w:id="1084448412">
                  <w:marLeft w:val="0"/>
                  <w:marRight w:val="0"/>
                  <w:marTop w:val="0"/>
                  <w:marBottom w:val="0"/>
                  <w:divBdr>
                    <w:top w:val="none" w:sz="0" w:space="0" w:color="auto"/>
                    <w:left w:val="none" w:sz="0" w:space="0" w:color="auto"/>
                    <w:bottom w:val="none" w:sz="0" w:space="0" w:color="auto"/>
                    <w:right w:val="none" w:sz="0" w:space="0" w:color="auto"/>
                  </w:divBdr>
                </w:div>
                <w:div w:id="1084834641">
                  <w:marLeft w:val="0"/>
                  <w:marRight w:val="0"/>
                  <w:marTop w:val="0"/>
                  <w:marBottom w:val="0"/>
                  <w:divBdr>
                    <w:top w:val="none" w:sz="0" w:space="0" w:color="auto"/>
                    <w:left w:val="none" w:sz="0" w:space="0" w:color="auto"/>
                    <w:bottom w:val="none" w:sz="0" w:space="0" w:color="auto"/>
                    <w:right w:val="none" w:sz="0" w:space="0" w:color="auto"/>
                  </w:divBdr>
                </w:div>
                <w:div w:id="1085763568">
                  <w:marLeft w:val="0"/>
                  <w:marRight w:val="0"/>
                  <w:marTop w:val="0"/>
                  <w:marBottom w:val="0"/>
                  <w:divBdr>
                    <w:top w:val="none" w:sz="0" w:space="0" w:color="auto"/>
                    <w:left w:val="none" w:sz="0" w:space="0" w:color="auto"/>
                    <w:bottom w:val="none" w:sz="0" w:space="0" w:color="auto"/>
                    <w:right w:val="none" w:sz="0" w:space="0" w:color="auto"/>
                  </w:divBdr>
                </w:div>
                <w:div w:id="1086264673">
                  <w:marLeft w:val="0"/>
                  <w:marRight w:val="0"/>
                  <w:marTop w:val="0"/>
                  <w:marBottom w:val="0"/>
                  <w:divBdr>
                    <w:top w:val="none" w:sz="0" w:space="0" w:color="auto"/>
                    <w:left w:val="none" w:sz="0" w:space="0" w:color="auto"/>
                    <w:bottom w:val="none" w:sz="0" w:space="0" w:color="auto"/>
                    <w:right w:val="none" w:sz="0" w:space="0" w:color="auto"/>
                  </w:divBdr>
                </w:div>
                <w:div w:id="1086462933">
                  <w:marLeft w:val="0"/>
                  <w:marRight w:val="0"/>
                  <w:marTop w:val="0"/>
                  <w:marBottom w:val="0"/>
                  <w:divBdr>
                    <w:top w:val="none" w:sz="0" w:space="0" w:color="auto"/>
                    <w:left w:val="none" w:sz="0" w:space="0" w:color="auto"/>
                    <w:bottom w:val="none" w:sz="0" w:space="0" w:color="auto"/>
                    <w:right w:val="none" w:sz="0" w:space="0" w:color="auto"/>
                  </w:divBdr>
                </w:div>
                <w:div w:id="1086683297">
                  <w:marLeft w:val="0"/>
                  <w:marRight w:val="0"/>
                  <w:marTop w:val="0"/>
                  <w:marBottom w:val="0"/>
                  <w:divBdr>
                    <w:top w:val="none" w:sz="0" w:space="0" w:color="auto"/>
                    <w:left w:val="none" w:sz="0" w:space="0" w:color="auto"/>
                    <w:bottom w:val="none" w:sz="0" w:space="0" w:color="auto"/>
                    <w:right w:val="none" w:sz="0" w:space="0" w:color="auto"/>
                  </w:divBdr>
                </w:div>
                <w:div w:id="1087001311">
                  <w:marLeft w:val="0"/>
                  <w:marRight w:val="0"/>
                  <w:marTop w:val="0"/>
                  <w:marBottom w:val="0"/>
                  <w:divBdr>
                    <w:top w:val="none" w:sz="0" w:space="0" w:color="auto"/>
                    <w:left w:val="none" w:sz="0" w:space="0" w:color="auto"/>
                    <w:bottom w:val="none" w:sz="0" w:space="0" w:color="auto"/>
                    <w:right w:val="none" w:sz="0" w:space="0" w:color="auto"/>
                  </w:divBdr>
                </w:div>
                <w:div w:id="1087649123">
                  <w:marLeft w:val="0"/>
                  <w:marRight w:val="0"/>
                  <w:marTop w:val="0"/>
                  <w:marBottom w:val="0"/>
                  <w:divBdr>
                    <w:top w:val="none" w:sz="0" w:space="0" w:color="auto"/>
                    <w:left w:val="none" w:sz="0" w:space="0" w:color="auto"/>
                    <w:bottom w:val="none" w:sz="0" w:space="0" w:color="auto"/>
                    <w:right w:val="none" w:sz="0" w:space="0" w:color="auto"/>
                  </w:divBdr>
                </w:div>
                <w:div w:id="1087964173">
                  <w:marLeft w:val="0"/>
                  <w:marRight w:val="0"/>
                  <w:marTop w:val="0"/>
                  <w:marBottom w:val="0"/>
                  <w:divBdr>
                    <w:top w:val="none" w:sz="0" w:space="0" w:color="auto"/>
                    <w:left w:val="none" w:sz="0" w:space="0" w:color="auto"/>
                    <w:bottom w:val="none" w:sz="0" w:space="0" w:color="auto"/>
                    <w:right w:val="none" w:sz="0" w:space="0" w:color="auto"/>
                  </w:divBdr>
                </w:div>
                <w:div w:id="1087967204">
                  <w:marLeft w:val="0"/>
                  <w:marRight w:val="0"/>
                  <w:marTop w:val="0"/>
                  <w:marBottom w:val="0"/>
                  <w:divBdr>
                    <w:top w:val="none" w:sz="0" w:space="0" w:color="auto"/>
                    <w:left w:val="none" w:sz="0" w:space="0" w:color="auto"/>
                    <w:bottom w:val="none" w:sz="0" w:space="0" w:color="auto"/>
                    <w:right w:val="none" w:sz="0" w:space="0" w:color="auto"/>
                  </w:divBdr>
                </w:div>
                <w:div w:id="1088695315">
                  <w:marLeft w:val="0"/>
                  <w:marRight w:val="0"/>
                  <w:marTop w:val="0"/>
                  <w:marBottom w:val="0"/>
                  <w:divBdr>
                    <w:top w:val="none" w:sz="0" w:space="0" w:color="auto"/>
                    <w:left w:val="none" w:sz="0" w:space="0" w:color="auto"/>
                    <w:bottom w:val="none" w:sz="0" w:space="0" w:color="auto"/>
                    <w:right w:val="none" w:sz="0" w:space="0" w:color="auto"/>
                  </w:divBdr>
                </w:div>
                <w:div w:id="1088843669">
                  <w:marLeft w:val="0"/>
                  <w:marRight w:val="0"/>
                  <w:marTop w:val="0"/>
                  <w:marBottom w:val="0"/>
                  <w:divBdr>
                    <w:top w:val="none" w:sz="0" w:space="0" w:color="auto"/>
                    <w:left w:val="none" w:sz="0" w:space="0" w:color="auto"/>
                    <w:bottom w:val="none" w:sz="0" w:space="0" w:color="auto"/>
                    <w:right w:val="none" w:sz="0" w:space="0" w:color="auto"/>
                  </w:divBdr>
                </w:div>
                <w:div w:id="1089884006">
                  <w:marLeft w:val="0"/>
                  <w:marRight w:val="0"/>
                  <w:marTop w:val="0"/>
                  <w:marBottom w:val="0"/>
                  <w:divBdr>
                    <w:top w:val="none" w:sz="0" w:space="0" w:color="auto"/>
                    <w:left w:val="none" w:sz="0" w:space="0" w:color="auto"/>
                    <w:bottom w:val="none" w:sz="0" w:space="0" w:color="auto"/>
                    <w:right w:val="none" w:sz="0" w:space="0" w:color="auto"/>
                  </w:divBdr>
                </w:div>
                <w:div w:id="1090616105">
                  <w:marLeft w:val="0"/>
                  <w:marRight w:val="0"/>
                  <w:marTop w:val="0"/>
                  <w:marBottom w:val="0"/>
                  <w:divBdr>
                    <w:top w:val="none" w:sz="0" w:space="0" w:color="auto"/>
                    <w:left w:val="none" w:sz="0" w:space="0" w:color="auto"/>
                    <w:bottom w:val="none" w:sz="0" w:space="0" w:color="auto"/>
                    <w:right w:val="none" w:sz="0" w:space="0" w:color="auto"/>
                  </w:divBdr>
                </w:div>
                <w:div w:id="1091046657">
                  <w:marLeft w:val="0"/>
                  <w:marRight w:val="0"/>
                  <w:marTop w:val="0"/>
                  <w:marBottom w:val="0"/>
                  <w:divBdr>
                    <w:top w:val="none" w:sz="0" w:space="0" w:color="auto"/>
                    <w:left w:val="none" w:sz="0" w:space="0" w:color="auto"/>
                    <w:bottom w:val="none" w:sz="0" w:space="0" w:color="auto"/>
                    <w:right w:val="none" w:sz="0" w:space="0" w:color="auto"/>
                  </w:divBdr>
                </w:div>
                <w:div w:id="1091702208">
                  <w:marLeft w:val="0"/>
                  <w:marRight w:val="0"/>
                  <w:marTop w:val="0"/>
                  <w:marBottom w:val="0"/>
                  <w:divBdr>
                    <w:top w:val="none" w:sz="0" w:space="0" w:color="auto"/>
                    <w:left w:val="none" w:sz="0" w:space="0" w:color="auto"/>
                    <w:bottom w:val="none" w:sz="0" w:space="0" w:color="auto"/>
                    <w:right w:val="none" w:sz="0" w:space="0" w:color="auto"/>
                  </w:divBdr>
                </w:div>
                <w:div w:id="1092123906">
                  <w:marLeft w:val="0"/>
                  <w:marRight w:val="0"/>
                  <w:marTop w:val="0"/>
                  <w:marBottom w:val="0"/>
                  <w:divBdr>
                    <w:top w:val="none" w:sz="0" w:space="0" w:color="auto"/>
                    <w:left w:val="none" w:sz="0" w:space="0" w:color="auto"/>
                    <w:bottom w:val="none" w:sz="0" w:space="0" w:color="auto"/>
                    <w:right w:val="none" w:sz="0" w:space="0" w:color="auto"/>
                  </w:divBdr>
                </w:div>
                <w:div w:id="1093625302">
                  <w:marLeft w:val="0"/>
                  <w:marRight w:val="0"/>
                  <w:marTop w:val="0"/>
                  <w:marBottom w:val="0"/>
                  <w:divBdr>
                    <w:top w:val="none" w:sz="0" w:space="0" w:color="auto"/>
                    <w:left w:val="none" w:sz="0" w:space="0" w:color="auto"/>
                    <w:bottom w:val="none" w:sz="0" w:space="0" w:color="auto"/>
                    <w:right w:val="none" w:sz="0" w:space="0" w:color="auto"/>
                  </w:divBdr>
                </w:div>
                <w:div w:id="1093628905">
                  <w:marLeft w:val="0"/>
                  <w:marRight w:val="0"/>
                  <w:marTop w:val="0"/>
                  <w:marBottom w:val="0"/>
                  <w:divBdr>
                    <w:top w:val="none" w:sz="0" w:space="0" w:color="auto"/>
                    <w:left w:val="none" w:sz="0" w:space="0" w:color="auto"/>
                    <w:bottom w:val="none" w:sz="0" w:space="0" w:color="auto"/>
                    <w:right w:val="none" w:sz="0" w:space="0" w:color="auto"/>
                  </w:divBdr>
                </w:div>
                <w:div w:id="1096906991">
                  <w:marLeft w:val="0"/>
                  <w:marRight w:val="0"/>
                  <w:marTop w:val="0"/>
                  <w:marBottom w:val="0"/>
                  <w:divBdr>
                    <w:top w:val="none" w:sz="0" w:space="0" w:color="auto"/>
                    <w:left w:val="none" w:sz="0" w:space="0" w:color="auto"/>
                    <w:bottom w:val="none" w:sz="0" w:space="0" w:color="auto"/>
                    <w:right w:val="none" w:sz="0" w:space="0" w:color="auto"/>
                  </w:divBdr>
                </w:div>
                <w:div w:id="1096944334">
                  <w:marLeft w:val="0"/>
                  <w:marRight w:val="0"/>
                  <w:marTop w:val="0"/>
                  <w:marBottom w:val="0"/>
                  <w:divBdr>
                    <w:top w:val="none" w:sz="0" w:space="0" w:color="auto"/>
                    <w:left w:val="none" w:sz="0" w:space="0" w:color="auto"/>
                    <w:bottom w:val="none" w:sz="0" w:space="0" w:color="auto"/>
                    <w:right w:val="none" w:sz="0" w:space="0" w:color="auto"/>
                  </w:divBdr>
                </w:div>
                <w:div w:id="1097487382">
                  <w:marLeft w:val="0"/>
                  <w:marRight w:val="0"/>
                  <w:marTop w:val="0"/>
                  <w:marBottom w:val="0"/>
                  <w:divBdr>
                    <w:top w:val="none" w:sz="0" w:space="0" w:color="auto"/>
                    <w:left w:val="none" w:sz="0" w:space="0" w:color="auto"/>
                    <w:bottom w:val="none" w:sz="0" w:space="0" w:color="auto"/>
                    <w:right w:val="none" w:sz="0" w:space="0" w:color="auto"/>
                  </w:divBdr>
                </w:div>
                <w:div w:id="1097949351">
                  <w:marLeft w:val="0"/>
                  <w:marRight w:val="0"/>
                  <w:marTop w:val="0"/>
                  <w:marBottom w:val="0"/>
                  <w:divBdr>
                    <w:top w:val="none" w:sz="0" w:space="0" w:color="auto"/>
                    <w:left w:val="none" w:sz="0" w:space="0" w:color="auto"/>
                    <w:bottom w:val="none" w:sz="0" w:space="0" w:color="auto"/>
                    <w:right w:val="none" w:sz="0" w:space="0" w:color="auto"/>
                  </w:divBdr>
                </w:div>
                <w:div w:id="1098985625">
                  <w:marLeft w:val="0"/>
                  <w:marRight w:val="0"/>
                  <w:marTop w:val="0"/>
                  <w:marBottom w:val="0"/>
                  <w:divBdr>
                    <w:top w:val="none" w:sz="0" w:space="0" w:color="auto"/>
                    <w:left w:val="none" w:sz="0" w:space="0" w:color="auto"/>
                    <w:bottom w:val="none" w:sz="0" w:space="0" w:color="auto"/>
                    <w:right w:val="none" w:sz="0" w:space="0" w:color="auto"/>
                  </w:divBdr>
                </w:div>
                <w:div w:id="1099330711">
                  <w:marLeft w:val="0"/>
                  <w:marRight w:val="0"/>
                  <w:marTop w:val="0"/>
                  <w:marBottom w:val="0"/>
                  <w:divBdr>
                    <w:top w:val="none" w:sz="0" w:space="0" w:color="auto"/>
                    <w:left w:val="none" w:sz="0" w:space="0" w:color="auto"/>
                    <w:bottom w:val="none" w:sz="0" w:space="0" w:color="auto"/>
                    <w:right w:val="none" w:sz="0" w:space="0" w:color="auto"/>
                  </w:divBdr>
                </w:div>
                <w:div w:id="1100296607">
                  <w:marLeft w:val="0"/>
                  <w:marRight w:val="0"/>
                  <w:marTop w:val="0"/>
                  <w:marBottom w:val="0"/>
                  <w:divBdr>
                    <w:top w:val="none" w:sz="0" w:space="0" w:color="auto"/>
                    <w:left w:val="none" w:sz="0" w:space="0" w:color="auto"/>
                    <w:bottom w:val="none" w:sz="0" w:space="0" w:color="auto"/>
                    <w:right w:val="none" w:sz="0" w:space="0" w:color="auto"/>
                  </w:divBdr>
                </w:div>
                <w:div w:id="1101224794">
                  <w:marLeft w:val="0"/>
                  <w:marRight w:val="0"/>
                  <w:marTop w:val="0"/>
                  <w:marBottom w:val="0"/>
                  <w:divBdr>
                    <w:top w:val="none" w:sz="0" w:space="0" w:color="auto"/>
                    <w:left w:val="none" w:sz="0" w:space="0" w:color="auto"/>
                    <w:bottom w:val="none" w:sz="0" w:space="0" w:color="auto"/>
                    <w:right w:val="none" w:sz="0" w:space="0" w:color="auto"/>
                  </w:divBdr>
                </w:div>
                <w:div w:id="1101342452">
                  <w:marLeft w:val="0"/>
                  <w:marRight w:val="0"/>
                  <w:marTop w:val="0"/>
                  <w:marBottom w:val="0"/>
                  <w:divBdr>
                    <w:top w:val="none" w:sz="0" w:space="0" w:color="auto"/>
                    <w:left w:val="none" w:sz="0" w:space="0" w:color="auto"/>
                    <w:bottom w:val="none" w:sz="0" w:space="0" w:color="auto"/>
                    <w:right w:val="none" w:sz="0" w:space="0" w:color="auto"/>
                  </w:divBdr>
                </w:div>
                <w:div w:id="1101797303">
                  <w:marLeft w:val="0"/>
                  <w:marRight w:val="0"/>
                  <w:marTop w:val="0"/>
                  <w:marBottom w:val="0"/>
                  <w:divBdr>
                    <w:top w:val="none" w:sz="0" w:space="0" w:color="auto"/>
                    <w:left w:val="none" w:sz="0" w:space="0" w:color="auto"/>
                    <w:bottom w:val="none" w:sz="0" w:space="0" w:color="auto"/>
                    <w:right w:val="none" w:sz="0" w:space="0" w:color="auto"/>
                  </w:divBdr>
                </w:div>
                <w:div w:id="1101880079">
                  <w:marLeft w:val="0"/>
                  <w:marRight w:val="0"/>
                  <w:marTop w:val="0"/>
                  <w:marBottom w:val="0"/>
                  <w:divBdr>
                    <w:top w:val="none" w:sz="0" w:space="0" w:color="auto"/>
                    <w:left w:val="none" w:sz="0" w:space="0" w:color="auto"/>
                    <w:bottom w:val="none" w:sz="0" w:space="0" w:color="auto"/>
                    <w:right w:val="none" w:sz="0" w:space="0" w:color="auto"/>
                  </w:divBdr>
                </w:div>
                <w:div w:id="1102989560">
                  <w:marLeft w:val="0"/>
                  <w:marRight w:val="0"/>
                  <w:marTop w:val="0"/>
                  <w:marBottom w:val="0"/>
                  <w:divBdr>
                    <w:top w:val="none" w:sz="0" w:space="0" w:color="auto"/>
                    <w:left w:val="none" w:sz="0" w:space="0" w:color="auto"/>
                    <w:bottom w:val="none" w:sz="0" w:space="0" w:color="auto"/>
                    <w:right w:val="none" w:sz="0" w:space="0" w:color="auto"/>
                  </w:divBdr>
                </w:div>
                <w:div w:id="1103570236">
                  <w:marLeft w:val="0"/>
                  <w:marRight w:val="0"/>
                  <w:marTop w:val="0"/>
                  <w:marBottom w:val="0"/>
                  <w:divBdr>
                    <w:top w:val="none" w:sz="0" w:space="0" w:color="auto"/>
                    <w:left w:val="none" w:sz="0" w:space="0" w:color="auto"/>
                    <w:bottom w:val="none" w:sz="0" w:space="0" w:color="auto"/>
                    <w:right w:val="none" w:sz="0" w:space="0" w:color="auto"/>
                  </w:divBdr>
                </w:div>
                <w:div w:id="1104037447">
                  <w:marLeft w:val="0"/>
                  <w:marRight w:val="0"/>
                  <w:marTop w:val="0"/>
                  <w:marBottom w:val="0"/>
                  <w:divBdr>
                    <w:top w:val="none" w:sz="0" w:space="0" w:color="auto"/>
                    <w:left w:val="none" w:sz="0" w:space="0" w:color="auto"/>
                    <w:bottom w:val="none" w:sz="0" w:space="0" w:color="auto"/>
                    <w:right w:val="none" w:sz="0" w:space="0" w:color="auto"/>
                  </w:divBdr>
                </w:div>
                <w:div w:id="1104157052">
                  <w:marLeft w:val="0"/>
                  <w:marRight w:val="0"/>
                  <w:marTop w:val="0"/>
                  <w:marBottom w:val="0"/>
                  <w:divBdr>
                    <w:top w:val="none" w:sz="0" w:space="0" w:color="auto"/>
                    <w:left w:val="none" w:sz="0" w:space="0" w:color="auto"/>
                    <w:bottom w:val="none" w:sz="0" w:space="0" w:color="auto"/>
                    <w:right w:val="none" w:sz="0" w:space="0" w:color="auto"/>
                  </w:divBdr>
                </w:div>
                <w:div w:id="1104572850">
                  <w:marLeft w:val="0"/>
                  <w:marRight w:val="0"/>
                  <w:marTop w:val="0"/>
                  <w:marBottom w:val="0"/>
                  <w:divBdr>
                    <w:top w:val="none" w:sz="0" w:space="0" w:color="auto"/>
                    <w:left w:val="none" w:sz="0" w:space="0" w:color="auto"/>
                    <w:bottom w:val="none" w:sz="0" w:space="0" w:color="auto"/>
                    <w:right w:val="none" w:sz="0" w:space="0" w:color="auto"/>
                  </w:divBdr>
                </w:div>
                <w:div w:id="1104963223">
                  <w:marLeft w:val="0"/>
                  <w:marRight w:val="0"/>
                  <w:marTop w:val="0"/>
                  <w:marBottom w:val="0"/>
                  <w:divBdr>
                    <w:top w:val="none" w:sz="0" w:space="0" w:color="auto"/>
                    <w:left w:val="none" w:sz="0" w:space="0" w:color="auto"/>
                    <w:bottom w:val="none" w:sz="0" w:space="0" w:color="auto"/>
                    <w:right w:val="none" w:sz="0" w:space="0" w:color="auto"/>
                  </w:divBdr>
                </w:div>
                <w:div w:id="1106922560">
                  <w:marLeft w:val="0"/>
                  <w:marRight w:val="0"/>
                  <w:marTop w:val="0"/>
                  <w:marBottom w:val="0"/>
                  <w:divBdr>
                    <w:top w:val="none" w:sz="0" w:space="0" w:color="auto"/>
                    <w:left w:val="none" w:sz="0" w:space="0" w:color="auto"/>
                    <w:bottom w:val="none" w:sz="0" w:space="0" w:color="auto"/>
                    <w:right w:val="none" w:sz="0" w:space="0" w:color="auto"/>
                  </w:divBdr>
                </w:div>
                <w:div w:id="1106972506">
                  <w:marLeft w:val="0"/>
                  <w:marRight w:val="0"/>
                  <w:marTop w:val="0"/>
                  <w:marBottom w:val="0"/>
                  <w:divBdr>
                    <w:top w:val="none" w:sz="0" w:space="0" w:color="auto"/>
                    <w:left w:val="none" w:sz="0" w:space="0" w:color="auto"/>
                    <w:bottom w:val="none" w:sz="0" w:space="0" w:color="auto"/>
                    <w:right w:val="none" w:sz="0" w:space="0" w:color="auto"/>
                  </w:divBdr>
                </w:div>
                <w:div w:id="1107233267">
                  <w:marLeft w:val="0"/>
                  <w:marRight w:val="0"/>
                  <w:marTop w:val="0"/>
                  <w:marBottom w:val="0"/>
                  <w:divBdr>
                    <w:top w:val="none" w:sz="0" w:space="0" w:color="auto"/>
                    <w:left w:val="none" w:sz="0" w:space="0" w:color="auto"/>
                    <w:bottom w:val="none" w:sz="0" w:space="0" w:color="auto"/>
                    <w:right w:val="none" w:sz="0" w:space="0" w:color="auto"/>
                  </w:divBdr>
                </w:div>
                <w:div w:id="1108506000">
                  <w:marLeft w:val="0"/>
                  <w:marRight w:val="0"/>
                  <w:marTop w:val="0"/>
                  <w:marBottom w:val="0"/>
                  <w:divBdr>
                    <w:top w:val="none" w:sz="0" w:space="0" w:color="auto"/>
                    <w:left w:val="none" w:sz="0" w:space="0" w:color="auto"/>
                    <w:bottom w:val="none" w:sz="0" w:space="0" w:color="auto"/>
                    <w:right w:val="none" w:sz="0" w:space="0" w:color="auto"/>
                  </w:divBdr>
                </w:div>
                <w:div w:id="1109278453">
                  <w:marLeft w:val="0"/>
                  <w:marRight w:val="0"/>
                  <w:marTop w:val="0"/>
                  <w:marBottom w:val="0"/>
                  <w:divBdr>
                    <w:top w:val="none" w:sz="0" w:space="0" w:color="auto"/>
                    <w:left w:val="none" w:sz="0" w:space="0" w:color="auto"/>
                    <w:bottom w:val="none" w:sz="0" w:space="0" w:color="auto"/>
                    <w:right w:val="none" w:sz="0" w:space="0" w:color="auto"/>
                  </w:divBdr>
                </w:div>
                <w:div w:id="1110050001">
                  <w:marLeft w:val="0"/>
                  <w:marRight w:val="0"/>
                  <w:marTop w:val="0"/>
                  <w:marBottom w:val="0"/>
                  <w:divBdr>
                    <w:top w:val="none" w:sz="0" w:space="0" w:color="auto"/>
                    <w:left w:val="none" w:sz="0" w:space="0" w:color="auto"/>
                    <w:bottom w:val="none" w:sz="0" w:space="0" w:color="auto"/>
                    <w:right w:val="none" w:sz="0" w:space="0" w:color="auto"/>
                  </w:divBdr>
                </w:div>
                <w:div w:id="1111243355">
                  <w:marLeft w:val="0"/>
                  <w:marRight w:val="0"/>
                  <w:marTop w:val="0"/>
                  <w:marBottom w:val="0"/>
                  <w:divBdr>
                    <w:top w:val="none" w:sz="0" w:space="0" w:color="auto"/>
                    <w:left w:val="none" w:sz="0" w:space="0" w:color="auto"/>
                    <w:bottom w:val="none" w:sz="0" w:space="0" w:color="auto"/>
                    <w:right w:val="none" w:sz="0" w:space="0" w:color="auto"/>
                  </w:divBdr>
                </w:div>
                <w:div w:id="1112241139">
                  <w:marLeft w:val="0"/>
                  <w:marRight w:val="0"/>
                  <w:marTop w:val="0"/>
                  <w:marBottom w:val="0"/>
                  <w:divBdr>
                    <w:top w:val="none" w:sz="0" w:space="0" w:color="auto"/>
                    <w:left w:val="none" w:sz="0" w:space="0" w:color="auto"/>
                    <w:bottom w:val="none" w:sz="0" w:space="0" w:color="auto"/>
                    <w:right w:val="none" w:sz="0" w:space="0" w:color="auto"/>
                  </w:divBdr>
                </w:div>
                <w:div w:id="1112364090">
                  <w:marLeft w:val="0"/>
                  <w:marRight w:val="0"/>
                  <w:marTop w:val="0"/>
                  <w:marBottom w:val="0"/>
                  <w:divBdr>
                    <w:top w:val="none" w:sz="0" w:space="0" w:color="auto"/>
                    <w:left w:val="none" w:sz="0" w:space="0" w:color="auto"/>
                    <w:bottom w:val="none" w:sz="0" w:space="0" w:color="auto"/>
                    <w:right w:val="none" w:sz="0" w:space="0" w:color="auto"/>
                  </w:divBdr>
                </w:div>
                <w:div w:id="1112432838">
                  <w:marLeft w:val="0"/>
                  <w:marRight w:val="0"/>
                  <w:marTop w:val="0"/>
                  <w:marBottom w:val="0"/>
                  <w:divBdr>
                    <w:top w:val="none" w:sz="0" w:space="0" w:color="auto"/>
                    <w:left w:val="none" w:sz="0" w:space="0" w:color="auto"/>
                    <w:bottom w:val="none" w:sz="0" w:space="0" w:color="auto"/>
                    <w:right w:val="none" w:sz="0" w:space="0" w:color="auto"/>
                  </w:divBdr>
                </w:div>
                <w:div w:id="1113132319">
                  <w:marLeft w:val="0"/>
                  <w:marRight w:val="0"/>
                  <w:marTop w:val="0"/>
                  <w:marBottom w:val="0"/>
                  <w:divBdr>
                    <w:top w:val="none" w:sz="0" w:space="0" w:color="auto"/>
                    <w:left w:val="none" w:sz="0" w:space="0" w:color="auto"/>
                    <w:bottom w:val="none" w:sz="0" w:space="0" w:color="auto"/>
                    <w:right w:val="none" w:sz="0" w:space="0" w:color="auto"/>
                  </w:divBdr>
                </w:div>
                <w:div w:id="1115102672">
                  <w:marLeft w:val="0"/>
                  <w:marRight w:val="0"/>
                  <w:marTop w:val="0"/>
                  <w:marBottom w:val="0"/>
                  <w:divBdr>
                    <w:top w:val="none" w:sz="0" w:space="0" w:color="auto"/>
                    <w:left w:val="none" w:sz="0" w:space="0" w:color="auto"/>
                    <w:bottom w:val="none" w:sz="0" w:space="0" w:color="auto"/>
                    <w:right w:val="none" w:sz="0" w:space="0" w:color="auto"/>
                  </w:divBdr>
                </w:div>
                <w:div w:id="1116604591">
                  <w:marLeft w:val="0"/>
                  <w:marRight w:val="0"/>
                  <w:marTop w:val="0"/>
                  <w:marBottom w:val="0"/>
                  <w:divBdr>
                    <w:top w:val="none" w:sz="0" w:space="0" w:color="auto"/>
                    <w:left w:val="none" w:sz="0" w:space="0" w:color="auto"/>
                    <w:bottom w:val="none" w:sz="0" w:space="0" w:color="auto"/>
                    <w:right w:val="none" w:sz="0" w:space="0" w:color="auto"/>
                  </w:divBdr>
                </w:div>
                <w:div w:id="1116680884">
                  <w:marLeft w:val="0"/>
                  <w:marRight w:val="0"/>
                  <w:marTop w:val="0"/>
                  <w:marBottom w:val="0"/>
                  <w:divBdr>
                    <w:top w:val="none" w:sz="0" w:space="0" w:color="auto"/>
                    <w:left w:val="none" w:sz="0" w:space="0" w:color="auto"/>
                    <w:bottom w:val="none" w:sz="0" w:space="0" w:color="auto"/>
                    <w:right w:val="none" w:sz="0" w:space="0" w:color="auto"/>
                  </w:divBdr>
                </w:div>
                <w:div w:id="1116870927">
                  <w:marLeft w:val="0"/>
                  <w:marRight w:val="0"/>
                  <w:marTop w:val="0"/>
                  <w:marBottom w:val="0"/>
                  <w:divBdr>
                    <w:top w:val="none" w:sz="0" w:space="0" w:color="auto"/>
                    <w:left w:val="none" w:sz="0" w:space="0" w:color="auto"/>
                    <w:bottom w:val="none" w:sz="0" w:space="0" w:color="auto"/>
                    <w:right w:val="none" w:sz="0" w:space="0" w:color="auto"/>
                  </w:divBdr>
                </w:div>
                <w:div w:id="1117219933">
                  <w:marLeft w:val="0"/>
                  <w:marRight w:val="0"/>
                  <w:marTop w:val="0"/>
                  <w:marBottom w:val="0"/>
                  <w:divBdr>
                    <w:top w:val="none" w:sz="0" w:space="0" w:color="auto"/>
                    <w:left w:val="none" w:sz="0" w:space="0" w:color="auto"/>
                    <w:bottom w:val="none" w:sz="0" w:space="0" w:color="auto"/>
                    <w:right w:val="none" w:sz="0" w:space="0" w:color="auto"/>
                  </w:divBdr>
                </w:div>
                <w:div w:id="1117522673">
                  <w:marLeft w:val="0"/>
                  <w:marRight w:val="0"/>
                  <w:marTop w:val="0"/>
                  <w:marBottom w:val="0"/>
                  <w:divBdr>
                    <w:top w:val="none" w:sz="0" w:space="0" w:color="auto"/>
                    <w:left w:val="none" w:sz="0" w:space="0" w:color="auto"/>
                    <w:bottom w:val="none" w:sz="0" w:space="0" w:color="auto"/>
                    <w:right w:val="none" w:sz="0" w:space="0" w:color="auto"/>
                  </w:divBdr>
                </w:div>
                <w:div w:id="1118600123">
                  <w:marLeft w:val="0"/>
                  <w:marRight w:val="0"/>
                  <w:marTop w:val="0"/>
                  <w:marBottom w:val="0"/>
                  <w:divBdr>
                    <w:top w:val="none" w:sz="0" w:space="0" w:color="auto"/>
                    <w:left w:val="none" w:sz="0" w:space="0" w:color="auto"/>
                    <w:bottom w:val="none" w:sz="0" w:space="0" w:color="auto"/>
                    <w:right w:val="none" w:sz="0" w:space="0" w:color="auto"/>
                  </w:divBdr>
                </w:div>
                <w:div w:id="1118718766">
                  <w:marLeft w:val="0"/>
                  <w:marRight w:val="0"/>
                  <w:marTop w:val="0"/>
                  <w:marBottom w:val="0"/>
                  <w:divBdr>
                    <w:top w:val="none" w:sz="0" w:space="0" w:color="auto"/>
                    <w:left w:val="none" w:sz="0" w:space="0" w:color="auto"/>
                    <w:bottom w:val="none" w:sz="0" w:space="0" w:color="auto"/>
                    <w:right w:val="none" w:sz="0" w:space="0" w:color="auto"/>
                  </w:divBdr>
                </w:div>
                <w:div w:id="1118988329">
                  <w:marLeft w:val="0"/>
                  <w:marRight w:val="0"/>
                  <w:marTop w:val="0"/>
                  <w:marBottom w:val="0"/>
                  <w:divBdr>
                    <w:top w:val="none" w:sz="0" w:space="0" w:color="auto"/>
                    <w:left w:val="none" w:sz="0" w:space="0" w:color="auto"/>
                    <w:bottom w:val="none" w:sz="0" w:space="0" w:color="auto"/>
                    <w:right w:val="none" w:sz="0" w:space="0" w:color="auto"/>
                  </w:divBdr>
                </w:div>
                <w:div w:id="1120300520">
                  <w:marLeft w:val="0"/>
                  <w:marRight w:val="0"/>
                  <w:marTop w:val="0"/>
                  <w:marBottom w:val="0"/>
                  <w:divBdr>
                    <w:top w:val="none" w:sz="0" w:space="0" w:color="auto"/>
                    <w:left w:val="none" w:sz="0" w:space="0" w:color="auto"/>
                    <w:bottom w:val="none" w:sz="0" w:space="0" w:color="auto"/>
                    <w:right w:val="none" w:sz="0" w:space="0" w:color="auto"/>
                  </w:divBdr>
                </w:div>
                <w:div w:id="1120301374">
                  <w:marLeft w:val="0"/>
                  <w:marRight w:val="0"/>
                  <w:marTop w:val="0"/>
                  <w:marBottom w:val="0"/>
                  <w:divBdr>
                    <w:top w:val="none" w:sz="0" w:space="0" w:color="auto"/>
                    <w:left w:val="none" w:sz="0" w:space="0" w:color="auto"/>
                    <w:bottom w:val="none" w:sz="0" w:space="0" w:color="auto"/>
                    <w:right w:val="none" w:sz="0" w:space="0" w:color="auto"/>
                  </w:divBdr>
                </w:div>
                <w:div w:id="1121605623">
                  <w:marLeft w:val="0"/>
                  <w:marRight w:val="0"/>
                  <w:marTop w:val="0"/>
                  <w:marBottom w:val="0"/>
                  <w:divBdr>
                    <w:top w:val="none" w:sz="0" w:space="0" w:color="auto"/>
                    <w:left w:val="none" w:sz="0" w:space="0" w:color="auto"/>
                    <w:bottom w:val="none" w:sz="0" w:space="0" w:color="auto"/>
                    <w:right w:val="none" w:sz="0" w:space="0" w:color="auto"/>
                  </w:divBdr>
                </w:div>
                <w:div w:id="1121996842">
                  <w:marLeft w:val="0"/>
                  <w:marRight w:val="0"/>
                  <w:marTop w:val="0"/>
                  <w:marBottom w:val="0"/>
                  <w:divBdr>
                    <w:top w:val="none" w:sz="0" w:space="0" w:color="auto"/>
                    <w:left w:val="none" w:sz="0" w:space="0" w:color="auto"/>
                    <w:bottom w:val="none" w:sz="0" w:space="0" w:color="auto"/>
                    <w:right w:val="none" w:sz="0" w:space="0" w:color="auto"/>
                  </w:divBdr>
                </w:div>
                <w:div w:id="1123309947">
                  <w:marLeft w:val="0"/>
                  <w:marRight w:val="0"/>
                  <w:marTop w:val="0"/>
                  <w:marBottom w:val="0"/>
                  <w:divBdr>
                    <w:top w:val="none" w:sz="0" w:space="0" w:color="auto"/>
                    <w:left w:val="none" w:sz="0" w:space="0" w:color="auto"/>
                    <w:bottom w:val="none" w:sz="0" w:space="0" w:color="auto"/>
                    <w:right w:val="none" w:sz="0" w:space="0" w:color="auto"/>
                  </w:divBdr>
                </w:div>
                <w:div w:id="1125737824">
                  <w:marLeft w:val="0"/>
                  <w:marRight w:val="0"/>
                  <w:marTop w:val="0"/>
                  <w:marBottom w:val="0"/>
                  <w:divBdr>
                    <w:top w:val="none" w:sz="0" w:space="0" w:color="auto"/>
                    <w:left w:val="none" w:sz="0" w:space="0" w:color="auto"/>
                    <w:bottom w:val="none" w:sz="0" w:space="0" w:color="auto"/>
                    <w:right w:val="none" w:sz="0" w:space="0" w:color="auto"/>
                  </w:divBdr>
                </w:div>
                <w:div w:id="1125807908">
                  <w:marLeft w:val="0"/>
                  <w:marRight w:val="0"/>
                  <w:marTop w:val="0"/>
                  <w:marBottom w:val="0"/>
                  <w:divBdr>
                    <w:top w:val="none" w:sz="0" w:space="0" w:color="auto"/>
                    <w:left w:val="none" w:sz="0" w:space="0" w:color="auto"/>
                    <w:bottom w:val="none" w:sz="0" w:space="0" w:color="auto"/>
                    <w:right w:val="none" w:sz="0" w:space="0" w:color="auto"/>
                  </w:divBdr>
                </w:div>
                <w:div w:id="1126049990">
                  <w:marLeft w:val="0"/>
                  <w:marRight w:val="0"/>
                  <w:marTop w:val="0"/>
                  <w:marBottom w:val="0"/>
                  <w:divBdr>
                    <w:top w:val="none" w:sz="0" w:space="0" w:color="auto"/>
                    <w:left w:val="none" w:sz="0" w:space="0" w:color="auto"/>
                    <w:bottom w:val="none" w:sz="0" w:space="0" w:color="auto"/>
                    <w:right w:val="none" w:sz="0" w:space="0" w:color="auto"/>
                  </w:divBdr>
                </w:div>
                <w:div w:id="1127048299">
                  <w:marLeft w:val="0"/>
                  <w:marRight w:val="0"/>
                  <w:marTop w:val="0"/>
                  <w:marBottom w:val="0"/>
                  <w:divBdr>
                    <w:top w:val="none" w:sz="0" w:space="0" w:color="auto"/>
                    <w:left w:val="none" w:sz="0" w:space="0" w:color="auto"/>
                    <w:bottom w:val="none" w:sz="0" w:space="0" w:color="auto"/>
                    <w:right w:val="none" w:sz="0" w:space="0" w:color="auto"/>
                  </w:divBdr>
                </w:div>
                <w:div w:id="1127165348">
                  <w:marLeft w:val="0"/>
                  <w:marRight w:val="0"/>
                  <w:marTop w:val="0"/>
                  <w:marBottom w:val="0"/>
                  <w:divBdr>
                    <w:top w:val="none" w:sz="0" w:space="0" w:color="auto"/>
                    <w:left w:val="none" w:sz="0" w:space="0" w:color="auto"/>
                    <w:bottom w:val="none" w:sz="0" w:space="0" w:color="auto"/>
                    <w:right w:val="none" w:sz="0" w:space="0" w:color="auto"/>
                  </w:divBdr>
                </w:div>
                <w:div w:id="1128011016">
                  <w:marLeft w:val="0"/>
                  <w:marRight w:val="0"/>
                  <w:marTop w:val="0"/>
                  <w:marBottom w:val="0"/>
                  <w:divBdr>
                    <w:top w:val="none" w:sz="0" w:space="0" w:color="auto"/>
                    <w:left w:val="none" w:sz="0" w:space="0" w:color="auto"/>
                    <w:bottom w:val="none" w:sz="0" w:space="0" w:color="auto"/>
                    <w:right w:val="none" w:sz="0" w:space="0" w:color="auto"/>
                  </w:divBdr>
                </w:div>
                <w:div w:id="1128548274">
                  <w:marLeft w:val="0"/>
                  <w:marRight w:val="0"/>
                  <w:marTop w:val="0"/>
                  <w:marBottom w:val="0"/>
                  <w:divBdr>
                    <w:top w:val="none" w:sz="0" w:space="0" w:color="auto"/>
                    <w:left w:val="none" w:sz="0" w:space="0" w:color="auto"/>
                    <w:bottom w:val="none" w:sz="0" w:space="0" w:color="auto"/>
                    <w:right w:val="none" w:sz="0" w:space="0" w:color="auto"/>
                  </w:divBdr>
                </w:div>
                <w:div w:id="1129543778">
                  <w:marLeft w:val="0"/>
                  <w:marRight w:val="0"/>
                  <w:marTop w:val="0"/>
                  <w:marBottom w:val="0"/>
                  <w:divBdr>
                    <w:top w:val="none" w:sz="0" w:space="0" w:color="auto"/>
                    <w:left w:val="none" w:sz="0" w:space="0" w:color="auto"/>
                    <w:bottom w:val="none" w:sz="0" w:space="0" w:color="auto"/>
                    <w:right w:val="none" w:sz="0" w:space="0" w:color="auto"/>
                  </w:divBdr>
                </w:div>
                <w:div w:id="1129592428">
                  <w:marLeft w:val="0"/>
                  <w:marRight w:val="0"/>
                  <w:marTop w:val="0"/>
                  <w:marBottom w:val="0"/>
                  <w:divBdr>
                    <w:top w:val="none" w:sz="0" w:space="0" w:color="auto"/>
                    <w:left w:val="none" w:sz="0" w:space="0" w:color="auto"/>
                    <w:bottom w:val="none" w:sz="0" w:space="0" w:color="auto"/>
                    <w:right w:val="none" w:sz="0" w:space="0" w:color="auto"/>
                  </w:divBdr>
                </w:div>
                <w:div w:id="1133210608">
                  <w:marLeft w:val="0"/>
                  <w:marRight w:val="0"/>
                  <w:marTop w:val="0"/>
                  <w:marBottom w:val="0"/>
                  <w:divBdr>
                    <w:top w:val="none" w:sz="0" w:space="0" w:color="auto"/>
                    <w:left w:val="none" w:sz="0" w:space="0" w:color="auto"/>
                    <w:bottom w:val="none" w:sz="0" w:space="0" w:color="auto"/>
                    <w:right w:val="none" w:sz="0" w:space="0" w:color="auto"/>
                  </w:divBdr>
                </w:div>
                <w:div w:id="1133330757">
                  <w:marLeft w:val="0"/>
                  <w:marRight w:val="0"/>
                  <w:marTop w:val="0"/>
                  <w:marBottom w:val="0"/>
                  <w:divBdr>
                    <w:top w:val="none" w:sz="0" w:space="0" w:color="auto"/>
                    <w:left w:val="none" w:sz="0" w:space="0" w:color="auto"/>
                    <w:bottom w:val="none" w:sz="0" w:space="0" w:color="auto"/>
                    <w:right w:val="none" w:sz="0" w:space="0" w:color="auto"/>
                  </w:divBdr>
                </w:div>
                <w:div w:id="1133448932">
                  <w:marLeft w:val="0"/>
                  <w:marRight w:val="0"/>
                  <w:marTop w:val="0"/>
                  <w:marBottom w:val="0"/>
                  <w:divBdr>
                    <w:top w:val="none" w:sz="0" w:space="0" w:color="auto"/>
                    <w:left w:val="none" w:sz="0" w:space="0" w:color="auto"/>
                    <w:bottom w:val="none" w:sz="0" w:space="0" w:color="auto"/>
                    <w:right w:val="none" w:sz="0" w:space="0" w:color="auto"/>
                  </w:divBdr>
                </w:div>
                <w:div w:id="1133716874">
                  <w:marLeft w:val="0"/>
                  <w:marRight w:val="0"/>
                  <w:marTop w:val="0"/>
                  <w:marBottom w:val="0"/>
                  <w:divBdr>
                    <w:top w:val="none" w:sz="0" w:space="0" w:color="auto"/>
                    <w:left w:val="none" w:sz="0" w:space="0" w:color="auto"/>
                    <w:bottom w:val="none" w:sz="0" w:space="0" w:color="auto"/>
                    <w:right w:val="none" w:sz="0" w:space="0" w:color="auto"/>
                  </w:divBdr>
                </w:div>
                <w:div w:id="1134635679">
                  <w:marLeft w:val="0"/>
                  <w:marRight w:val="0"/>
                  <w:marTop w:val="0"/>
                  <w:marBottom w:val="0"/>
                  <w:divBdr>
                    <w:top w:val="none" w:sz="0" w:space="0" w:color="auto"/>
                    <w:left w:val="none" w:sz="0" w:space="0" w:color="auto"/>
                    <w:bottom w:val="none" w:sz="0" w:space="0" w:color="auto"/>
                    <w:right w:val="none" w:sz="0" w:space="0" w:color="auto"/>
                  </w:divBdr>
                </w:div>
                <w:div w:id="1134907532">
                  <w:marLeft w:val="0"/>
                  <w:marRight w:val="0"/>
                  <w:marTop w:val="0"/>
                  <w:marBottom w:val="0"/>
                  <w:divBdr>
                    <w:top w:val="none" w:sz="0" w:space="0" w:color="auto"/>
                    <w:left w:val="none" w:sz="0" w:space="0" w:color="auto"/>
                    <w:bottom w:val="none" w:sz="0" w:space="0" w:color="auto"/>
                    <w:right w:val="none" w:sz="0" w:space="0" w:color="auto"/>
                  </w:divBdr>
                </w:div>
                <w:div w:id="1135219165">
                  <w:marLeft w:val="0"/>
                  <w:marRight w:val="0"/>
                  <w:marTop w:val="0"/>
                  <w:marBottom w:val="0"/>
                  <w:divBdr>
                    <w:top w:val="none" w:sz="0" w:space="0" w:color="auto"/>
                    <w:left w:val="none" w:sz="0" w:space="0" w:color="auto"/>
                    <w:bottom w:val="none" w:sz="0" w:space="0" w:color="auto"/>
                    <w:right w:val="none" w:sz="0" w:space="0" w:color="auto"/>
                  </w:divBdr>
                </w:div>
                <w:div w:id="1135221911">
                  <w:marLeft w:val="0"/>
                  <w:marRight w:val="0"/>
                  <w:marTop w:val="0"/>
                  <w:marBottom w:val="0"/>
                  <w:divBdr>
                    <w:top w:val="none" w:sz="0" w:space="0" w:color="auto"/>
                    <w:left w:val="none" w:sz="0" w:space="0" w:color="auto"/>
                    <w:bottom w:val="none" w:sz="0" w:space="0" w:color="auto"/>
                    <w:right w:val="none" w:sz="0" w:space="0" w:color="auto"/>
                  </w:divBdr>
                </w:div>
                <w:div w:id="1135489205">
                  <w:marLeft w:val="0"/>
                  <w:marRight w:val="0"/>
                  <w:marTop w:val="0"/>
                  <w:marBottom w:val="0"/>
                  <w:divBdr>
                    <w:top w:val="none" w:sz="0" w:space="0" w:color="auto"/>
                    <w:left w:val="none" w:sz="0" w:space="0" w:color="auto"/>
                    <w:bottom w:val="none" w:sz="0" w:space="0" w:color="auto"/>
                    <w:right w:val="none" w:sz="0" w:space="0" w:color="auto"/>
                  </w:divBdr>
                </w:div>
                <w:div w:id="1135952447">
                  <w:marLeft w:val="0"/>
                  <w:marRight w:val="0"/>
                  <w:marTop w:val="0"/>
                  <w:marBottom w:val="0"/>
                  <w:divBdr>
                    <w:top w:val="none" w:sz="0" w:space="0" w:color="auto"/>
                    <w:left w:val="none" w:sz="0" w:space="0" w:color="auto"/>
                    <w:bottom w:val="none" w:sz="0" w:space="0" w:color="auto"/>
                    <w:right w:val="none" w:sz="0" w:space="0" w:color="auto"/>
                  </w:divBdr>
                </w:div>
                <w:div w:id="1136292361">
                  <w:marLeft w:val="0"/>
                  <w:marRight w:val="0"/>
                  <w:marTop w:val="0"/>
                  <w:marBottom w:val="0"/>
                  <w:divBdr>
                    <w:top w:val="none" w:sz="0" w:space="0" w:color="auto"/>
                    <w:left w:val="none" w:sz="0" w:space="0" w:color="auto"/>
                    <w:bottom w:val="none" w:sz="0" w:space="0" w:color="auto"/>
                    <w:right w:val="none" w:sz="0" w:space="0" w:color="auto"/>
                  </w:divBdr>
                </w:div>
                <w:div w:id="1137338943">
                  <w:marLeft w:val="0"/>
                  <w:marRight w:val="0"/>
                  <w:marTop w:val="0"/>
                  <w:marBottom w:val="0"/>
                  <w:divBdr>
                    <w:top w:val="none" w:sz="0" w:space="0" w:color="auto"/>
                    <w:left w:val="none" w:sz="0" w:space="0" w:color="auto"/>
                    <w:bottom w:val="none" w:sz="0" w:space="0" w:color="auto"/>
                    <w:right w:val="none" w:sz="0" w:space="0" w:color="auto"/>
                  </w:divBdr>
                </w:div>
                <w:div w:id="1137995204">
                  <w:marLeft w:val="0"/>
                  <w:marRight w:val="0"/>
                  <w:marTop w:val="0"/>
                  <w:marBottom w:val="0"/>
                  <w:divBdr>
                    <w:top w:val="none" w:sz="0" w:space="0" w:color="auto"/>
                    <w:left w:val="none" w:sz="0" w:space="0" w:color="auto"/>
                    <w:bottom w:val="none" w:sz="0" w:space="0" w:color="auto"/>
                    <w:right w:val="none" w:sz="0" w:space="0" w:color="auto"/>
                  </w:divBdr>
                </w:div>
                <w:div w:id="1138034989">
                  <w:marLeft w:val="0"/>
                  <w:marRight w:val="0"/>
                  <w:marTop w:val="0"/>
                  <w:marBottom w:val="0"/>
                  <w:divBdr>
                    <w:top w:val="none" w:sz="0" w:space="0" w:color="auto"/>
                    <w:left w:val="none" w:sz="0" w:space="0" w:color="auto"/>
                    <w:bottom w:val="none" w:sz="0" w:space="0" w:color="auto"/>
                    <w:right w:val="none" w:sz="0" w:space="0" w:color="auto"/>
                  </w:divBdr>
                </w:div>
                <w:div w:id="1138183310">
                  <w:marLeft w:val="0"/>
                  <w:marRight w:val="0"/>
                  <w:marTop w:val="0"/>
                  <w:marBottom w:val="0"/>
                  <w:divBdr>
                    <w:top w:val="none" w:sz="0" w:space="0" w:color="auto"/>
                    <w:left w:val="none" w:sz="0" w:space="0" w:color="auto"/>
                    <w:bottom w:val="none" w:sz="0" w:space="0" w:color="auto"/>
                    <w:right w:val="none" w:sz="0" w:space="0" w:color="auto"/>
                  </w:divBdr>
                </w:div>
                <w:div w:id="1138693390">
                  <w:marLeft w:val="0"/>
                  <w:marRight w:val="0"/>
                  <w:marTop w:val="0"/>
                  <w:marBottom w:val="0"/>
                  <w:divBdr>
                    <w:top w:val="none" w:sz="0" w:space="0" w:color="auto"/>
                    <w:left w:val="none" w:sz="0" w:space="0" w:color="auto"/>
                    <w:bottom w:val="none" w:sz="0" w:space="0" w:color="auto"/>
                    <w:right w:val="none" w:sz="0" w:space="0" w:color="auto"/>
                  </w:divBdr>
                </w:div>
                <w:div w:id="1139033322">
                  <w:marLeft w:val="0"/>
                  <w:marRight w:val="0"/>
                  <w:marTop w:val="0"/>
                  <w:marBottom w:val="0"/>
                  <w:divBdr>
                    <w:top w:val="none" w:sz="0" w:space="0" w:color="auto"/>
                    <w:left w:val="none" w:sz="0" w:space="0" w:color="auto"/>
                    <w:bottom w:val="none" w:sz="0" w:space="0" w:color="auto"/>
                    <w:right w:val="none" w:sz="0" w:space="0" w:color="auto"/>
                  </w:divBdr>
                </w:div>
                <w:div w:id="1140341030">
                  <w:marLeft w:val="0"/>
                  <w:marRight w:val="0"/>
                  <w:marTop w:val="0"/>
                  <w:marBottom w:val="0"/>
                  <w:divBdr>
                    <w:top w:val="none" w:sz="0" w:space="0" w:color="auto"/>
                    <w:left w:val="none" w:sz="0" w:space="0" w:color="auto"/>
                    <w:bottom w:val="none" w:sz="0" w:space="0" w:color="auto"/>
                    <w:right w:val="none" w:sz="0" w:space="0" w:color="auto"/>
                  </w:divBdr>
                </w:div>
                <w:div w:id="1140921229">
                  <w:marLeft w:val="0"/>
                  <w:marRight w:val="0"/>
                  <w:marTop w:val="0"/>
                  <w:marBottom w:val="0"/>
                  <w:divBdr>
                    <w:top w:val="none" w:sz="0" w:space="0" w:color="auto"/>
                    <w:left w:val="none" w:sz="0" w:space="0" w:color="auto"/>
                    <w:bottom w:val="none" w:sz="0" w:space="0" w:color="auto"/>
                    <w:right w:val="none" w:sz="0" w:space="0" w:color="auto"/>
                  </w:divBdr>
                </w:div>
                <w:div w:id="1141270642">
                  <w:marLeft w:val="0"/>
                  <w:marRight w:val="0"/>
                  <w:marTop w:val="0"/>
                  <w:marBottom w:val="0"/>
                  <w:divBdr>
                    <w:top w:val="none" w:sz="0" w:space="0" w:color="auto"/>
                    <w:left w:val="none" w:sz="0" w:space="0" w:color="auto"/>
                    <w:bottom w:val="none" w:sz="0" w:space="0" w:color="auto"/>
                    <w:right w:val="none" w:sz="0" w:space="0" w:color="auto"/>
                  </w:divBdr>
                </w:div>
                <w:div w:id="1143234458">
                  <w:marLeft w:val="0"/>
                  <w:marRight w:val="0"/>
                  <w:marTop w:val="0"/>
                  <w:marBottom w:val="0"/>
                  <w:divBdr>
                    <w:top w:val="none" w:sz="0" w:space="0" w:color="auto"/>
                    <w:left w:val="none" w:sz="0" w:space="0" w:color="auto"/>
                    <w:bottom w:val="none" w:sz="0" w:space="0" w:color="auto"/>
                    <w:right w:val="none" w:sz="0" w:space="0" w:color="auto"/>
                  </w:divBdr>
                </w:div>
                <w:div w:id="1143694300">
                  <w:marLeft w:val="0"/>
                  <w:marRight w:val="0"/>
                  <w:marTop w:val="0"/>
                  <w:marBottom w:val="0"/>
                  <w:divBdr>
                    <w:top w:val="none" w:sz="0" w:space="0" w:color="auto"/>
                    <w:left w:val="none" w:sz="0" w:space="0" w:color="auto"/>
                    <w:bottom w:val="none" w:sz="0" w:space="0" w:color="auto"/>
                    <w:right w:val="none" w:sz="0" w:space="0" w:color="auto"/>
                  </w:divBdr>
                </w:div>
                <w:div w:id="1144155417">
                  <w:marLeft w:val="0"/>
                  <w:marRight w:val="0"/>
                  <w:marTop w:val="0"/>
                  <w:marBottom w:val="0"/>
                  <w:divBdr>
                    <w:top w:val="none" w:sz="0" w:space="0" w:color="auto"/>
                    <w:left w:val="none" w:sz="0" w:space="0" w:color="auto"/>
                    <w:bottom w:val="none" w:sz="0" w:space="0" w:color="auto"/>
                    <w:right w:val="none" w:sz="0" w:space="0" w:color="auto"/>
                  </w:divBdr>
                </w:div>
                <w:div w:id="1144660511">
                  <w:marLeft w:val="0"/>
                  <w:marRight w:val="0"/>
                  <w:marTop w:val="0"/>
                  <w:marBottom w:val="0"/>
                  <w:divBdr>
                    <w:top w:val="none" w:sz="0" w:space="0" w:color="auto"/>
                    <w:left w:val="none" w:sz="0" w:space="0" w:color="auto"/>
                    <w:bottom w:val="none" w:sz="0" w:space="0" w:color="auto"/>
                    <w:right w:val="none" w:sz="0" w:space="0" w:color="auto"/>
                  </w:divBdr>
                </w:div>
                <w:div w:id="1144857515">
                  <w:marLeft w:val="0"/>
                  <w:marRight w:val="0"/>
                  <w:marTop w:val="0"/>
                  <w:marBottom w:val="0"/>
                  <w:divBdr>
                    <w:top w:val="none" w:sz="0" w:space="0" w:color="auto"/>
                    <w:left w:val="none" w:sz="0" w:space="0" w:color="auto"/>
                    <w:bottom w:val="none" w:sz="0" w:space="0" w:color="auto"/>
                    <w:right w:val="none" w:sz="0" w:space="0" w:color="auto"/>
                  </w:divBdr>
                </w:div>
                <w:div w:id="1144933835">
                  <w:marLeft w:val="0"/>
                  <w:marRight w:val="0"/>
                  <w:marTop w:val="0"/>
                  <w:marBottom w:val="0"/>
                  <w:divBdr>
                    <w:top w:val="none" w:sz="0" w:space="0" w:color="auto"/>
                    <w:left w:val="none" w:sz="0" w:space="0" w:color="auto"/>
                    <w:bottom w:val="none" w:sz="0" w:space="0" w:color="auto"/>
                    <w:right w:val="none" w:sz="0" w:space="0" w:color="auto"/>
                  </w:divBdr>
                </w:div>
                <w:div w:id="1146513463">
                  <w:marLeft w:val="0"/>
                  <w:marRight w:val="0"/>
                  <w:marTop w:val="0"/>
                  <w:marBottom w:val="0"/>
                  <w:divBdr>
                    <w:top w:val="none" w:sz="0" w:space="0" w:color="auto"/>
                    <w:left w:val="none" w:sz="0" w:space="0" w:color="auto"/>
                    <w:bottom w:val="none" w:sz="0" w:space="0" w:color="auto"/>
                    <w:right w:val="none" w:sz="0" w:space="0" w:color="auto"/>
                  </w:divBdr>
                </w:div>
                <w:div w:id="1146698827">
                  <w:marLeft w:val="0"/>
                  <w:marRight w:val="0"/>
                  <w:marTop w:val="0"/>
                  <w:marBottom w:val="0"/>
                  <w:divBdr>
                    <w:top w:val="none" w:sz="0" w:space="0" w:color="auto"/>
                    <w:left w:val="none" w:sz="0" w:space="0" w:color="auto"/>
                    <w:bottom w:val="none" w:sz="0" w:space="0" w:color="auto"/>
                    <w:right w:val="none" w:sz="0" w:space="0" w:color="auto"/>
                  </w:divBdr>
                </w:div>
                <w:div w:id="1146898243">
                  <w:marLeft w:val="0"/>
                  <w:marRight w:val="0"/>
                  <w:marTop w:val="0"/>
                  <w:marBottom w:val="0"/>
                  <w:divBdr>
                    <w:top w:val="none" w:sz="0" w:space="0" w:color="auto"/>
                    <w:left w:val="none" w:sz="0" w:space="0" w:color="auto"/>
                    <w:bottom w:val="none" w:sz="0" w:space="0" w:color="auto"/>
                    <w:right w:val="none" w:sz="0" w:space="0" w:color="auto"/>
                  </w:divBdr>
                </w:div>
                <w:div w:id="1148011928">
                  <w:marLeft w:val="0"/>
                  <w:marRight w:val="0"/>
                  <w:marTop w:val="0"/>
                  <w:marBottom w:val="0"/>
                  <w:divBdr>
                    <w:top w:val="none" w:sz="0" w:space="0" w:color="auto"/>
                    <w:left w:val="none" w:sz="0" w:space="0" w:color="auto"/>
                    <w:bottom w:val="none" w:sz="0" w:space="0" w:color="auto"/>
                    <w:right w:val="none" w:sz="0" w:space="0" w:color="auto"/>
                  </w:divBdr>
                </w:div>
                <w:div w:id="1148084562">
                  <w:marLeft w:val="0"/>
                  <w:marRight w:val="0"/>
                  <w:marTop w:val="0"/>
                  <w:marBottom w:val="0"/>
                  <w:divBdr>
                    <w:top w:val="none" w:sz="0" w:space="0" w:color="auto"/>
                    <w:left w:val="none" w:sz="0" w:space="0" w:color="auto"/>
                    <w:bottom w:val="none" w:sz="0" w:space="0" w:color="auto"/>
                    <w:right w:val="none" w:sz="0" w:space="0" w:color="auto"/>
                  </w:divBdr>
                </w:div>
                <w:div w:id="1149441039">
                  <w:marLeft w:val="0"/>
                  <w:marRight w:val="0"/>
                  <w:marTop w:val="0"/>
                  <w:marBottom w:val="0"/>
                  <w:divBdr>
                    <w:top w:val="none" w:sz="0" w:space="0" w:color="auto"/>
                    <w:left w:val="none" w:sz="0" w:space="0" w:color="auto"/>
                    <w:bottom w:val="none" w:sz="0" w:space="0" w:color="auto"/>
                    <w:right w:val="none" w:sz="0" w:space="0" w:color="auto"/>
                  </w:divBdr>
                </w:div>
                <w:div w:id="1149634107">
                  <w:marLeft w:val="0"/>
                  <w:marRight w:val="0"/>
                  <w:marTop w:val="0"/>
                  <w:marBottom w:val="0"/>
                  <w:divBdr>
                    <w:top w:val="none" w:sz="0" w:space="0" w:color="auto"/>
                    <w:left w:val="none" w:sz="0" w:space="0" w:color="auto"/>
                    <w:bottom w:val="none" w:sz="0" w:space="0" w:color="auto"/>
                    <w:right w:val="none" w:sz="0" w:space="0" w:color="auto"/>
                  </w:divBdr>
                </w:div>
                <w:div w:id="1150251836">
                  <w:marLeft w:val="0"/>
                  <w:marRight w:val="0"/>
                  <w:marTop w:val="0"/>
                  <w:marBottom w:val="0"/>
                  <w:divBdr>
                    <w:top w:val="none" w:sz="0" w:space="0" w:color="auto"/>
                    <w:left w:val="none" w:sz="0" w:space="0" w:color="auto"/>
                    <w:bottom w:val="none" w:sz="0" w:space="0" w:color="auto"/>
                    <w:right w:val="none" w:sz="0" w:space="0" w:color="auto"/>
                  </w:divBdr>
                </w:div>
                <w:div w:id="1150368202">
                  <w:marLeft w:val="0"/>
                  <w:marRight w:val="0"/>
                  <w:marTop w:val="0"/>
                  <w:marBottom w:val="0"/>
                  <w:divBdr>
                    <w:top w:val="none" w:sz="0" w:space="0" w:color="auto"/>
                    <w:left w:val="none" w:sz="0" w:space="0" w:color="auto"/>
                    <w:bottom w:val="none" w:sz="0" w:space="0" w:color="auto"/>
                    <w:right w:val="none" w:sz="0" w:space="0" w:color="auto"/>
                  </w:divBdr>
                </w:div>
                <w:div w:id="1150442932">
                  <w:marLeft w:val="0"/>
                  <w:marRight w:val="0"/>
                  <w:marTop w:val="0"/>
                  <w:marBottom w:val="0"/>
                  <w:divBdr>
                    <w:top w:val="none" w:sz="0" w:space="0" w:color="auto"/>
                    <w:left w:val="none" w:sz="0" w:space="0" w:color="auto"/>
                    <w:bottom w:val="none" w:sz="0" w:space="0" w:color="auto"/>
                    <w:right w:val="none" w:sz="0" w:space="0" w:color="auto"/>
                  </w:divBdr>
                </w:div>
                <w:div w:id="1150555212">
                  <w:marLeft w:val="0"/>
                  <w:marRight w:val="0"/>
                  <w:marTop w:val="0"/>
                  <w:marBottom w:val="0"/>
                  <w:divBdr>
                    <w:top w:val="none" w:sz="0" w:space="0" w:color="auto"/>
                    <w:left w:val="none" w:sz="0" w:space="0" w:color="auto"/>
                    <w:bottom w:val="none" w:sz="0" w:space="0" w:color="auto"/>
                    <w:right w:val="none" w:sz="0" w:space="0" w:color="auto"/>
                  </w:divBdr>
                </w:div>
                <w:div w:id="1150947984">
                  <w:marLeft w:val="0"/>
                  <w:marRight w:val="0"/>
                  <w:marTop w:val="0"/>
                  <w:marBottom w:val="0"/>
                  <w:divBdr>
                    <w:top w:val="none" w:sz="0" w:space="0" w:color="auto"/>
                    <w:left w:val="none" w:sz="0" w:space="0" w:color="auto"/>
                    <w:bottom w:val="none" w:sz="0" w:space="0" w:color="auto"/>
                    <w:right w:val="none" w:sz="0" w:space="0" w:color="auto"/>
                  </w:divBdr>
                </w:div>
                <w:div w:id="1151487799">
                  <w:marLeft w:val="0"/>
                  <w:marRight w:val="0"/>
                  <w:marTop w:val="0"/>
                  <w:marBottom w:val="0"/>
                  <w:divBdr>
                    <w:top w:val="none" w:sz="0" w:space="0" w:color="auto"/>
                    <w:left w:val="none" w:sz="0" w:space="0" w:color="auto"/>
                    <w:bottom w:val="none" w:sz="0" w:space="0" w:color="auto"/>
                    <w:right w:val="none" w:sz="0" w:space="0" w:color="auto"/>
                  </w:divBdr>
                </w:div>
                <w:div w:id="1152141749">
                  <w:marLeft w:val="0"/>
                  <w:marRight w:val="0"/>
                  <w:marTop w:val="0"/>
                  <w:marBottom w:val="0"/>
                  <w:divBdr>
                    <w:top w:val="none" w:sz="0" w:space="0" w:color="auto"/>
                    <w:left w:val="none" w:sz="0" w:space="0" w:color="auto"/>
                    <w:bottom w:val="none" w:sz="0" w:space="0" w:color="auto"/>
                    <w:right w:val="none" w:sz="0" w:space="0" w:color="auto"/>
                  </w:divBdr>
                </w:div>
                <w:div w:id="1153988428">
                  <w:marLeft w:val="0"/>
                  <w:marRight w:val="0"/>
                  <w:marTop w:val="0"/>
                  <w:marBottom w:val="0"/>
                  <w:divBdr>
                    <w:top w:val="none" w:sz="0" w:space="0" w:color="auto"/>
                    <w:left w:val="none" w:sz="0" w:space="0" w:color="auto"/>
                    <w:bottom w:val="none" w:sz="0" w:space="0" w:color="auto"/>
                    <w:right w:val="none" w:sz="0" w:space="0" w:color="auto"/>
                  </w:divBdr>
                </w:div>
                <w:div w:id="1154952102">
                  <w:marLeft w:val="0"/>
                  <w:marRight w:val="0"/>
                  <w:marTop w:val="0"/>
                  <w:marBottom w:val="0"/>
                  <w:divBdr>
                    <w:top w:val="none" w:sz="0" w:space="0" w:color="auto"/>
                    <w:left w:val="none" w:sz="0" w:space="0" w:color="auto"/>
                    <w:bottom w:val="none" w:sz="0" w:space="0" w:color="auto"/>
                    <w:right w:val="none" w:sz="0" w:space="0" w:color="auto"/>
                  </w:divBdr>
                </w:div>
                <w:div w:id="1155023757">
                  <w:marLeft w:val="0"/>
                  <w:marRight w:val="0"/>
                  <w:marTop w:val="0"/>
                  <w:marBottom w:val="0"/>
                  <w:divBdr>
                    <w:top w:val="none" w:sz="0" w:space="0" w:color="auto"/>
                    <w:left w:val="none" w:sz="0" w:space="0" w:color="auto"/>
                    <w:bottom w:val="none" w:sz="0" w:space="0" w:color="auto"/>
                    <w:right w:val="none" w:sz="0" w:space="0" w:color="auto"/>
                  </w:divBdr>
                </w:div>
                <w:div w:id="1155534612">
                  <w:marLeft w:val="0"/>
                  <w:marRight w:val="0"/>
                  <w:marTop w:val="0"/>
                  <w:marBottom w:val="0"/>
                  <w:divBdr>
                    <w:top w:val="none" w:sz="0" w:space="0" w:color="auto"/>
                    <w:left w:val="none" w:sz="0" w:space="0" w:color="auto"/>
                    <w:bottom w:val="none" w:sz="0" w:space="0" w:color="auto"/>
                    <w:right w:val="none" w:sz="0" w:space="0" w:color="auto"/>
                  </w:divBdr>
                </w:div>
                <w:div w:id="1156073040">
                  <w:marLeft w:val="0"/>
                  <w:marRight w:val="0"/>
                  <w:marTop w:val="0"/>
                  <w:marBottom w:val="0"/>
                  <w:divBdr>
                    <w:top w:val="none" w:sz="0" w:space="0" w:color="auto"/>
                    <w:left w:val="none" w:sz="0" w:space="0" w:color="auto"/>
                    <w:bottom w:val="none" w:sz="0" w:space="0" w:color="auto"/>
                    <w:right w:val="none" w:sz="0" w:space="0" w:color="auto"/>
                  </w:divBdr>
                </w:div>
                <w:div w:id="1156384962">
                  <w:marLeft w:val="0"/>
                  <w:marRight w:val="0"/>
                  <w:marTop w:val="0"/>
                  <w:marBottom w:val="0"/>
                  <w:divBdr>
                    <w:top w:val="none" w:sz="0" w:space="0" w:color="auto"/>
                    <w:left w:val="none" w:sz="0" w:space="0" w:color="auto"/>
                    <w:bottom w:val="none" w:sz="0" w:space="0" w:color="auto"/>
                    <w:right w:val="none" w:sz="0" w:space="0" w:color="auto"/>
                  </w:divBdr>
                </w:div>
                <w:div w:id="1158152503">
                  <w:marLeft w:val="0"/>
                  <w:marRight w:val="0"/>
                  <w:marTop w:val="0"/>
                  <w:marBottom w:val="0"/>
                  <w:divBdr>
                    <w:top w:val="none" w:sz="0" w:space="0" w:color="auto"/>
                    <w:left w:val="none" w:sz="0" w:space="0" w:color="auto"/>
                    <w:bottom w:val="none" w:sz="0" w:space="0" w:color="auto"/>
                    <w:right w:val="none" w:sz="0" w:space="0" w:color="auto"/>
                  </w:divBdr>
                </w:div>
                <w:div w:id="1158619472">
                  <w:marLeft w:val="0"/>
                  <w:marRight w:val="0"/>
                  <w:marTop w:val="0"/>
                  <w:marBottom w:val="0"/>
                  <w:divBdr>
                    <w:top w:val="none" w:sz="0" w:space="0" w:color="auto"/>
                    <w:left w:val="none" w:sz="0" w:space="0" w:color="auto"/>
                    <w:bottom w:val="none" w:sz="0" w:space="0" w:color="auto"/>
                    <w:right w:val="none" w:sz="0" w:space="0" w:color="auto"/>
                  </w:divBdr>
                </w:div>
                <w:div w:id="1159728754">
                  <w:marLeft w:val="0"/>
                  <w:marRight w:val="0"/>
                  <w:marTop w:val="0"/>
                  <w:marBottom w:val="0"/>
                  <w:divBdr>
                    <w:top w:val="none" w:sz="0" w:space="0" w:color="auto"/>
                    <w:left w:val="none" w:sz="0" w:space="0" w:color="auto"/>
                    <w:bottom w:val="none" w:sz="0" w:space="0" w:color="auto"/>
                    <w:right w:val="none" w:sz="0" w:space="0" w:color="auto"/>
                  </w:divBdr>
                </w:div>
                <w:div w:id="1162240282">
                  <w:marLeft w:val="0"/>
                  <w:marRight w:val="0"/>
                  <w:marTop w:val="0"/>
                  <w:marBottom w:val="0"/>
                  <w:divBdr>
                    <w:top w:val="none" w:sz="0" w:space="0" w:color="auto"/>
                    <w:left w:val="none" w:sz="0" w:space="0" w:color="auto"/>
                    <w:bottom w:val="none" w:sz="0" w:space="0" w:color="auto"/>
                    <w:right w:val="none" w:sz="0" w:space="0" w:color="auto"/>
                  </w:divBdr>
                </w:div>
                <w:div w:id="1163005888">
                  <w:marLeft w:val="0"/>
                  <w:marRight w:val="0"/>
                  <w:marTop w:val="0"/>
                  <w:marBottom w:val="0"/>
                  <w:divBdr>
                    <w:top w:val="none" w:sz="0" w:space="0" w:color="auto"/>
                    <w:left w:val="none" w:sz="0" w:space="0" w:color="auto"/>
                    <w:bottom w:val="none" w:sz="0" w:space="0" w:color="auto"/>
                    <w:right w:val="none" w:sz="0" w:space="0" w:color="auto"/>
                  </w:divBdr>
                </w:div>
                <w:div w:id="1163350133">
                  <w:marLeft w:val="0"/>
                  <w:marRight w:val="0"/>
                  <w:marTop w:val="0"/>
                  <w:marBottom w:val="0"/>
                  <w:divBdr>
                    <w:top w:val="none" w:sz="0" w:space="0" w:color="auto"/>
                    <w:left w:val="none" w:sz="0" w:space="0" w:color="auto"/>
                    <w:bottom w:val="none" w:sz="0" w:space="0" w:color="auto"/>
                    <w:right w:val="none" w:sz="0" w:space="0" w:color="auto"/>
                  </w:divBdr>
                </w:div>
                <w:div w:id="1163396770">
                  <w:marLeft w:val="0"/>
                  <w:marRight w:val="0"/>
                  <w:marTop w:val="0"/>
                  <w:marBottom w:val="0"/>
                  <w:divBdr>
                    <w:top w:val="none" w:sz="0" w:space="0" w:color="auto"/>
                    <w:left w:val="none" w:sz="0" w:space="0" w:color="auto"/>
                    <w:bottom w:val="none" w:sz="0" w:space="0" w:color="auto"/>
                    <w:right w:val="none" w:sz="0" w:space="0" w:color="auto"/>
                  </w:divBdr>
                </w:div>
                <w:div w:id="1164275274">
                  <w:marLeft w:val="0"/>
                  <w:marRight w:val="0"/>
                  <w:marTop w:val="0"/>
                  <w:marBottom w:val="0"/>
                  <w:divBdr>
                    <w:top w:val="none" w:sz="0" w:space="0" w:color="auto"/>
                    <w:left w:val="none" w:sz="0" w:space="0" w:color="auto"/>
                    <w:bottom w:val="none" w:sz="0" w:space="0" w:color="auto"/>
                    <w:right w:val="none" w:sz="0" w:space="0" w:color="auto"/>
                  </w:divBdr>
                </w:div>
                <w:div w:id="1165435421">
                  <w:marLeft w:val="0"/>
                  <w:marRight w:val="0"/>
                  <w:marTop w:val="0"/>
                  <w:marBottom w:val="0"/>
                  <w:divBdr>
                    <w:top w:val="none" w:sz="0" w:space="0" w:color="auto"/>
                    <w:left w:val="none" w:sz="0" w:space="0" w:color="auto"/>
                    <w:bottom w:val="none" w:sz="0" w:space="0" w:color="auto"/>
                    <w:right w:val="none" w:sz="0" w:space="0" w:color="auto"/>
                  </w:divBdr>
                </w:div>
                <w:div w:id="1165586197">
                  <w:marLeft w:val="0"/>
                  <w:marRight w:val="0"/>
                  <w:marTop w:val="0"/>
                  <w:marBottom w:val="0"/>
                  <w:divBdr>
                    <w:top w:val="none" w:sz="0" w:space="0" w:color="auto"/>
                    <w:left w:val="none" w:sz="0" w:space="0" w:color="auto"/>
                    <w:bottom w:val="none" w:sz="0" w:space="0" w:color="auto"/>
                    <w:right w:val="none" w:sz="0" w:space="0" w:color="auto"/>
                  </w:divBdr>
                </w:div>
                <w:div w:id="1165710504">
                  <w:marLeft w:val="0"/>
                  <w:marRight w:val="0"/>
                  <w:marTop w:val="0"/>
                  <w:marBottom w:val="0"/>
                  <w:divBdr>
                    <w:top w:val="none" w:sz="0" w:space="0" w:color="auto"/>
                    <w:left w:val="none" w:sz="0" w:space="0" w:color="auto"/>
                    <w:bottom w:val="none" w:sz="0" w:space="0" w:color="auto"/>
                    <w:right w:val="none" w:sz="0" w:space="0" w:color="auto"/>
                  </w:divBdr>
                </w:div>
                <w:div w:id="1166824395">
                  <w:marLeft w:val="0"/>
                  <w:marRight w:val="0"/>
                  <w:marTop w:val="0"/>
                  <w:marBottom w:val="0"/>
                  <w:divBdr>
                    <w:top w:val="none" w:sz="0" w:space="0" w:color="auto"/>
                    <w:left w:val="none" w:sz="0" w:space="0" w:color="auto"/>
                    <w:bottom w:val="none" w:sz="0" w:space="0" w:color="auto"/>
                    <w:right w:val="none" w:sz="0" w:space="0" w:color="auto"/>
                  </w:divBdr>
                </w:div>
                <w:div w:id="1167283384">
                  <w:marLeft w:val="0"/>
                  <w:marRight w:val="0"/>
                  <w:marTop w:val="0"/>
                  <w:marBottom w:val="0"/>
                  <w:divBdr>
                    <w:top w:val="none" w:sz="0" w:space="0" w:color="auto"/>
                    <w:left w:val="none" w:sz="0" w:space="0" w:color="auto"/>
                    <w:bottom w:val="none" w:sz="0" w:space="0" w:color="auto"/>
                    <w:right w:val="none" w:sz="0" w:space="0" w:color="auto"/>
                  </w:divBdr>
                </w:div>
                <w:div w:id="1167474511">
                  <w:marLeft w:val="0"/>
                  <w:marRight w:val="0"/>
                  <w:marTop w:val="0"/>
                  <w:marBottom w:val="0"/>
                  <w:divBdr>
                    <w:top w:val="none" w:sz="0" w:space="0" w:color="auto"/>
                    <w:left w:val="none" w:sz="0" w:space="0" w:color="auto"/>
                    <w:bottom w:val="none" w:sz="0" w:space="0" w:color="auto"/>
                    <w:right w:val="none" w:sz="0" w:space="0" w:color="auto"/>
                  </w:divBdr>
                </w:div>
                <w:div w:id="1167787537">
                  <w:marLeft w:val="0"/>
                  <w:marRight w:val="0"/>
                  <w:marTop w:val="0"/>
                  <w:marBottom w:val="0"/>
                  <w:divBdr>
                    <w:top w:val="none" w:sz="0" w:space="0" w:color="auto"/>
                    <w:left w:val="none" w:sz="0" w:space="0" w:color="auto"/>
                    <w:bottom w:val="none" w:sz="0" w:space="0" w:color="auto"/>
                    <w:right w:val="none" w:sz="0" w:space="0" w:color="auto"/>
                  </w:divBdr>
                </w:div>
                <w:div w:id="1168133221">
                  <w:marLeft w:val="0"/>
                  <w:marRight w:val="0"/>
                  <w:marTop w:val="0"/>
                  <w:marBottom w:val="0"/>
                  <w:divBdr>
                    <w:top w:val="none" w:sz="0" w:space="0" w:color="auto"/>
                    <w:left w:val="none" w:sz="0" w:space="0" w:color="auto"/>
                    <w:bottom w:val="none" w:sz="0" w:space="0" w:color="auto"/>
                    <w:right w:val="none" w:sz="0" w:space="0" w:color="auto"/>
                  </w:divBdr>
                </w:div>
                <w:div w:id="1168710225">
                  <w:marLeft w:val="0"/>
                  <w:marRight w:val="0"/>
                  <w:marTop w:val="0"/>
                  <w:marBottom w:val="0"/>
                  <w:divBdr>
                    <w:top w:val="none" w:sz="0" w:space="0" w:color="auto"/>
                    <w:left w:val="none" w:sz="0" w:space="0" w:color="auto"/>
                    <w:bottom w:val="none" w:sz="0" w:space="0" w:color="auto"/>
                    <w:right w:val="none" w:sz="0" w:space="0" w:color="auto"/>
                  </w:divBdr>
                </w:div>
                <w:div w:id="1169128194">
                  <w:marLeft w:val="0"/>
                  <w:marRight w:val="0"/>
                  <w:marTop w:val="0"/>
                  <w:marBottom w:val="0"/>
                  <w:divBdr>
                    <w:top w:val="none" w:sz="0" w:space="0" w:color="auto"/>
                    <w:left w:val="none" w:sz="0" w:space="0" w:color="auto"/>
                    <w:bottom w:val="none" w:sz="0" w:space="0" w:color="auto"/>
                    <w:right w:val="none" w:sz="0" w:space="0" w:color="auto"/>
                  </w:divBdr>
                </w:div>
                <w:div w:id="1169752730">
                  <w:marLeft w:val="0"/>
                  <w:marRight w:val="0"/>
                  <w:marTop w:val="0"/>
                  <w:marBottom w:val="0"/>
                  <w:divBdr>
                    <w:top w:val="none" w:sz="0" w:space="0" w:color="auto"/>
                    <w:left w:val="none" w:sz="0" w:space="0" w:color="auto"/>
                    <w:bottom w:val="none" w:sz="0" w:space="0" w:color="auto"/>
                    <w:right w:val="none" w:sz="0" w:space="0" w:color="auto"/>
                  </w:divBdr>
                </w:div>
                <w:div w:id="1170952165">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171794976">
                  <w:marLeft w:val="0"/>
                  <w:marRight w:val="0"/>
                  <w:marTop w:val="0"/>
                  <w:marBottom w:val="0"/>
                  <w:divBdr>
                    <w:top w:val="none" w:sz="0" w:space="0" w:color="auto"/>
                    <w:left w:val="none" w:sz="0" w:space="0" w:color="auto"/>
                    <w:bottom w:val="none" w:sz="0" w:space="0" w:color="auto"/>
                    <w:right w:val="none" w:sz="0" w:space="0" w:color="auto"/>
                  </w:divBdr>
                </w:div>
                <w:div w:id="1173034528">
                  <w:marLeft w:val="0"/>
                  <w:marRight w:val="0"/>
                  <w:marTop w:val="0"/>
                  <w:marBottom w:val="0"/>
                  <w:divBdr>
                    <w:top w:val="none" w:sz="0" w:space="0" w:color="auto"/>
                    <w:left w:val="none" w:sz="0" w:space="0" w:color="auto"/>
                    <w:bottom w:val="none" w:sz="0" w:space="0" w:color="auto"/>
                    <w:right w:val="none" w:sz="0" w:space="0" w:color="auto"/>
                  </w:divBdr>
                </w:div>
                <w:div w:id="1174682948">
                  <w:marLeft w:val="0"/>
                  <w:marRight w:val="0"/>
                  <w:marTop w:val="0"/>
                  <w:marBottom w:val="0"/>
                  <w:divBdr>
                    <w:top w:val="none" w:sz="0" w:space="0" w:color="auto"/>
                    <w:left w:val="none" w:sz="0" w:space="0" w:color="auto"/>
                    <w:bottom w:val="none" w:sz="0" w:space="0" w:color="auto"/>
                    <w:right w:val="none" w:sz="0" w:space="0" w:color="auto"/>
                  </w:divBdr>
                </w:div>
                <w:div w:id="1176114298">
                  <w:marLeft w:val="0"/>
                  <w:marRight w:val="0"/>
                  <w:marTop w:val="0"/>
                  <w:marBottom w:val="0"/>
                  <w:divBdr>
                    <w:top w:val="none" w:sz="0" w:space="0" w:color="auto"/>
                    <w:left w:val="none" w:sz="0" w:space="0" w:color="auto"/>
                    <w:bottom w:val="none" w:sz="0" w:space="0" w:color="auto"/>
                    <w:right w:val="none" w:sz="0" w:space="0" w:color="auto"/>
                  </w:divBdr>
                </w:div>
                <w:div w:id="1176849142">
                  <w:marLeft w:val="0"/>
                  <w:marRight w:val="0"/>
                  <w:marTop w:val="0"/>
                  <w:marBottom w:val="0"/>
                  <w:divBdr>
                    <w:top w:val="none" w:sz="0" w:space="0" w:color="auto"/>
                    <w:left w:val="none" w:sz="0" w:space="0" w:color="auto"/>
                    <w:bottom w:val="none" w:sz="0" w:space="0" w:color="auto"/>
                    <w:right w:val="none" w:sz="0" w:space="0" w:color="auto"/>
                  </w:divBdr>
                </w:div>
                <w:div w:id="1177111401">
                  <w:marLeft w:val="0"/>
                  <w:marRight w:val="0"/>
                  <w:marTop w:val="0"/>
                  <w:marBottom w:val="0"/>
                  <w:divBdr>
                    <w:top w:val="none" w:sz="0" w:space="0" w:color="auto"/>
                    <w:left w:val="none" w:sz="0" w:space="0" w:color="auto"/>
                    <w:bottom w:val="none" w:sz="0" w:space="0" w:color="auto"/>
                    <w:right w:val="none" w:sz="0" w:space="0" w:color="auto"/>
                  </w:divBdr>
                </w:div>
                <w:div w:id="1177620891">
                  <w:marLeft w:val="0"/>
                  <w:marRight w:val="0"/>
                  <w:marTop w:val="0"/>
                  <w:marBottom w:val="0"/>
                  <w:divBdr>
                    <w:top w:val="none" w:sz="0" w:space="0" w:color="auto"/>
                    <w:left w:val="none" w:sz="0" w:space="0" w:color="auto"/>
                    <w:bottom w:val="none" w:sz="0" w:space="0" w:color="auto"/>
                    <w:right w:val="none" w:sz="0" w:space="0" w:color="auto"/>
                  </w:divBdr>
                </w:div>
                <w:div w:id="1179005273">
                  <w:marLeft w:val="0"/>
                  <w:marRight w:val="0"/>
                  <w:marTop w:val="0"/>
                  <w:marBottom w:val="0"/>
                  <w:divBdr>
                    <w:top w:val="none" w:sz="0" w:space="0" w:color="auto"/>
                    <w:left w:val="none" w:sz="0" w:space="0" w:color="auto"/>
                    <w:bottom w:val="none" w:sz="0" w:space="0" w:color="auto"/>
                    <w:right w:val="none" w:sz="0" w:space="0" w:color="auto"/>
                  </w:divBdr>
                </w:div>
                <w:div w:id="1179079264">
                  <w:marLeft w:val="0"/>
                  <w:marRight w:val="0"/>
                  <w:marTop w:val="0"/>
                  <w:marBottom w:val="0"/>
                  <w:divBdr>
                    <w:top w:val="none" w:sz="0" w:space="0" w:color="auto"/>
                    <w:left w:val="none" w:sz="0" w:space="0" w:color="auto"/>
                    <w:bottom w:val="none" w:sz="0" w:space="0" w:color="auto"/>
                    <w:right w:val="none" w:sz="0" w:space="0" w:color="auto"/>
                  </w:divBdr>
                </w:div>
                <w:div w:id="1179811139">
                  <w:marLeft w:val="0"/>
                  <w:marRight w:val="0"/>
                  <w:marTop w:val="0"/>
                  <w:marBottom w:val="0"/>
                  <w:divBdr>
                    <w:top w:val="none" w:sz="0" w:space="0" w:color="auto"/>
                    <w:left w:val="none" w:sz="0" w:space="0" w:color="auto"/>
                    <w:bottom w:val="none" w:sz="0" w:space="0" w:color="auto"/>
                    <w:right w:val="none" w:sz="0" w:space="0" w:color="auto"/>
                  </w:divBdr>
                </w:div>
                <w:div w:id="1180123467">
                  <w:marLeft w:val="0"/>
                  <w:marRight w:val="0"/>
                  <w:marTop w:val="0"/>
                  <w:marBottom w:val="0"/>
                  <w:divBdr>
                    <w:top w:val="none" w:sz="0" w:space="0" w:color="auto"/>
                    <w:left w:val="none" w:sz="0" w:space="0" w:color="auto"/>
                    <w:bottom w:val="none" w:sz="0" w:space="0" w:color="auto"/>
                    <w:right w:val="none" w:sz="0" w:space="0" w:color="auto"/>
                  </w:divBdr>
                </w:div>
                <w:div w:id="1180194527">
                  <w:marLeft w:val="0"/>
                  <w:marRight w:val="0"/>
                  <w:marTop w:val="0"/>
                  <w:marBottom w:val="0"/>
                  <w:divBdr>
                    <w:top w:val="none" w:sz="0" w:space="0" w:color="auto"/>
                    <w:left w:val="none" w:sz="0" w:space="0" w:color="auto"/>
                    <w:bottom w:val="none" w:sz="0" w:space="0" w:color="auto"/>
                    <w:right w:val="none" w:sz="0" w:space="0" w:color="auto"/>
                  </w:divBdr>
                </w:div>
                <w:div w:id="1181356436">
                  <w:marLeft w:val="0"/>
                  <w:marRight w:val="0"/>
                  <w:marTop w:val="0"/>
                  <w:marBottom w:val="0"/>
                  <w:divBdr>
                    <w:top w:val="none" w:sz="0" w:space="0" w:color="auto"/>
                    <w:left w:val="none" w:sz="0" w:space="0" w:color="auto"/>
                    <w:bottom w:val="none" w:sz="0" w:space="0" w:color="auto"/>
                    <w:right w:val="none" w:sz="0" w:space="0" w:color="auto"/>
                  </w:divBdr>
                </w:div>
                <w:div w:id="1182085009">
                  <w:marLeft w:val="0"/>
                  <w:marRight w:val="0"/>
                  <w:marTop w:val="0"/>
                  <w:marBottom w:val="0"/>
                  <w:divBdr>
                    <w:top w:val="none" w:sz="0" w:space="0" w:color="auto"/>
                    <w:left w:val="none" w:sz="0" w:space="0" w:color="auto"/>
                    <w:bottom w:val="none" w:sz="0" w:space="0" w:color="auto"/>
                    <w:right w:val="none" w:sz="0" w:space="0" w:color="auto"/>
                  </w:divBdr>
                </w:div>
                <w:div w:id="1182166665">
                  <w:marLeft w:val="0"/>
                  <w:marRight w:val="0"/>
                  <w:marTop w:val="0"/>
                  <w:marBottom w:val="0"/>
                  <w:divBdr>
                    <w:top w:val="none" w:sz="0" w:space="0" w:color="auto"/>
                    <w:left w:val="none" w:sz="0" w:space="0" w:color="auto"/>
                    <w:bottom w:val="none" w:sz="0" w:space="0" w:color="auto"/>
                    <w:right w:val="none" w:sz="0" w:space="0" w:color="auto"/>
                  </w:divBdr>
                </w:div>
                <w:div w:id="1182624845">
                  <w:marLeft w:val="0"/>
                  <w:marRight w:val="0"/>
                  <w:marTop w:val="0"/>
                  <w:marBottom w:val="0"/>
                  <w:divBdr>
                    <w:top w:val="none" w:sz="0" w:space="0" w:color="auto"/>
                    <w:left w:val="none" w:sz="0" w:space="0" w:color="auto"/>
                    <w:bottom w:val="none" w:sz="0" w:space="0" w:color="auto"/>
                    <w:right w:val="none" w:sz="0" w:space="0" w:color="auto"/>
                  </w:divBdr>
                </w:div>
                <w:div w:id="1182932697">
                  <w:marLeft w:val="0"/>
                  <w:marRight w:val="0"/>
                  <w:marTop w:val="0"/>
                  <w:marBottom w:val="0"/>
                  <w:divBdr>
                    <w:top w:val="none" w:sz="0" w:space="0" w:color="auto"/>
                    <w:left w:val="none" w:sz="0" w:space="0" w:color="auto"/>
                    <w:bottom w:val="none" w:sz="0" w:space="0" w:color="auto"/>
                    <w:right w:val="none" w:sz="0" w:space="0" w:color="auto"/>
                  </w:divBdr>
                </w:div>
                <w:div w:id="1185170386">
                  <w:marLeft w:val="0"/>
                  <w:marRight w:val="0"/>
                  <w:marTop w:val="0"/>
                  <w:marBottom w:val="0"/>
                  <w:divBdr>
                    <w:top w:val="none" w:sz="0" w:space="0" w:color="auto"/>
                    <w:left w:val="none" w:sz="0" w:space="0" w:color="auto"/>
                    <w:bottom w:val="none" w:sz="0" w:space="0" w:color="auto"/>
                    <w:right w:val="none" w:sz="0" w:space="0" w:color="auto"/>
                  </w:divBdr>
                </w:div>
                <w:div w:id="1185823481">
                  <w:marLeft w:val="0"/>
                  <w:marRight w:val="0"/>
                  <w:marTop w:val="0"/>
                  <w:marBottom w:val="0"/>
                  <w:divBdr>
                    <w:top w:val="none" w:sz="0" w:space="0" w:color="auto"/>
                    <w:left w:val="none" w:sz="0" w:space="0" w:color="auto"/>
                    <w:bottom w:val="none" w:sz="0" w:space="0" w:color="auto"/>
                    <w:right w:val="none" w:sz="0" w:space="0" w:color="auto"/>
                  </w:divBdr>
                </w:div>
                <w:div w:id="1186672116">
                  <w:marLeft w:val="0"/>
                  <w:marRight w:val="0"/>
                  <w:marTop w:val="0"/>
                  <w:marBottom w:val="0"/>
                  <w:divBdr>
                    <w:top w:val="none" w:sz="0" w:space="0" w:color="auto"/>
                    <w:left w:val="none" w:sz="0" w:space="0" w:color="auto"/>
                    <w:bottom w:val="none" w:sz="0" w:space="0" w:color="auto"/>
                    <w:right w:val="none" w:sz="0" w:space="0" w:color="auto"/>
                  </w:divBdr>
                </w:div>
                <w:div w:id="1188328806">
                  <w:marLeft w:val="0"/>
                  <w:marRight w:val="0"/>
                  <w:marTop w:val="0"/>
                  <w:marBottom w:val="0"/>
                  <w:divBdr>
                    <w:top w:val="none" w:sz="0" w:space="0" w:color="auto"/>
                    <w:left w:val="none" w:sz="0" w:space="0" w:color="auto"/>
                    <w:bottom w:val="none" w:sz="0" w:space="0" w:color="auto"/>
                    <w:right w:val="none" w:sz="0" w:space="0" w:color="auto"/>
                  </w:divBdr>
                </w:div>
                <w:div w:id="1190022904">
                  <w:marLeft w:val="0"/>
                  <w:marRight w:val="0"/>
                  <w:marTop w:val="0"/>
                  <w:marBottom w:val="0"/>
                  <w:divBdr>
                    <w:top w:val="none" w:sz="0" w:space="0" w:color="auto"/>
                    <w:left w:val="none" w:sz="0" w:space="0" w:color="auto"/>
                    <w:bottom w:val="none" w:sz="0" w:space="0" w:color="auto"/>
                    <w:right w:val="none" w:sz="0" w:space="0" w:color="auto"/>
                  </w:divBdr>
                </w:div>
                <w:div w:id="1190097082">
                  <w:marLeft w:val="0"/>
                  <w:marRight w:val="0"/>
                  <w:marTop w:val="0"/>
                  <w:marBottom w:val="0"/>
                  <w:divBdr>
                    <w:top w:val="none" w:sz="0" w:space="0" w:color="auto"/>
                    <w:left w:val="none" w:sz="0" w:space="0" w:color="auto"/>
                    <w:bottom w:val="none" w:sz="0" w:space="0" w:color="auto"/>
                    <w:right w:val="none" w:sz="0" w:space="0" w:color="auto"/>
                  </w:divBdr>
                </w:div>
                <w:div w:id="1190610051">
                  <w:marLeft w:val="0"/>
                  <w:marRight w:val="0"/>
                  <w:marTop w:val="0"/>
                  <w:marBottom w:val="0"/>
                  <w:divBdr>
                    <w:top w:val="none" w:sz="0" w:space="0" w:color="auto"/>
                    <w:left w:val="none" w:sz="0" w:space="0" w:color="auto"/>
                    <w:bottom w:val="none" w:sz="0" w:space="0" w:color="auto"/>
                    <w:right w:val="none" w:sz="0" w:space="0" w:color="auto"/>
                  </w:divBdr>
                </w:div>
                <w:div w:id="1190994874">
                  <w:marLeft w:val="0"/>
                  <w:marRight w:val="0"/>
                  <w:marTop w:val="0"/>
                  <w:marBottom w:val="0"/>
                  <w:divBdr>
                    <w:top w:val="none" w:sz="0" w:space="0" w:color="auto"/>
                    <w:left w:val="none" w:sz="0" w:space="0" w:color="auto"/>
                    <w:bottom w:val="none" w:sz="0" w:space="0" w:color="auto"/>
                    <w:right w:val="none" w:sz="0" w:space="0" w:color="auto"/>
                  </w:divBdr>
                </w:div>
                <w:div w:id="1191189578">
                  <w:marLeft w:val="0"/>
                  <w:marRight w:val="0"/>
                  <w:marTop w:val="0"/>
                  <w:marBottom w:val="0"/>
                  <w:divBdr>
                    <w:top w:val="none" w:sz="0" w:space="0" w:color="auto"/>
                    <w:left w:val="none" w:sz="0" w:space="0" w:color="auto"/>
                    <w:bottom w:val="none" w:sz="0" w:space="0" w:color="auto"/>
                    <w:right w:val="none" w:sz="0" w:space="0" w:color="auto"/>
                  </w:divBdr>
                </w:div>
                <w:div w:id="1192105374">
                  <w:marLeft w:val="0"/>
                  <w:marRight w:val="0"/>
                  <w:marTop w:val="0"/>
                  <w:marBottom w:val="0"/>
                  <w:divBdr>
                    <w:top w:val="none" w:sz="0" w:space="0" w:color="auto"/>
                    <w:left w:val="none" w:sz="0" w:space="0" w:color="auto"/>
                    <w:bottom w:val="none" w:sz="0" w:space="0" w:color="auto"/>
                    <w:right w:val="none" w:sz="0" w:space="0" w:color="auto"/>
                  </w:divBdr>
                </w:div>
                <w:div w:id="1192692708">
                  <w:marLeft w:val="0"/>
                  <w:marRight w:val="0"/>
                  <w:marTop w:val="0"/>
                  <w:marBottom w:val="0"/>
                  <w:divBdr>
                    <w:top w:val="none" w:sz="0" w:space="0" w:color="auto"/>
                    <w:left w:val="none" w:sz="0" w:space="0" w:color="auto"/>
                    <w:bottom w:val="none" w:sz="0" w:space="0" w:color="auto"/>
                    <w:right w:val="none" w:sz="0" w:space="0" w:color="auto"/>
                  </w:divBdr>
                </w:div>
                <w:div w:id="1192718269">
                  <w:marLeft w:val="0"/>
                  <w:marRight w:val="0"/>
                  <w:marTop w:val="0"/>
                  <w:marBottom w:val="0"/>
                  <w:divBdr>
                    <w:top w:val="none" w:sz="0" w:space="0" w:color="auto"/>
                    <w:left w:val="none" w:sz="0" w:space="0" w:color="auto"/>
                    <w:bottom w:val="none" w:sz="0" w:space="0" w:color="auto"/>
                    <w:right w:val="none" w:sz="0" w:space="0" w:color="auto"/>
                  </w:divBdr>
                </w:div>
                <w:div w:id="1192962753">
                  <w:marLeft w:val="0"/>
                  <w:marRight w:val="0"/>
                  <w:marTop w:val="0"/>
                  <w:marBottom w:val="0"/>
                  <w:divBdr>
                    <w:top w:val="none" w:sz="0" w:space="0" w:color="auto"/>
                    <w:left w:val="none" w:sz="0" w:space="0" w:color="auto"/>
                    <w:bottom w:val="none" w:sz="0" w:space="0" w:color="auto"/>
                    <w:right w:val="none" w:sz="0" w:space="0" w:color="auto"/>
                  </w:divBdr>
                </w:div>
                <w:div w:id="1194224234">
                  <w:marLeft w:val="0"/>
                  <w:marRight w:val="0"/>
                  <w:marTop w:val="0"/>
                  <w:marBottom w:val="0"/>
                  <w:divBdr>
                    <w:top w:val="none" w:sz="0" w:space="0" w:color="auto"/>
                    <w:left w:val="none" w:sz="0" w:space="0" w:color="auto"/>
                    <w:bottom w:val="none" w:sz="0" w:space="0" w:color="auto"/>
                    <w:right w:val="none" w:sz="0" w:space="0" w:color="auto"/>
                  </w:divBdr>
                </w:div>
                <w:div w:id="1196963778">
                  <w:marLeft w:val="0"/>
                  <w:marRight w:val="0"/>
                  <w:marTop w:val="0"/>
                  <w:marBottom w:val="0"/>
                  <w:divBdr>
                    <w:top w:val="none" w:sz="0" w:space="0" w:color="auto"/>
                    <w:left w:val="none" w:sz="0" w:space="0" w:color="auto"/>
                    <w:bottom w:val="none" w:sz="0" w:space="0" w:color="auto"/>
                    <w:right w:val="none" w:sz="0" w:space="0" w:color="auto"/>
                  </w:divBdr>
                </w:div>
                <w:div w:id="1199243825">
                  <w:marLeft w:val="0"/>
                  <w:marRight w:val="0"/>
                  <w:marTop w:val="0"/>
                  <w:marBottom w:val="0"/>
                  <w:divBdr>
                    <w:top w:val="none" w:sz="0" w:space="0" w:color="auto"/>
                    <w:left w:val="none" w:sz="0" w:space="0" w:color="auto"/>
                    <w:bottom w:val="none" w:sz="0" w:space="0" w:color="auto"/>
                    <w:right w:val="none" w:sz="0" w:space="0" w:color="auto"/>
                  </w:divBdr>
                </w:div>
                <w:div w:id="1200162129">
                  <w:marLeft w:val="0"/>
                  <w:marRight w:val="0"/>
                  <w:marTop w:val="0"/>
                  <w:marBottom w:val="0"/>
                  <w:divBdr>
                    <w:top w:val="none" w:sz="0" w:space="0" w:color="auto"/>
                    <w:left w:val="none" w:sz="0" w:space="0" w:color="auto"/>
                    <w:bottom w:val="none" w:sz="0" w:space="0" w:color="auto"/>
                    <w:right w:val="none" w:sz="0" w:space="0" w:color="auto"/>
                  </w:divBdr>
                </w:div>
                <w:div w:id="1202405103">
                  <w:marLeft w:val="0"/>
                  <w:marRight w:val="0"/>
                  <w:marTop w:val="0"/>
                  <w:marBottom w:val="0"/>
                  <w:divBdr>
                    <w:top w:val="none" w:sz="0" w:space="0" w:color="auto"/>
                    <w:left w:val="none" w:sz="0" w:space="0" w:color="auto"/>
                    <w:bottom w:val="none" w:sz="0" w:space="0" w:color="auto"/>
                    <w:right w:val="none" w:sz="0" w:space="0" w:color="auto"/>
                  </w:divBdr>
                </w:div>
                <w:div w:id="1202981122">
                  <w:marLeft w:val="0"/>
                  <w:marRight w:val="0"/>
                  <w:marTop w:val="0"/>
                  <w:marBottom w:val="0"/>
                  <w:divBdr>
                    <w:top w:val="none" w:sz="0" w:space="0" w:color="auto"/>
                    <w:left w:val="none" w:sz="0" w:space="0" w:color="auto"/>
                    <w:bottom w:val="none" w:sz="0" w:space="0" w:color="auto"/>
                    <w:right w:val="none" w:sz="0" w:space="0" w:color="auto"/>
                  </w:divBdr>
                </w:div>
                <w:div w:id="1203326304">
                  <w:marLeft w:val="0"/>
                  <w:marRight w:val="0"/>
                  <w:marTop w:val="0"/>
                  <w:marBottom w:val="0"/>
                  <w:divBdr>
                    <w:top w:val="none" w:sz="0" w:space="0" w:color="auto"/>
                    <w:left w:val="none" w:sz="0" w:space="0" w:color="auto"/>
                    <w:bottom w:val="none" w:sz="0" w:space="0" w:color="auto"/>
                    <w:right w:val="none" w:sz="0" w:space="0" w:color="auto"/>
                  </w:divBdr>
                </w:div>
                <w:div w:id="1204058984">
                  <w:marLeft w:val="0"/>
                  <w:marRight w:val="0"/>
                  <w:marTop w:val="0"/>
                  <w:marBottom w:val="0"/>
                  <w:divBdr>
                    <w:top w:val="none" w:sz="0" w:space="0" w:color="auto"/>
                    <w:left w:val="none" w:sz="0" w:space="0" w:color="auto"/>
                    <w:bottom w:val="none" w:sz="0" w:space="0" w:color="auto"/>
                    <w:right w:val="none" w:sz="0" w:space="0" w:color="auto"/>
                  </w:divBdr>
                </w:div>
                <w:div w:id="1205755203">
                  <w:marLeft w:val="0"/>
                  <w:marRight w:val="0"/>
                  <w:marTop w:val="0"/>
                  <w:marBottom w:val="0"/>
                  <w:divBdr>
                    <w:top w:val="none" w:sz="0" w:space="0" w:color="auto"/>
                    <w:left w:val="none" w:sz="0" w:space="0" w:color="auto"/>
                    <w:bottom w:val="none" w:sz="0" w:space="0" w:color="auto"/>
                    <w:right w:val="none" w:sz="0" w:space="0" w:color="auto"/>
                  </w:divBdr>
                </w:div>
                <w:div w:id="1207067247">
                  <w:marLeft w:val="0"/>
                  <w:marRight w:val="0"/>
                  <w:marTop w:val="0"/>
                  <w:marBottom w:val="0"/>
                  <w:divBdr>
                    <w:top w:val="none" w:sz="0" w:space="0" w:color="auto"/>
                    <w:left w:val="none" w:sz="0" w:space="0" w:color="auto"/>
                    <w:bottom w:val="none" w:sz="0" w:space="0" w:color="auto"/>
                    <w:right w:val="none" w:sz="0" w:space="0" w:color="auto"/>
                  </w:divBdr>
                </w:div>
                <w:div w:id="1207791520">
                  <w:marLeft w:val="0"/>
                  <w:marRight w:val="0"/>
                  <w:marTop w:val="0"/>
                  <w:marBottom w:val="0"/>
                  <w:divBdr>
                    <w:top w:val="none" w:sz="0" w:space="0" w:color="auto"/>
                    <w:left w:val="none" w:sz="0" w:space="0" w:color="auto"/>
                    <w:bottom w:val="none" w:sz="0" w:space="0" w:color="auto"/>
                    <w:right w:val="none" w:sz="0" w:space="0" w:color="auto"/>
                  </w:divBdr>
                </w:div>
                <w:div w:id="1207833065">
                  <w:marLeft w:val="0"/>
                  <w:marRight w:val="0"/>
                  <w:marTop w:val="0"/>
                  <w:marBottom w:val="0"/>
                  <w:divBdr>
                    <w:top w:val="none" w:sz="0" w:space="0" w:color="auto"/>
                    <w:left w:val="none" w:sz="0" w:space="0" w:color="auto"/>
                    <w:bottom w:val="none" w:sz="0" w:space="0" w:color="auto"/>
                    <w:right w:val="none" w:sz="0" w:space="0" w:color="auto"/>
                  </w:divBdr>
                </w:div>
                <w:div w:id="1207912384">
                  <w:marLeft w:val="0"/>
                  <w:marRight w:val="0"/>
                  <w:marTop w:val="0"/>
                  <w:marBottom w:val="0"/>
                  <w:divBdr>
                    <w:top w:val="none" w:sz="0" w:space="0" w:color="auto"/>
                    <w:left w:val="none" w:sz="0" w:space="0" w:color="auto"/>
                    <w:bottom w:val="none" w:sz="0" w:space="0" w:color="auto"/>
                    <w:right w:val="none" w:sz="0" w:space="0" w:color="auto"/>
                  </w:divBdr>
                </w:div>
                <w:div w:id="1208569516">
                  <w:marLeft w:val="0"/>
                  <w:marRight w:val="0"/>
                  <w:marTop w:val="0"/>
                  <w:marBottom w:val="0"/>
                  <w:divBdr>
                    <w:top w:val="none" w:sz="0" w:space="0" w:color="auto"/>
                    <w:left w:val="none" w:sz="0" w:space="0" w:color="auto"/>
                    <w:bottom w:val="none" w:sz="0" w:space="0" w:color="auto"/>
                    <w:right w:val="none" w:sz="0" w:space="0" w:color="auto"/>
                  </w:divBdr>
                </w:div>
                <w:div w:id="1208638441">
                  <w:marLeft w:val="0"/>
                  <w:marRight w:val="0"/>
                  <w:marTop w:val="0"/>
                  <w:marBottom w:val="0"/>
                  <w:divBdr>
                    <w:top w:val="none" w:sz="0" w:space="0" w:color="auto"/>
                    <w:left w:val="none" w:sz="0" w:space="0" w:color="auto"/>
                    <w:bottom w:val="none" w:sz="0" w:space="0" w:color="auto"/>
                    <w:right w:val="none" w:sz="0" w:space="0" w:color="auto"/>
                  </w:divBdr>
                </w:div>
                <w:div w:id="1211959297">
                  <w:marLeft w:val="0"/>
                  <w:marRight w:val="0"/>
                  <w:marTop w:val="0"/>
                  <w:marBottom w:val="0"/>
                  <w:divBdr>
                    <w:top w:val="none" w:sz="0" w:space="0" w:color="auto"/>
                    <w:left w:val="none" w:sz="0" w:space="0" w:color="auto"/>
                    <w:bottom w:val="none" w:sz="0" w:space="0" w:color="auto"/>
                    <w:right w:val="none" w:sz="0" w:space="0" w:color="auto"/>
                  </w:divBdr>
                </w:div>
                <w:div w:id="1212615382">
                  <w:marLeft w:val="0"/>
                  <w:marRight w:val="0"/>
                  <w:marTop w:val="0"/>
                  <w:marBottom w:val="0"/>
                  <w:divBdr>
                    <w:top w:val="none" w:sz="0" w:space="0" w:color="auto"/>
                    <w:left w:val="none" w:sz="0" w:space="0" w:color="auto"/>
                    <w:bottom w:val="none" w:sz="0" w:space="0" w:color="auto"/>
                    <w:right w:val="none" w:sz="0" w:space="0" w:color="auto"/>
                  </w:divBdr>
                </w:div>
                <w:div w:id="1212690136">
                  <w:marLeft w:val="0"/>
                  <w:marRight w:val="0"/>
                  <w:marTop w:val="0"/>
                  <w:marBottom w:val="0"/>
                  <w:divBdr>
                    <w:top w:val="none" w:sz="0" w:space="0" w:color="auto"/>
                    <w:left w:val="none" w:sz="0" w:space="0" w:color="auto"/>
                    <w:bottom w:val="none" w:sz="0" w:space="0" w:color="auto"/>
                    <w:right w:val="none" w:sz="0" w:space="0" w:color="auto"/>
                  </w:divBdr>
                </w:div>
                <w:div w:id="1213033547">
                  <w:marLeft w:val="0"/>
                  <w:marRight w:val="0"/>
                  <w:marTop w:val="0"/>
                  <w:marBottom w:val="0"/>
                  <w:divBdr>
                    <w:top w:val="none" w:sz="0" w:space="0" w:color="auto"/>
                    <w:left w:val="none" w:sz="0" w:space="0" w:color="auto"/>
                    <w:bottom w:val="none" w:sz="0" w:space="0" w:color="auto"/>
                    <w:right w:val="none" w:sz="0" w:space="0" w:color="auto"/>
                  </w:divBdr>
                </w:div>
                <w:div w:id="1213081182">
                  <w:marLeft w:val="0"/>
                  <w:marRight w:val="0"/>
                  <w:marTop w:val="0"/>
                  <w:marBottom w:val="0"/>
                  <w:divBdr>
                    <w:top w:val="none" w:sz="0" w:space="0" w:color="auto"/>
                    <w:left w:val="none" w:sz="0" w:space="0" w:color="auto"/>
                    <w:bottom w:val="none" w:sz="0" w:space="0" w:color="auto"/>
                    <w:right w:val="none" w:sz="0" w:space="0" w:color="auto"/>
                  </w:divBdr>
                </w:div>
                <w:div w:id="1213226854">
                  <w:marLeft w:val="0"/>
                  <w:marRight w:val="0"/>
                  <w:marTop w:val="0"/>
                  <w:marBottom w:val="0"/>
                  <w:divBdr>
                    <w:top w:val="none" w:sz="0" w:space="0" w:color="auto"/>
                    <w:left w:val="none" w:sz="0" w:space="0" w:color="auto"/>
                    <w:bottom w:val="none" w:sz="0" w:space="0" w:color="auto"/>
                    <w:right w:val="none" w:sz="0" w:space="0" w:color="auto"/>
                  </w:divBdr>
                </w:div>
                <w:div w:id="1213806026">
                  <w:marLeft w:val="0"/>
                  <w:marRight w:val="0"/>
                  <w:marTop w:val="0"/>
                  <w:marBottom w:val="0"/>
                  <w:divBdr>
                    <w:top w:val="none" w:sz="0" w:space="0" w:color="auto"/>
                    <w:left w:val="none" w:sz="0" w:space="0" w:color="auto"/>
                    <w:bottom w:val="none" w:sz="0" w:space="0" w:color="auto"/>
                    <w:right w:val="none" w:sz="0" w:space="0" w:color="auto"/>
                  </w:divBdr>
                </w:div>
                <w:div w:id="1214656216">
                  <w:marLeft w:val="0"/>
                  <w:marRight w:val="0"/>
                  <w:marTop w:val="0"/>
                  <w:marBottom w:val="0"/>
                  <w:divBdr>
                    <w:top w:val="none" w:sz="0" w:space="0" w:color="auto"/>
                    <w:left w:val="none" w:sz="0" w:space="0" w:color="auto"/>
                    <w:bottom w:val="none" w:sz="0" w:space="0" w:color="auto"/>
                    <w:right w:val="none" w:sz="0" w:space="0" w:color="auto"/>
                  </w:divBdr>
                </w:div>
                <w:div w:id="1214922444">
                  <w:marLeft w:val="0"/>
                  <w:marRight w:val="0"/>
                  <w:marTop w:val="0"/>
                  <w:marBottom w:val="0"/>
                  <w:divBdr>
                    <w:top w:val="none" w:sz="0" w:space="0" w:color="auto"/>
                    <w:left w:val="none" w:sz="0" w:space="0" w:color="auto"/>
                    <w:bottom w:val="none" w:sz="0" w:space="0" w:color="auto"/>
                    <w:right w:val="none" w:sz="0" w:space="0" w:color="auto"/>
                  </w:divBdr>
                </w:div>
                <w:div w:id="1215851909">
                  <w:marLeft w:val="0"/>
                  <w:marRight w:val="0"/>
                  <w:marTop w:val="0"/>
                  <w:marBottom w:val="0"/>
                  <w:divBdr>
                    <w:top w:val="none" w:sz="0" w:space="0" w:color="auto"/>
                    <w:left w:val="none" w:sz="0" w:space="0" w:color="auto"/>
                    <w:bottom w:val="none" w:sz="0" w:space="0" w:color="auto"/>
                    <w:right w:val="none" w:sz="0" w:space="0" w:color="auto"/>
                  </w:divBdr>
                </w:div>
                <w:div w:id="1215971972">
                  <w:marLeft w:val="0"/>
                  <w:marRight w:val="0"/>
                  <w:marTop w:val="0"/>
                  <w:marBottom w:val="0"/>
                  <w:divBdr>
                    <w:top w:val="none" w:sz="0" w:space="0" w:color="auto"/>
                    <w:left w:val="none" w:sz="0" w:space="0" w:color="auto"/>
                    <w:bottom w:val="none" w:sz="0" w:space="0" w:color="auto"/>
                    <w:right w:val="none" w:sz="0" w:space="0" w:color="auto"/>
                  </w:divBdr>
                </w:div>
                <w:div w:id="1218667058">
                  <w:marLeft w:val="0"/>
                  <w:marRight w:val="0"/>
                  <w:marTop w:val="0"/>
                  <w:marBottom w:val="0"/>
                  <w:divBdr>
                    <w:top w:val="none" w:sz="0" w:space="0" w:color="auto"/>
                    <w:left w:val="none" w:sz="0" w:space="0" w:color="auto"/>
                    <w:bottom w:val="none" w:sz="0" w:space="0" w:color="auto"/>
                    <w:right w:val="none" w:sz="0" w:space="0" w:color="auto"/>
                  </w:divBdr>
                </w:div>
                <w:div w:id="1220553260">
                  <w:marLeft w:val="0"/>
                  <w:marRight w:val="0"/>
                  <w:marTop w:val="0"/>
                  <w:marBottom w:val="0"/>
                  <w:divBdr>
                    <w:top w:val="none" w:sz="0" w:space="0" w:color="auto"/>
                    <w:left w:val="none" w:sz="0" w:space="0" w:color="auto"/>
                    <w:bottom w:val="none" w:sz="0" w:space="0" w:color="auto"/>
                    <w:right w:val="none" w:sz="0" w:space="0" w:color="auto"/>
                  </w:divBdr>
                </w:div>
                <w:div w:id="1220555123">
                  <w:marLeft w:val="0"/>
                  <w:marRight w:val="0"/>
                  <w:marTop w:val="0"/>
                  <w:marBottom w:val="0"/>
                  <w:divBdr>
                    <w:top w:val="none" w:sz="0" w:space="0" w:color="auto"/>
                    <w:left w:val="none" w:sz="0" w:space="0" w:color="auto"/>
                    <w:bottom w:val="none" w:sz="0" w:space="0" w:color="auto"/>
                    <w:right w:val="none" w:sz="0" w:space="0" w:color="auto"/>
                  </w:divBdr>
                </w:div>
                <w:div w:id="1221092353">
                  <w:marLeft w:val="0"/>
                  <w:marRight w:val="0"/>
                  <w:marTop w:val="0"/>
                  <w:marBottom w:val="0"/>
                  <w:divBdr>
                    <w:top w:val="none" w:sz="0" w:space="0" w:color="auto"/>
                    <w:left w:val="none" w:sz="0" w:space="0" w:color="auto"/>
                    <w:bottom w:val="none" w:sz="0" w:space="0" w:color="auto"/>
                    <w:right w:val="none" w:sz="0" w:space="0" w:color="auto"/>
                  </w:divBdr>
                </w:div>
                <w:div w:id="1221985837">
                  <w:marLeft w:val="0"/>
                  <w:marRight w:val="0"/>
                  <w:marTop w:val="0"/>
                  <w:marBottom w:val="0"/>
                  <w:divBdr>
                    <w:top w:val="none" w:sz="0" w:space="0" w:color="auto"/>
                    <w:left w:val="none" w:sz="0" w:space="0" w:color="auto"/>
                    <w:bottom w:val="none" w:sz="0" w:space="0" w:color="auto"/>
                    <w:right w:val="none" w:sz="0" w:space="0" w:color="auto"/>
                  </w:divBdr>
                </w:div>
                <w:div w:id="1222011935">
                  <w:marLeft w:val="0"/>
                  <w:marRight w:val="0"/>
                  <w:marTop w:val="0"/>
                  <w:marBottom w:val="0"/>
                  <w:divBdr>
                    <w:top w:val="none" w:sz="0" w:space="0" w:color="auto"/>
                    <w:left w:val="none" w:sz="0" w:space="0" w:color="auto"/>
                    <w:bottom w:val="none" w:sz="0" w:space="0" w:color="auto"/>
                    <w:right w:val="none" w:sz="0" w:space="0" w:color="auto"/>
                  </w:divBdr>
                </w:div>
                <w:div w:id="1222405059">
                  <w:marLeft w:val="0"/>
                  <w:marRight w:val="0"/>
                  <w:marTop w:val="0"/>
                  <w:marBottom w:val="0"/>
                  <w:divBdr>
                    <w:top w:val="none" w:sz="0" w:space="0" w:color="auto"/>
                    <w:left w:val="none" w:sz="0" w:space="0" w:color="auto"/>
                    <w:bottom w:val="none" w:sz="0" w:space="0" w:color="auto"/>
                    <w:right w:val="none" w:sz="0" w:space="0" w:color="auto"/>
                  </w:divBdr>
                </w:div>
                <w:div w:id="1223522331">
                  <w:marLeft w:val="0"/>
                  <w:marRight w:val="0"/>
                  <w:marTop w:val="0"/>
                  <w:marBottom w:val="0"/>
                  <w:divBdr>
                    <w:top w:val="none" w:sz="0" w:space="0" w:color="auto"/>
                    <w:left w:val="none" w:sz="0" w:space="0" w:color="auto"/>
                    <w:bottom w:val="none" w:sz="0" w:space="0" w:color="auto"/>
                    <w:right w:val="none" w:sz="0" w:space="0" w:color="auto"/>
                  </w:divBdr>
                </w:div>
                <w:div w:id="1224677802">
                  <w:marLeft w:val="0"/>
                  <w:marRight w:val="0"/>
                  <w:marTop w:val="0"/>
                  <w:marBottom w:val="0"/>
                  <w:divBdr>
                    <w:top w:val="none" w:sz="0" w:space="0" w:color="auto"/>
                    <w:left w:val="none" w:sz="0" w:space="0" w:color="auto"/>
                    <w:bottom w:val="none" w:sz="0" w:space="0" w:color="auto"/>
                    <w:right w:val="none" w:sz="0" w:space="0" w:color="auto"/>
                  </w:divBdr>
                </w:div>
                <w:div w:id="1225599289">
                  <w:marLeft w:val="0"/>
                  <w:marRight w:val="0"/>
                  <w:marTop w:val="0"/>
                  <w:marBottom w:val="0"/>
                  <w:divBdr>
                    <w:top w:val="none" w:sz="0" w:space="0" w:color="auto"/>
                    <w:left w:val="none" w:sz="0" w:space="0" w:color="auto"/>
                    <w:bottom w:val="none" w:sz="0" w:space="0" w:color="auto"/>
                    <w:right w:val="none" w:sz="0" w:space="0" w:color="auto"/>
                  </w:divBdr>
                </w:div>
                <w:div w:id="1226909920">
                  <w:marLeft w:val="0"/>
                  <w:marRight w:val="0"/>
                  <w:marTop w:val="0"/>
                  <w:marBottom w:val="0"/>
                  <w:divBdr>
                    <w:top w:val="none" w:sz="0" w:space="0" w:color="auto"/>
                    <w:left w:val="none" w:sz="0" w:space="0" w:color="auto"/>
                    <w:bottom w:val="none" w:sz="0" w:space="0" w:color="auto"/>
                    <w:right w:val="none" w:sz="0" w:space="0" w:color="auto"/>
                  </w:divBdr>
                </w:div>
                <w:div w:id="1229806268">
                  <w:marLeft w:val="0"/>
                  <w:marRight w:val="0"/>
                  <w:marTop w:val="0"/>
                  <w:marBottom w:val="0"/>
                  <w:divBdr>
                    <w:top w:val="none" w:sz="0" w:space="0" w:color="auto"/>
                    <w:left w:val="none" w:sz="0" w:space="0" w:color="auto"/>
                    <w:bottom w:val="none" w:sz="0" w:space="0" w:color="auto"/>
                    <w:right w:val="none" w:sz="0" w:space="0" w:color="auto"/>
                  </w:divBdr>
                </w:div>
                <w:div w:id="1230068527">
                  <w:marLeft w:val="0"/>
                  <w:marRight w:val="0"/>
                  <w:marTop w:val="0"/>
                  <w:marBottom w:val="0"/>
                  <w:divBdr>
                    <w:top w:val="none" w:sz="0" w:space="0" w:color="auto"/>
                    <w:left w:val="none" w:sz="0" w:space="0" w:color="auto"/>
                    <w:bottom w:val="none" w:sz="0" w:space="0" w:color="auto"/>
                    <w:right w:val="none" w:sz="0" w:space="0" w:color="auto"/>
                  </w:divBdr>
                </w:div>
                <w:div w:id="1230189203">
                  <w:marLeft w:val="0"/>
                  <w:marRight w:val="0"/>
                  <w:marTop w:val="0"/>
                  <w:marBottom w:val="0"/>
                  <w:divBdr>
                    <w:top w:val="none" w:sz="0" w:space="0" w:color="auto"/>
                    <w:left w:val="none" w:sz="0" w:space="0" w:color="auto"/>
                    <w:bottom w:val="none" w:sz="0" w:space="0" w:color="auto"/>
                    <w:right w:val="none" w:sz="0" w:space="0" w:color="auto"/>
                  </w:divBdr>
                </w:div>
                <w:div w:id="1232497286">
                  <w:marLeft w:val="0"/>
                  <w:marRight w:val="0"/>
                  <w:marTop w:val="0"/>
                  <w:marBottom w:val="0"/>
                  <w:divBdr>
                    <w:top w:val="none" w:sz="0" w:space="0" w:color="auto"/>
                    <w:left w:val="none" w:sz="0" w:space="0" w:color="auto"/>
                    <w:bottom w:val="none" w:sz="0" w:space="0" w:color="auto"/>
                    <w:right w:val="none" w:sz="0" w:space="0" w:color="auto"/>
                  </w:divBdr>
                </w:div>
                <w:div w:id="1232692433">
                  <w:marLeft w:val="0"/>
                  <w:marRight w:val="0"/>
                  <w:marTop w:val="0"/>
                  <w:marBottom w:val="0"/>
                  <w:divBdr>
                    <w:top w:val="none" w:sz="0" w:space="0" w:color="auto"/>
                    <w:left w:val="none" w:sz="0" w:space="0" w:color="auto"/>
                    <w:bottom w:val="none" w:sz="0" w:space="0" w:color="auto"/>
                    <w:right w:val="none" w:sz="0" w:space="0" w:color="auto"/>
                  </w:divBdr>
                </w:div>
                <w:div w:id="1232815613">
                  <w:marLeft w:val="0"/>
                  <w:marRight w:val="0"/>
                  <w:marTop w:val="0"/>
                  <w:marBottom w:val="0"/>
                  <w:divBdr>
                    <w:top w:val="none" w:sz="0" w:space="0" w:color="auto"/>
                    <w:left w:val="none" w:sz="0" w:space="0" w:color="auto"/>
                    <w:bottom w:val="none" w:sz="0" w:space="0" w:color="auto"/>
                    <w:right w:val="none" w:sz="0" w:space="0" w:color="auto"/>
                  </w:divBdr>
                </w:div>
                <w:div w:id="1234657075">
                  <w:marLeft w:val="0"/>
                  <w:marRight w:val="0"/>
                  <w:marTop w:val="0"/>
                  <w:marBottom w:val="0"/>
                  <w:divBdr>
                    <w:top w:val="none" w:sz="0" w:space="0" w:color="auto"/>
                    <w:left w:val="none" w:sz="0" w:space="0" w:color="auto"/>
                    <w:bottom w:val="none" w:sz="0" w:space="0" w:color="auto"/>
                    <w:right w:val="none" w:sz="0" w:space="0" w:color="auto"/>
                  </w:divBdr>
                </w:div>
                <w:div w:id="1234778509">
                  <w:marLeft w:val="0"/>
                  <w:marRight w:val="0"/>
                  <w:marTop w:val="0"/>
                  <w:marBottom w:val="0"/>
                  <w:divBdr>
                    <w:top w:val="none" w:sz="0" w:space="0" w:color="auto"/>
                    <w:left w:val="none" w:sz="0" w:space="0" w:color="auto"/>
                    <w:bottom w:val="none" w:sz="0" w:space="0" w:color="auto"/>
                    <w:right w:val="none" w:sz="0" w:space="0" w:color="auto"/>
                  </w:divBdr>
                </w:div>
                <w:div w:id="1235579670">
                  <w:marLeft w:val="0"/>
                  <w:marRight w:val="0"/>
                  <w:marTop w:val="0"/>
                  <w:marBottom w:val="0"/>
                  <w:divBdr>
                    <w:top w:val="none" w:sz="0" w:space="0" w:color="auto"/>
                    <w:left w:val="none" w:sz="0" w:space="0" w:color="auto"/>
                    <w:bottom w:val="none" w:sz="0" w:space="0" w:color="auto"/>
                    <w:right w:val="none" w:sz="0" w:space="0" w:color="auto"/>
                  </w:divBdr>
                </w:div>
                <w:div w:id="1237976672">
                  <w:marLeft w:val="0"/>
                  <w:marRight w:val="0"/>
                  <w:marTop w:val="0"/>
                  <w:marBottom w:val="0"/>
                  <w:divBdr>
                    <w:top w:val="none" w:sz="0" w:space="0" w:color="auto"/>
                    <w:left w:val="none" w:sz="0" w:space="0" w:color="auto"/>
                    <w:bottom w:val="none" w:sz="0" w:space="0" w:color="auto"/>
                    <w:right w:val="none" w:sz="0" w:space="0" w:color="auto"/>
                  </w:divBdr>
                </w:div>
                <w:div w:id="1238203838">
                  <w:marLeft w:val="0"/>
                  <w:marRight w:val="0"/>
                  <w:marTop w:val="0"/>
                  <w:marBottom w:val="0"/>
                  <w:divBdr>
                    <w:top w:val="none" w:sz="0" w:space="0" w:color="auto"/>
                    <w:left w:val="none" w:sz="0" w:space="0" w:color="auto"/>
                    <w:bottom w:val="none" w:sz="0" w:space="0" w:color="auto"/>
                    <w:right w:val="none" w:sz="0" w:space="0" w:color="auto"/>
                  </w:divBdr>
                </w:div>
                <w:div w:id="1238976414">
                  <w:marLeft w:val="0"/>
                  <w:marRight w:val="0"/>
                  <w:marTop w:val="0"/>
                  <w:marBottom w:val="0"/>
                  <w:divBdr>
                    <w:top w:val="none" w:sz="0" w:space="0" w:color="auto"/>
                    <w:left w:val="none" w:sz="0" w:space="0" w:color="auto"/>
                    <w:bottom w:val="none" w:sz="0" w:space="0" w:color="auto"/>
                    <w:right w:val="none" w:sz="0" w:space="0" w:color="auto"/>
                  </w:divBdr>
                </w:div>
                <w:div w:id="1238977257">
                  <w:marLeft w:val="0"/>
                  <w:marRight w:val="0"/>
                  <w:marTop w:val="0"/>
                  <w:marBottom w:val="0"/>
                  <w:divBdr>
                    <w:top w:val="none" w:sz="0" w:space="0" w:color="auto"/>
                    <w:left w:val="none" w:sz="0" w:space="0" w:color="auto"/>
                    <w:bottom w:val="none" w:sz="0" w:space="0" w:color="auto"/>
                    <w:right w:val="none" w:sz="0" w:space="0" w:color="auto"/>
                  </w:divBdr>
                </w:div>
                <w:div w:id="1239444350">
                  <w:marLeft w:val="0"/>
                  <w:marRight w:val="0"/>
                  <w:marTop w:val="0"/>
                  <w:marBottom w:val="0"/>
                  <w:divBdr>
                    <w:top w:val="none" w:sz="0" w:space="0" w:color="auto"/>
                    <w:left w:val="none" w:sz="0" w:space="0" w:color="auto"/>
                    <w:bottom w:val="none" w:sz="0" w:space="0" w:color="auto"/>
                    <w:right w:val="none" w:sz="0" w:space="0" w:color="auto"/>
                  </w:divBdr>
                </w:div>
                <w:div w:id="1239561630">
                  <w:marLeft w:val="0"/>
                  <w:marRight w:val="0"/>
                  <w:marTop w:val="0"/>
                  <w:marBottom w:val="0"/>
                  <w:divBdr>
                    <w:top w:val="none" w:sz="0" w:space="0" w:color="auto"/>
                    <w:left w:val="none" w:sz="0" w:space="0" w:color="auto"/>
                    <w:bottom w:val="none" w:sz="0" w:space="0" w:color="auto"/>
                    <w:right w:val="none" w:sz="0" w:space="0" w:color="auto"/>
                  </w:divBdr>
                </w:div>
                <w:div w:id="1239754882">
                  <w:marLeft w:val="0"/>
                  <w:marRight w:val="0"/>
                  <w:marTop w:val="0"/>
                  <w:marBottom w:val="0"/>
                  <w:divBdr>
                    <w:top w:val="none" w:sz="0" w:space="0" w:color="auto"/>
                    <w:left w:val="none" w:sz="0" w:space="0" w:color="auto"/>
                    <w:bottom w:val="none" w:sz="0" w:space="0" w:color="auto"/>
                    <w:right w:val="none" w:sz="0" w:space="0" w:color="auto"/>
                  </w:divBdr>
                </w:div>
                <w:div w:id="1240017389">
                  <w:marLeft w:val="0"/>
                  <w:marRight w:val="0"/>
                  <w:marTop w:val="0"/>
                  <w:marBottom w:val="0"/>
                  <w:divBdr>
                    <w:top w:val="none" w:sz="0" w:space="0" w:color="auto"/>
                    <w:left w:val="none" w:sz="0" w:space="0" w:color="auto"/>
                    <w:bottom w:val="none" w:sz="0" w:space="0" w:color="auto"/>
                    <w:right w:val="none" w:sz="0" w:space="0" w:color="auto"/>
                  </w:divBdr>
                </w:div>
                <w:div w:id="1240747505">
                  <w:marLeft w:val="0"/>
                  <w:marRight w:val="0"/>
                  <w:marTop w:val="0"/>
                  <w:marBottom w:val="0"/>
                  <w:divBdr>
                    <w:top w:val="none" w:sz="0" w:space="0" w:color="auto"/>
                    <w:left w:val="none" w:sz="0" w:space="0" w:color="auto"/>
                    <w:bottom w:val="none" w:sz="0" w:space="0" w:color="auto"/>
                    <w:right w:val="none" w:sz="0" w:space="0" w:color="auto"/>
                  </w:divBdr>
                </w:div>
                <w:div w:id="1240797293">
                  <w:marLeft w:val="0"/>
                  <w:marRight w:val="0"/>
                  <w:marTop w:val="0"/>
                  <w:marBottom w:val="0"/>
                  <w:divBdr>
                    <w:top w:val="none" w:sz="0" w:space="0" w:color="auto"/>
                    <w:left w:val="none" w:sz="0" w:space="0" w:color="auto"/>
                    <w:bottom w:val="none" w:sz="0" w:space="0" w:color="auto"/>
                    <w:right w:val="none" w:sz="0" w:space="0" w:color="auto"/>
                  </w:divBdr>
                </w:div>
                <w:div w:id="1241674669">
                  <w:marLeft w:val="0"/>
                  <w:marRight w:val="0"/>
                  <w:marTop w:val="0"/>
                  <w:marBottom w:val="0"/>
                  <w:divBdr>
                    <w:top w:val="none" w:sz="0" w:space="0" w:color="auto"/>
                    <w:left w:val="none" w:sz="0" w:space="0" w:color="auto"/>
                    <w:bottom w:val="none" w:sz="0" w:space="0" w:color="auto"/>
                    <w:right w:val="none" w:sz="0" w:space="0" w:color="auto"/>
                  </w:divBdr>
                </w:div>
                <w:div w:id="1243099933">
                  <w:marLeft w:val="0"/>
                  <w:marRight w:val="0"/>
                  <w:marTop w:val="0"/>
                  <w:marBottom w:val="0"/>
                  <w:divBdr>
                    <w:top w:val="none" w:sz="0" w:space="0" w:color="auto"/>
                    <w:left w:val="none" w:sz="0" w:space="0" w:color="auto"/>
                    <w:bottom w:val="none" w:sz="0" w:space="0" w:color="auto"/>
                    <w:right w:val="none" w:sz="0" w:space="0" w:color="auto"/>
                  </w:divBdr>
                </w:div>
                <w:div w:id="1243446392">
                  <w:marLeft w:val="0"/>
                  <w:marRight w:val="0"/>
                  <w:marTop w:val="0"/>
                  <w:marBottom w:val="0"/>
                  <w:divBdr>
                    <w:top w:val="none" w:sz="0" w:space="0" w:color="auto"/>
                    <w:left w:val="none" w:sz="0" w:space="0" w:color="auto"/>
                    <w:bottom w:val="none" w:sz="0" w:space="0" w:color="auto"/>
                    <w:right w:val="none" w:sz="0" w:space="0" w:color="auto"/>
                  </w:divBdr>
                </w:div>
                <w:div w:id="1244297978">
                  <w:marLeft w:val="0"/>
                  <w:marRight w:val="0"/>
                  <w:marTop w:val="0"/>
                  <w:marBottom w:val="0"/>
                  <w:divBdr>
                    <w:top w:val="none" w:sz="0" w:space="0" w:color="auto"/>
                    <w:left w:val="none" w:sz="0" w:space="0" w:color="auto"/>
                    <w:bottom w:val="none" w:sz="0" w:space="0" w:color="auto"/>
                    <w:right w:val="none" w:sz="0" w:space="0" w:color="auto"/>
                  </w:divBdr>
                </w:div>
                <w:div w:id="1247307663">
                  <w:marLeft w:val="0"/>
                  <w:marRight w:val="0"/>
                  <w:marTop w:val="0"/>
                  <w:marBottom w:val="0"/>
                  <w:divBdr>
                    <w:top w:val="none" w:sz="0" w:space="0" w:color="auto"/>
                    <w:left w:val="none" w:sz="0" w:space="0" w:color="auto"/>
                    <w:bottom w:val="none" w:sz="0" w:space="0" w:color="auto"/>
                    <w:right w:val="none" w:sz="0" w:space="0" w:color="auto"/>
                  </w:divBdr>
                </w:div>
                <w:div w:id="1247836895">
                  <w:marLeft w:val="0"/>
                  <w:marRight w:val="0"/>
                  <w:marTop w:val="0"/>
                  <w:marBottom w:val="0"/>
                  <w:divBdr>
                    <w:top w:val="none" w:sz="0" w:space="0" w:color="auto"/>
                    <w:left w:val="none" w:sz="0" w:space="0" w:color="auto"/>
                    <w:bottom w:val="none" w:sz="0" w:space="0" w:color="auto"/>
                    <w:right w:val="none" w:sz="0" w:space="0" w:color="auto"/>
                  </w:divBdr>
                </w:div>
                <w:div w:id="1248147697">
                  <w:marLeft w:val="0"/>
                  <w:marRight w:val="0"/>
                  <w:marTop w:val="0"/>
                  <w:marBottom w:val="0"/>
                  <w:divBdr>
                    <w:top w:val="none" w:sz="0" w:space="0" w:color="auto"/>
                    <w:left w:val="none" w:sz="0" w:space="0" w:color="auto"/>
                    <w:bottom w:val="none" w:sz="0" w:space="0" w:color="auto"/>
                    <w:right w:val="none" w:sz="0" w:space="0" w:color="auto"/>
                  </w:divBdr>
                </w:div>
                <w:div w:id="1249533268">
                  <w:marLeft w:val="0"/>
                  <w:marRight w:val="0"/>
                  <w:marTop w:val="0"/>
                  <w:marBottom w:val="0"/>
                  <w:divBdr>
                    <w:top w:val="none" w:sz="0" w:space="0" w:color="auto"/>
                    <w:left w:val="none" w:sz="0" w:space="0" w:color="auto"/>
                    <w:bottom w:val="none" w:sz="0" w:space="0" w:color="auto"/>
                    <w:right w:val="none" w:sz="0" w:space="0" w:color="auto"/>
                  </w:divBdr>
                </w:div>
                <w:div w:id="1249801549">
                  <w:marLeft w:val="0"/>
                  <w:marRight w:val="0"/>
                  <w:marTop w:val="0"/>
                  <w:marBottom w:val="0"/>
                  <w:divBdr>
                    <w:top w:val="none" w:sz="0" w:space="0" w:color="auto"/>
                    <w:left w:val="none" w:sz="0" w:space="0" w:color="auto"/>
                    <w:bottom w:val="none" w:sz="0" w:space="0" w:color="auto"/>
                    <w:right w:val="none" w:sz="0" w:space="0" w:color="auto"/>
                  </w:divBdr>
                </w:div>
                <w:div w:id="1249995337">
                  <w:marLeft w:val="0"/>
                  <w:marRight w:val="0"/>
                  <w:marTop w:val="0"/>
                  <w:marBottom w:val="0"/>
                  <w:divBdr>
                    <w:top w:val="none" w:sz="0" w:space="0" w:color="auto"/>
                    <w:left w:val="none" w:sz="0" w:space="0" w:color="auto"/>
                    <w:bottom w:val="none" w:sz="0" w:space="0" w:color="auto"/>
                    <w:right w:val="none" w:sz="0" w:space="0" w:color="auto"/>
                  </w:divBdr>
                </w:div>
                <w:div w:id="1250432938">
                  <w:marLeft w:val="0"/>
                  <w:marRight w:val="0"/>
                  <w:marTop w:val="0"/>
                  <w:marBottom w:val="0"/>
                  <w:divBdr>
                    <w:top w:val="none" w:sz="0" w:space="0" w:color="auto"/>
                    <w:left w:val="none" w:sz="0" w:space="0" w:color="auto"/>
                    <w:bottom w:val="none" w:sz="0" w:space="0" w:color="auto"/>
                    <w:right w:val="none" w:sz="0" w:space="0" w:color="auto"/>
                  </w:divBdr>
                </w:div>
                <w:div w:id="1251112613">
                  <w:marLeft w:val="0"/>
                  <w:marRight w:val="0"/>
                  <w:marTop w:val="0"/>
                  <w:marBottom w:val="0"/>
                  <w:divBdr>
                    <w:top w:val="none" w:sz="0" w:space="0" w:color="auto"/>
                    <w:left w:val="none" w:sz="0" w:space="0" w:color="auto"/>
                    <w:bottom w:val="none" w:sz="0" w:space="0" w:color="auto"/>
                    <w:right w:val="none" w:sz="0" w:space="0" w:color="auto"/>
                  </w:divBdr>
                </w:div>
                <w:div w:id="1252935065">
                  <w:marLeft w:val="0"/>
                  <w:marRight w:val="0"/>
                  <w:marTop w:val="0"/>
                  <w:marBottom w:val="0"/>
                  <w:divBdr>
                    <w:top w:val="none" w:sz="0" w:space="0" w:color="auto"/>
                    <w:left w:val="none" w:sz="0" w:space="0" w:color="auto"/>
                    <w:bottom w:val="none" w:sz="0" w:space="0" w:color="auto"/>
                    <w:right w:val="none" w:sz="0" w:space="0" w:color="auto"/>
                  </w:divBdr>
                </w:div>
                <w:div w:id="1253008657">
                  <w:marLeft w:val="0"/>
                  <w:marRight w:val="0"/>
                  <w:marTop w:val="0"/>
                  <w:marBottom w:val="0"/>
                  <w:divBdr>
                    <w:top w:val="none" w:sz="0" w:space="0" w:color="auto"/>
                    <w:left w:val="none" w:sz="0" w:space="0" w:color="auto"/>
                    <w:bottom w:val="none" w:sz="0" w:space="0" w:color="auto"/>
                    <w:right w:val="none" w:sz="0" w:space="0" w:color="auto"/>
                  </w:divBdr>
                </w:div>
                <w:div w:id="1253469418">
                  <w:marLeft w:val="0"/>
                  <w:marRight w:val="0"/>
                  <w:marTop w:val="0"/>
                  <w:marBottom w:val="0"/>
                  <w:divBdr>
                    <w:top w:val="none" w:sz="0" w:space="0" w:color="auto"/>
                    <w:left w:val="none" w:sz="0" w:space="0" w:color="auto"/>
                    <w:bottom w:val="none" w:sz="0" w:space="0" w:color="auto"/>
                    <w:right w:val="none" w:sz="0" w:space="0" w:color="auto"/>
                  </w:divBdr>
                </w:div>
                <w:div w:id="1253855759">
                  <w:marLeft w:val="0"/>
                  <w:marRight w:val="0"/>
                  <w:marTop w:val="0"/>
                  <w:marBottom w:val="0"/>
                  <w:divBdr>
                    <w:top w:val="none" w:sz="0" w:space="0" w:color="auto"/>
                    <w:left w:val="none" w:sz="0" w:space="0" w:color="auto"/>
                    <w:bottom w:val="none" w:sz="0" w:space="0" w:color="auto"/>
                    <w:right w:val="none" w:sz="0" w:space="0" w:color="auto"/>
                  </w:divBdr>
                </w:div>
                <w:div w:id="1256868557">
                  <w:marLeft w:val="0"/>
                  <w:marRight w:val="0"/>
                  <w:marTop w:val="0"/>
                  <w:marBottom w:val="0"/>
                  <w:divBdr>
                    <w:top w:val="none" w:sz="0" w:space="0" w:color="auto"/>
                    <w:left w:val="none" w:sz="0" w:space="0" w:color="auto"/>
                    <w:bottom w:val="none" w:sz="0" w:space="0" w:color="auto"/>
                    <w:right w:val="none" w:sz="0" w:space="0" w:color="auto"/>
                  </w:divBdr>
                </w:div>
                <w:div w:id="1257329032">
                  <w:marLeft w:val="0"/>
                  <w:marRight w:val="0"/>
                  <w:marTop w:val="0"/>
                  <w:marBottom w:val="0"/>
                  <w:divBdr>
                    <w:top w:val="none" w:sz="0" w:space="0" w:color="auto"/>
                    <w:left w:val="none" w:sz="0" w:space="0" w:color="auto"/>
                    <w:bottom w:val="none" w:sz="0" w:space="0" w:color="auto"/>
                    <w:right w:val="none" w:sz="0" w:space="0" w:color="auto"/>
                  </w:divBdr>
                </w:div>
                <w:div w:id="1258950215">
                  <w:marLeft w:val="0"/>
                  <w:marRight w:val="0"/>
                  <w:marTop w:val="0"/>
                  <w:marBottom w:val="0"/>
                  <w:divBdr>
                    <w:top w:val="none" w:sz="0" w:space="0" w:color="auto"/>
                    <w:left w:val="none" w:sz="0" w:space="0" w:color="auto"/>
                    <w:bottom w:val="none" w:sz="0" w:space="0" w:color="auto"/>
                    <w:right w:val="none" w:sz="0" w:space="0" w:color="auto"/>
                  </w:divBdr>
                </w:div>
                <w:div w:id="1259018013">
                  <w:marLeft w:val="0"/>
                  <w:marRight w:val="0"/>
                  <w:marTop w:val="0"/>
                  <w:marBottom w:val="0"/>
                  <w:divBdr>
                    <w:top w:val="none" w:sz="0" w:space="0" w:color="auto"/>
                    <w:left w:val="none" w:sz="0" w:space="0" w:color="auto"/>
                    <w:bottom w:val="none" w:sz="0" w:space="0" w:color="auto"/>
                    <w:right w:val="none" w:sz="0" w:space="0" w:color="auto"/>
                  </w:divBdr>
                </w:div>
                <w:div w:id="1259020084">
                  <w:marLeft w:val="0"/>
                  <w:marRight w:val="0"/>
                  <w:marTop w:val="0"/>
                  <w:marBottom w:val="0"/>
                  <w:divBdr>
                    <w:top w:val="none" w:sz="0" w:space="0" w:color="auto"/>
                    <w:left w:val="none" w:sz="0" w:space="0" w:color="auto"/>
                    <w:bottom w:val="none" w:sz="0" w:space="0" w:color="auto"/>
                    <w:right w:val="none" w:sz="0" w:space="0" w:color="auto"/>
                  </w:divBdr>
                </w:div>
                <w:div w:id="1259097186">
                  <w:marLeft w:val="0"/>
                  <w:marRight w:val="0"/>
                  <w:marTop w:val="0"/>
                  <w:marBottom w:val="0"/>
                  <w:divBdr>
                    <w:top w:val="none" w:sz="0" w:space="0" w:color="auto"/>
                    <w:left w:val="none" w:sz="0" w:space="0" w:color="auto"/>
                    <w:bottom w:val="none" w:sz="0" w:space="0" w:color="auto"/>
                    <w:right w:val="none" w:sz="0" w:space="0" w:color="auto"/>
                  </w:divBdr>
                </w:div>
                <w:div w:id="1262225535">
                  <w:marLeft w:val="0"/>
                  <w:marRight w:val="0"/>
                  <w:marTop w:val="0"/>
                  <w:marBottom w:val="0"/>
                  <w:divBdr>
                    <w:top w:val="none" w:sz="0" w:space="0" w:color="auto"/>
                    <w:left w:val="none" w:sz="0" w:space="0" w:color="auto"/>
                    <w:bottom w:val="none" w:sz="0" w:space="0" w:color="auto"/>
                    <w:right w:val="none" w:sz="0" w:space="0" w:color="auto"/>
                  </w:divBdr>
                </w:div>
                <w:div w:id="1264219768">
                  <w:marLeft w:val="0"/>
                  <w:marRight w:val="0"/>
                  <w:marTop w:val="0"/>
                  <w:marBottom w:val="0"/>
                  <w:divBdr>
                    <w:top w:val="none" w:sz="0" w:space="0" w:color="auto"/>
                    <w:left w:val="none" w:sz="0" w:space="0" w:color="auto"/>
                    <w:bottom w:val="none" w:sz="0" w:space="0" w:color="auto"/>
                    <w:right w:val="none" w:sz="0" w:space="0" w:color="auto"/>
                  </w:divBdr>
                </w:div>
                <w:div w:id="1264261283">
                  <w:marLeft w:val="0"/>
                  <w:marRight w:val="0"/>
                  <w:marTop w:val="0"/>
                  <w:marBottom w:val="0"/>
                  <w:divBdr>
                    <w:top w:val="none" w:sz="0" w:space="0" w:color="auto"/>
                    <w:left w:val="none" w:sz="0" w:space="0" w:color="auto"/>
                    <w:bottom w:val="none" w:sz="0" w:space="0" w:color="auto"/>
                    <w:right w:val="none" w:sz="0" w:space="0" w:color="auto"/>
                  </w:divBdr>
                </w:div>
                <w:div w:id="1264462697">
                  <w:marLeft w:val="0"/>
                  <w:marRight w:val="0"/>
                  <w:marTop w:val="0"/>
                  <w:marBottom w:val="0"/>
                  <w:divBdr>
                    <w:top w:val="none" w:sz="0" w:space="0" w:color="auto"/>
                    <w:left w:val="none" w:sz="0" w:space="0" w:color="auto"/>
                    <w:bottom w:val="none" w:sz="0" w:space="0" w:color="auto"/>
                    <w:right w:val="none" w:sz="0" w:space="0" w:color="auto"/>
                  </w:divBdr>
                </w:div>
                <w:div w:id="1264725896">
                  <w:marLeft w:val="0"/>
                  <w:marRight w:val="0"/>
                  <w:marTop w:val="0"/>
                  <w:marBottom w:val="0"/>
                  <w:divBdr>
                    <w:top w:val="none" w:sz="0" w:space="0" w:color="auto"/>
                    <w:left w:val="none" w:sz="0" w:space="0" w:color="auto"/>
                    <w:bottom w:val="none" w:sz="0" w:space="0" w:color="auto"/>
                    <w:right w:val="none" w:sz="0" w:space="0" w:color="auto"/>
                  </w:divBdr>
                </w:div>
                <w:div w:id="1265109928">
                  <w:marLeft w:val="0"/>
                  <w:marRight w:val="0"/>
                  <w:marTop w:val="0"/>
                  <w:marBottom w:val="0"/>
                  <w:divBdr>
                    <w:top w:val="none" w:sz="0" w:space="0" w:color="auto"/>
                    <w:left w:val="none" w:sz="0" w:space="0" w:color="auto"/>
                    <w:bottom w:val="none" w:sz="0" w:space="0" w:color="auto"/>
                    <w:right w:val="none" w:sz="0" w:space="0" w:color="auto"/>
                  </w:divBdr>
                </w:div>
                <w:div w:id="1265452659">
                  <w:marLeft w:val="0"/>
                  <w:marRight w:val="0"/>
                  <w:marTop w:val="0"/>
                  <w:marBottom w:val="0"/>
                  <w:divBdr>
                    <w:top w:val="none" w:sz="0" w:space="0" w:color="auto"/>
                    <w:left w:val="none" w:sz="0" w:space="0" w:color="auto"/>
                    <w:bottom w:val="none" w:sz="0" w:space="0" w:color="auto"/>
                    <w:right w:val="none" w:sz="0" w:space="0" w:color="auto"/>
                  </w:divBdr>
                </w:div>
                <w:div w:id="1265460726">
                  <w:marLeft w:val="0"/>
                  <w:marRight w:val="0"/>
                  <w:marTop w:val="0"/>
                  <w:marBottom w:val="0"/>
                  <w:divBdr>
                    <w:top w:val="none" w:sz="0" w:space="0" w:color="auto"/>
                    <w:left w:val="none" w:sz="0" w:space="0" w:color="auto"/>
                    <w:bottom w:val="none" w:sz="0" w:space="0" w:color="auto"/>
                    <w:right w:val="none" w:sz="0" w:space="0" w:color="auto"/>
                  </w:divBdr>
                </w:div>
                <w:div w:id="1266428265">
                  <w:marLeft w:val="0"/>
                  <w:marRight w:val="0"/>
                  <w:marTop w:val="0"/>
                  <w:marBottom w:val="0"/>
                  <w:divBdr>
                    <w:top w:val="none" w:sz="0" w:space="0" w:color="auto"/>
                    <w:left w:val="none" w:sz="0" w:space="0" w:color="auto"/>
                    <w:bottom w:val="none" w:sz="0" w:space="0" w:color="auto"/>
                    <w:right w:val="none" w:sz="0" w:space="0" w:color="auto"/>
                  </w:divBdr>
                </w:div>
                <w:div w:id="1266765174">
                  <w:marLeft w:val="0"/>
                  <w:marRight w:val="0"/>
                  <w:marTop w:val="0"/>
                  <w:marBottom w:val="0"/>
                  <w:divBdr>
                    <w:top w:val="none" w:sz="0" w:space="0" w:color="auto"/>
                    <w:left w:val="none" w:sz="0" w:space="0" w:color="auto"/>
                    <w:bottom w:val="none" w:sz="0" w:space="0" w:color="auto"/>
                    <w:right w:val="none" w:sz="0" w:space="0" w:color="auto"/>
                  </w:divBdr>
                </w:div>
                <w:div w:id="1266814588">
                  <w:marLeft w:val="0"/>
                  <w:marRight w:val="0"/>
                  <w:marTop w:val="0"/>
                  <w:marBottom w:val="0"/>
                  <w:divBdr>
                    <w:top w:val="none" w:sz="0" w:space="0" w:color="auto"/>
                    <w:left w:val="none" w:sz="0" w:space="0" w:color="auto"/>
                    <w:bottom w:val="none" w:sz="0" w:space="0" w:color="auto"/>
                    <w:right w:val="none" w:sz="0" w:space="0" w:color="auto"/>
                  </w:divBdr>
                </w:div>
                <w:div w:id="1266887177">
                  <w:marLeft w:val="0"/>
                  <w:marRight w:val="0"/>
                  <w:marTop w:val="0"/>
                  <w:marBottom w:val="0"/>
                  <w:divBdr>
                    <w:top w:val="none" w:sz="0" w:space="0" w:color="auto"/>
                    <w:left w:val="none" w:sz="0" w:space="0" w:color="auto"/>
                    <w:bottom w:val="none" w:sz="0" w:space="0" w:color="auto"/>
                    <w:right w:val="none" w:sz="0" w:space="0" w:color="auto"/>
                  </w:divBdr>
                </w:div>
                <w:div w:id="1268004889">
                  <w:marLeft w:val="0"/>
                  <w:marRight w:val="0"/>
                  <w:marTop w:val="0"/>
                  <w:marBottom w:val="0"/>
                  <w:divBdr>
                    <w:top w:val="none" w:sz="0" w:space="0" w:color="auto"/>
                    <w:left w:val="none" w:sz="0" w:space="0" w:color="auto"/>
                    <w:bottom w:val="none" w:sz="0" w:space="0" w:color="auto"/>
                    <w:right w:val="none" w:sz="0" w:space="0" w:color="auto"/>
                  </w:divBdr>
                </w:div>
                <w:div w:id="1268126041">
                  <w:marLeft w:val="0"/>
                  <w:marRight w:val="0"/>
                  <w:marTop w:val="0"/>
                  <w:marBottom w:val="0"/>
                  <w:divBdr>
                    <w:top w:val="none" w:sz="0" w:space="0" w:color="auto"/>
                    <w:left w:val="none" w:sz="0" w:space="0" w:color="auto"/>
                    <w:bottom w:val="none" w:sz="0" w:space="0" w:color="auto"/>
                    <w:right w:val="none" w:sz="0" w:space="0" w:color="auto"/>
                  </w:divBdr>
                </w:div>
                <w:div w:id="1268192294">
                  <w:marLeft w:val="0"/>
                  <w:marRight w:val="0"/>
                  <w:marTop w:val="0"/>
                  <w:marBottom w:val="0"/>
                  <w:divBdr>
                    <w:top w:val="none" w:sz="0" w:space="0" w:color="auto"/>
                    <w:left w:val="none" w:sz="0" w:space="0" w:color="auto"/>
                    <w:bottom w:val="none" w:sz="0" w:space="0" w:color="auto"/>
                    <w:right w:val="none" w:sz="0" w:space="0" w:color="auto"/>
                  </w:divBdr>
                </w:div>
                <w:div w:id="1269658766">
                  <w:marLeft w:val="0"/>
                  <w:marRight w:val="0"/>
                  <w:marTop w:val="0"/>
                  <w:marBottom w:val="0"/>
                  <w:divBdr>
                    <w:top w:val="none" w:sz="0" w:space="0" w:color="auto"/>
                    <w:left w:val="none" w:sz="0" w:space="0" w:color="auto"/>
                    <w:bottom w:val="none" w:sz="0" w:space="0" w:color="auto"/>
                    <w:right w:val="none" w:sz="0" w:space="0" w:color="auto"/>
                  </w:divBdr>
                </w:div>
                <w:div w:id="1270313304">
                  <w:marLeft w:val="0"/>
                  <w:marRight w:val="0"/>
                  <w:marTop w:val="0"/>
                  <w:marBottom w:val="0"/>
                  <w:divBdr>
                    <w:top w:val="none" w:sz="0" w:space="0" w:color="auto"/>
                    <w:left w:val="none" w:sz="0" w:space="0" w:color="auto"/>
                    <w:bottom w:val="none" w:sz="0" w:space="0" w:color="auto"/>
                    <w:right w:val="none" w:sz="0" w:space="0" w:color="auto"/>
                  </w:divBdr>
                </w:div>
                <w:div w:id="1270355917">
                  <w:marLeft w:val="0"/>
                  <w:marRight w:val="0"/>
                  <w:marTop w:val="0"/>
                  <w:marBottom w:val="0"/>
                  <w:divBdr>
                    <w:top w:val="none" w:sz="0" w:space="0" w:color="auto"/>
                    <w:left w:val="none" w:sz="0" w:space="0" w:color="auto"/>
                    <w:bottom w:val="none" w:sz="0" w:space="0" w:color="auto"/>
                    <w:right w:val="none" w:sz="0" w:space="0" w:color="auto"/>
                  </w:divBdr>
                </w:div>
                <w:div w:id="1271744426">
                  <w:marLeft w:val="0"/>
                  <w:marRight w:val="0"/>
                  <w:marTop w:val="0"/>
                  <w:marBottom w:val="0"/>
                  <w:divBdr>
                    <w:top w:val="none" w:sz="0" w:space="0" w:color="auto"/>
                    <w:left w:val="none" w:sz="0" w:space="0" w:color="auto"/>
                    <w:bottom w:val="none" w:sz="0" w:space="0" w:color="auto"/>
                    <w:right w:val="none" w:sz="0" w:space="0" w:color="auto"/>
                  </w:divBdr>
                </w:div>
                <w:div w:id="1272203666">
                  <w:marLeft w:val="0"/>
                  <w:marRight w:val="0"/>
                  <w:marTop w:val="0"/>
                  <w:marBottom w:val="0"/>
                  <w:divBdr>
                    <w:top w:val="none" w:sz="0" w:space="0" w:color="auto"/>
                    <w:left w:val="none" w:sz="0" w:space="0" w:color="auto"/>
                    <w:bottom w:val="none" w:sz="0" w:space="0" w:color="auto"/>
                    <w:right w:val="none" w:sz="0" w:space="0" w:color="auto"/>
                  </w:divBdr>
                </w:div>
                <w:div w:id="1273246417">
                  <w:marLeft w:val="0"/>
                  <w:marRight w:val="0"/>
                  <w:marTop w:val="0"/>
                  <w:marBottom w:val="0"/>
                  <w:divBdr>
                    <w:top w:val="none" w:sz="0" w:space="0" w:color="auto"/>
                    <w:left w:val="none" w:sz="0" w:space="0" w:color="auto"/>
                    <w:bottom w:val="none" w:sz="0" w:space="0" w:color="auto"/>
                    <w:right w:val="none" w:sz="0" w:space="0" w:color="auto"/>
                  </w:divBdr>
                </w:div>
                <w:div w:id="1273591732">
                  <w:marLeft w:val="0"/>
                  <w:marRight w:val="0"/>
                  <w:marTop w:val="0"/>
                  <w:marBottom w:val="0"/>
                  <w:divBdr>
                    <w:top w:val="none" w:sz="0" w:space="0" w:color="auto"/>
                    <w:left w:val="none" w:sz="0" w:space="0" w:color="auto"/>
                    <w:bottom w:val="none" w:sz="0" w:space="0" w:color="auto"/>
                    <w:right w:val="none" w:sz="0" w:space="0" w:color="auto"/>
                  </w:divBdr>
                </w:div>
                <w:div w:id="1273782376">
                  <w:marLeft w:val="0"/>
                  <w:marRight w:val="0"/>
                  <w:marTop w:val="0"/>
                  <w:marBottom w:val="0"/>
                  <w:divBdr>
                    <w:top w:val="none" w:sz="0" w:space="0" w:color="auto"/>
                    <w:left w:val="none" w:sz="0" w:space="0" w:color="auto"/>
                    <w:bottom w:val="none" w:sz="0" w:space="0" w:color="auto"/>
                    <w:right w:val="none" w:sz="0" w:space="0" w:color="auto"/>
                  </w:divBdr>
                </w:div>
                <w:div w:id="1274091436">
                  <w:marLeft w:val="0"/>
                  <w:marRight w:val="0"/>
                  <w:marTop w:val="0"/>
                  <w:marBottom w:val="0"/>
                  <w:divBdr>
                    <w:top w:val="none" w:sz="0" w:space="0" w:color="auto"/>
                    <w:left w:val="none" w:sz="0" w:space="0" w:color="auto"/>
                    <w:bottom w:val="none" w:sz="0" w:space="0" w:color="auto"/>
                    <w:right w:val="none" w:sz="0" w:space="0" w:color="auto"/>
                  </w:divBdr>
                </w:div>
                <w:div w:id="1274242075">
                  <w:marLeft w:val="0"/>
                  <w:marRight w:val="0"/>
                  <w:marTop w:val="0"/>
                  <w:marBottom w:val="0"/>
                  <w:divBdr>
                    <w:top w:val="none" w:sz="0" w:space="0" w:color="auto"/>
                    <w:left w:val="none" w:sz="0" w:space="0" w:color="auto"/>
                    <w:bottom w:val="none" w:sz="0" w:space="0" w:color="auto"/>
                    <w:right w:val="none" w:sz="0" w:space="0" w:color="auto"/>
                  </w:divBdr>
                </w:div>
                <w:div w:id="1274358747">
                  <w:marLeft w:val="0"/>
                  <w:marRight w:val="0"/>
                  <w:marTop w:val="0"/>
                  <w:marBottom w:val="0"/>
                  <w:divBdr>
                    <w:top w:val="none" w:sz="0" w:space="0" w:color="auto"/>
                    <w:left w:val="none" w:sz="0" w:space="0" w:color="auto"/>
                    <w:bottom w:val="none" w:sz="0" w:space="0" w:color="auto"/>
                    <w:right w:val="none" w:sz="0" w:space="0" w:color="auto"/>
                  </w:divBdr>
                </w:div>
                <w:div w:id="1275282780">
                  <w:marLeft w:val="0"/>
                  <w:marRight w:val="0"/>
                  <w:marTop w:val="0"/>
                  <w:marBottom w:val="0"/>
                  <w:divBdr>
                    <w:top w:val="none" w:sz="0" w:space="0" w:color="auto"/>
                    <w:left w:val="none" w:sz="0" w:space="0" w:color="auto"/>
                    <w:bottom w:val="none" w:sz="0" w:space="0" w:color="auto"/>
                    <w:right w:val="none" w:sz="0" w:space="0" w:color="auto"/>
                  </w:divBdr>
                </w:div>
                <w:div w:id="1276252314">
                  <w:marLeft w:val="0"/>
                  <w:marRight w:val="0"/>
                  <w:marTop w:val="0"/>
                  <w:marBottom w:val="0"/>
                  <w:divBdr>
                    <w:top w:val="none" w:sz="0" w:space="0" w:color="auto"/>
                    <w:left w:val="none" w:sz="0" w:space="0" w:color="auto"/>
                    <w:bottom w:val="none" w:sz="0" w:space="0" w:color="auto"/>
                    <w:right w:val="none" w:sz="0" w:space="0" w:color="auto"/>
                  </w:divBdr>
                </w:div>
                <w:div w:id="1276328677">
                  <w:marLeft w:val="0"/>
                  <w:marRight w:val="0"/>
                  <w:marTop w:val="0"/>
                  <w:marBottom w:val="0"/>
                  <w:divBdr>
                    <w:top w:val="none" w:sz="0" w:space="0" w:color="auto"/>
                    <w:left w:val="none" w:sz="0" w:space="0" w:color="auto"/>
                    <w:bottom w:val="none" w:sz="0" w:space="0" w:color="auto"/>
                    <w:right w:val="none" w:sz="0" w:space="0" w:color="auto"/>
                  </w:divBdr>
                </w:div>
                <w:div w:id="1277249180">
                  <w:marLeft w:val="0"/>
                  <w:marRight w:val="0"/>
                  <w:marTop w:val="0"/>
                  <w:marBottom w:val="0"/>
                  <w:divBdr>
                    <w:top w:val="none" w:sz="0" w:space="0" w:color="auto"/>
                    <w:left w:val="none" w:sz="0" w:space="0" w:color="auto"/>
                    <w:bottom w:val="none" w:sz="0" w:space="0" w:color="auto"/>
                    <w:right w:val="none" w:sz="0" w:space="0" w:color="auto"/>
                  </w:divBdr>
                </w:div>
                <w:div w:id="1279289718">
                  <w:marLeft w:val="0"/>
                  <w:marRight w:val="0"/>
                  <w:marTop w:val="0"/>
                  <w:marBottom w:val="0"/>
                  <w:divBdr>
                    <w:top w:val="none" w:sz="0" w:space="0" w:color="auto"/>
                    <w:left w:val="none" w:sz="0" w:space="0" w:color="auto"/>
                    <w:bottom w:val="none" w:sz="0" w:space="0" w:color="auto"/>
                    <w:right w:val="none" w:sz="0" w:space="0" w:color="auto"/>
                  </w:divBdr>
                </w:div>
                <w:div w:id="1279331217">
                  <w:marLeft w:val="0"/>
                  <w:marRight w:val="0"/>
                  <w:marTop w:val="0"/>
                  <w:marBottom w:val="0"/>
                  <w:divBdr>
                    <w:top w:val="none" w:sz="0" w:space="0" w:color="auto"/>
                    <w:left w:val="none" w:sz="0" w:space="0" w:color="auto"/>
                    <w:bottom w:val="none" w:sz="0" w:space="0" w:color="auto"/>
                    <w:right w:val="none" w:sz="0" w:space="0" w:color="auto"/>
                  </w:divBdr>
                </w:div>
                <w:div w:id="1280795510">
                  <w:marLeft w:val="0"/>
                  <w:marRight w:val="0"/>
                  <w:marTop w:val="0"/>
                  <w:marBottom w:val="0"/>
                  <w:divBdr>
                    <w:top w:val="none" w:sz="0" w:space="0" w:color="auto"/>
                    <w:left w:val="none" w:sz="0" w:space="0" w:color="auto"/>
                    <w:bottom w:val="none" w:sz="0" w:space="0" w:color="auto"/>
                    <w:right w:val="none" w:sz="0" w:space="0" w:color="auto"/>
                  </w:divBdr>
                </w:div>
                <w:div w:id="1281110947">
                  <w:marLeft w:val="0"/>
                  <w:marRight w:val="0"/>
                  <w:marTop w:val="0"/>
                  <w:marBottom w:val="0"/>
                  <w:divBdr>
                    <w:top w:val="none" w:sz="0" w:space="0" w:color="auto"/>
                    <w:left w:val="none" w:sz="0" w:space="0" w:color="auto"/>
                    <w:bottom w:val="none" w:sz="0" w:space="0" w:color="auto"/>
                    <w:right w:val="none" w:sz="0" w:space="0" w:color="auto"/>
                  </w:divBdr>
                </w:div>
                <w:div w:id="1281566916">
                  <w:marLeft w:val="0"/>
                  <w:marRight w:val="0"/>
                  <w:marTop w:val="0"/>
                  <w:marBottom w:val="0"/>
                  <w:divBdr>
                    <w:top w:val="none" w:sz="0" w:space="0" w:color="auto"/>
                    <w:left w:val="none" w:sz="0" w:space="0" w:color="auto"/>
                    <w:bottom w:val="none" w:sz="0" w:space="0" w:color="auto"/>
                    <w:right w:val="none" w:sz="0" w:space="0" w:color="auto"/>
                  </w:divBdr>
                </w:div>
                <w:div w:id="1281649097">
                  <w:marLeft w:val="0"/>
                  <w:marRight w:val="0"/>
                  <w:marTop w:val="0"/>
                  <w:marBottom w:val="0"/>
                  <w:divBdr>
                    <w:top w:val="none" w:sz="0" w:space="0" w:color="auto"/>
                    <w:left w:val="none" w:sz="0" w:space="0" w:color="auto"/>
                    <w:bottom w:val="none" w:sz="0" w:space="0" w:color="auto"/>
                    <w:right w:val="none" w:sz="0" w:space="0" w:color="auto"/>
                  </w:divBdr>
                </w:div>
                <w:div w:id="1281914152">
                  <w:marLeft w:val="0"/>
                  <w:marRight w:val="0"/>
                  <w:marTop w:val="0"/>
                  <w:marBottom w:val="0"/>
                  <w:divBdr>
                    <w:top w:val="none" w:sz="0" w:space="0" w:color="auto"/>
                    <w:left w:val="none" w:sz="0" w:space="0" w:color="auto"/>
                    <w:bottom w:val="none" w:sz="0" w:space="0" w:color="auto"/>
                    <w:right w:val="none" w:sz="0" w:space="0" w:color="auto"/>
                  </w:divBdr>
                </w:div>
                <w:div w:id="1282178780">
                  <w:marLeft w:val="0"/>
                  <w:marRight w:val="0"/>
                  <w:marTop w:val="0"/>
                  <w:marBottom w:val="0"/>
                  <w:divBdr>
                    <w:top w:val="none" w:sz="0" w:space="0" w:color="auto"/>
                    <w:left w:val="none" w:sz="0" w:space="0" w:color="auto"/>
                    <w:bottom w:val="none" w:sz="0" w:space="0" w:color="auto"/>
                    <w:right w:val="none" w:sz="0" w:space="0" w:color="auto"/>
                  </w:divBdr>
                </w:div>
                <w:div w:id="1282297103">
                  <w:marLeft w:val="0"/>
                  <w:marRight w:val="0"/>
                  <w:marTop w:val="0"/>
                  <w:marBottom w:val="0"/>
                  <w:divBdr>
                    <w:top w:val="none" w:sz="0" w:space="0" w:color="auto"/>
                    <w:left w:val="none" w:sz="0" w:space="0" w:color="auto"/>
                    <w:bottom w:val="none" w:sz="0" w:space="0" w:color="auto"/>
                    <w:right w:val="none" w:sz="0" w:space="0" w:color="auto"/>
                  </w:divBdr>
                </w:div>
                <w:div w:id="1283993908">
                  <w:marLeft w:val="0"/>
                  <w:marRight w:val="0"/>
                  <w:marTop w:val="0"/>
                  <w:marBottom w:val="0"/>
                  <w:divBdr>
                    <w:top w:val="none" w:sz="0" w:space="0" w:color="auto"/>
                    <w:left w:val="none" w:sz="0" w:space="0" w:color="auto"/>
                    <w:bottom w:val="none" w:sz="0" w:space="0" w:color="auto"/>
                    <w:right w:val="none" w:sz="0" w:space="0" w:color="auto"/>
                  </w:divBdr>
                </w:div>
                <w:div w:id="1284969116">
                  <w:marLeft w:val="0"/>
                  <w:marRight w:val="0"/>
                  <w:marTop w:val="0"/>
                  <w:marBottom w:val="0"/>
                  <w:divBdr>
                    <w:top w:val="none" w:sz="0" w:space="0" w:color="auto"/>
                    <w:left w:val="none" w:sz="0" w:space="0" w:color="auto"/>
                    <w:bottom w:val="none" w:sz="0" w:space="0" w:color="auto"/>
                    <w:right w:val="none" w:sz="0" w:space="0" w:color="auto"/>
                  </w:divBdr>
                </w:div>
                <w:div w:id="1285036624">
                  <w:marLeft w:val="0"/>
                  <w:marRight w:val="0"/>
                  <w:marTop w:val="0"/>
                  <w:marBottom w:val="0"/>
                  <w:divBdr>
                    <w:top w:val="none" w:sz="0" w:space="0" w:color="auto"/>
                    <w:left w:val="none" w:sz="0" w:space="0" w:color="auto"/>
                    <w:bottom w:val="none" w:sz="0" w:space="0" w:color="auto"/>
                    <w:right w:val="none" w:sz="0" w:space="0" w:color="auto"/>
                  </w:divBdr>
                </w:div>
                <w:div w:id="1285237869">
                  <w:marLeft w:val="0"/>
                  <w:marRight w:val="0"/>
                  <w:marTop w:val="0"/>
                  <w:marBottom w:val="0"/>
                  <w:divBdr>
                    <w:top w:val="none" w:sz="0" w:space="0" w:color="auto"/>
                    <w:left w:val="none" w:sz="0" w:space="0" w:color="auto"/>
                    <w:bottom w:val="none" w:sz="0" w:space="0" w:color="auto"/>
                    <w:right w:val="none" w:sz="0" w:space="0" w:color="auto"/>
                  </w:divBdr>
                </w:div>
                <w:div w:id="1287350721">
                  <w:marLeft w:val="0"/>
                  <w:marRight w:val="0"/>
                  <w:marTop w:val="0"/>
                  <w:marBottom w:val="0"/>
                  <w:divBdr>
                    <w:top w:val="none" w:sz="0" w:space="0" w:color="auto"/>
                    <w:left w:val="none" w:sz="0" w:space="0" w:color="auto"/>
                    <w:bottom w:val="none" w:sz="0" w:space="0" w:color="auto"/>
                    <w:right w:val="none" w:sz="0" w:space="0" w:color="auto"/>
                  </w:divBdr>
                </w:div>
                <w:div w:id="1287469860">
                  <w:marLeft w:val="0"/>
                  <w:marRight w:val="0"/>
                  <w:marTop w:val="0"/>
                  <w:marBottom w:val="0"/>
                  <w:divBdr>
                    <w:top w:val="none" w:sz="0" w:space="0" w:color="auto"/>
                    <w:left w:val="none" w:sz="0" w:space="0" w:color="auto"/>
                    <w:bottom w:val="none" w:sz="0" w:space="0" w:color="auto"/>
                    <w:right w:val="none" w:sz="0" w:space="0" w:color="auto"/>
                  </w:divBdr>
                </w:div>
                <w:div w:id="1288707661">
                  <w:marLeft w:val="0"/>
                  <w:marRight w:val="0"/>
                  <w:marTop w:val="0"/>
                  <w:marBottom w:val="0"/>
                  <w:divBdr>
                    <w:top w:val="none" w:sz="0" w:space="0" w:color="auto"/>
                    <w:left w:val="none" w:sz="0" w:space="0" w:color="auto"/>
                    <w:bottom w:val="none" w:sz="0" w:space="0" w:color="auto"/>
                    <w:right w:val="none" w:sz="0" w:space="0" w:color="auto"/>
                  </w:divBdr>
                </w:div>
                <w:div w:id="1288854914">
                  <w:marLeft w:val="0"/>
                  <w:marRight w:val="0"/>
                  <w:marTop w:val="0"/>
                  <w:marBottom w:val="0"/>
                  <w:divBdr>
                    <w:top w:val="none" w:sz="0" w:space="0" w:color="auto"/>
                    <w:left w:val="none" w:sz="0" w:space="0" w:color="auto"/>
                    <w:bottom w:val="none" w:sz="0" w:space="0" w:color="auto"/>
                    <w:right w:val="none" w:sz="0" w:space="0" w:color="auto"/>
                  </w:divBdr>
                </w:div>
                <w:div w:id="1290237132">
                  <w:marLeft w:val="0"/>
                  <w:marRight w:val="0"/>
                  <w:marTop w:val="0"/>
                  <w:marBottom w:val="0"/>
                  <w:divBdr>
                    <w:top w:val="none" w:sz="0" w:space="0" w:color="auto"/>
                    <w:left w:val="none" w:sz="0" w:space="0" w:color="auto"/>
                    <w:bottom w:val="none" w:sz="0" w:space="0" w:color="auto"/>
                    <w:right w:val="none" w:sz="0" w:space="0" w:color="auto"/>
                  </w:divBdr>
                </w:div>
                <w:div w:id="1290672152">
                  <w:marLeft w:val="0"/>
                  <w:marRight w:val="0"/>
                  <w:marTop w:val="0"/>
                  <w:marBottom w:val="0"/>
                  <w:divBdr>
                    <w:top w:val="none" w:sz="0" w:space="0" w:color="auto"/>
                    <w:left w:val="none" w:sz="0" w:space="0" w:color="auto"/>
                    <w:bottom w:val="none" w:sz="0" w:space="0" w:color="auto"/>
                    <w:right w:val="none" w:sz="0" w:space="0" w:color="auto"/>
                  </w:divBdr>
                </w:div>
                <w:div w:id="1291475275">
                  <w:marLeft w:val="0"/>
                  <w:marRight w:val="0"/>
                  <w:marTop w:val="0"/>
                  <w:marBottom w:val="0"/>
                  <w:divBdr>
                    <w:top w:val="none" w:sz="0" w:space="0" w:color="auto"/>
                    <w:left w:val="none" w:sz="0" w:space="0" w:color="auto"/>
                    <w:bottom w:val="none" w:sz="0" w:space="0" w:color="auto"/>
                    <w:right w:val="none" w:sz="0" w:space="0" w:color="auto"/>
                  </w:divBdr>
                </w:div>
                <w:div w:id="1291590336">
                  <w:marLeft w:val="0"/>
                  <w:marRight w:val="0"/>
                  <w:marTop w:val="0"/>
                  <w:marBottom w:val="0"/>
                  <w:divBdr>
                    <w:top w:val="none" w:sz="0" w:space="0" w:color="auto"/>
                    <w:left w:val="none" w:sz="0" w:space="0" w:color="auto"/>
                    <w:bottom w:val="none" w:sz="0" w:space="0" w:color="auto"/>
                    <w:right w:val="none" w:sz="0" w:space="0" w:color="auto"/>
                  </w:divBdr>
                </w:div>
                <w:div w:id="1291672451">
                  <w:marLeft w:val="0"/>
                  <w:marRight w:val="0"/>
                  <w:marTop w:val="0"/>
                  <w:marBottom w:val="0"/>
                  <w:divBdr>
                    <w:top w:val="none" w:sz="0" w:space="0" w:color="auto"/>
                    <w:left w:val="none" w:sz="0" w:space="0" w:color="auto"/>
                    <w:bottom w:val="none" w:sz="0" w:space="0" w:color="auto"/>
                    <w:right w:val="none" w:sz="0" w:space="0" w:color="auto"/>
                  </w:divBdr>
                </w:div>
                <w:div w:id="1291739107">
                  <w:marLeft w:val="0"/>
                  <w:marRight w:val="0"/>
                  <w:marTop w:val="0"/>
                  <w:marBottom w:val="0"/>
                  <w:divBdr>
                    <w:top w:val="none" w:sz="0" w:space="0" w:color="auto"/>
                    <w:left w:val="none" w:sz="0" w:space="0" w:color="auto"/>
                    <w:bottom w:val="none" w:sz="0" w:space="0" w:color="auto"/>
                    <w:right w:val="none" w:sz="0" w:space="0" w:color="auto"/>
                  </w:divBdr>
                </w:div>
                <w:div w:id="1292130906">
                  <w:marLeft w:val="0"/>
                  <w:marRight w:val="0"/>
                  <w:marTop w:val="0"/>
                  <w:marBottom w:val="0"/>
                  <w:divBdr>
                    <w:top w:val="none" w:sz="0" w:space="0" w:color="auto"/>
                    <w:left w:val="none" w:sz="0" w:space="0" w:color="auto"/>
                    <w:bottom w:val="none" w:sz="0" w:space="0" w:color="auto"/>
                    <w:right w:val="none" w:sz="0" w:space="0" w:color="auto"/>
                  </w:divBdr>
                </w:div>
                <w:div w:id="1292830086">
                  <w:marLeft w:val="0"/>
                  <w:marRight w:val="0"/>
                  <w:marTop w:val="0"/>
                  <w:marBottom w:val="0"/>
                  <w:divBdr>
                    <w:top w:val="none" w:sz="0" w:space="0" w:color="auto"/>
                    <w:left w:val="none" w:sz="0" w:space="0" w:color="auto"/>
                    <w:bottom w:val="none" w:sz="0" w:space="0" w:color="auto"/>
                    <w:right w:val="none" w:sz="0" w:space="0" w:color="auto"/>
                  </w:divBdr>
                </w:div>
                <w:div w:id="1293173672">
                  <w:marLeft w:val="0"/>
                  <w:marRight w:val="0"/>
                  <w:marTop w:val="0"/>
                  <w:marBottom w:val="0"/>
                  <w:divBdr>
                    <w:top w:val="none" w:sz="0" w:space="0" w:color="auto"/>
                    <w:left w:val="none" w:sz="0" w:space="0" w:color="auto"/>
                    <w:bottom w:val="none" w:sz="0" w:space="0" w:color="auto"/>
                    <w:right w:val="none" w:sz="0" w:space="0" w:color="auto"/>
                  </w:divBdr>
                </w:div>
                <w:div w:id="1293252276">
                  <w:marLeft w:val="0"/>
                  <w:marRight w:val="0"/>
                  <w:marTop w:val="0"/>
                  <w:marBottom w:val="0"/>
                  <w:divBdr>
                    <w:top w:val="none" w:sz="0" w:space="0" w:color="auto"/>
                    <w:left w:val="none" w:sz="0" w:space="0" w:color="auto"/>
                    <w:bottom w:val="none" w:sz="0" w:space="0" w:color="auto"/>
                    <w:right w:val="none" w:sz="0" w:space="0" w:color="auto"/>
                  </w:divBdr>
                </w:div>
                <w:div w:id="1293753329">
                  <w:marLeft w:val="0"/>
                  <w:marRight w:val="0"/>
                  <w:marTop w:val="0"/>
                  <w:marBottom w:val="0"/>
                  <w:divBdr>
                    <w:top w:val="none" w:sz="0" w:space="0" w:color="auto"/>
                    <w:left w:val="none" w:sz="0" w:space="0" w:color="auto"/>
                    <w:bottom w:val="none" w:sz="0" w:space="0" w:color="auto"/>
                    <w:right w:val="none" w:sz="0" w:space="0" w:color="auto"/>
                  </w:divBdr>
                </w:div>
                <w:div w:id="1295015205">
                  <w:marLeft w:val="0"/>
                  <w:marRight w:val="0"/>
                  <w:marTop w:val="0"/>
                  <w:marBottom w:val="0"/>
                  <w:divBdr>
                    <w:top w:val="none" w:sz="0" w:space="0" w:color="auto"/>
                    <w:left w:val="none" w:sz="0" w:space="0" w:color="auto"/>
                    <w:bottom w:val="none" w:sz="0" w:space="0" w:color="auto"/>
                    <w:right w:val="none" w:sz="0" w:space="0" w:color="auto"/>
                  </w:divBdr>
                </w:div>
                <w:div w:id="1295604188">
                  <w:marLeft w:val="0"/>
                  <w:marRight w:val="0"/>
                  <w:marTop w:val="0"/>
                  <w:marBottom w:val="0"/>
                  <w:divBdr>
                    <w:top w:val="none" w:sz="0" w:space="0" w:color="auto"/>
                    <w:left w:val="none" w:sz="0" w:space="0" w:color="auto"/>
                    <w:bottom w:val="none" w:sz="0" w:space="0" w:color="auto"/>
                    <w:right w:val="none" w:sz="0" w:space="0" w:color="auto"/>
                  </w:divBdr>
                </w:div>
                <w:div w:id="1295913926">
                  <w:marLeft w:val="0"/>
                  <w:marRight w:val="0"/>
                  <w:marTop w:val="0"/>
                  <w:marBottom w:val="0"/>
                  <w:divBdr>
                    <w:top w:val="none" w:sz="0" w:space="0" w:color="auto"/>
                    <w:left w:val="none" w:sz="0" w:space="0" w:color="auto"/>
                    <w:bottom w:val="none" w:sz="0" w:space="0" w:color="auto"/>
                    <w:right w:val="none" w:sz="0" w:space="0" w:color="auto"/>
                  </w:divBdr>
                </w:div>
                <w:div w:id="1296259777">
                  <w:marLeft w:val="0"/>
                  <w:marRight w:val="0"/>
                  <w:marTop w:val="0"/>
                  <w:marBottom w:val="0"/>
                  <w:divBdr>
                    <w:top w:val="none" w:sz="0" w:space="0" w:color="auto"/>
                    <w:left w:val="none" w:sz="0" w:space="0" w:color="auto"/>
                    <w:bottom w:val="none" w:sz="0" w:space="0" w:color="auto"/>
                    <w:right w:val="none" w:sz="0" w:space="0" w:color="auto"/>
                  </w:divBdr>
                </w:div>
                <w:div w:id="1296762304">
                  <w:marLeft w:val="0"/>
                  <w:marRight w:val="0"/>
                  <w:marTop w:val="0"/>
                  <w:marBottom w:val="0"/>
                  <w:divBdr>
                    <w:top w:val="none" w:sz="0" w:space="0" w:color="auto"/>
                    <w:left w:val="none" w:sz="0" w:space="0" w:color="auto"/>
                    <w:bottom w:val="none" w:sz="0" w:space="0" w:color="auto"/>
                    <w:right w:val="none" w:sz="0" w:space="0" w:color="auto"/>
                  </w:divBdr>
                </w:div>
                <w:div w:id="1296791277">
                  <w:marLeft w:val="0"/>
                  <w:marRight w:val="0"/>
                  <w:marTop w:val="0"/>
                  <w:marBottom w:val="0"/>
                  <w:divBdr>
                    <w:top w:val="none" w:sz="0" w:space="0" w:color="auto"/>
                    <w:left w:val="none" w:sz="0" w:space="0" w:color="auto"/>
                    <w:bottom w:val="none" w:sz="0" w:space="0" w:color="auto"/>
                    <w:right w:val="none" w:sz="0" w:space="0" w:color="auto"/>
                  </w:divBdr>
                </w:div>
                <w:div w:id="1297416836">
                  <w:marLeft w:val="0"/>
                  <w:marRight w:val="0"/>
                  <w:marTop w:val="0"/>
                  <w:marBottom w:val="0"/>
                  <w:divBdr>
                    <w:top w:val="none" w:sz="0" w:space="0" w:color="auto"/>
                    <w:left w:val="none" w:sz="0" w:space="0" w:color="auto"/>
                    <w:bottom w:val="none" w:sz="0" w:space="0" w:color="auto"/>
                    <w:right w:val="none" w:sz="0" w:space="0" w:color="auto"/>
                  </w:divBdr>
                </w:div>
                <w:div w:id="1297569444">
                  <w:marLeft w:val="0"/>
                  <w:marRight w:val="0"/>
                  <w:marTop w:val="0"/>
                  <w:marBottom w:val="0"/>
                  <w:divBdr>
                    <w:top w:val="none" w:sz="0" w:space="0" w:color="auto"/>
                    <w:left w:val="none" w:sz="0" w:space="0" w:color="auto"/>
                    <w:bottom w:val="none" w:sz="0" w:space="0" w:color="auto"/>
                    <w:right w:val="none" w:sz="0" w:space="0" w:color="auto"/>
                  </w:divBdr>
                </w:div>
                <w:div w:id="1298679892">
                  <w:marLeft w:val="0"/>
                  <w:marRight w:val="0"/>
                  <w:marTop w:val="0"/>
                  <w:marBottom w:val="0"/>
                  <w:divBdr>
                    <w:top w:val="none" w:sz="0" w:space="0" w:color="auto"/>
                    <w:left w:val="none" w:sz="0" w:space="0" w:color="auto"/>
                    <w:bottom w:val="none" w:sz="0" w:space="0" w:color="auto"/>
                    <w:right w:val="none" w:sz="0" w:space="0" w:color="auto"/>
                  </w:divBdr>
                </w:div>
                <w:div w:id="1299414985">
                  <w:marLeft w:val="0"/>
                  <w:marRight w:val="0"/>
                  <w:marTop w:val="0"/>
                  <w:marBottom w:val="0"/>
                  <w:divBdr>
                    <w:top w:val="none" w:sz="0" w:space="0" w:color="auto"/>
                    <w:left w:val="none" w:sz="0" w:space="0" w:color="auto"/>
                    <w:bottom w:val="none" w:sz="0" w:space="0" w:color="auto"/>
                    <w:right w:val="none" w:sz="0" w:space="0" w:color="auto"/>
                  </w:divBdr>
                </w:div>
                <w:div w:id="1300107222">
                  <w:marLeft w:val="0"/>
                  <w:marRight w:val="0"/>
                  <w:marTop w:val="0"/>
                  <w:marBottom w:val="0"/>
                  <w:divBdr>
                    <w:top w:val="none" w:sz="0" w:space="0" w:color="auto"/>
                    <w:left w:val="none" w:sz="0" w:space="0" w:color="auto"/>
                    <w:bottom w:val="none" w:sz="0" w:space="0" w:color="auto"/>
                    <w:right w:val="none" w:sz="0" w:space="0" w:color="auto"/>
                  </w:divBdr>
                </w:div>
                <w:div w:id="1300377594">
                  <w:marLeft w:val="0"/>
                  <w:marRight w:val="0"/>
                  <w:marTop w:val="0"/>
                  <w:marBottom w:val="0"/>
                  <w:divBdr>
                    <w:top w:val="none" w:sz="0" w:space="0" w:color="auto"/>
                    <w:left w:val="none" w:sz="0" w:space="0" w:color="auto"/>
                    <w:bottom w:val="none" w:sz="0" w:space="0" w:color="auto"/>
                    <w:right w:val="none" w:sz="0" w:space="0" w:color="auto"/>
                  </w:divBdr>
                </w:div>
                <w:div w:id="1300384887">
                  <w:marLeft w:val="0"/>
                  <w:marRight w:val="0"/>
                  <w:marTop w:val="0"/>
                  <w:marBottom w:val="0"/>
                  <w:divBdr>
                    <w:top w:val="none" w:sz="0" w:space="0" w:color="auto"/>
                    <w:left w:val="none" w:sz="0" w:space="0" w:color="auto"/>
                    <w:bottom w:val="none" w:sz="0" w:space="0" w:color="auto"/>
                    <w:right w:val="none" w:sz="0" w:space="0" w:color="auto"/>
                  </w:divBdr>
                </w:div>
                <w:div w:id="1300920693">
                  <w:marLeft w:val="0"/>
                  <w:marRight w:val="0"/>
                  <w:marTop w:val="0"/>
                  <w:marBottom w:val="0"/>
                  <w:divBdr>
                    <w:top w:val="none" w:sz="0" w:space="0" w:color="auto"/>
                    <w:left w:val="none" w:sz="0" w:space="0" w:color="auto"/>
                    <w:bottom w:val="none" w:sz="0" w:space="0" w:color="auto"/>
                    <w:right w:val="none" w:sz="0" w:space="0" w:color="auto"/>
                  </w:divBdr>
                </w:div>
                <w:div w:id="1301109062">
                  <w:marLeft w:val="0"/>
                  <w:marRight w:val="0"/>
                  <w:marTop w:val="0"/>
                  <w:marBottom w:val="0"/>
                  <w:divBdr>
                    <w:top w:val="none" w:sz="0" w:space="0" w:color="auto"/>
                    <w:left w:val="none" w:sz="0" w:space="0" w:color="auto"/>
                    <w:bottom w:val="none" w:sz="0" w:space="0" w:color="auto"/>
                    <w:right w:val="none" w:sz="0" w:space="0" w:color="auto"/>
                  </w:divBdr>
                </w:div>
                <w:div w:id="1301156505">
                  <w:marLeft w:val="0"/>
                  <w:marRight w:val="0"/>
                  <w:marTop w:val="0"/>
                  <w:marBottom w:val="0"/>
                  <w:divBdr>
                    <w:top w:val="none" w:sz="0" w:space="0" w:color="auto"/>
                    <w:left w:val="none" w:sz="0" w:space="0" w:color="auto"/>
                    <w:bottom w:val="none" w:sz="0" w:space="0" w:color="auto"/>
                    <w:right w:val="none" w:sz="0" w:space="0" w:color="auto"/>
                  </w:divBdr>
                </w:div>
                <w:div w:id="1302075516">
                  <w:marLeft w:val="0"/>
                  <w:marRight w:val="0"/>
                  <w:marTop w:val="0"/>
                  <w:marBottom w:val="0"/>
                  <w:divBdr>
                    <w:top w:val="none" w:sz="0" w:space="0" w:color="auto"/>
                    <w:left w:val="none" w:sz="0" w:space="0" w:color="auto"/>
                    <w:bottom w:val="none" w:sz="0" w:space="0" w:color="auto"/>
                    <w:right w:val="none" w:sz="0" w:space="0" w:color="auto"/>
                  </w:divBdr>
                </w:div>
                <w:div w:id="1302691434">
                  <w:marLeft w:val="0"/>
                  <w:marRight w:val="0"/>
                  <w:marTop w:val="0"/>
                  <w:marBottom w:val="0"/>
                  <w:divBdr>
                    <w:top w:val="none" w:sz="0" w:space="0" w:color="auto"/>
                    <w:left w:val="none" w:sz="0" w:space="0" w:color="auto"/>
                    <w:bottom w:val="none" w:sz="0" w:space="0" w:color="auto"/>
                    <w:right w:val="none" w:sz="0" w:space="0" w:color="auto"/>
                  </w:divBdr>
                </w:div>
                <w:div w:id="1303076840">
                  <w:marLeft w:val="0"/>
                  <w:marRight w:val="0"/>
                  <w:marTop w:val="0"/>
                  <w:marBottom w:val="0"/>
                  <w:divBdr>
                    <w:top w:val="none" w:sz="0" w:space="0" w:color="auto"/>
                    <w:left w:val="none" w:sz="0" w:space="0" w:color="auto"/>
                    <w:bottom w:val="none" w:sz="0" w:space="0" w:color="auto"/>
                    <w:right w:val="none" w:sz="0" w:space="0" w:color="auto"/>
                  </w:divBdr>
                </w:div>
                <w:div w:id="1303652204">
                  <w:marLeft w:val="0"/>
                  <w:marRight w:val="0"/>
                  <w:marTop w:val="0"/>
                  <w:marBottom w:val="0"/>
                  <w:divBdr>
                    <w:top w:val="none" w:sz="0" w:space="0" w:color="auto"/>
                    <w:left w:val="none" w:sz="0" w:space="0" w:color="auto"/>
                    <w:bottom w:val="none" w:sz="0" w:space="0" w:color="auto"/>
                    <w:right w:val="none" w:sz="0" w:space="0" w:color="auto"/>
                  </w:divBdr>
                </w:div>
                <w:div w:id="1303776391">
                  <w:marLeft w:val="0"/>
                  <w:marRight w:val="0"/>
                  <w:marTop w:val="0"/>
                  <w:marBottom w:val="0"/>
                  <w:divBdr>
                    <w:top w:val="none" w:sz="0" w:space="0" w:color="auto"/>
                    <w:left w:val="none" w:sz="0" w:space="0" w:color="auto"/>
                    <w:bottom w:val="none" w:sz="0" w:space="0" w:color="auto"/>
                    <w:right w:val="none" w:sz="0" w:space="0" w:color="auto"/>
                  </w:divBdr>
                </w:div>
                <w:div w:id="1304433353">
                  <w:marLeft w:val="0"/>
                  <w:marRight w:val="0"/>
                  <w:marTop w:val="0"/>
                  <w:marBottom w:val="0"/>
                  <w:divBdr>
                    <w:top w:val="none" w:sz="0" w:space="0" w:color="auto"/>
                    <w:left w:val="none" w:sz="0" w:space="0" w:color="auto"/>
                    <w:bottom w:val="none" w:sz="0" w:space="0" w:color="auto"/>
                    <w:right w:val="none" w:sz="0" w:space="0" w:color="auto"/>
                  </w:divBdr>
                </w:div>
                <w:div w:id="1305356640">
                  <w:marLeft w:val="0"/>
                  <w:marRight w:val="0"/>
                  <w:marTop w:val="0"/>
                  <w:marBottom w:val="0"/>
                  <w:divBdr>
                    <w:top w:val="none" w:sz="0" w:space="0" w:color="auto"/>
                    <w:left w:val="none" w:sz="0" w:space="0" w:color="auto"/>
                    <w:bottom w:val="none" w:sz="0" w:space="0" w:color="auto"/>
                    <w:right w:val="none" w:sz="0" w:space="0" w:color="auto"/>
                  </w:divBdr>
                </w:div>
                <w:div w:id="1305818211">
                  <w:marLeft w:val="0"/>
                  <w:marRight w:val="0"/>
                  <w:marTop w:val="0"/>
                  <w:marBottom w:val="0"/>
                  <w:divBdr>
                    <w:top w:val="none" w:sz="0" w:space="0" w:color="auto"/>
                    <w:left w:val="none" w:sz="0" w:space="0" w:color="auto"/>
                    <w:bottom w:val="none" w:sz="0" w:space="0" w:color="auto"/>
                    <w:right w:val="none" w:sz="0" w:space="0" w:color="auto"/>
                  </w:divBdr>
                </w:div>
                <w:div w:id="1306665059">
                  <w:marLeft w:val="0"/>
                  <w:marRight w:val="0"/>
                  <w:marTop w:val="0"/>
                  <w:marBottom w:val="0"/>
                  <w:divBdr>
                    <w:top w:val="none" w:sz="0" w:space="0" w:color="auto"/>
                    <w:left w:val="none" w:sz="0" w:space="0" w:color="auto"/>
                    <w:bottom w:val="none" w:sz="0" w:space="0" w:color="auto"/>
                    <w:right w:val="none" w:sz="0" w:space="0" w:color="auto"/>
                  </w:divBdr>
                </w:div>
                <w:div w:id="1306744294">
                  <w:marLeft w:val="0"/>
                  <w:marRight w:val="0"/>
                  <w:marTop w:val="0"/>
                  <w:marBottom w:val="0"/>
                  <w:divBdr>
                    <w:top w:val="none" w:sz="0" w:space="0" w:color="auto"/>
                    <w:left w:val="none" w:sz="0" w:space="0" w:color="auto"/>
                    <w:bottom w:val="none" w:sz="0" w:space="0" w:color="auto"/>
                    <w:right w:val="none" w:sz="0" w:space="0" w:color="auto"/>
                  </w:divBdr>
                </w:div>
                <w:div w:id="1307005845">
                  <w:marLeft w:val="0"/>
                  <w:marRight w:val="0"/>
                  <w:marTop w:val="0"/>
                  <w:marBottom w:val="0"/>
                  <w:divBdr>
                    <w:top w:val="none" w:sz="0" w:space="0" w:color="auto"/>
                    <w:left w:val="none" w:sz="0" w:space="0" w:color="auto"/>
                    <w:bottom w:val="none" w:sz="0" w:space="0" w:color="auto"/>
                    <w:right w:val="none" w:sz="0" w:space="0" w:color="auto"/>
                  </w:divBdr>
                </w:div>
                <w:div w:id="1307202084">
                  <w:marLeft w:val="0"/>
                  <w:marRight w:val="0"/>
                  <w:marTop w:val="0"/>
                  <w:marBottom w:val="0"/>
                  <w:divBdr>
                    <w:top w:val="none" w:sz="0" w:space="0" w:color="auto"/>
                    <w:left w:val="none" w:sz="0" w:space="0" w:color="auto"/>
                    <w:bottom w:val="none" w:sz="0" w:space="0" w:color="auto"/>
                    <w:right w:val="none" w:sz="0" w:space="0" w:color="auto"/>
                  </w:divBdr>
                </w:div>
                <w:div w:id="1307662494">
                  <w:marLeft w:val="0"/>
                  <w:marRight w:val="0"/>
                  <w:marTop w:val="0"/>
                  <w:marBottom w:val="0"/>
                  <w:divBdr>
                    <w:top w:val="none" w:sz="0" w:space="0" w:color="auto"/>
                    <w:left w:val="none" w:sz="0" w:space="0" w:color="auto"/>
                    <w:bottom w:val="none" w:sz="0" w:space="0" w:color="auto"/>
                    <w:right w:val="none" w:sz="0" w:space="0" w:color="auto"/>
                  </w:divBdr>
                </w:div>
                <w:div w:id="1308903313">
                  <w:marLeft w:val="0"/>
                  <w:marRight w:val="0"/>
                  <w:marTop w:val="0"/>
                  <w:marBottom w:val="0"/>
                  <w:divBdr>
                    <w:top w:val="none" w:sz="0" w:space="0" w:color="auto"/>
                    <w:left w:val="none" w:sz="0" w:space="0" w:color="auto"/>
                    <w:bottom w:val="none" w:sz="0" w:space="0" w:color="auto"/>
                    <w:right w:val="none" w:sz="0" w:space="0" w:color="auto"/>
                  </w:divBdr>
                </w:div>
                <w:div w:id="1312292885">
                  <w:marLeft w:val="0"/>
                  <w:marRight w:val="0"/>
                  <w:marTop w:val="0"/>
                  <w:marBottom w:val="0"/>
                  <w:divBdr>
                    <w:top w:val="none" w:sz="0" w:space="0" w:color="auto"/>
                    <w:left w:val="none" w:sz="0" w:space="0" w:color="auto"/>
                    <w:bottom w:val="none" w:sz="0" w:space="0" w:color="auto"/>
                    <w:right w:val="none" w:sz="0" w:space="0" w:color="auto"/>
                  </w:divBdr>
                </w:div>
                <w:div w:id="1312910422">
                  <w:marLeft w:val="0"/>
                  <w:marRight w:val="0"/>
                  <w:marTop w:val="0"/>
                  <w:marBottom w:val="0"/>
                  <w:divBdr>
                    <w:top w:val="none" w:sz="0" w:space="0" w:color="auto"/>
                    <w:left w:val="none" w:sz="0" w:space="0" w:color="auto"/>
                    <w:bottom w:val="none" w:sz="0" w:space="0" w:color="auto"/>
                    <w:right w:val="none" w:sz="0" w:space="0" w:color="auto"/>
                  </w:divBdr>
                </w:div>
                <w:div w:id="1313173471">
                  <w:marLeft w:val="0"/>
                  <w:marRight w:val="0"/>
                  <w:marTop w:val="0"/>
                  <w:marBottom w:val="0"/>
                  <w:divBdr>
                    <w:top w:val="none" w:sz="0" w:space="0" w:color="auto"/>
                    <w:left w:val="none" w:sz="0" w:space="0" w:color="auto"/>
                    <w:bottom w:val="none" w:sz="0" w:space="0" w:color="auto"/>
                    <w:right w:val="none" w:sz="0" w:space="0" w:color="auto"/>
                  </w:divBdr>
                </w:div>
                <w:div w:id="1313635332">
                  <w:marLeft w:val="0"/>
                  <w:marRight w:val="0"/>
                  <w:marTop w:val="0"/>
                  <w:marBottom w:val="0"/>
                  <w:divBdr>
                    <w:top w:val="none" w:sz="0" w:space="0" w:color="auto"/>
                    <w:left w:val="none" w:sz="0" w:space="0" w:color="auto"/>
                    <w:bottom w:val="none" w:sz="0" w:space="0" w:color="auto"/>
                    <w:right w:val="none" w:sz="0" w:space="0" w:color="auto"/>
                  </w:divBdr>
                </w:div>
                <w:div w:id="1313675029">
                  <w:marLeft w:val="0"/>
                  <w:marRight w:val="0"/>
                  <w:marTop w:val="0"/>
                  <w:marBottom w:val="0"/>
                  <w:divBdr>
                    <w:top w:val="none" w:sz="0" w:space="0" w:color="auto"/>
                    <w:left w:val="none" w:sz="0" w:space="0" w:color="auto"/>
                    <w:bottom w:val="none" w:sz="0" w:space="0" w:color="auto"/>
                    <w:right w:val="none" w:sz="0" w:space="0" w:color="auto"/>
                  </w:divBdr>
                </w:div>
                <w:div w:id="1313757167">
                  <w:marLeft w:val="0"/>
                  <w:marRight w:val="0"/>
                  <w:marTop w:val="0"/>
                  <w:marBottom w:val="0"/>
                  <w:divBdr>
                    <w:top w:val="none" w:sz="0" w:space="0" w:color="auto"/>
                    <w:left w:val="none" w:sz="0" w:space="0" w:color="auto"/>
                    <w:bottom w:val="none" w:sz="0" w:space="0" w:color="auto"/>
                    <w:right w:val="none" w:sz="0" w:space="0" w:color="auto"/>
                  </w:divBdr>
                </w:div>
                <w:div w:id="1315138331">
                  <w:marLeft w:val="0"/>
                  <w:marRight w:val="0"/>
                  <w:marTop w:val="0"/>
                  <w:marBottom w:val="0"/>
                  <w:divBdr>
                    <w:top w:val="none" w:sz="0" w:space="0" w:color="auto"/>
                    <w:left w:val="none" w:sz="0" w:space="0" w:color="auto"/>
                    <w:bottom w:val="none" w:sz="0" w:space="0" w:color="auto"/>
                    <w:right w:val="none" w:sz="0" w:space="0" w:color="auto"/>
                  </w:divBdr>
                </w:div>
                <w:div w:id="1315914507">
                  <w:marLeft w:val="0"/>
                  <w:marRight w:val="0"/>
                  <w:marTop w:val="0"/>
                  <w:marBottom w:val="0"/>
                  <w:divBdr>
                    <w:top w:val="none" w:sz="0" w:space="0" w:color="auto"/>
                    <w:left w:val="none" w:sz="0" w:space="0" w:color="auto"/>
                    <w:bottom w:val="none" w:sz="0" w:space="0" w:color="auto"/>
                    <w:right w:val="none" w:sz="0" w:space="0" w:color="auto"/>
                  </w:divBdr>
                </w:div>
                <w:div w:id="1316178042">
                  <w:marLeft w:val="0"/>
                  <w:marRight w:val="0"/>
                  <w:marTop w:val="0"/>
                  <w:marBottom w:val="0"/>
                  <w:divBdr>
                    <w:top w:val="none" w:sz="0" w:space="0" w:color="auto"/>
                    <w:left w:val="none" w:sz="0" w:space="0" w:color="auto"/>
                    <w:bottom w:val="none" w:sz="0" w:space="0" w:color="auto"/>
                    <w:right w:val="none" w:sz="0" w:space="0" w:color="auto"/>
                  </w:divBdr>
                </w:div>
                <w:div w:id="1316884158">
                  <w:marLeft w:val="0"/>
                  <w:marRight w:val="0"/>
                  <w:marTop w:val="0"/>
                  <w:marBottom w:val="0"/>
                  <w:divBdr>
                    <w:top w:val="none" w:sz="0" w:space="0" w:color="auto"/>
                    <w:left w:val="none" w:sz="0" w:space="0" w:color="auto"/>
                    <w:bottom w:val="none" w:sz="0" w:space="0" w:color="auto"/>
                    <w:right w:val="none" w:sz="0" w:space="0" w:color="auto"/>
                  </w:divBdr>
                </w:div>
                <w:div w:id="1316911550">
                  <w:marLeft w:val="0"/>
                  <w:marRight w:val="0"/>
                  <w:marTop w:val="0"/>
                  <w:marBottom w:val="0"/>
                  <w:divBdr>
                    <w:top w:val="none" w:sz="0" w:space="0" w:color="auto"/>
                    <w:left w:val="none" w:sz="0" w:space="0" w:color="auto"/>
                    <w:bottom w:val="none" w:sz="0" w:space="0" w:color="auto"/>
                    <w:right w:val="none" w:sz="0" w:space="0" w:color="auto"/>
                  </w:divBdr>
                </w:div>
                <w:div w:id="1317027434">
                  <w:marLeft w:val="0"/>
                  <w:marRight w:val="0"/>
                  <w:marTop w:val="0"/>
                  <w:marBottom w:val="0"/>
                  <w:divBdr>
                    <w:top w:val="none" w:sz="0" w:space="0" w:color="auto"/>
                    <w:left w:val="none" w:sz="0" w:space="0" w:color="auto"/>
                    <w:bottom w:val="none" w:sz="0" w:space="0" w:color="auto"/>
                    <w:right w:val="none" w:sz="0" w:space="0" w:color="auto"/>
                  </w:divBdr>
                </w:div>
                <w:div w:id="1317103505">
                  <w:marLeft w:val="0"/>
                  <w:marRight w:val="0"/>
                  <w:marTop w:val="0"/>
                  <w:marBottom w:val="0"/>
                  <w:divBdr>
                    <w:top w:val="none" w:sz="0" w:space="0" w:color="auto"/>
                    <w:left w:val="none" w:sz="0" w:space="0" w:color="auto"/>
                    <w:bottom w:val="none" w:sz="0" w:space="0" w:color="auto"/>
                    <w:right w:val="none" w:sz="0" w:space="0" w:color="auto"/>
                  </w:divBdr>
                </w:div>
                <w:div w:id="1317148215">
                  <w:marLeft w:val="0"/>
                  <w:marRight w:val="0"/>
                  <w:marTop w:val="0"/>
                  <w:marBottom w:val="0"/>
                  <w:divBdr>
                    <w:top w:val="none" w:sz="0" w:space="0" w:color="auto"/>
                    <w:left w:val="none" w:sz="0" w:space="0" w:color="auto"/>
                    <w:bottom w:val="none" w:sz="0" w:space="0" w:color="auto"/>
                    <w:right w:val="none" w:sz="0" w:space="0" w:color="auto"/>
                  </w:divBdr>
                </w:div>
                <w:div w:id="1318727497">
                  <w:marLeft w:val="0"/>
                  <w:marRight w:val="0"/>
                  <w:marTop w:val="0"/>
                  <w:marBottom w:val="0"/>
                  <w:divBdr>
                    <w:top w:val="none" w:sz="0" w:space="0" w:color="auto"/>
                    <w:left w:val="none" w:sz="0" w:space="0" w:color="auto"/>
                    <w:bottom w:val="none" w:sz="0" w:space="0" w:color="auto"/>
                    <w:right w:val="none" w:sz="0" w:space="0" w:color="auto"/>
                  </w:divBdr>
                </w:div>
                <w:div w:id="1319072659">
                  <w:marLeft w:val="0"/>
                  <w:marRight w:val="0"/>
                  <w:marTop w:val="0"/>
                  <w:marBottom w:val="0"/>
                  <w:divBdr>
                    <w:top w:val="none" w:sz="0" w:space="0" w:color="auto"/>
                    <w:left w:val="none" w:sz="0" w:space="0" w:color="auto"/>
                    <w:bottom w:val="none" w:sz="0" w:space="0" w:color="auto"/>
                    <w:right w:val="none" w:sz="0" w:space="0" w:color="auto"/>
                  </w:divBdr>
                </w:div>
                <w:div w:id="1319113870">
                  <w:marLeft w:val="0"/>
                  <w:marRight w:val="0"/>
                  <w:marTop w:val="0"/>
                  <w:marBottom w:val="0"/>
                  <w:divBdr>
                    <w:top w:val="none" w:sz="0" w:space="0" w:color="auto"/>
                    <w:left w:val="none" w:sz="0" w:space="0" w:color="auto"/>
                    <w:bottom w:val="none" w:sz="0" w:space="0" w:color="auto"/>
                    <w:right w:val="none" w:sz="0" w:space="0" w:color="auto"/>
                  </w:divBdr>
                </w:div>
                <w:div w:id="1319190298">
                  <w:marLeft w:val="0"/>
                  <w:marRight w:val="0"/>
                  <w:marTop w:val="0"/>
                  <w:marBottom w:val="0"/>
                  <w:divBdr>
                    <w:top w:val="none" w:sz="0" w:space="0" w:color="auto"/>
                    <w:left w:val="none" w:sz="0" w:space="0" w:color="auto"/>
                    <w:bottom w:val="none" w:sz="0" w:space="0" w:color="auto"/>
                    <w:right w:val="none" w:sz="0" w:space="0" w:color="auto"/>
                  </w:divBdr>
                </w:div>
                <w:div w:id="1319306011">
                  <w:marLeft w:val="0"/>
                  <w:marRight w:val="0"/>
                  <w:marTop w:val="0"/>
                  <w:marBottom w:val="0"/>
                  <w:divBdr>
                    <w:top w:val="none" w:sz="0" w:space="0" w:color="auto"/>
                    <w:left w:val="none" w:sz="0" w:space="0" w:color="auto"/>
                    <w:bottom w:val="none" w:sz="0" w:space="0" w:color="auto"/>
                    <w:right w:val="none" w:sz="0" w:space="0" w:color="auto"/>
                  </w:divBdr>
                </w:div>
                <w:div w:id="1321155274">
                  <w:marLeft w:val="0"/>
                  <w:marRight w:val="0"/>
                  <w:marTop w:val="0"/>
                  <w:marBottom w:val="0"/>
                  <w:divBdr>
                    <w:top w:val="none" w:sz="0" w:space="0" w:color="auto"/>
                    <w:left w:val="none" w:sz="0" w:space="0" w:color="auto"/>
                    <w:bottom w:val="none" w:sz="0" w:space="0" w:color="auto"/>
                    <w:right w:val="none" w:sz="0" w:space="0" w:color="auto"/>
                  </w:divBdr>
                </w:div>
                <w:div w:id="1321620968">
                  <w:marLeft w:val="0"/>
                  <w:marRight w:val="0"/>
                  <w:marTop w:val="0"/>
                  <w:marBottom w:val="0"/>
                  <w:divBdr>
                    <w:top w:val="none" w:sz="0" w:space="0" w:color="auto"/>
                    <w:left w:val="none" w:sz="0" w:space="0" w:color="auto"/>
                    <w:bottom w:val="none" w:sz="0" w:space="0" w:color="auto"/>
                    <w:right w:val="none" w:sz="0" w:space="0" w:color="auto"/>
                  </w:divBdr>
                </w:div>
                <w:div w:id="1322344747">
                  <w:marLeft w:val="0"/>
                  <w:marRight w:val="0"/>
                  <w:marTop w:val="0"/>
                  <w:marBottom w:val="0"/>
                  <w:divBdr>
                    <w:top w:val="none" w:sz="0" w:space="0" w:color="auto"/>
                    <w:left w:val="none" w:sz="0" w:space="0" w:color="auto"/>
                    <w:bottom w:val="none" w:sz="0" w:space="0" w:color="auto"/>
                    <w:right w:val="none" w:sz="0" w:space="0" w:color="auto"/>
                  </w:divBdr>
                </w:div>
                <w:div w:id="1322584617">
                  <w:marLeft w:val="0"/>
                  <w:marRight w:val="0"/>
                  <w:marTop w:val="0"/>
                  <w:marBottom w:val="0"/>
                  <w:divBdr>
                    <w:top w:val="none" w:sz="0" w:space="0" w:color="auto"/>
                    <w:left w:val="none" w:sz="0" w:space="0" w:color="auto"/>
                    <w:bottom w:val="none" w:sz="0" w:space="0" w:color="auto"/>
                    <w:right w:val="none" w:sz="0" w:space="0" w:color="auto"/>
                  </w:divBdr>
                </w:div>
                <w:div w:id="1322585272">
                  <w:marLeft w:val="0"/>
                  <w:marRight w:val="0"/>
                  <w:marTop w:val="0"/>
                  <w:marBottom w:val="0"/>
                  <w:divBdr>
                    <w:top w:val="none" w:sz="0" w:space="0" w:color="auto"/>
                    <w:left w:val="none" w:sz="0" w:space="0" w:color="auto"/>
                    <w:bottom w:val="none" w:sz="0" w:space="0" w:color="auto"/>
                    <w:right w:val="none" w:sz="0" w:space="0" w:color="auto"/>
                  </w:divBdr>
                </w:div>
                <w:div w:id="1322926769">
                  <w:marLeft w:val="0"/>
                  <w:marRight w:val="0"/>
                  <w:marTop w:val="0"/>
                  <w:marBottom w:val="0"/>
                  <w:divBdr>
                    <w:top w:val="none" w:sz="0" w:space="0" w:color="auto"/>
                    <w:left w:val="none" w:sz="0" w:space="0" w:color="auto"/>
                    <w:bottom w:val="none" w:sz="0" w:space="0" w:color="auto"/>
                    <w:right w:val="none" w:sz="0" w:space="0" w:color="auto"/>
                  </w:divBdr>
                </w:div>
                <w:div w:id="1323005738">
                  <w:marLeft w:val="0"/>
                  <w:marRight w:val="0"/>
                  <w:marTop w:val="0"/>
                  <w:marBottom w:val="0"/>
                  <w:divBdr>
                    <w:top w:val="none" w:sz="0" w:space="0" w:color="auto"/>
                    <w:left w:val="none" w:sz="0" w:space="0" w:color="auto"/>
                    <w:bottom w:val="none" w:sz="0" w:space="0" w:color="auto"/>
                    <w:right w:val="none" w:sz="0" w:space="0" w:color="auto"/>
                  </w:divBdr>
                </w:div>
                <w:div w:id="1323505039">
                  <w:marLeft w:val="0"/>
                  <w:marRight w:val="0"/>
                  <w:marTop w:val="0"/>
                  <w:marBottom w:val="0"/>
                  <w:divBdr>
                    <w:top w:val="none" w:sz="0" w:space="0" w:color="auto"/>
                    <w:left w:val="none" w:sz="0" w:space="0" w:color="auto"/>
                    <w:bottom w:val="none" w:sz="0" w:space="0" w:color="auto"/>
                    <w:right w:val="none" w:sz="0" w:space="0" w:color="auto"/>
                  </w:divBdr>
                </w:div>
                <w:div w:id="1323696902">
                  <w:marLeft w:val="0"/>
                  <w:marRight w:val="0"/>
                  <w:marTop w:val="0"/>
                  <w:marBottom w:val="0"/>
                  <w:divBdr>
                    <w:top w:val="none" w:sz="0" w:space="0" w:color="auto"/>
                    <w:left w:val="none" w:sz="0" w:space="0" w:color="auto"/>
                    <w:bottom w:val="none" w:sz="0" w:space="0" w:color="auto"/>
                    <w:right w:val="none" w:sz="0" w:space="0" w:color="auto"/>
                  </w:divBdr>
                </w:div>
                <w:div w:id="1323703275">
                  <w:marLeft w:val="0"/>
                  <w:marRight w:val="0"/>
                  <w:marTop w:val="0"/>
                  <w:marBottom w:val="0"/>
                  <w:divBdr>
                    <w:top w:val="none" w:sz="0" w:space="0" w:color="auto"/>
                    <w:left w:val="none" w:sz="0" w:space="0" w:color="auto"/>
                    <w:bottom w:val="none" w:sz="0" w:space="0" w:color="auto"/>
                    <w:right w:val="none" w:sz="0" w:space="0" w:color="auto"/>
                  </w:divBdr>
                </w:div>
                <w:div w:id="1324505887">
                  <w:marLeft w:val="0"/>
                  <w:marRight w:val="0"/>
                  <w:marTop w:val="0"/>
                  <w:marBottom w:val="0"/>
                  <w:divBdr>
                    <w:top w:val="none" w:sz="0" w:space="0" w:color="auto"/>
                    <w:left w:val="none" w:sz="0" w:space="0" w:color="auto"/>
                    <w:bottom w:val="none" w:sz="0" w:space="0" w:color="auto"/>
                    <w:right w:val="none" w:sz="0" w:space="0" w:color="auto"/>
                  </w:divBdr>
                </w:div>
                <w:div w:id="1324551414">
                  <w:marLeft w:val="0"/>
                  <w:marRight w:val="0"/>
                  <w:marTop w:val="0"/>
                  <w:marBottom w:val="0"/>
                  <w:divBdr>
                    <w:top w:val="none" w:sz="0" w:space="0" w:color="auto"/>
                    <w:left w:val="none" w:sz="0" w:space="0" w:color="auto"/>
                    <w:bottom w:val="none" w:sz="0" w:space="0" w:color="auto"/>
                    <w:right w:val="none" w:sz="0" w:space="0" w:color="auto"/>
                  </w:divBdr>
                </w:div>
                <w:div w:id="1326670443">
                  <w:marLeft w:val="0"/>
                  <w:marRight w:val="0"/>
                  <w:marTop w:val="0"/>
                  <w:marBottom w:val="0"/>
                  <w:divBdr>
                    <w:top w:val="none" w:sz="0" w:space="0" w:color="auto"/>
                    <w:left w:val="none" w:sz="0" w:space="0" w:color="auto"/>
                    <w:bottom w:val="none" w:sz="0" w:space="0" w:color="auto"/>
                    <w:right w:val="none" w:sz="0" w:space="0" w:color="auto"/>
                  </w:divBdr>
                </w:div>
                <w:div w:id="1326740554">
                  <w:marLeft w:val="0"/>
                  <w:marRight w:val="0"/>
                  <w:marTop w:val="0"/>
                  <w:marBottom w:val="0"/>
                  <w:divBdr>
                    <w:top w:val="none" w:sz="0" w:space="0" w:color="auto"/>
                    <w:left w:val="none" w:sz="0" w:space="0" w:color="auto"/>
                    <w:bottom w:val="none" w:sz="0" w:space="0" w:color="auto"/>
                    <w:right w:val="none" w:sz="0" w:space="0" w:color="auto"/>
                  </w:divBdr>
                </w:div>
                <w:div w:id="1326931971">
                  <w:marLeft w:val="0"/>
                  <w:marRight w:val="0"/>
                  <w:marTop w:val="0"/>
                  <w:marBottom w:val="0"/>
                  <w:divBdr>
                    <w:top w:val="none" w:sz="0" w:space="0" w:color="auto"/>
                    <w:left w:val="none" w:sz="0" w:space="0" w:color="auto"/>
                    <w:bottom w:val="none" w:sz="0" w:space="0" w:color="auto"/>
                    <w:right w:val="none" w:sz="0" w:space="0" w:color="auto"/>
                  </w:divBdr>
                </w:div>
                <w:div w:id="1327172702">
                  <w:marLeft w:val="0"/>
                  <w:marRight w:val="0"/>
                  <w:marTop w:val="0"/>
                  <w:marBottom w:val="0"/>
                  <w:divBdr>
                    <w:top w:val="none" w:sz="0" w:space="0" w:color="auto"/>
                    <w:left w:val="none" w:sz="0" w:space="0" w:color="auto"/>
                    <w:bottom w:val="none" w:sz="0" w:space="0" w:color="auto"/>
                    <w:right w:val="none" w:sz="0" w:space="0" w:color="auto"/>
                  </w:divBdr>
                </w:div>
                <w:div w:id="1327592578">
                  <w:marLeft w:val="0"/>
                  <w:marRight w:val="0"/>
                  <w:marTop w:val="0"/>
                  <w:marBottom w:val="0"/>
                  <w:divBdr>
                    <w:top w:val="none" w:sz="0" w:space="0" w:color="auto"/>
                    <w:left w:val="none" w:sz="0" w:space="0" w:color="auto"/>
                    <w:bottom w:val="none" w:sz="0" w:space="0" w:color="auto"/>
                    <w:right w:val="none" w:sz="0" w:space="0" w:color="auto"/>
                  </w:divBdr>
                </w:div>
                <w:div w:id="1327785791">
                  <w:marLeft w:val="0"/>
                  <w:marRight w:val="0"/>
                  <w:marTop w:val="0"/>
                  <w:marBottom w:val="0"/>
                  <w:divBdr>
                    <w:top w:val="none" w:sz="0" w:space="0" w:color="auto"/>
                    <w:left w:val="none" w:sz="0" w:space="0" w:color="auto"/>
                    <w:bottom w:val="none" w:sz="0" w:space="0" w:color="auto"/>
                    <w:right w:val="none" w:sz="0" w:space="0" w:color="auto"/>
                  </w:divBdr>
                </w:div>
                <w:div w:id="1328434270">
                  <w:marLeft w:val="0"/>
                  <w:marRight w:val="0"/>
                  <w:marTop w:val="0"/>
                  <w:marBottom w:val="0"/>
                  <w:divBdr>
                    <w:top w:val="none" w:sz="0" w:space="0" w:color="auto"/>
                    <w:left w:val="none" w:sz="0" w:space="0" w:color="auto"/>
                    <w:bottom w:val="none" w:sz="0" w:space="0" w:color="auto"/>
                    <w:right w:val="none" w:sz="0" w:space="0" w:color="auto"/>
                  </w:divBdr>
                </w:div>
                <w:div w:id="1328971140">
                  <w:marLeft w:val="0"/>
                  <w:marRight w:val="0"/>
                  <w:marTop w:val="0"/>
                  <w:marBottom w:val="0"/>
                  <w:divBdr>
                    <w:top w:val="none" w:sz="0" w:space="0" w:color="auto"/>
                    <w:left w:val="none" w:sz="0" w:space="0" w:color="auto"/>
                    <w:bottom w:val="none" w:sz="0" w:space="0" w:color="auto"/>
                    <w:right w:val="none" w:sz="0" w:space="0" w:color="auto"/>
                  </w:divBdr>
                </w:div>
                <w:div w:id="1331910518">
                  <w:marLeft w:val="0"/>
                  <w:marRight w:val="0"/>
                  <w:marTop w:val="0"/>
                  <w:marBottom w:val="0"/>
                  <w:divBdr>
                    <w:top w:val="none" w:sz="0" w:space="0" w:color="auto"/>
                    <w:left w:val="none" w:sz="0" w:space="0" w:color="auto"/>
                    <w:bottom w:val="none" w:sz="0" w:space="0" w:color="auto"/>
                    <w:right w:val="none" w:sz="0" w:space="0" w:color="auto"/>
                  </w:divBdr>
                </w:div>
                <w:div w:id="1331982735">
                  <w:marLeft w:val="0"/>
                  <w:marRight w:val="0"/>
                  <w:marTop w:val="0"/>
                  <w:marBottom w:val="0"/>
                  <w:divBdr>
                    <w:top w:val="none" w:sz="0" w:space="0" w:color="auto"/>
                    <w:left w:val="none" w:sz="0" w:space="0" w:color="auto"/>
                    <w:bottom w:val="none" w:sz="0" w:space="0" w:color="auto"/>
                    <w:right w:val="none" w:sz="0" w:space="0" w:color="auto"/>
                  </w:divBdr>
                </w:div>
                <w:div w:id="1332292289">
                  <w:marLeft w:val="0"/>
                  <w:marRight w:val="0"/>
                  <w:marTop w:val="0"/>
                  <w:marBottom w:val="0"/>
                  <w:divBdr>
                    <w:top w:val="none" w:sz="0" w:space="0" w:color="auto"/>
                    <w:left w:val="none" w:sz="0" w:space="0" w:color="auto"/>
                    <w:bottom w:val="none" w:sz="0" w:space="0" w:color="auto"/>
                    <w:right w:val="none" w:sz="0" w:space="0" w:color="auto"/>
                  </w:divBdr>
                </w:div>
                <w:div w:id="1333022138">
                  <w:marLeft w:val="0"/>
                  <w:marRight w:val="0"/>
                  <w:marTop w:val="0"/>
                  <w:marBottom w:val="0"/>
                  <w:divBdr>
                    <w:top w:val="none" w:sz="0" w:space="0" w:color="auto"/>
                    <w:left w:val="none" w:sz="0" w:space="0" w:color="auto"/>
                    <w:bottom w:val="none" w:sz="0" w:space="0" w:color="auto"/>
                    <w:right w:val="none" w:sz="0" w:space="0" w:color="auto"/>
                  </w:divBdr>
                </w:div>
                <w:div w:id="1334606042">
                  <w:marLeft w:val="0"/>
                  <w:marRight w:val="0"/>
                  <w:marTop w:val="0"/>
                  <w:marBottom w:val="0"/>
                  <w:divBdr>
                    <w:top w:val="none" w:sz="0" w:space="0" w:color="auto"/>
                    <w:left w:val="none" w:sz="0" w:space="0" w:color="auto"/>
                    <w:bottom w:val="none" w:sz="0" w:space="0" w:color="auto"/>
                    <w:right w:val="none" w:sz="0" w:space="0" w:color="auto"/>
                  </w:divBdr>
                </w:div>
                <w:div w:id="1335375335">
                  <w:marLeft w:val="0"/>
                  <w:marRight w:val="0"/>
                  <w:marTop w:val="0"/>
                  <w:marBottom w:val="0"/>
                  <w:divBdr>
                    <w:top w:val="none" w:sz="0" w:space="0" w:color="auto"/>
                    <w:left w:val="none" w:sz="0" w:space="0" w:color="auto"/>
                    <w:bottom w:val="none" w:sz="0" w:space="0" w:color="auto"/>
                    <w:right w:val="none" w:sz="0" w:space="0" w:color="auto"/>
                  </w:divBdr>
                </w:div>
                <w:div w:id="1335641774">
                  <w:marLeft w:val="0"/>
                  <w:marRight w:val="0"/>
                  <w:marTop w:val="0"/>
                  <w:marBottom w:val="0"/>
                  <w:divBdr>
                    <w:top w:val="none" w:sz="0" w:space="0" w:color="auto"/>
                    <w:left w:val="none" w:sz="0" w:space="0" w:color="auto"/>
                    <w:bottom w:val="none" w:sz="0" w:space="0" w:color="auto"/>
                    <w:right w:val="none" w:sz="0" w:space="0" w:color="auto"/>
                  </w:divBdr>
                </w:div>
                <w:div w:id="1335648476">
                  <w:marLeft w:val="0"/>
                  <w:marRight w:val="0"/>
                  <w:marTop w:val="0"/>
                  <w:marBottom w:val="0"/>
                  <w:divBdr>
                    <w:top w:val="none" w:sz="0" w:space="0" w:color="auto"/>
                    <w:left w:val="none" w:sz="0" w:space="0" w:color="auto"/>
                    <w:bottom w:val="none" w:sz="0" w:space="0" w:color="auto"/>
                    <w:right w:val="none" w:sz="0" w:space="0" w:color="auto"/>
                  </w:divBdr>
                </w:div>
                <w:div w:id="1335839695">
                  <w:marLeft w:val="0"/>
                  <w:marRight w:val="0"/>
                  <w:marTop w:val="0"/>
                  <w:marBottom w:val="0"/>
                  <w:divBdr>
                    <w:top w:val="none" w:sz="0" w:space="0" w:color="auto"/>
                    <w:left w:val="none" w:sz="0" w:space="0" w:color="auto"/>
                    <w:bottom w:val="none" w:sz="0" w:space="0" w:color="auto"/>
                    <w:right w:val="none" w:sz="0" w:space="0" w:color="auto"/>
                  </w:divBdr>
                </w:div>
                <w:div w:id="1337153538">
                  <w:marLeft w:val="0"/>
                  <w:marRight w:val="0"/>
                  <w:marTop w:val="0"/>
                  <w:marBottom w:val="0"/>
                  <w:divBdr>
                    <w:top w:val="none" w:sz="0" w:space="0" w:color="auto"/>
                    <w:left w:val="none" w:sz="0" w:space="0" w:color="auto"/>
                    <w:bottom w:val="none" w:sz="0" w:space="0" w:color="auto"/>
                    <w:right w:val="none" w:sz="0" w:space="0" w:color="auto"/>
                  </w:divBdr>
                </w:div>
                <w:div w:id="1337927368">
                  <w:marLeft w:val="0"/>
                  <w:marRight w:val="0"/>
                  <w:marTop w:val="0"/>
                  <w:marBottom w:val="0"/>
                  <w:divBdr>
                    <w:top w:val="none" w:sz="0" w:space="0" w:color="auto"/>
                    <w:left w:val="none" w:sz="0" w:space="0" w:color="auto"/>
                    <w:bottom w:val="none" w:sz="0" w:space="0" w:color="auto"/>
                    <w:right w:val="none" w:sz="0" w:space="0" w:color="auto"/>
                  </w:divBdr>
                </w:div>
                <w:div w:id="1337997189">
                  <w:marLeft w:val="0"/>
                  <w:marRight w:val="0"/>
                  <w:marTop w:val="0"/>
                  <w:marBottom w:val="0"/>
                  <w:divBdr>
                    <w:top w:val="none" w:sz="0" w:space="0" w:color="auto"/>
                    <w:left w:val="none" w:sz="0" w:space="0" w:color="auto"/>
                    <w:bottom w:val="none" w:sz="0" w:space="0" w:color="auto"/>
                    <w:right w:val="none" w:sz="0" w:space="0" w:color="auto"/>
                  </w:divBdr>
                </w:div>
                <w:div w:id="1338117240">
                  <w:marLeft w:val="0"/>
                  <w:marRight w:val="0"/>
                  <w:marTop w:val="0"/>
                  <w:marBottom w:val="0"/>
                  <w:divBdr>
                    <w:top w:val="none" w:sz="0" w:space="0" w:color="auto"/>
                    <w:left w:val="none" w:sz="0" w:space="0" w:color="auto"/>
                    <w:bottom w:val="none" w:sz="0" w:space="0" w:color="auto"/>
                    <w:right w:val="none" w:sz="0" w:space="0" w:color="auto"/>
                  </w:divBdr>
                </w:div>
                <w:div w:id="1338507331">
                  <w:marLeft w:val="0"/>
                  <w:marRight w:val="0"/>
                  <w:marTop w:val="0"/>
                  <w:marBottom w:val="0"/>
                  <w:divBdr>
                    <w:top w:val="none" w:sz="0" w:space="0" w:color="auto"/>
                    <w:left w:val="none" w:sz="0" w:space="0" w:color="auto"/>
                    <w:bottom w:val="none" w:sz="0" w:space="0" w:color="auto"/>
                    <w:right w:val="none" w:sz="0" w:space="0" w:color="auto"/>
                  </w:divBdr>
                </w:div>
                <w:div w:id="1340355615">
                  <w:marLeft w:val="0"/>
                  <w:marRight w:val="0"/>
                  <w:marTop w:val="0"/>
                  <w:marBottom w:val="0"/>
                  <w:divBdr>
                    <w:top w:val="none" w:sz="0" w:space="0" w:color="auto"/>
                    <w:left w:val="none" w:sz="0" w:space="0" w:color="auto"/>
                    <w:bottom w:val="none" w:sz="0" w:space="0" w:color="auto"/>
                    <w:right w:val="none" w:sz="0" w:space="0" w:color="auto"/>
                  </w:divBdr>
                </w:div>
                <w:div w:id="1341734097">
                  <w:marLeft w:val="0"/>
                  <w:marRight w:val="0"/>
                  <w:marTop w:val="0"/>
                  <w:marBottom w:val="0"/>
                  <w:divBdr>
                    <w:top w:val="none" w:sz="0" w:space="0" w:color="auto"/>
                    <w:left w:val="none" w:sz="0" w:space="0" w:color="auto"/>
                    <w:bottom w:val="none" w:sz="0" w:space="0" w:color="auto"/>
                    <w:right w:val="none" w:sz="0" w:space="0" w:color="auto"/>
                  </w:divBdr>
                </w:div>
                <w:div w:id="1342927361">
                  <w:marLeft w:val="0"/>
                  <w:marRight w:val="0"/>
                  <w:marTop w:val="0"/>
                  <w:marBottom w:val="0"/>
                  <w:divBdr>
                    <w:top w:val="none" w:sz="0" w:space="0" w:color="auto"/>
                    <w:left w:val="none" w:sz="0" w:space="0" w:color="auto"/>
                    <w:bottom w:val="none" w:sz="0" w:space="0" w:color="auto"/>
                    <w:right w:val="none" w:sz="0" w:space="0" w:color="auto"/>
                  </w:divBdr>
                </w:div>
                <w:div w:id="1343122547">
                  <w:marLeft w:val="0"/>
                  <w:marRight w:val="0"/>
                  <w:marTop w:val="0"/>
                  <w:marBottom w:val="0"/>
                  <w:divBdr>
                    <w:top w:val="none" w:sz="0" w:space="0" w:color="auto"/>
                    <w:left w:val="none" w:sz="0" w:space="0" w:color="auto"/>
                    <w:bottom w:val="none" w:sz="0" w:space="0" w:color="auto"/>
                    <w:right w:val="none" w:sz="0" w:space="0" w:color="auto"/>
                  </w:divBdr>
                </w:div>
                <w:div w:id="1345210625">
                  <w:marLeft w:val="0"/>
                  <w:marRight w:val="0"/>
                  <w:marTop w:val="0"/>
                  <w:marBottom w:val="0"/>
                  <w:divBdr>
                    <w:top w:val="none" w:sz="0" w:space="0" w:color="auto"/>
                    <w:left w:val="none" w:sz="0" w:space="0" w:color="auto"/>
                    <w:bottom w:val="none" w:sz="0" w:space="0" w:color="auto"/>
                    <w:right w:val="none" w:sz="0" w:space="0" w:color="auto"/>
                  </w:divBdr>
                </w:div>
                <w:div w:id="1346248882">
                  <w:marLeft w:val="0"/>
                  <w:marRight w:val="0"/>
                  <w:marTop w:val="0"/>
                  <w:marBottom w:val="0"/>
                  <w:divBdr>
                    <w:top w:val="none" w:sz="0" w:space="0" w:color="auto"/>
                    <w:left w:val="none" w:sz="0" w:space="0" w:color="auto"/>
                    <w:bottom w:val="none" w:sz="0" w:space="0" w:color="auto"/>
                    <w:right w:val="none" w:sz="0" w:space="0" w:color="auto"/>
                  </w:divBdr>
                </w:div>
                <w:div w:id="1347827095">
                  <w:marLeft w:val="0"/>
                  <w:marRight w:val="0"/>
                  <w:marTop w:val="0"/>
                  <w:marBottom w:val="0"/>
                  <w:divBdr>
                    <w:top w:val="none" w:sz="0" w:space="0" w:color="auto"/>
                    <w:left w:val="none" w:sz="0" w:space="0" w:color="auto"/>
                    <w:bottom w:val="none" w:sz="0" w:space="0" w:color="auto"/>
                    <w:right w:val="none" w:sz="0" w:space="0" w:color="auto"/>
                  </w:divBdr>
                </w:div>
                <w:div w:id="1349484209">
                  <w:marLeft w:val="0"/>
                  <w:marRight w:val="0"/>
                  <w:marTop w:val="0"/>
                  <w:marBottom w:val="0"/>
                  <w:divBdr>
                    <w:top w:val="none" w:sz="0" w:space="0" w:color="auto"/>
                    <w:left w:val="none" w:sz="0" w:space="0" w:color="auto"/>
                    <w:bottom w:val="none" w:sz="0" w:space="0" w:color="auto"/>
                    <w:right w:val="none" w:sz="0" w:space="0" w:color="auto"/>
                  </w:divBdr>
                </w:div>
                <w:div w:id="1349599512">
                  <w:marLeft w:val="0"/>
                  <w:marRight w:val="0"/>
                  <w:marTop w:val="0"/>
                  <w:marBottom w:val="0"/>
                  <w:divBdr>
                    <w:top w:val="none" w:sz="0" w:space="0" w:color="auto"/>
                    <w:left w:val="none" w:sz="0" w:space="0" w:color="auto"/>
                    <w:bottom w:val="none" w:sz="0" w:space="0" w:color="auto"/>
                    <w:right w:val="none" w:sz="0" w:space="0" w:color="auto"/>
                  </w:divBdr>
                </w:div>
                <w:div w:id="1349671979">
                  <w:marLeft w:val="0"/>
                  <w:marRight w:val="0"/>
                  <w:marTop w:val="0"/>
                  <w:marBottom w:val="0"/>
                  <w:divBdr>
                    <w:top w:val="none" w:sz="0" w:space="0" w:color="auto"/>
                    <w:left w:val="none" w:sz="0" w:space="0" w:color="auto"/>
                    <w:bottom w:val="none" w:sz="0" w:space="0" w:color="auto"/>
                    <w:right w:val="none" w:sz="0" w:space="0" w:color="auto"/>
                  </w:divBdr>
                </w:div>
                <w:div w:id="1349715248">
                  <w:marLeft w:val="0"/>
                  <w:marRight w:val="0"/>
                  <w:marTop w:val="0"/>
                  <w:marBottom w:val="0"/>
                  <w:divBdr>
                    <w:top w:val="none" w:sz="0" w:space="0" w:color="auto"/>
                    <w:left w:val="none" w:sz="0" w:space="0" w:color="auto"/>
                    <w:bottom w:val="none" w:sz="0" w:space="0" w:color="auto"/>
                    <w:right w:val="none" w:sz="0" w:space="0" w:color="auto"/>
                  </w:divBdr>
                </w:div>
                <w:div w:id="1349987257">
                  <w:marLeft w:val="0"/>
                  <w:marRight w:val="0"/>
                  <w:marTop w:val="0"/>
                  <w:marBottom w:val="0"/>
                  <w:divBdr>
                    <w:top w:val="none" w:sz="0" w:space="0" w:color="auto"/>
                    <w:left w:val="none" w:sz="0" w:space="0" w:color="auto"/>
                    <w:bottom w:val="none" w:sz="0" w:space="0" w:color="auto"/>
                    <w:right w:val="none" w:sz="0" w:space="0" w:color="auto"/>
                  </w:divBdr>
                </w:div>
                <w:div w:id="1350444376">
                  <w:marLeft w:val="0"/>
                  <w:marRight w:val="0"/>
                  <w:marTop w:val="0"/>
                  <w:marBottom w:val="0"/>
                  <w:divBdr>
                    <w:top w:val="none" w:sz="0" w:space="0" w:color="auto"/>
                    <w:left w:val="none" w:sz="0" w:space="0" w:color="auto"/>
                    <w:bottom w:val="none" w:sz="0" w:space="0" w:color="auto"/>
                    <w:right w:val="none" w:sz="0" w:space="0" w:color="auto"/>
                  </w:divBdr>
                </w:div>
                <w:div w:id="1351417858">
                  <w:marLeft w:val="0"/>
                  <w:marRight w:val="0"/>
                  <w:marTop w:val="0"/>
                  <w:marBottom w:val="0"/>
                  <w:divBdr>
                    <w:top w:val="none" w:sz="0" w:space="0" w:color="auto"/>
                    <w:left w:val="none" w:sz="0" w:space="0" w:color="auto"/>
                    <w:bottom w:val="none" w:sz="0" w:space="0" w:color="auto"/>
                    <w:right w:val="none" w:sz="0" w:space="0" w:color="auto"/>
                  </w:divBdr>
                </w:div>
                <w:div w:id="1351486351">
                  <w:marLeft w:val="0"/>
                  <w:marRight w:val="0"/>
                  <w:marTop w:val="0"/>
                  <w:marBottom w:val="0"/>
                  <w:divBdr>
                    <w:top w:val="none" w:sz="0" w:space="0" w:color="auto"/>
                    <w:left w:val="none" w:sz="0" w:space="0" w:color="auto"/>
                    <w:bottom w:val="none" w:sz="0" w:space="0" w:color="auto"/>
                    <w:right w:val="none" w:sz="0" w:space="0" w:color="auto"/>
                  </w:divBdr>
                </w:div>
                <w:div w:id="1351638703">
                  <w:marLeft w:val="0"/>
                  <w:marRight w:val="0"/>
                  <w:marTop w:val="0"/>
                  <w:marBottom w:val="0"/>
                  <w:divBdr>
                    <w:top w:val="none" w:sz="0" w:space="0" w:color="auto"/>
                    <w:left w:val="none" w:sz="0" w:space="0" w:color="auto"/>
                    <w:bottom w:val="none" w:sz="0" w:space="0" w:color="auto"/>
                    <w:right w:val="none" w:sz="0" w:space="0" w:color="auto"/>
                  </w:divBdr>
                </w:div>
                <w:div w:id="1352033191">
                  <w:marLeft w:val="0"/>
                  <w:marRight w:val="0"/>
                  <w:marTop w:val="0"/>
                  <w:marBottom w:val="0"/>
                  <w:divBdr>
                    <w:top w:val="none" w:sz="0" w:space="0" w:color="auto"/>
                    <w:left w:val="none" w:sz="0" w:space="0" w:color="auto"/>
                    <w:bottom w:val="none" w:sz="0" w:space="0" w:color="auto"/>
                    <w:right w:val="none" w:sz="0" w:space="0" w:color="auto"/>
                  </w:divBdr>
                </w:div>
                <w:div w:id="1352760025">
                  <w:marLeft w:val="0"/>
                  <w:marRight w:val="0"/>
                  <w:marTop w:val="0"/>
                  <w:marBottom w:val="0"/>
                  <w:divBdr>
                    <w:top w:val="none" w:sz="0" w:space="0" w:color="auto"/>
                    <w:left w:val="none" w:sz="0" w:space="0" w:color="auto"/>
                    <w:bottom w:val="none" w:sz="0" w:space="0" w:color="auto"/>
                    <w:right w:val="none" w:sz="0" w:space="0" w:color="auto"/>
                  </w:divBdr>
                </w:div>
                <w:div w:id="1354530192">
                  <w:marLeft w:val="0"/>
                  <w:marRight w:val="0"/>
                  <w:marTop w:val="0"/>
                  <w:marBottom w:val="0"/>
                  <w:divBdr>
                    <w:top w:val="none" w:sz="0" w:space="0" w:color="auto"/>
                    <w:left w:val="none" w:sz="0" w:space="0" w:color="auto"/>
                    <w:bottom w:val="none" w:sz="0" w:space="0" w:color="auto"/>
                    <w:right w:val="none" w:sz="0" w:space="0" w:color="auto"/>
                  </w:divBdr>
                </w:div>
                <w:div w:id="1354917982">
                  <w:marLeft w:val="0"/>
                  <w:marRight w:val="0"/>
                  <w:marTop w:val="0"/>
                  <w:marBottom w:val="0"/>
                  <w:divBdr>
                    <w:top w:val="none" w:sz="0" w:space="0" w:color="auto"/>
                    <w:left w:val="none" w:sz="0" w:space="0" w:color="auto"/>
                    <w:bottom w:val="none" w:sz="0" w:space="0" w:color="auto"/>
                    <w:right w:val="none" w:sz="0" w:space="0" w:color="auto"/>
                  </w:divBdr>
                </w:div>
                <w:div w:id="1355422160">
                  <w:marLeft w:val="0"/>
                  <w:marRight w:val="0"/>
                  <w:marTop w:val="0"/>
                  <w:marBottom w:val="0"/>
                  <w:divBdr>
                    <w:top w:val="none" w:sz="0" w:space="0" w:color="auto"/>
                    <w:left w:val="none" w:sz="0" w:space="0" w:color="auto"/>
                    <w:bottom w:val="none" w:sz="0" w:space="0" w:color="auto"/>
                    <w:right w:val="none" w:sz="0" w:space="0" w:color="auto"/>
                  </w:divBdr>
                </w:div>
                <w:div w:id="1355422323">
                  <w:marLeft w:val="0"/>
                  <w:marRight w:val="0"/>
                  <w:marTop w:val="0"/>
                  <w:marBottom w:val="0"/>
                  <w:divBdr>
                    <w:top w:val="none" w:sz="0" w:space="0" w:color="auto"/>
                    <w:left w:val="none" w:sz="0" w:space="0" w:color="auto"/>
                    <w:bottom w:val="none" w:sz="0" w:space="0" w:color="auto"/>
                    <w:right w:val="none" w:sz="0" w:space="0" w:color="auto"/>
                  </w:divBdr>
                </w:div>
                <w:div w:id="1355423706">
                  <w:marLeft w:val="0"/>
                  <w:marRight w:val="0"/>
                  <w:marTop w:val="0"/>
                  <w:marBottom w:val="0"/>
                  <w:divBdr>
                    <w:top w:val="none" w:sz="0" w:space="0" w:color="auto"/>
                    <w:left w:val="none" w:sz="0" w:space="0" w:color="auto"/>
                    <w:bottom w:val="none" w:sz="0" w:space="0" w:color="auto"/>
                    <w:right w:val="none" w:sz="0" w:space="0" w:color="auto"/>
                  </w:divBdr>
                </w:div>
                <w:div w:id="1355499809">
                  <w:marLeft w:val="0"/>
                  <w:marRight w:val="0"/>
                  <w:marTop w:val="0"/>
                  <w:marBottom w:val="0"/>
                  <w:divBdr>
                    <w:top w:val="none" w:sz="0" w:space="0" w:color="auto"/>
                    <w:left w:val="none" w:sz="0" w:space="0" w:color="auto"/>
                    <w:bottom w:val="none" w:sz="0" w:space="0" w:color="auto"/>
                    <w:right w:val="none" w:sz="0" w:space="0" w:color="auto"/>
                  </w:divBdr>
                </w:div>
                <w:div w:id="1355886990">
                  <w:marLeft w:val="0"/>
                  <w:marRight w:val="0"/>
                  <w:marTop w:val="0"/>
                  <w:marBottom w:val="0"/>
                  <w:divBdr>
                    <w:top w:val="none" w:sz="0" w:space="0" w:color="auto"/>
                    <w:left w:val="none" w:sz="0" w:space="0" w:color="auto"/>
                    <w:bottom w:val="none" w:sz="0" w:space="0" w:color="auto"/>
                    <w:right w:val="none" w:sz="0" w:space="0" w:color="auto"/>
                  </w:divBdr>
                </w:div>
                <w:div w:id="1355958052">
                  <w:marLeft w:val="0"/>
                  <w:marRight w:val="0"/>
                  <w:marTop w:val="0"/>
                  <w:marBottom w:val="0"/>
                  <w:divBdr>
                    <w:top w:val="none" w:sz="0" w:space="0" w:color="auto"/>
                    <w:left w:val="none" w:sz="0" w:space="0" w:color="auto"/>
                    <w:bottom w:val="none" w:sz="0" w:space="0" w:color="auto"/>
                    <w:right w:val="none" w:sz="0" w:space="0" w:color="auto"/>
                  </w:divBdr>
                </w:div>
                <w:div w:id="1356267783">
                  <w:marLeft w:val="0"/>
                  <w:marRight w:val="0"/>
                  <w:marTop w:val="0"/>
                  <w:marBottom w:val="0"/>
                  <w:divBdr>
                    <w:top w:val="none" w:sz="0" w:space="0" w:color="auto"/>
                    <w:left w:val="none" w:sz="0" w:space="0" w:color="auto"/>
                    <w:bottom w:val="none" w:sz="0" w:space="0" w:color="auto"/>
                    <w:right w:val="none" w:sz="0" w:space="0" w:color="auto"/>
                  </w:divBdr>
                </w:div>
                <w:div w:id="1357344079">
                  <w:marLeft w:val="0"/>
                  <w:marRight w:val="0"/>
                  <w:marTop w:val="0"/>
                  <w:marBottom w:val="0"/>
                  <w:divBdr>
                    <w:top w:val="none" w:sz="0" w:space="0" w:color="auto"/>
                    <w:left w:val="none" w:sz="0" w:space="0" w:color="auto"/>
                    <w:bottom w:val="none" w:sz="0" w:space="0" w:color="auto"/>
                    <w:right w:val="none" w:sz="0" w:space="0" w:color="auto"/>
                  </w:divBdr>
                </w:div>
                <w:div w:id="1357390314">
                  <w:marLeft w:val="0"/>
                  <w:marRight w:val="0"/>
                  <w:marTop w:val="0"/>
                  <w:marBottom w:val="0"/>
                  <w:divBdr>
                    <w:top w:val="none" w:sz="0" w:space="0" w:color="auto"/>
                    <w:left w:val="none" w:sz="0" w:space="0" w:color="auto"/>
                    <w:bottom w:val="none" w:sz="0" w:space="0" w:color="auto"/>
                    <w:right w:val="none" w:sz="0" w:space="0" w:color="auto"/>
                  </w:divBdr>
                </w:div>
                <w:div w:id="1358390716">
                  <w:marLeft w:val="0"/>
                  <w:marRight w:val="0"/>
                  <w:marTop w:val="0"/>
                  <w:marBottom w:val="0"/>
                  <w:divBdr>
                    <w:top w:val="none" w:sz="0" w:space="0" w:color="auto"/>
                    <w:left w:val="none" w:sz="0" w:space="0" w:color="auto"/>
                    <w:bottom w:val="none" w:sz="0" w:space="0" w:color="auto"/>
                    <w:right w:val="none" w:sz="0" w:space="0" w:color="auto"/>
                  </w:divBdr>
                </w:div>
                <w:div w:id="1361396332">
                  <w:marLeft w:val="0"/>
                  <w:marRight w:val="0"/>
                  <w:marTop w:val="0"/>
                  <w:marBottom w:val="0"/>
                  <w:divBdr>
                    <w:top w:val="none" w:sz="0" w:space="0" w:color="auto"/>
                    <w:left w:val="none" w:sz="0" w:space="0" w:color="auto"/>
                    <w:bottom w:val="none" w:sz="0" w:space="0" w:color="auto"/>
                    <w:right w:val="none" w:sz="0" w:space="0" w:color="auto"/>
                  </w:divBdr>
                </w:div>
                <w:div w:id="1361930439">
                  <w:marLeft w:val="0"/>
                  <w:marRight w:val="0"/>
                  <w:marTop w:val="0"/>
                  <w:marBottom w:val="0"/>
                  <w:divBdr>
                    <w:top w:val="none" w:sz="0" w:space="0" w:color="auto"/>
                    <w:left w:val="none" w:sz="0" w:space="0" w:color="auto"/>
                    <w:bottom w:val="none" w:sz="0" w:space="0" w:color="auto"/>
                    <w:right w:val="none" w:sz="0" w:space="0" w:color="auto"/>
                  </w:divBdr>
                </w:div>
                <w:div w:id="1362366294">
                  <w:marLeft w:val="0"/>
                  <w:marRight w:val="0"/>
                  <w:marTop w:val="0"/>
                  <w:marBottom w:val="0"/>
                  <w:divBdr>
                    <w:top w:val="none" w:sz="0" w:space="0" w:color="auto"/>
                    <w:left w:val="none" w:sz="0" w:space="0" w:color="auto"/>
                    <w:bottom w:val="none" w:sz="0" w:space="0" w:color="auto"/>
                    <w:right w:val="none" w:sz="0" w:space="0" w:color="auto"/>
                  </w:divBdr>
                </w:div>
                <w:div w:id="1362509424">
                  <w:marLeft w:val="0"/>
                  <w:marRight w:val="0"/>
                  <w:marTop w:val="0"/>
                  <w:marBottom w:val="0"/>
                  <w:divBdr>
                    <w:top w:val="none" w:sz="0" w:space="0" w:color="auto"/>
                    <w:left w:val="none" w:sz="0" w:space="0" w:color="auto"/>
                    <w:bottom w:val="none" w:sz="0" w:space="0" w:color="auto"/>
                    <w:right w:val="none" w:sz="0" w:space="0" w:color="auto"/>
                  </w:divBdr>
                </w:div>
                <w:div w:id="1362630728">
                  <w:marLeft w:val="0"/>
                  <w:marRight w:val="0"/>
                  <w:marTop w:val="0"/>
                  <w:marBottom w:val="0"/>
                  <w:divBdr>
                    <w:top w:val="none" w:sz="0" w:space="0" w:color="auto"/>
                    <w:left w:val="none" w:sz="0" w:space="0" w:color="auto"/>
                    <w:bottom w:val="none" w:sz="0" w:space="0" w:color="auto"/>
                    <w:right w:val="none" w:sz="0" w:space="0" w:color="auto"/>
                  </w:divBdr>
                </w:div>
                <w:div w:id="1362704473">
                  <w:marLeft w:val="0"/>
                  <w:marRight w:val="0"/>
                  <w:marTop w:val="0"/>
                  <w:marBottom w:val="0"/>
                  <w:divBdr>
                    <w:top w:val="none" w:sz="0" w:space="0" w:color="auto"/>
                    <w:left w:val="none" w:sz="0" w:space="0" w:color="auto"/>
                    <w:bottom w:val="none" w:sz="0" w:space="0" w:color="auto"/>
                    <w:right w:val="none" w:sz="0" w:space="0" w:color="auto"/>
                  </w:divBdr>
                </w:div>
                <w:div w:id="1362900773">
                  <w:marLeft w:val="0"/>
                  <w:marRight w:val="0"/>
                  <w:marTop w:val="0"/>
                  <w:marBottom w:val="0"/>
                  <w:divBdr>
                    <w:top w:val="none" w:sz="0" w:space="0" w:color="auto"/>
                    <w:left w:val="none" w:sz="0" w:space="0" w:color="auto"/>
                    <w:bottom w:val="none" w:sz="0" w:space="0" w:color="auto"/>
                    <w:right w:val="none" w:sz="0" w:space="0" w:color="auto"/>
                  </w:divBdr>
                </w:div>
                <w:div w:id="1363898620">
                  <w:marLeft w:val="0"/>
                  <w:marRight w:val="0"/>
                  <w:marTop w:val="0"/>
                  <w:marBottom w:val="0"/>
                  <w:divBdr>
                    <w:top w:val="none" w:sz="0" w:space="0" w:color="auto"/>
                    <w:left w:val="none" w:sz="0" w:space="0" w:color="auto"/>
                    <w:bottom w:val="none" w:sz="0" w:space="0" w:color="auto"/>
                    <w:right w:val="none" w:sz="0" w:space="0" w:color="auto"/>
                  </w:divBdr>
                </w:div>
                <w:div w:id="1364018979">
                  <w:marLeft w:val="0"/>
                  <w:marRight w:val="0"/>
                  <w:marTop w:val="0"/>
                  <w:marBottom w:val="0"/>
                  <w:divBdr>
                    <w:top w:val="none" w:sz="0" w:space="0" w:color="auto"/>
                    <w:left w:val="none" w:sz="0" w:space="0" w:color="auto"/>
                    <w:bottom w:val="none" w:sz="0" w:space="0" w:color="auto"/>
                    <w:right w:val="none" w:sz="0" w:space="0" w:color="auto"/>
                  </w:divBdr>
                </w:div>
                <w:div w:id="1366325671">
                  <w:marLeft w:val="0"/>
                  <w:marRight w:val="0"/>
                  <w:marTop w:val="0"/>
                  <w:marBottom w:val="0"/>
                  <w:divBdr>
                    <w:top w:val="none" w:sz="0" w:space="0" w:color="auto"/>
                    <w:left w:val="none" w:sz="0" w:space="0" w:color="auto"/>
                    <w:bottom w:val="none" w:sz="0" w:space="0" w:color="auto"/>
                    <w:right w:val="none" w:sz="0" w:space="0" w:color="auto"/>
                  </w:divBdr>
                </w:div>
                <w:div w:id="1366757405">
                  <w:marLeft w:val="0"/>
                  <w:marRight w:val="0"/>
                  <w:marTop w:val="0"/>
                  <w:marBottom w:val="0"/>
                  <w:divBdr>
                    <w:top w:val="none" w:sz="0" w:space="0" w:color="auto"/>
                    <w:left w:val="none" w:sz="0" w:space="0" w:color="auto"/>
                    <w:bottom w:val="none" w:sz="0" w:space="0" w:color="auto"/>
                    <w:right w:val="none" w:sz="0" w:space="0" w:color="auto"/>
                  </w:divBdr>
                </w:div>
                <w:div w:id="1366784384">
                  <w:marLeft w:val="0"/>
                  <w:marRight w:val="0"/>
                  <w:marTop w:val="0"/>
                  <w:marBottom w:val="0"/>
                  <w:divBdr>
                    <w:top w:val="none" w:sz="0" w:space="0" w:color="auto"/>
                    <w:left w:val="none" w:sz="0" w:space="0" w:color="auto"/>
                    <w:bottom w:val="none" w:sz="0" w:space="0" w:color="auto"/>
                    <w:right w:val="none" w:sz="0" w:space="0" w:color="auto"/>
                  </w:divBdr>
                </w:div>
                <w:div w:id="1367172458">
                  <w:marLeft w:val="0"/>
                  <w:marRight w:val="0"/>
                  <w:marTop w:val="0"/>
                  <w:marBottom w:val="0"/>
                  <w:divBdr>
                    <w:top w:val="none" w:sz="0" w:space="0" w:color="auto"/>
                    <w:left w:val="none" w:sz="0" w:space="0" w:color="auto"/>
                    <w:bottom w:val="none" w:sz="0" w:space="0" w:color="auto"/>
                    <w:right w:val="none" w:sz="0" w:space="0" w:color="auto"/>
                  </w:divBdr>
                </w:div>
                <w:div w:id="1367372191">
                  <w:marLeft w:val="0"/>
                  <w:marRight w:val="0"/>
                  <w:marTop w:val="0"/>
                  <w:marBottom w:val="0"/>
                  <w:divBdr>
                    <w:top w:val="none" w:sz="0" w:space="0" w:color="auto"/>
                    <w:left w:val="none" w:sz="0" w:space="0" w:color="auto"/>
                    <w:bottom w:val="none" w:sz="0" w:space="0" w:color="auto"/>
                    <w:right w:val="none" w:sz="0" w:space="0" w:color="auto"/>
                  </w:divBdr>
                </w:div>
                <w:div w:id="1367606505">
                  <w:marLeft w:val="0"/>
                  <w:marRight w:val="0"/>
                  <w:marTop w:val="0"/>
                  <w:marBottom w:val="0"/>
                  <w:divBdr>
                    <w:top w:val="none" w:sz="0" w:space="0" w:color="auto"/>
                    <w:left w:val="none" w:sz="0" w:space="0" w:color="auto"/>
                    <w:bottom w:val="none" w:sz="0" w:space="0" w:color="auto"/>
                    <w:right w:val="none" w:sz="0" w:space="0" w:color="auto"/>
                  </w:divBdr>
                </w:div>
                <w:div w:id="1367683859">
                  <w:marLeft w:val="0"/>
                  <w:marRight w:val="0"/>
                  <w:marTop w:val="0"/>
                  <w:marBottom w:val="0"/>
                  <w:divBdr>
                    <w:top w:val="none" w:sz="0" w:space="0" w:color="auto"/>
                    <w:left w:val="none" w:sz="0" w:space="0" w:color="auto"/>
                    <w:bottom w:val="none" w:sz="0" w:space="0" w:color="auto"/>
                    <w:right w:val="none" w:sz="0" w:space="0" w:color="auto"/>
                  </w:divBdr>
                </w:div>
                <w:div w:id="1367872460">
                  <w:marLeft w:val="0"/>
                  <w:marRight w:val="0"/>
                  <w:marTop w:val="0"/>
                  <w:marBottom w:val="0"/>
                  <w:divBdr>
                    <w:top w:val="none" w:sz="0" w:space="0" w:color="auto"/>
                    <w:left w:val="none" w:sz="0" w:space="0" w:color="auto"/>
                    <w:bottom w:val="none" w:sz="0" w:space="0" w:color="auto"/>
                    <w:right w:val="none" w:sz="0" w:space="0" w:color="auto"/>
                  </w:divBdr>
                </w:div>
                <w:div w:id="1367874964">
                  <w:marLeft w:val="0"/>
                  <w:marRight w:val="0"/>
                  <w:marTop w:val="0"/>
                  <w:marBottom w:val="0"/>
                  <w:divBdr>
                    <w:top w:val="none" w:sz="0" w:space="0" w:color="auto"/>
                    <w:left w:val="none" w:sz="0" w:space="0" w:color="auto"/>
                    <w:bottom w:val="none" w:sz="0" w:space="0" w:color="auto"/>
                    <w:right w:val="none" w:sz="0" w:space="0" w:color="auto"/>
                  </w:divBdr>
                </w:div>
                <w:div w:id="1368022772">
                  <w:marLeft w:val="0"/>
                  <w:marRight w:val="0"/>
                  <w:marTop w:val="0"/>
                  <w:marBottom w:val="0"/>
                  <w:divBdr>
                    <w:top w:val="none" w:sz="0" w:space="0" w:color="auto"/>
                    <w:left w:val="none" w:sz="0" w:space="0" w:color="auto"/>
                    <w:bottom w:val="none" w:sz="0" w:space="0" w:color="auto"/>
                    <w:right w:val="none" w:sz="0" w:space="0" w:color="auto"/>
                  </w:divBdr>
                </w:div>
                <w:div w:id="1368144778">
                  <w:marLeft w:val="0"/>
                  <w:marRight w:val="0"/>
                  <w:marTop w:val="0"/>
                  <w:marBottom w:val="0"/>
                  <w:divBdr>
                    <w:top w:val="none" w:sz="0" w:space="0" w:color="auto"/>
                    <w:left w:val="none" w:sz="0" w:space="0" w:color="auto"/>
                    <w:bottom w:val="none" w:sz="0" w:space="0" w:color="auto"/>
                    <w:right w:val="none" w:sz="0" w:space="0" w:color="auto"/>
                  </w:divBdr>
                </w:div>
                <w:div w:id="1368291238">
                  <w:marLeft w:val="0"/>
                  <w:marRight w:val="0"/>
                  <w:marTop w:val="0"/>
                  <w:marBottom w:val="0"/>
                  <w:divBdr>
                    <w:top w:val="none" w:sz="0" w:space="0" w:color="auto"/>
                    <w:left w:val="none" w:sz="0" w:space="0" w:color="auto"/>
                    <w:bottom w:val="none" w:sz="0" w:space="0" w:color="auto"/>
                    <w:right w:val="none" w:sz="0" w:space="0" w:color="auto"/>
                  </w:divBdr>
                </w:div>
                <w:div w:id="1368413564">
                  <w:marLeft w:val="0"/>
                  <w:marRight w:val="0"/>
                  <w:marTop w:val="0"/>
                  <w:marBottom w:val="0"/>
                  <w:divBdr>
                    <w:top w:val="none" w:sz="0" w:space="0" w:color="auto"/>
                    <w:left w:val="none" w:sz="0" w:space="0" w:color="auto"/>
                    <w:bottom w:val="none" w:sz="0" w:space="0" w:color="auto"/>
                    <w:right w:val="none" w:sz="0" w:space="0" w:color="auto"/>
                  </w:divBdr>
                </w:div>
                <w:div w:id="1369455620">
                  <w:marLeft w:val="0"/>
                  <w:marRight w:val="0"/>
                  <w:marTop w:val="0"/>
                  <w:marBottom w:val="0"/>
                  <w:divBdr>
                    <w:top w:val="none" w:sz="0" w:space="0" w:color="auto"/>
                    <w:left w:val="none" w:sz="0" w:space="0" w:color="auto"/>
                    <w:bottom w:val="none" w:sz="0" w:space="0" w:color="auto"/>
                    <w:right w:val="none" w:sz="0" w:space="0" w:color="auto"/>
                  </w:divBdr>
                </w:div>
                <w:div w:id="1370498220">
                  <w:marLeft w:val="0"/>
                  <w:marRight w:val="0"/>
                  <w:marTop w:val="0"/>
                  <w:marBottom w:val="0"/>
                  <w:divBdr>
                    <w:top w:val="none" w:sz="0" w:space="0" w:color="auto"/>
                    <w:left w:val="none" w:sz="0" w:space="0" w:color="auto"/>
                    <w:bottom w:val="none" w:sz="0" w:space="0" w:color="auto"/>
                    <w:right w:val="none" w:sz="0" w:space="0" w:color="auto"/>
                  </w:divBdr>
                </w:div>
                <w:div w:id="1371106223">
                  <w:marLeft w:val="0"/>
                  <w:marRight w:val="0"/>
                  <w:marTop w:val="0"/>
                  <w:marBottom w:val="0"/>
                  <w:divBdr>
                    <w:top w:val="none" w:sz="0" w:space="0" w:color="auto"/>
                    <w:left w:val="none" w:sz="0" w:space="0" w:color="auto"/>
                    <w:bottom w:val="none" w:sz="0" w:space="0" w:color="auto"/>
                    <w:right w:val="none" w:sz="0" w:space="0" w:color="auto"/>
                  </w:divBdr>
                </w:div>
                <w:div w:id="1371109003">
                  <w:marLeft w:val="0"/>
                  <w:marRight w:val="0"/>
                  <w:marTop w:val="0"/>
                  <w:marBottom w:val="0"/>
                  <w:divBdr>
                    <w:top w:val="none" w:sz="0" w:space="0" w:color="auto"/>
                    <w:left w:val="none" w:sz="0" w:space="0" w:color="auto"/>
                    <w:bottom w:val="none" w:sz="0" w:space="0" w:color="auto"/>
                    <w:right w:val="none" w:sz="0" w:space="0" w:color="auto"/>
                  </w:divBdr>
                </w:div>
                <w:div w:id="1371111127">
                  <w:marLeft w:val="0"/>
                  <w:marRight w:val="0"/>
                  <w:marTop w:val="0"/>
                  <w:marBottom w:val="0"/>
                  <w:divBdr>
                    <w:top w:val="none" w:sz="0" w:space="0" w:color="auto"/>
                    <w:left w:val="none" w:sz="0" w:space="0" w:color="auto"/>
                    <w:bottom w:val="none" w:sz="0" w:space="0" w:color="auto"/>
                    <w:right w:val="none" w:sz="0" w:space="0" w:color="auto"/>
                  </w:divBdr>
                </w:div>
                <w:div w:id="1372269673">
                  <w:marLeft w:val="0"/>
                  <w:marRight w:val="0"/>
                  <w:marTop w:val="0"/>
                  <w:marBottom w:val="0"/>
                  <w:divBdr>
                    <w:top w:val="none" w:sz="0" w:space="0" w:color="auto"/>
                    <w:left w:val="none" w:sz="0" w:space="0" w:color="auto"/>
                    <w:bottom w:val="none" w:sz="0" w:space="0" w:color="auto"/>
                    <w:right w:val="none" w:sz="0" w:space="0" w:color="auto"/>
                  </w:divBdr>
                </w:div>
                <w:div w:id="1372537098">
                  <w:marLeft w:val="0"/>
                  <w:marRight w:val="0"/>
                  <w:marTop w:val="0"/>
                  <w:marBottom w:val="0"/>
                  <w:divBdr>
                    <w:top w:val="none" w:sz="0" w:space="0" w:color="auto"/>
                    <w:left w:val="none" w:sz="0" w:space="0" w:color="auto"/>
                    <w:bottom w:val="none" w:sz="0" w:space="0" w:color="auto"/>
                    <w:right w:val="none" w:sz="0" w:space="0" w:color="auto"/>
                  </w:divBdr>
                </w:div>
                <w:div w:id="1372654463">
                  <w:marLeft w:val="0"/>
                  <w:marRight w:val="0"/>
                  <w:marTop w:val="0"/>
                  <w:marBottom w:val="0"/>
                  <w:divBdr>
                    <w:top w:val="none" w:sz="0" w:space="0" w:color="auto"/>
                    <w:left w:val="none" w:sz="0" w:space="0" w:color="auto"/>
                    <w:bottom w:val="none" w:sz="0" w:space="0" w:color="auto"/>
                    <w:right w:val="none" w:sz="0" w:space="0" w:color="auto"/>
                  </w:divBdr>
                </w:div>
                <w:div w:id="1373458866">
                  <w:marLeft w:val="0"/>
                  <w:marRight w:val="0"/>
                  <w:marTop w:val="0"/>
                  <w:marBottom w:val="0"/>
                  <w:divBdr>
                    <w:top w:val="none" w:sz="0" w:space="0" w:color="auto"/>
                    <w:left w:val="none" w:sz="0" w:space="0" w:color="auto"/>
                    <w:bottom w:val="none" w:sz="0" w:space="0" w:color="auto"/>
                    <w:right w:val="none" w:sz="0" w:space="0" w:color="auto"/>
                  </w:divBdr>
                </w:div>
                <w:div w:id="1374697984">
                  <w:marLeft w:val="0"/>
                  <w:marRight w:val="0"/>
                  <w:marTop w:val="0"/>
                  <w:marBottom w:val="0"/>
                  <w:divBdr>
                    <w:top w:val="none" w:sz="0" w:space="0" w:color="auto"/>
                    <w:left w:val="none" w:sz="0" w:space="0" w:color="auto"/>
                    <w:bottom w:val="none" w:sz="0" w:space="0" w:color="auto"/>
                    <w:right w:val="none" w:sz="0" w:space="0" w:color="auto"/>
                  </w:divBdr>
                </w:div>
                <w:div w:id="1375085406">
                  <w:marLeft w:val="0"/>
                  <w:marRight w:val="0"/>
                  <w:marTop w:val="0"/>
                  <w:marBottom w:val="0"/>
                  <w:divBdr>
                    <w:top w:val="none" w:sz="0" w:space="0" w:color="auto"/>
                    <w:left w:val="none" w:sz="0" w:space="0" w:color="auto"/>
                    <w:bottom w:val="none" w:sz="0" w:space="0" w:color="auto"/>
                    <w:right w:val="none" w:sz="0" w:space="0" w:color="auto"/>
                  </w:divBdr>
                </w:div>
                <w:div w:id="1375621663">
                  <w:marLeft w:val="0"/>
                  <w:marRight w:val="0"/>
                  <w:marTop w:val="0"/>
                  <w:marBottom w:val="0"/>
                  <w:divBdr>
                    <w:top w:val="none" w:sz="0" w:space="0" w:color="auto"/>
                    <w:left w:val="none" w:sz="0" w:space="0" w:color="auto"/>
                    <w:bottom w:val="none" w:sz="0" w:space="0" w:color="auto"/>
                    <w:right w:val="none" w:sz="0" w:space="0" w:color="auto"/>
                  </w:divBdr>
                </w:div>
                <w:div w:id="1378896747">
                  <w:marLeft w:val="0"/>
                  <w:marRight w:val="0"/>
                  <w:marTop w:val="0"/>
                  <w:marBottom w:val="0"/>
                  <w:divBdr>
                    <w:top w:val="none" w:sz="0" w:space="0" w:color="auto"/>
                    <w:left w:val="none" w:sz="0" w:space="0" w:color="auto"/>
                    <w:bottom w:val="none" w:sz="0" w:space="0" w:color="auto"/>
                    <w:right w:val="none" w:sz="0" w:space="0" w:color="auto"/>
                  </w:divBdr>
                </w:div>
                <w:div w:id="1378967610">
                  <w:marLeft w:val="0"/>
                  <w:marRight w:val="0"/>
                  <w:marTop w:val="0"/>
                  <w:marBottom w:val="0"/>
                  <w:divBdr>
                    <w:top w:val="none" w:sz="0" w:space="0" w:color="auto"/>
                    <w:left w:val="none" w:sz="0" w:space="0" w:color="auto"/>
                    <w:bottom w:val="none" w:sz="0" w:space="0" w:color="auto"/>
                    <w:right w:val="none" w:sz="0" w:space="0" w:color="auto"/>
                  </w:divBdr>
                </w:div>
                <w:div w:id="1379165323">
                  <w:marLeft w:val="0"/>
                  <w:marRight w:val="0"/>
                  <w:marTop w:val="0"/>
                  <w:marBottom w:val="0"/>
                  <w:divBdr>
                    <w:top w:val="none" w:sz="0" w:space="0" w:color="auto"/>
                    <w:left w:val="none" w:sz="0" w:space="0" w:color="auto"/>
                    <w:bottom w:val="none" w:sz="0" w:space="0" w:color="auto"/>
                    <w:right w:val="none" w:sz="0" w:space="0" w:color="auto"/>
                  </w:divBdr>
                </w:div>
                <w:div w:id="1381978076">
                  <w:marLeft w:val="0"/>
                  <w:marRight w:val="0"/>
                  <w:marTop w:val="0"/>
                  <w:marBottom w:val="0"/>
                  <w:divBdr>
                    <w:top w:val="none" w:sz="0" w:space="0" w:color="auto"/>
                    <w:left w:val="none" w:sz="0" w:space="0" w:color="auto"/>
                    <w:bottom w:val="none" w:sz="0" w:space="0" w:color="auto"/>
                    <w:right w:val="none" w:sz="0" w:space="0" w:color="auto"/>
                  </w:divBdr>
                </w:div>
                <w:div w:id="1382091162">
                  <w:marLeft w:val="0"/>
                  <w:marRight w:val="0"/>
                  <w:marTop w:val="0"/>
                  <w:marBottom w:val="0"/>
                  <w:divBdr>
                    <w:top w:val="none" w:sz="0" w:space="0" w:color="auto"/>
                    <w:left w:val="none" w:sz="0" w:space="0" w:color="auto"/>
                    <w:bottom w:val="none" w:sz="0" w:space="0" w:color="auto"/>
                    <w:right w:val="none" w:sz="0" w:space="0" w:color="auto"/>
                  </w:divBdr>
                </w:div>
                <w:div w:id="1382946396">
                  <w:marLeft w:val="0"/>
                  <w:marRight w:val="0"/>
                  <w:marTop w:val="0"/>
                  <w:marBottom w:val="0"/>
                  <w:divBdr>
                    <w:top w:val="none" w:sz="0" w:space="0" w:color="auto"/>
                    <w:left w:val="none" w:sz="0" w:space="0" w:color="auto"/>
                    <w:bottom w:val="none" w:sz="0" w:space="0" w:color="auto"/>
                    <w:right w:val="none" w:sz="0" w:space="0" w:color="auto"/>
                  </w:divBdr>
                </w:div>
                <w:div w:id="1383212566">
                  <w:marLeft w:val="0"/>
                  <w:marRight w:val="0"/>
                  <w:marTop w:val="0"/>
                  <w:marBottom w:val="0"/>
                  <w:divBdr>
                    <w:top w:val="none" w:sz="0" w:space="0" w:color="auto"/>
                    <w:left w:val="none" w:sz="0" w:space="0" w:color="auto"/>
                    <w:bottom w:val="none" w:sz="0" w:space="0" w:color="auto"/>
                    <w:right w:val="none" w:sz="0" w:space="0" w:color="auto"/>
                  </w:divBdr>
                </w:div>
                <w:div w:id="1383673861">
                  <w:marLeft w:val="0"/>
                  <w:marRight w:val="0"/>
                  <w:marTop w:val="0"/>
                  <w:marBottom w:val="0"/>
                  <w:divBdr>
                    <w:top w:val="none" w:sz="0" w:space="0" w:color="auto"/>
                    <w:left w:val="none" w:sz="0" w:space="0" w:color="auto"/>
                    <w:bottom w:val="none" w:sz="0" w:space="0" w:color="auto"/>
                    <w:right w:val="none" w:sz="0" w:space="0" w:color="auto"/>
                  </w:divBdr>
                </w:div>
                <w:div w:id="1384525852">
                  <w:marLeft w:val="0"/>
                  <w:marRight w:val="0"/>
                  <w:marTop w:val="0"/>
                  <w:marBottom w:val="0"/>
                  <w:divBdr>
                    <w:top w:val="none" w:sz="0" w:space="0" w:color="auto"/>
                    <w:left w:val="none" w:sz="0" w:space="0" w:color="auto"/>
                    <w:bottom w:val="none" w:sz="0" w:space="0" w:color="auto"/>
                    <w:right w:val="none" w:sz="0" w:space="0" w:color="auto"/>
                  </w:divBdr>
                </w:div>
                <w:div w:id="1384645009">
                  <w:marLeft w:val="0"/>
                  <w:marRight w:val="0"/>
                  <w:marTop w:val="0"/>
                  <w:marBottom w:val="0"/>
                  <w:divBdr>
                    <w:top w:val="none" w:sz="0" w:space="0" w:color="auto"/>
                    <w:left w:val="none" w:sz="0" w:space="0" w:color="auto"/>
                    <w:bottom w:val="none" w:sz="0" w:space="0" w:color="auto"/>
                    <w:right w:val="none" w:sz="0" w:space="0" w:color="auto"/>
                  </w:divBdr>
                </w:div>
                <w:div w:id="1384909513">
                  <w:marLeft w:val="0"/>
                  <w:marRight w:val="0"/>
                  <w:marTop w:val="0"/>
                  <w:marBottom w:val="0"/>
                  <w:divBdr>
                    <w:top w:val="none" w:sz="0" w:space="0" w:color="auto"/>
                    <w:left w:val="none" w:sz="0" w:space="0" w:color="auto"/>
                    <w:bottom w:val="none" w:sz="0" w:space="0" w:color="auto"/>
                    <w:right w:val="none" w:sz="0" w:space="0" w:color="auto"/>
                  </w:divBdr>
                </w:div>
                <w:div w:id="1385520348">
                  <w:marLeft w:val="0"/>
                  <w:marRight w:val="0"/>
                  <w:marTop w:val="0"/>
                  <w:marBottom w:val="0"/>
                  <w:divBdr>
                    <w:top w:val="none" w:sz="0" w:space="0" w:color="auto"/>
                    <w:left w:val="none" w:sz="0" w:space="0" w:color="auto"/>
                    <w:bottom w:val="none" w:sz="0" w:space="0" w:color="auto"/>
                    <w:right w:val="none" w:sz="0" w:space="0" w:color="auto"/>
                  </w:divBdr>
                </w:div>
                <w:div w:id="1385564189">
                  <w:marLeft w:val="0"/>
                  <w:marRight w:val="0"/>
                  <w:marTop w:val="0"/>
                  <w:marBottom w:val="0"/>
                  <w:divBdr>
                    <w:top w:val="none" w:sz="0" w:space="0" w:color="auto"/>
                    <w:left w:val="none" w:sz="0" w:space="0" w:color="auto"/>
                    <w:bottom w:val="none" w:sz="0" w:space="0" w:color="auto"/>
                    <w:right w:val="none" w:sz="0" w:space="0" w:color="auto"/>
                  </w:divBdr>
                </w:div>
                <w:div w:id="1387684041">
                  <w:marLeft w:val="0"/>
                  <w:marRight w:val="0"/>
                  <w:marTop w:val="0"/>
                  <w:marBottom w:val="0"/>
                  <w:divBdr>
                    <w:top w:val="none" w:sz="0" w:space="0" w:color="auto"/>
                    <w:left w:val="none" w:sz="0" w:space="0" w:color="auto"/>
                    <w:bottom w:val="none" w:sz="0" w:space="0" w:color="auto"/>
                    <w:right w:val="none" w:sz="0" w:space="0" w:color="auto"/>
                  </w:divBdr>
                </w:div>
                <w:div w:id="1388845300">
                  <w:marLeft w:val="0"/>
                  <w:marRight w:val="0"/>
                  <w:marTop w:val="0"/>
                  <w:marBottom w:val="0"/>
                  <w:divBdr>
                    <w:top w:val="none" w:sz="0" w:space="0" w:color="auto"/>
                    <w:left w:val="none" w:sz="0" w:space="0" w:color="auto"/>
                    <w:bottom w:val="none" w:sz="0" w:space="0" w:color="auto"/>
                    <w:right w:val="none" w:sz="0" w:space="0" w:color="auto"/>
                  </w:divBdr>
                </w:div>
                <w:div w:id="1388990221">
                  <w:marLeft w:val="0"/>
                  <w:marRight w:val="0"/>
                  <w:marTop w:val="0"/>
                  <w:marBottom w:val="0"/>
                  <w:divBdr>
                    <w:top w:val="none" w:sz="0" w:space="0" w:color="auto"/>
                    <w:left w:val="none" w:sz="0" w:space="0" w:color="auto"/>
                    <w:bottom w:val="none" w:sz="0" w:space="0" w:color="auto"/>
                    <w:right w:val="none" w:sz="0" w:space="0" w:color="auto"/>
                  </w:divBdr>
                </w:div>
                <w:div w:id="1389647453">
                  <w:marLeft w:val="0"/>
                  <w:marRight w:val="0"/>
                  <w:marTop w:val="0"/>
                  <w:marBottom w:val="0"/>
                  <w:divBdr>
                    <w:top w:val="none" w:sz="0" w:space="0" w:color="auto"/>
                    <w:left w:val="none" w:sz="0" w:space="0" w:color="auto"/>
                    <w:bottom w:val="none" w:sz="0" w:space="0" w:color="auto"/>
                    <w:right w:val="none" w:sz="0" w:space="0" w:color="auto"/>
                  </w:divBdr>
                </w:div>
                <w:div w:id="1391005042">
                  <w:marLeft w:val="0"/>
                  <w:marRight w:val="0"/>
                  <w:marTop w:val="0"/>
                  <w:marBottom w:val="0"/>
                  <w:divBdr>
                    <w:top w:val="none" w:sz="0" w:space="0" w:color="auto"/>
                    <w:left w:val="none" w:sz="0" w:space="0" w:color="auto"/>
                    <w:bottom w:val="none" w:sz="0" w:space="0" w:color="auto"/>
                    <w:right w:val="none" w:sz="0" w:space="0" w:color="auto"/>
                  </w:divBdr>
                </w:div>
                <w:div w:id="1391346695">
                  <w:marLeft w:val="0"/>
                  <w:marRight w:val="0"/>
                  <w:marTop w:val="0"/>
                  <w:marBottom w:val="0"/>
                  <w:divBdr>
                    <w:top w:val="none" w:sz="0" w:space="0" w:color="auto"/>
                    <w:left w:val="none" w:sz="0" w:space="0" w:color="auto"/>
                    <w:bottom w:val="none" w:sz="0" w:space="0" w:color="auto"/>
                    <w:right w:val="none" w:sz="0" w:space="0" w:color="auto"/>
                  </w:divBdr>
                </w:div>
                <w:div w:id="1392732166">
                  <w:marLeft w:val="0"/>
                  <w:marRight w:val="0"/>
                  <w:marTop w:val="0"/>
                  <w:marBottom w:val="0"/>
                  <w:divBdr>
                    <w:top w:val="none" w:sz="0" w:space="0" w:color="auto"/>
                    <w:left w:val="none" w:sz="0" w:space="0" w:color="auto"/>
                    <w:bottom w:val="none" w:sz="0" w:space="0" w:color="auto"/>
                    <w:right w:val="none" w:sz="0" w:space="0" w:color="auto"/>
                  </w:divBdr>
                </w:div>
                <w:div w:id="1393654739">
                  <w:marLeft w:val="0"/>
                  <w:marRight w:val="0"/>
                  <w:marTop w:val="0"/>
                  <w:marBottom w:val="0"/>
                  <w:divBdr>
                    <w:top w:val="none" w:sz="0" w:space="0" w:color="auto"/>
                    <w:left w:val="none" w:sz="0" w:space="0" w:color="auto"/>
                    <w:bottom w:val="none" w:sz="0" w:space="0" w:color="auto"/>
                    <w:right w:val="none" w:sz="0" w:space="0" w:color="auto"/>
                  </w:divBdr>
                </w:div>
                <w:div w:id="1394112210">
                  <w:marLeft w:val="0"/>
                  <w:marRight w:val="0"/>
                  <w:marTop w:val="0"/>
                  <w:marBottom w:val="0"/>
                  <w:divBdr>
                    <w:top w:val="none" w:sz="0" w:space="0" w:color="auto"/>
                    <w:left w:val="none" w:sz="0" w:space="0" w:color="auto"/>
                    <w:bottom w:val="none" w:sz="0" w:space="0" w:color="auto"/>
                    <w:right w:val="none" w:sz="0" w:space="0" w:color="auto"/>
                  </w:divBdr>
                </w:div>
                <w:div w:id="1395203984">
                  <w:marLeft w:val="0"/>
                  <w:marRight w:val="0"/>
                  <w:marTop w:val="0"/>
                  <w:marBottom w:val="0"/>
                  <w:divBdr>
                    <w:top w:val="none" w:sz="0" w:space="0" w:color="auto"/>
                    <w:left w:val="none" w:sz="0" w:space="0" w:color="auto"/>
                    <w:bottom w:val="none" w:sz="0" w:space="0" w:color="auto"/>
                    <w:right w:val="none" w:sz="0" w:space="0" w:color="auto"/>
                  </w:divBdr>
                </w:div>
                <w:div w:id="1395472176">
                  <w:marLeft w:val="0"/>
                  <w:marRight w:val="0"/>
                  <w:marTop w:val="0"/>
                  <w:marBottom w:val="0"/>
                  <w:divBdr>
                    <w:top w:val="none" w:sz="0" w:space="0" w:color="auto"/>
                    <w:left w:val="none" w:sz="0" w:space="0" w:color="auto"/>
                    <w:bottom w:val="none" w:sz="0" w:space="0" w:color="auto"/>
                    <w:right w:val="none" w:sz="0" w:space="0" w:color="auto"/>
                  </w:divBdr>
                </w:div>
                <w:div w:id="1396199719">
                  <w:marLeft w:val="0"/>
                  <w:marRight w:val="0"/>
                  <w:marTop w:val="0"/>
                  <w:marBottom w:val="0"/>
                  <w:divBdr>
                    <w:top w:val="none" w:sz="0" w:space="0" w:color="auto"/>
                    <w:left w:val="none" w:sz="0" w:space="0" w:color="auto"/>
                    <w:bottom w:val="none" w:sz="0" w:space="0" w:color="auto"/>
                    <w:right w:val="none" w:sz="0" w:space="0" w:color="auto"/>
                  </w:divBdr>
                </w:div>
                <w:div w:id="1396273010">
                  <w:marLeft w:val="0"/>
                  <w:marRight w:val="0"/>
                  <w:marTop w:val="0"/>
                  <w:marBottom w:val="0"/>
                  <w:divBdr>
                    <w:top w:val="none" w:sz="0" w:space="0" w:color="auto"/>
                    <w:left w:val="none" w:sz="0" w:space="0" w:color="auto"/>
                    <w:bottom w:val="none" w:sz="0" w:space="0" w:color="auto"/>
                    <w:right w:val="none" w:sz="0" w:space="0" w:color="auto"/>
                  </w:divBdr>
                </w:div>
                <w:div w:id="1397167981">
                  <w:marLeft w:val="0"/>
                  <w:marRight w:val="0"/>
                  <w:marTop w:val="0"/>
                  <w:marBottom w:val="0"/>
                  <w:divBdr>
                    <w:top w:val="none" w:sz="0" w:space="0" w:color="auto"/>
                    <w:left w:val="none" w:sz="0" w:space="0" w:color="auto"/>
                    <w:bottom w:val="none" w:sz="0" w:space="0" w:color="auto"/>
                    <w:right w:val="none" w:sz="0" w:space="0" w:color="auto"/>
                  </w:divBdr>
                </w:div>
                <w:div w:id="1397896508">
                  <w:marLeft w:val="0"/>
                  <w:marRight w:val="0"/>
                  <w:marTop w:val="0"/>
                  <w:marBottom w:val="0"/>
                  <w:divBdr>
                    <w:top w:val="none" w:sz="0" w:space="0" w:color="auto"/>
                    <w:left w:val="none" w:sz="0" w:space="0" w:color="auto"/>
                    <w:bottom w:val="none" w:sz="0" w:space="0" w:color="auto"/>
                    <w:right w:val="none" w:sz="0" w:space="0" w:color="auto"/>
                  </w:divBdr>
                </w:div>
                <w:div w:id="1398088461">
                  <w:marLeft w:val="0"/>
                  <w:marRight w:val="0"/>
                  <w:marTop w:val="0"/>
                  <w:marBottom w:val="0"/>
                  <w:divBdr>
                    <w:top w:val="none" w:sz="0" w:space="0" w:color="auto"/>
                    <w:left w:val="none" w:sz="0" w:space="0" w:color="auto"/>
                    <w:bottom w:val="none" w:sz="0" w:space="0" w:color="auto"/>
                    <w:right w:val="none" w:sz="0" w:space="0" w:color="auto"/>
                  </w:divBdr>
                </w:div>
                <w:div w:id="1398093337">
                  <w:marLeft w:val="0"/>
                  <w:marRight w:val="0"/>
                  <w:marTop w:val="0"/>
                  <w:marBottom w:val="0"/>
                  <w:divBdr>
                    <w:top w:val="none" w:sz="0" w:space="0" w:color="auto"/>
                    <w:left w:val="none" w:sz="0" w:space="0" w:color="auto"/>
                    <w:bottom w:val="none" w:sz="0" w:space="0" w:color="auto"/>
                    <w:right w:val="none" w:sz="0" w:space="0" w:color="auto"/>
                  </w:divBdr>
                </w:div>
                <w:div w:id="1398282417">
                  <w:marLeft w:val="0"/>
                  <w:marRight w:val="0"/>
                  <w:marTop w:val="0"/>
                  <w:marBottom w:val="0"/>
                  <w:divBdr>
                    <w:top w:val="none" w:sz="0" w:space="0" w:color="auto"/>
                    <w:left w:val="none" w:sz="0" w:space="0" w:color="auto"/>
                    <w:bottom w:val="none" w:sz="0" w:space="0" w:color="auto"/>
                    <w:right w:val="none" w:sz="0" w:space="0" w:color="auto"/>
                  </w:divBdr>
                </w:div>
                <w:div w:id="1399281095">
                  <w:marLeft w:val="0"/>
                  <w:marRight w:val="0"/>
                  <w:marTop w:val="0"/>
                  <w:marBottom w:val="0"/>
                  <w:divBdr>
                    <w:top w:val="none" w:sz="0" w:space="0" w:color="auto"/>
                    <w:left w:val="none" w:sz="0" w:space="0" w:color="auto"/>
                    <w:bottom w:val="none" w:sz="0" w:space="0" w:color="auto"/>
                    <w:right w:val="none" w:sz="0" w:space="0" w:color="auto"/>
                  </w:divBdr>
                </w:div>
                <w:div w:id="1399477202">
                  <w:marLeft w:val="0"/>
                  <w:marRight w:val="0"/>
                  <w:marTop w:val="0"/>
                  <w:marBottom w:val="0"/>
                  <w:divBdr>
                    <w:top w:val="none" w:sz="0" w:space="0" w:color="auto"/>
                    <w:left w:val="none" w:sz="0" w:space="0" w:color="auto"/>
                    <w:bottom w:val="none" w:sz="0" w:space="0" w:color="auto"/>
                    <w:right w:val="none" w:sz="0" w:space="0" w:color="auto"/>
                  </w:divBdr>
                </w:div>
                <w:div w:id="1399941806">
                  <w:marLeft w:val="0"/>
                  <w:marRight w:val="0"/>
                  <w:marTop w:val="0"/>
                  <w:marBottom w:val="0"/>
                  <w:divBdr>
                    <w:top w:val="none" w:sz="0" w:space="0" w:color="auto"/>
                    <w:left w:val="none" w:sz="0" w:space="0" w:color="auto"/>
                    <w:bottom w:val="none" w:sz="0" w:space="0" w:color="auto"/>
                    <w:right w:val="none" w:sz="0" w:space="0" w:color="auto"/>
                  </w:divBdr>
                </w:div>
                <w:div w:id="1400595582">
                  <w:marLeft w:val="0"/>
                  <w:marRight w:val="0"/>
                  <w:marTop w:val="0"/>
                  <w:marBottom w:val="0"/>
                  <w:divBdr>
                    <w:top w:val="none" w:sz="0" w:space="0" w:color="auto"/>
                    <w:left w:val="none" w:sz="0" w:space="0" w:color="auto"/>
                    <w:bottom w:val="none" w:sz="0" w:space="0" w:color="auto"/>
                    <w:right w:val="none" w:sz="0" w:space="0" w:color="auto"/>
                  </w:divBdr>
                </w:div>
                <w:div w:id="1400909230">
                  <w:marLeft w:val="0"/>
                  <w:marRight w:val="0"/>
                  <w:marTop w:val="0"/>
                  <w:marBottom w:val="0"/>
                  <w:divBdr>
                    <w:top w:val="none" w:sz="0" w:space="0" w:color="auto"/>
                    <w:left w:val="none" w:sz="0" w:space="0" w:color="auto"/>
                    <w:bottom w:val="none" w:sz="0" w:space="0" w:color="auto"/>
                    <w:right w:val="none" w:sz="0" w:space="0" w:color="auto"/>
                  </w:divBdr>
                </w:div>
                <w:div w:id="1401293174">
                  <w:marLeft w:val="0"/>
                  <w:marRight w:val="0"/>
                  <w:marTop w:val="0"/>
                  <w:marBottom w:val="0"/>
                  <w:divBdr>
                    <w:top w:val="none" w:sz="0" w:space="0" w:color="auto"/>
                    <w:left w:val="none" w:sz="0" w:space="0" w:color="auto"/>
                    <w:bottom w:val="none" w:sz="0" w:space="0" w:color="auto"/>
                    <w:right w:val="none" w:sz="0" w:space="0" w:color="auto"/>
                  </w:divBdr>
                </w:div>
                <w:div w:id="1401322189">
                  <w:marLeft w:val="0"/>
                  <w:marRight w:val="0"/>
                  <w:marTop w:val="0"/>
                  <w:marBottom w:val="0"/>
                  <w:divBdr>
                    <w:top w:val="none" w:sz="0" w:space="0" w:color="auto"/>
                    <w:left w:val="none" w:sz="0" w:space="0" w:color="auto"/>
                    <w:bottom w:val="none" w:sz="0" w:space="0" w:color="auto"/>
                    <w:right w:val="none" w:sz="0" w:space="0" w:color="auto"/>
                  </w:divBdr>
                </w:div>
                <w:div w:id="1404571209">
                  <w:marLeft w:val="0"/>
                  <w:marRight w:val="0"/>
                  <w:marTop w:val="0"/>
                  <w:marBottom w:val="0"/>
                  <w:divBdr>
                    <w:top w:val="none" w:sz="0" w:space="0" w:color="auto"/>
                    <w:left w:val="none" w:sz="0" w:space="0" w:color="auto"/>
                    <w:bottom w:val="none" w:sz="0" w:space="0" w:color="auto"/>
                    <w:right w:val="none" w:sz="0" w:space="0" w:color="auto"/>
                  </w:divBdr>
                </w:div>
                <w:div w:id="1405106392">
                  <w:marLeft w:val="0"/>
                  <w:marRight w:val="0"/>
                  <w:marTop w:val="0"/>
                  <w:marBottom w:val="0"/>
                  <w:divBdr>
                    <w:top w:val="none" w:sz="0" w:space="0" w:color="auto"/>
                    <w:left w:val="none" w:sz="0" w:space="0" w:color="auto"/>
                    <w:bottom w:val="none" w:sz="0" w:space="0" w:color="auto"/>
                    <w:right w:val="none" w:sz="0" w:space="0" w:color="auto"/>
                  </w:divBdr>
                </w:div>
                <w:div w:id="1405370015">
                  <w:marLeft w:val="0"/>
                  <w:marRight w:val="0"/>
                  <w:marTop w:val="0"/>
                  <w:marBottom w:val="0"/>
                  <w:divBdr>
                    <w:top w:val="none" w:sz="0" w:space="0" w:color="auto"/>
                    <w:left w:val="none" w:sz="0" w:space="0" w:color="auto"/>
                    <w:bottom w:val="none" w:sz="0" w:space="0" w:color="auto"/>
                    <w:right w:val="none" w:sz="0" w:space="0" w:color="auto"/>
                  </w:divBdr>
                </w:div>
                <w:div w:id="1405487300">
                  <w:marLeft w:val="0"/>
                  <w:marRight w:val="0"/>
                  <w:marTop w:val="0"/>
                  <w:marBottom w:val="0"/>
                  <w:divBdr>
                    <w:top w:val="none" w:sz="0" w:space="0" w:color="auto"/>
                    <w:left w:val="none" w:sz="0" w:space="0" w:color="auto"/>
                    <w:bottom w:val="none" w:sz="0" w:space="0" w:color="auto"/>
                    <w:right w:val="none" w:sz="0" w:space="0" w:color="auto"/>
                  </w:divBdr>
                </w:div>
                <w:div w:id="1407529189">
                  <w:marLeft w:val="0"/>
                  <w:marRight w:val="0"/>
                  <w:marTop w:val="0"/>
                  <w:marBottom w:val="0"/>
                  <w:divBdr>
                    <w:top w:val="none" w:sz="0" w:space="0" w:color="auto"/>
                    <w:left w:val="none" w:sz="0" w:space="0" w:color="auto"/>
                    <w:bottom w:val="none" w:sz="0" w:space="0" w:color="auto"/>
                    <w:right w:val="none" w:sz="0" w:space="0" w:color="auto"/>
                  </w:divBdr>
                </w:div>
                <w:div w:id="1407722415">
                  <w:marLeft w:val="0"/>
                  <w:marRight w:val="0"/>
                  <w:marTop w:val="0"/>
                  <w:marBottom w:val="0"/>
                  <w:divBdr>
                    <w:top w:val="none" w:sz="0" w:space="0" w:color="auto"/>
                    <w:left w:val="none" w:sz="0" w:space="0" w:color="auto"/>
                    <w:bottom w:val="none" w:sz="0" w:space="0" w:color="auto"/>
                    <w:right w:val="none" w:sz="0" w:space="0" w:color="auto"/>
                  </w:divBdr>
                </w:div>
                <w:div w:id="1408963957">
                  <w:marLeft w:val="0"/>
                  <w:marRight w:val="0"/>
                  <w:marTop w:val="0"/>
                  <w:marBottom w:val="0"/>
                  <w:divBdr>
                    <w:top w:val="none" w:sz="0" w:space="0" w:color="auto"/>
                    <w:left w:val="none" w:sz="0" w:space="0" w:color="auto"/>
                    <w:bottom w:val="none" w:sz="0" w:space="0" w:color="auto"/>
                    <w:right w:val="none" w:sz="0" w:space="0" w:color="auto"/>
                  </w:divBdr>
                </w:div>
                <w:div w:id="1409231812">
                  <w:marLeft w:val="0"/>
                  <w:marRight w:val="0"/>
                  <w:marTop w:val="0"/>
                  <w:marBottom w:val="0"/>
                  <w:divBdr>
                    <w:top w:val="none" w:sz="0" w:space="0" w:color="auto"/>
                    <w:left w:val="none" w:sz="0" w:space="0" w:color="auto"/>
                    <w:bottom w:val="none" w:sz="0" w:space="0" w:color="auto"/>
                    <w:right w:val="none" w:sz="0" w:space="0" w:color="auto"/>
                  </w:divBdr>
                </w:div>
                <w:div w:id="1409573381">
                  <w:marLeft w:val="0"/>
                  <w:marRight w:val="0"/>
                  <w:marTop w:val="0"/>
                  <w:marBottom w:val="0"/>
                  <w:divBdr>
                    <w:top w:val="none" w:sz="0" w:space="0" w:color="auto"/>
                    <w:left w:val="none" w:sz="0" w:space="0" w:color="auto"/>
                    <w:bottom w:val="none" w:sz="0" w:space="0" w:color="auto"/>
                    <w:right w:val="none" w:sz="0" w:space="0" w:color="auto"/>
                  </w:divBdr>
                </w:div>
                <w:div w:id="1410037552">
                  <w:marLeft w:val="0"/>
                  <w:marRight w:val="0"/>
                  <w:marTop w:val="0"/>
                  <w:marBottom w:val="0"/>
                  <w:divBdr>
                    <w:top w:val="none" w:sz="0" w:space="0" w:color="auto"/>
                    <w:left w:val="none" w:sz="0" w:space="0" w:color="auto"/>
                    <w:bottom w:val="none" w:sz="0" w:space="0" w:color="auto"/>
                    <w:right w:val="none" w:sz="0" w:space="0" w:color="auto"/>
                  </w:divBdr>
                </w:div>
                <w:div w:id="1411581348">
                  <w:marLeft w:val="0"/>
                  <w:marRight w:val="0"/>
                  <w:marTop w:val="0"/>
                  <w:marBottom w:val="0"/>
                  <w:divBdr>
                    <w:top w:val="none" w:sz="0" w:space="0" w:color="auto"/>
                    <w:left w:val="none" w:sz="0" w:space="0" w:color="auto"/>
                    <w:bottom w:val="none" w:sz="0" w:space="0" w:color="auto"/>
                    <w:right w:val="none" w:sz="0" w:space="0" w:color="auto"/>
                  </w:divBdr>
                </w:div>
                <w:div w:id="1412583790">
                  <w:marLeft w:val="0"/>
                  <w:marRight w:val="0"/>
                  <w:marTop w:val="0"/>
                  <w:marBottom w:val="0"/>
                  <w:divBdr>
                    <w:top w:val="none" w:sz="0" w:space="0" w:color="auto"/>
                    <w:left w:val="none" w:sz="0" w:space="0" w:color="auto"/>
                    <w:bottom w:val="none" w:sz="0" w:space="0" w:color="auto"/>
                    <w:right w:val="none" w:sz="0" w:space="0" w:color="auto"/>
                  </w:divBdr>
                </w:div>
                <w:div w:id="1413046031">
                  <w:marLeft w:val="0"/>
                  <w:marRight w:val="0"/>
                  <w:marTop w:val="0"/>
                  <w:marBottom w:val="0"/>
                  <w:divBdr>
                    <w:top w:val="none" w:sz="0" w:space="0" w:color="auto"/>
                    <w:left w:val="none" w:sz="0" w:space="0" w:color="auto"/>
                    <w:bottom w:val="none" w:sz="0" w:space="0" w:color="auto"/>
                    <w:right w:val="none" w:sz="0" w:space="0" w:color="auto"/>
                  </w:divBdr>
                </w:div>
                <w:div w:id="1413426252">
                  <w:marLeft w:val="0"/>
                  <w:marRight w:val="0"/>
                  <w:marTop w:val="0"/>
                  <w:marBottom w:val="0"/>
                  <w:divBdr>
                    <w:top w:val="none" w:sz="0" w:space="0" w:color="auto"/>
                    <w:left w:val="none" w:sz="0" w:space="0" w:color="auto"/>
                    <w:bottom w:val="none" w:sz="0" w:space="0" w:color="auto"/>
                    <w:right w:val="none" w:sz="0" w:space="0" w:color="auto"/>
                  </w:divBdr>
                </w:div>
                <w:div w:id="1414401713">
                  <w:marLeft w:val="0"/>
                  <w:marRight w:val="0"/>
                  <w:marTop w:val="0"/>
                  <w:marBottom w:val="0"/>
                  <w:divBdr>
                    <w:top w:val="none" w:sz="0" w:space="0" w:color="auto"/>
                    <w:left w:val="none" w:sz="0" w:space="0" w:color="auto"/>
                    <w:bottom w:val="none" w:sz="0" w:space="0" w:color="auto"/>
                    <w:right w:val="none" w:sz="0" w:space="0" w:color="auto"/>
                  </w:divBdr>
                </w:div>
                <w:div w:id="1415282676">
                  <w:marLeft w:val="0"/>
                  <w:marRight w:val="0"/>
                  <w:marTop w:val="0"/>
                  <w:marBottom w:val="0"/>
                  <w:divBdr>
                    <w:top w:val="none" w:sz="0" w:space="0" w:color="auto"/>
                    <w:left w:val="none" w:sz="0" w:space="0" w:color="auto"/>
                    <w:bottom w:val="none" w:sz="0" w:space="0" w:color="auto"/>
                    <w:right w:val="none" w:sz="0" w:space="0" w:color="auto"/>
                  </w:divBdr>
                </w:div>
                <w:div w:id="1419673552">
                  <w:marLeft w:val="0"/>
                  <w:marRight w:val="0"/>
                  <w:marTop w:val="0"/>
                  <w:marBottom w:val="0"/>
                  <w:divBdr>
                    <w:top w:val="none" w:sz="0" w:space="0" w:color="auto"/>
                    <w:left w:val="none" w:sz="0" w:space="0" w:color="auto"/>
                    <w:bottom w:val="none" w:sz="0" w:space="0" w:color="auto"/>
                    <w:right w:val="none" w:sz="0" w:space="0" w:color="auto"/>
                  </w:divBdr>
                </w:div>
                <w:div w:id="1421291864">
                  <w:marLeft w:val="0"/>
                  <w:marRight w:val="0"/>
                  <w:marTop w:val="0"/>
                  <w:marBottom w:val="0"/>
                  <w:divBdr>
                    <w:top w:val="none" w:sz="0" w:space="0" w:color="auto"/>
                    <w:left w:val="none" w:sz="0" w:space="0" w:color="auto"/>
                    <w:bottom w:val="none" w:sz="0" w:space="0" w:color="auto"/>
                    <w:right w:val="none" w:sz="0" w:space="0" w:color="auto"/>
                  </w:divBdr>
                </w:div>
                <w:div w:id="1422140236">
                  <w:marLeft w:val="0"/>
                  <w:marRight w:val="0"/>
                  <w:marTop w:val="0"/>
                  <w:marBottom w:val="0"/>
                  <w:divBdr>
                    <w:top w:val="none" w:sz="0" w:space="0" w:color="auto"/>
                    <w:left w:val="none" w:sz="0" w:space="0" w:color="auto"/>
                    <w:bottom w:val="none" w:sz="0" w:space="0" w:color="auto"/>
                    <w:right w:val="none" w:sz="0" w:space="0" w:color="auto"/>
                  </w:divBdr>
                </w:div>
                <w:div w:id="1422601590">
                  <w:marLeft w:val="0"/>
                  <w:marRight w:val="0"/>
                  <w:marTop w:val="0"/>
                  <w:marBottom w:val="0"/>
                  <w:divBdr>
                    <w:top w:val="none" w:sz="0" w:space="0" w:color="auto"/>
                    <w:left w:val="none" w:sz="0" w:space="0" w:color="auto"/>
                    <w:bottom w:val="none" w:sz="0" w:space="0" w:color="auto"/>
                    <w:right w:val="none" w:sz="0" w:space="0" w:color="auto"/>
                  </w:divBdr>
                </w:div>
                <w:div w:id="1422796807">
                  <w:marLeft w:val="0"/>
                  <w:marRight w:val="0"/>
                  <w:marTop w:val="0"/>
                  <w:marBottom w:val="0"/>
                  <w:divBdr>
                    <w:top w:val="none" w:sz="0" w:space="0" w:color="auto"/>
                    <w:left w:val="none" w:sz="0" w:space="0" w:color="auto"/>
                    <w:bottom w:val="none" w:sz="0" w:space="0" w:color="auto"/>
                    <w:right w:val="none" w:sz="0" w:space="0" w:color="auto"/>
                  </w:divBdr>
                </w:div>
                <w:div w:id="1423067081">
                  <w:marLeft w:val="0"/>
                  <w:marRight w:val="0"/>
                  <w:marTop w:val="0"/>
                  <w:marBottom w:val="0"/>
                  <w:divBdr>
                    <w:top w:val="none" w:sz="0" w:space="0" w:color="auto"/>
                    <w:left w:val="none" w:sz="0" w:space="0" w:color="auto"/>
                    <w:bottom w:val="none" w:sz="0" w:space="0" w:color="auto"/>
                    <w:right w:val="none" w:sz="0" w:space="0" w:color="auto"/>
                  </w:divBdr>
                </w:div>
                <w:div w:id="1423337925">
                  <w:marLeft w:val="0"/>
                  <w:marRight w:val="0"/>
                  <w:marTop w:val="0"/>
                  <w:marBottom w:val="0"/>
                  <w:divBdr>
                    <w:top w:val="none" w:sz="0" w:space="0" w:color="auto"/>
                    <w:left w:val="none" w:sz="0" w:space="0" w:color="auto"/>
                    <w:bottom w:val="none" w:sz="0" w:space="0" w:color="auto"/>
                    <w:right w:val="none" w:sz="0" w:space="0" w:color="auto"/>
                  </w:divBdr>
                </w:div>
                <w:div w:id="1423528292">
                  <w:marLeft w:val="0"/>
                  <w:marRight w:val="0"/>
                  <w:marTop w:val="0"/>
                  <w:marBottom w:val="0"/>
                  <w:divBdr>
                    <w:top w:val="none" w:sz="0" w:space="0" w:color="auto"/>
                    <w:left w:val="none" w:sz="0" w:space="0" w:color="auto"/>
                    <w:bottom w:val="none" w:sz="0" w:space="0" w:color="auto"/>
                    <w:right w:val="none" w:sz="0" w:space="0" w:color="auto"/>
                  </w:divBdr>
                </w:div>
                <w:div w:id="1423918672">
                  <w:marLeft w:val="0"/>
                  <w:marRight w:val="0"/>
                  <w:marTop w:val="0"/>
                  <w:marBottom w:val="0"/>
                  <w:divBdr>
                    <w:top w:val="none" w:sz="0" w:space="0" w:color="auto"/>
                    <w:left w:val="none" w:sz="0" w:space="0" w:color="auto"/>
                    <w:bottom w:val="none" w:sz="0" w:space="0" w:color="auto"/>
                    <w:right w:val="none" w:sz="0" w:space="0" w:color="auto"/>
                  </w:divBdr>
                </w:div>
                <w:div w:id="1424180392">
                  <w:marLeft w:val="0"/>
                  <w:marRight w:val="0"/>
                  <w:marTop w:val="0"/>
                  <w:marBottom w:val="0"/>
                  <w:divBdr>
                    <w:top w:val="none" w:sz="0" w:space="0" w:color="auto"/>
                    <w:left w:val="none" w:sz="0" w:space="0" w:color="auto"/>
                    <w:bottom w:val="none" w:sz="0" w:space="0" w:color="auto"/>
                    <w:right w:val="none" w:sz="0" w:space="0" w:color="auto"/>
                  </w:divBdr>
                </w:div>
                <w:div w:id="1424296548">
                  <w:marLeft w:val="0"/>
                  <w:marRight w:val="0"/>
                  <w:marTop w:val="0"/>
                  <w:marBottom w:val="0"/>
                  <w:divBdr>
                    <w:top w:val="none" w:sz="0" w:space="0" w:color="auto"/>
                    <w:left w:val="none" w:sz="0" w:space="0" w:color="auto"/>
                    <w:bottom w:val="none" w:sz="0" w:space="0" w:color="auto"/>
                    <w:right w:val="none" w:sz="0" w:space="0" w:color="auto"/>
                  </w:divBdr>
                </w:div>
                <w:div w:id="1424496298">
                  <w:marLeft w:val="0"/>
                  <w:marRight w:val="0"/>
                  <w:marTop w:val="0"/>
                  <w:marBottom w:val="0"/>
                  <w:divBdr>
                    <w:top w:val="none" w:sz="0" w:space="0" w:color="auto"/>
                    <w:left w:val="none" w:sz="0" w:space="0" w:color="auto"/>
                    <w:bottom w:val="none" w:sz="0" w:space="0" w:color="auto"/>
                    <w:right w:val="none" w:sz="0" w:space="0" w:color="auto"/>
                  </w:divBdr>
                </w:div>
                <w:div w:id="1424644601">
                  <w:marLeft w:val="0"/>
                  <w:marRight w:val="0"/>
                  <w:marTop w:val="0"/>
                  <w:marBottom w:val="0"/>
                  <w:divBdr>
                    <w:top w:val="none" w:sz="0" w:space="0" w:color="auto"/>
                    <w:left w:val="none" w:sz="0" w:space="0" w:color="auto"/>
                    <w:bottom w:val="none" w:sz="0" w:space="0" w:color="auto"/>
                    <w:right w:val="none" w:sz="0" w:space="0" w:color="auto"/>
                  </w:divBdr>
                </w:div>
                <w:div w:id="1425147687">
                  <w:marLeft w:val="0"/>
                  <w:marRight w:val="0"/>
                  <w:marTop w:val="0"/>
                  <w:marBottom w:val="0"/>
                  <w:divBdr>
                    <w:top w:val="none" w:sz="0" w:space="0" w:color="auto"/>
                    <w:left w:val="none" w:sz="0" w:space="0" w:color="auto"/>
                    <w:bottom w:val="none" w:sz="0" w:space="0" w:color="auto"/>
                    <w:right w:val="none" w:sz="0" w:space="0" w:color="auto"/>
                  </w:divBdr>
                </w:div>
                <w:div w:id="1425691986">
                  <w:marLeft w:val="0"/>
                  <w:marRight w:val="0"/>
                  <w:marTop w:val="0"/>
                  <w:marBottom w:val="0"/>
                  <w:divBdr>
                    <w:top w:val="none" w:sz="0" w:space="0" w:color="auto"/>
                    <w:left w:val="none" w:sz="0" w:space="0" w:color="auto"/>
                    <w:bottom w:val="none" w:sz="0" w:space="0" w:color="auto"/>
                    <w:right w:val="none" w:sz="0" w:space="0" w:color="auto"/>
                  </w:divBdr>
                </w:div>
                <w:div w:id="1426074721">
                  <w:marLeft w:val="0"/>
                  <w:marRight w:val="0"/>
                  <w:marTop w:val="0"/>
                  <w:marBottom w:val="0"/>
                  <w:divBdr>
                    <w:top w:val="none" w:sz="0" w:space="0" w:color="auto"/>
                    <w:left w:val="none" w:sz="0" w:space="0" w:color="auto"/>
                    <w:bottom w:val="none" w:sz="0" w:space="0" w:color="auto"/>
                    <w:right w:val="none" w:sz="0" w:space="0" w:color="auto"/>
                  </w:divBdr>
                </w:div>
                <w:div w:id="1427386379">
                  <w:marLeft w:val="0"/>
                  <w:marRight w:val="0"/>
                  <w:marTop w:val="0"/>
                  <w:marBottom w:val="0"/>
                  <w:divBdr>
                    <w:top w:val="none" w:sz="0" w:space="0" w:color="auto"/>
                    <w:left w:val="none" w:sz="0" w:space="0" w:color="auto"/>
                    <w:bottom w:val="none" w:sz="0" w:space="0" w:color="auto"/>
                    <w:right w:val="none" w:sz="0" w:space="0" w:color="auto"/>
                  </w:divBdr>
                </w:div>
                <w:div w:id="1428036254">
                  <w:marLeft w:val="0"/>
                  <w:marRight w:val="0"/>
                  <w:marTop w:val="0"/>
                  <w:marBottom w:val="0"/>
                  <w:divBdr>
                    <w:top w:val="none" w:sz="0" w:space="0" w:color="auto"/>
                    <w:left w:val="none" w:sz="0" w:space="0" w:color="auto"/>
                    <w:bottom w:val="none" w:sz="0" w:space="0" w:color="auto"/>
                    <w:right w:val="none" w:sz="0" w:space="0" w:color="auto"/>
                  </w:divBdr>
                </w:div>
                <w:div w:id="1428425049">
                  <w:marLeft w:val="0"/>
                  <w:marRight w:val="0"/>
                  <w:marTop w:val="0"/>
                  <w:marBottom w:val="0"/>
                  <w:divBdr>
                    <w:top w:val="none" w:sz="0" w:space="0" w:color="auto"/>
                    <w:left w:val="none" w:sz="0" w:space="0" w:color="auto"/>
                    <w:bottom w:val="none" w:sz="0" w:space="0" w:color="auto"/>
                    <w:right w:val="none" w:sz="0" w:space="0" w:color="auto"/>
                  </w:divBdr>
                </w:div>
                <w:div w:id="1428650826">
                  <w:marLeft w:val="0"/>
                  <w:marRight w:val="0"/>
                  <w:marTop w:val="0"/>
                  <w:marBottom w:val="0"/>
                  <w:divBdr>
                    <w:top w:val="none" w:sz="0" w:space="0" w:color="auto"/>
                    <w:left w:val="none" w:sz="0" w:space="0" w:color="auto"/>
                    <w:bottom w:val="none" w:sz="0" w:space="0" w:color="auto"/>
                    <w:right w:val="none" w:sz="0" w:space="0" w:color="auto"/>
                  </w:divBdr>
                </w:div>
                <w:div w:id="1431511000">
                  <w:marLeft w:val="0"/>
                  <w:marRight w:val="0"/>
                  <w:marTop w:val="0"/>
                  <w:marBottom w:val="0"/>
                  <w:divBdr>
                    <w:top w:val="none" w:sz="0" w:space="0" w:color="auto"/>
                    <w:left w:val="none" w:sz="0" w:space="0" w:color="auto"/>
                    <w:bottom w:val="none" w:sz="0" w:space="0" w:color="auto"/>
                    <w:right w:val="none" w:sz="0" w:space="0" w:color="auto"/>
                  </w:divBdr>
                </w:div>
                <w:div w:id="1431511433">
                  <w:marLeft w:val="0"/>
                  <w:marRight w:val="0"/>
                  <w:marTop w:val="0"/>
                  <w:marBottom w:val="0"/>
                  <w:divBdr>
                    <w:top w:val="none" w:sz="0" w:space="0" w:color="auto"/>
                    <w:left w:val="none" w:sz="0" w:space="0" w:color="auto"/>
                    <w:bottom w:val="none" w:sz="0" w:space="0" w:color="auto"/>
                    <w:right w:val="none" w:sz="0" w:space="0" w:color="auto"/>
                  </w:divBdr>
                </w:div>
                <w:div w:id="1431900170">
                  <w:marLeft w:val="0"/>
                  <w:marRight w:val="0"/>
                  <w:marTop w:val="0"/>
                  <w:marBottom w:val="0"/>
                  <w:divBdr>
                    <w:top w:val="none" w:sz="0" w:space="0" w:color="auto"/>
                    <w:left w:val="none" w:sz="0" w:space="0" w:color="auto"/>
                    <w:bottom w:val="none" w:sz="0" w:space="0" w:color="auto"/>
                    <w:right w:val="none" w:sz="0" w:space="0" w:color="auto"/>
                  </w:divBdr>
                </w:div>
                <w:div w:id="1433358072">
                  <w:marLeft w:val="0"/>
                  <w:marRight w:val="0"/>
                  <w:marTop w:val="0"/>
                  <w:marBottom w:val="0"/>
                  <w:divBdr>
                    <w:top w:val="none" w:sz="0" w:space="0" w:color="auto"/>
                    <w:left w:val="none" w:sz="0" w:space="0" w:color="auto"/>
                    <w:bottom w:val="none" w:sz="0" w:space="0" w:color="auto"/>
                    <w:right w:val="none" w:sz="0" w:space="0" w:color="auto"/>
                  </w:divBdr>
                </w:div>
                <w:div w:id="1433864610">
                  <w:marLeft w:val="0"/>
                  <w:marRight w:val="0"/>
                  <w:marTop w:val="0"/>
                  <w:marBottom w:val="0"/>
                  <w:divBdr>
                    <w:top w:val="none" w:sz="0" w:space="0" w:color="auto"/>
                    <w:left w:val="none" w:sz="0" w:space="0" w:color="auto"/>
                    <w:bottom w:val="none" w:sz="0" w:space="0" w:color="auto"/>
                    <w:right w:val="none" w:sz="0" w:space="0" w:color="auto"/>
                  </w:divBdr>
                </w:div>
                <w:div w:id="1434135049">
                  <w:marLeft w:val="0"/>
                  <w:marRight w:val="0"/>
                  <w:marTop w:val="0"/>
                  <w:marBottom w:val="0"/>
                  <w:divBdr>
                    <w:top w:val="none" w:sz="0" w:space="0" w:color="auto"/>
                    <w:left w:val="none" w:sz="0" w:space="0" w:color="auto"/>
                    <w:bottom w:val="none" w:sz="0" w:space="0" w:color="auto"/>
                    <w:right w:val="none" w:sz="0" w:space="0" w:color="auto"/>
                  </w:divBdr>
                </w:div>
                <w:div w:id="1434397873">
                  <w:marLeft w:val="0"/>
                  <w:marRight w:val="0"/>
                  <w:marTop w:val="0"/>
                  <w:marBottom w:val="0"/>
                  <w:divBdr>
                    <w:top w:val="none" w:sz="0" w:space="0" w:color="auto"/>
                    <w:left w:val="none" w:sz="0" w:space="0" w:color="auto"/>
                    <w:bottom w:val="none" w:sz="0" w:space="0" w:color="auto"/>
                    <w:right w:val="none" w:sz="0" w:space="0" w:color="auto"/>
                  </w:divBdr>
                </w:div>
                <w:div w:id="1435440402">
                  <w:marLeft w:val="0"/>
                  <w:marRight w:val="0"/>
                  <w:marTop w:val="0"/>
                  <w:marBottom w:val="0"/>
                  <w:divBdr>
                    <w:top w:val="none" w:sz="0" w:space="0" w:color="auto"/>
                    <w:left w:val="none" w:sz="0" w:space="0" w:color="auto"/>
                    <w:bottom w:val="none" w:sz="0" w:space="0" w:color="auto"/>
                    <w:right w:val="none" w:sz="0" w:space="0" w:color="auto"/>
                  </w:divBdr>
                </w:div>
                <w:div w:id="1436901789">
                  <w:marLeft w:val="0"/>
                  <w:marRight w:val="0"/>
                  <w:marTop w:val="0"/>
                  <w:marBottom w:val="0"/>
                  <w:divBdr>
                    <w:top w:val="none" w:sz="0" w:space="0" w:color="auto"/>
                    <w:left w:val="none" w:sz="0" w:space="0" w:color="auto"/>
                    <w:bottom w:val="none" w:sz="0" w:space="0" w:color="auto"/>
                    <w:right w:val="none" w:sz="0" w:space="0" w:color="auto"/>
                  </w:divBdr>
                </w:div>
                <w:div w:id="1437673725">
                  <w:marLeft w:val="0"/>
                  <w:marRight w:val="0"/>
                  <w:marTop w:val="0"/>
                  <w:marBottom w:val="0"/>
                  <w:divBdr>
                    <w:top w:val="none" w:sz="0" w:space="0" w:color="auto"/>
                    <w:left w:val="none" w:sz="0" w:space="0" w:color="auto"/>
                    <w:bottom w:val="none" w:sz="0" w:space="0" w:color="auto"/>
                    <w:right w:val="none" w:sz="0" w:space="0" w:color="auto"/>
                  </w:divBdr>
                </w:div>
                <w:div w:id="1438256219">
                  <w:marLeft w:val="0"/>
                  <w:marRight w:val="0"/>
                  <w:marTop w:val="0"/>
                  <w:marBottom w:val="0"/>
                  <w:divBdr>
                    <w:top w:val="none" w:sz="0" w:space="0" w:color="auto"/>
                    <w:left w:val="none" w:sz="0" w:space="0" w:color="auto"/>
                    <w:bottom w:val="none" w:sz="0" w:space="0" w:color="auto"/>
                    <w:right w:val="none" w:sz="0" w:space="0" w:color="auto"/>
                  </w:divBdr>
                </w:div>
                <w:div w:id="1438984120">
                  <w:marLeft w:val="0"/>
                  <w:marRight w:val="0"/>
                  <w:marTop w:val="0"/>
                  <w:marBottom w:val="0"/>
                  <w:divBdr>
                    <w:top w:val="none" w:sz="0" w:space="0" w:color="auto"/>
                    <w:left w:val="none" w:sz="0" w:space="0" w:color="auto"/>
                    <w:bottom w:val="none" w:sz="0" w:space="0" w:color="auto"/>
                    <w:right w:val="none" w:sz="0" w:space="0" w:color="auto"/>
                  </w:divBdr>
                </w:div>
                <w:div w:id="1440905421">
                  <w:marLeft w:val="0"/>
                  <w:marRight w:val="0"/>
                  <w:marTop w:val="0"/>
                  <w:marBottom w:val="0"/>
                  <w:divBdr>
                    <w:top w:val="none" w:sz="0" w:space="0" w:color="auto"/>
                    <w:left w:val="none" w:sz="0" w:space="0" w:color="auto"/>
                    <w:bottom w:val="none" w:sz="0" w:space="0" w:color="auto"/>
                    <w:right w:val="none" w:sz="0" w:space="0" w:color="auto"/>
                  </w:divBdr>
                </w:div>
                <w:div w:id="1441683287">
                  <w:marLeft w:val="0"/>
                  <w:marRight w:val="0"/>
                  <w:marTop w:val="0"/>
                  <w:marBottom w:val="0"/>
                  <w:divBdr>
                    <w:top w:val="none" w:sz="0" w:space="0" w:color="auto"/>
                    <w:left w:val="none" w:sz="0" w:space="0" w:color="auto"/>
                    <w:bottom w:val="none" w:sz="0" w:space="0" w:color="auto"/>
                    <w:right w:val="none" w:sz="0" w:space="0" w:color="auto"/>
                  </w:divBdr>
                </w:div>
                <w:div w:id="1441803233">
                  <w:marLeft w:val="0"/>
                  <w:marRight w:val="0"/>
                  <w:marTop w:val="0"/>
                  <w:marBottom w:val="0"/>
                  <w:divBdr>
                    <w:top w:val="none" w:sz="0" w:space="0" w:color="auto"/>
                    <w:left w:val="none" w:sz="0" w:space="0" w:color="auto"/>
                    <w:bottom w:val="none" w:sz="0" w:space="0" w:color="auto"/>
                    <w:right w:val="none" w:sz="0" w:space="0" w:color="auto"/>
                  </w:divBdr>
                </w:div>
                <w:div w:id="1442531084">
                  <w:marLeft w:val="0"/>
                  <w:marRight w:val="0"/>
                  <w:marTop w:val="0"/>
                  <w:marBottom w:val="0"/>
                  <w:divBdr>
                    <w:top w:val="none" w:sz="0" w:space="0" w:color="auto"/>
                    <w:left w:val="none" w:sz="0" w:space="0" w:color="auto"/>
                    <w:bottom w:val="none" w:sz="0" w:space="0" w:color="auto"/>
                    <w:right w:val="none" w:sz="0" w:space="0" w:color="auto"/>
                  </w:divBdr>
                </w:div>
                <w:div w:id="1444837508">
                  <w:marLeft w:val="0"/>
                  <w:marRight w:val="0"/>
                  <w:marTop w:val="0"/>
                  <w:marBottom w:val="0"/>
                  <w:divBdr>
                    <w:top w:val="none" w:sz="0" w:space="0" w:color="auto"/>
                    <w:left w:val="none" w:sz="0" w:space="0" w:color="auto"/>
                    <w:bottom w:val="none" w:sz="0" w:space="0" w:color="auto"/>
                    <w:right w:val="none" w:sz="0" w:space="0" w:color="auto"/>
                  </w:divBdr>
                </w:div>
                <w:div w:id="1445612796">
                  <w:marLeft w:val="0"/>
                  <w:marRight w:val="0"/>
                  <w:marTop w:val="0"/>
                  <w:marBottom w:val="0"/>
                  <w:divBdr>
                    <w:top w:val="none" w:sz="0" w:space="0" w:color="auto"/>
                    <w:left w:val="none" w:sz="0" w:space="0" w:color="auto"/>
                    <w:bottom w:val="none" w:sz="0" w:space="0" w:color="auto"/>
                    <w:right w:val="none" w:sz="0" w:space="0" w:color="auto"/>
                  </w:divBdr>
                </w:div>
                <w:div w:id="1448239259">
                  <w:marLeft w:val="0"/>
                  <w:marRight w:val="0"/>
                  <w:marTop w:val="0"/>
                  <w:marBottom w:val="0"/>
                  <w:divBdr>
                    <w:top w:val="none" w:sz="0" w:space="0" w:color="auto"/>
                    <w:left w:val="none" w:sz="0" w:space="0" w:color="auto"/>
                    <w:bottom w:val="none" w:sz="0" w:space="0" w:color="auto"/>
                    <w:right w:val="none" w:sz="0" w:space="0" w:color="auto"/>
                  </w:divBdr>
                </w:div>
                <w:div w:id="1448348123">
                  <w:marLeft w:val="0"/>
                  <w:marRight w:val="0"/>
                  <w:marTop w:val="0"/>
                  <w:marBottom w:val="0"/>
                  <w:divBdr>
                    <w:top w:val="none" w:sz="0" w:space="0" w:color="auto"/>
                    <w:left w:val="none" w:sz="0" w:space="0" w:color="auto"/>
                    <w:bottom w:val="none" w:sz="0" w:space="0" w:color="auto"/>
                    <w:right w:val="none" w:sz="0" w:space="0" w:color="auto"/>
                  </w:divBdr>
                </w:div>
                <w:div w:id="1449087882">
                  <w:marLeft w:val="0"/>
                  <w:marRight w:val="0"/>
                  <w:marTop w:val="0"/>
                  <w:marBottom w:val="0"/>
                  <w:divBdr>
                    <w:top w:val="none" w:sz="0" w:space="0" w:color="auto"/>
                    <w:left w:val="none" w:sz="0" w:space="0" w:color="auto"/>
                    <w:bottom w:val="none" w:sz="0" w:space="0" w:color="auto"/>
                    <w:right w:val="none" w:sz="0" w:space="0" w:color="auto"/>
                  </w:divBdr>
                </w:div>
                <w:div w:id="1449280803">
                  <w:marLeft w:val="0"/>
                  <w:marRight w:val="0"/>
                  <w:marTop w:val="0"/>
                  <w:marBottom w:val="0"/>
                  <w:divBdr>
                    <w:top w:val="none" w:sz="0" w:space="0" w:color="auto"/>
                    <w:left w:val="none" w:sz="0" w:space="0" w:color="auto"/>
                    <w:bottom w:val="none" w:sz="0" w:space="0" w:color="auto"/>
                    <w:right w:val="none" w:sz="0" w:space="0" w:color="auto"/>
                  </w:divBdr>
                </w:div>
                <w:div w:id="1449542497">
                  <w:marLeft w:val="0"/>
                  <w:marRight w:val="0"/>
                  <w:marTop w:val="0"/>
                  <w:marBottom w:val="0"/>
                  <w:divBdr>
                    <w:top w:val="none" w:sz="0" w:space="0" w:color="auto"/>
                    <w:left w:val="none" w:sz="0" w:space="0" w:color="auto"/>
                    <w:bottom w:val="none" w:sz="0" w:space="0" w:color="auto"/>
                    <w:right w:val="none" w:sz="0" w:space="0" w:color="auto"/>
                  </w:divBdr>
                </w:div>
                <w:div w:id="1449620163">
                  <w:marLeft w:val="0"/>
                  <w:marRight w:val="0"/>
                  <w:marTop w:val="0"/>
                  <w:marBottom w:val="0"/>
                  <w:divBdr>
                    <w:top w:val="none" w:sz="0" w:space="0" w:color="auto"/>
                    <w:left w:val="none" w:sz="0" w:space="0" w:color="auto"/>
                    <w:bottom w:val="none" w:sz="0" w:space="0" w:color="auto"/>
                    <w:right w:val="none" w:sz="0" w:space="0" w:color="auto"/>
                  </w:divBdr>
                </w:div>
                <w:div w:id="1450010599">
                  <w:marLeft w:val="0"/>
                  <w:marRight w:val="0"/>
                  <w:marTop w:val="0"/>
                  <w:marBottom w:val="0"/>
                  <w:divBdr>
                    <w:top w:val="none" w:sz="0" w:space="0" w:color="auto"/>
                    <w:left w:val="none" w:sz="0" w:space="0" w:color="auto"/>
                    <w:bottom w:val="none" w:sz="0" w:space="0" w:color="auto"/>
                    <w:right w:val="none" w:sz="0" w:space="0" w:color="auto"/>
                  </w:divBdr>
                </w:div>
                <w:div w:id="1450053536">
                  <w:marLeft w:val="0"/>
                  <w:marRight w:val="0"/>
                  <w:marTop w:val="0"/>
                  <w:marBottom w:val="0"/>
                  <w:divBdr>
                    <w:top w:val="none" w:sz="0" w:space="0" w:color="auto"/>
                    <w:left w:val="none" w:sz="0" w:space="0" w:color="auto"/>
                    <w:bottom w:val="none" w:sz="0" w:space="0" w:color="auto"/>
                    <w:right w:val="none" w:sz="0" w:space="0" w:color="auto"/>
                  </w:divBdr>
                </w:div>
                <w:div w:id="1450591425">
                  <w:marLeft w:val="0"/>
                  <w:marRight w:val="0"/>
                  <w:marTop w:val="0"/>
                  <w:marBottom w:val="0"/>
                  <w:divBdr>
                    <w:top w:val="none" w:sz="0" w:space="0" w:color="auto"/>
                    <w:left w:val="none" w:sz="0" w:space="0" w:color="auto"/>
                    <w:bottom w:val="none" w:sz="0" w:space="0" w:color="auto"/>
                    <w:right w:val="none" w:sz="0" w:space="0" w:color="auto"/>
                  </w:divBdr>
                </w:div>
                <w:div w:id="1451507759">
                  <w:marLeft w:val="0"/>
                  <w:marRight w:val="0"/>
                  <w:marTop w:val="0"/>
                  <w:marBottom w:val="0"/>
                  <w:divBdr>
                    <w:top w:val="none" w:sz="0" w:space="0" w:color="auto"/>
                    <w:left w:val="none" w:sz="0" w:space="0" w:color="auto"/>
                    <w:bottom w:val="none" w:sz="0" w:space="0" w:color="auto"/>
                    <w:right w:val="none" w:sz="0" w:space="0" w:color="auto"/>
                  </w:divBdr>
                </w:div>
                <w:div w:id="1453015132">
                  <w:marLeft w:val="0"/>
                  <w:marRight w:val="0"/>
                  <w:marTop w:val="0"/>
                  <w:marBottom w:val="0"/>
                  <w:divBdr>
                    <w:top w:val="none" w:sz="0" w:space="0" w:color="auto"/>
                    <w:left w:val="none" w:sz="0" w:space="0" w:color="auto"/>
                    <w:bottom w:val="none" w:sz="0" w:space="0" w:color="auto"/>
                    <w:right w:val="none" w:sz="0" w:space="0" w:color="auto"/>
                  </w:divBdr>
                </w:div>
                <w:div w:id="1453093683">
                  <w:marLeft w:val="0"/>
                  <w:marRight w:val="0"/>
                  <w:marTop w:val="0"/>
                  <w:marBottom w:val="0"/>
                  <w:divBdr>
                    <w:top w:val="none" w:sz="0" w:space="0" w:color="auto"/>
                    <w:left w:val="none" w:sz="0" w:space="0" w:color="auto"/>
                    <w:bottom w:val="none" w:sz="0" w:space="0" w:color="auto"/>
                    <w:right w:val="none" w:sz="0" w:space="0" w:color="auto"/>
                  </w:divBdr>
                </w:div>
                <w:div w:id="1453403166">
                  <w:marLeft w:val="0"/>
                  <w:marRight w:val="0"/>
                  <w:marTop w:val="0"/>
                  <w:marBottom w:val="0"/>
                  <w:divBdr>
                    <w:top w:val="none" w:sz="0" w:space="0" w:color="auto"/>
                    <w:left w:val="none" w:sz="0" w:space="0" w:color="auto"/>
                    <w:bottom w:val="none" w:sz="0" w:space="0" w:color="auto"/>
                    <w:right w:val="none" w:sz="0" w:space="0" w:color="auto"/>
                  </w:divBdr>
                </w:div>
                <w:div w:id="1453549067">
                  <w:marLeft w:val="0"/>
                  <w:marRight w:val="0"/>
                  <w:marTop w:val="0"/>
                  <w:marBottom w:val="0"/>
                  <w:divBdr>
                    <w:top w:val="none" w:sz="0" w:space="0" w:color="auto"/>
                    <w:left w:val="none" w:sz="0" w:space="0" w:color="auto"/>
                    <w:bottom w:val="none" w:sz="0" w:space="0" w:color="auto"/>
                    <w:right w:val="none" w:sz="0" w:space="0" w:color="auto"/>
                  </w:divBdr>
                </w:div>
                <w:div w:id="1454596411">
                  <w:marLeft w:val="0"/>
                  <w:marRight w:val="0"/>
                  <w:marTop w:val="0"/>
                  <w:marBottom w:val="0"/>
                  <w:divBdr>
                    <w:top w:val="none" w:sz="0" w:space="0" w:color="auto"/>
                    <w:left w:val="none" w:sz="0" w:space="0" w:color="auto"/>
                    <w:bottom w:val="none" w:sz="0" w:space="0" w:color="auto"/>
                    <w:right w:val="none" w:sz="0" w:space="0" w:color="auto"/>
                  </w:divBdr>
                </w:div>
                <w:div w:id="1455058226">
                  <w:marLeft w:val="0"/>
                  <w:marRight w:val="0"/>
                  <w:marTop w:val="0"/>
                  <w:marBottom w:val="0"/>
                  <w:divBdr>
                    <w:top w:val="none" w:sz="0" w:space="0" w:color="auto"/>
                    <w:left w:val="none" w:sz="0" w:space="0" w:color="auto"/>
                    <w:bottom w:val="none" w:sz="0" w:space="0" w:color="auto"/>
                    <w:right w:val="none" w:sz="0" w:space="0" w:color="auto"/>
                  </w:divBdr>
                </w:div>
                <w:div w:id="1457796759">
                  <w:marLeft w:val="0"/>
                  <w:marRight w:val="0"/>
                  <w:marTop w:val="0"/>
                  <w:marBottom w:val="0"/>
                  <w:divBdr>
                    <w:top w:val="none" w:sz="0" w:space="0" w:color="auto"/>
                    <w:left w:val="none" w:sz="0" w:space="0" w:color="auto"/>
                    <w:bottom w:val="none" w:sz="0" w:space="0" w:color="auto"/>
                    <w:right w:val="none" w:sz="0" w:space="0" w:color="auto"/>
                  </w:divBdr>
                </w:div>
                <w:div w:id="1458258878">
                  <w:marLeft w:val="0"/>
                  <w:marRight w:val="0"/>
                  <w:marTop w:val="0"/>
                  <w:marBottom w:val="0"/>
                  <w:divBdr>
                    <w:top w:val="none" w:sz="0" w:space="0" w:color="auto"/>
                    <w:left w:val="none" w:sz="0" w:space="0" w:color="auto"/>
                    <w:bottom w:val="none" w:sz="0" w:space="0" w:color="auto"/>
                    <w:right w:val="none" w:sz="0" w:space="0" w:color="auto"/>
                  </w:divBdr>
                </w:div>
                <w:div w:id="1458376543">
                  <w:marLeft w:val="0"/>
                  <w:marRight w:val="0"/>
                  <w:marTop w:val="0"/>
                  <w:marBottom w:val="0"/>
                  <w:divBdr>
                    <w:top w:val="none" w:sz="0" w:space="0" w:color="auto"/>
                    <w:left w:val="none" w:sz="0" w:space="0" w:color="auto"/>
                    <w:bottom w:val="none" w:sz="0" w:space="0" w:color="auto"/>
                    <w:right w:val="none" w:sz="0" w:space="0" w:color="auto"/>
                  </w:divBdr>
                </w:div>
                <w:div w:id="1459226905">
                  <w:marLeft w:val="0"/>
                  <w:marRight w:val="0"/>
                  <w:marTop w:val="0"/>
                  <w:marBottom w:val="0"/>
                  <w:divBdr>
                    <w:top w:val="none" w:sz="0" w:space="0" w:color="auto"/>
                    <w:left w:val="none" w:sz="0" w:space="0" w:color="auto"/>
                    <w:bottom w:val="none" w:sz="0" w:space="0" w:color="auto"/>
                    <w:right w:val="none" w:sz="0" w:space="0" w:color="auto"/>
                  </w:divBdr>
                </w:div>
                <w:div w:id="1460151401">
                  <w:marLeft w:val="0"/>
                  <w:marRight w:val="0"/>
                  <w:marTop w:val="0"/>
                  <w:marBottom w:val="0"/>
                  <w:divBdr>
                    <w:top w:val="none" w:sz="0" w:space="0" w:color="auto"/>
                    <w:left w:val="none" w:sz="0" w:space="0" w:color="auto"/>
                    <w:bottom w:val="none" w:sz="0" w:space="0" w:color="auto"/>
                    <w:right w:val="none" w:sz="0" w:space="0" w:color="auto"/>
                  </w:divBdr>
                </w:div>
                <w:div w:id="1460958159">
                  <w:marLeft w:val="0"/>
                  <w:marRight w:val="0"/>
                  <w:marTop w:val="0"/>
                  <w:marBottom w:val="0"/>
                  <w:divBdr>
                    <w:top w:val="none" w:sz="0" w:space="0" w:color="auto"/>
                    <w:left w:val="none" w:sz="0" w:space="0" w:color="auto"/>
                    <w:bottom w:val="none" w:sz="0" w:space="0" w:color="auto"/>
                    <w:right w:val="none" w:sz="0" w:space="0" w:color="auto"/>
                  </w:divBdr>
                </w:div>
                <w:div w:id="1461071866">
                  <w:marLeft w:val="0"/>
                  <w:marRight w:val="0"/>
                  <w:marTop w:val="0"/>
                  <w:marBottom w:val="0"/>
                  <w:divBdr>
                    <w:top w:val="none" w:sz="0" w:space="0" w:color="auto"/>
                    <w:left w:val="none" w:sz="0" w:space="0" w:color="auto"/>
                    <w:bottom w:val="none" w:sz="0" w:space="0" w:color="auto"/>
                    <w:right w:val="none" w:sz="0" w:space="0" w:color="auto"/>
                  </w:divBdr>
                </w:div>
                <w:div w:id="1461144853">
                  <w:marLeft w:val="0"/>
                  <w:marRight w:val="0"/>
                  <w:marTop w:val="0"/>
                  <w:marBottom w:val="0"/>
                  <w:divBdr>
                    <w:top w:val="none" w:sz="0" w:space="0" w:color="auto"/>
                    <w:left w:val="none" w:sz="0" w:space="0" w:color="auto"/>
                    <w:bottom w:val="none" w:sz="0" w:space="0" w:color="auto"/>
                    <w:right w:val="none" w:sz="0" w:space="0" w:color="auto"/>
                  </w:divBdr>
                </w:div>
                <w:div w:id="1461529759">
                  <w:marLeft w:val="0"/>
                  <w:marRight w:val="0"/>
                  <w:marTop w:val="0"/>
                  <w:marBottom w:val="0"/>
                  <w:divBdr>
                    <w:top w:val="none" w:sz="0" w:space="0" w:color="auto"/>
                    <w:left w:val="none" w:sz="0" w:space="0" w:color="auto"/>
                    <w:bottom w:val="none" w:sz="0" w:space="0" w:color="auto"/>
                    <w:right w:val="none" w:sz="0" w:space="0" w:color="auto"/>
                  </w:divBdr>
                </w:div>
                <w:div w:id="1461924359">
                  <w:marLeft w:val="0"/>
                  <w:marRight w:val="0"/>
                  <w:marTop w:val="0"/>
                  <w:marBottom w:val="0"/>
                  <w:divBdr>
                    <w:top w:val="none" w:sz="0" w:space="0" w:color="auto"/>
                    <w:left w:val="none" w:sz="0" w:space="0" w:color="auto"/>
                    <w:bottom w:val="none" w:sz="0" w:space="0" w:color="auto"/>
                    <w:right w:val="none" w:sz="0" w:space="0" w:color="auto"/>
                  </w:divBdr>
                </w:div>
                <w:div w:id="1462917183">
                  <w:marLeft w:val="0"/>
                  <w:marRight w:val="0"/>
                  <w:marTop w:val="0"/>
                  <w:marBottom w:val="0"/>
                  <w:divBdr>
                    <w:top w:val="none" w:sz="0" w:space="0" w:color="auto"/>
                    <w:left w:val="none" w:sz="0" w:space="0" w:color="auto"/>
                    <w:bottom w:val="none" w:sz="0" w:space="0" w:color="auto"/>
                    <w:right w:val="none" w:sz="0" w:space="0" w:color="auto"/>
                  </w:divBdr>
                </w:div>
                <w:div w:id="1463379818">
                  <w:marLeft w:val="0"/>
                  <w:marRight w:val="0"/>
                  <w:marTop w:val="0"/>
                  <w:marBottom w:val="0"/>
                  <w:divBdr>
                    <w:top w:val="none" w:sz="0" w:space="0" w:color="auto"/>
                    <w:left w:val="none" w:sz="0" w:space="0" w:color="auto"/>
                    <w:bottom w:val="none" w:sz="0" w:space="0" w:color="auto"/>
                    <w:right w:val="none" w:sz="0" w:space="0" w:color="auto"/>
                  </w:divBdr>
                </w:div>
                <w:div w:id="1464231245">
                  <w:marLeft w:val="0"/>
                  <w:marRight w:val="0"/>
                  <w:marTop w:val="0"/>
                  <w:marBottom w:val="0"/>
                  <w:divBdr>
                    <w:top w:val="none" w:sz="0" w:space="0" w:color="auto"/>
                    <w:left w:val="none" w:sz="0" w:space="0" w:color="auto"/>
                    <w:bottom w:val="none" w:sz="0" w:space="0" w:color="auto"/>
                    <w:right w:val="none" w:sz="0" w:space="0" w:color="auto"/>
                  </w:divBdr>
                </w:div>
                <w:div w:id="1464346466">
                  <w:marLeft w:val="0"/>
                  <w:marRight w:val="0"/>
                  <w:marTop w:val="0"/>
                  <w:marBottom w:val="0"/>
                  <w:divBdr>
                    <w:top w:val="none" w:sz="0" w:space="0" w:color="auto"/>
                    <w:left w:val="none" w:sz="0" w:space="0" w:color="auto"/>
                    <w:bottom w:val="none" w:sz="0" w:space="0" w:color="auto"/>
                    <w:right w:val="none" w:sz="0" w:space="0" w:color="auto"/>
                  </w:divBdr>
                </w:div>
                <w:div w:id="1465003910">
                  <w:marLeft w:val="0"/>
                  <w:marRight w:val="0"/>
                  <w:marTop w:val="0"/>
                  <w:marBottom w:val="0"/>
                  <w:divBdr>
                    <w:top w:val="none" w:sz="0" w:space="0" w:color="auto"/>
                    <w:left w:val="none" w:sz="0" w:space="0" w:color="auto"/>
                    <w:bottom w:val="none" w:sz="0" w:space="0" w:color="auto"/>
                    <w:right w:val="none" w:sz="0" w:space="0" w:color="auto"/>
                  </w:divBdr>
                </w:div>
                <w:div w:id="1465386534">
                  <w:marLeft w:val="0"/>
                  <w:marRight w:val="0"/>
                  <w:marTop w:val="0"/>
                  <w:marBottom w:val="0"/>
                  <w:divBdr>
                    <w:top w:val="none" w:sz="0" w:space="0" w:color="auto"/>
                    <w:left w:val="none" w:sz="0" w:space="0" w:color="auto"/>
                    <w:bottom w:val="none" w:sz="0" w:space="0" w:color="auto"/>
                    <w:right w:val="none" w:sz="0" w:space="0" w:color="auto"/>
                  </w:divBdr>
                </w:div>
                <w:div w:id="1465657178">
                  <w:marLeft w:val="0"/>
                  <w:marRight w:val="0"/>
                  <w:marTop w:val="0"/>
                  <w:marBottom w:val="0"/>
                  <w:divBdr>
                    <w:top w:val="none" w:sz="0" w:space="0" w:color="auto"/>
                    <w:left w:val="none" w:sz="0" w:space="0" w:color="auto"/>
                    <w:bottom w:val="none" w:sz="0" w:space="0" w:color="auto"/>
                    <w:right w:val="none" w:sz="0" w:space="0" w:color="auto"/>
                  </w:divBdr>
                </w:div>
                <w:div w:id="1465662310">
                  <w:marLeft w:val="0"/>
                  <w:marRight w:val="0"/>
                  <w:marTop w:val="0"/>
                  <w:marBottom w:val="0"/>
                  <w:divBdr>
                    <w:top w:val="none" w:sz="0" w:space="0" w:color="auto"/>
                    <w:left w:val="none" w:sz="0" w:space="0" w:color="auto"/>
                    <w:bottom w:val="none" w:sz="0" w:space="0" w:color="auto"/>
                    <w:right w:val="none" w:sz="0" w:space="0" w:color="auto"/>
                  </w:divBdr>
                </w:div>
                <w:div w:id="1466121612">
                  <w:marLeft w:val="0"/>
                  <w:marRight w:val="0"/>
                  <w:marTop w:val="0"/>
                  <w:marBottom w:val="0"/>
                  <w:divBdr>
                    <w:top w:val="none" w:sz="0" w:space="0" w:color="auto"/>
                    <w:left w:val="none" w:sz="0" w:space="0" w:color="auto"/>
                    <w:bottom w:val="none" w:sz="0" w:space="0" w:color="auto"/>
                    <w:right w:val="none" w:sz="0" w:space="0" w:color="auto"/>
                  </w:divBdr>
                </w:div>
                <w:div w:id="1467090430">
                  <w:marLeft w:val="0"/>
                  <w:marRight w:val="0"/>
                  <w:marTop w:val="0"/>
                  <w:marBottom w:val="0"/>
                  <w:divBdr>
                    <w:top w:val="none" w:sz="0" w:space="0" w:color="auto"/>
                    <w:left w:val="none" w:sz="0" w:space="0" w:color="auto"/>
                    <w:bottom w:val="none" w:sz="0" w:space="0" w:color="auto"/>
                    <w:right w:val="none" w:sz="0" w:space="0" w:color="auto"/>
                  </w:divBdr>
                </w:div>
                <w:div w:id="1468815112">
                  <w:marLeft w:val="0"/>
                  <w:marRight w:val="0"/>
                  <w:marTop w:val="0"/>
                  <w:marBottom w:val="0"/>
                  <w:divBdr>
                    <w:top w:val="none" w:sz="0" w:space="0" w:color="auto"/>
                    <w:left w:val="none" w:sz="0" w:space="0" w:color="auto"/>
                    <w:bottom w:val="none" w:sz="0" w:space="0" w:color="auto"/>
                    <w:right w:val="none" w:sz="0" w:space="0" w:color="auto"/>
                  </w:divBdr>
                </w:div>
                <w:div w:id="1469080978">
                  <w:marLeft w:val="0"/>
                  <w:marRight w:val="0"/>
                  <w:marTop w:val="0"/>
                  <w:marBottom w:val="0"/>
                  <w:divBdr>
                    <w:top w:val="none" w:sz="0" w:space="0" w:color="auto"/>
                    <w:left w:val="none" w:sz="0" w:space="0" w:color="auto"/>
                    <w:bottom w:val="none" w:sz="0" w:space="0" w:color="auto"/>
                    <w:right w:val="none" w:sz="0" w:space="0" w:color="auto"/>
                  </w:divBdr>
                </w:div>
                <w:div w:id="1469585993">
                  <w:marLeft w:val="0"/>
                  <w:marRight w:val="0"/>
                  <w:marTop w:val="0"/>
                  <w:marBottom w:val="0"/>
                  <w:divBdr>
                    <w:top w:val="none" w:sz="0" w:space="0" w:color="auto"/>
                    <w:left w:val="none" w:sz="0" w:space="0" w:color="auto"/>
                    <w:bottom w:val="none" w:sz="0" w:space="0" w:color="auto"/>
                    <w:right w:val="none" w:sz="0" w:space="0" w:color="auto"/>
                  </w:divBdr>
                </w:div>
                <w:div w:id="1470244798">
                  <w:marLeft w:val="0"/>
                  <w:marRight w:val="0"/>
                  <w:marTop w:val="0"/>
                  <w:marBottom w:val="0"/>
                  <w:divBdr>
                    <w:top w:val="none" w:sz="0" w:space="0" w:color="auto"/>
                    <w:left w:val="none" w:sz="0" w:space="0" w:color="auto"/>
                    <w:bottom w:val="none" w:sz="0" w:space="0" w:color="auto"/>
                    <w:right w:val="none" w:sz="0" w:space="0" w:color="auto"/>
                  </w:divBdr>
                </w:div>
                <w:div w:id="1470511748">
                  <w:marLeft w:val="0"/>
                  <w:marRight w:val="0"/>
                  <w:marTop w:val="0"/>
                  <w:marBottom w:val="0"/>
                  <w:divBdr>
                    <w:top w:val="none" w:sz="0" w:space="0" w:color="auto"/>
                    <w:left w:val="none" w:sz="0" w:space="0" w:color="auto"/>
                    <w:bottom w:val="none" w:sz="0" w:space="0" w:color="auto"/>
                    <w:right w:val="none" w:sz="0" w:space="0" w:color="auto"/>
                  </w:divBdr>
                </w:div>
                <w:div w:id="1472552142">
                  <w:marLeft w:val="0"/>
                  <w:marRight w:val="0"/>
                  <w:marTop w:val="0"/>
                  <w:marBottom w:val="0"/>
                  <w:divBdr>
                    <w:top w:val="none" w:sz="0" w:space="0" w:color="auto"/>
                    <w:left w:val="none" w:sz="0" w:space="0" w:color="auto"/>
                    <w:bottom w:val="none" w:sz="0" w:space="0" w:color="auto"/>
                    <w:right w:val="none" w:sz="0" w:space="0" w:color="auto"/>
                  </w:divBdr>
                </w:div>
                <w:div w:id="1472671239">
                  <w:marLeft w:val="0"/>
                  <w:marRight w:val="0"/>
                  <w:marTop w:val="0"/>
                  <w:marBottom w:val="0"/>
                  <w:divBdr>
                    <w:top w:val="none" w:sz="0" w:space="0" w:color="auto"/>
                    <w:left w:val="none" w:sz="0" w:space="0" w:color="auto"/>
                    <w:bottom w:val="none" w:sz="0" w:space="0" w:color="auto"/>
                    <w:right w:val="none" w:sz="0" w:space="0" w:color="auto"/>
                  </w:divBdr>
                </w:div>
                <w:div w:id="1473908433">
                  <w:marLeft w:val="0"/>
                  <w:marRight w:val="0"/>
                  <w:marTop w:val="0"/>
                  <w:marBottom w:val="0"/>
                  <w:divBdr>
                    <w:top w:val="none" w:sz="0" w:space="0" w:color="auto"/>
                    <w:left w:val="none" w:sz="0" w:space="0" w:color="auto"/>
                    <w:bottom w:val="none" w:sz="0" w:space="0" w:color="auto"/>
                    <w:right w:val="none" w:sz="0" w:space="0" w:color="auto"/>
                  </w:divBdr>
                </w:div>
                <w:div w:id="1473980383">
                  <w:marLeft w:val="0"/>
                  <w:marRight w:val="0"/>
                  <w:marTop w:val="0"/>
                  <w:marBottom w:val="0"/>
                  <w:divBdr>
                    <w:top w:val="none" w:sz="0" w:space="0" w:color="auto"/>
                    <w:left w:val="none" w:sz="0" w:space="0" w:color="auto"/>
                    <w:bottom w:val="none" w:sz="0" w:space="0" w:color="auto"/>
                    <w:right w:val="none" w:sz="0" w:space="0" w:color="auto"/>
                  </w:divBdr>
                </w:div>
                <w:div w:id="1473986431">
                  <w:marLeft w:val="0"/>
                  <w:marRight w:val="0"/>
                  <w:marTop w:val="0"/>
                  <w:marBottom w:val="0"/>
                  <w:divBdr>
                    <w:top w:val="none" w:sz="0" w:space="0" w:color="auto"/>
                    <w:left w:val="none" w:sz="0" w:space="0" w:color="auto"/>
                    <w:bottom w:val="none" w:sz="0" w:space="0" w:color="auto"/>
                    <w:right w:val="none" w:sz="0" w:space="0" w:color="auto"/>
                  </w:divBdr>
                </w:div>
                <w:div w:id="1474715060">
                  <w:marLeft w:val="0"/>
                  <w:marRight w:val="0"/>
                  <w:marTop w:val="0"/>
                  <w:marBottom w:val="0"/>
                  <w:divBdr>
                    <w:top w:val="none" w:sz="0" w:space="0" w:color="auto"/>
                    <w:left w:val="none" w:sz="0" w:space="0" w:color="auto"/>
                    <w:bottom w:val="none" w:sz="0" w:space="0" w:color="auto"/>
                    <w:right w:val="none" w:sz="0" w:space="0" w:color="auto"/>
                  </w:divBdr>
                </w:div>
                <w:div w:id="1477263770">
                  <w:marLeft w:val="0"/>
                  <w:marRight w:val="0"/>
                  <w:marTop w:val="0"/>
                  <w:marBottom w:val="0"/>
                  <w:divBdr>
                    <w:top w:val="none" w:sz="0" w:space="0" w:color="auto"/>
                    <w:left w:val="none" w:sz="0" w:space="0" w:color="auto"/>
                    <w:bottom w:val="none" w:sz="0" w:space="0" w:color="auto"/>
                    <w:right w:val="none" w:sz="0" w:space="0" w:color="auto"/>
                  </w:divBdr>
                </w:div>
                <w:div w:id="1477330727">
                  <w:marLeft w:val="0"/>
                  <w:marRight w:val="0"/>
                  <w:marTop w:val="0"/>
                  <w:marBottom w:val="0"/>
                  <w:divBdr>
                    <w:top w:val="none" w:sz="0" w:space="0" w:color="auto"/>
                    <w:left w:val="none" w:sz="0" w:space="0" w:color="auto"/>
                    <w:bottom w:val="none" w:sz="0" w:space="0" w:color="auto"/>
                    <w:right w:val="none" w:sz="0" w:space="0" w:color="auto"/>
                  </w:divBdr>
                </w:div>
                <w:div w:id="1478494815">
                  <w:marLeft w:val="0"/>
                  <w:marRight w:val="0"/>
                  <w:marTop w:val="0"/>
                  <w:marBottom w:val="0"/>
                  <w:divBdr>
                    <w:top w:val="none" w:sz="0" w:space="0" w:color="auto"/>
                    <w:left w:val="none" w:sz="0" w:space="0" w:color="auto"/>
                    <w:bottom w:val="none" w:sz="0" w:space="0" w:color="auto"/>
                    <w:right w:val="none" w:sz="0" w:space="0" w:color="auto"/>
                  </w:divBdr>
                </w:div>
                <w:div w:id="1478835719">
                  <w:marLeft w:val="0"/>
                  <w:marRight w:val="0"/>
                  <w:marTop w:val="0"/>
                  <w:marBottom w:val="0"/>
                  <w:divBdr>
                    <w:top w:val="none" w:sz="0" w:space="0" w:color="auto"/>
                    <w:left w:val="none" w:sz="0" w:space="0" w:color="auto"/>
                    <w:bottom w:val="none" w:sz="0" w:space="0" w:color="auto"/>
                    <w:right w:val="none" w:sz="0" w:space="0" w:color="auto"/>
                  </w:divBdr>
                </w:div>
                <w:div w:id="1479689273">
                  <w:marLeft w:val="0"/>
                  <w:marRight w:val="0"/>
                  <w:marTop w:val="0"/>
                  <w:marBottom w:val="0"/>
                  <w:divBdr>
                    <w:top w:val="none" w:sz="0" w:space="0" w:color="auto"/>
                    <w:left w:val="none" w:sz="0" w:space="0" w:color="auto"/>
                    <w:bottom w:val="none" w:sz="0" w:space="0" w:color="auto"/>
                    <w:right w:val="none" w:sz="0" w:space="0" w:color="auto"/>
                  </w:divBdr>
                </w:div>
                <w:div w:id="1481654327">
                  <w:marLeft w:val="0"/>
                  <w:marRight w:val="0"/>
                  <w:marTop w:val="0"/>
                  <w:marBottom w:val="0"/>
                  <w:divBdr>
                    <w:top w:val="none" w:sz="0" w:space="0" w:color="auto"/>
                    <w:left w:val="none" w:sz="0" w:space="0" w:color="auto"/>
                    <w:bottom w:val="none" w:sz="0" w:space="0" w:color="auto"/>
                    <w:right w:val="none" w:sz="0" w:space="0" w:color="auto"/>
                  </w:divBdr>
                </w:div>
                <w:div w:id="1481656567">
                  <w:marLeft w:val="0"/>
                  <w:marRight w:val="0"/>
                  <w:marTop w:val="0"/>
                  <w:marBottom w:val="0"/>
                  <w:divBdr>
                    <w:top w:val="none" w:sz="0" w:space="0" w:color="auto"/>
                    <w:left w:val="none" w:sz="0" w:space="0" w:color="auto"/>
                    <w:bottom w:val="none" w:sz="0" w:space="0" w:color="auto"/>
                    <w:right w:val="none" w:sz="0" w:space="0" w:color="auto"/>
                  </w:divBdr>
                </w:div>
                <w:div w:id="1481842282">
                  <w:marLeft w:val="0"/>
                  <w:marRight w:val="0"/>
                  <w:marTop w:val="0"/>
                  <w:marBottom w:val="0"/>
                  <w:divBdr>
                    <w:top w:val="none" w:sz="0" w:space="0" w:color="auto"/>
                    <w:left w:val="none" w:sz="0" w:space="0" w:color="auto"/>
                    <w:bottom w:val="none" w:sz="0" w:space="0" w:color="auto"/>
                    <w:right w:val="none" w:sz="0" w:space="0" w:color="auto"/>
                  </w:divBdr>
                </w:div>
                <w:div w:id="1481997887">
                  <w:marLeft w:val="0"/>
                  <w:marRight w:val="0"/>
                  <w:marTop w:val="0"/>
                  <w:marBottom w:val="0"/>
                  <w:divBdr>
                    <w:top w:val="none" w:sz="0" w:space="0" w:color="auto"/>
                    <w:left w:val="none" w:sz="0" w:space="0" w:color="auto"/>
                    <w:bottom w:val="none" w:sz="0" w:space="0" w:color="auto"/>
                    <w:right w:val="none" w:sz="0" w:space="0" w:color="auto"/>
                  </w:divBdr>
                </w:div>
                <w:div w:id="1482622203">
                  <w:marLeft w:val="0"/>
                  <w:marRight w:val="0"/>
                  <w:marTop w:val="0"/>
                  <w:marBottom w:val="0"/>
                  <w:divBdr>
                    <w:top w:val="none" w:sz="0" w:space="0" w:color="auto"/>
                    <w:left w:val="none" w:sz="0" w:space="0" w:color="auto"/>
                    <w:bottom w:val="none" w:sz="0" w:space="0" w:color="auto"/>
                    <w:right w:val="none" w:sz="0" w:space="0" w:color="auto"/>
                  </w:divBdr>
                </w:div>
                <w:div w:id="1483080410">
                  <w:marLeft w:val="0"/>
                  <w:marRight w:val="0"/>
                  <w:marTop w:val="0"/>
                  <w:marBottom w:val="0"/>
                  <w:divBdr>
                    <w:top w:val="none" w:sz="0" w:space="0" w:color="auto"/>
                    <w:left w:val="none" w:sz="0" w:space="0" w:color="auto"/>
                    <w:bottom w:val="none" w:sz="0" w:space="0" w:color="auto"/>
                    <w:right w:val="none" w:sz="0" w:space="0" w:color="auto"/>
                  </w:divBdr>
                </w:div>
                <w:div w:id="1483429653">
                  <w:marLeft w:val="0"/>
                  <w:marRight w:val="0"/>
                  <w:marTop w:val="0"/>
                  <w:marBottom w:val="0"/>
                  <w:divBdr>
                    <w:top w:val="none" w:sz="0" w:space="0" w:color="auto"/>
                    <w:left w:val="none" w:sz="0" w:space="0" w:color="auto"/>
                    <w:bottom w:val="none" w:sz="0" w:space="0" w:color="auto"/>
                    <w:right w:val="none" w:sz="0" w:space="0" w:color="auto"/>
                  </w:divBdr>
                </w:div>
                <w:div w:id="1483808880">
                  <w:marLeft w:val="0"/>
                  <w:marRight w:val="0"/>
                  <w:marTop w:val="0"/>
                  <w:marBottom w:val="0"/>
                  <w:divBdr>
                    <w:top w:val="none" w:sz="0" w:space="0" w:color="auto"/>
                    <w:left w:val="none" w:sz="0" w:space="0" w:color="auto"/>
                    <w:bottom w:val="none" w:sz="0" w:space="0" w:color="auto"/>
                    <w:right w:val="none" w:sz="0" w:space="0" w:color="auto"/>
                  </w:divBdr>
                </w:div>
                <w:div w:id="1484351668">
                  <w:marLeft w:val="0"/>
                  <w:marRight w:val="0"/>
                  <w:marTop w:val="0"/>
                  <w:marBottom w:val="0"/>
                  <w:divBdr>
                    <w:top w:val="none" w:sz="0" w:space="0" w:color="auto"/>
                    <w:left w:val="none" w:sz="0" w:space="0" w:color="auto"/>
                    <w:bottom w:val="none" w:sz="0" w:space="0" w:color="auto"/>
                    <w:right w:val="none" w:sz="0" w:space="0" w:color="auto"/>
                  </w:divBdr>
                </w:div>
                <w:div w:id="1485271295">
                  <w:marLeft w:val="0"/>
                  <w:marRight w:val="0"/>
                  <w:marTop w:val="0"/>
                  <w:marBottom w:val="0"/>
                  <w:divBdr>
                    <w:top w:val="none" w:sz="0" w:space="0" w:color="auto"/>
                    <w:left w:val="none" w:sz="0" w:space="0" w:color="auto"/>
                    <w:bottom w:val="none" w:sz="0" w:space="0" w:color="auto"/>
                    <w:right w:val="none" w:sz="0" w:space="0" w:color="auto"/>
                  </w:divBdr>
                </w:div>
                <w:div w:id="1486361661">
                  <w:marLeft w:val="0"/>
                  <w:marRight w:val="0"/>
                  <w:marTop w:val="0"/>
                  <w:marBottom w:val="0"/>
                  <w:divBdr>
                    <w:top w:val="none" w:sz="0" w:space="0" w:color="auto"/>
                    <w:left w:val="none" w:sz="0" w:space="0" w:color="auto"/>
                    <w:bottom w:val="none" w:sz="0" w:space="0" w:color="auto"/>
                    <w:right w:val="none" w:sz="0" w:space="0" w:color="auto"/>
                  </w:divBdr>
                </w:div>
                <w:div w:id="1488093157">
                  <w:marLeft w:val="0"/>
                  <w:marRight w:val="0"/>
                  <w:marTop w:val="0"/>
                  <w:marBottom w:val="0"/>
                  <w:divBdr>
                    <w:top w:val="none" w:sz="0" w:space="0" w:color="auto"/>
                    <w:left w:val="none" w:sz="0" w:space="0" w:color="auto"/>
                    <w:bottom w:val="none" w:sz="0" w:space="0" w:color="auto"/>
                    <w:right w:val="none" w:sz="0" w:space="0" w:color="auto"/>
                  </w:divBdr>
                </w:div>
                <w:div w:id="1489708587">
                  <w:marLeft w:val="0"/>
                  <w:marRight w:val="0"/>
                  <w:marTop w:val="0"/>
                  <w:marBottom w:val="0"/>
                  <w:divBdr>
                    <w:top w:val="none" w:sz="0" w:space="0" w:color="auto"/>
                    <w:left w:val="none" w:sz="0" w:space="0" w:color="auto"/>
                    <w:bottom w:val="none" w:sz="0" w:space="0" w:color="auto"/>
                    <w:right w:val="none" w:sz="0" w:space="0" w:color="auto"/>
                  </w:divBdr>
                </w:div>
                <w:div w:id="1490175756">
                  <w:marLeft w:val="0"/>
                  <w:marRight w:val="0"/>
                  <w:marTop w:val="0"/>
                  <w:marBottom w:val="0"/>
                  <w:divBdr>
                    <w:top w:val="none" w:sz="0" w:space="0" w:color="auto"/>
                    <w:left w:val="none" w:sz="0" w:space="0" w:color="auto"/>
                    <w:bottom w:val="none" w:sz="0" w:space="0" w:color="auto"/>
                    <w:right w:val="none" w:sz="0" w:space="0" w:color="auto"/>
                  </w:divBdr>
                </w:div>
                <w:div w:id="1490905602">
                  <w:marLeft w:val="0"/>
                  <w:marRight w:val="0"/>
                  <w:marTop w:val="0"/>
                  <w:marBottom w:val="0"/>
                  <w:divBdr>
                    <w:top w:val="none" w:sz="0" w:space="0" w:color="auto"/>
                    <w:left w:val="none" w:sz="0" w:space="0" w:color="auto"/>
                    <w:bottom w:val="none" w:sz="0" w:space="0" w:color="auto"/>
                    <w:right w:val="none" w:sz="0" w:space="0" w:color="auto"/>
                  </w:divBdr>
                </w:div>
                <w:div w:id="1491562163">
                  <w:marLeft w:val="0"/>
                  <w:marRight w:val="0"/>
                  <w:marTop w:val="0"/>
                  <w:marBottom w:val="0"/>
                  <w:divBdr>
                    <w:top w:val="none" w:sz="0" w:space="0" w:color="auto"/>
                    <w:left w:val="none" w:sz="0" w:space="0" w:color="auto"/>
                    <w:bottom w:val="none" w:sz="0" w:space="0" w:color="auto"/>
                    <w:right w:val="none" w:sz="0" w:space="0" w:color="auto"/>
                  </w:divBdr>
                </w:div>
                <w:div w:id="1491943392">
                  <w:marLeft w:val="0"/>
                  <w:marRight w:val="0"/>
                  <w:marTop w:val="0"/>
                  <w:marBottom w:val="0"/>
                  <w:divBdr>
                    <w:top w:val="none" w:sz="0" w:space="0" w:color="auto"/>
                    <w:left w:val="none" w:sz="0" w:space="0" w:color="auto"/>
                    <w:bottom w:val="none" w:sz="0" w:space="0" w:color="auto"/>
                    <w:right w:val="none" w:sz="0" w:space="0" w:color="auto"/>
                  </w:divBdr>
                </w:div>
                <w:div w:id="1492015595">
                  <w:marLeft w:val="0"/>
                  <w:marRight w:val="0"/>
                  <w:marTop w:val="0"/>
                  <w:marBottom w:val="0"/>
                  <w:divBdr>
                    <w:top w:val="none" w:sz="0" w:space="0" w:color="auto"/>
                    <w:left w:val="none" w:sz="0" w:space="0" w:color="auto"/>
                    <w:bottom w:val="none" w:sz="0" w:space="0" w:color="auto"/>
                    <w:right w:val="none" w:sz="0" w:space="0" w:color="auto"/>
                  </w:divBdr>
                </w:div>
                <w:div w:id="1492062707">
                  <w:marLeft w:val="0"/>
                  <w:marRight w:val="0"/>
                  <w:marTop w:val="0"/>
                  <w:marBottom w:val="0"/>
                  <w:divBdr>
                    <w:top w:val="none" w:sz="0" w:space="0" w:color="auto"/>
                    <w:left w:val="none" w:sz="0" w:space="0" w:color="auto"/>
                    <w:bottom w:val="none" w:sz="0" w:space="0" w:color="auto"/>
                    <w:right w:val="none" w:sz="0" w:space="0" w:color="auto"/>
                  </w:divBdr>
                </w:div>
                <w:div w:id="1492134705">
                  <w:marLeft w:val="0"/>
                  <w:marRight w:val="0"/>
                  <w:marTop w:val="0"/>
                  <w:marBottom w:val="0"/>
                  <w:divBdr>
                    <w:top w:val="none" w:sz="0" w:space="0" w:color="auto"/>
                    <w:left w:val="none" w:sz="0" w:space="0" w:color="auto"/>
                    <w:bottom w:val="none" w:sz="0" w:space="0" w:color="auto"/>
                    <w:right w:val="none" w:sz="0" w:space="0" w:color="auto"/>
                  </w:divBdr>
                </w:div>
                <w:div w:id="1492136101">
                  <w:marLeft w:val="0"/>
                  <w:marRight w:val="0"/>
                  <w:marTop w:val="0"/>
                  <w:marBottom w:val="0"/>
                  <w:divBdr>
                    <w:top w:val="none" w:sz="0" w:space="0" w:color="auto"/>
                    <w:left w:val="none" w:sz="0" w:space="0" w:color="auto"/>
                    <w:bottom w:val="none" w:sz="0" w:space="0" w:color="auto"/>
                    <w:right w:val="none" w:sz="0" w:space="0" w:color="auto"/>
                  </w:divBdr>
                </w:div>
                <w:div w:id="1492258205">
                  <w:marLeft w:val="0"/>
                  <w:marRight w:val="0"/>
                  <w:marTop w:val="0"/>
                  <w:marBottom w:val="0"/>
                  <w:divBdr>
                    <w:top w:val="none" w:sz="0" w:space="0" w:color="auto"/>
                    <w:left w:val="none" w:sz="0" w:space="0" w:color="auto"/>
                    <w:bottom w:val="none" w:sz="0" w:space="0" w:color="auto"/>
                    <w:right w:val="none" w:sz="0" w:space="0" w:color="auto"/>
                  </w:divBdr>
                </w:div>
                <w:div w:id="1492260801">
                  <w:marLeft w:val="0"/>
                  <w:marRight w:val="0"/>
                  <w:marTop w:val="0"/>
                  <w:marBottom w:val="0"/>
                  <w:divBdr>
                    <w:top w:val="none" w:sz="0" w:space="0" w:color="auto"/>
                    <w:left w:val="none" w:sz="0" w:space="0" w:color="auto"/>
                    <w:bottom w:val="none" w:sz="0" w:space="0" w:color="auto"/>
                    <w:right w:val="none" w:sz="0" w:space="0" w:color="auto"/>
                  </w:divBdr>
                </w:div>
                <w:div w:id="1494028607">
                  <w:marLeft w:val="0"/>
                  <w:marRight w:val="0"/>
                  <w:marTop w:val="0"/>
                  <w:marBottom w:val="0"/>
                  <w:divBdr>
                    <w:top w:val="none" w:sz="0" w:space="0" w:color="auto"/>
                    <w:left w:val="none" w:sz="0" w:space="0" w:color="auto"/>
                    <w:bottom w:val="none" w:sz="0" w:space="0" w:color="auto"/>
                    <w:right w:val="none" w:sz="0" w:space="0" w:color="auto"/>
                  </w:divBdr>
                </w:div>
                <w:div w:id="1495220584">
                  <w:marLeft w:val="0"/>
                  <w:marRight w:val="0"/>
                  <w:marTop w:val="0"/>
                  <w:marBottom w:val="0"/>
                  <w:divBdr>
                    <w:top w:val="none" w:sz="0" w:space="0" w:color="auto"/>
                    <w:left w:val="none" w:sz="0" w:space="0" w:color="auto"/>
                    <w:bottom w:val="none" w:sz="0" w:space="0" w:color="auto"/>
                    <w:right w:val="none" w:sz="0" w:space="0" w:color="auto"/>
                  </w:divBdr>
                </w:div>
                <w:div w:id="1495758250">
                  <w:marLeft w:val="0"/>
                  <w:marRight w:val="0"/>
                  <w:marTop w:val="0"/>
                  <w:marBottom w:val="0"/>
                  <w:divBdr>
                    <w:top w:val="none" w:sz="0" w:space="0" w:color="auto"/>
                    <w:left w:val="none" w:sz="0" w:space="0" w:color="auto"/>
                    <w:bottom w:val="none" w:sz="0" w:space="0" w:color="auto"/>
                    <w:right w:val="none" w:sz="0" w:space="0" w:color="auto"/>
                  </w:divBdr>
                </w:div>
                <w:div w:id="1496142944">
                  <w:marLeft w:val="0"/>
                  <w:marRight w:val="0"/>
                  <w:marTop w:val="0"/>
                  <w:marBottom w:val="0"/>
                  <w:divBdr>
                    <w:top w:val="none" w:sz="0" w:space="0" w:color="auto"/>
                    <w:left w:val="none" w:sz="0" w:space="0" w:color="auto"/>
                    <w:bottom w:val="none" w:sz="0" w:space="0" w:color="auto"/>
                    <w:right w:val="none" w:sz="0" w:space="0" w:color="auto"/>
                  </w:divBdr>
                </w:div>
                <w:div w:id="1496261110">
                  <w:marLeft w:val="0"/>
                  <w:marRight w:val="0"/>
                  <w:marTop w:val="0"/>
                  <w:marBottom w:val="0"/>
                  <w:divBdr>
                    <w:top w:val="none" w:sz="0" w:space="0" w:color="auto"/>
                    <w:left w:val="none" w:sz="0" w:space="0" w:color="auto"/>
                    <w:bottom w:val="none" w:sz="0" w:space="0" w:color="auto"/>
                    <w:right w:val="none" w:sz="0" w:space="0" w:color="auto"/>
                  </w:divBdr>
                </w:div>
                <w:div w:id="1496648820">
                  <w:marLeft w:val="0"/>
                  <w:marRight w:val="0"/>
                  <w:marTop w:val="0"/>
                  <w:marBottom w:val="0"/>
                  <w:divBdr>
                    <w:top w:val="none" w:sz="0" w:space="0" w:color="auto"/>
                    <w:left w:val="none" w:sz="0" w:space="0" w:color="auto"/>
                    <w:bottom w:val="none" w:sz="0" w:space="0" w:color="auto"/>
                    <w:right w:val="none" w:sz="0" w:space="0" w:color="auto"/>
                  </w:divBdr>
                </w:div>
                <w:div w:id="1497258268">
                  <w:marLeft w:val="0"/>
                  <w:marRight w:val="0"/>
                  <w:marTop w:val="0"/>
                  <w:marBottom w:val="0"/>
                  <w:divBdr>
                    <w:top w:val="none" w:sz="0" w:space="0" w:color="auto"/>
                    <w:left w:val="none" w:sz="0" w:space="0" w:color="auto"/>
                    <w:bottom w:val="none" w:sz="0" w:space="0" w:color="auto"/>
                    <w:right w:val="none" w:sz="0" w:space="0" w:color="auto"/>
                  </w:divBdr>
                </w:div>
                <w:div w:id="1497920215">
                  <w:marLeft w:val="0"/>
                  <w:marRight w:val="0"/>
                  <w:marTop w:val="0"/>
                  <w:marBottom w:val="0"/>
                  <w:divBdr>
                    <w:top w:val="none" w:sz="0" w:space="0" w:color="auto"/>
                    <w:left w:val="none" w:sz="0" w:space="0" w:color="auto"/>
                    <w:bottom w:val="none" w:sz="0" w:space="0" w:color="auto"/>
                    <w:right w:val="none" w:sz="0" w:space="0" w:color="auto"/>
                  </w:divBdr>
                </w:div>
                <w:div w:id="1498381554">
                  <w:marLeft w:val="0"/>
                  <w:marRight w:val="0"/>
                  <w:marTop w:val="0"/>
                  <w:marBottom w:val="0"/>
                  <w:divBdr>
                    <w:top w:val="none" w:sz="0" w:space="0" w:color="auto"/>
                    <w:left w:val="none" w:sz="0" w:space="0" w:color="auto"/>
                    <w:bottom w:val="none" w:sz="0" w:space="0" w:color="auto"/>
                    <w:right w:val="none" w:sz="0" w:space="0" w:color="auto"/>
                  </w:divBdr>
                </w:div>
                <w:div w:id="1498499242">
                  <w:marLeft w:val="0"/>
                  <w:marRight w:val="0"/>
                  <w:marTop w:val="0"/>
                  <w:marBottom w:val="0"/>
                  <w:divBdr>
                    <w:top w:val="none" w:sz="0" w:space="0" w:color="auto"/>
                    <w:left w:val="none" w:sz="0" w:space="0" w:color="auto"/>
                    <w:bottom w:val="none" w:sz="0" w:space="0" w:color="auto"/>
                    <w:right w:val="none" w:sz="0" w:space="0" w:color="auto"/>
                  </w:divBdr>
                </w:div>
                <w:div w:id="1498765265">
                  <w:marLeft w:val="0"/>
                  <w:marRight w:val="0"/>
                  <w:marTop w:val="0"/>
                  <w:marBottom w:val="0"/>
                  <w:divBdr>
                    <w:top w:val="none" w:sz="0" w:space="0" w:color="auto"/>
                    <w:left w:val="none" w:sz="0" w:space="0" w:color="auto"/>
                    <w:bottom w:val="none" w:sz="0" w:space="0" w:color="auto"/>
                    <w:right w:val="none" w:sz="0" w:space="0" w:color="auto"/>
                  </w:divBdr>
                </w:div>
                <w:div w:id="1500005535">
                  <w:marLeft w:val="0"/>
                  <w:marRight w:val="0"/>
                  <w:marTop w:val="0"/>
                  <w:marBottom w:val="0"/>
                  <w:divBdr>
                    <w:top w:val="none" w:sz="0" w:space="0" w:color="auto"/>
                    <w:left w:val="none" w:sz="0" w:space="0" w:color="auto"/>
                    <w:bottom w:val="none" w:sz="0" w:space="0" w:color="auto"/>
                    <w:right w:val="none" w:sz="0" w:space="0" w:color="auto"/>
                  </w:divBdr>
                </w:div>
                <w:div w:id="1501047222">
                  <w:marLeft w:val="0"/>
                  <w:marRight w:val="0"/>
                  <w:marTop w:val="0"/>
                  <w:marBottom w:val="0"/>
                  <w:divBdr>
                    <w:top w:val="none" w:sz="0" w:space="0" w:color="auto"/>
                    <w:left w:val="none" w:sz="0" w:space="0" w:color="auto"/>
                    <w:bottom w:val="none" w:sz="0" w:space="0" w:color="auto"/>
                    <w:right w:val="none" w:sz="0" w:space="0" w:color="auto"/>
                  </w:divBdr>
                </w:div>
                <w:div w:id="1501195903">
                  <w:marLeft w:val="0"/>
                  <w:marRight w:val="0"/>
                  <w:marTop w:val="0"/>
                  <w:marBottom w:val="0"/>
                  <w:divBdr>
                    <w:top w:val="none" w:sz="0" w:space="0" w:color="auto"/>
                    <w:left w:val="none" w:sz="0" w:space="0" w:color="auto"/>
                    <w:bottom w:val="none" w:sz="0" w:space="0" w:color="auto"/>
                    <w:right w:val="none" w:sz="0" w:space="0" w:color="auto"/>
                  </w:divBdr>
                </w:div>
                <w:div w:id="1502432933">
                  <w:marLeft w:val="0"/>
                  <w:marRight w:val="0"/>
                  <w:marTop w:val="0"/>
                  <w:marBottom w:val="0"/>
                  <w:divBdr>
                    <w:top w:val="none" w:sz="0" w:space="0" w:color="auto"/>
                    <w:left w:val="none" w:sz="0" w:space="0" w:color="auto"/>
                    <w:bottom w:val="none" w:sz="0" w:space="0" w:color="auto"/>
                    <w:right w:val="none" w:sz="0" w:space="0" w:color="auto"/>
                  </w:divBdr>
                </w:div>
                <w:div w:id="1502500226">
                  <w:marLeft w:val="0"/>
                  <w:marRight w:val="0"/>
                  <w:marTop w:val="0"/>
                  <w:marBottom w:val="0"/>
                  <w:divBdr>
                    <w:top w:val="none" w:sz="0" w:space="0" w:color="auto"/>
                    <w:left w:val="none" w:sz="0" w:space="0" w:color="auto"/>
                    <w:bottom w:val="none" w:sz="0" w:space="0" w:color="auto"/>
                    <w:right w:val="none" w:sz="0" w:space="0" w:color="auto"/>
                  </w:divBdr>
                </w:div>
                <w:div w:id="1503427693">
                  <w:marLeft w:val="0"/>
                  <w:marRight w:val="0"/>
                  <w:marTop w:val="0"/>
                  <w:marBottom w:val="0"/>
                  <w:divBdr>
                    <w:top w:val="none" w:sz="0" w:space="0" w:color="auto"/>
                    <w:left w:val="none" w:sz="0" w:space="0" w:color="auto"/>
                    <w:bottom w:val="none" w:sz="0" w:space="0" w:color="auto"/>
                    <w:right w:val="none" w:sz="0" w:space="0" w:color="auto"/>
                  </w:divBdr>
                </w:div>
                <w:div w:id="1503547876">
                  <w:marLeft w:val="0"/>
                  <w:marRight w:val="0"/>
                  <w:marTop w:val="0"/>
                  <w:marBottom w:val="0"/>
                  <w:divBdr>
                    <w:top w:val="none" w:sz="0" w:space="0" w:color="auto"/>
                    <w:left w:val="none" w:sz="0" w:space="0" w:color="auto"/>
                    <w:bottom w:val="none" w:sz="0" w:space="0" w:color="auto"/>
                    <w:right w:val="none" w:sz="0" w:space="0" w:color="auto"/>
                  </w:divBdr>
                </w:div>
                <w:div w:id="1504198568">
                  <w:marLeft w:val="0"/>
                  <w:marRight w:val="0"/>
                  <w:marTop w:val="0"/>
                  <w:marBottom w:val="0"/>
                  <w:divBdr>
                    <w:top w:val="none" w:sz="0" w:space="0" w:color="auto"/>
                    <w:left w:val="none" w:sz="0" w:space="0" w:color="auto"/>
                    <w:bottom w:val="none" w:sz="0" w:space="0" w:color="auto"/>
                    <w:right w:val="none" w:sz="0" w:space="0" w:color="auto"/>
                  </w:divBdr>
                </w:div>
                <w:div w:id="1507863564">
                  <w:marLeft w:val="0"/>
                  <w:marRight w:val="0"/>
                  <w:marTop w:val="0"/>
                  <w:marBottom w:val="0"/>
                  <w:divBdr>
                    <w:top w:val="none" w:sz="0" w:space="0" w:color="auto"/>
                    <w:left w:val="none" w:sz="0" w:space="0" w:color="auto"/>
                    <w:bottom w:val="none" w:sz="0" w:space="0" w:color="auto"/>
                    <w:right w:val="none" w:sz="0" w:space="0" w:color="auto"/>
                  </w:divBdr>
                </w:div>
                <w:div w:id="1507936607">
                  <w:marLeft w:val="0"/>
                  <w:marRight w:val="0"/>
                  <w:marTop w:val="0"/>
                  <w:marBottom w:val="0"/>
                  <w:divBdr>
                    <w:top w:val="none" w:sz="0" w:space="0" w:color="auto"/>
                    <w:left w:val="none" w:sz="0" w:space="0" w:color="auto"/>
                    <w:bottom w:val="none" w:sz="0" w:space="0" w:color="auto"/>
                    <w:right w:val="none" w:sz="0" w:space="0" w:color="auto"/>
                  </w:divBdr>
                </w:div>
                <w:div w:id="1508137457">
                  <w:marLeft w:val="0"/>
                  <w:marRight w:val="0"/>
                  <w:marTop w:val="0"/>
                  <w:marBottom w:val="0"/>
                  <w:divBdr>
                    <w:top w:val="none" w:sz="0" w:space="0" w:color="auto"/>
                    <w:left w:val="none" w:sz="0" w:space="0" w:color="auto"/>
                    <w:bottom w:val="none" w:sz="0" w:space="0" w:color="auto"/>
                    <w:right w:val="none" w:sz="0" w:space="0" w:color="auto"/>
                  </w:divBdr>
                </w:div>
                <w:div w:id="1508207660">
                  <w:marLeft w:val="0"/>
                  <w:marRight w:val="0"/>
                  <w:marTop w:val="0"/>
                  <w:marBottom w:val="0"/>
                  <w:divBdr>
                    <w:top w:val="none" w:sz="0" w:space="0" w:color="auto"/>
                    <w:left w:val="none" w:sz="0" w:space="0" w:color="auto"/>
                    <w:bottom w:val="none" w:sz="0" w:space="0" w:color="auto"/>
                    <w:right w:val="none" w:sz="0" w:space="0" w:color="auto"/>
                  </w:divBdr>
                </w:div>
                <w:div w:id="1508521277">
                  <w:marLeft w:val="0"/>
                  <w:marRight w:val="0"/>
                  <w:marTop w:val="0"/>
                  <w:marBottom w:val="0"/>
                  <w:divBdr>
                    <w:top w:val="none" w:sz="0" w:space="0" w:color="auto"/>
                    <w:left w:val="none" w:sz="0" w:space="0" w:color="auto"/>
                    <w:bottom w:val="none" w:sz="0" w:space="0" w:color="auto"/>
                    <w:right w:val="none" w:sz="0" w:space="0" w:color="auto"/>
                  </w:divBdr>
                </w:div>
                <w:div w:id="1508596365">
                  <w:marLeft w:val="0"/>
                  <w:marRight w:val="0"/>
                  <w:marTop w:val="0"/>
                  <w:marBottom w:val="0"/>
                  <w:divBdr>
                    <w:top w:val="none" w:sz="0" w:space="0" w:color="auto"/>
                    <w:left w:val="none" w:sz="0" w:space="0" w:color="auto"/>
                    <w:bottom w:val="none" w:sz="0" w:space="0" w:color="auto"/>
                    <w:right w:val="none" w:sz="0" w:space="0" w:color="auto"/>
                  </w:divBdr>
                </w:div>
                <w:div w:id="1508599279">
                  <w:marLeft w:val="0"/>
                  <w:marRight w:val="0"/>
                  <w:marTop w:val="0"/>
                  <w:marBottom w:val="0"/>
                  <w:divBdr>
                    <w:top w:val="none" w:sz="0" w:space="0" w:color="auto"/>
                    <w:left w:val="none" w:sz="0" w:space="0" w:color="auto"/>
                    <w:bottom w:val="none" w:sz="0" w:space="0" w:color="auto"/>
                    <w:right w:val="none" w:sz="0" w:space="0" w:color="auto"/>
                  </w:divBdr>
                </w:div>
                <w:div w:id="1508640354">
                  <w:marLeft w:val="0"/>
                  <w:marRight w:val="0"/>
                  <w:marTop w:val="0"/>
                  <w:marBottom w:val="0"/>
                  <w:divBdr>
                    <w:top w:val="none" w:sz="0" w:space="0" w:color="auto"/>
                    <w:left w:val="none" w:sz="0" w:space="0" w:color="auto"/>
                    <w:bottom w:val="none" w:sz="0" w:space="0" w:color="auto"/>
                    <w:right w:val="none" w:sz="0" w:space="0" w:color="auto"/>
                  </w:divBdr>
                </w:div>
                <w:div w:id="1509906826">
                  <w:marLeft w:val="0"/>
                  <w:marRight w:val="0"/>
                  <w:marTop w:val="0"/>
                  <w:marBottom w:val="0"/>
                  <w:divBdr>
                    <w:top w:val="none" w:sz="0" w:space="0" w:color="auto"/>
                    <w:left w:val="none" w:sz="0" w:space="0" w:color="auto"/>
                    <w:bottom w:val="none" w:sz="0" w:space="0" w:color="auto"/>
                    <w:right w:val="none" w:sz="0" w:space="0" w:color="auto"/>
                  </w:divBdr>
                </w:div>
                <w:div w:id="1510176187">
                  <w:marLeft w:val="0"/>
                  <w:marRight w:val="0"/>
                  <w:marTop w:val="0"/>
                  <w:marBottom w:val="0"/>
                  <w:divBdr>
                    <w:top w:val="none" w:sz="0" w:space="0" w:color="auto"/>
                    <w:left w:val="none" w:sz="0" w:space="0" w:color="auto"/>
                    <w:bottom w:val="none" w:sz="0" w:space="0" w:color="auto"/>
                    <w:right w:val="none" w:sz="0" w:space="0" w:color="auto"/>
                  </w:divBdr>
                </w:div>
                <w:div w:id="1510216853">
                  <w:marLeft w:val="0"/>
                  <w:marRight w:val="0"/>
                  <w:marTop w:val="0"/>
                  <w:marBottom w:val="0"/>
                  <w:divBdr>
                    <w:top w:val="none" w:sz="0" w:space="0" w:color="auto"/>
                    <w:left w:val="none" w:sz="0" w:space="0" w:color="auto"/>
                    <w:bottom w:val="none" w:sz="0" w:space="0" w:color="auto"/>
                    <w:right w:val="none" w:sz="0" w:space="0" w:color="auto"/>
                  </w:divBdr>
                </w:div>
                <w:div w:id="1510411463">
                  <w:marLeft w:val="0"/>
                  <w:marRight w:val="0"/>
                  <w:marTop w:val="0"/>
                  <w:marBottom w:val="0"/>
                  <w:divBdr>
                    <w:top w:val="none" w:sz="0" w:space="0" w:color="auto"/>
                    <w:left w:val="none" w:sz="0" w:space="0" w:color="auto"/>
                    <w:bottom w:val="none" w:sz="0" w:space="0" w:color="auto"/>
                    <w:right w:val="none" w:sz="0" w:space="0" w:color="auto"/>
                  </w:divBdr>
                </w:div>
                <w:div w:id="1511680056">
                  <w:marLeft w:val="0"/>
                  <w:marRight w:val="0"/>
                  <w:marTop w:val="0"/>
                  <w:marBottom w:val="0"/>
                  <w:divBdr>
                    <w:top w:val="none" w:sz="0" w:space="0" w:color="auto"/>
                    <w:left w:val="none" w:sz="0" w:space="0" w:color="auto"/>
                    <w:bottom w:val="none" w:sz="0" w:space="0" w:color="auto"/>
                    <w:right w:val="none" w:sz="0" w:space="0" w:color="auto"/>
                  </w:divBdr>
                </w:div>
                <w:div w:id="1513030727">
                  <w:marLeft w:val="0"/>
                  <w:marRight w:val="0"/>
                  <w:marTop w:val="0"/>
                  <w:marBottom w:val="0"/>
                  <w:divBdr>
                    <w:top w:val="none" w:sz="0" w:space="0" w:color="auto"/>
                    <w:left w:val="none" w:sz="0" w:space="0" w:color="auto"/>
                    <w:bottom w:val="none" w:sz="0" w:space="0" w:color="auto"/>
                    <w:right w:val="none" w:sz="0" w:space="0" w:color="auto"/>
                  </w:divBdr>
                </w:div>
                <w:div w:id="1513034245">
                  <w:marLeft w:val="0"/>
                  <w:marRight w:val="0"/>
                  <w:marTop w:val="0"/>
                  <w:marBottom w:val="0"/>
                  <w:divBdr>
                    <w:top w:val="none" w:sz="0" w:space="0" w:color="auto"/>
                    <w:left w:val="none" w:sz="0" w:space="0" w:color="auto"/>
                    <w:bottom w:val="none" w:sz="0" w:space="0" w:color="auto"/>
                    <w:right w:val="none" w:sz="0" w:space="0" w:color="auto"/>
                  </w:divBdr>
                </w:div>
                <w:div w:id="1513375423">
                  <w:marLeft w:val="0"/>
                  <w:marRight w:val="0"/>
                  <w:marTop w:val="0"/>
                  <w:marBottom w:val="0"/>
                  <w:divBdr>
                    <w:top w:val="none" w:sz="0" w:space="0" w:color="auto"/>
                    <w:left w:val="none" w:sz="0" w:space="0" w:color="auto"/>
                    <w:bottom w:val="none" w:sz="0" w:space="0" w:color="auto"/>
                    <w:right w:val="none" w:sz="0" w:space="0" w:color="auto"/>
                  </w:divBdr>
                </w:div>
                <w:div w:id="1514340527">
                  <w:marLeft w:val="0"/>
                  <w:marRight w:val="0"/>
                  <w:marTop w:val="0"/>
                  <w:marBottom w:val="0"/>
                  <w:divBdr>
                    <w:top w:val="none" w:sz="0" w:space="0" w:color="auto"/>
                    <w:left w:val="none" w:sz="0" w:space="0" w:color="auto"/>
                    <w:bottom w:val="none" w:sz="0" w:space="0" w:color="auto"/>
                    <w:right w:val="none" w:sz="0" w:space="0" w:color="auto"/>
                  </w:divBdr>
                </w:div>
                <w:div w:id="1514688007">
                  <w:marLeft w:val="0"/>
                  <w:marRight w:val="0"/>
                  <w:marTop w:val="0"/>
                  <w:marBottom w:val="0"/>
                  <w:divBdr>
                    <w:top w:val="none" w:sz="0" w:space="0" w:color="auto"/>
                    <w:left w:val="none" w:sz="0" w:space="0" w:color="auto"/>
                    <w:bottom w:val="none" w:sz="0" w:space="0" w:color="auto"/>
                    <w:right w:val="none" w:sz="0" w:space="0" w:color="auto"/>
                  </w:divBdr>
                </w:div>
                <w:div w:id="1515531773">
                  <w:marLeft w:val="0"/>
                  <w:marRight w:val="0"/>
                  <w:marTop w:val="0"/>
                  <w:marBottom w:val="0"/>
                  <w:divBdr>
                    <w:top w:val="none" w:sz="0" w:space="0" w:color="auto"/>
                    <w:left w:val="none" w:sz="0" w:space="0" w:color="auto"/>
                    <w:bottom w:val="none" w:sz="0" w:space="0" w:color="auto"/>
                    <w:right w:val="none" w:sz="0" w:space="0" w:color="auto"/>
                  </w:divBdr>
                </w:div>
                <w:div w:id="1515879424">
                  <w:marLeft w:val="0"/>
                  <w:marRight w:val="0"/>
                  <w:marTop w:val="0"/>
                  <w:marBottom w:val="0"/>
                  <w:divBdr>
                    <w:top w:val="none" w:sz="0" w:space="0" w:color="auto"/>
                    <w:left w:val="none" w:sz="0" w:space="0" w:color="auto"/>
                    <w:bottom w:val="none" w:sz="0" w:space="0" w:color="auto"/>
                    <w:right w:val="none" w:sz="0" w:space="0" w:color="auto"/>
                  </w:divBdr>
                </w:div>
                <w:div w:id="1516192931">
                  <w:marLeft w:val="0"/>
                  <w:marRight w:val="0"/>
                  <w:marTop w:val="0"/>
                  <w:marBottom w:val="0"/>
                  <w:divBdr>
                    <w:top w:val="none" w:sz="0" w:space="0" w:color="auto"/>
                    <w:left w:val="none" w:sz="0" w:space="0" w:color="auto"/>
                    <w:bottom w:val="none" w:sz="0" w:space="0" w:color="auto"/>
                    <w:right w:val="none" w:sz="0" w:space="0" w:color="auto"/>
                  </w:divBdr>
                </w:div>
                <w:div w:id="1517421620">
                  <w:marLeft w:val="0"/>
                  <w:marRight w:val="0"/>
                  <w:marTop w:val="0"/>
                  <w:marBottom w:val="0"/>
                  <w:divBdr>
                    <w:top w:val="none" w:sz="0" w:space="0" w:color="auto"/>
                    <w:left w:val="none" w:sz="0" w:space="0" w:color="auto"/>
                    <w:bottom w:val="none" w:sz="0" w:space="0" w:color="auto"/>
                    <w:right w:val="none" w:sz="0" w:space="0" w:color="auto"/>
                  </w:divBdr>
                </w:div>
                <w:div w:id="1517423612">
                  <w:marLeft w:val="0"/>
                  <w:marRight w:val="0"/>
                  <w:marTop w:val="0"/>
                  <w:marBottom w:val="0"/>
                  <w:divBdr>
                    <w:top w:val="none" w:sz="0" w:space="0" w:color="auto"/>
                    <w:left w:val="none" w:sz="0" w:space="0" w:color="auto"/>
                    <w:bottom w:val="none" w:sz="0" w:space="0" w:color="auto"/>
                    <w:right w:val="none" w:sz="0" w:space="0" w:color="auto"/>
                  </w:divBdr>
                </w:div>
                <w:div w:id="1517769123">
                  <w:marLeft w:val="0"/>
                  <w:marRight w:val="0"/>
                  <w:marTop w:val="0"/>
                  <w:marBottom w:val="0"/>
                  <w:divBdr>
                    <w:top w:val="none" w:sz="0" w:space="0" w:color="auto"/>
                    <w:left w:val="none" w:sz="0" w:space="0" w:color="auto"/>
                    <w:bottom w:val="none" w:sz="0" w:space="0" w:color="auto"/>
                    <w:right w:val="none" w:sz="0" w:space="0" w:color="auto"/>
                  </w:divBdr>
                </w:div>
                <w:div w:id="1517886664">
                  <w:marLeft w:val="0"/>
                  <w:marRight w:val="0"/>
                  <w:marTop w:val="0"/>
                  <w:marBottom w:val="0"/>
                  <w:divBdr>
                    <w:top w:val="none" w:sz="0" w:space="0" w:color="auto"/>
                    <w:left w:val="none" w:sz="0" w:space="0" w:color="auto"/>
                    <w:bottom w:val="none" w:sz="0" w:space="0" w:color="auto"/>
                    <w:right w:val="none" w:sz="0" w:space="0" w:color="auto"/>
                  </w:divBdr>
                </w:div>
                <w:div w:id="1518616489">
                  <w:marLeft w:val="0"/>
                  <w:marRight w:val="0"/>
                  <w:marTop w:val="0"/>
                  <w:marBottom w:val="0"/>
                  <w:divBdr>
                    <w:top w:val="none" w:sz="0" w:space="0" w:color="auto"/>
                    <w:left w:val="none" w:sz="0" w:space="0" w:color="auto"/>
                    <w:bottom w:val="none" w:sz="0" w:space="0" w:color="auto"/>
                    <w:right w:val="none" w:sz="0" w:space="0" w:color="auto"/>
                  </w:divBdr>
                </w:div>
                <w:div w:id="1519541199">
                  <w:marLeft w:val="0"/>
                  <w:marRight w:val="0"/>
                  <w:marTop w:val="0"/>
                  <w:marBottom w:val="0"/>
                  <w:divBdr>
                    <w:top w:val="none" w:sz="0" w:space="0" w:color="auto"/>
                    <w:left w:val="none" w:sz="0" w:space="0" w:color="auto"/>
                    <w:bottom w:val="none" w:sz="0" w:space="0" w:color="auto"/>
                    <w:right w:val="none" w:sz="0" w:space="0" w:color="auto"/>
                  </w:divBdr>
                </w:div>
                <w:div w:id="1519809219">
                  <w:marLeft w:val="0"/>
                  <w:marRight w:val="0"/>
                  <w:marTop w:val="0"/>
                  <w:marBottom w:val="0"/>
                  <w:divBdr>
                    <w:top w:val="none" w:sz="0" w:space="0" w:color="auto"/>
                    <w:left w:val="none" w:sz="0" w:space="0" w:color="auto"/>
                    <w:bottom w:val="none" w:sz="0" w:space="0" w:color="auto"/>
                    <w:right w:val="none" w:sz="0" w:space="0" w:color="auto"/>
                  </w:divBdr>
                </w:div>
                <w:div w:id="1520466402">
                  <w:marLeft w:val="0"/>
                  <w:marRight w:val="0"/>
                  <w:marTop w:val="0"/>
                  <w:marBottom w:val="0"/>
                  <w:divBdr>
                    <w:top w:val="none" w:sz="0" w:space="0" w:color="auto"/>
                    <w:left w:val="none" w:sz="0" w:space="0" w:color="auto"/>
                    <w:bottom w:val="none" w:sz="0" w:space="0" w:color="auto"/>
                    <w:right w:val="none" w:sz="0" w:space="0" w:color="auto"/>
                  </w:divBdr>
                </w:div>
                <w:div w:id="1520506886">
                  <w:marLeft w:val="0"/>
                  <w:marRight w:val="0"/>
                  <w:marTop w:val="0"/>
                  <w:marBottom w:val="0"/>
                  <w:divBdr>
                    <w:top w:val="none" w:sz="0" w:space="0" w:color="auto"/>
                    <w:left w:val="none" w:sz="0" w:space="0" w:color="auto"/>
                    <w:bottom w:val="none" w:sz="0" w:space="0" w:color="auto"/>
                    <w:right w:val="none" w:sz="0" w:space="0" w:color="auto"/>
                  </w:divBdr>
                </w:div>
                <w:div w:id="1520508861">
                  <w:marLeft w:val="0"/>
                  <w:marRight w:val="0"/>
                  <w:marTop w:val="0"/>
                  <w:marBottom w:val="0"/>
                  <w:divBdr>
                    <w:top w:val="none" w:sz="0" w:space="0" w:color="auto"/>
                    <w:left w:val="none" w:sz="0" w:space="0" w:color="auto"/>
                    <w:bottom w:val="none" w:sz="0" w:space="0" w:color="auto"/>
                    <w:right w:val="none" w:sz="0" w:space="0" w:color="auto"/>
                  </w:divBdr>
                </w:div>
                <w:div w:id="1521237486">
                  <w:marLeft w:val="0"/>
                  <w:marRight w:val="0"/>
                  <w:marTop w:val="0"/>
                  <w:marBottom w:val="0"/>
                  <w:divBdr>
                    <w:top w:val="none" w:sz="0" w:space="0" w:color="auto"/>
                    <w:left w:val="none" w:sz="0" w:space="0" w:color="auto"/>
                    <w:bottom w:val="none" w:sz="0" w:space="0" w:color="auto"/>
                    <w:right w:val="none" w:sz="0" w:space="0" w:color="auto"/>
                  </w:divBdr>
                </w:div>
                <w:div w:id="1521971813">
                  <w:marLeft w:val="0"/>
                  <w:marRight w:val="0"/>
                  <w:marTop w:val="0"/>
                  <w:marBottom w:val="0"/>
                  <w:divBdr>
                    <w:top w:val="none" w:sz="0" w:space="0" w:color="auto"/>
                    <w:left w:val="none" w:sz="0" w:space="0" w:color="auto"/>
                    <w:bottom w:val="none" w:sz="0" w:space="0" w:color="auto"/>
                    <w:right w:val="none" w:sz="0" w:space="0" w:color="auto"/>
                  </w:divBdr>
                </w:div>
                <w:div w:id="1523469309">
                  <w:marLeft w:val="0"/>
                  <w:marRight w:val="0"/>
                  <w:marTop w:val="0"/>
                  <w:marBottom w:val="0"/>
                  <w:divBdr>
                    <w:top w:val="none" w:sz="0" w:space="0" w:color="auto"/>
                    <w:left w:val="none" w:sz="0" w:space="0" w:color="auto"/>
                    <w:bottom w:val="none" w:sz="0" w:space="0" w:color="auto"/>
                    <w:right w:val="none" w:sz="0" w:space="0" w:color="auto"/>
                  </w:divBdr>
                </w:div>
                <w:div w:id="1525442491">
                  <w:marLeft w:val="0"/>
                  <w:marRight w:val="0"/>
                  <w:marTop w:val="0"/>
                  <w:marBottom w:val="0"/>
                  <w:divBdr>
                    <w:top w:val="none" w:sz="0" w:space="0" w:color="auto"/>
                    <w:left w:val="none" w:sz="0" w:space="0" w:color="auto"/>
                    <w:bottom w:val="none" w:sz="0" w:space="0" w:color="auto"/>
                    <w:right w:val="none" w:sz="0" w:space="0" w:color="auto"/>
                  </w:divBdr>
                </w:div>
                <w:div w:id="1525899297">
                  <w:marLeft w:val="0"/>
                  <w:marRight w:val="0"/>
                  <w:marTop w:val="0"/>
                  <w:marBottom w:val="0"/>
                  <w:divBdr>
                    <w:top w:val="none" w:sz="0" w:space="0" w:color="auto"/>
                    <w:left w:val="none" w:sz="0" w:space="0" w:color="auto"/>
                    <w:bottom w:val="none" w:sz="0" w:space="0" w:color="auto"/>
                    <w:right w:val="none" w:sz="0" w:space="0" w:color="auto"/>
                  </w:divBdr>
                </w:div>
                <w:div w:id="1525948027">
                  <w:marLeft w:val="0"/>
                  <w:marRight w:val="0"/>
                  <w:marTop w:val="0"/>
                  <w:marBottom w:val="0"/>
                  <w:divBdr>
                    <w:top w:val="none" w:sz="0" w:space="0" w:color="auto"/>
                    <w:left w:val="none" w:sz="0" w:space="0" w:color="auto"/>
                    <w:bottom w:val="none" w:sz="0" w:space="0" w:color="auto"/>
                    <w:right w:val="none" w:sz="0" w:space="0" w:color="auto"/>
                  </w:divBdr>
                </w:div>
                <w:div w:id="1526020471">
                  <w:marLeft w:val="0"/>
                  <w:marRight w:val="0"/>
                  <w:marTop w:val="0"/>
                  <w:marBottom w:val="0"/>
                  <w:divBdr>
                    <w:top w:val="none" w:sz="0" w:space="0" w:color="auto"/>
                    <w:left w:val="none" w:sz="0" w:space="0" w:color="auto"/>
                    <w:bottom w:val="none" w:sz="0" w:space="0" w:color="auto"/>
                    <w:right w:val="none" w:sz="0" w:space="0" w:color="auto"/>
                  </w:divBdr>
                </w:div>
                <w:div w:id="1526598968">
                  <w:marLeft w:val="0"/>
                  <w:marRight w:val="0"/>
                  <w:marTop w:val="0"/>
                  <w:marBottom w:val="0"/>
                  <w:divBdr>
                    <w:top w:val="none" w:sz="0" w:space="0" w:color="auto"/>
                    <w:left w:val="none" w:sz="0" w:space="0" w:color="auto"/>
                    <w:bottom w:val="none" w:sz="0" w:space="0" w:color="auto"/>
                    <w:right w:val="none" w:sz="0" w:space="0" w:color="auto"/>
                  </w:divBdr>
                </w:div>
                <w:div w:id="1526603332">
                  <w:marLeft w:val="0"/>
                  <w:marRight w:val="0"/>
                  <w:marTop w:val="0"/>
                  <w:marBottom w:val="0"/>
                  <w:divBdr>
                    <w:top w:val="none" w:sz="0" w:space="0" w:color="auto"/>
                    <w:left w:val="none" w:sz="0" w:space="0" w:color="auto"/>
                    <w:bottom w:val="none" w:sz="0" w:space="0" w:color="auto"/>
                    <w:right w:val="none" w:sz="0" w:space="0" w:color="auto"/>
                  </w:divBdr>
                </w:div>
                <w:div w:id="1527983480">
                  <w:marLeft w:val="0"/>
                  <w:marRight w:val="0"/>
                  <w:marTop w:val="0"/>
                  <w:marBottom w:val="0"/>
                  <w:divBdr>
                    <w:top w:val="none" w:sz="0" w:space="0" w:color="auto"/>
                    <w:left w:val="none" w:sz="0" w:space="0" w:color="auto"/>
                    <w:bottom w:val="none" w:sz="0" w:space="0" w:color="auto"/>
                    <w:right w:val="none" w:sz="0" w:space="0" w:color="auto"/>
                  </w:divBdr>
                </w:div>
                <w:div w:id="1529369814">
                  <w:marLeft w:val="0"/>
                  <w:marRight w:val="0"/>
                  <w:marTop w:val="0"/>
                  <w:marBottom w:val="0"/>
                  <w:divBdr>
                    <w:top w:val="none" w:sz="0" w:space="0" w:color="auto"/>
                    <w:left w:val="none" w:sz="0" w:space="0" w:color="auto"/>
                    <w:bottom w:val="none" w:sz="0" w:space="0" w:color="auto"/>
                    <w:right w:val="none" w:sz="0" w:space="0" w:color="auto"/>
                  </w:divBdr>
                </w:div>
                <w:div w:id="1531450541">
                  <w:marLeft w:val="0"/>
                  <w:marRight w:val="0"/>
                  <w:marTop w:val="0"/>
                  <w:marBottom w:val="0"/>
                  <w:divBdr>
                    <w:top w:val="none" w:sz="0" w:space="0" w:color="auto"/>
                    <w:left w:val="none" w:sz="0" w:space="0" w:color="auto"/>
                    <w:bottom w:val="none" w:sz="0" w:space="0" w:color="auto"/>
                    <w:right w:val="none" w:sz="0" w:space="0" w:color="auto"/>
                  </w:divBdr>
                </w:div>
                <w:div w:id="1531918345">
                  <w:marLeft w:val="0"/>
                  <w:marRight w:val="0"/>
                  <w:marTop w:val="0"/>
                  <w:marBottom w:val="0"/>
                  <w:divBdr>
                    <w:top w:val="none" w:sz="0" w:space="0" w:color="auto"/>
                    <w:left w:val="none" w:sz="0" w:space="0" w:color="auto"/>
                    <w:bottom w:val="none" w:sz="0" w:space="0" w:color="auto"/>
                    <w:right w:val="none" w:sz="0" w:space="0" w:color="auto"/>
                  </w:divBdr>
                </w:div>
                <w:div w:id="1533347045">
                  <w:marLeft w:val="0"/>
                  <w:marRight w:val="0"/>
                  <w:marTop w:val="0"/>
                  <w:marBottom w:val="0"/>
                  <w:divBdr>
                    <w:top w:val="none" w:sz="0" w:space="0" w:color="auto"/>
                    <w:left w:val="none" w:sz="0" w:space="0" w:color="auto"/>
                    <w:bottom w:val="none" w:sz="0" w:space="0" w:color="auto"/>
                    <w:right w:val="none" w:sz="0" w:space="0" w:color="auto"/>
                  </w:divBdr>
                </w:div>
                <w:div w:id="1533886244">
                  <w:marLeft w:val="0"/>
                  <w:marRight w:val="0"/>
                  <w:marTop w:val="0"/>
                  <w:marBottom w:val="0"/>
                  <w:divBdr>
                    <w:top w:val="none" w:sz="0" w:space="0" w:color="auto"/>
                    <w:left w:val="none" w:sz="0" w:space="0" w:color="auto"/>
                    <w:bottom w:val="none" w:sz="0" w:space="0" w:color="auto"/>
                    <w:right w:val="none" w:sz="0" w:space="0" w:color="auto"/>
                  </w:divBdr>
                </w:div>
                <w:div w:id="1534802786">
                  <w:marLeft w:val="0"/>
                  <w:marRight w:val="0"/>
                  <w:marTop w:val="0"/>
                  <w:marBottom w:val="0"/>
                  <w:divBdr>
                    <w:top w:val="none" w:sz="0" w:space="0" w:color="auto"/>
                    <w:left w:val="none" w:sz="0" w:space="0" w:color="auto"/>
                    <w:bottom w:val="none" w:sz="0" w:space="0" w:color="auto"/>
                    <w:right w:val="none" w:sz="0" w:space="0" w:color="auto"/>
                  </w:divBdr>
                </w:div>
                <w:div w:id="1534885164">
                  <w:marLeft w:val="0"/>
                  <w:marRight w:val="0"/>
                  <w:marTop w:val="0"/>
                  <w:marBottom w:val="0"/>
                  <w:divBdr>
                    <w:top w:val="none" w:sz="0" w:space="0" w:color="auto"/>
                    <w:left w:val="none" w:sz="0" w:space="0" w:color="auto"/>
                    <w:bottom w:val="none" w:sz="0" w:space="0" w:color="auto"/>
                    <w:right w:val="none" w:sz="0" w:space="0" w:color="auto"/>
                  </w:divBdr>
                </w:div>
                <w:div w:id="1534999980">
                  <w:marLeft w:val="0"/>
                  <w:marRight w:val="0"/>
                  <w:marTop w:val="0"/>
                  <w:marBottom w:val="0"/>
                  <w:divBdr>
                    <w:top w:val="none" w:sz="0" w:space="0" w:color="auto"/>
                    <w:left w:val="none" w:sz="0" w:space="0" w:color="auto"/>
                    <w:bottom w:val="none" w:sz="0" w:space="0" w:color="auto"/>
                    <w:right w:val="none" w:sz="0" w:space="0" w:color="auto"/>
                  </w:divBdr>
                </w:div>
                <w:div w:id="1535002074">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36624991">
                  <w:marLeft w:val="0"/>
                  <w:marRight w:val="0"/>
                  <w:marTop w:val="0"/>
                  <w:marBottom w:val="0"/>
                  <w:divBdr>
                    <w:top w:val="none" w:sz="0" w:space="0" w:color="auto"/>
                    <w:left w:val="none" w:sz="0" w:space="0" w:color="auto"/>
                    <w:bottom w:val="none" w:sz="0" w:space="0" w:color="auto"/>
                    <w:right w:val="none" w:sz="0" w:space="0" w:color="auto"/>
                  </w:divBdr>
                </w:div>
                <w:div w:id="1537036373">
                  <w:marLeft w:val="0"/>
                  <w:marRight w:val="0"/>
                  <w:marTop w:val="0"/>
                  <w:marBottom w:val="0"/>
                  <w:divBdr>
                    <w:top w:val="none" w:sz="0" w:space="0" w:color="auto"/>
                    <w:left w:val="none" w:sz="0" w:space="0" w:color="auto"/>
                    <w:bottom w:val="none" w:sz="0" w:space="0" w:color="auto"/>
                    <w:right w:val="none" w:sz="0" w:space="0" w:color="auto"/>
                  </w:divBdr>
                </w:div>
                <w:div w:id="1537351318">
                  <w:marLeft w:val="0"/>
                  <w:marRight w:val="0"/>
                  <w:marTop w:val="0"/>
                  <w:marBottom w:val="0"/>
                  <w:divBdr>
                    <w:top w:val="none" w:sz="0" w:space="0" w:color="auto"/>
                    <w:left w:val="none" w:sz="0" w:space="0" w:color="auto"/>
                    <w:bottom w:val="none" w:sz="0" w:space="0" w:color="auto"/>
                    <w:right w:val="none" w:sz="0" w:space="0" w:color="auto"/>
                  </w:divBdr>
                </w:div>
                <w:div w:id="1537811428">
                  <w:marLeft w:val="0"/>
                  <w:marRight w:val="0"/>
                  <w:marTop w:val="0"/>
                  <w:marBottom w:val="0"/>
                  <w:divBdr>
                    <w:top w:val="none" w:sz="0" w:space="0" w:color="auto"/>
                    <w:left w:val="none" w:sz="0" w:space="0" w:color="auto"/>
                    <w:bottom w:val="none" w:sz="0" w:space="0" w:color="auto"/>
                    <w:right w:val="none" w:sz="0" w:space="0" w:color="auto"/>
                  </w:divBdr>
                </w:div>
                <w:div w:id="1537935912">
                  <w:marLeft w:val="0"/>
                  <w:marRight w:val="0"/>
                  <w:marTop w:val="0"/>
                  <w:marBottom w:val="0"/>
                  <w:divBdr>
                    <w:top w:val="none" w:sz="0" w:space="0" w:color="auto"/>
                    <w:left w:val="none" w:sz="0" w:space="0" w:color="auto"/>
                    <w:bottom w:val="none" w:sz="0" w:space="0" w:color="auto"/>
                    <w:right w:val="none" w:sz="0" w:space="0" w:color="auto"/>
                  </w:divBdr>
                </w:div>
                <w:div w:id="1539195450">
                  <w:marLeft w:val="0"/>
                  <w:marRight w:val="0"/>
                  <w:marTop w:val="0"/>
                  <w:marBottom w:val="0"/>
                  <w:divBdr>
                    <w:top w:val="none" w:sz="0" w:space="0" w:color="auto"/>
                    <w:left w:val="none" w:sz="0" w:space="0" w:color="auto"/>
                    <w:bottom w:val="none" w:sz="0" w:space="0" w:color="auto"/>
                    <w:right w:val="none" w:sz="0" w:space="0" w:color="auto"/>
                  </w:divBdr>
                </w:div>
                <w:div w:id="1541894296">
                  <w:marLeft w:val="0"/>
                  <w:marRight w:val="0"/>
                  <w:marTop w:val="0"/>
                  <w:marBottom w:val="0"/>
                  <w:divBdr>
                    <w:top w:val="none" w:sz="0" w:space="0" w:color="auto"/>
                    <w:left w:val="none" w:sz="0" w:space="0" w:color="auto"/>
                    <w:bottom w:val="none" w:sz="0" w:space="0" w:color="auto"/>
                    <w:right w:val="none" w:sz="0" w:space="0" w:color="auto"/>
                  </w:divBdr>
                </w:div>
                <w:div w:id="1542936447">
                  <w:marLeft w:val="0"/>
                  <w:marRight w:val="0"/>
                  <w:marTop w:val="0"/>
                  <w:marBottom w:val="0"/>
                  <w:divBdr>
                    <w:top w:val="none" w:sz="0" w:space="0" w:color="auto"/>
                    <w:left w:val="none" w:sz="0" w:space="0" w:color="auto"/>
                    <w:bottom w:val="none" w:sz="0" w:space="0" w:color="auto"/>
                    <w:right w:val="none" w:sz="0" w:space="0" w:color="auto"/>
                  </w:divBdr>
                </w:div>
                <w:div w:id="1544750874">
                  <w:marLeft w:val="0"/>
                  <w:marRight w:val="0"/>
                  <w:marTop w:val="0"/>
                  <w:marBottom w:val="0"/>
                  <w:divBdr>
                    <w:top w:val="none" w:sz="0" w:space="0" w:color="auto"/>
                    <w:left w:val="none" w:sz="0" w:space="0" w:color="auto"/>
                    <w:bottom w:val="none" w:sz="0" w:space="0" w:color="auto"/>
                    <w:right w:val="none" w:sz="0" w:space="0" w:color="auto"/>
                  </w:divBdr>
                </w:div>
                <w:div w:id="1546091746">
                  <w:marLeft w:val="0"/>
                  <w:marRight w:val="0"/>
                  <w:marTop w:val="0"/>
                  <w:marBottom w:val="0"/>
                  <w:divBdr>
                    <w:top w:val="none" w:sz="0" w:space="0" w:color="auto"/>
                    <w:left w:val="none" w:sz="0" w:space="0" w:color="auto"/>
                    <w:bottom w:val="none" w:sz="0" w:space="0" w:color="auto"/>
                    <w:right w:val="none" w:sz="0" w:space="0" w:color="auto"/>
                  </w:divBdr>
                </w:div>
                <w:div w:id="1548100682">
                  <w:marLeft w:val="0"/>
                  <w:marRight w:val="0"/>
                  <w:marTop w:val="0"/>
                  <w:marBottom w:val="0"/>
                  <w:divBdr>
                    <w:top w:val="none" w:sz="0" w:space="0" w:color="auto"/>
                    <w:left w:val="none" w:sz="0" w:space="0" w:color="auto"/>
                    <w:bottom w:val="none" w:sz="0" w:space="0" w:color="auto"/>
                    <w:right w:val="none" w:sz="0" w:space="0" w:color="auto"/>
                  </w:divBdr>
                </w:div>
                <w:div w:id="1548948541">
                  <w:marLeft w:val="0"/>
                  <w:marRight w:val="0"/>
                  <w:marTop w:val="0"/>
                  <w:marBottom w:val="0"/>
                  <w:divBdr>
                    <w:top w:val="none" w:sz="0" w:space="0" w:color="auto"/>
                    <w:left w:val="none" w:sz="0" w:space="0" w:color="auto"/>
                    <w:bottom w:val="none" w:sz="0" w:space="0" w:color="auto"/>
                    <w:right w:val="none" w:sz="0" w:space="0" w:color="auto"/>
                  </w:divBdr>
                </w:div>
                <w:div w:id="1549301057">
                  <w:marLeft w:val="0"/>
                  <w:marRight w:val="0"/>
                  <w:marTop w:val="0"/>
                  <w:marBottom w:val="0"/>
                  <w:divBdr>
                    <w:top w:val="none" w:sz="0" w:space="0" w:color="auto"/>
                    <w:left w:val="none" w:sz="0" w:space="0" w:color="auto"/>
                    <w:bottom w:val="none" w:sz="0" w:space="0" w:color="auto"/>
                    <w:right w:val="none" w:sz="0" w:space="0" w:color="auto"/>
                  </w:divBdr>
                </w:div>
                <w:div w:id="1549802543">
                  <w:marLeft w:val="0"/>
                  <w:marRight w:val="0"/>
                  <w:marTop w:val="0"/>
                  <w:marBottom w:val="0"/>
                  <w:divBdr>
                    <w:top w:val="none" w:sz="0" w:space="0" w:color="auto"/>
                    <w:left w:val="none" w:sz="0" w:space="0" w:color="auto"/>
                    <w:bottom w:val="none" w:sz="0" w:space="0" w:color="auto"/>
                    <w:right w:val="none" w:sz="0" w:space="0" w:color="auto"/>
                  </w:divBdr>
                </w:div>
                <w:div w:id="1549949165">
                  <w:marLeft w:val="0"/>
                  <w:marRight w:val="0"/>
                  <w:marTop w:val="0"/>
                  <w:marBottom w:val="0"/>
                  <w:divBdr>
                    <w:top w:val="none" w:sz="0" w:space="0" w:color="auto"/>
                    <w:left w:val="none" w:sz="0" w:space="0" w:color="auto"/>
                    <w:bottom w:val="none" w:sz="0" w:space="0" w:color="auto"/>
                    <w:right w:val="none" w:sz="0" w:space="0" w:color="auto"/>
                  </w:divBdr>
                </w:div>
                <w:div w:id="1550068625">
                  <w:marLeft w:val="0"/>
                  <w:marRight w:val="0"/>
                  <w:marTop w:val="0"/>
                  <w:marBottom w:val="0"/>
                  <w:divBdr>
                    <w:top w:val="none" w:sz="0" w:space="0" w:color="auto"/>
                    <w:left w:val="none" w:sz="0" w:space="0" w:color="auto"/>
                    <w:bottom w:val="none" w:sz="0" w:space="0" w:color="auto"/>
                    <w:right w:val="none" w:sz="0" w:space="0" w:color="auto"/>
                  </w:divBdr>
                </w:div>
                <w:div w:id="1552183183">
                  <w:marLeft w:val="0"/>
                  <w:marRight w:val="0"/>
                  <w:marTop w:val="0"/>
                  <w:marBottom w:val="0"/>
                  <w:divBdr>
                    <w:top w:val="none" w:sz="0" w:space="0" w:color="auto"/>
                    <w:left w:val="none" w:sz="0" w:space="0" w:color="auto"/>
                    <w:bottom w:val="none" w:sz="0" w:space="0" w:color="auto"/>
                    <w:right w:val="none" w:sz="0" w:space="0" w:color="auto"/>
                  </w:divBdr>
                </w:div>
                <w:div w:id="1552768796">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
                <w:div w:id="1552888691">
                  <w:marLeft w:val="0"/>
                  <w:marRight w:val="0"/>
                  <w:marTop w:val="0"/>
                  <w:marBottom w:val="0"/>
                  <w:divBdr>
                    <w:top w:val="none" w:sz="0" w:space="0" w:color="auto"/>
                    <w:left w:val="none" w:sz="0" w:space="0" w:color="auto"/>
                    <w:bottom w:val="none" w:sz="0" w:space="0" w:color="auto"/>
                    <w:right w:val="none" w:sz="0" w:space="0" w:color="auto"/>
                  </w:divBdr>
                </w:div>
                <w:div w:id="1553539443">
                  <w:marLeft w:val="0"/>
                  <w:marRight w:val="0"/>
                  <w:marTop w:val="0"/>
                  <w:marBottom w:val="0"/>
                  <w:divBdr>
                    <w:top w:val="none" w:sz="0" w:space="0" w:color="auto"/>
                    <w:left w:val="none" w:sz="0" w:space="0" w:color="auto"/>
                    <w:bottom w:val="none" w:sz="0" w:space="0" w:color="auto"/>
                    <w:right w:val="none" w:sz="0" w:space="0" w:color="auto"/>
                  </w:divBdr>
                </w:div>
                <w:div w:id="1554072923">
                  <w:marLeft w:val="0"/>
                  <w:marRight w:val="0"/>
                  <w:marTop w:val="0"/>
                  <w:marBottom w:val="0"/>
                  <w:divBdr>
                    <w:top w:val="none" w:sz="0" w:space="0" w:color="auto"/>
                    <w:left w:val="none" w:sz="0" w:space="0" w:color="auto"/>
                    <w:bottom w:val="none" w:sz="0" w:space="0" w:color="auto"/>
                    <w:right w:val="none" w:sz="0" w:space="0" w:color="auto"/>
                  </w:divBdr>
                </w:div>
                <w:div w:id="1556089451">
                  <w:marLeft w:val="0"/>
                  <w:marRight w:val="0"/>
                  <w:marTop w:val="0"/>
                  <w:marBottom w:val="0"/>
                  <w:divBdr>
                    <w:top w:val="none" w:sz="0" w:space="0" w:color="auto"/>
                    <w:left w:val="none" w:sz="0" w:space="0" w:color="auto"/>
                    <w:bottom w:val="none" w:sz="0" w:space="0" w:color="auto"/>
                    <w:right w:val="none" w:sz="0" w:space="0" w:color="auto"/>
                  </w:divBdr>
                </w:div>
                <w:div w:id="1556238127">
                  <w:marLeft w:val="0"/>
                  <w:marRight w:val="0"/>
                  <w:marTop w:val="0"/>
                  <w:marBottom w:val="0"/>
                  <w:divBdr>
                    <w:top w:val="none" w:sz="0" w:space="0" w:color="auto"/>
                    <w:left w:val="none" w:sz="0" w:space="0" w:color="auto"/>
                    <w:bottom w:val="none" w:sz="0" w:space="0" w:color="auto"/>
                    <w:right w:val="none" w:sz="0" w:space="0" w:color="auto"/>
                  </w:divBdr>
                </w:div>
                <w:div w:id="1557203038">
                  <w:marLeft w:val="0"/>
                  <w:marRight w:val="0"/>
                  <w:marTop w:val="0"/>
                  <w:marBottom w:val="0"/>
                  <w:divBdr>
                    <w:top w:val="none" w:sz="0" w:space="0" w:color="auto"/>
                    <w:left w:val="none" w:sz="0" w:space="0" w:color="auto"/>
                    <w:bottom w:val="none" w:sz="0" w:space="0" w:color="auto"/>
                    <w:right w:val="none" w:sz="0" w:space="0" w:color="auto"/>
                  </w:divBdr>
                </w:div>
                <w:div w:id="1557279999">
                  <w:marLeft w:val="0"/>
                  <w:marRight w:val="0"/>
                  <w:marTop w:val="0"/>
                  <w:marBottom w:val="0"/>
                  <w:divBdr>
                    <w:top w:val="none" w:sz="0" w:space="0" w:color="auto"/>
                    <w:left w:val="none" w:sz="0" w:space="0" w:color="auto"/>
                    <w:bottom w:val="none" w:sz="0" w:space="0" w:color="auto"/>
                    <w:right w:val="none" w:sz="0" w:space="0" w:color="auto"/>
                  </w:divBdr>
                </w:div>
                <w:div w:id="1557357236">
                  <w:marLeft w:val="0"/>
                  <w:marRight w:val="0"/>
                  <w:marTop w:val="0"/>
                  <w:marBottom w:val="0"/>
                  <w:divBdr>
                    <w:top w:val="none" w:sz="0" w:space="0" w:color="auto"/>
                    <w:left w:val="none" w:sz="0" w:space="0" w:color="auto"/>
                    <w:bottom w:val="none" w:sz="0" w:space="0" w:color="auto"/>
                    <w:right w:val="none" w:sz="0" w:space="0" w:color="auto"/>
                  </w:divBdr>
                </w:div>
                <w:div w:id="1557664884">
                  <w:marLeft w:val="0"/>
                  <w:marRight w:val="0"/>
                  <w:marTop w:val="0"/>
                  <w:marBottom w:val="0"/>
                  <w:divBdr>
                    <w:top w:val="none" w:sz="0" w:space="0" w:color="auto"/>
                    <w:left w:val="none" w:sz="0" w:space="0" w:color="auto"/>
                    <w:bottom w:val="none" w:sz="0" w:space="0" w:color="auto"/>
                    <w:right w:val="none" w:sz="0" w:space="0" w:color="auto"/>
                  </w:divBdr>
                </w:div>
                <w:div w:id="1557934611">
                  <w:marLeft w:val="0"/>
                  <w:marRight w:val="0"/>
                  <w:marTop w:val="0"/>
                  <w:marBottom w:val="0"/>
                  <w:divBdr>
                    <w:top w:val="none" w:sz="0" w:space="0" w:color="auto"/>
                    <w:left w:val="none" w:sz="0" w:space="0" w:color="auto"/>
                    <w:bottom w:val="none" w:sz="0" w:space="0" w:color="auto"/>
                    <w:right w:val="none" w:sz="0" w:space="0" w:color="auto"/>
                  </w:divBdr>
                </w:div>
                <w:div w:id="1558054284">
                  <w:marLeft w:val="0"/>
                  <w:marRight w:val="0"/>
                  <w:marTop w:val="0"/>
                  <w:marBottom w:val="0"/>
                  <w:divBdr>
                    <w:top w:val="none" w:sz="0" w:space="0" w:color="auto"/>
                    <w:left w:val="none" w:sz="0" w:space="0" w:color="auto"/>
                    <w:bottom w:val="none" w:sz="0" w:space="0" w:color="auto"/>
                    <w:right w:val="none" w:sz="0" w:space="0" w:color="auto"/>
                  </w:divBdr>
                </w:div>
                <w:div w:id="1558542210">
                  <w:marLeft w:val="0"/>
                  <w:marRight w:val="0"/>
                  <w:marTop w:val="0"/>
                  <w:marBottom w:val="0"/>
                  <w:divBdr>
                    <w:top w:val="none" w:sz="0" w:space="0" w:color="auto"/>
                    <w:left w:val="none" w:sz="0" w:space="0" w:color="auto"/>
                    <w:bottom w:val="none" w:sz="0" w:space="0" w:color="auto"/>
                    <w:right w:val="none" w:sz="0" w:space="0" w:color="auto"/>
                  </w:divBdr>
                </w:div>
                <w:div w:id="1558782556">
                  <w:marLeft w:val="0"/>
                  <w:marRight w:val="0"/>
                  <w:marTop w:val="0"/>
                  <w:marBottom w:val="0"/>
                  <w:divBdr>
                    <w:top w:val="none" w:sz="0" w:space="0" w:color="auto"/>
                    <w:left w:val="none" w:sz="0" w:space="0" w:color="auto"/>
                    <w:bottom w:val="none" w:sz="0" w:space="0" w:color="auto"/>
                    <w:right w:val="none" w:sz="0" w:space="0" w:color="auto"/>
                  </w:divBdr>
                </w:div>
                <w:div w:id="1559778593">
                  <w:marLeft w:val="0"/>
                  <w:marRight w:val="0"/>
                  <w:marTop w:val="0"/>
                  <w:marBottom w:val="0"/>
                  <w:divBdr>
                    <w:top w:val="none" w:sz="0" w:space="0" w:color="auto"/>
                    <w:left w:val="none" w:sz="0" w:space="0" w:color="auto"/>
                    <w:bottom w:val="none" w:sz="0" w:space="0" w:color="auto"/>
                    <w:right w:val="none" w:sz="0" w:space="0" w:color="auto"/>
                  </w:divBdr>
                </w:div>
                <w:div w:id="1560552774">
                  <w:marLeft w:val="0"/>
                  <w:marRight w:val="0"/>
                  <w:marTop w:val="0"/>
                  <w:marBottom w:val="0"/>
                  <w:divBdr>
                    <w:top w:val="none" w:sz="0" w:space="0" w:color="auto"/>
                    <w:left w:val="none" w:sz="0" w:space="0" w:color="auto"/>
                    <w:bottom w:val="none" w:sz="0" w:space="0" w:color="auto"/>
                    <w:right w:val="none" w:sz="0" w:space="0" w:color="auto"/>
                  </w:divBdr>
                </w:div>
                <w:div w:id="1560677497">
                  <w:marLeft w:val="0"/>
                  <w:marRight w:val="0"/>
                  <w:marTop w:val="0"/>
                  <w:marBottom w:val="0"/>
                  <w:divBdr>
                    <w:top w:val="none" w:sz="0" w:space="0" w:color="auto"/>
                    <w:left w:val="none" w:sz="0" w:space="0" w:color="auto"/>
                    <w:bottom w:val="none" w:sz="0" w:space="0" w:color="auto"/>
                    <w:right w:val="none" w:sz="0" w:space="0" w:color="auto"/>
                  </w:divBdr>
                </w:div>
                <w:div w:id="1561593879">
                  <w:marLeft w:val="0"/>
                  <w:marRight w:val="0"/>
                  <w:marTop w:val="0"/>
                  <w:marBottom w:val="0"/>
                  <w:divBdr>
                    <w:top w:val="none" w:sz="0" w:space="0" w:color="auto"/>
                    <w:left w:val="none" w:sz="0" w:space="0" w:color="auto"/>
                    <w:bottom w:val="none" w:sz="0" w:space="0" w:color="auto"/>
                    <w:right w:val="none" w:sz="0" w:space="0" w:color="auto"/>
                  </w:divBdr>
                </w:div>
                <w:div w:id="1562599419">
                  <w:marLeft w:val="0"/>
                  <w:marRight w:val="0"/>
                  <w:marTop w:val="0"/>
                  <w:marBottom w:val="0"/>
                  <w:divBdr>
                    <w:top w:val="none" w:sz="0" w:space="0" w:color="auto"/>
                    <w:left w:val="none" w:sz="0" w:space="0" w:color="auto"/>
                    <w:bottom w:val="none" w:sz="0" w:space="0" w:color="auto"/>
                    <w:right w:val="none" w:sz="0" w:space="0" w:color="auto"/>
                  </w:divBdr>
                </w:div>
                <w:div w:id="1562864613">
                  <w:marLeft w:val="0"/>
                  <w:marRight w:val="0"/>
                  <w:marTop w:val="0"/>
                  <w:marBottom w:val="0"/>
                  <w:divBdr>
                    <w:top w:val="none" w:sz="0" w:space="0" w:color="auto"/>
                    <w:left w:val="none" w:sz="0" w:space="0" w:color="auto"/>
                    <w:bottom w:val="none" w:sz="0" w:space="0" w:color="auto"/>
                    <w:right w:val="none" w:sz="0" w:space="0" w:color="auto"/>
                  </w:divBdr>
                </w:div>
                <w:div w:id="1562910096">
                  <w:marLeft w:val="0"/>
                  <w:marRight w:val="0"/>
                  <w:marTop w:val="0"/>
                  <w:marBottom w:val="0"/>
                  <w:divBdr>
                    <w:top w:val="none" w:sz="0" w:space="0" w:color="auto"/>
                    <w:left w:val="none" w:sz="0" w:space="0" w:color="auto"/>
                    <w:bottom w:val="none" w:sz="0" w:space="0" w:color="auto"/>
                    <w:right w:val="none" w:sz="0" w:space="0" w:color="auto"/>
                  </w:divBdr>
                </w:div>
                <w:div w:id="1562983703">
                  <w:marLeft w:val="0"/>
                  <w:marRight w:val="0"/>
                  <w:marTop w:val="0"/>
                  <w:marBottom w:val="0"/>
                  <w:divBdr>
                    <w:top w:val="none" w:sz="0" w:space="0" w:color="auto"/>
                    <w:left w:val="none" w:sz="0" w:space="0" w:color="auto"/>
                    <w:bottom w:val="none" w:sz="0" w:space="0" w:color="auto"/>
                    <w:right w:val="none" w:sz="0" w:space="0" w:color="auto"/>
                  </w:divBdr>
                </w:div>
                <w:div w:id="1564635192">
                  <w:marLeft w:val="0"/>
                  <w:marRight w:val="0"/>
                  <w:marTop w:val="0"/>
                  <w:marBottom w:val="0"/>
                  <w:divBdr>
                    <w:top w:val="none" w:sz="0" w:space="0" w:color="auto"/>
                    <w:left w:val="none" w:sz="0" w:space="0" w:color="auto"/>
                    <w:bottom w:val="none" w:sz="0" w:space="0" w:color="auto"/>
                    <w:right w:val="none" w:sz="0" w:space="0" w:color="auto"/>
                  </w:divBdr>
                </w:div>
                <w:div w:id="1565289664">
                  <w:marLeft w:val="0"/>
                  <w:marRight w:val="0"/>
                  <w:marTop w:val="0"/>
                  <w:marBottom w:val="0"/>
                  <w:divBdr>
                    <w:top w:val="none" w:sz="0" w:space="0" w:color="auto"/>
                    <w:left w:val="none" w:sz="0" w:space="0" w:color="auto"/>
                    <w:bottom w:val="none" w:sz="0" w:space="0" w:color="auto"/>
                    <w:right w:val="none" w:sz="0" w:space="0" w:color="auto"/>
                  </w:divBdr>
                </w:div>
                <w:div w:id="1565603907">
                  <w:marLeft w:val="0"/>
                  <w:marRight w:val="0"/>
                  <w:marTop w:val="0"/>
                  <w:marBottom w:val="0"/>
                  <w:divBdr>
                    <w:top w:val="none" w:sz="0" w:space="0" w:color="auto"/>
                    <w:left w:val="none" w:sz="0" w:space="0" w:color="auto"/>
                    <w:bottom w:val="none" w:sz="0" w:space="0" w:color="auto"/>
                    <w:right w:val="none" w:sz="0" w:space="0" w:color="auto"/>
                  </w:divBdr>
                </w:div>
                <w:div w:id="1565873995">
                  <w:marLeft w:val="0"/>
                  <w:marRight w:val="0"/>
                  <w:marTop w:val="0"/>
                  <w:marBottom w:val="0"/>
                  <w:divBdr>
                    <w:top w:val="none" w:sz="0" w:space="0" w:color="auto"/>
                    <w:left w:val="none" w:sz="0" w:space="0" w:color="auto"/>
                    <w:bottom w:val="none" w:sz="0" w:space="0" w:color="auto"/>
                    <w:right w:val="none" w:sz="0" w:space="0" w:color="auto"/>
                  </w:divBdr>
                </w:div>
                <w:div w:id="1568296119">
                  <w:marLeft w:val="0"/>
                  <w:marRight w:val="0"/>
                  <w:marTop w:val="0"/>
                  <w:marBottom w:val="0"/>
                  <w:divBdr>
                    <w:top w:val="none" w:sz="0" w:space="0" w:color="auto"/>
                    <w:left w:val="none" w:sz="0" w:space="0" w:color="auto"/>
                    <w:bottom w:val="none" w:sz="0" w:space="0" w:color="auto"/>
                    <w:right w:val="none" w:sz="0" w:space="0" w:color="auto"/>
                  </w:divBdr>
                </w:div>
                <w:div w:id="1568613182">
                  <w:marLeft w:val="0"/>
                  <w:marRight w:val="0"/>
                  <w:marTop w:val="0"/>
                  <w:marBottom w:val="0"/>
                  <w:divBdr>
                    <w:top w:val="none" w:sz="0" w:space="0" w:color="auto"/>
                    <w:left w:val="none" w:sz="0" w:space="0" w:color="auto"/>
                    <w:bottom w:val="none" w:sz="0" w:space="0" w:color="auto"/>
                    <w:right w:val="none" w:sz="0" w:space="0" w:color="auto"/>
                  </w:divBdr>
                </w:div>
                <w:div w:id="1569727615">
                  <w:marLeft w:val="0"/>
                  <w:marRight w:val="0"/>
                  <w:marTop w:val="0"/>
                  <w:marBottom w:val="0"/>
                  <w:divBdr>
                    <w:top w:val="none" w:sz="0" w:space="0" w:color="auto"/>
                    <w:left w:val="none" w:sz="0" w:space="0" w:color="auto"/>
                    <w:bottom w:val="none" w:sz="0" w:space="0" w:color="auto"/>
                    <w:right w:val="none" w:sz="0" w:space="0" w:color="auto"/>
                  </w:divBdr>
                </w:div>
                <w:div w:id="1570454714">
                  <w:marLeft w:val="0"/>
                  <w:marRight w:val="0"/>
                  <w:marTop w:val="0"/>
                  <w:marBottom w:val="0"/>
                  <w:divBdr>
                    <w:top w:val="none" w:sz="0" w:space="0" w:color="auto"/>
                    <w:left w:val="none" w:sz="0" w:space="0" w:color="auto"/>
                    <w:bottom w:val="none" w:sz="0" w:space="0" w:color="auto"/>
                    <w:right w:val="none" w:sz="0" w:space="0" w:color="auto"/>
                  </w:divBdr>
                </w:div>
                <w:div w:id="1570457775">
                  <w:marLeft w:val="0"/>
                  <w:marRight w:val="0"/>
                  <w:marTop w:val="0"/>
                  <w:marBottom w:val="0"/>
                  <w:divBdr>
                    <w:top w:val="none" w:sz="0" w:space="0" w:color="auto"/>
                    <w:left w:val="none" w:sz="0" w:space="0" w:color="auto"/>
                    <w:bottom w:val="none" w:sz="0" w:space="0" w:color="auto"/>
                    <w:right w:val="none" w:sz="0" w:space="0" w:color="auto"/>
                  </w:divBdr>
                </w:div>
                <w:div w:id="1570532311">
                  <w:marLeft w:val="0"/>
                  <w:marRight w:val="0"/>
                  <w:marTop w:val="0"/>
                  <w:marBottom w:val="0"/>
                  <w:divBdr>
                    <w:top w:val="none" w:sz="0" w:space="0" w:color="auto"/>
                    <w:left w:val="none" w:sz="0" w:space="0" w:color="auto"/>
                    <w:bottom w:val="none" w:sz="0" w:space="0" w:color="auto"/>
                    <w:right w:val="none" w:sz="0" w:space="0" w:color="auto"/>
                  </w:divBdr>
                </w:div>
                <w:div w:id="1570728189">
                  <w:marLeft w:val="0"/>
                  <w:marRight w:val="0"/>
                  <w:marTop w:val="0"/>
                  <w:marBottom w:val="0"/>
                  <w:divBdr>
                    <w:top w:val="none" w:sz="0" w:space="0" w:color="auto"/>
                    <w:left w:val="none" w:sz="0" w:space="0" w:color="auto"/>
                    <w:bottom w:val="none" w:sz="0" w:space="0" w:color="auto"/>
                    <w:right w:val="none" w:sz="0" w:space="0" w:color="auto"/>
                  </w:divBdr>
                </w:div>
                <w:div w:id="1570729733">
                  <w:marLeft w:val="0"/>
                  <w:marRight w:val="0"/>
                  <w:marTop w:val="0"/>
                  <w:marBottom w:val="0"/>
                  <w:divBdr>
                    <w:top w:val="none" w:sz="0" w:space="0" w:color="auto"/>
                    <w:left w:val="none" w:sz="0" w:space="0" w:color="auto"/>
                    <w:bottom w:val="none" w:sz="0" w:space="0" w:color="auto"/>
                    <w:right w:val="none" w:sz="0" w:space="0" w:color="auto"/>
                  </w:divBdr>
                </w:div>
                <w:div w:id="1571227411">
                  <w:marLeft w:val="0"/>
                  <w:marRight w:val="0"/>
                  <w:marTop w:val="0"/>
                  <w:marBottom w:val="0"/>
                  <w:divBdr>
                    <w:top w:val="none" w:sz="0" w:space="0" w:color="auto"/>
                    <w:left w:val="none" w:sz="0" w:space="0" w:color="auto"/>
                    <w:bottom w:val="none" w:sz="0" w:space="0" w:color="auto"/>
                    <w:right w:val="none" w:sz="0" w:space="0" w:color="auto"/>
                  </w:divBdr>
                </w:div>
                <w:div w:id="1571885318">
                  <w:marLeft w:val="0"/>
                  <w:marRight w:val="0"/>
                  <w:marTop w:val="0"/>
                  <w:marBottom w:val="0"/>
                  <w:divBdr>
                    <w:top w:val="none" w:sz="0" w:space="0" w:color="auto"/>
                    <w:left w:val="none" w:sz="0" w:space="0" w:color="auto"/>
                    <w:bottom w:val="none" w:sz="0" w:space="0" w:color="auto"/>
                    <w:right w:val="none" w:sz="0" w:space="0" w:color="auto"/>
                  </w:divBdr>
                </w:div>
                <w:div w:id="1573276701">
                  <w:marLeft w:val="0"/>
                  <w:marRight w:val="0"/>
                  <w:marTop w:val="0"/>
                  <w:marBottom w:val="0"/>
                  <w:divBdr>
                    <w:top w:val="none" w:sz="0" w:space="0" w:color="auto"/>
                    <w:left w:val="none" w:sz="0" w:space="0" w:color="auto"/>
                    <w:bottom w:val="none" w:sz="0" w:space="0" w:color="auto"/>
                    <w:right w:val="none" w:sz="0" w:space="0" w:color="auto"/>
                  </w:divBdr>
                </w:div>
                <w:div w:id="1574121788">
                  <w:marLeft w:val="0"/>
                  <w:marRight w:val="0"/>
                  <w:marTop w:val="0"/>
                  <w:marBottom w:val="0"/>
                  <w:divBdr>
                    <w:top w:val="none" w:sz="0" w:space="0" w:color="auto"/>
                    <w:left w:val="none" w:sz="0" w:space="0" w:color="auto"/>
                    <w:bottom w:val="none" w:sz="0" w:space="0" w:color="auto"/>
                    <w:right w:val="none" w:sz="0" w:space="0" w:color="auto"/>
                  </w:divBdr>
                </w:div>
                <w:div w:id="1575234744">
                  <w:marLeft w:val="0"/>
                  <w:marRight w:val="0"/>
                  <w:marTop w:val="0"/>
                  <w:marBottom w:val="0"/>
                  <w:divBdr>
                    <w:top w:val="none" w:sz="0" w:space="0" w:color="auto"/>
                    <w:left w:val="none" w:sz="0" w:space="0" w:color="auto"/>
                    <w:bottom w:val="none" w:sz="0" w:space="0" w:color="auto"/>
                    <w:right w:val="none" w:sz="0" w:space="0" w:color="auto"/>
                  </w:divBdr>
                </w:div>
                <w:div w:id="1576357846">
                  <w:marLeft w:val="0"/>
                  <w:marRight w:val="0"/>
                  <w:marTop w:val="0"/>
                  <w:marBottom w:val="0"/>
                  <w:divBdr>
                    <w:top w:val="none" w:sz="0" w:space="0" w:color="auto"/>
                    <w:left w:val="none" w:sz="0" w:space="0" w:color="auto"/>
                    <w:bottom w:val="none" w:sz="0" w:space="0" w:color="auto"/>
                    <w:right w:val="none" w:sz="0" w:space="0" w:color="auto"/>
                  </w:divBdr>
                </w:div>
                <w:div w:id="1576863050">
                  <w:marLeft w:val="0"/>
                  <w:marRight w:val="0"/>
                  <w:marTop w:val="0"/>
                  <w:marBottom w:val="0"/>
                  <w:divBdr>
                    <w:top w:val="none" w:sz="0" w:space="0" w:color="auto"/>
                    <w:left w:val="none" w:sz="0" w:space="0" w:color="auto"/>
                    <w:bottom w:val="none" w:sz="0" w:space="0" w:color="auto"/>
                    <w:right w:val="none" w:sz="0" w:space="0" w:color="auto"/>
                  </w:divBdr>
                </w:div>
                <w:div w:id="1576932356">
                  <w:marLeft w:val="0"/>
                  <w:marRight w:val="0"/>
                  <w:marTop w:val="0"/>
                  <w:marBottom w:val="0"/>
                  <w:divBdr>
                    <w:top w:val="none" w:sz="0" w:space="0" w:color="auto"/>
                    <w:left w:val="none" w:sz="0" w:space="0" w:color="auto"/>
                    <w:bottom w:val="none" w:sz="0" w:space="0" w:color="auto"/>
                    <w:right w:val="none" w:sz="0" w:space="0" w:color="auto"/>
                  </w:divBdr>
                </w:div>
                <w:div w:id="1576937142">
                  <w:marLeft w:val="0"/>
                  <w:marRight w:val="0"/>
                  <w:marTop w:val="0"/>
                  <w:marBottom w:val="0"/>
                  <w:divBdr>
                    <w:top w:val="none" w:sz="0" w:space="0" w:color="auto"/>
                    <w:left w:val="none" w:sz="0" w:space="0" w:color="auto"/>
                    <w:bottom w:val="none" w:sz="0" w:space="0" w:color="auto"/>
                    <w:right w:val="none" w:sz="0" w:space="0" w:color="auto"/>
                  </w:divBdr>
                </w:div>
                <w:div w:id="1576940239">
                  <w:marLeft w:val="0"/>
                  <w:marRight w:val="0"/>
                  <w:marTop w:val="0"/>
                  <w:marBottom w:val="0"/>
                  <w:divBdr>
                    <w:top w:val="none" w:sz="0" w:space="0" w:color="auto"/>
                    <w:left w:val="none" w:sz="0" w:space="0" w:color="auto"/>
                    <w:bottom w:val="none" w:sz="0" w:space="0" w:color="auto"/>
                    <w:right w:val="none" w:sz="0" w:space="0" w:color="auto"/>
                  </w:divBdr>
                </w:div>
                <w:div w:id="1577012409">
                  <w:marLeft w:val="0"/>
                  <w:marRight w:val="0"/>
                  <w:marTop w:val="0"/>
                  <w:marBottom w:val="0"/>
                  <w:divBdr>
                    <w:top w:val="none" w:sz="0" w:space="0" w:color="auto"/>
                    <w:left w:val="none" w:sz="0" w:space="0" w:color="auto"/>
                    <w:bottom w:val="none" w:sz="0" w:space="0" w:color="auto"/>
                    <w:right w:val="none" w:sz="0" w:space="0" w:color="auto"/>
                  </w:divBdr>
                </w:div>
                <w:div w:id="1578324311">
                  <w:marLeft w:val="0"/>
                  <w:marRight w:val="0"/>
                  <w:marTop w:val="0"/>
                  <w:marBottom w:val="0"/>
                  <w:divBdr>
                    <w:top w:val="none" w:sz="0" w:space="0" w:color="auto"/>
                    <w:left w:val="none" w:sz="0" w:space="0" w:color="auto"/>
                    <w:bottom w:val="none" w:sz="0" w:space="0" w:color="auto"/>
                    <w:right w:val="none" w:sz="0" w:space="0" w:color="auto"/>
                  </w:divBdr>
                </w:div>
                <w:div w:id="1578631675">
                  <w:marLeft w:val="0"/>
                  <w:marRight w:val="0"/>
                  <w:marTop w:val="0"/>
                  <w:marBottom w:val="0"/>
                  <w:divBdr>
                    <w:top w:val="none" w:sz="0" w:space="0" w:color="auto"/>
                    <w:left w:val="none" w:sz="0" w:space="0" w:color="auto"/>
                    <w:bottom w:val="none" w:sz="0" w:space="0" w:color="auto"/>
                    <w:right w:val="none" w:sz="0" w:space="0" w:color="auto"/>
                  </w:divBdr>
                </w:div>
                <w:div w:id="1579172186">
                  <w:marLeft w:val="0"/>
                  <w:marRight w:val="0"/>
                  <w:marTop w:val="0"/>
                  <w:marBottom w:val="0"/>
                  <w:divBdr>
                    <w:top w:val="none" w:sz="0" w:space="0" w:color="auto"/>
                    <w:left w:val="none" w:sz="0" w:space="0" w:color="auto"/>
                    <w:bottom w:val="none" w:sz="0" w:space="0" w:color="auto"/>
                    <w:right w:val="none" w:sz="0" w:space="0" w:color="auto"/>
                  </w:divBdr>
                </w:div>
                <w:div w:id="1579241961">
                  <w:marLeft w:val="0"/>
                  <w:marRight w:val="0"/>
                  <w:marTop w:val="0"/>
                  <w:marBottom w:val="0"/>
                  <w:divBdr>
                    <w:top w:val="none" w:sz="0" w:space="0" w:color="auto"/>
                    <w:left w:val="none" w:sz="0" w:space="0" w:color="auto"/>
                    <w:bottom w:val="none" w:sz="0" w:space="0" w:color="auto"/>
                    <w:right w:val="none" w:sz="0" w:space="0" w:color="auto"/>
                  </w:divBdr>
                </w:div>
                <w:div w:id="1580015734">
                  <w:marLeft w:val="0"/>
                  <w:marRight w:val="0"/>
                  <w:marTop w:val="0"/>
                  <w:marBottom w:val="0"/>
                  <w:divBdr>
                    <w:top w:val="none" w:sz="0" w:space="0" w:color="auto"/>
                    <w:left w:val="none" w:sz="0" w:space="0" w:color="auto"/>
                    <w:bottom w:val="none" w:sz="0" w:space="0" w:color="auto"/>
                    <w:right w:val="none" w:sz="0" w:space="0" w:color="auto"/>
                  </w:divBdr>
                </w:div>
                <w:div w:id="1580359133">
                  <w:marLeft w:val="0"/>
                  <w:marRight w:val="0"/>
                  <w:marTop w:val="0"/>
                  <w:marBottom w:val="0"/>
                  <w:divBdr>
                    <w:top w:val="none" w:sz="0" w:space="0" w:color="auto"/>
                    <w:left w:val="none" w:sz="0" w:space="0" w:color="auto"/>
                    <w:bottom w:val="none" w:sz="0" w:space="0" w:color="auto"/>
                    <w:right w:val="none" w:sz="0" w:space="0" w:color="auto"/>
                  </w:divBdr>
                </w:div>
                <w:div w:id="1580361574">
                  <w:marLeft w:val="0"/>
                  <w:marRight w:val="0"/>
                  <w:marTop w:val="0"/>
                  <w:marBottom w:val="0"/>
                  <w:divBdr>
                    <w:top w:val="none" w:sz="0" w:space="0" w:color="auto"/>
                    <w:left w:val="none" w:sz="0" w:space="0" w:color="auto"/>
                    <w:bottom w:val="none" w:sz="0" w:space="0" w:color="auto"/>
                    <w:right w:val="none" w:sz="0" w:space="0" w:color="auto"/>
                  </w:divBdr>
                </w:div>
                <w:div w:id="1580945256">
                  <w:marLeft w:val="0"/>
                  <w:marRight w:val="0"/>
                  <w:marTop w:val="0"/>
                  <w:marBottom w:val="0"/>
                  <w:divBdr>
                    <w:top w:val="none" w:sz="0" w:space="0" w:color="auto"/>
                    <w:left w:val="none" w:sz="0" w:space="0" w:color="auto"/>
                    <w:bottom w:val="none" w:sz="0" w:space="0" w:color="auto"/>
                    <w:right w:val="none" w:sz="0" w:space="0" w:color="auto"/>
                  </w:divBdr>
                </w:div>
                <w:div w:id="1581981380">
                  <w:marLeft w:val="0"/>
                  <w:marRight w:val="0"/>
                  <w:marTop w:val="0"/>
                  <w:marBottom w:val="0"/>
                  <w:divBdr>
                    <w:top w:val="none" w:sz="0" w:space="0" w:color="auto"/>
                    <w:left w:val="none" w:sz="0" w:space="0" w:color="auto"/>
                    <w:bottom w:val="none" w:sz="0" w:space="0" w:color="auto"/>
                    <w:right w:val="none" w:sz="0" w:space="0" w:color="auto"/>
                  </w:divBdr>
                </w:div>
                <w:div w:id="1582372329">
                  <w:marLeft w:val="0"/>
                  <w:marRight w:val="0"/>
                  <w:marTop w:val="0"/>
                  <w:marBottom w:val="0"/>
                  <w:divBdr>
                    <w:top w:val="none" w:sz="0" w:space="0" w:color="auto"/>
                    <w:left w:val="none" w:sz="0" w:space="0" w:color="auto"/>
                    <w:bottom w:val="none" w:sz="0" w:space="0" w:color="auto"/>
                    <w:right w:val="none" w:sz="0" w:space="0" w:color="auto"/>
                  </w:divBdr>
                </w:div>
                <w:div w:id="1583685541">
                  <w:marLeft w:val="0"/>
                  <w:marRight w:val="0"/>
                  <w:marTop w:val="0"/>
                  <w:marBottom w:val="0"/>
                  <w:divBdr>
                    <w:top w:val="none" w:sz="0" w:space="0" w:color="auto"/>
                    <w:left w:val="none" w:sz="0" w:space="0" w:color="auto"/>
                    <w:bottom w:val="none" w:sz="0" w:space="0" w:color="auto"/>
                    <w:right w:val="none" w:sz="0" w:space="0" w:color="auto"/>
                  </w:divBdr>
                </w:div>
                <w:div w:id="1584099699">
                  <w:marLeft w:val="0"/>
                  <w:marRight w:val="0"/>
                  <w:marTop w:val="0"/>
                  <w:marBottom w:val="0"/>
                  <w:divBdr>
                    <w:top w:val="none" w:sz="0" w:space="0" w:color="auto"/>
                    <w:left w:val="none" w:sz="0" w:space="0" w:color="auto"/>
                    <w:bottom w:val="none" w:sz="0" w:space="0" w:color="auto"/>
                    <w:right w:val="none" w:sz="0" w:space="0" w:color="auto"/>
                  </w:divBdr>
                </w:div>
                <w:div w:id="1584870576">
                  <w:marLeft w:val="0"/>
                  <w:marRight w:val="0"/>
                  <w:marTop w:val="0"/>
                  <w:marBottom w:val="0"/>
                  <w:divBdr>
                    <w:top w:val="none" w:sz="0" w:space="0" w:color="auto"/>
                    <w:left w:val="none" w:sz="0" w:space="0" w:color="auto"/>
                    <w:bottom w:val="none" w:sz="0" w:space="0" w:color="auto"/>
                    <w:right w:val="none" w:sz="0" w:space="0" w:color="auto"/>
                  </w:divBdr>
                </w:div>
                <w:div w:id="1585215322">
                  <w:marLeft w:val="0"/>
                  <w:marRight w:val="0"/>
                  <w:marTop w:val="0"/>
                  <w:marBottom w:val="0"/>
                  <w:divBdr>
                    <w:top w:val="none" w:sz="0" w:space="0" w:color="auto"/>
                    <w:left w:val="none" w:sz="0" w:space="0" w:color="auto"/>
                    <w:bottom w:val="none" w:sz="0" w:space="0" w:color="auto"/>
                    <w:right w:val="none" w:sz="0" w:space="0" w:color="auto"/>
                  </w:divBdr>
                </w:div>
                <w:div w:id="1585644083">
                  <w:marLeft w:val="0"/>
                  <w:marRight w:val="0"/>
                  <w:marTop w:val="0"/>
                  <w:marBottom w:val="0"/>
                  <w:divBdr>
                    <w:top w:val="none" w:sz="0" w:space="0" w:color="auto"/>
                    <w:left w:val="none" w:sz="0" w:space="0" w:color="auto"/>
                    <w:bottom w:val="none" w:sz="0" w:space="0" w:color="auto"/>
                    <w:right w:val="none" w:sz="0" w:space="0" w:color="auto"/>
                  </w:divBdr>
                </w:div>
                <w:div w:id="1586845080">
                  <w:marLeft w:val="0"/>
                  <w:marRight w:val="0"/>
                  <w:marTop w:val="0"/>
                  <w:marBottom w:val="0"/>
                  <w:divBdr>
                    <w:top w:val="none" w:sz="0" w:space="0" w:color="auto"/>
                    <w:left w:val="none" w:sz="0" w:space="0" w:color="auto"/>
                    <w:bottom w:val="none" w:sz="0" w:space="0" w:color="auto"/>
                    <w:right w:val="none" w:sz="0" w:space="0" w:color="auto"/>
                  </w:divBdr>
                </w:div>
                <w:div w:id="1587224454">
                  <w:marLeft w:val="0"/>
                  <w:marRight w:val="0"/>
                  <w:marTop w:val="0"/>
                  <w:marBottom w:val="0"/>
                  <w:divBdr>
                    <w:top w:val="none" w:sz="0" w:space="0" w:color="auto"/>
                    <w:left w:val="none" w:sz="0" w:space="0" w:color="auto"/>
                    <w:bottom w:val="none" w:sz="0" w:space="0" w:color="auto"/>
                    <w:right w:val="none" w:sz="0" w:space="0" w:color="auto"/>
                  </w:divBdr>
                </w:div>
                <w:div w:id="1587422168">
                  <w:marLeft w:val="0"/>
                  <w:marRight w:val="0"/>
                  <w:marTop w:val="0"/>
                  <w:marBottom w:val="0"/>
                  <w:divBdr>
                    <w:top w:val="none" w:sz="0" w:space="0" w:color="auto"/>
                    <w:left w:val="none" w:sz="0" w:space="0" w:color="auto"/>
                    <w:bottom w:val="none" w:sz="0" w:space="0" w:color="auto"/>
                    <w:right w:val="none" w:sz="0" w:space="0" w:color="auto"/>
                  </w:divBdr>
                </w:div>
                <w:div w:id="1589265314">
                  <w:marLeft w:val="0"/>
                  <w:marRight w:val="0"/>
                  <w:marTop w:val="0"/>
                  <w:marBottom w:val="0"/>
                  <w:divBdr>
                    <w:top w:val="none" w:sz="0" w:space="0" w:color="auto"/>
                    <w:left w:val="none" w:sz="0" w:space="0" w:color="auto"/>
                    <w:bottom w:val="none" w:sz="0" w:space="0" w:color="auto"/>
                    <w:right w:val="none" w:sz="0" w:space="0" w:color="auto"/>
                  </w:divBdr>
                </w:div>
                <w:div w:id="1591238695">
                  <w:marLeft w:val="0"/>
                  <w:marRight w:val="0"/>
                  <w:marTop w:val="0"/>
                  <w:marBottom w:val="0"/>
                  <w:divBdr>
                    <w:top w:val="none" w:sz="0" w:space="0" w:color="auto"/>
                    <w:left w:val="none" w:sz="0" w:space="0" w:color="auto"/>
                    <w:bottom w:val="none" w:sz="0" w:space="0" w:color="auto"/>
                    <w:right w:val="none" w:sz="0" w:space="0" w:color="auto"/>
                  </w:divBdr>
                </w:div>
                <w:div w:id="1593392728">
                  <w:marLeft w:val="0"/>
                  <w:marRight w:val="0"/>
                  <w:marTop w:val="0"/>
                  <w:marBottom w:val="0"/>
                  <w:divBdr>
                    <w:top w:val="none" w:sz="0" w:space="0" w:color="auto"/>
                    <w:left w:val="none" w:sz="0" w:space="0" w:color="auto"/>
                    <w:bottom w:val="none" w:sz="0" w:space="0" w:color="auto"/>
                    <w:right w:val="none" w:sz="0" w:space="0" w:color="auto"/>
                  </w:divBdr>
                </w:div>
                <w:div w:id="1593734515">
                  <w:marLeft w:val="0"/>
                  <w:marRight w:val="0"/>
                  <w:marTop w:val="0"/>
                  <w:marBottom w:val="0"/>
                  <w:divBdr>
                    <w:top w:val="none" w:sz="0" w:space="0" w:color="auto"/>
                    <w:left w:val="none" w:sz="0" w:space="0" w:color="auto"/>
                    <w:bottom w:val="none" w:sz="0" w:space="0" w:color="auto"/>
                    <w:right w:val="none" w:sz="0" w:space="0" w:color="auto"/>
                  </w:divBdr>
                </w:div>
                <w:div w:id="1593972136">
                  <w:marLeft w:val="0"/>
                  <w:marRight w:val="0"/>
                  <w:marTop w:val="0"/>
                  <w:marBottom w:val="0"/>
                  <w:divBdr>
                    <w:top w:val="none" w:sz="0" w:space="0" w:color="auto"/>
                    <w:left w:val="none" w:sz="0" w:space="0" w:color="auto"/>
                    <w:bottom w:val="none" w:sz="0" w:space="0" w:color="auto"/>
                    <w:right w:val="none" w:sz="0" w:space="0" w:color="auto"/>
                  </w:divBdr>
                </w:div>
                <w:div w:id="1594361555">
                  <w:marLeft w:val="0"/>
                  <w:marRight w:val="0"/>
                  <w:marTop w:val="0"/>
                  <w:marBottom w:val="0"/>
                  <w:divBdr>
                    <w:top w:val="none" w:sz="0" w:space="0" w:color="auto"/>
                    <w:left w:val="none" w:sz="0" w:space="0" w:color="auto"/>
                    <w:bottom w:val="none" w:sz="0" w:space="0" w:color="auto"/>
                    <w:right w:val="none" w:sz="0" w:space="0" w:color="auto"/>
                  </w:divBdr>
                </w:div>
                <w:div w:id="1595162156">
                  <w:marLeft w:val="0"/>
                  <w:marRight w:val="0"/>
                  <w:marTop w:val="0"/>
                  <w:marBottom w:val="0"/>
                  <w:divBdr>
                    <w:top w:val="none" w:sz="0" w:space="0" w:color="auto"/>
                    <w:left w:val="none" w:sz="0" w:space="0" w:color="auto"/>
                    <w:bottom w:val="none" w:sz="0" w:space="0" w:color="auto"/>
                    <w:right w:val="none" w:sz="0" w:space="0" w:color="auto"/>
                  </w:divBdr>
                </w:div>
                <w:div w:id="1595281912">
                  <w:marLeft w:val="0"/>
                  <w:marRight w:val="0"/>
                  <w:marTop w:val="0"/>
                  <w:marBottom w:val="0"/>
                  <w:divBdr>
                    <w:top w:val="none" w:sz="0" w:space="0" w:color="auto"/>
                    <w:left w:val="none" w:sz="0" w:space="0" w:color="auto"/>
                    <w:bottom w:val="none" w:sz="0" w:space="0" w:color="auto"/>
                    <w:right w:val="none" w:sz="0" w:space="0" w:color="auto"/>
                  </w:divBdr>
                </w:div>
                <w:div w:id="1598295177">
                  <w:marLeft w:val="0"/>
                  <w:marRight w:val="0"/>
                  <w:marTop w:val="0"/>
                  <w:marBottom w:val="0"/>
                  <w:divBdr>
                    <w:top w:val="none" w:sz="0" w:space="0" w:color="auto"/>
                    <w:left w:val="none" w:sz="0" w:space="0" w:color="auto"/>
                    <w:bottom w:val="none" w:sz="0" w:space="0" w:color="auto"/>
                    <w:right w:val="none" w:sz="0" w:space="0" w:color="auto"/>
                  </w:divBdr>
                </w:div>
                <w:div w:id="1598296104">
                  <w:marLeft w:val="0"/>
                  <w:marRight w:val="0"/>
                  <w:marTop w:val="0"/>
                  <w:marBottom w:val="0"/>
                  <w:divBdr>
                    <w:top w:val="none" w:sz="0" w:space="0" w:color="auto"/>
                    <w:left w:val="none" w:sz="0" w:space="0" w:color="auto"/>
                    <w:bottom w:val="none" w:sz="0" w:space="0" w:color="auto"/>
                    <w:right w:val="none" w:sz="0" w:space="0" w:color="auto"/>
                  </w:divBdr>
                </w:div>
                <w:div w:id="1598441719">
                  <w:marLeft w:val="0"/>
                  <w:marRight w:val="0"/>
                  <w:marTop w:val="0"/>
                  <w:marBottom w:val="0"/>
                  <w:divBdr>
                    <w:top w:val="none" w:sz="0" w:space="0" w:color="auto"/>
                    <w:left w:val="none" w:sz="0" w:space="0" w:color="auto"/>
                    <w:bottom w:val="none" w:sz="0" w:space="0" w:color="auto"/>
                    <w:right w:val="none" w:sz="0" w:space="0" w:color="auto"/>
                  </w:divBdr>
                </w:div>
                <w:div w:id="1601986638">
                  <w:marLeft w:val="0"/>
                  <w:marRight w:val="0"/>
                  <w:marTop w:val="0"/>
                  <w:marBottom w:val="0"/>
                  <w:divBdr>
                    <w:top w:val="none" w:sz="0" w:space="0" w:color="auto"/>
                    <w:left w:val="none" w:sz="0" w:space="0" w:color="auto"/>
                    <w:bottom w:val="none" w:sz="0" w:space="0" w:color="auto"/>
                    <w:right w:val="none" w:sz="0" w:space="0" w:color="auto"/>
                  </w:divBdr>
                </w:div>
                <w:div w:id="1603108253">
                  <w:marLeft w:val="0"/>
                  <w:marRight w:val="0"/>
                  <w:marTop w:val="0"/>
                  <w:marBottom w:val="0"/>
                  <w:divBdr>
                    <w:top w:val="none" w:sz="0" w:space="0" w:color="auto"/>
                    <w:left w:val="none" w:sz="0" w:space="0" w:color="auto"/>
                    <w:bottom w:val="none" w:sz="0" w:space="0" w:color="auto"/>
                    <w:right w:val="none" w:sz="0" w:space="0" w:color="auto"/>
                  </w:divBdr>
                </w:div>
                <w:div w:id="1603341203">
                  <w:marLeft w:val="0"/>
                  <w:marRight w:val="0"/>
                  <w:marTop w:val="0"/>
                  <w:marBottom w:val="0"/>
                  <w:divBdr>
                    <w:top w:val="none" w:sz="0" w:space="0" w:color="auto"/>
                    <w:left w:val="none" w:sz="0" w:space="0" w:color="auto"/>
                    <w:bottom w:val="none" w:sz="0" w:space="0" w:color="auto"/>
                    <w:right w:val="none" w:sz="0" w:space="0" w:color="auto"/>
                  </w:divBdr>
                </w:div>
                <w:div w:id="1603608350">
                  <w:marLeft w:val="0"/>
                  <w:marRight w:val="0"/>
                  <w:marTop w:val="0"/>
                  <w:marBottom w:val="0"/>
                  <w:divBdr>
                    <w:top w:val="none" w:sz="0" w:space="0" w:color="auto"/>
                    <w:left w:val="none" w:sz="0" w:space="0" w:color="auto"/>
                    <w:bottom w:val="none" w:sz="0" w:space="0" w:color="auto"/>
                    <w:right w:val="none" w:sz="0" w:space="0" w:color="auto"/>
                  </w:divBdr>
                </w:div>
                <w:div w:id="1604260497">
                  <w:marLeft w:val="0"/>
                  <w:marRight w:val="0"/>
                  <w:marTop w:val="0"/>
                  <w:marBottom w:val="0"/>
                  <w:divBdr>
                    <w:top w:val="none" w:sz="0" w:space="0" w:color="auto"/>
                    <w:left w:val="none" w:sz="0" w:space="0" w:color="auto"/>
                    <w:bottom w:val="none" w:sz="0" w:space="0" w:color="auto"/>
                    <w:right w:val="none" w:sz="0" w:space="0" w:color="auto"/>
                  </w:divBdr>
                </w:div>
                <w:div w:id="1604344154">
                  <w:marLeft w:val="0"/>
                  <w:marRight w:val="0"/>
                  <w:marTop w:val="0"/>
                  <w:marBottom w:val="0"/>
                  <w:divBdr>
                    <w:top w:val="none" w:sz="0" w:space="0" w:color="auto"/>
                    <w:left w:val="none" w:sz="0" w:space="0" w:color="auto"/>
                    <w:bottom w:val="none" w:sz="0" w:space="0" w:color="auto"/>
                    <w:right w:val="none" w:sz="0" w:space="0" w:color="auto"/>
                  </w:divBdr>
                </w:div>
                <w:div w:id="1604876595">
                  <w:marLeft w:val="0"/>
                  <w:marRight w:val="0"/>
                  <w:marTop w:val="0"/>
                  <w:marBottom w:val="0"/>
                  <w:divBdr>
                    <w:top w:val="none" w:sz="0" w:space="0" w:color="auto"/>
                    <w:left w:val="none" w:sz="0" w:space="0" w:color="auto"/>
                    <w:bottom w:val="none" w:sz="0" w:space="0" w:color="auto"/>
                    <w:right w:val="none" w:sz="0" w:space="0" w:color="auto"/>
                  </w:divBdr>
                </w:div>
                <w:div w:id="1604996221">
                  <w:marLeft w:val="0"/>
                  <w:marRight w:val="0"/>
                  <w:marTop w:val="0"/>
                  <w:marBottom w:val="0"/>
                  <w:divBdr>
                    <w:top w:val="none" w:sz="0" w:space="0" w:color="auto"/>
                    <w:left w:val="none" w:sz="0" w:space="0" w:color="auto"/>
                    <w:bottom w:val="none" w:sz="0" w:space="0" w:color="auto"/>
                    <w:right w:val="none" w:sz="0" w:space="0" w:color="auto"/>
                  </w:divBdr>
                </w:div>
                <w:div w:id="1605458528">
                  <w:marLeft w:val="0"/>
                  <w:marRight w:val="0"/>
                  <w:marTop w:val="0"/>
                  <w:marBottom w:val="0"/>
                  <w:divBdr>
                    <w:top w:val="none" w:sz="0" w:space="0" w:color="auto"/>
                    <w:left w:val="none" w:sz="0" w:space="0" w:color="auto"/>
                    <w:bottom w:val="none" w:sz="0" w:space="0" w:color="auto"/>
                    <w:right w:val="none" w:sz="0" w:space="0" w:color="auto"/>
                  </w:divBdr>
                </w:div>
                <w:div w:id="1605847742">
                  <w:marLeft w:val="0"/>
                  <w:marRight w:val="0"/>
                  <w:marTop w:val="0"/>
                  <w:marBottom w:val="0"/>
                  <w:divBdr>
                    <w:top w:val="none" w:sz="0" w:space="0" w:color="auto"/>
                    <w:left w:val="none" w:sz="0" w:space="0" w:color="auto"/>
                    <w:bottom w:val="none" w:sz="0" w:space="0" w:color="auto"/>
                    <w:right w:val="none" w:sz="0" w:space="0" w:color="auto"/>
                  </w:divBdr>
                </w:div>
                <w:div w:id="1606225821">
                  <w:marLeft w:val="0"/>
                  <w:marRight w:val="0"/>
                  <w:marTop w:val="0"/>
                  <w:marBottom w:val="0"/>
                  <w:divBdr>
                    <w:top w:val="none" w:sz="0" w:space="0" w:color="auto"/>
                    <w:left w:val="none" w:sz="0" w:space="0" w:color="auto"/>
                    <w:bottom w:val="none" w:sz="0" w:space="0" w:color="auto"/>
                    <w:right w:val="none" w:sz="0" w:space="0" w:color="auto"/>
                  </w:divBdr>
                </w:div>
                <w:div w:id="1606307020">
                  <w:marLeft w:val="0"/>
                  <w:marRight w:val="0"/>
                  <w:marTop w:val="0"/>
                  <w:marBottom w:val="0"/>
                  <w:divBdr>
                    <w:top w:val="none" w:sz="0" w:space="0" w:color="auto"/>
                    <w:left w:val="none" w:sz="0" w:space="0" w:color="auto"/>
                    <w:bottom w:val="none" w:sz="0" w:space="0" w:color="auto"/>
                    <w:right w:val="none" w:sz="0" w:space="0" w:color="auto"/>
                  </w:divBdr>
                </w:div>
                <w:div w:id="1606578022">
                  <w:marLeft w:val="0"/>
                  <w:marRight w:val="0"/>
                  <w:marTop w:val="0"/>
                  <w:marBottom w:val="0"/>
                  <w:divBdr>
                    <w:top w:val="none" w:sz="0" w:space="0" w:color="auto"/>
                    <w:left w:val="none" w:sz="0" w:space="0" w:color="auto"/>
                    <w:bottom w:val="none" w:sz="0" w:space="0" w:color="auto"/>
                    <w:right w:val="none" w:sz="0" w:space="0" w:color="auto"/>
                  </w:divBdr>
                </w:div>
                <w:div w:id="1606889537">
                  <w:marLeft w:val="0"/>
                  <w:marRight w:val="0"/>
                  <w:marTop w:val="0"/>
                  <w:marBottom w:val="0"/>
                  <w:divBdr>
                    <w:top w:val="none" w:sz="0" w:space="0" w:color="auto"/>
                    <w:left w:val="none" w:sz="0" w:space="0" w:color="auto"/>
                    <w:bottom w:val="none" w:sz="0" w:space="0" w:color="auto"/>
                    <w:right w:val="none" w:sz="0" w:space="0" w:color="auto"/>
                  </w:divBdr>
                </w:div>
                <w:div w:id="1607737721">
                  <w:marLeft w:val="0"/>
                  <w:marRight w:val="0"/>
                  <w:marTop w:val="0"/>
                  <w:marBottom w:val="0"/>
                  <w:divBdr>
                    <w:top w:val="none" w:sz="0" w:space="0" w:color="auto"/>
                    <w:left w:val="none" w:sz="0" w:space="0" w:color="auto"/>
                    <w:bottom w:val="none" w:sz="0" w:space="0" w:color="auto"/>
                    <w:right w:val="none" w:sz="0" w:space="0" w:color="auto"/>
                  </w:divBdr>
                </w:div>
                <w:div w:id="1607880097">
                  <w:marLeft w:val="0"/>
                  <w:marRight w:val="0"/>
                  <w:marTop w:val="0"/>
                  <w:marBottom w:val="0"/>
                  <w:divBdr>
                    <w:top w:val="none" w:sz="0" w:space="0" w:color="auto"/>
                    <w:left w:val="none" w:sz="0" w:space="0" w:color="auto"/>
                    <w:bottom w:val="none" w:sz="0" w:space="0" w:color="auto"/>
                    <w:right w:val="none" w:sz="0" w:space="0" w:color="auto"/>
                  </w:divBdr>
                </w:div>
                <w:div w:id="1608733639">
                  <w:marLeft w:val="0"/>
                  <w:marRight w:val="0"/>
                  <w:marTop w:val="0"/>
                  <w:marBottom w:val="0"/>
                  <w:divBdr>
                    <w:top w:val="none" w:sz="0" w:space="0" w:color="auto"/>
                    <w:left w:val="none" w:sz="0" w:space="0" w:color="auto"/>
                    <w:bottom w:val="none" w:sz="0" w:space="0" w:color="auto"/>
                    <w:right w:val="none" w:sz="0" w:space="0" w:color="auto"/>
                  </w:divBdr>
                </w:div>
                <w:div w:id="1609579918">
                  <w:marLeft w:val="0"/>
                  <w:marRight w:val="0"/>
                  <w:marTop w:val="0"/>
                  <w:marBottom w:val="0"/>
                  <w:divBdr>
                    <w:top w:val="none" w:sz="0" w:space="0" w:color="auto"/>
                    <w:left w:val="none" w:sz="0" w:space="0" w:color="auto"/>
                    <w:bottom w:val="none" w:sz="0" w:space="0" w:color="auto"/>
                    <w:right w:val="none" w:sz="0" w:space="0" w:color="auto"/>
                  </w:divBdr>
                </w:div>
                <w:div w:id="1609922237">
                  <w:marLeft w:val="0"/>
                  <w:marRight w:val="0"/>
                  <w:marTop w:val="0"/>
                  <w:marBottom w:val="0"/>
                  <w:divBdr>
                    <w:top w:val="none" w:sz="0" w:space="0" w:color="auto"/>
                    <w:left w:val="none" w:sz="0" w:space="0" w:color="auto"/>
                    <w:bottom w:val="none" w:sz="0" w:space="0" w:color="auto"/>
                    <w:right w:val="none" w:sz="0" w:space="0" w:color="auto"/>
                  </w:divBdr>
                </w:div>
                <w:div w:id="1610159728">
                  <w:marLeft w:val="0"/>
                  <w:marRight w:val="0"/>
                  <w:marTop w:val="0"/>
                  <w:marBottom w:val="0"/>
                  <w:divBdr>
                    <w:top w:val="none" w:sz="0" w:space="0" w:color="auto"/>
                    <w:left w:val="none" w:sz="0" w:space="0" w:color="auto"/>
                    <w:bottom w:val="none" w:sz="0" w:space="0" w:color="auto"/>
                    <w:right w:val="none" w:sz="0" w:space="0" w:color="auto"/>
                  </w:divBdr>
                </w:div>
                <w:div w:id="1610624889">
                  <w:marLeft w:val="0"/>
                  <w:marRight w:val="0"/>
                  <w:marTop w:val="0"/>
                  <w:marBottom w:val="0"/>
                  <w:divBdr>
                    <w:top w:val="none" w:sz="0" w:space="0" w:color="auto"/>
                    <w:left w:val="none" w:sz="0" w:space="0" w:color="auto"/>
                    <w:bottom w:val="none" w:sz="0" w:space="0" w:color="auto"/>
                    <w:right w:val="none" w:sz="0" w:space="0" w:color="auto"/>
                  </w:divBdr>
                </w:div>
                <w:div w:id="1610769567">
                  <w:marLeft w:val="0"/>
                  <w:marRight w:val="0"/>
                  <w:marTop w:val="0"/>
                  <w:marBottom w:val="0"/>
                  <w:divBdr>
                    <w:top w:val="none" w:sz="0" w:space="0" w:color="auto"/>
                    <w:left w:val="none" w:sz="0" w:space="0" w:color="auto"/>
                    <w:bottom w:val="none" w:sz="0" w:space="0" w:color="auto"/>
                    <w:right w:val="none" w:sz="0" w:space="0" w:color="auto"/>
                  </w:divBdr>
                </w:div>
                <w:div w:id="1610770387">
                  <w:marLeft w:val="0"/>
                  <w:marRight w:val="0"/>
                  <w:marTop w:val="0"/>
                  <w:marBottom w:val="0"/>
                  <w:divBdr>
                    <w:top w:val="none" w:sz="0" w:space="0" w:color="auto"/>
                    <w:left w:val="none" w:sz="0" w:space="0" w:color="auto"/>
                    <w:bottom w:val="none" w:sz="0" w:space="0" w:color="auto"/>
                    <w:right w:val="none" w:sz="0" w:space="0" w:color="auto"/>
                  </w:divBdr>
                </w:div>
                <w:div w:id="1611283621">
                  <w:marLeft w:val="0"/>
                  <w:marRight w:val="0"/>
                  <w:marTop w:val="0"/>
                  <w:marBottom w:val="0"/>
                  <w:divBdr>
                    <w:top w:val="none" w:sz="0" w:space="0" w:color="auto"/>
                    <w:left w:val="none" w:sz="0" w:space="0" w:color="auto"/>
                    <w:bottom w:val="none" w:sz="0" w:space="0" w:color="auto"/>
                    <w:right w:val="none" w:sz="0" w:space="0" w:color="auto"/>
                  </w:divBdr>
                </w:div>
                <w:div w:id="1611815694">
                  <w:marLeft w:val="0"/>
                  <w:marRight w:val="0"/>
                  <w:marTop w:val="0"/>
                  <w:marBottom w:val="0"/>
                  <w:divBdr>
                    <w:top w:val="none" w:sz="0" w:space="0" w:color="auto"/>
                    <w:left w:val="none" w:sz="0" w:space="0" w:color="auto"/>
                    <w:bottom w:val="none" w:sz="0" w:space="0" w:color="auto"/>
                    <w:right w:val="none" w:sz="0" w:space="0" w:color="auto"/>
                  </w:divBdr>
                </w:div>
                <w:div w:id="1612666677">
                  <w:marLeft w:val="0"/>
                  <w:marRight w:val="0"/>
                  <w:marTop w:val="0"/>
                  <w:marBottom w:val="0"/>
                  <w:divBdr>
                    <w:top w:val="none" w:sz="0" w:space="0" w:color="auto"/>
                    <w:left w:val="none" w:sz="0" w:space="0" w:color="auto"/>
                    <w:bottom w:val="none" w:sz="0" w:space="0" w:color="auto"/>
                    <w:right w:val="none" w:sz="0" w:space="0" w:color="auto"/>
                  </w:divBdr>
                </w:div>
                <w:div w:id="1612980189">
                  <w:marLeft w:val="0"/>
                  <w:marRight w:val="0"/>
                  <w:marTop w:val="0"/>
                  <w:marBottom w:val="0"/>
                  <w:divBdr>
                    <w:top w:val="none" w:sz="0" w:space="0" w:color="auto"/>
                    <w:left w:val="none" w:sz="0" w:space="0" w:color="auto"/>
                    <w:bottom w:val="none" w:sz="0" w:space="0" w:color="auto"/>
                    <w:right w:val="none" w:sz="0" w:space="0" w:color="auto"/>
                  </w:divBdr>
                </w:div>
                <w:div w:id="1613050501">
                  <w:marLeft w:val="0"/>
                  <w:marRight w:val="0"/>
                  <w:marTop w:val="0"/>
                  <w:marBottom w:val="0"/>
                  <w:divBdr>
                    <w:top w:val="none" w:sz="0" w:space="0" w:color="auto"/>
                    <w:left w:val="none" w:sz="0" w:space="0" w:color="auto"/>
                    <w:bottom w:val="none" w:sz="0" w:space="0" w:color="auto"/>
                    <w:right w:val="none" w:sz="0" w:space="0" w:color="auto"/>
                  </w:divBdr>
                </w:div>
                <w:div w:id="1614239339">
                  <w:marLeft w:val="0"/>
                  <w:marRight w:val="0"/>
                  <w:marTop w:val="0"/>
                  <w:marBottom w:val="0"/>
                  <w:divBdr>
                    <w:top w:val="none" w:sz="0" w:space="0" w:color="auto"/>
                    <w:left w:val="none" w:sz="0" w:space="0" w:color="auto"/>
                    <w:bottom w:val="none" w:sz="0" w:space="0" w:color="auto"/>
                    <w:right w:val="none" w:sz="0" w:space="0" w:color="auto"/>
                  </w:divBdr>
                </w:div>
                <w:div w:id="1614365426">
                  <w:marLeft w:val="0"/>
                  <w:marRight w:val="0"/>
                  <w:marTop w:val="0"/>
                  <w:marBottom w:val="0"/>
                  <w:divBdr>
                    <w:top w:val="none" w:sz="0" w:space="0" w:color="auto"/>
                    <w:left w:val="none" w:sz="0" w:space="0" w:color="auto"/>
                    <w:bottom w:val="none" w:sz="0" w:space="0" w:color="auto"/>
                    <w:right w:val="none" w:sz="0" w:space="0" w:color="auto"/>
                  </w:divBdr>
                </w:div>
                <w:div w:id="1614628678">
                  <w:marLeft w:val="0"/>
                  <w:marRight w:val="0"/>
                  <w:marTop w:val="0"/>
                  <w:marBottom w:val="0"/>
                  <w:divBdr>
                    <w:top w:val="none" w:sz="0" w:space="0" w:color="auto"/>
                    <w:left w:val="none" w:sz="0" w:space="0" w:color="auto"/>
                    <w:bottom w:val="none" w:sz="0" w:space="0" w:color="auto"/>
                    <w:right w:val="none" w:sz="0" w:space="0" w:color="auto"/>
                  </w:divBdr>
                </w:div>
                <w:div w:id="1615167084">
                  <w:marLeft w:val="0"/>
                  <w:marRight w:val="0"/>
                  <w:marTop w:val="0"/>
                  <w:marBottom w:val="0"/>
                  <w:divBdr>
                    <w:top w:val="none" w:sz="0" w:space="0" w:color="auto"/>
                    <w:left w:val="none" w:sz="0" w:space="0" w:color="auto"/>
                    <w:bottom w:val="none" w:sz="0" w:space="0" w:color="auto"/>
                    <w:right w:val="none" w:sz="0" w:space="0" w:color="auto"/>
                  </w:divBdr>
                </w:div>
                <w:div w:id="1617061374">
                  <w:marLeft w:val="0"/>
                  <w:marRight w:val="0"/>
                  <w:marTop w:val="0"/>
                  <w:marBottom w:val="0"/>
                  <w:divBdr>
                    <w:top w:val="none" w:sz="0" w:space="0" w:color="auto"/>
                    <w:left w:val="none" w:sz="0" w:space="0" w:color="auto"/>
                    <w:bottom w:val="none" w:sz="0" w:space="0" w:color="auto"/>
                    <w:right w:val="none" w:sz="0" w:space="0" w:color="auto"/>
                  </w:divBdr>
                </w:div>
                <w:div w:id="1617786249">
                  <w:marLeft w:val="0"/>
                  <w:marRight w:val="0"/>
                  <w:marTop w:val="0"/>
                  <w:marBottom w:val="0"/>
                  <w:divBdr>
                    <w:top w:val="none" w:sz="0" w:space="0" w:color="auto"/>
                    <w:left w:val="none" w:sz="0" w:space="0" w:color="auto"/>
                    <w:bottom w:val="none" w:sz="0" w:space="0" w:color="auto"/>
                    <w:right w:val="none" w:sz="0" w:space="0" w:color="auto"/>
                  </w:divBdr>
                </w:div>
                <w:div w:id="1618028165">
                  <w:marLeft w:val="0"/>
                  <w:marRight w:val="0"/>
                  <w:marTop w:val="0"/>
                  <w:marBottom w:val="0"/>
                  <w:divBdr>
                    <w:top w:val="none" w:sz="0" w:space="0" w:color="auto"/>
                    <w:left w:val="none" w:sz="0" w:space="0" w:color="auto"/>
                    <w:bottom w:val="none" w:sz="0" w:space="0" w:color="auto"/>
                    <w:right w:val="none" w:sz="0" w:space="0" w:color="auto"/>
                  </w:divBdr>
                </w:div>
                <w:div w:id="1618219110">
                  <w:marLeft w:val="0"/>
                  <w:marRight w:val="0"/>
                  <w:marTop w:val="0"/>
                  <w:marBottom w:val="0"/>
                  <w:divBdr>
                    <w:top w:val="none" w:sz="0" w:space="0" w:color="auto"/>
                    <w:left w:val="none" w:sz="0" w:space="0" w:color="auto"/>
                    <w:bottom w:val="none" w:sz="0" w:space="0" w:color="auto"/>
                    <w:right w:val="none" w:sz="0" w:space="0" w:color="auto"/>
                  </w:divBdr>
                </w:div>
                <w:div w:id="1619995498">
                  <w:marLeft w:val="0"/>
                  <w:marRight w:val="0"/>
                  <w:marTop w:val="0"/>
                  <w:marBottom w:val="0"/>
                  <w:divBdr>
                    <w:top w:val="none" w:sz="0" w:space="0" w:color="auto"/>
                    <w:left w:val="none" w:sz="0" w:space="0" w:color="auto"/>
                    <w:bottom w:val="none" w:sz="0" w:space="0" w:color="auto"/>
                    <w:right w:val="none" w:sz="0" w:space="0" w:color="auto"/>
                  </w:divBdr>
                </w:div>
                <w:div w:id="1620061348">
                  <w:marLeft w:val="0"/>
                  <w:marRight w:val="0"/>
                  <w:marTop w:val="0"/>
                  <w:marBottom w:val="0"/>
                  <w:divBdr>
                    <w:top w:val="none" w:sz="0" w:space="0" w:color="auto"/>
                    <w:left w:val="none" w:sz="0" w:space="0" w:color="auto"/>
                    <w:bottom w:val="none" w:sz="0" w:space="0" w:color="auto"/>
                    <w:right w:val="none" w:sz="0" w:space="0" w:color="auto"/>
                  </w:divBdr>
                </w:div>
                <w:div w:id="1620142276">
                  <w:marLeft w:val="0"/>
                  <w:marRight w:val="0"/>
                  <w:marTop w:val="0"/>
                  <w:marBottom w:val="0"/>
                  <w:divBdr>
                    <w:top w:val="none" w:sz="0" w:space="0" w:color="auto"/>
                    <w:left w:val="none" w:sz="0" w:space="0" w:color="auto"/>
                    <w:bottom w:val="none" w:sz="0" w:space="0" w:color="auto"/>
                    <w:right w:val="none" w:sz="0" w:space="0" w:color="auto"/>
                  </w:divBdr>
                </w:div>
                <w:div w:id="1620336739">
                  <w:marLeft w:val="0"/>
                  <w:marRight w:val="0"/>
                  <w:marTop w:val="0"/>
                  <w:marBottom w:val="0"/>
                  <w:divBdr>
                    <w:top w:val="none" w:sz="0" w:space="0" w:color="auto"/>
                    <w:left w:val="none" w:sz="0" w:space="0" w:color="auto"/>
                    <w:bottom w:val="none" w:sz="0" w:space="0" w:color="auto"/>
                    <w:right w:val="none" w:sz="0" w:space="0" w:color="auto"/>
                  </w:divBdr>
                </w:div>
                <w:div w:id="1620990771">
                  <w:marLeft w:val="0"/>
                  <w:marRight w:val="0"/>
                  <w:marTop w:val="0"/>
                  <w:marBottom w:val="0"/>
                  <w:divBdr>
                    <w:top w:val="none" w:sz="0" w:space="0" w:color="auto"/>
                    <w:left w:val="none" w:sz="0" w:space="0" w:color="auto"/>
                    <w:bottom w:val="none" w:sz="0" w:space="0" w:color="auto"/>
                    <w:right w:val="none" w:sz="0" w:space="0" w:color="auto"/>
                  </w:divBdr>
                </w:div>
                <w:div w:id="1621034156">
                  <w:marLeft w:val="0"/>
                  <w:marRight w:val="0"/>
                  <w:marTop w:val="0"/>
                  <w:marBottom w:val="0"/>
                  <w:divBdr>
                    <w:top w:val="none" w:sz="0" w:space="0" w:color="auto"/>
                    <w:left w:val="none" w:sz="0" w:space="0" w:color="auto"/>
                    <w:bottom w:val="none" w:sz="0" w:space="0" w:color="auto"/>
                    <w:right w:val="none" w:sz="0" w:space="0" w:color="auto"/>
                  </w:divBdr>
                </w:div>
                <w:div w:id="1622106417">
                  <w:marLeft w:val="0"/>
                  <w:marRight w:val="0"/>
                  <w:marTop w:val="0"/>
                  <w:marBottom w:val="0"/>
                  <w:divBdr>
                    <w:top w:val="none" w:sz="0" w:space="0" w:color="auto"/>
                    <w:left w:val="none" w:sz="0" w:space="0" w:color="auto"/>
                    <w:bottom w:val="none" w:sz="0" w:space="0" w:color="auto"/>
                    <w:right w:val="none" w:sz="0" w:space="0" w:color="auto"/>
                  </w:divBdr>
                </w:div>
                <w:div w:id="1622227041">
                  <w:marLeft w:val="0"/>
                  <w:marRight w:val="0"/>
                  <w:marTop w:val="0"/>
                  <w:marBottom w:val="0"/>
                  <w:divBdr>
                    <w:top w:val="none" w:sz="0" w:space="0" w:color="auto"/>
                    <w:left w:val="none" w:sz="0" w:space="0" w:color="auto"/>
                    <w:bottom w:val="none" w:sz="0" w:space="0" w:color="auto"/>
                    <w:right w:val="none" w:sz="0" w:space="0" w:color="auto"/>
                  </w:divBdr>
                </w:div>
                <w:div w:id="1622297516">
                  <w:marLeft w:val="0"/>
                  <w:marRight w:val="0"/>
                  <w:marTop w:val="0"/>
                  <w:marBottom w:val="0"/>
                  <w:divBdr>
                    <w:top w:val="none" w:sz="0" w:space="0" w:color="auto"/>
                    <w:left w:val="none" w:sz="0" w:space="0" w:color="auto"/>
                    <w:bottom w:val="none" w:sz="0" w:space="0" w:color="auto"/>
                    <w:right w:val="none" w:sz="0" w:space="0" w:color="auto"/>
                  </w:divBdr>
                </w:div>
                <w:div w:id="1622759246">
                  <w:marLeft w:val="0"/>
                  <w:marRight w:val="0"/>
                  <w:marTop w:val="0"/>
                  <w:marBottom w:val="0"/>
                  <w:divBdr>
                    <w:top w:val="none" w:sz="0" w:space="0" w:color="auto"/>
                    <w:left w:val="none" w:sz="0" w:space="0" w:color="auto"/>
                    <w:bottom w:val="none" w:sz="0" w:space="0" w:color="auto"/>
                    <w:right w:val="none" w:sz="0" w:space="0" w:color="auto"/>
                  </w:divBdr>
                </w:div>
                <w:div w:id="1623029203">
                  <w:marLeft w:val="0"/>
                  <w:marRight w:val="0"/>
                  <w:marTop w:val="0"/>
                  <w:marBottom w:val="0"/>
                  <w:divBdr>
                    <w:top w:val="none" w:sz="0" w:space="0" w:color="auto"/>
                    <w:left w:val="none" w:sz="0" w:space="0" w:color="auto"/>
                    <w:bottom w:val="none" w:sz="0" w:space="0" w:color="auto"/>
                    <w:right w:val="none" w:sz="0" w:space="0" w:color="auto"/>
                  </w:divBdr>
                </w:div>
                <w:div w:id="1623346066">
                  <w:marLeft w:val="0"/>
                  <w:marRight w:val="0"/>
                  <w:marTop w:val="0"/>
                  <w:marBottom w:val="0"/>
                  <w:divBdr>
                    <w:top w:val="none" w:sz="0" w:space="0" w:color="auto"/>
                    <w:left w:val="none" w:sz="0" w:space="0" w:color="auto"/>
                    <w:bottom w:val="none" w:sz="0" w:space="0" w:color="auto"/>
                    <w:right w:val="none" w:sz="0" w:space="0" w:color="auto"/>
                  </w:divBdr>
                </w:div>
                <w:div w:id="1623531927">
                  <w:marLeft w:val="0"/>
                  <w:marRight w:val="0"/>
                  <w:marTop w:val="0"/>
                  <w:marBottom w:val="0"/>
                  <w:divBdr>
                    <w:top w:val="none" w:sz="0" w:space="0" w:color="auto"/>
                    <w:left w:val="none" w:sz="0" w:space="0" w:color="auto"/>
                    <w:bottom w:val="none" w:sz="0" w:space="0" w:color="auto"/>
                    <w:right w:val="none" w:sz="0" w:space="0" w:color="auto"/>
                  </w:divBdr>
                </w:div>
                <w:div w:id="1623804487">
                  <w:marLeft w:val="0"/>
                  <w:marRight w:val="0"/>
                  <w:marTop w:val="0"/>
                  <w:marBottom w:val="0"/>
                  <w:divBdr>
                    <w:top w:val="none" w:sz="0" w:space="0" w:color="auto"/>
                    <w:left w:val="none" w:sz="0" w:space="0" w:color="auto"/>
                    <w:bottom w:val="none" w:sz="0" w:space="0" w:color="auto"/>
                    <w:right w:val="none" w:sz="0" w:space="0" w:color="auto"/>
                  </w:divBdr>
                </w:div>
                <w:div w:id="1624268303">
                  <w:marLeft w:val="0"/>
                  <w:marRight w:val="0"/>
                  <w:marTop w:val="0"/>
                  <w:marBottom w:val="0"/>
                  <w:divBdr>
                    <w:top w:val="none" w:sz="0" w:space="0" w:color="auto"/>
                    <w:left w:val="none" w:sz="0" w:space="0" w:color="auto"/>
                    <w:bottom w:val="none" w:sz="0" w:space="0" w:color="auto"/>
                    <w:right w:val="none" w:sz="0" w:space="0" w:color="auto"/>
                  </w:divBdr>
                </w:div>
                <w:div w:id="1624731374">
                  <w:marLeft w:val="0"/>
                  <w:marRight w:val="0"/>
                  <w:marTop w:val="0"/>
                  <w:marBottom w:val="0"/>
                  <w:divBdr>
                    <w:top w:val="none" w:sz="0" w:space="0" w:color="auto"/>
                    <w:left w:val="none" w:sz="0" w:space="0" w:color="auto"/>
                    <w:bottom w:val="none" w:sz="0" w:space="0" w:color="auto"/>
                    <w:right w:val="none" w:sz="0" w:space="0" w:color="auto"/>
                  </w:divBdr>
                </w:div>
                <w:div w:id="1625231368">
                  <w:marLeft w:val="0"/>
                  <w:marRight w:val="0"/>
                  <w:marTop w:val="0"/>
                  <w:marBottom w:val="0"/>
                  <w:divBdr>
                    <w:top w:val="none" w:sz="0" w:space="0" w:color="auto"/>
                    <w:left w:val="none" w:sz="0" w:space="0" w:color="auto"/>
                    <w:bottom w:val="none" w:sz="0" w:space="0" w:color="auto"/>
                    <w:right w:val="none" w:sz="0" w:space="0" w:color="auto"/>
                  </w:divBdr>
                </w:div>
                <w:div w:id="1625388262">
                  <w:marLeft w:val="0"/>
                  <w:marRight w:val="0"/>
                  <w:marTop w:val="0"/>
                  <w:marBottom w:val="0"/>
                  <w:divBdr>
                    <w:top w:val="none" w:sz="0" w:space="0" w:color="auto"/>
                    <w:left w:val="none" w:sz="0" w:space="0" w:color="auto"/>
                    <w:bottom w:val="none" w:sz="0" w:space="0" w:color="auto"/>
                    <w:right w:val="none" w:sz="0" w:space="0" w:color="auto"/>
                  </w:divBdr>
                </w:div>
                <w:div w:id="1626084457">
                  <w:marLeft w:val="0"/>
                  <w:marRight w:val="0"/>
                  <w:marTop w:val="0"/>
                  <w:marBottom w:val="0"/>
                  <w:divBdr>
                    <w:top w:val="none" w:sz="0" w:space="0" w:color="auto"/>
                    <w:left w:val="none" w:sz="0" w:space="0" w:color="auto"/>
                    <w:bottom w:val="none" w:sz="0" w:space="0" w:color="auto"/>
                    <w:right w:val="none" w:sz="0" w:space="0" w:color="auto"/>
                  </w:divBdr>
                </w:div>
                <w:div w:id="1628775950">
                  <w:marLeft w:val="0"/>
                  <w:marRight w:val="0"/>
                  <w:marTop w:val="0"/>
                  <w:marBottom w:val="0"/>
                  <w:divBdr>
                    <w:top w:val="none" w:sz="0" w:space="0" w:color="auto"/>
                    <w:left w:val="none" w:sz="0" w:space="0" w:color="auto"/>
                    <w:bottom w:val="none" w:sz="0" w:space="0" w:color="auto"/>
                    <w:right w:val="none" w:sz="0" w:space="0" w:color="auto"/>
                  </w:divBdr>
                </w:div>
                <w:div w:id="1629579092">
                  <w:marLeft w:val="0"/>
                  <w:marRight w:val="0"/>
                  <w:marTop w:val="0"/>
                  <w:marBottom w:val="0"/>
                  <w:divBdr>
                    <w:top w:val="none" w:sz="0" w:space="0" w:color="auto"/>
                    <w:left w:val="none" w:sz="0" w:space="0" w:color="auto"/>
                    <w:bottom w:val="none" w:sz="0" w:space="0" w:color="auto"/>
                    <w:right w:val="none" w:sz="0" w:space="0" w:color="auto"/>
                  </w:divBdr>
                </w:div>
                <w:div w:id="1629973074">
                  <w:marLeft w:val="0"/>
                  <w:marRight w:val="0"/>
                  <w:marTop w:val="0"/>
                  <w:marBottom w:val="0"/>
                  <w:divBdr>
                    <w:top w:val="none" w:sz="0" w:space="0" w:color="auto"/>
                    <w:left w:val="none" w:sz="0" w:space="0" w:color="auto"/>
                    <w:bottom w:val="none" w:sz="0" w:space="0" w:color="auto"/>
                    <w:right w:val="none" w:sz="0" w:space="0" w:color="auto"/>
                  </w:divBdr>
                </w:div>
                <w:div w:id="1630284619">
                  <w:marLeft w:val="0"/>
                  <w:marRight w:val="0"/>
                  <w:marTop w:val="0"/>
                  <w:marBottom w:val="0"/>
                  <w:divBdr>
                    <w:top w:val="none" w:sz="0" w:space="0" w:color="auto"/>
                    <w:left w:val="none" w:sz="0" w:space="0" w:color="auto"/>
                    <w:bottom w:val="none" w:sz="0" w:space="0" w:color="auto"/>
                    <w:right w:val="none" w:sz="0" w:space="0" w:color="auto"/>
                  </w:divBdr>
                </w:div>
                <w:div w:id="1630934069">
                  <w:marLeft w:val="0"/>
                  <w:marRight w:val="0"/>
                  <w:marTop w:val="0"/>
                  <w:marBottom w:val="0"/>
                  <w:divBdr>
                    <w:top w:val="none" w:sz="0" w:space="0" w:color="auto"/>
                    <w:left w:val="none" w:sz="0" w:space="0" w:color="auto"/>
                    <w:bottom w:val="none" w:sz="0" w:space="0" w:color="auto"/>
                    <w:right w:val="none" w:sz="0" w:space="0" w:color="auto"/>
                  </w:divBdr>
                </w:div>
                <w:div w:id="1631354339">
                  <w:marLeft w:val="0"/>
                  <w:marRight w:val="0"/>
                  <w:marTop w:val="0"/>
                  <w:marBottom w:val="0"/>
                  <w:divBdr>
                    <w:top w:val="none" w:sz="0" w:space="0" w:color="auto"/>
                    <w:left w:val="none" w:sz="0" w:space="0" w:color="auto"/>
                    <w:bottom w:val="none" w:sz="0" w:space="0" w:color="auto"/>
                    <w:right w:val="none" w:sz="0" w:space="0" w:color="auto"/>
                  </w:divBdr>
                </w:div>
                <w:div w:id="1631548597">
                  <w:marLeft w:val="0"/>
                  <w:marRight w:val="0"/>
                  <w:marTop w:val="0"/>
                  <w:marBottom w:val="0"/>
                  <w:divBdr>
                    <w:top w:val="none" w:sz="0" w:space="0" w:color="auto"/>
                    <w:left w:val="none" w:sz="0" w:space="0" w:color="auto"/>
                    <w:bottom w:val="none" w:sz="0" w:space="0" w:color="auto"/>
                    <w:right w:val="none" w:sz="0" w:space="0" w:color="auto"/>
                  </w:divBdr>
                </w:div>
                <w:div w:id="1631739000">
                  <w:marLeft w:val="0"/>
                  <w:marRight w:val="0"/>
                  <w:marTop w:val="0"/>
                  <w:marBottom w:val="0"/>
                  <w:divBdr>
                    <w:top w:val="none" w:sz="0" w:space="0" w:color="auto"/>
                    <w:left w:val="none" w:sz="0" w:space="0" w:color="auto"/>
                    <w:bottom w:val="none" w:sz="0" w:space="0" w:color="auto"/>
                    <w:right w:val="none" w:sz="0" w:space="0" w:color="auto"/>
                  </w:divBdr>
                </w:div>
                <w:div w:id="1633294285">
                  <w:marLeft w:val="0"/>
                  <w:marRight w:val="0"/>
                  <w:marTop w:val="0"/>
                  <w:marBottom w:val="0"/>
                  <w:divBdr>
                    <w:top w:val="none" w:sz="0" w:space="0" w:color="auto"/>
                    <w:left w:val="none" w:sz="0" w:space="0" w:color="auto"/>
                    <w:bottom w:val="none" w:sz="0" w:space="0" w:color="auto"/>
                    <w:right w:val="none" w:sz="0" w:space="0" w:color="auto"/>
                  </w:divBdr>
                </w:div>
                <w:div w:id="1633516751">
                  <w:marLeft w:val="0"/>
                  <w:marRight w:val="0"/>
                  <w:marTop w:val="0"/>
                  <w:marBottom w:val="0"/>
                  <w:divBdr>
                    <w:top w:val="none" w:sz="0" w:space="0" w:color="auto"/>
                    <w:left w:val="none" w:sz="0" w:space="0" w:color="auto"/>
                    <w:bottom w:val="none" w:sz="0" w:space="0" w:color="auto"/>
                    <w:right w:val="none" w:sz="0" w:space="0" w:color="auto"/>
                  </w:divBdr>
                </w:div>
                <w:div w:id="1633945045">
                  <w:marLeft w:val="0"/>
                  <w:marRight w:val="0"/>
                  <w:marTop w:val="0"/>
                  <w:marBottom w:val="0"/>
                  <w:divBdr>
                    <w:top w:val="none" w:sz="0" w:space="0" w:color="auto"/>
                    <w:left w:val="none" w:sz="0" w:space="0" w:color="auto"/>
                    <w:bottom w:val="none" w:sz="0" w:space="0" w:color="auto"/>
                    <w:right w:val="none" w:sz="0" w:space="0" w:color="auto"/>
                  </w:divBdr>
                </w:div>
                <w:div w:id="1634098031">
                  <w:marLeft w:val="0"/>
                  <w:marRight w:val="0"/>
                  <w:marTop w:val="0"/>
                  <w:marBottom w:val="0"/>
                  <w:divBdr>
                    <w:top w:val="none" w:sz="0" w:space="0" w:color="auto"/>
                    <w:left w:val="none" w:sz="0" w:space="0" w:color="auto"/>
                    <w:bottom w:val="none" w:sz="0" w:space="0" w:color="auto"/>
                    <w:right w:val="none" w:sz="0" w:space="0" w:color="auto"/>
                  </w:divBdr>
                </w:div>
                <w:div w:id="1634484980">
                  <w:marLeft w:val="0"/>
                  <w:marRight w:val="0"/>
                  <w:marTop w:val="0"/>
                  <w:marBottom w:val="0"/>
                  <w:divBdr>
                    <w:top w:val="none" w:sz="0" w:space="0" w:color="auto"/>
                    <w:left w:val="none" w:sz="0" w:space="0" w:color="auto"/>
                    <w:bottom w:val="none" w:sz="0" w:space="0" w:color="auto"/>
                    <w:right w:val="none" w:sz="0" w:space="0" w:color="auto"/>
                  </w:divBdr>
                </w:div>
                <w:div w:id="1634746942">
                  <w:marLeft w:val="0"/>
                  <w:marRight w:val="0"/>
                  <w:marTop w:val="0"/>
                  <w:marBottom w:val="0"/>
                  <w:divBdr>
                    <w:top w:val="none" w:sz="0" w:space="0" w:color="auto"/>
                    <w:left w:val="none" w:sz="0" w:space="0" w:color="auto"/>
                    <w:bottom w:val="none" w:sz="0" w:space="0" w:color="auto"/>
                    <w:right w:val="none" w:sz="0" w:space="0" w:color="auto"/>
                  </w:divBdr>
                </w:div>
                <w:div w:id="1635671548">
                  <w:marLeft w:val="0"/>
                  <w:marRight w:val="0"/>
                  <w:marTop w:val="0"/>
                  <w:marBottom w:val="0"/>
                  <w:divBdr>
                    <w:top w:val="none" w:sz="0" w:space="0" w:color="auto"/>
                    <w:left w:val="none" w:sz="0" w:space="0" w:color="auto"/>
                    <w:bottom w:val="none" w:sz="0" w:space="0" w:color="auto"/>
                    <w:right w:val="none" w:sz="0" w:space="0" w:color="auto"/>
                  </w:divBdr>
                </w:div>
                <w:div w:id="1635867642">
                  <w:marLeft w:val="0"/>
                  <w:marRight w:val="0"/>
                  <w:marTop w:val="0"/>
                  <w:marBottom w:val="0"/>
                  <w:divBdr>
                    <w:top w:val="none" w:sz="0" w:space="0" w:color="auto"/>
                    <w:left w:val="none" w:sz="0" w:space="0" w:color="auto"/>
                    <w:bottom w:val="none" w:sz="0" w:space="0" w:color="auto"/>
                    <w:right w:val="none" w:sz="0" w:space="0" w:color="auto"/>
                  </w:divBdr>
                </w:div>
                <w:div w:id="1636912039">
                  <w:marLeft w:val="0"/>
                  <w:marRight w:val="0"/>
                  <w:marTop w:val="0"/>
                  <w:marBottom w:val="0"/>
                  <w:divBdr>
                    <w:top w:val="none" w:sz="0" w:space="0" w:color="auto"/>
                    <w:left w:val="none" w:sz="0" w:space="0" w:color="auto"/>
                    <w:bottom w:val="none" w:sz="0" w:space="0" w:color="auto"/>
                    <w:right w:val="none" w:sz="0" w:space="0" w:color="auto"/>
                  </w:divBdr>
                </w:div>
                <w:div w:id="1637371715">
                  <w:marLeft w:val="0"/>
                  <w:marRight w:val="0"/>
                  <w:marTop w:val="0"/>
                  <w:marBottom w:val="0"/>
                  <w:divBdr>
                    <w:top w:val="none" w:sz="0" w:space="0" w:color="auto"/>
                    <w:left w:val="none" w:sz="0" w:space="0" w:color="auto"/>
                    <w:bottom w:val="none" w:sz="0" w:space="0" w:color="auto"/>
                    <w:right w:val="none" w:sz="0" w:space="0" w:color="auto"/>
                  </w:divBdr>
                </w:div>
                <w:div w:id="1638485359">
                  <w:marLeft w:val="0"/>
                  <w:marRight w:val="0"/>
                  <w:marTop w:val="0"/>
                  <w:marBottom w:val="0"/>
                  <w:divBdr>
                    <w:top w:val="none" w:sz="0" w:space="0" w:color="auto"/>
                    <w:left w:val="none" w:sz="0" w:space="0" w:color="auto"/>
                    <w:bottom w:val="none" w:sz="0" w:space="0" w:color="auto"/>
                    <w:right w:val="none" w:sz="0" w:space="0" w:color="auto"/>
                  </w:divBdr>
                </w:div>
                <w:div w:id="1639332765">
                  <w:marLeft w:val="0"/>
                  <w:marRight w:val="0"/>
                  <w:marTop w:val="0"/>
                  <w:marBottom w:val="0"/>
                  <w:divBdr>
                    <w:top w:val="none" w:sz="0" w:space="0" w:color="auto"/>
                    <w:left w:val="none" w:sz="0" w:space="0" w:color="auto"/>
                    <w:bottom w:val="none" w:sz="0" w:space="0" w:color="auto"/>
                    <w:right w:val="none" w:sz="0" w:space="0" w:color="auto"/>
                  </w:divBdr>
                </w:div>
                <w:div w:id="1639334829">
                  <w:marLeft w:val="0"/>
                  <w:marRight w:val="0"/>
                  <w:marTop w:val="0"/>
                  <w:marBottom w:val="0"/>
                  <w:divBdr>
                    <w:top w:val="none" w:sz="0" w:space="0" w:color="auto"/>
                    <w:left w:val="none" w:sz="0" w:space="0" w:color="auto"/>
                    <w:bottom w:val="none" w:sz="0" w:space="0" w:color="auto"/>
                    <w:right w:val="none" w:sz="0" w:space="0" w:color="auto"/>
                  </w:divBdr>
                </w:div>
                <w:div w:id="1639843656">
                  <w:marLeft w:val="0"/>
                  <w:marRight w:val="0"/>
                  <w:marTop w:val="0"/>
                  <w:marBottom w:val="0"/>
                  <w:divBdr>
                    <w:top w:val="none" w:sz="0" w:space="0" w:color="auto"/>
                    <w:left w:val="none" w:sz="0" w:space="0" w:color="auto"/>
                    <w:bottom w:val="none" w:sz="0" w:space="0" w:color="auto"/>
                    <w:right w:val="none" w:sz="0" w:space="0" w:color="auto"/>
                  </w:divBdr>
                </w:div>
                <w:div w:id="1641840053">
                  <w:marLeft w:val="0"/>
                  <w:marRight w:val="0"/>
                  <w:marTop w:val="0"/>
                  <w:marBottom w:val="0"/>
                  <w:divBdr>
                    <w:top w:val="none" w:sz="0" w:space="0" w:color="auto"/>
                    <w:left w:val="none" w:sz="0" w:space="0" w:color="auto"/>
                    <w:bottom w:val="none" w:sz="0" w:space="0" w:color="auto"/>
                    <w:right w:val="none" w:sz="0" w:space="0" w:color="auto"/>
                  </w:divBdr>
                </w:div>
                <w:div w:id="1642077400">
                  <w:marLeft w:val="0"/>
                  <w:marRight w:val="0"/>
                  <w:marTop w:val="0"/>
                  <w:marBottom w:val="0"/>
                  <w:divBdr>
                    <w:top w:val="none" w:sz="0" w:space="0" w:color="auto"/>
                    <w:left w:val="none" w:sz="0" w:space="0" w:color="auto"/>
                    <w:bottom w:val="none" w:sz="0" w:space="0" w:color="auto"/>
                    <w:right w:val="none" w:sz="0" w:space="0" w:color="auto"/>
                  </w:divBdr>
                </w:div>
                <w:div w:id="1642079457">
                  <w:marLeft w:val="0"/>
                  <w:marRight w:val="0"/>
                  <w:marTop w:val="0"/>
                  <w:marBottom w:val="0"/>
                  <w:divBdr>
                    <w:top w:val="none" w:sz="0" w:space="0" w:color="auto"/>
                    <w:left w:val="none" w:sz="0" w:space="0" w:color="auto"/>
                    <w:bottom w:val="none" w:sz="0" w:space="0" w:color="auto"/>
                    <w:right w:val="none" w:sz="0" w:space="0" w:color="auto"/>
                  </w:divBdr>
                </w:div>
                <w:div w:id="1642229588">
                  <w:marLeft w:val="0"/>
                  <w:marRight w:val="0"/>
                  <w:marTop w:val="0"/>
                  <w:marBottom w:val="0"/>
                  <w:divBdr>
                    <w:top w:val="none" w:sz="0" w:space="0" w:color="auto"/>
                    <w:left w:val="none" w:sz="0" w:space="0" w:color="auto"/>
                    <w:bottom w:val="none" w:sz="0" w:space="0" w:color="auto"/>
                    <w:right w:val="none" w:sz="0" w:space="0" w:color="auto"/>
                  </w:divBdr>
                </w:div>
                <w:div w:id="1643467013">
                  <w:marLeft w:val="0"/>
                  <w:marRight w:val="0"/>
                  <w:marTop w:val="0"/>
                  <w:marBottom w:val="0"/>
                  <w:divBdr>
                    <w:top w:val="none" w:sz="0" w:space="0" w:color="auto"/>
                    <w:left w:val="none" w:sz="0" w:space="0" w:color="auto"/>
                    <w:bottom w:val="none" w:sz="0" w:space="0" w:color="auto"/>
                    <w:right w:val="none" w:sz="0" w:space="0" w:color="auto"/>
                  </w:divBdr>
                </w:div>
                <w:div w:id="1643579723">
                  <w:marLeft w:val="0"/>
                  <w:marRight w:val="0"/>
                  <w:marTop w:val="0"/>
                  <w:marBottom w:val="0"/>
                  <w:divBdr>
                    <w:top w:val="none" w:sz="0" w:space="0" w:color="auto"/>
                    <w:left w:val="none" w:sz="0" w:space="0" w:color="auto"/>
                    <w:bottom w:val="none" w:sz="0" w:space="0" w:color="auto"/>
                    <w:right w:val="none" w:sz="0" w:space="0" w:color="auto"/>
                  </w:divBdr>
                </w:div>
                <w:div w:id="1644037893">
                  <w:marLeft w:val="0"/>
                  <w:marRight w:val="0"/>
                  <w:marTop w:val="0"/>
                  <w:marBottom w:val="0"/>
                  <w:divBdr>
                    <w:top w:val="none" w:sz="0" w:space="0" w:color="auto"/>
                    <w:left w:val="none" w:sz="0" w:space="0" w:color="auto"/>
                    <w:bottom w:val="none" w:sz="0" w:space="0" w:color="auto"/>
                    <w:right w:val="none" w:sz="0" w:space="0" w:color="auto"/>
                  </w:divBdr>
                </w:div>
                <w:div w:id="1644239150">
                  <w:marLeft w:val="0"/>
                  <w:marRight w:val="0"/>
                  <w:marTop w:val="0"/>
                  <w:marBottom w:val="0"/>
                  <w:divBdr>
                    <w:top w:val="none" w:sz="0" w:space="0" w:color="auto"/>
                    <w:left w:val="none" w:sz="0" w:space="0" w:color="auto"/>
                    <w:bottom w:val="none" w:sz="0" w:space="0" w:color="auto"/>
                    <w:right w:val="none" w:sz="0" w:space="0" w:color="auto"/>
                  </w:divBdr>
                </w:div>
                <w:div w:id="1644577679">
                  <w:marLeft w:val="0"/>
                  <w:marRight w:val="0"/>
                  <w:marTop w:val="0"/>
                  <w:marBottom w:val="0"/>
                  <w:divBdr>
                    <w:top w:val="none" w:sz="0" w:space="0" w:color="auto"/>
                    <w:left w:val="none" w:sz="0" w:space="0" w:color="auto"/>
                    <w:bottom w:val="none" w:sz="0" w:space="0" w:color="auto"/>
                    <w:right w:val="none" w:sz="0" w:space="0" w:color="auto"/>
                  </w:divBdr>
                </w:div>
                <w:div w:id="1645697825">
                  <w:marLeft w:val="0"/>
                  <w:marRight w:val="0"/>
                  <w:marTop w:val="0"/>
                  <w:marBottom w:val="0"/>
                  <w:divBdr>
                    <w:top w:val="none" w:sz="0" w:space="0" w:color="auto"/>
                    <w:left w:val="none" w:sz="0" w:space="0" w:color="auto"/>
                    <w:bottom w:val="none" w:sz="0" w:space="0" w:color="auto"/>
                    <w:right w:val="none" w:sz="0" w:space="0" w:color="auto"/>
                  </w:divBdr>
                </w:div>
                <w:div w:id="1646199629">
                  <w:marLeft w:val="0"/>
                  <w:marRight w:val="0"/>
                  <w:marTop w:val="0"/>
                  <w:marBottom w:val="0"/>
                  <w:divBdr>
                    <w:top w:val="none" w:sz="0" w:space="0" w:color="auto"/>
                    <w:left w:val="none" w:sz="0" w:space="0" w:color="auto"/>
                    <w:bottom w:val="none" w:sz="0" w:space="0" w:color="auto"/>
                    <w:right w:val="none" w:sz="0" w:space="0" w:color="auto"/>
                  </w:divBdr>
                </w:div>
                <w:div w:id="1646616170">
                  <w:marLeft w:val="0"/>
                  <w:marRight w:val="0"/>
                  <w:marTop w:val="0"/>
                  <w:marBottom w:val="0"/>
                  <w:divBdr>
                    <w:top w:val="none" w:sz="0" w:space="0" w:color="auto"/>
                    <w:left w:val="none" w:sz="0" w:space="0" w:color="auto"/>
                    <w:bottom w:val="none" w:sz="0" w:space="0" w:color="auto"/>
                    <w:right w:val="none" w:sz="0" w:space="0" w:color="auto"/>
                  </w:divBdr>
                </w:div>
                <w:div w:id="1646622933">
                  <w:marLeft w:val="0"/>
                  <w:marRight w:val="0"/>
                  <w:marTop w:val="0"/>
                  <w:marBottom w:val="0"/>
                  <w:divBdr>
                    <w:top w:val="none" w:sz="0" w:space="0" w:color="auto"/>
                    <w:left w:val="none" w:sz="0" w:space="0" w:color="auto"/>
                    <w:bottom w:val="none" w:sz="0" w:space="0" w:color="auto"/>
                    <w:right w:val="none" w:sz="0" w:space="0" w:color="auto"/>
                  </w:divBdr>
                </w:div>
                <w:div w:id="1647658221">
                  <w:marLeft w:val="0"/>
                  <w:marRight w:val="0"/>
                  <w:marTop w:val="0"/>
                  <w:marBottom w:val="0"/>
                  <w:divBdr>
                    <w:top w:val="none" w:sz="0" w:space="0" w:color="auto"/>
                    <w:left w:val="none" w:sz="0" w:space="0" w:color="auto"/>
                    <w:bottom w:val="none" w:sz="0" w:space="0" w:color="auto"/>
                    <w:right w:val="none" w:sz="0" w:space="0" w:color="auto"/>
                  </w:divBdr>
                </w:div>
                <w:div w:id="1649551202">
                  <w:marLeft w:val="0"/>
                  <w:marRight w:val="0"/>
                  <w:marTop w:val="0"/>
                  <w:marBottom w:val="0"/>
                  <w:divBdr>
                    <w:top w:val="none" w:sz="0" w:space="0" w:color="auto"/>
                    <w:left w:val="none" w:sz="0" w:space="0" w:color="auto"/>
                    <w:bottom w:val="none" w:sz="0" w:space="0" w:color="auto"/>
                    <w:right w:val="none" w:sz="0" w:space="0" w:color="auto"/>
                  </w:divBdr>
                </w:div>
                <w:div w:id="1649750144">
                  <w:marLeft w:val="0"/>
                  <w:marRight w:val="0"/>
                  <w:marTop w:val="0"/>
                  <w:marBottom w:val="0"/>
                  <w:divBdr>
                    <w:top w:val="none" w:sz="0" w:space="0" w:color="auto"/>
                    <w:left w:val="none" w:sz="0" w:space="0" w:color="auto"/>
                    <w:bottom w:val="none" w:sz="0" w:space="0" w:color="auto"/>
                    <w:right w:val="none" w:sz="0" w:space="0" w:color="auto"/>
                  </w:divBdr>
                </w:div>
                <w:div w:id="1650285940">
                  <w:marLeft w:val="0"/>
                  <w:marRight w:val="0"/>
                  <w:marTop w:val="0"/>
                  <w:marBottom w:val="0"/>
                  <w:divBdr>
                    <w:top w:val="none" w:sz="0" w:space="0" w:color="auto"/>
                    <w:left w:val="none" w:sz="0" w:space="0" w:color="auto"/>
                    <w:bottom w:val="none" w:sz="0" w:space="0" w:color="auto"/>
                    <w:right w:val="none" w:sz="0" w:space="0" w:color="auto"/>
                  </w:divBdr>
                </w:div>
                <w:div w:id="1650749513">
                  <w:marLeft w:val="0"/>
                  <w:marRight w:val="0"/>
                  <w:marTop w:val="0"/>
                  <w:marBottom w:val="0"/>
                  <w:divBdr>
                    <w:top w:val="none" w:sz="0" w:space="0" w:color="auto"/>
                    <w:left w:val="none" w:sz="0" w:space="0" w:color="auto"/>
                    <w:bottom w:val="none" w:sz="0" w:space="0" w:color="auto"/>
                    <w:right w:val="none" w:sz="0" w:space="0" w:color="auto"/>
                  </w:divBdr>
                </w:div>
                <w:div w:id="1651206832">
                  <w:marLeft w:val="0"/>
                  <w:marRight w:val="0"/>
                  <w:marTop w:val="0"/>
                  <w:marBottom w:val="0"/>
                  <w:divBdr>
                    <w:top w:val="none" w:sz="0" w:space="0" w:color="auto"/>
                    <w:left w:val="none" w:sz="0" w:space="0" w:color="auto"/>
                    <w:bottom w:val="none" w:sz="0" w:space="0" w:color="auto"/>
                    <w:right w:val="none" w:sz="0" w:space="0" w:color="auto"/>
                  </w:divBdr>
                </w:div>
                <w:div w:id="1651714269">
                  <w:marLeft w:val="0"/>
                  <w:marRight w:val="0"/>
                  <w:marTop w:val="0"/>
                  <w:marBottom w:val="0"/>
                  <w:divBdr>
                    <w:top w:val="none" w:sz="0" w:space="0" w:color="auto"/>
                    <w:left w:val="none" w:sz="0" w:space="0" w:color="auto"/>
                    <w:bottom w:val="none" w:sz="0" w:space="0" w:color="auto"/>
                    <w:right w:val="none" w:sz="0" w:space="0" w:color="auto"/>
                  </w:divBdr>
                </w:div>
                <w:div w:id="1652059282">
                  <w:marLeft w:val="0"/>
                  <w:marRight w:val="0"/>
                  <w:marTop w:val="0"/>
                  <w:marBottom w:val="0"/>
                  <w:divBdr>
                    <w:top w:val="none" w:sz="0" w:space="0" w:color="auto"/>
                    <w:left w:val="none" w:sz="0" w:space="0" w:color="auto"/>
                    <w:bottom w:val="none" w:sz="0" w:space="0" w:color="auto"/>
                    <w:right w:val="none" w:sz="0" w:space="0" w:color="auto"/>
                  </w:divBdr>
                </w:div>
                <w:div w:id="1652637484">
                  <w:marLeft w:val="0"/>
                  <w:marRight w:val="0"/>
                  <w:marTop w:val="0"/>
                  <w:marBottom w:val="0"/>
                  <w:divBdr>
                    <w:top w:val="none" w:sz="0" w:space="0" w:color="auto"/>
                    <w:left w:val="none" w:sz="0" w:space="0" w:color="auto"/>
                    <w:bottom w:val="none" w:sz="0" w:space="0" w:color="auto"/>
                    <w:right w:val="none" w:sz="0" w:space="0" w:color="auto"/>
                  </w:divBdr>
                </w:div>
                <w:div w:id="1653175507">
                  <w:marLeft w:val="0"/>
                  <w:marRight w:val="0"/>
                  <w:marTop w:val="0"/>
                  <w:marBottom w:val="0"/>
                  <w:divBdr>
                    <w:top w:val="none" w:sz="0" w:space="0" w:color="auto"/>
                    <w:left w:val="none" w:sz="0" w:space="0" w:color="auto"/>
                    <w:bottom w:val="none" w:sz="0" w:space="0" w:color="auto"/>
                    <w:right w:val="none" w:sz="0" w:space="0" w:color="auto"/>
                  </w:divBdr>
                </w:div>
                <w:div w:id="1653828637">
                  <w:marLeft w:val="0"/>
                  <w:marRight w:val="0"/>
                  <w:marTop w:val="0"/>
                  <w:marBottom w:val="0"/>
                  <w:divBdr>
                    <w:top w:val="none" w:sz="0" w:space="0" w:color="auto"/>
                    <w:left w:val="none" w:sz="0" w:space="0" w:color="auto"/>
                    <w:bottom w:val="none" w:sz="0" w:space="0" w:color="auto"/>
                    <w:right w:val="none" w:sz="0" w:space="0" w:color="auto"/>
                  </w:divBdr>
                </w:div>
                <w:div w:id="1654139516">
                  <w:marLeft w:val="0"/>
                  <w:marRight w:val="0"/>
                  <w:marTop w:val="0"/>
                  <w:marBottom w:val="0"/>
                  <w:divBdr>
                    <w:top w:val="none" w:sz="0" w:space="0" w:color="auto"/>
                    <w:left w:val="none" w:sz="0" w:space="0" w:color="auto"/>
                    <w:bottom w:val="none" w:sz="0" w:space="0" w:color="auto"/>
                    <w:right w:val="none" w:sz="0" w:space="0" w:color="auto"/>
                  </w:divBdr>
                </w:div>
                <w:div w:id="1654718987">
                  <w:marLeft w:val="0"/>
                  <w:marRight w:val="0"/>
                  <w:marTop w:val="0"/>
                  <w:marBottom w:val="0"/>
                  <w:divBdr>
                    <w:top w:val="none" w:sz="0" w:space="0" w:color="auto"/>
                    <w:left w:val="none" w:sz="0" w:space="0" w:color="auto"/>
                    <w:bottom w:val="none" w:sz="0" w:space="0" w:color="auto"/>
                    <w:right w:val="none" w:sz="0" w:space="0" w:color="auto"/>
                  </w:divBdr>
                </w:div>
                <w:div w:id="1654944933">
                  <w:marLeft w:val="0"/>
                  <w:marRight w:val="0"/>
                  <w:marTop w:val="0"/>
                  <w:marBottom w:val="0"/>
                  <w:divBdr>
                    <w:top w:val="none" w:sz="0" w:space="0" w:color="auto"/>
                    <w:left w:val="none" w:sz="0" w:space="0" w:color="auto"/>
                    <w:bottom w:val="none" w:sz="0" w:space="0" w:color="auto"/>
                    <w:right w:val="none" w:sz="0" w:space="0" w:color="auto"/>
                  </w:divBdr>
                </w:div>
                <w:div w:id="1655523287">
                  <w:marLeft w:val="0"/>
                  <w:marRight w:val="0"/>
                  <w:marTop w:val="0"/>
                  <w:marBottom w:val="0"/>
                  <w:divBdr>
                    <w:top w:val="none" w:sz="0" w:space="0" w:color="auto"/>
                    <w:left w:val="none" w:sz="0" w:space="0" w:color="auto"/>
                    <w:bottom w:val="none" w:sz="0" w:space="0" w:color="auto"/>
                    <w:right w:val="none" w:sz="0" w:space="0" w:color="auto"/>
                  </w:divBdr>
                </w:div>
                <w:div w:id="1655837426">
                  <w:marLeft w:val="0"/>
                  <w:marRight w:val="0"/>
                  <w:marTop w:val="0"/>
                  <w:marBottom w:val="0"/>
                  <w:divBdr>
                    <w:top w:val="none" w:sz="0" w:space="0" w:color="auto"/>
                    <w:left w:val="none" w:sz="0" w:space="0" w:color="auto"/>
                    <w:bottom w:val="none" w:sz="0" w:space="0" w:color="auto"/>
                    <w:right w:val="none" w:sz="0" w:space="0" w:color="auto"/>
                  </w:divBdr>
                </w:div>
                <w:div w:id="1656177146">
                  <w:marLeft w:val="0"/>
                  <w:marRight w:val="0"/>
                  <w:marTop w:val="0"/>
                  <w:marBottom w:val="0"/>
                  <w:divBdr>
                    <w:top w:val="none" w:sz="0" w:space="0" w:color="auto"/>
                    <w:left w:val="none" w:sz="0" w:space="0" w:color="auto"/>
                    <w:bottom w:val="none" w:sz="0" w:space="0" w:color="auto"/>
                    <w:right w:val="none" w:sz="0" w:space="0" w:color="auto"/>
                  </w:divBdr>
                </w:div>
                <w:div w:id="1657109378">
                  <w:marLeft w:val="0"/>
                  <w:marRight w:val="0"/>
                  <w:marTop w:val="0"/>
                  <w:marBottom w:val="0"/>
                  <w:divBdr>
                    <w:top w:val="none" w:sz="0" w:space="0" w:color="auto"/>
                    <w:left w:val="none" w:sz="0" w:space="0" w:color="auto"/>
                    <w:bottom w:val="none" w:sz="0" w:space="0" w:color="auto"/>
                    <w:right w:val="none" w:sz="0" w:space="0" w:color="auto"/>
                  </w:divBdr>
                </w:div>
                <w:div w:id="1657689242">
                  <w:marLeft w:val="0"/>
                  <w:marRight w:val="0"/>
                  <w:marTop w:val="0"/>
                  <w:marBottom w:val="0"/>
                  <w:divBdr>
                    <w:top w:val="none" w:sz="0" w:space="0" w:color="auto"/>
                    <w:left w:val="none" w:sz="0" w:space="0" w:color="auto"/>
                    <w:bottom w:val="none" w:sz="0" w:space="0" w:color="auto"/>
                    <w:right w:val="none" w:sz="0" w:space="0" w:color="auto"/>
                  </w:divBdr>
                </w:div>
                <w:div w:id="1658220459">
                  <w:marLeft w:val="0"/>
                  <w:marRight w:val="0"/>
                  <w:marTop w:val="0"/>
                  <w:marBottom w:val="0"/>
                  <w:divBdr>
                    <w:top w:val="none" w:sz="0" w:space="0" w:color="auto"/>
                    <w:left w:val="none" w:sz="0" w:space="0" w:color="auto"/>
                    <w:bottom w:val="none" w:sz="0" w:space="0" w:color="auto"/>
                    <w:right w:val="none" w:sz="0" w:space="0" w:color="auto"/>
                  </w:divBdr>
                </w:div>
                <w:div w:id="1658604948">
                  <w:marLeft w:val="0"/>
                  <w:marRight w:val="0"/>
                  <w:marTop w:val="0"/>
                  <w:marBottom w:val="0"/>
                  <w:divBdr>
                    <w:top w:val="none" w:sz="0" w:space="0" w:color="auto"/>
                    <w:left w:val="none" w:sz="0" w:space="0" w:color="auto"/>
                    <w:bottom w:val="none" w:sz="0" w:space="0" w:color="auto"/>
                    <w:right w:val="none" w:sz="0" w:space="0" w:color="auto"/>
                  </w:divBdr>
                </w:div>
                <w:div w:id="1658655114">
                  <w:marLeft w:val="0"/>
                  <w:marRight w:val="0"/>
                  <w:marTop w:val="0"/>
                  <w:marBottom w:val="0"/>
                  <w:divBdr>
                    <w:top w:val="none" w:sz="0" w:space="0" w:color="auto"/>
                    <w:left w:val="none" w:sz="0" w:space="0" w:color="auto"/>
                    <w:bottom w:val="none" w:sz="0" w:space="0" w:color="auto"/>
                    <w:right w:val="none" w:sz="0" w:space="0" w:color="auto"/>
                  </w:divBdr>
                </w:div>
                <w:div w:id="1659185094">
                  <w:marLeft w:val="0"/>
                  <w:marRight w:val="0"/>
                  <w:marTop w:val="0"/>
                  <w:marBottom w:val="0"/>
                  <w:divBdr>
                    <w:top w:val="none" w:sz="0" w:space="0" w:color="auto"/>
                    <w:left w:val="none" w:sz="0" w:space="0" w:color="auto"/>
                    <w:bottom w:val="none" w:sz="0" w:space="0" w:color="auto"/>
                    <w:right w:val="none" w:sz="0" w:space="0" w:color="auto"/>
                  </w:divBdr>
                </w:div>
                <w:div w:id="1659457424">
                  <w:marLeft w:val="0"/>
                  <w:marRight w:val="0"/>
                  <w:marTop w:val="0"/>
                  <w:marBottom w:val="0"/>
                  <w:divBdr>
                    <w:top w:val="none" w:sz="0" w:space="0" w:color="auto"/>
                    <w:left w:val="none" w:sz="0" w:space="0" w:color="auto"/>
                    <w:bottom w:val="none" w:sz="0" w:space="0" w:color="auto"/>
                    <w:right w:val="none" w:sz="0" w:space="0" w:color="auto"/>
                  </w:divBdr>
                </w:div>
                <w:div w:id="1659580444">
                  <w:marLeft w:val="0"/>
                  <w:marRight w:val="0"/>
                  <w:marTop w:val="0"/>
                  <w:marBottom w:val="0"/>
                  <w:divBdr>
                    <w:top w:val="none" w:sz="0" w:space="0" w:color="auto"/>
                    <w:left w:val="none" w:sz="0" w:space="0" w:color="auto"/>
                    <w:bottom w:val="none" w:sz="0" w:space="0" w:color="auto"/>
                    <w:right w:val="none" w:sz="0" w:space="0" w:color="auto"/>
                  </w:divBdr>
                </w:div>
                <w:div w:id="1659770766">
                  <w:marLeft w:val="0"/>
                  <w:marRight w:val="0"/>
                  <w:marTop w:val="0"/>
                  <w:marBottom w:val="0"/>
                  <w:divBdr>
                    <w:top w:val="none" w:sz="0" w:space="0" w:color="auto"/>
                    <w:left w:val="none" w:sz="0" w:space="0" w:color="auto"/>
                    <w:bottom w:val="none" w:sz="0" w:space="0" w:color="auto"/>
                    <w:right w:val="none" w:sz="0" w:space="0" w:color="auto"/>
                  </w:divBdr>
                </w:div>
                <w:div w:id="1660502120">
                  <w:marLeft w:val="0"/>
                  <w:marRight w:val="0"/>
                  <w:marTop w:val="0"/>
                  <w:marBottom w:val="0"/>
                  <w:divBdr>
                    <w:top w:val="none" w:sz="0" w:space="0" w:color="auto"/>
                    <w:left w:val="none" w:sz="0" w:space="0" w:color="auto"/>
                    <w:bottom w:val="none" w:sz="0" w:space="0" w:color="auto"/>
                    <w:right w:val="none" w:sz="0" w:space="0" w:color="auto"/>
                  </w:divBdr>
                </w:div>
                <w:div w:id="1663042064">
                  <w:marLeft w:val="0"/>
                  <w:marRight w:val="0"/>
                  <w:marTop w:val="0"/>
                  <w:marBottom w:val="0"/>
                  <w:divBdr>
                    <w:top w:val="none" w:sz="0" w:space="0" w:color="auto"/>
                    <w:left w:val="none" w:sz="0" w:space="0" w:color="auto"/>
                    <w:bottom w:val="none" w:sz="0" w:space="0" w:color="auto"/>
                    <w:right w:val="none" w:sz="0" w:space="0" w:color="auto"/>
                  </w:divBdr>
                </w:div>
                <w:div w:id="1664238317">
                  <w:marLeft w:val="0"/>
                  <w:marRight w:val="0"/>
                  <w:marTop w:val="0"/>
                  <w:marBottom w:val="0"/>
                  <w:divBdr>
                    <w:top w:val="none" w:sz="0" w:space="0" w:color="auto"/>
                    <w:left w:val="none" w:sz="0" w:space="0" w:color="auto"/>
                    <w:bottom w:val="none" w:sz="0" w:space="0" w:color="auto"/>
                    <w:right w:val="none" w:sz="0" w:space="0" w:color="auto"/>
                  </w:divBdr>
                </w:div>
                <w:div w:id="1664503677">
                  <w:marLeft w:val="0"/>
                  <w:marRight w:val="0"/>
                  <w:marTop w:val="0"/>
                  <w:marBottom w:val="0"/>
                  <w:divBdr>
                    <w:top w:val="none" w:sz="0" w:space="0" w:color="auto"/>
                    <w:left w:val="none" w:sz="0" w:space="0" w:color="auto"/>
                    <w:bottom w:val="none" w:sz="0" w:space="0" w:color="auto"/>
                    <w:right w:val="none" w:sz="0" w:space="0" w:color="auto"/>
                  </w:divBdr>
                </w:div>
                <w:div w:id="1666085749">
                  <w:marLeft w:val="0"/>
                  <w:marRight w:val="0"/>
                  <w:marTop w:val="0"/>
                  <w:marBottom w:val="0"/>
                  <w:divBdr>
                    <w:top w:val="none" w:sz="0" w:space="0" w:color="auto"/>
                    <w:left w:val="none" w:sz="0" w:space="0" w:color="auto"/>
                    <w:bottom w:val="none" w:sz="0" w:space="0" w:color="auto"/>
                    <w:right w:val="none" w:sz="0" w:space="0" w:color="auto"/>
                  </w:divBdr>
                </w:div>
                <w:div w:id="1666585450">
                  <w:marLeft w:val="0"/>
                  <w:marRight w:val="0"/>
                  <w:marTop w:val="0"/>
                  <w:marBottom w:val="0"/>
                  <w:divBdr>
                    <w:top w:val="none" w:sz="0" w:space="0" w:color="auto"/>
                    <w:left w:val="none" w:sz="0" w:space="0" w:color="auto"/>
                    <w:bottom w:val="none" w:sz="0" w:space="0" w:color="auto"/>
                    <w:right w:val="none" w:sz="0" w:space="0" w:color="auto"/>
                  </w:divBdr>
                </w:div>
                <w:div w:id="1669097572">
                  <w:marLeft w:val="0"/>
                  <w:marRight w:val="0"/>
                  <w:marTop w:val="0"/>
                  <w:marBottom w:val="0"/>
                  <w:divBdr>
                    <w:top w:val="none" w:sz="0" w:space="0" w:color="auto"/>
                    <w:left w:val="none" w:sz="0" w:space="0" w:color="auto"/>
                    <w:bottom w:val="none" w:sz="0" w:space="0" w:color="auto"/>
                    <w:right w:val="none" w:sz="0" w:space="0" w:color="auto"/>
                  </w:divBdr>
                </w:div>
                <w:div w:id="1669210648">
                  <w:marLeft w:val="0"/>
                  <w:marRight w:val="0"/>
                  <w:marTop w:val="0"/>
                  <w:marBottom w:val="0"/>
                  <w:divBdr>
                    <w:top w:val="none" w:sz="0" w:space="0" w:color="auto"/>
                    <w:left w:val="none" w:sz="0" w:space="0" w:color="auto"/>
                    <w:bottom w:val="none" w:sz="0" w:space="0" w:color="auto"/>
                    <w:right w:val="none" w:sz="0" w:space="0" w:color="auto"/>
                  </w:divBdr>
                </w:div>
                <w:div w:id="1669406800">
                  <w:marLeft w:val="0"/>
                  <w:marRight w:val="0"/>
                  <w:marTop w:val="0"/>
                  <w:marBottom w:val="0"/>
                  <w:divBdr>
                    <w:top w:val="none" w:sz="0" w:space="0" w:color="auto"/>
                    <w:left w:val="none" w:sz="0" w:space="0" w:color="auto"/>
                    <w:bottom w:val="none" w:sz="0" w:space="0" w:color="auto"/>
                    <w:right w:val="none" w:sz="0" w:space="0" w:color="auto"/>
                  </w:divBdr>
                </w:div>
                <w:div w:id="1669745817">
                  <w:marLeft w:val="0"/>
                  <w:marRight w:val="0"/>
                  <w:marTop w:val="0"/>
                  <w:marBottom w:val="0"/>
                  <w:divBdr>
                    <w:top w:val="none" w:sz="0" w:space="0" w:color="auto"/>
                    <w:left w:val="none" w:sz="0" w:space="0" w:color="auto"/>
                    <w:bottom w:val="none" w:sz="0" w:space="0" w:color="auto"/>
                    <w:right w:val="none" w:sz="0" w:space="0" w:color="auto"/>
                  </w:divBdr>
                </w:div>
                <w:div w:id="1670212304">
                  <w:marLeft w:val="0"/>
                  <w:marRight w:val="0"/>
                  <w:marTop w:val="0"/>
                  <w:marBottom w:val="0"/>
                  <w:divBdr>
                    <w:top w:val="none" w:sz="0" w:space="0" w:color="auto"/>
                    <w:left w:val="none" w:sz="0" w:space="0" w:color="auto"/>
                    <w:bottom w:val="none" w:sz="0" w:space="0" w:color="auto"/>
                    <w:right w:val="none" w:sz="0" w:space="0" w:color="auto"/>
                  </w:divBdr>
                </w:div>
                <w:div w:id="1670517297">
                  <w:marLeft w:val="0"/>
                  <w:marRight w:val="0"/>
                  <w:marTop w:val="0"/>
                  <w:marBottom w:val="0"/>
                  <w:divBdr>
                    <w:top w:val="none" w:sz="0" w:space="0" w:color="auto"/>
                    <w:left w:val="none" w:sz="0" w:space="0" w:color="auto"/>
                    <w:bottom w:val="none" w:sz="0" w:space="0" w:color="auto"/>
                    <w:right w:val="none" w:sz="0" w:space="0" w:color="auto"/>
                  </w:divBdr>
                </w:div>
                <w:div w:id="1670597992">
                  <w:marLeft w:val="0"/>
                  <w:marRight w:val="0"/>
                  <w:marTop w:val="0"/>
                  <w:marBottom w:val="0"/>
                  <w:divBdr>
                    <w:top w:val="none" w:sz="0" w:space="0" w:color="auto"/>
                    <w:left w:val="none" w:sz="0" w:space="0" w:color="auto"/>
                    <w:bottom w:val="none" w:sz="0" w:space="0" w:color="auto"/>
                    <w:right w:val="none" w:sz="0" w:space="0" w:color="auto"/>
                  </w:divBdr>
                </w:div>
                <w:div w:id="1671372439">
                  <w:marLeft w:val="0"/>
                  <w:marRight w:val="0"/>
                  <w:marTop w:val="0"/>
                  <w:marBottom w:val="0"/>
                  <w:divBdr>
                    <w:top w:val="none" w:sz="0" w:space="0" w:color="auto"/>
                    <w:left w:val="none" w:sz="0" w:space="0" w:color="auto"/>
                    <w:bottom w:val="none" w:sz="0" w:space="0" w:color="auto"/>
                    <w:right w:val="none" w:sz="0" w:space="0" w:color="auto"/>
                  </w:divBdr>
                </w:div>
                <w:div w:id="1671563282">
                  <w:marLeft w:val="0"/>
                  <w:marRight w:val="0"/>
                  <w:marTop w:val="0"/>
                  <w:marBottom w:val="0"/>
                  <w:divBdr>
                    <w:top w:val="none" w:sz="0" w:space="0" w:color="auto"/>
                    <w:left w:val="none" w:sz="0" w:space="0" w:color="auto"/>
                    <w:bottom w:val="none" w:sz="0" w:space="0" w:color="auto"/>
                    <w:right w:val="none" w:sz="0" w:space="0" w:color="auto"/>
                  </w:divBdr>
                </w:div>
                <w:div w:id="1672559669">
                  <w:marLeft w:val="0"/>
                  <w:marRight w:val="0"/>
                  <w:marTop w:val="0"/>
                  <w:marBottom w:val="0"/>
                  <w:divBdr>
                    <w:top w:val="none" w:sz="0" w:space="0" w:color="auto"/>
                    <w:left w:val="none" w:sz="0" w:space="0" w:color="auto"/>
                    <w:bottom w:val="none" w:sz="0" w:space="0" w:color="auto"/>
                    <w:right w:val="none" w:sz="0" w:space="0" w:color="auto"/>
                  </w:divBdr>
                </w:div>
                <w:div w:id="1673995818">
                  <w:marLeft w:val="0"/>
                  <w:marRight w:val="0"/>
                  <w:marTop w:val="0"/>
                  <w:marBottom w:val="0"/>
                  <w:divBdr>
                    <w:top w:val="none" w:sz="0" w:space="0" w:color="auto"/>
                    <w:left w:val="none" w:sz="0" w:space="0" w:color="auto"/>
                    <w:bottom w:val="none" w:sz="0" w:space="0" w:color="auto"/>
                    <w:right w:val="none" w:sz="0" w:space="0" w:color="auto"/>
                  </w:divBdr>
                </w:div>
                <w:div w:id="1675524049">
                  <w:marLeft w:val="0"/>
                  <w:marRight w:val="0"/>
                  <w:marTop w:val="0"/>
                  <w:marBottom w:val="0"/>
                  <w:divBdr>
                    <w:top w:val="none" w:sz="0" w:space="0" w:color="auto"/>
                    <w:left w:val="none" w:sz="0" w:space="0" w:color="auto"/>
                    <w:bottom w:val="none" w:sz="0" w:space="0" w:color="auto"/>
                    <w:right w:val="none" w:sz="0" w:space="0" w:color="auto"/>
                  </w:divBdr>
                </w:div>
                <w:div w:id="1677809745">
                  <w:marLeft w:val="0"/>
                  <w:marRight w:val="0"/>
                  <w:marTop w:val="0"/>
                  <w:marBottom w:val="0"/>
                  <w:divBdr>
                    <w:top w:val="none" w:sz="0" w:space="0" w:color="auto"/>
                    <w:left w:val="none" w:sz="0" w:space="0" w:color="auto"/>
                    <w:bottom w:val="none" w:sz="0" w:space="0" w:color="auto"/>
                    <w:right w:val="none" w:sz="0" w:space="0" w:color="auto"/>
                  </w:divBdr>
                </w:div>
                <w:div w:id="1678147056">
                  <w:marLeft w:val="0"/>
                  <w:marRight w:val="0"/>
                  <w:marTop w:val="0"/>
                  <w:marBottom w:val="0"/>
                  <w:divBdr>
                    <w:top w:val="none" w:sz="0" w:space="0" w:color="auto"/>
                    <w:left w:val="none" w:sz="0" w:space="0" w:color="auto"/>
                    <w:bottom w:val="none" w:sz="0" w:space="0" w:color="auto"/>
                    <w:right w:val="none" w:sz="0" w:space="0" w:color="auto"/>
                  </w:divBdr>
                </w:div>
                <w:div w:id="1679456870">
                  <w:marLeft w:val="0"/>
                  <w:marRight w:val="0"/>
                  <w:marTop w:val="0"/>
                  <w:marBottom w:val="0"/>
                  <w:divBdr>
                    <w:top w:val="none" w:sz="0" w:space="0" w:color="auto"/>
                    <w:left w:val="none" w:sz="0" w:space="0" w:color="auto"/>
                    <w:bottom w:val="none" w:sz="0" w:space="0" w:color="auto"/>
                    <w:right w:val="none" w:sz="0" w:space="0" w:color="auto"/>
                  </w:divBdr>
                </w:div>
                <w:div w:id="1679965944">
                  <w:marLeft w:val="0"/>
                  <w:marRight w:val="0"/>
                  <w:marTop w:val="0"/>
                  <w:marBottom w:val="0"/>
                  <w:divBdr>
                    <w:top w:val="none" w:sz="0" w:space="0" w:color="auto"/>
                    <w:left w:val="none" w:sz="0" w:space="0" w:color="auto"/>
                    <w:bottom w:val="none" w:sz="0" w:space="0" w:color="auto"/>
                    <w:right w:val="none" w:sz="0" w:space="0" w:color="auto"/>
                  </w:divBdr>
                </w:div>
                <w:div w:id="1680506203">
                  <w:marLeft w:val="0"/>
                  <w:marRight w:val="0"/>
                  <w:marTop w:val="0"/>
                  <w:marBottom w:val="0"/>
                  <w:divBdr>
                    <w:top w:val="none" w:sz="0" w:space="0" w:color="auto"/>
                    <w:left w:val="none" w:sz="0" w:space="0" w:color="auto"/>
                    <w:bottom w:val="none" w:sz="0" w:space="0" w:color="auto"/>
                    <w:right w:val="none" w:sz="0" w:space="0" w:color="auto"/>
                  </w:divBdr>
                </w:div>
                <w:div w:id="1680813321">
                  <w:marLeft w:val="0"/>
                  <w:marRight w:val="0"/>
                  <w:marTop w:val="0"/>
                  <w:marBottom w:val="0"/>
                  <w:divBdr>
                    <w:top w:val="none" w:sz="0" w:space="0" w:color="auto"/>
                    <w:left w:val="none" w:sz="0" w:space="0" w:color="auto"/>
                    <w:bottom w:val="none" w:sz="0" w:space="0" w:color="auto"/>
                    <w:right w:val="none" w:sz="0" w:space="0" w:color="auto"/>
                  </w:divBdr>
                </w:div>
                <w:div w:id="1681270802">
                  <w:marLeft w:val="0"/>
                  <w:marRight w:val="0"/>
                  <w:marTop w:val="0"/>
                  <w:marBottom w:val="0"/>
                  <w:divBdr>
                    <w:top w:val="none" w:sz="0" w:space="0" w:color="auto"/>
                    <w:left w:val="none" w:sz="0" w:space="0" w:color="auto"/>
                    <w:bottom w:val="none" w:sz="0" w:space="0" w:color="auto"/>
                    <w:right w:val="none" w:sz="0" w:space="0" w:color="auto"/>
                  </w:divBdr>
                </w:div>
                <w:div w:id="1681811611">
                  <w:marLeft w:val="0"/>
                  <w:marRight w:val="0"/>
                  <w:marTop w:val="0"/>
                  <w:marBottom w:val="0"/>
                  <w:divBdr>
                    <w:top w:val="none" w:sz="0" w:space="0" w:color="auto"/>
                    <w:left w:val="none" w:sz="0" w:space="0" w:color="auto"/>
                    <w:bottom w:val="none" w:sz="0" w:space="0" w:color="auto"/>
                    <w:right w:val="none" w:sz="0" w:space="0" w:color="auto"/>
                  </w:divBdr>
                </w:div>
                <w:div w:id="1682077658">
                  <w:marLeft w:val="0"/>
                  <w:marRight w:val="0"/>
                  <w:marTop w:val="0"/>
                  <w:marBottom w:val="0"/>
                  <w:divBdr>
                    <w:top w:val="none" w:sz="0" w:space="0" w:color="auto"/>
                    <w:left w:val="none" w:sz="0" w:space="0" w:color="auto"/>
                    <w:bottom w:val="none" w:sz="0" w:space="0" w:color="auto"/>
                    <w:right w:val="none" w:sz="0" w:space="0" w:color="auto"/>
                  </w:divBdr>
                </w:div>
                <w:div w:id="1684241071">
                  <w:marLeft w:val="0"/>
                  <w:marRight w:val="0"/>
                  <w:marTop w:val="0"/>
                  <w:marBottom w:val="0"/>
                  <w:divBdr>
                    <w:top w:val="none" w:sz="0" w:space="0" w:color="auto"/>
                    <w:left w:val="none" w:sz="0" w:space="0" w:color="auto"/>
                    <w:bottom w:val="none" w:sz="0" w:space="0" w:color="auto"/>
                    <w:right w:val="none" w:sz="0" w:space="0" w:color="auto"/>
                  </w:divBdr>
                </w:div>
                <w:div w:id="1684699405">
                  <w:marLeft w:val="0"/>
                  <w:marRight w:val="0"/>
                  <w:marTop w:val="0"/>
                  <w:marBottom w:val="0"/>
                  <w:divBdr>
                    <w:top w:val="none" w:sz="0" w:space="0" w:color="auto"/>
                    <w:left w:val="none" w:sz="0" w:space="0" w:color="auto"/>
                    <w:bottom w:val="none" w:sz="0" w:space="0" w:color="auto"/>
                    <w:right w:val="none" w:sz="0" w:space="0" w:color="auto"/>
                  </w:divBdr>
                </w:div>
                <w:div w:id="1685740310">
                  <w:marLeft w:val="0"/>
                  <w:marRight w:val="0"/>
                  <w:marTop w:val="0"/>
                  <w:marBottom w:val="0"/>
                  <w:divBdr>
                    <w:top w:val="none" w:sz="0" w:space="0" w:color="auto"/>
                    <w:left w:val="none" w:sz="0" w:space="0" w:color="auto"/>
                    <w:bottom w:val="none" w:sz="0" w:space="0" w:color="auto"/>
                    <w:right w:val="none" w:sz="0" w:space="0" w:color="auto"/>
                  </w:divBdr>
                </w:div>
                <w:div w:id="1686592737">
                  <w:marLeft w:val="0"/>
                  <w:marRight w:val="0"/>
                  <w:marTop w:val="0"/>
                  <w:marBottom w:val="0"/>
                  <w:divBdr>
                    <w:top w:val="none" w:sz="0" w:space="0" w:color="auto"/>
                    <w:left w:val="none" w:sz="0" w:space="0" w:color="auto"/>
                    <w:bottom w:val="none" w:sz="0" w:space="0" w:color="auto"/>
                    <w:right w:val="none" w:sz="0" w:space="0" w:color="auto"/>
                  </w:divBdr>
                </w:div>
                <w:div w:id="1687294911">
                  <w:marLeft w:val="0"/>
                  <w:marRight w:val="0"/>
                  <w:marTop w:val="0"/>
                  <w:marBottom w:val="0"/>
                  <w:divBdr>
                    <w:top w:val="none" w:sz="0" w:space="0" w:color="auto"/>
                    <w:left w:val="none" w:sz="0" w:space="0" w:color="auto"/>
                    <w:bottom w:val="none" w:sz="0" w:space="0" w:color="auto"/>
                    <w:right w:val="none" w:sz="0" w:space="0" w:color="auto"/>
                  </w:divBdr>
                </w:div>
                <w:div w:id="1688866073">
                  <w:marLeft w:val="0"/>
                  <w:marRight w:val="0"/>
                  <w:marTop w:val="0"/>
                  <w:marBottom w:val="0"/>
                  <w:divBdr>
                    <w:top w:val="none" w:sz="0" w:space="0" w:color="auto"/>
                    <w:left w:val="none" w:sz="0" w:space="0" w:color="auto"/>
                    <w:bottom w:val="none" w:sz="0" w:space="0" w:color="auto"/>
                    <w:right w:val="none" w:sz="0" w:space="0" w:color="auto"/>
                  </w:divBdr>
                </w:div>
                <w:div w:id="1690251200">
                  <w:marLeft w:val="0"/>
                  <w:marRight w:val="0"/>
                  <w:marTop w:val="0"/>
                  <w:marBottom w:val="0"/>
                  <w:divBdr>
                    <w:top w:val="none" w:sz="0" w:space="0" w:color="auto"/>
                    <w:left w:val="none" w:sz="0" w:space="0" w:color="auto"/>
                    <w:bottom w:val="none" w:sz="0" w:space="0" w:color="auto"/>
                    <w:right w:val="none" w:sz="0" w:space="0" w:color="auto"/>
                  </w:divBdr>
                </w:div>
                <w:div w:id="1690914942">
                  <w:marLeft w:val="0"/>
                  <w:marRight w:val="0"/>
                  <w:marTop w:val="0"/>
                  <w:marBottom w:val="0"/>
                  <w:divBdr>
                    <w:top w:val="none" w:sz="0" w:space="0" w:color="auto"/>
                    <w:left w:val="none" w:sz="0" w:space="0" w:color="auto"/>
                    <w:bottom w:val="none" w:sz="0" w:space="0" w:color="auto"/>
                    <w:right w:val="none" w:sz="0" w:space="0" w:color="auto"/>
                  </w:divBdr>
                </w:div>
                <w:div w:id="1691948962">
                  <w:marLeft w:val="0"/>
                  <w:marRight w:val="0"/>
                  <w:marTop w:val="0"/>
                  <w:marBottom w:val="0"/>
                  <w:divBdr>
                    <w:top w:val="none" w:sz="0" w:space="0" w:color="auto"/>
                    <w:left w:val="none" w:sz="0" w:space="0" w:color="auto"/>
                    <w:bottom w:val="none" w:sz="0" w:space="0" w:color="auto"/>
                    <w:right w:val="none" w:sz="0" w:space="0" w:color="auto"/>
                  </w:divBdr>
                </w:div>
                <w:div w:id="1693073194">
                  <w:marLeft w:val="0"/>
                  <w:marRight w:val="0"/>
                  <w:marTop w:val="0"/>
                  <w:marBottom w:val="0"/>
                  <w:divBdr>
                    <w:top w:val="none" w:sz="0" w:space="0" w:color="auto"/>
                    <w:left w:val="none" w:sz="0" w:space="0" w:color="auto"/>
                    <w:bottom w:val="none" w:sz="0" w:space="0" w:color="auto"/>
                    <w:right w:val="none" w:sz="0" w:space="0" w:color="auto"/>
                  </w:divBdr>
                </w:div>
                <w:div w:id="1695158286">
                  <w:marLeft w:val="0"/>
                  <w:marRight w:val="0"/>
                  <w:marTop w:val="0"/>
                  <w:marBottom w:val="0"/>
                  <w:divBdr>
                    <w:top w:val="none" w:sz="0" w:space="0" w:color="auto"/>
                    <w:left w:val="none" w:sz="0" w:space="0" w:color="auto"/>
                    <w:bottom w:val="none" w:sz="0" w:space="0" w:color="auto"/>
                    <w:right w:val="none" w:sz="0" w:space="0" w:color="auto"/>
                  </w:divBdr>
                </w:div>
                <w:div w:id="1696611899">
                  <w:marLeft w:val="0"/>
                  <w:marRight w:val="0"/>
                  <w:marTop w:val="0"/>
                  <w:marBottom w:val="0"/>
                  <w:divBdr>
                    <w:top w:val="none" w:sz="0" w:space="0" w:color="auto"/>
                    <w:left w:val="none" w:sz="0" w:space="0" w:color="auto"/>
                    <w:bottom w:val="none" w:sz="0" w:space="0" w:color="auto"/>
                    <w:right w:val="none" w:sz="0" w:space="0" w:color="auto"/>
                  </w:divBdr>
                </w:div>
                <w:div w:id="1698315735">
                  <w:marLeft w:val="0"/>
                  <w:marRight w:val="0"/>
                  <w:marTop w:val="0"/>
                  <w:marBottom w:val="0"/>
                  <w:divBdr>
                    <w:top w:val="none" w:sz="0" w:space="0" w:color="auto"/>
                    <w:left w:val="none" w:sz="0" w:space="0" w:color="auto"/>
                    <w:bottom w:val="none" w:sz="0" w:space="0" w:color="auto"/>
                    <w:right w:val="none" w:sz="0" w:space="0" w:color="auto"/>
                  </w:divBdr>
                </w:div>
                <w:div w:id="1698432381">
                  <w:marLeft w:val="0"/>
                  <w:marRight w:val="0"/>
                  <w:marTop w:val="0"/>
                  <w:marBottom w:val="0"/>
                  <w:divBdr>
                    <w:top w:val="none" w:sz="0" w:space="0" w:color="auto"/>
                    <w:left w:val="none" w:sz="0" w:space="0" w:color="auto"/>
                    <w:bottom w:val="none" w:sz="0" w:space="0" w:color="auto"/>
                    <w:right w:val="none" w:sz="0" w:space="0" w:color="auto"/>
                  </w:divBdr>
                </w:div>
                <w:div w:id="1698971456">
                  <w:marLeft w:val="0"/>
                  <w:marRight w:val="0"/>
                  <w:marTop w:val="0"/>
                  <w:marBottom w:val="0"/>
                  <w:divBdr>
                    <w:top w:val="none" w:sz="0" w:space="0" w:color="auto"/>
                    <w:left w:val="none" w:sz="0" w:space="0" w:color="auto"/>
                    <w:bottom w:val="none" w:sz="0" w:space="0" w:color="auto"/>
                    <w:right w:val="none" w:sz="0" w:space="0" w:color="auto"/>
                  </w:divBdr>
                </w:div>
                <w:div w:id="1699546267">
                  <w:marLeft w:val="0"/>
                  <w:marRight w:val="0"/>
                  <w:marTop w:val="0"/>
                  <w:marBottom w:val="0"/>
                  <w:divBdr>
                    <w:top w:val="none" w:sz="0" w:space="0" w:color="auto"/>
                    <w:left w:val="none" w:sz="0" w:space="0" w:color="auto"/>
                    <w:bottom w:val="none" w:sz="0" w:space="0" w:color="auto"/>
                    <w:right w:val="none" w:sz="0" w:space="0" w:color="auto"/>
                  </w:divBdr>
                </w:div>
                <w:div w:id="1699816592">
                  <w:marLeft w:val="0"/>
                  <w:marRight w:val="0"/>
                  <w:marTop w:val="0"/>
                  <w:marBottom w:val="0"/>
                  <w:divBdr>
                    <w:top w:val="none" w:sz="0" w:space="0" w:color="auto"/>
                    <w:left w:val="none" w:sz="0" w:space="0" w:color="auto"/>
                    <w:bottom w:val="none" w:sz="0" w:space="0" w:color="auto"/>
                    <w:right w:val="none" w:sz="0" w:space="0" w:color="auto"/>
                  </w:divBdr>
                </w:div>
                <w:div w:id="1701128889">
                  <w:marLeft w:val="0"/>
                  <w:marRight w:val="0"/>
                  <w:marTop w:val="0"/>
                  <w:marBottom w:val="0"/>
                  <w:divBdr>
                    <w:top w:val="none" w:sz="0" w:space="0" w:color="auto"/>
                    <w:left w:val="none" w:sz="0" w:space="0" w:color="auto"/>
                    <w:bottom w:val="none" w:sz="0" w:space="0" w:color="auto"/>
                    <w:right w:val="none" w:sz="0" w:space="0" w:color="auto"/>
                  </w:divBdr>
                </w:div>
                <w:div w:id="1702316698">
                  <w:marLeft w:val="0"/>
                  <w:marRight w:val="0"/>
                  <w:marTop w:val="0"/>
                  <w:marBottom w:val="0"/>
                  <w:divBdr>
                    <w:top w:val="none" w:sz="0" w:space="0" w:color="auto"/>
                    <w:left w:val="none" w:sz="0" w:space="0" w:color="auto"/>
                    <w:bottom w:val="none" w:sz="0" w:space="0" w:color="auto"/>
                    <w:right w:val="none" w:sz="0" w:space="0" w:color="auto"/>
                  </w:divBdr>
                </w:div>
                <w:div w:id="1702978987">
                  <w:marLeft w:val="0"/>
                  <w:marRight w:val="0"/>
                  <w:marTop w:val="0"/>
                  <w:marBottom w:val="0"/>
                  <w:divBdr>
                    <w:top w:val="none" w:sz="0" w:space="0" w:color="auto"/>
                    <w:left w:val="none" w:sz="0" w:space="0" w:color="auto"/>
                    <w:bottom w:val="none" w:sz="0" w:space="0" w:color="auto"/>
                    <w:right w:val="none" w:sz="0" w:space="0" w:color="auto"/>
                  </w:divBdr>
                </w:div>
                <w:div w:id="1703827331">
                  <w:marLeft w:val="0"/>
                  <w:marRight w:val="0"/>
                  <w:marTop w:val="0"/>
                  <w:marBottom w:val="0"/>
                  <w:divBdr>
                    <w:top w:val="none" w:sz="0" w:space="0" w:color="auto"/>
                    <w:left w:val="none" w:sz="0" w:space="0" w:color="auto"/>
                    <w:bottom w:val="none" w:sz="0" w:space="0" w:color="auto"/>
                    <w:right w:val="none" w:sz="0" w:space="0" w:color="auto"/>
                  </w:divBdr>
                </w:div>
                <w:div w:id="1704935337">
                  <w:marLeft w:val="0"/>
                  <w:marRight w:val="0"/>
                  <w:marTop w:val="0"/>
                  <w:marBottom w:val="0"/>
                  <w:divBdr>
                    <w:top w:val="none" w:sz="0" w:space="0" w:color="auto"/>
                    <w:left w:val="none" w:sz="0" w:space="0" w:color="auto"/>
                    <w:bottom w:val="none" w:sz="0" w:space="0" w:color="auto"/>
                    <w:right w:val="none" w:sz="0" w:space="0" w:color="auto"/>
                  </w:divBdr>
                </w:div>
                <w:div w:id="1707216496">
                  <w:marLeft w:val="0"/>
                  <w:marRight w:val="0"/>
                  <w:marTop w:val="0"/>
                  <w:marBottom w:val="0"/>
                  <w:divBdr>
                    <w:top w:val="none" w:sz="0" w:space="0" w:color="auto"/>
                    <w:left w:val="none" w:sz="0" w:space="0" w:color="auto"/>
                    <w:bottom w:val="none" w:sz="0" w:space="0" w:color="auto"/>
                    <w:right w:val="none" w:sz="0" w:space="0" w:color="auto"/>
                  </w:divBdr>
                </w:div>
                <w:div w:id="1707296587">
                  <w:marLeft w:val="0"/>
                  <w:marRight w:val="0"/>
                  <w:marTop w:val="0"/>
                  <w:marBottom w:val="0"/>
                  <w:divBdr>
                    <w:top w:val="none" w:sz="0" w:space="0" w:color="auto"/>
                    <w:left w:val="none" w:sz="0" w:space="0" w:color="auto"/>
                    <w:bottom w:val="none" w:sz="0" w:space="0" w:color="auto"/>
                    <w:right w:val="none" w:sz="0" w:space="0" w:color="auto"/>
                  </w:divBdr>
                </w:div>
                <w:div w:id="1707636169">
                  <w:marLeft w:val="0"/>
                  <w:marRight w:val="0"/>
                  <w:marTop w:val="0"/>
                  <w:marBottom w:val="0"/>
                  <w:divBdr>
                    <w:top w:val="none" w:sz="0" w:space="0" w:color="auto"/>
                    <w:left w:val="none" w:sz="0" w:space="0" w:color="auto"/>
                    <w:bottom w:val="none" w:sz="0" w:space="0" w:color="auto"/>
                    <w:right w:val="none" w:sz="0" w:space="0" w:color="auto"/>
                  </w:divBdr>
                </w:div>
                <w:div w:id="1708525802">
                  <w:marLeft w:val="0"/>
                  <w:marRight w:val="0"/>
                  <w:marTop w:val="0"/>
                  <w:marBottom w:val="0"/>
                  <w:divBdr>
                    <w:top w:val="none" w:sz="0" w:space="0" w:color="auto"/>
                    <w:left w:val="none" w:sz="0" w:space="0" w:color="auto"/>
                    <w:bottom w:val="none" w:sz="0" w:space="0" w:color="auto"/>
                    <w:right w:val="none" w:sz="0" w:space="0" w:color="auto"/>
                  </w:divBdr>
                </w:div>
                <w:div w:id="1708681333">
                  <w:marLeft w:val="0"/>
                  <w:marRight w:val="0"/>
                  <w:marTop w:val="0"/>
                  <w:marBottom w:val="0"/>
                  <w:divBdr>
                    <w:top w:val="none" w:sz="0" w:space="0" w:color="auto"/>
                    <w:left w:val="none" w:sz="0" w:space="0" w:color="auto"/>
                    <w:bottom w:val="none" w:sz="0" w:space="0" w:color="auto"/>
                    <w:right w:val="none" w:sz="0" w:space="0" w:color="auto"/>
                  </w:divBdr>
                </w:div>
                <w:div w:id="1708721289">
                  <w:marLeft w:val="0"/>
                  <w:marRight w:val="0"/>
                  <w:marTop w:val="0"/>
                  <w:marBottom w:val="0"/>
                  <w:divBdr>
                    <w:top w:val="none" w:sz="0" w:space="0" w:color="auto"/>
                    <w:left w:val="none" w:sz="0" w:space="0" w:color="auto"/>
                    <w:bottom w:val="none" w:sz="0" w:space="0" w:color="auto"/>
                    <w:right w:val="none" w:sz="0" w:space="0" w:color="auto"/>
                  </w:divBdr>
                </w:div>
                <w:div w:id="1709186733">
                  <w:marLeft w:val="0"/>
                  <w:marRight w:val="0"/>
                  <w:marTop w:val="0"/>
                  <w:marBottom w:val="0"/>
                  <w:divBdr>
                    <w:top w:val="none" w:sz="0" w:space="0" w:color="auto"/>
                    <w:left w:val="none" w:sz="0" w:space="0" w:color="auto"/>
                    <w:bottom w:val="none" w:sz="0" w:space="0" w:color="auto"/>
                    <w:right w:val="none" w:sz="0" w:space="0" w:color="auto"/>
                  </w:divBdr>
                </w:div>
                <w:div w:id="1709716991">
                  <w:marLeft w:val="0"/>
                  <w:marRight w:val="0"/>
                  <w:marTop w:val="0"/>
                  <w:marBottom w:val="0"/>
                  <w:divBdr>
                    <w:top w:val="none" w:sz="0" w:space="0" w:color="auto"/>
                    <w:left w:val="none" w:sz="0" w:space="0" w:color="auto"/>
                    <w:bottom w:val="none" w:sz="0" w:space="0" w:color="auto"/>
                    <w:right w:val="none" w:sz="0" w:space="0" w:color="auto"/>
                  </w:divBdr>
                </w:div>
                <w:div w:id="1710883952">
                  <w:marLeft w:val="0"/>
                  <w:marRight w:val="0"/>
                  <w:marTop w:val="0"/>
                  <w:marBottom w:val="0"/>
                  <w:divBdr>
                    <w:top w:val="none" w:sz="0" w:space="0" w:color="auto"/>
                    <w:left w:val="none" w:sz="0" w:space="0" w:color="auto"/>
                    <w:bottom w:val="none" w:sz="0" w:space="0" w:color="auto"/>
                    <w:right w:val="none" w:sz="0" w:space="0" w:color="auto"/>
                  </w:divBdr>
                </w:div>
                <w:div w:id="1710956738">
                  <w:marLeft w:val="0"/>
                  <w:marRight w:val="0"/>
                  <w:marTop w:val="0"/>
                  <w:marBottom w:val="0"/>
                  <w:divBdr>
                    <w:top w:val="none" w:sz="0" w:space="0" w:color="auto"/>
                    <w:left w:val="none" w:sz="0" w:space="0" w:color="auto"/>
                    <w:bottom w:val="none" w:sz="0" w:space="0" w:color="auto"/>
                    <w:right w:val="none" w:sz="0" w:space="0" w:color="auto"/>
                  </w:divBdr>
                </w:div>
                <w:div w:id="1711145363">
                  <w:marLeft w:val="0"/>
                  <w:marRight w:val="0"/>
                  <w:marTop w:val="0"/>
                  <w:marBottom w:val="0"/>
                  <w:divBdr>
                    <w:top w:val="none" w:sz="0" w:space="0" w:color="auto"/>
                    <w:left w:val="none" w:sz="0" w:space="0" w:color="auto"/>
                    <w:bottom w:val="none" w:sz="0" w:space="0" w:color="auto"/>
                    <w:right w:val="none" w:sz="0" w:space="0" w:color="auto"/>
                  </w:divBdr>
                </w:div>
                <w:div w:id="1711497418">
                  <w:marLeft w:val="0"/>
                  <w:marRight w:val="0"/>
                  <w:marTop w:val="0"/>
                  <w:marBottom w:val="0"/>
                  <w:divBdr>
                    <w:top w:val="none" w:sz="0" w:space="0" w:color="auto"/>
                    <w:left w:val="none" w:sz="0" w:space="0" w:color="auto"/>
                    <w:bottom w:val="none" w:sz="0" w:space="0" w:color="auto"/>
                    <w:right w:val="none" w:sz="0" w:space="0" w:color="auto"/>
                  </w:divBdr>
                </w:div>
                <w:div w:id="1713119255">
                  <w:marLeft w:val="0"/>
                  <w:marRight w:val="0"/>
                  <w:marTop w:val="0"/>
                  <w:marBottom w:val="0"/>
                  <w:divBdr>
                    <w:top w:val="none" w:sz="0" w:space="0" w:color="auto"/>
                    <w:left w:val="none" w:sz="0" w:space="0" w:color="auto"/>
                    <w:bottom w:val="none" w:sz="0" w:space="0" w:color="auto"/>
                    <w:right w:val="none" w:sz="0" w:space="0" w:color="auto"/>
                  </w:divBdr>
                </w:div>
                <w:div w:id="1713380828">
                  <w:marLeft w:val="0"/>
                  <w:marRight w:val="0"/>
                  <w:marTop w:val="0"/>
                  <w:marBottom w:val="0"/>
                  <w:divBdr>
                    <w:top w:val="none" w:sz="0" w:space="0" w:color="auto"/>
                    <w:left w:val="none" w:sz="0" w:space="0" w:color="auto"/>
                    <w:bottom w:val="none" w:sz="0" w:space="0" w:color="auto"/>
                    <w:right w:val="none" w:sz="0" w:space="0" w:color="auto"/>
                  </w:divBdr>
                </w:div>
                <w:div w:id="1714690178">
                  <w:marLeft w:val="0"/>
                  <w:marRight w:val="0"/>
                  <w:marTop w:val="0"/>
                  <w:marBottom w:val="0"/>
                  <w:divBdr>
                    <w:top w:val="none" w:sz="0" w:space="0" w:color="auto"/>
                    <w:left w:val="none" w:sz="0" w:space="0" w:color="auto"/>
                    <w:bottom w:val="none" w:sz="0" w:space="0" w:color="auto"/>
                    <w:right w:val="none" w:sz="0" w:space="0" w:color="auto"/>
                  </w:divBdr>
                </w:div>
                <w:div w:id="1714693735">
                  <w:marLeft w:val="0"/>
                  <w:marRight w:val="0"/>
                  <w:marTop w:val="0"/>
                  <w:marBottom w:val="0"/>
                  <w:divBdr>
                    <w:top w:val="none" w:sz="0" w:space="0" w:color="auto"/>
                    <w:left w:val="none" w:sz="0" w:space="0" w:color="auto"/>
                    <w:bottom w:val="none" w:sz="0" w:space="0" w:color="auto"/>
                    <w:right w:val="none" w:sz="0" w:space="0" w:color="auto"/>
                  </w:divBdr>
                </w:div>
                <w:div w:id="1716076790">
                  <w:marLeft w:val="0"/>
                  <w:marRight w:val="0"/>
                  <w:marTop w:val="0"/>
                  <w:marBottom w:val="0"/>
                  <w:divBdr>
                    <w:top w:val="none" w:sz="0" w:space="0" w:color="auto"/>
                    <w:left w:val="none" w:sz="0" w:space="0" w:color="auto"/>
                    <w:bottom w:val="none" w:sz="0" w:space="0" w:color="auto"/>
                    <w:right w:val="none" w:sz="0" w:space="0" w:color="auto"/>
                  </w:divBdr>
                </w:div>
                <w:div w:id="1716080249">
                  <w:marLeft w:val="0"/>
                  <w:marRight w:val="0"/>
                  <w:marTop w:val="0"/>
                  <w:marBottom w:val="0"/>
                  <w:divBdr>
                    <w:top w:val="none" w:sz="0" w:space="0" w:color="auto"/>
                    <w:left w:val="none" w:sz="0" w:space="0" w:color="auto"/>
                    <w:bottom w:val="none" w:sz="0" w:space="0" w:color="auto"/>
                    <w:right w:val="none" w:sz="0" w:space="0" w:color="auto"/>
                  </w:divBdr>
                </w:div>
                <w:div w:id="1717655827">
                  <w:marLeft w:val="0"/>
                  <w:marRight w:val="0"/>
                  <w:marTop w:val="0"/>
                  <w:marBottom w:val="0"/>
                  <w:divBdr>
                    <w:top w:val="none" w:sz="0" w:space="0" w:color="auto"/>
                    <w:left w:val="none" w:sz="0" w:space="0" w:color="auto"/>
                    <w:bottom w:val="none" w:sz="0" w:space="0" w:color="auto"/>
                    <w:right w:val="none" w:sz="0" w:space="0" w:color="auto"/>
                  </w:divBdr>
                </w:div>
                <w:div w:id="1718433609">
                  <w:marLeft w:val="0"/>
                  <w:marRight w:val="0"/>
                  <w:marTop w:val="0"/>
                  <w:marBottom w:val="0"/>
                  <w:divBdr>
                    <w:top w:val="none" w:sz="0" w:space="0" w:color="auto"/>
                    <w:left w:val="none" w:sz="0" w:space="0" w:color="auto"/>
                    <w:bottom w:val="none" w:sz="0" w:space="0" w:color="auto"/>
                    <w:right w:val="none" w:sz="0" w:space="0" w:color="auto"/>
                  </w:divBdr>
                </w:div>
                <w:div w:id="1718510129">
                  <w:marLeft w:val="0"/>
                  <w:marRight w:val="0"/>
                  <w:marTop w:val="0"/>
                  <w:marBottom w:val="0"/>
                  <w:divBdr>
                    <w:top w:val="none" w:sz="0" w:space="0" w:color="auto"/>
                    <w:left w:val="none" w:sz="0" w:space="0" w:color="auto"/>
                    <w:bottom w:val="none" w:sz="0" w:space="0" w:color="auto"/>
                    <w:right w:val="none" w:sz="0" w:space="0" w:color="auto"/>
                  </w:divBdr>
                </w:div>
                <w:div w:id="1718624675">
                  <w:marLeft w:val="0"/>
                  <w:marRight w:val="0"/>
                  <w:marTop w:val="0"/>
                  <w:marBottom w:val="0"/>
                  <w:divBdr>
                    <w:top w:val="none" w:sz="0" w:space="0" w:color="auto"/>
                    <w:left w:val="none" w:sz="0" w:space="0" w:color="auto"/>
                    <w:bottom w:val="none" w:sz="0" w:space="0" w:color="auto"/>
                    <w:right w:val="none" w:sz="0" w:space="0" w:color="auto"/>
                  </w:divBdr>
                </w:div>
                <w:div w:id="1719359762">
                  <w:marLeft w:val="0"/>
                  <w:marRight w:val="0"/>
                  <w:marTop w:val="0"/>
                  <w:marBottom w:val="0"/>
                  <w:divBdr>
                    <w:top w:val="none" w:sz="0" w:space="0" w:color="auto"/>
                    <w:left w:val="none" w:sz="0" w:space="0" w:color="auto"/>
                    <w:bottom w:val="none" w:sz="0" w:space="0" w:color="auto"/>
                    <w:right w:val="none" w:sz="0" w:space="0" w:color="auto"/>
                  </w:divBdr>
                </w:div>
                <w:div w:id="1719623859">
                  <w:marLeft w:val="0"/>
                  <w:marRight w:val="0"/>
                  <w:marTop w:val="0"/>
                  <w:marBottom w:val="0"/>
                  <w:divBdr>
                    <w:top w:val="none" w:sz="0" w:space="0" w:color="auto"/>
                    <w:left w:val="none" w:sz="0" w:space="0" w:color="auto"/>
                    <w:bottom w:val="none" w:sz="0" w:space="0" w:color="auto"/>
                    <w:right w:val="none" w:sz="0" w:space="0" w:color="auto"/>
                  </w:divBdr>
                </w:div>
                <w:div w:id="1719628351">
                  <w:marLeft w:val="0"/>
                  <w:marRight w:val="0"/>
                  <w:marTop w:val="0"/>
                  <w:marBottom w:val="0"/>
                  <w:divBdr>
                    <w:top w:val="none" w:sz="0" w:space="0" w:color="auto"/>
                    <w:left w:val="none" w:sz="0" w:space="0" w:color="auto"/>
                    <w:bottom w:val="none" w:sz="0" w:space="0" w:color="auto"/>
                    <w:right w:val="none" w:sz="0" w:space="0" w:color="auto"/>
                  </w:divBdr>
                </w:div>
                <w:div w:id="1720207687">
                  <w:marLeft w:val="0"/>
                  <w:marRight w:val="0"/>
                  <w:marTop w:val="0"/>
                  <w:marBottom w:val="0"/>
                  <w:divBdr>
                    <w:top w:val="none" w:sz="0" w:space="0" w:color="auto"/>
                    <w:left w:val="none" w:sz="0" w:space="0" w:color="auto"/>
                    <w:bottom w:val="none" w:sz="0" w:space="0" w:color="auto"/>
                    <w:right w:val="none" w:sz="0" w:space="0" w:color="auto"/>
                  </w:divBdr>
                </w:div>
                <w:div w:id="1721202461">
                  <w:marLeft w:val="0"/>
                  <w:marRight w:val="0"/>
                  <w:marTop w:val="0"/>
                  <w:marBottom w:val="0"/>
                  <w:divBdr>
                    <w:top w:val="none" w:sz="0" w:space="0" w:color="auto"/>
                    <w:left w:val="none" w:sz="0" w:space="0" w:color="auto"/>
                    <w:bottom w:val="none" w:sz="0" w:space="0" w:color="auto"/>
                    <w:right w:val="none" w:sz="0" w:space="0" w:color="auto"/>
                  </w:divBdr>
                </w:div>
                <w:div w:id="1721441875">
                  <w:marLeft w:val="0"/>
                  <w:marRight w:val="0"/>
                  <w:marTop w:val="0"/>
                  <w:marBottom w:val="0"/>
                  <w:divBdr>
                    <w:top w:val="none" w:sz="0" w:space="0" w:color="auto"/>
                    <w:left w:val="none" w:sz="0" w:space="0" w:color="auto"/>
                    <w:bottom w:val="none" w:sz="0" w:space="0" w:color="auto"/>
                    <w:right w:val="none" w:sz="0" w:space="0" w:color="auto"/>
                  </w:divBdr>
                </w:div>
                <w:div w:id="1721632763">
                  <w:marLeft w:val="0"/>
                  <w:marRight w:val="0"/>
                  <w:marTop w:val="0"/>
                  <w:marBottom w:val="0"/>
                  <w:divBdr>
                    <w:top w:val="none" w:sz="0" w:space="0" w:color="auto"/>
                    <w:left w:val="none" w:sz="0" w:space="0" w:color="auto"/>
                    <w:bottom w:val="none" w:sz="0" w:space="0" w:color="auto"/>
                    <w:right w:val="none" w:sz="0" w:space="0" w:color="auto"/>
                  </w:divBdr>
                </w:div>
                <w:div w:id="1722512429">
                  <w:marLeft w:val="0"/>
                  <w:marRight w:val="0"/>
                  <w:marTop w:val="0"/>
                  <w:marBottom w:val="0"/>
                  <w:divBdr>
                    <w:top w:val="none" w:sz="0" w:space="0" w:color="auto"/>
                    <w:left w:val="none" w:sz="0" w:space="0" w:color="auto"/>
                    <w:bottom w:val="none" w:sz="0" w:space="0" w:color="auto"/>
                    <w:right w:val="none" w:sz="0" w:space="0" w:color="auto"/>
                  </w:divBdr>
                </w:div>
                <w:div w:id="1725063536">
                  <w:marLeft w:val="0"/>
                  <w:marRight w:val="0"/>
                  <w:marTop w:val="0"/>
                  <w:marBottom w:val="0"/>
                  <w:divBdr>
                    <w:top w:val="none" w:sz="0" w:space="0" w:color="auto"/>
                    <w:left w:val="none" w:sz="0" w:space="0" w:color="auto"/>
                    <w:bottom w:val="none" w:sz="0" w:space="0" w:color="auto"/>
                    <w:right w:val="none" w:sz="0" w:space="0" w:color="auto"/>
                  </w:divBdr>
                </w:div>
                <w:div w:id="1726104157">
                  <w:marLeft w:val="0"/>
                  <w:marRight w:val="0"/>
                  <w:marTop w:val="0"/>
                  <w:marBottom w:val="0"/>
                  <w:divBdr>
                    <w:top w:val="none" w:sz="0" w:space="0" w:color="auto"/>
                    <w:left w:val="none" w:sz="0" w:space="0" w:color="auto"/>
                    <w:bottom w:val="none" w:sz="0" w:space="0" w:color="auto"/>
                    <w:right w:val="none" w:sz="0" w:space="0" w:color="auto"/>
                  </w:divBdr>
                </w:div>
                <w:div w:id="1726220516">
                  <w:marLeft w:val="0"/>
                  <w:marRight w:val="0"/>
                  <w:marTop w:val="0"/>
                  <w:marBottom w:val="0"/>
                  <w:divBdr>
                    <w:top w:val="none" w:sz="0" w:space="0" w:color="auto"/>
                    <w:left w:val="none" w:sz="0" w:space="0" w:color="auto"/>
                    <w:bottom w:val="none" w:sz="0" w:space="0" w:color="auto"/>
                    <w:right w:val="none" w:sz="0" w:space="0" w:color="auto"/>
                  </w:divBdr>
                </w:div>
                <w:div w:id="1726680793">
                  <w:marLeft w:val="0"/>
                  <w:marRight w:val="0"/>
                  <w:marTop w:val="0"/>
                  <w:marBottom w:val="0"/>
                  <w:divBdr>
                    <w:top w:val="none" w:sz="0" w:space="0" w:color="auto"/>
                    <w:left w:val="none" w:sz="0" w:space="0" w:color="auto"/>
                    <w:bottom w:val="none" w:sz="0" w:space="0" w:color="auto"/>
                    <w:right w:val="none" w:sz="0" w:space="0" w:color="auto"/>
                  </w:divBdr>
                </w:div>
                <w:div w:id="1727489271">
                  <w:marLeft w:val="0"/>
                  <w:marRight w:val="0"/>
                  <w:marTop w:val="0"/>
                  <w:marBottom w:val="0"/>
                  <w:divBdr>
                    <w:top w:val="none" w:sz="0" w:space="0" w:color="auto"/>
                    <w:left w:val="none" w:sz="0" w:space="0" w:color="auto"/>
                    <w:bottom w:val="none" w:sz="0" w:space="0" w:color="auto"/>
                    <w:right w:val="none" w:sz="0" w:space="0" w:color="auto"/>
                  </w:divBdr>
                </w:div>
                <w:div w:id="1727531502">
                  <w:marLeft w:val="0"/>
                  <w:marRight w:val="0"/>
                  <w:marTop w:val="0"/>
                  <w:marBottom w:val="0"/>
                  <w:divBdr>
                    <w:top w:val="none" w:sz="0" w:space="0" w:color="auto"/>
                    <w:left w:val="none" w:sz="0" w:space="0" w:color="auto"/>
                    <w:bottom w:val="none" w:sz="0" w:space="0" w:color="auto"/>
                    <w:right w:val="none" w:sz="0" w:space="0" w:color="auto"/>
                  </w:divBdr>
                </w:div>
                <w:div w:id="1728646765">
                  <w:marLeft w:val="0"/>
                  <w:marRight w:val="0"/>
                  <w:marTop w:val="0"/>
                  <w:marBottom w:val="0"/>
                  <w:divBdr>
                    <w:top w:val="none" w:sz="0" w:space="0" w:color="auto"/>
                    <w:left w:val="none" w:sz="0" w:space="0" w:color="auto"/>
                    <w:bottom w:val="none" w:sz="0" w:space="0" w:color="auto"/>
                    <w:right w:val="none" w:sz="0" w:space="0" w:color="auto"/>
                  </w:divBdr>
                </w:div>
                <w:div w:id="1729036703">
                  <w:marLeft w:val="0"/>
                  <w:marRight w:val="0"/>
                  <w:marTop w:val="0"/>
                  <w:marBottom w:val="0"/>
                  <w:divBdr>
                    <w:top w:val="none" w:sz="0" w:space="0" w:color="auto"/>
                    <w:left w:val="none" w:sz="0" w:space="0" w:color="auto"/>
                    <w:bottom w:val="none" w:sz="0" w:space="0" w:color="auto"/>
                    <w:right w:val="none" w:sz="0" w:space="0" w:color="auto"/>
                  </w:divBdr>
                </w:div>
                <w:div w:id="1729762057">
                  <w:marLeft w:val="0"/>
                  <w:marRight w:val="0"/>
                  <w:marTop w:val="0"/>
                  <w:marBottom w:val="0"/>
                  <w:divBdr>
                    <w:top w:val="none" w:sz="0" w:space="0" w:color="auto"/>
                    <w:left w:val="none" w:sz="0" w:space="0" w:color="auto"/>
                    <w:bottom w:val="none" w:sz="0" w:space="0" w:color="auto"/>
                    <w:right w:val="none" w:sz="0" w:space="0" w:color="auto"/>
                  </w:divBdr>
                </w:div>
                <w:div w:id="1729916053">
                  <w:marLeft w:val="0"/>
                  <w:marRight w:val="0"/>
                  <w:marTop w:val="0"/>
                  <w:marBottom w:val="0"/>
                  <w:divBdr>
                    <w:top w:val="none" w:sz="0" w:space="0" w:color="auto"/>
                    <w:left w:val="none" w:sz="0" w:space="0" w:color="auto"/>
                    <w:bottom w:val="none" w:sz="0" w:space="0" w:color="auto"/>
                    <w:right w:val="none" w:sz="0" w:space="0" w:color="auto"/>
                  </w:divBdr>
                </w:div>
                <w:div w:id="1730762120">
                  <w:marLeft w:val="0"/>
                  <w:marRight w:val="0"/>
                  <w:marTop w:val="0"/>
                  <w:marBottom w:val="0"/>
                  <w:divBdr>
                    <w:top w:val="none" w:sz="0" w:space="0" w:color="auto"/>
                    <w:left w:val="none" w:sz="0" w:space="0" w:color="auto"/>
                    <w:bottom w:val="none" w:sz="0" w:space="0" w:color="auto"/>
                    <w:right w:val="none" w:sz="0" w:space="0" w:color="auto"/>
                  </w:divBdr>
                </w:div>
                <w:div w:id="1731147896">
                  <w:marLeft w:val="0"/>
                  <w:marRight w:val="0"/>
                  <w:marTop w:val="0"/>
                  <w:marBottom w:val="0"/>
                  <w:divBdr>
                    <w:top w:val="none" w:sz="0" w:space="0" w:color="auto"/>
                    <w:left w:val="none" w:sz="0" w:space="0" w:color="auto"/>
                    <w:bottom w:val="none" w:sz="0" w:space="0" w:color="auto"/>
                    <w:right w:val="none" w:sz="0" w:space="0" w:color="auto"/>
                  </w:divBdr>
                </w:div>
                <w:div w:id="1731225115">
                  <w:marLeft w:val="0"/>
                  <w:marRight w:val="0"/>
                  <w:marTop w:val="0"/>
                  <w:marBottom w:val="0"/>
                  <w:divBdr>
                    <w:top w:val="none" w:sz="0" w:space="0" w:color="auto"/>
                    <w:left w:val="none" w:sz="0" w:space="0" w:color="auto"/>
                    <w:bottom w:val="none" w:sz="0" w:space="0" w:color="auto"/>
                    <w:right w:val="none" w:sz="0" w:space="0" w:color="auto"/>
                  </w:divBdr>
                </w:div>
                <w:div w:id="1732581092">
                  <w:marLeft w:val="0"/>
                  <w:marRight w:val="0"/>
                  <w:marTop w:val="0"/>
                  <w:marBottom w:val="0"/>
                  <w:divBdr>
                    <w:top w:val="none" w:sz="0" w:space="0" w:color="auto"/>
                    <w:left w:val="none" w:sz="0" w:space="0" w:color="auto"/>
                    <w:bottom w:val="none" w:sz="0" w:space="0" w:color="auto"/>
                    <w:right w:val="none" w:sz="0" w:space="0" w:color="auto"/>
                  </w:divBdr>
                </w:div>
                <w:div w:id="1733700005">
                  <w:marLeft w:val="0"/>
                  <w:marRight w:val="0"/>
                  <w:marTop w:val="0"/>
                  <w:marBottom w:val="0"/>
                  <w:divBdr>
                    <w:top w:val="none" w:sz="0" w:space="0" w:color="auto"/>
                    <w:left w:val="none" w:sz="0" w:space="0" w:color="auto"/>
                    <w:bottom w:val="none" w:sz="0" w:space="0" w:color="auto"/>
                    <w:right w:val="none" w:sz="0" w:space="0" w:color="auto"/>
                  </w:divBdr>
                </w:div>
                <w:div w:id="1734500724">
                  <w:marLeft w:val="0"/>
                  <w:marRight w:val="0"/>
                  <w:marTop w:val="0"/>
                  <w:marBottom w:val="0"/>
                  <w:divBdr>
                    <w:top w:val="none" w:sz="0" w:space="0" w:color="auto"/>
                    <w:left w:val="none" w:sz="0" w:space="0" w:color="auto"/>
                    <w:bottom w:val="none" w:sz="0" w:space="0" w:color="auto"/>
                    <w:right w:val="none" w:sz="0" w:space="0" w:color="auto"/>
                  </w:divBdr>
                </w:div>
                <w:div w:id="1735853022">
                  <w:marLeft w:val="0"/>
                  <w:marRight w:val="0"/>
                  <w:marTop w:val="0"/>
                  <w:marBottom w:val="0"/>
                  <w:divBdr>
                    <w:top w:val="none" w:sz="0" w:space="0" w:color="auto"/>
                    <w:left w:val="none" w:sz="0" w:space="0" w:color="auto"/>
                    <w:bottom w:val="none" w:sz="0" w:space="0" w:color="auto"/>
                    <w:right w:val="none" w:sz="0" w:space="0" w:color="auto"/>
                  </w:divBdr>
                </w:div>
                <w:div w:id="1736053422">
                  <w:marLeft w:val="0"/>
                  <w:marRight w:val="0"/>
                  <w:marTop w:val="0"/>
                  <w:marBottom w:val="0"/>
                  <w:divBdr>
                    <w:top w:val="none" w:sz="0" w:space="0" w:color="auto"/>
                    <w:left w:val="none" w:sz="0" w:space="0" w:color="auto"/>
                    <w:bottom w:val="none" w:sz="0" w:space="0" w:color="auto"/>
                    <w:right w:val="none" w:sz="0" w:space="0" w:color="auto"/>
                  </w:divBdr>
                </w:div>
                <w:div w:id="1736659252">
                  <w:marLeft w:val="0"/>
                  <w:marRight w:val="0"/>
                  <w:marTop w:val="0"/>
                  <w:marBottom w:val="0"/>
                  <w:divBdr>
                    <w:top w:val="none" w:sz="0" w:space="0" w:color="auto"/>
                    <w:left w:val="none" w:sz="0" w:space="0" w:color="auto"/>
                    <w:bottom w:val="none" w:sz="0" w:space="0" w:color="auto"/>
                    <w:right w:val="none" w:sz="0" w:space="0" w:color="auto"/>
                  </w:divBdr>
                </w:div>
                <w:div w:id="1737318616">
                  <w:marLeft w:val="0"/>
                  <w:marRight w:val="0"/>
                  <w:marTop w:val="0"/>
                  <w:marBottom w:val="0"/>
                  <w:divBdr>
                    <w:top w:val="none" w:sz="0" w:space="0" w:color="auto"/>
                    <w:left w:val="none" w:sz="0" w:space="0" w:color="auto"/>
                    <w:bottom w:val="none" w:sz="0" w:space="0" w:color="auto"/>
                    <w:right w:val="none" w:sz="0" w:space="0" w:color="auto"/>
                  </w:divBdr>
                </w:div>
                <w:div w:id="1737318709">
                  <w:marLeft w:val="0"/>
                  <w:marRight w:val="0"/>
                  <w:marTop w:val="0"/>
                  <w:marBottom w:val="0"/>
                  <w:divBdr>
                    <w:top w:val="none" w:sz="0" w:space="0" w:color="auto"/>
                    <w:left w:val="none" w:sz="0" w:space="0" w:color="auto"/>
                    <w:bottom w:val="none" w:sz="0" w:space="0" w:color="auto"/>
                    <w:right w:val="none" w:sz="0" w:space="0" w:color="auto"/>
                  </w:divBdr>
                </w:div>
                <w:div w:id="1737901295">
                  <w:marLeft w:val="0"/>
                  <w:marRight w:val="0"/>
                  <w:marTop w:val="0"/>
                  <w:marBottom w:val="0"/>
                  <w:divBdr>
                    <w:top w:val="none" w:sz="0" w:space="0" w:color="auto"/>
                    <w:left w:val="none" w:sz="0" w:space="0" w:color="auto"/>
                    <w:bottom w:val="none" w:sz="0" w:space="0" w:color="auto"/>
                    <w:right w:val="none" w:sz="0" w:space="0" w:color="auto"/>
                  </w:divBdr>
                </w:div>
                <w:div w:id="1739784239">
                  <w:marLeft w:val="0"/>
                  <w:marRight w:val="0"/>
                  <w:marTop w:val="0"/>
                  <w:marBottom w:val="0"/>
                  <w:divBdr>
                    <w:top w:val="none" w:sz="0" w:space="0" w:color="auto"/>
                    <w:left w:val="none" w:sz="0" w:space="0" w:color="auto"/>
                    <w:bottom w:val="none" w:sz="0" w:space="0" w:color="auto"/>
                    <w:right w:val="none" w:sz="0" w:space="0" w:color="auto"/>
                  </w:divBdr>
                </w:div>
                <w:div w:id="1740128561">
                  <w:marLeft w:val="0"/>
                  <w:marRight w:val="0"/>
                  <w:marTop w:val="0"/>
                  <w:marBottom w:val="0"/>
                  <w:divBdr>
                    <w:top w:val="none" w:sz="0" w:space="0" w:color="auto"/>
                    <w:left w:val="none" w:sz="0" w:space="0" w:color="auto"/>
                    <w:bottom w:val="none" w:sz="0" w:space="0" w:color="auto"/>
                    <w:right w:val="none" w:sz="0" w:space="0" w:color="auto"/>
                  </w:divBdr>
                </w:div>
                <w:div w:id="1741437664">
                  <w:marLeft w:val="0"/>
                  <w:marRight w:val="0"/>
                  <w:marTop w:val="0"/>
                  <w:marBottom w:val="0"/>
                  <w:divBdr>
                    <w:top w:val="none" w:sz="0" w:space="0" w:color="auto"/>
                    <w:left w:val="none" w:sz="0" w:space="0" w:color="auto"/>
                    <w:bottom w:val="none" w:sz="0" w:space="0" w:color="auto"/>
                    <w:right w:val="none" w:sz="0" w:space="0" w:color="auto"/>
                  </w:divBdr>
                </w:div>
                <w:div w:id="1742558265">
                  <w:marLeft w:val="0"/>
                  <w:marRight w:val="0"/>
                  <w:marTop w:val="0"/>
                  <w:marBottom w:val="0"/>
                  <w:divBdr>
                    <w:top w:val="none" w:sz="0" w:space="0" w:color="auto"/>
                    <w:left w:val="none" w:sz="0" w:space="0" w:color="auto"/>
                    <w:bottom w:val="none" w:sz="0" w:space="0" w:color="auto"/>
                    <w:right w:val="none" w:sz="0" w:space="0" w:color="auto"/>
                  </w:divBdr>
                </w:div>
                <w:div w:id="1742677797">
                  <w:marLeft w:val="0"/>
                  <w:marRight w:val="0"/>
                  <w:marTop w:val="0"/>
                  <w:marBottom w:val="0"/>
                  <w:divBdr>
                    <w:top w:val="none" w:sz="0" w:space="0" w:color="auto"/>
                    <w:left w:val="none" w:sz="0" w:space="0" w:color="auto"/>
                    <w:bottom w:val="none" w:sz="0" w:space="0" w:color="auto"/>
                    <w:right w:val="none" w:sz="0" w:space="0" w:color="auto"/>
                  </w:divBdr>
                </w:div>
                <w:div w:id="1743721416">
                  <w:marLeft w:val="0"/>
                  <w:marRight w:val="0"/>
                  <w:marTop w:val="0"/>
                  <w:marBottom w:val="0"/>
                  <w:divBdr>
                    <w:top w:val="none" w:sz="0" w:space="0" w:color="auto"/>
                    <w:left w:val="none" w:sz="0" w:space="0" w:color="auto"/>
                    <w:bottom w:val="none" w:sz="0" w:space="0" w:color="auto"/>
                    <w:right w:val="none" w:sz="0" w:space="0" w:color="auto"/>
                  </w:divBdr>
                </w:div>
                <w:div w:id="1744451340">
                  <w:marLeft w:val="0"/>
                  <w:marRight w:val="0"/>
                  <w:marTop w:val="0"/>
                  <w:marBottom w:val="0"/>
                  <w:divBdr>
                    <w:top w:val="none" w:sz="0" w:space="0" w:color="auto"/>
                    <w:left w:val="none" w:sz="0" w:space="0" w:color="auto"/>
                    <w:bottom w:val="none" w:sz="0" w:space="0" w:color="auto"/>
                    <w:right w:val="none" w:sz="0" w:space="0" w:color="auto"/>
                  </w:divBdr>
                </w:div>
                <w:div w:id="1745489233">
                  <w:marLeft w:val="0"/>
                  <w:marRight w:val="0"/>
                  <w:marTop w:val="0"/>
                  <w:marBottom w:val="0"/>
                  <w:divBdr>
                    <w:top w:val="none" w:sz="0" w:space="0" w:color="auto"/>
                    <w:left w:val="none" w:sz="0" w:space="0" w:color="auto"/>
                    <w:bottom w:val="none" w:sz="0" w:space="0" w:color="auto"/>
                    <w:right w:val="none" w:sz="0" w:space="0" w:color="auto"/>
                  </w:divBdr>
                </w:div>
                <w:div w:id="1745682715">
                  <w:marLeft w:val="0"/>
                  <w:marRight w:val="0"/>
                  <w:marTop w:val="0"/>
                  <w:marBottom w:val="0"/>
                  <w:divBdr>
                    <w:top w:val="none" w:sz="0" w:space="0" w:color="auto"/>
                    <w:left w:val="none" w:sz="0" w:space="0" w:color="auto"/>
                    <w:bottom w:val="none" w:sz="0" w:space="0" w:color="auto"/>
                    <w:right w:val="none" w:sz="0" w:space="0" w:color="auto"/>
                  </w:divBdr>
                </w:div>
                <w:div w:id="1746687261">
                  <w:marLeft w:val="0"/>
                  <w:marRight w:val="0"/>
                  <w:marTop w:val="0"/>
                  <w:marBottom w:val="0"/>
                  <w:divBdr>
                    <w:top w:val="none" w:sz="0" w:space="0" w:color="auto"/>
                    <w:left w:val="none" w:sz="0" w:space="0" w:color="auto"/>
                    <w:bottom w:val="none" w:sz="0" w:space="0" w:color="auto"/>
                    <w:right w:val="none" w:sz="0" w:space="0" w:color="auto"/>
                  </w:divBdr>
                </w:div>
                <w:div w:id="1746876850">
                  <w:marLeft w:val="0"/>
                  <w:marRight w:val="0"/>
                  <w:marTop w:val="0"/>
                  <w:marBottom w:val="0"/>
                  <w:divBdr>
                    <w:top w:val="none" w:sz="0" w:space="0" w:color="auto"/>
                    <w:left w:val="none" w:sz="0" w:space="0" w:color="auto"/>
                    <w:bottom w:val="none" w:sz="0" w:space="0" w:color="auto"/>
                    <w:right w:val="none" w:sz="0" w:space="0" w:color="auto"/>
                  </w:divBdr>
                </w:div>
                <w:div w:id="1747072285">
                  <w:marLeft w:val="0"/>
                  <w:marRight w:val="0"/>
                  <w:marTop w:val="0"/>
                  <w:marBottom w:val="0"/>
                  <w:divBdr>
                    <w:top w:val="none" w:sz="0" w:space="0" w:color="auto"/>
                    <w:left w:val="none" w:sz="0" w:space="0" w:color="auto"/>
                    <w:bottom w:val="none" w:sz="0" w:space="0" w:color="auto"/>
                    <w:right w:val="none" w:sz="0" w:space="0" w:color="auto"/>
                  </w:divBdr>
                </w:div>
                <w:div w:id="1749109799">
                  <w:marLeft w:val="0"/>
                  <w:marRight w:val="0"/>
                  <w:marTop w:val="0"/>
                  <w:marBottom w:val="0"/>
                  <w:divBdr>
                    <w:top w:val="none" w:sz="0" w:space="0" w:color="auto"/>
                    <w:left w:val="none" w:sz="0" w:space="0" w:color="auto"/>
                    <w:bottom w:val="none" w:sz="0" w:space="0" w:color="auto"/>
                    <w:right w:val="none" w:sz="0" w:space="0" w:color="auto"/>
                  </w:divBdr>
                </w:div>
                <w:div w:id="1749843738">
                  <w:marLeft w:val="0"/>
                  <w:marRight w:val="0"/>
                  <w:marTop w:val="0"/>
                  <w:marBottom w:val="0"/>
                  <w:divBdr>
                    <w:top w:val="none" w:sz="0" w:space="0" w:color="auto"/>
                    <w:left w:val="none" w:sz="0" w:space="0" w:color="auto"/>
                    <w:bottom w:val="none" w:sz="0" w:space="0" w:color="auto"/>
                    <w:right w:val="none" w:sz="0" w:space="0" w:color="auto"/>
                  </w:divBdr>
                </w:div>
                <w:div w:id="1750230783">
                  <w:marLeft w:val="0"/>
                  <w:marRight w:val="0"/>
                  <w:marTop w:val="0"/>
                  <w:marBottom w:val="0"/>
                  <w:divBdr>
                    <w:top w:val="none" w:sz="0" w:space="0" w:color="auto"/>
                    <w:left w:val="none" w:sz="0" w:space="0" w:color="auto"/>
                    <w:bottom w:val="none" w:sz="0" w:space="0" w:color="auto"/>
                    <w:right w:val="none" w:sz="0" w:space="0" w:color="auto"/>
                  </w:divBdr>
                </w:div>
                <w:div w:id="1750610948">
                  <w:marLeft w:val="0"/>
                  <w:marRight w:val="0"/>
                  <w:marTop w:val="0"/>
                  <w:marBottom w:val="0"/>
                  <w:divBdr>
                    <w:top w:val="none" w:sz="0" w:space="0" w:color="auto"/>
                    <w:left w:val="none" w:sz="0" w:space="0" w:color="auto"/>
                    <w:bottom w:val="none" w:sz="0" w:space="0" w:color="auto"/>
                    <w:right w:val="none" w:sz="0" w:space="0" w:color="auto"/>
                  </w:divBdr>
                </w:div>
                <w:div w:id="1751659980">
                  <w:marLeft w:val="0"/>
                  <w:marRight w:val="0"/>
                  <w:marTop w:val="0"/>
                  <w:marBottom w:val="0"/>
                  <w:divBdr>
                    <w:top w:val="none" w:sz="0" w:space="0" w:color="auto"/>
                    <w:left w:val="none" w:sz="0" w:space="0" w:color="auto"/>
                    <w:bottom w:val="none" w:sz="0" w:space="0" w:color="auto"/>
                    <w:right w:val="none" w:sz="0" w:space="0" w:color="auto"/>
                  </w:divBdr>
                </w:div>
                <w:div w:id="1751728838">
                  <w:marLeft w:val="0"/>
                  <w:marRight w:val="0"/>
                  <w:marTop w:val="0"/>
                  <w:marBottom w:val="0"/>
                  <w:divBdr>
                    <w:top w:val="none" w:sz="0" w:space="0" w:color="auto"/>
                    <w:left w:val="none" w:sz="0" w:space="0" w:color="auto"/>
                    <w:bottom w:val="none" w:sz="0" w:space="0" w:color="auto"/>
                    <w:right w:val="none" w:sz="0" w:space="0" w:color="auto"/>
                  </w:divBdr>
                </w:div>
                <w:div w:id="1751734525">
                  <w:marLeft w:val="0"/>
                  <w:marRight w:val="0"/>
                  <w:marTop w:val="0"/>
                  <w:marBottom w:val="0"/>
                  <w:divBdr>
                    <w:top w:val="none" w:sz="0" w:space="0" w:color="auto"/>
                    <w:left w:val="none" w:sz="0" w:space="0" w:color="auto"/>
                    <w:bottom w:val="none" w:sz="0" w:space="0" w:color="auto"/>
                    <w:right w:val="none" w:sz="0" w:space="0" w:color="auto"/>
                  </w:divBdr>
                </w:div>
                <w:div w:id="1754280992">
                  <w:marLeft w:val="0"/>
                  <w:marRight w:val="0"/>
                  <w:marTop w:val="0"/>
                  <w:marBottom w:val="0"/>
                  <w:divBdr>
                    <w:top w:val="none" w:sz="0" w:space="0" w:color="auto"/>
                    <w:left w:val="none" w:sz="0" w:space="0" w:color="auto"/>
                    <w:bottom w:val="none" w:sz="0" w:space="0" w:color="auto"/>
                    <w:right w:val="none" w:sz="0" w:space="0" w:color="auto"/>
                  </w:divBdr>
                </w:div>
                <w:div w:id="1755012136">
                  <w:marLeft w:val="0"/>
                  <w:marRight w:val="0"/>
                  <w:marTop w:val="0"/>
                  <w:marBottom w:val="0"/>
                  <w:divBdr>
                    <w:top w:val="none" w:sz="0" w:space="0" w:color="auto"/>
                    <w:left w:val="none" w:sz="0" w:space="0" w:color="auto"/>
                    <w:bottom w:val="none" w:sz="0" w:space="0" w:color="auto"/>
                    <w:right w:val="none" w:sz="0" w:space="0" w:color="auto"/>
                  </w:divBdr>
                </w:div>
                <w:div w:id="1755466654">
                  <w:marLeft w:val="0"/>
                  <w:marRight w:val="0"/>
                  <w:marTop w:val="0"/>
                  <w:marBottom w:val="0"/>
                  <w:divBdr>
                    <w:top w:val="none" w:sz="0" w:space="0" w:color="auto"/>
                    <w:left w:val="none" w:sz="0" w:space="0" w:color="auto"/>
                    <w:bottom w:val="none" w:sz="0" w:space="0" w:color="auto"/>
                    <w:right w:val="none" w:sz="0" w:space="0" w:color="auto"/>
                  </w:divBdr>
                </w:div>
                <w:div w:id="1755976248">
                  <w:marLeft w:val="0"/>
                  <w:marRight w:val="0"/>
                  <w:marTop w:val="0"/>
                  <w:marBottom w:val="0"/>
                  <w:divBdr>
                    <w:top w:val="none" w:sz="0" w:space="0" w:color="auto"/>
                    <w:left w:val="none" w:sz="0" w:space="0" w:color="auto"/>
                    <w:bottom w:val="none" w:sz="0" w:space="0" w:color="auto"/>
                    <w:right w:val="none" w:sz="0" w:space="0" w:color="auto"/>
                  </w:divBdr>
                </w:div>
                <w:div w:id="1755979533">
                  <w:marLeft w:val="0"/>
                  <w:marRight w:val="0"/>
                  <w:marTop w:val="0"/>
                  <w:marBottom w:val="0"/>
                  <w:divBdr>
                    <w:top w:val="none" w:sz="0" w:space="0" w:color="auto"/>
                    <w:left w:val="none" w:sz="0" w:space="0" w:color="auto"/>
                    <w:bottom w:val="none" w:sz="0" w:space="0" w:color="auto"/>
                    <w:right w:val="none" w:sz="0" w:space="0" w:color="auto"/>
                  </w:divBdr>
                </w:div>
                <w:div w:id="1756439008">
                  <w:marLeft w:val="0"/>
                  <w:marRight w:val="0"/>
                  <w:marTop w:val="0"/>
                  <w:marBottom w:val="0"/>
                  <w:divBdr>
                    <w:top w:val="none" w:sz="0" w:space="0" w:color="auto"/>
                    <w:left w:val="none" w:sz="0" w:space="0" w:color="auto"/>
                    <w:bottom w:val="none" w:sz="0" w:space="0" w:color="auto"/>
                    <w:right w:val="none" w:sz="0" w:space="0" w:color="auto"/>
                  </w:divBdr>
                </w:div>
                <w:div w:id="1756824897">
                  <w:marLeft w:val="0"/>
                  <w:marRight w:val="0"/>
                  <w:marTop w:val="0"/>
                  <w:marBottom w:val="0"/>
                  <w:divBdr>
                    <w:top w:val="none" w:sz="0" w:space="0" w:color="auto"/>
                    <w:left w:val="none" w:sz="0" w:space="0" w:color="auto"/>
                    <w:bottom w:val="none" w:sz="0" w:space="0" w:color="auto"/>
                    <w:right w:val="none" w:sz="0" w:space="0" w:color="auto"/>
                  </w:divBdr>
                </w:div>
                <w:div w:id="1757634467">
                  <w:marLeft w:val="0"/>
                  <w:marRight w:val="0"/>
                  <w:marTop w:val="0"/>
                  <w:marBottom w:val="0"/>
                  <w:divBdr>
                    <w:top w:val="none" w:sz="0" w:space="0" w:color="auto"/>
                    <w:left w:val="none" w:sz="0" w:space="0" w:color="auto"/>
                    <w:bottom w:val="none" w:sz="0" w:space="0" w:color="auto"/>
                    <w:right w:val="none" w:sz="0" w:space="0" w:color="auto"/>
                  </w:divBdr>
                </w:div>
                <w:div w:id="1758936667">
                  <w:marLeft w:val="0"/>
                  <w:marRight w:val="0"/>
                  <w:marTop w:val="0"/>
                  <w:marBottom w:val="0"/>
                  <w:divBdr>
                    <w:top w:val="none" w:sz="0" w:space="0" w:color="auto"/>
                    <w:left w:val="none" w:sz="0" w:space="0" w:color="auto"/>
                    <w:bottom w:val="none" w:sz="0" w:space="0" w:color="auto"/>
                    <w:right w:val="none" w:sz="0" w:space="0" w:color="auto"/>
                  </w:divBdr>
                </w:div>
                <w:div w:id="1759059787">
                  <w:marLeft w:val="0"/>
                  <w:marRight w:val="0"/>
                  <w:marTop w:val="0"/>
                  <w:marBottom w:val="0"/>
                  <w:divBdr>
                    <w:top w:val="none" w:sz="0" w:space="0" w:color="auto"/>
                    <w:left w:val="none" w:sz="0" w:space="0" w:color="auto"/>
                    <w:bottom w:val="none" w:sz="0" w:space="0" w:color="auto"/>
                    <w:right w:val="none" w:sz="0" w:space="0" w:color="auto"/>
                  </w:divBdr>
                </w:div>
                <w:div w:id="1760904947">
                  <w:marLeft w:val="0"/>
                  <w:marRight w:val="0"/>
                  <w:marTop w:val="0"/>
                  <w:marBottom w:val="0"/>
                  <w:divBdr>
                    <w:top w:val="none" w:sz="0" w:space="0" w:color="auto"/>
                    <w:left w:val="none" w:sz="0" w:space="0" w:color="auto"/>
                    <w:bottom w:val="none" w:sz="0" w:space="0" w:color="auto"/>
                    <w:right w:val="none" w:sz="0" w:space="0" w:color="auto"/>
                  </w:divBdr>
                </w:div>
                <w:div w:id="1760909695">
                  <w:marLeft w:val="0"/>
                  <w:marRight w:val="0"/>
                  <w:marTop w:val="0"/>
                  <w:marBottom w:val="0"/>
                  <w:divBdr>
                    <w:top w:val="none" w:sz="0" w:space="0" w:color="auto"/>
                    <w:left w:val="none" w:sz="0" w:space="0" w:color="auto"/>
                    <w:bottom w:val="none" w:sz="0" w:space="0" w:color="auto"/>
                    <w:right w:val="none" w:sz="0" w:space="0" w:color="auto"/>
                  </w:divBdr>
                </w:div>
                <w:div w:id="1761174825">
                  <w:marLeft w:val="0"/>
                  <w:marRight w:val="0"/>
                  <w:marTop w:val="0"/>
                  <w:marBottom w:val="0"/>
                  <w:divBdr>
                    <w:top w:val="none" w:sz="0" w:space="0" w:color="auto"/>
                    <w:left w:val="none" w:sz="0" w:space="0" w:color="auto"/>
                    <w:bottom w:val="none" w:sz="0" w:space="0" w:color="auto"/>
                    <w:right w:val="none" w:sz="0" w:space="0" w:color="auto"/>
                  </w:divBdr>
                </w:div>
                <w:div w:id="1762026569">
                  <w:marLeft w:val="0"/>
                  <w:marRight w:val="0"/>
                  <w:marTop w:val="0"/>
                  <w:marBottom w:val="0"/>
                  <w:divBdr>
                    <w:top w:val="none" w:sz="0" w:space="0" w:color="auto"/>
                    <w:left w:val="none" w:sz="0" w:space="0" w:color="auto"/>
                    <w:bottom w:val="none" w:sz="0" w:space="0" w:color="auto"/>
                    <w:right w:val="none" w:sz="0" w:space="0" w:color="auto"/>
                  </w:divBdr>
                </w:div>
                <w:div w:id="1762528920">
                  <w:marLeft w:val="0"/>
                  <w:marRight w:val="0"/>
                  <w:marTop w:val="0"/>
                  <w:marBottom w:val="0"/>
                  <w:divBdr>
                    <w:top w:val="none" w:sz="0" w:space="0" w:color="auto"/>
                    <w:left w:val="none" w:sz="0" w:space="0" w:color="auto"/>
                    <w:bottom w:val="none" w:sz="0" w:space="0" w:color="auto"/>
                    <w:right w:val="none" w:sz="0" w:space="0" w:color="auto"/>
                  </w:divBdr>
                </w:div>
                <w:div w:id="1762918676">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
                <w:div w:id="1763650211">
                  <w:marLeft w:val="0"/>
                  <w:marRight w:val="0"/>
                  <w:marTop w:val="0"/>
                  <w:marBottom w:val="0"/>
                  <w:divBdr>
                    <w:top w:val="none" w:sz="0" w:space="0" w:color="auto"/>
                    <w:left w:val="none" w:sz="0" w:space="0" w:color="auto"/>
                    <w:bottom w:val="none" w:sz="0" w:space="0" w:color="auto"/>
                    <w:right w:val="none" w:sz="0" w:space="0" w:color="auto"/>
                  </w:divBdr>
                </w:div>
                <w:div w:id="1764182774">
                  <w:marLeft w:val="0"/>
                  <w:marRight w:val="0"/>
                  <w:marTop w:val="0"/>
                  <w:marBottom w:val="0"/>
                  <w:divBdr>
                    <w:top w:val="none" w:sz="0" w:space="0" w:color="auto"/>
                    <w:left w:val="none" w:sz="0" w:space="0" w:color="auto"/>
                    <w:bottom w:val="none" w:sz="0" w:space="0" w:color="auto"/>
                    <w:right w:val="none" w:sz="0" w:space="0" w:color="auto"/>
                  </w:divBdr>
                </w:div>
                <w:div w:id="1764380971">
                  <w:marLeft w:val="0"/>
                  <w:marRight w:val="0"/>
                  <w:marTop w:val="0"/>
                  <w:marBottom w:val="0"/>
                  <w:divBdr>
                    <w:top w:val="none" w:sz="0" w:space="0" w:color="auto"/>
                    <w:left w:val="none" w:sz="0" w:space="0" w:color="auto"/>
                    <w:bottom w:val="none" w:sz="0" w:space="0" w:color="auto"/>
                    <w:right w:val="none" w:sz="0" w:space="0" w:color="auto"/>
                  </w:divBdr>
                </w:div>
                <w:div w:id="1764952192">
                  <w:marLeft w:val="0"/>
                  <w:marRight w:val="0"/>
                  <w:marTop w:val="0"/>
                  <w:marBottom w:val="0"/>
                  <w:divBdr>
                    <w:top w:val="none" w:sz="0" w:space="0" w:color="auto"/>
                    <w:left w:val="none" w:sz="0" w:space="0" w:color="auto"/>
                    <w:bottom w:val="none" w:sz="0" w:space="0" w:color="auto"/>
                    <w:right w:val="none" w:sz="0" w:space="0" w:color="auto"/>
                  </w:divBdr>
                </w:div>
                <w:div w:id="1765762968">
                  <w:marLeft w:val="0"/>
                  <w:marRight w:val="0"/>
                  <w:marTop w:val="0"/>
                  <w:marBottom w:val="0"/>
                  <w:divBdr>
                    <w:top w:val="none" w:sz="0" w:space="0" w:color="auto"/>
                    <w:left w:val="none" w:sz="0" w:space="0" w:color="auto"/>
                    <w:bottom w:val="none" w:sz="0" w:space="0" w:color="auto"/>
                    <w:right w:val="none" w:sz="0" w:space="0" w:color="auto"/>
                  </w:divBdr>
                </w:div>
                <w:div w:id="1766461409">
                  <w:marLeft w:val="0"/>
                  <w:marRight w:val="0"/>
                  <w:marTop w:val="0"/>
                  <w:marBottom w:val="0"/>
                  <w:divBdr>
                    <w:top w:val="none" w:sz="0" w:space="0" w:color="auto"/>
                    <w:left w:val="none" w:sz="0" w:space="0" w:color="auto"/>
                    <w:bottom w:val="none" w:sz="0" w:space="0" w:color="auto"/>
                    <w:right w:val="none" w:sz="0" w:space="0" w:color="auto"/>
                  </w:divBdr>
                </w:div>
                <w:div w:id="1766533922">
                  <w:marLeft w:val="0"/>
                  <w:marRight w:val="0"/>
                  <w:marTop w:val="0"/>
                  <w:marBottom w:val="0"/>
                  <w:divBdr>
                    <w:top w:val="none" w:sz="0" w:space="0" w:color="auto"/>
                    <w:left w:val="none" w:sz="0" w:space="0" w:color="auto"/>
                    <w:bottom w:val="none" w:sz="0" w:space="0" w:color="auto"/>
                    <w:right w:val="none" w:sz="0" w:space="0" w:color="auto"/>
                  </w:divBdr>
                </w:div>
                <w:div w:id="1767848962">
                  <w:marLeft w:val="0"/>
                  <w:marRight w:val="0"/>
                  <w:marTop w:val="0"/>
                  <w:marBottom w:val="0"/>
                  <w:divBdr>
                    <w:top w:val="none" w:sz="0" w:space="0" w:color="auto"/>
                    <w:left w:val="none" w:sz="0" w:space="0" w:color="auto"/>
                    <w:bottom w:val="none" w:sz="0" w:space="0" w:color="auto"/>
                    <w:right w:val="none" w:sz="0" w:space="0" w:color="auto"/>
                  </w:divBdr>
                </w:div>
                <w:div w:id="1768043298">
                  <w:marLeft w:val="0"/>
                  <w:marRight w:val="0"/>
                  <w:marTop w:val="0"/>
                  <w:marBottom w:val="0"/>
                  <w:divBdr>
                    <w:top w:val="none" w:sz="0" w:space="0" w:color="auto"/>
                    <w:left w:val="none" w:sz="0" w:space="0" w:color="auto"/>
                    <w:bottom w:val="none" w:sz="0" w:space="0" w:color="auto"/>
                    <w:right w:val="none" w:sz="0" w:space="0" w:color="auto"/>
                  </w:divBdr>
                </w:div>
                <w:div w:id="1768311411">
                  <w:marLeft w:val="0"/>
                  <w:marRight w:val="0"/>
                  <w:marTop w:val="0"/>
                  <w:marBottom w:val="0"/>
                  <w:divBdr>
                    <w:top w:val="none" w:sz="0" w:space="0" w:color="auto"/>
                    <w:left w:val="none" w:sz="0" w:space="0" w:color="auto"/>
                    <w:bottom w:val="none" w:sz="0" w:space="0" w:color="auto"/>
                    <w:right w:val="none" w:sz="0" w:space="0" w:color="auto"/>
                  </w:divBdr>
                </w:div>
                <w:div w:id="1768571940">
                  <w:marLeft w:val="0"/>
                  <w:marRight w:val="0"/>
                  <w:marTop w:val="0"/>
                  <w:marBottom w:val="0"/>
                  <w:divBdr>
                    <w:top w:val="none" w:sz="0" w:space="0" w:color="auto"/>
                    <w:left w:val="none" w:sz="0" w:space="0" w:color="auto"/>
                    <w:bottom w:val="none" w:sz="0" w:space="0" w:color="auto"/>
                    <w:right w:val="none" w:sz="0" w:space="0" w:color="auto"/>
                  </w:divBdr>
                </w:div>
                <w:div w:id="1768622943">
                  <w:marLeft w:val="0"/>
                  <w:marRight w:val="0"/>
                  <w:marTop w:val="0"/>
                  <w:marBottom w:val="0"/>
                  <w:divBdr>
                    <w:top w:val="none" w:sz="0" w:space="0" w:color="auto"/>
                    <w:left w:val="none" w:sz="0" w:space="0" w:color="auto"/>
                    <w:bottom w:val="none" w:sz="0" w:space="0" w:color="auto"/>
                    <w:right w:val="none" w:sz="0" w:space="0" w:color="auto"/>
                  </w:divBdr>
                </w:div>
                <w:div w:id="1769042476">
                  <w:marLeft w:val="0"/>
                  <w:marRight w:val="0"/>
                  <w:marTop w:val="0"/>
                  <w:marBottom w:val="0"/>
                  <w:divBdr>
                    <w:top w:val="none" w:sz="0" w:space="0" w:color="auto"/>
                    <w:left w:val="none" w:sz="0" w:space="0" w:color="auto"/>
                    <w:bottom w:val="none" w:sz="0" w:space="0" w:color="auto"/>
                    <w:right w:val="none" w:sz="0" w:space="0" w:color="auto"/>
                  </w:divBdr>
                </w:div>
                <w:div w:id="1769766505">
                  <w:marLeft w:val="0"/>
                  <w:marRight w:val="0"/>
                  <w:marTop w:val="0"/>
                  <w:marBottom w:val="0"/>
                  <w:divBdr>
                    <w:top w:val="none" w:sz="0" w:space="0" w:color="auto"/>
                    <w:left w:val="none" w:sz="0" w:space="0" w:color="auto"/>
                    <w:bottom w:val="none" w:sz="0" w:space="0" w:color="auto"/>
                    <w:right w:val="none" w:sz="0" w:space="0" w:color="auto"/>
                  </w:divBdr>
                </w:div>
                <w:div w:id="1769931946">
                  <w:marLeft w:val="0"/>
                  <w:marRight w:val="0"/>
                  <w:marTop w:val="0"/>
                  <w:marBottom w:val="0"/>
                  <w:divBdr>
                    <w:top w:val="none" w:sz="0" w:space="0" w:color="auto"/>
                    <w:left w:val="none" w:sz="0" w:space="0" w:color="auto"/>
                    <w:bottom w:val="none" w:sz="0" w:space="0" w:color="auto"/>
                    <w:right w:val="none" w:sz="0" w:space="0" w:color="auto"/>
                  </w:divBdr>
                </w:div>
                <w:div w:id="1770002370">
                  <w:marLeft w:val="0"/>
                  <w:marRight w:val="0"/>
                  <w:marTop w:val="0"/>
                  <w:marBottom w:val="0"/>
                  <w:divBdr>
                    <w:top w:val="none" w:sz="0" w:space="0" w:color="auto"/>
                    <w:left w:val="none" w:sz="0" w:space="0" w:color="auto"/>
                    <w:bottom w:val="none" w:sz="0" w:space="0" w:color="auto"/>
                    <w:right w:val="none" w:sz="0" w:space="0" w:color="auto"/>
                  </w:divBdr>
                </w:div>
                <w:div w:id="1771117160">
                  <w:marLeft w:val="0"/>
                  <w:marRight w:val="0"/>
                  <w:marTop w:val="0"/>
                  <w:marBottom w:val="0"/>
                  <w:divBdr>
                    <w:top w:val="none" w:sz="0" w:space="0" w:color="auto"/>
                    <w:left w:val="none" w:sz="0" w:space="0" w:color="auto"/>
                    <w:bottom w:val="none" w:sz="0" w:space="0" w:color="auto"/>
                    <w:right w:val="none" w:sz="0" w:space="0" w:color="auto"/>
                  </w:divBdr>
                </w:div>
                <w:div w:id="1772161207">
                  <w:marLeft w:val="0"/>
                  <w:marRight w:val="0"/>
                  <w:marTop w:val="0"/>
                  <w:marBottom w:val="0"/>
                  <w:divBdr>
                    <w:top w:val="none" w:sz="0" w:space="0" w:color="auto"/>
                    <w:left w:val="none" w:sz="0" w:space="0" w:color="auto"/>
                    <w:bottom w:val="none" w:sz="0" w:space="0" w:color="auto"/>
                    <w:right w:val="none" w:sz="0" w:space="0" w:color="auto"/>
                  </w:divBdr>
                </w:div>
                <w:div w:id="1772432256">
                  <w:marLeft w:val="0"/>
                  <w:marRight w:val="0"/>
                  <w:marTop w:val="0"/>
                  <w:marBottom w:val="0"/>
                  <w:divBdr>
                    <w:top w:val="none" w:sz="0" w:space="0" w:color="auto"/>
                    <w:left w:val="none" w:sz="0" w:space="0" w:color="auto"/>
                    <w:bottom w:val="none" w:sz="0" w:space="0" w:color="auto"/>
                    <w:right w:val="none" w:sz="0" w:space="0" w:color="auto"/>
                  </w:divBdr>
                </w:div>
                <w:div w:id="1772621487">
                  <w:marLeft w:val="0"/>
                  <w:marRight w:val="0"/>
                  <w:marTop w:val="0"/>
                  <w:marBottom w:val="0"/>
                  <w:divBdr>
                    <w:top w:val="none" w:sz="0" w:space="0" w:color="auto"/>
                    <w:left w:val="none" w:sz="0" w:space="0" w:color="auto"/>
                    <w:bottom w:val="none" w:sz="0" w:space="0" w:color="auto"/>
                    <w:right w:val="none" w:sz="0" w:space="0" w:color="auto"/>
                  </w:divBdr>
                </w:div>
                <w:div w:id="1773278412">
                  <w:marLeft w:val="0"/>
                  <w:marRight w:val="0"/>
                  <w:marTop w:val="0"/>
                  <w:marBottom w:val="0"/>
                  <w:divBdr>
                    <w:top w:val="none" w:sz="0" w:space="0" w:color="auto"/>
                    <w:left w:val="none" w:sz="0" w:space="0" w:color="auto"/>
                    <w:bottom w:val="none" w:sz="0" w:space="0" w:color="auto"/>
                    <w:right w:val="none" w:sz="0" w:space="0" w:color="auto"/>
                  </w:divBdr>
                </w:div>
                <w:div w:id="1773477423">
                  <w:marLeft w:val="0"/>
                  <w:marRight w:val="0"/>
                  <w:marTop w:val="0"/>
                  <w:marBottom w:val="0"/>
                  <w:divBdr>
                    <w:top w:val="none" w:sz="0" w:space="0" w:color="auto"/>
                    <w:left w:val="none" w:sz="0" w:space="0" w:color="auto"/>
                    <w:bottom w:val="none" w:sz="0" w:space="0" w:color="auto"/>
                    <w:right w:val="none" w:sz="0" w:space="0" w:color="auto"/>
                  </w:divBdr>
                </w:div>
                <w:div w:id="1774009528">
                  <w:marLeft w:val="0"/>
                  <w:marRight w:val="0"/>
                  <w:marTop w:val="0"/>
                  <w:marBottom w:val="0"/>
                  <w:divBdr>
                    <w:top w:val="none" w:sz="0" w:space="0" w:color="auto"/>
                    <w:left w:val="none" w:sz="0" w:space="0" w:color="auto"/>
                    <w:bottom w:val="none" w:sz="0" w:space="0" w:color="auto"/>
                    <w:right w:val="none" w:sz="0" w:space="0" w:color="auto"/>
                  </w:divBdr>
                </w:div>
                <w:div w:id="1776830667">
                  <w:marLeft w:val="0"/>
                  <w:marRight w:val="0"/>
                  <w:marTop w:val="0"/>
                  <w:marBottom w:val="0"/>
                  <w:divBdr>
                    <w:top w:val="none" w:sz="0" w:space="0" w:color="auto"/>
                    <w:left w:val="none" w:sz="0" w:space="0" w:color="auto"/>
                    <w:bottom w:val="none" w:sz="0" w:space="0" w:color="auto"/>
                    <w:right w:val="none" w:sz="0" w:space="0" w:color="auto"/>
                  </w:divBdr>
                </w:div>
                <w:div w:id="1777673160">
                  <w:marLeft w:val="0"/>
                  <w:marRight w:val="0"/>
                  <w:marTop w:val="0"/>
                  <w:marBottom w:val="0"/>
                  <w:divBdr>
                    <w:top w:val="none" w:sz="0" w:space="0" w:color="auto"/>
                    <w:left w:val="none" w:sz="0" w:space="0" w:color="auto"/>
                    <w:bottom w:val="none" w:sz="0" w:space="0" w:color="auto"/>
                    <w:right w:val="none" w:sz="0" w:space="0" w:color="auto"/>
                  </w:divBdr>
                </w:div>
                <w:div w:id="1777868340">
                  <w:marLeft w:val="0"/>
                  <w:marRight w:val="0"/>
                  <w:marTop w:val="0"/>
                  <w:marBottom w:val="0"/>
                  <w:divBdr>
                    <w:top w:val="none" w:sz="0" w:space="0" w:color="auto"/>
                    <w:left w:val="none" w:sz="0" w:space="0" w:color="auto"/>
                    <w:bottom w:val="none" w:sz="0" w:space="0" w:color="auto"/>
                    <w:right w:val="none" w:sz="0" w:space="0" w:color="auto"/>
                  </w:divBdr>
                </w:div>
                <w:div w:id="1778796062">
                  <w:marLeft w:val="0"/>
                  <w:marRight w:val="0"/>
                  <w:marTop w:val="0"/>
                  <w:marBottom w:val="0"/>
                  <w:divBdr>
                    <w:top w:val="none" w:sz="0" w:space="0" w:color="auto"/>
                    <w:left w:val="none" w:sz="0" w:space="0" w:color="auto"/>
                    <w:bottom w:val="none" w:sz="0" w:space="0" w:color="auto"/>
                    <w:right w:val="none" w:sz="0" w:space="0" w:color="auto"/>
                  </w:divBdr>
                </w:div>
                <w:div w:id="1779518023">
                  <w:marLeft w:val="0"/>
                  <w:marRight w:val="0"/>
                  <w:marTop w:val="0"/>
                  <w:marBottom w:val="0"/>
                  <w:divBdr>
                    <w:top w:val="none" w:sz="0" w:space="0" w:color="auto"/>
                    <w:left w:val="none" w:sz="0" w:space="0" w:color="auto"/>
                    <w:bottom w:val="none" w:sz="0" w:space="0" w:color="auto"/>
                    <w:right w:val="none" w:sz="0" w:space="0" w:color="auto"/>
                  </w:divBdr>
                </w:div>
                <w:div w:id="1779518737">
                  <w:marLeft w:val="0"/>
                  <w:marRight w:val="0"/>
                  <w:marTop w:val="0"/>
                  <w:marBottom w:val="0"/>
                  <w:divBdr>
                    <w:top w:val="none" w:sz="0" w:space="0" w:color="auto"/>
                    <w:left w:val="none" w:sz="0" w:space="0" w:color="auto"/>
                    <w:bottom w:val="none" w:sz="0" w:space="0" w:color="auto"/>
                    <w:right w:val="none" w:sz="0" w:space="0" w:color="auto"/>
                  </w:divBdr>
                </w:div>
                <w:div w:id="1780448582">
                  <w:marLeft w:val="0"/>
                  <w:marRight w:val="0"/>
                  <w:marTop w:val="0"/>
                  <w:marBottom w:val="0"/>
                  <w:divBdr>
                    <w:top w:val="none" w:sz="0" w:space="0" w:color="auto"/>
                    <w:left w:val="none" w:sz="0" w:space="0" w:color="auto"/>
                    <w:bottom w:val="none" w:sz="0" w:space="0" w:color="auto"/>
                    <w:right w:val="none" w:sz="0" w:space="0" w:color="auto"/>
                  </w:divBdr>
                </w:div>
                <w:div w:id="1780907438">
                  <w:marLeft w:val="0"/>
                  <w:marRight w:val="0"/>
                  <w:marTop w:val="0"/>
                  <w:marBottom w:val="0"/>
                  <w:divBdr>
                    <w:top w:val="none" w:sz="0" w:space="0" w:color="auto"/>
                    <w:left w:val="none" w:sz="0" w:space="0" w:color="auto"/>
                    <w:bottom w:val="none" w:sz="0" w:space="0" w:color="auto"/>
                    <w:right w:val="none" w:sz="0" w:space="0" w:color="auto"/>
                  </w:divBdr>
                </w:div>
                <w:div w:id="1781099528">
                  <w:marLeft w:val="0"/>
                  <w:marRight w:val="0"/>
                  <w:marTop w:val="0"/>
                  <w:marBottom w:val="0"/>
                  <w:divBdr>
                    <w:top w:val="none" w:sz="0" w:space="0" w:color="auto"/>
                    <w:left w:val="none" w:sz="0" w:space="0" w:color="auto"/>
                    <w:bottom w:val="none" w:sz="0" w:space="0" w:color="auto"/>
                    <w:right w:val="none" w:sz="0" w:space="0" w:color="auto"/>
                  </w:divBdr>
                </w:div>
                <w:div w:id="1781102692">
                  <w:marLeft w:val="0"/>
                  <w:marRight w:val="0"/>
                  <w:marTop w:val="0"/>
                  <w:marBottom w:val="0"/>
                  <w:divBdr>
                    <w:top w:val="none" w:sz="0" w:space="0" w:color="auto"/>
                    <w:left w:val="none" w:sz="0" w:space="0" w:color="auto"/>
                    <w:bottom w:val="none" w:sz="0" w:space="0" w:color="auto"/>
                    <w:right w:val="none" w:sz="0" w:space="0" w:color="auto"/>
                  </w:divBdr>
                </w:div>
                <w:div w:id="1781531371">
                  <w:marLeft w:val="0"/>
                  <w:marRight w:val="0"/>
                  <w:marTop w:val="0"/>
                  <w:marBottom w:val="0"/>
                  <w:divBdr>
                    <w:top w:val="none" w:sz="0" w:space="0" w:color="auto"/>
                    <w:left w:val="none" w:sz="0" w:space="0" w:color="auto"/>
                    <w:bottom w:val="none" w:sz="0" w:space="0" w:color="auto"/>
                    <w:right w:val="none" w:sz="0" w:space="0" w:color="auto"/>
                  </w:divBdr>
                </w:div>
                <w:div w:id="1781876304">
                  <w:marLeft w:val="0"/>
                  <w:marRight w:val="0"/>
                  <w:marTop w:val="0"/>
                  <w:marBottom w:val="0"/>
                  <w:divBdr>
                    <w:top w:val="none" w:sz="0" w:space="0" w:color="auto"/>
                    <w:left w:val="none" w:sz="0" w:space="0" w:color="auto"/>
                    <w:bottom w:val="none" w:sz="0" w:space="0" w:color="auto"/>
                    <w:right w:val="none" w:sz="0" w:space="0" w:color="auto"/>
                  </w:divBdr>
                </w:div>
                <w:div w:id="1783185508">
                  <w:marLeft w:val="0"/>
                  <w:marRight w:val="0"/>
                  <w:marTop w:val="0"/>
                  <w:marBottom w:val="0"/>
                  <w:divBdr>
                    <w:top w:val="none" w:sz="0" w:space="0" w:color="auto"/>
                    <w:left w:val="none" w:sz="0" w:space="0" w:color="auto"/>
                    <w:bottom w:val="none" w:sz="0" w:space="0" w:color="auto"/>
                    <w:right w:val="none" w:sz="0" w:space="0" w:color="auto"/>
                  </w:divBdr>
                </w:div>
                <w:div w:id="1784691178">
                  <w:marLeft w:val="0"/>
                  <w:marRight w:val="0"/>
                  <w:marTop w:val="0"/>
                  <w:marBottom w:val="0"/>
                  <w:divBdr>
                    <w:top w:val="none" w:sz="0" w:space="0" w:color="auto"/>
                    <w:left w:val="none" w:sz="0" w:space="0" w:color="auto"/>
                    <w:bottom w:val="none" w:sz="0" w:space="0" w:color="auto"/>
                    <w:right w:val="none" w:sz="0" w:space="0" w:color="auto"/>
                  </w:divBdr>
                </w:div>
                <w:div w:id="1785036278">
                  <w:marLeft w:val="0"/>
                  <w:marRight w:val="0"/>
                  <w:marTop w:val="0"/>
                  <w:marBottom w:val="0"/>
                  <w:divBdr>
                    <w:top w:val="none" w:sz="0" w:space="0" w:color="auto"/>
                    <w:left w:val="none" w:sz="0" w:space="0" w:color="auto"/>
                    <w:bottom w:val="none" w:sz="0" w:space="0" w:color="auto"/>
                    <w:right w:val="none" w:sz="0" w:space="0" w:color="auto"/>
                  </w:divBdr>
                </w:div>
                <w:div w:id="1785223390">
                  <w:marLeft w:val="0"/>
                  <w:marRight w:val="0"/>
                  <w:marTop w:val="0"/>
                  <w:marBottom w:val="0"/>
                  <w:divBdr>
                    <w:top w:val="none" w:sz="0" w:space="0" w:color="auto"/>
                    <w:left w:val="none" w:sz="0" w:space="0" w:color="auto"/>
                    <w:bottom w:val="none" w:sz="0" w:space="0" w:color="auto"/>
                    <w:right w:val="none" w:sz="0" w:space="0" w:color="auto"/>
                  </w:divBdr>
                </w:div>
                <w:div w:id="1787117521">
                  <w:marLeft w:val="0"/>
                  <w:marRight w:val="0"/>
                  <w:marTop w:val="0"/>
                  <w:marBottom w:val="0"/>
                  <w:divBdr>
                    <w:top w:val="none" w:sz="0" w:space="0" w:color="auto"/>
                    <w:left w:val="none" w:sz="0" w:space="0" w:color="auto"/>
                    <w:bottom w:val="none" w:sz="0" w:space="0" w:color="auto"/>
                    <w:right w:val="none" w:sz="0" w:space="0" w:color="auto"/>
                  </w:divBdr>
                </w:div>
                <w:div w:id="1787893513">
                  <w:marLeft w:val="0"/>
                  <w:marRight w:val="0"/>
                  <w:marTop w:val="0"/>
                  <w:marBottom w:val="0"/>
                  <w:divBdr>
                    <w:top w:val="none" w:sz="0" w:space="0" w:color="auto"/>
                    <w:left w:val="none" w:sz="0" w:space="0" w:color="auto"/>
                    <w:bottom w:val="none" w:sz="0" w:space="0" w:color="auto"/>
                    <w:right w:val="none" w:sz="0" w:space="0" w:color="auto"/>
                  </w:divBdr>
                </w:div>
                <w:div w:id="1788234306">
                  <w:marLeft w:val="0"/>
                  <w:marRight w:val="0"/>
                  <w:marTop w:val="0"/>
                  <w:marBottom w:val="0"/>
                  <w:divBdr>
                    <w:top w:val="none" w:sz="0" w:space="0" w:color="auto"/>
                    <w:left w:val="none" w:sz="0" w:space="0" w:color="auto"/>
                    <w:bottom w:val="none" w:sz="0" w:space="0" w:color="auto"/>
                    <w:right w:val="none" w:sz="0" w:space="0" w:color="auto"/>
                  </w:divBdr>
                </w:div>
                <w:div w:id="1788544125">
                  <w:marLeft w:val="0"/>
                  <w:marRight w:val="0"/>
                  <w:marTop w:val="0"/>
                  <w:marBottom w:val="0"/>
                  <w:divBdr>
                    <w:top w:val="none" w:sz="0" w:space="0" w:color="auto"/>
                    <w:left w:val="none" w:sz="0" w:space="0" w:color="auto"/>
                    <w:bottom w:val="none" w:sz="0" w:space="0" w:color="auto"/>
                    <w:right w:val="none" w:sz="0" w:space="0" w:color="auto"/>
                  </w:divBdr>
                </w:div>
                <w:div w:id="1788814026">
                  <w:marLeft w:val="0"/>
                  <w:marRight w:val="0"/>
                  <w:marTop w:val="0"/>
                  <w:marBottom w:val="0"/>
                  <w:divBdr>
                    <w:top w:val="none" w:sz="0" w:space="0" w:color="auto"/>
                    <w:left w:val="none" w:sz="0" w:space="0" w:color="auto"/>
                    <w:bottom w:val="none" w:sz="0" w:space="0" w:color="auto"/>
                    <w:right w:val="none" w:sz="0" w:space="0" w:color="auto"/>
                  </w:divBdr>
                </w:div>
                <w:div w:id="1788887934">
                  <w:marLeft w:val="0"/>
                  <w:marRight w:val="0"/>
                  <w:marTop w:val="0"/>
                  <w:marBottom w:val="0"/>
                  <w:divBdr>
                    <w:top w:val="none" w:sz="0" w:space="0" w:color="auto"/>
                    <w:left w:val="none" w:sz="0" w:space="0" w:color="auto"/>
                    <w:bottom w:val="none" w:sz="0" w:space="0" w:color="auto"/>
                    <w:right w:val="none" w:sz="0" w:space="0" w:color="auto"/>
                  </w:divBdr>
                </w:div>
                <w:div w:id="1788963967">
                  <w:marLeft w:val="0"/>
                  <w:marRight w:val="0"/>
                  <w:marTop w:val="0"/>
                  <w:marBottom w:val="0"/>
                  <w:divBdr>
                    <w:top w:val="none" w:sz="0" w:space="0" w:color="auto"/>
                    <w:left w:val="none" w:sz="0" w:space="0" w:color="auto"/>
                    <w:bottom w:val="none" w:sz="0" w:space="0" w:color="auto"/>
                    <w:right w:val="none" w:sz="0" w:space="0" w:color="auto"/>
                  </w:divBdr>
                </w:div>
                <w:div w:id="1789355527">
                  <w:marLeft w:val="0"/>
                  <w:marRight w:val="0"/>
                  <w:marTop w:val="0"/>
                  <w:marBottom w:val="0"/>
                  <w:divBdr>
                    <w:top w:val="none" w:sz="0" w:space="0" w:color="auto"/>
                    <w:left w:val="none" w:sz="0" w:space="0" w:color="auto"/>
                    <w:bottom w:val="none" w:sz="0" w:space="0" w:color="auto"/>
                    <w:right w:val="none" w:sz="0" w:space="0" w:color="auto"/>
                  </w:divBdr>
                </w:div>
                <w:div w:id="1790202736">
                  <w:marLeft w:val="0"/>
                  <w:marRight w:val="0"/>
                  <w:marTop w:val="0"/>
                  <w:marBottom w:val="0"/>
                  <w:divBdr>
                    <w:top w:val="none" w:sz="0" w:space="0" w:color="auto"/>
                    <w:left w:val="none" w:sz="0" w:space="0" w:color="auto"/>
                    <w:bottom w:val="none" w:sz="0" w:space="0" w:color="auto"/>
                    <w:right w:val="none" w:sz="0" w:space="0" w:color="auto"/>
                  </w:divBdr>
                </w:div>
                <w:div w:id="1790738087">
                  <w:marLeft w:val="0"/>
                  <w:marRight w:val="0"/>
                  <w:marTop w:val="0"/>
                  <w:marBottom w:val="0"/>
                  <w:divBdr>
                    <w:top w:val="none" w:sz="0" w:space="0" w:color="auto"/>
                    <w:left w:val="none" w:sz="0" w:space="0" w:color="auto"/>
                    <w:bottom w:val="none" w:sz="0" w:space="0" w:color="auto"/>
                    <w:right w:val="none" w:sz="0" w:space="0" w:color="auto"/>
                  </w:divBdr>
                </w:div>
                <w:div w:id="1790777751">
                  <w:marLeft w:val="0"/>
                  <w:marRight w:val="0"/>
                  <w:marTop w:val="0"/>
                  <w:marBottom w:val="0"/>
                  <w:divBdr>
                    <w:top w:val="none" w:sz="0" w:space="0" w:color="auto"/>
                    <w:left w:val="none" w:sz="0" w:space="0" w:color="auto"/>
                    <w:bottom w:val="none" w:sz="0" w:space="0" w:color="auto"/>
                    <w:right w:val="none" w:sz="0" w:space="0" w:color="auto"/>
                  </w:divBdr>
                </w:div>
                <w:div w:id="1790859100">
                  <w:marLeft w:val="0"/>
                  <w:marRight w:val="0"/>
                  <w:marTop w:val="0"/>
                  <w:marBottom w:val="0"/>
                  <w:divBdr>
                    <w:top w:val="none" w:sz="0" w:space="0" w:color="auto"/>
                    <w:left w:val="none" w:sz="0" w:space="0" w:color="auto"/>
                    <w:bottom w:val="none" w:sz="0" w:space="0" w:color="auto"/>
                    <w:right w:val="none" w:sz="0" w:space="0" w:color="auto"/>
                  </w:divBdr>
                </w:div>
                <w:div w:id="1791432674">
                  <w:marLeft w:val="0"/>
                  <w:marRight w:val="0"/>
                  <w:marTop w:val="0"/>
                  <w:marBottom w:val="0"/>
                  <w:divBdr>
                    <w:top w:val="none" w:sz="0" w:space="0" w:color="auto"/>
                    <w:left w:val="none" w:sz="0" w:space="0" w:color="auto"/>
                    <w:bottom w:val="none" w:sz="0" w:space="0" w:color="auto"/>
                    <w:right w:val="none" w:sz="0" w:space="0" w:color="auto"/>
                  </w:divBdr>
                </w:div>
                <w:div w:id="1792435066">
                  <w:marLeft w:val="0"/>
                  <w:marRight w:val="0"/>
                  <w:marTop w:val="0"/>
                  <w:marBottom w:val="0"/>
                  <w:divBdr>
                    <w:top w:val="none" w:sz="0" w:space="0" w:color="auto"/>
                    <w:left w:val="none" w:sz="0" w:space="0" w:color="auto"/>
                    <w:bottom w:val="none" w:sz="0" w:space="0" w:color="auto"/>
                    <w:right w:val="none" w:sz="0" w:space="0" w:color="auto"/>
                  </w:divBdr>
                </w:div>
                <w:div w:id="1792701498">
                  <w:marLeft w:val="0"/>
                  <w:marRight w:val="0"/>
                  <w:marTop w:val="0"/>
                  <w:marBottom w:val="0"/>
                  <w:divBdr>
                    <w:top w:val="none" w:sz="0" w:space="0" w:color="auto"/>
                    <w:left w:val="none" w:sz="0" w:space="0" w:color="auto"/>
                    <w:bottom w:val="none" w:sz="0" w:space="0" w:color="auto"/>
                    <w:right w:val="none" w:sz="0" w:space="0" w:color="auto"/>
                  </w:divBdr>
                </w:div>
                <w:div w:id="1792702459">
                  <w:marLeft w:val="0"/>
                  <w:marRight w:val="0"/>
                  <w:marTop w:val="0"/>
                  <w:marBottom w:val="0"/>
                  <w:divBdr>
                    <w:top w:val="none" w:sz="0" w:space="0" w:color="auto"/>
                    <w:left w:val="none" w:sz="0" w:space="0" w:color="auto"/>
                    <w:bottom w:val="none" w:sz="0" w:space="0" w:color="auto"/>
                    <w:right w:val="none" w:sz="0" w:space="0" w:color="auto"/>
                  </w:divBdr>
                </w:div>
                <w:div w:id="1794901215">
                  <w:marLeft w:val="0"/>
                  <w:marRight w:val="0"/>
                  <w:marTop w:val="0"/>
                  <w:marBottom w:val="0"/>
                  <w:divBdr>
                    <w:top w:val="none" w:sz="0" w:space="0" w:color="auto"/>
                    <w:left w:val="none" w:sz="0" w:space="0" w:color="auto"/>
                    <w:bottom w:val="none" w:sz="0" w:space="0" w:color="auto"/>
                    <w:right w:val="none" w:sz="0" w:space="0" w:color="auto"/>
                  </w:divBdr>
                </w:div>
                <w:div w:id="1795175527">
                  <w:marLeft w:val="0"/>
                  <w:marRight w:val="0"/>
                  <w:marTop w:val="0"/>
                  <w:marBottom w:val="0"/>
                  <w:divBdr>
                    <w:top w:val="none" w:sz="0" w:space="0" w:color="auto"/>
                    <w:left w:val="none" w:sz="0" w:space="0" w:color="auto"/>
                    <w:bottom w:val="none" w:sz="0" w:space="0" w:color="auto"/>
                    <w:right w:val="none" w:sz="0" w:space="0" w:color="auto"/>
                  </w:divBdr>
                </w:div>
                <w:div w:id="1795906007">
                  <w:marLeft w:val="0"/>
                  <w:marRight w:val="0"/>
                  <w:marTop w:val="0"/>
                  <w:marBottom w:val="0"/>
                  <w:divBdr>
                    <w:top w:val="none" w:sz="0" w:space="0" w:color="auto"/>
                    <w:left w:val="none" w:sz="0" w:space="0" w:color="auto"/>
                    <w:bottom w:val="none" w:sz="0" w:space="0" w:color="auto"/>
                    <w:right w:val="none" w:sz="0" w:space="0" w:color="auto"/>
                  </w:divBdr>
                </w:div>
                <w:div w:id="1796023723">
                  <w:marLeft w:val="0"/>
                  <w:marRight w:val="0"/>
                  <w:marTop w:val="0"/>
                  <w:marBottom w:val="0"/>
                  <w:divBdr>
                    <w:top w:val="none" w:sz="0" w:space="0" w:color="auto"/>
                    <w:left w:val="none" w:sz="0" w:space="0" w:color="auto"/>
                    <w:bottom w:val="none" w:sz="0" w:space="0" w:color="auto"/>
                    <w:right w:val="none" w:sz="0" w:space="0" w:color="auto"/>
                  </w:divBdr>
                </w:div>
                <w:div w:id="1796177565">
                  <w:marLeft w:val="0"/>
                  <w:marRight w:val="0"/>
                  <w:marTop w:val="0"/>
                  <w:marBottom w:val="0"/>
                  <w:divBdr>
                    <w:top w:val="none" w:sz="0" w:space="0" w:color="auto"/>
                    <w:left w:val="none" w:sz="0" w:space="0" w:color="auto"/>
                    <w:bottom w:val="none" w:sz="0" w:space="0" w:color="auto"/>
                    <w:right w:val="none" w:sz="0" w:space="0" w:color="auto"/>
                  </w:divBdr>
                </w:div>
                <w:div w:id="1796293784">
                  <w:marLeft w:val="0"/>
                  <w:marRight w:val="0"/>
                  <w:marTop w:val="0"/>
                  <w:marBottom w:val="0"/>
                  <w:divBdr>
                    <w:top w:val="none" w:sz="0" w:space="0" w:color="auto"/>
                    <w:left w:val="none" w:sz="0" w:space="0" w:color="auto"/>
                    <w:bottom w:val="none" w:sz="0" w:space="0" w:color="auto"/>
                    <w:right w:val="none" w:sz="0" w:space="0" w:color="auto"/>
                  </w:divBdr>
                </w:div>
                <w:div w:id="1798327993">
                  <w:marLeft w:val="0"/>
                  <w:marRight w:val="0"/>
                  <w:marTop w:val="0"/>
                  <w:marBottom w:val="0"/>
                  <w:divBdr>
                    <w:top w:val="none" w:sz="0" w:space="0" w:color="auto"/>
                    <w:left w:val="none" w:sz="0" w:space="0" w:color="auto"/>
                    <w:bottom w:val="none" w:sz="0" w:space="0" w:color="auto"/>
                    <w:right w:val="none" w:sz="0" w:space="0" w:color="auto"/>
                  </w:divBdr>
                </w:div>
                <w:div w:id="1798528632">
                  <w:marLeft w:val="0"/>
                  <w:marRight w:val="0"/>
                  <w:marTop w:val="0"/>
                  <w:marBottom w:val="0"/>
                  <w:divBdr>
                    <w:top w:val="none" w:sz="0" w:space="0" w:color="auto"/>
                    <w:left w:val="none" w:sz="0" w:space="0" w:color="auto"/>
                    <w:bottom w:val="none" w:sz="0" w:space="0" w:color="auto"/>
                    <w:right w:val="none" w:sz="0" w:space="0" w:color="auto"/>
                  </w:divBdr>
                </w:div>
                <w:div w:id="1799376783">
                  <w:marLeft w:val="0"/>
                  <w:marRight w:val="0"/>
                  <w:marTop w:val="0"/>
                  <w:marBottom w:val="0"/>
                  <w:divBdr>
                    <w:top w:val="none" w:sz="0" w:space="0" w:color="auto"/>
                    <w:left w:val="none" w:sz="0" w:space="0" w:color="auto"/>
                    <w:bottom w:val="none" w:sz="0" w:space="0" w:color="auto"/>
                    <w:right w:val="none" w:sz="0" w:space="0" w:color="auto"/>
                  </w:divBdr>
                </w:div>
                <w:div w:id="1799490215">
                  <w:marLeft w:val="0"/>
                  <w:marRight w:val="0"/>
                  <w:marTop w:val="0"/>
                  <w:marBottom w:val="0"/>
                  <w:divBdr>
                    <w:top w:val="none" w:sz="0" w:space="0" w:color="auto"/>
                    <w:left w:val="none" w:sz="0" w:space="0" w:color="auto"/>
                    <w:bottom w:val="none" w:sz="0" w:space="0" w:color="auto"/>
                    <w:right w:val="none" w:sz="0" w:space="0" w:color="auto"/>
                  </w:divBdr>
                </w:div>
                <w:div w:id="1799906710">
                  <w:marLeft w:val="0"/>
                  <w:marRight w:val="0"/>
                  <w:marTop w:val="0"/>
                  <w:marBottom w:val="0"/>
                  <w:divBdr>
                    <w:top w:val="none" w:sz="0" w:space="0" w:color="auto"/>
                    <w:left w:val="none" w:sz="0" w:space="0" w:color="auto"/>
                    <w:bottom w:val="none" w:sz="0" w:space="0" w:color="auto"/>
                    <w:right w:val="none" w:sz="0" w:space="0" w:color="auto"/>
                  </w:divBdr>
                </w:div>
                <w:div w:id="1800144245">
                  <w:marLeft w:val="0"/>
                  <w:marRight w:val="0"/>
                  <w:marTop w:val="0"/>
                  <w:marBottom w:val="0"/>
                  <w:divBdr>
                    <w:top w:val="none" w:sz="0" w:space="0" w:color="auto"/>
                    <w:left w:val="none" w:sz="0" w:space="0" w:color="auto"/>
                    <w:bottom w:val="none" w:sz="0" w:space="0" w:color="auto"/>
                    <w:right w:val="none" w:sz="0" w:space="0" w:color="auto"/>
                  </w:divBdr>
                </w:div>
                <w:div w:id="1800223495">
                  <w:marLeft w:val="0"/>
                  <w:marRight w:val="0"/>
                  <w:marTop w:val="0"/>
                  <w:marBottom w:val="0"/>
                  <w:divBdr>
                    <w:top w:val="none" w:sz="0" w:space="0" w:color="auto"/>
                    <w:left w:val="none" w:sz="0" w:space="0" w:color="auto"/>
                    <w:bottom w:val="none" w:sz="0" w:space="0" w:color="auto"/>
                    <w:right w:val="none" w:sz="0" w:space="0" w:color="auto"/>
                  </w:divBdr>
                </w:div>
                <w:div w:id="1800873499">
                  <w:marLeft w:val="0"/>
                  <w:marRight w:val="0"/>
                  <w:marTop w:val="0"/>
                  <w:marBottom w:val="0"/>
                  <w:divBdr>
                    <w:top w:val="none" w:sz="0" w:space="0" w:color="auto"/>
                    <w:left w:val="none" w:sz="0" w:space="0" w:color="auto"/>
                    <w:bottom w:val="none" w:sz="0" w:space="0" w:color="auto"/>
                    <w:right w:val="none" w:sz="0" w:space="0" w:color="auto"/>
                  </w:divBdr>
                </w:div>
                <w:div w:id="1800951580">
                  <w:marLeft w:val="0"/>
                  <w:marRight w:val="0"/>
                  <w:marTop w:val="0"/>
                  <w:marBottom w:val="0"/>
                  <w:divBdr>
                    <w:top w:val="none" w:sz="0" w:space="0" w:color="auto"/>
                    <w:left w:val="none" w:sz="0" w:space="0" w:color="auto"/>
                    <w:bottom w:val="none" w:sz="0" w:space="0" w:color="auto"/>
                    <w:right w:val="none" w:sz="0" w:space="0" w:color="auto"/>
                  </w:divBdr>
                </w:div>
                <w:div w:id="1801797005">
                  <w:marLeft w:val="0"/>
                  <w:marRight w:val="0"/>
                  <w:marTop w:val="0"/>
                  <w:marBottom w:val="0"/>
                  <w:divBdr>
                    <w:top w:val="none" w:sz="0" w:space="0" w:color="auto"/>
                    <w:left w:val="none" w:sz="0" w:space="0" w:color="auto"/>
                    <w:bottom w:val="none" w:sz="0" w:space="0" w:color="auto"/>
                    <w:right w:val="none" w:sz="0" w:space="0" w:color="auto"/>
                  </w:divBdr>
                </w:div>
                <w:div w:id="1803617087">
                  <w:marLeft w:val="0"/>
                  <w:marRight w:val="0"/>
                  <w:marTop w:val="0"/>
                  <w:marBottom w:val="0"/>
                  <w:divBdr>
                    <w:top w:val="none" w:sz="0" w:space="0" w:color="auto"/>
                    <w:left w:val="none" w:sz="0" w:space="0" w:color="auto"/>
                    <w:bottom w:val="none" w:sz="0" w:space="0" w:color="auto"/>
                    <w:right w:val="none" w:sz="0" w:space="0" w:color="auto"/>
                  </w:divBdr>
                </w:div>
                <w:div w:id="1803814509">
                  <w:marLeft w:val="0"/>
                  <w:marRight w:val="0"/>
                  <w:marTop w:val="0"/>
                  <w:marBottom w:val="0"/>
                  <w:divBdr>
                    <w:top w:val="none" w:sz="0" w:space="0" w:color="auto"/>
                    <w:left w:val="none" w:sz="0" w:space="0" w:color="auto"/>
                    <w:bottom w:val="none" w:sz="0" w:space="0" w:color="auto"/>
                    <w:right w:val="none" w:sz="0" w:space="0" w:color="auto"/>
                  </w:divBdr>
                </w:div>
                <w:div w:id="1804812731">
                  <w:marLeft w:val="0"/>
                  <w:marRight w:val="0"/>
                  <w:marTop w:val="0"/>
                  <w:marBottom w:val="0"/>
                  <w:divBdr>
                    <w:top w:val="none" w:sz="0" w:space="0" w:color="auto"/>
                    <w:left w:val="none" w:sz="0" w:space="0" w:color="auto"/>
                    <w:bottom w:val="none" w:sz="0" w:space="0" w:color="auto"/>
                    <w:right w:val="none" w:sz="0" w:space="0" w:color="auto"/>
                  </w:divBdr>
                </w:div>
                <w:div w:id="1805390494">
                  <w:marLeft w:val="0"/>
                  <w:marRight w:val="0"/>
                  <w:marTop w:val="0"/>
                  <w:marBottom w:val="0"/>
                  <w:divBdr>
                    <w:top w:val="none" w:sz="0" w:space="0" w:color="auto"/>
                    <w:left w:val="none" w:sz="0" w:space="0" w:color="auto"/>
                    <w:bottom w:val="none" w:sz="0" w:space="0" w:color="auto"/>
                    <w:right w:val="none" w:sz="0" w:space="0" w:color="auto"/>
                  </w:divBdr>
                </w:div>
                <w:div w:id="1806266074">
                  <w:marLeft w:val="0"/>
                  <w:marRight w:val="0"/>
                  <w:marTop w:val="0"/>
                  <w:marBottom w:val="0"/>
                  <w:divBdr>
                    <w:top w:val="none" w:sz="0" w:space="0" w:color="auto"/>
                    <w:left w:val="none" w:sz="0" w:space="0" w:color="auto"/>
                    <w:bottom w:val="none" w:sz="0" w:space="0" w:color="auto"/>
                    <w:right w:val="none" w:sz="0" w:space="0" w:color="auto"/>
                  </w:divBdr>
                </w:div>
                <w:div w:id="1806700061">
                  <w:marLeft w:val="0"/>
                  <w:marRight w:val="0"/>
                  <w:marTop w:val="0"/>
                  <w:marBottom w:val="0"/>
                  <w:divBdr>
                    <w:top w:val="none" w:sz="0" w:space="0" w:color="auto"/>
                    <w:left w:val="none" w:sz="0" w:space="0" w:color="auto"/>
                    <w:bottom w:val="none" w:sz="0" w:space="0" w:color="auto"/>
                    <w:right w:val="none" w:sz="0" w:space="0" w:color="auto"/>
                  </w:divBdr>
                </w:div>
                <w:div w:id="1807354557">
                  <w:marLeft w:val="0"/>
                  <w:marRight w:val="0"/>
                  <w:marTop w:val="0"/>
                  <w:marBottom w:val="0"/>
                  <w:divBdr>
                    <w:top w:val="none" w:sz="0" w:space="0" w:color="auto"/>
                    <w:left w:val="none" w:sz="0" w:space="0" w:color="auto"/>
                    <w:bottom w:val="none" w:sz="0" w:space="0" w:color="auto"/>
                    <w:right w:val="none" w:sz="0" w:space="0" w:color="auto"/>
                  </w:divBdr>
                </w:div>
                <w:div w:id="1809543876">
                  <w:marLeft w:val="0"/>
                  <w:marRight w:val="0"/>
                  <w:marTop w:val="0"/>
                  <w:marBottom w:val="0"/>
                  <w:divBdr>
                    <w:top w:val="none" w:sz="0" w:space="0" w:color="auto"/>
                    <w:left w:val="none" w:sz="0" w:space="0" w:color="auto"/>
                    <w:bottom w:val="none" w:sz="0" w:space="0" w:color="auto"/>
                    <w:right w:val="none" w:sz="0" w:space="0" w:color="auto"/>
                  </w:divBdr>
                </w:div>
                <w:div w:id="1809711422">
                  <w:marLeft w:val="0"/>
                  <w:marRight w:val="0"/>
                  <w:marTop w:val="0"/>
                  <w:marBottom w:val="0"/>
                  <w:divBdr>
                    <w:top w:val="none" w:sz="0" w:space="0" w:color="auto"/>
                    <w:left w:val="none" w:sz="0" w:space="0" w:color="auto"/>
                    <w:bottom w:val="none" w:sz="0" w:space="0" w:color="auto"/>
                    <w:right w:val="none" w:sz="0" w:space="0" w:color="auto"/>
                  </w:divBdr>
                </w:div>
                <w:div w:id="1809711617">
                  <w:marLeft w:val="0"/>
                  <w:marRight w:val="0"/>
                  <w:marTop w:val="0"/>
                  <w:marBottom w:val="0"/>
                  <w:divBdr>
                    <w:top w:val="none" w:sz="0" w:space="0" w:color="auto"/>
                    <w:left w:val="none" w:sz="0" w:space="0" w:color="auto"/>
                    <w:bottom w:val="none" w:sz="0" w:space="0" w:color="auto"/>
                    <w:right w:val="none" w:sz="0" w:space="0" w:color="auto"/>
                  </w:divBdr>
                </w:div>
                <w:div w:id="1809736205">
                  <w:marLeft w:val="0"/>
                  <w:marRight w:val="0"/>
                  <w:marTop w:val="0"/>
                  <w:marBottom w:val="0"/>
                  <w:divBdr>
                    <w:top w:val="none" w:sz="0" w:space="0" w:color="auto"/>
                    <w:left w:val="none" w:sz="0" w:space="0" w:color="auto"/>
                    <w:bottom w:val="none" w:sz="0" w:space="0" w:color="auto"/>
                    <w:right w:val="none" w:sz="0" w:space="0" w:color="auto"/>
                  </w:divBdr>
                </w:div>
                <w:div w:id="1811245102">
                  <w:marLeft w:val="0"/>
                  <w:marRight w:val="0"/>
                  <w:marTop w:val="0"/>
                  <w:marBottom w:val="0"/>
                  <w:divBdr>
                    <w:top w:val="none" w:sz="0" w:space="0" w:color="auto"/>
                    <w:left w:val="none" w:sz="0" w:space="0" w:color="auto"/>
                    <w:bottom w:val="none" w:sz="0" w:space="0" w:color="auto"/>
                    <w:right w:val="none" w:sz="0" w:space="0" w:color="auto"/>
                  </w:divBdr>
                </w:div>
                <w:div w:id="1812018353">
                  <w:marLeft w:val="0"/>
                  <w:marRight w:val="0"/>
                  <w:marTop w:val="0"/>
                  <w:marBottom w:val="0"/>
                  <w:divBdr>
                    <w:top w:val="none" w:sz="0" w:space="0" w:color="auto"/>
                    <w:left w:val="none" w:sz="0" w:space="0" w:color="auto"/>
                    <w:bottom w:val="none" w:sz="0" w:space="0" w:color="auto"/>
                    <w:right w:val="none" w:sz="0" w:space="0" w:color="auto"/>
                  </w:divBdr>
                </w:div>
                <w:div w:id="1812210151">
                  <w:marLeft w:val="0"/>
                  <w:marRight w:val="0"/>
                  <w:marTop w:val="0"/>
                  <w:marBottom w:val="0"/>
                  <w:divBdr>
                    <w:top w:val="none" w:sz="0" w:space="0" w:color="auto"/>
                    <w:left w:val="none" w:sz="0" w:space="0" w:color="auto"/>
                    <w:bottom w:val="none" w:sz="0" w:space="0" w:color="auto"/>
                    <w:right w:val="none" w:sz="0" w:space="0" w:color="auto"/>
                  </w:divBdr>
                </w:div>
                <w:div w:id="1813134241">
                  <w:marLeft w:val="0"/>
                  <w:marRight w:val="0"/>
                  <w:marTop w:val="0"/>
                  <w:marBottom w:val="0"/>
                  <w:divBdr>
                    <w:top w:val="none" w:sz="0" w:space="0" w:color="auto"/>
                    <w:left w:val="none" w:sz="0" w:space="0" w:color="auto"/>
                    <w:bottom w:val="none" w:sz="0" w:space="0" w:color="auto"/>
                    <w:right w:val="none" w:sz="0" w:space="0" w:color="auto"/>
                  </w:divBdr>
                </w:div>
                <w:div w:id="1814254532">
                  <w:marLeft w:val="0"/>
                  <w:marRight w:val="0"/>
                  <w:marTop w:val="0"/>
                  <w:marBottom w:val="0"/>
                  <w:divBdr>
                    <w:top w:val="none" w:sz="0" w:space="0" w:color="auto"/>
                    <w:left w:val="none" w:sz="0" w:space="0" w:color="auto"/>
                    <w:bottom w:val="none" w:sz="0" w:space="0" w:color="auto"/>
                    <w:right w:val="none" w:sz="0" w:space="0" w:color="auto"/>
                  </w:divBdr>
                </w:div>
                <w:div w:id="1814633708">
                  <w:marLeft w:val="0"/>
                  <w:marRight w:val="0"/>
                  <w:marTop w:val="0"/>
                  <w:marBottom w:val="0"/>
                  <w:divBdr>
                    <w:top w:val="none" w:sz="0" w:space="0" w:color="auto"/>
                    <w:left w:val="none" w:sz="0" w:space="0" w:color="auto"/>
                    <w:bottom w:val="none" w:sz="0" w:space="0" w:color="auto"/>
                    <w:right w:val="none" w:sz="0" w:space="0" w:color="auto"/>
                  </w:divBdr>
                </w:div>
                <w:div w:id="1814909085">
                  <w:marLeft w:val="0"/>
                  <w:marRight w:val="0"/>
                  <w:marTop w:val="0"/>
                  <w:marBottom w:val="0"/>
                  <w:divBdr>
                    <w:top w:val="none" w:sz="0" w:space="0" w:color="auto"/>
                    <w:left w:val="none" w:sz="0" w:space="0" w:color="auto"/>
                    <w:bottom w:val="none" w:sz="0" w:space="0" w:color="auto"/>
                    <w:right w:val="none" w:sz="0" w:space="0" w:color="auto"/>
                  </w:divBdr>
                </w:div>
                <w:div w:id="1815099254">
                  <w:marLeft w:val="0"/>
                  <w:marRight w:val="0"/>
                  <w:marTop w:val="0"/>
                  <w:marBottom w:val="0"/>
                  <w:divBdr>
                    <w:top w:val="none" w:sz="0" w:space="0" w:color="auto"/>
                    <w:left w:val="none" w:sz="0" w:space="0" w:color="auto"/>
                    <w:bottom w:val="none" w:sz="0" w:space="0" w:color="auto"/>
                    <w:right w:val="none" w:sz="0" w:space="0" w:color="auto"/>
                  </w:divBdr>
                </w:div>
                <w:div w:id="1815561048">
                  <w:marLeft w:val="0"/>
                  <w:marRight w:val="0"/>
                  <w:marTop w:val="0"/>
                  <w:marBottom w:val="0"/>
                  <w:divBdr>
                    <w:top w:val="none" w:sz="0" w:space="0" w:color="auto"/>
                    <w:left w:val="none" w:sz="0" w:space="0" w:color="auto"/>
                    <w:bottom w:val="none" w:sz="0" w:space="0" w:color="auto"/>
                    <w:right w:val="none" w:sz="0" w:space="0" w:color="auto"/>
                  </w:divBdr>
                </w:div>
                <w:div w:id="1817602311">
                  <w:marLeft w:val="0"/>
                  <w:marRight w:val="0"/>
                  <w:marTop w:val="0"/>
                  <w:marBottom w:val="0"/>
                  <w:divBdr>
                    <w:top w:val="none" w:sz="0" w:space="0" w:color="auto"/>
                    <w:left w:val="none" w:sz="0" w:space="0" w:color="auto"/>
                    <w:bottom w:val="none" w:sz="0" w:space="0" w:color="auto"/>
                    <w:right w:val="none" w:sz="0" w:space="0" w:color="auto"/>
                  </w:divBdr>
                </w:div>
                <w:div w:id="1817792102">
                  <w:marLeft w:val="0"/>
                  <w:marRight w:val="0"/>
                  <w:marTop w:val="0"/>
                  <w:marBottom w:val="0"/>
                  <w:divBdr>
                    <w:top w:val="none" w:sz="0" w:space="0" w:color="auto"/>
                    <w:left w:val="none" w:sz="0" w:space="0" w:color="auto"/>
                    <w:bottom w:val="none" w:sz="0" w:space="0" w:color="auto"/>
                    <w:right w:val="none" w:sz="0" w:space="0" w:color="auto"/>
                  </w:divBdr>
                </w:div>
                <w:div w:id="1817990005">
                  <w:marLeft w:val="0"/>
                  <w:marRight w:val="0"/>
                  <w:marTop w:val="0"/>
                  <w:marBottom w:val="0"/>
                  <w:divBdr>
                    <w:top w:val="none" w:sz="0" w:space="0" w:color="auto"/>
                    <w:left w:val="none" w:sz="0" w:space="0" w:color="auto"/>
                    <w:bottom w:val="none" w:sz="0" w:space="0" w:color="auto"/>
                    <w:right w:val="none" w:sz="0" w:space="0" w:color="auto"/>
                  </w:divBdr>
                </w:div>
                <w:div w:id="1820152308">
                  <w:marLeft w:val="0"/>
                  <w:marRight w:val="0"/>
                  <w:marTop w:val="0"/>
                  <w:marBottom w:val="0"/>
                  <w:divBdr>
                    <w:top w:val="none" w:sz="0" w:space="0" w:color="auto"/>
                    <w:left w:val="none" w:sz="0" w:space="0" w:color="auto"/>
                    <w:bottom w:val="none" w:sz="0" w:space="0" w:color="auto"/>
                    <w:right w:val="none" w:sz="0" w:space="0" w:color="auto"/>
                  </w:divBdr>
                </w:div>
                <w:div w:id="1820491727">
                  <w:marLeft w:val="0"/>
                  <w:marRight w:val="0"/>
                  <w:marTop w:val="0"/>
                  <w:marBottom w:val="0"/>
                  <w:divBdr>
                    <w:top w:val="none" w:sz="0" w:space="0" w:color="auto"/>
                    <w:left w:val="none" w:sz="0" w:space="0" w:color="auto"/>
                    <w:bottom w:val="none" w:sz="0" w:space="0" w:color="auto"/>
                    <w:right w:val="none" w:sz="0" w:space="0" w:color="auto"/>
                  </w:divBdr>
                </w:div>
                <w:div w:id="1820685830">
                  <w:marLeft w:val="0"/>
                  <w:marRight w:val="0"/>
                  <w:marTop w:val="0"/>
                  <w:marBottom w:val="0"/>
                  <w:divBdr>
                    <w:top w:val="none" w:sz="0" w:space="0" w:color="auto"/>
                    <w:left w:val="none" w:sz="0" w:space="0" w:color="auto"/>
                    <w:bottom w:val="none" w:sz="0" w:space="0" w:color="auto"/>
                    <w:right w:val="none" w:sz="0" w:space="0" w:color="auto"/>
                  </w:divBdr>
                </w:div>
                <w:div w:id="1820805364">
                  <w:marLeft w:val="0"/>
                  <w:marRight w:val="0"/>
                  <w:marTop w:val="0"/>
                  <w:marBottom w:val="0"/>
                  <w:divBdr>
                    <w:top w:val="none" w:sz="0" w:space="0" w:color="auto"/>
                    <w:left w:val="none" w:sz="0" w:space="0" w:color="auto"/>
                    <w:bottom w:val="none" w:sz="0" w:space="0" w:color="auto"/>
                    <w:right w:val="none" w:sz="0" w:space="0" w:color="auto"/>
                  </w:divBdr>
                </w:div>
                <w:div w:id="1820881634">
                  <w:marLeft w:val="0"/>
                  <w:marRight w:val="0"/>
                  <w:marTop w:val="0"/>
                  <w:marBottom w:val="0"/>
                  <w:divBdr>
                    <w:top w:val="none" w:sz="0" w:space="0" w:color="auto"/>
                    <w:left w:val="none" w:sz="0" w:space="0" w:color="auto"/>
                    <w:bottom w:val="none" w:sz="0" w:space="0" w:color="auto"/>
                    <w:right w:val="none" w:sz="0" w:space="0" w:color="auto"/>
                  </w:divBdr>
                </w:div>
                <w:div w:id="1822773037">
                  <w:marLeft w:val="0"/>
                  <w:marRight w:val="0"/>
                  <w:marTop w:val="0"/>
                  <w:marBottom w:val="0"/>
                  <w:divBdr>
                    <w:top w:val="none" w:sz="0" w:space="0" w:color="auto"/>
                    <w:left w:val="none" w:sz="0" w:space="0" w:color="auto"/>
                    <w:bottom w:val="none" w:sz="0" w:space="0" w:color="auto"/>
                    <w:right w:val="none" w:sz="0" w:space="0" w:color="auto"/>
                  </w:divBdr>
                </w:div>
                <w:div w:id="1823621415">
                  <w:marLeft w:val="0"/>
                  <w:marRight w:val="0"/>
                  <w:marTop w:val="0"/>
                  <w:marBottom w:val="0"/>
                  <w:divBdr>
                    <w:top w:val="none" w:sz="0" w:space="0" w:color="auto"/>
                    <w:left w:val="none" w:sz="0" w:space="0" w:color="auto"/>
                    <w:bottom w:val="none" w:sz="0" w:space="0" w:color="auto"/>
                    <w:right w:val="none" w:sz="0" w:space="0" w:color="auto"/>
                  </w:divBdr>
                </w:div>
                <w:div w:id="1824269960">
                  <w:marLeft w:val="0"/>
                  <w:marRight w:val="0"/>
                  <w:marTop w:val="0"/>
                  <w:marBottom w:val="0"/>
                  <w:divBdr>
                    <w:top w:val="none" w:sz="0" w:space="0" w:color="auto"/>
                    <w:left w:val="none" w:sz="0" w:space="0" w:color="auto"/>
                    <w:bottom w:val="none" w:sz="0" w:space="0" w:color="auto"/>
                    <w:right w:val="none" w:sz="0" w:space="0" w:color="auto"/>
                  </w:divBdr>
                </w:div>
                <w:div w:id="1824396076">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24543472">
                  <w:marLeft w:val="0"/>
                  <w:marRight w:val="0"/>
                  <w:marTop w:val="0"/>
                  <w:marBottom w:val="0"/>
                  <w:divBdr>
                    <w:top w:val="none" w:sz="0" w:space="0" w:color="auto"/>
                    <w:left w:val="none" w:sz="0" w:space="0" w:color="auto"/>
                    <w:bottom w:val="none" w:sz="0" w:space="0" w:color="auto"/>
                    <w:right w:val="none" w:sz="0" w:space="0" w:color="auto"/>
                  </w:divBdr>
                </w:div>
                <w:div w:id="1824619489">
                  <w:marLeft w:val="0"/>
                  <w:marRight w:val="0"/>
                  <w:marTop w:val="0"/>
                  <w:marBottom w:val="0"/>
                  <w:divBdr>
                    <w:top w:val="none" w:sz="0" w:space="0" w:color="auto"/>
                    <w:left w:val="none" w:sz="0" w:space="0" w:color="auto"/>
                    <w:bottom w:val="none" w:sz="0" w:space="0" w:color="auto"/>
                    <w:right w:val="none" w:sz="0" w:space="0" w:color="auto"/>
                  </w:divBdr>
                </w:div>
                <w:div w:id="1824813854">
                  <w:marLeft w:val="0"/>
                  <w:marRight w:val="0"/>
                  <w:marTop w:val="0"/>
                  <w:marBottom w:val="0"/>
                  <w:divBdr>
                    <w:top w:val="none" w:sz="0" w:space="0" w:color="auto"/>
                    <w:left w:val="none" w:sz="0" w:space="0" w:color="auto"/>
                    <w:bottom w:val="none" w:sz="0" w:space="0" w:color="auto"/>
                    <w:right w:val="none" w:sz="0" w:space="0" w:color="auto"/>
                  </w:divBdr>
                </w:div>
                <w:div w:id="1824928592">
                  <w:marLeft w:val="0"/>
                  <w:marRight w:val="0"/>
                  <w:marTop w:val="0"/>
                  <w:marBottom w:val="0"/>
                  <w:divBdr>
                    <w:top w:val="none" w:sz="0" w:space="0" w:color="auto"/>
                    <w:left w:val="none" w:sz="0" w:space="0" w:color="auto"/>
                    <w:bottom w:val="none" w:sz="0" w:space="0" w:color="auto"/>
                    <w:right w:val="none" w:sz="0" w:space="0" w:color="auto"/>
                  </w:divBdr>
                </w:div>
                <w:div w:id="1825273224">
                  <w:marLeft w:val="0"/>
                  <w:marRight w:val="0"/>
                  <w:marTop w:val="0"/>
                  <w:marBottom w:val="0"/>
                  <w:divBdr>
                    <w:top w:val="none" w:sz="0" w:space="0" w:color="auto"/>
                    <w:left w:val="none" w:sz="0" w:space="0" w:color="auto"/>
                    <w:bottom w:val="none" w:sz="0" w:space="0" w:color="auto"/>
                    <w:right w:val="none" w:sz="0" w:space="0" w:color="auto"/>
                  </w:divBdr>
                </w:div>
                <w:div w:id="1826118278">
                  <w:marLeft w:val="0"/>
                  <w:marRight w:val="0"/>
                  <w:marTop w:val="0"/>
                  <w:marBottom w:val="0"/>
                  <w:divBdr>
                    <w:top w:val="none" w:sz="0" w:space="0" w:color="auto"/>
                    <w:left w:val="none" w:sz="0" w:space="0" w:color="auto"/>
                    <w:bottom w:val="none" w:sz="0" w:space="0" w:color="auto"/>
                    <w:right w:val="none" w:sz="0" w:space="0" w:color="auto"/>
                  </w:divBdr>
                </w:div>
                <w:div w:id="1827739821">
                  <w:marLeft w:val="0"/>
                  <w:marRight w:val="0"/>
                  <w:marTop w:val="0"/>
                  <w:marBottom w:val="0"/>
                  <w:divBdr>
                    <w:top w:val="none" w:sz="0" w:space="0" w:color="auto"/>
                    <w:left w:val="none" w:sz="0" w:space="0" w:color="auto"/>
                    <w:bottom w:val="none" w:sz="0" w:space="0" w:color="auto"/>
                    <w:right w:val="none" w:sz="0" w:space="0" w:color="auto"/>
                  </w:divBdr>
                </w:div>
                <w:div w:id="1827748146">
                  <w:marLeft w:val="0"/>
                  <w:marRight w:val="0"/>
                  <w:marTop w:val="0"/>
                  <w:marBottom w:val="0"/>
                  <w:divBdr>
                    <w:top w:val="none" w:sz="0" w:space="0" w:color="auto"/>
                    <w:left w:val="none" w:sz="0" w:space="0" w:color="auto"/>
                    <w:bottom w:val="none" w:sz="0" w:space="0" w:color="auto"/>
                    <w:right w:val="none" w:sz="0" w:space="0" w:color="auto"/>
                  </w:divBdr>
                </w:div>
                <w:div w:id="1828550167">
                  <w:marLeft w:val="0"/>
                  <w:marRight w:val="0"/>
                  <w:marTop w:val="0"/>
                  <w:marBottom w:val="0"/>
                  <w:divBdr>
                    <w:top w:val="none" w:sz="0" w:space="0" w:color="auto"/>
                    <w:left w:val="none" w:sz="0" w:space="0" w:color="auto"/>
                    <w:bottom w:val="none" w:sz="0" w:space="0" w:color="auto"/>
                    <w:right w:val="none" w:sz="0" w:space="0" w:color="auto"/>
                  </w:divBdr>
                </w:div>
                <w:div w:id="1828744630">
                  <w:marLeft w:val="0"/>
                  <w:marRight w:val="0"/>
                  <w:marTop w:val="0"/>
                  <w:marBottom w:val="0"/>
                  <w:divBdr>
                    <w:top w:val="none" w:sz="0" w:space="0" w:color="auto"/>
                    <w:left w:val="none" w:sz="0" w:space="0" w:color="auto"/>
                    <w:bottom w:val="none" w:sz="0" w:space="0" w:color="auto"/>
                    <w:right w:val="none" w:sz="0" w:space="0" w:color="auto"/>
                  </w:divBdr>
                </w:div>
                <w:div w:id="1828983742">
                  <w:marLeft w:val="0"/>
                  <w:marRight w:val="0"/>
                  <w:marTop w:val="0"/>
                  <w:marBottom w:val="0"/>
                  <w:divBdr>
                    <w:top w:val="none" w:sz="0" w:space="0" w:color="auto"/>
                    <w:left w:val="none" w:sz="0" w:space="0" w:color="auto"/>
                    <w:bottom w:val="none" w:sz="0" w:space="0" w:color="auto"/>
                    <w:right w:val="none" w:sz="0" w:space="0" w:color="auto"/>
                  </w:divBdr>
                </w:div>
                <w:div w:id="1830705009">
                  <w:marLeft w:val="0"/>
                  <w:marRight w:val="0"/>
                  <w:marTop w:val="0"/>
                  <w:marBottom w:val="0"/>
                  <w:divBdr>
                    <w:top w:val="none" w:sz="0" w:space="0" w:color="auto"/>
                    <w:left w:val="none" w:sz="0" w:space="0" w:color="auto"/>
                    <w:bottom w:val="none" w:sz="0" w:space="0" w:color="auto"/>
                    <w:right w:val="none" w:sz="0" w:space="0" w:color="auto"/>
                  </w:divBdr>
                </w:div>
                <w:div w:id="1830712084">
                  <w:marLeft w:val="0"/>
                  <w:marRight w:val="0"/>
                  <w:marTop w:val="0"/>
                  <w:marBottom w:val="0"/>
                  <w:divBdr>
                    <w:top w:val="none" w:sz="0" w:space="0" w:color="auto"/>
                    <w:left w:val="none" w:sz="0" w:space="0" w:color="auto"/>
                    <w:bottom w:val="none" w:sz="0" w:space="0" w:color="auto"/>
                    <w:right w:val="none" w:sz="0" w:space="0" w:color="auto"/>
                  </w:divBdr>
                </w:div>
                <w:div w:id="1830826263">
                  <w:marLeft w:val="0"/>
                  <w:marRight w:val="0"/>
                  <w:marTop w:val="0"/>
                  <w:marBottom w:val="0"/>
                  <w:divBdr>
                    <w:top w:val="none" w:sz="0" w:space="0" w:color="auto"/>
                    <w:left w:val="none" w:sz="0" w:space="0" w:color="auto"/>
                    <w:bottom w:val="none" w:sz="0" w:space="0" w:color="auto"/>
                    <w:right w:val="none" w:sz="0" w:space="0" w:color="auto"/>
                  </w:divBdr>
                </w:div>
                <w:div w:id="1831020304">
                  <w:marLeft w:val="0"/>
                  <w:marRight w:val="0"/>
                  <w:marTop w:val="0"/>
                  <w:marBottom w:val="0"/>
                  <w:divBdr>
                    <w:top w:val="none" w:sz="0" w:space="0" w:color="auto"/>
                    <w:left w:val="none" w:sz="0" w:space="0" w:color="auto"/>
                    <w:bottom w:val="none" w:sz="0" w:space="0" w:color="auto"/>
                    <w:right w:val="none" w:sz="0" w:space="0" w:color="auto"/>
                  </w:divBdr>
                </w:div>
                <w:div w:id="1832059047">
                  <w:marLeft w:val="0"/>
                  <w:marRight w:val="0"/>
                  <w:marTop w:val="0"/>
                  <w:marBottom w:val="0"/>
                  <w:divBdr>
                    <w:top w:val="none" w:sz="0" w:space="0" w:color="auto"/>
                    <w:left w:val="none" w:sz="0" w:space="0" w:color="auto"/>
                    <w:bottom w:val="none" w:sz="0" w:space="0" w:color="auto"/>
                    <w:right w:val="none" w:sz="0" w:space="0" w:color="auto"/>
                  </w:divBdr>
                </w:div>
                <w:div w:id="1834183217">
                  <w:marLeft w:val="0"/>
                  <w:marRight w:val="0"/>
                  <w:marTop w:val="0"/>
                  <w:marBottom w:val="0"/>
                  <w:divBdr>
                    <w:top w:val="none" w:sz="0" w:space="0" w:color="auto"/>
                    <w:left w:val="none" w:sz="0" w:space="0" w:color="auto"/>
                    <w:bottom w:val="none" w:sz="0" w:space="0" w:color="auto"/>
                    <w:right w:val="none" w:sz="0" w:space="0" w:color="auto"/>
                  </w:divBdr>
                </w:div>
                <w:div w:id="1834254235">
                  <w:marLeft w:val="0"/>
                  <w:marRight w:val="0"/>
                  <w:marTop w:val="0"/>
                  <w:marBottom w:val="0"/>
                  <w:divBdr>
                    <w:top w:val="none" w:sz="0" w:space="0" w:color="auto"/>
                    <w:left w:val="none" w:sz="0" w:space="0" w:color="auto"/>
                    <w:bottom w:val="none" w:sz="0" w:space="0" w:color="auto"/>
                    <w:right w:val="none" w:sz="0" w:space="0" w:color="auto"/>
                  </w:divBdr>
                </w:div>
                <w:div w:id="1834447819">
                  <w:marLeft w:val="0"/>
                  <w:marRight w:val="0"/>
                  <w:marTop w:val="0"/>
                  <w:marBottom w:val="0"/>
                  <w:divBdr>
                    <w:top w:val="none" w:sz="0" w:space="0" w:color="auto"/>
                    <w:left w:val="none" w:sz="0" w:space="0" w:color="auto"/>
                    <w:bottom w:val="none" w:sz="0" w:space="0" w:color="auto"/>
                    <w:right w:val="none" w:sz="0" w:space="0" w:color="auto"/>
                  </w:divBdr>
                </w:div>
                <w:div w:id="1835143429">
                  <w:marLeft w:val="0"/>
                  <w:marRight w:val="0"/>
                  <w:marTop w:val="0"/>
                  <w:marBottom w:val="0"/>
                  <w:divBdr>
                    <w:top w:val="none" w:sz="0" w:space="0" w:color="auto"/>
                    <w:left w:val="none" w:sz="0" w:space="0" w:color="auto"/>
                    <w:bottom w:val="none" w:sz="0" w:space="0" w:color="auto"/>
                    <w:right w:val="none" w:sz="0" w:space="0" w:color="auto"/>
                  </w:divBdr>
                </w:div>
                <w:div w:id="1835492004">
                  <w:marLeft w:val="0"/>
                  <w:marRight w:val="0"/>
                  <w:marTop w:val="0"/>
                  <w:marBottom w:val="0"/>
                  <w:divBdr>
                    <w:top w:val="none" w:sz="0" w:space="0" w:color="auto"/>
                    <w:left w:val="none" w:sz="0" w:space="0" w:color="auto"/>
                    <w:bottom w:val="none" w:sz="0" w:space="0" w:color="auto"/>
                    <w:right w:val="none" w:sz="0" w:space="0" w:color="auto"/>
                  </w:divBdr>
                </w:div>
                <w:div w:id="1835533753">
                  <w:marLeft w:val="0"/>
                  <w:marRight w:val="0"/>
                  <w:marTop w:val="0"/>
                  <w:marBottom w:val="0"/>
                  <w:divBdr>
                    <w:top w:val="none" w:sz="0" w:space="0" w:color="auto"/>
                    <w:left w:val="none" w:sz="0" w:space="0" w:color="auto"/>
                    <w:bottom w:val="none" w:sz="0" w:space="0" w:color="auto"/>
                    <w:right w:val="none" w:sz="0" w:space="0" w:color="auto"/>
                  </w:divBdr>
                </w:div>
                <w:div w:id="1835946833">
                  <w:marLeft w:val="0"/>
                  <w:marRight w:val="0"/>
                  <w:marTop w:val="0"/>
                  <w:marBottom w:val="0"/>
                  <w:divBdr>
                    <w:top w:val="none" w:sz="0" w:space="0" w:color="auto"/>
                    <w:left w:val="none" w:sz="0" w:space="0" w:color="auto"/>
                    <w:bottom w:val="none" w:sz="0" w:space="0" w:color="auto"/>
                    <w:right w:val="none" w:sz="0" w:space="0" w:color="auto"/>
                  </w:divBdr>
                </w:div>
                <w:div w:id="1835993728">
                  <w:marLeft w:val="0"/>
                  <w:marRight w:val="0"/>
                  <w:marTop w:val="0"/>
                  <w:marBottom w:val="0"/>
                  <w:divBdr>
                    <w:top w:val="none" w:sz="0" w:space="0" w:color="auto"/>
                    <w:left w:val="none" w:sz="0" w:space="0" w:color="auto"/>
                    <w:bottom w:val="none" w:sz="0" w:space="0" w:color="auto"/>
                    <w:right w:val="none" w:sz="0" w:space="0" w:color="auto"/>
                  </w:divBdr>
                </w:div>
                <w:div w:id="1836804117">
                  <w:marLeft w:val="0"/>
                  <w:marRight w:val="0"/>
                  <w:marTop w:val="0"/>
                  <w:marBottom w:val="0"/>
                  <w:divBdr>
                    <w:top w:val="none" w:sz="0" w:space="0" w:color="auto"/>
                    <w:left w:val="none" w:sz="0" w:space="0" w:color="auto"/>
                    <w:bottom w:val="none" w:sz="0" w:space="0" w:color="auto"/>
                    <w:right w:val="none" w:sz="0" w:space="0" w:color="auto"/>
                  </w:divBdr>
                </w:div>
                <w:div w:id="1838613135">
                  <w:marLeft w:val="0"/>
                  <w:marRight w:val="0"/>
                  <w:marTop w:val="0"/>
                  <w:marBottom w:val="0"/>
                  <w:divBdr>
                    <w:top w:val="none" w:sz="0" w:space="0" w:color="auto"/>
                    <w:left w:val="none" w:sz="0" w:space="0" w:color="auto"/>
                    <w:bottom w:val="none" w:sz="0" w:space="0" w:color="auto"/>
                    <w:right w:val="none" w:sz="0" w:space="0" w:color="auto"/>
                  </w:divBdr>
                </w:div>
                <w:div w:id="1838692181">
                  <w:marLeft w:val="0"/>
                  <w:marRight w:val="0"/>
                  <w:marTop w:val="0"/>
                  <w:marBottom w:val="0"/>
                  <w:divBdr>
                    <w:top w:val="none" w:sz="0" w:space="0" w:color="auto"/>
                    <w:left w:val="none" w:sz="0" w:space="0" w:color="auto"/>
                    <w:bottom w:val="none" w:sz="0" w:space="0" w:color="auto"/>
                    <w:right w:val="none" w:sz="0" w:space="0" w:color="auto"/>
                  </w:divBdr>
                </w:div>
                <w:div w:id="1838961290">
                  <w:marLeft w:val="0"/>
                  <w:marRight w:val="0"/>
                  <w:marTop w:val="0"/>
                  <w:marBottom w:val="0"/>
                  <w:divBdr>
                    <w:top w:val="none" w:sz="0" w:space="0" w:color="auto"/>
                    <w:left w:val="none" w:sz="0" w:space="0" w:color="auto"/>
                    <w:bottom w:val="none" w:sz="0" w:space="0" w:color="auto"/>
                    <w:right w:val="none" w:sz="0" w:space="0" w:color="auto"/>
                  </w:divBdr>
                </w:div>
                <w:div w:id="1839270223">
                  <w:marLeft w:val="0"/>
                  <w:marRight w:val="0"/>
                  <w:marTop w:val="0"/>
                  <w:marBottom w:val="0"/>
                  <w:divBdr>
                    <w:top w:val="none" w:sz="0" w:space="0" w:color="auto"/>
                    <w:left w:val="none" w:sz="0" w:space="0" w:color="auto"/>
                    <w:bottom w:val="none" w:sz="0" w:space="0" w:color="auto"/>
                    <w:right w:val="none" w:sz="0" w:space="0" w:color="auto"/>
                  </w:divBdr>
                </w:div>
                <w:div w:id="1839806817">
                  <w:marLeft w:val="0"/>
                  <w:marRight w:val="0"/>
                  <w:marTop w:val="0"/>
                  <w:marBottom w:val="0"/>
                  <w:divBdr>
                    <w:top w:val="none" w:sz="0" w:space="0" w:color="auto"/>
                    <w:left w:val="none" w:sz="0" w:space="0" w:color="auto"/>
                    <w:bottom w:val="none" w:sz="0" w:space="0" w:color="auto"/>
                    <w:right w:val="none" w:sz="0" w:space="0" w:color="auto"/>
                  </w:divBdr>
                </w:div>
                <w:div w:id="1840150806">
                  <w:marLeft w:val="0"/>
                  <w:marRight w:val="0"/>
                  <w:marTop w:val="0"/>
                  <w:marBottom w:val="0"/>
                  <w:divBdr>
                    <w:top w:val="none" w:sz="0" w:space="0" w:color="auto"/>
                    <w:left w:val="none" w:sz="0" w:space="0" w:color="auto"/>
                    <w:bottom w:val="none" w:sz="0" w:space="0" w:color="auto"/>
                    <w:right w:val="none" w:sz="0" w:space="0" w:color="auto"/>
                  </w:divBdr>
                </w:div>
                <w:div w:id="1840733629">
                  <w:marLeft w:val="0"/>
                  <w:marRight w:val="0"/>
                  <w:marTop w:val="0"/>
                  <w:marBottom w:val="0"/>
                  <w:divBdr>
                    <w:top w:val="none" w:sz="0" w:space="0" w:color="auto"/>
                    <w:left w:val="none" w:sz="0" w:space="0" w:color="auto"/>
                    <w:bottom w:val="none" w:sz="0" w:space="0" w:color="auto"/>
                    <w:right w:val="none" w:sz="0" w:space="0" w:color="auto"/>
                  </w:divBdr>
                </w:div>
                <w:div w:id="1841042069">
                  <w:marLeft w:val="0"/>
                  <w:marRight w:val="0"/>
                  <w:marTop w:val="0"/>
                  <w:marBottom w:val="0"/>
                  <w:divBdr>
                    <w:top w:val="none" w:sz="0" w:space="0" w:color="auto"/>
                    <w:left w:val="none" w:sz="0" w:space="0" w:color="auto"/>
                    <w:bottom w:val="none" w:sz="0" w:space="0" w:color="auto"/>
                    <w:right w:val="none" w:sz="0" w:space="0" w:color="auto"/>
                  </w:divBdr>
                </w:div>
                <w:div w:id="1841458865">
                  <w:marLeft w:val="0"/>
                  <w:marRight w:val="0"/>
                  <w:marTop w:val="0"/>
                  <w:marBottom w:val="0"/>
                  <w:divBdr>
                    <w:top w:val="none" w:sz="0" w:space="0" w:color="auto"/>
                    <w:left w:val="none" w:sz="0" w:space="0" w:color="auto"/>
                    <w:bottom w:val="none" w:sz="0" w:space="0" w:color="auto"/>
                    <w:right w:val="none" w:sz="0" w:space="0" w:color="auto"/>
                  </w:divBdr>
                </w:div>
                <w:div w:id="1841694546">
                  <w:marLeft w:val="0"/>
                  <w:marRight w:val="0"/>
                  <w:marTop w:val="0"/>
                  <w:marBottom w:val="0"/>
                  <w:divBdr>
                    <w:top w:val="none" w:sz="0" w:space="0" w:color="auto"/>
                    <w:left w:val="none" w:sz="0" w:space="0" w:color="auto"/>
                    <w:bottom w:val="none" w:sz="0" w:space="0" w:color="auto"/>
                    <w:right w:val="none" w:sz="0" w:space="0" w:color="auto"/>
                  </w:divBdr>
                </w:div>
                <w:div w:id="1843810228">
                  <w:marLeft w:val="0"/>
                  <w:marRight w:val="0"/>
                  <w:marTop w:val="0"/>
                  <w:marBottom w:val="0"/>
                  <w:divBdr>
                    <w:top w:val="none" w:sz="0" w:space="0" w:color="auto"/>
                    <w:left w:val="none" w:sz="0" w:space="0" w:color="auto"/>
                    <w:bottom w:val="none" w:sz="0" w:space="0" w:color="auto"/>
                    <w:right w:val="none" w:sz="0" w:space="0" w:color="auto"/>
                  </w:divBdr>
                </w:div>
                <w:div w:id="1844198687">
                  <w:marLeft w:val="0"/>
                  <w:marRight w:val="0"/>
                  <w:marTop w:val="0"/>
                  <w:marBottom w:val="0"/>
                  <w:divBdr>
                    <w:top w:val="none" w:sz="0" w:space="0" w:color="auto"/>
                    <w:left w:val="none" w:sz="0" w:space="0" w:color="auto"/>
                    <w:bottom w:val="none" w:sz="0" w:space="0" w:color="auto"/>
                    <w:right w:val="none" w:sz="0" w:space="0" w:color="auto"/>
                  </w:divBdr>
                </w:div>
                <w:div w:id="1844272280">
                  <w:marLeft w:val="0"/>
                  <w:marRight w:val="0"/>
                  <w:marTop w:val="0"/>
                  <w:marBottom w:val="0"/>
                  <w:divBdr>
                    <w:top w:val="none" w:sz="0" w:space="0" w:color="auto"/>
                    <w:left w:val="none" w:sz="0" w:space="0" w:color="auto"/>
                    <w:bottom w:val="none" w:sz="0" w:space="0" w:color="auto"/>
                    <w:right w:val="none" w:sz="0" w:space="0" w:color="auto"/>
                  </w:divBdr>
                </w:div>
                <w:div w:id="1844275021">
                  <w:marLeft w:val="0"/>
                  <w:marRight w:val="0"/>
                  <w:marTop w:val="0"/>
                  <w:marBottom w:val="0"/>
                  <w:divBdr>
                    <w:top w:val="none" w:sz="0" w:space="0" w:color="auto"/>
                    <w:left w:val="none" w:sz="0" w:space="0" w:color="auto"/>
                    <w:bottom w:val="none" w:sz="0" w:space="0" w:color="auto"/>
                    <w:right w:val="none" w:sz="0" w:space="0" w:color="auto"/>
                  </w:divBdr>
                </w:div>
                <w:div w:id="1845129725">
                  <w:marLeft w:val="0"/>
                  <w:marRight w:val="0"/>
                  <w:marTop w:val="0"/>
                  <w:marBottom w:val="0"/>
                  <w:divBdr>
                    <w:top w:val="none" w:sz="0" w:space="0" w:color="auto"/>
                    <w:left w:val="none" w:sz="0" w:space="0" w:color="auto"/>
                    <w:bottom w:val="none" w:sz="0" w:space="0" w:color="auto"/>
                    <w:right w:val="none" w:sz="0" w:space="0" w:color="auto"/>
                  </w:divBdr>
                </w:div>
                <w:div w:id="1846048261">
                  <w:marLeft w:val="0"/>
                  <w:marRight w:val="0"/>
                  <w:marTop w:val="0"/>
                  <w:marBottom w:val="0"/>
                  <w:divBdr>
                    <w:top w:val="none" w:sz="0" w:space="0" w:color="auto"/>
                    <w:left w:val="none" w:sz="0" w:space="0" w:color="auto"/>
                    <w:bottom w:val="none" w:sz="0" w:space="0" w:color="auto"/>
                    <w:right w:val="none" w:sz="0" w:space="0" w:color="auto"/>
                  </w:divBdr>
                </w:div>
                <w:div w:id="1846626073">
                  <w:marLeft w:val="0"/>
                  <w:marRight w:val="0"/>
                  <w:marTop w:val="0"/>
                  <w:marBottom w:val="0"/>
                  <w:divBdr>
                    <w:top w:val="none" w:sz="0" w:space="0" w:color="auto"/>
                    <w:left w:val="none" w:sz="0" w:space="0" w:color="auto"/>
                    <w:bottom w:val="none" w:sz="0" w:space="0" w:color="auto"/>
                    <w:right w:val="none" w:sz="0" w:space="0" w:color="auto"/>
                  </w:divBdr>
                </w:div>
                <w:div w:id="1846893563">
                  <w:marLeft w:val="0"/>
                  <w:marRight w:val="0"/>
                  <w:marTop w:val="0"/>
                  <w:marBottom w:val="0"/>
                  <w:divBdr>
                    <w:top w:val="none" w:sz="0" w:space="0" w:color="auto"/>
                    <w:left w:val="none" w:sz="0" w:space="0" w:color="auto"/>
                    <w:bottom w:val="none" w:sz="0" w:space="0" w:color="auto"/>
                    <w:right w:val="none" w:sz="0" w:space="0" w:color="auto"/>
                  </w:divBdr>
                </w:div>
                <w:div w:id="1848522984">
                  <w:marLeft w:val="0"/>
                  <w:marRight w:val="0"/>
                  <w:marTop w:val="0"/>
                  <w:marBottom w:val="0"/>
                  <w:divBdr>
                    <w:top w:val="none" w:sz="0" w:space="0" w:color="auto"/>
                    <w:left w:val="none" w:sz="0" w:space="0" w:color="auto"/>
                    <w:bottom w:val="none" w:sz="0" w:space="0" w:color="auto"/>
                    <w:right w:val="none" w:sz="0" w:space="0" w:color="auto"/>
                  </w:divBdr>
                </w:div>
                <w:div w:id="1848709115">
                  <w:marLeft w:val="0"/>
                  <w:marRight w:val="0"/>
                  <w:marTop w:val="0"/>
                  <w:marBottom w:val="0"/>
                  <w:divBdr>
                    <w:top w:val="none" w:sz="0" w:space="0" w:color="auto"/>
                    <w:left w:val="none" w:sz="0" w:space="0" w:color="auto"/>
                    <w:bottom w:val="none" w:sz="0" w:space="0" w:color="auto"/>
                    <w:right w:val="none" w:sz="0" w:space="0" w:color="auto"/>
                  </w:divBdr>
                </w:div>
                <w:div w:id="1849056157">
                  <w:marLeft w:val="0"/>
                  <w:marRight w:val="0"/>
                  <w:marTop w:val="0"/>
                  <w:marBottom w:val="0"/>
                  <w:divBdr>
                    <w:top w:val="none" w:sz="0" w:space="0" w:color="auto"/>
                    <w:left w:val="none" w:sz="0" w:space="0" w:color="auto"/>
                    <w:bottom w:val="none" w:sz="0" w:space="0" w:color="auto"/>
                    <w:right w:val="none" w:sz="0" w:space="0" w:color="auto"/>
                  </w:divBdr>
                </w:div>
                <w:div w:id="1849172784">
                  <w:marLeft w:val="0"/>
                  <w:marRight w:val="0"/>
                  <w:marTop w:val="0"/>
                  <w:marBottom w:val="0"/>
                  <w:divBdr>
                    <w:top w:val="none" w:sz="0" w:space="0" w:color="auto"/>
                    <w:left w:val="none" w:sz="0" w:space="0" w:color="auto"/>
                    <w:bottom w:val="none" w:sz="0" w:space="0" w:color="auto"/>
                    <w:right w:val="none" w:sz="0" w:space="0" w:color="auto"/>
                  </w:divBdr>
                </w:div>
                <w:div w:id="1849565623">
                  <w:marLeft w:val="0"/>
                  <w:marRight w:val="0"/>
                  <w:marTop w:val="0"/>
                  <w:marBottom w:val="0"/>
                  <w:divBdr>
                    <w:top w:val="none" w:sz="0" w:space="0" w:color="auto"/>
                    <w:left w:val="none" w:sz="0" w:space="0" w:color="auto"/>
                    <w:bottom w:val="none" w:sz="0" w:space="0" w:color="auto"/>
                    <w:right w:val="none" w:sz="0" w:space="0" w:color="auto"/>
                  </w:divBdr>
                </w:div>
                <w:div w:id="1850292046">
                  <w:marLeft w:val="0"/>
                  <w:marRight w:val="0"/>
                  <w:marTop w:val="0"/>
                  <w:marBottom w:val="0"/>
                  <w:divBdr>
                    <w:top w:val="none" w:sz="0" w:space="0" w:color="auto"/>
                    <w:left w:val="none" w:sz="0" w:space="0" w:color="auto"/>
                    <w:bottom w:val="none" w:sz="0" w:space="0" w:color="auto"/>
                    <w:right w:val="none" w:sz="0" w:space="0" w:color="auto"/>
                  </w:divBdr>
                </w:div>
                <w:div w:id="1850827497">
                  <w:marLeft w:val="0"/>
                  <w:marRight w:val="0"/>
                  <w:marTop w:val="0"/>
                  <w:marBottom w:val="0"/>
                  <w:divBdr>
                    <w:top w:val="none" w:sz="0" w:space="0" w:color="auto"/>
                    <w:left w:val="none" w:sz="0" w:space="0" w:color="auto"/>
                    <w:bottom w:val="none" w:sz="0" w:space="0" w:color="auto"/>
                    <w:right w:val="none" w:sz="0" w:space="0" w:color="auto"/>
                  </w:divBdr>
                </w:div>
                <w:div w:id="1851410607">
                  <w:marLeft w:val="0"/>
                  <w:marRight w:val="0"/>
                  <w:marTop w:val="0"/>
                  <w:marBottom w:val="0"/>
                  <w:divBdr>
                    <w:top w:val="none" w:sz="0" w:space="0" w:color="auto"/>
                    <w:left w:val="none" w:sz="0" w:space="0" w:color="auto"/>
                    <w:bottom w:val="none" w:sz="0" w:space="0" w:color="auto"/>
                    <w:right w:val="none" w:sz="0" w:space="0" w:color="auto"/>
                  </w:divBdr>
                </w:div>
                <w:div w:id="1851482723">
                  <w:marLeft w:val="0"/>
                  <w:marRight w:val="0"/>
                  <w:marTop w:val="0"/>
                  <w:marBottom w:val="0"/>
                  <w:divBdr>
                    <w:top w:val="none" w:sz="0" w:space="0" w:color="auto"/>
                    <w:left w:val="none" w:sz="0" w:space="0" w:color="auto"/>
                    <w:bottom w:val="none" w:sz="0" w:space="0" w:color="auto"/>
                    <w:right w:val="none" w:sz="0" w:space="0" w:color="auto"/>
                  </w:divBdr>
                </w:div>
                <w:div w:id="1852840459">
                  <w:marLeft w:val="0"/>
                  <w:marRight w:val="0"/>
                  <w:marTop w:val="0"/>
                  <w:marBottom w:val="0"/>
                  <w:divBdr>
                    <w:top w:val="none" w:sz="0" w:space="0" w:color="auto"/>
                    <w:left w:val="none" w:sz="0" w:space="0" w:color="auto"/>
                    <w:bottom w:val="none" w:sz="0" w:space="0" w:color="auto"/>
                    <w:right w:val="none" w:sz="0" w:space="0" w:color="auto"/>
                  </w:divBdr>
                </w:div>
                <w:div w:id="1853105688">
                  <w:marLeft w:val="0"/>
                  <w:marRight w:val="0"/>
                  <w:marTop w:val="0"/>
                  <w:marBottom w:val="0"/>
                  <w:divBdr>
                    <w:top w:val="none" w:sz="0" w:space="0" w:color="auto"/>
                    <w:left w:val="none" w:sz="0" w:space="0" w:color="auto"/>
                    <w:bottom w:val="none" w:sz="0" w:space="0" w:color="auto"/>
                    <w:right w:val="none" w:sz="0" w:space="0" w:color="auto"/>
                  </w:divBdr>
                </w:div>
                <w:div w:id="1854874545">
                  <w:marLeft w:val="0"/>
                  <w:marRight w:val="0"/>
                  <w:marTop w:val="0"/>
                  <w:marBottom w:val="0"/>
                  <w:divBdr>
                    <w:top w:val="none" w:sz="0" w:space="0" w:color="auto"/>
                    <w:left w:val="none" w:sz="0" w:space="0" w:color="auto"/>
                    <w:bottom w:val="none" w:sz="0" w:space="0" w:color="auto"/>
                    <w:right w:val="none" w:sz="0" w:space="0" w:color="auto"/>
                  </w:divBdr>
                </w:div>
                <w:div w:id="1855225077">
                  <w:marLeft w:val="0"/>
                  <w:marRight w:val="0"/>
                  <w:marTop w:val="0"/>
                  <w:marBottom w:val="0"/>
                  <w:divBdr>
                    <w:top w:val="none" w:sz="0" w:space="0" w:color="auto"/>
                    <w:left w:val="none" w:sz="0" w:space="0" w:color="auto"/>
                    <w:bottom w:val="none" w:sz="0" w:space="0" w:color="auto"/>
                    <w:right w:val="none" w:sz="0" w:space="0" w:color="auto"/>
                  </w:divBdr>
                </w:div>
                <w:div w:id="1855340552">
                  <w:marLeft w:val="0"/>
                  <w:marRight w:val="0"/>
                  <w:marTop w:val="0"/>
                  <w:marBottom w:val="0"/>
                  <w:divBdr>
                    <w:top w:val="none" w:sz="0" w:space="0" w:color="auto"/>
                    <w:left w:val="none" w:sz="0" w:space="0" w:color="auto"/>
                    <w:bottom w:val="none" w:sz="0" w:space="0" w:color="auto"/>
                    <w:right w:val="none" w:sz="0" w:space="0" w:color="auto"/>
                  </w:divBdr>
                </w:div>
                <w:div w:id="1855418109">
                  <w:marLeft w:val="0"/>
                  <w:marRight w:val="0"/>
                  <w:marTop w:val="0"/>
                  <w:marBottom w:val="0"/>
                  <w:divBdr>
                    <w:top w:val="none" w:sz="0" w:space="0" w:color="auto"/>
                    <w:left w:val="none" w:sz="0" w:space="0" w:color="auto"/>
                    <w:bottom w:val="none" w:sz="0" w:space="0" w:color="auto"/>
                    <w:right w:val="none" w:sz="0" w:space="0" w:color="auto"/>
                  </w:divBdr>
                </w:div>
                <w:div w:id="1856379078">
                  <w:marLeft w:val="0"/>
                  <w:marRight w:val="0"/>
                  <w:marTop w:val="0"/>
                  <w:marBottom w:val="0"/>
                  <w:divBdr>
                    <w:top w:val="none" w:sz="0" w:space="0" w:color="auto"/>
                    <w:left w:val="none" w:sz="0" w:space="0" w:color="auto"/>
                    <w:bottom w:val="none" w:sz="0" w:space="0" w:color="auto"/>
                    <w:right w:val="none" w:sz="0" w:space="0" w:color="auto"/>
                  </w:divBdr>
                </w:div>
                <w:div w:id="1857453932">
                  <w:marLeft w:val="0"/>
                  <w:marRight w:val="0"/>
                  <w:marTop w:val="0"/>
                  <w:marBottom w:val="0"/>
                  <w:divBdr>
                    <w:top w:val="none" w:sz="0" w:space="0" w:color="auto"/>
                    <w:left w:val="none" w:sz="0" w:space="0" w:color="auto"/>
                    <w:bottom w:val="none" w:sz="0" w:space="0" w:color="auto"/>
                    <w:right w:val="none" w:sz="0" w:space="0" w:color="auto"/>
                  </w:divBdr>
                </w:div>
                <w:div w:id="1859928768">
                  <w:marLeft w:val="0"/>
                  <w:marRight w:val="0"/>
                  <w:marTop w:val="0"/>
                  <w:marBottom w:val="0"/>
                  <w:divBdr>
                    <w:top w:val="none" w:sz="0" w:space="0" w:color="auto"/>
                    <w:left w:val="none" w:sz="0" w:space="0" w:color="auto"/>
                    <w:bottom w:val="none" w:sz="0" w:space="0" w:color="auto"/>
                    <w:right w:val="none" w:sz="0" w:space="0" w:color="auto"/>
                  </w:divBdr>
                </w:div>
                <w:div w:id="1861044687">
                  <w:marLeft w:val="0"/>
                  <w:marRight w:val="0"/>
                  <w:marTop w:val="0"/>
                  <w:marBottom w:val="0"/>
                  <w:divBdr>
                    <w:top w:val="none" w:sz="0" w:space="0" w:color="auto"/>
                    <w:left w:val="none" w:sz="0" w:space="0" w:color="auto"/>
                    <w:bottom w:val="none" w:sz="0" w:space="0" w:color="auto"/>
                    <w:right w:val="none" w:sz="0" w:space="0" w:color="auto"/>
                  </w:divBdr>
                </w:div>
                <w:div w:id="1862470395">
                  <w:marLeft w:val="0"/>
                  <w:marRight w:val="0"/>
                  <w:marTop w:val="0"/>
                  <w:marBottom w:val="0"/>
                  <w:divBdr>
                    <w:top w:val="none" w:sz="0" w:space="0" w:color="auto"/>
                    <w:left w:val="none" w:sz="0" w:space="0" w:color="auto"/>
                    <w:bottom w:val="none" w:sz="0" w:space="0" w:color="auto"/>
                    <w:right w:val="none" w:sz="0" w:space="0" w:color="auto"/>
                  </w:divBdr>
                </w:div>
                <w:div w:id="1862741393">
                  <w:marLeft w:val="0"/>
                  <w:marRight w:val="0"/>
                  <w:marTop w:val="0"/>
                  <w:marBottom w:val="0"/>
                  <w:divBdr>
                    <w:top w:val="none" w:sz="0" w:space="0" w:color="auto"/>
                    <w:left w:val="none" w:sz="0" w:space="0" w:color="auto"/>
                    <w:bottom w:val="none" w:sz="0" w:space="0" w:color="auto"/>
                    <w:right w:val="none" w:sz="0" w:space="0" w:color="auto"/>
                  </w:divBdr>
                </w:div>
                <w:div w:id="1863517053">
                  <w:marLeft w:val="0"/>
                  <w:marRight w:val="0"/>
                  <w:marTop w:val="0"/>
                  <w:marBottom w:val="0"/>
                  <w:divBdr>
                    <w:top w:val="none" w:sz="0" w:space="0" w:color="auto"/>
                    <w:left w:val="none" w:sz="0" w:space="0" w:color="auto"/>
                    <w:bottom w:val="none" w:sz="0" w:space="0" w:color="auto"/>
                    <w:right w:val="none" w:sz="0" w:space="0" w:color="auto"/>
                  </w:divBdr>
                </w:div>
                <w:div w:id="1863545947">
                  <w:marLeft w:val="0"/>
                  <w:marRight w:val="0"/>
                  <w:marTop w:val="0"/>
                  <w:marBottom w:val="0"/>
                  <w:divBdr>
                    <w:top w:val="none" w:sz="0" w:space="0" w:color="auto"/>
                    <w:left w:val="none" w:sz="0" w:space="0" w:color="auto"/>
                    <w:bottom w:val="none" w:sz="0" w:space="0" w:color="auto"/>
                    <w:right w:val="none" w:sz="0" w:space="0" w:color="auto"/>
                  </w:divBdr>
                </w:div>
                <w:div w:id="1864127411">
                  <w:marLeft w:val="0"/>
                  <w:marRight w:val="0"/>
                  <w:marTop w:val="0"/>
                  <w:marBottom w:val="0"/>
                  <w:divBdr>
                    <w:top w:val="none" w:sz="0" w:space="0" w:color="auto"/>
                    <w:left w:val="none" w:sz="0" w:space="0" w:color="auto"/>
                    <w:bottom w:val="none" w:sz="0" w:space="0" w:color="auto"/>
                    <w:right w:val="none" w:sz="0" w:space="0" w:color="auto"/>
                  </w:divBdr>
                </w:div>
                <w:div w:id="1864393178">
                  <w:marLeft w:val="0"/>
                  <w:marRight w:val="0"/>
                  <w:marTop w:val="0"/>
                  <w:marBottom w:val="0"/>
                  <w:divBdr>
                    <w:top w:val="none" w:sz="0" w:space="0" w:color="auto"/>
                    <w:left w:val="none" w:sz="0" w:space="0" w:color="auto"/>
                    <w:bottom w:val="none" w:sz="0" w:space="0" w:color="auto"/>
                    <w:right w:val="none" w:sz="0" w:space="0" w:color="auto"/>
                  </w:divBdr>
                </w:div>
                <w:div w:id="1864585764">
                  <w:marLeft w:val="0"/>
                  <w:marRight w:val="0"/>
                  <w:marTop w:val="0"/>
                  <w:marBottom w:val="0"/>
                  <w:divBdr>
                    <w:top w:val="none" w:sz="0" w:space="0" w:color="auto"/>
                    <w:left w:val="none" w:sz="0" w:space="0" w:color="auto"/>
                    <w:bottom w:val="none" w:sz="0" w:space="0" w:color="auto"/>
                    <w:right w:val="none" w:sz="0" w:space="0" w:color="auto"/>
                  </w:divBdr>
                </w:div>
                <w:div w:id="1865361266">
                  <w:marLeft w:val="0"/>
                  <w:marRight w:val="0"/>
                  <w:marTop w:val="0"/>
                  <w:marBottom w:val="0"/>
                  <w:divBdr>
                    <w:top w:val="none" w:sz="0" w:space="0" w:color="auto"/>
                    <w:left w:val="none" w:sz="0" w:space="0" w:color="auto"/>
                    <w:bottom w:val="none" w:sz="0" w:space="0" w:color="auto"/>
                    <w:right w:val="none" w:sz="0" w:space="0" w:color="auto"/>
                  </w:divBdr>
                </w:div>
                <w:div w:id="1865942905">
                  <w:marLeft w:val="0"/>
                  <w:marRight w:val="0"/>
                  <w:marTop w:val="0"/>
                  <w:marBottom w:val="0"/>
                  <w:divBdr>
                    <w:top w:val="none" w:sz="0" w:space="0" w:color="auto"/>
                    <w:left w:val="none" w:sz="0" w:space="0" w:color="auto"/>
                    <w:bottom w:val="none" w:sz="0" w:space="0" w:color="auto"/>
                    <w:right w:val="none" w:sz="0" w:space="0" w:color="auto"/>
                  </w:divBdr>
                </w:div>
                <w:div w:id="1866211365">
                  <w:marLeft w:val="0"/>
                  <w:marRight w:val="0"/>
                  <w:marTop w:val="0"/>
                  <w:marBottom w:val="0"/>
                  <w:divBdr>
                    <w:top w:val="none" w:sz="0" w:space="0" w:color="auto"/>
                    <w:left w:val="none" w:sz="0" w:space="0" w:color="auto"/>
                    <w:bottom w:val="none" w:sz="0" w:space="0" w:color="auto"/>
                    <w:right w:val="none" w:sz="0" w:space="0" w:color="auto"/>
                  </w:divBdr>
                </w:div>
                <w:div w:id="1866287773">
                  <w:marLeft w:val="0"/>
                  <w:marRight w:val="0"/>
                  <w:marTop w:val="0"/>
                  <w:marBottom w:val="0"/>
                  <w:divBdr>
                    <w:top w:val="none" w:sz="0" w:space="0" w:color="auto"/>
                    <w:left w:val="none" w:sz="0" w:space="0" w:color="auto"/>
                    <w:bottom w:val="none" w:sz="0" w:space="0" w:color="auto"/>
                    <w:right w:val="none" w:sz="0" w:space="0" w:color="auto"/>
                  </w:divBdr>
                </w:div>
                <w:div w:id="1867476499">
                  <w:marLeft w:val="0"/>
                  <w:marRight w:val="0"/>
                  <w:marTop w:val="0"/>
                  <w:marBottom w:val="0"/>
                  <w:divBdr>
                    <w:top w:val="none" w:sz="0" w:space="0" w:color="auto"/>
                    <w:left w:val="none" w:sz="0" w:space="0" w:color="auto"/>
                    <w:bottom w:val="none" w:sz="0" w:space="0" w:color="auto"/>
                    <w:right w:val="none" w:sz="0" w:space="0" w:color="auto"/>
                  </w:divBdr>
                </w:div>
                <w:div w:id="1867671627">
                  <w:marLeft w:val="0"/>
                  <w:marRight w:val="0"/>
                  <w:marTop w:val="0"/>
                  <w:marBottom w:val="0"/>
                  <w:divBdr>
                    <w:top w:val="none" w:sz="0" w:space="0" w:color="auto"/>
                    <w:left w:val="none" w:sz="0" w:space="0" w:color="auto"/>
                    <w:bottom w:val="none" w:sz="0" w:space="0" w:color="auto"/>
                    <w:right w:val="none" w:sz="0" w:space="0" w:color="auto"/>
                  </w:divBdr>
                </w:div>
                <w:div w:id="1868104570">
                  <w:marLeft w:val="0"/>
                  <w:marRight w:val="0"/>
                  <w:marTop w:val="0"/>
                  <w:marBottom w:val="0"/>
                  <w:divBdr>
                    <w:top w:val="none" w:sz="0" w:space="0" w:color="auto"/>
                    <w:left w:val="none" w:sz="0" w:space="0" w:color="auto"/>
                    <w:bottom w:val="none" w:sz="0" w:space="0" w:color="auto"/>
                    <w:right w:val="none" w:sz="0" w:space="0" w:color="auto"/>
                  </w:divBdr>
                </w:div>
                <w:div w:id="1869025255">
                  <w:marLeft w:val="0"/>
                  <w:marRight w:val="0"/>
                  <w:marTop w:val="0"/>
                  <w:marBottom w:val="0"/>
                  <w:divBdr>
                    <w:top w:val="none" w:sz="0" w:space="0" w:color="auto"/>
                    <w:left w:val="none" w:sz="0" w:space="0" w:color="auto"/>
                    <w:bottom w:val="none" w:sz="0" w:space="0" w:color="auto"/>
                    <w:right w:val="none" w:sz="0" w:space="0" w:color="auto"/>
                  </w:divBdr>
                </w:div>
                <w:div w:id="1869371487">
                  <w:marLeft w:val="0"/>
                  <w:marRight w:val="0"/>
                  <w:marTop w:val="0"/>
                  <w:marBottom w:val="0"/>
                  <w:divBdr>
                    <w:top w:val="none" w:sz="0" w:space="0" w:color="auto"/>
                    <w:left w:val="none" w:sz="0" w:space="0" w:color="auto"/>
                    <w:bottom w:val="none" w:sz="0" w:space="0" w:color="auto"/>
                    <w:right w:val="none" w:sz="0" w:space="0" w:color="auto"/>
                  </w:divBdr>
                </w:div>
                <w:div w:id="1869877610">
                  <w:marLeft w:val="0"/>
                  <w:marRight w:val="0"/>
                  <w:marTop w:val="0"/>
                  <w:marBottom w:val="0"/>
                  <w:divBdr>
                    <w:top w:val="none" w:sz="0" w:space="0" w:color="auto"/>
                    <w:left w:val="none" w:sz="0" w:space="0" w:color="auto"/>
                    <w:bottom w:val="none" w:sz="0" w:space="0" w:color="auto"/>
                    <w:right w:val="none" w:sz="0" w:space="0" w:color="auto"/>
                  </w:divBdr>
                </w:div>
                <w:div w:id="1870873714">
                  <w:marLeft w:val="0"/>
                  <w:marRight w:val="0"/>
                  <w:marTop w:val="0"/>
                  <w:marBottom w:val="0"/>
                  <w:divBdr>
                    <w:top w:val="none" w:sz="0" w:space="0" w:color="auto"/>
                    <w:left w:val="none" w:sz="0" w:space="0" w:color="auto"/>
                    <w:bottom w:val="none" w:sz="0" w:space="0" w:color="auto"/>
                    <w:right w:val="none" w:sz="0" w:space="0" w:color="auto"/>
                  </w:divBdr>
                </w:div>
                <w:div w:id="1870945259">
                  <w:marLeft w:val="0"/>
                  <w:marRight w:val="0"/>
                  <w:marTop w:val="0"/>
                  <w:marBottom w:val="0"/>
                  <w:divBdr>
                    <w:top w:val="none" w:sz="0" w:space="0" w:color="auto"/>
                    <w:left w:val="none" w:sz="0" w:space="0" w:color="auto"/>
                    <w:bottom w:val="none" w:sz="0" w:space="0" w:color="auto"/>
                    <w:right w:val="none" w:sz="0" w:space="0" w:color="auto"/>
                  </w:divBdr>
                </w:div>
                <w:div w:id="1870947303">
                  <w:marLeft w:val="0"/>
                  <w:marRight w:val="0"/>
                  <w:marTop w:val="0"/>
                  <w:marBottom w:val="0"/>
                  <w:divBdr>
                    <w:top w:val="none" w:sz="0" w:space="0" w:color="auto"/>
                    <w:left w:val="none" w:sz="0" w:space="0" w:color="auto"/>
                    <w:bottom w:val="none" w:sz="0" w:space="0" w:color="auto"/>
                    <w:right w:val="none" w:sz="0" w:space="0" w:color="auto"/>
                  </w:divBdr>
                </w:div>
                <w:div w:id="1870989572">
                  <w:marLeft w:val="0"/>
                  <w:marRight w:val="0"/>
                  <w:marTop w:val="0"/>
                  <w:marBottom w:val="0"/>
                  <w:divBdr>
                    <w:top w:val="none" w:sz="0" w:space="0" w:color="auto"/>
                    <w:left w:val="none" w:sz="0" w:space="0" w:color="auto"/>
                    <w:bottom w:val="none" w:sz="0" w:space="0" w:color="auto"/>
                    <w:right w:val="none" w:sz="0" w:space="0" w:color="auto"/>
                  </w:divBdr>
                </w:div>
                <w:div w:id="1873686753">
                  <w:marLeft w:val="0"/>
                  <w:marRight w:val="0"/>
                  <w:marTop w:val="0"/>
                  <w:marBottom w:val="0"/>
                  <w:divBdr>
                    <w:top w:val="none" w:sz="0" w:space="0" w:color="auto"/>
                    <w:left w:val="none" w:sz="0" w:space="0" w:color="auto"/>
                    <w:bottom w:val="none" w:sz="0" w:space="0" w:color="auto"/>
                    <w:right w:val="none" w:sz="0" w:space="0" w:color="auto"/>
                  </w:divBdr>
                </w:div>
                <w:div w:id="1874491181">
                  <w:marLeft w:val="0"/>
                  <w:marRight w:val="0"/>
                  <w:marTop w:val="0"/>
                  <w:marBottom w:val="0"/>
                  <w:divBdr>
                    <w:top w:val="none" w:sz="0" w:space="0" w:color="auto"/>
                    <w:left w:val="none" w:sz="0" w:space="0" w:color="auto"/>
                    <w:bottom w:val="none" w:sz="0" w:space="0" w:color="auto"/>
                    <w:right w:val="none" w:sz="0" w:space="0" w:color="auto"/>
                  </w:divBdr>
                </w:div>
                <w:div w:id="1875345336">
                  <w:marLeft w:val="0"/>
                  <w:marRight w:val="0"/>
                  <w:marTop w:val="0"/>
                  <w:marBottom w:val="0"/>
                  <w:divBdr>
                    <w:top w:val="none" w:sz="0" w:space="0" w:color="auto"/>
                    <w:left w:val="none" w:sz="0" w:space="0" w:color="auto"/>
                    <w:bottom w:val="none" w:sz="0" w:space="0" w:color="auto"/>
                    <w:right w:val="none" w:sz="0" w:space="0" w:color="auto"/>
                  </w:divBdr>
                </w:div>
                <w:div w:id="1876499756">
                  <w:marLeft w:val="0"/>
                  <w:marRight w:val="0"/>
                  <w:marTop w:val="0"/>
                  <w:marBottom w:val="0"/>
                  <w:divBdr>
                    <w:top w:val="none" w:sz="0" w:space="0" w:color="auto"/>
                    <w:left w:val="none" w:sz="0" w:space="0" w:color="auto"/>
                    <w:bottom w:val="none" w:sz="0" w:space="0" w:color="auto"/>
                    <w:right w:val="none" w:sz="0" w:space="0" w:color="auto"/>
                  </w:divBdr>
                </w:div>
                <w:div w:id="1877886287">
                  <w:marLeft w:val="0"/>
                  <w:marRight w:val="0"/>
                  <w:marTop w:val="0"/>
                  <w:marBottom w:val="0"/>
                  <w:divBdr>
                    <w:top w:val="none" w:sz="0" w:space="0" w:color="auto"/>
                    <w:left w:val="none" w:sz="0" w:space="0" w:color="auto"/>
                    <w:bottom w:val="none" w:sz="0" w:space="0" w:color="auto"/>
                    <w:right w:val="none" w:sz="0" w:space="0" w:color="auto"/>
                  </w:divBdr>
                </w:div>
                <w:div w:id="1877886978">
                  <w:marLeft w:val="0"/>
                  <w:marRight w:val="0"/>
                  <w:marTop w:val="0"/>
                  <w:marBottom w:val="0"/>
                  <w:divBdr>
                    <w:top w:val="none" w:sz="0" w:space="0" w:color="auto"/>
                    <w:left w:val="none" w:sz="0" w:space="0" w:color="auto"/>
                    <w:bottom w:val="none" w:sz="0" w:space="0" w:color="auto"/>
                    <w:right w:val="none" w:sz="0" w:space="0" w:color="auto"/>
                  </w:divBdr>
                </w:div>
                <w:div w:id="1878278432">
                  <w:marLeft w:val="0"/>
                  <w:marRight w:val="0"/>
                  <w:marTop w:val="0"/>
                  <w:marBottom w:val="0"/>
                  <w:divBdr>
                    <w:top w:val="none" w:sz="0" w:space="0" w:color="auto"/>
                    <w:left w:val="none" w:sz="0" w:space="0" w:color="auto"/>
                    <w:bottom w:val="none" w:sz="0" w:space="0" w:color="auto"/>
                    <w:right w:val="none" w:sz="0" w:space="0" w:color="auto"/>
                  </w:divBdr>
                </w:div>
                <w:div w:id="1879118606">
                  <w:marLeft w:val="0"/>
                  <w:marRight w:val="0"/>
                  <w:marTop w:val="0"/>
                  <w:marBottom w:val="0"/>
                  <w:divBdr>
                    <w:top w:val="none" w:sz="0" w:space="0" w:color="auto"/>
                    <w:left w:val="none" w:sz="0" w:space="0" w:color="auto"/>
                    <w:bottom w:val="none" w:sz="0" w:space="0" w:color="auto"/>
                    <w:right w:val="none" w:sz="0" w:space="0" w:color="auto"/>
                  </w:divBdr>
                </w:div>
                <w:div w:id="1882328492">
                  <w:marLeft w:val="0"/>
                  <w:marRight w:val="0"/>
                  <w:marTop w:val="0"/>
                  <w:marBottom w:val="0"/>
                  <w:divBdr>
                    <w:top w:val="none" w:sz="0" w:space="0" w:color="auto"/>
                    <w:left w:val="none" w:sz="0" w:space="0" w:color="auto"/>
                    <w:bottom w:val="none" w:sz="0" w:space="0" w:color="auto"/>
                    <w:right w:val="none" w:sz="0" w:space="0" w:color="auto"/>
                  </w:divBdr>
                </w:div>
                <w:div w:id="1883514445">
                  <w:marLeft w:val="0"/>
                  <w:marRight w:val="0"/>
                  <w:marTop w:val="0"/>
                  <w:marBottom w:val="0"/>
                  <w:divBdr>
                    <w:top w:val="none" w:sz="0" w:space="0" w:color="auto"/>
                    <w:left w:val="none" w:sz="0" w:space="0" w:color="auto"/>
                    <w:bottom w:val="none" w:sz="0" w:space="0" w:color="auto"/>
                    <w:right w:val="none" w:sz="0" w:space="0" w:color="auto"/>
                  </w:divBdr>
                </w:div>
                <w:div w:id="1883520135">
                  <w:marLeft w:val="0"/>
                  <w:marRight w:val="0"/>
                  <w:marTop w:val="0"/>
                  <w:marBottom w:val="0"/>
                  <w:divBdr>
                    <w:top w:val="none" w:sz="0" w:space="0" w:color="auto"/>
                    <w:left w:val="none" w:sz="0" w:space="0" w:color="auto"/>
                    <w:bottom w:val="none" w:sz="0" w:space="0" w:color="auto"/>
                    <w:right w:val="none" w:sz="0" w:space="0" w:color="auto"/>
                  </w:divBdr>
                </w:div>
                <w:div w:id="1884247455">
                  <w:marLeft w:val="0"/>
                  <w:marRight w:val="0"/>
                  <w:marTop w:val="0"/>
                  <w:marBottom w:val="0"/>
                  <w:divBdr>
                    <w:top w:val="none" w:sz="0" w:space="0" w:color="auto"/>
                    <w:left w:val="none" w:sz="0" w:space="0" w:color="auto"/>
                    <w:bottom w:val="none" w:sz="0" w:space="0" w:color="auto"/>
                    <w:right w:val="none" w:sz="0" w:space="0" w:color="auto"/>
                  </w:divBdr>
                </w:div>
                <w:div w:id="1885941026">
                  <w:marLeft w:val="0"/>
                  <w:marRight w:val="0"/>
                  <w:marTop w:val="0"/>
                  <w:marBottom w:val="0"/>
                  <w:divBdr>
                    <w:top w:val="none" w:sz="0" w:space="0" w:color="auto"/>
                    <w:left w:val="none" w:sz="0" w:space="0" w:color="auto"/>
                    <w:bottom w:val="none" w:sz="0" w:space="0" w:color="auto"/>
                    <w:right w:val="none" w:sz="0" w:space="0" w:color="auto"/>
                  </w:divBdr>
                </w:div>
                <w:div w:id="1886604337">
                  <w:marLeft w:val="0"/>
                  <w:marRight w:val="0"/>
                  <w:marTop w:val="0"/>
                  <w:marBottom w:val="0"/>
                  <w:divBdr>
                    <w:top w:val="none" w:sz="0" w:space="0" w:color="auto"/>
                    <w:left w:val="none" w:sz="0" w:space="0" w:color="auto"/>
                    <w:bottom w:val="none" w:sz="0" w:space="0" w:color="auto"/>
                    <w:right w:val="none" w:sz="0" w:space="0" w:color="auto"/>
                  </w:divBdr>
                </w:div>
                <w:div w:id="1886794799">
                  <w:marLeft w:val="0"/>
                  <w:marRight w:val="0"/>
                  <w:marTop w:val="0"/>
                  <w:marBottom w:val="0"/>
                  <w:divBdr>
                    <w:top w:val="none" w:sz="0" w:space="0" w:color="auto"/>
                    <w:left w:val="none" w:sz="0" w:space="0" w:color="auto"/>
                    <w:bottom w:val="none" w:sz="0" w:space="0" w:color="auto"/>
                    <w:right w:val="none" w:sz="0" w:space="0" w:color="auto"/>
                  </w:divBdr>
                </w:div>
                <w:div w:id="1887066364">
                  <w:marLeft w:val="0"/>
                  <w:marRight w:val="0"/>
                  <w:marTop w:val="0"/>
                  <w:marBottom w:val="0"/>
                  <w:divBdr>
                    <w:top w:val="none" w:sz="0" w:space="0" w:color="auto"/>
                    <w:left w:val="none" w:sz="0" w:space="0" w:color="auto"/>
                    <w:bottom w:val="none" w:sz="0" w:space="0" w:color="auto"/>
                    <w:right w:val="none" w:sz="0" w:space="0" w:color="auto"/>
                  </w:divBdr>
                </w:div>
                <w:div w:id="1888493574">
                  <w:marLeft w:val="0"/>
                  <w:marRight w:val="0"/>
                  <w:marTop w:val="0"/>
                  <w:marBottom w:val="0"/>
                  <w:divBdr>
                    <w:top w:val="none" w:sz="0" w:space="0" w:color="auto"/>
                    <w:left w:val="none" w:sz="0" w:space="0" w:color="auto"/>
                    <w:bottom w:val="none" w:sz="0" w:space="0" w:color="auto"/>
                    <w:right w:val="none" w:sz="0" w:space="0" w:color="auto"/>
                  </w:divBdr>
                </w:div>
                <w:div w:id="1889032221">
                  <w:marLeft w:val="0"/>
                  <w:marRight w:val="0"/>
                  <w:marTop w:val="0"/>
                  <w:marBottom w:val="0"/>
                  <w:divBdr>
                    <w:top w:val="none" w:sz="0" w:space="0" w:color="auto"/>
                    <w:left w:val="none" w:sz="0" w:space="0" w:color="auto"/>
                    <w:bottom w:val="none" w:sz="0" w:space="0" w:color="auto"/>
                    <w:right w:val="none" w:sz="0" w:space="0" w:color="auto"/>
                  </w:divBdr>
                </w:div>
                <w:div w:id="1891844047">
                  <w:marLeft w:val="0"/>
                  <w:marRight w:val="0"/>
                  <w:marTop w:val="0"/>
                  <w:marBottom w:val="0"/>
                  <w:divBdr>
                    <w:top w:val="none" w:sz="0" w:space="0" w:color="auto"/>
                    <w:left w:val="none" w:sz="0" w:space="0" w:color="auto"/>
                    <w:bottom w:val="none" w:sz="0" w:space="0" w:color="auto"/>
                    <w:right w:val="none" w:sz="0" w:space="0" w:color="auto"/>
                  </w:divBdr>
                </w:div>
                <w:div w:id="1892229071">
                  <w:marLeft w:val="0"/>
                  <w:marRight w:val="0"/>
                  <w:marTop w:val="0"/>
                  <w:marBottom w:val="0"/>
                  <w:divBdr>
                    <w:top w:val="none" w:sz="0" w:space="0" w:color="auto"/>
                    <w:left w:val="none" w:sz="0" w:space="0" w:color="auto"/>
                    <w:bottom w:val="none" w:sz="0" w:space="0" w:color="auto"/>
                    <w:right w:val="none" w:sz="0" w:space="0" w:color="auto"/>
                  </w:divBdr>
                </w:div>
                <w:div w:id="1892811480">
                  <w:marLeft w:val="0"/>
                  <w:marRight w:val="0"/>
                  <w:marTop w:val="0"/>
                  <w:marBottom w:val="0"/>
                  <w:divBdr>
                    <w:top w:val="none" w:sz="0" w:space="0" w:color="auto"/>
                    <w:left w:val="none" w:sz="0" w:space="0" w:color="auto"/>
                    <w:bottom w:val="none" w:sz="0" w:space="0" w:color="auto"/>
                    <w:right w:val="none" w:sz="0" w:space="0" w:color="auto"/>
                  </w:divBdr>
                </w:div>
                <w:div w:id="1893612779">
                  <w:marLeft w:val="0"/>
                  <w:marRight w:val="0"/>
                  <w:marTop w:val="0"/>
                  <w:marBottom w:val="0"/>
                  <w:divBdr>
                    <w:top w:val="none" w:sz="0" w:space="0" w:color="auto"/>
                    <w:left w:val="none" w:sz="0" w:space="0" w:color="auto"/>
                    <w:bottom w:val="none" w:sz="0" w:space="0" w:color="auto"/>
                    <w:right w:val="none" w:sz="0" w:space="0" w:color="auto"/>
                  </w:divBdr>
                </w:div>
                <w:div w:id="1894005436">
                  <w:marLeft w:val="0"/>
                  <w:marRight w:val="0"/>
                  <w:marTop w:val="0"/>
                  <w:marBottom w:val="0"/>
                  <w:divBdr>
                    <w:top w:val="none" w:sz="0" w:space="0" w:color="auto"/>
                    <w:left w:val="none" w:sz="0" w:space="0" w:color="auto"/>
                    <w:bottom w:val="none" w:sz="0" w:space="0" w:color="auto"/>
                    <w:right w:val="none" w:sz="0" w:space="0" w:color="auto"/>
                  </w:divBdr>
                </w:div>
                <w:div w:id="1894073104">
                  <w:marLeft w:val="0"/>
                  <w:marRight w:val="0"/>
                  <w:marTop w:val="0"/>
                  <w:marBottom w:val="0"/>
                  <w:divBdr>
                    <w:top w:val="none" w:sz="0" w:space="0" w:color="auto"/>
                    <w:left w:val="none" w:sz="0" w:space="0" w:color="auto"/>
                    <w:bottom w:val="none" w:sz="0" w:space="0" w:color="auto"/>
                    <w:right w:val="none" w:sz="0" w:space="0" w:color="auto"/>
                  </w:divBdr>
                </w:div>
                <w:div w:id="1894122196">
                  <w:marLeft w:val="0"/>
                  <w:marRight w:val="0"/>
                  <w:marTop w:val="0"/>
                  <w:marBottom w:val="0"/>
                  <w:divBdr>
                    <w:top w:val="none" w:sz="0" w:space="0" w:color="auto"/>
                    <w:left w:val="none" w:sz="0" w:space="0" w:color="auto"/>
                    <w:bottom w:val="none" w:sz="0" w:space="0" w:color="auto"/>
                    <w:right w:val="none" w:sz="0" w:space="0" w:color="auto"/>
                  </w:divBdr>
                </w:div>
                <w:div w:id="1895119546">
                  <w:marLeft w:val="0"/>
                  <w:marRight w:val="0"/>
                  <w:marTop w:val="0"/>
                  <w:marBottom w:val="0"/>
                  <w:divBdr>
                    <w:top w:val="none" w:sz="0" w:space="0" w:color="auto"/>
                    <w:left w:val="none" w:sz="0" w:space="0" w:color="auto"/>
                    <w:bottom w:val="none" w:sz="0" w:space="0" w:color="auto"/>
                    <w:right w:val="none" w:sz="0" w:space="0" w:color="auto"/>
                  </w:divBdr>
                </w:div>
                <w:div w:id="1895921380">
                  <w:marLeft w:val="0"/>
                  <w:marRight w:val="0"/>
                  <w:marTop w:val="0"/>
                  <w:marBottom w:val="0"/>
                  <w:divBdr>
                    <w:top w:val="none" w:sz="0" w:space="0" w:color="auto"/>
                    <w:left w:val="none" w:sz="0" w:space="0" w:color="auto"/>
                    <w:bottom w:val="none" w:sz="0" w:space="0" w:color="auto"/>
                    <w:right w:val="none" w:sz="0" w:space="0" w:color="auto"/>
                  </w:divBdr>
                </w:div>
                <w:div w:id="1896698116">
                  <w:marLeft w:val="0"/>
                  <w:marRight w:val="0"/>
                  <w:marTop w:val="0"/>
                  <w:marBottom w:val="0"/>
                  <w:divBdr>
                    <w:top w:val="none" w:sz="0" w:space="0" w:color="auto"/>
                    <w:left w:val="none" w:sz="0" w:space="0" w:color="auto"/>
                    <w:bottom w:val="none" w:sz="0" w:space="0" w:color="auto"/>
                    <w:right w:val="none" w:sz="0" w:space="0" w:color="auto"/>
                  </w:divBdr>
                </w:div>
                <w:div w:id="1897356279">
                  <w:marLeft w:val="0"/>
                  <w:marRight w:val="0"/>
                  <w:marTop w:val="0"/>
                  <w:marBottom w:val="0"/>
                  <w:divBdr>
                    <w:top w:val="none" w:sz="0" w:space="0" w:color="auto"/>
                    <w:left w:val="none" w:sz="0" w:space="0" w:color="auto"/>
                    <w:bottom w:val="none" w:sz="0" w:space="0" w:color="auto"/>
                    <w:right w:val="none" w:sz="0" w:space="0" w:color="auto"/>
                  </w:divBdr>
                </w:div>
                <w:div w:id="1897400406">
                  <w:marLeft w:val="0"/>
                  <w:marRight w:val="0"/>
                  <w:marTop w:val="0"/>
                  <w:marBottom w:val="0"/>
                  <w:divBdr>
                    <w:top w:val="none" w:sz="0" w:space="0" w:color="auto"/>
                    <w:left w:val="none" w:sz="0" w:space="0" w:color="auto"/>
                    <w:bottom w:val="none" w:sz="0" w:space="0" w:color="auto"/>
                    <w:right w:val="none" w:sz="0" w:space="0" w:color="auto"/>
                  </w:divBdr>
                </w:div>
                <w:div w:id="1897544560">
                  <w:marLeft w:val="0"/>
                  <w:marRight w:val="0"/>
                  <w:marTop w:val="0"/>
                  <w:marBottom w:val="0"/>
                  <w:divBdr>
                    <w:top w:val="none" w:sz="0" w:space="0" w:color="auto"/>
                    <w:left w:val="none" w:sz="0" w:space="0" w:color="auto"/>
                    <w:bottom w:val="none" w:sz="0" w:space="0" w:color="auto"/>
                    <w:right w:val="none" w:sz="0" w:space="0" w:color="auto"/>
                  </w:divBdr>
                </w:div>
                <w:div w:id="1897861066">
                  <w:marLeft w:val="0"/>
                  <w:marRight w:val="0"/>
                  <w:marTop w:val="0"/>
                  <w:marBottom w:val="0"/>
                  <w:divBdr>
                    <w:top w:val="none" w:sz="0" w:space="0" w:color="auto"/>
                    <w:left w:val="none" w:sz="0" w:space="0" w:color="auto"/>
                    <w:bottom w:val="none" w:sz="0" w:space="0" w:color="auto"/>
                    <w:right w:val="none" w:sz="0" w:space="0" w:color="auto"/>
                  </w:divBdr>
                </w:div>
                <w:div w:id="1898085632">
                  <w:marLeft w:val="0"/>
                  <w:marRight w:val="0"/>
                  <w:marTop w:val="0"/>
                  <w:marBottom w:val="0"/>
                  <w:divBdr>
                    <w:top w:val="none" w:sz="0" w:space="0" w:color="auto"/>
                    <w:left w:val="none" w:sz="0" w:space="0" w:color="auto"/>
                    <w:bottom w:val="none" w:sz="0" w:space="0" w:color="auto"/>
                    <w:right w:val="none" w:sz="0" w:space="0" w:color="auto"/>
                  </w:divBdr>
                </w:div>
                <w:div w:id="1898272965">
                  <w:marLeft w:val="0"/>
                  <w:marRight w:val="0"/>
                  <w:marTop w:val="0"/>
                  <w:marBottom w:val="0"/>
                  <w:divBdr>
                    <w:top w:val="none" w:sz="0" w:space="0" w:color="auto"/>
                    <w:left w:val="none" w:sz="0" w:space="0" w:color="auto"/>
                    <w:bottom w:val="none" w:sz="0" w:space="0" w:color="auto"/>
                    <w:right w:val="none" w:sz="0" w:space="0" w:color="auto"/>
                  </w:divBdr>
                </w:div>
                <w:div w:id="1898469061">
                  <w:marLeft w:val="0"/>
                  <w:marRight w:val="0"/>
                  <w:marTop w:val="0"/>
                  <w:marBottom w:val="0"/>
                  <w:divBdr>
                    <w:top w:val="none" w:sz="0" w:space="0" w:color="auto"/>
                    <w:left w:val="none" w:sz="0" w:space="0" w:color="auto"/>
                    <w:bottom w:val="none" w:sz="0" w:space="0" w:color="auto"/>
                    <w:right w:val="none" w:sz="0" w:space="0" w:color="auto"/>
                  </w:divBdr>
                </w:div>
                <w:div w:id="1899168601">
                  <w:marLeft w:val="0"/>
                  <w:marRight w:val="0"/>
                  <w:marTop w:val="0"/>
                  <w:marBottom w:val="0"/>
                  <w:divBdr>
                    <w:top w:val="none" w:sz="0" w:space="0" w:color="auto"/>
                    <w:left w:val="none" w:sz="0" w:space="0" w:color="auto"/>
                    <w:bottom w:val="none" w:sz="0" w:space="0" w:color="auto"/>
                    <w:right w:val="none" w:sz="0" w:space="0" w:color="auto"/>
                  </w:divBdr>
                </w:div>
                <w:div w:id="1899364911">
                  <w:marLeft w:val="0"/>
                  <w:marRight w:val="0"/>
                  <w:marTop w:val="0"/>
                  <w:marBottom w:val="0"/>
                  <w:divBdr>
                    <w:top w:val="none" w:sz="0" w:space="0" w:color="auto"/>
                    <w:left w:val="none" w:sz="0" w:space="0" w:color="auto"/>
                    <w:bottom w:val="none" w:sz="0" w:space="0" w:color="auto"/>
                    <w:right w:val="none" w:sz="0" w:space="0" w:color="auto"/>
                  </w:divBdr>
                </w:div>
                <w:div w:id="1901020661">
                  <w:marLeft w:val="0"/>
                  <w:marRight w:val="0"/>
                  <w:marTop w:val="0"/>
                  <w:marBottom w:val="0"/>
                  <w:divBdr>
                    <w:top w:val="none" w:sz="0" w:space="0" w:color="auto"/>
                    <w:left w:val="none" w:sz="0" w:space="0" w:color="auto"/>
                    <w:bottom w:val="none" w:sz="0" w:space="0" w:color="auto"/>
                    <w:right w:val="none" w:sz="0" w:space="0" w:color="auto"/>
                  </w:divBdr>
                </w:div>
                <w:div w:id="1901744437">
                  <w:marLeft w:val="0"/>
                  <w:marRight w:val="0"/>
                  <w:marTop w:val="0"/>
                  <w:marBottom w:val="0"/>
                  <w:divBdr>
                    <w:top w:val="none" w:sz="0" w:space="0" w:color="auto"/>
                    <w:left w:val="none" w:sz="0" w:space="0" w:color="auto"/>
                    <w:bottom w:val="none" w:sz="0" w:space="0" w:color="auto"/>
                    <w:right w:val="none" w:sz="0" w:space="0" w:color="auto"/>
                  </w:divBdr>
                </w:div>
                <w:div w:id="1901792791">
                  <w:marLeft w:val="0"/>
                  <w:marRight w:val="0"/>
                  <w:marTop w:val="0"/>
                  <w:marBottom w:val="0"/>
                  <w:divBdr>
                    <w:top w:val="none" w:sz="0" w:space="0" w:color="auto"/>
                    <w:left w:val="none" w:sz="0" w:space="0" w:color="auto"/>
                    <w:bottom w:val="none" w:sz="0" w:space="0" w:color="auto"/>
                    <w:right w:val="none" w:sz="0" w:space="0" w:color="auto"/>
                  </w:divBdr>
                </w:div>
                <w:div w:id="1901817432">
                  <w:marLeft w:val="0"/>
                  <w:marRight w:val="0"/>
                  <w:marTop w:val="0"/>
                  <w:marBottom w:val="0"/>
                  <w:divBdr>
                    <w:top w:val="none" w:sz="0" w:space="0" w:color="auto"/>
                    <w:left w:val="none" w:sz="0" w:space="0" w:color="auto"/>
                    <w:bottom w:val="none" w:sz="0" w:space="0" w:color="auto"/>
                    <w:right w:val="none" w:sz="0" w:space="0" w:color="auto"/>
                  </w:divBdr>
                </w:div>
                <w:div w:id="1901986382">
                  <w:marLeft w:val="0"/>
                  <w:marRight w:val="0"/>
                  <w:marTop w:val="0"/>
                  <w:marBottom w:val="0"/>
                  <w:divBdr>
                    <w:top w:val="none" w:sz="0" w:space="0" w:color="auto"/>
                    <w:left w:val="none" w:sz="0" w:space="0" w:color="auto"/>
                    <w:bottom w:val="none" w:sz="0" w:space="0" w:color="auto"/>
                    <w:right w:val="none" w:sz="0" w:space="0" w:color="auto"/>
                  </w:divBdr>
                </w:div>
                <w:div w:id="1902130379">
                  <w:marLeft w:val="0"/>
                  <w:marRight w:val="0"/>
                  <w:marTop w:val="0"/>
                  <w:marBottom w:val="0"/>
                  <w:divBdr>
                    <w:top w:val="none" w:sz="0" w:space="0" w:color="auto"/>
                    <w:left w:val="none" w:sz="0" w:space="0" w:color="auto"/>
                    <w:bottom w:val="none" w:sz="0" w:space="0" w:color="auto"/>
                    <w:right w:val="none" w:sz="0" w:space="0" w:color="auto"/>
                  </w:divBdr>
                </w:div>
                <w:div w:id="1903562616">
                  <w:marLeft w:val="0"/>
                  <w:marRight w:val="0"/>
                  <w:marTop w:val="0"/>
                  <w:marBottom w:val="0"/>
                  <w:divBdr>
                    <w:top w:val="none" w:sz="0" w:space="0" w:color="auto"/>
                    <w:left w:val="none" w:sz="0" w:space="0" w:color="auto"/>
                    <w:bottom w:val="none" w:sz="0" w:space="0" w:color="auto"/>
                    <w:right w:val="none" w:sz="0" w:space="0" w:color="auto"/>
                  </w:divBdr>
                </w:div>
                <w:div w:id="1904293020">
                  <w:marLeft w:val="0"/>
                  <w:marRight w:val="0"/>
                  <w:marTop w:val="0"/>
                  <w:marBottom w:val="0"/>
                  <w:divBdr>
                    <w:top w:val="none" w:sz="0" w:space="0" w:color="auto"/>
                    <w:left w:val="none" w:sz="0" w:space="0" w:color="auto"/>
                    <w:bottom w:val="none" w:sz="0" w:space="0" w:color="auto"/>
                    <w:right w:val="none" w:sz="0" w:space="0" w:color="auto"/>
                  </w:divBdr>
                </w:div>
                <w:div w:id="1904560560">
                  <w:marLeft w:val="0"/>
                  <w:marRight w:val="0"/>
                  <w:marTop w:val="0"/>
                  <w:marBottom w:val="0"/>
                  <w:divBdr>
                    <w:top w:val="none" w:sz="0" w:space="0" w:color="auto"/>
                    <w:left w:val="none" w:sz="0" w:space="0" w:color="auto"/>
                    <w:bottom w:val="none" w:sz="0" w:space="0" w:color="auto"/>
                    <w:right w:val="none" w:sz="0" w:space="0" w:color="auto"/>
                  </w:divBdr>
                </w:div>
                <w:div w:id="1904869516">
                  <w:marLeft w:val="0"/>
                  <w:marRight w:val="0"/>
                  <w:marTop w:val="0"/>
                  <w:marBottom w:val="0"/>
                  <w:divBdr>
                    <w:top w:val="none" w:sz="0" w:space="0" w:color="auto"/>
                    <w:left w:val="none" w:sz="0" w:space="0" w:color="auto"/>
                    <w:bottom w:val="none" w:sz="0" w:space="0" w:color="auto"/>
                    <w:right w:val="none" w:sz="0" w:space="0" w:color="auto"/>
                  </w:divBdr>
                </w:div>
                <w:div w:id="1905097532">
                  <w:marLeft w:val="0"/>
                  <w:marRight w:val="0"/>
                  <w:marTop w:val="0"/>
                  <w:marBottom w:val="0"/>
                  <w:divBdr>
                    <w:top w:val="none" w:sz="0" w:space="0" w:color="auto"/>
                    <w:left w:val="none" w:sz="0" w:space="0" w:color="auto"/>
                    <w:bottom w:val="none" w:sz="0" w:space="0" w:color="auto"/>
                    <w:right w:val="none" w:sz="0" w:space="0" w:color="auto"/>
                  </w:divBdr>
                </w:div>
                <w:div w:id="1905606702">
                  <w:marLeft w:val="0"/>
                  <w:marRight w:val="0"/>
                  <w:marTop w:val="0"/>
                  <w:marBottom w:val="0"/>
                  <w:divBdr>
                    <w:top w:val="none" w:sz="0" w:space="0" w:color="auto"/>
                    <w:left w:val="none" w:sz="0" w:space="0" w:color="auto"/>
                    <w:bottom w:val="none" w:sz="0" w:space="0" w:color="auto"/>
                    <w:right w:val="none" w:sz="0" w:space="0" w:color="auto"/>
                  </w:divBdr>
                </w:div>
                <w:div w:id="1905678563">
                  <w:marLeft w:val="0"/>
                  <w:marRight w:val="0"/>
                  <w:marTop w:val="0"/>
                  <w:marBottom w:val="0"/>
                  <w:divBdr>
                    <w:top w:val="none" w:sz="0" w:space="0" w:color="auto"/>
                    <w:left w:val="none" w:sz="0" w:space="0" w:color="auto"/>
                    <w:bottom w:val="none" w:sz="0" w:space="0" w:color="auto"/>
                    <w:right w:val="none" w:sz="0" w:space="0" w:color="auto"/>
                  </w:divBdr>
                </w:div>
                <w:div w:id="1906642818">
                  <w:marLeft w:val="0"/>
                  <w:marRight w:val="0"/>
                  <w:marTop w:val="0"/>
                  <w:marBottom w:val="0"/>
                  <w:divBdr>
                    <w:top w:val="none" w:sz="0" w:space="0" w:color="auto"/>
                    <w:left w:val="none" w:sz="0" w:space="0" w:color="auto"/>
                    <w:bottom w:val="none" w:sz="0" w:space="0" w:color="auto"/>
                    <w:right w:val="none" w:sz="0" w:space="0" w:color="auto"/>
                  </w:divBdr>
                </w:div>
                <w:div w:id="1907110837">
                  <w:marLeft w:val="0"/>
                  <w:marRight w:val="0"/>
                  <w:marTop w:val="0"/>
                  <w:marBottom w:val="0"/>
                  <w:divBdr>
                    <w:top w:val="none" w:sz="0" w:space="0" w:color="auto"/>
                    <w:left w:val="none" w:sz="0" w:space="0" w:color="auto"/>
                    <w:bottom w:val="none" w:sz="0" w:space="0" w:color="auto"/>
                    <w:right w:val="none" w:sz="0" w:space="0" w:color="auto"/>
                  </w:divBdr>
                </w:div>
                <w:div w:id="1907379241">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907648902">
                  <w:marLeft w:val="0"/>
                  <w:marRight w:val="0"/>
                  <w:marTop w:val="0"/>
                  <w:marBottom w:val="0"/>
                  <w:divBdr>
                    <w:top w:val="none" w:sz="0" w:space="0" w:color="auto"/>
                    <w:left w:val="none" w:sz="0" w:space="0" w:color="auto"/>
                    <w:bottom w:val="none" w:sz="0" w:space="0" w:color="auto"/>
                    <w:right w:val="none" w:sz="0" w:space="0" w:color="auto"/>
                  </w:divBdr>
                </w:div>
                <w:div w:id="1909001332">
                  <w:marLeft w:val="0"/>
                  <w:marRight w:val="0"/>
                  <w:marTop w:val="0"/>
                  <w:marBottom w:val="0"/>
                  <w:divBdr>
                    <w:top w:val="none" w:sz="0" w:space="0" w:color="auto"/>
                    <w:left w:val="none" w:sz="0" w:space="0" w:color="auto"/>
                    <w:bottom w:val="none" w:sz="0" w:space="0" w:color="auto"/>
                    <w:right w:val="none" w:sz="0" w:space="0" w:color="auto"/>
                  </w:divBdr>
                </w:div>
                <w:div w:id="1910312482">
                  <w:marLeft w:val="0"/>
                  <w:marRight w:val="0"/>
                  <w:marTop w:val="0"/>
                  <w:marBottom w:val="0"/>
                  <w:divBdr>
                    <w:top w:val="none" w:sz="0" w:space="0" w:color="auto"/>
                    <w:left w:val="none" w:sz="0" w:space="0" w:color="auto"/>
                    <w:bottom w:val="none" w:sz="0" w:space="0" w:color="auto"/>
                    <w:right w:val="none" w:sz="0" w:space="0" w:color="auto"/>
                  </w:divBdr>
                </w:div>
                <w:div w:id="1910463236">
                  <w:marLeft w:val="0"/>
                  <w:marRight w:val="0"/>
                  <w:marTop w:val="0"/>
                  <w:marBottom w:val="0"/>
                  <w:divBdr>
                    <w:top w:val="none" w:sz="0" w:space="0" w:color="auto"/>
                    <w:left w:val="none" w:sz="0" w:space="0" w:color="auto"/>
                    <w:bottom w:val="none" w:sz="0" w:space="0" w:color="auto"/>
                    <w:right w:val="none" w:sz="0" w:space="0" w:color="auto"/>
                  </w:divBdr>
                </w:div>
                <w:div w:id="1911966176">
                  <w:marLeft w:val="0"/>
                  <w:marRight w:val="0"/>
                  <w:marTop w:val="0"/>
                  <w:marBottom w:val="0"/>
                  <w:divBdr>
                    <w:top w:val="none" w:sz="0" w:space="0" w:color="auto"/>
                    <w:left w:val="none" w:sz="0" w:space="0" w:color="auto"/>
                    <w:bottom w:val="none" w:sz="0" w:space="0" w:color="auto"/>
                    <w:right w:val="none" w:sz="0" w:space="0" w:color="auto"/>
                  </w:divBdr>
                </w:div>
                <w:div w:id="1912228383">
                  <w:marLeft w:val="0"/>
                  <w:marRight w:val="0"/>
                  <w:marTop w:val="0"/>
                  <w:marBottom w:val="0"/>
                  <w:divBdr>
                    <w:top w:val="none" w:sz="0" w:space="0" w:color="auto"/>
                    <w:left w:val="none" w:sz="0" w:space="0" w:color="auto"/>
                    <w:bottom w:val="none" w:sz="0" w:space="0" w:color="auto"/>
                    <w:right w:val="none" w:sz="0" w:space="0" w:color="auto"/>
                  </w:divBdr>
                </w:div>
                <w:div w:id="1913153692">
                  <w:marLeft w:val="0"/>
                  <w:marRight w:val="0"/>
                  <w:marTop w:val="0"/>
                  <w:marBottom w:val="0"/>
                  <w:divBdr>
                    <w:top w:val="none" w:sz="0" w:space="0" w:color="auto"/>
                    <w:left w:val="none" w:sz="0" w:space="0" w:color="auto"/>
                    <w:bottom w:val="none" w:sz="0" w:space="0" w:color="auto"/>
                    <w:right w:val="none" w:sz="0" w:space="0" w:color="auto"/>
                  </w:divBdr>
                </w:div>
                <w:div w:id="1914047688">
                  <w:marLeft w:val="0"/>
                  <w:marRight w:val="0"/>
                  <w:marTop w:val="0"/>
                  <w:marBottom w:val="0"/>
                  <w:divBdr>
                    <w:top w:val="none" w:sz="0" w:space="0" w:color="auto"/>
                    <w:left w:val="none" w:sz="0" w:space="0" w:color="auto"/>
                    <w:bottom w:val="none" w:sz="0" w:space="0" w:color="auto"/>
                    <w:right w:val="none" w:sz="0" w:space="0" w:color="auto"/>
                  </w:divBdr>
                </w:div>
                <w:div w:id="1916427727">
                  <w:marLeft w:val="0"/>
                  <w:marRight w:val="0"/>
                  <w:marTop w:val="0"/>
                  <w:marBottom w:val="0"/>
                  <w:divBdr>
                    <w:top w:val="none" w:sz="0" w:space="0" w:color="auto"/>
                    <w:left w:val="none" w:sz="0" w:space="0" w:color="auto"/>
                    <w:bottom w:val="none" w:sz="0" w:space="0" w:color="auto"/>
                    <w:right w:val="none" w:sz="0" w:space="0" w:color="auto"/>
                  </w:divBdr>
                </w:div>
                <w:div w:id="1917545404">
                  <w:marLeft w:val="0"/>
                  <w:marRight w:val="0"/>
                  <w:marTop w:val="0"/>
                  <w:marBottom w:val="0"/>
                  <w:divBdr>
                    <w:top w:val="none" w:sz="0" w:space="0" w:color="auto"/>
                    <w:left w:val="none" w:sz="0" w:space="0" w:color="auto"/>
                    <w:bottom w:val="none" w:sz="0" w:space="0" w:color="auto"/>
                    <w:right w:val="none" w:sz="0" w:space="0" w:color="auto"/>
                  </w:divBdr>
                </w:div>
                <w:div w:id="1917937229">
                  <w:marLeft w:val="0"/>
                  <w:marRight w:val="0"/>
                  <w:marTop w:val="0"/>
                  <w:marBottom w:val="0"/>
                  <w:divBdr>
                    <w:top w:val="none" w:sz="0" w:space="0" w:color="auto"/>
                    <w:left w:val="none" w:sz="0" w:space="0" w:color="auto"/>
                    <w:bottom w:val="none" w:sz="0" w:space="0" w:color="auto"/>
                    <w:right w:val="none" w:sz="0" w:space="0" w:color="auto"/>
                  </w:divBdr>
                </w:div>
                <w:div w:id="1918442077">
                  <w:marLeft w:val="0"/>
                  <w:marRight w:val="0"/>
                  <w:marTop w:val="0"/>
                  <w:marBottom w:val="0"/>
                  <w:divBdr>
                    <w:top w:val="none" w:sz="0" w:space="0" w:color="auto"/>
                    <w:left w:val="none" w:sz="0" w:space="0" w:color="auto"/>
                    <w:bottom w:val="none" w:sz="0" w:space="0" w:color="auto"/>
                    <w:right w:val="none" w:sz="0" w:space="0" w:color="auto"/>
                  </w:divBdr>
                </w:div>
                <w:div w:id="1920211222">
                  <w:marLeft w:val="0"/>
                  <w:marRight w:val="0"/>
                  <w:marTop w:val="0"/>
                  <w:marBottom w:val="0"/>
                  <w:divBdr>
                    <w:top w:val="none" w:sz="0" w:space="0" w:color="auto"/>
                    <w:left w:val="none" w:sz="0" w:space="0" w:color="auto"/>
                    <w:bottom w:val="none" w:sz="0" w:space="0" w:color="auto"/>
                    <w:right w:val="none" w:sz="0" w:space="0" w:color="auto"/>
                  </w:divBdr>
                </w:div>
                <w:div w:id="1921059496">
                  <w:marLeft w:val="0"/>
                  <w:marRight w:val="0"/>
                  <w:marTop w:val="0"/>
                  <w:marBottom w:val="0"/>
                  <w:divBdr>
                    <w:top w:val="none" w:sz="0" w:space="0" w:color="auto"/>
                    <w:left w:val="none" w:sz="0" w:space="0" w:color="auto"/>
                    <w:bottom w:val="none" w:sz="0" w:space="0" w:color="auto"/>
                    <w:right w:val="none" w:sz="0" w:space="0" w:color="auto"/>
                  </w:divBdr>
                </w:div>
                <w:div w:id="1921862586">
                  <w:marLeft w:val="0"/>
                  <w:marRight w:val="0"/>
                  <w:marTop w:val="0"/>
                  <w:marBottom w:val="0"/>
                  <w:divBdr>
                    <w:top w:val="none" w:sz="0" w:space="0" w:color="auto"/>
                    <w:left w:val="none" w:sz="0" w:space="0" w:color="auto"/>
                    <w:bottom w:val="none" w:sz="0" w:space="0" w:color="auto"/>
                    <w:right w:val="none" w:sz="0" w:space="0" w:color="auto"/>
                  </w:divBdr>
                </w:div>
                <w:div w:id="1922329888">
                  <w:marLeft w:val="0"/>
                  <w:marRight w:val="0"/>
                  <w:marTop w:val="0"/>
                  <w:marBottom w:val="0"/>
                  <w:divBdr>
                    <w:top w:val="none" w:sz="0" w:space="0" w:color="auto"/>
                    <w:left w:val="none" w:sz="0" w:space="0" w:color="auto"/>
                    <w:bottom w:val="none" w:sz="0" w:space="0" w:color="auto"/>
                    <w:right w:val="none" w:sz="0" w:space="0" w:color="auto"/>
                  </w:divBdr>
                </w:div>
                <w:div w:id="1922596486">
                  <w:marLeft w:val="0"/>
                  <w:marRight w:val="0"/>
                  <w:marTop w:val="0"/>
                  <w:marBottom w:val="0"/>
                  <w:divBdr>
                    <w:top w:val="none" w:sz="0" w:space="0" w:color="auto"/>
                    <w:left w:val="none" w:sz="0" w:space="0" w:color="auto"/>
                    <w:bottom w:val="none" w:sz="0" w:space="0" w:color="auto"/>
                    <w:right w:val="none" w:sz="0" w:space="0" w:color="auto"/>
                  </w:divBdr>
                </w:div>
                <w:div w:id="1923172352">
                  <w:marLeft w:val="0"/>
                  <w:marRight w:val="0"/>
                  <w:marTop w:val="0"/>
                  <w:marBottom w:val="0"/>
                  <w:divBdr>
                    <w:top w:val="none" w:sz="0" w:space="0" w:color="auto"/>
                    <w:left w:val="none" w:sz="0" w:space="0" w:color="auto"/>
                    <w:bottom w:val="none" w:sz="0" w:space="0" w:color="auto"/>
                    <w:right w:val="none" w:sz="0" w:space="0" w:color="auto"/>
                  </w:divBdr>
                </w:div>
                <w:div w:id="1924294608">
                  <w:marLeft w:val="0"/>
                  <w:marRight w:val="0"/>
                  <w:marTop w:val="0"/>
                  <w:marBottom w:val="0"/>
                  <w:divBdr>
                    <w:top w:val="none" w:sz="0" w:space="0" w:color="auto"/>
                    <w:left w:val="none" w:sz="0" w:space="0" w:color="auto"/>
                    <w:bottom w:val="none" w:sz="0" w:space="0" w:color="auto"/>
                    <w:right w:val="none" w:sz="0" w:space="0" w:color="auto"/>
                  </w:divBdr>
                </w:div>
                <w:div w:id="1924338369">
                  <w:marLeft w:val="0"/>
                  <w:marRight w:val="0"/>
                  <w:marTop w:val="0"/>
                  <w:marBottom w:val="0"/>
                  <w:divBdr>
                    <w:top w:val="none" w:sz="0" w:space="0" w:color="auto"/>
                    <w:left w:val="none" w:sz="0" w:space="0" w:color="auto"/>
                    <w:bottom w:val="none" w:sz="0" w:space="0" w:color="auto"/>
                    <w:right w:val="none" w:sz="0" w:space="0" w:color="auto"/>
                  </w:divBdr>
                </w:div>
                <w:div w:id="1924676925">
                  <w:marLeft w:val="0"/>
                  <w:marRight w:val="0"/>
                  <w:marTop w:val="0"/>
                  <w:marBottom w:val="0"/>
                  <w:divBdr>
                    <w:top w:val="none" w:sz="0" w:space="0" w:color="auto"/>
                    <w:left w:val="none" w:sz="0" w:space="0" w:color="auto"/>
                    <w:bottom w:val="none" w:sz="0" w:space="0" w:color="auto"/>
                    <w:right w:val="none" w:sz="0" w:space="0" w:color="auto"/>
                  </w:divBdr>
                </w:div>
                <w:div w:id="1925529807">
                  <w:marLeft w:val="0"/>
                  <w:marRight w:val="0"/>
                  <w:marTop w:val="0"/>
                  <w:marBottom w:val="0"/>
                  <w:divBdr>
                    <w:top w:val="none" w:sz="0" w:space="0" w:color="auto"/>
                    <w:left w:val="none" w:sz="0" w:space="0" w:color="auto"/>
                    <w:bottom w:val="none" w:sz="0" w:space="0" w:color="auto"/>
                    <w:right w:val="none" w:sz="0" w:space="0" w:color="auto"/>
                  </w:divBdr>
                </w:div>
                <w:div w:id="1925718633">
                  <w:marLeft w:val="0"/>
                  <w:marRight w:val="0"/>
                  <w:marTop w:val="0"/>
                  <w:marBottom w:val="0"/>
                  <w:divBdr>
                    <w:top w:val="none" w:sz="0" w:space="0" w:color="auto"/>
                    <w:left w:val="none" w:sz="0" w:space="0" w:color="auto"/>
                    <w:bottom w:val="none" w:sz="0" w:space="0" w:color="auto"/>
                    <w:right w:val="none" w:sz="0" w:space="0" w:color="auto"/>
                  </w:divBdr>
                </w:div>
                <w:div w:id="1926112347">
                  <w:marLeft w:val="0"/>
                  <w:marRight w:val="0"/>
                  <w:marTop w:val="0"/>
                  <w:marBottom w:val="0"/>
                  <w:divBdr>
                    <w:top w:val="none" w:sz="0" w:space="0" w:color="auto"/>
                    <w:left w:val="none" w:sz="0" w:space="0" w:color="auto"/>
                    <w:bottom w:val="none" w:sz="0" w:space="0" w:color="auto"/>
                    <w:right w:val="none" w:sz="0" w:space="0" w:color="auto"/>
                  </w:divBdr>
                </w:div>
                <w:div w:id="1928884814">
                  <w:marLeft w:val="0"/>
                  <w:marRight w:val="0"/>
                  <w:marTop w:val="0"/>
                  <w:marBottom w:val="0"/>
                  <w:divBdr>
                    <w:top w:val="none" w:sz="0" w:space="0" w:color="auto"/>
                    <w:left w:val="none" w:sz="0" w:space="0" w:color="auto"/>
                    <w:bottom w:val="none" w:sz="0" w:space="0" w:color="auto"/>
                    <w:right w:val="none" w:sz="0" w:space="0" w:color="auto"/>
                  </w:divBdr>
                </w:div>
                <w:div w:id="1929074635">
                  <w:marLeft w:val="0"/>
                  <w:marRight w:val="0"/>
                  <w:marTop w:val="0"/>
                  <w:marBottom w:val="0"/>
                  <w:divBdr>
                    <w:top w:val="none" w:sz="0" w:space="0" w:color="auto"/>
                    <w:left w:val="none" w:sz="0" w:space="0" w:color="auto"/>
                    <w:bottom w:val="none" w:sz="0" w:space="0" w:color="auto"/>
                    <w:right w:val="none" w:sz="0" w:space="0" w:color="auto"/>
                  </w:divBdr>
                </w:div>
                <w:div w:id="1929580138">
                  <w:marLeft w:val="0"/>
                  <w:marRight w:val="0"/>
                  <w:marTop w:val="0"/>
                  <w:marBottom w:val="0"/>
                  <w:divBdr>
                    <w:top w:val="none" w:sz="0" w:space="0" w:color="auto"/>
                    <w:left w:val="none" w:sz="0" w:space="0" w:color="auto"/>
                    <w:bottom w:val="none" w:sz="0" w:space="0" w:color="auto"/>
                    <w:right w:val="none" w:sz="0" w:space="0" w:color="auto"/>
                  </w:divBdr>
                </w:div>
                <w:div w:id="1929800782">
                  <w:marLeft w:val="0"/>
                  <w:marRight w:val="0"/>
                  <w:marTop w:val="0"/>
                  <w:marBottom w:val="0"/>
                  <w:divBdr>
                    <w:top w:val="none" w:sz="0" w:space="0" w:color="auto"/>
                    <w:left w:val="none" w:sz="0" w:space="0" w:color="auto"/>
                    <w:bottom w:val="none" w:sz="0" w:space="0" w:color="auto"/>
                    <w:right w:val="none" w:sz="0" w:space="0" w:color="auto"/>
                  </w:divBdr>
                </w:div>
                <w:div w:id="1930498446">
                  <w:marLeft w:val="0"/>
                  <w:marRight w:val="0"/>
                  <w:marTop w:val="0"/>
                  <w:marBottom w:val="0"/>
                  <w:divBdr>
                    <w:top w:val="none" w:sz="0" w:space="0" w:color="auto"/>
                    <w:left w:val="none" w:sz="0" w:space="0" w:color="auto"/>
                    <w:bottom w:val="none" w:sz="0" w:space="0" w:color="auto"/>
                    <w:right w:val="none" w:sz="0" w:space="0" w:color="auto"/>
                  </w:divBdr>
                </w:div>
                <w:div w:id="1931237549">
                  <w:marLeft w:val="0"/>
                  <w:marRight w:val="0"/>
                  <w:marTop w:val="0"/>
                  <w:marBottom w:val="0"/>
                  <w:divBdr>
                    <w:top w:val="none" w:sz="0" w:space="0" w:color="auto"/>
                    <w:left w:val="none" w:sz="0" w:space="0" w:color="auto"/>
                    <w:bottom w:val="none" w:sz="0" w:space="0" w:color="auto"/>
                    <w:right w:val="none" w:sz="0" w:space="0" w:color="auto"/>
                  </w:divBdr>
                </w:div>
                <w:div w:id="1932353837">
                  <w:marLeft w:val="0"/>
                  <w:marRight w:val="0"/>
                  <w:marTop w:val="0"/>
                  <w:marBottom w:val="0"/>
                  <w:divBdr>
                    <w:top w:val="none" w:sz="0" w:space="0" w:color="auto"/>
                    <w:left w:val="none" w:sz="0" w:space="0" w:color="auto"/>
                    <w:bottom w:val="none" w:sz="0" w:space="0" w:color="auto"/>
                    <w:right w:val="none" w:sz="0" w:space="0" w:color="auto"/>
                  </w:divBdr>
                </w:div>
                <w:div w:id="1933321057">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1934046215">
                  <w:marLeft w:val="0"/>
                  <w:marRight w:val="0"/>
                  <w:marTop w:val="0"/>
                  <w:marBottom w:val="0"/>
                  <w:divBdr>
                    <w:top w:val="none" w:sz="0" w:space="0" w:color="auto"/>
                    <w:left w:val="none" w:sz="0" w:space="0" w:color="auto"/>
                    <w:bottom w:val="none" w:sz="0" w:space="0" w:color="auto"/>
                    <w:right w:val="none" w:sz="0" w:space="0" w:color="auto"/>
                  </w:divBdr>
                </w:div>
                <w:div w:id="1935169341">
                  <w:marLeft w:val="0"/>
                  <w:marRight w:val="0"/>
                  <w:marTop w:val="0"/>
                  <w:marBottom w:val="0"/>
                  <w:divBdr>
                    <w:top w:val="none" w:sz="0" w:space="0" w:color="auto"/>
                    <w:left w:val="none" w:sz="0" w:space="0" w:color="auto"/>
                    <w:bottom w:val="none" w:sz="0" w:space="0" w:color="auto"/>
                    <w:right w:val="none" w:sz="0" w:space="0" w:color="auto"/>
                  </w:divBdr>
                </w:div>
                <w:div w:id="1935824359">
                  <w:marLeft w:val="0"/>
                  <w:marRight w:val="0"/>
                  <w:marTop w:val="0"/>
                  <w:marBottom w:val="0"/>
                  <w:divBdr>
                    <w:top w:val="none" w:sz="0" w:space="0" w:color="auto"/>
                    <w:left w:val="none" w:sz="0" w:space="0" w:color="auto"/>
                    <w:bottom w:val="none" w:sz="0" w:space="0" w:color="auto"/>
                    <w:right w:val="none" w:sz="0" w:space="0" w:color="auto"/>
                  </w:divBdr>
                </w:div>
                <w:div w:id="1935938681">
                  <w:marLeft w:val="0"/>
                  <w:marRight w:val="0"/>
                  <w:marTop w:val="0"/>
                  <w:marBottom w:val="0"/>
                  <w:divBdr>
                    <w:top w:val="none" w:sz="0" w:space="0" w:color="auto"/>
                    <w:left w:val="none" w:sz="0" w:space="0" w:color="auto"/>
                    <w:bottom w:val="none" w:sz="0" w:space="0" w:color="auto"/>
                    <w:right w:val="none" w:sz="0" w:space="0" w:color="auto"/>
                  </w:divBdr>
                </w:div>
                <w:div w:id="1936983889">
                  <w:marLeft w:val="0"/>
                  <w:marRight w:val="0"/>
                  <w:marTop w:val="0"/>
                  <w:marBottom w:val="0"/>
                  <w:divBdr>
                    <w:top w:val="none" w:sz="0" w:space="0" w:color="auto"/>
                    <w:left w:val="none" w:sz="0" w:space="0" w:color="auto"/>
                    <w:bottom w:val="none" w:sz="0" w:space="0" w:color="auto"/>
                    <w:right w:val="none" w:sz="0" w:space="0" w:color="auto"/>
                  </w:divBdr>
                </w:div>
                <w:div w:id="1937208564">
                  <w:marLeft w:val="0"/>
                  <w:marRight w:val="0"/>
                  <w:marTop w:val="0"/>
                  <w:marBottom w:val="0"/>
                  <w:divBdr>
                    <w:top w:val="none" w:sz="0" w:space="0" w:color="auto"/>
                    <w:left w:val="none" w:sz="0" w:space="0" w:color="auto"/>
                    <w:bottom w:val="none" w:sz="0" w:space="0" w:color="auto"/>
                    <w:right w:val="none" w:sz="0" w:space="0" w:color="auto"/>
                  </w:divBdr>
                </w:div>
                <w:div w:id="1937319702">
                  <w:marLeft w:val="0"/>
                  <w:marRight w:val="0"/>
                  <w:marTop w:val="0"/>
                  <w:marBottom w:val="0"/>
                  <w:divBdr>
                    <w:top w:val="none" w:sz="0" w:space="0" w:color="auto"/>
                    <w:left w:val="none" w:sz="0" w:space="0" w:color="auto"/>
                    <w:bottom w:val="none" w:sz="0" w:space="0" w:color="auto"/>
                    <w:right w:val="none" w:sz="0" w:space="0" w:color="auto"/>
                  </w:divBdr>
                </w:div>
                <w:div w:id="1937711704">
                  <w:marLeft w:val="0"/>
                  <w:marRight w:val="0"/>
                  <w:marTop w:val="0"/>
                  <w:marBottom w:val="0"/>
                  <w:divBdr>
                    <w:top w:val="none" w:sz="0" w:space="0" w:color="auto"/>
                    <w:left w:val="none" w:sz="0" w:space="0" w:color="auto"/>
                    <w:bottom w:val="none" w:sz="0" w:space="0" w:color="auto"/>
                    <w:right w:val="none" w:sz="0" w:space="0" w:color="auto"/>
                  </w:divBdr>
                </w:div>
                <w:div w:id="1938102197">
                  <w:marLeft w:val="0"/>
                  <w:marRight w:val="0"/>
                  <w:marTop w:val="0"/>
                  <w:marBottom w:val="0"/>
                  <w:divBdr>
                    <w:top w:val="none" w:sz="0" w:space="0" w:color="auto"/>
                    <w:left w:val="none" w:sz="0" w:space="0" w:color="auto"/>
                    <w:bottom w:val="none" w:sz="0" w:space="0" w:color="auto"/>
                    <w:right w:val="none" w:sz="0" w:space="0" w:color="auto"/>
                  </w:divBdr>
                </w:div>
                <w:div w:id="1938294329">
                  <w:marLeft w:val="0"/>
                  <w:marRight w:val="0"/>
                  <w:marTop w:val="0"/>
                  <w:marBottom w:val="0"/>
                  <w:divBdr>
                    <w:top w:val="none" w:sz="0" w:space="0" w:color="auto"/>
                    <w:left w:val="none" w:sz="0" w:space="0" w:color="auto"/>
                    <w:bottom w:val="none" w:sz="0" w:space="0" w:color="auto"/>
                    <w:right w:val="none" w:sz="0" w:space="0" w:color="auto"/>
                  </w:divBdr>
                </w:div>
                <w:div w:id="1938446391">
                  <w:marLeft w:val="0"/>
                  <w:marRight w:val="0"/>
                  <w:marTop w:val="0"/>
                  <w:marBottom w:val="0"/>
                  <w:divBdr>
                    <w:top w:val="none" w:sz="0" w:space="0" w:color="auto"/>
                    <w:left w:val="none" w:sz="0" w:space="0" w:color="auto"/>
                    <w:bottom w:val="none" w:sz="0" w:space="0" w:color="auto"/>
                    <w:right w:val="none" w:sz="0" w:space="0" w:color="auto"/>
                  </w:divBdr>
                </w:div>
                <w:div w:id="1939479154">
                  <w:marLeft w:val="0"/>
                  <w:marRight w:val="0"/>
                  <w:marTop w:val="0"/>
                  <w:marBottom w:val="0"/>
                  <w:divBdr>
                    <w:top w:val="none" w:sz="0" w:space="0" w:color="auto"/>
                    <w:left w:val="none" w:sz="0" w:space="0" w:color="auto"/>
                    <w:bottom w:val="none" w:sz="0" w:space="0" w:color="auto"/>
                    <w:right w:val="none" w:sz="0" w:space="0" w:color="auto"/>
                  </w:divBdr>
                </w:div>
                <w:div w:id="1940094077">
                  <w:marLeft w:val="0"/>
                  <w:marRight w:val="0"/>
                  <w:marTop w:val="0"/>
                  <w:marBottom w:val="0"/>
                  <w:divBdr>
                    <w:top w:val="none" w:sz="0" w:space="0" w:color="auto"/>
                    <w:left w:val="none" w:sz="0" w:space="0" w:color="auto"/>
                    <w:bottom w:val="none" w:sz="0" w:space="0" w:color="auto"/>
                    <w:right w:val="none" w:sz="0" w:space="0" w:color="auto"/>
                  </w:divBdr>
                </w:div>
                <w:div w:id="1940793276">
                  <w:marLeft w:val="0"/>
                  <w:marRight w:val="0"/>
                  <w:marTop w:val="0"/>
                  <w:marBottom w:val="0"/>
                  <w:divBdr>
                    <w:top w:val="none" w:sz="0" w:space="0" w:color="auto"/>
                    <w:left w:val="none" w:sz="0" w:space="0" w:color="auto"/>
                    <w:bottom w:val="none" w:sz="0" w:space="0" w:color="auto"/>
                    <w:right w:val="none" w:sz="0" w:space="0" w:color="auto"/>
                  </w:divBdr>
                </w:div>
                <w:div w:id="1941646252">
                  <w:marLeft w:val="0"/>
                  <w:marRight w:val="0"/>
                  <w:marTop w:val="0"/>
                  <w:marBottom w:val="0"/>
                  <w:divBdr>
                    <w:top w:val="none" w:sz="0" w:space="0" w:color="auto"/>
                    <w:left w:val="none" w:sz="0" w:space="0" w:color="auto"/>
                    <w:bottom w:val="none" w:sz="0" w:space="0" w:color="auto"/>
                    <w:right w:val="none" w:sz="0" w:space="0" w:color="auto"/>
                  </w:divBdr>
                </w:div>
                <w:div w:id="1942452456">
                  <w:marLeft w:val="0"/>
                  <w:marRight w:val="0"/>
                  <w:marTop w:val="0"/>
                  <w:marBottom w:val="0"/>
                  <w:divBdr>
                    <w:top w:val="none" w:sz="0" w:space="0" w:color="auto"/>
                    <w:left w:val="none" w:sz="0" w:space="0" w:color="auto"/>
                    <w:bottom w:val="none" w:sz="0" w:space="0" w:color="auto"/>
                    <w:right w:val="none" w:sz="0" w:space="0" w:color="auto"/>
                  </w:divBdr>
                </w:div>
                <w:div w:id="1942491076">
                  <w:marLeft w:val="0"/>
                  <w:marRight w:val="0"/>
                  <w:marTop w:val="0"/>
                  <w:marBottom w:val="0"/>
                  <w:divBdr>
                    <w:top w:val="none" w:sz="0" w:space="0" w:color="auto"/>
                    <w:left w:val="none" w:sz="0" w:space="0" w:color="auto"/>
                    <w:bottom w:val="none" w:sz="0" w:space="0" w:color="auto"/>
                    <w:right w:val="none" w:sz="0" w:space="0" w:color="auto"/>
                  </w:divBdr>
                </w:div>
                <w:div w:id="1942835389">
                  <w:marLeft w:val="0"/>
                  <w:marRight w:val="0"/>
                  <w:marTop w:val="0"/>
                  <w:marBottom w:val="0"/>
                  <w:divBdr>
                    <w:top w:val="none" w:sz="0" w:space="0" w:color="auto"/>
                    <w:left w:val="none" w:sz="0" w:space="0" w:color="auto"/>
                    <w:bottom w:val="none" w:sz="0" w:space="0" w:color="auto"/>
                    <w:right w:val="none" w:sz="0" w:space="0" w:color="auto"/>
                  </w:divBdr>
                </w:div>
                <w:div w:id="1942881866">
                  <w:marLeft w:val="0"/>
                  <w:marRight w:val="0"/>
                  <w:marTop w:val="0"/>
                  <w:marBottom w:val="0"/>
                  <w:divBdr>
                    <w:top w:val="none" w:sz="0" w:space="0" w:color="auto"/>
                    <w:left w:val="none" w:sz="0" w:space="0" w:color="auto"/>
                    <w:bottom w:val="none" w:sz="0" w:space="0" w:color="auto"/>
                    <w:right w:val="none" w:sz="0" w:space="0" w:color="auto"/>
                  </w:divBdr>
                </w:div>
                <w:div w:id="1943299851">
                  <w:marLeft w:val="0"/>
                  <w:marRight w:val="0"/>
                  <w:marTop w:val="0"/>
                  <w:marBottom w:val="0"/>
                  <w:divBdr>
                    <w:top w:val="none" w:sz="0" w:space="0" w:color="auto"/>
                    <w:left w:val="none" w:sz="0" w:space="0" w:color="auto"/>
                    <w:bottom w:val="none" w:sz="0" w:space="0" w:color="auto"/>
                    <w:right w:val="none" w:sz="0" w:space="0" w:color="auto"/>
                  </w:divBdr>
                </w:div>
                <w:div w:id="1945335857">
                  <w:marLeft w:val="0"/>
                  <w:marRight w:val="0"/>
                  <w:marTop w:val="0"/>
                  <w:marBottom w:val="0"/>
                  <w:divBdr>
                    <w:top w:val="none" w:sz="0" w:space="0" w:color="auto"/>
                    <w:left w:val="none" w:sz="0" w:space="0" w:color="auto"/>
                    <w:bottom w:val="none" w:sz="0" w:space="0" w:color="auto"/>
                    <w:right w:val="none" w:sz="0" w:space="0" w:color="auto"/>
                  </w:divBdr>
                </w:div>
                <w:div w:id="1947493223">
                  <w:marLeft w:val="0"/>
                  <w:marRight w:val="0"/>
                  <w:marTop w:val="0"/>
                  <w:marBottom w:val="0"/>
                  <w:divBdr>
                    <w:top w:val="none" w:sz="0" w:space="0" w:color="auto"/>
                    <w:left w:val="none" w:sz="0" w:space="0" w:color="auto"/>
                    <w:bottom w:val="none" w:sz="0" w:space="0" w:color="auto"/>
                    <w:right w:val="none" w:sz="0" w:space="0" w:color="auto"/>
                  </w:divBdr>
                </w:div>
                <w:div w:id="1947544258">
                  <w:marLeft w:val="0"/>
                  <w:marRight w:val="0"/>
                  <w:marTop w:val="0"/>
                  <w:marBottom w:val="0"/>
                  <w:divBdr>
                    <w:top w:val="none" w:sz="0" w:space="0" w:color="auto"/>
                    <w:left w:val="none" w:sz="0" w:space="0" w:color="auto"/>
                    <w:bottom w:val="none" w:sz="0" w:space="0" w:color="auto"/>
                    <w:right w:val="none" w:sz="0" w:space="0" w:color="auto"/>
                  </w:divBdr>
                </w:div>
                <w:div w:id="1948148522">
                  <w:marLeft w:val="0"/>
                  <w:marRight w:val="0"/>
                  <w:marTop w:val="0"/>
                  <w:marBottom w:val="0"/>
                  <w:divBdr>
                    <w:top w:val="none" w:sz="0" w:space="0" w:color="auto"/>
                    <w:left w:val="none" w:sz="0" w:space="0" w:color="auto"/>
                    <w:bottom w:val="none" w:sz="0" w:space="0" w:color="auto"/>
                    <w:right w:val="none" w:sz="0" w:space="0" w:color="auto"/>
                  </w:divBdr>
                </w:div>
                <w:div w:id="1949267100">
                  <w:marLeft w:val="0"/>
                  <w:marRight w:val="0"/>
                  <w:marTop w:val="0"/>
                  <w:marBottom w:val="0"/>
                  <w:divBdr>
                    <w:top w:val="none" w:sz="0" w:space="0" w:color="auto"/>
                    <w:left w:val="none" w:sz="0" w:space="0" w:color="auto"/>
                    <w:bottom w:val="none" w:sz="0" w:space="0" w:color="auto"/>
                    <w:right w:val="none" w:sz="0" w:space="0" w:color="auto"/>
                  </w:divBdr>
                </w:div>
                <w:div w:id="1949464849">
                  <w:marLeft w:val="0"/>
                  <w:marRight w:val="0"/>
                  <w:marTop w:val="0"/>
                  <w:marBottom w:val="0"/>
                  <w:divBdr>
                    <w:top w:val="none" w:sz="0" w:space="0" w:color="auto"/>
                    <w:left w:val="none" w:sz="0" w:space="0" w:color="auto"/>
                    <w:bottom w:val="none" w:sz="0" w:space="0" w:color="auto"/>
                    <w:right w:val="none" w:sz="0" w:space="0" w:color="auto"/>
                  </w:divBdr>
                </w:div>
                <w:div w:id="1951428719">
                  <w:marLeft w:val="0"/>
                  <w:marRight w:val="0"/>
                  <w:marTop w:val="0"/>
                  <w:marBottom w:val="0"/>
                  <w:divBdr>
                    <w:top w:val="none" w:sz="0" w:space="0" w:color="auto"/>
                    <w:left w:val="none" w:sz="0" w:space="0" w:color="auto"/>
                    <w:bottom w:val="none" w:sz="0" w:space="0" w:color="auto"/>
                    <w:right w:val="none" w:sz="0" w:space="0" w:color="auto"/>
                  </w:divBdr>
                </w:div>
                <w:div w:id="1951545393">
                  <w:marLeft w:val="0"/>
                  <w:marRight w:val="0"/>
                  <w:marTop w:val="0"/>
                  <w:marBottom w:val="0"/>
                  <w:divBdr>
                    <w:top w:val="none" w:sz="0" w:space="0" w:color="auto"/>
                    <w:left w:val="none" w:sz="0" w:space="0" w:color="auto"/>
                    <w:bottom w:val="none" w:sz="0" w:space="0" w:color="auto"/>
                    <w:right w:val="none" w:sz="0" w:space="0" w:color="auto"/>
                  </w:divBdr>
                </w:div>
                <w:div w:id="1951815146">
                  <w:marLeft w:val="0"/>
                  <w:marRight w:val="0"/>
                  <w:marTop w:val="0"/>
                  <w:marBottom w:val="0"/>
                  <w:divBdr>
                    <w:top w:val="none" w:sz="0" w:space="0" w:color="auto"/>
                    <w:left w:val="none" w:sz="0" w:space="0" w:color="auto"/>
                    <w:bottom w:val="none" w:sz="0" w:space="0" w:color="auto"/>
                    <w:right w:val="none" w:sz="0" w:space="0" w:color="auto"/>
                  </w:divBdr>
                </w:div>
                <w:div w:id="1951819459">
                  <w:marLeft w:val="0"/>
                  <w:marRight w:val="0"/>
                  <w:marTop w:val="0"/>
                  <w:marBottom w:val="0"/>
                  <w:divBdr>
                    <w:top w:val="none" w:sz="0" w:space="0" w:color="auto"/>
                    <w:left w:val="none" w:sz="0" w:space="0" w:color="auto"/>
                    <w:bottom w:val="none" w:sz="0" w:space="0" w:color="auto"/>
                    <w:right w:val="none" w:sz="0" w:space="0" w:color="auto"/>
                  </w:divBdr>
                </w:div>
                <w:div w:id="1952319249">
                  <w:marLeft w:val="0"/>
                  <w:marRight w:val="0"/>
                  <w:marTop w:val="0"/>
                  <w:marBottom w:val="0"/>
                  <w:divBdr>
                    <w:top w:val="none" w:sz="0" w:space="0" w:color="auto"/>
                    <w:left w:val="none" w:sz="0" w:space="0" w:color="auto"/>
                    <w:bottom w:val="none" w:sz="0" w:space="0" w:color="auto"/>
                    <w:right w:val="none" w:sz="0" w:space="0" w:color="auto"/>
                  </w:divBdr>
                </w:div>
                <w:div w:id="1953054264">
                  <w:marLeft w:val="0"/>
                  <w:marRight w:val="0"/>
                  <w:marTop w:val="0"/>
                  <w:marBottom w:val="0"/>
                  <w:divBdr>
                    <w:top w:val="none" w:sz="0" w:space="0" w:color="auto"/>
                    <w:left w:val="none" w:sz="0" w:space="0" w:color="auto"/>
                    <w:bottom w:val="none" w:sz="0" w:space="0" w:color="auto"/>
                    <w:right w:val="none" w:sz="0" w:space="0" w:color="auto"/>
                  </w:divBdr>
                </w:div>
                <w:div w:id="1953592062">
                  <w:marLeft w:val="0"/>
                  <w:marRight w:val="0"/>
                  <w:marTop w:val="0"/>
                  <w:marBottom w:val="0"/>
                  <w:divBdr>
                    <w:top w:val="none" w:sz="0" w:space="0" w:color="auto"/>
                    <w:left w:val="none" w:sz="0" w:space="0" w:color="auto"/>
                    <w:bottom w:val="none" w:sz="0" w:space="0" w:color="auto"/>
                    <w:right w:val="none" w:sz="0" w:space="0" w:color="auto"/>
                  </w:divBdr>
                </w:div>
                <w:div w:id="1954969366">
                  <w:marLeft w:val="0"/>
                  <w:marRight w:val="0"/>
                  <w:marTop w:val="0"/>
                  <w:marBottom w:val="0"/>
                  <w:divBdr>
                    <w:top w:val="none" w:sz="0" w:space="0" w:color="auto"/>
                    <w:left w:val="none" w:sz="0" w:space="0" w:color="auto"/>
                    <w:bottom w:val="none" w:sz="0" w:space="0" w:color="auto"/>
                    <w:right w:val="none" w:sz="0" w:space="0" w:color="auto"/>
                  </w:divBdr>
                </w:div>
                <w:div w:id="1956016194">
                  <w:marLeft w:val="0"/>
                  <w:marRight w:val="0"/>
                  <w:marTop w:val="0"/>
                  <w:marBottom w:val="0"/>
                  <w:divBdr>
                    <w:top w:val="none" w:sz="0" w:space="0" w:color="auto"/>
                    <w:left w:val="none" w:sz="0" w:space="0" w:color="auto"/>
                    <w:bottom w:val="none" w:sz="0" w:space="0" w:color="auto"/>
                    <w:right w:val="none" w:sz="0" w:space="0" w:color="auto"/>
                  </w:divBdr>
                </w:div>
                <w:div w:id="1956019280">
                  <w:marLeft w:val="0"/>
                  <w:marRight w:val="0"/>
                  <w:marTop w:val="0"/>
                  <w:marBottom w:val="0"/>
                  <w:divBdr>
                    <w:top w:val="none" w:sz="0" w:space="0" w:color="auto"/>
                    <w:left w:val="none" w:sz="0" w:space="0" w:color="auto"/>
                    <w:bottom w:val="none" w:sz="0" w:space="0" w:color="auto"/>
                    <w:right w:val="none" w:sz="0" w:space="0" w:color="auto"/>
                  </w:divBdr>
                </w:div>
                <w:div w:id="1956935899">
                  <w:marLeft w:val="0"/>
                  <w:marRight w:val="0"/>
                  <w:marTop w:val="0"/>
                  <w:marBottom w:val="0"/>
                  <w:divBdr>
                    <w:top w:val="none" w:sz="0" w:space="0" w:color="auto"/>
                    <w:left w:val="none" w:sz="0" w:space="0" w:color="auto"/>
                    <w:bottom w:val="none" w:sz="0" w:space="0" w:color="auto"/>
                    <w:right w:val="none" w:sz="0" w:space="0" w:color="auto"/>
                  </w:divBdr>
                </w:div>
                <w:div w:id="1957910610">
                  <w:marLeft w:val="0"/>
                  <w:marRight w:val="0"/>
                  <w:marTop w:val="0"/>
                  <w:marBottom w:val="0"/>
                  <w:divBdr>
                    <w:top w:val="none" w:sz="0" w:space="0" w:color="auto"/>
                    <w:left w:val="none" w:sz="0" w:space="0" w:color="auto"/>
                    <w:bottom w:val="none" w:sz="0" w:space="0" w:color="auto"/>
                    <w:right w:val="none" w:sz="0" w:space="0" w:color="auto"/>
                  </w:divBdr>
                </w:div>
                <w:div w:id="1959142206">
                  <w:marLeft w:val="0"/>
                  <w:marRight w:val="0"/>
                  <w:marTop w:val="0"/>
                  <w:marBottom w:val="0"/>
                  <w:divBdr>
                    <w:top w:val="none" w:sz="0" w:space="0" w:color="auto"/>
                    <w:left w:val="none" w:sz="0" w:space="0" w:color="auto"/>
                    <w:bottom w:val="none" w:sz="0" w:space="0" w:color="auto"/>
                    <w:right w:val="none" w:sz="0" w:space="0" w:color="auto"/>
                  </w:divBdr>
                </w:div>
                <w:div w:id="1959948217">
                  <w:marLeft w:val="0"/>
                  <w:marRight w:val="0"/>
                  <w:marTop w:val="0"/>
                  <w:marBottom w:val="0"/>
                  <w:divBdr>
                    <w:top w:val="none" w:sz="0" w:space="0" w:color="auto"/>
                    <w:left w:val="none" w:sz="0" w:space="0" w:color="auto"/>
                    <w:bottom w:val="none" w:sz="0" w:space="0" w:color="auto"/>
                    <w:right w:val="none" w:sz="0" w:space="0" w:color="auto"/>
                  </w:divBdr>
                </w:div>
                <w:div w:id="1960986780">
                  <w:marLeft w:val="0"/>
                  <w:marRight w:val="0"/>
                  <w:marTop w:val="0"/>
                  <w:marBottom w:val="0"/>
                  <w:divBdr>
                    <w:top w:val="none" w:sz="0" w:space="0" w:color="auto"/>
                    <w:left w:val="none" w:sz="0" w:space="0" w:color="auto"/>
                    <w:bottom w:val="none" w:sz="0" w:space="0" w:color="auto"/>
                    <w:right w:val="none" w:sz="0" w:space="0" w:color="auto"/>
                  </w:divBdr>
                </w:div>
                <w:div w:id="1961495813">
                  <w:marLeft w:val="0"/>
                  <w:marRight w:val="0"/>
                  <w:marTop w:val="0"/>
                  <w:marBottom w:val="0"/>
                  <w:divBdr>
                    <w:top w:val="none" w:sz="0" w:space="0" w:color="auto"/>
                    <w:left w:val="none" w:sz="0" w:space="0" w:color="auto"/>
                    <w:bottom w:val="none" w:sz="0" w:space="0" w:color="auto"/>
                    <w:right w:val="none" w:sz="0" w:space="0" w:color="auto"/>
                  </w:divBdr>
                </w:div>
                <w:div w:id="1962613889">
                  <w:marLeft w:val="0"/>
                  <w:marRight w:val="0"/>
                  <w:marTop w:val="0"/>
                  <w:marBottom w:val="0"/>
                  <w:divBdr>
                    <w:top w:val="none" w:sz="0" w:space="0" w:color="auto"/>
                    <w:left w:val="none" w:sz="0" w:space="0" w:color="auto"/>
                    <w:bottom w:val="none" w:sz="0" w:space="0" w:color="auto"/>
                    <w:right w:val="none" w:sz="0" w:space="0" w:color="auto"/>
                  </w:divBdr>
                </w:div>
                <w:div w:id="1963146454">
                  <w:marLeft w:val="0"/>
                  <w:marRight w:val="0"/>
                  <w:marTop w:val="0"/>
                  <w:marBottom w:val="0"/>
                  <w:divBdr>
                    <w:top w:val="none" w:sz="0" w:space="0" w:color="auto"/>
                    <w:left w:val="none" w:sz="0" w:space="0" w:color="auto"/>
                    <w:bottom w:val="none" w:sz="0" w:space="0" w:color="auto"/>
                    <w:right w:val="none" w:sz="0" w:space="0" w:color="auto"/>
                  </w:divBdr>
                </w:div>
                <w:div w:id="1964187702">
                  <w:marLeft w:val="0"/>
                  <w:marRight w:val="0"/>
                  <w:marTop w:val="0"/>
                  <w:marBottom w:val="0"/>
                  <w:divBdr>
                    <w:top w:val="none" w:sz="0" w:space="0" w:color="auto"/>
                    <w:left w:val="none" w:sz="0" w:space="0" w:color="auto"/>
                    <w:bottom w:val="none" w:sz="0" w:space="0" w:color="auto"/>
                    <w:right w:val="none" w:sz="0" w:space="0" w:color="auto"/>
                  </w:divBdr>
                </w:div>
                <w:div w:id="1964923593">
                  <w:marLeft w:val="0"/>
                  <w:marRight w:val="0"/>
                  <w:marTop w:val="0"/>
                  <w:marBottom w:val="0"/>
                  <w:divBdr>
                    <w:top w:val="none" w:sz="0" w:space="0" w:color="auto"/>
                    <w:left w:val="none" w:sz="0" w:space="0" w:color="auto"/>
                    <w:bottom w:val="none" w:sz="0" w:space="0" w:color="auto"/>
                    <w:right w:val="none" w:sz="0" w:space="0" w:color="auto"/>
                  </w:divBdr>
                </w:div>
                <w:div w:id="1966960991">
                  <w:marLeft w:val="0"/>
                  <w:marRight w:val="0"/>
                  <w:marTop w:val="0"/>
                  <w:marBottom w:val="0"/>
                  <w:divBdr>
                    <w:top w:val="none" w:sz="0" w:space="0" w:color="auto"/>
                    <w:left w:val="none" w:sz="0" w:space="0" w:color="auto"/>
                    <w:bottom w:val="none" w:sz="0" w:space="0" w:color="auto"/>
                    <w:right w:val="none" w:sz="0" w:space="0" w:color="auto"/>
                  </w:divBdr>
                </w:div>
                <w:div w:id="1968388265">
                  <w:marLeft w:val="0"/>
                  <w:marRight w:val="0"/>
                  <w:marTop w:val="0"/>
                  <w:marBottom w:val="0"/>
                  <w:divBdr>
                    <w:top w:val="none" w:sz="0" w:space="0" w:color="auto"/>
                    <w:left w:val="none" w:sz="0" w:space="0" w:color="auto"/>
                    <w:bottom w:val="none" w:sz="0" w:space="0" w:color="auto"/>
                    <w:right w:val="none" w:sz="0" w:space="0" w:color="auto"/>
                  </w:divBdr>
                </w:div>
                <w:div w:id="1968973149">
                  <w:marLeft w:val="0"/>
                  <w:marRight w:val="0"/>
                  <w:marTop w:val="0"/>
                  <w:marBottom w:val="0"/>
                  <w:divBdr>
                    <w:top w:val="none" w:sz="0" w:space="0" w:color="auto"/>
                    <w:left w:val="none" w:sz="0" w:space="0" w:color="auto"/>
                    <w:bottom w:val="none" w:sz="0" w:space="0" w:color="auto"/>
                    <w:right w:val="none" w:sz="0" w:space="0" w:color="auto"/>
                  </w:divBdr>
                </w:div>
                <w:div w:id="1969359455">
                  <w:marLeft w:val="0"/>
                  <w:marRight w:val="0"/>
                  <w:marTop w:val="0"/>
                  <w:marBottom w:val="0"/>
                  <w:divBdr>
                    <w:top w:val="none" w:sz="0" w:space="0" w:color="auto"/>
                    <w:left w:val="none" w:sz="0" w:space="0" w:color="auto"/>
                    <w:bottom w:val="none" w:sz="0" w:space="0" w:color="auto"/>
                    <w:right w:val="none" w:sz="0" w:space="0" w:color="auto"/>
                  </w:divBdr>
                </w:div>
                <w:div w:id="1970014948">
                  <w:marLeft w:val="0"/>
                  <w:marRight w:val="0"/>
                  <w:marTop w:val="0"/>
                  <w:marBottom w:val="0"/>
                  <w:divBdr>
                    <w:top w:val="none" w:sz="0" w:space="0" w:color="auto"/>
                    <w:left w:val="none" w:sz="0" w:space="0" w:color="auto"/>
                    <w:bottom w:val="none" w:sz="0" w:space="0" w:color="auto"/>
                    <w:right w:val="none" w:sz="0" w:space="0" w:color="auto"/>
                  </w:divBdr>
                </w:div>
                <w:div w:id="1970472895">
                  <w:marLeft w:val="0"/>
                  <w:marRight w:val="0"/>
                  <w:marTop w:val="0"/>
                  <w:marBottom w:val="0"/>
                  <w:divBdr>
                    <w:top w:val="none" w:sz="0" w:space="0" w:color="auto"/>
                    <w:left w:val="none" w:sz="0" w:space="0" w:color="auto"/>
                    <w:bottom w:val="none" w:sz="0" w:space="0" w:color="auto"/>
                    <w:right w:val="none" w:sz="0" w:space="0" w:color="auto"/>
                  </w:divBdr>
                </w:div>
                <w:div w:id="1971742999">
                  <w:marLeft w:val="0"/>
                  <w:marRight w:val="0"/>
                  <w:marTop w:val="0"/>
                  <w:marBottom w:val="0"/>
                  <w:divBdr>
                    <w:top w:val="none" w:sz="0" w:space="0" w:color="auto"/>
                    <w:left w:val="none" w:sz="0" w:space="0" w:color="auto"/>
                    <w:bottom w:val="none" w:sz="0" w:space="0" w:color="auto"/>
                    <w:right w:val="none" w:sz="0" w:space="0" w:color="auto"/>
                  </w:divBdr>
                </w:div>
                <w:div w:id="1974677342">
                  <w:marLeft w:val="0"/>
                  <w:marRight w:val="0"/>
                  <w:marTop w:val="0"/>
                  <w:marBottom w:val="0"/>
                  <w:divBdr>
                    <w:top w:val="none" w:sz="0" w:space="0" w:color="auto"/>
                    <w:left w:val="none" w:sz="0" w:space="0" w:color="auto"/>
                    <w:bottom w:val="none" w:sz="0" w:space="0" w:color="auto"/>
                    <w:right w:val="none" w:sz="0" w:space="0" w:color="auto"/>
                  </w:divBdr>
                </w:div>
                <w:div w:id="1977567234">
                  <w:marLeft w:val="0"/>
                  <w:marRight w:val="0"/>
                  <w:marTop w:val="0"/>
                  <w:marBottom w:val="0"/>
                  <w:divBdr>
                    <w:top w:val="none" w:sz="0" w:space="0" w:color="auto"/>
                    <w:left w:val="none" w:sz="0" w:space="0" w:color="auto"/>
                    <w:bottom w:val="none" w:sz="0" w:space="0" w:color="auto"/>
                    <w:right w:val="none" w:sz="0" w:space="0" w:color="auto"/>
                  </w:divBdr>
                </w:div>
                <w:div w:id="1978365944">
                  <w:marLeft w:val="0"/>
                  <w:marRight w:val="0"/>
                  <w:marTop w:val="0"/>
                  <w:marBottom w:val="0"/>
                  <w:divBdr>
                    <w:top w:val="none" w:sz="0" w:space="0" w:color="auto"/>
                    <w:left w:val="none" w:sz="0" w:space="0" w:color="auto"/>
                    <w:bottom w:val="none" w:sz="0" w:space="0" w:color="auto"/>
                    <w:right w:val="none" w:sz="0" w:space="0" w:color="auto"/>
                  </w:divBdr>
                </w:div>
                <w:div w:id="1978948265">
                  <w:marLeft w:val="0"/>
                  <w:marRight w:val="0"/>
                  <w:marTop w:val="0"/>
                  <w:marBottom w:val="0"/>
                  <w:divBdr>
                    <w:top w:val="none" w:sz="0" w:space="0" w:color="auto"/>
                    <w:left w:val="none" w:sz="0" w:space="0" w:color="auto"/>
                    <w:bottom w:val="none" w:sz="0" w:space="0" w:color="auto"/>
                    <w:right w:val="none" w:sz="0" w:space="0" w:color="auto"/>
                  </w:divBdr>
                </w:div>
                <w:div w:id="1979217426">
                  <w:marLeft w:val="0"/>
                  <w:marRight w:val="0"/>
                  <w:marTop w:val="0"/>
                  <w:marBottom w:val="0"/>
                  <w:divBdr>
                    <w:top w:val="none" w:sz="0" w:space="0" w:color="auto"/>
                    <w:left w:val="none" w:sz="0" w:space="0" w:color="auto"/>
                    <w:bottom w:val="none" w:sz="0" w:space="0" w:color="auto"/>
                    <w:right w:val="none" w:sz="0" w:space="0" w:color="auto"/>
                  </w:divBdr>
                </w:div>
                <w:div w:id="1979914334">
                  <w:marLeft w:val="0"/>
                  <w:marRight w:val="0"/>
                  <w:marTop w:val="0"/>
                  <w:marBottom w:val="0"/>
                  <w:divBdr>
                    <w:top w:val="none" w:sz="0" w:space="0" w:color="auto"/>
                    <w:left w:val="none" w:sz="0" w:space="0" w:color="auto"/>
                    <w:bottom w:val="none" w:sz="0" w:space="0" w:color="auto"/>
                    <w:right w:val="none" w:sz="0" w:space="0" w:color="auto"/>
                  </w:divBdr>
                </w:div>
                <w:div w:id="1980065242">
                  <w:marLeft w:val="0"/>
                  <w:marRight w:val="0"/>
                  <w:marTop w:val="0"/>
                  <w:marBottom w:val="0"/>
                  <w:divBdr>
                    <w:top w:val="none" w:sz="0" w:space="0" w:color="auto"/>
                    <w:left w:val="none" w:sz="0" w:space="0" w:color="auto"/>
                    <w:bottom w:val="none" w:sz="0" w:space="0" w:color="auto"/>
                    <w:right w:val="none" w:sz="0" w:space="0" w:color="auto"/>
                  </w:divBdr>
                </w:div>
                <w:div w:id="1981375674">
                  <w:marLeft w:val="0"/>
                  <w:marRight w:val="0"/>
                  <w:marTop w:val="0"/>
                  <w:marBottom w:val="0"/>
                  <w:divBdr>
                    <w:top w:val="none" w:sz="0" w:space="0" w:color="auto"/>
                    <w:left w:val="none" w:sz="0" w:space="0" w:color="auto"/>
                    <w:bottom w:val="none" w:sz="0" w:space="0" w:color="auto"/>
                    <w:right w:val="none" w:sz="0" w:space="0" w:color="auto"/>
                  </w:divBdr>
                </w:div>
                <w:div w:id="1981419734">
                  <w:marLeft w:val="0"/>
                  <w:marRight w:val="0"/>
                  <w:marTop w:val="0"/>
                  <w:marBottom w:val="0"/>
                  <w:divBdr>
                    <w:top w:val="none" w:sz="0" w:space="0" w:color="auto"/>
                    <w:left w:val="none" w:sz="0" w:space="0" w:color="auto"/>
                    <w:bottom w:val="none" w:sz="0" w:space="0" w:color="auto"/>
                    <w:right w:val="none" w:sz="0" w:space="0" w:color="auto"/>
                  </w:divBdr>
                </w:div>
                <w:div w:id="1981500057">
                  <w:marLeft w:val="0"/>
                  <w:marRight w:val="0"/>
                  <w:marTop w:val="0"/>
                  <w:marBottom w:val="0"/>
                  <w:divBdr>
                    <w:top w:val="none" w:sz="0" w:space="0" w:color="auto"/>
                    <w:left w:val="none" w:sz="0" w:space="0" w:color="auto"/>
                    <w:bottom w:val="none" w:sz="0" w:space="0" w:color="auto"/>
                    <w:right w:val="none" w:sz="0" w:space="0" w:color="auto"/>
                  </w:divBdr>
                </w:div>
                <w:div w:id="1981615717">
                  <w:marLeft w:val="0"/>
                  <w:marRight w:val="0"/>
                  <w:marTop w:val="0"/>
                  <w:marBottom w:val="0"/>
                  <w:divBdr>
                    <w:top w:val="none" w:sz="0" w:space="0" w:color="auto"/>
                    <w:left w:val="none" w:sz="0" w:space="0" w:color="auto"/>
                    <w:bottom w:val="none" w:sz="0" w:space="0" w:color="auto"/>
                    <w:right w:val="none" w:sz="0" w:space="0" w:color="auto"/>
                  </w:divBdr>
                </w:div>
                <w:div w:id="1983342962">
                  <w:marLeft w:val="0"/>
                  <w:marRight w:val="0"/>
                  <w:marTop w:val="0"/>
                  <w:marBottom w:val="0"/>
                  <w:divBdr>
                    <w:top w:val="none" w:sz="0" w:space="0" w:color="auto"/>
                    <w:left w:val="none" w:sz="0" w:space="0" w:color="auto"/>
                    <w:bottom w:val="none" w:sz="0" w:space="0" w:color="auto"/>
                    <w:right w:val="none" w:sz="0" w:space="0" w:color="auto"/>
                  </w:divBdr>
                </w:div>
                <w:div w:id="1983535861">
                  <w:marLeft w:val="0"/>
                  <w:marRight w:val="0"/>
                  <w:marTop w:val="0"/>
                  <w:marBottom w:val="0"/>
                  <w:divBdr>
                    <w:top w:val="none" w:sz="0" w:space="0" w:color="auto"/>
                    <w:left w:val="none" w:sz="0" w:space="0" w:color="auto"/>
                    <w:bottom w:val="none" w:sz="0" w:space="0" w:color="auto"/>
                    <w:right w:val="none" w:sz="0" w:space="0" w:color="auto"/>
                  </w:divBdr>
                </w:div>
                <w:div w:id="1983653188">
                  <w:marLeft w:val="0"/>
                  <w:marRight w:val="0"/>
                  <w:marTop w:val="0"/>
                  <w:marBottom w:val="0"/>
                  <w:divBdr>
                    <w:top w:val="none" w:sz="0" w:space="0" w:color="auto"/>
                    <w:left w:val="none" w:sz="0" w:space="0" w:color="auto"/>
                    <w:bottom w:val="none" w:sz="0" w:space="0" w:color="auto"/>
                    <w:right w:val="none" w:sz="0" w:space="0" w:color="auto"/>
                  </w:divBdr>
                </w:div>
                <w:div w:id="1984197439">
                  <w:marLeft w:val="0"/>
                  <w:marRight w:val="0"/>
                  <w:marTop w:val="0"/>
                  <w:marBottom w:val="0"/>
                  <w:divBdr>
                    <w:top w:val="none" w:sz="0" w:space="0" w:color="auto"/>
                    <w:left w:val="none" w:sz="0" w:space="0" w:color="auto"/>
                    <w:bottom w:val="none" w:sz="0" w:space="0" w:color="auto"/>
                    <w:right w:val="none" w:sz="0" w:space="0" w:color="auto"/>
                  </w:divBdr>
                </w:div>
                <w:div w:id="1985888460">
                  <w:marLeft w:val="0"/>
                  <w:marRight w:val="0"/>
                  <w:marTop w:val="0"/>
                  <w:marBottom w:val="0"/>
                  <w:divBdr>
                    <w:top w:val="none" w:sz="0" w:space="0" w:color="auto"/>
                    <w:left w:val="none" w:sz="0" w:space="0" w:color="auto"/>
                    <w:bottom w:val="none" w:sz="0" w:space="0" w:color="auto"/>
                    <w:right w:val="none" w:sz="0" w:space="0" w:color="auto"/>
                  </w:divBdr>
                </w:div>
                <w:div w:id="1988431575">
                  <w:marLeft w:val="0"/>
                  <w:marRight w:val="0"/>
                  <w:marTop w:val="0"/>
                  <w:marBottom w:val="0"/>
                  <w:divBdr>
                    <w:top w:val="none" w:sz="0" w:space="0" w:color="auto"/>
                    <w:left w:val="none" w:sz="0" w:space="0" w:color="auto"/>
                    <w:bottom w:val="none" w:sz="0" w:space="0" w:color="auto"/>
                    <w:right w:val="none" w:sz="0" w:space="0" w:color="auto"/>
                  </w:divBdr>
                </w:div>
                <w:div w:id="1989090703">
                  <w:marLeft w:val="0"/>
                  <w:marRight w:val="0"/>
                  <w:marTop w:val="0"/>
                  <w:marBottom w:val="0"/>
                  <w:divBdr>
                    <w:top w:val="none" w:sz="0" w:space="0" w:color="auto"/>
                    <w:left w:val="none" w:sz="0" w:space="0" w:color="auto"/>
                    <w:bottom w:val="none" w:sz="0" w:space="0" w:color="auto"/>
                    <w:right w:val="none" w:sz="0" w:space="0" w:color="auto"/>
                  </w:divBdr>
                </w:div>
                <w:div w:id="1989093752">
                  <w:marLeft w:val="0"/>
                  <w:marRight w:val="0"/>
                  <w:marTop w:val="0"/>
                  <w:marBottom w:val="0"/>
                  <w:divBdr>
                    <w:top w:val="none" w:sz="0" w:space="0" w:color="auto"/>
                    <w:left w:val="none" w:sz="0" w:space="0" w:color="auto"/>
                    <w:bottom w:val="none" w:sz="0" w:space="0" w:color="auto"/>
                    <w:right w:val="none" w:sz="0" w:space="0" w:color="auto"/>
                  </w:divBdr>
                </w:div>
                <w:div w:id="1991471267">
                  <w:marLeft w:val="0"/>
                  <w:marRight w:val="0"/>
                  <w:marTop w:val="0"/>
                  <w:marBottom w:val="0"/>
                  <w:divBdr>
                    <w:top w:val="none" w:sz="0" w:space="0" w:color="auto"/>
                    <w:left w:val="none" w:sz="0" w:space="0" w:color="auto"/>
                    <w:bottom w:val="none" w:sz="0" w:space="0" w:color="auto"/>
                    <w:right w:val="none" w:sz="0" w:space="0" w:color="auto"/>
                  </w:divBdr>
                </w:div>
                <w:div w:id="1992100655">
                  <w:marLeft w:val="0"/>
                  <w:marRight w:val="0"/>
                  <w:marTop w:val="0"/>
                  <w:marBottom w:val="0"/>
                  <w:divBdr>
                    <w:top w:val="none" w:sz="0" w:space="0" w:color="auto"/>
                    <w:left w:val="none" w:sz="0" w:space="0" w:color="auto"/>
                    <w:bottom w:val="none" w:sz="0" w:space="0" w:color="auto"/>
                    <w:right w:val="none" w:sz="0" w:space="0" w:color="auto"/>
                  </w:divBdr>
                </w:div>
                <w:div w:id="1993677546">
                  <w:marLeft w:val="0"/>
                  <w:marRight w:val="0"/>
                  <w:marTop w:val="0"/>
                  <w:marBottom w:val="0"/>
                  <w:divBdr>
                    <w:top w:val="none" w:sz="0" w:space="0" w:color="auto"/>
                    <w:left w:val="none" w:sz="0" w:space="0" w:color="auto"/>
                    <w:bottom w:val="none" w:sz="0" w:space="0" w:color="auto"/>
                    <w:right w:val="none" w:sz="0" w:space="0" w:color="auto"/>
                  </w:divBdr>
                </w:div>
                <w:div w:id="1994095483">
                  <w:marLeft w:val="0"/>
                  <w:marRight w:val="0"/>
                  <w:marTop w:val="0"/>
                  <w:marBottom w:val="0"/>
                  <w:divBdr>
                    <w:top w:val="none" w:sz="0" w:space="0" w:color="auto"/>
                    <w:left w:val="none" w:sz="0" w:space="0" w:color="auto"/>
                    <w:bottom w:val="none" w:sz="0" w:space="0" w:color="auto"/>
                    <w:right w:val="none" w:sz="0" w:space="0" w:color="auto"/>
                  </w:divBdr>
                </w:div>
                <w:div w:id="1994141368">
                  <w:marLeft w:val="0"/>
                  <w:marRight w:val="0"/>
                  <w:marTop w:val="0"/>
                  <w:marBottom w:val="0"/>
                  <w:divBdr>
                    <w:top w:val="none" w:sz="0" w:space="0" w:color="auto"/>
                    <w:left w:val="none" w:sz="0" w:space="0" w:color="auto"/>
                    <w:bottom w:val="none" w:sz="0" w:space="0" w:color="auto"/>
                    <w:right w:val="none" w:sz="0" w:space="0" w:color="auto"/>
                  </w:divBdr>
                </w:div>
                <w:div w:id="1994408109">
                  <w:marLeft w:val="0"/>
                  <w:marRight w:val="0"/>
                  <w:marTop w:val="0"/>
                  <w:marBottom w:val="0"/>
                  <w:divBdr>
                    <w:top w:val="none" w:sz="0" w:space="0" w:color="auto"/>
                    <w:left w:val="none" w:sz="0" w:space="0" w:color="auto"/>
                    <w:bottom w:val="none" w:sz="0" w:space="0" w:color="auto"/>
                    <w:right w:val="none" w:sz="0" w:space="0" w:color="auto"/>
                  </w:divBdr>
                </w:div>
                <w:div w:id="1996179945">
                  <w:marLeft w:val="0"/>
                  <w:marRight w:val="0"/>
                  <w:marTop w:val="0"/>
                  <w:marBottom w:val="0"/>
                  <w:divBdr>
                    <w:top w:val="none" w:sz="0" w:space="0" w:color="auto"/>
                    <w:left w:val="none" w:sz="0" w:space="0" w:color="auto"/>
                    <w:bottom w:val="none" w:sz="0" w:space="0" w:color="auto"/>
                    <w:right w:val="none" w:sz="0" w:space="0" w:color="auto"/>
                  </w:divBdr>
                </w:div>
                <w:div w:id="1996181109">
                  <w:marLeft w:val="0"/>
                  <w:marRight w:val="0"/>
                  <w:marTop w:val="0"/>
                  <w:marBottom w:val="0"/>
                  <w:divBdr>
                    <w:top w:val="none" w:sz="0" w:space="0" w:color="auto"/>
                    <w:left w:val="none" w:sz="0" w:space="0" w:color="auto"/>
                    <w:bottom w:val="none" w:sz="0" w:space="0" w:color="auto"/>
                    <w:right w:val="none" w:sz="0" w:space="0" w:color="auto"/>
                  </w:divBdr>
                </w:div>
                <w:div w:id="1996952248">
                  <w:marLeft w:val="0"/>
                  <w:marRight w:val="0"/>
                  <w:marTop w:val="0"/>
                  <w:marBottom w:val="0"/>
                  <w:divBdr>
                    <w:top w:val="none" w:sz="0" w:space="0" w:color="auto"/>
                    <w:left w:val="none" w:sz="0" w:space="0" w:color="auto"/>
                    <w:bottom w:val="none" w:sz="0" w:space="0" w:color="auto"/>
                    <w:right w:val="none" w:sz="0" w:space="0" w:color="auto"/>
                  </w:divBdr>
                </w:div>
                <w:div w:id="1997144778">
                  <w:marLeft w:val="0"/>
                  <w:marRight w:val="0"/>
                  <w:marTop w:val="0"/>
                  <w:marBottom w:val="0"/>
                  <w:divBdr>
                    <w:top w:val="none" w:sz="0" w:space="0" w:color="auto"/>
                    <w:left w:val="none" w:sz="0" w:space="0" w:color="auto"/>
                    <w:bottom w:val="none" w:sz="0" w:space="0" w:color="auto"/>
                    <w:right w:val="none" w:sz="0" w:space="0" w:color="auto"/>
                  </w:divBdr>
                </w:div>
                <w:div w:id="1997368824">
                  <w:marLeft w:val="0"/>
                  <w:marRight w:val="0"/>
                  <w:marTop w:val="0"/>
                  <w:marBottom w:val="0"/>
                  <w:divBdr>
                    <w:top w:val="none" w:sz="0" w:space="0" w:color="auto"/>
                    <w:left w:val="none" w:sz="0" w:space="0" w:color="auto"/>
                    <w:bottom w:val="none" w:sz="0" w:space="0" w:color="auto"/>
                    <w:right w:val="none" w:sz="0" w:space="0" w:color="auto"/>
                  </w:divBdr>
                </w:div>
                <w:div w:id="1997878369">
                  <w:marLeft w:val="0"/>
                  <w:marRight w:val="0"/>
                  <w:marTop w:val="0"/>
                  <w:marBottom w:val="0"/>
                  <w:divBdr>
                    <w:top w:val="none" w:sz="0" w:space="0" w:color="auto"/>
                    <w:left w:val="none" w:sz="0" w:space="0" w:color="auto"/>
                    <w:bottom w:val="none" w:sz="0" w:space="0" w:color="auto"/>
                    <w:right w:val="none" w:sz="0" w:space="0" w:color="auto"/>
                  </w:divBdr>
                </w:div>
                <w:div w:id="2001617180">
                  <w:marLeft w:val="0"/>
                  <w:marRight w:val="0"/>
                  <w:marTop w:val="0"/>
                  <w:marBottom w:val="0"/>
                  <w:divBdr>
                    <w:top w:val="none" w:sz="0" w:space="0" w:color="auto"/>
                    <w:left w:val="none" w:sz="0" w:space="0" w:color="auto"/>
                    <w:bottom w:val="none" w:sz="0" w:space="0" w:color="auto"/>
                    <w:right w:val="none" w:sz="0" w:space="0" w:color="auto"/>
                  </w:divBdr>
                </w:div>
                <w:div w:id="2001689326">
                  <w:marLeft w:val="0"/>
                  <w:marRight w:val="0"/>
                  <w:marTop w:val="0"/>
                  <w:marBottom w:val="0"/>
                  <w:divBdr>
                    <w:top w:val="none" w:sz="0" w:space="0" w:color="auto"/>
                    <w:left w:val="none" w:sz="0" w:space="0" w:color="auto"/>
                    <w:bottom w:val="none" w:sz="0" w:space="0" w:color="auto"/>
                    <w:right w:val="none" w:sz="0" w:space="0" w:color="auto"/>
                  </w:divBdr>
                </w:div>
                <w:div w:id="2001887656">
                  <w:marLeft w:val="0"/>
                  <w:marRight w:val="0"/>
                  <w:marTop w:val="0"/>
                  <w:marBottom w:val="0"/>
                  <w:divBdr>
                    <w:top w:val="none" w:sz="0" w:space="0" w:color="auto"/>
                    <w:left w:val="none" w:sz="0" w:space="0" w:color="auto"/>
                    <w:bottom w:val="none" w:sz="0" w:space="0" w:color="auto"/>
                    <w:right w:val="none" w:sz="0" w:space="0" w:color="auto"/>
                  </w:divBdr>
                </w:div>
                <w:div w:id="2004039850">
                  <w:marLeft w:val="0"/>
                  <w:marRight w:val="0"/>
                  <w:marTop w:val="0"/>
                  <w:marBottom w:val="0"/>
                  <w:divBdr>
                    <w:top w:val="none" w:sz="0" w:space="0" w:color="auto"/>
                    <w:left w:val="none" w:sz="0" w:space="0" w:color="auto"/>
                    <w:bottom w:val="none" w:sz="0" w:space="0" w:color="auto"/>
                    <w:right w:val="none" w:sz="0" w:space="0" w:color="auto"/>
                  </w:divBdr>
                </w:div>
                <w:div w:id="2004114860">
                  <w:marLeft w:val="0"/>
                  <w:marRight w:val="0"/>
                  <w:marTop w:val="0"/>
                  <w:marBottom w:val="0"/>
                  <w:divBdr>
                    <w:top w:val="none" w:sz="0" w:space="0" w:color="auto"/>
                    <w:left w:val="none" w:sz="0" w:space="0" w:color="auto"/>
                    <w:bottom w:val="none" w:sz="0" w:space="0" w:color="auto"/>
                    <w:right w:val="none" w:sz="0" w:space="0" w:color="auto"/>
                  </w:divBdr>
                </w:div>
                <w:div w:id="2004433164">
                  <w:marLeft w:val="0"/>
                  <w:marRight w:val="0"/>
                  <w:marTop w:val="0"/>
                  <w:marBottom w:val="0"/>
                  <w:divBdr>
                    <w:top w:val="none" w:sz="0" w:space="0" w:color="auto"/>
                    <w:left w:val="none" w:sz="0" w:space="0" w:color="auto"/>
                    <w:bottom w:val="none" w:sz="0" w:space="0" w:color="auto"/>
                    <w:right w:val="none" w:sz="0" w:space="0" w:color="auto"/>
                  </w:divBdr>
                </w:div>
                <w:div w:id="2004503465">
                  <w:marLeft w:val="0"/>
                  <w:marRight w:val="0"/>
                  <w:marTop w:val="0"/>
                  <w:marBottom w:val="0"/>
                  <w:divBdr>
                    <w:top w:val="none" w:sz="0" w:space="0" w:color="auto"/>
                    <w:left w:val="none" w:sz="0" w:space="0" w:color="auto"/>
                    <w:bottom w:val="none" w:sz="0" w:space="0" w:color="auto"/>
                    <w:right w:val="none" w:sz="0" w:space="0" w:color="auto"/>
                  </w:divBdr>
                </w:div>
                <w:div w:id="2004815038">
                  <w:marLeft w:val="0"/>
                  <w:marRight w:val="0"/>
                  <w:marTop w:val="0"/>
                  <w:marBottom w:val="0"/>
                  <w:divBdr>
                    <w:top w:val="none" w:sz="0" w:space="0" w:color="auto"/>
                    <w:left w:val="none" w:sz="0" w:space="0" w:color="auto"/>
                    <w:bottom w:val="none" w:sz="0" w:space="0" w:color="auto"/>
                    <w:right w:val="none" w:sz="0" w:space="0" w:color="auto"/>
                  </w:divBdr>
                </w:div>
                <w:div w:id="2006014612">
                  <w:marLeft w:val="0"/>
                  <w:marRight w:val="0"/>
                  <w:marTop w:val="0"/>
                  <w:marBottom w:val="0"/>
                  <w:divBdr>
                    <w:top w:val="none" w:sz="0" w:space="0" w:color="auto"/>
                    <w:left w:val="none" w:sz="0" w:space="0" w:color="auto"/>
                    <w:bottom w:val="none" w:sz="0" w:space="0" w:color="auto"/>
                    <w:right w:val="none" w:sz="0" w:space="0" w:color="auto"/>
                  </w:divBdr>
                </w:div>
                <w:div w:id="2006124469">
                  <w:marLeft w:val="0"/>
                  <w:marRight w:val="0"/>
                  <w:marTop w:val="0"/>
                  <w:marBottom w:val="0"/>
                  <w:divBdr>
                    <w:top w:val="none" w:sz="0" w:space="0" w:color="auto"/>
                    <w:left w:val="none" w:sz="0" w:space="0" w:color="auto"/>
                    <w:bottom w:val="none" w:sz="0" w:space="0" w:color="auto"/>
                    <w:right w:val="none" w:sz="0" w:space="0" w:color="auto"/>
                  </w:divBdr>
                </w:div>
                <w:div w:id="2007508887">
                  <w:marLeft w:val="0"/>
                  <w:marRight w:val="0"/>
                  <w:marTop w:val="0"/>
                  <w:marBottom w:val="0"/>
                  <w:divBdr>
                    <w:top w:val="none" w:sz="0" w:space="0" w:color="auto"/>
                    <w:left w:val="none" w:sz="0" w:space="0" w:color="auto"/>
                    <w:bottom w:val="none" w:sz="0" w:space="0" w:color="auto"/>
                    <w:right w:val="none" w:sz="0" w:space="0" w:color="auto"/>
                  </w:divBdr>
                </w:div>
                <w:div w:id="2008551852">
                  <w:marLeft w:val="0"/>
                  <w:marRight w:val="0"/>
                  <w:marTop w:val="0"/>
                  <w:marBottom w:val="0"/>
                  <w:divBdr>
                    <w:top w:val="none" w:sz="0" w:space="0" w:color="auto"/>
                    <w:left w:val="none" w:sz="0" w:space="0" w:color="auto"/>
                    <w:bottom w:val="none" w:sz="0" w:space="0" w:color="auto"/>
                    <w:right w:val="none" w:sz="0" w:space="0" w:color="auto"/>
                  </w:divBdr>
                </w:div>
                <w:div w:id="2008744118">
                  <w:marLeft w:val="0"/>
                  <w:marRight w:val="0"/>
                  <w:marTop w:val="0"/>
                  <w:marBottom w:val="0"/>
                  <w:divBdr>
                    <w:top w:val="none" w:sz="0" w:space="0" w:color="auto"/>
                    <w:left w:val="none" w:sz="0" w:space="0" w:color="auto"/>
                    <w:bottom w:val="none" w:sz="0" w:space="0" w:color="auto"/>
                    <w:right w:val="none" w:sz="0" w:space="0" w:color="auto"/>
                  </w:divBdr>
                </w:div>
                <w:div w:id="2009597151">
                  <w:marLeft w:val="0"/>
                  <w:marRight w:val="0"/>
                  <w:marTop w:val="0"/>
                  <w:marBottom w:val="0"/>
                  <w:divBdr>
                    <w:top w:val="none" w:sz="0" w:space="0" w:color="auto"/>
                    <w:left w:val="none" w:sz="0" w:space="0" w:color="auto"/>
                    <w:bottom w:val="none" w:sz="0" w:space="0" w:color="auto"/>
                    <w:right w:val="none" w:sz="0" w:space="0" w:color="auto"/>
                  </w:divBdr>
                </w:div>
                <w:div w:id="2010056824">
                  <w:marLeft w:val="0"/>
                  <w:marRight w:val="0"/>
                  <w:marTop w:val="0"/>
                  <w:marBottom w:val="0"/>
                  <w:divBdr>
                    <w:top w:val="none" w:sz="0" w:space="0" w:color="auto"/>
                    <w:left w:val="none" w:sz="0" w:space="0" w:color="auto"/>
                    <w:bottom w:val="none" w:sz="0" w:space="0" w:color="auto"/>
                    <w:right w:val="none" w:sz="0" w:space="0" w:color="auto"/>
                  </w:divBdr>
                </w:div>
                <w:div w:id="2010139152">
                  <w:marLeft w:val="0"/>
                  <w:marRight w:val="0"/>
                  <w:marTop w:val="0"/>
                  <w:marBottom w:val="0"/>
                  <w:divBdr>
                    <w:top w:val="none" w:sz="0" w:space="0" w:color="auto"/>
                    <w:left w:val="none" w:sz="0" w:space="0" w:color="auto"/>
                    <w:bottom w:val="none" w:sz="0" w:space="0" w:color="auto"/>
                    <w:right w:val="none" w:sz="0" w:space="0" w:color="auto"/>
                  </w:divBdr>
                </w:div>
                <w:div w:id="2010475740">
                  <w:marLeft w:val="0"/>
                  <w:marRight w:val="0"/>
                  <w:marTop w:val="0"/>
                  <w:marBottom w:val="0"/>
                  <w:divBdr>
                    <w:top w:val="none" w:sz="0" w:space="0" w:color="auto"/>
                    <w:left w:val="none" w:sz="0" w:space="0" w:color="auto"/>
                    <w:bottom w:val="none" w:sz="0" w:space="0" w:color="auto"/>
                    <w:right w:val="none" w:sz="0" w:space="0" w:color="auto"/>
                  </w:divBdr>
                </w:div>
                <w:div w:id="2010861087">
                  <w:marLeft w:val="0"/>
                  <w:marRight w:val="0"/>
                  <w:marTop w:val="0"/>
                  <w:marBottom w:val="0"/>
                  <w:divBdr>
                    <w:top w:val="none" w:sz="0" w:space="0" w:color="auto"/>
                    <w:left w:val="none" w:sz="0" w:space="0" w:color="auto"/>
                    <w:bottom w:val="none" w:sz="0" w:space="0" w:color="auto"/>
                    <w:right w:val="none" w:sz="0" w:space="0" w:color="auto"/>
                  </w:divBdr>
                </w:div>
                <w:div w:id="2010865829">
                  <w:marLeft w:val="0"/>
                  <w:marRight w:val="0"/>
                  <w:marTop w:val="0"/>
                  <w:marBottom w:val="0"/>
                  <w:divBdr>
                    <w:top w:val="none" w:sz="0" w:space="0" w:color="auto"/>
                    <w:left w:val="none" w:sz="0" w:space="0" w:color="auto"/>
                    <w:bottom w:val="none" w:sz="0" w:space="0" w:color="auto"/>
                    <w:right w:val="none" w:sz="0" w:space="0" w:color="auto"/>
                  </w:divBdr>
                </w:div>
                <w:div w:id="2012676715">
                  <w:marLeft w:val="0"/>
                  <w:marRight w:val="0"/>
                  <w:marTop w:val="0"/>
                  <w:marBottom w:val="0"/>
                  <w:divBdr>
                    <w:top w:val="none" w:sz="0" w:space="0" w:color="auto"/>
                    <w:left w:val="none" w:sz="0" w:space="0" w:color="auto"/>
                    <w:bottom w:val="none" w:sz="0" w:space="0" w:color="auto"/>
                    <w:right w:val="none" w:sz="0" w:space="0" w:color="auto"/>
                  </w:divBdr>
                </w:div>
                <w:div w:id="2014188111">
                  <w:marLeft w:val="0"/>
                  <w:marRight w:val="0"/>
                  <w:marTop w:val="0"/>
                  <w:marBottom w:val="0"/>
                  <w:divBdr>
                    <w:top w:val="none" w:sz="0" w:space="0" w:color="auto"/>
                    <w:left w:val="none" w:sz="0" w:space="0" w:color="auto"/>
                    <w:bottom w:val="none" w:sz="0" w:space="0" w:color="auto"/>
                    <w:right w:val="none" w:sz="0" w:space="0" w:color="auto"/>
                  </w:divBdr>
                </w:div>
                <w:div w:id="2014910044">
                  <w:marLeft w:val="0"/>
                  <w:marRight w:val="0"/>
                  <w:marTop w:val="0"/>
                  <w:marBottom w:val="0"/>
                  <w:divBdr>
                    <w:top w:val="none" w:sz="0" w:space="0" w:color="auto"/>
                    <w:left w:val="none" w:sz="0" w:space="0" w:color="auto"/>
                    <w:bottom w:val="none" w:sz="0" w:space="0" w:color="auto"/>
                    <w:right w:val="none" w:sz="0" w:space="0" w:color="auto"/>
                  </w:divBdr>
                </w:div>
                <w:div w:id="2015648016">
                  <w:marLeft w:val="0"/>
                  <w:marRight w:val="0"/>
                  <w:marTop w:val="0"/>
                  <w:marBottom w:val="0"/>
                  <w:divBdr>
                    <w:top w:val="none" w:sz="0" w:space="0" w:color="auto"/>
                    <w:left w:val="none" w:sz="0" w:space="0" w:color="auto"/>
                    <w:bottom w:val="none" w:sz="0" w:space="0" w:color="auto"/>
                    <w:right w:val="none" w:sz="0" w:space="0" w:color="auto"/>
                  </w:divBdr>
                </w:div>
                <w:div w:id="2015834034">
                  <w:marLeft w:val="0"/>
                  <w:marRight w:val="0"/>
                  <w:marTop w:val="0"/>
                  <w:marBottom w:val="0"/>
                  <w:divBdr>
                    <w:top w:val="none" w:sz="0" w:space="0" w:color="auto"/>
                    <w:left w:val="none" w:sz="0" w:space="0" w:color="auto"/>
                    <w:bottom w:val="none" w:sz="0" w:space="0" w:color="auto"/>
                    <w:right w:val="none" w:sz="0" w:space="0" w:color="auto"/>
                  </w:divBdr>
                </w:div>
                <w:div w:id="2016109477">
                  <w:marLeft w:val="0"/>
                  <w:marRight w:val="0"/>
                  <w:marTop w:val="0"/>
                  <w:marBottom w:val="0"/>
                  <w:divBdr>
                    <w:top w:val="none" w:sz="0" w:space="0" w:color="auto"/>
                    <w:left w:val="none" w:sz="0" w:space="0" w:color="auto"/>
                    <w:bottom w:val="none" w:sz="0" w:space="0" w:color="auto"/>
                    <w:right w:val="none" w:sz="0" w:space="0" w:color="auto"/>
                  </w:divBdr>
                </w:div>
                <w:div w:id="2017926931">
                  <w:marLeft w:val="0"/>
                  <w:marRight w:val="0"/>
                  <w:marTop w:val="0"/>
                  <w:marBottom w:val="0"/>
                  <w:divBdr>
                    <w:top w:val="none" w:sz="0" w:space="0" w:color="auto"/>
                    <w:left w:val="none" w:sz="0" w:space="0" w:color="auto"/>
                    <w:bottom w:val="none" w:sz="0" w:space="0" w:color="auto"/>
                    <w:right w:val="none" w:sz="0" w:space="0" w:color="auto"/>
                  </w:divBdr>
                </w:div>
                <w:div w:id="2018341670">
                  <w:marLeft w:val="0"/>
                  <w:marRight w:val="0"/>
                  <w:marTop w:val="0"/>
                  <w:marBottom w:val="0"/>
                  <w:divBdr>
                    <w:top w:val="none" w:sz="0" w:space="0" w:color="auto"/>
                    <w:left w:val="none" w:sz="0" w:space="0" w:color="auto"/>
                    <w:bottom w:val="none" w:sz="0" w:space="0" w:color="auto"/>
                    <w:right w:val="none" w:sz="0" w:space="0" w:color="auto"/>
                  </w:divBdr>
                </w:div>
                <w:div w:id="2019653101">
                  <w:marLeft w:val="0"/>
                  <w:marRight w:val="0"/>
                  <w:marTop w:val="0"/>
                  <w:marBottom w:val="0"/>
                  <w:divBdr>
                    <w:top w:val="none" w:sz="0" w:space="0" w:color="auto"/>
                    <w:left w:val="none" w:sz="0" w:space="0" w:color="auto"/>
                    <w:bottom w:val="none" w:sz="0" w:space="0" w:color="auto"/>
                    <w:right w:val="none" w:sz="0" w:space="0" w:color="auto"/>
                  </w:divBdr>
                </w:div>
                <w:div w:id="2020424250">
                  <w:marLeft w:val="0"/>
                  <w:marRight w:val="0"/>
                  <w:marTop w:val="0"/>
                  <w:marBottom w:val="0"/>
                  <w:divBdr>
                    <w:top w:val="none" w:sz="0" w:space="0" w:color="auto"/>
                    <w:left w:val="none" w:sz="0" w:space="0" w:color="auto"/>
                    <w:bottom w:val="none" w:sz="0" w:space="0" w:color="auto"/>
                    <w:right w:val="none" w:sz="0" w:space="0" w:color="auto"/>
                  </w:divBdr>
                </w:div>
                <w:div w:id="2020960639">
                  <w:marLeft w:val="0"/>
                  <w:marRight w:val="0"/>
                  <w:marTop w:val="0"/>
                  <w:marBottom w:val="0"/>
                  <w:divBdr>
                    <w:top w:val="none" w:sz="0" w:space="0" w:color="auto"/>
                    <w:left w:val="none" w:sz="0" w:space="0" w:color="auto"/>
                    <w:bottom w:val="none" w:sz="0" w:space="0" w:color="auto"/>
                    <w:right w:val="none" w:sz="0" w:space="0" w:color="auto"/>
                  </w:divBdr>
                </w:div>
                <w:div w:id="2021009399">
                  <w:marLeft w:val="0"/>
                  <w:marRight w:val="0"/>
                  <w:marTop w:val="0"/>
                  <w:marBottom w:val="0"/>
                  <w:divBdr>
                    <w:top w:val="none" w:sz="0" w:space="0" w:color="auto"/>
                    <w:left w:val="none" w:sz="0" w:space="0" w:color="auto"/>
                    <w:bottom w:val="none" w:sz="0" w:space="0" w:color="auto"/>
                    <w:right w:val="none" w:sz="0" w:space="0" w:color="auto"/>
                  </w:divBdr>
                </w:div>
                <w:div w:id="2021349447">
                  <w:marLeft w:val="0"/>
                  <w:marRight w:val="0"/>
                  <w:marTop w:val="0"/>
                  <w:marBottom w:val="0"/>
                  <w:divBdr>
                    <w:top w:val="none" w:sz="0" w:space="0" w:color="auto"/>
                    <w:left w:val="none" w:sz="0" w:space="0" w:color="auto"/>
                    <w:bottom w:val="none" w:sz="0" w:space="0" w:color="auto"/>
                    <w:right w:val="none" w:sz="0" w:space="0" w:color="auto"/>
                  </w:divBdr>
                </w:div>
                <w:div w:id="2021736594">
                  <w:marLeft w:val="0"/>
                  <w:marRight w:val="0"/>
                  <w:marTop w:val="0"/>
                  <w:marBottom w:val="0"/>
                  <w:divBdr>
                    <w:top w:val="none" w:sz="0" w:space="0" w:color="auto"/>
                    <w:left w:val="none" w:sz="0" w:space="0" w:color="auto"/>
                    <w:bottom w:val="none" w:sz="0" w:space="0" w:color="auto"/>
                    <w:right w:val="none" w:sz="0" w:space="0" w:color="auto"/>
                  </w:divBdr>
                </w:div>
                <w:div w:id="2022775501">
                  <w:marLeft w:val="0"/>
                  <w:marRight w:val="0"/>
                  <w:marTop w:val="0"/>
                  <w:marBottom w:val="0"/>
                  <w:divBdr>
                    <w:top w:val="none" w:sz="0" w:space="0" w:color="auto"/>
                    <w:left w:val="none" w:sz="0" w:space="0" w:color="auto"/>
                    <w:bottom w:val="none" w:sz="0" w:space="0" w:color="auto"/>
                    <w:right w:val="none" w:sz="0" w:space="0" w:color="auto"/>
                  </w:divBdr>
                </w:div>
                <w:div w:id="2023623247">
                  <w:marLeft w:val="0"/>
                  <w:marRight w:val="0"/>
                  <w:marTop w:val="0"/>
                  <w:marBottom w:val="0"/>
                  <w:divBdr>
                    <w:top w:val="none" w:sz="0" w:space="0" w:color="auto"/>
                    <w:left w:val="none" w:sz="0" w:space="0" w:color="auto"/>
                    <w:bottom w:val="none" w:sz="0" w:space="0" w:color="auto"/>
                    <w:right w:val="none" w:sz="0" w:space="0" w:color="auto"/>
                  </w:divBdr>
                </w:div>
                <w:div w:id="2023626946">
                  <w:marLeft w:val="0"/>
                  <w:marRight w:val="0"/>
                  <w:marTop w:val="0"/>
                  <w:marBottom w:val="0"/>
                  <w:divBdr>
                    <w:top w:val="none" w:sz="0" w:space="0" w:color="auto"/>
                    <w:left w:val="none" w:sz="0" w:space="0" w:color="auto"/>
                    <w:bottom w:val="none" w:sz="0" w:space="0" w:color="auto"/>
                    <w:right w:val="none" w:sz="0" w:space="0" w:color="auto"/>
                  </w:divBdr>
                </w:div>
                <w:div w:id="2023776083">
                  <w:marLeft w:val="0"/>
                  <w:marRight w:val="0"/>
                  <w:marTop w:val="0"/>
                  <w:marBottom w:val="0"/>
                  <w:divBdr>
                    <w:top w:val="none" w:sz="0" w:space="0" w:color="auto"/>
                    <w:left w:val="none" w:sz="0" w:space="0" w:color="auto"/>
                    <w:bottom w:val="none" w:sz="0" w:space="0" w:color="auto"/>
                    <w:right w:val="none" w:sz="0" w:space="0" w:color="auto"/>
                  </w:divBdr>
                </w:div>
                <w:div w:id="2024435727">
                  <w:marLeft w:val="0"/>
                  <w:marRight w:val="0"/>
                  <w:marTop w:val="0"/>
                  <w:marBottom w:val="0"/>
                  <w:divBdr>
                    <w:top w:val="none" w:sz="0" w:space="0" w:color="auto"/>
                    <w:left w:val="none" w:sz="0" w:space="0" w:color="auto"/>
                    <w:bottom w:val="none" w:sz="0" w:space="0" w:color="auto"/>
                    <w:right w:val="none" w:sz="0" w:space="0" w:color="auto"/>
                  </w:divBdr>
                </w:div>
                <w:div w:id="2024739364">
                  <w:marLeft w:val="0"/>
                  <w:marRight w:val="0"/>
                  <w:marTop w:val="0"/>
                  <w:marBottom w:val="0"/>
                  <w:divBdr>
                    <w:top w:val="none" w:sz="0" w:space="0" w:color="auto"/>
                    <w:left w:val="none" w:sz="0" w:space="0" w:color="auto"/>
                    <w:bottom w:val="none" w:sz="0" w:space="0" w:color="auto"/>
                    <w:right w:val="none" w:sz="0" w:space="0" w:color="auto"/>
                  </w:divBdr>
                </w:div>
                <w:div w:id="2025546337">
                  <w:marLeft w:val="0"/>
                  <w:marRight w:val="0"/>
                  <w:marTop w:val="0"/>
                  <w:marBottom w:val="0"/>
                  <w:divBdr>
                    <w:top w:val="none" w:sz="0" w:space="0" w:color="auto"/>
                    <w:left w:val="none" w:sz="0" w:space="0" w:color="auto"/>
                    <w:bottom w:val="none" w:sz="0" w:space="0" w:color="auto"/>
                    <w:right w:val="none" w:sz="0" w:space="0" w:color="auto"/>
                  </w:divBdr>
                </w:div>
                <w:div w:id="2025590167">
                  <w:marLeft w:val="0"/>
                  <w:marRight w:val="0"/>
                  <w:marTop w:val="0"/>
                  <w:marBottom w:val="0"/>
                  <w:divBdr>
                    <w:top w:val="none" w:sz="0" w:space="0" w:color="auto"/>
                    <w:left w:val="none" w:sz="0" w:space="0" w:color="auto"/>
                    <w:bottom w:val="none" w:sz="0" w:space="0" w:color="auto"/>
                    <w:right w:val="none" w:sz="0" w:space="0" w:color="auto"/>
                  </w:divBdr>
                </w:div>
                <w:div w:id="2025937488">
                  <w:marLeft w:val="0"/>
                  <w:marRight w:val="0"/>
                  <w:marTop w:val="0"/>
                  <w:marBottom w:val="0"/>
                  <w:divBdr>
                    <w:top w:val="none" w:sz="0" w:space="0" w:color="auto"/>
                    <w:left w:val="none" w:sz="0" w:space="0" w:color="auto"/>
                    <w:bottom w:val="none" w:sz="0" w:space="0" w:color="auto"/>
                    <w:right w:val="none" w:sz="0" w:space="0" w:color="auto"/>
                  </w:divBdr>
                </w:div>
                <w:div w:id="2026008087">
                  <w:marLeft w:val="0"/>
                  <w:marRight w:val="0"/>
                  <w:marTop w:val="0"/>
                  <w:marBottom w:val="0"/>
                  <w:divBdr>
                    <w:top w:val="none" w:sz="0" w:space="0" w:color="auto"/>
                    <w:left w:val="none" w:sz="0" w:space="0" w:color="auto"/>
                    <w:bottom w:val="none" w:sz="0" w:space="0" w:color="auto"/>
                    <w:right w:val="none" w:sz="0" w:space="0" w:color="auto"/>
                  </w:divBdr>
                </w:div>
                <w:div w:id="2026248105">
                  <w:marLeft w:val="0"/>
                  <w:marRight w:val="0"/>
                  <w:marTop w:val="0"/>
                  <w:marBottom w:val="0"/>
                  <w:divBdr>
                    <w:top w:val="none" w:sz="0" w:space="0" w:color="auto"/>
                    <w:left w:val="none" w:sz="0" w:space="0" w:color="auto"/>
                    <w:bottom w:val="none" w:sz="0" w:space="0" w:color="auto"/>
                    <w:right w:val="none" w:sz="0" w:space="0" w:color="auto"/>
                  </w:divBdr>
                </w:div>
                <w:div w:id="2028477778">
                  <w:marLeft w:val="0"/>
                  <w:marRight w:val="0"/>
                  <w:marTop w:val="0"/>
                  <w:marBottom w:val="0"/>
                  <w:divBdr>
                    <w:top w:val="none" w:sz="0" w:space="0" w:color="auto"/>
                    <w:left w:val="none" w:sz="0" w:space="0" w:color="auto"/>
                    <w:bottom w:val="none" w:sz="0" w:space="0" w:color="auto"/>
                    <w:right w:val="none" w:sz="0" w:space="0" w:color="auto"/>
                  </w:divBdr>
                </w:div>
                <w:div w:id="2028479099">
                  <w:marLeft w:val="0"/>
                  <w:marRight w:val="0"/>
                  <w:marTop w:val="0"/>
                  <w:marBottom w:val="0"/>
                  <w:divBdr>
                    <w:top w:val="none" w:sz="0" w:space="0" w:color="auto"/>
                    <w:left w:val="none" w:sz="0" w:space="0" w:color="auto"/>
                    <w:bottom w:val="none" w:sz="0" w:space="0" w:color="auto"/>
                    <w:right w:val="none" w:sz="0" w:space="0" w:color="auto"/>
                  </w:divBdr>
                </w:div>
                <w:div w:id="2028483459">
                  <w:marLeft w:val="0"/>
                  <w:marRight w:val="0"/>
                  <w:marTop w:val="0"/>
                  <w:marBottom w:val="0"/>
                  <w:divBdr>
                    <w:top w:val="none" w:sz="0" w:space="0" w:color="auto"/>
                    <w:left w:val="none" w:sz="0" w:space="0" w:color="auto"/>
                    <w:bottom w:val="none" w:sz="0" w:space="0" w:color="auto"/>
                    <w:right w:val="none" w:sz="0" w:space="0" w:color="auto"/>
                  </w:divBdr>
                </w:div>
                <w:div w:id="2029718911">
                  <w:marLeft w:val="0"/>
                  <w:marRight w:val="0"/>
                  <w:marTop w:val="0"/>
                  <w:marBottom w:val="0"/>
                  <w:divBdr>
                    <w:top w:val="none" w:sz="0" w:space="0" w:color="auto"/>
                    <w:left w:val="none" w:sz="0" w:space="0" w:color="auto"/>
                    <w:bottom w:val="none" w:sz="0" w:space="0" w:color="auto"/>
                    <w:right w:val="none" w:sz="0" w:space="0" w:color="auto"/>
                  </w:divBdr>
                </w:div>
                <w:div w:id="2031177627">
                  <w:marLeft w:val="0"/>
                  <w:marRight w:val="0"/>
                  <w:marTop w:val="0"/>
                  <w:marBottom w:val="0"/>
                  <w:divBdr>
                    <w:top w:val="none" w:sz="0" w:space="0" w:color="auto"/>
                    <w:left w:val="none" w:sz="0" w:space="0" w:color="auto"/>
                    <w:bottom w:val="none" w:sz="0" w:space="0" w:color="auto"/>
                    <w:right w:val="none" w:sz="0" w:space="0" w:color="auto"/>
                  </w:divBdr>
                </w:div>
                <w:div w:id="2031299204">
                  <w:marLeft w:val="0"/>
                  <w:marRight w:val="0"/>
                  <w:marTop w:val="0"/>
                  <w:marBottom w:val="0"/>
                  <w:divBdr>
                    <w:top w:val="none" w:sz="0" w:space="0" w:color="auto"/>
                    <w:left w:val="none" w:sz="0" w:space="0" w:color="auto"/>
                    <w:bottom w:val="none" w:sz="0" w:space="0" w:color="auto"/>
                    <w:right w:val="none" w:sz="0" w:space="0" w:color="auto"/>
                  </w:divBdr>
                </w:div>
                <w:div w:id="2031641215">
                  <w:marLeft w:val="0"/>
                  <w:marRight w:val="0"/>
                  <w:marTop w:val="0"/>
                  <w:marBottom w:val="0"/>
                  <w:divBdr>
                    <w:top w:val="none" w:sz="0" w:space="0" w:color="auto"/>
                    <w:left w:val="none" w:sz="0" w:space="0" w:color="auto"/>
                    <w:bottom w:val="none" w:sz="0" w:space="0" w:color="auto"/>
                    <w:right w:val="none" w:sz="0" w:space="0" w:color="auto"/>
                  </w:divBdr>
                </w:div>
                <w:div w:id="2032604682">
                  <w:marLeft w:val="0"/>
                  <w:marRight w:val="0"/>
                  <w:marTop w:val="0"/>
                  <w:marBottom w:val="0"/>
                  <w:divBdr>
                    <w:top w:val="none" w:sz="0" w:space="0" w:color="auto"/>
                    <w:left w:val="none" w:sz="0" w:space="0" w:color="auto"/>
                    <w:bottom w:val="none" w:sz="0" w:space="0" w:color="auto"/>
                    <w:right w:val="none" w:sz="0" w:space="0" w:color="auto"/>
                  </w:divBdr>
                </w:div>
                <w:div w:id="2032872689">
                  <w:marLeft w:val="0"/>
                  <w:marRight w:val="0"/>
                  <w:marTop w:val="0"/>
                  <w:marBottom w:val="0"/>
                  <w:divBdr>
                    <w:top w:val="none" w:sz="0" w:space="0" w:color="auto"/>
                    <w:left w:val="none" w:sz="0" w:space="0" w:color="auto"/>
                    <w:bottom w:val="none" w:sz="0" w:space="0" w:color="auto"/>
                    <w:right w:val="none" w:sz="0" w:space="0" w:color="auto"/>
                  </w:divBdr>
                </w:div>
                <w:div w:id="2032953902">
                  <w:marLeft w:val="0"/>
                  <w:marRight w:val="0"/>
                  <w:marTop w:val="0"/>
                  <w:marBottom w:val="0"/>
                  <w:divBdr>
                    <w:top w:val="none" w:sz="0" w:space="0" w:color="auto"/>
                    <w:left w:val="none" w:sz="0" w:space="0" w:color="auto"/>
                    <w:bottom w:val="none" w:sz="0" w:space="0" w:color="auto"/>
                    <w:right w:val="none" w:sz="0" w:space="0" w:color="auto"/>
                  </w:divBdr>
                </w:div>
                <w:div w:id="2033140654">
                  <w:marLeft w:val="0"/>
                  <w:marRight w:val="0"/>
                  <w:marTop w:val="0"/>
                  <w:marBottom w:val="0"/>
                  <w:divBdr>
                    <w:top w:val="none" w:sz="0" w:space="0" w:color="auto"/>
                    <w:left w:val="none" w:sz="0" w:space="0" w:color="auto"/>
                    <w:bottom w:val="none" w:sz="0" w:space="0" w:color="auto"/>
                    <w:right w:val="none" w:sz="0" w:space="0" w:color="auto"/>
                  </w:divBdr>
                </w:div>
                <w:div w:id="2034769314">
                  <w:marLeft w:val="0"/>
                  <w:marRight w:val="0"/>
                  <w:marTop w:val="0"/>
                  <w:marBottom w:val="0"/>
                  <w:divBdr>
                    <w:top w:val="none" w:sz="0" w:space="0" w:color="auto"/>
                    <w:left w:val="none" w:sz="0" w:space="0" w:color="auto"/>
                    <w:bottom w:val="none" w:sz="0" w:space="0" w:color="auto"/>
                    <w:right w:val="none" w:sz="0" w:space="0" w:color="auto"/>
                  </w:divBdr>
                </w:div>
                <w:div w:id="2034963951">
                  <w:marLeft w:val="0"/>
                  <w:marRight w:val="0"/>
                  <w:marTop w:val="0"/>
                  <w:marBottom w:val="0"/>
                  <w:divBdr>
                    <w:top w:val="none" w:sz="0" w:space="0" w:color="auto"/>
                    <w:left w:val="none" w:sz="0" w:space="0" w:color="auto"/>
                    <w:bottom w:val="none" w:sz="0" w:space="0" w:color="auto"/>
                    <w:right w:val="none" w:sz="0" w:space="0" w:color="auto"/>
                  </w:divBdr>
                </w:div>
                <w:div w:id="2035226495">
                  <w:marLeft w:val="0"/>
                  <w:marRight w:val="0"/>
                  <w:marTop w:val="0"/>
                  <w:marBottom w:val="0"/>
                  <w:divBdr>
                    <w:top w:val="none" w:sz="0" w:space="0" w:color="auto"/>
                    <w:left w:val="none" w:sz="0" w:space="0" w:color="auto"/>
                    <w:bottom w:val="none" w:sz="0" w:space="0" w:color="auto"/>
                    <w:right w:val="none" w:sz="0" w:space="0" w:color="auto"/>
                  </w:divBdr>
                </w:div>
                <w:div w:id="2035881228">
                  <w:marLeft w:val="0"/>
                  <w:marRight w:val="0"/>
                  <w:marTop w:val="0"/>
                  <w:marBottom w:val="0"/>
                  <w:divBdr>
                    <w:top w:val="none" w:sz="0" w:space="0" w:color="auto"/>
                    <w:left w:val="none" w:sz="0" w:space="0" w:color="auto"/>
                    <w:bottom w:val="none" w:sz="0" w:space="0" w:color="auto"/>
                    <w:right w:val="none" w:sz="0" w:space="0" w:color="auto"/>
                  </w:divBdr>
                </w:div>
                <w:div w:id="2036077670">
                  <w:marLeft w:val="0"/>
                  <w:marRight w:val="0"/>
                  <w:marTop w:val="0"/>
                  <w:marBottom w:val="0"/>
                  <w:divBdr>
                    <w:top w:val="none" w:sz="0" w:space="0" w:color="auto"/>
                    <w:left w:val="none" w:sz="0" w:space="0" w:color="auto"/>
                    <w:bottom w:val="none" w:sz="0" w:space="0" w:color="auto"/>
                    <w:right w:val="none" w:sz="0" w:space="0" w:color="auto"/>
                  </w:divBdr>
                </w:div>
                <w:div w:id="2036929978">
                  <w:marLeft w:val="0"/>
                  <w:marRight w:val="0"/>
                  <w:marTop w:val="0"/>
                  <w:marBottom w:val="0"/>
                  <w:divBdr>
                    <w:top w:val="none" w:sz="0" w:space="0" w:color="auto"/>
                    <w:left w:val="none" w:sz="0" w:space="0" w:color="auto"/>
                    <w:bottom w:val="none" w:sz="0" w:space="0" w:color="auto"/>
                    <w:right w:val="none" w:sz="0" w:space="0" w:color="auto"/>
                  </w:divBdr>
                </w:div>
                <w:div w:id="2036955521">
                  <w:marLeft w:val="0"/>
                  <w:marRight w:val="0"/>
                  <w:marTop w:val="0"/>
                  <w:marBottom w:val="0"/>
                  <w:divBdr>
                    <w:top w:val="none" w:sz="0" w:space="0" w:color="auto"/>
                    <w:left w:val="none" w:sz="0" w:space="0" w:color="auto"/>
                    <w:bottom w:val="none" w:sz="0" w:space="0" w:color="auto"/>
                    <w:right w:val="none" w:sz="0" w:space="0" w:color="auto"/>
                  </w:divBdr>
                </w:div>
                <w:div w:id="2037190143">
                  <w:marLeft w:val="0"/>
                  <w:marRight w:val="0"/>
                  <w:marTop w:val="0"/>
                  <w:marBottom w:val="0"/>
                  <w:divBdr>
                    <w:top w:val="none" w:sz="0" w:space="0" w:color="auto"/>
                    <w:left w:val="none" w:sz="0" w:space="0" w:color="auto"/>
                    <w:bottom w:val="none" w:sz="0" w:space="0" w:color="auto"/>
                    <w:right w:val="none" w:sz="0" w:space="0" w:color="auto"/>
                  </w:divBdr>
                </w:div>
                <w:div w:id="2037996120">
                  <w:marLeft w:val="0"/>
                  <w:marRight w:val="0"/>
                  <w:marTop w:val="0"/>
                  <w:marBottom w:val="0"/>
                  <w:divBdr>
                    <w:top w:val="none" w:sz="0" w:space="0" w:color="auto"/>
                    <w:left w:val="none" w:sz="0" w:space="0" w:color="auto"/>
                    <w:bottom w:val="none" w:sz="0" w:space="0" w:color="auto"/>
                    <w:right w:val="none" w:sz="0" w:space="0" w:color="auto"/>
                  </w:divBdr>
                </w:div>
                <w:div w:id="2038508960">
                  <w:marLeft w:val="0"/>
                  <w:marRight w:val="0"/>
                  <w:marTop w:val="0"/>
                  <w:marBottom w:val="0"/>
                  <w:divBdr>
                    <w:top w:val="none" w:sz="0" w:space="0" w:color="auto"/>
                    <w:left w:val="none" w:sz="0" w:space="0" w:color="auto"/>
                    <w:bottom w:val="none" w:sz="0" w:space="0" w:color="auto"/>
                    <w:right w:val="none" w:sz="0" w:space="0" w:color="auto"/>
                  </w:divBdr>
                </w:div>
                <w:div w:id="2039117173">
                  <w:marLeft w:val="0"/>
                  <w:marRight w:val="0"/>
                  <w:marTop w:val="0"/>
                  <w:marBottom w:val="0"/>
                  <w:divBdr>
                    <w:top w:val="none" w:sz="0" w:space="0" w:color="auto"/>
                    <w:left w:val="none" w:sz="0" w:space="0" w:color="auto"/>
                    <w:bottom w:val="none" w:sz="0" w:space="0" w:color="auto"/>
                    <w:right w:val="none" w:sz="0" w:space="0" w:color="auto"/>
                  </w:divBdr>
                </w:div>
                <w:div w:id="2039576827">
                  <w:marLeft w:val="0"/>
                  <w:marRight w:val="0"/>
                  <w:marTop w:val="0"/>
                  <w:marBottom w:val="0"/>
                  <w:divBdr>
                    <w:top w:val="none" w:sz="0" w:space="0" w:color="auto"/>
                    <w:left w:val="none" w:sz="0" w:space="0" w:color="auto"/>
                    <w:bottom w:val="none" w:sz="0" w:space="0" w:color="auto"/>
                    <w:right w:val="none" w:sz="0" w:space="0" w:color="auto"/>
                  </w:divBdr>
                </w:div>
                <w:div w:id="2039961508">
                  <w:marLeft w:val="0"/>
                  <w:marRight w:val="0"/>
                  <w:marTop w:val="0"/>
                  <w:marBottom w:val="0"/>
                  <w:divBdr>
                    <w:top w:val="none" w:sz="0" w:space="0" w:color="auto"/>
                    <w:left w:val="none" w:sz="0" w:space="0" w:color="auto"/>
                    <w:bottom w:val="none" w:sz="0" w:space="0" w:color="auto"/>
                    <w:right w:val="none" w:sz="0" w:space="0" w:color="auto"/>
                  </w:divBdr>
                </w:div>
                <w:div w:id="2040549597">
                  <w:marLeft w:val="0"/>
                  <w:marRight w:val="0"/>
                  <w:marTop w:val="0"/>
                  <w:marBottom w:val="0"/>
                  <w:divBdr>
                    <w:top w:val="none" w:sz="0" w:space="0" w:color="auto"/>
                    <w:left w:val="none" w:sz="0" w:space="0" w:color="auto"/>
                    <w:bottom w:val="none" w:sz="0" w:space="0" w:color="auto"/>
                    <w:right w:val="none" w:sz="0" w:space="0" w:color="auto"/>
                  </w:divBdr>
                </w:div>
                <w:div w:id="2040667202">
                  <w:marLeft w:val="0"/>
                  <w:marRight w:val="0"/>
                  <w:marTop w:val="0"/>
                  <w:marBottom w:val="0"/>
                  <w:divBdr>
                    <w:top w:val="none" w:sz="0" w:space="0" w:color="auto"/>
                    <w:left w:val="none" w:sz="0" w:space="0" w:color="auto"/>
                    <w:bottom w:val="none" w:sz="0" w:space="0" w:color="auto"/>
                    <w:right w:val="none" w:sz="0" w:space="0" w:color="auto"/>
                  </w:divBdr>
                </w:div>
                <w:div w:id="2040735768">
                  <w:marLeft w:val="0"/>
                  <w:marRight w:val="0"/>
                  <w:marTop w:val="0"/>
                  <w:marBottom w:val="0"/>
                  <w:divBdr>
                    <w:top w:val="none" w:sz="0" w:space="0" w:color="auto"/>
                    <w:left w:val="none" w:sz="0" w:space="0" w:color="auto"/>
                    <w:bottom w:val="none" w:sz="0" w:space="0" w:color="auto"/>
                    <w:right w:val="none" w:sz="0" w:space="0" w:color="auto"/>
                  </w:divBdr>
                </w:div>
                <w:div w:id="2040815219">
                  <w:marLeft w:val="0"/>
                  <w:marRight w:val="0"/>
                  <w:marTop w:val="0"/>
                  <w:marBottom w:val="0"/>
                  <w:divBdr>
                    <w:top w:val="none" w:sz="0" w:space="0" w:color="auto"/>
                    <w:left w:val="none" w:sz="0" w:space="0" w:color="auto"/>
                    <w:bottom w:val="none" w:sz="0" w:space="0" w:color="auto"/>
                    <w:right w:val="none" w:sz="0" w:space="0" w:color="auto"/>
                  </w:divBdr>
                </w:div>
                <w:div w:id="2040888333">
                  <w:marLeft w:val="0"/>
                  <w:marRight w:val="0"/>
                  <w:marTop w:val="0"/>
                  <w:marBottom w:val="0"/>
                  <w:divBdr>
                    <w:top w:val="none" w:sz="0" w:space="0" w:color="auto"/>
                    <w:left w:val="none" w:sz="0" w:space="0" w:color="auto"/>
                    <w:bottom w:val="none" w:sz="0" w:space="0" w:color="auto"/>
                    <w:right w:val="none" w:sz="0" w:space="0" w:color="auto"/>
                  </w:divBdr>
                </w:div>
                <w:div w:id="2041466230">
                  <w:marLeft w:val="0"/>
                  <w:marRight w:val="0"/>
                  <w:marTop w:val="0"/>
                  <w:marBottom w:val="0"/>
                  <w:divBdr>
                    <w:top w:val="none" w:sz="0" w:space="0" w:color="auto"/>
                    <w:left w:val="none" w:sz="0" w:space="0" w:color="auto"/>
                    <w:bottom w:val="none" w:sz="0" w:space="0" w:color="auto"/>
                    <w:right w:val="none" w:sz="0" w:space="0" w:color="auto"/>
                  </w:divBdr>
                </w:div>
                <w:div w:id="2043094494">
                  <w:marLeft w:val="0"/>
                  <w:marRight w:val="0"/>
                  <w:marTop w:val="0"/>
                  <w:marBottom w:val="0"/>
                  <w:divBdr>
                    <w:top w:val="none" w:sz="0" w:space="0" w:color="auto"/>
                    <w:left w:val="none" w:sz="0" w:space="0" w:color="auto"/>
                    <w:bottom w:val="none" w:sz="0" w:space="0" w:color="auto"/>
                    <w:right w:val="none" w:sz="0" w:space="0" w:color="auto"/>
                  </w:divBdr>
                </w:div>
                <w:div w:id="2043631083">
                  <w:marLeft w:val="0"/>
                  <w:marRight w:val="0"/>
                  <w:marTop w:val="0"/>
                  <w:marBottom w:val="0"/>
                  <w:divBdr>
                    <w:top w:val="none" w:sz="0" w:space="0" w:color="auto"/>
                    <w:left w:val="none" w:sz="0" w:space="0" w:color="auto"/>
                    <w:bottom w:val="none" w:sz="0" w:space="0" w:color="auto"/>
                    <w:right w:val="none" w:sz="0" w:space="0" w:color="auto"/>
                  </w:divBdr>
                </w:div>
                <w:div w:id="2043825364">
                  <w:marLeft w:val="0"/>
                  <w:marRight w:val="0"/>
                  <w:marTop w:val="0"/>
                  <w:marBottom w:val="0"/>
                  <w:divBdr>
                    <w:top w:val="none" w:sz="0" w:space="0" w:color="auto"/>
                    <w:left w:val="none" w:sz="0" w:space="0" w:color="auto"/>
                    <w:bottom w:val="none" w:sz="0" w:space="0" w:color="auto"/>
                    <w:right w:val="none" w:sz="0" w:space="0" w:color="auto"/>
                  </w:divBdr>
                </w:div>
                <w:div w:id="2044212793">
                  <w:marLeft w:val="0"/>
                  <w:marRight w:val="0"/>
                  <w:marTop w:val="0"/>
                  <w:marBottom w:val="0"/>
                  <w:divBdr>
                    <w:top w:val="none" w:sz="0" w:space="0" w:color="auto"/>
                    <w:left w:val="none" w:sz="0" w:space="0" w:color="auto"/>
                    <w:bottom w:val="none" w:sz="0" w:space="0" w:color="auto"/>
                    <w:right w:val="none" w:sz="0" w:space="0" w:color="auto"/>
                  </w:divBdr>
                </w:div>
                <w:div w:id="2047871870">
                  <w:marLeft w:val="0"/>
                  <w:marRight w:val="0"/>
                  <w:marTop w:val="0"/>
                  <w:marBottom w:val="0"/>
                  <w:divBdr>
                    <w:top w:val="none" w:sz="0" w:space="0" w:color="auto"/>
                    <w:left w:val="none" w:sz="0" w:space="0" w:color="auto"/>
                    <w:bottom w:val="none" w:sz="0" w:space="0" w:color="auto"/>
                    <w:right w:val="none" w:sz="0" w:space="0" w:color="auto"/>
                  </w:divBdr>
                </w:div>
                <w:div w:id="2048409806">
                  <w:marLeft w:val="0"/>
                  <w:marRight w:val="0"/>
                  <w:marTop w:val="0"/>
                  <w:marBottom w:val="0"/>
                  <w:divBdr>
                    <w:top w:val="none" w:sz="0" w:space="0" w:color="auto"/>
                    <w:left w:val="none" w:sz="0" w:space="0" w:color="auto"/>
                    <w:bottom w:val="none" w:sz="0" w:space="0" w:color="auto"/>
                    <w:right w:val="none" w:sz="0" w:space="0" w:color="auto"/>
                  </w:divBdr>
                </w:div>
                <w:div w:id="2049451679">
                  <w:marLeft w:val="0"/>
                  <w:marRight w:val="0"/>
                  <w:marTop w:val="0"/>
                  <w:marBottom w:val="0"/>
                  <w:divBdr>
                    <w:top w:val="none" w:sz="0" w:space="0" w:color="auto"/>
                    <w:left w:val="none" w:sz="0" w:space="0" w:color="auto"/>
                    <w:bottom w:val="none" w:sz="0" w:space="0" w:color="auto"/>
                    <w:right w:val="none" w:sz="0" w:space="0" w:color="auto"/>
                  </w:divBdr>
                </w:div>
                <w:div w:id="2050449517">
                  <w:marLeft w:val="0"/>
                  <w:marRight w:val="0"/>
                  <w:marTop w:val="0"/>
                  <w:marBottom w:val="0"/>
                  <w:divBdr>
                    <w:top w:val="none" w:sz="0" w:space="0" w:color="auto"/>
                    <w:left w:val="none" w:sz="0" w:space="0" w:color="auto"/>
                    <w:bottom w:val="none" w:sz="0" w:space="0" w:color="auto"/>
                    <w:right w:val="none" w:sz="0" w:space="0" w:color="auto"/>
                  </w:divBdr>
                </w:div>
                <w:div w:id="2050568571">
                  <w:marLeft w:val="0"/>
                  <w:marRight w:val="0"/>
                  <w:marTop w:val="0"/>
                  <w:marBottom w:val="0"/>
                  <w:divBdr>
                    <w:top w:val="none" w:sz="0" w:space="0" w:color="auto"/>
                    <w:left w:val="none" w:sz="0" w:space="0" w:color="auto"/>
                    <w:bottom w:val="none" w:sz="0" w:space="0" w:color="auto"/>
                    <w:right w:val="none" w:sz="0" w:space="0" w:color="auto"/>
                  </w:divBdr>
                </w:div>
                <w:div w:id="2050838678">
                  <w:marLeft w:val="0"/>
                  <w:marRight w:val="0"/>
                  <w:marTop w:val="0"/>
                  <w:marBottom w:val="0"/>
                  <w:divBdr>
                    <w:top w:val="none" w:sz="0" w:space="0" w:color="auto"/>
                    <w:left w:val="none" w:sz="0" w:space="0" w:color="auto"/>
                    <w:bottom w:val="none" w:sz="0" w:space="0" w:color="auto"/>
                    <w:right w:val="none" w:sz="0" w:space="0" w:color="auto"/>
                  </w:divBdr>
                </w:div>
                <w:div w:id="2051227673">
                  <w:marLeft w:val="0"/>
                  <w:marRight w:val="0"/>
                  <w:marTop w:val="0"/>
                  <w:marBottom w:val="0"/>
                  <w:divBdr>
                    <w:top w:val="none" w:sz="0" w:space="0" w:color="auto"/>
                    <w:left w:val="none" w:sz="0" w:space="0" w:color="auto"/>
                    <w:bottom w:val="none" w:sz="0" w:space="0" w:color="auto"/>
                    <w:right w:val="none" w:sz="0" w:space="0" w:color="auto"/>
                  </w:divBdr>
                </w:div>
                <w:div w:id="2051415226">
                  <w:marLeft w:val="0"/>
                  <w:marRight w:val="0"/>
                  <w:marTop w:val="0"/>
                  <w:marBottom w:val="0"/>
                  <w:divBdr>
                    <w:top w:val="none" w:sz="0" w:space="0" w:color="auto"/>
                    <w:left w:val="none" w:sz="0" w:space="0" w:color="auto"/>
                    <w:bottom w:val="none" w:sz="0" w:space="0" w:color="auto"/>
                    <w:right w:val="none" w:sz="0" w:space="0" w:color="auto"/>
                  </w:divBdr>
                </w:div>
                <w:div w:id="2051562734">
                  <w:marLeft w:val="0"/>
                  <w:marRight w:val="0"/>
                  <w:marTop w:val="0"/>
                  <w:marBottom w:val="0"/>
                  <w:divBdr>
                    <w:top w:val="none" w:sz="0" w:space="0" w:color="auto"/>
                    <w:left w:val="none" w:sz="0" w:space="0" w:color="auto"/>
                    <w:bottom w:val="none" w:sz="0" w:space="0" w:color="auto"/>
                    <w:right w:val="none" w:sz="0" w:space="0" w:color="auto"/>
                  </w:divBdr>
                </w:div>
                <w:div w:id="2051760496">
                  <w:marLeft w:val="0"/>
                  <w:marRight w:val="0"/>
                  <w:marTop w:val="0"/>
                  <w:marBottom w:val="0"/>
                  <w:divBdr>
                    <w:top w:val="none" w:sz="0" w:space="0" w:color="auto"/>
                    <w:left w:val="none" w:sz="0" w:space="0" w:color="auto"/>
                    <w:bottom w:val="none" w:sz="0" w:space="0" w:color="auto"/>
                    <w:right w:val="none" w:sz="0" w:space="0" w:color="auto"/>
                  </w:divBdr>
                </w:div>
                <w:div w:id="2051879875">
                  <w:marLeft w:val="0"/>
                  <w:marRight w:val="0"/>
                  <w:marTop w:val="0"/>
                  <w:marBottom w:val="0"/>
                  <w:divBdr>
                    <w:top w:val="none" w:sz="0" w:space="0" w:color="auto"/>
                    <w:left w:val="none" w:sz="0" w:space="0" w:color="auto"/>
                    <w:bottom w:val="none" w:sz="0" w:space="0" w:color="auto"/>
                    <w:right w:val="none" w:sz="0" w:space="0" w:color="auto"/>
                  </w:divBdr>
                </w:div>
                <w:div w:id="2052806541">
                  <w:marLeft w:val="0"/>
                  <w:marRight w:val="0"/>
                  <w:marTop w:val="0"/>
                  <w:marBottom w:val="0"/>
                  <w:divBdr>
                    <w:top w:val="none" w:sz="0" w:space="0" w:color="auto"/>
                    <w:left w:val="none" w:sz="0" w:space="0" w:color="auto"/>
                    <w:bottom w:val="none" w:sz="0" w:space="0" w:color="auto"/>
                    <w:right w:val="none" w:sz="0" w:space="0" w:color="auto"/>
                  </w:divBdr>
                </w:div>
                <w:div w:id="2053189872">
                  <w:marLeft w:val="0"/>
                  <w:marRight w:val="0"/>
                  <w:marTop w:val="0"/>
                  <w:marBottom w:val="0"/>
                  <w:divBdr>
                    <w:top w:val="none" w:sz="0" w:space="0" w:color="auto"/>
                    <w:left w:val="none" w:sz="0" w:space="0" w:color="auto"/>
                    <w:bottom w:val="none" w:sz="0" w:space="0" w:color="auto"/>
                    <w:right w:val="none" w:sz="0" w:space="0" w:color="auto"/>
                  </w:divBdr>
                </w:div>
                <w:div w:id="2053192007">
                  <w:marLeft w:val="0"/>
                  <w:marRight w:val="0"/>
                  <w:marTop w:val="0"/>
                  <w:marBottom w:val="0"/>
                  <w:divBdr>
                    <w:top w:val="none" w:sz="0" w:space="0" w:color="auto"/>
                    <w:left w:val="none" w:sz="0" w:space="0" w:color="auto"/>
                    <w:bottom w:val="none" w:sz="0" w:space="0" w:color="auto"/>
                    <w:right w:val="none" w:sz="0" w:space="0" w:color="auto"/>
                  </w:divBdr>
                </w:div>
                <w:div w:id="2055495262">
                  <w:marLeft w:val="0"/>
                  <w:marRight w:val="0"/>
                  <w:marTop w:val="0"/>
                  <w:marBottom w:val="0"/>
                  <w:divBdr>
                    <w:top w:val="none" w:sz="0" w:space="0" w:color="auto"/>
                    <w:left w:val="none" w:sz="0" w:space="0" w:color="auto"/>
                    <w:bottom w:val="none" w:sz="0" w:space="0" w:color="auto"/>
                    <w:right w:val="none" w:sz="0" w:space="0" w:color="auto"/>
                  </w:divBdr>
                </w:div>
                <w:div w:id="2055497781">
                  <w:marLeft w:val="0"/>
                  <w:marRight w:val="0"/>
                  <w:marTop w:val="0"/>
                  <w:marBottom w:val="0"/>
                  <w:divBdr>
                    <w:top w:val="none" w:sz="0" w:space="0" w:color="auto"/>
                    <w:left w:val="none" w:sz="0" w:space="0" w:color="auto"/>
                    <w:bottom w:val="none" w:sz="0" w:space="0" w:color="auto"/>
                    <w:right w:val="none" w:sz="0" w:space="0" w:color="auto"/>
                  </w:divBdr>
                </w:div>
                <w:div w:id="2055881334">
                  <w:marLeft w:val="0"/>
                  <w:marRight w:val="0"/>
                  <w:marTop w:val="0"/>
                  <w:marBottom w:val="0"/>
                  <w:divBdr>
                    <w:top w:val="none" w:sz="0" w:space="0" w:color="auto"/>
                    <w:left w:val="none" w:sz="0" w:space="0" w:color="auto"/>
                    <w:bottom w:val="none" w:sz="0" w:space="0" w:color="auto"/>
                    <w:right w:val="none" w:sz="0" w:space="0" w:color="auto"/>
                  </w:divBdr>
                </w:div>
                <w:div w:id="2056349050">
                  <w:marLeft w:val="0"/>
                  <w:marRight w:val="0"/>
                  <w:marTop w:val="0"/>
                  <w:marBottom w:val="0"/>
                  <w:divBdr>
                    <w:top w:val="none" w:sz="0" w:space="0" w:color="auto"/>
                    <w:left w:val="none" w:sz="0" w:space="0" w:color="auto"/>
                    <w:bottom w:val="none" w:sz="0" w:space="0" w:color="auto"/>
                    <w:right w:val="none" w:sz="0" w:space="0" w:color="auto"/>
                  </w:divBdr>
                </w:div>
                <w:div w:id="2058432395">
                  <w:marLeft w:val="0"/>
                  <w:marRight w:val="0"/>
                  <w:marTop w:val="0"/>
                  <w:marBottom w:val="0"/>
                  <w:divBdr>
                    <w:top w:val="none" w:sz="0" w:space="0" w:color="auto"/>
                    <w:left w:val="none" w:sz="0" w:space="0" w:color="auto"/>
                    <w:bottom w:val="none" w:sz="0" w:space="0" w:color="auto"/>
                    <w:right w:val="none" w:sz="0" w:space="0" w:color="auto"/>
                  </w:divBdr>
                </w:div>
                <w:div w:id="2058579500">
                  <w:marLeft w:val="0"/>
                  <w:marRight w:val="0"/>
                  <w:marTop w:val="0"/>
                  <w:marBottom w:val="0"/>
                  <w:divBdr>
                    <w:top w:val="none" w:sz="0" w:space="0" w:color="auto"/>
                    <w:left w:val="none" w:sz="0" w:space="0" w:color="auto"/>
                    <w:bottom w:val="none" w:sz="0" w:space="0" w:color="auto"/>
                    <w:right w:val="none" w:sz="0" w:space="0" w:color="auto"/>
                  </w:divBdr>
                </w:div>
                <w:div w:id="2058774845">
                  <w:marLeft w:val="0"/>
                  <w:marRight w:val="0"/>
                  <w:marTop w:val="0"/>
                  <w:marBottom w:val="0"/>
                  <w:divBdr>
                    <w:top w:val="none" w:sz="0" w:space="0" w:color="auto"/>
                    <w:left w:val="none" w:sz="0" w:space="0" w:color="auto"/>
                    <w:bottom w:val="none" w:sz="0" w:space="0" w:color="auto"/>
                    <w:right w:val="none" w:sz="0" w:space="0" w:color="auto"/>
                  </w:divBdr>
                </w:div>
                <w:div w:id="2058889035">
                  <w:marLeft w:val="0"/>
                  <w:marRight w:val="0"/>
                  <w:marTop w:val="0"/>
                  <w:marBottom w:val="0"/>
                  <w:divBdr>
                    <w:top w:val="none" w:sz="0" w:space="0" w:color="auto"/>
                    <w:left w:val="none" w:sz="0" w:space="0" w:color="auto"/>
                    <w:bottom w:val="none" w:sz="0" w:space="0" w:color="auto"/>
                    <w:right w:val="none" w:sz="0" w:space="0" w:color="auto"/>
                  </w:divBdr>
                </w:div>
                <w:div w:id="2059695269">
                  <w:marLeft w:val="0"/>
                  <w:marRight w:val="0"/>
                  <w:marTop w:val="0"/>
                  <w:marBottom w:val="0"/>
                  <w:divBdr>
                    <w:top w:val="none" w:sz="0" w:space="0" w:color="auto"/>
                    <w:left w:val="none" w:sz="0" w:space="0" w:color="auto"/>
                    <w:bottom w:val="none" w:sz="0" w:space="0" w:color="auto"/>
                    <w:right w:val="none" w:sz="0" w:space="0" w:color="auto"/>
                  </w:divBdr>
                </w:div>
                <w:div w:id="2059819097">
                  <w:marLeft w:val="0"/>
                  <w:marRight w:val="0"/>
                  <w:marTop w:val="0"/>
                  <w:marBottom w:val="0"/>
                  <w:divBdr>
                    <w:top w:val="none" w:sz="0" w:space="0" w:color="auto"/>
                    <w:left w:val="none" w:sz="0" w:space="0" w:color="auto"/>
                    <w:bottom w:val="none" w:sz="0" w:space="0" w:color="auto"/>
                    <w:right w:val="none" w:sz="0" w:space="0" w:color="auto"/>
                  </w:divBdr>
                </w:div>
                <w:div w:id="2060201076">
                  <w:marLeft w:val="0"/>
                  <w:marRight w:val="0"/>
                  <w:marTop w:val="0"/>
                  <w:marBottom w:val="0"/>
                  <w:divBdr>
                    <w:top w:val="none" w:sz="0" w:space="0" w:color="auto"/>
                    <w:left w:val="none" w:sz="0" w:space="0" w:color="auto"/>
                    <w:bottom w:val="none" w:sz="0" w:space="0" w:color="auto"/>
                    <w:right w:val="none" w:sz="0" w:space="0" w:color="auto"/>
                  </w:divBdr>
                </w:div>
                <w:div w:id="2061854982">
                  <w:marLeft w:val="0"/>
                  <w:marRight w:val="0"/>
                  <w:marTop w:val="0"/>
                  <w:marBottom w:val="0"/>
                  <w:divBdr>
                    <w:top w:val="none" w:sz="0" w:space="0" w:color="auto"/>
                    <w:left w:val="none" w:sz="0" w:space="0" w:color="auto"/>
                    <w:bottom w:val="none" w:sz="0" w:space="0" w:color="auto"/>
                    <w:right w:val="none" w:sz="0" w:space="0" w:color="auto"/>
                  </w:divBdr>
                </w:div>
                <w:div w:id="2061897133">
                  <w:marLeft w:val="0"/>
                  <w:marRight w:val="0"/>
                  <w:marTop w:val="0"/>
                  <w:marBottom w:val="0"/>
                  <w:divBdr>
                    <w:top w:val="none" w:sz="0" w:space="0" w:color="auto"/>
                    <w:left w:val="none" w:sz="0" w:space="0" w:color="auto"/>
                    <w:bottom w:val="none" w:sz="0" w:space="0" w:color="auto"/>
                    <w:right w:val="none" w:sz="0" w:space="0" w:color="auto"/>
                  </w:divBdr>
                </w:div>
                <w:div w:id="2062167229">
                  <w:marLeft w:val="0"/>
                  <w:marRight w:val="0"/>
                  <w:marTop w:val="0"/>
                  <w:marBottom w:val="0"/>
                  <w:divBdr>
                    <w:top w:val="none" w:sz="0" w:space="0" w:color="auto"/>
                    <w:left w:val="none" w:sz="0" w:space="0" w:color="auto"/>
                    <w:bottom w:val="none" w:sz="0" w:space="0" w:color="auto"/>
                    <w:right w:val="none" w:sz="0" w:space="0" w:color="auto"/>
                  </w:divBdr>
                </w:div>
                <w:div w:id="2062942346">
                  <w:marLeft w:val="0"/>
                  <w:marRight w:val="0"/>
                  <w:marTop w:val="0"/>
                  <w:marBottom w:val="0"/>
                  <w:divBdr>
                    <w:top w:val="none" w:sz="0" w:space="0" w:color="auto"/>
                    <w:left w:val="none" w:sz="0" w:space="0" w:color="auto"/>
                    <w:bottom w:val="none" w:sz="0" w:space="0" w:color="auto"/>
                    <w:right w:val="none" w:sz="0" w:space="0" w:color="auto"/>
                  </w:divBdr>
                </w:div>
                <w:div w:id="2064014141">
                  <w:marLeft w:val="0"/>
                  <w:marRight w:val="0"/>
                  <w:marTop w:val="0"/>
                  <w:marBottom w:val="0"/>
                  <w:divBdr>
                    <w:top w:val="none" w:sz="0" w:space="0" w:color="auto"/>
                    <w:left w:val="none" w:sz="0" w:space="0" w:color="auto"/>
                    <w:bottom w:val="none" w:sz="0" w:space="0" w:color="auto"/>
                    <w:right w:val="none" w:sz="0" w:space="0" w:color="auto"/>
                  </w:divBdr>
                </w:div>
                <w:div w:id="2064675959">
                  <w:marLeft w:val="0"/>
                  <w:marRight w:val="0"/>
                  <w:marTop w:val="0"/>
                  <w:marBottom w:val="0"/>
                  <w:divBdr>
                    <w:top w:val="none" w:sz="0" w:space="0" w:color="auto"/>
                    <w:left w:val="none" w:sz="0" w:space="0" w:color="auto"/>
                    <w:bottom w:val="none" w:sz="0" w:space="0" w:color="auto"/>
                    <w:right w:val="none" w:sz="0" w:space="0" w:color="auto"/>
                  </w:divBdr>
                </w:div>
                <w:div w:id="2065713996">
                  <w:marLeft w:val="0"/>
                  <w:marRight w:val="0"/>
                  <w:marTop w:val="0"/>
                  <w:marBottom w:val="0"/>
                  <w:divBdr>
                    <w:top w:val="none" w:sz="0" w:space="0" w:color="auto"/>
                    <w:left w:val="none" w:sz="0" w:space="0" w:color="auto"/>
                    <w:bottom w:val="none" w:sz="0" w:space="0" w:color="auto"/>
                    <w:right w:val="none" w:sz="0" w:space="0" w:color="auto"/>
                  </w:divBdr>
                </w:div>
                <w:div w:id="2065836635">
                  <w:marLeft w:val="0"/>
                  <w:marRight w:val="0"/>
                  <w:marTop w:val="0"/>
                  <w:marBottom w:val="0"/>
                  <w:divBdr>
                    <w:top w:val="none" w:sz="0" w:space="0" w:color="auto"/>
                    <w:left w:val="none" w:sz="0" w:space="0" w:color="auto"/>
                    <w:bottom w:val="none" w:sz="0" w:space="0" w:color="auto"/>
                    <w:right w:val="none" w:sz="0" w:space="0" w:color="auto"/>
                  </w:divBdr>
                </w:div>
                <w:div w:id="2065905743">
                  <w:marLeft w:val="0"/>
                  <w:marRight w:val="0"/>
                  <w:marTop w:val="0"/>
                  <w:marBottom w:val="0"/>
                  <w:divBdr>
                    <w:top w:val="none" w:sz="0" w:space="0" w:color="auto"/>
                    <w:left w:val="none" w:sz="0" w:space="0" w:color="auto"/>
                    <w:bottom w:val="none" w:sz="0" w:space="0" w:color="auto"/>
                    <w:right w:val="none" w:sz="0" w:space="0" w:color="auto"/>
                  </w:divBdr>
                </w:div>
                <w:div w:id="2066877914">
                  <w:marLeft w:val="0"/>
                  <w:marRight w:val="0"/>
                  <w:marTop w:val="0"/>
                  <w:marBottom w:val="0"/>
                  <w:divBdr>
                    <w:top w:val="none" w:sz="0" w:space="0" w:color="auto"/>
                    <w:left w:val="none" w:sz="0" w:space="0" w:color="auto"/>
                    <w:bottom w:val="none" w:sz="0" w:space="0" w:color="auto"/>
                    <w:right w:val="none" w:sz="0" w:space="0" w:color="auto"/>
                  </w:divBdr>
                </w:div>
                <w:div w:id="2067490128">
                  <w:marLeft w:val="0"/>
                  <w:marRight w:val="0"/>
                  <w:marTop w:val="0"/>
                  <w:marBottom w:val="0"/>
                  <w:divBdr>
                    <w:top w:val="none" w:sz="0" w:space="0" w:color="auto"/>
                    <w:left w:val="none" w:sz="0" w:space="0" w:color="auto"/>
                    <w:bottom w:val="none" w:sz="0" w:space="0" w:color="auto"/>
                    <w:right w:val="none" w:sz="0" w:space="0" w:color="auto"/>
                  </w:divBdr>
                </w:div>
                <w:div w:id="2068452145">
                  <w:marLeft w:val="0"/>
                  <w:marRight w:val="0"/>
                  <w:marTop w:val="0"/>
                  <w:marBottom w:val="0"/>
                  <w:divBdr>
                    <w:top w:val="none" w:sz="0" w:space="0" w:color="auto"/>
                    <w:left w:val="none" w:sz="0" w:space="0" w:color="auto"/>
                    <w:bottom w:val="none" w:sz="0" w:space="0" w:color="auto"/>
                    <w:right w:val="none" w:sz="0" w:space="0" w:color="auto"/>
                  </w:divBdr>
                </w:div>
                <w:div w:id="2069650897">
                  <w:marLeft w:val="0"/>
                  <w:marRight w:val="0"/>
                  <w:marTop w:val="0"/>
                  <w:marBottom w:val="0"/>
                  <w:divBdr>
                    <w:top w:val="none" w:sz="0" w:space="0" w:color="auto"/>
                    <w:left w:val="none" w:sz="0" w:space="0" w:color="auto"/>
                    <w:bottom w:val="none" w:sz="0" w:space="0" w:color="auto"/>
                    <w:right w:val="none" w:sz="0" w:space="0" w:color="auto"/>
                  </w:divBdr>
                </w:div>
                <w:div w:id="2070226941">
                  <w:marLeft w:val="0"/>
                  <w:marRight w:val="0"/>
                  <w:marTop w:val="0"/>
                  <w:marBottom w:val="0"/>
                  <w:divBdr>
                    <w:top w:val="none" w:sz="0" w:space="0" w:color="auto"/>
                    <w:left w:val="none" w:sz="0" w:space="0" w:color="auto"/>
                    <w:bottom w:val="none" w:sz="0" w:space="0" w:color="auto"/>
                    <w:right w:val="none" w:sz="0" w:space="0" w:color="auto"/>
                  </w:divBdr>
                </w:div>
                <w:div w:id="2072803449">
                  <w:marLeft w:val="0"/>
                  <w:marRight w:val="0"/>
                  <w:marTop w:val="0"/>
                  <w:marBottom w:val="0"/>
                  <w:divBdr>
                    <w:top w:val="none" w:sz="0" w:space="0" w:color="auto"/>
                    <w:left w:val="none" w:sz="0" w:space="0" w:color="auto"/>
                    <w:bottom w:val="none" w:sz="0" w:space="0" w:color="auto"/>
                    <w:right w:val="none" w:sz="0" w:space="0" w:color="auto"/>
                  </w:divBdr>
                </w:div>
                <w:div w:id="2074231640">
                  <w:marLeft w:val="0"/>
                  <w:marRight w:val="0"/>
                  <w:marTop w:val="0"/>
                  <w:marBottom w:val="0"/>
                  <w:divBdr>
                    <w:top w:val="none" w:sz="0" w:space="0" w:color="auto"/>
                    <w:left w:val="none" w:sz="0" w:space="0" w:color="auto"/>
                    <w:bottom w:val="none" w:sz="0" w:space="0" w:color="auto"/>
                    <w:right w:val="none" w:sz="0" w:space="0" w:color="auto"/>
                  </w:divBdr>
                </w:div>
                <w:div w:id="2075198179">
                  <w:marLeft w:val="0"/>
                  <w:marRight w:val="0"/>
                  <w:marTop w:val="0"/>
                  <w:marBottom w:val="0"/>
                  <w:divBdr>
                    <w:top w:val="none" w:sz="0" w:space="0" w:color="auto"/>
                    <w:left w:val="none" w:sz="0" w:space="0" w:color="auto"/>
                    <w:bottom w:val="none" w:sz="0" w:space="0" w:color="auto"/>
                    <w:right w:val="none" w:sz="0" w:space="0" w:color="auto"/>
                  </w:divBdr>
                </w:div>
                <w:div w:id="2075200783">
                  <w:marLeft w:val="0"/>
                  <w:marRight w:val="0"/>
                  <w:marTop w:val="0"/>
                  <w:marBottom w:val="0"/>
                  <w:divBdr>
                    <w:top w:val="none" w:sz="0" w:space="0" w:color="auto"/>
                    <w:left w:val="none" w:sz="0" w:space="0" w:color="auto"/>
                    <w:bottom w:val="none" w:sz="0" w:space="0" w:color="auto"/>
                    <w:right w:val="none" w:sz="0" w:space="0" w:color="auto"/>
                  </w:divBdr>
                </w:div>
                <w:div w:id="2075616344">
                  <w:marLeft w:val="0"/>
                  <w:marRight w:val="0"/>
                  <w:marTop w:val="0"/>
                  <w:marBottom w:val="0"/>
                  <w:divBdr>
                    <w:top w:val="none" w:sz="0" w:space="0" w:color="auto"/>
                    <w:left w:val="none" w:sz="0" w:space="0" w:color="auto"/>
                    <w:bottom w:val="none" w:sz="0" w:space="0" w:color="auto"/>
                    <w:right w:val="none" w:sz="0" w:space="0" w:color="auto"/>
                  </w:divBdr>
                </w:div>
                <w:div w:id="2075736958">
                  <w:marLeft w:val="0"/>
                  <w:marRight w:val="0"/>
                  <w:marTop w:val="0"/>
                  <w:marBottom w:val="0"/>
                  <w:divBdr>
                    <w:top w:val="none" w:sz="0" w:space="0" w:color="auto"/>
                    <w:left w:val="none" w:sz="0" w:space="0" w:color="auto"/>
                    <w:bottom w:val="none" w:sz="0" w:space="0" w:color="auto"/>
                    <w:right w:val="none" w:sz="0" w:space="0" w:color="auto"/>
                  </w:divBdr>
                </w:div>
                <w:div w:id="2076510619">
                  <w:marLeft w:val="0"/>
                  <w:marRight w:val="0"/>
                  <w:marTop w:val="0"/>
                  <w:marBottom w:val="0"/>
                  <w:divBdr>
                    <w:top w:val="none" w:sz="0" w:space="0" w:color="auto"/>
                    <w:left w:val="none" w:sz="0" w:space="0" w:color="auto"/>
                    <w:bottom w:val="none" w:sz="0" w:space="0" w:color="auto"/>
                    <w:right w:val="none" w:sz="0" w:space="0" w:color="auto"/>
                  </w:divBdr>
                </w:div>
                <w:div w:id="2076974202">
                  <w:marLeft w:val="0"/>
                  <w:marRight w:val="0"/>
                  <w:marTop w:val="0"/>
                  <w:marBottom w:val="0"/>
                  <w:divBdr>
                    <w:top w:val="none" w:sz="0" w:space="0" w:color="auto"/>
                    <w:left w:val="none" w:sz="0" w:space="0" w:color="auto"/>
                    <w:bottom w:val="none" w:sz="0" w:space="0" w:color="auto"/>
                    <w:right w:val="none" w:sz="0" w:space="0" w:color="auto"/>
                  </w:divBdr>
                </w:div>
                <w:div w:id="2077165743">
                  <w:marLeft w:val="0"/>
                  <w:marRight w:val="0"/>
                  <w:marTop w:val="0"/>
                  <w:marBottom w:val="0"/>
                  <w:divBdr>
                    <w:top w:val="none" w:sz="0" w:space="0" w:color="auto"/>
                    <w:left w:val="none" w:sz="0" w:space="0" w:color="auto"/>
                    <w:bottom w:val="none" w:sz="0" w:space="0" w:color="auto"/>
                    <w:right w:val="none" w:sz="0" w:space="0" w:color="auto"/>
                  </w:divBdr>
                </w:div>
                <w:div w:id="2078166109">
                  <w:marLeft w:val="0"/>
                  <w:marRight w:val="0"/>
                  <w:marTop w:val="0"/>
                  <w:marBottom w:val="0"/>
                  <w:divBdr>
                    <w:top w:val="none" w:sz="0" w:space="0" w:color="auto"/>
                    <w:left w:val="none" w:sz="0" w:space="0" w:color="auto"/>
                    <w:bottom w:val="none" w:sz="0" w:space="0" w:color="auto"/>
                    <w:right w:val="none" w:sz="0" w:space="0" w:color="auto"/>
                  </w:divBdr>
                </w:div>
                <w:div w:id="2078168104">
                  <w:marLeft w:val="0"/>
                  <w:marRight w:val="0"/>
                  <w:marTop w:val="0"/>
                  <w:marBottom w:val="0"/>
                  <w:divBdr>
                    <w:top w:val="none" w:sz="0" w:space="0" w:color="auto"/>
                    <w:left w:val="none" w:sz="0" w:space="0" w:color="auto"/>
                    <w:bottom w:val="none" w:sz="0" w:space="0" w:color="auto"/>
                    <w:right w:val="none" w:sz="0" w:space="0" w:color="auto"/>
                  </w:divBdr>
                </w:div>
                <w:div w:id="2078893336">
                  <w:marLeft w:val="0"/>
                  <w:marRight w:val="0"/>
                  <w:marTop w:val="0"/>
                  <w:marBottom w:val="0"/>
                  <w:divBdr>
                    <w:top w:val="none" w:sz="0" w:space="0" w:color="auto"/>
                    <w:left w:val="none" w:sz="0" w:space="0" w:color="auto"/>
                    <w:bottom w:val="none" w:sz="0" w:space="0" w:color="auto"/>
                    <w:right w:val="none" w:sz="0" w:space="0" w:color="auto"/>
                  </w:divBdr>
                </w:div>
                <w:div w:id="2079747338">
                  <w:marLeft w:val="0"/>
                  <w:marRight w:val="0"/>
                  <w:marTop w:val="0"/>
                  <w:marBottom w:val="0"/>
                  <w:divBdr>
                    <w:top w:val="none" w:sz="0" w:space="0" w:color="auto"/>
                    <w:left w:val="none" w:sz="0" w:space="0" w:color="auto"/>
                    <w:bottom w:val="none" w:sz="0" w:space="0" w:color="auto"/>
                    <w:right w:val="none" w:sz="0" w:space="0" w:color="auto"/>
                  </w:divBdr>
                </w:div>
                <w:div w:id="2080669394">
                  <w:marLeft w:val="0"/>
                  <w:marRight w:val="0"/>
                  <w:marTop w:val="0"/>
                  <w:marBottom w:val="0"/>
                  <w:divBdr>
                    <w:top w:val="none" w:sz="0" w:space="0" w:color="auto"/>
                    <w:left w:val="none" w:sz="0" w:space="0" w:color="auto"/>
                    <w:bottom w:val="none" w:sz="0" w:space="0" w:color="auto"/>
                    <w:right w:val="none" w:sz="0" w:space="0" w:color="auto"/>
                  </w:divBdr>
                </w:div>
                <w:div w:id="2080783041">
                  <w:marLeft w:val="0"/>
                  <w:marRight w:val="0"/>
                  <w:marTop w:val="0"/>
                  <w:marBottom w:val="0"/>
                  <w:divBdr>
                    <w:top w:val="none" w:sz="0" w:space="0" w:color="auto"/>
                    <w:left w:val="none" w:sz="0" w:space="0" w:color="auto"/>
                    <w:bottom w:val="none" w:sz="0" w:space="0" w:color="auto"/>
                    <w:right w:val="none" w:sz="0" w:space="0" w:color="auto"/>
                  </w:divBdr>
                </w:div>
                <w:div w:id="2080786098">
                  <w:marLeft w:val="0"/>
                  <w:marRight w:val="0"/>
                  <w:marTop w:val="0"/>
                  <w:marBottom w:val="0"/>
                  <w:divBdr>
                    <w:top w:val="none" w:sz="0" w:space="0" w:color="auto"/>
                    <w:left w:val="none" w:sz="0" w:space="0" w:color="auto"/>
                    <w:bottom w:val="none" w:sz="0" w:space="0" w:color="auto"/>
                    <w:right w:val="none" w:sz="0" w:space="0" w:color="auto"/>
                  </w:divBdr>
                </w:div>
                <w:div w:id="2081247067">
                  <w:marLeft w:val="0"/>
                  <w:marRight w:val="0"/>
                  <w:marTop w:val="0"/>
                  <w:marBottom w:val="0"/>
                  <w:divBdr>
                    <w:top w:val="none" w:sz="0" w:space="0" w:color="auto"/>
                    <w:left w:val="none" w:sz="0" w:space="0" w:color="auto"/>
                    <w:bottom w:val="none" w:sz="0" w:space="0" w:color="auto"/>
                    <w:right w:val="none" w:sz="0" w:space="0" w:color="auto"/>
                  </w:divBdr>
                </w:div>
                <w:div w:id="2081366993">
                  <w:marLeft w:val="0"/>
                  <w:marRight w:val="0"/>
                  <w:marTop w:val="0"/>
                  <w:marBottom w:val="0"/>
                  <w:divBdr>
                    <w:top w:val="none" w:sz="0" w:space="0" w:color="auto"/>
                    <w:left w:val="none" w:sz="0" w:space="0" w:color="auto"/>
                    <w:bottom w:val="none" w:sz="0" w:space="0" w:color="auto"/>
                    <w:right w:val="none" w:sz="0" w:space="0" w:color="auto"/>
                  </w:divBdr>
                </w:div>
                <w:div w:id="2082360269">
                  <w:marLeft w:val="0"/>
                  <w:marRight w:val="0"/>
                  <w:marTop w:val="0"/>
                  <w:marBottom w:val="0"/>
                  <w:divBdr>
                    <w:top w:val="none" w:sz="0" w:space="0" w:color="auto"/>
                    <w:left w:val="none" w:sz="0" w:space="0" w:color="auto"/>
                    <w:bottom w:val="none" w:sz="0" w:space="0" w:color="auto"/>
                    <w:right w:val="none" w:sz="0" w:space="0" w:color="auto"/>
                  </w:divBdr>
                </w:div>
                <w:div w:id="2082750880">
                  <w:marLeft w:val="0"/>
                  <w:marRight w:val="0"/>
                  <w:marTop w:val="0"/>
                  <w:marBottom w:val="0"/>
                  <w:divBdr>
                    <w:top w:val="none" w:sz="0" w:space="0" w:color="auto"/>
                    <w:left w:val="none" w:sz="0" w:space="0" w:color="auto"/>
                    <w:bottom w:val="none" w:sz="0" w:space="0" w:color="auto"/>
                    <w:right w:val="none" w:sz="0" w:space="0" w:color="auto"/>
                  </w:divBdr>
                </w:div>
                <w:div w:id="2082825088">
                  <w:marLeft w:val="0"/>
                  <w:marRight w:val="0"/>
                  <w:marTop w:val="0"/>
                  <w:marBottom w:val="0"/>
                  <w:divBdr>
                    <w:top w:val="none" w:sz="0" w:space="0" w:color="auto"/>
                    <w:left w:val="none" w:sz="0" w:space="0" w:color="auto"/>
                    <w:bottom w:val="none" w:sz="0" w:space="0" w:color="auto"/>
                    <w:right w:val="none" w:sz="0" w:space="0" w:color="auto"/>
                  </w:divBdr>
                </w:div>
                <w:div w:id="2083137764">
                  <w:marLeft w:val="0"/>
                  <w:marRight w:val="0"/>
                  <w:marTop w:val="0"/>
                  <w:marBottom w:val="0"/>
                  <w:divBdr>
                    <w:top w:val="none" w:sz="0" w:space="0" w:color="auto"/>
                    <w:left w:val="none" w:sz="0" w:space="0" w:color="auto"/>
                    <w:bottom w:val="none" w:sz="0" w:space="0" w:color="auto"/>
                    <w:right w:val="none" w:sz="0" w:space="0" w:color="auto"/>
                  </w:divBdr>
                </w:div>
                <w:div w:id="2085687109">
                  <w:marLeft w:val="0"/>
                  <w:marRight w:val="0"/>
                  <w:marTop w:val="0"/>
                  <w:marBottom w:val="0"/>
                  <w:divBdr>
                    <w:top w:val="none" w:sz="0" w:space="0" w:color="auto"/>
                    <w:left w:val="none" w:sz="0" w:space="0" w:color="auto"/>
                    <w:bottom w:val="none" w:sz="0" w:space="0" w:color="auto"/>
                    <w:right w:val="none" w:sz="0" w:space="0" w:color="auto"/>
                  </w:divBdr>
                </w:div>
                <w:div w:id="2086760937">
                  <w:marLeft w:val="0"/>
                  <w:marRight w:val="0"/>
                  <w:marTop w:val="0"/>
                  <w:marBottom w:val="0"/>
                  <w:divBdr>
                    <w:top w:val="none" w:sz="0" w:space="0" w:color="auto"/>
                    <w:left w:val="none" w:sz="0" w:space="0" w:color="auto"/>
                    <w:bottom w:val="none" w:sz="0" w:space="0" w:color="auto"/>
                    <w:right w:val="none" w:sz="0" w:space="0" w:color="auto"/>
                  </w:divBdr>
                </w:div>
                <w:div w:id="2086947070">
                  <w:marLeft w:val="0"/>
                  <w:marRight w:val="0"/>
                  <w:marTop w:val="0"/>
                  <w:marBottom w:val="0"/>
                  <w:divBdr>
                    <w:top w:val="none" w:sz="0" w:space="0" w:color="auto"/>
                    <w:left w:val="none" w:sz="0" w:space="0" w:color="auto"/>
                    <w:bottom w:val="none" w:sz="0" w:space="0" w:color="auto"/>
                    <w:right w:val="none" w:sz="0" w:space="0" w:color="auto"/>
                  </w:divBdr>
                </w:div>
                <w:div w:id="2087878162">
                  <w:marLeft w:val="0"/>
                  <w:marRight w:val="0"/>
                  <w:marTop w:val="0"/>
                  <w:marBottom w:val="0"/>
                  <w:divBdr>
                    <w:top w:val="none" w:sz="0" w:space="0" w:color="auto"/>
                    <w:left w:val="none" w:sz="0" w:space="0" w:color="auto"/>
                    <w:bottom w:val="none" w:sz="0" w:space="0" w:color="auto"/>
                    <w:right w:val="none" w:sz="0" w:space="0" w:color="auto"/>
                  </w:divBdr>
                </w:div>
                <w:div w:id="2088188282">
                  <w:marLeft w:val="0"/>
                  <w:marRight w:val="0"/>
                  <w:marTop w:val="0"/>
                  <w:marBottom w:val="0"/>
                  <w:divBdr>
                    <w:top w:val="none" w:sz="0" w:space="0" w:color="auto"/>
                    <w:left w:val="none" w:sz="0" w:space="0" w:color="auto"/>
                    <w:bottom w:val="none" w:sz="0" w:space="0" w:color="auto"/>
                    <w:right w:val="none" w:sz="0" w:space="0" w:color="auto"/>
                  </w:divBdr>
                </w:div>
                <w:div w:id="2088378122">
                  <w:marLeft w:val="0"/>
                  <w:marRight w:val="0"/>
                  <w:marTop w:val="0"/>
                  <w:marBottom w:val="0"/>
                  <w:divBdr>
                    <w:top w:val="none" w:sz="0" w:space="0" w:color="auto"/>
                    <w:left w:val="none" w:sz="0" w:space="0" w:color="auto"/>
                    <w:bottom w:val="none" w:sz="0" w:space="0" w:color="auto"/>
                    <w:right w:val="none" w:sz="0" w:space="0" w:color="auto"/>
                  </w:divBdr>
                </w:div>
                <w:div w:id="2089189279">
                  <w:marLeft w:val="0"/>
                  <w:marRight w:val="0"/>
                  <w:marTop w:val="0"/>
                  <w:marBottom w:val="0"/>
                  <w:divBdr>
                    <w:top w:val="none" w:sz="0" w:space="0" w:color="auto"/>
                    <w:left w:val="none" w:sz="0" w:space="0" w:color="auto"/>
                    <w:bottom w:val="none" w:sz="0" w:space="0" w:color="auto"/>
                    <w:right w:val="none" w:sz="0" w:space="0" w:color="auto"/>
                  </w:divBdr>
                </w:div>
                <w:div w:id="2089376904">
                  <w:marLeft w:val="0"/>
                  <w:marRight w:val="0"/>
                  <w:marTop w:val="0"/>
                  <w:marBottom w:val="0"/>
                  <w:divBdr>
                    <w:top w:val="none" w:sz="0" w:space="0" w:color="auto"/>
                    <w:left w:val="none" w:sz="0" w:space="0" w:color="auto"/>
                    <w:bottom w:val="none" w:sz="0" w:space="0" w:color="auto"/>
                    <w:right w:val="none" w:sz="0" w:space="0" w:color="auto"/>
                  </w:divBdr>
                </w:div>
                <w:div w:id="2089493328">
                  <w:marLeft w:val="0"/>
                  <w:marRight w:val="0"/>
                  <w:marTop w:val="0"/>
                  <w:marBottom w:val="0"/>
                  <w:divBdr>
                    <w:top w:val="none" w:sz="0" w:space="0" w:color="auto"/>
                    <w:left w:val="none" w:sz="0" w:space="0" w:color="auto"/>
                    <w:bottom w:val="none" w:sz="0" w:space="0" w:color="auto"/>
                    <w:right w:val="none" w:sz="0" w:space="0" w:color="auto"/>
                  </w:divBdr>
                </w:div>
                <w:div w:id="2091199619">
                  <w:marLeft w:val="0"/>
                  <w:marRight w:val="0"/>
                  <w:marTop w:val="0"/>
                  <w:marBottom w:val="0"/>
                  <w:divBdr>
                    <w:top w:val="none" w:sz="0" w:space="0" w:color="auto"/>
                    <w:left w:val="none" w:sz="0" w:space="0" w:color="auto"/>
                    <w:bottom w:val="none" w:sz="0" w:space="0" w:color="auto"/>
                    <w:right w:val="none" w:sz="0" w:space="0" w:color="auto"/>
                  </w:divBdr>
                </w:div>
                <w:div w:id="2091392462">
                  <w:marLeft w:val="0"/>
                  <w:marRight w:val="0"/>
                  <w:marTop w:val="0"/>
                  <w:marBottom w:val="0"/>
                  <w:divBdr>
                    <w:top w:val="none" w:sz="0" w:space="0" w:color="auto"/>
                    <w:left w:val="none" w:sz="0" w:space="0" w:color="auto"/>
                    <w:bottom w:val="none" w:sz="0" w:space="0" w:color="auto"/>
                    <w:right w:val="none" w:sz="0" w:space="0" w:color="auto"/>
                  </w:divBdr>
                </w:div>
                <w:div w:id="2092118830">
                  <w:marLeft w:val="0"/>
                  <w:marRight w:val="0"/>
                  <w:marTop w:val="0"/>
                  <w:marBottom w:val="0"/>
                  <w:divBdr>
                    <w:top w:val="none" w:sz="0" w:space="0" w:color="auto"/>
                    <w:left w:val="none" w:sz="0" w:space="0" w:color="auto"/>
                    <w:bottom w:val="none" w:sz="0" w:space="0" w:color="auto"/>
                    <w:right w:val="none" w:sz="0" w:space="0" w:color="auto"/>
                  </w:divBdr>
                </w:div>
                <w:div w:id="2092267479">
                  <w:marLeft w:val="0"/>
                  <w:marRight w:val="0"/>
                  <w:marTop w:val="0"/>
                  <w:marBottom w:val="0"/>
                  <w:divBdr>
                    <w:top w:val="none" w:sz="0" w:space="0" w:color="auto"/>
                    <w:left w:val="none" w:sz="0" w:space="0" w:color="auto"/>
                    <w:bottom w:val="none" w:sz="0" w:space="0" w:color="auto"/>
                    <w:right w:val="none" w:sz="0" w:space="0" w:color="auto"/>
                  </w:divBdr>
                </w:div>
                <w:div w:id="2092307625">
                  <w:marLeft w:val="0"/>
                  <w:marRight w:val="0"/>
                  <w:marTop w:val="0"/>
                  <w:marBottom w:val="0"/>
                  <w:divBdr>
                    <w:top w:val="none" w:sz="0" w:space="0" w:color="auto"/>
                    <w:left w:val="none" w:sz="0" w:space="0" w:color="auto"/>
                    <w:bottom w:val="none" w:sz="0" w:space="0" w:color="auto"/>
                    <w:right w:val="none" w:sz="0" w:space="0" w:color="auto"/>
                  </w:divBdr>
                </w:div>
                <w:div w:id="2092658607">
                  <w:marLeft w:val="0"/>
                  <w:marRight w:val="0"/>
                  <w:marTop w:val="0"/>
                  <w:marBottom w:val="0"/>
                  <w:divBdr>
                    <w:top w:val="none" w:sz="0" w:space="0" w:color="auto"/>
                    <w:left w:val="none" w:sz="0" w:space="0" w:color="auto"/>
                    <w:bottom w:val="none" w:sz="0" w:space="0" w:color="auto"/>
                    <w:right w:val="none" w:sz="0" w:space="0" w:color="auto"/>
                  </w:divBdr>
                </w:div>
                <w:div w:id="2093156933">
                  <w:marLeft w:val="0"/>
                  <w:marRight w:val="0"/>
                  <w:marTop w:val="0"/>
                  <w:marBottom w:val="0"/>
                  <w:divBdr>
                    <w:top w:val="none" w:sz="0" w:space="0" w:color="auto"/>
                    <w:left w:val="none" w:sz="0" w:space="0" w:color="auto"/>
                    <w:bottom w:val="none" w:sz="0" w:space="0" w:color="auto"/>
                    <w:right w:val="none" w:sz="0" w:space="0" w:color="auto"/>
                  </w:divBdr>
                </w:div>
                <w:div w:id="2094858870">
                  <w:marLeft w:val="0"/>
                  <w:marRight w:val="0"/>
                  <w:marTop w:val="0"/>
                  <w:marBottom w:val="0"/>
                  <w:divBdr>
                    <w:top w:val="none" w:sz="0" w:space="0" w:color="auto"/>
                    <w:left w:val="none" w:sz="0" w:space="0" w:color="auto"/>
                    <w:bottom w:val="none" w:sz="0" w:space="0" w:color="auto"/>
                    <w:right w:val="none" w:sz="0" w:space="0" w:color="auto"/>
                  </w:divBdr>
                </w:div>
                <w:div w:id="2095005572">
                  <w:marLeft w:val="0"/>
                  <w:marRight w:val="0"/>
                  <w:marTop w:val="0"/>
                  <w:marBottom w:val="0"/>
                  <w:divBdr>
                    <w:top w:val="none" w:sz="0" w:space="0" w:color="auto"/>
                    <w:left w:val="none" w:sz="0" w:space="0" w:color="auto"/>
                    <w:bottom w:val="none" w:sz="0" w:space="0" w:color="auto"/>
                    <w:right w:val="none" w:sz="0" w:space="0" w:color="auto"/>
                  </w:divBdr>
                </w:div>
                <w:div w:id="2095592979">
                  <w:marLeft w:val="0"/>
                  <w:marRight w:val="0"/>
                  <w:marTop w:val="0"/>
                  <w:marBottom w:val="0"/>
                  <w:divBdr>
                    <w:top w:val="none" w:sz="0" w:space="0" w:color="auto"/>
                    <w:left w:val="none" w:sz="0" w:space="0" w:color="auto"/>
                    <w:bottom w:val="none" w:sz="0" w:space="0" w:color="auto"/>
                    <w:right w:val="none" w:sz="0" w:space="0" w:color="auto"/>
                  </w:divBdr>
                </w:div>
                <w:div w:id="2095855800">
                  <w:marLeft w:val="0"/>
                  <w:marRight w:val="0"/>
                  <w:marTop w:val="0"/>
                  <w:marBottom w:val="0"/>
                  <w:divBdr>
                    <w:top w:val="none" w:sz="0" w:space="0" w:color="auto"/>
                    <w:left w:val="none" w:sz="0" w:space="0" w:color="auto"/>
                    <w:bottom w:val="none" w:sz="0" w:space="0" w:color="auto"/>
                    <w:right w:val="none" w:sz="0" w:space="0" w:color="auto"/>
                  </w:divBdr>
                </w:div>
                <w:div w:id="2097827481">
                  <w:marLeft w:val="0"/>
                  <w:marRight w:val="0"/>
                  <w:marTop w:val="0"/>
                  <w:marBottom w:val="0"/>
                  <w:divBdr>
                    <w:top w:val="none" w:sz="0" w:space="0" w:color="auto"/>
                    <w:left w:val="none" w:sz="0" w:space="0" w:color="auto"/>
                    <w:bottom w:val="none" w:sz="0" w:space="0" w:color="auto"/>
                    <w:right w:val="none" w:sz="0" w:space="0" w:color="auto"/>
                  </w:divBdr>
                </w:div>
                <w:div w:id="2097944056">
                  <w:marLeft w:val="0"/>
                  <w:marRight w:val="0"/>
                  <w:marTop w:val="0"/>
                  <w:marBottom w:val="0"/>
                  <w:divBdr>
                    <w:top w:val="none" w:sz="0" w:space="0" w:color="auto"/>
                    <w:left w:val="none" w:sz="0" w:space="0" w:color="auto"/>
                    <w:bottom w:val="none" w:sz="0" w:space="0" w:color="auto"/>
                    <w:right w:val="none" w:sz="0" w:space="0" w:color="auto"/>
                  </w:divBdr>
                </w:div>
                <w:div w:id="2098165516">
                  <w:marLeft w:val="0"/>
                  <w:marRight w:val="0"/>
                  <w:marTop w:val="0"/>
                  <w:marBottom w:val="0"/>
                  <w:divBdr>
                    <w:top w:val="none" w:sz="0" w:space="0" w:color="auto"/>
                    <w:left w:val="none" w:sz="0" w:space="0" w:color="auto"/>
                    <w:bottom w:val="none" w:sz="0" w:space="0" w:color="auto"/>
                    <w:right w:val="none" w:sz="0" w:space="0" w:color="auto"/>
                  </w:divBdr>
                </w:div>
                <w:div w:id="2098284310">
                  <w:marLeft w:val="0"/>
                  <w:marRight w:val="0"/>
                  <w:marTop w:val="0"/>
                  <w:marBottom w:val="0"/>
                  <w:divBdr>
                    <w:top w:val="none" w:sz="0" w:space="0" w:color="auto"/>
                    <w:left w:val="none" w:sz="0" w:space="0" w:color="auto"/>
                    <w:bottom w:val="none" w:sz="0" w:space="0" w:color="auto"/>
                    <w:right w:val="none" w:sz="0" w:space="0" w:color="auto"/>
                  </w:divBdr>
                </w:div>
                <w:div w:id="2099907512">
                  <w:marLeft w:val="0"/>
                  <w:marRight w:val="0"/>
                  <w:marTop w:val="0"/>
                  <w:marBottom w:val="0"/>
                  <w:divBdr>
                    <w:top w:val="none" w:sz="0" w:space="0" w:color="auto"/>
                    <w:left w:val="none" w:sz="0" w:space="0" w:color="auto"/>
                    <w:bottom w:val="none" w:sz="0" w:space="0" w:color="auto"/>
                    <w:right w:val="none" w:sz="0" w:space="0" w:color="auto"/>
                  </w:divBdr>
                </w:div>
                <w:div w:id="2099936753">
                  <w:marLeft w:val="0"/>
                  <w:marRight w:val="0"/>
                  <w:marTop w:val="0"/>
                  <w:marBottom w:val="0"/>
                  <w:divBdr>
                    <w:top w:val="none" w:sz="0" w:space="0" w:color="auto"/>
                    <w:left w:val="none" w:sz="0" w:space="0" w:color="auto"/>
                    <w:bottom w:val="none" w:sz="0" w:space="0" w:color="auto"/>
                    <w:right w:val="none" w:sz="0" w:space="0" w:color="auto"/>
                  </w:divBdr>
                </w:div>
                <w:div w:id="2099979561">
                  <w:marLeft w:val="0"/>
                  <w:marRight w:val="0"/>
                  <w:marTop w:val="0"/>
                  <w:marBottom w:val="0"/>
                  <w:divBdr>
                    <w:top w:val="none" w:sz="0" w:space="0" w:color="auto"/>
                    <w:left w:val="none" w:sz="0" w:space="0" w:color="auto"/>
                    <w:bottom w:val="none" w:sz="0" w:space="0" w:color="auto"/>
                    <w:right w:val="none" w:sz="0" w:space="0" w:color="auto"/>
                  </w:divBdr>
                </w:div>
                <w:div w:id="2100902112">
                  <w:marLeft w:val="0"/>
                  <w:marRight w:val="0"/>
                  <w:marTop w:val="0"/>
                  <w:marBottom w:val="0"/>
                  <w:divBdr>
                    <w:top w:val="none" w:sz="0" w:space="0" w:color="auto"/>
                    <w:left w:val="none" w:sz="0" w:space="0" w:color="auto"/>
                    <w:bottom w:val="none" w:sz="0" w:space="0" w:color="auto"/>
                    <w:right w:val="none" w:sz="0" w:space="0" w:color="auto"/>
                  </w:divBdr>
                </w:div>
                <w:div w:id="2100910094">
                  <w:marLeft w:val="0"/>
                  <w:marRight w:val="0"/>
                  <w:marTop w:val="0"/>
                  <w:marBottom w:val="0"/>
                  <w:divBdr>
                    <w:top w:val="none" w:sz="0" w:space="0" w:color="auto"/>
                    <w:left w:val="none" w:sz="0" w:space="0" w:color="auto"/>
                    <w:bottom w:val="none" w:sz="0" w:space="0" w:color="auto"/>
                    <w:right w:val="none" w:sz="0" w:space="0" w:color="auto"/>
                  </w:divBdr>
                </w:div>
                <w:div w:id="2101103626">
                  <w:marLeft w:val="0"/>
                  <w:marRight w:val="0"/>
                  <w:marTop w:val="0"/>
                  <w:marBottom w:val="0"/>
                  <w:divBdr>
                    <w:top w:val="none" w:sz="0" w:space="0" w:color="auto"/>
                    <w:left w:val="none" w:sz="0" w:space="0" w:color="auto"/>
                    <w:bottom w:val="none" w:sz="0" w:space="0" w:color="auto"/>
                    <w:right w:val="none" w:sz="0" w:space="0" w:color="auto"/>
                  </w:divBdr>
                </w:div>
                <w:div w:id="2101631783">
                  <w:marLeft w:val="0"/>
                  <w:marRight w:val="0"/>
                  <w:marTop w:val="0"/>
                  <w:marBottom w:val="0"/>
                  <w:divBdr>
                    <w:top w:val="none" w:sz="0" w:space="0" w:color="auto"/>
                    <w:left w:val="none" w:sz="0" w:space="0" w:color="auto"/>
                    <w:bottom w:val="none" w:sz="0" w:space="0" w:color="auto"/>
                    <w:right w:val="none" w:sz="0" w:space="0" w:color="auto"/>
                  </w:divBdr>
                </w:div>
                <w:div w:id="2101834123">
                  <w:marLeft w:val="0"/>
                  <w:marRight w:val="0"/>
                  <w:marTop w:val="0"/>
                  <w:marBottom w:val="0"/>
                  <w:divBdr>
                    <w:top w:val="none" w:sz="0" w:space="0" w:color="auto"/>
                    <w:left w:val="none" w:sz="0" w:space="0" w:color="auto"/>
                    <w:bottom w:val="none" w:sz="0" w:space="0" w:color="auto"/>
                    <w:right w:val="none" w:sz="0" w:space="0" w:color="auto"/>
                  </w:divBdr>
                </w:div>
                <w:div w:id="2102137407">
                  <w:marLeft w:val="0"/>
                  <w:marRight w:val="0"/>
                  <w:marTop w:val="0"/>
                  <w:marBottom w:val="0"/>
                  <w:divBdr>
                    <w:top w:val="none" w:sz="0" w:space="0" w:color="auto"/>
                    <w:left w:val="none" w:sz="0" w:space="0" w:color="auto"/>
                    <w:bottom w:val="none" w:sz="0" w:space="0" w:color="auto"/>
                    <w:right w:val="none" w:sz="0" w:space="0" w:color="auto"/>
                  </w:divBdr>
                </w:div>
                <w:div w:id="2102869649">
                  <w:marLeft w:val="0"/>
                  <w:marRight w:val="0"/>
                  <w:marTop w:val="0"/>
                  <w:marBottom w:val="0"/>
                  <w:divBdr>
                    <w:top w:val="none" w:sz="0" w:space="0" w:color="auto"/>
                    <w:left w:val="none" w:sz="0" w:space="0" w:color="auto"/>
                    <w:bottom w:val="none" w:sz="0" w:space="0" w:color="auto"/>
                    <w:right w:val="none" w:sz="0" w:space="0" w:color="auto"/>
                  </w:divBdr>
                </w:div>
                <w:div w:id="2103409551">
                  <w:marLeft w:val="0"/>
                  <w:marRight w:val="0"/>
                  <w:marTop w:val="0"/>
                  <w:marBottom w:val="0"/>
                  <w:divBdr>
                    <w:top w:val="none" w:sz="0" w:space="0" w:color="auto"/>
                    <w:left w:val="none" w:sz="0" w:space="0" w:color="auto"/>
                    <w:bottom w:val="none" w:sz="0" w:space="0" w:color="auto"/>
                    <w:right w:val="none" w:sz="0" w:space="0" w:color="auto"/>
                  </w:divBdr>
                </w:div>
                <w:div w:id="2103531795">
                  <w:marLeft w:val="0"/>
                  <w:marRight w:val="0"/>
                  <w:marTop w:val="0"/>
                  <w:marBottom w:val="0"/>
                  <w:divBdr>
                    <w:top w:val="none" w:sz="0" w:space="0" w:color="auto"/>
                    <w:left w:val="none" w:sz="0" w:space="0" w:color="auto"/>
                    <w:bottom w:val="none" w:sz="0" w:space="0" w:color="auto"/>
                    <w:right w:val="none" w:sz="0" w:space="0" w:color="auto"/>
                  </w:divBdr>
                </w:div>
                <w:div w:id="2104761394">
                  <w:marLeft w:val="0"/>
                  <w:marRight w:val="0"/>
                  <w:marTop w:val="0"/>
                  <w:marBottom w:val="0"/>
                  <w:divBdr>
                    <w:top w:val="none" w:sz="0" w:space="0" w:color="auto"/>
                    <w:left w:val="none" w:sz="0" w:space="0" w:color="auto"/>
                    <w:bottom w:val="none" w:sz="0" w:space="0" w:color="auto"/>
                    <w:right w:val="none" w:sz="0" w:space="0" w:color="auto"/>
                  </w:divBdr>
                </w:div>
                <w:div w:id="2105223652">
                  <w:marLeft w:val="0"/>
                  <w:marRight w:val="0"/>
                  <w:marTop w:val="0"/>
                  <w:marBottom w:val="0"/>
                  <w:divBdr>
                    <w:top w:val="none" w:sz="0" w:space="0" w:color="auto"/>
                    <w:left w:val="none" w:sz="0" w:space="0" w:color="auto"/>
                    <w:bottom w:val="none" w:sz="0" w:space="0" w:color="auto"/>
                    <w:right w:val="none" w:sz="0" w:space="0" w:color="auto"/>
                  </w:divBdr>
                </w:div>
                <w:div w:id="2105345991">
                  <w:marLeft w:val="0"/>
                  <w:marRight w:val="0"/>
                  <w:marTop w:val="0"/>
                  <w:marBottom w:val="0"/>
                  <w:divBdr>
                    <w:top w:val="none" w:sz="0" w:space="0" w:color="auto"/>
                    <w:left w:val="none" w:sz="0" w:space="0" w:color="auto"/>
                    <w:bottom w:val="none" w:sz="0" w:space="0" w:color="auto"/>
                    <w:right w:val="none" w:sz="0" w:space="0" w:color="auto"/>
                  </w:divBdr>
                </w:div>
                <w:div w:id="2105685096">
                  <w:marLeft w:val="0"/>
                  <w:marRight w:val="0"/>
                  <w:marTop w:val="0"/>
                  <w:marBottom w:val="0"/>
                  <w:divBdr>
                    <w:top w:val="none" w:sz="0" w:space="0" w:color="auto"/>
                    <w:left w:val="none" w:sz="0" w:space="0" w:color="auto"/>
                    <w:bottom w:val="none" w:sz="0" w:space="0" w:color="auto"/>
                    <w:right w:val="none" w:sz="0" w:space="0" w:color="auto"/>
                  </w:divBdr>
                </w:div>
                <w:div w:id="2106074613">
                  <w:marLeft w:val="0"/>
                  <w:marRight w:val="0"/>
                  <w:marTop w:val="0"/>
                  <w:marBottom w:val="0"/>
                  <w:divBdr>
                    <w:top w:val="none" w:sz="0" w:space="0" w:color="auto"/>
                    <w:left w:val="none" w:sz="0" w:space="0" w:color="auto"/>
                    <w:bottom w:val="none" w:sz="0" w:space="0" w:color="auto"/>
                    <w:right w:val="none" w:sz="0" w:space="0" w:color="auto"/>
                  </w:divBdr>
                </w:div>
                <w:div w:id="2106997104">
                  <w:marLeft w:val="0"/>
                  <w:marRight w:val="0"/>
                  <w:marTop w:val="0"/>
                  <w:marBottom w:val="0"/>
                  <w:divBdr>
                    <w:top w:val="none" w:sz="0" w:space="0" w:color="auto"/>
                    <w:left w:val="none" w:sz="0" w:space="0" w:color="auto"/>
                    <w:bottom w:val="none" w:sz="0" w:space="0" w:color="auto"/>
                    <w:right w:val="none" w:sz="0" w:space="0" w:color="auto"/>
                  </w:divBdr>
                </w:div>
                <w:div w:id="2107075651">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07800942">
                  <w:marLeft w:val="0"/>
                  <w:marRight w:val="0"/>
                  <w:marTop w:val="0"/>
                  <w:marBottom w:val="0"/>
                  <w:divBdr>
                    <w:top w:val="none" w:sz="0" w:space="0" w:color="auto"/>
                    <w:left w:val="none" w:sz="0" w:space="0" w:color="auto"/>
                    <w:bottom w:val="none" w:sz="0" w:space="0" w:color="auto"/>
                    <w:right w:val="none" w:sz="0" w:space="0" w:color="auto"/>
                  </w:divBdr>
                </w:div>
                <w:div w:id="2107801233">
                  <w:marLeft w:val="0"/>
                  <w:marRight w:val="0"/>
                  <w:marTop w:val="0"/>
                  <w:marBottom w:val="0"/>
                  <w:divBdr>
                    <w:top w:val="none" w:sz="0" w:space="0" w:color="auto"/>
                    <w:left w:val="none" w:sz="0" w:space="0" w:color="auto"/>
                    <w:bottom w:val="none" w:sz="0" w:space="0" w:color="auto"/>
                    <w:right w:val="none" w:sz="0" w:space="0" w:color="auto"/>
                  </w:divBdr>
                </w:div>
                <w:div w:id="2108621297">
                  <w:marLeft w:val="0"/>
                  <w:marRight w:val="0"/>
                  <w:marTop w:val="0"/>
                  <w:marBottom w:val="0"/>
                  <w:divBdr>
                    <w:top w:val="none" w:sz="0" w:space="0" w:color="auto"/>
                    <w:left w:val="none" w:sz="0" w:space="0" w:color="auto"/>
                    <w:bottom w:val="none" w:sz="0" w:space="0" w:color="auto"/>
                    <w:right w:val="none" w:sz="0" w:space="0" w:color="auto"/>
                  </w:divBdr>
                </w:div>
                <w:div w:id="2108888433">
                  <w:marLeft w:val="0"/>
                  <w:marRight w:val="0"/>
                  <w:marTop w:val="0"/>
                  <w:marBottom w:val="0"/>
                  <w:divBdr>
                    <w:top w:val="none" w:sz="0" w:space="0" w:color="auto"/>
                    <w:left w:val="none" w:sz="0" w:space="0" w:color="auto"/>
                    <w:bottom w:val="none" w:sz="0" w:space="0" w:color="auto"/>
                    <w:right w:val="none" w:sz="0" w:space="0" w:color="auto"/>
                  </w:divBdr>
                </w:div>
                <w:div w:id="2109037336">
                  <w:marLeft w:val="0"/>
                  <w:marRight w:val="0"/>
                  <w:marTop w:val="0"/>
                  <w:marBottom w:val="0"/>
                  <w:divBdr>
                    <w:top w:val="none" w:sz="0" w:space="0" w:color="auto"/>
                    <w:left w:val="none" w:sz="0" w:space="0" w:color="auto"/>
                    <w:bottom w:val="none" w:sz="0" w:space="0" w:color="auto"/>
                    <w:right w:val="none" w:sz="0" w:space="0" w:color="auto"/>
                  </w:divBdr>
                </w:div>
                <w:div w:id="2109307535">
                  <w:marLeft w:val="0"/>
                  <w:marRight w:val="0"/>
                  <w:marTop w:val="0"/>
                  <w:marBottom w:val="0"/>
                  <w:divBdr>
                    <w:top w:val="none" w:sz="0" w:space="0" w:color="auto"/>
                    <w:left w:val="none" w:sz="0" w:space="0" w:color="auto"/>
                    <w:bottom w:val="none" w:sz="0" w:space="0" w:color="auto"/>
                    <w:right w:val="none" w:sz="0" w:space="0" w:color="auto"/>
                  </w:divBdr>
                </w:div>
                <w:div w:id="2109501301">
                  <w:marLeft w:val="0"/>
                  <w:marRight w:val="0"/>
                  <w:marTop w:val="0"/>
                  <w:marBottom w:val="0"/>
                  <w:divBdr>
                    <w:top w:val="none" w:sz="0" w:space="0" w:color="auto"/>
                    <w:left w:val="none" w:sz="0" w:space="0" w:color="auto"/>
                    <w:bottom w:val="none" w:sz="0" w:space="0" w:color="auto"/>
                    <w:right w:val="none" w:sz="0" w:space="0" w:color="auto"/>
                  </w:divBdr>
                </w:div>
                <w:div w:id="2109692981">
                  <w:marLeft w:val="0"/>
                  <w:marRight w:val="0"/>
                  <w:marTop w:val="0"/>
                  <w:marBottom w:val="0"/>
                  <w:divBdr>
                    <w:top w:val="none" w:sz="0" w:space="0" w:color="auto"/>
                    <w:left w:val="none" w:sz="0" w:space="0" w:color="auto"/>
                    <w:bottom w:val="none" w:sz="0" w:space="0" w:color="auto"/>
                    <w:right w:val="none" w:sz="0" w:space="0" w:color="auto"/>
                  </w:divBdr>
                </w:div>
                <w:div w:id="2110655179">
                  <w:marLeft w:val="0"/>
                  <w:marRight w:val="0"/>
                  <w:marTop w:val="0"/>
                  <w:marBottom w:val="0"/>
                  <w:divBdr>
                    <w:top w:val="none" w:sz="0" w:space="0" w:color="auto"/>
                    <w:left w:val="none" w:sz="0" w:space="0" w:color="auto"/>
                    <w:bottom w:val="none" w:sz="0" w:space="0" w:color="auto"/>
                    <w:right w:val="none" w:sz="0" w:space="0" w:color="auto"/>
                  </w:divBdr>
                </w:div>
                <w:div w:id="2111926926">
                  <w:marLeft w:val="0"/>
                  <w:marRight w:val="0"/>
                  <w:marTop w:val="0"/>
                  <w:marBottom w:val="0"/>
                  <w:divBdr>
                    <w:top w:val="none" w:sz="0" w:space="0" w:color="auto"/>
                    <w:left w:val="none" w:sz="0" w:space="0" w:color="auto"/>
                    <w:bottom w:val="none" w:sz="0" w:space="0" w:color="auto"/>
                    <w:right w:val="none" w:sz="0" w:space="0" w:color="auto"/>
                  </w:divBdr>
                </w:div>
                <w:div w:id="2113163059">
                  <w:marLeft w:val="0"/>
                  <w:marRight w:val="0"/>
                  <w:marTop w:val="0"/>
                  <w:marBottom w:val="0"/>
                  <w:divBdr>
                    <w:top w:val="none" w:sz="0" w:space="0" w:color="auto"/>
                    <w:left w:val="none" w:sz="0" w:space="0" w:color="auto"/>
                    <w:bottom w:val="none" w:sz="0" w:space="0" w:color="auto"/>
                    <w:right w:val="none" w:sz="0" w:space="0" w:color="auto"/>
                  </w:divBdr>
                </w:div>
                <w:div w:id="2113477521">
                  <w:marLeft w:val="0"/>
                  <w:marRight w:val="0"/>
                  <w:marTop w:val="0"/>
                  <w:marBottom w:val="0"/>
                  <w:divBdr>
                    <w:top w:val="none" w:sz="0" w:space="0" w:color="auto"/>
                    <w:left w:val="none" w:sz="0" w:space="0" w:color="auto"/>
                    <w:bottom w:val="none" w:sz="0" w:space="0" w:color="auto"/>
                    <w:right w:val="none" w:sz="0" w:space="0" w:color="auto"/>
                  </w:divBdr>
                </w:div>
                <w:div w:id="2114012242">
                  <w:marLeft w:val="0"/>
                  <w:marRight w:val="0"/>
                  <w:marTop w:val="0"/>
                  <w:marBottom w:val="0"/>
                  <w:divBdr>
                    <w:top w:val="none" w:sz="0" w:space="0" w:color="auto"/>
                    <w:left w:val="none" w:sz="0" w:space="0" w:color="auto"/>
                    <w:bottom w:val="none" w:sz="0" w:space="0" w:color="auto"/>
                    <w:right w:val="none" w:sz="0" w:space="0" w:color="auto"/>
                  </w:divBdr>
                </w:div>
                <w:div w:id="2114207323">
                  <w:marLeft w:val="0"/>
                  <w:marRight w:val="0"/>
                  <w:marTop w:val="0"/>
                  <w:marBottom w:val="0"/>
                  <w:divBdr>
                    <w:top w:val="none" w:sz="0" w:space="0" w:color="auto"/>
                    <w:left w:val="none" w:sz="0" w:space="0" w:color="auto"/>
                    <w:bottom w:val="none" w:sz="0" w:space="0" w:color="auto"/>
                    <w:right w:val="none" w:sz="0" w:space="0" w:color="auto"/>
                  </w:divBdr>
                </w:div>
                <w:div w:id="2114549532">
                  <w:marLeft w:val="0"/>
                  <w:marRight w:val="0"/>
                  <w:marTop w:val="0"/>
                  <w:marBottom w:val="0"/>
                  <w:divBdr>
                    <w:top w:val="none" w:sz="0" w:space="0" w:color="auto"/>
                    <w:left w:val="none" w:sz="0" w:space="0" w:color="auto"/>
                    <w:bottom w:val="none" w:sz="0" w:space="0" w:color="auto"/>
                    <w:right w:val="none" w:sz="0" w:space="0" w:color="auto"/>
                  </w:divBdr>
                </w:div>
                <w:div w:id="2114861061">
                  <w:marLeft w:val="0"/>
                  <w:marRight w:val="0"/>
                  <w:marTop w:val="0"/>
                  <w:marBottom w:val="0"/>
                  <w:divBdr>
                    <w:top w:val="none" w:sz="0" w:space="0" w:color="auto"/>
                    <w:left w:val="none" w:sz="0" w:space="0" w:color="auto"/>
                    <w:bottom w:val="none" w:sz="0" w:space="0" w:color="auto"/>
                    <w:right w:val="none" w:sz="0" w:space="0" w:color="auto"/>
                  </w:divBdr>
                </w:div>
                <w:div w:id="2114938753">
                  <w:marLeft w:val="0"/>
                  <w:marRight w:val="0"/>
                  <w:marTop w:val="0"/>
                  <w:marBottom w:val="0"/>
                  <w:divBdr>
                    <w:top w:val="none" w:sz="0" w:space="0" w:color="auto"/>
                    <w:left w:val="none" w:sz="0" w:space="0" w:color="auto"/>
                    <w:bottom w:val="none" w:sz="0" w:space="0" w:color="auto"/>
                    <w:right w:val="none" w:sz="0" w:space="0" w:color="auto"/>
                  </w:divBdr>
                </w:div>
                <w:div w:id="2115131728">
                  <w:marLeft w:val="0"/>
                  <w:marRight w:val="0"/>
                  <w:marTop w:val="0"/>
                  <w:marBottom w:val="0"/>
                  <w:divBdr>
                    <w:top w:val="none" w:sz="0" w:space="0" w:color="auto"/>
                    <w:left w:val="none" w:sz="0" w:space="0" w:color="auto"/>
                    <w:bottom w:val="none" w:sz="0" w:space="0" w:color="auto"/>
                    <w:right w:val="none" w:sz="0" w:space="0" w:color="auto"/>
                  </w:divBdr>
                </w:div>
                <w:div w:id="2115400596">
                  <w:marLeft w:val="0"/>
                  <w:marRight w:val="0"/>
                  <w:marTop w:val="0"/>
                  <w:marBottom w:val="0"/>
                  <w:divBdr>
                    <w:top w:val="none" w:sz="0" w:space="0" w:color="auto"/>
                    <w:left w:val="none" w:sz="0" w:space="0" w:color="auto"/>
                    <w:bottom w:val="none" w:sz="0" w:space="0" w:color="auto"/>
                    <w:right w:val="none" w:sz="0" w:space="0" w:color="auto"/>
                  </w:divBdr>
                </w:div>
                <w:div w:id="2117822261">
                  <w:marLeft w:val="0"/>
                  <w:marRight w:val="0"/>
                  <w:marTop w:val="0"/>
                  <w:marBottom w:val="0"/>
                  <w:divBdr>
                    <w:top w:val="none" w:sz="0" w:space="0" w:color="auto"/>
                    <w:left w:val="none" w:sz="0" w:space="0" w:color="auto"/>
                    <w:bottom w:val="none" w:sz="0" w:space="0" w:color="auto"/>
                    <w:right w:val="none" w:sz="0" w:space="0" w:color="auto"/>
                  </w:divBdr>
                </w:div>
                <w:div w:id="2117868985">
                  <w:marLeft w:val="0"/>
                  <w:marRight w:val="0"/>
                  <w:marTop w:val="0"/>
                  <w:marBottom w:val="0"/>
                  <w:divBdr>
                    <w:top w:val="none" w:sz="0" w:space="0" w:color="auto"/>
                    <w:left w:val="none" w:sz="0" w:space="0" w:color="auto"/>
                    <w:bottom w:val="none" w:sz="0" w:space="0" w:color="auto"/>
                    <w:right w:val="none" w:sz="0" w:space="0" w:color="auto"/>
                  </w:divBdr>
                </w:div>
                <w:div w:id="2118522457">
                  <w:marLeft w:val="0"/>
                  <w:marRight w:val="0"/>
                  <w:marTop w:val="0"/>
                  <w:marBottom w:val="0"/>
                  <w:divBdr>
                    <w:top w:val="none" w:sz="0" w:space="0" w:color="auto"/>
                    <w:left w:val="none" w:sz="0" w:space="0" w:color="auto"/>
                    <w:bottom w:val="none" w:sz="0" w:space="0" w:color="auto"/>
                    <w:right w:val="none" w:sz="0" w:space="0" w:color="auto"/>
                  </w:divBdr>
                </w:div>
                <w:div w:id="2120098325">
                  <w:marLeft w:val="0"/>
                  <w:marRight w:val="0"/>
                  <w:marTop w:val="0"/>
                  <w:marBottom w:val="0"/>
                  <w:divBdr>
                    <w:top w:val="none" w:sz="0" w:space="0" w:color="auto"/>
                    <w:left w:val="none" w:sz="0" w:space="0" w:color="auto"/>
                    <w:bottom w:val="none" w:sz="0" w:space="0" w:color="auto"/>
                    <w:right w:val="none" w:sz="0" w:space="0" w:color="auto"/>
                  </w:divBdr>
                </w:div>
                <w:div w:id="2120176839">
                  <w:marLeft w:val="0"/>
                  <w:marRight w:val="0"/>
                  <w:marTop w:val="0"/>
                  <w:marBottom w:val="0"/>
                  <w:divBdr>
                    <w:top w:val="none" w:sz="0" w:space="0" w:color="auto"/>
                    <w:left w:val="none" w:sz="0" w:space="0" w:color="auto"/>
                    <w:bottom w:val="none" w:sz="0" w:space="0" w:color="auto"/>
                    <w:right w:val="none" w:sz="0" w:space="0" w:color="auto"/>
                  </w:divBdr>
                </w:div>
                <w:div w:id="2121096766">
                  <w:marLeft w:val="0"/>
                  <w:marRight w:val="0"/>
                  <w:marTop w:val="0"/>
                  <w:marBottom w:val="0"/>
                  <w:divBdr>
                    <w:top w:val="none" w:sz="0" w:space="0" w:color="auto"/>
                    <w:left w:val="none" w:sz="0" w:space="0" w:color="auto"/>
                    <w:bottom w:val="none" w:sz="0" w:space="0" w:color="auto"/>
                    <w:right w:val="none" w:sz="0" w:space="0" w:color="auto"/>
                  </w:divBdr>
                </w:div>
                <w:div w:id="2123453580">
                  <w:marLeft w:val="0"/>
                  <w:marRight w:val="0"/>
                  <w:marTop w:val="0"/>
                  <w:marBottom w:val="0"/>
                  <w:divBdr>
                    <w:top w:val="none" w:sz="0" w:space="0" w:color="auto"/>
                    <w:left w:val="none" w:sz="0" w:space="0" w:color="auto"/>
                    <w:bottom w:val="none" w:sz="0" w:space="0" w:color="auto"/>
                    <w:right w:val="none" w:sz="0" w:space="0" w:color="auto"/>
                  </w:divBdr>
                </w:div>
                <w:div w:id="2123524222">
                  <w:marLeft w:val="0"/>
                  <w:marRight w:val="0"/>
                  <w:marTop w:val="0"/>
                  <w:marBottom w:val="0"/>
                  <w:divBdr>
                    <w:top w:val="none" w:sz="0" w:space="0" w:color="auto"/>
                    <w:left w:val="none" w:sz="0" w:space="0" w:color="auto"/>
                    <w:bottom w:val="none" w:sz="0" w:space="0" w:color="auto"/>
                    <w:right w:val="none" w:sz="0" w:space="0" w:color="auto"/>
                  </w:divBdr>
                </w:div>
                <w:div w:id="2123573539">
                  <w:marLeft w:val="0"/>
                  <w:marRight w:val="0"/>
                  <w:marTop w:val="0"/>
                  <w:marBottom w:val="0"/>
                  <w:divBdr>
                    <w:top w:val="none" w:sz="0" w:space="0" w:color="auto"/>
                    <w:left w:val="none" w:sz="0" w:space="0" w:color="auto"/>
                    <w:bottom w:val="none" w:sz="0" w:space="0" w:color="auto"/>
                    <w:right w:val="none" w:sz="0" w:space="0" w:color="auto"/>
                  </w:divBdr>
                </w:div>
                <w:div w:id="2125073105">
                  <w:marLeft w:val="0"/>
                  <w:marRight w:val="0"/>
                  <w:marTop w:val="0"/>
                  <w:marBottom w:val="0"/>
                  <w:divBdr>
                    <w:top w:val="none" w:sz="0" w:space="0" w:color="auto"/>
                    <w:left w:val="none" w:sz="0" w:space="0" w:color="auto"/>
                    <w:bottom w:val="none" w:sz="0" w:space="0" w:color="auto"/>
                    <w:right w:val="none" w:sz="0" w:space="0" w:color="auto"/>
                  </w:divBdr>
                </w:div>
                <w:div w:id="2125147537">
                  <w:marLeft w:val="0"/>
                  <w:marRight w:val="0"/>
                  <w:marTop w:val="0"/>
                  <w:marBottom w:val="0"/>
                  <w:divBdr>
                    <w:top w:val="none" w:sz="0" w:space="0" w:color="auto"/>
                    <w:left w:val="none" w:sz="0" w:space="0" w:color="auto"/>
                    <w:bottom w:val="none" w:sz="0" w:space="0" w:color="auto"/>
                    <w:right w:val="none" w:sz="0" w:space="0" w:color="auto"/>
                  </w:divBdr>
                </w:div>
                <w:div w:id="2125226905">
                  <w:marLeft w:val="0"/>
                  <w:marRight w:val="0"/>
                  <w:marTop w:val="0"/>
                  <w:marBottom w:val="0"/>
                  <w:divBdr>
                    <w:top w:val="none" w:sz="0" w:space="0" w:color="auto"/>
                    <w:left w:val="none" w:sz="0" w:space="0" w:color="auto"/>
                    <w:bottom w:val="none" w:sz="0" w:space="0" w:color="auto"/>
                    <w:right w:val="none" w:sz="0" w:space="0" w:color="auto"/>
                  </w:divBdr>
                </w:div>
                <w:div w:id="2125886211">
                  <w:marLeft w:val="0"/>
                  <w:marRight w:val="0"/>
                  <w:marTop w:val="0"/>
                  <w:marBottom w:val="0"/>
                  <w:divBdr>
                    <w:top w:val="none" w:sz="0" w:space="0" w:color="auto"/>
                    <w:left w:val="none" w:sz="0" w:space="0" w:color="auto"/>
                    <w:bottom w:val="none" w:sz="0" w:space="0" w:color="auto"/>
                    <w:right w:val="none" w:sz="0" w:space="0" w:color="auto"/>
                  </w:divBdr>
                </w:div>
                <w:div w:id="2128307675">
                  <w:marLeft w:val="0"/>
                  <w:marRight w:val="0"/>
                  <w:marTop w:val="0"/>
                  <w:marBottom w:val="0"/>
                  <w:divBdr>
                    <w:top w:val="none" w:sz="0" w:space="0" w:color="auto"/>
                    <w:left w:val="none" w:sz="0" w:space="0" w:color="auto"/>
                    <w:bottom w:val="none" w:sz="0" w:space="0" w:color="auto"/>
                    <w:right w:val="none" w:sz="0" w:space="0" w:color="auto"/>
                  </w:divBdr>
                </w:div>
                <w:div w:id="2129154209">
                  <w:marLeft w:val="0"/>
                  <w:marRight w:val="0"/>
                  <w:marTop w:val="0"/>
                  <w:marBottom w:val="0"/>
                  <w:divBdr>
                    <w:top w:val="none" w:sz="0" w:space="0" w:color="auto"/>
                    <w:left w:val="none" w:sz="0" w:space="0" w:color="auto"/>
                    <w:bottom w:val="none" w:sz="0" w:space="0" w:color="auto"/>
                    <w:right w:val="none" w:sz="0" w:space="0" w:color="auto"/>
                  </w:divBdr>
                </w:div>
                <w:div w:id="2129465016">
                  <w:marLeft w:val="0"/>
                  <w:marRight w:val="0"/>
                  <w:marTop w:val="0"/>
                  <w:marBottom w:val="0"/>
                  <w:divBdr>
                    <w:top w:val="none" w:sz="0" w:space="0" w:color="auto"/>
                    <w:left w:val="none" w:sz="0" w:space="0" w:color="auto"/>
                    <w:bottom w:val="none" w:sz="0" w:space="0" w:color="auto"/>
                    <w:right w:val="none" w:sz="0" w:space="0" w:color="auto"/>
                  </w:divBdr>
                </w:div>
                <w:div w:id="2130005307">
                  <w:marLeft w:val="0"/>
                  <w:marRight w:val="0"/>
                  <w:marTop w:val="0"/>
                  <w:marBottom w:val="0"/>
                  <w:divBdr>
                    <w:top w:val="none" w:sz="0" w:space="0" w:color="auto"/>
                    <w:left w:val="none" w:sz="0" w:space="0" w:color="auto"/>
                    <w:bottom w:val="none" w:sz="0" w:space="0" w:color="auto"/>
                    <w:right w:val="none" w:sz="0" w:space="0" w:color="auto"/>
                  </w:divBdr>
                </w:div>
                <w:div w:id="2130932730">
                  <w:marLeft w:val="0"/>
                  <w:marRight w:val="0"/>
                  <w:marTop w:val="0"/>
                  <w:marBottom w:val="0"/>
                  <w:divBdr>
                    <w:top w:val="none" w:sz="0" w:space="0" w:color="auto"/>
                    <w:left w:val="none" w:sz="0" w:space="0" w:color="auto"/>
                    <w:bottom w:val="none" w:sz="0" w:space="0" w:color="auto"/>
                    <w:right w:val="none" w:sz="0" w:space="0" w:color="auto"/>
                  </w:divBdr>
                </w:div>
                <w:div w:id="2131898924">
                  <w:marLeft w:val="0"/>
                  <w:marRight w:val="0"/>
                  <w:marTop w:val="0"/>
                  <w:marBottom w:val="0"/>
                  <w:divBdr>
                    <w:top w:val="none" w:sz="0" w:space="0" w:color="auto"/>
                    <w:left w:val="none" w:sz="0" w:space="0" w:color="auto"/>
                    <w:bottom w:val="none" w:sz="0" w:space="0" w:color="auto"/>
                    <w:right w:val="none" w:sz="0" w:space="0" w:color="auto"/>
                  </w:divBdr>
                </w:div>
                <w:div w:id="2132170257">
                  <w:marLeft w:val="0"/>
                  <w:marRight w:val="0"/>
                  <w:marTop w:val="0"/>
                  <w:marBottom w:val="0"/>
                  <w:divBdr>
                    <w:top w:val="none" w:sz="0" w:space="0" w:color="auto"/>
                    <w:left w:val="none" w:sz="0" w:space="0" w:color="auto"/>
                    <w:bottom w:val="none" w:sz="0" w:space="0" w:color="auto"/>
                    <w:right w:val="none" w:sz="0" w:space="0" w:color="auto"/>
                  </w:divBdr>
                </w:div>
                <w:div w:id="2133395861">
                  <w:marLeft w:val="0"/>
                  <w:marRight w:val="0"/>
                  <w:marTop w:val="0"/>
                  <w:marBottom w:val="0"/>
                  <w:divBdr>
                    <w:top w:val="none" w:sz="0" w:space="0" w:color="auto"/>
                    <w:left w:val="none" w:sz="0" w:space="0" w:color="auto"/>
                    <w:bottom w:val="none" w:sz="0" w:space="0" w:color="auto"/>
                    <w:right w:val="none" w:sz="0" w:space="0" w:color="auto"/>
                  </w:divBdr>
                </w:div>
                <w:div w:id="2133937529">
                  <w:marLeft w:val="0"/>
                  <w:marRight w:val="0"/>
                  <w:marTop w:val="0"/>
                  <w:marBottom w:val="0"/>
                  <w:divBdr>
                    <w:top w:val="none" w:sz="0" w:space="0" w:color="auto"/>
                    <w:left w:val="none" w:sz="0" w:space="0" w:color="auto"/>
                    <w:bottom w:val="none" w:sz="0" w:space="0" w:color="auto"/>
                    <w:right w:val="none" w:sz="0" w:space="0" w:color="auto"/>
                  </w:divBdr>
                </w:div>
                <w:div w:id="2134055857">
                  <w:marLeft w:val="0"/>
                  <w:marRight w:val="0"/>
                  <w:marTop w:val="0"/>
                  <w:marBottom w:val="0"/>
                  <w:divBdr>
                    <w:top w:val="none" w:sz="0" w:space="0" w:color="auto"/>
                    <w:left w:val="none" w:sz="0" w:space="0" w:color="auto"/>
                    <w:bottom w:val="none" w:sz="0" w:space="0" w:color="auto"/>
                    <w:right w:val="none" w:sz="0" w:space="0" w:color="auto"/>
                  </w:divBdr>
                </w:div>
                <w:div w:id="2134129894">
                  <w:marLeft w:val="0"/>
                  <w:marRight w:val="0"/>
                  <w:marTop w:val="0"/>
                  <w:marBottom w:val="0"/>
                  <w:divBdr>
                    <w:top w:val="none" w:sz="0" w:space="0" w:color="auto"/>
                    <w:left w:val="none" w:sz="0" w:space="0" w:color="auto"/>
                    <w:bottom w:val="none" w:sz="0" w:space="0" w:color="auto"/>
                    <w:right w:val="none" w:sz="0" w:space="0" w:color="auto"/>
                  </w:divBdr>
                </w:div>
                <w:div w:id="2134403847">
                  <w:marLeft w:val="0"/>
                  <w:marRight w:val="0"/>
                  <w:marTop w:val="0"/>
                  <w:marBottom w:val="0"/>
                  <w:divBdr>
                    <w:top w:val="none" w:sz="0" w:space="0" w:color="auto"/>
                    <w:left w:val="none" w:sz="0" w:space="0" w:color="auto"/>
                    <w:bottom w:val="none" w:sz="0" w:space="0" w:color="auto"/>
                    <w:right w:val="none" w:sz="0" w:space="0" w:color="auto"/>
                  </w:divBdr>
                </w:div>
                <w:div w:id="2134640634">
                  <w:marLeft w:val="0"/>
                  <w:marRight w:val="0"/>
                  <w:marTop w:val="0"/>
                  <w:marBottom w:val="0"/>
                  <w:divBdr>
                    <w:top w:val="none" w:sz="0" w:space="0" w:color="auto"/>
                    <w:left w:val="none" w:sz="0" w:space="0" w:color="auto"/>
                    <w:bottom w:val="none" w:sz="0" w:space="0" w:color="auto"/>
                    <w:right w:val="none" w:sz="0" w:space="0" w:color="auto"/>
                  </w:divBdr>
                </w:div>
                <w:div w:id="2134665113">
                  <w:marLeft w:val="0"/>
                  <w:marRight w:val="0"/>
                  <w:marTop w:val="0"/>
                  <w:marBottom w:val="0"/>
                  <w:divBdr>
                    <w:top w:val="none" w:sz="0" w:space="0" w:color="auto"/>
                    <w:left w:val="none" w:sz="0" w:space="0" w:color="auto"/>
                    <w:bottom w:val="none" w:sz="0" w:space="0" w:color="auto"/>
                    <w:right w:val="none" w:sz="0" w:space="0" w:color="auto"/>
                  </w:divBdr>
                </w:div>
                <w:div w:id="2135168964">
                  <w:marLeft w:val="0"/>
                  <w:marRight w:val="0"/>
                  <w:marTop w:val="0"/>
                  <w:marBottom w:val="0"/>
                  <w:divBdr>
                    <w:top w:val="none" w:sz="0" w:space="0" w:color="auto"/>
                    <w:left w:val="none" w:sz="0" w:space="0" w:color="auto"/>
                    <w:bottom w:val="none" w:sz="0" w:space="0" w:color="auto"/>
                    <w:right w:val="none" w:sz="0" w:space="0" w:color="auto"/>
                  </w:divBdr>
                </w:div>
                <w:div w:id="2135366714">
                  <w:marLeft w:val="0"/>
                  <w:marRight w:val="0"/>
                  <w:marTop w:val="0"/>
                  <w:marBottom w:val="0"/>
                  <w:divBdr>
                    <w:top w:val="none" w:sz="0" w:space="0" w:color="auto"/>
                    <w:left w:val="none" w:sz="0" w:space="0" w:color="auto"/>
                    <w:bottom w:val="none" w:sz="0" w:space="0" w:color="auto"/>
                    <w:right w:val="none" w:sz="0" w:space="0" w:color="auto"/>
                  </w:divBdr>
                </w:div>
                <w:div w:id="2135560694">
                  <w:marLeft w:val="0"/>
                  <w:marRight w:val="0"/>
                  <w:marTop w:val="0"/>
                  <w:marBottom w:val="0"/>
                  <w:divBdr>
                    <w:top w:val="none" w:sz="0" w:space="0" w:color="auto"/>
                    <w:left w:val="none" w:sz="0" w:space="0" w:color="auto"/>
                    <w:bottom w:val="none" w:sz="0" w:space="0" w:color="auto"/>
                    <w:right w:val="none" w:sz="0" w:space="0" w:color="auto"/>
                  </w:divBdr>
                </w:div>
                <w:div w:id="2135824183">
                  <w:marLeft w:val="0"/>
                  <w:marRight w:val="0"/>
                  <w:marTop w:val="0"/>
                  <w:marBottom w:val="0"/>
                  <w:divBdr>
                    <w:top w:val="none" w:sz="0" w:space="0" w:color="auto"/>
                    <w:left w:val="none" w:sz="0" w:space="0" w:color="auto"/>
                    <w:bottom w:val="none" w:sz="0" w:space="0" w:color="auto"/>
                    <w:right w:val="none" w:sz="0" w:space="0" w:color="auto"/>
                  </w:divBdr>
                </w:div>
                <w:div w:id="2136211972">
                  <w:marLeft w:val="0"/>
                  <w:marRight w:val="0"/>
                  <w:marTop w:val="0"/>
                  <w:marBottom w:val="0"/>
                  <w:divBdr>
                    <w:top w:val="none" w:sz="0" w:space="0" w:color="auto"/>
                    <w:left w:val="none" w:sz="0" w:space="0" w:color="auto"/>
                    <w:bottom w:val="none" w:sz="0" w:space="0" w:color="auto"/>
                    <w:right w:val="none" w:sz="0" w:space="0" w:color="auto"/>
                  </w:divBdr>
                </w:div>
                <w:div w:id="2137940390">
                  <w:marLeft w:val="0"/>
                  <w:marRight w:val="0"/>
                  <w:marTop w:val="0"/>
                  <w:marBottom w:val="0"/>
                  <w:divBdr>
                    <w:top w:val="none" w:sz="0" w:space="0" w:color="auto"/>
                    <w:left w:val="none" w:sz="0" w:space="0" w:color="auto"/>
                    <w:bottom w:val="none" w:sz="0" w:space="0" w:color="auto"/>
                    <w:right w:val="none" w:sz="0" w:space="0" w:color="auto"/>
                  </w:divBdr>
                </w:div>
                <w:div w:id="2139491898">
                  <w:marLeft w:val="0"/>
                  <w:marRight w:val="0"/>
                  <w:marTop w:val="0"/>
                  <w:marBottom w:val="0"/>
                  <w:divBdr>
                    <w:top w:val="none" w:sz="0" w:space="0" w:color="auto"/>
                    <w:left w:val="none" w:sz="0" w:space="0" w:color="auto"/>
                    <w:bottom w:val="none" w:sz="0" w:space="0" w:color="auto"/>
                    <w:right w:val="none" w:sz="0" w:space="0" w:color="auto"/>
                  </w:divBdr>
                </w:div>
                <w:div w:id="2140226079">
                  <w:marLeft w:val="0"/>
                  <w:marRight w:val="0"/>
                  <w:marTop w:val="0"/>
                  <w:marBottom w:val="0"/>
                  <w:divBdr>
                    <w:top w:val="none" w:sz="0" w:space="0" w:color="auto"/>
                    <w:left w:val="none" w:sz="0" w:space="0" w:color="auto"/>
                    <w:bottom w:val="none" w:sz="0" w:space="0" w:color="auto"/>
                    <w:right w:val="none" w:sz="0" w:space="0" w:color="auto"/>
                  </w:divBdr>
                </w:div>
                <w:div w:id="2141876012">
                  <w:marLeft w:val="0"/>
                  <w:marRight w:val="0"/>
                  <w:marTop w:val="0"/>
                  <w:marBottom w:val="0"/>
                  <w:divBdr>
                    <w:top w:val="none" w:sz="0" w:space="0" w:color="auto"/>
                    <w:left w:val="none" w:sz="0" w:space="0" w:color="auto"/>
                    <w:bottom w:val="none" w:sz="0" w:space="0" w:color="auto"/>
                    <w:right w:val="none" w:sz="0" w:space="0" w:color="auto"/>
                  </w:divBdr>
                </w:div>
                <w:div w:id="2142454400">
                  <w:marLeft w:val="0"/>
                  <w:marRight w:val="0"/>
                  <w:marTop w:val="0"/>
                  <w:marBottom w:val="0"/>
                  <w:divBdr>
                    <w:top w:val="none" w:sz="0" w:space="0" w:color="auto"/>
                    <w:left w:val="none" w:sz="0" w:space="0" w:color="auto"/>
                    <w:bottom w:val="none" w:sz="0" w:space="0" w:color="auto"/>
                    <w:right w:val="none" w:sz="0" w:space="0" w:color="auto"/>
                  </w:divBdr>
                </w:div>
                <w:div w:id="2143112902">
                  <w:marLeft w:val="0"/>
                  <w:marRight w:val="0"/>
                  <w:marTop w:val="0"/>
                  <w:marBottom w:val="0"/>
                  <w:divBdr>
                    <w:top w:val="none" w:sz="0" w:space="0" w:color="auto"/>
                    <w:left w:val="none" w:sz="0" w:space="0" w:color="auto"/>
                    <w:bottom w:val="none" w:sz="0" w:space="0" w:color="auto"/>
                    <w:right w:val="none" w:sz="0" w:space="0" w:color="auto"/>
                  </w:divBdr>
                </w:div>
                <w:div w:id="2143843757">
                  <w:marLeft w:val="0"/>
                  <w:marRight w:val="0"/>
                  <w:marTop w:val="0"/>
                  <w:marBottom w:val="0"/>
                  <w:divBdr>
                    <w:top w:val="none" w:sz="0" w:space="0" w:color="auto"/>
                    <w:left w:val="none" w:sz="0" w:space="0" w:color="auto"/>
                    <w:bottom w:val="none" w:sz="0" w:space="0" w:color="auto"/>
                    <w:right w:val="none" w:sz="0" w:space="0" w:color="auto"/>
                  </w:divBdr>
                </w:div>
                <w:div w:id="2144034324">
                  <w:marLeft w:val="0"/>
                  <w:marRight w:val="0"/>
                  <w:marTop w:val="0"/>
                  <w:marBottom w:val="0"/>
                  <w:divBdr>
                    <w:top w:val="none" w:sz="0" w:space="0" w:color="auto"/>
                    <w:left w:val="none" w:sz="0" w:space="0" w:color="auto"/>
                    <w:bottom w:val="none" w:sz="0" w:space="0" w:color="auto"/>
                    <w:right w:val="none" w:sz="0" w:space="0" w:color="auto"/>
                  </w:divBdr>
                </w:div>
                <w:div w:id="2144231974">
                  <w:marLeft w:val="0"/>
                  <w:marRight w:val="0"/>
                  <w:marTop w:val="0"/>
                  <w:marBottom w:val="0"/>
                  <w:divBdr>
                    <w:top w:val="none" w:sz="0" w:space="0" w:color="auto"/>
                    <w:left w:val="none" w:sz="0" w:space="0" w:color="auto"/>
                    <w:bottom w:val="none" w:sz="0" w:space="0" w:color="auto"/>
                    <w:right w:val="none" w:sz="0" w:space="0" w:color="auto"/>
                  </w:divBdr>
                </w:div>
                <w:div w:id="2144737591">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 w:id="2147117515">
                  <w:marLeft w:val="0"/>
                  <w:marRight w:val="0"/>
                  <w:marTop w:val="0"/>
                  <w:marBottom w:val="0"/>
                  <w:divBdr>
                    <w:top w:val="none" w:sz="0" w:space="0" w:color="auto"/>
                    <w:left w:val="none" w:sz="0" w:space="0" w:color="auto"/>
                    <w:bottom w:val="none" w:sz="0" w:space="0" w:color="auto"/>
                    <w:right w:val="none" w:sz="0" w:space="0" w:color="auto"/>
                  </w:divBdr>
                </w:div>
              </w:divsChild>
            </w:div>
            <w:div w:id="1187712865">
              <w:marLeft w:val="0"/>
              <w:marRight w:val="0"/>
              <w:marTop w:val="0"/>
              <w:marBottom w:val="0"/>
              <w:divBdr>
                <w:top w:val="none" w:sz="0" w:space="0" w:color="auto"/>
                <w:left w:val="none" w:sz="0" w:space="0" w:color="auto"/>
                <w:bottom w:val="none" w:sz="0" w:space="0" w:color="auto"/>
                <w:right w:val="none" w:sz="0" w:space="0" w:color="auto"/>
              </w:divBdr>
            </w:div>
            <w:div w:id="1188640860">
              <w:marLeft w:val="0"/>
              <w:marRight w:val="0"/>
              <w:marTop w:val="0"/>
              <w:marBottom w:val="0"/>
              <w:divBdr>
                <w:top w:val="none" w:sz="0" w:space="0" w:color="auto"/>
                <w:left w:val="none" w:sz="0" w:space="0" w:color="auto"/>
                <w:bottom w:val="none" w:sz="0" w:space="0" w:color="auto"/>
                <w:right w:val="none" w:sz="0" w:space="0" w:color="auto"/>
              </w:divBdr>
            </w:div>
            <w:div w:id="1190221900">
              <w:marLeft w:val="0"/>
              <w:marRight w:val="0"/>
              <w:marTop w:val="0"/>
              <w:marBottom w:val="0"/>
              <w:divBdr>
                <w:top w:val="none" w:sz="0" w:space="0" w:color="auto"/>
                <w:left w:val="none" w:sz="0" w:space="0" w:color="auto"/>
                <w:bottom w:val="none" w:sz="0" w:space="0" w:color="auto"/>
                <w:right w:val="none" w:sz="0" w:space="0" w:color="auto"/>
              </w:divBdr>
            </w:div>
            <w:div w:id="1191140077">
              <w:marLeft w:val="0"/>
              <w:marRight w:val="0"/>
              <w:marTop w:val="0"/>
              <w:marBottom w:val="0"/>
              <w:divBdr>
                <w:top w:val="none" w:sz="0" w:space="0" w:color="auto"/>
                <w:left w:val="none" w:sz="0" w:space="0" w:color="auto"/>
                <w:bottom w:val="none" w:sz="0" w:space="0" w:color="auto"/>
                <w:right w:val="none" w:sz="0" w:space="0" w:color="auto"/>
              </w:divBdr>
            </w:div>
            <w:div w:id="1191334175">
              <w:marLeft w:val="0"/>
              <w:marRight w:val="0"/>
              <w:marTop w:val="0"/>
              <w:marBottom w:val="0"/>
              <w:divBdr>
                <w:top w:val="none" w:sz="0" w:space="0" w:color="auto"/>
                <w:left w:val="none" w:sz="0" w:space="0" w:color="auto"/>
                <w:bottom w:val="none" w:sz="0" w:space="0" w:color="auto"/>
                <w:right w:val="none" w:sz="0" w:space="0" w:color="auto"/>
              </w:divBdr>
            </w:div>
            <w:div w:id="1194884638">
              <w:marLeft w:val="0"/>
              <w:marRight w:val="0"/>
              <w:marTop w:val="0"/>
              <w:marBottom w:val="0"/>
              <w:divBdr>
                <w:top w:val="none" w:sz="0" w:space="0" w:color="auto"/>
                <w:left w:val="none" w:sz="0" w:space="0" w:color="auto"/>
                <w:bottom w:val="none" w:sz="0" w:space="0" w:color="auto"/>
                <w:right w:val="none" w:sz="0" w:space="0" w:color="auto"/>
              </w:divBdr>
            </w:div>
            <w:div w:id="1197694146">
              <w:marLeft w:val="0"/>
              <w:marRight w:val="0"/>
              <w:marTop w:val="0"/>
              <w:marBottom w:val="0"/>
              <w:divBdr>
                <w:top w:val="none" w:sz="0" w:space="0" w:color="auto"/>
                <w:left w:val="none" w:sz="0" w:space="0" w:color="auto"/>
                <w:bottom w:val="none" w:sz="0" w:space="0" w:color="auto"/>
                <w:right w:val="none" w:sz="0" w:space="0" w:color="auto"/>
              </w:divBdr>
            </w:div>
            <w:div w:id="1200125096">
              <w:marLeft w:val="0"/>
              <w:marRight w:val="0"/>
              <w:marTop w:val="0"/>
              <w:marBottom w:val="0"/>
              <w:divBdr>
                <w:top w:val="none" w:sz="0" w:space="0" w:color="auto"/>
                <w:left w:val="none" w:sz="0" w:space="0" w:color="auto"/>
                <w:bottom w:val="none" w:sz="0" w:space="0" w:color="auto"/>
                <w:right w:val="none" w:sz="0" w:space="0" w:color="auto"/>
              </w:divBdr>
            </w:div>
            <w:div w:id="1200628256">
              <w:marLeft w:val="0"/>
              <w:marRight w:val="0"/>
              <w:marTop w:val="0"/>
              <w:marBottom w:val="0"/>
              <w:divBdr>
                <w:top w:val="none" w:sz="0" w:space="0" w:color="auto"/>
                <w:left w:val="none" w:sz="0" w:space="0" w:color="auto"/>
                <w:bottom w:val="none" w:sz="0" w:space="0" w:color="auto"/>
                <w:right w:val="none" w:sz="0" w:space="0" w:color="auto"/>
              </w:divBdr>
            </w:div>
            <w:div w:id="1202595964">
              <w:marLeft w:val="0"/>
              <w:marRight w:val="0"/>
              <w:marTop w:val="0"/>
              <w:marBottom w:val="0"/>
              <w:divBdr>
                <w:top w:val="none" w:sz="0" w:space="0" w:color="auto"/>
                <w:left w:val="none" w:sz="0" w:space="0" w:color="auto"/>
                <w:bottom w:val="none" w:sz="0" w:space="0" w:color="auto"/>
                <w:right w:val="none" w:sz="0" w:space="0" w:color="auto"/>
              </w:divBdr>
            </w:div>
            <w:div w:id="1204101398">
              <w:marLeft w:val="0"/>
              <w:marRight w:val="0"/>
              <w:marTop w:val="0"/>
              <w:marBottom w:val="0"/>
              <w:divBdr>
                <w:top w:val="none" w:sz="0" w:space="0" w:color="auto"/>
                <w:left w:val="none" w:sz="0" w:space="0" w:color="auto"/>
                <w:bottom w:val="none" w:sz="0" w:space="0" w:color="auto"/>
                <w:right w:val="none" w:sz="0" w:space="0" w:color="auto"/>
              </w:divBdr>
            </w:div>
            <w:div w:id="1204291451">
              <w:marLeft w:val="0"/>
              <w:marRight w:val="0"/>
              <w:marTop w:val="0"/>
              <w:marBottom w:val="0"/>
              <w:divBdr>
                <w:top w:val="none" w:sz="0" w:space="0" w:color="auto"/>
                <w:left w:val="none" w:sz="0" w:space="0" w:color="auto"/>
                <w:bottom w:val="none" w:sz="0" w:space="0" w:color="auto"/>
                <w:right w:val="none" w:sz="0" w:space="0" w:color="auto"/>
              </w:divBdr>
            </w:div>
            <w:div w:id="1204559883">
              <w:marLeft w:val="0"/>
              <w:marRight w:val="0"/>
              <w:marTop w:val="0"/>
              <w:marBottom w:val="0"/>
              <w:divBdr>
                <w:top w:val="none" w:sz="0" w:space="0" w:color="auto"/>
                <w:left w:val="none" w:sz="0" w:space="0" w:color="auto"/>
                <w:bottom w:val="none" w:sz="0" w:space="0" w:color="auto"/>
                <w:right w:val="none" w:sz="0" w:space="0" w:color="auto"/>
              </w:divBdr>
            </w:div>
            <w:div w:id="1204634296">
              <w:marLeft w:val="0"/>
              <w:marRight w:val="0"/>
              <w:marTop w:val="0"/>
              <w:marBottom w:val="0"/>
              <w:divBdr>
                <w:top w:val="none" w:sz="0" w:space="0" w:color="auto"/>
                <w:left w:val="none" w:sz="0" w:space="0" w:color="auto"/>
                <w:bottom w:val="none" w:sz="0" w:space="0" w:color="auto"/>
                <w:right w:val="none" w:sz="0" w:space="0" w:color="auto"/>
              </w:divBdr>
            </w:div>
            <w:div w:id="1205949532">
              <w:marLeft w:val="0"/>
              <w:marRight w:val="0"/>
              <w:marTop w:val="0"/>
              <w:marBottom w:val="0"/>
              <w:divBdr>
                <w:top w:val="none" w:sz="0" w:space="0" w:color="auto"/>
                <w:left w:val="none" w:sz="0" w:space="0" w:color="auto"/>
                <w:bottom w:val="none" w:sz="0" w:space="0" w:color="auto"/>
                <w:right w:val="none" w:sz="0" w:space="0" w:color="auto"/>
              </w:divBdr>
            </w:div>
            <w:div w:id="1207596702">
              <w:marLeft w:val="0"/>
              <w:marRight w:val="0"/>
              <w:marTop w:val="0"/>
              <w:marBottom w:val="0"/>
              <w:divBdr>
                <w:top w:val="none" w:sz="0" w:space="0" w:color="auto"/>
                <w:left w:val="none" w:sz="0" w:space="0" w:color="auto"/>
                <w:bottom w:val="none" w:sz="0" w:space="0" w:color="auto"/>
                <w:right w:val="none" w:sz="0" w:space="0" w:color="auto"/>
              </w:divBdr>
            </w:div>
            <w:div w:id="1209299477">
              <w:marLeft w:val="0"/>
              <w:marRight w:val="0"/>
              <w:marTop w:val="0"/>
              <w:marBottom w:val="0"/>
              <w:divBdr>
                <w:top w:val="none" w:sz="0" w:space="0" w:color="auto"/>
                <w:left w:val="none" w:sz="0" w:space="0" w:color="auto"/>
                <w:bottom w:val="none" w:sz="0" w:space="0" w:color="auto"/>
                <w:right w:val="none" w:sz="0" w:space="0" w:color="auto"/>
              </w:divBdr>
            </w:div>
            <w:div w:id="1210142626">
              <w:marLeft w:val="0"/>
              <w:marRight w:val="0"/>
              <w:marTop w:val="0"/>
              <w:marBottom w:val="0"/>
              <w:divBdr>
                <w:top w:val="none" w:sz="0" w:space="0" w:color="auto"/>
                <w:left w:val="none" w:sz="0" w:space="0" w:color="auto"/>
                <w:bottom w:val="none" w:sz="0" w:space="0" w:color="auto"/>
                <w:right w:val="none" w:sz="0" w:space="0" w:color="auto"/>
              </w:divBdr>
            </w:div>
            <w:div w:id="1210847051">
              <w:marLeft w:val="0"/>
              <w:marRight w:val="0"/>
              <w:marTop w:val="0"/>
              <w:marBottom w:val="0"/>
              <w:divBdr>
                <w:top w:val="none" w:sz="0" w:space="0" w:color="auto"/>
                <w:left w:val="none" w:sz="0" w:space="0" w:color="auto"/>
                <w:bottom w:val="none" w:sz="0" w:space="0" w:color="auto"/>
                <w:right w:val="none" w:sz="0" w:space="0" w:color="auto"/>
              </w:divBdr>
            </w:div>
            <w:div w:id="1213686684">
              <w:marLeft w:val="0"/>
              <w:marRight w:val="0"/>
              <w:marTop w:val="0"/>
              <w:marBottom w:val="0"/>
              <w:divBdr>
                <w:top w:val="none" w:sz="0" w:space="0" w:color="auto"/>
                <w:left w:val="none" w:sz="0" w:space="0" w:color="auto"/>
                <w:bottom w:val="none" w:sz="0" w:space="0" w:color="auto"/>
                <w:right w:val="none" w:sz="0" w:space="0" w:color="auto"/>
              </w:divBdr>
            </w:div>
            <w:div w:id="1214004205">
              <w:marLeft w:val="0"/>
              <w:marRight w:val="0"/>
              <w:marTop w:val="0"/>
              <w:marBottom w:val="0"/>
              <w:divBdr>
                <w:top w:val="none" w:sz="0" w:space="0" w:color="auto"/>
                <w:left w:val="none" w:sz="0" w:space="0" w:color="auto"/>
                <w:bottom w:val="none" w:sz="0" w:space="0" w:color="auto"/>
                <w:right w:val="none" w:sz="0" w:space="0" w:color="auto"/>
              </w:divBdr>
            </w:div>
            <w:div w:id="1214318184">
              <w:marLeft w:val="0"/>
              <w:marRight w:val="0"/>
              <w:marTop w:val="0"/>
              <w:marBottom w:val="0"/>
              <w:divBdr>
                <w:top w:val="none" w:sz="0" w:space="0" w:color="auto"/>
                <w:left w:val="none" w:sz="0" w:space="0" w:color="auto"/>
                <w:bottom w:val="none" w:sz="0" w:space="0" w:color="auto"/>
                <w:right w:val="none" w:sz="0" w:space="0" w:color="auto"/>
              </w:divBdr>
            </w:div>
            <w:div w:id="1214343141">
              <w:marLeft w:val="0"/>
              <w:marRight w:val="0"/>
              <w:marTop w:val="0"/>
              <w:marBottom w:val="0"/>
              <w:divBdr>
                <w:top w:val="none" w:sz="0" w:space="0" w:color="auto"/>
                <w:left w:val="none" w:sz="0" w:space="0" w:color="auto"/>
                <w:bottom w:val="none" w:sz="0" w:space="0" w:color="auto"/>
                <w:right w:val="none" w:sz="0" w:space="0" w:color="auto"/>
              </w:divBdr>
            </w:div>
            <w:div w:id="1214388475">
              <w:marLeft w:val="0"/>
              <w:marRight w:val="0"/>
              <w:marTop w:val="0"/>
              <w:marBottom w:val="0"/>
              <w:divBdr>
                <w:top w:val="none" w:sz="0" w:space="0" w:color="auto"/>
                <w:left w:val="none" w:sz="0" w:space="0" w:color="auto"/>
                <w:bottom w:val="none" w:sz="0" w:space="0" w:color="auto"/>
                <w:right w:val="none" w:sz="0" w:space="0" w:color="auto"/>
              </w:divBdr>
            </w:div>
            <w:div w:id="1215121677">
              <w:marLeft w:val="0"/>
              <w:marRight w:val="0"/>
              <w:marTop w:val="0"/>
              <w:marBottom w:val="0"/>
              <w:divBdr>
                <w:top w:val="none" w:sz="0" w:space="0" w:color="auto"/>
                <w:left w:val="none" w:sz="0" w:space="0" w:color="auto"/>
                <w:bottom w:val="none" w:sz="0" w:space="0" w:color="auto"/>
                <w:right w:val="none" w:sz="0" w:space="0" w:color="auto"/>
              </w:divBdr>
            </w:div>
            <w:div w:id="1215388480">
              <w:marLeft w:val="0"/>
              <w:marRight w:val="0"/>
              <w:marTop w:val="0"/>
              <w:marBottom w:val="0"/>
              <w:divBdr>
                <w:top w:val="none" w:sz="0" w:space="0" w:color="auto"/>
                <w:left w:val="none" w:sz="0" w:space="0" w:color="auto"/>
                <w:bottom w:val="none" w:sz="0" w:space="0" w:color="auto"/>
                <w:right w:val="none" w:sz="0" w:space="0" w:color="auto"/>
              </w:divBdr>
            </w:div>
            <w:div w:id="1215973167">
              <w:marLeft w:val="0"/>
              <w:marRight w:val="0"/>
              <w:marTop w:val="0"/>
              <w:marBottom w:val="0"/>
              <w:divBdr>
                <w:top w:val="none" w:sz="0" w:space="0" w:color="auto"/>
                <w:left w:val="none" w:sz="0" w:space="0" w:color="auto"/>
                <w:bottom w:val="none" w:sz="0" w:space="0" w:color="auto"/>
                <w:right w:val="none" w:sz="0" w:space="0" w:color="auto"/>
              </w:divBdr>
            </w:div>
            <w:div w:id="1216624534">
              <w:marLeft w:val="0"/>
              <w:marRight w:val="0"/>
              <w:marTop w:val="0"/>
              <w:marBottom w:val="0"/>
              <w:divBdr>
                <w:top w:val="none" w:sz="0" w:space="0" w:color="auto"/>
                <w:left w:val="none" w:sz="0" w:space="0" w:color="auto"/>
                <w:bottom w:val="none" w:sz="0" w:space="0" w:color="auto"/>
                <w:right w:val="none" w:sz="0" w:space="0" w:color="auto"/>
              </w:divBdr>
            </w:div>
            <w:div w:id="1219979125">
              <w:marLeft w:val="0"/>
              <w:marRight w:val="0"/>
              <w:marTop w:val="0"/>
              <w:marBottom w:val="0"/>
              <w:divBdr>
                <w:top w:val="none" w:sz="0" w:space="0" w:color="auto"/>
                <w:left w:val="none" w:sz="0" w:space="0" w:color="auto"/>
                <w:bottom w:val="none" w:sz="0" w:space="0" w:color="auto"/>
                <w:right w:val="none" w:sz="0" w:space="0" w:color="auto"/>
              </w:divBdr>
            </w:div>
            <w:div w:id="1220048494">
              <w:marLeft w:val="0"/>
              <w:marRight w:val="0"/>
              <w:marTop w:val="0"/>
              <w:marBottom w:val="0"/>
              <w:divBdr>
                <w:top w:val="none" w:sz="0" w:space="0" w:color="auto"/>
                <w:left w:val="none" w:sz="0" w:space="0" w:color="auto"/>
                <w:bottom w:val="none" w:sz="0" w:space="0" w:color="auto"/>
                <w:right w:val="none" w:sz="0" w:space="0" w:color="auto"/>
              </w:divBdr>
            </w:div>
            <w:div w:id="1220242342">
              <w:marLeft w:val="0"/>
              <w:marRight w:val="0"/>
              <w:marTop w:val="0"/>
              <w:marBottom w:val="0"/>
              <w:divBdr>
                <w:top w:val="none" w:sz="0" w:space="0" w:color="auto"/>
                <w:left w:val="none" w:sz="0" w:space="0" w:color="auto"/>
                <w:bottom w:val="none" w:sz="0" w:space="0" w:color="auto"/>
                <w:right w:val="none" w:sz="0" w:space="0" w:color="auto"/>
              </w:divBdr>
            </w:div>
            <w:div w:id="1220242719">
              <w:marLeft w:val="0"/>
              <w:marRight w:val="0"/>
              <w:marTop w:val="0"/>
              <w:marBottom w:val="0"/>
              <w:divBdr>
                <w:top w:val="none" w:sz="0" w:space="0" w:color="auto"/>
                <w:left w:val="none" w:sz="0" w:space="0" w:color="auto"/>
                <w:bottom w:val="none" w:sz="0" w:space="0" w:color="auto"/>
                <w:right w:val="none" w:sz="0" w:space="0" w:color="auto"/>
              </w:divBdr>
            </w:div>
            <w:div w:id="1220827783">
              <w:marLeft w:val="0"/>
              <w:marRight w:val="0"/>
              <w:marTop w:val="0"/>
              <w:marBottom w:val="0"/>
              <w:divBdr>
                <w:top w:val="none" w:sz="0" w:space="0" w:color="auto"/>
                <w:left w:val="none" w:sz="0" w:space="0" w:color="auto"/>
                <w:bottom w:val="none" w:sz="0" w:space="0" w:color="auto"/>
                <w:right w:val="none" w:sz="0" w:space="0" w:color="auto"/>
              </w:divBdr>
            </w:div>
            <w:div w:id="1222323681">
              <w:marLeft w:val="0"/>
              <w:marRight w:val="0"/>
              <w:marTop w:val="0"/>
              <w:marBottom w:val="0"/>
              <w:divBdr>
                <w:top w:val="none" w:sz="0" w:space="0" w:color="auto"/>
                <w:left w:val="none" w:sz="0" w:space="0" w:color="auto"/>
                <w:bottom w:val="none" w:sz="0" w:space="0" w:color="auto"/>
                <w:right w:val="none" w:sz="0" w:space="0" w:color="auto"/>
              </w:divBdr>
            </w:div>
            <w:div w:id="1222904743">
              <w:marLeft w:val="0"/>
              <w:marRight w:val="0"/>
              <w:marTop w:val="0"/>
              <w:marBottom w:val="0"/>
              <w:divBdr>
                <w:top w:val="none" w:sz="0" w:space="0" w:color="auto"/>
                <w:left w:val="none" w:sz="0" w:space="0" w:color="auto"/>
                <w:bottom w:val="none" w:sz="0" w:space="0" w:color="auto"/>
                <w:right w:val="none" w:sz="0" w:space="0" w:color="auto"/>
              </w:divBdr>
            </w:div>
            <w:div w:id="1223105372">
              <w:marLeft w:val="0"/>
              <w:marRight w:val="0"/>
              <w:marTop w:val="0"/>
              <w:marBottom w:val="0"/>
              <w:divBdr>
                <w:top w:val="none" w:sz="0" w:space="0" w:color="auto"/>
                <w:left w:val="none" w:sz="0" w:space="0" w:color="auto"/>
                <w:bottom w:val="none" w:sz="0" w:space="0" w:color="auto"/>
                <w:right w:val="none" w:sz="0" w:space="0" w:color="auto"/>
              </w:divBdr>
            </w:div>
            <w:div w:id="1223523386">
              <w:marLeft w:val="0"/>
              <w:marRight w:val="0"/>
              <w:marTop w:val="0"/>
              <w:marBottom w:val="0"/>
              <w:divBdr>
                <w:top w:val="none" w:sz="0" w:space="0" w:color="auto"/>
                <w:left w:val="none" w:sz="0" w:space="0" w:color="auto"/>
                <w:bottom w:val="none" w:sz="0" w:space="0" w:color="auto"/>
                <w:right w:val="none" w:sz="0" w:space="0" w:color="auto"/>
              </w:divBdr>
            </w:div>
            <w:div w:id="1225144599">
              <w:marLeft w:val="0"/>
              <w:marRight w:val="0"/>
              <w:marTop w:val="0"/>
              <w:marBottom w:val="0"/>
              <w:divBdr>
                <w:top w:val="none" w:sz="0" w:space="0" w:color="auto"/>
                <w:left w:val="none" w:sz="0" w:space="0" w:color="auto"/>
                <w:bottom w:val="none" w:sz="0" w:space="0" w:color="auto"/>
                <w:right w:val="none" w:sz="0" w:space="0" w:color="auto"/>
              </w:divBdr>
            </w:div>
            <w:div w:id="1226911210">
              <w:marLeft w:val="0"/>
              <w:marRight w:val="0"/>
              <w:marTop w:val="0"/>
              <w:marBottom w:val="0"/>
              <w:divBdr>
                <w:top w:val="none" w:sz="0" w:space="0" w:color="auto"/>
                <w:left w:val="none" w:sz="0" w:space="0" w:color="auto"/>
                <w:bottom w:val="none" w:sz="0" w:space="0" w:color="auto"/>
                <w:right w:val="none" w:sz="0" w:space="0" w:color="auto"/>
              </w:divBdr>
            </w:div>
            <w:div w:id="1228302391">
              <w:marLeft w:val="0"/>
              <w:marRight w:val="0"/>
              <w:marTop w:val="0"/>
              <w:marBottom w:val="0"/>
              <w:divBdr>
                <w:top w:val="none" w:sz="0" w:space="0" w:color="auto"/>
                <w:left w:val="none" w:sz="0" w:space="0" w:color="auto"/>
                <w:bottom w:val="none" w:sz="0" w:space="0" w:color="auto"/>
                <w:right w:val="none" w:sz="0" w:space="0" w:color="auto"/>
              </w:divBdr>
            </w:div>
            <w:div w:id="1229733446">
              <w:marLeft w:val="0"/>
              <w:marRight w:val="0"/>
              <w:marTop w:val="0"/>
              <w:marBottom w:val="0"/>
              <w:divBdr>
                <w:top w:val="none" w:sz="0" w:space="0" w:color="auto"/>
                <w:left w:val="none" w:sz="0" w:space="0" w:color="auto"/>
                <w:bottom w:val="none" w:sz="0" w:space="0" w:color="auto"/>
                <w:right w:val="none" w:sz="0" w:space="0" w:color="auto"/>
              </w:divBdr>
            </w:div>
            <w:div w:id="1230533169">
              <w:marLeft w:val="0"/>
              <w:marRight w:val="0"/>
              <w:marTop w:val="0"/>
              <w:marBottom w:val="0"/>
              <w:divBdr>
                <w:top w:val="none" w:sz="0" w:space="0" w:color="auto"/>
                <w:left w:val="none" w:sz="0" w:space="0" w:color="auto"/>
                <w:bottom w:val="none" w:sz="0" w:space="0" w:color="auto"/>
                <w:right w:val="none" w:sz="0" w:space="0" w:color="auto"/>
              </w:divBdr>
            </w:div>
            <w:div w:id="1230726039">
              <w:marLeft w:val="0"/>
              <w:marRight w:val="0"/>
              <w:marTop w:val="0"/>
              <w:marBottom w:val="0"/>
              <w:divBdr>
                <w:top w:val="none" w:sz="0" w:space="0" w:color="auto"/>
                <w:left w:val="none" w:sz="0" w:space="0" w:color="auto"/>
                <w:bottom w:val="none" w:sz="0" w:space="0" w:color="auto"/>
                <w:right w:val="none" w:sz="0" w:space="0" w:color="auto"/>
              </w:divBdr>
            </w:div>
            <w:div w:id="1230968988">
              <w:marLeft w:val="0"/>
              <w:marRight w:val="0"/>
              <w:marTop w:val="0"/>
              <w:marBottom w:val="0"/>
              <w:divBdr>
                <w:top w:val="none" w:sz="0" w:space="0" w:color="auto"/>
                <w:left w:val="none" w:sz="0" w:space="0" w:color="auto"/>
                <w:bottom w:val="none" w:sz="0" w:space="0" w:color="auto"/>
                <w:right w:val="none" w:sz="0" w:space="0" w:color="auto"/>
              </w:divBdr>
            </w:div>
            <w:div w:id="1231888646">
              <w:marLeft w:val="0"/>
              <w:marRight w:val="0"/>
              <w:marTop w:val="0"/>
              <w:marBottom w:val="0"/>
              <w:divBdr>
                <w:top w:val="none" w:sz="0" w:space="0" w:color="auto"/>
                <w:left w:val="none" w:sz="0" w:space="0" w:color="auto"/>
                <w:bottom w:val="none" w:sz="0" w:space="0" w:color="auto"/>
                <w:right w:val="none" w:sz="0" w:space="0" w:color="auto"/>
              </w:divBdr>
            </w:div>
            <w:div w:id="1232040209">
              <w:marLeft w:val="0"/>
              <w:marRight w:val="0"/>
              <w:marTop w:val="0"/>
              <w:marBottom w:val="0"/>
              <w:divBdr>
                <w:top w:val="none" w:sz="0" w:space="0" w:color="auto"/>
                <w:left w:val="none" w:sz="0" w:space="0" w:color="auto"/>
                <w:bottom w:val="none" w:sz="0" w:space="0" w:color="auto"/>
                <w:right w:val="none" w:sz="0" w:space="0" w:color="auto"/>
              </w:divBdr>
            </w:div>
            <w:div w:id="1232236382">
              <w:marLeft w:val="0"/>
              <w:marRight w:val="0"/>
              <w:marTop w:val="0"/>
              <w:marBottom w:val="0"/>
              <w:divBdr>
                <w:top w:val="none" w:sz="0" w:space="0" w:color="auto"/>
                <w:left w:val="none" w:sz="0" w:space="0" w:color="auto"/>
                <w:bottom w:val="none" w:sz="0" w:space="0" w:color="auto"/>
                <w:right w:val="none" w:sz="0" w:space="0" w:color="auto"/>
              </w:divBdr>
            </w:div>
            <w:div w:id="1237477776">
              <w:marLeft w:val="0"/>
              <w:marRight w:val="0"/>
              <w:marTop w:val="0"/>
              <w:marBottom w:val="0"/>
              <w:divBdr>
                <w:top w:val="none" w:sz="0" w:space="0" w:color="auto"/>
                <w:left w:val="none" w:sz="0" w:space="0" w:color="auto"/>
                <w:bottom w:val="none" w:sz="0" w:space="0" w:color="auto"/>
                <w:right w:val="none" w:sz="0" w:space="0" w:color="auto"/>
              </w:divBdr>
            </w:div>
            <w:div w:id="1238398071">
              <w:marLeft w:val="0"/>
              <w:marRight w:val="0"/>
              <w:marTop w:val="0"/>
              <w:marBottom w:val="0"/>
              <w:divBdr>
                <w:top w:val="none" w:sz="0" w:space="0" w:color="auto"/>
                <w:left w:val="none" w:sz="0" w:space="0" w:color="auto"/>
                <w:bottom w:val="none" w:sz="0" w:space="0" w:color="auto"/>
                <w:right w:val="none" w:sz="0" w:space="0" w:color="auto"/>
              </w:divBdr>
            </w:div>
            <w:div w:id="1239091827">
              <w:marLeft w:val="0"/>
              <w:marRight w:val="0"/>
              <w:marTop w:val="0"/>
              <w:marBottom w:val="0"/>
              <w:divBdr>
                <w:top w:val="none" w:sz="0" w:space="0" w:color="auto"/>
                <w:left w:val="none" w:sz="0" w:space="0" w:color="auto"/>
                <w:bottom w:val="none" w:sz="0" w:space="0" w:color="auto"/>
                <w:right w:val="none" w:sz="0" w:space="0" w:color="auto"/>
              </w:divBdr>
            </w:div>
            <w:div w:id="1240214916">
              <w:marLeft w:val="0"/>
              <w:marRight w:val="0"/>
              <w:marTop w:val="0"/>
              <w:marBottom w:val="0"/>
              <w:divBdr>
                <w:top w:val="none" w:sz="0" w:space="0" w:color="auto"/>
                <w:left w:val="none" w:sz="0" w:space="0" w:color="auto"/>
                <w:bottom w:val="none" w:sz="0" w:space="0" w:color="auto"/>
                <w:right w:val="none" w:sz="0" w:space="0" w:color="auto"/>
              </w:divBdr>
            </w:div>
            <w:div w:id="1240603668">
              <w:marLeft w:val="0"/>
              <w:marRight w:val="0"/>
              <w:marTop w:val="0"/>
              <w:marBottom w:val="0"/>
              <w:divBdr>
                <w:top w:val="none" w:sz="0" w:space="0" w:color="auto"/>
                <w:left w:val="none" w:sz="0" w:space="0" w:color="auto"/>
                <w:bottom w:val="none" w:sz="0" w:space="0" w:color="auto"/>
                <w:right w:val="none" w:sz="0" w:space="0" w:color="auto"/>
              </w:divBdr>
            </w:div>
            <w:div w:id="1241021020">
              <w:marLeft w:val="0"/>
              <w:marRight w:val="0"/>
              <w:marTop w:val="0"/>
              <w:marBottom w:val="0"/>
              <w:divBdr>
                <w:top w:val="none" w:sz="0" w:space="0" w:color="auto"/>
                <w:left w:val="none" w:sz="0" w:space="0" w:color="auto"/>
                <w:bottom w:val="none" w:sz="0" w:space="0" w:color="auto"/>
                <w:right w:val="none" w:sz="0" w:space="0" w:color="auto"/>
              </w:divBdr>
            </w:div>
            <w:div w:id="1241864983">
              <w:marLeft w:val="0"/>
              <w:marRight w:val="0"/>
              <w:marTop w:val="0"/>
              <w:marBottom w:val="0"/>
              <w:divBdr>
                <w:top w:val="none" w:sz="0" w:space="0" w:color="auto"/>
                <w:left w:val="none" w:sz="0" w:space="0" w:color="auto"/>
                <w:bottom w:val="none" w:sz="0" w:space="0" w:color="auto"/>
                <w:right w:val="none" w:sz="0" w:space="0" w:color="auto"/>
              </w:divBdr>
            </w:div>
            <w:div w:id="1242135565">
              <w:marLeft w:val="0"/>
              <w:marRight w:val="0"/>
              <w:marTop w:val="0"/>
              <w:marBottom w:val="0"/>
              <w:divBdr>
                <w:top w:val="none" w:sz="0" w:space="0" w:color="auto"/>
                <w:left w:val="none" w:sz="0" w:space="0" w:color="auto"/>
                <w:bottom w:val="none" w:sz="0" w:space="0" w:color="auto"/>
                <w:right w:val="none" w:sz="0" w:space="0" w:color="auto"/>
              </w:divBdr>
            </w:div>
            <w:div w:id="1242830866">
              <w:marLeft w:val="0"/>
              <w:marRight w:val="0"/>
              <w:marTop w:val="0"/>
              <w:marBottom w:val="0"/>
              <w:divBdr>
                <w:top w:val="none" w:sz="0" w:space="0" w:color="auto"/>
                <w:left w:val="none" w:sz="0" w:space="0" w:color="auto"/>
                <w:bottom w:val="none" w:sz="0" w:space="0" w:color="auto"/>
                <w:right w:val="none" w:sz="0" w:space="0" w:color="auto"/>
              </w:divBdr>
            </w:div>
            <w:div w:id="1242835933">
              <w:marLeft w:val="0"/>
              <w:marRight w:val="0"/>
              <w:marTop w:val="0"/>
              <w:marBottom w:val="0"/>
              <w:divBdr>
                <w:top w:val="none" w:sz="0" w:space="0" w:color="auto"/>
                <w:left w:val="none" w:sz="0" w:space="0" w:color="auto"/>
                <w:bottom w:val="none" w:sz="0" w:space="0" w:color="auto"/>
                <w:right w:val="none" w:sz="0" w:space="0" w:color="auto"/>
              </w:divBdr>
            </w:div>
            <w:div w:id="1243181456">
              <w:marLeft w:val="0"/>
              <w:marRight w:val="0"/>
              <w:marTop w:val="0"/>
              <w:marBottom w:val="0"/>
              <w:divBdr>
                <w:top w:val="none" w:sz="0" w:space="0" w:color="auto"/>
                <w:left w:val="none" w:sz="0" w:space="0" w:color="auto"/>
                <w:bottom w:val="none" w:sz="0" w:space="0" w:color="auto"/>
                <w:right w:val="none" w:sz="0" w:space="0" w:color="auto"/>
              </w:divBdr>
            </w:div>
            <w:div w:id="1243876679">
              <w:marLeft w:val="0"/>
              <w:marRight w:val="0"/>
              <w:marTop w:val="0"/>
              <w:marBottom w:val="0"/>
              <w:divBdr>
                <w:top w:val="none" w:sz="0" w:space="0" w:color="auto"/>
                <w:left w:val="none" w:sz="0" w:space="0" w:color="auto"/>
                <w:bottom w:val="none" w:sz="0" w:space="0" w:color="auto"/>
                <w:right w:val="none" w:sz="0" w:space="0" w:color="auto"/>
              </w:divBdr>
            </w:div>
            <w:div w:id="1244147704">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245069377">
              <w:marLeft w:val="0"/>
              <w:marRight w:val="0"/>
              <w:marTop w:val="0"/>
              <w:marBottom w:val="0"/>
              <w:divBdr>
                <w:top w:val="none" w:sz="0" w:space="0" w:color="auto"/>
                <w:left w:val="none" w:sz="0" w:space="0" w:color="auto"/>
                <w:bottom w:val="none" w:sz="0" w:space="0" w:color="auto"/>
                <w:right w:val="none" w:sz="0" w:space="0" w:color="auto"/>
              </w:divBdr>
            </w:div>
            <w:div w:id="1245341338">
              <w:marLeft w:val="0"/>
              <w:marRight w:val="0"/>
              <w:marTop w:val="0"/>
              <w:marBottom w:val="0"/>
              <w:divBdr>
                <w:top w:val="none" w:sz="0" w:space="0" w:color="auto"/>
                <w:left w:val="none" w:sz="0" w:space="0" w:color="auto"/>
                <w:bottom w:val="none" w:sz="0" w:space="0" w:color="auto"/>
                <w:right w:val="none" w:sz="0" w:space="0" w:color="auto"/>
              </w:divBdr>
            </w:div>
            <w:div w:id="1245451207">
              <w:marLeft w:val="0"/>
              <w:marRight w:val="0"/>
              <w:marTop w:val="0"/>
              <w:marBottom w:val="0"/>
              <w:divBdr>
                <w:top w:val="none" w:sz="0" w:space="0" w:color="auto"/>
                <w:left w:val="none" w:sz="0" w:space="0" w:color="auto"/>
                <w:bottom w:val="none" w:sz="0" w:space="0" w:color="auto"/>
                <w:right w:val="none" w:sz="0" w:space="0" w:color="auto"/>
              </w:divBdr>
            </w:div>
            <w:div w:id="1246962023">
              <w:marLeft w:val="0"/>
              <w:marRight w:val="0"/>
              <w:marTop w:val="0"/>
              <w:marBottom w:val="0"/>
              <w:divBdr>
                <w:top w:val="none" w:sz="0" w:space="0" w:color="auto"/>
                <w:left w:val="none" w:sz="0" w:space="0" w:color="auto"/>
                <w:bottom w:val="none" w:sz="0" w:space="0" w:color="auto"/>
                <w:right w:val="none" w:sz="0" w:space="0" w:color="auto"/>
              </w:divBdr>
            </w:div>
            <w:div w:id="1248231071">
              <w:marLeft w:val="0"/>
              <w:marRight w:val="0"/>
              <w:marTop w:val="0"/>
              <w:marBottom w:val="0"/>
              <w:divBdr>
                <w:top w:val="none" w:sz="0" w:space="0" w:color="auto"/>
                <w:left w:val="none" w:sz="0" w:space="0" w:color="auto"/>
                <w:bottom w:val="none" w:sz="0" w:space="0" w:color="auto"/>
                <w:right w:val="none" w:sz="0" w:space="0" w:color="auto"/>
              </w:divBdr>
            </w:div>
            <w:div w:id="1249192038">
              <w:marLeft w:val="0"/>
              <w:marRight w:val="0"/>
              <w:marTop w:val="0"/>
              <w:marBottom w:val="0"/>
              <w:divBdr>
                <w:top w:val="none" w:sz="0" w:space="0" w:color="auto"/>
                <w:left w:val="none" w:sz="0" w:space="0" w:color="auto"/>
                <w:bottom w:val="none" w:sz="0" w:space="0" w:color="auto"/>
                <w:right w:val="none" w:sz="0" w:space="0" w:color="auto"/>
              </w:divBdr>
            </w:div>
            <w:div w:id="1251550294">
              <w:marLeft w:val="0"/>
              <w:marRight w:val="0"/>
              <w:marTop w:val="0"/>
              <w:marBottom w:val="0"/>
              <w:divBdr>
                <w:top w:val="none" w:sz="0" w:space="0" w:color="auto"/>
                <w:left w:val="none" w:sz="0" w:space="0" w:color="auto"/>
                <w:bottom w:val="none" w:sz="0" w:space="0" w:color="auto"/>
                <w:right w:val="none" w:sz="0" w:space="0" w:color="auto"/>
              </w:divBdr>
            </w:div>
            <w:div w:id="1252350358">
              <w:marLeft w:val="0"/>
              <w:marRight w:val="0"/>
              <w:marTop w:val="0"/>
              <w:marBottom w:val="0"/>
              <w:divBdr>
                <w:top w:val="none" w:sz="0" w:space="0" w:color="auto"/>
                <w:left w:val="none" w:sz="0" w:space="0" w:color="auto"/>
                <w:bottom w:val="none" w:sz="0" w:space="0" w:color="auto"/>
                <w:right w:val="none" w:sz="0" w:space="0" w:color="auto"/>
              </w:divBdr>
            </w:div>
            <w:div w:id="1253516363">
              <w:marLeft w:val="0"/>
              <w:marRight w:val="0"/>
              <w:marTop w:val="0"/>
              <w:marBottom w:val="0"/>
              <w:divBdr>
                <w:top w:val="none" w:sz="0" w:space="0" w:color="auto"/>
                <w:left w:val="none" w:sz="0" w:space="0" w:color="auto"/>
                <w:bottom w:val="none" w:sz="0" w:space="0" w:color="auto"/>
                <w:right w:val="none" w:sz="0" w:space="0" w:color="auto"/>
              </w:divBdr>
            </w:div>
            <w:div w:id="1253973381">
              <w:marLeft w:val="0"/>
              <w:marRight w:val="0"/>
              <w:marTop w:val="0"/>
              <w:marBottom w:val="0"/>
              <w:divBdr>
                <w:top w:val="none" w:sz="0" w:space="0" w:color="auto"/>
                <w:left w:val="none" w:sz="0" w:space="0" w:color="auto"/>
                <w:bottom w:val="none" w:sz="0" w:space="0" w:color="auto"/>
                <w:right w:val="none" w:sz="0" w:space="0" w:color="auto"/>
              </w:divBdr>
            </w:div>
            <w:div w:id="1254586839">
              <w:marLeft w:val="0"/>
              <w:marRight w:val="0"/>
              <w:marTop w:val="0"/>
              <w:marBottom w:val="0"/>
              <w:divBdr>
                <w:top w:val="none" w:sz="0" w:space="0" w:color="auto"/>
                <w:left w:val="none" w:sz="0" w:space="0" w:color="auto"/>
                <w:bottom w:val="none" w:sz="0" w:space="0" w:color="auto"/>
                <w:right w:val="none" w:sz="0" w:space="0" w:color="auto"/>
              </w:divBdr>
            </w:div>
            <w:div w:id="1257012335">
              <w:marLeft w:val="0"/>
              <w:marRight w:val="0"/>
              <w:marTop w:val="0"/>
              <w:marBottom w:val="0"/>
              <w:divBdr>
                <w:top w:val="none" w:sz="0" w:space="0" w:color="auto"/>
                <w:left w:val="none" w:sz="0" w:space="0" w:color="auto"/>
                <w:bottom w:val="none" w:sz="0" w:space="0" w:color="auto"/>
                <w:right w:val="none" w:sz="0" w:space="0" w:color="auto"/>
              </w:divBdr>
            </w:div>
            <w:div w:id="1257985713">
              <w:marLeft w:val="0"/>
              <w:marRight w:val="0"/>
              <w:marTop w:val="0"/>
              <w:marBottom w:val="0"/>
              <w:divBdr>
                <w:top w:val="none" w:sz="0" w:space="0" w:color="auto"/>
                <w:left w:val="none" w:sz="0" w:space="0" w:color="auto"/>
                <w:bottom w:val="none" w:sz="0" w:space="0" w:color="auto"/>
                <w:right w:val="none" w:sz="0" w:space="0" w:color="auto"/>
              </w:divBdr>
            </w:div>
            <w:div w:id="1259409537">
              <w:marLeft w:val="0"/>
              <w:marRight w:val="0"/>
              <w:marTop w:val="0"/>
              <w:marBottom w:val="0"/>
              <w:divBdr>
                <w:top w:val="none" w:sz="0" w:space="0" w:color="auto"/>
                <w:left w:val="none" w:sz="0" w:space="0" w:color="auto"/>
                <w:bottom w:val="none" w:sz="0" w:space="0" w:color="auto"/>
                <w:right w:val="none" w:sz="0" w:space="0" w:color="auto"/>
              </w:divBdr>
            </w:div>
            <w:div w:id="1259604203">
              <w:marLeft w:val="0"/>
              <w:marRight w:val="0"/>
              <w:marTop w:val="0"/>
              <w:marBottom w:val="0"/>
              <w:divBdr>
                <w:top w:val="none" w:sz="0" w:space="0" w:color="auto"/>
                <w:left w:val="none" w:sz="0" w:space="0" w:color="auto"/>
                <w:bottom w:val="none" w:sz="0" w:space="0" w:color="auto"/>
                <w:right w:val="none" w:sz="0" w:space="0" w:color="auto"/>
              </w:divBdr>
            </w:div>
            <w:div w:id="1260068194">
              <w:marLeft w:val="0"/>
              <w:marRight w:val="0"/>
              <w:marTop w:val="0"/>
              <w:marBottom w:val="0"/>
              <w:divBdr>
                <w:top w:val="none" w:sz="0" w:space="0" w:color="auto"/>
                <w:left w:val="none" w:sz="0" w:space="0" w:color="auto"/>
                <w:bottom w:val="none" w:sz="0" w:space="0" w:color="auto"/>
                <w:right w:val="none" w:sz="0" w:space="0" w:color="auto"/>
              </w:divBdr>
            </w:div>
            <w:div w:id="1260527868">
              <w:marLeft w:val="0"/>
              <w:marRight w:val="0"/>
              <w:marTop w:val="0"/>
              <w:marBottom w:val="0"/>
              <w:divBdr>
                <w:top w:val="none" w:sz="0" w:space="0" w:color="auto"/>
                <w:left w:val="none" w:sz="0" w:space="0" w:color="auto"/>
                <w:bottom w:val="none" w:sz="0" w:space="0" w:color="auto"/>
                <w:right w:val="none" w:sz="0" w:space="0" w:color="auto"/>
              </w:divBdr>
            </w:div>
            <w:div w:id="1261373217">
              <w:marLeft w:val="0"/>
              <w:marRight w:val="0"/>
              <w:marTop w:val="0"/>
              <w:marBottom w:val="0"/>
              <w:divBdr>
                <w:top w:val="none" w:sz="0" w:space="0" w:color="auto"/>
                <w:left w:val="none" w:sz="0" w:space="0" w:color="auto"/>
                <w:bottom w:val="none" w:sz="0" w:space="0" w:color="auto"/>
                <w:right w:val="none" w:sz="0" w:space="0" w:color="auto"/>
              </w:divBdr>
            </w:div>
            <w:div w:id="1261572729">
              <w:marLeft w:val="0"/>
              <w:marRight w:val="0"/>
              <w:marTop w:val="0"/>
              <w:marBottom w:val="0"/>
              <w:divBdr>
                <w:top w:val="none" w:sz="0" w:space="0" w:color="auto"/>
                <w:left w:val="none" w:sz="0" w:space="0" w:color="auto"/>
                <w:bottom w:val="none" w:sz="0" w:space="0" w:color="auto"/>
                <w:right w:val="none" w:sz="0" w:space="0" w:color="auto"/>
              </w:divBdr>
            </w:div>
            <w:div w:id="1262176493">
              <w:marLeft w:val="0"/>
              <w:marRight w:val="0"/>
              <w:marTop w:val="0"/>
              <w:marBottom w:val="0"/>
              <w:divBdr>
                <w:top w:val="none" w:sz="0" w:space="0" w:color="auto"/>
                <w:left w:val="none" w:sz="0" w:space="0" w:color="auto"/>
                <w:bottom w:val="none" w:sz="0" w:space="0" w:color="auto"/>
                <w:right w:val="none" w:sz="0" w:space="0" w:color="auto"/>
              </w:divBdr>
            </w:div>
            <w:div w:id="1263345575">
              <w:marLeft w:val="0"/>
              <w:marRight w:val="0"/>
              <w:marTop w:val="0"/>
              <w:marBottom w:val="0"/>
              <w:divBdr>
                <w:top w:val="none" w:sz="0" w:space="0" w:color="auto"/>
                <w:left w:val="none" w:sz="0" w:space="0" w:color="auto"/>
                <w:bottom w:val="none" w:sz="0" w:space="0" w:color="auto"/>
                <w:right w:val="none" w:sz="0" w:space="0" w:color="auto"/>
              </w:divBdr>
            </w:div>
            <w:div w:id="1263535991">
              <w:marLeft w:val="0"/>
              <w:marRight w:val="0"/>
              <w:marTop w:val="0"/>
              <w:marBottom w:val="0"/>
              <w:divBdr>
                <w:top w:val="none" w:sz="0" w:space="0" w:color="auto"/>
                <w:left w:val="none" w:sz="0" w:space="0" w:color="auto"/>
                <w:bottom w:val="none" w:sz="0" w:space="0" w:color="auto"/>
                <w:right w:val="none" w:sz="0" w:space="0" w:color="auto"/>
              </w:divBdr>
            </w:div>
            <w:div w:id="1263799019">
              <w:marLeft w:val="0"/>
              <w:marRight w:val="0"/>
              <w:marTop w:val="0"/>
              <w:marBottom w:val="0"/>
              <w:divBdr>
                <w:top w:val="none" w:sz="0" w:space="0" w:color="auto"/>
                <w:left w:val="none" w:sz="0" w:space="0" w:color="auto"/>
                <w:bottom w:val="none" w:sz="0" w:space="0" w:color="auto"/>
                <w:right w:val="none" w:sz="0" w:space="0" w:color="auto"/>
              </w:divBdr>
            </w:div>
            <w:div w:id="1263804456">
              <w:marLeft w:val="0"/>
              <w:marRight w:val="0"/>
              <w:marTop w:val="0"/>
              <w:marBottom w:val="0"/>
              <w:divBdr>
                <w:top w:val="none" w:sz="0" w:space="0" w:color="auto"/>
                <w:left w:val="none" w:sz="0" w:space="0" w:color="auto"/>
                <w:bottom w:val="none" w:sz="0" w:space="0" w:color="auto"/>
                <w:right w:val="none" w:sz="0" w:space="0" w:color="auto"/>
              </w:divBdr>
            </w:div>
            <w:div w:id="1266621662">
              <w:marLeft w:val="0"/>
              <w:marRight w:val="0"/>
              <w:marTop w:val="0"/>
              <w:marBottom w:val="0"/>
              <w:divBdr>
                <w:top w:val="none" w:sz="0" w:space="0" w:color="auto"/>
                <w:left w:val="none" w:sz="0" w:space="0" w:color="auto"/>
                <w:bottom w:val="none" w:sz="0" w:space="0" w:color="auto"/>
                <w:right w:val="none" w:sz="0" w:space="0" w:color="auto"/>
              </w:divBdr>
            </w:div>
            <w:div w:id="1267345674">
              <w:marLeft w:val="0"/>
              <w:marRight w:val="0"/>
              <w:marTop w:val="0"/>
              <w:marBottom w:val="0"/>
              <w:divBdr>
                <w:top w:val="none" w:sz="0" w:space="0" w:color="auto"/>
                <w:left w:val="none" w:sz="0" w:space="0" w:color="auto"/>
                <w:bottom w:val="none" w:sz="0" w:space="0" w:color="auto"/>
                <w:right w:val="none" w:sz="0" w:space="0" w:color="auto"/>
              </w:divBdr>
            </w:div>
            <w:div w:id="1268007744">
              <w:marLeft w:val="0"/>
              <w:marRight w:val="0"/>
              <w:marTop w:val="0"/>
              <w:marBottom w:val="0"/>
              <w:divBdr>
                <w:top w:val="none" w:sz="0" w:space="0" w:color="auto"/>
                <w:left w:val="none" w:sz="0" w:space="0" w:color="auto"/>
                <w:bottom w:val="none" w:sz="0" w:space="0" w:color="auto"/>
                <w:right w:val="none" w:sz="0" w:space="0" w:color="auto"/>
              </w:divBdr>
            </w:div>
            <w:div w:id="1268466565">
              <w:marLeft w:val="0"/>
              <w:marRight w:val="0"/>
              <w:marTop w:val="0"/>
              <w:marBottom w:val="0"/>
              <w:divBdr>
                <w:top w:val="none" w:sz="0" w:space="0" w:color="auto"/>
                <w:left w:val="none" w:sz="0" w:space="0" w:color="auto"/>
                <w:bottom w:val="none" w:sz="0" w:space="0" w:color="auto"/>
                <w:right w:val="none" w:sz="0" w:space="0" w:color="auto"/>
              </w:divBdr>
            </w:div>
            <w:div w:id="1269239508">
              <w:marLeft w:val="0"/>
              <w:marRight w:val="0"/>
              <w:marTop w:val="0"/>
              <w:marBottom w:val="0"/>
              <w:divBdr>
                <w:top w:val="none" w:sz="0" w:space="0" w:color="auto"/>
                <w:left w:val="none" w:sz="0" w:space="0" w:color="auto"/>
                <w:bottom w:val="none" w:sz="0" w:space="0" w:color="auto"/>
                <w:right w:val="none" w:sz="0" w:space="0" w:color="auto"/>
              </w:divBdr>
            </w:div>
            <w:div w:id="1271166300">
              <w:marLeft w:val="0"/>
              <w:marRight w:val="0"/>
              <w:marTop w:val="0"/>
              <w:marBottom w:val="0"/>
              <w:divBdr>
                <w:top w:val="none" w:sz="0" w:space="0" w:color="auto"/>
                <w:left w:val="none" w:sz="0" w:space="0" w:color="auto"/>
                <w:bottom w:val="none" w:sz="0" w:space="0" w:color="auto"/>
                <w:right w:val="none" w:sz="0" w:space="0" w:color="auto"/>
              </w:divBdr>
            </w:div>
            <w:div w:id="1272859480">
              <w:marLeft w:val="0"/>
              <w:marRight w:val="0"/>
              <w:marTop w:val="0"/>
              <w:marBottom w:val="0"/>
              <w:divBdr>
                <w:top w:val="none" w:sz="0" w:space="0" w:color="auto"/>
                <w:left w:val="none" w:sz="0" w:space="0" w:color="auto"/>
                <w:bottom w:val="none" w:sz="0" w:space="0" w:color="auto"/>
                <w:right w:val="none" w:sz="0" w:space="0" w:color="auto"/>
              </w:divBdr>
            </w:div>
            <w:div w:id="1272972962">
              <w:marLeft w:val="0"/>
              <w:marRight w:val="0"/>
              <w:marTop w:val="0"/>
              <w:marBottom w:val="0"/>
              <w:divBdr>
                <w:top w:val="none" w:sz="0" w:space="0" w:color="auto"/>
                <w:left w:val="none" w:sz="0" w:space="0" w:color="auto"/>
                <w:bottom w:val="none" w:sz="0" w:space="0" w:color="auto"/>
                <w:right w:val="none" w:sz="0" w:space="0" w:color="auto"/>
              </w:divBdr>
            </w:div>
            <w:div w:id="1273392079">
              <w:marLeft w:val="0"/>
              <w:marRight w:val="0"/>
              <w:marTop w:val="0"/>
              <w:marBottom w:val="0"/>
              <w:divBdr>
                <w:top w:val="none" w:sz="0" w:space="0" w:color="auto"/>
                <w:left w:val="none" w:sz="0" w:space="0" w:color="auto"/>
                <w:bottom w:val="none" w:sz="0" w:space="0" w:color="auto"/>
                <w:right w:val="none" w:sz="0" w:space="0" w:color="auto"/>
              </w:divBdr>
            </w:div>
            <w:div w:id="1273854281">
              <w:marLeft w:val="0"/>
              <w:marRight w:val="0"/>
              <w:marTop w:val="0"/>
              <w:marBottom w:val="0"/>
              <w:divBdr>
                <w:top w:val="none" w:sz="0" w:space="0" w:color="auto"/>
                <w:left w:val="none" w:sz="0" w:space="0" w:color="auto"/>
                <w:bottom w:val="none" w:sz="0" w:space="0" w:color="auto"/>
                <w:right w:val="none" w:sz="0" w:space="0" w:color="auto"/>
              </w:divBdr>
            </w:div>
            <w:div w:id="1274745865">
              <w:marLeft w:val="0"/>
              <w:marRight w:val="0"/>
              <w:marTop w:val="0"/>
              <w:marBottom w:val="0"/>
              <w:divBdr>
                <w:top w:val="none" w:sz="0" w:space="0" w:color="auto"/>
                <w:left w:val="none" w:sz="0" w:space="0" w:color="auto"/>
                <w:bottom w:val="none" w:sz="0" w:space="0" w:color="auto"/>
                <w:right w:val="none" w:sz="0" w:space="0" w:color="auto"/>
              </w:divBdr>
            </w:div>
            <w:div w:id="1275136287">
              <w:marLeft w:val="0"/>
              <w:marRight w:val="0"/>
              <w:marTop w:val="0"/>
              <w:marBottom w:val="0"/>
              <w:divBdr>
                <w:top w:val="none" w:sz="0" w:space="0" w:color="auto"/>
                <w:left w:val="none" w:sz="0" w:space="0" w:color="auto"/>
                <w:bottom w:val="none" w:sz="0" w:space="0" w:color="auto"/>
                <w:right w:val="none" w:sz="0" w:space="0" w:color="auto"/>
              </w:divBdr>
            </w:div>
            <w:div w:id="1275869027">
              <w:marLeft w:val="0"/>
              <w:marRight w:val="0"/>
              <w:marTop w:val="0"/>
              <w:marBottom w:val="0"/>
              <w:divBdr>
                <w:top w:val="none" w:sz="0" w:space="0" w:color="auto"/>
                <w:left w:val="none" w:sz="0" w:space="0" w:color="auto"/>
                <w:bottom w:val="none" w:sz="0" w:space="0" w:color="auto"/>
                <w:right w:val="none" w:sz="0" w:space="0" w:color="auto"/>
              </w:divBdr>
            </w:div>
            <w:div w:id="1276475457">
              <w:marLeft w:val="0"/>
              <w:marRight w:val="0"/>
              <w:marTop w:val="0"/>
              <w:marBottom w:val="0"/>
              <w:divBdr>
                <w:top w:val="none" w:sz="0" w:space="0" w:color="auto"/>
                <w:left w:val="none" w:sz="0" w:space="0" w:color="auto"/>
                <w:bottom w:val="none" w:sz="0" w:space="0" w:color="auto"/>
                <w:right w:val="none" w:sz="0" w:space="0" w:color="auto"/>
              </w:divBdr>
            </w:div>
            <w:div w:id="1277368152">
              <w:marLeft w:val="0"/>
              <w:marRight w:val="0"/>
              <w:marTop w:val="0"/>
              <w:marBottom w:val="0"/>
              <w:divBdr>
                <w:top w:val="none" w:sz="0" w:space="0" w:color="auto"/>
                <w:left w:val="none" w:sz="0" w:space="0" w:color="auto"/>
                <w:bottom w:val="none" w:sz="0" w:space="0" w:color="auto"/>
                <w:right w:val="none" w:sz="0" w:space="0" w:color="auto"/>
              </w:divBdr>
            </w:div>
            <w:div w:id="1279027629">
              <w:marLeft w:val="0"/>
              <w:marRight w:val="0"/>
              <w:marTop w:val="0"/>
              <w:marBottom w:val="0"/>
              <w:divBdr>
                <w:top w:val="none" w:sz="0" w:space="0" w:color="auto"/>
                <w:left w:val="none" w:sz="0" w:space="0" w:color="auto"/>
                <w:bottom w:val="none" w:sz="0" w:space="0" w:color="auto"/>
                <w:right w:val="none" w:sz="0" w:space="0" w:color="auto"/>
              </w:divBdr>
            </w:div>
            <w:div w:id="1279142702">
              <w:marLeft w:val="0"/>
              <w:marRight w:val="0"/>
              <w:marTop w:val="0"/>
              <w:marBottom w:val="0"/>
              <w:divBdr>
                <w:top w:val="none" w:sz="0" w:space="0" w:color="auto"/>
                <w:left w:val="none" w:sz="0" w:space="0" w:color="auto"/>
                <w:bottom w:val="none" w:sz="0" w:space="0" w:color="auto"/>
                <w:right w:val="none" w:sz="0" w:space="0" w:color="auto"/>
              </w:divBdr>
            </w:div>
            <w:div w:id="1279486582">
              <w:marLeft w:val="0"/>
              <w:marRight w:val="0"/>
              <w:marTop w:val="0"/>
              <w:marBottom w:val="0"/>
              <w:divBdr>
                <w:top w:val="none" w:sz="0" w:space="0" w:color="auto"/>
                <w:left w:val="none" w:sz="0" w:space="0" w:color="auto"/>
                <w:bottom w:val="none" w:sz="0" w:space="0" w:color="auto"/>
                <w:right w:val="none" w:sz="0" w:space="0" w:color="auto"/>
              </w:divBdr>
            </w:div>
            <w:div w:id="1281377387">
              <w:marLeft w:val="0"/>
              <w:marRight w:val="0"/>
              <w:marTop w:val="0"/>
              <w:marBottom w:val="0"/>
              <w:divBdr>
                <w:top w:val="none" w:sz="0" w:space="0" w:color="auto"/>
                <w:left w:val="none" w:sz="0" w:space="0" w:color="auto"/>
                <w:bottom w:val="none" w:sz="0" w:space="0" w:color="auto"/>
                <w:right w:val="none" w:sz="0" w:space="0" w:color="auto"/>
              </w:divBdr>
            </w:div>
            <w:div w:id="1282227596">
              <w:marLeft w:val="0"/>
              <w:marRight w:val="0"/>
              <w:marTop w:val="0"/>
              <w:marBottom w:val="0"/>
              <w:divBdr>
                <w:top w:val="none" w:sz="0" w:space="0" w:color="auto"/>
                <w:left w:val="none" w:sz="0" w:space="0" w:color="auto"/>
                <w:bottom w:val="none" w:sz="0" w:space="0" w:color="auto"/>
                <w:right w:val="none" w:sz="0" w:space="0" w:color="auto"/>
              </w:divBdr>
            </w:div>
            <w:div w:id="1283880682">
              <w:marLeft w:val="0"/>
              <w:marRight w:val="0"/>
              <w:marTop w:val="0"/>
              <w:marBottom w:val="0"/>
              <w:divBdr>
                <w:top w:val="none" w:sz="0" w:space="0" w:color="auto"/>
                <w:left w:val="none" w:sz="0" w:space="0" w:color="auto"/>
                <w:bottom w:val="none" w:sz="0" w:space="0" w:color="auto"/>
                <w:right w:val="none" w:sz="0" w:space="0" w:color="auto"/>
              </w:divBdr>
            </w:div>
            <w:div w:id="1284271038">
              <w:marLeft w:val="0"/>
              <w:marRight w:val="0"/>
              <w:marTop w:val="0"/>
              <w:marBottom w:val="0"/>
              <w:divBdr>
                <w:top w:val="none" w:sz="0" w:space="0" w:color="auto"/>
                <w:left w:val="none" w:sz="0" w:space="0" w:color="auto"/>
                <w:bottom w:val="none" w:sz="0" w:space="0" w:color="auto"/>
                <w:right w:val="none" w:sz="0" w:space="0" w:color="auto"/>
              </w:divBdr>
            </w:div>
            <w:div w:id="1284844294">
              <w:marLeft w:val="0"/>
              <w:marRight w:val="0"/>
              <w:marTop w:val="0"/>
              <w:marBottom w:val="0"/>
              <w:divBdr>
                <w:top w:val="none" w:sz="0" w:space="0" w:color="auto"/>
                <w:left w:val="none" w:sz="0" w:space="0" w:color="auto"/>
                <w:bottom w:val="none" w:sz="0" w:space="0" w:color="auto"/>
                <w:right w:val="none" w:sz="0" w:space="0" w:color="auto"/>
              </w:divBdr>
            </w:div>
            <w:div w:id="1285236370">
              <w:marLeft w:val="0"/>
              <w:marRight w:val="0"/>
              <w:marTop w:val="0"/>
              <w:marBottom w:val="0"/>
              <w:divBdr>
                <w:top w:val="none" w:sz="0" w:space="0" w:color="auto"/>
                <w:left w:val="none" w:sz="0" w:space="0" w:color="auto"/>
                <w:bottom w:val="none" w:sz="0" w:space="0" w:color="auto"/>
                <w:right w:val="none" w:sz="0" w:space="0" w:color="auto"/>
              </w:divBdr>
            </w:div>
            <w:div w:id="1285503854">
              <w:marLeft w:val="0"/>
              <w:marRight w:val="0"/>
              <w:marTop w:val="0"/>
              <w:marBottom w:val="0"/>
              <w:divBdr>
                <w:top w:val="none" w:sz="0" w:space="0" w:color="auto"/>
                <w:left w:val="none" w:sz="0" w:space="0" w:color="auto"/>
                <w:bottom w:val="none" w:sz="0" w:space="0" w:color="auto"/>
                <w:right w:val="none" w:sz="0" w:space="0" w:color="auto"/>
              </w:divBdr>
            </w:div>
            <w:div w:id="1285698151">
              <w:marLeft w:val="0"/>
              <w:marRight w:val="0"/>
              <w:marTop w:val="0"/>
              <w:marBottom w:val="0"/>
              <w:divBdr>
                <w:top w:val="none" w:sz="0" w:space="0" w:color="auto"/>
                <w:left w:val="none" w:sz="0" w:space="0" w:color="auto"/>
                <w:bottom w:val="none" w:sz="0" w:space="0" w:color="auto"/>
                <w:right w:val="none" w:sz="0" w:space="0" w:color="auto"/>
              </w:divBdr>
            </w:div>
            <w:div w:id="1286154771">
              <w:marLeft w:val="0"/>
              <w:marRight w:val="0"/>
              <w:marTop w:val="0"/>
              <w:marBottom w:val="0"/>
              <w:divBdr>
                <w:top w:val="none" w:sz="0" w:space="0" w:color="auto"/>
                <w:left w:val="none" w:sz="0" w:space="0" w:color="auto"/>
                <w:bottom w:val="none" w:sz="0" w:space="0" w:color="auto"/>
                <w:right w:val="none" w:sz="0" w:space="0" w:color="auto"/>
              </w:divBdr>
            </w:div>
            <w:div w:id="1286737042">
              <w:marLeft w:val="0"/>
              <w:marRight w:val="0"/>
              <w:marTop w:val="0"/>
              <w:marBottom w:val="0"/>
              <w:divBdr>
                <w:top w:val="none" w:sz="0" w:space="0" w:color="auto"/>
                <w:left w:val="none" w:sz="0" w:space="0" w:color="auto"/>
                <w:bottom w:val="none" w:sz="0" w:space="0" w:color="auto"/>
                <w:right w:val="none" w:sz="0" w:space="0" w:color="auto"/>
              </w:divBdr>
            </w:div>
            <w:div w:id="1288663481">
              <w:marLeft w:val="0"/>
              <w:marRight w:val="0"/>
              <w:marTop w:val="0"/>
              <w:marBottom w:val="0"/>
              <w:divBdr>
                <w:top w:val="none" w:sz="0" w:space="0" w:color="auto"/>
                <w:left w:val="none" w:sz="0" w:space="0" w:color="auto"/>
                <w:bottom w:val="none" w:sz="0" w:space="0" w:color="auto"/>
                <w:right w:val="none" w:sz="0" w:space="0" w:color="auto"/>
              </w:divBdr>
            </w:div>
            <w:div w:id="1289626179">
              <w:marLeft w:val="0"/>
              <w:marRight w:val="0"/>
              <w:marTop w:val="0"/>
              <w:marBottom w:val="0"/>
              <w:divBdr>
                <w:top w:val="none" w:sz="0" w:space="0" w:color="auto"/>
                <w:left w:val="none" w:sz="0" w:space="0" w:color="auto"/>
                <w:bottom w:val="none" w:sz="0" w:space="0" w:color="auto"/>
                <w:right w:val="none" w:sz="0" w:space="0" w:color="auto"/>
              </w:divBdr>
            </w:div>
            <w:div w:id="1290740700">
              <w:marLeft w:val="0"/>
              <w:marRight w:val="0"/>
              <w:marTop w:val="0"/>
              <w:marBottom w:val="0"/>
              <w:divBdr>
                <w:top w:val="none" w:sz="0" w:space="0" w:color="auto"/>
                <w:left w:val="none" w:sz="0" w:space="0" w:color="auto"/>
                <w:bottom w:val="none" w:sz="0" w:space="0" w:color="auto"/>
                <w:right w:val="none" w:sz="0" w:space="0" w:color="auto"/>
              </w:divBdr>
            </w:div>
            <w:div w:id="1294216521">
              <w:marLeft w:val="0"/>
              <w:marRight w:val="0"/>
              <w:marTop w:val="0"/>
              <w:marBottom w:val="0"/>
              <w:divBdr>
                <w:top w:val="none" w:sz="0" w:space="0" w:color="auto"/>
                <w:left w:val="none" w:sz="0" w:space="0" w:color="auto"/>
                <w:bottom w:val="none" w:sz="0" w:space="0" w:color="auto"/>
                <w:right w:val="none" w:sz="0" w:space="0" w:color="auto"/>
              </w:divBdr>
            </w:div>
            <w:div w:id="1294825379">
              <w:marLeft w:val="0"/>
              <w:marRight w:val="0"/>
              <w:marTop w:val="0"/>
              <w:marBottom w:val="0"/>
              <w:divBdr>
                <w:top w:val="none" w:sz="0" w:space="0" w:color="auto"/>
                <w:left w:val="none" w:sz="0" w:space="0" w:color="auto"/>
                <w:bottom w:val="none" w:sz="0" w:space="0" w:color="auto"/>
                <w:right w:val="none" w:sz="0" w:space="0" w:color="auto"/>
              </w:divBdr>
            </w:div>
            <w:div w:id="1298413195">
              <w:marLeft w:val="0"/>
              <w:marRight w:val="0"/>
              <w:marTop w:val="0"/>
              <w:marBottom w:val="0"/>
              <w:divBdr>
                <w:top w:val="none" w:sz="0" w:space="0" w:color="auto"/>
                <w:left w:val="none" w:sz="0" w:space="0" w:color="auto"/>
                <w:bottom w:val="none" w:sz="0" w:space="0" w:color="auto"/>
                <w:right w:val="none" w:sz="0" w:space="0" w:color="auto"/>
              </w:divBdr>
            </w:div>
            <w:div w:id="1298604429">
              <w:marLeft w:val="0"/>
              <w:marRight w:val="0"/>
              <w:marTop w:val="0"/>
              <w:marBottom w:val="0"/>
              <w:divBdr>
                <w:top w:val="none" w:sz="0" w:space="0" w:color="auto"/>
                <w:left w:val="none" w:sz="0" w:space="0" w:color="auto"/>
                <w:bottom w:val="none" w:sz="0" w:space="0" w:color="auto"/>
                <w:right w:val="none" w:sz="0" w:space="0" w:color="auto"/>
              </w:divBdr>
            </w:div>
            <w:div w:id="1298611668">
              <w:marLeft w:val="0"/>
              <w:marRight w:val="0"/>
              <w:marTop w:val="0"/>
              <w:marBottom w:val="0"/>
              <w:divBdr>
                <w:top w:val="none" w:sz="0" w:space="0" w:color="auto"/>
                <w:left w:val="none" w:sz="0" w:space="0" w:color="auto"/>
                <w:bottom w:val="none" w:sz="0" w:space="0" w:color="auto"/>
                <w:right w:val="none" w:sz="0" w:space="0" w:color="auto"/>
              </w:divBdr>
            </w:div>
            <w:div w:id="1298612425">
              <w:marLeft w:val="0"/>
              <w:marRight w:val="0"/>
              <w:marTop w:val="0"/>
              <w:marBottom w:val="0"/>
              <w:divBdr>
                <w:top w:val="none" w:sz="0" w:space="0" w:color="auto"/>
                <w:left w:val="none" w:sz="0" w:space="0" w:color="auto"/>
                <w:bottom w:val="none" w:sz="0" w:space="0" w:color="auto"/>
                <w:right w:val="none" w:sz="0" w:space="0" w:color="auto"/>
              </w:divBdr>
            </w:div>
            <w:div w:id="1299803091">
              <w:marLeft w:val="0"/>
              <w:marRight w:val="0"/>
              <w:marTop w:val="0"/>
              <w:marBottom w:val="0"/>
              <w:divBdr>
                <w:top w:val="none" w:sz="0" w:space="0" w:color="auto"/>
                <w:left w:val="none" w:sz="0" w:space="0" w:color="auto"/>
                <w:bottom w:val="none" w:sz="0" w:space="0" w:color="auto"/>
                <w:right w:val="none" w:sz="0" w:space="0" w:color="auto"/>
              </w:divBdr>
            </w:div>
            <w:div w:id="1303315855">
              <w:marLeft w:val="0"/>
              <w:marRight w:val="0"/>
              <w:marTop w:val="0"/>
              <w:marBottom w:val="0"/>
              <w:divBdr>
                <w:top w:val="none" w:sz="0" w:space="0" w:color="auto"/>
                <w:left w:val="none" w:sz="0" w:space="0" w:color="auto"/>
                <w:bottom w:val="none" w:sz="0" w:space="0" w:color="auto"/>
                <w:right w:val="none" w:sz="0" w:space="0" w:color="auto"/>
              </w:divBdr>
            </w:div>
            <w:div w:id="1303652726">
              <w:marLeft w:val="0"/>
              <w:marRight w:val="0"/>
              <w:marTop w:val="0"/>
              <w:marBottom w:val="0"/>
              <w:divBdr>
                <w:top w:val="none" w:sz="0" w:space="0" w:color="auto"/>
                <w:left w:val="none" w:sz="0" w:space="0" w:color="auto"/>
                <w:bottom w:val="none" w:sz="0" w:space="0" w:color="auto"/>
                <w:right w:val="none" w:sz="0" w:space="0" w:color="auto"/>
              </w:divBdr>
            </w:div>
            <w:div w:id="1304116573">
              <w:marLeft w:val="0"/>
              <w:marRight w:val="0"/>
              <w:marTop w:val="0"/>
              <w:marBottom w:val="0"/>
              <w:divBdr>
                <w:top w:val="none" w:sz="0" w:space="0" w:color="auto"/>
                <w:left w:val="none" w:sz="0" w:space="0" w:color="auto"/>
                <w:bottom w:val="none" w:sz="0" w:space="0" w:color="auto"/>
                <w:right w:val="none" w:sz="0" w:space="0" w:color="auto"/>
              </w:divBdr>
            </w:div>
            <w:div w:id="1304509621">
              <w:marLeft w:val="0"/>
              <w:marRight w:val="0"/>
              <w:marTop w:val="0"/>
              <w:marBottom w:val="0"/>
              <w:divBdr>
                <w:top w:val="none" w:sz="0" w:space="0" w:color="auto"/>
                <w:left w:val="none" w:sz="0" w:space="0" w:color="auto"/>
                <w:bottom w:val="none" w:sz="0" w:space="0" w:color="auto"/>
                <w:right w:val="none" w:sz="0" w:space="0" w:color="auto"/>
              </w:divBdr>
            </w:div>
            <w:div w:id="1304963971">
              <w:marLeft w:val="0"/>
              <w:marRight w:val="0"/>
              <w:marTop w:val="0"/>
              <w:marBottom w:val="0"/>
              <w:divBdr>
                <w:top w:val="none" w:sz="0" w:space="0" w:color="auto"/>
                <w:left w:val="none" w:sz="0" w:space="0" w:color="auto"/>
                <w:bottom w:val="none" w:sz="0" w:space="0" w:color="auto"/>
                <w:right w:val="none" w:sz="0" w:space="0" w:color="auto"/>
              </w:divBdr>
            </w:div>
            <w:div w:id="1305967261">
              <w:marLeft w:val="0"/>
              <w:marRight w:val="0"/>
              <w:marTop w:val="0"/>
              <w:marBottom w:val="0"/>
              <w:divBdr>
                <w:top w:val="none" w:sz="0" w:space="0" w:color="auto"/>
                <w:left w:val="none" w:sz="0" w:space="0" w:color="auto"/>
                <w:bottom w:val="none" w:sz="0" w:space="0" w:color="auto"/>
                <w:right w:val="none" w:sz="0" w:space="0" w:color="auto"/>
              </w:divBdr>
            </w:div>
            <w:div w:id="1306012838">
              <w:marLeft w:val="0"/>
              <w:marRight w:val="0"/>
              <w:marTop w:val="0"/>
              <w:marBottom w:val="0"/>
              <w:divBdr>
                <w:top w:val="none" w:sz="0" w:space="0" w:color="auto"/>
                <w:left w:val="none" w:sz="0" w:space="0" w:color="auto"/>
                <w:bottom w:val="none" w:sz="0" w:space="0" w:color="auto"/>
                <w:right w:val="none" w:sz="0" w:space="0" w:color="auto"/>
              </w:divBdr>
            </w:div>
            <w:div w:id="1306081431">
              <w:marLeft w:val="0"/>
              <w:marRight w:val="0"/>
              <w:marTop w:val="0"/>
              <w:marBottom w:val="0"/>
              <w:divBdr>
                <w:top w:val="none" w:sz="0" w:space="0" w:color="auto"/>
                <w:left w:val="none" w:sz="0" w:space="0" w:color="auto"/>
                <w:bottom w:val="none" w:sz="0" w:space="0" w:color="auto"/>
                <w:right w:val="none" w:sz="0" w:space="0" w:color="auto"/>
              </w:divBdr>
            </w:div>
            <w:div w:id="1307130257">
              <w:marLeft w:val="0"/>
              <w:marRight w:val="0"/>
              <w:marTop w:val="0"/>
              <w:marBottom w:val="0"/>
              <w:divBdr>
                <w:top w:val="none" w:sz="0" w:space="0" w:color="auto"/>
                <w:left w:val="none" w:sz="0" w:space="0" w:color="auto"/>
                <w:bottom w:val="none" w:sz="0" w:space="0" w:color="auto"/>
                <w:right w:val="none" w:sz="0" w:space="0" w:color="auto"/>
              </w:divBdr>
            </w:div>
            <w:div w:id="1307397624">
              <w:marLeft w:val="0"/>
              <w:marRight w:val="0"/>
              <w:marTop w:val="0"/>
              <w:marBottom w:val="0"/>
              <w:divBdr>
                <w:top w:val="none" w:sz="0" w:space="0" w:color="auto"/>
                <w:left w:val="none" w:sz="0" w:space="0" w:color="auto"/>
                <w:bottom w:val="none" w:sz="0" w:space="0" w:color="auto"/>
                <w:right w:val="none" w:sz="0" w:space="0" w:color="auto"/>
              </w:divBdr>
            </w:div>
            <w:div w:id="1307661592">
              <w:marLeft w:val="0"/>
              <w:marRight w:val="0"/>
              <w:marTop w:val="0"/>
              <w:marBottom w:val="0"/>
              <w:divBdr>
                <w:top w:val="none" w:sz="0" w:space="0" w:color="auto"/>
                <w:left w:val="none" w:sz="0" w:space="0" w:color="auto"/>
                <w:bottom w:val="none" w:sz="0" w:space="0" w:color="auto"/>
                <w:right w:val="none" w:sz="0" w:space="0" w:color="auto"/>
              </w:divBdr>
            </w:div>
            <w:div w:id="1307972196">
              <w:marLeft w:val="0"/>
              <w:marRight w:val="0"/>
              <w:marTop w:val="0"/>
              <w:marBottom w:val="0"/>
              <w:divBdr>
                <w:top w:val="none" w:sz="0" w:space="0" w:color="auto"/>
                <w:left w:val="none" w:sz="0" w:space="0" w:color="auto"/>
                <w:bottom w:val="none" w:sz="0" w:space="0" w:color="auto"/>
                <w:right w:val="none" w:sz="0" w:space="0" w:color="auto"/>
              </w:divBdr>
            </w:div>
            <w:div w:id="1307976143">
              <w:marLeft w:val="0"/>
              <w:marRight w:val="0"/>
              <w:marTop w:val="0"/>
              <w:marBottom w:val="0"/>
              <w:divBdr>
                <w:top w:val="none" w:sz="0" w:space="0" w:color="auto"/>
                <w:left w:val="none" w:sz="0" w:space="0" w:color="auto"/>
                <w:bottom w:val="none" w:sz="0" w:space="0" w:color="auto"/>
                <w:right w:val="none" w:sz="0" w:space="0" w:color="auto"/>
              </w:divBdr>
            </w:div>
            <w:div w:id="1308169602">
              <w:marLeft w:val="0"/>
              <w:marRight w:val="0"/>
              <w:marTop w:val="0"/>
              <w:marBottom w:val="0"/>
              <w:divBdr>
                <w:top w:val="none" w:sz="0" w:space="0" w:color="auto"/>
                <w:left w:val="none" w:sz="0" w:space="0" w:color="auto"/>
                <w:bottom w:val="none" w:sz="0" w:space="0" w:color="auto"/>
                <w:right w:val="none" w:sz="0" w:space="0" w:color="auto"/>
              </w:divBdr>
            </w:div>
            <w:div w:id="1308433382">
              <w:marLeft w:val="0"/>
              <w:marRight w:val="0"/>
              <w:marTop w:val="0"/>
              <w:marBottom w:val="0"/>
              <w:divBdr>
                <w:top w:val="none" w:sz="0" w:space="0" w:color="auto"/>
                <w:left w:val="none" w:sz="0" w:space="0" w:color="auto"/>
                <w:bottom w:val="none" w:sz="0" w:space="0" w:color="auto"/>
                <w:right w:val="none" w:sz="0" w:space="0" w:color="auto"/>
              </w:divBdr>
            </w:div>
            <w:div w:id="1309096698">
              <w:marLeft w:val="0"/>
              <w:marRight w:val="0"/>
              <w:marTop w:val="0"/>
              <w:marBottom w:val="0"/>
              <w:divBdr>
                <w:top w:val="none" w:sz="0" w:space="0" w:color="auto"/>
                <w:left w:val="none" w:sz="0" w:space="0" w:color="auto"/>
                <w:bottom w:val="none" w:sz="0" w:space="0" w:color="auto"/>
                <w:right w:val="none" w:sz="0" w:space="0" w:color="auto"/>
              </w:divBdr>
            </w:div>
            <w:div w:id="1309239179">
              <w:marLeft w:val="0"/>
              <w:marRight w:val="0"/>
              <w:marTop w:val="0"/>
              <w:marBottom w:val="0"/>
              <w:divBdr>
                <w:top w:val="none" w:sz="0" w:space="0" w:color="auto"/>
                <w:left w:val="none" w:sz="0" w:space="0" w:color="auto"/>
                <w:bottom w:val="none" w:sz="0" w:space="0" w:color="auto"/>
                <w:right w:val="none" w:sz="0" w:space="0" w:color="auto"/>
              </w:divBdr>
            </w:div>
            <w:div w:id="1309480362">
              <w:marLeft w:val="0"/>
              <w:marRight w:val="0"/>
              <w:marTop w:val="0"/>
              <w:marBottom w:val="0"/>
              <w:divBdr>
                <w:top w:val="none" w:sz="0" w:space="0" w:color="auto"/>
                <w:left w:val="none" w:sz="0" w:space="0" w:color="auto"/>
                <w:bottom w:val="none" w:sz="0" w:space="0" w:color="auto"/>
                <w:right w:val="none" w:sz="0" w:space="0" w:color="auto"/>
              </w:divBdr>
            </w:div>
            <w:div w:id="1310355932">
              <w:marLeft w:val="0"/>
              <w:marRight w:val="0"/>
              <w:marTop w:val="0"/>
              <w:marBottom w:val="0"/>
              <w:divBdr>
                <w:top w:val="none" w:sz="0" w:space="0" w:color="auto"/>
                <w:left w:val="none" w:sz="0" w:space="0" w:color="auto"/>
                <w:bottom w:val="none" w:sz="0" w:space="0" w:color="auto"/>
                <w:right w:val="none" w:sz="0" w:space="0" w:color="auto"/>
              </w:divBdr>
            </w:div>
            <w:div w:id="1310671091">
              <w:marLeft w:val="0"/>
              <w:marRight w:val="0"/>
              <w:marTop w:val="0"/>
              <w:marBottom w:val="0"/>
              <w:divBdr>
                <w:top w:val="none" w:sz="0" w:space="0" w:color="auto"/>
                <w:left w:val="none" w:sz="0" w:space="0" w:color="auto"/>
                <w:bottom w:val="none" w:sz="0" w:space="0" w:color="auto"/>
                <w:right w:val="none" w:sz="0" w:space="0" w:color="auto"/>
              </w:divBdr>
            </w:div>
            <w:div w:id="1310868448">
              <w:marLeft w:val="0"/>
              <w:marRight w:val="0"/>
              <w:marTop w:val="0"/>
              <w:marBottom w:val="0"/>
              <w:divBdr>
                <w:top w:val="none" w:sz="0" w:space="0" w:color="auto"/>
                <w:left w:val="none" w:sz="0" w:space="0" w:color="auto"/>
                <w:bottom w:val="none" w:sz="0" w:space="0" w:color="auto"/>
                <w:right w:val="none" w:sz="0" w:space="0" w:color="auto"/>
              </w:divBdr>
            </w:div>
            <w:div w:id="1311641776">
              <w:marLeft w:val="0"/>
              <w:marRight w:val="0"/>
              <w:marTop w:val="0"/>
              <w:marBottom w:val="0"/>
              <w:divBdr>
                <w:top w:val="none" w:sz="0" w:space="0" w:color="auto"/>
                <w:left w:val="none" w:sz="0" w:space="0" w:color="auto"/>
                <w:bottom w:val="none" w:sz="0" w:space="0" w:color="auto"/>
                <w:right w:val="none" w:sz="0" w:space="0" w:color="auto"/>
              </w:divBdr>
            </w:div>
            <w:div w:id="1311981420">
              <w:marLeft w:val="0"/>
              <w:marRight w:val="0"/>
              <w:marTop w:val="0"/>
              <w:marBottom w:val="0"/>
              <w:divBdr>
                <w:top w:val="none" w:sz="0" w:space="0" w:color="auto"/>
                <w:left w:val="none" w:sz="0" w:space="0" w:color="auto"/>
                <w:bottom w:val="none" w:sz="0" w:space="0" w:color="auto"/>
                <w:right w:val="none" w:sz="0" w:space="0" w:color="auto"/>
              </w:divBdr>
            </w:div>
            <w:div w:id="1313096994">
              <w:marLeft w:val="0"/>
              <w:marRight w:val="0"/>
              <w:marTop w:val="0"/>
              <w:marBottom w:val="0"/>
              <w:divBdr>
                <w:top w:val="none" w:sz="0" w:space="0" w:color="auto"/>
                <w:left w:val="none" w:sz="0" w:space="0" w:color="auto"/>
                <w:bottom w:val="none" w:sz="0" w:space="0" w:color="auto"/>
                <w:right w:val="none" w:sz="0" w:space="0" w:color="auto"/>
              </w:divBdr>
            </w:div>
            <w:div w:id="1313287654">
              <w:marLeft w:val="0"/>
              <w:marRight w:val="0"/>
              <w:marTop w:val="0"/>
              <w:marBottom w:val="0"/>
              <w:divBdr>
                <w:top w:val="none" w:sz="0" w:space="0" w:color="auto"/>
                <w:left w:val="none" w:sz="0" w:space="0" w:color="auto"/>
                <w:bottom w:val="none" w:sz="0" w:space="0" w:color="auto"/>
                <w:right w:val="none" w:sz="0" w:space="0" w:color="auto"/>
              </w:divBdr>
            </w:div>
            <w:div w:id="1313368905">
              <w:marLeft w:val="0"/>
              <w:marRight w:val="0"/>
              <w:marTop w:val="0"/>
              <w:marBottom w:val="0"/>
              <w:divBdr>
                <w:top w:val="none" w:sz="0" w:space="0" w:color="auto"/>
                <w:left w:val="none" w:sz="0" w:space="0" w:color="auto"/>
                <w:bottom w:val="none" w:sz="0" w:space="0" w:color="auto"/>
                <w:right w:val="none" w:sz="0" w:space="0" w:color="auto"/>
              </w:divBdr>
            </w:div>
            <w:div w:id="1314531860">
              <w:marLeft w:val="0"/>
              <w:marRight w:val="0"/>
              <w:marTop w:val="0"/>
              <w:marBottom w:val="0"/>
              <w:divBdr>
                <w:top w:val="none" w:sz="0" w:space="0" w:color="auto"/>
                <w:left w:val="none" w:sz="0" w:space="0" w:color="auto"/>
                <w:bottom w:val="none" w:sz="0" w:space="0" w:color="auto"/>
                <w:right w:val="none" w:sz="0" w:space="0" w:color="auto"/>
              </w:divBdr>
            </w:div>
            <w:div w:id="1315262750">
              <w:marLeft w:val="0"/>
              <w:marRight w:val="0"/>
              <w:marTop w:val="0"/>
              <w:marBottom w:val="0"/>
              <w:divBdr>
                <w:top w:val="none" w:sz="0" w:space="0" w:color="auto"/>
                <w:left w:val="none" w:sz="0" w:space="0" w:color="auto"/>
                <w:bottom w:val="none" w:sz="0" w:space="0" w:color="auto"/>
                <w:right w:val="none" w:sz="0" w:space="0" w:color="auto"/>
              </w:divBdr>
            </w:div>
            <w:div w:id="1316228231">
              <w:marLeft w:val="0"/>
              <w:marRight w:val="0"/>
              <w:marTop w:val="0"/>
              <w:marBottom w:val="0"/>
              <w:divBdr>
                <w:top w:val="none" w:sz="0" w:space="0" w:color="auto"/>
                <w:left w:val="none" w:sz="0" w:space="0" w:color="auto"/>
                <w:bottom w:val="none" w:sz="0" w:space="0" w:color="auto"/>
                <w:right w:val="none" w:sz="0" w:space="0" w:color="auto"/>
              </w:divBdr>
            </w:div>
            <w:div w:id="1316446700">
              <w:marLeft w:val="0"/>
              <w:marRight w:val="0"/>
              <w:marTop w:val="0"/>
              <w:marBottom w:val="0"/>
              <w:divBdr>
                <w:top w:val="none" w:sz="0" w:space="0" w:color="auto"/>
                <w:left w:val="none" w:sz="0" w:space="0" w:color="auto"/>
                <w:bottom w:val="none" w:sz="0" w:space="0" w:color="auto"/>
                <w:right w:val="none" w:sz="0" w:space="0" w:color="auto"/>
              </w:divBdr>
            </w:div>
            <w:div w:id="1317025779">
              <w:marLeft w:val="0"/>
              <w:marRight w:val="0"/>
              <w:marTop w:val="0"/>
              <w:marBottom w:val="0"/>
              <w:divBdr>
                <w:top w:val="none" w:sz="0" w:space="0" w:color="auto"/>
                <w:left w:val="none" w:sz="0" w:space="0" w:color="auto"/>
                <w:bottom w:val="none" w:sz="0" w:space="0" w:color="auto"/>
                <w:right w:val="none" w:sz="0" w:space="0" w:color="auto"/>
              </w:divBdr>
            </w:div>
            <w:div w:id="1317487948">
              <w:marLeft w:val="0"/>
              <w:marRight w:val="0"/>
              <w:marTop w:val="0"/>
              <w:marBottom w:val="0"/>
              <w:divBdr>
                <w:top w:val="none" w:sz="0" w:space="0" w:color="auto"/>
                <w:left w:val="none" w:sz="0" w:space="0" w:color="auto"/>
                <w:bottom w:val="none" w:sz="0" w:space="0" w:color="auto"/>
                <w:right w:val="none" w:sz="0" w:space="0" w:color="auto"/>
              </w:divBdr>
            </w:div>
            <w:div w:id="1317756446">
              <w:marLeft w:val="0"/>
              <w:marRight w:val="0"/>
              <w:marTop w:val="0"/>
              <w:marBottom w:val="0"/>
              <w:divBdr>
                <w:top w:val="none" w:sz="0" w:space="0" w:color="auto"/>
                <w:left w:val="none" w:sz="0" w:space="0" w:color="auto"/>
                <w:bottom w:val="none" w:sz="0" w:space="0" w:color="auto"/>
                <w:right w:val="none" w:sz="0" w:space="0" w:color="auto"/>
              </w:divBdr>
            </w:div>
            <w:div w:id="1318077086">
              <w:marLeft w:val="0"/>
              <w:marRight w:val="0"/>
              <w:marTop w:val="0"/>
              <w:marBottom w:val="0"/>
              <w:divBdr>
                <w:top w:val="none" w:sz="0" w:space="0" w:color="auto"/>
                <w:left w:val="none" w:sz="0" w:space="0" w:color="auto"/>
                <w:bottom w:val="none" w:sz="0" w:space="0" w:color="auto"/>
                <w:right w:val="none" w:sz="0" w:space="0" w:color="auto"/>
              </w:divBdr>
            </w:div>
            <w:div w:id="1319307844">
              <w:marLeft w:val="0"/>
              <w:marRight w:val="0"/>
              <w:marTop w:val="0"/>
              <w:marBottom w:val="0"/>
              <w:divBdr>
                <w:top w:val="none" w:sz="0" w:space="0" w:color="auto"/>
                <w:left w:val="none" w:sz="0" w:space="0" w:color="auto"/>
                <w:bottom w:val="none" w:sz="0" w:space="0" w:color="auto"/>
                <w:right w:val="none" w:sz="0" w:space="0" w:color="auto"/>
              </w:divBdr>
            </w:div>
            <w:div w:id="1319849382">
              <w:marLeft w:val="0"/>
              <w:marRight w:val="0"/>
              <w:marTop w:val="0"/>
              <w:marBottom w:val="0"/>
              <w:divBdr>
                <w:top w:val="none" w:sz="0" w:space="0" w:color="auto"/>
                <w:left w:val="none" w:sz="0" w:space="0" w:color="auto"/>
                <w:bottom w:val="none" w:sz="0" w:space="0" w:color="auto"/>
                <w:right w:val="none" w:sz="0" w:space="0" w:color="auto"/>
              </w:divBdr>
            </w:div>
            <w:div w:id="1319966493">
              <w:marLeft w:val="0"/>
              <w:marRight w:val="0"/>
              <w:marTop w:val="0"/>
              <w:marBottom w:val="0"/>
              <w:divBdr>
                <w:top w:val="none" w:sz="0" w:space="0" w:color="auto"/>
                <w:left w:val="none" w:sz="0" w:space="0" w:color="auto"/>
                <w:bottom w:val="none" w:sz="0" w:space="0" w:color="auto"/>
                <w:right w:val="none" w:sz="0" w:space="0" w:color="auto"/>
              </w:divBdr>
            </w:div>
            <w:div w:id="1320309825">
              <w:marLeft w:val="0"/>
              <w:marRight w:val="0"/>
              <w:marTop w:val="0"/>
              <w:marBottom w:val="0"/>
              <w:divBdr>
                <w:top w:val="none" w:sz="0" w:space="0" w:color="auto"/>
                <w:left w:val="none" w:sz="0" w:space="0" w:color="auto"/>
                <w:bottom w:val="none" w:sz="0" w:space="0" w:color="auto"/>
                <w:right w:val="none" w:sz="0" w:space="0" w:color="auto"/>
              </w:divBdr>
            </w:div>
            <w:div w:id="1321344567">
              <w:marLeft w:val="0"/>
              <w:marRight w:val="0"/>
              <w:marTop w:val="0"/>
              <w:marBottom w:val="0"/>
              <w:divBdr>
                <w:top w:val="none" w:sz="0" w:space="0" w:color="auto"/>
                <w:left w:val="none" w:sz="0" w:space="0" w:color="auto"/>
                <w:bottom w:val="none" w:sz="0" w:space="0" w:color="auto"/>
                <w:right w:val="none" w:sz="0" w:space="0" w:color="auto"/>
              </w:divBdr>
            </w:div>
            <w:div w:id="1321933244">
              <w:marLeft w:val="0"/>
              <w:marRight w:val="0"/>
              <w:marTop w:val="0"/>
              <w:marBottom w:val="0"/>
              <w:divBdr>
                <w:top w:val="none" w:sz="0" w:space="0" w:color="auto"/>
                <w:left w:val="none" w:sz="0" w:space="0" w:color="auto"/>
                <w:bottom w:val="none" w:sz="0" w:space="0" w:color="auto"/>
                <w:right w:val="none" w:sz="0" w:space="0" w:color="auto"/>
              </w:divBdr>
            </w:div>
            <w:div w:id="1322125103">
              <w:marLeft w:val="0"/>
              <w:marRight w:val="0"/>
              <w:marTop w:val="0"/>
              <w:marBottom w:val="0"/>
              <w:divBdr>
                <w:top w:val="none" w:sz="0" w:space="0" w:color="auto"/>
                <w:left w:val="none" w:sz="0" w:space="0" w:color="auto"/>
                <w:bottom w:val="none" w:sz="0" w:space="0" w:color="auto"/>
                <w:right w:val="none" w:sz="0" w:space="0" w:color="auto"/>
              </w:divBdr>
            </w:div>
            <w:div w:id="1323238746">
              <w:marLeft w:val="0"/>
              <w:marRight w:val="0"/>
              <w:marTop w:val="0"/>
              <w:marBottom w:val="0"/>
              <w:divBdr>
                <w:top w:val="none" w:sz="0" w:space="0" w:color="auto"/>
                <w:left w:val="none" w:sz="0" w:space="0" w:color="auto"/>
                <w:bottom w:val="none" w:sz="0" w:space="0" w:color="auto"/>
                <w:right w:val="none" w:sz="0" w:space="0" w:color="auto"/>
              </w:divBdr>
            </w:div>
            <w:div w:id="1323465905">
              <w:marLeft w:val="0"/>
              <w:marRight w:val="0"/>
              <w:marTop w:val="0"/>
              <w:marBottom w:val="0"/>
              <w:divBdr>
                <w:top w:val="none" w:sz="0" w:space="0" w:color="auto"/>
                <w:left w:val="none" w:sz="0" w:space="0" w:color="auto"/>
                <w:bottom w:val="none" w:sz="0" w:space="0" w:color="auto"/>
                <w:right w:val="none" w:sz="0" w:space="0" w:color="auto"/>
              </w:divBdr>
            </w:div>
            <w:div w:id="1325280610">
              <w:marLeft w:val="0"/>
              <w:marRight w:val="0"/>
              <w:marTop w:val="0"/>
              <w:marBottom w:val="0"/>
              <w:divBdr>
                <w:top w:val="none" w:sz="0" w:space="0" w:color="auto"/>
                <w:left w:val="none" w:sz="0" w:space="0" w:color="auto"/>
                <w:bottom w:val="none" w:sz="0" w:space="0" w:color="auto"/>
                <w:right w:val="none" w:sz="0" w:space="0" w:color="auto"/>
              </w:divBdr>
            </w:div>
            <w:div w:id="1325280924">
              <w:marLeft w:val="0"/>
              <w:marRight w:val="0"/>
              <w:marTop w:val="0"/>
              <w:marBottom w:val="0"/>
              <w:divBdr>
                <w:top w:val="none" w:sz="0" w:space="0" w:color="auto"/>
                <w:left w:val="none" w:sz="0" w:space="0" w:color="auto"/>
                <w:bottom w:val="none" w:sz="0" w:space="0" w:color="auto"/>
                <w:right w:val="none" w:sz="0" w:space="0" w:color="auto"/>
              </w:divBdr>
            </w:div>
            <w:div w:id="1325668994">
              <w:marLeft w:val="0"/>
              <w:marRight w:val="0"/>
              <w:marTop w:val="0"/>
              <w:marBottom w:val="0"/>
              <w:divBdr>
                <w:top w:val="none" w:sz="0" w:space="0" w:color="auto"/>
                <w:left w:val="none" w:sz="0" w:space="0" w:color="auto"/>
                <w:bottom w:val="none" w:sz="0" w:space="0" w:color="auto"/>
                <w:right w:val="none" w:sz="0" w:space="0" w:color="auto"/>
              </w:divBdr>
            </w:div>
            <w:div w:id="1326468774">
              <w:marLeft w:val="0"/>
              <w:marRight w:val="0"/>
              <w:marTop w:val="0"/>
              <w:marBottom w:val="0"/>
              <w:divBdr>
                <w:top w:val="none" w:sz="0" w:space="0" w:color="auto"/>
                <w:left w:val="none" w:sz="0" w:space="0" w:color="auto"/>
                <w:bottom w:val="none" w:sz="0" w:space="0" w:color="auto"/>
                <w:right w:val="none" w:sz="0" w:space="0" w:color="auto"/>
              </w:divBdr>
            </w:div>
            <w:div w:id="1326474539">
              <w:marLeft w:val="0"/>
              <w:marRight w:val="0"/>
              <w:marTop w:val="0"/>
              <w:marBottom w:val="0"/>
              <w:divBdr>
                <w:top w:val="none" w:sz="0" w:space="0" w:color="auto"/>
                <w:left w:val="none" w:sz="0" w:space="0" w:color="auto"/>
                <w:bottom w:val="none" w:sz="0" w:space="0" w:color="auto"/>
                <w:right w:val="none" w:sz="0" w:space="0" w:color="auto"/>
              </w:divBdr>
            </w:div>
            <w:div w:id="1326743054">
              <w:marLeft w:val="0"/>
              <w:marRight w:val="0"/>
              <w:marTop w:val="0"/>
              <w:marBottom w:val="0"/>
              <w:divBdr>
                <w:top w:val="none" w:sz="0" w:space="0" w:color="auto"/>
                <w:left w:val="none" w:sz="0" w:space="0" w:color="auto"/>
                <w:bottom w:val="none" w:sz="0" w:space="0" w:color="auto"/>
                <w:right w:val="none" w:sz="0" w:space="0" w:color="auto"/>
              </w:divBdr>
            </w:div>
            <w:div w:id="1327054831">
              <w:marLeft w:val="0"/>
              <w:marRight w:val="0"/>
              <w:marTop w:val="0"/>
              <w:marBottom w:val="0"/>
              <w:divBdr>
                <w:top w:val="none" w:sz="0" w:space="0" w:color="auto"/>
                <w:left w:val="none" w:sz="0" w:space="0" w:color="auto"/>
                <w:bottom w:val="none" w:sz="0" w:space="0" w:color="auto"/>
                <w:right w:val="none" w:sz="0" w:space="0" w:color="auto"/>
              </w:divBdr>
            </w:div>
            <w:div w:id="1327787076">
              <w:marLeft w:val="0"/>
              <w:marRight w:val="0"/>
              <w:marTop w:val="0"/>
              <w:marBottom w:val="0"/>
              <w:divBdr>
                <w:top w:val="none" w:sz="0" w:space="0" w:color="auto"/>
                <w:left w:val="none" w:sz="0" w:space="0" w:color="auto"/>
                <w:bottom w:val="none" w:sz="0" w:space="0" w:color="auto"/>
                <w:right w:val="none" w:sz="0" w:space="0" w:color="auto"/>
              </w:divBdr>
            </w:div>
            <w:div w:id="1329865097">
              <w:marLeft w:val="0"/>
              <w:marRight w:val="0"/>
              <w:marTop w:val="0"/>
              <w:marBottom w:val="0"/>
              <w:divBdr>
                <w:top w:val="none" w:sz="0" w:space="0" w:color="auto"/>
                <w:left w:val="none" w:sz="0" w:space="0" w:color="auto"/>
                <w:bottom w:val="none" w:sz="0" w:space="0" w:color="auto"/>
                <w:right w:val="none" w:sz="0" w:space="0" w:color="auto"/>
              </w:divBdr>
            </w:div>
            <w:div w:id="1330330025">
              <w:marLeft w:val="0"/>
              <w:marRight w:val="0"/>
              <w:marTop w:val="0"/>
              <w:marBottom w:val="0"/>
              <w:divBdr>
                <w:top w:val="none" w:sz="0" w:space="0" w:color="auto"/>
                <w:left w:val="none" w:sz="0" w:space="0" w:color="auto"/>
                <w:bottom w:val="none" w:sz="0" w:space="0" w:color="auto"/>
                <w:right w:val="none" w:sz="0" w:space="0" w:color="auto"/>
              </w:divBdr>
            </w:div>
            <w:div w:id="1332366600">
              <w:marLeft w:val="0"/>
              <w:marRight w:val="0"/>
              <w:marTop w:val="0"/>
              <w:marBottom w:val="0"/>
              <w:divBdr>
                <w:top w:val="none" w:sz="0" w:space="0" w:color="auto"/>
                <w:left w:val="none" w:sz="0" w:space="0" w:color="auto"/>
                <w:bottom w:val="none" w:sz="0" w:space="0" w:color="auto"/>
                <w:right w:val="none" w:sz="0" w:space="0" w:color="auto"/>
              </w:divBdr>
            </w:div>
            <w:div w:id="1333336937">
              <w:marLeft w:val="0"/>
              <w:marRight w:val="0"/>
              <w:marTop w:val="0"/>
              <w:marBottom w:val="0"/>
              <w:divBdr>
                <w:top w:val="none" w:sz="0" w:space="0" w:color="auto"/>
                <w:left w:val="none" w:sz="0" w:space="0" w:color="auto"/>
                <w:bottom w:val="none" w:sz="0" w:space="0" w:color="auto"/>
                <w:right w:val="none" w:sz="0" w:space="0" w:color="auto"/>
              </w:divBdr>
            </w:div>
            <w:div w:id="1333337289">
              <w:marLeft w:val="0"/>
              <w:marRight w:val="0"/>
              <w:marTop w:val="0"/>
              <w:marBottom w:val="0"/>
              <w:divBdr>
                <w:top w:val="none" w:sz="0" w:space="0" w:color="auto"/>
                <w:left w:val="none" w:sz="0" w:space="0" w:color="auto"/>
                <w:bottom w:val="none" w:sz="0" w:space="0" w:color="auto"/>
                <w:right w:val="none" w:sz="0" w:space="0" w:color="auto"/>
              </w:divBdr>
            </w:div>
            <w:div w:id="1333339119">
              <w:marLeft w:val="0"/>
              <w:marRight w:val="0"/>
              <w:marTop w:val="0"/>
              <w:marBottom w:val="0"/>
              <w:divBdr>
                <w:top w:val="none" w:sz="0" w:space="0" w:color="auto"/>
                <w:left w:val="none" w:sz="0" w:space="0" w:color="auto"/>
                <w:bottom w:val="none" w:sz="0" w:space="0" w:color="auto"/>
                <w:right w:val="none" w:sz="0" w:space="0" w:color="auto"/>
              </w:divBdr>
            </w:div>
            <w:div w:id="1333607252">
              <w:marLeft w:val="0"/>
              <w:marRight w:val="0"/>
              <w:marTop w:val="0"/>
              <w:marBottom w:val="0"/>
              <w:divBdr>
                <w:top w:val="none" w:sz="0" w:space="0" w:color="auto"/>
                <w:left w:val="none" w:sz="0" w:space="0" w:color="auto"/>
                <w:bottom w:val="none" w:sz="0" w:space="0" w:color="auto"/>
                <w:right w:val="none" w:sz="0" w:space="0" w:color="auto"/>
              </w:divBdr>
            </w:div>
            <w:div w:id="1334265230">
              <w:marLeft w:val="0"/>
              <w:marRight w:val="0"/>
              <w:marTop w:val="0"/>
              <w:marBottom w:val="0"/>
              <w:divBdr>
                <w:top w:val="none" w:sz="0" w:space="0" w:color="auto"/>
                <w:left w:val="none" w:sz="0" w:space="0" w:color="auto"/>
                <w:bottom w:val="none" w:sz="0" w:space="0" w:color="auto"/>
                <w:right w:val="none" w:sz="0" w:space="0" w:color="auto"/>
              </w:divBdr>
            </w:div>
            <w:div w:id="1334456691">
              <w:marLeft w:val="0"/>
              <w:marRight w:val="0"/>
              <w:marTop w:val="0"/>
              <w:marBottom w:val="0"/>
              <w:divBdr>
                <w:top w:val="none" w:sz="0" w:space="0" w:color="auto"/>
                <w:left w:val="none" w:sz="0" w:space="0" w:color="auto"/>
                <w:bottom w:val="none" w:sz="0" w:space="0" w:color="auto"/>
                <w:right w:val="none" w:sz="0" w:space="0" w:color="auto"/>
              </w:divBdr>
            </w:div>
            <w:div w:id="1335306370">
              <w:marLeft w:val="0"/>
              <w:marRight w:val="0"/>
              <w:marTop w:val="0"/>
              <w:marBottom w:val="0"/>
              <w:divBdr>
                <w:top w:val="none" w:sz="0" w:space="0" w:color="auto"/>
                <w:left w:val="none" w:sz="0" w:space="0" w:color="auto"/>
                <w:bottom w:val="none" w:sz="0" w:space="0" w:color="auto"/>
                <w:right w:val="none" w:sz="0" w:space="0" w:color="auto"/>
              </w:divBdr>
            </w:div>
            <w:div w:id="1336303659">
              <w:marLeft w:val="0"/>
              <w:marRight w:val="0"/>
              <w:marTop w:val="0"/>
              <w:marBottom w:val="0"/>
              <w:divBdr>
                <w:top w:val="none" w:sz="0" w:space="0" w:color="auto"/>
                <w:left w:val="none" w:sz="0" w:space="0" w:color="auto"/>
                <w:bottom w:val="none" w:sz="0" w:space="0" w:color="auto"/>
                <w:right w:val="none" w:sz="0" w:space="0" w:color="auto"/>
              </w:divBdr>
            </w:div>
            <w:div w:id="1336760759">
              <w:marLeft w:val="0"/>
              <w:marRight w:val="0"/>
              <w:marTop w:val="0"/>
              <w:marBottom w:val="0"/>
              <w:divBdr>
                <w:top w:val="none" w:sz="0" w:space="0" w:color="auto"/>
                <w:left w:val="none" w:sz="0" w:space="0" w:color="auto"/>
                <w:bottom w:val="none" w:sz="0" w:space="0" w:color="auto"/>
                <w:right w:val="none" w:sz="0" w:space="0" w:color="auto"/>
              </w:divBdr>
            </w:div>
            <w:div w:id="1337608008">
              <w:marLeft w:val="0"/>
              <w:marRight w:val="0"/>
              <w:marTop w:val="0"/>
              <w:marBottom w:val="0"/>
              <w:divBdr>
                <w:top w:val="none" w:sz="0" w:space="0" w:color="auto"/>
                <w:left w:val="none" w:sz="0" w:space="0" w:color="auto"/>
                <w:bottom w:val="none" w:sz="0" w:space="0" w:color="auto"/>
                <w:right w:val="none" w:sz="0" w:space="0" w:color="auto"/>
              </w:divBdr>
            </w:div>
            <w:div w:id="1340112714">
              <w:marLeft w:val="0"/>
              <w:marRight w:val="0"/>
              <w:marTop w:val="0"/>
              <w:marBottom w:val="0"/>
              <w:divBdr>
                <w:top w:val="none" w:sz="0" w:space="0" w:color="auto"/>
                <w:left w:val="none" w:sz="0" w:space="0" w:color="auto"/>
                <w:bottom w:val="none" w:sz="0" w:space="0" w:color="auto"/>
                <w:right w:val="none" w:sz="0" w:space="0" w:color="auto"/>
              </w:divBdr>
            </w:div>
            <w:div w:id="1340427994">
              <w:marLeft w:val="0"/>
              <w:marRight w:val="0"/>
              <w:marTop w:val="0"/>
              <w:marBottom w:val="0"/>
              <w:divBdr>
                <w:top w:val="none" w:sz="0" w:space="0" w:color="auto"/>
                <w:left w:val="none" w:sz="0" w:space="0" w:color="auto"/>
                <w:bottom w:val="none" w:sz="0" w:space="0" w:color="auto"/>
                <w:right w:val="none" w:sz="0" w:space="0" w:color="auto"/>
              </w:divBdr>
            </w:div>
            <w:div w:id="1341546338">
              <w:marLeft w:val="0"/>
              <w:marRight w:val="0"/>
              <w:marTop w:val="0"/>
              <w:marBottom w:val="0"/>
              <w:divBdr>
                <w:top w:val="none" w:sz="0" w:space="0" w:color="auto"/>
                <w:left w:val="none" w:sz="0" w:space="0" w:color="auto"/>
                <w:bottom w:val="none" w:sz="0" w:space="0" w:color="auto"/>
                <w:right w:val="none" w:sz="0" w:space="0" w:color="auto"/>
              </w:divBdr>
            </w:div>
            <w:div w:id="1341615612">
              <w:marLeft w:val="0"/>
              <w:marRight w:val="0"/>
              <w:marTop w:val="0"/>
              <w:marBottom w:val="0"/>
              <w:divBdr>
                <w:top w:val="none" w:sz="0" w:space="0" w:color="auto"/>
                <w:left w:val="none" w:sz="0" w:space="0" w:color="auto"/>
                <w:bottom w:val="none" w:sz="0" w:space="0" w:color="auto"/>
                <w:right w:val="none" w:sz="0" w:space="0" w:color="auto"/>
              </w:divBdr>
            </w:div>
            <w:div w:id="1341617255">
              <w:marLeft w:val="0"/>
              <w:marRight w:val="0"/>
              <w:marTop w:val="0"/>
              <w:marBottom w:val="0"/>
              <w:divBdr>
                <w:top w:val="none" w:sz="0" w:space="0" w:color="auto"/>
                <w:left w:val="none" w:sz="0" w:space="0" w:color="auto"/>
                <w:bottom w:val="none" w:sz="0" w:space="0" w:color="auto"/>
                <w:right w:val="none" w:sz="0" w:space="0" w:color="auto"/>
              </w:divBdr>
            </w:div>
            <w:div w:id="1341854883">
              <w:marLeft w:val="0"/>
              <w:marRight w:val="0"/>
              <w:marTop w:val="0"/>
              <w:marBottom w:val="0"/>
              <w:divBdr>
                <w:top w:val="none" w:sz="0" w:space="0" w:color="auto"/>
                <w:left w:val="none" w:sz="0" w:space="0" w:color="auto"/>
                <w:bottom w:val="none" w:sz="0" w:space="0" w:color="auto"/>
                <w:right w:val="none" w:sz="0" w:space="0" w:color="auto"/>
              </w:divBdr>
            </w:div>
            <w:div w:id="1342388646">
              <w:marLeft w:val="0"/>
              <w:marRight w:val="0"/>
              <w:marTop w:val="0"/>
              <w:marBottom w:val="0"/>
              <w:divBdr>
                <w:top w:val="none" w:sz="0" w:space="0" w:color="auto"/>
                <w:left w:val="none" w:sz="0" w:space="0" w:color="auto"/>
                <w:bottom w:val="none" w:sz="0" w:space="0" w:color="auto"/>
                <w:right w:val="none" w:sz="0" w:space="0" w:color="auto"/>
              </w:divBdr>
            </w:div>
            <w:div w:id="1342968280">
              <w:marLeft w:val="0"/>
              <w:marRight w:val="0"/>
              <w:marTop w:val="0"/>
              <w:marBottom w:val="0"/>
              <w:divBdr>
                <w:top w:val="none" w:sz="0" w:space="0" w:color="auto"/>
                <w:left w:val="none" w:sz="0" w:space="0" w:color="auto"/>
                <w:bottom w:val="none" w:sz="0" w:space="0" w:color="auto"/>
                <w:right w:val="none" w:sz="0" w:space="0" w:color="auto"/>
              </w:divBdr>
            </w:div>
            <w:div w:id="1346787552">
              <w:marLeft w:val="0"/>
              <w:marRight w:val="0"/>
              <w:marTop w:val="0"/>
              <w:marBottom w:val="0"/>
              <w:divBdr>
                <w:top w:val="none" w:sz="0" w:space="0" w:color="auto"/>
                <w:left w:val="none" w:sz="0" w:space="0" w:color="auto"/>
                <w:bottom w:val="none" w:sz="0" w:space="0" w:color="auto"/>
                <w:right w:val="none" w:sz="0" w:space="0" w:color="auto"/>
              </w:divBdr>
            </w:div>
            <w:div w:id="1347056561">
              <w:marLeft w:val="0"/>
              <w:marRight w:val="0"/>
              <w:marTop w:val="0"/>
              <w:marBottom w:val="0"/>
              <w:divBdr>
                <w:top w:val="none" w:sz="0" w:space="0" w:color="auto"/>
                <w:left w:val="none" w:sz="0" w:space="0" w:color="auto"/>
                <w:bottom w:val="none" w:sz="0" w:space="0" w:color="auto"/>
                <w:right w:val="none" w:sz="0" w:space="0" w:color="auto"/>
              </w:divBdr>
            </w:div>
            <w:div w:id="1348023883">
              <w:marLeft w:val="0"/>
              <w:marRight w:val="0"/>
              <w:marTop w:val="0"/>
              <w:marBottom w:val="0"/>
              <w:divBdr>
                <w:top w:val="none" w:sz="0" w:space="0" w:color="auto"/>
                <w:left w:val="none" w:sz="0" w:space="0" w:color="auto"/>
                <w:bottom w:val="none" w:sz="0" w:space="0" w:color="auto"/>
                <w:right w:val="none" w:sz="0" w:space="0" w:color="auto"/>
              </w:divBdr>
            </w:div>
            <w:div w:id="1349134361">
              <w:marLeft w:val="0"/>
              <w:marRight w:val="0"/>
              <w:marTop w:val="0"/>
              <w:marBottom w:val="0"/>
              <w:divBdr>
                <w:top w:val="none" w:sz="0" w:space="0" w:color="auto"/>
                <w:left w:val="none" w:sz="0" w:space="0" w:color="auto"/>
                <w:bottom w:val="none" w:sz="0" w:space="0" w:color="auto"/>
                <w:right w:val="none" w:sz="0" w:space="0" w:color="auto"/>
              </w:divBdr>
            </w:div>
            <w:div w:id="1349406792">
              <w:marLeft w:val="0"/>
              <w:marRight w:val="0"/>
              <w:marTop w:val="0"/>
              <w:marBottom w:val="0"/>
              <w:divBdr>
                <w:top w:val="none" w:sz="0" w:space="0" w:color="auto"/>
                <w:left w:val="none" w:sz="0" w:space="0" w:color="auto"/>
                <w:bottom w:val="none" w:sz="0" w:space="0" w:color="auto"/>
                <w:right w:val="none" w:sz="0" w:space="0" w:color="auto"/>
              </w:divBdr>
            </w:div>
            <w:div w:id="1351419399">
              <w:marLeft w:val="0"/>
              <w:marRight w:val="0"/>
              <w:marTop w:val="0"/>
              <w:marBottom w:val="0"/>
              <w:divBdr>
                <w:top w:val="none" w:sz="0" w:space="0" w:color="auto"/>
                <w:left w:val="none" w:sz="0" w:space="0" w:color="auto"/>
                <w:bottom w:val="none" w:sz="0" w:space="0" w:color="auto"/>
                <w:right w:val="none" w:sz="0" w:space="0" w:color="auto"/>
              </w:divBdr>
            </w:div>
            <w:div w:id="1352951157">
              <w:marLeft w:val="0"/>
              <w:marRight w:val="0"/>
              <w:marTop w:val="0"/>
              <w:marBottom w:val="0"/>
              <w:divBdr>
                <w:top w:val="none" w:sz="0" w:space="0" w:color="auto"/>
                <w:left w:val="none" w:sz="0" w:space="0" w:color="auto"/>
                <w:bottom w:val="none" w:sz="0" w:space="0" w:color="auto"/>
                <w:right w:val="none" w:sz="0" w:space="0" w:color="auto"/>
              </w:divBdr>
            </w:div>
            <w:div w:id="1353604164">
              <w:marLeft w:val="0"/>
              <w:marRight w:val="0"/>
              <w:marTop w:val="0"/>
              <w:marBottom w:val="0"/>
              <w:divBdr>
                <w:top w:val="none" w:sz="0" w:space="0" w:color="auto"/>
                <w:left w:val="none" w:sz="0" w:space="0" w:color="auto"/>
                <w:bottom w:val="none" w:sz="0" w:space="0" w:color="auto"/>
                <w:right w:val="none" w:sz="0" w:space="0" w:color="auto"/>
              </w:divBdr>
            </w:div>
            <w:div w:id="1354644654">
              <w:marLeft w:val="0"/>
              <w:marRight w:val="0"/>
              <w:marTop w:val="0"/>
              <w:marBottom w:val="0"/>
              <w:divBdr>
                <w:top w:val="none" w:sz="0" w:space="0" w:color="auto"/>
                <w:left w:val="none" w:sz="0" w:space="0" w:color="auto"/>
                <w:bottom w:val="none" w:sz="0" w:space="0" w:color="auto"/>
                <w:right w:val="none" w:sz="0" w:space="0" w:color="auto"/>
              </w:divBdr>
            </w:div>
            <w:div w:id="1355765313">
              <w:marLeft w:val="0"/>
              <w:marRight w:val="0"/>
              <w:marTop w:val="0"/>
              <w:marBottom w:val="0"/>
              <w:divBdr>
                <w:top w:val="none" w:sz="0" w:space="0" w:color="auto"/>
                <w:left w:val="none" w:sz="0" w:space="0" w:color="auto"/>
                <w:bottom w:val="none" w:sz="0" w:space="0" w:color="auto"/>
                <w:right w:val="none" w:sz="0" w:space="0" w:color="auto"/>
              </w:divBdr>
            </w:div>
            <w:div w:id="1356737942">
              <w:marLeft w:val="0"/>
              <w:marRight w:val="0"/>
              <w:marTop w:val="0"/>
              <w:marBottom w:val="0"/>
              <w:divBdr>
                <w:top w:val="none" w:sz="0" w:space="0" w:color="auto"/>
                <w:left w:val="none" w:sz="0" w:space="0" w:color="auto"/>
                <w:bottom w:val="none" w:sz="0" w:space="0" w:color="auto"/>
                <w:right w:val="none" w:sz="0" w:space="0" w:color="auto"/>
              </w:divBdr>
            </w:div>
            <w:div w:id="1356806168">
              <w:marLeft w:val="0"/>
              <w:marRight w:val="0"/>
              <w:marTop w:val="0"/>
              <w:marBottom w:val="0"/>
              <w:divBdr>
                <w:top w:val="none" w:sz="0" w:space="0" w:color="auto"/>
                <w:left w:val="none" w:sz="0" w:space="0" w:color="auto"/>
                <w:bottom w:val="none" w:sz="0" w:space="0" w:color="auto"/>
                <w:right w:val="none" w:sz="0" w:space="0" w:color="auto"/>
              </w:divBdr>
            </w:div>
            <w:div w:id="1357390364">
              <w:marLeft w:val="0"/>
              <w:marRight w:val="0"/>
              <w:marTop w:val="0"/>
              <w:marBottom w:val="0"/>
              <w:divBdr>
                <w:top w:val="none" w:sz="0" w:space="0" w:color="auto"/>
                <w:left w:val="none" w:sz="0" w:space="0" w:color="auto"/>
                <w:bottom w:val="none" w:sz="0" w:space="0" w:color="auto"/>
                <w:right w:val="none" w:sz="0" w:space="0" w:color="auto"/>
              </w:divBdr>
            </w:div>
            <w:div w:id="1357658449">
              <w:marLeft w:val="0"/>
              <w:marRight w:val="0"/>
              <w:marTop w:val="0"/>
              <w:marBottom w:val="0"/>
              <w:divBdr>
                <w:top w:val="none" w:sz="0" w:space="0" w:color="auto"/>
                <w:left w:val="none" w:sz="0" w:space="0" w:color="auto"/>
                <w:bottom w:val="none" w:sz="0" w:space="0" w:color="auto"/>
                <w:right w:val="none" w:sz="0" w:space="0" w:color="auto"/>
              </w:divBdr>
            </w:div>
            <w:div w:id="1357999952">
              <w:marLeft w:val="0"/>
              <w:marRight w:val="0"/>
              <w:marTop w:val="0"/>
              <w:marBottom w:val="0"/>
              <w:divBdr>
                <w:top w:val="none" w:sz="0" w:space="0" w:color="auto"/>
                <w:left w:val="none" w:sz="0" w:space="0" w:color="auto"/>
                <w:bottom w:val="none" w:sz="0" w:space="0" w:color="auto"/>
                <w:right w:val="none" w:sz="0" w:space="0" w:color="auto"/>
              </w:divBdr>
            </w:div>
            <w:div w:id="1358042373">
              <w:marLeft w:val="0"/>
              <w:marRight w:val="0"/>
              <w:marTop w:val="0"/>
              <w:marBottom w:val="0"/>
              <w:divBdr>
                <w:top w:val="none" w:sz="0" w:space="0" w:color="auto"/>
                <w:left w:val="none" w:sz="0" w:space="0" w:color="auto"/>
                <w:bottom w:val="none" w:sz="0" w:space="0" w:color="auto"/>
                <w:right w:val="none" w:sz="0" w:space="0" w:color="auto"/>
              </w:divBdr>
            </w:div>
            <w:div w:id="1358652000">
              <w:marLeft w:val="0"/>
              <w:marRight w:val="0"/>
              <w:marTop w:val="0"/>
              <w:marBottom w:val="0"/>
              <w:divBdr>
                <w:top w:val="none" w:sz="0" w:space="0" w:color="auto"/>
                <w:left w:val="none" w:sz="0" w:space="0" w:color="auto"/>
                <w:bottom w:val="none" w:sz="0" w:space="0" w:color="auto"/>
                <w:right w:val="none" w:sz="0" w:space="0" w:color="auto"/>
              </w:divBdr>
            </w:div>
            <w:div w:id="1359509496">
              <w:marLeft w:val="0"/>
              <w:marRight w:val="0"/>
              <w:marTop w:val="0"/>
              <w:marBottom w:val="0"/>
              <w:divBdr>
                <w:top w:val="none" w:sz="0" w:space="0" w:color="auto"/>
                <w:left w:val="none" w:sz="0" w:space="0" w:color="auto"/>
                <w:bottom w:val="none" w:sz="0" w:space="0" w:color="auto"/>
                <w:right w:val="none" w:sz="0" w:space="0" w:color="auto"/>
              </w:divBdr>
            </w:div>
            <w:div w:id="1360084851">
              <w:marLeft w:val="0"/>
              <w:marRight w:val="0"/>
              <w:marTop w:val="0"/>
              <w:marBottom w:val="0"/>
              <w:divBdr>
                <w:top w:val="none" w:sz="0" w:space="0" w:color="auto"/>
                <w:left w:val="none" w:sz="0" w:space="0" w:color="auto"/>
                <w:bottom w:val="none" w:sz="0" w:space="0" w:color="auto"/>
                <w:right w:val="none" w:sz="0" w:space="0" w:color="auto"/>
              </w:divBdr>
            </w:div>
            <w:div w:id="1360201296">
              <w:marLeft w:val="0"/>
              <w:marRight w:val="0"/>
              <w:marTop w:val="0"/>
              <w:marBottom w:val="0"/>
              <w:divBdr>
                <w:top w:val="none" w:sz="0" w:space="0" w:color="auto"/>
                <w:left w:val="none" w:sz="0" w:space="0" w:color="auto"/>
                <w:bottom w:val="none" w:sz="0" w:space="0" w:color="auto"/>
                <w:right w:val="none" w:sz="0" w:space="0" w:color="auto"/>
              </w:divBdr>
            </w:div>
            <w:div w:id="1360354955">
              <w:marLeft w:val="0"/>
              <w:marRight w:val="0"/>
              <w:marTop w:val="0"/>
              <w:marBottom w:val="0"/>
              <w:divBdr>
                <w:top w:val="none" w:sz="0" w:space="0" w:color="auto"/>
                <w:left w:val="none" w:sz="0" w:space="0" w:color="auto"/>
                <w:bottom w:val="none" w:sz="0" w:space="0" w:color="auto"/>
                <w:right w:val="none" w:sz="0" w:space="0" w:color="auto"/>
              </w:divBdr>
            </w:div>
            <w:div w:id="1360476285">
              <w:marLeft w:val="0"/>
              <w:marRight w:val="0"/>
              <w:marTop w:val="0"/>
              <w:marBottom w:val="0"/>
              <w:divBdr>
                <w:top w:val="none" w:sz="0" w:space="0" w:color="auto"/>
                <w:left w:val="none" w:sz="0" w:space="0" w:color="auto"/>
                <w:bottom w:val="none" w:sz="0" w:space="0" w:color="auto"/>
                <w:right w:val="none" w:sz="0" w:space="0" w:color="auto"/>
              </w:divBdr>
            </w:div>
            <w:div w:id="1360935378">
              <w:marLeft w:val="0"/>
              <w:marRight w:val="0"/>
              <w:marTop w:val="0"/>
              <w:marBottom w:val="0"/>
              <w:divBdr>
                <w:top w:val="none" w:sz="0" w:space="0" w:color="auto"/>
                <w:left w:val="none" w:sz="0" w:space="0" w:color="auto"/>
                <w:bottom w:val="none" w:sz="0" w:space="0" w:color="auto"/>
                <w:right w:val="none" w:sz="0" w:space="0" w:color="auto"/>
              </w:divBdr>
            </w:div>
            <w:div w:id="1361322973">
              <w:marLeft w:val="0"/>
              <w:marRight w:val="0"/>
              <w:marTop w:val="0"/>
              <w:marBottom w:val="0"/>
              <w:divBdr>
                <w:top w:val="none" w:sz="0" w:space="0" w:color="auto"/>
                <w:left w:val="none" w:sz="0" w:space="0" w:color="auto"/>
                <w:bottom w:val="none" w:sz="0" w:space="0" w:color="auto"/>
                <w:right w:val="none" w:sz="0" w:space="0" w:color="auto"/>
              </w:divBdr>
            </w:div>
            <w:div w:id="1361930990">
              <w:marLeft w:val="0"/>
              <w:marRight w:val="0"/>
              <w:marTop w:val="0"/>
              <w:marBottom w:val="0"/>
              <w:divBdr>
                <w:top w:val="none" w:sz="0" w:space="0" w:color="auto"/>
                <w:left w:val="none" w:sz="0" w:space="0" w:color="auto"/>
                <w:bottom w:val="none" w:sz="0" w:space="0" w:color="auto"/>
                <w:right w:val="none" w:sz="0" w:space="0" w:color="auto"/>
              </w:divBdr>
            </w:div>
            <w:div w:id="1362196703">
              <w:marLeft w:val="0"/>
              <w:marRight w:val="0"/>
              <w:marTop w:val="0"/>
              <w:marBottom w:val="0"/>
              <w:divBdr>
                <w:top w:val="none" w:sz="0" w:space="0" w:color="auto"/>
                <w:left w:val="none" w:sz="0" w:space="0" w:color="auto"/>
                <w:bottom w:val="none" w:sz="0" w:space="0" w:color="auto"/>
                <w:right w:val="none" w:sz="0" w:space="0" w:color="auto"/>
              </w:divBdr>
            </w:div>
            <w:div w:id="1362245038">
              <w:marLeft w:val="0"/>
              <w:marRight w:val="0"/>
              <w:marTop w:val="0"/>
              <w:marBottom w:val="0"/>
              <w:divBdr>
                <w:top w:val="none" w:sz="0" w:space="0" w:color="auto"/>
                <w:left w:val="none" w:sz="0" w:space="0" w:color="auto"/>
                <w:bottom w:val="none" w:sz="0" w:space="0" w:color="auto"/>
                <w:right w:val="none" w:sz="0" w:space="0" w:color="auto"/>
              </w:divBdr>
            </w:div>
            <w:div w:id="1362780806">
              <w:marLeft w:val="0"/>
              <w:marRight w:val="0"/>
              <w:marTop w:val="0"/>
              <w:marBottom w:val="0"/>
              <w:divBdr>
                <w:top w:val="none" w:sz="0" w:space="0" w:color="auto"/>
                <w:left w:val="none" w:sz="0" w:space="0" w:color="auto"/>
                <w:bottom w:val="none" w:sz="0" w:space="0" w:color="auto"/>
                <w:right w:val="none" w:sz="0" w:space="0" w:color="auto"/>
              </w:divBdr>
            </w:div>
            <w:div w:id="1363282295">
              <w:marLeft w:val="0"/>
              <w:marRight w:val="0"/>
              <w:marTop w:val="0"/>
              <w:marBottom w:val="0"/>
              <w:divBdr>
                <w:top w:val="none" w:sz="0" w:space="0" w:color="auto"/>
                <w:left w:val="none" w:sz="0" w:space="0" w:color="auto"/>
                <w:bottom w:val="none" w:sz="0" w:space="0" w:color="auto"/>
                <w:right w:val="none" w:sz="0" w:space="0" w:color="auto"/>
              </w:divBdr>
            </w:div>
            <w:div w:id="1364792632">
              <w:marLeft w:val="0"/>
              <w:marRight w:val="0"/>
              <w:marTop w:val="0"/>
              <w:marBottom w:val="0"/>
              <w:divBdr>
                <w:top w:val="none" w:sz="0" w:space="0" w:color="auto"/>
                <w:left w:val="none" w:sz="0" w:space="0" w:color="auto"/>
                <w:bottom w:val="none" w:sz="0" w:space="0" w:color="auto"/>
                <w:right w:val="none" w:sz="0" w:space="0" w:color="auto"/>
              </w:divBdr>
            </w:div>
            <w:div w:id="1365518946">
              <w:marLeft w:val="0"/>
              <w:marRight w:val="0"/>
              <w:marTop w:val="0"/>
              <w:marBottom w:val="0"/>
              <w:divBdr>
                <w:top w:val="none" w:sz="0" w:space="0" w:color="auto"/>
                <w:left w:val="none" w:sz="0" w:space="0" w:color="auto"/>
                <w:bottom w:val="none" w:sz="0" w:space="0" w:color="auto"/>
                <w:right w:val="none" w:sz="0" w:space="0" w:color="auto"/>
              </w:divBdr>
            </w:div>
            <w:div w:id="1365596593">
              <w:marLeft w:val="0"/>
              <w:marRight w:val="0"/>
              <w:marTop w:val="0"/>
              <w:marBottom w:val="0"/>
              <w:divBdr>
                <w:top w:val="none" w:sz="0" w:space="0" w:color="auto"/>
                <w:left w:val="none" w:sz="0" w:space="0" w:color="auto"/>
                <w:bottom w:val="none" w:sz="0" w:space="0" w:color="auto"/>
                <w:right w:val="none" w:sz="0" w:space="0" w:color="auto"/>
              </w:divBdr>
            </w:div>
            <w:div w:id="1365714179">
              <w:marLeft w:val="0"/>
              <w:marRight w:val="0"/>
              <w:marTop w:val="0"/>
              <w:marBottom w:val="0"/>
              <w:divBdr>
                <w:top w:val="none" w:sz="0" w:space="0" w:color="auto"/>
                <w:left w:val="none" w:sz="0" w:space="0" w:color="auto"/>
                <w:bottom w:val="none" w:sz="0" w:space="0" w:color="auto"/>
                <w:right w:val="none" w:sz="0" w:space="0" w:color="auto"/>
              </w:divBdr>
            </w:div>
            <w:div w:id="1366449065">
              <w:marLeft w:val="0"/>
              <w:marRight w:val="0"/>
              <w:marTop w:val="0"/>
              <w:marBottom w:val="0"/>
              <w:divBdr>
                <w:top w:val="none" w:sz="0" w:space="0" w:color="auto"/>
                <w:left w:val="none" w:sz="0" w:space="0" w:color="auto"/>
                <w:bottom w:val="none" w:sz="0" w:space="0" w:color="auto"/>
                <w:right w:val="none" w:sz="0" w:space="0" w:color="auto"/>
              </w:divBdr>
            </w:div>
            <w:div w:id="1366518912">
              <w:marLeft w:val="0"/>
              <w:marRight w:val="0"/>
              <w:marTop w:val="0"/>
              <w:marBottom w:val="0"/>
              <w:divBdr>
                <w:top w:val="none" w:sz="0" w:space="0" w:color="auto"/>
                <w:left w:val="none" w:sz="0" w:space="0" w:color="auto"/>
                <w:bottom w:val="none" w:sz="0" w:space="0" w:color="auto"/>
                <w:right w:val="none" w:sz="0" w:space="0" w:color="auto"/>
              </w:divBdr>
            </w:div>
            <w:div w:id="1366565575">
              <w:marLeft w:val="0"/>
              <w:marRight w:val="0"/>
              <w:marTop w:val="0"/>
              <w:marBottom w:val="0"/>
              <w:divBdr>
                <w:top w:val="none" w:sz="0" w:space="0" w:color="auto"/>
                <w:left w:val="none" w:sz="0" w:space="0" w:color="auto"/>
                <w:bottom w:val="none" w:sz="0" w:space="0" w:color="auto"/>
                <w:right w:val="none" w:sz="0" w:space="0" w:color="auto"/>
              </w:divBdr>
            </w:div>
            <w:div w:id="1367216582">
              <w:marLeft w:val="0"/>
              <w:marRight w:val="0"/>
              <w:marTop w:val="0"/>
              <w:marBottom w:val="0"/>
              <w:divBdr>
                <w:top w:val="none" w:sz="0" w:space="0" w:color="auto"/>
                <w:left w:val="none" w:sz="0" w:space="0" w:color="auto"/>
                <w:bottom w:val="none" w:sz="0" w:space="0" w:color="auto"/>
                <w:right w:val="none" w:sz="0" w:space="0" w:color="auto"/>
              </w:divBdr>
            </w:div>
            <w:div w:id="1370229048">
              <w:marLeft w:val="0"/>
              <w:marRight w:val="0"/>
              <w:marTop w:val="0"/>
              <w:marBottom w:val="0"/>
              <w:divBdr>
                <w:top w:val="none" w:sz="0" w:space="0" w:color="auto"/>
                <w:left w:val="none" w:sz="0" w:space="0" w:color="auto"/>
                <w:bottom w:val="none" w:sz="0" w:space="0" w:color="auto"/>
                <w:right w:val="none" w:sz="0" w:space="0" w:color="auto"/>
              </w:divBdr>
            </w:div>
            <w:div w:id="1370642301">
              <w:marLeft w:val="0"/>
              <w:marRight w:val="0"/>
              <w:marTop w:val="0"/>
              <w:marBottom w:val="0"/>
              <w:divBdr>
                <w:top w:val="none" w:sz="0" w:space="0" w:color="auto"/>
                <w:left w:val="none" w:sz="0" w:space="0" w:color="auto"/>
                <w:bottom w:val="none" w:sz="0" w:space="0" w:color="auto"/>
                <w:right w:val="none" w:sz="0" w:space="0" w:color="auto"/>
              </w:divBdr>
            </w:div>
            <w:div w:id="1371496981">
              <w:marLeft w:val="0"/>
              <w:marRight w:val="0"/>
              <w:marTop w:val="0"/>
              <w:marBottom w:val="0"/>
              <w:divBdr>
                <w:top w:val="none" w:sz="0" w:space="0" w:color="auto"/>
                <w:left w:val="none" w:sz="0" w:space="0" w:color="auto"/>
                <w:bottom w:val="none" w:sz="0" w:space="0" w:color="auto"/>
                <w:right w:val="none" w:sz="0" w:space="0" w:color="auto"/>
              </w:divBdr>
            </w:div>
            <w:div w:id="1372539538">
              <w:marLeft w:val="0"/>
              <w:marRight w:val="0"/>
              <w:marTop w:val="0"/>
              <w:marBottom w:val="0"/>
              <w:divBdr>
                <w:top w:val="none" w:sz="0" w:space="0" w:color="auto"/>
                <w:left w:val="none" w:sz="0" w:space="0" w:color="auto"/>
                <w:bottom w:val="none" w:sz="0" w:space="0" w:color="auto"/>
                <w:right w:val="none" w:sz="0" w:space="0" w:color="auto"/>
              </w:divBdr>
            </w:div>
            <w:div w:id="1372730556">
              <w:marLeft w:val="0"/>
              <w:marRight w:val="0"/>
              <w:marTop w:val="0"/>
              <w:marBottom w:val="0"/>
              <w:divBdr>
                <w:top w:val="none" w:sz="0" w:space="0" w:color="auto"/>
                <w:left w:val="none" w:sz="0" w:space="0" w:color="auto"/>
                <w:bottom w:val="none" w:sz="0" w:space="0" w:color="auto"/>
                <w:right w:val="none" w:sz="0" w:space="0" w:color="auto"/>
              </w:divBdr>
            </w:div>
            <w:div w:id="1372799542">
              <w:marLeft w:val="0"/>
              <w:marRight w:val="0"/>
              <w:marTop w:val="0"/>
              <w:marBottom w:val="0"/>
              <w:divBdr>
                <w:top w:val="none" w:sz="0" w:space="0" w:color="auto"/>
                <w:left w:val="none" w:sz="0" w:space="0" w:color="auto"/>
                <w:bottom w:val="none" w:sz="0" w:space="0" w:color="auto"/>
                <w:right w:val="none" w:sz="0" w:space="0" w:color="auto"/>
              </w:divBdr>
            </w:div>
            <w:div w:id="1374421932">
              <w:marLeft w:val="0"/>
              <w:marRight w:val="0"/>
              <w:marTop w:val="0"/>
              <w:marBottom w:val="0"/>
              <w:divBdr>
                <w:top w:val="none" w:sz="0" w:space="0" w:color="auto"/>
                <w:left w:val="none" w:sz="0" w:space="0" w:color="auto"/>
                <w:bottom w:val="none" w:sz="0" w:space="0" w:color="auto"/>
                <w:right w:val="none" w:sz="0" w:space="0" w:color="auto"/>
              </w:divBdr>
            </w:div>
            <w:div w:id="1378358282">
              <w:marLeft w:val="0"/>
              <w:marRight w:val="0"/>
              <w:marTop w:val="0"/>
              <w:marBottom w:val="0"/>
              <w:divBdr>
                <w:top w:val="none" w:sz="0" w:space="0" w:color="auto"/>
                <w:left w:val="none" w:sz="0" w:space="0" w:color="auto"/>
                <w:bottom w:val="none" w:sz="0" w:space="0" w:color="auto"/>
                <w:right w:val="none" w:sz="0" w:space="0" w:color="auto"/>
              </w:divBdr>
            </w:div>
            <w:div w:id="1382094953">
              <w:marLeft w:val="0"/>
              <w:marRight w:val="0"/>
              <w:marTop w:val="0"/>
              <w:marBottom w:val="0"/>
              <w:divBdr>
                <w:top w:val="none" w:sz="0" w:space="0" w:color="auto"/>
                <w:left w:val="none" w:sz="0" w:space="0" w:color="auto"/>
                <w:bottom w:val="none" w:sz="0" w:space="0" w:color="auto"/>
                <w:right w:val="none" w:sz="0" w:space="0" w:color="auto"/>
              </w:divBdr>
            </w:div>
            <w:div w:id="1383485988">
              <w:marLeft w:val="0"/>
              <w:marRight w:val="0"/>
              <w:marTop w:val="0"/>
              <w:marBottom w:val="0"/>
              <w:divBdr>
                <w:top w:val="none" w:sz="0" w:space="0" w:color="auto"/>
                <w:left w:val="none" w:sz="0" w:space="0" w:color="auto"/>
                <w:bottom w:val="none" w:sz="0" w:space="0" w:color="auto"/>
                <w:right w:val="none" w:sz="0" w:space="0" w:color="auto"/>
              </w:divBdr>
            </w:div>
            <w:div w:id="1383753577">
              <w:marLeft w:val="0"/>
              <w:marRight w:val="0"/>
              <w:marTop w:val="0"/>
              <w:marBottom w:val="0"/>
              <w:divBdr>
                <w:top w:val="none" w:sz="0" w:space="0" w:color="auto"/>
                <w:left w:val="none" w:sz="0" w:space="0" w:color="auto"/>
                <w:bottom w:val="none" w:sz="0" w:space="0" w:color="auto"/>
                <w:right w:val="none" w:sz="0" w:space="0" w:color="auto"/>
              </w:divBdr>
            </w:div>
            <w:div w:id="1384403878">
              <w:marLeft w:val="0"/>
              <w:marRight w:val="0"/>
              <w:marTop w:val="0"/>
              <w:marBottom w:val="0"/>
              <w:divBdr>
                <w:top w:val="none" w:sz="0" w:space="0" w:color="auto"/>
                <w:left w:val="none" w:sz="0" w:space="0" w:color="auto"/>
                <w:bottom w:val="none" w:sz="0" w:space="0" w:color="auto"/>
                <w:right w:val="none" w:sz="0" w:space="0" w:color="auto"/>
              </w:divBdr>
              <w:divsChild>
                <w:div w:id="95370770">
                  <w:marLeft w:val="0"/>
                  <w:marRight w:val="0"/>
                  <w:marTop w:val="0"/>
                  <w:marBottom w:val="0"/>
                  <w:divBdr>
                    <w:top w:val="none" w:sz="0" w:space="0" w:color="auto"/>
                    <w:left w:val="none" w:sz="0" w:space="0" w:color="auto"/>
                    <w:bottom w:val="none" w:sz="0" w:space="0" w:color="auto"/>
                    <w:right w:val="none" w:sz="0" w:space="0" w:color="auto"/>
                  </w:divBdr>
                </w:div>
                <w:div w:id="366805298">
                  <w:marLeft w:val="0"/>
                  <w:marRight w:val="0"/>
                  <w:marTop w:val="0"/>
                  <w:marBottom w:val="0"/>
                  <w:divBdr>
                    <w:top w:val="none" w:sz="0" w:space="0" w:color="auto"/>
                    <w:left w:val="none" w:sz="0" w:space="0" w:color="auto"/>
                    <w:bottom w:val="none" w:sz="0" w:space="0" w:color="auto"/>
                    <w:right w:val="none" w:sz="0" w:space="0" w:color="auto"/>
                  </w:divBdr>
                </w:div>
                <w:div w:id="1100299808">
                  <w:marLeft w:val="0"/>
                  <w:marRight w:val="0"/>
                  <w:marTop w:val="0"/>
                  <w:marBottom w:val="0"/>
                  <w:divBdr>
                    <w:top w:val="none" w:sz="0" w:space="0" w:color="auto"/>
                    <w:left w:val="none" w:sz="0" w:space="0" w:color="auto"/>
                    <w:bottom w:val="none" w:sz="0" w:space="0" w:color="auto"/>
                    <w:right w:val="none" w:sz="0" w:space="0" w:color="auto"/>
                  </w:divBdr>
                </w:div>
                <w:div w:id="1636443154">
                  <w:marLeft w:val="0"/>
                  <w:marRight w:val="0"/>
                  <w:marTop w:val="0"/>
                  <w:marBottom w:val="0"/>
                  <w:divBdr>
                    <w:top w:val="none" w:sz="0" w:space="0" w:color="auto"/>
                    <w:left w:val="none" w:sz="0" w:space="0" w:color="auto"/>
                    <w:bottom w:val="none" w:sz="0" w:space="0" w:color="auto"/>
                    <w:right w:val="none" w:sz="0" w:space="0" w:color="auto"/>
                  </w:divBdr>
                </w:div>
                <w:div w:id="1813520631">
                  <w:marLeft w:val="0"/>
                  <w:marRight w:val="0"/>
                  <w:marTop w:val="0"/>
                  <w:marBottom w:val="0"/>
                  <w:divBdr>
                    <w:top w:val="none" w:sz="0" w:space="0" w:color="auto"/>
                    <w:left w:val="none" w:sz="0" w:space="0" w:color="auto"/>
                    <w:bottom w:val="none" w:sz="0" w:space="0" w:color="auto"/>
                    <w:right w:val="none" w:sz="0" w:space="0" w:color="auto"/>
                  </w:divBdr>
                </w:div>
                <w:div w:id="2033725867">
                  <w:marLeft w:val="0"/>
                  <w:marRight w:val="0"/>
                  <w:marTop w:val="0"/>
                  <w:marBottom w:val="0"/>
                  <w:divBdr>
                    <w:top w:val="none" w:sz="0" w:space="0" w:color="auto"/>
                    <w:left w:val="none" w:sz="0" w:space="0" w:color="auto"/>
                    <w:bottom w:val="none" w:sz="0" w:space="0" w:color="auto"/>
                    <w:right w:val="none" w:sz="0" w:space="0" w:color="auto"/>
                  </w:divBdr>
                </w:div>
              </w:divsChild>
            </w:div>
            <w:div w:id="1385374471">
              <w:marLeft w:val="0"/>
              <w:marRight w:val="0"/>
              <w:marTop w:val="0"/>
              <w:marBottom w:val="0"/>
              <w:divBdr>
                <w:top w:val="none" w:sz="0" w:space="0" w:color="auto"/>
                <w:left w:val="none" w:sz="0" w:space="0" w:color="auto"/>
                <w:bottom w:val="none" w:sz="0" w:space="0" w:color="auto"/>
                <w:right w:val="none" w:sz="0" w:space="0" w:color="auto"/>
              </w:divBdr>
            </w:div>
            <w:div w:id="1385836330">
              <w:marLeft w:val="0"/>
              <w:marRight w:val="0"/>
              <w:marTop w:val="0"/>
              <w:marBottom w:val="0"/>
              <w:divBdr>
                <w:top w:val="none" w:sz="0" w:space="0" w:color="auto"/>
                <w:left w:val="none" w:sz="0" w:space="0" w:color="auto"/>
                <w:bottom w:val="none" w:sz="0" w:space="0" w:color="auto"/>
                <w:right w:val="none" w:sz="0" w:space="0" w:color="auto"/>
              </w:divBdr>
            </w:div>
            <w:div w:id="1387069999">
              <w:marLeft w:val="0"/>
              <w:marRight w:val="0"/>
              <w:marTop w:val="0"/>
              <w:marBottom w:val="0"/>
              <w:divBdr>
                <w:top w:val="none" w:sz="0" w:space="0" w:color="auto"/>
                <w:left w:val="none" w:sz="0" w:space="0" w:color="auto"/>
                <w:bottom w:val="none" w:sz="0" w:space="0" w:color="auto"/>
                <w:right w:val="none" w:sz="0" w:space="0" w:color="auto"/>
              </w:divBdr>
            </w:div>
            <w:div w:id="1388457995">
              <w:marLeft w:val="0"/>
              <w:marRight w:val="0"/>
              <w:marTop w:val="0"/>
              <w:marBottom w:val="0"/>
              <w:divBdr>
                <w:top w:val="none" w:sz="0" w:space="0" w:color="auto"/>
                <w:left w:val="none" w:sz="0" w:space="0" w:color="auto"/>
                <w:bottom w:val="none" w:sz="0" w:space="0" w:color="auto"/>
                <w:right w:val="none" w:sz="0" w:space="0" w:color="auto"/>
              </w:divBdr>
            </w:div>
            <w:div w:id="1389692111">
              <w:marLeft w:val="0"/>
              <w:marRight w:val="0"/>
              <w:marTop w:val="0"/>
              <w:marBottom w:val="0"/>
              <w:divBdr>
                <w:top w:val="none" w:sz="0" w:space="0" w:color="auto"/>
                <w:left w:val="none" w:sz="0" w:space="0" w:color="auto"/>
                <w:bottom w:val="none" w:sz="0" w:space="0" w:color="auto"/>
                <w:right w:val="none" w:sz="0" w:space="0" w:color="auto"/>
              </w:divBdr>
            </w:div>
            <w:div w:id="1389768087">
              <w:marLeft w:val="0"/>
              <w:marRight w:val="0"/>
              <w:marTop w:val="0"/>
              <w:marBottom w:val="0"/>
              <w:divBdr>
                <w:top w:val="none" w:sz="0" w:space="0" w:color="auto"/>
                <w:left w:val="none" w:sz="0" w:space="0" w:color="auto"/>
                <w:bottom w:val="none" w:sz="0" w:space="0" w:color="auto"/>
                <w:right w:val="none" w:sz="0" w:space="0" w:color="auto"/>
              </w:divBdr>
            </w:div>
            <w:div w:id="1390567110">
              <w:marLeft w:val="0"/>
              <w:marRight w:val="0"/>
              <w:marTop w:val="0"/>
              <w:marBottom w:val="0"/>
              <w:divBdr>
                <w:top w:val="none" w:sz="0" w:space="0" w:color="auto"/>
                <w:left w:val="none" w:sz="0" w:space="0" w:color="auto"/>
                <w:bottom w:val="none" w:sz="0" w:space="0" w:color="auto"/>
                <w:right w:val="none" w:sz="0" w:space="0" w:color="auto"/>
              </w:divBdr>
            </w:div>
            <w:div w:id="1392997712">
              <w:marLeft w:val="0"/>
              <w:marRight w:val="0"/>
              <w:marTop w:val="0"/>
              <w:marBottom w:val="0"/>
              <w:divBdr>
                <w:top w:val="none" w:sz="0" w:space="0" w:color="auto"/>
                <w:left w:val="none" w:sz="0" w:space="0" w:color="auto"/>
                <w:bottom w:val="none" w:sz="0" w:space="0" w:color="auto"/>
                <w:right w:val="none" w:sz="0" w:space="0" w:color="auto"/>
              </w:divBdr>
            </w:div>
            <w:div w:id="1393846585">
              <w:marLeft w:val="0"/>
              <w:marRight w:val="0"/>
              <w:marTop w:val="0"/>
              <w:marBottom w:val="0"/>
              <w:divBdr>
                <w:top w:val="none" w:sz="0" w:space="0" w:color="auto"/>
                <w:left w:val="none" w:sz="0" w:space="0" w:color="auto"/>
                <w:bottom w:val="none" w:sz="0" w:space="0" w:color="auto"/>
                <w:right w:val="none" w:sz="0" w:space="0" w:color="auto"/>
              </w:divBdr>
            </w:div>
            <w:div w:id="1394544875">
              <w:marLeft w:val="0"/>
              <w:marRight w:val="0"/>
              <w:marTop w:val="0"/>
              <w:marBottom w:val="0"/>
              <w:divBdr>
                <w:top w:val="none" w:sz="0" w:space="0" w:color="auto"/>
                <w:left w:val="none" w:sz="0" w:space="0" w:color="auto"/>
                <w:bottom w:val="none" w:sz="0" w:space="0" w:color="auto"/>
                <w:right w:val="none" w:sz="0" w:space="0" w:color="auto"/>
              </w:divBdr>
            </w:div>
            <w:div w:id="1395734958">
              <w:marLeft w:val="0"/>
              <w:marRight w:val="0"/>
              <w:marTop w:val="0"/>
              <w:marBottom w:val="0"/>
              <w:divBdr>
                <w:top w:val="none" w:sz="0" w:space="0" w:color="auto"/>
                <w:left w:val="none" w:sz="0" w:space="0" w:color="auto"/>
                <w:bottom w:val="none" w:sz="0" w:space="0" w:color="auto"/>
                <w:right w:val="none" w:sz="0" w:space="0" w:color="auto"/>
              </w:divBdr>
            </w:div>
            <w:div w:id="1396582645">
              <w:marLeft w:val="0"/>
              <w:marRight w:val="0"/>
              <w:marTop w:val="0"/>
              <w:marBottom w:val="0"/>
              <w:divBdr>
                <w:top w:val="none" w:sz="0" w:space="0" w:color="auto"/>
                <w:left w:val="none" w:sz="0" w:space="0" w:color="auto"/>
                <w:bottom w:val="none" w:sz="0" w:space="0" w:color="auto"/>
                <w:right w:val="none" w:sz="0" w:space="0" w:color="auto"/>
              </w:divBdr>
            </w:div>
            <w:div w:id="1397557263">
              <w:marLeft w:val="0"/>
              <w:marRight w:val="0"/>
              <w:marTop w:val="0"/>
              <w:marBottom w:val="0"/>
              <w:divBdr>
                <w:top w:val="none" w:sz="0" w:space="0" w:color="auto"/>
                <w:left w:val="none" w:sz="0" w:space="0" w:color="auto"/>
                <w:bottom w:val="none" w:sz="0" w:space="0" w:color="auto"/>
                <w:right w:val="none" w:sz="0" w:space="0" w:color="auto"/>
              </w:divBdr>
            </w:div>
            <w:div w:id="1397819451">
              <w:marLeft w:val="0"/>
              <w:marRight w:val="0"/>
              <w:marTop w:val="0"/>
              <w:marBottom w:val="0"/>
              <w:divBdr>
                <w:top w:val="none" w:sz="0" w:space="0" w:color="auto"/>
                <w:left w:val="none" w:sz="0" w:space="0" w:color="auto"/>
                <w:bottom w:val="none" w:sz="0" w:space="0" w:color="auto"/>
                <w:right w:val="none" w:sz="0" w:space="0" w:color="auto"/>
              </w:divBdr>
            </w:div>
            <w:div w:id="1398043369">
              <w:marLeft w:val="0"/>
              <w:marRight w:val="0"/>
              <w:marTop w:val="0"/>
              <w:marBottom w:val="0"/>
              <w:divBdr>
                <w:top w:val="none" w:sz="0" w:space="0" w:color="auto"/>
                <w:left w:val="none" w:sz="0" w:space="0" w:color="auto"/>
                <w:bottom w:val="none" w:sz="0" w:space="0" w:color="auto"/>
                <w:right w:val="none" w:sz="0" w:space="0" w:color="auto"/>
              </w:divBdr>
            </w:div>
            <w:div w:id="1398937327">
              <w:marLeft w:val="0"/>
              <w:marRight w:val="0"/>
              <w:marTop w:val="0"/>
              <w:marBottom w:val="0"/>
              <w:divBdr>
                <w:top w:val="none" w:sz="0" w:space="0" w:color="auto"/>
                <w:left w:val="none" w:sz="0" w:space="0" w:color="auto"/>
                <w:bottom w:val="none" w:sz="0" w:space="0" w:color="auto"/>
                <w:right w:val="none" w:sz="0" w:space="0" w:color="auto"/>
              </w:divBdr>
            </w:div>
            <w:div w:id="1399090510">
              <w:marLeft w:val="0"/>
              <w:marRight w:val="0"/>
              <w:marTop w:val="0"/>
              <w:marBottom w:val="0"/>
              <w:divBdr>
                <w:top w:val="none" w:sz="0" w:space="0" w:color="auto"/>
                <w:left w:val="none" w:sz="0" w:space="0" w:color="auto"/>
                <w:bottom w:val="none" w:sz="0" w:space="0" w:color="auto"/>
                <w:right w:val="none" w:sz="0" w:space="0" w:color="auto"/>
              </w:divBdr>
            </w:div>
            <w:div w:id="1402215732">
              <w:marLeft w:val="0"/>
              <w:marRight w:val="0"/>
              <w:marTop w:val="0"/>
              <w:marBottom w:val="0"/>
              <w:divBdr>
                <w:top w:val="none" w:sz="0" w:space="0" w:color="auto"/>
                <w:left w:val="none" w:sz="0" w:space="0" w:color="auto"/>
                <w:bottom w:val="none" w:sz="0" w:space="0" w:color="auto"/>
                <w:right w:val="none" w:sz="0" w:space="0" w:color="auto"/>
              </w:divBdr>
            </w:div>
            <w:div w:id="1402750025">
              <w:marLeft w:val="0"/>
              <w:marRight w:val="0"/>
              <w:marTop w:val="0"/>
              <w:marBottom w:val="0"/>
              <w:divBdr>
                <w:top w:val="none" w:sz="0" w:space="0" w:color="auto"/>
                <w:left w:val="none" w:sz="0" w:space="0" w:color="auto"/>
                <w:bottom w:val="none" w:sz="0" w:space="0" w:color="auto"/>
                <w:right w:val="none" w:sz="0" w:space="0" w:color="auto"/>
              </w:divBdr>
            </w:div>
            <w:div w:id="1403333135">
              <w:marLeft w:val="0"/>
              <w:marRight w:val="0"/>
              <w:marTop w:val="0"/>
              <w:marBottom w:val="0"/>
              <w:divBdr>
                <w:top w:val="none" w:sz="0" w:space="0" w:color="auto"/>
                <w:left w:val="none" w:sz="0" w:space="0" w:color="auto"/>
                <w:bottom w:val="none" w:sz="0" w:space="0" w:color="auto"/>
                <w:right w:val="none" w:sz="0" w:space="0" w:color="auto"/>
              </w:divBdr>
            </w:div>
            <w:div w:id="1404986179">
              <w:marLeft w:val="0"/>
              <w:marRight w:val="0"/>
              <w:marTop w:val="0"/>
              <w:marBottom w:val="0"/>
              <w:divBdr>
                <w:top w:val="none" w:sz="0" w:space="0" w:color="auto"/>
                <w:left w:val="none" w:sz="0" w:space="0" w:color="auto"/>
                <w:bottom w:val="none" w:sz="0" w:space="0" w:color="auto"/>
                <w:right w:val="none" w:sz="0" w:space="0" w:color="auto"/>
              </w:divBdr>
            </w:div>
            <w:div w:id="1406413416">
              <w:marLeft w:val="0"/>
              <w:marRight w:val="0"/>
              <w:marTop w:val="0"/>
              <w:marBottom w:val="0"/>
              <w:divBdr>
                <w:top w:val="none" w:sz="0" w:space="0" w:color="auto"/>
                <w:left w:val="none" w:sz="0" w:space="0" w:color="auto"/>
                <w:bottom w:val="none" w:sz="0" w:space="0" w:color="auto"/>
                <w:right w:val="none" w:sz="0" w:space="0" w:color="auto"/>
              </w:divBdr>
            </w:div>
            <w:div w:id="1408183387">
              <w:marLeft w:val="0"/>
              <w:marRight w:val="0"/>
              <w:marTop w:val="0"/>
              <w:marBottom w:val="0"/>
              <w:divBdr>
                <w:top w:val="none" w:sz="0" w:space="0" w:color="auto"/>
                <w:left w:val="none" w:sz="0" w:space="0" w:color="auto"/>
                <w:bottom w:val="none" w:sz="0" w:space="0" w:color="auto"/>
                <w:right w:val="none" w:sz="0" w:space="0" w:color="auto"/>
              </w:divBdr>
            </w:div>
            <w:div w:id="1409114478">
              <w:marLeft w:val="0"/>
              <w:marRight w:val="0"/>
              <w:marTop w:val="0"/>
              <w:marBottom w:val="0"/>
              <w:divBdr>
                <w:top w:val="none" w:sz="0" w:space="0" w:color="auto"/>
                <w:left w:val="none" w:sz="0" w:space="0" w:color="auto"/>
                <w:bottom w:val="none" w:sz="0" w:space="0" w:color="auto"/>
                <w:right w:val="none" w:sz="0" w:space="0" w:color="auto"/>
              </w:divBdr>
            </w:div>
            <w:div w:id="1413089319">
              <w:marLeft w:val="0"/>
              <w:marRight w:val="0"/>
              <w:marTop w:val="0"/>
              <w:marBottom w:val="0"/>
              <w:divBdr>
                <w:top w:val="none" w:sz="0" w:space="0" w:color="auto"/>
                <w:left w:val="none" w:sz="0" w:space="0" w:color="auto"/>
                <w:bottom w:val="none" w:sz="0" w:space="0" w:color="auto"/>
                <w:right w:val="none" w:sz="0" w:space="0" w:color="auto"/>
              </w:divBdr>
            </w:div>
            <w:div w:id="1414005650">
              <w:marLeft w:val="0"/>
              <w:marRight w:val="0"/>
              <w:marTop w:val="0"/>
              <w:marBottom w:val="0"/>
              <w:divBdr>
                <w:top w:val="none" w:sz="0" w:space="0" w:color="auto"/>
                <w:left w:val="none" w:sz="0" w:space="0" w:color="auto"/>
                <w:bottom w:val="none" w:sz="0" w:space="0" w:color="auto"/>
                <w:right w:val="none" w:sz="0" w:space="0" w:color="auto"/>
              </w:divBdr>
            </w:div>
            <w:div w:id="1414744154">
              <w:marLeft w:val="0"/>
              <w:marRight w:val="0"/>
              <w:marTop w:val="0"/>
              <w:marBottom w:val="0"/>
              <w:divBdr>
                <w:top w:val="none" w:sz="0" w:space="0" w:color="auto"/>
                <w:left w:val="none" w:sz="0" w:space="0" w:color="auto"/>
                <w:bottom w:val="none" w:sz="0" w:space="0" w:color="auto"/>
                <w:right w:val="none" w:sz="0" w:space="0" w:color="auto"/>
              </w:divBdr>
            </w:div>
            <w:div w:id="1414859801">
              <w:marLeft w:val="0"/>
              <w:marRight w:val="0"/>
              <w:marTop w:val="0"/>
              <w:marBottom w:val="0"/>
              <w:divBdr>
                <w:top w:val="none" w:sz="0" w:space="0" w:color="auto"/>
                <w:left w:val="none" w:sz="0" w:space="0" w:color="auto"/>
                <w:bottom w:val="none" w:sz="0" w:space="0" w:color="auto"/>
                <w:right w:val="none" w:sz="0" w:space="0" w:color="auto"/>
              </w:divBdr>
            </w:div>
            <w:div w:id="1415394634">
              <w:marLeft w:val="0"/>
              <w:marRight w:val="0"/>
              <w:marTop w:val="0"/>
              <w:marBottom w:val="0"/>
              <w:divBdr>
                <w:top w:val="none" w:sz="0" w:space="0" w:color="auto"/>
                <w:left w:val="none" w:sz="0" w:space="0" w:color="auto"/>
                <w:bottom w:val="none" w:sz="0" w:space="0" w:color="auto"/>
                <w:right w:val="none" w:sz="0" w:space="0" w:color="auto"/>
              </w:divBdr>
            </w:div>
            <w:div w:id="1416703264">
              <w:marLeft w:val="0"/>
              <w:marRight w:val="0"/>
              <w:marTop w:val="0"/>
              <w:marBottom w:val="0"/>
              <w:divBdr>
                <w:top w:val="none" w:sz="0" w:space="0" w:color="auto"/>
                <w:left w:val="none" w:sz="0" w:space="0" w:color="auto"/>
                <w:bottom w:val="none" w:sz="0" w:space="0" w:color="auto"/>
                <w:right w:val="none" w:sz="0" w:space="0" w:color="auto"/>
              </w:divBdr>
            </w:div>
            <w:div w:id="1420981436">
              <w:marLeft w:val="0"/>
              <w:marRight w:val="0"/>
              <w:marTop w:val="0"/>
              <w:marBottom w:val="0"/>
              <w:divBdr>
                <w:top w:val="none" w:sz="0" w:space="0" w:color="auto"/>
                <w:left w:val="none" w:sz="0" w:space="0" w:color="auto"/>
                <w:bottom w:val="none" w:sz="0" w:space="0" w:color="auto"/>
                <w:right w:val="none" w:sz="0" w:space="0" w:color="auto"/>
              </w:divBdr>
            </w:div>
            <w:div w:id="1422020814">
              <w:marLeft w:val="0"/>
              <w:marRight w:val="0"/>
              <w:marTop w:val="0"/>
              <w:marBottom w:val="0"/>
              <w:divBdr>
                <w:top w:val="none" w:sz="0" w:space="0" w:color="auto"/>
                <w:left w:val="none" w:sz="0" w:space="0" w:color="auto"/>
                <w:bottom w:val="none" w:sz="0" w:space="0" w:color="auto"/>
                <w:right w:val="none" w:sz="0" w:space="0" w:color="auto"/>
              </w:divBdr>
            </w:div>
            <w:div w:id="1422411246">
              <w:marLeft w:val="0"/>
              <w:marRight w:val="0"/>
              <w:marTop w:val="0"/>
              <w:marBottom w:val="0"/>
              <w:divBdr>
                <w:top w:val="none" w:sz="0" w:space="0" w:color="auto"/>
                <w:left w:val="none" w:sz="0" w:space="0" w:color="auto"/>
                <w:bottom w:val="none" w:sz="0" w:space="0" w:color="auto"/>
                <w:right w:val="none" w:sz="0" w:space="0" w:color="auto"/>
              </w:divBdr>
            </w:div>
            <w:div w:id="1423259986">
              <w:marLeft w:val="0"/>
              <w:marRight w:val="0"/>
              <w:marTop w:val="0"/>
              <w:marBottom w:val="0"/>
              <w:divBdr>
                <w:top w:val="none" w:sz="0" w:space="0" w:color="auto"/>
                <w:left w:val="none" w:sz="0" w:space="0" w:color="auto"/>
                <w:bottom w:val="none" w:sz="0" w:space="0" w:color="auto"/>
                <w:right w:val="none" w:sz="0" w:space="0" w:color="auto"/>
              </w:divBdr>
            </w:div>
            <w:div w:id="1426461611">
              <w:marLeft w:val="0"/>
              <w:marRight w:val="0"/>
              <w:marTop w:val="0"/>
              <w:marBottom w:val="0"/>
              <w:divBdr>
                <w:top w:val="none" w:sz="0" w:space="0" w:color="auto"/>
                <w:left w:val="none" w:sz="0" w:space="0" w:color="auto"/>
                <w:bottom w:val="none" w:sz="0" w:space="0" w:color="auto"/>
                <w:right w:val="none" w:sz="0" w:space="0" w:color="auto"/>
              </w:divBdr>
            </w:div>
            <w:div w:id="1426728220">
              <w:marLeft w:val="0"/>
              <w:marRight w:val="0"/>
              <w:marTop w:val="0"/>
              <w:marBottom w:val="0"/>
              <w:divBdr>
                <w:top w:val="none" w:sz="0" w:space="0" w:color="auto"/>
                <w:left w:val="none" w:sz="0" w:space="0" w:color="auto"/>
                <w:bottom w:val="none" w:sz="0" w:space="0" w:color="auto"/>
                <w:right w:val="none" w:sz="0" w:space="0" w:color="auto"/>
              </w:divBdr>
            </w:div>
            <w:div w:id="1427143638">
              <w:marLeft w:val="0"/>
              <w:marRight w:val="0"/>
              <w:marTop w:val="0"/>
              <w:marBottom w:val="0"/>
              <w:divBdr>
                <w:top w:val="none" w:sz="0" w:space="0" w:color="auto"/>
                <w:left w:val="none" w:sz="0" w:space="0" w:color="auto"/>
                <w:bottom w:val="none" w:sz="0" w:space="0" w:color="auto"/>
                <w:right w:val="none" w:sz="0" w:space="0" w:color="auto"/>
              </w:divBdr>
            </w:div>
            <w:div w:id="1428577538">
              <w:marLeft w:val="0"/>
              <w:marRight w:val="0"/>
              <w:marTop w:val="0"/>
              <w:marBottom w:val="0"/>
              <w:divBdr>
                <w:top w:val="none" w:sz="0" w:space="0" w:color="auto"/>
                <w:left w:val="none" w:sz="0" w:space="0" w:color="auto"/>
                <w:bottom w:val="none" w:sz="0" w:space="0" w:color="auto"/>
                <w:right w:val="none" w:sz="0" w:space="0" w:color="auto"/>
              </w:divBdr>
            </w:div>
            <w:div w:id="1428622842">
              <w:marLeft w:val="0"/>
              <w:marRight w:val="0"/>
              <w:marTop w:val="0"/>
              <w:marBottom w:val="0"/>
              <w:divBdr>
                <w:top w:val="none" w:sz="0" w:space="0" w:color="auto"/>
                <w:left w:val="none" w:sz="0" w:space="0" w:color="auto"/>
                <w:bottom w:val="none" w:sz="0" w:space="0" w:color="auto"/>
                <w:right w:val="none" w:sz="0" w:space="0" w:color="auto"/>
              </w:divBdr>
            </w:div>
            <w:div w:id="1429695557">
              <w:marLeft w:val="0"/>
              <w:marRight w:val="0"/>
              <w:marTop w:val="0"/>
              <w:marBottom w:val="0"/>
              <w:divBdr>
                <w:top w:val="none" w:sz="0" w:space="0" w:color="auto"/>
                <w:left w:val="none" w:sz="0" w:space="0" w:color="auto"/>
                <w:bottom w:val="none" w:sz="0" w:space="0" w:color="auto"/>
                <w:right w:val="none" w:sz="0" w:space="0" w:color="auto"/>
              </w:divBdr>
            </w:div>
            <w:div w:id="1429739272">
              <w:marLeft w:val="0"/>
              <w:marRight w:val="0"/>
              <w:marTop w:val="0"/>
              <w:marBottom w:val="0"/>
              <w:divBdr>
                <w:top w:val="none" w:sz="0" w:space="0" w:color="auto"/>
                <w:left w:val="none" w:sz="0" w:space="0" w:color="auto"/>
                <w:bottom w:val="none" w:sz="0" w:space="0" w:color="auto"/>
                <w:right w:val="none" w:sz="0" w:space="0" w:color="auto"/>
              </w:divBdr>
            </w:div>
            <w:div w:id="1430735925">
              <w:marLeft w:val="0"/>
              <w:marRight w:val="0"/>
              <w:marTop w:val="0"/>
              <w:marBottom w:val="0"/>
              <w:divBdr>
                <w:top w:val="none" w:sz="0" w:space="0" w:color="auto"/>
                <w:left w:val="none" w:sz="0" w:space="0" w:color="auto"/>
                <w:bottom w:val="none" w:sz="0" w:space="0" w:color="auto"/>
                <w:right w:val="none" w:sz="0" w:space="0" w:color="auto"/>
              </w:divBdr>
            </w:div>
            <w:div w:id="1432386805">
              <w:marLeft w:val="0"/>
              <w:marRight w:val="0"/>
              <w:marTop w:val="0"/>
              <w:marBottom w:val="0"/>
              <w:divBdr>
                <w:top w:val="none" w:sz="0" w:space="0" w:color="auto"/>
                <w:left w:val="none" w:sz="0" w:space="0" w:color="auto"/>
                <w:bottom w:val="none" w:sz="0" w:space="0" w:color="auto"/>
                <w:right w:val="none" w:sz="0" w:space="0" w:color="auto"/>
              </w:divBdr>
            </w:div>
            <w:div w:id="1434786621">
              <w:marLeft w:val="0"/>
              <w:marRight w:val="0"/>
              <w:marTop w:val="0"/>
              <w:marBottom w:val="0"/>
              <w:divBdr>
                <w:top w:val="none" w:sz="0" w:space="0" w:color="auto"/>
                <w:left w:val="none" w:sz="0" w:space="0" w:color="auto"/>
                <w:bottom w:val="none" w:sz="0" w:space="0" w:color="auto"/>
                <w:right w:val="none" w:sz="0" w:space="0" w:color="auto"/>
              </w:divBdr>
            </w:div>
            <w:div w:id="1435710520">
              <w:marLeft w:val="0"/>
              <w:marRight w:val="0"/>
              <w:marTop w:val="0"/>
              <w:marBottom w:val="0"/>
              <w:divBdr>
                <w:top w:val="none" w:sz="0" w:space="0" w:color="auto"/>
                <w:left w:val="none" w:sz="0" w:space="0" w:color="auto"/>
                <w:bottom w:val="none" w:sz="0" w:space="0" w:color="auto"/>
                <w:right w:val="none" w:sz="0" w:space="0" w:color="auto"/>
              </w:divBdr>
            </w:div>
            <w:div w:id="1436361260">
              <w:marLeft w:val="0"/>
              <w:marRight w:val="0"/>
              <w:marTop w:val="0"/>
              <w:marBottom w:val="0"/>
              <w:divBdr>
                <w:top w:val="none" w:sz="0" w:space="0" w:color="auto"/>
                <w:left w:val="none" w:sz="0" w:space="0" w:color="auto"/>
                <w:bottom w:val="none" w:sz="0" w:space="0" w:color="auto"/>
                <w:right w:val="none" w:sz="0" w:space="0" w:color="auto"/>
              </w:divBdr>
            </w:div>
            <w:div w:id="1436439593">
              <w:marLeft w:val="0"/>
              <w:marRight w:val="0"/>
              <w:marTop w:val="0"/>
              <w:marBottom w:val="0"/>
              <w:divBdr>
                <w:top w:val="none" w:sz="0" w:space="0" w:color="auto"/>
                <w:left w:val="none" w:sz="0" w:space="0" w:color="auto"/>
                <w:bottom w:val="none" w:sz="0" w:space="0" w:color="auto"/>
                <w:right w:val="none" w:sz="0" w:space="0" w:color="auto"/>
              </w:divBdr>
            </w:div>
            <w:div w:id="1436710688">
              <w:marLeft w:val="0"/>
              <w:marRight w:val="0"/>
              <w:marTop w:val="0"/>
              <w:marBottom w:val="0"/>
              <w:divBdr>
                <w:top w:val="none" w:sz="0" w:space="0" w:color="auto"/>
                <w:left w:val="none" w:sz="0" w:space="0" w:color="auto"/>
                <w:bottom w:val="none" w:sz="0" w:space="0" w:color="auto"/>
                <w:right w:val="none" w:sz="0" w:space="0" w:color="auto"/>
              </w:divBdr>
            </w:div>
            <w:div w:id="1436747992">
              <w:marLeft w:val="0"/>
              <w:marRight w:val="0"/>
              <w:marTop w:val="0"/>
              <w:marBottom w:val="0"/>
              <w:divBdr>
                <w:top w:val="none" w:sz="0" w:space="0" w:color="auto"/>
                <w:left w:val="none" w:sz="0" w:space="0" w:color="auto"/>
                <w:bottom w:val="none" w:sz="0" w:space="0" w:color="auto"/>
                <w:right w:val="none" w:sz="0" w:space="0" w:color="auto"/>
              </w:divBdr>
            </w:div>
            <w:div w:id="1437212314">
              <w:marLeft w:val="0"/>
              <w:marRight w:val="0"/>
              <w:marTop w:val="0"/>
              <w:marBottom w:val="0"/>
              <w:divBdr>
                <w:top w:val="none" w:sz="0" w:space="0" w:color="auto"/>
                <w:left w:val="none" w:sz="0" w:space="0" w:color="auto"/>
                <w:bottom w:val="none" w:sz="0" w:space="0" w:color="auto"/>
                <w:right w:val="none" w:sz="0" w:space="0" w:color="auto"/>
              </w:divBdr>
            </w:div>
            <w:div w:id="1438601108">
              <w:marLeft w:val="0"/>
              <w:marRight w:val="0"/>
              <w:marTop w:val="0"/>
              <w:marBottom w:val="0"/>
              <w:divBdr>
                <w:top w:val="none" w:sz="0" w:space="0" w:color="auto"/>
                <w:left w:val="none" w:sz="0" w:space="0" w:color="auto"/>
                <w:bottom w:val="none" w:sz="0" w:space="0" w:color="auto"/>
                <w:right w:val="none" w:sz="0" w:space="0" w:color="auto"/>
              </w:divBdr>
            </w:div>
            <w:div w:id="1438988096">
              <w:marLeft w:val="0"/>
              <w:marRight w:val="0"/>
              <w:marTop w:val="0"/>
              <w:marBottom w:val="0"/>
              <w:divBdr>
                <w:top w:val="none" w:sz="0" w:space="0" w:color="auto"/>
                <w:left w:val="none" w:sz="0" w:space="0" w:color="auto"/>
                <w:bottom w:val="none" w:sz="0" w:space="0" w:color="auto"/>
                <w:right w:val="none" w:sz="0" w:space="0" w:color="auto"/>
              </w:divBdr>
            </w:div>
            <w:div w:id="1439832486">
              <w:marLeft w:val="0"/>
              <w:marRight w:val="0"/>
              <w:marTop w:val="0"/>
              <w:marBottom w:val="0"/>
              <w:divBdr>
                <w:top w:val="none" w:sz="0" w:space="0" w:color="auto"/>
                <w:left w:val="none" w:sz="0" w:space="0" w:color="auto"/>
                <w:bottom w:val="none" w:sz="0" w:space="0" w:color="auto"/>
                <w:right w:val="none" w:sz="0" w:space="0" w:color="auto"/>
              </w:divBdr>
            </w:div>
            <w:div w:id="1440023409">
              <w:marLeft w:val="0"/>
              <w:marRight w:val="0"/>
              <w:marTop w:val="0"/>
              <w:marBottom w:val="0"/>
              <w:divBdr>
                <w:top w:val="none" w:sz="0" w:space="0" w:color="auto"/>
                <w:left w:val="none" w:sz="0" w:space="0" w:color="auto"/>
                <w:bottom w:val="none" w:sz="0" w:space="0" w:color="auto"/>
                <w:right w:val="none" w:sz="0" w:space="0" w:color="auto"/>
              </w:divBdr>
            </w:div>
            <w:div w:id="1440643520">
              <w:marLeft w:val="0"/>
              <w:marRight w:val="0"/>
              <w:marTop w:val="0"/>
              <w:marBottom w:val="0"/>
              <w:divBdr>
                <w:top w:val="none" w:sz="0" w:space="0" w:color="auto"/>
                <w:left w:val="none" w:sz="0" w:space="0" w:color="auto"/>
                <w:bottom w:val="none" w:sz="0" w:space="0" w:color="auto"/>
                <w:right w:val="none" w:sz="0" w:space="0" w:color="auto"/>
              </w:divBdr>
            </w:div>
            <w:div w:id="1441990600">
              <w:marLeft w:val="0"/>
              <w:marRight w:val="0"/>
              <w:marTop w:val="0"/>
              <w:marBottom w:val="0"/>
              <w:divBdr>
                <w:top w:val="none" w:sz="0" w:space="0" w:color="auto"/>
                <w:left w:val="none" w:sz="0" w:space="0" w:color="auto"/>
                <w:bottom w:val="none" w:sz="0" w:space="0" w:color="auto"/>
                <w:right w:val="none" w:sz="0" w:space="0" w:color="auto"/>
              </w:divBdr>
            </w:div>
            <w:div w:id="1443112620">
              <w:marLeft w:val="0"/>
              <w:marRight w:val="0"/>
              <w:marTop w:val="0"/>
              <w:marBottom w:val="0"/>
              <w:divBdr>
                <w:top w:val="none" w:sz="0" w:space="0" w:color="auto"/>
                <w:left w:val="none" w:sz="0" w:space="0" w:color="auto"/>
                <w:bottom w:val="none" w:sz="0" w:space="0" w:color="auto"/>
                <w:right w:val="none" w:sz="0" w:space="0" w:color="auto"/>
              </w:divBdr>
            </w:div>
            <w:div w:id="1445348181">
              <w:marLeft w:val="0"/>
              <w:marRight w:val="0"/>
              <w:marTop w:val="0"/>
              <w:marBottom w:val="0"/>
              <w:divBdr>
                <w:top w:val="none" w:sz="0" w:space="0" w:color="auto"/>
                <w:left w:val="none" w:sz="0" w:space="0" w:color="auto"/>
                <w:bottom w:val="none" w:sz="0" w:space="0" w:color="auto"/>
                <w:right w:val="none" w:sz="0" w:space="0" w:color="auto"/>
              </w:divBdr>
            </w:div>
            <w:div w:id="1445417037">
              <w:marLeft w:val="0"/>
              <w:marRight w:val="0"/>
              <w:marTop w:val="0"/>
              <w:marBottom w:val="0"/>
              <w:divBdr>
                <w:top w:val="none" w:sz="0" w:space="0" w:color="auto"/>
                <w:left w:val="none" w:sz="0" w:space="0" w:color="auto"/>
                <w:bottom w:val="none" w:sz="0" w:space="0" w:color="auto"/>
                <w:right w:val="none" w:sz="0" w:space="0" w:color="auto"/>
              </w:divBdr>
            </w:div>
            <w:div w:id="1445419114">
              <w:marLeft w:val="0"/>
              <w:marRight w:val="0"/>
              <w:marTop w:val="0"/>
              <w:marBottom w:val="0"/>
              <w:divBdr>
                <w:top w:val="none" w:sz="0" w:space="0" w:color="auto"/>
                <w:left w:val="none" w:sz="0" w:space="0" w:color="auto"/>
                <w:bottom w:val="none" w:sz="0" w:space="0" w:color="auto"/>
                <w:right w:val="none" w:sz="0" w:space="0" w:color="auto"/>
              </w:divBdr>
            </w:div>
            <w:div w:id="1447656728">
              <w:marLeft w:val="0"/>
              <w:marRight w:val="0"/>
              <w:marTop w:val="0"/>
              <w:marBottom w:val="0"/>
              <w:divBdr>
                <w:top w:val="none" w:sz="0" w:space="0" w:color="auto"/>
                <w:left w:val="none" w:sz="0" w:space="0" w:color="auto"/>
                <w:bottom w:val="none" w:sz="0" w:space="0" w:color="auto"/>
                <w:right w:val="none" w:sz="0" w:space="0" w:color="auto"/>
              </w:divBdr>
            </w:div>
            <w:div w:id="1447694935">
              <w:marLeft w:val="0"/>
              <w:marRight w:val="0"/>
              <w:marTop w:val="0"/>
              <w:marBottom w:val="0"/>
              <w:divBdr>
                <w:top w:val="none" w:sz="0" w:space="0" w:color="auto"/>
                <w:left w:val="none" w:sz="0" w:space="0" w:color="auto"/>
                <w:bottom w:val="none" w:sz="0" w:space="0" w:color="auto"/>
                <w:right w:val="none" w:sz="0" w:space="0" w:color="auto"/>
              </w:divBdr>
            </w:div>
            <w:div w:id="1448619639">
              <w:marLeft w:val="0"/>
              <w:marRight w:val="0"/>
              <w:marTop w:val="0"/>
              <w:marBottom w:val="0"/>
              <w:divBdr>
                <w:top w:val="none" w:sz="0" w:space="0" w:color="auto"/>
                <w:left w:val="none" w:sz="0" w:space="0" w:color="auto"/>
                <w:bottom w:val="none" w:sz="0" w:space="0" w:color="auto"/>
                <w:right w:val="none" w:sz="0" w:space="0" w:color="auto"/>
              </w:divBdr>
            </w:div>
            <w:div w:id="1448695553">
              <w:marLeft w:val="0"/>
              <w:marRight w:val="0"/>
              <w:marTop w:val="0"/>
              <w:marBottom w:val="0"/>
              <w:divBdr>
                <w:top w:val="none" w:sz="0" w:space="0" w:color="auto"/>
                <w:left w:val="none" w:sz="0" w:space="0" w:color="auto"/>
                <w:bottom w:val="none" w:sz="0" w:space="0" w:color="auto"/>
                <w:right w:val="none" w:sz="0" w:space="0" w:color="auto"/>
              </w:divBdr>
            </w:div>
            <w:div w:id="1449011840">
              <w:marLeft w:val="0"/>
              <w:marRight w:val="0"/>
              <w:marTop w:val="0"/>
              <w:marBottom w:val="0"/>
              <w:divBdr>
                <w:top w:val="none" w:sz="0" w:space="0" w:color="auto"/>
                <w:left w:val="none" w:sz="0" w:space="0" w:color="auto"/>
                <w:bottom w:val="none" w:sz="0" w:space="0" w:color="auto"/>
                <w:right w:val="none" w:sz="0" w:space="0" w:color="auto"/>
              </w:divBdr>
            </w:div>
            <w:div w:id="1449474165">
              <w:marLeft w:val="0"/>
              <w:marRight w:val="0"/>
              <w:marTop w:val="0"/>
              <w:marBottom w:val="0"/>
              <w:divBdr>
                <w:top w:val="none" w:sz="0" w:space="0" w:color="auto"/>
                <w:left w:val="none" w:sz="0" w:space="0" w:color="auto"/>
                <w:bottom w:val="none" w:sz="0" w:space="0" w:color="auto"/>
                <w:right w:val="none" w:sz="0" w:space="0" w:color="auto"/>
              </w:divBdr>
            </w:div>
            <w:div w:id="1450928896">
              <w:marLeft w:val="0"/>
              <w:marRight w:val="0"/>
              <w:marTop w:val="0"/>
              <w:marBottom w:val="0"/>
              <w:divBdr>
                <w:top w:val="none" w:sz="0" w:space="0" w:color="auto"/>
                <w:left w:val="none" w:sz="0" w:space="0" w:color="auto"/>
                <w:bottom w:val="none" w:sz="0" w:space="0" w:color="auto"/>
                <w:right w:val="none" w:sz="0" w:space="0" w:color="auto"/>
              </w:divBdr>
            </w:div>
            <w:div w:id="1452824137">
              <w:marLeft w:val="0"/>
              <w:marRight w:val="0"/>
              <w:marTop w:val="0"/>
              <w:marBottom w:val="0"/>
              <w:divBdr>
                <w:top w:val="none" w:sz="0" w:space="0" w:color="auto"/>
                <w:left w:val="none" w:sz="0" w:space="0" w:color="auto"/>
                <w:bottom w:val="none" w:sz="0" w:space="0" w:color="auto"/>
                <w:right w:val="none" w:sz="0" w:space="0" w:color="auto"/>
              </w:divBdr>
            </w:div>
            <w:div w:id="1453358266">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455706945">
              <w:marLeft w:val="0"/>
              <w:marRight w:val="0"/>
              <w:marTop w:val="0"/>
              <w:marBottom w:val="0"/>
              <w:divBdr>
                <w:top w:val="none" w:sz="0" w:space="0" w:color="auto"/>
                <w:left w:val="none" w:sz="0" w:space="0" w:color="auto"/>
                <w:bottom w:val="none" w:sz="0" w:space="0" w:color="auto"/>
                <w:right w:val="none" w:sz="0" w:space="0" w:color="auto"/>
              </w:divBdr>
            </w:div>
            <w:div w:id="1455909233">
              <w:marLeft w:val="0"/>
              <w:marRight w:val="0"/>
              <w:marTop w:val="0"/>
              <w:marBottom w:val="0"/>
              <w:divBdr>
                <w:top w:val="none" w:sz="0" w:space="0" w:color="auto"/>
                <w:left w:val="none" w:sz="0" w:space="0" w:color="auto"/>
                <w:bottom w:val="none" w:sz="0" w:space="0" w:color="auto"/>
                <w:right w:val="none" w:sz="0" w:space="0" w:color="auto"/>
              </w:divBdr>
            </w:div>
            <w:div w:id="1456635074">
              <w:marLeft w:val="0"/>
              <w:marRight w:val="0"/>
              <w:marTop w:val="0"/>
              <w:marBottom w:val="0"/>
              <w:divBdr>
                <w:top w:val="none" w:sz="0" w:space="0" w:color="auto"/>
                <w:left w:val="none" w:sz="0" w:space="0" w:color="auto"/>
                <w:bottom w:val="none" w:sz="0" w:space="0" w:color="auto"/>
                <w:right w:val="none" w:sz="0" w:space="0" w:color="auto"/>
              </w:divBdr>
            </w:div>
            <w:div w:id="1459177365">
              <w:marLeft w:val="0"/>
              <w:marRight w:val="0"/>
              <w:marTop w:val="0"/>
              <w:marBottom w:val="0"/>
              <w:divBdr>
                <w:top w:val="none" w:sz="0" w:space="0" w:color="auto"/>
                <w:left w:val="none" w:sz="0" w:space="0" w:color="auto"/>
                <w:bottom w:val="none" w:sz="0" w:space="0" w:color="auto"/>
                <w:right w:val="none" w:sz="0" w:space="0" w:color="auto"/>
              </w:divBdr>
            </w:div>
            <w:div w:id="1459228550">
              <w:marLeft w:val="0"/>
              <w:marRight w:val="0"/>
              <w:marTop w:val="0"/>
              <w:marBottom w:val="0"/>
              <w:divBdr>
                <w:top w:val="none" w:sz="0" w:space="0" w:color="auto"/>
                <w:left w:val="none" w:sz="0" w:space="0" w:color="auto"/>
                <w:bottom w:val="none" w:sz="0" w:space="0" w:color="auto"/>
                <w:right w:val="none" w:sz="0" w:space="0" w:color="auto"/>
              </w:divBdr>
            </w:div>
            <w:div w:id="1460338694">
              <w:marLeft w:val="0"/>
              <w:marRight w:val="0"/>
              <w:marTop w:val="0"/>
              <w:marBottom w:val="0"/>
              <w:divBdr>
                <w:top w:val="none" w:sz="0" w:space="0" w:color="auto"/>
                <w:left w:val="none" w:sz="0" w:space="0" w:color="auto"/>
                <w:bottom w:val="none" w:sz="0" w:space="0" w:color="auto"/>
                <w:right w:val="none" w:sz="0" w:space="0" w:color="auto"/>
              </w:divBdr>
            </w:div>
            <w:div w:id="1460879428">
              <w:marLeft w:val="0"/>
              <w:marRight w:val="0"/>
              <w:marTop w:val="0"/>
              <w:marBottom w:val="0"/>
              <w:divBdr>
                <w:top w:val="none" w:sz="0" w:space="0" w:color="auto"/>
                <w:left w:val="none" w:sz="0" w:space="0" w:color="auto"/>
                <w:bottom w:val="none" w:sz="0" w:space="0" w:color="auto"/>
                <w:right w:val="none" w:sz="0" w:space="0" w:color="auto"/>
              </w:divBdr>
            </w:div>
            <w:div w:id="1462648577">
              <w:marLeft w:val="0"/>
              <w:marRight w:val="0"/>
              <w:marTop w:val="0"/>
              <w:marBottom w:val="0"/>
              <w:divBdr>
                <w:top w:val="none" w:sz="0" w:space="0" w:color="auto"/>
                <w:left w:val="none" w:sz="0" w:space="0" w:color="auto"/>
                <w:bottom w:val="none" w:sz="0" w:space="0" w:color="auto"/>
                <w:right w:val="none" w:sz="0" w:space="0" w:color="auto"/>
              </w:divBdr>
            </w:div>
            <w:div w:id="1463618394">
              <w:marLeft w:val="0"/>
              <w:marRight w:val="0"/>
              <w:marTop w:val="0"/>
              <w:marBottom w:val="0"/>
              <w:divBdr>
                <w:top w:val="none" w:sz="0" w:space="0" w:color="auto"/>
                <w:left w:val="none" w:sz="0" w:space="0" w:color="auto"/>
                <w:bottom w:val="none" w:sz="0" w:space="0" w:color="auto"/>
                <w:right w:val="none" w:sz="0" w:space="0" w:color="auto"/>
              </w:divBdr>
            </w:div>
            <w:div w:id="1464545439">
              <w:marLeft w:val="0"/>
              <w:marRight w:val="0"/>
              <w:marTop w:val="0"/>
              <w:marBottom w:val="0"/>
              <w:divBdr>
                <w:top w:val="none" w:sz="0" w:space="0" w:color="auto"/>
                <w:left w:val="none" w:sz="0" w:space="0" w:color="auto"/>
                <w:bottom w:val="none" w:sz="0" w:space="0" w:color="auto"/>
                <w:right w:val="none" w:sz="0" w:space="0" w:color="auto"/>
              </w:divBdr>
            </w:div>
            <w:div w:id="1464730213">
              <w:marLeft w:val="0"/>
              <w:marRight w:val="0"/>
              <w:marTop w:val="0"/>
              <w:marBottom w:val="0"/>
              <w:divBdr>
                <w:top w:val="none" w:sz="0" w:space="0" w:color="auto"/>
                <w:left w:val="none" w:sz="0" w:space="0" w:color="auto"/>
                <w:bottom w:val="none" w:sz="0" w:space="0" w:color="auto"/>
                <w:right w:val="none" w:sz="0" w:space="0" w:color="auto"/>
              </w:divBdr>
            </w:div>
            <w:div w:id="1465344573">
              <w:marLeft w:val="0"/>
              <w:marRight w:val="0"/>
              <w:marTop w:val="0"/>
              <w:marBottom w:val="0"/>
              <w:divBdr>
                <w:top w:val="none" w:sz="0" w:space="0" w:color="auto"/>
                <w:left w:val="none" w:sz="0" w:space="0" w:color="auto"/>
                <w:bottom w:val="none" w:sz="0" w:space="0" w:color="auto"/>
                <w:right w:val="none" w:sz="0" w:space="0" w:color="auto"/>
              </w:divBdr>
            </w:div>
            <w:div w:id="1466849756">
              <w:marLeft w:val="0"/>
              <w:marRight w:val="0"/>
              <w:marTop w:val="0"/>
              <w:marBottom w:val="0"/>
              <w:divBdr>
                <w:top w:val="none" w:sz="0" w:space="0" w:color="auto"/>
                <w:left w:val="none" w:sz="0" w:space="0" w:color="auto"/>
                <w:bottom w:val="none" w:sz="0" w:space="0" w:color="auto"/>
                <w:right w:val="none" w:sz="0" w:space="0" w:color="auto"/>
              </w:divBdr>
            </w:div>
            <w:div w:id="1468087786">
              <w:marLeft w:val="0"/>
              <w:marRight w:val="0"/>
              <w:marTop w:val="0"/>
              <w:marBottom w:val="0"/>
              <w:divBdr>
                <w:top w:val="none" w:sz="0" w:space="0" w:color="auto"/>
                <w:left w:val="none" w:sz="0" w:space="0" w:color="auto"/>
                <w:bottom w:val="none" w:sz="0" w:space="0" w:color="auto"/>
                <w:right w:val="none" w:sz="0" w:space="0" w:color="auto"/>
              </w:divBdr>
            </w:div>
            <w:div w:id="1468738657">
              <w:marLeft w:val="0"/>
              <w:marRight w:val="0"/>
              <w:marTop w:val="0"/>
              <w:marBottom w:val="0"/>
              <w:divBdr>
                <w:top w:val="none" w:sz="0" w:space="0" w:color="auto"/>
                <w:left w:val="none" w:sz="0" w:space="0" w:color="auto"/>
                <w:bottom w:val="none" w:sz="0" w:space="0" w:color="auto"/>
                <w:right w:val="none" w:sz="0" w:space="0" w:color="auto"/>
              </w:divBdr>
            </w:div>
            <w:div w:id="1469545159">
              <w:marLeft w:val="0"/>
              <w:marRight w:val="0"/>
              <w:marTop w:val="0"/>
              <w:marBottom w:val="0"/>
              <w:divBdr>
                <w:top w:val="none" w:sz="0" w:space="0" w:color="auto"/>
                <w:left w:val="none" w:sz="0" w:space="0" w:color="auto"/>
                <w:bottom w:val="none" w:sz="0" w:space="0" w:color="auto"/>
                <w:right w:val="none" w:sz="0" w:space="0" w:color="auto"/>
              </w:divBdr>
            </w:div>
            <w:div w:id="1469779993">
              <w:marLeft w:val="0"/>
              <w:marRight w:val="0"/>
              <w:marTop w:val="0"/>
              <w:marBottom w:val="0"/>
              <w:divBdr>
                <w:top w:val="none" w:sz="0" w:space="0" w:color="auto"/>
                <w:left w:val="none" w:sz="0" w:space="0" w:color="auto"/>
                <w:bottom w:val="none" w:sz="0" w:space="0" w:color="auto"/>
                <w:right w:val="none" w:sz="0" w:space="0" w:color="auto"/>
              </w:divBdr>
            </w:div>
            <w:div w:id="1471440830">
              <w:marLeft w:val="0"/>
              <w:marRight w:val="0"/>
              <w:marTop w:val="0"/>
              <w:marBottom w:val="0"/>
              <w:divBdr>
                <w:top w:val="none" w:sz="0" w:space="0" w:color="auto"/>
                <w:left w:val="none" w:sz="0" w:space="0" w:color="auto"/>
                <w:bottom w:val="none" w:sz="0" w:space="0" w:color="auto"/>
                <w:right w:val="none" w:sz="0" w:space="0" w:color="auto"/>
              </w:divBdr>
            </w:div>
            <w:div w:id="1471827412">
              <w:marLeft w:val="0"/>
              <w:marRight w:val="0"/>
              <w:marTop w:val="0"/>
              <w:marBottom w:val="0"/>
              <w:divBdr>
                <w:top w:val="none" w:sz="0" w:space="0" w:color="auto"/>
                <w:left w:val="none" w:sz="0" w:space="0" w:color="auto"/>
                <w:bottom w:val="none" w:sz="0" w:space="0" w:color="auto"/>
                <w:right w:val="none" w:sz="0" w:space="0" w:color="auto"/>
              </w:divBdr>
            </w:div>
            <w:div w:id="1473253804">
              <w:marLeft w:val="0"/>
              <w:marRight w:val="0"/>
              <w:marTop w:val="0"/>
              <w:marBottom w:val="0"/>
              <w:divBdr>
                <w:top w:val="none" w:sz="0" w:space="0" w:color="auto"/>
                <w:left w:val="none" w:sz="0" w:space="0" w:color="auto"/>
                <w:bottom w:val="none" w:sz="0" w:space="0" w:color="auto"/>
                <w:right w:val="none" w:sz="0" w:space="0" w:color="auto"/>
              </w:divBdr>
            </w:div>
            <w:div w:id="1473670333">
              <w:marLeft w:val="0"/>
              <w:marRight w:val="0"/>
              <w:marTop w:val="0"/>
              <w:marBottom w:val="0"/>
              <w:divBdr>
                <w:top w:val="none" w:sz="0" w:space="0" w:color="auto"/>
                <w:left w:val="none" w:sz="0" w:space="0" w:color="auto"/>
                <w:bottom w:val="none" w:sz="0" w:space="0" w:color="auto"/>
                <w:right w:val="none" w:sz="0" w:space="0" w:color="auto"/>
              </w:divBdr>
            </w:div>
            <w:div w:id="1474130553">
              <w:marLeft w:val="0"/>
              <w:marRight w:val="0"/>
              <w:marTop w:val="0"/>
              <w:marBottom w:val="0"/>
              <w:divBdr>
                <w:top w:val="none" w:sz="0" w:space="0" w:color="auto"/>
                <w:left w:val="none" w:sz="0" w:space="0" w:color="auto"/>
                <w:bottom w:val="none" w:sz="0" w:space="0" w:color="auto"/>
                <w:right w:val="none" w:sz="0" w:space="0" w:color="auto"/>
              </w:divBdr>
            </w:div>
            <w:div w:id="1475562161">
              <w:marLeft w:val="0"/>
              <w:marRight w:val="0"/>
              <w:marTop w:val="0"/>
              <w:marBottom w:val="0"/>
              <w:divBdr>
                <w:top w:val="none" w:sz="0" w:space="0" w:color="auto"/>
                <w:left w:val="none" w:sz="0" w:space="0" w:color="auto"/>
                <w:bottom w:val="none" w:sz="0" w:space="0" w:color="auto"/>
                <w:right w:val="none" w:sz="0" w:space="0" w:color="auto"/>
              </w:divBdr>
            </w:div>
            <w:div w:id="1475758375">
              <w:marLeft w:val="0"/>
              <w:marRight w:val="0"/>
              <w:marTop w:val="0"/>
              <w:marBottom w:val="0"/>
              <w:divBdr>
                <w:top w:val="none" w:sz="0" w:space="0" w:color="auto"/>
                <w:left w:val="none" w:sz="0" w:space="0" w:color="auto"/>
                <w:bottom w:val="none" w:sz="0" w:space="0" w:color="auto"/>
                <w:right w:val="none" w:sz="0" w:space="0" w:color="auto"/>
              </w:divBdr>
            </w:div>
            <w:div w:id="1476409799">
              <w:marLeft w:val="0"/>
              <w:marRight w:val="0"/>
              <w:marTop w:val="0"/>
              <w:marBottom w:val="0"/>
              <w:divBdr>
                <w:top w:val="none" w:sz="0" w:space="0" w:color="auto"/>
                <w:left w:val="none" w:sz="0" w:space="0" w:color="auto"/>
                <w:bottom w:val="none" w:sz="0" w:space="0" w:color="auto"/>
                <w:right w:val="none" w:sz="0" w:space="0" w:color="auto"/>
              </w:divBdr>
            </w:div>
            <w:div w:id="1478523280">
              <w:marLeft w:val="0"/>
              <w:marRight w:val="0"/>
              <w:marTop w:val="0"/>
              <w:marBottom w:val="0"/>
              <w:divBdr>
                <w:top w:val="none" w:sz="0" w:space="0" w:color="auto"/>
                <w:left w:val="none" w:sz="0" w:space="0" w:color="auto"/>
                <w:bottom w:val="none" w:sz="0" w:space="0" w:color="auto"/>
                <w:right w:val="none" w:sz="0" w:space="0" w:color="auto"/>
              </w:divBdr>
            </w:div>
            <w:div w:id="1478567706">
              <w:marLeft w:val="0"/>
              <w:marRight w:val="0"/>
              <w:marTop w:val="0"/>
              <w:marBottom w:val="0"/>
              <w:divBdr>
                <w:top w:val="none" w:sz="0" w:space="0" w:color="auto"/>
                <w:left w:val="none" w:sz="0" w:space="0" w:color="auto"/>
                <w:bottom w:val="none" w:sz="0" w:space="0" w:color="auto"/>
                <w:right w:val="none" w:sz="0" w:space="0" w:color="auto"/>
              </w:divBdr>
            </w:div>
            <w:div w:id="1478572006">
              <w:marLeft w:val="0"/>
              <w:marRight w:val="0"/>
              <w:marTop w:val="0"/>
              <w:marBottom w:val="0"/>
              <w:divBdr>
                <w:top w:val="none" w:sz="0" w:space="0" w:color="auto"/>
                <w:left w:val="none" w:sz="0" w:space="0" w:color="auto"/>
                <w:bottom w:val="none" w:sz="0" w:space="0" w:color="auto"/>
                <w:right w:val="none" w:sz="0" w:space="0" w:color="auto"/>
              </w:divBdr>
            </w:div>
            <w:div w:id="1479224377">
              <w:marLeft w:val="0"/>
              <w:marRight w:val="0"/>
              <w:marTop w:val="0"/>
              <w:marBottom w:val="0"/>
              <w:divBdr>
                <w:top w:val="none" w:sz="0" w:space="0" w:color="auto"/>
                <w:left w:val="none" w:sz="0" w:space="0" w:color="auto"/>
                <w:bottom w:val="none" w:sz="0" w:space="0" w:color="auto"/>
                <w:right w:val="none" w:sz="0" w:space="0" w:color="auto"/>
              </w:divBdr>
            </w:div>
            <w:div w:id="1479299132">
              <w:marLeft w:val="0"/>
              <w:marRight w:val="0"/>
              <w:marTop w:val="0"/>
              <w:marBottom w:val="0"/>
              <w:divBdr>
                <w:top w:val="none" w:sz="0" w:space="0" w:color="auto"/>
                <w:left w:val="none" w:sz="0" w:space="0" w:color="auto"/>
                <w:bottom w:val="none" w:sz="0" w:space="0" w:color="auto"/>
                <w:right w:val="none" w:sz="0" w:space="0" w:color="auto"/>
              </w:divBdr>
            </w:div>
            <w:div w:id="1479685839">
              <w:marLeft w:val="0"/>
              <w:marRight w:val="0"/>
              <w:marTop w:val="0"/>
              <w:marBottom w:val="0"/>
              <w:divBdr>
                <w:top w:val="none" w:sz="0" w:space="0" w:color="auto"/>
                <w:left w:val="none" w:sz="0" w:space="0" w:color="auto"/>
                <w:bottom w:val="none" w:sz="0" w:space="0" w:color="auto"/>
                <w:right w:val="none" w:sz="0" w:space="0" w:color="auto"/>
              </w:divBdr>
            </w:div>
            <w:div w:id="1480147956">
              <w:marLeft w:val="0"/>
              <w:marRight w:val="0"/>
              <w:marTop w:val="0"/>
              <w:marBottom w:val="0"/>
              <w:divBdr>
                <w:top w:val="none" w:sz="0" w:space="0" w:color="auto"/>
                <w:left w:val="none" w:sz="0" w:space="0" w:color="auto"/>
                <w:bottom w:val="none" w:sz="0" w:space="0" w:color="auto"/>
                <w:right w:val="none" w:sz="0" w:space="0" w:color="auto"/>
              </w:divBdr>
            </w:div>
            <w:div w:id="1481073832">
              <w:marLeft w:val="0"/>
              <w:marRight w:val="0"/>
              <w:marTop w:val="0"/>
              <w:marBottom w:val="0"/>
              <w:divBdr>
                <w:top w:val="none" w:sz="0" w:space="0" w:color="auto"/>
                <w:left w:val="none" w:sz="0" w:space="0" w:color="auto"/>
                <w:bottom w:val="none" w:sz="0" w:space="0" w:color="auto"/>
                <w:right w:val="none" w:sz="0" w:space="0" w:color="auto"/>
              </w:divBdr>
            </w:div>
            <w:div w:id="1482190465">
              <w:marLeft w:val="0"/>
              <w:marRight w:val="0"/>
              <w:marTop w:val="0"/>
              <w:marBottom w:val="0"/>
              <w:divBdr>
                <w:top w:val="none" w:sz="0" w:space="0" w:color="auto"/>
                <w:left w:val="none" w:sz="0" w:space="0" w:color="auto"/>
                <w:bottom w:val="none" w:sz="0" w:space="0" w:color="auto"/>
                <w:right w:val="none" w:sz="0" w:space="0" w:color="auto"/>
              </w:divBdr>
            </w:div>
            <w:div w:id="1483620226">
              <w:marLeft w:val="0"/>
              <w:marRight w:val="0"/>
              <w:marTop w:val="0"/>
              <w:marBottom w:val="0"/>
              <w:divBdr>
                <w:top w:val="none" w:sz="0" w:space="0" w:color="auto"/>
                <w:left w:val="none" w:sz="0" w:space="0" w:color="auto"/>
                <w:bottom w:val="none" w:sz="0" w:space="0" w:color="auto"/>
                <w:right w:val="none" w:sz="0" w:space="0" w:color="auto"/>
              </w:divBdr>
            </w:div>
            <w:div w:id="1484010942">
              <w:marLeft w:val="0"/>
              <w:marRight w:val="0"/>
              <w:marTop w:val="0"/>
              <w:marBottom w:val="0"/>
              <w:divBdr>
                <w:top w:val="none" w:sz="0" w:space="0" w:color="auto"/>
                <w:left w:val="none" w:sz="0" w:space="0" w:color="auto"/>
                <w:bottom w:val="none" w:sz="0" w:space="0" w:color="auto"/>
                <w:right w:val="none" w:sz="0" w:space="0" w:color="auto"/>
              </w:divBdr>
            </w:div>
            <w:div w:id="1484276963">
              <w:marLeft w:val="0"/>
              <w:marRight w:val="0"/>
              <w:marTop w:val="0"/>
              <w:marBottom w:val="0"/>
              <w:divBdr>
                <w:top w:val="none" w:sz="0" w:space="0" w:color="auto"/>
                <w:left w:val="none" w:sz="0" w:space="0" w:color="auto"/>
                <w:bottom w:val="none" w:sz="0" w:space="0" w:color="auto"/>
                <w:right w:val="none" w:sz="0" w:space="0" w:color="auto"/>
              </w:divBdr>
            </w:div>
            <w:div w:id="1484346354">
              <w:marLeft w:val="0"/>
              <w:marRight w:val="0"/>
              <w:marTop w:val="0"/>
              <w:marBottom w:val="0"/>
              <w:divBdr>
                <w:top w:val="none" w:sz="0" w:space="0" w:color="auto"/>
                <w:left w:val="none" w:sz="0" w:space="0" w:color="auto"/>
                <w:bottom w:val="none" w:sz="0" w:space="0" w:color="auto"/>
                <w:right w:val="none" w:sz="0" w:space="0" w:color="auto"/>
              </w:divBdr>
            </w:div>
            <w:div w:id="1484540829">
              <w:marLeft w:val="0"/>
              <w:marRight w:val="0"/>
              <w:marTop w:val="0"/>
              <w:marBottom w:val="0"/>
              <w:divBdr>
                <w:top w:val="none" w:sz="0" w:space="0" w:color="auto"/>
                <w:left w:val="none" w:sz="0" w:space="0" w:color="auto"/>
                <w:bottom w:val="none" w:sz="0" w:space="0" w:color="auto"/>
                <w:right w:val="none" w:sz="0" w:space="0" w:color="auto"/>
              </w:divBdr>
            </w:div>
            <w:div w:id="1485123526">
              <w:marLeft w:val="0"/>
              <w:marRight w:val="0"/>
              <w:marTop w:val="0"/>
              <w:marBottom w:val="0"/>
              <w:divBdr>
                <w:top w:val="none" w:sz="0" w:space="0" w:color="auto"/>
                <w:left w:val="none" w:sz="0" w:space="0" w:color="auto"/>
                <w:bottom w:val="none" w:sz="0" w:space="0" w:color="auto"/>
                <w:right w:val="none" w:sz="0" w:space="0" w:color="auto"/>
              </w:divBdr>
            </w:div>
            <w:div w:id="1485899598">
              <w:marLeft w:val="0"/>
              <w:marRight w:val="0"/>
              <w:marTop w:val="0"/>
              <w:marBottom w:val="0"/>
              <w:divBdr>
                <w:top w:val="none" w:sz="0" w:space="0" w:color="auto"/>
                <w:left w:val="none" w:sz="0" w:space="0" w:color="auto"/>
                <w:bottom w:val="none" w:sz="0" w:space="0" w:color="auto"/>
                <w:right w:val="none" w:sz="0" w:space="0" w:color="auto"/>
              </w:divBdr>
            </w:div>
            <w:div w:id="1486165363">
              <w:marLeft w:val="0"/>
              <w:marRight w:val="0"/>
              <w:marTop w:val="0"/>
              <w:marBottom w:val="0"/>
              <w:divBdr>
                <w:top w:val="none" w:sz="0" w:space="0" w:color="auto"/>
                <w:left w:val="none" w:sz="0" w:space="0" w:color="auto"/>
                <w:bottom w:val="none" w:sz="0" w:space="0" w:color="auto"/>
                <w:right w:val="none" w:sz="0" w:space="0" w:color="auto"/>
              </w:divBdr>
            </w:div>
            <w:div w:id="1486697725">
              <w:marLeft w:val="0"/>
              <w:marRight w:val="0"/>
              <w:marTop w:val="0"/>
              <w:marBottom w:val="0"/>
              <w:divBdr>
                <w:top w:val="none" w:sz="0" w:space="0" w:color="auto"/>
                <w:left w:val="none" w:sz="0" w:space="0" w:color="auto"/>
                <w:bottom w:val="none" w:sz="0" w:space="0" w:color="auto"/>
                <w:right w:val="none" w:sz="0" w:space="0" w:color="auto"/>
              </w:divBdr>
            </w:div>
            <w:div w:id="1487699179">
              <w:marLeft w:val="0"/>
              <w:marRight w:val="0"/>
              <w:marTop w:val="0"/>
              <w:marBottom w:val="0"/>
              <w:divBdr>
                <w:top w:val="none" w:sz="0" w:space="0" w:color="auto"/>
                <w:left w:val="none" w:sz="0" w:space="0" w:color="auto"/>
                <w:bottom w:val="none" w:sz="0" w:space="0" w:color="auto"/>
                <w:right w:val="none" w:sz="0" w:space="0" w:color="auto"/>
              </w:divBdr>
            </w:div>
            <w:div w:id="1488132054">
              <w:marLeft w:val="0"/>
              <w:marRight w:val="0"/>
              <w:marTop w:val="0"/>
              <w:marBottom w:val="0"/>
              <w:divBdr>
                <w:top w:val="none" w:sz="0" w:space="0" w:color="auto"/>
                <w:left w:val="none" w:sz="0" w:space="0" w:color="auto"/>
                <w:bottom w:val="none" w:sz="0" w:space="0" w:color="auto"/>
                <w:right w:val="none" w:sz="0" w:space="0" w:color="auto"/>
              </w:divBdr>
            </w:div>
            <w:div w:id="1489445109">
              <w:marLeft w:val="0"/>
              <w:marRight w:val="0"/>
              <w:marTop w:val="0"/>
              <w:marBottom w:val="0"/>
              <w:divBdr>
                <w:top w:val="none" w:sz="0" w:space="0" w:color="auto"/>
                <w:left w:val="none" w:sz="0" w:space="0" w:color="auto"/>
                <w:bottom w:val="none" w:sz="0" w:space="0" w:color="auto"/>
                <w:right w:val="none" w:sz="0" w:space="0" w:color="auto"/>
              </w:divBdr>
            </w:div>
            <w:div w:id="1490242983">
              <w:marLeft w:val="0"/>
              <w:marRight w:val="0"/>
              <w:marTop w:val="0"/>
              <w:marBottom w:val="0"/>
              <w:divBdr>
                <w:top w:val="none" w:sz="0" w:space="0" w:color="auto"/>
                <w:left w:val="none" w:sz="0" w:space="0" w:color="auto"/>
                <w:bottom w:val="none" w:sz="0" w:space="0" w:color="auto"/>
                <w:right w:val="none" w:sz="0" w:space="0" w:color="auto"/>
              </w:divBdr>
            </w:div>
            <w:div w:id="1491560590">
              <w:marLeft w:val="0"/>
              <w:marRight w:val="0"/>
              <w:marTop w:val="0"/>
              <w:marBottom w:val="0"/>
              <w:divBdr>
                <w:top w:val="none" w:sz="0" w:space="0" w:color="auto"/>
                <w:left w:val="none" w:sz="0" w:space="0" w:color="auto"/>
                <w:bottom w:val="none" w:sz="0" w:space="0" w:color="auto"/>
                <w:right w:val="none" w:sz="0" w:space="0" w:color="auto"/>
              </w:divBdr>
            </w:div>
            <w:div w:id="1492017577">
              <w:marLeft w:val="0"/>
              <w:marRight w:val="0"/>
              <w:marTop w:val="0"/>
              <w:marBottom w:val="0"/>
              <w:divBdr>
                <w:top w:val="none" w:sz="0" w:space="0" w:color="auto"/>
                <w:left w:val="none" w:sz="0" w:space="0" w:color="auto"/>
                <w:bottom w:val="none" w:sz="0" w:space="0" w:color="auto"/>
                <w:right w:val="none" w:sz="0" w:space="0" w:color="auto"/>
              </w:divBdr>
            </w:div>
            <w:div w:id="1492059638">
              <w:marLeft w:val="0"/>
              <w:marRight w:val="0"/>
              <w:marTop w:val="0"/>
              <w:marBottom w:val="0"/>
              <w:divBdr>
                <w:top w:val="none" w:sz="0" w:space="0" w:color="auto"/>
                <w:left w:val="none" w:sz="0" w:space="0" w:color="auto"/>
                <w:bottom w:val="none" w:sz="0" w:space="0" w:color="auto"/>
                <w:right w:val="none" w:sz="0" w:space="0" w:color="auto"/>
              </w:divBdr>
            </w:div>
            <w:div w:id="1493369303">
              <w:marLeft w:val="0"/>
              <w:marRight w:val="0"/>
              <w:marTop w:val="0"/>
              <w:marBottom w:val="0"/>
              <w:divBdr>
                <w:top w:val="none" w:sz="0" w:space="0" w:color="auto"/>
                <w:left w:val="none" w:sz="0" w:space="0" w:color="auto"/>
                <w:bottom w:val="none" w:sz="0" w:space="0" w:color="auto"/>
                <w:right w:val="none" w:sz="0" w:space="0" w:color="auto"/>
              </w:divBdr>
            </w:div>
            <w:div w:id="1496646260">
              <w:marLeft w:val="0"/>
              <w:marRight w:val="0"/>
              <w:marTop w:val="0"/>
              <w:marBottom w:val="0"/>
              <w:divBdr>
                <w:top w:val="none" w:sz="0" w:space="0" w:color="auto"/>
                <w:left w:val="none" w:sz="0" w:space="0" w:color="auto"/>
                <w:bottom w:val="none" w:sz="0" w:space="0" w:color="auto"/>
                <w:right w:val="none" w:sz="0" w:space="0" w:color="auto"/>
              </w:divBdr>
            </w:div>
            <w:div w:id="1498036828">
              <w:marLeft w:val="0"/>
              <w:marRight w:val="0"/>
              <w:marTop w:val="0"/>
              <w:marBottom w:val="0"/>
              <w:divBdr>
                <w:top w:val="none" w:sz="0" w:space="0" w:color="auto"/>
                <w:left w:val="none" w:sz="0" w:space="0" w:color="auto"/>
                <w:bottom w:val="none" w:sz="0" w:space="0" w:color="auto"/>
                <w:right w:val="none" w:sz="0" w:space="0" w:color="auto"/>
              </w:divBdr>
            </w:div>
            <w:div w:id="1498110666">
              <w:marLeft w:val="0"/>
              <w:marRight w:val="0"/>
              <w:marTop w:val="0"/>
              <w:marBottom w:val="0"/>
              <w:divBdr>
                <w:top w:val="none" w:sz="0" w:space="0" w:color="auto"/>
                <w:left w:val="none" w:sz="0" w:space="0" w:color="auto"/>
                <w:bottom w:val="none" w:sz="0" w:space="0" w:color="auto"/>
                <w:right w:val="none" w:sz="0" w:space="0" w:color="auto"/>
              </w:divBdr>
            </w:div>
            <w:div w:id="1498810084">
              <w:marLeft w:val="0"/>
              <w:marRight w:val="0"/>
              <w:marTop w:val="0"/>
              <w:marBottom w:val="0"/>
              <w:divBdr>
                <w:top w:val="none" w:sz="0" w:space="0" w:color="auto"/>
                <w:left w:val="none" w:sz="0" w:space="0" w:color="auto"/>
                <w:bottom w:val="none" w:sz="0" w:space="0" w:color="auto"/>
                <w:right w:val="none" w:sz="0" w:space="0" w:color="auto"/>
              </w:divBdr>
            </w:div>
            <w:div w:id="1500075527">
              <w:marLeft w:val="0"/>
              <w:marRight w:val="0"/>
              <w:marTop w:val="0"/>
              <w:marBottom w:val="0"/>
              <w:divBdr>
                <w:top w:val="none" w:sz="0" w:space="0" w:color="auto"/>
                <w:left w:val="none" w:sz="0" w:space="0" w:color="auto"/>
                <w:bottom w:val="none" w:sz="0" w:space="0" w:color="auto"/>
                <w:right w:val="none" w:sz="0" w:space="0" w:color="auto"/>
              </w:divBdr>
            </w:div>
            <w:div w:id="1500727604">
              <w:marLeft w:val="0"/>
              <w:marRight w:val="0"/>
              <w:marTop w:val="0"/>
              <w:marBottom w:val="0"/>
              <w:divBdr>
                <w:top w:val="none" w:sz="0" w:space="0" w:color="auto"/>
                <w:left w:val="none" w:sz="0" w:space="0" w:color="auto"/>
                <w:bottom w:val="none" w:sz="0" w:space="0" w:color="auto"/>
                <w:right w:val="none" w:sz="0" w:space="0" w:color="auto"/>
              </w:divBdr>
            </w:div>
            <w:div w:id="1502744429">
              <w:marLeft w:val="0"/>
              <w:marRight w:val="0"/>
              <w:marTop w:val="0"/>
              <w:marBottom w:val="0"/>
              <w:divBdr>
                <w:top w:val="none" w:sz="0" w:space="0" w:color="auto"/>
                <w:left w:val="none" w:sz="0" w:space="0" w:color="auto"/>
                <w:bottom w:val="none" w:sz="0" w:space="0" w:color="auto"/>
                <w:right w:val="none" w:sz="0" w:space="0" w:color="auto"/>
              </w:divBdr>
            </w:div>
            <w:div w:id="1504123075">
              <w:marLeft w:val="0"/>
              <w:marRight w:val="0"/>
              <w:marTop w:val="0"/>
              <w:marBottom w:val="0"/>
              <w:divBdr>
                <w:top w:val="none" w:sz="0" w:space="0" w:color="auto"/>
                <w:left w:val="none" w:sz="0" w:space="0" w:color="auto"/>
                <w:bottom w:val="none" w:sz="0" w:space="0" w:color="auto"/>
                <w:right w:val="none" w:sz="0" w:space="0" w:color="auto"/>
              </w:divBdr>
            </w:div>
            <w:div w:id="1504541705">
              <w:marLeft w:val="0"/>
              <w:marRight w:val="0"/>
              <w:marTop w:val="0"/>
              <w:marBottom w:val="0"/>
              <w:divBdr>
                <w:top w:val="none" w:sz="0" w:space="0" w:color="auto"/>
                <w:left w:val="none" w:sz="0" w:space="0" w:color="auto"/>
                <w:bottom w:val="none" w:sz="0" w:space="0" w:color="auto"/>
                <w:right w:val="none" w:sz="0" w:space="0" w:color="auto"/>
              </w:divBdr>
            </w:div>
            <w:div w:id="1506165330">
              <w:marLeft w:val="0"/>
              <w:marRight w:val="0"/>
              <w:marTop w:val="0"/>
              <w:marBottom w:val="0"/>
              <w:divBdr>
                <w:top w:val="none" w:sz="0" w:space="0" w:color="auto"/>
                <w:left w:val="none" w:sz="0" w:space="0" w:color="auto"/>
                <w:bottom w:val="none" w:sz="0" w:space="0" w:color="auto"/>
                <w:right w:val="none" w:sz="0" w:space="0" w:color="auto"/>
              </w:divBdr>
            </w:div>
            <w:div w:id="1506238213">
              <w:marLeft w:val="0"/>
              <w:marRight w:val="0"/>
              <w:marTop w:val="0"/>
              <w:marBottom w:val="0"/>
              <w:divBdr>
                <w:top w:val="none" w:sz="0" w:space="0" w:color="auto"/>
                <w:left w:val="none" w:sz="0" w:space="0" w:color="auto"/>
                <w:bottom w:val="none" w:sz="0" w:space="0" w:color="auto"/>
                <w:right w:val="none" w:sz="0" w:space="0" w:color="auto"/>
              </w:divBdr>
            </w:div>
            <w:div w:id="1508134651">
              <w:marLeft w:val="0"/>
              <w:marRight w:val="0"/>
              <w:marTop w:val="0"/>
              <w:marBottom w:val="0"/>
              <w:divBdr>
                <w:top w:val="none" w:sz="0" w:space="0" w:color="auto"/>
                <w:left w:val="none" w:sz="0" w:space="0" w:color="auto"/>
                <w:bottom w:val="none" w:sz="0" w:space="0" w:color="auto"/>
                <w:right w:val="none" w:sz="0" w:space="0" w:color="auto"/>
              </w:divBdr>
            </w:div>
            <w:div w:id="1508909276">
              <w:marLeft w:val="0"/>
              <w:marRight w:val="0"/>
              <w:marTop w:val="0"/>
              <w:marBottom w:val="0"/>
              <w:divBdr>
                <w:top w:val="none" w:sz="0" w:space="0" w:color="auto"/>
                <w:left w:val="none" w:sz="0" w:space="0" w:color="auto"/>
                <w:bottom w:val="none" w:sz="0" w:space="0" w:color="auto"/>
                <w:right w:val="none" w:sz="0" w:space="0" w:color="auto"/>
              </w:divBdr>
            </w:div>
            <w:div w:id="1510290970">
              <w:marLeft w:val="0"/>
              <w:marRight w:val="0"/>
              <w:marTop w:val="0"/>
              <w:marBottom w:val="0"/>
              <w:divBdr>
                <w:top w:val="none" w:sz="0" w:space="0" w:color="auto"/>
                <w:left w:val="none" w:sz="0" w:space="0" w:color="auto"/>
                <w:bottom w:val="none" w:sz="0" w:space="0" w:color="auto"/>
                <w:right w:val="none" w:sz="0" w:space="0" w:color="auto"/>
              </w:divBdr>
            </w:div>
            <w:div w:id="1510825514">
              <w:marLeft w:val="0"/>
              <w:marRight w:val="0"/>
              <w:marTop w:val="0"/>
              <w:marBottom w:val="0"/>
              <w:divBdr>
                <w:top w:val="none" w:sz="0" w:space="0" w:color="auto"/>
                <w:left w:val="none" w:sz="0" w:space="0" w:color="auto"/>
                <w:bottom w:val="none" w:sz="0" w:space="0" w:color="auto"/>
                <w:right w:val="none" w:sz="0" w:space="0" w:color="auto"/>
              </w:divBdr>
            </w:div>
            <w:div w:id="1511871534">
              <w:marLeft w:val="0"/>
              <w:marRight w:val="0"/>
              <w:marTop w:val="0"/>
              <w:marBottom w:val="0"/>
              <w:divBdr>
                <w:top w:val="none" w:sz="0" w:space="0" w:color="auto"/>
                <w:left w:val="none" w:sz="0" w:space="0" w:color="auto"/>
                <w:bottom w:val="none" w:sz="0" w:space="0" w:color="auto"/>
                <w:right w:val="none" w:sz="0" w:space="0" w:color="auto"/>
              </w:divBdr>
            </w:div>
            <w:div w:id="1511986106">
              <w:marLeft w:val="0"/>
              <w:marRight w:val="0"/>
              <w:marTop w:val="0"/>
              <w:marBottom w:val="0"/>
              <w:divBdr>
                <w:top w:val="none" w:sz="0" w:space="0" w:color="auto"/>
                <w:left w:val="none" w:sz="0" w:space="0" w:color="auto"/>
                <w:bottom w:val="none" w:sz="0" w:space="0" w:color="auto"/>
                <w:right w:val="none" w:sz="0" w:space="0" w:color="auto"/>
              </w:divBdr>
            </w:div>
            <w:div w:id="1512258356">
              <w:marLeft w:val="0"/>
              <w:marRight w:val="0"/>
              <w:marTop w:val="0"/>
              <w:marBottom w:val="0"/>
              <w:divBdr>
                <w:top w:val="none" w:sz="0" w:space="0" w:color="auto"/>
                <w:left w:val="none" w:sz="0" w:space="0" w:color="auto"/>
                <w:bottom w:val="none" w:sz="0" w:space="0" w:color="auto"/>
                <w:right w:val="none" w:sz="0" w:space="0" w:color="auto"/>
              </w:divBdr>
            </w:div>
            <w:div w:id="1512528533">
              <w:marLeft w:val="0"/>
              <w:marRight w:val="0"/>
              <w:marTop w:val="0"/>
              <w:marBottom w:val="0"/>
              <w:divBdr>
                <w:top w:val="none" w:sz="0" w:space="0" w:color="auto"/>
                <w:left w:val="none" w:sz="0" w:space="0" w:color="auto"/>
                <w:bottom w:val="none" w:sz="0" w:space="0" w:color="auto"/>
                <w:right w:val="none" w:sz="0" w:space="0" w:color="auto"/>
              </w:divBdr>
            </w:div>
            <w:div w:id="1514804341">
              <w:marLeft w:val="0"/>
              <w:marRight w:val="0"/>
              <w:marTop w:val="0"/>
              <w:marBottom w:val="0"/>
              <w:divBdr>
                <w:top w:val="none" w:sz="0" w:space="0" w:color="auto"/>
                <w:left w:val="none" w:sz="0" w:space="0" w:color="auto"/>
                <w:bottom w:val="none" w:sz="0" w:space="0" w:color="auto"/>
                <w:right w:val="none" w:sz="0" w:space="0" w:color="auto"/>
              </w:divBdr>
            </w:div>
            <w:div w:id="1516530128">
              <w:marLeft w:val="0"/>
              <w:marRight w:val="0"/>
              <w:marTop w:val="0"/>
              <w:marBottom w:val="0"/>
              <w:divBdr>
                <w:top w:val="none" w:sz="0" w:space="0" w:color="auto"/>
                <w:left w:val="none" w:sz="0" w:space="0" w:color="auto"/>
                <w:bottom w:val="none" w:sz="0" w:space="0" w:color="auto"/>
                <w:right w:val="none" w:sz="0" w:space="0" w:color="auto"/>
              </w:divBdr>
            </w:div>
            <w:div w:id="1517694162">
              <w:marLeft w:val="0"/>
              <w:marRight w:val="0"/>
              <w:marTop w:val="0"/>
              <w:marBottom w:val="0"/>
              <w:divBdr>
                <w:top w:val="none" w:sz="0" w:space="0" w:color="auto"/>
                <w:left w:val="none" w:sz="0" w:space="0" w:color="auto"/>
                <w:bottom w:val="none" w:sz="0" w:space="0" w:color="auto"/>
                <w:right w:val="none" w:sz="0" w:space="0" w:color="auto"/>
              </w:divBdr>
            </w:div>
            <w:div w:id="1520781237">
              <w:marLeft w:val="0"/>
              <w:marRight w:val="0"/>
              <w:marTop w:val="0"/>
              <w:marBottom w:val="0"/>
              <w:divBdr>
                <w:top w:val="none" w:sz="0" w:space="0" w:color="auto"/>
                <w:left w:val="none" w:sz="0" w:space="0" w:color="auto"/>
                <w:bottom w:val="none" w:sz="0" w:space="0" w:color="auto"/>
                <w:right w:val="none" w:sz="0" w:space="0" w:color="auto"/>
              </w:divBdr>
            </w:div>
            <w:div w:id="1522351287">
              <w:marLeft w:val="0"/>
              <w:marRight w:val="0"/>
              <w:marTop w:val="0"/>
              <w:marBottom w:val="0"/>
              <w:divBdr>
                <w:top w:val="none" w:sz="0" w:space="0" w:color="auto"/>
                <w:left w:val="none" w:sz="0" w:space="0" w:color="auto"/>
                <w:bottom w:val="none" w:sz="0" w:space="0" w:color="auto"/>
                <w:right w:val="none" w:sz="0" w:space="0" w:color="auto"/>
              </w:divBdr>
            </w:div>
            <w:div w:id="1525895936">
              <w:marLeft w:val="0"/>
              <w:marRight w:val="0"/>
              <w:marTop w:val="0"/>
              <w:marBottom w:val="0"/>
              <w:divBdr>
                <w:top w:val="none" w:sz="0" w:space="0" w:color="auto"/>
                <w:left w:val="none" w:sz="0" w:space="0" w:color="auto"/>
                <w:bottom w:val="none" w:sz="0" w:space="0" w:color="auto"/>
                <w:right w:val="none" w:sz="0" w:space="0" w:color="auto"/>
              </w:divBdr>
            </w:div>
            <w:div w:id="1526863701">
              <w:marLeft w:val="0"/>
              <w:marRight w:val="0"/>
              <w:marTop w:val="0"/>
              <w:marBottom w:val="0"/>
              <w:divBdr>
                <w:top w:val="none" w:sz="0" w:space="0" w:color="auto"/>
                <w:left w:val="none" w:sz="0" w:space="0" w:color="auto"/>
                <w:bottom w:val="none" w:sz="0" w:space="0" w:color="auto"/>
                <w:right w:val="none" w:sz="0" w:space="0" w:color="auto"/>
              </w:divBdr>
            </w:div>
            <w:div w:id="1530753767">
              <w:marLeft w:val="0"/>
              <w:marRight w:val="0"/>
              <w:marTop w:val="0"/>
              <w:marBottom w:val="0"/>
              <w:divBdr>
                <w:top w:val="none" w:sz="0" w:space="0" w:color="auto"/>
                <w:left w:val="none" w:sz="0" w:space="0" w:color="auto"/>
                <w:bottom w:val="none" w:sz="0" w:space="0" w:color="auto"/>
                <w:right w:val="none" w:sz="0" w:space="0" w:color="auto"/>
              </w:divBdr>
            </w:div>
            <w:div w:id="1530949042">
              <w:marLeft w:val="0"/>
              <w:marRight w:val="0"/>
              <w:marTop w:val="0"/>
              <w:marBottom w:val="0"/>
              <w:divBdr>
                <w:top w:val="none" w:sz="0" w:space="0" w:color="auto"/>
                <w:left w:val="none" w:sz="0" w:space="0" w:color="auto"/>
                <w:bottom w:val="none" w:sz="0" w:space="0" w:color="auto"/>
                <w:right w:val="none" w:sz="0" w:space="0" w:color="auto"/>
              </w:divBdr>
            </w:div>
            <w:div w:id="1531409661">
              <w:marLeft w:val="0"/>
              <w:marRight w:val="0"/>
              <w:marTop w:val="0"/>
              <w:marBottom w:val="0"/>
              <w:divBdr>
                <w:top w:val="none" w:sz="0" w:space="0" w:color="auto"/>
                <w:left w:val="none" w:sz="0" w:space="0" w:color="auto"/>
                <w:bottom w:val="none" w:sz="0" w:space="0" w:color="auto"/>
                <w:right w:val="none" w:sz="0" w:space="0" w:color="auto"/>
              </w:divBdr>
            </w:div>
            <w:div w:id="1531797657">
              <w:marLeft w:val="0"/>
              <w:marRight w:val="0"/>
              <w:marTop w:val="0"/>
              <w:marBottom w:val="0"/>
              <w:divBdr>
                <w:top w:val="none" w:sz="0" w:space="0" w:color="auto"/>
                <w:left w:val="none" w:sz="0" w:space="0" w:color="auto"/>
                <w:bottom w:val="none" w:sz="0" w:space="0" w:color="auto"/>
                <w:right w:val="none" w:sz="0" w:space="0" w:color="auto"/>
              </w:divBdr>
            </w:div>
            <w:div w:id="1532107837">
              <w:marLeft w:val="0"/>
              <w:marRight w:val="0"/>
              <w:marTop w:val="0"/>
              <w:marBottom w:val="0"/>
              <w:divBdr>
                <w:top w:val="none" w:sz="0" w:space="0" w:color="auto"/>
                <w:left w:val="none" w:sz="0" w:space="0" w:color="auto"/>
                <w:bottom w:val="none" w:sz="0" w:space="0" w:color="auto"/>
                <w:right w:val="none" w:sz="0" w:space="0" w:color="auto"/>
              </w:divBdr>
            </w:div>
            <w:div w:id="1533112727">
              <w:marLeft w:val="0"/>
              <w:marRight w:val="0"/>
              <w:marTop w:val="0"/>
              <w:marBottom w:val="0"/>
              <w:divBdr>
                <w:top w:val="none" w:sz="0" w:space="0" w:color="auto"/>
                <w:left w:val="none" w:sz="0" w:space="0" w:color="auto"/>
                <w:bottom w:val="none" w:sz="0" w:space="0" w:color="auto"/>
                <w:right w:val="none" w:sz="0" w:space="0" w:color="auto"/>
              </w:divBdr>
            </w:div>
            <w:div w:id="1533423978">
              <w:marLeft w:val="0"/>
              <w:marRight w:val="0"/>
              <w:marTop w:val="0"/>
              <w:marBottom w:val="0"/>
              <w:divBdr>
                <w:top w:val="none" w:sz="0" w:space="0" w:color="auto"/>
                <w:left w:val="none" w:sz="0" w:space="0" w:color="auto"/>
                <w:bottom w:val="none" w:sz="0" w:space="0" w:color="auto"/>
                <w:right w:val="none" w:sz="0" w:space="0" w:color="auto"/>
              </w:divBdr>
            </w:div>
            <w:div w:id="1534340513">
              <w:marLeft w:val="0"/>
              <w:marRight w:val="0"/>
              <w:marTop w:val="0"/>
              <w:marBottom w:val="0"/>
              <w:divBdr>
                <w:top w:val="none" w:sz="0" w:space="0" w:color="auto"/>
                <w:left w:val="none" w:sz="0" w:space="0" w:color="auto"/>
                <w:bottom w:val="none" w:sz="0" w:space="0" w:color="auto"/>
                <w:right w:val="none" w:sz="0" w:space="0" w:color="auto"/>
              </w:divBdr>
            </w:div>
            <w:div w:id="1535724966">
              <w:marLeft w:val="0"/>
              <w:marRight w:val="0"/>
              <w:marTop w:val="0"/>
              <w:marBottom w:val="0"/>
              <w:divBdr>
                <w:top w:val="none" w:sz="0" w:space="0" w:color="auto"/>
                <w:left w:val="none" w:sz="0" w:space="0" w:color="auto"/>
                <w:bottom w:val="none" w:sz="0" w:space="0" w:color="auto"/>
                <w:right w:val="none" w:sz="0" w:space="0" w:color="auto"/>
              </w:divBdr>
            </w:div>
            <w:div w:id="1537736920">
              <w:marLeft w:val="0"/>
              <w:marRight w:val="0"/>
              <w:marTop w:val="0"/>
              <w:marBottom w:val="0"/>
              <w:divBdr>
                <w:top w:val="none" w:sz="0" w:space="0" w:color="auto"/>
                <w:left w:val="none" w:sz="0" w:space="0" w:color="auto"/>
                <w:bottom w:val="none" w:sz="0" w:space="0" w:color="auto"/>
                <w:right w:val="none" w:sz="0" w:space="0" w:color="auto"/>
              </w:divBdr>
            </w:div>
            <w:div w:id="1538351687">
              <w:marLeft w:val="0"/>
              <w:marRight w:val="0"/>
              <w:marTop w:val="0"/>
              <w:marBottom w:val="0"/>
              <w:divBdr>
                <w:top w:val="none" w:sz="0" w:space="0" w:color="auto"/>
                <w:left w:val="none" w:sz="0" w:space="0" w:color="auto"/>
                <w:bottom w:val="none" w:sz="0" w:space="0" w:color="auto"/>
                <w:right w:val="none" w:sz="0" w:space="0" w:color="auto"/>
              </w:divBdr>
            </w:div>
            <w:div w:id="1539582507">
              <w:marLeft w:val="0"/>
              <w:marRight w:val="0"/>
              <w:marTop w:val="0"/>
              <w:marBottom w:val="0"/>
              <w:divBdr>
                <w:top w:val="none" w:sz="0" w:space="0" w:color="auto"/>
                <w:left w:val="none" w:sz="0" w:space="0" w:color="auto"/>
                <w:bottom w:val="none" w:sz="0" w:space="0" w:color="auto"/>
                <w:right w:val="none" w:sz="0" w:space="0" w:color="auto"/>
              </w:divBdr>
            </w:div>
            <w:div w:id="1540051520">
              <w:marLeft w:val="0"/>
              <w:marRight w:val="0"/>
              <w:marTop w:val="0"/>
              <w:marBottom w:val="0"/>
              <w:divBdr>
                <w:top w:val="none" w:sz="0" w:space="0" w:color="auto"/>
                <w:left w:val="none" w:sz="0" w:space="0" w:color="auto"/>
                <w:bottom w:val="none" w:sz="0" w:space="0" w:color="auto"/>
                <w:right w:val="none" w:sz="0" w:space="0" w:color="auto"/>
              </w:divBdr>
            </w:div>
            <w:div w:id="1540169281">
              <w:marLeft w:val="0"/>
              <w:marRight w:val="0"/>
              <w:marTop w:val="0"/>
              <w:marBottom w:val="0"/>
              <w:divBdr>
                <w:top w:val="none" w:sz="0" w:space="0" w:color="auto"/>
                <w:left w:val="none" w:sz="0" w:space="0" w:color="auto"/>
                <w:bottom w:val="none" w:sz="0" w:space="0" w:color="auto"/>
                <w:right w:val="none" w:sz="0" w:space="0" w:color="auto"/>
              </w:divBdr>
            </w:div>
            <w:div w:id="1540705407">
              <w:marLeft w:val="0"/>
              <w:marRight w:val="0"/>
              <w:marTop w:val="0"/>
              <w:marBottom w:val="0"/>
              <w:divBdr>
                <w:top w:val="none" w:sz="0" w:space="0" w:color="auto"/>
                <w:left w:val="none" w:sz="0" w:space="0" w:color="auto"/>
                <w:bottom w:val="none" w:sz="0" w:space="0" w:color="auto"/>
                <w:right w:val="none" w:sz="0" w:space="0" w:color="auto"/>
              </w:divBdr>
            </w:div>
            <w:div w:id="1540896235">
              <w:marLeft w:val="0"/>
              <w:marRight w:val="0"/>
              <w:marTop w:val="0"/>
              <w:marBottom w:val="0"/>
              <w:divBdr>
                <w:top w:val="none" w:sz="0" w:space="0" w:color="auto"/>
                <w:left w:val="none" w:sz="0" w:space="0" w:color="auto"/>
                <w:bottom w:val="none" w:sz="0" w:space="0" w:color="auto"/>
                <w:right w:val="none" w:sz="0" w:space="0" w:color="auto"/>
              </w:divBdr>
            </w:div>
            <w:div w:id="1543976802">
              <w:marLeft w:val="0"/>
              <w:marRight w:val="0"/>
              <w:marTop w:val="0"/>
              <w:marBottom w:val="0"/>
              <w:divBdr>
                <w:top w:val="none" w:sz="0" w:space="0" w:color="auto"/>
                <w:left w:val="none" w:sz="0" w:space="0" w:color="auto"/>
                <w:bottom w:val="none" w:sz="0" w:space="0" w:color="auto"/>
                <w:right w:val="none" w:sz="0" w:space="0" w:color="auto"/>
              </w:divBdr>
            </w:div>
            <w:div w:id="1544903786">
              <w:marLeft w:val="0"/>
              <w:marRight w:val="0"/>
              <w:marTop w:val="0"/>
              <w:marBottom w:val="0"/>
              <w:divBdr>
                <w:top w:val="none" w:sz="0" w:space="0" w:color="auto"/>
                <w:left w:val="none" w:sz="0" w:space="0" w:color="auto"/>
                <w:bottom w:val="none" w:sz="0" w:space="0" w:color="auto"/>
                <w:right w:val="none" w:sz="0" w:space="0" w:color="auto"/>
              </w:divBdr>
            </w:div>
            <w:div w:id="1545212485">
              <w:marLeft w:val="0"/>
              <w:marRight w:val="0"/>
              <w:marTop w:val="0"/>
              <w:marBottom w:val="0"/>
              <w:divBdr>
                <w:top w:val="none" w:sz="0" w:space="0" w:color="auto"/>
                <w:left w:val="none" w:sz="0" w:space="0" w:color="auto"/>
                <w:bottom w:val="none" w:sz="0" w:space="0" w:color="auto"/>
                <w:right w:val="none" w:sz="0" w:space="0" w:color="auto"/>
              </w:divBdr>
            </w:div>
            <w:div w:id="1545631187">
              <w:marLeft w:val="0"/>
              <w:marRight w:val="0"/>
              <w:marTop w:val="0"/>
              <w:marBottom w:val="0"/>
              <w:divBdr>
                <w:top w:val="none" w:sz="0" w:space="0" w:color="auto"/>
                <w:left w:val="none" w:sz="0" w:space="0" w:color="auto"/>
                <w:bottom w:val="none" w:sz="0" w:space="0" w:color="auto"/>
                <w:right w:val="none" w:sz="0" w:space="0" w:color="auto"/>
              </w:divBdr>
            </w:div>
            <w:div w:id="1545871039">
              <w:marLeft w:val="0"/>
              <w:marRight w:val="0"/>
              <w:marTop w:val="0"/>
              <w:marBottom w:val="0"/>
              <w:divBdr>
                <w:top w:val="none" w:sz="0" w:space="0" w:color="auto"/>
                <w:left w:val="none" w:sz="0" w:space="0" w:color="auto"/>
                <w:bottom w:val="none" w:sz="0" w:space="0" w:color="auto"/>
                <w:right w:val="none" w:sz="0" w:space="0" w:color="auto"/>
              </w:divBdr>
            </w:div>
            <w:div w:id="1546528573">
              <w:marLeft w:val="0"/>
              <w:marRight w:val="0"/>
              <w:marTop w:val="0"/>
              <w:marBottom w:val="0"/>
              <w:divBdr>
                <w:top w:val="none" w:sz="0" w:space="0" w:color="auto"/>
                <w:left w:val="none" w:sz="0" w:space="0" w:color="auto"/>
                <w:bottom w:val="none" w:sz="0" w:space="0" w:color="auto"/>
                <w:right w:val="none" w:sz="0" w:space="0" w:color="auto"/>
              </w:divBdr>
            </w:div>
            <w:div w:id="1546715680">
              <w:marLeft w:val="0"/>
              <w:marRight w:val="0"/>
              <w:marTop w:val="0"/>
              <w:marBottom w:val="0"/>
              <w:divBdr>
                <w:top w:val="none" w:sz="0" w:space="0" w:color="auto"/>
                <w:left w:val="none" w:sz="0" w:space="0" w:color="auto"/>
                <w:bottom w:val="none" w:sz="0" w:space="0" w:color="auto"/>
                <w:right w:val="none" w:sz="0" w:space="0" w:color="auto"/>
              </w:divBdr>
            </w:div>
            <w:div w:id="1546989119">
              <w:marLeft w:val="0"/>
              <w:marRight w:val="0"/>
              <w:marTop w:val="0"/>
              <w:marBottom w:val="0"/>
              <w:divBdr>
                <w:top w:val="none" w:sz="0" w:space="0" w:color="auto"/>
                <w:left w:val="none" w:sz="0" w:space="0" w:color="auto"/>
                <w:bottom w:val="none" w:sz="0" w:space="0" w:color="auto"/>
                <w:right w:val="none" w:sz="0" w:space="0" w:color="auto"/>
              </w:divBdr>
            </w:div>
            <w:div w:id="1548832235">
              <w:marLeft w:val="0"/>
              <w:marRight w:val="0"/>
              <w:marTop w:val="0"/>
              <w:marBottom w:val="0"/>
              <w:divBdr>
                <w:top w:val="none" w:sz="0" w:space="0" w:color="auto"/>
                <w:left w:val="none" w:sz="0" w:space="0" w:color="auto"/>
                <w:bottom w:val="none" w:sz="0" w:space="0" w:color="auto"/>
                <w:right w:val="none" w:sz="0" w:space="0" w:color="auto"/>
              </w:divBdr>
            </w:div>
            <w:div w:id="1549534609">
              <w:marLeft w:val="0"/>
              <w:marRight w:val="0"/>
              <w:marTop w:val="0"/>
              <w:marBottom w:val="0"/>
              <w:divBdr>
                <w:top w:val="none" w:sz="0" w:space="0" w:color="auto"/>
                <w:left w:val="none" w:sz="0" w:space="0" w:color="auto"/>
                <w:bottom w:val="none" w:sz="0" w:space="0" w:color="auto"/>
                <w:right w:val="none" w:sz="0" w:space="0" w:color="auto"/>
              </w:divBdr>
            </w:div>
            <w:div w:id="1549995219">
              <w:marLeft w:val="0"/>
              <w:marRight w:val="0"/>
              <w:marTop w:val="0"/>
              <w:marBottom w:val="0"/>
              <w:divBdr>
                <w:top w:val="none" w:sz="0" w:space="0" w:color="auto"/>
                <w:left w:val="none" w:sz="0" w:space="0" w:color="auto"/>
                <w:bottom w:val="none" w:sz="0" w:space="0" w:color="auto"/>
                <w:right w:val="none" w:sz="0" w:space="0" w:color="auto"/>
              </w:divBdr>
            </w:div>
            <w:div w:id="1550262510">
              <w:marLeft w:val="0"/>
              <w:marRight w:val="0"/>
              <w:marTop w:val="0"/>
              <w:marBottom w:val="0"/>
              <w:divBdr>
                <w:top w:val="none" w:sz="0" w:space="0" w:color="auto"/>
                <w:left w:val="none" w:sz="0" w:space="0" w:color="auto"/>
                <w:bottom w:val="none" w:sz="0" w:space="0" w:color="auto"/>
                <w:right w:val="none" w:sz="0" w:space="0" w:color="auto"/>
              </w:divBdr>
            </w:div>
            <w:div w:id="1553346776">
              <w:marLeft w:val="0"/>
              <w:marRight w:val="0"/>
              <w:marTop w:val="0"/>
              <w:marBottom w:val="0"/>
              <w:divBdr>
                <w:top w:val="none" w:sz="0" w:space="0" w:color="auto"/>
                <w:left w:val="none" w:sz="0" w:space="0" w:color="auto"/>
                <w:bottom w:val="none" w:sz="0" w:space="0" w:color="auto"/>
                <w:right w:val="none" w:sz="0" w:space="0" w:color="auto"/>
              </w:divBdr>
            </w:div>
            <w:div w:id="1553730389">
              <w:marLeft w:val="0"/>
              <w:marRight w:val="0"/>
              <w:marTop w:val="0"/>
              <w:marBottom w:val="0"/>
              <w:divBdr>
                <w:top w:val="none" w:sz="0" w:space="0" w:color="auto"/>
                <w:left w:val="none" w:sz="0" w:space="0" w:color="auto"/>
                <w:bottom w:val="none" w:sz="0" w:space="0" w:color="auto"/>
                <w:right w:val="none" w:sz="0" w:space="0" w:color="auto"/>
              </w:divBdr>
            </w:div>
            <w:div w:id="1554467190">
              <w:marLeft w:val="0"/>
              <w:marRight w:val="0"/>
              <w:marTop w:val="0"/>
              <w:marBottom w:val="0"/>
              <w:divBdr>
                <w:top w:val="none" w:sz="0" w:space="0" w:color="auto"/>
                <w:left w:val="none" w:sz="0" w:space="0" w:color="auto"/>
                <w:bottom w:val="none" w:sz="0" w:space="0" w:color="auto"/>
                <w:right w:val="none" w:sz="0" w:space="0" w:color="auto"/>
              </w:divBdr>
            </w:div>
            <w:div w:id="1554538574">
              <w:marLeft w:val="0"/>
              <w:marRight w:val="0"/>
              <w:marTop w:val="0"/>
              <w:marBottom w:val="0"/>
              <w:divBdr>
                <w:top w:val="none" w:sz="0" w:space="0" w:color="auto"/>
                <w:left w:val="none" w:sz="0" w:space="0" w:color="auto"/>
                <w:bottom w:val="none" w:sz="0" w:space="0" w:color="auto"/>
                <w:right w:val="none" w:sz="0" w:space="0" w:color="auto"/>
              </w:divBdr>
            </w:div>
            <w:div w:id="1554808354">
              <w:marLeft w:val="0"/>
              <w:marRight w:val="0"/>
              <w:marTop w:val="0"/>
              <w:marBottom w:val="0"/>
              <w:divBdr>
                <w:top w:val="none" w:sz="0" w:space="0" w:color="auto"/>
                <w:left w:val="none" w:sz="0" w:space="0" w:color="auto"/>
                <w:bottom w:val="none" w:sz="0" w:space="0" w:color="auto"/>
                <w:right w:val="none" w:sz="0" w:space="0" w:color="auto"/>
              </w:divBdr>
            </w:div>
            <w:div w:id="1555578742">
              <w:marLeft w:val="0"/>
              <w:marRight w:val="0"/>
              <w:marTop w:val="0"/>
              <w:marBottom w:val="0"/>
              <w:divBdr>
                <w:top w:val="none" w:sz="0" w:space="0" w:color="auto"/>
                <w:left w:val="none" w:sz="0" w:space="0" w:color="auto"/>
                <w:bottom w:val="none" w:sz="0" w:space="0" w:color="auto"/>
                <w:right w:val="none" w:sz="0" w:space="0" w:color="auto"/>
              </w:divBdr>
            </w:div>
            <w:div w:id="1555580662">
              <w:marLeft w:val="0"/>
              <w:marRight w:val="0"/>
              <w:marTop w:val="0"/>
              <w:marBottom w:val="0"/>
              <w:divBdr>
                <w:top w:val="none" w:sz="0" w:space="0" w:color="auto"/>
                <w:left w:val="none" w:sz="0" w:space="0" w:color="auto"/>
                <w:bottom w:val="none" w:sz="0" w:space="0" w:color="auto"/>
                <w:right w:val="none" w:sz="0" w:space="0" w:color="auto"/>
              </w:divBdr>
            </w:div>
            <w:div w:id="1558198541">
              <w:marLeft w:val="0"/>
              <w:marRight w:val="0"/>
              <w:marTop w:val="0"/>
              <w:marBottom w:val="0"/>
              <w:divBdr>
                <w:top w:val="none" w:sz="0" w:space="0" w:color="auto"/>
                <w:left w:val="none" w:sz="0" w:space="0" w:color="auto"/>
                <w:bottom w:val="none" w:sz="0" w:space="0" w:color="auto"/>
                <w:right w:val="none" w:sz="0" w:space="0" w:color="auto"/>
              </w:divBdr>
            </w:div>
            <w:div w:id="1560240943">
              <w:marLeft w:val="0"/>
              <w:marRight w:val="0"/>
              <w:marTop w:val="0"/>
              <w:marBottom w:val="0"/>
              <w:divBdr>
                <w:top w:val="none" w:sz="0" w:space="0" w:color="auto"/>
                <w:left w:val="none" w:sz="0" w:space="0" w:color="auto"/>
                <w:bottom w:val="none" w:sz="0" w:space="0" w:color="auto"/>
                <w:right w:val="none" w:sz="0" w:space="0" w:color="auto"/>
              </w:divBdr>
            </w:div>
            <w:div w:id="1562014623">
              <w:marLeft w:val="0"/>
              <w:marRight w:val="0"/>
              <w:marTop w:val="0"/>
              <w:marBottom w:val="0"/>
              <w:divBdr>
                <w:top w:val="none" w:sz="0" w:space="0" w:color="auto"/>
                <w:left w:val="none" w:sz="0" w:space="0" w:color="auto"/>
                <w:bottom w:val="none" w:sz="0" w:space="0" w:color="auto"/>
                <w:right w:val="none" w:sz="0" w:space="0" w:color="auto"/>
              </w:divBdr>
            </w:div>
            <w:div w:id="1562015984">
              <w:marLeft w:val="0"/>
              <w:marRight w:val="0"/>
              <w:marTop w:val="0"/>
              <w:marBottom w:val="0"/>
              <w:divBdr>
                <w:top w:val="none" w:sz="0" w:space="0" w:color="auto"/>
                <w:left w:val="none" w:sz="0" w:space="0" w:color="auto"/>
                <w:bottom w:val="none" w:sz="0" w:space="0" w:color="auto"/>
                <w:right w:val="none" w:sz="0" w:space="0" w:color="auto"/>
              </w:divBdr>
            </w:div>
            <w:div w:id="1562715391">
              <w:marLeft w:val="0"/>
              <w:marRight w:val="0"/>
              <w:marTop w:val="0"/>
              <w:marBottom w:val="0"/>
              <w:divBdr>
                <w:top w:val="none" w:sz="0" w:space="0" w:color="auto"/>
                <w:left w:val="none" w:sz="0" w:space="0" w:color="auto"/>
                <w:bottom w:val="none" w:sz="0" w:space="0" w:color="auto"/>
                <w:right w:val="none" w:sz="0" w:space="0" w:color="auto"/>
              </w:divBdr>
            </w:div>
            <w:div w:id="1564019514">
              <w:marLeft w:val="0"/>
              <w:marRight w:val="0"/>
              <w:marTop w:val="0"/>
              <w:marBottom w:val="0"/>
              <w:divBdr>
                <w:top w:val="none" w:sz="0" w:space="0" w:color="auto"/>
                <w:left w:val="none" w:sz="0" w:space="0" w:color="auto"/>
                <w:bottom w:val="none" w:sz="0" w:space="0" w:color="auto"/>
                <w:right w:val="none" w:sz="0" w:space="0" w:color="auto"/>
              </w:divBdr>
            </w:div>
            <w:div w:id="1564020633">
              <w:marLeft w:val="0"/>
              <w:marRight w:val="0"/>
              <w:marTop w:val="0"/>
              <w:marBottom w:val="0"/>
              <w:divBdr>
                <w:top w:val="none" w:sz="0" w:space="0" w:color="auto"/>
                <w:left w:val="none" w:sz="0" w:space="0" w:color="auto"/>
                <w:bottom w:val="none" w:sz="0" w:space="0" w:color="auto"/>
                <w:right w:val="none" w:sz="0" w:space="0" w:color="auto"/>
              </w:divBdr>
            </w:div>
            <w:div w:id="1565526244">
              <w:marLeft w:val="0"/>
              <w:marRight w:val="0"/>
              <w:marTop w:val="0"/>
              <w:marBottom w:val="0"/>
              <w:divBdr>
                <w:top w:val="none" w:sz="0" w:space="0" w:color="auto"/>
                <w:left w:val="none" w:sz="0" w:space="0" w:color="auto"/>
                <w:bottom w:val="none" w:sz="0" w:space="0" w:color="auto"/>
                <w:right w:val="none" w:sz="0" w:space="0" w:color="auto"/>
              </w:divBdr>
            </w:div>
            <w:div w:id="1566454344">
              <w:marLeft w:val="0"/>
              <w:marRight w:val="0"/>
              <w:marTop w:val="0"/>
              <w:marBottom w:val="0"/>
              <w:divBdr>
                <w:top w:val="none" w:sz="0" w:space="0" w:color="auto"/>
                <w:left w:val="none" w:sz="0" w:space="0" w:color="auto"/>
                <w:bottom w:val="none" w:sz="0" w:space="0" w:color="auto"/>
                <w:right w:val="none" w:sz="0" w:space="0" w:color="auto"/>
              </w:divBdr>
            </w:div>
            <w:div w:id="1566524396">
              <w:marLeft w:val="0"/>
              <w:marRight w:val="0"/>
              <w:marTop w:val="0"/>
              <w:marBottom w:val="0"/>
              <w:divBdr>
                <w:top w:val="none" w:sz="0" w:space="0" w:color="auto"/>
                <w:left w:val="none" w:sz="0" w:space="0" w:color="auto"/>
                <w:bottom w:val="none" w:sz="0" w:space="0" w:color="auto"/>
                <w:right w:val="none" w:sz="0" w:space="0" w:color="auto"/>
              </w:divBdr>
            </w:div>
            <w:div w:id="1566723066">
              <w:marLeft w:val="0"/>
              <w:marRight w:val="0"/>
              <w:marTop w:val="0"/>
              <w:marBottom w:val="0"/>
              <w:divBdr>
                <w:top w:val="none" w:sz="0" w:space="0" w:color="auto"/>
                <w:left w:val="none" w:sz="0" w:space="0" w:color="auto"/>
                <w:bottom w:val="none" w:sz="0" w:space="0" w:color="auto"/>
                <w:right w:val="none" w:sz="0" w:space="0" w:color="auto"/>
              </w:divBdr>
            </w:div>
            <w:div w:id="1566723801">
              <w:marLeft w:val="0"/>
              <w:marRight w:val="0"/>
              <w:marTop w:val="0"/>
              <w:marBottom w:val="0"/>
              <w:divBdr>
                <w:top w:val="none" w:sz="0" w:space="0" w:color="auto"/>
                <w:left w:val="none" w:sz="0" w:space="0" w:color="auto"/>
                <w:bottom w:val="none" w:sz="0" w:space="0" w:color="auto"/>
                <w:right w:val="none" w:sz="0" w:space="0" w:color="auto"/>
              </w:divBdr>
            </w:div>
            <w:div w:id="1567690373">
              <w:marLeft w:val="0"/>
              <w:marRight w:val="0"/>
              <w:marTop w:val="0"/>
              <w:marBottom w:val="0"/>
              <w:divBdr>
                <w:top w:val="none" w:sz="0" w:space="0" w:color="auto"/>
                <w:left w:val="none" w:sz="0" w:space="0" w:color="auto"/>
                <w:bottom w:val="none" w:sz="0" w:space="0" w:color="auto"/>
                <w:right w:val="none" w:sz="0" w:space="0" w:color="auto"/>
              </w:divBdr>
            </w:div>
            <w:div w:id="1569151536">
              <w:marLeft w:val="0"/>
              <w:marRight w:val="0"/>
              <w:marTop w:val="0"/>
              <w:marBottom w:val="0"/>
              <w:divBdr>
                <w:top w:val="none" w:sz="0" w:space="0" w:color="auto"/>
                <w:left w:val="none" w:sz="0" w:space="0" w:color="auto"/>
                <w:bottom w:val="none" w:sz="0" w:space="0" w:color="auto"/>
                <w:right w:val="none" w:sz="0" w:space="0" w:color="auto"/>
              </w:divBdr>
            </w:div>
            <w:div w:id="1569999586">
              <w:marLeft w:val="0"/>
              <w:marRight w:val="0"/>
              <w:marTop w:val="0"/>
              <w:marBottom w:val="0"/>
              <w:divBdr>
                <w:top w:val="none" w:sz="0" w:space="0" w:color="auto"/>
                <w:left w:val="none" w:sz="0" w:space="0" w:color="auto"/>
                <w:bottom w:val="none" w:sz="0" w:space="0" w:color="auto"/>
                <w:right w:val="none" w:sz="0" w:space="0" w:color="auto"/>
              </w:divBdr>
            </w:div>
            <w:div w:id="1570916376">
              <w:marLeft w:val="0"/>
              <w:marRight w:val="0"/>
              <w:marTop w:val="0"/>
              <w:marBottom w:val="0"/>
              <w:divBdr>
                <w:top w:val="none" w:sz="0" w:space="0" w:color="auto"/>
                <w:left w:val="none" w:sz="0" w:space="0" w:color="auto"/>
                <w:bottom w:val="none" w:sz="0" w:space="0" w:color="auto"/>
                <w:right w:val="none" w:sz="0" w:space="0" w:color="auto"/>
              </w:divBdr>
            </w:div>
            <w:div w:id="1573005234">
              <w:marLeft w:val="0"/>
              <w:marRight w:val="0"/>
              <w:marTop w:val="0"/>
              <w:marBottom w:val="0"/>
              <w:divBdr>
                <w:top w:val="none" w:sz="0" w:space="0" w:color="auto"/>
                <w:left w:val="none" w:sz="0" w:space="0" w:color="auto"/>
                <w:bottom w:val="none" w:sz="0" w:space="0" w:color="auto"/>
                <w:right w:val="none" w:sz="0" w:space="0" w:color="auto"/>
              </w:divBdr>
            </w:div>
            <w:div w:id="1573080860">
              <w:marLeft w:val="0"/>
              <w:marRight w:val="0"/>
              <w:marTop w:val="0"/>
              <w:marBottom w:val="0"/>
              <w:divBdr>
                <w:top w:val="none" w:sz="0" w:space="0" w:color="auto"/>
                <w:left w:val="none" w:sz="0" w:space="0" w:color="auto"/>
                <w:bottom w:val="none" w:sz="0" w:space="0" w:color="auto"/>
                <w:right w:val="none" w:sz="0" w:space="0" w:color="auto"/>
              </w:divBdr>
            </w:div>
            <w:div w:id="1573806919">
              <w:marLeft w:val="0"/>
              <w:marRight w:val="0"/>
              <w:marTop w:val="0"/>
              <w:marBottom w:val="0"/>
              <w:divBdr>
                <w:top w:val="none" w:sz="0" w:space="0" w:color="auto"/>
                <w:left w:val="none" w:sz="0" w:space="0" w:color="auto"/>
                <w:bottom w:val="none" w:sz="0" w:space="0" w:color="auto"/>
                <w:right w:val="none" w:sz="0" w:space="0" w:color="auto"/>
              </w:divBdr>
            </w:div>
            <w:div w:id="1574118077">
              <w:marLeft w:val="0"/>
              <w:marRight w:val="0"/>
              <w:marTop w:val="0"/>
              <w:marBottom w:val="0"/>
              <w:divBdr>
                <w:top w:val="none" w:sz="0" w:space="0" w:color="auto"/>
                <w:left w:val="none" w:sz="0" w:space="0" w:color="auto"/>
                <w:bottom w:val="none" w:sz="0" w:space="0" w:color="auto"/>
                <w:right w:val="none" w:sz="0" w:space="0" w:color="auto"/>
              </w:divBdr>
            </w:div>
            <w:div w:id="1574199240">
              <w:marLeft w:val="0"/>
              <w:marRight w:val="0"/>
              <w:marTop w:val="0"/>
              <w:marBottom w:val="0"/>
              <w:divBdr>
                <w:top w:val="none" w:sz="0" w:space="0" w:color="auto"/>
                <w:left w:val="none" w:sz="0" w:space="0" w:color="auto"/>
                <w:bottom w:val="none" w:sz="0" w:space="0" w:color="auto"/>
                <w:right w:val="none" w:sz="0" w:space="0" w:color="auto"/>
              </w:divBdr>
            </w:div>
            <w:div w:id="1575508595">
              <w:marLeft w:val="0"/>
              <w:marRight w:val="0"/>
              <w:marTop w:val="0"/>
              <w:marBottom w:val="0"/>
              <w:divBdr>
                <w:top w:val="none" w:sz="0" w:space="0" w:color="auto"/>
                <w:left w:val="none" w:sz="0" w:space="0" w:color="auto"/>
                <w:bottom w:val="none" w:sz="0" w:space="0" w:color="auto"/>
                <w:right w:val="none" w:sz="0" w:space="0" w:color="auto"/>
              </w:divBdr>
            </w:div>
            <w:div w:id="1576430894">
              <w:marLeft w:val="0"/>
              <w:marRight w:val="0"/>
              <w:marTop w:val="0"/>
              <w:marBottom w:val="0"/>
              <w:divBdr>
                <w:top w:val="none" w:sz="0" w:space="0" w:color="auto"/>
                <w:left w:val="none" w:sz="0" w:space="0" w:color="auto"/>
                <w:bottom w:val="none" w:sz="0" w:space="0" w:color="auto"/>
                <w:right w:val="none" w:sz="0" w:space="0" w:color="auto"/>
              </w:divBdr>
            </w:div>
            <w:div w:id="1577131826">
              <w:marLeft w:val="0"/>
              <w:marRight w:val="0"/>
              <w:marTop w:val="0"/>
              <w:marBottom w:val="0"/>
              <w:divBdr>
                <w:top w:val="none" w:sz="0" w:space="0" w:color="auto"/>
                <w:left w:val="none" w:sz="0" w:space="0" w:color="auto"/>
                <w:bottom w:val="none" w:sz="0" w:space="0" w:color="auto"/>
                <w:right w:val="none" w:sz="0" w:space="0" w:color="auto"/>
              </w:divBdr>
            </w:div>
            <w:div w:id="1577664486">
              <w:marLeft w:val="0"/>
              <w:marRight w:val="0"/>
              <w:marTop w:val="0"/>
              <w:marBottom w:val="0"/>
              <w:divBdr>
                <w:top w:val="none" w:sz="0" w:space="0" w:color="auto"/>
                <w:left w:val="none" w:sz="0" w:space="0" w:color="auto"/>
                <w:bottom w:val="none" w:sz="0" w:space="0" w:color="auto"/>
                <w:right w:val="none" w:sz="0" w:space="0" w:color="auto"/>
              </w:divBdr>
            </w:div>
            <w:div w:id="1578638344">
              <w:marLeft w:val="0"/>
              <w:marRight w:val="0"/>
              <w:marTop w:val="0"/>
              <w:marBottom w:val="0"/>
              <w:divBdr>
                <w:top w:val="none" w:sz="0" w:space="0" w:color="auto"/>
                <w:left w:val="none" w:sz="0" w:space="0" w:color="auto"/>
                <w:bottom w:val="none" w:sz="0" w:space="0" w:color="auto"/>
                <w:right w:val="none" w:sz="0" w:space="0" w:color="auto"/>
              </w:divBdr>
            </w:div>
            <w:div w:id="1578905662">
              <w:marLeft w:val="0"/>
              <w:marRight w:val="0"/>
              <w:marTop w:val="0"/>
              <w:marBottom w:val="0"/>
              <w:divBdr>
                <w:top w:val="none" w:sz="0" w:space="0" w:color="auto"/>
                <w:left w:val="none" w:sz="0" w:space="0" w:color="auto"/>
                <w:bottom w:val="none" w:sz="0" w:space="0" w:color="auto"/>
                <w:right w:val="none" w:sz="0" w:space="0" w:color="auto"/>
              </w:divBdr>
            </w:div>
            <w:div w:id="1580166041">
              <w:marLeft w:val="0"/>
              <w:marRight w:val="0"/>
              <w:marTop w:val="0"/>
              <w:marBottom w:val="0"/>
              <w:divBdr>
                <w:top w:val="none" w:sz="0" w:space="0" w:color="auto"/>
                <w:left w:val="none" w:sz="0" w:space="0" w:color="auto"/>
                <w:bottom w:val="none" w:sz="0" w:space="0" w:color="auto"/>
                <w:right w:val="none" w:sz="0" w:space="0" w:color="auto"/>
              </w:divBdr>
            </w:div>
            <w:div w:id="1580556839">
              <w:marLeft w:val="0"/>
              <w:marRight w:val="0"/>
              <w:marTop w:val="0"/>
              <w:marBottom w:val="0"/>
              <w:divBdr>
                <w:top w:val="none" w:sz="0" w:space="0" w:color="auto"/>
                <w:left w:val="none" w:sz="0" w:space="0" w:color="auto"/>
                <w:bottom w:val="none" w:sz="0" w:space="0" w:color="auto"/>
                <w:right w:val="none" w:sz="0" w:space="0" w:color="auto"/>
              </w:divBdr>
            </w:div>
            <w:div w:id="1584798807">
              <w:marLeft w:val="0"/>
              <w:marRight w:val="0"/>
              <w:marTop w:val="0"/>
              <w:marBottom w:val="0"/>
              <w:divBdr>
                <w:top w:val="none" w:sz="0" w:space="0" w:color="auto"/>
                <w:left w:val="none" w:sz="0" w:space="0" w:color="auto"/>
                <w:bottom w:val="none" w:sz="0" w:space="0" w:color="auto"/>
                <w:right w:val="none" w:sz="0" w:space="0" w:color="auto"/>
              </w:divBdr>
            </w:div>
            <w:div w:id="1584945869">
              <w:marLeft w:val="0"/>
              <w:marRight w:val="0"/>
              <w:marTop w:val="0"/>
              <w:marBottom w:val="0"/>
              <w:divBdr>
                <w:top w:val="none" w:sz="0" w:space="0" w:color="auto"/>
                <w:left w:val="none" w:sz="0" w:space="0" w:color="auto"/>
                <w:bottom w:val="none" w:sz="0" w:space="0" w:color="auto"/>
                <w:right w:val="none" w:sz="0" w:space="0" w:color="auto"/>
              </w:divBdr>
            </w:div>
            <w:div w:id="1584989192">
              <w:marLeft w:val="0"/>
              <w:marRight w:val="0"/>
              <w:marTop w:val="0"/>
              <w:marBottom w:val="0"/>
              <w:divBdr>
                <w:top w:val="none" w:sz="0" w:space="0" w:color="auto"/>
                <w:left w:val="none" w:sz="0" w:space="0" w:color="auto"/>
                <w:bottom w:val="none" w:sz="0" w:space="0" w:color="auto"/>
                <w:right w:val="none" w:sz="0" w:space="0" w:color="auto"/>
              </w:divBdr>
            </w:div>
            <w:div w:id="1587493853">
              <w:marLeft w:val="0"/>
              <w:marRight w:val="0"/>
              <w:marTop w:val="0"/>
              <w:marBottom w:val="0"/>
              <w:divBdr>
                <w:top w:val="none" w:sz="0" w:space="0" w:color="auto"/>
                <w:left w:val="none" w:sz="0" w:space="0" w:color="auto"/>
                <w:bottom w:val="none" w:sz="0" w:space="0" w:color="auto"/>
                <w:right w:val="none" w:sz="0" w:space="0" w:color="auto"/>
              </w:divBdr>
            </w:div>
            <w:div w:id="1588346896">
              <w:marLeft w:val="0"/>
              <w:marRight w:val="0"/>
              <w:marTop w:val="0"/>
              <w:marBottom w:val="0"/>
              <w:divBdr>
                <w:top w:val="none" w:sz="0" w:space="0" w:color="auto"/>
                <w:left w:val="none" w:sz="0" w:space="0" w:color="auto"/>
                <w:bottom w:val="none" w:sz="0" w:space="0" w:color="auto"/>
                <w:right w:val="none" w:sz="0" w:space="0" w:color="auto"/>
              </w:divBdr>
            </w:div>
            <w:div w:id="1588923864">
              <w:marLeft w:val="0"/>
              <w:marRight w:val="0"/>
              <w:marTop w:val="0"/>
              <w:marBottom w:val="0"/>
              <w:divBdr>
                <w:top w:val="none" w:sz="0" w:space="0" w:color="auto"/>
                <w:left w:val="none" w:sz="0" w:space="0" w:color="auto"/>
                <w:bottom w:val="none" w:sz="0" w:space="0" w:color="auto"/>
                <w:right w:val="none" w:sz="0" w:space="0" w:color="auto"/>
              </w:divBdr>
            </w:div>
            <w:div w:id="1589117442">
              <w:marLeft w:val="0"/>
              <w:marRight w:val="0"/>
              <w:marTop w:val="0"/>
              <w:marBottom w:val="0"/>
              <w:divBdr>
                <w:top w:val="none" w:sz="0" w:space="0" w:color="auto"/>
                <w:left w:val="none" w:sz="0" w:space="0" w:color="auto"/>
                <w:bottom w:val="none" w:sz="0" w:space="0" w:color="auto"/>
                <w:right w:val="none" w:sz="0" w:space="0" w:color="auto"/>
              </w:divBdr>
            </w:div>
            <w:div w:id="1589149511">
              <w:marLeft w:val="0"/>
              <w:marRight w:val="0"/>
              <w:marTop w:val="0"/>
              <w:marBottom w:val="0"/>
              <w:divBdr>
                <w:top w:val="none" w:sz="0" w:space="0" w:color="auto"/>
                <w:left w:val="none" w:sz="0" w:space="0" w:color="auto"/>
                <w:bottom w:val="none" w:sz="0" w:space="0" w:color="auto"/>
                <w:right w:val="none" w:sz="0" w:space="0" w:color="auto"/>
              </w:divBdr>
            </w:div>
            <w:div w:id="1589344217">
              <w:marLeft w:val="0"/>
              <w:marRight w:val="0"/>
              <w:marTop w:val="0"/>
              <w:marBottom w:val="0"/>
              <w:divBdr>
                <w:top w:val="none" w:sz="0" w:space="0" w:color="auto"/>
                <w:left w:val="none" w:sz="0" w:space="0" w:color="auto"/>
                <w:bottom w:val="none" w:sz="0" w:space="0" w:color="auto"/>
                <w:right w:val="none" w:sz="0" w:space="0" w:color="auto"/>
              </w:divBdr>
            </w:div>
            <w:div w:id="1590307820">
              <w:marLeft w:val="0"/>
              <w:marRight w:val="0"/>
              <w:marTop w:val="0"/>
              <w:marBottom w:val="0"/>
              <w:divBdr>
                <w:top w:val="none" w:sz="0" w:space="0" w:color="auto"/>
                <w:left w:val="none" w:sz="0" w:space="0" w:color="auto"/>
                <w:bottom w:val="none" w:sz="0" w:space="0" w:color="auto"/>
                <w:right w:val="none" w:sz="0" w:space="0" w:color="auto"/>
              </w:divBdr>
            </w:div>
            <w:div w:id="1590693330">
              <w:marLeft w:val="0"/>
              <w:marRight w:val="0"/>
              <w:marTop w:val="0"/>
              <w:marBottom w:val="0"/>
              <w:divBdr>
                <w:top w:val="none" w:sz="0" w:space="0" w:color="auto"/>
                <w:left w:val="none" w:sz="0" w:space="0" w:color="auto"/>
                <w:bottom w:val="none" w:sz="0" w:space="0" w:color="auto"/>
                <w:right w:val="none" w:sz="0" w:space="0" w:color="auto"/>
              </w:divBdr>
            </w:div>
            <w:div w:id="1590700715">
              <w:marLeft w:val="0"/>
              <w:marRight w:val="0"/>
              <w:marTop w:val="0"/>
              <w:marBottom w:val="0"/>
              <w:divBdr>
                <w:top w:val="none" w:sz="0" w:space="0" w:color="auto"/>
                <w:left w:val="none" w:sz="0" w:space="0" w:color="auto"/>
                <w:bottom w:val="none" w:sz="0" w:space="0" w:color="auto"/>
                <w:right w:val="none" w:sz="0" w:space="0" w:color="auto"/>
              </w:divBdr>
            </w:div>
            <w:div w:id="1593389156">
              <w:marLeft w:val="0"/>
              <w:marRight w:val="0"/>
              <w:marTop w:val="0"/>
              <w:marBottom w:val="0"/>
              <w:divBdr>
                <w:top w:val="none" w:sz="0" w:space="0" w:color="auto"/>
                <w:left w:val="none" w:sz="0" w:space="0" w:color="auto"/>
                <w:bottom w:val="none" w:sz="0" w:space="0" w:color="auto"/>
                <w:right w:val="none" w:sz="0" w:space="0" w:color="auto"/>
              </w:divBdr>
            </w:div>
            <w:div w:id="1593665380">
              <w:marLeft w:val="0"/>
              <w:marRight w:val="0"/>
              <w:marTop w:val="0"/>
              <w:marBottom w:val="0"/>
              <w:divBdr>
                <w:top w:val="none" w:sz="0" w:space="0" w:color="auto"/>
                <w:left w:val="none" w:sz="0" w:space="0" w:color="auto"/>
                <w:bottom w:val="none" w:sz="0" w:space="0" w:color="auto"/>
                <w:right w:val="none" w:sz="0" w:space="0" w:color="auto"/>
              </w:divBdr>
            </w:div>
            <w:div w:id="1593970648">
              <w:marLeft w:val="0"/>
              <w:marRight w:val="0"/>
              <w:marTop w:val="0"/>
              <w:marBottom w:val="0"/>
              <w:divBdr>
                <w:top w:val="none" w:sz="0" w:space="0" w:color="auto"/>
                <w:left w:val="none" w:sz="0" w:space="0" w:color="auto"/>
                <w:bottom w:val="none" w:sz="0" w:space="0" w:color="auto"/>
                <w:right w:val="none" w:sz="0" w:space="0" w:color="auto"/>
              </w:divBdr>
            </w:div>
            <w:div w:id="1595166394">
              <w:marLeft w:val="0"/>
              <w:marRight w:val="0"/>
              <w:marTop w:val="0"/>
              <w:marBottom w:val="0"/>
              <w:divBdr>
                <w:top w:val="none" w:sz="0" w:space="0" w:color="auto"/>
                <w:left w:val="none" w:sz="0" w:space="0" w:color="auto"/>
                <w:bottom w:val="none" w:sz="0" w:space="0" w:color="auto"/>
                <w:right w:val="none" w:sz="0" w:space="0" w:color="auto"/>
              </w:divBdr>
            </w:div>
            <w:div w:id="1595170105">
              <w:marLeft w:val="0"/>
              <w:marRight w:val="0"/>
              <w:marTop w:val="0"/>
              <w:marBottom w:val="0"/>
              <w:divBdr>
                <w:top w:val="none" w:sz="0" w:space="0" w:color="auto"/>
                <w:left w:val="none" w:sz="0" w:space="0" w:color="auto"/>
                <w:bottom w:val="none" w:sz="0" w:space="0" w:color="auto"/>
                <w:right w:val="none" w:sz="0" w:space="0" w:color="auto"/>
              </w:divBdr>
            </w:div>
            <w:div w:id="1597707936">
              <w:marLeft w:val="0"/>
              <w:marRight w:val="0"/>
              <w:marTop w:val="0"/>
              <w:marBottom w:val="0"/>
              <w:divBdr>
                <w:top w:val="none" w:sz="0" w:space="0" w:color="auto"/>
                <w:left w:val="none" w:sz="0" w:space="0" w:color="auto"/>
                <w:bottom w:val="none" w:sz="0" w:space="0" w:color="auto"/>
                <w:right w:val="none" w:sz="0" w:space="0" w:color="auto"/>
              </w:divBdr>
            </w:div>
            <w:div w:id="1601059927">
              <w:marLeft w:val="0"/>
              <w:marRight w:val="0"/>
              <w:marTop w:val="0"/>
              <w:marBottom w:val="0"/>
              <w:divBdr>
                <w:top w:val="none" w:sz="0" w:space="0" w:color="auto"/>
                <w:left w:val="none" w:sz="0" w:space="0" w:color="auto"/>
                <w:bottom w:val="none" w:sz="0" w:space="0" w:color="auto"/>
                <w:right w:val="none" w:sz="0" w:space="0" w:color="auto"/>
              </w:divBdr>
            </w:div>
            <w:div w:id="1601642284">
              <w:marLeft w:val="0"/>
              <w:marRight w:val="0"/>
              <w:marTop w:val="0"/>
              <w:marBottom w:val="0"/>
              <w:divBdr>
                <w:top w:val="none" w:sz="0" w:space="0" w:color="auto"/>
                <w:left w:val="none" w:sz="0" w:space="0" w:color="auto"/>
                <w:bottom w:val="none" w:sz="0" w:space="0" w:color="auto"/>
                <w:right w:val="none" w:sz="0" w:space="0" w:color="auto"/>
              </w:divBdr>
            </w:div>
            <w:div w:id="1601837555">
              <w:marLeft w:val="0"/>
              <w:marRight w:val="0"/>
              <w:marTop w:val="0"/>
              <w:marBottom w:val="0"/>
              <w:divBdr>
                <w:top w:val="none" w:sz="0" w:space="0" w:color="auto"/>
                <w:left w:val="none" w:sz="0" w:space="0" w:color="auto"/>
                <w:bottom w:val="none" w:sz="0" w:space="0" w:color="auto"/>
                <w:right w:val="none" w:sz="0" w:space="0" w:color="auto"/>
              </w:divBdr>
            </w:div>
            <w:div w:id="1602058288">
              <w:marLeft w:val="0"/>
              <w:marRight w:val="0"/>
              <w:marTop w:val="0"/>
              <w:marBottom w:val="0"/>
              <w:divBdr>
                <w:top w:val="none" w:sz="0" w:space="0" w:color="auto"/>
                <w:left w:val="none" w:sz="0" w:space="0" w:color="auto"/>
                <w:bottom w:val="none" w:sz="0" w:space="0" w:color="auto"/>
                <w:right w:val="none" w:sz="0" w:space="0" w:color="auto"/>
              </w:divBdr>
            </w:div>
            <w:div w:id="1603955103">
              <w:marLeft w:val="0"/>
              <w:marRight w:val="0"/>
              <w:marTop w:val="0"/>
              <w:marBottom w:val="0"/>
              <w:divBdr>
                <w:top w:val="none" w:sz="0" w:space="0" w:color="auto"/>
                <w:left w:val="none" w:sz="0" w:space="0" w:color="auto"/>
                <w:bottom w:val="none" w:sz="0" w:space="0" w:color="auto"/>
                <w:right w:val="none" w:sz="0" w:space="0" w:color="auto"/>
              </w:divBdr>
            </w:div>
            <w:div w:id="1604876107">
              <w:marLeft w:val="0"/>
              <w:marRight w:val="0"/>
              <w:marTop w:val="0"/>
              <w:marBottom w:val="0"/>
              <w:divBdr>
                <w:top w:val="none" w:sz="0" w:space="0" w:color="auto"/>
                <w:left w:val="none" w:sz="0" w:space="0" w:color="auto"/>
                <w:bottom w:val="none" w:sz="0" w:space="0" w:color="auto"/>
                <w:right w:val="none" w:sz="0" w:space="0" w:color="auto"/>
              </w:divBdr>
            </w:div>
            <w:div w:id="1605115259">
              <w:marLeft w:val="0"/>
              <w:marRight w:val="0"/>
              <w:marTop w:val="0"/>
              <w:marBottom w:val="0"/>
              <w:divBdr>
                <w:top w:val="none" w:sz="0" w:space="0" w:color="auto"/>
                <w:left w:val="none" w:sz="0" w:space="0" w:color="auto"/>
                <w:bottom w:val="none" w:sz="0" w:space="0" w:color="auto"/>
                <w:right w:val="none" w:sz="0" w:space="0" w:color="auto"/>
              </w:divBdr>
            </w:div>
            <w:div w:id="1606304449">
              <w:marLeft w:val="0"/>
              <w:marRight w:val="0"/>
              <w:marTop w:val="0"/>
              <w:marBottom w:val="0"/>
              <w:divBdr>
                <w:top w:val="none" w:sz="0" w:space="0" w:color="auto"/>
                <w:left w:val="none" w:sz="0" w:space="0" w:color="auto"/>
                <w:bottom w:val="none" w:sz="0" w:space="0" w:color="auto"/>
                <w:right w:val="none" w:sz="0" w:space="0" w:color="auto"/>
              </w:divBdr>
            </w:div>
            <w:div w:id="1607034029">
              <w:marLeft w:val="0"/>
              <w:marRight w:val="0"/>
              <w:marTop w:val="0"/>
              <w:marBottom w:val="0"/>
              <w:divBdr>
                <w:top w:val="none" w:sz="0" w:space="0" w:color="auto"/>
                <w:left w:val="none" w:sz="0" w:space="0" w:color="auto"/>
                <w:bottom w:val="none" w:sz="0" w:space="0" w:color="auto"/>
                <w:right w:val="none" w:sz="0" w:space="0" w:color="auto"/>
              </w:divBdr>
            </w:div>
            <w:div w:id="1608463851">
              <w:marLeft w:val="0"/>
              <w:marRight w:val="0"/>
              <w:marTop w:val="0"/>
              <w:marBottom w:val="0"/>
              <w:divBdr>
                <w:top w:val="none" w:sz="0" w:space="0" w:color="auto"/>
                <w:left w:val="none" w:sz="0" w:space="0" w:color="auto"/>
                <w:bottom w:val="none" w:sz="0" w:space="0" w:color="auto"/>
                <w:right w:val="none" w:sz="0" w:space="0" w:color="auto"/>
              </w:divBdr>
            </w:div>
            <w:div w:id="1609894236">
              <w:marLeft w:val="0"/>
              <w:marRight w:val="0"/>
              <w:marTop w:val="0"/>
              <w:marBottom w:val="0"/>
              <w:divBdr>
                <w:top w:val="none" w:sz="0" w:space="0" w:color="auto"/>
                <w:left w:val="none" w:sz="0" w:space="0" w:color="auto"/>
                <w:bottom w:val="none" w:sz="0" w:space="0" w:color="auto"/>
                <w:right w:val="none" w:sz="0" w:space="0" w:color="auto"/>
              </w:divBdr>
            </w:div>
            <w:div w:id="1609970295">
              <w:marLeft w:val="0"/>
              <w:marRight w:val="0"/>
              <w:marTop w:val="0"/>
              <w:marBottom w:val="0"/>
              <w:divBdr>
                <w:top w:val="none" w:sz="0" w:space="0" w:color="auto"/>
                <w:left w:val="none" w:sz="0" w:space="0" w:color="auto"/>
                <w:bottom w:val="none" w:sz="0" w:space="0" w:color="auto"/>
                <w:right w:val="none" w:sz="0" w:space="0" w:color="auto"/>
              </w:divBdr>
            </w:div>
            <w:div w:id="1610964857">
              <w:marLeft w:val="0"/>
              <w:marRight w:val="0"/>
              <w:marTop w:val="0"/>
              <w:marBottom w:val="0"/>
              <w:divBdr>
                <w:top w:val="none" w:sz="0" w:space="0" w:color="auto"/>
                <w:left w:val="none" w:sz="0" w:space="0" w:color="auto"/>
                <w:bottom w:val="none" w:sz="0" w:space="0" w:color="auto"/>
                <w:right w:val="none" w:sz="0" w:space="0" w:color="auto"/>
              </w:divBdr>
            </w:div>
            <w:div w:id="1611159640">
              <w:marLeft w:val="0"/>
              <w:marRight w:val="0"/>
              <w:marTop w:val="0"/>
              <w:marBottom w:val="0"/>
              <w:divBdr>
                <w:top w:val="none" w:sz="0" w:space="0" w:color="auto"/>
                <w:left w:val="none" w:sz="0" w:space="0" w:color="auto"/>
                <w:bottom w:val="none" w:sz="0" w:space="0" w:color="auto"/>
                <w:right w:val="none" w:sz="0" w:space="0" w:color="auto"/>
              </w:divBdr>
            </w:div>
            <w:div w:id="1612935410">
              <w:marLeft w:val="0"/>
              <w:marRight w:val="0"/>
              <w:marTop w:val="0"/>
              <w:marBottom w:val="0"/>
              <w:divBdr>
                <w:top w:val="none" w:sz="0" w:space="0" w:color="auto"/>
                <w:left w:val="none" w:sz="0" w:space="0" w:color="auto"/>
                <w:bottom w:val="none" w:sz="0" w:space="0" w:color="auto"/>
                <w:right w:val="none" w:sz="0" w:space="0" w:color="auto"/>
              </w:divBdr>
            </w:div>
            <w:div w:id="1612975455">
              <w:marLeft w:val="0"/>
              <w:marRight w:val="0"/>
              <w:marTop w:val="0"/>
              <w:marBottom w:val="0"/>
              <w:divBdr>
                <w:top w:val="none" w:sz="0" w:space="0" w:color="auto"/>
                <w:left w:val="none" w:sz="0" w:space="0" w:color="auto"/>
                <w:bottom w:val="none" w:sz="0" w:space="0" w:color="auto"/>
                <w:right w:val="none" w:sz="0" w:space="0" w:color="auto"/>
              </w:divBdr>
            </w:div>
            <w:div w:id="1614170451">
              <w:marLeft w:val="0"/>
              <w:marRight w:val="0"/>
              <w:marTop w:val="0"/>
              <w:marBottom w:val="0"/>
              <w:divBdr>
                <w:top w:val="none" w:sz="0" w:space="0" w:color="auto"/>
                <w:left w:val="none" w:sz="0" w:space="0" w:color="auto"/>
                <w:bottom w:val="none" w:sz="0" w:space="0" w:color="auto"/>
                <w:right w:val="none" w:sz="0" w:space="0" w:color="auto"/>
              </w:divBdr>
            </w:div>
            <w:div w:id="1614555779">
              <w:marLeft w:val="0"/>
              <w:marRight w:val="0"/>
              <w:marTop w:val="0"/>
              <w:marBottom w:val="0"/>
              <w:divBdr>
                <w:top w:val="none" w:sz="0" w:space="0" w:color="auto"/>
                <w:left w:val="none" w:sz="0" w:space="0" w:color="auto"/>
                <w:bottom w:val="none" w:sz="0" w:space="0" w:color="auto"/>
                <w:right w:val="none" w:sz="0" w:space="0" w:color="auto"/>
              </w:divBdr>
            </w:div>
            <w:div w:id="1616793215">
              <w:marLeft w:val="0"/>
              <w:marRight w:val="0"/>
              <w:marTop w:val="0"/>
              <w:marBottom w:val="0"/>
              <w:divBdr>
                <w:top w:val="none" w:sz="0" w:space="0" w:color="auto"/>
                <w:left w:val="none" w:sz="0" w:space="0" w:color="auto"/>
                <w:bottom w:val="none" w:sz="0" w:space="0" w:color="auto"/>
                <w:right w:val="none" w:sz="0" w:space="0" w:color="auto"/>
              </w:divBdr>
            </w:div>
            <w:div w:id="1617515779">
              <w:marLeft w:val="0"/>
              <w:marRight w:val="0"/>
              <w:marTop w:val="0"/>
              <w:marBottom w:val="0"/>
              <w:divBdr>
                <w:top w:val="none" w:sz="0" w:space="0" w:color="auto"/>
                <w:left w:val="none" w:sz="0" w:space="0" w:color="auto"/>
                <w:bottom w:val="none" w:sz="0" w:space="0" w:color="auto"/>
                <w:right w:val="none" w:sz="0" w:space="0" w:color="auto"/>
              </w:divBdr>
            </w:div>
            <w:div w:id="1617788564">
              <w:marLeft w:val="0"/>
              <w:marRight w:val="0"/>
              <w:marTop w:val="0"/>
              <w:marBottom w:val="0"/>
              <w:divBdr>
                <w:top w:val="none" w:sz="0" w:space="0" w:color="auto"/>
                <w:left w:val="none" w:sz="0" w:space="0" w:color="auto"/>
                <w:bottom w:val="none" w:sz="0" w:space="0" w:color="auto"/>
                <w:right w:val="none" w:sz="0" w:space="0" w:color="auto"/>
              </w:divBdr>
            </w:div>
            <w:div w:id="1619294045">
              <w:marLeft w:val="0"/>
              <w:marRight w:val="0"/>
              <w:marTop w:val="0"/>
              <w:marBottom w:val="0"/>
              <w:divBdr>
                <w:top w:val="none" w:sz="0" w:space="0" w:color="auto"/>
                <w:left w:val="none" w:sz="0" w:space="0" w:color="auto"/>
                <w:bottom w:val="none" w:sz="0" w:space="0" w:color="auto"/>
                <w:right w:val="none" w:sz="0" w:space="0" w:color="auto"/>
              </w:divBdr>
            </w:div>
            <w:div w:id="1621104857">
              <w:marLeft w:val="0"/>
              <w:marRight w:val="0"/>
              <w:marTop w:val="0"/>
              <w:marBottom w:val="0"/>
              <w:divBdr>
                <w:top w:val="none" w:sz="0" w:space="0" w:color="auto"/>
                <w:left w:val="none" w:sz="0" w:space="0" w:color="auto"/>
                <w:bottom w:val="none" w:sz="0" w:space="0" w:color="auto"/>
                <w:right w:val="none" w:sz="0" w:space="0" w:color="auto"/>
              </w:divBdr>
            </w:div>
            <w:div w:id="1622999183">
              <w:marLeft w:val="0"/>
              <w:marRight w:val="0"/>
              <w:marTop w:val="0"/>
              <w:marBottom w:val="0"/>
              <w:divBdr>
                <w:top w:val="none" w:sz="0" w:space="0" w:color="auto"/>
                <w:left w:val="none" w:sz="0" w:space="0" w:color="auto"/>
                <w:bottom w:val="none" w:sz="0" w:space="0" w:color="auto"/>
                <w:right w:val="none" w:sz="0" w:space="0" w:color="auto"/>
              </w:divBdr>
            </w:div>
            <w:div w:id="1623606840">
              <w:marLeft w:val="0"/>
              <w:marRight w:val="0"/>
              <w:marTop w:val="0"/>
              <w:marBottom w:val="0"/>
              <w:divBdr>
                <w:top w:val="none" w:sz="0" w:space="0" w:color="auto"/>
                <w:left w:val="none" w:sz="0" w:space="0" w:color="auto"/>
                <w:bottom w:val="none" w:sz="0" w:space="0" w:color="auto"/>
                <w:right w:val="none" w:sz="0" w:space="0" w:color="auto"/>
              </w:divBdr>
            </w:div>
            <w:div w:id="1624848470">
              <w:marLeft w:val="0"/>
              <w:marRight w:val="0"/>
              <w:marTop w:val="0"/>
              <w:marBottom w:val="0"/>
              <w:divBdr>
                <w:top w:val="none" w:sz="0" w:space="0" w:color="auto"/>
                <w:left w:val="none" w:sz="0" w:space="0" w:color="auto"/>
                <w:bottom w:val="none" w:sz="0" w:space="0" w:color="auto"/>
                <w:right w:val="none" w:sz="0" w:space="0" w:color="auto"/>
              </w:divBdr>
            </w:div>
            <w:div w:id="1625766904">
              <w:marLeft w:val="0"/>
              <w:marRight w:val="0"/>
              <w:marTop w:val="0"/>
              <w:marBottom w:val="0"/>
              <w:divBdr>
                <w:top w:val="none" w:sz="0" w:space="0" w:color="auto"/>
                <w:left w:val="none" w:sz="0" w:space="0" w:color="auto"/>
                <w:bottom w:val="none" w:sz="0" w:space="0" w:color="auto"/>
                <w:right w:val="none" w:sz="0" w:space="0" w:color="auto"/>
              </w:divBdr>
            </w:div>
            <w:div w:id="1626497554">
              <w:marLeft w:val="0"/>
              <w:marRight w:val="0"/>
              <w:marTop w:val="0"/>
              <w:marBottom w:val="0"/>
              <w:divBdr>
                <w:top w:val="none" w:sz="0" w:space="0" w:color="auto"/>
                <w:left w:val="none" w:sz="0" w:space="0" w:color="auto"/>
                <w:bottom w:val="none" w:sz="0" w:space="0" w:color="auto"/>
                <w:right w:val="none" w:sz="0" w:space="0" w:color="auto"/>
              </w:divBdr>
              <w:divsChild>
                <w:div w:id="36853493">
                  <w:marLeft w:val="0"/>
                  <w:marRight w:val="0"/>
                  <w:marTop w:val="0"/>
                  <w:marBottom w:val="0"/>
                  <w:divBdr>
                    <w:top w:val="none" w:sz="0" w:space="0" w:color="auto"/>
                    <w:left w:val="none" w:sz="0" w:space="0" w:color="auto"/>
                    <w:bottom w:val="none" w:sz="0" w:space="0" w:color="auto"/>
                    <w:right w:val="none" w:sz="0" w:space="0" w:color="auto"/>
                  </w:divBdr>
                </w:div>
                <w:div w:id="77214305">
                  <w:marLeft w:val="0"/>
                  <w:marRight w:val="0"/>
                  <w:marTop w:val="0"/>
                  <w:marBottom w:val="0"/>
                  <w:divBdr>
                    <w:top w:val="none" w:sz="0" w:space="0" w:color="auto"/>
                    <w:left w:val="none" w:sz="0" w:space="0" w:color="auto"/>
                    <w:bottom w:val="none" w:sz="0" w:space="0" w:color="auto"/>
                    <w:right w:val="none" w:sz="0" w:space="0" w:color="auto"/>
                  </w:divBdr>
                </w:div>
                <w:div w:id="183329119">
                  <w:marLeft w:val="0"/>
                  <w:marRight w:val="0"/>
                  <w:marTop w:val="0"/>
                  <w:marBottom w:val="0"/>
                  <w:divBdr>
                    <w:top w:val="none" w:sz="0" w:space="0" w:color="auto"/>
                    <w:left w:val="none" w:sz="0" w:space="0" w:color="auto"/>
                    <w:bottom w:val="none" w:sz="0" w:space="0" w:color="auto"/>
                    <w:right w:val="none" w:sz="0" w:space="0" w:color="auto"/>
                  </w:divBdr>
                </w:div>
                <w:div w:id="370111924">
                  <w:marLeft w:val="0"/>
                  <w:marRight w:val="0"/>
                  <w:marTop w:val="0"/>
                  <w:marBottom w:val="0"/>
                  <w:divBdr>
                    <w:top w:val="none" w:sz="0" w:space="0" w:color="auto"/>
                    <w:left w:val="none" w:sz="0" w:space="0" w:color="auto"/>
                    <w:bottom w:val="none" w:sz="0" w:space="0" w:color="auto"/>
                    <w:right w:val="none" w:sz="0" w:space="0" w:color="auto"/>
                  </w:divBdr>
                </w:div>
                <w:div w:id="376852699">
                  <w:marLeft w:val="0"/>
                  <w:marRight w:val="0"/>
                  <w:marTop w:val="0"/>
                  <w:marBottom w:val="0"/>
                  <w:divBdr>
                    <w:top w:val="none" w:sz="0" w:space="0" w:color="auto"/>
                    <w:left w:val="none" w:sz="0" w:space="0" w:color="auto"/>
                    <w:bottom w:val="none" w:sz="0" w:space="0" w:color="auto"/>
                    <w:right w:val="none" w:sz="0" w:space="0" w:color="auto"/>
                  </w:divBdr>
                </w:div>
                <w:div w:id="449905030">
                  <w:marLeft w:val="0"/>
                  <w:marRight w:val="0"/>
                  <w:marTop w:val="0"/>
                  <w:marBottom w:val="0"/>
                  <w:divBdr>
                    <w:top w:val="none" w:sz="0" w:space="0" w:color="auto"/>
                    <w:left w:val="none" w:sz="0" w:space="0" w:color="auto"/>
                    <w:bottom w:val="none" w:sz="0" w:space="0" w:color="auto"/>
                    <w:right w:val="none" w:sz="0" w:space="0" w:color="auto"/>
                  </w:divBdr>
                </w:div>
                <w:div w:id="509150385">
                  <w:marLeft w:val="0"/>
                  <w:marRight w:val="0"/>
                  <w:marTop w:val="0"/>
                  <w:marBottom w:val="0"/>
                  <w:divBdr>
                    <w:top w:val="none" w:sz="0" w:space="0" w:color="auto"/>
                    <w:left w:val="none" w:sz="0" w:space="0" w:color="auto"/>
                    <w:bottom w:val="none" w:sz="0" w:space="0" w:color="auto"/>
                    <w:right w:val="none" w:sz="0" w:space="0" w:color="auto"/>
                  </w:divBdr>
                </w:div>
                <w:div w:id="520825356">
                  <w:marLeft w:val="0"/>
                  <w:marRight w:val="0"/>
                  <w:marTop w:val="0"/>
                  <w:marBottom w:val="0"/>
                  <w:divBdr>
                    <w:top w:val="none" w:sz="0" w:space="0" w:color="auto"/>
                    <w:left w:val="none" w:sz="0" w:space="0" w:color="auto"/>
                    <w:bottom w:val="none" w:sz="0" w:space="0" w:color="auto"/>
                    <w:right w:val="none" w:sz="0" w:space="0" w:color="auto"/>
                  </w:divBdr>
                </w:div>
                <w:div w:id="693579059">
                  <w:marLeft w:val="0"/>
                  <w:marRight w:val="0"/>
                  <w:marTop w:val="0"/>
                  <w:marBottom w:val="0"/>
                  <w:divBdr>
                    <w:top w:val="none" w:sz="0" w:space="0" w:color="auto"/>
                    <w:left w:val="none" w:sz="0" w:space="0" w:color="auto"/>
                    <w:bottom w:val="none" w:sz="0" w:space="0" w:color="auto"/>
                    <w:right w:val="none" w:sz="0" w:space="0" w:color="auto"/>
                  </w:divBdr>
                </w:div>
                <w:div w:id="737437068">
                  <w:marLeft w:val="0"/>
                  <w:marRight w:val="0"/>
                  <w:marTop w:val="0"/>
                  <w:marBottom w:val="0"/>
                  <w:divBdr>
                    <w:top w:val="none" w:sz="0" w:space="0" w:color="auto"/>
                    <w:left w:val="none" w:sz="0" w:space="0" w:color="auto"/>
                    <w:bottom w:val="none" w:sz="0" w:space="0" w:color="auto"/>
                    <w:right w:val="none" w:sz="0" w:space="0" w:color="auto"/>
                  </w:divBdr>
                </w:div>
                <w:div w:id="1282759964">
                  <w:marLeft w:val="0"/>
                  <w:marRight w:val="0"/>
                  <w:marTop w:val="0"/>
                  <w:marBottom w:val="0"/>
                  <w:divBdr>
                    <w:top w:val="none" w:sz="0" w:space="0" w:color="auto"/>
                    <w:left w:val="none" w:sz="0" w:space="0" w:color="auto"/>
                    <w:bottom w:val="none" w:sz="0" w:space="0" w:color="auto"/>
                    <w:right w:val="none" w:sz="0" w:space="0" w:color="auto"/>
                  </w:divBdr>
                </w:div>
                <w:div w:id="1292243461">
                  <w:marLeft w:val="0"/>
                  <w:marRight w:val="0"/>
                  <w:marTop w:val="0"/>
                  <w:marBottom w:val="0"/>
                  <w:divBdr>
                    <w:top w:val="none" w:sz="0" w:space="0" w:color="auto"/>
                    <w:left w:val="none" w:sz="0" w:space="0" w:color="auto"/>
                    <w:bottom w:val="none" w:sz="0" w:space="0" w:color="auto"/>
                    <w:right w:val="none" w:sz="0" w:space="0" w:color="auto"/>
                  </w:divBdr>
                </w:div>
                <w:div w:id="1400207589">
                  <w:marLeft w:val="0"/>
                  <w:marRight w:val="0"/>
                  <w:marTop w:val="0"/>
                  <w:marBottom w:val="0"/>
                  <w:divBdr>
                    <w:top w:val="none" w:sz="0" w:space="0" w:color="auto"/>
                    <w:left w:val="none" w:sz="0" w:space="0" w:color="auto"/>
                    <w:bottom w:val="none" w:sz="0" w:space="0" w:color="auto"/>
                    <w:right w:val="none" w:sz="0" w:space="0" w:color="auto"/>
                  </w:divBdr>
                </w:div>
                <w:div w:id="2019117987">
                  <w:marLeft w:val="0"/>
                  <w:marRight w:val="0"/>
                  <w:marTop w:val="0"/>
                  <w:marBottom w:val="0"/>
                  <w:divBdr>
                    <w:top w:val="none" w:sz="0" w:space="0" w:color="auto"/>
                    <w:left w:val="none" w:sz="0" w:space="0" w:color="auto"/>
                    <w:bottom w:val="none" w:sz="0" w:space="0" w:color="auto"/>
                    <w:right w:val="none" w:sz="0" w:space="0" w:color="auto"/>
                  </w:divBdr>
                </w:div>
              </w:divsChild>
            </w:div>
            <w:div w:id="1626885956">
              <w:marLeft w:val="0"/>
              <w:marRight w:val="0"/>
              <w:marTop w:val="0"/>
              <w:marBottom w:val="0"/>
              <w:divBdr>
                <w:top w:val="none" w:sz="0" w:space="0" w:color="auto"/>
                <w:left w:val="none" w:sz="0" w:space="0" w:color="auto"/>
                <w:bottom w:val="none" w:sz="0" w:space="0" w:color="auto"/>
                <w:right w:val="none" w:sz="0" w:space="0" w:color="auto"/>
              </w:divBdr>
            </w:div>
            <w:div w:id="1627541712">
              <w:marLeft w:val="0"/>
              <w:marRight w:val="0"/>
              <w:marTop w:val="0"/>
              <w:marBottom w:val="0"/>
              <w:divBdr>
                <w:top w:val="none" w:sz="0" w:space="0" w:color="auto"/>
                <w:left w:val="none" w:sz="0" w:space="0" w:color="auto"/>
                <w:bottom w:val="none" w:sz="0" w:space="0" w:color="auto"/>
                <w:right w:val="none" w:sz="0" w:space="0" w:color="auto"/>
              </w:divBdr>
            </w:div>
            <w:div w:id="1629554426">
              <w:marLeft w:val="0"/>
              <w:marRight w:val="0"/>
              <w:marTop w:val="0"/>
              <w:marBottom w:val="0"/>
              <w:divBdr>
                <w:top w:val="none" w:sz="0" w:space="0" w:color="auto"/>
                <w:left w:val="none" w:sz="0" w:space="0" w:color="auto"/>
                <w:bottom w:val="none" w:sz="0" w:space="0" w:color="auto"/>
                <w:right w:val="none" w:sz="0" w:space="0" w:color="auto"/>
              </w:divBdr>
            </w:div>
            <w:div w:id="1629697762">
              <w:marLeft w:val="0"/>
              <w:marRight w:val="0"/>
              <w:marTop w:val="0"/>
              <w:marBottom w:val="0"/>
              <w:divBdr>
                <w:top w:val="none" w:sz="0" w:space="0" w:color="auto"/>
                <w:left w:val="none" w:sz="0" w:space="0" w:color="auto"/>
                <w:bottom w:val="none" w:sz="0" w:space="0" w:color="auto"/>
                <w:right w:val="none" w:sz="0" w:space="0" w:color="auto"/>
              </w:divBdr>
            </w:div>
            <w:div w:id="1631354526">
              <w:marLeft w:val="0"/>
              <w:marRight w:val="0"/>
              <w:marTop w:val="0"/>
              <w:marBottom w:val="0"/>
              <w:divBdr>
                <w:top w:val="none" w:sz="0" w:space="0" w:color="auto"/>
                <w:left w:val="none" w:sz="0" w:space="0" w:color="auto"/>
                <w:bottom w:val="none" w:sz="0" w:space="0" w:color="auto"/>
                <w:right w:val="none" w:sz="0" w:space="0" w:color="auto"/>
              </w:divBdr>
            </w:div>
            <w:div w:id="1631747546">
              <w:marLeft w:val="0"/>
              <w:marRight w:val="0"/>
              <w:marTop w:val="0"/>
              <w:marBottom w:val="0"/>
              <w:divBdr>
                <w:top w:val="none" w:sz="0" w:space="0" w:color="auto"/>
                <w:left w:val="none" w:sz="0" w:space="0" w:color="auto"/>
                <w:bottom w:val="none" w:sz="0" w:space="0" w:color="auto"/>
                <w:right w:val="none" w:sz="0" w:space="0" w:color="auto"/>
              </w:divBdr>
            </w:div>
            <w:div w:id="1632050137">
              <w:marLeft w:val="0"/>
              <w:marRight w:val="0"/>
              <w:marTop w:val="0"/>
              <w:marBottom w:val="0"/>
              <w:divBdr>
                <w:top w:val="none" w:sz="0" w:space="0" w:color="auto"/>
                <w:left w:val="none" w:sz="0" w:space="0" w:color="auto"/>
                <w:bottom w:val="none" w:sz="0" w:space="0" w:color="auto"/>
                <w:right w:val="none" w:sz="0" w:space="0" w:color="auto"/>
              </w:divBdr>
            </w:div>
            <w:div w:id="1632247683">
              <w:marLeft w:val="0"/>
              <w:marRight w:val="0"/>
              <w:marTop w:val="0"/>
              <w:marBottom w:val="0"/>
              <w:divBdr>
                <w:top w:val="none" w:sz="0" w:space="0" w:color="auto"/>
                <w:left w:val="none" w:sz="0" w:space="0" w:color="auto"/>
                <w:bottom w:val="none" w:sz="0" w:space="0" w:color="auto"/>
                <w:right w:val="none" w:sz="0" w:space="0" w:color="auto"/>
              </w:divBdr>
            </w:div>
            <w:div w:id="1632440713">
              <w:marLeft w:val="0"/>
              <w:marRight w:val="0"/>
              <w:marTop w:val="0"/>
              <w:marBottom w:val="0"/>
              <w:divBdr>
                <w:top w:val="none" w:sz="0" w:space="0" w:color="auto"/>
                <w:left w:val="none" w:sz="0" w:space="0" w:color="auto"/>
                <w:bottom w:val="none" w:sz="0" w:space="0" w:color="auto"/>
                <w:right w:val="none" w:sz="0" w:space="0" w:color="auto"/>
              </w:divBdr>
            </w:div>
            <w:div w:id="1633705802">
              <w:marLeft w:val="0"/>
              <w:marRight w:val="0"/>
              <w:marTop w:val="0"/>
              <w:marBottom w:val="0"/>
              <w:divBdr>
                <w:top w:val="none" w:sz="0" w:space="0" w:color="auto"/>
                <w:left w:val="none" w:sz="0" w:space="0" w:color="auto"/>
                <w:bottom w:val="none" w:sz="0" w:space="0" w:color="auto"/>
                <w:right w:val="none" w:sz="0" w:space="0" w:color="auto"/>
              </w:divBdr>
            </w:div>
            <w:div w:id="1634556896">
              <w:marLeft w:val="0"/>
              <w:marRight w:val="0"/>
              <w:marTop w:val="0"/>
              <w:marBottom w:val="0"/>
              <w:divBdr>
                <w:top w:val="none" w:sz="0" w:space="0" w:color="auto"/>
                <w:left w:val="none" w:sz="0" w:space="0" w:color="auto"/>
                <w:bottom w:val="none" w:sz="0" w:space="0" w:color="auto"/>
                <w:right w:val="none" w:sz="0" w:space="0" w:color="auto"/>
              </w:divBdr>
            </w:div>
            <w:div w:id="1634752536">
              <w:marLeft w:val="0"/>
              <w:marRight w:val="0"/>
              <w:marTop w:val="0"/>
              <w:marBottom w:val="0"/>
              <w:divBdr>
                <w:top w:val="none" w:sz="0" w:space="0" w:color="auto"/>
                <w:left w:val="none" w:sz="0" w:space="0" w:color="auto"/>
                <w:bottom w:val="none" w:sz="0" w:space="0" w:color="auto"/>
                <w:right w:val="none" w:sz="0" w:space="0" w:color="auto"/>
              </w:divBdr>
            </w:div>
            <w:div w:id="1636525604">
              <w:marLeft w:val="0"/>
              <w:marRight w:val="0"/>
              <w:marTop w:val="0"/>
              <w:marBottom w:val="0"/>
              <w:divBdr>
                <w:top w:val="none" w:sz="0" w:space="0" w:color="auto"/>
                <w:left w:val="none" w:sz="0" w:space="0" w:color="auto"/>
                <w:bottom w:val="none" w:sz="0" w:space="0" w:color="auto"/>
                <w:right w:val="none" w:sz="0" w:space="0" w:color="auto"/>
              </w:divBdr>
            </w:div>
            <w:div w:id="1637836097">
              <w:marLeft w:val="0"/>
              <w:marRight w:val="0"/>
              <w:marTop w:val="0"/>
              <w:marBottom w:val="0"/>
              <w:divBdr>
                <w:top w:val="none" w:sz="0" w:space="0" w:color="auto"/>
                <w:left w:val="none" w:sz="0" w:space="0" w:color="auto"/>
                <w:bottom w:val="none" w:sz="0" w:space="0" w:color="auto"/>
                <w:right w:val="none" w:sz="0" w:space="0" w:color="auto"/>
              </w:divBdr>
            </w:div>
            <w:div w:id="1638291523">
              <w:marLeft w:val="0"/>
              <w:marRight w:val="0"/>
              <w:marTop w:val="0"/>
              <w:marBottom w:val="0"/>
              <w:divBdr>
                <w:top w:val="none" w:sz="0" w:space="0" w:color="auto"/>
                <w:left w:val="none" w:sz="0" w:space="0" w:color="auto"/>
                <w:bottom w:val="none" w:sz="0" w:space="0" w:color="auto"/>
                <w:right w:val="none" w:sz="0" w:space="0" w:color="auto"/>
              </w:divBdr>
            </w:div>
            <w:div w:id="1639140751">
              <w:marLeft w:val="0"/>
              <w:marRight w:val="0"/>
              <w:marTop w:val="0"/>
              <w:marBottom w:val="0"/>
              <w:divBdr>
                <w:top w:val="none" w:sz="0" w:space="0" w:color="auto"/>
                <w:left w:val="none" w:sz="0" w:space="0" w:color="auto"/>
                <w:bottom w:val="none" w:sz="0" w:space="0" w:color="auto"/>
                <w:right w:val="none" w:sz="0" w:space="0" w:color="auto"/>
              </w:divBdr>
            </w:div>
            <w:div w:id="1640185915">
              <w:marLeft w:val="0"/>
              <w:marRight w:val="0"/>
              <w:marTop w:val="0"/>
              <w:marBottom w:val="0"/>
              <w:divBdr>
                <w:top w:val="none" w:sz="0" w:space="0" w:color="auto"/>
                <w:left w:val="none" w:sz="0" w:space="0" w:color="auto"/>
                <w:bottom w:val="none" w:sz="0" w:space="0" w:color="auto"/>
                <w:right w:val="none" w:sz="0" w:space="0" w:color="auto"/>
              </w:divBdr>
            </w:div>
            <w:div w:id="1640722208">
              <w:marLeft w:val="0"/>
              <w:marRight w:val="0"/>
              <w:marTop w:val="0"/>
              <w:marBottom w:val="0"/>
              <w:divBdr>
                <w:top w:val="none" w:sz="0" w:space="0" w:color="auto"/>
                <w:left w:val="none" w:sz="0" w:space="0" w:color="auto"/>
                <w:bottom w:val="none" w:sz="0" w:space="0" w:color="auto"/>
                <w:right w:val="none" w:sz="0" w:space="0" w:color="auto"/>
              </w:divBdr>
            </w:div>
            <w:div w:id="1642075261">
              <w:marLeft w:val="0"/>
              <w:marRight w:val="0"/>
              <w:marTop w:val="0"/>
              <w:marBottom w:val="0"/>
              <w:divBdr>
                <w:top w:val="none" w:sz="0" w:space="0" w:color="auto"/>
                <w:left w:val="none" w:sz="0" w:space="0" w:color="auto"/>
                <w:bottom w:val="none" w:sz="0" w:space="0" w:color="auto"/>
                <w:right w:val="none" w:sz="0" w:space="0" w:color="auto"/>
              </w:divBdr>
            </w:div>
            <w:div w:id="1643852944">
              <w:marLeft w:val="0"/>
              <w:marRight w:val="0"/>
              <w:marTop w:val="0"/>
              <w:marBottom w:val="0"/>
              <w:divBdr>
                <w:top w:val="none" w:sz="0" w:space="0" w:color="auto"/>
                <w:left w:val="none" w:sz="0" w:space="0" w:color="auto"/>
                <w:bottom w:val="none" w:sz="0" w:space="0" w:color="auto"/>
                <w:right w:val="none" w:sz="0" w:space="0" w:color="auto"/>
              </w:divBdr>
            </w:div>
            <w:div w:id="1645042693">
              <w:marLeft w:val="0"/>
              <w:marRight w:val="0"/>
              <w:marTop w:val="0"/>
              <w:marBottom w:val="0"/>
              <w:divBdr>
                <w:top w:val="none" w:sz="0" w:space="0" w:color="auto"/>
                <w:left w:val="none" w:sz="0" w:space="0" w:color="auto"/>
                <w:bottom w:val="none" w:sz="0" w:space="0" w:color="auto"/>
                <w:right w:val="none" w:sz="0" w:space="0" w:color="auto"/>
              </w:divBdr>
            </w:div>
            <w:div w:id="1646740266">
              <w:marLeft w:val="0"/>
              <w:marRight w:val="0"/>
              <w:marTop w:val="0"/>
              <w:marBottom w:val="0"/>
              <w:divBdr>
                <w:top w:val="none" w:sz="0" w:space="0" w:color="auto"/>
                <w:left w:val="none" w:sz="0" w:space="0" w:color="auto"/>
                <w:bottom w:val="none" w:sz="0" w:space="0" w:color="auto"/>
                <w:right w:val="none" w:sz="0" w:space="0" w:color="auto"/>
              </w:divBdr>
            </w:div>
            <w:div w:id="1647125955">
              <w:marLeft w:val="0"/>
              <w:marRight w:val="0"/>
              <w:marTop w:val="0"/>
              <w:marBottom w:val="0"/>
              <w:divBdr>
                <w:top w:val="none" w:sz="0" w:space="0" w:color="auto"/>
                <w:left w:val="none" w:sz="0" w:space="0" w:color="auto"/>
                <w:bottom w:val="none" w:sz="0" w:space="0" w:color="auto"/>
                <w:right w:val="none" w:sz="0" w:space="0" w:color="auto"/>
              </w:divBdr>
            </w:div>
            <w:div w:id="1647277264">
              <w:marLeft w:val="0"/>
              <w:marRight w:val="0"/>
              <w:marTop w:val="0"/>
              <w:marBottom w:val="0"/>
              <w:divBdr>
                <w:top w:val="none" w:sz="0" w:space="0" w:color="auto"/>
                <w:left w:val="none" w:sz="0" w:space="0" w:color="auto"/>
                <w:bottom w:val="none" w:sz="0" w:space="0" w:color="auto"/>
                <w:right w:val="none" w:sz="0" w:space="0" w:color="auto"/>
              </w:divBdr>
            </w:div>
            <w:div w:id="1647658457">
              <w:marLeft w:val="0"/>
              <w:marRight w:val="0"/>
              <w:marTop w:val="0"/>
              <w:marBottom w:val="0"/>
              <w:divBdr>
                <w:top w:val="none" w:sz="0" w:space="0" w:color="auto"/>
                <w:left w:val="none" w:sz="0" w:space="0" w:color="auto"/>
                <w:bottom w:val="none" w:sz="0" w:space="0" w:color="auto"/>
                <w:right w:val="none" w:sz="0" w:space="0" w:color="auto"/>
              </w:divBdr>
            </w:div>
            <w:div w:id="1648048592">
              <w:marLeft w:val="0"/>
              <w:marRight w:val="0"/>
              <w:marTop w:val="0"/>
              <w:marBottom w:val="0"/>
              <w:divBdr>
                <w:top w:val="none" w:sz="0" w:space="0" w:color="auto"/>
                <w:left w:val="none" w:sz="0" w:space="0" w:color="auto"/>
                <w:bottom w:val="none" w:sz="0" w:space="0" w:color="auto"/>
                <w:right w:val="none" w:sz="0" w:space="0" w:color="auto"/>
              </w:divBdr>
            </w:div>
            <w:div w:id="1648319708">
              <w:marLeft w:val="0"/>
              <w:marRight w:val="0"/>
              <w:marTop w:val="0"/>
              <w:marBottom w:val="0"/>
              <w:divBdr>
                <w:top w:val="none" w:sz="0" w:space="0" w:color="auto"/>
                <w:left w:val="none" w:sz="0" w:space="0" w:color="auto"/>
                <w:bottom w:val="none" w:sz="0" w:space="0" w:color="auto"/>
                <w:right w:val="none" w:sz="0" w:space="0" w:color="auto"/>
              </w:divBdr>
            </w:div>
            <w:div w:id="1648508673">
              <w:marLeft w:val="0"/>
              <w:marRight w:val="0"/>
              <w:marTop w:val="0"/>
              <w:marBottom w:val="0"/>
              <w:divBdr>
                <w:top w:val="none" w:sz="0" w:space="0" w:color="auto"/>
                <w:left w:val="none" w:sz="0" w:space="0" w:color="auto"/>
                <w:bottom w:val="none" w:sz="0" w:space="0" w:color="auto"/>
                <w:right w:val="none" w:sz="0" w:space="0" w:color="auto"/>
              </w:divBdr>
            </w:div>
            <w:div w:id="1648780131">
              <w:marLeft w:val="0"/>
              <w:marRight w:val="0"/>
              <w:marTop w:val="0"/>
              <w:marBottom w:val="0"/>
              <w:divBdr>
                <w:top w:val="none" w:sz="0" w:space="0" w:color="auto"/>
                <w:left w:val="none" w:sz="0" w:space="0" w:color="auto"/>
                <w:bottom w:val="none" w:sz="0" w:space="0" w:color="auto"/>
                <w:right w:val="none" w:sz="0" w:space="0" w:color="auto"/>
              </w:divBdr>
            </w:div>
            <w:div w:id="1648897708">
              <w:marLeft w:val="0"/>
              <w:marRight w:val="0"/>
              <w:marTop w:val="0"/>
              <w:marBottom w:val="0"/>
              <w:divBdr>
                <w:top w:val="none" w:sz="0" w:space="0" w:color="auto"/>
                <w:left w:val="none" w:sz="0" w:space="0" w:color="auto"/>
                <w:bottom w:val="none" w:sz="0" w:space="0" w:color="auto"/>
                <w:right w:val="none" w:sz="0" w:space="0" w:color="auto"/>
              </w:divBdr>
            </w:div>
            <w:div w:id="1649359332">
              <w:marLeft w:val="0"/>
              <w:marRight w:val="0"/>
              <w:marTop w:val="0"/>
              <w:marBottom w:val="0"/>
              <w:divBdr>
                <w:top w:val="none" w:sz="0" w:space="0" w:color="auto"/>
                <w:left w:val="none" w:sz="0" w:space="0" w:color="auto"/>
                <w:bottom w:val="none" w:sz="0" w:space="0" w:color="auto"/>
                <w:right w:val="none" w:sz="0" w:space="0" w:color="auto"/>
              </w:divBdr>
            </w:div>
            <w:div w:id="1650209771">
              <w:marLeft w:val="0"/>
              <w:marRight w:val="0"/>
              <w:marTop w:val="0"/>
              <w:marBottom w:val="0"/>
              <w:divBdr>
                <w:top w:val="none" w:sz="0" w:space="0" w:color="auto"/>
                <w:left w:val="none" w:sz="0" w:space="0" w:color="auto"/>
                <w:bottom w:val="none" w:sz="0" w:space="0" w:color="auto"/>
                <w:right w:val="none" w:sz="0" w:space="0" w:color="auto"/>
              </w:divBdr>
            </w:div>
            <w:div w:id="1650790890">
              <w:marLeft w:val="0"/>
              <w:marRight w:val="0"/>
              <w:marTop w:val="0"/>
              <w:marBottom w:val="0"/>
              <w:divBdr>
                <w:top w:val="none" w:sz="0" w:space="0" w:color="auto"/>
                <w:left w:val="none" w:sz="0" w:space="0" w:color="auto"/>
                <w:bottom w:val="none" w:sz="0" w:space="0" w:color="auto"/>
                <w:right w:val="none" w:sz="0" w:space="0" w:color="auto"/>
              </w:divBdr>
            </w:div>
            <w:div w:id="1651518682">
              <w:marLeft w:val="0"/>
              <w:marRight w:val="0"/>
              <w:marTop w:val="0"/>
              <w:marBottom w:val="0"/>
              <w:divBdr>
                <w:top w:val="none" w:sz="0" w:space="0" w:color="auto"/>
                <w:left w:val="none" w:sz="0" w:space="0" w:color="auto"/>
                <w:bottom w:val="none" w:sz="0" w:space="0" w:color="auto"/>
                <w:right w:val="none" w:sz="0" w:space="0" w:color="auto"/>
              </w:divBdr>
            </w:div>
            <w:div w:id="1652901354">
              <w:marLeft w:val="0"/>
              <w:marRight w:val="0"/>
              <w:marTop w:val="0"/>
              <w:marBottom w:val="0"/>
              <w:divBdr>
                <w:top w:val="none" w:sz="0" w:space="0" w:color="auto"/>
                <w:left w:val="none" w:sz="0" w:space="0" w:color="auto"/>
                <w:bottom w:val="none" w:sz="0" w:space="0" w:color="auto"/>
                <w:right w:val="none" w:sz="0" w:space="0" w:color="auto"/>
              </w:divBdr>
            </w:div>
            <w:div w:id="1654943297">
              <w:marLeft w:val="0"/>
              <w:marRight w:val="0"/>
              <w:marTop w:val="0"/>
              <w:marBottom w:val="0"/>
              <w:divBdr>
                <w:top w:val="none" w:sz="0" w:space="0" w:color="auto"/>
                <w:left w:val="none" w:sz="0" w:space="0" w:color="auto"/>
                <w:bottom w:val="none" w:sz="0" w:space="0" w:color="auto"/>
                <w:right w:val="none" w:sz="0" w:space="0" w:color="auto"/>
              </w:divBdr>
            </w:div>
            <w:div w:id="1655135808">
              <w:marLeft w:val="0"/>
              <w:marRight w:val="0"/>
              <w:marTop w:val="0"/>
              <w:marBottom w:val="0"/>
              <w:divBdr>
                <w:top w:val="none" w:sz="0" w:space="0" w:color="auto"/>
                <w:left w:val="none" w:sz="0" w:space="0" w:color="auto"/>
                <w:bottom w:val="none" w:sz="0" w:space="0" w:color="auto"/>
                <w:right w:val="none" w:sz="0" w:space="0" w:color="auto"/>
              </w:divBdr>
            </w:div>
            <w:div w:id="1655406069">
              <w:marLeft w:val="0"/>
              <w:marRight w:val="0"/>
              <w:marTop w:val="0"/>
              <w:marBottom w:val="0"/>
              <w:divBdr>
                <w:top w:val="none" w:sz="0" w:space="0" w:color="auto"/>
                <w:left w:val="none" w:sz="0" w:space="0" w:color="auto"/>
                <w:bottom w:val="none" w:sz="0" w:space="0" w:color="auto"/>
                <w:right w:val="none" w:sz="0" w:space="0" w:color="auto"/>
              </w:divBdr>
            </w:div>
            <w:div w:id="1656228408">
              <w:marLeft w:val="0"/>
              <w:marRight w:val="0"/>
              <w:marTop w:val="0"/>
              <w:marBottom w:val="0"/>
              <w:divBdr>
                <w:top w:val="none" w:sz="0" w:space="0" w:color="auto"/>
                <w:left w:val="none" w:sz="0" w:space="0" w:color="auto"/>
                <w:bottom w:val="none" w:sz="0" w:space="0" w:color="auto"/>
                <w:right w:val="none" w:sz="0" w:space="0" w:color="auto"/>
              </w:divBdr>
            </w:div>
            <w:div w:id="1658262686">
              <w:marLeft w:val="0"/>
              <w:marRight w:val="0"/>
              <w:marTop w:val="0"/>
              <w:marBottom w:val="0"/>
              <w:divBdr>
                <w:top w:val="none" w:sz="0" w:space="0" w:color="auto"/>
                <w:left w:val="none" w:sz="0" w:space="0" w:color="auto"/>
                <w:bottom w:val="none" w:sz="0" w:space="0" w:color="auto"/>
                <w:right w:val="none" w:sz="0" w:space="0" w:color="auto"/>
              </w:divBdr>
            </w:div>
            <w:div w:id="1658681539">
              <w:marLeft w:val="0"/>
              <w:marRight w:val="0"/>
              <w:marTop w:val="0"/>
              <w:marBottom w:val="0"/>
              <w:divBdr>
                <w:top w:val="none" w:sz="0" w:space="0" w:color="auto"/>
                <w:left w:val="none" w:sz="0" w:space="0" w:color="auto"/>
                <w:bottom w:val="none" w:sz="0" w:space="0" w:color="auto"/>
                <w:right w:val="none" w:sz="0" w:space="0" w:color="auto"/>
              </w:divBdr>
            </w:div>
            <w:div w:id="1658683128">
              <w:marLeft w:val="0"/>
              <w:marRight w:val="0"/>
              <w:marTop w:val="0"/>
              <w:marBottom w:val="0"/>
              <w:divBdr>
                <w:top w:val="none" w:sz="0" w:space="0" w:color="auto"/>
                <w:left w:val="none" w:sz="0" w:space="0" w:color="auto"/>
                <w:bottom w:val="none" w:sz="0" w:space="0" w:color="auto"/>
                <w:right w:val="none" w:sz="0" w:space="0" w:color="auto"/>
              </w:divBdr>
            </w:div>
            <w:div w:id="1658729780">
              <w:marLeft w:val="0"/>
              <w:marRight w:val="0"/>
              <w:marTop w:val="0"/>
              <w:marBottom w:val="0"/>
              <w:divBdr>
                <w:top w:val="none" w:sz="0" w:space="0" w:color="auto"/>
                <w:left w:val="none" w:sz="0" w:space="0" w:color="auto"/>
                <w:bottom w:val="none" w:sz="0" w:space="0" w:color="auto"/>
                <w:right w:val="none" w:sz="0" w:space="0" w:color="auto"/>
              </w:divBdr>
            </w:div>
            <w:div w:id="1659306214">
              <w:marLeft w:val="0"/>
              <w:marRight w:val="0"/>
              <w:marTop w:val="0"/>
              <w:marBottom w:val="0"/>
              <w:divBdr>
                <w:top w:val="none" w:sz="0" w:space="0" w:color="auto"/>
                <w:left w:val="none" w:sz="0" w:space="0" w:color="auto"/>
                <w:bottom w:val="none" w:sz="0" w:space="0" w:color="auto"/>
                <w:right w:val="none" w:sz="0" w:space="0" w:color="auto"/>
              </w:divBdr>
            </w:div>
            <w:div w:id="1660770853">
              <w:marLeft w:val="0"/>
              <w:marRight w:val="0"/>
              <w:marTop w:val="0"/>
              <w:marBottom w:val="0"/>
              <w:divBdr>
                <w:top w:val="none" w:sz="0" w:space="0" w:color="auto"/>
                <w:left w:val="none" w:sz="0" w:space="0" w:color="auto"/>
                <w:bottom w:val="none" w:sz="0" w:space="0" w:color="auto"/>
                <w:right w:val="none" w:sz="0" w:space="0" w:color="auto"/>
              </w:divBdr>
            </w:div>
            <w:div w:id="1660772312">
              <w:marLeft w:val="0"/>
              <w:marRight w:val="0"/>
              <w:marTop w:val="0"/>
              <w:marBottom w:val="0"/>
              <w:divBdr>
                <w:top w:val="none" w:sz="0" w:space="0" w:color="auto"/>
                <w:left w:val="none" w:sz="0" w:space="0" w:color="auto"/>
                <w:bottom w:val="none" w:sz="0" w:space="0" w:color="auto"/>
                <w:right w:val="none" w:sz="0" w:space="0" w:color="auto"/>
              </w:divBdr>
            </w:div>
            <w:div w:id="1661227708">
              <w:marLeft w:val="0"/>
              <w:marRight w:val="0"/>
              <w:marTop w:val="0"/>
              <w:marBottom w:val="0"/>
              <w:divBdr>
                <w:top w:val="none" w:sz="0" w:space="0" w:color="auto"/>
                <w:left w:val="none" w:sz="0" w:space="0" w:color="auto"/>
                <w:bottom w:val="none" w:sz="0" w:space="0" w:color="auto"/>
                <w:right w:val="none" w:sz="0" w:space="0" w:color="auto"/>
              </w:divBdr>
            </w:div>
            <w:div w:id="1663197206">
              <w:marLeft w:val="0"/>
              <w:marRight w:val="0"/>
              <w:marTop w:val="0"/>
              <w:marBottom w:val="0"/>
              <w:divBdr>
                <w:top w:val="none" w:sz="0" w:space="0" w:color="auto"/>
                <w:left w:val="none" w:sz="0" w:space="0" w:color="auto"/>
                <w:bottom w:val="none" w:sz="0" w:space="0" w:color="auto"/>
                <w:right w:val="none" w:sz="0" w:space="0" w:color="auto"/>
              </w:divBdr>
            </w:div>
            <w:div w:id="1664118595">
              <w:marLeft w:val="0"/>
              <w:marRight w:val="0"/>
              <w:marTop w:val="0"/>
              <w:marBottom w:val="0"/>
              <w:divBdr>
                <w:top w:val="none" w:sz="0" w:space="0" w:color="auto"/>
                <w:left w:val="none" w:sz="0" w:space="0" w:color="auto"/>
                <w:bottom w:val="none" w:sz="0" w:space="0" w:color="auto"/>
                <w:right w:val="none" w:sz="0" w:space="0" w:color="auto"/>
              </w:divBdr>
            </w:div>
            <w:div w:id="1664814162">
              <w:marLeft w:val="0"/>
              <w:marRight w:val="0"/>
              <w:marTop w:val="0"/>
              <w:marBottom w:val="0"/>
              <w:divBdr>
                <w:top w:val="none" w:sz="0" w:space="0" w:color="auto"/>
                <w:left w:val="none" w:sz="0" w:space="0" w:color="auto"/>
                <w:bottom w:val="none" w:sz="0" w:space="0" w:color="auto"/>
                <w:right w:val="none" w:sz="0" w:space="0" w:color="auto"/>
              </w:divBdr>
            </w:div>
            <w:div w:id="1666126009">
              <w:marLeft w:val="0"/>
              <w:marRight w:val="0"/>
              <w:marTop w:val="0"/>
              <w:marBottom w:val="0"/>
              <w:divBdr>
                <w:top w:val="none" w:sz="0" w:space="0" w:color="auto"/>
                <w:left w:val="none" w:sz="0" w:space="0" w:color="auto"/>
                <w:bottom w:val="none" w:sz="0" w:space="0" w:color="auto"/>
                <w:right w:val="none" w:sz="0" w:space="0" w:color="auto"/>
              </w:divBdr>
            </w:div>
            <w:div w:id="1667248148">
              <w:marLeft w:val="0"/>
              <w:marRight w:val="0"/>
              <w:marTop w:val="0"/>
              <w:marBottom w:val="0"/>
              <w:divBdr>
                <w:top w:val="none" w:sz="0" w:space="0" w:color="auto"/>
                <w:left w:val="none" w:sz="0" w:space="0" w:color="auto"/>
                <w:bottom w:val="none" w:sz="0" w:space="0" w:color="auto"/>
                <w:right w:val="none" w:sz="0" w:space="0" w:color="auto"/>
              </w:divBdr>
            </w:div>
            <w:div w:id="1668709426">
              <w:marLeft w:val="0"/>
              <w:marRight w:val="0"/>
              <w:marTop w:val="0"/>
              <w:marBottom w:val="0"/>
              <w:divBdr>
                <w:top w:val="none" w:sz="0" w:space="0" w:color="auto"/>
                <w:left w:val="none" w:sz="0" w:space="0" w:color="auto"/>
                <w:bottom w:val="none" w:sz="0" w:space="0" w:color="auto"/>
                <w:right w:val="none" w:sz="0" w:space="0" w:color="auto"/>
              </w:divBdr>
            </w:div>
            <w:div w:id="1670130418">
              <w:marLeft w:val="0"/>
              <w:marRight w:val="0"/>
              <w:marTop w:val="0"/>
              <w:marBottom w:val="0"/>
              <w:divBdr>
                <w:top w:val="none" w:sz="0" w:space="0" w:color="auto"/>
                <w:left w:val="none" w:sz="0" w:space="0" w:color="auto"/>
                <w:bottom w:val="none" w:sz="0" w:space="0" w:color="auto"/>
                <w:right w:val="none" w:sz="0" w:space="0" w:color="auto"/>
              </w:divBdr>
            </w:div>
            <w:div w:id="1671299896">
              <w:marLeft w:val="0"/>
              <w:marRight w:val="0"/>
              <w:marTop w:val="0"/>
              <w:marBottom w:val="0"/>
              <w:divBdr>
                <w:top w:val="none" w:sz="0" w:space="0" w:color="auto"/>
                <w:left w:val="none" w:sz="0" w:space="0" w:color="auto"/>
                <w:bottom w:val="none" w:sz="0" w:space="0" w:color="auto"/>
                <w:right w:val="none" w:sz="0" w:space="0" w:color="auto"/>
              </w:divBdr>
            </w:div>
            <w:div w:id="1673677686">
              <w:marLeft w:val="0"/>
              <w:marRight w:val="0"/>
              <w:marTop w:val="0"/>
              <w:marBottom w:val="0"/>
              <w:divBdr>
                <w:top w:val="none" w:sz="0" w:space="0" w:color="auto"/>
                <w:left w:val="none" w:sz="0" w:space="0" w:color="auto"/>
                <w:bottom w:val="none" w:sz="0" w:space="0" w:color="auto"/>
                <w:right w:val="none" w:sz="0" w:space="0" w:color="auto"/>
              </w:divBdr>
            </w:div>
            <w:div w:id="1675572362">
              <w:marLeft w:val="0"/>
              <w:marRight w:val="0"/>
              <w:marTop w:val="0"/>
              <w:marBottom w:val="0"/>
              <w:divBdr>
                <w:top w:val="none" w:sz="0" w:space="0" w:color="auto"/>
                <w:left w:val="none" w:sz="0" w:space="0" w:color="auto"/>
                <w:bottom w:val="none" w:sz="0" w:space="0" w:color="auto"/>
                <w:right w:val="none" w:sz="0" w:space="0" w:color="auto"/>
              </w:divBdr>
            </w:div>
            <w:div w:id="1676804123">
              <w:marLeft w:val="0"/>
              <w:marRight w:val="0"/>
              <w:marTop w:val="0"/>
              <w:marBottom w:val="0"/>
              <w:divBdr>
                <w:top w:val="none" w:sz="0" w:space="0" w:color="auto"/>
                <w:left w:val="none" w:sz="0" w:space="0" w:color="auto"/>
                <w:bottom w:val="none" w:sz="0" w:space="0" w:color="auto"/>
                <w:right w:val="none" w:sz="0" w:space="0" w:color="auto"/>
              </w:divBdr>
            </w:div>
            <w:div w:id="1677800691">
              <w:marLeft w:val="0"/>
              <w:marRight w:val="0"/>
              <w:marTop w:val="0"/>
              <w:marBottom w:val="0"/>
              <w:divBdr>
                <w:top w:val="none" w:sz="0" w:space="0" w:color="auto"/>
                <w:left w:val="none" w:sz="0" w:space="0" w:color="auto"/>
                <w:bottom w:val="none" w:sz="0" w:space="0" w:color="auto"/>
                <w:right w:val="none" w:sz="0" w:space="0" w:color="auto"/>
              </w:divBdr>
            </w:div>
            <w:div w:id="1678532128">
              <w:marLeft w:val="0"/>
              <w:marRight w:val="0"/>
              <w:marTop w:val="0"/>
              <w:marBottom w:val="0"/>
              <w:divBdr>
                <w:top w:val="none" w:sz="0" w:space="0" w:color="auto"/>
                <w:left w:val="none" w:sz="0" w:space="0" w:color="auto"/>
                <w:bottom w:val="none" w:sz="0" w:space="0" w:color="auto"/>
                <w:right w:val="none" w:sz="0" w:space="0" w:color="auto"/>
              </w:divBdr>
            </w:div>
            <w:div w:id="1679692068">
              <w:marLeft w:val="0"/>
              <w:marRight w:val="0"/>
              <w:marTop w:val="0"/>
              <w:marBottom w:val="0"/>
              <w:divBdr>
                <w:top w:val="none" w:sz="0" w:space="0" w:color="auto"/>
                <w:left w:val="none" w:sz="0" w:space="0" w:color="auto"/>
                <w:bottom w:val="none" w:sz="0" w:space="0" w:color="auto"/>
                <w:right w:val="none" w:sz="0" w:space="0" w:color="auto"/>
              </w:divBdr>
            </w:div>
            <w:div w:id="1680739013">
              <w:marLeft w:val="0"/>
              <w:marRight w:val="0"/>
              <w:marTop w:val="0"/>
              <w:marBottom w:val="0"/>
              <w:divBdr>
                <w:top w:val="none" w:sz="0" w:space="0" w:color="auto"/>
                <w:left w:val="none" w:sz="0" w:space="0" w:color="auto"/>
                <w:bottom w:val="none" w:sz="0" w:space="0" w:color="auto"/>
                <w:right w:val="none" w:sz="0" w:space="0" w:color="auto"/>
              </w:divBdr>
            </w:div>
            <w:div w:id="1681543522">
              <w:marLeft w:val="0"/>
              <w:marRight w:val="0"/>
              <w:marTop w:val="0"/>
              <w:marBottom w:val="0"/>
              <w:divBdr>
                <w:top w:val="none" w:sz="0" w:space="0" w:color="auto"/>
                <w:left w:val="none" w:sz="0" w:space="0" w:color="auto"/>
                <w:bottom w:val="none" w:sz="0" w:space="0" w:color="auto"/>
                <w:right w:val="none" w:sz="0" w:space="0" w:color="auto"/>
              </w:divBdr>
            </w:div>
            <w:div w:id="1683623116">
              <w:marLeft w:val="0"/>
              <w:marRight w:val="0"/>
              <w:marTop w:val="0"/>
              <w:marBottom w:val="0"/>
              <w:divBdr>
                <w:top w:val="none" w:sz="0" w:space="0" w:color="auto"/>
                <w:left w:val="none" w:sz="0" w:space="0" w:color="auto"/>
                <w:bottom w:val="none" w:sz="0" w:space="0" w:color="auto"/>
                <w:right w:val="none" w:sz="0" w:space="0" w:color="auto"/>
              </w:divBdr>
            </w:div>
            <w:div w:id="1684354619">
              <w:marLeft w:val="0"/>
              <w:marRight w:val="0"/>
              <w:marTop w:val="0"/>
              <w:marBottom w:val="0"/>
              <w:divBdr>
                <w:top w:val="none" w:sz="0" w:space="0" w:color="auto"/>
                <w:left w:val="none" w:sz="0" w:space="0" w:color="auto"/>
                <w:bottom w:val="none" w:sz="0" w:space="0" w:color="auto"/>
                <w:right w:val="none" w:sz="0" w:space="0" w:color="auto"/>
              </w:divBdr>
            </w:div>
            <w:div w:id="1684627972">
              <w:marLeft w:val="0"/>
              <w:marRight w:val="0"/>
              <w:marTop w:val="0"/>
              <w:marBottom w:val="0"/>
              <w:divBdr>
                <w:top w:val="none" w:sz="0" w:space="0" w:color="auto"/>
                <w:left w:val="none" w:sz="0" w:space="0" w:color="auto"/>
                <w:bottom w:val="none" w:sz="0" w:space="0" w:color="auto"/>
                <w:right w:val="none" w:sz="0" w:space="0" w:color="auto"/>
              </w:divBdr>
            </w:div>
            <w:div w:id="1685009887">
              <w:marLeft w:val="0"/>
              <w:marRight w:val="0"/>
              <w:marTop w:val="0"/>
              <w:marBottom w:val="0"/>
              <w:divBdr>
                <w:top w:val="none" w:sz="0" w:space="0" w:color="auto"/>
                <w:left w:val="none" w:sz="0" w:space="0" w:color="auto"/>
                <w:bottom w:val="none" w:sz="0" w:space="0" w:color="auto"/>
                <w:right w:val="none" w:sz="0" w:space="0" w:color="auto"/>
              </w:divBdr>
            </w:div>
            <w:div w:id="1687518698">
              <w:marLeft w:val="0"/>
              <w:marRight w:val="0"/>
              <w:marTop w:val="0"/>
              <w:marBottom w:val="0"/>
              <w:divBdr>
                <w:top w:val="none" w:sz="0" w:space="0" w:color="auto"/>
                <w:left w:val="none" w:sz="0" w:space="0" w:color="auto"/>
                <w:bottom w:val="none" w:sz="0" w:space="0" w:color="auto"/>
                <w:right w:val="none" w:sz="0" w:space="0" w:color="auto"/>
              </w:divBdr>
            </w:div>
            <w:div w:id="1687757054">
              <w:marLeft w:val="0"/>
              <w:marRight w:val="0"/>
              <w:marTop w:val="0"/>
              <w:marBottom w:val="0"/>
              <w:divBdr>
                <w:top w:val="none" w:sz="0" w:space="0" w:color="auto"/>
                <w:left w:val="none" w:sz="0" w:space="0" w:color="auto"/>
                <w:bottom w:val="none" w:sz="0" w:space="0" w:color="auto"/>
                <w:right w:val="none" w:sz="0" w:space="0" w:color="auto"/>
              </w:divBdr>
            </w:div>
            <w:div w:id="1688632750">
              <w:marLeft w:val="0"/>
              <w:marRight w:val="0"/>
              <w:marTop w:val="0"/>
              <w:marBottom w:val="0"/>
              <w:divBdr>
                <w:top w:val="none" w:sz="0" w:space="0" w:color="auto"/>
                <w:left w:val="none" w:sz="0" w:space="0" w:color="auto"/>
                <w:bottom w:val="none" w:sz="0" w:space="0" w:color="auto"/>
                <w:right w:val="none" w:sz="0" w:space="0" w:color="auto"/>
              </w:divBdr>
            </w:div>
            <w:div w:id="1688940810">
              <w:marLeft w:val="0"/>
              <w:marRight w:val="0"/>
              <w:marTop w:val="0"/>
              <w:marBottom w:val="0"/>
              <w:divBdr>
                <w:top w:val="none" w:sz="0" w:space="0" w:color="auto"/>
                <w:left w:val="none" w:sz="0" w:space="0" w:color="auto"/>
                <w:bottom w:val="none" w:sz="0" w:space="0" w:color="auto"/>
                <w:right w:val="none" w:sz="0" w:space="0" w:color="auto"/>
              </w:divBdr>
            </w:div>
            <w:div w:id="1689061416">
              <w:marLeft w:val="0"/>
              <w:marRight w:val="0"/>
              <w:marTop w:val="0"/>
              <w:marBottom w:val="0"/>
              <w:divBdr>
                <w:top w:val="none" w:sz="0" w:space="0" w:color="auto"/>
                <w:left w:val="none" w:sz="0" w:space="0" w:color="auto"/>
                <w:bottom w:val="none" w:sz="0" w:space="0" w:color="auto"/>
                <w:right w:val="none" w:sz="0" w:space="0" w:color="auto"/>
              </w:divBdr>
            </w:div>
            <w:div w:id="1689062299">
              <w:marLeft w:val="0"/>
              <w:marRight w:val="0"/>
              <w:marTop w:val="0"/>
              <w:marBottom w:val="0"/>
              <w:divBdr>
                <w:top w:val="none" w:sz="0" w:space="0" w:color="auto"/>
                <w:left w:val="none" w:sz="0" w:space="0" w:color="auto"/>
                <w:bottom w:val="none" w:sz="0" w:space="0" w:color="auto"/>
                <w:right w:val="none" w:sz="0" w:space="0" w:color="auto"/>
              </w:divBdr>
            </w:div>
            <w:div w:id="1690522567">
              <w:marLeft w:val="0"/>
              <w:marRight w:val="0"/>
              <w:marTop w:val="0"/>
              <w:marBottom w:val="0"/>
              <w:divBdr>
                <w:top w:val="none" w:sz="0" w:space="0" w:color="auto"/>
                <w:left w:val="none" w:sz="0" w:space="0" w:color="auto"/>
                <w:bottom w:val="none" w:sz="0" w:space="0" w:color="auto"/>
                <w:right w:val="none" w:sz="0" w:space="0" w:color="auto"/>
              </w:divBdr>
            </w:div>
            <w:div w:id="1692486311">
              <w:marLeft w:val="0"/>
              <w:marRight w:val="0"/>
              <w:marTop w:val="0"/>
              <w:marBottom w:val="0"/>
              <w:divBdr>
                <w:top w:val="none" w:sz="0" w:space="0" w:color="auto"/>
                <w:left w:val="none" w:sz="0" w:space="0" w:color="auto"/>
                <w:bottom w:val="none" w:sz="0" w:space="0" w:color="auto"/>
                <w:right w:val="none" w:sz="0" w:space="0" w:color="auto"/>
              </w:divBdr>
            </w:div>
            <w:div w:id="1692563870">
              <w:marLeft w:val="0"/>
              <w:marRight w:val="0"/>
              <w:marTop w:val="0"/>
              <w:marBottom w:val="0"/>
              <w:divBdr>
                <w:top w:val="none" w:sz="0" w:space="0" w:color="auto"/>
                <w:left w:val="none" w:sz="0" w:space="0" w:color="auto"/>
                <w:bottom w:val="none" w:sz="0" w:space="0" w:color="auto"/>
                <w:right w:val="none" w:sz="0" w:space="0" w:color="auto"/>
              </w:divBdr>
            </w:div>
            <w:div w:id="1693801611">
              <w:marLeft w:val="0"/>
              <w:marRight w:val="0"/>
              <w:marTop w:val="0"/>
              <w:marBottom w:val="0"/>
              <w:divBdr>
                <w:top w:val="none" w:sz="0" w:space="0" w:color="auto"/>
                <w:left w:val="none" w:sz="0" w:space="0" w:color="auto"/>
                <w:bottom w:val="none" w:sz="0" w:space="0" w:color="auto"/>
                <w:right w:val="none" w:sz="0" w:space="0" w:color="auto"/>
              </w:divBdr>
            </w:div>
            <w:div w:id="1697458957">
              <w:marLeft w:val="0"/>
              <w:marRight w:val="0"/>
              <w:marTop w:val="0"/>
              <w:marBottom w:val="0"/>
              <w:divBdr>
                <w:top w:val="none" w:sz="0" w:space="0" w:color="auto"/>
                <w:left w:val="none" w:sz="0" w:space="0" w:color="auto"/>
                <w:bottom w:val="none" w:sz="0" w:space="0" w:color="auto"/>
                <w:right w:val="none" w:sz="0" w:space="0" w:color="auto"/>
              </w:divBdr>
            </w:div>
            <w:div w:id="1698775033">
              <w:marLeft w:val="0"/>
              <w:marRight w:val="0"/>
              <w:marTop w:val="0"/>
              <w:marBottom w:val="0"/>
              <w:divBdr>
                <w:top w:val="none" w:sz="0" w:space="0" w:color="auto"/>
                <w:left w:val="none" w:sz="0" w:space="0" w:color="auto"/>
                <w:bottom w:val="none" w:sz="0" w:space="0" w:color="auto"/>
                <w:right w:val="none" w:sz="0" w:space="0" w:color="auto"/>
              </w:divBdr>
            </w:div>
            <w:div w:id="1700427990">
              <w:marLeft w:val="0"/>
              <w:marRight w:val="0"/>
              <w:marTop w:val="0"/>
              <w:marBottom w:val="0"/>
              <w:divBdr>
                <w:top w:val="none" w:sz="0" w:space="0" w:color="auto"/>
                <w:left w:val="none" w:sz="0" w:space="0" w:color="auto"/>
                <w:bottom w:val="none" w:sz="0" w:space="0" w:color="auto"/>
                <w:right w:val="none" w:sz="0" w:space="0" w:color="auto"/>
              </w:divBdr>
            </w:div>
            <w:div w:id="1700473288">
              <w:marLeft w:val="0"/>
              <w:marRight w:val="0"/>
              <w:marTop w:val="0"/>
              <w:marBottom w:val="0"/>
              <w:divBdr>
                <w:top w:val="none" w:sz="0" w:space="0" w:color="auto"/>
                <w:left w:val="none" w:sz="0" w:space="0" w:color="auto"/>
                <w:bottom w:val="none" w:sz="0" w:space="0" w:color="auto"/>
                <w:right w:val="none" w:sz="0" w:space="0" w:color="auto"/>
              </w:divBdr>
            </w:div>
            <w:div w:id="1700740624">
              <w:marLeft w:val="0"/>
              <w:marRight w:val="0"/>
              <w:marTop w:val="0"/>
              <w:marBottom w:val="0"/>
              <w:divBdr>
                <w:top w:val="none" w:sz="0" w:space="0" w:color="auto"/>
                <w:left w:val="none" w:sz="0" w:space="0" w:color="auto"/>
                <w:bottom w:val="none" w:sz="0" w:space="0" w:color="auto"/>
                <w:right w:val="none" w:sz="0" w:space="0" w:color="auto"/>
              </w:divBdr>
            </w:div>
            <w:div w:id="1702585326">
              <w:marLeft w:val="0"/>
              <w:marRight w:val="0"/>
              <w:marTop w:val="0"/>
              <w:marBottom w:val="0"/>
              <w:divBdr>
                <w:top w:val="none" w:sz="0" w:space="0" w:color="auto"/>
                <w:left w:val="none" w:sz="0" w:space="0" w:color="auto"/>
                <w:bottom w:val="none" w:sz="0" w:space="0" w:color="auto"/>
                <w:right w:val="none" w:sz="0" w:space="0" w:color="auto"/>
              </w:divBdr>
            </w:div>
            <w:div w:id="1702634411">
              <w:marLeft w:val="0"/>
              <w:marRight w:val="0"/>
              <w:marTop w:val="0"/>
              <w:marBottom w:val="0"/>
              <w:divBdr>
                <w:top w:val="none" w:sz="0" w:space="0" w:color="auto"/>
                <w:left w:val="none" w:sz="0" w:space="0" w:color="auto"/>
                <w:bottom w:val="none" w:sz="0" w:space="0" w:color="auto"/>
                <w:right w:val="none" w:sz="0" w:space="0" w:color="auto"/>
              </w:divBdr>
            </w:div>
            <w:div w:id="1703819583">
              <w:marLeft w:val="0"/>
              <w:marRight w:val="0"/>
              <w:marTop w:val="0"/>
              <w:marBottom w:val="0"/>
              <w:divBdr>
                <w:top w:val="none" w:sz="0" w:space="0" w:color="auto"/>
                <w:left w:val="none" w:sz="0" w:space="0" w:color="auto"/>
                <w:bottom w:val="none" w:sz="0" w:space="0" w:color="auto"/>
                <w:right w:val="none" w:sz="0" w:space="0" w:color="auto"/>
              </w:divBdr>
            </w:div>
            <w:div w:id="1704480831">
              <w:marLeft w:val="0"/>
              <w:marRight w:val="0"/>
              <w:marTop w:val="0"/>
              <w:marBottom w:val="0"/>
              <w:divBdr>
                <w:top w:val="none" w:sz="0" w:space="0" w:color="auto"/>
                <w:left w:val="none" w:sz="0" w:space="0" w:color="auto"/>
                <w:bottom w:val="none" w:sz="0" w:space="0" w:color="auto"/>
                <w:right w:val="none" w:sz="0" w:space="0" w:color="auto"/>
              </w:divBdr>
            </w:div>
            <w:div w:id="1704788818">
              <w:marLeft w:val="0"/>
              <w:marRight w:val="0"/>
              <w:marTop w:val="0"/>
              <w:marBottom w:val="0"/>
              <w:divBdr>
                <w:top w:val="none" w:sz="0" w:space="0" w:color="auto"/>
                <w:left w:val="none" w:sz="0" w:space="0" w:color="auto"/>
                <w:bottom w:val="none" w:sz="0" w:space="0" w:color="auto"/>
                <w:right w:val="none" w:sz="0" w:space="0" w:color="auto"/>
              </w:divBdr>
            </w:div>
            <w:div w:id="1704792813">
              <w:marLeft w:val="0"/>
              <w:marRight w:val="0"/>
              <w:marTop w:val="0"/>
              <w:marBottom w:val="0"/>
              <w:divBdr>
                <w:top w:val="none" w:sz="0" w:space="0" w:color="auto"/>
                <w:left w:val="none" w:sz="0" w:space="0" w:color="auto"/>
                <w:bottom w:val="none" w:sz="0" w:space="0" w:color="auto"/>
                <w:right w:val="none" w:sz="0" w:space="0" w:color="auto"/>
              </w:divBdr>
            </w:div>
            <w:div w:id="1705447691">
              <w:marLeft w:val="0"/>
              <w:marRight w:val="0"/>
              <w:marTop w:val="0"/>
              <w:marBottom w:val="0"/>
              <w:divBdr>
                <w:top w:val="none" w:sz="0" w:space="0" w:color="auto"/>
                <w:left w:val="none" w:sz="0" w:space="0" w:color="auto"/>
                <w:bottom w:val="none" w:sz="0" w:space="0" w:color="auto"/>
                <w:right w:val="none" w:sz="0" w:space="0" w:color="auto"/>
              </w:divBdr>
            </w:div>
            <w:div w:id="1705448335">
              <w:marLeft w:val="0"/>
              <w:marRight w:val="0"/>
              <w:marTop w:val="0"/>
              <w:marBottom w:val="0"/>
              <w:divBdr>
                <w:top w:val="none" w:sz="0" w:space="0" w:color="auto"/>
                <w:left w:val="none" w:sz="0" w:space="0" w:color="auto"/>
                <w:bottom w:val="none" w:sz="0" w:space="0" w:color="auto"/>
                <w:right w:val="none" w:sz="0" w:space="0" w:color="auto"/>
              </w:divBdr>
            </w:div>
            <w:div w:id="1706910102">
              <w:marLeft w:val="0"/>
              <w:marRight w:val="0"/>
              <w:marTop w:val="0"/>
              <w:marBottom w:val="0"/>
              <w:divBdr>
                <w:top w:val="none" w:sz="0" w:space="0" w:color="auto"/>
                <w:left w:val="none" w:sz="0" w:space="0" w:color="auto"/>
                <w:bottom w:val="none" w:sz="0" w:space="0" w:color="auto"/>
                <w:right w:val="none" w:sz="0" w:space="0" w:color="auto"/>
              </w:divBdr>
            </w:div>
            <w:div w:id="1707179150">
              <w:marLeft w:val="0"/>
              <w:marRight w:val="0"/>
              <w:marTop w:val="0"/>
              <w:marBottom w:val="0"/>
              <w:divBdr>
                <w:top w:val="none" w:sz="0" w:space="0" w:color="auto"/>
                <w:left w:val="none" w:sz="0" w:space="0" w:color="auto"/>
                <w:bottom w:val="none" w:sz="0" w:space="0" w:color="auto"/>
                <w:right w:val="none" w:sz="0" w:space="0" w:color="auto"/>
              </w:divBdr>
            </w:div>
            <w:div w:id="1710297094">
              <w:marLeft w:val="0"/>
              <w:marRight w:val="0"/>
              <w:marTop w:val="0"/>
              <w:marBottom w:val="0"/>
              <w:divBdr>
                <w:top w:val="none" w:sz="0" w:space="0" w:color="auto"/>
                <w:left w:val="none" w:sz="0" w:space="0" w:color="auto"/>
                <w:bottom w:val="none" w:sz="0" w:space="0" w:color="auto"/>
                <w:right w:val="none" w:sz="0" w:space="0" w:color="auto"/>
              </w:divBdr>
            </w:div>
            <w:div w:id="1710911862">
              <w:marLeft w:val="0"/>
              <w:marRight w:val="0"/>
              <w:marTop w:val="0"/>
              <w:marBottom w:val="0"/>
              <w:divBdr>
                <w:top w:val="none" w:sz="0" w:space="0" w:color="auto"/>
                <w:left w:val="none" w:sz="0" w:space="0" w:color="auto"/>
                <w:bottom w:val="none" w:sz="0" w:space="0" w:color="auto"/>
                <w:right w:val="none" w:sz="0" w:space="0" w:color="auto"/>
              </w:divBdr>
            </w:div>
            <w:div w:id="1710951782">
              <w:marLeft w:val="0"/>
              <w:marRight w:val="0"/>
              <w:marTop w:val="0"/>
              <w:marBottom w:val="0"/>
              <w:divBdr>
                <w:top w:val="none" w:sz="0" w:space="0" w:color="auto"/>
                <w:left w:val="none" w:sz="0" w:space="0" w:color="auto"/>
                <w:bottom w:val="none" w:sz="0" w:space="0" w:color="auto"/>
                <w:right w:val="none" w:sz="0" w:space="0" w:color="auto"/>
              </w:divBdr>
            </w:div>
            <w:div w:id="1711566295">
              <w:marLeft w:val="0"/>
              <w:marRight w:val="0"/>
              <w:marTop w:val="0"/>
              <w:marBottom w:val="0"/>
              <w:divBdr>
                <w:top w:val="none" w:sz="0" w:space="0" w:color="auto"/>
                <w:left w:val="none" w:sz="0" w:space="0" w:color="auto"/>
                <w:bottom w:val="none" w:sz="0" w:space="0" w:color="auto"/>
                <w:right w:val="none" w:sz="0" w:space="0" w:color="auto"/>
              </w:divBdr>
            </w:div>
            <w:div w:id="1712532430">
              <w:marLeft w:val="0"/>
              <w:marRight w:val="0"/>
              <w:marTop w:val="0"/>
              <w:marBottom w:val="0"/>
              <w:divBdr>
                <w:top w:val="none" w:sz="0" w:space="0" w:color="auto"/>
                <w:left w:val="none" w:sz="0" w:space="0" w:color="auto"/>
                <w:bottom w:val="none" w:sz="0" w:space="0" w:color="auto"/>
                <w:right w:val="none" w:sz="0" w:space="0" w:color="auto"/>
              </w:divBdr>
            </w:div>
            <w:div w:id="1713266566">
              <w:marLeft w:val="0"/>
              <w:marRight w:val="0"/>
              <w:marTop w:val="0"/>
              <w:marBottom w:val="0"/>
              <w:divBdr>
                <w:top w:val="none" w:sz="0" w:space="0" w:color="auto"/>
                <w:left w:val="none" w:sz="0" w:space="0" w:color="auto"/>
                <w:bottom w:val="none" w:sz="0" w:space="0" w:color="auto"/>
                <w:right w:val="none" w:sz="0" w:space="0" w:color="auto"/>
              </w:divBdr>
            </w:div>
            <w:div w:id="1713648471">
              <w:marLeft w:val="0"/>
              <w:marRight w:val="0"/>
              <w:marTop w:val="0"/>
              <w:marBottom w:val="0"/>
              <w:divBdr>
                <w:top w:val="none" w:sz="0" w:space="0" w:color="auto"/>
                <w:left w:val="none" w:sz="0" w:space="0" w:color="auto"/>
                <w:bottom w:val="none" w:sz="0" w:space="0" w:color="auto"/>
                <w:right w:val="none" w:sz="0" w:space="0" w:color="auto"/>
              </w:divBdr>
            </w:div>
            <w:div w:id="1714377688">
              <w:marLeft w:val="0"/>
              <w:marRight w:val="0"/>
              <w:marTop w:val="0"/>
              <w:marBottom w:val="0"/>
              <w:divBdr>
                <w:top w:val="none" w:sz="0" w:space="0" w:color="auto"/>
                <w:left w:val="none" w:sz="0" w:space="0" w:color="auto"/>
                <w:bottom w:val="none" w:sz="0" w:space="0" w:color="auto"/>
                <w:right w:val="none" w:sz="0" w:space="0" w:color="auto"/>
              </w:divBdr>
            </w:div>
            <w:div w:id="1716467852">
              <w:marLeft w:val="0"/>
              <w:marRight w:val="0"/>
              <w:marTop w:val="0"/>
              <w:marBottom w:val="0"/>
              <w:divBdr>
                <w:top w:val="none" w:sz="0" w:space="0" w:color="auto"/>
                <w:left w:val="none" w:sz="0" w:space="0" w:color="auto"/>
                <w:bottom w:val="none" w:sz="0" w:space="0" w:color="auto"/>
                <w:right w:val="none" w:sz="0" w:space="0" w:color="auto"/>
              </w:divBdr>
            </w:div>
            <w:div w:id="1716657881">
              <w:marLeft w:val="0"/>
              <w:marRight w:val="0"/>
              <w:marTop w:val="0"/>
              <w:marBottom w:val="0"/>
              <w:divBdr>
                <w:top w:val="none" w:sz="0" w:space="0" w:color="auto"/>
                <w:left w:val="none" w:sz="0" w:space="0" w:color="auto"/>
                <w:bottom w:val="none" w:sz="0" w:space="0" w:color="auto"/>
                <w:right w:val="none" w:sz="0" w:space="0" w:color="auto"/>
              </w:divBdr>
            </w:div>
            <w:div w:id="1717462237">
              <w:marLeft w:val="0"/>
              <w:marRight w:val="0"/>
              <w:marTop w:val="0"/>
              <w:marBottom w:val="0"/>
              <w:divBdr>
                <w:top w:val="none" w:sz="0" w:space="0" w:color="auto"/>
                <w:left w:val="none" w:sz="0" w:space="0" w:color="auto"/>
                <w:bottom w:val="none" w:sz="0" w:space="0" w:color="auto"/>
                <w:right w:val="none" w:sz="0" w:space="0" w:color="auto"/>
              </w:divBdr>
            </w:div>
            <w:div w:id="1718045022">
              <w:marLeft w:val="0"/>
              <w:marRight w:val="0"/>
              <w:marTop w:val="0"/>
              <w:marBottom w:val="0"/>
              <w:divBdr>
                <w:top w:val="none" w:sz="0" w:space="0" w:color="auto"/>
                <w:left w:val="none" w:sz="0" w:space="0" w:color="auto"/>
                <w:bottom w:val="none" w:sz="0" w:space="0" w:color="auto"/>
                <w:right w:val="none" w:sz="0" w:space="0" w:color="auto"/>
              </w:divBdr>
            </w:div>
            <w:div w:id="1718311505">
              <w:marLeft w:val="0"/>
              <w:marRight w:val="0"/>
              <w:marTop w:val="0"/>
              <w:marBottom w:val="0"/>
              <w:divBdr>
                <w:top w:val="none" w:sz="0" w:space="0" w:color="auto"/>
                <w:left w:val="none" w:sz="0" w:space="0" w:color="auto"/>
                <w:bottom w:val="none" w:sz="0" w:space="0" w:color="auto"/>
                <w:right w:val="none" w:sz="0" w:space="0" w:color="auto"/>
              </w:divBdr>
            </w:div>
            <w:div w:id="1718893711">
              <w:marLeft w:val="0"/>
              <w:marRight w:val="0"/>
              <w:marTop w:val="0"/>
              <w:marBottom w:val="0"/>
              <w:divBdr>
                <w:top w:val="none" w:sz="0" w:space="0" w:color="auto"/>
                <w:left w:val="none" w:sz="0" w:space="0" w:color="auto"/>
                <w:bottom w:val="none" w:sz="0" w:space="0" w:color="auto"/>
                <w:right w:val="none" w:sz="0" w:space="0" w:color="auto"/>
              </w:divBdr>
            </w:div>
            <w:div w:id="1719041283">
              <w:marLeft w:val="0"/>
              <w:marRight w:val="0"/>
              <w:marTop w:val="0"/>
              <w:marBottom w:val="0"/>
              <w:divBdr>
                <w:top w:val="none" w:sz="0" w:space="0" w:color="auto"/>
                <w:left w:val="none" w:sz="0" w:space="0" w:color="auto"/>
                <w:bottom w:val="none" w:sz="0" w:space="0" w:color="auto"/>
                <w:right w:val="none" w:sz="0" w:space="0" w:color="auto"/>
              </w:divBdr>
            </w:div>
            <w:div w:id="1720518924">
              <w:marLeft w:val="0"/>
              <w:marRight w:val="0"/>
              <w:marTop w:val="0"/>
              <w:marBottom w:val="0"/>
              <w:divBdr>
                <w:top w:val="none" w:sz="0" w:space="0" w:color="auto"/>
                <w:left w:val="none" w:sz="0" w:space="0" w:color="auto"/>
                <w:bottom w:val="none" w:sz="0" w:space="0" w:color="auto"/>
                <w:right w:val="none" w:sz="0" w:space="0" w:color="auto"/>
              </w:divBdr>
            </w:div>
            <w:div w:id="1720546473">
              <w:marLeft w:val="0"/>
              <w:marRight w:val="0"/>
              <w:marTop w:val="0"/>
              <w:marBottom w:val="0"/>
              <w:divBdr>
                <w:top w:val="none" w:sz="0" w:space="0" w:color="auto"/>
                <w:left w:val="none" w:sz="0" w:space="0" w:color="auto"/>
                <w:bottom w:val="none" w:sz="0" w:space="0" w:color="auto"/>
                <w:right w:val="none" w:sz="0" w:space="0" w:color="auto"/>
              </w:divBdr>
            </w:div>
            <w:div w:id="1723409026">
              <w:marLeft w:val="0"/>
              <w:marRight w:val="0"/>
              <w:marTop w:val="0"/>
              <w:marBottom w:val="0"/>
              <w:divBdr>
                <w:top w:val="none" w:sz="0" w:space="0" w:color="auto"/>
                <w:left w:val="none" w:sz="0" w:space="0" w:color="auto"/>
                <w:bottom w:val="none" w:sz="0" w:space="0" w:color="auto"/>
                <w:right w:val="none" w:sz="0" w:space="0" w:color="auto"/>
              </w:divBdr>
            </w:div>
            <w:div w:id="1725520668">
              <w:marLeft w:val="0"/>
              <w:marRight w:val="0"/>
              <w:marTop w:val="0"/>
              <w:marBottom w:val="0"/>
              <w:divBdr>
                <w:top w:val="none" w:sz="0" w:space="0" w:color="auto"/>
                <w:left w:val="none" w:sz="0" w:space="0" w:color="auto"/>
                <w:bottom w:val="none" w:sz="0" w:space="0" w:color="auto"/>
                <w:right w:val="none" w:sz="0" w:space="0" w:color="auto"/>
              </w:divBdr>
            </w:div>
            <w:div w:id="1725912414">
              <w:marLeft w:val="0"/>
              <w:marRight w:val="0"/>
              <w:marTop w:val="0"/>
              <w:marBottom w:val="0"/>
              <w:divBdr>
                <w:top w:val="none" w:sz="0" w:space="0" w:color="auto"/>
                <w:left w:val="none" w:sz="0" w:space="0" w:color="auto"/>
                <w:bottom w:val="none" w:sz="0" w:space="0" w:color="auto"/>
                <w:right w:val="none" w:sz="0" w:space="0" w:color="auto"/>
              </w:divBdr>
            </w:div>
            <w:div w:id="1727147642">
              <w:marLeft w:val="0"/>
              <w:marRight w:val="0"/>
              <w:marTop w:val="0"/>
              <w:marBottom w:val="0"/>
              <w:divBdr>
                <w:top w:val="none" w:sz="0" w:space="0" w:color="auto"/>
                <w:left w:val="none" w:sz="0" w:space="0" w:color="auto"/>
                <w:bottom w:val="none" w:sz="0" w:space="0" w:color="auto"/>
                <w:right w:val="none" w:sz="0" w:space="0" w:color="auto"/>
              </w:divBdr>
            </w:div>
            <w:div w:id="1727994154">
              <w:marLeft w:val="0"/>
              <w:marRight w:val="0"/>
              <w:marTop w:val="0"/>
              <w:marBottom w:val="0"/>
              <w:divBdr>
                <w:top w:val="none" w:sz="0" w:space="0" w:color="auto"/>
                <w:left w:val="none" w:sz="0" w:space="0" w:color="auto"/>
                <w:bottom w:val="none" w:sz="0" w:space="0" w:color="auto"/>
                <w:right w:val="none" w:sz="0" w:space="0" w:color="auto"/>
              </w:divBdr>
            </w:div>
            <w:div w:id="1728726904">
              <w:marLeft w:val="0"/>
              <w:marRight w:val="0"/>
              <w:marTop w:val="0"/>
              <w:marBottom w:val="0"/>
              <w:divBdr>
                <w:top w:val="none" w:sz="0" w:space="0" w:color="auto"/>
                <w:left w:val="none" w:sz="0" w:space="0" w:color="auto"/>
                <w:bottom w:val="none" w:sz="0" w:space="0" w:color="auto"/>
                <w:right w:val="none" w:sz="0" w:space="0" w:color="auto"/>
              </w:divBdr>
            </w:div>
            <w:div w:id="1730113125">
              <w:marLeft w:val="0"/>
              <w:marRight w:val="0"/>
              <w:marTop w:val="0"/>
              <w:marBottom w:val="0"/>
              <w:divBdr>
                <w:top w:val="none" w:sz="0" w:space="0" w:color="auto"/>
                <w:left w:val="none" w:sz="0" w:space="0" w:color="auto"/>
                <w:bottom w:val="none" w:sz="0" w:space="0" w:color="auto"/>
                <w:right w:val="none" w:sz="0" w:space="0" w:color="auto"/>
              </w:divBdr>
            </w:div>
            <w:div w:id="1731070447">
              <w:marLeft w:val="0"/>
              <w:marRight w:val="0"/>
              <w:marTop w:val="0"/>
              <w:marBottom w:val="0"/>
              <w:divBdr>
                <w:top w:val="none" w:sz="0" w:space="0" w:color="auto"/>
                <w:left w:val="none" w:sz="0" w:space="0" w:color="auto"/>
                <w:bottom w:val="none" w:sz="0" w:space="0" w:color="auto"/>
                <w:right w:val="none" w:sz="0" w:space="0" w:color="auto"/>
              </w:divBdr>
            </w:div>
            <w:div w:id="1731493163">
              <w:marLeft w:val="0"/>
              <w:marRight w:val="0"/>
              <w:marTop w:val="0"/>
              <w:marBottom w:val="0"/>
              <w:divBdr>
                <w:top w:val="none" w:sz="0" w:space="0" w:color="auto"/>
                <w:left w:val="none" w:sz="0" w:space="0" w:color="auto"/>
                <w:bottom w:val="none" w:sz="0" w:space="0" w:color="auto"/>
                <w:right w:val="none" w:sz="0" w:space="0" w:color="auto"/>
              </w:divBdr>
            </w:div>
            <w:div w:id="1733502385">
              <w:marLeft w:val="0"/>
              <w:marRight w:val="0"/>
              <w:marTop w:val="0"/>
              <w:marBottom w:val="0"/>
              <w:divBdr>
                <w:top w:val="none" w:sz="0" w:space="0" w:color="auto"/>
                <w:left w:val="none" w:sz="0" w:space="0" w:color="auto"/>
                <w:bottom w:val="none" w:sz="0" w:space="0" w:color="auto"/>
                <w:right w:val="none" w:sz="0" w:space="0" w:color="auto"/>
              </w:divBdr>
            </w:div>
            <w:div w:id="1733692864">
              <w:marLeft w:val="0"/>
              <w:marRight w:val="0"/>
              <w:marTop w:val="0"/>
              <w:marBottom w:val="0"/>
              <w:divBdr>
                <w:top w:val="none" w:sz="0" w:space="0" w:color="auto"/>
                <w:left w:val="none" w:sz="0" w:space="0" w:color="auto"/>
                <w:bottom w:val="none" w:sz="0" w:space="0" w:color="auto"/>
                <w:right w:val="none" w:sz="0" w:space="0" w:color="auto"/>
              </w:divBdr>
            </w:div>
            <w:div w:id="1733698325">
              <w:marLeft w:val="0"/>
              <w:marRight w:val="0"/>
              <w:marTop w:val="0"/>
              <w:marBottom w:val="0"/>
              <w:divBdr>
                <w:top w:val="none" w:sz="0" w:space="0" w:color="auto"/>
                <w:left w:val="none" w:sz="0" w:space="0" w:color="auto"/>
                <w:bottom w:val="none" w:sz="0" w:space="0" w:color="auto"/>
                <w:right w:val="none" w:sz="0" w:space="0" w:color="auto"/>
              </w:divBdr>
            </w:div>
            <w:div w:id="1734084998">
              <w:marLeft w:val="0"/>
              <w:marRight w:val="0"/>
              <w:marTop w:val="0"/>
              <w:marBottom w:val="0"/>
              <w:divBdr>
                <w:top w:val="none" w:sz="0" w:space="0" w:color="auto"/>
                <w:left w:val="none" w:sz="0" w:space="0" w:color="auto"/>
                <w:bottom w:val="none" w:sz="0" w:space="0" w:color="auto"/>
                <w:right w:val="none" w:sz="0" w:space="0" w:color="auto"/>
              </w:divBdr>
            </w:div>
            <w:div w:id="1736925806">
              <w:marLeft w:val="0"/>
              <w:marRight w:val="0"/>
              <w:marTop w:val="0"/>
              <w:marBottom w:val="0"/>
              <w:divBdr>
                <w:top w:val="none" w:sz="0" w:space="0" w:color="auto"/>
                <w:left w:val="none" w:sz="0" w:space="0" w:color="auto"/>
                <w:bottom w:val="none" w:sz="0" w:space="0" w:color="auto"/>
                <w:right w:val="none" w:sz="0" w:space="0" w:color="auto"/>
              </w:divBdr>
            </w:div>
            <w:div w:id="1737124997">
              <w:marLeft w:val="0"/>
              <w:marRight w:val="0"/>
              <w:marTop w:val="0"/>
              <w:marBottom w:val="0"/>
              <w:divBdr>
                <w:top w:val="none" w:sz="0" w:space="0" w:color="auto"/>
                <w:left w:val="none" w:sz="0" w:space="0" w:color="auto"/>
                <w:bottom w:val="none" w:sz="0" w:space="0" w:color="auto"/>
                <w:right w:val="none" w:sz="0" w:space="0" w:color="auto"/>
              </w:divBdr>
            </w:div>
            <w:div w:id="1737317295">
              <w:marLeft w:val="0"/>
              <w:marRight w:val="0"/>
              <w:marTop w:val="0"/>
              <w:marBottom w:val="0"/>
              <w:divBdr>
                <w:top w:val="none" w:sz="0" w:space="0" w:color="auto"/>
                <w:left w:val="none" w:sz="0" w:space="0" w:color="auto"/>
                <w:bottom w:val="none" w:sz="0" w:space="0" w:color="auto"/>
                <w:right w:val="none" w:sz="0" w:space="0" w:color="auto"/>
              </w:divBdr>
            </w:div>
            <w:div w:id="1739017885">
              <w:marLeft w:val="0"/>
              <w:marRight w:val="0"/>
              <w:marTop w:val="0"/>
              <w:marBottom w:val="0"/>
              <w:divBdr>
                <w:top w:val="none" w:sz="0" w:space="0" w:color="auto"/>
                <w:left w:val="none" w:sz="0" w:space="0" w:color="auto"/>
                <w:bottom w:val="none" w:sz="0" w:space="0" w:color="auto"/>
                <w:right w:val="none" w:sz="0" w:space="0" w:color="auto"/>
              </w:divBdr>
            </w:div>
            <w:div w:id="1739134365">
              <w:marLeft w:val="0"/>
              <w:marRight w:val="0"/>
              <w:marTop w:val="0"/>
              <w:marBottom w:val="0"/>
              <w:divBdr>
                <w:top w:val="none" w:sz="0" w:space="0" w:color="auto"/>
                <w:left w:val="none" w:sz="0" w:space="0" w:color="auto"/>
                <w:bottom w:val="none" w:sz="0" w:space="0" w:color="auto"/>
                <w:right w:val="none" w:sz="0" w:space="0" w:color="auto"/>
              </w:divBdr>
            </w:div>
            <w:div w:id="1741250916">
              <w:marLeft w:val="0"/>
              <w:marRight w:val="0"/>
              <w:marTop w:val="0"/>
              <w:marBottom w:val="0"/>
              <w:divBdr>
                <w:top w:val="none" w:sz="0" w:space="0" w:color="auto"/>
                <w:left w:val="none" w:sz="0" w:space="0" w:color="auto"/>
                <w:bottom w:val="none" w:sz="0" w:space="0" w:color="auto"/>
                <w:right w:val="none" w:sz="0" w:space="0" w:color="auto"/>
              </w:divBdr>
            </w:div>
            <w:div w:id="1742479792">
              <w:marLeft w:val="0"/>
              <w:marRight w:val="0"/>
              <w:marTop w:val="0"/>
              <w:marBottom w:val="0"/>
              <w:divBdr>
                <w:top w:val="none" w:sz="0" w:space="0" w:color="auto"/>
                <w:left w:val="none" w:sz="0" w:space="0" w:color="auto"/>
                <w:bottom w:val="none" w:sz="0" w:space="0" w:color="auto"/>
                <w:right w:val="none" w:sz="0" w:space="0" w:color="auto"/>
              </w:divBdr>
            </w:div>
            <w:div w:id="1744372877">
              <w:marLeft w:val="0"/>
              <w:marRight w:val="0"/>
              <w:marTop w:val="0"/>
              <w:marBottom w:val="0"/>
              <w:divBdr>
                <w:top w:val="none" w:sz="0" w:space="0" w:color="auto"/>
                <w:left w:val="none" w:sz="0" w:space="0" w:color="auto"/>
                <w:bottom w:val="none" w:sz="0" w:space="0" w:color="auto"/>
                <w:right w:val="none" w:sz="0" w:space="0" w:color="auto"/>
              </w:divBdr>
            </w:div>
            <w:div w:id="1745370347">
              <w:marLeft w:val="0"/>
              <w:marRight w:val="0"/>
              <w:marTop w:val="0"/>
              <w:marBottom w:val="0"/>
              <w:divBdr>
                <w:top w:val="none" w:sz="0" w:space="0" w:color="auto"/>
                <w:left w:val="none" w:sz="0" w:space="0" w:color="auto"/>
                <w:bottom w:val="none" w:sz="0" w:space="0" w:color="auto"/>
                <w:right w:val="none" w:sz="0" w:space="0" w:color="auto"/>
              </w:divBdr>
            </w:div>
            <w:div w:id="1746151341">
              <w:marLeft w:val="0"/>
              <w:marRight w:val="0"/>
              <w:marTop w:val="0"/>
              <w:marBottom w:val="0"/>
              <w:divBdr>
                <w:top w:val="none" w:sz="0" w:space="0" w:color="auto"/>
                <w:left w:val="none" w:sz="0" w:space="0" w:color="auto"/>
                <w:bottom w:val="none" w:sz="0" w:space="0" w:color="auto"/>
                <w:right w:val="none" w:sz="0" w:space="0" w:color="auto"/>
              </w:divBdr>
            </w:div>
            <w:div w:id="1748265923">
              <w:marLeft w:val="0"/>
              <w:marRight w:val="0"/>
              <w:marTop w:val="0"/>
              <w:marBottom w:val="0"/>
              <w:divBdr>
                <w:top w:val="none" w:sz="0" w:space="0" w:color="auto"/>
                <w:left w:val="none" w:sz="0" w:space="0" w:color="auto"/>
                <w:bottom w:val="none" w:sz="0" w:space="0" w:color="auto"/>
                <w:right w:val="none" w:sz="0" w:space="0" w:color="auto"/>
              </w:divBdr>
            </w:div>
            <w:div w:id="1748334695">
              <w:marLeft w:val="0"/>
              <w:marRight w:val="0"/>
              <w:marTop w:val="0"/>
              <w:marBottom w:val="0"/>
              <w:divBdr>
                <w:top w:val="none" w:sz="0" w:space="0" w:color="auto"/>
                <w:left w:val="none" w:sz="0" w:space="0" w:color="auto"/>
                <w:bottom w:val="none" w:sz="0" w:space="0" w:color="auto"/>
                <w:right w:val="none" w:sz="0" w:space="0" w:color="auto"/>
              </w:divBdr>
            </w:div>
            <w:div w:id="1749111563">
              <w:marLeft w:val="0"/>
              <w:marRight w:val="0"/>
              <w:marTop w:val="0"/>
              <w:marBottom w:val="0"/>
              <w:divBdr>
                <w:top w:val="none" w:sz="0" w:space="0" w:color="auto"/>
                <w:left w:val="none" w:sz="0" w:space="0" w:color="auto"/>
                <w:bottom w:val="none" w:sz="0" w:space="0" w:color="auto"/>
                <w:right w:val="none" w:sz="0" w:space="0" w:color="auto"/>
              </w:divBdr>
            </w:div>
            <w:div w:id="1750155235">
              <w:marLeft w:val="0"/>
              <w:marRight w:val="0"/>
              <w:marTop w:val="0"/>
              <w:marBottom w:val="0"/>
              <w:divBdr>
                <w:top w:val="none" w:sz="0" w:space="0" w:color="auto"/>
                <w:left w:val="none" w:sz="0" w:space="0" w:color="auto"/>
                <w:bottom w:val="none" w:sz="0" w:space="0" w:color="auto"/>
                <w:right w:val="none" w:sz="0" w:space="0" w:color="auto"/>
              </w:divBdr>
            </w:div>
            <w:div w:id="1750813336">
              <w:marLeft w:val="0"/>
              <w:marRight w:val="0"/>
              <w:marTop w:val="0"/>
              <w:marBottom w:val="0"/>
              <w:divBdr>
                <w:top w:val="none" w:sz="0" w:space="0" w:color="auto"/>
                <w:left w:val="none" w:sz="0" w:space="0" w:color="auto"/>
                <w:bottom w:val="none" w:sz="0" w:space="0" w:color="auto"/>
                <w:right w:val="none" w:sz="0" w:space="0" w:color="auto"/>
              </w:divBdr>
            </w:div>
            <w:div w:id="1751460065">
              <w:marLeft w:val="0"/>
              <w:marRight w:val="0"/>
              <w:marTop w:val="0"/>
              <w:marBottom w:val="0"/>
              <w:divBdr>
                <w:top w:val="none" w:sz="0" w:space="0" w:color="auto"/>
                <w:left w:val="none" w:sz="0" w:space="0" w:color="auto"/>
                <w:bottom w:val="none" w:sz="0" w:space="0" w:color="auto"/>
                <w:right w:val="none" w:sz="0" w:space="0" w:color="auto"/>
              </w:divBdr>
            </w:div>
            <w:div w:id="1752501435">
              <w:marLeft w:val="0"/>
              <w:marRight w:val="0"/>
              <w:marTop w:val="0"/>
              <w:marBottom w:val="0"/>
              <w:divBdr>
                <w:top w:val="none" w:sz="0" w:space="0" w:color="auto"/>
                <w:left w:val="none" w:sz="0" w:space="0" w:color="auto"/>
                <w:bottom w:val="none" w:sz="0" w:space="0" w:color="auto"/>
                <w:right w:val="none" w:sz="0" w:space="0" w:color="auto"/>
              </w:divBdr>
            </w:div>
            <w:div w:id="1752701062">
              <w:marLeft w:val="0"/>
              <w:marRight w:val="0"/>
              <w:marTop w:val="0"/>
              <w:marBottom w:val="0"/>
              <w:divBdr>
                <w:top w:val="none" w:sz="0" w:space="0" w:color="auto"/>
                <w:left w:val="none" w:sz="0" w:space="0" w:color="auto"/>
                <w:bottom w:val="none" w:sz="0" w:space="0" w:color="auto"/>
                <w:right w:val="none" w:sz="0" w:space="0" w:color="auto"/>
              </w:divBdr>
            </w:div>
            <w:div w:id="1753627819">
              <w:marLeft w:val="0"/>
              <w:marRight w:val="0"/>
              <w:marTop w:val="0"/>
              <w:marBottom w:val="0"/>
              <w:divBdr>
                <w:top w:val="none" w:sz="0" w:space="0" w:color="auto"/>
                <w:left w:val="none" w:sz="0" w:space="0" w:color="auto"/>
                <w:bottom w:val="none" w:sz="0" w:space="0" w:color="auto"/>
                <w:right w:val="none" w:sz="0" w:space="0" w:color="auto"/>
              </w:divBdr>
            </w:div>
            <w:div w:id="1754818707">
              <w:marLeft w:val="0"/>
              <w:marRight w:val="0"/>
              <w:marTop w:val="0"/>
              <w:marBottom w:val="0"/>
              <w:divBdr>
                <w:top w:val="none" w:sz="0" w:space="0" w:color="auto"/>
                <w:left w:val="none" w:sz="0" w:space="0" w:color="auto"/>
                <w:bottom w:val="none" w:sz="0" w:space="0" w:color="auto"/>
                <w:right w:val="none" w:sz="0" w:space="0" w:color="auto"/>
              </w:divBdr>
            </w:div>
            <w:div w:id="1755736000">
              <w:marLeft w:val="0"/>
              <w:marRight w:val="0"/>
              <w:marTop w:val="0"/>
              <w:marBottom w:val="0"/>
              <w:divBdr>
                <w:top w:val="none" w:sz="0" w:space="0" w:color="auto"/>
                <w:left w:val="none" w:sz="0" w:space="0" w:color="auto"/>
                <w:bottom w:val="none" w:sz="0" w:space="0" w:color="auto"/>
                <w:right w:val="none" w:sz="0" w:space="0" w:color="auto"/>
              </w:divBdr>
            </w:div>
            <w:div w:id="1756392896">
              <w:marLeft w:val="0"/>
              <w:marRight w:val="0"/>
              <w:marTop w:val="0"/>
              <w:marBottom w:val="0"/>
              <w:divBdr>
                <w:top w:val="none" w:sz="0" w:space="0" w:color="auto"/>
                <w:left w:val="none" w:sz="0" w:space="0" w:color="auto"/>
                <w:bottom w:val="none" w:sz="0" w:space="0" w:color="auto"/>
                <w:right w:val="none" w:sz="0" w:space="0" w:color="auto"/>
              </w:divBdr>
            </w:div>
            <w:div w:id="1756781993">
              <w:marLeft w:val="0"/>
              <w:marRight w:val="0"/>
              <w:marTop w:val="0"/>
              <w:marBottom w:val="0"/>
              <w:divBdr>
                <w:top w:val="none" w:sz="0" w:space="0" w:color="auto"/>
                <w:left w:val="none" w:sz="0" w:space="0" w:color="auto"/>
                <w:bottom w:val="none" w:sz="0" w:space="0" w:color="auto"/>
                <w:right w:val="none" w:sz="0" w:space="0" w:color="auto"/>
              </w:divBdr>
            </w:div>
            <w:div w:id="1757480656">
              <w:marLeft w:val="0"/>
              <w:marRight w:val="0"/>
              <w:marTop w:val="0"/>
              <w:marBottom w:val="0"/>
              <w:divBdr>
                <w:top w:val="none" w:sz="0" w:space="0" w:color="auto"/>
                <w:left w:val="none" w:sz="0" w:space="0" w:color="auto"/>
                <w:bottom w:val="none" w:sz="0" w:space="0" w:color="auto"/>
                <w:right w:val="none" w:sz="0" w:space="0" w:color="auto"/>
              </w:divBdr>
            </w:div>
            <w:div w:id="1760443788">
              <w:marLeft w:val="0"/>
              <w:marRight w:val="0"/>
              <w:marTop w:val="0"/>
              <w:marBottom w:val="0"/>
              <w:divBdr>
                <w:top w:val="none" w:sz="0" w:space="0" w:color="auto"/>
                <w:left w:val="none" w:sz="0" w:space="0" w:color="auto"/>
                <w:bottom w:val="none" w:sz="0" w:space="0" w:color="auto"/>
                <w:right w:val="none" w:sz="0" w:space="0" w:color="auto"/>
              </w:divBdr>
            </w:div>
            <w:div w:id="1760523349">
              <w:marLeft w:val="0"/>
              <w:marRight w:val="0"/>
              <w:marTop w:val="0"/>
              <w:marBottom w:val="0"/>
              <w:divBdr>
                <w:top w:val="none" w:sz="0" w:space="0" w:color="auto"/>
                <w:left w:val="none" w:sz="0" w:space="0" w:color="auto"/>
                <w:bottom w:val="none" w:sz="0" w:space="0" w:color="auto"/>
                <w:right w:val="none" w:sz="0" w:space="0" w:color="auto"/>
              </w:divBdr>
            </w:div>
            <w:div w:id="1760717244">
              <w:marLeft w:val="0"/>
              <w:marRight w:val="0"/>
              <w:marTop w:val="0"/>
              <w:marBottom w:val="0"/>
              <w:divBdr>
                <w:top w:val="none" w:sz="0" w:space="0" w:color="auto"/>
                <w:left w:val="none" w:sz="0" w:space="0" w:color="auto"/>
                <w:bottom w:val="none" w:sz="0" w:space="0" w:color="auto"/>
                <w:right w:val="none" w:sz="0" w:space="0" w:color="auto"/>
              </w:divBdr>
            </w:div>
            <w:div w:id="1764107538">
              <w:marLeft w:val="0"/>
              <w:marRight w:val="0"/>
              <w:marTop w:val="0"/>
              <w:marBottom w:val="0"/>
              <w:divBdr>
                <w:top w:val="none" w:sz="0" w:space="0" w:color="auto"/>
                <w:left w:val="none" w:sz="0" w:space="0" w:color="auto"/>
                <w:bottom w:val="none" w:sz="0" w:space="0" w:color="auto"/>
                <w:right w:val="none" w:sz="0" w:space="0" w:color="auto"/>
              </w:divBdr>
            </w:div>
            <w:div w:id="1764259644">
              <w:marLeft w:val="0"/>
              <w:marRight w:val="0"/>
              <w:marTop w:val="0"/>
              <w:marBottom w:val="0"/>
              <w:divBdr>
                <w:top w:val="none" w:sz="0" w:space="0" w:color="auto"/>
                <w:left w:val="none" w:sz="0" w:space="0" w:color="auto"/>
                <w:bottom w:val="none" w:sz="0" w:space="0" w:color="auto"/>
                <w:right w:val="none" w:sz="0" w:space="0" w:color="auto"/>
              </w:divBdr>
            </w:div>
            <w:div w:id="1764498469">
              <w:marLeft w:val="0"/>
              <w:marRight w:val="0"/>
              <w:marTop w:val="0"/>
              <w:marBottom w:val="0"/>
              <w:divBdr>
                <w:top w:val="none" w:sz="0" w:space="0" w:color="auto"/>
                <w:left w:val="none" w:sz="0" w:space="0" w:color="auto"/>
                <w:bottom w:val="none" w:sz="0" w:space="0" w:color="auto"/>
                <w:right w:val="none" w:sz="0" w:space="0" w:color="auto"/>
              </w:divBdr>
            </w:div>
            <w:div w:id="1767193891">
              <w:marLeft w:val="0"/>
              <w:marRight w:val="0"/>
              <w:marTop w:val="0"/>
              <w:marBottom w:val="0"/>
              <w:divBdr>
                <w:top w:val="none" w:sz="0" w:space="0" w:color="auto"/>
                <w:left w:val="none" w:sz="0" w:space="0" w:color="auto"/>
                <w:bottom w:val="none" w:sz="0" w:space="0" w:color="auto"/>
                <w:right w:val="none" w:sz="0" w:space="0" w:color="auto"/>
              </w:divBdr>
            </w:div>
            <w:div w:id="1767262371">
              <w:marLeft w:val="0"/>
              <w:marRight w:val="0"/>
              <w:marTop w:val="0"/>
              <w:marBottom w:val="0"/>
              <w:divBdr>
                <w:top w:val="none" w:sz="0" w:space="0" w:color="auto"/>
                <w:left w:val="none" w:sz="0" w:space="0" w:color="auto"/>
                <w:bottom w:val="none" w:sz="0" w:space="0" w:color="auto"/>
                <w:right w:val="none" w:sz="0" w:space="0" w:color="auto"/>
              </w:divBdr>
            </w:div>
            <w:div w:id="1767310779">
              <w:marLeft w:val="0"/>
              <w:marRight w:val="0"/>
              <w:marTop w:val="0"/>
              <w:marBottom w:val="0"/>
              <w:divBdr>
                <w:top w:val="none" w:sz="0" w:space="0" w:color="auto"/>
                <w:left w:val="none" w:sz="0" w:space="0" w:color="auto"/>
                <w:bottom w:val="none" w:sz="0" w:space="0" w:color="auto"/>
                <w:right w:val="none" w:sz="0" w:space="0" w:color="auto"/>
              </w:divBdr>
            </w:div>
            <w:div w:id="1768454595">
              <w:marLeft w:val="0"/>
              <w:marRight w:val="0"/>
              <w:marTop w:val="0"/>
              <w:marBottom w:val="0"/>
              <w:divBdr>
                <w:top w:val="none" w:sz="0" w:space="0" w:color="auto"/>
                <w:left w:val="none" w:sz="0" w:space="0" w:color="auto"/>
                <w:bottom w:val="none" w:sz="0" w:space="0" w:color="auto"/>
                <w:right w:val="none" w:sz="0" w:space="0" w:color="auto"/>
              </w:divBdr>
            </w:div>
            <w:div w:id="1769349243">
              <w:marLeft w:val="0"/>
              <w:marRight w:val="0"/>
              <w:marTop w:val="0"/>
              <w:marBottom w:val="0"/>
              <w:divBdr>
                <w:top w:val="none" w:sz="0" w:space="0" w:color="auto"/>
                <w:left w:val="none" w:sz="0" w:space="0" w:color="auto"/>
                <w:bottom w:val="none" w:sz="0" w:space="0" w:color="auto"/>
                <w:right w:val="none" w:sz="0" w:space="0" w:color="auto"/>
              </w:divBdr>
            </w:div>
            <w:div w:id="1769538982">
              <w:marLeft w:val="0"/>
              <w:marRight w:val="0"/>
              <w:marTop w:val="0"/>
              <w:marBottom w:val="0"/>
              <w:divBdr>
                <w:top w:val="none" w:sz="0" w:space="0" w:color="auto"/>
                <w:left w:val="none" w:sz="0" w:space="0" w:color="auto"/>
                <w:bottom w:val="none" w:sz="0" w:space="0" w:color="auto"/>
                <w:right w:val="none" w:sz="0" w:space="0" w:color="auto"/>
              </w:divBdr>
            </w:div>
            <w:div w:id="1769546764">
              <w:marLeft w:val="0"/>
              <w:marRight w:val="0"/>
              <w:marTop w:val="0"/>
              <w:marBottom w:val="0"/>
              <w:divBdr>
                <w:top w:val="none" w:sz="0" w:space="0" w:color="auto"/>
                <w:left w:val="none" w:sz="0" w:space="0" w:color="auto"/>
                <w:bottom w:val="none" w:sz="0" w:space="0" w:color="auto"/>
                <w:right w:val="none" w:sz="0" w:space="0" w:color="auto"/>
              </w:divBdr>
            </w:div>
            <w:div w:id="1770655703">
              <w:marLeft w:val="0"/>
              <w:marRight w:val="0"/>
              <w:marTop w:val="0"/>
              <w:marBottom w:val="0"/>
              <w:divBdr>
                <w:top w:val="none" w:sz="0" w:space="0" w:color="auto"/>
                <w:left w:val="none" w:sz="0" w:space="0" w:color="auto"/>
                <w:bottom w:val="none" w:sz="0" w:space="0" w:color="auto"/>
                <w:right w:val="none" w:sz="0" w:space="0" w:color="auto"/>
              </w:divBdr>
            </w:div>
            <w:div w:id="1770813036">
              <w:marLeft w:val="0"/>
              <w:marRight w:val="0"/>
              <w:marTop w:val="0"/>
              <w:marBottom w:val="0"/>
              <w:divBdr>
                <w:top w:val="none" w:sz="0" w:space="0" w:color="auto"/>
                <w:left w:val="none" w:sz="0" w:space="0" w:color="auto"/>
                <w:bottom w:val="none" w:sz="0" w:space="0" w:color="auto"/>
                <w:right w:val="none" w:sz="0" w:space="0" w:color="auto"/>
              </w:divBdr>
            </w:div>
            <w:div w:id="1771077214">
              <w:marLeft w:val="0"/>
              <w:marRight w:val="0"/>
              <w:marTop w:val="0"/>
              <w:marBottom w:val="0"/>
              <w:divBdr>
                <w:top w:val="none" w:sz="0" w:space="0" w:color="auto"/>
                <w:left w:val="none" w:sz="0" w:space="0" w:color="auto"/>
                <w:bottom w:val="none" w:sz="0" w:space="0" w:color="auto"/>
                <w:right w:val="none" w:sz="0" w:space="0" w:color="auto"/>
              </w:divBdr>
            </w:div>
            <w:div w:id="1771123415">
              <w:marLeft w:val="0"/>
              <w:marRight w:val="0"/>
              <w:marTop w:val="0"/>
              <w:marBottom w:val="0"/>
              <w:divBdr>
                <w:top w:val="none" w:sz="0" w:space="0" w:color="auto"/>
                <w:left w:val="none" w:sz="0" w:space="0" w:color="auto"/>
                <w:bottom w:val="none" w:sz="0" w:space="0" w:color="auto"/>
                <w:right w:val="none" w:sz="0" w:space="0" w:color="auto"/>
              </w:divBdr>
            </w:div>
            <w:div w:id="1771125979">
              <w:marLeft w:val="0"/>
              <w:marRight w:val="0"/>
              <w:marTop w:val="0"/>
              <w:marBottom w:val="0"/>
              <w:divBdr>
                <w:top w:val="none" w:sz="0" w:space="0" w:color="auto"/>
                <w:left w:val="none" w:sz="0" w:space="0" w:color="auto"/>
                <w:bottom w:val="none" w:sz="0" w:space="0" w:color="auto"/>
                <w:right w:val="none" w:sz="0" w:space="0" w:color="auto"/>
              </w:divBdr>
            </w:div>
            <w:div w:id="1771386023">
              <w:marLeft w:val="0"/>
              <w:marRight w:val="0"/>
              <w:marTop w:val="0"/>
              <w:marBottom w:val="0"/>
              <w:divBdr>
                <w:top w:val="none" w:sz="0" w:space="0" w:color="auto"/>
                <w:left w:val="none" w:sz="0" w:space="0" w:color="auto"/>
                <w:bottom w:val="none" w:sz="0" w:space="0" w:color="auto"/>
                <w:right w:val="none" w:sz="0" w:space="0" w:color="auto"/>
              </w:divBdr>
            </w:div>
            <w:div w:id="1771391246">
              <w:marLeft w:val="0"/>
              <w:marRight w:val="0"/>
              <w:marTop w:val="0"/>
              <w:marBottom w:val="0"/>
              <w:divBdr>
                <w:top w:val="none" w:sz="0" w:space="0" w:color="auto"/>
                <w:left w:val="none" w:sz="0" w:space="0" w:color="auto"/>
                <w:bottom w:val="none" w:sz="0" w:space="0" w:color="auto"/>
                <w:right w:val="none" w:sz="0" w:space="0" w:color="auto"/>
              </w:divBdr>
            </w:div>
            <w:div w:id="1771898145">
              <w:marLeft w:val="0"/>
              <w:marRight w:val="0"/>
              <w:marTop w:val="0"/>
              <w:marBottom w:val="0"/>
              <w:divBdr>
                <w:top w:val="none" w:sz="0" w:space="0" w:color="auto"/>
                <w:left w:val="none" w:sz="0" w:space="0" w:color="auto"/>
                <w:bottom w:val="none" w:sz="0" w:space="0" w:color="auto"/>
                <w:right w:val="none" w:sz="0" w:space="0" w:color="auto"/>
              </w:divBdr>
            </w:div>
            <w:div w:id="1772312081">
              <w:marLeft w:val="0"/>
              <w:marRight w:val="0"/>
              <w:marTop w:val="0"/>
              <w:marBottom w:val="0"/>
              <w:divBdr>
                <w:top w:val="none" w:sz="0" w:space="0" w:color="auto"/>
                <w:left w:val="none" w:sz="0" w:space="0" w:color="auto"/>
                <w:bottom w:val="none" w:sz="0" w:space="0" w:color="auto"/>
                <w:right w:val="none" w:sz="0" w:space="0" w:color="auto"/>
              </w:divBdr>
            </w:div>
            <w:div w:id="1772969309">
              <w:marLeft w:val="0"/>
              <w:marRight w:val="0"/>
              <w:marTop w:val="0"/>
              <w:marBottom w:val="0"/>
              <w:divBdr>
                <w:top w:val="none" w:sz="0" w:space="0" w:color="auto"/>
                <w:left w:val="none" w:sz="0" w:space="0" w:color="auto"/>
                <w:bottom w:val="none" w:sz="0" w:space="0" w:color="auto"/>
                <w:right w:val="none" w:sz="0" w:space="0" w:color="auto"/>
              </w:divBdr>
            </w:div>
            <w:div w:id="1775124530">
              <w:marLeft w:val="0"/>
              <w:marRight w:val="0"/>
              <w:marTop w:val="0"/>
              <w:marBottom w:val="0"/>
              <w:divBdr>
                <w:top w:val="none" w:sz="0" w:space="0" w:color="auto"/>
                <w:left w:val="none" w:sz="0" w:space="0" w:color="auto"/>
                <w:bottom w:val="none" w:sz="0" w:space="0" w:color="auto"/>
                <w:right w:val="none" w:sz="0" w:space="0" w:color="auto"/>
              </w:divBdr>
            </w:div>
            <w:div w:id="1776096268">
              <w:marLeft w:val="0"/>
              <w:marRight w:val="0"/>
              <w:marTop w:val="0"/>
              <w:marBottom w:val="0"/>
              <w:divBdr>
                <w:top w:val="none" w:sz="0" w:space="0" w:color="auto"/>
                <w:left w:val="none" w:sz="0" w:space="0" w:color="auto"/>
                <w:bottom w:val="none" w:sz="0" w:space="0" w:color="auto"/>
                <w:right w:val="none" w:sz="0" w:space="0" w:color="auto"/>
              </w:divBdr>
            </w:div>
            <w:div w:id="1776633530">
              <w:marLeft w:val="0"/>
              <w:marRight w:val="0"/>
              <w:marTop w:val="0"/>
              <w:marBottom w:val="0"/>
              <w:divBdr>
                <w:top w:val="none" w:sz="0" w:space="0" w:color="auto"/>
                <w:left w:val="none" w:sz="0" w:space="0" w:color="auto"/>
                <w:bottom w:val="none" w:sz="0" w:space="0" w:color="auto"/>
                <w:right w:val="none" w:sz="0" w:space="0" w:color="auto"/>
              </w:divBdr>
            </w:div>
            <w:div w:id="1778864039">
              <w:marLeft w:val="0"/>
              <w:marRight w:val="0"/>
              <w:marTop w:val="0"/>
              <w:marBottom w:val="0"/>
              <w:divBdr>
                <w:top w:val="none" w:sz="0" w:space="0" w:color="auto"/>
                <w:left w:val="none" w:sz="0" w:space="0" w:color="auto"/>
                <w:bottom w:val="none" w:sz="0" w:space="0" w:color="auto"/>
                <w:right w:val="none" w:sz="0" w:space="0" w:color="auto"/>
              </w:divBdr>
            </w:div>
            <w:div w:id="1781220152">
              <w:marLeft w:val="0"/>
              <w:marRight w:val="0"/>
              <w:marTop w:val="0"/>
              <w:marBottom w:val="0"/>
              <w:divBdr>
                <w:top w:val="none" w:sz="0" w:space="0" w:color="auto"/>
                <w:left w:val="none" w:sz="0" w:space="0" w:color="auto"/>
                <w:bottom w:val="none" w:sz="0" w:space="0" w:color="auto"/>
                <w:right w:val="none" w:sz="0" w:space="0" w:color="auto"/>
              </w:divBdr>
            </w:div>
            <w:div w:id="1782608022">
              <w:marLeft w:val="0"/>
              <w:marRight w:val="0"/>
              <w:marTop w:val="0"/>
              <w:marBottom w:val="0"/>
              <w:divBdr>
                <w:top w:val="none" w:sz="0" w:space="0" w:color="auto"/>
                <w:left w:val="none" w:sz="0" w:space="0" w:color="auto"/>
                <w:bottom w:val="none" w:sz="0" w:space="0" w:color="auto"/>
                <w:right w:val="none" w:sz="0" w:space="0" w:color="auto"/>
              </w:divBdr>
            </w:div>
            <w:div w:id="1785424070">
              <w:marLeft w:val="0"/>
              <w:marRight w:val="0"/>
              <w:marTop w:val="0"/>
              <w:marBottom w:val="0"/>
              <w:divBdr>
                <w:top w:val="none" w:sz="0" w:space="0" w:color="auto"/>
                <w:left w:val="none" w:sz="0" w:space="0" w:color="auto"/>
                <w:bottom w:val="none" w:sz="0" w:space="0" w:color="auto"/>
                <w:right w:val="none" w:sz="0" w:space="0" w:color="auto"/>
              </w:divBdr>
            </w:div>
            <w:div w:id="1785617972">
              <w:marLeft w:val="0"/>
              <w:marRight w:val="0"/>
              <w:marTop w:val="0"/>
              <w:marBottom w:val="0"/>
              <w:divBdr>
                <w:top w:val="none" w:sz="0" w:space="0" w:color="auto"/>
                <w:left w:val="none" w:sz="0" w:space="0" w:color="auto"/>
                <w:bottom w:val="none" w:sz="0" w:space="0" w:color="auto"/>
                <w:right w:val="none" w:sz="0" w:space="0" w:color="auto"/>
              </w:divBdr>
            </w:div>
            <w:div w:id="1786995020">
              <w:marLeft w:val="0"/>
              <w:marRight w:val="0"/>
              <w:marTop w:val="0"/>
              <w:marBottom w:val="0"/>
              <w:divBdr>
                <w:top w:val="none" w:sz="0" w:space="0" w:color="auto"/>
                <w:left w:val="none" w:sz="0" w:space="0" w:color="auto"/>
                <w:bottom w:val="none" w:sz="0" w:space="0" w:color="auto"/>
                <w:right w:val="none" w:sz="0" w:space="0" w:color="auto"/>
              </w:divBdr>
            </w:div>
            <w:div w:id="1787574287">
              <w:marLeft w:val="0"/>
              <w:marRight w:val="0"/>
              <w:marTop w:val="0"/>
              <w:marBottom w:val="0"/>
              <w:divBdr>
                <w:top w:val="none" w:sz="0" w:space="0" w:color="auto"/>
                <w:left w:val="none" w:sz="0" w:space="0" w:color="auto"/>
                <w:bottom w:val="none" w:sz="0" w:space="0" w:color="auto"/>
                <w:right w:val="none" w:sz="0" w:space="0" w:color="auto"/>
              </w:divBdr>
            </w:div>
            <w:div w:id="1788113727">
              <w:marLeft w:val="0"/>
              <w:marRight w:val="0"/>
              <w:marTop w:val="0"/>
              <w:marBottom w:val="0"/>
              <w:divBdr>
                <w:top w:val="none" w:sz="0" w:space="0" w:color="auto"/>
                <w:left w:val="none" w:sz="0" w:space="0" w:color="auto"/>
                <w:bottom w:val="none" w:sz="0" w:space="0" w:color="auto"/>
                <w:right w:val="none" w:sz="0" w:space="0" w:color="auto"/>
              </w:divBdr>
            </w:div>
            <w:div w:id="1788232919">
              <w:marLeft w:val="0"/>
              <w:marRight w:val="0"/>
              <w:marTop w:val="0"/>
              <w:marBottom w:val="0"/>
              <w:divBdr>
                <w:top w:val="none" w:sz="0" w:space="0" w:color="auto"/>
                <w:left w:val="none" w:sz="0" w:space="0" w:color="auto"/>
                <w:bottom w:val="none" w:sz="0" w:space="0" w:color="auto"/>
                <w:right w:val="none" w:sz="0" w:space="0" w:color="auto"/>
              </w:divBdr>
            </w:div>
            <w:div w:id="1788425125">
              <w:marLeft w:val="0"/>
              <w:marRight w:val="0"/>
              <w:marTop w:val="0"/>
              <w:marBottom w:val="0"/>
              <w:divBdr>
                <w:top w:val="none" w:sz="0" w:space="0" w:color="auto"/>
                <w:left w:val="none" w:sz="0" w:space="0" w:color="auto"/>
                <w:bottom w:val="none" w:sz="0" w:space="0" w:color="auto"/>
                <w:right w:val="none" w:sz="0" w:space="0" w:color="auto"/>
              </w:divBdr>
            </w:div>
            <w:div w:id="1788501727">
              <w:marLeft w:val="0"/>
              <w:marRight w:val="0"/>
              <w:marTop w:val="0"/>
              <w:marBottom w:val="0"/>
              <w:divBdr>
                <w:top w:val="none" w:sz="0" w:space="0" w:color="auto"/>
                <w:left w:val="none" w:sz="0" w:space="0" w:color="auto"/>
                <w:bottom w:val="none" w:sz="0" w:space="0" w:color="auto"/>
                <w:right w:val="none" w:sz="0" w:space="0" w:color="auto"/>
              </w:divBdr>
            </w:div>
            <w:div w:id="1789548029">
              <w:marLeft w:val="0"/>
              <w:marRight w:val="0"/>
              <w:marTop w:val="0"/>
              <w:marBottom w:val="0"/>
              <w:divBdr>
                <w:top w:val="none" w:sz="0" w:space="0" w:color="auto"/>
                <w:left w:val="none" w:sz="0" w:space="0" w:color="auto"/>
                <w:bottom w:val="none" w:sz="0" w:space="0" w:color="auto"/>
                <w:right w:val="none" w:sz="0" w:space="0" w:color="auto"/>
              </w:divBdr>
            </w:div>
            <w:div w:id="1790124711">
              <w:marLeft w:val="0"/>
              <w:marRight w:val="0"/>
              <w:marTop w:val="0"/>
              <w:marBottom w:val="0"/>
              <w:divBdr>
                <w:top w:val="none" w:sz="0" w:space="0" w:color="auto"/>
                <w:left w:val="none" w:sz="0" w:space="0" w:color="auto"/>
                <w:bottom w:val="none" w:sz="0" w:space="0" w:color="auto"/>
                <w:right w:val="none" w:sz="0" w:space="0" w:color="auto"/>
              </w:divBdr>
            </w:div>
            <w:div w:id="1790465325">
              <w:marLeft w:val="0"/>
              <w:marRight w:val="0"/>
              <w:marTop w:val="0"/>
              <w:marBottom w:val="0"/>
              <w:divBdr>
                <w:top w:val="none" w:sz="0" w:space="0" w:color="auto"/>
                <w:left w:val="none" w:sz="0" w:space="0" w:color="auto"/>
                <w:bottom w:val="none" w:sz="0" w:space="0" w:color="auto"/>
                <w:right w:val="none" w:sz="0" w:space="0" w:color="auto"/>
              </w:divBdr>
            </w:div>
            <w:div w:id="1790976044">
              <w:marLeft w:val="0"/>
              <w:marRight w:val="0"/>
              <w:marTop w:val="0"/>
              <w:marBottom w:val="0"/>
              <w:divBdr>
                <w:top w:val="none" w:sz="0" w:space="0" w:color="auto"/>
                <w:left w:val="none" w:sz="0" w:space="0" w:color="auto"/>
                <w:bottom w:val="none" w:sz="0" w:space="0" w:color="auto"/>
                <w:right w:val="none" w:sz="0" w:space="0" w:color="auto"/>
              </w:divBdr>
            </w:div>
            <w:div w:id="1791127229">
              <w:marLeft w:val="0"/>
              <w:marRight w:val="0"/>
              <w:marTop w:val="0"/>
              <w:marBottom w:val="0"/>
              <w:divBdr>
                <w:top w:val="none" w:sz="0" w:space="0" w:color="auto"/>
                <w:left w:val="none" w:sz="0" w:space="0" w:color="auto"/>
                <w:bottom w:val="none" w:sz="0" w:space="0" w:color="auto"/>
                <w:right w:val="none" w:sz="0" w:space="0" w:color="auto"/>
              </w:divBdr>
            </w:div>
            <w:div w:id="1791628056">
              <w:marLeft w:val="0"/>
              <w:marRight w:val="0"/>
              <w:marTop w:val="0"/>
              <w:marBottom w:val="0"/>
              <w:divBdr>
                <w:top w:val="none" w:sz="0" w:space="0" w:color="auto"/>
                <w:left w:val="none" w:sz="0" w:space="0" w:color="auto"/>
                <w:bottom w:val="none" w:sz="0" w:space="0" w:color="auto"/>
                <w:right w:val="none" w:sz="0" w:space="0" w:color="auto"/>
              </w:divBdr>
            </w:div>
            <w:div w:id="1792507441">
              <w:marLeft w:val="0"/>
              <w:marRight w:val="0"/>
              <w:marTop w:val="0"/>
              <w:marBottom w:val="0"/>
              <w:divBdr>
                <w:top w:val="none" w:sz="0" w:space="0" w:color="auto"/>
                <w:left w:val="none" w:sz="0" w:space="0" w:color="auto"/>
                <w:bottom w:val="none" w:sz="0" w:space="0" w:color="auto"/>
                <w:right w:val="none" w:sz="0" w:space="0" w:color="auto"/>
              </w:divBdr>
            </w:div>
            <w:div w:id="1793286453">
              <w:marLeft w:val="0"/>
              <w:marRight w:val="0"/>
              <w:marTop w:val="0"/>
              <w:marBottom w:val="0"/>
              <w:divBdr>
                <w:top w:val="none" w:sz="0" w:space="0" w:color="auto"/>
                <w:left w:val="none" w:sz="0" w:space="0" w:color="auto"/>
                <w:bottom w:val="none" w:sz="0" w:space="0" w:color="auto"/>
                <w:right w:val="none" w:sz="0" w:space="0" w:color="auto"/>
              </w:divBdr>
            </w:div>
            <w:div w:id="1793935082">
              <w:marLeft w:val="0"/>
              <w:marRight w:val="0"/>
              <w:marTop w:val="0"/>
              <w:marBottom w:val="0"/>
              <w:divBdr>
                <w:top w:val="none" w:sz="0" w:space="0" w:color="auto"/>
                <w:left w:val="none" w:sz="0" w:space="0" w:color="auto"/>
                <w:bottom w:val="none" w:sz="0" w:space="0" w:color="auto"/>
                <w:right w:val="none" w:sz="0" w:space="0" w:color="auto"/>
              </w:divBdr>
            </w:div>
            <w:div w:id="1794981968">
              <w:marLeft w:val="0"/>
              <w:marRight w:val="0"/>
              <w:marTop w:val="0"/>
              <w:marBottom w:val="0"/>
              <w:divBdr>
                <w:top w:val="none" w:sz="0" w:space="0" w:color="auto"/>
                <w:left w:val="none" w:sz="0" w:space="0" w:color="auto"/>
                <w:bottom w:val="none" w:sz="0" w:space="0" w:color="auto"/>
                <w:right w:val="none" w:sz="0" w:space="0" w:color="auto"/>
              </w:divBdr>
            </w:div>
            <w:div w:id="1795056532">
              <w:marLeft w:val="0"/>
              <w:marRight w:val="0"/>
              <w:marTop w:val="0"/>
              <w:marBottom w:val="0"/>
              <w:divBdr>
                <w:top w:val="none" w:sz="0" w:space="0" w:color="auto"/>
                <w:left w:val="none" w:sz="0" w:space="0" w:color="auto"/>
                <w:bottom w:val="none" w:sz="0" w:space="0" w:color="auto"/>
                <w:right w:val="none" w:sz="0" w:space="0" w:color="auto"/>
              </w:divBdr>
            </w:div>
            <w:div w:id="1795563338">
              <w:marLeft w:val="0"/>
              <w:marRight w:val="0"/>
              <w:marTop w:val="0"/>
              <w:marBottom w:val="0"/>
              <w:divBdr>
                <w:top w:val="none" w:sz="0" w:space="0" w:color="auto"/>
                <w:left w:val="none" w:sz="0" w:space="0" w:color="auto"/>
                <w:bottom w:val="none" w:sz="0" w:space="0" w:color="auto"/>
                <w:right w:val="none" w:sz="0" w:space="0" w:color="auto"/>
              </w:divBdr>
            </w:div>
            <w:div w:id="1797722068">
              <w:marLeft w:val="0"/>
              <w:marRight w:val="0"/>
              <w:marTop w:val="0"/>
              <w:marBottom w:val="0"/>
              <w:divBdr>
                <w:top w:val="none" w:sz="0" w:space="0" w:color="auto"/>
                <w:left w:val="none" w:sz="0" w:space="0" w:color="auto"/>
                <w:bottom w:val="none" w:sz="0" w:space="0" w:color="auto"/>
                <w:right w:val="none" w:sz="0" w:space="0" w:color="auto"/>
              </w:divBdr>
            </w:div>
            <w:div w:id="1798136306">
              <w:marLeft w:val="0"/>
              <w:marRight w:val="0"/>
              <w:marTop w:val="0"/>
              <w:marBottom w:val="0"/>
              <w:divBdr>
                <w:top w:val="none" w:sz="0" w:space="0" w:color="auto"/>
                <w:left w:val="none" w:sz="0" w:space="0" w:color="auto"/>
                <w:bottom w:val="none" w:sz="0" w:space="0" w:color="auto"/>
                <w:right w:val="none" w:sz="0" w:space="0" w:color="auto"/>
              </w:divBdr>
            </w:div>
            <w:div w:id="1798253146">
              <w:marLeft w:val="0"/>
              <w:marRight w:val="0"/>
              <w:marTop w:val="0"/>
              <w:marBottom w:val="0"/>
              <w:divBdr>
                <w:top w:val="none" w:sz="0" w:space="0" w:color="auto"/>
                <w:left w:val="none" w:sz="0" w:space="0" w:color="auto"/>
                <w:bottom w:val="none" w:sz="0" w:space="0" w:color="auto"/>
                <w:right w:val="none" w:sz="0" w:space="0" w:color="auto"/>
              </w:divBdr>
            </w:div>
            <w:div w:id="1799100535">
              <w:marLeft w:val="0"/>
              <w:marRight w:val="0"/>
              <w:marTop w:val="0"/>
              <w:marBottom w:val="0"/>
              <w:divBdr>
                <w:top w:val="none" w:sz="0" w:space="0" w:color="auto"/>
                <w:left w:val="none" w:sz="0" w:space="0" w:color="auto"/>
                <w:bottom w:val="none" w:sz="0" w:space="0" w:color="auto"/>
                <w:right w:val="none" w:sz="0" w:space="0" w:color="auto"/>
              </w:divBdr>
            </w:div>
            <w:div w:id="1799645947">
              <w:marLeft w:val="0"/>
              <w:marRight w:val="0"/>
              <w:marTop w:val="0"/>
              <w:marBottom w:val="0"/>
              <w:divBdr>
                <w:top w:val="none" w:sz="0" w:space="0" w:color="auto"/>
                <w:left w:val="none" w:sz="0" w:space="0" w:color="auto"/>
                <w:bottom w:val="none" w:sz="0" w:space="0" w:color="auto"/>
                <w:right w:val="none" w:sz="0" w:space="0" w:color="auto"/>
              </w:divBdr>
            </w:div>
            <w:div w:id="1799760262">
              <w:marLeft w:val="0"/>
              <w:marRight w:val="0"/>
              <w:marTop w:val="0"/>
              <w:marBottom w:val="0"/>
              <w:divBdr>
                <w:top w:val="none" w:sz="0" w:space="0" w:color="auto"/>
                <w:left w:val="none" w:sz="0" w:space="0" w:color="auto"/>
                <w:bottom w:val="none" w:sz="0" w:space="0" w:color="auto"/>
                <w:right w:val="none" w:sz="0" w:space="0" w:color="auto"/>
              </w:divBdr>
            </w:div>
            <w:div w:id="1799831257">
              <w:marLeft w:val="0"/>
              <w:marRight w:val="0"/>
              <w:marTop w:val="0"/>
              <w:marBottom w:val="0"/>
              <w:divBdr>
                <w:top w:val="none" w:sz="0" w:space="0" w:color="auto"/>
                <w:left w:val="none" w:sz="0" w:space="0" w:color="auto"/>
                <w:bottom w:val="none" w:sz="0" w:space="0" w:color="auto"/>
                <w:right w:val="none" w:sz="0" w:space="0" w:color="auto"/>
              </w:divBdr>
            </w:div>
            <w:div w:id="1800538231">
              <w:marLeft w:val="0"/>
              <w:marRight w:val="0"/>
              <w:marTop w:val="0"/>
              <w:marBottom w:val="0"/>
              <w:divBdr>
                <w:top w:val="none" w:sz="0" w:space="0" w:color="auto"/>
                <w:left w:val="none" w:sz="0" w:space="0" w:color="auto"/>
                <w:bottom w:val="none" w:sz="0" w:space="0" w:color="auto"/>
                <w:right w:val="none" w:sz="0" w:space="0" w:color="auto"/>
              </w:divBdr>
            </w:div>
            <w:div w:id="1800683334">
              <w:marLeft w:val="0"/>
              <w:marRight w:val="0"/>
              <w:marTop w:val="0"/>
              <w:marBottom w:val="0"/>
              <w:divBdr>
                <w:top w:val="none" w:sz="0" w:space="0" w:color="auto"/>
                <w:left w:val="none" w:sz="0" w:space="0" w:color="auto"/>
                <w:bottom w:val="none" w:sz="0" w:space="0" w:color="auto"/>
                <w:right w:val="none" w:sz="0" w:space="0" w:color="auto"/>
              </w:divBdr>
            </w:div>
            <w:div w:id="1800956640">
              <w:marLeft w:val="0"/>
              <w:marRight w:val="0"/>
              <w:marTop w:val="0"/>
              <w:marBottom w:val="0"/>
              <w:divBdr>
                <w:top w:val="none" w:sz="0" w:space="0" w:color="auto"/>
                <w:left w:val="none" w:sz="0" w:space="0" w:color="auto"/>
                <w:bottom w:val="none" w:sz="0" w:space="0" w:color="auto"/>
                <w:right w:val="none" w:sz="0" w:space="0" w:color="auto"/>
              </w:divBdr>
            </w:div>
            <w:div w:id="1802187421">
              <w:marLeft w:val="0"/>
              <w:marRight w:val="0"/>
              <w:marTop w:val="0"/>
              <w:marBottom w:val="0"/>
              <w:divBdr>
                <w:top w:val="none" w:sz="0" w:space="0" w:color="auto"/>
                <w:left w:val="none" w:sz="0" w:space="0" w:color="auto"/>
                <w:bottom w:val="none" w:sz="0" w:space="0" w:color="auto"/>
                <w:right w:val="none" w:sz="0" w:space="0" w:color="auto"/>
              </w:divBdr>
            </w:div>
            <w:div w:id="1803381568">
              <w:marLeft w:val="0"/>
              <w:marRight w:val="0"/>
              <w:marTop w:val="0"/>
              <w:marBottom w:val="0"/>
              <w:divBdr>
                <w:top w:val="none" w:sz="0" w:space="0" w:color="auto"/>
                <w:left w:val="none" w:sz="0" w:space="0" w:color="auto"/>
                <w:bottom w:val="none" w:sz="0" w:space="0" w:color="auto"/>
                <w:right w:val="none" w:sz="0" w:space="0" w:color="auto"/>
              </w:divBdr>
            </w:div>
            <w:div w:id="1803696981">
              <w:marLeft w:val="0"/>
              <w:marRight w:val="0"/>
              <w:marTop w:val="0"/>
              <w:marBottom w:val="0"/>
              <w:divBdr>
                <w:top w:val="none" w:sz="0" w:space="0" w:color="auto"/>
                <w:left w:val="none" w:sz="0" w:space="0" w:color="auto"/>
                <w:bottom w:val="none" w:sz="0" w:space="0" w:color="auto"/>
                <w:right w:val="none" w:sz="0" w:space="0" w:color="auto"/>
              </w:divBdr>
            </w:div>
            <w:div w:id="1804032763">
              <w:marLeft w:val="0"/>
              <w:marRight w:val="0"/>
              <w:marTop w:val="0"/>
              <w:marBottom w:val="0"/>
              <w:divBdr>
                <w:top w:val="none" w:sz="0" w:space="0" w:color="auto"/>
                <w:left w:val="none" w:sz="0" w:space="0" w:color="auto"/>
                <w:bottom w:val="none" w:sz="0" w:space="0" w:color="auto"/>
                <w:right w:val="none" w:sz="0" w:space="0" w:color="auto"/>
              </w:divBdr>
            </w:div>
            <w:div w:id="1805002836">
              <w:marLeft w:val="0"/>
              <w:marRight w:val="0"/>
              <w:marTop w:val="0"/>
              <w:marBottom w:val="0"/>
              <w:divBdr>
                <w:top w:val="none" w:sz="0" w:space="0" w:color="auto"/>
                <w:left w:val="none" w:sz="0" w:space="0" w:color="auto"/>
                <w:bottom w:val="none" w:sz="0" w:space="0" w:color="auto"/>
                <w:right w:val="none" w:sz="0" w:space="0" w:color="auto"/>
              </w:divBdr>
            </w:div>
            <w:div w:id="1805536782">
              <w:marLeft w:val="0"/>
              <w:marRight w:val="0"/>
              <w:marTop w:val="0"/>
              <w:marBottom w:val="0"/>
              <w:divBdr>
                <w:top w:val="none" w:sz="0" w:space="0" w:color="auto"/>
                <w:left w:val="none" w:sz="0" w:space="0" w:color="auto"/>
                <w:bottom w:val="none" w:sz="0" w:space="0" w:color="auto"/>
                <w:right w:val="none" w:sz="0" w:space="0" w:color="auto"/>
              </w:divBdr>
            </w:div>
            <w:div w:id="1805661511">
              <w:marLeft w:val="0"/>
              <w:marRight w:val="0"/>
              <w:marTop w:val="0"/>
              <w:marBottom w:val="0"/>
              <w:divBdr>
                <w:top w:val="none" w:sz="0" w:space="0" w:color="auto"/>
                <w:left w:val="none" w:sz="0" w:space="0" w:color="auto"/>
                <w:bottom w:val="none" w:sz="0" w:space="0" w:color="auto"/>
                <w:right w:val="none" w:sz="0" w:space="0" w:color="auto"/>
              </w:divBdr>
            </w:div>
            <w:div w:id="1806043262">
              <w:marLeft w:val="0"/>
              <w:marRight w:val="0"/>
              <w:marTop w:val="0"/>
              <w:marBottom w:val="0"/>
              <w:divBdr>
                <w:top w:val="none" w:sz="0" w:space="0" w:color="auto"/>
                <w:left w:val="none" w:sz="0" w:space="0" w:color="auto"/>
                <w:bottom w:val="none" w:sz="0" w:space="0" w:color="auto"/>
                <w:right w:val="none" w:sz="0" w:space="0" w:color="auto"/>
              </w:divBdr>
            </w:div>
            <w:div w:id="1806392276">
              <w:marLeft w:val="0"/>
              <w:marRight w:val="0"/>
              <w:marTop w:val="0"/>
              <w:marBottom w:val="0"/>
              <w:divBdr>
                <w:top w:val="none" w:sz="0" w:space="0" w:color="auto"/>
                <w:left w:val="none" w:sz="0" w:space="0" w:color="auto"/>
                <w:bottom w:val="none" w:sz="0" w:space="0" w:color="auto"/>
                <w:right w:val="none" w:sz="0" w:space="0" w:color="auto"/>
              </w:divBdr>
            </w:div>
            <w:div w:id="1806896785">
              <w:marLeft w:val="0"/>
              <w:marRight w:val="0"/>
              <w:marTop w:val="0"/>
              <w:marBottom w:val="0"/>
              <w:divBdr>
                <w:top w:val="none" w:sz="0" w:space="0" w:color="auto"/>
                <w:left w:val="none" w:sz="0" w:space="0" w:color="auto"/>
                <w:bottom w:val="none" w:sz="0" w:space="0" w:color="auto"/>
                <w:right w:val="none" w:sz="0" w:space="0" w:color="auto"/>
              </w:divBdr>
            </w:div>
            <w:div w:id="1806923295">
              <w:marLeft w:val="0"/>
              <w:marRight w:val="0"/>
              <w:marTop w:val="0"/>
              <w:marBottom w:val="0"/>
              <w:divBdr>
                <w:top w:val="none" w:sz="0" w:space="0" w:color="auto"/>
                <w:left w:val="none" w:sz="0" w:space="0" w:color="auto"/>
                <w:bottom w:val="none" w:sz="0" w:space="0" w:color="auto"/>
                <w:right w:val="none" w:sz="0" w:space="0" w:color="auto"/>
              </w:divBdr>
            </w:div>
            <w:div w:id="1807505452">
              <w:marLeft w:val="0"/>
              <w:marRight w:val="0"/>
              <w:marTop w:val="0"/>
              <w:marBottom w:val="0"/>
              <w:divBdr>
                <w:top w:val="none" w:sz="0" w:space="0" w:color="auto"/>
                <w:left w:val="none" w:sz="0" w:space="0" w:color="auto"/>
                <w:bottom w:val="none" w:sz="0" w:space="0" w:color="auto"/>
                <w:right w:val="none" w:sz="0" w:space="0" w:color="auto"/>
              </w:divBdr>
            </w:div>
            <w:div w:id="1808008015">
              <w:marLeft w:val="0"/>
              <w:marRight w:val="0"/>
              <w:marTop w:val="0"/>
              <w:marBottom w:val="0"/>
              <w:divBdr>
                <w:top w:val="none" w:sz="0" w:space="0" w:color="auto"/>
                <w:left w:val="none" w:sz="0" w:space="0" w:color="auto"/>
                <w:bottom w:val="none" w:sz="0" w:space="0" w:color="auto"/>
                <w:right w:val="none" w:sz="0" w:space="0" w:color="auto"/>
              </w:divBdr>
            </w:div>
            <w:div w:id="1808667784">
              <w:marLeft w:val="0"/>
              <w:marRight w:val="0"/>
              <w:marTop w:val="0"/>
              <w:marBottom w:val="0"/>
              <w:divBdr>
                <w:top w:val="none" w:sz="0" w:space="0" w:color="auto"/>
                <w:left w:val="none" w:sz="0" w:space="0" w:color="auto"/>
                <w:bottom w:val="none" w:sz="0" w:space="0" w:color="auto"/>
                <w:right w:val="none" w:sz="0" w:space="0" w:color="auto"/>
              </w:divBdr>
            </w:div>
            <w:div w:id="1809205890">
              <w:marLeft w:val="0"/>
              <w:marRight w:val="0"/>
              <w:marTop w:val="0"/>
              <w:marBottom w:val="0"/>
              <w:divBdr>
                <w:top w:val="none" w:sz="0" w:space="0" w:color="auto"/>
                <w:left w:val="none" w:sz="0" w:space="0" w:color="auto"/>
                <w:bottom w:val="none" w:sz="0" w:space="0" w:color="auto"/>
                <w:right w:val="none" w:sz="0" w:space="0" w:color="auto"/>
              </w:divBdr>
            </w:div>
            <w:div w:id="1809321335">
              <w:marLeft w:val="0"/>
              <w:marRight w:val="0"/>
              <w:marTop w:val="0"/>
              <w:marBottom w:val="0"/>
              <w:divBdr>
                <w:top w:val="none" w:sz="0" w:space="0" w:color="auto"/>
                <w:left w:val="none" w:sz="0" w:space="0" w:color="auto"/>
                <w:bottom w:val="none" w:sz="0" w:space="0" w:color="auto"/>
                <w:right w:val="none" w:sz="0" w:space="0" w:color="auto"/>
              </w:divBdr>
            </w:div>
            <w:div w:id="1809396443">
              <w:marLeft w:val="0"/>
              <w:marRight w:val="0"/>
              <w:marTop w:val="0"/>
              <w:marBottom w:val="0"/>
              <w:divBdr>
                <w:top w:val="none" w:sz="0" w:space="0" w:color="auto"/>
                <w:left w:val="none" w:sz="0" w:space="0" w:color="auto"/>
                <w:bottom w:val="none" w:sz="0" w:space="0" w:color="auto"/>
                <w:right w:val="none" w:sz="0" w:space="0" w:color="auto"/>
              </w:divBdr>
            </w:div>
            <w:div w:id="1809854763">
              <w:marLeft w:val="0"/>
              <w:marRight w:val="0"/>
              <w:marTop w:val="0"/>
              <w:marBottom w:val="0"/>
              <w:divBdr>
                <w:top w:val="none" w:sz="0" w:space="0" w:color="auto"/>
                <w:left w:val="none" w:sz="0" w:space="0" w:color="auto"/>
                <w:bottom w:val="none" w:sz="0" w:space="0" w:color="auto"/>
                <w:right w:val="none" w:sz="0" w:space="0" w:color="auto"/>
              </w:divBdr>
            </w:div>
            <w:div w:id="1809935613">
              <w:marLeft w:val="0"/>
              <w:marRight w:val="0"/>
              <w:marTop w:val="0"/>
              <w:marBottom w:val="0"/>
              <w:divBdr>
                <w:top w:val="none" w:sz="0" w:space="0" w:color="auto"/>
                <w:left w:val="none" w:sz="0" w:space="0" w:color="auto"/>
                <w:bottom w:val="none" w:sz="0" w:space="0" w:color="auto"/>
                <w:right w:val="none" w:sz="0" w:space="0" w:color="auto"/>
              </w:divBdr>
            </w:div>
            <w:div w:id="1810856252">
              <w:marLeft w:val="0"/>
              <w:marRight w:val="0"/>
              <w:marTop w:val="0"/>
              <w:marBottom w:val="0"/>
              <w:divBdr>
                <w:top w:val="none" w:sz="0" w:space="0" w:color="auto"/>
                <w:left w:val="none" w:sz="0" w:space="0" w:color="auto"/>
                <w:bottom w:val="none" w:sz="0" w:space="0" w:color="auto"/>
                <w:right w:val="none" w:sz="0" w:space="0" w:color="auto"/>
              </w:divBdr>
            </w:div>
            <w:div w:id="1811052099">
              <w:marLeft w:val="0"/>
              <w:marRight w:val="0"/>
              <w:marTop w:val="0"/>
              <w:marBottom w:val="0"/>
              <w:divBdr>
                <w:top w:val="none" w:sz="0" w:space="0" w:color="auto"/>
                <w:left w:val="none" w:sz="0" w:space="0" w:color="auto"/>
                <w:bottom w:val="none" w:sz="0" w:space="0" w:color="auto"/>
                <w:right w:val="none" w:sz="0" w:space="0" w:color="auto"/>
              </w:divBdr>
            </w:div>
            <w:div w:id="1811554820">
              <w:marLeft w:val="0"/>
              <w:marRight w:val="0"/>
              <w:marTop w:val="0"/>
              <w:marBottom w:val="0"/>
              <w:divBdr>
                <w:top w:val="none" w:sz="0" w:space="0" w:color="auto"/>
                <w:left w:val="none" w:sz="0" w:space="0" w:color="auto"/>
                <w:bottom w:val="none" w:sz="0" w:space="0" w:color="auto"/>
                <w:right w:val="none" w:sz="0" w:space="0" w:color="auto"/>
              </w:divBdr>
            </w:div>
            <w:div w:id="1811677705">
              <w:marLeft w:val="0"/>
              <w:marRight w:val="0"/>
              <w:marTop w:val="0"/>
              <w:marBottom w:val="0"/>
              <w:divBdr>
                <w:top w:val="none" w:sz="0" w:space="0" w:color="auto"/>
                <w:left w:val="none" w:sz="0" w:space="0" w:color="auto"/>
                <w:bottom w:val="none" w:sz="0" w:space="0" w:color="auto"/>
                <w:right w:val="none" w:sz="0" w:space="0" w:color="auto"/>
              </w:divBdr>
            </w:div>
            <w:div w:id="1812282952">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1815484031">
              <w:marLeft w:val="0"/>
              <w:marRight w:val="0"/>
              <w:marTop w:val="0"/>
              <w:marBottom w:val="0"/>
              <w:divBdr>
                <w:top w:val="none" w:sz="0" w:space="0" w:color="auto"/>
                <w:left w:val="none" w:sz="0" w:space="0" w:color="auto"/>
                <w:bottom w:val="none" w:sz="0" w:space="0" w:color="auto"/>
                <w:right w:val="none" w:sz="0" w:space="0" w:color="auto"/>
              </w:divBdr>
            </w:div>
            <w:div w:id="1816414222">
              <w:marLeft w:val="0"/>
              <w:marRight w:val="0"/>
              <w:marTop w:val="0"/>
              <w:marBottom w:val="0"/>
              <w:divBdr>
                <w:top w:val="none" w:sz="0" w:space="0" w:color="auto"/>
                <w:left w:val="none" w:sz="0" w:space="0" w:color="auto"/>
                <w:bottom w:val="none" w:sz="0" w:space="0" w:color="auto"/>
                <w:right w:val="none" w:sz="0" w:space="0" w:color="auto"/>
              </w:divBdr>
            </w:div>
            <w:div w:id="1816802456">
              <w:marLeft w:val="0"/>
              <w:marRight w:val="0"/>
              <w:marTop w:val="0"/>
              <w:marBottom w:val="0"/>
              <w:divBdr>
                <w:top w:val="none" w:sz="0" w:space="0" w:color="auto"/>
                <w:left w:val="none" w:sz="0" w:space="0" w:color="auto"/>
                <w:bottom w:val="none" w:sz="0" w:space="0" w:color="auto"/>
                <w:right w:val="none" w:sz="0" w:space="0" w:color="auto"/>
              </w:divBdr>
            </w:div>
            <w:div w:id="1817643664">
              <w:marLeft w:val="0"/>
              <w:marRight w:val="0"/>
              <w:marTop w:val="0"/>
              <w:marBottom w:val="0"/>
              <w:divBdr>
                <w:top w:val="none" w:sz="0" w:space="0" w:color="auto"/>
                <w:left w:val="none" w:sz="0" w:space="0" w:color="auto"/>
                <w:bottom w:val="none" w:sz="0" w:space="0" w:color="auto"/>
                <w:right w:val="none" w:sz="0" w:space="0" w:color="auto"/>
              </w:divBdr>
            </w:div>
            <w:div w:id="1818109543">
              <w:marLeft w:val="0"/>
              <w:marRight w:val="0"/>
              <w:marTop w:val="0"/>
              <w:marBottom w:val="0"/>
              <w:divBdr>
                <w:top w:val="none" w:sz="0" w:space="0" w:color="auto"/>
                <w:left w:val="none" w:sz="0" w:space="0" w:color="auto"/>
                <w:bottom w:val="none" w:sz="0" w:space="0" w:color="auto"/>
                <w:right w:val="none" w:sz="0" w:space="0" w:color="auto"/>
              </w:divBdr>
            </w:div>
            <w:div w:id="1818185247">
              <w:marLeft w:val="0"/>
              <w:marRight w:val="0"/>
              <w:marTop w:val="0"/>
              <w:marBottom w:val="0"/>
              <w:divBdr>
                <w:top w:val="none" w:sz="0" w:space="0" w:color="auto"/>
                <w:left w:val="none" w:sz="0" w:space="0" w:color="auto"/>
                <w:bottom w:val="none" w:sz="0" w:space="0" w:color="auto"/>
                <w:right w:val="none" w:sz="0" w:space="0" w:color="auto"/>
              </w:divBdr>
            </w:div>
            <w:div w:id="1819227805">
              <w:marLeft w:val="0"/>
              <w:marRight w:val="0"/>
              <w:marTop w:val="0"/>
              <w:marBottom w:val="0"/>
              <w:divBdr>
                <w:top w:val="none" w:sz="0" w:space="0" w:color="auto"/>
                <w:left w:val="none" w:sz="0" w:space="0" w:color="auto"/>
                <w:bottom w:val="none" w:sz="0" w:space="0" w:color="auto"/>
                <w:right w:val="none" w:sz="0" w:space="0" w:color="auto"/>
              </w:divBdr>
            </w:div>
            <w:div w:id="1820806025">
              <w:marLeft w:val="0"/>
              <w:marRight w:val="0"/>
              <w:marTop w:val="0"/>
              <w:marBottom w:val="0"/>
              <w:divBdr>
                <w:top w:val="none" w:sz="0" w:space="0" w:color="auto"/>
                <w:left w:val="none" w:sz="0" w:space="0" w:color="auto"/>
                <w:bottom w:val="none" w:sz="0" w:space="0" w:color="auto"/>
                <w:right w:val="none" w:sz="0" w:space="0" w:color="auto"/>
              </w:divBdr>
            </w:div>
            <w:div w:id="1821070481">
              <w:marLeft w:val="0"/>
              <w:marRight w:val="0"/>
              <w:marTop w:val="0"/>
              <w:marBottom w:val="0"/>
              <w:divBdr>
                <w:top w:val="none" w:sz="0" w:space="0" w:color="auto"/>
                <w:left w:val="none" w:sz="0" w:space="0" w:color="auto"/>
                <w:bottom w:val="none" w:sz="0" w:space="0" w:color="auto"/>
                <w:right w:val="none" w:sz="0" w:space="0" w:color="auto"/>
              </w:divBdr>
            </w:div>
            <w:div w:id="1821337128">
              <w:marLeft w:val="0"/>
              <w:marRight w:val="0"/>
              <w:marTop w:val="0"/>
              <w:marBottom w:val="0"/>
              <w:divBdr>
                <w:top w:val="none" w:sz="0" w:space="0" w:color="auto"/>
                <w:left w:val="none" w:sz="0" w:space="0" w:color="auto"/>
                <w:bottom w:val="none" w:sz="0" w:space="0" w:color="auto"/>
                <w:right w:val="none" w:sz="0" w:space="0" w:color="auto"/>
              </w:divBdr>
            </w:div>
            <w:div w:id="1821576661">
              <w:marLeft w:val="0"/>
              <w:marRight w:val="0"/>
              <w:marTop w:val="0"/>
              <w:marBottom w:val="0"/>
              <w:divBdr>
                <w:top w:val="none" w:sz="0" w:space="0" w:color="auto"/>
                <w:left w:val="none" w:sz="0" w:space="0" w:color="auto"/>
                <w:bottom w:val="none" w:sz="0" w:space="0" w:color="auto"/>
                <w:right w:val="none" w:sz="0" w:space="0" w:color="auto"/>
              </w:divBdr>
            </w:div>
            <w:div w:id="1821842278">
              <w:marLeft w:val="0"/>
              <w:marRight w:val="0"/>
              <w:marTop w:val="0"/>
              <w:marBottom w:val="0"/>
              <w:divBdr>
                <w:top w:val="none" w:sz="0" w:space="0" w:color="auto"/>
                <w:left w:val="none" w:sz="0" w:space="0" w:color="auto"/>
                <w:bottom w:val="none" w:sz="0" w:space="0" w:color="auto"/>
                <w:right w:val="none" w:sz="0" w:space="0" w:color="auto"/>
              </w:divBdr>
            </w:div>
            <w:div w:id="1821922258">
              <w:marLeft w:val="0"/>
              <w:marRight w:val="0"/>
              <w:marTop w:val="0"/>
              <w:marBottom w:val="0"/>
              <w:divBdr>
                <w:top w:val="none" w:sz="0" w:space="0" w:color="auto"/>
                <w:left w:val="none" w:sz="0" w:space="0" w:color="auto"/>
                <w:bottom w:val="none" w:sz="0" w:space="0" w:color="auto"/>
                <w:right w:val="none" w:sz="0" w:space="0" w:color="auto"/>
              </w:divBdr>
            </w:div>
            <w:div w:id="1823429686">
              <w:marLeft w:val="0"/>
              <w:marRight w:val="0"/>
              <w:marTop w:val="0"/>
              <w:marBottom w:val="0"/>
              <w:divBdr>
                <w:top w:val="none" w:sz="0" w:space="0" w:color="auto"/>
                <w:left w:val="none" w:sz="0" w:space="0" w:color="auto"/>
                <w:bottom w:val="none" w:sz="0" w:space="0" w:color="auto"/>
                <w:right w:val="none" w:sz="0" w:space="0" w:color="auto"/>
              </w:divBdr>
            </w:div>
            <w:div w:id="1824812321">
              <w:marLeft w:val="0"/>
              <w:marRight w:val="0"/>
              <w:marTop w:val="0"/>
              <w:marBottom w:val="0"/>
              <w:divBdr>
                <w:top w:val="none" w:sz="0" w:space="0" w:color="auto"/>
                <w:left w:val="none" w:sz="0" w:space="0" w:color="auto"/>
                <w:bottom w:val="none" w:sz="0" w:space="0" w:color="auto"/>
                <w:right w:val="none" w:sz="0" w:space="0" w:color="auto"/>
              </w:divBdr>
            </w:div>
            <w:div w:id="1825008348">
              <w:marLeft w:val="0"/>
              <w:marRight w:val="0"/>
              <w:marTop w:val="0"/>
              <w:marBottom w:val="0"/>
              <w:divBdr>
                <w:top w:val="none" w:sz="0" w:space="0" w:color="auto"/>
                <w:left w:val="none" w:sz="0" w:space="0" w:color="auto"/>
                <w:bottom w:val="none" w:sz="0" w:space="0" w:color="auto"/>
                <w:right w:val="none" w:sz="0" w:space="0" w:color="auto"/>
              </w:divBdr>
            </w:div>
            <w:div w:id="1825313280">
              <w:marLeft w:val="0"/>
              <w:marRight w:val="0"/>
              <w:marTop w:val="0"/>
              <w:marBottom w:val="0"/>
              <w:divBdr>
                <w:top w:val="none" w:sz="0" w:space="0" w:color="auto"/>
                <w:left w:val="none" w:sz="0" w:space="0" w:color="auto"/>
                <w:bottom w:val="none" w:sz="0" w:space="0" w:color="auto"/>
                <w:right w:val="none" w:sz="0" w:space="0" w:color="auto"/>
              </w:divBdr>
            </w:div>
            <w:div w:id="1825392901">
              <w:marLeft w:val="0"/>
              <w:marRight w:val="0"/>
              <w:marTop w:val="0"/>
              <w:marBottom w:val="0"/>
              <w:divBdr>
                <w:top w:val="none" w:sz="0" w:space="0" w:color="auto"/>
                <w:left w:val="none" w:sz="0" w:space="0" w:color="auto"/>
                <w:bottom w:val="none" w:sz="0" w:space="0" w:color="auto"/>
                <w:right w:val="none" w:sz="0" w:space="0" w:color="auto"/>
              </w:divBdr>
            </w:div>
            <w:div w:id="1826241038">
              <w:marLeft w:val="0"/>
              <w:marRight w:val="0"/>
              <w:marTop w:val="0"/>
              <w:marBottom w:val="0"/>
              <w:divBdr>
                <w:top w:val="none" w:sz="0" w:space="0" w:color="auto"/>
                <w:left w:val="none" w:sz="0" w:space="0" w:color="auto"/>
                <w:bottom w:val="none" w:sz="0" w:space="0" w:color="auto"/>
                <w:right w:val="none" w:sz="0" w:space="0" w:color="auto"/>
              </w:divBdr>
            </w:div>
            <w:div w:id="1826243137">
              <w:marLeft w:val="0"/>
              <w:marRight w:val="0"/>
              <w:marTop w:val="0"/>
              <w:marBottom w:val="0"/>
              <w:divBdr>
                <w:top w:val="none" w:sz="0" w:space="0" w:color="auto"/>
                <w:left w:val="none" w:sz="0" w:space="0" w:color="auto"/>
                <w:bottom w:val="none" w:sz="0" w:space="0" w:color="auto"/>
                <w:right w:val="none" w:sz="0" w:space="0" w:color="auto"/>
              </w:divBdr>
            </w:div>
            <w:div w:id="1827083817">
              <w:marLeft w:val="0"/>
              <w:marRight w:val="0"/>
              <w:marTop w:val="0"/>
              <w:marBottom w:val="0"/>
              <w:divBdr>
                <w:top w:val="none" w:sz="0" w:space="0" w:color="auto"/>
                <w:left w:val="none" w:sz="0" w:space="0" w:color="auto"/>
                <w:bottom w:val="none" w:sz="0" w:space="0" w:color="auto"/>
                <w:right w:val="none" w:sz="0" w:space="0" w:color="auto"/>
              </w:divBdr>
            </w:div>
            <w:div w:id="1828285239">
              <w:marLeft w:val="0"/>
              <w:marRight w:val="0"/>
              <w:marTop w:val="0"/>
              <w:marBottom w:val="0"/>
              <w:divBdr>
                <w:top w:val="none" w:sz="0" w:space="0" w:color="auto"/>
                <w:left w:val="none" w:sz="0" w:space="0" w:color="auto"/>
                <w:bottom w:val="none" w:sz="0" w:space="0" w:color="auto"/>
                <w:right w:val="none" w:sz="0" w:space="0" w:color="auto"/>
              </w:divBdr>
            </w:div>
            <w:div w:id="1828595987">
              <w:marLeft w:val="0"/>
              <w:marRight w:val="0"/>
              <w:marTop w:val="0"/>
              <w:marBottom w:val="0"/>
              <w:divBdr>
                <w:top w:val="none" w:sz="0" w:space="0" w:color="auto"/>
                <w:left w:val="none" w:sz="0" w:space="0" w:color="auto"/>
                <w:bottom w:val="none" w:sz="0" w:space="0" w:color="auto"/>
                <w:right w:val="none" w:sz="0" w:space="0" w:color="auto"/>
              </w:divBdr>
            </w:div>
            <w:div w:id="1828665486">
              <w:marLeft w:val="0"/>
              <w:marRight w:val="0"/>
              <w:marTop w:val="0"/>
              <w:marBottom w:val="0"/>
              <w:divBdr>
                <w:top w:val="none" w:sz="0" w:space="0" w:color="auto"/>
                <w:left w:val="none" w:sz="0" w:space="0" w:color="auto"/>
                <w:bottom w:val="none" w:sz="0" w:space="0" w:color="auto"/>
                <w:right w:val="none" w:sz="0" w:space="0" w:color="auto"/>
              </w:divBdr>
            </w:div>
            <w:div w:id="1831098793">
              <w:marLeft w:val="0"/>
              <w:marRight w:val="0"/>
              <w:marTop w:val="0"/>
              <w:marBottom w:val="0"/>
              <w:divBdr>
                <w:top w:val="none" w:sz="0" w:space="0" w:color="auto"/>
                <w:left w:val="none" w:sz="0" w:space="0" w:color="auto"/>
                <w:bottom w:val="none" w:sz="0" w:space="0" w:color="auto"/>
                <w:right w:val="none" w:sz="0" w:space="0" w:color="auto"/>
              </w:divBdr>
            </w:div>
            <w:div w:id="1831554214">
              <w:marLeft w:val="0"/>
              <w:marRight w:val="0"/>
              <w:marTop w:val="0"/>
              <w:marBottom w:val="0"/>
              <w:divBdr>
                <w:top w:val="none" w:sz="0" w:space="0" w:color="auto"/>
                <w:left w:val="none" w:sz="0" w:space="0" w:color="auto"/>
                <w:bottom w:val="none" w:sz="0" w:space="0" w:color="auto"/>
                <w:right w:val="none" w:sz="0" w:space="0" w:color="auto"/>
              </w:divBdr>
            </w:div>
            <w:div w:id="1832217420">
              <w:marLeft w:val="0"/>
              <w:marRight w:val="0"/>
              <w:marTop w:val="0"/>
              <w:marBottom w:val="0"/>
              <w:divBdr>
                <w:top w:val="none" w:sz="0" w:space="0" w:color="auto"/>
                <w:left w:val="none" w:sz="0" w:space="0" w:color="auto"/>
                <w:bottom w:val="none" w:sz="0" w:space="0" w:color="auto"/>
                <w:right w:val="none" w:sz="0" w:space="0" w:color="auto"/>
              </w:divBdr>
            </w:div>
            <w:div w:id="1833179739">
              <w:marLeft w:val="0"/>
              <w:marRight w:val="0"/>
              <w:marTop w:val="0"/>
              <w:marBottom w:val="0"/>
              <w:divBdr>
                <w:top w:val="none" w:sz="0" w:space="0" w:color="auto"/>
                <w:left w:val="none" w:sz="0" w:space="0" w:color="auto"/>
                <w:bottom w:val="none" w:sz="0" w:space="0" w:color="auto"/>
                <w:right w:val="none" w:sz="0" w:space="0" w:color="auto"/>
              </w:divBdr>
            </w:div>
            <w:div w:id="1833598316">
              <w:marLeft w:val="0"/>
              <w:marRight w:val="0"/>
              <w:marTop w:val="0"/>
              <w:marBottom w:val="0"/>
              <w:divBdr>
                <w:top w:val="none" w:sz="0" w:space="0" w:color="auto"/>
                <w:left w:val="none" w:sz="0" w:space="0" w:color="auto"/>
                <w:bottom w:val="none" w:sz="0" w:space="0" w:color="auto"/>
                <w:right w:val="none" w:sz="0" w:space="0" w:color="auto"/>
              </w:divBdr>
            </w:div>
            <w:div w:id="1833908560">
              <w:marLeft w:val="0"/>
              <w:marRight w:val="0"/>
              <w:marTop w:val="0"/>
              <w:marBottom w:val="0"/>
              <w:divBdr>
                <w:top w:val="none" w:sz="0" w:space="0" w:color="auto"/>
                <w:left w:val="none" w:sz="0" w:space="0" w:color="auto"/>
                <w:bottom w:val="none" w:sz="0" w:space="0" w:color="auto"/>
                <w:right w:val="none" w:sz="0" w:space="0" w:color="auto"/>
              </w:divBdr>
            </w:div>
            <w:div w:id="1834879542">
              <w:marLeft w:val="0"/>
              <w:marRight w:val="0"/>
              <w:marTop w:val="0"/>
              <w:marBottom w:val="0"/>
              <w:divBdr>
                <w:top w:val="none" w:sz="0" w:space="0" w:color="auto"/>
                <w:left w:val="none" w:sz="0" w:space="0" w:color="auto"/>
                <w:bottom w:val="none" w:sz="0" w:space="0" w:color="auto"/>
                <w:right w:val="none" w:sz="0" w:space="0" w:color="auto"/>
              </w:divBdr>
            </w:div>
            <w:div w:id="1835142769">
              <w:marLeft w:val="0"/>
              <w:marRight w:val="0"/>
              <w:marTop w:val="0"/>
              <w:marBottom w:val="0"/>
              <w:divBdr>
                <w:top w:val="none" w:sz="0" w:space="0" w:color="auto"/>
                <w:left w:val="none" w:sz="0" w:space="0" w:color="auto"/>
                <w:bottom w:val="none" w:sz="0" w:space="0" w:color="auto"/>
                <w:right w:val="none" w:sz="0" w:space="0" w:color="auto"/>
              </w:divBdr>
            </w:div>
            <w:div w:id="1835686954">
              <w:marLeft w:val="0"/>
              <w:marRight w:val="0"/>
              <w:marTop w:val="0"/>
              <w:marBottom w:val="0"/>
              <w:divBdr>
                <w:top w:val="none" w:sz="0" w:space="0" w:color="auto"/>
                <w:left w:val="none" w:sz="0" w:space="0" w:color="auto"/>
                <w:bottom w:val="none" w:sz="0" w:space="0" w:color="auto"/>
                <w:right w:val="none" w:sz="0" w:space="0" w:color="auto"/>
              </w:divBdr>
            </w:div>
            <w:div w:id="1836415445">
              <w:marLeft w:val="0"/>
              <w:marRight w:val="0"/>
              <w:marTop w:val="0"/>
              <w:marBottom w:val="0"/>
              <w:divBdr>
                <w:top w:val="none" w:sz="0" w:space="0" w:color="auto"/>
                <w:left w:val="none" w:sz="0" w:space="0" w:color="auto"/>
                <w:bottom w:val="none" w:sz="0" w:space="0" w:color="auto"/>
                <w:right w:val="none" w:sz="0" w:space="0" w:color="auto"/>
              </w:divBdr>
            </w:div>
            <w:div w:id="1836454668">
              <w:marLeft w:val="0"/>
              <w:marRight w:val="0"/>
              <w:marTop w:val="0"/>
              <w:marBottom w:val="0"/>
              <w:divBdr>
                <w:top w:val="none" w:sz="0" w:space="0" w:color="auto"/>
                <w:left w:val="none" w:sz="0" w:space="0" w:color="auto"/>
                <w:bottom w:val="none" w:sz="0" w:space="0" w:color="auto"/>
                <w:right w:val="none" w:sz="0" w:space="0" w:color="auto"/>
              </w:divBdr>
            </w:div>
            <w:div w:id="1837067380">
              <w:marLeft w:val="0"/>
              <w:marRight w:val="0"/>
              <w:marTop w:val="0"/>
              <w:marBottom w:val="0"/>
              <w:divBdr>
                <w:top w:val="none" w:sz="0" w:space="0" w:color="auto"/>
                <w:left w:val="none" w:sz="0" w:space="0" w:color="auto"/>
                <w:bottom w:val="none" w:sz="0" w:space="0" w:color="auto"/>
                <w:right w:val="none" w:sz="0" w:space="0" w:color="auto"/>
              </w:divBdr>
            </w:div>
            <w:div w:id="1837113251">
              <w:marLeft w:val="0"/>
              <w:marRight w:val="0"/>
              <w:marTop w:val="0"/>
              <w:marBottom w:val="0"/>
              <w:divBdr>
                <w:top w:val="none" w:sz="0" w:space="0" w:color="auto"/>
                <w:left w:val="none" w:sz="0" w:space="0" w:color="auto"/>
                <w:bottom w:val="none" w:sz="0" w:space="0" w:color="auto"/>
                <w:right w:val="none" w:sz="0" w:space="0" w:color="auto"/>
              </w:divBdr>
            </w:div>
            <w:div w:id="1839420068">
              <w:marLeft w:val="0"/>
              <w:marRight w:val="0"/>
              <w:marTop w:val="0"/>
              <w:marBottom w:val="0"/>
              <w:divBdr>
                <w:top w:val="none" w:sz="0" w:space="0" w:color="auto"/>
                <w:left w:val="none" w:sz="0" w:space="0" w:color="auto"/>
                <w:bottom w:val="none" w:sz="0" w:space="0" w:color="auto"/>
                <w:right w:val="none" w:sz="0" w:space="0" w:color="auto"/>
              </w:divBdr>
            </w:div>
            <w:div w:id="1840071598">
              <w:marLeft w:val="0"/>
              <w:marRight w:val="0"/>
              <w:marTop w:val="0"/>
              <w:marBottom w:val="0"/>
              <w:divBdr>
                <w:top w:val="none" w:sz="0" w:space="0" w:color="auto"/>
                <w:left w:val="none" w:sz="0" w:space="0" w:color="auto"/>
                <w:bottom w:val="none" w:sz="0" w:space="0" w:color="auto"/>
                <w:right w:val="none" w:sz="0" w:space="0" w:color="auto"/>
              </w:divBdr>
            </w:div>
            <w:div w:id="1840584837">
              <w:marLeft w:val="0"/>
              <w:marRight w:val="0"/>
              <w:marTop w:val="0"/>
              <w:marBottom w:val="0"/>
              <w:divBdr>
                <w:top w:val="none" w:sz="0" w:space="0" w:color="auto"/>
                <w:left w:val="none" w:sz="0" w:space="0" w:color="auto"/>
                <w:bottom w:val="none" w:sz="0" w:space="0" w:color="auto"/>
                <w:right w:val="none" w:sz="0" w:space="0" w:color="auto"/>
              </w:divBdr>
            </w:div>
            <w:div w:id="1840803280">
              <w:marLeft w:val="0"/>
              <w:marRight w:val="0"/>
              <w:marTop w:val="0"/>
              <w:marBottom w:val="0"/>
              <w:divBdr>
                <w:top w:val="none" w:sz="0" w:space="0" w:color="auto"/>
                <w:left w:val="none" w:sz="0" w:space="0" w:color="auto"/>
                <w:bottom w:val="none" w:sz="0" w:space="0" w:color="auto"/>
                <w:right w:val="none" w:sz="0" w:space="0" w:color="auto"/>
              </w:divBdr>
            </w:div>
            <w:div w:id="1841460297">
              <w:marLeft w:val="0"/>
              <w:marRight w:val="0"/>
              <w:marTop w:val="0"/>
              <w:marBottom w:val="0"/>
              <w:divBdr>
                <w:top w:val="none" w:sz="0" w:space="0" w:color="auto"/>
                <w:left w:val="none" w:sz="0" w:space="0" w:color="auto"/>
                <w:bottom w:val="none" w:sz="0" w:space="0" w:color="auto"/>
                <w:right w:val="none" w:sz="0" w:space="0" w:color="auto"/>
              </w:divBdr>
            </w:div>
            <w:div w:id="1841508793">
              <w:marLeft w:val="0"/>
              <w:marRight w:val="0"/>
              <w:marTop w:val="0"/>
              <w:marBottom w:val="0"/>
              <w:divBdr>
                <w:top w:val="none" w:sz="0" w:space="0" w:color="auto"/>
                <w:left w:val="none" w:sz="0" w:space="0" w:color="auto"/>
                <w:bottom w:val="none" w:sz="0" w:space="0" w:color="auto"/>
                <w:right w:val="none" w:sz="0" w:space="0" w:color="auto"/>
              </w:divBdr>
            </w:div>
            <w:div w:id="1843465644">
              <w:marLeft w:val="0"/>
              <w:marRight w:val="0"/>
              <w:marTop w:val="0"/>
              <w:marBottom w:val="0"/>
              <w:divBdr>
                <w:top w:val="none" w:sz="0" w:space="0" w:color="auto"/>
                <w:left w:val="none" w:sz="0" w:space="0" w:color="auto"/>
                <w:bottom w:val="none" w:sz="0" w:space="0" w:color="auto"/>
                <w:right w:val="none" w:sz="0" w:space="0" w:color="auto"/>
              </w:divBdr>
            </w:div>
            <w:div w:id="1845127191">
              <w:marLeft w:val="0"/>
              <w:marRight w:val="0"/>
              <w:marTop w:val="0"/>
              <w:marBottom w:val="0"/>
              <w:divBdr>
                <w:top w:val="none" w:sz="0" w:space="0" w:color="auto"/>
                <w:left w:val="none" w:sz="0" w:space="0" w:color="auto"/>
                <w:bottom w:val="none" w:sz="0" w:space="0" w:color="auto"/>
                <w:right w:val="none" w:sz="0" w:space="0" w:color="auto"/>
              </w:divBdr>
            </w:div>
            <w:div w:id="1845244193">
              <w:marLeft w:val="0"/>
              <w:marRight w:val="0"/>
              <w:marTop w:val="0"/>
              <w:marBottom w:val="0"/>
              <w:divBdr>
                <w:top w:val="none" w:sz="0" w:space="0" w:color="auto"/>
                <w:left w:val="none" w:sz="0" w:space="0" w:color="auto"/>
                <w:bottom w:val="none" w:sz="0" w:space="0" w:color="auto"/>
                <w:right w:val="none" w:sz="0" w:space="0" w:color="auto"/>
              </w:divBdr>
            </w:div>
            <w:div w:id="1845632513">
              <w:marLeft w:val="0"/>
              <w:marRight w:val="0"/>
              <w:marTop w:val="0"/>
              <w:marBottom w:val="0"/>
              <w:divBdr>
                <w:top w:val="none" w:sz="0" w:space="0" w:color="auto"/>
                <w:left w:val="none" w:sz="0" w:space="0" w:color="auto"/>
                <w:bottom w:val="none" w:sz="0" w:space="0" w:color="auto"/>
                <w:right w:val="none" w:sz="0" w:space="0" w:color="auto"/>
              </w:divBdr>
            </w:div>
            <w:div w:id="1845974781">
              <w:marLeft w:val="0"/>
              <w:marRight w:val="0"/>
              <w:marTop w:val="0"/>
              <w:marBottom w:val="0"/>
              <w:divBdr>
                <w:top w:val="none" w:sz="0" w:space="0" w:color="auto"/>
                <w:left w:val="none" w:sz="0" w:space="0" w:color="auto"/>
                <w:bottom w:val="none" w:sz="0" w:space="0" w:color="auto"/>
                <w:right w:val="none" w:sz="0" w:space="0" w:color="auto"/>
              </w:divBdr>
            </w:div>
            <w:div w:id="1846165599">
              <w:marLeft w:val="0"/>
              <w:marRight w:val="0"/>
              <w:marTop w:val="0"/>
              <w:marBottom w:val="0"/>
              <w:divBdr>
                <w:top w:val="none" w:sz="0" w:space="0" w:color="auto"/>
                <w:left w:val="none" w:sz="0" w:space="0" w:color="auto"/>
                <w:bottom w:val="none" w:sz="0" w:space="0" w:color="auto"/>
                <w:right w:val="none" w:sz="0" w:space="0" w:color="auto"/>
              </w:divBdr>
            </w:div>
            <w:div w:id="1847942127">
              <w:marLeft w:val="0"/>
              <w:marRight w:val="0"/>
              <w:marTop w:val="0"/>
              <w:marBottom w:val="0"/>
              <w:divBdr>
                <w:top w:val="none" w:sz="0" w:space="0" w:color="auto"/>
                <w:left w:val="none" w:sz="0" w:space="0" w:color="auto"/>
                <w:bottom w:val="none" w:sz="0" w:space="0" w:color="auto"/>
                <w:right w:val="none" w:sz="0" w:space="0" w:color="auto"/>
              </w:divBdr>
            </w:div>
            <w:div w:id="1848860064">
              <w:marLeft w:val="0"/>
              <w:marRight w:val="0"/>
              <w:marTop w:val="0"/>
              <w:marBottom w:val="0"/>
              <w:divBdr>
                <w:top w:val="none" w:sz="0" w:space="0" w:color="auto"/>
                <w:left w:val="none" w:sz="0" w:space="0" w:color="auto"/>
                <w:bottom w:val="none" w:sz="0" w:space="0" w:color="auto"/>
                <w:right w:val="none" w:sz="0" w:space="0" w:color="auto"/>
              </w:divBdr>
            </w:div>
            <w:div w:id="1850098164">
              <w:marLeft w:val="0"/>
              <w:marRight w:val="0"/>
              <w:marTop w:val="0"/>
              <w:marBottom w:val="0"/>
              <w:divBdr>
                <w:top w:val="none" w:sz="0" w:space="0" w:color="auto"/>
                <w:left w:val="none" w:sz="0" w:space="0" w:color="auto"/>
                <w:bottom w:val="none" w:sz="0" w:space="0" w:color="auto"/>
                <w:right w:val="none" w:sz="0" w:space="0" w:color="auto"/>
              </w:divBdr>
            </w:div>
            <w:div w:id="1851288477">
              <w:marLeft w:val="0"/>
              <w:marRight w:val="0"/>
              <w:marTop w:val="0"/>
              <w:marBottom w:val="0"/>
              <w:divBdr>
                <w:top w:val="none" w:sz="0" w:space="0" w:color="auto"/>
                <w:left w:val="none" w:sz="0" w:space="0" w:color="auto"/>
                <w:bottom w:val="none" w:sz="0" w:space="0" w:color="auto"/>
                <w:right w:val="none" w:sz="0" w:space="0" w:color="auto"/>
              </w:divBdr>
            </w:div>
            <w:div w:id="1851916435">
              <w:marLeft w:val="0"/>
              <w:marRight w:val="0"/>
              <w:marTop w:val="0"/>
              <w:marBottom w:val="0"/>
              <w:divBdr>
                <w:top w:val="none" w:sz="0" w:space="0" w:color="auto"/>
                <w:left w:val="none" w:sz="0" w:space="0" w:color="auto"/>
                <w:bottom w:val="none" w:sz="0" w:space="0" w:color="auto"/>
                <w:right w:val="none" w:sz="0" w:space="0" w:color="auto"/>
              </w:divBdr>
            </w:div>
            <w:div w:id="1854034028">
              <w:marLeft w:val="0"/>
              <w:marRight w:val="0"/>
              <w:marTop w:val="0"/>
              <w:marBottom w:val="0"/>
              <w:divBdr>
                <w:top w:val="none" w:sz="0" w:space="0" w:color="auto"/>
                <w:left w:val="none" w:sz="0" w:space="0" w:color="auto"/>
                <w:bottom w:val="none" w:sz="0" w:space="0" w:color="auto"/>
                <w:right w:val="none" w:sz="0" w:space="0" w:color="auto"/>
              </w:divBdr>
            </w:div>
            <w:div w:id="1855263820">
              <w:marLeft w:val="0"/>
              <w:marRight w:val="0"/>
              <w:marTop w:val="0"/>
              <w:marBottom w:val="0"/>
              <w:divBdr>
                <w:top w:val="none" w:sz="0" w:space="0" w:color="auto"/>
                <w:left w:val="none" w:sz="0" w:space="0" w:color="auto"/>
                <w:bottom w:val="none" w:sz="0" w:space="0" w:color="auto"/>
                <w:right w:val="none" w:sz="0" w:space="0" w:color="auto"/>
              </w:divBdr>
            </w:div>
            <w:div w:id="1856528947">
              <w:marLeft w:val="0"/>
              <w:marRight w:val="0"/>
              <w:marTop w:val="0"/>
              <w:marBottom w:val="0"/>
              <w:divBdr>
                <w:top w:val="none" w:sz="0" w:space="0" w:color="auto"/>
                <w:left w:val="none" w:sz="0" w:space="0" w:color="auto"/>
                <w:bottom w:val="none" w:sz="0" w:space="0" w:color="auto"/>
                <w:right w:val="none" w:sz="0" w:space="0" w:color="auto"/>
              </w:divBdr>
            </w:div>
            <w:div w:id="1857840636">
              <w:marLeft w:val="0"/>
              <w:marRight w:val="0"/>
              <w:marTop w:val="0"/>
              <w:marBottom w:val="0"/>
              <w:divBdr>
                <w:top w:val="none" w:sz="0" w:space="0" w:color="auto"/>
                <w:left w:val="none" w:sz="0" w:space="0" w:color="auto"/>
                <w:bottom w:val="none" w:sz="0" w:space="0" w:color="auto"/>
                <w:right w:val="none" w:sz="0" w:space="0" w:color="auto"/>
              </w:divBdr>
            </w:div>
            <w:div w:id="1858150992">
              <w:marLeft w:val="0"/>
              <w:marRight w:val="0"/>
              <w:marTop w:val="0"/>
              <w:marBottom w:val="0"/>
              <w:divBdr>
                <w:top w:val="none" w:sz="0" w:space="0" w:color="auto"/>
                <w:left w:val="none" w:sz="0" w:space="0" w:color="auto"/>
                <w:bottom w:val="none" w:sz="0" w:space="0" w:color="auto"/>
                <w:right w:val="none" w:sz="0" w:space="0" w:color="auto"/>
              </w:divBdr>
            </w:div>
            <w:div w:id="1858957294">
              <w:marLeft w:val="0"/>
              <w:marRight w:val="0"/>
              <w:marTop w:val="0"/>
              <w:marBottom w:val="0"/>
              <w:divBdr>
                <w:top w:val="none" w:sz="0" w:space="0" w:color="auto"/>
                <w:left w:val="none" w:sz="0" w:space="0" w:color="auto"/>
                <w:bottom w:val="none" w:sz="0" w:space="0" w:color="auto"/>
                <w:right w:val="none" w:sz="0" w:space="0" w:color="auto"/>
              </w:divBdr>
            </w:div>
            <w:div w:id="1859003661">
              <w:marLeft w:val="0"/>
              <w:marRight w:val="0"/>
              <w:marTop w:val="0"/>
              <w:marBottom w:val="0"/>
              <w:divBdr>
                <w:top w:val="none" w:sz="0" w:space="0" w:color="auto"/>
                <w:left w:val="none" w:sz="0" w:space="0" w:color="auto"/>
                <w:bottom w:val="none" w:sz="0" w:space="0" w:color="auto"/>
                <w:right w:val="none" w:sz="0" w:space="0" w:color="auto"/>
              </w:divBdr>
            </w:div>
            <w:div w:id="1860385569">
              <w:marLeft w:val="0"/>
              <w:marRight w:val="0"/>
              <w:marTop w:val="0"/>
              <w:marBottom w:val="0"/>
              <w:divBdr>
                <w:top w:val="none" w:sz="0" w:space="0" w:color="auto"/>
                <w:left w:val="none" w:sz="0" w:space="0" w:color="auto"/>
                <w:bottom w:val="none" w:sz="0" w:space="0" w:color="auto"/>
                <w:right w:val="none" w:sz="0" w:space="0" w:color="auto"/>
              </w:divBdr>
            </w:div>
            <w:div w:id="1861814268">
              <w:marLeft w:val="0"/>
              <w:marRight w:val="0"/>
              <w:marTop w:val="0"/>
              <w:marBottom w:val="0"/>
              <w:divBdr>
                <w:top w:val="none" w:sz="0" w:space="0" w:color="auto"/>
                <w:left w:val="none" w:sz="0" w:space="0" w:color="auto"/>
                <w:bottom w:val="none" w:sz="0" w:space="0" w:color="auto"/>
                <w:right w:val="none" w:sz="0" w:space="0" w:color="auto"/>
              </w:divBdr>
            </w:div>
            <w:div w:id="1864250297">
              <w:marLeft w:val="0"/>
              <w:marRight w:val="0"/>
              <w:marTop w:val="0"/>
              <w:marBottom w:val="0"/>
              <w:divBdr>
                <w:top w:val="none" w:sz="0" w:space="0" w:color="auto"/>
                <w:left w:val="none" w:sz="0" w:space="0" w:color="auto"/>
                <w:bottom w:val="none" w:sz="0" w:space="0" w:color="auto"/>
                <w:right w:val="none" w:sz="0" w:space="0" w:color="auto"/>
              </w:divBdr>
            </w:div>
            <w:div w:id="1866170190">
              <w:marLeft w:val="0"/>
              <w:marRight w:val="0"/>
              <w:marTop w:val="0"/>
              <w:marBottom w:val="0"/>
              <w:divBdr>
                <w:top w:val="none" w:sz="0" w:space="0" w:color="auto"/>
                <w:left w:val="none" w:sz="0" w:space="0" w:color="auto"/>
                <w:bottom w:val="none" w:sz="0" w:space="0" w:color="auto"/>
                <w:right w:val="none" w:sz="0" w:space="0" w:color="auto"/>
              </w:divBdr>
            </w:div>
            <w:div w:id="1866599969">
              <w:marLeft w:val="0"/>
              <w:marRight w:val="0"/>
              <w:marTop w:val="0"/>
              <w:marBottom w:val="0"/>
              <w:divBdr>
                <w:top w:val="none" w:sz="0" w:space="0" w:color="auto"/>
                <w:left w:val="none" w:sz="0" w:space="0" w:color="auto"/>
                <w:bottom w:val="none" w:sz="0" w:space="0" w:color="auto"/>
                <w:right w:val="none" w:sz="0" w:space="0" w:color="auto"/>
              </w:divBdr>
            </w:div>
            <w:div w:id="1866748895">
              <w:marLeft w:val="0"/>
              <w:marRight w:val="0"/>
              <w:marTop w:val="0"/>
              <w:marBottom w:val="0"/>
              <w:divBdr>
                <w:top w:val="none" w:sz="0" w:space="0" w:color="auto"/>
                <w:left w:val="none" w:sz="0" w:space="0" w:color="auto"/>
                <w:bottom w:val="none" w:sz="0" w:space="0" w:color="auto"/>
                <w:right w:val="none" w:sz="0" w:space="0" w:color="auto"/>
              </w:divBdr>
            </w:div>
            <w:div w:id="1867598732">
              <w:marLeft w:val="0"/>
              <w:marRight w:val="0"/>
              <w:marTop w:val="0"/>
              <w:marBottom w:val="0"/>
              <w:divBdr>
                <w:top w:val="none" w:sz="0" w:space="0" w:color="auto"/>
                <w:left w:val="none" w:sz="0" w:space="0" w:color="auto"/>
                <w:bottom w:val="none" w:sz="0" w:space="0" w:color="auto"/>
                <w:right w:val="none" w:sz="0" w:space="0" w:color="auto"/>
              </w:divBdr>
            </w:div>
            <w:div w:id="1868373583">
              <w:marLeft w:val="0"/>
              <w:marRight w:val="0"/>
              <w:marTop w:val="0"/>
              <w:marBottom w:val="0"/>
              <w:divBdr>
                <w:top w:val="none" w:sz="0" w:space="0" w:color="auto"/>
                <w:left w:val="none" w:sz="0" w:space="0" w:color="auto"/>
                <w:bottom w:val="none" w:sz="0" w:space="0" w:color="auto"/>
                <w:right w:val="none" w:sz="0" w:space="0" w:color="auto"/>
              </w:divBdr>
            </w:div>
            <w:div w:id="1868566338">
              <w:marLeft w:val="0"/>
              <w:marRight w:val="0"/>
              <w:marTop w:val="0"/>
              <w:marBottom w:val="0"/>
              <w:divBdr>
                <w:top w:val="none" w:sz="0" w:space="0" w:color="auto"/>
                <w:left w:val="none" w:sz="0" w:space="0" w:color="auto"/>
                <w:bottom w:val="none" w:sz="0" w:space="0" w:color="auto"/>
                <w:right w:val="none" w:sz="0" w:space="0" w:color="auto"/>
              </w:divBdr>
            </w:div>
            <w:div w:id="1868906786">
              <w:marLeft w:val="0"/>
              <w:marRight w:val="0"/>
              <w:marTop w:val="0"/>
              <w:marBottom w:val="0"/>
              <w:divBdr>
                <w:top w:val="none" w:sz="0" w:space="0" w:color="auto"/>
                <w:left w:val="none" w:sz="0" w:space="0" w:color="auto"/>
                <w:bottom w:val="none" w:sz="0" w:space="0" w:color="auto"/>
                <w:right w:val="none" w:sz="0" w:space="0" w:color="auto"/>
              </w:divBdr>
            </w:div>
            <w:div w:id="1868910014">
              <w:marLeft w:val="0"/>
              <w:marRight w:val="0"/>
              <w:marTop w:val="0"/>
              <w:marBottom w:val="0"/>
              <w:divBdr>
                <w:top w:val="none" w:sz="0" w:space="0" w:color="auto"/>
                <w:left w:val="none" w:sz="0" w:space="0" w:color="auto"/>
                <w:bottom w:val="none" w:sz="0" w:space="0" w:color="auto"/>
                <w:right w:val="none" w:sz="0" w:space="0" w:color="auto"/>
              </w:divBdr>
            </w:div>
            <w:div w:id="1870218189">
              <w:marLeft w:val="0"/>
              <w:marRight w:val="0"/>
              <w:marTop w:val="0"/>
              <w:marBottom w:val="0"/>
              <w:divBdr>
                <w:top w:val="none" w:sz="0" w:space="0" w:color="auto"/>
                <w:left w:val="none" w:sz="0" w:space="0" w:color="auto"/>
                <w:bottom w:val="none" w:sz="0" w:space="0" w:color="auto"/>
                <w:right w:val="none" w:sz="0" w:space="0" w:color="auto"/>
              </w:divBdr>
            </w:div>
            <w:div w:id="1870340151">
              <w:marLeft w:val="0"/>
              <w:marRight w:val="0"/>
              <w:marTop w:val="0"/>
              <w:marBottom w:val="0"/>
              <w:divBdr>
                <w:top w:val="none" w:sz="0" w:space="0" w:color="auto"/>
                <w:left w:val="none" w:sz="0" w:space="0" w:color="auto"/>
                <w:bottom w:val="none" w:sz="0" w:space="0" w:color="auto"/>
                <w:right w:val="none" w:sz="0" w:space="0" w:color="auto"/>
              </w:divBdr>
            </w:div>
            <w:div w:id="1870947692">
              <w:marLeft w:val="0"/>
              <w:marRight w:val="0"/>
              <w:marTop w:val="0"/>
              <w:marBottom w:val="0"/>
              <w:divBdr>
                <w:top w:val="none" w:sz="0" w:space="0" w:color="auto"/>
                <w:left w:val="none" w:sz="0" w:space="0" w:color="auto"/>
                <w:bottom w:val="none" w:sz="0" w:space="0" w:color="auto"/>
                <w:right w:val="none" w:sz="0" w:space="0" w:color="auto"/>
              </w:divBdr>
            </w:div>
            <w:div w:id="1871795949">
              <w:marLeft w:val="0"/>
              <w:marRight w:val="0"/>
              <w:marTop w:val="0"/>
              <w:marBottom w:val="0"/>
              <w:divBdr>
                <w:top w:val="none" w:sz="0" w:space="0" w:color="auto"/>
                <w:left w:val="none" w:sz="0" w:space="0" w:color="auto"/>
                <w:bottom w:val="none" w:sz="0" w:space="0" w:color="auto"/>
                <w:right w:val="none" w:sz="0" w:space="0" w:color="auto"/>
              </w:divBdr>
            </w:div>
            <w:div w:id="1873221826">
              <w:marLeft w:val="0"/>
              <w:marRight w:val="0"/>
              <w:marTop w:val="0"/>
              <w:marBottom w:val="0"/>
              <w:divBdr>
                <w:top w:val="none" w:sz="0" w:space="0" w:color="auto"/>
                <w:left w:val="none" w:sz="0" w:space="0" w:color="auto"/>
                <w:bottom w:val="none" w:sz="0" w:space="0" w:color="auto"/>
                <w:right w:val="none" w:sz="0" w:space="0" w:color="auto"/>
              </w:divBdr>
            </w:div>
            <w:div w:id="1873423670">
              <w:marLeft w:val="0"/>
              <w:marRight w:val="0"/>
              <w:marTop w:val="0"/>
              <w:marBottom w:val="0"/>
              <w:divBdr>
                <w:top w:val="none" w:sz="0" w:space="0" w:color="auto"/>
                <w:left w:val="none" w:sz="0" w:space="0" w:color="auto"/>
                <w:bottom w:val="none" w:sz="0" w:space="0" w:color="auto"/>
                <w:right w:val="none" w:sz="0" w:space="0" w:color="auto"/>
              </w:divBdr>
            </w:div>
            <w:div w:id="1875383243">
              <w:marLeft w:val="0"/>
              <w:marRight w:val="0"/>
              <w:marTop w:val="0"/>
              <w:marBottom w:val="0"/>
              <w:divBdr>
                <w:top w:val="none" w:sz="0" w:space="0" w:color="auto"/>
                <w:left w:val="none" w:sz="0" w:space="0" w:color="auto"/>
                <w:bottom w:val="none" w:sz="0" w:space="0" w:color="auto"/>
                <w:right w:val="none" w:sz="0" w:space="0" w:color="auto"/>
              </w:divBdr>
            </w:div>
            <w:div w:id="1878204406">
              <w:marLeft w:val="0"/>
              <w:marRight w:val="0"/>
              <w:marTop w:val="0"/>
              <w:marBottom w:val="0"/>
              <w:divBdr>
                <w:top w:val="none" w:sz="0" w:space="0" w:color="auto"/>
                <w:left w:val="none" w:sz="0" w:space="0" w:color="auto"/>
                <w:bottom w:val="none" w:sz="0" w:space="0" w:color="auto"/>
                <w:right w:val="none" w:sz="0" w:space="0" w:color="auto"/>
              </w:divBdr>
            </w:div>
            <w:div w:id="1879201701">
              <w:marLeft w:val="0"/>
              <w:marRight w:val="0"/>
              <w:marTop w:val="0"/>
              <w:marBottom w:val="0"/>
              <w:divBdr>
                <w:top w:val="none" w:sz="0" w:space="0" w:color="auto"/>
                <w:left w:val="none" w:sz="0" w:space="0" w:color="auto"/>
                <w:bottom w:val="none" w:sz="0" w:space="0" w:color="auto"/>
                <w:right w:val="none" w:sz="0" w:space="0" w:color="auto"/>
              </w:divBdr>
            </w:div>
            <w:div w:id="1880046244">
              <w:marLeft w:val="0"/>
              <w:marRight w:val="0"/>
              <w:marTop w:val="0"/>
              <w:marBottom w:val="0"/>
              <w:divBdr>
                <w:top w:val="none" w:sz="0" w:space="0" w:color="auto"/>
                <w:left w:val="none" w:sz="0" w:space="0" w:color="auto"/>
                <w:bottom w:val="none" w:sz="0" w:space="0" w:color="auto"/>
                <w:right w:val="none" w:sz="0" w:space="0" w:color="auto"/>
              </w:divBdr>
            </w:div>
            <w:div w:id="1880237040">
              <w:marLeft w:val="0"/>
              <w:marRight w:val="0"/>
              <w:marTop w:val="0"/>
              <w:marBottom w:val="0"/>
              <w:divBdr>
                <w:top w:val="none" w:sz="0" w:space="0" w:color="auto"/>
                <w:left w:val="none" w:sz="0" w:space="0" w:color="auto"/>
                <w:bottom w:val="none" w:sz="0" w:space="0" w:color="auto"/>
                <w:right w:val="none" w:sz="0" w:space="0" w:color="auto"/>
              </w:divBdr>
            </w:div>
            <w:div w:id="1881281413">
              <w:marLeft w:val="0"/>
              <w:marRight w:val="0"/>
              <w:marTop w:val="0"/>
              <w:marBottom w:val="0"/>
              <w:divBdr>
                <w:top w:val="none" w:sz="0" w:space="0" w:color="auto"/>
                <w:left w:val="none" w:sz="0" w:space="0" w:color="auto"/>
                <w:bottom w:val="none" w:sz="0" w:space="0" w:color="auto"/>
                <w:right w:val="none" w:sz="0" w:space="0" w:color="auto"/>
              </w:divBdr>
            </w:div>
            <w:div w:id="1882011213">
              <w:marLeft w:val="0"/>
              <w:marRight w:val="0"/>
              <w:marTop w:val="0"/>
              <w:marBottom w:val="0"/>
              <w:divBdr>
                <w:top w:val="none" w:sz="0" w:space="0" w:color="auto"/>
                <w:left w:val="none" w:sz="0" w:space="0" w:color="auto"/>
                <w:bottom w:val="none" w:sz="0" w:space="0" w:color="auto"/>
                <w:right w:val="none" w:sz="0" w:space="0" w:color="auto"/>
              </w:divBdr>
            </w:div>
            <w:div w:id="1883012476">
              <w:marLeft w:val="0"/>
              <w:marRight w:val="0"/>
              <w:marTop w:val="0"/>
              <w:marBottom w:val="0"/>
              <w:divBdr>
                <w:top w:val="none" w:sz="0" w:space="0" w:color="auto"/>
                <w:left w:val="none" w:sz="0" w:space="0" w:color="auto"/>
                <w:bottom w:val="none" w:sz="0" w:space="0" w:color="auto"/>
                <w:right w:val="none" w:sz="0" w:space="0" w:color="auto"/>
              </w:divBdr>
            </w:div>
            <w:div w:id="1883400397">
              <w:marLeft w:val="0"/>
              <w:marRight w:val="0"/>
              <w:marTop w:val="0"/>
              <w:marBottom w:val="0"/>
              <w:divBdr>
                <w:top w:val="none" w:sz="0" w:space="0" w:color="auto"/>
                <w:left w:val="none" w:sz="0" w:space="0" w:color="auto"/>
                <w:bottom w:val="none" w:sz="0" w:space="0" w:color="auto"/>
                <w:right w:val="none" w:sz="0" w:space="0" w:color="auto"/>
              </w:divBdr>
            </w:div>
            <w:div w:id="1883977636">
              <w:marLeft w:val="0"/>
              <w:marRight w:val="0"/>
              <w:marTop w:val="0"/>
              <w:marBottom w:val="0"/>
              <w:divBdr>
                <w:top w:val="none" w:sz="0" w:space="0" w:color="auto"/>
                <w:left w:val="none" w:sz="0" w:space="0" w:color="auto"/>
                <w:bottom w:val="none" w:sz="0" w:space="0" w:color="auto"/>
                <w:right w:val="none" w:sz="0" w:space="0" w:color="auto"/>
              </w:divBdr>
            </w:div>
            <w:div w:id="1885823301">
              <w:marLeft w:val="0"/>
              <w:marRight w:val="0"/>
              <w:marTop w:val="0"/>
              <w:marBottom w:val="0"/>
              <w:divBdr>
                <w:top w:val="none" w:sz="0" w:space="0" w:color="auto"/>
                <w:left w:val="none" w:sz="0" w:space="0" w:color="auto"/>
                <w:bottom w:val="none" w:sz="0" w:space="0" w:color="auto"/>
                <w:right w:val="none" w:sz="0" w:space="0" w:color="auto"/>
              </w:divBdr>
            </w:div>
            <w:div w:id="1886212157">
              <w:marLeft w:val="0"/>
              <w:marRight w:val="0"/>
              <w:marTop w:val="0"/>
              <w:marBottom w:val="0"/>
              <w:divBdr>
                <w:top w:val="none" w:sz="0" w:space="0" w:color="auto"/>
                <w:left w:val="none" w:sz="0" w:space="0" w:color="auto"/>
                <w:bottom w:val="none" w:sz="0" w:space="0" w:color="auto"/>
                <w:right w:val="none" w:sz="0" w:space="0" w:color="auto"/>
              </w:divBdr>
            </w:div>
            <w:div w:id="1886868474">
              <w:marLeft w:val="0"/>
              <w:marRight w:val="0"/>
              <w:marTop w:val="0"/>
              <w:marBottom w:val="0"/>
              <w:divBdr>
                <w:top w:val="none" w:sz="0" w:space="0" w:color="auto"/>
                <w:left w:val="none" w:sz="0" w:space="0" w:color="auto"/>
                <w:bottom w:val="none" w:sz="0" w:space="0" w:color="auto"/>
                <w:right w:val="none" w:sz="0" w:space="0" w:color="auto"/>
              </w:divBdr>
            </w:div>
            <w:div w:id="1888449943">
              <w:marLeft w:val="0"/>
              <w:marRight w:val="0"/>
              <w:marTop w:val="0"/>
              <w:marBottom w:val="0"/>
              <w:divBdr>
                <w:top w:val="none" w:sz="0" w:space="0" w:color="auto"/>
                <w:left w:val="none" w:sz="0" w:space="0" w:color="auto"/>
                <w:bottom w:val="none" w:sz="0" w:space="0" w:color="auto"/>
                <w:right w:val="none" w:sz="0" w:space="0" w:color="auto"/>
              </w:divBdr>
            </w:div>
            <w:div w:id="1889610952">
              <w:marLeft w:val="0"/>
              <w:marRight w:val="0"/>
              <w:marTop w:val="0"/>
              <w:marBottom w:val="0"/>
              <w:divBdr>
                <w:top w:val="none" w:sz="0" w:space="0" w:color="auto"/>
                <w:left w:val="none" w:sz="0" w:space="0" w:color="auto"/>
                <w:bottom w:val="none" w:sz="0" w:space="0" w:color="auto"/>
                <w:right w:val="none" w:sz="0" w:space="0" w:color="auto"/>
              </w:divBdr>
            </w:div>
            <w:div w:id="1890261545">
              <w:marLeft w:val="0"/>
              <w:marRight w:val="0"/>
              <w:marTop w:val="0"/>
              <w:marBottom w:val="0"/>
              <w:divBdr>
                <w:top w:val="none" w:sz="0" w:space="0" w:color="auto"/>
                <w:left w:val="none" w:sz="0" w:space="0" w:color="auto"/>
                <w:bottom w:val="none" w:sz="0" w:space="0" w:color="auto"/>
                <w:right w:val="none" w:sz="0" w:space="0" w:color="auto"/>
              </w:divBdr>
            </w:div>
            <w:div w:id="1890795889">
              <w:marLeft w:val="0"/>
              <w:marRight w:val="0"/>
              <w:marTop w:val="0"/>
              <w:marBottom w:val="0"/>
              <w:divBdr>
                <w:top w:val="none" w:sz="0" w:space="0" w:color="auto"/>
                <w:left w:val="none" w:sz="0" w:space="0" w:color="auto"/>
                <w:bottom w:val="none" w:sz="0" w:space="0" w:color="auto"/>
                <w:right w:val="none" w:sz="0" w:space="0" w:color="auto"/>
              </w:divBdr>
            </w:div>
            <w:div w:id="1890804247">
              <w:marLeft w:val="0"/>
              <w:marRight w:val="0"/>
              <w:marTop w:val="0"/>
              <w:marBottom w:val="0"/>
              <w:divBdr>
                <w:top w:val="none" w:sz="0" w:space="0" w:color="auto"/>
                <w:left w:val="none" w:sz="0" w:space="0" w:color="auto"/>
                <w:bottom w:val="none" w:sz="0" w:space="0" w:color="auto"/>
                <w:right w:val="none" w:sz="0" w:space="0" w:color="auto"/>
              </w:divBdr>
            </w:div>
            <w:div w:id="1891454199">
              <w:marLeft w:val="0"/>
              <w:marRight w:val="0"/>
              <w:marTop w:val="0"/>
              <w:marBottom w:val="0"/>
              <w:divBdr>
                <w:top w:val="none" w:sz="0" w:space="0" w:color="auto"/>
                <w:left w:val="none" w:sz="0" w:space="0" w:color="auto"/>
                <w:bottom w:val="none" w:sz="0" w:space="0" w:color="auto"/>
                <w:right w:val="none" w:sz="0" w:space="0" w:color="auto"/>
              </w:divBdr>
            </w:div>
            <w:div w:id="1891570923">
              <w:marLeft w:val="0"/>
              <w:marRight w:val="0"/>
              <w:marTop w:val="0"/>
              <w:marBottom w:val="0"/>
              <w:divBdr>
                <w:top w:val="none" w:sz="0" w:space="0" w:color="auto"/>
                <w:left w:val="none" w:sz="0" w:space="0" w:color="auto"/>
                <w:bottom w:val="none" w:sz="0" w:space="0" w:color="auto"/>
                <w:right w:val="none" w:sz="0" w:space="0" w:color="auto"/>
              </w:divBdr>
            </w:div>
            <w:div w:id="1892307278">
              <w:marLeft w:val="0"/>
              <w:marRight w:val="0"/>
              <w:marTop w:val="0"/>
              <w:marBottom w:val="0"/>
              <w:divBdr>
                <w:top w:val="none" w:sz="0" w:space="0" w:color="auto"/>
                <w:left w:val="none" w:sz="0" w:space="0" w:color="auto"/>
                <w:bottom w:val="none" w:sz="0" w:space="0" w:color="auto"/>
                <w:right w:val="none" w:sz="0" w:space="0" w:color="auto"/>
              </w:divBdr>
            </w:div>
            <w:div w:id="1892838505">
              <w:marLeft w:val="0"/>
              <w:marRight w:val="0"/>
              <w:marTop w:val="0"/>
              <w:marBottom w:val="0"/>
              <w:divBdr>
                <w:top w:val="none" w:sz="0" w:space="0" w:color="auto"/>
                <w:left w:val="none" w:sz="0" w:space="0" w:color="auto"/>
                <w:bottom w:val="none" w:sz="0" w:space="0" w:color="auto"/>
                <w:right w:val="none" w:sz="0" w:space="0" w:color="auto"/>
              </w:divBdr>
            </w:div>
            <w:div w:id="1893421941">
              <w:marLeft w:val="0"/>
              <w:marRight w:val="0"/>
              <w:marTop w:val="0"/>
              <w:marBottom w:val="0"/>
              <w:divBdr>
                <w:top w:val="none" w:sz="0" w:space="0" w:color="auto"/>
                <w:left w:val="none" w:sz="0" w:space="0" w:color="auto"/>
                <w:bottom w:val="none" w:sz="0" w:space="0" w:color="auto"/>
                <w:right w:val="none" w:sz="0" w:space="0" w:color="auto"/>
              </w:divBdr>
            </w:div>
            <w:div w:id="1893498776">
              <w:marLeft w:val="0"/>
              <w:marRight w:val="0"/>
              <w:marTop w:val="0"/>
              <w:marBottom w:val="0"/>
              <w:divBdr>
                <w:top w:val="none" w:sz="0" w:space="0" w:color="auto"/>
                <w:left w:val="none" w:sz="0" w:space="0" w:color="auto"/>
                <w:bottom w:val="none" w:sz="0" w:space="0" w:color="auto"/>
                <w:right w:val="none" w:sz="0" w:space="0" w:color="auto"/>
              </w:divBdr>
            </w:div>
            <w:div w:id="1894079197">
              <w:marLeft w:val="0"/>
              <w:marRight w:val="0"/>
              <w:marTop w:val="0"/>
              <w:marBottom w:val="0"/>
              <w:divBdr>
                <w:top w:val="none" w:sz="0" w:space="0" w:color="auto"/>
                <w:left w:val="none" w:sz="0" w:space="0" w:color="auto"/>
                <w:bottom w:val="none" w:sz="0" w:space="0" w:color="auto"/>
                <w:right w:val="none" w:sz="0" w:space="0" w:color="auto"/>
              </w:divBdr>
            </w:div>
            <w:div w:id="1894923743">
              <w:marLeft w:val="0"/>
              <w:marRight w:val="0"/>
              <w:marTop w:val="0"/>
              <w:marBottom w:val="0"/>
              <w:divBdr>
                <w:top w:val="none" w:sz="0" w:space="0" w:color="auto"/>
                <w:left w:val="none" w:sz="0" w:space="0" w:color="auto"/>
                <w:bottom w:val="none" w:sz="0" w:space="0" w:color="auto"/>
                <w:right w:val="none" w:sz="0" w:space="0" w:color="auto"/>
              </w:divBdr>
            </w:div>
            <w:div w:id="1895702200">
              <w:marLeft w:val="0"/>
              <w:marRight w:val="0"/>
              <w:marTop w:val="0"/>
              <w:marBottom w:val="0"/>
              <w:divBdr>
                <w:top w:val="none" w:sz="0" w:space="0" w:color="auto"/>
                <w:left w:val="none" w:sz="0" w:space="0" w:color="auto"/>
                <w:bottom w:val="none" w:sz="0" w:space="0" w:color="auto"/>
                <w:right w:val="none" w:sz="0" w:space="0" w:color="auto"/>
              </w:divBdr>
            </w:div>
            <w:div w:id="1896702423">
              <w:marLeft w:val="0"/>
              <w:marRight w:val="0"/>
              <w:marTop w:val="0"/>
              <w:marBottom w:val="0"/>
              <w:divBdr>
                <w:top w:val="none" w:sz="0" w:space="0" w:color="auto"/>
                <w:left w:val="none" w:sz="0" w:space="0" w:color="auto"/>
                <w:bottom w:val="none" w:sz="0" w:space="0" w:color="auto"/>
                <w:right w:val="none" w:sz="0" w:space="0" w:color="auto"/>
              </w:divBdr>
            </w:div>
            <w:div w:id="1897233889">
              <w:marLeft w:val="0"/>
              <w:marRight w:val="0"/>
              <w:marTop w:val="0"/>
              <w:marBottom w:val="0"/>
              <w:divBdr>
                <w:top w:val="none" w:sz="0" w:space="0" w:color="auto"/>
                <w:left w:val="none" w:sz="0" w:space="0" w:color="auto"/>
                <w:bottom w:val="none" w:sz="0" w:space="0" w:color="auto"/>
                <w:right w:val="none" w:sz="0" w:space="0" w:color="auto"/>
              </w:divBdr>
            </w:div>
            <w:div w:id="1898055613">
              <w:marLeft w:val="0"/>
              <w:marRight w:val="0"/>
              <w:marTop w:val="0"/>
              <w:marBottom w:val="0"/>
              <w:divBdr>
                <w:top w:val="none" w:sz="0" w:space="0" w:color="auto"/>
                <w:left w:val="none" w:sz="0" w:space="0" w:color="auto"/>
                <w:bottom w:val="none" w:sz="0" w:space="0" w:color="auto"/>
                <w:right w:val="none" w:sz="0" w:space="0" w:color="auto"/>
              </w:divBdr>
            </w:div>
            <w:div w:id="1901207033">
              <w:marLeft w:val="0"/>
              <w:marRight w:val="0"/>
              <w:marTop w:val="0"/>
              <w:marBottom w:val="0"/>
              <w:divBdr>
                <w:top w:val="none" w:sz="0" w:space="0" w:color="auto"/>
                <w:left w:val="none" w:sz="0" w:space="0" w:color="auto"/>
                <w:bottom w:val="none" w:sz="0" w:space="0" w:color="auto"/>
                <w:right w:val="none" w:sz="0" w:space="0" w:color="auto"/>
              </w:divBdr>
            </w:div>
            <w:div w:id="1901598688">
              <w:marLeft w:val="0"/>
              <w:marRight w:val="0"/>
              <w:marTop w:val="0"/>
              <w:marBottom w:val="0"/>
              <w:divBdr>
                <w:top w:val="none" w:sz="0" w:space="0" w:color="auto"/>
                <w:left w:val="none" w:sz="0" w:space="0" w:color="auto"/>
                <w:bottom w:val="none" w:sz="0" w:space="0" w:color="auto"/>
                <w:right w:val="none" w:sz="0" w:space="0" w:color="auto"/>
              </w:divBdr>
            </w:div>
            <w:div w:id="1902251649">
              <w:marLeft w:val="0"/>
              <w:marRight w:val="0"/>
              <w:marTop w:val="0"/>
              <w:marBottom w:val="0"/>
              <w:divBdr>
                <w:top w:val="none" w:sz="0" w:space="0" w:color="auto"/>
                <w:left w:val="none" w:sz="0" w:space="0" w:color="auto"/>
                <w:bottom w:val="none" w:sz="0" w:space="0" w:color="auto"/>
                <w:right w:val="none" w:sz="0" w:space="0" w:color="auto"/>
              </w:divBdr>
            </w:div>
            <w:div w:id="1902792302">
              <w:marLeft w:val="0"/>
              <w:marRight w:val="0"/>
              <w:marTop w:val="0"/>
              <w:marBottom w:val="0"/>
              <w:divBdr>
                <w:top w:val="none" w:sz="0" w:space="0" w:color="auto"/>
                <w:left w:val="none" w:sz="0" w:space="0" w:color="auto"/>
                <w:bottom w:val="none" w:sz="0" w:space="0" w:color="auto"/>
                <w:right w:val="none" w:sz="0" w:space="0" w:color="auto"/>
              </w:divBdr>
            </w:div>
            <w:div w:id="1903444617">
              <w:marLeft w:val="0"/>
              <w:marRight w:val="0"/>
              <w:marTop w:val="0"/>
              <w:marBottom w:val="0"/>
              <w:divBdr>
                <w:top w:val="none" w:sz="0" w:space="0" w:color="auto"/>
                <w:left w:val="none" w:sz="0" w:space="0" w:color="auto"/>
                <w:bottom w:val="none" w:sz="0" w:space="0" w:color="auto"/>
                <w:right w:val="none" w:sz="0" w:space="0" w:color="auto"/>
              </w:divBdr>
            </w:div>
            <w:div w:id="1903904654">
              <w:marLeft w:val="0"/>
              <w:marRight w:val="0"/>
              <w:marTop w:val="0"/>
              <w:marBottom w:val="0"/>
              <w:divBdr>
                <w:top w:val="none" w:sz="0" w:space="0" w:color="auto"/>
                <w:left w:val="none" w:sz="0" w:space="0" w:color="auto"/>
                <w:bottom w:val="none" w:sz="0" w:space="0" w:color="auto"/>
                <w:right w:val="none" w:sz="0" w:space="0" w:color="auto"/>
              </w:divBdr>
            </w:div>
            <w:div w:id="1907372441">
              <w:marLeft w:val="0"/>
              <w:marRight w:val="0"/>
              <w:marTop w:val="0"/>
              <w:marBottom w:val="0"/>
              <w:divBdr>
                <w:top w:val="none" w:sz="0" w:space="0" w:color="auto"/>
                <w:left w:val="none" w:sz="0" w:space="0" w:color="auto"/>
                <w:bottom w:val="none" w:sz="0" w:space="0" w:color="auto"/>
                <w:right w:val="none" w:sz="0" w:space="0" w:color="auto"/>
              </w:divBdr>
            </w:div>
            <w:div w:id="1907373270">
              <w:marLeft w:val="0"/>
              <w:marRight w:val="0"/>
              <w:marTop w:val="0"/>
              <w:marBottom w:val="0"/>
              <w:divBdr>
                <w:top w:val="none" w:sz="0" w:space="0" w:color="auto"/>
                <w:left w:val="none" w:sz="0" w:space="0" w:color="auto"/>
                <w:bottom w:val="none" w:sz="0" w:space="0" w:color="auto"/>
                <w:right w:val="none" w:sz="0" w:space="0" w:color="auto"/>
              </w:divBdr>
            </w:div>
            <w:div w:id="1907446540">
              <w:marLeft w:val="0"/>
              <w:marRight w:val="0"/>
              <w:marTop w:val="0"/>
              <w:marBottom w:val="0"/>
              <w:divBdr>
                <w:top w:val="none" w:sz="0" w:space="0" w:color="auto"/>
                <w:left w:val="none" w:sz="0" w:space="0" w:color="auto"/>
                <w:bottom w:val="none" w:sz="0" w:space="0" w:color="auto"/>
                <w:right w:val="none" w:sz="0" w:space="0" w:color="auto"/>
              </w:divBdr>
            </w:div>
            <w:div w:id="1908226866">
              <w:marLeft w:val="0"/>
              <w:marRight w:val="0"/>
              <w:marTop w:val="0"/>
              <w:marBottom w:val="0"/>
              <w:divBdr>
                <w:top w:val="none" w:sz="0" w:space="0" w:color="auto"/>
                <w:left w:val="none" w:sz="0" w:space="0" w:color="auto"/>
                <w:bottom w:val="none" w:sz="0" w:space="0" w:color="auto"/>
                <w:right w:val="none" w:sz="0" w:space="0" w:color="auto"/>
              </w:divBdr>
            </w:div>
            <w:div w:id="1910846253">
              <w:marLeft w:val="0"/>
              <w:marRight w:val="0"/>
              <w:marTop w:val="0"/>
              <w:marBottom w:val="0"/>
              <w:divBdr>
                <w:top w:val="none" w:sz="0" w:space="0" w:color="auto"/>
                <w:left w:val="none" w:sz="0" w:space="0" w:color="auto"/>
                <w:bottom w:val="none" w:sz="0" w:space="0" w:color="auto"/>
                <w:right w:val="none" w:sz="0" w:space="0" w:color="auto"/>
              </w:divBdr>
            </w:div>
            <w:div w:id="1912617552">
              <w:marLeft w:val="0"/>
              <w:marRight w:val="0"/>
              <w:marTop w:val="0"/>
              <w:marBottom w:val="0"/>
              <w:divBdr>
                <w:top w:val="none" w:sz="0" w:space="0" w:color="auto"/>
                <w:left w:val="none" w:sz="0" w:space="0" w:color="auto"/>
                <w:bottom w:val="none" w:sz="0" w:space="0" w:color="auto"/>
                <w:right w:val="none" w:sz="0" w:space="0" w:color="auto"/>
              </w:divBdr>
            </w:div>
            <w:div w:id="1912734470">
              <w:marLeft w:val="0"/>
              <w:marRight w:val="0"/>
              <w:marTop w:val="0"/>
              <w:marBottom w:val="0"/>
              <w:divBdr>
                <w:top w:val="none" w:sz="0" w:space="0" w:color="auto"/>
                <w:left w:val="none" w:sz="0" w:space="0" w:color="auto"/>
                <w:bottom w:val="none" w:sz="0" w:space="0" w:color="auto"/>
                <w:right w:val="none" w:sz="0" w:space="0" w:color="auto"/>
              </w:divBdr>
            </w:div>
            <w:div w:id="1912813538">
              <w:marLeft w:val="0"/>
              <w:marRight w:val="0"/>
              <w:marTop w:val="0"/>
              <w:marBottom w:val="0"/>
              <w:divBdr>
                <w:top w:val="none" w:sz="0" w:space="0" w:color="auto"/>
                <w:left w:val="none" w:sz="0" w:space="0" w:color="auto"/>
                <w:bottom w:val="none" w:sz="0" w:space="0" w:color="auto"/>
                <w:right w:val="none" w:sz="0" w:space="0" w:color="auto"/>
              </w:divBdr>
            </w:div>
            <w:div w:id="1912961141">
              <w:marLeft w:val="0"/>
              <w:marRight w:val="0"/>
              <w:marTop w:val="0"/>
              <w:marBottom w:val="0"/>
              <w:divBdr>
                <w:top w:val="none" w:sz="0" w:space="0" w:color="auto"/>
                <w:left w:val="none" w:sz="0" w:space="0" w:color="auto"/>
                <w:bottom w:val="none" w:sz="0" w:space="0" w:color="auto"/>
                <w:right w:val="none" w:sz="0" w:space="0" w:color="auto"/>
              </w:divBdr>
            </w:div>
            <w:div w:id="1913159062">
              <w:marLeft w:val="0"/>
              <w:marRight w:val="0"/>
              <w:marTop w:val="0"/>
              <w:marBottom w:val="0"/>
              <w:divBdr>
                <w:top w:val="none" w:sz="0" w:space="0" w:color="auto"/>
                <w:left w:val="none" w:sz="0" w:space="0" w:color="auto"/>
                <w:bottom w:val="none" w:sz="0" w:space="0" w:color="auto"/>
                <w:right w:val="none" w:sz="0" w:space="0" w:color="auto"/>
              </w:divBdr>
            </w:div>
            <w:div w:id="1914119479">
              <w:marLeft w:val="0"/>
              <w:marRight w:val="0"/>
              <w:marTop w:val="0"/>
              <w:marBottom w:val="0"/>
              <w:divBdr>
                <w:top w:val="none" w:sz="0" w:space="0" w:color="auto"/>
                <w:left w:val="none" w:sz="0" w:space="0" w:color="auto"/>
                <w:bottom w:val="none" w:sz="0" w:space="0" w:color="auto"/>
                <w:right w:val="none" w:sz="0" w:space="0" w:color="auto"/>
              </w:divBdr>
            </w:div>
            <w:div w:id="1914657675">
              <w:marLeft w:val="0"/>
              <w:marRight w:val="0"/>
              <w:marTop w:val="0"/>
              <w:marBottom w:val="0"/>
              <w:divBdr>
                <w:top w:val="none" w:sz="0" w:space="0" w:color="auto"/>
                <w:left w:val="none" w:sz="0" w:space="0" w:color="auto"/>
                <w:bottom w:val="none" w:sz="0" w:space="0" w:color="auto"/>
                <w:right w:val="none" w:sz="0" w:space="0" w:color="auto"/>
              </w:divBdr>
            </w:div>
            <w:div w:id="1918174383">
              <w:marLeft w:val="0"/>
              <w:marRight w:val="0"/>
              <w:marTop w:val="0"/>
              <w:marBottom w:val="0"/>
              <w:divBdr>
                <w:top w:val="none" w:sz="0" w:space="0" w:color="auto"/>
                <w:left w:val="none" w:sz="0" w:space="0" w:color="auto"/>
                <w:bottom w:val="none" w:sz="0" w:space="0" w:color="auto"/>
                <w:right w:val="none" w:sz="0" w:space="0" w:color="auto"/>
              </w:divBdr>
            </w:div>
            <w:div w:id="1918979317">
              <w:marLeft w:val="0"/>
              <w:marRight w:val="0"/>
              <w:marTop w:val="0"/>
              <w:marBottom w:val="0"/>
              <w:divBdr>
                <w:top w:val="none" w:sz="0" w:space="0" w:color="auto"/>
                <w:left w:val="none" w:sz="0" w:space="0" w:color="auto"/>
                <w:bottom w:val="none" w:sz="0" w:space="0" w:color="auto"/>
                <w:right w:val="none" w:sz="0" w:space="0" w:color="auto"/>
              </w:divBdr>
            </w:div>
            <w:div w:id="1919748851">
              <w:marLeft w:val="0"/>
              <w:marRight w:val="0"/>
              <w:marTop w:val="0"/>
              <w:marBottom w:val="0"/>
              <w:divBdr>
                <w:top w:val="none" w:sz="0" w:space="0" w:color="auto"/>
                <w:left w:val="none" w:sz="0" w:space="0" w:color="auto"/>
                <w:bottom w:val="none" w:sz="0" w:space="0" w:color="auto"/>
                <w:right w:val="none" w:sz="0" w:space="0" w:color="auto"/>
              </w:divBdr>
            </w:div>
            <w:div w:id="1920171550">
              <w:marLeft w:val="0"/>
              <w:marRight w:val="0"/>
              <w:marTop w:val="0"/>
              <w:marBottom w:val="0"/>
              <w:divBdr>
                <w:top w:val="none" w:sz="0" w:space="0" w:color="auto"/>
                <w:left w:val="none" w:sz="0" w:space="0" w:color="auto"/>
                <w:bottom w:val="none" w:sz="0" w:space="0" w:color="auto"/>
                <w:right w:val="none" w:sz="0" w:space="0" w:color="auto"/>
              </w:divBdr>
            </w:div>
            <w:div w:id="1922637782">
              <w:marLeft w:val="0"/>
              <w:marRight w:val="0"/>
              <w:marTop w:val="0"/>
              <w:marBottom w:val="0"/>
              <w:divBdr>
                <w:top w:val="none" w:sz="0" w:space="0" w:color="auto"/>
                <w:left w:val="none" w:sz="0" w:space="0" w:color="auto"/>
                <w:bottom w:val="none" w:sz="0" w:space="0" w:color="auto"/>
                <w:right w:val="none" w:sz="0" w:space="0" w:color="auto"/>
              </w:divBdr>
            </w:div>
            <w:div w:id="1922983834">
              <w:marLeft w:val="0"/>
              <w:marRight w:val="0"/>
              <w:marTop w:val="0"/>
              <w:marBottom w:val="0"/>
              <w:divBdr>
                <w:top w:val="none" w:sz="0" w:space="0" w:color="auto"/>
                <w:left w:val="none" w:sz="0" w:space="0" w:color="auto"/>
                <w:bottom w:val="none" w:sz="0" w:space="0" w:color="auto"/>
                <w:right w:val="none" w:sz="0" w:space="0" w:color="auto"/>
              </w:divBdr>
            </w:div>
            <w:div w:id="1923179888">
              <w:marLeft w:val="0"/>
              <w:marRight w:val="0"/>
              <w:marTop w:val="0"/>
              <w:marBottom w:val="0"/>
              <w:divBdr>
                <w:top w:val="none" w:sz="0" w:space="0" w:color="auto"/>
                <w:left w:val="none" w:sz="0" w:space="0" w:color="auto"/>
                <w:bottom w:val="none" w:sz="0" w:space="0" w:color="auto"/>
                <w:right w:val="none" w:sz="0" w:space="0" w:color="auto"/>
              </w:divBdr>
            </w:div>
            <w:div w:id="1923563791">
              <w:marLeft w:val="0"/>
              <w:marRight w:val="0"/>
              <w:marTop w:val="0"/>
              <w:marBottom w:val="0"/>
              <w:divBdr>
                <w:top w:val="none" w:sz="0" w:space="0" w:color="auto"/>
                <w:left w:val="none" w:sz="0" w:space="0" w:color="auto"/>
                <w:bottom w:val="none" w:sz="0" w:space="0" w:color="auto"/>
                <w:right w:val="none" w:sz="0" w:space="0" w:color="auto"/>
              </w:divBdr>
            </w:div>
            <w:div w:id="1924605592">
              <w:marLeft w:val="0"/>
              <w:marRight w:val="0"/>
              <w:marTop w:val="0"/>
              <w:marBottom w:val="0"/>
              <w:divBdr>
                <w:top w:val="none" w:sz="0" w:space="0" w:color="auto"/>
                <w:left w:val="none" w:sz="0" w:space="0" w:color="auto"/>
                <w:bottom w:val="none" w:sz="0" w:space="0" w:color="auto"/>
                <w:right w:val="none" w:sz="0" w:space="0" w:color="auto"/>
              </w:divBdr>
            </w:div>
            <w:div w:id="1924605977">
              <w:marLeft w:val="0"/>
              <w:marRight w:val="0"/>
              <w:marTop w:val="0"/>
              <w:marBottom w:val="0"/>
              <w:divBdr>
                <w:top w:val="none" w:sz="0" w:space="0" w:color="auto"/>
                <w:left w:val="none" w:sz="0" w:space="0" w:color="auto"/>
                <w:bottom w:val="none" w:sz="0" w:space="0" w:color="auto"/>
                <w:right w:val="none" w:sz="0" w:space="0" w:color="auto"/>
              </w:divBdr>
            </w:div>
            <w:div w:id="1926570567">
              <w:marLeft w:val="0"/>
              <w:marRight w:val="0"/>
              <w:marTop w:val="0"/>
              <w:marBottom w:val="0"/>
              <w:divBdr>
                <w:top w:val="none" w:sz="0" w:space="0" w:color="auto"/>
                <w:left w:val="none" w:sz="0" w:space="0" w:color="auto"/>
                <w:bottom w:val="none" w:sz="0" w:space="0" w:color="auto"/>
                <w:right w:val="none" w:sz="0" w:space="0" w:color="auto"/>
              </w:divBdr>
            </w:div>
            <w:div w:id="1926917116">
              <w:marLeft w:val="0"/>
              <w:marRight w:val="0"/>
              <w:marTop w:val="0"/>
              <w:marBottom w:val="0"/>
              <w:divBdr>
                <w:top w:val="none" w:sz="0" w:space="0" w:color="auto"/>
                <w:left w:val="none" w:sz="0" w:space="0" w:color="auto"/>
                <w:bottom w:val="none" w:sz="0" w:space="0" w:color="auto"/>
                <w:right w:val="none" w:sz="0" w:space="0" w:color="auto"/>
              </w:divBdr>
            </w:div>
            <w:div w:id="1927109637">
              <w:marLeft w:val="0"/>
              <w:marRight w:val="0"/>
              <w:marTop w:val="0"/>
              <w:marBottom w:val="0"/>
              <w:divBdr>
                <w:top w:val="none" w:sz="0" w:space="0" w:color="auto"/>
                <w:left w:val="none" w:sz="0" w:space="0" w:color="auto"/>
                <w:bottom w:val="none" w:sz="0" w:space="0" w:color="auto"/>
                <w:right w:val="none" w:sz="0" w:space="0" w:color="auto"/>
              </w:divBdr>
            </w:div>
            <w:div w:id="1927689563">
              <w:marLeft w:val="0"/>
              <w:marRight w:val="0"/>
              <w:marTop w:val="0"/>
              <w:marBottom w:val="0"/>
              <w:divBdr>
                <w:top w:val="none" w:sz="0" w:space="0" w:color="auto"/>
                <w:left w:val="none" w:sz="0" w:space="0" w:color="auto"/>
                <w:bottom w:val="none" w:sz="0" w:space="0" w:color="auto"/>
                <w:right w:val="none" w:sz="0" w:space="0" w:color="auto"/>
              </w:divBdr>
            </w:div>
            <w:div w:id="1927835212">
              <w:marLeft w:val="0"/>
              <w:marRight w:val="0"/>
              <w:marTop w:val="0"/>
              <w:marBottom w:val="0"/>
              <w:divBdr>
                <w:top w:val="none" w:sz="0" w:space="0" w:color="auto"/>
                <w:left w:val="none" w:sz="0" w:space="0" w:color="auto"/>
                <w:bottom w:val="none" w:sz="0" w:space="0" w:color="auto"/>
                <w:right w:val="none" w:sz="0" w:space="0" w:color="auto"/>
              </w:divBdr>
            </w:div>
            <w:div w:id="1929535344">
              <w:marLeft w:val="0"/>
              <w:marRight w:val="0"/>
              <w:marTop w:val="0"/>
              <w:marBottom w:val="0"/>
              <w:divBdr>
                <w:top w:val="none" w:sz="0" w:space="0" w:color="auto"/>
                <w:left w:val="none" w:sz="0" w:space="0" w:color="auto"/>
                <w:bottom w:val="none" w:sz="0" w:space="0" w:color="auto"/>
                <w:right w:val="none" w:sz="0" w:space="0" w:color="auto"/>
              </w:divBdr>
            </w:div>
            <w:div w:id="1931889216">
              <w:marLeft w:val="0"/>
              <w:marRight w:val="0"/>
              <w:marTop w:val="0"/>
              <w:marBottom w:val="0"/>
              <w:divBdr>
                <w:top w:val="none" w:sz="0" w:space="0" w:color="auto"/>
                <w:left w:val="none" w:sz="0" w:space="0" w:color="auto"/>
                <w:bottom w:val="none" w:sz="0" w:space="0" w:color="auto"/>
                <w:right w:val="none" w:sz="0" w:space="0" w:color="auto"/>
              </w:divBdr>
            </w:div>
            <w:div w:id="1932275718">
              <w:marLeft w:val="0"/>
              <w:marRight w:val="0"/>
              <w:marTop w:val="0"/>
              <w:marBottom w:val="0"/>
              <w:divBdr>
                <w:top w:val="none" w:sz="0" w:space="0" w:color="auto"/>
                <w:left w:val="none" w:sz="0" w:space="0" w:color="auto"/>
                <w:bottom w:val="none" w:sz="0" w:space="0" w:color="auto"/>
                <w:right w:val="none" w:sz="0" w:space="0" w:color="auto"/>
              </w:divBdr>
            </w:div>
            <w:div w:id="1932815023">
              <w:marLeft w:val="0"/>
              <w:marRight w:val="0"/>
              <w:marTop w:val="0"/>
              <w:marBottom w:val="0"/>
              <w:divBdr>
                <w:top w:val="none" w:sz="0" w:space="0" w:color="auto"/>
                <w:left w:val="none" w:sz="0" w:space="0" w:color="auto"/>
                <w:bottom w:val="none" w:sz="0" w:space="0" w:color="auto"/>
                <w:right w:val="none" w:sz="0" w:space="0" w:color="auto"/>
              </w:divBdr>
            </w:div>
            <w:div w:id="1937404404">
              <w:marLeft w:val="0"/>
              <w:marRight w:val="0"/>
              <w:marTop w:val="0"/>
              <w:marBottom w:val="0"/>
              <w:divBdr>
                <w:top w:val="none" w:sz="0" w:space="0" w:color="auto"/>
                <w:left w:val="none" w:sz="0" w:space="0" w:color="auto"/>
                <w:bottom w:val="none" w:sz="0" w:space="0" w:color="auto"/>
                <w:right w:val="none" w:sz="0" w:space="0" w:color="auto"/>
              </w:divBdr>
            </w:div>
            <w:div w:id="1938176251">
              <w:marLeft w:val="0"/>
              <w:marRight w:val="0"/>
              <w:marTop w:val="0"/>
              <w:marBottom w:val="0"/>
              <w:divBdr>
                <w:top w:val="none" w:sz="0" w:space="0" w:color="auto"/>
                <w:left w:val="none" w:sz="0" w:space="0" w:color="auto"/>
                <w:bottom w:val="none" w:sz="0" w:space="0" w:color="auto"/>
                <w:right w:val="none" w:sz="0" w:space="0" w:color="auto"/>
              </w:divBdr>
            </w:div>
            <w:div w:id="1939361487">
              <w:marLeft w:val="0"/>
              <w:marRight w:val="0"/>
              <w:marTop w:val="0"/>
              <w:marBottom w:val="0"/>
              <w:divBdr>
                <w:top w:val="none" w:sz="0" w:space="0" w:color="auto"/>
                <w:left w:val="none" w:sz="0" w:space="0" w:color="auto"/>
                <w:bottom w:val="none" w:sz="0" w:space="0" w:color="auto"/>
                <w:right w:val="none" w:sz="0" w:space="0" w:color="auto"/>
              </w:divBdr>
            </w:div>
            <w:div w:id="1942180317">
              <w:marLeft w:val="0"/>
              <w:marRight w:val="0"/>
              <w:marTop w:val="0"/>
              <w:marBottom w:val="0"/>
              <w:divBdr>
                <w:top w:val="none" w:sz="0" w:space="0" w:color="auto"/>
                <w:left w:val="none" w:sz="0" w:space="0" w:color="auto"/>
                <w:bottom w:val="none" w:sz="0" w:space="0" w:color="auto"/>
                <w:right w:val="none" w:sz="0" w:space="0" w:color="auto"/>
              </w:divBdr>
            </w:div>
            <w:div w:id="1944608434">
              <w:marLeft w:val="0"/>
              <w:marRight w:val="0"/>
              <w:marTop w:val="0"/>
              <w:marBottom w:val="0"/>
              <w:divBdr>
                <w:top w:val="none" w:sz="0" w:space="0" w:color="auto"/>
                <w:left w:val="none" w:sz="0" w:space="0" w:color="auto"/>
                <w:bottom w:val="none" w:sz="0" w:space="0" w:color="auto"/>
                <w:right w:val="none" w:sz="0" w:space="0" w:color="auto"/>
              </w:divBdr>
            </w:div>
            <w:div w:id="1944612023">
              <w:marLeft w:val="0"/>
              <w:marRight w:val="0"/>
              <w:marTop w:val="0"/>
              <w:marBottom w:val="0"/>
              <w:divBdr>
                <w:top w:val="none" w:sz="0" w:space="0" w:color="auto"/>
                <w:left w:val="none" w:sz="0" w:space="0" w:color="auto"/>
                <w:bottom w:val="none" w:sz="0" w:space="0" w:color="auto"/>
                <w:right w:val="none" w:sz="0" w:space="0" w:color="auto"/>
              </w:divBdr>
            </w:div>
            <w:div w:id="1944650965">
              <w:marLeft w:val="0"/>
              <w:marRight w:val="0"/>
              <w:marTop w:val="0"/>
              <w:marBottom w:val="0"/>
              <w:divBdr>
                <w:top w:val="none" w:sz="0" w:space="0" w:color="auto"/>
                <w:left w:val="none" w:sz="0" w:space="0" w:color="auto"/>
                <w:bottom w:val="none" w:sz="0" w:space="0" w:color="auto"/>
                <w:right w:val="none" w:sz="0" w:space="0" w:color="auto"/>
              </w:divBdr>
            </w:div>
            <w:div w:id="1945452624">
              <w:marLeft w:val="0"/>
              <w:marRight w:val="0"/>
              <w:marTop w:val="0"/>
              <w:marBottom w:val="0"/>
              <w:divBdr>
                <w:top w:val="none" w:sz="0" w:space="0" w:color="auto"/>
                <w:left w:val="none" w:sz="0" w:space="0" w:color="auto"/>
                <w:bottom w:val="none" w:sz="0" w:space="0" w:color="auto"/>
                <w:right w:val="none" w:sz="0" w:space="0" w:color="auto"/>
              </w:divBdr>
            </w:div>
            <w:div w:id="1946569572">
              <w:marLeft w:val="0"/>
              <w:marRight w:val="0"/>
              <w:marTop w:val="0"/>
              <w:marBottom w:val="0"/>
              <w:divBdr>
                <w:top w:val="none" w:sz="0" w:space="0" w:color="auto"/>
                <w:left w:val="none" w:sz="0" w:space="0" w:color="auto"/>
                <w:bottom w:val="none" w:sz="0" w:space="0" w:color="auto"/>
                <w:right w:val="none" w:sz="0" w:space="0" w:color="auto"/>
              </w:divBdr>
            </w:div>
            <w:div w:id="1946763804">
              <w:marLeft w:val="0"/>
              <w:marRight w:val="0"/>
              <w:marTop w:val="0"/>
              <w:marBottom w:val="0"/>
              <w:divBdr>
                <w:top w:val="none" w:sz="0" w:space="0" w:color="auto"/>
                <w:left w:val="none" w:sz="0" w:space="0" w:color="auto"/>
                <w:bottom w:val="none" w:sz="0" w:space="0" w:color="auto"/>
                <w:right w:val="none" w:sz="0" w:space="0" w:color="auto"/>
              </w:divBdr>
            </w:div>
            <w:div w:id="1946884389">
              <w:marLeft w:val="0"/>
              <w:marRight w:val="0"/>
              <w:marTop w:val="0"/>
              <w:marBottom w:val="0"/>
              <w:divBdr>
                <w:top w:val="none" w:sz="0" w:space="0" w:color="auto"/>
                <w:left w:val="none" w:sz="0" w:space="0" w:color="auto"/>
                <w:bottom w:val="none" w:sz="0" w:space="0" w:color="auto"/>
                <w:right w:val="none" w:sz="0" w:space="0" w:color="auto"/>
              </w:divBdr>
            </w:div>
            <w:div w:id="1947343333">
              <w:marLeft w:val="0"/>
              <w:marRight w:val="0"/>
              <w:marTop w:val="0"/>
              <w:marBottom w:val="0"/>
              <w:divBdr>
                <w:top w:val="none" w:sz="0" w:space="0" w:color="auto"/>
                <w:left w:val="none" w:sz="0" w:space="0" w:color="auto"/>
                <w:bottom w:val="none" w:sz="0" w:space="0" w:color="auto"/>
                <w:right w:val="none" w:sz="0" w:space="0" w:color="auto"/>
              </w:divBdr>
            </w:div>
            <w:div w:id="1948662172">
              <w:marLeft w:val="0"/>
              <w:marRight w:val="0"/>
              <w:marTop w:val="0"/>
              <w:marBottom w:val="0"/>
              <w:divBdr>
                <w:top w:val="none" w:sz="0" w:space="0" w:color="auto"/>
                <w:left w:val="none" w:sz="0" w:space="0" w:color="auto"/>
                <w:bottom w:val="none" w:sz="0" w:space="0" w:color="auto"/>
                <w:right w:val="none" w:sz="0" w:space="0" w:color="auto"/>
              </w:divBdr>
            </w:div>
            <w:div w:id="1949048099">
              <w:marLeft w:val="0"/>
              <w:marRight w:val="0"/>
              <w:marTop w:val="0"/>
              <w:marBottom w:val="0"/>
              <w:divBdr>
                <w:top w:val="none" w:sz="0" w:space="0" w:color="auto"/>
                <w:left w:val="none" w:sz="0" w:space="0" w:color="auto"/>
                <w:bottom w:val="none" w:sz="0" w:space="0" w:color="auto"/>
                <w:right w:val="none" w:sz="0" w:space="0" w:color="auto"/>
              </w:divBdr>
            </w:div>
            <w:div w:id="1949315377">
              <w:marLeft w:val="0"/>
              <w:marRight w:val="0"/>
              <w:marTop w:val="0"/>
              <w:marBottom w:val="0"/>
              <w:divBdr>
                <w:top w:val="none" w:sz="0" w:space="0" w:color="auto"/>
                <w:left w:val="none" w:sz="0" w:space="0" w:color="auto"/>
                <w:bottom w:val="none" w:sz="0" w:space="0" w:color="auto"/>
                <w:right w:val="none" w:sz="0" w:space="0" w:color="auto"/>
              </w:divBdr>
            </w:div>
            <w:div w:id="1950815697">
              <w:marLeft w:val="0"/>
              <w:marRight w:val="0"/>
              <w:marTop w:val="0"/>
              <w:marBottom w:val="0"/>
              <w:divBdr>
                <w:top w:val="none" w:sz="0" w:space="0" w:color="auto"/>
                <w:left w:val="none" w:sz="0" w:space="0" w:color="auto"/>
                <w:bottom w:val="none" w:sz="0" w:space="0" w:color="auto"/>
                <w:right w:val="none" w:sz="0" w:space="0" w:color="auto"/>
              </w:divBdr>
            </w:div>
            <w:div w:id="1951087976">
              <w:marLeft w:val="0"/>
              <w:marRight w:val="0"/>
              <w:marTop w:val="0"/>
              <w:marBottom w:val="0"/>
              <w:divBdr>
                <w:top w:val="none" w:sz="0" w:space="0" w:color="auto"/>
                <w:left w:val="none" w:sz="0" w:space="0" w:color="auto"/>
                <w:bottom w:val="none" w:sz="0" w:space="0" w:color="auto"/>
                <w:right w:val="none" w:sz="0" w:space="0" w:color="auto"/>
              </w:divBdr>
            </w:div>
            <w:div w:id="1951432683">
              <w:marLeft w:val="0"/>
              <w:marRight w:val="0"/>
              <w:marTop w:val="0"/>
              <w:marBottom w:val="0"/>
              <w:divBdr>
                <w:top w:val="none" w:sz="0" w:space="0" w:color="auto"/>
                <w:left w:val="none" w:sz="0" w:space="0" w:color="auto"/>
                <w:bottom w:val="none" w:sz="0" w:space="0" w:color="auto"/>
                <w:right w:val="none" w:sz="0" w:space="0" w:color="auto"/>
              </w:divBdr>
            </w:div>
            <w:div w:id="1953590550">
              <w:marLeft w:val="0"/>
              <w:marRight w:val="0"/>
              <w:marTop w:val="0"/>
              <w:marBottom w:val="0"/>
              <w:divBdr>
                <w:top w:val="none" w:sz="0" w:space="0" w:color="auto"/>
                <w:left w:val="none" w:sz="0" w:space="0" w:color="auto"/>
                <w:bottom w:val="none" w:sz="0" w:space="0" w:color="auto"/>
                <w:right w:val="none" w:sz="0" w:space="0" w:color="auto"/>
              </w:divBdr>
            </w:div>
            <w:div w:id="1954940011">
              <w:marLeft w:val="0"/>
              <w:marRight w:val="0"/>
              <w:marTop w:val="0"/>
              <w:marBottom w:val="0"/>
              <w:divBdr>
                <w:top w:val="none" w:sz="0" w:space="0" w:color="auto"/>
                <w:left w:val="none" w:sz="0" w:space="0" w:color="auto"/>
                <w:bottom w:val="none" w:sz="0" w:space="0" w:color="auto"/>
                <w:right w:val="none" w:sz="0" w:space="0" w:color="auto"/>
              </w:divBdr>
            </w:div>
            <w:div w:id="1959099453">
              <w:marLeft w:val="0"/>
              <w:marRight w:val="0"/>
              <w:marTop w:val="0"/>
              <w:marBottom w:val="0"/>
              <w:divBdr>
                <w:top w:val="none" w:sz="0" w:space="0" w:color="auto"/>
                <w:left w:val="none" w:sz="0" w:space="0" w:color="auto"/>
                <w:bottom w:val="none" w:sz="0" w:space="0" w:color="auto"/>
                <w:right w:val="none" w:sz="0" w:space="0" w:color="auto"/>
              </w:divBdr>
            </w:div>
            <w:div w:id="1960646778">
              <w:marLeft w:val="0"/>
              <w:marRight w:val="0"/>
              <w:marTop w:val="0"/>
              <w:marBottom w:val="0"/>
              <w:divBdr>
                <w:top w:val="none" w:sz="0" w:space="0" w:color="auto"/>
                <w:left w:val="none" w:sz="0" w:space="0" w:color="auto"/>
                <w:bottom w:val="none" w:sz="0" w:space="0" w:color="auto"/>
                <w:right w:val="none" w:sz="0" w:space="0" w:color="auto"/>
              </w:divBdr>
            </w:div>
            <w:div w:id="1960916413">
              <w:marLeft w:val="0"/>
              <w:marRight w:val="0"/>
              <w:marTop w:val="0"/>
              <w:marBottom w:val="0"/>
              <w:divBdr>
                <w:top w:val="none" w:sz="0" w:space="0" w:color="auto"/>
                <w:left w:val="none" w:sz="0" w:space="0" w:color="auto"/>
                <w:bottom w:val="none" w:sz="0" w:space="0" w:color="auto"/>
                <w:right w:val="none" w:sz="0" w:space="0" w:color="auto"/>
              </w:divBdr>
            </w:div>
            <w:div w:id="1961061391">
              <w:marLeft w:val="0"/>
              <w:marRight w:val="0"/>
              <w:marTop w:val="0"/>
              <w:marBottom w:val="0"/>
              <w:divBdr>
                <w:top w:val="none" w:sz="0" w:space="0" w:color="auto"/>
                <w:left w:val="none" w:sz="0" w:space="0" w:color="auto"/>
                <w:bottom w:val="none" w:sz="0" w:space="0" w:color="auto"/>
                <w:right w:val="none" w:sz="0" w:space="0" w:color="auto"/>
              </w:divBdr>
            </w:div>
            <w:div w:id="1961257668">
              <w:marLeft w:val="0"/>
              <w:marRight w:val="0"/>
              <w:marTop w:val="0"/>
              <w:marBottom w:val="0"/>
              <w:divBdr>
                <w:top w:val="none" w:sz="0" w:space="0" w:color="auto"/>
                <w:left w:val="none" w:sz="0" w:space="0" w:color="auto"/>
                <w:bottom w:val="none" w:sz="0" w:space="0" w:color="auto"/>
                <w:right w:val="none" w:sz="0" w:space="0" w:color="auto"/>
              </w:divBdr>
            </w:div>
            <w:div w:id="1962228709">
              <w:marLeft w:val="0"/>
              <w:marRight w:val="0"/>
              <w:marTop w:val="0"/>
              <w:marBottom w:val="0"/>
              <w:divBdr>
                <w:top w:val="none" w:sz="0" w:space="0" w:color="auto"/>
                <w:left w:val="none" w:sz="0" w:space="0" w:color="auto"/>
                <w:bottom w:val="none" w:sz="0" w:space="0" w:color="auto"/>
                <w:right w:val="none" w:sz="0" w:space="0" w:color="auto"/>
              </w:divBdr>
            </w:div>
            <w:div w:id="1963225284">
              <w:marLeft w:val="0"/>
              <w:marRight w:val="0"/>
              <w:marTop w:val="0"/>
              <w:marBottom w:val="0"/>
              <w:divBdr>
                <w:top w:val="none" w:sz="0" w:space="0" w:color="auto"/>
                <w:left w:val="none" w:sz="0" w:space="0" w:color="auto"/>
                <w:bottom w:val="none" w:sz="0" w:space="0" w:color="auto"/>
                <w:right w:val="none" w:sz="0" w:space="0" w:color="auto"/>
              </w:divBdr>
            </w:div>
            <w:div w:id="1963337482">
              <w:marLeft w:val="0"/>
              <w:marRight w:val="0"/>
              <w:marTop w:val="0"/>
              <w:marBottom w:val="0"/>
              <w:divBdr>
                <w:top w:val="none" w:sz="0" w:space="0" w:color="auto"/>
                <w:left w:val="none" w:sz="0" w:space="0" w:color="auto"/>
                <w:bottom w:val="none" w:sz="0" w:space="0" w:color="auto"/>
                <w:right w:val="none" w:sz="0" w:space="0" w:color="auto"/>
              </w:divBdr>
            </w:div>
            <w:div w:id="1964265980">
              <w:marLeft w:val="0"/>
              <w:marRight w:val="0"/>
              <w:marTop w:val="0"/>
              <w:marBottom w:val="0"/>
              <w:divBdr>
                <w:top w:val="none" w:sz="0" w:space="0" w:color="auto"/>
                <w:left w:val="none" w:sz="0" w:space="0" w:color="auto"/>
                <w:bottom w:val="none" w:sz="0" w:space="0" w:color="auto"/>
                <w:right w:val="none" w:sz="0" w:space="0" w:color="auto"/>
              </w:divBdr>
            </w:div>
            <w:div w:id="1964539079">
              <w:marLeft w:val="0"/>
              <w:marRight w:val="0"/>
              <w:marTop w:val="0"/>
              <w:marBottom w:val="0"/>
              <w:divBdr>
                <w:top w:val="none" w:sz="0" w:space="0" w:color="auto"/>
                <w:left w:val="none" w:sz="0" w:space="0" w:color="auto"/>
                <w:bottom w:val="none" w:sz="0" w:space="0" w:color="auto"/>
                <w:right w:val="none" w:sz="0" w:space="0" w:color="auto"/>
              </w:divBdr>
            </w:div>
            <w:div w:id="1965236554">
              <w:marLeft w:val="0"/>
              <w:marRight w:val="0"/>
              <w:marTop w:val="0"/>
              <w:marBottom w:val="0"/>
              <w:divBdr>
                <w:top w:val="none" w:sz="0" w:space="0" w:color="auto"/>
                <w:left w:val="none" w:sz="0" w:space="0" w:color="auto"/>
                <w:bottom w:val="none" w:sz="0" w:space="0" w:color="auto"/>
                <w:right w:val="none" w:sz="0" w:space="0" w:color="auto"/>
              </w:divBdr>
            </w:div>
            <w:div w:id="1966739100">
              <w:marLeft w:val="0"/>
              <w:marRight w:val="0"/>
              <w:marTop w:val="0"/>
              <w:marBottom w:val="0"/>
              <w:divBdr>
                <w:top w:val="none" w:sz="0" w:space="0" w:color="auto"/>
                <w:left w:val="none" w:sz="0" w:space="0" w:color="auto"/>
                <w:bottom w:val="none" w:sz="0" w:space="0" w:color="auto"/>
                <w:right w:val="none" w:sz="0" w:space="0" w:color="auto"/>
              </w:divBdr>
            </w:div>
            <w:div w:id="1968316203">
              <w:marLeft w:val="0"/>
              <w:marRight w:val="0"/>
              <w:marTop w:val="0"/>
              <w:marBottom w:val="0"/>
              <w:divBdr>
                <w:top w:val="none" w:sz="0" w:space="0" w:color="auto"/>
                <w:left w:val="none" w:sz="0" w:space="0" w:color="auto"/>
                <w:bottom w:val="none" w:sz="0" w:space="0" w:color="auto"/>
                <w:right w:val="none" w:sz="0" w:space="0" w:color="auto"/>
              </w:divBdr>
            </w:div>
            <w:div w:id="1970626639">
              <w:marLeft w:val="0"/>
              <w:marRight w:val="0"/>
              <w:marTop w:val="0"/>
              <w:marBottom w:val="0"/>
              <w:divBdr>
                <w:top w:val="none" w:sz="0" w:space="0" w:color="auto"/>
                <w:left w:val="none" w:sz="0" w:space="0" w:color="auto"/>
                <w:bottom w:val="none" w:sz="0" w:space="0" w:color="auto"/>
                <w:right w:val="none" w:sz="0" w:space="0" w:color="auto"/>
              </w:divBdr>
            </w:div>
            <w:div w:id="1971127464">
              <w:marLeft w:val="0"/>
              <w:marRight w:val="0"/>
              <w:marTop w:val="0"/>
              <w:marBottom w:val="0"/>
              <w:divBdr>
                <w:top w:val="none" w:sz="0" w:space="0" w:color="auto"/>
                <w:left w:val="none" w:sz="0" w:space="0" w:color="auto"/>
                <w:bottom w:val="none" w:sz="0" w:space="0" w:color="auto"/>
                <w:right w:val="none" w:sz="0" w:space="0" w:color="auto"/>
              </w:divBdr>
            </w:div>
            <w:div w:id="1972324130">
              <w:marLeft w:val="0"/>
              <w:marRight w:val="0"/>
              <w:marTop w:val="0"/>
              <w:marBottom w:val="0"/>
              <w:divBdr>
                <w:top w:val="none" w:sz="0" w:space="0" w:color="auto"/>
                <w:left w:val="none" w:sz="0" w:space="0" w:color="auto"/>
                <w:bottom w:val="none" w:sz="0" w:space="0" w:color="auto"/>
                <w:right w:val="none" w:sz="0" w:space="0" w:color="auto"/>
              </w:divBdr>
            </w:div>
            <w:div w:id="1972781063">
              <w:marLeft w:val="0"/>
              <w:marRight w:val="0"/>
              <w:marTop w:val="0"/>
              <w:marBottom w:val="0"/>
              <w:divBdr>
                <w:top w:val="none" w:sz="0" w:space="0" w:color="auto"/>
                <w:left w:val="none" w:sz="0" w:space="0" w:color="auto"/>
                <w:bottom w:val="none" w:sz="0" w:space="0" w:color="auto"/>
                <w:right w:val="none" w:sz="0" w:space="0" w:color="auto"/>
              </w:divBdr>
            </w:div>
            <w:div w:id="1972861157">
              <w:marLeft w:val="0"/>
              <w:marRight w:val="0"/>
              <w:marTop w:val="0"/>
              <w:marBottom w:val="0"/>
              <w:divBdr>
                <w:top w:val="none" w:sz="0" w:space="0" w:color="auto"/>
                <w:left w:val="none" w:sz="0" w:space="0" w:color="auto"/>
                <w:bottom w:val="none" w:sz="0" w:space="0" w:color="auto"/>
                <w:right w:val="none" w:sz="0" w:space="0" w:color="auto"/>
              </w:divBdr>
            </w:div>
            <w:div w:id="1973317945">
              <w:marLeft w:val="0"/>
              <w:marRight w:val="0"/>
              <w:marTop w:val="0"/>
              <w:marBottom w:val="0"/>
              <w:divBdr>
                <w:top w:val="none" w:sz="0" w:space="0" w:color="auto"/>
                <w:left w:val="none" w:sz="0" w:space="0" w:color="auto"/>
                <w:bottom w:val="none" w:sz="0" w:space="0" w:color="auto"/>
                <w:right w:val="none" w:sz="0" w:space="0" w:color="auto"/>
              </w:divBdr>
            </w:div>
            <w:div w:id="1973706828">
              <w:marLeft w:val="0"/>
              <w:marRight w:val="0"/>
              <w:marTop w:val="0"/>
              <w:marBottom w:val="0"/>
              <w:divBdr>
                <w:top w:val="none" w:sz="0" w:space="0" w:color="auto"/>
                <w:left w:val="none" w:sz="0" w:space="0" w:color="auto"/>
                <w:bottom w:val="none" w:sz="0" w:space="0" w:color="auto"/>
                <w:right w:val="none" w:sz="0" w:space="0" w:color="auto"/>
              </w:divBdr>
            </w:div>
            <w:div w:id="1973752669">
              <w:marLeft w:val="0"/>
              <w:marRight w:val="0"/>
              <w:marTop w:val="0"/>
              <w:marBottom w:val="0"/>
              <w:divBdr>
                <w:top w:val="none" w:sz="0" w:space="0" w:color="auto"/>
                <w:left w:val="none" w:sz="0" w:space="0" w:color="auto"/>
                <w:bottom w:val="none" w:sz="0" w:space="0" w:color="auto"/>
                <w:right w:val="none" w:sz="0" w:space="0" w:color="auto"/>
              </w:divBdr>
            </w:div>
            <w:div w:id="1973826256">
              <w:marLeft w:val="0"/>
              <w:marRight w:val="0"/>
              <w:marTop w:val="0"/>
              <w:marBottom w:val="0"/>
              <w:divBdr>
                <w:top w:val="none" w:sz="0" w:space="0" w:color="auto"/>
                <w:left w:val="none" w:sz="0" w:space="0" w:color="auto"/>
                <w:bottom w:val="none" w:sz="0" w:space="0" w:color="auto"/>
                <w:right w:val="none" w:sz="0" w:space="0" w:color="auto"/>
              </w:divBdr>
            </w:div>
            <w:div w:id="1973944436">
              <w:marLeft w:val="0"/>
              <w:marRight w:val="0"/>
              <w:marTop w:val="0"/>
              <w:marBottom w:val="0"/>
              <w:divBdr>
                <w:top w:val="none" w:sz="0" w:space="0" w:color="auto"/>
                <w:left w:val="none" w:sz="0" w:space="0" w:color="auto"/>
                <w:bottom w:val="none" w:sz="0" w:space="0" w:color="auto"/>
                <w:right w:val="none" w:sz="0" w:space="0" w:color="auto"/>
              </w:divBdr>
            </w:div>
            <w:div w:id="1974365210">
              <w:marLeft w:val="0"/>
              <w:marRight w:val="0"/>
              <w:marTop w:val="0"/>
              <w:marBottom w:val="0"/>
              <w:divBdr>
                <w:top w:val="none" w:sz="0" w:space="0" w:color="auto"/>
                <w:left w:val="none" w:sz="0" w:space="0" w:color="auto"/>
                <w:bottom w:val="none" w:sz="0" w:space="0" w:color="auto"/>
                <w:right w:val="none" w:sz="0" w:space="0" w:color="auto"/>
              </w:divBdr>
            </w:div>
            <w:div w:id="1975286867">
              <w:marLeft w:val="0"/>
              <w:marRight w:val="0"/>
              <w:marTop w:val="0"/>
              <w:marBottom w:val="0"/>
              <w:divBdr>
                <w:top w:val="none" w:sz="0" w:space="0" w:color="auto"/>
                <w:left w:val="none" w:sz="0" w:space="0" w:color="auto"/>
                <w:bottom w:val="none" w:sz="0" w:space="0" w:color="auto"/>
                <w:right w:val="none" w:sz="0" w:space="0" w:color="auto"/>
              </w:divBdr>
            </w:div>
            <w:div w:id="1976791680">
              <w:marLeft w:val="0"/>
              <w:marRight w:val="0"/>
              <w:marTop w:val="0"/>
              <w:marBottom w:val="0"/>
              <w:divBdr>
                <w:top w:val="none" w:sz="0" w:space="0" w:color="auto"/>
                <w:left w:val="none" w:sz="0" w:space="0" w:color="auto"/>
                <w:bottom w:val="none" w:sz="0" w:space="0" w:color="auto"/>
                <w:right w:val="none" w:sz="0" w:space="0" w:color="auto"/>
              </w:divBdr>
            </w:div>
            <w:div w:id="1979991275">
              <w:marLeft w:val="0"/>
              <w:marRight w:val="0"/>
              <w:marTop w:val="0"/>
              <w:marBottom w:val="0"/>
              <w:divBdr>
                <w:top w:val="none" w:sz="0" w:space="0" w:color="auto"/>
                <w:left w:val="none" w:sz="0" w:space="0" w:color="auto"/>
                <w:bottom w:val="none" w:sz="0" w:space="0" w:color="auto"/>
                <w:right w:val="none" w:sz="0" w:space="0" w:color="auto"/>
              </w:divBdr>
            </w:div>
            <w:div w:id="1982465654">
              <w:marLeft w:val="0"/>
              <w:marRight w:val="0"/>
              <w:marTop w:val="0"/>
              <w:marBottom w:val="0"/>
              <w:divBdr>
                <w:top w:val="none" w:sz="0" w:space="0" w:color="auto"/>
                <w:left w:val="none" w:sz="0" w:space="0" w:color="auto"/>
                <w:bottom w:val="none" w:sz="0" w:space="0" w:color="auto"/>
                <w:right w:val="none" w:sz="0" w:space="0" w:color="auto"/>
              </w:divBdr>
            </w:div>
            <w:div w:id="1983658385">
              <w:marLeft w:val="0"/>
              <w:marRight w:val="0"/>
              <w:marTop w:val="0"/>
              <w:marBottom w:val="0"/>
              <w:divBdr>
                <w:top w:val="none" w:sz="0" w:space="0" w:color="auto"/>
                <w:left w:val="none" w:sz="0" w:space="0" w:color="auto"/>
                <w:bottom w:val="none" w:sz="0" w:space="0" w:color="auto"/>
                <w:right w:val="none" w:sz="0" w:space="0" w:color="auto"/>
              </w:divBdr>
            </w:div>
            <w:div w:id="1984189559">
              <w:marLeft w:val="0"/>
              <w:marRight w:val="0"/>
              <w:marTop w:val="0"/>
              <w:marBottom w:val="0"/>
              <w:divBdr>
                <w:top w:val="none" w:sz="0" w:space="0" w:color="auto"/>
                <w:left w:val="none" w:sz="0" w:space="0" w:color="auto"/>
                <w:bottom w:val="none" w:sz="0" w:space="0" w:color="auto"/>
                <w:right w:val="none" w:sz="0" w:space="0" w:color="auto"/>
              </w:divBdr>
            </w:div>
            <w:div w:id="1984314898">
              <w:marLeft w:val="0"/>
              <w:marRight w:val="0"/>
              <w:marTop w:val="0"/>
              <w:marBottom w:val="0"/>
              <w:divBdr>
                <w:top w:val="none" w:sz="0" w:space="0" w:color="auto"/>
                <w:left w:val="none" w:sz="0" w:space="0" w:color="auto"/>
                <w:bottom w:val="none" w:sz="0" w:space="0" w:color="auto"/>
                <w:right w:val="none" w:sz="0" w:space="0" w:color="auto"/>
              </w:divBdr>
            </w:div>
            <w:div w:id="1984844533">
              <w:marLeft w:val="0"/>
              <w:marRight w:val="0"/>
              <w:marTop w:val="0"/>
              <w:marBottom w:val="0"/>
              <w:divBdr>
                <w:top w:val="none" w:sz="0" w:space="0" w:color="auto"/>
                <w:left w:val="none" w:sz="0" w:space="0" w:color="auto"/>
                <w:bottom w:val="none" w:sz="0" w:space="0" w:color="auto"/>
                <w:right w:val="none" w:sz="0" w:space="0" w:color="auto"/>
              </w:divBdr>
            </w:div>
            <w:div w:id="1986231598">
              <w:marLeft w:val="0"/>
              <w:marRight w:val="0"/>
              <w:marTop w:val="0"/>
              <w:marBottom w:val="0"/>
              <w:divBdr>
                <w:top w:val="none" w:sz="0" w:space="0" w:color="auto"/>
                <w:left w:val="none" w:sz="0" w:space="0" w:color="auto"/>
                <w:bottom w:val="none" w:sz="0" w:space="0" w:color="auto"/>
                <w:right w:val="none" w:sz="0" w:space="0" w:color="auto"/>
              </w:divBdr>
            </w:div>
            <w:div w:id="1986884488">
              <w:marLeft w:val="0"/>
              <w:marRight w:val="0"/>
              <w:marTop w:val="0"/>
              <w:marBottom w:val="0"/>
              <w:divBdr>
                <w:top w:val="none" w:sz="0" w:space="0" w:color="auto"/>
                <w:left w:val="none" w:sz="0" w:space="0" w:color="auto"/>
                <w:bottom w:val="none" w:sz="0" w:space="0" w:color="auto"/>
                <w:right w:val="none" w:sz="0" w:space="0" w:color="auto"/>
              </w:divBdr>
            </w:div>
            <w:div w:id="1987860461">
              <w:marLeft w:val="0"/>
              <w:marRight w:val="0"/>
              <w:marTop w:val="0"/>
              <w:marBottom w:val="0"/>
              <w:divBdr>
                <w:top w:val="none" w:sz="0" w:space="0" w:color="auto"/>
                <w:left w:val="none" w:sz="0" w:space="0" w:color="auto"/>
                <w:bottom w:val="none" w:sz="0" w:space="0" w:color="auto"/>
                <w:right w:val="none" w:sz="0" w:space="0" w:color="auto"/>
              </w:divBdr>
            </w:div>
            <w:div w:id="1987972064">
              <w:marLeft w:val="0"/>
              <w:marRight w:val="0"/>
              <w:marTop w:val="0"/>
              <w:marBottom w:val="0"/>
              <w:divBdr>
                <w:top w:val="none" w:sz="0" w:space="0" w:color="auto"/>
                <w:left w:val="none" w:sz="0" w:space="0" w:color="auto"/>
                <w:bottom w:val="none" w:sz="0" w:space="0" w:color="auto"/>
                <w:right w:val="none" w:sz="0" w:space="0" w:color="auto"/>
              </w:divBdr>
            </w:div>
            <w:div w:id="1988439630">
              <w:marLeft w:val="0"/>
              <w:marRight w:val="0"/>
              <w:marTop w:val="0"/>
              <w:marBottom w:val="0"/>
              <w:divBdr>
                <w:top w:val="none" w:sz="0" w:space="0" w:color="auto"/>
                <w:left w:val="none" w:sz="0" w:space="0" w:color="auto"/>
                <w:bottom w:val="none" w:sz="0" w:space="0" w:color="auto"/>
                <w:right w:val="none" w:sz="0" w:space="0" w:color="auto"/>
              </w:divBdr>
            </w:div>
            <w:div w:id="1988823921">
              <w:marLeft w:val="0"/>
              <w:marRight w:val="0"/>
              <w:marTop w:val="0"/>
              <w:marBottom w:val="0"/>
              <w:divBdr>
                <w:top w:val="none" w:sz="0" w:space="0" w:color="auto"/>
                <w:left w:val="none" w:sz="0" w:space="0" w:color="auto"/>
                <w:bottom w:val="none" w:sz="0" w:space="0" w:color="auto"/>
                <w:right w:val="none" w:sz="0" w:space="0" w:color="auto"/>
              </w:divBdr>
            </w:div>
            <w:div w:id="1990936564">
              <w:marLeft w:val="0"/>
              <w:marRight w:val="0"/>
              <w:marTop w:val="0"/>
              <w:marBottom w:val="0"/>
              <w:divBdr>
                <w:top w:val="none" w:sz="0" w:space="0" w:color="auto"/>
                <w:left w:val="none" w:sz="0" w:space="0" w:color="auto"/>
                <w:bottom w:val="none" w:sz="0" w:space="0" w:color="auto"/>
                <w:right w:val="none" w:sz="0" w:space="0" w:color="auto"/>
              </w:divBdr>
            </w:div>
            <w:div w:id="1992906066">
              <w:marLeft w:val="0"/>
              <w:marRight w:val="0"/>
              <w:marTop w:val="0"/>
              <w:marBottom w:val="0"/>
              <w:divBdr>
                <w:top w:val="none" w:sz="0" w:space="0" w:color="auto"/>
                <w:left w:val="none" w:sz="0" w:space="0" w:color="auto"/>
                <w:bottom w:val="none" w:sz="0" w:space="0" w:color="auto"/>
                <w:right w:val="none" w:sz="0" w:space="0" w:color="auto"/>
              </w:divBdr>
            </w:div>
            <w:div w:id="1993101439">
              <w:marLeft w:val="0"/>
              <w:marRight w:val="0"/>
              <w:marTop w:val="0"/>
              <w:marBottom w:val="0"/>
              <w:divBdr>
                <w:top w:val="none" w:sz="0" w:space="0" w:color="auto"/>
                <w:left w:val="none" w:sz="0" w:space="0" w:color="auto"/>
                <w:bottom w:val="none" w:sz="0" w:space="0" w:color="auto"/>
                <w:right w:val="none" w:sz="0" w:space="0" w:color="auto"/>
              </w:divBdr>
            </w:div>
            <w:div w:id="1993363951">
              <w:marLeft w:val="0"/>
              <w:marRight w:val="0"/>
              <w:marTop w:val="0"/>
              <w:marBottom w:val="0"/>
              <w:divBdr>
                <w:top w:val="none" w:sz="0" w:space="0" w:color="auto"/>
                <w:left w:val="none" w:sz="0" w:space="0" w:color="auto"/>
                <w:bottom w:val="none" w:sz="0" w:space="0" w:color="auto"/>
                <w:right w:val="none" w:sz="0" w:space="0" w:color="auto"/>
              </w:divBdr>
            </w:div>
            <w:div w:id="1993560573">
              <w:marLeft w:val="0"/>
              <w:marRight w:val="0"/>
              <w:marTop w:val="0"/>
              <w:marBottom w:val="0"/>
              <w:divBdr>
                <w:top w:val="none" w:sz="0" w:space="0" w:color="auto"/>
                <w:left w:val="none" w:sz="0" w:space="0" w:color="auto"/>
                <w:bottom w:val="none" w:sz="0" w:space="0" w:color="auto"/>
                <w:right w:val="none" w:sz="0" w:space="0" w:color="auto"/>
              </w:divBdr>
            </w:div>
            <w:div w:id="1994142713">
              <w:marLeft w:val="0"/>
              <w:marRight w:val="0"/>
              <w:marTop w:val="0"/>
              <w:marBottom w:val="0"/>
              <w:divBdr>
                <w:top w:val="none" w:sz="0" w:space="0" w:color="auto"/>
                <w:left w:val="none" w:sz="0" w:space="0" w:color="auto"/>
                <w:bottom w:val="none" w:sz="0" w:space="0" w:color="auto"/>
                <w:right w:val="none" w:sz="0" w:space="0" w:color="auto"/>
              </w:divBdr>
            </w:div>
            <w:div w:id="1994291174">
              <w:marLeft w:val="0"/>
              <w:marRight w:val="0"/>
              <w:marTop w:val="0"/>
              <w:marBottom w:val="0"/>
              <w:divBdr>
                <w:top w:val="none" w:sz="0" w:space="0" w:color="auto"/>
                <w:left w:val="none" w:sz="0" w:space="0" w:color="auto"/>
                <w:bottom w:val="none" w:sz="0" w:space="0" w:color="auto"/>
                <w:right w:val="none" w:sz="0" w:space="0" w:color="auto"/>
              </w:divBdr>
            </w:div>
            <w:div w:id="1994678380">
              <w:marLeft w:val="0"/>
              <w:marRight w:val="0"/>
              <w:marTop w:val="0"/>
              <w:marBottom w:val="0"/>
              <w:divBdr>
                <w:top w:val="none" w:sz="0" w:space="0" w:color="auto"/>
                <w:left w:val="none" w:sz="0" w:space="0" w:color="auto"/>
                <w:bottom w:val="none" w:sz="0" w:space="0" w:color="auto"/>
                <w:right w:val="none" w:sz="0" w:space="0" w:color="auto"/>
              </w:divBdr>
            </w:div>
            <w:div w:id="1996184383">
              <w:marLeft w:val="0"/>
              <w:marRight w:val="0"/>
              <w:marTop w:val="0"/>
              <w:marBottom w:val="0"/>
              <w:divBdr>
                <w:top w:val="none" w:sz="0" w:space="0" w:color="auto"/>
                <w:left w:val="none" w:sz="0" w:space="0" w:color="auto"/>
                <w:bottom w:val="none" w:sz="0" w:space="0" w:color="auto"/>
                <w:right w:val="none" w:sz="0" w:space="0" w:color="auto"/>
              </w:divBdr>
              <w:divsChild>
                <w:div w:id="12151284">
                  <w:marLeft w:val="0"/>
                  <w:marRight w:val="0"/>
                  <w:marTop w:val="0"/>
                  <w:marBottom w:val="0"/>
                  <w:divBdr>
                    <w:top w:val="none" w:sz="0" w:space="0" w:color="auto"/>
                    <w:left w:val="none" w:sz="0" w:space="0" w:color="auto"/>
                    <w:bottom w:val="none" w:sz="0" w:space="0" w:color="auto"/>
                    <w:right w:val="none" w:sz="0" w:space="0" w:color="auto"/>
                  </w:divBdr>
                </w:div>
                <w:div w:id="1594977467">
                  <w:marLeft w:val="0"/>
                  <w:marRight w:val="0"/>
                  <w:marTop w:val="0"/>
                  <w:marBottom w:val="0"/>
                  <w:divBdr>
                    <w:top w:val="none" w:sz="0" w:space="0" w:color="auto"/>
                    <w:left w:val="none" w:sz="0" w:space="0" w:color="auto"/>
                    <w:bottom w:val="none" w:sz="0" w:space="0" w:color="auto"/>
                    <w:right w:val="none" w:sz="0" w:space="0" w:color="auto"/>
                  </w:divBdr>
                </w:div>
                <w:div w:id="1705519637">
                  <w:marLeft w:val="0"/>
                  <w:marRight w:val="0"/>
                  <w:marTop w:val="0"/>
                  <w:marBottom w:val="0"/>
                  <w:divBdr>
                    <w:top w:val="none" w:sz="0" w:space="0" w:color="auto"/>
                    <w:left w:val="none" w:sz="0" w:space="0" w:color="auto"/>
                    <w:bottom w:val="none" w:sz="0" w:space="0" w:color="auto"/>
                    <w:right w:val="none" w:sz="0" w:space="0" w:color="auto"/>
                  </w:divBdr>
                </w:div>
                <w:div w:id="1826973733">
                  <w:marLeft w:val="0"/>
                  <w:marRight w:val="0"/>
                  <w:marTop w:val="0"/>
                  <w:marBottom w:val="0"/>
                  <w:divBdr>
                    <w:top w:val="none" w:sz="0" w:space="0" w:color="auto"/>
                    <w:left w:val="none" w:sz="0" w:space="0" w:color="auto"/>
                    <w:bottom w:val="none" w:sz="0" w:space="0" w:color="auto"/>
                    <w:right w:val="none" w:sz="0" w:space="0" w:color="auto"/>
                  </w:divBdr>
                </w:div>
              </w:divsChild>
            </w:div>
            <w:div w:id="1996572248">
              <w:marLeft w:val="0"/>
              <w:marRight w:val="0"/>
              <w:marTop w:val="0"/>
              <w:marBottom w:val="0"/>
              <w:divBdr>
                <w:top w:val="none" w:sz="0" w:space="0" w:color="auto"/>
                <w:left w:val="none" w:sz="0" w:space="0" w:color="auto"/>
                <w:bottom w:val="none" w:sz="0" w:space="0" w:color="auto"/>
                <w:right w:val="none" w:sz="0" w:space="0" w:color="auto"/>
              </w:divBdr>
            </w:div>
            <w:div w:id="1997103006">
              <w:marLeft w:val="0"/>
              <w:marRight w:val="0"/>
              <w:marTop w:val="0"/>
              <w:marBottom w:val="0"/>
              <w:divBdr>
                <w:top w:val="none" w:sz="0" w:space="0" w:color="auto"/>
                <w:left w:val="none" w:sz="0" w:space="0" w:color="auto"/>
                <w:bottom w:val="none" w:sz="0" w:space="0" w:color="auto"/>
                <w:right w:val="none" w:sz="0" w:space="0" w:color="auto"/>
              </w:divBdr>
            </w:div>
            <w:div w:id="1997494893">
              <w:marLeft w:val="0"/>
              <w:marRight w:val="0"/>
              <w:marTop w:val="0"/>
              <w:marBottom w:val="0"/>
              <w:divBdr>
                <w:top w:val="none" w:sz="0" w:space="0" w:color="auto"/>
                <w:left w:val="none" w:sz="0" w:space="0" w:color="auto"/>
                <w:bottom w:val="none" w:sz="0" w:space="0" w:color="auto"/>
                <w:right w:val="none" w:sz="0" w:space="0" w:color="auto"/>
              </w:divBdr>
            </w:div>
            <w:div w:id="1998344421">
              <w:marLeft w:val="0"/>
              <w:marRight w:val="0"/>
              <w:marTop w:val="0"/>
              <w:marBottom w:val="0"/>
              <w:divBdr>
                <w:top w:val="none" w:sz="0" w:space="0" w:color="auto"/>
                <w:left w:val="none" w:sz="0" w:space="0" w:color="auto"/>
                <w:bottom w:val="none" w:sz="0" w:space="0" w:color="auto"/>
                <w:right w:val="none" w:sz="0" w:space="0" w:color="auto"/>
              </w:divBdr>
            </w:div>
            <w:div w:id="1999110403">
              <w:marLeft w:val="0"/>
              <w:marRight w:val="0"/>
              <w:marTop w:val="0"/>
              <w:marBottom w:val="0"/>
              <w:divBdr>
                <w:top w:val="none" w:sz="0" w:space="0" w:color="auto"/>
                <w:left w:val="none" w:sz="0" w:space="0" w:color="auto"/>
                <w:bottom w:val="none" w:sz="0" w:space="0" w:color="auto"/>
                <w:right w:val="none" w:sz="0" w:space="0" w:color="auto"/>
              </w:divBdr>
            </w:div>
            <w:div w:id="1999527746">
              <w:marLeft w:val="0"/>
              <w:marRight w:val="0"/>
              <w:marTop w:val="0"/>
              <w:marBottom w:val="0"/>
              <w:divBdr>
                <w:top w:val="none" w:sz="0" w:space="0" w:color="auto"/>
                <w:left w:val="none" w:sz="0" w:space="0" w:color="auto"/>
                <w:bottom w:val="none" w:sz="0" w:space="0" w:color="auto"/>
                <w:right w:val="none" w:sz="0" w:space="0" w:color="auto"/>
              </w:divBdr>
            </w:div>
            <w:div w:id="1999918781">
              <w:marLeft w:val="0"/>
              <w:marRight w:val="0"/>
              <w:marTop w:val="0"/>
              <w:marBottom w:val="0"/>
              <w:divBdr>
                <w:top w:val="none" w:sz="0" w:space="0" w:color="auto"/>
                <w:left w:val="none" w:sz="0" w:space="0" w:color="auto"/>
                <w:bottom w:val="none" w:sz="0" w:space="0" w:color="auto"/>
                <w:right w:val="none" w:sz="0" w:space="0" w:color="auto"/>
              </w:divBdr>
            </w:div>
            <w:div w:id="2000500848">
              <w:marLeft w:val="0"/>
              <w:marRight w:val="0"/>
              <w:marTop w:val="0"/>
              <w:marBottom w:val="0"/>
              <w:divBdr>
                <w:top w:val="none" w:sz="0" w:space="0" w:color="auto"/>
                <w:left w:val="none" w:sz="0" w:space="0" w:color="auto"/>
                <w:bottom w:val="none" w:sz="0" w:space="0" w:color="auto"/>
                <w:right w:val="none" w:sz="0" w:space="0" w:color="auto"/>
              </w:divBdr>
            </w:div>
            <w:div w:id="2000573204">
              <w:marLeft w:val="0"/>
              <w:marRight w:val="0"/>
              <w:marTop w:val="0"/>
              <w:marBottom w:val="0"/>
              <w:divBdr>
                <w:top w:val="none" w:sz="0" w:space="0" w:color="auto"/>
                <w:left w:val="none" w:sz="0" w:space="0" w:color="auto"/>
                <w:bottom w:val="none" w:sz="0" w:space="0" w:color="auto"/>
                <w:right w:val="none" w:sz="0" w:space="0" w:color="auto"/>
              </w:divBdr>
            </w:div>
            <w:div w:id="2000771031">
              <w:marLeft w:val="0"/>
              <w:marRight w:val="0"/>
              <w:marTop w:val="0"/>
              <w:marBottom w:val="0"/>
              <w:divBdr>
                <w:top w:val="none" w:sz="0" w:space="0" w:color="auto"/>
                <w:left w:val="none" w:sz="0" w:space="0" w:color="auto"/>
                <w:bottom w:val="none" w:sz="0" w:space="0" w:color="auto"/>
                <w:right w:val="none" w:sz="0" w:space="0" w:color="auto"/>
              </w:divBdr>
              <w:divsChild>
                <w:div w:id="532113982">
                  <w:marLeft w:val="0"/>
                  <w:marRight w:val="0"/>
                  <w:marTop w:val="0"/>
                  <w:marBottom w:val="0"/>
                  <w:divBdr>
                    <w:top w:val="none" w:sz="0" w:space="0" w:color="auto"/>
                    <w:left w:val="none" w:sz="0" w:space="0" w:color="auto"/>
                    <w:bottom w:val="none" w:sz="0" w:space="0" w:color="auto"/>
                    <w:right w:val="none" w:sz="0" w:space="0" w:color="auto"/>
                  </w:divBdr>
                </w:div>
                <w:div w:id="557857832">
                  <w:marLeft w:val="0"/>
                  <w:marRight w:val="0"/>
                  <w:marTop w:val="0"/>
                  <w:marBottom w:val="0"/>
                  <w:divBdr>
                    <w:top w:val="none" w:sz="0" w:space="0" w:color="auto"/>
                    <w:left w:val="none" w:sz="0" w:space="0" w:color="auto"/>
                    <w:bottom w:val="none" w:sz="0" w:space="0" w:color="auto"/>
                    <w:right w:val="none" w:sz="0" w:space="0" w:color="auto"/>
                  </w:divBdr>
                </w:div>
                <w:div w:id="901870714">
                  <w:marLeft w:val="0"/>
                  <w:marRight w:val="0"/>
                  <w:marTop w:val="0"/>
                  <w:marBottom w:val="0"/>
                  <w:divBdr>
                    <w:top w:val="none" w:sz="0" w:space="0" w:color="auto"/>
                    <w:left w:val="none" w:sz="0" w:space="0" w:color="auto"/>
                    <w:bottom w:val="none" w:sz="0" w:space="0" w:color="auto"/>
                    <w:right w:val="none" w:sz="0" w:space="0" w:color="auto"/>
                  </w:divBdr>
                </w:div>
                <w:div w:id="1243838220">
                  <w:marLeft w:val="0"/>
                  <w:marRight w:val="0"/>
                  <w:marTop w:val="0"/>
                  <w:marBottom w:val="0"/>
                  <w:divBdr>
                    <w:top w:val="none" w:sz="0" w:space="0" w:color="auto"/>
                    <w:left w:val="none" w:sz="0" w:space="0" w:color="auto"/>
                    <w:bottom w:val="none" w:sz="0" w:space="0" w:color="auto"/>
                    <w:right w:val="none" w:sz="0" w:space="0" w:color="auto"/>
                  </w:divBdr>
                </w:div>
                <w:div w:id="1293442206">
                  <w:marLeft w:val="0"/>
                  <w:marRight w:val="0"/>
                  <w:marTop w:val="0"/>
                  <w:marBottom w:val="0"/>
                  <w:divBdr>
                    <w:top w:val="none" w:sz="0" w:space="0" w:color="auto"/>
                    <w:left w:val="none" w:sz="0" w:space="0" w:color="auto"/>
                    <w:bottom w:val="none" w:sz="0" w:space="0" w:color="auto"/>
                    <w:right w:val="none" w:sz="0" w:space="0" w:color="auto"/>
                  </w:divBdr>
                </w:div>
                <w:div w:id="1333490591">
                  <w:marLeft w:val="0"/>
                  <w:marRight w:val="0"/>
                  <w:marTop w:val="0"/>
                  <w:marBottom w:val="0"/>
                  <w:divBdr>
                    <w:top w:val="none" w:sz="0" w:space="0" w:color="auto"/>
                    <w:left w:val="none" w:sz="0" w:space="0" w:color="auto"/>
                    <w:bottom w:val="none" w:sz="0" w:space="0" w:color="auto"/>
                    <w:right w:val="none" w:sz="0" w:space="0" w:color="auto"/>
                  </w:divBdr>
                </w:div>
                <w:div w:id="1803648114">
                  <w:marLeft w:val="0"/>
                  <w:marRight w:val="0"/>
                  <w:marTop w:val="0"/>
                  <w:marBottom w:val="0"/>
                  <w:divBdr>
                    <w:top w:val="none" w:sz="0" w:space="0" w:color="auto"/>
                    <w:left w:val="none" w:sz="0" w:space="0" w:color="auto"/>
                    <w:bottom w:val="none" w:sz="0" w:space="0" w:color="auto"/>
                    <w:right w:val="none" w:sz="0" w:space="0" w:color="auto"/>
                  </w:divBdr>
                </w:div>
                <w:div w:id="1804227112">
                  <w:marLeft w:val="0"/>
                  <w:marRight w:val="0"/>
                  <w:marTop w:val="0"/>
                  <w:marBottom w:val="0"/>
                  <w:divBdr>
                    <w:top w:val="none" w:sz="0" w:space="0" w:color="auto"/>
                    <w:left w:val="none" w:sz="0" w:space="0" w:color="auto"/>
                    <w:bottom w:val="none" w:sz="0" w:space="0" w:color="auto"/>
                    <w:right w:val="none" w:sz="0" w:space="0" w:color="auto"/>
                  </w:divBdr>
                </w:div>
              </w:divsChild>
            </w:div>
            <w:div w:id="2001080492">
              <w:marLeft w:val="0"/>
              <w:marRight w:val="0"/>
              <w:marTop w:val="0"/>
              <w:marBottom w:val="0"/>
              <w:divBdr>
                <w:top w:val="none" w:sz="0" w:space="0" w:color="auto"/>
                <w:left w:val="none" w:sz="0" w:space="0" w:color="auto"/>
                <w:bottom w:val="none" w:sz="0" w:space="0" w:color="auto"/>
                <w:right w:val="none" w:sz="0" w:space="0" w:color="auto"/>
              </w:divBdr>
            </w:div>
            <w:div w:id="2001687693">
              <w:marLeft w:val="0"/>
              <w:marRight w:val="0"/>
              <w:marTop w:val="0"/>
              <w:marBottom w:val="0"/>
              <w:divBdr>
                <w:top w:val="none" w:sz="0" w:space="0" w:color="auto"/>
                <w:left w:val="none" w:sz="0" w:space="0" w:color="auto"/>
                <w:bottom w:val="none" w:sz="0" w:space="0" w:color="auto"/>
                <w:right w:val="none" w:sz="0" w:space="0" w:color="auto"/>
              </w:divBdr>
            </w:div>
            <w:div w:id="2001888821">
              <w:marLeft w:val="0"/>
              <w:marRight w:val="0"/>
              <w:marTop w:val="0"/>
              <w:marBottom w:val="0"/>
              <w:divBdr>
                <w:top w:val="none" w:sz="0" w:space="0" w:color="auto"/>
                <w:left w:val="none" w:sz="0" w:space="0" w:color="auto"/>
                <w:bottom w:val="none" w:sz="0" w:space="0" w:color="auto"/>
                <w:right w:val="none" w:sz="0" w:space="0" w:color="auto"/>
              </w:divBdr>
            </w:div>
            <w:div w:id="2004117092">
              <w:marLeft w:val="0"/>
              <w:marRight w:val="0"/>
              <w:marTop w:val="0"/>
              <w:marBottom w:val="0"/>
              <w:divBdr>
                <w:top w:val="none" w:sz="0" w:space="0" w:color="auto"/>
                <w:left w:val="none" w:sz="0" w:space="0" w:color="auto"/>
                <w:bottom w:val="none" w:sz="0" w:space="0" w:color="auto"/>
                <w:right w:val="none" w:sz="0" w:space="0" w:color="auto"/>
              </w:divBdr>
            </w:div>
            <w:div w:id="2004627835">
              <w:marLeft w:val="0"/>
              <w:marRight w:val="0"/>
              <w:marTop w:val="0"/>
              <w:marBottom w:val="0"/>
              <w:divBdr>
                <w:top w:val="none" w:sz="0" w:space="0" w:color="auto"/>
                <w:left w:val="none" w:sz="0" w:space="0" w:color="auto"/>
                <w:bottom w:val="none" w:sz="0" w:space="0" w:color="auto"/>
                <w:right w:val="none" w:sz="0" w:space="0" w:color="auto"/>
              </w:divBdr>
            </w:div>
            <w:div w:id="2004821558">
              <w:marLeft w:val="0"/>
              <w:marRight w:val="0"/>
              <w:marTop w:val="0"/>
              <w:marBottom w:val="0"/>
              <w:divBdr>
                <w:top w:val="none" w:sz="0" w:space="0" w:color="auto"/>
                <w:left w:val="none" w:sz="0" w:space="0" w:color="auto"/>
                <w:bottom w:val="none" w:sz="0" w:space="0" w:color="auto"/>
                <w:right w:val="none" w:sz="0" w:space="0" w:color="auto"/>
              </w:divBdr>
            </w:div>
            <w:div w:id="2004964690">
              <w:marLeft w:val="0"/>
              <w:marRight w:val="0"/>
              <w:marTop w:val="0"/>
              <w:marBottom w:val="0"/>
              <w:divBdr>
                <w:top w:val="none" w:sz="0" w:space="0" w:color="auto"/>
                <w:left w:val="none" w:sz="0" w:space="0" w:color="auto"/>
                <w:bottom w:val="none" w:sz="0" w:space="0" w:color="auto"/>
                <w:right w:val="none" w:sz="0" w:space="0" w:color="auto"/>
              </w:divBdr>
            </w:div>
            <w:div w:id="2005039744">
              <w:marLeft w:val="0"/>
              <w:marRight w:val="0"/>
              <w:marTop w:val="0"/>
              <w:marBottom w:val="0"/>
              <w:divBdr>
                <w:top w:val="none" w:sz="0" w:space="0" w:color="auto"/>
                <w:left w:val="none" w:sz="0" w:space="0" w:color="auto"/>
                <w:bottom w:val="none" w:sz="0" w:space="0" w:color="auto"/>
                <w:right w:val="none" w:sz="0" w:space="0" w:color="auto"/>
              </w:divBdr>
            </w:div>
            <w:div w:id="2005426463">
              <w:marLeft w:val="0"/>
              <w:marRight w:val="0"/>
              <w:marTop w:val="0"/>
              <w:marBottom w:val="0"/>
              <w:divBdr>
                <w:top w:val="none" w:sz="0" w:space="0" w:color="auto"/>
                <w:left w:val="none" w:sz="0" w:space="0" w:color="auto"/>
                <w:bottom w:val="none" w:sz="0" w:space="0" w:color="auto"/>
                <w:right w:val="none" w:sz="0" w:space="0" w:color="auto"/>
              </w:divBdr>
            </w:div>
            <w:div w:id="2006273869">
              <w:marLeft w:val="0"/>
              <w:marRight w:val="0"/>
              <w:marTop w:val="0"/>
              <w:marBottom w:val="0"/>
              <w:divBdr>
                <w:top w:val="none" w:sz="0" w:space="0" w:color="auto"/>
                <w:left w:val="none" w:sz="0" w:space="0" w:color="auto"/>
                <w:bottom w:val="none" w:sz="0" w:space="0" w:color="auto"/>
                <w:right w:val="none" w:sz="0" w:space="0" w:color="auto"/>
              </w:divBdr>
            </w:div>
            <w:div w:id="2006975315">
              <w:marLeft w:val="0"/>
              <w:marRight w:val="0"/>
              <w:marTop w:val="0"/>
              <w:marBottom w:val="0"/>
              <w:divBdr>
                <w:top w:val="none" w:sz="0" w:space="0" w:color="auto"/>
                <w:left w:val="none" w:sz="0" w:space="0" w:color="auto"/>
                <w:bottom w:val="none" w:sz="0" w:space="0" w:color="auto"/>
                <w:right w:val="none" w:sz="0" w:space="0" w:color="auto"/>
              </w:divBdr>
            </w:div>
            <w:div w:id="2008242370">
              <w:marLeft w:val="0"/>
              <w:marRight w:val="0"/>
              <w:marTop w:val="0"/>
              <w:marBottom w:val="0"/>
              <w:divBdr>
                <w:top w:val="none" w:sz="0" w:space="0" w:color="auto"/>
                <w:left w:val="none" w:sz="0" w:space="0" w:color="auto"/>
                <w:bottom w:val="none" w:sz="0" w:space="0" w:color="auto"/>
                <w:right w:val="none" w:sz="0" w:space="0" w:color="auto"/>
              </w:divBdr>
            </w:div>
            <w:div w:id="2009752538">
              <w:marLeft w:val="0"/>
              <w:marRight w:val="0"/>
              <w:marTop w:val="0"/>
              <w:marBottom w:val="0"/>
              <w:divBdr>
                <w:top w:val="none" w:sz="0" w:space="0" w:color="auto"/>
                <w:left w:val="none" w:sz="0" w:space="0" w:color="auto"/>
                <w:bottom w:val="none" w:sz="0" w:space="0" w:color="auto"/>
                <w:right w:val="none" w:sz="0" w:space="0" w:color="auto"/>
              </w:divBdr>
            </w:div>
            <w:div w:id="2010786335">
              <w:marLeft w:val="0"/>
              <w:marRight w:val="0"/>
              <w:marTop w:val="0"/>
              <w:marBottom w:val="0"/>
              <w:divBdr>
                <w:top w:val="none" w:sz="0" w:space="0" w:color="auto"/>
                <w:left w:val="none" w:sz="0" w:space="0" w:color="auto"/>
                <w:bottom w:val="none" w:sz="0" w:space="0" w:color="auto"/>
                <w:right w:val="none" w:sz="0" w:space="0" w:color="auto"/>
              </w:divBdr>
            </w:div>
            <w:div w:id="2010867767">
              <w:marLeft w:val="0"/>
              <w:marRight w:val="0"/>
              <w:marTop w:val="0"/>
              <w:marBottom w:val="0"/>
              <w:divBdr>
                <w:top w:val="none" w:sz="0" w:space="0" w:color="auto"/>
                <w:left w:val="none" w:sz="0" w:space="0" w:color="auto"/>
                <w:bottom w:val="none" w:sz="0" w:space="0" w:color="auto"/>
                <w:right w:val="none" w:sz="0" w:space="0" w:color="auto"/>
              </w:divBdr>
            </w:div>
            <w:div w:id="2011908539">
              <w:marLeft w:val="0"/>
              <w:marRight w:val="0"/>
              <w:marTop w:val="0"/>
              <w:marBottom w:val="0"/>
              <w:divBdr>
                <w:top w:val="none" w:sz="0" w:space="0" w:color="auto"/>
                <w:left w:val="none" w:sz="0" w:space="0" w:color="auto"/>
                <w:bottom w:val="none" w:sz="0" w:space="0" w:color="auto"/>
                <w:right w:val="none" w:sz="0" w:space="0" w:color="auto"/>
              </w:divBdr>
            </w:div>
            <w:div w:id="2013146190">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13871275">
              <w:marLeft w:val="0"/>
              <w:marRight w:val="0"/>
              <w:marTop w:val="0"/>
              <w:marBottom w:val="0"/>
              <w:divBdr>
                <w:top w:val="none" w:sz="0" w:space="0" w:color="auto"/>
                <w:left w:val="none" w:sz="0" w:space="0" w:color="auto"/>
                <w:bottom w:val="none" w:sz="0" w:space="0" w:color="auto"/>
                <w:right w:val="none" w:sz="0" w:space="0" w:color="auto"/>
              </w:divBdr>
            </w:div>
            <w:div w:id="2014063467">
              <w:marLeft w:val="0"/>
              <w:marRight w:val="0"/>
              <w:marTop w:val="0"/>
              <w:marBottom w:val="0"/>
              <w:divBdr>
                <w:top w:val="none" w:sz="0" w:space="0" w:color="auto"/>
                <w:left w:val="none" w:sz="0" w:space="0" w:color="auto"/>
                <w:bottom w:val="none" w:sz="0" w:space="0" w:color="auto"/>
                <w:right w:val="none" w:sz="0" w:space="0" w:color="auto"/>
              </w:divBdr>
            </w:div>
            <w:div w:id="2015917185">
              <w:marLeft w:val="0"/>
              <w:marRight w:val="0"/>
              <w:marTop w:val="0"/>
              <w:marBottom w:val="0"/>
              <w:divBdr>
                <w:top w:val="none" w:sz="0" w:space="0" w:color="auto"/>
                <w:left w:val="none" w:sz="0" w:space="0" w:color="auto"/>
                <w:bottom w:val="none" w:sz="0" w:space="0" w:color="auto"/>
                <w:right w:val="none" w:sz="0" w:space="0" w:color="auto"/>
              </w:divBdr>
            </w:div>
            <w:div w:id="2016347671">
              <w:marLeft w:val="0"/>
              <w:marRight w:val="0"/>
              <w:marTop w:val="0"/>
              <w:marBottom w:val="0"/>
              <w:divBdr>
                <w:top w:val="none" w:sz="0" w:space="0" w:color="auto"/>
                <w:left w:val="none" w:sz="0" w:space="0" w:color="auto"/>
                <w:bottom w:val="none" w:sz="0" w:space="0" w:color="auto"/>
                <w:right w:val="none" w:sz="0" w:space="0" w:color="auto"/>
              </w:divBdr>
            </w:div>
            <w:div w:id="2016613902">
              <w:marLeft w:val="0"/>
              <w:marRight w:val="0"/>
              <w:marTop w:val="0"/>
              <w:marBottom w:val="0"/>
              <w:divBdr>
                <w:top w:val="none" w:sz="0" w:space="0" w:color="auto"/>
                <w:left w:val="none" w:sz="0" w:space="0" w:color="auto"/>
                <w:bottom w:val="none" w:sz="0" w:space="0" w:color="auto"/>
                <w:right w:val="none" w:sz="0" w:space="0" w:color="auto"/>
              </w:divBdr>
            </w:div>
            <w:div w:id="2016616686">
              <w:marLeft w:val="0"/>
              <w:marRight w:val="0"/>
              <w:marTop w:val="0"/>
              <w:marBottom w:val="0"/>
              <w:divBdr>
                <w:top w:val="none" w:sz="0" w:space="0" w:color="auto"/>
                <w:left w:val="none" w:sz="0" w:space="0" w:color="auto"/>
                <w:bottom w:val="none" w:sz="0" w:space="0" w:color="auto"/>
                <w:right w:val="none" w:sz="0" w:space="0" w:color="auto"/>
              </w:divBdr>
            </w:div>
            <w:div w:id="2016762385">
              <w:marLeft w:val="0"/>
              <w:marRight w:val="0"/>
              <w:marTop w:val="0"/>
              <w:marBottom w:val="0"/>
              <w:divBdr>
                <w:top w:val="none" w:sz="0" w:space="0" w:color="auto"/>
                <w:left w:val="none" w:sz="0" w:space="0" w:color="auto"/>
                <w:bottom w:val="none" w:sz="0" w:space="0" w:color="auto"/>
                <w:right w:val="none" w:sz="0" w:space="0" w:color="auto"/>
              </w:divBdr>
            </w:div>
            <w:div w:id="2017689369">
              <w:marLeft w:val="0"/>
              <w:marRight w:val="0"/>
              <w:marTop w:val="0"/>
              <w:marBottom w:val="0"/>
              <w:divBdr>
                <w:top w:val="none" w:sz="0" w:space="0" w:color="auto"/>
                <w:left w:val="none" w:sz="0" w:space="0" w:color="auto"/>
                <w:bottom w:val="none" w:sz="0" w:space="0" w:color="auto"/>
                <w:right w:val="none" w:sz="0" w:space="0" w:color="auto"/>
              </w:divBdr>
            </w:div>
            <w:div w:id="2018461463">
              <w:marLeft w:val="0"/>
              <w:marRight w:val="0"/>
              <w:marTop w:val="0"/>
              <w:marBottom w:val="0"/>
              <w:divBdr>
                <w:top w:val="none" w:sz="0" w:space="0" w:color="auto"/>
                <w:left w:val="none" w:sz="0" w:space="0" w:color="auto"/>
                <w:bottom w:val="none" w:sz="0" w:space="0" w:color="auto"/>
                <w:right w:val="none" w:sz="0" w:space="0" w:color="auto"/>
              </w:divBdr>
            </w:div>
            <w:div w:id="2018774828">
              <w:marLeft w:val="0"/>
              <w:marRight w:val="0"/>
              <w:marTop w:val="0"/>
              <w:marBottom w:val="0"/>
              <w:divBdr>
                <w:top w:val="none" w:sz="0" w:space="0" w:color="auto"/>
                <w:left w:val="none" w:sz="0" w:space="0" w:color="auto"/>
                <w:bottom w:val="none" w:sz="0" w:space="0" w:color="auto"/>
                <w:right w:val="none" w:sz="0" w:space="0" w:color="auto"/>
              </w:divBdr>
            </w:div>
            <w:div w:id="2019313229">
              <w:marLeft w:val="0"/>
              <w:marRight w:val="0"/>
              <w:marTop w:val="0"/>
              <w:marBottom w:val="0"/>
              <w:divBdr>
                <w:top w:val="none" w:sz="0" w:space="0" w:color="auto"/>
                <w:left w:val="none" w:sz="0" w:space="0" w:color="auto"/>
                <w:bottom w:val="none" w:sz="0" w:space="0" w:color="auto"/>
                <w:right w:val="none" w:sz="0" w:space="0" w:color="auto"/>
              </w:divBdr>
            </w:div>
            <w:div w:id="2019388253">
              <w:marLeft w:val="0"/>
              <w:marRight w:val="0"/>
              <w:marTop w:val="0"/>
              <w:marBottom w:val="0"/>
              <w:divBdr>
                <w:top w:val="none" w:sz="0" w:space="0" w:color="auto"/>
                <w:left w:val="none" w:sz="0" w:space="0" w:color="auto"/>
                <w:bottom w:val="none" w:sz="0" w:space="0" w:color="auto"/>
                <w:right w:val="none" w:sz="0" w:space="0" w:color="auto"/>
              </w:divBdr>
            </w:div>
            <w:div w:id="2020157949">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 w:id="2022925491">
              <w:marLeft w:val="0"/>
              <w:marRight w:val="0"/>
              <w:marTop w:val="0"/>
              <w:marBottom w:val="0"/>
              <w:divBdr>
                <w:top w:val="none" w:sz="0" w:space="0" w:color="auto"/>
                <w:left w:val="none" w:sz="0" w:space="0" w:color="auto"/>
                <w:bottom w:val="none" w:sz="0" w:space="0" w:color="auto"/>
                <w:right w:val="none" w:sz="0" w:space="0" w:color="auto"/>
              </w:divBdr>
            </w:div>
            <w:div w:id="2025159483">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2026714373">
              <w:marLeft w:val="0"/>
              <w:marRight w:val="0"/>
              <w:marTop w:val="0"/>
              <w:marBottom w:val="0"/>
              <w:divBdr>
                <w:top w:val="none" w:sz="0" w:space="0" w:color="auto"/>
                <w:left w:val="none" w:sz="0" w:space="0" w:color="auto"/>
                <w:bottom w:val="none" w:sz="0" w:space="0" w:color="auto"/>
                <w:right w:val="none" w:sz="0" w:space="0" w:color="auto"/>
              </w:divBdr>
            </w:div>
            <w:div w:id="2028091917">
              <w:marLeft w:val="0"/>
              <w:marRight w:val="0"/>
              <w:marTop w:val="0"/>
              <w:marBottom w:val="0"/>
              <w:divBdr>
                <w:top w:val="none" w:sz="0" w:space="0" w:color="auto"/>
                <w:left w:val="none" w:sz="0" w:space="0" w:color="auto"/>
                <w:bottom w:val="none" w:sz="0" w:space="0" w:color="auto"/>
                <w:right w:val="none" w:sz="0" w:space="0" w:color="auto"/>
              </w:divBdr>
            </w:div>
            <w:div w:id="2029259666">
              <w:marLeft w:val="0"/>
              <w:marRight w:val="0"/>
              <w:marTop w:val="0"/>
              <w:marBottom w:val="0"/>
              <w:divBdr>
                <w:top w:val="none" w:sz="0" w:space="0" w:color="auto"/>
                <w:left w:val="none" w:sz="0" w:space="0" w:color="auto"/>
                <w:bottom w:val="none" w:sz="0" w:space="0" w:color="auto"/>
                <w:right w:val="none" w:sz="0" w:space="0" w:color="auto"/>
              </w:divBdr>
            </w:div>
            <w:div w:id="2030060060">
              <w:marLeft w:val="0"/>
              <w:marRight w:val="0"/>
              <w:marTop w:val="0"/>
              <w:marBottom w:val="0"/>
              <w:divBdr>
                <w:top w:val="none" w:sz="0" w:space="0" w:color="auto"/>
                <w:left w:val="none" w:sz="0" w:space="0" w:color="auto"/>
                <w:bottom w:val="none" w:sz="0" w:space="0" w:color="auto"/>
                <w:right w:val="none" w:sz="0" w:space="0" w:color="auto"/>
              </w:divBdr>
            </w:div>
            <w:div w:id="2030251940">
              <w:marLeft w:val="0"/>
              <w:marRight w:val="0"/>
              <w:marTop w:val="0"/>
              <w:marBottom w:val="0"/>
              <w:divBdr>
                <w:top w:val="none" w:sz="0" w:space="0" w:color="auto"/>
                <w:left w:val="none" w:sz="0" w:space="0" w:color="auto"/>
                <w:bottom w:val="none" w:sz="0" w:space="0" w:color="auto"/>
                <w:right w:val="none" w:sz="0" w:space="0" w:color="auto"/>
              </w:divBdr>
            </w:div>
            <w:div w:id="2030520672">
              <w:marLeft w:val="0"/>
              <w:marRight w:val="0"/>
              <w:marTop w:val="0"/>
              <w:marBottom w:val="0"/>
              <w:divBdr>
                <w:top w:val="none" w:sz="0" w:space="0" w:color="auto"/>
                <w:left w:val="none" w:sz="0" w:space="0" w:color="auto"/>
                <w:bottom w:val="none" w:sz="0" w:space="0" w:color="auto"/>
                <w:right w:val="none" w:sz="0" w:space="0" w:color="auto"/>
              </w:divBdr>
            </w:div>
            <w:div w:id="2031449512">
              <w:marLeft w:val="0"/>
              <w:marRight w:val="0"/>
              <w:marTop w:val="0"/>
              <w:marBottom w:val="0"/>
              <w:divBdr>
                <w:top w:val="none" w:sz="0" w:space="0" w:color="auto"/>
                <w:left w:val="none" w:sz="0" w:space="0" w:color="auto"/>
                <w:bottom w:val="none" w:sz="0" w:space="0" w:color="auto"/>
                <w:right w:val="none" w:sz="0" w:space="0" w:color="auto"/>
              </w:divBdr>
            </w:div>
            <w:div w:id="2031638006">
              <w:marLeft w:val="0"/>
              <w:marRight w:val="0"/>
              <w:marTop w:val="0"/>
              <w:marBottom w:val="0"/>
              <w:divBdr>
                <w:top w:val="none" w:sz="0" w:space="0" w:color="auto"/>
                <w:left w:val="none" w:sz="0" w:space="0" w:color="auto"/>
                <w:bottom w:val="none" w:sz="0" w:space="0" w:color="auto"/>
                <w:right w:val="none" w:sz="0" w:space="0" w:color="auto"/>
              </w:divBdr>
            </w:div>
            <w:div w:id="2032562567">
              <w:marLeft w:val="0"/>
              <w:marRight w:val="0"/>
              <w:marTop w:val="0"/>
              <w:marBottom w:val="0"/>
              <w:divBdr>
                <w:top w:val="none" w:sz="0" w:space="0" w:color="auto"/>
                <w:left w:val="none" w:sz="0" w:space="0" w:color="auto"/>
                <w:bottom w:val="none" w:sz="0" w:space="0" w:color="auto"/>
                <w:right w:val="none" w:sz="0" w:space="0" w:color="auto"/>
              </w:divBdr>
            </w:div>
            <w:div w:id="2033529933">
              <w:marLeft w:val="0"/>
              <w:marRight w:val="0"/>
              <w:marTop w:val="0"/>
              <w:marBottom w:val="0"/>
              <w:divBdr>
                <w:top w:val="none" w:sz="0" w:space="0" w:color="auto"/>
                <w:left w:val="none" w:sz="0" w:space="0" w:color="auto"/>
                <w:bottom w:val="none" w:sz="0" w:space="0" w:color="auto"/>
                <w:right w:val="none" w:sz="0" w:space="0" w:color="auto"/>
              </w:divBdr>
            </w:div>
            <w:div w:id="2034915215">
              <w:marLeft w:val="0"/>
              <w:marRight w:val="0"/>
              <w:marTop w:val="0"/>
              <w:marBottom w:val="0"/>
              <w:divBdr>
                <w:top w:val="none" w:sz="0" w:space="0" w:color="auto"/>
                <w:left w:val="none" w:sz="0" w:space="0" w:color="auto"/>
                <w:bottom w:val="none" w:sz="0" w:space="0" w:color="auto"/>
                <w:right w:val="none" w:sz="0" w:space="0" w:color="auto"/>
              </w:divBdr>
            </w:div>
            <w:div w:id="2035960540">
              <w:marLeft w:val="0"/>
              <w:marRight w:val="0"/>
              <w:marTop w:val="0"/>
              <w:marBottom w:val="0"/>
              <w:divBdr>
                <w:top w:val="none" w:sz="0" w:space="0" w:color="auto"/>
                <w:left w:val="none" w:sz="0" w:space="0" w:color="auto"/>
                <w:bottom w:val="none" w:sz="0" w:space="0" w:color="auto"/>
                <w:right w:val="none" w:sz="0" w:space="0" w:color="auto"/>
              </w:divBdr>
            </w:div>
            <w:div w:id="2036491438">
              <w:marLeft w:val="0"/>
              <w:marRight w:val="0"/>
              <w:marTop w:val="0"/>
              <w:marBottom w:val="0"/>
              <w:divBdr>
                <w:top w:val="none" w:sz="0" w:space="0" w:color="auto"/>
                <w:left w:val="none" w:sz="0" w:space="0" w:color="auto"/>
                <w:bottom w:val="none" w:sz="0" w:space="0" w:color="auto"/>
                <w:right w:val="none" w:sz="0" w:space="0" w:color="auto"/>
              </w:divBdr>
            </w:div>
            <w:div w:id="2037121702">
              <w:marLeft w:val="0"/>
              <w:marRight w:val="0"/>
              <w:marTop w:val="0"/>
              <w:marBottom w:val="0"/>
              <w:divBdr>
                <w:top w:val="none" w:sz="0" w:space="0" w:color="auto"/>
                <w:left w:val="none" w:sz="0" w:space="0" w:color="auto"/>
                <w:bottom w:val="none" w:sz="0" w:space="0" w:color="auto"/>
                <w:right w:val="none" w:sz="0" w:space="0" w:color="auto"/>
              </w:divBdr>
            </w:div>
            <w:div w:id="2040813388">
              <w:marLeft w:val="0"/>
              <w:marRight w:val="0"/>
              <w:marTop w:val="0"/>
              <w:marBottom w:val="0"/>
              <w:divBdr>
                <w:top w:val="none" w:sz="0" w:space="0" w:color="auto"/>
                <w:left w:val="none" w:sz="0" w:space="0" w:color="auto"/>
                <w:bottom w:val="none" w:sz="0" w:space="0" w:color="auto"/>
                <w:right w:val="none" w:sz="0" w:space="0" w:color="auto"/>
              </w:divBdr>
            </w:div>
            <w:div w:id="2041855513">
              <w:marLeft w:val="0"/>
              <w:marRight w:val="0"/>
              <w:marTop w:val="0"/>
              <w:marBottom w:val="0"/>
              <w:divBdr>
                <w:top w:val="none" w:sz="0" w:space="0" w:color="auto"/>
                <w:left w:val="none" w:sz="0" w:space="0" w:color="auto"/>
                <w:bottom w:val="none" w:sz="0" w:space="0" w:color="auto"/>
                <w:right w:val="none" w:sz="0" w:space="0" w:color="auto"/>
              </w:divBdr>
            </w:div>
            <w:div w:id="2042127819">
              <w:marLeft w:val="0"/>
              <w:marRight w:val="0"/>
              <w:marTop w:val="0"/>
              <w:marBottom w:val="0"/>
              <w:divBdr>
                <w:top w:val="none" w:sz="0" w:space="0" w:color="auto"/>
                <w:left w:val="none" w:sz="0" w:space="0" w:color="auto"/>
                <w:bottom w:val="none" w:sz="0" w:space="0" w:color="auto"/>
                <w:right w:val="none" w:sz="0" w:space="0" w:color="auto"/>
              </w:divBdr>
            </w:div>
            <w:div w:id="2042244158">
              <w:marLeft w:val="0"/>
              <w:marRight w:val="0"/>
              <w:marTop w:val="0"/>
              <w:marBottom w:val="0"/>
              <w:divBdr>
                <w:top w:val="none" w:sz="0" w:space="0" w:color="auto"/>
                <w:left w:val="none" w:sz="0" w:space="0" w:color="auto"/>
                <w:bottom w:val="none" w:sz="0" w:space="0" w:color="auto"/>
                <w:right w:val="none" w:sz="0" w:space="0" w:color="auto"/>
              </w:divBdr>
            </w:div>
            <w:div w:id="2042895280">
              <w:marLeft w:val="0"/>
              <w:marRight w:val="0"/>
              <w:marTop w:val="0"/>
              <w:marBottom w:val="0"/>
              <w:divBdr>
                <w:top w:val="none" w:sz="0" w:space="0" w:color="auto"/>
                <w:left w:val="none" w:sz="0" w:space="0" w:color="auto"/>
                <w:bottom w:val="none" w:sz="0" w:space="0" w:color="auto"/>
                <w:right w:val="none" w:sz="0" w:space="0" w:color="auto"/>
              </w:divBdr>
            </w:div>
            <w:div w:id="2043893915">
              <w:marLeft w:val="0"/>
              <w:marRight w:val="0"/>
              <w:marTop w:val="0"/>
              <w:marBottom w:val="0"/>
              <w:divBdr>
                <w:top w:val="none" w:sz="0" w:space="0" w:color="auto"/>
                <w:left w:val="none" w:sz="0" w:space="0" w:color="auto"/>
                <w:bottom w:val="none" w:sz="0" w:space="0" w:color="auto"/>
                <w:right w:val="none" w:sz="0" w:space="0" w:color="auto"/>
              </w:divBdr>
            </w:div>
            <w:div w:id="2046977769">
              <w:marLeft w:val="0"/>
              <w:marRight w:val="0"/>
              <w:marTop w:val="0"/>
              <w:marBottom w:val="0"/>
              <w:divBdr>
                <w:top w:val="none" w:sz="0" w:space="0" w:color="auto"/>
                <w:left w:val="none" w:sz="0" w:space="0" w:color="auto"/>
                <w:bottom w:val="none" w:sz="0" w:space="0" w:color="auto"/>
                <w:right w:val="none" w:sz="0" w:space="0" w:color="auto"/>
              </w:divBdr>
            </w:div>
            <w:div w:id="2048023056">
              <w:marLeft w:val="0"/>
              <w:marRight w:val="0"/>
              <w:marTop w:val="0"/>
              <w:marBottom w:val="0"/>
              <w:divBdr>
                <w:top w:val="none" w:sz="0" w:space="0" w:color="auto"/>
                <w:left w:val="none" w:sz="0" w:space="0" w:color="auto"/>
                <w:bottom w:val="none" w:sz="0" w:space="0" w:color="auto"/>
                <w:right w:val="none" w:sz="0" w:space="0" w:color="auto"/>
              </w:divBdr>
            </w:div>
            <w:div w:id="2048530149">
              <w:marLeft w:val="0"/>
              <w:marRight w:val="0"/>
              <w:marTop w:val="0"/>
              <w:marBottom w:val="0"/>
              <w:divBdr>
                <w:top w:val="none" w:sz="0" w:space="0" w:color="auto"/>
                <w:left w:val="none" w:sz="0" w:space="0" w:color="auto"/>
                <w:bottom w:val="none" w:sz="0" w:space="0" w:color="auto"/>
                <w:right w:val="none" w:sz="0" w:space="0" w:color="auto"/>
              </w:divBdr>
            </w:div>
            <w:div w:id="2048679815">
              <w:marLeft w:val="0"/>
              <w:marRight w:val="0"/>
              <w:marTop w:val="0"/>
              <w:marBottom w:val="0"/>
              <w:divBdr>
                <w:top w:val="none" w:sz="0" w:space="0" w:color="auto"/>
                <w:left w:val="none" w:sz="0" w:space="0" w:color="auto"/>
                <w:bottom w:val="none" w:sz="0" w:space="0" w:color="auto"/>
                <w:right w:val="none" w:sz="0" w:space="0" w:color="auto"/>
              </w:divBdr>
            </w:div>
            <w:div w:id="2048749675">
              <w:marLeft w:val="0"/>
              <w:marRight w:val="0"/>
              <w:marTop w:val="0"/>
              <w:marBottom w:val="0"/>
              <w:divBdr>
                <w:top w:val="none" w:sz="0" w:space="0" w:color="auto"/>
                <w:left w:val="none" w:sz="0" w:space="0" w:color="auto"/>
                <w:bottom w:val="none" w:sz="0" w:space="0" w:color="auto"/>
                <w:right w:val="none" w:sz="0" w:space="0" w:color="auto"/>
              </w:divBdr>
            </w:div>
            <w:div w:id="2050110413">
              <w:marLeft w:val="0"/>
              <w:marRight w:val="0"/>
              <w:marTop w:val="0"/>
              <w:marBottom w:val="0"/>
              <w:divBdr>
                <w:top w:val="none" w:sz="0" w:space="0" w:color="auto"/>
                <w:left w:val="none" w:sz="0" w:space="0" w:color="auto"/>
                <w:bottom w:val="none" w:sz="0" w:space="0" w:color="auto"/>
                <w:right w:val="none" w:sz="0" w:space="0" w:color="auto"/>
              </w:divBdr>
            </w:div>
            <w:div w:id="2051419418">
              <w:marLeft w:val="0"/>
              <w:marRight w:val="0"/>
              <w:marTop w:val="0"/>
              <w:marBottom w:val="0"/>
              <w:divBdr>
                <w:top w:val="none" w:sz="0" w:space="0" w:color="auto"/>
                <w:left w:val="none" w:sz="0" w:space="0" w:color="auto"/>
                <w:bottom w:val="none" w:sz="0" w:space="0" w:color="auto"/>
                <w:right w:val="none" w:sz="0" w:space="0" w:color="auto"/>
              </w:divBdr>
            </w:div>
            <w:div w:id="2052262179">
              <w:marLeft w:val="0"/>
              <w:marRight w:val="0"/>
              <w:marTop w:val="0"/>
              <w:marBottom w:val="0"/>
              <w:divBdr>
                <w:top w:val="none" w:sz="0" w:space="0" w:color="auto"/>
                <w:left w:val="none" w:sz="0" w:space="0" w:color="auto"/>
                <w:bottom w:val="none" w:sz="0" w:space="0" w:color="auto"/>
                <w:right w:val="none" w:sz="0" w:space="0" w:color="auto"/>
              </w:divBdr>
            </w:div>
            <w:div w:id="2053573172">
              <w:marLeft w:val="0"/>
              <w:marRight w:val="0"/>
              <w:marTop w:val="0"/>
              <w:marBottom w:val="0"/>
              <w:divBdr>
                <w:top w:val="none" w:sz="0" w:space="0" w:color="auto"/>
                <w:left w:val="none" w:sz="0" w:space="0" w:color="auto"/>
                <w:bottom w:val="none" w:sz="0" w:space="0" w:color="auto"/>
                <w:right w:val="none" w:sz="0" w:space="0" w:color="auto"/>
              </w:divBdr>
            </w:div>
            <w:div w:id="2053921764">
              <w:marLeft w:val="0"/>
              <w:marRight w:val="0"/>
              <w:marTop w:val="0"/>
              <w:marBottom w:val="0"/>
              <w:divBdr>
                <w:top w:val="none" w:sz="0" w:space="0" w:color="auto"/>
                <w:left w:val="none" w:sz="0" w:space="0" w:color="auto"/>
                <w:bottom w:val="none" w:sz="0" w:space="0" w:color="auto"/>
                <w:right w:val="none" w:sz="0" w:space="0" w:color="auto"/>
              </w:divBdr>
            </w:div>
            <w:div w:id="2054231456">
              <w:marLeft w:val="0"/>
              <w:marRight w:val="0"/>
              <w:marTop w:val="0"/>
              <w:marBottom w:val="0"/>
              <w:divBdr>
                <w:top w:val="none" w:sz="0" w:space="0" w:color="auto"/>
                <w:left w:val="none" w:sz="0" w:space="0" w:color="auto"/>
                <w:bottom w:val="none" w:sz="0" w:space="0" w:color="auto"/>
                <w:right w:val="none" w:sz="0" w:space="0" w:color="auto"/>
              </w:divBdr>
            </w:div>
            <w:div w:id="2054304698">
              <w:marLeft w:val="0"/>
              <w:marRight w:val="0"/>
              <w:marTop w:val="0"/>
              <w:marBottom w:val="0"/>
              <w:divBdr>
                <w:top w:val="none" w:sz="0" w:space="0" w:color="auto"/>
                <w:left w:val="none" w:sz="0" w:space="0" w:color="auto"/>
                <w:bottom w:val="none" w:sz="0" w:space="0" w:color="auto"/>
                <w:right w:val="none" w:sz="0" w:space="0" w:color="auto"/>
              </w:divBdr>
            </w:div>
            <w:div w:id="2054571144">
              <w:marLeft w:val="0"/>
              <w:marRight w:val="0"/>
              <w:marTop w:val="0"/>
              <w:marBottom w:val="0"/>
              <w:divBdr>
                <w:top w:val="none" w:sz="0" w:space="0" w:color="auto"/>
                <w:left w:val="none" w:sz="0" w:space="0" w:color="auto"/>
                <w:bottom w:val="none" w:sz="0" w:space="0" w:color="auto"/>
                <w:right w:val="none" w:sz="0" w:space="0" w:color="auto"/>
              </w:divBdr>
            </w:div>
            <w:div w:id="2055693773">
              <w:marLeft w:val="0"/>
              <w:marRight w:val="0"/>
              <w:marTop w:val="0"/>
              <w:marBottom w:val="0"/>
              <w:divBdr>
                <w:top w:val="none" w:sz="0" w:space="0" w:color="auto"/>
                <w:left w:val="none" w:sz="0" w:space="0" w:color="auto"/>
                <w:bottom w:val="none" w:sz="0" w:space="0" w:color="auto"/>
                <w:right w:val="none" w:sz="0" w:space="0" w:color="auto"/>
              </w:divBdr>
            </w:div>
            <w:div w:id="2055763470">
              <w:marLeft w:val="0"/>
              <w:marRight w:val="0"/>
              <w:marTop w:val="0"/>
              <w:marBottom w:val="0"/>
              <w:divBdr>
                <w:top w:val="none" w:sz="0" w:space="0" w:color="auto"/>
                <w:left w:val="none" w:sz="0" w:space="0" w:color="auto"/>
                <w:bottom w:val="none" w:sz="0" w:space="0" w:color="auto"/>
                <w:right w:val="none" w:sz="0" w:space="0" w:color="auto"/>
              </w:divBdr>
            </w:div>
            <w:div w:id="2056657414">
              <w:marLeft w:val="0"/>
              <w:marRight w:val="0"/>
              <w:marTop w:val="0"/>
              <w:marBottom w:val="0"/>
              <w:divBdr>
                <w:top w:val="none" w:sz="0" w:space="0" w:color="auto"/>
                <w:left w:val="none" w:sz="0" w:space="0" w:color="auto"/>
                <w:bottom w:val="none" w:sz="0" w:space="0" w:color="auto"/>
                <w:right w:val="none" w:sz="0" w:space="0" w:color="auto"/>
              </w:divBdr>
            </w:div>
            <w:div w:id="2057118250">
              <w:marLeft w:val="0"/>
              <w:marRight w:val="0"/>
              <w:marTop w:val="0"/>
              <w:marBottom w:val="0"/>
              <w:divBdr>
                <w:top w:val="none" w:sz="0" w:space="0" w:color="auto"/>
                <w:left w:val="none" w:sz="0" w:space="0" w:color="auto"/>
                <w:bottom w:val="none" w:sz="0" w:space="0" w:color="auto"/>
                <w:right w:val="none" w:sz="0" w:space="0" w:color="auto"/>
              </w:divBdr>
            </w:div>
            <w:div w:id="2057731822">
              <w:marLeft w:val="0"/>
              <w:marRight w:val="0"/>
              <w:marTop w:val="0"/>
              <w:marBottom w:val="0"/>
              <w:divBdr>
                <w:top w:val="none" w:sz="0" w:space="0" w:color="auto"/>
                <w:left w:val="none" w:sz="0" w:space="0" w:color="auto"/>
                <w:bottom w:val="none" w:sz="0" w:space="0" w:color="auto"/>
                <w:right w:val="none" w:sz="0" w:space="0" w:color="auto"/>
              </w:divBdr>
            </w:div>
            <w:div w:id="2058044731">
              <w:marLeft w:val="0"/>
              <w:marRight w:val="0"/>
              <w:marTop w:val="0"/>
              <w:marBottom w:val="0"/>
              <w:divBdr>
                <w:top w:val="none" w:sz="0" w:space="0" w:color="auto"/>
                <w:left w:val="none" w:sz="0" w:space="0" w:color="auto"/>
                <w:bottom w:val="none" w:sz="0" w:space="0" w:color="auto"/>
                <w:right w:val="none" w:sz="0" w:space="0" w:color="auto"/>
              </w:divBdr>
            </w:div>
            <w:div w:id="2058240146">
              <w:marLeft w:val="0"/>
              <w:marRight w:val="0"/>
              <w:marTop w:val="0"/>
              <w:marBottom w:val="0"/>
              <w:divBdr>
                <w:top w:val="none" w:sz="0" w:space="0" w:color="auto"/>
                <w:left w:val="none" w:sz="0" w:space="0" w:color="auto"/>
                <w:bottom w:val="none" w:sz="0" w:space="0" w:color="auto"/>
                <w:right w:val="none" w:sz="0" w:space="0" w:color="auto"/>
              </w:divBdr>
            </w:div>
            <w:div w:id="2058776234">
              <w:marLeft w:val="0"/>
              <w:marRight w:val="0"/>
              <w:marTop w:val="0"/>
              <w:marBottom w:val="0"/>
              <w:divBdr>
                <w:top w:val="none" w:sz="0" w:space="0" w:color="auto"/>
                <w:left w:val="none" w:sz="0" w:space="0" w:color="auto"/>
                <w:bottom w:val="none" w:sz="0" w:space="0" w:color="auto"/>
                <w:right w:val="none" w:sz="0" w:space="0" w:color="auto"/>
              </w:divBdr>
            </w:div>
            <w:div w:id="2060087830">
              <w:marLeft w:val="0"/>
              <w:marRight w:val="0"/>
              <w:marTop w:val="0"/>
              <w:marBottom w:val="0"/>
              <w:divBdr>
                <w:top w:val="none" w:sz="0" w:space="0" w:color="auto"/>
                <w:left w:val="none" w:sz="0" w:space="0" w:color="auto"/>
                <w:bottom w:val="none" w:sz="0" w:space="0" w:color="auto"/>
                <w:right w:val="none" w:sz="0" w:space="0" w:color="auto"/>
              </w:divBdr>
            </w:div>
            <w:div w:id="2060475689">
              <w:marLeft w:val="0"/>
              <w:marRight w:val="0"/>
              <w:marTop w:val="0"/>
              <w:marBottom w:val="0"/>
              <w:divBdr>
                <w:top w:val="none" w:sz="0" w:space="0" w:color="auto"/>
                <w:left w:val="none" w:sz="0" w:space="0" w:color="auto"/>
                <w:bottom w:val="none" w:sz="0" w:space="0" w:color="auto"/>
                <w:right w:val="none" w:sz="0" w:space="0" w:color="auto"/>
              </w:divBdr>
            </w:div>
            <w:div w:id="2060859511">
              <w:marLeft w:val="0"/>
              <w:marRight w:val="0"/>
              <w:marTop w:val="0"/>
              <w:marBottom w:val="0"/>
              <w:divBdr>
                <w:top w:val="none" w:sz="0" w:space="0" w:color="auto"/>
                <w:left w:val="none" w:sz="0" w:space="0" w:color="auto"/>
                <w:bottom w:val="none" w:sz="0" w:space="0" w:color="auto"/>
                <w:right w:val="none" w:sz="0" w:space="0" w:color="auto"/>
              </w:divBdr>
            </w:div>
            <w:div w:id="2061636658">
              <w:marLeft w:val="0"/>
              <w:marRight w:val="0"/>
              <w:marTop w:val="0"/>
              <w:marBottom w:val="0"/>
              <w:divBdr>
                <w:top w:val="none" w:sz="0" w:space="0" w:color="auto"/>
                <w:left w:val="none" w:sz="0" w:space="0" w:color="auto"/>
                <w:bottom w:val="none" w:sz="0" w:space="0" w:color="auto"/>
                <w:right w:val="none" w:sz="0" w:space="0" w:color="auto"/>
              </w:divBdr>
            </w:div>
            <w:div w:id="2062702541">
              <w:marLeft w:val="0"/>
              <w:marRight w:val="0"/>
              <w:marTop w:val="0"/>
              <w:marBottom w:val="0"/>
              <w:divBdr>
                <w:top w:val="none" w:sz="0" w:space="0" w:color="auto"/>
                <w:left w:val="none" w:sz="0" w:space="0" w:color="auto"/>
                <w:bottom w:val="none" w:sz="0" w:space="0" w:color="auto"/>
                <w:right w:val="none" w:sz="0" w:space="0" w:color="auto"/>
              </w:divBdr>
            </w:div>
            <w:div w:id="2062748619">
              <w:marLeft w:val="0"/>
              <w:marRight w:val="0"/>
              <w:marTop w:val="0"/>
              <w:marBottom w:val="0"/>
              <w:divBdr>
                <w:top w:val="none" w:sz="0" w:space="0" w:color="auto"/>
                <w:left w:val="none" w:sz="0" w:space="0" w:color="auto"/>
                <w:bottom w:val="none" w:sz="0" w:space="0" w:color="auto"/>
                <w:right w:val="none" w:sz="0" w:space="0" w:color="auto"/>
              </w:divBdr>
            </w:div>
            <w:div w:id="2065249537">
              <w:marLeft w:val="0"/>
              <w:marRight w:val="0"/>
              <w:marTop w:val="0"/>
              <w:marBottom w:val="0"/>
              <w:divBdr>
                <w:top w:val="none" w:sz="0" w:space="0" w:color="auto"/>
                <w:left w:val="none" w:sz="0" w:space="0" w:color="auto"/>
                <w:bottom w:val="none" w:sz="0" w:space="0" w:color="auto"/>
                <w:right w:val="none" w:sz="0" w:space="0" w:color="auto"/>
              </w:divBdr>
            </w:div>
            <w:div w:id="2065251941">
              <w:marLeft w:val="0"/>
              <w:marRight w:val="0"/>
              <w:marTop w:val="0"/>
              <w:marBottom w:val="0"/>
              <w:divBdr>
                <w:top w:val="none" w:sz="0" w:space="0" w:color="auto"/>
                <w:left w:val="none" w:sz="0" w:space="0" w:color="auto"/>
                <w:bottom w:val="none" w:sz="0" w:space="0" w:color="auto"/>
                <w:right w:val="none" w:sz="0" w:space="0" w:color="auto"/>
              </w:divBdr>
            </w:div>
            <w:div w:id="2065713008">
              <w:marLeft w:val="0"/>
              <w:marRight w:val="0"/>
              <w:marTop w:val="0"/>
              <w:marBottom w:val="0"/>
              <w:divBdr>
                <w:top w:val="none" w:sz="0" w:space="0" w:color="auto"/>
                <w:left w:val="none" w:sz="0" w:space="0" w:color="auto"/>
                <w:bottom w:val="none" w:sz="0" w:space="0" w:color="auto"/>
                <w:right w:val="none" w:sz="0" w:space="0" w:color="auto"/>
              </w:divBdr>
            </w:div>
            <w:div w:id="2065789520">
              <w:marLeft w:val="0"/>
              <w:marRight w:val="0"/>
              <w:marTop w:val="0"/>
              <w:marBottom w:val="0"/>
              <w:divBdr>
                <w:top w:val="none" w:sz="0" w:space="0" w:color="auto"/>
                <w:left w:val="none" w:sz="0" w:space="0" w:color="auto"/>
                <w:bottom w:val="none" w:sz="0" w:space="0" w:color="auto"/>
                <w:right w:val="none" w:sz="0" w:space="0" w:color="auto"/>
              </w:divBdr>
            </w:div>
            <w:div w:id="2067601729">
              <w:marLeft w:val="0"/>
              <w:marRight w:val="0"/>
              <w:marTop w:val="0"/>
              <w:marBottom w:val="0"/>
              <w:divBdr>
                <w:top w:val="none" w:sz="0" w:space="0" w:color="auto"/>
                <w:left w:val="none" w:sz="0" w:space="0" w:color="auto"/>
                <w:bottom w:val="none" w:sz="0" w:space="0" w:color="auto"/>
                <w:right w:val="none" w:sz="0" w:space="0" w:color="auto"/>
              </w:divBdr>
            </w:div>
            <w:div w:id="2068258360">
              <w:marLeft w:val="0"/>
              <w:marRight w:val="0"/>
              <w:marTop w:val="0"/>
              <w:marBottom w:val="0"/>
              <w:divBdr>
                <w:top w:val="none" w:sz="0" w:space="0" w:color="auto"/>
                <w:left w:val="none" w:sz="0" w:space="0" w:color="auto"/>
                <w:bottom w:val="none" w:sz="0" w:space="0" w:color="auto"/>
                <w:right w:val="none" w:sz="0" w:space="0" w:color="auto"/>
              </w:divBdr>
            </w:div>
            <w:div w:id="2070496901">
              <w:marLeft w:val="0"/>
              <w:marRight w:val="0"/>
              <w:marTop w:val="0"/>
              <w:marBottom w:val="0"/>
              <w:divBdr>
                <w:top w:val="none" w:sz="0" w:space="0" w:color="auto"/>
                <w:left w:val="none" w:sz="0" w:space="0" w:color="auto"/>
                <w:bottom w:val="none" w:sz="0" w:space="0" w:color="auto"/>
                <w:right w:val="none" w:sz="0" w:space="0" w:color="auto"/>
              </w:divBdr>
            </w:div>
            <w:div w:id="2070683802">
              <w:marLeft w:val="0"/>
              <w:marRight w:val="0"/>
              <w:marTop w:val="0"/>
              <w:marBottom w:val="0"/>
              <w:divBdr>
                <w:top w:val="none" w:sz="0" w:space="0" w:color="auto"/>
                <w:left w:val="none" w:sz="0" w:space="0" w:color="auto"/>
                <w:bottom w:val="none" w:sz="0" w:space="0" w:color="auto"/>
                <w:right w:val="none" w:sz="0" w:space="0" w:color="auto"/>
              </w:divBdr>
            </w:div>
            <w:div w:id="2071729943">
              <w:marLeft w:val="0"/>
              <w:marRight w:val="0"/>
              <w:marTop w:val="0"/>
              <w:marBottom w:val="0"/>
              <w:divBdr>
                <w:top w:val="none" w:sz="0" w:space="0" w:color="auto"/>
                <w:left w:val="none" w:sz="0" w:space="0" w:color="auto"/>
                <w:bottom w:val="none" w:sz="0" w:space="0" w:color="auto"/>
                <w:right w:val="none" w:sz="0" w:space="0" w:color="auto"/>
              </w:divBdr>
            </w:div>
            <w:div w:id="2072456819">
              <w:marLeft w:val="0"/>
              <w:marRight w:val="0"/>
              <w:marTop w:val="0"/>
              <w:marBottom w:val="0"/>
              <w:divBdr>
                <w:top w:val="none" w:sz="0" w:space="0" w:color="auto"/>
                <w:left w:val="none" w:sz="0" w:space="0" w:color="auto"/>
                <w:bottom w:val="none" w:sz="0" w:space="0" w:color="auto"/>
                <w:right w:val="none" w:sz="0" w:space="0" w:color="auto"/>
              </w:divBdr>
            </w:div>
            <w:div w:id="2074311612">
              <w:marLeft w:val="0"/>
              <w:marRight w:val="0"/>
              <w:marTop w:val="0"/>
              <w:marBottom w:val="0"/>
              <w:divBdr>
                <w:top w:val="none" w:sz="0" w:space="0" w:color="auto"/>
                <w:left w:val="none" w:sz="0" w:space="0" w:color="auto"/>
                <w:bottom w:val="none" w:sz="0" w:space="0" w:color="auto"/>
                <w:right w:val="none" w:sz="0" w:space="0" w:color="auto"/>
              </w:divBdr>
            </w:div>
            <w:div w:id="2077825190">
              <w:marLeft w:val="0"/>
              <w:marRight w:val="0"/>
              <w:marTop w:val="0"/>
              <w:marBottom w:val="0"/>
              <w:divBdr>
                <w:top w:val="none" w:sz="0" w:space="0" w:color="auto"/>
                <w:left w:val="none" w:sz="0" w:space="0" w:color="auto"/>
                <w:bottom w:val="none" w:sz="0" w:space="0" w:color="auto"/>
                <w:right w:val="none" w:sz="0" w:space="0" w:color="auto"/>
              </w:divBdr>
            </w:div>
            <w:div w:id="2080053477">
              <w:marLeft w:val="0"/>
              <w:marRight w:val="0"/>
              <w:marTop w:val="0"/>
              <w:marBottom w:val="0"/>
              <w:divBdr>
                <w:top w:val="none" w:sz="0" w:space="0" w:color="auto"/>
                <w:left w:val="none" w:sz="0" w:space="0" w:color="auto"/>
                <w:bottom w:val="none" w:sz="0" w:space="0" w:color="auto"/>
                <w:right w:val="none" w:sz="0" w:space="0" w:color="auto"/>
              </w:divBdr>
            </w:div>
            <w:div w:id="2080127402">
              <w:marLeft w:val="0"/>
              <w:marRight w:val="0"/>
              <w:marTop w:val="0"/>
              <w:marBottom w:val="0"/>
              <w:divBdr>
                <w:top w:val="none" w:sz="0" w:space="0" w:color="auto"/>
                <w:left w:val="none" w:sz="0" w:space="0" w:color="auto"/>
                <w:bottom w:val="none" w:sz="0" w:space="0" w:color="auto"/>
                <w:right w:val="none" w:sz="0" w:space="0" w:color="auto"/>
              </w:divBdr>
            </w:div>
            <w:div w:id="2080664846">
              <w:marLeft w:val="0"/>
              <w:marRight w:val="0"/>
              <w:marTop w:val="0"/>
              <w:marBottom w:val="0"/>
              <w:divBdr>
                <w:top w:val="none" w:sz="0" w:space="0" w:color="auto"/>
                <w:left w:val="none" w:sz="0" w:space="0" w:color="auto"/>
                <w:bottom w:val="none" w:sz="0" w:space="0" w:color="auto"/>
                <w:right w:val="none" w:sz="0" w:space="0" w:color="auto"/>
              </w:divBdr>
            </w:div>
            <w:div w:id="2080710886">
              <w:marLeft w:val="0"/>
              <w:marRight w:val="0"/>
              <w:marTop w:val="0"/>
              <w:marBottom w:val="0"/>
              <w:divBdr>
                <w:top w:val="none" w:sz="0" w:space="0" w:color="auto"/>
                <w:left w:val="none" w:sz="0" w:space="0" w:color="auto"/>
                <w:bottom w:val="none" w:sz="0" w:space="0" w:color="auto"/>
                <w:right w:val="none" w:sz="0" w:space="0" w:color="auto"/>
              </w:divBdr>
            </w:div>
            <w:div w:id="2081366937">
              <w:marLeft w:val="0"/>
              <w:marRight w:val="0"/>
              <w:marTop w:val="0"/>
              <w:marBottom w:val="0"/>
              <w:divBdr>
                <w:top w:val="none" w:sz="0" w:space="0" w:color="auto"/>
                <w:left w:val="none" w:sz="0" w:space="0" w:color="auto"/>
                <w:bottom w:val="none" w:sz="0" w:space="0" w:color="auto"/>
                <w:right w:val="none" w:sz="0" w:space="0" w:color="auto"/>
              </w:divBdr>
            </w:div>
            <w:div w:id="2081443042">
              <w:marLeft w:val="0"/>
              <w:marRight w:val="0"/>
              <w:marTop w:val="0"/>
              <w:marBottom w:val="0"/>
              <w:divBdr>
                <w:top w:val="none" w:sz="0" w:space="0" w:color="auto"/>
                <w:left w:val="none" w:sz="0" w:space="0" w:color="auto"/>
                <w:bottom w:val="none" w:sz="0" w:space="0" w:color="auto"/>
                <w:right w:val="none" w:sz="0" w:space="0" w:color="auto"/>
              </w:divBdr>
            </w:div>
            <w:div w:id="2082016883">
              <w:marLeft w:val="0"/>
              <w:marRight w:val="0"/>
              <w:marTop w:val="0"/>
              <w:marBottom w:val="0"/>
              <w:divBdr>
                <w:top w:val="none" w:sz="0" w:space="0" w:color="auto"/>
                <w:left w:val="none" w:sz="0" w:space="0" w:color="auto"/>
                <w:bottom w:val="none" w:sz="0" w:space="0" w:color="auto"/>
                <w:right w:val="none" w:sz="0" w:space="0" w:color="auto"/>
              </w:divBdr>
            </w:div>
            <w:div w:id="2083215870">
              <w:marLeft w:val="0"/>
              <w:marRight w:val="0"/>
              <w:marTop w:val="0"/>
              <w:marBottom w:val="0"/>
              <w:divBdr>
                <w:top w:val="none" w:sz="0" w:space="0" w:color="auto"/>
                <w:left w:val="none" w:sz="0" w:space="0" w:color="auto"/>
                <w:bottom w:val="none" w:sz="0" w:space="0" w:color="auto"/>
                <w:right w:val="none" w:sz="0" w:space="0" w:color="auto"/>
              </w:divBdr>
            </w:div>
            <w:div w:id="2083287060">
              <w:marLeft w:val="0"/>
              <w:marRight w:val="0"/>
              <w:marTop w:val="0"/>
              <w:marBottom w:val="0"/>
              <w:divBdr>
                <w:top w:val="none" w:sz="0" w:space="0" w:color="auto"/>
                <w:left w:val="none" w:sz="0" w:space="0" w:color="auto"/>
                <w:bottom w:val="none" w:sz="0" w:space="0" w:color="auto"/>
                <w:right w:val="none" w:sz="0" w:space="0" w:color="auto"/>
              </w:divBdr>
            </w:div>
            <w:div w:id="2083410031">
              <w:marLeft w:val="0"/>
              <w:marRight w:val="0"/>
              <w:marTop w:val="0"/>
              <w:marBottom w:val="0"/>
              <w:divBdr>
                <w:top w:val="none" w:sz="0" w:space="0" w:color="auto"/>
                <w:left w:val="none" w:sz="0" w:space="0" w:color="auto"/>
                <w:bottom w:val="none" w:sz="0" w:space="0" w:color="auto"/>
                <w:right w:val="none" w:sz="0" w:space="0" w:color="auto"/>
              </w:divBdr>
            </w:div>
            <w:div w:id="2084253585">
              <w:marLeft w:val="0"/>
              <w:marRight w:val="0"/>
              <w:marTop w:val="0"/>
              <w:marBottom w:val="0"/>
              <w:divBdr>
                <w:top w:val="none" w:sz="0" w:space="0" w:color="auto"/>
                <w:left w:val="none" w:sz="0" w:space="0" w:color="auto"/>
                <w:bottom w:val="none" w:sz="0" w:space="0" w:color="auto"/>
                <w:right w:val="none" w:sz="0" w:space="0" w:color="auto"/>
              </w:divBdr>
            </w:div>
            <w:div w:id="2084255481">
              <w:marLeft w:val="0"/>
              <w:marRight w:val="0"/>
              <w:marTop w:val="0"/>
              <w:marBottom w:val="0"/>
              <w:divBdr>
                <w:top w:val="none" w:sz="0" w:space="0" w:color="auto"/>
                <w:left w:val="none" w:sz="0" w:space="0" w:color="auto"/>
                <w:bottom w:val="none" w:sz="0" w:space="0" w:color="auto"/>
                <w:right w:val="none" w:sz="0" w:space="0" w:color="auto"/>
              </w:divBdr>
            </w:div>
            <w:div w:id="2085177376">
              <w:marLeft w:val="0"/>
              <w:marRight w:val="0"/>
              <w:marTop w:val="0"/>
              <w:marBottom w:val="0"/>
              <w:divBdr>
                <w:top w:val="none" w:sz="0" w:space="0" w:color="auto"/>
                <w:left w:val="none" w:sz="0" w:space="0" w:color="auto"/>
                <w:bottom w:val="none" w:sz="0" w:space="0" w:color="auto"/>
                <w:right w:val="none" w:sz="0" w:space="0" w:color="auto"/>
              </w:divBdr>
            </w:div>
            <w:div w:id="2085370783">
              <w:marLeft w:val="0"/>
              <w:marRight w:val="0"/>
              <w:marTop w:val="0"/>
              <w:marBottom w:val="0"/>
              <w:divBdr>
                <w:top w:val="none" w:sz="0" w:space="0" w:color="auto"/>
                <w:left w:val="none" w:sz="0" w:space="0" w:color="auto"/>
                <w:bottom w:val="none" w:sz="0" w:space="0" w:color="auto"/>
                <w:right w:val="none" w:sz="0" w:space="0" w:color="auto"/>
              </w:divBdr>
            </w:div>
            <w:div w:id="2086292622">
              <w:marLeft w:val="0"/>
              <w:marRight w:val="0"/>
              <w:marTop w:val="0"/>
              <w:marBottom w:val="0"/>
              <w:divBdr>
                <w:top w:val="none" w:sz="0" w:space="0" w:color="auto"/>
                <w:left w:val="none" w:sz="0" w:space="0" w:color="auto"/>
                <w:bottom w:val="none" w:sz="0" w:space="0" w:color="auto"/>
                <w:right w:val="none" w:sz="0" w:space="0" w:color="auto"/>
              </w:divBdr>
            </w:div>
            <w:div w:id="2089574082">
              <w:marLeft w:val="0"/>
              <w:marRight w:val="0"/>
              <w:marTop w:val="0"/>
              <w:marBottom w:val="0"/>
              <w:divBdr>
                <w:top w:val="none" w:sz="0" w:space="0" w:color="auto"/>
                <w:left w:val="none" w:sz="0" w:space="0" w:color="auto"/>
                <w:bottom w:val="none" w:sz="0" w:space="0" w:color="auto"/>
                <w:right w:val="none" w:sz="0" w:space="0" w:color="auto"/>
              </w:divBdr>
            </w:div>
            <w:div w:id="2091003334">
              <w:marLeft w:val="0"/>
              <w:marRight w:val="0"/>
              <w:marTop w:val="0"/>
              <w:marBottom w:val="0"/>
              <w:divBdr>
                <w:top w:val="none" w:sz="0" w:space="0" w:color="auto"/>
                <w:left w:val="none" w:sz="0" w:space="0" w:color="auto"/>
                <w:bottom w:val="none" w:sz="0" w:space="0" w:color="auto"/>
                <w:right w:val="none" w:sz="0" w:space="0" w:color="auto"/>
              </w:divBdr>
            </w:div>
            <w:div w:id="2091460406">
              <w:marLeft w:val="0"/>
              <w:marRight w:val="0"/>
              <w:marTop w:val="0"/>
              <w:marBottom w:val="0"/>
              <w:divBdr>
                <w:top w:val="none" w:sz="0" w:space="0" w:color="auto"/>
                <w:left w:val="none" w:sz="0" w:space="0" w:color="auto"/>
                <w:bottom w:val="none" w:sz="0" w:space="0" w:color="auto"/>
                <w:right w:val="none" w:sz="0" w:space="0" w:color="auto"/>
              </w:divBdr>
            </w:div>
            <w:div w:id="2091582628">
              <w:marLeft w:val="0"/>
              <w:marRight w:val="0"/>
              <w:marTop w:val="0"/>
              <w:marBottom w:val="0"/>
              <w:divBdr>
                <w:top w:val="none" w:sz="0" w:space="0" w:color="auto"/>
                <w:left w:val="none" w:sz="0" w:space="0" w:color="auto"/>
                <w:bottom w:val="none" w:sz="0" w:space="0" w:color="auto"/>
                <w:right w:val="none" w:sz="0" w:space="0" w:color="auto"/>
              </w:divBdr>
            </w:div>
            <w:div w:id="2093309289">
              <w:marLeft w:val="0"/>
              <w:marRight w:val="0"/>
              <w:marTop w:val="0"/>
              <w:marBottom w:val="0"/>
              <w:divBdr>
                <w:top w:val="none" w:sz="0" w:space="0" w:color="auto"/>
                <w:left w:val="none" w:sz="0" w:space="0" w:color="auto"/>
                <w:bottom w:val="none" w:sz="0" w:space="0" w:color="auto"/>
                <w:right w:val="none" w:sz="0" w:space="0" w:color="auto"/>
              </w:divBdr>
            </w:div>
            <w:div w:id="2093694205">
              <w:marLeft w:val="0"/>
              <w:marRight w:val="0"/>
              <w:marTop w:val="0"/>
              <w:marBottom w:val="0"/>
              <w:divBdr>
                <w:top w:val="none" w:sz="0" w:space="0" w:color="auto"/>
                <w:left w:val="none" w:sz="0" w:space="0" w:color="auto"/>
                <w:bottom w:val="none" w:sz="0" w:space="0" w:color="auto"/>
                <w:right w:val="none" w:sz="0" w:space="0" w:color="auto"/>
              </w:divBdr>
            </w:div>
            <w:div w:id="2094812560">
              <w:marLeft w:val="0"/>
              <w:marRight w:val="0"/>
              <w:marTop w:val="0"/>
              <w:marBottom w:val="0"/>
              <w:divBdr>
                <w:top w:val="none" w:sz="0" w:space="0" w:color="auto"/>
                <w:left w:val="none" w:sz="0" w:space="0" w:color="auto"/>
                <w:bottom w:val="none" w:sz="0" w:space="0" w:color="auto"/>
                <w:right w:val="none" w:sz="0" w:space="0" w:color="auto"/>
              </w:divBdr>
            </w:div>
            <w:div w:id="2094815485">
              <w:marLeft w:val="0"/>
              <w:marRight w:val="0"/>
              <w:marTop w:val="0"/>
              <w:marBottom w:val="0"/>
              <w:divBdr>
                <w:top w:val="none" w:sz="0" w:space="0" w:color="auto"/>
                <w:left w:val="none" w:sz="0" w:space="0" w:color="auto"/>
                <w:bottom w:val="none" w:sz="0" w:space="0" w:color="auto"/>
                <w:right w:val="none" w:sz="0" w:space="0" w:color="auto"/>
              </w:divBdr>
            </w:div>
            <w:div w:id="2095004613">
              <w:marLeft w:val="0"/>
              <w:marRight w:val="0"/>
              <w:marTop w:val="0"/>
              <w:marBottom w:val="0"/>
              <w:divBdr>
                <w:top w:val="none" w:sz="0" w:space="0" w:color="auto"/>
                <w:left w:val="none" w:sz="0" w:space="0" w:color="auto"/>
                <w:bottom w:val="none" w:sz="0" w:space="0" w:color="auto"/>
                <w:right w:val="none" w:sz="0" w:space="0" w:color="auto"/>
              </w:divBdr>
            </w:div>
            <w:div w:id="2095543201">
              <w:marLeft w:val="0"/>
              <w:marRight w:val="0"/>
              <w:marTop w:val="0"/>
              <w:marBottom w:val="0"/>
              <w:divBdr>
                <w:top w:val="none" w:sz="0" w:space="0" w:color="auto"/>
                <w:left w:val="none" w:sz="0" w:space="0" w:color="auto"/>
                <w:bottom w:val="none" w:sz="0" w:space="0" w:color="auto"/>
                <w:right w:val="none" w:sz="0" w:space="0" w:color="auto"/>
              </w:divBdr>
            </w:div>
            <w:div w:id="2095668076">
              <w:marLeft w:val="0"/>
              <w:marRight w:val="0"/>
              <w:marTop w:val="0"/>
              <w:marBottom w:val="0"/>
              <w:divBdr>
                <w:top w:val="none" w:sz="0" w:space="0" w:color="auto"/>
                <w:left w:val="none" w:sz="0" w:space="0" w:color="auto"/>
                <w:bottom w:val="none" w:sz="0" w:space="0" w:color="auto"/>
                <w:right w:val="none" w:sz="0" w:space="0" w:color="auto"/>
              </w:divBdr>
            </w:div>
            <w:div w:id="2097700168">
              <w:marLeft w:val="0"/>
              <w:marRight w:val="0"/>
              <w:marTop w:val="0"/>
              <w:marBottom w:val="0"/>
              <w:divBdr>
                <w:top w:val="none" w:sz="0" w:space="0" w:color="auto"/>
                <w:left w:val="none" w:sz="0" w:space="0" w:color="auto"/>
                <w:bottom w:val="none" w:sz="0" w:space="0" w:color="auto"/>
                <w:right w:val="none" w:sz="0" w:space="0" w:color="auto"/>
              </w:divBdr>
            </w:div>
            <w:div w:id="2098750176">
              <w:marLeft w:val="0"/>
              <w:marRight w:val="0"/>
              <w:marTop w:val="0"/>
              <w:marBottom w:val="0"/>
              <w:divBdr>
                <w:top w:val="none" w:sz="0" w:space="0" w:color="auto"/>
                <w:left w:val="none" w:sz="0" w:space="0" w:color="auto"/>
                <w:bottom w:val="none" w:sz="0" w:space="0" w:color="auto"/>
                <w:right w:val="none" w:sz="0" w:space="0" w:color="auto"/>
              </w:divBdr>
            </w:div>
            <w:div w:id="2099406832">
              <w:marLeft w:val="0"/>
              <w:marRight w:val="0"/>
              <w:marTop w:val="0"/>
              <w:marBottom w:val="0"/>
              <w:divBdr>
                <w:top w:val="none" w:sz="0" w:space="0" w:color="auto"/>
                <w:left w:val="none" w:sz="0" w:space="0" w:color="auto"/>
                <w:bottom w:val="none" w:sz="0" w:space="0" w:color="auto"/>
                <w:right w:val="none" w:sz="0" w:space="0" w:color="auto"/>
              </w:divBdr>
            </w:div>
            <w:div w:id="2100517401">
              <w:marLeft w:val="0"/>
              <w:marRight w:val="0"/>
              <w:marTop w:val="0"/>
              <w:marBottom w:val="0"/>
              <w:divBdr>
                <w:top w:val="none" w:sz="0" w:space="0" w:color="auto"/>
                <w:left w:val="none" w:sz="0" w:space="0" w:color="auto"/>
                <w:bottom w:val="none" w:sz="0" w:space="0" w:color="auto"/>
                <w:right w:val="none" w:sz="0" w:space="0" w:color="auto"/>
              </w:divBdr>
              <w:divsChild>
                <w:div w:id="18430593">
                  <w:marLeft w:val="0"/>
                  <w:marRight w:val="0"/>
                  <w:marTop w:val="0"/>
                  <w:marBottom w:val="0"/>
                  <w:divBdr>
                    <w:top w:val="none" w:sz="0" w:space="0" w:color="auto"/>
                    <w:left w:val="none" w:sz="0" w:space="0" w:color="auto"/>
                    <w:bottom w:val="none" w:sz="0" w:space="0" w:color="auto"/>
                    <w:right w:val="none" w:sz="0" w:space="0" w:color="auto"/>
                  </w:divBdr>
                </w:div>
                <w:div w:id="610824380">
                  <w:marLeft w:val="0"/>
                  <w:marRight w:val="0"/>
                  <w:marTop w:val="0"/>
                  <w:marBottom w:val="0"/>
                  <w:divBdr>
                    <w:top w:val="none" w:sz="0" w:space="0" w:color="auto"/>
                    <w:left w:val="none" w:sz="0" w:space="0" w:color="auto"/>
                    <w:bottom w:val="none" w:sz="0" w:space="0" w:color="auto"/>
                    <w:right w:val="none" w:sz="0" w:space="0" w:color="auto"/>
                  </w:divBdr>
                </w:div>
                <w:div w:id="778722429">
                  <w:marLeft w:val="0"/>
                  <w:marRight w:val="0"/>
                  <w:marTop w:val="0"/>
                  <w:marBottom w:val="0"/>
                  <w:divBdr>
                    <w:top w:val="none" w:sz="0" w:space="0" w:color="auto"/>
                    <w:left w:val="none" w:sz="0" w:space="0" w:color="auto"/>
                    <w:bottom w:val="none" w:sz="0" w:space="0" w:color="auto"/>
                    <w:right w:val="none" w:sz="0" w:space="0" w:color="auto"/>
                  </w:divBdr>
                </w:div>
                <w:div w:id="1001010329">
                  <w:marLeft w:val="0"/>
                  <w:marRight w:val="0"/>
                  <w:marTop w:val="0"/>
                  <w:marBottom w:val="0"/>
                  <w:divBdr>
                    <w:top w:val="none" w:sz="0" w:space="0" w:color="auto"/>
                    <w:left w:val="none" w:sz="0" w:space="0" w:color="auto"/>
                    <w:bottom w:val="none" w:sz="0" w:space="0" w:color="auto"/>
                    <w:right w:val="none" w:sz="0" w:space="0" w:color="auto"/>
                  </w:divBdr>
                </w:div>
                <w:div w:id="1032459014">
                  <w:marLeft w:val="0"/>
                  <w:marRight w:val="0"/>
                  <w:marTop w:val="0"/>
                  <w:marBottom w:val="0"/>
                  <w:divBdr>
                    <w:top w:val="none" w:sz="0" w:space="0" w:color="auto"/>
                    <w:left w:val="none" w:sz="0" w:space="0" w:color="auto"/>
                    <w:bottom w:val="none" w:sz="0" w:space="0" w:color="auto"/>
                    <w:right w:val="none" w:sz="0" w:space="0" w:color="auto"/>
                  </w:divBdr>
                </w:div>
                <w:div w:id="1154376632">
                  <w:marLeft w:val="0"/>
                  <w:marRight w:val="0"/>
                  <w:marTop w:val="0"/>
                  <w:marBottom w:val="0"/>
                  <w:divBdr>
                    <w:top w:val="none" w:sz="0" w:space="0" w:color="auto"/>
                    <w:left w:val="none" w:sz="0" w:space="0" w:color="auto"/>
                    <w:bottom w:val="none" w:sz="0" w:space="0" w:color="auto"/>
                    <w:right w:val="none" w:sz="0" w:space="0" w:color="auto"/>
                  </w:divBdr>
                </w:div>
                <w:div w:id="1226915804">
                  <w:marLeft w:val="0"/>
                  <w:marRight w:val="0"/>
                  <w:marTop w:val="0"/>
                  <w:marBottom w:val="0"/>
                  <w:divBdr>
                    <w:top w:val="none" w:sz="0" w:space="0" w:color="auto"/>
                    <w:left w:val="none" w:sz="0" w:space="0" w:color="auto"/>
                    <w:bottom w:val="none" w:sz="0" w:space="0" w:color="auto"/>
                    <w:right w:val="none" w:sz="0" w:space="0" w:color="auto"/>
                  </w:divBdr>
                </w:div>
                <w:div w:id="1285963518">
                  <w:marLeft w:val="0"/>
                  <w:marRight w:val="0"/>
                  <w:marTop w:val="0"/>
                  <w:marBottom w:val="0"/>
                  <w:divBdr>
                    <w:top w:val="none" w:sz="0" w:space="0" w:color="auto"/>
                    <w:left w:val="none" w:sz="0" w:space="0" w:color="auto"/>
                    <w:bottom w:val="none" w:sz="0" w:space="0" w:color="auto"/>
                    <w:right w:val="none" w:sz="0" w:space="0" w:color="auto"/>
                  </w:divBdr>
                </w:div>
                <w:div w:id="1583875509">
                  <w:marLeft w:val="0"/>
                  <w:marRight w:val="0"/>
                  <w:marTop w:val="0"/>
                  <w:marBottom w:val="0"/>
                  <w:divBdr>
                    <w:top w:val="none" w:sz="0" w:space="0" w:color="auto"/>
                    <w:left w:val="none" w:sz="0" w:space="0" w:color="auto"/>
                    <w:bottom w:val="none" w:sz="0" w:space="0" w:color="auto"/>
                    <w:right w:val="none" w:sz="0" w:space="0" w:color="auto"/>
                  </w:divBdr>
                </w:div>
                <w:div w:id="1596205362">
                  <w:marLeft w:val="0"/>
                  <w:marRight w:val="0"/>
                  <w:marTop w:val="0"/>
                  <w:marBottom w:val="0"/>
                  <w:divBdr>
                    <w:top w:val="none" w:sz="0" w:space="0" w:color="auto"/>
                    <w:left w:val="none" w:sz="0" w:space="0" w:color="auto"/>
                    <w:bottom w:val="none" w:sz="0" w:space="0" w:color="auto"/>
                    <w:right w:val="none" w:sz="0" w:space="0" w:color="auto"/>
                  </w:divBdr>
                </w:div>
                <w:div w:id="1770738371">
                  <w:marLeft w:val="0"/>
                  <w:marRight w:val="0"/>
                  <w:marTop w:val="0"/>
                  <w:marBottom w:val="0"/>
                  <w:divBdr>
                    <w:top w:val="none" w:sz="0" w:space="0" w:color="auto"/>
                    <w:left w:val="none" w:sz="0" w:space="0" w:color="auto"/>
                    <w:bottom w:val="none" w:sz="0" w:space="0" w:color="auto"/>
                    <w:right w:val="none" w:sz="0" w:space="0" w:color="auto"/>
                  </w:divBdr>
                </w:div>
                <w:div w:id="2041976849">
                  <w:marLeft w:val="0"/>
                  <w:marRight w:val="0"/>
                  <w:marTop w:val="0"/>
                  <w:marBottom w:val="0"/>
                  <w:divBdr>
                    <w:top w:val="none" w:sz="0" w:space="0" w:color="auto"/>
                    <w:left w:val="none" w:sz="0" w:space="0" w:color="auto"/>
                    <w:bottom w:val="none" w:sz="0" w:space="0" w:color="auto"/>
                    <w:right w:val="none" w:sz="0" w:space="0" w:color="auto"/>
                  </w:divBdr>
                </w:div>
                <w:div w:id="2138523401">
                  <w:marLeft w:val="0"/>
                  <w:marRight w:val="0"/>
                  <w:marTop w:val="0"/>
                  <w:marBottom w:val="0"/>
                  <w:divBdr>
                    <w:top w:val="none" w:sz="0" w:space="0" w:color="auto"/>
                    <w:left w:val="none" w:sz="0" w:space="0" w:color="auto"/>
                    <w:bottom w:val="none" w:sz="0" w:space="0" w:color="auto"/>
                    <w:right w:val="none" w:sz="0" w:space="0" w:color="auto"/>
                  </w:divBdr>
                </w:div>
                <w:div w:id="2139178728">
                  <w:marLeft w:val="0"/>
                  <w:marRight w:val="0"/>
                  <w:marTop w:val="0"/>
                  <w:marBottom w:val="0"/>
                  <w:divBdr>
                    <w:top w:val="none" w:sz="0" w:space="0" w:color="auto"/>
                    <w:left w:val="none" w:sz="0" w:space="0" w:color="auto"/>
                    <w:bottom w:val="none" w:sz="0" w:space="0" w:color="auto"/>
                    <w:right w:val="none" w:sz="0" w:space="0" w:color="auto"/>
                  </w:divBdr>
                </w:div>
              </w:divsChild>
            </w:div>
            <w:div w:id="2101946592">
              <w:marLeft w:val="0"/>
              <w:marRight w:val="0"/>
              <w:marTop w:val="0"/>
              <w:marBottom w:val="0"/>
              <w:divBdr>
                <w:top w:val="none" w:sz="0" w:space="0" w:color="auto"/>
                <w:left w:val="none" w:sz="0" w:space="0" w:color="auto"/>
                <w:bottom w:val="none" w:sz="0" w:space="0" w:color="auto"/>
                <w:right w:val="none" w:sz="0" w:space="0" w:color="auto"/>
              </w:divBdr>
            </w:div>
            <w:div w:id="2104260659">
              <w:marLeft w:val="0"/>
              <w:marRight w:val="0"/>
              <w:marTop w:val="0"/>
              <w:marBottom w:val="0"/>
              <w:divBdr>
                <w:top w:val="none" w:sz="0" w:space="0" w:color="auto"/>
                <w:left w:val="none" w:sz="0" w:space="0" w:color="auto"/>
                <w:bottom w:val="none" w:sz="0" w:space="0" w:color="auto"/>
                <w:right w:val="none" w:sz="0" w:space="0" w:color="auto"/>
              </w:divBdr>
            </w:div>
            <w:div w:id="2104447389">
              <w:marLeft w:val="0"/>
              <w:marRight w:val="0"/>
              <w:marTop w:val="0"/>
              <w:marBottom w:val="0"/>
              <w:divBdr>
                <w:top w:val="none" w:sz="0" w:space="0" w:color="auto"/>
                <w:left w:val="none" w:sz="0" w:space="0" w:color="auto"/>
                <w:bottom w:val="none" w:sz="0" w:space="0" w:color="auto"/>
                <w:right w:val="none" w:sz="0" w:space="0" w:color="auto"/>
              </w:divBdr>
            </w:div>
            <w:div w:id="2104761250">
              <w:marLeft w:val="0"/>
              <w:marRight w:val="0"/>
              <w:marTop w:val="0"/>
              <w:marBottom w:val="0"/>
              <w:divBdr>
                <w:top w:val="none" w:sz="0" w:space="0" w:color="auto"/>
                <w:left w:val="none" w:sz="0" w:space="0" w:color="auto"/>
                <w:bottom w:val="none" w:sz="0" w:space="0" w:color="auto"/>
                <w:right w:val="none" w:sz="0" w:space="0" w:color="auto"/>
              </w:divBdr>
            </w:div>
            <w:div w:id="2105881048">
              <w:marLeft w:val="0"/>
              <w:marRight w:val="0"/>
              <w:marTop w:val="0"/>
              <w:marBottom w:val="0"/>
              <w:divBdr>
                <w:top w:val="none" w:sz="0" w:space="0" w:color="auto"/>
                <w:left w:val="none" w:sz="0" w:space="0" w:color="auto"/>
                <w:bottom w:val="none" w:sz="0" w:space="0" w:color="auto"/>
                <w:right w:val="none" w:sz="0" w:space="0" w:color="auto"/>
              </w:divBdr>
            </w:div>
            <w:div w:id="2106687463">
              <w:marLeft w:val="0"/>
              <w:marRight w:val="0"/>
              <w:marTop w:val="0"/>
              <w:marBottom w:val="0"/>
              <w:divBdr>
                <w:top w:val="none" w:sz="0" w:space="0" w:color="auto"/>
                <w:left w:val="none" w:sz="0" w:space="0" w:color="auto"/>
                <w:bottom w:val="none" w:sz="0" w:space="0" w:color="auto"/>
                <w:right w:val="none" w:sz="0" w:space="0" w:color="auto"/>
              </w:divBdr>
            </w:div>
            <w:div w:id="2109108312">
              <w:marLeft w:val="0"/>
              <w:marRight w:val="0"/>
              <w:marTop w:val="0"/>
              <w:marBottom w:val="0"/>
              <w:divBdr>
                <w:top w:val="none" w:sz="0" w:space="0" w:color="auto"/>
                <w:left w:val="none" w:sz="0" w:space="0" w:color="auto"/>
                <w:bottom w:val="none" w:sz="0" w:space="0" w:color="auto"/>
                <w:right w:val="none" w:sz="0" w:space="0" w:color="auto"/>
              </w:divBdr>
            </w:div>
            <w:div w:id="2109497701">
              <w:marLeft w:val="0"/>
              <w:marRight w:val="0"/>
              <w:marTop w:val="0"/>
              <w:marBottom w:val="0"/>
              <w:divBdr>
                <w:top w:val="none" w:sz="0" w:space="0" w:color="auto"/>
                <w:left w:val="none" w:sz="0" w:space="0" w:color="auto"/>
                <w:bottom w:val="none" w:sz="0" w:space="0" w:color="auto"/>
                <w:right w:val="none" w:sz="0" w:space="0" w:color="auto"/>
              </w:divBdr>
            </w:div>
            <w:div w:id="2110420034">
              <w:marLeft w:val="0"/>
              <w:marRight w:val="0"/>
              <w:marTop w:val="0"/>
              <w:marBottom w:val="0"/>
              <w:divBdr>
                <w:top w:val="none" w:sz="0" w:space="0" w:color="auto"/>
                <w:left w:val="none" w:sz="0" w:space="0" w:color="auto"/>
                <w:bottom w:val="none" w:sz="0" w:space="0" w:color="auto"/>
                <w:right w:val="none" w:sz="0" w:space="0" w:color="auto"/>
              </w:divBdr>
            </w:div>
            <w:div w:id="2111730410">
              <w:marLeft w:val="0"/>
              <w:marRight w:val="0"/>
              <w:marTop w:val="0"/>
              <w:marBottom w:val="0"/>
              <w:divBdr>
                <w:top w:val="none" w:sz="0" w:space="0" w:color="auto"/>
                <w:left w:val="none" w:sz="0" w:space="0" w:color="auto"/>
                <w:bottom w:val="none" w:sz="0" w:space="0" w:color="auto"/>
                <w:right w:val="none" w:sz="0" w:space="0" w:color="auto"/>
              </w:divBdr>
            </w:div>
            <w:div w:id="2111973295">
              <w:marLeft w:val="0"/>
              <w:marRight w:val="0"/>
              <w:marTop w:val="0"/>
              <w:marBottom w:val="0"/>
              <w:divBdr>
                <w:top w:val="none" w:sz="0" w:space="0" w:color="auto"/>
                <w:left w:val="none" w:sz="0" w:space="0" w:color="auto"/>
                <w:bottom w:val="none" w:sz="0" w:space="0" w:color="auto"/>
                <w:right w:val="none" w:sz="0" w:space="0" w:color="auto"/>
              </w:divBdr>
            </w:div>
            <w:div w:id="2112166532">
              <w:marLeft w:val="0"/>
              <w:marRight w:val="0"/>
              <w:marTop w:val="0"/>
              <w:marBottom w:val="0"/>
              <w:divBdr>
                <w:top w:val="none" w:sz="0" w:space="0" w:color="auto"/>
                <w:left w:val="none" w:sz="0" w:space="0" w:color="auto"/>
                <w:bottom w:val="none" w:sz="0" w:space="0" w:color="auto"/>
                <w:right w:val="none" w:sz="0" w:space="0" w:color="auto"/>
              </w:divBdr>
            </w:div>
            <w:div w:id="2113553790">
              <w:marLeft w:val="0"/>
              <w:marRight w:val="0"/>
              <w:marTop w:val="0"/>
              <w:marBottom w:val="0"/>
              <w:divBdr>
                <w:top w:val="none" w:sz="0" w:space="0" w:color="auto"/>
                <w:left w:val="none" w:sz="0" w:space="0" w:color="auto"/>
                <w:bottom w:val="none" w:sz="0" w:space="0" w:color="auto"/>
                <w:right w:val="none" w:sz="0" w:space="0" w:color="auto"/>
              </w:divBdr>
            </w:div>
            <w:div w:id="2114202534">
              <w:marLeft w:val="0"/>
              <w:marRight w:val="0"/>
              <w:marTop w:val="0"/>
              <w:marBottom w:val="0"/>
              <w:divBdr>
                <w:top w:val="none" w:sz="0" w:space="0" w:color="auto"/>
                <w:left w:val="none" w:sz="0" w:space="0" w:color="auto"/>
                <w:bottom w:val="none" w:sz="0" w:space="0" w:color="auto"/>
                <w:right w:val="none" w:sz="0" w:space="0" w:color="auto"/>
              </w:divBdr>
            </w:div>
            <w:div w:id="2114207302">
              <w:marLeft w:val="0"/>
              <w:marRight w:val="0"/>
              <w:marTop w:val="0"/>
              <w:marBottom w:val="0"/>
              <w:divBdr>
                <w:top w:val="none" w:sz="0" w:space="0" w:color="auto"/>
                <w:left w:val="none" w:sz="0" w:space="0" w:color="auto"/>
                <w:bottom w:val="none" w:sz="0" w:space="0" w:color="auto"/>
                <w:right w:val="none" w:sz="0" w:space="0" w:color="auto"/>
              </w:divBdr>
            </w:div>
            <w:div w:id="2114399712">
              <w:marLeft w:val="0"/>
              <w:marRight w:val="0"/>
              <w:marTop w:val="0"/>
              <w:marBottom w:val="0"/>
              <w:divBdr>
                <w:top w:val="none" w:sz="0" w:space="0" w:color="auto"/>
                <w:left w:val="none" w:sz="0" w:space="0" w:color="auto"/>
                <w:bottom w:val="none" w:sz="0" w:space="0" w:color="auto"/>
                <w:right w:val="none" w:sz="0" w:space="0" w:color="auto"/>
              </w:divBdr>
            </w:div>
            <w:div w:id="2115980467">
              <w:marLeft w:val="0"/>
              <w:marRight w:val="0"/>
              <w:marTop w:val="0"/>
              <w:marBottom w:val="0"/>
              <w:divBdr>
                <w:top w:val="none" w:sz="0" w:space="0" w:color="auto"/>
                <w:left w:val="none" w:sz="0" w:space="0" w:color="auto"/>
                <w:bottom w:val="none" w:sz="0" w:space="0" w:color="auto"/>
                <w:right w:val="none" w:sz="0" w:space="0" w:color="auto"/>
              </w:divBdr>
            </w:div>
            <w:div w:id="2117021099">
              <w:marLeft w:val="0"/>
              <w:marRight w:val="0"/>
              <w:marTop w:val="0"/>
              <w:marBottom w:val="0"/>
              <w:divBdr>
                <w:top w:val="none" w:sz="0" w:space="0" w:color="auto"/>
                <w:left w:val="none" w:sz="0" w:space="0" w:color="auto"/>
                <w:bottom w:val="none" w:sz="0" w:space="0" w:color="auto"/>
                <w:right w:val="none" w:sz="0" w:space="0" w:color="auto"/>
              </w:divBdr>
            </w:div>
            <w:div w:id="2117753534">
              <w:marLeft w:val="0"/>
              <w:marRight w:val="0"/>
              <w:marTop w:val="0"/>
              <w:marBottom w:val="0"/>
              <w:divBdr>
                <w:top w:val="none" w:sz="0" w:space="0" w:color="auto"/>
                <w:left w:val="none" w:sz="0" w:space="0" w:color="auto"/>
                <w:bottom w:val="none" w:sz="0" w:space="0" w:color="auto"/>
                <w:right w:val="none" w:sz="0" w:space="0" w:color="auto"/>
              </w:divBdr>
            </w:div>
            <w:div w:id="2118330365">
              <w:marLeft w:val="0"/>
              <w:marRight w:val="0"/>
              <w:marTop w:val="0"/>
              <w:marBottom w:val="0"/>
              <w:divBdr>
                <w:top w:val="none" w:sz="0" w:space="0" w:color="auto"/>
                <w:left w:val="none" w:sz="0" w:space="0" w:color="auto"/>
                <w:bottom w:val="none" w:sz="0" w:space="0" w:color="auto"/>
                <w:right w:val="none" w:sz="0" w:space="0" w:color="auto"/>
              </w:divBdr>
            </w:div>
            <w:div w:id="2118594342">
              <w:marLeft w:val="0"/>
              <w:marRight w:val="0"/>
              <w:marTop w:val="0"/>
              <w:marBottom w:val="0"/>
              <w:divBdr>
                <w:top w:val="none" w:sz="0" w:space="0" w:color="auto"/>
                <w:left w:val="none" w:sz="0" w:space="0" w:color="auto"/>
                <w:bottom w:val="none" w:sz="0" w:space="0" w:color="auto"/>
                <w:right w:val="none" w:sz="0" w:space="0" w:color="auto"/>
              </w:divBdr>
            </w:div>
            <w:div w:id="2118676885">
              <w:marLeft w:val="0"/>
              <w:marRight w:val="0"/>
              <w:marTop w:val="0"/>
              <w:marBottom w:val="0"/>
              <w:divBdr>
                <w:top w:val="none" w:sz="0" w:space="0" w:color="auto"/>
                <w:left w:val="none" w:sz="0" w:space="0" w:color="auto"/>
                <w:bottom w:val="none" w:sz="0" w:space="0" w:color="auto"/>
                <w:right w:val="none" w:sz="0" w:space="0" w:color="auto"/>
              </w:divBdr>
            </w:div>
            <w:div w:id="2119061290">
              <w:marLeft w:val="0"/>
              <w:marRight w:val="0"/>
              <w:marTop w:val="0"/>
              <w:marBottom w:val="0"/>
              <w:divBdr>
                <w:top w:val="none" w:sz="0" w:space="0" w:color="auto"/>
                <w:left w:val="none" w:sz="0" w:space="0" w:color="auto"/>
                <w:bottom w:val="none" w:sz="0" w:space="0" w:color="auto"/>
                <w:right w:val="none" w:sz="0" w:space="0" w:color="auto"/>
              </w:divBdr>
            </w:div>
            <w:div w:id="2119718335">
              <w:marLeft w:val="0"/>
              <w:marRight w:val="0"/>
              <w:marTop w:val="0"/>
              <w:marBottom w:val="0"/>
              <w:divBdr>
                <w:top w:val="none" w:sz="0" w:space="0" w:color="auto"/>
                <w:left w:val="none" w:sz="0" w:space="0" w:color="auto"/>
                <w:bottom w:val="none" w:sz="0" w:space="0" w:color="auto"/>
                <w:right w:val="none" w:sz="0" w:space="0" w:color="auto"/>
              </w:divBdr>
            </w:div>
            <w:div w:id="2120370467">
              <w:marLeft w:val="0"/>
              <w:marRight w:val="0"/>
              <w:marTop w:val="0"/>
              <w:marBottom w:val="0"/>
              <w:divBdr>
                <w:top w:val="none" w:sz="0" w:space="0" w:color="auto"/>
                <w:left w:val="none" w:sz="0" w:space="0" w:color="auto"/>
                <w:bottom w:val="none" w:sz="0" w:space="0" w:color="auto"/>
                <w:right w:val="none" w:sz="0" w:space="0" w:color="auto"/>
              </w:divBdr>
            </w:div>
            <w:div w:id="2120443067">
              <w:marLeft w:val="0"/>
              <w:marRight w:val="0"/>
              <w:marTop w:val="0"/>
              <w:marBottom w:val="0"/>
              <w:divBdr>
                <w:top w:val="none" w:sz="0" w:space="0" w:color="auto"/>
                <w:left w:val="none" w:sz="0" w:space="0" w:color="auto"/>
                <w:bottom w:val="none" w:sz="0" w:space="0" w:color="auto"/>
                <w:right w:val="none" w:sz="0" w:space="0" w:color="auto"/>
              </w:divBdr>
            </w:div>
            <w:div w:id="2120644181">
              <w:marLeft w:val="0"/>
              <w:marRight w:val="0"/>
              <w:marTop w:val="0"/>
              <w:marBottom w:val="0"/>
              <w:divBdr>
                <w:top w:val="none" w:sz="0" w:space="0" w:color="auto"/>
                <w:left w:val="none" w:sz="0" w:space="0" w:color="auto"/>
                <w:bottom w:val="none" w:sz="0" w:space="0" w:color="auto"/>
                <w:right w:val="none" w:sz="0" w:space="0" w:color="auto"/>
              </w:divBdr>
            </w:div>
            <w:div w:id="2122213790">
              <w:marLeft w:val="0"/>
              <w:marRight w:val="0"/>
              <w:marTop w:val="0"/>
              <w:marBottom w:val="0"/>
              <w:divBdr>
                <w:top w:val="none" w:sz="0" w:space="0" w:color="auto"/>
                <w:left w:val="none" w:sz="0" w:space="0" w:color="auto"/>
                <w:bottom w:val="none" w:sz="0" w:space="0" w:color="auto"/>
                <w:right w:val="none" w:sz="0" w:space="0" w:color="auto"/>
              </w:divBdr>
            </w:div>
            <w:div w:id="2125616288">
              <w:marLeft w:val="0"/>
              <w:marRight w:val="0"/>
              <w:marTop w:val="0"/>
              <w:marBottom w:val="0"/>
              <w:divBdr>
                <w:top w:val="none" w:sz="0" w:space="0" w:color="auto"/>
                <w:left w:val="none" w:sz="0" w:space="0" w:color="auto"/>
                <w:bottom w:val="none" w:sz="0" w:space="0" w:color="auto"/>
                <w:right w:val="none" w:sz="0" w:space="0" w:color="auto"/>
              </w:divBdr>
            </w:div>
            <w:div w:id="2125731182">
              <w:marLeft w:val="0"/>
              <w:marRight w:val="0"/>
              <w:marTop w:val="0"/>
              <w:marBottom w:val="0"/>
              <w:divBdr>
                <w:top w:val="none" w:sz="0" w:space="0" w:color="auto"/>
                <w:left w:val="none" w:sz="0" w:space="0" w:color="auto"/>
                <w:bottom w:val="none" w:sz="0" w:space="0" w:color="auto"/>
                <w:right w:val="none" w:sz="0" w:space="0" w:color="auto"/>
              </w:divBdr>
            </w:div>
            <w:div w:id="2126389962">
              <w:marLeft w:val="0"/>
              <w:marRight w:val="0"/>
              <w:marTop w:val="0"/>
              <w:marBottom w:val="0"/>
              <w:divBdr>
                <w:top w:val="none" w:sz="0" w:space="0" w:color="auto"/>
                <w:left w:val="none" w:sz="0" w:space="0" w:color="auto"/>
                <w:bottom w:val="none" w:sz="0" w:space="0" w:color="auto"/>
                <w:right w:val="none" w:sz="0" w:space="0" w:color="auto"/>
              </w:divBdr>
            </w:div>
            <w:div w:id="2128307853">
              <w:marLeft w:val="0"/>
              <w:marRight w:val="0"/>
              <w:marTop w:val="0"/>
              <w:marBottom w:val="0"/>
              <w:divBdr>
                <w:top w:val="none" w:sz="0" w:space="0" w:color="auto"/>
                <w:left w:val="none" w:sz="0" w:space="0" w:color="auto"/>
                <w:bottom w:val="none" w:sz="0" w:space="0" w:color="auto"/>
                <w:right w:val="none" w:sz="0" w:space="0" w:color="auto"/>
              </w:divBdr>
            </w:div>
            <w:div w:id="2128498287">
              <w:marLeft w:val="0"/>
              <w:marRight w:val="0"/>
              <w:marTop w:val="0"/>
              <w:marBottom w:val="0"/>
              <w:divBdr>
                <w:top w:val="none" w:sz="0" w:space="0" w:color="auto"/>
                <w:left w:val="none" w:sz="0" w:space="0" w:color="auto"/>
                <w:bottom w:val="none" w:sz="0" w:space="0" w:color="auto"/>
                <w:right w:val="none" w:sz="0" w:space="0" w:color="auto"/>
              </w:divBdr>
            </w:div>
            <w:div w:id="2131166423">
              <w:marLeft w:val="0"/>
              <w:marRight w:val="0"/>
              <w:marTop w:val="0"/>
              <w:marBottom w:val="0"/>
              <w:divBdr>
                <w:top w:val="none" w:sz="0" w:space="0" w:color="auto"/>
                <w:left w:val="none" w:sz="0" w:space="0" w:color="auto"/>
                <w:bottom w:val="none" w:sz="0" w:space="0" w:color="auto"/>
                <w:right w:val="none" w:sz="0" w:space="0" w:color="auto"/>
              </w:divBdr>
            </w:div>
            <w:div w:id="2132086184">
              <w:marLeft w:val="0"/>
              <w:marRight w:val="0"/>
              <w:marTop w:val="0"/>
              <w:marBottom w:val="0"/>
              <w:divBdr>
                <w:top w:val="none" w:sz="0" w:space="0" w:color="auto"/>
                <w:left w:val="none" w:sz="0" w:space="0" w:color="auto"/>
                <w:bottom w:val="none" w:sz="0" w:space="0" w:color="auto"/>
                <w:right w:val="none" w:sz="0" w:space="0" w:color="auto"/>
              </w:divBdr>
            </w:div>
            <w:div w:id="2132505141">
              <w:marLeft w:val="0"/>
              <w:marRight w:val="0"/>
              <w:marTop w:val="0"/>
              <w:marBottom w:val="0"/>
              <w:divBdr>
                <w:top w:val="none" w:sz="0" w:space="0" w:color="auto"/>
                <w:left w:val="none" w:sz="0" w:space="0" w:color="auto"/>
                <w:bottom w:val="none" w:sz="0" w:space="0" w:color="auto"/>
                <w:right w:val="none" w:sz="0" w:space="0" w:color="auto"/>
              </w:divBdr>
            </w:div>
            <w:div w:id="2132898411">
              <w:marLeft w:val="0"/>
              <w:marRight w:val="0"/>
              <w:marTop w:val="0"/>
              <w:marBottom w:val="0"/>
              <w:divBdr>
                <w:top w:val="none" w:sz="0" w:space="0" w:color="auto"/>
                <w:left w:val="none" w:sz="0" w:space="0" w:color="auto"/>
                <w:bottom w:val="none" w:sz="0" w:space="0" w:color="auto"/>
                <w:right w:val="none" w:sz="0" w:space="0" w:color="auto"/>
              </w:divBdr>
            </w:div>
            <w:div w:id="2134204740">
              <w:marLeft w:val="0"/>
              <w:marRight w:val="0"/>
              <w:marTop w:val="0"/>
              <w:marBottom w:val="0"/>
              <w:divBdr>
                <w:top w:val="none" w:sz="0" w:space="0" w:color="auto"/>
                <w:left w:val="none" w:sz="0" w:space="0" w:color="auto"/>
                <w:bottom w:val="none" w:sz="0" w:space="0" w:color="auto"/>
                <w:right w:val="none" w:sz="0" w:space="0" w:color="auto"/>
              </w:divBdr>
            </w:div>
            <w:div w:id="2135630785">
              <w:marLeft w:val="0"/>
              <w:marRight w:val="0"/>
              <w:marTop w:val="0"/>
              <w:marBottom w:val="0"/>
              <w:divBdr>
                <w:top w:val="none" w:sz="0" w:space="0" w:color="auto"/>
                <w:left w:val="none" w:sz="0" w:space="0" w:color="auto"/>
                <w:bottom w:val="none" w:sz="0" w:space="0" w:color="auto"/>
                <w:right w:val="none" w:sz="0" w:space="0" w:color="auto"/>
              </w:divBdr>
            </w:div>
            <w:div w:id="2136870989">
              <w:marLeft w:val="0"/>
              <w:marRight w:val="0"/>
              <w:marTop w:val="0"/>
              <w:marBottom w:val="0"/>
              <w:divBdr>
                <w:top w:val="none" w:sz="0" w:space="0" w:color="auto"/>
                <w:left w:val="none" w:sz="0" w:space="0" w:color="auto"/>
                <w:bottom w:val="none" w:sz="0" w:space="0" w:color="auto"/>
                <w:right w:val="none" w:sz="0" w:space="0" w:color="auto"/>
              </w:divBdr>
            </w:div>
            <w:div w:id="2137406724">
              <w:marLeft w:val="0"/>
              <w:marRight w:val="0"/>
              <w:marTop w:val="0"/>
              <w:marBottom w:val="0"/>
              <w:divBdr>
                <w:top w:val="none" w:sz="0" w:space="0" w:color="auto"/>
                <w:left w:val="none" w:sz="0" w:space="0" w:color="auto"/>
                <w:bottom w:val="none" w:sz="0" w:space="0" w:color="auto"/>
                <w:right w:val="none" w:sz="0" w:space="0" w:color="auto"/>
              </w:divBdr>
            </w:div>
            <w:div w:id="2138257455">
              <w:marLeft w:val="0"/>
              <w:marRight w:val="0"/>
              <w:marTop w:val="0"/>
              <w:marBottom w:val="0"/>
              <w:divBdr>
                <w:top w:val="none" w:sz="0" w:space="0" w:color="auto"/>
                <w:left w:val="none" w:sz="0" w:space="0" w:color="auto"/>
                <w:bottom w:val="none" w:sz="0" w:space="0" w:color="auto"/>
                <w:right w:val="none" w:sz="0" w:space="0" w:color="auto"/>
              </w:divBdr>
              <w:divsChild>
                <w:div w:id="524290817">
                  <w:marLeft w:val="0"/>
                  <w:marRight w:val="0"/>
                  <w:marTop w:val="0"/>
                  <w:marBottom w:val="0"/>
                  <w:divBdr>
                    <w:top w:val="none" w:sz="0" w:space="0" w:color="auto"/>
                    <w:left w:val="none" w:sz="0" w:space="0" w:color="auto"/>
                    <w:bottom w:val="none" w:sz="0" w:space="0" w:color="auto"/>
                    <w:right w:val="none" w:sz="0" w:space="0" w:color="auto"/>
                  </w:divBdr>
                </w:div>
                <w:div w:id="581645484">
                  <w:marLeft w:val="0"/>
                  <w:marRight w:val="0"/>
                  <w:marTop w:val="0"/>
                  <w:marBottom w:val="0"/>
                  <w:divBdr>
                    <w:top w:val="none" w:sz="0" w:space="0" w:color="auto"/>
                    <w:left w:val="none" w:sz="0" w:space="0" w:color="auto"/>
                    <w:bottom w:val="none" w:sz="0" w:space="0" w:color="auto"/>
                    <w:right w:val="none" w:sz="0" w:space="0" w:color="auto"/>
                  </w:divBdr>
                </w:div>
                <w:div w:id="840775002">
                  <w:marLeft w:val="0"/>
                  <w:marRight w:val="0"/>
                  <w:marTop w:val="0"/>
                  <w:marBottom w:val="0"/>
                  <w:divBdr>
                    <w:top w:val="none" w:sz="0" w:space="0" w:color="auto"/>
                    <w:left w:val="none" w:sz="0" w:space="0" w:color="auto"/>
                    <w:bottom w:val="none" w:sz="0" w:space="0" w:color="auto"/>
                    <w:right w:val="none" w:sz="0" w:space="0" w:color="auto"/>
                  </w:divBdr>
                </w:div>
                <w:div w:id="1021781150">
                  <w:marLeft w:val="0"/>
                  <w:marRight w:val="0"/>
                  <w:marTop w:val="0"/>
                  <w:marBottom w:val="0"/>
                  <w:divBdr>
                    <w:top w:val="none" w:sz="0" w:space="0" w:color="auto"/>
                    <w:left w:val="none" w:sz="0" w:space="0" w:color="auto"/>
                    <w:bottom w:val="none" w:sz="0" w:space="0" w:color="auto"/>
                    <w:right w:val="none" w:sz="0" w:space="0" w:color="auto"/>
                  </w:divBdr>
                </w:div>
                <w:div w:id="1092311897">
                  <w:marLeft w:val="0"/>
                  <w:marRight w:val="0"/>
                  <w:marTop w:val="0"/>
                  <w:marBottom w:val="0"/>
                  <w:divBdr>
                    <w:top w:val="none" w:sz="0" w:space="0" w:color="auto"/>
                    <w:left w:val="none" w:sz="0" w:space="0" w:color="auto"/>
                    <w:bottom w:val="none" w:sz="0" w:space="0" w:color="auto"/>
                    <w:right w:val="none" w:sz="0" w:space="0" w:color="auto"/>
                  </w:divBdr>
                </w:div>
                <w:div w:id="1237982363">
                  <w:marLeft w:val="0"/>
                  <w:marRight w:val="0"/>
                  <w:marTop w:val="0"/>
                  <w:marBottom w:val="0"/>
                  <w:divBdr>
                    <w:top w:val="none" w:sz="0" w:space="0" w:color="auto"/>
                    <w:left w:val="none" w:sz="0" w:space="0" w:color="auto"/>
                    <w:bottom w:val="none" w:sz="0" w:space="0" w:color="auto"/>
                    <w:right w:val="none" w:sz="0" w:space="0" w:color="auto"/>
                  </w:divBdr>
                </w:div>
                <w:div w:id="1279529061">
                  <w:marLeft w:val="0"/>
                  <w:marRight w:val="0"/>
                  <w:marTop w:val="0"/>
                  <w:marBottom w:val="0"/>
                  <w:divBdr>
                    <w:top w:val="none" w:sz="0" w:space="0" w:color="auto"/>
                    <w:left w:val="none" w:sz="0" w:space="0" w:color="auto"/>
                    <w:bottom w:val="none" w:sz="0" w:space="0" w:color="auto"/>
                    <w:right w:val="none" w:sz="0" w:space="0" w:color="auto"/>
                  </w:divBdr>
                </w:div>
                <w:div w:id="1645810991">
                  <w:marLeft w:val="0"/>
                  <w:marRight w:val="0"/>
                  <w:marTop w:val="0"/>
                  <w:marBottom w:val="0"/>
                  <w:divBdr>
                    <w:top w:val="none" w:sz="0" w:space="0" w:color="auto"/>
                    <w:left w:val="none" w:sz="0" w:space="0" w:color="auto"/>
                    <w:bottom w:val="none" w:sz="0" w:space="0" w:color="auto"/>
                    <w:right w:val="none" w:sz="0" w:space="0" w:color="auto"/>
                  </w:divBdr>
                </w:div>
                <w:div w:id="1797723921">
                  <w:marLeft w:val="0"/>
                  <w:marRight w:val="0"/>
                  <w:marTop w:val="0"/>
                  <w:marBottom w:val="0"/>
                  <w:divBdr>
                    <w:top w:val="none" w:sz="0" w:space="0" w:color="auto"/>
                    <w:left w:val="none" w:sz="0" w:space="0" w:color="auto"/>
                    <w:bottom w:val="none" w:sz="0" w:space="0" w:color="auto"/>
                    <w:right w:val="none" w:sz="0" w:space="0" w:color="auto"/>
                  </w:divBdr>
                </w:div>
                <w:div w:id="2034725643">
                  <w:marLeft w:val="0"/>
                  <w:marRight w:val="0"/>
                  <w:marTop w:val="0"/>
                  <w:marBottom w:val="0"/>
                  <w:divBdr>
                    <w:top w:val="none" w:sz="0" w:space="0" w:color="auto"/>
                    <w:left w:val="none" w:sz="0" w:space="0" w:color="auto"/>
                    <w:bottom w:val="none" w:sz="0" w:space="0" w:color="auto"/>
                    <w:right w:val="none" w:sz="0" w:space="0" w:color="auto"/>
                  </w:divBdr>
                </w:div>
                <w:div w:id="2064213024">
                  <w:marLeft w:val="0"/>
                  <w:marRight w:val="0"/>
                  <w:marTop w:val="0"/>
                  <w:marBottom w:val="0"/>
                  <w:divBdr>
                    <w:top w:val="none" w:sz="0" w:space="0" w:color="auto"/>
                    <w:left w:val="none" w:sz="0" w:space="0" w:color="auto"/>
                    <w:bottom w:val="none" w:sz="0" w:space="0" w:color="auto"/>
                    <w:right w:val="none" w:sz="0" w:space="0" w:color="auto"/>
                  </w:divBdr>
                </w:div>
                <w:div w:id="2067138678">
                  <w:marLeft w:val="0"/>
                  <w:marRight w:val="0"/>
                  <w:marTop w:val="0"/>
                  <w:marBottom w:val="0"/>
                  <w:divBdr>
                    <w:top w:val="none" w:sz="0" w:space="0" w:color="auto"/>
                    <w:left w:val="none" w:sz="0" w:space="0" w:color="auto"/>
                    <w:bottom w:val="none" w:sz="0" w:space="0" w:color="auto"/>
                    <w:right w:val="none" w:sz="0" w:space="0" w:color="auto"/>
                  </w:divBdr>
                </w:div>
              </w:divsChild>
            </w:div>
            <w:div w:id="2138327786">
              <w:marLeft w:val="0"/>
              <w:marRight w:val="0"/>
              <w:marTop w:val="0"/>
              <w:marBottom w:val="0"/>
              <w:divBdr>
                <w:top w:val="none" w:sz="0" w:space="0" w:color="auto"/>
                <w:left w:val="none" w:sz="0" w:space="0" w:color="auto"/>
                <w:bottom w:val="none" w:sz="0" w:space="0" w:color="auto"/>
                <w:right w:val="none" w:sz="0" w:space="0" w:color="auto"/>
              </w:divBdr>
            </w:div>
            <w:div w:id="2139571300">
              <w:marLeft w:val="0"/>
              <w:marRight w:val="0"/>
              <w:marTop w:val="0"/>
              <w:marBottom w:val="0"/>
              <w:divBdr>
                <w:top w:val="none" w:sz="0" w:space="0" w:color="auto"/>
                <w:left w:val="none" w:sz="0" w:space="0" w:color="auto"/>
                <w:bottom w:val="none" w:sz="0" w:space="0" w:color="auto"/>
                <w:right w:val="none" w:sz="0" w:space="0" w:color="auto"/>
              </w:divBdr>
            </w:div>
            <w:div w:id="2140099372">
              <w:marLeft w:val="0"/>
              <w:marRight w:val="0"/>
              <w:marTop w:val="0"/>
              <w:marBottom w:val="0"/>
              <w:divBdr>
                <w:top w:val="none" w:sz="0" w:space="0" w:color="auto"/>
                <w:left w:val="none" w:sz="0" w:space="0" w:color="auto"/>
                <w:bottom w:val="none" w:sz="0" w:space="0" w:color="auto"/>
                <w:right w:val="none" w:sz="0" w:space="0" w:color="auto"/>
              </w:divBdr>
            </w:div>
            <w:div w:id="2143115965">
              <w:marLeft w:val="0"/>
              <w:marRight w:val="0"/>
              <w:marTop w:val="0"/>
              <w:marBottom w:val="0"/>
              <w:divBdr>
                <w:top w:val="none" w:sz="0" w:space="0" w:color="auto"/>
                <w:left w:val="none" w:sz="0" w:space="0" w:color="auto"/>
                <w:bottom w:val="none" w:sz="0" w:space="0" w:color="auto"/>
                <w:right w:val="none" w:sz="0" w:space="0" w:color="auto"/>
              </w:divBdr>
            </w:div>
            <w:div w:id="2143302044">
              <w:marLeft w:val="0"/>
              <w:marRight w:val="0"/>
              <w:marTop w:val="0"/>
              <w:marBottom w:val="0"/>
              <w:divBdr>
                <w:top w:val="none" w:sz="0" w:space="0" w:color="auto"/>
                <w:left w:val="none" w:sz="0" w:space="0" w:color="auto"/>
                <w:bottom w:val="none" w:sz="0" w:space="0" w:color="auto"/>
                <w:right w:val="none" w:sz="0" w:space="0" w:color="auto"/>
              </w:divBdr>
            </w:div>
            <w:div w:id="2144732162">
              <w:marLeft w:val="0"/>
              <w:marRight w:val="0"/>
              <w:marTop w:val="0"/>
              <w:marBottom w:val="0"/>
              <w:divBdr>
                <w:top w:val="none" w:sz="0" w:space="0" w:color="auto"/>
                <w:left w:val="none" w:sz="0" w:space="0" w:color="auto"/>
                <w:bottom w:val="none" w:sz="0" w:space="0" w:color="auto"/>
                <w:right w:val="none" w:sz="0" w:space="0" w:color="auto"/>
              </w:divBdr>
            </w:div>
            <w:div w:id="2146120258">
              <w:marLeft w:val="0"/>
              <w:marRight w:val="0"/>
              <w:marTop w:val="0"/>
              <w:marBottom w:val="0"/>
              <w:divBdr>
                <w:top w:val="none" w:sz="0" w:space="0" w:color="auto"/>
                <w:left w:val="none" w:sz="0" w:space="0" w:color="auto"/>
                <w:bottom w:val="none" w:sz="0" w:space="0" w:color="auto"/>
                <w:right w:val="none" w:sz="0" w:space="0" w:color="auto"/>
              </w:divBdr>
            </w:div>
            <w:div w:id="2146701389">
              <w:marLeft w:val="0"/>
              <w:marRight w:val="0"/>
              <w:marTop w:val="0"/>
              <w:marBottom w:val="0"/>
              <w:divBdr>
                <w:top w:val="none" w:sz="0" w:space="0" w:color="auto"/>
                <w:left w:val="none" w:sz="0" w:space="0" w:color="auto"/>
                <w:bottom w:val="none" w:sz="0" w:space="0" w:color="auto"/>
                <w:right w:val="none" w:sz="0" w:space="0" w:color="auto"/>
              </w:divBdr>
            </w:div>
            <w:div w:id="2146727420">
              <w:marLeft w:val="0"/>
              <w:marRight w:val="0"/>
              <w:marTop w:val="0"/>
              <w:marBottom w:val="0"/>
              <w:divBdr>
                <w:top w:val="none" w:sz="0" w:space="0" w:color="auto"/>
                <w:left w:val="none" w:sz="0" w:space="0" w:color="auto"/>
                <w:bottom w:val="none" w:sz="0" w:space="0" w:color="auto"/>
                <w:right w:val="none" w:sz="0" w:space="0" w:color="auto"/>
              </w:divBdr>
            </w:div>
            <w:div w:id="21471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0585">
      <w:bodyDiv w:val="1"/>
      <w:marLeft w:val="0"/>
      <w:marRight w:val="0"/>
      <w:marTop w:val="0"/>
      <w:marBottom w:val="0"/>
      <w:divBdr>
        <w:top w:val="none" w:sz="0" w:space="0" w:color="auto"/>
        <w:left w:val="none" w:sz="0" w:space="0" w:color="auto"/>
        <w:bottom w:val="none" w:sz="0" w:space="0" w:color="auto"/>
        <w:right w:val="none" w:sz="0" w:space="0" w:color="auto"/>
      </w:divBdr>
      <w:divsChild>
        <w:div w:id="122576079">
          <w:marLeft w:val="0"/>
          <w:marRight w:val="0"/>
          <w:marTop w:val="0"/>
          <w:marBottom w:val="0"/>
          <w:divBdr>
            <w:top w:val="none" w:sz="0" w:space="0" w:color="auto"/>
            <w:left w:val="none" w:sz="0" w:space="0" w:color="auto"/>
            <w:bottom w:val="none" w:sz="0" w:space="0" w:color="auto"/>
            <w:right w:val="none" w:sz="0" w:space="0" w:color="auto"/>
          </w:divBdr>
          <w:divsChild>
            <w:div w:id="214322236">
              <w:marLeft w:val="0"/>
              <w:marRight w:val="0"/>
              <w:marTop w:val="0"/>
              <w:marBottom w:val="0"/>
              <w:divBdr>
                <w:top w:val="none" w:sz="0" w:space="0" w:color="auto"/>
                <w:left w:val="none" w:sz="0" w:space="0" w:color="auto"/>
                <w:bottom w:val="none" w:sz="0" w:space="0" w:color="auto"/>
                <w:right w:val="none" w:sz="0" w:space="0" w:color="auto"/>
              </w:divBdr>
            </w:div>
            <w:div w:id="308637964">
              <w:marLeft w:val="0"/>
              <w:marRight w:val="0"/>
              <w:marTop w:val="0"/>
              <w:marBottom w:val="0"/>
              <w:divBdr>
                <w:top w:val="none" w:sz="0" w:space="0" w:color="auto"/>
                <w:left w:val="none" w:sz="0" w:space="0" w:color="auto"/>
                <w:bottom w:val="none" w:sz="0" w:space="0" w:color="auto"/>
                <w:right w:val="none" w:sz="0" w:space="0" w:color="auto"/>
              </w:divBdr>
            </w:div>
            <w:div w:id="545995505">
              <w:marLeft w:val="0"/>
              <w:marRight w:val="0"/>
              <w:marTop w:val="0"/>
              <w:marBottom w:val="0"/>
              <w:divBdr>
                <w:top w:val="none" w:sz="0" w:space="0" w:color="auto"/>
                <w:left w:val="none" w:sz="0" w:space="0" w:color="auto"/>
                <w:bottom w:val="none" w:sz="0" w:space="0" w:color="auto"/>
                <w:right w:val="none" w:sz="0" w:space="0" w:color="auto"/>
              </w:divBdr>
            </w:div>
            <w:div w:id="589200035">
              <w:marLeft w:val="0"/>
              <w:marRight w:val="0"/>
              <w:marTop w:val="0"/>
              <w:marBottom w:val="0"/>
              <w:divBdr>
                <w:top w:val="none" w:sz="0" w:space="0" w:color="auto"/>
                <w:left w:val="none" w:sz="0" w:space="0" w:color="auto"/>
                <w:bottom w:val="none" w:sz="0" w:space="0" w:color="auto"/>
                <w:right w:val="none" w:sz="0" w:space="0" w:color="auto"/>
              </w:divBdr>
            </w:div>
            <w:div w:id="742609252">
              <w:marLeft w:val="0"/>
              <w:marRight w:val="0"/>
              <w:marTop w:val="0"/>
              <w:marBottom w:val="0"/>
              <w:divBdr>
                <w:top w:val="none" w:sz="0" w:space="0" w:color="auto"/>
                <w:left w:val="none" w:sz="0" w:space="0" w:color="auto"/>
                <w:bottom w:val="none" w:sz="0" w:space="0" w:color="auto"/>
                <w:right w:val="none" w:sz="0" w:space="0" w:color="auto"/>
              </w:divBdr>
            </w:div>
            <w:div w:id="1076047666">
              <w:marLeft w:val="0"/>
              <w:marRight w:val="0"/>
              <w:marTop w:val="0"/>
              <w:marBottom w:val="0"/>
              <w:divBdr>
                <w:top w:val="none" w:sz="0" w:space="0" w:color="auto"/>
                <w:left w:val="none" w:sz="0" w:space="0" w:color="auto"/>
                <w:bottom w:val="none" w:sz="0" w:space="0" w:color="auto"/>
                <w:right w:val="none" w:sz="0" w:space="0" w:color="auto"/>
              </w:divBdr>
            </w:div>
            <w:div w:id="1083528324">
              <w:marLeft w:val="0"/>
              <w:marRight w:val="0"/>
              <w:marTop w:val="0"/>
              <w:marBottom w:val="0"/>
              <w:divBdr>
                <w:top w:val="none" w:sz="0" w:space="0" w:color="auto"/>
                <w:left w:val="none" w:sz="0" w:space="0" w:color="auto"/>
                <w:bottom w:val="none" w:sz="0" w:space="0" w:color="auto"/>
                <w:right w:val="none" w:sz="0" w:space="0" w:color="auto"/>
              </w:divBdr>
            </w:div>
            <w:div w:id="1292323007">
              <w:marLeft w:val="0"/>
              <w:marRight w:val="0"/>
              <w:marTop w:val="0"/>
              <w:marBottom w:val="0"/>
              <w:divBdr>
                <w:top w:val="none" w:sz="0" w:space="0" w:color="auto"/>
                <w:left w:val="none" w:sz="0" w:space="0" w:color="auto"/>
                <w:bottom w:val="none" w:sz="0" w:space="0" w:color="auto"/>
                <w:right w:val="none" w:sz="0" w:space="0" w:color="auto"/>
              </w:divBdr>
            </w:div>
            <w:div w:id="1466967094">
              <w:marLeft w:val="0"/>
              <w:marRight w:val="0"/>
              <w:marTop w:val="0"/>
              <w:marBottom w:val="0"/>
              <w:divBdr>
                <w:top w:val="none" w:sz="0" w:space="0" w:color="auto"/>
                <w:left w:val="none" w:sz="0" w:space="0" w:color="auto"/>
                <w:bottom w:val="none" w:sz="0" w:space="0" w:color="auto"/>
                <w:right w:val="none" w:sz="0" w:space="0" w:color="auto"/>
              </w:divBdr>
            </w:div>
            <w:div w:id="1887835645">
              <w:marLeft w:val="0"/>
              <w:marRight w:val="0"/>
              <w:marTop w:val="0"/>
              <w:marBottom w:val="0"/>
              <w:divBdr>
                <w:top w:val="none" w:sz="0" w:space="0" w:color="auto"/>
                <w:left w:val="none" w:sz="0" w:space="0" w:color="auto"/>
                <w:bottom w:val="none" w:sz="0" w:space="0" w:color="auto"/>
                <w:right w:val="none" w:sz="0" w:space="0" w:color="auto"/>
              </w:divBdr>
            </w:div>
            <w:div w:id="1916737839">
              <w:marLeft w:val="0"/>
              <w:marRight w:val="0"/>
              <w:marTop w:val="0"/>
              <w:marBottom w:val="0"/>
              <w:divBdr>
                <w:top w:val="none" w:sz="0" w:space="0" w:color="auto"/>
                <w:left w:val="none" w:sz="0" w:space="0" w:color="auto"/>
                <w:bottom w:val="none" w:sz="0" w:space="0" w:color="auto"/>
                <w:right w:val="none" w:sz="0" w:space="0" w:color="auto"/>
              </w:divBdr>
            </w:div>
            <w:div w:id="2038774555">
              <w:marLeft w:val="0"/>
              <w:marRight w:val="0"/>
              <w:marTop w:val="0"/>
              <w:marBottom w:val="0"/>
              <w:divBdr>
                <w:top w:val="none" w:sz="0" w:space="0" w:color="auto"/>
                <w:left w:val="none" w:sz="0" w:space="0" w:color="auto"/>
                <w:bottom w:val="none" w:sz="0" w:space="0" w:color="auto"/>
                <w:right w:val="none" w:sz="0" w:space="0" w:color="auto"/>
              </w:divBdr>
            </w:div>
          </w:divsChild>
        </w:div>
        <w:div w:id="348722130">
          <w:marLeft w:val="0"/>
          <w:marRight w:val="0"/>
          <w:marTop w:val="0"/>
          <w:marBottom w:val="0"/>
          <w:divBdr>
            <w:top w:val="none" w:sz="0" w:space="0" w:color="auto"/>
            <w:left w:val="none" w:sz="0" w:space="0" w:color="auto"/>
            <w:bottom w:val="none" w:sz="0" w:space="0" w:color="auto"/>
            <w:right w:val="none" w:sz="0" w:space="0" w:color="auto"/>
          </w:divBdr>
          <w:divsChild>
            <w:div w:id="1715541741">
              <w:marLeft w:val="0"/>
              <w:marRight w:val="0"/>
              <w:marTop w:val="0"/>
              <w:marBottom w:val="0"/>
              <w:divBdr>
                <w:top w:val="none" w:sz="0" w:space="0" w:color="auto"/>
                <w:left w:val="none" w:sz="0" w:space="0" w:color="auto"/>
                <w:bottom w:val="none" w:sz="0" w:space="0" w:color="auto"/>
                <w:right w:val="none" w:sz="0" w:space="0" w:color="auto"/>
              </w:divBdr>
            </w:div>
          </w:divsChild>
        </w:div>
        <w:div w:id="352388856">
          <w:marLeft w:val="0"/>
          <w:marRight w:val="0"/>
          <w:marTop w:val="0"/>
          <w:marBottom w:val="0"/>
          <w:divBdr>
            <w:top w:val="none" w:sz="0" w:space="0" w:color="auto"/>
            <w:left w:val="none" w:sz="0" w:space="0" w:color="auto"/>
            <w:bottom w:val="none" w:sz="0" w:space="0" w:color="auto"/>
            <w:right w:val="none" w:sz="0" w:space="0" w:color="auto"/>
          </w:divBdr>
          <w:divsChild>
            <w:div w:id="5984898">
              <w:marLeft w:val="0"/>
              <w:marRight w:val="0"/>
              <w:marTop w:val="0"/>
              <w:marBottom w:val="0"/>
              <w:divBdr>
                <w:top w:val="none" w:sz="0" w:space="0" w:color="auto"/>
                <w:left w:val="none" w:sz="0" w:space="0" w:color="auto"/>
                <w:bottom w:val="none" w:sz="0" w:space="0" w:color="auto"/>
                <w:right w:val="none" w:sz="0" w:space="0" w:color="auto"/>
              </w:divBdr>
            </w:div>
            <w:div w:id="84542602">
              <w:marLeft w:val="0"/>
              <w:marRight w:val="0"/>
              <w:marTop w:val="0"/>
              <w:marBottom w:val="0"/>
              <w:divBdr>
                <w:top w:val="none" w:sz="0" w:space="0" w:color="auto"/>
                <w:left w:val="none" w:sz="0" w:space="0" w:color="auto"/>
                <w:bottom w:val="none" w:sz="0" w:space="0" w:color="auto"/>
                <w:right w:val="none" w:sz="0" w:space="0" w:color="auto"/>
              </w:divBdr>
            </w:div>
            <w:div w:id="149251460">
              <w:marLeft w:val="0"/>
              <w:marRight w:val="0"/>
              <w:marTop w:val="0"/>
              <w:marBottom w:val="0"/>
              <w:divBdr>
                <w:top w:val="none" w:sz="0" w:space="0" w:color="auto"/>
                <w:left w:val="none" w:sz="0" w:space="0" w:color="auto"/>
                <w:bottom w:val="none" w:sz="0" w:space="0" w:color="auto"/>
                <w:right w:val="none" w:sz="0" w:space="0" w:color="auto"/>
              </w:divBdr>
            </w:div>
            <w:div w:id="198130764">
              <w:marLeft w:val="0"/>
              <w:marRight w:val="0"/>
              <w:marTop w:val="0"/>
              <w:marBottom w:val="0"/>
              <w:divBdr>
                <w:top w:val="none" w:sz="0" w:space="0" w:color="auto"/>
                <w:left w:val="none" w:sz="0" w:space="0" w:color="auto"/>
                <w:bottom w:val="none" w:sz="0" w:space="0" w:color="auto"/>
                <w:right w:val="none" w:sz="0" w:space="0" w:color="auto"/>
              </w:divBdr>
            </w:div>
            <w:div w:id="213321495">
              <w:marLeft w:val="0"/>
              <w:marRight w:val="0"/>
              <w:marTop w:val="0"/>
              <w:marBottom w:val="0"/>
              <w:divBdr>
                <w:top w:val="none" w:sz="0" w:space="0" w:color="auto"/>
                <w:left w:val="none" w:sz="0" w:space="0" w:color="auto"/>
                <w:bottom w:val="none" w:sz="0" w:space="0" w:color="auto"/>
                <w:right w:val="none" w:sz="0" w:space="0" w:color="auto"/>
              </w:divBdr>
            </w:div>
            <w:div w:id="229079893">
              <w:marLeft w:val="0"/>
              <w:marRight w:val="0"/>
              <w:marTop w:val="0"/>
              <w:marBottom w:val="0"/>
              <w:divBdr>
                <w:top w:val="none" w:sz="0" w:space="0" w:color="auto"/>
                <w:left w:val="none" w:sz="0" w:space="0" w:color="auto"/>
                <w:bottom w:val="none" w:sz="0" w:space="0" w:color="auto"/>
                <w:right w:val="none" w:sz="0" w:space="0" w:color="auto"/>
              </w:divBdr>
            </w:div>
            <w:div w:id="253369034">
              <w:marLeft w:val="0"/>
              <w:marRight w:val="0"/>
              <w:marTop w:val="0"/>
              <w:marBottom w:val="0"/>
              <w:divBdr>
                <w:top w:val="none" w:sz="0" w:space="0" w:color="auto"/>
                <w:left w:val="none" w:sz="0" w:space="0" w:color="auto"/>
                <w:bottom w:val="none" w:sz="0" w:space="0" w:color="auto"/>
                <w:right w:val="none" w:sz="0" w:space="0" w:color="auto"/>
              </w:divBdr>
            </w:div>
            <w:div w:id="295335025">
              <w:marLeft w:val="0"/>
              <w:marRight w:val="0"/>
              <w:marTop w:val="0"/>
              <w:marBottom w:val="0"/>
              <w:divBdr>
                <w:top w:val="none" w:sz="0" w:space="0" w:color="auto"/>
                <w:left w:val="none" w:sz="0" w:space="0" w:color="auto"/>
                <w:bottom w:val="none" w:sz="0" w:space="0" w:color="auto"/>
                <w:right w:val="none" w:sz="0" w:space="0" w:color="auto"/>
              </w:divBdr>
            </w:div>
            <w:div w:id="306057355">
              <w:marLeft w:val="0"/>
              <w:marRight w:val="0"/>
              <w:marTop w:val="0"/>
              <w:marBottom w:val="0"/>
              <w:divBdr>
                <w:top w:val="none" w:sz="0" w:space="0" w:color="auto"/>
                <w:left w:val="none" w:sz="0" w:space="0" w:color="auto"/>
                <w:bottom w:val="none" w:sz="0" w:space="0" w:color="auto"/>
                <w:right w:val="none" w:sz="0" w:space="0" w:color="auto"/>
              </w:divBdr>
            </w:div>
            <w:div w:id="314264548">
              <w:marLeft w:val="0"/>
              <w:marRight w:val="0"/>
              <w:marTop w:val="0"/>
              <w:marBottom w:val="0"/>
              <w:divBdr>
                <w:top w:val="none" w:sz="0" w:space="0" w:color="auto"/>
                <w:left w:val="none" w:sz="0" w:space="0" w:color="auto"/>
                <w:bottom w:val="none" w:sz="0" w:space="0" w:color="auto"/>
                <w:right w:val="none" w:sz="0" w:space="0" w:color="auto"/>
              </w:divBdr>
            </w:div>
            <w:div w:id="314333074">
              <w:marLeft w:val="0"/>
              <w:marRight w:val="0"/>
              <w:marTop w:val="0"/>
              <w:marBottom w:val="0"/>
              <w:divBdr>
                <w:top w:val="none" w:sz="0" w:space="0" w:color="auto"/>
                <w:left w:val="none" w:sz="0" w:space="0" w:color="auto"/>
                <w:bottom w:val="none" w:sz="0" w:space="0" w:color="auto"/>
                <w:right w:val="none" w:sz="0" w:space="0" w:color="auto"/>
              </w:divBdr>
            </w:div>
            <w:div w:id="352923791">
              <w:marLeft w:val="0"/>
              <w:marRight w:val="0"/>
              <w:marTop w:val="0"/>
              <w:marBottom w:val="0"/>
              <w:divBdr>
                <w:top w:val="none" w:sz="0" w:space="0" w:color="auto"/>
                <w:left w:val="none" w:sz="0" w:space="0" w:color="auto"/>
                <w:bottom w:val="none" w:sz="0" w:space="0" w:color="auto"/>
                <w:right w:val="none" w:sz="0" w:space="0" w:color="auto"/>
              </w:divBdr>
            </w:div>
            <w:div w:id="365907642">
              <w:marLeft w:val="0"/>
              <w:marRight w:val="0"/>
              <w:marTop w:val="0"/>
              <w:marBottom w:val="0"/>
              <w:divBdr>
                <w:top w:val="none" w:sz="0" w:space="0" w:color="auto"/>
                <w:left w:val="none" w:sz="0" w:space="0" w:color="auto"/>
                <w:bottom w:val="none" w:sz="0" w:space="0" w:color="auto"/>
                <w:right w:val="none" w:sz="0" w:space="0" w:color="auto"/>
              </w:divBdr>
            </w:div>
            <w:div w:id="367343565">
              <w:marLeft w:val="0"/>
              <w:marRight w:val="0"/>
              <w:marTop w:val="0"/>
              <w:marBottom w:val="0"/>
              <w:divBdr>
                <w:top w:val="none" w:sz="0" w:space="0" w:color="auto"/>
                <w:left w:val="none" w:sz="0" w:space="0" w:color="auto"/>
                <w:bottom w:val="none" w:sz="0" w:space="0" w:color="auto"/>
                <w:right w:val="none" w:sz="0" w:space="0" w:color="auto"/>
              </w:divBdr>
            </w:div>
            <w:div w:id="389155571">
              <w:marLeft w:val="0"/>
              <w:marRight w:val="0"/>
              <w:marTop w:val="0"/>
              <w:marBottom w:val="0"/>
              <w:divBdr>
                <w:top w:val="none" w:sz="0" w:space="0" w:color="auto"/>
                <w:left w:val="none" w:sz="0" w:space="0" w:color="auto"/>
                <w:bottom w:val="none" w:sz="0" w:space="0" w:color="auto"/>
                <w:right w:val="none" w:sz="0" w:space="0" w:color="auto"/>
              </w:divBdr>
            </w:div>
            <w:div w:id="401951268">
              <w:marLeft w:val="0"/>
              <w:marRight w:val="0"/>
              <w:marTop w:val="0"/>
              <w:marBottom w:val="0"/>
              <w:divBdr>
                <w:top w:val="none" w:sz="0" w:space="0" w:color="auto"/>
                <w:left w:val="none" w:sz="0" w:space="0" w:color="auto"/>
                <w:bottom w:val="none" w:sz="0" w:space="0" w:color="auto"/>
                <w:right w:val="none" w:sz="0" w:space="0" w:color="auto"/>
              </w:divBdr>
            </w:div>
            <w:div w:id="435951260">
              <w:marLeft w:val="0"/>
              <w:marRight w:val="0"/>
              <w:marTop w:val="0"/>
              <w:marBottom w:val="0"/>
              <w:divBdr>
                <w:top w:val="none" w:sz="0" w:space="0" w:color="auto"/>
                <w:left w:val="none" w:sz="0" w:space="0" w:color="auto"/>
                <w:bottom w:val="none" w:sz="0" w:space="0" w:color="auto"/>
                <w:right w:val="none" w:sz="0" w:space="0" w:color="auto"/>
              </w:divBdr>
            </w:div>
            <w:div w:id="510603425">
              <w:marLeft w:val="0"/>
              <w:marRight w:val="0"/>
              <w:marTop w:val="0"/>
              <w:marBottom w:val="0"/>
              <w:divBdr>
                <w:top w:val="none" w:sz="0" w:space="0" w:color="auto"/>
                <w:left w:val="none" w:sz="0" w:space="0" w:color="auto"/>
                <w:bottom w:val="none" w:sz="0" w:space="0" w:color="auto"/>
                <w:right w:val="none" w:sz="0" w:space="0" w:color="auto"/>
              </w:divBdr>
            </w:div>
            <w:div w:id="518740185">
              <w:marLeft w:val="0"/>
              <w:marRight w:val="0"/>
              <w:marTop w:val="0"/>
              <w:marBottom w:val="0"/>
              <w:divBdr>
                <w:top w:val="none" w:sz="0" w:space="0" w:color="auto"/>
                <w:left w:val="none" w:sz="0" w:space="0" w:color="auto"/>
                <w:bottom w:val="none" w:sz="0" w:space="0" w:color="auto"/>
                <w:right w:val="none" w:sz="0" w:space="0" w:color="auto"/>
              </w:divBdr>
            </w:div>
            <w:div w:id="524097157">
              <w:marLeft w:val="0"/>
              <w:marRight w:val="0"/>
              <w:marTop w:val="0"/>
              <w:marBottom w:val="0"/>
              <w:divBdr>
                <w:top w:val="none" w:sz="0" w:space="0" w:color="auto"/>
                <w:left w:val="none" w:sz="0" w:space="0" w:color="auto"/>
                <w:bottom w:val="none" w:sz="0" w:space="0" w:color="auto"/>
                <w:right w:val="none" w:sz="0" w:space="0" w:color="auto"/>
              </w:divBdr>
            </w:div>
            <w:div w:id="528030186">
              <w:marLeft w:val="0"/>
              <w:marRight w:val="0"/>
              <w:marTop w:val="0"/>
              <w:marBottom w:val="0"/>
              <w:divBdr>
                <w:top w:val="none" w:sz="0" w:space="0" w:color="auto"/>
                <w:left w:val="none" w:sz="0" w:space="0" w:color="auto"/>
                <w:bottom w:val="none" w:sz="0" w:space="0" w:color="auto"/>
                <w:right w:val="none" w:sz="0" w:space="0" w:color="auto"/>
              </w:divBdr>
            </w:div>
            <w:div w:id="528373718">
              <w:marLeft w:val="0"/>
              <w:marRight w:val="0"/>
              <w:marTop w:val="0"/>
              <w:marBottom w:val="0"/>
              <w:divBdr>
                <w:top w:val="none" w:sz="0" w:space="0" w:color="auto"/>
                <w:left w:val="none" w:sz="0" w:space="0" w:color="auto"/>
                <w:bottom w:val="none" w:sz="0" w:space="0" w:color="auto"/>
                <w:right w:val="none" w:sz="0" w:space="0" w:color="auto"/>
              </w:divBdr>
            </w:div>
            <w:div w:id="543760897">
              <w:marLeft w:val="0"/>
              <w:marRight w:val="0"/>
              <w:marTop w:val="0"/>
              <w:marBottom w:val="0"/>
              <w:divBdr>
                <w:top w:val="none" w:sz="0" w:space="0" w:color="auto"/>
                <w:left w:val="none" w:sz="0" w:space="0" w:color="auto"/>
                <w:bottom w:val="none" w:sz="0" w:space="0" w:color="auto"/>
                <w:right w:val="none" w:sz="0" w:space="0" w:color="auto"/>
              </w:divBdr>
            </w:div>
            <w:div w:id="568460277">
              <w:marLeft w:val="0"/>
              <w:marRight w:val="0"/>
              <w:marTop w:val="0"/>
              <w:marBottom w:val="0"/>
              <w:divBdr>
                <w:top w:val="none" w:sz="0" w:space="0" w:color="auto"/>
                <w:left w:val="none" w:sz="0" w:space="0" w:color="auto"/>
                <w:bottom w:val="none" w:sz="0" w:space="0" w:color="auto"/>
                <w:right w:val="none" w:sz="0" w:space="0" w:color="auto"/>
              </w:divBdr>
            </w:div>
            <w:div w:id="585577077">
              <w:marLeft w:val="0"/>
              <w:marRight w:val="0"/>
              <w:marTop w:val="0"/>
              <w:marBottom w:val="0"/>
              <w:divBdr>
                <w:top w:val="none" w:sz="0" w:space="0" w:color="auto"/>
                <w:left w:val="none" w:sz="0" w:space="0" w:color="auto"/>
                <w:bottom w:val="none" w:sz="0" w:space="0" w:color="auto"/>
                <w:right w:val="none" w:sz="0" w:space="0" w:color="auto"/>
              </w:divBdr>
            </w:div>
            <w:div w:id="593365799">
              <w:marLeft w:val="0"/>
              <w:marRight w:val="0"/>
              <w:marTop w:val="0"/>
              <w:marBottom w:val="0"/>
              <w:divBdr>
                <w:top w:val="none" w:sz="0" w:space="0" w:color="auto"/>
                <w:left w:val="none" w:sz="0" w:space="0" w:color="auto"/>
                <w:bottom w:val="none" w:sz="0" w:space="0" w:color="auto"/>
                <w:right w:val="none" w:sz="0" w:space="0" w:color="auto"/>
              </w:divBdr>
            </w:div>
            <w:div w:id="620184596">
              <w:marLeft w:val="0"/>
              <w:marRight w:val="0"/>
              <w:marTop w:val="0"/>
              <w:marBottom w:val="0"/>
              <w:divBdr>
                <w:top w:val="none" w:sz="0" w:space="0" w:color="auto"/>
                <w:left w:val="none" w:sz="0" w:space="0" w:color="auto"/>
                <w:bottom w:val="none" w:sz="0" w:space="0" w:color="auto"/>
                <w:right w:val="none" w:sz="0" w:space="0" w:color="auto"/>
              </w:divBdr>
            </w:div>
            <w:div w:id="661351537">
              <w:marLeft w:val="0"/>
              <w:marRight w:val="0"/>
              <w:marTop w:val="0"/>
              <w:marBottom w:val="0"/>
              <w:divBdr>
                <w:top w:val="none" w:sz="0" w:space="0" w:color="auto"/>
                <w:left w:val="none" w:sz="0" w:space="0" w:color="auto"/>
                <w:bottom w:val="none" w:sz="0" w:space="0" w:color="auto"/>
                <w:right w:val="none" w:sz="0" w:space="0" w:color="auto"/>
              </w:divBdr>
            </w:div>
            <w:div w:id="680357630">
              <w:marLeft w:val="0"/>
              <w:marRight w:val="0"/>
              <w:marTop w:val="0"/>
              <w:marBottom w:val="0"/>
              <w:divBdr>
                <w:top w:val="none" w:sz="0" w:space="0" w:color="auto"/>
                <w:left w:val="none" w:sz="0" w:space="0" w:color="auto"/>
                <w:bottom w:val="none" w:sz="0" w:space="0" w:color="auto"/>
                <w:right w:val="none" w:sz="0" w:space="0" w:color="auto"/>
              </w:divBdr>
            </w:div>
            <w:div w:id="688533183">
              <w:marLeft w:val="0"/>
              <w:marRight w:val="0"/>
              <w:marTop w:val="0"/>
              <w:marBottom w:val="0"/>
              <w:divBdr>
                <w:top w:val="none" w:sz="0" w:space="0" w:color="auto"/>
                <w:left w:val="none" w:sz="0" w:space="0" w:color="auto"/>
                <w:bottom w:val="none" w:sz="0" w:space="0" w:color="auto"/>
                <w:right w:val="none" w:sz="0" w:space="0" w:color="auto"/>
              </w:divBdr>
            </w:div>
            <w:div w:id="700209190">
              <w:marLeft w:val="0"/>
              <w:marRight w:val="0"/>
              <w:marTop w:val="0"/>
              <w:marBottom w:val="0"/>
              <w:divBdr>
                <w:top w:val="none" w:sz="0" w:space="0" w:color="auto"/>
                <w:left w:val="none" w:sz="0" w:space="0" w:color="auto"/>
                <w:bottom w:val="none" w:sz="0" w:space="0" w:color="auto"/>
                <w:right w:val="none" w:sz="0" w:space="0" w:color="auto"/>
              </w:divBdr>
            </w:div>
            <w:div w:id="701055651">
              <w:marLeft w:val="0"/>
              <w:marRight w:val="0"/>
              <w:marTop w:val="0"/>
              <w:marBottom w:val="0"/>
              <w:divBdr>
                <w:top w:val="none" w:sz="0" w:space="0" w:color="auto"/>
                <w:left w:val="none" w:sz="0" w:space="0" w:color="auto"/>
                <w:bottom w:val="none" w:sz="0" w:space="0" w:color="auto"/>
                <w:right w:val="none" w:sz="0" w:space="0" w:color="auto"/>
              </w:divBdr>
            </w:div>
            <w:div w:id="737704269">
              <w:marLeft w:val="0"/>
              <w:marRight w:val="0"/>
              <w:marTop w:val="0"/>
              <w:marBottom w:val="0"/>
              <w:divBdr>
                <w:top w:val="none" w:sz="0" w:space="0" w:color="auto"/>
                <w:left w:val="none" w:sz="0" w:space="0" w:color="auto"/>
                <w:bottom w:val="none" w:sz="0" w:space="0" w:color="auto"/>
                <w:right w:val="none" w:sz="0" w:space="0" w:color="auto"/>
              </w:divBdr>
            </w:div>
            <w:div w:id="768163137">
              <w:marLeft w:val="0"/>
              <w:marRight w:val="0"/>
              <w:marTop w:val="0"/>
              <w:marBottom w:val="0"/>
              <w:divBdr>
                <w:top w:val="none" w:sz="0" w:space="0" w:color="auto"/>
                <w:left w:val="none" w:sz="0" w:space="0" w:color="auto"/>
                <w:bottom w:val="none" w:sz="0" w:space="0" w:color="auto"/>
                <w:right w:val="none" w:sz="0" w:space="0" w:color="auto"/>
              </w:divBdr>
            </w:div>
            <w:div w:id="817189249">
              <w:marLeft w:val="0"/>
              <w:marRight w:val="0"/>
              <w:marTop w:val="0"/>
              <w:marBottom w:val="0"/>
              <w:divBdr>
                <w:top w:val="none" w:sz="0" w:space="0" w:color="auto"/>
                <w:left w:val="none" w:sz="0" w:space="0" w:color="auto"/>
                <w:bottom w:val="none" w:sz="0" w:space="0" w:color="auto"/>
                <w:right w:val="none" w:sz="0" w:space="0" w:color="auto"/>
              </w:divBdr>
            </w:div>
            <w:div w:id="826702677">
              <w:marLeft w:val="0"/>
              <w:marRight w:val="0"/>
              <w:marTop w:val="0"/>
              <w:marBottom w:val="0"/>
              <w:divBdr>
                <w:top w:val="none" w:sz="0" w:space="0" w:color="auto"/>
                <w:left w:val="none" w:sz="0" w:space="0" w:color="auto"/>
                <w:bottom w:val="none" w:sz="0" w:space="0" w:color="auto"/>
                <w:right w:val="none" w:sz="0" w:space="0" w:color="auto"/>
              </w:divBdr>
            </w:div>
            <w:div w:id="844243929">
              <w:marLeft w:val="0"/>
              <w:marRight w:val="0"/>
              <w:marTop w:val="0"/>
              <w:marBottom w:val="0"/>
              <w:divBdr>
                <w:top w:val="none" w:sz="0" w:space="0" w:color="auto"/>
                <w:left w:val="none" w:sz="0" w:space="0" w:color="auto"/>
                <w:bottom w:val="none" w:sz="0" w:space="0" w:color="auto"/>
                <w:right w:val="none" w:sz="0" w:space="0" w:color="auto"/>
              </w:divBdr>
            </w:div>
            <w:div w:id="893005121">
              <w:marLeft w:val="0"/>
              <w:marRight w:val="0"/>
              <w:marTop w:val="0"/>
              <w:marBottom w:val="0"/>
              <w:divBdr>
                <w:top w:val="none" w:sz="0" w:space="0" w:color="auto"/>
                <w:left w:val="none" w:sz="0" w:space="0" w:color="auto"/>
                <w:bottom w:val="none" w:sz="0" w:space="0" w:color="auto"/>
                <w:right w:val="none" w:sz="0" w:space="0" w:color="auto"/>
              </w:divBdr>
            </w:div>
            <w:div w:id="930436291">
              <w:marLeft w:val="0"/>
              <w:marRight w:val="0"/>
              <w:marTop w:val="0"/>
              <w:marBottom w:val="0"/>
              <w:divBdr>
                <w:top w:val="none" w:sz="0" w:space="0" w:color="auto"/>
                <w:left w:val="none" w:sz="0" w:space="0" w:color="auto"/>
                <w:bottom w:val="none" w:sz="0" w:space="0" w:color="auto"/>
                <w:right w:val="none" w:sz="0" w:space="0" w:color="auto"/>
              </w:divBdr>
            </w:div>
            <w:div w:id="949049451">
              <w:marLeft w:val="0"/>
              <w:marRight w:val="0"/>
              <w:marTop w:val="0"/>
              <w:marBottom w:val="0"/>
              <w:divBdr>
                <w:top w:val="none" w:sz="0" w:space="0" w:color="auto"/>
                <w:left w:val="none" w:sz="0" w:space="0" w:color="auto"/>
                <w:bottom w:val="none" w:sz="0" w:space="0" w:color="auto"/>
                <w:right w:val="none" w:sz="0" w:space="0" w:color="auto"/>
              </w:divBdr>
            </w:div>
            <w:div w:id="977880529">
              <w:marLeft w:val="0"/>
              <w:marRight w:val="0"/>
              <w:marTop w:val="0"/>
              <w:marBottom w:val="0"/>
              <w:divBdr>
                <w:top w:val="none" w:sz="0" w:space="0" w:color="auto"/>
                <w:left w:val="none" w:sz="0" w:space="0" w:color="auto"/>
                <w:bottom w:val="none" w:sz="0" w:space="0" w:color="auto"/>
                <w:right w:val="none" w:sz="0" w:space="0" w:color="auto"/>
              </w:divBdr>
            </w:div>
            <w:div w:id="988748710">
              <w:marLeft w:val="0"/>
              <w:marRight w:val="0"/>
              <w:marTop w:val="0"/>
              <w:marBottom w:val="0"/>
              <w:divBdr>
                <w:top w:val="none" w:sz="0" w:space="0" w:color="auto"/>
                <w:left w:val="none" w:sz="0" w:space="0" w:color="auto"/>
                <w:bottom w:val="none" w:sz="0" w:space="0" w:color="auto"/>
                <w:right w:val="none" w:sz="0" w:space="0" w:color="auto"/>
              </w:divBdr>
            </w:div>
            <w:div w:id="1023172441">
              <w:marLeft w:val="0"/>
              <w:marRight w:val="0"/>
              <w:marTop w:val="0"/>
              <w:marBottom w:val="0"/>
              <w:divBdr>
                <w:top w:val="none" w:sz="0" w:space="0" w:color="auto"/>
                <w:left w:val="none" w:sz="0" w:space="0" w:color="auto"/>
                <w:bottom w:val="none" w:sz="0" w:space="0" w:color="auto"/>
                <w:right w:val="none" w:sz="0" w:space="0" w:color="auto"/>
              </w:divBdr>
            </w:div>
            <w:div w:id="1042560294">
              <w:marLeft w:val="0"/>
              <w:marRight w:val="0"/>
              <w:marTop w:val="0"/>
              <w:marBottom w:val="0"/>
              <w:divBdr>
                <w:top w:val="none" w:sz="0" w:space="0" w:color="auto"/>
                <w:left w:val="none" w:sz="0" w:space="0" w:color="auto"/>
                <w:bottom w:val="none" w:sz="0" w:space="0" w:color="auto"/>
                <w:right w:val="none" w:sz="0" w:space="0" w:color="auto"/>
              </w:divBdr>
            </w:div>
            <w:div w:id="1065296282">
              <w:marLeft w:val="0"/>
              <w:marRight w:val="0"/>
              <w:marTop w:val="0"/>
              <w:marBottom w:val="0"/>
              <w:divBdr>
                <w:top w:val="none" w:sz="0" w:space="0" w:color="auto"/>
                <w:left w:val="none" w:sz="0" w:space="0" w:color="auto"/>
                <w:bottom w:val="none" w:sz="0" w:space="0" w:color="auto"/>
                <w:right w:val="none" w:sz="0" w:space="0" w:color="auto"/>
              </w:divBdr>
            </w:div>
            <w:div w:id="1083184070">
              <w:marLeft w:val="0"/>
              <w:marRight w:val="0"/>
              <w:marTop w:val="0"/>
              <w:marBottom w:val="0"/>
              <w:divBdr>
                <w:top w:val="none" w:sz="0" w:space="0" w:color="auto"/>
                <w:left w:val="none" w:sz="0" w:space="0" w:color="auto"/>
                <w:bottom w:val="none" w:sz="0" w:space="0" w:color="auto"/>
                <w:right w:val="none" w:sz="0" w:space="0" w:color="auto"/>
              </w:divBdr>
            </w:div>
            <w:div w:id="1096637614">
              <w:marLeft w:val="0"/>
              <w:marRight w:val="0"/>
              <w:marTop w:val="0"/>
              <w:marBottom w:val="0"/>
              <w:divBdr>
                <w:top w:val="none" w:sz="0" w:space="0" w:color="auto"/>
                <w:left w:val="none" w:sz="0" w:space="0" w:color="auto"/>
                <w:bottom w:val="none" w:sz="0" w:space="0" w:color="auto"/>
                <w:right w:val="none" w:sz="0" w:space="0" w:color="auto"/>
              </w:divBdr>
            </w:div>
            <w:div w:id="1116362927">
              <w:marLeft w:val="0"/>
              <w:marRight w:val="0"/>
              <w:marTop w:val="0"/>
              <w:marBottom w:val="0"/>
              <w:divBdr>
                <w:top w:val="none" w:sz="0" w:space="0" w:color="auto"/>
                <w:left w:val="none" w:sz="0" w:space="0" w:color="auto"/>
                <w:bottom w:val="none" w:sz="0" w:space="0" w:color="auto"/>
                <w:right w:val="none" w:sz="0" w:space="0" w:color="auto"/>
              </w:divBdr>
            </w:div>
            <w:div w:id="1138453024">
              <w:marLeft w:val="0"/>
              <w:marRight w:val="0"/>
              <w:marTop w:val="0"/>
              <w:marBottom w:val="0"/>
              <w:divBdr>
                <w:top w:val="none" w:sz="0" w:space="0" w:color="auto"/>
                <w:left w:val="none" w:sz="0" w:space="0" w:color="auto"/>
                <w:bottom w:val="none" w:sz="0" w:space="0" w:color="auto"/>
                <w:right w:val="none" w:sz="0" w:space="0" w:color="auto"/>
              </w:divBdr>
            </w:div>
            <w:div w:id="1146892002">
              <w:marLeft w:val="0"/>
              <w:marRight w:val="0"/>
              <w:marTop w:val="0"/>
              <w:marBottom w:val="0"/>
              <w:divBdr>
                <w:top w:val="none" w:sz="0" w:space="0" w:color="auto"/>
                <w:left w:val="none" w:sz="0" w:space="0" w:color="auto"/>
                <w:bottom w:val="none" w:sz="0" w:space="0" w:color="auto"/>
                <w:right w:val="none" w:sz="0" w:space="0" w:color="auto"/>
              </w:divBdr>
            </w:div>
            <w:div w:id="1170566032">
              <w:marLeft w:val="0"/>
              <w:marRight w:val="0"/>
              <w:marTop w:val="0"/>
              <w:marBottom w:val="0"/>
              <w:divBdr>
                <w:top w:val="none" w:sz="0" w:space="0" w:color="auto"/>
                <w:left w:val="none" w:sz="0" w:space="0" w:color="auto"/>
                <w:bottom w:val="none" w:sz="0" w:space="0" w:color="auto"/>
                <w:right w:val="none" w:sz="0" w:space="0" w:color="auto"/>
              </w:divBdr>
            </w:div>
            <w:div w:id="1223521048">
              <w:marLeft w:val="0"/>
              <w:marRight w:val="0"/>
              <w:marTop w:val="0"/>
              <w:marBottom w:val="0"/>
              <w:divBdr>
                <w:top w:val="none" w:sz="0" w:space="0" w:color="auto"/>
                <w:left w:val="none" w:sz="0" w:space="0" w:color="auto"/>
                <w:bottom w:val="none" w:sz="0" w:space="0" w:color="auto"/>
                <w:right w:val="none" w:sz="0" w:space="0" w:color="auto"/>
              </w:divBdr>
            </w:div>
            <w:div w:id="1239511941">
              <w:marLeft w:val="0"/>
              <w:marRight w:val="0"/>
              <w:marTop w:val="0"/>
              <w:marBottom w:val="0"/>
              <w:divBdr>
                <w:top w:val="none" w:sz="0" w:space="0" w:color="auto"/>
                <w:left w:val="none" w:sz="0" w:space="0" w:color="auto"/>
                <w:bottom w:val="none" w:sz="0" w:space="0" w:color="auto"/>
                <w:right w:val="none" w:sz="0" w:space="0" w:color="auto"/>
              </w:divBdr>
            </w:div>
            <w:div w:id="1301964037">
              <w:marLeft w:val="0"/>
              <w:marRight w:val="0"/>
              <w:marTop w:val="0"/>
              <w:marBottom w:val="0"/>
              <w:divBdr>
                <w:top w:val="none" w:sz="0" w:space="0" w:color="auto"/>
                <w:left w:val="none" w:sz="0" w:space="0" w:color="auto"/>
                <w:bottom w:val="none" w:sz="0" w:space="0" w:color="auto"/>
                <w:right w:val="none" w:sz="0" w:space="0" w:color="auto"/>
              </w:divBdr>
            </w:div>
            <w:div w:id="1317222241">
              <w:marLeft w:val="0"/>
              <w:marRight w:val="0"/>
              <w:marTop w:val="0"/>
              <w:marBottom w:val="0"/>
              <w:divBdr>
                <w:top w:val="none" w:sz="0" w:space="0" w:color="auto"/>
                <w:left w:val="none" w:sz="0" w:space="0" w:color="auto"/>
                <w:bottom w:val="none" w:sz="0" w:space="0" w:color="auto"/>
                <w:right w:val="none" w:sz="0" w:space="0" w:color="auto"/>
              </w:divBdr>
            </w:div>
            <w:div w:id="1318805615">
              <w:marLeft w:val="0"/>
              <w:marRight w:val="0"/>
              <w:marTop w:val="0"/>
              <w:marBottom w:val="0"/>
              <w:divBdr>
                <w:top w:val="none" w:sz="0" w:space="0" w:color="auto"/>
                <w:left w:val="none" w:sz="0" w:space="0" w:color="auto"/>
                <w:bottom w:val="none" w:sz="0" w:space="0" w:color="auto"/>
                <w:right w:val="none" w:sz="0" w:space="0" w:color="auto"/>
              </w:divBdr>
            </w:div>
            <w:div w:id="1329288187">
              <w:marLeft w:val="0"/>
              <w:marRight w:val="0"/>
              <w:marTop w:val="0"/>
              <w:marBottom w:val="0"/>
              <w:divBdr>
                <w:top w:val="none" w:sz="0" w:space="0" w:color="auto"/>
                <w:left w:val="none" w:sz="0" w:space="0" w:color="auto"/>
                <w:bottom w:val="none" w:sz="0" w:space="0" w:color="auto"/>
                <w:right w:val="none" w:sz="0" w:space="0" w:color="auto"/>
              </w:divBdr>
            </w:div>
            <w:div w:id="1344475203">
              <w:marLeft w:val="0"/>
              <w:marRight w:val="0"/>
              <w:marTop w:val="0"/>
              <w:marBottom w:val="0"/>
              <w:divBdr>
                <w:top w:val="none" w:sz="0" w:space="0" w:color="auto"/>
                <w:left w:val="none" w:sz="0" w:space="0" w:color="auto"/>
                <w:bottom w:val="none" w:sz="0" w:space="0" w:color="auto"/>
                <w:right w:val="none" w:sz="0" w:space="0" w:color="auto"/>
              </w:divBdr>
            </w:div>
            <w:div w:id="1427847399">
              <w:marLeft w:val="0"/>
              <w:marRight w:val="0"/>
              <w:marTop w:val="0"/>
              <w:marBottom w:val="0"/>
              <w:divBdr>
                <w:top w:val="none" w:sz="0" w:space="0" w:color="auto"/>
                <w:left w:val="none" w:sz="0" w:space="0" w:color="auto"/>
                <w:bottom w:val="none" w:sz="0" w:space="0" w:color="auto"/>
                <w:right w:val="none" w:sz="0" w:space="0" w:color="auto"/>
              </w:divBdr>
            </w:div>
            <w:div w:id="1430001708">
              <w:marLeft w:val="0"/>
              <w:marRight w:val="0"/>
              <w:marTop w:val="0"/>
              <w:marBottom w:val="0"/>
              <w:divBdr>
                <w:top w:val="none" w:sz="0" w:space="0" w:color="auto"/>
                <w:left w:val="none" w:sz="0" w:space="0" w:color="auto"/>
                <w:bottom w:val="none" w:sz="0" w:space="0" w:color="auto"/>
                <w:right w:val="none" w:sz="0" w:space="0" w:color="auto"/>
              </w:divBdr>
            </w:div>
            <w:div w:id="1450081828">
              <w:marLeft w:val="0"/>
              <w:marRight w:val="0"/>
              <w:marTop w:val="0"/>
              <w:marBottom w:val="0"/>
              <w:divBdr>
                <w:top w:val="none" w:sz="0" w:space="0" w:color="auto"/>
                <w:left w:val="none" w:sz="0" w:space="0" w:color="auto"/>
                <w:bottom w:val="none" w:sz="0" w:space="0" w:color="auto"/>
                <w:right w:val="none" w:sz="0" w:space="0" w:color="auto"/>
              </w:divBdr>
            </w:div>
            <w:div w:id="1468206926">
              <w:marLeft w:val="0"/>
              <w:marRight w:val="0"/>
              <w:marTop w:val="480"/>
              <w:marBottom w:val="0"/>
              <w:divBdr>
                <w:top w:val="single" w:sz="6" w:space="0" w:color="auto"/>
                <w:left w:val="single" w:sz="6" w:space="0" w:color="auto"/>
                <w:bottom w:val="single" w:sz="6" w:space="0" w:color="auto"/>
                <w:right w:val="single" w:sz="6" w:space="0" w:color="auto"/>
              </w:divBdr>
            </w:div>
            <w:div w:id="1494757518">
              <w:marLeft w:val="0"/>
              <w:marRight w:val="0"/>
              <w:marTop w:val="0"/>
              <w:marBottom w:val="0"/>
              <w:divBdr>
                <w:top w:val="none" w:sz="0" w:space="0" w:color="auto"/>
                <w:left w:val="none" w:sz="0" w:space="0" w:color="auto"/>
                <w:bottom w:val="none" w:sz="0" w:space="0" w:color="auto"/>
                <w:right w:val="none" w:sz="0" w:space="0" w:color="auto"/>
              </w:divBdr>
            </w:div>
            <w:div w:id="1514681671">
              <w:marLeft w:val="0"/>
              <w:marRight w:val="0"/>
              <w:marTop w:val="0"/>
              <w:marBottom w:val="0"/>
              <w:divBdr>
                <w:top w:val="none" w:sz="0" w:space="0" w:color="auto"/>
                <w:left w:val="none" w:sz="0" w:space="0" w:color="auto"/>
                <w:bottom w:val="none" w:sz="0" w:space="0" w:color="auto"/>
                <w:right w:val="none" w:sz="0" w:space="0" w:color="auto"/>
              </w:divBdr>
            </w:div>
            <w:div w:id="1517619656">
              <w:marLeft w:val="0"/>
              <w:marRight w:val="0"/>
              <w:marTop w:val="0"/>
              <w:marBottom w:val="0"/>
              <w:divBdr>
                <w:top w:val="none" w:sz="0" w:space="0" w:color="auto"/>
                <w:left w:val="none" w:sz="0" w:space="0" w:color="auto"/>
                <w:bottom w:val="none" w:sz="0" w:space="0" w:color="auto"/>
                <w:right w:val="none" w:sz="0" w:space="0" w:color="auto"/>
              </w:divBdr>
            </w:div>
            <w:div w:id="1524518514">
              <w:marLeft w:val="0"/>
              <w:marRight w:val="0"/>
              <w:marTop w:val="0"/>
              <w:marBottom w:val="0"/>
              <w:divBdr>
                <w:top w:val="none" w:sz="0" w:space="0" w:color="auto"/>
                <w:left w:val="none" w:sz="0" w:space="0" w:color="auto"/>
                <w:bottom w:val="none" w:sz="0" w:space="0" w:color="auto"/>
                <w:right w:val="none" w:sz="0" w:space="0" w:color="auto"/>
              </w:divBdr>
            </w:div>
            <w:div w:id="1572151941">
              <w:marLeft w:val="0"/>
              <w:marRight w:val="0"/>
              <w:marTop w:val="0"/>
              <w:marBottom w:val="0"/>
              <w:divBdr>
                <w:top w:val="none" w:sz="0" w:space="0" w:color="auto"/>
                <w:left w:val="none" w:sz="0" w:space="0" w:color="auto"/>
                <w:bottom w:val="none" w:sz="0" w:space="0" w:color="auto"/>
                <w:right w:val="none" w:sz="0" w:space="0" w:color="auto"/>
              </w:divBdr>
            </w:div>
            <w:div w:id="1588071094">
              <w:marLeft w:val="0"/>
              <w:marRight w:val="0"/>
              <w:marTop w:val="0"/>
              <w:marBottom w:val="0"/>
              <w:divBdr>
                <w:top w:val="none" w:sz="0" w:space="0" w:color="auto"/>
                <w:left w:val="none" w:sz="0" w:space="0" w:color="auto"/>
                <w:bottom w:val="none" w:sz="0" w:space="0" w:color="auto"/>
                <w:right w:val="none" w:sz="0" w:space="0" w:color="auto"/>
              </w:divBdr>
            </w:div>
            <w:div w:id="1593660337">
              <w:marLeft w:val="0"/>
              <w:marRight w:val="0"/>
              <w:marTop w:val="0"/>
              <w:marBottom w:val="0"/>
              <w:divBdr>
                <w:top w:val="none" w:sz="0" w:space="0" w:color="auto"/>
                <w:left w:val="none" w:sz="0" w:space="0" w:color="auto"/>
                <w:bottom w:val="none" w:sz="0" w:space="0" w:color="auto"/>
                <w:right w:val="none" w:sz="0" w:space="0" w:color="auto"/>
              </w:divBdr>
            </w:div>
            <w:div w:id="1608584810">
              <w:marLeft w:val="0"/>
              <w:marRight w:val="0"/>
              <w:marTop w:val="0"/>
              <w:marBottom w:val="0"/>
              <w:divBdr>
                <w:top w:val="none" w:sz="0" w:space="0" w:color="auto"/>
                <w:left w:val="none" w:sz="0" w:space="0" w:color="auto"/>
                <w:bottom w:val="none" w:sz="0" w:space="0" w:color="auto"/>
                <w:right w:val="none" w:sz="0" w:space="0" w:color="auto"/>
              </w:divBdr>
            </w:div>
            <w:div w:id="1617442981">
              <w:marLeft w:val="0"/>
              <w:marRight w:val="0"/>
              <w:marTop w:val="0"/>
              <w:marBottom w:val="0"/>
              <w:divBdr>
                <w:top w:val="none" w:sz="0" w:space="0" w:color="auto"/>
                <w:left w:val="none" w:sz="0" w:space="0" w:color="auto"/>
                <w:bottom w:val="none" w:sz="0" w:space="0" w:color="auto"/>
                <w:right w:val="none" w:sz="0" w:space="0" w:color="auto"/>
              </w:divBdr>
            </w:div>
            <w:div w:id="1753314777">
              <w:marLeft w:val="0"/>
              <w:marRight w:val="0"/>
              <w:marTop w:val="0"/>
              <w:marBottom w:val="0"/>
              <w:divBdr>
                <w:top w:val="none" w:sz="0" w:space="0" w:color="auto"/>
                <w:left w:val="none" w:sz="0" w:space="0" w:color="auto"/>
                <w:bottom w:val="none" w:sz="0" w:space="0" w:color="auto"/>
                <w:right w:val="none" w:sz="0" w:space="0" w:color="auto"/>
              </w:divBdr>
            </w:div>
            <w:div w:id="1753694039">
              <w:marLeft w:val="0"/>
              <w:marRight w:val="0"/>
              <w:marTop w:val="0"/>
              <w:marBottom w:val="0"/>
              <w:divBdr>
                <w:top w:val="none" w:sz="0" w:space="0" w:color="auto"/>
                <w:left w:val="none" w:sz="0" w:space="0" w:color="auto"/>
                <w:bottom w:val="none" w:sz="0" w:space="0" w:color="auto"/>
                <w:right w:val="none" w:sz="0" w:space="0" w:color="auto"/>
              </w:divBdr>
            </w:div>
            <w:div w:id="1790196570">
              <w:marLeft w:val="0"/>
              <w:marRight w:val="0"/>
              <w:marTop w:val="0"/>
              <w:marBottom w:val="0"/>
              <w:divBdr>
                <w:top w:val="none" w:sz="0" w:space="0" w:color="auto"/>
                <w:left w:val="none" w:sz="0" w:space="0" w:color="auto"/>
                <w:bottom w:val="none" w:sz="0" w:space="0" w:color="auto"/>
                <w:right w:val="none" w:sz="0" w:space="0" w:color="auto"/>
              </w:divBdr>
            </w:div>
            <w:div w:id="1822574053">
              <w:marLeft w:val="0"/>
              <w:marRight w:val="0"/>
              <w:marTop w:val="0"/>
              <w:marBottom w:val="0"/>
              <w:divBdr>
                <w:top w:val="none" w:sz="0" w:space="0" w:color="auto"/>
                <w:left w:val="none" w:sz="0" w:space="0" w:color="auto"/>
                <w:bottom w:val="none" w:sz="0" w:space="0" w:color="auto"/>
                <w:right w:val="none" w:sz="0" w:space="0" w:color="auto"/>
              </w:divBdr>
            </w:div>
            <w:div w:id="1826117453">
              <w:marLeft w:val="0"/>
              <w:marRight w:val="0"/>
              <w:marTop w:val="0"/>
              <w:marBottom w:val="0"/>
              <w:divBdr>
                <w:top w:val="none" w:sz="0" w:space="0" w:color="auto"/>
                <w:left w:val="none" w:sz="0" w:space="0" w:color="auto"/>
                <w:bottom w:val="none" w:sz="0" w:space="0" w:color="auto"/>
                <w:right w:val="none" w:sz="0" w:space="0" w:color="auto"/>
              </w:divBdr>
            </w:div>
            <w:div w:id="1832332326">
              <w:marLeft w:val="0"/>
              <w:marRight w:val="0"/>
              <w:marTop w:val="0"/>
              <w:marBottom w:val="0"/>
              <w:divBdr>
                <w:top w:val="none" w:sz="0" w:space="0" w:color="auto"/>
                <w:left w:val="none" w:sz="0" w:space="0" w:color="auto"/>
                <w:bottom w:val="none" w:sz="0" w:space="0" w:color="auto"/>
                <w:right w:val="none" w:sz="0" w:space="0" w:color="auto"/>
              </w:divBdr>
            </w:div>
            <w:div w:id="1858427250">
              <w:marLeft w:val="0"/>
              <w:marRight w:val="0"/>
              <w:marTop w:val="0"/>
              <w:marBottom w:val="0"/>
              <w:divBdr>
                <w:top w:val="none" w:sz="0" w:space="0" w:color="auto"/>
                <w:left w:val="none" w:sz="0" w:space="0" w:color="auto"/>
                <w:bottom w:val="none" w:sz="0" w:space="0" w:color="auto"/>
                <w:right w:val="none" w:sz="0" w:space="0" w:color="auto"/>
              </w:divBdr>
            </w:div>
            <w:div w:id="1929381547">
              <w:marLeft w:val="0"/>
              <w:marRight w:val="0"/>
              <w:marTop w:val="0"/>
              <w:marBottom w:val="0"/>
              <w:divBdr>
                <w:top w:val="none" w:sz="0" w:space="0" w:color="auto"/>
                <w:left w:val="none" w:sz="0" w:space="0" w:color="auto"/>
                <w:bottom w:val="none" w:sz="0" w:space="0" w:color="auto"/>
                <w:right w:val="none" w:sz="0" w:space="0" w:color="auto"/>
              </w:divBdr>
            </w:div>
            <w:div w:id="1951551079">
              <w:marLeft w:val="0"/>
              <w:marRight w:val="0"/>
              <w:marTop w:val="0"/>
              <w:marBottom w:val="0"/>
              <w:divBdr>
                <w:top w:val="none" w:sz="0" w:space="0" w:color="auto"/>
                <w:left w:val="none" w:sz="0" w:space="0" w:color="auto"/>
                <w:bottom w:val="none" w:sz="0" w:space="0" w:color="auto"/>
                <w:right w:val="none" w:sz="0" w:space="0" w:color="auto"/>
              </w:divBdr>
            </w:div>
            <w:div w:id="1969899041">
              <w:marLeft w:val="0"/>
              <w:marRight w:val="0"/>
              <w:marTop w:val="0"/>
              <w:marBottom w:val="0"/>
              <w:divBdr>
                <w:top w:val="none" w:sz="0" w:space="0" w:color="auto"/>
                <w:left w:val="none" w:sz="0" w:space="0" w:color="auto"/>
                <w:bottom w:val="none" w:sz="0" w:space="0" w:color="auto"/>
                <w:right w:val="none" w:sz="0" w:space="0" w:color="auto"/>
              </w:divBdr>
            </w:div>
            <w:div w:id="2028945958">
              <w:marLeft w:val="0"/>
              <w:marRight w:val="0"/>
              <w:marTop w:val="0"/>
              <w:marBottom w:val="0"/>
              <w:divBdr>
                <w:top w:val="none" w:sz="0" w:space="0" w:color="auto"/>
                <w:left w:val="none" w:sz="0" w:space="0" w:color="auto"/>
                <w:bottom w:val="none" w:sz="0" w:space="0" w:color="auto"/>
                <w:right w:val="none" w:sz="0" w:space="0" w:color="auto"/>
              </w:divBdr>
            </w:div>
            <w:div w:id="2044287627">
              <w:marLeft w:val="0"/>
              <w:marRight w:val="0"/>
              <w:marTop w:val="0"/>
              <w:marBottom w:val="0"/>
              <w:divBdr>
                <w:top w:val="none" w:sz="0" w:space="0" w:color="auto"/>
                <w:left w:val="none" w:sz="0" w:space="0" w:color="auto"/>
                <w:bottom w:val="none" w:sz="0" w:space="0" w:color="auto"/>
                <w:right w:val="none" w:sz="0" w:space="0" w:color="auto"/>
              </w:divBdr>
            </w:div>
            <w:div w:id="2057392485">
              <w:marLeft w:val="0"/>
              <w:marRight w:val="0"/>
              <w:marTop w:val="0"/>
              <w:marBottom w:val="0"/>
              <w:divBdr>
                <w:top w:val="none" w:sz="0" w:space="0" w:color="auto"/>
                <w:left w:val="none" w:sz="0" w:space="0" w:color="auto"/>
                <w:bottom w:val="none" w:sz="0" w:space="0" w:color="auto"/>
                <w:right w:val="none" w:sz="0" w:space="0" w:color="auto"/>
              </w:divBdr>
            </w:div>
            <w:div w:id="2086563140">
              <w:marLeft w:val="0"/>
              <w:marRight w:val="0"/>
              <w:marTop w:val="0"/>
              <w:marBottom w:val="0"/>
              <w:divBdr>
                <w:top w:val="none" w:sz="0" w:space="0" w:color="auto"/>
                <w:left w:val="none" w:sz="0" w:space="0" w:color="auto"/>
                <w:bottom w:val="none" w:sz="0" w:space="0" w:color="auto"/>
                <w:right w:val="none" w:sz="0" w:space="0" w:color="auto"/>
              </w:divBdr>
            </w:div>
            <w:div w:id="2089956440">
              <w:marLeft w:val="0"/>
              <w:marRight w:val="0"/>
              <w:marTop w:val="0"/>
              <w:marBottom w:val="0"/>
              <w:divBdr>
                <w:top w:val="none" w:sz="0" w:space="0" w:color="auto"/>
                <w:left w:val="none" w:sz="0" w:space="0" w:color="auto"/>
                <w:bottom w:val="none" w:sz="0" w:space="0" w:color="auto"/>
                <w:right w:val="none" w:sz="0" w:space="0" w:color="auto"/>
              </w:divBdr>
            </w:div>
            <w:div w:id="2126843542">
              <w:marLeft w:val="0"/>
              <w:marRight w:val="0"/>
              <w:marTop w:val="0"/>
              <w:marBottom w:val="0"/>
              <w:divBdr>
                <w:top w:val="none" w:sz="0" w:space="0" w:color="auto"/>
                <w:left w:val="none" w:sz="0" w:space="0" w:color="auto"/>
                <w:bottom w:val="none" w:sz="0" w:space="0" w:color="auto"/>
                <w:right w:val="none" w:sz="0" w:space="0" w:color="auto"/>
              </w:divBdr>
            </w:div>
            <w:div w:id="2127576579">
              <w:marLeft w:val="0"/>
              <w:marRight w:val="0"/>
              <w:marTop w:val="0"/>
              <w:marBottom w:val="0"/>
              <w:divBdr>
                <w:top w:val="none" w:sz="0" w:space="0" w:color="auto"/>
                <w:left w:val="none" w:sz="0" w:space="0" w:color="auto"/>
                <w:bottom w:val="none" w:sz="0" w:space="0" w:color="auto"/>
                <w:right w:val="none" w:sz="0" w:space="0" w:color="auto"/>
              </w:divBdr>
            </w:div>
          </w:divsChild>
        </w:div>
        <w:div w:id="511460455">
          <w:marLeft w:val="0"/>
          <w:marRight w:val="0"/>
          <w:marTop w:val="0"/>
          <w:marBottom w:val="0"/>
          <w:divBdr>
            <w:top w:val="none" w:sz="0" w:space="0" w:color="auto"/>
            <w:left w:val="none" w:sz="0" w:space="0" w:color="auto"/>
            <w:bottom w:val="none" w:sz="0" w:space="0" w:color="auto"/>
            <w:right w:val="none" w:sz="0" w:space="0" w:color="auto"/>
          </w:divBdr>
          <w:divsChild>
            <w:div w:id="395746">
              <w:marLeft w:val="0"/>
              <w:marRight w:val="0"/>
              <w:marTop w:val="0"/>
              <w:marBottom w:val="0"/>
              <w:divBdr>
                <w:top w:val="none" w:sz="0" w:space="0" w:color="auto"/>
                <w:left w:val="none" w:sz="0" w:space="0" w:color="auto"/>
                <w:bottom w:val="none" w:sz="0" w:space="0" w:color="auto"/>
                <w:right w:val="none" w:sz="0" w:space="0" w:color="auto"/>
              </w:divBdr>
            </w:div>
            <w:div w:id="4552386">
              <w:marLeft w:val="0"/>
              <w:marRight w:val="0"/>
              <w:marTop w:val="0"/>
              <w:marBottom w:val="0"/>
              <w:divBdr>
                <w:top w:val="none" w:sz="0" w:space="0" w:color="auto"/>
                <w:left w:val="none" w:sz="0" w:space="0" w:color="auto"/>
                <w:bottom w:val="none" w:sz="0" w:space="0" w:color="auto"/>
                <w:right w:val="none" w:sz="0" w:space="0" w:color="auto"/>
              </w:divBdr>
            </w:div>
            <w:div w:id="5712816">
              <w:marLeft w:val="0"/>
              <w:marRight w:val="0"/>
              <w:marTop w:val="0"/>
              <w:marBottom w:val="0"/>
              <w:divBdr>
                <w:top w:val="none" w:sz="0" w:space="0" w:color="auto"/>
                <w:left w:val="none" w:sz="0" w:space="0" w:color="auto"/>
                <w:bottom w:val="none" w:sz="0" w:space="0" w:color="auto"/>
                <w:right w:val="none" w:sz="0" w:space="0" w:color="auto"/>
              </w:divBdr>
            </w:div>
            <w:div w:id="7801114">
              <w:marLeft w:val="0"/>
              <w:marRight w:val="0"/>
              <w:marTop w:val="0"/>
              <w:marBottom w:val="0"/>
              <w:divBdr>
                <w:top w:val="none" w:sz="0" w:space="0" w:color="auto"/>
                <w:left w:val="none" w:sz="0" w:space="0" w:color="auto"/>
                <w:bottom w:val="none" w:sz="0" w:space="0" w:color="auto"/>
                <w:right w:val="none" w:sz="0" w:space="0" w:color="auto"/>
              </w:divBdr>
            </w:div>
            <w:div w:id="8600977">
              <w:marLeft w:val="0"/>
              <w:marRight w:val="0"/>
              <w:marTop w:val="0"/>
              <w:marBottom w:val="0"/>
              <w:divBdr>
                <w:top w:val="none" w:sz="0" w:space="0" w:color="auto"/>
                <w:left w:val="none" w:sz="0" w:space="0" w:color="auto"/>
                <w:bottom w:val="none" w:sz="0" w:space="0" w:color="auto"/>
                <w:right w:val="none" w:sz="0" w:space="0" w:color="auto"/>
              </w:divBdr>
            </w:div>
            <w:div w:id="10303928">
              <w:marLeft w:val="0"/>
              <w:marRight w:val="0"/>
              <w:marTop w:val="0"/>
              <w:marBottom w:val="0"/>
              <w:divBdr>
                <w:top w:val="none" w:sz="0" w:space="0" w:color="auto"/>
                <w:left w:val="none" w:sz="0" w:space="0" w:color="auto"/>
                <w:bottom w:val="none" w:sz="0" w:space="0" w:color="auto"/>
                <w:right w:val="none" w:sz="0" w:space="0" w:color="auto"/>
              </w:divBdr>
            </w:div>
            <w:div w:id="13582726">
              <w:marLeft w:val="0"/>
              <w:marRight w:val="0"/>
              <w:marTop w:val="0"/>
              <w:marBottom w:val="0"/>
              <w:divBdr>
                <w:top w:val="none" w:sz="0" w:space="0" w:color="auto"/>
                <w:left w:val="none" w:sz="0" w:space="0" w:color="auto"/>
                <w:bottom w:val="none" w:sz="0" w:space="0" w:color="auto"/>
                <w:right w:val="none" w:sz="0" w:space="0" w:color="auto"/>
              </w:divBdr>
            </w:div>
            <w:div w:id="14382232">
              <w:marLeft w:val="0"/>
              <w:marRight w:val="0"/>
              <w:marTop w:val="0"/>
              <w:marBottom w:val="0"/>
              <w:divBdr>
                <w:top w:val="none" w:sz="0" w:space="0" w:color="auto"/>
                <w:left w:val="none" w:sz="0" w:space="0" w:color="auto"/>
                <w:bottom w:val="none" w:sz="0" w:space="0" w:color="auto"/>
                <w:right w:val="none" w:sz="0" w:space="0" w:color="auto"/>
              </w:divBdr>
            </w:div>
            <w:div w:id="14812434">
              <w:marLeft w:val="0"/>
              <w:marRight w:val="0"/>
              <w:marTop w:val="0"/>
              <w:marBottom w:val="0"/>
              <w:divBdr>
                <w:top w:val="none" w:sz="0" w:space="0" w:color="auto"/>
                <w:left w:val="none" w:sz="0" w:space="0" w:color="auto"/>
                <w:bottom w:val="none" w:sz="0" w:space="0" w:color="auto"/>
                <w:right w:val="none" w:sz="0" w:space="0" w:color="auto"/>
              </w:divBdr>
            </w:div>
            <w:div w:id="16658143">
              <w:marLeft w:val="0"/>
              <w:marRight w:val="0"/>
              <w:marTop w:val="0"/>
              <w:marBottom w:val="0"/>
              <w:divBdr>
                <w:top w:val="none" w:sz="0" w:space="0" w:color="auto"/>
                <w:left w:val="none" w:sz="0" w:space="0" w:color="auto"/>
                <w:bottom w:val="none" w:sz="0" w:space="0" w:color="auto"/>
                <w:right w:val="none" w:sz="0" w:space="0" w:color="auto"/>
              </w:divBdr>
            </w:div>
            <w:div w:id="18625115">
              <w:marLeft w:val="0"/>
              <w:marRight w:val="0"/>
              <w:marTop w:val="0"/>
              <w:marBottom w:val="0"/>
              <w:divBdr>
                <w:top w:val="none" w:sz="0" w:space="0" w:color="auto"/>
                <w:left w:val="none" w:sz="0" w:space="0" w:color="auto"/>
                <w:bottom w:val="none" w:sz="0" w:space="0" w:color="auto"/>
                <w:right w:val="none" w:sz="0" w:space="0" w:color="auto"/>
              </w:divBdr>
            </w:div>
            <w:div w:id="19740697">
              <w:marLeft w:val="0"/>
              <w:marRight w:val="0"/>
              <w:marTop w:val="0"/>
              <w:marBottom w:val="0"/>
              <w:divBdr>
                <w:top w:val="none" w:sz="0" w:space="0" w:color="auto"/>
                <w:left w:val="none" w:sz="0" w:space="0" w:color="auto"/>
                <w:bottom w:val="none" w:sz="0" w:space="0" w:color="auto"/>
                <w:right w:val="none" w:sz="0" w:space="0" w:color="auto"/>
              </w:divBdr>
            </w:div>
            <w:div w:id="22367121">
              <w:marLeft w:val="0"/>
              <w:marRight w:val="0"/>
              <w:marTop w:val="0"/>
              <w:marBottom w:val="0"/>
              <w:divBdr>
                <w:top w:val="none" w:sz="0" w:space="0" w:color="auto"/>
                <w:left w:val="none" w:sz="0" w:space="0" w:color="auto"/>
                <w:bottom w:val="none" w:sz="0" w:space="0" w:color="auto"/>
                <w:right w:val="none" w:sz="0" w:space="0" w:color="auto"/>
              </w:divBdr>
            </w:div>
            <w:div w:id="25522529">
              <w:marLeft w:val="0"/>
              <w:marRight w:val="0"/>
              <w:marTop w:val="0"/>
              <w:marBottom w:val="0"/>
              <w:divBdr>
                <w:top w:val="none" w:sz="0" w:space="0" w:color="auto"/>
                <w:left w:val="none" w:sz="0" w:space="0" w:color="auto"/>
                <w:bottom w:val="none" w:sz="0" w:space="0" w:color="auto"/>
                <w:right w:val="none" w:sz="0" w:space="0" w:color="auto"/>
              </w:divBdr>
            </w:div>
            <w:div w:id="29644850">
              <w:marLeft w:val="0"/>
              <w:marRight w:val="0"/>
              <w:marTop w:val="0"/>
              <w:marBottom w:val="0"/>
              <w:divBdr>
                <w:top w:val="none" w:sz="0" w:space="0" w:color="auto"/>
                <w:left w:val="none" w:sz="0" w:space="0" w:color="auto"/>
                <w:bottom w:val="none" w:sz="0" w:space="0" w:color="auto"/>
                <w:right w:val="none" w:sz="0" w:space="0" w:color="auto"/>
              </w:divBdr>
            </w:div>
            <w:div w:id="37828757">
              <w:marLeft w:val="0"/>
              <w:marRight w:val="0"/>
              <w:marTop w:val="0"/>
              <w:marBottom w:val="0"/>
              <w:divBdr>
                <w:top w:val="none" w:sz="0" w:space="0" w:color="auto"/>
                <w:left w:val="none" w:sz="0" w:space="0" w:color="auto"/>
                <w:bottom w:val="none" w:sz="0" w:space="0" w:color="auto"/>
                <w:right w:val="none" w:sz="0" w:space="0" w:color="auto"/>
              </w:divBdr>
            </w:div>
            <w:div w:id="45378638">
              <w:marLeft w:val="0"/>
              <w:marRight w:val="0"/>
              <w:marTop w:val="0"/>
              <w:marBottom w:val="0"/>
              <w:divBdr>
                <w:top w:val="none" w:sz="0" w:space="0" w:color="auto"/>
                <w:left w:val="none" w:sz="0" w:space="0" w:color="auto"/>
                <w:bottom w:val="none" w:sz="0" w:space="0" w:color="auto"/>
                <w:right w:val="none" w:sz="0" w:space="0" w:color="auto"/>
              </w:divBdr>
            </w:div>
            <w:div w:id="45615749">
              <w:marLeft w:val="0"/>
              <w:marRight w:val="0"/>
              <w:marTop w:val="0"/>
              <w:marBottom w:val="0"/>
              <w:divBdr>
                <w:top w:val="none" w:sz="0" w:space="0" w:color="auto"/>
                <w:left w:val="none" w:sz="0" w:space="0" w:color="auto"/>
                <w:bottom w:val="none" w:sz="0" w:space="0" w:color="auto"/>
                <w:right w:val="none" w:sz="0" w:space="0" w:color="auto"/>
              </w:divBdr>
            </w:div>
            <w:div w:id="48504024">
              <w:marLeft w:val="0"/>
              <w:marRight w:val="0"/>
              <w:marTop w:val="0"/>
              <w:marBottom w:val="0"/>
              <w:divBdr>
                <w:top w:val="none" w:sz="0" w:space="0" w:color="auto"/>
                <w:left w:val="none" w:sz="0" w:space="0" w:color="auto"/>
                <w:bottom w:val="none" w:sz="0" w:space="0" w:color="auto"/>
                <w:right w:val="none" w:sz="0" w:space="0" w:color="auto"/>
              </w:divBdr>
            </w:div>
            <w:div w:id="52195635">
              <w:marLeft w:val="0"/>
              <w:marRight w:val="0"/>
              <w:marTop w:val="0"/>
              <w:marBottom w:val="0"/>
              <w:divBdr>
                <w:top w:val="none" w:sz="0" w:space="0" w:color="auto"/>
                <w:left w:val="none" w:sz="0" w:space="0" w:color="auto"/>
                <w:bottom w:val="none" w:sz="0" w:space="0" w:color="auto"/>
                <w:right w:val="none" w:sz="0" w:space="0" w:color="auto"/>
              </w:divBdr>
            </w:div>
            <w:div w:id="52313303">
              <w:marLeft w:val="0"/>
              <w:marRight w:val="0"/>
              <w:marTop w:val="0"/>
              <w:marBottom w:val="0"/>
              <w:divBdr>
                <w:top w:val="none" w:sz="0" w:space="0" w:color="auto"/>
                <w:left w:val="none" w:sz="0" w:space="0" w:color="auto"/>
                <w:bottom w:val="none" w:sz="0" w:space="0" w:color="auto"/>
                <w:right w:val="none" w:sz="0" w:space="0" w:color="auto"/>
              </w:divBdr>
            </w:div>
            <w:div w:id="52779203">
              <w:marLeft w:val="0"/>
              <w:marRight w:val="0"/>
              <w:marTop w:val="0"/>
              <w:marBottom w:val="0"/>
              <w:divBdr>
                <w:top w:val="none" w:sz="0" w:space="0" w:color="auto"/>
                <w:left w:val="none" w:sz="0" w:space="0" w:color="auto"/>
                <w:bottom w:val="none" w:sz="0" w:space="0" w:color="auto"/>
                <w:right w:val="none" w:sz="0" w:space="0" w:color="auto"/>
              </w:divBdr>
            </w:div>
            <w:div w:id="52971241">
              <w:marLeft w:val="0"/>
              <w:marRight w:val="0"/>
              <w:marTop w:val="0"/>
              <w:marBottom w:val="0"/>
              <w:divBdr>
                <w:top w:val="none" w:sz="0" w:space="0" w:color="auto"/>
                <w:left w:val="none" w:sz="0" w:space="0" w:color="auto"/>
                <w:bottom w:val="none" w:sz="0" w:space="0" w:color="auto"/>
                <w:right w:val="none" w:sz="0" w:space="0" w:color="auto"/>
              </w:divBdr>
              <w:divsChild>
                <w:div w:id="132186311">
                  <w:marLeft w:val="0"/>
                  <w:marRight w:val="0"/>
                  <w:marTop w:val="0"/>
                  <w:marBottom w:val="0"/>
                  <w:divBdr>
                    <w:top w:val="none" w:sz="0" w:space="0" w:color="auto"/>
                    <w:left w:val="none" w:sz="0" w:space="0" w:color="auto"/>
                    <w:bottom w:val="none" w:sz="0" w:space="0" w:color="auto"/>
                    <w:right w:val="none" w:sz="0" w:space="0" w:color="auto"/>
                  </w:divBdr>
                </w:div>
                <w:div w:id="205724218">
                  <w:marLeft w:val="0"/>
                  <w:marRight w:val="0"/>
                  <w:marTop w:val="0"/>
                  <w:marBottom w:val="0"/>
                  <w:divBdr>
                    <w:top w:val="none" w:sz="0" w:space="0" w:color="auto"/>
                    <w:left w:val="none" w:sz="0" w:space="0" w:color="auto"/>
                    <w:bottom w:val="none" w:sz="0" w:space="0" w:color="auto"/>
                    <w:right w:val="none" w:sz="0" w:space="0" w:color="auto"/>
                  </w:divBdr>
                </w:div>
                <w:div w:id="425230322">
                  <w:marLeft w:val="0"/>
                  <w:marRight w:val="0"/>
                  <w:marTop w:val="0"/>
                  <w:marBottom w:val="0"/>
                  <w:divBdr>
                    <w:top w:val="none" w:sz="0" w:space="0" w:color="auto"/>
                    <w:left w:val="none" w:sz="0" w:space="0" w:color="auto"/>
                    <w:bottom w:val="none" w:sz="0" w:space="0" w:color="auto"/>
                    <w:right w:val="none" w:sz="0" w:space="0" w:color="auto"/>
                  </w:divBdr>
                </w:div>
                <w:div w:id="425923859">
                  <w:marLeft w:val="0"/>
                  <w:marRight w:val="0"/>
                  <w:marTop w:val="0"/>
                  <w:marBottom w:val="0"/>
                  <w:divBdr>
                    <w:top w:val="none" w:sz="0" w:space="0" w:color="auto"/>
                    <w:left w:val="none" w:sz="0" w:space="0" w:color="auto"/>
                    <w:bottom w:val="none" w:sz="0" w:space="0" w:color="auto"/>
                    <w:right w:val="none" w:sz="0" w:space="0" w:color="auto"/>
                  </w:divBdr>
                </w:div>
                <w:div w:id="915866390">
                  <w:marLeft w:val="0"/>
                  <w:marRight w:val="0"/>
                  <w:marTop w:val="0"/>
                  <w:marBottom w:val="0"/>
                  <w:divBdr>
                    <w:top w:val="none" w:sz="0" w:space="0" w:color="auto"/>
                    <w:left w:val="none" w:sz="0" w:space="0" w:color="auto"/>
                    <w:bottom w:val="none" w:sz="0" w:space="0" w:color="auto"/>
                    <w:right w:val="none" w:sz="0" w:space="0" w:color="auto"/>
                  </w:divBdr>
                </w:div>
                <w:div w:id="946346914">
                  <w:marLeft w:val="0"/>
                  <w:marRight w:val="0"/>
                  <w:marTop w:val="0"/>
                  <w:marBottom w:val="0"/>
                  <w:divBdr>
                    <w:top w:val="none" w:sz="0" w:space="0" w:color="auto"/>
                    <w:left w:val="none" w:sz="0" w:space="0" w:color="auto"/>
                    <w:bottom w:val="none" w:sz="0" w:space="0" w:color="auto"/>
                    <w:right w:val="none" w:sz="0" w:space="0" w:color="auto"/>
                  </w:divBdr>
                </w:div>
                <w:div w:id="1176459354">
                  <w:marLeft w:val="0"/>
                  <w:marRight w:val="0"/>
                  <w:marTop w:val="0"/>
                  <w:marBottom w:val="0"/>
                  <w:divBdr>
                    <w:top w:val="none" w:sz="0" w:space="0" w:color="auto"/>
                    <w:left w:val="none" w:sz="0" w:space="0" w:color="auto"/>
                    <w:bottom w:val="none" w:sz="0" w:space="0" w:color="auto"/>
                    <w:right w:val="none" w:sz="0" w:space="0" w:color="auto"/>
                  </w:divBdr>
                </w:div>
                <w:div w:id="1272590776">
                  <w:marLeft w:val="0"/>
                  <w:marRight w:val="0"/>
                  <w:marTop w:val="0"/>
                  <w:marBottom w:val="0"/>
                  <w:divBdr>
                    <w:top w:val="none" w:sz="0" w:space="0" w:color="auto"/>
                    <w:left w:val="none" w:sz="0" w:space="0" w:color="auto"/>
                    <w:bottom w:val="none" w:sz="0" w:space="0" w:color="auto"/>
                    <w:right w:val="none" w:sz="0" w:space="0" w:color="auto"/>
                  </w:divBdr>
                </w:div>
                <w:div w:id="1274094476">
                  <w:marLeft w:val="0"/>
                  <w:marRight w:val="0"/>
                  <w:marTop w:val="0"/>
                  <w:marBottom w:val="0"/>
                  <w:divBdr>
                    <w:top w:val="none" w:sz="0" w:space="0" w:color="auto"/>
                    <w:left w:val="none" w:sz="0" w:space="0" w:color="auto"/>
                    <w:bottom w:val="none" w:sz="0" w:space="0" w:color="auto"/>
                    <w:right w:val="none" w:sz="0" w:space="0" w:color="auto"/>
                  </w:divBdr>
                </w:div>
                <w:div w:id="1275942083">
                  <w:marLeft w:val="0"/>
                  <w:marRight w:val="0"/>
                  <w:marTop w:val="0"/>
                  <w:marBottom w:val="0"/>
                  <w:divBdr>
                    <w:top w:val="none" w:sz="0" w:space="0" w:color="auto"/>
                    <w:left w:val="none" w:sz="0" w:space="0" w:color="auto"/>
                    <w:bottom w:val="none" w:sz="0" w:space="0" w:color="auto"/>
                    <w:right w:val="none" w:sz="0" w:space="0" w:color="auto"/>
                  </w:divBdr>
                </w:div>
                <w:div w:id="1289122326">
                  <w:marLeft w:val="0"/>
                  <w:marRight w:val="0"/>
                  <w:marTop w:val="0"/>
                  <w:marBottom w:val="0"/>
                  <w:divBdr>
                    <w:top w:val="none" w:sz="0" w:space="0" w:color="auto"/>
                    <w:left w:val="none" w:sz="0" w:space="0" w:color="auto"/>
                    <w:bottom w:val="none" w:sz="0" w:space="0" w:color="auto"/>
                    <w:right w:val="none" w:sz="0" w:space="0" w:color="auto"/>
                  </w:divBdr>
                </w:div>
                <w:div w:id="1538084646">
                  <w:marLeft w:val="0"/>
                  <w:marRight w:val="0"/>
                  <w:marTop w:val="0"/>
                  <w:marBottom w:val="0"/>
                  <w:divBdr>
                    <w:top w:val="none" w:sz="0" w:space="0" w:color="auto"/>
                    <w:left w:val="none" w:sz="0" w:space="0" w:color="auto"/>
                    <w:bottom w:val="none" w:sz="0" w:space="0" w:color="auto"/>
                    <w:right w:val="none" w:sz="0" w:space="0" w:color="auto"/>
                  </w:divBdr>
                </w:div>
                <w:div w:id="1566720295">
                  <w:marLeft w:val="0"/>
                  <w:marRight w:val="0"/>
                  <w:marTop w:val="0"/>
                  <w:marBottom w:val="0"/>
                  <w:divBdr>
                    <w:top w:val="none" w:sz="0" w:space="0" w:color="auto"/>
                    <w:left w:val="none" w:sz="0" w:space="0" w:color="auto"/>
                    <w:bottom w:val="none" w:sz="0" w:space="0" w:color="auto"/>
                    <w:right w:val="none" w:sz="0" w:space="0" w:color="auto"/>
                  </w:divBdr>
                </w:div>
                <w:div w:id="1622421480">
                  <w:marLeft w:val="0"/>
                  <w:marRight w:val="0"/>
                  <w:marTop w:val="0"/>
                  <w:marBottom w:val="0"/>
                  <w:divBdr>
                    <w:top w:val="none" w:sz="0" w:space="0" w:color="auto"/>
                    <w:left w:val="none" w:sz="0" w:space="0" w:color="auto"/>
                    <w:bottom w:val="none" w:sz="0" w:space="0" w:color="auto"/>
                    <w:right w:val="none" w:sz="0" w:space="0" w:color="auto"/>
                  </w:divBdr>
                </w:div>
                <w:div w:id="1925341209">
                  <w:marLeft w:val="0"/>
                  <w:marRight w:val="0"/>
                  <w:marTop w:val="0"/>
                  <w:marBottom w:val="0"/>
                  <w:divBdr>
                    <w:top w:val="none" w:sz="0" w:space="0" w:color="auto"/>
                    <w:left w:val="none" w:sz="0" w:space="0" w:color="auto"/>
                    <w:bottom w:val="none" w:sz="0" w:space="0" w:color="auto"/>
                    <w:right w:val="none" w:sz="0" w:space="0" w:color="auto"/>
                  </w:divBdr>
                </w:div>
                <w:div w:id="1964534116">
                  <w:marLeft w:val="0"/>
                  <w:marRight w:val="0"/>
                  <w:marTop w:val="0"/>
                  <w:marBottom w:val="0"/>
                  <w:divBdr>
                    <w:top w:val="none" w:sz="0" w:space="0" w:color="auto"/>
                    <w:left w:val="none" w:sz="0" w:space="0" w:color="auto"/>
                    <w:bottom w:val="none" w:sz="0" w:space="0" w:color="auto"/>
                    <w:right w:val="none" w:sz="0" w:space="0" w:color="auto"/>
                  </w:divBdr>
                </w:div>
                <w:div w:id="1987516449">
                  <w:marLeft w:val="0"/>
                  <w:marRight w:val="0"/>
                  <w:marTop w:val="0"/>
                  <w:marBottom w:val="0"/>
                  <w:divBdr>
                    <w:top w:val="none" w:sz="0" w:space="0" w:color="auto"/>
                    <w:left w:val="none" w:sz="0" w:space="0" w:color="auto"/>
                    <w:bottom w:val="none" w:sz="0" w:space="0" w:color="auto"/>
                    <w:right w:val="none" w:sz="0" w:space="0" w:color="auto"/>
                  </w:divBdr>
                </w:div>
                <w:div w:id="1993096236">
                  <w:marLeft w:val="0"/>
                  <w:marRight w:val="0"/>
                  <w:marTop w:val="0"/>
                  <w:marBottom w:val="0"/>
                  <w:divBdr>
                    <w:top w:val="none" w:sz="0" w:space="0" w:color="auto"/>
                    <w:left w:val="none" w:sz="0" w:space="0" w:color="auto"/>
                    <w:bottom w:val="none" w:sz="0" w:space="0" w:color="auto"/>
                    <w:right w:val="none" w:sz="0" w:space="0" w:color="auto"/>
                  </w:divBdr>
                </w:div>
                <w:div w:id="2026058725">
                  <w:marLeft w:val="0"/>
                  <w:marRight w:val="0"/>
                  <w:marTop w:val="0"/>
                  <w:marBottom w:val="0"/>
                  <w:divBdr>
                    <w:top w:val="none" w:sz="0" w:space="0" w:color="auto"/>
                    <w:left w:val="none" w:sz="0" w:space="0" w:color="auto"/>
                    <w:bottom w:val="none" w:sz="0" w:space="0" w:color="auto"/>
                    <w:right w:val="none" w:sz="0" w:space="0" w:color="auto"/>
                  </w:divBdr>
                </w:div>
              </w:divsChild>
            </w:div>
            <w:div w:id="53704714">
              <w:marLeft w:val="0"/>
              <w:marRight w:val="0"/>
              <w:marTop w:val="0"/>
              <w:marBottom w:val="0"/>
              <w:divBdr>
                <w:top w:val="none" w:sz="0" w:space="0" w:color="auto"/>
                <w:left w:val="none" w:sz="0" w:space="0" w:color="auto"/>
                <w:bottom w:val="none" w:sz="0" w:space="0" w:color="auto"/>
                <w:right w:val="none" w:sz="0" w:space="0" w:color="auto"/>
              </w:divBdr>
            </w:div>
            <w:div w:id="54088892">
              <w:marLeft w:val="0"/>
              <w:marRight w:val="0"/>
              <w:marTop w:val="0"/>
              <w:marBottom w:val="0"/>
              <w:divBdr>
                <w:top w:val="none" w:sz="0" w:space="0" w:color="auto"/>
                <w:left w:val="none" w:sz="0" w:space="0" w:color="auto"/>
                <w:bottom w:val="none" w:sz="0" w:space="0" w:color="auto"/>
                <w:right w:val="none" w:sz="0" w:space="0" w:color="auto"/>
              </w:divBdr>
            </w:div>
            <w:div w:id="59595937">
              <w:marLeft w:val="0"/>
              <w:marRight w:val="0"/>
              <w:marTop w:val="0"/>
              <w:marBottom w:val="0"/>
              <w:divBdr>
                <w:top w:val="none" w:sz="0" w:space="0" w:color="auto"/>
                <w:left w:val="none" w:sz="0" w:space="0" w:color="auto"/>
                <w:bottom w:val="none" w:sz="0" w:space="0" w:color="auto"/>
                <w:right w:val="none" w:sz="0" w:space="0" w:color="auto"/>
              </w:divBdr>
            </w:div>
            <w:div w:id="61223164">
              <w:marLeft w:val="0"/>
              <w:marRight w:val="0"/>
              <w:marTop w:val="0"/>
              <w:marBottom w:val="0"/>
              <w:divBdr>
                <w:top w:val="none" w:sz="0" w:space="0" w:color="auto"/>
                <w:left w:val="none" w:sz="0" w:space="0" w:color="auto"/>
                <w:bottom w:val="none" w:sz="0" w:space="0" w:color="auto"/>
                <w:right w:val="none" w:sz="0" w:space="0" w:color="auto"/>
              </w:divBdr>
            </w:div>
            <w:div w:id="61684615">
              <w:marLeft w:val="0"/>
              <w:marRight w:val="0"/>
              <w:marTop w:val="0"/>
              <w:marBottom w:val="0"/>
              <w:divBdr>
                <w:top w:val="none" w:sz="0" w:space="0" w:color="auto"/>
                <w:left w:val="none" w:sz="0" w:space="0" w:color="auto"/>
                <w:bottom w:val="none" w:sz="0" w:space="0" w:color="auto"/>
                <w:right w:val="none" w:sz="0" w:space="0" w:color="auto"/>
              </w:divBdr>
            </w:div>
            <w:div w:id="66268245">
              <w:marLeft w:val="0"/>
              <w:marRight w:val="0"/>
              <w:marTop w:val="0"/>
              <w:marBottom w:val="0"/>
              <w:divBdr>
                <w:top w:val="none" w:sz="0" w:space="0" w:color="auto"/>
                <w:left w:val="none" w:sz="0" w:space="0" w:color="auto"/>
                <w:bottom w:val="none" w:sz="0" w:space="0" w:color="auto"/>
                <w:right w:val="none" w:sz="0" w:space="0" w:color="auto"/>
              </w:divBdr>
            </w:div>
            <w:div w:id="67074927">
              <w:marLeft w:val="0"/>
              <w:marRight w:val="0"/>
              <w:marTop w:val="0"/>
              <w:marBottom w:val="0"/>
              <w:divBdr>
                <w:top w:val="none" w:sz="0" w:space="0" w:color="auto"/>
                <w:left w:val="none" w:sz="0" w:space="0" w:color="auto"/>
                <w:bottom w:val="none" w:sz="0" w:space="0" w:color="auto"/>
                <w:right w:val="none" w:sz="0" w:space="0" w:color="auto"/>
              </w:divBdr>
              <w:divsChild>
                <w:div w:id="418142699">
                  <w:marLeft w:val="0"/>
                  <w:marRight w:val="0"/>
                  <w:marTop w:val="0"/>
                  <w:marBottom w:val="0"/>
                  <w:divBdr>
                    <w:top w:val="none" w:sz="0" w:space="0" w:color="auto"/>
                    <w:left w:val="none" w:sz="0" w:space="0" w:color="auto"/>
                    <w:bottom w:val="none" w:sz="0" w:space="0" w:color="auto"/>
                    <w:right w:val="none" w:sz="0" w:space="0" w:color="auto"/>
                  </w:divBdr>
                </w:div>
                <w:div w:id="818301102">
                  <w:marLeft w:val="0"/>
                  <w:marRight w:val="0"/>
                  <w:marTop w:val="0"/>
                  <w:marBottom w:val="0"/>
                  <w:divBdr>
                    <w:top w:val="none" w:sz="0" w:space="0" w:color="auto"/>
                    <w:left w:val="none" w:sz="0" w:space="0" w:color="auto"/>
                    <w:bottom w:val="none" w:sz="0" w:space="0" w:color="auto"/>
                    <w:right w:val="none" w:sz="0" w:space="0" w:color="auto"/>
                  </w:divBdr>
                </w:div>
                <w:div w:id="1710256185">
                  <w:marLeft w:val="0"/>
                  <w:marRight w:val="0"/>
                  <w:marTop w:val="0"/>
                  <w:marBottom w:val="0"/>
                  <w:divBdr>
                    <w:top w:val="none" w:sz="0" w:space="0" w:color="auto"/>
                    <w:left w:val="none" w:sz="0" w:space="0" w:color="auto"/>
                    <w:bottom w:val="none" w:sz="0" w:space="0" w:color="auto"/>
                    <w:right w:val="none" w:sz="0" w:space="0" w:color="auto"/>
                  </w:divBdr>
                </w:div>
              </w:divsChild>
            </w:div>
            <w:div w:id="70545611">
              <w:marLeft w:val="0"/>
              <w:marRight w:val="0"/>
              <w:marTop w:val="0"/>
              <w:marBottom w:val="0"/>
              <w:divBdr>
                <w:top w:val="none" w:sz="0" w:space="0" w:color="auto"/>
                <w:left w:val="none" w:sz="0" w:space="0" w:color="auto"/>
                <w:bottom w:val="none" w:sz="0" w:space="0" w:color="auto"/>
                <w:right w:val="none" w:sz="0" w:space="0" w:color="auto"/>
              </w:divBdr>
            </w:div>
            <w:div w:id="73473800">
              <w:marLeft w:val="0"/>
              <w:marRight w:val="0"/>
              <w:marTop w:val="0"/>
              <w:marBottom w:val="0"/>
              <w:divBdr>
                <w:top w:val="none" w:sz="0" w:space="0" w:color="auto"/>
                <w:left w:val="none" w:sz="0" w:space="0" w:color="auto"/>
                <w:bottom w:val="none" w:sz="0" w:space="0" w:color="auto"/>
                <w:right w:val="none" w:sz="0" w:space="0" w:color="auto"/>
              </w:divBdr>
            </w:div>
            <w:div w:id="76679267">
              <w:marLeft w:val="0"/>
              <w:marRight w:val="0"/>
              <w:marTop w:val="0"/>
              <w:marBottom w:val="0"/>
              <w:divBdr>
                <w:top w:val="none" w:sz="0" w:space="0" w:color="auto"/>
                <w:left w:val="none" w:sz="0" w:space="0" w:color="auto"/>
                <w:bottom w:val="none" w:sz="0" w:space="0" w:color="auto"/>
                <w:right w:val="none" w:sz="0" w:space="0" w:color="auto"/>
              </w:divBdr>
            </w:div>
            <w:div w:id="76829209">
              <w:marLeft w:val="0"/>
              <w:marRight w:val="0"/>
              <w:marTop w:val="0"/>
              <w:marBottom w:val="0"/>
              <w:divBdr>
                <w:top w:val="none" w:sz="0" w:space="0" w:color="auto"/>
                <w:left w:val="none" w:sz="0" w:space="0" w:color="auto"/>
                <w:bottom w:val="none" w:sz="0" w:space="0" w:color="auto"/>
                <w:right w:val="none" w:sz="0" w:space="0" w:color="auto"/>
              </w:divBdr>
            </w:div>
            <w:div w:id="76900278">
              <w:marLeft w:val="0"/>
              <w:marRight w:val="0"/>
              <w:marTop w:val="0"/>
              <w:marBottom w:val="0"/>
              <w:divBdr>
                <w:top w:val="none" w:sz="0" w:space="0" w:color="auto"/>
                <w:left w:val="none" w:sz="0" w:space="0" w:color="auto"/>
                <w:bottom w:val="none" w:sz="0" w:space="0" w:color="auto"/>
                <w:right w:val="none" w:sz="0" w:space="0" w:color="auto"/>
              </w:divBdr>
            </w:div>
            <w:div w:id="79909448">
              <w:marLeft w:val="0"/>
              <w:marRight w:val="0"/>
              <w:marTop w:val="0"/>
              <w:marBottom w:val="0"/>
              <w:divBdr>
                <w:top w:val="none" w:sz="0" w:space="0" w:color="auto"/>
                <w:left w:val="none" w:sz="0" w:space="0" w:color="auto"/>
                <w:bottom w:val="none" w:sz="0" w:space="0" w:color="auto"/>
                <w:right w:val="none" w:sz="0" w:space="0" w:color="auto"/>
              </w:divBdr>
            </w:div>
            <w:div w:id="79957812">
              <w:marLeft w:val="0"/>
              <w:marRight w:val="0"/>
              <w:marTop w:val="0"/>
              <w:marBottom w:val="0"/>
              <w:divBdr>
                <w:top w:val="none" w:sz="0" w:space="0" w:color="auto"/>
                <w:left w:val="none" w:sz="0" w:space="0" w:color="auto"/>
                <w:bottom w:val="none" w:sz="0" w:space="0" w:color="auto"/>
                <w:right w:val="none" w:sz="0" w:space="0" w:color="auto"/>
              </w:divBdr>
            </w:div>
            <w:div w:id="80951345">
              <w:marLeft w:val="0"/>
              <w:marRight w:val="0"/>
              <w:marTop w:val="0"/>
              <w:marBottom w:val="0"/>
              <w:divBdr>
                <w:top w:val="none" w:sz="0" w:space="0" w:color="auto"/>
                <w:left w:val="none" w:sz="0" w:space="0" w:color="auto"/>
                <w:bottom w:val="none" w:sz="0" w:space="0" w:color="auto"/>
                <w:right w:val="none" w:sz="0" w:space="0" w:color="auto"/>
              </w:divBdr>
            </w:div>
            <w:div w:id="83499340">
              <w:marLeft w:val="0"/>
              <w:marRight w:val="0"/>
              <w:marTop w:val="0"/>
              <w:marBottom w:val="0"/>
              <w:divBdr>
                <w:top w:val="none" w:sz="0" w:space="0" w:color="auto"/>
                <w:left w:val="none" w:sz="0" w:space="0" w:color="auto"/>
                <w:bottom w:val="none" w:sz="0" w:space="0" w:color="auto"/>
                <w:right w:val="none" w:sz="0" w:space="0" w:color="auto"/>
              </w:divBdr>
            </w:div>
            <w:div w:id="83650363">
              <w:marLeft w:val="0"/>
              <w:marRight w:val="0"/>
              <w:marTop w:val="0"/>
              <w:marBottom w:val="0"/>
              <w:divBdr>
                <w:top w:val="none" w:sz="0" w:space="0" w:color="auto"/>
                <w:left w:val="none" w:sz="0" w:space="0" w:color="auto"/>
                <w:bottom w:val="none" w:sz="0" w:space="0" w:color="auto"/>
                <w:right w:val="none" w:sz="0" w:space="0" w:color="auto"/>
              </w:divBdr>
            </w:div>
            <w:div w:id="84885228">
              <w:marLeft w:val="0"/>
              <w:marRight w:val="0"/>
              <w:marTop w:val="0"/>
              <w:marBottom w:val="0"/>
              <w:divBdr>
                <w:top w:val="none" w:sz="0" w:space="0" w:color="auto"/>
                <w:left w:val="none" w:sz="0" w:space="0" w:color="auto"/>
                <w:bottom w:val="none" w:sz="0" w:space="0" w:color="auto"/>
                <w:right w:val="none" w:sz="0" w:space="0" w:color="auto"/>
              </w:divBdr>
            </w:div>
            <w:div w:id="85928640">
              <w:marLeft w:val="0"/>
              <w:marRight w:val="0"/>
              <w:marTop w:val="0"/>
              <w:marBottom w:val="0"/>
              <w:divBdr>
                <w:top w:val="none" w:sz="0" w:space="0" w:color="auto"/>
                <w:left w:val="none" w:sz="0" w:space="0" w:color="auto"/>
                <w:bottom w:val="none" w:sz="0" w:space="0" w:color="auto"/>
                <w:right w:val="none" w:sz="0" w:space="0" w:color="auto"/>
              </w:divBdr>
            </w:div>
            <w:div w:id="86536870">
              <w:marLeft w:val="0"/>
              <w:marRight w:val="0"/>
              <w:marTop w:val="0"/>
              <w:marBottom w:val="0"/>
              <w:divBdr>
                <w:top w:val="none" w:sz="0" w:space="0" w:color="auto"/>
                <w:left w:val="none" w:sz="0" w:space="0" w:color="auto"/>
                <w:bottom w:val="none" w:sz="0" w:space="0" w:color="auto"/>
                <w:right w:val="none" w:sz="0" w:space="0" w:color="auto"/>
              </w:divBdr>
            </w:div>
            <w:div w:id="87699947">
              <w:marLeft w:val="0"/>
              <w:marRight w:val="0"/>
              <w:marTop w:val="0"/>
              <w:marBottom w:val="0"/>
              <w:divBdr>
                <w:top w:val="none" w:sz="0" w:space="0" w:color="auto"/>
                <w:left w:val="none" w:sz="0" w:space="0" w:color="auto"/>
                <w:bottom w:val="none" w:sz="0" w:space="0" w:color="auto"/>
                <w:right w:val="none" w:sz="0" w:space="0" w:color="auto"/>
              </w:divBdr>
            </w:div>
            <w:div w:id="89204184">
              <w:marLeft w:val="0"/>
              <w:marRight w:val="0"/>
              <w:marTop w:val="0"/>
              <w:marBottom w:val="0"/>
              <w:divBdr>
                <w:top w:val="none" w:sz="0" w:space="0" w:color="auto"/>
                <w:left w:val="none" w:sz="0" w:space="0" w:color="auto"/>
                <w:bottom w:val="none" w:sz="0" w:space="0" w:color="auto"/>
                <w:right w:val="none" w:sz="0" w:space="0" w:color="auto"/>
              </w:divBdr>
            </w:div>
            <w:div w:id="89276396">
              <w:marLeft w:val="0"/>
              <w:marRight w:val="0"/>
              <w:marTop w:val="0"/>
              <w:marBottom w:val="0"/>
              <w:divBdr>
                <w:top w:val="none" w:sz="0" w:space="0" w:color="auto"/>
                <w:left w:val="none" w:sz="0" w:space="0" w:color="auto"/>
                <w:bottom w:val="none" w:sz="0" w:space="0" w:color="auto"/>
                <w:right w:val="none" w:sz="0" w:space="0" w:color="auto"/>
              </w:divBdr>
            </w:div>
            <w:div w:id="89787241">
              <w:marLeft w:val="0"/>
              <w:marRight w:val="0"/>
              <w:marTop w:val="0"/>
              <w:marBottom w:val="0"/>
              <w:divBdr>
                <w:top w:val="none" w:sz="0" w:space="0" w:color="auto"/>
                <w:left w:val="none" w:sz="0" w:space="0" w:color="auto"/>
                <w:bottom w:val="none" w:sz="0" w:space="0" w:color="auto"/>
                <w:right w:val="none" w:sz="0" w:space="0" w:color="auto"/>
              </w:divBdr>
            </w:div>
            <w:div w:id="94136442">
              <w:marLeft w:val="0"/>
              <w:marRight w:val="0"/>
              <w:marTop w:val="0"/>
              <w:marBottom w:val="0"/>
              <w:divBdr>
                <w:top w:val="none" w:sz="0" w:space="0" w:color="auto"/>
                <w:left w:val="none" w:sz="0" w:space="0" w:color="auto"/>
                <w:bottom w:val="none" w:sz="0" w:space="0" w:color="auto"/>
                <w:right w:val="none" w:sz="0" w:space="0" w:color="auto"/>
              </w:divBdr>
            </w:div>
            <w:div w:id="94906734">
              <w:marLeft w:val="0"/>
              <w:marRight w:val="0"/>
              <w:marTop w:val="0"/>
              <w:marBottom w:val="0"/>
              <w:divBdr>
                <w:top w:val="none" w:sz="0" w:space="0" w:color="auto"/>
                <w:left w:val="none" w:sz="0" w:space="0" w:color="auto"/>
                <w:bottom w:val="none" w:sz="0" w:space="0" w:color="auto"/>
                <w:right w:val="none" w:sz="0" w:space="0" w:color="auto"/>
              </w:divBdr>
            </w:div>
            <w:div w:id="94910062">
              <w:marLeft w:val="0"/>
              <w:marRight w:val="0"/>
              <w:marTop w:val="0"/>
              <w:marBottom w:val="0"/>
              <w:divBdr>
                <w:top w:val="none" w:sz="0" w:space="0" w:color="auto"/>
                <w:left w:val="none" w:sz="0" w:space="0" w:color="auto"/>
                <w:bottom w:val="none" w:sz="0" w:space="0" w:color="auto"/>
                <w:right w:val="none" w:sz="0" w:space="0" w:color="auto"/>
              </w:divBdr>
            </w:div>
            <w:div w:id="101077314">
              <w:marLeft w:val="0"/>
              <w:marRight w:val="0"/>
              <w:marTop w:val="0"/>
              <w:marBottom w:val="0"/>
              <w:divBdr>
                <w:top w:val="none" w:sz="0" w:space="0" w:color="auto"/>
                <w:left w:val="none" w:sz="0" w:space="0" w:color="auto"/>
                <w:bottom w:val="none" w:sz="0" w:space="0" w:color="auto"/>
                <w:right w:val="none" w:sz="0" w:space="0" w:color="auto"/>
              </w:divBdr>
            </w:div>
            <w:div w:id="104228500">
              <w:marLeft w:val="0"/>
              <w:marRight w:val="0"/>
              <w:marTop w:val="0"/>
              <w:marBottom w:val="0"/>
              <w:divBdr>
                <w:top w:val="none" w:sz="0" w:space="0" w:color="auto"/>
                <w:left w:val="none" w:sz="0" w:space="0" w:color="auto"/>
                <w:bottom w:val="none" w:sz="0" w:space="0" w:color="auto"/>
                <w:right w:val="none" w:sz="0" w:space="0" w:color="auto"/>
              </w:divBdr>
            </w:div>
            <w:div w:id="104539471">
              <w:marLeft w:val="0"/>
              <w:marRight w:val="0"/>
              <w:marTop w:val="0"/>
              <w:marBottom w:val="0"/>
              <w:divBdr>
                <w:top w:val="none" w:sz="0" w:space="0" w:color="auto"/>
                <w:left w:val="none" w:sz="0" w:space="0" w:color="auto"/>
                <w:bottom w:val="none" w:sz="0" w:space="0" w:color="auto"/>
                <w:right w:val="none" w:sz="0" w:space="0" w:color="auto"/>
              </w:divBdr>
            </w:div>
            <w:div w:id="107897857">
              <w:marLeft w:val="0"/>
              <w:marRight w:val="0"/>
              <w:marTop w:val="0"/>
              <w:marBottom w:val="0"/>
              <w:divBdr>
                <w:top w:val="none" w:sz="0" w:space="0" w:color="auto"/>
                <w:left w:val="none" w:sz="0" w:space="0" w:color="auto"/>
                <w:bottom w:val="none" w:sz="0" w:space="0" w:color="auto"/>
                <w:right w:val="none" w:sz="0" w:space="0" w:color="auto"/>
              </w:divBdr>
            </w:div>
            <w:div w:id="108547833">
              <w:marLeft w:val="0"/>
              <w:marRight w:val="0"/>
              <w:marTop w:val="0"/>
              <w:marBottom w:val="0"/>
              <w:divBdr>
                <w:top w:val="none" w:sz="0" w:space="0" w:color="auto"/>
                <w:left w:val="none" w:sz="0" w:space="0" w:color="auto"/>
                <w:bottom w:val="none" w:sz="0" w:space="0" w:color="auto"/>
                <w:right w:val="none" w:sz="0" w:space="0" w:color="auto"/>
              </w:divBdr>
            </w:div>
            <w:div w:id="110170723">
              <w:marLeft w:val="0"/>
              <w:marRight w:val="0"/>
              <w:marTop w:val="0"/>
              <w:marBottom w:val="0"/>
              <w:divBdr>
                <w:top w:val="none" w:sz="0" w:space="0" w:color="auto"/>
                <w:left w:val="none" w:sz="0" w:space="0" w:color="auto"/>
                <w:bottom w:val="none" w:sz="0" w:space="0" w:color="auto"/>
                <w:right w:val="none" w:sz="0" w:space="0" w:color="auto"/>
              </w:divBdr>
            </w:div>
            <w:div w:id="111948882">
              <w:marLeft w:val="0"/>
              <w:marRight w:val="0"/>
              <w:marTop w:val="0"/>
              <w:marBottom w:val="0"/>
              <w:divBdr>
                <w:top w:val="none" w:sz="0" w:space="0" w:color="auto"/>
                <w:left w:val="none" w:sz="0" w:space="0" w:color="auto"/>
                <w:bottom w:val="none" w:sz="0" w:space="0" w:color="auto"/>
                <w:right w:val="none" w:sz="0" w:space="0" w:color="auto"/>
              </w:divBdr>
            </w:div>
            <w:div w:id="112212446">
              <w:marLeft w:val="0"/>
              <w:marRight w:val="0"/>
              <w:marTop w:val="0"/>
              <w:marBottom w:val="0"/>
              <w:divBdr>
                <w:top w:val="none" w:sz="0" w:space="0" w:color="auto"/>
                <w:left w:val="none" w:sz="0" w:space="0" w:color="auto"/>
                <w:bottom w:val="none" w:sz="0" w:space="0" w:color="auto"/>
                <w:right w:val="none" w:sz="0" w:space="0" w:color="auto"/>
              </w:divBdr>
            </w:div>
            <w:div w:id="113402949">
              <w:marLeft w:val="0"/>
              <w:marRight w:val="0"/>
              <w:marTop w:val="0"/>
              <w:marBottom w:val="0"/>
              <w:divBdr>
                <w:top w:val="none" w:sz="0" w:space="0" w:color="auto"/>
                <w:left w:val="none" w:sz="0" w:space="0" w:color="auto"/>
                <w:bottom w:val="none" w:sz="0" w:space="0" w:color="auto"/>
                <w:right w:val="none" w:sz="0" w:space="0" w:color="auto"/>
              </w:divBdr>
            </w:div>
            <w:div w:id="113405523">
              <w:marLeft w:val="0"/>
              <w:marRight w:val="0"/>
              <w:marTop w:val="0"/>
              <w:marBottom w:val="0"/>
              <w:divBdr>
                <w:top w:val="none" w:sz="0" w:space="0" w:color="auto"/>
                <w:left w:val="none" w:sz="0" w:space="0" w:color="auto"/>
                <w:bottom w:val="none" w:sz="0" w:space="0" w:color="auto"/>
                <w:right w:val="none" w:sz="0" w:space="0" w:color="auto"/>
              </w:divBdr>
            </w:div>
            <w:div w:id="115218310">
              <w:marLeft w:val="0"/>
              <w:marRight w:val="0"/>
              <w:marTop w:val="0"/>
              <w:marBottom w:val="0"/>
              <w:divBdr>
                <w:top w:val="none" w:sz="0" w:space="0" w:color="auto"/>
                <w:left w:val="none" w:sz="0" w:space="0" w:color="auto"/>
                <w:bottom w:val="none" w:sz="0" w:space="0" w:color="auto"/>
                <w:right w:val="none" w:sz="0" w:space="0" w:color="auto"/>
              </w:divBdr>
            </w:div>
            <w:div w:id="115494395">
              <w:marLeft w:val="0"/>
              <w:marRight w:val="0"/>
              <w:marTop w:val="0"/>
              <w:marBottom w:val="0"/>
              <w:divBdr>
                <w:top w:val="none" w:sz="0" w:space="0" w:color="auto"/>
                <w:left w:val="none" w:sz="0" w:space="0" w:color="auto"/>
                <w:bottom w:val="none" w:sz="0" w:space="0" w:color="auto"/>
                <w:right w:val="none" w:sz="0" w:space="0" w:color="auto"/>
              </w:divBdr>
            </w:div>
            <w:div w:id="115952797">
              <w:marLeft w:val="0"/>
              <w:marRight w:val="0"/>
              <w:marTop w:val="0"/>
              <w:marBottom w:val="0"/>
              <w:divBdr>
                <w:top w:val="none" w:sz="0" w:space="0" w:color="auto"/>
                <w:left w:val="none" w:sz="0" w:space="0" w:color="auto"/>
                <w:bottom w:val="none" w:sz="0" w:space="0" w:color="auto"/>
                <w:right w:val="none" w:sz="0" w:space="0" w:color="auto"/>
              </w:divBdr>
            </w:div>
            <w:div w:id="117839192">
              <w:marLeft w:val="0"/>
              <w:marRight w:val="0"/>
              <w:marTop w:val="0"/>
              <w:marBottom w:val="0"/>
              <w:divBdr>
                <w:top w:val="none" w:sz="0" w:space="0" w:color="auto"/>
                <w:left w:val="none" w:sz="0" w:space="0" w:color="auto"/>
                <w:bottom w:val="none" w:sz="0" w:space="0" w:color="auto"/>
                <w:right w:val="none" w:sz="0" w:space="0" w:color="auto"/>
              </w:divBdr>
            </w:div>
            <w:div w:id="121731367">
              <w:marLeft w:val="0"/>
              <w:marRight w:val="0"/>
              <w:marTop w:val="0"/>
              <w:marBottom w:val="0"/>
              <w:divBdr>
                <w:top w:val="none" w:sz="0" w:space="0" w:color="auto"/>
                <w:left w:val="none" w:sz="0" w:space="0" w:color="auto"/>
                <w:bottom w:val="none" w:sz="0" w:space="0" w:color="auto"/>
                <w:right w:val="none" w:sz="0" w:space="0" w:color="auto"/>
              </w:divBdr>
            </w:div>
            <w:div w:id="124007345">
              <w:marLeft w:val="0"/>
              <w:marRight w:val="0"/>
              <w:marTop w:val="0"/>
              <w:marBottom w:val="0"/>
              <w:divBdr>
                <w:top w:val="none" w:sz="0" w:space="0" w:color="auto"/>
                <w:left w:val="none" w:sz="0" w:space="0" w:color="auto"/>
                <w:bottom w:val="none" w:sz="0" w:space="0" w:color="auto"/>
                <w:right w:val="none" w:sz="0" w:space="0" w:color="auto"/>
              </w:divBdr>
            </w:div>
            <w:div w:id="126709291">
              <w:marLeft w:val="0"/>
              <w:marRight w:val="0"/>
              <w:marTop w:val="0"/>
              <w:marBottom w:val="0"/>
              <w:divBdr>
                <w:top w:val="none" w:sz="0" w:space="0" w:color="auto"/>
                <w:left w:val="none" w:sz="0" w:space="0" w:color="auto"/>
                <w:bottom w:val="none" w:sz="0" w:space="0" w:color="auto"/>
                <w:right w:val="none" w:sz="0" w:space="0" w:color="auto"/>
              </w:divBdr>
            </w:div>
            <w:div w:id="129254267">
              <w:marLeft w:val="0"/>
              <w:marRight w:val="0"/>
              <w:marTop w:val="0"/>
              <w:marBottom w:val="0"/>
              <w:divBdr>
                <w:top w:val="none" w:sz="0" w:space="0" w:color="auto"/>
                <w:left w:val="none" w:sz="0" w:space="0" w:color="auto"/>
                <w:bottom w:val="none" w:sz="0" w:space="0" w:color="auto"/>
                <w:right w:val="none" w:sz="0" w:space="0" w:color="auto"/>
              </w:divBdr>
            </w:div>
            <w:div w:id="132143047">
              <w:marLeft w:val="0"/>
              <w:marRight w:val="0"/>
              <w:marTop w:val="0"/>
              <w:marBottom w:val="0"/>
              <w:divBdr>
                <w:top w:val="none" w:sz="0" w:space="0" w:color="auto"/>
                <w:left w:val="none" w:sz="0" w:space="0" w:color="auto"/>
                <w:bottom w:val="none" w:sz="0" w:space="0" w:color="auto"/>
                <w:right w:val="none" w:sz="0" w:space="0" w:color="auto"/>
              </w:divBdr>
            </w:div>
            <w:div w:id="136462546">
              <w:marLeft w:val="0"/>
              <w:marRight w:val="0"/>
              <w:marTop w:val="0"/>
              <w:marBottom w:val="0"/>
              <w:divBdr>
                <w:top w:val="none" w:sz="0" w:space="0" w:color="auto"/>
                <w:left w:val="none" w:sz="0" w:space="0" w:color="auto"/>
                <w:bottom w:val="none" w:sz="0" w:space="0" w:color="auto"/>
                <w:right w:val="none" w:sz="0" w:space="0" w:color="auto"/>
              </w:divBdr>
            </w:div>
            <w:div w:id="137186114">
              <w:marLeft w:val="0"/>
              <w:marRight w:val="0"/>
              <w:marTop w:val="0"/>
              <w:marBottom w:val="0"/>
              <w:divBdr>
                <w:top w:val="none" w:sz="0" w:space="0" w:color="auto"/>
                <w:left w:val="none" w:sz="0" w:space="0" w:color="auto"/>
                <w:bottom w:val="none" w:sz="0" w:space="0" w:color="auto"/>
                <w:right w:val="none" w:sz="0" w:space="0" w:color="auto"/>
              </w:divBdr>
            </w:div>
            <w:div w:id="137694894">
              <w:marLeft w:val="0"/>
              <w:marRight w:val="0"/>
              <w:marTop w:val="0"/>
              <w:marBottom w:val="0"/>
              <w:divBdr>
                <w:top w:val="none" w:sz="0" w:space="0" w:color="auto"/>
                <w:left w:val="none" w:sz="0" w:space="0" w:color="auto"/>
                <w:bottom w:val="none" w:sz="0" w:space="0" w:color="auto"/>
                <w:right w:val="none" w:sz="0" w:space="0" w:color="auto"/>
              </w:divBdr>
            </w:div>
            <w:div w:id="139620652">
              <w:marLeft w:val="0"/>
              <w:marRight w:val="0"/>
              <w:marTop w:val="0"/>
              <w:marBottom w:val="0"/>
              <w:divBdr>
                <w:top w:val="none" w:sz="0" w:space="0" w:color="auto"/>
                <w:left w:val="none" w:sz="0" w:space="0" w:color="auto"/>
                <w:bottom w:val="none" w:sz="0" w:space="0" w:color="auto"/>
                <w:right w:val="none" w:sz="0" w:space="0" w:color="auto"/>
              </w:divBdr>
            </w:div>
            <w:div w:id="141165123">
              <w:marLeft w:val="0"/>
              <w:marRight w:val="0"/>
              <w:marTop w:val="0"/>
              <w:marBottom w:val="0"/>
              <w:divBdr>
                <w:top w:val="none" w:sz="0" w:space="0" w:color="auto"/>
                <w:left w:val="none" w:sz="0" w:space="0" w:color="auto"/>
                <w:bottom w:val="none" w:sz="0" w:space="0" w:color="auto"/>
                <w:right w:val="none" w:sz="0" w:space="0" w:color="auto"/>
              </w:divBdr>
            </w:div>
            <w:div w:id="142434324">
              <w:marLeft w:val="0"/>
              <w:marRight w:val="0"/>
              <w:marTop w:val="0"/>
              <w:marBottom w:val="0"/>
              <w:divBdr>
                <w:top w:val="none" w:sz="0" w:space="0" w:color="auto"/>
                <w:left w:val="none" w:sz="0" w:space="0" w:color="auto"/>
                <w:bottom w:val="none" w:sz="0" w:space="0" w:color="auto"/>
                <w:right w:val="none" w:sz="0" w:space="0" w:color="auto"/>
              </w:divBdr>
              <w:divsChild>
                <w:div w:id="49615688">
                  <w:marLeft w:val="0"/>
                  <w:marRight w:val="0"/>
                  <w:marTop w:val="0"/>
                  <w:marBottom w:val="0"/>
                  <w:divBdr>
                    <w:top w:val="none" w:sz="0" w:space="0" w:color="auto"/>
                    <w:left w:val="none" w:sz="0" w:space="0" w:color="auto"/>
                    <w:bottom w:val="none" w:sz="0" w:space="0" w:color="auto"/>
                    <w:right w:val="none" w:sz="0" w:space="0" w:color="auto"/>
                  </w:divBdr>
                </w:div>
                <w:div w:id="139689277">
                  <w:marLeft w:val="0"/>
                  <w:marRight w:val="0"/>
                  <w:marTop w:val="0"/>
                  <w:marBottom w:val="0"/>
                  <w:divBdr>
                    <w:top w:val="none" w:sz="0" w:space="0" w:color="auto"/>
                    <w:left w:val="none" w:sz="0" w:space="0" w:color="auto"/>
                    <w:bottom w:val="none" w:sz="0" w:space="0" w:color="auto"/>
                    <w:right w:val="none" w:sz="0" w:space="0" w:color="auto"/>
                  </w:divBdr>
                </w:div>
                <w:div w:id="167210933">
                  <w:marLeft w:val="0"/>
                  <w:marRight w:val="0"/>
                  <w:marTop w:val="0"/>
                  <w:marBottom w:val="0"/>
                  <w:divBdr>
                    <w:top w:val="none" w:sz="0" w:space="0" w:color="auto"/>
                    <w:left w:val="none" w:sz="0" w:space="0" w:color="auto"/>
                    <w:bottom w:val="none" w:sz="0" w:space="0" w:color="auto"/>
                    <w:right w:val="none" w:sz="0" w:space="0" w:color="auto"/>
                  </w:divBdr>
                </w:div>
                <w:div w:id="298150740">
                  <w:marLeft w:val="0"/>
                  <w:marRight w:val="0"/>
                  <w:marTop w:val="0"/>
                  <w:marBottom w:val="0"/>
                  <w:divBdr>
                    <w:top w:val="none" w:sz="0" w:space="0" w:color="auto"/>
                    <w:left w:val="none" w:sz="0" w:space="0" w:color="auto"/>
                    <w:bottom w:val="none" w:sz="0" w:space="0" w:color="auto"/>
                    <w:right w:val="none" w:sz="0" w:space="0" w:color="auto"/>
                  </w:divBdr>
                </w:div>
                <w:div w:id="338431674">
                  <w:marLeft w:val="0"/>
                  <w:marRight w:val="0"/>
                  <w:marTop w:val="0"/>
                  <w:marBottom w:val="0"/>
                  <w:divBdr>
                    <w:top w:val="none" w:sz="0" w:space="0" w:color="auto"/>
                    <w:left w:val="none" w:sz="0" w:space="0" w:color="auto"/>
                    <w:bottom w:val="none" w:sz="0" w:space="0" w:color="auto"/>
                    <w:right w:val="none" w:sz="0" w:space="0" w:color="auto"/>
                  </w:divBdr>
                </w:div>
                <w:div w:id="492598976">
                  <w:marLeft w:val="0"/>
                  <w:marRight w:val="0"/>
                  <w:marTop w:val="0"/>
                  <w:marBottom w:val="0"/>
                  <w:divBdr>
                    <w:top w:val="none" w:sz="0" w:space="0" w:color="auto"/>
                    <w:left w:val="none" w:sz="0" w:space="0" w:color="auto"/>
                    <w:bottom w:val="none" w:sz="0" w:space="0" w:color="auto"/>
                    <w:right w:val="none" w:sz="0" w:space="0" w:color="auto"/>
                  </w:divBdr>
                </w:div>
                <w:div w:id="537937628">
                  <w:marLeft w:val="0"/>
                  <w:marRight w:val="0"/>
                  <w:marTop w:val="0"/>
                  <w:marBottom w:val="0"/>
                  <w:divBdr>
                    <w:top w:val="none" w:sz="0" w:space="0" w:color="auto"/>
                    <w:left w:val="none" w:sz="0" w:space="0" w:color="auto"/>
                    <w:bottom w:val="none" w:sz="0" w:space="0" w:color="auto"/>
                    <w:right w:val="none" w:sz="0" w:space="0" w:color="auto"/>
                  </w:divBdr>
                </w:div>
                <w:div w:id="717167854">
                  <w:marLeft w:val="0"/>
                  <w:marRight w:val="0"/>
                  <w:marTop w:val="0"/>
                  <w:marBottom w:val="0"/>
                  <w:divBdr>
                    <w:top w:val="none" w:sz="0" w:space="0" w:color="auto"/>
                    <w:left w:val="none" w:sz="0" w:space="0" w:color="auto"/>
                    <w:bottom w:val="none" w:sz="0" w:space="0" w:color="auto"/>
                    <w:right w:val="none" w:sz="0" w:space="0" w:color="auto"/>
                  </w:divBdr>
                </w:div>
                <w:div w:id="726296979">
                  <w:marLeft w:val="0"/>
                  <w:marRight w:val="0"/>
                  <w:marTop w:val="0"/>
                  <w:marBottom w:val="0"/>
                  <w:divBdr>
                    <w:top w:val="none" w:sz="0" w:space="0" w:color="auto"/>
                    <w:left w:val="none" w:sz="0" w:space="0" w:color="auto"/>
                    <w:bottom w:val="none" w:sz="0" w:space="0" w:color="auto"/>
                    <w:right w:val="none" w:sz="0" w:space="0" w:color="auto"/>
                  </w:divBdr>
                </w:div>
                <w:div w:id="794565609">
                  <w:marLeft w:val="0"/>
                  <w:marRight w:val="0"/>
                  <w:marTop w:val="0"/>
                  <w:marBottom w:val="0"/>
                  <w:divBdr>
                    <w:top w:val="none" w:sz="0" w:space="0" w:color="auto"/>
                    <w:left w:val="none" w:sz="0" w:space="0" w:color="auto"/>
                    <w:bottom w:val="none" w:sz="0" w:space="0" w:color="auto"/>
                    <w:right w:val="none" w:sz="0" w:space="0" w:color="auto"/>
                  </w:divBdr>
                </w:div>
                <w:div w:id="996687271">
                  <w:marLeft w:val="0"/>
                  <w:marRight w:val="0"/>
                  <w:marTop w:val="0"/>
                  <w:marBottom w:val="0"/>
                  <w:divBdr>
                    <w:top w:val="none" w:sz="0" w:space="0" w:color="auto"/>
                    <w:left w:val="none" w:sz="0" w:space="0" w:color="auto"/>
                    <w:bottom w:val="none" w:sz="0" w:space="0" w:color="auto"/>
                    <w:right w:val="none" w:sz="0" w:space="0" w:color="auto"/>
                  </w:divBdr>
                </w:div>
                <w:div w:id="1248346860">
                  <w:marLeft w:val="0"/>
                  <w:marRight w:val="0"/>
                  <w:marTop w:val="0"/>
                  <w:marBottom w:val="0"/>
                  <w:divBdr>
                    <w:top w:val="none" w:sz="0" w:space="0" w:color="auto"/>
                    <w:left w:val="none" w:sz="0" w:space="0" w:color="auto"/>
                    <w:bottom w:val="none" w:sz="0" w:space="0" w:color="auto"/>
                    <w:right w:val="none" w:sz="0" w:space="0" w:color="auto"/>
                  </w:divBdr>
                </w:div>
                <w:div w:id="1333412361">
                  <w:marLeft w:val="0"/>
                  <w:marRight w:val="0"/>
                  <w:marTop w:val="0"/>
                  <w:marBottom w:val="0"/>
                  <w:divBdr>
                    <w:top w:val="none" w:sz="0" w:space="0" w:color="auto"/>
                    <w:left w:val="none" w:sz="0" w:space="0" w:color="auto"/>
                    <w:bottom w:val="none" w:sz="0" w:space="0" w:color="auto"/>
                    <w:right w:val="none" w:sz="0" w:space="0" w:color="auto"/>
                  </w:divBdr>
                </w:div>
                <w:div w:id="1388533865">
                  <w:marLeft w:val="0"/>
                  <w:marRight w:val="0"/>
                  <w:marTop w:val="0"/>
                  <w:marBottom w:val="0"/>
                  <w:divBdr>
                    <w:top w:val="none" w:sz="0" w:space="0" w:color="auto"/>
                    <w:left w:val="none" w:sz="0" w:space="0" w:color="auto"/>
                    <w:bottom w:val="none" w:sz="0" w:space="0" w:color="auto"/>
                    <w:right w:val="none" w:sz="0" w:space="0" w:color="auto"/>
                  </w:divBdr>
                </w:div>
                <w:div w:id="1575512699">
                  <w:marLeft w:val="0"/>
                  <w:marRight w:val="0"/>
                  <w:marTop w:val="0"/>
                  <w:marBottom w:val="0"/>
                  <w:divBdr>
                    <w:top w:val="none" w:sz="0" w:space="0" w:color="auto"/>
                    <w:left w:val="none" w:sz="0" w:space="0" w:color="auto"/>
                    <w:bottom w:val="none" w:sz="0" w:space="0" w:color="auto"/>
                    <w:right w:val="none" w:sz="0" w:space="0" w:color="auto"/>
                  </w:divBdr>
                </w:div>
                <w:div w:id="1622569959">
                  <w:marLeft w:val="0"/>
                  <w:marRight w:val="0"/>
                  <w:marTop w:val="0"/>
                  <w:marBottom w:val="0"/>
                  <w:divBdr>
                    <w:top w:val="none" w:sz="0" w:space="0" w:color="auto"/>
                    <w:left w:val="none" w:sz="0" w:space="0" w:color="auto"/>
                    <w:bottom w:val="none" w:sz="0" w:space="0" w:color="auto"/>
                    <w:right w:val="none" w:sz="0" w:space="0" w:color="auto"/>
                  </w:divBdr>
                </w:div>
                <w:div w:id="1825392870">
                  <w:marLeft w:val="0"/>
                  <w:marRight w:val="0"/>
                  <w:marTop w:val="0"/>
                  <w:marBottom w:val="0"/>
                  <w:divBdr>
                    <w:top w:val="none" w:sz="0" w:space="0" w:color="auto"/>
                    <w:left w:val="none" w:sz="0" w:space="0" w:color="auto"/>
                    <w:bottom w:val="none" w:sz="0" w:space="0" w:color="auto"/>
                    <w:right w:val="none" w:sz="0" w:space="0" w:color="auto"/>
                  </w:divBdr>
                </w:div>
                <w:div w:id="1901091807">
                  <w:marLeft w:val="0"/>
                  <w:marRight w:val="0"/>
                  <w:marTop w:val="0"/>
                  <w:marBottom w:val="0"/>
                  <w:divBdr>
                    <w:top w:val="none" w:sz="0" w:space="0" w:color="auto"/>
                    <w:left w:val="none" w:sz="0" w:space="0" w:color="auto"/>
                    <w:bottom w:val="none" w:sz="0" w:space="0" w:color="auto"/>
                    <w:right w:val="none" w:sz="0" w:space="0" w:color="auto"/>
                  </w:divBdr>
                </w:div>
              </w:divsChild>
            </w:div>
            <w:div w:id="143477174">
              <w:marLeft w:val="0"/>
              <w:marRight w:val="0"/>
              <w:marTop w:val="0"/>
              <w:marBottom w:val="0"/>
              <w:divBdr>
                <w:top w:val="none" w:sz="0" w:space="0" w:color="auto"/>
                <w:left w:val="none" w:sz="0" w:space="0" w:color="auto"/>
                <w:bottom w:val="none" w:sz="0" w:space="0" w:color="auto"/>
                <w:right w:val="none" w:sz="0" w:space="0" w:color="auto"/>
              </w:divBdr>
            </w:div>
            <w:div w:id="144124491">
              <w:marLeft w:val="0"/>
              <w:marRight w:val="0"/>
              <w:marTop w:val="0"/>
              <w:marBottom w:val="0"/>
              <w:divBdr>
                <w:top w:val="none" w:sz="0" w:space="0" w:color="auto"/>
                <w:left w:val="none" w:sz="0" w:space="0" w:color="auto"/>
                <w:bottom w:val="none" w:sz="0" w:space="0" w:color="auto"/>
                <w:right w:val="none" w:sz="0" w:space="0" w:color="auto"/>
              </w:divBdr>
            </w:div>
            <w:div w:id="144467534">
              <w:marLeft w:val="0"/>
              <w:marRight w:val="0"/>
              <w:marTop w:val="0"/>
              <w:marBottom w:val="0"/>
              <w:divBdr>
                <w:top w:val="none" w:sz="0" w:space="0" w:color="auto"/>
                <w:left w:val="none" w:sz="0" w:space="0" w:color="auto"/>
                <w:bottom w:val="none" w:sz="0" w:space="0" w:color="auto"/>
                <w:right w:val="none" w:sz="0" w:space="0" w:color="auto"/>
              </w:divBdr>
            </w:div>
            <w:div w:id="144980523">
              <w:marLeft w:val="0"/>
              <w:marRight w:val="0"/>
              <w:marTop w:val="360"/>
              <w:marBottom w:val="0"/>
              <w:divBdr>
                <w:top w:val="single" w:sz="6" w:space="0" w:color="auto"/>
                <w:left w:val="single" w:sz="6" w:space="0" w:color="auto"/>
                <w:bottom w:val="single" w:sz="6" w:space="0" w:color="auto"/>
                <w:right w:val="single" w:sz="6" w:space="0" w:color="auto"/>
              </w:divBdr>
            </w:div>
            <w:div w:id="147523351">
              <w:marLeft w:val="0"/>
              <w:marRight w:val="0"/>
              <w:marTop w:val="0"/>
              <w:marBottom w:val="0"/>
              <w:divBdr>
                <w:top w:val="none" w:sz="0" w:space="0" w:color="auto"/>
                <w:left w:val="none" w:sz="0" w:space="0" w:color="auto"/>
                <w:bottom w:val="none" w:sz="0" w:space="0" w:color="auto"/>
                <w:right w:val="none" w:sz="0" w:space="0" w:color="auto"/>
              </w:divBdr>
            </w:div>
            <w:div w:id="148135399">
              <w:marLeft w:val="0"/>
              <w:marRight w:val="0"/>
              <w:marTop w:val="0"/>
              <w:marBottom w:val="0"/>
              <w:divBdr>
                <w:top w:val="none" w:sz="0" w:space="0" w:color="auto"/>
                <w:left w:val="none" w:sz="0" w:space="0" w:color="auto"/>
                <w:bottom w:val="none" w:sz="0" w:space="0" w:color="auto"/>
                <w:right w:val="none" w:sz="0" w:space="0" w:color="auto"/>
              </w:divBdr>
            </w:div>
            <w:div w:id="149098404">
              <w:marLeft w:val="0"/>
              <w:marRight w:val="0"/>
              <w:marTop w:val="0"/>
              <w:marBottom w:val="0"/>
              <w:divBdr>
                <w:top w:val="none" w:sz="0" w:space="0" w:color="auto"/>
                <w:left w:val="none" w:sz="0" w:space="0" w:color="auto"/>
                <w:bottom w:val="none" w:sz="0" w:space="0" w:color="auto"/>
                <w:right w:val="none" w:sz="0" w:space="0" w:color="auto"/>
              </w:divBdr>
            </w:div>
            <w:div w:id="153881248">
              <w:marLeft w:val="0"/>
              <w:marRight w:val="0"/>
              <w:marTop w:val="0"/>
              <w:marBottom w:val="0"/>
              <w:divBdr>
                <w:top w:val="none" w:sz="0" w:space="0" w:color="auto"/>
                <w:left w:val="none" w:sz="0" w:space="0" w:color="auto"/>
                <w:bottom w:val="none" w:sz="0" w:space="0" w:color="auto"/>
                <w:right w:val="none" w:sz="0" w:space="0" w:color="auto"/>
              </w:divBdr>
            </w:div>
            <w:div w:id="155146755">
              <w:marLeft w:val="0"/>
              <w:marRight w:val="0"/>
              <w:marTop w:val="0"/>
              <w:marBottom w:val="0"/>
              <w:divBdr>
                <w:top w:val="none" w:sz="0" w:space="0" w:color="auto"/>
                <w:left w:val="none" w:sz="0" w:space="0" w:color="auto"/>
                <w:bottom w:val="none" w:sz="0" w:space="0" w:color="auto"/>
                <w:right w:val="none" w:sz="0" w:space="0" w:color="auto"/>
              </w:divBdr>
            </w:div>
            <w:div w:id="155732317">
              <w:marLeft w:val="0"/>
              <w:marRight w:val="0"/>
              <w:marTop w:val="0"/>
              <w:marBottom w:val="0"/>
              <w:divBdr>
                <w:top w:val="none" w:sz="0" w:space="0" w:color="auto"/>
                <w:left w:val="none" w:sz="0" w:space="0" w:color="auto"/>
                <w:bottom w:val="none" w:sz="0" w:space="0" w:color="auto"/>
                <w:right w:val="none" w:sz="0" w:space="0" w:color="auto"/>
              </w:divBdr>
            </w:div>
            <w:div w:id="161623221">
              <w:marLeft w:val="0"/>
              <w:marRight w:val="0"/>
              <w:marTop w:val="0"/>
              <w:marBottom w:val="0"/>
              <w:divBdr>
                <w:top w:val="none" w:sz="0" w:space="0" w:color="auto"/>
                <w:left w:val="none" w:sz="0" w:space="0" w:color="auto"/>
                <w:bottom w:val="none" w:sz="0" w:space="0" w:color="auto"/>
                <w:right w:val="none" w:sz="0" w:space="0" w:color="auto"/>
              </w:divBdr>
            </w:div>
            <w:div w:id="161893068">
              <w:marLeft w:val="0"/>
              <w:marRight w:val="0"/>
              <w:marTop w:val="0"/>
              <w:marBottom w:val="0"/>
              <w:divBdr>
                <w:top w:val="none" w:sz="0" w:space="0" w:color="auto"/>
                <w:left w:val="none" w:sz="0" w:space="0" w:color="auto"/>
                <w:bottom w:val="none" w:sz="0" w:space="0" w:color="auto"/>
                <w:right w:val="none" w:sz="0" w:space="0" w:color="auto"/>
              </w:divBdr>
            </w:div>
            <w:div w:id="162204506">
              <w:marLeft w:val="0"/>
              <w:marRight w:val="0"/>
              <w:marTop w:val="0"/>
              <w:marBottom w:val="0"/>
              <w:divBdr>
                <w:top w:val="none" w:sz="0" w:space="0" w:color="auto"/>
                <w:left w:val="none" w:sz="0" w:space="0" w:color="auto"/>
                <w:bottom w:val="none" w:sz="0" w:space="0" w:color="auto"/>
                <w:right w:val="none" w:sz="0" w:space="0" w:color="auto"/>
              </w:divBdr>
            </w:div>
            <w:div w:id="163323479">
              <w:marLeft w:val="0"/>
              <w:marRight w:val="0"/>
              <w:marTop w:val="0"/>
              <w:marBottom w:val="0"/>
              <w:divBdr>
                <w:top w:val="none" w:sz="0" w:space="0" w:color="auto"/>
                <w:left w:val="none" w:sz="0" w:space="0" w:color="auto"/>
                <w:bottom w:val="none" w:sz="0" w:space="0" w:color="auto"/>
                <w:right w:val="none" w:sz="0" w:space="0" w:color="auto"/>
              </w:divBdr>
            </w:div>
            <w:div w:id="165287879">
              <w:marLeft w:val="0"/>
              <w:marRight w:val="0"/>
              <w:marTop w:val="0"/>
              <w:marBottom w:val="0"/>
              <w:divBdr>
                <w:top w:val="none" w:sz="0" w:space="0" w:color="auto"/>
                <w:left w:val="none" w:sz="0" w:space="0" w:color="auto"/>
                <w:bottom w:val="none" w:sz="0" w:space="0" w:color="auto"/>
                <w:right w:val="none" w:sz="0" w:space="0" w:color="auto"/>
              </w:divBdr>
            </w:div>
            <w:div w:id="166285274">
              <w:marLeft w:val="0"/>
              <w:marRight w:val="0"/>
              <w:marTop w:val="0"/>
              <w:marBottom w:val="0"/>
              <w:divBdr>
                <w:top w:val="none" w:sz="0" w:space="0" w:color="auto"/>
                <w:left w:val="none" w:sz="0" w:space="0" w:color="auto"/>
                <w:bottom w:val="none" w:sz="0" w:space="0" w:color="auto"/>
                <w:right w:val="none" w:sz="0" w:space="0" w:color="auto"/>
              </w:divBdr>
            </w:div>
            <w:div w:id="168328196">
              <w:marLeft w:val="0"/>
              <w:marRight w:val="0"/>
              <w:marTop w:val="0"/>
              <w:marBottom w:val="0"/>
              <w:divBdr>
                <w:top w:val="none" w:sz="0" w:space="0" w:color="auto"/>
                <w:left w:val="none" w:sz="0" w:space="0" w:color="auto"/>
                <w:bottom w:val="none" w:sz="0" w:space="0" w:color="auto"/>
                <w:right w:val="none" w:sz="0" w:space="0" w:color="auto"/>
              </w:divBdr>
            </w:div>
            <w:div w:id="169413932">
              <w:marLeft w:val="0"/>
              <w:marRight w:val="0"/>
              <w:marTop w:val="0"/>
              <w:marBottom w:val="0"/>
              <w:divBdr>
                <w:top w:val="none" w:sz="0" w:space="0" w:color="auto"/>
                <w:left w:val="none" w:sz="0" w:space="0" w:color="auto"/>
                <w:bottom w:val="none" w:sz="0" w:space="0" w:color="auto"/>
                <w:right w:val="none" w:sz="0" w:space="0" w:color="auto"/>
              </w:divBdr>
            </w:div>
            <w:div w:id="169876305">
              <w:marLeft w:val="0"/>
              <w:marRight w:val="0"/>
              <w:marTop w:val="0"/>
              <w:marBottom w:val="0"/>
              <w:divBdr>
                <w:top w:val="none" w:sz="0" w:space="0" w:color="auto"/>
                <w:left w:val="none" w:sz="0" w:space="0" w:color="auto"/>
                <w:bottom w:val="none" w:sz="0" w:space="0" w:color="auto"/>
                <w:right w:val="none" w:sz="0" w:space="0" w:color="auto"/>
              </w:divBdr>
            </w:div>
            <w:div w:id="170607826">
              <w:marLeft w:val="0"/>
              <w:marRight w:val="0"/>
              <w:marTop w:val="0"/>
              <w:marBottom w:val="0"/>
              <w:divBdr>
                <w:top w:val="none" w:sz="0" w:space="0" w:color="auto"/>
                <w:left w:val="none" w:sz="0" w:space="0" w:color="auto"/>
                <w:bottom w:val="none" w:sz="0" w:space="0" w:color="auto"/>
                <w:right w:val="none" w:sz="0" w:space="0" w:color="auto"/>
              </w:divBdr>
            </w:div>
            <w:div w:id="175078378">
              <w:marLeft w:val="0"/>
              <w:marRight w:val="0"/>
              <w:marTop w:val="0"/>
              <w:marBottom w:val="0"/>
              <w:divBdr>
                <w:top w:val="none" w:sz="0" w:space="0" w:color="auto"/>
                <w:left w:val="none" w:sz="0" w:space="0" w:color="auto"/>
                <w:bottom w:val="none" w:sz="0" w:space="0" w:color="auto"/>
                <w:right w:val="none" w:sz="0" w:space="0" w:color="auto"/>
              </w:divBdr>
            </w:div>
            <w:div w:id="175996892">
              <w:marLeft w:val="0"/>
              <w:marRight w:val="0"/>
              <w:marTop w:val="0"/>
              <w:marBottom w:val="0"/>
              <w:divBdr>
                <w:top w:val="none" w:sz="0" w:space="0" w:color="auto"/>
                <w:left w:val="none" w:sz="0" w:space="0" w:color="auto"/>
                <w:bottom w:val="none" w:sz="0" w:space="0" w:color="auto"/>
                <w:right w:val="none" w:sz="0" w:space="0" w:color="auto"/>
              </w:divBdr>
            </w:div>
            <w:div w:id="177887437">
              <w:marLeft w:val="0"/>
              <w:marRight w:val="0"/>
              <w:marTop w:val="0"/>
              <w:marBottom w:val="0"/>
              <w:divBdr>
                <w:top w:val="none" w:sz="0" w:space="0" w:color="auto"/>
                <w:left w:val="none" w:sz="0" w:space="0" w:color="auto"/>
                <w:bottom w:val="none" w:sz="0" w:space="0" w:color="auto"/>
                <w:right w:val="none" w:sz="0" w:space="0" w:color="auto"/>
              </w:divBdr>
            </w:div>
            <w:div w:id="178475820">
              <w:marLeft w:val="0"/>
              <w:marRight w:val="0"/>
              <w:marTop w:val="0"/>
              <w:marBottom w:val="0"/>
              <w:divBdr>
                <w:top w:val="none" w:sz="0" w:space="0" w:color="auto"/>
                <w:left w:val="none" w:sz="0" w:space="0" w:color="auto"/>
                <w:bottom w:val="none" w:sz="0" w:space="0" w:color="auto"/>
                <w:right w:val="none" w:sz="0" w:space="0" w:color="auto"/>
              </w:divBdr>
            </w:div>
            <w:div w:id="178664497">
              <w:marLeft w:val="0"/>
              <w:marRight w:val="0"/>
              <w:marTop w:val="0"/>
              <w:marBottom w:val="0"/>
              <w:divBdr>
                <w:top w:val="none" w:sz="0" w:space="0" w:color="auto"/>
                <w:left w:val="none" w:sz="0" w:space="0" w:color="auto"/>
                <w:bottom w:val="none" w:sz="0" w:space="0" w:color="auto"/>
                <w:right w:val="none" w:sz="0" w:space="0" w:color="auto"/>
              </w:divBdr>
            </w:div>
            <w:div w:id="179048179">
              <w:marLeft w:val="0"/>
              <w:marRight w:val="0"/>
              <w:marTop w:val="0"/>
              <w:marBottom w:val="0"/>
              <w:divBdr>
                <w:top w:val="none" w:sz="0" w:space="0" w:color="auto"/>
                <w:left w:val="none" w:sz="0" w:space="0" w:color="auto"/>
                <w:bottom w:val="none" w:sz="0" w:space="0" w:color="auto"/>
                <w:right w:val="none" w:sz="0" w:space="0" w:color="auto"/>
              </w:divBdr>
            </w:div>
            <w:div w:id="183522947">
              <w:marLeft w:val="0"/>
              <w:marRight w:val="0"/>
              <w:marTop w:val="0"/>
              <w:marBottom w:val="0"/>
              <w:divBdr>
                <w:top w:val="none" w:sz="0" w:space="0" w:color="auto"/>
                <w:left w:val="none" w:sz="0" w:space="0" w:color="auto"/>
                <w:bottom w:val="none" w:sz="0" w:space="0" w:color="auto"/>
                <w:right w:val="none" w:sz="0" w:space="0" w:color="auto"/>
              </w:divBdr>
            </w:div>
            <w:div w:id="184711731">
              <w:marLeft w:val="0"/>
              <w:marRight w:val="0"/>
              <w:marTop w:val="0"/>
              <w:marBottom w:val="0"/>
              <w:divBdr>
                <w:top w:val="none" w:sz="0" w:space="0" w:color="auto"/>
                <w:left w:val="none" w:sz="0" w:space="0" w:color="auto"/>
                <w:bottom w:val="none" w:sz="0" w:space="0" w:color="auto"/>
                <w:right w:val="none" w:sz="0" w:space="0" w:color="auto"/>
              </w:divBdr>
            </w:div>
            <w:div w:id="184828412">
              <w:marLeft w:val="0"/>
              <w:marRight w:val="0"/>
              <w:marTop w:val="0"/>
              <w:marBottom w:val="0"/>
              <w:divBdr>
                <w:top w:val="none" w:sz="0" w:space="0" w:color="auto"/>
                <w:left w:val="none" w:sz="0" w:space="0" w:color="auto"/>
                <w:bottom w:val="none" w:sz="0" w:space="0" w:color="auto"/>
                <w:right w:val="none" w:sz="0" w:space="0" w:color="auto"/>
              </w:divBdr>
            </w:div>
            <w:div w:id="185680763">
              <w:marLeft w:val="0"/>
              <w:marRight w:val="0"/>
              <w:marTop w:val="0"/>
              <w:marBottom w:val="0"/>
              <w:divBdr>
                <w:top w:val="none" w:sz="0" w:space="0" w:color="auto"/>
                <w:left w:val="none" w:sz="0" w:space="0" w:color="auto"/>
                <w:bottom w:val="none" w:sz="0" w:space="0" w:color="auto"/>
                <w:right w:val="none" w:sz="0" w:space="0" w:color="auto"/>
              </w:divBdr>
            </w:div>
            <w:div w:id="186214208">
              <w:marLeft w:val="0"/>
              <w:marRight w:val="0"/>
              <w:marTop w:val="0"/>
              <w:marBottom w:val="0"/>
              <w:divBdr>
                <w:top w:val="none" w:sz="0" w:space="0" w:color="auto"/>
                <w:left w:val="none" w:sz="0" w:space="0" w:color="auto"/>
                <w:bottom w:val="none" w:sz="0" w:space="0" w:color="auto"/>
                <w:right w:val="none" w:sz="0" w:space="0" w:color="auto"/>
              </w:divBdr>
            </w:div>
            <w:div w:id="186909327">
              <w:marLeft w:val="0"/>
              <w:marRight w:val="0"/>
              <w:marTop w:val="0"/>
              <w:marBottom w:val="0"/>
              <w:divBdr>
                <w:top w:val="none" w:sz="0" w:space="0" w:color="auto"/>
                <w:left w:val="none" w:sz="0" w:space="0" w:color="auto"/>
                <w:bottom w:val="none" w:sz="0" w:space="0" w:color="auto"/>
                <w:right w:val="none" w:sz="0" w:space="0" w:color="auto"/>
              </w:divBdr>
            </w:div>
            <w:div w:id="188687181">
              <w:marLeft w:val="0"/>
              <w:marRight w:val="0"/>
              <w:marTop w:val="0"/>
              <w:marBottom w:val="0"/>
              <w:divBdr>
                <w:top w:val="none" w:sz="0" w:space="0" w:color="auto"/>
                <w:left w:val="none" w:sz="0" w:space="0" w:color="auto"/>
                <w:bottom w:val="none" w:sz="0" w:space="0" w:color="auto"/>
                <w:right w:val="none" w:sz="0" w:space="0" w:color="auto"/>
              </w:divBdr>
            </w:div>
            <w:div w:id="189225851">
              <w:marLeft w:val="0"/>
              <w:marRight w:val="0"/>
              <w:marTop w:val="0"/>
              <w:marBottom w:val="0"/>
              <w:divBdr>
                <w:top w:val="none" w:sz="0" w:space="0" w:color="auto"/>
                <w:left w:val="none" w:sz="0" w:space="0" w:color="auto"/>
                <w:bottom w:val="none" w:sz="0" w:space="0" w:color="auto"/>
                <w:right w:val="none" w:sz="0" w:space="0" w:color="auto"/>
              </w:divBdr>
            </w:div>
            <w:div w:id="190919635">
              <w:marLeft w:val="0"/>
              <w:marRight w:val="0"/>
              <w:marTop w:val="0"/>
              <w:marBottom w:val="0"/>
              <w:divBdr>
                <w:top w:val="none" w:sz="0" w:space="0" w:color="auto"/>
                <w:left w:val="none" w:sz="0" w:space="0" w:color="auto"/>
                <w:bottom w:val="none" w:sz="0" w:space="0" w:color="auto"/>
                <w:right w:val="none" w:sz="0" w:space="0" w:color="auto"/>
              </w:divBdr>
            </w:div>
            <w:div w:id="192037310">
              <w:marLeft w:val="0"/>
              <w:marRight w:val="0"/>
              <w:marTop w:val="0"/>
              <w:marBottom w:val="0"/>
              <w:divBdr>
                <w:top w:val="none" w:sz="0" w:space="0" w:color="auto"/>
                <w:left w:val="none" w:sz="0" w:space="0" w:color="auto"/>
                <w:bottom w:val="none" w:sz="0" w:space="0" w:color="auto"/>
                <w:right w:val="none" w:sz="0" w:space="0" w:color="auto"/>
              </w:divBdr>
            </w:div>
            <w:div w:id="192504520">
              <w:marLeft w:val="0"/>
              <w:marRight w:val="0"/>
              <w:marTop w:val="0"/>
              <w:marBottom w:val="0"/>
              <w:divBdr>
                <w:top w:val="none" w:sz="0" w:space="0" w:color="auto"/>
                <w:left w:val="none" w:sz="0" w:space="0" w:color="auto"/>
                <w:bottom w:val="none" w:sz="0" w:space="0" w:color="auto"/>
                <w:right w:val="none" w:sz="0" w:space="0" w:color="auto"/>
              </w:divBdr>
            </w:div>
            <w:div w:id="194120657">
              <w:marLeft w:val="0"/>
              <w:marRight w:val="0"/>
              <w:marTop w:val="0"/>
              <w:marBottom w:val="0"/>
              <w:divBdr>
                <w:top w:val="none" w:sz="0" w:space="0" w:color="auto"/>
                <w:left w:val="none" w:sz="0" w:space="0" w:color="auto"/>
                <w:bottom w:val="none" w:sz="0" w:space="0" w:color="auto"/>
                <w:right w:val="none" w:sz="0" w:space="0" w:color="auto"/>
              </w:divBdr>
            </w:div>
            <w:div w:id="194346173">
              <w:marLeft w:val="0"/>
              <w:marRight w:val="0"/>
              <w:marTop w:val="0"/>
              <w:marBottom w:val="0"/>
              <w:divBdr>
                <w:top w:val="none" w:sz="0" w:space="0" w:color="auto"/>
                <w:left w:val="none" w:sz="0" w:space="0" w:color="auto"/>
                <w:bottom w:val="none" w:sz="0" w:space="0" w:color="auto"/>
                <w:right w:val="none" w:sz="0" w:space="0" w:color="auto"/>
              </w:divBdr>
            </w:div>
            <w:div w:id="194513010">
              <w:marLeft w:val="0"/>
              <w:marRight w:val="0"/>
              <w:marTop w:val="360"/>
              <w:marBottom w:val="0"/>
              <w:divBdr>
                <w:top w:val="single" w:sz="6" w:space="0" w:color="auto"/>
                <w:left w:val="single" w:sz="6" w:space="0" w:color="auto"/>
                <w:bottom w:val="single" w:sz="6" w:space="0" w:color="auto"/>
                <w:right w:val="single" w:sz="6" w:space="0" w:color="auto"/>
              </w:divBdr>
            </w:div>
            <w:div w:id="195506698">
              <w:marLeft w:val="0"/>
              <w:marRight w:val="0"/>
              <w:marTop w:val="0"/>
              <w:marBottom w:val="0"/>
              <w:divBdr>
                <w:top w:val="none" w:sz="0" w:space="0" w:color="auto"/>
                <w:left w:val="none" w:sz="0" w:space="0" w:color="auto"/>
                <w:bottom w:val="none" w:sz="0" w:space="0" w:color="auto"/>
                <w:right w:val="none" w:sz="0" w:space="0" w:color="auto"/>
              </w:divBdr>
            </w:div>
            <w:div w:id="195654287">
              <w:marLeft w:val="0"/>
              <w:marRight w:val="0"/>
              <w:marTop w:val="0"/>
              <w:marBottom w:val="0"/>
              <w:divBdr>
                <w:top w:val="none" w:sz="0" w:space="0" w:color="auto"/>
                <w:left w:val="none" w:sz="0" w:space="0" w:color="auto"/>
                <w:bottom w:val="none" w:sz="0" w:space="0" w:color="auto"/>
                <w:right w:val="none" w:sz="0" w:space="0" w:color="auto"/>
              </w:divBdr>
            </w:div>
            <w:div w:id="198519472">
              <w:marLeft w:val="0"/>
              <w:marRight w:val="0"/>
              <w:marTop w:val="0"/>
              <w:marBottom w:val="0"/>
              <w:divBdr>
                <w:top w:val="none" w:sz="0" w:space="0" w:color="auto"/>
                <w:left w:val="none" w:sz="0" w:space="0" w:color="auto"/>
                <w:bottom w:val="none" w:sz="0" w:space="0" w:color="auto"/>
                <w:right w:val="none" w:sz="0" w:space="0" w:color="auto"/>
              </w:divBdr>
            </w:div>
            <w:div w:id="199822442">
              <w:marLeft w:val="0"/>
              <w:marRight w:val="0"/>
              <w:marTop w:val="360"/>
              <w:marBottom w:val="0"/>
              <w:divBdr>
                <w:top w:val="single" w:sz="6" w:space="0" w:color="auto"/>
                <w:left w:val="single" w:sz="6" w:space="0" w:color="auto"/>
                <w:bottom w:val="single" w:sz="6" w:space="0" w:color="auto"/>
                <w:right w:val="single" w:sz="6" w:space="0" w:color="auto"/>
              </w:divBdr>
            </w:div>
            <w:div w:id="200090252">
              <w:marLeft w:val="0"/>
              <w:marRight w:val="0"/>
              <w:marTop w:val="0"/>
              <w:marBottom w:val="0"/>
              <w:divBdr>
                <w:top w:val="none" w:sz="0" w:space="0" w:color="auto"/>
                <w:left w:val="none" w:sz="0" w:space="0" w:color="auto"/>
                <w:bottom w:val="none" w:sz="0" w:space="0" w:color="auto"/>
                <w:right w:val="none" w:sz="0" w:space="0" w:color="auto"/>
              </w:divBdr>
            </w:div>
            <w:div w:id="201214642">
              <w:marLeft w:val="0"/>
              <w:marRight w:val="0"/>
              <w:marTop w:val="0"/>
              <w:marBottom w:val="0"/>
              <w:divBdr>
                <w:top w:val="none" w:sz="0" w:space="0" w:color="auto"/>
                <w:left w:val="none" w:sz="0" w:space="0" w:color="auto"/>
                <w:bottom w:val="none" w:sz="0" w:space="0" w:color="auto"/>
                <w:right w:val="none" w:sz="0" w:space="0" w:color="auto"/>
              </w:divBdr>
            </w:div>
            <w:div w:id="205140692">
              <w:marLeft w:val="0"/>
              <w:marRight w:val="0"/>
              <w:marTop w:val="0"/>
              <w:marBottom w:val="0"/>
              <w:divBdr>
                <w:top w:val="none" w:sz="0" w:space="0" w:color="auto"/>
                <w:left w:val="none" w:sz="0" w:space="0" w:color="auto"/>
                <w:bottom w:val="none" w:sz="0" w:space="0" w:color="auto"/>
                <w:right w:val="none" w:sz="0" w:space="0" w:color="auto"/>
              </w:divBdr>
            </w:div>
            <w:div w:id="207112958">
              <w:marLeft w:val="0"/>
              <w:marRight w:val="0"/>
              <w:marTop w:val="0"/>
              <w:marBottom w:val="0"/>
              <w:divBdr>
                <w:top w:val="none" w:sz="0" w:space="0" w:color="auto"/>
                <w:left w:val="none" w:sz="0" w:space="0" w:color="auto"/>
                <w:bottom w:val="none" w:sz="0" w:space="0" w:color="auto"/>
                <w:right w:val="none" w:sz="0" w:space="0" w:color="auto"/>
              </w:divBdr>
            </w:div>
            <w:div w:id="207500641">
              <w:marLeft w:val="0"/>
              <w:marRight w:val="0"/>
              <w:marTop w:val="0"/>
              <w:marBottom w:val="0"/>
              <w:divBdr>
                <w:top w:val="none" w:sz="0" w:space="0" w:color="auto"/>
                <w:left w:val="none" w:sz="0" w:space="0" w:color="auto"/>
                <w:bottom w:val="none" w:sz="0" w:space="0" w:color="auto"/>
                <w:right w:val="none" w:sz="0" w:space="0" w:color="auto"/>
              </w:divBdr>
            </w:div>
            <w:div w:id="207650798">
              <w:marLeft w:val="0"/>
              <w:marRight w:val="0"/>
              <w:marTop w:val="0"/>
              <w:marBottom w:val="0"/>
              <w:divBdr>
                <w:top w:val="none" w:sz="0" w:space="0" w:color="auto"/>
                <w:left w:val="none" w:sz="0" w:space="0" w:color="auto"/>
                <w:bottom w:val="none" w:sz="0" w:space="0" w:color="auto"/>
                <w:right w:val="none" w:sz="0" w:space="0" w:color="auto"/>
              </w:divBdr>
            </w:div>
            <w:div w:id="209154792">
              <w:marLeft w:val="0"/>
              <w:marRight w:val="0"/>
              <w:marTop w:val="0"/>
              <w:marBottom w:val="0"/>
              <w:divBdr>
                <w:top w:val="none" w:sz="0" w:space="0" w:color="auto"/>
                <w:left w:val="none" w:sz="0" w:space="0" w:color="auto"/>
                <w:bottom w:val="none" w:sz="0" w:space="0" w:color="auto"/>
                <w:right w:val="none" w:sz="0" w:space="0" w:color="auto"/>
              </w:divBdr>
            </w:div>
            <w:div w:id="210117294">
              <w:marLeft w:val="0"/>
              <w:marRight w:val="0"/>
              <w:marTop w:val="0"/>
              <w:marBottom w:val="0"/>
              <w:divBdr>
                <w:top w:val="none" w:sz="0" w:space="0" w:color="auto"/>
                <w:left w:val="none" w:sz="0" w:space="0" w:color="auto"/>
                <w:bottom w:val="none" w:sz="0" w:space="0" w:color="auto"/>
                <w:right w:val="none" w:sz="0" w:space="0" w:color="auto"/>
              </w:divBdr>
            </w:div>
            <w:div w:id="210652007">
              <w:marLeft w:val="0"/>
              <w:marRight w:val="0"/>
              <w:marTop w:val="0"/>
              <w:marBottom w:val="0"/>
              <w:divBdr>
                <w:top w:val="none" w:sz="0" w:space="0" w:color="auto"/>
                <w:left w:val="none" w:sz="0" w:space="0" w:color="auto"/>
                <w:bottom w:val="none" w:sz="0" w:space="0" w:color="auto"/>
                <w:right w:val="none" w:sz="0" w:space="0" w:color="auto"/>
              </w:divBdr>
            </w:div>
            <w:div w:id="212160209">
              <w:marLeft w:val="0"/>
              <w:marRight w:val="0"/>
              <w:marTop w:val="0"/>
              <w:marBottom w:val="0"/>
              <w:divBdr>
                <w:top w:val="none" w:sz="0" w:space="0" w:color="auto"/>
                <w:left w:val="none" w:sz="0" w:space="0" w:color="auto"/>
                <w:bottom w:val="none" w:sz="0" w:space="0" w:color="auto"/>
                <w:right w:val="none" w:sz="0" w:space="0" w:color="auto"/>
              </w:divBdr>
            </w:div>
            <w:div w:id="214513320">
              <w:marLeft w:val="0"/>
              <w:marRight w:val="0"/>
              <w:marTop w:val="0"/>
              <w:marBottom w:val="0"/>
              <w:divBdr>
                <w:top w:val="none" w:sz="0" w:space="0" w:color="auto"/>
                <w:left w:val="none" w:sz="0" w:space="0" w:color="auto"/>
                <w:bottom w:val="none" w:sz="0" w:space="0" w:color="auto"/>
                <w:right w:val="none" w:sz="0" w:space="0" w:color="auto"/>
              </w:divBdr>
            </w:div>
            <w:div w:id="217327369">
              <w:marLeft w:val="0"/>
              <w:marRight w:val="0"/>
              <w:marTop w:val="0"/>
              <w:marBottom w:val="0"/>
              <w:divBdr>
                <w:top w:val="none" w:sz="0" w:space="0" w:color="auto"/>
                <w:left w:val="none" w:sz="0" w:space="0" w:color="auto"/>
                <w:bottom w:val="none" w:sz="0" w:space="0" w:color="auto"/>
                <w:right w:val="none" w:sz="0" w:space="0" w:color="auto"/>
              </w:divBdr>
            </w:div>
            <w:div w:id="220092980">
              <w:marLeft w:val="0"/>
              <w:marRight w:val="0"/>
              <w:marTop w:val="0"/>
              <w:marBottom w:val="0"/>
              <w:divBdr>
                <w:top w:val="none" w:sz="0" w:space="0" w:color="auto"/>
                <w:left w:val="none" w:sz="0" w:space="0" w:color="auto"/>
                <w:bottom w:val="none" w:sz="0" w:space="0" w:color="auto"/>
                <w:right w:val="none" w:sz="0" w:space="0" w:color="auto"/>
              </w:divBdr>
            </w:div>
            <w:div w:id="220290188">
              <w:marLeft w:val="0"/>
              <w:marRight w:val="0"/>
              <w:marTop w:val="0"/>
              <w:marBottom w:val="0"/>
              <w:divBdr>
                <w:top w:val="none" w:sz="0" w:space="0" w:color="auto"/>
                <w:left w:val="none" w:sz="0" w:space="0" w:color="auto"/>
                <w:bottom w:val="none" w:sz="0" w:space="0" w:color="auto"/>
                <w:right w:val="none" w:sz="0" w:space="0" w:color="auto"/>
              </w:divBdr>
            </w:div>
            <w:div w:id="222059424">
              <w:marLeft w:val="0"/>
              <w:marRight w:val="0"/>
              <w:marTop w:val="0"/>
              <w:marBottom w:val="0"/>
              <w:divBdr>
                <w:top w:val="none" w:sz="0" w:space="0" w:color="auto"/>
                <w:left w:val="none" w:sz="0" w:space="0" w:color="auto"/>
                <w:bottom w:val="none" w:sz="0" w:space="0" w:color="auto"/>
                <w:right w:val="none" w:sz="0" w:space="0" w:color="auto"/>
              </w:divBdr>
            </w:div>
            <w:div w:id="225190666">
              <w:marLeft w:val="0"/>
              <w:marRight w:val="0"/>
              <w:marTop w:val="0"/>
              <w:marBottom w:val="0"/>
              <w:divBdr>
                <w:top w:val="none" w:sz="0" w:space="0" w:color="auto"/>
                <w:left w:val="none" w:sz="0" w:space="0" w:color="auto"/>
                <w:bottom w:val="none" w:sz="0" w:space="0" w:color="auto"/>
                <w:right w:val="none" w:sz="0" w:space="0" w:color="auto"/>
              </w:divBdr>
            </w:div>
            <w:div w:id="226455929">
              <w:marLeft w:val="0"/>
              <w:marRight w:val="0"/>
              <w:marTop w:val="0"/>
              <w:marBottom w:val="0"/>
              <w:divBdr>
                <w:top w:val="none" w:sz="0" w:space="0" w:color="auto"/>
                <w:left w:val="none" w:sz="0" w:space="0" w:color="auto"/>
                <w:bottom w:val="none" w:sz="0" w:space="0" w:color="auto"/>
                <w:right w:val="none" w:sz="0" w:space="0" w:color="auto"/>
              </w:divBdr>
            </w:div>
            <w:div w:id="227348194">
              <w:marLeft w:val="0"/>
              <w:marRight w:val="0"/>
              <w:marTop w:val="0"/>
              <w:marBottom w:val="0"/>
              <w:divBdr>
                <w:top w:val="none" w:sz="0" w:space="0" w:color="auto"/>
                <w:left w:val="none" w:sz="0" w:space="0" w:color="auto"/>
                <w:bottom w:val="none" w:sz="0" w:space="0" w:color="auto"/>
                <w:right w:val="none" w:sz="0" w:space="0" w:color="auto"/>
              </w:divBdr>
            </w:div>
            <w:div w:id="227422990">
              <w:marLeft w:val="0"/>
              <w:marRight w:val="0"/>
              <w:marTop w:val="0"/>
              <w:marBottom w:val="0"/>
              <w:divBdr>
                <w:top w:val="none" w:sz="0" w:space="0" w:color="auto"/>
                <w:left w:val="none" w:sz="0" w:space="0" w:color="auto"/>
                <w:bottom w:val="none" w:sz="0" w:space="0" w:color="auto"/>
                <w:right w:val="none" w:sz="0" w:space="0" w:color="auto"/>
              </w:divBdr>
            </w:div>
            <w:div w:id="227807164">
              <w:marLeft w:val="0"/>
              <w:marRight w:val="0"/>
              <w:marTop w:val="0"/>
              <w:marBottom w:val="0"/>
              <w:divBdr>
                <w:top w:val="none" w:sz="0" w:space="0" w:color="auto"/>
                <w:left w:val="none" w:sz="0" w:space="0" w:color="auto"/>
                <w:bottom w:val="none" w:sz="0" w:space="0" w:color="auto"/>
                <w:right w:val="none" w:sz="0" w:space="0" w:color="auto"/>
              </w:divBdr>
            </w:div>
            <w:div w:id="227961712">
              <w:marLeft w:val="0"/>
              <w:marRight w:val="0"/>
              <w:marTop w:val="0"/>
              <w:marBottom w:val="0"/>
              <w:divBdr>
                <w:top w:val="none" w:sz="0" w:space="0" w:color="auto"/>
                <w:left w:val="none" w:sz="0" w:space="0" w:color="auto"/>
                <w:bottom w:val="none" w:sz="0" w:space="0" w:color="auto"/>
                <w:right w:val="none" w:sz="0" w:space="0" w:color="auto"/>
              </w:divBdr>
            </w:div>
            <w:div w:id="231307077">
              <w:marLeft w:val="0"/>
              <w:marRight w:val="0"/>
              <w:marTop w:val="0"/>
              <w:marBottom w:val="0"/>
              <w:divBdr>
                <w:top w:val="none" w:sz="0" w:space="0" w:color="auto"/>
                <w:left w:val="none" w:sz="0" w:space="0" w:color="auto"/>
                <w:bottom w:val="none" w:sz="0" w:space="0" w:color="auto"/>
                <w:right w:val="none" w:sz="0" w:space="0" w:color="auto"/>
              </w:divBdr>
            </w:div>
            <w:div w:id="232859546">
              <w:marLeft w:val="0"/>
              <w:marRight w:val="0"/>
              <w:marTop w:val="0"/>
              <w:marBottom w:val="0"/>
              <w:divBdr>
                <w:top w:val="none" w:sz="0" w:space="0" w:color="auto"/>
                <w:left w:val="none" w:sz="0" w:space="0" w:color="auto"/>
                <w:bottom w:val="none" w:sz="0" w:space="0" w:color="auto"/>
                <w:right w:val="none" w:sz="0" w:space="0" w:color="auto"/>
              </w:divBdr>
            </w:div>
            <w:div w:id="233004970">
              <w:marLeft w:val="0"/>
              <w:marRight w:val="0"/>
              <w:marTop w:val="0"/>
              <w:marBottom w:val="0"/>
              <w:divBdr>
                <w:top w:val="none" w:sz="0" w:space="0" w:color="auto"/>
                <w:left w:val="none" w:sz="0" w:space="0" w:color="auto"/>
                <w:bottom w:val="none" w:sz="0" w:space="0" w:color="auto"/>
                <w:right w:val="none" w:sz="0" w:space="0" w:color="auto"/>
              </w:divBdr>
            </w:div>
            <w:div w:id="234559723">
              <w:marLeft w:val="0"/>
              <w:marRight w:val="0"/>
              <w:marTop w:val="0"/>
              <w:marBottom w:val="0"/>
              <w:divBdr>
                <w:top w:val="none" w:sz="0" w:space="0" w:color="auto"/>
                <w:left w:val="none" w:sz="0" w:space="0" w:color="auto"/>
                <w:bottom w:val="none" w:sz="0" w:space="0" w:color="auto"/>
                <w:right w:val="none" w:sz="0" w:space="0" w:color="auto"/>
              </w:divBdr>
            </w:div>
            <w:div w:id="237446113">
              <w:marLeft w:val="0"/>
              <w:marRight w:val="0"/>
              <w:marTop w:val="0"/>
              <w:marBottom w:val="0"/>
              <w:divBdr>
                <w:top w:val="none" w:sz="0" w:space="0" w:color="auto"/>
                <w:left w:val="none" w:sz="0" w:space="0" w:color="auto"/>
                <w:bottom w:val="none" w:sz="0" w:space="0" w:color="auto"/>
                <w:right w:val="none" w:sz="0" w:space="0" w:color="auto"/>
              </w:divBdr>
            </w:div>
            <w:div w:id="242838617">
              <w:marLeft w:val="0"/>
              <w:marRight w:val="0"/>
              <w:marTop w:val="0"/>
              <w:marBottom w:val="0"/>
              <w:divBdr>
                <w:top w:val="none" w:sz="0" w:space="0" w:color="auto"/>
                <w:left w:val="none" w:sz="0" w:space="0" w:color="auto"/>
                <w:bottom w:val="none" w:sz="0" w:space="0" w:color="auto"/>
                <w:right w:val="none" w:sz="0" w:space="0" w:color="auto"/>
              </w:divBdr>
            </w:div>
            <w:div w:id="244346837">
              <w:marLeft w:val="0"/>
              <w:marRight w:val="0"/>
              <w:marTop w:val="0"/>
              <w:marBottom w:val="0"/>
              <w:divBdr>
                <w:top w:val="none" w:sz="0" w:space="0" w:color="auto"/>
                <w:left w:val="none" w:sz="0" w:space="0" w:color="auto"/>
                <w:bottom w:val="none" w:sz="0" w:space="0" w:color="auto"/>
                <w:right w:val="none" w:sz="0" w:space="0" w:color="auto"/>
              </w:divBdr>
            </w:div>
            <w:div w:id="245847771">
              <w:marLeft w:val="0"/>
              <w:marRight w:val="0"/>
              <w:marTop w:val="0"/>
              <w:marBottom w:val="0"/>
              <w:divBdr>
                <w:top w:val="none" w:sz="0" w:space="0" w:color="auto"/>
                <w:left w:val="none" w:sz="0" w:space="0" w:color="auto"/>
                <w:bottom w:val="none" w:sz="0" w:space="0" w:color="auto"/>
                <w:right w:val="none" w:sz="0" w:space="0" w:color="auto"/>
              </w:divBdr>
            </w:div>
            <w:div w:id="247156299">
              <w:marLeft w:val="0"/>
              <w:marRight w:val="0"/>
              <w:marTop w:val="0"/>
              <w:marBottom w:val="0"/>
              <w:divBdr>
                <w:top w:val="none" w:sz="0" w:space="0" w:color="auto"/>
                <w:left w:val="none" w:sz="0" w:space="0" w:color="auto"/>
                <w:bottom w:val="none" w:sz="0" w:space="0" w:color="auto"/>
                <w:right w:val="none" w:sz="0" w:space="0" w:color="auto"/>
              </w:divBdr>
            </w:div>
            <w:div w:id="249973287">
              <w:marLeft w:val="0"/>
              <w:marRight w:val="0"/>
              <w:marTop w:val="0"/>
              <w:marBottom w:val="0"/>
              <w:divBdr>
                <w:top w:val="none" w:sz="0" w:space="0" w:color="auto"/>
                <w:left w:val="none" w:sz="0" w:space="0" w:color="auto"/>
                <w:bottom w:val="none" w:sz="0" w:space="0" w:color="auto"/>
                <w:right w:val="none" w:sz="0" w:space="0" w:color="auto"/>
              </w:divBdr>
            </w:div>
            <w:div w:id="251470109">
              <w:marLeft w:val="0"/>
              <w:marRight w:val="0"/>
              <w:marTop w:val="0"/>
              <w:marBottom w:val="0"/>
              <w:divBdr>
                <w:top w:val="none" w:sz="0" w:space="0" w:color="auto"/>
                <w:left w:val="none" w:sz="0" w:space="0" w:color="auto"/>
                <w:bottom w:val="none" w:sz="0" w:space="0" w:color="auto"/>
                <w:right w:val="none" w:sz="0" w:space="0" w:color="auto"/>
              </w:divBdr>
            </w:div>
            <w:div w:id="251746627">
              <w:marLeft w:val="0"/>
              <w:marRight w:val="0"/>
              <w:marTop w:val="0"/>
              <w:marBottom w:val="0"/>
              <w:divBdr>
                <w:top w:val="none" w:sz="0" w:space="0" w:color="auto"/>
                <w:left w:val="none" w:sz="0" w:space="0" w:color="auto"/>
                <w:bottom w:val="none" w:sz="0" w:space="0" w:color="auto"/>
                <w:right w:val="none" w:sz="0" w:space="0" w:color="auto"/>
              </w:divBdr>
            </w:div>
            <w:div w:id="255335677">
              <w:marLeft w:val="0"/>
              <w:marRight w:val="0"/>
              <w:marTop w:val="0"/>
              <w:marBottom w:val="0"/>
              <w:divBdr>
                <w:top w:val="none" w:sz="0" w:space="0" w:color="auto"/>
                <w:left w:val="none" w:sz="0" w:space="0" w:color="auto"/>
                <w:bottom w:val="none" w:sz="0" w:space="0" w:color="auto"/>
                <w:right w:val="none" w:sz="0" w:space="0" w:color="auto"/>
              </w:divBdr>
            </w:div>
            <w:div w:id="255602831">
              <w:marLeft w:val="0"/>
              <w:marRight w:val="0"/>
              <w:marTop w:val="0"/>
              <w:marBottom w:val="0"/>
              <w:divBdr>
                <w:top w:val="none" w:sz="0" w:space="0" w:color="auto"/>
                <w:left w:val="none" w:sz="0" w:space="0" w:color="auto"/>
                <w:bottom w:val="none" w:sz="0" w:space="0" w:color="auto"/>
                <w:right w:val="none" w:sz="0" w:space="0" w:color="auto"/>
              </w:divBdr>
            </w:div>
            <w:div w:id="256329311">
              <w:marLeft w:val="0"/>
              <w:marRight w:val="0"/>
              <w:marTop w:val="0"/>
              <w:marBottom w:val="0"/>
              <w:divBdr>
                <w:top w:val="none" w:sz="0" w:space="0" w:color="auto"/>
                <w:left w:val="none" w:sz="0" w:space="0" w:color="auto"/>
                <w:bottom w:val="none" w:sz="0" w:space="0" w:color="auto"/>
                <w:right w:val="none" w:sz="0" w:space="0" w:color="auto"/>
              </w:divBdr>
            </w:div>
            <w:div w:id="256788316">
              <w:marLeft w:val="0"/>
              <w:marRight w:val="0"/>
              <w:marTop w:val="0"/>
              <w:marBottom w:val="0"/>
              <w:divBdr>
                <w:top w:val="none" w:sz="0" w:space="0" w:color="auto"/>
                <w:left w:val="none" w:sz="0" w:space="0" w:color="auto"/>
                <w:bottom w:val="none" w:sz="0" w:space="0" w:color="auto"/>
                <w:right w:val="none" w:sz="0" w:space="0" w:color="auto"/>
              </w:divBdr>
            </w:div>
            <w:div w:id="258415158">
              <w:marLeft w:val="0"/>
              <w:marRight w:val="0"/>
              <w:marTop w:val="0"/>
              <w:marBottom w:val="0"/>
              <w:divBdr>
                <w:top w:val="none" w:sz="0" w:space="0" w:color="auto"/>
                <w:left w:val="none" w:sz="0" w:space="0" w:color="auto"/>
                <w:bottom w:val="none" w:sz="0" w:space="0" w:color="auto"/>
                <w:right w:val="none" w:sz="0" w:space="0" w:color="auto"/>
              </w:divBdr>
            </w:div>
            <w:div w:id="261574624">
              <w:marLeft w:val="0"/>
              <w:marRight w:val="0"/>
              <w:marTop w:val="0"/>
              <w:marBottom w:val="0"/>
              <w:divBdr>
                <w:top w:val="none" w:sz="0" w:space="0" w:color="auto"/>
                <w:left w:val="none" w:sz="0" w:space="0" w:color="auto"/>
                <w:bottom w:val="none" w:sz="0" w:space="0" w:color="auto"/>
                <w:right w:val="none" w:sz="0" w:space="0" w:color="auto"/>
              </w:divBdr>
            </w:div>
            <w:div w:id="262300959">
              <w:marLeft w:val="0"/>
              <w:marRight w:val="0"/>
              <w:marTop w:val="0"/>
              <w:marBottom w:val="0"/>
              <w:divBdr>
                <w:top w:val="none" w:sz="0" w:space="0" w:color="auto"/>
                <w:left w:val="none" w:sz="0" w:space="0" w:color="auto"/>
                <w:bottom w:val="none" w:sz="0" w:space="0" w:color="auto"/>
                <w:right w:val="none" w:sz="0" w:space="0" w:color="auto"/>
              </w:divBdr>
            </w:div>
            <w:div w:id="262418109">
              <w:marLeft w:val="0"/>
              <w:marRight w:val="0"/>
              <w:marTop w:val="0"/>
              <w:marBottom w:val="0"/>
              <w:divBdr>
                <w:top w:val="none" w:sz="0" w:space="0" w:color="auto"/>
                <w:left w:val="none" w:sz="0" w:space="0" w:color="auto"/>
                <w:bottom w:val="none" w:sz="0" w:space="0" w:color="auto"/>
                <w:right w:val="none" w:sz="0" w:space="0" w:color="auto"/>
              </w:divBdr>
            </w:div>
            <w:div w:id="262810448">
              <w:marLeft w:val="0"/>
              <w:marRight w:val="0"/>
              <w:marTop w:val="0"/>
              <w:marBottom w:val="0"/>
              <w:divBdr>
                <w:top w:val="none" w:sz="0" w:space="0" w:color="auto"/>
                <w:left w:val="none" w:sz="0" w:space="0" w:color="auto"/>
                <w:bottom w:val="none" w:sz="0" w:space="0" w:color="auto"/>
                <w:right w:val="none" w:sz="0" w:space="0" w:color="auto"/>
              </w:divBdr>
            </w:div>
            <w:div w:id="266084449">
              <w:marLeft w:val="0"/>
              <w:marRight w:val="0"/>
              <w:marTop w:val="0"/>
              <w:marBottom w:val="0"/>
              <w:divBdr>
                <w:top w:val="none" w:sz="0" w:space="0" w:color="auto"/>
                <w:left w:val="none" w:sz="0" w:space="0" w:color="auto"/>
                <w:bottom w:val="none" w:sz="0" w:space="0" w:color="auto"/>
                <w:right w:val="none" w:sz="0" w:space="0" w:color="auto"/>
              </w:divBdr>
            </w:div>
            <w:div w:id="266474510">
              <w:marLeft w:val="0"/>
              <w:marRight w:val="0"/>
              <w:marTop w:val="0"/>
              <w:marBottom w:val="0"/>
              <w:divBdr>
                <w:top w:val="none" w:sz="0" w:space="0" w:color="auto"/>
                <w:left w:val="none" w:sz="0" w:space="0" w:color="auto"/>
                <w:bottom w:val="none" w:sz="0" w:space="0" w:color="auto"/>
                <w:right w:val="none" w:sz="0" w:space="0" w:color="auto"/>
              </w:divBdr>
            </w:div>
            <w:div w:id="269166821">
              <w:marLeft w:val="0"/>
              <w:marRight w:val="0"/>
              <w:marTop w:val="360"/>
              <w:marBottom w:val="0"/>
              <w:divBdr>
                <w:top w:val="single" w:sz="6" w:space="0" w:color="auto"/>
                <w:left w:val="single" w:sz="6" w:space="0" w:color="auto"/>
                <w:bottom w:val="single" w:sz="6" w:space="0" w:color="auto"/>
                <w:right w:val="single" w:sz="6" w:space="0" w:color="auto"/>
              </w:divBdr>
            </w:div>
            <w:div w:id="274097559">
              <w:marLeft w:val="0"/>
              <w:marRight w:val="0"/>
              <w:marTop w:val="0"/>
              <w:marBottom w:val="0"/>
              <w:divBdr>
                <w:top w:val="none" w:sz="0" w:space="0" w:color="auto"/>
                <w:left w:val="none" w:sz="0" w:space="0" w:color="auto"/>
                <w:bottom w:val="none" w:sz="0" w:space="0" w:color="auto"/>
                <w:right w:val="none" w:sz="0" w:space="0" w:color="auto"/>
              </w:divBdr>
            </w:div>
            <w:div w:id="275212515">
              <w:marLeft w:val="0"/>
              <w:marRight w:val="0"/>
              <w:marTop w:val="0"/>
              <w:marBottom w:val="0"/>
              <w:divBdr>
                <w:top w:val="none" w:sz="0" w:space="0" w:color="auto"/>
                <w:left w:val="none" w:sz="0" w:space="0" w:color="auto"/>
                <w:bottom w:val="none" w:sz="0" w:space="0" w:color="auto"/>
                <w:right w:val="none" w:sz="0" w:space="0" w:color="auto"/>
              </w:divBdr>
            </w:div>
            <w:div w:id="275869049">
              <w:marLeft w:val="0"/>
              <w:marRight w:val="0"/>
              <w:marTop w:val="0"/>
              <w:marBottom w:val="0"/>
              <w:divBdr>
                <w:top w:val="none" w:sz="0" w:space="0" w:color="auto"/>
                <w:left w:val="none" w:sz="0" w:space="0" w:color="auto"/>
                <w:bottom w:val="none" w:sz="0" w:space="0" w:color="auto"/>
                <w:right w:val="none" w:sz="0" w:space="0" w:color="auto"/>
              </w:divBdr>
            </w:div>
            <w:div w:id="276180301">
              <w:marLeft w:val="0"/>
              <w:marRight w:val="0"/>
              <w:marTop w:val="0"/>
              <w:marBottom w:val="0"/>
              <w:divBdr>
                <w:top w:val="none" w:sz="0" w:space="0" w:color="auto"/>
                <w:left w:val="none" w:sz="0" w:space="0" w:color="auto"/>
                <w:bottom w:val="none" w:sz="0" w:space="0" w:color="auto"/>
                <w:right w:val="none" w:sz="0" w:space="0" w:color="auto"/>
              </w:divBdr>
            </w:div>
            <w:div w:id="279461700">
              <w:marLeft w:val="0"/>
              <w:marRight w:val="0"/>
              <w:marTop w:val="0"/>
              <w:marBottom w:val="0"/>
              <w:divBdr>
                <w:top w:val="none" w:sz="0" w:space="0" w:color="auto"/>
                <w:left w:val="none" w:sz="0" w:space="0" w:color="auto"/>
                <w:bottom w:val="none" w:sz="0" w:space="0" w:color="auto"/>
                <w:right w:val="none" w:sz="0" w:space="0" w:color="auto"/>
              </w:divBdr>
            </w:div>
            <w:div w:id="281037970">
              <w:marLeft w:val="0"/>
              <w:marRight w:val="0"/>
              <w:marTop w:val="0"/>
              <w:marBottom w:val="0"/>
              <w:divBdr>
                <w:top w:val="none" w:sz="0" w:space="0" w:color="auto"/>
                <w:left w:val="none" w:sz="0" w:space="0" w:color="auto"/>
                <w:bottom w:val="none" w:sz="0" w:space="0" w:color="auto"/>
                <w:right w:val="none" w:sz="0" w:space="0" w:color="auto"/>
              </w:divBdr>
            </w:div>
            <w:div w:id="281496783">
              <w:marLeft w:val="0"/>
              <w:marRight w:val="0"/>
              <w:marTop w:val="0"/>
              <w:marBottom w:val="0"/>
              <w:divBdr>
                <w:top w:val="none" w:sz="0" w:space="0" w:color="auto"/>
                <w:left w:val="none" w:sz="0" w:space="0" w:color="auto"/>
                <w:bottom w:val="none" w:sz="0" w:space="0" w:color="auto"/>
                <w:right w:val="none" w:sz="0" w:space="0" w:color="auto"/>
              </w:divBdr>
            </w:div>
            <w:div w:id="282733111">
              <w:marLeft w:val="0"/>
              <w:marRight w:val="0"/>
              <w:marTop w:val="0"/>
              <w:marBottom w:val="0"/>
              <w:divBdr>
                <w:top w:val="none" w:sz="0" w:space="0" w:color="auto"/>
                <w:left w:val="none" w:sz="0" w:space="0" w:color="auto"/>
                <w:bottom w:val="none" w:sz="0" w:space="0" w:color="auto"/>
                <w:right w:val="none" w:sz="0" w:space="0" w:color="auto"/>
              </w:divBdr>
            </w:div>
            <w:div w:id="282736113">
              <w:marLeft w:val="0"/>
              <w:marRight w:val="0"/>
              <w:marTop w:val="0"/>
              <w:marBottom w:val="0"/>
              <w:divBdr>
                <w:top w:val="none" w:sz="0" w:space="0" w:color="auto"/>
                <w:left w:val="none" w:sz="0" w:space="0" w:color="auto"/>
                <w:bottom w:val="none" w:sz="0" w:space="0" w:color="auto"/>
                <w:right w:val="none" w:sz="0" w:space="0" w:color="auto"/>
              </w:divBdr>
            </w:div>
            <w:div w:id="290985204">
              <w:marLeft w:val="0"/>
              <w:marRight w:val="0"/>
              <w:marTop w:val="0"/>
              <w:marBottom w:val="0"/>
              <w:divBdr>
                <w:top w:val="none" w:sz="0" w:space="0" w:color="auto"/>
                <w:left w:val="none" w:sz="0" w:space="0" w:color="auto"/>
                <w:bottom w:val="none" w:sz="0" w:space="0" w:color="auto"/>
                <w:right w:val="none" w:sz="0" w:space="0" w:color="auto"/>
              </w:divBdr>
            </w:div>
            <w:div w:id="292293182">
              <w:marLeft w:val="0"/>
              <w:marRight w:val="0"/>
              <w:marTop w:val="0"/>
              <w:marBottom w:val="0"/>
              <w:divBdr>
                <w:top w:val="none" w:sz="0" w:space="0" w:color="auto"/>
                <w:left w:val="none" w:sz="0" w:space="0" w:color="auto"/>
                <w:bottom w:val="none" w:sz="0" w:space="0" w:color="auto"/>
                <w:right w:val="none" w:sz="0" w:space="0" w:color="auto"/>
              </w:divBdr>
            </w:div>
            <w:div w:id="292642586">
              <w:marLeft w:val="0"/>
              <w:marRight w:val="0"/>
              <w:marTop w:val="0"/>
              <w:marBottom w:val="0"/>
              <w:divBdr>
                <w:top w:val="none" w:sz="0" w:space="0" w:color="auto"/>
                <w:left w:val="none" w:sz="0" w:space="0" w:color="auto"/>
                <w:bottom w:val="none" w:sz="0" w:space="0" w:color="auto"/>
                <w:right w:val="none" w:sz="0" w:space="0" w:color="auto"/>
              </w:divBdr>
            </w:div>
            <w:div w:id="295376212">
              <w:marLeft w:val="0"/>
              <w:marRight w:val="0"/>
              <w:marTop w:val="0"/>
              <w:marBottom w:val="0"/>
              <w:divBdr>
                <w:top w:val="none" w:sz="0" w:space="0" w:color="auto"/>
                <w:left w:val="none" w:sz="0" w:space="0" w:color="auto"/>
                <w:bottom w:val="none" w:sz="0" w:space="0" w:color="auto"/>
                <w:right w:val="none" w:sz="0" w:space="0" w:color="auto"/>
              </w:divBdr>
            </w:div>
            <w:div w:id="295992275">
              <w:marLeft w:val="0"/>
              <w:marRight w:val="0"/>
              <w:marTop w:val="0"/>
              <w:marBottom w:val="0"/>
              <w:divBdr>
                <w:top w:val="none" w:sz="0" w:space="0" w:color="auto"/>
                <w:left w:val="none" w:sz="0" w:space="0" w:color="auto"/>
                <w:bottom w:val="none" w:sz="0" w:space="0" w:color="auto"/>
                <w:right w:val="none" w:sz="0" w:space="0" w:color="auto"/>
              </w:divBdr>
            </w:div>
            <w:div w:id="296494189">
              <w:marLeft w:val="0"/>
              <w:marRight w:val="0"/>
              <w:marTop w:val="0"/>
              <w:marBottom w:val="0"/>
              <w:divBdr>
                <w:top w:val="none" w:sz="0" w:space="0" w:color="auto"/>
                <w:left w:val="none" w:sz="0" w:space="0" w:color="auto"/>
                <w:bottom w:val="none" w:sz="0" w:space="0" w:color="auto"/>
                <w:right w:val="none" w:sz="0" w:space="0" w:color="auto"/>
              </w:divBdr>
            </w:div>
            <w:div w:id="299116683">
              <w:marLeft w:val="0"/>
              <w:marRight w:val="0"/>
              <w:marTop w:val="0"/>
              <w:marBottom w:val="0"/>
              <w:divBdr>
                <w:top w:val="none" w:sz="0" w:space="0" w:color="auto"/>
                <w:left w:val="none" w:sz="0" w:space="0" w:color="auto"/>
                <w:bottom w:val="none" w:sz="0" w:space="0" w:color="auto"/>
                <w:right w:val="none" w:sz="0" w:space="0" w:color="auto"/>
              </w:divBdr>
            </w:div>
            <w:div w:id="302123426">
              <w:marLeft w:val="0"/>
              <w:marRight w:val="0"/>
              <w:marTop w:val="0"/>
              <w:marBottom w:val="0"/>
              <w:divBdr>
                <w:top w:val="none" w:sz="0" w:space="0" w:color="auto"/>
                <w:left w:val="none" w:sz="0" w:space="0" w:color="auto"/>
                <w:bottom w:val="none" w:sz="0" w:space="0" w:color="auto"/>
                <w:right w:val="none" w:sz="0" w:space="0" w:color="auto"/>
              </w:divBdr>
            </w:div>
            <w:div w:id="304894298">
              <w:marLeft w:val="0"/>
              <w:marRight w:val="0"/>
              <w:marTop w:val="0"/>
              <w:marBottom w:val="0"/>
              <w:divBdr>
                <w:top w:val="none" w:sz="0" w:space="0" w:color="auto"/>
                <w:left w:val="none" w:sz="0" w:space="0" w:color="auto"/>
                <w:bottom w:val="none" w:sz="0" w:space="0" w:color="auto"/>
                <w:right w:val="none" w:sz="0" w:space="0" w:color="auto"/>
              </w:divBdr>
            </w:div>
            <w:div w:id="305548137">
              <w:marLeft w:val="0"/>
              <w:marRight w:val="0"/>
              <w:marTop w:val="0"/>
              <w:marBottom w:val="0"/>
              <w:divBdr>
                <w:top w:val="none" w:sz="0" w:space="0" w:color="auto"/>
                <w:left w:val="none" w:sz="0" w:space="0" w:color="auto"/>
                <w:bottom w:val="none" w:sz="0" w:space="0" w:color="auto"/>
                <w:right w:val="none" w:sz="0" w:space="0" w:color="auto"/>
              </w:divBdr>
            </w:div>
            <w:div w:id="306053877">
              <w:marLeft w:val="0"/>
              <w:marRight w:val="0"/>
              <w:marTop w:val="0"/>
              <w:marBottom w:val="0"/>
              <w:divBdr>
                <w:top w:val="none" w:sz="0" w:space="0" w:color="auto"/>
                <w:left w:val="none" w:sz="0" w:space="0" w:color="auto"/>
                <w:bottom w:val="none" w:sz="0" w:space="0" w:color="auto"/>
                <w:right w:val="none" w:sz="0" w:space="0" w:color="auto"/>
              </w:divBdr>
            </w:div>
            <w:div w:id="307368493">
              <w:marLeft w:val="0"/>
              <w:marRight w:val="0"/>
              <w:marTop w:val="0"/>
              <w:marBottom w:val="0"/>
              <w:divBdr>
                <w:top w:val="none" w:sz="0" w:space="0" w:color="auto"/>
                <w:left w:val="none" w:sz="0" w:space="0" w:color="auto"/>
                <w:bottom w:val="none" w:sz="0" w:space="0" w:color="auto"/>
                <w:right w:val="none" w:sz="0" w:space="0" w:color="auto"/>
              </w:divBdr>
            </w:div>
            <w:div w:id="308095291">
              <w:marLeft w:val="0"/>
              <w:marRight w:val="0"/>
              <w:marTop w:val="0"/>
              <w:marBottom w:val="0"/>
              <w:divBdr>
                <w:top w:val="none" w:sz="0" w:space="0" w:color="auto"/>
                <w:left w:val="none" w:sz="0" w:space="0" w:color="auto"/>
                <w:bottom w:val="none" w:sz="0" w:space="0" w:color="auto"/>
                <w:right w:val="none" w:sz="0" w:space="0" w:color="auto"/>
              </w:divBdr>
            </w:div>
            <w:div w:id="308367703">
              <w:marLeft w:val="0"/>
              <w:marRight w:val="0"/>
              <w:marTop w:val="0"/>
              <w:marBottom w:val="0"/>
              <w:divBdr>
                <w:top w:val="none" w:sz="0" w:space="0" w:color="auto"/>
                <w:left w:val="none" w:sz="0" w:space="0" w:color="auto"/>
                <w:bottom w:val="none" w:sz="0" w:space="0" w:color="auto"/>
                <w:right w:val="none" w:sz="0" w:space="0" w:color="auto"/>
              </w:divBdr>
            </w:div>
            <w:div w:id="309748112">
              <w:marLeft w:val="0"/>
              <w:marRight w:val="0"/>
              <w:marTop w:val="0"/>
              <w:marBottom w:val="0"/>
              <w:divBdr>
                <w:top w:val="none" w:sz="0" w:space="0" w:color="auto"/>
                <w:left w:val="none" w:sz="0" w:space="0" w:color="auto"/>
                <w:bottom w:val="none" w:sz="0" w:space="0" w:color="auto"/>
                <w:right w:val="none" w:sz="0" w:space="0" w:color="auto"/>
              </w:divBdr>
            </w:div>
            <w:div w:id="312224822">
              <w:marLeft w:val="0"/>
              <w:marRight w:val="0"/>
              <w:marTop w:val="0"/>
              <w:marBottom w:val="0"/>
              <w:divBdr>
                <w:top w:val="none" w:sz="0" w:space="0" w:color="auto"/>
                <w:left w:val="none" w:sz="0" w:space="0" w:color="auto"/>
                <w:bottom w:val="none" w:sz="0" w:space="0" w:color="auto"/>
                <w:right w:val="none" w:sz="0" w:space="0" w:color="auto"/>
              </w:divBdr>
            </w:div>
            <w:div w:id="317224200">
              <w:marLeft w:val="0"/>
              <w:marRight w:val="0"/>
              <w:marTop w:val="0"/>
              <w:marBottom w:val="0"/>
              <w:divBdr>
                <w:top w:val="none" w:sz="0" w:space="0" w:color="auto"/>
                <w:left w:val="none" w:sz="0" w:space="0" w:color="auto"/>
                <w:bottom w:val="none" w:sz="0" w:space="0" w:color="auto"/>
                <w:right w:val="none" w:sz="0" w:space="0" w:color="auto"/>
              </w:divBdr>
            </w:div>
            <w:div w:id="319309244">
              <w:marLeft w:val="0"/>
              <w:marRight w:val="0"/>
              <w:marTop w:val="0"/>
              <w:marBottom w:val="0"/>
              <w:divBdr>
                <w:top w:val="none" w:sz="0" w:space="0" w:color="auto"/>
                <w:left w:val="none" w:sz="0" w:space="0" w:color="auto"/>
                <w:bottom w:val="none" w:sz="0" w:space="0" w:color="auto"/>
                <w:right w:val="none" w:sz="0" w:space="0" w:color="auto"/>
              </w:divBdr>
            </w:div>
            <w:div w:id="328018239">
              <w:marLeft w:val="0"/>
              <w:marRight w:val="0"/>
              <w:marTop w:val="0"/>
              <w:marBottom w:val="0"/>
              <w:divBdr>
                <w:top w:val="none" w:sz="0" w:space="0" w:color="auto"/>
                <w:left w:val="none" w:sz="0" w:space="0" w:color="auto"/>
                <w:bottom w:val="none" w:sz="0" w:space="0" w:color="auto"/>
                <w:right w:val="none" w:sz="0" w:space="0" w:color="auto"/>
              </w:divBdr>
            </w:div>
            <w:div w:id="329870093">
              <w:marLeft w:val="0"/>
              <w:marRight w:val="0"/>
              <w:marTop w:val="0"/>
              <w:marBottom w:val="0"/>
              <w:divBdr>
                <w:top w:val="none" w:sz="0" w:space="0" w:color="auto"/>
                <w:left w:val="none" w:sz="0" w:space="0" w:color="auto"/>
                <w:bottom w:val="none" w:sz="0" w:space="0" w:color="auto"/>
                <w:right w:val="none" w:sz="0" w:space="0" w:color="auto"/>
              </w:divBdr>
            </w:div>
            <w:div w:id="331644624">
              <w:marLeft w:val="0"/>
              <w:marRight w:val="0"/>
              <w:marTop w:val="0"/>
              <w:marBottom w:val="0"/>
              <w:divBdr>
                <w:top w:val="none" w:sz="0" w:space="0" w:color="auto"/>
                <w:left w:val="none" w:sz="0" w:space="0" w:color="auto"/>
                <w:bottom w:val="none" w:sz="0" w:space="0" w:color="auto"/>
                <w:right w:val="none" w:sz="0" w:space="0" w:color="auto"/>
              </w:divBdr>
            </w:div>
            <w:div w:id="334694869">
              <w:marLeft w:val="0"/>
              <w:marRight w:val="0"/>
              <w:marTop w:val="0"/>
              <w:marBottom w:val="0"/>
              <w:divBdr>
                <w:top w:val="none" w:sz="0" w:space="0" w:color="auto"/>
                <w:left w:val="none" w:sz="0" w:space="0" w:color="auto"/>
                <w:bottom w:val="none" w:sz="0" w:space="0" w:color="auto"/>
                <w:right w:val="none" w:sz="0" w:space="0" w:color="auto"/>
              </w:divBdr>
              <w:divsChild>
                <w:div w:id="32703083">
                  <w:marLeft w:val="0"/>
                  <w:marRight w:val="0"/>
                  <w:marTop w:val="0"/>
                  <w:marBottom w:val="0"/>
                  <w:divBdr>
                    <w:top w:val="none" w:sz="0" w:space="0" w:color="auto"/>
                    <w:left w:val="none" w:sz="0" w:space="0" w:color="auto"/>
                    <w:bottom w:val="none" w:sz="0" w:space="0" w:color="auto"/>
                    <w:right w:val="none" w:sz="0" w:space="0" w:color="auto"/>
                  </w:divBdr>
                </w:div>
                <w:div w:id="168371362">
                  <w:marLeft w:val="0"/>
                  <w:marRight w:val="0"/>
                  <w:marTop w:val="0"/>
                  <w:marBottom w:val="0"/>
                  <w:divBdr>
                    <w:top w:val="none" w:sz="0" w:space="0" w:color="auto"/>
                    <w:left w:val="none" w:sz="0" w:space="0" w:color="auto"/>
                    <w:bottom w:val="none" w:sz="0" w:space="0" w:color="auto"/>
                    <w:right w:val="none" w:sz="0" w:space="0" w:color="auto"/>
                  </w:divBdr>
                </w:div>
                <w:div w:id="868105832">
                  <w:marLeft w:val="0"/>
                  <w:marRight w:val="0"/>
                  <w:marTop w:val="0"/>
                  <w:marBottom w:val="0"/>
                  <w:divBdr>
                    <w:top w:val="none" w:sz="0" w:space="0" w:color="auto"/>
                    <w:left w:val="none" w:sz="0" w:space="0" w:color="auto"/>
                    <w:bottom w:val="none" w:sz="0" w:space="0" w:color="auto"/>
                    <w:right w:val="none" w:sz="0" w:space="0" w:color="auto"/>
                  </w:divBdr>
                </w:div>
                <w:div w:id="943879779">
                  <w:marLeft w:val="0"/>
                  <w:marRight w:val="0"/>
                  <w:marTop w:val="0"/>
                  <w:marBottom w:val="0"/>
                  <w:divBdr>
                    <w:top w:val="none" w:sz="0" w:space="0" w:color="auto"/>
                    <w:left w:val="none" w:sz="0" w:space="0" w:color="auto"/>
                    <w:bottom w:val="none" w:sz="0" w:space="0" w:color="auto"/>
                    <w:right w:val="none" w:sz="0" w:space="0" w:color="auto"/>
                  </w:divBdr>
                </w:div>
                <w:div w:id="1143741482">
                  <w:marLeft w:val="0"/>
                  <w:marRight w:val="0"/>
                  <w:marTop w:val="0"/>
                  <w:marBottom w:val="0"/>
                  <w:divBdr>
                    <w:top w:val="none" w:sz="0" w:space="0" w:color="auto"/>
                    <w:left w:val="none" w:sz="0" w:space="0" w:color="auto"/>
                    <w:bottom w:val="none" w:sz="0" w:space="0" w:color="auto"/>
                    <w:right w:val="none" w:sz="0" w:space="0" w:color="auto"/>
                  </w:divBdr>
                </w:div>
                <w:div w:id="1336376513">
                  <w:marLeft w:val="0"/>
                  <w:marRight w:val="0"/>
                  <w:marTop w:val="0"/>
                  <w:marBottom w:val="0"/>
                  <w:divBdr>
                    <w:top w:val="none" w:sz="0" w:space="0" w:color="auto"/>
                    <w:left w:val="none" w:sz="0" w:space="0" w:color="auto"/>
                    <w:bottom w:val="none" w:sz="0" w:space="0" w:color="auto"/>
                    <w:right w:val="none" w:sz="0" w:space="0" w:color="auto"/>
                  </w:divBdr>
                </w:div>
                <w:div w:id="1583755775">
                  <w:marLeft w:val="0"/>
                  <w:marRight w:val="0"/>
                  <w:marTop w:val="0"/>
                  <w:marBottom w:val="0"/>
                  <w:divBdr>
                    <w:top w:val="none" w:sz="0" w:space="0" w:color="auto"/>
                    <w:left w:val="none" w:sz="0" w:space="0" w:color="auto"/>
                    <w:bottom w:val="none" w:sz="0" w:space="0" w:color="auto"/>
                    <w:right w:val="none" w:sz="0" w:space="0" w:color="auto"/>
                  </w:divBdr>
                </w:div>
              </w:divsChild>
            </w:div>
            <w:div w:id="334697155">
              <w:marLeft w:val="0"/>
              <w:marRight w:val="0"/>
              <w:marTop w:val="0"/>
              <w:marBottom w:val="0"/>
              <w:divBdr>
                <w:top w:val="none" w:sz="0" w:space="0" w:color="auto"/>
                <w:left w:val="none" w:sz="0" w:space="0" w:color="auto"/>
                <w:bottom w:val="none" w:sz="0" w:space="0" w:color="auto"/>
                <w:right w:val="none" w:sz="0" w:space="0" w:color="auto"/>
              </w:divBdr>
            </w:div>
            <w:div w:id="336150201">
              <w:marLeft w:val="0"/>
              <w:marRight w:val="0"/>
              <w:marTop w:val="0"/>
              <w:marBottom w:val="0"/>
              <w:divBdr>
                <w:top w:val="none" w:sz="0" w:space="0" w:color="auto"/>
                <w:left w:val="none" w:sz="0" w:space="0" w:color="auto"/>
                <w:bottom w:val="none" w:sz="0" w:space="0" w:color="auto"/>
                <w:right w:val="none" w:sz="0" w:space="0" w:color="auto"/>
              </w:divBdr>
            </w:div>
            <w:div w:id="337081154">
              <w:marLeft w:val="0"/>
              <w:marRight w:val="0"/>
              <w:marTop w:val="0"/>
              <w:marBottom w:val="0"/>
              <w:divBdr>
                <w:top w:val="none" w:sz="0" w:space="0" w:color="auto"/>
                <w:left w:val="none" w:sz="0" w:space="0" w:color="auto"/>
                <w:bottom w:val="none" w:sz="0" w:space="0" w:color="auto"/>
                <w:right w:val="none" w:sz="0" w:space="0" w:color="auto"/>
              </w:divBdr>
            </w:div>
            <w:div w:id="337736373">
              <w:marLeft w:val="0"/>
              <w:marRight w:val="0"/>
              <w:marTop w:val="0"/>
              <w:marBottom w:val="0"/>
              <w:divBdr>
                <w:top w:val="none" w:sz="0" w:space="0" w:color="auto"/>
                <w:left w:val="none" w:sz="0" w:space="0" w:color="auto"/>
                <w:bottom w:val="none" w:sz="0" w:space="0" w:color="auto"/>
                <w:right w:val="none" w:sz="0" w:space="0" w:color="auto"/>
              </w:divBdr>
            </w:div>
            <w:div w:id="339548723">
              <w:marLeft w:val="0"/>
              <w:marRight w:val="0"/>
              <w:marTop w:val="0"/>
              <w:marBottom w:val="0"/>
              <w:divBdr>
                <w:top w:val="none" w:sz="0" w:space="0" w:color="auto"/>
                <w:left w:val="none" w:sz="0" w:space="0" w:color="auto"/>
                <w:bottom w:val="none" w:sz="0" w:space="0" w:color="auto"/>
                <w:right w:val="none" w:sz="0" w:space="0" w:color="auto"/>
              </w:divBdr>
            </w:div>
            <w:div w:id="340664701">
              <w:marLeft w:val="0"/>
              <w:marRight w:val="0"/>
              <w:marTop w:val="0"/>
              <w:marBottom w:val="0"/>
              <w:divBdr>
                <w:top w:val="none" w:sz="0" w:space="0" w:color="auto"/>
                <w:left w:val="none" w:sz="0" w:space="0" w:color="auto"/>
                <w:bottom w:val="none" w:sz="0" w:space="0" w:color="auto"/>
                <w:right w:val="none" w:sz="0" w:space="0" w:color="auto"/>
              </w:divBdr>
            </w:div>
            <w:div w:id="341518618">
              <w:marLeft w:val="0"/>
              <w:marRight w:val="0"/>
              <w:marTop w:val="0"/>
              <w:marBottom w:val="0"/>
              <w:divBdr>
                <w:top w:val="none" w:sz="0" w:space="0" w:color="auto"/>
                <w:left w:val="none" w:sz="0" w:space="0" w:color="auto"/>
                <w:bottom w:val="none" w:sz="0" w:space="0" w:color="auto"/>
                <w:right w:val="none" w:sz="0" w:space="0" w:color="auto"/>
              </w:divBdr>
            </w:div>
            <w:div w:id="346249073">
              <w:marLeft w:val="0"/>
              <w:marRight w:val="0"/>
              <w:marTop w:val="0"/>
              <w:marBottom w:val="0"/>
              <w:divBdr>
                <w:top w:val="none" w:sz="0" w:space="0" w:color="auto"/>
                <w:left w:val="none" w:sz="0" w:space="0" w:color="auto"/>
                <w:bottom w:val="none" w:sz="0" w:space="0" w:color="auto"/>
                <w:right w:val="none" w:sz="0" w:space="0" w:color="auto"/>
              </w:divBdr>
            </w:div>
            <w:div w:id="346299827">
              <w:marLeft w:val="0"/>
              <w:marRight w:val="0"/>
              <w:marTop w:val="0"/>
              <w:marBottom w:val="0"/>
              <w:divBdr>
                <w:top w:val="none" w:sz="0" w:space="0" w:color="auto"/>
                <w:left w:val="none" w:sz="0" w:space="0" w:color="auto"/>
                <w:bottom w:val="none" w:sz="0" w:space="0" w:color="auto"/>
                <w:right w:val="none" w:sz="0" w:space="0" w:color="auto"/>
              </w:divBdr>
            </w:div>
            <w:div w:id="347567583">
              <w:marLeft w:val="0"/>
              <w:marRight w:val="0"/>
              <w:marTop w:val="0"/>
              <w:marBottom w:val="0"/>
              <w:divBdr>
                <w:top w:val="none" w:sz="0" w:space="0" w:color="auto"/>
                <w:left w:val="none" w:sz="0" w:space="0" w:color="auto"/>
                <w:bottom w:val="none" w:sz="0" w:space="0" w:color="auto"/>
                <w:right w:val="none" w:sz="0" w:space="0" w:color="auto"/>
              </w:divBdr>
            </w:div>
            <w:div w:id="348873858">
              <w:marLeft w:val="0"/>
              <w:marRight w:val="0"/>
              <w:marTop w:val="0"/>
              <w:marBottom w:val="0"/>
              <w:divBdr>
                <w:top w:val="none" w:sz="0" w:space="0" w:color="auto"/>
                <w:left w:val="none" w:sz="0" w:space="0" w:color="auto"/>
                <w:bottom w:val="none" w:sz="0" w:space="0" w:color="auto"/>
                <w:right w:val="none" w:sz="0" w:space="0" w:color="auto"/>
              </w:divBdr>
            </w:div>
            <w:div w:id="349333172">
              <w:marLeft w:val="0"/>
              <w:marRight w:val="0"/>
              <w:marTop w:val="0"/>
              <w:marBottom w:val="0"/>
              <w:divBdr>
                <w:top w:val="none" w:sz="0" w:space="0" w:color="auto"/>
                <w:left w:val="none" w:sz="0" w:space="0" w:color="auto"/>
                <w:bottom w:val="none" w:sz="0" w:space="0" w:color="auto"/>
                <w:right w:val="none" w:sz="0" w:space="0" w:color="auto"/>
              </w:divBdr>
            </w:div>
            <w:div w:id="349723614">
              <w:marLeft w:val="0"/>
              <w:marRight w:val="0"/>
              <w:marTop w:val="0"/>
              <w:marBottom w:val="0"/>
              <w:divBdr>
                <w:top w:val="none" w:sz="0" w:space="0" w:color="auto"/>
                <w:left w:val="none" w:sz="0" w:space="0" w:color="auto"/>
                <w:bottom w:val="none" w:sz="0" w:space="0" w:color="auto"/>
                <w:right w:val="none" w:sz="0" w:space="0" w:color="auto"/>
              </w:divBdr>
            </w:div>
            <w:div w:id="353775800">
              <w:marLeft w:val="0"/>
              <w:marRight w:val="0"/>
              <w:marTop w:val="0"/>
              <w:marBottom w:val="0"/>
              <w:divBdr>
                <w:top w:val="none" w:sz="0" w:space="0" w:color="auto"/>
                <w:left w:val="none" w:sz="0" w:space="0" w:color="auto"/>
                <w:bottom w:val="none" w:sz="0" w:space="0" w:color="auto"/>
                <w:right w:val="none" w:sz="0" w:space="0" w:color="auto"/>
              </w:divBdr>
            </w:div>
            <w:div w:id="354697132">
              <w:marLeft w:val="0"/>
              <w:marRight w:val="0"/>
              <w:marTop w:val="0"/>
              <w:marBottom w:val="0"/>
              <w:divBdr>
                <w:top w:val="none" w:sz="0" w:space="0" w:color="auto"/>
                <w:left w:val="none" w:sz="0" w:space="0" w:color="auto"/>
                <w:bottom w:val="none" w:sz="0" w:space="0" w:color="auto"/>
                <w:right w:val="none" w:sz="0" w:space="0" w:color="auto"/>
              </w:divBdr>
            </w:div>
            <w:div w:id="356124901">
              <w:marLeft w:val="0"/>
              <w:marRight w:val="0"/>
              <w:marTop w:val="0"/>
              <w:marBottom w:val="0"/>
              <w:divBdr>
                <w:top w:val="none" w:sz="0" w:space="0" w:color="auto"/>
                <w:left w:val="none" w:sz="0" w:space="0" w:color="auto"/>
                <w:bottom w:val="none" w:sz="0" w:space="0" w:color="auto"/>
                <w:right w:val="none" w:sz="0" w:space="0" w:color="auto"/>
              </w:divBdr>
            </w:div>
            <w:div w:id="359477690">
              <w:marLeft w:val="0"/>
              <w:marRight w:val="0"/>
              <w:marTop w:val="0"/>
              <w:marBottom w:val="0"/>
              <w:divBdr>
                <w:top w:val="none" w:sz="0" w:space="0" w:color="auto"/>
                <w:left w:val="none" w:sz="0" w:space="0" w:color="auto"/>
                <w:bottom w:val="none" w:sz="0" w:space="0" w:color="auto"/>
                <w:right w:val="none" w:sz="0" w:space="0" w:color="auto"/>
              </w:divBdr>
            </w:div>
            <w:div w:id="359622619">
              <w:marLeft w:val="0"/>
              <w:marRight w:val="0"/>
              <w:marTop w:val="0"/>
              <w:marBottom w:val="0"/>
              <w:divBdr>
                <w:top w:val="none" w:sz="0" w:space="0" w:color="auto"/>
                <w:left w:val="none" w:sz="0" w:space="0" w:color="auto"/>
                <w:bottom w:val="none" w:sz="0" w:space="0" w:color="auto"/>
                <w:right w:val="none" w:sz="0" w:space="0" w:color="auto"/>
              </w:divBdr>
            </w:div>
            <w:div w:id="363289059">
              <w:marLeft w:val="0"/>
              <w:marRight w:val="0"/>
              <w:marTop w:val="0"/>
              <w:marBottom w:val="0"/>
              <w:divBdr>
                <w:top w:val="none" w:sz="0" w:space="0" w:color="auto"/>
                <w:left w:val="none" w:sz="0" w:space="0" w:color="auto"/>
                <w:bottom w:val="none" w:sz="0" w:space="0" w:color="auto"/>
                <w:right w:val="none" w:sz="0" w:space="0" w:color="auto"/>
              </w:divBdr>
            </w:div>
            <w:div w:id="364404662">
              <w:marLeft w:val="0"/>
              <w:marRight w:val="0"/>
              <w:marTop w:val="0"/>
              <w:marBottom w:val="0"/>
              <w:divBdr>
                <w:top w:val="none" w:sz="0" w:space="0" w:color="auto"/>
                <w:left w:val="none" w:sz="0" w:space="0" w:color="auto"/>
                <w:bottom w:val="none" w:sz="0" w:space="0" w:color="auto"/>
                <w:right w:val="none" w:sz="0" w:space="0" w:color="auto"/>
              </w:divBdr>
            </w:div>
            <w:div w:id="365639908">
              <w:marLeft w:val="0"/>
              <w:marRight w:val="0"/>
              <w:marTop w:val="0"/>
              <w:marBottom w:val="0"/>
              <w:divBdr>
                <w:top w:val="none" w:sz="0" w:space="0" w:color="auto"/>
                <w:left w:val="none" w:sz="0" w:space="0" w:color="auto"/>
                <w:bottom w:val="none" w:sz="0" w:space="0" w:color="auto"/>
                <w:right w:val="none" w:sz="0" w:space="0" w:color="auto"/>
              </w:divBdr>
            </w:div>
            <w:div w:id="367609815">
              <w:marLeft w:val="0"/>
              <w:marRight w:val="0"/>
              <w:marTop w:val="0"/>
              <w:marBottom w:val="0"/>
              <w:divBdr>
                <w:top w:val="none" w:sz="0" w:space="0" w:color="auto"/>
                <w:left w:val="none" w:sz="0" w:space="0" w:color="auto"/>
                <w:bottom w:val="none" w:sz="0" w:space="0" w:color="auto"/>
                <w:right w:val="none" w:sz="0" w:space="0" w:color="auto"/>
              </w:divBdr>
            </w:div>
            <w:div w:id="369837889">
              <w:marLeft w:val="0"/>
              <w:marRight w:val="0"/>
              <w:marTop w:val="0"/>
              <w:marBottom w:val="0"/>
              <w:divBdr>
                <w:top w:val="none" w:sz="0" w:space="0" w:color="auto"/>
                <w:left w:val="none" w:sz="0" w:space="0" w:color="auto"/>
                <w:bottom w:val="none" w:sz="0" w:space="0" w:color="auto"/>
                <w:right w:val="none" w:sz="0" w:space="0" w:color="auto"/>
              </w:divBdr>
            </w:div>
            <w:div w:id="370082657">
              <w:marLeft w:val="0"/>
              <w:marRight w:val="0"/>
              <w:marTop w:val="0"/>
              <w:marBottom w:val="0"/>
              <w:divBdr>
                <w:top w:val="none" w:sz="0" w:space="0" w:color="auto"/>
                <w:left w:val="none" w:sz="0" w:space="0" w:color="auto"/>
                <w:bottom w:val="none" w:sz="0" w:space="0" w:color="auto"/>
                <w:right w:val="none" w:sz="0" w:space="0" w:color="auto"/>
              </w:divBdr>
            </w:div>
            <w:div w:id="372539182">
              <w:marLeft w:val="0"/>
              <w:marRight w:val="0"/>
              <w:marTop w:val="0"/>
              <w:marBottom w:val="0"/>
              <w:divBdr>
                <w:top w:val="none" w:sz="0" w:space="0" w:color="auto"/>
                <w:left w:val="none" w:sz="0" w:space="0" w:color="auto"/>
                <w:bottom w:val="none" w:sz="0" w:space="0" w:color="auto"/>
                <w:right w:val="none" w:sz="0" w:space="0" w:color="auto"/>
              </w:divBdr>
            </w:div>
            <w:div w:id="375201194">
              <w:marLeft w:val="0"/>
              <w:marRight w:val="0"/>
              <w:marTop w:val="0"/>
              <w:marBottom w:val="0"/>
              <w:divBdr>
                <w:top w:val="none" w:sz="0" w:space="0" w:color="auto"/>
                <w:left w:val="none" w:sz="0" w:space="0" w:color="auto"/>
                <w:bottom w:val="none" w:sz="0" w:space="0" w:color="auto"/>
                <w:right w:val="none" w:sz="0" w:space="0" w:color="auto"/>
              </w:divBdr>
            </w:div>
            <w:div w:id="377629727">
              <w:marLeft w:val="0"/>
              <w:marRight w:val="0"/>
              <w:marTop w:val="0"/>
              <w:marBottom w:val="0"/>
              <w:divBdr>
                <w:top w:val="none" w:sz="0" w:space="0" w:color="auto"/>
                <w:left w:val="none" w:sz="0" w:space="0" w:color="auto"/>
                <w:bottom w:val="none" w:sz="0" w:space="0" w:color="auto"/>
                <w:right w:val="none" w:sz="0" w:space="0" w:color="auto"/>
              </w:divBdr>
            </w:div>
            <w:div w:id="378012605">
              <w:marLeft w:val="0"/>
              <w:marRight w:val="0"/>
              <w:marTop w:val="0"/>
              <w:marBottom w:val="0"/>
              <w:divBdr>
                <w:top w:val="none" w:sz="0" w:space="0" w:color="auto"/>
                <w:left w:val="none" w:sz="0" w:space="0" w:color="auto"/>
                <w:bottom w:val="none" w:sz="0" w:space="0" w:color="auto"/>
                <w:right w:val="none" w:sz="0" w:space="0" w:color="auto"/>
              </w:divBdr>
              <w:divsChild>
                <w:div w:id="85005540">
                  <w:marLeft w:val="0"/>
                  <w:marRight w:val="0"/>
                  <w:marTop w:val="0"/>
                  <w:marBottom w:val="0"/>
                  <w:divBdr>
                    <w:top w:val="none" w:sz="0" w:space="0" w:color="auto"/>
                    <w:left w:val="none" w:sz="0" w:space="0" w:color="auto"/>
                    <w:bottom w:val="none" w:sz="0" w:space="0" w:color="auto"/>
                    <w:right w:val="none" w:sz="0" w:space="0" w:color="auto"/>
                  </w:divBdr>
                </w:div>
                <w:div w:id="102191690">
                  <w:marLeft w:val="0"/>
                  <w:marRight w:val="0"/>
                  <w:marTop w:val="0"/>
                  <w:marBottom w:val="0"/>
                  <w:divBdr>
                    <w:top w:val="none" w:sz="0" w:space="0" w:color="auto"/>
                    <w:left w:val="none" w:sz="0" w:space="0" w:color="auto"/>
                    <w:bottom w:val="none" w:sz="0" w:space="0" w:color="auto"/>
                    <w:right w:val="none" w:sz="0" w:space="0" w:color="auto"/>
                  </w:divBdr>
                </w:div>
                <w:div w:id="185868305">
                  <w:marLeft w:val="0"/>
                  <w:marRight w:val="0"/>
                  <w:marTop w:val="0"/>
                  <w:marBottom w:val="0"/>
                  <w:divBdr>
                    <w:top w:val="none" w:sz="0" w:space="0" w:color="auto"/>
                    <w:left w:val="none" w:sz="0" w:space="0" w:color="auto"/>
                    <w:bottom w:val="none" w:sz="0" w:space="0" w:color="auto"/>
                    <w:right w:val="none" w:sz="0" w:space="0" w:color="auto"/>
                  </w:divBdr>
                </w:div>
                <w:div w:id="191458702">
                  <w:marLeft w:val="0"/>
                  <w:marRight w:val="0"/>
                  <w:marTop w:val="0"/>
                  <w:marBottom w:val="0"/>
                  <w:divBdr>
                    <w:top w:val="none" w:sz="0" w:space="0" w:color="auto"/>
                    <w:left w:val="none" w:sz="0" w:space="0" w:color="auto"/>
                    <w:bottom w:val="none" w:sz="0" w:space="0" w:color="auto"/>
                    <w:right w:val="none" w:sz="0" w:space="0" w:color="auto"/>
                  </w:divBdr>
                </w:div>
                <w:div w:id="221526815">
                  <w:marLeft w:val="0"/>
                  <w:marRight w:val="0"/>
                  <w:marTop w:val="0"/>
                  <w:marBottom w:val="0"/>
                  <w:divBdr>
                    <w:top w:val="none" w:sz="0" w:space="0" w:color="auto"/>
                    <w:left w:val="none" w:sz="0" w:space="0" w:color="auto"/>
                    <w:bottom w:val="none" w:sz="0" w:space="0" w:color="auto"/>
                    <w:right w:val="none" w:sz="0" w:space="0" w:color="auto"/>
                  </w:divBdr>
                </w:div>
                <w:div w:id="308629425">
                  <w:marLeft w:val="0"/>
                  <w:marRight w:val="0"/>
                  <w:marTop w:val="0"/>
                  <w:marBottom w:val="0"/>
                  <w:divBdr>
                    <w:top w:val="none" w:sz="0" w:space="0" w:color="auto"/>
                    <w:left w:val="none" w:sz="0" w:space="0" w:color="auto"/>
                    <w:bottom w:val="none" w:sz="0" w:space="0" w:color="auto"/>
                    <w:right w:val="none" w:sz="0" w:space="0" w:color="auto"/>
                  </w:divBdr>
                </w:div>
                <w:div w:id="318925750">
                  <w:marLeft w:val="0"/>
                  <w:marRight w:val="0"/>
                  <w:marTop w:val="0"/>
                  <w:marBottom w:val="0"/>
                  <w:divBdr>
                    <w:top w:val="none" w:sz="0" w:space="0" w:color="auto"/>
                    <w:left w:val="none" w:sz="0" w:space="0" w:color="auto"/>
                    <w:bottom w:val="none" w:sz="0" w:space="0" w:color="auto"/>
                    <w:right w:val="none" w:sz="0" w:space="0" w:color="auto"/>
                  </w:divBdr>
                </w:div>
                <w:div w:id="334185891">
                  <w:marLeft w:val="0"/>
                  <w:marRight w:val="0"/>
                  <w:marTop w:val="0"/>
                  <w:marBottom w:val="0"/>
                  <w:divBdr>
                    <w:top w:val="none" w:sz="0" w:space="0" w:color="auto"/>
                    <w:left w:val="none" w:sz="0" w:space="0" w:color="auto"/>
                    <w:bottom w:val="none" w:sz="0" w:space="0" w:color="auto"/>
                    <w:right w:val="none" w:sz="0" w:space="0" w:color="auto"/>
                  </w:divBdr>
                </w:div>
                <w:div w:id="411315221">
                  <w:marLeft w:val="0"/>
                  <w:marRight w:val="0"/>
                  <w:marTop w:val="0"/>
                  <w:marBottom w:val="0"/>
                  <w:divBdr>
                    <w:top w:val="none" w:sz="0" w:space="0" w:color="auto"/>
                    <w:left w:val="none" w:sz="0" w:space="0" w:color="auto"/>
                    <w:bottom w:val="none" w:sz="0" w:space="0" w:color="auto"/>
                    <w:right w:val="none" w:sz="0" w:space="0" w:color="auto"/>
                  </w:divBdr>
                </w:div>
                <w:div w:id="502823876">
                  <w:marLeft w:val="0"/>
                  <w:marRight w:val="0"/>
                  <w:marTop w:val="0"/>
                  <w:marBottom w:val="0"/>
                  <w:divBdr>
                    <w:top w:val="none" w:sz="0" w:space="0" w:color="auto"/>
                    <w:left w:val="none" w:sz="0" w:space="0" w:color="auto"/>
                    <w:bottom w:val="none" w:sz="0" w:space="0" w:color="auto"/>
                    <w:right w:val="none" w:sz="0" w:space="0" w:color="auto"/>
                  </w:divBdr>
                </w:div>
                <w:div w:id="521289024">
                  <w:marLeft w:val="0"/>
                  <w:marRight w:val="0"/>
                  <w:marTop w:val="0"/>
                  <w:marBottom w:val="0"/>
                  <w:divBdr>
                    <w:top w:val="none" w:sz="0" w:space="0" w:color="auto"/>
                    <w:left w:val="none" w:sz="0" w:space="0" w:color="auto"/>
                    <w:bottom w:val="none" w:sz="0" w:space="0" w:color="auto"/>
                    <w:right w:val="none" w:sz="0" w:space="0" w:color="auto"/>
                  </w:divBdr>
                </w:div>
                <w:div w:id="540290565">
                  <w:marLeft w:val="0"/>
                  <w:marRight w:val="0"/>
                  <w:marTop w:val="0"/>
                  <w:marBottom w:val="0"/>
                  <w:divBdr>
                    <w:top w:val="none" w:sz="0" w:space="0" w:color="auto"/>
                    <w:left w:val="none" w:sz="0" w:space="0" w:color="auto"/>
                    <w:bottom w:val="none" w:sz="0" w:space="0" w:color="auto"/>
                    <w:right w:val="none" w:sz="0" w:space="0" w:color="auto"/>
                  </w:divBdr>
                </w:div>
                <w:div w:id="754663980">
                  <w:marLeft w:val="0"/>
                  <w:marRight w:val="0"/>
                  <w:marTop w:val="0"/>
                  <w:marBottom w:val="0"/>
                  <w:divBdr>
                    <w:top w:val="none" w:sz="0" w:space="0" w:color="auto"/>
                    <w:left w:val="none" w:sz="0" w:space="0" w:color="auto"/>
                    <w:bottom w:val="none" w:sz="0" w:space="0" w:color="auto"/>
                    <w:right w:val="none" w:sz="0" w:space="0" w:color="auto"/>
                  </w:divBdr>
                </w:div>
                <w:div w:id="792872489">
                  <w:marLeft w:val="0"/>
                  <w:marRight w:val="0"/>
                  <w:marTop w:val="0"/>
                  <w:marBottom w:val="0"/>
                  <w:divBdr>
                    <w:top w:val="none" w:sz="0" w:space="0" w:color="auto"/>
                    <w:left w:val="none" w:sz="0" w:space="0" w:color="auto"/>
                    <w:bottom w:val="none" w:sz="0" w:space="0" w:color="auto"/>
                    <w:right w:val="none" w:sz="0" w:space="0" w:color="auto"/>
                  </w:divBdr>
                </w:div>
                <w:div w:id="801575239">
                  <w:marLeft w:val="0"/>
                  <w:marRight w:val="0"/>
                  <w:marTop w:val="0"/>
                  <w:marBottom w:val="0"/>
                  <w:divBdr>
                    <w:top w:val="none" w:sz="0" w:space="0" w:color="auto"/>
                    <w:left w:val="none" w:sz="0" w:space="0" w:color="auto"/>
                    <w:bottom w:val="none" w:sz="0" w:space="0" w:color="auto"/>
                    <w:right w:val="none" w:sz="0" w:space="0" w:color="auto"/>
                  </w:divBdr>
                </w:div>
                <w:div w:id="962151091">
                  <w:marLeft w:val="0"/>
                  <w:marRight w:val="0"/>
                  <w:marTop w:val="0"/>
                  <w:marBottom w:val="0"/>
                  <w:divBdr>
                    <w:top w:val="none" w:sz="0" w:space="0" w:color="auto"/>
                    <w:left w:val="none" w:sz="0" w:space="0" w:color="auto"/>
                    <w:bottom w:val="none" w:sz="0" w:space="0" w:color="auto"/>
                    <w:right w:val="none" w:sz="0" w:space="0" w:color="auto"/>
                  </w:divBdr>
                </w:div>
                <w:div w:id="969438777">
                  <w:marLeft w:val="0"/>
                  <w:marRight w:val="0"/>
                  <w:marTop w:val="0"/>
                  <w:marBottom w:val="0"/>
                  <w:divBdr>
                    <w:top w:val="none" w:sz="0" w:space="0" w:color="auto"/>
                    <w:left w:val="none" w:sz="0" w:space="0" w:color="auto"/>
                    <w:bottom w:val="none" w:sz="0" w:space="0" w:color="auto"/>
                    <w:right w:val="none" w:sz="0" w:space="0" w:color="auto"/>
                  </w:divBdr>
                </w:div>
                <w:div w:id="1010909509">
                  <w:marLeft w:val="0"/>
                  <w:marRight w:val="0"/>
                  <w:marTop w:val="0"/>
                  <w:marBottom w:val="0"/>
                  <w:divBdr>
                    <w:top w:val="none" w:sz="0" w:space="0" w:color="auto"/>
                    <w:left w:val="none" w:sz="0" w:space="0" w:color="auto"/>
                    <w:bottom w:val="none" w:sz="0" w:space="0" w:color="auto"/>
                    <w:right w:val="none" w:sz="0" w:space="0" w:color="auto"/>
                  </w:divBdr>
                </w:div>
                <w:div w:id="1016887895">
                  <w:marLeft w:val="0"/>
                  <w:marRight w:val="0"/>
                  <w:marTop w:val="0"/>
                  <w:marBottom w:val="0"/>
                  <w:divBdr>
                    <w:top w:val="none" w:sz="0" w:space="0" w:color="auto"/>
                    <w:left w:val="none" w:sz="0" w:space="0" w:color="auto"/>
                    <w:bottom w:val="none" w:sz="0" w:space="0" w:color="auto"/>
                    <w:right w:val="none" w:sz="0" w:space="0" w:color="auto"/>
                  </w:divBdr>
                </w:div>
                <w:div w:id="1077745991">
                  <w:marLeft w:val="0"/>
                  <w:marRight w:val="0"/>
                  <w:marTop w:val="0"/>
                  <w:marBottom w:val="0"/>
                  <w:divBdr>
                    <w:top w:val="none" w:sz="0" w:space="0" w:color="auto"/>
                    <w:left w:val="none" w:sz="0" w:space="0" w:color="auto"/>
                    <w:bottom w:val="none" w:sz="0" w:space="0" w:color="auto"/>
                    <w:right w:val="none" w:sz="0" w:space="0" w:color="auto"/>
                  </w:divBdr>
                </w:div>
                <w:div w:id="1114714493">
                  <w:marLeft w:val="0"/>
                  <w:marRight w:val="0"/>
                  <w:marTop w:val="0"/>
                  <w:marBottom w:val="0"/>
                  <w:divBdr>
                    <w:top w:val="none" w:sz="0" w:space="0" w:color="auto"/>
                    <w:left w:val="none" w:sz="0" w:space="0" w:color="auto"/>
                    <w:bottom w:val="none" w:sz="0" w:space="0" w:color="auto"/>
                    <w:right w:val="none" w:sz="0" w:space="0" w:color="auto"/>
                  </w:divBdr>
                </w:div>
                <w:div w:id="1121415176">
                  <w:marLeft w:val="0"/>
                  <w:marRight w:val="0"/>
                  <w:marTop w:val="0"/>
                  <w:marBottom w:val="0"/>
                  <w:divBdr>
                    <w:top w:val="none" w:sz="0" w:space="0" w:color="auto"/>
                    <w:left w:val="none" w:sz="0" w:space="0" w:color="auto"/>
                    <w:bottom w:val="none" w:sz="0" w:space="0" w:color="auto"/>
                    <w:right w:val="none" w:sz="0" w:space="0" w:color="auto"/>
                  </w:divBdr>
                </w:div>
                <w:div w:id="1253902066">
                  <w:marLeft w:val="0"/>
                  <w:marRight w:val="0"/>
                  <w:marTop w:val="0"/>
                  <w:marBottom w:val="0"/>
                  <w:divBdr>
                    <w:top w:val="none" w:sz="0" w:space="0" w:color="auto"/>
                    <w:left w:val="none" w:sz="0" w:space="0" w:color="auto"/>
                    <w:bottom w:val="none" w:sz="0" w:space="0" w:color="auto"/>
                    <w:right w:val="none" w:sz="0" w:space="0" w:color="auto"/>
                  </w:divBdr>
                </w:div>
                <w:div w:id="1345017649">
                  <w:marLeft w:val="0"/>
                  <w:marRight w:val="0"/>
                  <w:marTop w:val="0"/>
                  <w:marBottom w:val="0"/>
                  <w:divBdr>
                    <w:top w:val="none" w:sz="0" w:space="0" w:color="auto"/>
                    <w:left w:val="none" w:sz="0" w:space="0" w:color="auto"/>
                    <w:bottom w:val="none" w:sz="0" w:space="0" w:color="auto"/>
                    <w:right w:val="none" w:sz="0" w:space="0" w:color="auto"/>
                  </w:divBdr>
                </w:div>
                <w:div w:id="1556117268">
                  <w:marLeft w:val="0"/>
                  <w:marRight w:val="0"/>
                  <w:marTop w:val="0"/>
                  <w:marBottom w:val="0"/>
                  <w:divBdr>
                    <w:top w:val="none" w:sz="0" w:space="0" w:color="auto"/>
                    <w:left w:val="none" w:sz="0" w:space="0" w:color="auto"/>
                    <w:bottom w:val="none" w:sz="0" w:space="0" w:color="auto"/>
                    <w:right w:val="none" w:sz="0" w:space="0" w:color="auto"/>
                  </w:divBdr>
                </w:div>
                <w:div w:id="1675377746">
                  <w:marLeft w:val="0"/>
                  <w:marRight w:val="0"/>
                  <w:marTop w:val="0"/>
                  <w:marBottom w:val="0"/>
                  <w:divBdr>
                    <w:top w:val="none" w:sz="0" w:space="0" w:color="auto"/>
                    <w:left w:val="none" w:sz="0" w:space="0" w:color="auto"/>
                    <w:bottom w:val="none" w:sz="0" w:space="0" w:color="auto"/>
                    <w:right w:val="none" w:sz="0" w:space="0" w:color="auto"/>
                  </w:divBdr>
                </w:div>
                <w:div w:id="1788814676">
                  <w:marLeft w:val="0"/>
                  <w:marRight w:val="0"/>
                  <w:marTop w:val="0"/>
                  <w:marBottom w:val="0"/>
                  <w:divBdr>
                    <w:top w:val="none" w:sz="0" w:space="0" w:color="auto"/>
                    <w:left w:val="none" w:sz="0" w:space="0" w:color="auto"/>
                    <w:bottom w:val="none" w:sz="0" w:space="0" w:color="auto"/>
                    <w:right w:val="none" w:sz="0" w:space="0" w:color="auto"/>
                  </w:divBdr>
                </w:div>
                <w:div w:id="2038385045">
                  <w:marLeft w:val="0"/>
                  <w:marRight w:val="0"/>
                  <w:marTop w:val="0"/>
                  <w:marBottom w:val="0"/>
                  <w:divBdr>
                    <w:top w:val="none" w:sz="0" w:space="0" w:color="auto"/>
                    <w:left w:val="none" w:sz="0" w:space="0" w:color="auto"/>
                    <w:bottom w:val="none" w:sz="0" w:space="0" w:color="auto"/>
                    <w:right w:val="none" w:sz="0" w:space="0" w:color="auto"/>
                  </w:divBdr>
                </w:div>
                <w:div w:id="2048291239">
                  <w:marLeft w:val="0"/>
                  <w:marRight w:val="0"/>
                  <w:marTop w:val="0"/>
                  <w:marBottom w:val="0"/>
                  <w:divBdr>
                    <w:top w:val="none" w:sz="0" w:space="0" w:color="auto"/>
                    <w:left w:val="none" w:sz="0" w:space="0" w:color="auto"/>
                    <w:bottom w:val="none" w:sz="0" w:space="0" w:color="auto"/>
                    <w:right w:val="none" w:sz="0" w:space="0" w:color="auto"/>
                  </w:divBdr>
                </w:div>
                <w:div w:id="2138837137">
                  <w:marLeft w:val="0"/>
                  <w:marRight w:val="0"/>
                  <w:marTop w:val="0"/>
                  <w:marBottom w:val="0"/>
                  <w:divBdr>
                    <w:top w:val="none" w:sz="0" w:space="0" w:color="auto"/>
                    <w:left w:val="none" w:sz="0" w:space="0" w:color="auto"/>
                    <w:bottom w:val="none" w:sz="0" w:space="0" w:color="auto"/>
                    <w:right w:val="none" w:sz="0" w:space="0" w:color="auto"/>
                  </w:divBdr>
                </w:div>
              </w:divsChild>
            </w:div>
            <w:div w:id="378358690">
              <w:marLeft w:val="0"/>
              <w:marRight w:val="0"/>
              <w:marTop w:val="0"/>
              <w:marBottom w:val="0"/>
              <w:divBdr>
                <w:top w:val="none" w:sz="0" w:space="0" w:color="auto"/>
                <w:left w:val="none" w:sz="0" w:space="0" w:color="auto"/>
                <w:bottom w:val="none" w:sz="0" w:space="0" w:color="auto"/>
                <w:right w:val="none" w:sz="0" w:space="0" w:color="auto"/>
              </w:divBdr>
            </w:div>
            <w:div w:id="378479607">
              <w:marLeft w:val="0"/>
              <w:marRight w:val="0"/>
              <w:marTop w:val="0"/>
              <w:marBottom w:val="0"/>
              <w:divBdr>
                <w:top w:val="none" w:sz="0" w:space="0" w:color="auto"/>
                <w:left w:val="none" w:sz="0" w:space="0" w:color="auto"/>
                <w:bottom w:val="none" w:sz="0" w:space="0" w:color="auto"/>
                <w:right w:val="none" w:sz="0" w:space="0" w:color="auto"/>
              </w:divBdr>
            </w:div>
            <w:div w:id="379405610">
              <w:marLeft w:val="0"/>
              <w:marRight w:val="0"/>
              <w:marTop w:val="0"/>
              <w:marBottom w:val="0"/>
              <w:divBdr>
                <w:top w:val="none" w:sz="0" w:space="0" w:color="auto"/>
                <w:left w:val="none" w:sz="0" w:space="0" w:color="auto"/>
                <w:bottom w:val="none" w:sz="0" w:space="0" w:color="auto"/>
                <w:right w:val="none" w:sz="0" w:space="0" w:color="auto"/>
              </w:divBdr>
            </w:div>
            <w:div w:id="379742471">
              <w:marLeft w:val="0"/>
              <w:marRight w:val="0"/>
              <w:marTop w:val="0"/>
              <w:marBottom w:val="0"/>
              <w:divBdr>
                <w:top w:val="none" w:sz="0" w:space="0" w:color="auto"/>
                <w:left w:val="none" w:sz="0" w:space="0" w:color="auto"/>
                <w:bottom w:val="none" w:sz="0" w:space="0" w:color="auto"/>
                <w:right w:val="none" w:sz="0" w:space="0" w:color="auto"/>
              </w:divBdr>
            </w:div>
            <w:div w:id="383986098">
              <w:marLeft w:val="0"/>
              <w:marRight w:val="0"/>
              <w:marTop w:val="0"/>
              <w:marBottom w:val="0"/>
              <w:divBdr>
                <w:top w:val="none" w:sz="0" w:space="0" w:color="auto"/>
                <w:left w:val="none" w:sz="0" w:space="0" w:color="auto"/>
                <w:bottom w:val="none" w:sz="0" w:space="0" w:color="auto"/>
                <w:right w:val="none" w:sz="0" w:space="0" w:color="auto"/>
              </w:divBdr>
            </w:div>
            <w:div w:id="384110084">
              <w:marLeft w:val="0"/>
              <w:marRight w:val="0"/>
              <w:marTop w:val="0"/>
              <w:marBottom w:val="0"/>
              <w:divBdr>
                <w:top w:val="none" w:sz="0" w:space="0" w:color="auto"/>
                <w:left w:val="none" w:sz="0" w:space="0" w:color="auto"/>
                <w:bottom w:val="none" w:sz="0" w:space="0" w:color="auto"/>
                <w:right w:val="none" w:sz="0" w:space="0" w:color="auto"/>
              </w:divBdr>
            </w:div>
            <w:div w:id="386150727">
              <w:marLeft w:val="0"/>
              <w:marRight w:val="0"/>
              <w:marTop w:val="0"/>
              <w:marBottom w:val="0"/>
              <w:divBdr>
                <w:top w:val="none" w:sz="0" w:space="0" w:color="auto"/>
                <w:left w:val="none" w:sz="0" w:space="0" w:color="auto"/>
                <w:bottom w:val="none" w:sz="0" w:space="0" w:color="auto"/>
                <w:right w:val="none" w:sz="0" w:space="0" w:color="auto"/>
              </w:divBdr>
            </w:div>
            <w:div w:id="386533329">
              <w:marLeft w:val="0"/>
              <w:marRight w:val="0"/>
              <w:marTop w:val="0"/>
              <w:marBottom w:val="0"/>
              <w:divBdr>
                <w:top w:val="none" w:sz="0" w:space="0" w:color="auto"/>
                <w:left w:val="none" w:sz="0" w:space="0" w:color="auto"/>
                <w:bottom w:val="none" w:sz="0" w:space="0" w:color="auto"/>
                <w:right w:val="none" w:sz="0" w:space="0" w:color="auto"/>
              </w:divBdr>
            </w:div>
            <w:div w:id="387148189">
              <w:marLeft w:val="0"/>
              <w:marRight w:val="0"/>
              <w:marTop w:val="0"/>
              <w:marBottom w:val="0"/>
              <w:divBdr>
                <w:top w:val="none" w:sz="0" w:space="0" w:color="auto"/>
                <w:left w:val="none" w:sz="0" w:space="0" w:color="auto"/>
                <w:bottom w:val="none" w:sz="0" w:space="0" w:color="auto"/>
                <w:right w:val="none" w:sz="0" w:space="0" w:color="auto"/>
              </w:divBdr>
            </w:div>
            <w:div w:id="387842766">
              <w:marLeft w:val="0"/>
              <w:marRight w:val="0"/>
              <w:marTop w:val="0"/>
              <w:marBottom w:val="0"/>
              <w:divBdr>
                <w:top w:val="none" w:sz="0" w:space="0" w:color="auto"/>
                <w:left w:val="none" w:sz="0" w:space="0" w:color="auto"/>
                <w:bottom w:val="none" w:sz="0" w:space="0" w:color="auto"/>
                <w:right w:val="none" w:sz="0" w:space="0" w:color="auto"/>
              </w:divBdr>
            </w:div>
            <w:div w:id="388918937">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
            <w:div w:id="391004074">
              <w:marLeft w:val="0"/>
              <w:marRight w:val="0"/>
              <w:marTop w:val="0"/>
              <w:marBottom w:val="0"/>
              <w:divBdr>
                <w:top w:val="none" w:sz="0" w:space="0" w:color="auto"/>
                <w:left w:val="none" w:sz="0" w:space="0" w:color="auto"/>
                <w:bottom w:val="none" w:sz="0" w:space="0" w:color="auto"/>
                <w:right w:val="none" w:sz="0" w:space="0" w:color="auto"/>
              </w:divBdr>
            </w:div>
            <w:div w:id="391075931">
              <w:marLeft w:val="0"/>
              <w:marRight w:val="0"/>
              <w:marTop w:val="0"/>
              <w:marBottom w:val="0"/>
              <w:divBdr>
                <w:top w:val="none" w:sz="0" w:space="0" w:color="auto"/>
                <w:left w:val="none" w:sz="0" w:space="0" w:color="auto"/>
                <w:bottom w:val="none" w:sz="0" w:space="0" w:color="auto"/>
                <w:right w:val="none" w:sz="0" w:space="0" w:color="auto"/>
              </w:divBdr>
            </w:div>
            <w:div w:id="391779945">
              <w:marLeft w:val="0"/>
              <w:marRight w:val="0"/>
              <w:marTop w:val="0"/>
              <w:marBottom w:val="0"/>
              <w:divBdr>
                <w:top w:val="none" w:sz="0" w:space="0" w:color="auto"/>
                <w:left w:val="none" w:sz="0" w:space="0" w:color="auto"/>
                <w:bottom w:val="none" w:sz="0" w:space="0" w:color="auto"/>
                <w:right w:val="none" w:sz="0" w:space="0" w:color="auto"/>
              </w:divBdr>
            </w:div>
            <w:div w:id="395325628">
              <w:marLeft w:val="0"/>
              <w:marRight w:val="0"/>
              <w:marTop w:val="0"/>
              <w:marBottom w:val="0"/>
              <w:divBdr>
                <w:top w:val="none" w:sz="0" w:space="0" w:color="auto"/>
                <w:left w:val="none" w:sz="0" w:space="0" w:color="auto"/>
                <w:bottom w:val="none" w:sz="0" w:space="0" w:color="auto"/>
                <w:right w:val="none" w:sz="0" w:space="0" w:color="auto"/>
              </w:divBdr>
            </w:div>
            <w:div w:id="395663853">
              <w:marLeft w:val="0"/>
              <w:marRight w:val="0"/>
              <w:marTop w:val="0"/>
              <w:marBottom w:val="0"/>
              <w:divBdr>
                <w:top w:val="none" w:sz="0" w:space="0" w:color="auto"/>
                <w:left w:val="none" w:sz="0" w:space="0" w:color="auto"/>
                <w:bottom w:val="none" w:sz="0" w:space="0" w:color="auto"/>
                <w:right w:val="none" w:sz="0" w:space="0" w:color="auto"/>
              </w:divBdr>
            </w:div>
            <w:div w:id="399905545">
              <w:marLeft w:val="0"/>
              <w:marRight w:val="0"/>
              <w:marTop w:val="0"/>
              <w:marBottom w:val="0"/>
              <w:divBdr>
                <w:top w:val="none" w:sz="0" w:space="0" w:color="auto"/>
                <w:left w:val="none" w:sz="0" w:space="0" w:color="auto"/>
                <w:bottom w:val="none" w:sz="0" w:space="0" w:color="auto"/>
                <w:right w:val="none" w:sz="0" w:space="0" w:color="auto"/>
              </w:divBdr>
            </w:div>
            <w:div w:id="400449241">
              <w:marLeft w:val="0"/>
              <w:marRight w:val="0"/>
              <w:marTop w:val="0"/>
              <w:marBottom w:val="0"/>
              <w:divBdr>
                <w:top w:val="none" w:sz="0" w:space="0" w:color="auto"/>
                <w:left w:val="none" w:sz="0" w:space="0" w:color="auto"/>
                <w:bottom w:val="none" w:sz="0" w:space="0" w:color="auto"/>
                <w:right w:val="none" w:sz="0" w:space="0" w:color="auto"/>
              </w:divBdr>
            </w:div>
            <w:div w:id="400643564">
              <w:marLeft w:val="0"/>
              <w:marRight w:val="0"/>
              <w:marTop w:val="0"/>
              <w:marBottom w:val="0"/>
              <w:divBdr>
                <w:top w:val="none" w:sz="0" w:space="0" w:color="auto"/>
                <w:left w:val="none" w:sz="0" w:space="0" w:color="auto"/>
                <w:bottom w:val="none" w:sz="0" w:space="0" w:color="auto"/>
                <w:right w:val="none" w:sz="0" w:space="0" w:color="auto"/>
              </w:divBdr>
            </w:div>
            <w:div w:id="406656650">
              <w:marLeft w:val="0"/>
              <w:marRight w:val="0"/>
              <w:marTop w:val="0"/>
              <w:marBottom w:val="0"/>
              <w:divBdr>
                <w:top w:val="none" w:sz="0" w:space="0" w:color="auto"/>
                <w:left w:val="none" w:sz="0" w:space="0" w:color="auto"/>
                <w:bottom w:val="none" w:sz="0" w:space="0" w:color="auto"/>
                <w:right w:val="none" w:sz="0" w:space="0" w:color="auto"/>
              </w:divBdr>
            </w:div>
            <w:div w:id="409619505">
              <w:marLeft w:val="0"/>
              <w:marRight w:val="0"/>
              <w:marTop w:val="0"/>
              <w:marBottom w:val="0"/>
              <w:divBdr>
                <w:top w:val="none" w:sz="0" w:space="0" w:color="auto"/>
                <w:left w:val="none" w:sz="0" w:space="0" w:color="auto"/>
                <w:bottom w:val="none" w:sz="0" w:space="0" w:color="auto"/>
                <w:right w:val="none" w:sz="0" w:space="0" w:color="auto"/>
              </w:divBdr>
            </w:div>
            <w:div w:id="411852904">
              <w:marLeft w:val="0"/>
              <w:marRight w:val="0"/>
              <w:marTop w:val="0"/>
              <w:marBottom w:val="0"/>
              <w:divBdr>
                <w:top w:val="none" w:sz="0" w:space="0" w:color="auto"/>
                <w:left w:val="none" w:sz="0" w:space="0" w:color="auto"/>
                <w:bottom w:val="none" w:sz="0" w:space="0" w:color="auto"/>
                <w:right w:val="none" w:sz="0" w:space="0" w:color="auto"/>
              </w:divBdr>
            </w:div>
            <w:div w:id="417486878">
              <w:marLeft w:val="0"/>
              <w:marRight w:val="0"/>
              <w:marTop w:val="0"/>
              <w:marBottom w:val="0"/>
              <w:divBdr>
                <w:top w:val="none" w:sz="0" w:space="0" w:color="auto"/>
                <w:left w:val="none" w:sz="0" w:space="0" w:color="auto"/>
                <w:bottom w:val="none" w:sz="0" w:space="0" w:color="auto"/>
                <w:right w:val="none" w:sz="0" w:space="0" w:color="auto"/>
              </w:divBdr>
            </w:div>
            <w:div w:id="418672602">
              <w:marLeft w:val="0"/>
              <w:marRight w:val="0"/>
              <w:marTop w:val="0"/>
              <w:marBottom w:val="0"/>
              <w:divBdr>
                <w:top w:val="none" w:sz="0" w:space="0" w:color="auto"/>
                <w:left w:val="none" w:sz="0" w:space="0" w:color="auto"/>
                <w:bottom w:val="none" w:sz="0" w:space="0" w:color="auto"/>
                <w:right w:val="none" w:sz="0" w:space="0" w:color="auto"/>
              </w:divBdr>
            </w:div>
            <w:div w:id="419108053">
              <w:marLeft w:val="0"/>
              <w:marRight w:val="0"/>
              <w:marTop w:val="0"/>
              <w:marBottom w:val="0"/>
              <w:divBdr>
                <w:top w:val="none" w:sz="0" w:space="0" w:color="auto"/>
                <w:left w:val="none" w:sz="0" w:space="0" w:color="auto"/>
                <w:bottom w:val="none" w:sz="0" w:space="0" w:color="auto"/>
                <w:right w:val="none" w:sz="0" w:space="0" w:color="auto"/>
              </w:divBdr>
            </w:div>
            <w:div w:id="419717709">
              <w:marLeft w:val="0"/>
              <w:marRight w:val="0"/>
              <w:marTop w:val="0"/>
              <w:marBottom w:val="0"/>
              <w:divBdr>
                <w:top w:val="none" w:sz="0" w:space="0" w:color="auto"/>
                <w:left w:val="none" w:sz="0" w:space="0" w:color="auto"/>
                <w:bottom w:val="none" w:sz="0" w:space="0" w:color="auto"/>
                <w:right w:val="none" w:sz="0" w:space="0" w:color="auto"/>
              </w:divBdr>
            </w:div>
            <w:div w:id="422459465">
              <w:marLeft w:val="0"/>
              <w:marRight w:val="0"/>
              <w:marTop w:val="0"/>
              <w:marBottom w:val="0"/>
              <w:divBdr>
                <w:top w:val="none" w:sz="0" w:space="0" w:color="auto"/>
                <w:left w:val="none" w:sz="0" w:space="0" w:color="auto"/>
                <w:bottom w:val="none" w:sz="0" w:space="0" w:color="auto"/>
                <w:right w:val="none" w:sz="0" w:space="0" w:color="auto"/>
              </w:divBdr>
            </w:div>
            <w:div w:id="423455152">
              <w:marLeft w:val="0"/>
              <w:marRight w:val="0"/>
              <w:marTop w:val="0"/>
              <w:marBottom w:val="0"/>
              <w:divBdr>
                <w:top w:val="none" w:sz="0" w:space="0" w:color="auto"/>
                <w:left w:val="none" w:sz="0" w:space="0" w:color="auto"/>
                <w:bottom w:val="none" w:sz="0" w:space="0" w:color="auto"/>
                <w:right w:val="none" w:sz="0" w:space="0" w:color="auto"/>
              </w:divBdr>
            </w:div>
            <w:div w:id="424695135">
              <w:marLeft w:val="0"/>
              <w:marRight w:val="0"/>
              <w:marTop w:val="0"/>
              <w:marBottom w:val="0"/>
              <w:divBdr>
                <w:top w:val="none" w:sz="0" w:space="0" w:color="auto"/>
                <w:left w:val="none" w:sz="0" w:space="0" w:color="auto"/>
                <w:bottom w:val="none" w:sz="0" w:space="0" w:color="auto"/>
                <w:right w:val="none" w:sz="0" w:space="0" w:color="auto"/>
              </w:divBdr>
            </w:div>
            <w:div w:id="425198161">
              <w:marLeft w:val="0"/>
              <w:marRight w:val="0"/>
              <w:marTop w:val="0"/>
              <w:marBottom w:val="0"/>
              <w:divBdr>
                <w:top w:val="none" w:sz="0" w:space="0" w:color="auto"/>
                <w:left w:val="none" w:sz="0" w:space="0" w:color="auto"/>
                <w:bottom w:val="none" w:sz="0" w:space="0" w:color="auto"/>
                <w:right w:val="none" w:sz="0" w:space="0" w:color="auto"/>
              </w:divBdr>
            </w:div>
            <w:div w:id="426772200">
              <w:marLeft w:val="0"/>
              <w:marRight w:val="0"/>
              <w:marTop w:val="0"/>
              <w:marBottom w:val="0"/>
              <w:divBdr>
                <w:top w:val="none" w:sz="0" w:space="0" w:color="auto"/>
                <w:left w:val="none" w:sz="0" w:space="0" w:color="auto"/>
                <w:bottom w:val="none" w:sz="0" w:space="0" w:color="auto"/>
                <w:right w:val="none" w:sz="0" w:space="0" w:color="auto"/>
              </w:divBdr>
            </w:div>
            <w:div w:id="427778406">
              <w:marLeft w:val="0"/>
              <w:marRight w:val="0"/>
              <w:marTop w:val="0"/>
              <w:marBottom w:val="0"/>
              <w:divBdr>
                <w:top w:val="none" w:sz="0" w:space="0" w:color="auto"/>
                <w:left w:val="none" w:sz="0" w:space="0" w:color="auto"/>
                <w:bottom w:val="none" w:sz="0" w:space="0" w:color="auto"/>
                <w:right w:val="none" w:sz="0" w:space="0" w:color="auto"/>
              </w:divBdr>
            </w:div>
            <w:div w:id="427888865">
              <w:marLeft w:val="0"/>
              <w:marRight w:val="0"/>
              <w:marTop w:val="0"/>
              <w:marBottom w:val="0"/>
              <w:divBdr>
                <w:top w:val="none" w:sz="0" w:space="0" w:color="auto"/>
                <w:left w:val="none" w:sz="0" w:space="0" w:color="auto"/>
                <w:bottom w:val="none" w:sz="0" w:space="0" w:color="auto"/>
                <w:right w:val="none" w:sz="0" w:space="0" w:color="auto"/>
              </w:divBdr>
            </w:div>
            <w:div w:id="430510285">
              <w:marLeft w:val="0"/>
              <w:marRight w:val="0"/>
              <w:marTop w:val="0"/>
              <w:marBottom w:val="0"/>
              <w:divBdr>
                <w:top w:val="none" w:sz="0" w:space="0" w:color="auto"/>
                <w:left w:val="none" w:sz="0" w:space="0" w:color="auto"/>
                <w:bottom w:val="none" w:sz="0" w:space="0" w:color="auto"/>
                <w:right w:val="none" w:sz="0" w:space="0" w:color="auto"/>
              </w:divBdr>
              <w:divsChild>
                <w:div w:id="1046879580">
                  <w:marLeft w:val="0"/>
                  <w:marRight w:val="0"/>
                  <w:marTop w:val="0"/>
                  <w:marBottom w:val="0"/>
                  <w:divBdr>
                    <w:top w:val="none" w:sz="0" w:space="0" w:color="auto"/>
                    <w:left w:val="none" w:sz="0" w:space="0" w:color="auto"/>
                    <w:bottom w:val="none" w:sz="0" w:space="0" w:color="auto"/>
                    <w:right w:val="none" w:sz="0" w:space="0" w:color="auto"/>
                  </w:divBdr>
                </w:div>
                <w:div w:id="1228153691">
                  <w:marLeft w:val="0"/>
                  <w:marRight w:val="0"/>
                  <w:marTop w:val="0"/>
                  <w:marBottom w:val="0"/>
                  <w:divBdr>
                    <w:top w:val="none" w:sz="0" w:space="0" w:color="auto"/>
                    <w:left w:val="none" w:sz="0" w:space="0" w:color="auto"/>
                    <w:bottom w:val="none" w:sz="0" w:space="0" w:color="auto"/>
                    <w:right w:val="none" w:sz="0" w:space="0" w:color="auto"/>
                  </w:divBdr>
                </w:div>
                <w:div w:id="1815564018">
                  <w:marLeft w:val="0"/>
                  <w:marRight w:val="0"/>
                  <w:marTop w:val="0"/>
                  <w:marBottom w:val="0"/>
                  <w:divBdr>
                    <w:top w:val="none" w:sz="0" w:space="0" w:color="auto"/>
                    <w:left w:val="none" w:sz="0" w:space="0" w:color="auto"/>
                    <w:bottom w:val="none" w:sz="0" w:space="0" w:color="auto"/>
                    <w:right w:val="none" w:sz="0" w:space="0" w:color="auto"/>
                  </w:divBdr>
                </w:div>
              </w:divsChild>
            </w:div>
            <w:div w:id="431555714">
              <w:marLeft w:val="0"/>
              <w:marRight w:val="0"/>
              <w:marTop w:val="0"/>
              <w:marBottom w:val="0"/>
              <w:divBdr>
                <w:top w:val="none" w:sz="0" w:space="0" w:color="auto"/>
                <w:left w:val="none" w:sz="0" w:space="0" w:color="auto"/>
                <w:bottom w:val="none" w:sz="0" w:space="0" w:color="auto"/>
                <w:right w:val="none" w:sz="0" w:space="0" w:color="auto"/>
              </w:divBdr>
            </w:div>
            <w:div w:id="432744690">
              <w:marLeft w:val="0"/>
              <w:marRight w:val="0"/>
              <w:marTop w:val="0"/>
              <w:marBottom w:val="0"/>
              <w:divBdr>
                <w:top w:val="none" w:sz="0" w:space="0" w:color="auto"/>
                <w:left w:val="none" w:sz="0" w:space="0" w:color="auto"/>
                <w:bottom w:val="none" w:sz="0" w:space="0" w:color="auto"/>
                <w:right w:val="none" w:sz="0" w:space="0" w:color="auto"/>
              </w:divBdr>
            </w:div>
            <w:div w:id="433094430">
              <w:marLeft w:val="0"/>
              <w:marRight w:val="0"/>
              <w:marTop w:val="0"/>
              <w:marBottom w:val="0"/>
              <w:divBdr>
                <w:top w:val="none" w:sz="0" w:space="0" w:color="auto"/>
                <w:left w:val="none" w:sz="0" w:space="0" w:color="auto"/>
                <w:bottom w:val="none" w:sz="0" w:space="0" w:color="auto"/>
                <w:right w:val="none" w:sz="0" w:space="0" w:color="auto"/>
              </w:divBdr>
            </w:div>
            <w:div w:id="433744007">
              <w:marLeft w:val="0"/>
              <w:marRight w:val="0"/>
              <w:marTop w:val="0"/>
              <w:marBottom w:val="0"/>
              <w:divBdr>
                <w:top w:val="none" w:sz="0" w:space="0" w:color="auto"/>
                <w:left w:val="none" w:sz="0" w:space="0" w:color="auto"/>
                <w:bottom w:val="none" w:sz="0" w:space="0" w:color="auto"/>
                <w:right w:val="none" w:sz="0" w:space="0" w:color="auto"/>
              </w:divBdr>
            </w:div>
            <w:div w:id="434404266">
              <w:marLeft w:val="0"/>
              <w:marRight w:val="0"/>
              <w:marTop w:val="0"/>
              <w:marBottom w:val="0"/>
              <w:divBdr>
                <w:top w:val="none" w:sz="0" w:space="0" w:color="auto"/>
                <w:left w:val="none" w:sz="0" w:space="0" w:color="auto"/>
                <w:bottom w:val="none" w:sz="0" w:space="0" w:color="auto"/>
                <w:right w:val="none" w:sz="0" w:space="0" w:color="auto"/>
              </w:divBdr>
            </w:div>
            <w:div w:id="438257382">
              <w:marLeft w:val="0"/>
              <w:marRight w:val="0"/>
              <w:marTop w:val="0"/>
              <w:marBottom w:val="0"/>
              <w:divBdr>
                <w:top w:val="none" w:sz="0" w:space="0" w:color="auto"/>
                <w:left w:val="none" w:sz="0" w:space="0" w:color="auto"/>
                <w:bottom w:val="none" w:sz="0" w:space="0" w:color="auto"/>
                <w:right w:val="none" w:sz="0" w:space="0" w:color="auto"/>
              </w:divBdr>
            </w:div>
            <w:div w:id="439422007">
              <w:marLeft w:val="0"/>
              <w:marRight w:val="0"/>
              <w:marTop w:val="0"/>
              <w:marBottom w:val="0"/>
              <w:divBdr>
                <w:top w:val="none" w:sz="0" w:space="0" w:color="auto"/>
                <w:left w:val="none" w:sz="0" w:space="0" w:color="auto"/>
                <w:bottom w:val="none" w:sz="0" w:space="0" w:color="auto"/>
                <w:right w:val="none" w:sz="0" w:space="0" w:color="auto"/>
              </w:divBdr>
            </w:div>
            <w:div w:id="439880883">
              <w:marLeft w:val="0"/>
              <w:marRight w:val="0"/>
              <w:marTop w:val="0"/>
              <w:marBottom w:val="0"/>
              <w:divBdr>
                <w:top w:val="none" w:sz="0" w:space="0" w:color="auto"/>
                <w:left w:val="none" w:sz="0" w:space="0" w:color="auto"/>
                <w:bottom w:val="none" w:sz="0" w:space="0" w:color="auto"/>
                <w:right w:val="none" w:sz="0" w:space="0" w:color="auto"/>
              </w:divBdr>
            </w:div>
            <w:div w:id="442577150">
              <w:marLeft w:val="0"/>
              <w:marRight w:val="0"/>
              <w:marTop w:val="0"/>
              <w:marBottom w:val="0"/>
              <w:divBdr>
                <w:top w:val="none" w:sz="0" w:space="0" w:color="auto"/>
                <w:left w:val="none" w:sz="0" w:space="0" w:color="auto"/>
                <w:bottom w:val="none" w:sz="0" w:space="0" w:color="auto"/>
                <w:right w:val="none" w:sz="0" w:space="0" w:color="auto"/>
              </w:divBdr>
            </w:div>
            <w:div w:id="445663864">
              <w:marLeft w:val="0"/>
              <w:marRight w:val="0"/>
              <w:marTop w:val="0"/>
              <w:marBottom w:val="0"/>
              <w:divBdr>
                <w:top w:val="none" w:sz="0" w:space="0" w:color="auto"/>
                <w:left w:val="none" w:sz="0" w:space="0" w:color="auto"/>
                <w:bottom w:val="none" w:sz="0" w:space="0" w:color="auto"/>
                <w:right w:val="none" w:sz="0" w:space="0" w:color="auto"/>
              </w:divBdr>
            </w:div>
            <w:div w:id="447235636">
              <w:marLeft w:val="0"/>
              <w:marRight w:val="0"/>
              <w:marTop w:val="0"/>
              <w:marBottom w:val="0"/>
              <w:divBdr>
                <w:top w:val="none" w:sz="0" w:space="0" w:color="auto"/>
                <w:left w:val="none" w:sz="0" w:space="0" w:color="auto"/>
                <w:bottom w:val="none" w:sz="0" w:space="0" w:color="auto"/>
                <w:right w:val="none" w:sz="0" w:space="0" w:color="auto"/>
              </w:divBdr>
            </w:div>
            <w:div w:id="448353180">
              <w:marLeft w:val="0"/>
              <w:marRight w:val="0"/>
              <w:marTop w:val="0"/>
              <w:marBottom w:val="0"/>
              <w:divBdr>
                <w:top w:val="none" w:sz="0" w:space="0" w:color="auto"/>
                <w:left w:val="none" w:sz="0" w:space="0" w:color="auto"/>
                <w:bottom w:val="none" w:sz="0" w:space="0" w:color="auto"/>
                <w:right w:val="none" w:sz="0" w:space="0" w:color="auto"/>
              </w:divBdr>
            </w:div>
            <w:div w:id="449473804">
              <w:marLeft w:val="0"/>
              <w:marRight w:val="0"/>
              <w:marTop w:val="0"/>
              <w:marBottom w:val="0"/>
              <w:divBdr>
                <w:top w:val="none" w:sz="0" w:space="0" w:color="auto"/>
                <w:left w:val="none" w:sz="0" w:space="0" w:color="auto"/>
                <w:bottom w:val="none" w:sz="0" w:space="0" w:color="auto"/>
                <w:right w:val="none" w:sz="0" w:space="0" w:color="auto"/>
              </w:divBdr>
            </w:div>
            <w:div w:id="451486625">
              <w:marLeft w:val="0"/>
              <w:marRight w:val="0"/>
              <w:marTop w:val="0"/>
              <w:marBottom w:val="0"/>
              <w:divBdr>
                <w:top w:val="none" w:sz="0" w:space="0" w:color="auto"/>
                <w:left w:val="none" w:sz="0" w:space="0" w:color="auto"/>
                <w:bottom w:val="none" w:sz="0" w:space="0" w:color="auto"/>
                <w:right w:val="none" w:sz="0" w:space="0" w:color="auto"/>
              </w:divBdr>
            </w:div>
            <w:div w:id="454182507">
              <w:marLeft w:val="0"/>
              <w:marRight w:val="0"/>
              <w:marTop w:val="0"/>
              <w:marBottom w:val="0"/>
              <w:divBdr>
                <w:top w:val="none" w:sz="0" w:space="0" w:color="auto"/>
                <w:left w:val="none" w:sz="0" w:space="0" w:color="auto"/>
                <w:bottom w:val="none" w:sz="0" w:space="0" w:color="auto"/>
                <w:right w:val="none" w:sz="0" w:space="0" w:color="auto"/>
              </w:divBdr>
            </w:div>
            <w:div w:id="454451373">
              <w:marLeft w:val="0"/>
              <w:marRight w:val="0"/>
              <w:marTop w:val="0"/>
              <w:marBottom w:val="0"/>
              <w:divBdr>
                <w:top w:val="none" w:sz="0" w:space="0" w:color="auto"/>
                <w:left w:val="none" w:sz="0" w:space="0" w:color="auto"/>
                <w:bottom w:val="none" w:sz="0" w:space="0" w:color="auto"/>
                <w:right w:val="none" w:sz="0" w:space="0" w:color="auto"/>
              </w:divBdr>
            </w:div>
            <w:div w:id="454909013">
              <w:marLeft w:val="0"/>
              <w:marRight w:val="0"/>
              <w:marTop w:val="0"/>
              <w:marBottom w:val="0"/>
              <w:divBdr>
                <w:top w:val="none" w:sz="0" w:space="0" w:color="auto"/>
                <w:left w:val="none" w:sz="0" w:space="0" w:color="auto"/>
                <w:bottom w:val="none" w:sz="0" w:space="0" w:color="auto"/>
                <w:right w:val="none" w:sz="0" w:space="0" w:color="auto"/>
              </w:divBdr>
            </w:div>
            <w:div w:id="464784678">
              <w:marLeft w:val="0"/>
              <w:marRight w:val="0"/>
              <w:marTop w:val="0"/>
              <w:marBottom w:val="0"/>
              <w:divBdr>
                <w:top w:val="none" w:sz="0" w:space="0" w:color="auto"/>
                <w:left w:val="none" w:sz="0" w:space="0" w:color="auto"/>
                <w:bottom w:val="none" w:sz="0" w:space="0" w:color="auto"/>
                <w:right w:val="none" w:sz="0" w:space="0" w:color="auto"/>
              </w:divBdr>
            </w:div>
            <w:div w:id="465467802">
              <w:marLeft w:val="0"/>
              <w:marRight w:val="0"/>
              <w:marTop w:val="0"/>
              <w:marBottom w:val="0"/>
              <w:divBdr>
                <w:top w:val="none" w:sz="0" w:space="0" w:color="auto"/>
                <w:left w:val="none" w:sz="0" w:space="0" w:color="auto"/>
                <w:bottom w:val="none" w:sz="0" w:space="0" w:color="auto"/>
                <w:right w:val="none" w:sz="0" w:space="0" w:color="auto"/>
              </w:divBdr>
            </w:div>
            <w:div w:id="466047867">
              <w:marLeft w:val="0"/>
              <w:marRight w:val="0"/>
              <w:marTop w:val="0"/>
              <w:marBottom w:val="0"/>
              <w:divBdr>
                <w:top w:val="none" w:sz="0" w:space="0" w:color="auto"/>
                <w:left w:val="none" w:sz="0" w:space="0" w:color="auto"/>
                <w:bottom w:val="none" w:sz="0" w:space="0" w:color="auto"/>
                <w:right w:val="none" w:sz="0" w:space="0" w:color="auto"/>
              </w:divBdr>
            </w:div>
            <w:div w:id="466165805">
              <w:marLeft w:val="0"/>
              <w:marRight w:val="0"/>
              <w:marTop w:val="0"/>
              <w:marBottom w:val="0"/>
              <w:divBdr>
                <w:top w:val="none" w:sz="0" w:space="0" w:color="auto"/>
                <w:left w:val="none" w:sz="0" w:space="0" w:color="auto"/>
                <w:bottom w:val="none" w:sz="0" w:space="0" w:color="auto"/>
                <w:right w:val="none" w:sz="0" w:space="0" w:color="auto"/>
              </w:divBdr>
            </w:div>
            <w:div w:id="466317968">
              <w:marLeft w:val="0"/>
              <w:marRight w:val="0"/>
              <w:marTop w:val="360"/>
              <w:marBottom w:val="0"/>
              <w:divBdr>
                <w:top w:val="single" w:sz="6" w:space="0" w:color="auto"/>
                <w:left w:val="single" w:sz="6" w:space="0" w:color="auto"/>
                <w:bottom w:val="single" w:sz="6" w:space="0" w:color="auto"/>
                <w:right w:val="single" w:sz="6" w:space="0" w:color="auto"/>
              </w:divBdr>
            </w:div>
            <w:div w:id="467430825">
              <w:marLeft w:val="0"/>
              <w:marRight w:val="0"/>
              <w:marTop w:val="0"/>
              <w:marBottom w:val="0"/>
              <w:divBdr>
                <w:top w:val="none" w:sz="0" w:space="0" w:color="auto"/>
                <w:left w:val="none" w:sz="0" w:space="0" w:color="auto"/>
                <w:bottom w:val="none" w:sz="0" w:space="0" w:color="auto"/>
                <w:right w:val="none" w:sz="0" w:space="0" w:color="auto"/>
              </w:divBdr>
            </w:div>
            <w:div w:id="470904795">
              <w:marLeft w:val="0"/>
              <w:marRight w:val="0"/>
              <w:marTop w:val="0"/>
              <w:marBottom w:val="0"/>
              <w:divBdr>
                <w:top w:val="none" w:sz="0" w:space="0" w:color="auto"/>
                <w:left w:val="none" w:sz="0" w:space="0" w:color="auto"/>
                <w:bottom w:val="none" w:sz="0" w:space="0" w:color="auto"/>
                <w:right w:val="none" w:sz="0" w:space="0" w:color="auto"/>
              </w:divBdr>
              <w:divsChild>
                <w:div w:id="491067621">
                  <w:marLeft w:val="0"/>
                  <w:marRight w:val="0"/>
                  <w:marTop w:val="0"/>
                  <w:marBottom w:val="0"/>
                  <w:divBdr>
                    <w:top w:val="none" w:sz="0" w:space="0" w:color="auto"/>
                    <w:left w:val="none" w:sz="0" w:space="0" w:color="auto"/>
                    <w:bottom w:val="none" w:sz="0" w:space="0" w:color="auto"/>
                    <w:right w:val="none" w:sz="0" w:space="0" w:color="auto"/>
                  </w:divBdr>
                </w:div>
                <w:div w:id="1874417106">
                  <w:marLeft w:val="0"/>
                  <w:marRight w:val="0"/>
                  <w:marTop w:val="0"/>
                  <w:marBottom w:val="0"/>
                  <w:divBdr>
                    <w:top w:val="none" w:sz="0" w:space="0" w:color="auto"/>
                    <w:left w:val="none" w:sz="0" w:space="0" w:color="auto"/>
                    <w:bottom w:val="none" w:sz="0" w:space="0" w:color="auto"/>
                    <w:right w:val="none" w:sz="0" w:space="0" w:color="auto"/>
                  </w:divBdr>
                </w:div>
                <w:div w:id="2002543143">
                  <w:marLeft w:val="0"/>
                  <w:marRight w:val="0"/>
                  <w:marTop w:val="0"/>
                  <w:marBottom w:val="0"/>
                  <w:divBdr>
                    <w:top w:val="none" w:sz="0" w:space="0" w:color="auto"/>
                    <w:left w:val="none" w:sz="0" w:space="0" w:color="auto"/>
                    <w:bottom w:val="none" w:sz="0" w:space="0" w:color="auto"/>
                    <w:right w:val="none" w:sz="0" w:space="0" w:color="auto"/>
                  </w:divBdr>
                </w:div>
                <w:div w:id="2075734659">
                  <w:marLeft w:val="0"/>
                  <w:marRight w:val="0"/>
                  <w:marTop w:val="0"/>
                  <w:marBottom w:val="0"/>
                  <w:divBdr>
                    <w:top w:val="none" w:sz="0" w:space="0" w:color="auto"/>
                    <w:left w:val="none" w:sz="0" w:space="0" w:color="auto"/>
                    <w:bottom w:val="none" w:sz="0" w:space="0" w:color="auto"/>
                    <w:right w:val="none" w:sz="0" w:space="0" w:color="auto"/>
                  </w:divBdr>
                </w:div>
              </w:divsChild>
            </w:div>
            <w:div w:id="474025482">
              <w:marLeft w:val="0"/>
              <w:marRight w:val="0"/>
              <w:marTop w:val="0"/>
              <w:marBottom w:val="0"/>
              <w:divBdr>
                <w:top w:val="none" w:sz="0" w:space="0" w:color="auto"/>
                <w:left w:val="none" w:sz="0" w:space="0" w:color="auto"/>
                <w:bottom w:val="none" w:sz="0" w:space="0" w:color="auto"/>
                <w:right w:val="none" w:sz="0" w:space="0" w:color="auto"/>
              </w:divBdr>
            </w:div>
            <w:div w:id="474878173">
              <w:marLeft w:val="0"/>
              <w:marRight w:val="0"/>
              <w:marTop w:val="0"/>
              <w:marBottom w:val="0"/>
              <w:divBdr>
                <w:top w:val="none" w:sz="0" w:space="0" w:color="auto"/>
                <w:left w:val="none" w:sz="0" w:space="0" w:color="auto"/>
                <w:bottom w:val="none" w:sz="0" w:space="0" w:color="auto"/>
                <w:right w:val="none" w:sz="0" w:space="0" w:color="auto"/>
              </w:divBdr>
            </w:div>
            <w:div w:id="475495487">
              <w:marLeft w:val="0"/>
              <w:marRight w:val="0"/>
              <w:marTop w:val="0"/>
              <w:marBottom w:val="0"/>
              <w:divBdr>
                <w:top w:val="none" w:sz="0" w:space="0" w:color="auto"/>
                <w:left w:val="none" w:sz="0" w:space="0" w:color="auto"/>
                <w:bottom w:val="none" w:sz="0" w:space="0" w:color="auto"/>
                <w:right w:val="none" w:sz="0" w:space="0" w:color="auto"/>
              </w:divBdr>
            </w:div>
            <w:div w:id="477457945">
              <w:marLeft w:val="0"/>
              <w:marRight w:val="0"/>
              <w:marTop w:val="0"/>
              <w:marBottom w:val="0"/>
              <w:divBdr>
                <w:top w:val="none" w:sz="0" w:space="0" w:color="auto"/>
                <w:left w:val="none" w:sz="0" w:space="0" w:color="auto"/>
                <w:bottom w:val="none" w:sz="0" w:space="0" w:color="auto"/>
                <w:right w:val="none" w:sz="0" w:space="0" w:color="auto"/>
              </w:divBdr>
            </w:div>
            <w:div w:id="478225534">
              <w:marLeft w:val="0"/>
              <w:marRight w:val="0"/>
              <w:marTop w:val="0"/>
              <w:marBottom w:val="0"/>
              <w:divBdr>
                <w:top w:val="none" w:sz="0" w:space="0" w:color="auto"/>
                <w:left w:val="none" w:sz="0" w:space="0" w:color="auto"/>
                <w:bottom w:val="none" w:sz="0" w:space="0" w:color="auto"/>
                <w:right w:val="none" w:sz="0" w:space="0" w:color="auto"/>
              </w:divBdr>
            </w:div>
            <w:div w:id="479925648">
              <w:marLeft w:val="0"/>
              <w:marRight w:val="0"/>
              <w:marTop w:val="0"/>
              <w:marBottom w:val="0"/>
              <w:divBdr>
                <w:top w:val="none" w:sz="0" w:space="0" w:color="auto"/>
                <w:left w:val="none" w:sz="0" w:space="0" w:color="auto"/>
                <w:bottom w:val="none" w:sz="0" w:space="0" w:color="auto"/>
                <w:right w:val="none" w:sz="0" w:space="0" w:color="auto"/>
              </w:divBdr>
            </w:div>
            <w:div w:id="480120962">
              <w:marLeft w:val="0"/>
              <w:marRight w:val="0"/>
              <w:marTop w:val="0"/>
              <w:marBottom w:val="0"/>
              <w:divBdr>
                <w:top w:val="none" w:sz="0" w:space="0" w:color="auto"/>
                <w:left w:val="none" w:sz="0" w:space="0" w:color="auto"/>
                <w:bottom w:val="none" w:sz="0" w:space="0" w:color="auto"/>
                <w:right w:val="none" w:sz="0" w:space="0" w:color="auto"/>
              </w:divBdr>
            </w:div>
            <w:div w:id="481585475">
              <w:marLeft w:val="0"/>
              <w:marRight w:val="0"/>
              <w:marTop w:val="0"/>
              <w:marBottom w:val="0"/>
              <w:divBdr>
                <w:top w:val="none" w:sz="0" w:space="0" w:color="auto"/>
                <w:left w:val="none" w:sz="0" w:space="0" w:color="auto"/>
                <w:bottom w:val="none" w:sz="0" w:space="0" w:color="auto"/>
                <w:right w:val="none" w:sz="0" w:space="0" w:color="auto"/>
              </w:divBdr>
            </w:div>
            <w:div w:id="482236600">
              <w:marLeft w:val="0"/>
              <w:marRight w:val="0"/>
              <w:marTop w:val="0"/>
              <w:marBottom w:val="0"/>
              <w:divBdr>
                <w:top w:val="none" w:sz="0" w:space="0" w:color="auto"/>
                <w:left w:val="none" w:sz="0" w:space="0" w:color="auto"/>
                <w:bottom w:val="none" w:sz="0" w:space="0" w:color="auto"/>
                <w:right w:val="none" w:sz="0" w:space="0" w:color="auto"/>
              </w:divBdr>
            </w:div>
            <w:div w:id="484933145">
              <w:marLeft w:val="0"/>
              <w:marRight w:val="0"/>
              <w:marTop w:val="0"/>
              <w:marBottom w:val="0"/>
              <w:divBdr>
                <w:top w:val="none" w:sz="0" w:space="0" w:color="auto"/>
                <w:left w:val="none" w:sz="0" w:space="0" w:color="auto"/>
                <w:bottom w:val="none" w:sz="0" w:space="0" w:color="auto"/>
                <w:right w:val="none" w:sz="0" w:space="0" w:color="auto"/>
              </w:divBdr>
            </w:div>
            <w:div w:id="485125945">
              <w:marLeft w:val="0"/>
              <w:marRight w:val="0"/>
              <w:marTop w:val="0"/>
              <w:marBottom w:val="0"/>
              <w:divBdr>
                <w:top w:val="none" w:sz="0" w:space="0" w:color="auto"/>
                <w:left w:val="none" w:sz="0" w:space="0" w:color="auto"/>
                <w:bottom w:val="none" w:sz="0" w:space="0" w:color="auto"/>
                <w:right w:val="none" w:sz="0" w:space="0" w:color="auto"/>
              </w:divBdr>
            </w:div>
            <w:div w:id="488599631">
              <w:marLeft w:val="0"/>
              <w:marRight w:val="0"/>
              <w:marTop w:val="0"/>
              <w:marBottom w:val="0"/>
              <w:divBdr>
                <w:top w:val="none" w:sz="0" w:space="0" w:color="auto"/>
                <w:left w:val="none" w:sz="0" w:space="0" w:color="auto"/>
                <w:bottom w:val="none" w:sz="0" w:space="0" w:color="auto"/>
                <w:right w:val="none" w:sz="0" w:space="0" w:color="auto"/>
              </w:divBdr>
            </w:div>
            <w:div w:id="489061657">
              <w:marLeft w:val="0"/>
              <w:marRight w:val="0"/>
              <w:marTop w:val="0"/>
              <w:marBottom w:val="0"/>
              <w:divBdr>
                <w:top w:val="none" w:sz="0" w:space="0" w:color="auto"/>
                <w:left w:val="none" w:sz="0" w:space="0" w:color="auto"/>
                <w:bottom w:val="none" w:sz="0" w:space="0" w:color="auto"/>
                <w:right w:val="none" w:sz="0" w:space="0" w:color="auto"/>
              </w:divBdr>
            </w:div>
            <w:div w:id="492186557">
              <w:marLeft w:val="0"/>
              <w:marRight w:val="0"/>
              <w:marTop w:val="0"/>
              <w:marBottom w:val="0"/>
              <w:divBdr>
                <w:top w:val="none" w:sz="0" w:space="0" w:color="auto"/>
                <w:left w:val="none" w:sz="0" w:space="0" w:color="auto"/>
                <w:bottom w:val="none" w:sz="0" w:space="0" w:color="auto"/>
                <w:right w:val="none" w:sz="0" w:space="0" w:color="auto"/>
              </w:divBdr>
            </w:div>
            <w:div w:id="492717437">
              <w:marLeft w:val="0"/>
              <w:marRight w:val="0"/>
              <w:marTop w:val="0"/>
              <w:marBottom w:val="0"/>
              <w:divBdr>
                <w:top w:val="none" w:sz="0" w:space="0" w:color="auto"/>
                <w:left w:val="none" w:sz="0" w:space="0" w:color="auto"/>
                <w:bottom w:val="none" w:sz="0" w:space="0" w:color="auto"/>
                <w:right w:val="none" w:sz="0" w:space="0" w:color="auto"/>
              </w:divBdr>
            </w:div>
            <w:div w:id="492987348">
              <w:marLeft w:val="0"/>
              <w:marRight w:val="0"/>
              <w:marTop w:val="0"/>
              <w:marBottom w:val="0"/>
              <w:divBdr>
                <w:top w:val="none" w:sz="0" w:space="0" w:color="auto"/>
                <w:left w:val="none" w:sz="0" w:space="0" w:color="auto"/>
                <w:bottom w:val="none" w:sz="0" w:space="0" w:color="auto"/>
                <w:right w:val="none" w:sz="0" w:space="0" w:color="auto"/>
              </w:divBdr>
              <w:divsChild>
                <w:div w:id="35551711">
                  <w:marLeft w:val="0"/>
                  <w:marRight w:val="0"/>
                  <w:marTop w:val="0"/>
                  <w:marBottom w:val="0"/>
                  <w:divBdr>
                    <w:top w:val="none" w:sz="0" w:space="0" w:color="auto"/>
                    <w:left w:val="none" w:sz="0" w:space="0" w:color="auto"/>
                    <w:bottom w:val="none" w:sz="0" w:space="0" w:color="auto"/>
                    <w:right w:val="none" w:sz="0" w:space="0" w:color="auto"/>
                  </w:divBdr>
                </w:div>
                <w:div w:id="121000569">
                  <w:marLeft w:val="0"/>
                  <w:marRight w:val="0"/>
                  <w:marTop w:val="0"/>
                  <w:marBottom w:val="0"/>
                  <w:divBdr>
                    <w:top w:val="none" w:sz="0" w:space="0" w:color="auto"/>
                    <w:left w:val="none" w:sz="0" w:space="0" w:color="auto"/>
                    <w:bottom w:val="none" w:sz="0" w:space="0" w:color="auto"/>
                    <w:right w:val="none" w:sz="0" w:space="0" w:color="auto"/>
                  </w:divBdr>
                </w:div>
                <w:div w:id="2066175943">
                  <w:marLeft w:val="0"/>
                  <w:marRight w:val="0"/>
                  <w:marTop w:val="0"/>
                  <w:marBottom w:val="0"/>
                  <w:divBdr>
                    <w:top w:val="none" w:sz="0" w:space="0" w:color="auto"/>
                    <w:left w:val="none" w:sz="0" w:space="0" w:color="auto"/>
                    <w:bottom w:val="none" w:sz="0" w:space="0" w:color="auto"/>
                    <w:right w:val="none" w:sz="0" w:space="0" w:color="auto"/>
                  </w:divBdr>
                </w:div>
                <w:div w:id="2081904111">
                  <w:marLeft w:val="0"/>
                  <w:marRight w:val="0"/>
                  <w:marTop w:val="0"/>
                  <w:marBottom w:val="0"/>
                  <w:divBdr>
                    <w:top w:val="none" w:sz="0" w:space="0" w:color="auto"/>
                    <w:left w:val="none" w:sz="0" w:space="0" w:color="auto"/>
                    <w:bottom w:val="none" w:sz="0" w:space="0" w:color="auto"/>
                    <w:right w:val="none" w:sz="0" w:space="0" w:color="auto"/>
                  </w:divBdr>
                </w:div>
              </w:divsChild>
            </w:div>
            <w:div w:id="493910845">
              <w:marLeft w:val="0"/>
              <w:marRight w:val="0"/>
              <w:marTop w:val="0"/>
              <w:marBottom w:val="0"/>
              <w:divBdr>
                <w:top w:val="none" w:sz="0" w:space="0" w:color="auto"/>
                <w:left w:val="none" w:sz="0" w:space="0" w:color="auto"/>
                <w:bottom w:val="none" w:sz="0" w:space="0" w:color="auto"/>
                <w:right w:val="none" w:sz="0" w:space="0" w:color="auto"/>
              </w:divBdr>
            </w:div>
            <w:div w:id="495343471">
              <w:marLeft w:val="0"/>
              <w:marRight w:val="0"/>
              <w:marTop w:val="0"/>
              <w:marBottom w:val="0"/>
              <w:divBdr>
                <w:top w:val="none" w:sz="0" w:space="0" w:color="auto"/>
                <w:left w:val="none" w:sz="0" w:space="0" w:color="auto"/>
                <w:bottom w:val="none" w:sz="0" w:space="0" w:color="auto"/>
                <w:right w:val="none" w:sz="0" w:space="0" w:color="auto"/>
              </w:divBdr>
            </w:div>
            <w:div w:id="496921635">
              <w:marLeft w:val="0"/>
              <w:marRight w:val="0"/>
              <w:marTop w:val="0"/>
              <w:marBottom w:val="0"/>
              <w:divBdr>
                <w:top w:val="none" w:sz="0" w:space="0" w:color="auto"/>
                <w:left w:val="none" w:sz="0" w:space="0" w:color="auto"/>
                <w:bottom w:val="none" w:sz="0" w:space="0" w:color="auto"/>
                <w:right w:val="none" w:sz="0" w:space="0" w:color="auto"/>
              </w:divBdr>
            </w:div>
            <w:div w:id="499933568">
              <w:marLeft w:val="0"/>
              <w:marRight w:val="0"/>
              <w:marTop w:val="0"/>
              <w:marBottom w:val="0"/>
              <w:divBdr>
                <w:top w:val="none" w:sz="0" w:space="0" w:color="auto"/>
                <w:left w:val="none" w:sz="0" w:space="0" w:color="auto"/>
                <w:bottom w:val="none" w:sz="0" w:space="0" w:color="auto"/>
                <w:right w:val="none" w:sz="0" w:space="0" w:color="auto"/>
              </w:divBdr>
            </w:div>
            <w:div w:id="502087905">
              <w:marLeft w:val="0"/>
              <w:marRight w:val="0"/>
              <w:marTop w:val="0"/>
              <w:marBottom w:val="0"/>
              <w:divBdr>
                <w:top w:val="none" w:sz="0" w:space="0" w:color="auto"/>
                <w:left w:val="none" w:sz="0" w:space="0" w:color="auto"/>
                <w:bottom w:val="none" w:sz="0" w:space="0" w:color="auto"/>
                <w:right w:val="none" w:sz="0" w:space="0" w:color="auto"/>
              </w:divBdr>
            </w:div>
            <w:div w:id="502277963">
              <w:marLeft w:val="0"/>
              <w:marRight w:val="0"/>
              <w:marTop w:val="0"/>
              <w:marBottom w:val="0"/>
              <w:divBdr>
                <w:top w:val="none" w:sz="0" w:space="0" w:color="auto"/>
                <w:left w:val="none" w:sz="0" w:space="0" w:color="auto"/>
                <w:bottom w:val="none" w:sz="0" w:space="0" w:color="auto"/>
                <w:right w:val="none" w:sz="0" w:space="0" w:color="auto"/>
              </w:divBdr>
            </w:div>
            <w:div w:id="503907243">
              <w:marLeft w:val="0"/>
              <w:marRight w:val="0"/>
              <w:marTop w:val="0"/>
              <w:marBottom w:val="0"/>
              <w:divBdr>
                <w:top w:val="none" w:sz="0" w:space="0" w:color="auto"/>
                <w:left w:val="none" w:sz="0" w:space="0" w:color="auto"/>
                <w:bottom w:val="none" w:sz="0" w:space="0" w:color="auto"/>
                <w:right w:val="none" w:sz="0" w:space="0" w:color="auto"/>
              </w:divBdr>
            </w:div>
            <w:div w:id="504516011">
              <w:marLeft w:val="0"/>
              <w:marRight w:val="0"/>
              <w:marTop w:val="0"/>
              <w:marBottom w:val="0"/>
              <w:divBdr>
                <w:top w:val="none" w:sz="0" w:space="0" w:color="auto"/>
                <w:left w:val="none" w:sz="0" w:space="0" w:color="auto"/>
                <w:bottom w:val="none" w:sz="0" w:space="0" w:color="auto"/>
                <w:right w:val="none" w:sz="0" w:space="0" w:color="auto"/>
              </w:divBdr>
            </w:div>
            <w:div w:id="506095322">
              <w:marLeft w:val="0"/>
              <w:marRight w:val="0"/>
              <w:marTop w:val="0"/>
              <w:marBottom w:val="0"/>
              <w:divBdr>
                <w:top w:val="none" w:sz="0" w:space="0" w:color="auto"/>
                <w:left w:val="none" w:sz="0" w:space="0" w:color="auto"/>
                <w:bottom w:val="none" w:sz="0" w:space="0" w:color="auto"/>
                <w:right w:val="none" w:sz="0" w:space="0" w:color="auto"/>
              </w:divBdr>
              <w:divsChild>
                <w:div w:id="17658617">
                  <w:marLeft w:val="0"/>
                  <w:marRight w:val="0"/>
                  <w:marTop w:val="0"/>
                  <w:marBottom w:val="0"/>
                  <w:divBdr>
                    <w:top w:val="none" w:sz="0" w:space="0" w:color="auto"/>
                    <w:left w:val="none" w:sz="0" w:space="0" w:color="auto"/>
                    <w:bottom w:val="none" w:sz="0" w:space="0" w:color="auto"/>
                    <w:right w:val="none" w:sz="0" w:space="0" w:color="auto"/>
                  </w:divBdr>
                </w:div>
                <w:div w:id="56756041">
                  <w:marLeft w:val="0"/>
                  <w:marRight w:val="0"/>
                  <w:marTop w:val="0"/>
                  <w:marBottom w:val="0"/>
                  <w:divBdr>
                    <w:top w:val="none" w:sz="0" w:space="0" w:color="auto"/>
                    <w:left w:val="none" w:sz="0" w:space="0" w:color="auto"/>
                    <w:bottom w:val="none" w:sz="0" w:space="0" w:color="auto"/>
                    <w:right w:val="none" w:sz="0" w:space="0" w:color="auto"/>
                  </w:divBdr>
                </w:div>
                <w:div w:id="69473178">
                  <w:marLeft w:val="0"/>
                  <w:marRight w:val="0"/>
                  <w:marTop w:val="0"/>
                  <w:marBottom w:val="0"/>
                  <w:divBdr>
                    <w:top w:val="none" w:sz="0" w:space="0" w:color="auto"/>
                    <w:left w:val="none" w:sz="0" w:space="0" w:color="auto"/>
                    <w:bottom w:val="none" w:sz="0" w:space="0" w:color="auto"/>
                    <w:right w:val="none" w:sz="0" w:space="0" w:color="auto"/>
                  </w:divBdr>
                </w:div>
                <w:div w:id="663166490">
                  <w:marLeft w:val="0"/>
                  <w:marRight w:val="0"/>
                  <w:marTop w:val="0"/>
                  <w:marBottom w:val="0"/>
                  <w:divBdr>
                    <w:top w:val="none" w:sz="0" w:space="0" w:color="auto"/>
                    <w:left w:val="none" w:sz="0" w:space="0" w:color="auto"/>
                    <w:bottom w:val="none" w:sz="0" w:space="0" w:color="auto"/>
                    <w:right w:val="none" w:sz="0" w:space="0" w:color="auto"/>
                  </w:divBdr>
                </w:div>
                <w:div w:id="729959799">
                  <w:marLeft w:val="0"/>
                  <w:marRight w:val="0"/>
                  <w:marTop w:val="0"/>
                  <w:marBottom w:val="0"/>
                  <w:divBdr>
                    <w:top w:val="none" w:sz="0" w:space="0" w:color="auto"/>
                    <w:left w:val="none" w:sz="0" w:space="0" w:color="auto"/>
                    <w:bottom w:val="none" w:sz="0" w:space="0" w:color="auto"/>
                    <w:right w:val="none" w:sz="0" w:space="0" w:color="auto"/>
                  </w:divBdr>
                </w:div>
                <w:div w:id="782266177">
                  <w:marLeft w:val="0"/>
                  <w:marRight w:val="0"/>
                  <w:marTop w:val="0"/>
                  <w:marBottom w:val="0"/>
                  <w:divBdr>
                    <w:top w:val="none" w:sz="0" w:space="0" w:color="auto"/>
                    <w:left w:val="none" w:sz="0" w:space="0" w:color="auto"/>
                    <w:bottom w:val="none" w:sz="0" w:space="0" w:color="auto"/>
                    <w:right w:val="none" w:sz="0" w:space="0" w:color="auto"/>
                  </w:divBdr>
                </w:div>
                <w:div w:id="860510319">
                  <w:marLeft w:val="0"/>
                  <w:marRight w:val="0"/>
                  <w:marTop w:val="0"/>
                  <w:marBottom w:val="0"/>
                  <w:divBdr>
                    <w:top w:val="none" w:sz="0" w:space="0" w:color="auto"/>
                    <w:left w:val="none" w:sz="0" w:space="0" w:color="auto"/>
                    <w:bottom w:val="none" w:sz="0" w:space="0" w:color="auto"/>
                    <w:right w:val="none" w:sz="0" w:space="0" w:color="auto"/>
                  </w:divBdr>
                </w:div>
                <w:div w:id="1775200945">
                  <w:marLeft w:val="0"/>
                  <w:marRight w:val="0"/>
                  <w:marTop w:val="0"/>
                  <w:marBottom w:val="0"/>
                  <w:divBdr>
                    <w:top w:val="none" w:sz="0" w:space="0" w:color="auto"/>
                    <w:left w:val="none" w:sz="0" w:space="0" w:color="auto"/>
                    <w:bottom w:val="none" w:sz="0" w:space="0" w:color="auto"/>
                    <w:right w:val="none" w:sz="0" w:space="0" w:color="auto"/>
                  </w:divBdr>
                </w:div>
                <w:div w:id="1949047279">
                  <w:marLeft w:val="0"/>
                  <w:marRight w:val="0"/>
                  <w:marTop w:val="0"/>
                  <w:marBottom w:val="0"/>
                  <w:divBdr>
                    <w:top w:val="none" w:sz="0" w:space="0" w:color="auto"/>
                    <w:left w:val="none" w:sz="0" w:space="0" w:color="auto"/>
                    <w:bottom w:val="none" w:sz="0" w:space="0" w:color="auto"/>
                    <w:right w:val="none" w:sz="0" w:space="0" w:color="auto"/>
                  </w:divBdr>
                </w:div>
                <w:div w:id="2067560187">
                  <w:marLeft w:val="0"/>
                  <w:marRight w:val="0"/>
                  <w:marTop w:val="0"/>
                  <w:marBottom w:val="0"/>
                  <w:divBdr>
                    <w:top w:val="none" w:sz="0" w:space="0" w:color="auto"/>
                    <w:left w:val="none" w:sz="0" w:space="0" w:color="auto"/>
                    <w:bottom w:val="none" w:sz="0" w:space="0" w:color="auto"/>
                    <w:right w:val="none" w:sz="0" w:space="0" w:color="auto"/>
                  </w:divBdr>
                </w:div>
              </w:divsChild>
            </w:div>
            <w:div w:id="511723608">
              <w:marLeft w:val="0"/>
              <w:marRight w:val="0"/>
              <w:marTop w:val="0"/>
              <w:marBottom w:val="0"/>
              <w:divBdr>
                <w:top w:val="none" w:sz="0" w:space="0" w:color="auto"/>
                <w:left w:val="none" w:sz="0" w:space="0" w:color="auto"/>
                <w:bottom w:val="none" w:sz="0" w:space="0" w:color="auto"/>
                <w:right w:val="none" w:sz="0" w:space="0" w:color="auto"/>
              </w:divBdr>
            </w:div>
            <w:div w:id="512184333">
              <w:marLeft w:val="0"/>
              <w:marRight w:val="0"/>
              <w:marTop w:val="0"/>
              <w:marBottom w:val="0"/>
              <w:divBdr>
                <w:top w:val="none" w:sz="0" w:space="0" w:color="auto"/>
                <w:left w:val="none" w:sz="0" w:space="0" w:color="auto"/>
                <w:bottom w:val="none" w:sz="0" w:space="0" w:color="auto"/>
                <w:right w:val="none" w:sz="0" w:space="0" w:color="auto"/>
              </w:divBdr>
            </w:div>
            <w:div w:id="513885412">
              <w:marLeft w:val="0"/>
              <w:marRight w:val="0"/>
              <w:marTop w:val="0"/>
              <w:marBottom w:val="0"/>
              <w:divBdr>
                <w:top w:val="none" w:sz="0" w:space="0" w:color="auto"/>
                <w:left w:val="none" w:sz="0" w:space="0" w:color="auto"/>
                <w:bottom w:val="none" w:sz="0" w:space="0" w:color="auto"/>
                <w:right w:val="none" w:sz="0" w:space="0" w:color="auto"/>
              </w:divBdr>
            </w:div>
            <w:div w:id="514270499">
              <w:marLeft w:val="0"/>
              <w:marRight w:val="0"/>
              <w:marTop w:val="0"/>
              <w:marBottom w:val="0"/>
              <w:divBdr>
                <w:top w:val="none" w:sz="0" w:space="0" w:color="auto"/>
                <w:left w:val="none" w:sz="0" w:space="0" w:color="auto"/>
                <w:bottom w:val="none" w:sz="0" w:space="0" w:color="auto"/>
                <w:right w:val="none" w:sz="0" w:space="0" w:color="auto"/>
              </w:divBdr>
            </w:div>
            <w:div w:id="514424019">
              <w:marLeft w:val="0"/>
              <w:marRight w:val="0"/>
              <w:marTop w:val="0"/>
              <w:marBottom w:val="0"/>
              <w:divBdr>
                <w:top w:val="none" w:sz="0" w:space="0" w:color="auto"/>
                <w:left w:val="none" w:sz="0" w:space="0" w:color="auto"/>
                <w:bottom w:val="none" w:sz="0" w:space="0" w:color="auto"/>
                <w:right w:val="none" w:sz="0" w:space="0" w:color="auto"/>
              </w:divBdr>
            </w:div>
            <w:div w:id="514999991">
              <w:marLeft w:val="0"/>
              <w:marRight w:val="0"/>
              <w:marTop w:val="0"/>
              <w:marBottom w:val="0"/>
              <w:divBdr>
                <w:top w:val="none" w:sz="0" w:space="0" w:color="auto"/>
                <w:left w:val="none" w:sz="0" w:space="0" w:color="auto"/>
                <w:bottom w:val="none" w:sz="0" w:space="0" w:color="auto"/>
                <w:right w:val="none" w:sz="0" w:space="0" w:color="auto"/>
              </w:divBdr>
            </w:div>
            <w:div w:id="515120278">
              <w:marLeft w:val="0"/>
              <w:marRight w:val="0"/>
              <w:marTop w:val="0"/>
              <w:marBottom w:val="0"/>
              <w:divBdr>
                <w:top w:val="none" w:sz="0" w:space="0" w:color="auto"/>
                <w:left w:val="none" w:sz="0" w:space="0" w:color="auto"/>
                <w:bottom w:val="none" w:sz="0" w:space="0" w:color="auto"/>
                <w:right w:val="none" w:sz="0" w:space="0" w:color="auto"/>
              </w:divBdr>
            </w:div>
            <w:div w:id="518399840">
              <w:marLeft w:val="0"/>
              <w:marRight w:val="0"/>
              <w:marTop w:val="0"/>
              <w:marBottom w:val="0"/>
              <w:divBdr>
                <w:top w:val="none" w:sz="0" w:space="0" w:color="auto"/>
                <w:left w:val="none" w:sz="0" w:space="0" w:color="auto"/>
                <w:bottom w:val="none" w:sz="0" w:space="0" w:color="auto"/>
                <w:right w:val="none" w:sz="0" w:space="0" w:color="auto"/>
              </w:divBdr>
            </w:div>
            <w:div w:id="520749151">
              <w:marLeft w:val="0"/>
              <w:marRight w:val="0"/>
              <w:marTop w:val="0"/>
              <w:marBottom w:val="0"/>
              <w:divBdr>
                <w:top w:val="none" w:sz="0" w:space="0" w:color="auto"/>
                <w:left w:val="none" w:sz="0" w:space="0" w:color="auto"/>
                <w:bottom w:val="none" w:sz="0" w:space="0" w:color="auto"/>
                <w:right w:val="none" w:sz="0" w:space="0" w:color="auto"/>
              </w:divBdr>
            </w:div>
            <w:div w:id="520818037">
              <w:marLeft w:val="0"/>
              <w:marRight w:val="0"/>
              <w:marTop w:val="0"/>
              <w:marBottom w:val="0"/>
              <w:divBdr>
                <w:top w:val="none" w:sz="0" w:space="0" w:color="auto"/>
                <w:left w:val="none" w:sz="0" w:space="0" w:color="auto"/>
                <w:bottom w:val="none" w:sz="0" w:space="0" w:color="auto"/>
                <w:right w:val="none" w:sz="0" w:space="0" w:color="auto"/>
              </w:divBdr>
            </w:div>
            <w:div w:id="521167490">
              <w:marLeft w:val="0"/>
              <w:marRight w:val="0"/>
              <w:marTop w:val="0"/>
              <w:marBottom w:val="0"/>
              <w:divBdr>
                <w:top w:val="none" w:sz="0" w:space="0" w:color="auto"/>
                <w:left w:val="none" w:sz="0" w:space="0" w:color="auto"/>
                <w:bottom w:val="none" w:sz="0" w:space="0" w:color="auto"/>
                <w:right w:val="none" w:sz="0" w:space="0" w:color="auto"/>
              </w:divBdr>
            </w:div>
            <w:div w:id="522135424">
              <w:marLeft w:val="0"/>
              <w:marRight w:val="0"/>
              <w:marTop w:val="0"/>
              <w:marBottom w:val="0"/>
              <w:divBdr>
                <w:top w:val="none" w:sz="0" w:space="0" w:color="auto"/>
                <w:left w:val="none" w:sz="0" w:space="0" w:color="auto"/>
                <w:bottom w:val="none" w:sz="0" w:space="0" w:color="auto"/>
                <w:right w:val="none" w:sz="0" w:space="0" w:color="auto"/>
              </w:divBdr>
            </w:div>
            <w:div w:id="522792357">
              <w:marLeft w:val="0"/>
              <w:marRight w:val="0"/>
              <w:marTop w:val="0"/>
              <w:marBottom w:val="0"/>
              <w:divBdr>
                <w:top w:val="none" w:sz="0" w:space="0" w:color="auto"/>
                <w:left w:val="none" w:sz="0" w:space="0" w:color="auto"/>
                <w:bottom w:val="none" w:sz="0" w:space="0" w:color="auto"/>
                <w:right w:val="none" w:sz="0" w:space="0" w:color="auto"/>
              </w:divBdr>
            </w:div>
            <w:div w:id="524251337">
              <w:marLeft w:val="0"/>
              <w:marRight w:val="0"/>
              <w:marTop w:val="0"/>
              <w:marBottom w:val="0"/>
              <w:divBdr>
                <w:top w:val="none" w:sz="0" w:space="0" w:color="auto"/>
                <w:left w:val="none" w:sz="0" w:space="0" w:color="auto"/>
                <w:bottom w:val="none" w:sz="0" w:space="0" w:color="auto"/>
                <w:right w:val="none" w:sz="0" w:space="0" w:color="auto"/>
              </w:divBdr>
            </w:div>
            <w:div w:id="524952113">
              <w:marLeft w:val="0"/>
              <w:marRight w:val="0"/>
              <w:marTop w:val="0"/>
              <w:marBottom w:val="0"/>
              <w:divBdr>
                <w:top w:val="none" w:sz="0" w:space="0" w:color="auto"/>
                <w:left w:val="none" w:sz="0" w:space="0" w:color="auto"/>
                <w:bottom w:val="none" w:sz="0" w:space="0" w:color="auto"/>
                <w:right w:val="none" w:sz="0" w:space="0" w:color="auto"/>
              </w:divBdr>
            </w:div>
            <w:div w:id="525799825">
              <w:marLeft w:val="0"/>
              <w:marRight w:val="0"/>
              <w:marTop w:val="0"/>
              <w:marBottom w:val="0"/>
              <w:divBdr>
                <w:top w:val="none" w:sz="0" w:space="0" w:color="auto"/>
                <w:left w:val="none" w:sz="0" w:space="0" w:color="auto"/>
                <w:bottom w:val="none" w:sz="0" w:space="0" w:color="auto"/>
                <w:right w:val="none" w:sz="0" w:space="0" w:color="auto"/>
              </w:divBdr>
            </w:div>
            <w:div w:id="526604192">
              <w:marLeft w:val="0"/>
              <w:marRight w:val="0"/>
              <w:marTop w:val="0"/>
              <w:marBottom w:val="0"/>
              <w:divBdr>
                <w:top w:val="none" w:sz="0" w:space="0" w:color="auto"/>
                <w:left w:val="none" w:sz="0" w:space="0" w:color="auto"/>
                <w:bottom w:val="none" w:sz="0" w:space="0" w:color="auto"/>
                <w:right w:val="none" w:sz="0" w:space="0" w:color="auto"/>
              </w:divBdr>
            </w:div>
            <w:div w:id="527648451">
              <w:marLeft w:val="0"/>
              <w:marRight w:val="0"/>
              <w:marTop w:val="0"/>
              <w:marBottom w:val="0"/>
              <w:divBdr>
                <w:top w:val="none" w:sz="0" w:space="0" w:color="auto"/>
                <w:left w:val="none" w:sz="0" w:space="0" w:color="auto"/>
                <w:bottom w:val="none" w:sz="0" w:space="0" w:color="auto"/>
                <w:right w:val="none" w:sz="0" w:space="0" w:color="auto"/>
              </w:divBdr>
            </w:div>
            <w:div w:id="527984724">
              <w:marLeft w:val="0"/>
              <w:marRight w:val="0"/>
              <w:marTop w:val="0"/>
              <w:marBottom w:val="0"/>
              <w:divBdr>
                <w:top w:val="none" w:sz="0" w:space="0" w:color="auto"/>
                <w:left w:val="none" w:sz="0" w:space="0" w:color="auto"/>
                <w:bottom w:val="none" w:sz="0" w:space="0" w:color="auto"/>
                <w:right w:val="none" w:sz="0" w:space="0" w:color="auto"/>
              </w:divBdr>
            </w:div>
            <w:div w:id="529297486">
              <w:marLeft w:val="0"/>
              <w:marRight w:val="0"/>
              <w:marTop w:val="0"/>
              <w:marBottom w:val="0"/>
              <w:divBdr>
                <w:top w:val="none" w:sz="0" w:space="0" w:color="auto"/>
                <w:left w:val="none" w:sz="0" w:space="0" w:color="auto"/>
                <w:bottom w:val="none" w:sz="0" w:space="0" w:color="auto"/>
                <w:right w:val="none" w:sz="0" w:space="0" w:color="auto"/>
              </w:divBdr>
            </w:div>
            <w:div w:id="530610668">
              <w:marLeft w:val="0"/>
              <w:marRight w:val="0"/>
              <w:marTop w:val="0"/>
              <w:marBottom w:val="0"/>
              <w:divBdr>
                <w:top w:val="none" w:sz="0" w:space="0" w:color="auto"/>
                <w:left w:val="none" w:sz="0" w:space="0" w:color="auto"/>
                <w:bottom w:val="none" w:sz="0" w:space="0" w:color="auto"/>
                <w:right w:val="none" w:sz="0" w:space="0" w:color="auto"/>
              </w:divBdr>
            </w:div>
            <w:div w:id="531261903">
              <w:marLeft w:val="0"/>
              <w:marRight w:val="0"/>
              <w:marTop w:val="0"/>
              <w:marBottom w:val="0"/>
              <w:divBdr>
                <w:top w:val="none" w:sz="0" w:space="0" w:color="auto"/>
                <w:left w:val="none" w:sz="0" w:space="0" w:color="auto"/>
                <w:bottom w:val="none" w:sz="0" w:space="0" w:color="auto"/>
                <w:right w:val="none" w:sz="0" w:space="0" w:color="auto"/>
              </w:divBdr>
            </w:div>
            <w:div w:id="533075610">
              <w:marLeft w:val="0"/>
              <w:marRight w:val="0"/>
              <w:marTop w:val="0"/>
              <w:marBottom w:val="0"/>
              <w:divBdr>
                <w:top w:val="none" w:sz="0" w:space="0" w:color="auto"/>
                <w:left w:val="none" w:sz="0" w:space="0" w:color="auto"/>
                <w:bottom w:val="none" w:sz="0" w:space="0" w:color="auto"/>
                <w:right w:val="none" w:sz="0" w:space="0" w:color="auto"/>
              </w:divBdr>
            </w:div>
            <w:div w:id="534731564">
              <w:marLeft w:val="0"/>
              <w:marRight w:val="0"/>
              <w:marTop w:val="0"/>
              <w:marBottom w:val="0"/>
              <w:divBdr>
                <w:top w:val="none" w:sz="0" w:space="0" w:color="auto"/>
                <w:left w:val="none" w:sz="0" w:space="0" w:color="auto"/>
                <w:bottom w:val="none" w:sz="0" w:space="0" w:color="auto"/>
                <w:right w:val="none" w:sz="0" w:space="0" w:color="auto"/>
              </w:divBdr>
            </w:div>
            <w:div w:id="534781268">
              <w:marLeft w:val="0"/>
              <w:marRight w:val="0"/>
              <w:marTop w:val="0"/>
              <w:marBottom w:val="0"/>
              <w:divBdr>
                <w:top w:val="none" w:sz="0" w:space="0" w:color="auto"/>
                <w:left w:val="none" w:sz="0" w:space="0" w:color="auto"/>
                <w:bottom w:val="none" w:sz="0" w:space="0" w:color="auto"/>
                <w:right w:val="none" w:sz="0" w:space="0" w:color="auto"/>
              </w:divBdr>
            </w:div>
            <w:div w:id="537935191">
              <w:marLeft w:val="0"/>
              <w:marRight w:val="0"/>
              <w:marTop w:val="0"/>
              <w:marBottom w:val="0"/>
              <w:divBdr>
                <w:top w:val="none" w:sz="0" w:space="0" w:color="auto"/>
                <w:left w:val="none" w:sz="0" w:space="0" w:color="auto"/>
                <w:bottom w:val="none" w:sz="0" w:space="0" w:color="auto"/>
                <w:right w:val="none" w:sz="0" w:space="0" w:color="auto"/>
              </w:divBdr>
            </w:div>
            <w:div w:id="540020943">
              <w:marLeft w:val="0"/>
              <w:marRight w:val="0"/>
              <w:marTop w:val="0"/>
              <w:marBottom w:val="0"/>
              <w:divBdr>
                <w:top w:val="none" w:sz="0" w:space="0" w:color="auto"/>
                <w:left w:val="none" w:sz="0" w:space="0" w:color="auto"/>
                <w:bottom w:val="none" w:sz="0" w:space="0" w:color="auto"/>
                <w:right w:val="none" w:sz="0" w:space="0" w:color="auto"/>
              </w:divBdr>
            </w:div>
            <w:div w:id="540283227">
              <w:marLeft w:val="0"/>
              <w:marRight w:val="0"/>
              <w:marTop w:val="0"/>
              <w:marBottom w:val="0"/>
              <w:divBdr>
                <w:top w:val="none" w:sz="0" w:space="0" w:color="auto"/>
                <w:left w:val="none" w:sz="0" w:space="0" w:color="auto"/>
                <w:bottom w:val="none" w:sz="0" w:space="0" w:color="auto"/>
                <w:right w:val="none" w:sz="0" w:space="0" w:color="auto"/>
              </w:divBdr>
            </w:div>
            <w:div w:id="540870852">
              <w:marLeft w:val="0"/>
              <w:marRight w:val="0"/>
              <w:marTop w:val="0"/>
              <w:marBottom w:val="0"/>
              <w:divBdr>
                <w:top w:val="none" w:sz="0" w:space="0" w:color="auto"/>
                <w:left w:val="none" w:sz="0" w:space="0" w:color="auto"/>
                <w:bottom w:val="none" w:sz="0" w:space="0" w:color="auto"/>
                <w:right w:val="none" w:sz="0" w:space="0" w:color="auto"/>
              </w:divBdr>
            </w:div>
            <w:div w:id="541013613">
              <w:marLeft w:val="0"/>
              <w:marRight w:val="0"/>
              <w:marTop w:val="0"/>
              <w:marBottom w:val="0"/>
              <w:divBdr>
                <w:top w:val="none" w:sz="0" w:space="0" w:color="auto"/>
                <w:left w:val="none" w:sz="0" w:space="0" w:color="auto"/>
                <w:bottom w:val="none" w:sz="0" w:space="0" w:color="auto"/>
                <w:right w:val="none" w:sz="0" w:space="0" w:color="auto"/>
              </w:divBdr>
            </w:div>
            <w:div w:id="543716314">
              <w:marLeft w:val="0"/>
              <w:marRight w:val="0"/>
              <w:marTop w:val="0"/>
              <w:marBottom w:val="0"/>
              <w:divBdr>
                <w:top w:val="none" w:sz="0" w:space="0" w:color="auto"/>
                <w:left w:val="none" w:sz="0" w:space="0" w:color="auto"/>
                <w:bottom w:val="none" w:sz="0" w:space="0" w:color="auto"/>
                <w:right w:val="none" w:sz="0" w:space="0" w:color="auto"/>
              </w:divBdr>
            </w:div>
            <w:div w:id="545071526">
              <w:marLeft w:val="0"/>
              <w:marRight w:val="0"/>
              <w:marTop w:val="0"/>
              <w:marBottom w:val="0"/>
              <w:divBdr>
                <w:top w:val="none" w:sz="0" w:space="0" w:color="auto"/>
                <w:left w:val="none" w:sz="0" w:space="0" w:color="auto"/>
                <w:bottom w:val="none" w:sz="0" w:space="0" w:color="auto"/>
                <w:right w:val="none" w:sz="0" w:space="0" w:color="auto"/>
              </w:divBdr>
            </w:div>
            <w:div w:id="547453879">
              <w:marLeft w:val="0"/>
              <w:marRight w:val="0"/>
              <w:marTop w:val="0"/>
              <w:marBottom w:val="0"/>
              <w:divBdr>
                <w:top w:val="none" w:sz="0" w:space="0" w:color="auto"/>
                <w:left w:val="none" w:sz="0" w:space="0" w:color="auto"/>
                <w:bottom w:val="none" w:sz="0" w:space="0" w:color="auto"/>
                <w:right w:val="none" w:sz="0" w:space="0" w:color="auto"/>
              </w:divBdr>
            </w:div>
            <w:div w:id="548297273">
              <w:marLeft w:val="0"/>
              <w:marRight w:val="0"/>
              <w:marTop w:val="0"/>
              <w:marBottom w:val="0"/>
              <w:divBdr>
                <w:top w:val="none" w:sz="0" w:space="0" w:color="auto"/>
                <w:left w:val="none" w:sz="0" w:space="0" w:color="auto"/>
                <w:bottom w:val="none" w:sz="0" w:space="0" w:color="auto"/>
                <w:right w:val="none" w:sz="0" w:space="0" w:color="auto"/>
              </w:divBdr>
            </w:div>
            <w:div w:id="548498464">
              <w:marLeft w:val="0"/>
              <w:marRight w:val="0"/>
              <w:marTop w:val="0"/>
              <w:marBottom w:val="0"/>
              <w:divBdr>
                <w:top w:val="none" w:sz="0" w:space="0" w:color="auto"/>
                <w:left w:val="none" w:sz="0" w:space="0" w:color="auto"/>
                <w:bottom w:val="none" w:sz="0" w:space="0" w:color="auto"/>
                <w:right w:val="none" w:sz="0" w:space="0" w:color="auto"/>
              </w:divBdr>
            </w:div>
            <w:div w:id="550195329">
              <w:marLeft w:val="0"/>
              <w:marRight w:val="0"/>
              <w:marTop w:val="0"/>
              <w:marBottom w:val="0"/>
              <w:divBdr>
                <w:top w:val="none" w:sz="0" w:space="0" w:color="auto"/>
                <w:left w:val="none" w:sz="0" w:space="0" w:color="auto"/>
                <w:bottom w:val="none" w:sz="0" w:space="0" w:color="auto"/>
                <w:right w:val="none" w:sz="0" w:space="0" w:color="auto"/>
              </w:divBdr>
            </w:div>
            <w:div w:id="551234212">
              <w:marLeft w:val="0"/>
              <w:marRight w:val="0"/>
              <w:marTop w:val="0"/>
              <w:marBottom w:val="0"/>
              <w:divBdr>
                <w:top w:val="none" w:sz="0" w:space="0" w:color="auto"/>
                <w:left w:val="none" w:sz="0" w:space="0" w:color="auto"/>
                <w:bottom w:val="none" w:sz="0" w:space="0" w:color="auto"/>
                <w:right w:val="none" w:sz="0" w:space="0" w:color="auto"/>
              </w:divBdr>
            </w:div>
            <w:div w:id="552472480">
              <w:marLeft w:val="0"/>
              <w:marRight w:val="0"/>
              <w:marTop w:val="0"/>
              <w:marBottom w:val="0"/>
              <w:divBdr>
                <w:top w:val="none" w:sz="0" w:space="0" w:color="auto"/>
                <w:left w:val="none" w:sz="0" w:space="0" w:color="auto"/>
                <w:bottom w:val="none" w:sz="0" w:space="0" w:color="auto"/>
                <w:right w:val="none" w:sz="0" w:space="0" w:color="auto"/>
              </w:divBdr>
            </w:div>
            <w:div w:id="556162844">
              <w:marLeft w:val="0"/>
              <w:marRight w:val="0"/>
              <w:marTop w:val="0"/>
              <w:marBottom w:val="0"/>
              <w:divBdr>
                <w:top w:val="none" w:sz="0" w:space="0" w:color="auto"/>
                <w:left w:val="none" w:sz="0" w:space="0" w:color="auto"/>
                <w:bottom w:val="none" w:sz="0" w:space="0" w:color="auto"/>
                <w:right w:val="none" w:sz="0" w:space="0" w:color="auto"/>
              </w:divBdr>
            </w:div>
            <w:div w:id="558713650">
              <w:marLeft w:val="0"/>
              <w:marRight w:val="0"/>
              <w:marTop w:val="0"/>
              <w:marBottom w:val="0"/>
              <w:divBdr>
                <w:top w:val="none" w:sz="0" w:space="0" w:color="auto"/>
                <w:left w:val="none" w:sz="0" w:space="0" w:color="auto"/>
                <w:bottom w:val="none" w:sz="0" w:space="0" w:color="auto"/>
                <w:right w:val="none" w:sz="0" w:space="0" w:color="auto"/>
              </w:divBdr>
            </w:div>
            <w:div w:id="560798615">
              <w:marLeft w:val="0"/>
              <w:marRight w:val="0"/>
              <w:marTop w:val="0"/>
              <w:marBottom w:val="0"/>
              <w:divBdr>
                <w:top w:val="none" w:sz="0" w:space="0" w:color="auto"/>
                <w:left w:val="none" w:sz="0" w:space="0" w:color="auto"/>
                <w:bottom w:val="none" w:sz="0" w:space="0" w:color="auto"/>
                <w:right w:val="none" w:sz="0" w:space="0" w:color="auto"/>
              </w:divBdr>
            </w:div>
            <w:div w:id="561257520">
              <w:marLeft w:val="0"/>
              <w:marRight w:val="0"/>
              <w:marTop w:val="0"/>
              <w:marBottom w:val="0"/>
              <w:divBdr>
                <w:top w:val="none" w:sz="0" w:space="0" w:color="auto"/>
                <w:left w:val="none" w:sz="0" w:space="0" w:color="auto"/>
                <w:bottom w:val="none" w:sz="0" w:space="0" w:color="auto"/>
                <w:right w:val="none" w:sz="0" w:space="0" w:color="auto"/>
              </w:divBdr>
            </w:div>
            <w:div w:id="562444650">
              <w:marLeft w:val="0"/>
              <w:marRight w:val="0"/>
              <w:marTop w:val="0"/>
              <w:marBottom w:val="0"/>
              <w:divBdr>
                <w:top w:val="none" w:sz="0" w:space="0" w:color="auto"/>
                <w:left w:val="none" w:sz="0" w:space="0" w:color="auto"/>
                <w:bottom w:val="none" w:sz="0" w:space="0" w:color="auto"/>
                <w:right w:val="none" w:sz="0" w:space="0" w:color="auto"/>
              </w:divBdr>
              <w:divsChild>
                <w:div w:id="26104050">
                  <w:marLeft w:val="0"/>
                  <w:marRight w:val="0"/>
                  <w:marTop w:val="0"/>
                  <w:marBottom w:val="0"/>
                  <w:divBdr>
                    <w:top w:val="none" w:sz="0" w:space="0" w:color="auto"/>
                    <w:left w:val="none" w:sz="0" w:space="0" w:color="auto"/>
                    <w:bottom w:val="none" w:sz="0" w:space="0" w:color="auto"/>
                    <w:right w:val="none" w:sz="0" w:space="0" w:color="auto"/>
                  </w:divBdr>
                </w:div>
                <w:div w:id="244458022">
                  <w:marLeft w:val="0"/>
                  <w:marRight w:val="0"/>
                  <w:marTop w:val="0"/>
                  <w:marBottom w:val="0"/>
                  <w:divBdr>
                    <w:top w:val="none" w:sz="0" w:space="0" w:color="auto"/>
                    <w:left w:val="none" w:sz="0" w:space="0" w:color="auto"/>
                    <w:bottom w:val="none" w:sz="0" w:space="0" w:color="auto"/>
                    <w:right w:val="none" w:sz="0" w:space="0" w:color="auto"/>
                  </w:divBdr>
                </w:div>
                <w:div w:id="247423712">
                  <w:marLeft w:val="0"/>
                  <w:marRight w:val="0"/>
                  <w:marTop w:val="0"/>
                  <w:marBottom w:val="0"/>
                  <w:divBdr>
                    <w:top w:val="none" w:sz="0" w:space="0" w:color="auto"/>
                    <w:left w:val="none" w:sz="0" w:space="0" w:color="auto"/>
                    <w:bottom w:val="none" w:sz="0" w:space="0" w:color="auto"/>
                    <w:right w:val="none" w:sz="0" w:space="0" w:color="auto"/>
                  </w:divBdr>
                </w:div>
                <w:div w:id="768933968">
                  <w:marLeft w:val="0"/>
                  <w:marRight w:val="0"/>
                  <w:marTop w:val="0"/>
                  <w:marBottom w:val="0"/>
                  <w:divBdr>
                    <w:top w:val="none" w:sz="0" w:space="0" w:color="auto"/>
                    <w:left w:val="none" w:sz="0" w:space="0" w:color="auto"/>
                    <w:bottom w:val="none" w:sz="0" w:space="0" w:color="auto"/>
                    <w:right w:val="none" w:sz="0" w:space="0" w:color="auto"/>
                  </w:divBdr>
                </w:div>
                <w:div w:id="1022515964">
                  <w:marLeft w:val="0"/>
                  <w:marRight w:val="0"/>
                  <w:marTop w:val="0"/>
                  <w:marBottom w:val="0"/>
                  <w:divBdr>
                    <w:top w:val="none" w:sz="0" w:space="0" w:color="auto"/>
                    <w:left w:val="none" w:sz="0" w:space="0" w:color="auto"/>
                    <w:bottom w:val="none" w:sz="0" w:space="0" w:color="auto"/>
                    <w:right w:val="none" w:sz="0" w:space="0" w:color="auto"/>
                  </w:divBdr>
                </w:div>
                <w:div w:id="1187404364">
                  <w:marLeft w:val="0"/>
                  <w:marRight w:val="0"/>
                  <w:marTop w:val="0"/>
                  <w:marBottom w:val="0"/>
                  <w:divBdr>
                    <w:top w:val="none" w:sz="0" w:space="0" w:color="auto"/>
                    <w:left w:val="none" w:sz="0" w:space="0" w:color="auto"/>
                    <w:bottom w:val="none" w:sz="0" w:space="0" w:color="auto"/>
                    <w:right w:val="none" w:sz="0" w:space="0" w:color="auto"/>
                  </w:divBdr>
                </w:div>
                <w:div w:id="1221089493">
                  <w:marLeft w:val="0"/>
                  <w:marRight w:val="0"/>
                  <w:marTop w:val="0"/>
                  <w:marBottom w:val="0"/>
                  <w:divBdr>
                    <w:top w:val="none" w:sz="0" w:space="0" w:color="auto"/>
                    <w:left w:val="none" w:sz="0" w:space="0" w:color="auto"/>
                    <w:bottom w:val="none" w:sz="0" w:space="0" w:color="auto"/>
                    <w:right w:val="none" w:sz="0" w:space="0" w:color="auto"/>
                  </w:divBdr>
                </w:div>
                <w:div w:id="1470703418">
                  <w:marLeft w:val="0"/>
                  <w:marRight w:val="0"/>
                  <w:marTop w:val="0"/>
                  <w:marBottom w:val="0"/>
                  <w:divBdr>
                    <w:top w:val="none" w:sz="0" w:space="0" w:color="auto"/>
                    <w:left w:val="none" w:sz="0" w:space="0" w:color="auto"/>
                    <w:bottom w:val="none" w:sz="0" w:space="0" w:color="auto"/>
                    <w:right w:val="none" w:sz="0" w:space="0" w:color="auto"/>
                  </w:divBdr>
                </w:div>
                <w:div w:id="1644695705">
                  <w:marLeft w:val="0"/>
                  <w:marRight w:val="0"/>
                  <w:marTop w:val="0"/>
                  <w:marBottom w:val="0"/>
                  <w:divBdr>
                    <w:top w:val="none" w:sz="0" w:space="0" w:color="auto"/>
                    <w:left w:val="none" w:sz="0" w:space="0" w:color="auto"/>
                    <w:bottom w:val="none" w:sz="0" w:space="0" w:color="auto"/>
                    <w:right w:val="none" w:sz="0" w:space="0" w:color="auto"/>
                  </w:divBdr>
                </w:div>
                <w:div w:id="1644891896">
                  <w:marLeft w:val="0"/>
                  <w:marRight w:val="0"/>
                  <w:marTop w:val="0"/>
                  <w:marBottom w:val="0"/>
                  <w:divBdr>
                    <w:top w:val="none" w:sz="0" w:space="0" w:color="auto"/>
                    <w:left w:val="none" w:sz="0" w:space="0" w:color="auto"/>
                    <w:bottom w:val="none" w:sz="0" w:space="0" w:color="auto"/>
                    <w:right w:val="none" w:sz="0" w:space="0" w:color="auto"/>
                  </w:divBdr>
                </w:div>
                <w:div w:id="1706177418">
                  <w:marLeft w:val="0"/>
                  <w:marRight w:val="0"/>
                  <w:marTop w:val="0"/>
                  <w:marBottom w:val="0"/>
                  <w:divBdr>
                    <w:top w:val="none" w:sz="0" w:space="0" w:color="auto"/>
                    <w:left w:val="none" w:sz="0" w:space="0" w:color="auto"/>
                    <w:bottom w:val="none" w:sz="0" w:space="0" w:color="auto"/>
                    <w:right w:val="none" w:sz="0" w:space="0" w:color="auto"/>
                  </w:divBdr>
                </w:div>
              </w:divsChild>
            </w:div>
            <w:div w:id="564724055">
              <w:marLeft w:val="0"/>
              <w:marRight w:val="0"/>
              <w:marTop w:val="0"/>
              <w:marBottom w:val="0"/>
              <w:divBdr>
                <w:top w:val="none" w:sz="0" w:space="0" w:color="auto"/>
                <w:left w:val="none" w:sz="0" w:space="0" w:color="auto"/>
                <w:bottom w:val="none" w:sz="0" w:space="0" w:color="auto"/>
                <w:right w:val="none" w:sz="0" w:space="0" w:color="auto"/>
              </w:divBdr>
            </w:div>
            <w:div w:id="565184645">
              <w:marLeft w:val="0"/>
              <w:marRight w:val="0"/>
              <w:marTop w:val="0"/>
              <w:marBottom w:val="0"/>
              <w:divBdr>
                <w:top w:val="none" w:sz="0" w:space="0" w:color="auto"/>
                <w:left w:val="none" w:sz="0" w:space="0" w:color="auto"/>
                <w:bottom w:val="none" w:sz="0" w:space="0" w:color="auto"/>
                <w:right w:val="none" w:sz="0" w:space="0" w:color="auto"/>
              </w:divBdr>
            </w:div>
            <w:div w:id="565920149">
              <w:marLeft w:val="0"/>
              <w:marRight w:val="0"/>
              <w:marTop w:val="0"/>
              <w:marBottom w:val="0"/>
              <w:divBdr>
                <w:top w:val="none" w:sz="0" w:space="0" w:color="auto"/>
                <w:left w:val="none" w:sz="0" w:space="0" w:color="auto"/>
                <w:bottom w:val="none" w:sz="0" w:space="0" w:color="auto"/>
                <w:right w:val="none" w:sz="0" w:space="0" w:color="auto"/>
              </w:divBdr>
            </w:div>
            <w:div w:id="566963333">
              <w:marLeft w:val="0"/>
              <w:marRight w:val="0"/>
              <w:marTop w:val="0"/>
              <w:marBottom w:val="0"/>
              <w:divBdr>
                <w:top w:val="none" w:sz="0" w:space="0" w:color="auto"/>
                <w:left w:val="none" w:sz="0" w:space="0" w:color="auto"/>
                <w:bottom w:val="none" w:sz="0" w:space="0" w:color="auto"/>
                <w:right w:val="none" w:sz="0" w:space="0" w:color="auto"/>
              </w:divBdr>
            </w:div>
            <w:div w:id="567309002">
              <w:marLeft w:val="0"/>
              <w:marRight w:val="0"/>
              <w:marTop w:val="0"/>
              <w:marBottom w:val="0"/>
              <w:divBdr>
                <w:top w:val="none" w:sz="0" w:space="0" w:color="auto"/>
                <w:left w:val="none" w:sz="0" w:space="0" w:color="auto"/>
                <w:bottom w:val="none" w:sz="0" w:space="0" w:color="auto"/>
                <w:right w:val="none" w:sz="0" w:space="0" w:color="auto"/>
              </w:divBdr>
            </w:div>
            <w:div w:id="567964275">
              <w:marLeft w:val="0"/>
              <w:marRight w:val="0"/>
              <w:marTop w:val="0"/>
              <w:marBottom w:val="0"/>
              <w:divBdr>
                <w:top w:val="none" w:sz="0" w:space="0" w:color="auto"/>
                <w:left w:val="none" w:sz="0" w:space="0" w:color="auto"/>
                <w:bottom w:val="none" w:sz="0" w:space="0" w:color="auto"/>
                <w:right w:val="none" w:sz="0" w:space="0" w:color="auto"/>
              </w:divBdr>
            </w:div>
            <w:div w:id="568199248">
              <w:marLeft w:val="0"/>
              <w:marRight w:val="0"/>
              <w:marTop w:val="0"/>
              <w:marBottom w:val="0"/>
              <w:divBdr>
                <w:top w:val="none" w:sz="0" w:space="0" w:color="auto"/>
                <w:left w:val="none" w:sz="0" w:space="0" w:color="auto"/>
                <w:bottom w:val="none" w:sz="0" w:space="0" w:color="auto"/>
                <w:right w:val="none" w:sz="0" w:space="0" w:color="auto"/>
              </w:divBdr>
            </w:div>
            <w:div w:id="570577385">
              <w:marLeft w:val="0"/>
              <w:marRight w:val="0"/>
              <w:marTop w:val="0"/>
              <w:marBottom w:val="0"/>
              <w:divBdr>
                <w:top w:val="none" w:sz="0" w:space="0" w:color="auto"/>
                <w:left w:val="none" w:sz="0" w:space="0" w:color="auto"/>
                <w:bottom w:val="none" w:sz="0" w:space="0" w:color="auto"/>
                <w:right w:val="none" w:sz="0" w:space="0" w:color="auto"/>
              </w:divBdr>
            </w:div>
            <w:div w:id="571156185">
              <w:marLeft w:val="0"/>
              <w:marRight w:val="0"/>
              <w:marTop w:val="0"/>
              <w:marBottom w:val="0"/>
              <w:divBdr>
                <w:top w:val="none" w:sz="0" w:space="0" w:color="auto"/>
                <w:left w:val="none" w:sz="0" w:space="0" w:color="auto"/>
                <w:bottom w:val="none" w:sz="0" w:space="0" w:color="auto"/>
                <w:right w:val="none" w:sz="0" w:space="0" w:color="auto"/>
              </w:divBdr>
            </w:div>
            <w:div w:id="572742707">
              <w:marLeft w:val="0"/>
              <w:marRight w:val="0"/>
              <w:marTop w:val="0"/>
              <w:marBottom w:val="0"/>
              <w:divBdr>
                <w:top w:val="none" w:sz="0" w:space="0" w:color="auto"/>
                <w:left w:val="none" w:sz="0" w:space="0" w:color="auto"/>
                <w:bottom w:val="none" w:sz="0" w:space="0" w:color="auto"/>
                <w:right w:val="none" w:sz="0" w:space="0" w:color="auto"/>
              </w:divBdr>
            </w:div>
            <w:div w:id="573245027">
              <w:marLeft w:val="0"/>
              <w:marRight w:val="0"/>
              <w:marTop w:val="0"/>
              <w:marBottom w:val="0"/>
              <w:divBdr>
                <w:top w:val="none" w:sz="0" w:space="0" w:color="auto"/>
                <w:left w:val="none" w:sz="0" w:space="0" w:color="auto"/>
                <w:bottom w:val="none" w:sz="0" w:space="0" w:color="auto"/>
                <w:right w:val="none" w:sz="0" w:space="0" w:color="auto"/>
              </w:divBdr>
            </w:div>
            <w:div w:id="575213523">
              <w:marLeft w:val="0"/>
              <w:marRight w:val="0"/>
              <w:marTop w:val="0"/>
              <w:marBottom w:val="0"/>
              <w:divBdr>
                <w:top w:val="none" w:sz="0" w:space="0" w:color="auto"/>
                <w:left w:val="none" w:sz="0" w:space="0" w:color="auto"/>
                <w:bottom w:val="none" w:sz="0" w:space="0" w:color="auto"/>
                <w:right w:val="none" w:sz="0" w:space="0" w:color="auto"/>
              </w:divBdr>
            </w:div>
            <w:div w:id="576205151">
              <w:marLeft w:val="0"/>
              <w:marRight w:val="0"/>
              <w:marTop w:val="0"/>
              <w:marBottom w:val="0"/>
              <w:divBdr>
                <w:top w:val="none" w:sz="0" w:space="0" w:color="auto"/>
                <w:left w:val="none" w:sz="0" w:space="0" w:color="auto"/>
                <w:bottom w:val="none" w:sz="0" w:space="0" w:color="auto"/>
                <w:right w:val="none" w:sz="0" w:space="0" w:color="auto"/>
              </w:divBdr>
            </w:div>
            <w:div w:id="576599197">
              <w:marLeft w:val="0"/>
              <w:marRight w:val="0"/>
              <w:marTop w:val="0"/>
              <w:marBottom w:val="0"/>
              <w:divBdr>
                <w:top w:val="none" w:sz="0" w:space="0" w:color="auto"/>
                <w:left w:val="none" w:sz="0" w:space="0" w:color="auto"/>
                <w:bottom w:val="none" w:sz="0" w:space="0" w:color="auto"/>
                <w:right w:val="none" w:sz="0" w:space="0" w:color="auto"/>
              </w:divBdr>
            </w:div>
            <w:div w:id="577137615">
              <w:marLeft w:val="0"/>
              <w:marRight w:val="0"/>
              <w:marTop w:val="0"/>
              <w:marBottom w:val="0"/>
              <w:divBdr>
                <w:top w:val="none" w:sz="0" w:space="0" w:color="auto"/>
                <w:left w:val="none" w:sz="0" w:space="0" w:color="auto"/>
                <w:bottom w:val="none" w:sz="0" w:space="0" w:color="auto"/>
                <w:right w:val="none" w:sz="0" w:space="0" w:color="auto"/>
              </w:divBdr>
            </w:div>
            <w:div w:id="578638122">
              <w:marLeft w:val="0"/>
              <w:marRight w:val="0"/>
              <w:marTop w:val="0"/>
              <w:marBottom w:val="0"/>
              <w:divBdr>
                <w:top w:val="none" w:sz="0" w:space="0" w:color="auto"/>
                <w:left w:val="none" w:sz="0" w:space="0" w:color="auto"/>
                <w:bottom w:val="none" w:sz="0" w:space="0" w:color="auto"/>
                <w:right w:val="none" w:sz="0" w:space="0" w:color="auto"/>
              </w:divBdr>
            </w:div>
            <w:div w:id="579293451">
              <w:marLeft w:val="0"/>
              <w:marRight w:val="0"/>
              <w:marTop w:val="0"/>
              <w:marBottom w:val="0"/>
              <w:divBdr>
                <w:top w:val="none" w:sz="0" w:space="0" w:color="auto"/>
                <w:left w:val="none" w:sz="0" w:space="0" w:color="auto"/>
                <w:bottom w:val="none" w:sz="0" w:space="0" w:color="auto"/>
                <w:right w:val="none" w:sz="0" w:space="0" w:color="auto"/>
              </w:divBdr>
            </w:div>
            <w:div w:id="579680244">
              <w:marLeft w:val="0"/>
              <w:marRight w:val="0"/>
              <w:marTop w:val="0"/>
              <w:marBottom w:val="0"/>
              <w:divBdr>
                <w:top w:val="none" w:sz="0" w:space="0" w:color="auto"/>
                <w:left w:val="none" w:sz="0" w:space="0" w:color="auto"/>
                <w:bottom w:val="none" w:sz="0" w:space="0" w:color="auto"/>
                <w:right w:val="none" w:sz="0" w:space="0" w:color="auto"/>
              </w:divBdr>
            </w:div>
            <w:div w:id="579759068">
              <w:marLeft w:val="0"/>
              <w:marRight w:val="0"/>
              <w:marTop w:val="0"/>
              <w:marBottom w:val="0"/>
              <w:divBdr>
                <w:top w:val="none" w:sz="0" w:space="0" w:color="auto"/>
                <w:left w:val="none" w:sz="0" w:space="0" w:color="auto"/>
                <w:bottom w:val="none" w:sz="0" w:space="0" w:color="auto"/>
                <w:right w:val="none" w:sz="0" w:space="0" w:color="auto"/>
              </w:divBdr>
            </w:div>
            <w:div w:id="583341283">
              <w:marLeft w:val="0"/>
              <w:marRight w:val="0"/>
              <w:marTop w:val="0"/>
              <w:marBottom w:val="0"/>
              <w:divBdr>
                <w:top w:val="none" w:sz="0" w:space="0" w:color="auto"/>
                <w:left w:val="none" w:sz="0" w:space="0" w:color="auto"/>
                <w:bottom w:val="none" w:sz="0" w:space="0" w:color="auto"/>
                <w:right w:val="none" w:sz="0" w:space="0" w:color="auto"/>
              </w:divBdr>
            </w:div>
            <w:div w:id="583493423">
              <w:marLeft w:val="0"/>
              <w:marRight w:val="0"/>
              <w:marTop w:val="0"/>
              <w:marBottom w:val="0"/>
              <w:divBdr>
                <w:top w:val="none" w:sz="0" w:space="0" w:color="auto"/>
                <w:left w:val="none" w:sz="0" w:space="0" w:color="auto"/>
                <w:bottom w:val="none" w:sz="0" w:space="0" w:color="auto"/>
                <w:right w:val="none" w:sz="0" w:space="0" w:color="auto"/>
              </w:divBdr>
            </w:div>
            <w:div w:id="583996719">
              <w:marLeft w:val="0"/>
              <w:marRight w:val="0"/>
              <w:marTop w:val="0"/>
              <w:marBottom w:val="0"/>
              <w:divBdr>
                <w:top w:val="none" w:sz="0" w:space="0" w:color="auto"/>
                <w:left w:val="none" w:sz="0" w:space="0" w:color="auto"/>
                <w:bottom w:val="none" w:sz="0" w:space="0" w:color="auto"/>
                <w:right w:val="none" w:sz="0" w:space="0" w:color="auto"/>
              </w:divBdr>
            </w:div>
            <w:div w:id="585308972">
              <w:marLeft w:val="0"/>
              <w:marRight w:val="0"/>
              <w:marTop w:val="0"/>
              <w:marBottom w:val="0"/>
              <w:divBdr>
                <w:top w:val="none" w:sz="0" w:space="0" w:color="auto"/>
                <w:left w:val="none" w:sz="0" w:space="0" w:color="auto"/>
                <w:bottom w:val="none" w:sz="0" w:space="0" w:color="auto"/>
                <w:right w:val="none" w:sz="0" w:space="0" w:color="auto"/>
              </w:divBdr>
            </w:div>
            <w:div w:id="585842794">
              <w:marLeft w:val="0"/>
              <w:marRight w:val="0"/>
              <w:marTop w:val="0"/>
              <w:marBottom w:val="0"/>
              <w:divBdr>
                <w:top w:val="none" w:sz="0" w:space="0" w:color="auto"/>
                <w:left w:val="none" w:sz="0" w:space="0" w:color="auto"/>
                <w:bottom w:val="none" w:sz="0" w:space="0" w:color="auto"/>
                <w:right w:val="none" w:sz="0" w:space="0" w:color="auto"/>
              </w:divBdr>
            </w:div>
            <w:div w:id="592976849">
              <w:marLeft w:val="0"/>
              <w:marRight w:val="0"/>
              <w:marTop w:val="0"/>
              <w:marBottom w:val="0"/>
              <w:divBdr>
                <w:top w:val="none" w:sz="0" w:space="0" w:color="auto"/>
                <w:left w:val="none" w:sz="0" w:space="0" w:color="auto"/>
                <w:bottom w:val="none" w:sz="0" w:space="0" w:color="auto"/>
                <w:right w:val="none" w:sz="0" w:space="0" w:color="auto"/>
              </w:divBdr>
            </w:div>
            <w:div w:id="592980143">
              <w:marLeft w:val="0"/>
              <w:marRight w:val="0"/>
              <w:marTop w:val="0"/>
              <w:marBottom w:val="0"/>
              <w:divBdr>
                <w:top w:val="none" w:sz="0" w:space="0" w:color="auto"/>
                <w:left w:val="none" w:sz="0" w:space="0" w:color="auto"/>
                <w:bottom w:val="none" w:sz="0" w:space="0" w:color="auto"/>
                <w:right w:val="none" w:sz="0" w:space="0" w:color="auto"/>
              </w:divBdr>
            </w:div>
            <w:div w:id="593977726">
              <w:marLeft w:val="0"/>
              <w:marRight w:val="0"/>
              <w:marTop w:val="0"/>
              <w:marBottom w:val="0"/>
              <w:divBdr>
                <w:top w:val="none" w:sz="0" w:space="0" w:color="auto"/>
                <w:left w:val="none" w:sz="0" w:space="0" w:color="auto"/>
                <w:bottom w:val="none" w:sz="0" w:space="0" w:color="auto"/>
                <w:right w:val="none" w:sz="0" w:space="0" w:color="auto"/>
              </w:divBdr>
            </w:div>
            <w:div w:id="595750928">
              <w:marLeft w:val="0"/>
              <w:marRight w:val="0"/>
              <w:marTop w:val="0"/>
              <w:marBottom w:val="0"/>
              <w:divBdr>
                <w:top w:val="none" w:sz="0" w:space="0" w:color="auto"/>
                <w:left w:val="none" w:sz="0" w:space="0" w:color="auto"/>
                <w:bottom w:val="none" w:sz="0" w:space="0" w:color="auto"/>
                <w:right w:val="none" w:sz="0" w:space="0" w:color="auto"/>
              </w:divBdr>
            </w:div>
            <w:div w:id="596448813">
              <w:marLeft w:val="0"/>
              <w:marRight w:val="0"/>
              <w:marTop w:val="0"/>
              <w:marBottom w:val="0"/>
              <w:divBdr>
                <w:top w:val="none" w:sz="0" w:space="0" w:color="auto"/>
                <w:left w:val="none" w:sz="0" w:space="0" w:color="auto"/>
                <w:bottom w:val="none" w:sz="0" w:space="0" w:color="auto"/>
                <w:right w:val="none" w:sz="0" w:space="0" w:color="auto"/>
              </w:divBdr>
            </w:div>
            <w:div w:id="597175721">
              <w:marLeft w:val="0"/>
              <w:marRight w:val="0"/>
              <w:marTop w:val="0"/>
              <w:marBottom w:val="0"/>
              <w:divBdr>
                <w:top w:val="none" w:sz="0" w:space="0" w:color="auto"/>
                <w:left w:val="none" w:sz="0" w:space="0" w:color="auto"/>
                <w:bottom w:val="none" w:sz="0" w:space="0" w:color="auto"/>
                <w:right w:val="none" w:sz="0" w:space="0" w:color="auto"/>
              </w:divBdr>
            </w:div>
            <w:div w:id="597719677">
              <w:marLeft w:val="0"/>
              <w:marRight w:val="0"/>
              <w:marTop w:val="0"/>
              <w:marBottom w:val="0"/>
              <w:divBdr>
                <w:top w:val="none" w:sz="0" w:space="0" w:color="auto"/>
                <w:left w:val="none" w:sz="0" w:space="0" w:color="auto"/>
                <w:bottom w:val="none" w:sz="0" w:space="0" w:color="auto"/>
                <w:right w:val="none" w:sz="0" w:space="0" w:color="auto"/>
              </w:divBdr>
            </w:div>
            <w:div w:id="598870905">
              <w:marLeft w:val="0"/>
              <w:marRight w:val="0"/>
              <w:marTop w:val="0"/>
              <w:marBottom w:val="0"/>
              <w:divBdr>
                <w:top w:val="none" w:sz="0" w:space="0" w:color="auto"/>
                <w:left w:val="none" w:sz="0" w:space="0" w:color="auto"/>
                <w:bottom w:val="none" w:sz="0" w:space="0" w:color="auto"/>
                <w:right w:val="none" w:sz="0" w:space="0" w:color="auto"/>
              </w:divBdr>
            </w:div>
            <w:div w:id="601956484">
              <w:marLeft w:val="0"/>
              <w:marRight w:val="0"/>
              <w:marTop w:val="0"/>
              <w:marBottom w:val="0"/>
              <w:divBdr>
                <w:top w:val="none" w:sz="0" w:space="0" w:color="auto"/>
                <w:left w:val="none" w:sz="0" w:space="0" w:color="auto"/>
                <w:bottom w:val="none" w:sz="0" w:space="0" w:color="auto"/>
                <w:right w:val="none" w:sz="0" w:space="0" w:color="auto"/>
              </w:divBdr>
            </w:div>
            <w:div w:id="604656838">
              <w:marLeft w:val="0"/>
              <w:marRight w:val="0"/>
              <w:marTop w:val="0"/>
              <w:marBottom w:val="0"/>
              <w:divBdr>
                <w:top w:val="none" w:sz="0" w:space="0" w:color="auto"/>
                <w:left w:val="none" w:sz="0" w:space="0" w:color="auto"/>
                <w:bottom w:val="none" w:sz="0" w:space="0" w:color="auto"/>
                <w:right w:val="none" w:sz="0" w:space="0" w:color="auto"/>
              </w:divBdr>
            </w:div>
            <w:div w:id="604731662">
              <w:marLeft w:val="0"/>
              <w:marRight w:val="0"/>
              <w:marTop w:val="0"/>
              <w:marBottom w:val="0"/>
              <w:divBdr>
                <w:top w:val="none" w:sz="0" w:space="0" w:color="auto"/>
                <w:left w:val="none" w:sz="0" w:space="0" w:color="auto"/>
                <w:bottom w:val="none" w:sz="0" w:space="0" w:color="auto"/>
                <w:right w:val="none" w:sz="0" w:space="0" w:color="auto"/>
              </w:divBdr>
            </w:div>
            <w:div w:id="604919548">
              <w:marLeft w:val="0"/>
              <w:marRight w:val="0"/>
              <w:marTop w:val="0"/>
              <w:marBottom w:val="0"/>
              <w:divBdr>
                <w:top w:val="none" w:sz="0" w:space="0" w:color="auto"/>
                <w:left w:val="none" w:sz="0" w:space="0" w:color="auto"/>
                <w:bottom w:val="none" w:sz="0" w:space="0" w:color="auto"/>
                <w:right w:val="none" w:sz="0" w:space="0" w:color="auto"/>
              </w:divBdr>
            </w:div>
            <w:div w:id="605314371">
              <w:marLeft w:val="0"/>
              <w:marRight w:val="0"/>
              <w:marTop w:val="0"/>
              <w:marBottom w:val="0"/>
              <w:divBdr>
                <w:top w:val="none" w:sz="0" w:space="0" w:color="auto"/>
                <w:left w:val="none" w:sz="0" w:space="0" w:color="auto"/>
                <w:bottom w:val="none" w:sz="0" w:space="0" w:color="auto"/>
                <w:right w:val="none" w:sz="0" w:space="0" w:color="auto"/>
              </w:divBdr>
            </w:div>
            <w:div w:id="606038770">
              <w:marLeft w:val="0"/>
              <w:marRight w:val="0"/>
              <w:marTop w:val="0"/>
              <w:marBottom w:val="0"/>
              <w:divBdr>
                <w:top w:val="none" w:sz="0" w:space="0" w:color="auto"/>
                <w:left w:val="none" w:sz="0" w:space="0" w:color="auto"/>
                <w:bottom w:val="none" w:sz="0" w:space="0" w:color="auto"/>
                <w:right w:val="none" w:sz="0" w:space="0" w:color="auto"/>
              </w:divBdr>
            </w:div>
            <w:div w:id="609514103">
              <w:marLeft w:val="0"/>
              <w:marRight w:val="0"/>
              <w:marTop w:val="0"/>
              <w:marBottom w:val="0"/>
              <w:divBdr>
                <w:top w:val="none" w:sz="0" w:space="0" w:color="auto"/>
                <w:left w:val="none" w:sz="0" w:space="0" w:color="auto"/>
                <w:bottom w:val="none" w:sz="0" w:space="0" w:color="auto"/>
                <w:right w:val="none" w:sz="0" w:space="0" w:color="auto"/>
              </w:divBdr>
            </w:div>
            <w:div w:id="610626674">
              <w:marLeft w:val="0"/>
              <w:marRight w:val="0"/>
              <w:marTop w:val="360"/>
              <w:marBottom w:val="0"/>
              <w:divBdr>
                <w:top w:val="single" w:sz="6" w:space="0" w:color="auto"/>
                <w:left w:val="single" w:sz="6" w:space="0" w:color="auto"/>
                <w:bottom w:val="single" w:sz="6" w:space="0" w:color="auto"/>
                <w:right w:val="single" w:sz="6" w:space="0" w:color="auto"/>
              </w:divBdr>
            </w:div>
            <w:div w:id="612175525">
              <w:marLeft w:val="0"/>
              <w:marRight w:val="0"/>
              <w:marTop w:val="0"/>
              <w:marBottom w:val="0"/>
              <w:divBdr>
                <w:top w:val="none" w:sz="0" w:space="0" w:color="auto"/>
                <w:left w:val="none" w:sz="0" w:space="0" w:color="auto"/>
                <w:bottom w:val="none" w:sz="0" w:space="0" w:color="auto"/>
                <w:right w:val="none" w:sz="0" w:space="0" w:color="auto"/>
              </w:divBdr>
            </w:div>
            <w:div w:id="612589455">
              <w:marLeft w:val="0"/>
              <w:marRight w:val="0"/>
              <w:marTop w:val="0"/>
              <w:marBottom w:val="0"/>
              <w:divBdr>
                <w:top w:val="none" w:sz="0" w:space="0" w:color="auto"/>
                <w:left w:val="none" w:sz="0" w:space="0" w:color="auto"/>
                <w:bottom w:val="none" w:sz="0" w:space="0" w:color="auto"/>
                <w:right w:val="none" w:sz="0" w:space="0" w:color="auto"/>
              </w:divBdr>
            </w:div>
            <w:div w:id="613366743">
              <w:marLeft w:val="0"/>
              <w:marRight w:val="0"/>
              <w:marTop w:val="0"/>
              <w:marBottom w:val="0"/>
              <w:divBdr>
                <w:top w:val="none" w:sz="0" w:space="0" w:color="auto"/>
                <w:left w:val="none" w:sz="0" w:space="0" w:color="auto"/>
                <w:bottom w:val="none" w:sz="0" w:space="0" w:color="auto"/>
                <w:right w:val="none" w:sz="0" w:space="0" w:color="auto"/>
              </w:divBdr>
            </w:div>
            <w:div w:id="613705870">
              <w:marLeft w:val="0"/>
              <w:marRight w:val="0"/>
              <w:marTop w:val="0"/>
              <w:marBottom w:val="0"/>
              <w:divBdr>
                <w:top w:val="none" w:sz="0" w:space="0" w:color="auto"/>
                <w:left w:val="none" w:sz="0" w:space="0" w:color="auto"/>
                <w:bottom w:val="none" w:sz="0" w:space="0" w:color="auto"/>
                <w:right w:val="none" w:sz="0" w:space="0" w:color="auto"/>
              </w:divBdr>
            </w:div>
            <w:div w:id="615142022">
              <w:marLeft w:val="0"/>
              <w:marRight w:val="0"/>
              <w:marTop w:val="0"/>
              <w:marBottom w:val="0"/>
              <w:divBdr>
                <w:top w:val="none" w:sz="0" w:space="0" w:color="auto"/>
                <w:left w:val="none" w:sz="0" w:space="0" w:color="auto"/>
                <w:bottom w:val="none" w:sz="0" w:space="0" w:color="auto"/>
                <w:right w:val="none" w:sz="0" w:space="0" w:color="auto"/>
              </w:divBdr>
            </w:div>
            <w:div w:id="615865015">
              <w:marLeft w:val="0"/>
              <w:marRight w:val="0"/>
              <w:marTop w:val="0"/>
              <w:marBottom w:val="0"/>
              <w:divBdr>
                <w:top w:val="none" w:sz="0" w:space="0" w:color="auto"/>
                <w:left w:val="none" w:sz="0" w:space="0" w:color="auto"/>
                <w:bottom w:val="none" w:sz="0" w:space="0" w:color="auto"/>
                <w:right w:val="none" w:sz="0" w:space="0" w:color="auto"/>
              </w:divBdr>
            </w:div>
            <w:div w:id="617026972">
              <w:marLeft w:val="0"/>
              <w:marRight w:val="0"/>
              <w:marTop w:val="0"/>
              <w:marBottom w:val="0"/>
              <w:divBdr>
                <w:top w:val="none" w:sz="0" w:space="0" w:color="auto"/>
                <w:left w:val="none" w:sz="0" w:space="0" w:color="auto"/>
                <w:bottom w:val="none" w:sz="0" w:space="0" w:color="auto"/>
                <w:right w:val="none" w:sz="0" w:space="0" w:color="auto"/>
              </w:divBdr>
            </w:div>
            <w:div w:id="619069783">
              <w:marLeft w:val="0"/>
              <w:marRight w:val="0"/>
              <w:marTop w:val="0"/>
              <w:marBottom w:val="0"/>
              <w:divBdr>
                <w:top w:val="none" w:sz="0" w:space="0" w:color="auto"/>
                <w:left w:val="none" w:sz="0" w:space="0" w:color="auto"/>
                <w:bottom w:val="none" w:sz="0" w:space="0" w:color="auto"/>
                <w:right w:val="none" w:sz="0" w:space="0" w:color="auto"/>
              </w:divBdr>
            </w:div>
            <w:div w:id="620377325">
              <w:marLeft w:val="0"/>
              <w:marRight w:val="0"/>
              <w:marTop w:val="0"/>
              <w:marBottom w:val="0"/>
              <w:divBdr>
                <w:top w:val="none" w:sz="0" w:space="0" w:color="auto"/>
                <w:left w:val="none" w:sz="0" w:space="0" w:color="auto"/>
                <w:bottom w:val="none" w:sz="0" w:space="0" w:color="auto"/>
                <w:right w:val="none" w:sz="0" w:space="0" w:color="auto"/>
              </w:divBdr>
            </w:div>
            <w:div w:id="620380142">
              <w:marLeft w:val="0"/>
              <w:marRight w:val="0"/>
              <w:marTop w:val="0"/>
              <w:marBottom w:val="0"/>
              <w:divBdr>
                <w:top w:val="none" w:sz="0" w:space="0" w:color="auto"/>
                <w:left w:val="none" w:sz="0" w:space="0" w:color="auto"/>
                <w:bottom w:val="none" w:sz="0" w:space="0" w:color="auto"/>
                <w:right w:val="none" w:sz="0" w:space="0" w:color="auto"/>
              </w:divBdr>
            </w:div>
            <w:div w:id="621233768">
              <w:marLeft w:val="0"/>
              <w:marRight w:val="0"/>
              <w:marTop w:val="0"/>
              <w:marBottom w:val="0"/>
              <w:divBdr>
                <w:top w:val="none" w:sz="0" w:space="0" w:color="auto"/>
                <w:left w:val="none" w:sz="0" w:space="0" w:color="auto"/>
                <w:bottom w:val="none" w:sz="0" w:space="0" w:color="auto"/>
                <w:right w:val="none" w:sz="0" w:space="0" w:color="auto"/>
              </w:divBdr>
            </w:div>
            <w:div w:id="622808768">
              <w:marLeft w:val="0"/>
              <w:marRight w:val="0"/>
              <w:marTop w:val="0"/>
              <w:marBottom w:val="0"/>
              <w:divBdr>
                <w:top w:val="none" w:sz="0" w:space="0" w:color="auto"/>
                <w:left w:val="none" w:sz="0" w:space="0" w:color="auto"/>
                <w:bottom w:val="none" w:sz="0" w:space="0" w:color="auto"/>
                <w:right w:val="none" w:sz="0" w:space="0" w:color="auto"/>
              </w:divBdr>
            </w:div>
            <w:div w:id="624510569">
              <w:marLeft w:val="0"/>
              <w:marRight w:val="0"/>
              <w:marTop w:val="0"/>
              <w:marBottom w:val="0"/>
              <w:divBdr>
                <w:top w:val="none" w:sz="0" w:space="0" w:color="auto"/>
                <w:left w:val="none" w:sz="0" w:space="0" w:color="auto"/>
                <w:bottom w:val="none" w:sz="0" w:space="0" w:color="auto"/>
                <w:right w:val="none" w:sz="0" w:space="0" w:color="auto"/>
              </w:divBdr>
            </w:div>
            <w:div w:id="628583789">
              <w:marLeft w:val="0"/>
              <w:marRight w:val="0"/>
              <w:marTop w:val="0"/>
              <w:marBottom w:val="0"/>
              <w:divBdr>
                <w:top w:val="none" w:sz="0" w:space="0" w:color="auto"/>
                <w:left w:val="none" w:sz="0" w:space="0" w:color="auto"/>
                <w:bottom w:val="none" w:sz="0" w:space="0" w:color="auto"/>
                <w:right w:val="none" w:sz="0" w:space="0" w:color="auto"/>
              </w:divBdr>
            </w:div>
            <w:div w:id="628587073">
              <w:marLeft w:val="0"/>
              <w:marRight w:val="0"/>
              <w:marTop w:val="0"/>
              <w:marBottom w:val="0"/>
              <w:divBdr>
                <w:top w:val="none" w:sz="0" w:space="0" w:color="auto"/>
                <w:left w:val="none" w:sz="0" w:space="0" w:color="auto"/>
                <w:bottom w:val="none" w:sz="0" w:space="0" w:color="auto"/>
                <w:right w:val="none" w:sz="0" w:space="0" w:color="auto"/>
              </w:divBdr>
            </w:div>
            <w:div w:id="630793281">
              <w:marLeft w:val="0"/>
              <w:marRight w:val="0"/>
              <w:marTop w:val="0"/>
              <w:marBottom w:val="0"/>
              <w:divBdr>
                <w:top w:val="none" w:sz="0" w:space="0" w:color="auto"/>
                <w:left w:val="none" w:sz="0" w:space="0" w:color="auto"/>
                <w:bottom w:val="none" w:sz="0" w:space="0" w:color="auto"/>
                <w:right w:val="none" w:sz="0" w:space="0" w:color="auto"/>
              </w:divBdr>
            </w:div>
            <w:div w:id="631133325">
              <w:marLeft w:val="0"/>
              <w:marRight w:val="0"/>
              <w:marTop w:val="0"/>
              <w:marBottom w:val="0"/>
              <w:divBdr>
                <w:top w:val="none" w:sz="0" w:space="0" w:color="auto"/>
                <w:left w:val="none" w:sz="0" w:space="0" w:color="auto"/>
                <w:bottom w:val="none" w:sz="0" w:space="0" w:color="auto"/>
                <w:right w:val="none" w:sz="0" w:space="0" w:color="auto"/>
              </w:divBdr>
            </w:div>
            <w:div w:id="633221703">
              <w:marLeft w:val="0"/>
              <w:marRight w:val="0"/>
              <w:marTop w:val="0"/>
              <w:marBottom w:val="0"/>
              <w:divBdr>
                <w:top w:val="none" w:sz="0" w:space="0" w:color="auto"/>
                <w:left w:val="none" w:sz="0" w:space="0" w:color="auto"/>
                <w:bottom w:val="none" w:sz="0" w:space="0" w:color="auto"/>
                <w:right w:val="none" w:sz="0" w:space="0" w:color="auto"/>
              </w:divBdr>
            </w:div>
            <w:div w:id="636764724">
              <w:marLeft w:val="0"/>
              <w:marRight w:val="0"/>
              <w:marTop w:val="0"/>
              <w:marBottom w:val="0"/>
              <w:divBdr>
                <w:top w:val="none" w:sz="0" w:space="0" w:color="auto"/>
                <w:left w:val="none" w:sz="0" w:space="0" w:color="auto"/>
                <w:bottom w:val="none" w:sz="0" w:space="0" w:color="auto"/>
                <w:right w:val="none" w:sz="0" w:space="0" w:color="auto"/>
              </w:divBdr>
            </w:div>
            <w:div w:id="637304567">
              <w:marLeft w:val="0"/>
              <w:marRight w:val="0"/>
              <w:marTop w:val="0"/>
              <w:marBottom w:val="0"/>
              <w:divBdr>
                <w:top w:val="none" w:sz="0" w:space="0" w:color="auto"/>
                <w:left w:val="none" w:sz="0" w:space="0" w:color="auto"/>
                <w:bottom w:val="none" w:sz="0" w:space="0" w:color="auto"/>
                <w:right w:val="none" w:sz="0" w:space="0" w:color="auto"/>
              </w:divBdr>
            </w:div>
            <w:div w:id="638460930">
              <w:marLeft w:val="0"/>
              <w:marRight w:val="0"/>
              <w:marTop w:val="0"/>
              <w:marBottom w:val="0"/>
              <w:divBdr>
                <w:top w:val="none" w:sz="0" w:space="0" w:color="auto"/>
                <w:left w:val="none" w:sz="0" w:space="0" w:color="auto"/>
                <w:bottom w:val="none" w:sz="0" w:space="0" w:color="auto"/>
                <w:right w:val="none" w:sz="0" w:space="0" w:color="auto"/>
              </w:divBdr>
            </w:div>
            <w:div w:id="639266862">
              <w:marLeft w:val="0"/>
              <w:marRight w:val="0"/>
              <w:marTop w:val="0"/>
              <w:marBottom w:val="0"/>
              <w:divBdr>
                <w:top w:val="none" w:sz="0" w:space="0" w:color="auto"/>
                <w:left w:val="none" w:sz="0" w:space="0" w:color="auto"/>
                <w:bottom w:val="none" w:sz="0" w:space="0" w:color="auto"/>
                <w:right w:val="none" w:sz="0" w:space="0" w:color="auto"/>
              </w:divBdr>
            </w:div>
            <w:div w:id="639919839">
              <w:marLeft w:val="0"/>
              <w:marRight w:val="0"/>
              <w:marTop w:val="0"/>
              <w:marBottom w:val="0"/>
              <w:divBdr>
                <w:top w:val="none" w:sz="0" w:space="0" w:color="auto"/>
                <w:left w:val="none" w:sz="0" w:space="0" w:color="auto"/>
                <w:bottom w:val="none" w:sz="0" w:space="0" w:color="auto"/>
                <w:right w:val="none" w:sz="0" w:space="0" w:color="auto"/>
              </w:divBdr>
            </w:div>
            <w:div w:id="640501601">
              <w:marLeft w:val="0"/>
              <w:marRight w:val="0"/>
              <w:marTop w:val="0"/>
              <w:marBottom w:val="0"/>
              <w:divBdr>
                <w:top w:val="none" w:sz="0" w:space="0" w:color="auto"/>
                <w:left w:val="none" w:sz="0" w:space="0" w:color="auto"/>
                <w:bottom w:val="none" w:sz="0" w:space="0" w:color="auto"/>
                <w:right w:val="none" w:sz="0" w:space="0" w:color="auto"/>
              </w:divBdr>
            </w:div>
            <w:div w:id="641036247">
              <w:marLeft w:val="0"/>
              <w:marRight w:val="0"/>
              <w:marTop w:val="0"/>
              <w:marBottom w:val="0"/>
              <w:divBdr>
                <w:top w:val="none" w:sz="0" w:space="0" w:color="auto"/>
                <w:left w:val="none" w:sz="0" w:space="0" w:color="auto"/>
                <w:bottom w:val="none" w:sz="0" w:space="0" w:color="auto"/>
                <w:right w:val="none" w:sz="0" w:space="0" w:color="auto"/>
              </w:divBdr>
            </w:div>
            <w:div w:id="641426989">
              <w:marLeft w:val="0"/>
              <w:marRight w:val="0"/>
              <w:marTop w:val="0"/>
              <w:marBottom w:val="0"/>
              <w:divBdr>
                <w:top w:val="none" w:sz="0" w:space="0" w:color="auto"/>
                <w:left w:val="none" w:sz="0" w:space="0" w:color="auto"/>
                <w:bottom w:val="none" w:sz="0" w:space="0" w:color="auto"/>
                <w:right w:val="none" w:sz="0" w:space="0" w:color="auto"/>
              </w:divBdr>
            </w:div>
            <w:div w:id="641468598">
              <w:marLeft w:val="0"/>
              <w:marRight w:val="0"/>
              <w:marTop w:val="0"/>
              <w:marBottom w:val="0"/>
              <w:divBdr>
                <w:top w:val="none" w:sz="0" w:space="0" w:color="auto"/>
                <w:left w:val="none" w:sz="0" w:space="0" w:color="auto"/>
                <w:bottom w:val="none" w:sz="0" w:space="0" w:color="auto"/>
                <w:right w:val="none" w:sz="0" w:space="0" w:color="auto"/>
              </w:divBdr>
            </w:div>
            <w:div w:id="642272290">
              <w:marLeft w:val="0"/>
              <w:marRight w:val="0"/>
              <w:marTop w:val="0"/>
              <w:marBottom w:val="0"/>
              <w:divBdr>
                <w:top w:val="none" w:sz="0" w:space="0" w:color="auto"/>
                <w:left w:val="none" w:sz="0" w:space="0" w:color="auto"/>
                <w:bottom w:val="none" w:sz="0" w:space="0" w:color="auto"/>
                <w:right w:val="none" w:sz="0" w:space="0" w:color="auto"/>
              </w:divBdr>
            </w:div>
            <w:div w:id="642932874">
              <w:marLeft w:val="0"/>
              <w:marRight w:val="0"/>
              <w:marTop w:val="0"/>
              <w:marBottom w:val="0"/>
              <w:divBdr>
                <w:top w:val="none" w:sz="0" w:space="0" w:color="auto"/>
                <w:left w:val="none" w:sz="0" w:space="0" w:color="auto"/>
                <w:bottom w:val="none" w:sz="0" w:space="0" w:color="auto"/>
                <w:right w:val="none" w:sz="0" w:space="0" w:color="auto"/>
              </w:divBdr>
            </w:div>
            <w:div w:id="643311435">
              <w:marLeft w:val="0"/>
              <w:marRight w:val="0"/>
              <w:marTop w:val="0"/>
              <w:marBottom w:val="0"/>
              <w:divBdr>
                <w:top w:val="none" w:sz="0" w:space="0" w:color="auto"/>
                <w:left w:val="none" w:sz="0" w:space="0" w:color="auto"/>
                <w:bottom w:val="none" w:sz="0" w:space="0" w:color="auto"/>
                <w:right w:val="none" w:sz="0" w:space="0" w:color="auto"/>
              </w:divBdr>
            </w:div>
            <w:div w:id="645937641">
              <w:marLeft w:val="0"/>
              <w:marRight w:val="0"/>
              <w:marTop w:val="0"/>
              <w:marBottom w:val="0"/>
              <w:divBdr>
                <w:top w:val="none" w:sz="0" w:space="0" w:color="auto"/>
                <w:left w:val="none" w:sz="0" w:space="0" w:color="auto"/>
                <w:bottom w:val="none" w:sz="0" w:space="0" w:color="auto"/>
                <w:right w:val="none" w:sz="0" w:space="0" w:color="auto"/>
              </w:divBdr>
            </w:div>
            <w:div w:id="648442540">
              <w:marLeft w:val="0"/>
              <w:marRight w:val="0"/>
              <w:marTop w:val="0"/>
              <w:marBottom w:val="0"/>
              <w:divBdr>
                <w:top w:val="none" w:sz="0" w:space="0" w:color="auto"/>
                <w:left w:val="none" w:sz="0" w:space="0" w:color="auto"/>
                <w:bottom w:val="none" w:sz="0" w:space="0" w:color="auto"/>
                <w:right w:val="none" w:sz="0" w:space="0" w:color="auto"/>
              </w:divBdr>
            </w:div>
            <w:div w:id="650865025">
              <w:marLeft w:val="0"/>
              <w:marRight w:val="0"/>
              <w:marTop w:val="0"/>
              <w:marBottom w:val="0"/>
              <w:divBdr>
                <w:top w:val="none" w:sz="0" w:space="0" w:color="auto"/>
                <w:left w:val="none" w:sz="0" w:space="0" w:color="auto"/>
                <w:bottom w:val="none" w:sz="0" w:space="0" w:color="auto"/>
                <w:right w:val="none" w:sz="0" w:space="0" w:color="auto"/>
              </w:divBdr>
            </w:div>
            <w:div w:id="651756383">
              <w:marLeft w:val="0"/>
              <w:marRight w:val="0"/>
              <w:marTop w:val="0"/>
              <w:marBottom w:val="0"/>
              <w:divBdr>
                <w:top w:val="none" w:sz="0" w:space="0" w:color="auto"/>
                <w:left w:val="none" w:sz="0" w:space="0" w:color="auto"/>
                <w:bottom w:val="none" w:sz="0" w:space="0" w:color="auto"/>
                <w:right w:val="none" w:sz="0" w:space="0" w:color="auto"/>
              </w:divBdr>
            </w:div>
            <w:div w:id="651787367">
              <w:marLeft w:val="0"/>
              <w:marRight w:val="0"/>
              <w:marTop w:val="0"/>
              <w:marBottom w:val="0"/>
              <w:divBdr>
                <w:top w:val="none" w:sz="0" w:space="0" w:color="auto"/>
                <w:left w:val="none" w:sz="0" w:space="0" w:color="auto"/>
                <w:bottom w:val="none" w:sz="0" w:space="0" w:color="auto"/>
                <w:right w:val="none" w:sz="0" w:space="0" w:color="auto"/>
              </w:divBdr>
            </w:div>
            <w:div w:id="652027103">
              <w:marLeft w:val="0"/>
              <w:marRight w:val="0"/>
              <w:marTop w:val="0"/>
              <w:marBottom w:val="0"/>
              <w:divBdr>
                <w:top w:val="none" w:sz="0" w:space="0" w:color="auto"/>
                <w:left w:val="none" w:sz="0" w:space="0" w:color="auto"/>
                <w:bottom w:val="none" w:sz="0" w:space="0" w:color="auto"/>
                <w:right w:val="none" w:sz="0" w:space="0" w:color="auto"/>
              </w:divBdr>
            </w:div>
            <w:div w:id="652416508">
              <w:marLeft w:val="0"/>
              <w:marRight w:val="0"/>
              <w:marTop w:val="0"/>
              <w:marBottom w:val="0"/>
              <w:divBdr>
                <w:top w:val="none" w:sz="0" w:space="0" w:color="auto"/>
                <w:left w:val="none" w:sz="0" w:space="0" w:color="auto"/>
                <w:bottom w:val="none" w:sz="0" w:space="0" w:color="auto"/>
                <w:right w:val="none" w:sz="0" w:space="0" w:color="auto"/>
              </w:divBdr>
            </w:div>
            <w:div w:id="656105651">
              <w:marLeft w:val="0"/>
              <w:marRight w:val="0"/>
              <w:marTop w:val="0"/>
              <w:marBottom w:val="0"/>
              <w:divBdr>
                <w:top w:val="none" w:sz="0" w:space="0" w:color="auto"/>
                <w:left w:val="none" w:sz="0" w:space="0" w:color="auto"/>
                <w:bottom w:val="none" w:sz="0" w:space="0" w:color="auto"/>
                <w:right w:val="none" w:sz="0" w:space="0" w:color="auto"/>
              </w:divBdr>
            </w:div>
            <w:div w:id="657732874">
              <w:marLeft w:val="0"/>
              <w:marRight w:val="0"/>
              <w:marTop w:val="0"/>
              <w:marBottom w:val="0"/>
              <w:divBdr>
                <w:top w:val="none" w:sz="0" w:space="0" w:color="auto"/>
                <w:left w:val="none" w:sz="0" w:space="0" w:color="auto"/>
                <w:bottom w:val="none" w:sz="0" w:space="0" w:color="auto"/>
                <w:right w:val="none" w:sz="0" w:space="0" w:color="auto"/>
              </w:divBdr>
            </w:div>
            <w:div w:id="660354899">
              <w:marLeft w:val="0"/>
              <w:marRight w:val="0"/>
              <w:marTop w:val="0"/>
              <w:marBottom w:val="0"/>
              <w:divBdr>
                <w:top w:val="none" w:sz="0" w:space="0" w:color="auto"/>
                <w:left w:val="none" w:sz="0" w:space="0" w:color="auto"/>
                <w:bottom w:val="none" w:sz="0" w:space="0" w:color="auto"/>
                <w:right w:val="none" w:sz="0" w:space="0" w:color="auto"/>
              </w:divBdr>
            </w:div>
            <w:div w:id="662246062">
              <w:marLeft w:val="0"/>
              <w:marRight w:val="0"/>
              <w:marTop w:val="0"/>
              <w:marBottom w:val="0"/>
              <w:divBdr>
                <w:top w:val="none" w:sz="0" w:space="0" w:color="auto"/>
                <w:left w:val="none" w:sz="0" w:space="0" w:color="auto"/>
                <w:bottom w:val="none" w:sz="0" w:space="0" w:color="auto"/>
                <w:right w:val="none" w:sz="0" w:space="0" w:color="auto"/>
              </w:divBdr>
            </w:div>
            <w:div w:id="663437262">
              <w:marLeft w:val="0"/>
              <w:marRight w:val="0"/>
              <w:marTop w:val="0"/>
              <w:marBottom w:val="0"/>
              <w:divBdr>
                <w:top w:val="none" w:sz="0" w:space="0" w:color="auto"/>
                <w:left w:val="none" w:sz="0" w:space="0" w:color="auto"/>
                <w:bottom w:val="none" w:sz="0" w:space="0" w:color="auto"/>
                <w:right w:val="none" w:sz="0" w:space="0" w:color="auto"/>
              </w:divBdr>
            </w:div>
            <w:div w:id="663508677">
              <w:marLeft w:val="0"/>
              <w:marRight w:val="0"/>
              <w:marTop w:val="0"/>
              <w:marBottom w:val="0"/>
              <w:divBdr>
                <w:top w:val="none" w:sz="0" w:space="0" w:color="auto"/>
                <w:left w:val="none" w:sz="0" w:space="0" w:color="auto"/>
                <w:bottom w:val="none" w:sz="0" w:space="0" w:color="auto"/>
                <w:right w:val="none" w:sz="0" w:space="0" w:color="auto"/>
              </w:divBdr>
            </w:div>
            <w:div w:id="664432343">
              <w:marLeft w:val="0"/>
              <w:marRight w:val="0"/>
              <w:marTop w:val="0"/>
              <w:marBottom w:val="0"/>
              <w:divBdr>
                <w:top w:val="none" w:sz="0" w:space="0" w:color="auto"/>
                <w:left w:val="none" w:sz="0" w:space="0" w:color="auto"/>
                <w:bottom w:val="none" w:sz="0" w:space="0" w:color="auto"/>
                <w:right w:val="none" w:sz="0" w:space="0" w:color="auto"/>
              </w:divBdr>
            </w:div>
            <w:div w:id="667555810">
              <w:marLeft w:val="0"/>
              <w:marRight w:val="0"/>
              <w:marTop w:val="0"/>
              <w:marBottom w:val="0"/>
              <w:divBdr>
                <w:top w:val="none" w:sz="0" w:space="0" w:color="auto"/>
                <w:left w:val="none" w:sz="0" w:space="0" w:color="auto"/>
                <w:bottom w:val="none" w:sz="0" w:space="0" w:color="auto"/>
                <w:right w:val="none" w:sz="0" w:space="0" w:color="auto"/>
              </w:divBdr>
            </w:div>
            <w:div w:id="669674715">
              <w:marLeft w:val="0"/>
              <w:marRight w:val="0"/>
              <w:marTop w:val="0"/>
              <w:marBottom w:val="0"/>
              <w:divBdr>
                <w:top w:val="none" w:sz="0" w:space="0" w:color="auto"/>
                <w:left w:val="none" w:sz="0" w:space="0" w:color="auto"/>
                <w:bottom w:val="none" w:sz="0" w:space="0" w:color="auto"/>
                <w:right w:val="none" w:sz="0" w:space="0" w:color="auto"/>
              </w:divBdr>
            </w:div>
            <w:div w:id="672685116">
              <w:marLeft w:val="0"/>
              <w:marRight w:val="0"/>
              <w:marTop w:val="0"/>
              <w:marBottom w:val="0"/>
              <w:divBdr>
                <w:top w:val="none" w:sz="0" w:space="0" w:color="auto"/>
                <w:left w:val="none" w:sz="0" w:space="0" w:color="auto"/>
                <w:bottom w:val="none" w:sz="0" w:space="0" w:color="auto"/>
                <w:right w:val="none" w:sz="0" w:space="0" w:color="auto"/>
              </w:divBdr>
            </w:div>
            <w:div w:id="673188715">
              <w:marLeft w:val="0"/>
              <w:marRight w:val="0"/>
              <w:marTop w:val="0"/>
              <w:marBottom w:val="0"/>
              <w:divBdr>
                <w:top w:val="none" w:sz="0" w:space="0" w:color="auto"/>
                <w:left w:val="none" w:sz="0" w:space="0" w:color="auto"/>
                <w:bottom w:val="none" w:sz="0" w:space="0" w:color="auto"/>
                <w:right w:val="none" w:sz="0" w:space="0" w:color="auto"/>
              </w:divBdr>
            </w:div>
            <w:div w:id="673457464">
              <w:marLeft w:val="0"/>
              <w:marRight w:val="0"/>
              <w:marTop w:val="0"/>
              <w:marBottom w:val="0"/>
              <w:divBdr>
                <w:top w:val="none" w:sz="0" w:space="0" w:color="auto"/>
                <w:left w:val="none" w:sz="0" w:space="0" w:color="auto"/>
                <w:bottom w:val="none" w:sz="0" w:space="0" w:color="auto"/>
                <w:right w:val="none" w:sz="0" w:space="0" w:color="auto"/>
              </w:divBdr>
            </w:div>
            <w:div w:id="677924173">
              <w:marLeft w:val="0"/>
              <w:marRight w:val="0"/>
              <w:marTop w:val="0"/>
              <w:marBottom w:val="0"/>
              <w:divBdr>
                <w:top w:val="none" w:sz="0" w:space="0" w:color="auto"/>
                <w:left w:val="none" w:sz="0" w:space="0" w:color="auto"/>
                <w:bottom w:val="none" w:sz="0" w:space="0" w:color="auto"/>
                <w:right w:val="none" w:sz="0" w:space="0" w:color="auto"/>
              </w:divBdr>
            </w:div>
            <w:div w:id="678429329">
              <w:marLeft w:val="0"/>
              <w:marRight w:val="0"/>
              <w:marTop w:val="0"/>
              <w:marBottom w:val="0"/>
              <w:divBdr>
                <w:top w:val="none" w:sz="0" w:space="0" w:color="auto"/>
                <w:left w:val="none" w:sz="0" w:space="0" w:color="auto"/>
                <w:bottom w:val="none" w:sz="0" w:space="0" w:color="auto"/>
                <w:right w:val="none" w:sz="0" w:space="0" w:color="auto"/>
              </w:divBdr>
            </w:div>
            <w:div w:id="678704353">
              <w:marLeft w:val="0"/>
              <w:marRight w:val="0"/>
              <w:marTop w:val="0"/>
              <w:marBottom w:val="0"/>
              <w:divBdr>
                <w:top w:val="none" w:sz="0" w:space="0" w:color="auto"/>
                <w:left w:val="none" w:sz="0" w:space="0" w:color="auto"/>
                <w:bottom w:val="none" w:sz="0" w:space="0" w:color="auto"/>
                <w:right w:val="none" w:sz="0" w:space="0" w:color="auto"/>
              </w:divBdr>
            </w:div>
            <w:div w:id="682173077">
              <w:marLeft w:val="0"/>
              <w:marRight w:val="0"/>
              <w:marTop w:val="0"/>
              <w:marBottom w:val="0"/>
              <w:divBdr>
                <w:top w:val="none" w:sz="0" w:space="0" w:color="auto"/>
                <w:left w:val="none" w:sz="0" w:space="0" w:color="auto"/>
                <w:bottom w:val="none" w:sz="0" w:space="0" w:color="auto"/>
                <w:right w:val="none" w:sz="0" w:space="0" w:color="auto"/>
              </w:divBdr>
            </w:div>
            <w:div w:id="684093864">
              <w:marLeft w:val="0"/>
              <w:marRight w:val="0"/>
              <w:marTop w:val="0"/>
              <w:marBottom w:val="0"/>
              <w:divBdr>
                <w:top w:val="none" w:sz="0" w:space="0" w:color="auto"/>
                <w:left w:val="none" w:sz="0" w:space="0" w:color="auto"/>
                <w:bottom w:val="none" w:sz="0" w:space="0" w:color="auto"/>
                <w:right w:val="none" w:sz="0" w:space="0" w:color="auto"/>
              </w:divBdr>
            </w:div>
            <w:div w:id="686372630">
              <w:marLeft w:val="0"/>
              <w:marRight w:val="0"/>
              <w:marTop w:val="0"/>
              <w:marBottom w:val="0"/>
              <w:divBdr>
                <w:top w:val="none" w:sz="0" w:space="0" w:color="auto"/>
                <w:left w:val="none" w:sz="0" w:space="0" w:color="auto"/>
                <w:bottom w:val="none" w:sz="0" w:space="0" w:color="auto"/>
                <w:right w:val="none" w:sz="0" w:space="0" w:color="auto"/>
              </w:divBdr>
            </w:div>
            <w:div w:id="686441548">
              <w:marLeft w:val="0"/>
              <w:marRight w:val="0"/>
              <w:marTop w:val="0"/>
              <w:marBottom w:val="0"/>
              <w:divBdr>
                <w:top w:val="none" w:sz="0" w:space="0" w:color="auto"/>
                <w:left w:val="none" w:sz="0" w:space="0" w:color="auto"/>
                <w:bottom w:val="none" w:sz="0" w:space="0" w:color="auto"/>
                <w:right w:val="none" w:sz="0" w:space="0" w:color="auto"/>
              </w:divBdr>
            </w:div>
            <w:div w:id="686641112">
              <w:marLeft w:val="0"/>
              <w:marRight w:val="0"/>
              <w:marTop w:val="0"/>
              <w:marBottom w:val="0"/>
              <w:divBdr>
                <w:top w:val="none" w:sz="0" w:space="0" w:color="auto"/>
                <w:left w:val="none" w:sz="0" w:space="0" w:color="auto"/>
                <w:bottom w:val="none" w:sz="0" w:space="0" w:color="auto"/>
                <w:right w:val="none" w:sz="0" w:space="0" w:color="auto"/>
              </w:divBdr>
            </w:div>
            <w:div w:id="687758460">
              <w:marLeft w:val="0"/>
              <w:marRight w:val="0"/>
              <w:marTop w:val="0"/>
              <w:marBottom w:val="0"/>
              <w:divBdr>
                <w:top w:val="none" w:sz="0" w:space="0" w:color="auto"/>
                <w:left w:val="none" w:sz="0" w:space="0" w:color="auto"/>
                <w:bottom w:val="none" w:sz="0" w:space="0" w:color="auto"/>
                <w:right w:val="none" w:sz="0" w:space="0" w:color="auto"/>
              </w:divBdr>
            </w:div>
            <w:div w:id="688414809">
              <w:marLeft w:val="0"/>
              <w:marRight w:val="0"/>
              <w:marTop w:val="0"/>
              <w:marBottom w:val="0"/>
              <w:divBdr>
                <w:top w:val="none" w:sz="0" w:space="0" w:color="auto"/>
                <w:left w:val="none" w:sz="0" w:space="0" w:color="auto"/>
                <w:bottom w:val="none" w:sz="0" w:space="0" w:color="auto"/>
                <w:right w:val="none" w:sz="0" w:space="0" w:color="auto"/>
              </w:divBdr>
            </w:div>
            <w:div w:id="688415790">
              <w:marLeft w:val="0"/>
              <w:marRight w:val="0"/>
              <w:marTop w:val="0"/>
              <w:marBottom w:val="0"/>
              <w:divBdr>
                <w:top w:val="none" w:sz="0" w:space="0" w:color="auto"/>
                <w:left w:val="none" w:sz="0" w:space="0" w:color="auto"/>
                <w:bottom w:val="none" w:sz="0" w:space="0" w:color="auto"/>
                <w:right w:val="none" w:sz="0" w:space="0" w:color="auto"/>
              </w:divBdr>
            </w:div>
            <w:div w:id="690300450">
              <w:marLeft w:val="0"/>
              <w:marRight w:val="0"/>
              <w:marTop w:val="0"/>
              <w:marBottom w:val="0"/>
              <w:divBdr>
                <w:top w:val="none" w:sz="0" w:space="0" w:color="auto"/>
                <w:left w:val="none" w:sz="0" w:space="0" w:color="auto"/>
                <w:bottom w:val="none" w:sz="0" w:space="0" w:color="auto"/>
                <w:right w:val="none" w:sz="0" w:space="0" w:color="auto"/>
              </w:divBdr>
            </w:div>
            <w:div w:id="691148604">
              <w:marLeft w:val="0"/>
              <w:marRight w:val="0"/>
              <w:marTop w:val="0"/>
              <w:marBottom w:val="0"/>
              <w:divBdr>
                <w:top w:val="none" w:sz="0" w:space="0" w:color="auto"/>
                <w:left w:val="none" w:sz="0" w:space="0" w:color="auto"/>
                <w:bottom w:val="none" w:sz="0" w:space="0" w:color="auto"/>
                <w:right w:val="none" w:sz="0" w:space="0" w:color="auto"/>
              </w:divBdr>
            </w:div>
            <w:div w:id="691229992">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692077380">
              <w:marLeft w:val="0"/>
              <w:marRight w:val="0"/>
              <w:marTop w:val="0"/>
              <w:marBottom w:val="0"/>
              <w:divBdr>
                <w:top w:val="none" w:sz="0" w:space="0" w:color="auto"/>
                <w:left w:val="none" w:sz="0" w:space="0" w:color="auto"/>
                <w:bottom w:val="none" w:sz="0" w:space="0" w:color="auto"/>
                <w:right w:val="none" w:sz="0" w:space="0" w:color="auto"/>
              </w:divBdr>
            </w:div>
            <w:div w:id="693767331">
              <w:marLeft w:val="0"/>
              <w:marRight w:val="0"/>
              <w:marTop w:val="0"/>
              <w:marBottom w:val="0"/>
              <w:divBdr>
                <w:top w:val="none" w:sz="0" w:space="0" w:color="auto"/>
                <w:left w:val="none" w:sz="0" w:space="0" w:color="auto"/>
                <w:bottom w:val="none" w:sz="0" w:space="0" w:color="auto"/>
                <w:right w:val="none" w:sz="0" w:space="0" w:color="auto"/>
              </w:divBdr>
            </w:div>
            <w:div w:id="696004395">
              <w:marLeft w:val="0"/>
              <w:marRight w:val="0"/>
              <w:marTop w:val="0"/>
              <w:marBottom w:val="0"/>
              <w:divBdr>
                <w:top w:val="none" w:sz="0" w:space="0" w:color="auto"/>
                <w:left w:val="none" w:sz="0" w:space="0" w:color="auto"/>
                <w:bottom w:val="none" w:sz="0" w:space="0" w:color="auto"/>
                <w:right w:val="none" w:sz="0" w:space="0" w:color="auto"/>
              </w:divBdr>
            </w:div>
            <w:div w:id="696345652">
              <w:marLeft w:val="0"/>
              <w:marRight w:val="0"/>
              <w:marTop w:val="0"/>
              <w:marBottom w:val="0"/>
              <w:divBdr>
                <w:top w:val="none" w:sz="0" w:space="0" w:color="auto"/>
                <w:left w:val="none" w:sz="0" w:space="0" w:color="auto"/>
                <w:bottom w:val="none" w:sz="0" w:space="0" w:color="auto"/>
                <w:right w:val="none" w:sz="0" w:space="0" w:color="auto"/>
              </w:divBdr>
            </w:div>
            <w:div w:id="697005799">
              <w:marLeft w:val="0"/>
              <w:marRight w:val="0"/>
              <w:marTop w:val="0"/>
              <w:marBottom w:val="0"/>
              <w:divBdr>
                <w:top w:val="none" w:sz="0" w:space="0" w:color="auto"/>
                <w:left w:val="none" w:sz="0" w:space="0" w:color="auto"/>
                <w:bottom w:val="none" w:sz="0" w:space="0" w:color="auto"/>
                <w:right w:val="none" w:sz="0" w:space="0" w:color="auto"/>
              </w:divBdr>
            </w:div>
            <w:div w:id="698550688">
              <w:marLeft w:val="0"/>
              <w:marRight w:val="0"/>
              <w:marTop w:val="0"/>
              <w:marBottom w:val="0"/>
              <w:divBdr>
                <w:top w:val="none" w:sz="0" w:space="0" w:color="auto"/>
                <w:left w:val="none" w:sz="0" w:space="0" w:color="auto"/>
                <w:bottom w:val="none" w:sz="0" w:space="0" w:color="auto"/>
                <w:right w:val="none" w:sz="0" w:space="0" w:color="auto"/>
              </w:divBdr>
            </w:div>
            <w:div w:id="699358949">
              <w:marLeft w:val="0"/>
              <w:marRight w:val="0"/>
              <w:marTop w:val="0"/>
              <w:marBottom w:val="0"/>
              <w:divBdr>
                <w:top w:val="none" w:sz="0" w:space="0" w:color="auto"/>
                <w:left w:val="none" w:sz="0" w:space="0" w:color="auto"/>
                <w:bottom w:val="none" w:sz="0" w:space="0" w:color="auto"/>
                <w:right w:val="none" w:sz="0" w:space="0" w:color="auto"/>
              </w:divBdr>
            </w:div>
            <w:div w:id="700478788">
              <w:marLeft w:val="0"/>
              <w:marRight w:val="0"/>
              <w:marTop w:val="0"/>
              <w:marBottom w:val="0"/>
              <w:divBdr>
                <w:top w:val="none" w:sz="0" w:space="0" w:color="auto"/>
                <w:left w:val="none" w:sz="0" w:space="0" w:color="auto"/>
                <w:bottom w:val="none" w:sz="0" w:space="0" w:color="auto"/>
                <w:right w:val="none" w:sz="0" w:space="0" w:color="auto"/>
              </w:divBdr>
            </w:div>
            <w:div w:id="701243461">
              <w:marLeft w:val="0"/>
              <w:marRight w:val="0"/>
              <w:marTop w:val="0"/>
              <w:marBottom w:val="0"/>
              <w:divBdr>
                <w:top w:val="none" w:sz="0" w:space="0" w:color="auto"/>
                <w:left w:val="none" w:sz="0" w:space="0" w:color="auto"/>
                <w:bottom w:val="none" w:sz="0" w:space="0" w:color="auto"/>
                <w:right w:val="none" w:sz="0" w:space="0" w:color="auto"/>
              </w:divBdr>
            </w:div>
            <w:div w:id="704209126">
              <w:marLeft w:val="0"/>
              <w:marRight w:val="0"/>
              <w:marTop w:val="0"/>
              <w:marBottom w:val="0"/>
              <w:divBdr>
                <w:top w:val="none" w:sz="0" w:space="0" w:color="auto"/>
                <w:left w:val="none" w:sz="0" w:space="0" w:color="auto"/>
                <w:bottom w:val="none" w:sz="0" w:space="0" w:color="auto"/>
                <w:right w:val="none" w:sz="0" w:space="0" w:color="auto"/>
              </w:divBdr>
            </w:div>
            <w:div w:id="706298565">
              <w:marLeft w:val="0"/>
              <w:marRight w:val="0"/>
              <w:marTop w:val="0"/>
              <w:marBottom w:val="0"/>
              <w:divBdr>
                <w:top w:val="none" w:sz="0" w:space="0" w:color="auto"/>
                <w:left w:val="none" w:sz="0" w:space="0" w:color="auto"/>
                <w:bottom w:val="none" w:sz="0" w:space="0" w:color="auto"/>
                <w:right w:val="none" w:sz="0" w:space="0" w:color="auto"/>
              </w:divBdr>
            </w:div>
            <w:div w:id="707145114">
              <w:marLeft w:val="0"/>
              <w:marRight w:val="0"/>
              <w:marTop w:val="0"/>
              <w:marBottom w:val="0"/>
              <w:divBdr>
                <w:top w:val="none" w:sz="0" w:space="0" w:color="auto"/>
                <w:left w:val="none" w:sz="0" w:space="0" w:color="auto"/>
                <w:bottom w:val="none" w:sz="0" w:space="0" w:color="auto"/>
                <w:right w:val="none" w:sz="0" w:space="0" w:color="auto"/>
              </w:divBdr>
            </w:div>
            <w:div w:id="708645608">
              <w:marLeft w:val="0"/>
              <w:marRight w:val="0"/>
              <w:marTop w:val="0"/>
              <w:marBottom w:val="0"/>
              <w:divBdr>
                <w:top w:val="none" w:sz="0" w:space="0" w:color="auto"/>
                <w:left w:val="none" w:sz="0" w:space="0" w:color="auto"/>
                <w:bottom w:val="none" w:sz="0" w:space="0" w:color="auto"/>
                <w:right w:val="none" w:sz="0" w:space="0" w:color="auto"/>
              </w:divBdr>
            </w:div>
            <w:div w:id="710767404">
              <w:marLeft w:val="0"/>
              <w:marRight w:val="0"/>
              <w:marTop w:val="0"/>
              <w:marBottom w:val="0"/>
              <w:divBdr>
                <w:top w:val="none" w:sz="0" w:space="0" w:color="auto"/>
                <w:left w:val="none" w:sz="0" w:space="0" w:color="auto"/>
                <w:bottom w:val="none" w:sz="0" w:space="0" w:color="auto"/>
                <w:right w:val="none" w:sz="0" w:space="0" w:color="auto"/>
              </w:divBdr>
            </w:div>
            <w:div w:id="711536664">
              <w:marLeft w:val="0"/>
              <w:marRight w:val="0"/>
              <w:marTop w:val="0"/>
              <w:marBottom w:val="0"/>
              <w:divBdr>
                <w:top w:val="none" w:sz="0" w:space="0" w:color="auto"/>
                <w:left w:val="none" w:sz="0" w:space="0" w:color="auto"/>
                <w:bottom w:val="none" w:sz="0" w:space="0" w:color="auto"/>
                <w:right w:val="none" w:sz="0" w:space="0" w:color="auto"/>
              </w:divBdr>
            </w:div>
            <w:div w:id="711926531">
              <w:marLeft w:val="0"/>
              <w:marRight w:val="0"/>
              <w:marTop w:val="0"/>
              <w:marBottom w:val="0"/>
              <w:divBdr>
                <w:top w:val="none" w:sz="0" w:space="0" w:color="auto"/>
                <w:left w:val="none" w:sz="0" w:space="0" w:color="auto"/>
                <w:bottom w:val="none" w:sz="0" w:space="0" w:color="auto"/>
                <w:right w:val="none" w:sz="0" w:space="0" w:color="auto"/>
              </w:divBdr>
            </w:div>
            <w:div w:id="712313299">
              <w:marLeft w:val="0"/>
              <w:marRight w:val="0"/>
              <w:marTop w:val="0"/>
              <w:marBottom w:val="0"/>
              <w:divBdr>
                <w:top w:val="none" w:sz="0" w:space="0" w:color="auto"/>
                <w:left w:val="none" w:sz="0" w:space="0" w:color="auto"/>
                <w:bottom w:val="none" w:sz="0" w:space="0" w:color="auto"/>
                <w:right w:val="none" w:sz="0" w:space="0" w:color="auto"/>
              </w:divBdr>
            </w:div>
            <w:div w:id="712341409">
              <w:marLeft w:val="0"/>
              <w:marRight w:val="0"/>
              <w:marTop w:val="0"/>
              <w:marBottom w:val="0"/>
              <w:divBdr>
                <w:top w:val="none" w:sz="0" w:space="0" w:color="auto"/>
                <w:left w:val="none" w:sz="0" w:space="0" w:color="auto"/>
                <w:bottom w:val="none" w:sz="0" w:space="0" w:color="auto"/>
                <w:right w:val="none" w:sz="0" w:space="0" w:color="auto"/>
              </w:divBdr>
            </w:div>
            <w:div w:id="713579391">
              <w:marLeft w:val="0"/>
              <w:marRight w:val="0"/>
              <w:marTop w:val="0"/>
              <w:marBottom w:val="0"/>
              <w:divBdr>
                <w:top w:val="none" w:sz="0" w:space="0" w:color="auto"/>
                <w:left w:val="none" w:sz="0" w:space="0" w:color="auto"/>
                <w:bottom w:val="none" w:sz="0" w:space="0" w:color="auto"/>
                <w:right w:val="none" w:sz="0" w:space="0" w:color="auto"/>
              </w:divBdr>
            </w:div>
            <w:div w:id="713847400">
              <w:marLeft w:val="0"/>
              <w:marRight w:val="0"/>
              <w:marTop w:val="0"/>
              <w:marBottom w:val="0"/>
              <w:divBdr>
                <w:top w:val="none" w:sz="0" w:space="0" w:color="auto"/>
                <w:left w:val="none" w:sz="0" w:space="0" w:color="auto"/>
                <w:bottom w:val="none" w:sz="0" w:space="0" w:color="auto"/>
                <w:right w:val="none" w:sz="0" w:space="0" w:color="auto"/>
              </w:divBdr>
            </w:div>
            <w:div w:id="714622805">
              <w:marLeft w:val="0"/>
              <w:marRight w:val="0"/>
              <w:marTop w:val="0"/>
              <w:marBottom w:val="0"/>
              <w:divBdr>
                <w:top w:val="none" w:sz="0" w:space="0" w:color="auto"/>
                <w:left w:val="none" w:sz="0" w:space="0" w:color="auto"/>
                <w:bottom w:val="none" w:sz="0" w:space="0" w:color="auto"/>
                <w:right w:val="none" w:sz="0" w:space="0" w:color="auto"/>
              </w:divBdr>
            </w:div>
            <w:div w:id="717902221">
              <w:marLeft w:val="0"/>
              <w:marRight w:val="0"/>
              <w:marTop w:val="0"/>
              <w:marBottom w:val="0"/>
              <w:divBdr>
                <w:top w:val="none" w:sz="0" w:space="0" w:color="auto"/>
                <w:left w:val="none" w:sz="0" w:space="0" w:color="auto"/>
                <w:bottom w:val="none" w:sz="0" w:space="0" w:color="auto"/>
                <w:right w:val="none" w:sz="0" w:space="0" w:color="auto"/>
              </w:divBdr>
            </w:div>
            <w:div w:id="718553492">
              <w:marLeft w:val="0"/>
              <w:marRight w:val="0"/>
              <w:marTop w:val="0"/>
              <w:marBottom w:val="0"/>
              <w:divBdr>
                <w:top w:val="none" w:sz="0" w:space="0" w:color="auto"/>
                <w:left w:val="none" w:sz="0" w:space="0" w:color="auto"/>
                <w:bottom w:val="none" w:sz="0" w:space="0" w:color="auto"/>
                <w:right w:val="none" w:sz="0" w:space="0" w:color="auto"/>
              </w:divBdr>
            </w:div>
            <w:div w:id="719405981">
              <w:marLeft w:val="0"/>
              <w:marRight w:val="0"/>
              <w:marTop w:val="0"/>
              <w:marBottom w:val="0"/>
              <w:divBdr>
                <w:top w:val="none" w:sz="0" w:space="0" w:color="auto"/>
                <w:left w:val="none" w:sz="0" w:space="0" w:color="auto"/>
                <w:bottom w:val="none" w:sz="0" w:space="0" w:color="auto"/>
                <w:right w:val="none" w:sz="0" w:space="0" w:color="auto"/>
              </w:divBdr>
            </w:div>
            <w:div w:id="721171751">
              <w:marLeft w:val="0"/>
              <w:marRight w:val="0"/>
              <w:marTop w:val="0"/>
              <w:marBottom w:val="0"/>
              <w:divBdr>
                <w:top w:val="none" w:sz="0" w:space="0" w:color="auto"/>
                <w:left w:val="none" w:sz="0" w:space="0" w:color="auto"/>
                <w:bottom w:val="none" w:sz="0" w:space="0" w:color="auto"/>
                <w:right w:val="none" w:sz="0" w:space="0" w:color="auto"/>
              </w:divBdr>
            </w:div>
            <w:div w:id="722213717">
              <w:marLeft w:val="0"/>
              <w:marRight w:val="0"/>
              <w:marTop w:val="0"/>
              <w:marBottom w:val="0"/>
              <w:divBdr>
                <w:top w:val="none" w:sz="0" w:space="0" w:color="auto"/>
                <w:left w:val="none" w:sz="0" w:space="0" w:color="auto"/>
                <w:bottom w:val="none" w:sz="0" w:space="0" w:color="auto"/>
                <w:right w:val="none" w:sz="0" w:space="0" w:color="auto"/>
              </w:divBdr>
            </w:div>
            <w:div w:id="726684347">
              <w:marLeft w:val="0"/>
              <w:marRight w:val="0"/>
              <w:marTop w:val="0"/>
              <w:marBottom w:val="0"/>
              <w:divBdr>
                <w:top w:val="none" w:sz="0" w:space="0" w:color="auto"/>
                <w:left w:val="none" w:sz="0" w:space="0" w:color="auto"/>
                <w:bottom w:val="none" w:sz="0" w:space="0" w:color="auto"/>
                <w:right w:val="none" w:sz="0" w:space="0" w:color="auto"/>
              </w:divBdr>
            </w:div>
            <w:div w:id="726999725">
              <w:marLeft w:val="0"/>
              <w:marRight w:val="0"/>
              <w:marTop w:val="0"/>
              <w:marBottom w:val="0"/>
              <w:divBdr>
                <w:top w:val="none" w:sz="0" w:space="0" w:color="auto"/>
                <w:left w:val="none" w:sz="0" w:space="0" w:color="auto"/>
                <w:bottom w:val="none" w:sz="0" w:space="0" w:color="auto"/>
                <w:right w:val="none" w:sz="0" w:space="0" w:color="auto"/>
              </w:divBdr>
            </w:div>
            <w:div w:id="729038390">
              <w:marLeft w:val="0"/>
              <w:marRight w:val="0"/>
              <w:marTop w:val="0"/>
              <w:marBottom w:val="0"/>
              <w:divBdr>
                <w:top w:val="none" w:sz="0" w:space="0" w:color="auto"/>
                <w:left w:val="none" w:sz="0" w:space="0" w:color="auto"/>
                <w:bottom w:val="none" w:sz="0" w:space="0" w:color="auto"/>
                <w:right w:val="none" w:sz="0" w:space="0" w:color="auto"/>
              </w:divBdr>
            </w:div>
            <w:div w:id="729304788">
              <w:marLeft w:val="0"/>
              <w:marRight w:val="0"/>
              <w:marTop w:val="0"/>
              <w:marBottom w:val="0"/>
              <w:divBdr>
                <w:top w:val="none" w:sz="0" w:space="0" w:color="auto"/>
                <w:left w:val="none" w:sz="0" w:space="0" w:color="auto"/>
                <w:bottom w:val="none" w:sz="0" w:space="0" w:color="auto"/>
                <w:right w:val="none" w:sz="0" w:space="0" w:color="auto"/>
              </w:divBdr>
            </w:div>
            <w:div w:id="730081824">
              <w:marLeft w:val="0"/>
              <w:marRight w:val="0"/>
              <w:marTop w:val="0"/>
              <w:marBottom w:val="0"/>
              <w:divBdr>
                <w:top w:val="none" w:sz="0" w:space="0" w:color="auto"/>
                <w:left w:val="none" w:sz="0" w:space="0" w:color="auto"/>
                <w:bottom w:val="none" w:sz="0" w:space="0" w:color="auto"/>
                <w:right w:val="none" w:sz="0" w:space="0" w:color="auto"/>
              </w:divBdr>
            </w:div>
            <w:div w:id="733511359">
              <w:marLeft w:val="0"/>
              <w:marRight w:val="0"/>
              <w:marTop w:val="0"/>
              <w:marBottom w:val="0"/>
              <w:divBdr>
                <w:top w:val="none" w:sz="0" w:space="0" w:color="auto"/>
                <w:left w:val="none" w:sz="0" w:space="0" w:color="auto"/>
                <w:bottom w:val="none" w:sz="0" w:space="0" w:color="auto"/>
                <w:right w:val="none" w:sz="0" w:space="0" w:color="auto"/>
              </w:divBdr>
            </w:div>
            <w:div w:id="733746088">
              <w:marLeft w:val="0"/>
              <w:marRight w:val="0"/>
              <w:marTop w:val="0"/>
              <w:marBottom w:val="0"/>
              <w:divBdr>
                <w:top w:val="none" w:sz="0" w:space="0" w:color="auto"/>
                <w:left w:val="none" w:sz="0" w:space="0" w:color="auto"/>
                <w:bottom w:val="none" w:sz="0" w:space="0" w:color="auto"/>
                <w:right w:val="none" w:sz="0" w:space="0" w:color="auto"/>
              </w:divBdr>
            </w:div>
            <w:div w:id="737827874">
              <w:marLeft w:val="0"/>
              <w:marRight w:val="0"/>
              <w:marTop w:val="0"/>
              <w:marBottom w:val="0"/>
              <w:divBdr>
                <w:top w:val="none" w:sz="0" w:space="0" w:color="auto"/>
                <w:left w:val="none" w:sz="0" w:space="0" w:color="auto"/>
                <w:bottom w:val="none" w:sz="0" w:space="0" w:color="auto"/>
                <w:right w:val="none" w:sz="0" w:space="0" w:color="auto"/>
              </w:divBdr>
            </w:div>
            <w:div w:id="738865065">
              <w:marLeft w:val="0"/>
              <w:marRight w:val="0"/>
              <w:marTop w:val="0"/>
              <w:marBottom w:val="0"/>
              <w:divBdr>
                <w:top w:val="none" w:sz="0" w:space="0" w:color="auto"/>
                <w:left w:val="none" w:sz="0" w:space="0" w:color="auto"/>
                <w:bottom w:val="none" w:sz="0" w:space="0" w:color="auto"/>
                <w:right w:val="none" w:sz="0" w:space="0" w:color="auto"/>
              </w:divBdr>
            </w:div>
            <w:div w:id="742024837">
              <w:marLeft w:val="0"/>
              <w:marRight w:val="0"/>
              <w:marTop w:val="0"/>
              <w:marBottom w:val="0"/>
              <w:divBdr>
                <w:top w:val="none" w:sz="0" w:space="0" w:color="auto"/>
                <w:left w:val="none" w:sz="0" w:space="0" w:color="auto"/>
                <w:bottom w:val="none" w:sz="0" w:space="0" w:color="auto"/>
                <w:right w:val="none" w:sz="0" w:space="0" w:color="auto"/>
              </w:divBdr>
            </w:div>
            <w:div w:id="743912597">
              <w:marLeft w:val="0"/>
              <w:marRight w:val="0"/>
              <w:marTop w:val="0"/>
              <w:marBottom w:val="0"/>
              <w:divBdr>
                <w:top w:val="none" w:sz="0" w:space="0" w:color="auto"/>
                <w:left w:val="none" w:sz="0" w:space="0" w:color="auto"/>
                <w:bottom w:val="none" w:sz="0" w:space="0" w:color="auto"/>
                <w:right w:val="none" w:sz="0" w:space="0" w:color="auto"/>
              </w:divBdr>
            </w:div>
            <w:div w:id="747577509">
              <w:marLeft w:val="0"/>
              <w:marRight w:val="0"/>
              <w:marTop w:val="0"/>
              <w:marBottom w:val="0"/>
              <w:divBdr>
                <w:top w:val="none" w:sz="0" w:space="0" w:color="auto"/>
                <w:left w:val="none" w:sz="0" w:space="0" w:color="auto"/>
                <w:bottom w:val="none" w:sz="0" w:space="0" w:color="auto"/>
                <w:right w:val="none" w:sz="0" w:space="0" w:color="auto"/>
              </w:divBdr>
            </w:div>
            <w:div w:id="747923225">
              <w:marLeft w:val="0"/>
              <w:marRight w:val="0"/>
              <w:marTop w:val="0"/>
              <w:marBottom w:val="0"/>
              <w:divBdr>
                <w:top w:val="none" w:sz="0" w:space="0" w:color="auto"/>
                <w:left w:val="none" w:sz="0" w:space="0" w:color="auto"/>
                <w:bottom w:val="none" w:sz="0" w:space="0" w:color="auto"/>
                <w:right w:val="none" w:sz="0" w:space="0" w:color="auto"/>
              </w:divBdr>
            </w:div>
            <w:div w:id="749280062">
              <w:marLeft w:val="0"/>
              <w:marRight w:val="0"/>
              <w:marTop w:val="0"/>
              <w:marBottom w:val="0"/>
              <w:divBdr>
                <w:top w:val="none" w:sz="0" w:space="0" w:color="auto"/>
                <w:left w:val="none" w:sz="0" w:space="0" w:color="auto"/>
                <w:bottom w:val="none" w:sz="0" w:space="0" w:color="auto"/>
                <w:right w:val="none" w:sz="0" w:space="0" w:color="auto"/>
              </w:divBdr>
            </w:div>
            <w:div w:id="750347198">
              <w:marLeft w:val="0"/>
              <w:marRight w:val="0"/>
              <w:marTop w:val="0"/>
              <w:marBottom w:val="0"/>
              <w:divBdr>
                <w:top w:val="none" w:sz="0" w:space="0" w:color="auto"/>
                <w:left w:val="none" w:sz="0" w:space="0" w:color="auto"/>
                <w:bottom w:val="none" w:sz="0" w:space="0" w:color="auto"/>
                <w:right w:val="none" w:sz="0" w:space="0" w:color="auto"/>
              </w:divBdr>
            </w:div>
            <w:div w:id="754671904">
              <w:marLeft w:val="0"/>
              <w:marRight w:val="0"/>
              <w:marTop w:val="0"/>
              <w:marBottom w:val="0"/>
              <w:divBdr>
                <w:top w:val="none" w:sz="0" w:space="0" w:color="auto"/>
                <w:left w:val="none" w:sz="0" w:space="0" w:color="auto"/>
                <w:bottom w:val="none" w:sz="0" w:space="0" w:color="auto"/>
                <w:right w:val="none" w:sz="0" w:space="0" w:color="auto"/>
              </w:divBdr>
            </w:div>
            <w:div w:id="755323200">
              <w:marLeft w:val="0"/>
              <w:marRight w:val="0"/>
              <w:marTop w:val="0"/>
              <w:marBottom w:val="0"/>
              <w:divBdr>
                <w:top w:val="none" w:sz="0" w:space="0" w:color="auto"/>
                <w:left w:val="none" w:sz="0" w:space="0" w:color="auto"/>
                <w:bottom w:val="none" w:sz="0" w:space="0" w:color="auto"/>
                <w:right w:val="none" w:sz="0" w:space="0" w:color="auto"/>
              </w:divBdr>
            </w:div>
            <w:div w:id="756443802">
              <w:marLeft w:val="0"/>
              <w:marRight w:val="0"/>
              <w:marTop w:val="0"/>
              <w:marBottom w:val="0"/>
              <w:divBdr>
                <w:top w:val="none" w:sz="0" w:space="0" w:color="auto"/>
                <w:left w:val="none" w:sz="0" w:space="0" w:color="auto"/>
                <w:bottom w:val="none" w:sz="0" w:space="0" w:color="auto"/>
                <w:right w:val="none" w:sz="0" w:space="0" w:color="auto"/>
              </w:divBdr>
            </w:div>
            <w:div w:id="756484772">
              <w:marLeft w:val="0"/>
              <w:marRight w:val="0"/>
              <w:marTop w:val="0"/>
              <w:marBottom w:val="0"/>
              <w:divBdr>
                <w:top w:val="none" w:sz="0" w:space="0" w:color="auto"/>
                <w:left w:val="none" w:sz="0" w:space="0" w:color="auto"/>
                <w:bottom w:val="none" w:sz="0" w:space="0" w:color="auto"/>
                <w:right w:val="none" w:sz="0" w:space="0" w:color="auto"/>
              </w:divBdr>
            </w:div>
            <w:div w:id="757411191">
              <w:marLeft w:val="0"/>
              <w:marRight w:val="0"/>
              <w:marTop w:val="0"/>
              <w:marBottom w:val="0"/>
              <w:divBdr>
                <w:top w:val="none" w:sz="0" w:space="0" w:color="auto"/>
                <w:left w:val="none" w:sz="0" w:space="0" w:color="auto"/>
                <w:bottom w:val="none" w:sz="0" w:space="0" w:color="auto"/>
                <w:right w:val="none" w:sz="0" w:space="0" w:color="auto"/>
              </w:divBdr>
            </w:div>
            <w:div w:id="758529472">
              <w:marLeft w:val="0"/>
              <w:marRight w:val="0"/>
              <w:marTop w:val="0"/>
              <w:marBottom w:val="0"/>
              <w:divBdr>
                <w:top w:val="none" w:sz="0" w:space="0" w:color="auto"/>
                <w:left w:val="none" w:sz="0" w:space="0" w:color="auto"/>
                <w:bottom w:val="none" w:sz="0" w:space="0" w:color="auto"/>
                <w:right w:val="none" w:sz="0" w:space="0" w:color="auto"/>
              </w:divBdr>
            </w:div>
            <w:div w:id="759763446">
              <w:marLeft w:val="0"/>
              <w:marRight w:val="0"/>
              <w:marTop w:val="0"/>
              <w:marBottom w:val="0"/>
              <w:divBdr>
                <w:top w:val="none" w:sz="0" w:space="0" w:color="auto"/>
                <w:left w:val="none" w:sz="0" w:space="0" w:color="auto"/>
                <w:bottom w:val="none" w:sz="0" w:space="0" w:color="auto"/>
                <w:right w:val="none" w:sz="0" w:space="0" w:color="auto"/>
              </w:divBdr>
            </w:div>
            <w:div w:id="759837512">
              <w:marLeft w:val="0"/>
              <w:marRight w:val="0"/>
              <w:marTop w:val="0"/>
              <w:marBottom w:val="0"/>
              <w:divBdr>
                <w:top w:val="none" w:sz="0" w:space="0" w:color="auto"/>
                <w:left w:val="none" w:sz="0" w:space="0" w:color="auto"/>
                <w:bottom w:val="none" w:sz="0" w:space="0" w:color="auto"/>
                <w:right w:val="none" w:sz="0" w:space="0" w:color="auto"/>
              </w:divBdr>
            </w:div>
            <w:div w:id="760874553">
              <w:marLeft w:val="0"/>
              <w:marRight w:val="0"/>
              <w:marTop w:val="0"/>
              <w:marBottom w:val="0"/>
              <w:divBdr>
                <w:top w:val="none" w:sz="0" w:space="0" w:color="auto"/>
                <w:left w:val="none" w:sz="0" w:space="0" w:color="auto"/>
                <w:bottom w:val="none" w:sz="0" w:space="0" w:color="auto"/>
                <w:right w:val="none" w:sz="0" w:space="0" w:color="auto"/>
              </w:divBdr>
            </w:div>
            <w:div w:id="763233902">
              <w:marLeft w:val="0"/>
              <w:marRight w:val="0"/>
              <w:marTop w:val="0"/>
              <w:marBottom w:val="0"/>
              <w:divBdr>
                <w:top w:val="none" w:sz="0" w:space="0" w:color="auto"/>
                <w:left w:val="none" w:sz="0" w:space="0" w:color="auto"/>
                <w:bottom w:val="none" w:sz="0" w:space="0" w:color="auto"/>
                <w:right w:val="none" w:sz="0" w:space="0" w:color="auto"/>
              </w:divBdr>
            </w:div>
            <w:div w:id="766342244">
              <w:marLeft w:val="0"/>
              <w:marRight w:val="0"/>
              <w:marTop w:val="0"/>
              <w:marBottom w:val="0"/>
              <w:divBdr>
                <w:top w:val="none" w:sz="0" w:space="0" w:color="auto"/>
                <w:left w:val="none" w:sz="0" w:space="0" w:color="auto"/>
                <w:bottom w:val="none" w:sz="0" w:space="0" w:color="auto"/>
                <w:right w:val="none" w:sz="0" w:space="0" w:color="auto"/>
              </w:divBdr>
            </w:div>
            <w:div w:id="767194277">
              <w:marLeft w:val="0"/>
              <w:marRight w:val="0"/>
              <w:marTop w:val="0"/>
              <w:marBottom w:val="0"/>
              <w:divBdr>
                <w:top w:val="none" w:sz="0" w:space="0" w:color="auto"/>
                <w:left w:val="none" w:sz="0" w:space="0" w:color="auto"/>
                <w:bottom w:val="none" w:sz="0" w:space="0" w:color="auto"/>
                <w:right w:val="none" w:sz="0" w:space="0" w:color="auto"/>
              </w:divBdr>
            </w:div>
            <w:div w:id="774515326">
              <w:marLeft w:val="0"/>
              <w:marRight w:val="0"/>
              <w:marTop w:val="0"/>
              <w:marBottom w:val="0"/>
              <w:divBdr>
                <w:top w:val="none" w:sz="0" w:space="0" w:color="auto"/>
                <w:left w:val="none" w:sz="0" w:space="0" w:color="auto"/>
                <w:bottom w:val="none" w:sz="0" w:space="0" w:color="auto"/>
                <w:right w:val="none" w:sz="0" w:space="0" w:color="auto"/>
              </w:divBdr>
            </w:div>
            <w:div w:id="776874443">
              <w:marLeft w:val="0"/>
              <w:marRight w:val="0"/>
              <w:marTop w:val="0"/>
              <w:marBottom w:val="0"/>
              <w:divBdr>
                <w:top w:val="none" w:sz="0" w:space="0" w:color="auto"/>
                <w:left w:val="none" w:sz="0" w:space="0" w:color="auto"/>
                <w:bottom w:val="none" w:sz="0" w:space="0" w:color="auto"/>
                <w:right w:val="none" w:sz="0" w:space="0" w:color="auto"/>
              </w:divBdr>
            </w:div>
            <w:div w:id="782459445">
              <w:marLeft w:val="0"/>
              <w:marRight w:val="0"/>
              <w:marTop w:val="0"/>
              <w:marBottom w:val="0"/>
              <w:divBdr>
                <w:top w:val="none" w:sz="0" w:space="0" w:color="auto"/>
                <w:left w:val="none" w:sz="0" w:space="0" w:color="auto"/>
                <w:bottom w:val="none" w:sz="0" w:space="0" w:color="auto"/>
                <w:right w:val="none" w:sz="0" w:space="0" w:color="auto"/>
              </w:divBdr>
            </w:div>
            <w:div w:id="783502279">
              <w:marLeft w:val="0"/>
              <w:marRight w:val="0"/>
              <w:marTop w:val="0"/>
              <w:marBottom w:val="0"/>
              <w:divBdr>
                <w:top w:val="none" w:sz="0" w:space="0" w:color="auto"/>
                <w:left w:val="none" w:sz="0" w:space="0" w:color="auto"/>
                <w:bottom w:val="none" w:sz="0" w:space="0" w:color="auto"/>
                <w:right w:val="none" w:sz="0" w:space="0" w:color="auto"/>
              </w:divBdr>
            </w:div>
            <w:div w:id="783580469">
              <w:marLeft w:val="0"/>
              <w:marRight w:val="0"/>
              <w:marTop w:val="0"/>
              <w:marBottom w:val="0"/>
              <w:divBdr>
                <w:top w:val="none" w:sz="0" w:space="0" w:color="auto"/>
                <w:left w:val="none" w:sz="0" w:space="0" w:color="auto"/>
                <w:bottom w:val="none" w:sz="0" w:space="0" w:color="auto"/>
                <w:right w:val="none" w:sz="0" w:space="0" w:color="auto"/>
              </w:divBdr>
            </w:div>
            <w:div w:id="783693359">
              <w:marLeft w:val="0"/>
              <w:marRight w:val="0"/>
              <w:marTop w:val="0"/>
              <w:marBottom w:val="0"/>
              <w:divBdr>
                <w:top w:val="none" w:sz="0" w:space="0" w:color="auto"/>
                <w:left w:val="none" w:sz="0" w:space="0" w:color="auto"/>
                <w:bottom w:val="none" w:sz="0" w:space="0" w:color="auto"/>
                <w:right w:val="none" w:sz="0" w:space="0" w:color="auto"/>
              </w:divBdr>
            </w:div>
            <w:div w:id="785122338">
              <w:marLeft w:val="0"/>
              <w:marRight w:val="0"/>
              <w:marTop w:val="0"/>
              <w:marBottom w:val="0"/>
              <w:divBdr>
                <w:top w:val="none" w:sz="0" w:space="0" w:color="auto"/>
                <w:left w:val="none" w:sz="0" w:space="0" w:color="auto"/>
                <w:bottom w:val="none" w:sz="0" w:space="0" w:color="auto"/>
                <w:right w:val="none" w:sz="0" w:space="0" w:color="auto"/>
              </w:divBdr>
            </w:div>
            <w:div w:id="788281253">
              <w:marLeft w:val="0"/>
              <w:marRight w:val="0"/>
              <w:marTop w:val="0"/>
              <w:marBottom w:val="0"/>
              <w:divBdr>
                <w:top w:val="none" w:sz="0" w:space="0" w:color="auto"/>
                <w:left w:val="none" w:sz="0" w:space="0" w:color="auto"/>
                <w:bottom w:val="none" w:sz="0" w:space="0" w:color="auto"/>
                <w:right w:val="none" w:sz="0" w:space="0" w:color="auto"/>
              </w:divBdr>
            </w:div>
            <w:div w:id="789861923">
              <w:marLeft w:val="0"/>
              <w:marRight w:val="0"/>
              <w:marTop w:val="0"/>
              <w:marBottom w:val="0"/>
              <w:divBdr>
                <w:top w:val="none" w:sz="0" w:space="0" w:color="auto"/>
                <w:left w:val="none" w:sz="0" w:space="0" w:color="auto"/>
                <w:bottom w:val="none" w:sz="0" w:space="0" w:color="auto"/>
                <w:right w:val="none" w:sz="0" w:space="0" w:color="auto"/>
              </w:divBdr>
            </w:div>
            <w:div w:id="793447503">
              <w:marLeft w:val="0"/>
              <w:marRight w:val="0"/>
              <w:marTop w:val="0"/>
              <w:marBottom w:val="0"/>
              <w:divBdr>
                <w:top w:val="none" w:sz="0" w:space="0" w:color="auto"/>
                <w:left w:val="none" w:sz="0" w:space="0" w:color="auto"/>
                <w:bottom w:val="none" w:sz="0" w:space="0" w:color="auto"/>
                <w:right w:val="none" w:sz="0" w:space="0" w:color="auto"/>
              </w:divBdr>
            </w:div>
            <w:div w:id="793600763">
              <w:marLeft w:val="0"/>
              <w:marRight w:val="0"/>
              <w:marTop w:val="0"/>
              <w:marBottom w:val="0"/>
              <w:divBdr>
                <w:top w:val="none" w:sz="0" w:space="0" w:color="auto"/>
                <w:left w:val="none" w:sz="0" w:space="0" w:color="auto"/>
                <w:bottom w:val="none" w:sz="0" w:space="0" w:color="auto"/>
                <w:right w:val="none" w:sz="0" w:space="0" w:color="auto"/>
              </w:divBdr>
            </w:div>
            <w:div w:id="794250629">
              <w:marLeft w:val="0"/>
              <w:marRight w:val="0"/>
              <w:marTop w:val="0"/>
              <w:marBottom w:val="0"/>
              <w:divBdr>
                <w:top w:val="none" w:sz="0" w:space="0" w:color="auto"/>
                <w:left w:val="none" w:sz="0" w:space="0" w:color="auto"/>
                <w:bottom w:val="none" w:sz="0" w:space="0" w:color="auto"/>
                <w:right w:val="none" w:sz="0" w:space="0" w:color="auto"/>
              </w:divBdr>
            </w:div>
            <w:div w:id="794787172">
              <w:marLeft w:val="0"/>
              <w:marRight w:val="0"/>
              <w:marTop w:val="0"/>
              <w:marBottom w:val="0"/>
              <w:divBdr>
                <w:top w:val="none" w:sz="0" w:space="0" w:color="auto"/>
                <w:left w:val="none" w:sz="0" w:space="0" w:color="auto"/>
                <w:bottom w:val="none" w:sz="0" w:space="0" w:color="auto"/>
                <w:right w:val="none" w:sz="0" w:space="0" w:color="auto"/>
              </w:divBdr>
            </w:div>
            <w:div w:id="795295710">
              <w:marLeft w:val="0"/>
              <w:marRight w:val="0"/>
              <w:marTop w:val="0"/>
              <w:marBottom w:val="0"/>
              <w:divBdr>
                <w:top w:val="none" w:sz="0" w:space="0" w:color="auto"/>
                <w:left w:val="none" w:sz="0" w:space="0" w:color="auto"/>
                <w:bottom w:val="none" w:sz="0" w:space="0" w:color="auto"/>
                <w:right w:val="none" w:sz="0" w:space="0" w:color="auto"/>
              </w:divBdr>
            </w:div>
            <w:div w:id="797266138">
              <w:marLeft w:val="0"/>
              <w:marRight w:val="0"/>
              <w:marTop w:val="0"/>
              <w:marBottom w:val="0"/>
              <w:divBdr>
                <w:top w:val="none" w:sz="0" w:space="0" w:color="auto"/>
                <w:left w:val="none" w:sz="0" w:space="0" w:color="auto"/>
                <w:bottom w:val="none" w:sz="0" w:space="0" w:color="auto"/>
                <w:right w:val="none" w:sz="0" w:space="0" w:color="auto"/>
              </w:divBdr>
            </w:div>
            <w:div w:id="799803196">
              <w:marLeft w:val="0"/>
              <w:marRight w:val="0"/>
              <w:marTop w:val="0"/>
              <w:marBottom w:val="0"/>
              <w:divBdr>
                <w:top w:val="none" w:sz="0" w:space="0" w:color="auto"/>
                <w:left w:val="none" w:sz="0" w:space="0" w:color="auto"/>
                <w:bottom w:val="none" w:sz="0" w:space="0" w:color="auto"/>
                <w:right w:val="none" w:sz="0" w:space="0" w:color="auto"/>
              </w:divBdr>
            </w:div>
            <w:div w:id="802044822">
              <w:marLeft w:val="0"/>
              <w:marRight w:val="0"/>
              <w:marTop w:val="0"/>
              <w:marBottom w:val="0"/>
              <w:divBdr>
                <w:top w:val="none" w:sz="0" w:space="0" w:color="auto"/>
                <w:left w:val="none" w:sz="0" w:space="0" w:color="auto"/>
                <w:bottom w:val="none" w:sz="0" w:space="0" w:color="auto"/>
                <w:right w:val="none" w:sz="0" w:space="0" w:color="auto"/>
              </w:divBdr>
            </w:div>
            <w:div w:id="802427905">
              <w:marLeft w:val="0"/>
              <w:marRight w:val="0"/>
              <w:marTop w:val="0"/>
              <w:marBottom w:val="0"/>
              <w:divBdr>
                <w:top w:val="none" w:sz="0" w:space="0" w:color="auto"/>
                <w:left w:val="none" w:sz="0" w:space="0" w:color="auto"/>
                <w:bottom w:val="none" w:sz="0" w:space="0" w:color="auto"/>
                <w:right w:val="none" w:sz="0" w:space="0" w:color="auto"/>
              </w:divBdr>
              <w:divsChild>
                <w:div w:id="20207247">
                  <w:marLeft w:val="0"/>
                  <w:marRight w:val="0"/>
                  <w:marTop w:val="0"/>
                  <w:marBottom w:val="0"/>
                  <w:divBdr>
                    <w:top w:val="none" w:sz="0" w:space="0" w:color="auto"/>
                    <w:left w:val="none" w:sz="0" w:space="0" w:color="auto"/>
                    <w:bottom w:val="none" w:sz="0" w:space="0" w:color="auto"/>
                    <w:right w:val="none" w:sz="0" w:space="0" w:color="auto"/>
                  </w:divBdr>
                </w:div>
                <w:div w:id="32316530">
                  <w:marLeft w:val="0"/>
                  <w:marRight w:val="0"/>
                  <w:marTop w:val="0"/>
                  <w:marBottom w:val="0"/>
                  <w:divBdr>
                    <w:top w:val="none" w:sz="0" w:space="0" w:color="auto"/>
                    <w:left w:val="none" w:sz="0" w:space="0" w:color="auto"/>
                    <w:bottom w:val="none" w:sz="0" w:space="0" w:color="auto"/>
                    <w:right w:val="none" w:sz="0" w:space="0" w:color="auto"/>
                  </w:divBdr>
                </w:div>
                <w:div w:id="72943158">
                  <w:marLeft w:val="0"/>
                  <w:marRight w:val="0"/>
                  <w:marTop w:val="0"/>
                  <w:marBottom w:val="0"/>
                  <w:divBdr>
                    <w:top w:val="none" w:sz="0" w:space="0" w:color="auto"/>
                    <w:left w:val="none" w:sz="0" w:space="0" w:color="auto"/>
                    <w:bottom w:val="none" w:sz="0" w:space="0" w:color="auto"/>
                    <w:right w:val="none" w:sz="0" w:space="0" w:color="auto"/>
                  </w:divBdr>
                </w:div>
                <w:div w:id="147983814">
                  <w:marLeft w:val="0"/>
                  <w:marRight w:val="0"/>
                  <w:marTop w:val="0"/>
                  <w:marBottom w:val="0"/>
                  <w:divBdr>
                    <w:top w:val="none" w:sz="0" w:space="0" w:color="auto"/>
                    <w:left w:val="none" w:sz="0" w:space="0" w:color="auto"/>
                    <w:bottom w:val="none" w:sz="0" w:space="0" w:color="auto"/>
                    <w:right w:val="none" w:sz="0" w:space="0" w:color="auto"/>
                  </w:divBdr>
                </w:div>
                <w:div w:id="181285008">
                  <w:marLeft w:val="0"/>
                  <w:marRight w:val="0"/>
                  <w:marTop w:val="0"/>
                  <w:marBottom w:val="0"/>
                  <w:divBdr>
                    <w:top w:val="none" w:sz="0" w:space="0" w:color="auto"/>
                    <w:left w:val="none" w:sz="0" w:space="0" w:color="auto"/>
                    <w:bottom w:val="none" w:sz="0" w:space="0" w:color="auto"/>
                    <w:right w:val="none" w:sz="0" w:space="0" w:color="auto"/>
                  </w:divBdr>
                </w:div>
                <w:div w:id="194586596">
                  <w:marLeft w:val="0"/>
                  <w:marRight w:val="0"/>
                  <w:marTop w:val="0"/>
                  <w:marBottom w:val="0"/>
                  <w:divBdr>
                    <w:top w:val="none" w:sz="0" w:space="0" w:color="auto"/>
                    <w:left w:val="none" w:sz="0" w:space="0" w:color="auto"/>
                    <w:bottom w:val="none" w:sz="0" w:space="0" w:color="auto"/>
                    <w:right w:val="none" w:sz="0" w:space="0" w:color="auto"/>
                  </w:divBdr>
                </w:div>
                <w:div w:id="236090968">
                  <w:marLeft w:val="0"/>
                  <w:marRight w:val="0"/>
                  <w:marTop w:val="0"/>
                  <w:marBottom w:val="0"/>
                  <w:divBdr>
                    <w:top w:val="none" w:sz="0" w:space="0" w:color="auto"/>
                    <w:left w:val="none" w:sz="0" w:space="0" w:color="auto"/>
                    <w:bottom w:val="none" w:sz="0" w:space="0" w:color="auto"/>
                    <w:right w:val="none" w:sz="0" w:space="0" w:color="auto"/>
                  </w:divBdr>
                </w:div>
                <w:div w:id="298538374">
                  <w:marLeft w:val="0"/>
                  <w:marRight w:val="0"/>
                  <w:marTop w:val="0"/>
                  <w:marBottom w:val="0"/>
                  <w:divBdr>
                    <w:top w:val="none" w:sz="0" w:space="0" w:color="auto"/>
                    <w:left w:val="none" w:sz="0" w:space="0" w:color="auto"/>
                    <w:bottom w:val="none" w:sz="0" w:space="0" w:color="auto"/>
                    <w:right w:val="none" w:sz="0" w:space="0" w:color="auto"/>
                  </w:divBdr>
                </w:div>
                <w:div w:id="368065685">
                  <w:marLeft w:val="0"/>
                  <w:marRight w:val="0"/>
                  <w:marTop w:val="0"/>
                  <w:marBottom w:val="0"/>
                  <w:divBdr>
                    <w:top w:val="none" w:sz="0" w:space="0" w:color="auto"/>
                    <w:left w:val="none" w:sz="0" w:space="0" w:color="auto"/>
                    <w:bottom w:val="none" w:sz="0" w:space="0" w:color="auto"/>
                    <w:right w:val="none" w:sz="0" w:space="0" w:color="auto"/>
                  </w:divBdr>
                </w:div>
                <w:div w:id="382797201">
                  <w:marLeft w:val="0"/>
                  <w:marRight w:val="0"/>
                  <w:marTop w:val="0"/>
                  <w:marBottom w:val="0"/>
                  <w:divBdr>
                    <w:top w:val="none" w:sz="0" w:space="0" w:color="auto"/>
                    <w:left w:val="none" w:sz="0" w:space="0" w:color="auto"/>
                    <w:bottom w:val="none" w:sz="0" w:space="0" w:color="auto"/>
                    <w:right w:val="none" w:sz="0" w:space="0" w:color="auto"/>
                  </w:divBdr>
                </w:div>
                <w:div w:id="383798426">
                  <w:marLeft w:val="0"/>
                  <w:marRight w:val="0"/>
                  <w:marTop w:val="0"/>
                  <w:marBottom w:val="0"/>
                  <w:divBdr>
                    <w:top w:val="none" w:sz="0" w:space="0" w:color="auto"/>
                    <w:left w:val="none" w:sz="0" w:space="0" w:color="auto"/>
                    <w:bottom w:val="none" w:sz="0" w:space="0" w:color="auto"/>
                    <w:right w:val="none" w:sz="0" w:space="0" w:color="auto"/>
                  </w:divBdr>
                </w:div>
                <w:div w:id="395013844">
                  <w:marLeft w:val="0"/>
                  <w:marRight w:val="0"/>
                  <w:marTop w:val="0"/>
                  <w:marBottom w:val="0"/>
                  <w:divBdr>
                    <w:top w:val="none" w:sz="0" w:space="0" w:color="auto"/>
                    <w:left w:val="none" w:sz="0" w:space="0" w:color="auto"/>
                    <w:bottom w:val="none" w:sz="0" w:space="0" w:color="auto"/>
                    <w:right w:val="none" w:sz="0" w:space="0" w:color="auto"/>
                  </w:divBdr>
                </w:div>
                <w:div w:id="452291977">
                  <w:marLeft w:val="0"/>
                  <w:marRight w:val="0"/>
                  <w:marTop w:val="0"/>
                  <w:marBottom w:val="0"/>
                  <w:divBdr>
                    <w:top w:val="none" w:sz="0" w:space="0" w:color="auto"/>
                    <w:left w:val="none" w:sz="0" w:space="0" w:color="auto"/>
                    <w:bottom w:val="none" w:sz="0" w:space="0" w:color="auto"/>
                    <w:right w:val="none" w:sz="0" w:space="0" w:color="auto"/>
                  </w:divBdr>
                </w:div>
                <w:div w:id="560405324">
                  <w:marLeft w:val="0"/>
                  <w:marRight w:val="0"/>
                  <w:marTop w:val="0"/>
                  <w:marBottom w:val="0"/>
                  <w:divBdr>
                    <w:top w:val="none" w:sz="0" w:space="0" w:color="auto"/>
                    <w:left w:val="none" w:sz="0" w:space="0" w:color="auto"/>
                    <w:bottom w:val="none" w:sz="0" w:space="0" w:color="auto"/>
                    <w:right w:val="none" w:sz="0" w:space="0" w:color="auto"/>
                  </w:divBdr>
                </w:div>
                <w:div w:id="624850842">
                  <w:marLeft w:val="0"/>
                  <w:marRight w:val="0"/>
                  <w:marTop w:val="0"/>
                  <w:marBottom w:val="0"/>
                  <w:divBdr>
                    <w:top w:val="none" w:sz="0" w:space="0" w:color="auto"/>
                    <w:left w:val="none" w:sz="0" w:space="0" w:color="auto"/>
                    <w:bottom w:val="none" w:sz="0" w:space="0" w:color="auto"/>
                    <w:right w:val="none" w:sz="0" w:space="0" w:color="auto"/>
                  </w:divBdr>
                </w:div>
                <w:div w:id="653949863">
                  <w:marLeft w:val="0"/>
                  <w:marRight w:val="0"/>
                  <w:marTop w:val="0"/>
                  <w:marBottom w:val="0"/>
                  <w:divBdr>
                    <w:top w:val="none" w:sz="0" w:space="0" w:color="auto"/>
                    <w:left w:val="none" w:sz="0" w:space="0" w:color="auto"/>
                    <w:bottom w:val="none" w:sz="0" w:space="0" w:color="auto"/>
                    <w:right w:val="none" w:sz="0" w:space="0" w:color="auto"/>
                  </w:divBdr>
                </w:div>
                <w:div w:id="656685837">
                  <w:marLeft w:val="0"/>
                  <w:marRight w:val="0"/>
                  <w:marTop w:val="0"/>
                  <w:marBottom w:val="0"/>
                  <w:divBdr>
                    <w:top w:val="none" w:sz="0" w:space="0" w:color="auto"/>
                    <w:left w:val="none" w:sz="0" w:space="0" w:color="auto"/>
                    <w:bottom w:val="none" w:sz="0" w:space="0" w:color="auto"/>
                    <w:right w:val="none" w:sz="0" w:space="0" w:color="auto"/>
                  </w:divBdr>
                </w:div>
                <w:div w:id="665550346">
                  <w:marLeft w:val="0"/>
                  <w:marRight w:val="0"/>
                  <w:marTop w:val="0"/>
                  <w:marBottom w:val="0"/>
                  <w:divBdr>
                    <w:top w:val="none" w:sz="0" w:space="0" w:color="auto"/>
                    <w:left w:val="none" w:sz="0" w:space="0" w:color="auto"/>
                    <w:bottom w:val="none" w:sz="0" w:space="0" w:color="auto"/>
                    <w:right w:val="none" w:sz="0" w:space="0" w:color="auto"/>
                  </w:divBdr>
                </w:div>
                <w:div w:id="666446420">
                  <w:marLeft w:val="0"/>
                  <w:marRight w:val="0"/>
                  <w:marTop w:val="0"/>
                  <w:marBottom w:val="0"/>
                  <w:divBdr>
                    <w:top w:val="none" w:sz="0" w:space="0" w:color="auto"/>
                    <w:left w:val="none" w:sz="0" w:space="0" w:color="auto"/>
                    <w:bottom w:val="none" w:sz="0" w:space="0" w:color="auto"/>
                    <w:right w:val="none" w:sz="0" w:space="0" w:color="auto"/>
                  </w:divBdr>
                </w:div>
                <w:div w:id="671839584">
                  <w:marLeft w:val="0"/>
                  <w:marRight w:val="0"/>
                  <w:marTop w:val="0"/>
                  <w:marBottom w:val="0"/>
                  <w:divBdr>
                    <w:top w:val="none" w:sz="0" w:space="0" w:color="auto"/>
                    <w:left w:val="none" w:sz="0" w:space="0" w:color="auto"/>
                    <w:bottom w:val="none" w:sz="0" w:space="0" w:color="auto"/>
                    <w:right w:val="none" w:sz="0" w:space="0" w:color="auto"/>
                  </w:divBdr>
                </w:div>
                <w:div w:id="678695549">
                  <w:marLeft w:val="0"/>
                  <w:marRight w:val="0"/>
                  <w:marTop w:val="0"/>
                  <w:marBottom w:val="0"/>
                  <w:divBdr>
                    <w:top w:val="none" w:sz="0" w:space="0" w:color="auto"/>
                    <w:left w:val="none" w:sz="0" w:space="0" w:color="auto"/>
                    <w:bottom w:val="none" w:sz="0" w:space="0" w:color="auto"/>
                    <w:right w:val="none" w:sz="0" w:space="0" w:color="auto"/>
                  </w:divBdr>
                </w:div>
                <w:div w:id="681929096">
                  <w:marLeft w:val="0"/>
                  <w:marRight w:val="0"/>
                  <w:marTop w:val="0"/>
                  <w:marBottom w:val="0"/>
                  <w:divBdr>
                    <w:top w:val="none" w:sz="0" w:space="0" w:color="auto"/>
                    <w:left w:val="none" w:sz="0" w:space="0" w:color="auto"/>
                    <w:bottom w:val="none" w:sz="0" w:space="0" w:color="auto"/>
                    <w:right w:val="none" w:sz="0" w:space="0" w:color="auto"/>
                  </w:divBdr>
                </w:div>
                <w:div w:id="700786679">
                  <w:marLeft w:val="0"/>
                  <w:marRight w:val="0"/>
                  <w:marTop w:val="0"/>
                  <w:marBottom w:val="0"/>
                  <w:divBdr>
                    <w:top w:val="none" w:sz="0" w:space="0" w:color="auto"/>
                    <w:left w:val="none" w:sz="0" w:space="0" w:color="auto"/>
                    <w:bottom w:val="none" w:sz="0" w:space="0" w:color="auto"/>
                    <w:right w:val="none" w:sz="0" w:space="0" w:color="auto"/>
                  </w:divBdr>
                </w:div>
                <w:div w:id="718866345">
                  <w:marLeft w:val="0"/>
                  <w:marRight w:val="0"/>
                  <w:marTop w:val="0"/>
                  <w:marBottom w:val="0"/>
                  <w:divBdr>
                    <w:top w:val="none" w:sz="0" w:space="0" w:color="auto"/>
                    <w:left w:val="none" w:sz="0" w:space="0" w:color="auto"/>
                    <w:bottom w:val="none" w:sz="0" w:space="0" w:color="auto"/>
                    <w:right w:val="none" w:sz="0" w:space="0" w:color="auto"/>
                  </w:divBdr>
                </w:div>
                <w:div w:id="726152944">
                  <w:marLeft w:val="0"/>
                  <w:marRight w:val="0"/>
                  <w:marTop w:val="0"/>
                  <w:marBottom w:val="0"/>
                  <w:divBdr>
                    <w:top w:val="none" w:sz="0" w:space="0" w:color="auto"/>
                    <w:left w:val="none" w:sz="0" w:space="0" w:color="auto"/>
                    <w:bottom w:val="none" w:sz="0" w:space="0" w:color="auto"/>
                    <w:right w:val="none" w:sz="0" w:space="0" w:color="auto"/>
                  </w:divBdr>
                </w:div>
                <w:div w:id="754476266">
                  <w:marLeft w:val="0"/>
                  <w:marRight w:val="0"/>
                  <w:marTop w:val="0"/>
                  <w:marBottom w:val="0"/>
                  <w:divBdr>
                    <w:top w:val="none" w:sz="0" w:space="0" w:color="auto"/>
                    <w:left w:val="none" w:sz="0" w:space="0" w:color="auto"/>
                    <w:bottom w:val="none" w:sz="0" w:space="0" w:color="auto"/>
                    <w:right w:val="none" w:sz="0" w:space="0" w:color="auto"/>
                  </w:divBdr>
                </w:div>
                <w:div w:id="754670376">
                  <w:marLeft w:val="0"/>
                  <w:marRight w:val="0"/>
                  <w:marTop w:val="0"/>
                  <w:marBottom w:val="0"/>
                  <w:divBdr>
                    <w:top w:val="none" w:sz="0" w:space="0" w:color="auto"/>
                    <w:left w:val="none" w:sz="0" w:space="0" w:color="auto"/>
                    <w:bottom w:val="none" w:sz="0" w:space="0" w:color="auto"/>
                    <w:right w:val="none" w:sz="0" w:space="0" w:color="auto"/>
                  </w:divBdr>
                </w:div>
                <w:div w:id="777407639">
                  <w:marLeft w:val="0"/>
                  <w:marRight w:val="0"/>
                  <w:marTop w:val="0"/>
                  <w:marBottom w:val="0"/>
                  <w:divBdr>
                    <w:top w:val="none" w:sz="0" w:space="0" w:color="auto"/>
                    <w:left w:val="none" w:sz="0" w:space="0" w:color="auto"/>
                    <w:bottom w:val="none" w:sz="0" w:space="0" w:color="auto"/>
                    <w:right w:val="none" w:sz="0" w:space="0" w:color="auto"/>
                  </w:divBdr>
                </w:div>
                <w:div w:id="788934779">
                  <w:marLeft w:val="0"/>
                  <w:marRight w:val="0"/>
                  <w:marTop w:val="0"/>
                  <w:marBottom w:val="0"/>
                  <w:divBdr>
                    <w:top w:val="none" w:sz="0" w:space="0" w:color="auto"/>
                    <w:left w:val="none" w:sz="0" w:space="0" w:color="auto"/>
                    <w:bottom w:val="none" w:sz="0" w:space="0" w:color="auto"/>
                    <w:right w:val="none" w:sz="0" w:space="0" w:color="auto"/>
                  </w:divBdr>
                </w:div>
                <w:div w:id="802816817">
                  <w:marLeft w:val="0"/>
                  <w:marRight w:val="0"/>
                  <w:marTop w:val="0"/>
                  <w:marBottom w:val="0"/>
                  <w:divBdr>
                    <w:top w:val="none" w:sz="0" w:space="0" w:color="auto"/>
                    <w:left w:val="none" w:sz="0" w:space="0" w:color="auto"/>
                    <w:bottom w:val="none" w:sz="0" w:space="0" w:color="auto"/>
                    <w:right w:val="none" w:sz="0" w:space="0" w:color="auto"/>
                  </w:divBdr>
                </w:div>
                <w:div w:id="805272462">
                  <w:marLeft w:val="0"/>
                  <w:marRight w:val="0"/>
                  <w:marTop w:val="0"/>
                  <w:marBottom w:val="0"/>
                  <w:divBdr>
                    <w:top w:val="none" w:sz="0" w:space="0" w:color="auto"/>
                    <w:left w:val="none" w:sz="0" w:space="0" w:color="auto"/>
                    <w:bottom w:val="none" w:sz="0" w:space="0" w:color="auto"/>
                    <w:right w:val="none" w:sz="0" w:space="0" w:color="auto"/>
                  </w:divBdr>
                </w:div>
                <w:div w:id="834996926">
                  <w:marLeft w:val="0"/>
                  <w:marRight w:val="0"/>
                  <w:marTop w:val="0"/>
                  <w:marBottom w:val="0"/>
                  <w:divBdr>
                    <w:top w:val="none" w:sz="0" w:space="0" w:color="auto"/>
                    <w:left w:val="none" w:sz="0" w:space="0" w:color="auto"/>
                    <w:bottom w:val="none" w:sz="0" w:space="0" w:color="auto"/>
                    <w:right w:val="none" w:sz="0" w:space="0" w:color="auto"/>
                  </w:divBdr>
                </w:div>
                <w:div w:id="846821561">
                  <w:marLeft w:val="0"/>
                  <w:marRight w:val="0"/>
                  <w:marTop w:val="0"/>
                  <w:marBottom w:val="0"/>
                  <w:divBdr>
                    <w:top w:val="none" w:sz="0" w:space="0" w:color="auto"/>
                    <w:left w:val="none" w:sz="0" w:space="0" w:color="auto"/>
                    <w:bottom w:val="none" w:sz="0" w:space="0" w:color="auto"/>
                    <w:right w:val="none" w:sz="0" w:space="0" w:color="auto"/>
                  </w:divBdr>
                </w:div>
                <w:div w:id="875582914">
                  <w:marLeft w:val="0"/>
                  <w:marRight w:val="0"/>
                  <w:marTop w:val="0"/>
                  <w:marBottom w:val="0"/>
                  <w:divBdr>
                    <w:top w:val="none" w:sz="0" w:space="0" w:color="auto"/>
                    <w:left w:val="none" w:sz="0" w:space="0" w:color="auto"/>
                    <w:bottom w:val="none" w:sz="0" w:space="0" w:color="auto"/>
                    <w:right w:val="none" w:sz="0" w:space="0" w:color="auto"/>
                  </w:divBdr>
                </w:div>
                <w:div w:id="902641636">
                  <w:marLeft w:val="0"/>
                  <w:marRight w:val="0"/>
                  <w:marTop w:val="0"/>
                  <w:marBottom w:val="0"/>
                  <w:divBdr>
                    <w:top w:val="none" w:sz="0" w:space="0" w:color="auto"/>
                    <w:left w:val="none" w:sz="0" w:space="0" w:color="auto"/>
                    <w:bottom w:val="none" w:sz="0" w:space="0" w:color="auto"/>
                    <w:right w:val="none" w:sz="0" w:space="0" w:color="auto"/>
                  </w:divBdr>
                </w:div>
                <w:div w:id="956830793">
                  <w:marLeft w:val="0"/>
                  <w:marRight w:val="0"/>
                  <w:marTop w:val="0"/>
                  <w:marBottom w:val="0"/>
                  <w:divBdr>
                    <w:top w:val="none" w:sz="0" w:space="0" w:color="auto"/>
                    <w:left w:val="none" w:sz="0" w:space="0" w:color="auto"/>
                    <w:bottom w:val="none" w:sz="0" w:space="0" w:color="auto"/>
                    <w:right w:val="none" w:sz="0" w:space="0" w:color="auto"/>
                  </w:divBdr>
                </w:div>
                <w:div w:id="958954930">
                  <w:marLeft w:val="0"/>
                  <w:marRight w:val="0"/>
                  <w:marTop w:val="0"/>
                  <w:marBottom w:val="0"/>
                  <w:divBdr>
                    <w:top w:val="none" w:sz="0" w:space="0" w:color="auto"/>
                    <w:left w:val="none" w:sz="0" w:space="0" w:color="auto"/>
                    <w:bottom w:val="none" w:sz="0" w:space="0" w:color="auto"/>
                    <w:right w:val="none" w:sz="0" w:space="0" w:color="auto"/>
                  </w:divBdr>
                </w:div>
                <w:div w:id="991717660">
                  <w:marLeft w:val="0"/>
                  <w:marRight w:val="0"/>
                  <w:marTop w:val="0"/>
                  <w:marBottom w:val="0"/>
                  <w:divBdr>
                    <w:top w:val="none" w:sz="0" w:space="0" w:color="auto"/>
                    <w:left w:val="none" w:sz="0" w:space="0" w:color="auto"/>
                    <w:bottom w:val="none" w:sz="0" w:space="0" w:color="auto"/>
                    <w:right w:val="none" w:sz="0" w:space="0" w:color="auto"/>
                  </w:divBdr>
                </w:div>
                <w:div w:id="1010765878">
                  <w:marLeft w:val="0"/>
                  <w:marRight w:val="0"/>
                  <w:marTop w:val="0"/>
                  <w:marBottom w:val="0"/>
                  <w:divBdr>
                    <w:top w:val="none" w:sz="0" w:space="0" w:color="auto"/>
                    <w:left w:val="none" w:sz="0" w:space="0" w:color="auto"/>
                    <w:bottom w:val="none" w:sz="0" w:space="0" w:color="auto"/>
                    <w:right w:val="none" w:sz="0" w:space="0" w:color="auto"/>
                  </w:divBdr>
                </w:div>
                <w:div w:id="1050770003">
                  <w:marLeft w:val="0"/>
                  <w:marRight w:val="0"/>
                  <w:marTop w:val="0"/>
                  <w:marBottom w:val="0"/>
                  <w:divBdr>
                    <w:top w:val="none" w:sz="0" w:space="0" w:color="auto"/>
                    <w:left w:val="none" w:sz="0" w:space="0" w:color="auto"/>
                    <w:bottom w:val="none" w:sz="0" w:space="0" w:color="auto"/>
                    <w:right w:val="none" w:sz="0" w:space="0" w:color="auto"/>
                  </w:divBdr>
                </w:div>
                <w:div w:id="1063066143">
                  <w:marLeft w:val="0"/>
                  <w:marRight w:val="0"/>
                  <w:marTop w:val="0"/>
                  <w:marBottom w:val="0"/>
                  <w:divBdr>
                    <w:top w:val="none" w:sz="0" w:space="0" w:color="auto"/>
                    <w:left w:val="none" w:sz="0" w:space="0" w:color="auto"/>
                    <w:bottom w:val="none" w:sz="0" w:space="0" w:color="auto"/>
                    <w:right w:val="none" w:sz="0" w:space="0" w:color="auto"/>
                  </w:divBdr>
                </w:div>
                <w:div w:id="1088885273">
                  <w:marLeft w:val="0"/>
                  <w:marRight w:val="0"/>
                  <w:marTop w:val="0"/>
                  <w:marBottom w:val="0"/>
                  <w:divBdr>
                    <w:top w:val="none" w:sz="0" w:space="0" w:color="auto"/>
                    <w:left w:val="none" w:sz="0" w:space="0" w:color="auto"/>
                    <w:bottom w:val="none" w:sz="0" w:space="0" w:color="auto"/>
                    <w:right w:val="none" w:sz="0" w:space="0" w:color="auto"/>
                  </w:divBdr>
                </w:div>
                <w:div w:id="1102412163">
                  <w:marLeft w:val="0"/>
                  <w:marRight w:val="0"/>
                  <w:marTop w:val="0"/>
                  <w:marBottom w:val="0"/>
                  <w:divBdr>
                    <w:top w:val="none" w:sz="0" w:space="0" w:color="auto"/>
                    <w:left w:val="none" w:sz="0" w:space="0" w:color="auto"/>
                    <w:bottom w:val="none" w:sz="0" w:space="0" w:color="auto"/>
                    <w:right w:val="none" w:sz="0" w:space="0" w:color="auto"/>
                  </w:divBdr>
                </w:div>
                <w:div w:id="1106925122">
                  <w:marLeft w:val="0"/>
                  <w:marRight w:val="0"/>
                  <w:marTop w:val="0"/>
                  <w:marBottom w:val="0"/>
                  <w:divBdr>
                    <w:top w:val="none" w:sz="0" w:space="0" w:color="auto"/>
                    <w:left w:val="none" w:sz="0" w:space="0" w:color="auto"/>
                    <w:bottom w:val="none" w:sz="0" w:space="0" w:color="auto"/>
                    <w:right w:val="none" w:sz="0" w:space="0" w:color="auto"/>
                  </w:divBdr>
                </w:div>
                <w:div w:id="1131166458">
                  <w:marLeft w:val="0"/>
                  <w:marRight w:val="0"/>
                  <w:marTop w:val="0"/>
                  <w:marBottom w:val="0"/>
                  <w:divBdr>
                    <w:top w:val="none" w:sz="0" w:space="0" w:color="auto"/>
                    <w:left w:val="none" w:sz="0" w:space="0" w:color="auto"/>
                    <w:bottom w:val="none" w:sz="0" w:space="0" w:color="auto"/>
                    <w:right w:val="none" w:sz="0" w:space="0" w:color="auto"/>
                  </w:divBdr>
                </w:div>
                <w:div w:id="1136683619">
                  <w:marLeft w:val="0"/>
                  <w:marRight w:val="0"/>
                  <w:marTop w:val="0"/>
                  <w:marBottom w:val="0"/>
                  <w:divBdr>
                    <w:top w:val="none" w:sz="0" w:space="0" w:color="auto"/>
                    <w:left w:val="none" w:sz="0" w:space="0" w:color="auto"/>
                    <w:bottom w:val="none" w:sz="0" w:space="0" w:color="auto"/>
                    <w:right w:val="none" w:sz="0" w:space="0" w:color="auto"/>
                  </w:divBdr>
                </w:div>
                <w:div w:id="1197963032">
                  <w:marLeft w:val="0"/>
                  <w:marRight w:val="0"/>
                  <w:marTop w:val="0"/>
                  <w:marBottom w:val="0"/>
                  <w:divBdr>
                    <w:top w:val="none" w:sz="0" w:space="0" w:color="auto"/>
                    <w:left w:val="none" w:sz="0" w:space="0" w:color="auto"/>
                    <w:bottom w:val="none" w:sz="0" w:space="0" w:color="auto"/>
                    <w:right w:val="none" w:sz="0" w:space="0" w:color="auto"/>
                  </w:divBdr>
                </w:div>
                <w:div w:id="1200895564">
                  <w:marLeft w:val="0"/>
                  <w:marRight w:val="0"/>
                  <w:marTop w:val="0"/>
                  <w:marBottom w:val="0"/>
                  <w:divBdr>
                    <w:top w:val="none" w:sz="0" w:space="0" w:color="auto"/>
                    <w:left w:val="none" w:sz="0" w:space="0" w:color="auto"/>
                    <w:bottom w:val="none" w:sz="0" w:space="0" w:color="auto"/>
                    <w:right w:val="none" w:sz="0" w:space="0" w:color="auto"/>
                  </w:divBdr>
                </w:div>
                <w:div w:id="1200976669">
                  <w:marLeft w:val="0"/>
                  <w:marRight w:val="0"/>
                  <w:marTop w:val="0"/>
                  <w:marBottom w:val="0"/>
                  <w:divBdr>
                    <w:top w:val="none" w:sz="0" w:space="0" w:color="auto"/>
                    <w:left w:val="none" w:sz="0" w:space="0" w:color="auto"/>
                    <w:bottom w:val="none" w:sz="0" w:space="0" w:color="auto"/>
                    <w:right w:val="none" w:sz="0" w:space="0" w:color="auto"/>
                  </w:divBdr>
                </w:div>
                <w:div w:id="1283538154">
                  <w:marLeft w:val="0"/>
                  <w:marRight w:val="0"/>
                  <w:marTop w:val="0"/>
                  <w:marBottom w:val="0"/>
                  <w:divBdr>
                    <w:top w:val="none" w:sz="0" w:space="0" w:color="auto"/>
                    <w:left w:val="none" w:sz="0" w:space="0" w:color="auto"/>
                    <w:bottom w:val="none" w:sz="0" w:space="0" w:color="auto"/>
                    <w:right w:val="none" w:sz="0" w:space="0" w:color="auto"/>
                  </w:divBdr>
                </w:div>
                <w:div w:id="1286086914">
                  <w:marLeft w:val="0"/>
                  <w:marRight w:val="0"/>
                  <w:marTop w:val="0"/>
                  <w:marBottom w:val="0"/>
                  <w:divBdr>
                    <w:top w:val="none" w:sz="0" w:space="0" w:color="auto"/>
                    <w:left w:val="none" w:sz="0" w:space="0" w:color="auto"/>
                    <w:bottom w:val="none" w:sz="0" w:space="0" w:color="auto"/>
                    <w:right w:val="none" w:sz="0" w:space="0" w:color="auto"/>
                  </w:divBdr>
                </w:div>
                <w:div w:id="1295526940">
                  <w:marLeft w:val="0"/>
                  <w:marRight w:val="0"/>
                  <w:marTop w:val="0"/>
                  <w:marBottom w:val="0"/>
                  <w:divBdr>
                    <w:top w:val="none" w:sz="0" w:space="0" w:color="auto"/>
                    <w:left w:val="none" w:sz="0" w:space="0" w:color="auto"/>
                    <w:bottom w:val="none" w:sz="0" w:space="0" w:color="auto"/>
                    <w:right w:val="none" w:sz="0" w:space="0" w:color="auto"/>
                  </w:divBdr>
                </w:div>
                <w:div w:id="1337533861">
                  <w:marLeft w:val="0"/>
                  <w:marRight w:val="0"/>
                  <w:marTop w:val="0"/>
                  <w:marBottom w:val="0"/>
                  <w:divBdr>
                    <w:top w:val="none" w:sz="0" w:space="0" w:color="auto"/>
                    <w:left w:val="none" w:sz="0" w:space="0" w:color="auto"/>
                    <w:bottom w:val="none" w:sz="0" w:space="0" w:color="auto"/>
                    <w:right w:val="none" w:sz="0" w:space="0" w:color="auto"/>
                  </w:divBdr>
                </w:div>
                <w:div w:id="1370838946">
                  <w:marLeft w:val="0"/>
                  <w:marRight w:val="0"/>
                  <w:marTop w:val="0"/>
                  <w:marBottom w:val="0"/>
                  <w:divBdr>
                    <w:top w:val="none" w:sz="0" w:space="0" w:color="auto"/>
                    <w:left w:val="none" w:sz="0" w:space="0" w:color="auto"/>
                    <w:bottom w:val="none" w:sz="0" w:space="0" w:color="auto"/>
                    <w:right w:val="none" w:sz="0" w:space="0" w:color="auto"/>
                  </w:divBdr>
                </w:div>
                <w:div w:id="1400135840">
                  <w:marLeft w:val="0"/>
                  <w:marRight w:val="0"/>
                  <w:marTop w:val="0"/>
                  <w:marBottom w:val="0"/>
                  <w:divBdr>
                    <w:top w:val="none" w:sz="0" w:space="0" w:color="auto"/>
                    <w:left w:val="none" w:sz="0" w:space="0" w:color="auto"/>
                    <w:bottom w:val="none" w:sz="0" w:space="0" w:color="auto"/>
                    <w:right w:val="none" w:sz="0" w:space="0" w:color="auto"/>
                  </w:divBdr>
                </w:div>
                <w:div w:id="1401051813">
                  <w:marLeft w:val="0"/>
                  <w:marRight w:val="0"/>
                  <w:marTop w:val="0"/>
                  <w:marBottom w:val="0"/>
                  <w:divBdr>
                    <w:top w:val="none" w:sz="0" w:space="0" w:color="auto"/>
                    <w:left w:val="none" w:sz="0" w:space="0" w:color="auto"/>
                    <w:bottom w:val="none" w:sz="0" w:space="0" w:color="auto"/>
                    <w:right w:val="none" w:sz="0" w:space="0" w:color="auto"/>
                  </w:divBdr>
                </w:div>
                <w:div w:id="1410424527">
                  <w:marLeft w:val="0"/>
                  <w:marRight w:val="0"/>
                  <w:marTop w:val="0"/>
                  <w:marBottom w:val="0"/>
                  <w:divBdr>
                    <w:top w:val="none" w:sz="0" w:space="0" w:color="auto"/>
                    <w:left w:val="none" w:sz="0" w:space="0" w:color="auto"/>
                    <w:bottom w:val="none" w:sz="0" w:space="0" w:color="auto"/>
                    <w:right w:val="none" w:sz="0" w:space="0" w:color="auto"/>
                  </w:divBdr>
                </w:div>
                <w:div w:id="1411736625">
                  <w:marLeft w:val="0"/>
                  <w:marRight w:val="0"/>
                  <w:marTop w:val="0"/>
                  <w:marBottom w:val="0"/>
                  <w:divBdr>
                    <w:top w:val="none" w:sz="0" w:space="0" w:color="auto"/>
                    <w:left w:val="none" w:sz="0" w:space="0" w:color="auto"/>
                    <w:bottom w:val="none" w:sz="0" w:space="0" w:color="auto"/>
                    <w:right w:val="none" w:sz="0" w:space="0" w:color="auto"/>
                  </w:divBdr>
                </w:div>
                <w:div w:id="1412042404">
                  <w:marLeft w:val="0"/>
                  <w:marRight w:val="0"/>
                  <w:marTop w:val="0"/>
                  <w:marBottom w:val="0"/>
                  <w:divBdr>
                    <w:top w:val="none" w:sz="0" w:space="0" w:color="auto"/>
                    <w:left w:val="none" w:sz="0" w:space="0" w:color="auto"/>
                    <w:bottom w:val="none" w:sz="0" w:space="0" w:color="auto"/>
                    <w:right w:val="none" w:sz="0" w:space="0" w:color="auto"/>
                  </w:divBdr>
                </w:div>
                <w:div w:id="1433282522">
                  <w:marLeft w:val="0"/>
                  <w:marRight w:val="0"/>
                  <w:marTop w:val="0"/>
                  <w:marBottom w:val="0"/>
                  <w:divBdr>
                    <w:top w:val="none" w:sz="0" w:space="0" w:color="auto"/>
                    <w:left w:val="none" w:sz="0" w:space="0" w:color="auto"/>
                    <w:bottom w:val="none" w:sz="0" w:space="0" w:color="auto"/>
                    <w:right w:val="none" w:sz="0" w:space="0" w:color="auto"/>
                  </w:divBdr>
                </w:div>
                <w:div w:id="1464809213">
                  <w:marLeft w:val="0"/>
                  <w:marRight w:val="0"/>
                  <w:marTop w:val="0"/>
                  <w:marBottom w:val="0"/>
                  <w:divBdr>
                    <w:top w:val="none" w:sz="0" w:space="0" w:color="auto"/>
                    <w:left w:val="none" w:sz="0" w:space="0" w:color="auto"/>
                    <w:bottom w:val="none" w:sz="0" w:space="0" w:color="auto"/>
                    <w:right w:val="none" w:sz="0" w:space="0" w:color="auto"/>
                  </w:divBdr>
                </w:div>
                <w:div w:id="1475676463">
                  <w:marLeft w:val="0"/>
                  <w:marRight w:val="0"/>
                  <w:marTop w:val="0"/>
                  <w:marBottom w:val="0"/>
                  <w:divBdr>
                    <w:top w:val="none" w:sz="0" w:space="0" w:color="auto"/>
                    <w:left w:val="none" w:sz="0" w:space="0" w:color="auto"/>
                    <w:bottom w:val="none" w:sz="0" w:space="0" w:color="auto"/>
                    <w:right w:val="none" w:sz="0" w:space="0" w:color="auto"/>
                  </w:divBdr>
                </w:div>
                <w:div w:id="1506434067">
                  <w:marLeft w:val="0"/>
                  <w:marRight w:val="0"/>
                  <w:marTop w:val="0"/>
                  <w:marBottom w:val="0"/>
                  <w:divBdr>
                    <w:top w:val="none" w:sz="0" w:space="0" w:color="auto"/>
                    <w:left w:val="none" w:sz="0" w:space="0" w:color="auto"/>
                    <w:bottom w:val="none" w:sz="0" w:space="0" w:color="auto"/>
                    <w:right w:val="none" w:sz="0" w:space="0" w:color="auto"/>
                  </w:divBdr>
                </w:div>
                <w:div w:id="1598637835">
                  <w:marLeft w:val="0"/>
                  <w:marRight w:val="0"/>
                  <w:marTop w:val="0"/>
                  <w:marBottom w:val="0"/>
                  <w:divBdr>
                    <w:top w:val="none" w:sz="0" w:space="0" w:color="auto"/>
                    <w:left w:val="none" w:sz="0" w:space="0" w:color="auto"/>
                    <w:bottom w:val="none" w:sz="0" w:space="0" w:color="auto"/>
                    <w:right w:val="none" w:sz="0" w:space="0" w:color="auto"/>
                  </w:divBdr>
                </w:div>
                <w:div w:id="1600986392">
                  <w:marLeft w:val="0"/>
                  <w:marRight w:val="0"/>
                  <w:marTop w:val="0"/>
                  <w:marBottom w:val="0"/>
                  <w:divBdr>
                    <w:top w:val="none" w:sz="0" w:space="0" w:color="auto"/>
                    <w:left w:val="none" w:sz="0" w:space="0" w:color="auto"/>
                    <w:bottom w:val="none" w:sz="0" w:space="0" w:color="auto"/>
                    <w:right w:val="none" w:sz="0" w:space="0" w:color="auto"/>
                  </w:divBdr>
                </w:div>
                <w:div w:id="1608469320">
                  <w:marLeft w:val="0"/>
                  <w:marRight w:val="0"/>
                  <w:marTop w:val="0"/>
                  <w:marBottom w:val="0"/>
                  <w:divBdr>
                    <w:top w:val="none" w:sz="0" w:space="0" w:color="auto"/>
                    <w:left w:val="none" w:sz="0" w:space="0" w:color="auto"/>
                    <w:bottom w:val="none" w:sz="0" w:space="0" w:color="auto"/>
                    <w:right w:val="none" w:sz="0" w:space="0" w:color="auto"/>
                  </w:divBdr>
                </w:div>
                <w:div w:id="1611932455">
                  <w:marLeft w:val="0"/>
                  <w:marRight w:val="0"/>
                  <w:marTop w:val="0"/>
                  <w:marBottom w:val="0"/>
                  <w:divBdr>
                    <w:top w:val="none" w:sz="0" w:space="0" w:color="auto"/>
                    <w:left w:val="none" w:sz="0" w:space="0" w:color="auto"/>
                    <w:bottom w:val="none" w:sz="0" w:space="0" w:color="auto"/>
                    <w:right w:val="none" w:sz="0" w:space="0" w:color="auto"/>
                  </w:divBdr>
                </w:div>
                <w:div w:id="1621689324">
                  <w:marLeft w:val="0"/>
                  <w:marRight w:val="0"/>
                  <w:marTop w:val="0"/>
                  <w:marBottom w:val="0"/>
                  <w:divBdr>
                    <w:top w:val="none" w:sz="0" w:space="0" w:color="auto"/>
                    <w:left w:val="none" w:sz="0" w:space="0" w:color="auto"/>
                    <w:bottom w:val="none" w:sz="0" w:space="0" w:color="auto"/>
                    <w:right w:val="none" w:sz="0" w:space="0" w:color="auto"/>
                  </w:divBdr>
                </w:div>
                <w:div w:id="1664817805">
                  <w:marLeft w:val="0"/>
                  <w:marRight w:val="0"/>
                  <w:marTop w:val="0"/>
                  <w:marBottom w:val="0"/>
                  <w:divBdr>
                    <w:top w:val="none" w:sz="0" w:space="0" w:color="auto"/>
                    <w:left w:val="none" w:sz="0" w:space="0" w:color="auto"/>
                    <w:bottom w:val="none" w:sz="0" w:space="0" w:color="auto"/>
                    <w:right w:val="none" w:sz="0" w:space="0" w:color="auto"/>
                  </w:divBdr>
                </w:div>
                <w:div w:id="1694646009">
                  <w:marLeft w:val="0"/>
                  <w:marRight w:val="0"/>
                  <w:marTop w:val="0"/>
                  <w:marBottom w:val="0"/>
                  <w:divBdr>
                    <w:top w:val="none" w:sz="0" w:space="0" w:color="auto"/>
                    <w:left w:val="none" w:sz="0" w:space="0" w:color="auto"/>
                    <w:bottom w:val="none" w:sz="0" w:space="0" w:color="auto"/>
                    <w:right w:val="none" w:sz="0" w:space="0" w:color="auto"/>
                  </w:divBdr>
                </w:div>
                <w:div w:id="1719354264">
                  <w:marLeft w:val="0"/>
                  <w:marRight w:val="0"/>
                  <w:marTop w:val="0"/>
                  <w:marBottom w:val="0"/>
                  <w:divBdr>
                    <w:top w:val="none" w:sz="0" w:space="0" w:color="auto"/>
                    <w:left w:val="none" w:sz="0" w:space="0" w:color="auto"/>
                    <w:bottom w:val="none" w:sz="0" w:space="0" w:color="auto"/>
                    <w:right w:val="none" w:sz="0" w:space="0" w:color="auto"/>
                  </w:divBdr>
                </w:div>
                <w:div w:id="1782530515">
                  <w:marLeft w:val="0"/>
                  <w:marRight w:val="0"/>
                  <w:marTop w:val="0"/>
                  <w:marBottom w:val="0"/>
                  <w:divBdr>
                    <w:top w:val="none" w:sz="0" w:space="0" w:color="auto"/>
                    <w:left w:val="none" w:sz="0" w:space="0" w:color="auto"/>
                    <w:bottom w:val="none" w:sz="0" w:space="0" w:color="auto"/>
                    <w:right w:val="none" w:sz="0" w:space="0" w:color="auto"/>
                  </w:divBdr>
                </w:div>
                <w:div w:id="1825510449">
                  <w:marLeft w:val="0"/>
                  <w:marRight w:val="0"/>
                  <w:marTop w:val="0"/>
                  <w:marBottom w:val="0"/>
                  <w:divBdr>
                    <w:top w:val="none" w:sz="0" w:space="0" w:color="auto"/>
                    <w:left w:val="none" w:sz="0" w:space="0" w:color="auto"/>
                    <w:bottom w:val="none" w:sz="0" w:space="0" w:color="auto"/>
                    <w:right w:val="none" w:sz="0" w:space="0" w:color="auto"/>
                  </w:divBdr>
                </w:div>
                <w:div w:id="1827352559">
                  <w:marLeft w:val="0"/>
                  <w:marRight w:val="0"/>
                  <w:marTop w:val="0"/>
                  <w:marBottom w:val="0"/>
                  <w:divBdr>
                    <w:top w:val="none" w:sz="0" w:space="0" w:color="auto"/>
                    <w:left w:val="none" w:sz="0" w:space="0" w:color="auto"/>
                    <w:bottom w:val="none" w:sz="0" w:space="0" w:color="auto"/>
                    <w:right w:val="none" w:sz="0" w:space="0" w:color="auto"/>
                  </w:divBdr>
                </w:div>
                <w:div w:id="1854488395">
                  <w:marLeft w:val="0"/>
                  <w:marRight w:val="0"/>
                  <w:marTop w:val="0"/>
                  <w:marBottom w:val="0"/>
                  <w:divBdr>
                    <w:top w:val="none" w:sz="0" w:space="0" w:color="auto"/>
                    <w:left w:val="none" w:sz="0" w:space="0" w:color="auto"/>
                    <w:bottom w:val="none" w:sz="0" w:space="0" w:color="auto"/>
                    <w:right w:val="none" w:sz="0" w:space="0" w:color="auto"/>
                  </w:divBdr>
                </w:div>
                <w:div w:id="1925603943">
                  <w:marLeft w:val="0"/>
                  <w:marRight w:val="0"/>
                  <w:marTop w:val="0"/>
                  <w:marBottom w:val="0"/>
                  <w:divBdr>
                    <w:top w:val="none" w:sz="0" w:space="0" w:color="auto"/>
                    <w:left w:val="none" w:sz="0" w:space="0" w:color="auto"/>
                    <w:bottom w:val="none" w:sz="0" w:space="0" w:color="auto"/>
                    <w:right w:val="none" w:sz="0" w:space="0" w:color="auto"/>
                  </w:divBdr>
                </w:div>
                <w:div w:id="1938323833">
                  <w:marLeft w:val="0"/>
                  <w:marRight w:val="0"/>
                  <w:marTop w:val="0"/>
                  <w:marBottom w:val="0"/>
                  <w:divBdr>
                    <w:top w:val="none" w:sz="0" w:space="0" w:color="auto"/>
                    <w:left w:val="none" w:sz="0" w:space="0" w:color="auto"/>
                    <w:bottom w:val="none" w:sz="0" w:space="0" w:color="auto"/>
                    <w:right w:val="none" w:sz="0" w:space="0" w:color="auto"/>
                  </w:divBdr>
                </w:div>
                <w:div w:id="2002273947">
                  <w:marLeft w:val="0"/>
                  <w:marRight w:val="0"/>
                  <w:marTop w:val="0"/>
                  <w:marBottom w:val="0"/>
                  <w:divBdr>
                    <w:top w:val="none" w:sz="0" w:space="0" w:color="auto"/>
                    <w:left w:val="none" w:sz="0" w:space="0" w:color="auto"/>
                    <w:bottom w:val="none" w:sz="0" w:space="0" w:color="auto"/>
                    <w:right w:val="none" w:sz="0" w:space="0" w:color="auto"/>
                  </w:divBdr>
                </w:div>
                <w:div w:id="2003123869">
                  <w:marLeft w:val="0"/>
                  <w:marRight w:val="0"/>
                  <w:marTop w:val="0"/>
                  <w:marBottom w:val="0"/>
                  <w:divBdr>
                    <w:top w:val="none" w:sz="0" w:space="0" w:color="auto"/>
                    <w:left w:val="none" w:sz="0" w:space="0" w:color="auto"/>
                    <w:bottom w:val="none" w:sz="0" w:space="0" w:color="auto"/>
                    <w:right w:val="none" w:sz="0" w:space="0" w:color="auto"/>
                  </w:divBdr>
                </w:div>
                <w:div w:id="2012103086">
                  <w:marLeft w:val="0"/>
                  <w:marRight w:val="0"/>
                  <w:marTop w:val="0"/>
                  <w:marBottom w:val="0"/>
                  <w:divBdr>
                    <w:top w:val="none" w:sz="0" w:space="0" w:color="auto"/>
                    <w:left w:val="none" w:sz="0" w:space="0" w:color="auto"/>
                    <w:bottom w:val="none" w:sz="0" w:space="0" w:color="auto"/>
                    <w:right w:val="none" w:sz="0" w:space="0" w:color="auto"/>
                  </w:divBdr>
                </w:div>
                <w:div w:id="2021616389">
                  <w:marLeft w:val="0"/>
                  <w:marRight w:val="0"/>
                  <w:marTop w:val="0"/>
                  <w:marBottom w:val="0"/>
                  <w:divBdr>
                    <w:top w:val="none" w:sz="0" w:space="0" w:color="auto"/>
                    <w:left w:val="none" w:sz="0" w:space="0" w:color="auto"/>
                    <w:bottom w:val="none" w:sz="0" w:space="0" w:color="auto"/>
                    <w:right w:val="none" w:sz="0" w:space="0" w:color="auto"/>
                  </w:divBdr>
                </w:div>
                <w:div w:id="2022779496">
                  <w:marLeft w:val="0"/>
                  <w:marRight w:val="0"/>
                  <w:marTop w:val="0"/>
                  <w:marBottom w:val="0"/>
                  <w:divBdr>
                    <w:top w:val="none" w:sz="0" w:space="0" w:color="auto"/>
                    <w:left w:val="none" w:sz="0" w:space="0" w:color="auto"/>
                    <w:bottom w:val="none" w:sz="0" w:space="0" w:color="auto"/>
                    <w:right w:val="none" w:sz="0" w:space="0" w:color="auto"/>
                  </w:divBdr>
                </w:div>
                <w:div w:id="2022850675">
                  <w:marLeft w:val="0"/>
                  <w:marRight w:val="0"/>
                  <w:marTop w:val="0"/>
                  <w:marBottom w:val="0"/>
                  <w:divBdr>
                    <w:top w:val="none" w:sz="0" w:space="0" w:color="auto"/>
                    <w:left w:val="none" w:sz="0" w:space="0" w:color="auto"/>
                    <w:bottom w:val="none" w:sz="0" w:space="0" w:color="auto"/>
                    <w:right w:val="none" w:sz="0" w:space="0" w:color="auto"/>
                  </w:divBdr>
                </w:div>
                <w:div w:id="2049643074">
                  <w:marLeft w:val="0"/>
                  <w:marRight w:val="0"/>
                  <w:marTop w:val="0"/>
                  <w:marBottom w:val="0"/>
                  <w:divBdr>
                    <w:top w:val="none" w:sz="0" w:space="0" w:color="auto"/>
                    <w:left w:val="none" w:sz="0" w:space="0" w:color="auto"/>
                    <w:bottom w:val="none" w:sz="0" w:space="0" w:color="auto"/>
                    <w:right w:val="none" w:sz="0" w:space="0" w:color="auto"/>
                  </w:divBdr>
                </w:div>
                <w:div w:id="2057585156">
                  <w:marLeft w:val="0"/>
                  <w:marRight w:val="0"/>
                  <w:marTop w:val="0"/>
                  <w:marBottom w:val="0"/>
                  <w:divBdr>
                    <w:top w:val="none" w:sz="0" w:space="0" w:color="auto"/>
                    <w:left w:val="none" w:sz="0" w:space="0" w:color="auto"/>
                    <w:bottom w:val="none" w:sz="0" w:space="0" w:color="auto"/>
                    <w:right w:val="none" w:sz="0" w:space="0" w:color="auto"/>
                  </w:divBdr>
                </w:div>
                <w:div w:id="2094082258">
                  <w:marLeft w:val="0"/>
                  <w:marRight w:val="0"/>
                  <w:marTop w:val="0"/>
                  <w:marBottom w:val="0"/>
                  <w:divBdr>
                    <w:top w:val="none" w:sz="0" w:space="0" w:color="auto"/>
                    <w:left w:val="none" w:sz="0" w:space="0" w:color="auto"/>
                    <w:bottom w:val="none" w:sz="0" w:space="0" w:color="auto"/>
                    <w:right w:val="none" w:sz="0" w:space="0" w:color="auto"/>
                  </w:divBdr>
                </w:div>
                <w:div w:id="2108189291">
                  <w:marLeft w:val="0"/>
                  <w:marRight w:val="0"/>
                  <w:marTop w:val="0"/>
                  <w:marBottom w:val="0"/>
                  <w:divBdr>
                    <w:top w:val="none" w:sz="0" w:space="0" w:color="auto"/>
                    <w:left w:val="none" w:sz="0" w:space="0" w:color="auto"/>
                    <w:bottom w:val="none" w:sz="0" w:space="0" w:color="auto"/>
                    <w:right w:val="none" w:sz="0" w:space="0" w:color="auto"/>
                  </w:divBdr>
                </w:div>
                <w:div w:id="2108456692">
                  <w:marLeft w:val="0"/>
                  <w:marRight w:val="0"/>
                  <w:marTop w:val="0"/>
                  <w:marBottom w:val="0"/>
                  <w:divBdr>
                    <w:top w:val="none" w:sz="0" w:space="0" w:color="auto"/>
                    <w:left w:val="none" w:sz="0" w:space="0" w:color="auto"/>
                    <w:bottom w:val="none" w:sz="0" w:space="0" w:color="auto"/>
                    <w:right w:val="none" w:sz="0" w:space="0" w:color="auto"/>
                  </w:divBdr>
                </w:div>
                <w:div w:id="2135561939">
                  <w:marLeft w:val="0"/>
                  <w:marRight w:val="0"/>
                  <w:marTop w:val="0"/>
                  <w:marBottom w:val="0"/>
                  <w:divBdr>
                    <w:top w:val="none" w:sz="0" w:space="0" w:color="auto"/>
                    <w:left w:val="none" w:sz="0" w:space="0" w:color="auto"/>
                    <w:bottom w:val="none" w:sz="0" w:space="0" w:color="auto"/>
                    <w:right w:val="none" w:sz="0" w:space="0" w:color="auto"/>
                  </w:divBdr>
                </w:div>
                <w:div w:id="2138404286">
                  <w:marLeft w:val="0"/>
                  <w:marRight w:val="0"/>
                  <w:marTop w:val="0"/>
                  <w:marBottom w:val="0"/>
                  <w:divBdr>
                    <w:top w:val="none" w:sz="0" w:space="0" w:color="auto"/>
                    <w:left w:val="none" w:sz="0" w:space="0" w:color="auto"/>
                    <w:bottom w:val="none" w:sz="0" w:space="0" w:color="auto"/>
                    <w:right w:val="none" w:sz="0" w:space="0" w:color="auto"/>
                  </w:divBdr>
                </w:div>
              </w:divsChild>
            </w:div>
            <w:div w:id="802888286">
              <w:marLeft w:val="0"/>
              <w:marRight w:val="0"/>
              <w:marTop w:val="0"/>
              <w:marBottom w:val="0"/>
              <w:divBdr>
                <w:top w:val="none" w:sz="0" w:space="0" w:color="auto"/>
                <w:left w:val="none" w:sz="0" w:space="0" w:color="auto"/>
                <w:bottom w:val="none" w:sz="0" w:space="0" w:color="auto"/>
                <w:right w:val="none" w:sz="0" w:space="0" w:color="auto"/>
              </w:divBdr>
            </w:div>
            <w:div w:id="803278137">
              <w:marLeft w:val="0"/>
              <w:marRight w:val="0"/>
              <w:marTop w:val="0"/>
              <w:marBottom w:val="0"/>
              <w:divBdr>
                <w:top w:val="none" w:sz="0" w:space="0" w:color="auto"/>
                <w:left w:val="none" w:sz="0" w:space="0" w:color="auto"/>
                <w:bottom w:val="none" w:sz="0" w:space="0" w:color="auto"/>
                <w:right w:val="none" w:sz="0" w:space="0" w:color="auto"/>
              </w:divBdr>
            </w:div>
            <w:div w:id="807865046">
              <w:marLeft w:val="0"/>
              <w:marRight w:val="0"/>
              <w:marTop w:val="0"/>
              <w:marBottom w:val="0"/>
              <w:divBdr>
                <w:top w:val="none" w:sz="0" w:space="0" w:color="auto"/>
                <w:left w:val="none" w:sz="0" w:space="0" w:color="auto"/>
                <w:bottom w:val="none" w:sz="0" w:space="0" w:color="auto"/>
                <w:right w:val="none" w:sz="0" w:space="0" w:color="auto"/>
              </w:divBdr>
            </w:div>
            <w:div w:id="808983488">
              <w:marLeft w:val="0"/>
              <w:marRight w:val="0"/>
              <w:marTop w:val="0"/>
              <w:marBottom w:val="0"/>
              <w:divBdr>
                <w:top w:val="none" w:sz="0" w:space="0" w:color="auto"/>
                <w:left w:val="none" w:sz="0" w:space="0" w:color="auto"/>
                <w:bottom w:val="none" w:sz="0" w:space="0" w:color="auto"/>
                <w:right w:val="none" w:sz="0" w:space="0" w:color="auto"/>
              </w:divBdr>
            </w:div>
            <w:div w:id="809371746">
              <w:marLeft w:val="0"/>
              <w:marRight w:val="0"/>
              <w:marTop w:val="0"/>
              <w:marBottom w:val="0"/>
              <w:divBdr>
                <w:top w:val="none" w:sz="0" w:space="0" w:color="auto"/>
                <w:left w:val="none" w:sz="0" w:space="0" w:color="auto"/>
                <w:bottom w:val="none" w:sz="0" w:space="0" w:color="auto"/>
                <w:right w:val="none" w:sz="0" w:space="0" w:color="auto"/>
              </w:divBdr>
            </w:div>
            <w:div w:id="810441929">
              <w:marLeft w:val="0"/>
              <w:marRight w:val="0"/>
              <w:marTop w:val="0"/>
              <w:marBottom w:val="0"/>
              <w:divBdr>
                <w:top w:val="none" w:sz="0" w:space="0" w:color="auto"/>
                <w:left w:val="none" w:sz="0" w:space="0" w:color="auto"/>
                <w:bottom w:val="none" w:sz="0" w:space="0" w:color="auto"/>
                <w:right w:val="none" w:sz="0" w:space="0" w:color="auto"/>
              </w:divBdr>
            </w:div>
            <w:div w:id="814570097">
              <w:marLeft w:val="0"/>
              <w:marRight w:val="0"/>
              <w:marTop w:val="0"/>
              <w:marBottom w:val="0"/>
              <w:divBdr>
                <w:top w:val="none" w:sz="0" w:space="0" w:color="auto"/>
                <w:left w:val="none" w:sz="0" w:space="0" w:color="auto"/>
                <w:bottom w:val="none" w:sz="0" w:space="0" w:color="auto"/>
                <w:right w:val="none" w:sz="0" w:space="0" w:color="auto"/>
              </w:divBdr>
            </w:div>
            <w:div w:id="816335037">
              <w:marLeft w:val="0"/>
              <w:marRight w:val="0"/>
              <w:marTop w:val="0"/>
              <w:marBottom w:val="0"/>
              <w:divBdr>
                <w:top w:val="none" w:sz="0" w:space="0" w:color="auto"/>
                <w:left w:val="none" w:sz="0" w:space="0" w:color="auto"/>
                <w:bottom w:val="none" w:sz="0" w:space="0" w:color="auto"/>
                <w:right w:val="none" w:sz="0" w:space="0" w:color="auto"/>
              </w:divBdr>
            </w:div>
            <w:div w:id="816537626">
              <w:marLeft w:val="0"/>
              <w:marRight w:val="0"/>
              <w:marTop w:val="0"/>
              <w:marBottom w:val="0"/>
              <w:divBdr>
                <w:top w:val="none" w:sz="0" w:space="0" w:color="auto"/>
                <w:left w:val="none" w:sz="0" w:space="0" w:color="auto"/>
                <w:bottom w:val="none" w:sz="0" w:space="0" w:color="auto"/>
                <w:right w:val="none" w:sz="0" w:space="0" w:color="auto"/>
              </w:divBdr>
            </w:div>
            <w:div w:id="818763546">
              <w:marLeft w:val="0"/>
              <w:marRight w:val="0"/>
              <w:marTop w:val="0"/>
              <w:marBottom w:val="0"/>
              <w:divBdr>
                <w:top w:val="none" w:sz="0" w:space="0" w:color="auto"/>
                <w:left w:val="none" w:sz="0" w:space="0" w:color="auto"/>
                <w:bottom w:val="none" w:sz="0" w:space="0" w:color="auto"/>
                <w:right w:val="none" w:sz="0" w:space="0" w:color="auto"/>
              </w:divBdr>
            </w:div>
            <w:div w:id="819732669">
              <w:marLeft w:val="0"/>
              <w:marRight w:val="0"/>
              <w:marTop w:val="0"/>
              <w:marBottom w:val="0"/>
              <w:divBdr>
                <w:top w:val="none" w:sz="0" w:space="0" w:color="auto"/>
                <w:left w:val="none" w:sz="0" w:space="0" w:color="auto"/>
                <w:bottom w:val="none" w:sz="0" w:space="0" w:color="auto"/>
                <w:right w:val="none" w:sz="0" w:space="0" w:color="auto"/>
              </w:divBdr>
            </w:div>
            <w:div w:id="821048338">
              <w:marLeft w:val="0"/>
              <w:marRight w:val="0"/>
              <w:marTop w:val="0"/>
              <w:marBottom w:val="0"/>
              <w:divBdr>
                <w:top w:val="none" w:sz="0" w:space="0" w:color="auto"/>
                <w:left w:val="none" w:sz="0" w:space="0" w:color="auto"/>
                <w:bottom w:val="none" w:sz="0" w:space="0" w:color="auto"/>
                <w:right w:val="none" w:sz="0" w:space="0" w:color="auto"/>
              </w:divBdr>
            </w:div>
            <w:div w:id="821193661">
              <w:marLeft w:val="0"/>
              <w:marRight w:val="0"/>
              <w:marTop w:val="0"/>
              <w:marBottom w:val="0"/>
              <w:divBdr>
                <w:top w:val="none" w:sz="0" w:space="0" w:color="auto"/>
                <w:left w:val="none" w:sz="0" w:space="0" w:color="auto"/>
                <w:bottom w:val="none" w:sz="0" w:space="0" w:color="auto"/>
                <w:right w:val="none" w:sz="0" w:space="0" w:color="auto"/>
              </w:divBdr>
            </w:div>
            <w:div w:id="822280601">
              <w:marLeft w:val="0"/>
              <w:marRight w:val="0"/>
              <w:marTop w:val="0"/>
              <w:marBottom w:val="0"/>
              <w:divBdr>
                <w:top w:val="none" w:sz="0" w:space="0" w:color="auto"/>
                <w:left w:val="none" w:sz="0" w:space="0" w:color="auto"/>
                <w:bottom w:val="none" w:sz="0" w:space="0" w:color="auto"/>
                <w:right w:val="none" w:sz="0" w:space="0" w:color="auto"/>
              </w:divBdr>
            </w:div>
            <w:div w:id="822963013">
              <w:marLeft w:val="0"/>
              <w:marRight w:val="0"/>
              <w:marTop w:val="0"/>
              <w:marBottom w:val="0"/>
              <w:divBdr>
                <w:top w:val="none" w:sz="0" w:space="0" w:color="auto"/>
                <w:left w:val="none" w:sz="0" w:space="0" w:color="auto"/>
                <w:bottom w:val="none" w:sz="0" w:space="0" w:color="auto"/>
                <w:right w:val="none" w:sz="0" w:space="0" w:color="auto"/>
              </w:divBdr>
            </w:div>
            <w:div w:id="824007897">
              <w:marLeft w:val="0"/>
              <w:marRight w:val="0"/>
              <w:marTop w:val="0"/>
              <w:marBottom w:val="0"/>
              <w:divBdr>
                <w:top w:val="none" w:sz="0" w:space="0" w:color="auto"/>
                <w:left w:val="none" w:sz="0" w:space="0" w:color="auto"/>
                <w:bottom w:val="none" w:sz="0" w:space="0" w:color="auto"/>
                <w:right w:val="none" w:sz="0" w:space="0" w:color="auto"/>
              </w:divBdr>
            </w:div>
            <w:div w:id="825169229">
              <w:marLeft w:val="0"/>
              <w:marRight w:val="0"/>
              <w:marTop w:val="0"/>
              <w:marBottom w:val="0"/>
              <w:divBdr>
                <w:top w:val="none" w:sz="0" w:space="0" w:color="auto"/>
                <w:left w:val="none" w:sz="0" w:space="0" w:color="auto"/>
                <w:bottom w:val="none" w:sz="0" w:space="0" w:color="auto"/>
                <w:right w:val="none" w:sz="0" w:space="0" w:color="auto"/>
              </w:divBdr>
            </w:div>
            <w:div w:id="826168800">
              <w:marLeft w:val="0"/>
              <w:marRight w:val="0"/>
              <w:marTop w:val="0"/>
              <w:marBottom w:val="0"/>
              <w:divBdr>
                <w:top w:val="none" w:sz="0" w:space="0" w:color="auto"/>
                <w:left w:val="none" w:sz="0" w:space="0" w:color="auto"/>
                <w:bottom w:val="none" w:sz="0" w:space="0" w:color="auto"/>
                <w:right w:val="none" w:sz="0" w:space="0" w:color="auto"/>
              </w:divBdr>
            </w:div>
            <w:div w:id="828138299">
              <w:marLeft w:val="0"/>
              <w:marRight w:val="0"/>
              <w:marTop w:val="0"/>
              <w:marBottom w:val="0"/>
              <w:divBdr>
                <w:top w:val="none" w:sz="0" w:space="0" w:color="auto"/>
                <w:left w:val="none" w:sz="0" w:space="0" w:color="auto"/>
                <w:bottom w:val="none" w:sz="0" w:space="0" w:color="auto"/>
                <w:right w:val="none" w:sz="0" w:space="0" w:color="auto"/>
              </w:divBdr>
            </w:div>
            <w:div w:id="829250376">
              <w:marLeft w:val="0"/>
              <w:marRight w:val="0"/>
              <w:marTop w:val="0"/>
              <w:marBottom w:val="0"/>
              <w:divBdr>
                <w:top w:val="none" w:sz="0" w:space="0" w:color="auto"/>
                <w:left w:val="none" w:sz="0" w:space="0" w:color="auto"/>
                <w:bottom w:val="none" w:sz="0" w:space="0" w:color="auto"/>
                <w:right w:val="none" w:sz="0" w:space="0" w:color="auto"/>
              </w:divBdr>
            </w:div>
            <w:div w:id="829440979">
              <w:marLeft w:val="0"/>
              <w:marRight w:val="0"/>
              <w:marTop w:val="0"/>
              <w:marBottom w:val="0"/>
              <w:divBdr>
                <w:top w:val="none" w:sz="0" w:space="0" w:color="auto"/>
                <w:left w:val="none" w:sz="0" w:space="0" w:color="auto"/>
                <w:bottom w:val="none" w:sz="0" w:space="0" w:color="auto"/>
                <w:right w:val="none" w:sz="0" w:space="0" w:color="auto"/>
              </w:divBdr>
            </w:div>
            <w:div w:id="832992829">
              <w:marLeft w:val="0"/>
              <w:marRight w:val="0"/>
              <w:marTop w:val="0"/>
              <w:marBottom w:val="0"/>
              <w:divBdr>
                <w:top w:val="none" w:sz="0" w:space="0" w:color="auto"/>
                <w:left w:val="none" w:sz="0" w:space="0" w:color="auto"/>
                <w:bottom w:val="none" w:sz="0" w:space="0" w:color="auto"/>
                <w:right w:val="none" w:sz="0" w:space="0" w:color="auto"/>
              </w:divBdr>
            </w:div>
            <w:div w:id="833910480">
              <w:marLeft w:val="0"/>
              <w:marRight w:val="0"/>
              <w:marTop w:val="0"/>
              <w:marBottom w:val="0"/>
              <w:divBdr>
                <w:top w:val="none" w:sz="0" w:space="0" w:color="auto"/>
                <w:left w:val="none" w:sz="0" w:space="0" w:color="auto"/>
                <w:bottom w:val="none" w:sz="0" w:space="0" w:color="auto"/>
                <w:right w:val="none" w:sz="0" w:space="0" w:color="auto"/>
              </w:divBdr>
            </w:div>
            <w:div w:id="834104330">
              <w:marLeft w:val="0"/>
              <w:marRight w:val="0"/>
              <w:marTop w:val="0"/>
              <w:marBottom w:val="0"/>
              <w:divBdr>
                <w:top w:val="none" w:sz="0" w:space="0" w:color="auto"/>
                <w:left w:val="none" w:sz="0" w:space="0" w:color="auto"/>
                <w:bottom w:val="none" w:sz="0" w:space="0" w:color="auto"/>
                <w:right w:val="none" w:sz="0" w:space="0" w:color="auto"/>
              </w:divBdr>
            </w:div>
            <w:div w:id="836310300">
              <w:marLeft w:val="0"/>
              <w:marRight w:val="0"/>
              <w:marTop w:val="0"/>
              <w:marBottom w:val="0"/>
              <w:divBdr>
                <w:top w:val="none" w:sz="0" w:space="0" w:color="auto"/>
                <w:left w:val="none" w:sz="0" w:space="0" w:color="auto"/>
                <w:bottom w:val="none" w:sz="0" w:space="0" w:color="auto"/>
                <w:right w:val="none" w:sz="0" w:space="0" w:color="auto"/>
              </w:divBdr>
            </w:div>
            <w:div w:id="837958818">
              <w:marLeft w:val="0"/>
              <w:marRight w:val="0"/>
              <w:marTop w:val="0"/>
              <w:marBottom w:val="0"/>
              <w:divBdr>
                <w:top w:val="none" w:sz="0" w:space="0" w:color="auto"/>
                <w:left w:val="none" w:sz="0" w:space="0" w:color="auto"/>
                <w:bottom w:val="none" w:sz="0" w:space="0" w:color="auto"/>
                <w:right w:val="none" w:sz="0" w:space="0" w:color="auto"/>
              </w:divBdr>
            </w:div>
            <w:div w:id="838929806">
              <w:marLeft w:val="0"/>
              <w:marRight w:val="0"/>
              <w:marTop w:val="0"/>
              <w:marBottom w:val="0"/>
              <w:divBdr>
                <w:top w:val="none" w:sz="0" w:space="0" w:color="auto"/>
                <w:left w:val="none" w:sz="0" w:space="0" w:color="auto"/>
                <w:bottom w:val="none" w:sz="0" w:space="0" w:color="auto"/>
                <w:right w:val="none" w:sz="0" w:space="0" w:color="auto"/>
              </w:divBdr>
            </w:div>
            <w:div w:id="839852542">
              <w:marLeft w:val="0"/>
              <w:marRight w:val="0"/>
              <w:marTop w:val="0"/>
              <w:marBottom w:val="0"/>
              <w:divBdr>
                <w:top w:val="none" w:sz="0" w:space="0" w:color="auto"/>
                <w:left w:val="none" w:sz="0" w:space="0" w:color="auto"/>
                <w:bottom w:val="none" w:sz="0" w:space="0" w:color="auto"/>
                <w:right w:val="none" w:sz="0" w:space="0" w:color="auto"/>
              </w:divBdr>
            </w:div>
            <w:div w:id="844519827">
              <w:marLeft w:val="0"/>
              <w:marRight w:val="0"/>
              <w:marTop w:val="0"/>
              <w:marBottom w:val="0"/>
              <w:divBdr>
                <w:top w:val="none" w:sz="0" w:space="0" w:color="auto"/>
                <w:left w:val="none" w:sz="0" w:space="0" w:color="auto"/>
                <w:bottom w:val="none" w:sz="0" w:space="0" w:color="auto"/>
                <w:right w:val="none" w:sz="0" w:space="0" w:color="auto"/>
              </w:divBdr>
            </w:div>
            <w:div w:id="847133248">
              <w:marLeft w:val="0"/>
              <w:marRight w:val="0"/>
              <w:marTop w:val="0"/>
              <w:marBottom w:val="0"/>
              <w:divBdr>
                <w:top w:val="none" w:sz="0" w:space="0" w:color="auto"/>
                <w:left w:val="none" w:sz="0" w:space="0" w:color="auto"/>
                <w:bottom w:val="none" w:sz="0" w:space="0" w:color="auto"/>
                <w:right w:val="none" w:sz="0" w:space="0" w:color="auto"/>
              </w:divBdr>
            </w:div>
            <w:div w:id="850727393">
              <w:marLeft w:val="0"/>
              <w:marRight w:val="0"/>
              <w:marTop w:val="0"/>
              <w:marBottom w:val="0"/>
              <w:divBdr>
                <w:top w:val="none" w:sz="0" w:space="0" w:color="auto"/>
                <w:left w:val="none" w:sz="0" w:space="0" w:color="auto"/>
                <w:bottom w:val="none" w:sz="0" w:space="0" w:color="auto"/>
                <w:right w:val="none" w:sz="0" w:space="0" w:color="auto"/>
              </w:divBdr>
            </w:div>
            <w:div w:id="851266459">
              <w:marLeft w:val="0"/>
              <w:marRight w:val="0"/>
              <w:marTop w:val="0"/>
              <w:marBottom w:val="0"/>
              <w:divBdr>
                <w:top w:val="none" w:sz="0" w:space="0" w:color="auto"/>
                <w:left w:val="none" w:sz="0" w:space="0" w:color="auto"/>
                <w:bottom w:val="none" w:sz="0" w:space="0" w:color="auto"/>
                <w:right w:val="none" w:sz="0" w:space="0" w:color="auto"/>
              </w:divBdr>
            </w:div>
            <w:div w:id="854270226">
              <w:marLeft w:val="0"/>
              <w:marRight w:val="0"/>
              <w:marTop w:val="0"/>
              <w:marBottom w:val="0"/>
              <w:divBdr>
                <w:top w:val="none" w:sz="0" w:space="0" w:color="auto"/>
                <w:left w:val="none" w:sz="0" w:space="0" w:color="auto"/>
                <w:bottom w:val="none" w:sz="0" w:space="0" w:color="auto"/>
                <w:right w:val="none" w:sz="0" w:space="0" w:color="auto"/>
              </w:divBdr>
            </w:div>
            <w:div w:id="854877758">
              <w:marLeft w:val="0"/>
              <w:marRight w:val="0"/>
              <w:marTop w:val="0"/>
              <w:marBottom w:val="0"/>
              <w:divBdr>
                <w:top w:val="none" w:sz="0" w:space="0" w:color="auto"/>
                <w:left w:val="none" w:sz="0" w:space="0" w:color="auto"/>
                <w:bottom w:val="none" w:sz="0" w:space="0" w:color="auto"/>
                <w:right w:val="none" w:sz="0" w:space="0" w:color="auto"/>
              </w:divBdr>
            </w:div>
            <w:div w:id="855195872">
              <w:marLeft w:val="0"/>
              <w:marRight w:val="0"/>
              <w:marTop w:val="0"/>
              <w:marBottom w:val="0"/>
              <w:divBdr>
                <w:top w:val="none" w:sz="0" w:space="0" w:color="auto"/>
                <w:left w:val="none" w:sz="0" w:space="0" w:color="auto"/>
                <w:bottom w:val="none" w:sz="0" w:space="0" w:color="auto"/>
                <w:right w:val="none" w:sz="0" w:space="0" w:color="auto"/>
              </w:divBdr>
            </w:div>
            <w:div w:id="855464671">
              <w:marLeft w:val="0"/>
              <w:marRight w:val="0"/>
              <w:marTop w:val="0"/>
              <w:marBottom w:val="0"/>
              <w:divBdr>
                <w:top w:val="none" w:sz="0" w:space="0" w:color="auto"/>
                <w:left w:val="none" w:sz="0" w:space="0" w:color="auto"/>
                <w:bottom w:val="none" w:sz="0" w:space="0" w:color="auto"/>
                <w:right w:val="none" w:sz="0" w:space="0" w:color="auto"/>
              </w:divBdr>
            </w:div>
            <w:div w:id="858395366">
              <w:marLeft w:val="0"/>
              <w:marRight w:val="0"/>
              <w:marTop w:val="0"/>
              <w:marBottom w:val="0"/>
              <w:divBdr>
                <w:top w:val="none" w:sz="0" w:space="0" w:color="auto"/>
                <w:left w:val="none" w:sz="0" w:space="0" w:color="auto"/>
                <w:bottom w:val="none" w:sz="0" w:space="0" w:color="auto"/>
                <w:right w:val="none" w:sz="0" w:space="0" w:color="auto"/>
              </w:divBdr>
            </w:div>
            <w:div w:id="859005385">
              <w:marLeft w:val="0"/>
              <w:marRight w:val="0"/>
              <w:marTop w:val="0"/>
              <w:marBottom w:val="0"/>
              <w:divBdr>
                <w:top w:val="none" w:sz="0" w:space="0" w:color="auto"/>
                <w:left w:val="none" w:sz="0" w:space="0" w:color="auto"/>
                <w:bottom w:val="none" w:sz="0" w:space="0" w:color="auto"/>
                <w:right w:val="none" w:sz="0" w:space="0" w:color="auto"/>
              </w:divBdr>
            </w:div>
            <w:div w:id="859051806">
              <w:marLeft w:val="0"/>
              <w:marRight w:val="0"/>
              <w:marTop w:val="0"/>
              <w:marBottom w:val="0"/>
              <w:divBdr>
                <w:top w:val="none" w:sz="0" w:space="0" w:color="auto"/>
                <w:left w:val="none" w:sz="0" w:space="0" w:color="auto"/>
                <w:bottom w:val="none" w:sz="0" w:space="0" w:color="auto"/>
                <w:right w:val="none" w:sz="0" w:space="0" w:color="auto"/>
              </w:divBdr>
            </w:div>
            <w:div w:id="860434909">
              <w:marLeft w:val="0"/>
              <w:marRight w:val="0"/>
              <w:marTop w:val="0"/>
              <w:marBottom w:val="0"/>
              <w:divBdr>
                <w:top w:val="none" w:sz="0" w:space="0" w:color="auto"/>
                <w:left w:val="none" w:sz="0" w:space="0" w:color="auto"/>
                <w:bottom w:val="none" w:sz="0" w:space="0" w:color="auto"/>
                <w:right w:val="none" w:sz="0" w:space="0" w:color="auto"/>
              </w:divBdr>
            </w:div>
            <w:div w:id="862789454">
              <w:marLeft w:val="0"/>
              <w:marRight w:val="0"/>
              <w:marTop w:val="0"/>
              <w:marBottom w:val="0"/>
              <w:divBdr>
                <w:top w:val="none" w:sz="0" w:space="0" w:color="auto"/>
                <w:left w:val="none" w:sz="0" w:space="0" w:color="auto"/>
                <w:bottom w:val="none" w:sz="0" w:space="0" w:color="auto"/>
                <w:right w:val="none" w:sz="0" w:space="0" w:color="auto"/>
              </w:divBdr>
            </w:div>
            <w:div w:id="864096779">
              <w:marLeft w:val="0"/>
              <w:marRight w:val="0"/>
              <w:marTop w:val="0"/>
              <w:marBottom w:val="0"/>
              <w:divBdr>
                <w:top w:val="none" w:sz="0" w:space="0" w:color="auto"/>
                <w:left w:val="none" w:sz="0" w:space="0" w:color="auto"/>
                <w:bottom w:val="none" w:sz="0" w:space="0" w:color="auto"/>
                <w:right w:val="none" w:sz="0" w:space="0" w:color="auto"/>
              </w:divBdr>
            </w:div>
            <w:div w:id="867183164">
              <w:marLeft w:val="0"/>
              <w:marRight w:val="0"/>
              <w:marTop w:val="0"/>
              <w:marBottom w:val="0"/>
              <w:divBdr>
                <w:top w:val="none" w:sz="0" w:space="0" w:color="auto"/>
                <w:left w:val="none" w:sz="0" w:space="0" w:color="auto"/>
                <w:bottom w:val="none" w:sz="0" w:space="0" w:color="auto"/>
                <w:right w:val="none" w:sz="0" w:space="0" w:color="auto"/>
              </w:divBdr>
            </w:div>
            <w:div w:id="867525324">
              <w:marLeft w:val="0"/>
              <w:marRight w:val="0"/>
              <w:marTop w:val="0"/>
              <w:marBottom w:val="0"/>
              <w:divBdr>
                <w:top w:val="none" w:sz="0" w:space="0" w:color="auto"/>
                <w:left w:val="none" w:sz="0" w:space="0" w:color="auto"/>
                <w:bottom w:val="none" w:sz="0" w:space="0" w:color="auto"/>
                <w:right w:val="none" w:sz="0" w:space="0" w:color="auto"/>
              </w:divBdr>
            </w:div>
            <w:div w:id="868488242">
              <w:marLeft w:val="0"/>
              <w:marRight w:val="0"/>
              <w:marTop w:val="0"/>
              <w:marBottom w:val="0"/>
              <w:divBdr>
                <w:top w:val="none" w:sz="0" w:space="0" w:color="auto"/>
                <w:left w:val="none" w:sz="0" w:space="0" w:color="auto"/>
                <w:bottom w:val="none" w:sz="0" w:space="0" w:color="auto"/>
                <w:right w:val="none" w:sz="0" w:space="0" w:color="auto"/>
              </w:divBdr>
            </w:div>
            <w:div w:id="870187185">
              <w:marLeft w:val="0"/>
              <w:marRight w:val="0"/>
              <w:marTop w:val="0"/>
              <w:marBottom w:val="0"/>
              <w:divBdr>
                <w:top w:val="none" w:sz="0" w:space="0" w:color="auto"/>
                <w:left w:val="none" w:sz="0" w:space="0" w:color="auto"/>
                <w:bottom w:val="none" w:sz="0" w:space="0" w:color="auto"/>
                <w:right w:val="none" w:sz="0" w:space="0" w:color="auto"/>
              </w:divBdr>
            </w:div>
            <w:div w:id="871068595">
              <w:marLeft w:val="0"/>
              <w:marRight w:val="0"/>
              <w:marTop w:val="0"/>
              <w:marBottom w:val="0"/>
              <w:divBdr>
                <w:top w:val="none" w:sz="0" w:space="0" w:color="auto"/>
                <w:left w:val="none" w:sz="0" w:space="0" w:color="auto"/>
                <w:bottom w:val="none" w:sz="0" w:space="0" w:color="auto"/>
                <w:right w:val="none" w:sz="0" w:space="0" w:color="auto"/>
              </w:divBdr>
              <w:divsChild>
                <w:div w:id="45687307">
                  <w:marLeft w:val="0"/>
                  <w:marRight w:val="0"/>
                  <w:marTop w:val="0"/>
                  <w:marBottom w:val="0"/>
                  <w:divBdr>
                    <w:top w:val="none" w:sz="0" w:space="0" w:color="auto"/>
                    <w:left w:val="none" w:sz="0" w:space="0" w:color="auto"/>
                    <w:bottom w:val="none" w:sz="0" w:space="0" w:color="auto"/>
                    <w:right w:val="none" w:sz="0" w:space="0" w:color="auto"/>
                  </w:divBdr>
                </w:div>
                <w:div w:id="48771314">
                  <w:marLeft w:val="0"/>
                  <w:marRight w:val="0"/>
                  <w:marTop w:val="0"/>
                  <w:marBottom w:val="0"/>
                  <w:divBdr>
                    <w:top w:val="none" w:sz="0" w:space="0" w:color="auto"/>
                    <w:left w:val="none" w:sz="0" w:space="0" w:color="auto"/>
                    <w:bottom w:val="none" w:sz="0" w:space="0" w:color="auto"/>
                    <w:right w:val="none" w:sz="0" w:space="0" w:color="auto"/>
                  </w:divBdr>
                </w:div>
                <w:div w:id="74515615">
                  <w:marLeft w:val="0"/>
                  <w:marRight w:val="0"/>
                  <w:marTop w:val="0"/>
                  <w:marBottom w:val="0"/>
                  <w:divBdr>
                    <w:top w:val="none" w:sz="0" w:space="0" w:color="auto"/>
                    <w:left w:val="none" w:sz="0" w:space="0" w:color="auto"/>
                    <w:bottom w:val="none" w:sz="0" w:space="0" w:color="auto"/>
                    <w:right w:val="none" w:sz="0" w:space="0" w:color="auto"/>
                  </w:divBdr>
                </w:div>
                <w:div w:id="290135051">
                  <w:marLeft w:val="0"/>
                  <w:marRight w:val="0"/>
                  <w:marTop w:val="0"/>
                  <w:marBottom w:val="0"/>
                  <w:divBdr>
                    <w:top w:val="none" w:sz="0" w:space="0" w:color="auto"/>
                    <w:left w:val="none" w:sz="0" w:space="0" w:color="auto"/>
                    <w:bottom w:val="none" w:sz="0" w:space="0" w:color="auto"/>
                    <w:right w:val="none" w:sz="0" w:space="0" w:color="auto"/>
                  </w:divBdr>
                </w:div>
                <w:div w:id="301689650">
                  <w:marLeft w:val="0"/>
                  <w:marRight w:val="0"/>
                  <w:marTop w:val="0"/>
                  <w:marBottom w:val="0"/>
                  <w:divBdr>
                    <w:top w:val="none" w:sz="0" w:space="0" w:color="auto"/>
                    <w:left w:val="none" w:sz="0" w:space="0" w:color="auto"/>
                    <w:bottom w:val="none" w:sz="0" w:space="0" w:color="auto"/>
                    <w:right w:val="none" w:sz="0" w:space="0" w:color="auto"/>
                  </w:divBdr>
                </w:div>
                <w:div w:id="328756867">
                  <w:marLeft w:val="0"/>
                  <w:marRight w:val="0"/>
                  <w:marTop w:val="0"/>
                  <w:marBottom w:val="0"/>
                  <w:divBdr>
                    <w:top w:val="none" w:sz="0" w:space="0" w:color="auto"/>
                    <w:left w:val="none" w:sz="0" w:space="0" w:color="auto"/>
                    <w:bottom w:val="none" w:sz="0" w:space="0" w:color="auto"/>
                    <w:right w:val="none" w:sz="0" w:space="0" w:color="auto"/>
                  </w:divBdr>
                </w:div>
                <w:div w:id="336271340">
                  <w:marLeft w:val="0"/>
                  <w:marRight w:val="0"/>
                  <w:marTop w:val="0"/>
                  <w:marBottom w:val="0"/>
                  <w:divBdr>
                    <w:top w:val="none" w:sz="0" w:space="0" w:color="auto"/>
                    <w:left w:val="none" w:sz="0" w:space="0" w:color="auto"/>
                    <w:bottom w:val="none" w:sz="0" w:space="0" w:color="auto"/>
                    <w:right w:val="none" w:sz="0" w:space="0" w:color="auto"/>
                  </w:divBdr>
                </w:div>
                <w:div w:id="452947051">
                  <w:marLeft w:val="0"/>
                  <w:marRight w:val="0"/>
                  <w:marTop w:val="0"/>
                  <w:marBottom w:val="0"/>
                  <w:divBdr>
                    <w:top w:val="none" w:sz="0" w:space="0" w:color="auto"/>
                    <w:left w:val="none" w:sz="0" w:space="0" w:color="auto"/>
                    <w:bottom w:val="none" w:sz="0" w:space="0" w:color="auto"/>
                    <w:right w:val="none" w:sz="0" w:space="0" w:color="auto"/>
                  </w:divBdr>
                </w:div>
                <w:div w:id="457644470">
                  <w:marLeft w:val="0"/>
                  <w:marRight w:val="0"/>
                  <w:marTop w:val="0"/>
                  <w:marBottom w:val="0"/>
                  <w:divBdr>
                    <w:top w:val="none" w:sz="0" w:space="0" w:color="auto"/>
                    <w:left w:val="none" w:sz="0" w:space="0" w:color="auto"/>
                    <w:bottom w:val="none" w:sz="0" w:space="0" w:color="auto"/>
                    <w:right w:val="none" w:sz="0" w:space="0" w:color="auto"/>
                  </w:divBdr>
                </w:div>
                <w:div w:id="465122399">
                  <w:marLeft w:val="0"/>
                  <w:marRight w:val="0"/>
                  <w:marTop w:val="0"/>
                  <w:marBottom w:val="0"/>
                  <w:divBdr>
                    <w:top w:val="none" w:sz="0" w:space="0" w:color="auto"/>
                    <w:left w:val="none" w:sz="0" w:space="0" w:color="auto"/>
                    <w:bottom w:val="none" w:sz="0" w:space="0" w:color="auto"/>
                    <w:right w:val="none" w:sz="0" w:space="0" w:color="auto"/>
                  </w:divBdr>
                </w:div>
                <w:div w:id="494995239">
                  <w:marLeft w:val="0"/>
                  <w:marRight w:val="0"/>
                  <w:marTop w:val="0"/>
                  <w:marBottom w:val="0"/>
                  <w:divBdr>
                    <w:top w:val="none" w:sz="0" w:space="0" w:color="auto"/>
                    <w:left w:val="none" w:sz="0" w:space="0" w:color="auto"/>
                    <w:bottom w:val="none" w:sz="0" w:space="0" w:color="auto"/>
                    <w:right w:val="none" w:sz="0" w:space="0" w:color="auto"/>
                  </w:divBdr>
                </w:div>
                <w:div w:id="500582927">
                  <w:marLeft w:val="0"/>
                  <w:marRight w:val="0"/>
                  <w:marTop w:val="0"/>
                  <w:marBottom w:val="0"/>
                  <w:divBdr>
                    <w:top w:val="none" w:sz="0" w:space="0" w:color="auto"/>
                    <w:left w:val="none" w:sz="0" w:space="0" w:color="auto"/>
                    <w:bottom w:val="none" w:sz="0" w:space="0" w:color="auto"/>
                    <w:right w:val="none" w:sz="0" w:space="0" w:color="auto"/>
                  </w:divBdr>
                </w:div>
                <w:div w:id="536553788">
                  <w:marLeft w:val="0"/>
                  <w:marRight w:val="0"/>
                  <w:marTop w:val="0"/>
                  <w:marBottom w:val="0"/>
                  <w:divBdr>
                    <w:top w:val="none" w:sz="0" w:space="0" w:color="auto"/>
                    <w:left w:val="none" w:sz="0" w:space="0" w:color="auto"/>
                    <w:bottom w:val="none" w:sz="0" w:space="0" w:color="auto"/>
                    <w:right w:val="none" w:sz="0" w:space="0" w:color="auto"/>
                  </w:divBdr>
                </w:div>
                <w:div w:id="550727991">
                  <w:marLeft w:val="0"/>
                  <w:marRight w:val="0"/>
                  <w:marTop w:val="0"/>
                  <w:marBottom w:val="0"/>
                  <w:divBdr>
                    <w:top w:val="none" w:sz="0" w:space="0" w:color="auto"/>
                    <w:left w:val="none" w:sz="0" w:space="0" w:color="auto"/>
                    <w:bottom w:val="none" w:sz="0" w:space="0" w:color="auto"/>
                    <w:right w:val="none" w:sz="0" w:space="0" w:color="auto"/>
                  </w:divBdr>
                </w:div>
                <w:div w:id="555047807">
                  <w:marLeft w:val="0"/>
                  <w:marRight w:val="0"/>
                  <w:marTop w:val="0"/>
                  <w:marBottom w:val="0"/>
                  <w:divBdr>
                    <w:top w:val="none" w:sz="0" w:space="0" w:color="auto"/>
                    <w:left w:val="none" w:sz="0" w:space="0" w:color="auto"/>
                    <w:bottom w:val="none" w:sz="0" w:space="0" w:color="auto"/>
                    <w:right w:val="none" w:sz="0" w:space="0" w:color="auto"/>
                  </w:divBdr>
                </w:div>
                <w:div w:id="557397996">
                  <w:marLeft w:val="0"/>
                  <w:marRight w:val="0"/>
                  <w:marTop w:val="0"/>
                  <w:marBottom w:val="0"/>
                  <w:divBdr>
                    <w:top w:val="none" w:sz="0" w:space="0" w:color="auto"/>
                    <w:left w:val="none" w:sz="0" w:space="0" w:color="auto"/>
                    <w:bottom w:val="none" w:sz="0" w:space="0" w:color="auto"/>
                    <w:right w:val="none" w:sz="0" w:space="0" w:color="auto"/>
                  </w:divBdr>
                </w:div>
                <w:div w:id="604115824">
                  <w:marLeft w:val="0"/>
                  <w:marRight w:val="0"/>
                  <w:marTop w:val="0"/>
                  <w:marBottom w:val="0"/>
                  <w:divBdr>
                    <w:top w:val="none" w:sz="0" w:space="0" w:color="auto"/>
                    <w:left w:val="none" w:sz="0" w:space="0" w:color="auto"/>
                    <w:bottom w:val="none" w:sz="0" w:space="0" w:color="auto"/>
                    <w:right w:val="none" w:sz="0" w:space="0" w:color="auto"/>
                  </w:divBdr>
                </w:div>
                <w:div w:id="620920673">
                  <w:marLeft w:val="0"/>
                  <w:marRight w:val="0"/>
                  <w:marTop w:val="0"/>
                  <w:marBottom w:val="0"/>
                  <w:divBdr>
                    <w:top w:val="none" w:sz="0" w:space="0" w:color="auto"/>
                    <w:left w:val="none" w:sz="0" w:space="0" w:color="auto"/>
                    <w:bottom w:val="none" w:sz="0" w:space="0" w:color="auto"/>
                    <w:right w:val="none" w:sz="0" w:space="0" w:color="auto"/>
                  </w:divBdr>
                </w:div>
                <w:div w:id="710308577">
                  <w:marLeft w:val="0"/>
                  <w:marRight w:val="0"/>
                  <w:marTop w:val="0"/>
                  <w:marBottom w:val="0"/>
                  <w:divBdr>
                    <w:top w:val="none" w:sz="0" w:space="0" w:color="auto"/>
                    <w:left w:val="none" w:sz="0" w:space="0" w:color="auto"/>
                    <w:bottom w:val="none" w:sz="0" w:space="0" w:color="auto"/>
                    <w:right w:val="none" w:sz="0" w:space="0" w:color="auto"/>
                  </w:divBdr>
                </w:div>
                <w:div w:id="747389128">
                  <w:marLeft w:val="0"/>
                  <w:marRight w:val="0"/>
                  <w:marTop w:val="0"/>
                  <w:marBottom w:val="0"/>
                  <w:divBdr>
                    <w:top w:val="none" w:sz="0" w:space="0" w:color="auto"/>
                    <w:left w:val="none" w:sz="0" w:space="0" w:color="auto"/>
                    <w:bottom w:val="none" w:sz="0" w:space="0" w:color="auto"/>
                    <w:right w:val="none" w:sz="0" w:space="0" w:color="auto"/>
                  </w:divBdr>
                </w:div>
                <w:div w:id="767505298">
                  <w:marLeft w:val="0"/>
                  <w:marRight w:val="0"/>
                  <w:marTop w:val="0"/>
                  <w:marBottom w:val="0"/>
                  <w:divBdr>
                    <w:top w:val="none" w:sz="0" w:space="0" w:color="auto"/>
                    <w:left w:val="none" w:sz="0" w:space="0" w:color="auto"/>
                    <w:bottom w:val="none" w:sz="0" w:space="0" w:color="auto"/>
                    <w:right w:val="none" w:sz="0" w:space="0" w:color="auto"/>
                  </w:divBdr>
                </w:div>
                <w:div w:id="839586256">
                  <w:marLeft w:val="0"/>
                  <w:marRight w:val="0"/>
                  <w:marTop w:val="0"/>
                  <w:marBottom w:val="0"/>
                  <w:divBdr>
                    <w:top w:val="none" w:sz="0" w:space="0" w:color="auto"/>
                    <w:left w:val="none" w:sz="0" w:space="0" w:color="auto"/>
                    <w:bottom w:val="none" w:sz="0" w:space="0" w:color="auto"/>
                    <w:right w:val="none" w:sz="0" w:space="0" w:color="auto"/>
                  </w:divBdr>
                </w:div>
                <w:div w:id="843202286">
                  <w:marLeft w:val="0"/>
                  <w:marRight w:val="0"/>
                  <w:marTop w:val="0"/>
                  <w:marBottom w:val="0"/>
                  <w:divBdr>
                    <w:top w:val="none" w:sz="0" w:space="0" w:color="auto"/>
                    <w:left w:val="none" w:sz="0" w:space="0" w:color="auto"/>
                    <w:bottom w:val="none" w:sz="0" w:space="0" w:color="auto"/>
                    <w:right w:val="none" w:sz="0" w:space="0" w:color="auto"/>
                  </w:divBdr>
                </w:div>
                <w:div w:id="851915060">
                  <w:marLeft w:val="0"/>
                  <w:marRight w:val="0"/>
                  <w:marTop w:val="0"/>
                  <w:marBottom w:val="0"/>
                  <w:divBdr>
                    <w:top w:val="none" w:sz="0" w:space="0" w:color="auto"/>
                    <w:left w:val="none" w:sz="0" w:space="0" w:color="auto"/>
                    <w:bottom w:val="none" w:sz="0" w:space="0" w:color="auto"/>
                    <w:right w:val="none" w:sz="0" w:space="0" w:color="auto"/>
                  </w:divBdr>
                </w:div>
                <w:div w:id="914360747">
                  <w:marLeft w:val="0"/>
                  <w:marRight w:val="0"/>
                  <w:marTop w:val="0"/>
                  <w:marBottom w:val="0"/>
                  <w:divBdr>
                    <w:top w:val="none" w:sz="0" w:space="0" w:color="auto"/>
                    <w:left w:val="none" w:sz="0" w:space="0" w:color="auto"/>
                    <w:bottom w:val="none" w:sz="0" w:space="0" w:color="auto"/>
                    <w:right w:val="none" w:sz="0" w:space="0" w:color="auto"/>
                  </w:divBdr>
                </w:div>
                <w:div w:id="931814459">
                  <w:marLeft w:val="0"/>
                  <w:marRight w:val="0"/>
                  <w:marTop w:val="0"/>
                  <w:marBottom w:val="0"/>
                  <w:divBdr>
                    <w:top w:val="none" w:sz="0" w:space="0" w:color="auto"/>
                    <w:left w:val="none" w:sz="0" w:space="0" w:color="auto"/>
                    <w:bottom w:val="none" w:sz="0" w:space="0" w:color="auto"/>
                    <w:right w:val="none" w:sz="0" w:space="0" w:color="auto"/>
                  </w:divBdr>
                </w:div>
                <w:div w:id="931931130">
                  <w:marLeft w:val="0"/>
                  <w:marRight w:val="0"/>
                  <w:marTop w:val="0"/>
                  <w:marBottom w:val="0"/>
                  <w:divBdr>
                    <w:top w:val="none" w:sz="0" w:space="0" w:color="auto"/>
                    <w:left w:val="none" w:sz="0" w:space="0" w:color="auto"/>
                    <w:bottom w:val="none" w:sz="0" w:space="0" w:color="auto"/>
                    <w:right w:val="none" w:sz="0" w:space="0" w:color="auto"/>
                  </w:divBdr>
                </w:div>
                <w:div w:id="935750748">
                  <w:marLeft w:val="0"/>
                  <w:marRight w:val="0"/>
                  <w:marTop w:val="0"/>
                  <w:marBottom w:val="0"/>
                  <w:divBdr>
                    <w:top w:val="none" w:sz="0" w:space="0" w:color="auto"/>
                    <w:left w:val="none" w:sz="0" w:space="0" w:color="auto"/>
                    <w:bottom w:val="none" w:sz="0" w:space="0" w:color="auto"/>
                    <w:right w:val="none" w:sz="0" w:space="0" w:color="auto"/>
                  </w:divBdr>
                </w:div>
                <w:div w:id="943996098">
                  <w:marLeft w:val="0"/>
                  <w:marRight w:val="0"/>
                  <w:marTop w:val="0"/>
                  <w:marBottom w:val="0"/>
                  <w:divBdr>
                    <w:top w:val="none" w:sz="0" w:space="0" w:color="auto"/>
                    <w:left w:val="none" w:sz="0" w:space="0" w:color="auto"/>
                    <w:bottom w:val="none" w:sz="0" w:space="0" w:color="auto"/>
                    <w:right w:val="none" w:sz="0" w:space="0" w:color="auto"/>
                  </w:divBdr>
                </w:div>
                <w:div w:id="961960644">
                  <w:marLeft w:val="0"/>
                  <w:marRight w:val="0"/>
                  <w:marTop w:val="0"/>
                  <w:marBottom w:val="0"/>
                  <w:divBdr>
                    <w:top w:val="none" w:sz="0" w:space="0" w:color="auto"/>
                    <w:left w:val="none" w:sz="0" w:space="0" w:color="auto"/>
                    <w:bottom w:val="none" w:sz="0" w:space="0" w:color="auto"/>
                    <w:right w:val="none" w:sz="0" w:space="0" w:color="auto"/>
                  </w:divBdr>
                </w:div>
                <w:div w:id="981039330">
                  <w:marLeft w:val="0"/>
                  <w:marRight w:val="0"/>
                  <w:marTop w:val="0"/>
                  <w:marBottom w:val="0"/>
                  <w:divBdr>
                    <w:top w:val="none" w:sz="0" w:space="0" w:color="auto"/>
                    <w:left w:val="none" w:sz="0" w:space="0" w:color="auto"/>
                    <w:bottom w:val="none" w:sz="0" w:space="0" w:color="auto"/>
                    <w:right w:val="none" w:sz="0" w:space="0" w:color="auto"/>
                  </w:divBdr>
                </w:div>
                <w:div w:id="1016275423">
                  <w:marLeft w:val="0"/>
                  <w:marRight w:val="0"/>
                  <w:marTop w:val="0"/>
                  <w:marBottom w:val="0"/>
                  <w:divBdr>
                    <w:top w:val="none" w:sz="0" w:space="0" w:color="auto"/>
                    <w:left w:val="none" w:sz="0" w:space="0" w:color="auto"/>
                    <w:bottom w:val="none" w:sz="0" w:space="0" w:color="auto"/>
                    <w:right w:val="none" w:sz="0" w:space="0" w:color="auto"/>
                  </w:divBdr>
                </w:div>
                <w:div w:id="1018658640">
                  <w:marLeft w:val="0"/>
                  <w:marRight w:val="0"/>
                  <w:marTop w:val="0"/>
                  <w:marBottom w:val="0"/>
                  <w:divBdr>
                    <w:top w:val="none" w:sz="0" w:space="0" w:color="auto"/>
                    <w:left w:val="none" w:sz="0" w:space="0" w:color="auto"/>
                    <w:bottom w:val="none" w:sz="0" w:space="0" w:color="auto"/>
                    <w:right w:val="none" w:sz="0" w:space="0" w:color="auto"/>
                  </w:divBdr>
                </w:div>
                <w:div w:id="1035037391">
                  <w:marLeft w:val="0"/>
                  <w:marRight w:val="0"/>
                  <w:marTop w:val="0"/>
                  <w:marBottom w:val="0"/>
                  <w:divBdr>
                    <w:top w:val="none" w:sz="0" w:space="0" w:color="auto"/>
                    <w:left w:val="none" w:sz="0" w:space="0" w:color="auto"/>
                    <w:bottom w:val="none" w:sz="0" w:space="0" w:color="auto"/>
                    <w:right w:val="none" w:sz="0" w:space="0" w:color="auto"/>
                  </w:divBdr>
                </w:div>
                <w:div w:id="1087267681">
                  <w:marLeft w:val="0"/>
                  <w:marRight w:val="0"/>
                  <w:marTop w:val="0"/>
                  <w:marBottom w:val="0"/>
                  <w:divBdr>
                    <w:top w:val="none" w:sz="0" w:space="0" w:color="auto"/>
                    <w:left w:val="none" w:sz="0" w:space="0" w:color="auto"/>
                    <w:bottom w:val="none" w:sz="0" w:space="0" w:color="auto"/>
                    <w:right w:val="none" w:sz="0" w:space="0" w:color="auto"/>
                  </w:divBdr>
                </w:div>
                <w:div w:id="1102264298">
                  <w:marLeft w:val="0"/>
                  <w:marRight w:val="0"/>
                  <w:marTop w:val="0"/>
                  <w:marBottom w:val="0"/>
                  <w:divBdr>
                    <w:top w:val="none" w:sz="0" w:space="0" w:color="auto"/>
                    <w:left w:val="none" w:sz="0" w:space="0" w:color="auto"/>
                    <w:bottom w:val="none" w:sz="0" w:space="0" w:color="auto"/>
                    <w:right w:val="none" w:sz="0" w:space="0" w:color="auto"/>
                  </w:divBdr>
                </w:div>
                <w:div w:id="1107577424">
                  <w:marLeft w:val="0"/>
                  <w:marRight w:val="0"/>
                  <w:marTop w:val="0"/>
                  <w:marBottom w:val="0"/>
                  <w:divBdr>
                    <w:top w:val="none" w:sz="0" w:space="0" w:color="auto"/>
                    <w:left w:val="none" w:sz="0" w:space="0" w:color="auto"/>
                    <w:bottom w:val="none" w:sz="0" w:space="0" w:color="auto"/>
                    <w:right w:val="none" w:sz="0" w:space="0" w:color="auto"/>
                  </w:divBdr>
                </w:div>
                <w:div w:id="1115442629">
                  <w:marLeft w:val="0"/>
                  <w:marRight w:val="0"/>
                  <w:marTop w:val="0"/>
                  <w:marBottom w:val="0"/>
                  <w:divBdr>
                    <w:top w:val="none" w:sz="0" w:space="0" w:color="auto"/>
                    <w:left w:val="none" w:sz="0" w:space="0" w:color="auto"/>
                    <w:bottom w:val="none" w:sz="0" w:space="0" w:color="auto"/>
                    <w:right w:val="none" w:sz="0" w:space="0" w:color="auto"/>
                  </w:divBdr>
                </w:div>
                <w:div w:id="1130368574">
                  <w:marLeft w:val="0"/>
                  <w:marRight w:val="0"/>
                  <w:marTop w:val="0"/>
                  <w:marBottom w:val="0"/>
                  <w:divBdr>
                    <w:top w:val="none" w:sz="0" w:space="0" w:color="auto"/>
                    <w:left w:val="none" w:sz="0" w:space="0" w:color="auto"/>
                    <w:bottom w:val="none" w:sz="0" w:space="0" w:color="auto"/>
                    <w:right w:val="none" w:sz="0" w:space="0" w:color="auto"/>
                  </w:divBdr>
                </w:div>
                <w:div w:id="1154834981">
                  <w:marLeft w:val="0"/>
                  <w:marRight w:val="0"/>
                  <w:marTop w:val="0"/>
                  <w:marBottom w:val="0"/>
                  <w:divBdr>
                    <w:top w:val="none" w:sz="0" w:space="0" w:color="auto"/>
                    <w:left w:val="none" w:sz="0" w:space="0" w:color="auto"/>
                    <w:bottom w:val="none" w:sz="0" w:space="0" w:color="auto"/>
                    <w:right w:val="none" w:sz="0" w:space="0" w:color="auto"/>
                  </w:divBdr>
                </w:div>
                <w:div w:id="1226451296">
                  <w:marLeft w:val="0"/>
                  <w:marRight w:val="0"/>
                  <w:marTop w:val="0"/>
                  <w:marBottom w:val="0"/>
                  <w:divBdr>
                    <w:top w:val="none" w:sz="0" w:space="0" w:color="auto"/>
                    <w:left w:val="none" w:sz="0" w:space="0" w:color="auto"/>
                    <w:bottom w:val="none" w:sz="0" w:space="0" w:color="auto"/>
                    <w:right w:val="none" w:sz="0" w:space="0" w:color="auto"/>
                  </w:divBdr>
                </w:div>
                <w:div w:id="1311207814">
                  <w:marLeft w:val="0"/>
                  <w:marRight w:val="0"/>
                  <w:marTop w:val="0"/>
                  <w:marBottom w:val="0"/>
                  <w:divBdr>
                    <w:top w:val="none" w:sz="0" w:space="0" w:color="auto"/>
                    <w:left w:val="none" w:sz="0" w:space="0" w:color="auto"/>
                    <w:bottom w:val="none" w:sz="0" w:space="0" w:color="auto"/>
                    <w:right w:val="none" w:sz="0" w:space="0" w:color="auto"/>
                  </w:divBdr>
                </w:div>
                <w:div w:id="1394112872">
                  <w:marLeft w:val="0"/>
                  <w:marRight w:val="0"/>
                  <w:marTop w:val="0"/>
                  <w:marBottom w:val="0"/>
                  <w:divBdr>
                    <w:top w:val="none" w:sz="0" w:space="0" w:color="auto"/>
                    <w:left w:val="none" w:sz="0" w:space="0" w:color="auto"/>
                    <w:bottom w:val="none" w:sz="0" w:space="0" w:color="auto"/>
                    <w:right w:val="none" w:sz="0" w:space="0" w:color="auto"/>
                  </w:divBdr>
                </w:div>
                <w:div w:id="1394430910">
                  <w:marLeft w:val="0"/>
                  <w:marRight w:val="0"/>
                  <w:marTop w:val="0"/>
                  <w:marBottom w:val="0"/>
                  <w:divBdr>
                    <w:top w:val="none" w:sz="0" w:space="0" w:color="auto"/>
                    <w:left w:val="none" w:sz="0" w:space="0" w:color="auto"/>
                    <w:bottom w:val="none" w:sz="0" w:space="0" w:color="auto"/>
                    <w:right w:val="none" w:sz="0" w:space="0" w:color="auto"/>
                  </w:divBdr>
                </w:div>
                <w:div w:id="1394701011">
                  <w:marLeft w:val="0"/>
                  <w:marRight w:val="0"/>
                  <w:marTop w:val="0"/>
                  <w:marBottom w:val="0"/>
                  <w:divBdr>
                    <w:top w:val="none" w:sz="0" w:space="0" w:color="auto"/>
                    <w:left w:val="none" w:sz="0" w:space="0" w:color="auto"/>
                    <w:bottom w:val="none" w:sz="0" w:space="0" w:color="auto"/>
                    <w:right w:val="none" w:sz="0" w:space="0" w:color="auto"/>
                  </w:divBdr>
                </w:div>
                <w:div w:id="1396853154">
                  <w:marLeft w:val="0"/>
                  <w:marRight w:val="0"/>
                  <w:marTop w:val="0"/>
                  <w:marBottom w:val="0"/>
                  <w:divBdr>
                    <w:top w:val="none" w:sz="0" w:space="0" w:color="auto"/>
                    <w:left w:val="none" w:sz="0" w:space="0" w:color="auto"/>
                    <w:bottom w:val="none" w:sz="0" w:space="0" w:color="auto"/>
                    <w:right w:val="none" w:sz="0" w:space="0" w:color="auto"/>
                  </w:divBdr>
                </w:div>
                <w:div w:id="1397901473">
                  <w:marLeft w:val="0"/>
                  <w:marRight w:val="0"/>
                  <w:marTop w:val="0"/>
                  <w:marBottom w:val="0"/>
                  <w:divBdr>
                    <w:top w:val="none" w:sz="0" w:space="0" w:color="auto"/>
                    <w:left w:val="none" w:sz="0" w:space="0" w:color="auto"/>
                    <w:bottom w:val="none" w:sz="0" w:space="0" w:color="auto"/>
                    <w:right w:val="none" w:sz="0" w:space="0" w:color="auto"/>
                  </w:divBdr>
                </w:div>
                <w:div w:id="1404181168">
                  <w:marLeft w:val="0"/>
                  <w:marRight w:val="0"/>
                  <w:marTop w:val="0"/>
                  <w:marBottom w:val="0"/>
                  <w:divBdr>
                    <w:top w:val="none" w:sz="0" w:space="0" w:color="auto"/>
                    <w:left w:val="none" w:sz="0" w:space="0" w:color="auto"/>
                    <w:bottom w:val="none" w:sz="0" w:space="0" w:color="auto"/>
                    <w:right w:val="none" w:sz="0" w:space="0" w:color="auto"/>
                  </w:divBdr>
                </w:div>
                <w:div w:id="1465999461">
                  <w:marLeft w:val="0"/>
                  <w:marRight w:val="0"/>
                  <w:marTop w:val="0"/>
                  <w:marBottom w:val="0"/>
                  <w:divBdr>
                    <w:top w:val="none" w:sz="0" w:space="0" w:color="auto"/>
                    <w:left w:val="none" w:sz="0" w:space="0" w:color="auto"/>
                    <w:bottom w:val="none" w:sz="0" w:space="0" w:color="auto"/>
                    <w:right w:val="none" w:sz="0" w:space="0" w:color="auto"/>
                  </w:divBdr>
                </w:div>
                <w:div w:id="1493641332">
                  <w:marLeft w:val="0"/>
                  <w:marRight w:val="0"/>
                  <w:marTop w:val="0"/>
                  <w:marBottom w:val="0"/>
                  <w:divBdr>
                    <w:top w:val="none" w:sz="0" w:space="0" w:color="auto"/>
                    <w:left w:val="none" w:sz="0" w:space="0" w:color="auto"/>
                    <w:bottom w:val="none" w:sz="0" w:space="0" w:color="auto"/>
                    <w:right w:val="none" w:sz="0" w:space="0" w:color="auto"/>
                  </w:divBdr>
                </w:div>
                <w:div w:id="1504129204">
                  <w:marLeft w:val="0"/>
                  <w:marRight w:val="0"/>
                  <w:marTop w:val="0"/>
                  <w:marBottom w:val="0"/>
                  <w:divBdr>
                    <w:top w:val="none" w:sz="0" w:space="0" w:color="auto"/>
                    <w:left w:val="none" w:sz="0" w:space="0" w:color="auto"/>
                    <w:bottom w:val="none" w:sz="0" w:space="0" w:color="auto"/>
                    <w:right w:val="none" w:sz="0" w:space="0" w:color="auto"/>
                  </w:divBdr>
                </w:div>
                <w:div w:id="1536769927">
                  <w:marLeft w:val="0"/>
                  <w:marRight w:val="0"/>
                  <w:marTop w:val="0"/>
                  <w:marBottom w:val="0"/>
                  <w:divBdr>
                    <w:top w:val="none" w:sz="0" w:space="0" w:color="auto"/>
                    <w:left w:val="none" w:sz="0" w:space="0" w:color="auto"/>
                    <w:bottom w:val="none" w:sz="0" w:space="0" w:color="auto"/>
                    <w:right w:val="none" w:sz="0" w:space="0" w:color="auto"/>
                  </w:divBdr>
                </w:div>
                <w:div w:id="1581207126">
                  <w:marLeft w:val="0"/>
                  <w:marRight w:val="0"/>
                  <w:marTop w:val="0"/>
                  <w:marBottom w:val="0"/>
                  <w:divBdr>
                    <w:top w:val="none" w:sz="0" w:space="0" w:color="auto"/>
                    <w:left w:val="none" w:sz="0" w:space="0" w:color="auto"/>
                    <w:bottom w:val="none" w:sz="0" w:space="0" w:color="auto"/>
                    <w:right w:val="none" w:sz="0" w:space="0" w:color="auto"/>
                  </w:divBdr>
                </w:div>
                <w:div w:id="1603760678">
                  <w:marLeft w:val="0"/>
                  <w:marRight w:val="0"/>
                  <w:marTop w:val="0"/>
                  <w:marBottom w:val="0"/>
                  <w:divBdr>
                    <w:top w:val="none" w:sz="0" w:space="0" w:color="auto"/>
                    <w:left w:val="none" w:sz="0" w:space="0" w:color="auto"/>
                    <w:bottom w:val="none" w:sz="0" w:space="0" w:color="auto"/>
                    <w:right w:val="none" w:sz="0" w:space="0" w:color="auto"/>
                  </w:divBdr>
                </w:div>
                <w:div w:id="1662614881">
                  <w:marLeft w:val="0"/>
                  <w:marRight w:val="0"/>
                  <w:marTop w:val="0"/>
                  <w:marBottom w:val="0"/>
                  <w:divBdr>
                    <w:top w:val="none" w:sz="0" w:space="0" w:color="auto"/>
                    <w:left w:val="none" w:sz="0" w:space="0" w:color="auto"/>
                    <w:bottom w:val="none" w:sz="0" w:space="0" w:color="auto"/>
                    <w:right w:val="none" w:sz="0" w:space="0" w:color="auto"/>
                  </w:divBdr>
                </w:div>
                <w:div w:id="1694575945">
                  <w:marLeft w:val="0"/>
                  <w:marRight w:val="0"/>
                  <w:marTop w:val="0"/>
                  <w:marBottom w:val="0"/>
                  <w:divBdr>
                    <w:top w:val="none" w:sz="0" w:space="0" w:color="auto"/>
                    <w:left w:val="none" w:sz="0" w:space="0" w:color="auto"/>
                    <w:bottom w:val="none" w:sz="0" w:space="0" w:color="auto"/>
                    <w:right w:val="none" w:sz="0" w:space="0" w:color="auto"/>
                  </w:divBdr>
                </w:div>
                <w:div w:id="1699550113">
                  <w:marLeft w:val="0"/>
                  <w:marRight w:val="0"/>
                  <w:marTop w:val="0"/>
                  <w:marBottom w:val="0"/>
                  <w:divBdr>
                    <w:top w:val="none" w:sz="0" w:space="0" w:color="auto"/>
                    <w:left w:val="none" w:sz="0" w:space="0" w:color="auto"/>
                    <w:bottom w:val="none" w:sz="0" w:space="0" w:color="auto"/>
                    <w:right w:val="none" w:sz="0" w:space="0" w:color="auto"/>
                  </w:divBdr>
                </w:div>
                <w:div w:id="1716201549">
                  <w:marLeft w:val="0"/>
                  <w:marRight w:val="0"/>
                  <w:marTop w:val="0"/>
                  <w:marBottom w:val="0"/>
                  <w:divBdr>
                    <w:top w:val="none" w:sz="0" w:space="0" w:color="auto"/>
                    <w:left w:val="none" w:sz="0" w:space="0" w:color="auto"/>
                    <w:bottom w:val="none" w:sz="0" w:space="0" w:color="auto"/>
                    <w:right w:val="none" w:sz="0" w:space="0" w:color="auto"/>
                  </w:divBdr>
                </w:div>
                <w:div w:id="1726031057">
                  <w:marLeft w:val="0"/>
                  <w:marRight w:val="0"/>
                  <w:marTop w:val="0"/>
                  <w:marBottom w:val="0"/>
                  <w:divBdr>
                    <w:top w:val="none" w:sz="0" w:space="0" w:color="auto"/>
                    <w:left w:val="none" w:sz="0" w:space="0" w:color="auto"/>
                    <w:bottom w:val="none" w:sz="0" w:space="0" w:color="auto"/>
                    <w:right w:val="none" w:sz="0" w:space="0" w:color="auto"/>
                  </w:divBdr>
                </w:div>
                <w:div w:id="1751779106">
                  <w:marLeft w:val="0"/>
                  <w:marRight w:val="0"/>
                  <w:marTop w:val="0"/>
                  <w:marBottom w:val="0"/>
                  <w:divBdr>
                    <w:top w:val="none" w:sz="0" w:space="0" w:color="auto"/>
                    <w:left w:val="none" w:sz="0" w:space="0" w:color="auto"/>
                    <w:bottom w:val="none" w:sz="0" w:space="0" w:color="auto"/>
                    <w:right w:val="none" w:sz="0" w:space="0" w:color="auto"/>
                  </w:divBdr>
                </w:div>
                <w:div w:id="1820225310">
                  <w:marLeft w:val="0"/>
                  <w:marRight w:val="0"/>
                  <w:marTop w:val="0"/>
                  <w:marBottom w:val="0"/>
                  <w:divBdr>
                    <w:top w:val="none" w:sz="0" w:space="0" w:color="auto"/>
                    <w:left w:val="none" w:sz="0" w:space="0" w:color="auto"/>
                    <w:bottom w:val="none" w:sz="0" w:space="0" w:color="auto"/>
                    <w:right w:val="none" w:sz="0" w:space="0" w:color="auto"/>
                  </w:divBdr>
                </w:div>
                <w:div w:id="1832872338">
                  <w:marLeft w:val="0"/>
                  <w:marRight w:val="0"/>
                  <w:marTop w:val="0"/>
                  <w:marBottom w:val="0"/>
                  <w:divBdr>
                    <w:top w:val="none" w:sz="0" w:space="0" w:color="auto"/>
                    <w:left w:val="none" w:sz="0" w:space="0" w:color="auto"/>
                    <w:bottom w:val="none" w:sz="0" w:space="0" w:color="auto"/>
                    <w:right w:val="none" w:sz="0" w:space="0" w:color="auto"/>
                  </w:divBdr>
                </w:div>
                <w:div w:id="1837452519">
                  <w:marLeft w:val="0"/>
                  <w:marRight w:val="0"/>
                  <w:marTop w:val="0"/>
                  <w:marBottom w:val="0"/>
                  <w:divBdr>
                    <w:top w:val="none" w:sz="0" w:space="0" w:color="auto"/>
                    <w:left w:val="none" w:sz="0" w:space="0" w:color="auto"/>
                    <w:bottom w:val="none" w:sz="0" w:space="0" w:color="auto"/>
                    <w:right w:val="none" w:sz="0" w:space="0" w:color="auto"/>
                  </w:divBdr>
                </w:div>
                <w:div w:id="1841894178">
                  <w:marLeft w:val="0"/>
                  <w:marRight w:val="0"/>
                  <w:marTop w:val="0"/>
                  <w:marBottom w:val="0"/>
                  <w:divBdr>
                    <w:top w:val="none" w:sz="0" w:space="0" w:color="auto"/>
                    <w:left w:val="none" w:sz="0" w:space="0" w:color="auto"/>
                    <w:bottom w:val="none" w:sz="0" w:space="0" w:color="auto"/>
                    <w:right w:val="none" w:sz="0" w:space="0" w:color="auto"/>
                  </w:divBdr>
                </w:div>
                <w:div w:id="1845049934">
                  <w:marLeft w:val="0"/>
                  <w:marRight w:val="0"/>
                  <w:marTop w:val="0"/>
                  <w:marBottom w:val="0"/>
                  <w:divBdr>
                    <w:top w:val="none" w:sz="0" w:space="0" w:color="auto"/>
                    <w:left w:val="none" w:sz="0" w:space="0" w:color="auto"/>
                    <w:bottom w:val="none" w:sz="0" w:space="0" w:color="auto"/>
                    <w:right w:val="none" w:sz="0" w:space="0" w:color="auto"/>
                  </w:divBdr>
                </w:div>
                <w:div w:id="1870727693">
                  <w:marLeft w:val="0"/>
                  <w:marRight w:val="0"/>
                  <w:marTop w:val="0"/>
                  <w:marBottom w:val="0"/>
                  <w:divBdr>
                    <w:top w:val="none" w:sz="0" w:space="0" w:color="auto"/>
                    <w:left w:val="none" w:sz="0" w:space="0" w:color="auto"/>
                    <w:bottom w:val="none" w:sz="0" w:space="0" w:color="auto"/>
                    <w:right w:val="none" w:sz="0" w:space="0" w:color="auto"/>
                  </w:divBdr>
                </w:div>
                <w:div w:id="1881554965">
                  <w:marLeft w:val="0"/>
                  <w:marRight w:val="0"/>
                  <w:marTop w:val="0"/>
                  <w:marBottom w:val="0"/>
                  <w:divBdr>
                    <w:top w:val="none" w:sz="0" w:space="0" w:color="auto"/>
                    <w:left w:val="none" w:sz="0" w:space="0" w:color="auto"/>
                    <w:bottom w:val="none" w:sz="0" w:space="0" w:color="auto"/>
                    <w:right w:val="none" w:sz="0" w:space="0" w:color="auto"/>
                  </w:divBdr>
                </w:div>
                <w:div w:id="1906985292">
                  <w:marLeft w:val="0"/>
                  <w:marRight w:val="0"/>
                  <w:marTop w:val="0"/>
                  <w:marBottom w:val="0"/>
                  <w:divBdr>
                    <w:top w:val="none" w:sz="0" w:space="0" w:color="auto"/>
                    <w:left w:val="none" w:sz="0" w:space="0" w:color="auto"/>
                    <w:bottom w:val="none" w:sz="0" w:space="0" w:color="auto"/>
                    <w:right w:val="none" w:sz="0" w:space="0" w:color="auto"/>
                  </w:divBdr>
                </w:div>
                <w:div w:id="1944799310">
                  <w:marLeft w:val="0"/>
                  <w:marRight w:val="0"/>
                  <w:marTop w:val="0"/>
                  <w:marBottom w:val="0"/>
                  <w:divBdr>
                    <w:top w:val="none" w:sz="0" w:space="0" w:color="auto"/>
                    <w:left w:val="none" w:sz="0" w:space="0" w:color="auto"/>
                    <w:bottom w:val="none" w:sz="0" w:space="0" w:color="auto"/>
                    <w:right w:val="none" w:sz="0" w:space="0" w:color="auto"/>
                  </w:divBdr>
                </w:div>
                <w:div w:id="1969971755">
                  <w:marLeft w:val="0"/>
                  <w:marRight w:val="0"/>
                  <w:marTop w:val="0"/>
                  <w:marBottom w:val="0"/>
                  <w:divBdr>
                    <w:top w:val="none" w:sz="0" w:space="0" w:color="auto"/>
                    <w:left w:val="none" w:sz="0" w:space="0" w:color="auto"/>
                    <w:bottom w:val="none" w:sz="0" w:space="0" w:color="auto"/>
                    <w:right w:val="none" w:sz="0" w:space="0" w:color="auto"/>
                  </w:divBdr>
                </w:div>
                <w:div w:id="1971586892">
                  <w:marLeft w:val="0"/>
                  <w:marRight w:val="0"/>
                  <w:marTop w:val="0"/>
                  <w:marBottom w:val="0"/>
                  <w:divBdr>
                    <w:top w:val="none" w:sz="0" w:space="0" w:color="auto"/>
                    <w:left w:val="none" w:sz="0" w:space="0" w:color="auto"/>
                    <w:bottom w:val="none" w:sz="0" w:space="0" w:color="auto"/>
                    <w:right w:val="none" w:sz="0" w:space="0" w:color="auto"/>
                  </w:divBdr>
                </w:div>
                <w:div w:id="2041858534">
                  <w:marLeft w:val="0"/>
                  <w:marRight w:val="0"/>
                  <w:marTop w:val="0"/>
                  <w:marBottom w:val="0"/>
                  <w:divBdr>
                    <w:top w:val="none" w:sz="0" w:space="0" w:color="auto"/>
                    <w:left w:val="none" w:sz="0" w:space="0" w:color="auto"/>
                    <w:bottom w:val="none" w:sz="0" w:space="0" w:color="auto"/>
                    <w:right w:val="none" w:sz="0" w:space="0" w:color="auto"/>
                  </w:divBdr>
                </w:div>
                <w:div w:id="2074693899">
                  <w:marLeft w:val="0"/>
                  <w:marRight w:val="0"/>
                  <w:marTop w:val="0"/>
                  <w:marBottom w:val="0"/>
                  <w:divBdr>
                    <w:top w:val="none" w:sz="0" w:space="0" w:color="auto"/>
                    <w:left w:val="none" w:sz="0" w:space="0" w:color="auto"/>
                    <w:bottom w:val="none" w:sz="0" w:space="0" w:color="auto"/>
                    <w:right w:val="none" w:sz="0" w:space="0" w:color="auto"/>
                  </w:divBdr>
                </w:div>
                <w:div w:id="2087452816">
                  <w:marLeft w:val="0"/>
                  <w:marRight w:val="0"/>
                  <w:marTop w:val="0"/>
                  <w:marBottom w:val="0"/>
                  <w:divBdr>
                    <w:top w:val="none" w:sz="0" w:space="0" w:color="auto"/>
                    <w:left w:val="none" w:sz="0" w:space="0" w:color="auto"/>
                    <w:bottom w:val="none" w:sz="0" w:space="0" w:color="auto"/>
                    <w:right w:val="none" w:sz="0" w:space="0" w:color="auto"/>
                  </w:divBdr>
                </w:div>
                <w:div w:id="2115204563">
                  <w:marLeft w:val="0"/>
                  <w:marRight w:val="0"/>
                  <w:marTop w:val="0"/>
                  <w:marBottom w:val="0"/>
                  <w:divBdr>
                    <w:top w:val="none" w:sz="0" w:space="0" w:color="auto"/>
                    <w:left w:val="none" w:sz="0" w:space="0" w:color="auto"/>
                    <w:bottom w:val="none" w:sz="0" w:space="0" w:color="auto"/>
                    <w:right w:val="none" w:sz="0" w:space="0" w:color="auto"/>
                  </w:divBdr>
                </w:div>
                <w:div w:id="2129468892">
                  <w:marLeft w:val="0"/>
                  <w:marRight w:val="0"/>
                  <w:marTop w:val="0"/>
                  <w:marBottom w:val="0"/>
                  <w:divBdr>
                    <w:top w:val="none" w:sz="0" w:space="0" w:color="auto"/>
                    <w:left w:val="none" w:sz="0" w:space="0" w:color="auto"/>
                    <w:bottom w:val="none" w:sz="0" w:space="0" w:color="auto"/>
                    <w:right w:val="none" w:sz="0" w:space="0" w:color="auto"/>
                  </w:divBdr>
                </w:div>
                <w:div w:id="2141461413">
                  <w:marLeft w:val="0"/>
                  <w:marRight w:val="0"/>
                  <w:marTop w:val="0"/>
                  <w:marBottom w:val="0"/>
                  <w:divBdr>
                    <w:top w:val="none" w:sz="0" w:space="0" w:color="auto"/>
                    <w:left w:val="none" w:sz="0" w:space="0" w:color="auto"/>
                    <w:bottom w:val="none" w:sz="0" w:space="0" w:color="auto"/>
                    <w:right w:val="none" w:sz="0" w:space="0" w:color="auto"/>
                  </w:divBdr>
                </w:div>
              </w:divsChild>
            </w:div>
            <w:div w:id="872495034">
              <w:marLeft w:val="0"/>
              <w:marRight w:val="0"/>
              <w:marTop w:val="0"/>
              <w:marBottom w:val="0"/>
              <w:divBdr>
                <w:top w:val="none" w:sz="0" w:space="0" w:color="auto"/>
                <w:left w:val="none" w:sz="0" w:space="0" w:color="auto"/>
                <w:bottom w:val="none" w:sz="0" w:space="0" w:color="auto"/>
                <w:right w:val="none" w:sz="0" w:space="0" w:color="auto"/>
              </w:divBdr>
            </w:div>
            <w:div w:id="872772336">
              <w:marLeft w:val="0"/>
              <w:marRight w:val="0"/>
              <w:marTop w:val="0"/>
              <w:marBottom w:val="0"/>
              <w:divBdr>
                <w:top w:val="none" w:sz="0" w:space="0" w:color="auto"/>
                <w:left w:val="none" w:sz="0" w:space="0" w:color="auto"/>
                <w:bottom w:val="none" w:sz="0" w:space="0" w:color="auto"/>
                <w:right w:val="none" w:sz="0" w:space="0" w:color="auto"/>
              </w:divBdr>
            </w:div>
            <w:div w:id="873152815">
              <w:marLeft w:val="0"/>
              <w:marRight w:val="0"/>
              <w:marTop w:val="0"/>
              <w:marBottom w:val="0"/>
              <w:divBdr>
                <w:top w:val="none" w:sz="0" w:space="0" w:color="auto"/>
                <w:left w:val="none" w:sz="0" w:space="0" w:color="auto"/>
                <w:bottom w:val="none" w:sz="0" w:space="0" w:color="auto"/>
                <w:right w:val="none" w:sz="0" w:space="0" w:color="auto"/>
              </w:divBdr>
            </w:div>
            <w:div w:id="873889229">
              <w:marLeft w:val="0"/>
              <w:marRight w:val="0"/>
              <w:marTop w:val="0"/>
              <w:marBottom w:val="0"/>
              <w:divBdr>
                <w:top w:val="none" w:sz="0" w:space="0" w:color="auto"/>
                <w:left w:val="none" w:sz="0" w:space="0" w:color="auto"/>
                <w:bottom w:val="none" w:sz="0" w:space="0" w:color="auto"/>
                <w:right w:val="none" w:sz="0" w:space="0" w:color="auto"/>
              </w:divBdr>
            </w:div>
            <w:div w:id="874542426">
              <w:marLeft w:val="0"/>
              <w:marRight w:val="0"/>
              <w:marTop w:val="0"/>
              <w:marBottom w:val="0"/>
              <w:divBdr>
                <w:top w:val="none" w:sz="0" w:space="0" w:color="auto"/>
                <w:left w:val="none" w:sz="0" w:space="0" w:color="auto"/>
                <w:bottom w:val="none" w:sz="0" w:space="0" w:color="auto"/>
                <w:right w:val="none" w:sz="0" w:space="0" w:color="auto"/>
              </w:divBdr>
            </w:div>
            <w:div w:id="878853848">
              <w:marLeft w:val="0"/>
              <w:marRight w:val="0"/>
              <w:marTop w:val="0"/>
              <w:marBottom w:val="0"/>
              <w:divBdr>
                <w:top w:val="none" w:sz="0" w:space="0" w:color="auto"/>
                <w:left w:val="none" w:sz="0" w:space="0" w:color="auto"/>
                <w:bottom w:val="none" w:sz="0" w:space="0" w:color="auto"/>
                <w:right w:val="none" w:sz="0" w:space="0" w:color="auto"/>
              </w:divBdr>
            </w:div>
            <w:div w:id="884492131">
              <w:marLeft w:val="0"/>
              <w:marRight w:val="0"/>
              <w:marTop w:val="0"/>
              <w:marBottom w:val="0"/>
              <w:divBdr>
                <w:top w:val="none" w:sz="0" w:space="0" w:color="auto"/>
                <w:left w:val="none" w:sz="0" w:space="0" w:color="auto"/>
                <w:bottom w:val="none" w:sz="0" w:space="0" w:color="auto"/>
                <w:right w:val="none" w:sz="0" w:space="0" w:color="auto"/>
              </w:divBdr>
            </w:div>
            <w:div w:id="884875679">
              <w:marLeft w:val="0"/>
              <w:marRight w:val="0"/>
              <w:marTop w:val="0"/>
              <w:marBottom w:val="0"/>
              <w:divBdr>
                <w:top w:val="none" w:sz="0" w:space="0" w:color="auto"/>
                <w:left w:val="none" w:sz="0" w:space="0" w:color="auto"/>
                <w:bottom w:val="none" w:sz="0" w:space="0" w:color="auto"/>
                <w:right w:val="none" w:sz="0" w:space="0" w:color="auto"/>
              </w:divBdr>
            </w:div>
            <w:div w:id="884877487">
              <w:marLeft w:val="0"/>
              <w:marRight w:val="0"/>
              <w:marTop w:val="0"/>
              <w:marBottom w:val="0"/>
              <w:divBdr>
                <w:top w:val="none" w:sz="0" w:space="0" w:color="auto"/>
                <w:left w:val="none" w:sz="0" w:space="0" w:color="auto"/>
                <w:bottom w:val="none" w:sz="0" w:space="0" w:color="auto"/>
                <w:right w:val="none" w:sz="0" w:space="0" w:color="auto"/>
              </w:divBdr>
            </w:div>
            <w:div w:id="885679870">
              <w:marLeft w:val="0"/>
              <w:marRight w:val="0"/>
              <w:marTop w:val="0"/>
              <w:marBottom w:val="0"/>
              <w:divBdr>
                <w:top w:val="none" w:sz="0" w:space="0" w:color="auto"/>
                <w:left w:val="none" w:sz="0" w:space="0" w:color="auto"/>
                <w:bottom w:val="none" w:sz="0" w:space="0" w:color="auto"/>
                <w:right w:val="none" w:sz="0" w:space="0" w:color="auto"/>
              </w:divBdr>
            </w:div>
            <w:div w:id="885683589">
              <w:marLeft w:val="0"/>
              <w:marRight w:val="0"/>
              <w:marTop w:val="0"/>
              <w:marBottom w:val="0"/>
              <w:divBdr>
                <w:top w:val="none" w:sz="0" w:space="0" w:color="auto"/>
                <w:left w:val="none" w:sz="0" w:space="0" w:color="auto"/>
                <w:bottom w:val="none" w:sz="0" w:space="0" w:color="auto"/>
                <w:right w:val="none" w:sz="0" w:space="0" w:color="auto"/>
              </w:divBdr>
            </w:div>
            <w:div w:id="886063602">
              <w:marLeft w:val="0"/>
              <w:marRight w:val="0"/>
              <w:marTop w:val="0"/>
              <w:marBottom w:val="0"/>
              <w:divBdr>
                <w:top w:val="none" w:sz="0" w:space="0" w:color="auto"/>
                <w:left w:val="none" w:sz="0" w:space="0" w:color="auto"/>
                <w:bottom w:val="none" w:sz="0" w:space="0" w:color="auto"/>
                <w:right w:val="none" w:sz="0" w:space="0" w:color="auto"/>
              </w:divBdr>
            </w:div>
            <w:div w:id="892890592">
              <w:marLeft w:val="0"/>
              <w:marRight w:val="0"/>
              <w:marTop w:val="0"/>
              <w:marBottom w:val="0"/>
              <w:divBdr>
                <w:top w:val="none" w:sz="0" w:space="0" w:color="auto"/>
                <w:left w:val="none" w:sz="0" w:space="0" w:color="auto"/>
                <w:bottom w:val="none" w:sz="0" w:space="0" w:color="auto"/>
                <w:right w:val="none" w:sz="0" w:space="0" w:color="auto"/>
              </w:divBdr>
            </w:div>
            <w:div w:id="895363071">
              <w:marLeft w:val="0"/>
              <w:marRight w:val="0"/>
              <w:marTop w:val="0"/>
              <w:marBottom w:val="0"/>
              <w:divBdr>
                <w:top w:val="none" w:sz="0" w:space="0" w:color="auto"/>
                <w:left w:val="none" w:sz="0" w:space="0" w:color="auto"/>
                <w:bottom w:val="none" w:sz="0" w:space="0" w:color="auto"/>
                <w:right w:val="none" w:sz="0" w:space="0" w:color="auto"/>
              </w:divBdr>
            </w:div>
            <w:div w:id="895508700">
              <w:marLeft w:val="0"/>
              <w:marRight w:val="0"/>
              <w:marTop w:val="0"/>
              <w:marBottom w:val="0"/>
              <w:divBdr>
                <w:top w:val="none" w:sz="0" w:space="0" w:color="auto"/>
                <w:left w:val="none" w:sz="0" w:space="0" w:color="auto"/>
                <w:bottom w:val="none" w:sz="0" w:space="0" w:color="auto"/>
                <w:right w:val="none" w:sz="0" w:space="0" w:color="auto"/>
              </w:divBdr>
            </w:div>
            <w:div w:id="897132049">
              <w:marLeft w:val="0"/>
              <w:marRight w:val="0"/>
              <w:marTop w:val="0"/>
              <w:marBottom w:val="0"/>
              <w:divBdr>
                <w:top w:val="none" w:sz="0" w:space="0" w:color="auto"/>
                <w:left w:val="none" w:sz="0" w:space="0" w:color="auto"/>
                <w:bottom w:val="none" w:sz="0" w:space="0" w:color="auto"/>
                <w:right w:val="none" w:sz="0" w:space="0" w:color="auto"/>
              </w:divBdr>
            </w:div>
            <w:div w:id="900093223">
              <w:marLeft w:val="0"/>
              <w:marRight w:val="0"/>
              <w:marTop w:val="0"/>
              <w:marBottom w:val="0"/>
              <w:divBdr>
                <w:top w:val="none" w:sz="0" w:space="0" w:color="auto"/>
                <w:left w:val="none" w:sz="0" w:space="0" w:color="auto"/>
                <w:bottom w:val="none" w:sz="0" w:space="0" w:color="auto"/>
                <w:right w:val="none" w:sz="0" w:space="0" w:color="auto"/>
              </w:divBdr>
            </w:div>
            <w:div w:id="900604798">
              <w:marLeft w:val="0"/>
              <w:marRight w:val="0"/>
              <w:marTop w:val="0"/>
              <w:marBottom w:val="0"/>
              <w:divBdr>
                <w:top w:val="none" w:sz="0" w:space="0" w:color="auto"/>
                <w:left w:val="none" w:sz="0" w:space="0" w:color="auto"/>
                <w:bottom w:val="none" w:sz="0" w:space="0" w:color="auto"/>
                <w:right w:val="none" w:sz="0" w:space="0" w:color="auto"/>
              </w:divBdr>
            </w:div>
            <w:div w:id="901064094">
              <w:marLeft w:val="0"/>
              <w:marRight w:val="0"/>
              <w:marTop w:val="0"/>
              <w:marBottom w:val="0"/>
              <w:divBdr>
                <w:top w:val="none" w:sz="0" w:space="0" w:color="auto"/>
                <w:left w:val="none" w:sz="0" w:space="0" w:color="auto"/>
                <w:bottom w:val="none" w:sz="0" w:space="0" w:color="auto"/>
                <w:right w:val="none" w:sz="0" w:space="0" w:color="auto"/>
              </w:divBdr>
            </w:div>
            <w:div w:id="902325886">
              <w:marLeft w:val="0"/>
              <w:marRight w:val="0"/>
              <w:marTop w:val="0"/>
              <w:marBottom w:val="0"/>
              <w:divBdr>
                <w:top w:val="none" w:sz="0" w:space="0" w:color="auto"/>
                <w:left w:val="none" w:sz="0" w:space="0" w:color="auto"/>
                <w:bottom w:val="none" w:sz="0" w:space="0" w:color="auto"/>
                <w:right w:val="none" w:sz="0" w:space="0" w:color="auto"/>
              </w:divBdr>
            </w:div>
            <w:div w:id="902721379">
              <w:marLeft w:val="0"/>
              <w:marRight w:val="0"/>
              <w:marTop w:val="0"/>
              <w:marBottom w:val="0"/>
              <w:divBdr>
                <w:top w:val="none" w:sz="0" w:space="0" w:color="auto"/>
                <w:left w:val="none" w:sz="0" w:space="0" w:color="auto"/>
                <w:bottom w:val="none" w:sz="0" w:space="0" w:color="auto"/>
                <w:right w:val="none" w:sz="0" w:space="0" w:color="auto"/>
              </w:divBdr>
            </w:div>
            <w:div w:id="902761767">
              <w:marLeft w:val="0"/>
              <w:marRight w:val="0"/>
              <w:marTop w:val="0"/>
              <w:marBottom w:val="0"/>
              <w:divBdr>
                <w:top w:val="none" w:sz="0" w:space="0" w:color="auto"/>
                <w:left w:val="none" w:sz="0" w:space="0" w:color="auto"/>
                <w:bottom w:val="none" w:sz="0" w:space="0" w:color="auto"/>
                <w:right w:val="none" w:sz="0" w:space="0" w:color="auto"/>
              </w:divBdr>
            </w:div>
            <w:div w:id="903831475">
              <w:marLeft w:val="0"/>
              <w:marRight w:val="0"/>
              <w:marTop w:val="0"/>
              <w:marBottom w:val="0"/>
              <w:divBdr>
                <w:top w:val="none" w:sz="0" w:space="0" w:color="auto"/>
                <w:left w:val="none" w:sz="0" w:space="0" w:color="auto"/>
                <w:bottom w:val="none" w:sz="0" w:space="0" w:color="auto"/>
                <w:right w:val="none" w:sz="0" w:space="0" w:color="auto"/>
              </w:divBdr>
            </w:div>
            <w:div w:id="904145778">
              <w:marLeft w:val="0"/>
              <w:marRight w:val="0"/>
              <w:marTop w:val="0"/>
              <w:marBottom w:val="0"/>
              <w:divBdr>
                <w:top w:val="none" w:sz="0" w:space="0" w:color="auto"/>
                <w:left w:val="none" w:sz="0" w:space="0" w:color="auto"/>
                <w:bottom w:val="none" w:sz="0" w:space="0" w:color="auto"/>
                <w:right w:val="none" w:sz="0" w:space="0" w:color="auto"/>
              </w:divBdr>
            </w:div>
            <w:div w:id="909074759">
              <w:marLeft w:val="0"/>
              <w:marRight w:val="0"/>
              <w:marTop w:val="0"/>
              <w:marBottom w:val="0"/>
              <w:divBdr>
                <w:top w:val="none" w:sz="0" w:space="0" w:color="auto"/>
                <w:left w:val="none" w:sz="0" w:space="0" w:color="auto"/>
                <w:bottom w:val="none" w:sz="0" w:space="0" w:color="auto"/>
                <w:right w:val="none" w:sz="0" w:space="0" w:color="auto"/>
              </w:divBdr>
            </w:div>
            <w:div w:id="909340353">
              <w:marLeft w:val="0"/>
              <w:marRight w:val="0"/>
              <w:marTop w:val="0"/>
              <w:marBottom w:val="0"/>
              <w:divBdr>
                <w:top w:val="none" w:sz="0" w:space="0" w:color="auto"/>
                <w:left w:val="none" w:sz="0" w:space="0" w:color="auto"/>
                <w:bottom w:val="none" w:sz="0" w:space="0" w:color="auto"/>
                <w:right w:val="none" w:sz="0" w:space="0" w:color="auto"/>
              </w:divBdr>
            </w:div>
            <w:div w:id="909458707">
              <w:marLeft w:val="0"/>
              <w:marRight w:val="0"/>
              <w:marTop w:val="0"/>
              <w:marBottom w:val="0"/>
              <w:divBdr>
                <w:top w:val="none" w:sz="0" w:space="0" w:color="auto"/>
                <w:left w:val="none" w:sz="0" w:space="0" w:color="auto"/>
                <w:bottom w:val="none" w:sz="0" w:space="0" w:color="auto"/>
                <w:right w:val="none" w:sz="0" w:space="0" w:color="auto"/>
              </w:divBdr>
            </w:div>
            <w:div w:id="909928080">
              <w:marLeft w:val="0"/>
              <w:marRight w:val="0"/>
              <w:marTop w:val="0"/>
              <w:marBottom w:val="0"/>
              <w:divBdr>
                <w:top w:val="none" w:sz="0" w:space="0" w:color="auto"/>
                <w:left w:val="none" w:sz="0" w:space="0" w:color="auto"/>
                <w:bottom w:val="none" w:sz="0" w:space="0" w:color="auto"/>
                <w:right w:val="none" w:sz="0" w:space="0" w:color="auto"/>
              </w:divBdr>
            </w:div>
            <w:div w:id="910389582">
              <w:marLeft w:val="0"/>
              <w:marRight w:val="0"/>
              <w:marTop w:val="0"/>
              <w:marBottom w:val="0"/>
              <w:divBdr>
                <w:top w:val="none" w:sz="0" w:space="0" w:color="auto"/>
                <w:left w:val="none" w:sz="0" w:space="0" w:color="auto"/>
                <w:bottom w:val="none" w:sz="0" w:space="0" w:color="auto"/>
                <w:right w:val="none" w:sz="0" w:space="0" w:color="auto"/>
              </w:divBdr>
            </w:div>
            <w:div w:id="912664928">
              <w:marLeft w:val="0"/>
              <w:marRight w:val="0"/>
              <w:marTop w:val="0"/>
              <w:marBottom w:val="0"/>
              <w:divBdr>
                <w:top w:val="none" w:sz="0" w:space="0" w:color="auto"/>
                <w:left w:val="none" w:sz="0" w:space="0" w:color="auto"/>
                <w:bottom w:val="none" w:sz="0" w:space="0" w:color="auto"/>
                <w:right w:val="none" w:sz="0" w:space="0" w:color="auto"/>
              </w:divBdr>
            </w:div>
            <w:div w:id="915935900">
              <w:marLeft w:val="0"/>
              <w:marRight w:val="0"/>
              <w:marTop w:val="0"/>
              <w:marBottom w:val="0"/>
              <w:divBdr>
                <w:top w:val="none" w:sz="0" w:space="0" w:color="auto"/>
                <w:left w:val="none" w:sz="0" w:space="0" w:color="auto"/>
                <w:bottom w:val="none" w:sz="0" w:space="0" w:color="auto"/>
                <w:right w:val="none" w:sz="0" w:space="0" w:color="auto"/>
              </w:divBdr>
            </w:div>
            <w:div w:id="918177415">
              <w:marLeft w:val="0"/>
              <w:marRight w:val="0"/>
              <w:marTop w:val="0"/>
              <w:marBottom w:val="0"/>
              <w:divBdr>
                <w:top w:val="none" w:sz="0" w:space="0" w:color="auto"/>
                <w:left w:val="none" w:sz="0" w:space="0" w:color="auto"/>
                <w:bottom w:val="none" w:sz="0" w:space="0" w:color="auto"/>
                <w:right w:val="none" w:sz="0" w:space="0" w:color="auto"/>
              </w:divBdr>
            </w:div>
            <w:div w:id="919873121">
              <w:marLeft w:val="0"/>
              <w:marRight w:val="0"/>
              <w:marTop w:val="0"/>
              <w:marBottom w:val="0"/>
              <w:divBdr>
                <w:top w:val="none" w:sz="0" w:space="0" w:color="auto"/>
                <w:left w:val="none" w:sz="0" w:space="0" w:color="auto"/>
                <w:bottom w:val="none" w:sz="0" w:space="0" w:color="auto"/>
                <w:right w:val="none" w:sz="0" w:space="0" w:color="auto"/>
              </w:divBdr>
            </w:div>
            <w:div w:id="920143817">
              <w:marLeft w:val="0"/>
              <w:marRight w:val="0"/>
              <w:marTop w:val="0"/>
              <w:marBottom w:val="0"/>
              <w:divBdr>
                <w:top w:val="none" w:sz="0" w:space="0" w:color="auto"/>
                <w:left w:val="none" w:sz="0" w:space="0" w:color="auto"/>
                <w:bottom w:val="none" w:sz="0" w:space="0" w:color="auto"/>
                <w:right w:val="none" w:sz="0" w:space="0" w:color="auto"/>
              </w:divBdr>
            </w:div>
            <w:div w:id="920530943">
              <w:marLeft w:val="0"/>
              <w:marRight w:val="0"/>
              <w:marTop w:val="0"/>
              <w:marBottom w:val="0"/>
              <w:divBdr>
                <w:top w:val="none" w:sz="0" w:space="0" w:color="auto"/>
                <w:left w:val="none" w:sz="0" w:space="0" w:color="auto"/>
                <w:bottom w:val="none" w:sz="0" w:space="0" w:color="auto"/>
                <w:right w:val="none" w:sz="0" w:space="0" w:color="auto"/>
              </w:divBdr>
            </w:div>
            <w:div w:id="920531141">
              <w:marLeft w:val="0"/>
              <w:marRight w:val="0"/>
              <w:marTop w:val="0"/>
              <w:marBottom w:val="0"/>
              <w:divBdr>
                <w:top w:val="none" w:sz="0" w:space="0" w:color="auto"/>
                <w:left w:val="none" w:sz="0" w:space="0" w:color="auto"/>
                <w:bottom w:val="none" w:sz="0" w:space="0" w:color="auto"/>
                <w:right w:val="none" w:sz="0" w:space="0" w:color="auto"/>
              </w:divBdr>
            </w:div>
            <w:div w:id="920794058">
              <w:marLeft w:val="0"/>
              <w:marRight w:val="0"/>
              <w:marTop w:val="360"/>
              <w:marBottom w:val="0"/>
              <w:divBdr>
                <w:top w:val="single" w:sz="6" w:space="0" w:color="auto"/>
                <w:left w:val="single" w:sz="6" w:space="0" w:color="auto"/>
                <w:bottom w:val="single" w:sz="6" w:space="0" w:color="auto"/>
                <w:right w:val="single" w:sz="6" w:space="0" w:color="auto"/>
              </w:divBdr>
            </w:div>
            <w:div w:id="922447922">
              <w:marLeft w:val="0"/>
              <w:marRight w:val="0"/>
              <w:marTop w:val="0"/>
              <w:marBottom w:val="0"/>
              <w:divBdr>
                <w:top w:val="none" w:sz="0" w:space="0" w:color="auto"/>
                <w:left w:val="none" w:sz="0" w:space="0" w:color="auto"/>
                <w:bottom w:val="none" w:sz="0" w:space="0" w:color="auto"/>
                <w:right w:val="none" w:sz="0" w:space="0" w:color="auto"/>
              </w:divBdr>
            </w:div>
            <w:div w:id="924919952">
              <w:marLeft w:val="0"/>
              <w:marRight w:val="0"/>
              <w:marTop w:val="0"/>
              <w:marBottom w:val="0"/>
              <w:divBdr>
                <w:top w:val="none" w:sz="0" w:space="0" w:color="auto"/>
                <w:left w:val="none" w:sz="0" w:space="0" w:color="auto"/>
                <w:bottom w:val="none" w:sz="0" w:space="0" w:color="auto"/>
                <w:right w:val="none" w:sz="0" w:space="0" w:color="auto"/>
              </w:divBdr>
            </w:div>
            <w:div w:id="930044261">
              <w:marLeft w:val="0"/>
              <w:marRight w:val="0"/>
              <w:marTop w:val="0"/>
              <w:marBottom w:val="0"/>
              <w:divBdr>
                <w:top w:val="none" w:sz="0" w:space="0" w:color="auto"/>
                <w:left w:val="none" w:sz="0" w:space="0" w:color="auto"/>
                <w:bottom w:val="none" w:sz="0" w:space="0" w:color="auto"/>
                <w:right w:val="none" w:sz="0" w:space="0" w:color="auto"/>
              </w:divBdr>
            </w:div>
            <w:div w:id="930626544">
              <w:marLeft w:val="0"/>
              <w:marRight w:val="0"/>
              <w:marTop w:val="0"/>
              <w:marBottom w:val="0"/>
              <w:divBdr>
                <w:top w:val="none" w:sz="0" w:space="0" w:color="auto"/>
                <w:left w:val="none" w:sz="0" w:space="0" w:color="auto"/>
                <w:bottom w:val="none" w:sz="0" w:space="0" w:color="auto"/>
                <w:right w:val="none" w:sz="0" w:space="0" w:color="auto"/>
              </w:divBdr>
            </w:div>
            <w:div w:id="932860592">
              <w:marLeft w:val="0"/>
              <w:marRight w:val="0"/>
              <w:marTop w:val="0"/>
              <w:marBottom w:val="0"/>
              <w:divBdr>
                <w:top w:val="none" w:sz="0" w:space="0" w:color="auto"/>
                <w:left w:val="none" w:sz="0" w:space="0" w:color="auto"/>
                <w:bottom w:val="none" w:sz="0" w:space="0" w:color="auto"/>
                <w:right w:val="none" w:sz="0" w:space="0" w:color="auto"/>
              </w:divBdr>
            </w:div>
            <w:div w:id="933131983">
              <w:marLeft w:val="0"/>
              <w:marRight w:val="0"/>
              <w:marTop w:val="0"/>
              <w:marBottom w:val="0"/>
              <w:divBdr>
                <w:top w:val="none" w:sz="0" w:space="0" w:color="auto"/>
                <w:left w:val="none" w:sz="0" w:space="0" w:color="auto"/>
                <w:bottom w:val="none" w:sz="0" w:space="0" w:color="auto"/>
                <w:right w:val="none" w:sz="0" w:space="0" w:color="auto"/>
              </w:divBdr>
            </w:div>
            <w:div w:id="935096207">
              <w:marLeft w:val="0"/>
              <w:marRight w:val="0"/>
              <w:marTop w:val="0"/>
              <w:marBottom w:val="0"/>
              <w:divBdr>
                <w:top w:val="none" w:sz="0" w:space="0" w:color="auto"/>
                <w:left w:val="none" w:sz="0" w:space="0" w:color="auto"/>
                <w:bottom w:val="none" w:sz="0" w:space="0" w:color="auto"/>
                <w:right w:val="none" w:sz="0" w:space="0" w:color="auto"/>
              </w:divBdr>
            </w:div>
            <w:div w:id="937173322">
              <w:marLeft w:val="0"/>
              <w:marRight w:val="0"/>
              <w:marTop w:val="0"/>
              <w:marBottom w:val="0"/>
              <w:divBdr>
                <w:top w:val="none" w:sz="0" w:space="0" w:color="auto"/>
                <w:left w:val="none" w:sz="0" w:space="0" w:color="auto"/>
                <w:bottom w:val="none" w:sz="0" w:space="0" w:color="auto"/>
                <w:right w:val="none" w:sz="0" w:space="0" w:color="auto"/>
              </w:divBdr>
              <w:divsChild>
                <w:div w:id="20018108">
                  <w:marLeft w:val="0"/>
                  <w:marRight w:val="0"/>
                  <w:marTop w:val="0"/>
                  <w:marBottom w:val="0"/>
                  <w:divBdr>
                    <w:top w:val="none" w:sz="0" w:space="0" w:color="auto"/>
                    <w:left w:val="none" w:sz="0" w:space="0" w:color="auto"/>
                    <w:bottom w:val="none" w:sz="0" w:space="0" w:color="auto"/>
                    <w:right w:val="none" w:sz="0" w:space="0" w:color="auto"/>
                  </w:divBdr>
                </w:div>
                <w:div w:id="367605201">
                  <w:marLeft w:val="0"/>
                  <w:marRight w:val="0"/>
                  <w:marTop w:val="0"/>
                  <w:marBottom w:val="0"/>
                  <w:divBdr>
                    <w:top w:val="none" w:sz="0" w:space="0" w:color="auto"/>
                    <w:left w:val="none" w:sz="0" w:space="0" w:color="auto"/>
                    <w:bottom w:val="none" w:sz="0" w:space="0" w:color="auto"/>
                    <w:right w:val="none" w:sz="0" w:space="0" w:color="auto"/>
                  </w:divBdr>
                </w:div>
                <w:div w:id="571279662">
                  <w:marLeft w:val="0"/>
                  <w:marRight w:val="0"/>
                  <w:marTop w:val="0"/>
                  <w:marBottom w:val="0"/>
                  <w:divBdr>
                    <w:top w:val="none" w:sz="0" w:space="0" w:color="auto"/>
                    <w:left w:val="none" w:sz="0" w:space="0" w:color="auto"/>
                    <w:bottom w:val="none" w:sz="0" w:space="0" w:color="auto"/>
                    <w:right w:val="none" w:sz="0" w:space="0" w:color="auto"/>
                  </w:divBdr>
                </w:div>
                <w:div w:id="784495080">
                  <w:marLeft w:val="0"/>
                  <w:marRight w:val="0"/>
                  <w:marTop w:val="0"/>
                  <w:marBottom w:val="0"/>
                  <w:divBdr>
                    <w:top w:val="none" w:sz="0" w:space="0" w:color="auto"/>
                    <w:left w:val="none" w:sz="0" w:space="0" w:color="auto"/>
                    <w:bottom w:val="none" w:sz="0" w:space="0" w:color="auto"/>
                    <w:right w:val="none" w:sz="0" w:space="0" w:color="auto"/>
                  </w:divBdr>
                </w:div>
                <w:div w:id="797718532">
                  <w:marLeft w:val="0"/>
                  <w:marRight w:val="0"/>
                  <w:marTop w:val="0"/>
                  <w:marBottom w:val="0"/>
                  <w:divBdr>
                    <w:top w:val="none" w:sz="0" w:space="0" w:color="auto"/>
                    <w:left w:val="none" w:sz="0" w:space="0" w:color="auto"/>
                    <w:bottom w:val="none" w:sz="0" w:space="0" w:color="auto"/>
                    <w:right w:val="none" w:sz="0" w:space="0" w:color="auto"/>
                  </w:divBdr>
                </w:div>
                <w:div w:id="960574898">
                  <w:marLeft w:val="0"/>
                  <w:marRight w:val="0"/>
                  <w:marTop w:val="0"/>
                  <w:marBottom w:val="0"/>
                  <w:divBdr>
                    <w:top w:val="none" w:sz="0" w:space="0" w:color="auto"/>
                    <w:left w:val="none" w:sz="0" w:space="0" w:color="auto"/>
                    <w:bottom w:val="none" w:sz="0" w:space="0" w:color="auto"/>
                    <w:right w:val="none" w:sz="0" w:space="0" w:color="auto"/>
                  </w:divBdr>
                </w:div>
                <w:div w:id="1712339985">
                  <w:marLeft w:val="0"/>
                  <w:marRight w:val="0"/>
                  <w:marTop w:val="0"/>
                  <w:marBottom w:val="0"/>
                  <w:divBdr>
                    <w:top w:val="none" w:sz="0" w:space="0" w:color="auto"/>
                    <w:left w:val="none" w:sz="0" w:space="0" w:color="auto"/>
                    <w:bottom w:val="none" w:sz="0" w:space="0" w:color="auto"/>
                    <w:right w:val="none" w:sz="0" w:space="0" w:color="auto"/>
                  </w:divBdr>
                </w:div>
                <w:div w:id="1788231474">
                  <w:marLeft w:val="0"/>
                  <w:marRight w:val="0"/>
                  <w:marTop w:val="0"/>
                  <w:marBottom w:val="0"/>
                  <w:divBdr>
                    <w:top w:val="none" w:sz="0" w:space="0" w:color="auto"/>
                    <w:left w:val="none" w:sz="0" w:space="0" w:color="auto"/>
                    <w:bottom w:val="none" w:sz="0" w:space="0" w:color="auto"/>
                    <w:right w:val="none" w:sz="0" w:space="0" w:color="auto"/>
                  </w:divBdr>
                </w:div>
                <w:div w:id="1828353771">
                  <w:marLeft w:val="0"/>
                  <w:marRight w:val="0"/>
                  <w:marTop w:val="0"/>
                  <w:marBottom w:val="0"/>
                  <w:divBdr>
                    <w:top w:val="none" w:sz="0" w:space="0" w:color="auto"/>
                    <w:left w:val="none" w:sz="0" w:space="0" w:color="auto"/>
                    <w:bottom w:val="none" w:sz="0" w:space="0" w:color="auto"/>
                    <w:right w:val="none" w:sz="0" w:space="0" w:color="auto"/>
                  </w:divBdr>
                </w:div>
                <w:div w:id="1958676183">
                  <w:marLeft w:val="0"/>
                  <w:marRight w:val="0"/>
                  <w:marTop w:val="0"/>
                  <w:marBottom w:val="0"/>
                  <w:divBdr>
                    <w:top w:val="none" w:sz="0" w:space="0" w:color="auto"/>
                    <w:left w:val="none" w:sz="0" w:space="0" w:color="auto"/>
                    <w:bottom w:val="none" w:sz="0" w:space="0" w:color="auto"/>
                    <w:right w:val="none" w:sz="0" w:space="0" w:color="auto"/>
                  </w:divBdr>
                </w:div>
                <w:div w:id="2021734685">
                  <w:marLeft w:val="0"/>
                  <w:marRight w:val="0"/>
                  <w:marTop w:val="0"/>
                  <w:marBottom w:val="0"/>
                  <w:divBdr>
                    <w:top w:val="none" w:sz="0" w:space="0" w:color="auto"/>
                    <w:left w:val="none" w:sz="0" w:space="0" w:color="auto"/>
                    <w:bottom w:val="none" w:sz="0" w:space="0" w:color="auto"/>
                    <w:right w:val="none" w:sz="0" w:space="0" w:color="auto"/>
                  </w:divBdr>
                </w:div>
                <w:div w:id="2071805249">
                  <w:marLeft w:val="0"/>
                  <w:marRight w:val="0"/>
                  <w:marTop w:val="0"/>
                  <w:marBottom w:val="0"/>
                  <w:divBdr>
                    <w:top w:val="none" w:sz="0" w:space="0" w:color="auto"/>
                    <w:left w:val="none" w:sz="0" w:space="0" w:color="auto"/>
                    <w:bottom w:val="none" w:sz="0" w:space="0" w:color="auto"/>
                    <w:right w:val="none" w:sz="0" w:space="0" w:color="auto"/>
                  </w:divBdr>
                </w:div>
              </w:divsChild>
            </w:div>
            <w:div w:id="938828395">
              <w:marLeft w:val="0"/>
              <w:marRight w:val="0"/>
              <w:marTop w:val="0"/>
              <w:marBottom w:val="0"/>
              <w:divBdr>
                <w:top w:val="none" w:sz="0" w:space="0" w:color="auto"/>
                <w:left w:val="none" w:sz="0" w:space="0" w:color="auto"/>
                <w:bottom w:val="none" w:sz="0" w:space="0" w:color="auto"/>
                <w:right w:val="none" w:sz="0" w:space="0" w:color="auto"/>
              </w:divBdr>
            </w:div>
            <w:div w:id="939678609">
              <w:marLeft w:val="0"/>
              <w:marRight w:val="0"/>
              <w:marTop w:val="0"/>
              <w:marBottom w:val="0"/>
              <w:divBdr>
                <w:top w:val="none" w:sz="0" w:space="0" w:color="auto"/>
                <w:left w:val="none" w:sz="0" w:space="0" w:color="auto"/>
                <w:bottom w:val="none" w:sz="0" w:space="0" w:color="auto"/>
                <w:right w:val="none" w:sz="0" w:space="0" w:color="auto"/>
              </w:divBdr>
            </w:div>
            <w:div w:id="941767745">
              <w:marLeft w:val="0"/>
              <w:marRight w:val="0"/>
              <w:marTop w:val="0"/>
              <w:marBottom w:val="0"/>
              <w:divBdr>
                <w:top w:val="none" w:sz="0" w:space="0" w:color="auto"/>
                <w:left w:val="none" w:sz="0" w:space="0" w:color="auto"/>
                <w:bottom w:val="none" w:sz="0" w:space="0" w:color="auto"/>
                <w:right w:val="none" w:sz="0" w:space="0" w:color="auto"/>
              </w:divBdr>
            </w:div>
            <w:div w:id="942150779">
              <w:marLeft w:val="0"/>
              <w:marRight w:val="0"/>
              <w:marTop w:val="0"/>
              <w:marBottom w:val="0"/>
              <w:divBdr>
                <w:top w:val="none" w:sz="0" w:space="0" w:color="auto"/>
                <w:left w:val="none" w:sz="0" w:space="0" w:color="auto"/>
                <w:bottom w:val="none" w:sz="0" w:space="0" w:color="auto"/>
                <w:right w:val="none" w:sz="0" w:space="0" w:color="auto"/>
              </w:divBdr>
            </w:div>
            <w:div w:id="943801547">
              <w:marLeft w:val="0"/>
              <w:marRight w:val="0"/>
              <w:marTop w:val="0"/>
              <w:marBottom w:val="0"/>
              <w:divBdr>
                <w:top w:val="none" w:sz="0" w:space="0" w:color="auto"/>
                <w:left w:val="none" w:sz="0" w:space="0" w:color="auto"/>
                <w:bottom w:val="none" w:sz="0" w:space="0" w:color="auto"/>
                <w:right w:val="none" w:sz="0" w:space="0" w:color="auto"/>
              </w:divBdr>
            </w:div>
            <w:div w:id="943802955">
              <w:marLeft w:val="0"/>
              <w:marRight w:val="0"/>
              <w:marTop w:val="0"/>
              <w:marBottom w:val="0"/>
              <w:divBdr>
                <w:top w:val="none" w:sz="0" w:space="0" w:color="auto"/>
                <w:left w:val="none" w:sz="0" w:space="0" w:color="auto"/>
                <w:bottom w:val="none" w:sz="0" w:space="0" w:color="auto"/>
                <w:right w:val="none" w:sz="0" w:space="0" w:color="auto"/>
              </w:divBdr>
            </w:div>
            <w:div w:id="945189888">
              <w:marLeft w:val="0"/>
              <w:marRight w:val="0"/>
              <w:marTop w:val="0"/>
              <w:marBottom w:val="0"/>
              <w:divBdr>
                <w:top w:val="none" w:sz="0" w:space="0" w:color="auto"/>
                <w:left w:val="none" w:sz="0" w:space="0" w:color="auto"/>
                <w:bottom w:val="none" w:sz="0" w:space="0" w:color="auto"/>
                <w:right w:val="none" w:sz="0" w:space="0" w:color="auto"/>
              </w:divBdr>
            </w:div>
            <w:div w:id="946228974">
              <w:marLeft w:val="0"/>
              <w:marRight w:val="0"/>
              <w:marTop w:val="0"/>
              <w:marBottom w:val="0"/>
              <w:divBdr>
                <w:top w:val="none" w:sz="0" w:space="0" w:color="auto"/>
                <w:left w:val="none" w:sz="0" w:space="0" w:color="auto"/>
                <w:bottom w:val="none" w:sz="0" w:space="0" w:color="auto"/>
                <w:right w:val="none" w:sz="0" w:space="0" w:color="auto"/>
              </w:divBdr>
            </w:div>
            <w:div w:id="947347977">
              <w:marLeft w:val="0"/>
              <w:marRight w:val="0"/>
              <w:marTop w:val="0"/>
              <w:marBottom w:val="0"/>
              <w:divBdr>
                <w:top w:val="none" w:sz="0" w:space="0" w:color="auto"/>
                <w:left w:val="none" w:sz="0" w:space="0" w:color="auto"/>
                <w:bottom w:val="none" w:sz="0" w:space="0" w:color="auto"/>
                <w:right w:val="none" w:sz="0" w:space="0" w:color="auto"/>
              </w:divBdr>
            </w:div>
            <w:div w:id="947391061">
              <w:marLeft w:val="0"/>
              <w:marRight w:val="0"/>
              <w:marTop w:val="0"/>
              <w:marBottom w:val="0"/>
              <w:divBdr>
                <w:top w:val="none" w:sz="0" w:space="0" w:color="auto"/>
                <w:left w:val="none" w:sz="0" w:space="0" w:color="auto"/>
                <w:bottom w:val="none" w:sz="0" w:space="0" w:color="auto"/>
                <w:right w:val="none" w:sz="0" w:space="0" w:color="auto"/>
              </w:divBdr>
            </w:div>
            <w:div w:id="949359617">
              <w:marLeft w:val="0"/>
              <w:marRight w:val="0"/>
              <w:marTop w:val="0"/>
              <w:marBottom w:val="0"/>
              <w:divBdr>
                <w:top w:val="none" w:sz="0" w:space="0" w:color="auto"/>
                <w:left w:val="none" w:sz="0" w:space="0" w:color="auto"/>
                <w:bottom w:val="none" w:sz="0" w:space="0" w:color="auto"/>
                <w:right w:val="none" w:sz="0" w:space="0" w:color="auto"/>
              </w:divBdr>
            </w:div>
            <w:div w:id="955260574">
              <w:marLeft w:val="0"/>
              <w:marRight w:val="0"/>
              <w:marTop w:val="0"/>
              <w:marBottom w:val="0"/>
              <w:divBdr>
                <w:top w:val="none" w:sz="0" w:space="0" w:color="auto"/>
                <w:left w:val="none" w:sz="0" w:space="0" w:color="auto"/>
                <w:bottom w:val="none" w:sz="0" w:space="0" w:color="auto"/>
                <w:right w:val="none" w:sz="0" w:space="0" w:color="auto"/>
              </w:divBdr>
            </w:div>
            <w:div w:id="955405909">
              <w:marLeft w:val="0"/>
              <w:marRight w:val="0"/>
              <w:marTop w:val="0"/>
              <w:marBottom w:val="0"/>
              <w:divBdr>
                <w:top w:val="none" w:sz="0" w:space="0" w:color="auto"/>
                <w:left w:val="none" w:sz="0" w:space="0" w:color="auto"/>
                <w:bottom w:val="none" w:sz="0" w:space="0" w:color="auto"/>
                <w:right w:val="none" w:sz="0" w:space="0" w:color="auto"/>
              </w:divBdr>
            </w:div>
            <w:div w:id="956571622">
              <w:marLeft w:val="0"/>
              <w:marRight w:val="0"/>
              <w:marTop w:val="0"/>
              <w:marBottom w:val="0"/>
              <w:divBdr>
                <w:top w:val="none" w:sz="0" w:space="0" w:color="auto"/>
                <w:left w:val="none" w:sz="0" w:space="0" w:color="auto"/>
                <w:bottom w:val="none" w:sz="0" w:space="0" w:color="auto"/>
                <w:right w:val="none" w:sz="0" w:space="0" w:color="auto"/>
              </w:divBdr>
            </w:div>
            <w:div w:id="958410466">
              <w:marLeft w:val="0"/>
              <w:marRight w:val="0"/>
              <w:marTop w:val="0"/>
              <w:marBottom w:val="0"/>
              <w:divBdr>
                <w:top w:val="none" w:sz="0" w:space="0" w:color="auto"/>
                <w:left w:val="none" w:sz="0" w:space="0" w:color="auto"/>
                <w:bottom w:val="none" w:sz="0" w:space="0" w:color="auto"/>
                <w:right w:val="none" w:sz="0" w:space="0" w:color="auto"/>
              </w:divBdr>
            </w:div>
            <w:div w:id="960839201">
              <w:marLeft w:val="0"/>
              <w:marRight w:val="0"/>
              <w:marTop w:val="0"/>
              <w:marBottom w:val="0"/>
              <w:divBdr>
                <w:top w:val="none" w:sz="0" w:space="0" w:color="auto"/>
                <w:left w:val="none" w:sz="0" w:space="0" w:color="auto"/>
                <w:bottom w:val="none" w:sz="0" w:space="0" w:color="auto"/>
                <w:right w:val="none" w:sz="0" w:space="0" w:color="auto"/>
              </w:divBdr>
            </w:div>
            <w:div w:id="962544376">
              <w:marLeft w:val="0"/>
              <w:marRight w:val="0"/>
              <w:marTop w:val="0"/>
              <w:marBottom w:val="0"/>
              <w:divBdr>
                <w:top w:val="none" w:sz="0" w:space="0" w:color="auto"/>
                <w:left w:val="none" w:sz="0" w:space="0" w:color="auto"/>
                <w:bottom w:val="none" w:sz="0" w:space="0" w:color="auto"/>
                <w:right w:val="none" w:sz="0" w:space="0" w:color="auto"/>
              </w:divBdr>
            </w:div>
            <w:div w:id="963198514">
              <w:marLeft w:val="0"/>
              <w:marRight w:val="0"/>
              <w:marTop w:val="0"/>
              <w:marBottom w:val="0"/>
              <w:divBdr>
                <w:top w:val="none" w:sz="0" w:space="0" w:color="auto"/>
                <w:left w:val="none" w:sz="0" w:space="0" w:color="auto"/>
                <w:bottom w:val="none" w:sz="0" w:space="0" w:color="auto"/>
                <w:right w:val="none" w:sz="0" w:space="0" w:color="auto"/>
              </w:divBdr>
            </w:div>
            <w:div w:id="963971986">
              <w:marLeft w:val="0"/>
              <w:marRight w:val="0"/>
              <w:marTop w:val="0"/>
              <w:marBottom w:val="0"/>
              <w:divBdr>
                <w:top w:val="none" w:sz="0" w:space="0" w:color="auto"/>
                <w:left w:val="none" w:sz="0" w:space="0" w:color="auto"/>
                <w:bottom w:val="none" w:sz="0" w:space="0" w:color="auto"/>
                <w:right w:val="none" w:sz="0" w:space="0" w:color="auto"/>
              </w:divBdr>
            </w:div>
            <w:div w:id="964968365">
              <w:marLeft w:val="0"/>
              <w:marRight w:val="0"/>
              <w:marTop w:val="0"/>
              <w:marBottom w:val="0"/>
              <w:divBdr>
                <w:top w:val="none" w:sz="0" w:space="0" w:color="auto"/>
                <w:left w:val="none" w:sz="0" w:space="0" w:color="auto"/>
                <w:bottom w:val="none" w:sz="0" w:space="0" w:color="auto"/>
                <w:right w:val="none" w:sz="0" w:space="0" w:color="auto"/>
              </w:divBdr>
            </w:div>
            <w:div w:id="968320274">
              <w:marLeft w:val="0"/>
              <w:marRight w:val="0"/>
              <w:marTop w:val="0"/>
              <w:marBottom w:val="0"/>
              <w:divBdr>
                <w:top w:val="none" w:sz="0" w:space="0" w:color="auto"/>
                <w:left w:val="none" w:sz="0" w:space="0" w:color="auto"/>
                <w:bottom w:val="none" w:sz="0" w:space="0" w:color="auto"/>
                <w:right w:val="none" w:sz="0" w:space="0" w:color="auto"/>
              </w:divBdr>
            </w:div>
            <w:div w:id="971012675">
              <w:marLeft w:val="0"/>
              <w:marRight w:val="0"/>
              <w:marTop w:val="0"/>
              <w:marBottom w:val="0"/>
              <w:divBdr>
                <w:top w:val="none" w:sz="0" w:space="0" w:color="auto"/>
                <w:left w:val="none" w:sz="0" w:space="0" w:color="auto"/>
                <w:bottom w:val="none" w:sz="0" w:space="0" w:color="auto"/>
                <w:right w:val="none" w:sz="0" w:space="0" w:color="auto"/>
              </w:divBdr>
            </w:div>
            <w:div w:id="974215367">
              <w:marLeft w:val="0"/>
              <w:marRight w:val="0"/>
              <w:marTop w:val="0"/>
              <w:marBottom w:val="0"/>
              <w:divBdr>
                <w:top w:val="none" w:sz="0" w:space="0" w:color="auto"/>
                <w:left w:val="none" w:sz="0" w:space="0" w:color="auto"/>
                <w:bottom w:val="none" w:sz="0" w:space="0" w:color="auto"/>
                <w:right w:val="none" w:sz="0" w:space="0" w:color="auto"/>
              </w:divBdr>
            </w:div>
            <w:div w:id="975569675">
              <w:marLeft w:val="0"/>
              <w:marRight w:val="0"/>
              <w:marTop w:val="0"/>
              <w:marBottom w:val="0"/>
              <w:divBdr>
                <w:top w:val="none" w:sz="0" w:space="0" w:color="auto"/>
                <w:left w:val="none" w:sz="0" w:space="0" w:color="auto"/>
                <w:bottom w:val="none" w:sz="0" w:space="0" w:color="auto"/>
                <w:right w:val="none" w:sz="0" w:space="0" w:color="auto"/>
              </w:divBdr>
            </w:div>
            <w:div w:id="980118818">
              <w:marLeft w:val="0"/>
              <w:marRight w:val="0"/>
              <w:marTop w:val="0"/>
              <w:marBottom w:val="0"/>
              <w:divBdr>
                <w:top w:val="none" w:sz="0" w:space="0" w:color="auto"/>
                <w:left w:val="none" w:sz="0" w:space="0" w:color="auto"/>
                <w:bottom w:val="none" w:sz="0" w:space="0" w:color="auto"/>
                <w:right w:val="none" w:sz="0" w:space="0" w:color="auto"/>
              </w:divBdr>
            </w:div>
            <w:div w:id="980425617">
              <w:marLeft w:val="0"/>
              <w:marRight w:val="0"/>
              <w:marTop w:val="0"/>
              <w:marBottom w:val="0"/>
              <w:divBdr>
                <w:top w:val="none" w:sz="0" w:space="0" w:color="auto"/>
                <w:left w:val="none" w:sz="0" w:space="0" w:color="auto"/>
                <w:bottom w:val="none" w:sz="0" w:space="0" w:color="auto"/>
                <w:right w:val="none" w:sz="0" w:space="0" w:color="auto"/>
              </w:divBdr>
            </w:div>
            <w:div w:id="981228862">
              <w:marLeft w:val="0"/>
              <w:marRight w:val="0"/>
              <w:marTop w:val="0"/>
              <w:marBottom w:val="0"/>
              <w:divBdr>
                <w:top w:val="none" w:sz="0" w:space="0" w:color="auto"/>
                <w:left w:val="none" w:sz="0" w:space="0" w:color="auto"/>
                <w:bottom w:val="none" w:sz="0" w:space="0" w:color="auto"/>
                <w:right w:val="none" w:sz="0" w:space="0" w:color="auto"/>
              </w:divBdr>
            </w:div>
            <w:div w:id="981539470">
              <w:marLeft w:val="0"/>
              <w:marRight w:val="0"/>
              <w:marTop w:val="0"/>
              <w:marBottom w:val="0"/>
              <w:divBdr>
                <w:top w:val="none" w:sz="0" w:space="0" w:color="auto"/>
                <w:left w:val="none" w:sz="0" w:space="0" w:color="auto"/>
                <w:bottom w:val="none" w:sz="0" w:space="0" w:color="auto"/>
                <w:right w:val="none" w:sz="0" w:space="0" w:color="auto"/>
              </w:divBdr>
            </w:div>
            <w:div w:id="981693393">
              <w:marLeft w:val="0"/>
              <w:marRight w:val="0"/>
              <w:marTop w:val="0"/>
              <w:marBottom w:val="0"/>
              <w:divBdr>
                <w:top w:val="none" w:sz="0" w:space="0" w:color="auto"/>
                <w:left w:val="none" w:sz="0" w:space="0" w:color="auto"/>
                <w:bottom w:val="none" w:sz="0" w:space="0" w:color="auto"/>
                <w:right w:val="none" w:sz="0" w:space="0" w:color="auto"/>
              </w:divBdr>
            </w:div>
            <w:div w:id="981809430">
              <w:marLeft w:val="0"/>
              <w:marRight w:val="0"/>
              <w:marTop w:val="0"/>
              <w:marBottom w:val="0"/>
              <w:divBdr>
                <w:top w:val="none" w:sz="0" w:space="0" w:color="auto"/>
                <w:left w:val="none" w:sz="0" w:space="0" w:color="auto"/>
                <w:bottom w:val="none" w:sz="0" w:space="0" w:color="auto"/>
                <w:right w:val="none" w:sz="0" w:space="0" w:color="auto"/>
              </w:divBdr>
            </w:div>
            <w:div w:id="982664544">
              <w:marLeft w:val="0"/>
              <w:marRight w:val="0"/>
              <w:marTop w:val="0"/>
              <w:marBottom w:val="0"/>
              <w:divBdr>
                <w:top w:val="none" w:sz="0" w:space="0" w:color="auto"/>
                <w:left w:val="none" w:sz="0" w:space="0" w:color="auto"/>
                <w:bottom w:val="none" w:sz="0" w:space="0" w:color="auto"/>
                <w:right w:val="none" w:sz="0" w:space="0" w:color="auto"/>
              </w:divBdr>
            </w:div>
            <w:div w:id="984509780">
              <w:marLeft w:val="0"/>
              <w:marRight w:val="0"/>
              <w:marTop w:val="0"/>
              <w:marBottom w:val="0"/>
              <w:divBdr>
                <w:top w:val="none" w:sz="0" w:space="0" w:color="auto"/>
                <w:left w:val="none" w:sz="0" w:space="0" w:color="auto"/>
                <w:bottom w:val="none" w:sz="0" w:space="0" w:color="auto"/>
                <w:right w:val="none" w:sz="0" w:space="0" w:color="auto"/>
              </w:divBdr>
            </w:div>
            <w:div w:id="985282997">
              <w:marLeft w:val="0"/>
              <w:marRight w:val="0"/>
              <w:marTop w:val="0"/>
              <w:marBottom w:val="0"/>
              <w:divBdr>
                <w:top w:val="none" w:sz="0" w:space="0" w:color="auto"/>
                <w:left w:val="none" w:sz="0" w:space="0" w:color="auto"/>
                <w:bottom w:val="none" w:sz="0" w:space="0" w:color="auto"/>
                <w:right w:val="none" w:sz="0" w:space="0" w:color="auto"/>
              </w:divBdr>
            </w:div>
            <w:div w:id="987200813">
              <w:marLeft w:val="0"/>
              <w:marRight w:val="0"/>
              <w:marTop w:val="0"/>
              <w:marBottom w:val="0"/>
              <w:divBdr>
                <w:top w:val="none" w:sz="0" w:space="0" w:color="auto"/>
                <w:left w:val="none" w:sz="0" w:space="0" w:color="auto"/>
                <w:bottom w:val="none" w:sz="0" w:space="0" w:color="auto"/>
                <w:right w:val="none" w:sz="0" w:space="0" w:color="auto"/>
              </w:divBdr>
            </w:div>
            <w:div w:id="988443372">
              <w:marLeft w:val="0"/>
              <w:marRight w:val="0"/>
              <w:marTop w:val="0"/>
              <w:marBottom w:val="0"/>
              <w:divBdr>
                <w:top w:val="none" w:sz="0" w:space="0" w:color="auto"/>
                <w:left w:val="none" w:sz="0" w:space="0" w:color="auto"/>
                <w:bottom w:val="none" w:sz="0" w:space="0" w:color="auto"/>
                <w:right w:val="none" w:sz="0" w:space="0" w:color="auto"/>
              </w:divBdr>
            </w:div>
            <w:div w:id="988704450">
              <w:marLeft w:val="0"/>
              <w:marRight w:val="0"/>
              <w:marTop w:val="0"/>
              <w:marBottom w:val="0"/>
              <w:divBdr>
                <w:top w:val="none" w:sz="0" w:space="0" w:color="auto"/>
                <w:left w:val="none" w:sz="0" w:space="0" w:color="auto"/>
                <w:bottom w:val="none" w:sz="0" w:space="0" w:color="auto"/>
                <w:right w:val="none" w:sz="0" w:space="0" w:color="auto"/>
              </w:divBdr>
            </w:div>
            <w:div w:id="988707390">
              <w:marLeft w:val="0"/>
              <w:marRight w:val="0"/>
              <w:marTop w:val="0"/>
              <w:marBottom w:val="0"/>
              <w:divBdr>
                <w:top w:val="none" w:sz="0" w:space="0" w:color="auto"/>
                <w:left w:val="none" w:sz="0" w:space="0" w:color="auto"/>
                <w:bottom w:val="none" w:sz="0" w:space="0" w:color="auto"/>
                <w:right w:val="none" w:sz="0" w:space="0" w:color="auto"/>
              </w:divBdr>
            </w:div>
            <w:div w:id="990017056">
              <w:marLeft w:val="0"/>
              <w:marRight w:val="0"/>
              <w:marTop w:val="0"/>
              <w:marBottom w:val="0"/>
              <w:divBdr>
                <w:top w:val="none" w:sz="0" w:space="0" w:color="auto"/>
                <w:left w:val="none" w:sz="0" w:space="0" w:color="auto"/>
                <w:bottom w:val="none" w:sz="0" w:space="0" w:color="auto"/>
                <w:right w:val="none" w:sz="0" w:space="0" w:color="auto"/>
              </w:divBdr>
            </w:div>
            <w:div w:id="991757565">
              <w:marLeft w:val="0"/>
              <w:marRight w:val="0"/>
              <w:marTop w:val="0"/>
              <w:marBottom w:val="0"/>
              <w:divBdr>
                <w:top w:val="none" w:sz="0" w:space="0" w:color="auto"/>
                <w:left w:val="none" w:sz="0" w:space="0" w:color="auto"/>
                <w:bottom w:val="none" w:sz="0" w:space="0" w:color="auto"/>
                <w:right w:val="none" w:sz="0" w:space="0" w:color="auto"/>
              </w:divBdr>
            </w:div>
            <w:div w:id="992879845">
              <w:marLeft w:val="0"/>
              <w:marRight w:val="0"/>
              <w:marTop w:val="0"/>
              <w:marBottom w:val="0"/>
              <w:divBdr>
                <w:top w:val="none" w:sz="0" w:space="0" w:color="auto"/>
                <w:left w:val="none" w:sz="0" w:space="0" w:color="auto"/>
                <w:bottom w:val="none" w:sz="0" w:space="0" w:color="auto"/>
                <w:right w:val="none" w:sz="0" w:space="0" w:color="auto"/>
              </w:divBdr>
            </w:div>
            <w:div w:id="993293779">
              <w:marLeft w:val="0"/>
              <w:marRight w:val="0"/>
              <w:marTop w:val="0"/>
              <w:marBottom w:val="0"/>
              <w:divBdr>
                <w:top w:val="none" w:sz="0" w:space="0" w:color="auto"/>
                <w:left w:val="none" w:sz="0" w:space="0" w:color="auto"/>
                <w:bottom w:val="none" w:sz="0" w:space="0" w:color="auto"/>
                <w:right w:val="none" w:sz="0" w:space="0" w:color="auto"/>
              </w:divBdr>
            </w:div>
            <w:div w:id="993951163">
              <w:marLeft w:val="0"/>
              <w:marRight w:val="0"/>
              <w:marTop w:val="0"/>
              <w:marBottom w:val="0"/>
              <w:divBdr>
                <w:top w:val="none" w:sz="0" w:space="0" w:color="auto"/>
                <w:left w:val="none" w:sz="0" w:space="0" w:color="auto"/>
                <w:bottom w:val="none" w:sz="0" w:space="0" w:color="auto"/>
                <w:right w:val="none" w:sz="0" w:space="0" w:color="auto"/>
              </w:divBdr>
            </w:div>
            <w:div w:id="996304858">
              <w:marLeft w:val="0"/>
              <w:marRight w:val="0"/>
              <w:marTop w:val="0"/>
              <w:marBottom w:val="0"/>
              <w:divBdr>
                <w:top w:val="none" w:sz="0" w:space="0" w:color="auto"/>
                <w:left w:val="none" w:sz="0" w:space="0" w:color="auto"/>
                <w:bottom w:val="none" w:sz="0" w:space="0" w:color="auto"/>
                <w:right w:val="none" w:sz="0" w:space="0" w:color="auto"/>
              </w:divBdr>
            </w:div>
            <w:div w:id="996610039">
              <w:marLeft w:val="0"/>
              <w:marRight w:val="0"/>
              <w:marTop w:val="0"/>
              <w:marBottom w:val="0"/>
              <w:divBdr>
                <w:top w:val="none" w:sz="0" w:space="0" w:color="auto"/>
                <w:left w:val="none" w:sz="0" w:space="0" w:color="auto"/>
                <w:bottom w:val="none" w:sz="0" w:space="0" w:color="auto"/>
                <w:right w:val="none" w:sz="0" w:space="0" w:color="auto"/>
              </w:divBdr>
            </w:div>
            <w:div w:id="997534668">
              <w:marLeft w:val="0"/>
              <w:marRight w:val="0"/>
              <w:marTop w:val="0"/>
              <w:marBottom w:val="0"/>
              <w:divBdr>
                <w:top w:val="none" w:sz="0" w:space="0" w:color="auto"/>
                <w:left w:val="none" w:sz="0" w:space="0" w:color="auto"/>
                <w:bottom w:val="none" w:sz="0" w:space="0" w:color="auto"/>
                <w:right w:val="none" w:sz="0" w:space="0" w:color="auto"/>
              </w:divBdr>
            </w:div>
            <w:div w:id="997728418">
              <w:marLeft w:val="0"/>
              <w:marRight w:val="0"/>
              <w:marTop w:val="0"/>
              <w:marBottom w:val="0"/>
              <w:divBdr>
                <w:top w:val="none" w:sz="0" w:space="0" w:color="auto"/>
                <w:left w:val="none" w:sz="0" w:space="0" w:color="auto"/>
                <w:bottom w:val="none" w:sz="0" w:space="0" w:color="auto"/>
                <w:right w:val="none" w:sz="0" w:space="0" w:color="auto"/>
              </w:divBdr>
            </w:div>
            <w:div w:id="998388196">
              <w:marLeft w:val="0"/>
              <w:marRight w:val="0"/>
              <w:marTop w:val="0"/>
              <w:marBottom w:val="0"/>
              <w:divBdr>
                <w:top w:val="none" w:sz="0" w:space="0" w:color="auto"/>
                <w:left w:val="none" w:sz="0" w:space="0" w:color="auto"/>
                <w:bottom w:val="none" w:sz="0" w:space="0" w:color="auto"/>
                <w:right w:val="none" w:sz="0" w:space="0" w:color="auto"/>
              </w:divBdr>
            </w:div>
            <w:div w:id="999693127">
              <w:marLeft w:val="0"/>
              <w:marRight w:val="0"/>
              <w:marTop w:val="0"/>
              <w:marBottom w:val="0"/>
              <w:divBdr>
                <w:top w:val="none" w:sz="0" w:space="0" w:color="auto"/>
                <w:left w:val="none" w:sz="0" w:space="0" w:color="auto"/>
                <w:bottom w:val="none" w:sz="0" w:space="0" w:color="auto"/>
                <w:right w:val="none" w:sz="0" w:space="0" w:color="auto"/>
              </w:divBdr>
            </w:div>
            <w:div w:id="1000353303">
              <w:marLeft w:val="0"/>
              <w:marRight w:val="0"/>
              <w:marTop w:val="0"/>
              <w:marBottom w:val="0"/>
              <w:divBdr>
                <w:top w:val="none" w:sz="0" w:space="0" w:color="auto"/>
                <w:left w:val="none" w:sz="0" w:space="0" w:color="auto"/>
                <w:bottom w:val="none" w:sz="0" w:space="0" w:color="auto"/>
                <w:right w:val="none" w:sz="0" w:space="0" w:color="auto"/>
              </w:divBdr>
            </w:div>
            <w:div w:id="1001084842">
              <w:marLeft w:val="0"/>
              <w:marRight w:val="0"/>
              <w:marTop w:val="0"/>
              <w:marBottom w:val="0"/>
              <w:divBdr>
                <w:top w:val="none" w:sz="0" w:space="0" w:color="auto"/>
                <w:left w:val="none" w:sz="0" w:space="0" w:color="auto"/>
                <w:bottom w:val="none" w:sz="0" w:space="0" w:color="auto"/>
                <w:right w:val="none" w:sz="0" w:space="0" w:color="auto"/>
              </w:divBdr>
            </w:div>
            <w:div w:id="1001935614">
              <w:marLeft w:val="0"/>
              <w:marRight w:val="0"/>
              <w:marTop w:val="0"/>
              <w:marBottom w:val="0"/>
              <w:divBdr>
                <w:top w:val="none" w:sz="0" w:space="0" w:color="auto"/>
                <w:left w:val="none" w:sz="0" w:space="0" w:color="auto"/>
                <w:bottom w:val="none" w:sz="0" w:space="0" w:color="auto"/>
                <w:right w:val="none" w:sz="0" w:space="0" w:color="auto"/>
              </w:divBdr>
            </w:div>
            <w:div w:id="1002665319">
              <w:marLeft w:val="0"/>
              <w:marRight w:val="0"/>
              <w:marTop w:val="0"/>
              <w:marBottom w:val="0"/>
              <w:divBdr>
                <w:top w:val="none" w:sz="0" w:space="0" w:color="auto"/>
                <w:left w:val="none" w:sz="0" w:space="0" w:color="auto"/>
                <w:bottom w:val="none" w:sz="0" w:space="0" w:color="auto"/>
                <w:right w:val="none" w:sz="0" w:space="0" w:color="auto"/>
              </w:divBdr>
            </w:div>
            <w:div w:id="1004236808">
              <w:marLeft w:val="0"/>
              <w:marRight w:val="0"/>
              <w:marTop w:val="0"/>
              <w:marBottom w:val="0"/>
              <w:divBdr>
                <w:top w:val="none" w:sz="0" w:space="0" w:color="auto"/>
                <w:left w:val="none" w:sz="0" w:space="0" w:color="auto"/>
                <w:bottom w:val="none" w:sz="0" w:space="0" w:color="auto"/>
                <w:right w:val="none" w:sz="0" w:space="0" w:color="auto"/>
              </w:divBdr>
            </w:div>
            <w:div w:id="1004359458">
              <w:marLeft w:val="0"/>
              <w:marRight w:val="0"/>
              <w:marTop w:val="0"/>
              <w:marBottom w:val="0"/>
              <w:divBdr>
                <w:top w:val="none" w:sz="0" w:space="0" w:color="auto"/>
                <w:left w:val="none" w:sz="0" w:space="0" w:color="auto"/>
                <w:bottom w:val="none" w:sz="0" w:space="0" w:color="auto"/>
                <w:right w:val="none" w:sz="0" w:space="0" w:color="auto"/>
              </w:divBdr>
            </w:div>
            <w:div w:id="1004405259">
              <w:marLeft w:val="0"/>
              <w:marRight w:val="0"/>
              <w:marTop w:val="0"/>
              <w:marBottom w:val="0"/>
              <w:divBdr>
                <w:top w:val="none" w:sz="0" w:space="0" w:color="auto"/>
                <w:left w:val="none" w:sz="0" w:space="0" w:color="auto"/>
                <w:bottom w:val="none" w:sz="0" w:space="0" w:color="auto"/>
                <w:right w:val="none" w:sz="0" w:space="0" w:color="auto"/>
              </w:divBdr>
            </w:div>
            <w:div w:id="1005211644">
              <w:marLeft w:val="0"/>
              <w:marRight w:val="0"/>
              <w:marTop w:val="0"/>
              <w:marBottom w:val="0"/>
              <w:divBdr>
                <w:top w:val="none" w:sz="0" w:space="0" w:color="auto"/>
                <w:left w:val="none" w:sz="0" w:space="0" w:color="auto"/>
                <w:bottom w:val="none" w:sz="0" w:space="0" w:color="auto"/>
                <w:right w:val="none" w:sz="0" w:space="0" w:color="auto"/>
              </w:divBdr>
            </w:div>
            <w:div w:id="1005279673">
              <w:marLeft w:val="0"/>
              <w:marRight w:val="0"/>
              <w:marTop w:val="0"/>
              <w:marBottom w:val="0"/>
              <w:divBdr>
                <w:top w:val="none" w:sz="0" w:space="0" w:color="auto"/>
                <w:left w:val="none" w:sz="0" w:space="0" w:color="auto"/>
                <w:bottom w:val="none" w:sz="0" w:space="0" w:color="auto"/>
                <w:right w:val="none" w:sz="0" w:space="0" w:color="auto"/>
              </w:divBdr>
            </w:div>
            <w:div w:id="1005522925">
              <w:marLeft w:val="0"/>
              <w:marRight w:val="0"/>
              <w:marTop w:val="0"/>
              <w:marBottom w:val="0"/>
              <w:divBdr>
                <w:top w:val="none" w:sz="0" w:space="0" w:color="auto"/>
                <w:left w:val="none" w:sz="0" w:space="0" w:color="auto"/>
                <w:bottom w:val="none" w:sz="0" w:space="0" w:color="auto"/>
                <w:right w:val="none" w:sz="0" w:space="0" w:color="auto"/>
              </w:divBdr>
            </w:div>
            <w:div w:id="1006206804">
              <w:marLeft w:val="0"/>
              <w:marRight w:val="0"/>
              <w:marTop w:val="0"/>
              <w:marBottom w:val="0"/>
              <w:divBdr>
                <w:top w:val="none" w:sz="0" w:space="0" w:color="auto"/>
                <w:left w:val="none" w:sz="0" w:space="0" w:color="auto"/>
                <w:bottom w:val="none" w:sz="0" w:space="0" w:color="auto"/>
                <w:right w:val="none" w:sz="0" w:space="0" w:color="auto"/>
              </w:divBdr>
            </w:div>
            <w:div w:id="1006981197">
              <w:marLeft w:val="0"/>
              <w:marRight w:val="0"/>
              <w:marTop w:val="0"/>
              <w:marBottom w:val="0"/>
              <w:divBdr>
                <w:top w:val="none" w:sz="0" w:space="0" w:color="auto"/>
                <w:left w:val="none" w:sz="0" w:space="0" w:color="auto"/>
                <w:bottom w:val="none" w:sz="0" w:space="0" w:color="auto"/>
                <w:right w:val="none" w:sz="0" w:space="0" w:color="auto"/>
              </w:divBdr>
            </w:div>
            <w:div w:id="1007251767">
              <w:marLeft w:val="0"/>
              <w:marRight w:val="0"/>
              <w:marTop w:val="0"/>
              <w:marBottom w:val="0"/>
              <w:divBdr>
                <w:top w:val="none" w:sz="0" w:space="0" w:color="auto"/>
                <w:left w:val="none" w:sz="0" w:space="0" w:color="auto"/>
                <w:bottom w:val="none" w:sz="0" w:space="0" w:color="auto"/>
                <w:right w:val="none" w:sz="0" w:space="0" w:color="auto"/>
              </w:divBdr>
            </w:div>
            <w:div w:id="1009140991">
              <w:marLeft w:val="0"/>
              <w:marRight w:val="0"/>
              <w:marTop w:val="0"/>
              <w:marBottom w:val="0"/>
              <w:divBdr>
                <w:top w:val="none" w:sz="0" w:space="0" w:color="auto"/>
                <w:left w:val="none" w:sz="0" w:space="0" w:color="auto"/>
                <w:bottom w:val="none" w:sz="0" w:space="0" w:color="auto"/>
                <w:right w:val="none" w:sz="0" w:space="0" w:color="auto"/>
              </w:divBdr>
            </w:div>
            <w:div w:id="1009211424">
              <w:marLeft w:val="0"/>
              <w:marRight w:val="0"/>
              <w:marTop w:val="0"/>
              <w:marBottom w:val="0"/>
              <w:divBdr>
                <w:top w:val="none" w:sz="0" w:space="0" w:color="auto"/>
                <w:left w:val="none" w:sz="0" w:space="0" w:color="auto"/>
                <w:bottom w:val="none" w:sz="0" w:space="0" w:color="auto"/>
                <w:right w:val="none" w:sz="0" w:space="0" w:color="auto"/>
              </w:divBdr>
            </w:div>
            <w:div w:id="1010984714">
              <w:marLeft w:val="0"/>
              <w:marRight w:val="0"/>
              <w:marTop w:val="0"/>
              <w:marBottom w:val="0"/>
              <w:divBdr>
                <w:top w:val="none" w:sz="0" w:space="0" w:color="auto"/>
                <w:left w:val="none" w:sz="0" w:space="0" w:color="auto"/>
                <w:bottom w:val="none" w:sz="0" w:space="0" w:color="auto"/>
                <w:right w:val="none" w:sz="0" w:space="0" w:color="auto"/>
              </w:divBdr>
            </w:div>
            <w:div w:id="1014576610">
              <w:marLeft w:val="0"/>
              <w:marRight w:val="0"/>
              <w:marTop w:val="0"/>
              <w:marBottom w:val="0"/>
              <w:divBdr>
                <w:top w:val="none" w:sz="0" w:space="0" w:color="auto"/>
                <w:left w:val="none" w:sz="0" w:space="0" w:color="auto"/>
                <w:bottom w:val="none" w:sz="0" w:space="0" w:color="auto"/>
                <w:right w:val="none" w:sz="0" w:space="0" w:color="auto"/>
              </w:divBdr>
            </w:div>
            <w:div w:id="1015965126">
              <w:marLeft w:val="0"/>
              <w:marRight w:val="0"/>
              <w:marTop w:val="0"/>
              <w:marBottom w:val="0"/>
              <w:divBdr>
                <w:top w:val="none" w:sz="0" w:space="0" w:color="auto"/>
                <w:left w:val="none" w:sz="0" w:space="0" w:color="auto"/>
                <w:bottom w:val="none" w:sz="0" w:space="0" w:color="auto"/>
                <w:right w:val="none" w:sz="0" w:space="0" w:color="auto"/>
              </w:divBdr>
            </w:div>
            <w:div w:id="1016733832">
              <w:marLeft w:val="0"/>
              <w:marRight w:val="0"/>
              <w:marTop w:val="0"/>
              <w:marBottom w:val="0"/>
              <w:divBdr>
                <w:top w:val="none" w:sz="0" w:space="0" w:color="auto"/>
                <w:left w:val="none" w:sz="0" w:space="0" w:color="auto"/>
                <w:bottom w:val="none" w:sz="0" w:space="0" w:color="auto"/>
                <w:right w:val="none" w:sz="0" w:space="0" w:color="auto"/>
              </w:divBdr>
            </w:div>
            <w:div w:id="1017005681">
              <w:marLeft w:val="0"/>
              <w:marRight w:val="0"/>
              <w:marTop w:val="0"/>
              <w:marBottom w:val="0"/>
              <w:divBdr>
                <w:top w:val="none" w:sz="0" w:space="0" w:color="auto"/>
                <w:left w:val="none" w:sz="0" w:space="0" w:color="auto"/>
                <w:bottom w:val="none" w:sz="0" w:space="0" w:color="auto"/>
                <w:right w:val="none" w:sz="0" w:space="0" w:color="auto"/>
              </w:divBdr>
            </w:div>
            <w:div w:id="1017343002">
              <w:marLeft w:val="0"/>
              <w:marRight w:val="0"/>
              <w:marTop w:val="0"/>
              <w:marBottom w:val="0"/>
              <w:divBdr>
                <w:top w:val="none" w:sz="0" w:space="0" w:color="auto"/>
                <w:left w:val="none" w:sz="0" w:space="0" w:color="auto"/>
                <w:bottom w:val="none" w:sz="0" w:space="0" w:color="auto"/>
                <w:right w:val="none" w:sz="0" w:space="0" w:color="auto"/>
              </w:divBdr>
            </w:div>
            <w:div w:id="1017854061">
              <w:marLeft w:val="0"/>
              <w:marRight w:val="0"/>
              <w:marTop w:val="0"/>
              <w:marBottom w:val="0"/>
              <w:divBdr>
                <w:top w:val="none" w:sz="0" w:space="0" w:color="auto"/>
                <w:left w:val="none" w:sz="0" w:space="0" w:color="auto"/>
                <w:bottom w:val="none" w:sz="0" w:space="0" w:color="auto"/>
                <w:right w:val="none" w:sz="0" w:space="0" w:color="auto"/>
              </w:divBdr>
            </w:div>
            <w:div w:id="1018123458">
              <w:marLeft w:val="0"/>
              <w:marRight w:val="0"/>
              <w:marTop w:val="0"/>
              <w:marBottom w:val="0"/>
              <w:divBdr>
                <w:top w:val="none" w:sz="0" w:space="0" w:color="auto"/>
                <w:left w:val="none" w:sz="0" w:space="0" w:color="auto"/>
                <w:bottom w:val="none" w:sz="0" w:space="0" w:color="auto"/>
                <w:right w:val="none" w:sz="0" w:space="0" w:color="auto"/>
              </w:divBdr>
            </w:div>
            <w:div w:id="1018626276">
              <w:marLeft w:val="0"/>
              <w:marRight w:val="0"/>
              <w:marTop w:val="0"/>
              <w:marBottom w:val="0"/>
              <w:divBdr>
                <w:top w:val="none" w:sz="0" w:space="0" w:color="auto"/>
                <w:left w:val="none" w:sz="0" w:space="0" w:color="auto"/>
                <w:bottom w:val="none" w:sz="0" w:space="0" w:color="auto"/>
                <w:right w:val="none" w:sz="0" w:space="0" w:color="auto"/>
              </w:divBdr>
            </w:div>
            <w:div w:id="1020205946">
              <w:marLeft w:val="0"/>
              <w:marRight w:val="0"/>
              <w:marTop w:val="0"/>
              <w:marBottom w:val="0"/>
              <w:divBdr>
                <w:top w:val="none" w:sz="0" w:space="0" w:color="auto"/>
                <w:left w:val="none" w:sz="0" w:space="0" w:color="auto"/>
                <w:bottom w:val="none" w:sz="0" w:space="0" w:color="auto"/>
                <w:right w:val="none" w:sz="0" w:space="0" w:color="auto"/>
              </w:divBdr>
            </w:div>
            <w:div w:id="1022053141">
              <w:marLeft w:val="0"/>
              <w:marRight w:val="0"/>
              <w:marTop w:val="0"/>
              <w:marBottom w:val="0"/>
              <w:divBdr>
                <w:top w:val="none" w:sz="0" w:space="0" w:color="auto"/>
                <w:left w:val="none" w:sz="0" w:space="0" w:color="auto"/>
                <w:bottom w:val="none" w:sz="0" w:space="0" w:color="auto"/>
                <w:right w:val="none" w:sz="0" w:space="0" w:color="auto"/>
              </w:divBdr>
            </w:div>
            <w:div w:id="1022785866">
              <w:marLeft w:val="0"/>
              <w:marRight w:val="0"/>
              <w:marTop w:val="0"/>
              <w:marBottom w:val="0"/>
              <w:divBdr>
                <w:top w:val="none" w:sz="0" w:space="0" w:color="auto"/>
                <w:left w:val="none" w:sz="0" w:space="0" w:color="auto"/>
                <w:bottom w:val="none" w:sz="0" w:space="0" w:color="auto"/>
                <w:right w:val="none" w:sz="0" w:space="0" w:color="auto"/>
              </w:divBdr>
            </w:div>
            <w:div w:id="1022979846">
              <w:marLeft w:val="0"/>
              <w:marRight w:val="0"/>
              <w:marTop w:val="0"/>
              <w:marBottom w:val="0"/>
              <w:divBdr>
                <w:top w:val="none" w:sz="0" w:space="0" w:color="auto"/>
                <w:left w:val="none" w:sz="0" w:space="0" w:color="auto"/>
                <w:bottom w:val="none" w:sz="0" w:space="0" w:color="auto"/>
                <w:right w:val="none" w:sz="0" w:space="0" w:color="auto"/>
              </w:divBdr>
            </w:div>
            <w:div w:id="1025330892">
              <w:marLeft w:val="0"/>
              <w:marRight w:val="0"/>
              <w:marTop w:val="0"/>
              <w:marBottom w:val="0"/>
              <w:divBdr>
                <w:top w:val="none" w:sz="0" w:space="0" w:color="auto"/>
                <w:left w:val="none" w:sz="0" w:space="0" w:color="auto"/>
                <w:bottom w:val="none" w:sz="0" w:space="0" w:color="auto"/>
                <w:right w:val="none" w:sz="0" w:space="0" w:color="auto"/>
              </w:divBdr>
            </w:div>
            <w:div w:id="1025668945">
              <w:marLeft w:val="0"/>
              <w:marRight w:val="0"/>
              <w:marTop w:val="0"/>
              <w:marBottom w:val="0"/>
              <w:divBdr>
                <w:top w:val="none" w:sz="0" w:space="0" w:color="auto"/>
                <w:left w:val="none" w:sz="0" w:space="0" w:color="auto"/>
                <w:bottom w:val="none" w:sz="0" w:space="0" w:color="auto"/>
                <w:right w:val="none" w:sz="0" w:space="0" w:color="auto"/>
              </w:divBdr>
            </w:div>
            <w:div w:id="1027363920">
              <w:marLeft w:val="0"/>
              <w:marRight w:val="0"/>
              <w:marTop w:val="0"/>
              <w:marBottom w:val="0"/>
              <w:divBdr>
                <w:top w:val="none" w:sz="0" w:space="0" w:color="auto"/>
                <w:left w:val="none" w:sz="0" w:space="0" w:color="auto"/>
                <w:bottom w:val="none" w:sz="0" w:space="0" w:color="auto"/>
                <w:right w:val="none" w:sz="0" w:space="0" w:color="auto"/>
              </w:divBdr>
            </w:div>
            <w:div w:id="1029062191">
              <w:marLeft w:val="0"/>
              <w:marRight w:val="0"/>
              <w:marTop w:val="0"/>
              <w:marBottom w:val="0"/>
              <w:divBdr>
                <w:top w:val="none" w:sz="0" w:space="0" w:color="auto"/>
                <w:left w:val="none" w:sz="0" w:space="0" w:color="auto"/>
                <w:bottom w:val="none" w:sz="0" w:space="0" w:color="auto"/>
                <w:right w:val="none" w:sz="0" w:space="0" w:color="auto"/>
              </w:divBdr>
            </w:div>
            <w:div w:id="1029574027">
              <w:marLeft w:val="0"/>
              <w:marRight w:val="0"/>
              <w:marTop w:val="0"/>
              <w:marBottom w:val="0"/>
              <w:divBdr>
                <w:top w:val="none" w:sz="0" w:space="0" w:color="auto"/>
                <w:left w:val="none" w:sz="0" w:space="0" w:color="auto"/>
                <w:bottom w:val="none" w:sz="0" w:space="0" w:color="auto"/>
                <w:right w:val="none" w:sz="0" w:space="0" w:color="auto"/>
              </w:divBdr>
            </w:div>
            <w:div w:id="1029643086">
              <w:marLeft w:val="0"/>
              <w:marRight w:val="0"/>
              <w:marTop w:val="0"/>
              <w:marBottom w:val="0"/>
              <w:divBdr>
                <w:top w:val="none" w:sz="0" w:space="0" w:color="auto"/>
                <w:left w:val="none" w:sz="0" w:space="0" w:color="auto"/>
                <w:bottom w:val="none" w:sz="0" w:space="0" w:color="auto"/>
                <w:right w:val="none" w:sz="0" w:space="0" w:color="auto"/>
              </w:divBdr>
            </w:div>
            <w:div w:id="1030881876">
              <w:marLeft w:val="0"/>
              <w:marRight w:val="0"/>
              <w:marTop w:val="0"/>
              <w:marBottom w:val="0"/>
              <w:divBdr>
                <w:top w:val="none" w:sz="0" w:space="0" w:color="auto"/>
                <w:left w:val="none" w:sz="0" w:space="0" w:color="auto"/>
                <w:bottom w:val="none" w:sz="0" w:space="0" w:color="auto"/>
                <w:right w:val="none" w:sz="0" w:space="0" w:color="auto"/>
              </w:divBdr>
            </w:div>
            <w:div w:id="1031956226">
              <w:marLeft w:val="0"/>
              <w:marRight w:val="0"/>
              <w:marTop w:val="0"/>
              <w:marBottom w:val="0"/>
              <w:divBdr>
                <w:top w:val="none" w:sz="0" w:space="0" w:color="auto"/>
                <w:left w:val="none" w:sz="0" w:space="0" w:color="auto"/>
                <w:bottom w:val="none" w:sz="0" w:space="0" w:color="auto"/>
                <w:right w:val="none" w:sz="0" w:space="0" w:color="auto"/>
              </w:divBdr>
            </w:div>
            <w:div w:id="1033074441">
              <w:marLeft w:val="0"/>
              <w:marRight w:val="0"/>
              <w:marTop w:val="0"/>
              <w:marBottom w:val="0"/>
              <w:divBdr>
                <w:top w:val="none" w:sz="0" w:space="0" w:color="auto"/>
                <w:left w:val="none" w:sz="0" w:space="0" w:color="auto"/>
                <w:bottom w:val="none" w:sz="0" w:space="0" w:color="auto"/>
                <w:right w:val="none" w:sz="0" w:space="0" w:color="auto"/>
              </w:divBdr>
            </w:div>
            <w:div w:id="1033772338">
              <w:marLeft w:val="0"/>
              <w:marRight w:val="0"/>
              <w:marTop w:val="0"/>
              <w:marBottom w:val="0"/>
              <w:divBdr>
                <w:top w:val="none" w:sz="0" w:space="0" w:color="auto"/>
                <w:left w:val="none" w:sz="0" w:space="0" w:color="auto"/>
                <w:bottom w:val="none" w:sz="0" w:space="0" w:color="auto"/>
                <w:right w:val="none" w:sz="0" w:space="0" w:color="auto"/>
              </w:divBdr>
            </w:div>
            <w:div w:id="1035152264">
              <w:marLeft w:val="0"/>
              <w:marRight w:val="0"/>
              <w:marTop w:val="0"/>
              <w:marBottom w:val="0"/>
              <w:divBdr>
                <w:top w:val="none" w:sz="0" w:space="0" w:color="auto"/>
                <w:left w:val="none" w:sz="0" w:space="0" w:color="auto"/>
                <w:bottom w:val="none" w:sz="0" w:space="0" w:color="auto"/>
                <w:right w:val="none" w:sz="0" w:space="0" w:color="auto"/>
              </w:divBdr>
            </w:div>
            <w:div w:id="1035931146">
              <w:marLeft w:val="0"/>
              <w:marRight w:val="0"/>
              <w:marTop w:val="0"/>
              <w:marBottom w:val="0"/>
              <w:divBdr>
                <w:top w:val="none" w:sz="0" w:space="0" w:color="auto"/>
                <w:left w:val="none" w:sz="0" w:space="0" w:color="auto"/>
                <w:bottom w:val="none" w:sz="0" w:space="0" w:color="auto"/>
                <w:right w:val="none" w:sz="0" w:space="0" w:color="auto"/>
              </w:divBdr>
            </w:div>
            <w:div w:id="1036079514">
              <w:marLeft w:val="0"/>
              <w:marRight w:val="0"/>
              <w:marTop w:val="0"/>
              <w:marBottom w:val="0"/>
              <w:divBdr>
                <w:top w:val="none" w:sz="0" w:space="0" w:color="auto"/>
                <w:left w:val="none" w:sz="0" w:space="0" w:color="auto"/>
                <w:bottom w:val="none" w:sz="0" w:space="0" w:color="auto"/>
                <w:right w:val="none" w:sz="0" w:space="0" w:color="auto"/>
              </w:divBdr>
            </w:div>
            <w:div w:id="1036582974">
              <w:marLeft w:val="0"/>
              <w:marRight w:val="0"/>
              <w:marTop w:val="0"/>
              <w:marBottom w:val="0"/>
              <w:divBdr>
                <w:top w:val="none" w:sz="0" w:space="0" w:color="auto"/>
                <w:left w:val="none" w:sz="0" w:space="0" w:color="auto"/>
                <w:bottom w:val="none" w:sz="0" w:space="0" w:color="auto"/>
                <w:right w:val="none" w:sz="0" w:space="0" w:color="auto"/>
              </w:divBdr>
            </w:div>
            <w:div w:id="1037782305">
              <w:marLeft w:val="0"/>
              <w:marRight w:val="0"/>
              <w:marTop w:val="0"/>
              <w:marBottom w:val="0"/>
              <w:divBdr>
                <w:top w:val="none" w:sz="0" w:space="0" w:color="auto"/>
                <w:left w:val="none" w:sz="0" w:space="0" w:color="auto"/>
                <w:bottom w:val="none" w:sz="0" w:space="0" w:color="auto"/>
                <w:right w:val="none" w:sz="0" w:space="0" w:color="auto"/>
              </w:divBdr>
            </w:div>
            <w:div w:id="1038163734">
              <w:marLeft w:val="0"/>
              <w:marRight w:val="0"/>
              <w:marTop w:val="0"/>
              <w:marBottom w:val="0"/>
              <w:divBdr>
                <w:top w:val="none" w:sz="0" w:space="0" w:color="auto"/>
                <w:left w:val="none" w:sz="0" w:space="0" w:color="auto"/>
                <w:bottom w:val="none" w:sz="0" w:space="0" w:color="auto"/>
                <w:right w:val="none" w:sz="0" w:space="0" w:color="auto"/>
              </w:divBdr>
            </w:div>
            <w:div w:id="1039740795">
              <w:marLeft w:val="0"/>
              <w:marRight w:val="0"/>
              <w:marTop w:val="0"/>
              <w:marBottom w:val="0"/>
              <w:divBdr>
                <w:top w:val="none" w:sz="0" w:space="0" w:color="auto"/>
                <w:left w:val="none" w:sz="0" w:space="0" w:color="auto"/>
                <w:bottom w:val="none" w:sz="0" w:space="0" w:color="auto"/>
                <w:right w:val="none" w:sz="0" w:space="0" w:color="auto"/>
              </w:divBdr>
            </w:div>
            <w:div w:id="1039818342">
              <w:marLeft w:val="0"/>
              <w:marRight w:val="0"/>
              <w:marTop w:val="0"/>
              <w:marBottom w:val="0"/>
              <w:divBdr>
                <w:top w:val="none" w:sz="0" w:space="0" w:color="auto"/>
                <w:left w:val="none" w:sz="0" w:space="0" w:color="auto"/>
                <w:bottom w:val="none" w:sz="0" w:space="0" w:color="auto"/>
                <w:right w:val="none" w:sz="0" w:space="0" w:color="auto"/>
              </w:divBdr>
            </w:div>
            <w:div w:id="1042634698">
              <w:marLeft w:val="0"/>
              <w:marRight w:val="0"/>
              <w:marTop w:val="0"/>
              <w:marBottom w:val="0"/>
              <w:divBdr>
                <w:top w:val="none" w:sz="0" w:space="0" w:color="auto"/>
                <w:left w:val="none" w:sz="0" w:space="0" w:color="auto"/>
                <w:bottom w:val="none" w:sz="0" w:space="0" w:color="auto"/>
                <w:right w:val="none" w:sz="0" w:space="0" w:color="auto"/>
              </w:divBdr>
            </w:div>
            <w:div w:id="1047611447">
              <w:marLeft w:val="0"/>
              <w:marRight w:val="0"/>
              <w:marTop w:val="0"/>
              <w:marBottom w:val="0"/>
              <w:divBdr>
                <w:top w:val="none" w:sz="0" w:space="0" w:color="auto"/>
                <w:left w:val="none" w:sz="0" w:space="0" w:color="auto"/>
                <w:bottom w:val="none" w:sz="0" w:space="0" w:color="auto"/>
                <w:right w:val="none" w:sz="0" w:space="0" w:color="auto"/>
              </w:divBdr>
              <w:divsChild>
                <w:div w:id="1103111562">
                  <w:marLeft w:val="0"/>
                  <w:marRight w:val="0"/>
                  <w:marTop w:val="0"/>
                  <w:marBottom w:val="0"/>
                  <w:divBdr>
                    <w:top w:val="none" w:sz="0" w:space="0" w:color="auto"/>
                    <w:left w:val="none" w:sz="0" w:space="0" w:color="auto"/>
                    <w:bottom w:val="none" w:sz="0" w:space="0" w:color="auto"/>
                    <w:right w:val="none" w:sz="0" w:space="0" w:color="auto"/>
                  </w:divBdr>
                </w:div>
                <w:div w:id="1606234554">
                  <w:marLeft w:val="0"/>
                  <w:marRight w:val="0"/>
                  <w:marTop w:val="0"/>
                  <w:marBottom w:val="0"/>
                  <w:divBdr>
                    <w:top w:val="none" w:sz="0" w:space="0" w:color="auto"/>
                    <w:left w:val="none" w:sz="0" w:space="0" w:color="auto"/>
                    <w:bottom w:val="none" w:sz="0" w:space="0" w:color="auto"/>
                    <w:right w:val="none" w:sz="0" w:space="0" w:color="auto"/>
                  </w:divBdr>
                </w:div>
                <w:div w:id="1762094611">
                  <w:marLeft w:val="0"/>
                  <w:marRight w:val="0"/>
                  <w:marTop w:val="0"/>
                  <w:marBottom w:val="0"/>
                  <w:divBdr>
                    <w:top w:val="none" w:sz="0" w:space="0" w:color="auto"/>
                    <w:left w:val="none" w:sz="0" w:space="0" w:color="auto"/>
                    <w:bottom w:val="none" w:sz="0" w:space="0" w:color="auto"/>
                    <w:right w:val="none" w:sz="0" w:space="0" w:color="auto"/>
                  </w:divBdr>
                </w:div>
                <w:div w:id="1839534614">
                  <w:marLeft w:val="0"/>
                  <w:marRight w:val="0"/>
                  <w:marTop w:val="0"/>
                  <w:marBottom w:val="0"/>
                  <w:divBdr>
                    <w:top w:val="none" w:sz="0" w:space="0" w:color="auto"/>
                    <w:left w:val="none" w:sz="0" w:space="0" w:color="auto"/>
                    <w:bottom w:val="none" w:sz="0" w:space="0" w:color="auto"/>
                    <w:right w:val="none" w:sz="0" w:space="0" w:color="auto"/>
                  </w:divBdr>
                </w:div>
              </w:divsChild>
            </w:div>
            <w:div w:id="1047874069">
              <w:marLeft w:val="0"/>
              <w:marRight w:val="0"/>
              <w:marTop w:val="0"/>
              <w:marBottom w:val="0"/>
              <w:divBdr>
                <w:top w:val="none" w:sz="0" w:space="0" w:color="auto"/>
                <w:left w:val="none" w:sz="0" w:space="0" w:color="auto"/>
                <w:bottom w:val="none" w:sz="0" w:space="0" w:color="auto"/>
                <w:right w:val="none" w:sz="0" w:space="0" w:color="auto"/>
              </w:divBdr>
            </w:div>
            <w:div w:id="1048459741">
              <w:marLeft w:val="0"/>
              <w:marRight w:val="0"/>
              <w:marTop w:val="0"/>
              <w:marBottom w:val="0"/>
              <w:divBdr>
                <w:top w:val="none" w:sz="0" w:space="0" w:color="auto"/>
                <w:left w:val="none" w:sz="0" w:space="0" w:color="auto"/>
                <w:bottom w:val="none" w:sz="0" w:space="0" w:color="auto"/>
                <w:right w:val="none" w:sz="0" w:space="0" w:color="auto"/>
              </w:divBdr>
            </w:div>
            <w:div w:id="1049111724">
              <w:marLeft w:val="0"/>
              <w:marRight w:val="0"/>
              <w:marTop w:val="0"/>
              <w:marBottom w:val="0"/>
              <w:divBdr>
                <w:top w:val="none" w:sz="0" w:space="0" w:color="auto"/>
                <w:left w:val="none" w:sz="0" w:space="0" w:color="auto"/>
                <w:bottom w:val="none" w:sz="0" w:space="0" w:color="auto"/>
                <w:right w:val="none" w:sz="0" w:space="0" w:color="auto"/>
              </w:divBdr>
            </w:div>
            <w:div w:id="1049767786">
              <w:marLeft w:val="0"/>
              <w:marRight w:val="0"/>
              <w:marTop w:val="0"/>
              <w:marBottom w:val="0"/>
              <w:divBdr>
                <w:top w:val="none" w:sz="0" w:space="0" w:color="auto"/>
                <w:left w:val="none" w:sz="0" w:space="0" w:color="auto"/>
                <w:bottom w:val="none" w:sz="0" w:space="0" w:color="auto"/>
                <w:right w:val="none" w:sz="0" w:space="0" w:color="auto"/>
              </w:divBdr>
            </w:div>
            <w:div w:id="1050030982">
              <w:marLeft w:val="0"/>
              <w:marRight w:val="0"/>
              <w:marTop w:val="0"/>
              <w:marBottom w:val="0"/>
              <w:divBdr>
                <w:top w:val="none" w:sz="0" w:space="0" w:color="auto"/>
                <w:left w:val="none" w:sz="0" w:space="0" w:color="auto"/>
                <w:bottom w:val="none" w:sz="0" w:space="0" w:color="auto"/>
                <w:right w:val="none" w:sz="0" w:space="0" w:color="auto"/>
              </w:divBdr>
            </w:div>
            <w:div w:id="1051809981">
              <w:marLeft w:val="0"/>
              <w:marRight w:val="0"/>
              <w:marTop w:val="0"/>
              <w:marBottom w:val="0"/>
              <w:divBdr>
                <w:top w:val="none" w:sz="0" w:space="0" w:color="auto"/>
                <w:left w:val="none" w:sz="0" w:space="0" w:color="auto"/>
                <w:bottom w:val="none" w:sz="0" w:space="0" w:color="auto"/>
                <w:right w:val="none" w:sz="0" w:space="0" w:color="auto"/>
              </w:divBdr>
            </w:div>
            <w:div w:id="1052004471">
              <w:marLeft w:val="0"/>
              <w:marRight w:val="0"/>
              <w:marTop w:val="0"/>
              <w:marBottom w:val="0"/>
              <w:divBdr>
                <w:top w:val="none" w:sz="0" w:space="0" w:color="auto"/>
                <w:left w:val="none" w:sz="0" w:space="0" w:color="auto"/>
                <w:bottom w:val="none" w:sz="0" w:space="0" w:color="auto"/>
                <w:right w:val="none" w:sz="0" w:space="0" w:color="auto"/>
              </w:divBdr>
            </w:div>
            <w:div w:id="1052463362">
              <w:marLeft w:val="0"/>
              <w:marRight w:val="0"/>
              <w:marTop w:val="0"/>
              <w:marBottom w:val="0"/>
              <w:divBdr>
                <w:top w:val="none" w:sz="0" w:space="0" w:color="auto"/>
                <w:left w:val="none" w:sz="0" w:space="0" w:color="auto"/>
                <w:bottom w:val="none" w:sz="0" w:space="0" w:color="auto"/>
                <w:right w:val="none" w:sz="0" w:space="0" w:color="auto"/>
              </w:divBdr>
            </w:div>
            <w:div w:id="1054086661">
              <w:marLeft w:val="0"/>
              <w:marRight w:val="0"/>
              <w:marTop w:val="0"/>
              <w:marBottom w:val="0"/>
              <w:divBdr>
                <w:top w:val="none" w:sz="0" w:space="0" w:color="auto"/>
                <w:left w:val="none" w:sz="0" w:space="0" w:color="auto"/>
                <w:bottom w:val="none" w:sz="0" w:space="0" w:color="auto"/>
                <w:right w:val="none" w:sz="0" w:space="0" w:color="auto"/>
              </w:divBdr>
            </w:div>
            <w:div w:id="1055351911">
              <w:marLeft w:val="0"/>
              <w:marRight w:val="0"/>
              <w:marTop w:val="0"/>
              <w:marBottom w:val="0"/>
              <w:divBdr>
                <w:top w:val="none" w:sz="0" w:space="0" w:color="auto"/>
                <w:left w:val="none" w:sz="0" w:space="0" w:color="auto"/>
                <w:bottom w:val="none" w:sz="0" w:space="0" w:color="auto"/>
                <w:right w:val="none" w:sz="0" w:space="0" w:color="auto"/>
              </w:divBdr>
            </w:div>
            <w:div w:id="1058355159">
              <w:marLeft w:val="0"/>
              <w:marRight w:val="0"/>
              <w:marTop w:val="0"/>
              <w:marBottom w:val="0"/>
              <w:divBdr>
                <w:top w:val="none" w:sz="0" w:space="0" w:color="auto"/>
                <w:left w:val="none" w:sz="0" w:space="0" w:color="auto"/>
                <w:bottom w:val="none" w:sz="0" w:space="0" w:color="auto"/>
                <w:right w:val="none" w:sz="0" w:space="0" w:color="auto"/>
              </w:divBdr>
            </w:div>
            <w:div w:id="1062679709">
              <w:marLeft w:val="0"/>
              <w:marRight w:val="0"/>
              <w:marTop w:val="0"/>
              <w:marBottom w:val="0"/>
              <w:divBdr>
                <w:top w:val="none" w:sz="0" w:space="0" w:color="auto"/>
                <w:left w:val="none" w:sz="0" w:space="0" w:color="auto"/>
                <w:bottom w:val="none" w:sz="0" w:space="0" w:color="auto"/>
                <w:right w:val="none" w:sz="0" w:space="0" w:color="auto"/>
              </w:divBdr>
            </w:div>
            <w:div w:id="1062829372">
              <w:marLeft w:val="0"/>
              <w:marRight w:val="0"/>
              <w:marTop w:val="0"/>
              <w:marBottom w:val="0"/>
              <w:divBdr>
                <w:top w:val="none" w:sz="0" w:space="0" w:color="auto"/>
                <w:left w:val="none" w:sz="0" w:space="0" w:color="auto"/>
                <w:bottom w:val="none" w:sz="0" w:space="0" w:color="auto"/>
                <w:right w:val="none" w:sz="0" w:space="0" w:color="auto"/>
              </w:divBdr>
            </w:div>
            <w:div w:id="1063288713">
              <w:marLeft w:val="0"/>
              <w:marRight w:val="0"/>
              <w:marTop w:val="0"/>
              <w:marBottom w:val="0"/>
              <w:divBdr>
                <w:top w:val="none" w:sz="0" w:space="0" w:color="auto"/>
                <w:left w:val="none" w:sz="0" w:space="0" w:color="auto"/>
                <w:bottom w:val="none" w:sz="0" w:space="0" w:color="auto"/>
                <w:right w:val="none" w:sz="0" w:space="0" w:color="auto"/>
              </w:divBdr>
            </w:div>
            <w:div w:id="1064328026">
              <w:marLeft w:val="0"/>
              <w:marRight w:val="0"/>
              <w:marTop w:val="0"/>
              <w:marBottom w:val="0"/>
              <w:divBdr>
                <w:top w:val="none" w:sz="0" w:space="0" w:color="auto"/>
                <w:left w:val="none" w:sz="0" w:space="0" w:color="auto"/>
                <w:bottom w:val="none" w:sz="0" w:space="0" w:color="auto"/>
                <w:right w:val="none" w:sz="0" w:space="0" w:color="auto"/>
              </w:divBdr>
            </w:div>
            <w:div w:id="1065372725">
              <w:marLeft w:val="0"/>
              <w:marRight w:val="0"/>
              <w:marTop w:val="0"/>
              <w:marBottom w:val="0"/>
              <w:divBdr>
                <w:top w:val="none" w:sz="0" w:space="0" w:color="auto"/>
                <w:left w:val="none" w:sz="0" w:space="0" w:color="auto"/>
                <w:bottom w:val="none" w:sz="0" w:space="0" w:color="auto"/>
                <w:right w:val="none" w:sz="0" w:space="0" w:color="auto"/>
              </w:divBdr>
            </w:div>
            <w:div w:id="1068531100">
              <w:marLeft w:val="0"/>
              <w:marRight w:val="0"/>
              <w:marTop w:val="0"/>
              <w:marBottom w:val="0"/>
              <w:divBdr>
                <w:top w:val="none" w:sz="0" w:space="0" w:color="auto"/>
                <w:left w:val="none" w:sz="0" w:space="0" w:color="auto"/>
                <w:bottom w:val="none" w:sz="0" w:space="0" w:color="auto"/>
                <w:right w:val="none" w:sz="0" w:space="0" w:color="auto"/>
              </w:divBdr>
            </w:div>
            <w:div w:id="1070423305">
              <w:marLeft w:val="0"/>
              <w:marRight w:val="0"/>
              <w:marTop w:val="0"/>
              <w:marBottom w:val="0"/>
              <w:divBdr>
                <w:top w:val="none" w:sz="0" w:space="0" w:color="auto"/>
                <w:left w:val="none" w:sz="0" w:space="0" w:color="auto"/>
                <w:bottom w:val="none" w:sz="0" w:space="0" w:color="auto"/>
                <w:right w:val="none" w:sz="0" w:space="0" w:color="auto"/>
              </w:divBdr>
            </w:div>
            <w:div w:id="1070619675">
              <w:marLeft w:val="0"/>
              <w:marRight w:val="0"/>
              <w:marTop w:val="0"/>
              <w:marBottom w:val="0"/>
              <w:divBdr>
                <w:top w:val="none" w:sz="0" w:space="0" w:color="auto"/>
                <w:left w:val="none" w:sz="0" w:space="0" w:color="auto"/>
                <w:bottom w:val="none" w:sz="0" w:space="0" w:color="auto"/>
                <w:right w:val="none" w:sz="0" w:space="0" w:color="auto"/>
              </w:divBdr>
            </w:div>
            <w:div w:id="1071319096">
              <w:marLeft w:val="0"/>
              <w:marRight w:val="0"/>
              <w:marTop w:val="0"/>
              <w:marBottom w:val="0"/>
              <w:divBdr>
                <w:top w:val="none" w:sz="0" w:space="0" w:color="auto"/>
                <w:left w:val="none" w:sz="0" w:space="0" w:color="auto"/>
                <w:bottom w:val="none" w:sz="0" w:space="0" w:color="auto"/>
                <w:right w:val="none" w:sz="0" w:space="0" w:color="auto"/>
              </w:divBdr>
            </w:div>
            <w:div w:id="1071392971">
              <w:marLeft w:val="0"/>
              <w:marRight w:val="0"/>
              <w:marTop w:val="0"/>
              <w:marBottom w:val="0"/>
              <w:divBdr>
                <w:top w:val="none" w:sz="0" w:space="0" w:color="auto"/>
                <w:left w:val="none" w:sz="0" w:space="0" w:color="auto"/>
                <w:bottom w:val="none" w:sz="0" w:space="0" w:color="auto"/>
                <w:right w:val="none" w:sz="0" w:space="0" w:color="auto"/>
              </w:divBdr>
            </w:div>
            <w:div w:id="1072391350">
              <w:marLeft w:val="0"/>
              <w:marRight w:val="0"/>
              <w:marTop w:val="0"/>
              <w:marBottom w:val="0"/>
              <w:divBdr>
                <w:top w:val="none" w:sz="0" w:space="0" w:color="auto"/>
                <w:left w:val="none" w:sz="0" w:space="0" w:color="auto"/>
                <w:bottom w:val="none" w:sz="0" w:space="0" w:color="auto"/>
                <w:right w:val="none" w:sz="0" w:space="0" w:color="auto"/>
              </w:divBdr>
            </w:div>
            <w:div w:id="1073309349">
              <w:marLeft w:val="0"/>
              <w:marRight w:val="0"/>
              <w:marTop w:val="0"/>
              <w:marBottom w:val="0"/>
              <w:divBdr>
                <w:top w:val="none" w:sz="0" w:space="0" w:color="auto"/>
                <w:left w:val="none" w:sz="0" w:space="0" w:color="auto"/>
                <w:bottom w:val="none" w:sz="0" w:space="0" w:color="auto"/>
                <w:right w:val="none" w:sz="0" w:space="0" w:color="auto"/>
              </w:divBdr>
              <w:divsChild>
                <w:div w:id="1039665558">
                  <w:marLeft w:val="0"/>
                  <w:marRight w:val="0"/>
                  <w:marTop w:val="0"/>
                  <w:marBottom w:val="0"/>
                  <w:divBdr>
                    <w:top w:val="none" w:sz="0" w:space="0" w:color="auto"/>
                    <w:left w:val="none" w:sz="0" w:space="0" w:color="auto"/>
                    <w:bottom w:val="none" w:sz="0" w:space="0" w:color="auto"/>
                    <w:right w:val="none" w:sz="0" w:space="0" w:color="auto"/>
                  </w:divBdr>
                </w:div>
                <w:div w:id="1040520889">
                  <w:marLeft w:val="0"/>
                  <w:marRight w:val="0"/>
                  <w:marTop w:val="0"/>
                  <w:marBottom w:val="0"/>
                  <w:divBdr>
                    <w:top w:val="none" w:sz="0" w:space="0" w:color="auto"/>
                    <w:left w:val="none" w:sz="0" w:space="0" w:color="auto"/>
                    <w:bottom w:val="none" w:sz="0" w:space="0" w:color="auto"/>
                    <w:right w:val="none" w:sz="0" w:space="0" w:color="auto"/>
                  </w:divBdr>
                </w:div>
                <w:div w:id="1481462639">
                  <w:marLeft w:val="0"/>
                  <w:marRight w:val="0"/>
                  <w:marTop w:val="0"/>
                  <w:marBottom w:val="0"/>
                  <w:divBdr>
                    <w:top w:val="none" w:sz="0" w:space="0" w:color="auto"/>
                    <w:left w:val="none" w:sz="0" w:space="0" w:color="auto"/>
                    <w:bottom w:val="none" w:sz="0" w:space="0" w:color="auto"/>
                    <w:right w:val="none" w:sz="0" w:space="0" w:color="auto"/>
                  </w:divBdr>
                </w:div>
                <w:div w:id="2139376820">
                  <w:marLeft w:val="0"/>
                  <w:marRight w:val="0"/>
                  <w:marTop w:val="0"/>
                  <w:marBottom w:val="0"/>
                  <w:divBdr>
                    <w:top w:val="none" w:sz="0" w:space="0" w:color="auto"/>
                    <w:left w:val="none" w:sz="0" w:space="0" w:color="auto"/>
                    <w:bottom w:val="none" w:sz="0" w:space="0" w:color="auto"/>
                    <w:right w:val="none" w:sz="0" w:space="0" w:color="auto"/>
                  </w:divBdr>
                </w:div>
              </w:divsChild>
            </w:div>
            <w:div w:id="1075052830">
              <w:marLeft w:val="0"/>
              <w:marRight w:val="0"/>
              <w:marTop w:val="0"/>
              <w:marBottom w:val="0"/>
              <w:divBdr>
                <w:top w:val="none" w:sz="0" w:space="0" w:color="auto"/>
                <w:left w:val="none" w:sz="0" w:space="0" w:color="auto"/>
                <w:bottom w:val="none" w:sz="0" w:space="0" w:color="auto"/>
                <w:right w:val="none" w:sz="0" w:space="0" w:color="auto"/>
              </w:divBdr>
            </w:div>
            <w:div w:id="1075199534">
              <w:marLeft w:val="0"/>
              <w:marRight w:val="0"/>
              <w:marTop w:val="0"/>
              <w:marBottom w:val="0"/>
              <w:divBdr>
                <w:top w:val="none" w:sz="0" w:space="0" w:color="auto"/>
                <w:left w:val="none" w:sz="0" w:space="0" w:color="auto"/>
                <w:bottom w:val="none" w:sz="0" w:space="0" w:color="auto"/>
                <w:right w:val="none" w:sz="0" w:space="0" w:color="auto"/>
              </w:divBdr>
            </w:div>
            <w:div w:id="1075277417">
              <w:marLeft w:val="0"/>
              <w:marRight w:val="0"/>
              <w:marTop w:val="0"/>
              <w:marBottom w:val="0"/>
              <w:divBdr>
                <w:top w:val="none" w:sz="0" w:space="0" w:color="auto"/>
                <w:left w:val="none" w:sz="0" w:space="0" w:color="auto"/>
                <w:bottom w:val="none" w:sz="0" w:space="0" w:color="auto"/>
                <w:right w:val="none" w:sz="0" w:space="0" w:color="auto"/>
              </w:divBdr>
            </w:div>
            <w:div w:id="1076561008">
              <w:marLeft w:val="0"/>
              <w:marRight w:val="0"/>
              <w:marTop w:val="0"/>
              <w:marBottom w:val="0"/>
              <w:divBdr>
                <w:top w:val="none" w:sz="0" w:space="0" w:color="auto"/>
                <w:left w:val="none" w:sz="0" w:space="0" w:color="auto"/>
                <w:bottom w:val="none" w:sz="0" w:space="0" w:color="auto"/>
                <w:right w:val="none" w:sz="0" w:space="0" w:color="auto"/>
              </w:divBdr>
            </w:div>
            <w:div w:id="1076826437">
              <w:marLeft w:val="0"/>
              <w:marRight w:val="0"/>
              <w:marTop w:val="0"/>
              <w:marBottom w:val="0"/>
              <w:divBdr>
                <w:top w:val="none" w:sz="0" w:space="0" w:color="auto"/>
                <w:left w:val="none" w:sz="0" w:space="0" w:color="auto"/>
                <w:bottom w:val="none" w:sz="0" w:space="0" w:color="auto"/>
                <w:right w:val="none" w:sz="0" w:space="0" w:color="auto"/>
              </w:divBdr>
            </w:div>
            <w:div w:id="1079402753">
              <w:marLeft w:val="0"/>
              <w:marRight w:val="0"/>
              <w:marTop w:val="0"/>
              <w:marBottom w:val="0"/>
              <w:divBdr>
                <w:top w:val="none" w:sz="0" w:space="0" w:color="auto"/>
                <w:left w:val="none" w:sz="0" w:space="0" w:color="auto"/>
                <w:bottom w:val="none" w:sz="0" w:space="0" w:color="auto"/>
                <w:right w:val="none" w:sz="0" w:space="0" w:color="auto"/>
              </w:divBdr>
            </w:div>
            <w:div w:id="1079643967">
              <w:marLeft w:val="0"/>
              <w:marRight w:val="0"/>
              <w:marTop w:val="0"/>
              <w:marBottom w:val="0"/>
              <w:divBdr>
                <w:top w:val="none" w:sz="0" w:space="0" w:color="auto"/>
                <w:left w:val="none" w:sz="0" w:space="0" w:color="auto"/>
                <w:bottom w:val="none" w:sz="0" w:space="0" w:color="auto"/>
                <w:right w:val="none" w:sz="0" w:space="0" w:color="auto"/>
              </w:divBdr>
            </w:div>
            <w:div w:id="1080324650">
              <w:marLeft w:val="0"/>
              <w:marRight w:val="0"/>
              <w:marTop w:val="0"/>
              <w:marBottom w:val="0"/>
              <w:divBdr>
                <w:top w:val="none" w:sz="0" w:space="0" w:color="auto"/>
                <w:left w:val="none" w:sz="0" w:space="0" w:color="auto"/>
                <w:bottom w:val="none" w:sz="0" w:space="0" w:color="auto"/>
                <w:right w:val="none" w:sz="0" w:space="0" w:color="auto"/>
              </w:divBdr>
            </w:div>
            <w:div w:id="1081293509">
              <w:marLeft w:val="0"/>
              <w:marRight w:val="0"/>
              <w:marTop w:val="0"/>
              <w:marBottom w:val="0"/>
              <w:divBdr>
                <w:top w:val="none" w:sz="0" w:space="0" w:color="auto"/>
                <w:left w:val="none" w:sz="0" w:space="0" w:color="auto"/>
                <w:bottom w:val="none" w:sz="0" w:space="0" w:color="auto"/>
                <w:right w:val="none" w:sz="0" w:space="0" w:color="auto"/>
              </w:divBdr>
            </w:div>
            <w:div w:id="1084107189">
              <w:marLeft w:val="0"/>
              <w:marRight w:val="0"/>
              <w:marTop w:val="0"/>
              <w:marBottom w:val="0"/>
              <w:divBdr>
                <w:top w:val="none" w:sz="0" w:space="0" w:color="auto"/>
                <w:left w:val="none" w:sz="0" w:space="0" w:color="auto"/>
                <w:bottom w:val="none" w:sz="0" w:space="0" w:color="auto"/>
                <w:right w:val="none" w:sz="0" w:space="0" w:color="auto"/>
              </w:divBdr>
            </w:div>
            <w:div w:id="1086078863">
              <w:marLeft w:val="0"/>
              <w:marRight w:val="0"/>
              <w:marTop w:val="0"/>
              <w:marBottom w:val="0"/>
              <w:divBdr>
                <w:top w:val="none" w:sz="0" w:space="0" w:color="auto"/>
                <w:left w:val="none" w:sz="0" w:space="0" w:color="auto"/>
                <w:bottom w:val="none" w:sz="0" w:space="0" w:color="auto"/>
                <w:right w:val="none" w:sz="0" w:space="0" w:color="auto"/>
              </w:divBdr>
            </w:div>
            <w:div w:id="1086876400">
              <w:marLeft w:val="0"/>
              <w:marRight w:val="0"/>
              <w:marTop w:val="0"/>
              <w:marBottom w:val="0"/>
              <w:divBdr>
                <w:top w:val="none" w:sz="0" w:space="0" w:color="auto"/>
                <w:left w:val="none" w:sz="0" w:space="0" w:color="auto"/>
                <w:bottom w:val="none" w:sz="0" w:space="0" w:color="auto"/>
                <w:right w:val="none" w:sz="0" w:space="0" w:color="auto"/>
              </w:divBdr>
            </w:div>
            <w:div w:id="1089883273">
              <w:marLeft w:val="0"/>
              <w:marRight w:val="0"/>
              <w:marTop w:val="0"/>
              <w:marBottom w:val="0"/>
              <w:divBdr>
                <w:top w:val="none" w:sz="0" w:space="0" w:color="auto"/>
                <w:left w:val="none" w:sz="0" w:space="0" w:color="auto"/>
                <w:bottom w:val="none" w:sz="0" w:space="0" w:color="auto"/>
                <w:right w:val="none" w:sz="0" w:space="0" w:color="auto"/>
              </w:divBdr>
            </w:div>
            <w:div w:id="1092435389">
              <w:marLeft w:val="0"/>
              <w:marRight w:val="0"/>
              <w:marTop w:val="0"/>
              <w:marBottom w:val="0"/>
              <w:divBdr>
                <w:top w:val="none" w:sz="0" w:space="0" w:color="auto"/>
                <w:left w:val="none" w:sz="0" w:space="0" w:color="auto"/>
                <w:bottom w:val="none" w:sz="0" w:space="0" w:color="auto"/>
                <w:right w:val="none" w:sz="0" w:space="0" w:color="auto"/>
              </w:divBdr>
            </w:div>
            <w:div w:id="1093747138">
              <w:marLeft w:val="0"/>
              <w:marRight w:val="0"/>
              <w:marTop w:val="0"/>
              <w:marBottom w:val="0"/>
              <w:divBdr>
                <w:top w:val="none" w:sz="0" w:space="0" w:color="auto"/>
                <w:left w:val="none" w:sz="0" w:space="0" w:color="auto"/>
                <w:bottom w:val="none" w:sz="0" w:space="0" w:color="auto"/>
                <w:right w:val="none" w:sz="0" w:space="0" w:color="auto"/>
              </w:divBdr>
            </w:div>
            <w:div w:id="1095857155">
              <w:marLeft w:val="0"/>
              <w:marRight w:val="0"/>
              <w:marTop w:val="0"/>
              <w:marBottom w:val="0"/>
              <w:divBdr>
                <w:top w:val="none" w:sz="0" w:space="0" w:color="auto"/>
                <w:left w:val="none" w:sz="0" w:space="0" w:color="auto"/>
                <w:bottom w:val="none" w:sz="0" w:space="0" w:color="auto"/>
                <w:right w:val="none" w:sz="0" w:space="0" w:color="auto"/>
              </w:divBdr>
            </w:div>
            <w:div w:id="1098600437">
              <w:marLeft w:val="0"/>
              <w:marRight w:val="0"/>
              <w:marTop w:val="0"/>
              <w:marBottom w:val="0"/>
              <w:divBdr>
                <w:top w:val="none" w:sz="0" w:space="0" w:color="auto"/>
                <w:left w:val="none" w:sz="0" w:space="0" w:color="auto"/>
                <w:bottom w:val="none" w:sz="0" w:space="0" w:color="auto"/>
                <w:right w:val="none" w:sz="0" w:space="0" w:color="auto"/>
              </w:divBdr>
            </w:div>
            <w:div w:id="1100416170">
              <w:marLeft w:val="0"/>
              <w:marRight w:val="0"/>
              <w:marTop w:val="0"/>
              <w:marBottom w:val="0"/>
              <w:divBdr>
                <w:top w:val="none" w:sz="0" w:space="0" w:color="auto"/>
                <w:left w:val="none" w:sz="0" w:space="0" w:color="auto"/>
                <w:bottom w:val="none" w:sz="0" w:space="0" w:color="auto"/>
                <w:right w:val="none" w:sz="0" w:space="0" w:color="auto"/>
              </w:divBdr>
            </w:div>
            <w:div w:id="1105927307">
              <w:marLeft w:val="0"/>
              <w:marRight w:val="0"/>
              <w:marTop w:val="0"/>
              <w:marBottom w:val="0"/>
              <w:divBdr>
                <w:top w:val="none" w:sz="0" w:space="0" w:color="auto"/>
                <w:left w:val="none" w:sz="0" w:space="0" w:color="auto"/>
                <w:bottom w:val="none" w:sz="0" w:space="0" w:color="auto"/>
                <w:right w:val="none" w:sz="0" w:space="0" w:color="auto"/>
              </w:divBdr>
            </w:div>
            <w:div w:id="1106849297">
              <w:marLeft w:val="0"/>
              <w:marRight w:val="0"/>
              <w:marTop w:val="0"/>
              <w:marBottom w:val="0"/>
              <w:divBdr>
                <w:top w:val="none" w:sz="0" w:space="0" w:color="auto"/>
                <w:left w:val="none" w:sz="0" w:space="0" w:color="auto"/>
                <w:bottom w:val="none" w:sz="0" w:space="0" w:color="auto"/>
                <w:right w:val="none" w:sz="0" w:space="0" w:color="auto"/>
              </w:divBdr>
            </w:div>
            <w:div w:id="1109397061">
              <w:marLeft w:val="0"/>
              <w:marRight w:val="0"/>
              <w:marTop w:val="0"/>
              <w:marBottom w:val="0"/>
              <w:divBdr>
                <w:top w:val="none" w:sz="0" w:space="0" w:color="auto"/>
                <w:left w:val="none" w:sz="0" w:space="0" w:color="auto"/>
                <w:bottom w:val="none" w:sz="0" w:space="0" w:color="auto"/>
                <w:right w:val="none" w:sz="0" w:space="0" w:color="auto"/>
              </w:divBdr>
            </w:div>
            <w:div w:id="1109856047">
              <w:marLeft w:val="0"/>
              <w:marRight w:val="0"/>
              <w:marTop w:val="0"/>
              <w:marBottom w:val="0"/>
              <w:divBdr>
                <w:top w:val="none" w:sz="0" w:space="0" w:color="auto"/>
                <w:left w:val="none" w:sz="0" w:space="0" w:color="auto"/>
                <w:bottom w:val="none" w:sz="0" w:space="0" w:color="auto"/>
                <w:right w:val="none" w:sz="0" w:space="0" w:color="auto"/>
              </w:divBdr>
            </w:div>
            <w:div w:id="1111440388">
              <w:marLeft w:val="0"/>
              <w:marRight w:val="0"/>
              <w:marTop w:val="0"/>
              <w:marBottom w:val="0"/>
              <w:divBdr>
                <w:top w:val="none" w:sz="0" w:space="0" w:color="auto"/>
                <w:left w:val="none" w:sz="0" w:space="0" w:color="auto"/>
                <w:bottom w:val="none" w:sz="0" w:space="0" w:color="auto"/>
                <w:right w:val="none" w:sz="0" w:space="0" w:color="auto"/>
              </w:divBdr>
            </w:div>
            <w:div w:id="1111707754">
              <w:marLeft w:val="0"/>
              <w:marRight w:val="0"/>
              <w:marTop w:val="0"/>
              <w:marBottom w:val="0"/>
              <w:divBdr>
                <w:top w:val="none" w:sz="0" w:space="0" w:color="auto"/>
                <w:left w:val="none" w:sz="0" w:space="0" w:color="auto"/>
                <w:bottom w:val="none" w:sz="0" w:space="0" w:color="auto"/>
                <w:right w:val="none" w:sz="0" w:space="0" w:color="auto"/>
              </w:divBdr>
            </w:div>
            <w:div w:id="1112165713">
              <w:marLeft w:val="0"/>
              <w:marRight w:val="0"/>
              <w:marTop w:val="0"/>
              <w:marBottom w:val="0"/>
              <w:divBdr>
                <w:top w:val="none" w:sz="0" w:space="0" w:color="auto"/>
                <w:left w:val="none" w:sz="0" w:space="0" w:color="auto"/>
                <w:bottom w:val="none" w:sz="0" w:space="0" w:color="auto"/>
                <w:right w:val="none" w:sz="0" w:space="0" w:color="auto"/>
              </w:divBdr>
            </w:div>
            <w:div w:id="1115296025">
              <w:marLeft w:val="0"/>
              <w:marRight w:val="0"/>
              <w:marTop w:val="0"/>
              <w:marBottom w:val="0"/>
              <w:divBdr>
                <w:top w:val="none" w:sz="0" w:space="0" w:color="auto"/>
                <w:left w:val="none" w:sz="0" w:space="0" w:color="auto"/>
                <w:bottom w:val="none" w:sz="0" w:space="0" w:color="auto"/>
                <w:right w:val="none" w:sz="0" w:space="0" w:color="auto"/>
              </w:divBdr>
            </w:div>
            <w:div w:id="1116289393">
              <w:marLeft w:val="0"/>
              <w:marRight w:val="0"/>
              <w:marTop w:val="0"/>
              <w:marBottom w:val="0"/>
              <w:divBdr>
                <w:top w:val="none" w:sz="0" w:space="0" w:color="auto"/>
                <w:left w:val="none" w:sz="0" w:space="0" w:color="auto"/>
                <w:bottom w:val="none" w:sz="0" w:space="0" w:color="auto"/>
                <w:right w:val="none" w:sz="0" w:space="0" w:color="auto"/>
              </w:divBdr>
            </w:div>
            <w:div w:id="1120688754">
              <w:marLeft w:val="0"/>
              <w:marRight w:val="0"/>
              <w:marTop w:val="0"/>
              <w:marBottom w:val="0"/>
              <w:divBdr>
                <w:top w:val="none" w:sz="0" w:space="0" w:color="auto"/>
                <w:left w:val="none" w:sz="0" w:space="0" w:color="auto"/>
                <w:bottom w:val="none" w:sz="0" w:space="0" w:color="auto"/>
                <w:right w:val="none" w:sz="0" w:space="0" w:color="auto"/>
              </w:divBdr>
            </w:div>
            <w:div w:id="1127893580">
              <w:marLeft w:val="0"/>
              <w:marRight w:val="0"/>
              <w:marTop w:val="0"/>
              <w:marBottom w:val="0"/>
              <w:divBdr>
                <w:top w:val="none" w:sz="0" w:space="0" w:color="auto"/>
                <w:left w:val="none" w:sz="0" w:space="0" w:color="auto"/>
                <w:bottom w:val="none" w:sz="0" w:space="0" w:color="auto"/>
                <w:right w:val="none" w:sz="0" w:space="0" w:color="auto"/>
              </w:divBdr>
            </w:div>
            <w:div w:id="1130441738">
              <w:marLeft w:val="0"/>
              <w:marRight w:val="0"/>
              <w:marTop w:val="0"/>
              <w:marBottom w:val="0"/>
              <w:divBdr>
                <w:top w:val="none" w:sz="0" w:space="0" w:color="auto"/>
                <w:left w:val="none" w:sz="0" w:space="0" w:color="auto"/>
                <w:bottom w:val="none" w:sz="0" w:space="0" w:color="auto"/>
                <w:right w:val="none" w:sz="0" w:space="0" w:color="auto"/>
              </w:divBdr>
            </w:div>
            <w:div w:id="1132867066">
              <w:marLeft w:val="0"/>
              <w:marRight w:val="0"/>
              <w:marTop w:val="0"/>
              <w:marBottom w:val="0"/>
              <w:divBdr>
                <w:top w:val="none" w:sz="0" w:space="0" w:color="auto"/>
                <w:left w:val="none" w:sz="0" w:space="0" w:color="auto"/>
                <w:bottom w:val="none" w:sz="0" w:space="0" w:color="auto"/>
                <w:right w:val="none" w:sz="0" w:space="0" w:color="auto"/>
              </w:divBdr>
            </w:div>
            <w:div w:id="1136339526">
              <w:marLeft w:val="0"/>
              <w:marRight w:val="0"/>
              <w:marTop w:val="0"/>
              <w:marBottom w:val="0"/>
              <w:divBdr>
                <w:top w:val="none" w:sz="0" w:space="0" w:color="auto"/>
                <w:left w:val="none" w:sz="0" w:space="0" w:color="auto"/>
                <w:bottom w:val="none" w:sz="0" w:space="0" w:color="auto"/>
                <w:right w:val="none" w:sz="0" w:space="0" w:color="auto"/>
              </w:divBdr>
            </w:div>
            <w:div w:id="1139802812">
              <w:marLeft w:val="0"/>
              <w:marRight w:val="0"/>
              <w:marTop w:val="0"/>
              <w:marBottom w:val="0"/>
              <w:divBdr>
                <w:top w:val="none" w:sz="0" w:space="0" w:color="auto"/>
                <w:left w:val="none" w:sz="0" w:space="0" w:color="auto"/>
                <w:bottom w:val="none" w:sz="0" w:space="0" w:color="auto"/>
                <w:right w:val="none" w:sz="0" w:space="0" w:color="auto"/>
              </w:divBdr>
            </w:div>
            <w:div w:id="1141775370">
              <w:marLeft w:val="0"/>
              <w:marRight w:val="0"/>
              <w:marTop w:val="0"/>
              <w:marBottom w:val="0"/>
              <w:divBdr>
                <w:top w:val="none" w:sz="0" w:space="0" w:color="auto"/>
                <w:left w:val="none" w:sz="0" w:space="0" w:color="auto"/>
                <w:bottom w:val="none" w:sz="0" w:space="0" w:color="auto"/>
                <w:right w:val="none" w:sz="0" w:space="0" w:color="auto"/>
              </w:divBdr>
            </w:div>
            <w:div w:id="1143890341">
              <w:marLeft w:val="0"/>
              <w:marRight w:val="0"/>
              <w:marTop w:val="0"/>
              <w:marBottom w:val="0"/>
              <w:divBdr>
                <w:top w:val="none" w:sz="0" w:space="0" w:color="auto"/>
                <w:left w:val="none" w:sz="0" w:space="0" w:color="auto"/>
                <w:bottom w:val="none" w:sz="0" w:space="0" w:color="auto"/>
                <w:right w:val="none" w:sz="0" w:space="0" w:color="auto"/>
              </w:divBdr>
            </w:div>
            <w:div w:id="1144008659">
              <w:marLeft w:val="0"/>
              <w:marRight w:val="0"/>
              <w:marTop w:val="0"/>
              <w:marBottom w:val="0"/>
              <w:divBdr>
                <w:top w:val="none" w:sz="0" w:space="0" w:color="auto"/>
                <w:left w:val="none" w:sz="0" w:space="0" w:color="auto"/>
                <w:bottom w:val="none" w:sz="0" w:space="0" w:color="auto"/>
                <w:right w:val="none" w:sz="0" w:space="0" w:color="auto"/>
              </w:divBdr>
            </w:div>
            <w:div w:id="1146825161">
              <w:marLeft w:val="0"/>
              <w:marRight w:val="0"/>
              <w:marTop w:val="0"/>
              <w:marBottom w:val="0"/>
              <w:divBdr>
                <w:top w:val="none" w:sz="0" w:space="0" w:color="auto"/>
                <w:left w:val="none" w:sz="0" w:space="0" w:color="auto"/>
                <w:bottom w:val="none" w:sz="0" w:space="0" w:color="auto"/>
                <w:right w:val="none" w:sz="0" w:space="0" w:color="auto"/>
              </w:divBdr>
            </w:div>
            <w:div w:id="1148782756">
              <w:marLeft w:val="0"/>
              <w:marRight w:val="0"/>
              <w:marTop w:val="0"/>
              <w:marBottom w:val="0"/>
              <w:divBdr>
                <w:top w:val="none" w:sz="0" w:space="0" w:color="auto"/>
                <w:left w:val="none" w:sz="0" w:space="0" w:color="auto"/>
                <w:bottom w:val="none" w:sz="0" w:space="0" w:color="auto"/>
                <w:right w:val="none" w:sz="0" w:space="0" w:color="auto"/>
              </w:divBdr>
            </w:div>
            <w:div w:id="1149899668">
              <w:marLeft w:val="0"/>
              <w:marRight w:val="0"/>
              <w:marTop w:val="0"/>
              <w:marBottom w:val="0"/>
              <w:divBdr>
                <w:top w:val="none" w:sz="0" w:space="0" w:color="auto"/>
                <w:left w:val="none" w:sz="0" w:space="0" w:color="auto"/>
                <w:bottom w:val="none" w:sz="0" w:space="0" w:color="auto"/>
                <w:right w:val="none" w:sz="0" w:space="0" w:color="auto"/>
              </w:divBdr>
            </w:div>
            <w:div w:id="1150370251">
              <w:marLeft w:val="0"/>
              <w:marRight w:val="0"/>
              <w:marTop w:val="0"/>
              <w:marBottom w:val="0"/>
              <w:divBdr>
                <w:top w:val="none" w:sz="0" w:space="0" w:color="auto"/>
                <w:left w:val="none" w:sz="0" w:space="0" w:color="auto"/>
                <w:bottom w:val="none" w:sz="0" w:space="0" w:color="auto"/>
                <w:right w:val="none" w:sz="0" w:space="0" w:color="auto"/>
              </w:divBdr>
            </w:div>
            <w:div w:id="1151287012">
              <w:marLeft w:val="0"/>
              <w:marRight w:val="0"/>
              <w:marTop w:val="0"/>
              <w:marBottom w:val="0"/>
              <w:divBdr>
                <w:top w:val="none" w:sz="0" w:space="0" w:color="auto"/>
                <w:left w:val="none" w:sz="0" w:space="0" w:color="auto"/>
                <w:bottom w:val="none" w:sz="0" w:space="0" w:color="auto"/>
                <w:right w:val="none" w:sz="0" w:space="0" w:color="auto"/>
              </w:divBdr>
            </w:div>
            <w:div w:id="1152520637">
              <w:marLeft w:val="0"/>
              <w:marRight w:val="0"/>
              <w:marTop w:val="0"/>
              <w:marBottom w:val="0"/>
              <w:divBdr>
                <w:top w:val="none" w:sz="0" w:space="0" w:color="auto"/>
                <w:left w:val="none" w:sz="0" w:space="0" w:color="auto"/>
                <w:bottom w:val="none" w:sz="0" w:space="0" w:color="auto"/>
                <w:right w:val="none" w:sz="0" w:space="0" w:color="auto"/>
              </w:divBdr>
            </w:div>
            <w:div w:id="1152713808">
              <w:marLeft w:val="0"/>
              <w:marRight w:val="0"/>
              <w:marTop w:val="0"/>
              <w:marBottom w:val="0"/>
              <w:divBdr>
                <w:top w:val="none" w:sz="0" w:space="0" w:color="auto"/>
                <w:left w:val="none" w:sz="0" w:space="0" w:color="auto"/>
                <w:bottom w:val="none" w:sz="0" w:space="0" w:color="auto"/>
                <w:right w:val="none" w:sz="0" w:space="0" w:color="auto"/>
              </w:divBdr>
            </w:div>
            <w:div w:id="1154680420">
              <w:marLeft w:val="0"/>
              <w:marRight w:val="0"/>
              <w:marTop w:val="0"/>
              <w:marBottom w:val="0"/>
              <w:divBdr>
                <w:top w:val="none" w:sz="0" w:space="0" w:color="auto"/>
                <w:left w:val="none" w:sz="0" w:space="0" w:color="auto"/>
                <w:bottom w:val="none" w:sz="0" w:space="0" w:color="auto"/>
                <w:right w:val="none" w:sz="0" w:space="0" w:color="auto"/>
              </w:divBdr>
            </w:div>
            <w:div w:id="1154689117">
              <w:marLeft w:val="0"/>
              <w:marRight w:val="0"/>
              <w:marTop w:val="0"/>
              <w:marBottom w:val="0"/>
              <w:divBdr>
                <w:top w:val="none" w:sz="0" w:space="0" w:color="auto"/>
                <w:left w:val="none" w:sz="0" w:space="0" w:color="auto"/>
                <w:bottom w:val="none" w:sz="0" w:space="0" w:color="auto"/>
                <w:right w:val="none" w:sz="0" w:space="0" w:color="auto"/>
              </w:divBdr>
            </w:div>
            <w:div w:id="1155297992">
              <w:marLeft w:val="0"/>
              <w:marRight w:val="0"/>
              <w:marTop w:val="0"/>
              <w:marBottom w:val="0"/>
              <w:divBdr>
                <w:top w:val="none" w:sz="0" w:space="0" w:color="auto"/>
                <w:left w:val="none" w:sz="0" w:space="0" w:color="auto"/>
                <w:bottom w:val="none" w:sz="0" w:space="0" w:color="auto"/>
                <w:right w:val="none" w:sz="0" w:space="0" w:color="auto"/>
              </w:divBdr>
            </w:div>
            <w:div w:id="1156067502">
              <w:marLeft w:val="0"/>
              <w:marRight w:val="0"/>
              <w:marTop w:val="0"/>
              <w:marBottom w:val="0"/>
              <w:divBdr>
                <w:top w:val="none" w:sz="0" w:space="0" w:color="auto"/>
                <w:left w:val="none" w:sz="0" w:space="0" w:color="auto"/>
                <w:bottom w:val="none" w:sz="0" w:space="0" w:color="auto"/>
                <w:right w:val="none" w:sz="0" w:space="0" w:color="auto"/>
              </w:divBdr>
            </w:div>
            <w:div w:id="1156263634">
              <w:marLeft w:val="0"/>
              <w:marRight w:val="0"/>
              <w:marTop w:val="0"/>
              <w:marBottom w:val="0"/>
              <w:divBdr>
                <w:top w:val="none" w:sz="0" w:space="0" w:color="auto"/>
                <w:left w:val="none" w:sz="0" w:space="0" w:color="auto"/>
                <w:bottom w:val="none" w:sz="0" w:space="0" w:color="auto"/>
                <w:right w:val="none" w:sz="0" w:space="0" w:color="auto"/>
              </w:divBdr>
            </w:div>
            <w:div w:id="1156989215">
              <w:marLeft w:val="0"/>
              <w:marRight w:val="0"/>
              <w:marTop w:val="0"/>
              <w:marBottom w:val="0"/>
              <w:divBdr>
                <w:top w:val="none" w:sz="0" w:space="0" w:color="auto"/>
                <w:left w:val="none" w:sz="0" w:space="0" w:color="auto"/>
                <w:bottom w:val="none" w:sz="0" w:space="0" w:color="auto"/>
                <w:right w:val="none" w:sz="0" w:space="0" w:color="auto"/>
              </w:divBdr>
            </w:div>
            <w:div w:id="1158615883">
              <w:marLeft w:val="0"/>
              <w:marRight w:val="0"/>
              <w:marTop w:val="0"/>
              <w:marBottom w:val="0"/>
              <w:divBdr>
                <w:top w:val="none" w:sz="0" w:space="0" w:color="auto"/>
                <w:left w:val="none" w:sz="0" w:space="0" w:color="auto"/>
                <w:bottom w:val="none" w:sz="0" w:space="0" w:color="auto"/>
                <w:right w:val="none" w:sz="0" w:space="0" w:color="auto"/>
              </w:divBdr>
            </w:div>
            <w:div w:id="1161848920">
              <w:marLeft w:val="0"/>
              <w:marRight w:val="0"/>
              <w:marTop w:val="0"/>
              <w:marBottom w:val="0"/>
              <w:divBdr>
                <w:top w:val="none" w:sz="0" w:space="0" w:color="auto"/>
                <w:left w:val="none" w:sz="0" w:space="0" w:color="auto"/>
                <w:bottom w:val="none" w:sz="0" w:space="0" w:color="auto"/>
                <w:right w:val="none" w:sz="0" w:space="0" w:color="auto"/>
              </w:divBdr>
            </w:div>
            <w:div w:id="1163854169">
              <w:marLeft w:val="0"/>
              <w:marRight w:val="0"/>
              <w:marTop w:val="0"/>
              <w:marBottom w:val="0"/>
              <w:divBdr>
                <w:top w:val="none" w:sz="0" w:space="0" w:color="auto"/>
                <w:left w:val="none" w:sz="0" w:space="0" w:color="auto"/>
                <w:bottom w:val="none" w:sz="0" w:space="0" w:color="auto"/>
                <w:right w:val="none" w:sz="0" w:space="0" w:color="auto"/>
              </w:divBdr>
            </w:div>
            <w:div w:id="1164080837">
              <w:marLeft w:val="0"/>
              <w:marRight w:val="0"/>
              <w:marTop w:val="0"/>
              <w:marBottom w:val="0"/>
              <w:divBdr>
                <w:top w:val="none" w:sz="0" w:space="0" w:color="auto"/>
                <w:left w:val="none" w:sz="0" w:space="0" w:color="auto"/>
                <w:bottom w:val="none" w:sz="0" w:space="0" w:color="auto"/>
                <w:right w:val="none" w:sz="0" w:space="0" w:color="auto"/>
              </w:divBdr>
            </w:div>
            <w:div w:id="1167479988">
              <w:marLeft w:val="0"/>
              <w:marRight w:val="0"/>
              <w:marTop w:val="0"/>
              <w:marBottom w:val="0"/>
              <w:divBdr>
                <w:top w:val="none" w:sz="0" w:space="0" w:color="auto"/>
                <w:left w:val="none" w:sz="0" w:space="0" w:color="auto"/>
                <w:bottom w:val="none" w:sz="0" w:space="0" w:color="auto"/>
                <w:right w:val="none" w:sz="0" w:space="0" w:color="auto"/>
              </w:divBdr>
            </w:div>
            <w:div w:id="1167791766">
              <w:marLeft w:val="0"/>
              <w:marRight w:val="0"/>
              <w:marTop w:val="0"/>
              <w:marBottom w:val="0"/>
              <w:divBdr>
                <w:top w:val="none" w:sz="0" w:space="0" w:color="auto"/>
                <w:left w:val="none" w:sz="0" w:space="0" w:color="auto"/>
                <w:bottom w:val="none" w:sz="0" w:space="0" w:color="auto"/>
                <w:right w:val="none" w:sz="0" w:space="0" w:color="auto"/>
              </w:divBdr>
            </w:div>
            <w:div w:id="1168521826">
              <w:marLeft w:val="0"/>
              <w:marRight w:val="0"/>
              <w:marTop w:val="0"/>
              <w:marBottom w:val="0"/>
              <w:divBdr>
                <w:top w:val="none" w:sz="0" w:space="0" w:color="auto"/>
                <w:left w:val="none" w:sz="0" w:space="0" w:color="auto"/>
                <w:bottom w:val="none" w:sz="0" w:space="0" w:color="auto"/>
                <w:right w:val="none" w:sz="0" w:space="0" w:color="auto"/>
              </w:divBdr>
            </w:div>
            <w:div w:id="1170678377">
              <w:marLeft w:val="0"/>
              <w:marRight w:val="0"/>
              <w:marTop w:val="0"/>
              <w:marBottom w:val="0"/>
              <w:divBdr>
                <w:top w:val="none" w:sz="0" w:space="0" w:color="auto"/>
                <w:left w:val="none" w:sz="0" w:space="0" w:color="auto"/>
                <w:bottom w:val="none" w:sz="0" w:space="0" w:color="auto"/>
                <w:right w:val="none" w:sz="0" w:space="0" w:color="auto"/>
              </w:divBdr>
            </w:div>
            <w:div w:id="1175027110">
              <w:marLeft w:val="0"/>
              <w:marRight w:val="0"/>
              <w:marTop w:val="0"/>
              <w:marBottom w:val="0"/>
              <w:divBdr>
                <w:top w:val="none" w:sz="0" w:space="0" w:color="auto"/>
                <w:left w:val="none" w:sz="0" w:space="0" w:color="auto"/>
                <w:bottom w:val="none" w:sz="0" w:space="0" w:color="auto"/>
                <w:right w:val="none" w:sz="0" w:space="0" w:color="auto"/>
              </w:divBdr>
            </w:div>
            <w:div w:id="1176504350">
              <w:marLeft w:val="0"/>
              <w:marRight w:val="0"/>
              <w:marTop w:val="0"/>
              <w:marBottom w:val="0"/>
              <w:divBdr>
                <w:top w:val="none" w:sz="0" w:space="0" w:color="auto"/>
                <w:left w:val="none" w:sz="0" w:space="0" w:color="auto"/>
                <w:bottom w:val="none" w:sz="0" w:space="0" w:color="auto"/>
                <w:right w:val="none" w:sz="0" w:space="0" w:color="auto"/>
              </w:divBdr>
            </w:div>
            <w:div w:id="1176962583">
              <w:marLeft w:val="0"/>
              <w:marRight w:val="0"/>
              <w:marTop w:val="0"/>
              <w:marBottom w:val="0"/>
              <w:divBdr>
                <w:top w:val="none" w:sz="0" w:space="0" w:color="auto"/>
                <w:left w:val="none" w:sz="0" w:space="0" w:color="auto"/>
                <w:bottom w:val="none" w:sz="0" w:space="0" w:color="auto"/>
                <w:right w:val="none" w:sz="0" w:space="0" w:color="auto"/>
              </w:divBdr>
            </w:div>
            <w:div w:id="1177236822">
              <w:marLeft w:val="0"/>
              <w:marRight w:val="0"/>
              <w:marTop w:val="0"/>
              <w:marBottom w:val="0"/>
              <w:divBdr>
                <w:top w:val="none" w:sz="0" w:space="0" w:color="auto"/>
                <w:left w:val="none" w:sz="0" w:space="0" w:color="auto"/>
                <w:bottom w:val="none" w:sz="0" w:space="0" w:color="auto"/>
                <w:right w:val="none" w:sz="0" w:space="0" w:color="auto"/>
              </w:divBdr>
            </w:div>
            <w:div w:id="1180583414">
              <w:marLeft w:val="0"/>
              <w:marRight w:val="0"/>
              <w:marTop w:val="0"/>
              <w:marBottom w:val="0"/>
              <w:divBdr>
                <w:top w:val="none" w:sz="0" w:space="0" w:color="auto"/>
                <w:left w:val="none" w:sz="0" w:space="0" w:color="auto"/>
                <w:bottom w:val="none" w:sz="0" w:space="0" w:color="auto"/>
                <w:right w:val="none" w:sz="0" w:space="0" w:color="auto"/>
              </w:divBdr>
            </w:div>
            <w:div w:id="1180697226">
              <w:marLeft w:val="0"/>
              <w:marRight w:val="0"/>
              <w:marTop w:val="0"/>
              <w:marBottom w:val="0"/>
              <w:divBdr>
                <w:top w:val="none" w:sz="0" w:space="0" w:color="auto"/>
                <w:left w:val="none" w:sz="0" w:space="0" w:color="auto"/>
                <w:bottom w:val="none" w:sz="0" w:space="0" w:color="auto"/>
                <w:right w:val="none" w:sz="0" w:space="0" w:color="auto"/>
              </w:divBdr>
            </w:div>
            <w:div w:id="1182744747">
              <w:marLeft w:val="0"/>
              <w:marRight w:val="0"/>
              <w:marTop w:val="0"/>
              <w:marBottom w:val="0"/>
              <w:divBdr>
                <w:top w:val="none" w:sz="0" w:space="0" w:color="auto"/>
                <w:left w:val="none" w:sz="0" w:space="0" w:color="auto"/>
                <w:bottom w:val="none" w:sz="0" w:space="0" w:color="auto"/>
                <w:right w:val="none" w:sz="0" w:space="0" w:color="auto"/>
              </w:divBdr>
            </w:div>
            <w:div w:id="1184976122">
              <w:marLeft w:val="0"/>
              <w:marRight w:val="0"/>
              <w:marTop w:val="0"/>
              <w:marBottom w:val="0"/>
              <w:divBdr>
                <w:top w:val="none" w:sz="0" w:space="0" w:color="auto"/>
                <w:left w:val="none" w:sz="0" w:space="0" w:color="auto"/>
                <w:bottom w:val="none" w:sz="0" w:space="0" w:color="auto"/>
                <w:right w:val="none" w:sz="0" w:space="0" w:color="auto"/>
              </w:divBdr>
            </w:div>
            <w:div w:id="1188446684">
              <w:marLeft w:val="0"/>
              <w:marRight w:val="0"/>
              <w:marTop w:val="0"/>
              <w:marBottom w:val="0"/>
              <w:divBdr>
                <w:top w:val="none" w:sz="0" w:space="0" w:color="auto"/>
                <w:left w:val="none" w:sz="0" w:space="0" w:color="auto"/>
                <w:bottom w:val="none" w:sz="0" w:space="0" w:color="auto"/>
                <w:right w:val="none" w:sz="0" w:space="0" w:color="auto"/>
              </w:divBdr>
            </w:div>
            <w:div w:id="1189216544">
              <w:marLeft w:val="0"/>
              <w:marRight w:val="0"/>
              <w:marTop w:val="0"/>
              <w:marBottom w:val="0"/>
              <w:divBdr>
                <w:top w:val="none" w:sz="0" w:space="0" w:color="auto"/>
                <w:left w:val="none" w:sz="0" w:space="0" w:color="auto"/>
                <w:bottom w:val="none" w:sz="0" w:space="0" w:color="auto"/>
                <w:right w:val="none" w:sz="0" w:space="0" w:color="auto"/>
              </w:divBdr>
            </w:div>
            <w:div w:id="1189834242">
              <w:marLeft w:val="0"/>
              <w:marRight w:val="0"/>
              <w:marTop w:val="0"/>
              <w:marBottom w:val="0"/>
              <w:divBdr>
                <w:top w:val="none" w:sz="0" w:space="0" w:color="auto"/>
                <w:left w:val="none" w:sz="0" w:space="0" w:color="auto"/>
                <w:bottom w:val="none" w:sz="0" w:space="0" w:color="auto"/>
                <w:right w:val="none" w:sz="0" w:space="0" w:color="auto"/>
              </w:divBdr>
            </w:div>
            <w:div w:id="1190991305">
              <w:marLeft w:val="0"/>
              <w:marRight w:val="0"/>
              <w:marTop w:val="0"/>
              <w:marBottom w:val="0"/>
              <w:divBdr>
                <w:top w:val="none" w:sz="0" w:space="0" w:color="auto"/>
                <w:left w:val="none" w:sz="0" w:space="0" w:color="auto"/>
                <w:bottom w:val="none" w:sz="0" w:space="0" w:color="auto"/>
                <w:right w:val="none" w:sz="0" w:space="0" w:color="auto"/>
              </w:divBdr>
            </w:div>
            <w:div w:id="1191409434">
              <w:marLeft w:val="0"/>
              <w:marRight w:val="0"/>
              <w:marTop w:val="360"/>
              <w:marBottom w:val="0"/>
              <w:divBdr>
                <w:top w:val="single" w:sz="6" w:space="0" w:color="auto"/>
                <w:left w:val="single" w:sz="6" w:space="0" w:color="auto"/>
                <w:bottom w:val="single" w:sz="6" w:space="0" w:color="auto"/>
                <w:right w:val="single" w:sz="6" w:space="0" w:color="auto"/>
              </w:divBdr>
            </w:div>
            <w:div w:id="1192374234">
              <w:marLeft w:val="0"/>
              <w:marRight w:val="0"/>
              <w:marTop w:val="0"/>
              <w:marBottom w:val="0"/>
              <w:divBdr>
                <w:top w:val="none" w:sz="0" w:space="0" w:color="auto"/>
                <w:left w:val="none" w:sz="0" w:space="0" w:color="auto"/>
                <w:bottom w:val="none" w:sz="0" w:space="0" w:color="auto"/>
                <w:right w:val="none" w:sz="0" w:space="0" w:color="auto"/>
              </w:divBdr>
            </w:div>
            <w:div w:id="1193304020">
              <w:marLeft w:val="0"/>
              <w:marRight w:val="0"/>
              <w:marTop w:val="0"/>
              <w:marBottom w:val="0"/>
              <w:divBdr>
                <w:top w:val="none" w:sz="0" w:space="0" w:color="auto"/>
                <w:left w:val="none" w:sz="0" w:space="0" w:color="auto"/>
                <w:bottom w:val="none" w:sz="0" w:space="0" w:color="auto"/>
                <w:right w:val="none" w:sz="0" w:space="0" w:color="auto"/>
              </w:divBdr>
            </w:div>
            <w:div w:id="1193616246">
              <w:marLeft w:val="0"/>
              <w:marRight w:val="0"/>
              <w:marTop w:val="0"/>
              <w:marBottom w:val="0"/>
              <w:divBdr>
                <w:top w:val="none" w:sz="0" w:space="0" w:color="auto"/>
                <w:left w:val="none" w:sz="0" w:space="0" w:color="auto"/>
                <w:bottom w:val="none" w:sz="0" w:space="0" w:color="auto"/>
                <w:right w:val="none" w:sz="0" w:space="0" w:color="auto"/>
              </w:divBdr>
            </w:div>
            <w:div w:id="1196038625">
              <w:marLeft w:val="0"/>
              <w:marRight w:val="0"/>
              <w:marTop w:val="0"/>
              <w:marBottom w:val="0"/>
              <w:divBdr>
                <w:top w:val="none" w:sz="0" w:space="0" w:color="auto"/>
                <w:left w:val="none" w:sz="0" w:space="0" w:color="auto"/>
                <w:bottom w:val="none" w:sz="0" w:space="0" w:color="auto"/>
                <w:right w:val="none" w:sz="0" w:space="0" w:color="auto"/>
              </w:divBdr>
            </w:div>
            <w:div w:id="1197308016">
              <w:marLeft w:val="0"/>
              <w:marRight w:val="0"/>
              <w:marTop w:val="0"/>
              <w:marBottom w:val="0"/>
              <w:divBdr>
                <w:top w:val="none" w:sz="0" w:space="0" w:color="auto"/>
                <w:left w:val="none" w:sz="0" w:space="0" w:color="auto"/>
                <w:bottom w:val="none" w:sz="0" w:space="0" w:color="auto"/>
                <w:right w:val="none" w:sz="0" w:space="0" w:color="auto"/>
              </w:divBdr>
            </w:div>
            <w:div w:id="1197767511">
              <w:marLeft w:val="0"/>
              <w:marRight w:val="0"/>
              <w:marTop w:val="360"/>
              <w:marBottom w:val="0"/>
              <w:divBdr>
                <w:top w:val="single" w:sz="6" w:space="0" w:color="auto"/>
                <w:left w:val="single" w:sz="6" w:space="0" w:color="auto"/>
                <w:bottom w:val="single" w:sz="6" w:space="0" w:color="auto"/>
                <w:right w:val="single" w:sz="6" w:space="0" w:color="auto"/>
              </w:divBdr>
            </w:div>
            <w:div w:id="1200359813">
              <w:marLeft w:val="0"/>
              <w:marRight w:val="0"/>
              <w:marTop w:val="0"/>
              <w:marBottom w:val="0"/>
              <w:divBdr>
                <w:top w:val="none" w:sz="0" w:space="0" w:color="auto"/>
                <w:left w:val="none" w:sz="0" w:space="0" w:color="auto"/>
                <w:bottom w:val="none" w:sz="0" w:space="0" w:color="auto"/>
                <w:right w:val="none" w:sz="0" w:space="0" w:color="auto"/>
              </w:divBdr>
            </w:div>
            <w:div w:id="1202132238">
              <w:marLeft w:val="0"/>
              <w:marRight w:val="0"/>
              <w:marTop w:val="0"/>
              <w:marBottom w:val="0"/>
              <w:divBdr>
                <w:top w:val="none" w:sz="0" w:space="0" w:color="auto"/>
                <w:left w:val="none" w:sz="0" w:space="0" w:color="auto"/>
                <w:bottom w:val="none" w:sz="0" w:space="0" w:color="auto"/>
                <w:right w:val="none" w:sz="0" w:space="0" w:color="auto"/>
              </w:divBdr>
            </w:div>
            <w:div w:id="1203051716">
              <w:marLeft w:val="0"/>
              <w:marRight w:val="0"/>
              <w:marTop w:val="0"/>
              <w:marBottom w:val="0"/>
              <w:divBdr>
                <w:top w:val="none" w:sz="0" w:space="0" w:color="auto"/>
                <w:left w:val="none" w:sz="0" w:space="0" w:color="auto"/>
                <w:bottom w:val="none" w:sz="0" w:space="0" w:color="auto"/>
                <w:right w:val="none" w:sz="0" w:space="0" w:color="auto"/>
              </w:divBdr>
            </w:div>
            <w:div w:id="1211041421">
              <w:marLeft w:val="0"/>
              <w:marRight w:val="0"/>
              <w:marTop w:val="0"/>
              <w:marBottom w:val="0"/>
              <w:divBdr>
                <w:top w:val="none" w:sz="0" w:space="0" w:color="auto"/>
                <w:left w:val="none" w:sz="0" w:space="0" w:color="auto"/>
                <w:bottom w:val="none" w:sz="0" w:space="0" w:color="auto"/>
                <w:right w:val="none" w:sz="0" w:space="0" w:color="auto"/>
              </w:divBdr>
            </w:div>
            <w:div w:id="1211111863">
              <w:marLeft w:val="0"/>
              <w:marRight w:val="0"/>
              <w:marTop w:val="0"/>
              <w:marBottom w:val="0"/>
              <w:divBdr>
                <w:top w:val="none" w:sz="0" w:space="0" w:color="auto"/>
                <w:left w:val="none" w:sz="0" w:space="0" w:color="auto"/>
                <w:bottom w:val="none" w:sz="0" w:space="0" w:color="auto"/>
                <w:right w:val="none" w:sz="0" w:space="0" w:color="auto"/>
              </w:divBdr>
            </w:div>
            <w:div w:id="1214654878">
              <w:marLeft w:val="0"/>
              <w:marRight w:val="0"/>
              <w:marTop w:val="0"/>
              <w:marBottom w:val="0"/>
              <w:divBdr>
                <w:top w:val="none" w:sz="0" w:space="0" w:color="auto"/>
                <w:left w:val="none" w:sz="0" w:space="0" w:color="auto"/>
                <w:bottom w:val="none" w:sz="0" w:space="0" w:color="auto"/>
                <w:right w:val="none" w:sz="0" w:space="0" w:color="auto"/>
              </w:divBdr>
            </w:div>
            <w:div w:id="1215314858">
              <w:marLeft w:val="0"/>
              <w:marRight w:val="0"/>
              <w:marTop w:val="0"/>
              <w:marBottom w:val="0"/>
              <w:divBdr>
                <w:top w:val="none" w:sz="0" w:space="0" w:color="auto"/>
                <w:left w:val="none" w:sz="0" w:space="0" w:color="auto"/>
                <w:bottom w:val="none" w:sz="0" w:space="0" w:color="auto"/>
                <w:right w:val="none" w:sz="0" w:space="0" w:color="auto"/>
              </w:divBdr>
            </w:div>
            <w:div w:id="1215659351">
              <w:marLeft w:val="0"/>
              <w:marRight w:val="0"/>
              <w:marTop w:val="0"/>
              <w:marBottom w:val="0"/>
              <w:divBdr>
                <w:top w:val="none" w:sz="0" w:space="0" w:color="auto"/>
                <w:left w:val="none" w:sz="0" w:space="0" w:color="auto"/>
                <w:bottom w:val="none" w:sz="0" w:space="0" w:color="auto"/>
                <w:right w:val="none" w:sz="0" w:space="0" w:color="auto"/>
              </w:divBdr>
            </w:div>
            <w:div w:id="1218933193">
              <w:marLeft w:val="0"/>
              <w:marRight w:val="0"/>
              <w:marTop w:val="0"/>
              <w:marBottom w:val="0"/>
              <w:divBdr>
                <w:top w:val="none" w:sz="0" w:space="0" w:color="auto"/>
                <w:left w:val="none" w:sz="0" w:space="0" w:color="auto"/>
                <w:bottom w:val="none" w:sz="0" w:space="0" w:color="auto"/>
                <w:right w:val="none" w:sz="0" w:space="0" w:color="auto"/>
              </w:divBdr>
            </w:div>
            <w:div w:id="1220480162">
              <w:marLeft w:val="0"/>
              <w:marRight w:val="0"/>
              <w:marTop w:val="0"/>
              <w:marBottom w:val="0"/>
              <w:divBdr>
                <w:top w:val="none" w:sz="0" w:space="0" w:color="auto"/>
                <w:left w:val="none" w:sz="0" w:space="0" w:color="auto"/>
                <w:bottom w:val="none" w:sz="0" w:space="0" w:color="auto"/>
                <w:right w:val="none" w:sz="0" w:space="0" w:color="auto"/>
              </w:divBdr>
            </w:div>
            <w:div w:id="1221021821">
              <w:marLeft w:val="0"/>
              <w:marRight w:val="0"/>
              <w:marTop w:val="0"/>
              <w:marBottom w:val="0"/>
              <w:divBdr>
                <w:top w:val="none" w:sz="0" w:space="0" w:color="auto"/>
                <w:left w:val="none" w:sz="0" w:space="0" w:color="auto"/>
                <w:bottom w:val="none" w:sz="0" w:space="0" w:color="auto"/>
                <w:right w:val="none" w:sz="0" w:space="0" w:color="auto"/>
              </w:divBdr>
            </w:div>
            <w:div w:id="1222789827">
              <w:marLeft w:val="0"/>
              <w:marRight w:val="0"/>
              <w:marTop w:val="0"/>
              <w:marBottom w:val="0"/>
              <w:divBdr>
                <w:top w:val="none" w:sz="0" w:space="0" w:color="auto"/>
                <w:left w:val="none" w:sz="0" w:space="0" w:color="auto"/>
                <w:bottom w:val="none" w:sz="0" w:space="0" w:color="auto"/>
                <w:right w:val="none" w:sz="0" w:space="0" w:color="auto"/>
              </w:divBdr>
            </w:div>
            <w:div w:id="1222902896">
              <w:marLeft w:val="0"/>
              <w:marRight w:val="0"/>
              <w:marTop w:val="0"/>
              <w:marBottom w:val="0"/>
              <w:divBdr>
                <w:top w:val="none" w:sz="0" w:space="0" w:color="auto"/>
                <w:left w:val="none" w:sz="0" w:space="0" w:color="auto"/>
                <w:bottom w:val="none" w:sz="0" w:space="0" w:color="auto"/>
                <w:right w:val="none" w:sz="0" w:space="0" w:color="auto"/>
              </w:divBdr>
            </w:div>
            <w:div w:id="1223174586">
              <w:marLeft w:val="0"/>
              <w:marRight w:val="0"/>
              <w:marTop w:val="0"/>
              <w:marBottom w:val="0"/>
              <w:divBdr>
                <w:top w:val="none" w:sz="0" w:space="0" w:color="auto"/>
                <w:left w:val="none" w:sz="0" w:space="0" w:color="auto"/>
                <w:bottom w:val="none" w:sz="0" w:space="0" w:color="auto"/>
                <w:right w:val="none" w:sz="0" w:space="0" w:color="auto"/>
              </w:divBdr>
            </w:div>
            <w:div w:id="1223709669">
              <w:marLeft w:val="0"/>
              <w:marRight w:val="0"/>
              <w:marTop w:val="0"/>
              <w:marBottom w:val="0"/>
              <w:divBdr>
                <w:top w:val="none" w:sz="0" w:space="0" w:color="auto"/>
                <w:left w:val="none" w:sz="0" w:space="0" w:color="auto"/>
                <w:bottom w:val="none" w:sz="0" w:space="0" w:color="auto"/>
                <w:right w:val="none" w:sz="0" w:space="0" w:color="auto"/>
              </w:divBdr>
            </w:div>
            <w:div w:id="1225720844">
              <w:marLeft w:val="0"/>
              <w:marRight w:val="0"/>
              <w:marTop w:val="0"/>
              <w:marBottom w:val="0"/>
              <w:divBdr>
                <w:top w:val="none" w:sz="0" w:space="0" w:color="auto"/>
                <w:left w:val="none" w:sz="0" w:space="0" w:color="auto"/>
                <w:bottom w:val="none" w:sz="0" w:space="0" w:color="auto"/>
                <w:right w:val="none" w:sz="0" w:space="0" w:color="auto"/>
              </w:divBdr>
            </w:div>
            <w:div w:id="1227495597">
              <w:marLeft w:val="0"/>
              <w:marRight w:val="0"/>
              <w:marTop w:val="0"/>
              <w:marBottom w:val="0"/>
              <w:divBdr>
                <w:top w:val="none" w:sz="0" w:space="0" w:color="auto"/>
                <w:left w:val="none" w:sz="0" w:space="0" w:color="auto"/>
                <w:bottom w:val="none" w:sz="0" w:space="0" w:color="auto"/>
                <w:right w:val="none" w:sz="0" w:space="0" w:color="auto"/>
              </w:divBdr>
            </w:div>
            <w:div w:id="1228107579">
              <w:marLeft w:val="0"/>
              <w:marRight w:val="0"/>
              <w:marTop w:val="0"/>
              <w:marBottom w:val="0"/>
              <w:divBdr>
                <w:top w:val="none" w:sz="0" w:space="0" w:color="auto"/>
                <w:left w:val="none" w:sz="0" w:space="0" w:color="auto"/>
                <w:bottom w:val="none" w:sz="0" w:space="0" w:color="auto"/>
                <w:right w:val="none" w:sz="0" w:space="0" w:color="auto"/>
              </w:divBdr>
            </w:div>
            <w:div w:id="1229615267">
              <w:marLeft w:val="0"/>
              <w:marRight w:val="0"/>
              <w:marTop w:val="0"/>
              <w:marBottom w:val="0"/>
              <w:divBdr>
                <w:top w:val="none" w:sz="0" w:space="0" w:color="auto"/>
                <w:left w:val="none" w:sz="0" w:space="0" w:color="auto"/>
                <w:bottom w:val="none" w:sz="0" w:space="0" w:color="auto"/>
                <w:right w:val="none" w:sz="0" w:space="0" w:color="auto"/>
              </w:divBdr>
            </w:div>
            <w:div w:id="1231648042">
              <w:marLeft w:val="0"/>
              <w:marRight w:val="0"/>
              <w:marTop w:val="0"/>
              <w:marBottom w:val="0"/>
              <w:divBdr>
                <w:top w:val="none" w:sz="0" w:space="0" w:color="auto"/>
                <w:left w:val="none" w:sz="0" w:space="0" w:color="auto"/>
                <w:bottom w:val="none" w:sz="0" w:space="0" w:color="auto"/>
                <w:right w:val="none" w:sz="0" w:space="0" w:color="auto"/>
              </w:divBdr>
            </w:div>
            <w:div w:id="1232737583">
              <w:marLeft w:val="0"/>
              <w:marRight w:val="0"/>
              <w:marTop w:val="0"/>
              <w:marBottom w:val="0"/>
              <w:divBdr>
                <w:top w:val="none" w:sz="0" w:space="0" w:color="auto"/>
                <w:left w:val="none" w:sz="0" w:space="0" w:color="auto"/>
                <w:bottom w:val="none" w:sz="0" w:space="0" w:color="auto"/>
                <w:right w:val="none" w:sz="0" w:space="0" w:color="auto"/>
              </w:divBdr>
            </w:div>
            <w:div w:id="1233127210">
              <w:marLeft w:val="0"/>
              <w:marRight w:val="0"/>
              <w:marTop w:val="0"/>
              <w:marBottom w:val="0"/>
              <w:divBdr>
                <w:top w:val="none" w:sz="0" w:space="0" w:color="auto"/>
                <w:left w:val="none" w:sz="0" w:space="0" w:color="auto"/>
                <w:bottom w:val="none" w:sz="0" w:space="0" w:color="auto"/>
                <w:right w:val="none" w:sz="0" w:space="0" w:color="auto"/>
              </w:divBdr>
            </w:div>
            <w:div w:id="1236402980">
              <w:marLeft w:val="0"/>
              <w:marRight w:val="0"/>
              <w:marTop w:val="0"/>
              <w:marBottom w:val="0"/>
              <w:divBdr>
                <w:top w:val="none" w:sz="0" w:space="0" w:color="auto"/>
                <w:left w:val="none" w:sz="0" w:space="0" w:color="auto"/>
                <w:bottom w:val="none" w:sz="0" w:space="0" w:color="auto"/>
                <w:right w:val="none" w:sz="0" w:space="0" w:color="auto"/>
              </w:divBdr>
            </w:div>
            <w:div w:id="1238785735">
              <w:marLeft w:val="0"/>
              <w:marRight w:val="0"/>
              <w:marTop w:val="0"/>
              <w:marBottom w:val="0"/>
              <w:divBdr>
                <w:top w:val="none" w:sz="0" w:space="0" w:color="auto"/>
                <w:left w:val="none" w:sz="0" w:space="0" w:color="auto"/>
                <w:bottom w:val="none" w:sz="0" w:space="0" w:color="auto"/>
                <w:right w:val="none" w:sz="0" w:space="0" w:color="auto"/>
              </w:divBdr>
            </w:div>
            <w:div w:id="1244222970">
              <w:marLeft w:val="0"/>
              <w:marRight w:val="0"/>
              <w:marTop w:val="0"/>
              <w:marBottom w:val="0"/>
              <w:divBdr>
                <w:top w:val="none" w:sz="0" w:space="0" w:color="auto"/>
                <w:left w:val="none" w:sz="0" w:space="0" w:color="auto"/>
                <w:bottom w:val="none" w:sz="0" w:space="0" w:color="auto"/>
                <w:right w:val="none" w:sz="0" w:space="0" w:color="auto"/>
              </w:divBdr>
            </w:div>
            <w:div w:id="1245603663">
              <w:marLeft w:val="0"/>
              <w:marRight w:val="0"/>
              <w:marTop w:val="0"/>
              <w:marBottom w:val="0"/>
              <w:divBdr>
                <w:top w:val="none" w:sz="0" w:space="0" w:color="auto"/>
                <w:left w:val="none" w:sz="0" w:space="0" w:color="auto"/>
                <w:bottom w:val="none" w:sz="0" w:space="0" w:color="auto"/>
                <w:right w:val="none" w:sz="0" w:space="0" w:color="auto"/>
              </w:divBdr>
            </w:div>
            <w:div w:id="1247378214">
              <w:marLeft w:val="0"/>
              <w:marRight w:val="0"/>
              <w:marTop w:val="0"/>
              <w:marBottom w:val="0"/>
              <w:divBdr>
                <w:top w:val="none" w:sz="0" w:space="0" w:color="auto"/>
                <w:left w:val="none" w:sz="0" w:space="0" w:color="auto"/>
                <w:bottom w:val="none" w:sz="0" w:space="0" w:color="auto"/>
                <w:right w:val="none" w:sz="0" w:space="0" w:color="auto"/>
              </w:divBdr>
            </w:div>
            <w:div w:id="1248340650">
              <w:marLeft w:val="0"/>
              <w:marRight w:val="0"/>
              <w:marTop w:val="0"/>
              <w:marBottom w:val="0"/>
              <w:divBdr>
                <w:top w:val="none" w:sz="0" w:space="0" w:color="auto"/>
                <w:left w:val="none" w:sz="0" w:space="0" w:color="auto"/>
                <w:bottom w:val="none" w:sz="0" w:space="0" w:color="auto"/>
                <w:right w:val="none" w:sz="0" w:space="0" w:color="auto"/>
              </w:divBdr>
            </w:div>
            <w:div w:id="1249731514">
              <w:marLeft w:val="0"/>
              <w:marRight w:val="0"/>
              <w:marTop w:val="0"/>
              <w:marBottom w:val="0"/>
              <w:divBdr>
                <w:top w:val="none" w:sz="0" w:space="0" w:color="auto"/>
                <w:left w:val="none" w:sz="0" w:space="0" w:color="auto"/>
                <w:bottom w:val="none" w:sz="0" w:space="0" w:color="auto"/>
                <w:right w:val="none" w:sz="0" w:space="0" w:color="auto"/>
              </w:divBdr>
            </w:div>
            <w:div w:id="1250389786">
              <w:marLeft w:val="0"/>
              <w:marRight w:val="0"/>
              <w:marTop w:val="0"/>
              <w:marBottom w:val="0"/>
              <w:divBdr>
                <w:top w:val="none" w:sz="0" w:space="0" w:color="auto"/>
                <w:left w:val="none" w:sz="0" w:space="0" w:color="auto"/>
                <w:bottom w:val="none" w:sz="0" w:space="0" w:color="auto"/>
                <w:right w:val="none" w:sz="0" w:space="0" w:color="auto"/>
              </w:divBdr>
            </w:div>
            <w:div w:id="1251425787">
              <w:marLeft w:val="0"/>
              <w:marRight w:val="0"/>
              <w:marTop w:val="0"/>
              <w:marBottom w:val="0"/>
              <w:divBdr>
                <w:top w:val="none" w:sz="0" w:space="0" w:color="auto"/>
                <w:left w:val="none" w:sz="0" w:space="0" w:color="auto"/>
                <w:bottom w:val="none" w:sz="0" w:space="0" w:color="auto"/>
                <w:right w:val="none" w:sz="0" w:space="0" w:color="auto"/>
              </w:divBdr>
            </w:div>
            <w:div w:id="1251740856">
              <w:marLeft w:val="0"/>
              <w:marRight w:val="0"/>
              <w:marTop w:val="0"/>
              <w:marBottom w:val="0"/>
              <w:divBdr>
                <w:top w:val="none" w:sz="0" w:space="0" w:color="auto"/>
                <w:left w:val="none" w:sz="0" w:space="0" w:color="auto"/>
                <w:bottom w:val="none" w:sz="0" w:space="0" w:color="auto"/>
                <w:right w:val="none" w:sz="0" w:space="0" w:color="auto"/>
              </w:divBdr>
            </w:div>
            <w:div w:id="1253777587">
              <w:marLeft w:val="0"/>
              <w:marRight w:val="0"/>
              <w:marTop w:val="0"/>
              <w:marBottom w:val="0"/>
              <w:divBdr>
                <w:top w:val="none" w:sz="0" w:space="0" w:color="auto"/>
                <w:left w:val="none" w:sz="0" w:space="0" w:color="auto"/>
                <w:bottom w:val="none" w:sz="0" w:space="0" w:color="auto"/>
                <w:right w:val="none" w:sz="0" w:space="0" w:color="auto"/>
              </w:divBdr>
            </w:div>
            <w:div w:id="1256279148">
              <w:marLeft w:val="0"/>
              <w:marRight w:val="0"/>
              <w:marTop w:val="0"/>
              <w:marBottom w:val="0"/>
              <w:divBdr>
                <w:top w:val="none" w:sz="0" w:space="0" w:color="auto"/>
                <w:left w:val="none" w:sz="0" w:space="0" w:color="auto"/>
                <w:bottom w:val="none" w:sz="0" w:space="0" w:color="auto"/>
                <w:right w:val="none" w:sz="0" w:space="0" w:color="auto"/>
              </w:divBdr>
            </w:div>
            <w:div w:id="1259868677">
              <w:marLeft w:val="0"/>
              <w:marRight w:val="0"/>
              <w:marTop w:val="0"/>
              <w:marBottom w:val="0"/>
              <w:divBdr>
                <w:top w:val="none" w:sz="0" w:space="0" w:color="auto"/>
                <w:left w:val="none" w:sz="0" w:space="0" w:color="auto"/>
                <w:bottom w:val="none" w:sz="0" w:space="0" w:color="auto"/>
                <w:right w:val="none" w:sz="0" w:space="0" w:color="auto"/>
              </w:divBdr>
            </w:div>
            <w:div w:id="1266112039">
              <w:marLeft w:val="0"/>
              <w:marRight w:val="0"/>
              <w:marTop w:val="0"/>
              <w:marBottom w:val="0"/>
              <w:divBdr>
                <w:top w:val="none" w:sz="0" w:space="0" w:color="auto"/>
                <w:left w:val="none" w:sz="0" w:space="0" w:color="auto"/>
                <w:bottom w:val="none" w:sz="0" w:space="0" w:color="auto"/>
                <w:right w:val="none" w:sz="0" w:space="0" w:color="auto"/>
              </w:divBdr>
            </w:div>
            <w:div w:id="1266960389">
              <w:marLeft w:val="0"/>
              <w:marRight w:val="0"/>
              <w:marTop w:val="0"/>
              <w:marBottom w:val="0"/>
              <w:divBdr>
                <w:top w:val="none" w:sz="0" w:space="0" w:color="auto"/>
                <w:left w:val="none" w:sz="0" w:space="0" w:color="auto"/>
                <w:bottom w:val="none" w:sz="0" w:space="0" w:color="auto"/>
                <w:right w:val="none" w:sz="0" w:space="0" w:color="auto"/>
              </w:divBdr>
            </w:div>
            <w:div w:id="1268151438">
              <w:marLeft w:val="0"/>
              <w:marRight w:val="0"/>
              <w:marTop w:val="0"/>
              <w:marBottom w:val="0"/>
              <w:divBdr>
                <w:top w:val="none" w:sz="0" w:space="0" w:color="auto"/>
                <w:left w:val="none" w:sz="0" w:space="0" w:color="auto"/>
                <w:bottom w:val="none" w:sz="0" w:space="0" w:color="auto"/>
                <w:right w:val="none" w:sz="0" w:space="0" w:color="auto"/>
              </w:divBdr>
            </w:div>
            <w:div w:id="1268931159">
              <w:marLeft w:val="0"/>
              <w:marRight w:val="0"/>
              <w:marTop w:val="0"/>
              <w:marBottom w:val="0"/>
              <w:divBdr>
                <w:top w:val="none" w:sz="0" w:space="0" w:color="auto"/>
                <w:left w:val="none" w:sz="0" w:space="0" w:color="auto"/>
                <w:bottom w:val="none" w:sz="0" w:space="0" w:color="auto"/>
                <w:right w:val="none" w:sz="0" w:space="0" w:color="auto"/>
              </w:divBdr>
            </w:div>
            <w:div w:id="1270309736">
              <w:marLeft w:val="0"/>
              <w:marRight w:val="0"/>
              <w:marTop w:val="0"/>
              <w:marBottom w:val="0"/>
              <w:divBdr>
                <w:top w:val="none" w:sz="0" w:space="0" w:color="auto"/>
                <w:left w:val="none" w:sz="0" w:space="0" w:color="auto"/>
                <w:bottom w:val="none" w:sz="0" w:space="0" w:color="auto"/>
                <w:right w:val="none" w:sz="0" w:space="0" w:color="auto"/>
              </w:divBdr>
            </w:div>
            <w:div w:id="1272323119">
              <w:marLeft w:val="0"/>
              <w:marRight w:val="0"/>
              <w:marTop w:val="360"/>
              <w:marBottom w:val="0"/>
              <w:divBdr>
                <w:top w:val="single" w:sz="6" w:space="0" w:color="auto"/>
                <w:left w:val="single" w:sz="6" w:space="0" w:color="auto"/>
                <w:bottom w:val="single" w:sz="6" w:space="0" w:color="auto"/>
                <w:right w:val="single" w:sz="6" w:space="0" w:color="auto"/>
              </w:divBdr>
            </w:div>
            <w:div w:id="1277057900">
              <w:marLeft w:val="0"/>
              <w:marRight w:val="0"/>
              <w:marTop w:val="0"/>
              <w:marBottom w:val="0"/>
              <w:divBdr>
                <w:top w:val="none" w:sz="0" w:space="0" w:color="auto"/>
                <w:left w:val="none" w:sz="0" w:space="0" w:color="auto"/>
                <w:bottom w:val="none" w:sz="0" w:space="0" w:color="auto"/>
                <w:right w:val="none" w:sz="0" w:space="0" w:color="auto"/>
              </w:divBdr>
            </w:div>
            <w:div w:id="1277253340">
              <w:marLeft w:val="0"/>
              <w:marRight w:val="0"/>
              <w:marTop w:val="0"/>
              <w:marBottom w:val="0"/>
              <w:divBdr>
                <w:top w:val="none" w:sz="0" w:space="0" w:color="auto"/>
                <w:left w:val="none" w:sz="0" w:space="0" w:color="auto"/>
                <w:bottom w:val="none" w:sz="0" w:space="0" w:color="auto"/>
                <w:right w:val="none" w:sz="0" w:space="0" w:color="auto"/>
              </w:divBdr>
            </w:div>
            <w:div w:id="1280529170">
              <w:marLeft w:val="0"/>
              <w:marRight w:val="0"/>
              <w:marTop w:val="0"/>
              <w:marBottom w:val="0"/>
              <w:divBdr>
                <w:top w:val="none" w:sz="0" w:space="0" w:color="auto"/>
                <w:left w:val="none" w:sz="0" w:space="0" w:color="auto"/>
                <w:bottom w:val="none" w:sz="0" w:space="0" w:color="auto"/>
                <w:right w:val="none" w:sz="0" w:space="0" w:color="auto"/>
              </w:divBdr>
            </w:div>
            <w:div w:id="1281185050">
              <w:marLeft w:val="0"/>
              <w:marRight w:val="0"/>
              <w:marTop w:val="0"/>
              <w:marBottom w:val="0"/>
              <w:divBdr>
                <w:top w:val="none" w:sz="0" w:space="0" w:color="auto"/>
                <w:left w:val="none" w:sz="0" w:space="0" w:color="auto"/>
                <w:bottom w:val="none" w:sz="0" w:space="0" w:color="auto"/>
                <w:right w:val="none" w:sz="0" w:space="0" w:color="auto"/>
              </w:divBdr>
            </w:div>
            <w:div w:id="1281650179">
              <w:marLeft w:val="0"/>
              <w:marRight w:val="0"/>
              <w:marTop w:val="0"/>
              <w:marBottom w:val="0"/>
              <w:divBdr>
                <w:top w:val="none" w:sz="0" w:space="0" w:color="auto"/>
                <w:left w:val="none" w:sz="0" w:space="0" w:color="auto"/>
                <w:bottom w:val="none" w:sz="0" w:space="0" w:color="auto"/>
                <w:right w:val="none" w:sz="0" w:space="0" w:color="auto"/>
              </w:divBdr>
            </w:div>
            <w:div w:id="1282422292">
              <w:marLeft w:val="0"/>
              <w:marRight w:val="0"/>
              <w:marTop w:val="0"/>
              <w:marBottom w:val="0"/>
              <w:divBdr>
                <w:top w:val="none" w:sz="0" w:space="0" w:color="auto"/>
                <w:left w:val="none" w:sz="0" w:space="0" w:color="auto"/>
                <w:bottom w:val="none" w:sz="0" w:space="0" w:color="auto"/>
                <w:right w:val="none" w:sz="0" w:space="0" w:color="auto"/>
              </w:divBdr>
            </w:div>
            <w:div w:id="1282566793">
              <w:marLeft w:val="0"/>
              <w:marRight w:val="0"/>
              <w:marTop w:val="0"/>
              <w:marBottom w:val="0"/>
              <w:divBdr>
                <w:top w:val="none" w:sz="0" w:space="0" w:color="auto"/>
                <w:left w:val="none" w:sz="0" w:space="0" w:color="auto"/>
                <w:bottom w:val="none" w:sz="0" w:space="0" w:color="auto"/>
                <w:right w:val="none" w:sz="0" w:space="0" w:color="auto"/>
              </w:divBdr>
            </w:div>
            <w:div w:id="1284579782">
              <w:marLeft w:val="0"/>
              <w:marRight w:val="0"/>
              <w:marTop w:val="0"/>
              <w:marBottom w:val="0"/>
              <w:divBdr>
                <w:top w:val="none" w:sz="0" w:space="0" w:color="auto"/>
                <w:left w:val="none" w:sz="0" w:space="0" w:color="auto"/>
                <w:bottom w:val="none" w:sz="0" w:space="0" w:color="auto"/>
                <w:right w:val="none" w:sz="0" w:space="0" w:color="auto"/>
              </w:divBdr>
            </w:div>
            <w:div w:id="1287274517">
              <w:marLeft w:val="0"/>
              <w:marRight w:val="0"/>
              <w:marTop w:val="0"/>
              <w:marBottom w:val="0"/>
              <w:divBdr>
                <w:top w:val="none" w:sz="0" w:space="0" w:color="auto"/>
                <w:left w:val="none" w:sz="0" w:space="0" w:color="auto"/>
                <w:bottom w:val="none" w:sz="0" w:space="0" w:color="auto"/>
                <w:right w:val="none" w:sz="0" w:space="0" w:color="auto"/>
              </w:divBdr>
            </w:div>
            <w:div w:id="1288508286">
              <w:marLeft w:val="0"/>
              <w:marRight w:val="0"/>
              <w:marTop w:val="0"/>
              <w:marBottom w:val="0"/>
              <w:divBdr>
                <w:top w:val="none" w:sz="0" w:space="0" w:color="auto"/>
                <w:left w:val="none" w:sz="0" w:space="0" w:color="auto"/>
                <w:bottom w:val="none" w:sz="0" w:space="0" w:color="auto"/>
                <w:right w:val="none" w:sz="0" w:space="0" w:color="auto"/>
              </w:divBdr>
            </w:div>
            <w:div w:id="1290624879">
              <w:marLeft w:val="0"/>
              <w:marRight w:val="0"/>
              <w:marTop w:val="0"/>
              <w:marBottom w:val="0"/>
              <w:divBdr>
                <w:top w:val="none" w:sz="0" w:space="0" w:color="auto"/>
                <w:left w:val="none" w:sz="0" w:space="0" w:color="auto"/>
                <w:bottom w:val="none" w:sz="0" w:space="0" w:color="auto"/>
                <w:right w:val="none" w:sz="0" w:space="0" w:color="auto"/>
              </w:divBdr>
            </w:div>
            <w:div w:id="1290816452">
              <w:marLeft w:val="0"/>
              <w:marRight w:val="0"/>
              <w:marTop w:val="0"/>
              <w:marBottom w:val="0"/>
              <w:divBdr>
                <w:top w:val="none" w:sz="0" w:space="0" w:color="auto"/>
                <w:left w:val="none" w:sz="0" w:space="0" w:color="auto"/>
                <w:bottom w:val="none" w:sz="0" w:space="0" w:color="auto"/>
                <w:right w:val="none" w:sz="0" w:space="0" w:color="auto"/>
              </w:divBdr>
            </w:div>
            <w:div w:id="1294217996">
              <w:marLeft w:val="0"/>
              <w:marRight w:val="0"/>
              <w:marTop w:val="0"/>
              <w:marBottom w:val="0"/>
              <w:divBdr>
                <w:top w:val="none" w:sz="0" w:space="0" w:color="auto"/>
                <w:left w:val="none" w:sz="0" w:space="0" w:color="auto"/>
                <w:bottom w:val="none" w:sz="0" w:space="0" w:color="auto"/>
                <w:right w:val="none" w:sz="0" w:space="0" w:color="auto"/>
              </w:divBdr>
            </w:div>
            <w:div w:id="1298803532">
              <w:marLeft w:val="0"/>
              <w:marRight w:val="0"/>
              <w:marTop w:val="0"/>
              <w:marBottom w:val="0"/>
              <w:divBdr>
                <w:top w:val="none" w:sz="0" w:space="0" w:color="auto"/>
                <w:left w:val="none" w:sz="0" w:space="0" w:color="auto"/>
                <w:bottom w:val="none" w:sz="0" w:space="0" w:color="auto"/>
                <w:right w:val="none" w:sz="0" w:space="0" w:color="auto"/>
              </w:divBdr>
              <w:divsChild>
                <w:div w:id="2126011">
                  <w:marLeft w:val="0"/>
                  <w:marRight w:val="0"/>
                  <w:marTop w:val="0"/>
                  <w:marBottom w:val="0"/>
                  <w:divBdr>
                    <w:top w:val="none" w:sz="0" w:space="0" w:color="auto"/>
                    <w:left w:val="none" w:sz="0" w:space="0" w:color="auto"/>
                    <w:bottom w:val="none" w:sz="0" w:space="0" w:color="auto"/>
                    <w:right w:val="none" w:sz="0" w:space="0" w:color="auto"/>
                  </w:divBdr>
                </w:div>
                <w:div w:id="9375204">
                  <w:marLeft w:val="0"/>
                  <w:marRight w:val="0"/>
                  <w:marTop w:val="0"/>
                  <w:marBottom w:val="0"/>
                  <w:divBdr>
                    <w:top w:val="none" w:sz="0" w:space="0" w:color="auto"/>
                    <w:left w:val="none" w:sz="0" w:space="0" w:color="auto"/>
                    <w:bottom w:val="none" w:sz="0" w:space="0" w:color="auto"/>
                    <w:right w:val="none" w:sz="0" w:space="0" w:color="auto"/>
                  </w:divBdr>
                </w:div>
                <w:div w:id="12802378">
                  <w:marLeft w:val="0"/>
                  <w:marRight w:val="0"/>
                  <w:marTop w:val="0"/>
                  <w:marBottom w:val="0"/>
                  <w:divBdr>
                    <w:top w:val="none" w:sz="0" w:space="0" w:color="auto"/>
                    <w:left w:val="none" w:sz="0" w:space="0" w:color="auto"/>
                    <w:bottom w:val="none" w:sz="0" w:space="0" w:color="auto"/>
                    <w:right w:val="none" w:sz="0" w:space="0" w:color="auto"/>
                  </w:divBdr>
                </w:div>
                <w:div w:id="14237771">
                  <w:marLeft w:val="0"/>
                  <w:marRight w:val="0"/>
                  <w:marTop w:val="0"/>
                  <w:marBottom w:val="0"/>
                  <w:divBdr>
                    <w:top w:val="none" w:sz="0" w:space="0" w:color="auto"/>
                    <w:left w:val="none" w:sz="0" w:space="0" w:color="auto"/>
                    <w:bottom w:val="none" w:sz="0" w:space="0" w:color="auto"/>
                    <w:right w:val="none" w:sz="0" w:space="0" w:color="auto"/>
                  </w:divBdr>
                </w:div>
                <w:div w:id="15884127">
                  <w:marLeft w:val="0"/>
                  <w:marRight w:val="0"/>
                  <w:marTop w:val="0"/>
                  <w:marBottom w:val="0"/>
                  <w:divBdr>
                    <w:top w:val="none" w:sz="0" w:space="0" w:color="auto"/>
                    <w:left w:val="none" w:sz="0" w:space="0" w:color="auto"/>
                    <w:bottom w:val="none" w:sz="0" w:space="0" w:color="auto"/>
                    <w:right w:val="none" w:sz="0" w:space="0" w:color="auto"/>
                  </w:divBdr>
                </w:div>
                <w:div w:id="18506253">
                  <w:marLeft w:val="0"/>
                  <w:marRight w:val="0"/>
                  <w:marTop w:val="0"/>
                  <w:marBottom w:val="0"/>
                  <w:divBdr>
                    <w:top w:val="none" w:sz="0" w:space="0" w:color="auto"/>
                    <w:left w:val="none" w:sz="0" w:space="0" w:color="auto"/>
                    <w:bottom w:val="none" w:sz="0" w:space="0" w:color="auto"/>
                    <w:right w:val="none" w:sz="0" w:space="0" w:color="auto"/>
                  </w:divBdr>
                </w:div>
                <w:div w:id="20403341">
                  <w:marLeft w:val="0"/>
                  <w:marRight w:val="0"/>
                  <w:marTop w:val="0"/>
                  <w:marBottom w:val="0"/>
                  <w:divBdr>
                    <w:top w:val="none" w:sz="0" w:space="0" w:color="auto"/>
                    <w:left w:val="none" w:sz="0" w:space="0" w:color="auto"/>
                    <w:bottom w:val="none" w:sz="0" w:space="0" w:color="auto"/>
                    <w:right w:val="none" w:sz="0" w:space="0" w:color="auto"/>
                  </w:divBdr>
                </w:div>
                <w:div w:id="21514859">
                  <w:marLeft w:val="0"/>
                  <w:marRight w:val="0"/>
                  <w:marTop w:val="0"/>
                  <w:marBottom w:val="0"/>
                  <w:divBdr>
                    <w:top w:val="none" w:sz="0" w:space="0" w:color="auto"/>
                    <w:left w:val="none" w:sz="0" w:space="0" w:color="auto"/>
                    <w:bottom w:val="none" w:sz="0" w:space="0" w:color="auto"/>
                    <w:right w:val="none" w:sz="0" w:space="0" w:color="auto"/>
                  </w:divBdr>
                </w:div>
                <w:div w:id="21633455">
                  <w:marLeft w:val="0"/>
                  <w:marRight w:val="0"/>
                  <w:marTop w:val="0"/>
                  <w:marBottom w:val="0"/>
                  <w:divBdr>
                    <w:top w:val="none" w:sz="0" w:space="0" w:color="auto"/>
                    <w:left w:val="none" w:sz="0" w:space="0" w:color="auto"/>
                    <w:bottom w:val="none" w:sz="0" w:space="0" w:color="auto"/>
                    <w:right w:val="none" w:sz="0" w:space="0" w:color="auto"/>
                  </w:divBdr>
                </w:div>
                <w:div w:id="24332932">
                  <w:marLeft w:val="0"/>
                  <w:marRight w:val="0"/>
                  <w:marTop w:val="0"/>
                  <w:marBottom w:val="0"/>
                  <w:divBdr>
                    <w:top w:val="none" w:sz="0" w:space="0" w:color="auto"/>
                    <w:left w:val="none" w:sz="0" w:space="0" w:color="auto"/>
                    <w:bottom w:val="none" w:sz="0" w:space="0" w:color="auto"/>
                    <w:right w:val="none" w:sz="0" w:space="0" w:color="auto"/>
                  </w:divBdr>
                </w:div>
                <w:div w:id="25326958">
                  <w:marLeft w:val="0"/>
                  <w:marRight w:val="0"/>
                  <w:marTop w:val="0"/>
                  <w:marBottom w:val="0"/>
                  <w:divBdr>
                    <w:top w:val="none" w:sz="0" w:space="0" w:color="auto"/>
                    <w:left w:val="none" w:sz="0" w:space="0" w:color="auto"/>
                    <w:bottom w:val="none" w:sz="0" w:space="0" w:color="auto"/>
                    <w:right w:val="none" w:sz="0" w:space="0" w:color="auto"/>
                  </w:divBdr>
                </w:div>
                <w:div w:id="27685014">
                  <w:marLeft w:val="0"/>
                  <w:marRight w:val="0"/>
                  <w:marTop w:val="0"/>
                  <w:marBottom w:val="0"/>
                  <w:divBdr>
                    <w:top w:val="none" w:sz="0" w:space="0" w:color="auto"/>
                    <w:left w:val="none" w:sz="0" w:space="0" w:color="auto"/>
                    <w:bottom w:val="none" w:sz="0" w:space="0" w:color="auto"/>
                    <w:right w:val="none" w:sz="0" w:space="0" w:color="auto"/>
                  </w:divBdr>
                </w:div>
                <w:div w:id="29963803">
                  <w:marLeft w:val="0"/>
                  <w:marRight w:val="0"/>
                  <w:marTop w:val="0"/>
                  <w:marBottom w:val="0"/>
                  <w:divBdr>
                    <w:top w:val="none" w:sz="0" w:space="0" w:color="auto"/>
                    <w:left w:val="none" w:sz="0" w:space="0" w:color="auto"/>
                    <w:bottom w:val="none" w:sz="0" w:space="0" w:color="auto"/>
                    <w:right w:val="none" w:sz="0" w:space="0" w:color="auto"/>
                  </w:divBdr>
                </w:div>
                <w:div w:id="30418947">
                  <w:marLeft w:val="0"/>
                  <w:marRight w:val="0"/>
                  <w:marTop w:val="0"/>
                  <w:marBottom w:val="0"/>
                  <w:divBdr>
                    <w:top w:val="none" w:sz="0" w:space="0" w:color="auto"/>
                    <w:left w:val="none" w:sz="0" w:space="0" w:color="auto"/>
                    <w:bottom w:val="none" w:sz="0" w:space="0" w:color="auto"/>
                    <w:right w:val="none" w:sz="0" w:space="0" w:color="auto"/>
                  </w:divBdr>
                </w:div>
                <w:div w:id="32536170">
                  <w:marLeft w:val="0"/>
                  <w:marRight w:val="0"/>
                  <w:marTop w:val="0"/>
                  <w:marBottom w:val="0"/>
                  <w:divBdr>
                    <w:top w:val="none" w:sz="0" w:space="0" w:color="auto"/>
                    <w:left w:val="none" w:sz="0" w:space="0" w:color="auto"/>
                    <w:bottom w:val="none" w:sz="0" w:space="0" w:color="auto"/>
                    <w:right w:val="none" w:sz="0" w:space="0" w:color="auto"/>
                  </w:divBdr>
                </w:div>
                <w:div w:id="32537681">
                  <w:marLeft w:val="0"/>
                  <w:marRight w:val="0"/>
                  <w:marTop w:val="0"/>
                  <w:marBottom w:val="0"/>
                  <w:divBdr>
                    <w:top w:val="none" w:sz="0" w:space="0" w:color="auto"/>
                    <w:left w:val="none" w:sz="0" w:space="0" w:color="auto"/>
                    <w:bottom w:val="none" w:sz="0" w:space="0" w:color="auto"/>
                    <w:right w:val="none" w:sz="0" w:space="0" w:color="auto"/>
                  </w:divBdr>
                </w:div>
                <w:div w:id="34548806">
                  <w:marLeft w:val="0"/>
                  <w:marRight w:val="0"/>
                  <w:marTop w:val="0"/>
                  <w:marBottom w:val="0"/>
                  <w:divBdr>
                    <w:top w:val="none" w:sz="0" w:space="0" w:color="auto"/>
                    <w:left w:val="none" w:sz="0" w:space="0" w:color="auto"/>
                    <w:bottom w:val="none" w:sz="0" w:space="0" w:color="auto"/>
                    <w:right w:val="none" w:sz="0" w:space="0" w:color="auto"/>
                  </w:divBdr>
                </w:div>
                <w:div w:id="37436529">
                  <w:marLeft w:val="0"/>
                  <w:marRight w:val="0"/>
                  <w:marTop w:val="0"/>
                  <w:marBottom w:val="0"/>
                  <w:divBdr>
                    <w:top w:val="none" w:sz="0" w:space="0" w:color="auto"/>
                    <w:left w:val="none" w:sz="0" w:space="0" w:color="auto"/>
                    <w:bottom w:val="none" w:sz="0" w:space="0" w:color="auto"/>
                    <w:right w:val="none" w:sz="0" w:space="0" w:color="auto"/>
                  </w:divBdr>
                </w:div>
                <w:div w:id="38825467">
                  <w:marLeft w:val="0"/>
                  <w:marRight w:val="0"/>
                  <w:marTop w:val="0"/>
                  <w:marBottom w:val="0"/>
                  <w:divBdr>
                    <w:top w:val="none" w:sz="0" w:space="0" w:color="auto"/>
                    <w:left w:val="none" w:sz="0" w:space="0" w:color="auto"/>
                    <w:bottom w:val="none" w:sz="0" w:space="0" w:color="auto"/>
                    <w:right w:val="none" w:sz="0" w:space="0" w:color="auto"/>
                  </w:divBdr>
                </w:div>
                <w:div w:id="39479871">
                  <w:marLeft w:val="0"/>
                  <w:marRight w:val="0"/>
                  <w:marTop w:val="0"/>
                  <w:marBottom w:val="0"/>
                  <w:divBdr>
                    <w:top w:val="none" w:sz="0" w:space="0" w:color="auto"/>
                    <w:left w:val="none" w:sz="0" w:space="0" w:color="auto"/>
                    <w:bottom w:val="none" w:sz="0" w:space="0" w:color="auto"/>
                    <w:right w:val="none" w:sz="0" w:space="0" w:color="auto"/>
                  </w:divBdr>
                </w:div>
                <w:div w:id="41297998">
                  <w:marLeft w:val="0"/>
                  <w:marRight w:val="0"/>
                  <w:marTop w:val="0"/>
                  <w:marBottom w:val="0"/>
                  <w:divBdr>
                    <w:top w:val="none" w:sz="0" w:space="0" w:color="auto"/>
                    <w:left w:val="none" w:sz="0" w:space="0" w:color="auto"/>
                    <w:bottom w:val="none" w:sz="0" w:space="0" w:color="auto"/>
                    <w:right w:val="none" w:sz="0" w:space="0" w:color="auto"/>
                  </w:divBdr>
                </w:div>
                <w:div w:id="43525195">
                  <w:marLeft w:val="0"/>
                  <w:marRight w:val="0"/>
                  <w:marTop w:val="0"/>
                  <w:marBottom w:val="0"/>
                  <w:divBdr>
                    <w:top w:val="none" w:sz="0" w:space="0" w:color="auto"/>
                    <w:left w:val="none" w:sz="0" w:space="0" w:color="auto"/>
                    <w:bottom w:val="none" w:sz="0" w:space="0" w:color="auto"/>
                    <w:right w:val="none" w:sz="0" w:space="0" w:color="auto"/>
                  </w:divBdr>
                </w:div>
                <w:div w:id="43868014">
                  <w:marLeft w:val="0"/>
                  <w:marRight w:val="0"/>
                  <w:marTop w:val="0"/>
                  <w:marBottom w:val="0"/>
                  <w:divBdr>
                    <w:top w:val="none" w:sz="0" w:space="0" w:color="auto"/>
                    <w:left w:val="none" w:sz="0" w:space="0" w:color="auto"/>
                    <w:bottom w:val="none" w:sz="0" w:space="0" w:color="auto"/>
                    <w:right w:val="none" w:sz="0" w:space="0" w:color="auto"/>
                  </w:divBdr>
                </w:div>
                <w:div w:id="44918507">
                  <w:marLeft w:val="0"/>
                  <w:marRight w:val="0"/>
                  <w:marTop w:val="0"/>
                  <w:marBottom w:val="0"/>
                  <w:divBdr>
                    <w:top w:val="none" w:sz="0" w:space="0" w:color="auto"/>
                    <w:left w:val="none" w:sz="0" w:space="0" w:color="auto"/>
                    <w:bottom w:val="none" w:sz="0" w:space="0" w:color="auto"/>
                    <w:right w:val="none" w:sz="0" w:space="0" w:color="auto"/>
                  </w:divBdr>
                </w:div>
                <w:div w:id="46732050">
                  <w:marLeft w:val="0"/>
                  <w:marRight w:val="0"/>
                  <w:marTop w:val="0"/>
                  <w:marBottom w:val="0"/>
                  <w:divBdr>
                    <w:top w:val="none" w:sz="0" w:space="0" w:color="auto"/>
                    <w:left w:val="none" w:sz="0" w:space="0" w:color="auto"/>
                    <w:bottom w:val="none" w:sz="0" w:space="0" w:color="auto"/>
                    <w:right w:val="none" w:sz="0" w:space="0" w:color="auto"/>
                  </w:divBdr>
                </w:div>
                <w:div w:id="46925879">
                  <w:marLeft w:val="0"/>
                  <w:marRight w:val="0"/>
                  <w:marTop w:val="0"/>
                  <w:marBottom w:val="0"/>
                  <w:divBdr>
                    <w:top w:val="none" w:sz="0" w:space="0" w:color="auto"/>
                    <w:left w:val="none" w:sz="0" w:space="0" w:color="auto"/>
                    <w:bottom w:val="none" w:sz="0" w:space="0" w:color="auto"/>
                    <w:right w:val="none" w:sz="0" w:space="0" w:color="auto"/>
                  </w:divBdr>
                </w:div>
                <w:div w:id="48308483">
                  <w:marLeft w:val="0"/>
                  <w:marRight w:val="0"/>
                  <w:marTop w:val="0"/>
                  <w:marBottom w:val="0"/>
                  <w:divBdr>
                    <w:top w:val="none" w:sz="0" w:space="0" w:color="auto"/>
                    <w:left w:val="none" w:sz="0" w:space="0" w:color="auto"/>
                    <w:bottom w:val="none" w:sz="0" w:space="0" w:color="auto"/>
                    <w:right w:val="none" w:sz="0" w:space="0" w:color="auto"/>
                  </w:divBdr>
                </w:div>
                <w:div w:id="48462236">
                  <w:marLeft w:val="0"/>
                  <w:marRight w:val="0"/>
                  <w:marTop w:val="0"/>
                  <w:marBottom w:val="0"/>
                  <w:divBdr>
                    <w:top w:val="none" w:sz="0" w:space="0" w:color="auto"/>
                    <w:left w:val="none" w:sz="0" w:space="0" w:color="auto"/>
                    <w:bottom w:val="none" w:sz="0" w:space="0" w:color="auto"/>
                    <w:right w:val="none" w:sz="0" w:space="0" w:color="auto"/>
                  </w:divBdr>
                </w:div>
                <w:div w:id="52507626">
                  <w:marLeft w:val="0"/>
                  <w:marRight w:val="0"/>
                  <w:marTop w:val="0"/>
                  <w:marBottom w:val="0"/>
                  <w:divBdr>
                    <w:top w:val="none" w:sz="0" w:space="0" w:color="auto"/>
                    <w:left w:val="none" w:sz="0" w:space="0" w:color="auto"/>
                    <w:bottom w:val="none" w:sz="0" w:space="0" w:color="auto"/>
                    <w:right w:val="none" w:sz="0" w:space="0" w:color="auto"/>
                  </w:divBdr>
                </w:div>
                <w:div w:id="56169313">
                  <w:marLeft w:val="0"/>
                  <w:marRight w:val="0"/>
                  <w:marTop w:val="0"/>
                  <w:marBottom w:val="0"/>
                  <w:divBdr>
                    <w:top w:val="none" w:sz="0" w:space="0" w:color="auto"/>
                    <w:left w:val="none" w:sz="0" w:space="0" w:color="auto"/>
                    <w:bottom w:val="none" w:sz="0" w:space="0" w:color="auto"/>
                    <w:right w:val="none" w:sz="0" w:space="0" w:color="auto"/>
                  </w:divBdr>
                </w:div>
                <w:div w:id="56249524">
                  <w:marLeft w:val="0"/>
                  <w:marRight w:val="0"/>
                  <w:marTop w:val="0"/>
                  <w:marBottom w:val="0"/>
                  <w:divBdr>
                    <w:top w:val="none" w:sz="0" w:space="0" w:color="auto"/>
                    <w:left w:val="none" w:sz="0" w:space="0" w:color="auto"/>
                    <w:bottom w:val="none" w:sz="0" w:space="0" w:color="auto"/>
                    <w:right w:val="none" w:sz="0" w:space="0" w:color="auto"/>
                  </w:divBdr>
                </w:div>
                <w:div w:id="57094954">
                  <w:marLeft w:val="0"/>
                  <w:marRight w:val="0"/>
                  <w:marTop w:val="0"/>
                  <w:marBottom w:val="0"/>
                  <w:divBdr>
                    <w:top w:val="none" w:sz="0" w:space="0" w:color="auto"/>
                    <w:left w:val="none" w:sz="0" w:space="0" w:color="auto"/>
                    <w:bottom w:val="none" w:sz="0" w:space="0" w:color="auto"/>
                    <w:right w:val="none" w:sz="0" w:space="0" w:color="auto"/>
                  </w:divBdr>
                </w:div>
                <w:div w:id="63065335">
                  <w:marLeft w:val="0"/>
                  <w:marRight w:val="0"/>
                  <w:marTop w:val="0"/>
                  <w:marBottom w:val="0"/>
                  <w:divBdr>
                    <w:top w:val="none" w:sz="0" w:space="0" w:color="auto"/>
                    <w:left w:val="none" w:sz="0" w:space="0" w:color="auto"/>
                    <w:bottom w:val="none" w:sz="0" w:space="0" w:color="auto"/>
                    <w:right w:val="none" w:sz="0" w:space="0" w:color="auto"/>
                  </w:divBdr>
                </w:div>
                <w:div w:id="63844482">
                  <w:marLeft w:val="0"/>
                  <w:marRight w:val="0"/>
                  <w:marTop w:val="0"/>
                  <w:marBottom w:val="0"/>
                  <w:divBdr>
                    <w:top w:val="none" w:sz="0" w:space="0" w:color="auto"/>
                    <w:left w:val="none" w:sz="0" w:space="0" w:color="auto"/>
                    <w:bottom w:val="none" w:sz="0" w:space="0" w:color="auto"/>
                    <w:right w:val="none" w:sz="0" w:space="0" w:color="auto"/>
                  </w:divBdr>
                </w:div>
                <w:div w:id="64228848">
                  <w:marLeft w:val="0"/>
                  <w:marRight w:val="0"/>
                  <w:marTop w:val="0"/>
                  <w:marBottom w:val="0"/>
                  <w:divBdr>
                    <w:top w:val="none" w:sz="0" w:space="0" w:color="auto"/>
                    <w:left w:val="none" w:sz="0" w:space="0" w:color="auto"/>
                    <w:bottom w:val="none" w:sz="0" w:space="0" w:color="auto"/>
                    <w:right w:val="none" w:sz="0" w:space="0" w:color="auto"/>
                  </w:divBdr>
                </w:div>
                <w:div w:id="65996333">
                  <w:marLeft w:val="0"/>
                  <w:marRight w:val="0"/>
                  <w:marTop w:val="0"/>
                  <w:marBottom w:val="0"/>
                  <w:divBdr>
                    <w:top w:val="none" w:sz="0" w:space="0" w:color="auto"/>
                    <w:left w:val="none" w:sz="0" w:space="0" w:color="auto"/>
                    <w:bottom w:val="none" w:sz="0" w:space="0" w:color="auto"/>
                    <w:right w:val="none" w:sz="0" w:space="0" w:color="auto"/>
                  </w:divBdr>
                </w:div>
                <w:div w:id="67004029">
                  <w:marLeft w:val="0"/>
                  <w:marRight w:val="0"/>
                  <w:marTop w:val="0"/>
                  <w:marBottom w:val="0"/>
                  <w:divBdr>
                    <w:top w:val="none" w:sz="0" w:space="0" w:color="auto"/>
                    <w:left w:val="none" w:sz="0" w:space="0" w:color="auto"/>
                    <w:bottom w:val="none" w:sz="0" w:space="0" w:color="auto"/>
                    <w:right w:val="none" w:sz="0" w:space="0" w:color="auto"/>
                  </w:divBdr>
                </w:div>
                <w:div w:id="68498988">
                  <w:marLeft w:val="0"/>
                  <w:marRight w:val="0"/>
                  <w:marTop w:val="0"/>
                  <w:marBottom w:val="0"/>
                  <w:divBdr>
                    <w:top w:val="none" w:sz="0" w:space="0" w:color="auto"/>
                    <w:left w:val="none" w:sz="0" w:space="0" w:color="auto"/>
                    <w:bottom w:val="none" w:sz="0" w:space="0" w:color="auto"/>
                    <w:right w:val="none" w:sz="0" w:space="0" w:color="auto"/>
                  </w:divBdr>
                </w:div>
                <w:div w:id="70083051">
                  <w:marLeft w:val="0"/>
                  <w:marRight w:val="0"/>
                  <w:marTop w:val="0"/>
                  <w:marBottom w:val="0"/>
                  <w:divBdr>
                    <w:top w:val="none" w:sz="0" w:space="0" w:color="auto"/>
                    <w:left w:val="none" w:sz="0" w:space="0" w:color="auto"/>
                    <w:bottom w:val="none" w:sz="0" w:space="0" w:color="auto"/>
                    <w:right w:val="none" w:sz="0" w:space="0" w:color="auto"/>
                  </w:divBdr>
                </w:div>
                <w:div w:id="72625431">
                  <w:marLeft w:val="0"/>
                  <w:marRight w:val="0"/>
                  <w:marTop w:val="0"/>
                  <w:marBottom w:val="0"/>
                  <w:divBdr>
                    <w:top w:val="none" w:sz="0" w:space="0" w:color="auto"/>
                    <w:left w:val="none" w:sz="0" w:space="0" w:color="auto"/>
                    <w:bottom w:val="none" w:sz="0" w:space="0" w:color="auto"/>
                    <w:right w:val="none" w:sz="0" w:space="0" w:color="auto"/>
                  </w:divBdr>
                </w:div>
                <w:div w:id="76631892">
                  <w:marLeft w:val="0"/>
                  <w:marRight w:val="0"/>
                  <w:marTop w:val="0"/>
                  <w:marBottom w:val="0"/>
                  <w:divBdr>
                    <w:top w:val="none" w:sz="0" w:space="0" w:color="auto"/>
                    <w:left w:val="none" w:sz="0" w:space="0" w:color="auto"/>
                    <w:bottom w:val="none" w:sz="0" w:space="0" w:color="auto"/>
                    <w:right w:val="none" w:sz="0" w:space="0" w:color="auto"/>
                  </w:divBdr>
                </w:div>
                <w:div w:id="79526773">
                  <w:marLeft w:val="0"/>
                  <w:marRight w:val="0"/>
                  <w:marTop w:val="0"/>
                  <w:marBottom w:val="0"/>
                  <w:divBdr>
                    <w:top w:val="none" w:sz="0" w:space="0" w:color="auto"/>
                    <w:left w:val="none" w:sz="0" w:space="0" w:color="auto"/>
                    <w:bottom w:val="none" w:sz="0" w:space="0" w:color="auto"/>
                    <w:right w:val="none" w:sz="0" w:space="0" w:color="auto"/>
                  </w:divBdr>
                </w:div>
                <w:div w:id="82190326">
                  <w:marLeft w:val="0"/>
                  <w:marRight w:val="0"/>
                  <w:marTop w:val="0"/>
                  <w:marBottom w:val="0"/>
                  <w:divBdr>
                    <w:top w:val="none" w:sz="0" w:space="0" w:color="auto"/>
                    <w:left w:val="none" w:sz="0" w:space="0" w:color="auto"/>
                    <w:bottom w:val="none" w:sz="0" w:space="0" w:color="auto"/>
                    <w:right w:val="none" w:sz="0" w:space="0" w:color="auto"/>
                  </w:divBdr>
                </w:div>
                <w:div w:id="86121912">
                  <w:marLeft w:val="0"/>
                  <w:marRight w:val="0"/>
                  <w:marTop w:val="0"/>
                  <w:marBottom w:val="0"/>
                  <w:divBdr>
                    <w:top w:val="none" w:sz="0" w:space="0" w:color="auto"/>
                    <w:left w:val="none" w:sz="0" w:space="0" w:color="auto"/>
                    <w:bottom w:val="none" w:sz="0" w:space="0" w:color="auto"/>
                    <w:right w:val="none" w:sz="0" w:space="0" w:color="auto"/>
                  </w:divBdr>
                </w:div>
                <w:div w:id="87166629">
                  <w:marLeft w:val="0"/>
                  <w:marRight w:val="0"/>
                  <w:marTop w:val="0"/>
                  <w:marBottom w:val="0"/>
                  <w:divBdr>
                    <w:top w:val="none" w:sz="0" w:space="0" w:color="auto"/>
                    <w:left w:val="none" w:sz="0" w:space="0" w:color="auto"/>
                    <w:bottom w:val="none" w:sz="0" w:space="0" w:color="auto"/>
                    <w:right w:val="none" w:sz="0" w:space="0" w:color="auto"/>
                  </w:divBdr>
                </w:div>
                <w:div w:id="88813175">
                  <w:marLeft w:val="0"/>
                  <w:marRight w:val="0"/>
                  <w:marTop w:val="0"/>
                  <w:marBottom w:val="0"/>
                  <w:divBdr>
                    <w:top w:val="none" w:sz="0" w:space="0" w:color="auto"/>
                    <w:left w:val="none" w:sz="0" w:space="0" w:color="auto"/>
                    <w:bottom w:val="none" w:sz="0" w:space="0" w:color="auto"/>
                    <w:right w:val="none" w:sz="0" w:space="0" w:color="auto"/>
                  </w:divBdr>
                </w:div>
                <w:div w:id="90784521">
                  <w:marLeft w:val="0"/>
                  <w:marRight w:val="0"/>
                  <w:marTop w:val="0"/>
                  <w:marBottom w:val="0"/>
                  <w:divBdr>
                    <w:top w:val="none" w:sz="0" w:space="0" w:color="auto"/>
                    <w:left w:val="none" w:sz="0" w:space="0" w:color="auto"/>
                    <w:bottom w:val="none" w:sz="0" w:space="0" w:color="auto"/>
                    <w:right w:val="none" w:sz="0" w:space="0" w:color="auto"/>
                  </w:divBdr>
                </w:div>
                <w:div w:id="92867837">
                  <w:marLeft w:val="0"/>
                  <w:marRight w:val="0"/>
                  <w:marTop w:val="0"/>
                  <w:marBottom w:val="0"/>
                  <w:divBdr>
                    <w:top w:val="none" w:sz="0" w:space="0" w:color="auto"/>
                    <w:left w:val="none" w:sz="0" w:space="0" w:color="auto"/>
                    <w:bottom w:val="none" w:sz="0" w:space="0" w:color="auto"/>
                    <w:right w:val="none" w:sz="0" w:space="0" w:color="auto"/>
                  </w:divBdr>
                </w:div>
                <w:div w:id="93481593">
                  <w:marLeft w:val="0"/>
                  <w:marRight w:val="0"/>
                  <w:marTop w:val="0"/>
                  <w:marBottom w:val="0"/>
                  <w:divBdr>
                    <w:top w:val="none" w:sz="0" w:space="0" w:color="auto"/>
                    <w:left w:val="none" w:sz="0" w:space="0" w:color="auto"/>
                    <w:bottom w:val="none" w:sz="0" w:space="0" w:color="auto"/>
                    <w:right w:val="none" w:sz="0" w:space="0" w:color="auto"/>
                  </w:divBdr>
                </w:div>
                <w:div w:id="93483178">
                  <w:marLeft w:val="0"/>
                  <w:marRight w:val="0"/>
                  <w:marTop w:val="0"/>
                  <w:marBottom w:val="0"/>
                  <w:divBdr>
                    <w:top w:val="none" w:sz="0" w:space="0" w:color="auto"/>
                    <w:left w:val="none" w:sz="0" w:space="0" w:color="auto"/>
                    <w:bottom w:val="none" w:sz="0" w:space="0" w:color="auto"/>
                    <w:right w:val="none" w:sz="0" w:space="0" w:color="auto"/>
                  </w:divBdr>
                </w:div>
                <w:div w:id="95181277">
                  <w:marLeft w:val="0"/>
                  <w:marRight w:val="0"/>
                  <w:marTop w:val="0"/>
                  <w:marBottom w:val="0"/>
                  <w:divBdr>
                    <w:top w:val="none" w:sz="0" w:space="0" w:color="auto"/>
                    <w:left w:val="none" w:sz="0" w:space="0" w:color="auto"/>
                    <w:bottom w:val="none" w:sz="0" w:space="0" w:color="auto"/>
                    <w:right w:val="none" w:sz="0" w:space="0" w:color="auto"/>
                  </w:divBdr>
                </w:div>
                <w:div w:id="96946288">
                  <w:marLeft w:val="0"/>
                  <w:marRight w:val="0"/>
                  <w:marTop w:val="0"/>
                  <w:marBottom w:val="0"/>
                  <w:divBdr>
                    <w:top w:val="none" w:sz="0" w:space="0" w:color="auto"/>
                    <w:left w:val="none" w:sz="0" w:space="0" w:color="auto"/>
                    <w:bottom w:val="none" w:sz="0" w:space="0" w:color="auto"/>
                    <w:right w:val="none" w:sz="0" w:space="0" w:color="auto"/>
                  </w:divBdr>
                </w:div>
                <w:div w:id="99187573">
                  <w:marLeft w:val="0"/>
                  <w:marRight w:val="0"/>
                  <w:marTop w:val="0"/>
                  <w:marBottom w:val="0"/>
                  <w:divBdr>
                    <w:top w:val="none" w:sz="0" w:space="0" w:color="auto"/>
                    <w:left w:val="none" w:sz="0" w:space="0" w:color="auto"/>
                    <w:bottom w:val="none" w:sz="0" w:space="0" w:color="auto"/>
                    <w:right w:val="none" w:sz="0" w:space="0" w:color="auto"/>
                  </w:divBdr>
                </w:div>
                <w:div w:id="100035163">
                  <w:marLeft w:val="0"/>
                  <w:marRight w:val="0"/>
                  <w:marTop w:val="0"/>
                  <w:marBottom w:val="0"/>
                  <w:divBdr>
                    <w:top w:val="none" w:sz="0" w:space="0" w:color="auto"/>
                    <w:left w:val="none" w:sz="0" w:space="0" w:color="auto"/>
                    <w:bottom w:val="none" w:sz="0" w:space="0" w:color="auto"/>
                    <w:right w:val="none" w:sz="0" w:space="0" w:color="auto"/>
                  </w:divBdr>
                </w:div>
                <w:div w:id="101457893">
                  <w:marLeft w:val="0"/>
                  <w:marRight w:val="0"/>
                  <w:marTop w:val="0"/>
                  <w:marBottom w:val="0"/>
                  <w:divBdr>
                    <w:top w:val="none" w:sz="0" w:space="0" w:color="auto"/>
                    <w:left w:val="none" w:sz="0" w:space="0" w:color="auto"/>
                    <w:bottom w:val="none" w:sz="0" w:space="0" w:color="auto"/>
                    <w:right w:val="none" w:sz="0" w:space="0" w:color="auto"/>
                  </w:divBdr>
                </w:div>
                <w:div w:id="102044168">
                  <w:marLeft w:val="0"/>
                  <w:marRight w:val="0"/>
                  <w:marTop w:val="0"/>
                  <w:marBottom w:val="0"/>
                  <w:divBdr>
                    <w:top w:val="none" w:sz="0" w:space="0" w:color="auto"/>
                    <w:left w:val="none" w:sz="0" w:space="0" w:color="auto"/>
                    <w:bottom w:val="none" w:sz="0" w:space="0" w:color="auto"/>
                    <w:right w:val="none" w:sz="0" w:space="0" w:color="auto"/>
                  </w:divBdr>
                </w:div>
                <w:div w:id="103234927">
                  <w:marLeft w:val="0"/>
                  <w:marRight w:val="0"/>
                  <w:marTop w:val="0"/>
                  <w:marBottom w:val="0"/>
                  <w:divBdr>
                    <w:top w:val="none" w:sz="0" w:space="0" w:color="auto"/>
                    <w:left w:val="none" w:sz="0" w:space="0" w:color="auto"/>
                    <w:bottom w:val="none" w:sz="0" w:space="0" w:color="auto"/>
                    <w:right w:val="none" w:sz="0" w:space="0" w:color="auto"/>
                  </w:divBdr>
                </w:div>
                <w:div w:id="105318894">
                  <w:marLeft w:val="0"/>
                  <w:marRight w:val="0"/>
                  <w:marTop w:val="0"/>
                  <w:marBottom w:val="0"/>
                  <w:divBdr>
                    <w:top w:val="none" w:sz="0" w:space="0" w:color="auto"/>
                    <w:left w:val="none" w:sz="0" w:space="0" w:color="auto"/>
                    <w:bottom w:val="none" w:sz="0" w:space="0" w:color="auto"/>
                    <w:right w:val="none" w:sz="0" w:space="0" w:color="auto"/>
                  </w:divBdr>
                </w:div>
                <w:div w:id="106778286">
                  <w:marLeft w:val="0"/>
                  <w:marRight w:val="0"/>
                  <w:marTop w:val="0"/>
                  <w:marBottom w:val="0"/>
                  <w:divBdr>
                    <w:top w:val="none" w:sz="0" w:space="0" w:color="auto"/>
                    <w:left w:val="none" w:sz="0" w:space="0" w:color="auto"/>
                    <w:bottom w:val="none" w:sz="0" w:space="0" w:color="auto"/>
                    <w:right w:val="none" w:sz="0" w:space="0" w:color="auto"/>
                  </w:divBdr>
                </w:div>
                <w:div w:id="109402009">
                  <w:marLeft w:val="0"/>
                  <w:marRight w:val="0"/>
                  <w:marTop w:val="0"/>
                  <w:marBottom w:val="0"/>
                  <w:divBdr>
                    <w:top w:val="none" w:sz="0" w:space="0" w:color="auto"/>
                    <w:left w:val="none" w:sz="0" w:space="0" w:color="auto"/>
                    <w:bottom w:val="none" w:sz="0" w:space="0" w:color="auto"/>
                    <w:right w:val="none" w:sz="0" w:space="0" w:color="auto"/>
                  </w:divBdr>
                </w:div>
                <w:div w:id="112094387">
                  <w:marLeft w:val="0"/>
                  <w:marRight w:val="0"/>
                  <w:marTop w:val="0"/>
                  <w:marBottom w:val="0"/>
                  <w:divBdr>
                    <w:top w:val="none" w:sz="0" w:space="0" w:color="auto"/>
                    <w:left w:val="none" w:sz="0" w:space="0" w:color="auto"/>
                    <w:bottom w:val="none" w:sz="0" w:space="0" w:color="auto"/>
                    <w:right w:val="none" w:sz="0" w:space="0" w:color="auto"/>
                  </w:divBdr>
                </w:div>
                <w:div w:id="114569423">
                  <w:marLeft w:val="0"/>
                  <w:marRight w:val="0"/>
                  <w:marTop w:val="0"/>
                  <w:marBottom w:val="0"/>
                  <w:divBdr>
                    <w:top w:val="none" w:sz="0" w:space="0" w:color="auto"/>
                    <w:left w:val="none" w:sz="0" w:space="0" w:color="auto"/>
                    <w:bottom w:val="none" w:sz="0" w:space="0" w:color="auto"/>
                    <w:right w:val="none" w:sz="0" w:space="0" w:color="auto"/>
                  </w:divBdr>
                </w:div>
                <w:div w:id="118301335">
                  <w:marLeft w:val="0"/>
                  <w:marRight w:val="0"/>
                  <w:marTop w:val="0"/>
                  <w:marBottom w:val="0"/>
                  <w:divBdr>
                    <w:top w:val="none" w:sz="0" w:space="0" w:color="auto"/>
                    <w:left w:val="none" w:sz="0" w:space="0" w:color="auto"/>
                    <w:bottom w:val="none" w:sz="0" w:space="0" w:color="auto"/>
                    <w:right w:val="none" w:sz="0" w:space="0" w:color="auto"/>
                  </w:divBdr>
                </w:div>
                <w:div w:id="118912660">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121005583">
                  <w:marLeft w:val="0"/>
                  <w:marRight w:val="0"/>
                  <w:marTop w:val="0"/>
                  <w:marBottom w:val="0"/>
                  <w:divBdr>
                    <w:top w:val="none" w:sz="0" w:space="0" w:color="auto"/>
                    <w:left w:val="none" w:sz="0" w:space="0" w:color="auto"/>
                    <w:bottom w:val="none" w:sz="0" w:space="0" w:color="auto"/>
                    <w:right w:val="none" w:sz="0" w:space="0" w:color="auto"/>
                  </w:divBdr>
                </w:div>
                <w:div w:id="123238113">
                  <w:marLeft w:val="0"/>
                  <w:marRight w:val="0"/>
                  <w:marTop w:val="0"/>
                  <w:marBottom w:val="0"/>
                  <w:divBdr>
                    <w:top w:val="none" w:sz="0" w:space="0" w:color="auto"/>
                    <w:left w:val="none" w:sz="0" w:space="0" w:color="auto"/>
                    <w:bottom w:val="none" w:sz="0" w:space="0" w:color="auto"/>
                    <w:right w:val="none" w:sz="0" w:space="0" w:color="auto"/>
                  </w:divBdr>
                </w:div>
                <w:div w:id="125466957">
                  <w:marLeft w:val="0"/>
                  <w:marRight w:val="0"/>
                  <w:marTop w:val="0"/>
                  <w:marBottom w:val="0"/>
                  <w:divBdr>
                    <w:top w:val="none" w:sz="0" w:space="0" w:color="auto"/>
                    <w:left w:val="none" w:sz="0" w:space="0" w:color="auto"/>
                    <w:bottom w:val="none" w:sz="0" w:space="0" w:color="auto"/>
                    <w:right w:val="none" w:sz="0" w:space="0" w:color="auto"/>
                  </w:divBdr>
                </w:div>
                <w:div w:id="128668769">
                  <w:marLeft w:val="0"/>
                  <w:marRight w:val="0"/>
                  <w:marTop w:val="0"/>
                  <w:marBottom w:val="0"/>
                  <w:divBdr>
                    <w:top w:val="none" w:sz="0" w:space="0" w:color="auto"/>
                    <w:left w:val="none" w:sz="0" w:space="0" w:color="auto"/>
                    <w:bottom w:val="none" w:sz="0" w:space="0" w:color="auto"/>
                    <w:right w:val="none" w:sz="0" w:space="0" w:color="auto"/>
                  </w:divBdr>
                </w:div>
                <w:div w:id="130942996">
                  <w:marLeft w:val="0"/>
                  <w:marRight w:val="0"/>
                  <w:marTop w:val="0"/>
                  <w:marBottom w:val="0"/>
                  <w:divBdr>
                    <w:top w:val="none" w:sz="0" w:space="0" w:color="auto"/>
                    <w:left w:val="none" w:sz="0" w:space="0" w:color="auto"/>
                    <w:bottom w:val="none" w:sz="0" w:space="0" w:color="auto"/>
                    <w:right w:val="none" w:sz="0" w:space="0" w:color="auto"/>
                  </w:divBdr>
                </w:div>
                <w:div w:id="133642613">
                  <w:marLeft w:val="0"/>
                  <w:marRight w:val="0"/>
                  <w:marTop w:val="0"/>
                  <w:marBottom w:val="0"/>
                  <w:divBdr>
                    <w:top w:val="none" w:sz="0" w:space="0" w:color="auto"/>
                    <w:left w:val="none" w:sz="0" w:space="0" w:color="auto"/>
                    <w:bottom w:val="none" w:sz="0" w:space="0" w:color="auto"/>
                    <w:right w:val="none" w:sz="0" w:space="0" w:color="auto"/>
                  </w:divBdr>
                </w:div>
                <w:div w:id="135731312">
                  <w:marLeft w:val="0"/>
                  <w:marRight w:val="0"/>
                  <w:marTop w:val="0"/>
                  <w:marBottom w:val="0"/>
                  <w:divBdr>
                    <w:top w:val="none" w:sz="0" w:space="0" w:color="auto"/>
                    <w:left w:val="none" w:sz="0" w:space="0" w:color="auto"/>
                    <w:bottom w:val="none" w:sz="0" w:space="0" w:color="auto"/>
                    <w:right w:val="none" w:sz="0" w:space="0" w:color="auto"/>
                  </w:divBdr>
                </w:div>
                <w:div w:id="136190016">
                  <w:marLeft w:val="0"/>
                  <w:marRight w:val="0"/>
                  <w:marTop w:val="0"/>
                  <w:marBottom w:val="0"/>
                  <w:divBdr>
                    <w:top w:val="none" w:sz="0" w:space="0" w:color="auto"/>
                    <w:left w:val="none" w:sz="0" w:space="0" w:color="auto"/>
                    <w:bottom w:val="none" w:sz="0" w:space="0" w:color="auto"/>
                    <w:right w:val="none" w:sz="0" w:space="0" w:color="auto"/>
                  </w:divBdr>
                </w:div>
                <w:div w:id="136537470">
                  <w:marLeft w:val="0"/>
                  <w:marRight w:val="0"/>
                  <w:marTop w:val="0"/>
                  <w:marBottom w:val="0"/>
                  <w:divBdr>
                    <w:top w:val="none" w:sz="0" w:space="0" w:color="auto"/>
                    <w:left w:val="none" w:sz="0" w:space="0" w:color="auto"/>
                    <w:bottom w:val="none" w:sz="0" w:space="0" w:color="auto"/>
                    <w:right w:val="none" w:sz="0" w:space="0" w:color="auto"/>
                  </w:divBdr>
                </w:div>
                <w:div w:id="137036617">
                  <w:marLeft w:val="0"/>
                  <w:marRight w:val="0"/>
                  <w:marTop w:val="0"/>
                  <w:marBottom w:val="0"/>
                  <w:divBdr>
                    <w:top w:val="none" w:sz="0" w:space="0" w:color="auto"/>
                    <w:left w:val="none" w:sz="0" w:space="0" w:color="auto"/>
                    <w:bottom w:val="none" w:sz="0" w:space="0" w:color="auto"/>
                    <w:right w:val="none" w:sz="0" w:space="0" w:color="auto"/>
                  </w:divBdr>
                </w:div>
                <w:div w:id="137115138">
                  <w:marLeft w:val="0"/>
                  <w:marRight w:val="0"/>
                  <w:marTop w:val="0"/>
                  <w:marBottom w:val="0"/>
                  <w:divBdr>
                    <w:top w:val="none" w:sz="0" w:space="0" w:color="auto"/>
                    <w:left w:val="none" w:sz="0" w:space="0" w:color="auto"/>
                    <w:bottom w:val="none" w:sz="0" w:space="0" w:color="auto"/>
                    <w:right w:val="none" w:sz="0" w:space="0" w:color="auto"/>
                  </w:divBdr>
                </w:div>
                <w:div w:id="141123827">
                  <w:marLeft w:val="0"/>
                  <w:marRight w:val="0"/>
                  <w:marTop w:val="0"/>
                  <w:marBottom w:val="0"/>
                  <w:divBdr>
                    <w:top w:val="none" w:sz="0" w:space="0" w:color="auto"/>
                    <w:left w:val="none" w:sz="0" w:space="0" w:color="auto"/>
                    <w:bottom w:val="none" w:sz="0" w:space="0" w:color="auto"/>
                    <w:right w:val="none" w:sz="0" w:space="0" w:color="auto"/>
                  </w:divBdr>
                </w:div>
                <w:div w:id="142888605">
                  <w:marLeft w:val="0"/>
                  <w:marRight w:val="0"/>
                  <w:marTop w:val="0"/>
                  <w:marBottom w:val="0"/>
                  <w:divBdr>
                    <w:top w:val="none" w:sz="0" w:space="0" w:color="auto"/>
                    <w:left w:val="none" w:sz="0" w:space="0" w:color="auto"/>
                    <w:bottom w:val="none" w:sz="0" w:space="0" w:color="auto"/>
                    <w:right w:val="none" w:sz="0" w:space="0" w:color="auto"/>
                  </w:divBdr>
                </w:div>
                <w:div w:id="143740456">
                  <w:marLeft w:val="0"/>
                  <w:marRight w:val="0"/>
                  <w:marTop w:val="0"/>
                  <w:marBottom w:val="0"/>
                  <w:divBdr>
                    <w:top w:val="none" w:sz="0" w:space="0" w:color="auto"/>
                    <w:left w:val="none" w:sz="0" w:space="0" w:color="auto"/>
                    <w:bottom w:val="none" w:sz="0" w:space="0" w:color="auto"/>
                    <w:right w:val="none" w:sz="0" w:space="0" w:color="auto"/>
                  </w:divBdr>
                </w:div>
                <w:div w:id="145173211">
                  <w:marLeft w:val="0"/>
                  <w:marRight w:val="0"/>
                  <w:marTop w:val="0"/>
                  <w:marBottom w:val="0"/>
                  <w:divBdr>
                    <w:top w:val="none" w:sz="0" w:space="0" w:color="auto"/>
                    <w:left w:val="none" w:sz="0" w:space="0" w:color="auto"/>
                    <w:bottom w:val="none" w:sz="0" w:space="0" w:color="auto"/>
                    <w:right w:val="none" w:sz="0" w:space="0" w:color="auto"/>
                  </w:divBdr>
                </w:div>
                <w:div w:id="147795979">
                  <w:marLeft w:val="0"/>
                  <w:marRight w:val="0"/>
                  <w:marTop w:val="0"/>
                  <w:marBottom w:val="0"/>
                  <w:divBdr>
                    <w:top w:val="none" w:sz="0" w:space="0" w:color="auto"/>
                    <w:left w:val="none" w:sz="0" w:space="0" w:color="auto"/>
                    <w:bottom w:val="none" w:sz="0" w:space="0" w:color="auto"/>
                    <w:right w:val="none" w:sz="0" w:space="0" w:color="auto"/>
                  </w:divBdr>
                </w:div>
                <w:div w:id="148058578">
                  <w:marLeft w:val="0"/>
                  <w:marRight w:val="0"/>
                  <w:marTop w:val="0"/>
                  <w:marBottom w:val="0"/>
                  <w:divBdr>
                    <w:top w:val="none" w:sz="0" w:space="0" w:color="auto"/>
                    <w:left w:val="none" w:sz="0" w:space="0" w:color="auto"/>
                    <w:bottom w:val="none" w:sz="0" w:space="0" w:color="auto"/>
                    <w:right w:val="none" w:sz="0" w:space="0" w:color="auto"/>
                  </w:divBdr>
                </w:div>
                <w:div w:id="151261308">
                  <w:marLeft w:val="0"/>
                  <w:marRight w:val="0"/>
                  <w:marTop w:val="0"/>
                  <w:marBottom w:val="0"/>
                  <w:divBdr>
                    <w:top w:val="none" w:sz="0" w:space="0" w:color="auto"/>
                    <w:left w:val="none" w:sz="0" w:space="0" w:color="auto"/>
                    <w:bottom w:val="none" w:sz="0" w:space="0" w:color="auto"/>
                    <w:right w:val="none" w:sz="0" w:space="0" w:color="auto"/>
                  </w:divBdr>
                </w:div>
                <w:div w:id="152792916">
                  <w:marLeft w:val="0"/>
                  <w:marRight w:val="0"/>
                  <w:marTop w:val="0"/>
                  <w:marBottom w:val="0"/>
                  <w:divBdr>
                    <w:top w:val="none" w:sz="0" w:space="0" w:color="auto"/>
                    <w:left w:val="none" w:sz="0" w:space="0" w:color="auto"/>
                    <w:bottom w:val="none" w:sz="0" w:space="0" w:color="auto"/>
                    <w:right w:val="none" w:sz="0" w:space="0" w:color="auto"/>
                  </w:divBdr>
                </w:div>
                <w:div w:id="154226840">
                  <w:marLeft w:val="0"/>
                  <w:marRight w:val="0"/>
                  <w:marTop w:val="0"/>
                  <w:marBottom w:val="0"/>
                  <w:divBdr>
                    <w:top w:val="none" w:sz="0" w:space="0" w:color="auto"/>
                    <w:left w:val="none" w:sz="0" w:space="0" w:color="auto"/>
                    <w:bottom w:val="none" w:sz="0" w:space="0" w:color="auto"/>
                    <w:right w:val="none" w:sz="0" w:space="0" w:color="auto"/>
                  </w:divBdr>
                </w:div>
                <w:div w:id="154810518">
                  <w:marLeft w:val="0"/>
                  <w:marRight w:val="0"/>
                  <w:marTop w:val="0"/>
                  <w:marBottom w:val="0"/>
                  <w:divBdr>
                    <w:top w:val="none" w:sz="0" w:space="0" w:color="auto"/>
                    <w:left w:val="none" w:sz="0" w:space="0" w:color="auto"/>
                    <w:bottom w:val="none" w:sz="0" w:space="0" w:color="auto"/>
                    <w:right w:val="none" w:sz="0" w:space="0" w:color="auto"/>
                  </w:divBdr>
                </w:div>
                <w:div w:id="155147011">
                  <w:marLeft w:val="0"/>
                  <w:marRight w:val="0"/>
                  <w:marTop w:val="0"/>
                  <w:marBottom w:val="0"/>
                  <w:divBdr>
                    <w:top w:val="none" w:sz="0" w:space="0" w:color="auto"/>
                    <w:left w:val="none" w:sz="0" w:space="0" w:color="auto"/>
                    <w:bottom w:val="none" w:sz="0" w:space="0" w:color="auto"/>
                    <w:right w:val="none" w:sz="0" w:space="0" w:color="auto"/>
                  </w:divBdr>
                </w:div>
                <w:div w:id="161313100">
                  <w:marLeft w:val="0"/>
                  <w:marRight w:val="0"/>
                  <w:marTop w:val="0"/>
                  <w:marBottom w:val="0"/>
                  <w:divBdr>
                    <w:top w:val="none" w:sz="0" w:space="0" w:color="auto"/>
                    <w:left w:val="none" w:sz="0" w:space="0" w:color="auto"/>
                    <w:bottom w:val="none" w:sz="0" w:space="0" w:color="auto"/>
                    <w:right w:val="none" w:sz="0" w:space="0" w:color="auto"/>
                  </w:divBdr>
                </w:div>
                <w:div w:id="163253200">
                  <w:marLeft w:val="0"/>
                  <w:marRight w:val="0"/>
                  <w:marTop w:val="0"/>
                  <w:marBottom w:val="0"/>
                  <w:divBdr>
                    <w:top w:val="none" w:sz="0" w:space="0" w:color="auto"/>
                    <w:left w:val="none" w:sz="0" w:space="0" w:color="auto"/>
                    <w:bottom w:val="none" w:sz="0" w:space="0" w:color="auto"/>
                    <w:right w:val="none" w:sz="0" w:space="0" w:color="auto"/>
                  </w:divBdr>
                </w:div>
                <w:div w:id="163514565">
                  <w:marLeft w:val="0"/>
                  <w:marRight w:val="0"/>
                  <w:marTop w:val="0"/>
                  <w:marBottom w:val="0"/>
                  <w:divBdr>
                    <w:top w:val="none" w:sz="0" w:space="0" w:color="auto"/>
                    <w:left w:val="none" w:sz="0" w:space="0" w:color="auto"/>
                    <w:bottom w:val="none" w:sz="0" w:space="0" w:color="auto"/>
                    <w:right w:val="none" w:sz="0" w:space="0" w:color="auto"/>
                  </w:divBdr>
                </w:div>
                <w:div w:id="163935340">
                  <w:marLeft w:val="0"/>
                  <w:marRight w:val="0"/>
                  <w:marTop w:val="0"/>
                  <w:marBottom w:val="0"/>
                  <w:divBdr>
                    <w:top w:val="none" w:sz="0" w:space="0" w:color="auto"/>
                    <w:left w:val="none" w:sz="0" w:space="0" w:color="auto"/>
                    <w:bottom w:val="none" w:sz="0" w:space="0" w:color="auto"/>
                    <w:right w:val="none" w:sz="0" w:space="0" w:color="auto"/>
                  </w:divBdr>
                </w:div>
                <w:div w:id="165705792">
                  <w:marLeft w:val="0"/>
                  <w:marRight w:val="0"/>
                  <w:marTop w:val="0"/>
                  <w:marBottom w:val="0"/>
                  <w:divBdr>
                    <w:top w:val="none" w:sz="0" w:space="0" w:color="auto"/>
                    <w:left w:val="none" w:sz="0" w:space="0" w:color="auto"/>
                    <w:bottom w:val="none" w:sz="0" w:space="0" w:color="auto"/>
                    <w:right w:val="none" w:sz="0" w:space="0" w:color="auto"/>
                  </w:divBdr>
                </w:div>
                <w:div w:id="166099290">
                  <w:marLeft w:val="0"/>
                  <w:marRight w:val="0"/>
                  <w:marTop w:val="0"/>
                  <w:marBottom w:val="0"/>
                  <w:divBdr>
                    <w:top w:val="none" w:sz="0" w:space="0" w:color="auto"/>
                    <w:left w:val="none" w:sz="0" w:space="0" w:color="auto"/>
                    <w:bottom w:val="none" w:sz="0" w:space="0" w:color="auto"/>
                    <w:right w:val="none" w:sz="0" w:space="0" w:color="auto"/>
                  </w:divBdr>
                </w:div>
                <w:div w:id="170216902">
                  <w:marLeft w:val="0"/>
                  <w:marRight w:val="0"/>
                  <w:marTop w:val="0"/>
                  <w:marBottom w:val="0"/>
                  <w:divBdr>
                    <w:top w:val="none" w:sz="0" w:space="0" w:color="auto"/>
                    <w:left w:val="none" w:sz="0" w:space="0" w:color="auto"/>
                    <w:bottom w:val="none" w:sz="0" w:space="0" w:color="auto"/>
                    <w:right w:val="none" w:sz="0" w:space="0" w:color="auto"/>
                  </w:divBdr>
                </w:div>
                <w:div w:id="170609103">
                  <w:marLeft w:val="0"/>
                  <w:marRight w:val="0"/>
                  <w:marTop w:val="0"/>
                  <w:marBottom w:val="0"/>
                  <w:divBdr>
                    <w:top w:val="none" w:sz="0" w:space="0" w:color="auto"/>
                    <w:left w:val="none" w:sz="0" w:space="0" w:color="auto"/>
                    <w:bottom w:val="none" w:sz="0" w:space="0" w:color="auto"/>
                    <w:right w:val="none" w:sz="0" w:space="0" w:color="auto"/>
                  </w:divBdr>
                </w:div>
                <w:div w:id="175659135">
                  <w:marLeft w:val="0"/>
                  <w:marRight w:val="0"/>
                  <w:marTop w:val="0"/>
                  <w:marBottom w:val="0"/>
                  <w:divBdr>
                    <w:top w:val="none" w:sz="0" w:space="0" w:color="auto"/>
                    <w:left w:val="none" w:sz="0" w:space="0" w:color="auto"/>
                    <w:bottom w:val="none" w:sz="0" w:space="0" w:color="auto"/>
                    <w:right w:val="none" w:sz="0" w:space="0" w:color="auto"/>
                  </w:divBdr>
                </w:div>
                <w:div w:id="180900752">
                  <w:marLeft w:val="0"/>
                  <w:marRight w:val="0"/>
                  <w:marTop w:val="0"/>
                  <w:marBottom w:val="0"/>
                  <w:divBdr>
                    <w:top w:val="none" w:sz="0" w:space="0" w:color="auto"/>
                    <w:left w:val="none" w:sz="0" w:space="0" w:color="auto"/>
                    <w:bottom w:val="none" w:sz="0" w:space="0" w:color="auto"/>
                    <w:right w:val="none" w:sz="0" w:space="0" w:color="auto"/>
                  </w:divBdr>
                </w:div>
                <w:div w:id="184561965">
                  <w:marLeft w:val="0"/>
                  <w:marRight w:val="0"/>
                  <w:marTop w:val="0"/>
                  <w:marBottom w:val="0"/>
                  <w:divBdr>
                    <w:top w:val="none" w:sz="0" w:space="0" w:color="auto"/>
                    <w:left w:val="none" w:sz="0" w:space="0" w:color="auto"/>
                    <w:bottom w:val="none" w:sz="0" w:space="0" w:color="auto"/>
                    <w:right w:val="none" w:sz="0" w:space="0" w:color="auto"/>
                  </w:divBdr>
                </w:div>
                <w:div w:id="186481128">
                  <w:marLeft w:val="0"/>
                  <w:marRight w:val="0"/>
                  <w:marTop w:val="0"/>
                  <w:marBottom w:val="0"/>
                  <w:divBdr>
                    <w:top w:val="none" w:sz="0" w:space="0" w:color="auto"/>
                    <w:left w:val="none" w:sz="0" w:space="0" w:color="auto"/>
                    <w:bottom w:val="none" w:sz="0" w:space="0" w:color="auto"/>
                    <w:right w:val="none" w:sz="0" w:space="0" w:color="auto"/>
                  </w:divBdr>
                </w:div>
                <w:div w:id="189300158">
                  <w:marLeft w:val="0"/>
                  <w:marRight w:val="0"/>
                  <w:marTop w:val="0"/>
                  <w:marBottom w:val="0"/>
                  <w:divBdr>
                    <w:top w:val="none" w:sz="0" w:space="0" w:color="auto"/>
                    <w:left w:val="none" w:sz="0" w:space="0" w:color="auto"/>
                    <w:bottom w:val="none" w:sz="0" w:space="0" w:color="auto"/>
                    <w:right w:val="none" w:sz="0" w:space="0" w:color="auto"/>
                  </w:divBdr>
                </w:div>
                <w:div w:id="191304722">
                  <w:marLeft w:val="0"/>
                  <w:marRight w:val="0"/>
                  <w:marTop w:val="0"/>
                  <w:marBottom w:val="0"/>
                  <w:divBdr>
                    <w:top w:val="none" w:sz="0" w:space="0" w:color="auto"/>
                    <w:left w:val="none" w:sz="0" w:space="0" w:color="auto"/>
                    <w:bottom w:val="none" w:sz="0" w:space="0" w:color="auto"/>
                    <w:right w:val="none" w:sz="0" w:space="0" w:color="auto"/>
                  </w:divBdr>
                </w:div>
                <w:div w:id="191498804">
                  <w:marLeft w:val="0"/>
                  <w:marRight w:val="0"/>
                  <w:marTop w:val="0"/>
                  <w:marBottom w:val="0"/>
                  <w:divBdr>
                    <w:top w:val="none" w:sz="0" w:space="0" w:color="auto"/>
                    <w:left w:val="none" w:sz="0" w:space="0" w:color="auto"/>
                    <w:bottom w:val="none" w:sz="0" w:space="0" w:color="auto"/>
                    <w:right w:val="none" w:sz="0" w:space="0" w:color="auto"/>
                  </w:divBdr>
                </w:div>
                <w:div w:id="192302510">
                  <w:marLeft w:val="0"/>
                  <w:marRight w:val="0"/>
                  <w:marTop w:val="0"/>
                  <w:marBottom w:val="0"/>
                  <w:divBdr>
                    <w:top w:val="none" w:sz="0" w:space="0" w:color="auto"/>
                    <w:left w:val="none" w:sz="0" w:space="0" w:color="auto"/>
                    <w:bottom w:val="none" w:sz="0" w:space="0" w:color="auto"/>
                    <w:right w:val="none" w:sz="0" w:space="0" w:color="auto"/>
                  </w:divBdr>
                </w:div>
                <w:div w:id="194580445">
                  <w:marLeft w:val="0"/>
                  <w:marRight w:val="0"/>
                  <w:marTop w:val="0"/>
                  <w:marBottom w:val="0"/>
                  <w:divBdr>
                    <w:top w:val="none" w:sz="0" w:space="0" w:color="auto"/>
                    <w:left w:val="none" w:sz="0" w:space="0" w:color="auto"/>
                    <w:bottom w:val="none" w:sz="0" w:space="0" w:color="auto"/>
                    <w:right w:val="none" w:sz="0" w:space="0" w:color="auto"/>
                  </w:divBdr>
                </w:div>
                <w:div w:id="195773707">
                  <w:marLeft w:val="0"/>
                  <w:marRight w:val="0"/>
                  <w:marTop w:val="0"/>
                  <w:marBottom w:val="0"/>
                  <w:divBdr>
                    <w:top w:val="none" w:sz="0" w:space="0" w:color="auto"/>
                    <w:left w:val="none" w:sz="0" w:space="0" w:color="auto"/>
                    <w:bottom w:val="none" w:sz="0" w:space="0" w:color="auto"/>
                    <w:right w:val="none" w:sz="0" w:space="0" w:color="auto"/>
                  </w:divBdr>
                </w:div>
                <w:div w:id="198058377">
                  <w:marLeft w:val="0"/>
                  <w:marRight w:val="0"/>
                  <w:marTop w:val="0"/>
                  <w:marBottom w:val="0"/>
                  <w:divBdr>
                    <w:top w:val="none" w:sz="0" w:space="0" w:color="auto"/>
                    <w:left w:val="none" w:sz="0" w:space="0" w:color="auto"/>
                    <w:bottom w:val="none" w:sz="0" w:space="0" w:color="auto"/>
                    <w:right w:val="none" w:sz="0" w:space="0" w:color="auto"/>
                  </w:divBdr>
                </w:div>
                <w:div w:id="201939161">
                  <w:marLeft w:val="0"/>
                  <w:marRight w:val="0"/>
                  <w:marTop w:val="0"/>
                  <w:marBottom w:val="0"/>
                  <w:divBdr>
                    <w:top w:val="none" w:sz="0" w:space="0" w:color="auto"/>
                    <w:left w:val="none" w:sz="0" w:space="0" w:color="auto"/>
                    <w:bottom w:val="none" w:sz="0" w:space="0" w:color="auto"/>
                    <w:right w:val="none" w:sz="0" w:space="0" w:color="auto"/>
                  </w:divBdr>
                </w:div>
                <w:div w:id="203300664">
                  <w:marLeft w:val="0"/>
                  <w:marRight w:val="0"/>
                  <w:marTop w:val="0"/>
                  <w:marBottom w:val="0"/>
                  <w:divBdr>
                    <w:top w:val="none" w:sz="0" w:space="0" w:color="auto"/>
                    <w:left w:val="none" w:sz="0" w:space="0" w:color="auto"/>
                    <w:bottom w:val="none" w:sz="0" w:space="0" w:color="auto"/>
                    <w:right w:val="none" w:sz="0" w:space="0" w:color="auto"/>
                  </w:divBdr>
                </w:div>
                <w:div w:id="205534429">
                  <w:marLeft w:val="0"/>
                  <w:marRight w:val="0"/>
                  <w:marTop w:val="0"/>
                  <w:marBottom w:val="0"/>
                  <w:divBdr>
                    <w:top w:val="none" w:sz="0" w:space="0" w:color="auto"/>
                    <w:left w:val="none" w:sz="0" w:space="0" w:color="auto"/>
                    <w:bottom w:val="none" w:sz="0" w:space="0" w:color="auto"/>
                    <w:right w:val="none" w:sz="0" w:space="0" w:color="auto"/>
                  </w:divBdr>
                </w:div>
                <w:div w:id="206139179">
                  <w:marLeft w:val="0"/>
                  <w:marRight w:val="0"/>
                  <w:marTop w:val="0"/>
                  <w:marBottom w:val="0"/>
                  <w:divBdr>
                    <w:top w:val="none" w:sz="0" w:space="0" w:color="auto"/>
                    <w:left w:val="none" w:sz="0" w:space="0" w:color="auto"/>
                    <w:bottom w:val="none" w:sz="0" w:space="0" w:color="auto"/>
                    <w:right w:val="none" w:sz="0" w:space="0" w:color="auto"/>
                  </w:divBdr>
                </w:div>
                <w:div w:id="207424610">
                  <w:marLeft w:val="0"/>
                  <w:marRight w:val="0"/>
                  <w:marTop w:val="0"/>
                  <w:marBottom w:val="0"/>
                  <w:divBdr>
                    <w:top w:val="none" w:sz="0" w:space="0" w:color="auto"/>
                    <w:left w:val="none" w:sz="0" w:space="0" w:color="auto"/>
                    <w:bottom w:val="none" w:sz="0" w:space="0" w:color="auto"/>
                    <w:right w:val="none" w:sz="0" w:space="0" w:color="auto"/>
                  </w:divBdr>
                </w:div>
                <w:div w:id="207881552">
                  <w:marLeft w:val="0"/>
                  <w:marRight w:val="0"/>
                  <w:marTop w:val="0"/>
                  <w:marBottom w:val="0"/>
                  <w:divBdr>
                    <w:top w:val="none" w:sz="0" w:space="0" w:color="auto"/>
                    <w:left w:val="none" w:sz="0" w:space="0" w:color="auto"/>
                    <w:bottom w:val="none" w:sz="0" w:space="0" w:color="auto"/>
                    <w:right w:val="none" w:sz="0" w:space="0" w:color="auto"/>
                  </w:divBdr>
                </w:div>
                <w:div w:id="208030461">
                  <w:marLeft w:val="0"/>
                  <w:marRight w:val="0"/>
                  <w:marTop w:val="0"/>
                  <w:marBottom w:val="0"/>
                  <w:divBdr>
                    <w:top w:val="none" w:sz="0" w:space="0" w:color="auto"/>
                    <w:left w:val="none" w:sz="0" w:space="0" w:color="auto"/>
                    <w:bottom w:val="none" w:sz="0" w:space="0" w:color="auto"/>
                    <w:right w:val="none" w:sz="0" w:space="0" w:color="auto"/>
                  </w:divBdr>
                </w:div>
                <w:div w:id="210507394">
                  <w:marLeft w:val="0"/>
                  <w:marRight w:val="0"/>
                  <w:marTop w:val="0"/>
                  <w:marBottom w:val="0"/>
                  <w:divBdr>
                    <w:top w:val="none" w:sz="0" w:space="0" w:color="auto"/>
                    <w:left w:val="none" w:sz="0" w:space="0" w:color="auto"/>
                    <w:bottom w:val="none" w:sz="0" w:space="0" w:color="auto"/>
                    <w:right w:val="none" w:sz="0" w:space="0" w:color="auto"/>
                  </w:divBdr>
                </w:div>
                <w:div w:id="212884218">
                  <w:marLeft w:val="0"/>
                  <w:marRight w:val="0"/>
                  <w:marTop w:val="0"/>
                  <w:marBottom w:val="0"/>
                  <w:divBdr>
                    <w:top w:val="none" w:sz="0" w:space="0" w:color="auto"/>
                    <w:left w:val="none" w:sz="0" w:space="0" w:color="auto"/>
                    <w:bottom w:val="none" w:sz="0" w:space="0" w:color="auto"/>
                    <w:right w:val="none" w:sz="0" w:space="0" w:color="auto"/>
                  </w:divBdr>
                </w:div>
                <w:div w:id="219173087">
                  <w:marLeft w:val="0"/>
                  <w:marRight w:val="0"/>
                  <w:marTop w:val="0"/>
                  <w:marBottom w:val="0"/>
                  <w:divBdr>
                    <w:top w:val="none" w:sz="0" w:space="0" w:color="auto"/>
                    <w:left w:val="none" w:sz="0" w:space="0" w:color="auto"/>
                    <w:bottom w:val="none" w:sz="0" w:space="0" w:color="auto"/>
                    <w:right w:val="none" w:sz="0" w:space="0" w:color="auto"/>
                  </w:divBdr>
                </w:div>
                <w:div w:id="219631052">
                  <w:marLeft w:val="0"/>
                  <w:marRight w:val="0"/>
                  <w:marTop w:val="0"/>
                  <w:marBottom w:val="0"/>
                  <w:divBdr>
                    <w:top w:val="none" w:sz="0" w:space="0" w:color="auto"/>
                    <w:left w:val="none" w:sz="0" w:space="0" w:color="auto"/>
                    <w:bottom w:val="none" w:sz="0" w:space="0" w:color="auto"/>
                    <w:right w:val="none" w:sz="0" w:space="0" w:color="auto"/>
                  </w:divBdr>
                </w:div>
                <w:div w:id="223565112">
                  <w:marLeft w:val="0"/>
                  <w:marRight w:val="0"/>
                  <w:marTop w:val="0"/>
                  <w:marBottom w:val="0"/>
                  <w:divBdr>
                    <w:top w:val="none" w:sz="0" w:space="0" w:color="auto"/>
                    <w:left w:val="none" w:sz="0" w:space="0" w:color="auto"/>
                    <w:bottom w:val="none" w:sz="0" w:space="0" w:color="auto"/>
                    <w:right w:val="none" w:sz="0" w:space="0" w:color="auto"/>
                  </w:divBdr>
                </w:div>
                <w:div w:id="224144202">
                  <w:marLeft w:val="0"/>
                  <w:marRight w:val="0"/>
                  <w:marTop w:val="0"/>
                  <w:marBottom w:val="0"/>
                  <w:divBdr>
                    <w:top w:val="none" w:sz="0" w:space="0" w:color="auto"/>
                    <w:left w:val="none" w:sz="0" w:space="0" w:color="auto"/>
                    <w:bottom w:val="none" w:sz="0" w:space="0" w:color="auto"/>
                    <w:right w:val="none" w:sz="0" w:space="0" w:color="auto"/>
                  </w:divBdr>
                </w:div>
                <w:div w:id="227763025">
                  <w:marLeft w:val="0"/>
                  <w:marRight w:val="0"/>
                  <w:marTop w:val="0"/>
                  <w:marBottom w:val="0"/>
                  <w:divBdr>
                    <w:top w:val="none" w:sz="0" w:space="0" w:color="auto"/>
                    <w:left w:val="none" w:sz="0" w:space="0" w:color="auto"/>
                    <w:bottom w:val="none" w:sz="0" w:space="0" w:color="auto"/>
                    <w:right w:val="none" w:sz="0" w:space="0" w:color="auto"/>
                  </w:divBdr>
                </w:div>
                <w:div w:id="231621014">
                  <w:marLeft w:val="0"/>
                  <w:marRight w:val="0"/>
                  <w:marTop w:val="0"/>
                  <w:marBottom w:val="0"/>
                  <w:divBdr>
                    <w:top w:val="none" w:sz="0" w:space="0" w:color="auto"/>
                    <w:left w:val="none" w:sz="0" w:space="0" w:color="auto"/>
                    <w:bottom w:val="none" w:sz="0" w:space="0" w:color="auto"/>
                    <w:right w:val="none" w:sz="0" w:space="0" w:color="auto"/>
                  </w:divBdr>
                </w:div>
                <w:div w:id="234437964">
                  <w:marLeft w:val="0"/>
                  <w:marRight w:val="0"/>
                  <w:marTop w:val="0"/>
                  <w:marBottom w:val="0"/>
                  <w:divBdr>
                    <w:top w:val="none" w:sz="0" w:space="0" w:color="auto"/>
                    <w:left w:val="none" w:sz="0" w:space="0" w:color="auto"/>
                    <w:bottom w:val="none" w:sz="0" w:space="0" w:color="auto"/>
                    <w:right w:val="none" w:sz="0" w:space="0" w:color="auto"/>
                  </w:divBdr>
                </w:div>
                <w:div w:id="234626882">
                  <w:marLeft w:val="0"/>
                  <w:marRight w:val="0"/>
                  <w:marTop w:val="0"/>
                  <w:marBottom w:val="0"/>
                  <w:divBdr>
                    <w:top w:val="none" w:sz="0" w:space="0" w:color="auto"/>
                    <w:left w:val="none" w:sz="0" w:space="0" w:color="auto"/>
                    <w:bottom w:val="none" w:sz="0" w:space="0" w:color="auto"/>
                    <w:right w:val="none" w:sz="0" w:space="0" w:color="auto"/>
                  </w:divBdr>
                </w:div>
                <w:div w:id="237985099">
                  <w:marLeft w:val="0"/>
                  <w:marRight w:val="0"/>
                  <w:marTop w:val="0"/>
                  <w:marBottom w:val="0"/>
                  <w:divBdr>
                    <w:top w:val="none" w:sz="0" w:space="0" w:color="auto"/>
                    <w:left w:val="none" w:sz="0" w:space="0" w:color="auto"/>
                    <w:bottom w:val="none" w:sz="0" w:space="0" w:color="auto"/>
                    <w:right w:val="none" w:sz="0" w:space="0" w:color="auto"/>
                  </w:divBdr>
                </w:div>
                <w:div w:id="238372266">
                  <w:marLeft w:val="0"/>
                  <w:marRight w:val="0"/>
                  <w:marTop w:val="0"/>
                  <w:marBottom w:val="0"/>
                  <w:divBdr>
                    <w:top w:val="none" w:sz="0" w:space="0" w:color="auto"/>
                    <w:left w:val="none" w:sz="0" w:space="0" w:color="auto"/>
                    <w:bottom w:val="none" w:sz="0" w:space="0" w:color="auto"/>
                    <w:right w:val="none" w:sz="0" w:space="0" w:color="auto"/>
                  </w:divBdr>
                </w:div>
                <w:div w:id="239293677">
                  <w:marLeft w:val="0"/>
                  <w:marRight w:val="0"/>
                  <w:marTop w:val="0"/>
                  <w:marBottom w:val="0"/>
                  <w:divBdr>
                    <w:top w:val="none" w:sz="0" w:space="0" w:color="auto"/>
                    <w:left w:val="none" w:sz="0" w:space="0" w:color="auto"/>
                    <w:bottom w:val="none" w:sz="0" w:space="0" w:color="auto"/>
                    <w:right w:val="none" w:sz="0" w:space="0" w:color="auto"/>
                  </w:divBdr>
                </w:div>
                <w:div w:id="239680652">
                  <w:marLeft w:val="0"/>
                  <w:marRight w:val="0"/>
                  <w:marTop w:val="0"/>
                  <w:marBottom w:val="0"/>
                  <w:divBdr>
                    <w:top w:val="none" w:sz="0" w:space="0" w:color="auto"/>
                    <w:left w:val="none" w:sz="0" w:space="0" w:color="auto"/>
                    <w:bottom w:val="none" w:sz="0" w:space="0" w:color="auto"/>
                    <w:right w:val="none" w:sz="0" w:space="0" w:color="auto"/>
                  </w:divBdr>
                </w:div>
                <w:div w:id="240992407">
                  <w:marLeft w:val="0"/>
                  <w:marRight w:val="0"/>
                  <w:marTop w:val="0"/>
                  <w:marBottom w:val="0"/>
                  <w:divBdr>
                    <w:top w:val="none" w:sz="0" w:space="0" w:color="auto"/>
                    <w:left w:val="none" w:sz="0" w:space="0" w:color="auto"/>
                    <w:bottom w:val="none" w:sz="0" w:space="0" w:color="auto"/>
                    <w:right w:val="none" w:sz="0" w:space="0" w:color="auto"/>
                  </w:divBdr>
                </w:div>
                <w:div w:id="251860184">
                  <w:marLeft w:val="0"/>
                  <w:marRight w:val="0"/>
                  <w:marTop w:val="0"/>
                  <w:marBottom w:val="0"/>
                  <w:divBdr>
                    <w:top w:val="none" w:sz="0" w:space="0" w:color="auto"/>
                    <w:left w:val="none" w:sz="0" w:space="0" w:color="auto"/>
                    <w:bottom w:val="none" w:sz="0" w:space="0" w:color="auto"/>
                    <w:right w:val="none" w:sz="0" w:space="0" w:color="auto"/>
                  </w:divBdr>
                </w:div>
                <w:div w:id="252859767">
                  <w:marLeft w:val="0"/>
                  <w:marRight w:val="0"/>
                  <w:marTop w:val="0"/>
                  <w:marBottom w:val="0"/>
                  <w:divBdr>
                    <w:top w:val="none" w:sz="0" w:space="0" w:color="auto"/>
                    <w:left w:val="none" w:sz="0" w:space="0" w:color="auto"/>
                    <w:bottom w:val="none" w:sz="0" w:space="0" w:color="auto"/>
                    <w:right w:val="none" w:sz="0" w:space="0" w:color="auto"/>
                  </w:divBdr>
                </w:div>
                <w:div w:id="258803177">
                  <w:marLeft w:val="0"/>
                  <w:marRight w:val="0"/>
                  <w:marTop w:val="0"/>
                  <w:marBottom w:val="0"/>
                  <w:divBdr>
                    <w:top w:val="none" w:sz="0" w:space="0" w:color="auto"/>
                    <w:left w:val="none" w:sz="0" w:space="0" w:color="auto"/>
                    <w:bottom w:val="none" w:sz="0" w:space="0" w:color="auto"/>
                    <w:right w:val="none" w:sz="0" w:space="0" w:color="auto"/>
                  </w:divBdr>
                </w:div>
                <w:div w:id="260721806">
                  <w:marLeft w:val="0"/>
                  <w:marRight w:val="0"/>
                  <w:marTop w:val="0"/>
                  <w:marBottom w:val="0"/>
                  <w:divBdr>
                    <w:top w:val="none" w:sz="0" w:space="0" w:color="auto"/>
                    <w:left w:val="none" w:sz="0" w:space="0" w:color="auto"/>
                    <w:bottom w:val="none" w:sz="0" w:space="0" w:color="auto"/>
                    <w:right w:val="none" w:sz="0" w:space="0" w:color="auto"/>
                  </w:divBdr>
                </w:div>
                <w:div w:id="261305593">
                  <w:marLeft w:val="0"/>
                  <w:marRight w:val="0"/>
                  <w:marTop w:val="0"/>
                  <w:marBottom w:val="0"/>
                  <w:divBdr>
                    <w:top w:val="none" w:sz="0" w:space="0" w:color="auto"/>
                    <w:left w:val="none" w:sz="0" w:space="0" w:color="auto"/>
                    <w:bottom w:val="none" w:sz="0" w:space="0" w:color="auto"/>
                    <w:right w:val="none" w:sz="0" w:space="0" w:color="auto"/>
                  </w:divBdr>
                </w:div>
                <w:div w:id="262567016">
                  <w:marLeft w:val="0"/>
                  <w:marRight w:val="0"/>
                  <w:marTop w:val="0"/>
                  <w:marBottom w:val="0"/>
                  <w:divBdr>
                    <w:top w:val="none" w:sz="0" w:space="0" w:color="auto"/>
                    <w:left w:val="none" w:sz="0" w:space="0" w:color="auto"/>
                    <w:bottom w:val="none" w:sz="0" w:space="0" w:color="auto"/>
                    <w:right w:val="none" w:sz="0" w:space="0" w:color="auto"/>
                  </w:divBdr>
                </w:div>
                <w:div w:id="263342196">
                  <w:marLeft w:val="0"/>
                  <w:marRight w:val="0"/>
                  <w:marTop w:val="0"/>
                  <w:marBottom w:val="0"/>
                  <w:divBdr>
                    <w:top w:val="none" w:sz="0" w:space="0" w:color="auto"/>
                    <w:left w:val="none" w:sz="0" w:space="0" w:color="auto"/>
                    <w:bottom w:val="none" w:sz="0" w:space="0" w:color="auto"/>
                    <w:right w:val="none" w:sz="0" w:space="0" w:color="auto"/>
                  </w:divBdr>
                </w:div>
                <w:div w:id="263344337">
                  <w:marLeft w:val="0"/>
                  <w:marRight w:val="0"/>
                  <w:marTop w:val="0"/>
                  <w:marBottom w:val="0"/>
                  <w:divBdr>
                    <w:top w:val="none" w:sz="0" w:space="0" w:color="auto"/>
                    <w:left w:val="none" w:sz="0" w:space="0" w:color="auto"/>
                    <w:bottom w:val="none" w:sz="0" w:space="0" w:color="auto"/>
                    <w:right w:val="none" w:sz="0" w:space="0" w:color="auto"/>
                  </w:divBdr>
                </w:div>
                <w:div w:id="274484330">
                  <w:marLeft w:val="0"/>
                  <w:marRight w:val="0"/>
                  <w:marTop w:val="0"/>
                  <w:marBottom w:val="0"/>
                  <w:divBdr>
                    <w:top w:val="none" w:sz="0" w:space="0" w:color="auto"/>
                    <w:left w:val="none" w:sz="0" w:space="0" w:color="auto"/>
                    <w:bottom w:val="none" w:sz="0" w:space="0" w:color="auto"/>
                    <w:right w:val="none" w:sz="0" w:space="0" w:color="auto"/>
                  </w:divBdr>
                </w:div>
                <w:div w:id="274755677">
                  <w:marLeft w:val="0"/>
                  <w:marRight w:val="0"/>
                  <w:marTop w:val="0"/>
                  <w:marBottom w:val="0"/>
                  <w:divBdr>
                    <w:top w:val="none" w:sz="0" w:space="0" w:color="auto"/>
                    <w:left w:val="none" w:sz="0" w:space="0" w:color="auto"/>
                    <w:bottom w:val="none" w:sz="0" w:space="0" w:color="auto"/>
                    <w:right w:val="none" w:sz="0" w:space="0" w:color="auto"/>
                  </w:divBdr>
                </w:div>
                <w:div w:id="278608905">
                  <w:marLeft w:val="0"/>
                  <w:marRight w:val="0"/>
                  <w:marTop w:val="0"/>
                  <w:marBottom w:val="0"/>
                  <w:divBdr>
                    <w:top w:val="none" w:sz="0" w:space="0" w:color="auto"/>
                    <w:left w:val="none" w:sz="0" w:space="0" w:color="auto"/>
                    <w:bottom w:val="none" w:sz="0" w:space="0" w:color="auto"/>
                    <w:right w:val="none" w:sz="0" w:space="0" w:color="auto"/>
                  </w:divBdr>
                </w:div>
                <w:div w:id="279652751">
                  <w:marLeft w:val="0"/>
                  <w:marRight w:val="0"/>
                  <w:marTop w:val="0"/>
                  <w:marBottom w:val="0"/>
                  <w:divBdr>
                    <w:top w:val="none" w:sz="0" w:space="0" w:color="auto"/>
                    <w:left w:val="none" w:sz="0" w:space="0" w:color="auto"/>
                    <w:bottom w:val="none" w:sz="0" w:space="0" w:color="auto"/>
                    <w:right w:val="none" w:sz="0" w:space="0" w:color="auto"/>
                  </w:divBdr>
                </w:div>
                <w:div w:id="280301726">
                  <w:marLeft w:val="0"/>
                  <w:marRight w:val="0"/>
                  <w:marTop w:val="0"/>
                  <w:marBottom w:val="0"/>
                  <w:divBdr>
                    <w:top w:val="none" w:sz="0" w:space="0" w:color="auto"/>
                    <w:left w:val="none" w:sz="0" w:space="0" w:color="auto"/>
                    <w:bottom w:val="none" w:sz="0" w:space="0" w:color="auto"/>
                    <w:right w:val="none" w:sz="0" w:space="0" w:color="auto"/>
                  </w:divBdr>
                </w:div>
                <w:div w:id="282426141">
                  <w:marLeft w:val="0"/>
                  <w:marRight w:val="0"/>
                  <w:marTop w:val="0"/>
                  <w:marBottom w:val="0"/>
                  <w:divBdr>
                    <w:top w:val="none" w:sz="0" w:space="0" w:color="auto"/>
                    <w:left w:val="none" w:sz="0" w:space="0" w:color="auto"/>
                    <w:bottom w:val="none" w:sz="0" w:space="0" w:color="auto"/>
                    <w:right w:val="none" w:sz="0" w:space="0" w:color="auto"/>
                  </w:divBdr>
                </w:div>
                <w:div w:id="284434202">
                  <w:marLeft w:val="0"/>
                  <w:marRight w:val="0"/>
                  <w:marTop w:val="0"/>
                  <w:marBottom w:val="0"/>
                  <w:divBdr>
                    <w:top w:val="none" w:sz="0" w:space="0" w:color="auto"/>
                    <w:left w:val="none" w:sz="0" w:space="0" w:color="auto"/>
                    <w:bottom w:val="none" w:sz="0" w:space="0" w:color="auto"/>
                    <w:right w:val="none" w:sz="0" w:space="0" w:color="auto"/>
                  </w:divBdr>
                </w:div>
                <w:div w:id="286743300">
                  <w:marLeft w:val="0"/>
                  <w:marRight w:val="0"/>
                  <w:marTop w:val="0"/>
                  <w:marBottom w:val="0"/>
                  <w:divBdr>
                    <w:top w:val="none" w:sz="0" w:space="0" w:color="auto"/>
                    <w:left w:val="none" w:sz="0" w:space="0" w:color="auto"/>
                    <w:bottom w:val="none" w:sz="0" w:space="0" w:color="auto"/>
                    <w:right w:val="none" w:sz="0" w:space="0" w:color="auto"/>
                  </w:divBdr>
                </w:div>
                <w:div w:id="287978519">
                  <w:marLeft w:val="0"/>
                  <w:marRight w:val="0"/>
                  <w:marTop w:val="0"/>
                  <w:marBottom w:val="0"/>
                  <w:divBdr>
                    <w:top w:val="none" w:sz="0" w:space="0" w:color="auto"/>
                    <w:left w:val="none" w:sz="0" w:space="0" w:color="auto"/>
                    <w:bottom w:val="none" w:sz="0" w:space="0" w:color="auto"/>
                    <w:right w:val="none" w:sz="0" w:space="0" w:color="auto"/>
                  </w:divBdr>
                </w:div>
                <w:div w:id="288895446">
                  <w:marLeft w:val="0"/>
                  <w:marRight w:val="0"/>
                  <w:marTop w:val="0"/>
                  <w:marBottom w:val="0"/>
                  <w:divBdr>
                    <w:top w:val="none" w:sz="0" w:space="0" w:color="auto"/>
                    <w:left w:val="none" w:sz="0" w:space="0" w:color="auto"/>
                    <w:bottom w:val="none" w:sz="0" w:space="0" w:color="auto"/>
                    <w:right w:val="none" w:sz="0" w:space="0" w:color="auto"/>
                  </w:divBdr>
                </w:div>
                <w:div w:id="289291652">
                  <w:marLeft w:val="0"/>
                  <w:marRight w:val="0"/>
                  <w:marTop w:val="0"/>
                  <w:marBottom w:val="0"/>
                  <w:divBdr>
                    <w:top w:val="none" w:sz="0" w:space="0" w:color="auto"/>
                    <w:left w:val="none" w:sz="0" w:space="0" w:color="auto"/>
                    <w:bottom w:val="none" w:sz="0" w:space="0" w:color="auto"/>
                    <w:right w:val="none" w:sz="0" w:space="0" w:color="auto"/>
                  </w:divBdr>
                </w:div>
                <w:div w:id="289433141">
                  <w:marLeft w:val="0"/>
                  <w:marRight w:val="0"/>
                  <w:marTop w:val="0"/>
                  <w:marBottom w:val="0"/>
                  <w:divBdr>
                    <w:top w:val="none" w:sz="0" w:space="0" w:color="auto"/>
                    <w:left w:val="none" w:sz="0" w:space="0" w:color="auto"/>
                    <w:bottom w:val="none" w:sz="0" w:space="0" w:color="auto"/>
                    <w:right w:val="none" w:sz="0" w:space="0" w:color="auto"/>
                  </w:divBdr>
                </w:div>
                <w:div w:id="293682477">
                  <w:marLeft w:val="0"/>
                  <w:marRight w:val="0"/>
                  <w:marTop w:val="0"/>
                  <w:marBottom w:val="0"/>
                  <w:divBdr>
                    <w:top w:val="none" w:sz="0" w:space="0" w:color="auto"/>
                    <w:left w:val="none" w:sz="0" w:space="0" w:color="auto"/>
                    <w:bottom w:val="none" w:sz="0" w:space="0" w:color="auto"/>
                    <w:right w:val="none" w:sz="0" w:space="0" w:color="auto"/>
                  </w:divBdr>
                </w:div>
                <w:div w:id="294526856">
                  <w:marLeft w:val="0"/>
                  <w:marRight w:val="0"/>
                  <w:marTop w:val="0"/>
                  <w:marBottom w:val="0"/>
                  <w:divBdr>
                    <w:top w:val="none" w:sz="0" w:space="0" w:color="auto"/>
                    <w:left w:val="none" w:sz="0" w:space="0" w:color="auto"/>
                    <w:bottom w:val="none" w:sz="0" w:space="0" w:color="auto"/>
                    <w:right w:val="none" w:sz="0" w:space="0" w:color="auto"/>
                  </w:divBdr>
                </w:div>
                <w:div w:id="296179627">
                  <w:marLeft w:val="0"/>
                  <w:marRight w:val="0"/>
                  <w:marTop w:val="0"/>
                  <w:marBottom w:val="0"/>
                  <w:divBdr>
                    <w:top w:val="none" w:sz="0" w:space="0" w:color="auto"/>
                    <w:left w:val="none" w:sz="0" w:space="0" w:color="auto"/>
                    <w:bottom w:val="none" w:sz="0" w:space="0" w:color="auto"/>
                    <w:right w:val="none" w:sz="0" w:space="0" w:color="auto"/>
                  </w:divBdr>
                </w:div>
                <w:div w:id="297154162">
                  <w:marLeft w:val="0"/>
                  <w:marRight w:val="0"/>
                  <w:marTop w:val="0"/>
                  <w:marBottom w:val="0"/>
                  <w:divBdr>
                    <w:top w:val="none" w:sz="0" w:space="0" w:color="auto"/>
                    <w:left w:val="none" w:sz="0" w:space="0" w:color="auto"/>
                    <w:bottom w:val="none" w:sz="0" w:space="0" w:color="auto"/>
                    <w:right w:val="none" w:sz="0" w:space="0" w:color="auto"/>
                  </w:divBdr>
                </w:div>
                <w:div w:id="299002136">
                  <w:marLeft w:val="0"/>
                  <w:marRight w:val="0"/>
                  <w:marTop w:val="0"/>
                  <w:marBottom w:val="0"/>
                  <w:divBdr>
                    <w:top w:val="none" w:sz="0" w:space="0" w:color="auto"/>
                    <w:left w:val="none" w:sz="0" w:space="0" w:color="auto"/>
                    <w:bottom w:val="none" w:sz="0" w:space="0" w:color="auto"/>
                    <w:right w:val="none" w:sz="0" w:space="0" w:color="auto"/>
                  </w:divBdr>
                </w:div>
                <w:div w:id="300967409">
                  <w:marLeft w:val="0"/>
                  <w:marRight w:val="0"/>
                  <w:marTop w:val="0"/>
                  <w:marBottom w:val="0"/>
                  <w:divBdr>
                    <w:top w:val="none" w:sz="0" w:space="0" w:color="auto"/>
                    <w:left w:val="none" w:sz="0" w:space="0" w:color="auto"/>
                    <w:bottom w:val="none" w:sz="0" w:space="0" w:color="auto"/>
                    <w:right w:val="none" w:sz="0" w:space="0" w:color="auto"/>
                  </w:divBdr>
                </w:div>
                <w:div w:id="302664894">
                  <w:marLeft w:val="0"/>
                  <w:marRight w:val="0"/>
                  <w:marTop w:val="0"/>
                  <w:marBottom w:val="0"/>
                  <w:divBdr>
                    <w:top w:val="none" w:sz="0" w:space="0" w:color="auto"/>
                    <w:left w:val="none" w:sz="0" w:space="0" w:color="auto"/>
                    <w:bottom w:val="none" w:sz="0" w:space="0" w:color="auto"/>
                    <w:right w:val="none" w:sz="0" w:space="0" w:color="auto"/>
                  </w:divBdr>
                </w:div>
                <w:div w:id="303891217">
                  <w:marLeft w:val="0"/>
                  <w:marRight w:val="0"/>
                  <w:marTop w:val="0"/>
                  <w:marBottom w:val="0"/>
                  <w:divBdr>
                    <w:top w:val="none" w:sz="0" w:space="0" w:color="auto"/>
                    <w:left w:val="none" w:sz="0" w:space="0" w:color="auto"/>
                    <w:bottom w:val="none" w:sz="0" w:space="0" w:color="auto"/>
                    <w:right w:val="none" w:sz="0" w:space="0" w:color="auto"/>
                  </w:divBdr>
                </w:div>
                <w:div w:id="308483722">
                  <w:marLeft w:val="0"/>
                  <w:marRight w:val="0"/>
                  <w:marTop w:val="0"/>
                  <w:marBottom w:val="0"/>
                  <w:divBdr>
                    <w:top w:val="none" w:sz="0" w:space="0" w:color="auto"/>
                    <w:left w:val="none" w:sz="0" w:space="0" w:color="auto"/>
                    <w:bottom w:val="none" w:sz="0" w:space="0" w:color="auto"/>
                    <w:right w:val="none" w:sz="0" w:space="0" w:color="auto"/>
                  </w:divBdr>
                </w:div>
                <w:div w:id="310673095">
                  <w:marLeft w:val="0"/>
                  <w:marRight w:val="0"/>
                  <w:marTop w:val="0"/>
                  <w:marBottom w:val="0"/>
                  <w:divBdr>
                    <w:top w:val="none" w:sz="0" w:space="0" w:color="auto"/>
                    <w:left w:val="none" w:sz="0" w:space="0" w:color="auto"/>
                    <w:bottom w:val="none" w:sz="0" w:space="0" w:color="auto"/>
                    <w:right w:val="none" w:sz="0" w:space="0" w:color="auto"/>
                  </w:divBdr>
                </w:div>
                <w:div w:id="315770525">
                  <w:marLeft w:val="0"/>
                  <w:marRight w:val="0"/>
                  <w:marTop w:val="0"/>
                  <w:marBottom w:val="0"/>
                  <w:divBdr>
                    <w:top w:val="none" w:sz="0" w:space="0" w:color="auto"/>
                    <w:left w:val="none" w:sz="0" w:space="0" w:color="auto"/>
                    <w:bottom w:val="none" w:sz="0" w:space="0" w:color="auto"/>
                    <w:right w:val="none" w:sz="0" w:space="0" w:color="auto"/>
                  </w:divBdr>
                </w:div>
                <w:div w:id="316612137">
                  <w:marLeft w:val="0"/>
                  <w:marRight w:val="0"/>
                  <w:marTop w:val="0"/>
                  <w:marBottom w:val="0"/>
                  <w:divBdr>
                    <w:top w:val="none" w:sz="0" w:space="0" w:color="auto"/>
                    <w:left w:val="none" w:sz="0" w:space="0" w:color="auto"/>
                    <w:bottom w:val="none" w:sz="0" w:space="0" w:color="auto"/>
                    <w:right w:val="none" w:sz="0" w:space="0" w:color="auto"/>
                  </w:divBdr>
                </w:div>
                <w:div w:id="317923132">
                  <w:marLeft w:val="0"/>
                  <w:marRight w:val="0"/>
                  <w:marTop w:val="0"/>
                  <w:marBottom w:val="0"/>
                  <w:divBdr>
                    <w:top w:val="none" w:sz="0" w:space="0" w:color="auto"/>
                    <w:left w:val="none" w:sz="0" w:space="0" w:color="auto"/>
                    <w:bottom w:val="none" w:sz="0" w:space="0" w:color="auto"/>
                    <w:right w:val="none" w:sz="0" w:space="0" w:color="auto"/>
                  </w:divBdr>
                </w:div>
                <w:div w:id="319384519">
                  <w:marLeft w:val="0"/>
                  <w:marRight w:val="0"/>
                  <w:marTop w:val="0"/>
                  <w:marBottom w:val="0"/>
                  <w:divBdr>
                    <w:top w:val="none" w:sz="0" w:space="0" w:color="auto"/>
                    <w:left w:val="none" w:sz="0" w:space="0" w:color="auto"/>
                    <w:bottom w:val="none" w:sz="0" w:space="0" w:color="auto"/>
                    <w:right w:val="none" w:sz="0" w:space="0" w:color="auto"/>
                  </w:divBdr>
                </w:div>
                <w:div w:id="320089200">
                  <w:marLeft w:val="0"/>
                  <w:marRight w:val="0"/>
                  <w:marTop w:val="0"/>
                  <w:marBottom w:val="0"/>
                  <w:divBdr>
                    <w:top w:val="none" w:sz="0" w:space="0" w:color="auto"/>
                    <w:left w:val="none" w:sz="0" w:space="0" w:color="auto"/>
                    <w:bottom w:val="none" w:sz="0" w:space="0" w:color="auto"/>
                    <w:right w:val="none" w:sz="0" w:space="0" w:color="auto"/>
                  </w:divBdr>
                </w:div>
                <w:div w:id="321544117">
                  <w:marLeft w:val="0"/>
                  <w:marRight w:val="0"/>
                  <w:marTop w:val="0"/>
                  <w:marBottom w:val="0"/>
                  <w:divBdr>
                    <w:top w:val="none" w:sz="0" w:space="0" w:color="auto"/>
                    <w:left w:val="none" w:sz="0" w:space="0" w:color="auto"/>
                    <w:bottom w:val="none" w:sz="0" w:space="0" w:color="auto"/>
                    <w:right w:val="none" w:sz="0" w:space="0" w:color="auto"/>
                  </w:divBdr>
                </w:div>
                <w:div w:id="323438311">
                  <w:marLeft w:val="0"/>
                  <w:marRight w:val="0"/>
                  <w:marTop w:val="0"/>
                  <w:marBottom w:val="0"/>
                  <w:divBdr>
                    <w:top w:val="none" w:sz="0" w:space="0" w:color="auto"/>
                    <w:left w:val="none" w:sz="0" w:space="0" w:color="auto"/>
                    <w:bottom w:val="none" w:sz="0" w:space="0" w:color="auto"/>
                    <w:right w:val="none" w:sz="0" w:space="0" w:color="auto"/>
                  </w:divBdr>
                </w:div>
                <w:div w:id="324406258">
                  <w:marLeft w:val="0"/>
                  <w:marRight w:val="0"/>
                  <w:marTop w:val="0"/>
                  <w:marBottom w:val="0"/>
                  <w:divBdr>
                    <w:top w:val="none" w:sz="0" w:space="0" w:color="auto"/>
                    <w:left w:val="none" w:sz="0" w:space="0" w:color="auto"/>
                    <w:bottom w:val="none" w:sz="0" w:space="0" w:color="auto"/>
                    <w:right w:val="none" w:sz="0" w:space="0" w:color="auto"/>
                  </w:divBdr>
                </w:div>
                <w:div w:id="325018975">
                  <w:marLeft w:val="0"/>
                  <w:marRight w:val="0"/>
                  <w:marTop w:val="0"/>
                  <w:marBottom w:val="0"/>
                  <w:divBdr>
                    <w:top w:val="none" w:sz="0" w:space="0" w:color="auto"/>
                    <w:left w:val="none" w:sz="0" w:space="0" w:color="auto"/>
                    <w:bottom w:val="none" w:sz="0" w:space="0" w:color="auto"/>
                    <w:right w:val="none" w:sz="0" w:space="0" w:color="auto"/>
                  </w:divBdr>
                </w:div>
                <w:div w:id="326712979">
                  <w:marLeft w:val="0"/>
                  <w:marRight w:val="0"/>
                  <w:marTop w:val="0"/>
                  <w:marBottom w:val="0"/>
                  <w:divBdr>
                    <w:top w:val="none" w:sz="0" w:space="0" w:color="auto"/>
                    <w:left w:val="none" w:sz="0" w:space="0" w:color="auto"/>
                    <w:bottom w:val="none" w:sz="0" w:space="0" w:color="auto"/>
                    <w:right w:val="none" w:sz="0" w:space="0" w:color="auto"/>
                  </w:divBdr>
                </w:div>
                <w:div w:id="326908294">
                  <w:marLeft w:val="0"/>
                  <w:marRight w:val="0"/>
                  <w:marTop w:val="0"/>
                  <w:marBottom w:val="0"/>
                  <w:divBdr>
                    <w:top w:val="none" w:sz="0" w:space="0" w:color="auto"/>
                    <w:left w:val="none" w:sz="0" w:space="0" w:color="auto"/>
                    <w:bottom w:val="none" w:sz="0" w:space="0" w:color="auto"/>
                    <w:right w:val="none" w:sz="0" w:space="0" w:color="auto"/>
                  </w:divBdr>
                </w:div>
                <w:div w:id="330331135">
                  <w:marLeft w:val="0"/>
                  <w:marRight w:val="0"/>
                  <w:marTop w:val="0"/>
                  <w:marBottom w:val="0"/>
                  <w:divBdr>
                    <w:top w:val="none" w:sz="0" w:space="0" w:color="auto"/>
                    <w:left w:val="none" w:sz="0" w:space="0" w:color="auto"/>
                    <w:bottom w:val="none" w:sz="0" w:space="0" w:color="auto"/>
                    <w:right w:val="none" w:sz="0" w:space="0" w:color="auto"/>
                  </w:divBdr>
                </w:div>
                <w:div w:id="334310263">
                  <w:marLeft w:val="0"/>
                  <w:marRight w:val="0"/>
                  <w:marTop w:val="0"/>
                  <w:marBottom w:val="0"/>
                  <w:divBdr>
                    <w:top w:val="none" w:sz="0" w:space="0" w:color="auto"/>
                    <w:left w:val="none" w:sz="0" w:space="0" w:color="auto"/>
                    <w:bottom w:val="none" w:sz="0" w:space="0" w:color="auto"/>
                    <w:right w:val="none" w:sz="0" w:space="0" w:color="auto"/>
                  </w:divBdr>
                </w:div>
                <w:div w:id="334847542">
                  <w:marLeft w:val="0"/>
                  <w:marRight w:val="0"/>
                  <w:marTop w:val="0"/>
                  <w:marBottom w:val="0"/>
                  <w:divBdr>
                    <w:top w:val="none" w:sz="0" w:space="0" w:color="auto"/>
                    <w:left w:val="none" w:sz="0" w:space="0" w:color="auto"/>
                    <w:bottom w:val="none" w:sz="0" w:space="0" w:color="auto"/>
                    <w:right w:val="none" w:sz="0" w:space="0" w:color="auto"/>
                  </w:divBdr>
                </w:div>
                <w:div w:id="337199251">
                  <w:marLeft w:val="0"/>
                  <w:marRight w:val="0"/>
                  <w:marTop w:val="0"/>
                  <w:marBottom w:val="0"/>
                  <w:divBdr>
                    <w:top w:val="none" w:sz="0" w:space="0" w:color="auto"/>
                    <w:left w:val="none" w:sz="0" w:space="0" w:color="auto"/>
                    <w:bottom w:val="none" w:sz="0" w:space="0" w:color="auto"/>
                    <w:right w:val="none" w:sz="0" w:space="0" w:color="auto"/>
                  </w:divBdr>
                </w:div>
                <w:div w:id="344670696">
                  <w:marLeft w:val="0"/>
                  <w:marRight w:val="0"/>
                  <w:marTop w:val="0"/>
                  <w:marBottom w:val="0"/>
                  <w:divBdr>
                    <w:top w:val="none" w:sz="0" w:space="0" w:color="auto"/>
                    <w:left w:val="none" w:sz="0" w:space="0" w:color="auto"/>
                    <w:bottom w:val="none" w:sz="0" w:space="0" w:color="auto"/>
                    <w:right w:val="none" w:sz="0" w:space="0" w:color="auto"/>
                  </w:divBdr>
                </w:div>
                <w:div w:id="344790006">
                  <w:marLeft w:val="0"/>
                  <w:marRight w:val="0"/>
                  <w:marTop w:val="0"/>
                  <w:marBottom w:val="0"/>
                  <w:divBdr>
                    <w:top w:val="none" w:sz="0" w:space="0" w:color="auto"/>
                    <w:left w:val="none" w:sz="0" w:space="0" w:color="auto"/>
                    <w:bottom w:val="none" w:sz="0" w:space="0" w:color="auto"/>
                    <w:right w:val="none" w:sz="0" w:space="0" w:color="auto"/>
                  </w:divBdr>
                </w:div>
                <w:div w:id="345987373">
                  <w:marLeft w:val="0"/>
                  <w:marRight w:val="0"/>
                  <w:marTop w:val="0"/>
                  <w:marBottom w:val="0"/>
                  <w:divBdr>
                    <w:top w:val="none" w:sz="0" w:space="0" w:color="auto"/>
                    <w:left w:val="none" w:sz="0" w:space="0" w:color="auto"/>
                    <w:bottom w:val="none" w:sz="0" w:space="0" w:color="auto"/>
                    <w:right w:val="none" w:sz="0" w:space="0" w:color="auto"/>
                  </w:divBdr>
                </w:div>
                <w:div w:id="348919367">
                  <w:marLeft w:val="0"/>
                  <w:marRight w:val="0"/>
                  <w:marTop w:val="0"/>
                  <w:marBottom w:val="0"/>
                  <w:divBdr>
                    <w:top w:val="none" w:sz="0" w:space="0" w:color="auto"/>
                    <w:left w:val="none" w:sz="0" w:space="0" w:color="auto"/>
                    <w:bottom w:val="none" w:sz="0" w:space="0" w:color="auto"/>
                    <w:right w:val="none" w:sz="0" w:space="0" w:color="auto"/>
                  </w:divBdr>
                </w:div>
                <w:div w:id="349531480">
                  <w:marLeft w:val="0"/>
                  <w:marRight w:val="0"/>
                  <w:marTop w:val="0"/>
                  <w:marBottom w:val="0"/>
                  <w:divBdr>
                    <w:top w:val="none" w:sz="0" w:space="0" w:color="auto"/>
                    <w:left w:val="none" w:sz="0" w:space="0" w:color="auto"/>
                    <w:bottom w:val="none" w:sz="0" w:space="0" w:color="auto"/>
                    <w:right w:val="none" w:sz="0" w:space="0" w:color="auto"/>
                  </w:divBdr>
                </w:div>
                <w:div w:id="352191113">
                  <w:marLeft w:val="0"/>
                  <w:marRight w:val="0"/>
                  <w:marTop w:val="0"/>
                  <w:marBottom w:val="0"/>
                  <w:divBdr>
                    <w:top w:val="none" w:sz="0" w:space="0" w:color="auto"/>
                    <w:left w:val="none" w:sz="0" w:space="0" w:color="auto"/>
                    <w:bottom w:val="none" w:sz="0" w:space="0" w:color="auto"/>
                    <w:right w:val="none" w:sz="0" w:space="0" w:color="auto"/>
                  </w:divBdr>
                </w:div>
                <w:div w:id="352266550">
                  <w:marLeft w:val="0"/>
                  <w:marRight w:val="0"/>
                  <w:marTop w:val="0"/>
                  <w:marBottom w:val="0"/>
                  <w:divBdr>
                    <w:top w:val="none" w:sz="0" w:space="0" w:color="auto"/>
                    <w:left w:val="none" w:sz="0" w:space="0" w:color="auto"/>
                    <w:bottom w:val="none" w:sz="0" w:space="0" w:color="auto"/>
                    <w:right w:val="none" w:sz="0" w:space="0" w:color="auto"/>
                  </w:divBdr>
                </w:div>
                <w:div w:id="354354514">
                  <w:marLeft w:val="0"/>
                  <w:marRight w:val="0"/>
                  <w:marTop w:val="0"/>
                  <w:marBottom w:val="0"/>
                  <w:divBdr>
                    <w:top w:val="none" w:sz="0" w:space="0" w:color="auto"/>
                    <w:left w:val="none" w:sz="0" w:space="0" w:color="auto"/>
                    <w:bottom w:val="none" w:sz="0" w:space="0" w:color="auto"/>
                    <w:right w:val="none" w:sz="0" w:space="0" w:color="auto"/>
                  </w:divBdr>
                </w:div>
                <w:div w:id="355469832">
                  <w:marLeft w:val="0"/>
                  <w:marRight w:val="0"/>
                  <w:marTop w:val="0"/>
                  <w:marBottom w:val="0"/>
                  <w:divBdr>
                    <w:top w:val="none" w:sz="0" w:space="0" w:color="auto"/>
                    <w:left w:val="none" w:sz="0" w:space="0" w:color="auto"/>
                    <w:bottom w:val="none" w:sz="0" w:space="0" w:color="auto"/>
                    <w:right w:val="none" w:sz="0" w:space="0" w:color="auto"/>
                  </w:divBdr>
                </w:div>
                <w:div w:id="361130571">
                  <w:marLeft w:val="0"/>
                  <w:marRight w:val="0"/>
                  <w:marTop w:val="0"/>
                  <w:marBottom w:val="0"/>
                  <w:divBdr>
                    <w:top w:val="none" w:sz="0" w:space="0" w:color="auto"/>
                    <w:left w:val="none" w:sz="0" w:space="0" w:color="auto"/>
                    <w:bottom w:val="none" w:sz="0" w:space="0" w:color="auto"/>
                    <w:right w:val="none" w:sz="0" w:space="0" w:color="auto"/>
                  </w:divBdr>
                </w:div>
                <w:div w:id="362364599">
                  <w:marLeft w:val="0"/>
                  <w:marRight w:val="0"/>
                  <w:marTop w:val="0"/>
                  <w:marBottom w:val="0"/>
                  <w:divBdr>
                    <w:top w:val="none" w:sz="0" w:space="0" w:color="auto"/>
                    <w:left w:val="none" w:sz="0" w:space="0" w:color="auto"/>
                    <w:bottom w:val="none" w:sz="0" w:space="0" w:color="auto"/>
                    <w:right w:val="none" w:sz="0" w:space="0" w:color="auto"/>
                  </w:divBdr>
                </w:div>
                <w:div w:id="362705448">
                  <w:marLeft w:val="0"/>
                  <w:marRight w:val="0"/>
                  <w:marTop w:val="0"/>
                  <w:marBottom w:val="0"/>
                  <w:divBdr>
                    <w:top w:val="none" w:sz="0" w:space="0" w:color="auto"/>
                    <w:left w:val="none" w:sz="0" w:space="0" w:color="auto"/>
                    <w:bottom w:val="none" w:sz="0" w:space="0" w:color="auto"/>
                    <w:right w:val="none" w:sz="0" w:space="0" w:color="auto"/>
                  </w:divBdr>
                </w:div>
                <w:div w:id="362832397">
                  <w:marLeft w:val="0"/>
                  <w:marRight w:val="0"/>
                  <w:marTop w:val="0"/>
                  <w:marBottom w:val="0"/>
                  <w:divBdr>
                    <w:top w:val="none" w:sz="0" w:space="0" w:color="auto"/>
                    <w:left w:val="none" w:sz="0" w:space="0" w:color="auto"/>
                    <w:bottom w:val="none" w:sz="0" w:space="0" w:color="auto"/>
                    <w:right w:val="none" w:sz="0" w:space="0" w:color="auto"/>
                  </w:divBdr>
                </w:div>
                <w:div w:id="363873907">
                  <w:marLeft w:val="0"/>
                  <w:marRight w:val="0"/>
                  <w:marTop w:val="0"/>
                  <w:marBottom w:val="0"/>
                  <w:divBdr>
                    <w:top w:val="none" w:sz="0" w:space="0" w:color="auto"/>
                    <w:left w:val="none" w:sz="0" w:space="0" w:color="auto"/>
                    <w:bottom w:val="none" w:sz="0" w:space="0" w:color="auto"/>
                    <w:right w:val="none" w:sz="0" w:space="0" w:color="auto"/>
                  </w:divBdr>
                </w:div>
                <w:div w:id="365105089">
                  <w:marLeft w:val="0"/>
                  <w:marRight w:val="0"/>
                  <w:marTop w:val="0"/>
                  <w:marBottom w:val="0"/>
                  <w:divBdr>
                    <w:top w:val="none" w:sz="0" w:space="0" w:color="auto"/>
                    <w:left w:val="none" w:sz="0" w:space="0" w:color="auto"/>
                    <w:bottom w:val="none" w:sz="0" w:space="0" w:color="auto"/>
                    <w:right w:val="none" w:sz="0" w:space="0" w:color="auto"/>
                  </w:divBdr>
                </w:div>
                <w:div w:id="367728309">
                  <w:marLeft w:val="0"/>
                  <w:marRight w:val="0"/>
                  <w:marTop w:val="0"/>
                  <w:marBottom w:val="0"/>
                  <w:divBdr>
                    <w:top w:val="none" w:sz="0" w:space="0" w:color="auto"/>
                    <w:left w:val="none" w:sz="0" w:space="0" w:color="auto"/>
                    <w:bottom w:val="none" w:sz="0" w:space="0" w:color="auto"/>
                    <w:right w:val="none" w:sz="0" w:space="0" w:color="auto"/>
                  </w:divBdr>
                </w:div>
                <w:div w:id="367878421">
                  <w:marLeft w:val="0"/>
                  <w:marRight w:val="0"/>
                  <w:marTop w:val="0"/>
                  <w:marBottom w:val="0"/>
                  <w:divBdr>
                    <w:top w:val="none" w:sz="0" w:space="0" w:color="auto"/>
                    <w:left w:val="none" w:sz="0" w:space="0" w:color="auto"/>
                    <w:bottom w:val="none" w:sz="0" w:space="0" w:color="auto"/>
                    <w:right w:val="none" w:sz="0" w:space="0" w:color="auto"/>
                  </w:divBdr>
                </w:div>
                <w:div w:id="367993580">
                  <w:marLeft w:val="0"/>
                  <w:marRight w:val="0"/>
                  <w:marTop w:val="0"/>
                  <w:marBottom w:val="0"/>
                  <w:divBdr>
                    <w:top w:val="none" w:sz="0" w:space="0" w:color="auto"/>
                    <w:left w:val="none" w:sz="0" w:space="0" w:color="auto"/>
                    <w:bottom w:val="none" w:sz="0" w:space="0" w:color="auto"/>
                    <w:right w:val="none" w:sz="0" w:space="0" w:color="auto"/>
                  </w:divBdr>
                </w:div>
                <w:div w:id="369691963">
                  <w:marLeft w:val="0"/>
                  <w:marRight w:val="0"/>
                  <w:marTop w:val="0"/>
                  <w:marBottom w:val="0"/>
                  <w:divBdr>
                    <w:top w:val="none" w:sz="0" w:space="0" w:color="auto"/>
                    <w:left w:val="none" w:sz="0" w:space="0" w:color="auto"/>
                    <w:bottom w:val="none" w:sz="0" w:space="0" w:color="auto"/>
                    <w:right w:val="none" w:sz="0" w:space="0" w:color="auto"/>
                  </w:divBdr>
                </w:div>
                <w:div w:id="370151225">
                  <w:marLeft w:val="0"/>
                  <w:marRight w:val="0"/>
                  <w:marTop w:val="0"/>
                  <w:marBottom w:val="0"/>
                  <w:divBdr>
                    <w:top w:val="none" w:sz="0" w:space="0" w:color="auto"/>
                    <w:left w:val="none" w:sz="0" w:space="0" w:color="auto"/>
                    <w:bottom w:val="none" w:sz="0" w:space="0" w:color="auto"/>
                    <w:right w:val="none" w:sz="0" w:space="0" w:color="auto"/>
                  </w:divBdr>
                </w:div>
                <w:div w:id="370421820">
                  <w:marLeft w:val="0"/>
                  <w:marRight w:val="0"/>
                  <w:marTop w:val="0"/>
                  <w:marBottom w:val="0"/>
                  <w:divBdr>
                    <w:top w:val="none" w:sz="0" w:space="0" w:color="auto"/>
                    <w:left w:val="none" w:sz="0" w:space="0" w:color="auto"/>
                    <w:bottom w:val="none" w:sz="0" w:space="0" w:color="auto"/>
                    <w:right w:val="none" w:sz="0" w:space="0" w:color="auto"/>
                  </w:divBdr>
                </w:div>
                <w:div w:id="373315368">
                  <w:marLeft w:val="0"/>
                  <w:marRight w:val="0"/>
                  <w:marTop w:val="0"/>
                  <w:marBottom w:val="0"/>
                  <w:divBdr>
                    <w:top w:val="none" w:sz="0" w:space="0" w:color="auto"/>
                    <w:left w:val="none" w:sz="0" w:space="0" w:color="auto"/>
                    <w:bottom w:val="none" w:sz="0" w:space="0" w:color="auto"/>
                    <w:right w:val="none" w:sz="0" w:space="0" w:color="auto"/>
                  </w:divBdr>
                </w:div>
                <w:div w:id="373504703">
                  <w:marLeft w:val="0"/>
                  <w:marRight w:val="0"/>
                  <w:marTop w:val="0"/>
                  <w:marBottom w:val="0"/>
                  <w:divBdr>
                    <w:top w:val="none" w:sz="0" w:space="0" w:color="auto"/>
                    <w:left w:val="none" w:sz="0" w:space="0" w:color="auto"/>
                    <w:bottom w:val="none" w:sz="0" w:space="0" w:color="auto"/>
                    <w:right w:val="none" w:sz="0" w:space="0" w:color="auto"/>
                  </w:divBdr>
                </w:div>
                <w:div w:id="380061287">
                  <w:marLeft w:val="0"/>
                  <w:marRight w:val="0"/>
                  <w:marTop w:val="0"/>
                  <w:marBottom w:val="0"/>
                  <w:divBdr>
                    <w:top w:val="none" w:sz="0" w:space="0" w:color="auto"/>
                    <w:left w:val="none" w:sz="0" w:space="0" w:color="auto"/>
                    <w:bottom w:val="none" w:sz="0" w:space="0" w:color="auto"/>
                    <w:right w:val="none" w:sz="0" w:space="0" w:color="auto"/>
                  </w:divBdr>
                </w:div>
                <w:div w:id="380373456">
                  <w:marLeft w:val="0"/>
                  <w:marRight w:val="0"/>
                  <w:marTop w:val="0"/>
                  <w:marBottom w:val="0"/>
                  <w:divBdr>
                    <w:top w:val="none" w:sz="0" w:space="0" w:color="auto"/>
                    <w:left w:val="none" w:sz="0" w:space="0" w:color="auto"/>
                    <w:bottom w:val="none" w:sz="0" w:space="0" w:color="auto"/>
                    <w:right w:val="none" w:sz="0" w:space="0" w:color="auto"/>
                  </w:divBdr>
                </w:div>
                <w:div w:id="381446653">
                  <w:marLeft w:val="0"/>
                  <w:marRight w:val="0"/>
                  <w:marTop w:val="0"/>
                  <w:marBottom w:val="0"/>
                  <w:divBdr>
                    <w:top w:val="none" w:sz="0" w:space="0" w:color="auto"/>
                    <w:left w:val="none" w:sz="0" w:space="0" w:color="auto"/>
                    <w:bottom w:val="none" w:sz="0" w:space="0" w:color="auto"/>
                    <w:right w:val="none" w:sz="0" w:space="0" w:color="auto"/>
                  </w:divBdr>
                </w:div>
                <w:div w:id="381952569">
                  <w:marLeft w:val="0"/>
                  <w:marRight w:val="0"/>
                  <w:marTop w:val="0"/>
                  <w:marBottom w:val="0"/>
                  <w:divBdr>
                    <w:top w:val="none" w:sz="0" w:space="0" w:color="auto"/>
                    <w:left w:val="none" w:sz="0" w:space="0" w:color="auto"/>
                    <w:bottom w:val="none" w:sz="0" w:space="0" w:color="auto"/>
                    <w:right w:val="none" w:sz="0" w:space="0" w:color="auto"/>
                  </w:divBdr>
                </w:div>
                <w:div w:id="384331208">
                  <w:marLeft w:val="0"/>
                  <w:marRight w:val="0"/>
                  <w:marTop w:val="0"/>
                  <w:marBottom w:val="0"/>
                  <w:divBdr>
                    <w:top w:val="none" w:sz="0" w:space="0" w:color="auto"/>
                    <w:left w:val="none" w:sz="0" w:space="0" w:color="auto"/>
                    <w:bottom w:val="none" w:sz="0" w:space="0" w:color="auto"/>
                    <w:right w:val="none" w:sz="0" w:space="0" w:color="auto"/>
                  </w:divBdr>
                </w:div>
                <w:div w:id="385183005">
                  <w:marLeft w:val="0"/>
                  <w:marRight w:val="0"/>
                  <w:marTop w:val="0"/>
                  <w:marBottom w:val="0"/>
                  <w:divBdr>
                    <w:top w:val="none" w:sz="0" w:space="0" w:color="auto"/>
                    <w:left w:val="none" w:sz="0" w:space="0" w:color="auto"/>
                    <w:bottom w:val="none" w:sz="0" w:space="0" w:color="auto"/>
                    <w:right w:val="none" w:sz="0" w:space="0" w:color="auto"/>
                  </w:divBdr>
                </w:div>
                <w:div w:id="385565498">
                  <w:marLeft w:val="0"/>
                  <w:marRight w:val="0"/>
                  <w:marTop w:val="0"/>
                  <w:marBottom w:val="0"/>
                  <w:divBdr>
                    <w:top w:val="none" w:sz="0" w:space="0" w:color="auto"/>
                    <w:left w:val="none" w:sz="0" w:space="0" w:color="auto"/>
                    <w:bottom w:val="none" w:sz="0" w:space="0" w:color="auto"/>
                    <w:right w:val="none" w:sz="0" w:space="0" w:color="auto"/>
                  </w:divBdr>
                </w:div>
                <w:div w:id="389504514">
                  <w:marLeft w:val="0"/>
                  <w:marRight w:val="0"/>
                  <w:marTop w:val="0"/>
                  <w:marBottom w:val="0"/>
                  <w:divBdr>
                    <w:top w:val="none" w:sz="0" w:space="0" w:color="auto"/>
                    <w:left w:val="none" w:sz="0" w:space="0" w:color="auto"/>
                    <w:bottom w:val="none" w:sz="0" w:space="0" w:color="auto"/>
                    <w:right w:val="none" w:sz="0" w:space="0" w:color="auto"/>
                  </w:divBdr>
                </w:div>
                <w:div w:id="389840234">
                  <w:marLeft w:val="0"/>
                  <w:marRight w:val="0"/>
                  <w:marTop w:val="0"/>
                  <w:marBottom w:val="0"/>
                  <w:divBdr>
                    <w:top w:val="none" w:sz="0" w:space="0" w:color="auto"/>
                    <w:left w:val="none" w:sz="0" w:space="0" w:color="auto"/>
                    <w:bottom w:val="none" w:sz="0" w:space="0" w:color="auto"/>
                    <w:right w:val="none" w:sz="0" w:space="0" w:color="auto"/>
                  </w:divBdr>
                </w:div>
                <w:div w:id="392433499">
                  <w:marLeft w:val="0"/>
                  <w:marRight w:val="0"/>
                  <w:marTop w:val="0"/>
                  <w:marBottom w:val="0"/>
                  <w:divBdr>
                    <w:top w:val="none" w:sz="0" w:space="0" w:color="auto"/>
                    <w:left w:val="none" w:sz="0" w:space="0" w:color="auto"/>
                    <w:bottom w:val="none" w:sz="0" w:space="0" w:color="auto"/>
                    <w:right w:val="none" w:sz="0" w:space="0" w:color="auto"/>
                  </w:divBdr>
                </w:div>
                <w:div w:id="395252053">
                  <w:marLeft w:val="0"/>
                  <w:marRight w:val="0"/>
                  <w:marTop w:val="0"/>
                  <w:marBottom w:val="0"/>
                  <w:divBdr>
                    <w:top w:val="none" w:sz="0" w:space="0" w:color="auto"/>
                    <w:left w:val="none" w:sz="0" w:space="0" w:color="auto"/>
                    <w:bottom w:val="none" w:sz="0" w:space="0" w:color="auto"/>
                    <w:right w:val="none" w:sz="0" w:space="0" w:color="auto"/>
                  </w:divBdr>
                </w:div>
                <w:div w:id="395864041">
                  <w:marLeft w:val="0"/>
                  <w:marRight w:val="0"/>
                  <w:marTop w:val="0"/>
                  <w:marBottom w:val="0"/>
                  <w:divBdr>
                    <w:top w:val="none" w:sz="0" w:space="0" w:color="auto"/>
                    <w:left w:val="none" w:sz="0" w:space="0" w:color="auto"/>
                    <w:bottom w:val="none" w:sz="0" w:space="0" w:color="auto"/>
                    <w:right w:val="none" w:sz="0" w:space="0" w:color="auto"/>
                  </w:divBdr>
                </w:div>
                <w:div w:id="396902109">
                  <w:marLeft w:val="0"/>
                  <w:marRight w:val="0"/>
                  <w:marTop w:val="0"/>
                  <w:marBottom w:val="0"/>
                  <w:divBdr>
                    <w:top w:val="none" w:sz="0" w:space="0" w:color="auto"/>
                    <w:left w:val="none" w:sz="0" w:space="0" w:color="auto"/>
                    <w:bottom w:val="none" w:sz="0" w:space="0" w:color="auto"/>
                    <w:right w:val="none" w:sz="0" w:space="0" w:color="auto"/>
                  </w:divBdr>
                </w:div>
                <w:div w:id="397751125">
                  <w:marLeft w:val="0"/>
                  <w:marRight w:val="0"/>
                  <w:marTop w:val="0"/>
                  <w:marBottom w:val="0"/>
                  <w:divBdr>
                    <w:top w:val="none" w:sz="0" w:space="0" w:color="auto"/>
                    <w:left w:val="none" w:sz="0" w:space="0" w:color="auto"/>
                    <w:bottom w:val="none" w:sz="0" w:space="0" w:color="auto"/>
                    <w:right w:val="none" w:sz="0" w:space="0" w:color="auto"/>
                  </w:divBdr>
                </w:div>
                <w:div w:id="400637427">
                  <w:marLeft w:val="0"/>
                  <w:marRight w:val="0"/>
                  <w:marTop w:val="0"/>
                  <w:marBottom w:val="0"/>
                  <w:divBdr>
                    <w:top w:val="none" w:sz="0" w:space="0" w:color="auto"/>
                    <w:left w:val="none" w:sz="0" w:space="0" w:color="auto"/>
                    <w:bottom w:val="none" w:sz="0" w:space="0" w:color="auto"/>
                    <w:right w:val="none" w:sz="0" w:space="0" w:color="auto"/>
                  </w:divBdr>
                </w:div>
                <w:div w:id="401953638">
                  <w:marLeft w:val="0"/>
                  <w:marRight w:val="0"/>
                  <w:marTop w:val="0"/>
                  <w:marBottom w:val="0"/>
                  <w:divBdr>
                    <w:top w:val="none" w:sz="0" w:space="0" w:color="auto"/>
                    <w:left w:val="none" w:sz="0" w:space="0" w:color="auto"/>
                    <w:bottom w:val="none" w:sz="0" w:space="0" w:color="auto"/>
                    <w:right w:val="none" w:sz="0" w:space="0" w:color="auto"/>
                  </w:divBdr>
                </w:div>
                <w:div w:id="402947037">
                  <w:marLeft w:val="0"/>
                  <w:marRight w:val="0"/>
                  <w:marTop w:val="0"/>
                  <w:marBottom w:val="0"/>
                  <w:divBdr>
                    <w:top w:val="none" w:sz="0" w:space="0" w:color="auto"/>
                    <w:left w:val="none" w:sz="0" w:space="0" w:color="auto"/>
                    <w:bottom w:val="none" w:sz="0" w:space="0" w:color="auto"/>
                    <w:right w:val="none" w:sz="0" w:space="0" w:color="auto"/>
                  </w:divBdr>
                </w:div>
                <w:div w:id="404306053">
                  <w:marLeft w:val="0"/>
                  <w:marRight w:val="0"/>
                  <w:marTop w:val="0"/>
                  <w:marBottom w:val="0"/>
                  <w:divBdr>
                    <w:top w:val="none" w:sz="0" w:space="0" w:color="auto"/>
                    <w:left w:val="none" w:sz="0" w:space="0" w:color="auto"/>
                    <w:bottom w:val="none" w:sz="0" w:space="0" w:color="auto"/>
                    <w:right w:val="none" w:sz="0" w:space="0" w:color="auto"/>
                  </w:divBdr>
                </w:div>
                <w:div w:id="404576271">
                  <w:marLeft w:val="0"/>
                  <w:marRight w:val="0"/>
                  <w:marTop w:val="0"/>
                  <w:marBottom w:val="0"/>
                  <w:divBdr>
                    <w:top w:val="none" w:sz="0" w:space="0" w:color="auto"/>
                    <w:left w:val="none" w:sz="0" w:space="0" w:color="auto"/>
                    <w:bottom w:val="none" w:sz="0" w:space="0" w:color="auto"/>
                    <w:right w:val="none" w:sz="0" w:space="0" w:color="auto"/>
                  </w:divBdr>
                </w:div>
                <w:div w:id="404689977">
                  <w:marLeft w:val="0"/>
                  <w:marRight w:val="0"/>
                  <w:marTop w:val="0"/>
                  <w:marBottom w:val="0"/>
                  <w:divBdr>
                    <w:top w:val="none" w:sz="0" w:space="0" w:color="auto"/>
                    <w:left w:val="none" w:sz="0" w:space="0" w:color="auto"/>
                    <w:bottom w:val="none" w:sz="0" w:space="0" w:color="auto"/>
                    <w:right w:val="none" w:sz="0" w:space="0" w:color="auto"/>
                  </w:divBdr>
                </w:div>
                <w:div w:id="405304395">
                  <w:marLeft w:val="0"/>
                  <w:marRight w:val="0"/>
                  <w:marTop w:val="0"/>
                  <w:marBottom w:val="0"/>
                  <w:divBdr>
                    <w:top w:val="none" w:sz="0" w:space="0" w:color="auto"/>
                    <w:left w:val="none" w:sz="0" w:space="0" w:color="auto"/>
                    <w:bottom w:val="none" w:sz="0" w:space="0" w:color="auto"/>
                    <w:right w:val="none" w:sz="0" w:space="0" w:color="auto"/>
                  </w:divBdr>
                </w:div>
                <w:div w:id="406850134">
                  <w:marLeft w:val="0"/>
                  <w:marRight w:val="0"/>
                  <w:marTop w:val="0"/>
                  <w:marBottom w:val="0"/>
                  <w:divBdr>
                    <w:top w:val="none" w:sz="0" w:space="0" w:color="auto"/>
                    <w:left w:val="none" w:sz="0" w:space="0" w:color="auto"/>
                    <w:bottom w:val="none" w:sz="0" w:space="0" w:color="auto"/>
                    <w:right w:val="none" w:sz="0" w:space="0" w:color="auto"/>
                  </w:divBdr>
                </w:div>
                <w:div w:id="407727657">
                  <w:marLeft w:val="0"/>
                  <w:marRight w:val="0"/>
                  <w:marTop w:val="0"/>
                  <w:marBottom w:val="0"/>
                  <w:divBdr>
                    <w:top w:val="none" w:sz="0" w:space="0" w:color="auto"/>
                    <w:left w:val="none" w:sz="0" w:space="0" w:color="auto"/>
                    <w:bottom w:val="none" w:sz="0" w:space="0" w:color="auto"/>
                    <w:right w:val="none" w:sz="0" w:space="0" w:color="auto"/>
                  </w:divBdr>
                </w:div>
                <w:div w:id="410470241">
                  <w:marLeft w:val="0"/>
                  <w:marRight w:val="0"/>
                  <w:marTop w:val="0"/>
                  <w:marBottom w:val="0"/>
                  <w:divBdr>
                    <w:top w:val="none" w:sz="0" w:space="0" w:color="auto"/>
                    <w:left w:val="none" w:sz="0" w:space="0" w:color="auto"/>
                    <w:bottom w:val="none" w:sz="0" w:space="0" w:color="auto"/>
                    <w:right w:val="none" w:sz="0" w:space="0" w:color="auto"/>
                  </w:divBdr>
                </w:div>
                <w:div w:id="410590262">
                  <w:marLeft w:val="0"/>
                  <w:marRight w:val="0"/>
                  <w:marTop w:val="0"/>
                  <w:marBottom w:val="0"/>
                  <w:divBdr>
                    <w:top w:val="none" w:sz="0" w:space="0" w:color="auto"/>
                    <w:left w:val="none" w:sz="0" w:space="0" w:color="auto"/>
                    <w:bottom w:val="none" w:sz="0" w:space="0" w:color="auto"/>
                    <w:right w:val="none" w:sz="0" w:space="0" w:color="auto"/>
                  </w:divBdr>
                </w:div>
                <w:div w:id="411975236">
                  <w:marLeft w:val="0"/>
                  <w:marRight w:val="0"/>
                  <w:marTop w:val="0"/>
                  <w:marBottom w:val="0"/>
                  <w:divBdr>
                    <w:top w:val="none" w:sz="0" w:space="0" w:color="auto"/>
                    <w:left w:val="none" w:sz="0" w:space="0" w:color="auto"/>
                    <w:bottom w:val="none" w:sz="0" w:space="0" w:color="auto"/>
                    <w:right w:val="none" w:sz="0" w:space="0" w:color="auto"/>
                  </w:divBdr>
                </w:div>
                <w:div w:id="412046370">
                  <w:marLeft w:val="0"/>
                  <w:marRight w:val="0"/>
                  <w:marTop w:val="0"/>
                  <w:marBottom w:val="0"/>
                  <w:divBdr>
                    <w:top w:val="none" w:sz="0" w:space="0" w:color="auto"/>
                    <w:left w:val="none" w:sz="0" w:space="0" w:color="auto"/>
                    <w:bottom w:val="none" w:sz="0" w:space="0" w:color="auto"/>
                    <w:right w:val="none" w:sz="0" w:space="0" w:color="auto"/>
                  </w:divBdr>
                </w:div>
                <w:div w:id="413355215">
                  <w:marLeft w:val="0"/>
                  <w:marRight w:val="0"/>
                  <w:marTop w:val="0"/>
                  <w:marBottom w:val="0"/>
                  <w:divBdr>
                    <w:top w:val="none" w:sz="0" w:space="0" w:color="auto"/>
                    <w:left w:val="none" w:sz="0" w:space="0" w:color="auto"/>
                    <w:bottom w:val="none" w:sz="0" w:space="0" w:color="auto"/>
                    <w:right w:val="none" w:sz="0" w:space="0" w:color="auto"/>
                  </w:divBdr>
                </w:div>
                <w:div w:id="418868216">
                  <w:marLeft w:val="0"/>
                  <w:marRight w:val="0"/>
                  <w:marTop w:val="0"/>
                  <w:marBottom w:val="0"/>
                  <w:divBdr>
                    <w:top w:val="none" w:sz="0" w:space="0" w:color="auto"/>
                    <w:left w:val="none" w:sz="0" w:space="0" w:color="auto"/>
                    <w:bottom w:val="none" w:sz="0" w:space="0" w:color="auto"/>
                    <w:right w:val="none" w:sz="0" w:space="0" w:color="auto"/>
                  </w:divBdr>
                </w:div>
                <w:div w:id="419378908">
                  <w:marLeft w:val="0"/>
                  <w:marRight w:val="0"/>
                  <w:marTop w:val="0"/>
                  <w:marBottom w:val="0"/>
                  <w:divBdr>
                    <w:top w:val="none" w:sz="0" w:space="0" w:color="auto"/>
                    <w:left w:val="none" w:sz="0" w:space="0" w:color="auto"/>
                    <w:bottom w:val="none" w:sz="0" w:space="0" w:color="auto"/>
                    <w:right w:val="none" w:sz="0" w:space="0" w:color="auto"/>
                  </w:divBdr>
                </w:div>
                <w:div w:id="422386328">
                  <w:marLeft w:val="0"/>
                  <w:marRight w:val="0"/>
                  <w:marTop w:val="0"/>
                  <w:marBottom w:val="0"/>
                  <w:divBdr>
                    <w:top w:val="none" w:sz="0" w:space="0" w:color="auto"/>
                    <w:left w:val="none" w:sz="0" w:space="0" w:color="auto"/>
                    <w:bottom w:val="none" w:sz="0" w:space="0" w:color="auto"/>
                    <w:right w:val="none" w:sz="0" w:space="0" w:color="auto"/>
                  </w:divBdr>
                </w:div>
                <w:div w:id="425463651">
                  <w:marLeft w:val="0"/>
                  <w:marRight w:val="0"/>
                  <w:marTop w:val="0"/>
                  <w:marBottom w:val="0"/>
                  <w:divBdr>
                    <w:top w:val="none" w:sz="0" w:space="0" w:color="auto"/>
                    <w:left w:val="none" w:sz="0" w:space="0" w:color="auto"/>
                    <w:bottom w:val="none" w:sz="0" w:space="0" w:color="auto"/>
                    <w:right w:val="none" w:sz="0" w:space="0" w:color="auto"/>
                  </w:divBdr>
                </w:div>
                <w:div w:id="426967744">
                  <w:marLeft w:val="0"/>
                  <w:marRight w:val="0"/>
                  <w:marTop w:val="0"/>
                  <w:marBottom w:val="0"/>
                  <w:divBdr>
                    <w:top w:val="none" w:sz="0" w:space="0" w:color="auto"/>
                    <w:left w:val="none" w:sz="0" w:space="0" w:color="auto"/>
                    <w:bottom w:val="none" w:sz="0" w:space="0" w:color="auto"/>
                    <w:right w:val="none" w:sz="0" w:space="0" w:color="auto"/>
                  </w:divBdr>
                </w:div>
                <w:div w:id="427652366">
                  <w:marLeft w:val="0"/>
                  <w:marRight w:val="0"/>
                  <w:marTop w:val="0"/>
                  <w:marBottom w:val="0"/>
                  <w:divBdr>
                    <w:top w:val="none" w:sz="0" w:space="0" w:color="auto"/>
                    <w:left w:val="none" w:sz="0" w:space="0" w:color="auto"/>
                    <w:bottom w:val="none" w:sz="0" w:space="0" w:color="auto"/>
                    <w:right w:val="none" w:sz="0" w:space="0" w:color="auto"/>
                  </w:divBdr>
                </w:div>
                <w:div w:id="428236584">
                  <w:marLeft w:val="0"/>
                  <w:marRight w:val="0"/>
                  <w:marTop w:val="0"/>
                  <w:marBottom w:val="0"/>
                  <w:divBdr>
                    <w:top w:val="none" w:sz="0" w:space="0" w:color="auto"/>
                    <w:left w:val="none" w:sz="0" w:space="0" w:color="auto"/>
                    <w:bottom w:val="none" w:sz="0" w:space="0" w:color="auto"/>
                    <w:right w:val="none" w:sz="0" w:space="0" w:color="auto"/>
                  </w:divBdr>
                </w:div>
                <w:div w:id="430707961">
                  <w:marLeft w:val="0"/>
                  <w:marRight w:val="0"/>
                  <w:marTop w:val="0"/>
                  <w:marBottom w:val="0"/>
                  <w:divBdr>
                    <w:top w:val="none" w:sz="0" w:space="0" w:color="auto"/>
                    <w:left w:val="none" w:sz="0" w:space="0" w:color="auto"/>
                    <w:bottom w:val="none" w:sz="0" w:space="0" w:color="auto"/>
                    <w:right w:val="none" w:sz="0" w:space="0" w:color="auto"/>
                  </w:divBdr>
                </w:div>
                <w:div w:id="433210141">
                  <w:marLeft w:val="0"/>
                  <w:marRight w:val="0"/>
                  <w:marTop w:val="0"/>
                  <w:marBottom w:val="0"/>
                  <w:divBdr>
                    <w:top w:val="none" w:sz="0" w:space="0" w:color="auto"/>
                    <w:left w:val="none" w:sz="0" w:space="0" w:color="auto"/>
                    <w:bottom w:val="none" w:sz="0" w:space="0" w:color="auto"/>
                    <w:right w:val="none" w:sz="0" w:space="0" w:color="auto"/>
                  </w:divBdr>
                </w:div>
                <w:div w:id="434402624">
                  <w:marLeft w:val="0"/>
                  <w:marRight w:val="0"/>
                  <w:marTop w:val="0"/>
                  <w:marBottom w:val="0"/>
                  <w:divBdr>
                    <w:top w:val="none" w:sz="0" w:space="0" w:color="auto"/>
                    <w:left w:val="none" w:sz="0" w:space="0" w:color="auto"/>
                    <w:bottom w:val="none" w:sz="0" w:space="0" w:color="auto"/>
                    <w:right w:val="none" w:sz="0" w:space="0" w:color="auto"/>
                  </w:divBdr>
                </w:div>
                <w:div w:id="436172634">
                  <w:marLeft w:val="0"/>
                  <w:marRight w:val="0"/>
                  <w:marTop w:val="0"/>
                  <w:marBottom w:val="0"/>
                  <w:divBdr>
                    <w:top w:val="none" w:sz="0" w:space="0" w:color="auto"/>
                    <w:left w:val="none" w:sz="0" w:space="0" w:color="auto"/>
                    <w:bottom w:val="none" w:sz="0" w:space="0" w:color="auto"/>
                    <w:right w:val="none" w:sz="0" w:space="0" w:color="auto"/>
                  </w:divBdr>
                </w:div>
                <w:div w:id="437062389">
                  <w:marLeft w:val="0"/>
                  <w:marRight w:val="0"/>
                  <w:marTop w:val="0"/>
                  <w:marBottom w:val="0"/>
                  <w:divBdr>
                    <w:top w:val="none" w:sz="0" w:space="0" w:color="auto"/>
                    <w:left w:val="none" w:sz="0" w:space="0" w:color="auto"/>
                    <w:bottom w:val="none" w:sz="0" w:space="0" w:color="auto"/>
                    <w:right w:val="none" w:sz="0" w:space="0" w:color="auto"/>
                  </w:divBdr>
                </w:div>
                <w:div w:id="437606574">
                  <w:marLeft w:val="0"/>
                  <w:marRight w:val="0"/>
                  <w:marTop w:val="0"/>
                  <w:marBottom w:val="0"/>
                  <w:divBdr>
                    <w:top w:val="none" w:sz="0" w:space="0" w:color="auto"/>
                    <w:left w:val="none" w:sz="0" w:space="0" w:color="auto"/>
                    <w:bottom w:val="none" w:sz="0" w:space="0" w:color="auto"/>
                    <w:right w:val="none" w:sz="0" w:space="0" w:color="auto"/>
                  </w:divBdr>
                </w:div>
                <w:div w:id="439953980">
                  <w:marLeft w:val="0"/>
                  <w:marRight w:val="0"/>
                  <w:marTop w:val="0"/>
                  <w:marBottom w:val="0"/>
                  <w:divBdr>
                    <w:top w:val="none" w:sz="0" w:space="0" w:color="auto"/>
                    <w:left w:val="none" w:sz="0" w:space="0" w:color="auto"/>
                    <w:bottom w:val="none" w:sz="0" w:space="0" w:color="auto"/>
                    <w:right w:val="none" w:sz="0" w:space="0" w:color="auto"/>
                  </w:divBdr>
                </w:div>
                <w:div w:id="442920442">
                  <w:marLeft w:val="0"/>
                  <w:marRight w:val="0"/>
                  <w:marTop w:val="0"/>
                  <w:marBottom w:val="0"/>
                  <w:divBdr>
                    <w:top w:val="none" w:sz="0" w:space="0" w:color="auto"/>
                    <w:left w:val="none" w:sz="0" w:space="0" w:color="auto"/>
                    <w:bottom w:val="none" w:sz="0" w:space="0" w:color="auto"/>
                    <w:right w:val="none" w:sz="0" w:space="0" w:color="auto"/>
                  </w:divBdr>
                </w:div>
                <w:div w:id="444889447">
                  <w:marLeft w:val="0"/>
                  <w:marRight w:val="0"/>
                  <w:marTop w:val="0"/>
                  <w:marBottom w:val="0"/>
                  <w:divBdr>
                    <w:top w:val="none" w:sz="0" w:space="0" w:color="auto"/>
                    <w:left w:val="none" w:sz="0" w:space="0" w:color="auto"/>
                    <w:bottom w:val="none" w:sz="0" w:space="0" w:color="auto"/>
                    <w:right w:val="none" w:sz="0" w:space="0" w:color="auto"/>
                  </w:divBdr>
                </w:div>
                <w:div w:id="445270732">
                  <w:marLeft w:val="0"/>
                  <w:marRight w:val="0"/>
                  <w:marTop w:val="0"/>
                  <w:marBottom w:val="0"/>
                  <w:divBdr>
                    <w:top w:val="none" w:sz="0" w:space="0" w:color="auto"/>
                    <w:left w:val="none" w:sz="0" w:space="0" w:color="auto"/>
                    <w:bottom w:val="none" w:sz="0" w:space="0" w:color="auto"/>
                    <w:right w:val="none" w:sz="0" w:space="0" w:color="auto"/>
                  </w:divBdr>
                </w:div>
                <w:div w:id="446504602">
                  <w:marLeft w:val="0"/>
                  <w:marRight w:val="0"/>
                  <w:marTop w:val="0"/>
                  <w:marBottom w:val="0"/>
                  <w:divBdr>
                    <w:top w:val="none" w:sz="0" w:space="0" w:color="auto"/>
                    <w:left w:val="none" w:sz="0" w:space="0" w:color="auto"/>
                    <w:bottom w:val="none" w:sz="0" w:space="0" w:color="auto"/>
                    <w:right w:val="none" w:sz="0" w:space="0" w:color="auto"/>
                  </w:divBdr>
                </w:div>
                <w:div w:id="448546599">
                  <w:marLeft w:val="0"/>
                  <w:marRight w:val="0"/>
                  <w:marTop w:val="0"/>
                  <w:marBottom w:val="0"/>
                  <w:divBdr>
                    <w:top w:val="none" w:sz="0" w:space="0" w:color="auto"/>
                    <w:left w:val="none" w:sz="0" w:space="0" w:color="auto"/>
                    <w:bottom w:val="none" w:sz="0" w:space="0" w:color="auto"/>
                    <w:right w:val="none" w:sz="0" w:space="0" w:color="auto"/>
                  </w:divBdr>
                </w:div>
                <w:div w:id="449857461">
                  <w:marLeft w:val="0"/>
                  <w:marRight w:val="0"/>
                  <w:marTop w:val="0"/>
                  <w:marBottom w:val="0"/>
                  <w:divBdr>
                    <w:top w:val="none" w:sz="0" w:space="0" w:color="auto"/>
                    <w:left w:val="none" w:sz="0" w:space="0" w:color="auto"/>
                    <w:bottom w:val="none" w:sz="0" w:space="0" w:color="auto"/>
                    <w:right w:val="none" w:sz="0" w:space="0" w:color="auto"/>
                  </w:divBdr>
                </w:div>
                <w:div w:id="450246141">
                  <w:marLeft w:val="0"/>
                  <w:marRight w:val="0"/>
                  <w:marTop w:val="0"/>
                  <w:marBottom w:val="0"/>
                  <w:divBdr>
                    <w:top w:val="none" w:sz="0" w:space="0" w:color="auto"/>
                    <w:left w:val="none" w:sz="0" w:space="0" w:color="auto"/>
                    <w:bottom w:val="none" w:sz="0" w:space="0" w:color="auto"/>
                    <w:right w:val="none" w:sz="0" w:space="0" w:color="auto"/>
                  </w:divBdr>
                </w:div>
                <w:div w:id="453184368">
                  <w:marLeft w:val="0"/>
                  <w:marRight w:val="0"/>
                  <w:marTop w:val="0"/>
                  <w:marBottom w:val="0"/>
                  <w:divBdr>
                    <w:top w:val="none" w:sz="0" w:space="0" w:color="auto"/>
                    <w:left w:val="none" w:sz="0" w:space="0" w:color="auto"/>
                    <w:bottom w:val="none" w:sz="0" w:space="0" w:color="auto"/>
                    <w:right w:val="none" w:sz="0" w:space="0" w:color="auto"/>
                  </w:divBdr>
                </w:div>
                <w:div w:id="453869298">
                  <w:marLeft w:val="0"/>
                  <w:marRight w:val="0"/>
                  <w:marTop w:val="0"/>
                  <w:marBottom w:val="0"/>
                  <w:divBdr>
                    <w:top w:val="none" w:sz="0" w:space="0" w:color="auto"/>
                    <w:left w:val="none" w:sz="0" w:space="0" w:color="auto"/>
                    <w:bottom w:val="none" w:sz="0" w:space="0" w:color="auto"/>
                    <w:right w:val="none" w:sz="0" w:space="0" w:color="auto"/>
                  </w:divBdr>
                </w:div>
                <w:div w:id="456685125">
                  <w:marLeft w:val="0"/>
                  <w:marRight w:val="0"/>
                  <w:marTop w:val="0"/>
                  <w:marBottom w:val="0"/>
                  <w:divBdr>
                    <w:top w:val="none" w:sz="0" w:space="0" w:color="auto"/>
                    <w:left w:val="none" w:sz="0" w:space="0" w:color="auto"/>
                    <w:bottom w:val="none" w:sz="0" w:space="0" w:color="auto"/>
                    <w:right w:val="none" w:sz="0" w:space="0" w:color="auto"/>
                  </w:divBdr>
                </w:div>
                <w:div w:id="457573332">
                  <w:marLeft w:val="0"/>
                  <w:marRight w:val="0"/>
                  <w:marTop w:val="0"/>
                  <w:marBottom w:val="0"/>
                  <w:divBdr>
                    <w:top w:val="none" w:sz="0" w:space="0" w:color="auto"/>
                    <w:left w:val="none" w:sz="0" w:space="0" w:color="auto"/>
                    <w:bottom w:val="none" w:sz="0" w:space="0" w:color="auto"/>
                    <w:right w:val="none" w:sz="0" w:space="0" w:color="auto"/>
                  </w:divBdr>
                </w:div>
                <w:div w:id="457801474">
                  <w:marLeft w:val="0"/>
                  <w:marRight w:val="0"/>
                  <w:marTop w:val="0"/>
                  <w:marBottom w:val="0"/>
                  <w:divBdr>
                    <w:top w:val="none" w:sz="0" w:space="0" w:color="auto"/>
                    <w:left w:val="none" w:sz="0" w:space="0" w:color="auto"/>
                    <w:bottom w:val="none" w:sz="0" w:space="0" w:color="auto"/>
                    <w:right w:val="none" w:sz="0" w:space="0" w:color="auto"/>
                  </w:divBdr>
                </w:div>
                <w:div w:id="462844447">
                  <w:marLeft w:val="0"/>
                  <w:marRight w:val="0"/>
                  <w:marTop w:val="0"/>
                  <w:marBottom w:val="0"/>
                  <w:divBdr>
                    <w:top w:val="none" w:sz="0" w:space="0" w:color="auto"/>
                    <w:left w:val="none" w:sz="0" w:space="0" w:color="auto"/>
                    <w:bottom w:val="none" w:sz="0" w:space="0" w:color="auto"/>
                    <w:right w:val="none" w:sz="0" w:space="0" w:color="auto"/>
                  </w:divBdr>
                </w:div>
                <w:div w:id="463740246">
                  <w:marLeft w:val="0"/>
                  <w:marRight w:val="0"/>
                  <w:marTop w:val="0"/>
                  <w:marBottom w:val="0"/>
                  <w:divBdr>
                    <w:top w:val="none" w:sz="0" w:space="0" w:color="auto"/>
                    <w:left w:val="none" w:sz="0" w:space="0" w:color="auto"/>
                    <w:bottom w:val="none" w:sz="0" w:space="0" w:color="auto"/>
                    <w:right w:val="none" w:sz="0" w:space="0" w:color="auto"/>
                  </w:divBdr>
                </w:div>
                <w:div w:id="466553544">
                  <w:marLeft w:val="0"/>
                  <w:marRight w:val="0"/>
                  <w:marTop w:val="0"/>
                  <w:marBottom w:val="0"/>
                  <w:divBdr>
                    <w:top w:val="none" w:sz="0" w:space="0" w:color="auto"/>
                    <w:left w:val="none" w:sz="0" w:space="0" w:color="auto"/>
                    <w:bottom w:val="none" w:sz="0" w:space="0" w:color="auto"/>
                    <w:right w:val="none" w:sz="0" w:space="0" w:color="auto"/>
                  </w:divBdr>
                </w:div>
                <w:div w:id="470947452">
                  <w:marLeft w:val="0"/>
                  <w:marRight w:val="0"/>
                  <w:marTop w:val="0"/>
                  <w:marBottom w:val="0"/>
                  <w:divBdr>
                    <w:top w:val="none" w:sz="0" w:space="0" w:color="auto"/>
                    <w:left w:val="none" w:sz="0" w:space="0" w:color="auto"/>
                    <w:bottom w:val="none" w:sz="0" w:space="0" w:color="auto"/>
                    <w:right w:val="none" w:sz="0" w:space="0" w:color="auto"/>
                  </w:divBdr>
                </w:div>
                <w:div w:id="471479815">
                  <w:marLeft w:val="0"/>
                  <w:marRight w:val="0"/>
                  <w:marTop w:val="0"/>
                  <w:marBottom w:val="0"/>
                  <w:divBdr>
                    <w:top w:val="none" w:sz="0" w:space="0" w:color="auto"/>
                    <w:left w:val="none" w:sz="0" w:space="0" w:color="auto"/>
                    <w:bottom w:val="none" w:sz="0" w:space="0" w:color="auto"/>
                    <w:right w:val="none" w:sz="0" w:space="0" w:color="auto"/>
                  </w:divBdr>
                </w:div>
                <w:div w:id="475100389">
                  <w:marLeft w:val="0"/>
                  <w:marRight w:val="0"/>
                  <w:marTop w:val="0"/>
                  <w:marBottom w:val="0"/>
                  <w:divBdr>
                    <w:top w:val="none" w:sz="0" w:space="0" w:color="auto"/>
                    <w:left w:val="none" w:sz="0" w:space="0" w:color="auto"/>
                    <w:bottom w:val="none" w:sz="0" w:space="0" w:color="auto"/>
                    <w:right w:val="none" w:sz="0" w:space="0" w:color="auto"/>
                  </w:divBdr>
                </w:div>
                <w:div w:id="477846852">
                  <w:marLeft w:val="0"/>
                  <w:marRight w:val="0"/>
                  <w:marTop w:val="0"/>
                  <w:marBottom w:val="0"/>
                  <w:divBdr>
                    <w:top w:val="none" w:sz="0" w:space="0" w:color="auto"/>
                    <w:left w:val="none" w:sz="0" w:space="0" w:color="auto"/>
                    <w:bottom w:val="none" w:sz="0" w:space="0" w:color="auto"/>
                    <w:right w:val="none" w:sz="0" w:space="0" w:color="auto"/>
                  </w:divBdr>
                </w:div>
                <w:div w:id="479926909">
                  <w:marLeft w:val="0"/>
                  <w:marRight w:val="0"/>
                  <w:marTop w:val="0"/>
                  <w:marBottom w:val="0"/>
                  <w:divBdr>
                    <w:top w:val="none" w:sz="0" w:space="0" w:color="auto"/>
                    <w:left w:val="none" w:sz="0" w:space="0" w:color="auto"/>
                    <w:bottom w:val="none" w:sz="0" w:space="0" w:color="auto"/>
                    <w:right w:val="none" w:sz="0" w:space="0" w:color="auto"/>
                  </w:divBdr>
                </w:div>
                <w:div w:id="480731445">
                  <w:marLeft w:val="0"/>
                  <w:marRight w:val="0"/>
                  <w:marTop w:val="0"/>
                  <w:marBottom w:val="0"/>
                  <w:divBdr>
                    <w:top w:val="none" w:sz="0" w:space="0" w:color="auto"/>
                    <w:left w:val="none" w:sz="0" w:space="0" w:color="auto"/>
                    <w:bottom w:val="none" w:sz="0" w:space="0" w:color="auto"/>
                    <w:right w:val="none" w:sz="0" w:space="0" w:color="auto"/>
                  </w:divBdr>
                </w:div>
                <w:div w:id="481116275">
                  <w:marLeft w:val="0"/>
                  <w:marRight w:val="0"/>
                  <w:marTop w:val="0"/>
                  <w:marBottom w:val="0"/>
                  <w:divBdr>
                    <w:top w:val="none" w:sz="0" w:space="0" w:color="auto"/>
                    <w:left w:val="none" w:sz="0" w:space="0" w:color="auto"/>
                    <w:bottom w:val="none" w:sz="0" w:space="0" w:color="auto"/>
                    <w:right w:val="none" w:sz="0" w:space="0" w:color="auto"/>
                  </w:divBdr>
                </w:div>
                <w:div w:id="481580503">
                  <w:marLeft w:val="0"/>
                  <w:marRight w:val="0"/>
                  <w:marTop w:val="0"/>
                  <w:marBottom w:val="0"/>
                  <w:divBdr>
                    <w:top w:val="none" w:sz="0" w:space="0" w:color="auto"/>
                    <w:left w:val="none" w:sz="0" w:space="0" w:color="auto"/>
                    <w:bottom w:val="none" w:sz="0" w:space="0" w:color="auto"/>
                    <w:right w:val="none" w:sz="0" w:space="0" w:color="auto"/>
                  </w:divBdr>
                </w:div>
                <w:div w:id="490561133">
                  <w:marLeft w:val="0"/>
                  <w:marRight w:val="0"/>
                  <w:marTop w:val="0"/>
                  <w:marBottom w:val="0"/>
                  <w:divBdr>
                    <w:top w:val="none" w:sz="0" w:space="0" w:color="auto"/>
                    <w:left w:val="none" w:sz="0" w:space="0" w:color="auto"/>
                    <w:bottom w:val="none" w:sz="0" w:space="0" w:color="auto"/>
                    <w:right w:val="none" w:sz="0" w:space="0" w:color="auto"/>
                  </w:divBdr>
                </w:div>
                <w:div w:id="491221204">
                  <w:marLeft w:val="0"/>
                  <w:marRight w:val="0"/>
                  <w:marTop w:val="0"/>
                  <w:marBottom w:val="0"/>
                  <w:divBdr>
                    <w:top w:val="none" w:sz="0" w:space="0" w:color="auto"/>
                    <w:left w:val="none" w:sz="0" w:space="0" w:color="auto"/>
                    <w:bottom w:val="none" w:sz="0" w:space="0" w:color="auto"/>
                    <w:right w:val="none" w:sz="0" w:space="0" w:color="auto"/>
                  </w:divBdr>
                </w:div>
                <w:div w:id="494220684">
                  <w:marLeft w:val="0"/>
                  <w:marRight w:val="0"/>
                  <w:marTop w:val="0"/>
                  <w:marBottom w:val="0"/>
                  <w:divBdr>
                    <w:top w:val="none" w:sz="0" w:space="0" w:color="auto"/>
                    <w:left w:val="none" w:sz="0" w:space="0" w:color="auto"/>
                    <w:bottom w:val="none" w:sz="0" w:space="0" w:color="auto"/>
                    <w:right w:val="none" w:sz="0" w:space="0" w:color="auto"/>
                  </w:divBdr>
                </w:div>
                <w:div w:id="494615721">
                  <w:marLeft w:val="0"/>
                  <w:marRight w:val="0"/>
                  <w:marTop w:val="0"/>
                  <w:marBottom w:val="0"/>
                  <w:divBdr>
                    <w:top w:val="none" w:sz="0" w:space="0" w:color="auto"/>
                    <w:left w:val="none" w:sz="0" w:space="0" w:color="auto"/>
                    <w:bottom w:val="none" w:sz="0" w:space="0" w:color="auto"/>
                    <w:right w:val="none" w:sz="0" w:space="0" w:color="auto"/>
                  </w:divBdr>
                </w:div>
                <w:div w:id="496654989">
                  <w:marLeft w:val="0"/>
                  <w:marRight w:val="0"/>
                  <w:marTop w:val="0"/>
                  <w:marBottom w:val="0"/>
                  <w:divBdr>
                    <w:top w:val="none" w:sz="0" w:space="0" w:color="auto"/>
                    <w:left w:val="none" w:sz="0" w:space="0" w:color="auto"/>
                    <w:bottom w:val="none" w:sz="0" w:space="0" w:color="auto"/>
                    <w:right w:val="none" w:sz="0" w:space="0" w:color="auto"/>
                  </w:divBdr>
                </w:div>
                <w:div w:id="498346290">
                  <w:marLeft w:val="0"/>
                  <w:marRight w:val="0"/>
                  <w:marTop w:val="0"/>
                  <w:marBottom w:val="0"/>
                  <w:divBdr>
                    <w:top w:val="none" w:sz="0" w:space="0" w:color="auto"/>
                    <w:left w:val="none" w:sz="0" w:space="0" w:color="auto"/>
                    <w:bottom w:val="none" w:sz="0" w:space="0" w:color="auto"/>
                    <w:right w:val="none" w:sz="0" w:space="0" w:color="auto"/>
                  </w:divBdr>
                </w:div>
                <w:div w:id="502819330">
                  <w:marLeft w:val="0"/>
                  <w:marRight w:val="0"/>
                  <w:marTop w:val="0"/>
                  <w:marBottom w:val="0"/>
                  <w:divBdr>
                    <w:top w:val="none" w:sz="0" w:space="0" w:color="auto"/>
                    <w:left w:val="none" w:sz="0" w:space="0" w:color="auto"/>
                    <w:bottom w:val="none" w:sz="0" w:space="0" w:color="auto"/>
                    <w:right w:val="none" w:sz="0" w:space="0" w:color="auto"/>
                  </w:divBdr>
                </w:div>
                <w:div w:id="505705188">
                  <w:marLeft w:val="0"/>
                  <w:marRight w:val="0"/>
                  <w:marTop w:val="0"/>
                  <w:marBottom w:val="0"/>
                  <w:divBdr>
                    <w:top w:val="none" w:sz="0" w:space="0" w:color="auto"/>
                    <w:left w:val="none" w:sz="0" w:space="0" w:color="auto"/>
                    <w:bottom w:val="none" w:sz="0" w:space="0" w:color="auto"/>
                    <w:right w:val="none" w:sz="0" w:space="0" w:color="auto"/>
                  </w:divBdr>
                </w:div>
                <w:div w:id="506409162">
                  <w:marLeft w:val="0"/>
                  <w:marRight w:val="0"/>
                  <w:marTop w:val="0"/>
                  <w:marBottom w:val="0"/>
                  <w:divBdr>
                    <w:top w:val="none" w:sz="0" w:space="0" w:color="auto"/>
                    <w:left w:val="none" w:sz="0" w:space="0" w:color="auto"/>
                    <w:bottom w:val="none" w:sz="0" w:space="0" w:color="auto"/>
                    <w:right w:val="none" w:sz="0" w:space="0" w:color="auto"/>
                  </w:divBdr>
                </w:div>
                <w:div w:id="506603401">
                  <w:marLeft w:val="0"/>
                  <w:marRight w:val="0"/>
                  <w:marTop w:val="0"/>
                  <w:marBottom w:val="0"/>
                  <w:divBdr>
                    <w:top w:val="none" w:sz="0" w:space="0" w:color="auto"/>
                    <w:left w:val="none" w:sz="0" w:space="0" w:color="auto"/>
                    <w:bottom w:val="none" w:sz="0" w:space="0" w:color="auto"/>
                    <w:right w:val="none" w:sz="0" w:space="0" w:color="auto"/>
                  </w:divBdr>
                </w:div>
                <w:div w:id="509755607">
                  <w:marLeft w:val="0"/>
                  <w:marRight w:val="0"/>
                  <w:marTop w:val="0"/>
                  <w:marBottom w:val="0"/>
                  <w:divBdr>
                    <w:top w:val="none" w:sz="0" w:space="0" w:color="auto"/>
                    <w:left w:val="none" w:sz="0" w:space="0" w:color="auto"/>
                    <w:bottom w:val="none" w:sz="0" w:space="0" w:color="auto"/>
                    <w:right w:val="none" w:sz="0" w:space="0" w:color="auto"/>
                  </w:divBdr>
                </w:div>
                <w:div w:id="512576376">
                  <w:marLeft w:val="0"/>
                  <w:marRight w:val="0"/>
                  <w:marTop w:val="0"/>
                  <w:marBottom w:val="0"/>
                  <w:divBdr>
                    <w:top w:val="none" w:sz="0" w:space="0" w:color="auto"/>
                    <w:left w:val="none" w:sz="0" w:space="0" w:color="auto"/>
                    <w:bottom w:val="none" w:sz="0" w:space="0" w:color="auto"/>
                    <w:right w:val="none" w:sz="0" w:space="0" w:color="auto"/>
                  </w:divBdr>
                </w:div>
                <w:div w:id="516503664">
                  <w:marLeft w:val="0"/>
                  <w:marRight w:val="0"/>
                  <w:marTop w:val="0"/>
                  <w:marBottom w:val="0"/>
                  <w:divBdr>
                    <w:top w:val="none" w:sz="0" w:space="0" w:color="auto"/>
                    <w:left w:val="none" w:sz="0" w:space="0" w:color="auto"/>
                    <w:bottom w:val="none" w:sz="0" w:space="0" w:color="auto"/>
                    <w:right w:val="none" w:sz="0" w:space="0" w:color="auto"/>
                  </w:divBdr>
                </w:div>
                <w:div w:id="522207347">
                  <w:marLeft w:val="0"/>
                  <w:marRight w:val="0"/>
                  <w:marTop w:val="0"/>
                  <w:marBottom w:val="0"/>
                  <w:divBdr>
                    <w:top w:val="none" w:sz="0" w:space="0" w:color="auto"/>
                    <w:left w:val="none" w:sz="0" w:space="0" w:color="auto"/>
                    <w:bottom w:val="none" w:sz="0" w:space="0" w:color="auto"/>
                    <w:right w:val="none" w:sz="0" w:space="0" w:color="auto"/>
                  </w:divBdr>
                </w:div>
                <w:div w:id="522282162">
                  <w:marLeft w:val="0"/>
                  <w:marRight w:val="0"/>
                  <w:marTop w:val="0"/>
                  <w:marBottom w:val="0"/>
                  <w:divBdr>
                    <w:top w:val="none" w:sz="0" w:space="0" w:color="auto"/>
                    <w:left w:val="none" w:sz="0" w:space="0" w:color="auto"/>
                    <w:bottom w:val="none" w:sz="0" w:space="0" w:color="auto"/>
                    <w:right w:val="none" w:sz="0" w:space="0" w:color="auto"/>
                  </w:divBdr>
                </w:div>
                <w:div w:id="522672676">
                  <w:marLeft w:val="0"/>
                  <w:marRight w:val="0"/>
                  <w:marTop w:val="0"/>
                  <w:marBottom w:val="0"/>
                  <w:divBdr>
                    <w:top w:val="none" w:sz="0" w:space="0" w:color="auto"/>
                    <w:left w:val="none" w:sz="0" w:space="0" w:color="auto"/>
                    <w:bottom w:val="none" w:sz="0" w:space="0" w:color="auto"/>
                    <w:right w:val="none" w:sz="0" w:space="0" w:color="auto"/>
                  </w:divBdr>
                </w:div>
                <w:div w:id="523136050">
                  <w:marLeft w:val="0"/>
                  <w:marRight w:val="0"/>
                  <w:marTop w:val="0"/>
                  <w:marBottom w:val="0"/>
                  <w:divBdr>
                    <w:top w:val="none" w:sz="0" w:space="0" w:color="auto"/>
                    <w:left w:val="none" w:sz="0" w:space="0" w:color="auto"/>
                    <w:bottom w:val="none" w:sz="0" w:space="0" w:color="auto"/>
                    <w:right w:val="none" w:sz="0" w:space="0" w:color="auto"/>
                  </w:divBdr>
                </w:div>
                <w:div w:id="523402684">
                  <w:marLeft w:val="0"/>
                  <w:marRight w:val="0"/>
                  <w:marTop w:val="0"/>
                  <w:marBottom w:val="0"/>
                  <w:divBdr>
                    <w:top w:val="none" w:sz="0" w:space="0" w:color="auto"/>
                    <w:left w:val="none" w:sz="0" w:space="0" w:color="auto"/>
                    <w:bottom w:val="none" w:sz="0" w:space="0" w:color="auto"/>
                    <w:right w:val="none" w:sz="0" w:space="0" w:color="auto"/>
                  </w:divBdr>
                </w:div>
                <w:div w:id="530415553">
                  <w:marLeft w:val="0"/>
                  <w:marRight w:val="0"/>
                  <w:marTop w:val="0"/>
                  <w:marBottom w:val="0"/>
                  <w:divBdr>
                    <w:top w:val="none" w:sz="0" w:space="0" w:color="auto"/>
                    <w:left w:val="none" w:sz="0" w:space="0" w:color="auto"/>
                    <w:bottom w:val="none" w:sz="0" w:space="0" w:color="auto"/>
                    <w:right w:val="none" w:sz="0" w:space="0" w:color="auto"/>
                  </w:divBdr>
                </w:div>
                <w:div w:id="531962386">
                  <w:marLeft w:val="0"/>
                  <w:marRight w:val="0"/>
                  <w:marTop w:val="0"/>
                  <w:marBottom w:val="0"/>
                  <w:divBdr>
                    <w:top w:val="none" w:sz="0" w:space="0" w:color="auto"/>
                    <w:left w:val="none" w:sz="0" w:space="0" w:color="auto"/>
                    <w:bottom w:val="none" w:sz="0" w:space="0" w:color="auto"/>
                    <w:right w:val="none" w:sz="0" w:space="0" w:color="auto"/>
                  </w:divBdr>
                </w:div>
                <w:div w:id="533735617">
                  <w:marLeft w:val="0"/>
                  <w:marRight w:val="0"/>
                  <w:marTop w:val="0"/>
                  <w:marBottom w:val="0"/>
                  <w:divBdr>
                    <w:top w:val="none" w:sz="0" w:space="0" w:color="auto"/>
                    <w:left w:val="none" w:sz="0" w:space="0" w:color="auto"/>
                    <w:bottom w:val="none" w:sz="0" w:space="0" w:color="auto"/>
                    <w:right w:val="none" w:sz="0" w:space="0" w:color="auto"/>
                  </w:divBdr>
                </w:div>
                <w:div w:id="534579876">
                  <w:marLeft w:val="0"/>
                  <w:marRight w:val="0"/>
                  <w:marTop w:val="0"/>
                  <w:marBottom w:val="0"/>
                  <w:divBdr>
                    <w:top w:val="none" w:sz="0" w:space="0" w:color="auto"/>
                    <w:left w:val="none" w:sz="0" w:space="0" w:color="auto"/>
                    <w:bottom w:val="none" w:sz="0" w:space="0" w:color="auto"/>
                    <w:right w:val="none" w:sz="0" w:space="0" w:color="auto"/>
                  </w:divBdr>
                </w:div>
                <w:div w:id="534999957">
                  <w:marLeft w:val="0"/>
                  <w:marRight w:val="0"/>
                  <w:marTop w:val="0"/>
                  <w:marBottom w:val="0"/>
                  <w:divBdr>
                    <w:top w:val="none" w:sz="0" w:space="0" w:color="auto"/>
                    <w:left w:val="none" w:sz="0" w:space="0" w:color="auto"/>
                    <w:bottom w:val="none" w:sz="0" w:space="0" w:color="auto"/>
                    <w:right w:val="none" w:sz="0" w:space="0" w:color="auto"/>
                  </w:divBdr>
                </w:div>
                <w:div w:id="535393352">
                  <w:marLeft w:val="0"/>
                  <w:marRight w:val="0"/>
                  <w:marTop w:val="0"/>
                  <w:marBottom w:val="0"/>
                  <w:divBdr>
                    <w:top w:val="none" w:sz="0" w:space="0" w:color="auto"/>
                    <w:left w:val="none" w:sz="0" w:space="0" w:color="auto"/>
                    <w:bottom w:val="none" w:sz="0" w:space="0" w:color="auto"/>
                    <w:right w:val="none" w:sz="0" w:space="0" w:color="auto"/>
                  </w:divBdr>
                </w:div>
                <w:div w:id="538129303">
                  <w:marLeft w:val="0"/>
                  <w:marRight w:val="0"/>
                  <w:marTop w:val="0"/>
                  <w:marBottom w:val="0"/>
                  <w:divBdr>
                    <w:top w:val="none" w:sz="0" w:space="0" w:color="auto"/>
                    <w:left w:val="none" w:sz="0" w:space="0" w:color="auto"/>
                    <w:bottom w:val="none" w:sz="0" w:space="0" w:color="auto"/>
                    <w:right w:val="none" w:sz="0" w:space="0" w:color="auto"/>
                  </w:divBdr>
                </w:div>
                <w:div w:id="539051808">
                  <w:marLeft w:val="0"/>
                  <w:marRight w:val="0"/>
                  <w:marTop w:val="0"/>
                  <w:marBottom w:val="0"/>
                  <w:divBdr>
                    <w:top w:val="none" w:sz="0" w:space="0" w:color="auto"/>
                    <w:left w:val="none" w:sz="0" w:space="0" w:color="auto"/>
                    <w:bottom w:val="none" w:sz="0" w:space="0" w:color="auto"/>
                    <w:right w:val="none" w:sz="0" w:space="0" w:color="auto"/>
                  </w:divBdr>
                </w:div>
                <w:div w:id="541409772">
                  <w:marLeft w:val="0"/>
                  <w:marRight w:val="0"/>
                  <w:marTop w:val="0"/>
                  <w:marBottom w:val="0"/>
                  <w:divBdr>
                    <w:top w:val="none" w:sz="0" w:space="0" w:color="auto"/>
                    <w:left w:val="none" w:sz="0" w:space="0" w:color="auto"/>
                    <w:bottom w:val="none" w:sz="0" w:space="0" w:color="auto"/>
                    <w:right w:val="none" w:sz="0" w:space="0" w:color="auto"/>
                  </w:divBdr>
                </w:div>
                <w:div w:id="543180025">
                  <w:marLeft w:val="0"/>
                  <w:marRight w:val="0"/>
                  <w:marTop w:val="0"/>
                  <w:marBottom w:val="0"/>
                  <w:divBdr>
                    <w:top w:val="none" w:sz="0" w:space="0" w:color="auto"/>
                    <w:left w:val="none" w:sz="0" w:space="0" w:color="auto"/>
                    <w:bottom w:val="none" w:sz="0" w:space="0" w:color="auto"/>
                    <w:right w:val="none" w:sz="0" w:space="0" w:color="auto"/>
                  </w:divBdr>
                </w:div>
                <w:div w:id="544759231">
                  <w:marLeft w:val="0"/>
                  <w:marRight w:val="0"/>
                  <w:marTop w:val="0"/>
                  <w:marBottom w:val="0"/>
                  <w:divBdr>
                    <w:top w:val="none" w:sz="0" w:space="0" w:color="auto"/>
                    <w:left w:val="none" w:sz="0" w:space="0" w:color="auto"/>
                    <w:bottom w:val="none" w:sz="0" w:space="0" w:color="auto"/>
                    <w:right w:val="none" w:sz="0" w:space="0" w:color="auto"/>
                  </w:divBdr>
                </w:div>
                <w:div w:id="549464741">
                  <w:marLeft w:val="0"/>
                  <w:marRight w:val="0"/>
                  <w:marTop w:val="0"/>
                  <w:marBottom w:val="0"/>
                  <w:divBdr>
                    <w:top w:val="none" w:sz="0" w:space="0" w:color="auto"/>
                    <w:left w:val="none" w:sz="0" w:space="0" w:color="auto"/>
                    <w:bottom w:val="none" w:sz="0" w:space="0" w:color="auto"/>
                    <w:right w:val="none" w:sz="0" w:space="0" w:color="auto"/>
                  </w:divBdr>
                </w:div>
                <w:div w:id="551120553">
                  <w:marLeft w:val="0"/>
                  <w:marRight w:val="0"/>
                  <w:marTop w:val="0"/>
                  <w:marBottom w:val="0"/>
                  <w:divBdr>
                    <w:top w:val="none" w:sz="0" w:space="0" w:color="auto"/>
                    <w:left w:val="none" w:sz="0" w:space="0" w:color="auto"/>
                    <w:bottom w:val="none" w:sz="0" w:space="0" w:color="auto"/>
                    <w:right w:val="none" w:sz="0" w:space="0" w:color="auto"/>
                  </w:divBdr>
                </w:div>
                <w:div w:id="556212239">
                  <w:marLeft w:val="0"/>
                  <w:marRight w:val="0"/>
                  <w:marTop w:val="0"/>
                  <w:marBottom w:val="0"/>
                  <w:divBdr>
                    <w:top w:val="none" w:sz="0" w:space="0" w:color="auto"/>
                    <w:left w:val="none" w:sz="0" w:space="0" w:color="auto"/>
                    <w:bottom w:val="none" w:sz="0" w:space="0" w:color="auto"/>
                    <w:right w:val="none" w:sz="0" w:space="0" w:color="auto"/>
                  </w:divBdr>
                </w:div>
                <w:div w:id="558588045">
                  <w:marLeft w:val="0"/>
                  <w:marRight w:val="0"/>
                  <w:marTop w:val="0"/>
                  <w:marBottom w:val="0"/>
                  <w:divBdr>
                    <w:top w:val="none" w:sz="0" w:space="0" w:color="auto"/>
                    <w:left w:val="none" w:sz="0" w:space="0" w:color="auto"/>
                    <w:bottom w:val="none" w:sz="0" w:space="0" w:color="auto"/>
                    <w:right w:val="none" w:sz="0" w:space="0" w:color="auto"/>
                  </w:divBdr>
                </w:div>
                <w:div w:id="560019101">
                  <w:marLeft w:val="0"/>
                  <w:marRight w:val="0"/>
                  <w:marTop w:val="0"/>
                  <w:marBottom w:val="0"/>
                  <w:divBdr>
                    <w:top w:val="none" w:sz="0" w:space="0" w:color="auto"/>
                    <w:left w:val="none" w:sz="0" w:space="0" w:color="auto"/>
                    <w:bottom w:val="none" w:sz="0" w:space="0" w:color="auto"/>
                    <w:right w:val="none" w:sz="0" w:space="0" w:color="auto"/>
                  </w:divBdr>
                </w:div>
                <w:div w:id="560991305">
                  <w:marLeft w:val="0"/>
                  <w:marRight w:val="0"/>
                  <w:marTop w:val="0"/>
                  <w:marBottom w:val="0"/>
                  <w:divBdr>
                    <w:top w:val="none" w:sz="0" w:space="0" w:color="auto"/>
                    <w:left w:val="none" w:sz="0" w:space="0" w:color="auto"/>
                    <w:bottom w:val="none" w:sz="0" w:space="0" w:color="auto"/>
                    <w:right w:val="none" w:sz="0" w:space="0" w:color="auto"/>
                  </w:divBdr>
                </w:div>
                <w:div w:id="571039846">
                  <w:marLeft w:val="0"/>
                  <w:marRight w:val="0"/>
                  <w:marTop w:val="0"/>
                  <w:marBottom w:val="0"/>
                  <w:divBdr>
                    <w:top w:val="none" w:sz="0" w:space="0" w:color="auto"/>
                    <w:left w:val="none" w:sz="0" w:space="0" w:color="auto"/>
                    <w:bottom w:val="none" w:sz="0" w:space="0" w:color="auto"/>
                    <w:right w:val="none" w:sz="0" w:space="0" w:color="auto"/>
                  </w:divBdr>
                </w:div>
                <w:div w:id="576092593">
                  <w:marLeft w:val="0"/>
                  <w:marRight w:val="0"/>
                  <w:marTop w:val="0"/>
                  <w:marBottom w:val="0"/>
                  <w:divBdr>
                    <w:top w:val="none" w:sz="0" w:space="0" w:color="auto"/>
                    <w:left w:val="none" w:sz="0" w:space="0" w:color="auto"/>
                    <w:bottom w:val="none" w:sz="0" w:space="0" w:color="auto"/>
                    <w:right w:val="none" w:sz="0" w:space="0" w:color="auto"/>
                  </w:divBdr>
                </w:div>
                <w:div w:id="576784962">
                  <w:marLeft w:val="0"/>
                  <w:marRight w:val="0"/>
                  <w:marTop w:val="0"/>
                  <w:marBottom w:val="0"/>
                  <w:divBdr>
                    <w:top w:val="none" w:sz="0" w:space="0" w:color="auto"/>
                    <w:left w:val="none" w:sz="0" w:space="0" w:color="auto"/>
                    <w:bottom w:val="none" w:sz="0" w:space="0" w:color="auto"/>
                    <w:right w:val="none" w:sz="0" w:space="0" w:color="auto"/>
                  </w:divBdr>
                </w:div>
                <w:div w:id="579829487">
                  <w:marLeft w:val="0"/>
                  <w:marRight w:val="0"/>
                  <w:marTop w:val="0"/>
                  <w:marBottom w:val="0"/>
                  <w:divBdr>
                    <w:top w:val="none" w:sz="0" w:space="0" w:color="auto"/>
                    <w:left w:val="none" w:sz="0" w:space="0" w:color="auto"/>
                    <w:bottom w:val="none" w:sz="0" w:space="0" w:color="auto"/>
                    <w:right w:val="none" w:sz="0" w:space="0" w:color="auto"/>
                  </w:divBdr>
                </w:div>
                <w:div w:id="580722550">
                  <w:marLeft w:val="0"/>
                  <w:marRight w:val="0"/>
                  <w:marTop w:val="0"/>
                  <w:marBottom w:val="0"/>
                  <w:divBdr>
                    <w:top w:val="none" w:sz="0" w:space="0" w:color="auto"/>
                    <w:left w:val="none" w:sz="0" w:space="0" w:color="auto"/>
                    <w:bottom w:val="none" w:sz="0" w:space="0" w:color="auto"/>
                    <w:right w:val="none" w:sz="0" w:space="0" w:color="auto"/>
                  </w:divBdr>
                </w:div>
                <w:div w:id="580797055">
                  <w:marLeft w:val="0"/>
                  <w:marRight w:val="0"/>
                  <w:marTop w:val="0"/>
                  <w:marBottom w:val="0"/>
                  <w:divBdr>
                    <w:top w:val="none" w:sz="0" w:space="0" w:color="auto"/>
                    <w:left w:val="none" w:sz="0" w:space="0" w:color="auto"/>
                    <w:bottom w:val="none" w:sz="0" w:space="0" w:color="auto"/>
                    <w:right w:val="none" w:sz="0" w:space="0" w:color="auto"/>
                  </w:divBdr>
                </w:div>
                <w:div w:id="582838975">
                  <w:marLeft w:val="0"/>
                  <w:marRight w:val="0"/>
                  <w:marTop w:val="0"/>
                  <w:marBottom w:val="0"/>
                  <w:divBdr>
                    <w:top w:val="none" w:sz="0" w:space="0" w:color="auto"/>
                    <w:left w:val="none" w:sz="0" w:space="0" w:color="auto"/>
                    <w:bottom w:val="none" w:sz="0" w:space="0" w:color="auto"/>
                    <w:right w:val="none" w:sz="0" w:space="0" w:color="auto"/>
                  </w:divBdr>
                </w:div>
                <w:div w:id="586427479">
                  <w:marLeft w:val="0"/>
                  <w:marRight w:val="0"/>
                  <w:marTop w:val="0"/>
                  <w:marBottom w:val="0"/>
                  <w:divBdr>
                    <w:top w:val="none" w:sz="0" w:space="0" w:color="auto"/>
                    <w:left w:val="none" w:sz="0" w:space="0" w:color="auto"/>
                    <w:bottom w:val="none" w:sz="0" w:space="0" w:color="auto"/>
                    <w:right w:val="none" w:sz="0" w:space="0" w:color="auto"/>
                  </w:divBdr>
                </w:div>
                <w:div w:id="588392752">
                  <w:marLeft w:val="0"/>
                  <w:marRight w:val="0"/>
                  <w:marTop w:val="0"/>
                  <w:marBottom w:val="0"/>
                  <w:divBdr>
                    <w:top w:val="none" w:sz="0" w:space="0" w:color="auto"/>
                    <w:left w:val="none" w:sz="0" w:space="0" w:color="auto"/>
                    <w:bottom w:val="none" w:sz="0" w:space="0" w:color="auto"/>
                    <w:right w:val="none" w:sz="0" w:space="0" w:color="auto"/>
                  </w:divBdr>
                </w:div>
                <w:div w:id="593516701">
                  <w:marLeft w:val="0"/>
                  <w:marRight w:val="0"/>
                  <w:marTop w:val="0"/>
                  <w:marBottom w:val="0"/>
                  <w:divBdr>
                    <w:top w:val="none" w:sz="0" w:space="0" w:color="auto"/>
                    <w:left w:val="none" w:sz="0" w:space="0" w:color="auto"/>
                    <w:bottom w:val="none" w:sz="0" w:space="0" w:color="auto"/>
                    <w:right w:val="none" w:sz="0" w:space="0" w:color="auto"/>
                  </w:divBdr>
                </w:div>
                <w:div w:id="596905209">
                  <w:marLeft w:val="0"/>
                  <w:marRight w:val="0"/>
                  <w:marTop w:val="0"/>
                  <w:marBottom w:val="0"/>
                  <w:divBdr>
                    <w:top w:val="none" w:sz="0" w:space="0" w:color="auto"/>
                    <w:left w:val="none" w:sz="0" w:space="0" w:color="auto"/>
                    <w:bottom w:val="none" w:sz="0" w:space="0" w:color="auto"/>
                    <w:right w:val="none" w:sz="0" w:space="0" w:color="auto"/>
                  </w:divBdr>
                </w:div>
                <w:div w:id="597639396">
                  <w:marLeft w:val="0"/>
                  <w:marRight w:val="0"/>
                  <w:marTop w:val="0"/>
                  <w:marBottom w:val="0"/>
                  <w:divBdr>
                    <w:top w:val="none" w:sz="0" w:space="0" w:color="auto"/>
                    <w:left w:val="none" w:sz="0" w:space="0" w:color="auto"/>
                    <w:bottom w:val="none" w:sz="0" w:space="0" w:color="auto"/>
                    <w:right w:val="none" w:sz="0" w:space="0" w:color="auto"/>
                  </w:divBdr>
                </w:div>
                <w:div w:id="599803840">
                  <w:marLeft w:val="0"/>
                  <w:marRight w:val="0"/>
                  <w:marTop w:val="0"/>
                  <w:marBottom w:val="0"/>
                  <w:divBdr>
                    <w:top w:val="none" w:sz="0" w:space="0" w:color="auto"/>
                    <w:left w:val="none" w:sz="0" w:space="0" w:color="auto"/>
                    <w:bottom w:val="none" w:sz="0" w:space="0" w:color="auto"/>
                    <w:right w:val="none" w:sz="0" w:space="0" w:color="auto"/>
                  </w:divBdr>
                </w:div>
                <w:div w:id="602349418">
                  <w:marLeft w:val="0"/>
                  <w:marRight w:val="0"/>
                  <w:marTop w:val="0"/>
                  <w:marBottom w:val="0"/>
                  <w:divBdr>
                    <w:top w:val="none" w:sz="0" w:space="0" w:color="auto"/>
                    <w:left w:val="none" w:sz="0" w:space="0" w:color="auto"/>
                    <w:bottom w:val="none" w:sz="0" w:space="0" w:color="auto"/>
                    <w:right w:val="none" w:sz="0" w:space="0" w:color="auto"/>
                  </w:divBdr>
                </w:div>
                <w:div w:id="603922794">
                  <w:marLeft w:val="0"/>
                  <w:marRight w:val="0"/>
                  <w:marTop w:val="0"/>
                  <w:marBottom w:val="0"/>
                  <w:divBdr>
                    <w:top w:val="none" w:sz="0" w:space="0" w:color="auto"/>
                    <w:left w:val="none" w:sz="0" w:space="0" w:color="auto"/>
                    <w:bottom w:val="none" w:sz="0" w:space="0" w:color="auto"/>
                    <w:right w:val="none" w:sz="0" w:space="0" w:color="auto"/>
                  </w:divBdr>
                </w:div>
                <w:div w:id="604775831">
                  <w:marLeft w:val="0"/>
                  <w:marRight w:val="0"/>
                  <w:marTop w:val="0"/>
                  <w:marBottom w:val="0"/>
                  <w:divBdr>
                    <w:top w:val="none" w:sz="0" w:space="0" w:color="auto"/>
                    <w:left w:val="none" w:sz="0" w:space="0" w:color="auto"/>
                    <w:bottom w:val="none" w:sz="0" w:space="0" w:color="auto"/>
                    <w:right w:val="none" w:sz="0" w:space="0" w:color="auto"/>
                  </w:divBdr>
                </w:div>
                <w:div w:id="606084154">
                  <w:marLeft w:val="0"/>
                  <w:marRight w:val="0"/>
                  <w:marTop w:val="0"/>
                  <w:marBottom w:val="0"/>
                  <w:divBdr>
                    <w:top w:val="none" w:sz="0" w:space="0" w:color="auto"/>
                    <w:left w:val="none" w:sz="0" w:space="0" w:color="auto"/>
                    <w:bottom w:val="none" w:sz="0" w:space="0" w:color="auto"/>
                    <w:right w:val="none" w:sz="0" w:space="0" w:color="auto"/>
                  </w:divBdr>
                </w:div>
                <w:div w:id="609824758">
                  <w:marLeft w:val="0"/>
                  <w:marRight w:val="0"/>
                  <w:marTop w:val="0"/>
                  <w:marBottom w:val="0"/>
                  <w:divBdr>
                    <w:top w:val="none" w:sz="0" w:space="0" w:color="auto"/>
                    <w:left w:val="none" w:sz="0" w:space="0" w:color="auto"/>
                    <w:bottom w:val="none" w:sz="0" w:space="0" w:color="auto"/>
                    <w:right w:val="none" w:sz="0" w:space="0" w:color="auto"/>
                  </w:divBdr>
                </w:div>
                <w:div w:id="610279749">
                  <w:marLeft w:val="0"/>
                  <w:marRight w:val="0"/>
                  <w:marTop w:val="0"/>
                  <w:marBottom w:val="0"/>
                  <w:divBdr>
                    <w:top w:val="none" w:sz="0" w:space="0" w:color="auto"/>
                    <w:left w:val="none" w:sz="0" w:space="0" w:color="auto"/>
                    <w:bottom w:val="none" w:sz="0" w:space="0" w:color="auto"/>
                    <w:right w:val="none" w:sz="0" w:space="0" w:color="auto"/>
                  </w:divBdr>
                </w:div>
                <w:div w:id="611593937">
                  <w:marLeft w:val="0"/>
                  <w:marRight w:val="0"/>
                  <w:marTop w:val="0"/>
                  <w:marBottom w:val="0"/>
                  <w:divBdr>
                    <w:top w:val="none" w:sz="0" w:space="0" w:color="auto"/>
                    <w:left w:val="none" w:sz="0" w:space="0" w:color="auto"/>
                    <w:bottom w:val="none" w:sz="0" w:space="0" w:color="auto"/>
                    <w:right w:val="none" w:sz="0" w:space="0" w:color="auto"/>
                  </w:divBdr>
                </w:div>
                <w:div w:id="613368749">
                  <w:marLeft w:val="0"/>
                  <w:marRight w:val="0"/>
                  <w:marTop w:val="0"/>
                  <w:marBottom w:val="0"/>
                  <w:divBdr>
                    <w:top w:val="none" w:sz="0" w:space="0" w:color="auto"/>
                    <w:left w:val="none" w:sz="0" w:space="0" w:color="auto"/>
                    <w:bottom w:val="none" w:sz="0" w:space="0" w:color="auto"/>
                    <w:right w:val="none" w:sz="0" w:space="0" w:color="auto"/>
                  </w:divBdr>
                </w:div>
                <w:div w:id="615252305">
                  <w:marLeft w:val="0"/>
                  <w:marRight w:val="0"/>
                  <w:marTop w:val="0"/>
                  <w:marBottom w:val="0"/>
                  <w:divBdr>
                    <w:top w:val="none" w:sz="0" w:space="0" w:color="auto"/>
                    <w:left w:val="none" w:sz="0" w:space="0" w:color="auto"/>
                    <w:bottom w:val="none" w:sz="0" w:space="0" w:color="auto"/>
                    <w:right w:val="none" w:sz="0" w:space="0" w:color="auto"/>
                  </w:divBdr>
                </w:div>
                <w:div w:id="617025479">
                  <w:marLeft w:val="0"/>
                  <w:marRight w:val="0"/>
                  <w:marTop w:val="0"/>
                  <w:marBottom w:val="0"/>
                  <w:divBdr>
                    <w:top w:val="none" w:sz="0" w:space="0" w:color="auto"/>
                    <w:left w:val="none" w:sz="0" w:space="0" w:color="auto"/>
                    <w:bottom w:val="none" w:sz="0" w:space="0" w:color="auto"/>
                    <w:right w:val="none" w:sz="0" w:space="0" w:color="auto"/>
                  </w:divBdr>
                </w:div>
                <w:div w:id="618220350">
                  <w:marLeft w:val="0"/>
                  <w:marRight w:val="0"/>
                  <w:marTop w:val="0"/>
                  <w:marBottom w:val="0"/>
                  <w:divBdr>
                    <w:top w:val="none" w:sz="0" w:space="0" w:color="auto"/>
                    <w:left w:val="none" w:sz="0" w:space="0" w:color="auto"/>
                    <w:bottom w:val="none" w:sz="0" w:space="0" w:color="auto"/>
                    <w:right w:val="none" w:sz="0" w:space="0" w:color="auto"/>
                  </w:divBdr>
                </w:div>
                <w:div w:id="618296686">
                  <w:marLeft w:val="0"/>
                  <w:marRight w:val="0"/>
                  <w:marTop w:val="0"/>
                  <w:marBottom w:val="0"/>
                  <w:divBdr>
                    <w:top w:val="none" w:sz="0" w:space="0" w:color="auto"/>
                    <w:left w:val="none" w:sz="0" w:space="0" w:color="auto"/>
                    <w:bottom w:val="none" w:sz="0" w:space="0" w:color="auto"/>
                    <w:right w:val="none" w:sz="0" w:space="0" w:color="auto"/>
                  </w:divBdr>
                </w:div>
                <w:div w:id="619725601">
                  <w:marLeft w:val="0"/>
                  <w:marRight w:val="0"/>
                  <w:marTop w:val="0"/>
                  <w:marBottom w:val="0"/>
                  <w:divBdr>
                    <w:top w:val="none" w:sz="0" w:space="0" w:color="auto"/>
                    <w:left w:val="none" w:sz="0" w:space="0" w:color="auto"/>
                    <w:bottom w:val="none" w:sz="0" w:space="0" w:color="auto"/>
                    <w:right w:val="none" w:sz="0" w:space="0" w:color="auto"/>
                  </w:divBdr>
                </w:div>
                <w:div w:id="620459514">
                  <w:marLeft w:val="0"/>
                  <w:marRight w:val="0"/>
                  <w:marTop w:val="0"/>
                  <w:marBottom w:val="0"/>
                  <w:divBdr>
                    <w:top w:val="none" w:sz="0" w:space="0" w:color="auto"/>
                    <w:left w:val="none" w:sz="0" w:space="0" w:color="auto"/>
                    <w:bottom w:val="none" w:sz="0" w:space="0" w:color="auto"/>
                    <w:right w:val="none" w:sz="0" w:space="0" w:color="auto"/>
                  </w:divBdr>
                </w:div>
                <w:div w:id="623386815">
                  <w:marLeft w:val="0"/>
                  <w:marRight w:val="0"/>
                  <w:marTop w:val="0"/>
                  <w:marBottom w:val="0"/>
                  <w:divBdr>
                    <w:top w:val="none" w:sz="0" w:space="0" w:color="auto"/>
                    <w:left w:val="none" w:sz="0" w:space="0" w:color="auto"/>
                    <w:bottom w:val="none" w:sz="0" w:space="0" w:color="auto"/>
                    <w:right w:val="none" w:sz="0" w:space="0" w:color="auto"/>
                  </w:divBdr>
                </w:div>
                <w:div w:id="623970062">
                  <w:marLeft w:val="0"/>
                  <w:marRight w:val="0"/>
                  <w:marTop w:val="0"/>
                  <w:marBottom w:val="0"/>
                  <w:divBdr>
                    <w:top w:val="none" w:sz="0" w:space="0" w:color="auto"/>
                    <w:left w:val="none" w:sz="0" w:space="0" w:color="auto"/>
                    <w:bottom w:val="none" w:sz="0" w:space="0" w:color="auto"/>
                    <w:right w:val="none" w:sz="0" w:space="0" w:color="auto"/>
                  </w:divBdr>
                </w:div>
                <w:div w:id="625427087">
                  <w:marLeft w:val="0"/>
                  <w:marRight w:val="0"/>
                  <w:marTop w:val="0"/>
                  <w:marBottom w:val="0"/>
                  <w:divBdr>
                    <w:top w:val="none" w:sz="0" w:space="0" w:color="auto"/>
                    <w:left w:val="none" w:sz="0" w:space="0" w:color="auto"/>
                    <w:bottom w:val="none" w:sz="0" w:space="0" w:color="auto"/>
                    <w:right w:val="none" w:sz="0" w:space="0" w:color="auto"/>
                  </w:divBdr>
                </w:div>
                <w:div w:id="626085441">
                  <w:marLeft w:val="0"/>
                  <w:marRight w:val="0"/>
                  <w:marTop w:val="0"/>
                  <w:marBottom w:val="0"/>
                  <w:divBdr>
                    <w:top w:val="none" w:sz="0" w:space="0" w:color="auto"/>
                    <w:left w:val="none" w:sz="0" w:space="0" w:color="auto"/>
                    <w:bottom w:val="none" w:sz="0" w:space="0" w:color="auto"/>
                    <w:right w:val="none" w:sz="0" w:space="0" w:color="auto"/>
                  </w:divBdr>
                </w:div>
                <w:div w:id="626549726">
                  <w:marLeft w:val="0"/>
                  <w:marRight w:val="0"/>
                  <w:marTop w:val="0"/>
                  <w:marBottom w:val="0"/>
                  <w:divBdr>
                    <w:top w:val="none" w:sz="0" w:space="0" w:color="auto"/>
                    <w:left w:val="none" w:sz="0" w:space="0" w:color="auto"/>
                    <w:bottom w:val="none" w:sz="0" w:space="0" w:color="auto"/>
                    <w:right w:val="none" w:sz="0" w:space="0" w:color="auto"/>
                  </w:divBdr>
                </w:div>
                <w:div w:id="627321224">
                  <w:marLeft w:val="0"/>
                  <w:marRight w:val="0"/>
                  <w:marTop w:val="0"/>
                  <w:marBottom w:val="0"/>
                  <w:divBdr>
                    <w:top w:val="none" w:sz="0" w:space="0" w:color="auto"/>
                    <w:left w:val="none" w:sz="0" w:space="0" w:color="auto"/>
                    <w:bottom w:val="none" w:sz="0" w:space="0" w:color="auto"/>
                    <w:right w:val="none" w:sz="0" w:space="0" w:color="auto"/>
                  </w:divBdr>
                </w:div>
                <w:div w:id="634916738">
                  <w:marLeft w:val="0"/>
                  <w:marRight w:val="0"/>
                  <w:marTop w:val="0"/>
                  <w:marBottom w:val="0"/>
                  <w:divBdr>
                    <w:top w:val="none" w:sz="0" w:space="0" w:color="auto"/>
                    <w:left w:val="none" w:sz="0" w:space="0" w:color="auto"/>
                    <w:bottom w:val="none" w:sz="0" w:space="0" w:color="auto"/>
                    <w:right w:val="none" w:sz="0" w:space="0" w:color="auto"/>
                  </w:divBdr>
                </w:div>
                <w:div w:id="635531839">
                  <w:marLeft w:val="0"/>
                  <w:marRight w:val="0"/>
                  <w:marTop w:val="0"/>
                  <w:marBottom w:val="0"/>
                  <w:divBdr>
                    <w:top w:val="none" w:sz="0" w:space="0" w:color="auto"/>
                    <w:left w:val="none" w:sz="0" w:space="0" w:color="auto"/>
                    <w:bottom w:val="none" w:sz="0" w:space="0" w:color="auto"/>
                    <w:right w:val="none" w:sz="0" w:space="0" w:color="auto"/>
                  </w:divBdr>
                </w:div>
                <w:div w:id="638152313">
                  <w:marLeft w:val="0"/>
                  <w:marRight w:val="0"/>
                  <w:marTop w:val="0"/>
                  <w:marBottom w:val="0"/>
                  <w:divBdr>
                    <w:top w:val="none" w:sz="0" w:space="0" w:color="auto"/>
                    <w:left w:val="none" w:sz="0" w:space="0" w:color="auto"/>
                    <w:bottom w:val="none" w:sz="0" w:space="0" w:color="auto"/>
                    <w:right w:val="none" w:sz="0" w:space="0" w:color="auto"/>
                  </w:divBdr>
                </w:div>
                <w:div w:id="639042135">
                  <w:marLeft w:val="0"/>
                  <w:marRight w:val="0"/>
                  <w:marTop w:val="0"/>
                  <w:marBottom w:val="0"/>
                  <w:divBdr>
                    <w:top w:val="none" w:sz="0" w:space="0" w:color="auto"/>
                    <w:left w:val="none" w:sz="0" w:space="0" w:color="auto"/>
                    <w:bottom w:val="none" w:sz="0" w:space="0" w:color="auto"/>
                    <w:right w:val="none" w:sz="0" w:space="0" w:color="auto"/>
                  </w:divBdr>
                </w:div>
                <w:div w:id="640306229">
                  <w:marLeft w:val="0"/>
                  <w:marRight w:val="0"/>
                  <w:marTop w:val="0"/>
                  <w:marBottom w:val="0"/>
                  <w:divBdr>
                    <w:top w:val="none" w:sz="0" w:space="0" w:color="auto"/>
                    <w:left w:val="none" w:sz="0" w:space="0" w:color="auto"/>
                    <w:bottom w:val="none" w:sz="0" w:space="0" w:color="auto"/>
                    <w:right w:val="none" w:sz="0" w:space="0" w:color="auto"/>
                  </w:divBdr>
                </w:div>
                <w:div w:id="641235934">
                  <w:marLeft w:val="0"/>
                  <w:marRight w:val="0"/>
                  <w:marTop w:val="0"/>
                  <w:marBottom w:val="0"/>
                  <w:divBdr>
                    <w:top w:val="none" w:sz="0" w:space="0" w:color="auto"/>
                    <w:left w:val="none" w:sz="0" w:space="0" w:color="auto"/>
                    <w:bottom w:val="none" w:sz="0" w:space="0" w:color="auto"/>
                    <w:right w:val="none" w:sz="0" w:space="0" w:color="auto"/>
                  </w:divBdr>
                </w:div>
                <w:div w:id="642780040">
                  <w:marLeft w:val="0"/>
                  <w:marRight w:val="0"/>
                  <w:marTop w:val="0"/>
                  <w:marBottom w:val="0"/>
                  <w:divBdr>
                    <w:top w:val="none" w:sz="0" w:space="0" w:color="auto"/>
                    <w:left w:val="none" w:sz="0" w:space="0" w:color="auto"/>
                    <w:bottom w:val="none" w:sz="0" w:space="0" w:color="auto"/>
                    <w:right w:val="none" w:sz="0" w:space="0" w:color="auto"/>
                  </w:divBdr>
                </w:div>
                <w:div w:id="649479052">
                  <w:marLeft w:val="0"/>
                  <w:marRight w:val="0"/>
                  <w:marTop w:val="0"/>
                  <w:marBottom w:val="0"/>
                  <w:divBdr>
                    <w:top w:val="none" w:sz="0" w:space="0" w:color="auto"/>
                    <w:left w:val="none" w:sz="0" w:space="0" w:color="auto"/>
                    <w:bottom w:val="none" w:sz="0" w:space="0" w:color="auto"/>
                    <w:right w:val="none" w:sz="0" w:space="0" w:color="auto"/>
                  </w:divBdr>
                </w:div>
                <w:div w:id="650597565">
                  <w:marLeft w:val="0"/>
                  <w:marRight w:val="0"/>
                  <w:marTop w:val="0"/>
                  <w:marBottom w:val="0"/>
                  <w:divBdr>
                    <w:top w:val="none" w:sz="0" w:space="0" w:color="auto"/>
                    <w:left w:val="none" w:sz="0" w:space="0" w:color="auto"/>
                    <w:bottom w:val="none" w:sz="0" w:space="0" w:color="auto"/>
                    <w:right w:val="none" w:sz="0" w:space="0" w:color="auto"/>
                  </w:divBdr>
                </w:div>
                <w:div w:id="652954213">
                  <w:marLeft w:val="0"/>
                  <w:marRight w:val="0"/>
                  <w:marTop w:val="0"/>
                  <w:marBottom w:val="0"/>
                  <w:divBdr>
                    <w:top w:val="none" w:sz="0" w:space="0" w:color="auto"/>
                    <w:left w:val="none" w:sz="0" w:space="0" w:color="auto"/>
                    <w:bottom w:val="none" w:sz="0" w:space="0" w:color="auto"/>
                    <w:right w:val="none" w:sz="0" w:space="0" w:color="auto"/>
                  </w:divBdr>
                </w:div>
                <w:div w:id="658188658">
                  <w:marLeft w:val="0"/>
                  <w:marRight w:val="0"/>
                  <w:marTop w:val="0"/>
                  <w:marBottom w:val="0"/>
                  <w:divBdr>
                    <w:top w:val="none" w:sz="0" w:space="0" w:color="auto"/>
                    <w:left w:val="none" w:sz="0" w:space="0" w:color="auto"/>
                    <w:bottom w:val="none" w:sz="0" w:space="0" w:color="auto"/>
                    <w:right w:val="none" w:sz="0" w:space="0" w:color="auto"/>
                  </w:divBdr>
                </w:div>
                <w:div w:id="661741531">
                  <w:marLeft w:val="0"/>
                  <w:marRight w:val="0"/>
                  <w:marTop w:val="0"/>
                  <w:marBottom w:val="0"/>
                  <w:divBdr>
                    <w:top w:val="none" w:sz="0" w:space="0" w:color="auto"/>
                    <w:left w:val="none" w:sz="0" w:space="0" w:color="auto"/>
                    <w:bottom w:val="none" w:sz="0" w:space="0" w:color="auto"/>
                    <w:right w:val="none" w:sz="0" w:space="0" w:color="auto"/>
                  </w:divBdr>
                </w:div>
                <w:div w:id="663826483">
                  <w:marLeft w:val="0"/>
                  <w:marRight w:val="0"/>
                  <w:marTop w:val="0"/>
                  <w:marBottom w:val="0"/>
                  <w:divBdr>
                    <w:top w:val="none" w:sz="0" w:space="0" w:color="auto"/>
                    <w:left w:val="none" w:sz="0" w:space="0" w:color="auto"/>
                    <w:bottom w:val="none" w:sz="0" w:space="0" w:color="auto"/>
                    <w:right w:val="none" w:sz="0" w:space="0" w:color="auto"/>
                  </w:divBdr>
                </w:div>
                <w:div w:id="664825103">
                  <w:marLeft w:val="0"/>
                  <w:marRight w:val="0"/>
                  <w:marTop w:val="0"/>
                  <w:marBottom w:val="0"/>
                  <w:divBdr>
                    <w:top w:val="none" w:sz="0" w:space="0" w:color="auto"/>
                    <w:left w:val="none" w:sz="0" w:space="0" w:color="auto"/>
                    <w:bottom w:val="none" w:sz="0" w:space="0" w:color="auto"/>
                    <w:right w:val="none" w:sz="0" w:space="0" w:color="auto"/>
                  </w:divBdr>
                </w:div>
                <w:div w:id="666442588">
                  <w:marLeft w:val="0"/>
                  <w:marRight w:val="0"/>
                  <w:marTop w:val="0"/>
                  <w:marBottom w:val="0"/>
                  <w:divBdr>
                    <w:top w:val="none" w:sz="0" w:space="0" w:color="auto"/>
                    <w:left w:val="none" w:sz="0" w:space="0" w:color="auto"/>
                    <w:bottom w:val="none" w:sz="0" w:space="0" w:color="auto"/>
                    <w:right w:val="none" w:sz="0" w:space="0" w:color="auto"/>
                  </w:divBdr>
                </w:div>
                <w:div w:id="666633875">
                  <w:marLeft w:val="0"/>
                  <w:marRight w:val="0"/>
                  <w:marTop w:val="0"/>
                  <w:marBottom w:val="0"/>
                  <w:divBdr>
                    <w:top w:val="none" w:sz="0" w:space="0" w:color="auto"/>
                    <w:left w:val="none" w:sz="0" w:space="0" w:color="auto"/>
                    <w:bottom w:val="none" w:sz="0" w:space="0" w:color="auto"/>
                    <w:right w:val="none" w:sz="0" w:space="0" w:color="auto"/>
                  </w:divBdr>
                </w:div>
                <w:div w:id="667640030">
                  <w:marLeft w:val="0"/>
                  <w:marRight w:val="0"/>
                  <w:marTop w:val="0"/>
                  <w:marBottom w:val="0"/>
                  <w:divBdr>
                    <w:top w:val="none" w:sz="0" w:space="0" w:color="auto"/>
                    <w:left w:val="none" w:sz="0" w:space="0" w:color="auto"/>
                    <w:bottom w:val="none" w:sz="0" w:space="0" w:color="auto"/>
                    <w:right w:val="none" w:sz="0" w:space="0" w:color="auto"/>
                  </w:divBdr>
                </w:div>
                <w:div w:id="675962067">
                  <w:marLeft w:val="0"/>
                  <w:marRight w:val="0"/>
                  <w:marTop w:val="0"/>
                  <w:marBottom w:val="0"/>
                  <w:divBdr>
                    <w:top w:val="none" w:sz="0" w:space="0" w:color="auto"/>
                    <w:left w:val="none" w:sz="0" w:space="0" w:color="auto"/>
                    <w:bottom w:val="none" w:sz="0" w:space="0" w:color="auto"/>
                    <w:right w:val="none" w:sz="0" w:space="0" w:color="auto"/>
                  </w:divBdr>
                </w:div>
                <w:div w:id="678386057">
                  <w:marLeft w:val="0"/>
                  <w:marRight w:val="0"/>
                  <w:marTop w:val="0"/>
                  <w:marBottom w:val="0"/>
                  <w:divBdr>
                    <w:top w:val="none" w:sz="0" w:space="0" w:color="auto"/>
                    <w:left w:val="none" w:sz="0" w:space="0" w:color="auto"/>
                    <w:bottom w:val="none" w:sz="0" w:space="0" w:color="auto"/>
                    <w:right w:val="none" w:sz="0" w:space="0" w:color="auto"/>
                  </w:divBdr>
                </w:div>
                <w:div w:id="681277224">
                  <w:marLeft w:val="0"/>
                  <w:marRight w:val="0"/>
                  <w:marTop w:val="0"/>
                  <w:marBottom w:val="0"/>
                  <w:divBdr>
                    <w:top w:val="none" w:sz="0" w:space="0" w:color="auto"/>
                    <w:left w:val="none" w:sz="0" w:space="0" w:color="auto"/>
                    <w:bottom w:val="none" w:sz="0" w:space="0" w:color="auto"/>
                    <w:right w:val="none" w:sz="0" w:space="0" w:color="auto"/>
                  </w:divBdr>
                </w:div>
                <w:div w:id="684869994">
                  <w:marLeft w:val="0"/>
                  <w:marRight w:val="0"/>
                  <w:marTop w:val="0"/>
                  <w:marBottom w:val="0"/>
                  <w:divBdr>
                    <w:top w:val="none" w:sz="0" w:space="0" w:color="auto"/>
                    <w:left w:val="none" w:sz="0" w:space="0" w:color="auto"/>
                    <w:bottom w:val="none" w:sz="0" w:space="0" w:color="auto"/>
                    <w:right w:val="none" w:sz="0" w:space="0" w:color="auto"/>
                  </w:divBdr>
                </w:div>
                <w:div w:id="686951044">
                  <w:marLeft w:val="0"/>
                  <w:marRight w:val="0"/>
                  <w:marTop w:val="0"/>
                  <w:marBottom w:val="0"/>
                  <w:divBdr>
                    <w:top w:val="none" w:sz="0" w:space="0" w:color="auto"/>
                    <w:left w:val="none" w:sz="0" w:space="0" w:color="auto"/>
                    <w:bottom w:val="none" w:sz="0" w:space="0" w:color="auto"/>
                    <w:right w:val="none" w:sz="0" w:space="0" w:color="auto"/>
                  </w:divBdr>
                </w:div>
                <w:div w:id="688414402">
                  <w:marLeft w:val="0"/>
                  <w:marRight w:val="0"/>
                  <w:marTop w:val="0"/>
                  <w:marBottom w:val="0"/>
                  <w:divBdr>
                    <w:top w:val="none" w:sz="0" w:space="0" w:color="auto"/>
                    <w:left w:val="none" w:sz="0" w:space="0" w:color="auto"/>
                    <w:bottom w:val="none" w:sz="0" w:space="0" w:color="auto"/>
                    <w:right w:val="none" w:sz="0" w:space="0" w:color="auto"/>
                  </w:divBdr>
                </w:div>
                <w:div w:id="688726348">
                  <w:marLeft w:val="0"/>
                  <w:marRight w:val="0"/>
                  <w:marTop w:val="0"/>
                  <w:marBottom w:val="0"/>
                  <w:divBdr>
                    <w:top w:val="none" w:sz="0" w:space="0" w:color="auto"/>
                    <w:left w:val="none" w:sz="0" w:space="0" w:color="auto"/>
                    <w:bottom w:val="none" w:sz="0" w:space="0" w:color="auto"/>
                    <w:right w:val="none" w:sz="0" w:space="0" w:color="auto"/>
                  </w:divBdr>
                </w:div>
                <w:div w:id="692263012">
                  <w:marLeft w:val="0"/>
                  <w:marRight w:val="0"/>
                  <w:marTop w:val="0"/>
                  <w:marBottom w:val="0"/>
                  <w:divBdr>
                    <w:top w:val="none" w:sz="0" w:space="0" w:color="auto"/>
                    <w:left w:val="none" w:sz="0" w:space="0" w:color="auto"/>
                    <w:bottom w:val="none" w:sz="0" w:space="0" w:color="auto"/>
                    <w:right w:val="none" w:sz="0" w:space="0" w:color="auto"/>
                  </w:divBdr>
                </w:div>
                <w:div w:id="693576883">
                  <w:marLeft w:val="0"/>
                  <w:marRight w:val="0"/>
                  <w:marTop w:val="0"/>
                  <w:marBottom w:val="0"/>
                  <w:divBdr>
                    <w:top w:val="none" w:sz="0" w:space="0" w:color="auto"/>
                    <w:left w:val="none" w:sz="0" w:space="0" w:color="auto"/>
                    <w:bottom w:val="none" w:sz="0" w:space="0" w:color="auto"/>
                    <w:right w:val="none" w:sz="0" w:space="0" w:color="auto"/>
                  </w:divBdr>
                </w:div>
                <w:div w:id="694042827">
                  <w:marLeft w:val="0"/>
                  <w:marRight w:val="0"/>
                  <w:marTop w:val="0"/>
                  <w:marBottom w:val="0"/>
                  <w:divBdr>
                    <w:top w:val="none" w:sz="0" w:space="0" w:color="auto"/>
                    <w:left w:val="none" w:sz="0" w:space="0" w:color="auto"/>
                    <w:bottom w:val="none" w:sz="0" w:space="0" w:color="auto"/>
                    <w:right w:val="none" w:sz="0" w:space="0" w:color="auto"/>
                  </w:divBdr>
                </w:div>
                <w:div w:id="694766666">
                  <w:marLeft w:val="0"/>
                  <w:marRight w:val="0"/>
                  <w:marTop w:val="0"/>
                  <w:marBottom w:val="0"/>
                  <w:divBdr>
                    <w:top w:val="none" w:sz="0" w:space="0" w:color="auto"/>
                    <w:left w:val="none" w:sz="0" w:space="0" w:color="auto"/>
                    <w:bottom w:val="none" w:sz="0" w:space="0" w:color="auto"/>
                    <w:right w:val="none" w:sz="0" w:space="0" w:color="auto"/>
                  </w:divBdr>
                </w:div>
                <w:div w:id="696010214">
                  <w:marLeft w:val="0"/>
                  <w:marRight w:val="0"/>
                  <w:marTop w:val="0"/>
                  <w:marBottom w:val="0"/>
                  <w:divBdr>
                    <w:top w:val="none" w:sz="0" w:space="0" w:color="auto"/>
                    <w:left w:val="none" w:sz="0" w:space="0" w:color="auto"/>
                    <w:bottom w:val="none" w:sz="0" w:space="0" w:color="auto"/>
                    <w:right w:val="none" w:sz="0" w:space="0" w:color="auto"/>
                  </w:divBdr>
                </w:div>
                <w:div w:id="696278274">
                  <w:marLeft w:val="0"/>
                  <w:marRight w:val="0"/>
                  <w:marTop w:val="0"/>
                  <w:marBottom w:val="0"/>
                  <w:divBdr>
                    <w:top w:val="none" w:sz="0" w:space="0" w:color="auto"/>
                    <w:left w:val="none" w:sz="0" w:space="0" w:color="auto"/>
                    <w:bottom w:val="none" w:sz="0" w:space="0" w:color="auto"/>
                    <w:right w:val="none" w:sz="0" w:space="0" w:color="auto"/>
                  </w:divBdr>
                </w:div>
                <w:div w:id="698239677">
                  <w:marLeft w:val="0"/>
                  <w:marRight w:val="0"/>
                  <w:marTop w:val="0"/>
                  <w:marBottom w:val="0"/>
                  <w:divBdr>
                    <w:top w:val="none" w:sz="0" w:space="0" w:color="auto"/>
                    <w:left w:val="none" w:sz="0" w:space="0" w:color="auto"/>
                    <w:bottom w:val="none" w:sz="0" w:space="0" w:color="auto"/>
                    <w:right w:val="none" w:sz="0" w:space="0" w:color="auto"/>
                  </w:divBdr>
                </w:div>
                <w:div w:id="700789678">
                  <w:marLeft w:val="0"/>
                  <w:marRight w:val="0"/>
                  <w:marTop w:val="0"/>
                  <w:marBottom w:val="0"/>
                  <w:divBdr>
                    <w:top w:val="none" w:sz="0" w:space="0" w:color="auto"/>
                    <w:left w:val="none" w:sz="0" w:space="0" w:color="auto"/>
                    <w:bottom w:val="none" w:sz="0" w:space="0" w:color="auto"/>
                    <w:right w:val="none" w:sz="0" w:space="0" w:color="auto"/>
                  </w:divBdr>
                </w:div>
                <w:div w:id="701711447">
                  <w:marLeft w:val="0"/>
                  <w:marRight w:val="0"/>
                  <w:marTop w:val="0"/>
                  <w:marBottom w:val="0"/>
                  <w:divBdr>
                    <w:top w:val="none" w:sz="0" w:space="0" w:color="auto"/>
                    <w:left w:val="none" w:sz="0" w:space="0" w:color="auto"/>
                    <w:bottom w:val="none" w:sz="0" w:space="0" w:color="auto"/>
                    <w:right w:val="none" w:sz="0" w:space="0" w:color="auto"/>
                  </w:divBdr>
                </w:div>
                <w:div w:id="706178856">
                  <w:marLeft w:val="0"/>
                  <w:marRight w:val="0"/>
                  <w:marTop w:val="0"/>
                  <w:marBottom w:val="0"/>
                  <w:divBdr>
                    <w:top w:val="none" w:sz="0" w:space="0" w:color="auto"/>
                    <w:left w:val="none" w:sz="0" w:space="0" w:color="auto"/>
                    <w:bottom w:val="none" w:sz="0" w:space="0" w:color="auto"/>
                    <w:right w:val="none" w:sz="0" w:space="0" w:color="auto"/>
                  </w:divBdr>
                </w:div>
                <w:div w:id="707030161">
                  <w:marLeft w:val="0"/>
                  <w:marRight w:val="0"/>
                  <w:marTop w:val="0"/>
                  <w:marBottom w:val="0"/>
                  <w:divBdr>
                    <w:top w:val="none" w:sz="0" w:space="0" w:color="auto"/>
                    <w:left w:val="none" w:sz="0" w:space="0" w:color="auto"/>
                    <w:bottom w:val="none" w:sz="0" w:space="0" w:color="auto"/>
                    <w:right w:val="none" w:sz="0" w:space="0" w:color="auto"/>
                  </w:divBdr>
                </w:div>
                <w:div w:id="707802313">
                  <w:marLeft w:val="0"/>
                  <w:marRight w:val="0"/>
                  <w:marTop w:val="0"/>
                  <w:marBottom w:val="0"/>
                  <w:divBdr>
                    <w:top w:val="none" w:sz="0" w:space="0" w:color="auto"/>
                    <w:left w:val="none" w:sz="0" w:space="0" w:color="auto"/>
                    <w:bottom w:val="none" w:sz="0" w:space="0" w:color="auto"/>
                    <w:right w:val="none" w:sz="0" w:space="0" w:color="auto"/>
                  </w:divBdr>
                </w:div>
                <w:div w:id="708265018">
                  <w:marLeft w:val="0"/>
                  <w:marRight w:val="0"/>
                  <w:marTop w:val="0"/>
                  <w:marBottom w:val="0"/>
                  <w:divBdr>
                    <w:top w:val="none" w:sz="0" w:space="0" w:color="auto"/>
                    <w:left w:val="none" w:sz="0" w:space="0" w:color="auto"/>
                    <w:bottom w:val="none" w:sz="0" w:space="0" w:color="auto"/>
                    <w:right w:val="none" w:sz="0" w:space="0" w:color="auto"/>
                  </w:divBdr>
                </w:div>
                <w:div w:id="708575877">
                  <w:marLeft w:val="0"/>
                  <w:marRight w:val="0"/>
                  <w:marTop w:val="0"/>
                  <w:marBottom w:val="0"/>
                  <w:divBdr>
                    <w:top w:val="none" w:sz="0" w:space="0" w:color="auto"/>
                    <w:left w:val="none" w:sz="0" w:space="0" w:color="auto"/>
                    <w:bottom w:val="none" w:sz="0" w:space="0" w:color="auto"/>
                    <w:right w:val="none" w:sz="0" w:space="0" w:color="auto"/>
                  </w:divBdr>
                </w:div>
                <w:div w:id="712191839">
                  <w:marLeft w:val="0"/>
                  <w:marRight w:val="0"/>
                  <w:marTop w:val="0"/>
                  <w:marBottom w:val="0"/>
                  <w:divBdr>
                    <w:top w:val="none" w:sz="0" w:space="0" w:color="auto"/>
                    <w:left w:val="none" w:sz="0" w:space="0" w:color="auto"/>
                    <w:bottom w:val="none" w:sz="0" w:space="0" w:color="auto"/>
                    <w:right w:val="none" w:sz="0" w:space="0" w:color="auto"/>
                  </w:divBdr>
                </w:div>
                <w:div w:id="712968434">
                  <w:marLeft w:val="0"/>
                  <w:marRight w:val="0"/>
                  <w:marTop w:val="0"/>
                  <w:marBottom w:val="0"/>
                  <w:divBdr>
                    <w:top w:val="none" w:sz="0" w:space="0" w:color="auto"/>
                    <w:left w:val="none" w:sz="0" w:space="0" w:color="auto"/>
                    <w:bottom w:val="none" w:sz="0" w:space="0" w:color="auto"/>
                    <w:right w:val="none" w:sz="0" w:space="0" w:color="auto"/>
                  </w:divBdr>
                </w:div>
                <w:div w:id="714425015">
                  <w:marLeft w:val="0"/>
                  <w:marRight w:val="0"/>
                  <w:marTop w:val="0"/>
                  <w:marBottom w:val="0"/>
                  <w:divBdr>
                    <w:top w:val="none" w:sz="0" w:space="0" w:color="auto"/>
                    <w:left w:val="none" w:sz="0" w:space="0" w:color="auto"/>
                    <w:bottom w:val="none" w:sz="0" w:space="0" w:color="auto"/>
                    <w:right w:val="none" w:sz="0" w:space="0" w:color="auto"/>
                  </w:divBdr>
                </w:div>
                <w:div w:id="714963112">
                  <w:marLeft w:val="0"/>
                  <w:marRight w:val="0"/>
                  <w:marTop w:val="0"/>
                  <w:marBottom w:val="0"/>
                  <w:divBdr>
                    <w:top w:val="none" w:sz="0" w:space="0" w:color="auto"/>
                    <w:left w:val="none" w:sz="0" w:space="0" w:color="auto"/>
                    <w:bottom w:val="none" w:sz="0" w:space="0" w:color="auto"/>
                    <w:right w:val="none" w:sz="0" w:space="0" w:color="auto"/>
                  </w:divBdr>
                </w:div>
                <w:div w:id="715085690">
                  <w:marLeft w:val="0"/>
                  <w:marRight w:val="0"/>
                  <w:marTop w:val="0"/>
                  <w:marBottom w:val="0"/>
                  <w:divBdr>
                    <w:top w:val="none" w:sz="0" w:space="0" w:color="auto"/>
                    <w:left w:val="none" w:sz="0" w:space="0" w:color="auto"/>
                    <w:bottom w:val="none" w:sz="0" w:space="0" w:color="auto"/>
                    <w:right w:val="none" w:sz="0" w:space="0" w:color="auto"/>
                  </w:divBdr>
                </w:div>
                <w:div w:id="715087013">
                  <w:marLeft w:val="0"/>
                  <w:marRight w:val="0"/>
                  <w:marTop w:val="0"/>
                  <w:marBottom w:val="0"/>
                  <w:divBdr>
                    <w:top w:val="none" w:sz="0" w:space="0" w:color="auto"/>
                    <w:left w:val="none" w:sz="0" w:space="0" w:color="auto"/>
                    <w:bottom w:val="none" w:sz="0" w:space="0" w:color="auto"/>
                    <w:right w:val="none" w:sz="0" w:space="0" w:color="auto"/>
                  </w:divBdr>
                </w:div>
                <w:div w:id="716978245">
                  <w:marLeft w:val="0"/>
                  <w:marRight w:val="0"/>
                  <w:marTop w:val="0"/>
                  <w:marBottom w:val="0"/>
                  <w:divBdr>
                    <w:top w:val="none" w:sz="0" w:space="0" w:color="auto"/>
                    <w:left w:val="none" w:sz="0" w:space="0" w:color="auto"/>
                    <w:bottom w:val="none" w:sz="0" w:space="0" w:color="auto"/>
                    <w:right w:val="none" w:sz="0" w:space="0" w:color="auto"/>
                  </w:divBdr>
                </w:div>
                <w:div w:id="717165010">
                  <w:marLeft w:val="0"/>
                  <w:marRight w:val="0"/>
                  <w:marTop w:val="0"/>
                  <w:marBottom w:val="0"/>
                  <w:divBdr>
                    <w:top w:val="none" w:sz="0" w:space="0" w:color="auto"/>
                    <w:left w:val="none" w:sz="0" w:space="0" w:color="auto"/>
                    <w:bottom w:val="none" w:sz="0" w:space="0" w:color="auto"/>
                    <w:right w:val="none" w:sz="0" w:space="0" w:color="auto"/>
                  </w:divBdr>
                </w:div>
                <w:div w:id="717246050">
                  <w:marLeft w:val="0"/>
                  <w:marRight w:val="0"/>
                  <w:marTop w:val="0"/>
                  <w:marBottom w:val="0"/>
                  <w:divBdr>
                    <w:top w:val="none" w:sz="0" w:space="0" w:color="auto"/>
                    <w:left w:val="none" w:sz="0" w:space="0" w:color="auto"/>
                    <w:bottom w:val="none" w:sz="0" w:space="0" w:color="auto"/>
                    <w:right w:val="none" w:sz="0" w:space="0" w:color="auto"/>
                  </w:divBdr>
                </w:div>
                <w:div w:id="717585440">
                  <w:marLeft w:val="0"/>
                  <w:marRight w:val="0"/>
                  <w:marTop w:val="0"/>
                  <w:marBottom w:val="0"/>
                  <w:divBdr>
                    <w:top w:val="none" w:sz="0" w:space="0" w:color="auto"/>
                    <w:left w:val="none" w:sz="0" w:space="0" w:color="auto"/>
                    <w:bottom w:val="none" w:sz="0" w:space="0" w:color="auto"/>
                    <w:right w:val="none" w:sz="0" w:space="0" w:color="auto"/>
                  </w:divBdr>
                </w:div>
                <w:div w:id="718673123">
                  <w:marLeft w:val="0"/>
                  <w:marRight w:val="0"/>
                  <w:marTop w:val="0"/>
                  <w:marBottom w:val="0"/>
                  <w:divBdr>
                    <w:top w:val="none" w:sz="0" w:space="0" w:color="auto"/>
                    <w:left w:val="none" w:sz="0" w:space="0" w:color="auto"/>
                    <w:bottom w:val="none" w:sz="0" w:space="0" w:color="auto"/>
                    <w:right w:val="none" w:sz="0" w:space="0" w:color="auto"/>
                  </w:divBdr>
                </w:div>
                <w:div w:id="724570509">
                  <w:marLeft w:val="0"/>
                  <w:marRight w:val="0"/>
                  <w:marTop w:val="0"/>
                  <w:marBottom w:val="0"/>
                  <w:divBdr>
                    <w:top w:val="none" w:sz="0" w:space="0" w:color="auto"/>
                    <w:left w:val="none" w:sz="0" w:space="0" w:color="auto"/>
                    <w:bottom w:val="none" w:sz="0" w:space="0" w:color="auto"/>
                    <w:right w:val="none" w:sz="0" w:space="0" w:color="auto"/>
                  </w:divBdr>
                </w:div>
                <w:div w:id="726227213">
                  <w:marLeft w:val="0"/>
                  <w:marRight w:val="0"/>
                  <w:marTop w:val="0"/>
                  <w:marBottom w:val="0"/>
                  <w:divBdr>
                    <w:top w:val="none" w:sz="0" w:space="0" w:color="auto"/>
                    <w:left w:val="none" w:sz="0" w:space="0" w:color="auto"/>
                    <w:bottom w:val="none" w:sz="0" w:space="0" w:color="auto"/>
                    <w:right w:val="none" w:sz="0" w:space="0" w:color="auto"/>
                  </w:divBdr>
                </w:div>
                <w:div w:id="728577129">
                  <w:marLeft w:val="0"/>
                  <w:marRight w:val="0"/>
                  <w:marTop w:val="0"/>
                  <w:marBottom w:val="0"/>
                  <w:divBdr>
                    <w:top w:val="none" w:sz="0" w:space="0" w:color="auto"/>
                    <w:left w:val="none" w:sz="0" w:space="0" w:color="auto"/>
                    <w:bottom w:val="none" w:sz="0" w:space="0" w:color="auto"/>
                    <w:right w:val="none" w:sz="0" w:space="0" w:color="auto"/>
                  </w:divBdr>
                </w:div>
                <w:div w:id="729622056">
                  <w:marLeft w:val="0"/>
                  <w:marRight w:val="0"/>
                  <w:marTop w:val="0"/>
                  <w:marBottom w:val="0"/>
                  <w:divBdr>
                    <w:top w:val="none" w:sz="0" w:space="0" w:color="auto"/>
                    <w:left w:val="none" w:sz="0" w:space="0" w:color="auto"/>
                    <w:bottom w:val="none" w:sz="0" w:space="0" w:color="auto"/>
                    <w:right w:val="none" w:sz="0" w:space="0" w:color="auto"/>
                  </w:divBdr>
                </w:div>
                <w:div w:id="729809261">
                  <w:marLeft w:val="0"/>
                  <w:marRight w:val="0"/>
                  <w:marTop w:val="0"/>
                  <w:marBottom w:val="0"/>
                  <w:divBdr>
                    <w:top w:val="none" w:sz="0" w:space="0" w:color="auto"/>
                    <w:left w:val="none" w:sz="0" w:space="0" w:color="auto"/>
                    <w:bottom w:val="none" w:sz="0" w:space="0" w:color="auto"/>
                    <w:right w:val="none" w:sz="0" w:space="0" w:color="auto"/>
                  </w:divBdr>
                </w:div>
                <w:div w:id="729961162">
                  <w:marLeft w:val="0"/>
                  <w:marRight w:val="0"/>
                  <w:marTop w:val="0"/>
                  <w:marBottom w:val="0"/>
                  <w:divBdr>
                    <w:top w:val="none" w:sz="0" w:space="0" w:color="auto"/>
                    <w:left w:val="none" w:sz="0" w:space="0" w:color="auto"/>
                    <w:bottom w:val="none" w:sz="0" w:space="0" w:color="auto"/>
                    <w:right w:val="none" w:sz="0" w:space="0" w:color="auto"/>
                  </w:divBdr>
                </w:div>
                <w:div w:id="734820790">
                  <w:marLeft w:val="0"/>
                  <w:marRight w:val="0"/>
                  <w:marTop w:val="0"/>
                  <w:marBottom w:val="0"/>
                  <w:divBdr>
                    <w:top w:val="none" w:sz="0" w:space="0" w:color="auto"/>
                    <w:left w:val="none" w:sz="0" w:space="0" w:color="auto"/>
                    <w:bottom w:val="none" w:sz="0" w:space="0" w:color="auto"/>
                    <w:right w:val="none" w:sz="0" w:space="0" w:color="auto"/>
                  </w:divBdr>
                </w:div>
                <w:div w:id="735662468">
                  <w:marLeft w:val="0"/>
                  <w:marRight w:val="0"/>
                  <w:marTop w:val="0"/>
                  <w:marBottom w:val="0"/>
                  <w:divBdr>
                    <w:top w:val="none" w:sz="0" w:space="0" w:color="auto"/>
                    <w:left w:val="none" w:sz="0" w:space="0" w:color="auto"/>
                    <w:bottom w:val="none" w:sz="0" w:space="0" w:color="auto"/>
                    <w:right w:val="none" w:sz="0" w:space="0" w:color="auto"/>
                  </w:divBdr>
                </w:div>
                <w:div w:id="739253508">
                  <w:marLeft w:val="0"/>
                  <w:marRight w:val="0"/>
                  <w:marTop w:val="0"/>
                  <w:marBottom w:val="0"/>
                  <w:divBdr>
                    <w:top w:val="none" w:sz="0" w:space="0" w:color="auto"/>
                    <w:left w:val="none" w:sz="0" w:space="0" w:color="auto"/>
                    <w:bottom w:val="none" w:sz="0" w:space="0" w:color="auto"/>
                    <w:right w:val="none" w:sz="0" w:space="0" w:color="auto"/>
                  </w:divBdr>
                </w:div>
                <w:div w:id="739329132">
                  <w:marLeft w:val="0"/>
                  <w:marRight w:val="0"/>
                  <w:marTop w:val="0"/>
                  <w:marBottom w:val="0"/>
                  <w:divBdr>
                    <w:top w:val="none" w:sz="0" w:space="0" w:color="auto"/>
                    <w:left w:val="none" w:sz="0" w:space="0" w:color="auto"/>
                    <w:bottom w:val="none" w:sz="0" w:space="0" w:color="auto"/>
                    <w:right w:val="none" w:sz="0" w:space="0" w:color="auto"/>
                  </w:divBdr>
                </w:div>
                <w:div w:id="740635598">
                  <w:marLeft w:val="0"/>
                  <w:marRight w:val="0"/>
                  <w:marTop w:val="0"/>
                  <w:marBottom w:val="0"/>
                  <w:divBdr>
                    <w:top w:val="none" w:sz="0" w:space="0" w:color="auto"/>
                    <w:left w:val="none" w:sz="0" w:space="0" w:color="auto"/>
                    <w:bottom w:val="none" w:sz="0" w:space="0" w:color="auto"/>
                    <w:right w:val="none" w:sz="0" w:space="0" w:color="auto"/>
                  </w:divBdr>
                </w:div>
                <w:div w:id="746416640">
                  <w:marLeft w:val="0"/>
                  <w:marRight w:val="0"/>
                  <w:marTop w:val="0"/>
                  <w:marBottom w:val="0"/>
                  <w:divBdr>
                    <w:top w:val="none" w:sz="0" w:space="0" w:color="auto"/>
                    <w:left w:val="none" w:sz="0" w:space="0" w:color="auto"/>
                    <w:bottom w:val="none" w:sz="0" w:space="0" w:color="auto"/>
                    <w:right w:val="none" w:sz="0" w:space="0" w:color="auto"/>
                  </w:divBdr>
                </w:div>
                <w:div w:id="747963317">
                  <w:marLeft w:val="0"/>
                  <w:marRight w:val="0"/>
                  <w:marTop w:val="0"/>
                  <w:marBottom w:val="0"/>
                  <w:divBdr>
                    <w:top w:val="none" w:sz="0" w:space="0" w:color="auto"/>
                    <w:left w:val="none" w:sz="0" w:space="0" w:color="auto"/>
                    <w:bottom w:val="none" w:sz="0" w:space="0" w:color="auto"/>
                    <w:right w:val="none" w:sz="0" w:space="0" w:color="auto"/>
                  </w:divBdr>
                </w:div>
                <w:div w:id="749623721">
                  <w:marLeft w:val="0"/>
                  <w:marRight w:val="0"/>
                  <w:marTop w:val="0"/>
                  <w:marBottom w:val="0"/>
                  <w:divBdr>
                    <w:top w:val="none" w:sz="0" w:space="0" w:color="auto"/>
                    <w:left w:val="none" w:sz="0" w:space="0" w:color="auto"/>
                    <w:bottom w:val="none" w:sz="0" w:space="0" w:color="auto"/>
                    <w:right w:val="none" w:sz="0" w:space="0" w:color="auto"/>
                  </w:divBdr>
                </w:div>
                <w:div w:id="750272108">
                  <w:marLeft w:val="0"/>
                  <w:marRight w:val="0"/>
                  <w:marTop w:val="0"/>
                  <w:marBottom w:val="0"/>
                  <w:divBdr>
                    <w:top w:val="none" w:sz="0" w:space="0" w:color="auto"/>
                    <w:left w:val="none" w:sz="0" w:space="0" w:color="auto"/>
                    <w:bottom w:val="none" w:sz="0" w:space="0" w:color="auto"/>
                    <w:right w:val="none" w:sz="0" w:space="0" w:color="auto"/>
                  </w:divBdr>
                </w:div>
                <w:div w:id="751896680">
                  <w:marLeft w:val="0"/>
                  <w:marRight w:val="0"/>
                  <w:marTop w:val="0"/>
                  <w:marBottom w:val="0"/>
                  <w:divBdr>
                    <w:top w:val="none" w:sz="0" w:space="0" w:color="auto"/>
                    <w:left w:val="none" w:sz="0" w:space="0" w:color="auto"/>
                    <w:bottom w:val="none" w:sz="0" w:space="0" w:color="auto"/>
                    <w:right w:val="none" w:sz="0" w:space="0" w:color="auto"/>
                  </w:divBdr>
                </w:div>
                <w:div w:id="753863692">
                  <w:marLeft w:val="0"/>
                  <w:marRight w:val="0"/>
                  <w:marTop w:val="0"/>
                  <w:marBottom w:val="0"/>
                  <w:divBdr>
                    <w:top w:val="none" w:sz="0" w:space="0" w:color="auto"/>
                    <w:left w:val="none" w:sz="0" w:space="0" w:color="auto"/>
                    <w:bottom w:val="none" w:sz="0" w:space="0" w:color="auto"/>
                    <w:right w:val="none" w:sz="0" w:space="0" w:color="auto"/>
                  </w:divBdr>
                </w:div>
                <w:div w:id="758720381">
                  <w:marLeft w:val="0"/>
                  <w:marRight w:val="0"/>
                  <w:marTop w:val="0"/>
                  <w:marBottom w:val="0"/>
                  <w:divBdr>
                    <w:top w:val="none" w:sz="0" w:space="0" w:color="auto"/>
                    <w:left w:val="none" w:sz="0" w:space="0" w:color="auto"/>
                    <w:bottom w:val="none" w:sz="0" w:space="0" w:color="auto"/>
                    <w:right w:val="none" w:sz="0" w:space="0" w:color="auto"/>
                  </w:divBdr>
                </w:div>
                <w:div w:id="765003631">
                  <w:marLeft w:val="0"/>
                  <w:marRight w:val="0"/>
                  <w:marTop w:val="0"/>
                  <w:marBottom w:val="0"/>
                  <w:divBdr>
                    <w:top w:val="none" w:sz="0" w:space="0" w:color="auto"/>
                    <w:left w:val="none" w:sz="0" w:space="0" w:color="auto"/>
                    <w:bottom w:val="none" w:sz="0" w:space="0" w:color="auto"/>
                    <w:right w:val="none" w:sz="0" w:space="0" w:color="auto"/>
                  </w:divBdr>
                </w:div>
                <w:div w:id="766314479">
                  <w:marLeft w:val="0"/>
                  <w:marRight w:val="0"/>
                  <w:marTop w:val="0"/>
                  <w:marBottom w:val="0"/>
                  <w:divBdr>
                    <w:top w:val="none" w:sz="0" w:space="0" w:color="auto"/>
                    <w:left w:val="none" w:sz="0" w:space="0" w:color="auto"/>
                    <w:bottom w:val="none" w:sz="0" w:space="0" w:color="auto"/>
                    <w:right w:val="none" w:sz="0" w:space="0" w:color="auto"/>
                  </w:divBdr>
                </w:div>
                <w:div w:id="766391043">
                  <w:marLeft w:val="0"/>
                  <w:marRight w:val="0"/>
                  <w:marTop w:val="0"/>
                  <w:marBottom w:val="0"/>
                  <w:divBdr>
                    <w:top w:val="none" w:sz="0" w:space="0" w:color="auto"/>
                    <w:left w:val="none" w:sz="0" w:space="0" w:color="auto"/>
                    <w:bottom w:val="none" w:sz="0" w:space="0" w:color="auto"/>
                    <w:right w:val="none" w:sz="0" w:space="0" w:color="auto"/>
                  </w:divBdr>
                </w:div>
                <w:div w:id="766661549">
                  <w:marLeft w:val="0"/>
                  <w:marRight w:val="0"/>
                  <w:marTop w:val="0"/>
                  <w:marBottom w:val="0"/>
                  <w:divBdr>
                    <w:top w:val="none" w:sz="0" w:space="0" w:color="auto"/>
                    <w:left w:val="none" w:sz="0" w:space="0" w:color="auto"/>
                    <w:bottom w:val="none" w:sz="0" w:space="0" w:color="auto"/>
                    <w:right w:val="none" w:sz="0" w:space="0" w:color="auto"/>
                  </w:divBdr>
                </w:div>
                <w:div w:id="766969035">
                  <w:marLeft w:val="0"/>
                  <w:marRight w:val="0"/>
                  <w:marTop w:val="0"/>
                  <w:marBottom w:val="0"/>
                  <w:divBdr>
                    <w:top w:val="none" w:sz="0" w:space="0" w:color="auto"/>
                    <w:left w:val="none" w:sz="0" w:space="0" w:color="auto"/>
                    <w:bottom w:val="none" w:sz="0" w:space="0" w:color="auto"/>
                    <w:right w:val="none" w:sz="0" w:space="0" w:color="auto"/>
                  </w:divBdr>
                </w:div>
                <w:div w:id="767851422">
                  <w:marLeft w:val="0"/>
                  <w:marRight w:val="0"/>
                  <w:marTop w:val="0"/>
                  <w:marBottom w:val="0"/>
                  <w:divBdr>
                    <w:top w:val="none" w:sz="0" w:space="0" w:color="auto"/>
                    <w:left w:val="none" w:sz="0" w:space="0" w:color="auto"/>
                    <w:bottom w:val="none" w:sz="0" w:space="0" w:color="auto"/>
                    <w:right w:val="none" w:sz="0" w:space="0" w:color="auto"/>
                  </w:divBdr>
                </w:div>
                <w:div w:id="768740000">
                  <w:marLeft w:val="0"/>
                  <w:marRight w:val="0"/>
                  <w:marTop w:val="0"/>
                  <w:marBottom w:val="0"/>
                  <w:divBdr>
                    <w:top w:val="none" w:sz="0" w:space="0" w:color="auto"/>
                    <w:left w:val="none" w:sz="0" w:space="0" w:color="auto"/>
                    <w:bottom w:val="none" w:sz="0" w:space="0" w:color="auto"/>
                    <w:right w:val="none" w:sz="0" w:space="0" w:color="auto"/>
                  </w:divBdr>
                </w:div>
                <w:div w:id="772284532">
                  <w:marLeft w:val="0"/>
                  <w:marRight w:val="0"/>
                  <w:marTop w:val="0"/>
                  <w:marBottom w:val="0"/>
                  <w:divBdr>
                    <w:top w:val="none" w:sz="0" w:space="0" w:color="auto"/>
                    <w:left w:val="none" w:sz="0" w:space="0" w:color="auto"/>
                    <w:bottom w:val="none" w:sz="0" w:space="0" w:color="auto"/>
                    <w:right w:val="none" w:sz="0" w:space="0" w:color="auto"/>
                  </w:divBdr>
                </w:div>
                <w:div w:id="775759172">
                  <w:marLeft w:val="0"/>
                  <w:marRight w:val="0"/>
                  <w:marTop w:val="0"/>
                  <w:marBottom w:val="0"/>
                  <w:divBdr>
                    <w:top w:val="none" w:sz="0" w:space="0" w:color="auto"/>
                    <w:left w:val="none" w:sz="0" w:space="0" w:color="auto"/>
                    <w:bottom w:val="none" w:sz="0" w:space="0" w:color="auto"/>
                    <w:right w:val="none" w:sz="0" w:space="0" w:color="auto"/>
                  </w:divBdr>
                </w:div>
                <w:div w:id="775905189">
                  <w:marLeft w:val="0"/>
                  <w:marRight w:val="0"/>
                  <w:marTop w:val="0"/>
                  <w:marBottom w:val="0"/>
                  <w:divBdr>
                    <w:top w:val="none" w:sz="0" w:space="0" w:color="auto"/>
                    <w:left w:val="none" w:sz="0" w:space="0" w:color="auto"/>
                    <w:bottom w:val="none" w:sz="0" w:space="0" w:color="auto"/>
                    <w:right w:val="none" w:sz="0" w:space="0" w:color="auto"/>
                  </w:divBdr>
                </w:div>
                <w:div w:id="776944228">
                  <w:marLeft w:val="0"/>
                  <w:marRight w:val="0"/>
                  <w:marTop w:val="0"/>
                  <w:marBottom w:val="0"/>
                  <w:divBdr>
                    <w:top w:val="none" w:sz="0" w:space="0" w:color="auto"/>
                    <w:left w:val="none" w:sz="0" w:space="0" w:color="auto"/>
                    <w:bottom w:val="none" w:sz="0" w:space="0" w:color="auto"/>
                    <w:right w:val="none" w:sz="0" w:space="0" w:color="auto"/>
                  </w:divBdr>
                </w:div>
                <w:div w:id="778839129">
                  <w:marLeft w:val="0"/>
                  <w:marRight w:val="0"/>
                  <w:marTop w:val="0"/>
                  <w:marBottom w:val="0"/>
                  <w:divBdr>
                    <w:top w:val="none" w:sz="0" w:space="0" w:color="auto"/>
                    <w:left w:val="none" w:sz="0" w:space="0" w:color="auto"/>
                    <w:bottom w:val="none" w:sz="0" w:space="0" w:color="auto"/>
                    <w:right w:val="none" w:sz="0" w:space="0" w:color="auto"/>
                  </w:divBdr>
                </w:div>
                <w:div w:id="782841099">
                  <w:marLeft w:val="0"/>
                  <w:marRight w:val="0"/>
                  <w:marTop w:val="0"/>
                  <w:marBottom w:val="0"/>
                  <w:divBdr>
                    <w:top w:val="none" w:sz="0" w:space="0" w:color="auto"/>
                    <w:left w:val="none" w:sz="0" w:space="0" w:color="auto"/>
                    <w:bottom w:val="none" w:sz="0" w:space="0" w:color="auto"/>
                    <w:right w:val="none" w:sz="0" w:space="0" w:color="auto"/>
                  </w:divBdr>
                </w:div>
                <w:div w:id="783623461">
                  <w:marLeft w:val="0"/>
                  <w:marRight w:val="0"/>
                  <w:marTop w:val="0"/>
                  <w:marBottom w:val="0"/>
                  <w:divBdr>
                    <w:top w:val="none" w:sz="0" w:space="0" w:color="auto"/>
                    <w:left w:val="none" w:sz="0" w:space="0" w:color="auto"/>
                    <w:bottom w:val="none" w:sz="0" w:space="0" w:color="auto"/>
                    <w:right w:val="none" w:sz="0" w:space="0" w:color="auto"/>
                  </w:divBdr>
                </w:div>
                <w:div w:id="789782240">
                  <w:marLeft w:val="0"/>
                  <w:marRight w:val="0"/>
                  <w:marTop w:val="0"/>
                  <w:marBottom w:val="0"/>
                  <w:divBdr>
                    <w:top w:val="none" w:sz="0" w:space="0" w:color="auto"/>
                    <w:left w:val="none" w:sz="0" w:space="0" w:color="auto"/>
                    <w:bottom w:val="none" w:sz="0" w:space="0" w:color="auto"/>
                    <w:right w:val="none" w:sz="0" w:space="0" w:color="auto"/>
                  </w:divBdr>
                </w:div>
                <w:div w:id="789978396">
                  <w:marLeft w:val="0"/>
                  <w:marRight w:val="0"/>
                  <w:marTop w:val="0"/>
                  <w:marBottom w:val="0"/>
                  <w:divBdr>
                    <w:top w:val="none" w:sz="0" w:space="0" w:color="auto"/>
                    <w:left w:val="none" w:sz="0" w:space="0" w:color="auto"/>
                    <w:bottom w:val="none" w:sz="0" w:space="0" w:color="auto"/>
                    <w:right w:val="none" w:sz="0" w:space="0" w:color="auto"/>
                  </w:divBdr>
                </w:div>
                <w:div w:id="790169781">
                  <w:marLeft w:val="0"/>
                  <w:marRight w:val="0"/>
                  <w:marTop w:val="0"/>
                  <w:marBottom w:val="0"/>
                  <w:divBdr>
                    <w:top w:val="none" w:sz="0" w:space="0" w:color="auto"/>
                    <w:left w:val="none" w:sz="0" w:space="0" w:color="auto"/>
                    <w:bottom w:val="none" w:sz="0" w:space="0" w:color="auto"/>
                    <w:right w:val="none" w:sz="0" w:space="0" w:color="auto"/>
                  </w:divBdr>
                </w:div>
                <w:div w:id="790251320">
                  <w:marLeft w:val="0"/>
                  <w:marRight w:val="0"/>
                  <w:marTop w:val="0"/>
                  <w:marBottom w:val="0"/>
                  <w:divBdr>
                    <w:top w:val="none" w:sz="0" w:space="0" w:color="auto"/>
                    <w:left w:val="none" w:sz="0" w:space="0" w:color="auto"/>
                    <w:bottom w:val="none" w:sz="0" w:space="0" w:color="auto"/>
                    <w:right w:val="none" w:sz="0" w:space="0" w:color="auto"/>
                  </w:divBdr>
                </w:div>
                <w:div w:id="791242810">
                  <w:marLeft w:val="0"/>
                  <w:marRight w:val="0"/>
                  <w:marTop w:val="0"/>
                  <w:marBottom w:val="0"/>
                  <w:divBdr>
                    <w:top w:val="none" w:sz="0" w:space="0" w:color="auto"/>
                    <w:left w:val="none" w:sz="0" w:space="0" w:color="auto"/>
                    <w:bottom w:val="none" w:sz="0" w:space="0" w:color="auto"/>
                    <w:right w:val="none" w:sz="0" w:space="0" w:color="auto"/>
                  </w:divBdr>
                </w:div>
                <w:div w:id="791436462">
                  <w:marLeft w:val="0"/>
                  <w:marRight w:val="0"/>
                  <w:marTop w:val="0"/>
                  <w:marBottom w:val="0"/>
                  <w:divBdr>
                    <w:top w:val="none" w:sz="0" w:space="0" w:color="auto"/>
                    <w:left w:val="none" w:sz="0" w:space="0" w:color="auto"/>
                    <w:bottom w:val="none" w:sz="0" w:space="0" w:color="auto"/>
                    <w:right w:val="none" w:sz="0" w:space="0" w:color="auto"/>
                  </w:divBdr>
                </w:div>
                <w:div w:id="791559827">
                  <w:marLeft w:val="0"/>
                  <w:marRight w:val="0"/>
                  <w:marTop w:val="0"/>
                  <w:marBottom w:val="0"/>
                  <w:divBdr>
                    <w:top w:val="none" w:sz="0" w:space="0" w:color="auto"/>
                    <w:left w:val="none" w:sz="0" w:space="0" w:color="auto"/>
                    <w:bottom w:val="none" w:sz="0" w:space="0" w:color="auto"/>
                    <w:right w:val="none" w:sz="0" w:space="0" w:color="auto"/>
                  </w:divBdr>
                </w:div>
                <w:div w:id="793326245">
                  <w:marLeft w:val="0"/>
                  <w:marRight w:val="0"/>
                  <w:marTop w:val="0"/>
                  <w:marBottom w:val="0"/>
                  <w:divBdr>
                    <w:top w:val="none" w:sz="0" w:space="0" w:color="auto"/>
                    <w:left w:val="none" w:sz="0" w:space="0" w:color="auto"/>
                    <w:bottom w:val="none" w:sz="0" w:space="0" w:color="auto"/>
                    <w:right w:val="none" w:sz="0" w:space="0" w:color="auto"/>
                  </w:divBdr>
                </w:div>
                <w:div w:id="794450306">
                  <w:marLeft w:val="0"/>
                  <w:marRight w:val="0"/>
                  <w:marTop w:val="0"/>
                  <w:marBottom w:val="0"/>
                  <w:divBdr>
                    <w:top w:val="none" w:sz="0" w:space="0" w:color="auto"/>
                    <w:left w:val="none" w:sz="0" w:space="0" w:color="auto"/>
                    <w:bottom w:val="none" w:sz="0" w:space="0" w:color="auto"/>
                    <w:right w:val="none" w:sz="0" w:space="0" w:color="auto"/>
                  </w:divBdr>
                </w:div>
                <w:div w:id="794911148">
                  <w:marLeft w:val="0"/>
                  <w:marRight w:val="0"/>
                  <w:marTop w:val="0"/>
                  <w:marBottom w:val="0"/>
                  <w:divBdr>
                    <w:top w:val="none" w:sz="0" w:space="0" w:color="auto"/>
                    <w:left w:val="none" w:sz="0" w:space="0" w:color="auto"/>
                    <w:bottom w:val="none" w:sz="0" w:space="0" w:color="auto"/>
                    <w:right w:val="none" w:sz="0" w:space="0" w:color="auto"/>
                  </w:divBdr>
                </w:div>
                <w:div w:id="796991116">
                  <w:marLeft w:val="0"/>
                  <w:marRight w:val="0"/>
                  <w:marTop w:val="0"/>
                  <w:marBottom w:val="0"/>
                  <w:divBdr>
                    <w:top w:val="none" w:sz="0" w:space="0" w:color="auto"/>
                    <w:left w:val="none" w:sz="0" w:space="0" w:color="auto"/>
                    <w:bottom w:val="none" w:sz="0" w:space="0" w:color="auto"/>
                    <w:right w:val="none" w:sz="0" w:space="0" w:color="auto"/>
                  </w:divBdr>
                </w:div>
                <w:div w:id="798839671">
                  <w:marLeft w:val="0"/>
                  <w:marRight w:val="0"/>
                  <w:marTop w:val="0"/>
                  <w:marBottom w:val="0"/>
                  <w:divBdr>
                    <w:top w:val="none" w:sz="0" w:space="0" w:color="auto"/>
                    <w:left w:val="none" w:sz="0" w:space="0" w:color="auto"/>
                    <w:bottom w:val="none" w:sz="0" w:space="0" w:color="auto"/>
                    <w:right w:val="none" w:sz="0" w:space="0" w:color="auto"/>
                  </w:divBdr>
                </w:div>
                <w:div w:id="801389534">
                  <w:marLeft w:val="0"/>
                  <w:marRight w:val="0"/>
                  <w:marTop w:val="0"/>
                  <w:marBottom w:val="0"/>
                  <w:divBdr>
                    <w:top w:val="none" w:sz="0" w:space="0" w:color="auto"/>
                    <w:left w:val="none" w:sz="0" w:space="0" w:color="auto"/>
                    <w:bottom w:val="none" w:sz="0" w:space="0" w:color="auto"/>
                    <w:right w:val="none" w:sz="0" w:space="0" w:color="auto"/>
                  </w:divBdr>
                </w:div>
                <w:div w:id="801654466">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803961202">
                  <w:marLeft w:val="0"/>
                  <w:marRight w:val="0"/>
                  <w:marTop w:val="0"/>
                  <w:marBottom w:val="0"/>
                  <w:divBdr>
                    <w:top w:val="none" w:sz="0" w:space="0" w:color="auto"/>
                    <w:left w:val="none" w:sz="0" w:space="0" w:color="auto"/>
                    <w:bottom w:val="none" w:sz="0" w:space="0" w:color="auto"/>
                    <w:right w:val="none" w:sz="0" w:space="0" w:color="auto"/>
                  </w:divBdr>
                </w:div>
                <w:div w:id="805927549">
                  <w:marLeft w:val="0"/>
                  <w:marRight w:val="0"/>
                  <w:marTop w:val="0"/>
                  <w:marBottom w:val="0"/>
                  <w:divBdr>
                    <w:top w:val="none" w:sz="0" w:space="0" w:color="auto"/>
                    <w:left w:val="none" w:sz="0" w:space="0" w:color="auto"/>
                    <w:bottom w:val="none" w:sz="0" w:space="0" w:color="auto"/>
                    <w:right w:val="none" w:sz="0" w:space="0" w:color="auto"/>
                  </w:divBdr>
                </w:div>
                <w:div w:id="813572170">
                  <w:marLeft w:val="0"/>
                  <w:marRight w:val="0"/>
                  <w:marTop w:val="0"/>
                  <w:marBottom w:val="0"/>
                  <w:divBdr>
                    <w:top w:val="none" w:sz="0" w:space="0" w:color="auto"/>
                    <w:left w:val="none" w:sz="0" w:space="0" w:color="auto"/>
                    <w:bottom w:val="none" w:sz="0" w:space="0" w:color="auto"/>
                    <w:right w:val="none" w:sz="0" w:space="0" w:color="auto"/>
                  </w:divBdr>
                </w:div>
                <w:div w:id="814294869">
                  <w:marLeft w:val="0"/>
                  <w:marRight w:val="0"/>
                  <w:marTop w:val="0"/>
                  <w:marBottom w:val="0"/>
                  <w:divBdr>
                    <w:top w:val="none" w:sz="0" w:space="0" w:color="auto"/>
                    <w:left w:val="none" w:sz="0" w:space="0" w:color="auto"/>
                    <w:bottom w:val="none" w:sz="0" w:space="0" w:color="auto"/>
                    <w:right w:val="none" w:sz="0" w:space="0" w:color="auto"/>
                  </w:divBdr>
                </w:div>
                <w:div w:id="816144359">
                  <w:marLeft w:val="0"/>
                  <w:marRight w:val="0"/>
                  <w:marTop w:val="0"/>
                  <w:marBottom w:val="0"/>
                  <w:divBdr>
                    <w:top w:val="none" w:sz="0" w:space="0" w:color="auto"/>
                    <w:left w:val="none" w:sz="0" w:space="0" w:color="auto"/>
                    <w:bottom w:val="none" w:sz="0" w:space="0" w:color="auto"/>
                    <w:right w:val="none" w:sz="0" w:space="0" w:color="auto"/>
                  </w:divBdr>
                </w:div>
                <w:div w:id="816266050">
                  <w:marLeft w:val="0"/>
                  <w:marRight w:val="0"/>
                  <w:marTop w:val="0"/>
                  <w:marBottom w:val="0"/>
                  <w:divBdr>
                    <w:top w:val="none" w:sz="0" w:space="0" w:color="auto"/>
                    <w:left w:val="none" w:sz="0" w:space="0" w:color="auto"/>
                    <w:bottom w:val="none" w:sz="0" w:space="0" w:color="auto"/>
                    <w:right w:val="none" w:sz="0" w:space="0" w:color="auto"/>
                  </w:divBdr>
                </w:div>
                <w:div w:id="816846570">
                  <w:marLeft w:val="0"/>
                  <w:marRight w:val="0"/>
                  <w:marTop w:val="0"/>
                  <w:marBottom w:val="0"/>
                  <w:divBdr>
                    <w:top w:val="none" w:sz="0" w:space="0" w:color="auto"/>
                    <w:left w:val="none" w:sz="0" w:space="0" w:color="auto"/>
                    <w:bottom w:val="none" w:sz="0" w:space="0" w:color="auto"/>
                    <w:right w:val="none" w:sz="0" w:space="0" w:color="auto"/>
                  </w:divBdr>
                </w:div>
                <w:div w:id="819074907">
                  <w:marLeft w:val="0"/>
                  <w:marRight w:val="0"/>
                  <w:marTop w:val="0"/>
                  <w:marBottom w:val="0"/>
                  <w:divBdr>
                    <w:top w:val="none" w:sz="0" w:space="0" w:color="auto"/>
                    <w:left w:val="none" w:sz="0" w:space="0" w:color="auto"/>
                    <w:bottom w:val="none" w:sz="0" w:space="0" w:color="auto"/>
                    <w:right w:val="none" w:sz="0" w:space="0" w:color="auto"/>
                  </w:divBdr>
                </w:div>
                <w:div w:id="819083200">
                  <w:marLeft w:val="0"/>
                  <w:marRight w:val="0"/>
                  <w:marTop w:val="0"/>
                  <w:marBottom w:val="0"/>
                  <w:divBdr>
                    <w:top w:val="none" w:sz="0" w:space="0" w:color="auto"/>
                    <w:left w:val="none" w:sz="0" w:space="0" w:color="auto"/>
                    <w:bottom w:val="none" w:sz="0" w:space="0" w:color="auto"/>
                    <w:right w:val="none" w:sz="0" w:space="0" w:color="auto"/>
                  </w:divBdr>
                </w:div>
                <w:div w:id="819462523">
                  <w:marLeft w:val="0"/>
                  <w:marRight w:val="0"/>
                  <w:marTop w:val="0"/>
                  <w:marBottom w:val="0"/>
                  <w:divBdr>
                    <w:top w:val="none" w:sz="0" w:space="0" w:color="auto"/>
                    <w:left w:val="none" w:sz="0" w:space="0" w:color="auto"/>
                    <w:bottom w:val="none" w:sz="0" w:space="0" w:color="auto"/>
                    <w:right w:val="none" w:sz="0" w:space="0" w:color="auto"/>
                  </w:divBdr>
                </w:div>
                <w:div w:id="820384335">
                  <w:marLeft w:val="0"/>
                  <w:marRight w:val="0"/>
                  <w:marTop w:val="0"/>
                  <w:marBottom w:val="0"/>
                  <w:divBdr>
                    <w:top w:val="none" w:sz="0" w:space="0" w:color="auto"/>
                    <w:left w:val="none" w:sz="0" w:space="0" w:color="auto"/>
                    <w:bottom w:val="none" w:sz="0" w:space="0" w:color="auto"/>
                    <w:right w:val="none" w:sz="0" w:space="0" w:color="auto"/>
                  </w:divBdr>
                </w:div>
                <w:div w:id="821196540">
                  <w:marLeft w:val="0"/>
                  <w:marRight w:val="0"/>
                  <w:marTop w:val="0"/>
                  <w:marBottom w:val="0"/>
                  <w:divBdr>
                    <w:top w:val="none" w:sz="0" w:space="0" w:color="auto"/>
                    <w:left w:val="none" w:sz="0" w:space="0" w:color="auto"/>
                    <w:bottom w:val="none" w:sz="0" w:space="0" w:color="auto"/>
                    <w:right w:val="none" w:sz="0" w:space="0" w:color="auto"/>
                  </w:divBdr>
                </w:div>
                <w:div w:id="823741884">
                  <w:marLeft w:val="0"/>
                  <w:marRight w:val="0"/>
                  <w:marTop w:val="0"/>
                  <w:marBottom w:val="0"/>
                  <w:divBdr>
                    <w:top w:val="none" w:sz="0" w:space="0" w:color="auto"/>
                    <w:left w:val="none" w:sz="0" w:space="0" w:color="auto"/>
                    <w:bottom w:val="none" w:sz="0" w:space="0" w:color="auto"/>
                    <w:right w:val="none" w:sz="0" w:space="0" w:color="auto"/>
                  </w:divBdr>
                </w:div>
                <w:div w:id="825365756">
                  <w:marLeft w:val="0"/>
                  <w:marRight w:val="0"/>
                  <w:marTop w:val="0"/>
                  <w:marBottom w:val="0"/>
                  <w:divBdr>
                    <w:top w:val="none" w:sz="0" w:space="0" w:color="auto"/>
                    <w:left w:val="none" w:sz="0" w:space="0" w:color="auto"/>
                    <w:bottom w:val="none" w:sz="0" w:space="0" w:color="auto"/>
                    <w:right w:val="none" w:sz="0" w:space="0" w:color="auto"/>
                  </w:divBdr>
                </w:div>
                <w:div w:id="829104879">
                  <w:marLeft w:val="0"/>
                  <w:marRight w:val="0"/>
                  <w:marTop w:val="0"/>
                  <w:marBottom w:val="0"/>
                  <w:divBdr>
                    <w:top w:val="none" w:sz="0" w:space="0" w:color="auto"/>
                    <w:left w:val="none" w:sz="0" w:space="0" w:color="auto"/>
                    <w:bottom w:val="none" w:sz="0" w:space="0" w:color="auto"/>
                    <w:right w:val="none" w:sz="0" w:space="0" w:color="auto"/>
                  </w:divBdr>
                </w:div>
                <w:div w:id="829444514">
                  <w:marLeft w:val="0"/>
                  <w:marRight w:val="0"/>
                  <w:marTop w:val="0"/>
                  <w:marBottom w:val="0"/>
                  <w:divBdr>
                    <w:top w:val="none" w:sz="0" w:space="0" w:color="auto"/>
                    <w:left w:val="none" w:sz="0" w:space="0" w:color="auto"/>
                    <w:bottom w:val="none" w:sz="0" w:space="0" w:color="auto"/>
                    <w:right w:val="none" w:sz="0" w:space="0" w:color="auto"/>
                  </w:divBdr>
                </w:div>
                <w:div w:id="829759728">
                  <w:marLeft w:val="0"/>
                  <w:marRight w:val="0"/>
                  <w:marTop w:val="0"/>
                  <w:marBottom w:val="0"/>
                  <w:divBdr>
                    <w:top w:val="none" w:sz="0" w:space="0" w:color="auto"/>
                    <w:left w:val="none" w:sz="0" w:space="0" w:color="auto"/>
                    <w:bottom w:val="none" w:sz="0" w:space="0" w:color="auto"/>
                    <w:right w:val="none" w:sz="0" w:space="0" w:color="auto"/>
                  </w:divBdr>
                </w:div>
                <w:div w:id="829833230">
                  <w:marLeft w:val="0"/>
                  <w:marRight w:val="0"/>
                  <w:marTop w:val="0"/>
                  <w:marBottom w:val="0"/>
                  <w:divBdr>
                    <w:top w:val="none" w:sz="0" w:space="0" w:color="auto"/>
                    <w:left w:val="none" w:sz="0" w:space="0" w:color="auto"/>
                    <w:bottom w:val="none" w:sz="0" w:space="0" w:color="auto"/>
                    <w:right w:val="none" w:sz="0" w:space="0" w:color="auto"/>
                  </w:divBdr>
                </w:div>
                <w:div w:id="829834630">
                  <w:marLeft w:val="0"/>
                  <w:marRight w:val="0"/>
                  <w:marTop w:val="0"/>
                  <w:marBottom w:val="0"/>
                  <w:divBdr>
                    <w:top w:val="none" w:sz="0" w:space="0" w:color="auto"/>
                    <w:left w:val="none" w:sz="0" w:space="0" w:color="auto"/>
                    <w:bottom w:val="none" w:sz="0" w:space="0" w:color="auto"/>
                    <w:right w:val="none" w:sz="0" w:space="0" w:color="auto"/>
                  </w:divBdr>
                </w:div>
                <w:div w:id="830414607">
                  <w:marLeft w:val="0"/>
                  <w:marRight w:val="0"/>
                  <w:marTop w:val="0"/>
                  <w:marBottom w:val="0"/>
                  <w:divBdr>
                    <w:top w:val="none" w:sz="0" w:space="0" w:color="auto"/>
                    <w:left w:val="none" w:sz="0" w:space="0" w:color="auto"/>
                    <w:bottom w:val="none" w:sz="0" w:space="0" w:color="auto"/>
                    <w:right w:val="none" w:sz="0" w:space="0" w:color="auto"/>
                  </w:divBdr>
                </w:div>
                <w:div w:id="830874276">
                  <w:marLeft w:val="0"/>
                  <w:marRight w:val="0"/>
                  <w:marTop w:val="0"/>
                  <w:marBottom w:val="0"/>
                  <w:divBdr>
                    <w:top w:val="none" w:sz="0" w:space="0" w:color="auto"/>
                    <w:left w:val="none" w:sz="0" w:space="0" w:color="auto"/>
                    <w:bottom w:val="none" w:sz="0" w:space="0" w:color="auto"/>
                    <w:right w:val="none" w:sz="0" w:space="0" w:color="auto"/>
                  </w:divBdr>
                </w:div>
                <w:div w:id="830949881">
                  <w:marLeft w:val="0"/>
                  <w:marRight w:val="0"/>
                  <w:marTop w:val="0"/>
                  <w:marBottom w:val="0"/>
                  <w:divBdr>
                    <w:top w:val="none" w:sz="0" w:space="0" w:color="auto"/>
                    <w:left w:val="none" w:sz="0" w:space="0" w:color="auto"/>
                    <w:bottom w:val="none" w:sz="0" w:space="0" w:color="auto"/>
                    <w:right w:val="none" w:sz="0" w:space="0" w:color="auto"/>
                  </w:divBdr>
                </w:div>
                <w:div w:id="835996613">
                  <w:marLeft w:val="0"/>
                  <w:marRight w:val="0"/>
                  <w:marTop w:val="0"/>
                  <w:marBottom w:val="0"/>
                  <w:divBdr>
                    <w:top w:val="none" w:sz="0" w:space="0" w:color="auto"/>
                    <w:left w:val="none" w:sz="0" w:space="0" w:color="auto"/>
                    <w:bottom w:val="none" w:sz="0" w:space="0" w:color="auto"/>
                    <w:right w:val="none" w:sz="0" w:space="0" w:color="auto"/>
                  </w:divBdr>
                </w:div>
                <w:div w:id="837303505">
                  <w:marLeft w:val="0"/>
                  <w:marRight w:val="0"/>
                  <w:marTop w:val="0"/>
                  <w:marBottom w:val="0"/>
                  <w:divBdr>
                    <w:top w:val="none" w:sz="0" w:space="0" w:color="auto"/>
                    <w:left w:val="none" w:sz="0" w:space="0" w:color="auto"/>
                    <w:bottom w:val="none" w:sz="0" w:space="0" w:color="auto"/>
                    <w:right w:val="none" w:sz="0" w:space="0" w:color="auto"/>
                  </w:divBdr>
                </w:div>
                <w:div w:id="839391505">
                  <w:marLeft w:val="0"/>
                  <w:marRight w:val="0"/>
                  <w:marTop w:val="0"/>
                  <w:marBottom w:val="0"/>
                  <w:divBdr>
                    <w:top w:val="none" w:sz="0" w:space="0" w:color="auto"/>
                    <w:left w:val="none" w:sz="0" w:space="0" w:color="auto"/>
                    <w:bottom w:val="none" w:sz="0" w:space="0" w:color="auto"/>
                    <w:right w:val="none" w:sz="0" w:space="0" w:color="auto"/>
                  </w:divBdr>
                </w:div>
                <w:div w:id="841967104">
                  <w:marLeft w:val="0"/>
                  <w:marRight w:val="0"/>
                  <w:marTop w:val="0"/>
                  <w:marBottom w:val="0"/>
                  <w:divBdr>
                    <w:top w:val="none" w:sz="0" w:space="0" w:color="auto"/>
                    <w:left w:val="none" w:sz="0" w:space="0" w:color="auto"/>
                    <w:bottom w:val="none" w:sz="0" w:space="0" w:color="auto"/>
                    <w:right w:val="none" w:sz="0" w:space="0" w:color="auto"/>
                  </w:divBdr>
                </w:div>
                <w:div w:id="842822792">
                  <w:marLeft w:val="0"/>
                  <w:marRight w:val="0"/>
                  <w:marTop w:val="0"/>
                  <w:marBottom w:val="0"/>
                  <w:divBdr>
                    <w:top w:val="none" w:sz="0" w:space="0" w:color="auto"/>
                    <w:left w:val="none" w:sz="0" w:space="0" w:color="auto"/>
                    <w:bottom w:val="none" w:sz="0" w:space="0" w:color="auto"/>
                    <w:right w:val="none" w:sz="0" w:space="0" w:color="auto"/>
                  </w:divBdr>
                </w:div>
                <w:div w:id="846989539">
                  <w:marLeft w:val="0"/>
                  <w:marRight w:val="0"/>
                  <w:marTop w:val="0"/>
                  <w:marBottom w:val="0"/>
                  <w:divBdr>
                    <w:top w:val="none" w:sz="0" w:space="0" w:color="auto"/>
                    <w:left w:val="none" w:sz="0" w:space="0" w:color="auto"/>
                    <w:bottom w:val="none" w:sz="0" w:space="0" w:color="auto"/>
                    <w:right w:val="none" w:sz="0" w:space="0" w:color="auto"/>
                  </w:divBdr>
                </w:div>
                <w:div w:id="848718029">
                  <w:marLeft w:val="0"/>
                  <w:marRight w:val="0"/>
                  <w:marTop w:val="0"/>
                  <w:marBottom w:val="0"/>
                  <w:divBdr>
                    <w:top w:val="none" w:sz="0" w:space="0" w:color="auto"/>
                    <w:left w:val="none" w:sz="0" w:space="0" w:color="auto"/>
                    <w:bottom w:val="none" w:sz="0" w:space="0" w:color="auto"/>
                    <w:right w:val="none" w:sz="0" w:space="0" w:color="auto"/>
                  </w:divBdr>
                </w:div>
                <w:div w:id="852457118">
                  <w:marLeft w:val="0"/>
                  <w:marRight w:val="0"/>
                  <w:marTop w:val="0"/>
                  <w:marBottom w:val="0"/>
                  <w:divBdr>
                    <w:top w:val="none" w:sz="0" w:space="0" w:color="auto"/>
                    <w:left w:val="none" w:sz="0" w:space="0" w:color="auto"/>
                    <w:bottom w:val="none" w:sz="0" w:space="0" w:color="auto"/>
                    <w:right w:val="none" w:sz="0" w:space="0" w:color="auto"/>
                  </w:divBdr>
                </w:div>
                <w:div w:id="860895434">
                  <w:marLeft w:val="0"/>
                  <w:marRight w:val="0"/>
                  <w:marTop w:val="0"/>
                  <w:marBottom w:val="0"/>
                  <w:divBdr>
                    <w:top w:val="none" w:sz="0" w:space="0" w:color="auto"/>
                    <w:left w:val="none" w:sz="0" w:space="0" w:color="auto"/>
                    <w:bottom w:val="none" w:sz="0" w:space="0" w:color="auto"/>
                    <w:right w:val="none" w:sz="0" w:space="0" w:color="auto"/>
                  </w:divBdr>
                </w:div>
                <w:div w:id="861892783">
                  <w:marLeft w:val="0"/>
                  <w:marRight w:val="0"/>
                  <w:marTop w:val="0"/>
                  <w:marBottom w:val="0"/>
                  <w:divBdr>
                    <w:top w:val="none" w:sz="0" w:space="0" w:color="auto"/>
                    <w:left w:val="none" w:sz="0" w:space="0" w:color="auto"/>
                    <w:bottom w:val="none" w:sz="0" w:space="0" w:color="auto"/>
                    <w:right w:val="none" w:sz="0" w:space="0" w:color="auto"/>
                  </w:divBdr>
                </w:div>
                <w:div w:id="864637569">
                  <w:marLeft w:val="0"/>
                  <w:marRight w:val="0"/>
                  <w:marTop w:val="0"/>
                  <w:marBottom w:val="0"/>
                  <w:divBdr>
                    <w:top w:val="none" w:sz="0" w:space="0" w:color="auto"/>
                    <w:left w:val="none" w:sz="0" w:space="0" w:color="auto"/>
                    <w:bottom w:val="none" w:sz="0" w:space="0" w:color="auto"/>
                    <w:right w:val="none" w:sz="0" w:space="0" w:color="auto"/>
                  </w:divBdr>
                </w:div>
                <w:div w:id="866142195">
                  <w:marLeft w:val="0"/>
                  <w:marRight w:val="0"/>
                  <w:marTop w:val="0"/>
                  <w:marBottom w:val="0"/>
                  <w:divBdr>
                    <w:top w:val="none" w:sz="0" w:space="0" w:color="auto"/>
                    <w:left w:val="none" w:sz="0" w:space="0" w:color="auto"/>
                    <w:bottom w:val="none" w:sz="0" w:space="0" w:color="auto"/>
                    <w:right w:val="none" w:sz="0" w:space="0" w:color="auto"/>
                  </w:divBdr>
                </w:div>
                <w:div w:id="866987108">
                  <w:marLeft w:val="0"/>
                  <w:marRight w:val="0"/>
                  <w:marTop w:val="0"/>
                  <w:marBottom w:val="0"/>
                  <w:divBdr>
                    <w:top w:val="none" w:sz="0" w:space="0" w:color="auto"/>
                    <w:left w:val="none" w:sz="0" w:space="0" w:color="auto"/>
                    <w:bottom w:val="none" w:sz="0" w:space="0" w:color="auto"/>
                    <w:right w:val="none" w:sz="0" w:space="0" w:color="auto"/>
                  </w:divBdr>
                </w:div>
                <w:div w:id="867067403">
                  <w:marLeft w:val="0"/>
                  <w:marRight w:val="0"/>
                  <w:marTop w:val="0"/>
                  <w:marBottom w:val="0"/>
                  <w:divBdr>
                    <w:top w:val="none" w:sz="0" w:space="0" w:color="auto"/>
                    <w:left w:val="none" w:sz="0" w:space="0" w:color="auto"/>
                    <w:bottom w:val="none" w:sz="0" w:space="0" w:color="auto"/>
                    <w:right w:val="none" w:sz="0" w:space="0" w:color="auto"/>
                  </w:divBdr>
                </w:div>
                <w:div w:id="870533211">
                  <w:marLeft w:val="0"/>
                  <w:marRight w:val="0"/>
                  <w:marTop w:val="0"/>
                  <w:marBottom w:val="0"/>
                  <w:divBdr>
                    <w:top w:val="none" w:sz="0" w:space="0" w:color="auto"/>
                    <w:left w:val="none" w:sz="0" w:space="0" w:color="auto"/>
                    <w:bottom w:val="none" w:sz="0" w:space="0" w:color="auto"/>
                    <w:right w:val="none" w:sz="0" w:space="0" w:color="auto"/>
                  </w:divBdr>
                </w:div>
                <w:div w:id="872033056">
                  <w:marLeft w:val="0"/>
                  <w:marRight w:val="0"/>
                  <w:marTop w:val="0"/>
                  <w:marBottom w:val="0"/>
                  <w:divBdr>
                    <w:top w:val="none" w:sz="0" w:space="0" w:color="auto"/>
                    <w:left w:val="none" w:sz="0" w:space="0" w:color="auto"/>
                    <w:bottom w:val="none" w:sz="0" w:space="0" w:color="auto"/>
                    <w:right w:val="none" w:sz="0" w:space="0" w:color="auto"/>
                  </w:divBdr>
                </w:div>
                <w:div w:id="876160077">
                  <w:marLeft w:val="0"/>
                  <w:marRight w:val="0"/>
                  <w:marTop w:val="0"/>
                  <w:marBottom w:val="0"/>
                  <w:divBdr>
                    <w:top w:val="none" w:sz="0" w:space="0" w:color="auto"/>
                    <w:left w:val="none" w:sz="0" w:space="0" w:color="auto"/>
                    <w:bottom w:val="none" w:sz="0" w:space="0" w:color="auto"/>
                    <w:right w:val="none" w:sz="0" w:space="0" w:color="auto"/>
                  </w:divBdr>
                </w:div>
                <w:div w:id="877669947">
                  <w:marLeft w:val="0"/>
                  <w:marRight w:val="0"/>
                  <w:marTop w:val="0"/>
                  <w:marBottom w:val="0"/>
                  <w:divBdr>
                    <w:top w:val="none" w:sz="0" w:space="0" w:color="auto"/>
                    <w:left w:val="none" w:sz="0" w:space="0" w:color="auto"/>
                    <w:bottom w:val="none" w:sz="0" w:space="0" w:color="auto"/>
                    <w:right w:val="none" w:sz="0" w:space="0" w:color="auto"/>
                  </w:divBdr>
                </w:div>
                <w:div w:id="879628302">
                  <w:marLeft w:val="0"/>
                  <w:marRight w:val="0"/>
                  <w:marTop w:val="0"/>
                  <w:marBottom w:val="0"/>
                  <w:divBdr>
                    <w:top w:val="none" w:sz="0" w:space="0" w:color="auto"/>
                    <w:left w:val="none" w:sz="0" w:space="0" w:color="auto"/>
                    <w:bottom w:val="none" w:sz="0" w:space="0" w:color="auto"/>
                    <w:right w:val="none" w:sz="0" w:space="0" w:color="auto"/>
                  </w:divBdr>
                </w:div>
                <w:div w:id="879703841">
                  <w:marLeft w:val="0"/>
                  <w:marRight w:val="0"/>
                  <w:marTop w:val="0"/>
                  <w:marBottom w:val="0"/>
                  <w:divBdr>
                    <w:top w:val="none" w:sz="0" w:space="0" w:color="auto"/>
                    <w:left w:val="none" w:sz="0" w:space="0" w:color="auto"/>
                    <w:bottom w:val="none" w:sz="0" w:space="0" w:color="auto"/>
                    <w:right w:val="none" w:sz="0" w:space="0" w:color="auto"/>
                  </w:divBdr>
                </w:div>
                <w:div w:id="881945347">
                  <w:marLeft w:val="0"/>
                  <w:marRight w:val="0"/>
                  <w:marTop w:val="0"/>
                  <w:marBottom w:val="0"/>
                  <w:divBdr>
                    <w:top w:val="none" w:sz="0" w:space="0" w:color="auto"/>
                    <w:left w:val="none" w:sz="0" w:space="0" w:color="auto"/>
                    <w:bottom w:val="none" w:sz="0" w:space="0" w:color="auto"/>
                    <w:right w:val="none" w:sz="0" w:space="0" w:color="auto"/>
                  </w:divBdr>
                </w:div>
                <w:div w:id="883445762">
                  <w:marLeft w:val="0"/>
                  <w:marRight w:val="0"/>
                  <w:marTop w:val="0"/>
                  <w:marBottom w:val="0"/>
                  <w:divBdr>
                    <w:top w:val="none" w:sz="0" w:space="0" w:color="auto"/>
                    <w:left w:val="none" w:sz="0" w:space="0" w:color="auto"/>
                    <w:bottom w:val="none" w:sz="0" w:space="0" w:color="auto"/>
                    <w:right w:val="none" w:sz="0" w:space="0" w:color="auto"/>
                  </w:divBdr>
                </w:div>
                <w:div w:id="884875974">
                  <w:marLeft w:val="0"/>
                  <w:marRight w:val="0"/>
                  <w:marTop w:val="0"/>
                  <w:marBottom w:val="0"/>
                  <w:divBdr>
                    <w:top w:val="none" w:sz="0" w:space="0" w:color="auto"/>
                    <w:left w:val="none" w:sz="0" w:space="0" w:color="auto"/>
                    <w:bottom w:val="none" w:sz="0" w:space="0" w:color="auto"/>
                    <w:right w:val="none" w:sz="0" w:space="0" w:color="auto"/>
                  </w:divBdr>
                </w:div>
                <w:div w:id="885990451">
                  <w:marLeft w:val="0"/>
                  <w:marRight w:val="0"/>
                  <w:marTop w:val="0"/>
                  <w:marBottom w:val="0"/>
                  <w:divBdr>
                    <w:top w:val="none" w:sz="0" w:space="0" w:color="auto"/>
                    <w:left w:val="none" w:sz="0" w:space="0" w:color="auto"/>
                    <w:bottom w:val="none" w:sz="0" w:space="0" w:color="auto"/>
                    <w:right w:val="none" w:sz="0" w:space="0" w:color="auto"/>
                  </w:divBdr>
                </w:div>
                <w:div w:id="887838682">
                  <w:marLeft w:val="0"/>
                  <w:marRight w:val="0"/>
                  <w:marTop w:val="0"/>
                  <w:marBottom w:val="0"/>
                  <w:divBdr>
                    <w:top w:val="none" w:sz="0" w:space="0" w:color="auto"/>
                    <w:left w:val="none" w:sz="0" w:space="0" w:color="auto"/>
                    <w:bottom w:val="none" w:sz="0" w:space="0" w:color="auto"/>
                    <w:right w:val="none" w:sz="0" w:space="0" w:color="auto"/>
                  </w:divBdr>
                </w:div>
                <w:div w:id="889540048">
                  <w:marLeft w:val="0"/>
                  <w:marRight w:val="0"/>
                  <w:marTop w:val="0"/>
                  <w:marBottom w:val="0"/>
                  <w:divBdr>
                    <w:top w:val="none" w:sz="0" w:space="0" w:color="auto"/>
                    <w:left w:val="none" w:sz="0" w:space="0" w:color="auto"/>
                    <w:bottom w:val="none" w:sz="0" w:space="0" w:color="auto"/>
                    <w:right w:val="none" w:sz="0" w:space="0" w:color="auto"/>
                  </w:divBdr>
                </w:div>
                <w:div w:id="889608268">
                  <w:marLeft w:val="0"/>
                  <w:marRight w:val="0"/>
                  <w:marTop w:val="0"/>
                  <w:marBottom w:val="0"/>
                  <w:divBdr>
                    <w:top w:val="none" w:sz="0" w:space="0" w:color="auto"/>
                    <w:left w:val="none" w:sz="0" w:space="0" w:color="auto"/>
                    <w:bottom w:val="none" w:sz="0" w:space="0" w:color="auto"/>
                    <w:right w:val="none" w:sz="0" w:space="0" w:color="auto"/>
                  </w:divBdr>
                </w:div>
                <w:div w:id="890532520">
                  <w:marLeft w:val="0"/>
                  <w:marRight w:val="0"/>
                  <w:marTop w:val="0"/>
                  <w:marBottom w:val="0"/>
                  <w:divBdr>
                    <w:top w:val="none" w:sz="0" w:space="0" w:color="auto"/>
                    <w:left w:val="none" w:sz="0" w:space="0" w:color="auto"/>
                    <w:bottom w:val="none" w:sz="0" w:space="0" w:color="auto"/>
                    <w:right w:val="none" w:sz="0" w:space="0" w:color="auto"/>
                  </w:divBdr>
                </w:div>
                <w:div w:id="892040166">
                  <w:marLeft w:val="0"/>
                  <w:marRight w:val="0"/>
                  <w:marTop w:val="0"/>
                  <w:marBottom w:val="0"/>
                  <w:divBdr>
                    <w:top w:val="none" w:sz="0" w:space="0" w:color="auto"/>
                    <w:left w:val="none" w:sz="0" w:space="0" w:color="auto"/>
                    <w:bottom w:val="none" w:sz="0" w:space="0" w:color="auto"/>
                    <w:right w:val="none" w:sz="0" w:space="0" w:color="auto"/>
                  </w:divBdr>
                </w:div>
                <w:div w:id="892618346">
                  <w:marLeft w:val="0"/>
                  <w:marRight w:val="0"/>
                  <w:marTop w:val="0"/>
                  <w:marBottom w:val="0"/>
                  <w:divBdr>
                    <w:top w:val="none" w:sz="0" w:space="0" w:color="auto"/>
                    <w:left w:val="none" w:sz="0" w:space="0" w:color="auto"/>
                    <w:bottom w:val="none" w:sz="0" w:space="0" w:color="auto"/>
                    <w:right w:val="none" w:sz="0" w:space="0" w:color="auto"/>
                  </w:divBdr>
                </w:div>
                <w:div w:id="893660039">
                  <w:marLeft w:val="0"/>
                  <w:marRight w:val="0"/>
                  <w:marTop w:val="0"/>
                  <w:marBottom w:val="0"/>
                  <w:divBdr>
                    <w:top w:val="none" w:sz="0" w:space="0" w:color="auto"/>
                    <w:left w:val="none" w:sz="0" w:space="0" w:color="auto"/>
                    <w:bottom w:val="none" w:sz="0" w:space="0" w:color="auto"/>
                    <w:right w:val="none" w:sz="0" w:space="0" w:color="auto"/>
                  </w:divBdr>
                </w:div>
                <w:div w:id="897975519">
                  <w:marLeft w:val="0"/>
                  <w:marRight w:val="0"/>
                  <w:marTop w:val="0"/>
                  <w:marBottom w:val="0"/>
                  <w:divBdr>
                    <w:top w:val="none" w:sz="0" w:space="0" w:color="auto"/>
                    <w:left w:val="none" w:sz="0" w:space="0" w:color="auto"/>
                    <w:bottom w:val="none" w:sz="0" w:space="0" w:color="auto"/>
                    <w:right w:val="none" w:sz="0" w:space="0" w:color="auto"/>
                  </w:divBdr>
                </w:div>
                <w:div w:id="898128500">
                  <w:marLeft w:val="0"/>
                  <w:marRight w:val="0"/>
                  <w:marTop w:val="0"/>
                  <w:marBottom w:val="0"/>
                  <w:divBdr>
                    <w:top w:val="none" w:sz="0" w:space="0" w:color="auto"/>
                    <w:left w:val="none" w:sz="0" w:space="0" w:color="auto"/>
                    <w:bottom w:val="none" w:sz="0" w:space="0" w:color="auto"/>
                    <w:right w:val="none" w:sz="0" w:space="0" w:color="auto"/>
                  </w:divBdr>
                </w:div>
                <w:div w:id="898321659">
                  <w:marLeft w:val="0"/>
                  <w:marRight w:val="0"/>
                  <w:marTop w:val="0"/>
                  <w:marBottom w:val="0"/>
                  <w:divBdr>
                    <w:top w:val="none" w:sz="0" w:space="0" w:color="auto"/>
                    <w:left w:val="none" w:sz="0" w:space="0" w:color="auto"/>
                    <w:bottom w:val="none" w:sz="0" w:space="0" w:color="auto"/>
                    <w:right w:val="none" w:sz="0" w:space="0" w:color="auto"/>
                  </w:divBdr>
                </w:div>
                <w:div w:id="899747256">
                  <w:marLeft w:val="0"/>
                  <w:marRight w:val="0"/>
                  <w:marTop w:val="0"/>
                  <w:marBottom w:val="0"/>
                  <w:divBdr>
                    <w:top w:val="none" w:sz="0" w:space="0" w:color="auto"/>
                    <w:left w:val="none" w:sz="0" w:space="0" w:color="auto"/>
                    <w:bottom w:val="none" w:sz="0" w:space="0" w:color="auto"/>
                    <w:right w:val="none" w:sz="0" w:space="0" w:color="auto"/>
                  </w:divBdr>
                </w:div>
                <w:div w:id="900597393">
                  <w:marLeft w:val="0"/>
                  <w:marRight w:val="0"/>
                  <w:marTop w:val="0"/>
                  <w:marBottom w:val="0"/>
                  <w:divBdr>
                    <w:top w:val="none" w:sz="0" w:space="0" w:color="auto"/>
                    <w:left w:val="none" w:sz="0" w:space="0" w:color="auto"/>
                    <w:bottom w:val="none" w:sz="0" w:space="0" w:color="auto"/>
                    <w:right w:val="none" w:sz="0" w:space="0" w:color="auto"/>
                  </w:divBdr>
                </w:div>
                <w:div w:id="902445064">
                  <w:marLeft w:val="0"/>
                  <w:marRight w:val="0"/>
                  <w:marTop w:val="0"/>
                  <w:marBottom w:val="0"/>
                  <w:divBdr>
                    <w:top w:val="none" w:sz="0" w:space="0" w:color="auto"/>
                    <w:left w:val="none" w:sz="0" w:space="0" w:color="auto"/>
                    <w:bottom w:val="none" w:sz="0" w:space="0" w:color="auto"/>
                    <w:right w:val="none" w:sz="0" w:space="0" w:color="auto"/>
                  </w:divBdr>
                </w:div>
                <w:div w:id="903177290">
                  <w:marLeft w:val="0"/>
                  <w:marRight w:val="0"/>
                  <w:marTop w:val="0"/>
                  <w:marBottom w:val="0"/>
                  <w:divBdr>
                    <w:top w:val="none" w:sz="0" w:space="0" w:color="auto"/>
                    <w:left w:val="none" w:sz="0" w:space="0" w:color="auto"/>
                    <w:bottom w:val="none" w:sz="0" w:space="0" w:color="auto"/>
                    <w:right w:val="none" w:sz="0" w:space="0" w:color="auto"/>
                  </w:divBdr>
                </w:div>
                <w:div w:id="904025926">
                  <w:marLeft w:val="0"/>
                  <w:marRight w:val="0"/>
                  <w:marTop w:val="0"/>
                  <w:marBottom w:val="0"/>
                  <w:divBdr>
                    <w:top w:val="none" w:sz="0" w:space="0" w:color="auto"/>
                    <w:left w:val="none" w:sz="0" w:space="0" w:color="auto"/>
                    <w:bottom w:val="none" w:sz="0" w:space="0" w:color="auto"/>
                    <w:right w:val="none" w:sz="0" w:space="0" w:color="auto"/>
                  </w:divBdr>
                </w:div>
                <w:div w:id="909002659">
                  <w:marLeft w:val="0"/>
                  <w:marRight w:val="0"/>
                  <w:marTop w:val="0"/>
                  <w:marBottom w:val="0"/>
                  <w:divBdr>
                    <w:top w:val="none" w:sz="0" w:space="0" w:color="auto"/>
                    <w:left w:val="none" w:sz="0" w:space="0" w:color="auto"/>
                    <w:bottom w:val="none" w:sz="0" w:space="0" w:color="auto"/>
                    <w:right w:val="none" w:sz="0" w:space="0" w:color="auto"/>
                  </w:divBdr>
                </w:div>
                <w:div w:id="912200159">
                  <w:marLeft w:val="0"/>
                  <w:marRight w:val="0"/>
                  <w:marTop w:val="0"/>
                  <w:marBottom w:val="0"/>
                  <w:divBdr>
                    <w:top w:val="none" w:sz="0" w:space="0" w:color="auto"/>
                    <w:left w:val="none" w:sz="0" w:space="0" w:color="auto"/>
                    <w:bottom w:val="none" w:sz="0" w:space="0" w:color="auto"/>
                    <w:right w:val="none" w:sz="0" w:space="0" w:color="auto"/>
                  </w:divBdr>
                </w:div>
                <w:div w:id="918245975">
                  <w:marLeft w:val="0"/>
                  <w:marRight w:val="0"/>
                  <w:marTop w:val="0"/>
                  <w:marBottom w:val="0"/>
                  <w:divBdr>
                    <w:top w:val="none" w:sz="0" w:space="0" w:color="auto"/>
                    <w:left w:val="none" w:sz="0" w:space="0" w:color="auto"/>
                    <w:bottom w:val="none" w:sz="0" w:space="0" w:color="auto"/>
                    <w:right w:val="none" w:sz="0" w:space="0" w:color="auto"/>
                  </w:divBdr>
                </w:div>
                <w:div w:id="919633163">
                  <w:marLeft w:val="0"/>
                  <w:marRight w:val="0"/>
                  <w:marTop w:val="0"/>
                  <w:marBottom w:val="0"/>
                  <w:divBdr>
                    <w:top w:val="none" w:sz="0" w:space="0" w:color="auto"/>
                    <w:left w:val="none" w:sz="0" w:space="0" w:color="auto"/>
                    <w:bottom w:val="none" w:sz="0" w:space="0" w:color="auto"/>
                    <w:right w:val="none" w:sz="0" w:space="0" w:color="auto"/>
                  </w:divBdr>
                </w:div>
                <w:div w:id="920336088">
                  <w:marLeft w:val="0"/>
                  <w:marRight w:val="0"/>
                  <w:marTop w:val="0"/>
                  <w:marBottom w:val="0"/>
                  <w:divBdr>
                    <w:top w:val="none" w:sz="0" w:space="0" w:color="auto"/>
                    <w:left w:val="none" w:sz="0" w:space="0" w:color="auto"/>
                    <w:bottom w:val="none" w:sz="0" w:space="0" w:color="auto"/>
                    <w:right w:val="none" w:sz="0" w:space="0" w:color="auto"/>
                  </w:divBdr>
                </w:div>
                <w:div w:id="922034859">
                  <w:marLeft w:val="0"/>
                  <w:marRight w:val="0"/>
                  <w:marTop w:val="0"/>
                  <w:marBottom w:val="0"/>
                  <w:divBdr>
                    <w:top w:val="none" w:sz="0" w:space="0" w:color="auto"/>
                    <w:left w:val="none" w:sz="0" w:space="0" w:color="auto"/>
                    <w:bottom w:val="none" w:sz="0" w:space="0" w:color="auto"/>
                    <w:right w:val="none" w:sz="0" w:space="0" w:color="auto"/>
                  </w:divBdr>
                </w:div>
                <w:div w:id="922105201">
                  <w:marLeft w:val="0"/>
                  <w:marRight w:val="0"/>
                  <w:marTop w:val="0"/>
                  <w:marBottom w:val="0"/>
                  <w:divBdr>
                    <w:top w:val="none" w:sz="0" w:space="0" w:color="auto"/>
                    <w:left w:val="none" w:sz="0" w:space="0" w:color="auto"/>
                    <w:bottom w:val="none" w:sz="0" w:space="0" w:color="auto"/>
                    <w:right w:val="none" w:sz="0" w:space="0" w:color="auto"/>
                  </w:divBdr>
                </w:div>
                <w:div w:id="923219075">
                  <w:marLeft w:val="0"/>
                  <w:marRight w:val="0"/>
                  <w:marTop w:val="0"/>
                  <w:marBottom w:val="0"/>
                  <w:divBdr>
                    <w:top w:val="none" w:sz="0" w:space="0" w:color="auto"/>
                    <w:left w:val="none" w:sz="0" w:space="0" w:color="auto"/>
                    <w:bottom w:val="none" w:sz="0" w:space="0" w:color="auto"/>
                    <w:right w:val="none" w:sz="0" w:space="0" w:color="auto"/>
                  </w:divBdr>
                </w:div>
                <w:div w:id="925457985">
                  <w:marLeft w:val="0"/>
                  <w:marRight w:val="0"/>
                  <w:marTop w:val="0"/>
                  <w:marBottom w:val="0"/>
                  <w:divBdr>
                    <w:top w:val="none" w:sz="0" w:space="0" w:color="auto"/>
                    <w:left w:val="none" w:sz="0" w:space="0" w:color="auto"/>
                    <w:bottom w:val="none" w:sz="0" w:space="0" w:color="auto"/>
                    <w:right w:val="none" w:sz="0" w:space="0" w:color="auto"/>
                  </w:divBdr>
                </w:div>
                <w:div w:id="925576481">
                  <w:marLeft w:val="0"/>
                  <w:marRight w:val="0"/>
                  <w:marTop w:val="0"/>
                  <w:marBottom w:val="0"/>
                  <w:divBdr>
                    <w:top w:val="none" w:sz="0" w:space="0" w:color="auto"/>
                    <w:left w:val="none" w:sz="0" w:space="0" w:color="auto"/>
                    <w:bottom w:val="none" w:sz="0" w:space="0" w:color="auto"/>
                    <w:right w:val="none" w:sz="0" w:space="0" w:color="auto"/>
                  </w:divBdr>
                </w:div>
                <w:div w:id="927082968">
                  <w:marLeft w:val="0"/>
                  <w:marRight w:val="0"/>
                  <w:marTop w:val="0"/>
                  <w:marBottom w:val="0"/>
                  <w:divBdr>
                    <w:top w:val="none" w:sz="0" w:space="0" w:color="auto"/>
                    <w:left w:val="none" w:sz="0" w:space="0" w:color="auto"/>
                    <w:bottom w:val="none" w:sz="0" w:space="0" w:color="auto"/>
                    <w:right w:val="none" w:sz="0" w:space="0" w:color="auto"/>
                  </w:divBdr>
                </w:div>
                <w:div w:id="927882538">
                  <w:marLeft w:val="0"/>
                  <w:marRight w:val="0"/>
                  <w:marTop w:val="0"/>
                  <w:marBottom w:val="0"/>
                  <w:divBdr>
                    <w:top w:val="none" w:sz="0" w:space="0" w:color="auto"/>
                    <w:left w:val="none" w:sz="0" w:space="0" w:color="auto"/>
                    <w:bottom w:val="none" w:sz="0" w:space="0" w:color="auto"/>
                    <w:right w:val="none" w:sz="0" w:space="0" w:color="auto"/>
                  </w:divBdr>
                </w:div>
                <w:div w:id="928201779">
                  <w:marLeft w:val="0"/>
                  <w:marRight w:val="0"/>
                  <w:marTop w:val="0"/>
                  <w:marBottom w:val="0"/>
                  <w:divBdr>
                    <w:top w:val="none" w:sz="0" w:space="0" w:color="auto"/>
                    <w:left w:val="none" w:sz="0" w:space="0" w:color="auto"/>
                    <w:bottom w:val="none" w:sz="0" w:space="0" w:color="auto"/>
                    <w:right w:val="none" w:sz="0" w:space="0" w:color="auto"/>
                  </w:divBdr>
                </w:div>
                <w:div w:id="937755488">
                  <w:marLeft w:val="0"/>
                  <w:marRight w:val="0"/>
                  <w:marTop w:val="0"/>
                  <w:marBottom w:val="0"/>
                  <w:divBdr>
                    <w:top w:val="none" w:sz="0" w:space="0" w:color="auto"/>
                    <w:left w:val="none" w:sz="0" w:space="0" w:color="auto"/>
                    <w:bottom w:val="none" w:sz="0" w:space="0" w:color="auto"/>
                    <w:right w:val="none" w:sz="0" w:space="0" w:color="auto"/>
                  </w:divBdr>
                </w:div>
                <w:div w:id="939030027">
                  <w:marLeft w:val="0"/>
                  <w:marRight w:val="0"/>
                  <w:marTop w:val="0"/>
                  <w:marBottom w:val="0"/>
                  <w:divBdr>
                    <w:top w:val="none" w:sz="0" w:space="0" w:color="auto"/>
                    <w:left w:val="none" w:sz="0" w:space="0" w:color="auto"/>
                    <w:bottom w:val="none" w:sz="0" w:space="0" w:color="auto"/>
                    <w:right w:val="none" w:sz="0" w:space="0" w:color="auto"/>
                  </w:divBdr>
                </w:div>
                <w:div w:id="939217069">
                  <w:marLeft w:val="0"/>
                  <w:marRight w:val="0"/>
                  <w:marTop w:val="0"/>
                  <w:marBottom w:val="0"/>
                  <w:divBdr>
                    <w:top w:val="none" w:sz="0" w:space="0" w:color="auto"/>
                    <w:left w:val="none" w:sz="0" w:space="0" w:color="auto"/>
                    <w:bottom w:val="none" w:sz="0" w:space="0" w:color="auto"/>
                    <w:right w:val="none" w:sz="0" w:space="0" w:color="auto"/>
                  </w:divBdr>
                </w:div>
                <w:div w:id="943150078">
                  <w:marLeft w:val="0"/>
                  <w:marRight w:val="0"/>
                  <w:marTop w:val="0"/>
                  <w:marBottom w:val="0"/>
                  <w:divBdr>
                    <w:top w:val="none" w:sz="0" w:space="0" w:color="auto"/>
                    <w:left w:val="none" w:sz="0" w:space="0" w:color="auto"/>
                    <w:bottom w:val="none" w:sz="0" w:space="0" w:color="auto"/>
                    <w:right w:val="none" w:sz="0" w:space="0" w:color="auto"/>
                  </w:divBdr>
                </w:div>
                <w:div w:id="943805649">
                  <w:marLeft w:val="0"/>
                  <w:marRight w:val="0"/>
                  <w:marTop w:val="0"/>
                  <w:marBottom w:val="0"/>
                  <w:divBdr>
                    <w:top w:val="none" w:sz="0" w:space="0" w:color="auto"/>
                    <w:left w:val="none" w:sz="0" w:space="0" w:color="auto"/>
                    <w:bottom w:val="none" w:sz="0" w:space="0" w:color="auto"/>
                    <w:right w:val="none" w:sz="0" w:space="0" w:color="auto"/>
                  </w:divBdr>
                </w:div>
                <w:div w:id="945766543">
                  <w:marLeft w:val="0"/>
                  <w:marRight w:val="0"/>
                  <w:marTop w:val="0"/>
                  <w:marBottom w:val="0"/>
                  <w:divBdr>
                    <w:top w:val="none" w:sz="0" w:space="0" w:color="auto"/>
                    <w:left w:val="none" w:sz="0" w:space="0" w:color="auto"/>
                    <w:bottom w:val="none" w:sz="0" w:space="0" w:color="auto"/>
                    <w:right w:val="none" w:sz="0" w:space="0" w:color="auto"/>
                  </w:divBdr>
                </w:div>
                <w:div w:id="945774554">
                  <w:marLeft w:val="0"/>
                  <w:marRight w:val="0"/>
                  <w:marTop w:val="0"/>
                  <w:marBottom w:val="0"/>
                  <w:divBdr>
                    <w:top w:val="none" w:sz="0" w:space="0" w:color="auto"/>
                    <w:left w:val="none" w:sz="0" w:space="0" w:color="auto"/>
                    <w:bottom w:val="none" w:sz="0" w:space="0" w:color="auto"/>
                    <w:right w:val="none" w:sz="0" w:space="0" w:color="auto"/>
                  </w:divBdr>
                </w:div>
                <w:div w:id="951941304">
                  <w:marLeft w:val="0"/>
                  <w:marRight w:val="0"/>
                  <w:marTop w:val="0"/>
                  <w:marBottom w:val="0"/>
                  <w:divBdr>
                    <w:top w:val="none" w:sz="0" w:space="0" w:color="auto"/>
                    <w:left w:val="none" w:sz="0" w:space="0" w:color="auto"/>
                    <w:bottom w:val="none" w:sz="0" w:space="0" w:color="auto"/>
                    <w:right w:val="none" w:sz="0" w:space="0" w:color="auto"/>
                  </w:divBdr>
                </w:div>
                <w:div w:id="955911884">
                  <w:marLeft w:val="0"/>
                  <w:marRight w:val="0"/>
                  <w:marTop w:val="0"/>
                  <w:marBottom w:val="0"/>
                  <w:divBdr>
                    <w:top w:val="none" w:sz="0" w:space="0" w:color="auto"/>
                    <w:left w:val="none" w:sz="0" w:space="0" w:color="auto"/>
                    <w:bottom w:val="none" w:sz="0" w:space="0" w:color="auto"/>
                    <w:right w:val="none" w:sz="0" w:space="0" w:color="auto"/>
                  </w:divBdr>
                </w:div>
                <w:div w:id="962539519">
                  <w:marLeft w:val="0"/>
                  <w:marRight w:val="0"/>
                  <w:marTop w:val="0"/>
                  <w:marBottom w:val="0"/>
                  <w:divBdr>
                    <w:top w:val="none" w:sz="0" w:space="0" w:color="auto"/>
                    <w:left w:val="none" w:sz="0" w:space="0" w:color="auto"/>
                    <w:bottom w:val="none" w:sz="0" w:space="0" w:color="auto"/>
                    <w:right w:val="none" w:sz="0" w:space="0" w:color="auto"/>
                  </w:divBdr>
                </w:div>
                <w:div w:id="962541496">
                  <w:marLeft w:val="0"/>
                  <w:marRight w:val="0"/>
                  <w:marTop w:val="0"/>
                  <w:marBottom w:val="0"/>
                  <w:divBdr>
                    <w:top w:val="none" w:sz="0" w:space="0" w:color="auto"/>
                    <w:left w:val="none" w:sz="0" w:space="0" w:color="auto"/>
                    <w:bottom w:val="none" w:sz="0" w:space="0" w:color="auto"/>
                    <w:right w:val="none" w:sz="0" w:space="0" w:color="auto"/>
                  </w:divBdr>
                </w:div>
                <w:div w:id="965234281">
                  <w:marLeft w:val="0"/>
                  <w:marRight w:val="0"/>
                  <w:marTop w:val="0"/>
                  <w:marBottom w:val="0"/>
                  <w:divBdr>
                    <w:top w:val="none" w:sz="0" w:space="0" w:color="auto"/>
                    <w:left w:val="none" w:sz="0" w:space="0" w:color="auto"/>
                    <w:bottom w:val="none" w:sz="0" w:space="0" w:color="auto"/>
                    <w:right w:val="none" w:sz="0" w:space="0" w:color="auto"/>
                  </w:divBdr>
                </w:div>
                <w:div w:id="966665588">
                  <w:marLeft w:val="0"/>
                  <w:marRight w:val="0"/>
                  <w:marTop w:val="0"/>
                  <w:marBottom w:val="0"/>
                  <w:divBdr>
                    <w:top w:val="none" w:sz="0" w:space="0" w:color="auto"/>
                    <w:left w:val="none" w:sz="0" w:space="0" w:color="auto"/>
                    <w:bottom w:val="none" w:sz="0" w:space="0" w:color="auto"/>
                    <w:right w:val="none" w:sz="0" w:space="0" w:color="auto"/>
                  </w:divBdr>
                </w:div>
                <w:div w:id="968783260">
                  <w:marLeft w:val="0"/>
                  <w:marRight w:val="0"/>
                  <w:marTop w:val="0"/>
                  <w:marBottom w:val="0"/>
                  <w:divBdr>
                    <w:top w:val="none" w:sz="0" w:space="0" w:color="auto"/>
                    <w:left w:val="none" w:sz="0" w:space="0" w:color="auto"/>
                    <w:bottom w:val="none" w:sz="0" w:space="0" w:color="auto"/>
                    <w:right w:val="none" w:sz="0" w:space="0" w:color="auto"/>
                  </w:divBdr>
                </w:div>
                <w:div w:id="970672778">
                  <w:marLeft w:val="0"/>
                  <w:marRight w:val="0"/>
                  <w:marTop w:val="0"/>
                  <w:marBottom w:val="0"/>
                  <w:divBdr>
                    <w:top w:val="none" w:sz="0" w:space="0" w:color="auto"/>
                    <w:left w:val="none" w:sz="0" w:space="0" w:color="auto"/>
                    <w:bottom w:val="none" w:sz="0" w:space="0" w:color="auto"/>
                    <w:right w:val="none" w:sz="0" w:space="0" w:color="auto"/>
                  </w:divBdr>
                </w:div>
                <w:div w:id="972563069">
                  <w:marLeft w:val="0"/>
                  <w:marRight w:val="0"/>
                  <w:marTop w:val="0"/>
                  <w:marBottom w:val="0"/>
                  <w:divBdr>
                    <w:top w:val="none" w:sz="0" w:space="0" w:color="auto"/>
                    <w:left w:val="none" w:sz="0" w:space="0" w:color="auto"/>
                    <w:bottom w:val="none" w:sz="0" w:space="0" w:color="auto"/>
                    <w:right w:val="none" w:sz="0" w:space="0" w:color="auto"/>
                  </w:divBdr>
                </w:div>
                <w:div w:id="974603172">
                  <w:marLeft w:val="0"/>
                  <w:marRight w:val="0"/>
                  <w:marTop w:val="0"/>
                  <w:marBottom w:val="0"/>
                  <w:divBdr>
                    <w:top w:val="none" w:sz="0" w:space="0" w:color="auto"/>
                    <w:left w:val="none" w:sz="0" w:space="0" w:color="auto"/>
                    <w:bottom w:val="none" w:sz="0" w:space="0" w:color="auto"/>
                    <w:right w:val="none" w:sz="0" w:space="0" w:color="auto"/>
                  </w:divBdr>
                </w:div>
                <w:div w:id="978266782">
                  <w:marLeft w:val="0"/>
                  <w:marRight w:val="0"/>
                  <w:marTop w:val="0"/>
                  <w:marBottom w:val="0"/>
                  <w:divBdr>
                    <w:top w:val="none" w:sz="0" w:space="0" w:color="auto"/>
                    <w:left w:val="none" w:sz="0" w:space="0" w:color="auto"/>
                    <w:bottom w:val="none" w:sz="0" w:space="0" w:color="auto"/>
                    <w:right w:val="none" w:sz="0" w:space="0" w:color="auto"/>
                  </w:divBdr>
                </w:div>
                <w:div w:id="979067553">
                  <w:marLeft w:val="0"/>
                  <w:marRight w:val="0"/>
                  <w:marTop w:val="0"/>
                  <w:marBottom w:val="0"/>
                  <w:divBdr>
                    <w:top w:val="none" w:sz="0" w:space="0" w:color="auto"/>
                    <w:left w:val="none" w:sz="0" w:space="0" w:color="auto"/>
                    <w:bottom w:val="none" w:sz="0" w:space="0" w:color="auto"/>
                    <w:right w:val="none" w:sz="0" w:space="0" w:color="auto"/>
                  </w:divBdr>
                </w:div>
                <w:div w:id="979073735">
                  <w:marLeft w:val="0"/>
                  <w:marRight w:val="0"/>
                  <w:marTop w:val="0"/>
                  <w:marBottom w:val="0"/>
                  <w:divBdr>
                    <w:top w:val="none" w:sz="0" w:space="0" w:color="auto"/>
                    <w:left w:val="none" w:sz="0" w:space="0" w:color="auto"/>
                    <w:bottom w:val="none" w:sz="0" w:space="0" w:color="auto"/>
                    <w:right w:val="none" w:sz="0" w:space="0" w:color="auto"/>
                  </w:divBdr>
                </w:div>
                <w:div w:id="981885163">
                  <w:marLeft w:val="0"/>
                  <w:marRight w:val="0"/>
                  <w:marTop w:val="0"/>
                  <w:marBottom w:val="0"/>
                  <w:divBdr>
                    <w:top w:val="none" w:sz="0" w:space="0" w:color="auto"/>
                    <w:left w:val="none" w:sz="0" w:space="0" w:color="auto"/>
                    <w:bottom w:val="none" w:sz="0" w:space="0" w:color="auto"/>
                    <w:right w:val="none" w:sz="0" w:space="0" w:color="auto"/>
                  </w:divBdr>
                </w:div>
                <w:div w:id="985206188">
                  <w:marLeft w:val="0"/>
                  <w:marRight w:val="0"/>
                  <w:marTop w:val="0"/>
                  <w:marBottom w:val="0"/>
                  <w:divBdr>
                    <w:top w:val="none" w:sz="0" w:space="0" w:color="auto"/>
                    <w:left w:val="none" w:sz="0" w:space="0" w:color="auto"/>
                    <w:bottom w:val="none" w:sz="0" w:space="0" w:color="auto"/>
                    <w:right w:val="none" w:sz="0" w:space="0" w:color="auto"/>
                  </w:divBdr>
                </w:div>
                <w:div w:id="985429155">
                  <w:marLeft w:val="0"/>
                  <w:marRight w:val="0"/>
                  <w:marTop w:val="0"/>
                  <w:marBottom w:val="0"/>
                  <w:divBdr>
                    <w:top w:val="none" w:sz="0" w:space="0" w:color="auto"/>
                    <w:left w:val="none" w:sz="0" w:space="0" w:color="auto"/>
                    <w:bottom w:val="none" w:sz="0" w:space="0" w:color="auto"/>
                    <w:right w:val="none" w:sz="0" w:space="0" w:color="auto"/>
                  </w:divBdr>
                </w:div>
                <w:div w:id="986009748">
                  <w:marLeft w:val="0"/>
                  <w:marRight w:val="0"/>
                  <w:marTop w:val="0"/>
                  <w:marBottom w:val="0"/>
                  <w:divBdr>
                    <w:top w:val="none" w:sz="0" w:space="0" w:color="auto"/>
                    <w:left w:val="none" w:sz="0" w:space="0" w:color="auto"/>
                    <w:bottom w:val="none" w:sz="0" w:space="0" w:color="auto"/>
                    <w:right w:val="none" w:sz="0" w:space="0" w:color="auto"/>
                  </w:divBdr>
                </w:div>
                <w:div w:id="986711307">
                  <w:marLeft w:val="0"/>
                  <w:marRight w:val="0"/>
                  <w:marTop w:val="0"/>
                  <w:marBottom w:val="0"/>
                  <w:divBdr>
                    <w:top w:val="none" w:sz="0" w:space="0" w:color="auto"/>
                    <w:left w:val="none" w:sz="0" w:space="0" w:color="auto"/>
                    <w:bottom w:val="none" w:sz="0" w:space="0" w:color="auto"/>
                    <w:right w:val="none" w:sz="0" w:space="0" w:color="auto"/>
                  </w:divBdr>
                </w:div>
                <w:div w:id="987630820">
                  <w:marLeft w:val="0"/>
                  <w:marRight w:val="0"/>
                  <w:marTop w:val="0"/>
                  <w:marBottom w:val="0"/>
                  <w:divBdr>
                    <w:top w:val="none" w:sz="0" w:space="0" w:color="auto"/>
                    <w:left w:val="none" w:sz="0" w:space="0" w:color="auto"/>
                    <w:bottom w:val="none" w:sz="0" w:space="0" w:color="auto"/>
                    <w:right w:val="none" w:sz="0" w:space="0" w:color="auto"/>
                  </w:divBdr>
                </w:div>
                <w:div w:id="991831921">
                  <w:marLeft w:val="0"/>
                  <w:marRight w:val="0"/>
                  <w:marTop w:val="0"/>
                  <w:marBottom w:val="0"/>
                  <w:divBdr>
                    <w:top w:val="none" w:sz="0" w:space="0" w:color="auto"/>
                    <w:left w:val="none" w:sz="0" w:space="0" w:color="auto"/>
                    <w:bottom w:val="none" w:sz="0" w:space="0" w:color="auto"/>
                    <w:right w:val="none" w:sz="0" w:space="0" w:color="auto"/>
                  </w:divBdr>
                </w:div>
                <w:div w:id="992024841">
                  <w:marLeft w:val="0"/>
                  <w:marRight w:val="0"/>
                  <w:marTop w:val="0"/>
                  <w:marBottom w:val="0"/>
                  <w:divBdr>
                    <w:top w:val="none" w:sz="0" w:space="0" w:color="auto"/>
                    <w:left w:val="none" w:sz="0" w:space="0" w:color="auto"/>
                    <w:bottom w:val="none" w:sz="0" w:space="0" w:color="auto"/>
                    <w:right w:val="none" w:sz="0" w:space="0" w:color="auto"/>
                  </w:divBdr>
                </w:div>
                <w:div w:id="992639202">
                  <w:marLeft w:val="0"/>
                  <w:marRight w:val="0"/>
                  <w:marTop w:val="0"/>
                  <w:marBottom w:val="0"/>
                  <w:divBdr>
                    <w:top w:val="none" w:sz="0" w:space="0" w:color="auto"/>
                    <w:left w:val="none" w:sz="0" w:space="0" w:color="auto"/>
                    <w:bottom w:val="none" w:sz="0" w:space="0" w:color="auto"/>
                    <w:right w:val="none" w:sz="0" w:space="0" w:color="auto"/>
                  </w:divBdr>
                </w:div>
                <w:div w:id="994918761">
                  <w:marLeft w:val="0"/>
                  <w:marRight w:val="0"/>
                  <w:marTop w:val="0"/>
                  <w:marBottom w:val="0"/>
                  <w:divBdr>
                    <w:top w:val="none" w:sz="0" w:space="0" w:color="auto"/>
                    <w:left w:val="none" w:sz="0" w:space="0" w:color="auto"/>
                    <w:bottom w:val="none" w:sz="0" w:space="0" w:color="auto"/>
                    <w:right w:val="none" w:sz="0" w:space="0" w:color="auto"/>
                  </w:divBdr>
                </w:div>
                <w:div w:id="995762118">
                  <w:marLeft w:val="0"/>
                  <w:marRight w:val="0"/>
                  <w:marTop w:val="0"/>
                  <w:marBottom w:val="0"/>
                  <w:divBdr>
                    <w:top w:val="none" w:sz="0" w:space="0" w:color="auto"/>
                    <w:left w:val="none" w:sz="0" w:space="0" w:color="auto"/>
                    <w:bottom w:val="none" w:sz="0" w:space="0" w:color="auto"/>
                    <w:right w:val="none" w:sz="0" w:space="0" w:color="auto"/>
                  </w:divBdr>
                </w:div>
                <w:div w:id="996030393">
                  <w:marLeft w:val="0"/>
                  <w:marRight w:val="0"/>
                  <w:marTop w:val="0"/>
                  <w:marBottom w:val="0"/>
                  <w:divBdr>
                    <w:top w:val="none" w:sz="0" w:space="0" w:color="auto"/>
                    <w:left w:val="none" w:sz="0" w:space="0" w:color="auto"/>
                    <w:bottom w:val="none" w:sz="0" w:space="0" w:color="auto"/>
                    <w:right w:val="none" w:sz="0" w:space="0" w:color="auto"/>
                  </w:divBdr>
                </w:div>
                <w:div w:id="996155256">
                  <w:marLeft w:val="0"/>
                  <w:marRight w:val="0"/>
                  <w:marTop w:val="0"/>
                  <w:marBottom w:val="0"/>
                  <w:divBdr>
                    <w:top w:val="none" w:sz="0" w:space="0" w:color="auto"/>
                    <w:left w:val="none" w:sz="0" w:space="0" w:color="auto"/>
                    <w:bottom w:val="none" w:sz="0" w:space="0" w:color="auto"/>
                    <w:right w:val="none" w:sz="0" w:space="0" w:color="auto"/>
                  </w:divBdr>
                </w:div>
                <w:div w:id="996879649">
                  <w:marLeft w:val="0"/>
                  <w:marRight w:val="0"/>
                  <w:marTop w:val="0"/>
                  <w:marBottom w:val="0"/>
                  <w:divBdr>
                    <w:top w:val="none" w:sz="0" w:space="0" w:color="auto"/>
                    <w:left w:val="none" w:sz="0" w:space="0" w:color="auto"/>
                    <w:bottom w:val="none" w:sz="0" w:space="0" w:color="auto"/>
                    <w:right w:val="none" w:sz="0" w:space="0" w:color="auto"/>
                  </w:divBdr>
                </w:div>
                <w:div w:id="1001738489">
                  <w:marLeft w:val="0"/>
                  <w:marRight w:val="0"/>
                  <w:marTop w:val="0"/>
                  <w:marBottom w:val="0"/>
                  <w:divBdr>
                    <w:top w:val="none" w:sz="0" w:space="0" w:color="auto"/>
                    <w:left w:val="none" w:sz="0" w:space="0" w:color="auto"/>
                    <w:bottom w:val="none" w:sz="0" w:space="0" w:color="auto"/>
                    <w:right w:val="none" w:sz="0" w:space="0" w:color="auto"/>
                  </w:divBdr>
                </w:div>
                <w:div w:id="1002705790">
                  <w:marLeft w:val="0"/>
                  <w:marRight w:val="0"/>
                  <w:marTop w:val="0"/>
                  <w:marBottom w:val="0"/>
                  <w:divBdr>
                    <w:top w:val="none" w:sz="0" w:space="0" w:color="auto"/>
                    <w:left w:val="none" w:sz="0" w:space="0" w:color="auto"/>
                    <w:bottom w:val="none" w:sz="0" w:space="0" w:color="auto"/>
                    <w:right w:val="none" w:sz="0" w:space="0" w:color="auto"/>
                  </w:divBdr>
                </w:div>
                <w:div w:id="1003320424">
                  <w:marLeft w:val="0"/>
                  <w:marRight w:val="0"/>
                  <w:marTop w:val="0"/>
                  <w:marBottom w:val="0"/>
                  <w:divBdr>
                    <w:top w:val="none" w:sz="0" w:space="0" w:color="auto"/>
                    <w:left w:val="none" w:sz="0" w:space="0" w:color="auto"/>
                    <w:bottom w:val="none" w:sz="0" w:space="0" w:color="auto"/>
                    <w:right w:val="none" w:sz="0" w:space="0" w:color="auto"/>
                  </w:divBdr>
                </w:div>
                <w:div w:id="1005089954">
                  <w:marLeft w:val="0"/>
                  <w:marRight w:val="0"/>
                  <w:marTop w:val="0"/>
                  <w:marBottom w:val="0"/>
                  <w:divBdr>
                    <w:top w:val="none" w:sz="0" w:space="0" w:color="auto"/>
                    <w:left w:val="none" w:sz="0" w:space="0" w:color="auto"/>
                    <w:bottom w:val="none" w:sz="0" w:space="0" w:color="auto"/>
                    <w:right w:val="none" w:sz="0" w:space="0" w:color="auto"/>
                  </w:divBdr>
                </w:div>
                <w:div w:id="1005933822">
                  <w:marLeft w:val="0"/>
                  <w:marRight w:val="0"/>
                  <w:marTop w:val="0"/>
                  <w:marBottom w:val="0"/>
                  <w:divBdr>
                    <w:top w:val="none" w:sz="0" w:space="0" w:color="auto"/>
                    <w:left w:val="none" w:sz="0" w:space="0" w:color="auto"/>
                    <w:bottom w:val="none" w:sz="0" w:space="0" w:color="auto"/>
                    <w:right w:val="none" w:sz="0" w:space="0" w:color="auto"/>
                  </w:divBdr>
                </w:div>
                <w:div w:id="1006637823">
                  <w:marLeft w:val="0"/>
                  <w:marRight w:val="0"/>
                  <w:marTop w:val="0"/>
                  <w:marBottom w:val="0"/>
                  <w:divBdr>
                    <w:top w:val="none" w:sz="0" w:space="0" w:color="auto"/>
                    <w:left w:val="none" w:sz="0" w:space="0" w:color="auto"/>
                    <w:bottom w:val="none" w:sz="0" w:space="0" w:color="auto"/>
                    <w:right w:val="none" w:sz="0" w:space="0" w:color="auto"/>
                  </w:divBdr>
                </w:div>
                <w:div w:id="1006788944">
                  <w:marLeft w:val="0"/>
                  <w:marRight w:val="0"/>
                  <w:marTop w:val="0"/>
                  <w:marBottom w:val="0"/>
                  <w:divBdr>
                    <w:top w:val="none" w:sz="0" w:space="0" w:color="auto"/>
                    <w:left w:val="none" w:sz="0" w:space="0" w:color="auto"/>
                    <w:bottom w:val="none" w:sz="0" w:space="0" w:color="auto"/>
                    <w:right w:val="none" w:sz="0" w:space="0" w:color="auto"/>
                  </w:divBdr>
                </w:div>
                <w:div w:id="1008601093">
                  <w:marLeft w:val="0"/>
                  <w:marRight w:val="0"/>
                  <w:marTop w:val="0"/>
                  <w:marBottom w:val="0"/>
                  <w:divBdr>
                    <w:top w:val="none" w:sz="0" w:space="0" w:color="auto"/>
                    <w:left w:val="none" w:sz="0" w:space="0" w:color="auto"/>
                    <w:bottom w:val="none" w:sz="0" w:space="0" w:color="auto"/>
                    <w:right w:val="none" w:sz="0" w:space="0" w:color="auto"/>
                  </w:divBdr>
                </w:div>
                <w:div w:id="1010446990">
                  <w:marLeft w:val="0"/>
                  <w:marRight w:val="0"/>
                  <w:marTop w:val="0"/>
                  <w:marBottom w:val="0"/>
                  <w:divBdr>
                    <w:top w:val="none" w:sz="0" w:space="0" w:color="auto"/>
                    <w:left w:val="none" w:sz="0" w:space="0" w:color="auto"/>
                    <w:bottom w:val="none" w:sz="0" w:space="0" w:color="auto"/>
                    <w:right w:val="none" w:sz="0" w:space="0" w:color="auto"/>
                  </w:divBdr>
                </w:div>
                <w:div w:id="1015039395">
                  <w:marLeft w:val="0"/>
                  <w:marRight w:val="0"/>
                  <w:marTop w:val="0"/>
                  <w:marBottom w:val="0"/>
                  <w:divBdr>
                    <w:top w:val="none" w:sz="0" w:space="0" w:color="auto"/>
                    <w:left w:val="none" w:sz="0" w:space="0" w:color="auto"/>
                    <w:bottom w:val="none" w:sz="0" w:space="0" w:color="auto"/>
                    <w:right w:val="none" w:sz="0" w:space="0" w:color="auto"/>
                  </w:divBdr>
                </w:div>
                <w:div w:id="1015300773">
                  <w:marLeft w:val="0"/>
                  <w:marRight w:val="0"/>
                  <w:marTop w:val="0"/>
                  <w:marBottom w:val="0"/>
                  <w:divBdr>
                    <w:top w:val="none" w:sz="0" w:space="0" w:color="auto"/>
                    <w:left w:val="none" w:sz="0" w:space="0" w:color="auto"/>
                    <w:bottom w:val="none" w:sz="0" w:space="0" w:color="auto"/>
                    <w:right w:val="none" w:sz="0" w:space="0" w:color="auto"/>
                  </w:divBdr>
                </w:div>
                <w:div w:id="1015351398">
                  <w:marLeft w:val="0"/>
                  <w:marRight w:val="0"/>
                  <w:marTop w:val="0"/>
                  <w:marBottom w:val="0"/>
                  <w:divBdr>
                    <w:top w:val="none" w:sz="0" w:space="0" w:color="auto"/>
                    <w:left w:val="none" w:sz="0" w:space="0" w:color="auto"/>
                    <w:bottom w:val="none" w:sz="0" w:space="0" w:color="auto"/>
                    <w:right w:val="none" w:sz="0" w:space="0" w:color="auto"/>
                  </w:divBdr>
                </w:div>
                <w:div w:id="1015960300">
                  <w:marLeft w:val="0"/>
                  <w:marRight w:val="0"/>
                  <w:marTop w:val="0"/>
                  <w:marBottom w:val="0"/>
                  <w:divBdr>
                    <w:top w:val="none" w:sz="0" w:space="0" w:color="auto"/>
                    <w:left w:val="none" w:sz="0" w:space="0" w:color="auto"/>
                    <w:bottom w:val="none" w:sz="0" w:space="0" w:color="auto"/>
                    <w:right w:val="none" w:sz="0" w:space="0" w:color="auto"/>
                  </w:divBdr>
                </w:div>
                <w:div w:id="1016004925">
                  <w:marLeft w:val="0"/>
                  <w:marRight w:val="0"/>
                  <w:marTop w:val="0"/>
                  <w:marBottom w:val="0"/>
                  <w:divBdr>
                    <w:top w:val="none" w:sz="0" w:space="0" w:color="auto"/>
                    <w:left w:val="none" w:sz="0" w:space="0" w:color="auto"/>
                    <w:bottom w:val="none" w:sz="0" w:space="0" w:color="auto"/>
                    <w:right w:val="none" w:sz="0" w:space="0" w:color="auto"/>
                  </w:divBdr>
                </w:div>
                <w:div w:id="1016075561">
                  <w:marLeft w:val="0"/>
                  <w:marRight w:val="0"/>
                  <w:marTop w:val="0"/>
                  <w:marBottom w:val="0"/>
                  <w:divBdr>
                    <w:top w:val="none" w:sz="0" w:space="0" w:color="auto"/>
                    <w:left w:val="none" w:sz="0" w:space="0" w:color="auto"/>
                    <w:bottom w:val="none" w:sz="0" w:space="0" w:color="auto"/>
                    <w:right w:val="none" w:sz="0" w:space="0" w:color="auto"/>
                  </w:divBdr>
                </w:div>
                <w:div w:id="1017119349">
                  <w:marLeft w:val="0"/>
                  <w:marRight w:val="0"/>
                  <w:marTop w:val="0"/>
                  <w:marBottom w:val="0"/>
                  <w:divBdr>
                    <w:top w:val="none" w:sz="0" w:space="0" w:color="auto"/>
                    <w:left w:val="none" w:sz="0" w:space="0" w:color="auto"/>
                    <w:bottom w:val="none" w:sz="0" w:space="0" w:color="auto"/>
                    <w:right w:val="none" w:sz="0" w:space="0" w:color="auto"/>
                  </w:divBdr>
                </w:div>
                <w:div w:id="1019508112">
                  <w:marLeft w:val="0"/>
                  <w:marRight w:val="0"/>
                  <w:marTop w:val="0"/>
                  <w:marBottom w:val="0"/>
                  <w:divBdr>
                    <w:top w:val="none" w:sz="0" w:space="0" w:color="auto"/>
                    <w:left w:val="none" w:sz="0" w:space="0" w:color="auto"/>
                    <w:bottom w:val="none" w:sz="0" w:space="0" w:color="auto"/>
                    <w:right w:val="none" w:sz="0" w:space="0" w:color="auto"/>
                  </w:divBdr>
                </w:div>
                <w:div w:id="1020425516">
                  <w:marLeft w:val="0"/>
                  <w:marRight w:val="0"/>
                  <w:marTop w:val="0"/>
                  <w:marBottom w:val="0"/>
                  <w:divBdr>
                    <w:top w:val="none" w:sz="0" w:space="0" w:color="auto"/>
                    <w:left w:val="none" w:sz="0" w:space="0" w:color="auto"/>
                    <w:bottom w:val="none" w:sz="0" w:space="0" w:color="auto"/>
                    <w:right w:val="none" w:sz="0" w:space="0" w:color="auto"/>
                  </w:divBdr>
                </w:div>
                <w:div w:id="1021709387">
                  <w:marLeft w:val="0"/>
                  <w:marRight w:val="0"/>
                  <w:marTop w:val="0"/>
                  <w:marBottom w:val="0"/>
                  <w:divBdr>
                    <w:top w:val="none" w:sz="0" w:space="0" w:color="auto"/>
                    <w:left w:val="none" w:sz="0" w:space="0" w:color="auto"/>
                    <w:bottom w:val="none" w:sz="0" w:space="0" w:color="auto"/>
                    <w:right w:val="none" w:sz="0" w:space="0" w:color="auto"/>
                  </w:divBdr>
                </w:div>
                <w:div w:id="1022706109">
                  <w:marLeft w:val="0"/>
                  <w:marRight w:val="0"/>
                  <w:marTop w:val="0"/>
                  <w:marBottom w:val="0"/>
                  <w:divBdr>
                    <w:top w:val="none" w:sz="0" w:space="0" w:color="auto"/>
                    <w:left w:val="none" w:sz="0" w:space="0" w:color="auto"/>
                    <w:bottom w:val="none" w:sz="0" w:space="0" w:color="auto"/>
                    <w:right w:val="none" w:sz="0" w:space="0" w:color="auto"/>
                  </w:divBdr>
                </w:div>
                <w:div w:id="1022978551">
                  <w:marLeft w:val="0"/>
                  <w:marRight w:val="0"/>
                  <w:marTop w:val="0"/>
                  <w:marBottom w:val="0"/>
                  <w:divBdr>
                    <w:top w:val="none" w:sz="0" w:space="0" w:color="auto"/>
                    <w:left w:val="none" w:sz="0" w:space="0" w:color="auto"/>
                    <w:bottom w:val="none" w:sz="0" w:space="0" w:color="auto"/>
                    <w:right w:val="none" w:sz="0" w:space="0" w:color="auto"/>
                  </w:divBdr>
                </w:div>
                <w:div w:id="1025133284">
                  <w:marLeft w:val="0"/>
                  <w:marRight w:val="0"/>
                  <w:marTop w:val="0"/>
                  <w:marBottom w:val="0"/>
                  <w:divBdr>
                    <w:top w:val="none" w:sz="0" w:space="0" w:color="auto"/>
                    <w:left w:val="none" w:sz="0" w:space="0" w:color="auto"/>
                    <w:bottom w:val="none" w:sz="0" w:space="0" w:color="auto"/>
                    <w:right w:val="none" w:sz="0" w:space="0" w:color="auto"/>
                  </w:divBdr>
                </w:div>
                <w:div w:id="1025327885">
                  <w:marLeft w:val="0"/>
                  <w:marRight w:val="0"/>
                  <w:marTop w:val="0"/>
                  <w:marBottom w:val="0"/>
                  <w:divBdr>
                    <w:top w:val="none" w:sz="0" w:space="0" w:color="auto"/>
                    <w:left w:val="none" w:sz="0" w:space="0" w:color="auto"/>
                    <w:bottom w:val="none" w:sz="0" w:space="0" w:color="auto"/>
                    <w:right w:val="none" w:sz="0" w:space="0" w:color="auto"/>
                  </w:divBdr>
                </w:div>
                <w:div w:id="1025594146">
                  <w:marLeft w:val="0"/>
                  <w:marRight w:val="0"/>
                  <w:marTop w:val="0"/>
                  <w:marBottom w:val="0"/>
                  <w:divBdr>
                    <w:top w:val="none" w:sz="0" w:space="0" w:color="auto"/>
                    <w:left w:val="none" w:sz="0" w:space="0" w:color="auto"/>
                    <w:bottom w:val="none" w:sz="0" w:space="0" w:color="auto"/>
                    <w:right w:val="none" w:sz="0" w:space="0" w:color="auto"/>
                  </w:divBdr>
                </w:div>
                <w:div w:id="1025715182">
                  <w:marLeft w:val="0"/>
                  <w:marRight w:val="0"/>
                  <w:marTop w:val="0"/>
                  <w:marBottom w:val="0"/>
                  <w:divBdr>
                    <w:top w:val="none" w:sz="0" w:space="0" w:color="auto"/>
                    <w:left w:val="none" w:sz="0" w:space="0" w:color="auto"/>
                    <w:bottom w:val="none" w:sz="0" w:space="0" w:color="auto"/>
                    <w:right w:val="none" w:sz="0" w:space="0" w:color="auto"/>
                  </w:divBdr>
                </w:div>
                <w:div w:id="1026372247">
                  <w:marLeft w:val="0"/>
                  <w:marRight w:val="0"/>
                  <w:marTop w:val="0"/>
                  <w:marBottom w:val="0"/>
                  <w:divBdr>
                    <w:top w:val="none" w:sz="0" w:space="0" w:color="auto"/>
                    <w:left w:val="none" w:sz="0" w:space="0" w:color="auto"/>
                    <w:bottom w:val="none" w:sz="0" w:space="0" w:color="auto"/>
                    <w:right w:val="none" w:sz="0" w:space="0" w:color="auto"/>
                  </w:divBdr>
                </w:div>
                <w:div w:id="1026981885">
                  <w:marLeft w:val="0"/>
                  <w:marRight w:val="0"/>
                  <w:marTop w:val="0"/>
                  <w:marBottom w:val="0"/>
                  <w:divBdr>
                    <w:top w:val="none" w:sz="0" w:space="0" w:color="auto"/>
                    <w:left w:val="none" w:sz="0" w:space="0" w:color="auto"/>
                    <w:bottom w:val="none" w:sz="0" w:space="0" w:color="auto"/>
                    <w:right w:val="none" w:sz="0" w:space="0" w:color="auto"/>
                  </w:divBdr>
                </w:div>
                <w:div w:id="1032267476">
                  <w:marLeft w:val="0"/>
                  <w:marRight w:val="0"/>
                  <w:marTop w:val="0"/>
                  <w:marBottom w:val="0"/>
                  <w:divBdr>
                    <w:top w:val="none" w:sz="0" w:space="0" w:color="auto"/>
                    <w:left w:val="none" w:sz="0" w:space="0" w:color="auto"/>
                    <w:bottom w:val="none" w:sz="0" w:space="0" w:color="auto"/>
                    <w:right w:val="none" w:sz="0" w:space="0" w:color="auto"/>
                  </w:divBdr>
                </w:div>
                <w:div w:id="1034235303">
                  <w:marLeft w:val="0"/>
                  <w:marRight w:val="0"/>
                  <w:marTop w:val="0"/>
                  <w:marBottom w:val="0"/>
                  <w:divBdr>
                    <w:top w:val="none" w:sz="0" w:space="0" w:color="auto"/>
                    <w:left w:val="none" w:sz="0" w:space="0" w:color="auto"/>
                    <w:bottom w:val="none" w:sz="0" w:space="0" w:color="auto"/>
                    <w:right w:val="none" w:sz="0" w:space="0" w:color="auto"/>
                  </w:divBdr>
                </w:div>
                <w:div w:id="1037194181">
                  <w:marLeft w:val="0"/>
                  <w:marRight w:val="0"/>
                  <w:marTop w:val="0"/>
                  <w:marBottom w:val="0"/>
                  <w:divBdr>
                    <w:top w:val="none" w:sz="0" w:space="0" w:color="auto"/>
                    <w:left w:val="none" w:sz="0" w:space="0" w:color="auto"/>
                    <w:bottom w:val="none" w:sz="0" w:space="0" w:color="auto"/>
                    <w:right w:val="none" w:sz="0" w:space="0" w:color="auto"/>
                  </w:divBdr>
                </w:div>
                <w:div w:id="1038622591">
                  <w:marLeft w:val="0"/>
                  <w:marRight w:val="0"/>
                  <w:marTop w:val="0"/>
                  <w:marBottom w:val="0"/>
                  <w:divBdr>
                    <w:top w:val="none" w:sz="0" w:space="0" w:color="auto"/>
                    <w:left w:val="none" w:sz="0" w:space="0" w:color="auto"/>
                    <w:bottom w:val="none" w:sz="0" w:space="0" w:color="auto"/>
                    <w:right w:val="none" w:sz="0" w:space="0" w:color="auto"/>
                  </w:divBdr>
                </w:div>
                <w:div w:id="1039891707">
                  <w:marLeft w:val="0"/>
                  <w:marRight w:val="0"/>
                  <w:marTop w:val="0"/>
                  <w:marBottom w:val="0"/>
                  <w:divBdr>
                    <w:top w:val="none" w:sz="0" w:space="0" w:color="auto"/>
                    <w:left w:val="none" w:sz="0" w:space="0" w:color="auto"/>
                    <w:bottom w:val="none" w:sz="0" w:space="0" w:color="auto"/>
                    <w:right w:val="none" w:sz="0" w:space="0" w:color="auto"/>
                  </w:divBdr>
                </w:div>
                <w:div w:id="1044210493">
                  <w:marLeft w:val="0"/>
                  <w:marRight w:val="0"/>
                  <w:marTop w:val="0"/>
                  <w:marBottom w:val="0"/>
                  <w:divBdr>
                    <w:top w:val="none" w:sz="0" w:space="0" w:color="auto"/>
                    <w:left w:val="none" w:sz="0" w:space="0" w:color="auto"/>
                    <w:bottom w:val="none" w:sz="0" w:space="0" w:color="auto"/>
                    <w:right w:val="none" w:sz="0" w:space="0" w:color="auto"/>
                  </w:divBdr>
                </w:div>
                <w:div w:id="1046222391">
                  <w:marLeft w:val="0"/>
                  <w:marRight w:val="0"/>
                  <w:marTop w:val="0"/>
                  <w:marBottom w:val="0"/>
                  <w:divBdr>
                    <w:top w:val="none" w:sz="0" w:space="0" w:color="auto"/>
                    <w:left w:val="none" w:sz="0" w:space="0" w:color="auto"/>
                    <w:bottom w:val="none" w:sz="0" w:space="0" w:color="auto"/>
                    <w:right w:val="none" w:sz="0" w:space="0" w:color="auto"/>
                  </w:divBdr>
                </w:div>
                <w:div w:id="1046760164">
                  <w:marLeft w:val="0"/>
                  <w:marRight w:val="0"/>
                  <w:marTop w:val="0"/>
                  <w:marBottom w:val="0"/>
                  <w:divBdr>
                    <w:top w:val="none" w:sz="0" w:space="0" w:color="auto"/>
                    <w:left w:val="none" w:sz="0" w:space="0" w:color="auto"/>
                    <w:bottom w:val="none" w:sz="0" w:space="0" w:color="auto"/>
                    <w:right w:val="none" w:sz="0" w:space="0" w:color="auto"/>
                  </w:divBdr>
                </w:div>
                <w:div w:id="1048797275">
                  <w:marLeft w:val="0"/>
                  <w:marRight w:val="0"/>
                  <w:marTop w:val="0"/>
                  <w:marBottom w:val="0"/>
                  <w:divBdr>
                    <w:top w:val="none" w:sz="0" w:space="0" w:color="auto"/>
                    <w:left w:val="none" w:sz="0" w:space="0" w:color="auto"/>
                    <w:bottom w:val="none" w:sz="0" w:space="0" w:color="auto"/>
                    <w:right w:val="none" w:sz="0" w:space="0" w:color="auto"/>
                  </w:divBdr>
                </w:div>
                <w:div w:id="1049302105">
                  <w:marLeft w:val="0"/>
                  <w:marRight w:val="0"/>
                  <w:marTop w:val="0"/>
                  <w:marBottom w:val="0"/>
                  <w:divBdr>
                    <w:top w:val="none" w:sz="0" w:space="0" w:color="auto"/>
                    <w:left w:val="none" w:sz="0" w:space="0" w:color="auto"/>
                    <w:bottom w:val="none" w:sz="0" w:space="0" w:color="auto"/>
                    <w:right w:val="none" w:sz="0" w:space="0" w:color="auto"/>
                  </w:divBdr>
                </w:div>
                <w:div w:id="1050961516">
                  <w:marLeft w:val="0"/>
                  <w:marRight w:val="0"/>
                  <w:marTop w:val="0"/>
                  <w:marBottom w:val="0"/>
                  <w:divBdr>
                    <w:top w:val="none" w:sz="0" w:space="0" w:color="auto"/>
                    <w:left w:val="none" w:sz="0" w:space="0" w:color="auto"/>
                    <w:bottom w:val="none" w:sz="0" w:space="0" w:color="auto"/>
                    <w:right w:val="none" w:sz="0" w:space="0" w:color="auto"/>
                  </w:divBdr>
                </w:div>
                <w:div w:id="1056398419">
                  <w:marLeft w:val="0"/>
                  <w:marRight w:val="0"/>
                  <w:marTop w:val="0"/>
                  <w:marBottom w:val="0"/>
                  <w:divBdr>
                    <w:top w:val="none" w:sz="0" w:space="0" w:color="auto"/>
                    <w:left w:val="none" w:sz="0" w:space="0" w:color="auto"/>
                    <w:bottom w:val="none" w:sz="0" w:space="0" w:color="auto"/>
                    <w:right w:val="none" w:sz="0" w:space="0" w:color="auto"/>
                  </w:divBdr>
                </w:div>
                <w:div w:id="1057363942">
                  <w:marLeft w:val="0"/>
                  <w:marRight w:val="0"/>
                  <w:marTop w:val="0"/>
                  <w:marBottom w:val="0"/>
                  <w:divBdr>
                    <w:top w:val="none" w:sz="0" w:space="0" w:color="auto"/>
                    <w:left w:val="none" w:sz="0" w:space="0" w:color="auto"/>
                    <w:bottom w:val="none" w:sz="0" w:space="0" w:color="auto"/>
                    <w:right w:val="none" w:sz="0" w:space="0" w:color="auto"/>
                  </w:divBdr>
                </w:div>
                <w:div w:id="1057776131">
                  <w:marLeft w:val="0"/>
                  <w:marRight w:val="0"/>
                  <w:marTop w:val="0"/>
                  <w:marBottom w:val="0"/>
                  <w:divBdr>
                    <w:top w:val="none" w:sz="0" w:space="0" w:color="auto"/>
                    <w:left w:val="none" w:sz="0" w:space="0" w:color="auto"/>
                    <w:bottom w:val="none" w:sz="0" w:space="0" w:color="auto"/>
                    <w:right w:val="none" w:sz="0" w:space="0" w:color="auto"/>
                  </w:divBdr>
                </w:div>
                <w:div w:id="1060403863">
                  <w:marLeft w:val="0"/>
                  <w:marRight w:val="0"/>
                  <w:marTop w:val="0"/>
                  <w:marBottom w:val="0"/>
                  <w:divBdr>
                    <w:top w:val="none" w:sz="0" w:space="0" w:color="auto"/>
                    <w:left w:val="none" w:sz="0" w:space="0" w:color="auto"/>
                    <w:bottom w:val="none" w:sz="0" w:space="0" w:color="auto"/>
                    <w:right w:val="none" w:sz="0" w:space="0" w:color="auto"/>
                  </w:divBdr>
                </w:div>
                <w:div w:id="1060516184">
                  <w:marLeft w:val="0"/>
                  <w:marRight w:val="0"/>
                  <w:marTop w:val="0"/>
                  <w:marBottom w:val="0"/>
                  <w:divBdr>
                    <w:top w:val="none" w:sz="0" w:space="0" w:color="auto"/>
                    <w:left w:val="none" w:sz="0" w:space="0" w:color="auto"/>
                    <w:bottom w:val="none" w:sz="0" w:space="0" w:color="auto"/>
                    <w:right w:val="none" w:sz="0" w:space="0" w:color="auto"/>
                  </w:divBdr>
                </w:div>
                <w:div w:id="1060785370">
                  <w:marLeft w:val="0"/>
                  <w:marRight w:val="0"/>
                  <w:marTop w:val="0"/>
                  <w:marBottom w:val="0"/>
                  <w:divBdr>
                    <w:top w:val="none" w:sz="0" w:space="0" w:color="auto"/>
                    <w:left w:val="none" w:sz="0" w:space="0" w:color="auto"/>
                    <w:bottom w:val="none" w:sz="0" w:space="0" w:color="auto"/>
                    <w:right w:val="none" w:sz="0" w:space="0" w:color="auto"/>
                  </w:divBdr>
                </w:div>
                <w:div w:id="1062371104">
                  <w:marLeft w:val="0"/>
                  <w:marRight w:val="0"/>
                  <w:marTop w:val="0"/>
                  <w:marBottom w:val="0"/>
                  <w:divBdr>
                    <w:top w:val="none" w:sz="0" w:space="0" w:color="auto"/>
                    <w:left w:val="none" w:sz="0" w:space="0" w:color="auto"/>
                    <w:bottom w:val="none" w:sz="0" w:space="0" w:color="auto"/>
                    <w:right w:val="none" w:sz="0" w:space="0" w:color="auto"/>
                  </w:divBdr>
                </w:div>
                <w:div w:id="1064912726">
                  <w:marLeft w:val="0"/>
                  <w:marRight w:val="0"/>
                  <w:marTop w:val="0"/>
                  <w:marBottom w:val="0"/>
                  <w:divBdr>
                    <w:top w:val="none" w:sz="0" w:space="0" w:color="auto"/>
                    <w:left w:val="none" w:sz="0" w:space="0" w:color="auto"/>
                    <w:bottom w:val="none" w:sz="0" w:space="0" w:color="auto"/>
                    <w:right w:val="none" w:sz="0" w:space="0" w:color="auto"/>
                  </w:divBdr>
                </w:div>
                <w:div w:id="1065369676">
                  <w:marLeft w:val="0"/>
                  <w:marRight w:val="0"/>
                  <w:marTop w:val="0"/>
                  <w:marBottom w:val="0"/>
                  <w:divBdr>
                    <w:top w:val="none" w:sz="0" w:space="0" w:color="auto"/>
                    <w:left w:val="none" w:sz="0" w:space="0" w:color="auto"/>
                    <w:bottom w:val="none" w:sz="0" w:space="0" w:color="auto"/>
                    <w:right w:val="none" w:sz="0" w:space="0" w:color="auto"/>
                  </w:divBdr>
                </w:div>
                <w:div w:id="1065494431">
                  <w:marLeft w:val="0"/>
                  <w:marRight w:val="0"/>
                  <w:marTop w:val="0"/>
                  <w:marBottom w:val="0"/>
                  <w:divBdr>
                    <w:top w:val="none" w:sz="0" w:space="0" w:color="auto"/>
                    <w:left w:val="none" w:sz="0" w:space="0" w:color="auto"/>
                    <w:bottom w:val="none" w:sz="0" w:space="0" w:color="auto"/>
                    <w:right w:val="none" w:sz="0" w:space="0" w:color="auto"/>
                  </w:divBdr>
                </w:div>
                <w:div w:id="1066030512">
                  <w:marLeft w:val="0"/>
                  <w:marRight w:val="0"/>
                  <w:marTop w:val="0"/>
                  <w:marBottom w:val="0"/>
                  <w:divBdr>
                    <w:top w:val="none" w:sz="0" w:space="0" w:color="auto"/>
                    <w:left w:val="none" w:sz="0" w:space="0" w:color="auto"/>
                    <w:bottom w:val="none" w:sz="0" w:space="0" w:color="auto"/>
                    <w:right w:val="none" w:sz="0" w:space="0" w:color="auto"/>
                  </w:divBdr>
                </w:div>
                <w:div w:id="1067074113">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068578651">
                  <w:marLeft w:val="0"/>
                  <w:marRight w:val="0"/>
                  <w:marTop w:val="0"/>
                  <w:marBottom w:val="0"/>
                  <w:divBdr>
                    <w:top w:val="none" w:sz="0" w:space="0" w:color="auto"/>
                    <w:left w:val="none" w:sz="0" w:space="0" w:color="auto"/>
                    <w:bottom w:val="none" w:sz="0" w:space="0" w:color="auto"/>
                    <w:right w:val="none" w:sz="0" w:space="0" w:color="auto"/>
                  </w:divBdr>
                </w:div>
                <w:div w:id="1070232181">
                  <w:marLeft w:val="0"/>
                  <w:marRight w:val="0"/>
                  <w:marTop w:val="0"/>
                  <w:marBottom w:val="0"/>
                  <w:divBdr>
                    <w:top w:val="none" w:sz="0" w:space="0" w:color="auto"/>
                    <w:left w:val="none" w:sz="0" w:space="0" w:color="auto"/>
                    <w:bottom w:val="none" w:sz="0" w:space="0" w:color="auto"/>
                    <w:right w:val="none" w:sz="0" w:space="0" w:color="auto"/>
                  </w:divBdr>
                </w:div>
                <w:div w:id="1074667806">
                  <w:marLeft w:val="0"/>
                  <w:marRight w:val="0"/>
                  <w:marTop w:val="0"/>
                  <w:marBottom w:val="0"/>
                  <w:divBdr>
                    <w:top w:val="none" w:sz="0" w:space="0" w:color="auto"/>
                    <w:left w:val="none" w:sz="0" w:space="0" w:color="auto"/>
                    <w:bottom w:val="none" w:sz="0" w:space="0" w:color="auto"/>
                    <w:right w:val="none" w:sz="0" w:space="0" w:color="auto"/>
                  </w:divBdr>
                </w:div>
                <w:div w:id="1080832580">
                  <w:marLeft w:val="0"/>
                  <w:marRight w:val="0"/>
                  <w:marTop w:val="0"/>
                  <w:marBottom w:val="0"/>
                  <w:divBdr>
                    <w:top w:val="none" w:sz="0" w:space="0" w:color="auto"/>
                    <w:left w:val="none" w:sz="0" w:space="0" w:color="auto"/>
                    <w:bottom w:val="none" w:sz="0" w:space="0" w:color="auto"/>
                    <w:right w:val="none" w:sz="0" w:space="0" w:color="auto"/>
                  </w:divBdr>
                </w:div>
                <w:div w:id="1083986378">
                  <w:marLeft w:val="0"/>
                  <w:marRight w:val="0"/>
                  <w:marTop w:val="0"/>
                  <w:marBottom w:val="0"/>
                  <w:divBdr>
                    <w:top w:val="none" w:sz="0" w:space="0" w:color="auto"/>
                    <w:left w:val="none" w:sz="0" w:space="0" w:color="auto"/>
                    <w:bottom w:val="none" w:sz="0" w:space="0" w:color="auto"/>
                    <w:right w:val="none" w:sz="0" w:space="0" w:color="auto"/>
                  </w:divBdr>
                </w:div>
                <w:div w:id="1084297813">
                  <w:marLeft w:val="0"/>
                  <w:marRight w:val="0"/>
                  <w:marTop w:val="0"/>
                  <w:marBottom w:val="0"/>
                  <w:divBdr>
                    <w:top w:val="none" w:sz="0" w:space="0" w:color="auto"/>
                    <w:left w:val="none" w:sz="0" w:space="0" w:color="auto"/>
                    <w:bottom w:val="none" w:sz="0" w:space="0" w:color="auto"/>
                    <w:right w:val="none" w:sz="0" w:space="0" w:color="auto"/>
                  </w:divBdr>
                </w:div>
                <w:div w:id="1086001308">
                  <w:marLeft w:val="0"/>
                  <w:marRight w:val="0"/>
                  <w:marTop w:val="0"/>
                  <w:marBottom w:val="0"/>
                  <w:divBdr>
                    <w:top w:val="none" w:sz="0" w:space="0" w:color="auto"/>
                    <w:left w:val="none" w:sz="0" w:space="0" w:color="auto"/>
                    <w:bottom w:val="none" w:sz="0" w:space="0" w:color="auto"/>
                    <w:right w:val="none" w:sz="0" w:space="0" w:color="auto"/>
                  </w:divBdr>
                </w:div>
                <w:div w:id="1087339622">
                  <w:marLeft w:val="0"/>
                  <w:marRight w:val="0"/>
                  <w:marTop w:val="0"/>
                  <w:marBottom w:val="0"/>
                  <w:divBdr>
                    <w:top w:val="none" w:sz="0" w:space="0" w:color="auto"/>
                    <w:left w:val="none" w:sz="0" w:space="0" w:color="auto"/>
                    <w:bottom w:val="none" w:sz="0" w:space="0" w:color="auto"/>
                    <w:right w:val="none" w:sz="0" w:space="0" w:color="auto"/>
                  </w:divBdr>
                </w:div>
                <w:div w:id="1087658276">
                  <w:marLeft w:val="0"/>
                  <w:marRight w:val="0"/>
                  <w:marTop w:val="0"/>
                  <w:marBottom w:val="0"/>
                  <w:divBdr>
                    <w:top w:val="none" w:sz="0" w:space="0" w:color="auto"/>
                    <w:left w:val="none" w:sz="0" w:space="0" w:color="auto"/>
                    <w:bottom w:val="none" w:sz="0" w:space="0" w:color="auto"/>
                    <w:right w:val="none" w:sz="0" w:space="0" w:color="auto"/>
                  </w:divBdr>
                </w:div>
                <w:div w:id="1088229388">
                  <w:marLeft w:val="0"/>
                  <w:marRight w:val="0"/>
                  <w:marTop w:val="0"/>
                  <w:marBottom w:val="0"/>
                  <w:divBdr>
                    <w:top w:val="none" w:sz="0" w:space="0" w:color="auto"/>
                    <w:left w:val="none" w:sz="0" w:space="0" w:color="auto"/>
                    <w:bottom w:val="none" w:sz="0" w:space="0" w:color="auto"/>
                    <w:right w:val="none" w:sz="0" w:space="0" w:color="auto"/>
                  </w:divBdr>
                </w:div>
                <w:div w:id="1089078323">
                  <w:marLeft w:val="0"/>
                  <w:marRight w:val="0"/>
                  <w:marTop w:val="0"/>
                  <w:marBottom w:val="0"/>
                  <w:divBdr>
                    <w:top w:val="none" w:sz="0" w:space="0" w:color="auto"/>
                    <w:left w:val="none" w:sz="0" w:space="0" w:color="auto"/>
                    <w:bottom w:val="none" w:sz="0" w:space="0" w:color="auto"/>
                    <w:right w:val="none" w:sz="0" w:space="0" w:color="auto"/>
                  </w:divBdr>
                </w:div>
                <w:div w:id="1091509916">
                  <w:marLeft w:val="0"/>
                  <w:marRight w:val="0"/>
                  <w:marTop w:val="0"/>
                  <w:marBottom w:val="0"/>
                  <w:divBdr>
                    <w:top w:val="none" w:sz="0" w:space="0" w:color="auto"/>
                    <w:left w:val="none" w:sz="0" w:space="0" w:color="auto"/>
                    <w:bottom w:val="none" w:sz="0" w:space="0" w:color="auto"/>
                    <w:right w:val="none" w:sz="0" w:space="0" w:color="auto"/>
                  </w:divBdr>
                </w:div>
                <w:div w:id="1091706990">
                  <w:marLeft w:val="0"/>
                  <w:marRight w:val="0"/>
                  <w:marTop w:val="0"/>
                  <w:marBottom w:val="0"/>
                  <w:divBdr>
                    <w:top w:val="none" w:sz="0" w:space="0" w:color="auto"/>
                    <w:left w:val="none" w:sz="0" w:space="0" w:color="auto"/>
                    <w:bottom w:val="none" w:sz="0" w:space="0" w:color="auto"/>
                    <w:right w:val="none" w:sz="0" w:space="0" w:color="auto"/>
                  </w:divBdr>
                </w:div>
                <w:div w:id="1091775719">
                  <w:marLeft w:val="0"/>
                  <w:marRight w:val="0"/>
                  <w:marTop w:val="0"/>
                  <w:marBottom w:val="0"/>
                  <w:divBdr>
                    <w:top w:val="none" w:sz="0" w:space="0" w:color="auto"/>
                    <w:left w:val="none" w:sz="0" w:space="0" w:color="auto"/>
                    <w:bottom w:val="none" w:sz="0" w:space="0" w:color="auto"/>
                    <w:right w:val="none" w:sz="0" w:space="0" w:color="auto"/>
                  </w:divBdr>
                </w:div>
                <w:div w:id="1094589623">
                  <w:marLeft w:val="0"/>
                  <w:marRight w:val="0"/>
                  <w:marTop w:val="0"/>
                  <w:marBottom w:val="0"/>
                  <w:divBdr>
                    <w:top w:val="none" w:sz="0" w:space="0" w:color="auto"/>
                    <w:left w:val="none" w:sz="0" w:space="0" w:color="auto"/>
                    <w:bottom w:val="none" w:sz="0" w:space="0" w:color="auto"/>
                    <w:right w:val="none" w:sz="0" w:space="0" w:color="auto"/>
                  </w:divBdr>
                </w:div>
                <w:div w:id="1097138217">
                  <w:marLeft w:val="0"/>
                  <w:marRight w:val="0"/>
                  <w:marTop w:val="0"/>
                  <w:marBottom w:val="0"/>
                  <w:divBdr>
                    <w:top w:val="none" w:sz="0" w:space="0" w:color="auto"/>
                    <w:left w:val="none" w:sz="0" w:space="0" w:color="auto"/>
                    <w:bottom w:val="none" w:sz="0" w:space="0" w:color="auto"/>
                    <w:right w:val="none" w:sz="0" w:space="0" w:color="auto"/>
                  </w:divBdr>
                </w:div>
                <w:div w:id="1098133775">
                  <w:marLeft w:val="0"/>
                  <w:marRight w:val="0"/>
                  <w:marTop w:val="0"/>
                  <w:marBottom w:val="0"/>
                  <w:divBdr>
                    <w:top w:val="none" w:sz="0" w:space="0" w:color="auto"/>
                    <w:left w:val="none" w:sz="0" w:space="0" w:color="auto"/>
                    <w:bottom w:val="none" w:sz="0" w:space="0" w:color="auto"/>
                    <w:right w:val="none" w:sz="0" w:space="0" w:color="auto"/>
                  </w:divBdr>
                </w:div>
                <w:div w:id="1099331011">
                  <w:marLeft w:val="0"/>
                  <w:marRight w:val="0"/>
                  <w:marTop w:val="0"/>
                  <w:marBottom w:val="0"/>
                  <w:divBdr>
                    <w:top w:val="none" w:sz="0" w:space="0" w:color="auto"/>
                    <w:left w:val="none" w:sz="0" w:space="0" w:color="auto"/>
                    <w:bottom w:val="none" w:sz="0" w:space="0" w:color="auto"/>
                    <w:right w:val="none" w:sz="0" w:space="0" w:color="auto"/>
                  </w:divBdr>
                </w:div>
                <w:div w:id="1101099945">
                  <w:marLeft w:val="0"/>
                  <w:marRight w:val="0"/>
                  <w:marTop w:val="0"/>
                  <w:marBottom w:val="0"/>
                  <w:divBdr>
                    <w:top w:val="none" w:sz="0" w:space="0" w:color="auto"/>
                    <w:left w:val="none" w:sz="0" w:space="0" w:color="auto"/>
                    <w:bottom w:val="none" w:sz="0" w:space="0" w:color="auto"/>
                    <w:right w:val="none" w:sz="0" w:space="0" w:color="auto"/>
                  </w:divBdr>
                </w:div>
                <w:div w:id="1102069417">
                  <w:marLeft w:val="0"/>
                  <w:marRight w:val="0"/>
                  <w:marTop w:val="0"/>
                  <w:marBottom w:val="0"/>
                  <w:divBdr>
                    <w:top w:val="none" w:sz="0" w:space="0" w:color="auto"/>
                    <w:left w:val="none" w:sz="0" w:space="0" w:color="auto"/>
                    <w:bottom w:val="none" w:sz="0" w:space="0" w:color="auto"/>
                    <w:right w:val="none" w:sz="0" w:space="0" w:color="auto"/>
                  </w:divBdr>
                </w:div>
                <w:div w:id="1107235797">
                  <w:marLeft w:val="0"/>
                  <w:marRight w:val="0"/>
                  <w:marTop w:val="0"/>
                  <w:marBottom w:val="0"/>
                  <w:divBdr>
                    <w:top w:val="none" w:sz="0" w:space="0" w:color="auto"/>
                    <w:left w:val="none" w:sz="0" w:space="0" w:color="auto"/>
                    <w:bottom w:val="none" w:sz="0" w:space="0" w:color="auto"/>
                    <w:right w:val="none" w:sz="0" w:space="0" w:color="auto"/>
                  </w:divBdr>
                </w:div>
                <w:div w:id="1109474004">
                  <w:marLeft w:val="0"/>
                  <w:marRight w:val="0"/>
                  <w:marTop w:val="0"/>
                  <w:marBottom w:val="0"/>
                  <w:divBdr>
                    <w:top w:val="none" w:sz="0" w:space="0" w:color="auto"/>
                    <w:left w:val="none" w:sz="0" w:space="0" w:color="auto"/>
                    <w:bottom w:val="none" w:sz="0" w:space="0" w:color="auto"/>
                    <w:right w:val="none" w:sz="0" w:space="0" w:color="auto"/>
                  </w:divBdr>
                </w:div>
                <w:div w:id="1110011282">
                  <w:marLeft w:val="0"/>
                  <w:marRight w:val="0"/>
                  <w:marTop w:val="0"/>
                  <w:marBottom w:val="0"/>
                  <w:divBdr>
                    <w:top w:val="none" w:sz="0" w:space="0" w:color="auto"/>
                    <w:left w:val="none" w:sz="0" w:space="0" w:color="auto"/>
                    <w:bottom w:val="none" w:sz="0" w:space="0" w:color="auto"/>
                    <w:right w:val="none" w:sz="0" w:space="0" w:color="auto"/>
                  </w:divBdr>
                </w:div>
                <w:div w:id="1111515795">
                  <w:marLeft w:val="0"/>
                  <w:marRight w:val="0"/>
                  <w:marTop w:val="0"/>
                  <w:marBottom w:val="0"/>
                  <w:divBdr>
                    <w:top w:val="none" w:sz="0" w:space="0" w:color="auto"/>
                    <w:left w:val="none" w:sz="0" w:space="0" w:color="auto"/>
                    <w:bottom w:val="none" w:sz="0" w:space="0" w:color="auto"/>
                    <w:right w:val="none" w:sz="0" w:space="0" w:color="auto"/>
                  </w:divBdr>
                </w:div>
                <w:div w:id="1112289304">
                  <w:marLeft w:val="0"/>
                  <w:marRight w:val="0"/>
                  <w:marTop w:val="0"/>
                  <w:marBottom w:val="0"/>
                  <w:divBdr>
                    <w:top w:val="none" w:sz="0" w:space="0" w:color="auto"/>
                    <w:left w:val="none" w:sz="0" w:space="0" w:color="auto"/>
                    <w:bottom w:val="none" w:sz="0" w:space="0" w:color="auto"/>
                    <w:right w:val="none" w:sz="0" w:space="0" w:color="auto"/>
                  </w:divBdr>
                </w:div>
                <w:div w:id="1115252406">
                  <w:marLeft w:val="0"/>
                  <w:marRight w:val="0"/>
                  <w:marTop w:val="0"/>
                  <w:marBottom w:val="0"/>
                  <w:divBdr>
                    <w:top w:val="none" w:sz="0" w:space="0" w:color="auto"/>
                    <w:left w:val="none" w:sz="0" w:space="0" w:color="auto"/>
                    <w:bottom w:val="none" w:sz="0" w:space="0" w:color="auto"/>
                    <w:right w:val="none" w:sz="0" w:space="0" w:color="auto"/>
                  </w:divBdr>
                </w:div>
                <w:div w:id="1116288726">
                  <w:marLeft w:val="0"/>
                  <w:marRight w:val="0"/>
                  <w:marTop w:val="0"/>
                  <w:marBottom w:val="0"/>
                  <w:divBdr>
                    <w:top w:val="none" w:sz="0" w:space="0" w:color="auto"/>
                    <w:left w:val="none" w:sz="0" w:space="0" w:color="auto"/>
                    <w:bottom w:val="none" w:sz="0" w:space="0" w:color="auto"/>
                    <w:right w:val="none" w:sz="0" w:space="0" w:color="auto"/>
                  </w:divBdr>
                </w:div>
                <w:div w:id="1116557972">
                  <w:marLeft w:val="0"/>
                  <w:marRight w:val="0"/>
                  <w:marTop w:val="0"/>
                  <w:marBottom w:val="0"/>
                  <w:divBdr>
                    <w:top w:val="none" w:sz="0" w:space="0" w:color="auto"/>
                    <w:left w:val="none" w:sz="0" w:space="0" w:color="auto"/>
                    <w:bottom w:val="none" w:sz="0" w:space="0" w:color="auto"/>
                    <w:right w:val="none" w:sz="0" w:space="0" w:color="auto"/>
                  </w:divBdr>
                </w:div>
                <w:div w:id="1119881642">
                  <w:marLeft w:val="0"/>
                  <w:marRight w:val="0"/>
                  <w:marTop w:val="0"/>
                  <w:marBottom w:val="0"/>
                  <w:divBdr>
                    <w:top w:val="none" w:sz="0" w:space="0" w:color="auto"/>
                    <w:left w:val="none" w:sz="0" w:space="0" w:color="auto"/>
                    <w:bottom w:val="none" w:sz="0" w:space="0" w:color="auto"/>
                    <w:right w:val="none" w:sz="0" w:space="0" w:color="auto"/>
                  </w:divBdr>
                </w:div>
                <w:div w:id="1120802372">
                  <w:marLeft w:val="0"/>
                  <w:marRight w:val="0"/>
                  <w:marTop w:val="0"/>
                  <w:marBottom w:val="0"/>
                  <w:divBdr>
                    <w:top w:val="none" w:sz="0" w:space="0" w:color="auto"/>
                    <w:left w:val="none" w:sz="0" w:space="0" w:color="auto"/>
                    <w:bottom w:val="none" w:sz="0" w:space="0" w:color="auto"/>
                    <w:right w:val="none" w:sz="0" w:space="0" w:color="auto"/>
                  </w:divBdr>
                </w:div>
                <w:div w:id="1123378898">
                  <w:marLeft w:val="0"/>
                  <w:marRight w:val="0"/>
                  <w:marTop w:val="0"/>
                  <w:marBottom w:val="0"/>
                  <w:divBdr>
                    <w:top w:val="none" w:sz="0" w:space="0" w:color="auto"/>
                    <w:left w:val="none" w:sz="0" w:space="0" w:color="auto"/>
                    <w:bottom w:val="none" w:sz="0" w:space="0" w:color="auto"/>
                    <w:right w:val="none" w:sz="0" w:space="0" w:color="auto"/>
                  </w:divBdr>
                </w:div>
                <w:div w:id="1123770781">
                  <w:marLeft w:val="0"/>
                  <w:marRight w:val="0"/>
                  <w:marTop w:val="0"/>
                  <w:marBottom w:val="0"/>
                  <w:divBdr>
                    <w:top w:val="none" w:sz="0" w:space="0" w:color="auto"/>
                    <w:left w:val="none" w:sz="0" w:space="0" w:color="auto"/>
                    <w:bottom w:val="none" w:sz="0" w:space="0" w:color="auto"/>
                    <w:right w:val="none" w:sz="0" w:space="0" w:color="auto"/>
                  </w:divBdr>
                </w:div>
                <w:div w:id="1124732006">
                  <w:marLeft w:val="0"/>
                  <w:marRight w:val="0"/>
                  <w:marTop w:val="0"/>
                  <w:marBottom w:val="0"/>
                  <w:divBdr>
                    <w:top w:val="none" w:sz="0" w:space="0" w:color="auto"/>
                    <w:left w:val="none" w:sz="0" w:space="0" w:color="auto"/>
                    <w:bottom w:val="none" w:sz="0" w:space="0" w:color="auto"/>
                    <w:right w:val="none" w:sz="0" w:space="0" w:color="auto"/>
                  </w:divBdr>
                </w:div>
                <w:div w:id="1125199426">
                  <w:marLeft w:val="0"/>
                  <w:marRight w:val="0"/>
                  <w:marTop w:val="0"/>
                  <w:marBottom w:val="0"/>
                  <w:divBdr>
                    <w:top w:val="none" w:sz="0" w:space="0" w:color="auto"/>
                    <w:left w:val="none" w:sz="0" w:space="0" w:color="auto"/>
                    <w:bottom w:val="none" w:sz="0" w:space="0" w:color="auto"/>
                    <w:right w:val="none" w:sz="0" w:space="0" w:color="auto"/>
                  </w:divBdr>
                </w:div>
                <w:div w:id="1126391692">
                  <w:marLeft w:val="0"/>
                  <w:marRight w:val="0"/>
                  <w:marTop w:val="0"/>
                  <w:marBottom w:val="0"/>
                  <w:divBdr>
                    <w:top w:val="none" w:sz="0" w:space="0" w:color="auto"/>
                    <w:left w:val="none" w:sz="0" w:space="0" w:color="auto"/>
                    <w:bottom w:val="none" w:sz="0" w:space="0" w:color="auto"/>
                    <w:right w:val="none" w:sz="0" w:space="0" w:color="auto"/>
                  </w:divBdr>
                </w:div>
                <w:div w:id="1127160195">
                  <w:marLeft w:val="0"/>
                  <w:marRight w:val="0"/>
                  <w:marTop w:val="0"/>
                  <w:marBottom w:val="0"/>
                  <w:divBdr>
                    <w:top w:val="none" w:sz="0" w:space="0" w:color="auto"/>
                    <w:left w:val="none" w:sz="0" w:space="0" w:color="auto"/>
                    <w:bottom w:val="none" w:sz="0" w:space="0" w:color="auto"/>
                    <w:right w:val="none" w:sz="0" w:space="0" w:color="auto"/>
                  </w:divBdr>
                </w:div>
                <w:div w:id="1127775229">
                  <w:marLeft w:val="0"/>
                  <w:marRight w:val="0"/>
                  <w:marTop w:val="0"/>
                  <w:marBottom w:val="0"/>
                  <w:divBdr>
                    <w:top w:val="none" w:sz="0" w:space="0" w:color="auto"/>
                    <w:left w:val="none" w:sz="0" w:space="0" w:color="auto"/>
                    <w:bottom w:val="none" w:sz="0" w:space="0" w:color="auto"/>
                    <w:right w:val="none" w:sz="0" w:space="0" w:color="auto"/>
                  </w:divBdr>
                </w:div>
                <w:div w:id="1128476795">
                  <w:marLeft w:val="0"/>
                  <w:marRight w:val="0"/>
                  <w:marTop w:val="0"/>
                  <w:marBottom w:val="0"/>
                  <w:divBdr>
                    <w:top w:val="none" w:sz="0" w:space="0" w:color="auto"/>
                    <w:left w:val="none" w:sz="0" w:space="0" w:color="auto"/>
                    <w:bottom w:val="none" w:sz="0" w:space="0" w:color="auto"/>
                    <w:right w:val="none" w:sz="0" w:space="0" w:color="auto"/>
                  </w:divBdr>
                </w:div>
                <w:div w:id="1128819561">
                  <w:marLeft w:val="0"/>
                  <w:marRight w:val="0"/>
                  <w:marTop w:val="0"/>
                  <w:marBottom w:val="0"/>
                  <w:divBdr>
                    <w:top w:val="none" w:sz="0" w:space="0" w:color="auto"/>
                    <w:left w:val="none" w:sz="0" w:space="0" w:color="auto"/>
                    <w:bottom w:val="none" w:sz="0" w:space="0" w:color="auto"/>
                    <w:right w:val="none" w:sz="0" w:space="0" w:color="auto"/>
                  </w:divBdr>
                </w:div>
                <w:div w:id="1129278542">
                  <w:marLeft w:val="0"/>
                  <w:marRight w:val="0"/>
                  <w:marTop w:val="0"/>
                  <w:marBottom w:val="0"/>
                  <w:divBdr>
                    <w:top w:val="none" w:sz="0" w:space="0" w:color="auto"/>
                    <w:left w:val="none" w:sz="0" w:space="0" w:color="auto"/>
                    <w:bottom w:val="none" w:sz="0" w:space="0" w:color="auto"/>
                    <w:right w:val="none" w:sz="0" w:space="0" w:color="auto"/>
                  </w:divBdr>
                </w:div>
                <w:div w:id="1129515129">
                  <w:marLeft w:val="0"/>
                  <w:marRight w:val="0"/>
                  <w:marTop w:val="0"/>
                  <w:marBottom w:val="0"/>
                  <w:divBdr>
                    <w:top w:val="none" w:sz="0" w:space="0" w:color="auto"/>
                    <w:left w:val="none" w:sz="0" w:space="0" w:color="auto"/>
                    <w:bottom w:val="none" w:sz="0" w:space="0" w:color="auto"/>
                    <w:right w:val="none" w:sz="0" w:space="0" w:color="auto"/>
                  </w:divBdr>
                </w:div>
                <w:div w:id="1132670365">
                  <w:marLeft w:val="0"/>
                  <w:marRight w:val="0"/>
                  <w:marTop w:val="0"/>
                  <w:marBottom w:val="0"/>
                  <w:divBdr>
                    <w:top w:val="none" w:sz="0" w:space="0" w:color="auto"/>
                    <w:left w:val="none" w:sz="0" w:space="0" w:color="auto"/>
                    <w:bottom w:val="none" w:sz="0" w:space="0" w:color="auto"/>
                    <w:right w:val="none" w:sz="0" w:space="0" w:color="auto"/>
                  </w:divBdr>
                </w:div>
                <w:div w:id="1133137714">
                  <w:marLeft w:val="0"/>
                  <w:marRight w:val="0"/>
                  <w:marTop w:val="0"/>
                  <w:marBottom w:val="0"/>
                  <w:divBdr>
                    <w:top w:val="none" w:sz="0" w:space="0" w:color="auto"/>
                    <w:left w:val="none" w:sz="0" w:space="0" w:color="auto"/>
                    <w:bottom w:val="none" w:sz="0" w:space="0" w:color="auto"/>
                    <w:right w:val="none" w:sz="0" w:space="0" w:color="auto"/>
                  </w:divBdr>
                </w:div>
                <w:div w:id="1133206637">
                  <w:marLeft w:val="0"/>
                  <w:marRight w:val="0"/>
                  <w:marTop w:val="0"/>
                  <w:marBottom w:val="0"/>
                  <w:divBdr>
                    <w:top w:val="none" w:sz="0" w:space="0" w:color="auto"/>
                    <w:left w:val="none" w:sz="0" w:space="0" w:color="auto"/>
                    <w:bottom w:val="none" w:sz="0" w:space="0" w:color="auto"/>
                    <w:right w:val="none" w:sz="0" w:space="0" w:color="auto"/>
                  </w:divBdr>
                </w:div>
                <w:div w:id="1135753776">
                  <w:marLeft w:val="0"/>
                  <w:marRight w:val="0"/>
                  <w:marTop w:val="0"/>
                  <w:marBottom w:val="0"/>
                  <w:divBdr>
                    <w:top w:val="none" w:sz="0" w:space="0" w:color="auto"/>
                    <w:left w:val="none" w:sz="0" w:space="0" w:color="auto"/>
                    <w:bottom w:val="none" w:sz="0" w:space="0" w:color="auto"/>
                    <w:right w:val="none" w:sz="0" w:space="0" w:color="auto"/>
                  </w:divBdr>
                </w:div>
                <w:div w:id="1137383093">
                  <w:marLeft w:val="0"/>
                  <w:marRight w:val="0"/>
                  <w:marTop w:val="0"/>
                  <w:marBottom w:val="0"/>
                  <w:divBdr>
                    <w:top w:val="none" w:sz="0" w:space="0" w:color="auto"/>
                    <w:left w:val="none" w:sz="0" w:space="0" w:color="auto"/>
                    <w:bottom w:val="none" w:sz="0" w:space="0" w:color="auto"/>
                    <w:right w:val="none" w:sz="0" w:space="0" w:color="auto"/>
                  </w:divBdr>
                </w:div>
                <w:div w:id="1140226321">
                  <w:marLeft w:val="0"/>
                  <w:marRight w:val="0"/>
                  <w:marTop w:val="0"/>
                  <w:marBottom w:val="0"/>
                  <w:divBdr>
                    <w:top w:val="none" w:sz="0" w:space="0" w:color="auto"/>
                    <w:left w:val="none" w:sz="0" w:space="0" w:color="auto"/>
                    <w:bottom w:val="none" w:sz="0" w:space="0" w:color="auto"/>
                    <w:right w:val="none" w:sz="0" w:space="0" w:color="auto"/>
                  </w:divBdr>
                </w:div>
                <w:div w:id="1141078812">
                  <w:marLeft w:val="0"/>
                  <w:marRight w:val="0"/>
                  <w:marTop w:val="0"/>
                  <w:marBottom w:val="0"/>
                  <w:divBdr>
                    <w:top w:val="none" w:sz="0" w:space="0" w:color="auto"/>
                    <w:left w:val="none" w:sz="0" w:space="0" w:color="auto"/>
                    <w:bottom w:val="none" w:sz="0" w:space="0" w:color="auto"/>
                    <w:right w:val="none" w:sz="0" w:space="0" w:color="auto"/>
                  </w:divBdr>
                </w:div>
                <w:div w:id="1146238010">
                  <w:marLeft w:val="0"/>
                  <w:marRight w:val="0"/>
                  <w:marTop w:val="0"/>
                  <w:marBottom w:val="0"/>
                  <w:divBdr>
                    <w:top w:val="none" w:sz="0" w:space="0" w:color="auto"/>
                    <w:left w:val="none" w:sz="0" w:space="0" w:color="auto"/>
                    <w:bottom w:val="none" w:sz="0" w:space="0" w:color="auto"/>
                    <w:right w:val="none" w:sz="0" w:space="0" w:color="auto"/>
                  </w:divBdr>
                </w:div>
                <w:div w:id="1150295055">
                  <w:marLeft w:val="0"/>
                  <w:marRight w:val="0"/>
                  <w:marTop w:val="0"/>
                  <w:marBottom w:val="0"/>
                  <w:divBdr>
                    <w:top w:val="none" w:sz="0" w:space="0" w:color="auto"/>
                    <w:left w:val="none" w:sz="0" w:space="0" w:color="auto"/>
                    <w:bottom w:val="none" w:sz="0" w:space="0" w:color="auto"/>
                    <w:right w:val="none" w:sz="0" w:space="0" w:color="auto"/>
                  </w:divBdr>
                </w:div>
                <w:div w:id="1153106863">
                  <w:marLeft w:val="0"/>
                  <w:marRight w:val="0"/>
                  <w:marTop w:val="0"/>
                  <w:marBottom w:val="0"/>
                  <w:divBdr>
                    <w:top w:val="none" w:sz="0" w:space="0" w:color="auto"/>
                    <w:left w:val="none" w:sz="0" w:space="0" w:color="auto"/>
                    <w:bottom w:val="none" w:sz="0" w:space="0" w:color="auto"/>
                    <w:right w:val="none" w:sz="0" w:space="0" w:color="auto"/>
                  </w:divBdr>
                </w:div>
                <w:div w:id="1155336156">
                  <w:marLeft w:val="0"/>
                  <w:marRight w:val="0"/>
                  <w:marTop w:val="0"/>
                  <w:marBottom w:val="0"/>
                  <w:divBdr>
                    <w:top w:val="none" w:sz="0" w:space="0" w:color="auto"/>
                    <w:left w:val="none" w:sz="0" w:space="0" w:color="auto"/>
                    <w:bottom w:val="none" w:sz="0" w:space="0" w:color="auto"/>
                    <w:right w:val="none" w:sz="0" w:space="0" w:color="auto"/>
                  </w:divBdr>
                </w:div>
                <w:div w:id="1155535591">
                  <w:marLeft w:val="0"/>
                  <w:marRight w:val="0"/>
                  <w:marTop w:val="0"/>
                  <w:marBottom w:val="0"/>
                  <w:divBdr>
                    <w:top w:val="none" w:sz="0" w:space="0" w:color="auto"/>
                    <w:left w:val="none" w:sz="0" w:space="0" w:color="auto"/>
                    <w:bottom w:val="none" w:sz="0" w:space="0" w:color="auto"/>
                    <w:right w:val="none" w:sz="0" w:space="0" w:color="auto"/>
                  </w:divBdr>
                </w:div>
                <w:div w:id="1156530249">
                  <w:marLeft w:val="0"/>
                  <w:marRight w:val="0"/>
                  <w:marTop w:val="0"/>
                  <w:marBottom w:val="0"/>
                  <w:divBdr>
                    <w:top w:val="none" w:sz="0" w:space="0" w:color="auto"/>
                    <w:left w:val="none" w:sz="0" w:space="0" w:color="auto"/>
                    <w:bottom w:val="none" w:sz="0" w:space="0" w:color="auto"/>
                    <w:right w:val="none" w:sz="0" w:space="0" w:color="auto"/>
                  </w:divBdr>
                </w:div>
                <w:div w:id="1156531820">
                  <w:marLeft w:val="0"/>
                  <w:marRight w:val="0"/>
                  <w:marTop w:val="0"/>
                  <w:marBottom w:val="0"/>
                  <w:divBdr>
                    <w:top w:val="none" w:sz="0" w:space="0" w:color="auto"/>
                    <w:left w:val="none" w:sz="0" w:space="0" w:color="auto"/>
                    <w:bottom w:val="none" w:sz="0" w:space="0" w:color="auto"/>
                    <w:right w:val="none" w:sz="0" w:space="0" w:color="auto"/>
                  </w:divBdr>
                </w:div>
                <w:div w:id="1158880012">
                  <w:marLeft w:val="0"/>
                  <w:marRight w:val="0"/>
                  <w:marTop w:val="0"/>
                  <w:marBottom w:val="0"/>
                  <w:divBdr>
                    <w:top w:val="none" w:sz="0" w:space="0" w:color="auto"/>
                    <w:left w:val="none" w:sz="0" w:space="0" w:color="auto"/>
                    <w:bottom w:val="none" w:sz="0" w:space="0" w:color="auto"/>
                    <w:right w:val="none" w:sz="0" w:space="0" w:color="auto"/>
                  </w:divBdr>
                </w:div>
                <w:div w:id="1159346795">
                  <w:marLeft w:val="0"/>
                  <w:marRight w:val="0"/>
                  <w:marTop w:val="0"/>
                  <w:marBottom w:val="0"/>
                  <w:divBdr>
                    <w:top w:val="none" w:sz="0" w:space="0" w:color="auto"/>
                    <w:left w:val="none" w:sz="0" w:space="0" w:color="auto"/>
                    <w:bottom w:val="none" w:sz="0" w:space="0" w:color="auto"/>
                    <w:right w:val="none" w:sz="0" w:space="0" w:color="auto"/>
                  </w:divBdr>
                </w:div>
                <w:div w:id="1159811320">
                  <w:marLeft w:val="0"/>
                  <w:marRight w:val="0"/>
                  <w:marTop w:val="0"/>
                  <w:marBottom w:val="0"/>
                  <w:divBdr>
                    <w:top w:val="none" w:sz="0" w:space="0" w:color="auto"/>
                    <w:left w:val="none" w:sz="0" w:space="0" w:color="auto"/>
                    <w:bottom w:val="none" w:sz="0" w:space="0" w:color="auto"/>
                    <w:right w:val="none" w:sz="0" w:space="0" w:color="auto"/>
                  </w:divBdr>
                </w:div>
                <w:div w:id="1160732552">
                  <w:marLeft w:val="0"/>
                  <w:marRight w:val="0"/>
                  <w:marTop w:val="0"/>
                  <w:marBottom w:val="0"/>
                  <w:divBdr>
                    <w:top w:val="none" w:sz="0" w:space="0" w:color="auto"/>
                    <w:left w:val="none" w:sz="0" w:space="0" w:color="auto"/>
                    <w:bottom w:val="none" w:sz="0" w:space="0" w:color="auto"/>
                    <w:right w:val="none" w:sz="0" w:space="0" w:color="auto"/>
                  </w:divBdr>
                </w:div>
                <w:div w:id="1162425748">
                  <w:marLeft w:val="0"/>
                  <w:marRight w:val="0"/>
                  <w:marTop w:val="0"/>
                  <w:marBottom w:val="0"/>
                  <w:divBdr>
                    <w:top w:val="none" w:sz="0" w:space="0" w:color="auto"/>
                    <w:left w:val="none" w:sz="0" w:space="0" w:color="auto"/>
                    <w:bottom w:val="none" w:sz="0" w:space="0" w:color="auto"/>
                    <w:right w:val="none" w:sz="0" w:space="0" w:color="auto"/>
                  </w:divBdr>
                </w:div>
                <w:div w:id="1164322086">
                  <w:marLeft w:val="0"/>
                  <w:marRight w:val="0"/>
                  <w:marTop w:val="0"/>
                  <w:marBottom w:val="0"/>
                  <w:divBdr>
                    <w:top w:val="none" w:sz="0" w:space="0" w:color="auto"/>
                    <w:left w:val="none" w:sz="0" w:space="0" w:color="auto"/>
                    <w:bottom w:val="none" w:sz="0" w:space="0" w:color="auto"/>
                    <w:right w:val="none" w:sz="0" w:space="0" w:color="auto"/>
                  </w:divBdr>
                </w:div>
                <w:div w:id="1166626785">
                  <w:marLeft w:val="0"/>
                  <w:marRight w:val="0"/>
                  <w:marTop w:val="0"/>
                  <w:marBottom w:val="0"/>
                  <w:divBdr>
                    <w:top w:val="none" w:sz="0" w:space="0" w:color="auto"/>
                    <w:left w:val="none" w:sz="0" w:space="0" w:color="auto"/>
                    <w:bottom w:val="none" w:sz="0" w:space="0" w:color="auto"/>
                    <w:right w:val="none" w:sz="0" w:space="0" w:color="auto"/>
                  </w:divBdr>
                </w:div>
                <w:div w:id="1168129822">
                  <w:marLeft w:val="0"/>
                  <w:marRight w:val="0"/>
                  <w:marTop w:val="0"/>
                  <w:marBottom w:val="0"/>
                  <w:divBdr>
                    <w:top w:val="none" w:sz="0" w:space="0" w:color="auto"/>
                    <w:left w:val="none" w:sz="0" w:space="0" w:color="auto"/>
                    <w:bottom w:val="none" w:sz="0" w:space="0" w:color="auto"/>
                    <w:right w:val="none" w:sz="0" w:space="0" w:color="auto"/>
                  </w:divBdr>
                </w:div>
                <w:div w:id="1169371278">
                  <w:marLeft w:val="0"/>
                  <w:marRight w:val="0"/>
                  <w:marTop w:val="0"/>
                  <w:marBottom w:val="0"/>
                  <w:divBdr>
                    <w:top w:val="none" w:sz="0" w:space="0" w:color="auto"/>
                    <w:left w:val="none" w:sz="0" w:space="0" w:color="auto"/>
                    <w:bottom w:val="none" w:sz="0" w:space="0" w:color="auto"/>
                    <w:right w:val="none" w:sz="0" w:space="0" w:color="auto"/>
                  </w:divBdr>
                </w:div>
                <w:div w:id="1170557078">
                  <w:marLeft w:val="0"/>
                  <w:marRight w:val="0"/>
                  <w:marTop w:val="0"/>
                  <w:marBottom w:val="0"/>
                  <w:divBdr>
                    <w:top w:val="none" w:sz="0" w:space="0" w:color="auto"/>
                    <w:left w:val="none" w:sz="0" w:space="0" w:color="auto"/>
                    <w:bottom w:val="none" w:sz="0" w:space="0" w:color="auto"/>
                    <w:right w:val="none" w:sz="0" w:space="0" w:color="auto"/>
                  </w:divBdr>
                </w:div>
                <w:div w:id="1173256569">
                  <w:marLeft w:val="0"/>
                  <w:marRight w:val="0"/>
                  <w:marTop w:val="0"/>
                  <w:marBottom w:val="0"/>
                  <w:divBdr>
                    <w:top w:val="none" w:sz="0" w:space="0" w:color="auto"/>
                    <w:left w:val="none" w:sz="0" w:space="0" w:color="auto"/>
                    <w:bottom w:val="none" w:sz="0" w:space="0" w:color="auto"/>
                    <w:right w:val="none" w:sz="0" w:space="0" w:color="auto"/>
                  </w:divBdr>
                </w:div>
                <w:div w:id="1177306857">
                  <w:marLeft w:val="0"/>
                  <w:marRight w:val="0"/>
                  <w:marTop w:val="0"/>
                  <w:marBottom w:val="0"/>
                  <w:divBdr>
                    <w:top w:val="none" w:sz="0" w:space="0" w:color="auto"/>
                    <w:left w:val="none" w:sz="0" w:space="0" w:color="auto"/>
                    <w:bottom w:val="none" w:sz="0" w:space="0" w:color="auto"/>
                    <w:right w:val="none" w:sz="0" w:space="0" w:color="auto"/>
                  </w:divBdr>
                </w:div>
                <w:div w:id="1178350893">
                  <w:marLeft w:val="0"/>
                  <w:marRight w:val="0"/>
                  <w:marTop w:val="0"/>
                  <w:marBottom w:val="0"/>
                  <w:divBdr>
                    <w:top w:val="none" w:sz="0" w:space="0" w:color="auto"/>
                    <w:left w:val="none" w:sz="0" w:space="0" w:color="auto"/>
                    <w:bottom w:val="none" w:sz="0" w:space="0" w:color="auto"/>
                    <w:right w:val="none" w:sz="0" w:space="0" w:color="auto"/>
                  </w:divBdr>
                </w:div>
                <w:div w:id="1180968692">
                  <w:marLeft w:val="0"/>
                  <w:marRight w:val="0"/>
                  <w:marTop w:val="0"/>
                  <w:marBottom w:val="0"/>
                  <w:divBdr>
                    <w:top w:val="none" w:sz="0" w:space="0" w:color="auto"/>
                    <w:left w:val="none" w:sz="0" w:space="0" w:color="auto"/>
                    <w:bottom w:val="none" w:sz="0" w:space="0" w:color="auto"/>
                    <w:right w:val="none" w:sz="0" w:space="0" w:color="auto"/>
                  </w:divBdr>
                </w:div>
                <w:div w:id="1182014751">
                  <w:marLeft w:val="0"/>
                  <w:marRight w:val="0"/>
                  <w:marTop w:val="0"/>
                  <w:marBottom w:val="0"/>
                  <w:divBdr>
                    <w:top w:val="none" w:sz="0" w:space="0" w:color="auto"/>
                    <w:left w:val="none" w:sz="0" w:space="0" w:color="auto"/>
                    <w:bottom w:val="none" w:sz="0" w:space="0" w:color="auto"/>
                    <w:right w:val="none" w:sz="0" w:space="0" w:color="auto"/>
                  </w:divBdr>
                </w:div>
                <w:div w:id="1182277335">
                  <w:marLeft w:val="0"/>
                  <w:marRight w:val="0"/>
                  <w:marTop w:val="0"/>
                  <w:marBottom w:val="0"/>
                  <w:divBdr>
                    <w:top w:val="none" w:sz="0" w:space="0" w:color="auto"/>
                    <w:left w:val="none" w:sz="0" w:space="0" w:color="auto"/>
                    <w:bottom w:val="none" w:sz="0" w:space="0" w:color="auto"/>
                    <w:right w:val="none" w:sz="0" w:space="0" w:color="auto"/>
                  </w:divBdr>
                </w:div>
                <w:div w:id="1182477772">
                  <w:marLeft w:val="0"/>
                  <w:marRight w:val="0"/>
                  <w:marTop w:val="0"/>
                  <w:marBottom w:val="0"/>
                  <w:divBdr>
                    <w:top w:val="none" w:sz="0" w:space="0" w:color="auto"/>
                    <w:left w:val="none" w:sz="0" w:space="0" w:color="auto"/>
                    <w:bottom w:val="none" w:sz="0" w:space="0" w:color="auto"/>
                    <w:right w:val="none" w:sz="0" w:space="0" w:color="auto"/>
                  </w:divBdr>
                </w:div>
                <w:div w:id="1188180911">
                  <w:marLeft w:val="0"/>
                  <w:marRight w:val="0"/>
                  <w:marTop w:val="0"/>
                  <w:marBottom w:val="0"/>
                  <w:divBdr>
                    <w:top w:val="none" w:sz="0" w:space="0" w:color="auto"/>
                    <w:left w:val="none" w:sz="0" w:space="0" w:color="auto"/>
                    <w:bottom w:val="none" w:sz="0" w:space="0" w:color="auto"/>
                    <w:right w:val="none" w:sz="0" w:space="0" w:color="auto"/>
                  </w:divBdr>
                </w:div>
                <w:div w:id="1189414854">
                  <w:marLeft w:val="0"/>
                  <w:marRight w:val="0"/>
                  <w:marTop w:val="0"/>
                  <w:marBottom w:val="0"/>
                  <w:divBdr>
                    <w:top w:val="none" w:sz="0" w:space="0" w:color="auto"/>
                    <w:left w:val="none" w:sz="0" w:space="0" w:color="auto"/>
                    <w:bottom w:val="none" w:sz="0" w:space="0" w:color="auto"/>
                    <w:right w:val="none" w:sz="0" w:space="0" w:color="auto"/>
                  </w:divBdr>
                </w:div>
                <w:div w:id="1191912298">
                  <w:marLeft w:val="0"/>
                  <w:marRight w:val="0"/>
                  <w:marTop w:val="0"/>
                  <w:marBottom w:val="0"/>
                  <w:divBdr>
                    <w:top w:val="none" w:sz="0" w:space="0" w:color="auto"/>
                    <w:left w:val="none" w:sz="0" w:space="0" w:color="auto"/>
                    <w:bottom w:val="none" w:sz="0" w:space="0" w:color="auto"/>
                    <w:right w:val="none" w:sz="0" w:space="0" w:color="auto"/>
                  </w:divBdr>
                </w:div>
                <w:div w:id="1199201823">
                  <w:marLeft w:val="0"/>
                  <w:marRight w:val="0"/>
                  <w:marTop w:val="0"/>
                  <w:marBottom w:val="0"/>
                  <w:divBdr>
                    <w:top w:val="none" w:sz="0" w:space="0" w:color="auto"/>
                    <w:left w:val="none" w:sz="0" w:space="0" w:color="auto"/>
                    <w:bottom w:val="none" w:sz="0" w:space="0" w:color="auto"/>
                    <w:right w:val="none" w:sz="0" w:space="0" w:color="auto"/>
                  </w:divBdr>
                </w:div>
                <w:div w:id="1201632541">
                  <w:marLeft w:val="0"/>
                  <w:marRight w:val="0"/>
                  <w:marTop w:val="0"/>
                  <w:marBottom w:val="0"/>
                  <w:divBdr>
                    <w:top w:val="none" w:sz="0" w:space="0" w:color="auto"/>
                    <w:left w:val="none" w:sz="0" w:space="0" w:color="auto"/>
                    <w:bottom w:val="none" w:sz="0" w:space="0" w:color="auto"/>
                    <w:right w:val="none" w:sz="0" w:space="0" w:color="auto"/>
                  </w:divBdr>
                </w:div>
                <w:div w:id="1203054519">
                  <w:marLeft w:val="0"/>
                  <w:marRight w:val="0"/>
                  <w:marTop w:val="0"/>
                  <w:marBottom w:val="0"/>
                  <w:divBdr>
                    <w:top w:val="none" w:sz="0" w:space="0" w:color="auto"/>
                    <w:left w:val="none" w:sz="0" w:space="0" w:color="auto"/>
                    <w:bottom w:val="none" w:sz="0" w:space="0" w:color="auto"/>
                    <w:right w:val="none" w:sz="0" w:space="0" w:color="auto"/>
                  </w:divBdr>
                </w:div>
                <w:div w:id="1203447084">
                  <w:marLeft w:val="0"/>
                  <w:marRight w:val="0"/>
                  <w:marTop w:val="0"/>
                  <w:marBottom w:val="0"/>
                  <w:divBdr>
                    <w:top w:val="none" w:sz="0" w:space="0" w:color="auto"/>
                    <w:left w:val="none" w:sz="0" w:space="0" w:color="auto"/>
                    <w:bottom w:val="none" w:sz="0" w:space="0" w:color="auto"/>
                    <w:right w:val="none" w:sz="0" w:space="0" w:color="auto"/>
                  </w:divBdr>
                </w:div>
                <w:div w:id="1205412334">
                  <w:marLeft w:val="0"/>
                  <w:marRight w:val="0"/>
                  <w:marTop w:val="0"/>
                  <w:marBottom w:val="0"/>
                  <w:divBdr>
                    <w:top w:val="none" w:sz="0" w:space="0" w:color="auto"/>
                    <w:left w:val="none" w:sz="0" w:space="0" w:color="auto"/>
                    <w:bottom w:val="none" w:sz="0" w:space="0" w:color="auto"/>
                    <w:right w:val="none" w:sz="0" w:space="0" w:color="auto"/>
                  </w:divBdr>
                </w:div>
                <w:div w:id="1205631526">
                  <w:marLeft w:val="0"/>
                  <w:marRight w:val="0"/>
                  <w:marTop w:val="0"/>
                  <w:marBottom w:val="0"/>
                  <w:divBdr>
                    <w:top w:val="none" w:sz="0" w:space="0" w:color="auto"/>
                    <w:left w:val="none" w:sz="0" w:space="0" w:color="auto"/>
                    <w:bottom w:val="none" w:sz="0" w:space="0" w:color="auto"/>
                    <w:right w:val="none" w:sz="0" w:space="0" w:color="auto"/>
                  </w:divBdr>
                </w:div>
                <w:div w:id="1206330446">
                  <w:marLeft w:val="0"/>
                  <w:marRight w:val="0"/>
                  <w:marTop w:val="0"/>
                  <w:marBottom w:val="0"/>
                  <w:divBdr>
                    <w:top w:val="none" w:sz="0" w:space="0" w:color="auto"/>
                    <w:left w:val="none" w:sz="0" w:space="0" w:color="auto"/>
                    <w:bottom w:val="none" w:sz="0" w:space="0" w:color="auto"/>
                    <w:right w:val="none" w:sz="0" w:space="0" w:color="auto"/>
                  </w:divBdr>
                </w:div>
                <w:div w:id="1211960498">
                  <w:marLeft w:val="0"/>
                  <w:marRight w:val="0"/>
                  <w:marTop w:val="0"/>
                  <w:marBottom w:val="0"/>
                  <w:divBdr>
                    <w:top w:val="none" w:sz="0" w:space="0" w:color="auto"/>
                    <w:left w:val="none" w:sz="0" w:space="0" w:color="auto"/>
                    <w:bottom w:val="none" w:sz="0" w:space="0" w:color="auto"/>
                    <w:right w:val="none" w:sz="0" w:space="0" w:color="auto"/>
                  </w:divBdr>
                </w:div>
                <w:div w:id="1212573394">
                  <w:marLeft w:val="0"/>
                  <w:marRight w:val="0"/>
                  <w:marTop w:val="0"/>
                  <w:marBottom w:val="0"/>
                  <w:divBdr>
                    <w:top w:val="none" w:sz="0" w:space="0" w:color="auto"/>
                    <w:left w:val="none" w:sz="0" w:space="0" w:color="auto"/>
                    <w:bottom w:val="none" w:sz="0" w:space="0" w:color="auto"/>
                    <w:right w:val="none" w:sz="0" w:space="0" w:color="auto"/>
                  </w:divBdr>
                </w:div>
                <w:div w:id="1212574951">
                  <w:marLeft w:val="0"/>
                  <w:marRight w:val="0"/>
                  <w:marTop w:val="0"/>
                  <w:marBottom w:val="0"/>
                  <w:divBdr>
                    <w:top w:val="none" w:sz="0" w:space="0" w:color="auto"/>
                    <w:left w:val="none" w:sz="0" w:space="0" w:color="auto"/>
                    <w:bottom w:val="none" w:sz="0" w:space="0" w:color="auto"/>
                    <w:right w:val="none" w:sz="0" w:space="0" w:color="auto"/>
                  </w:divBdr>
                </w:div>
                <w:div w:id="1214081378">
                  <w:marLeft w:val="0"/>
                  <w:marRight w:val="0"/>
                  <w:marTop w:val="0"/>
                  <w:marBottom w:val="0"/>
                  <w:divBdr>
                    <w:top w:val="none" w:sz="0" w:space="0" w:color="auto"/>
                    <w:left w:val="none" w:sz="0" w:space="0" w:color="auto"/>
                    <w:bottom w:val="none" w:sz="0" w:space="0" w:color="auto"/>
                    <w:right w:val="none" w:sz="0" w:space="0" w:color="auto"/>
                  </w:divBdr>
                </w:div>
                <w:div w:id="1214460015">
                  <w:marLeft w:val="0"/>
                  <w:marRight w:val="0"/>
                  <w:marTop w:val="0"/>
                  <w:marBottom w:val="0"/>
                  <w:divBdr>
                    <w:top w:val="none" w:sz="0" w:space="0" w:color="auto"/>
                    <w:left w:val="none" w:sz="0" w:space="0" w:color="auto"/>
                    <w:bottom w:val="none" w:sz="0" w:space="0" w:color="auto"/>
                    <w:right w:val="none" w:sz="0" w:space="0" w:color="auto"/>
                  </w:divBdr>
                </w:div>
                <w:div w:id="1214579487">
                  <w:marLeft w:val="0"/>
                  <w:marRight w:val="0"/>
                  <w:marTop w:val="0"/>
                  <w:marBottom w:val="0"/>
                  <w:divBdr>
                    <w:top w:val="none" w:sz="0" w:space="0" w:color="auto"/>
                    <w:left w:val="none" w:sz="0" w:space="0" w:color="auto"/>
                    <w:bottom w:val="none" w:sz="0" w:space="0" w:color="auto"/>
                    <w:right w:val="none" w:sz="0" w:space="0" w:color="auto"/>
                  </w:divBdr>
                </w:div>
                <w:div w:id="1216086964">
                  <w:marLeft w:val="0"/>
                  <w:marRight w:val="0"/>
                  <w:marTop w:val="0"/>
                  <w:marBottom w:val="0"/>
                  <w:divBdr>
                    <w:top w:val="none" w:sz="0" w:space="0" w:color="auto"/>
                    <w:left w:val="none" w:sz="0" w:space="0" w:color="auto"/>
                    <w:bottom w:val="none" w:sz="0" w:space="0" w:color="auto"/>
                    <w:right w:val="none" w:sz="0" w:space="0" w:color="auto"/>
                  </w:divBdr>
                </w:div>
                <w:div w:id="1216235281">
                  <w:marLeft w:val="0"/>
                  <w:marRight w:val="0"/>
                  <w:marTop w:val="0"/>
                  <w:marBottom w:val="0"/>
                  <w:divBdr>
                    <w:top w:val="none" w:sz="0" w:space="0" w:color="auto"/>
                    <w:left w:val="none" w:sz="0" w:space="0" w:color="auto"/>
                    <w:bottom w:val="none" w:sz="0" w:space="0" w:color="auto"/>
                    <w:right w:val="none" w:sz="0" w:space="0" w:color="auto"/>
                  </w:divBdr>
                </w:div>
                <w:div w:id="1217812133">
                  <w:marLeft w:val="0"/>
                  <w:marRight w:val="0"/>
                  <w:marTop w:val="0"/>
                  <w:marBottom w:val="0"/>
                  <w:divBdr>
                    <w:top w:val="none" w:sz="0" w:space="0" w:color="auto"/>
                    <w:left w:val="none" w:sz="0" w:space="0" w:color="auto"/>
                    <w:bottom w:val="none" w:sz="0" w:space="0" w:color="auto"/>
                    <w:right w:val="none" w:sz="0" w:space="0" w:color="auto"/>
                  </w:divBdr>
                </w:div>
                <w:div w:id="1222979086">
                  <w:marLeft w:val="0"/>
                  <w:marRight w:val="0"/>
                  <w:marTop w:val="0"/>
                  <w:marBottom w:val="0"/>
                  <w:divBdr>
                    <w:top w:val="none" w:sz="0" w:space="0" w:color="auto"/>
                    <w:left w:val="none" w:sz="0" w:space="0" w:color="auto"/>
                    <w:bottom w:val="none" w:sz="0" w:space="0" w:color="auto"/>
                    <w:right w:val="none" w:sz="0" w:space="0" w:color="auto"/>
                  </w:divBdr>
                </w:div>
                <w:div w:id="1224638434">
                  <w:marLeft w:val="0"/>
                  <w:marRight w:val="0"/>
                  <w:marTop w:val="0"/>
                  <w:marBottom w:val="0"/>
                  <w:divBdr>
                    <w:top w:val="none" w:sz="0" w:space="0" w:color="auto"/>
                    <w:left w:val="none" w:sz="0" w:space="0" w:color="auto"/>
                    <w:bottom w:val="none" w:sz="0" w:space="0" w:color="auto"/>
                    <w:right w:val="none" w:sz="0" w:space="0" w:color="auto"/>
                  </w:divBdr>
                </w:div>
                <w:div w:id="1234779789">
                  <w:marLeft w:val="0"/>
                  <w:marRight w:val="0"/>
                  <w:marTop w:val="0"/>
                  <w:marBottom w:val="0"/>
                  <w:divBdr>
                    <w:top w:val="none" w:sz="0" w:space="0" w:color="auto"/>
                    <w:left w:val="none" w:sz="0" w:space="0" w:color="auto"/>
                    <w:bottom w:val="none" w:sz="0" w:space="0" w:color="auto"/>
                    <w:right w:val="none" w:sz="0" w:space="0" w:color="auto"/>
                  </w:divBdr>
                </w:div>
                <w:div w:id="1234972835">
                  <w:marLeft w:val="0"/>
                  <w:marRight w:val="0"/>
                  <w:marTop w:val="0"/>
                  <w:marBottom w:val="0"/>
                  <w:divBdr>
                    <w:top w:val="none" w:sz="0" w:space="0" w:color="auto"/>
                    <w:left w:val="none" w:sz="0" w:space="0" w:color="auto"/>
                    <w:bottom w:val="none" w:sz="0" w:space="0" w:color="auto"/>
                    <w:right w:val="none" w:sz="0" w:space="0" w:color="auto"/>
                  </w:divBdr>
                </w:div>
                <w:div w:id="1235165137">
                  <w:marLeft w:val="0"/>
                  <w:marRight w:val="0"/>
                  <w:marTop w:val="0"/>
                  <w:marBottom w:val="0"/>
                  <w:divBdr>
                    <w:top w:val="none" w:sz="0" w:space="0" w:color="auto"/>
                    <w:left w:val="none" w:sz="0" w:space="0" w:color="auto"/>
                    <w:bottom w:val="none" w:sz="0" w:space="0" w:color="auto"/>
                    <w:right w:val="none" w:sz="0" w:space="0" w:color="auto"/>
                  </w:divBdr>
                </w:div>
                <w:div w:id="1235967103">
                  <w:marLeft w:val="0"/>
                  <w:marRight w:val="0"/>
                  <w:marTop w:val="0"/>
                  <w:marBottom w:val="0"/>
                  <w:divBdr>
                    <w:top w:val="none" w:sz="0" w:space="0" w:color="auto"/>
                    <w:left w:val="none" w:sz="0" w:space="0" w:color="auto"/>
                    <w:bottom w:val="none" w:sz="0" w:space="0" w:color="auto"/>
                    <w:right w:val="none" w:sz="0" w:space="0" w:color="auto"/>
                  </w:divBdr>
                </w:div>
                <w:div w:id="1236625564">
                  <w:marLeft w:val="0"/>
                  <w:marRight w:val="0"/>
                  <w:marTop w:val="0"/>
                  <w:marBottom w:val="0"/>
                  <w:divBdr>
                    <w:top w:val="none" w:sz="0" w:space="0" w:color="auto"/>
                    <w:left w:val="none" w:sz="0" w:space="0" w:color="auto"/>
                    <w:bottom w:val="none" w:sz="0" w:space="0" w:color="auto"/>
                    <w:right w:val="none" w:sz="0" w:space="0" w:color="auto"/>
                  </w:divBdr>
                </w:div>
                <w:div w:id="1239635702">
                  <w:marLeft w:val="0"/>
                  <w:marRight w:val="0"/>
                  <w:marTop w:val="0"/>
                  <w:marBottom w:val="0"/>
                  <w:divBdr>
                    <w:top w:val="none" w:sz="0" w:space="0" w:color="auto"/>
                    <w:left w:val="none" w:sz="0" w:space="0" w:color="auto"/>
                    <w:bottom w:val="none" w:sz="0" w:space="0" w:color="auto"/>
                    <w:right w:val="none" w:sz="0" w:space="0" w:color="auto"/>
                  </w:divBdr>
                </w:div>
                <w:div w:id="1241331340">
                  <w:marLeft w:val="0"/>
                  <w:marRight w:val="0"/>
                  <w:marTop w:val="0"/>
                  <w:marBottom w:val="0"/>
                  <w:divBdr>
                    <w:top w:val="none" w:sz="0" w:space="0" w:color="auto"/>
                    <w:left w:val="none" w:sz="0" w:space="0" w:color="auto"/>
                    <w:bottom w:val="none" w:sz="0" w:space="0" w:color="auto"/>
                    <w:right w:val="none" w:sz="0" w:space="0" w:color="auto"/>
                  </w:divBdr>
                </w:div>
                <w:div w:id="1241528438">
                  <w:marLeft w:val="0"/>
                  <w:marRight w:val="0"/>
                  <w:marTop w:val="0"/>
                  <w:marBottom w:val="0"/>
                  <w:divBdr>
                    <w:top w:val="none" w:sz="0" w:space="0" w:color="auto"/>
                    <w:left w:val="none" w:sz="0" w:space="0" w:color="auto"/>
                    <w:bottom w:val="none" w:sz="0" w:space="0" w:color="auto"/>
                    <w:right w:val="none" w:sz="0" w:space="0" w:color="auto"/>
                  </w:divBdr>
                </w:div>
                <w:div w:id="1242641839">
                  <w:marLeft w:val="0"/>
                  <w:marRight w:val="0"/>
                  <w:marTop w:val="0"/>
                  <w:marBottom w:val="0"/>
                  <w:divBdr>
                    <w:top w:val="none" w:sz="0" w:space="0" w:color="auto"/>
                    <w:left w:val="none" w:sz="0" w:space="0" w:color="auto"/>
                    <w:bottom w:val="none" w:sz="0" w:space="0" w:color="auto"/>
                    <w:right w:val="none" w:sz="0" w:space="0" w:color="auto"/>
                  </w:divBdr>
                </w:div>
                <w:div w:id="1242720113">
                  <w:marLeft w:val="0"/>
                  <w:marRight w:val="0"/>
                  <w:marTop w:val="0"/>
                  <w:marBottom w:val="0"/>
                  <w:divBdr>
                    <w:top w:val="none" w:sz="0" w:space="0" w:color="auto"/>
                    <w:left w:val="none" w:sz="0" w:space="0" w:color="auto"/>
                    <w:bottom w:val="none" w:sz="0" w:space="0" w:color="auto"/>
                    <w:right w:val="none" w:sz="0" w:space="0" w:color="auto"/>
                  </w:divBdr>
                </w:div>
                <w:div w:id="1245341861">
                  <w:marLeft w:val="0"/>
                  <w:marRight w:val="0"/>
                  <w:marTop w:val="0"/>
                  <w:marBottom w:val="0"/>
                  <w:divBdr>
                    <w:top w:val="none" w:sz="0" w:space="0" w:color="auto"/>
                    <w:left w:val="none" w:sz="0" w:space="0" w:color="auto"/>
                    <w:bottom w:val="none" w:sz="0" w:space="0" w:color="auto"/>
                    <w:right w:val="none" w:sz="0" w:space="0" w:color="auto"/>
                  </w:divBdr>
                </w:div>
                <w:div w:id="1246692151">
                  <w:marLeft w:val="0"/>
                  <w:marRight w:val="0"/>
                  <w:marTop w:val="0"/>
                  <w:marBottom w:val="0"/>
                  <w:divBdr>
                    <w:top w:val="none" w:sz="0" w:space="0" w:color="auto"/>
                    <w:left w:val="none" w:sz="0" w:space="0" w:color="auto"/>
                    <w:bottom w:val="none" w:sz="0" w:space="0" w:color="auto"/>
                    <w:right w:val="none" w:sz="0" w:space="0" w:color="auto"/>
                  </w:divBdr>
                </w:div>
                <w:div w:id="1247571717">
                  <w:marLeft w:val="0"/>
                  <w:marRight w:val="0"/>
                  <w:marTop w:val="0"/>
                  <w:marBottom w:val="0"/>
                  <w:divBdr>
                    <w:top w:val="none" w:sz="0" w:space="0" w:color="auto"/>
                    <w:left w:val="none" w:sz="0" w:space="0" w:color="auto"/>
                    <w:bottom w:val="none" w:sz="0" w:space="0" w:color="auto"/>
                    <w:right w:val="none" w:sz="0" w:space="0" w:color="auto"/>
                  </w:divBdr>
                </w:div>
                <w:div w:id="1252354035">
                  <w:marLeft w:val="0"/>
                  <w:marRight w:val="0"/>
                  <w:marTop w:val="0"/>
                  <w:marBottom w:val="0"/>
                  <w:divBdr>
                    <w:top w:val="none" w:sz="0" w:space="0" w:color="auto"/>
                    <w:left w:val="none" w:sz="0" w:space="0" w:color="auto"/>
                    <w:bottom w:val="none" w:sz="0" w:space="0" w:color="auto"/>
                    <w:right w:val="none" w:sz="0" w:space="0" w:color="auto"/>
                  </w:divBdr>
                </w:div>
                <w:div w:id="1252931945">
                  <w:marLeft w:val="0"/>
                  <w:marRight w:val="0"/>
                  <w:marTop w:val="0"/>
                  <w:marBottom w:val="0"/>
                  <w:divBdr>
                    <w:top w:val="none" w:sz="0" w:space="0" w:color="auto"/>
                    <w:left w:val="none" w:sz="0" w:space="0" w:color="auto"/>
                    <w:bottom w:val="none" w:sz="0" w:space="0" w:color="auto"/>
                    <w:right w:val="none" w:sz="0" w:space="0" w:color="auto"/>
                  </w:divBdr>
                </w:div>
                <w:div w:id="1254582089">
                  <w:marLeft w:val="0"/>
                  <w:marRight w:val="0"/>
                  <w:marTop w:val="0"/>
                  <w:marBottom w:val="0"/>
                  <w:divBdr>
                    <w:top w:val="none" w:sz="0" w:space="0" w:color="auto"/>
                    <w:left w:val="none" w:sz="0" w:space="0" w:color="auto"/>
                    <w:bottom w:val="none" w:sz="0" w:space="0" w:color="auto"/>
                    <w:right w:val="none" w:sz="0" w:space="0" w:color="auto"/>
                  </w:divBdr>
                </w:div>
                <w:div w:id="1257131708">
                  <w:marLeft w:val="0"/>
                  <w:marRight w:val="0"/>
                  <w:marTop w:val="0"/>
                  <w:marBottom w:val="0"/>
                  <w:divBdr>
                    <w:top w:val="none" w:sz="0" w:space="0" w:color="auto"/>
                    <w:left w:val="none" w:sz="0" w:space="0" w:color="auto"/>
                    <w:bottom w:val="none" w:sz="0" w:space="0" w:color="auto"/>
                    <w:right w:val="none" w:sz="0" w:space="0" w:color="auto"/>
                  </w:divBdr>
                </w:div>
                <w:div w:id="1258951706">
                  <w:marLeft w:val="0"/>
                  <w:marRight w:val="0"/>
                  <w:marTop w:val="0"/>
                  <w:marBottom w:val="0"/>
                  <w:divBdr>
                    <w:top w:val="none" w:sz="0" w:space="0" w:color="auto"/>
                    <w:left w:val="none" w:sz="0" w:space="0" w:color="auto"/>
                    <w:bottom w:val="none" w:sz="0" w:space="0" w:color="auto"/>
                    <w:right w:val="none" w:sz="0" w:space="0" w:color="auto"/>
                  </w:divBdr>
                </w:div>
                <w:div w:id="1259799595">
                  <w:marLeft w:val="0"/>
                  <w:marRight w:val="0"/>
                  <w:marTop w:val="0"/>
                  <w:marBottom w:val="0"/>
                  <w:divBdr>
                    <w:top w:val="none" w:sz="0" w:space="0" w:color="auto"/>
                    <w:left w:val="none" w:sz="0" w:space="0" w:color="auto"/>
                    <w:bottom w:val="none" w:sz="0" w:space="0" w:color="auto"/>
                    <w:right w:val="none" w:sz="0" w:space="0" w:color="auto"/>
                  </w:divBdr>
                </w:div>
                <w:div w:id="1263689458">
                  <w:marLeft w:val="0"/>
                  <w:marRight w:val="0"/>
                  <w:marTop w:val="0"/>
                  <w:marBottom w:val="0"/>
                  <w:divBdr>
                    <w:top w:val="none" w:sz="0" w:space="0" w:color="auto"/>
                    <w:left w:val="none" w:sz="0" w:space="0" w:color="auto"/>
                    <w:bottom w:val="none" w:sz="0" w:space="0" w:color="auto"/>
                    <w:right w:val="none" w:sz="0" w:space="0" w:color="auto"/>
                  </w:divBdr>
                </w:div>
                <w:div w:id="1263993911">
                  <w:marLeft w:val="0"/>
                  <w:marRight w:val="0"/>
                  <w:marTop w:val="0"/>
                  <w:marBottom w:val="0"/>
                  <w:divBdr>
                    <w:top w:val="none" w:sz="0" w:space="0" w:color="auto"/>
                    <w:left w:val="none" w:sz="0" w:space="0" w:color="auto"/>
                    <w:bottom w:val="none" w:sz="0" w:space="0" w:color="auto"/>
                    <w:right w:val="none" w:sz="0" w:space="0" w:color="auto"/>
                  </w:divBdr>
                </w:div>
                <w:div w:id="1264387329">
                  <w:marLeft w:val="0"/>
                  <w:marRight w:val="0"/>
                  <w:marTop w:val="0"/>
                  <w:marBottom w:val="0"/>
                  <w:divBdr>
                    <w:top w:val="none" w:sz="0" w:space="0" w:color="auto"/>
                    <w:left w:val="none" w:sz="0" w:space="0" w:color="auto"/>
                    <w:bottom w:val="none" w:sz="0" w:space="0" w:color="auto"/>
                    <w:right w:val="none" w:sz="0" w:space="0" w:color="auto"/>
                  </w:divBdr>
                </w:div>
                <w:div w:id="1265193693">
                  <w:marLeft w:val="0"/>
                  <w:marRight w:val="0"/>
                  <w:marTop w:val="0"/>
                  <w:marBottom w:val="0"/>
                  <w:divBdr>
                    <w:top w:val="none" w:sz="0" w:space="0" w:color="auto"/>
                    <w:left w:val="none" w:sz="0" w:space="0" w:color="auto"/>
                    <w:bottom w:val="none" w:sz="0" w:space="0" w:color="auto"/>
                    <w:right w:val="none" w:sz="0" w:space="0" w:color="auto"/>
                  </w:divBdr>
                </w:div>
                <w:div w:id="1267691887">
                  <w:marLeft w:val="0"/>
                  <w:marRight w:val="0"/>
                  <w:marTop w:val="0"/>
                  <w:marBottom w:val="0"/>
                  <w:divBdr>
                    <w:top w:val="none" w:sz="0" w:space="0" w:color="auto"/>
                    <w:left w:val="none" w:sz="0" w:space="0" w:color="auto"/>
                    <w:bottom w:val="none" w:sz="0" w:space="0" w:color="auto"/>
                    <w:right w:val="none" w:sz="0" w:space="0" w:color="auto"/>
                  </w:divBdr>
                </w:div>
                <w:div w:id="1268586199">
                  <w:marLeft w:val="0"/>
                  <w:marRight w:val="0"/>
                  <w:marTop w:val="0"/>
                  <w:marBottom w:val="0"/>
                  <w:divBdr>
                    <w:top w:val="none" w:sz="0" w:space="0" w:color="auto"/>
                    <w:left w:val="none" w:sz="0" w:space="0" w:color="auto"/>
                    <w:bottom w:val="none" w:sz="0" w:space="0" w:color="auto"/>
                    <w:right w:val="none" w:sz="0" w:space="0" w:color="auto"/>
                  </w:divBdr>
                </w:div>
                <w:div w:id="1269005571">
                  <w:marLeft w:val="0"/>
                  <w:marRight w:val="0"/>
                  <w:marTop w:val="0"/>
                  <w:marBottom w:val="0"/>
                  <w:divBdr>
                    <w:top w:val="none" w:sz="0" w:space="0" w:color="auto"/>
                    <w:left w:val="none" w:sz="0" w:space="0" w:color="auto"/>
                    <w:bottom w:val="none" w:sz="0" w:space="0" w:color="auto"/>
                    <w:right w:val="none" w:sz="0" w:space="0" w:color="auto"/>
                  </w:divBdr>
                </w:div>
                <w:div w:id="1269506762">
                  <w:marLeft w:val="0"/>
                  <w:marRight w:val="0"/>
                  <w:marTop w:val="0"/>
                  <w:marBottom w:val="0"/>
                  <w:divBdr>
                    <w:top w:val="none" w:sz="0" w:space="0" w:color="auto"/>
                    <w:left w:val="none" w:sz="0" w:space="0" w:color="auto"/>
                    <w:bottom w:val="none" w:sz="0" w:space="0" w:color="auto"/>
                    <w:right w:val="none" w:sz="0" w:space="0" w:color="auto"/>
                  </w:divBdr>
                </w:div>
                <w:div w:id="1278482833">
                  <w:marLeft w:val="0"/>
                  <w:marRight w:val="0"/>
                  <w:marTop w:val="0"/>
                  <w:marBottom w:val="0"/>
                  <w:divBdr>
                    <w:top w:val="none" w:sz="0" w:space="0" w:color="auto"/>
                    <w:left w:val="none" w:sz="0" w:space="0" w:color="auto"/>
                    <w:bottom w:val="none" w:sz="0" w:space="0" w:color="auto"/>
                    <w:right w:val="none" w:sz="0" w:space="0" w:color="auto"/>
                  </w:divBdr>
                </w:div>
                <w:div w:id="1278638281">
                  <w:marLeft w:val="0"/>
                  <w:marRight w:val="0"/>
                  <w:marTop w:val="0"/>
                  <w:marBottom w:val="0"/>
                  <w:divBdr>
                    <w:top w:val="none" w:sz="0" w:space="0" w:color="auto"/>
                    <w:left w:val="none" w:sz="0" w:space="0" w:color="auto"/>
                    <w:bottom w:val="none" w:sz="0" w:space="0" w:color="auto"/>
                    <w:right w:val="none" w:sz="0" w:space="0" w:color="auto"/>
                  </w:divBdr>
                </w:div>
                <w:div w:id="1278752700">
                  <w:marLeft w:val="0"/>
                  <w:marRight w:val="0"/>
                  <w:marTop w:val="0"/>
                  <w:marBottom w:val="0"/>
                  <w:divBdr>
                    <w:top w:val="none" w:sz="0" w:space="0" w:color="auto"/>
                    <w:left w:val="none" w:sz="0" w:space="0" w:color="auto"/>
                    <w:bottom w:val="none" w:sz="0" w:space="0" w:color="auto"/>
                    <w:right w:val="none" w:sz="0" w:space="0" w:color="auto"/>
                  </w:divBdr>
                </w:div>
                <w:div w:id="1279095469">
                  <w:marLeft w:val="0"/>
                  <w:marRight w:val="0"/>
                  <w:marTop w:val="0"/>
                  <w:marBottom w:val="0"/>
                  <w:divBdr>
                    <w:top w:val="none" w:sz="0" w:space="0" w:color="auto"/>
                    <w:left w:val="none" w:sz="0" w:space="0" w:color="auto"/>
                    <w:bottom w:val="none" w:sz="0" w:space="0" w:color="auto"/>
                    <w:right w:val="none" w:sz="0" w:space="0" w:color="auto"/>
                  </w:divBdr>
                </w:div>
                <w:div w:id="1279263071">
                  <w:marLeft w:val="0"/>
                  <w:marRight w:val="0"/>
                  <w:marTop w:val="0"/>
                  <w:marBottom w:val="0"/>
                  <w:divBdr>
                    <w:top w:val="none" w:sz="0" w:space="0" w:color="auto"/>
                    <w:left w:val="none" w:sz="0" w:space="0" w:color="auto"/>
                    <w:bottom w:val="none" w:sz="0" w:space="0" w:color="auto"/>
                    <w:right w:val="none" w:sz="0" w:space="0" w:color="auto"/>
                  </w:divBdr>
                </w:div>
                <w:div w:id="1285505154">
                  <w:marLeft w:val="0"/>
                  <w:marRight w:val="0"/>
                  <w:marTop w:val="0"/>
                  <w:marBottom w:val="0"/>
                  <w:divBdr>
                    <w:top w:val="none" w:sz="0" w:space="0" w:color="auto"/>
                    <w:left w:val="none" w:sz="0" w:space="0" w:color="auto"/>
                    <w:bottom w:val="none" w:sz="0" w:space="0" w:color="auto"/>
                    <w:right w:val="none" w:sz="0" w:space="0" w:color="auto"/>
                  </w:divBdr>
                </w:div>
                <w:div w:id="1287394991">
                  <w:marLeft w:val="0"/>
                  <w:marRight w:val="0"/>
                  <w:marTop w:val="0"/>
                  <w:marBottom w:val="0"/>
                  <w:divBdr>
                    <w:top w:val="none" w:sz="0" w:space="0" w:color="auto"/>
                    <w:left w:val="none" w:sz="0" w:space="0" w:color="auto"/>
                    <w:bottom w:val="none" w:sz="0" w:space="0" w:color="auto"/>
                    <w:right w:val="none" w:sz="0" w:space="0" w:color="auto"/>
                  </w:divBdr>
                </w:div>
                <w:div w:id="1291278923">
                  <w:marLeft w:val="0"/>
                  <w:marRight w:val="0"/>
                  <w:marTop w:val="0"/>
                  <w:marBottom w:val="0"/>
                  <w:divBdr>
                    <w:top w:val="none" w:sz="0" w:space="0" w:color="auto"/>
                    <w:left w:val="none" w:sz="0" w:space="0" w:color="auto"/>
                    <w:bottom w:val="none" w:sz="0" w:space="0" w:color="auto"/>
                    <w:right w:val="none" w:sz="0" w:space="0" w:color="auto"/>
                  </w:divBdr>
                </w:div>
                <w:div w:id="1293289283">
                  <w:marLeft w:val="0"/>
                  <w:marRight w:val="0"/>
                  <w:marTop w:val="0"/>
                  <w:marBottom w:val="0"/>
                  <w:divBdr>
                    <w:top w:val="none" w:sz="0" w:space="0" w:color="auto"/>
                    <w:left w:val="none" w:sz="0" w:space="0" w:color="auto"/>
                    <w:bottom w:val="none" w:sz="0" w:space="0" w:color="auto"/>
                    <w:right w:val="none" w:sz="0" w:space="0" w:color="auto"/>
                  </w:divBdr>
                </w:div>
                <w:div w:id="1294869036">
                  <w:marLeft w:val="0"/>
                  <w:marRight w:val="0"/>
                  <w:marTop w:val="0"/>
                  <w:marBottom w:val="0"/>
                  <w:divBdr>
                    <w:top w:val="none" w:sz="0" w:space="0" w:color="auto"/>
                    <w:left w:val="none" w:sz="0" w:space="0" w:color="auto"/>
                    <w:bottom w:val="none" w:sz="0" w:space="0" w:color="auto"/>
                    <w:right w:val="none" w:sz="0" w:space="0" w:color="auto"/>
                  </w:divBdr>
                </w:div>
                <w:div w:id="1297836135">
                  <w:marLeft w:val="0"/>
                  <w:marRight w:val="0"/>
                  <w:marTop w:val="0"/>
                  <w:marBottom w:val="0"/>
                  <w:divBdr>
                    <w:top w:val="none" w:sz="0" w:space="0" w:color="auto"/>
                    <w:left w:val="none" w:sz="0" w:space="0" w:color="auto"/>
                    <w:bottom w:val="none" w:sz="0" w:space="0" w:color="auto"/>
                    <w:right w:val="none" w:sz="0" w:space="0" w:color="auto"/>
                  </w:divBdr>
                </w:div>
                <w:div w:id="1302613934">
                  <w:marLeft w:val="0"/>
                  <w:marRight w:val="0"/>
                  <w:marTop w:val="0"/>
                  <w:marBottom w:val="0"/>
                  <w:divBdr>
                    <w:top w:val="none" w:sz="0" w:space="0" w:color="auto"/>
                    <w:left w:val="none" w:sz="0" w:space="0" w:color="auto"/>
                    <w:bottom w:val="none" w:sz="0" w:space="0" w:color="auto"/>
                    <w:right w:val="none" w:sz="0" w:space="0" w:color="auto"/>
                  </w:divBdr>
                </w:div>
                <w:div w:id="1303654816">
                  <w:marLeft w:val="0"/>
                  <w:marRight w:val="0"/>
                  <w:marTop w:val="0"/>
                  <w:marBottom w:val="0"/>
                  <w:divBdr>
                    <w:top w:val="none" w:sz="0" w:space="0" w:color="auto"/>
                    <w:left w:val="none" w:sz="0" w:space="0" w:color="auto"/>
                    <w:bottom w:val="none" w:sz="0" w:space="0" w:color="auto"/>
                    <w:right w:val="none" w:sz="0" w:space="0" w:color="auto"/>
                  </w:divBdr>
                </w:div>
                <w:div w:id="1304193030">
                  <w:marLeft w:val="0"/>
                  <w:marRight w:val="0"/>
                  <w:marTop w:val="0"/>
                  <w:marBottom w:val="0"/>
                  <w:divBdr>
                    <w:top w:val="none" w:sz="0" w:space="0" w:color="auto"/>
                    <w:left w:val="none" w:sz="0" w:space="0" w:color="auto"/>
                    <w:bottom w:val="none" w:sz="0" w:space="0" w:color="auto"/>
                    <w:right w:val="none" w:sz="0" w:space="0" w:color="auto"/>
                  </w:divBdr>
                </w:div>
                <w:div w:id="1306425026">
                  <w:marLeft w:val="0"/>
                  <w:marRight w:val="0"/>
                  <w:marTop w:val="0"/>
                  <w:marBottom w:val="0"/>
                  <w:divBdr>
                    <w:top w:val="none" w:sz="0" w:space="0" w:color="auto"/>
                    <w:left w:val="none" w:sz="0" w:space="0" w:color="auto"/>
                    <w:bottom w:val="none" w:sz="0" w:space="0" w:color="auto"/>
                    <w:right w:val="none" w:sz="0" w:space="0" w:color="auto"/>
                  </w:divBdr>
                </w:div>
                <w:div w:id="1308053739">
                  <w:marLeft w:val="0"/>
                  <w:marRight w:val="0"/>
                  <w:marTop w:val="0"/>
                  <w:marBottom w:val="0"/>
                  <w:divBdr>
                    <w:top w:val="none" w:sz="0" w:space="0" w:color="auto"/>
                    <w:left w:val="none" w:sz="0" w:space="0" w:color="auto"/>
                    <w:bottom w:val="none" w:sz="0" w:space="0" w:color="auto"/>
                    <w:right w:val="none" w:sz="0" w:space="0" w:color="auto"/>
                  </w:divBdr>
                </w:div>
                <w:div w:id="1308124488">
                  <w:marLeft w:val="0"/>
                  <w:marRight w:val="0"/>
                  <w:marTop w:val="0"/>
                  <w:marBottom w:val="0"/>
                  <w:divBdr>
                    <w:top w:val="none" w:sz="0" w:space="0" w:color="auto"/>
                    <w:left w:val="none" w:sz="0" w:space="0" w:color="auto"/>
                    <w:bottom w:val="none" w:sz="0" w:space="0" w:color="auto"/>
                    <w:right w:val="none" w:sz="0" w:space="0" w:color="auto"/>
                  </w:divBdr>
                </w:div>
                <w:div w:id="1315526070">
                  <w:marLeft w:val="0"/>
                  <w:marRight w:val="0"/>
                  <w:marTop w:val="0"/>
                  <w:marBottom w:val="0"/>
                  <w:divBdr>
                    <w:top w:val="none" w:sz="0" w:space="0" w:color="auto"/>
                    <w:left w:val="none" w:sz="0" w:space="0" w:color="auto"/>
                    <w:bottom w:val="none" w:sz="0" w:space="0" w:color="auto"/>
                    <w:right w:val="none" w:sz="0" w:space="0" w:color="auto"/>
                  </w:divBdr>
                </w:div>
                <w:div w:id="1328438290">
                  <w:marLeft w:val="0"/>
                  <w:marRight w:val="0"/>
                  <w:marTop w:val="0"/>
                  <w:marBottom w:val="0"/>
                  <w:divBdr>
                    <w:top w:val="none" w:sz="0" w:space="0" w:color="auto"/>
                    <w:left w:val="none" w:sz="0" w:space="0" w:color="auto"/>
                    <w:bottom w:val="none" w:sz="0" w:space="0" w:color="auto"/>
                    <w:right w:val="none" w:sz="0" w:space="0" w:color="auto"/>
                  </w:divBdr>
                </w:div>
                <w:div w:id="1328903960">
                  <w:marLeft w:val="0"/>
                  <w:marRight w:val="0"/>
                  <w:marTop w:val="0"/>
                  <w:marBottom w:val="0"/>
                  <w:divBdr>
                    <w:top w:val="none" w:sz="0" w:space="0" w:color="auto"/>
                    <w:left w:val="none" w:sz="0" w:space="0" w:color="auto"/>
                    <w:bottom w:val="none" w:sz="0" w:space="0" w:color="auto"/>
                    <w:right w:val="none" w:sz="0" w:space="0" w:color="auto"/>
                  </w:divBdr>
                </w:div>
                <w:div w:id="1333099904">
                  <w:marLeft w:val="0"/>
                  <w:marRight w:val="0"/>
                  <w:marTop w:val="0"/>
                  <w:marBottom w:val="0"/>
                  <w:divBdr>
                    <w:top w:val="none" w:sz="0" w:space="0" w:color="auto"/>
                    <w:left w:val="none" w:sz="0" w:space="0" w:color="auto"/>
                    <w:bottom w:val="none" w:sz="0" w:space="0" w:color="auto"/>
                    <w:right w:val="none" w:sz="0" w:space="0" w:color="auto"/>
                  </w:divBdr>
                </w:div>
                <w:div w:id="1334140195">
                  <w:marLeft w:val="0"/>
                  <w:marRight w:val="0"/>
                  <w:marTop w:val="0"/>
                  <w:marBottom w:val="0"/>
                  <w:divBdr>
                    <w:top w:val="none" w:sz="0" w:space="0" w:color="auto"/>
                    <w:left w:val="none" w:sz="0" w:space="0" w:color="auto"/>
                    <w:bottom w:val="none" w:sz="0" w:space="0" w:color="auto"/>
                    <w:right w:val="none" w:sz="0" w:space="0" w:color="auto"/>
                  </w:divBdr>
                </w:div>
                <w:div w:id="1335690353">
                  <w:marLeft w:val="0"/>
                  <w:marRight w:val="0"/>
                  <w:marTop w:val="0"/>
                  <w:marBottom w:val="0"/>
                  <w:divBdr>
                    <w:top w:val="none" w:sz="0" w:space="0" w:color="auto"/>
                    <w:left w:val="none" w:sz="0" w:space="0" w:color="auto"/>
                    <w:bottom w:val="none" w:sz="0" w:space="0" w:color="auto"/>
                    <w:right w:val="none" w:sz="0" w:space="0" w:color="auto"/>
                  </w:divBdr>
                </w:div>
                <w:div w:id="1336151390">
                  <w:marLeft w:val="0"/>
                  <w:marRight w:val="0"/>
                  <w:marTop w:val="0"/>
                  <w:marBottom w:val="0"/>
                  <w:divBdr>
                    <w:top w:val="none" w:sz="0" w:space="0" w:color="auto"/>
                    <w:left w:val="none" w:sz="0" w:space="0" w:color="auto"/>
                    <w:bottom w:val="none" w:sz="0" w:space="0" w:color="auto"/>
                    <w:right w:val="none" w:sz="0" w:space="0" w:color="auto"/>
                  </w:divBdr>
                </w:div>
                <w:div w:id="1338844607">
                  <w:marLeft w:val="0"/>
                  <w:marRight w:val="0"/>
                  <w:marTop w:val="0"/>
                  <w:marBottom w:val="0"/>
                  <w:divBdr>
                    <w:top w:val="none" w:sz="0" w:space="0" w:color="auto"/>
                    <w:left w:val="none" w:sz="0" w:space="0" w:color="auto"/>
                    <w:bottom w:val="none" w:sz="0" w:space="0" w:color="auto"/>
                    <w:right w:val="none" w:sz="0" w:space="0" w:color="auto"/>
                  </w:divBdr>
                </w:div>
                <w:div w:id="1339771109">
                  <w:marLeft w:val="0"/>
                  <w:marRight w:val="0"/>
                  <w:marTop w:val="0"/>
                  <w:marBottom w:val="0"/>
                  <w:divBdr>
                    <w:top w:val="none" w:sz="0" w:space="0" w:color="auto"/>
                    <w:left w:val="none" w:sz="0" w:space="0" w:color="auto"/>
                    <w:bottom w:val="none" w:sz="0" w:space="0" w:color="auto"/>
                    <w:right w:val="none" w:sz="0" w:space="0" w:color="auto"/>
                  </w:divBdr>
                </w:div>
                <w:div w:id="1341591449">
                  <w:marLeft w:val="0"/>
                  <w:marRight w:val="0"/>
                  <w:marTop w:val="0"/>
                  <w:marBottom w:val="0"/>
                  <w:divBdr>
                    <w:top w:val="none" w:sz="0" w:space="0" w:color="auto"/>
                    <w:left w:val="none" w:sz="0" w:space="0" w:color="auto"/>
                    <w:bottom w:val="none" w:sz="0" w:space="0" w:color="auto"/>
                    <w:right w:val="none" w:sz="0" w:space="0" w:color="auto"/>
                  </w:divBdr>
                </w:div>
                <w:div w:id="1341860154">
                  <w:marLeft w:val="0"/>
                  <w:marRight w:val="0"/>
                  <w:marTop w:val="0"/>
                  <w:marBottom w:val="0"/>
                  <w:divBdr>
                    <w:top w:val="none" w:sz="0" w:space="0" w:color="auto"/>
                    <w:left w:val="none" w:sz="0" w:space="0" w:color="auto"/>
                    <w:bottom w:val="none" w:sz="0" w:space="0" w:color="auto"/>
                    <w:right w:val="none" w:sz="0" w:space="0" w:color="auto"/>
                  </w:divBdr>
                </w:div>
                <w:div w:id="1345128613">
                  <w:marLeft w:val="0"/>
                  <w:marRight w:val="0"/>
                  <w:marTop w:val="0"/>
                  <w:marBottom w:val="0"/>
                  <w:divBdr>
                    <w:top w:val="none" w:sz="0" w:space="0" w:color="auto"/>
                    <w:left w:val="none" w:sz="0" w:space="0" w:color="auto"/>
                    <w:bottom w:val="none" w:sz="0" w:space="0" w:color="auto"/>
                    <w:right w:val="none" w:sz="0" w:space="0" w:color="auto"/>
                  </w:divBdr>
                </w:div>
                <w:div w:id="1345938718">
                  <w:marLeft w:val="0"/>
                  <w:marRight w:val="0"/>
                  <w:marTop w:val="0"/>
                  <w:marBottom w:val="0"/>
                  <w:divBdr>
                    <w:top w:val="none" w:sz="0" w:space="0" w:color="auto"/>
                    <w:left w:val="none" w:sz="0" w:space="0" w:color="auto"/>
                    <w:bottom w:val="none" w:sz="0" w:space="0" w:color="auto"/>
                    <w:right w:val="none" w:sz="0" w:space="0" w:color="auto"/>
                  </w:divBdr>
                </w:div>
                <w:div w:id="1346595170">
                  <w:marLeft w:val="0"/>
                  <w:marRight w:val="0"/>
                  <w:marTop w:val="0"/>
                  <w:marBottom w:val="0"/>
                  <w:divBdr>
                    <w:top w:val="none" w:sz="0" w:space="0" w:color="auto"/>
                    <w:left w:val="none" w:sz="0" w:space="0" w:color="auto"/>
                    <w:bottom w:val="none" w:sz="0" w:space="0" w:color="auto"/>
                    <w:right w:val="none" w:sz="0" w:space="0" w:color="auto"/>
                  </w:divBdr>
                </w:div>
                <w:div w:id="1347755013">
                  <w:marLeft w:val="0"/>
                  <w:marRight w:val="0"/>
                  <w:marTop w:val="0"/>
                  <w:marBottom w:val="0"/>
                  <w:divBdr>
                    <w:top w:val="none" w:sz="0" w:space="0" w:color="auto"/>
                    <w:left w:val="none" w:sz="0" w:space="0" w:color="auto"/>
                    <w:bottom w:val="none" w:sz="0" w:space="0" w:color="auto"/>
                    <w:right w:val="none" w:sz="0" w:space="0" w:color="auto"/>
                  </w:divBdr>
                </w:div>
                <w:div w:id="1349479932">
                  <w:marLeft w:val="0"/>
                  <w:marRight w:val="0"/>
                  <w:marTop w:val="0"/>
                  <w:marBottom w:val="0"/>
                  <w:divBdr>
                    <w:top w:val="none" w:sz="0" w:space="0" w:color="auto"/>
                    <w:left w:val="none" w:sz="0" w:space="0" w:color="auto"/>
                    <w:bottom w:val="none" w:sz="0" w:space="0" w:color="auto"/>
                    <w:right w:val="none" w:sz="0" w:space="0" w:color="auto"/>
                  </w:divBdr>
                </w:div>
                <w:div w:id="1350327156">
                  <w:marLeft w:val="0"/>
                  <w:marRight w:val="0"/>
                  <w:marTop w:val="0"/>
                  <w:marBottom w:val="0"/>
                  <w:divBdr>
                    <w:top w:val="none" w:sz="0" w:space="0" w:color="auto"/>
                    <w:left w:val="none" w:sz="0" w:space="0" w:color="auto"/>
                    <w:bottom w:val="none" w:sz="0" w:space="0" w:color="auto"/>
                    <w:right w:val="none" w:sz="0" w:space="0" w:color="auto"/>
                  </w:divBdr>
                </w:div>
                <w:div w:id="1350638815">
                  <w:marLeft w:val="0"/>
                  <w:marRight w:val="0"/>
                  <w:marTop w:val="0"/>
                  <w:marBottom w:val="0"/>
                  <w:divBdr>
                    <w:top w:val="none" w:sz="0" w:space="0" w:color="auto"/>
                    <w:left w:val="none" w:sz="0" w:space="0" w:color="auto"/>
                    <w:bottom w:val="none" w:sz="0" w:space="0" w:color="auto"/>
                    <w:right w:val="none" w:sz="0" w:space="0" w:color="auto"/>
                  </w:divBdr>
                </w:div>
                <w:div w:id="1356418216">
                  <w:marLeft w:val="0"/>
                  <w:marRight w:val="0"/>
                  <w:marTop w:val="0"/>
                  <w:marBottom w:val="0"/>
                  <w:divBdr>
                    <w:top w:val="none" w:sz="0" w:space="0" w:color="auto"/>
                    <w:left w:val="none" w:sz="0" w:space="0" w:color="auto"/>
                    <w:bottom w:val="none" w:sz="0" w:space="0" w:color="auto"/>
                    <w:right w:val="none" w:sz="0" w:space="0" w:color="auto"/>
                  </w:divBdr>
                </w:div>
                <w:div w:id="1357073515">
                  <w:marLeft w:val="0"/>
                  <w:marRight w:val="0"/>
                  <w:marTop w:val="0"/>
                  <w:marBottom w:val="0"/>
                  <w:divBdr>
                    <w:top w:val="none" w:sz="0" w:space="0" w:color="auto"/>
                    <w:left w:val="none" w:sz="0" w:space="0" w:color="auto"/>
                    <w:bottom w:val="none" w:sz="0" w:space="0" w:color="auto"/>
                    <w:right w:val="none" w:sz="0" w:space="0" w:color="auto"/>
                  </w:divBdr>
                </w:div>
                <w:div w:id="1358122719">
                  <w:marLeft w:val="0"/>
                  <w:marRight w:val="0"/>
                  <w:marTop w:val="0"/>
                  <w:marBottom w:val="0"/>
                  <w:divBdr>
                    <w:top w:val="none" w:sz="0" w:space="0" w:color="auto"/>
                    <w:left w:val="none" w:sz="0" w:space="0" w:color="auto"/>
                    <w:bottom w:val="none" w:sz="0" w:space="0" w:color="auto"/>
                    <w:right w:val="none" w:sz="0" w:space="0" w:color="auto"/>
                  </w:divBdr>
                </w:div>
                <w:div w:id="1361203968">
                  <w:marLeft w:val="0"/>
                  <w:marRight w:val="0"/>
                  <w:marTop w:val="0"/>
                  <w:marBottom w:val="0"/>
                  <w:divBdr>
                    <w:top w:val="none" w:sz="0" w:space="0" w:color="auto"/>
                    <w:left w:val="none" w:sz="0" w:space="0" w:color="auto"/>
                    <w:bottom w:val="none" w:sz="0" w:space="0" w:color="auto"/>
                    <w:right w:val="none" w:sz="0" w:space="0" w:color="auto"/>
                  </w:divBdr>
                </w:div>
                <w:div w:id="1361399128">
                  <w:marLeft w:val="0"/>
                  <w:marRight w:val="0"/>
                  <w:marTop w:val="0"/>
                  <w:marBottom w:val="0"/>
                  <w:divBdr>
                    <w:top w:val="none" w:sz="0" w:space="0" w:color="auto"/>
                    <w:left w:val="none" w:sz="0" w:space="0" w:color="auto"/>
                    <w:bottom w:val="none" w:sz="0" w:space="0" w:color="auto"/>
                    <w:right w:val="none" w:sz="0" w:space="0" w:color="auto"/>
                  </w:divBdr>
                </w:div>
                <w:div w:id="1361786495">
                  <w:marLeft w:val="0"/>
                  <w:marRight w:val="0"/>
                  <w:marTop w:val="0"/>
                  <w:marBottom w:val="0"/>
                  <w:divBdr>
                    <w:top w:val="none" w:sz="0" w:space="0" w:color="auto"/>
                    <w:left w:val="none" w:sz="0" w:space="0" w:color="auto"/>
                    <w:bottom w:val="none" w:sz="0" w:space="0" w:color="auto"/>
                    <w:right w:val="none" w:sz="0" w:space="0" w:color="auto"/>
                  </w:divBdr>
                </w:div>
                <w:div w:id="1362171731">
                  <w:marLeft w:val="0"/>
                  <w:marRight w:val="0"/>
                  <w:marTop w:val="0"/>
                  <w:marBottom w:val="0"/>
                  <w:divBdr>
                    <w:top w:val="none" w:sz="0" w:space="0" w:color="auto"/>
                    <w:left w:val="none" w:sz="0" w:space="0" w:color="auto"/>
                    <w:bottom w:val="none" w:sz="0" w:space="0" w:color="auto"/>
                    <w:right w:val="none" w:sz="0" w:space="0" w:color="auto"/>
                  </w:divBdr>
                </w:div>
                <w:div w:id="1363941497">
                  <w:marLeft w:val="0"/>
                  <w:marRight w:val="0"/>
                  <w:marTop w:val="0"/>
                  <w:marBottom w:val="0"/>
                  <w:divBdr>
                    <w:top w:val="none" w:sz="0" w:space="0" w:color="auto"/>
                    <w:left w:val="none" w:sz="0" w:space="0" w:color="auto"/>
                    <w:bottom w:val="none" w:sz="0" w:space="0" w:color="auto"/>
                    <w:right w:val="none" w:sz="0" w:space="0" w:color="auto"/>
                  </w:divBdr>
                </w:div>
                <w:div w:id="1366296869">
                  <w:marLeft w:val="0"/>
                  <w:marRight w:val="0"/>
                  <w:marTop w:val="0"/>
                  <w:marBottom w:val="0"/>
                  <w:divBdr>
                    <w:top w:val="none" w:sz="0" w:space="0" w:color="auto"/>
                    <w:left w:val="none" w:sz="0" w:space="0" w:color="auto"/>
                    <w:bottom w:val="none" w:sz="0" w:space="0" w:color="auto"/>
                    <w:right w:val="none" w:sz="0" w:space="0" w:color="auto"/>
                  </w:divBdr>
                </w:div>
                <w:div w:id="1366784652">
                  <w:marLeft w:val="0"/>
                  <w:marRight w:val="0"/>
                  <w:marTop w:val="0"/>
                  <w:marBottom w:val="0"/>
                  <w:divBdr>
                    <w:top w:val="none" w:sz="0" w:space="0" w:color="auto"/>
                    <w:left w:val="none" w:sz="0" w:space="0" w:color="auto"/>
                    <w:bottom w:val="none" w:sz="0" w:space="0" w:color="auto"/>
                    <w:right w:val="none" w:sz="0" w:space="0" w:color="auto"/>
                  </w:divBdr>
                </w:div>
                <w:div w:id="1369066339">
                  <w:marLeft w:val="0"/>
                  <w:marRight w:val="0"/>
                  <w:marTop w:val="0"/>
                  <w:marBottom w:val="0"/>
                  <w:divBdr>
                    <w:top w:val="none" w:sz="0" w:space="0" w:color="auto"/>
                    <w:left w:val="none" w:sz="0" w:space="0" w:color="auto"/>
                    <w:bottom w:val="none" w:sz="0" w:space="0" w:color="auto"/>
                    <w:right w:val="none" w:sz="0" w:space="0" w:color="auto"/>
                  </w:divBdr>
                </w:div>
                <w:div w:id="1369259941">
                  <w:marLeft w:val="0"/>
                  <w:marRight w:val="0"/>
                  <w:marTop w:val="0"/>
                  <w:marBottom w:val="0"/>
                  <w:divBdr>
                    <w:top w:val="none" w:sz="0" w:space="0" w:color="auto"/>
                    <w:left w:val="none" w:sz="0" w:space="0" w:color="auto"/>
                    <w:bottom w:val="none" w:sz="0" w:space="0" w:color="auto"/>
                    <w:right w:val="none" w:sz="0" w:space="0" w:color="auto"/>
                  </w:divBdr>
                </w:div>
                <w:div w:id="1369450705">
                  <w:marLeft w:val="0"/>
                  <w:marRight w:val="0"/>
                  <w:marTop w:val="0"/>
                  <w:marBottom w:val="0"/>
                  <w:divBdr>
                    <w:top w:val="none" w:sz="0" w:space="0" w:color="auto"/>
                    <w:left w:val="none" w:sz="0" w:space="0" w:color="auto"/>
                    <w:bottom w:val="none" w:sz="0" w:space="0" w:color="auto"/>
                    <w:right w:val="none" w:sz="0" w:space="0" w:color="auto"/>
                  </w:divBdr>
                </w:div>
                <w:div w:id="1369719916">
                  <w:marLeft w:val="0"/>
                  <w:marRight w:val="0"/>
                  <w:marTop w:val="0"/>
                  <w:marBottom w:val="0"/>
                  <w:divBdr>
                    <w:top w:val="none" w:sz="0" w:space="0" w:color="auto"/>
                    <w:left w:val="none" w:sz="0" w:space="0" w:color="auto"/>
                    <w:bottom w:val="none" w:sz="0" w:space="0" w:color="auto"/>
                    <w:right w:val="none" w:sz="0" w:space="0" w:color="auto"/>
                  </w:divBdr>
                </w:div>
                <w:div w:id="1369985538">
                  <w:marLeft w:val="0"/>
                  <w:marRight w:val="0"/>
                  <w:marTop w:val="0"/>
                  <w:marBottom w:val="0"/>
                  <w:divBdr>
                    <w:top w:val="none" w:sz="0" w:space="0" w:color="auto"/>
                    <w:left w:val="none" w:sz="0" w:space="0" w:color="auto"/>
                    <w:bottom w:val="none" w:sz="0" w:space="0" w:color="auto"/>
                    <w:right w:val="none" w:sz="0" w:space="0" w:color="auto"/>
                  </w:divBdr>
                </w:div>
                <w:div w:id="1370639888">
                  <w:marLeft w:val="0"/>
                  <w:marRight w:val="0"/>
                  <w:marTop w:val="0"/>
                  <w:marBottom w:val="0"/>
                  <w:divBdr>
                    <w:top w:val="none" w:sz="0" w:space="0" w:color="auto"/>
                    <w:left w:val="none" w:sz="0" w:space="0" w:color="auto"/>
                    <w:bottom w:val="none" w:sz="0" w:space="0" w:color="auto"/>
                    <w:right w:val="none" w:sz="0" w:space="0" w:color="auto"/>
                  </w:divBdr>
                </w:div>
                <w:div w:id="1371764820">
                  <w:marLeft w:val="0"/>
                  <w:marRight w:val="0"/>
                  <w:marTop w:val="0"/>
                  <w:marBottom w:val="0"/>
                  <w:divBdr>
                    <w:top w:val="none" w:sz="0" w:space="0" w:color="auto"/>
                    <w:left w:val="none" w:sz="0" w:space="0" w:color="auto"/>
                    <w:bottom w:val="none" w:sz="0" w:space="0" w:color="auto"/>
                    <w:right w:val="none" w:sz="0" w:space="0" w:color="auto"/>
                  </w:divBdr>
                </w:div>
                <w:div w:id="1373503835">
                  <w:marLeft w:val="0"/>
                  <w:marRight w:val="0"/>
                  <w:marTop w:val="0"/>
                  <w:marBottom w:val="0"/>
                  <w:divBdr>
                    <w:top w:val="none" w:sz="0" w:space="0" w:color="auto"/>
                    <w:left w:val="none" w:sz="0" w:space="0" w:color="auto"/>
                    <w:bottom w:val="none" w:sz="0" w:space="0" w:color="auto"/>
                    <w:right w:val="none" w:sz="0" w:space="0" w:color="auto"/>
                  </w:divBdr>
                </w:div>
                <w:div w:id="1373772031">
                  <w:marLeft w:val="0"/>
                  <w:marRight w:val="0"/>
                  <w:marTop w:val="0"/>
                  <w:marBottom w:val="0"/>
                  <w:divBdr>
                    <w:top w:val="none" w:sz="0" w:space="0" w:color="auto"/>
                    <w:left w:val="none" w:sz="0" w:space="0" w:color="auto"/>
                    <w:bottom w:val="none" w:sz="0" w:space="0" w:color="auto"/>
                    <w:right w:val="none" w:sz="0" w:space="0" w:color="auto"/>
                  </w:divBdr>
                </w:div>
                <w:div w:id="1375540581">
                  <w:marLeft w:val="0"/>
                  <w:marRight w:val="0"/>
                  <w:marTop w:val="0"/>
                  <w:marBottom w:val="0"/>
                  <w:divBdr>
                    <w:top w:val="none" w:sz="0" w:space="0" w:color="auto"/>
                    <w:left w:val="none" w:sz="0" w:space="0" w:color="auto"/>
                    <w:bottom w:val="none" w:sz="0" w:space="0" w:color="auto"/>
                    <w:right w:val="none" w:sz="0" w:space="0" w:color="auto"/>
                  </w:divBdr>
                </w:div>
                <w:div w:id="1377894786">
                  <w:marLeft w:val="0"/>
                  <w:marRight w:val="0"/>
                  <w:marTop w:val="0"/>
                  <w:marBottom w:val="0"/>
                  <w:divBdr>
                    <w:top w:val="none" w:sz="0" w:space="0" w:color="auto"/>
                    <w:left w:val="none" w:sz="0" w:space="0" w:color="auto"/>
                    <w:bottom w:val="none" w:sz="0" w:space="0" w:color="auto"/>
                    <w:right w:val="none" w:sz="0" w:space="0" w:color="auto"/>
                  </w:divBdr>
                </w:div>
                <w:div w:id="1380590967">
                  <w:marLeft w:val="0"/>
                  <w:marRight w:val="0"/>
                  <w:marTop w:val="0"/>
                  <w:marBottom w:val="0"/>
                  <w:divBdr>
                    <w:top w:val="none" w:sz="0" w:space="0" w:color="auto"/>
                    <w:left w:val="none" w:sz="0" w:space="0" w:color="auto"/>
                    <w:bottom w:val="none" w:sz="0" w:space="0" w:color="auto"/>
                    <w:right w:val="none" w:sz="0" w:space="0" w:color="auto"/>
                  </w:divBdr>
                </w:div>
                <w:div w:id="1380931717">
                  <w:marLeft w:val="0"/>
                  <w:marRight w:val="0"/>
                  <w:marTop w:val="0"/>
                  <w:marBottom w:val="0"/>
                  <w:divBdr>
                    <w:top w:val="none" w:sz="0" w:space="0" w:color="auto"/>
                    <w:left w:val="none" w:sz="0" w:space="0" w:color="auto"/>
                    <w:bottom w:val="none" w:sz="0" w:space="0" w:color="auto"/>
                    <w:right w:val="none" w:sz="0" w:space="0" w:color="auto"/>
                  </w:divBdr>
                </w:div>
                <w:div w:id="1382250992">
                  <w:marLeft w:val="0"/>
                  <w:marRight w:val="0"/>
                  <w:marTop w:val="0"/>
                  <w:marBottom w:val="0"/>
                  <w:divBdr>
                    <w:top w:val="none" w:sz="0" w:space="0" w:color="auto"/>
                    <w:left w:val="none" w:sz="0" w:space="0" w:color="auto"/>
                    <w:bottom w:val="none" w:sz="0" w:space="0" w:color="auto"/>
                    <w:right w:val="none" w:sz="0" w:space="0" w:color="auto"/>
                  </w:divBdr>
                </w:div>
                <w:div w:id="1383823159">
                  <w:marLeft w:val="0"/>
                  <w:marRight w:val="0"/>
                  <w:marTop w:val="0"/>
                  <w:marBottom w:val="0"/>
                  <w:divBdr>
                    <w:top w:val="none" w:sz="0" w:space="0" w:color="auto"/>
                    <w:left w:val="none" w:sz="0" w:space="0" w:color="auto"/>
                    <w:bottom w:val="none" w:sz="0" w:space="0" w:color="auto"/>
                    <w:right w:val="none" w:sz="0" w:space="0" w:color="auto"/>
                  </w:divBdr>
                </w:div>
                <w:div w:id="1384674145">
                  <w:marLeft w:val="0"/>
                  <w:marRight w:val="0"/>
                  <w:marTop w:val="0"/>
                  <w:marBottom w:val="0"/>
                  <w:divBdr>
                    <w:top w:val="none" w:sz="0" w:space="0" w:color="auto"/>
                    <w:left w:val="none" w:sz="0" w:space="0" w:color="auto"/>
                    <w:bottom w:val="none" w:sz="0" w:space="0" w:color="auto"/>
                    <w:right w:val="none" w:sz="0" w:space="0" w:color="auto"/>
                  </w:divBdr>
                </w:div>
                <w:div w:id="1386106585">
                  <w:marLeft w:val="0"/>
                  <w:marRight w:val="0"/>
                  <w:marTop w:val="0"/>
                  <w:marBottom w:val="0"/>
                  <w:divBdr>
                    <w:top w:val="none" w:sz="0" w:space="0" w:color="auto"/>
                    <w:left w:val="none" w:sz="0" w:space="0" w:color="auto"/>
                    <w:bottom w:val="none" w:sz="0" w:space="0" w:color="auto"/>
                    <w:right w:val="none" w:sz="0" w:space="0" w:color="auto"/>
                  </w:divBdr>
                </w:div>
                <w:div w:id="1386876947">
                  <w:marLeft w:val="0"/>
                  <w:marRight w:val="0"/>
                  <w:marTop w:val="0"/>
                  <w:marBottom w:val="0"/>
                  <w:divBdr>
                    <w:top w:val="none" w:sz="0" w:space="0" w:color="auto"/>
                    <w:left w:val="none" w:sz="0" w:space="0" w:color="auto"/>
                    <w:bottom w:val="none" w:sz="0" w:space="0" w:color="auto"/>
                    <w:right w:val="none" w:sz="0" w:space="0" w:color="auto"/>
                  </w:divBdr>
                </w:div>
                <w:div w:id="1388332798">
                  <w:marLeft w:val="0"/>
                  <w:marRight w:val="0"/>
                  <w:marTop w:val="0"/>
                  <w:marBottom w:val="0"/>
                  <w:divBdr>
                    <w:top w:val="none" w:sz="0" w:space="0" w:color="auto"/>
                    <w:left w:val="none" w:sz="0" w:space="0" w:color="auto"/>
                    <w:bottom w:val="none" w:sz="0" w:space="0" w:color="auto"/>
                    <w:right w:val="none" w:sz="0" w:space="0" w:color="auto"/>
                  </w:divBdr>
                </w:div>
                <w:div w:id="1389650466">
                  <w:marLeft w:val="0"/>
                  <w:marRight w:val="0"/>
                  <w:marTop w:val="0"/>
                  <w:marBottom w:val="0"/>
                  <w:divBdr>
                    <w:top w:val="none" w:sz="0" w:space="0" w:color="auto"/>
                    <w:left w:val="none" w:sz="0" w:space="0" w:color="auto"/>
                    <w:bottom w:val="none" w:sz="0" w:space="0" w:color="auto"/>
                    <w:right w:val="none" w:sz="0" w:space="0" w:color="auto"/>
                  </w:divBdr>
                </w:div>
                <w:div w:id="1390303267">
                  <w:marLeft w:val="0"/>
                  <w:marRight w:val="0"/>
                  <w:marTop w:val="0"/>
                  <w:marBottom w:val="0"/>
                  <w:divBdr>
                    <w:top w:val="none" w:sz="0" w:space="0" w:color="auto"/>
                    <w:left w:val="none" w:sz="0" w:space="0" w:color="auto"/>
                    <w:bottom w:val="none" w:sz="0" w:space="0" w:color="auto"/>
                    <w:right w:val="none" w:sz="0" w:space="0" w:color="auto"/>
                  </w:divBdr>
                </w:div>
                <w:div w:id="1391270823">
                  <w:marLeft w:val="0"/>
                  <w:marRight w:val="0"/>
                  <w:marTop w:val="0"/>
                  <w:marBottom w:val="0"/>
                  <w:divBdr>
                    <w:top w:val="none" w:sz="0" w:space="0" w:color="auto"/>
                    <w:left w:val="none" w:sz="0" w:space="0" w:color="auto"/>
                    <w:bottom w:val="none" w:sz="0" w:space="0" w:color="auto"/>
                    <w:right w:val="none" w:sz="0" w:space="0" w:color="auto"/>
                  </w:divBdr>
                </w:div>
                <w:div w:id="1391729544">
                  <w:marLeft w:val="0"/>
                  <w:marRight w:val="0"/>
                  <w:marTop w:val="0"/>
                  <w:marBottom w:val="0"/>
                  <w:divBdr>
                    <w:top w:val="none" w:sz="0" w:space="0" w:color="auto"/>
                    <w:left w:val="none" w:sz="0" w:space="0" w:color="auto"/>
                    <w:bottom w:val="none" w:sz="0" w:space="0" w:color="auto"/>
                    <w:right w:val="none" w:sz="0" w:space="0" w:color="auto"/>
                  </w:divBdr>
                </w:div>
                <w:div w:id="1394622106">
                  <w:marLeft w:val="0"/>
                  <w:marRight w:val="0"/>
                  <w:marTop w:val="0"/>
                  <w:marBottom w:val="0"/>
                  <w:divBdr>
                    <w:top w:val="none" w:sz="0" w:space="0" w:color="auto"/>
                    <w:left w:val="none" w:sz="0" w:space="0" w:color="auto"/>
                    <w:bottom w:val="none" w:sz="0" w:space="0" w:color="auto"/>
                    <w:right w:val="none" w:sz="0" w:space="0" w:color="auto"/>
                  </w:divBdr>
                </w:div>
                <w:div w:id="1394697743">
                  <w:marLeft w:val="0"/>
                  <w:marRight w:val="0"/>
                  <w:marTop w:val="0"/>
                  <w:marBottom w:val="0"/>
                  <w:divBdr>
                    <w:top w:val="none" w:sz="0" w:space="0" w:color="auto"/>
                    <w:left w:val="none" w:sz="0" w:space="0" w:color="auto"/>
                    <w:bottom w:val="none" w:sz="0" w:space="0" w:color="auto"/>
                    <w:right w:val="none" w:sz="0" w:space="0" w:color="auto"/>
                  </w:divBdr>
                </w:div>
                <w:div w:id="1400638387">
                  <w:marLeft w:val="0"/>
                  <w:marRight w:val="0"/>
                  <w:marTop w:val="0"/>
                  <w:marBottom w:val="0"/>
                  <w:divBdr>
                    <w:top w:val="none" w:sz="0" w:space="0" w:color="auto"/>
                    <w:left w:val="none" w:sz="0" w:space="0" w:color="auto"/>
                    <w:bottom w:val="none" w:sz="0" w:space="0" w:color="auto"/>
                    <w:right w:val="none" w:sz="0" w:space="0" w:color="auto"/>
                  </w:divBdr>
                </w:div>
                <w:div w:id="1400857572">
                  <w:marLeft w:val="0"/>
                  <w:marRight w:val="0"/>
                  <w:marTop w:val="0"/>
                  <w:marBottom w:val="0"/>
                  <w:divBdr>
                    <w:top w:val="none" w:sz="0" w:space="0" w:color="auto"/>
                    <w:left w:val="none" w:sz="0" w:space="0" w:color="auto"/>
                    <w:bottom w:val="none" w:sz="0" w:space="0" w:color="auto"/>
                    <w:right w:val="none" w:sz="0" w:space="0" w:color="auto"/>
                  </w:divBdr>
                </w:div>
                <w:div w:id="1403485495">
                  <w:marLeft w:val="0"/>
                  <w:marRight w:val="0"/>
                  <w:marTop w:val="0"/>
                  <w:marBottom w:val="0"/>
                  <w:divBdr>
                    <w:top w:val="none" w:sz="0" w:space="0" w:color="auto"/>
                    <w:left w:val="none" w:sz="0" w:space="0" w:color="auto"/>
                    <w:bottom w:val="none" w:sz="0" w:space="0" w:color="auto"/>
                    <w:right w:val="none" w:sz="0" w:space="0" w:color="auto"/>
                  </w:divBdr>
                </w:div>
                <w:div w:id="1404447149">
                  <w:marLeft w:val="0"/>
                  <w:marRight w:val="0"/>
                  <w:marTop w:val="0"/>
                  <w:marBottom w:val="0"/>
                  <w:divBdr>
                    <w:top w:val="none" w:sz="0" w:space="0" w:color="auto"/>
                    <w:left w:val="none" w:sz="0" w:space="0" w:color="auto"/>
                    <w:bottom w:val="none" w:sz="0" w:space="0" w:color="auto"/>
                    <w:right w:val="none" w:sz="0" w:space="0" w:color="auto"/>
                  </w:divBdr>
                </w:div>
                <w:div w:id="1409035612">
                  <w:marLeft w:val="0"/>
                  <w:marRight w:val="0"/>
                  <w:marTop w:val="0"/>
                  <w:marBottom w:val="0"/>
                  <w:divBdr>
                    <w:top w:val="none" w:sz="0" w:space="0" w:color="auto"/>
                    <w:left w:val="none" w:sz="0" w:space="0" w:color="auto"/>
                    <w:bottom w:val="none" w:sz="0" w:space="0" w:color="auto"/>
                    <w:right w:val="none" w:sz="0" w:space="0" w:color="auto"/>
                  </w:divBdr>
                </w:div>
                <w:div w:id="1415514129">
                  <w:marLeft w:val="0"/>
                  <w:marRight w:val="0"/>
                  <w:marTop w:val="0"/>
                  <w:marBottom w:val="0"/>
                  <w:divBdr>
                    <w:top w:val="none" w:sz="0" w:space="0" w:color="auto"/>
                    <w:left w:val="none" w:sz="0" w:space="0" w:color="auto"/>
                    <w:bottom w:val="none" w:sz="0" w:space="0" w:color="auto"/>
                    <w:right w:val="none" w:sz="0" w:space="0" w:color="auto"/>
                  </w:divBdr>
                </w:div>
                <w:div w:id="1417938193">
                  <w:marLeft w:val="0"/>
                  <w:marRight w:val="0"/>
                  <w:marTop w:val="0"/>
                  <w:marBottom w:val="0"/>
                  <w:divBdr>
                    <w:top w:val="none" w:sz="0" w:space="0" w:color="auto"/>
                    <w:left w:val="none" w:sz="0" w:space="0" w:color="auto"/>
                    <w:bottom w:val="none" w:sz="0" w:space="0" w:color="auto"/>
                    <w:right w:val="none" w:sz="0" w:space="0" w:color="auto"/>
                  </w:divBdr>
                </w:div>
                <w:div w:id="1421298410">
                  <w:marLeft w:val="0"/>
                  <w:marRight w:val="0"/>
                  <w:marTop w:val="0"/>
                  <w:marBottom w:val="0"/>
                  <w:divBdr>
                    <w:top w:val="none" w:sz="0" w:space="0" w:color="auto"/>
                    <w:left w:val="none" w:sz="0" w:space="0" w:color="auto"/>
                    <w:bottom w:val="none" w:sz="0" w:space="0" w:color="auto"/>
                    <w:right w:val="none" w:sz="0" w:space="0" w:color="auto"/>
                  </w:divBdr>
                </w:div>
                <w:div w:id="1421413349">
                  <w:marLeft w:val="0"/>
                  <w:marRight w:val="0"/>
                  <w:marTop w:val="0"/>
                  <w:marBottom w:val="0"/>
                  <w:divBdr>
                    <w:top w:val="none" w:sz="0" w:space="0" w:color="auto"/>
                    <w:left w:val="none" w:sz="0" w:space="0" w:color="auto"/>
                    <w:bottom w:val="none" w:sz="0" w:space="0" w:color="auto"/>
                    <w:right w:val="none" w:sz="0" w:space="0" w:color="auto"/>
                  </w:divBdr>
                </w:div>
                <w:div w:id="1422143740">
                  <w:marLeft w:val="0"/>
                  <w:marRight w:val="0"/>
                  <w:marTop w:val="0"/>
                  <w:marBottom w:val="0"/>
                  <w:divBdr>
                    <w:top w:val="none" w:sz="0" w:space="0" w:color="auto"/>
                    <w:left w:val="none" w:sz="0" w:space="0" w:color="auto"/>
                    <w:bottom w:val="none" w:sz="0" w:space="0" w:color="auto"/>
                    <w:right w:val="none" w:sz="0" w:space="0" w:color="auto"/>
                  </w:divBdr>
                </w:div>
                <w:div w:id="1422336052">
                  <w:marLeft w:val="0"/>
                  <w:marRight w:val="0"/>
                  <w:marTop w:val="0"/>
                  <w:marBottom w:val="0"/>
                  <w:divBdr>
                    <w:top w:val="none" w:sz="0" w:space="0" w:color="auto"/>
                    <w:left w:val="none" w:sz="0" w:space="0" w:color="auto"/>
                    <w:bottom w:val="none" w:sz="0" w:space="0" w:color="auto"/>
                    <w:right w:val="none" w:sz="0" w:space="0" w:color="auto"/>
                  </w:divBdr>
                </w:div>
                <w:div w:id="1422793266">
                  <w:marLeft w:val="0"/>
                  <w:marRight w:val="0"/>
                  <w:marTop w:val="0"/>
                  <w:marBottom w:val="0"/>
                  <w:divBdr>
                    <w:top w:val="none" w:sz="0" w:space="0" w:color="auto"/>
                    <w:left w:val="none" w:sz="0" w:space="0" w:color="auto"/>
                    <w:bottom w:val="none" w:sz="0" w:space="0" w:color="auto"/>
                    <w:right w:val="none" w:sz="0" w:space="0" w:color="auto"/>
                  </w:divBdr>
                </w:div>
                <w:div w:id="1423407733">
                  <w:marLeft w:val="0"/>
                  <w:marRight w:val="0"/>
                  <w:marTop w:val="0"/>
                  <w:marBottom w:val="0"/>
                  <w:divBdr>
                    <w:top w:val="none" w:sz="0" w:space="0" w:color="auto"/>
                    <w:left w:val="none" w:sz="0" w:space="0" w:color="auto"/>
                    <w:bottom w:val="none" w:sz="0" w:space="0" w:color="auto"/>
                    <w:right w:val="none" w:sz="0" w:space="0" w:color="auto"/>
                  </w:divBdr>
                </w:div>
                <w:div w:id="1431662899">
                  <w:marLeft w:val="0"/>
                  <w:marRight w:val="0"/>
                  <w:marTop w:val="0"/>
                  <w:marBottom w:val="0"/>
                  <w:divBdr>
                    <w:top w:val="none" w:sz="0" w:space="0" w:color="auto"/>
                    <w:left w:val="none" w:sz="0" w:space="0" w:color="auto"/>
                    <w:bottom w:val="none" w:sz="0" w:space="0" w:color="auto"/>
                    <w:right w:val="none" w:sz="0" w:space="0" w:color="auto"/>
                  </w:divBdr>
                </w:div>
                <w:div w:id="1431702729">
                  <w:marLeft w:val="0"/>
                  <w:marRight w:val="0"/>
                  <w:marTop w:val="0"/>
                  <w:marBottom w:val="0"/>
                  <w:divBdr>
                    <w:top w:val="none" w:sz="0" w:space="0" w:color="auto"/>
                    <w:left w:val="none" w:sz="0" w:space="0" w:color="auto"/>
                    <w:bottom w:val="none" w:sz="0" w:space="0" w:color="auto"/>
                    <w:right w:val="none" w:sz="0" w:space="0" w:color="auto"/>
                  </w:divBdr>
                </w:div>
                <w:div w:id="1435902395">
                  <w:marLeft w:val="0"/>
                  <w:marRight w:val="0"/>
                  <w:marTop w:val="0"/>
                  <w:marBottom w:val="0"/>
                  <w:divBdr>
                    <w:top w:val="none" w:sz="0" w:space="0" w:color="auto"/>
                    <w:left w:val="none" w:sz="0" w:space="0" w:color="auto"/>
                    <w:bottom w:val="none" w:sz="0" w:space="0" w:color="auto"/>
                    <w:right w:val="none" w:sz="0" w:space="0" w:color="auto"/>
                  </w:divBdr>
                </w:div>
                <w:div w:id="1436949350">
                  <w:marLeft w:val="0"/>
                  <w:marRight w:val="0"/>
                  <w:marTop w:val="0"/>
                  <w:marBottom w:val="0"/>
                  <w:divBdr>
                    <w:top w:val="none" w:sz="0" w:space="0" w:color="auto"/>
                    <w:left w:val="none" w:sz="0" w:space="0" w:color="auto"/>
                    <w:bottom w:val="none" w:sz="0" w:space="0" w:color="auto"/>
                    <w:right w:val="none" w:sz="0" w:space="0" w:color="auto"/>
                  </w:divBdr>
                </w:div>
                <w:div w:id="1437214026">
                  <w:marLeft w:val="0"/>
                  <w:marRight w:val="0"/>
                  <w:marTop w:val="0"/>
                  <w:marBottom w:val="0"/>
                  <w:divBdr>
                    <w:top w:val="none" w:sz="0" w:space="0" w:color="auto"/>
                    <w:left w:val="none" w:sz="0" w:space="0" w:color="auto"/>
                    <w:bottom w:val="none" w:sz="0" w:space="0" w:color="auto"/>
                    <w:right w:val="none" w:sz="0" w:space="0" w:color="auto"/>
                  </w:divBdr>
                </w:div>
                <w:div w:id="1437947132">
                  <w:marLeft w:val="0"/>
                  <w:marRight w:val="0"/>
                  <w:marTop w:val="0"/>
                  <w:marBottom w:val="0"/>
                  <w:divBdr>
                    <w:top w:val="none" w:sz="0" w:space="0" w:color="auto"/>
                    <w:left w:val="none" w:sz="0" w:space="0" w:color="auto"/>
                    <w:bottom w:val="none" w:sz="0" w:space="0" w:color="auto"/>
                    <w:right w:val="none" w:sz="0" w:space="0" w:color="auto"/>
                  </w:divBdr>
                </w:div>
                <w:div w:id="1439569974">
                  <w:marLeft w:val="0"/>
                  <w:marRight w:val="0"/>
                  <w:marTop w:val="0"/>
                  <w:marBottom w:val="0"/>
                  <w:divBdr>
                    <w:top w:val="none" w:sz="0" w:space="0" w:color="auto"/>
                    <w:left w:val="none" w:sz="0" w:space="0" w:color="auto"/>
                    <w:bottom w:val="none" w:sz="0" w:space="0" w:color="auto"/>
                    <w:right w:val="none" w:sz="0" w:space="0" w:color="auto"/>
                  </w:divBdr>
                </w:div>
                <w:div w:id="1439908780">
                  <w:marLeft w:val="0"/>
                  <w:marRight w:val="0"/>
                  <w:marTop w:val="0"/>
                  <w:marBottom w:val="0"/>
                  <w:divBdr>
                    <w:top w:val="none" w:sz="0" w:space="0" w:color="auto"/>
                    <w:left w:val="none" w:sz="0" w:space="0" w:color="auto"/>
                    <w:bottom w:val="none" w:sz="0" w:space="0" w:color="auto"/>
                    <w:right w:val="none" w:sz="0" w:space="0" w:color="auto"/>
                  </w:divBdr>
                </w:div>
                <w:div w:id="1440874748">
                  <w:marLeft w:val="0"/>
                  <w:marRight w:val="0"/>
                  <w:marTop w:val="0"/>
                  <w:marBottom w:val="0"/>
                  <w:divBdr>
                    <w:top w:val="none" w:sz="0" w:space="0" w:color="auto"/>
                    <w:left w:val="none" w:sz="0" w:space="0" w:color="auto"/>
                    <w:bottom w:val="none" w:sz="0" w:space="0" w:color="auto"/>
                    <w:right w:val="none" w:sz="0" w:space="0" w:color="auto"/>
                  </w:divBdr>
                </w:div>
                <w:div w:id="1442870410">
                  <w:marLeft w:val="0"/>
                  <w:marRight w:val="0"/>
                  <w:marTop w:val="0"/>
                  <w:marBottom w:val="0"/>
                  <w:divBdr>
                    <w:top w:val="none" w:sz="0" w:space="0" w:color="auto"/>
                    <w:left w:val="none" w:sz="0" w:space="0" w:color="auto"/>
                    <w:bottom w:val="none" w:sz="0" w:space="0" w:color="auto"/>
                    <w:right w:val="none" w:sz="0" w:space="0" w:color="auto"/>
                  </w:divBdr>
                </w:div>
                <w:div w:id="1444376438">
                  <w:marLeft w:val="0"/>
                  <w:marRight w:val="0"/>
                  <w:marTop w:val="0"/>
                  <w:marBottom w:val="0"/>
                  <w:divBdr>
                    <w:top w:val="none" w:sz="0" w:space="0" w:color="auto"/>
                    <w:left w:val="none" w:sz="0" w:space="0" w:color="auto"/>
                    <w:bottom w:val="none" w:sz="0" w:space="0" w:color="auto"/>
                    <w:right w:val="none" w:sz="0" w:space="0" w:color="auto"/>
                  </w:divBdr>
                </w:div>
                <w:div w:id="1448506247">
                  <w:marLeft w:val="0"/>
                  <w:marRight w:val="0"/>
                  <w:marTop w:val="0"/>
                  <w:marBottom w:val="0"/>
                  <w:divBdr>
                    <w:top w:val="none" w:sz="0" w:space="0" w:color="auto"/>
                    <w:left w:val="none" w:sz="0" w:space="0" w:color="auto"/>
                    <w:bottom w:val="none" w:sz="0" w:space="0" w:color="auto"/>
                    <w:right w:val="none" w:sz="0" w:space="0" w:color="auto"/>
                  </w:divBdr>
                </w:div>
                <w:div w:id="1451245249">
                  <w:marLeft w:val="0"/>
                  <w:marRight w:val="0"/>
                  <w:marTop w:val="0"/>
                  <w:marBottom w:val="0"/>
                  <w:divBdr>
                    <w:top w:val="none" w:sz="0" w:space="0" w:color="auto"/>
                    <w:left w:val="none" w:sz="0" w:space="0" w:color="auto"/>
                    <w:bottom w:val="none" w:sz="0" w:space="0" w:color="auto"/>
                    <w:right w:val="none" w:sz="0" w:space="0" w:color="auto"/>
                  </w:divBdr>
                </w:div>
                <w:div w:id="1452938948">
                  <w:marLeft w:val="0"/>
                  <w:marRight w:val="0"/>
                  <w:marTop w:val="0"/>
                  <w:marBottom w:val="0"/>
                  <w:divBdr>
                    <w:top w:val="none" w:sz="0" w:space="0" w:color="auto"/>
                    <w:left w:val="none" w:sz="0" w:space="0" w:color="auto"/>
                    <w:bottom w:val="none" w:sz="0" w:space="0" w:color="auto"/>
                    <w:right w:val="none" w:sz="0" w:space="0" w:color="auto"/>
                  </w:divBdr>
                </w:div>
                <w:div w:id="1454255018">
                  <w:marLeft w:val="0"/>
                  <w:marRight w:val="0"/>
                  <w:marTop w:val="0"/>
                  <w:marBottom w:val="0"/>
                  <w:divBdr>
                    <w:top w:val="none" w:sz="0" w:space="0" w:color="auto"/>
                    <w:left w:val="none" w:sz="0" w:space="0" w:color="auto"/>
                    <w:bottom w:val="none" w:sz="0" w:space="0" w:color="auto"/>
                    <w:right w:val="none" w:sz="0" w:space="0" w:color="auto"/>
                  </w:divBdr>
                </w:div>
                <w:div w:id="1455442765">
                  <w:marLeft w:val="0"/>
                  <w:marRight w:val="0"/>
                  <w:marTop w:val="0"/>
                  <w:marBottom w:val="0"/>
                  <w:divBdr>
                    <w:top w:val="none" w:sz="0" w:space="0" w:color="auto"/>
                    <w:left w:val="none" w:sz="0" w:space="0" w:color="auto"/>
                    <w:bottom w:val="none" w:sz="0" w:space="0" w:color="auto"/>
                    <w:right w:val="none" w:sz="0" w:space="0" w:color="auto"/>
                  </w:divBdr>
                </w:div>
                <w:div w:id="1456675005">
                  <w:marLeft w:val="0"/>
                  <w:marRight w:val="0"/>
                  <w:marTop w:val="0"/>
                  <w:marBottom w:val="0"/>
                  <w:divBdr>
                    <w:top w:val="none" w:sz="0" w:space="0" w:color="auto"/>
                    <w:left w:val="none" w:sz="0" w:space="0" w:color="auto"/>
                    <w:bottom w:val="none" w:sz="0" w:space="0" w:color="auto"/>
                    <w:right w:val="none" w:sz="0" w:space="0" w:color="auto"/>
                  </w:divBdr>
                </w:div>
                <w:div w:id="1457941352">
                  <w:marLeft w:val="0"/>
                  <w:marRight w:val="0"/>
                  <w:marTop w:val="0"/>
                  <w:marBottom w:val="0"/>
                  <w:divBdr>
                    <w:top w:val="none" w:sz="0" w:space="0" w:color="auto"/>
                    <w:left w:val="none" w:sz="0" w:space="0" w:color="auto"/>
                    <w:bottom w:val="none" w:sz="0" w:space="0" w:color="auto"/>
                    <w:right w:val="none" w:sz="0" w:space="0" w:color="auto"/>
                  </w:divBdr>
                </w:div>
                <w:div w:id="1458840284">
                  <w:marLeft w:val="0"/>
                  <w:marRight w:val="0"/>
                  <w:marTop w:val="0"/>
                  <w:marBottom w:val="0"/>
                  <w:divBdr>
                    <w:top w:val="none" w:sz="0" w:space="0" w:color="auto"/>
                    <w:left w:val="none" w:sz="0" w:space="0" w:color="auto"/>
                    <w:bottom w:val="none" w:sz="0" w:space="0" w:color="auto"/>
                    <w:right w:val="none" w:sz="0" w:space="0" w:color="auto"/>
                  </w:divBdr>
                </w:div>
                <w:div w:id="1460227019">
                  <w:marLeft w:val="0"/>
                  <w:marRight w:val="0"/>
                  <w:marTop w:val="0"/>
                  <w:marBottom w:val="0"/>
                  <w:divBdr>
                    <w:top w:val="none" w:sz="0" w:space="0" w:color="auto"/>
                    <w:left w:val="none" w:sz="0" w:space="0" w:color="auto"/>
                    <w:bottom w:val="none" w:sz="0" w:space="0" w:color="auto"/>
                    <w:right w:val="none" w:sz="0" w:space="0" w:color="auto"/>
                  </w:divBdr>
                </w:div>
                <w:div w:id="1460418357">
                  <w:marLeft w:val="0"/>
                  <w:marRight w:val="0"/>
                  <w:marTop w:val="0"/>
                  <w:marBottom w:val="0"/>
                  <w:divBdr>
                    <w:top w:val="none" w:sz="0" w:space="0" w:color="auto"/>
                    <w:left w:val="none" w:sz="0" w:space="0" w:color="auto"/>
                    <w:bottom w:val="none" w:sz="0" w:space="0" w:color="auto"/>
                    <w:right w:val="none" w:sz="0" w:space="0" w:color="auto"/>
                  </w:divBdr>
                </w:div>
                <w:div w:id="1461260757">
                  <w:marLeft w:val="0"/>
                  <w:marRight w:val="0"/>
                  <w:marTop w:val="0"/>
                  <w:marBottom w:val="0"/>
                  <w:divBdr>
                    <w:top w:val="none" w:sz="0" w:space="0" w:color="auto"/>
                    <w:left w:val="none" w:sz="0" w:space="0" w:color="auto"/>
                    <w:bottom w:val="none" w:sz="0" w:space="0" w:color="auto"/>
                    <w:right w:val="none" w:sz="0" w:space="0" w:color="auto"/>
                  </w:divBdr>
                </w:div>
                <w:div w:id="1462069210">
                  <w:marLeft w:val="0"/>
                  <w:marRight w:val="0"/>
                  <w:marTop w:val="0"/>
                  <w:marBottom w:val="0"/>
                  <w:divBdr>
                    <w:top w:val="none" w:sz="0" w:space="0" w:color="auto"/>
                    <w:left w:val="none" w:sz="0" w:space="0" w:color="auto"/>
                    <w:bottom w:val="none" w:sz="0" w:space="0" w:color="auto"/>
                    <w:right w:val="none" w:sz="0" w:space="0" w:color="auto"/>
                  </w:divBdr>
                </w:div>
                <w:div w:id="1463965483">
                  <w:marLeft w:val="0"/>
                  <w:marRight w:val="0"/>
                  <w:marTop w:val="0"/>
                  <w:marBottom w:val="0"/>
                  <w:divBdr>
                    <w:top w:val="none" w:sz="0" w:space="0" w:color="auto"/>
                    <w:left w:val="none" w:sz="0" w:space="0" w:color="auto"/>
                    <w:bottom w:val="none" w:sz="0" w:space="0" w:color="auto"/>
                    <w:right w:val="none" w:sz="0" w:space="0" w:color="auto"/>
                  </w:divBdr>
                </w:div>
                <w:div w:id="1472017707">
                  <w:marLeft w:val="0"/>
                  <w:marRight w:val="0"/>
                  <w:marTop w:val="0"/>
                  <w:marBottom w:val="0"/>
                  <w:divBdr>
                    <w:top w:val="none" w:sz="0" w:space="0" w:color="auto"/>
                    <w:left w:val="none" w:sz="0" w:space="0" w:color="auto"/>
                    <w:bottom w:val="none" w:sz="0" w:space="0" w:color="auto"/>
                    <w:right w:val="none" w:sz="0" w:space="0" w:color="auto"/>
                  </w:divBdr>
                </w:div>
                <w:div w:id="1475297829">
                  <w:marLeft w:val="0"/>
                  <w:marRight w:val="0"/>
                  <w:marTop w:val="0"/>
                  <w:marBottom w:val="0"/>
                  <w:divBdr>
                    <w:top w:val="none" w:sz="0" w:space="0" w:color="auto"/>
                    <w:left w:val="none" w:sz="0" w:space="0" w:color="auto"/>
                    <w:bottom w:val="none" w:sz="0" w:space="0" w:color="auto"/>
                    <w:right w:val="none" w:sz="0" w:space="0" w:color="auto"/>
                  </w:divBdr>
                </w:div>
                <w:div w:id="1476558451">
                  <w:marLeft w:val="0"/>
                  <w:marRight w:val="0"/>
                  <w:marTop w:val="0"/>
                  <w:marBottom w:val="0"/>
                  <w:divBdr>
                    <w:top w:val="none" w:sz="0" w:space="0" w:color="auto"/>
                    <w:left w:val="none" w:sz="0" w:space="0" w:color="auto"/>
                    <w:bottom w:val="none" w:sz="0" w:space="0" w:color="auto"/>
                    <w:right w:val="none" w:sz="0" w:space="0" w:color="auto"/>
                  </w:divBdr>
                </w:div>
                <w:div w:id="1480920717">
                  <w:marLeft w:val="0"/>
                  <w:marRight w:val="0"/>
                  <w:marTop w:val="0"/>
                  <w:marBottom w:val="0"/>
                  <w:divBdr>
                    <w:top w:val="none" w:sz="0" w:space="0" w:color="auto"/>
                    <w:left w:val="none" w:sz="0" w:space="0" w:color="auto"/>
                    <w:bottom w:val="none" w:sz="0" w:space="0" w:color="auto"/>
                    <w:right w:val="none" w:sz="0" w:space="0" w:color="auto"/>
                  </w:divBdr>
                </w:div>
                <w:div w:id="1481925388">
                  <w:marLeft w:val="0"/>
                  <w:marRight w:val="0"/>
                  <w:marTop w:val="0"/>
                  <w:marBottom w:val="0"/>
                  <w:divBdr>
                    <w:top w:val="none" w:sz="0" w:space="0" w:color="auto"/>
                    <w:left w:val="none" w:sz="0" w:space="0" w:color="auto"/>
                    <w:bottom w:val="none" w:sz="0" w:space="0" w:color="auto"/>
                    <w:right w:val="none" w:sz="0" w:space="0" w:color="auto"/>
                  </w:divBdr>
                </w:div>
                <w:div w:id="1482623374">
                  <w:marLeft w:val="0"/>
                  <w:marRight w:val="0"/>
                  <w:marTop w:val="0"/>
                  <w:marBottom w:val="0"/>
                  <w:divBdr>
                    <w:top w:val="none" w:sz="0" w:space="0" w:color="auto"/>
                    <w:left w:val="none" w:sz="0" w:space="0" w:color="auto"/>
                    <w:bottom w:val="none" w:sz="0" w:space="0" w:color="auto"/>
                    <w:right w:val="none" w:sz="0" w:space="0" w:color="auto"/>
                  </w:divBdr>
                </w:div>
                <w:div w:id="1485076994">
                  <w:marLeft w:val="0"/>
                  <w:marRight w:val="0"/>
                  <w:marTop w:val="0"/>
                  <w:marBottom w:val="0"/>
                  <w:divBdr>
                    <w:top w:val="none" w:sz="0" w:space="0" w:color="auto"/>
                    <w:left w:val="none" w:sz="0" w:space="0" w:color="auto"/>
                    <w:bottom w:val="none" w:sz="0" w:space="0" w:color="auto"/>
                    <w:right w:val="none" w:sz="0" w:space="0" w:color="auto"/>
                  </w:divBdr>
                </w:div>
                <w:div w:id="1485898293">
                  <w:marLeft w:val="0"/>
                  <w:marRight w:val="0"/>
                  <w:marTop w:val="0"/>
                  <w:marBottom w:val="0"/>
                  <w:divBdr>
                    <w:top w:val="none" w:sz="0" w:space="0" w:color="auto"/>
                    <w:left w:val="none" w:sz="0" w:space="0" w:color="auto"/>
                    <w:bottom w:val="none" w:sz="0" w:space="0" w:color="auto"/>
                    <w:right w:val="none" w:sz="0" w:space="0" w:color="auto"/>
                  </w:divBdr>
                </w:div>
                <w:div w:id="1491604113">
                  <w:marLeft w:val="0"/>
                  <w:marRight w:val="0"/>
                  <w:marTop w:val="0"/>
                  <w:marBottom w:val="0"/>
                  <w:divBdr>
                    <w:top w:val="none" w:sz="0" w:space="0" w:color="auto"/>
                    <w:left w:val="none" w:sz="0" w:space="0" w:color="auto"/>
                    <w:bottom w:val="none" w:sz="0" w:space="0" w:color="auto"/>
                    <w:right w:val="none" w:sz="0" w:space="0" w:color="auto"/>
                  </w:divBdr>
                </w:div>
                <w:div w:id="1493136493">
                  <w:marLeft w:val="0"/>
                  <w:marRight w:val="0"/>
                  <w:marTop w:val="0"/>
                  <w:marBottom w:val="0"/>
                  <w:divBdr>
                    <w:top w:val="none" w:sz="0" w:space="0" w:color="auto"/>
                    <w:left w:val="none" w:sz="0" w:space="0" w:color="auto"/>
                    <w:bottom w:val="none" w:sz="0" w:space="0" w:color="auto"/>
                    <w:right w:val="none" w:sz="0" w:space="0" w:color="auto"/>
                  </w:divBdr>
                </w:div>
                <w:div w:id="1493986005">
                  <w:marLeft w:val="0"/>
                  <w:marRight w:val="0"/>
                  <w:marTop w:val="0"/>
                  <w:marBottom w:val="0"/>
                  <w:divBdr>
                    <w:top w:val="none" w:sz="0" w:space="0" w:color="auto"/>
                    <w:left w:val="none" w:sz="0" w:space="0" w:color="auto"/>
                    <w:bottom w:val="none" w:sz="0" w:space="0" w:color="auto"/>
                    <w:right w:val="none" w:sz="0" w:space="0" w:color="auto"/>
                  </w:divBdr>
                </w:div>
                <w:div w:id="1496536432">
                  <w:marLeft w:val="0"/>
                  <w:marRight w:val="0"/>
                  <w:marTop w:val="0"/>
                  <w:marBottom w:val="0"/>
                  <w:divBdr>
                    <w:top w:val="none" w:sz="0" w:space="0" w:color="auto"/>
                    <w:left w:val="none" w:sz="0" w:space="0" w:color="auto"/>
                    <w:bottom w:val="none" w:sz="0" w:space="0" w:color="auto"/>
                    <w:right w:val="none" w:sz="0" w:space="0" w:color="auto"/>
                  </w:divBdr>
                </w:div>
                <w:div w:id="1500073778">
                  <w:marLeft w:val="0"/>
                  <w:marRight w:val="0"/>
                  <w:marTop w:val="0"/>
                  <w:marBottom w:val="0"/>
                  <w:divBdr>
                    <w:top w:val="none" w:sz="0" w:space="0" w:color="auto"/>
                    <w:left w:val="none" w:sz="0" w:space="0" w:color="auto"/>
                    <w:bottom w:val="none" w:sz="0" w:space="0" w:color="auto"/>
                    <w:right w:val="none" w:sz="0" w:space="0" w:color="auto"/>
                  </w:divBdr>
                </w:div>
                <w:div w:id="1500467168">
                  <w:marLeft w:val="0"/>
                  <w:marRight w:val="0"/>
                  <w:marTop w:val="0"/>
                  <w:marBottom w:val="0"/>
                  <w:divBdr>
                    <w:top w:val="none" w:sz="0" w:space="0" w:color="auto"/>
                    <w:left w:val="none" w:sz="0" w:space="0" w:color="auto"/>
                    <w:bottom w:val="none" w:sz="0" w:space="0" w:color="auto"/>
                    <w:right w:val="none" w:sz="0" w:space="0" w:color="auto"/>
                  </w:divBdr>
                </w:div>
                <w:div w:id="1503861147">
                  <w:marLeft w:val="0"/>
                  <w:marRight w:val="0"/>
                  <w:marTop w:val="0"/>
                  <w:marBottom w:val="0"/>
                  <w:divBdr>
                    <w:top w:val="none" w:sz="0" w:space="0" w:color="auto"/>
                    <w:left w:val="none" w:sz="0" w:space="0" w:color="auto"/>
                    <w:bottom w:val="none" w:sz="0" w:space="0" w:color="auto"/>
                    <w:right w:val="none" w:sz="0" w:space="0" w:color="auto"/>
                  </w:divBdr>
                </w:div>
                <w:div w:id="1508911046">
                  <w:marLeft w:val="0"/>
                  <w:marRight w:val="0"/>
                  <w:marTop w:val="0"/>
                  <w:marBottom w:val="0"/>
                  <w:divBdr>
                    <w:top w:val="none" w:sz="0" w:space="0" w:color="auto"/>
                    <w:left w:val="none" w:sz="0" w:space="0" w:color="auto"/>
                    <w:bottom w:val="none" w:sz="0" w:space="0" w:color="auto"/>
                    <w:right w:val="none" w:sz="0" w:space="0" w:color="auto"/>
                  </w:divBdr>
                </w:div>
                <w:div w:id="1512064336">
                  <w:marLeft w:val="0"/>
                  <w:marRight w:val="0"/>
                  <w:marTop w:val="0"/>
                  <w:marBottom w:val="0"/>
                  <w:divBdr>
                    <w:top w:val="none" w:sz="0" w:space="0" w:color="auto"/>
                    <w:left w:val="none" w:sz="0" w:space="0" w:color="auto"/>
                    <w:bottom w:val="none" w:sz="0" w:space="0" w:color="auto"/>
                    <w:right w:val="none" w:sz="0" w:space="0" w:color="auto"/>
                  </w:divBdr>
                </w:div>
                <w:div w:id="1517188800">
                  <w:marLeft w:val="0"/>
                  <w:marRight w:val="0"/>
                  <w:marTop w:val="0"/>
                  <w:marBottom w:val="0"/>
                  <w:divBdr>
                    <w:top w:val="none" w:sz="0" w:space="0" w:color="auto"/>
                    <w:left w:val="none" w:sz="0" w:space="0" w:color="auto"/>
                    <w:bottom w:val="none" w:sz="0" w:space="0" w:color="auto"/>
                    <w:right w:val="none" w:sz="0" w:space="0" w:color="auto"/>
                  </w:divBdr>
                </w:div>
                <w:div w:id="1518233144">
                  <w:marLeft w:val="0"/>
                  <w:marRight w:val="0"/>
                  <w:marTop w:val="0"/>
                  <w:marBottom w:val="0"/>
                  <w:divBdr>
                    <w:top w:val="none" w:sz="0" w:space="0" w:color="auto"/>
                    <w:left w:val="none" w:sz="0" w:space="0" w:color="auto"/>
                    <w:bottom w:val="none" w:sz="0" w:space="0" w:color="auto"/>
                    <w:right w:val="none" w:sz="0" w:space="0" w:color="auto"/>
                  </w:divBdr>
                </w:div>
                <w:div w:id="1520702837">
                  <w:marLeft w:val="0"/>
                  <w:marRight w:val="0"/>
                  <w:marTop w:val="0"/>
                  <w:marBottom w:val="0"/>
                  <w:divBdr>
                    <w:top w:val="none" w:sz="0" w:space="0" w:color="auto"/>
                    <w:left w:val="none" w:sz="0" w:space="0" w:color="auto"/>
                    <w:bottom w:val="none" w:sz="0" w:space="0" w:color="auto"/>
                    <w:right w:val="none" w:sz="0" w:space="0" w:color="auto"/>
                  </w:divBdr>
                </w:div>
                <w:div w:id="1523468143">
                  <w:marLeft w:val="0"/>
                  <w:marRight w:val="0"/>
                  <w:marTop w:val="0"/>
                  <w:marBottom w:val="0"/>
                  <w:divBdr>
                    <w:top w:val="none" w:sz="0" w:space="0" w:color="auto"/>
                    <w:left w:val="none" w:sz="0" w:space="0" w:color="auto"/>
                    <w:bottom w:val="none" w:sz="0" w:space="0" w:color="auto"/>
                    <w:right w:val="none" w:sz="0" w:space="0" w:color="auto"/>
                  </w:divBdr>
                </w:div>
                <w:div w:id="1523981458">
                  <w:marLeft w:val="0"/>
                  <w:marRight w:val="0"/>
                  <w:marTop w:val="0"/>
                  <w:marBottom w:val="0"/>
                  <w:divBdr>
                    <w:top w:val="none" w:sz="0" w:space="0" w:color="auto"/>
                    <w:left w:val="none" w:sz="0" w:space="0" w:color="auto"/>
                    <w:bottom w:val="none" w:sz="0" w:space="0" w:color="auto"/>
                    <w:right w:val="none" w:sz="0" w:space="0" w:color="auto"/>
                  </w:divBdr>
                </w:div>
                <w:div w:id="1524786946">
                  <w:marLeft w:val="0"/>
                  <w:marRight w:val="0"/>
                  <w:marTop w:val="0"/>
                  <w:marBottom w:val="0"/>
                  <w:divBdr>
                    <w:top w:val="none" w:sz="0" w:space="0" w:color="auto"/>
                    <w:left w:val="none" w:sz="0" w:space="0" w:color="auto"/>
                    <w:bottom w:val="none" w:sz="0" w:space="0" w:color="auto"/>
                    <w:right w:val="none" w:sz="0" w:space="0" w:color="auto"/>
                  </w:divBdr>
                </w:div>
                <w:div w:id="1528062300">
                  <w:marLeft w:val="0"/>
                  <w:marRight w:val="0"/>
                  <w:marTop w:val="0"/>
                  <w:marBottom w:val="0"/>
                  <w:divBdr>
                    <w:top w:val="none" w:sz="0" w:space="0" w:color="auto"/>
                    <w:left w:val="none" w:sz="0" w:space="0" w:color="auto"/>
                    <w:bottom w:val="none" w:sz="0" w:space="0" w:color="auto"/>
                    <w:right w:val="none" w:sz="0" w:space="0" w:color="auto"/>
                  </w:divBdr>
                </w:div>
                <w:div w:id="1531839092">
                  <w:marLeft w:val="0"/>
                  <w:marRight w:val="0"/>
                  <w:marTop w:val="0"/>
                  <w:marBottom w:val="0"/>
                  <w:divBdr>
                    <w:top w:val="none" w:sz="0" w:space="0" w:color="auto"/>
                    <w:left w:val="none" w:sz="0" w:space="0" w:color="auto"/>
                    <w:bottom w:val="none" w:sz="0" w:space="0" w:color="auto"/>
                    <w:right w:val="none" w:sz="0" w:space="0" w:color="auto"/>
                  </w:divBdr>
                </w:div>
                <w:div w:id="1532911423">
                  <w:marLeft w:val="0"/>
                  <w:marRight w:val="0"/>
                  <w:marTop w:val="0"/>
                  <w:marBottom w:val="0"/>
                  <w:divBdr>
                    <w:top w:val="none" w:sz="0" w:space="0" w:color="auto"/>
                    <w:left w:val="none" w:sz="0" w:space="0" w:color="auto"/>
                    <w:bottom w:val="none" w:sz="0" w:space="0" w:color="auto"/>
                    <w:right w:val="none" w:sz="0" w:space="0" w:color="auto"/>
                  </w:divBdr>
                </w:div>
                <w:div w:id="1533765122">
                  <w:marLeft w:val="0"/>
                  <w:marRight w:val="0"/>
                  <w:marTop w:val="0"/>
                  <w:marBottom w:val="0"/>
                  <w:divBdr>
                    <w:top w:val="none" w:sz="0" w:space="0" w:color="auto"/>
                    <w:left w:val="none" w:sz="0" w:space="0" w:color="auto"/>
                    <w:bottom w:val="none" w:sz="0" w:space="0" w:color="auto"/>
                    <w:right w:val="none" w:sz="0" w:space="0" w:color="auto"/>
                  </w:divBdr>
                </w:div>
                <w:div w:id="1535852488">
                  <w:marLeft w:val="0"/>
                  <w:marRight w:val="0"/>
                  <w:marTop w:val="0"/>
                  <w:marBottom w:val="0"/>
                  <w:divBdr>
                    <w:top w:val="none" w:sz="0" w:space="0" w:color="auto"/>
                    <w:left w:val="none" w:sz="0" w:space="0" w:color="auto"/>
                    <w:bottom w:val="none" w:sz="0" w:space="0" w:color="auto"/>
                    <w:right w:val="none" w:sz="0" w:space="0" w:color="auto"/>
                  </w:divBdr>
                </w:div>
                <w:div w:id="1538271404">
                  <w:marLeft w:val="0"/>
                  <w:marRight w:val="0"/>
                  <w:marTop w:val="0"/>
                  <w:marBottom w:val="0"/>
                  <w:divBdr>
                    <w:top w:val="none" w:sz="0" w:space="0" w:color="auto"/>
                    <w:left w:val="none" w:sz="0" w:space="0" w:color="auto"/>
                    <w:bottom w:val="none" w:sz="0" w:space="0" w:color="auto"/>
                    <w:right w:val="none" w:sz="0" w:space="0" w:color="auto"/>
                  </w:divBdr>
                </w:div>
                <w:div w:id="1539928029">
                  <w:marLeft w:val="0"/>
                  <w:marRight w:val="0"/>
                  <w:marTop w:val="0"/>
                  <w:marBottom w:val="0"/>
                  <w:divBdr>
                    <w:top w:val="none" w:sz="0" w:space="0" w:color="auto"/>
                    <w:left w:val="none" w:sz="0" w:space="0" w:color="auto"/>
                    <w:bottom w:val="none" w:sz="0" w:space="0" w:color="auto"/>
                    <w:right w:val="none" w:sz="0" w:space="0" w:color="auto"/>
                  </w:divBdr>
                </w:div>
                <w:div w:id="1540360934">
                  <w:marLeft w:val="0"/>
                  <w:marRight w:val="0"/>
                  <w:marTop w:val="0"/>
                  <w:marBottom w:val="0"/>
                  <w:divBdr>
                    <w:top w:val="none" w:sz="0" w:space="0" w:color="auto"/>
                    <w:left w:val="none" w:sz="0" w:space="0" w:color="auto"/>
                    <w:bottom w:val="none" w:sz="0" w:space="0" w:color="auto"/>
                    <w:right w:val="none" w:sz="0" w:space="0" w:color="auto"/>
                  </w:divBdr>
                </w:div>
                <w:div w:id="1540777638">
                  <w:marLeft w:val="0"/>
                  <w:marRight w:val="0"/>
                  <w:marTop w:val="0"/>
                  <w:marBottom w:val="0"/>
                  <w:divBdr>
                    <w:top w:val="none" w:sz="0" w:space="0" w:color="auto"/>
                    <w:left w:val="none" w:sz="0" w:space="0" w:color="auto"/>
                    <w:bottom w:val="none" w:sz="0" w:space="0" w:color="auto"/>
                    <w:right w:val="none" w:sz="0" w:space="0" w:color="auto"/>
                  </w:divBdr>
                </w:div>
                <w:div w:id="1542863144">
                  <w:marLeft w:val="0"/>
                  <w:marRight w:val="0"/>
                  <w:marTop w:val="0"/>
                  <w:marBottom w:val="0"/>
                  <w:divBdr>
                    <w:top w:val="none" w:sz="0" w:space="0" w:color="auto"/>
                    <w:left w:val="none" w:sz="0" w:space="0" w:color="auto"/>
                    <w:bottom w:val="none" w:sz="0" w:space="0" w:color="auto"/>
                    <w:right w:val="none" w:sz="0" w:space="0" w:color="auto"/>
                  </w:divBdr>
                </w:div>
                <w:div w:id="1543470951">
                  <w:marLeft w:val="0"/>
                  <w:marRight w:val="0"/>
                  <w:marTop w:val="0"/>
                  <w:marBottom w:val="0"/>
                  <w:divBdr>
                    <w:top w:val="none" w:sz="0" w:space="0" w:color="auto"/>
                    <w:left w:val="none" w:sz="0" w:space="0" w:color="auto"/>
                    <w:bottom w:val="none" w:sz="0" w:space="0" w:color="auto"/>
                    <w:right w:val="none" w:sz="0" w:space="0" w:color="auto"/>
                  </w:divBdr>
                </w:div>
                <w:div w:id="1544976393">
                  <w:marLeft w:val="0"/>
                  <w:marRight w:val="0"/>
                  <w:marTop w:val="0"/>
                  <w:marBottom w:val="0"/>
                  <w:divBdr>
                    <w:top w:val="none" w:sz="0" w:space="0" w:color="auto"/>
                    <w:left w:val="none" w:sz="0" w:space="0" w:color="auto"/>
                    <w:bottom w:val="none" w:sz="0" w:space="0" w:color="auto"/>
                    <w:right w:val="none" w:sz="0" w:space="0" w:color="auto"/>
                  </w:divBdr>
                </w:div>
                <w:div w:id="1549105336">
                  <w:marLeft w:val="0"/>
                  <w:marRight w:val="0"/>
                  <w:marTop w:val="0"/>
                  <w:marBottom w:val="0"/>
                  <w:divBdr>
                    <w:top w:val="none" w:sz="0" w:space="0" w:color="auto"/>
                    <w:left w:val="none" w:sz="0" w:space="0" w:color="auto"/>
                    <w:bottom w:val="none" w:sz="0" w:space="0" w:color="auto"/>
                    <w:right w:val="none" w:sz="0" w:space="0" w:color="auto"/>
                  </w:divBdr>
                </w:div>
                <w:div w:id="1549292819">
                  <w:marLeft w:val="0"/>
                  <w:marRight w:val="0"/>
                  <w:marTop w:val="0"/>
                  <w:marBottom w:val="0"/>
                  <w:divBdr>
                    <w:top w:val="none" w:sz="0" w:space="0" w:color="auto"/>
                    <w:left w:val="none" w:sz="0" w:space="0" w:color="auto"/>
                    <w:bottom w:val="none" w:sz="0" w:space="0" w:color="auto"/>
                    <w:right w:val="none" w:sz="0" w:space="0" w:color="auto"/>
                  </w:divBdr>
                </w:div>
                <w:div w:id="1550458374">
                  <w:marLeft w:val="0"/>
                  <w:marRight w:val="0"/>
                  <w:marTop w:val="0"/>
                  <w:marBottom w:val="0"/>
                  <w:divBdr>
                    <w:top w:val="none" w:sz="0" w:space="0" w:color="auto"/>
                    <w:left w:val="none" w:sz="0" w:space="0" w:color="auto"/>
                    <w:bottom w:val="none" w:sz="0" w:space="0" w:color="auto"/>
                    <w:right w:val="none" w:sz="0" w:space="0" w:color="auto"/>
                  </w:divBdr>
                </w:div>
                <w:div w:id="1554535438">
                  <w:marLeft w:val="0"/>
                  <w:marRight w:val="0"/>
                  <w:marTop w:val="0"/>
                  <w:marBottom w:val="0"/>
                  <w:divBdr>
                    <w:top w:val="none" w:sz="0" w:space="0" w:color="auto"/>
                    <w:left w:val="none" w:sz="0" w:space="0" w:color="auto"/>
                    <w:bottom w:val="none" w:sz="0" w:space="0" w:color="auto"/>
                    <w:right w:val="none" w:sz="0" w:space="0" w:color="auto"/>
                  </w:divBdr>
                </w:div>
                <w:div w:id="1555892986">
                  <w:marLeft w:val="0"/>
                  <w:marRight w:val="0"/>
                  <w:marTop w:val="0"/>
                  <w:marBottom w:val="0"/>
                  <w:divBdr>
                    <w:top w:val="none" w:sz="0" w:space="0" w:color="auto"/>
                    <w:left w:val="none" w:sz="0" w:space="0" w:color="auto"/>
                    <w:bottom w:val="none" w:sz="0" w:space="0" w:color="auto"/>
                    <w:right w:val="none" w:sz="0" w:space="0" w:color="auto"/>
                  </w:divBdr>
                </w:div>
                <w:div w:id="1557936273">
                  <w:marLeft w:val="0"/>
                  <w:marRight w:val="0"/>
                  <w:marTop w:val="0"/>
                  <w:marBottom w:val="0"/>
                  <w:divBdr>
                    <w:top w:val="none" w:sz="0" w:space="0" w:color="auto"/>
                    <w:left w:val="none" w:sz="0" w:space="0" w:color="auto"/>
                    <w:bottom w:val="none" w:sz="0" w:space="0" w:color="auto"/>
                    <w:right w:val="none" w:sz="0" w:space="0" w:color="auto"/>
                  </w:divBdr>
                </w:div>
                <w:div w:id="1566601108">
                  <w:marLeft w:val="0"/>
                  <w:marRight w:val="0"/>
                  <w:marTop w:val="0"/>
                  <w:marBottom w:val="0"/>
                  <w:divBdr>
                    <w:top w:val="none" w:sz="0" w:space="0" w:color="auto"/>
                    <w:left w:val="none" w:sz="0" w:space="0" w:color="auto"/>
                    <w:bottom w:val="none" w:sz="0" w:space="0" w:color="auto"/>
                    <w:right w:val="none" w:sz="0" w:space="0" w:color="auto"/>
                  </w:divBdr>
                </w:div>
                <w:div w:id="1573344968">
                  <w:marLeft w:val="0"/>
                  <w:marRight w:val="0"/>
                  <w:marTop w:val="0"/>
                  <w:marBottom w:val="0"/>
                  <w:divBdr>
                    <w:top w:val="none" w:sz="0" w:space="0" w:color="auto"/>
                    <w:left w:val="none" w:sz="0" w:space="0" w:color="auto"/>
                    <w:bottom w:val="none" w:sz="0" w:space="0" w:color="auto"/>
                    <w:right w:val="none" w:sz="0" w:space="0" w:color="auto"/>
                  </w:divBdr>
                </w:div>
                <w:div w:id="1573933545">
                  <w:marLeft w:val="0"/>
                  <w:marRight w:val="0"/>
                  <w:marTop w:val="0"/>
                  <w:marBottom w:val="0"/>
                  <w:divBdr>
                    <w:top w:val="none" w:sz="0" w:space="0" w:color="auto"/>
                    <w:left w:val="none" w:sz="0" w:space="0" w:color="auto"/>
                    <w:bottom w:val="none" w:sz="0" w:space="0" w:color="auto"/>
                    <w:right w:val="none" w:sz="0" w:space="0" w:color="auto"/>
                  </w:divBdr>
                </w:div>
                <w:div w:id="1574927050">
                  <w:marLeft w:val="0"/>
                  <w:marRight w:val="0"/>
                  <w:marTop w:val="0"/>
                  <w:marBottom w:val="0"/>
                  <w:divBdr>
                    <w:top w:val="none" w:sz="0" w:space="0" w:color="auto"/>
                    <w:left w:val="none" w:sz="0" w:space="0" w:color="auto"/>
                    <w:bottom w:val="none" w:sz="0" w:space="0" w:color="auto"/>
                    <w:right w:val="none" w:sz="0" w:space="0" w:color="auto"/>
                  </w:divBdr>
                </w:div>
                <w:div w:id="1576554611">
                  <w:marLeft w:val="0"/>
                  <w:marRight w:val="0"/>
                  <w:marTop w:val="0"/>
                  <w:marBottom w:val="0"/>
                  <w:divBdr>
                    <w:top w:val="none" w:sz="0" w:space="0" w:color="auto"/>
                    <w:left w:val="none" w:sz="0" w:space="0" w:color="auto"/>
                    <w:bottom w:val="none" w:sz="0" w:space="0" w:color="auto"/>
                    <w:right w:val="none" w:sz="0" w:space="0" w:color="auto"/>
                  </w:divBdr>
                </w:div>
                <w:div w:id="1578174921">
                  <w:marLeft w:val="0"/>
                  <w:marRight w:val="0"/>
                  <w:marTop w:val="0"/>
                  <w:marBottom w:val="0"/>
                  <w:divBdr>
                    <w:top w:val="none" w:sz="0" w:space="0" w:color="auto"/>
                    <w:left w:val="none" w:sz="0" w:space="0" w:color="auto"/>
                    <w:bottom w:val="none" w:sz="0" w:space="0" w:color="auto"/>
                    <w:right w:val="none" w:sz="0" w:space="0" w:color="auto"/>
                  </w:divBdr>
                </w:div>
                <w:div w:id="1581138777">
                  <w:marLeft w:val="0"/>
                  <w:marRight w:val="0"/>
                  <w:marTop w:val="0"/>
                  <w:marBottom w:val="0"/>
                  <w:divBdr>
                    <w:top w:val="none" w:sz="0" w:space="0" w:color="auto"/>
                    <w:left w:val="none" w:sz="0" w:space="0" w:color="auto"/>
                    <w:bottom w:val="none" w:sz="0" w:space="0" w:color="auto"/>
                    <w:right w:val="none" w:sz="0" w:space="0" w:color="auto"/>
                  </w:divBdr>
                </w:div>
                <w:div w:id="1581528112">
                  <w:marLeft w:val="0"/>
                  <w:marRight w:val="0"/>
                  <w:marTop w:val="0"/>
                  <w:marBottom w:val="0"/>
                  <w:divBdr>
                    <w:top w:val="none" w:sz="0" w:space="0" w:color="auto"/>
                    <w:left w:val="none" w:sz="0" w:space="0" w:color="auto"/>
                    <w:bottom w:val="none" w:sz="0" w:space="0" w:color="auto"/>
                    <w:right w:val="none" w:sz="0" w:space="0" w:color="auto"/>
                  </w:divBdr>
                </w:div>
                <w:div w:id="1584023207">
                  <w:marLeft w:val="0"/>
                  <w:marRight w:val="0"/>
                  <w:marTop w:val="0"/>
                  <w:marBottom w:val="0"/>
                  <w:divBdr>
                    <w:top w:val="none" w:sz="0" w:space="0" w:color="auto"/>
                    <w:left w:val="none" w:sz="0" w:space="0" w:color="auto"/>
                    <w:bottom w:val="none" w:sz="0" w:space="0" w:color="auto"/>
                    <w:right w:val="none" w:sz="0" w:space="0" w:color="auto"/>
                  </w:divBdr>
                </w:div>
                <w:div w:id="1584609999">
                  <w:marLeft w:val="0"/>
                  <w:marRight w:val="0"/>
                  <w:marTop w:val="0"/>
                  <w:marBottom w:val="0"/>
                  <w:divBdr>
                    <w:top w:val="none" w:sz="0" w:space="0" w:color="auto"/>
                    <w:left w:val="none" w:sz="0" w:space="0" w:color="auto"/>
                    <w:bottom w:val="none" w:sz="0" w:space="0" w:color="auto"/>
                    <w:right w:val="none" w:sz="0" w:space="0" w:color="auto"/>
                  </w:divBdr>
                </w:div>
                <w:div w:id="1585842495">
                  <w:marLeft w:val="0"/>
                  <w:marRight w:val="0"/>
                  <w:marTop w:val="0"/>
                  <w:marBottom w:val="0"/>
                  <w:divBdr>
                    <w:top w:val="none" w:sz="0" w:space="0" w:color="auto"/>
                    <w:left w:val="none" w:sz="0" w:space="0" w:color="auto"/>
                    <w:bottom w:val="none" w:sz="0" w:space="0" w:color="auto"/>
                    <w:right w:val="none" w:sz="0" w:space="0" w:color="auto"/>
                  </w:divBdr>
                </w:div>
                <w:div w:id="1587762027">
                  <w:marLeft w:val="0"/>
                  <w:marRight w:val="0"/>
                  <w:marTop w:val="0"/>
                  <w:marBottom w:val="0"/>
                  <w:divBdr>
                    <w:top w:val="none" w:sz="0" w:space="0" w:color="auto"/>
                    <w:left w:val="none" w:sz="0" w:space="0" w:color="auto"/>
                    <w:bottom w:val="none" w:sz="0" w:space="0" w:color="auto"/>
                    <w:right w:val="none" w:sz="0" w:space="0" w:color="auto"/>
                  </w:divBdr>
                </w:div>
                <w:div w:id="1588003043">
                  <w:marLeft w:val="0"/>
                  <w:marRight w:val="0"/>
                  <w:marTop w:val="0"/>
                  <w:marBottom w:val="0"/>
                  <w:divBdr>
                    <w:top w:val="none" w:sz="0" w:space="0" w:color="auto"/>
                    <w:left w:val="none" w:sz="0" w:space="0" w:color="auto"/>
                    <w:bottom w:val="none" w:sz="0" w:space="0" w:color="auto"/>
                    <w:right w:val="none" w:sz="0" w:space="0" w:color="auto"/>
                  </w:divBdr>
                </w:div>
                <w:div w:id="1589314906">
                  <w:marLeft w:val="0"/>
                  <w:marRight w:val="0"/>
                  <w:marTop w:val="0"/>
                  <w:marBottom w:val="0"/>
                  <w:divBdr>
                    <w:top w:val="none" w:sz="0" w:space="0" w:color="auto"/>
                    <w:left w:val="none" w:sz="0" w:space="0" w:color="auto"/>
                    <w:bottom w:val="none" w:sz="0" w:space="0" w:color="auto"/>
                    <w:right w:val="none" w:sz="0" w:space="0" w:color="auto"/>
                  </w:divBdr>
                </w:div>
                <w:div w:id="1590236341">
                  <w:marLeft w:val="0"/>
                  <w:marRight w:val="0"/>
                  <w:marTop w:val="0"/>
                  <w:marBottom w:val="0"/>
                  <w:divBdr>
                    <w:top w:val="none" w:sz="0" w:space="0" w:color="auto"/>
                    <w:left w:val="none" w:sz="0" w:space="0" w:color="auto"/>
                    <w:bottom w:val="none" w:sz="0" w:space="0" w:color="auto"/>
                    <w:right w:val="none" w:sz="0" w:space="0" w:color="auto"/>
                  </w:divBdr>
                </w:div>
                <w:div w:id="1592011564">
                  <w:marLeft w:val="0"/>
                  <w:marRight w:val="0"/>
                  <w:marTop w:val="0"/>
                  <w:marBottom w:val="0"/>
                  <w:divBdr>
                    <w:top w:val="none" w:sz="0" w:space="0" w:color="auto"/>
                    <w:left w:val="none" w:sz="0" w:space="0" w:color="auto"/>
                    <w:bottom w:val="none" w:sz="0" w:space="0" w:color="auto"/>
                    <w:right w:val="none" w:sz="0" w:space="0" w:color="auto"/>
                  </w:divBdr>
                </w:div>
                <w:div w:id="1593509785">
                  <w:marLeft w:val="0"/>
                  <w:marRight w:val="0"/>
                  <w:marTop w:val="0"/>
                  <w:marBottom w:val="0"/>
                  <w:divBdr>
                    <w:top w:val="none" w:sz="0" w:space="0" w:color="auto"/>
                    <w:left w:val="none" w:sz="0" w:space="0" w:color="auto"/>
                    <w:bottom w:val="none" w:sz="0" w:space="0" w:color="auto"/>
                    <w:right w:val="none" w:sz="0" w:space="0" w:color="auto"/>
                  </w:divBdr>
                </w:div>
                <w:div w:id="1594122169">
                  <w:marLeft w:val="0"/>
                  <w:marRight w:val="0"/>
                  <w:marTop w:val="0"/>
                  <w:marBottom w:val="0"/>
                  <w:divBdr>
                    <w:top w:val="none" w:sz="0" w:space="0" w:color="auto"/>
                    <w:left w:val="none" w:sz="0" w:space="0" w:color="auto"/>
                    <w:bottom w:val="none" w:sz="0" w:space="0" w:color="auto"/>
                    <w:right w:val="none" w:sz="0" w:space="0" w:color="auto"/>
                  </w:divBdr>
                </w:div>
                <w:div w:id="1595162304">
                  <w:marLeft w:val="0"/>
                  <w:marRight w:val="0"/>
                  <w:marTop w:val="0"/>
                  <w:marBottom w:val="0"/>
                  <w:divBdr>
                    <w:top w:val="none" w:sz="0" w:space="0" w:color="auto"/>
                    <w:left w:val="none" w:sz="0" w:space="0" w:color="auto"/>
                    <w:bottom w:val="none" w:sz="0" w:space="0" w:color="auto"/>
                    <w:right w:val="none" w:sz="0" w:space="0" w:color="auto"/>
                  </w:divBdr>
                </w:div>
                <w:div w:id="1595238022">
                  <w:marLeft w:val="0"/>
                  <w:marRight w:val="0"/>
                  <w:marTop w:val="0"/>
                  <w:marBottom w:val="0"/>
                  <w:divBdr>
                    <w:top w:val="none" w:sz="0" w:space="0" w:color="auto"/>
                    <w:left w:val="none" w:sz="0" w:space="0" w:color="auto"/>
                    <w:bottom w:val="none" w:sz="0" w:space="0" w:color="auto"/>
                    <w:right w:val="none" w:sz="0" w:space="0" w:color="auto"/>
                  </w:divBdr>
                </w:div>
                <w:div w:id="1595241603">
                  <w:marLeft w:val="0"/>
                  <w:marRight w:val="0"/>
                  <w:marTop w:val="0"/>
                  <w:marBottom w:val="0"/>
                  <w:divBdr>
                    <w:top w:val="none" w:sz="0" w:space="0" w:color="auto"/>
                    <w:left w:val="none" w:sz="0" w:space="0" w:color="auto"/>
                    <w:bottom w:val="none" w:sz="0" w:space="0" w:color="auto"/>
                    <w:right w:val="none" w:sz="0" w:space="0" w:color="auto"/>
                  </w:divBdr>
                </w:div>
                <w:div w:id="1596093876">
                  <w:marLeft w:val="0"/>
                  <w:marRight w:val="0"/>
                  <w:marTop w:val="0"/>
                  <w:marBottom w:val="0"/>
                  <w:divBdr>
                    <w:top w:val="none" w:sz="0" w:space="0" w:color="auto"/>
                    <w:left w:val="none" w:sz="0" w:space="0" w:color="auto"/>
                    <w:bottom w:val="none" w:sz="0" w:space="0" w:color="auto"/>
                    <w:right w:val="none" w:sz="0" w:space="0" w:color="auto"/>
                  </w:divBdr>
                </w:div>
                <w:div w:id="1596135099">
                  <w:marLeft w:val="0"/>
                  <w:marRight w:val="0"/>
                  <w:marTop w:val="0"/>
                  <w:marBottom w:val="0"/>
                  <w:divBdr>
                    <w:top w:val="none" w:sz="0" w:space="0" w:color="auto"/>
                    <w:left w:val="none" w:sz="0" w:space="0" w:color="auto"/>
                    <w:bottom w:val="none" w:sz="0" w:space="0" w:color="auto"/>
                    <w:right w:val="none" w:sz="0" w:space="0" w:color="auto"/>
                  </w:divBdr>
                </w:div>
                <w:div w:id="1597245364">
                  <w:marLeft w:val="0"/>
                  <w:marRight w:val="0"/>
                  <w:marTop w:val="0"/>
                  <w:marBottom w:val="0"/>
                  <w:divBdr>
                    <w:top w:val="none" w:sz="0" w:space="0" w:color="auto"/>
                    <w:left w:val="none" w:sz="0" w:space="0" w:color="auto"/>
                    <w:bottom w:val="none" w:sz="0" w:space="0" w:color="auto"/>
                    <w:right w:val="none" w:sz="0" w:space="0" w:color="auto"/>
                  </w:divBdr>
                </w:div>
                <w:div w:id="1598246569">
                  <w:marLeft w:val="0"/>
                  <w:marRight w:val="0"/>
                  <w:marTop w:val="0"/>
                  <w:marBottom w:val="0"/>
                  <w:divBdr>
                    <w:top w:val="none" w:sz="0" w:space="0" w:color="auto"/>
                    <w:left w:val="none" w:sz="0" w:space="0" w:color="auto"/>
                    <w:bottom w:val="none" w:sz="0" w:space="0" w:color="auto"/>
                    <w:right w:val="none" w:sz="0" w:space="0" w:color="auto"/>
                  </w:divBdr>
                </w:div>
                <w:div w:id="1598827628">
                  <w:marLeft w:val="0"/>
                  <w:marRight w:val="0"/>
                  <w:marTop w:val="0"/>
                  <w:marBottom w:val="0"/>
                  <w:divBdr>
                    <w:top w:val="none" w:sz="0" w:space="0" w:color="auto"/>
                    <w:left w:val="none" w:sz="0" w:space="0" w:color="auto"/>
                    <w:bottom w:val="none" w:sz="0" w:space="0" w:color="auto"/>
                    <w:right w:val="none" w:sz="0" w:space="0" w:color="auto"/>
                  </w:divBdr>
                </w:div>
                <w:div w:id="1605109819">
                  <w:marLeft w:val="0"/>
                  <w:marRight w:val="0"/>
                  <w:marTop w:val="0"/>
                  <w:marBottom w:val="0"/>
                  <w:divBdr>
                    <w:top w:val="none" w:sz="0" w:space="0" w:color="auto"/>
                    <w:left w:val="none" w:sz="0" w:space="0" w:color="auto"/>
                    <w:bottom w:val="none" w:sz="0" w:space="0" w:color="auto"/>
                    <w:right w:val="none" w:sz="0" w:space="0" w:color="auto"/>
                  </w:divBdr>
                </w:div>
                <w:div w:id="1605965305">
                  <w:marLeft w:val="0"/>
                  <w:marRight w:val="0"/>
                  <w:marTop w:val="0"/>
                  <w:marBottom w:val="0"/>
                  <w:divBdr>
                    <w:top w:val="none" w:sz="0" w:space="0" w:color="auto"/>
                    <w:left w:val="none" w:sz="0" w:space="0" w:color="auto"/>
                    <w:bottom w:val="none" w:sz="0" w:space="0" w:color="auto"/>
                    <w:right w:val="none" w:sz="0" w:space="0" w:color="auto"/>
                  </w:divBdr>
                </w:div>
                <w:div w:id="1606841156">
                  <w:marLeft w:val="0"/>
                  <w:marRight w:val="0"/>
                  <w:marTop w:val="0"/>
                  <w:marBottom w:val="0"/>
                  <w:divBdr>
                    <w:top w:val="none" w:sz="0" w:space="0" w:color="auto"/>
                    <w:left w:val="none" w:sz="0" w:space="0" w:color="auto"/>
                    <w:bottom w:val="none" w:sz="0" w:space="0" w:color="auto"/>
                    <w:right w:val="none" w:sz="0" w:space="0" w:color="auto"/>
                  </w:divBdr>
                </w:div>
                <w:div w:id="1608350462">
                  <w:marLeft w:val="0"/>
                  <w:marRight w:val="0"/>
                  <w:marTop w:val="0"/>
                  <w:marBottom w:val="0"/>
                  <w:divBdr>
                    <w:top w:val="none" w:sz="0" w:space="0" w:color="auto"/>
                    <w:left w:val="none" w:sz="0" w:space="0" w:color="auto"/>
                    <w:bottom w:val="none" w:sz="0" w:space="0" w:color="auto"/>
                    <w:right w:val="none" w:sz="0" w:space="0" w:color="auto"/>
                  </w:divBdr>
                </w:div>
                <w:div w:id="1611278283">
                  <w:marLeft w:val="0"/>
                  <w:marRight w:val="0"/>
                  <w:marTop w:val="0"/>
                  <w:marBottom w:val="0"/>
                  <w:divBdr>
                    <w:top w:val="none" w:sz="0" w:space="0" w:color="auto"/>
                    <w:left w:val="none" w:sz="0" w:space="0" w:color="auto"/>
                    <w:bottom w:val="none" w:sz="0" w:space="0" w:color="auto"/>
                    <w:right w:val="none" w:sz="0" w:space="0" w:color="auto"/>
                  </w:divBdr>
                </w:div>
                <w:div w:id="1612855795">
                  <w:marLeft w:val="0"/>
                  <w:marRight w:val="0"/>
                  <w:marTop w:val="0"/>
                  <w:marBottom w:val="0"/>
                  <w:divBdr>
                    <w:top w:val="none" w:sz="0" w:space="0" w:color="auto"/>
                    <w:left w:val="none" w:sz="0" w:space="0" w:color="auto"/>
                    <w:bottom w:val="none" w:sz="0" w:space="0" w:color="auto"/>
                    <w:right w:val="none" w:sz="0" w:space="0" w:color="auto"/>
                  </w:divBdr>
                </w:div>
                <w:div w:id="1617516034">
                  <w:marLeft w:val="0"/>
                  <w:marRight w:val="0"/>
                  <w:marTop w:val="0"/>
                  <w:marBottom w:val="0"/>
                  <w:divBdr>
                    <w:top w:val="none" w:sz="0" w:space="0" w:color="auto"/>
                    <w:left w:val="none" w:sz="0" w:space="0" w:color="auto"/>
                    <w:bottom w:val="none" w:sz="0" w:space="0" w:color="auto"/>
                    <w:right w:val="none" w:sz="0" w:space="0" w:color="auto"/>
                  </w:divBdr>
                </w:div>
                <w:div w:id="1619949768">
                  <w:marLeft w:val="0"/>
                  <w:marRight w:val="0"/>
                  <w:marTop w:val="0"/>
                  <w:marBottom w:val="0"/>
                  <w:divBdr>
                    <w:top w:val="none" w:sz="0" w:space="0" w:color="auto"/>
                    <w:left w:val="none" w:sz="0" w:space="0" w:color="auto"/>
                    <w:bottom w:val="none" w:sz="0" w:space="0" w:color="auto"/>
                    <w:right w:val="none" w:sz="0" w:space="0" w:color="auto"/>
                  </w:divBdr>
                </w:div>
                <w:div w:id="1620143335">
                  <w:marLeft w:val="0"/>
                  <w:marRight w:val="0"/>
                  <w:marTop w:val="0"/>
                  <w:marBottom w:val="0"/>
                  <w:divBdr>
                    <w:top w:val="none" w:sz="0" w:space="0" w:color="auto"/>
                    <w:left w:val="none" w:sz="0" w:space="0" w:color="auto"/>
                    <w:bottom w:val="none" w:sz="0" w:space="0" w:color="auto"/>
                    <w:right w:val="none" w:sz="0" w:space="0" w:color="auto"/>
                  </w:divBdr>
                </w:div>
                <w:div w:id="1624386696">
                  <w:marLeft w:val="0"/>
                  <w:marRight w:val="0"/>
                  <w:marTop w:val="0"/>
                  <w:marBottom w:val="0"/>
                  <w:divBdr>
                    <w:top w:val="none" w:sz="0" w:space="0" w:color="auto"/>
                    <w:left w:val="none" w:sz="0" w:space="0" w:color="auto"/>
                    <w:bottom w:val="none" w:sz="0" w:space="0" w:color="auto"/>
                    <w:right w:val="none" w:sz="0" w:space="0" w:color="auto"/>
                  </w:divBdr>
                </w:div>
                <w:div w:id="1625303630">
                  <w:marLeft w:val="0"/>
                  <w:marRight w:val="0"/>
                  <w:marTop w:val="0"/>
                  <w:marBottom w:val="0"/>
                  <w:divBdr>
                    <w:top w:val="none" w:sz="0" w:space="0" w:color="auto"/>
                    <w:left w:val="none" w:sz="0" w:space="0" w:color="auto"/>
                    <w:bottom w:val="none" w:sz="0" w:space="0" w:color="auto"/>
                    <w:right w:val="none" w:sz="0" w:space="0" w:color="auto"/>
                  </w:divBdr>
                </w:div>
                <w:div w:id="1627076883">
                  <w:marLeft w:val="0"/>
                  <w:marRight w:val="0"/>
                  <w:marTop w:val="0"/>
                  <w:marBottom w:val="0"/>
                  <w:divBdr>
                    <w:top w:val="none" w:sz="0" w:space="0" w:color="auto"/>
                    <w:left w:val="none" w:sz="0" w:space="0" w:color="auto"/>
                    <w:bottom w:val="none" w:sz="0" w:space="0" w:color="auto"/>
                    <w:right w:val="none" w:sz="0" w:space="0" w:color="auto"/>
                  </w:divBdr>
                </w:div>
                <w:div w:id="1627934152">
                  <w:marLeft w:val="0"/>
                  <w:marRight w:val="0"/>
                  <w:marTop w:val="0"/>
                  <w:marBottom w:val="0"/>
                  <w:divBdr>
                    <w:top w:val="none" w:sz="0" w:space="0" w:color="auto"/>
                    <w:left w:val="none" w:sz="0" w:space="0" w:color="auto"/>
                    <w:bottom w:val="none" w:sz="0" w:space="0" w:color="auto"/>
                    <w:right w:val="none" w:sz="0" w:space="0" w:color="auto"/>
                  </w:divBdr>
                </w:div>
                <w:div w:id="1628007043">
                  <w:marLeft w:val="0"/>
                  <w:marRight w:val="0"/>
                  <w:marTop w:val="0"/>
                  <w:marBottom w:val="0"/>
                  <w:divBdr>
                    <w:top w:val="none" w:sz="0" w:space="0" w:color="auto"/>
                    <w:left w:val="none" w:sz="0" w:space="0" w:color="auto"/>
                    <w:bottom w:val="none" w:sz="0" w:space="0" w:color="auto"/>
                    <w:right w:val="none" w:sz="0" w:space="0" w:color="auto"/>
                  </w:divBdr>
                </w:div>
                <w:div w:id="1630359410">
                  <w:marLeft w:val="0"/>
                  <w:marRight w:val="0"/>
                  <w:marTop w:val="0"/>
                  <w:marBottom w:val="0"/>
                  <w:divBdr>
                    <w:top w:val="none" w:sz="0" w:space="0" w:color="auto"/>
                    <w:left w:val="none" w:sz="0" w:space="0" w:color="auto"/>
                    <w:bottom w:val="none" w:sz="0" w:space="0" w:color="auto"/>
                    <w:right w:val="none" w:sz="0" w:space="0" w:color="auto"/>
                  </w:divBdr>
                </w:div>
                <w:div w:id="1632401246">
                  <w:marLeft w:val="0"/>
                  <w:marRight w:val="0"/>
                  <w:marTop w:val="0"/>
                  <w:marBottom w:val="0"/>
                  <w:divBdr>
                    <w:top w:val="none" w:sz="0" w:space="0" w:color="auto"/>
                    <w:left w:val="none" w:sz="0" w:space="0" w:color="auto"/>
                    <w:bottom w:val="none" w:sz="0" w:space="0" w:color="auto"/>
                    <w:right w:val="none" w:sz="0" w:space="0" w:color="auto"/>
                  </w:divBdr>
                </w:div>
                <w:div w:id="1634170943">
                  <w:marLeft w:val="0"/>
                  <w:marRight w:val="0"/>
                  <w:marTop w:val="0"/>
                  <w:marBottom w:val="0"/>
                  <w:divBdr>
                    <w:top w:val="none" w:sz="0" w:space="0" w:color="auto"/>
                    <w:left w:val="none" w:sz="0" w:space="0" w:color="auto"/>
                    <w:bottom w:val="none" w:sz="0" w:space="0" w:color="auto"/>
                    <w:right w:val="none" w:sz="0" w:space="0" w:color="auto"/>
                  </w:divBdr>
                </w:div>
                <w:div w:id="1634676413">
                  <w:marLeft w:val="0"/>
                  <w:marRight w:val="0"/>
                  <w:marTop w:val="0"/>
                  <w:marBottom w:val="0"/>
                  <w:divBdr>
                    <w:top w:val="none" w:sz="0" w:space="0" w:color="auto"/>
                    <w:left w:val="none" w:sz="0" w:space="0" w:color="auto"/>
                    <w:bottom w:val="none" w:sz="0" w:space="0" w:color="auto"/>
                    <w:right w:val="none" w:sz="0" w:space="0" w:color="auto"/>
                  </w:divBdr>
                </w:div>
                <w:div w:id="1635863905">
                  <w:marLeft w:val="0"/>
                  <w:marRight w:val="0"/>
                  <w:marTop w:val="0"/>
                  <w:marBottom w:val="0"/>
                  <w:divBdr>
                    <w:top w:val="none" w:sz="0" w:space="0" w:color="auto"/>
                    <w:left w:val="none" w:sz="0" w:space="0" w:color="auto"/>
                    <w:bottom w:val="none" w:sz="0" w:space="0" w:color="auto"/>
                    <w:right w:val="none" w:sz="0" w:space="0" w:color="auto"/>
                  </w:divBdr>
                </w:div>
                <w:div w:id="1638028610">
                  <w:marLeft w:val="0"/>
                  <w:marRight w:val="0"/>
                  <w:marTop w:val="0"/>
                  <w:marBottom w:val="0"/>
                  <w:divBdr>
                    <w:top w:val="none" w:sz="0" w:space="0" w:color="auto"/>
                    <w:left w:val="none" w:sz="0" w:space="0" w:color="auto"/>
                    <w:bottom w:val="none" w:sz="0" w:space="0" w:color="auto"/>
                    <w:right w:val="none" w:sz="0" w:space="0" w:color="auto"/>
                  </w:divBdr>
                </w:div>
                <w:div w:id="1638490989">
                  <w:marLeft w:val="0"/>
                  <w:marRight w:val="0"/>
                  <w:marTop w:val="0"/>
                  <w:marBottom w:val="0"/>
                  <w:divBdr>
                    <w:top w:val="none" w:sz="0" w:space="0" w:color="auto"/>
                    <w:left w:val="none" w:sz="0" w:space="0" w:color="auto"/>
                    <w:bottom w:val="none" w:sz="0" w:space="0" w:color="auto"/>
                    <w:right w:val="none" w:sz="0" w:space="0" w:color="auto"/>
                  </w:divBdr>
                </w:div>
                <w:div w:id="1639452713">
                  <w:marLeft w:val="0"/>
                  <w:marRight w:val="0"/>
                  <w:marTop w:val="0"/>
                  <w:marBottom w:val="0"/>
                  <w:divBdr>
                    <w:top w:val="none" w:sz="0" w:space="0" w:color="auto"/>
                    <w:left w:val="none" w:sz="0" w:space="0" w:color="auto"/>
                    <w:bottom w:val="none" w:sz="0" w:space="0" w:color="auto"/>
                    <w:right w:val="none" w:sz="0" w:space="0" w:color="auto"/>
                  </w:divBdr>
                </w:div>
                <w:div w:id="1640378296">
                  <w:marLeft w:val="0"/>
                  <w:marRight w:val="0"/>
                  <w:marTop w:val="0"/>
                  <w:marBottom w:val="0"/>
                  <w:divBdr>
                    <w:top w:val="none" w:sz="0" w:space="0" w:color="auto"/>
                    <w:left w:val="none" w:sz="0" w:space="0" w:color="auto"/>
                    <w:bottom w:val="none" w:sz="0" w:space="0" w:color="auto"/>
                    <w:right w:val="none" w:sz="0" w:space="0" w:color="auto"/>
                  </w:divBdr>
                </w:div>
                <w:div w:id="1641766196">
                  <w:marLeft w:val="0"/>
                  <w:marRight w:val="0"/>
                  <w:marTop w:val="0"/>
                  <w:marBottom w:val="0"/>
                  <w:divBdr>
                    <w:top w:val="none" w:sz="0" w:space="0" w:color="auto"/>
                    <w:left w:val="none" w:sz="0" w:space="0" w:color="auto"/>
                    <w:bottom w:val="none" w:sz="0" w:space="0" w:color="auto"/>
                    <w:right w:val="none" w:sz="0" w:space="0" w:color="auto"/>
                  </w:divBdr>
                </w:div>
                <w:div w:id="1642343182">
                  <w:marLeft w:val="0"/>
                  <w:marRight w:val="0"/>
                  <w:marTop w:val="0"/>
                  <w:marBottom w:val="0"/>
                  <w:divBdr>
                    <w:top w:val="none" w:sz="0" w:space="0" w:color="auto"/>
                    <w:left w:val="none" w:sz="0" w:space="0" w:color="auto"/>
                    <w:bottom w:val="none" w:sz="0" w:space="0" w:color="auto"/>
                    <w:right w:val="none" w:sz="0" w:space="0" w:color="auto"/>
                  </w:divBdr>
                </w:div>
                <w:div w:id="1643347654">
                  <w:marLeft w:val="0"/>
                  <w:marRight w:val="0"/>
                  <w:marTop w:val="0"/>
                  <w:marBottom w:val="0"/>
                  <w:divBdr>
                    <w:top w:val="none" w:sz="0" w:space="0" w:color="auto"/>
                    <w:left w:val="none" w:sz="0" w:space="0" w:color="auto"/>
                    <w:bottom w:val="none" w:sz="0" w:space="0" w:color="auto"/>
                    <w:right w:val="none" w:sz="0" w:space="0" w:color="auto"/>
                  </w:divBdr>
                </w:div>
                <w:div w:id="1647390069">
                  <w:marLeft w:val="0"/>
                  <w:marRight w:val="0"/>
                  <w:marTop w:val="0"/>
                  <w:marBottom w:val="0"/>
                  <w:divBdr>
                    <w:top w:val="none" w:sz="0" w:space="0" w:color="auto"/>
                    <w:left w:val="none" w:sz="0" w:space="0" w:color="auto"/>
                    <w:bottom w:val="none" w:sz="0" w:space="0" w:color="auto"/>
                    <w:right w:val="none" w:sz="0" w:space="0" w:color="auto"/>
                  </w:divBdr>
                </w:div>
                <w:div w:id="1648589192">
                  <w:marLeft w:val="0"/>
                  <w:marRight w:val="0"/>
                  <w:marTop w:val="0"/>
                  <w:marBottom w:val="0"/>
                  <w:divBdr>
                    <w:top w:val="none" w:sz="0" w:space="0" w:color="auto"/>
                    <w:left w:val="none" w:sz="0" w:space="0" w:color="auto"/>
                    <w:bottom w:val="none" w:sz="0" w:space="0" w:color="auto"/>
                    <w:right w:val="none" w:sz="0" w:space="0" w:color="auto"/>
                  </w:divBdr>
                </w:div>
                <w:div w:id="1648779395">
                  <w:marLeft w:val="0"/>
                  <w:marRight w:val="0"/>
                  <w:marTop w:val="0"/>
                  <w:marBottom w:val="0"/>
                  <w:divBdr>
                    <w:top w:val="none" w:sz="0" w:space="0" w:color="auto"/>
                    <w:left w:val="none" w:sz="0" w:space="0" w:color="auto"/>
                    <w:bottom w:val="none" w:sz="0" w:space="0" w:color="auto"/>
                    <w:right w:val="none" w:sz="0" w:space="0" w:color="auto"/>
                  </w:divBdr>
                </w:div>
                <w:div w:id="1648896554">
                  <w:marLeft w:val="0"/>
                  <w:marRight w:val="0"/>
                  <w:marTop w:val="0"/>
                  <w:marBottom w:val="0"/>
                  <w:divBdr>
                    <w:top w:val="none" w:sz="0" w:space="0" w:color="auto"/>
                    <w:left w:val="none" w:sz="0" w:space="0" w:color="auto"/>
                    <w:bottom w:val="none" w:sz="0" w:space="0" w:color="auto"/>
                    <w:right w:val="none" w:sz="0" w:space="0" w:color="auto"/>
                  </w:divBdr>
                </w:div>
                <w:div w:id="1649673904">
                  <w:marLeft w:val="0"/>
                  <w:marRight w:val="0"/>
                  <w:marTop w:val="0"/>
                  <w:marBottom w:val="0"/>
                  <w:divBdr>
                    <w:top w:val="none" w:sz="0" w:space="0" w:color="auto"/>
                    <w:left w:val="none" w:sz="0" w:space="0" w:color="auto"/>
                    <w:bottom w:val="none" w:sz="0" w:space="0" w:color="auto"/>
                    <w:right w:val="none" w:sz="0" w:space="0" w:color="auto"/>
                  </w:divBdr>
                </w:div>
                <w:div w:id="1652252957">
                  <w:marLeft w:val="0"/>
                  <w:marRight w:val="0"/>
                  <w:marTop w:val="0"/>
                  <w:marBottom w:val="0"/>
                  <w:divBdr>
                    <w:top w:val="none" w:sz="0" w:space="0" w:color="auto"/>
                    <w:left w:val="none" w:sz="0" w:space="0" w:color="auto"/>
                    <w:bottom w:val="none" w:sz="0" w:space="0" w:color="auto"/>
                    <w:right w:val="none" w:sz="0" w:space="0" w:color="auto"/>
                  </w:divBdr>
                </w:div>
                <w:div w:id="1654598675">
                  <w:marLeft w:val="0"/>
                  <w:marRight w:val="0"/>
                  <w:marTop w:val="0"/>
                  <w:marBottom w:val="0"/>
                  <w:divBdr>
                    <w:top w:val="none" w:sz="0" w:space="0" w:color="auto"/>
                    <w:left w:val="none" w:sz="0" w:space="0" w:color="auto"/>
                    <w:bottom w:val="none" w:sz="0" w:space="0" w:color="auto"/>
                    <w:right w:val="none" w:sz="0" w:space="0" w:color="auto"/>
                  </w:divBdr>
                </w:div>
                <w:div w:id="1659460223">
                  <w:marLeft w:val="0"/>
                  <w:marRight w:val="0"/>
                  <w:marTop w:val="0"/>
                  <w:marBottom w:val="0"/>
                  <w:divBdr>
                    <w:top w:val="none" w:sz="0" w:space="0" w:color="auto"/>
                    <w:left w:val="none" w:sz="0" w:space="0" w:color="auto"/>
                    <w:bottom w:val="none" w:sz="0" w:space="0" w:color="auto"/>
                    <w:right w:val="none" w:sz="0" w:space="0" w:color="auto"/>
                  </w:divBdr>
                </w:div>
                <w:div w:id="1661620070">
                  <w:marLeft w:val="0"/>
                  <w:marRight w:val="0"/>
                  <w:marTop w:val="0"/>
                  <w:marBottom w:val="0"/>
                  <w:divBdr>
                    <w:top w:val="none" w:sz="0" w:space="0" w:color="auto"/>
                    <w:left w:val="none" w:sz="0" w:space="0" w:color="auto"/>
                    <w:bottom w:val="none" w:sz="0" w:space="0" w:color="auto"/>
                    <w:right w:val="none" w:sz="0" w:space="0" w:color="auto"/>
                  </w:divBdr>
                </w:div>
                <w:div w:id="1666517007">
                  <w:marLeft w:val="0"/>
                  <w:marRight w:val="0"/>
                  <w:marTop w:val="0"/>
                  <w:marBottom w:val="0"/>
                  <w:divBdr>
                    <w:top w:val="none" w:sz="0" w:space="0" w:color="auto"/>
                    <w:left w:val="none" w:sz="0" w:space="0" w:color="auto"/>
                    <w:bottom w:val="none" w:sz="0" w:space="0" w:color="auto"/>
                    <w:right w:val="none" w:sz="0" w:space="0" w:color="auto"/>
                  </w:divBdr>
                </w:div>
                <w:div w:id="1668633508">
                  <w:marLeft w:val="0"/>
                  <w:marRight w:val="0"/>
                  <w:marTop w:val="0"/>
                  <w:marBottom w:val="0"/>
                  <w:divBdr>
                    <w:top w:val="none" w:sz="0" w:space="0" w:color="auto"/>
                    <w:left w:val="none" w:sz="0" w:space="0" w:color="auto"/>
                    <w:bottom w:val="none" w:sz="0" w:space="0" w:color="auto"/>
                    <w:right w:val="none" w:sz="0" w:space="0" w:color="auto"/>
                  </w:divBdr>
                </w:div>
                <w:div w:id="1670862107">
                  <w:marLeft w:val="0"/>
                  <w:marRight w:val="0"/>
                  <w:marTop w:val="0"/>
                  <w:marBottom w:val="0"/>
                  <w:divBdr>
                    <w:top w:val="none" w:sz="0" w:space="0" w:color="auto"/>
                    <w:left w:val="none" w:sz="0" w:space="0" w:color="auto"/>
                    <w:bottom w:val="none" w:sz="0" w:space="0" w:color="auto"/>
                    <w:right w:val="none" w:sz="0" w:space="0" w:color="auto"/>
                  </w:divBdr>
                </w:div>
                <w:div w:id="1671179360">
                  <w:marLeft w:val="0"/>
                  <w:marRight w:val="0"/>
                  <w:marTop w:val="0"/>
                  <w:marBottom w:val="0"/>
                  <w:divBdr>
                    <w:top w:val="none" w:sz="0" w:space="0" w:color="auto"/>
                    <w:left w:val="none" w:sz="0" w:space="0" w:color="auto"/>
                    <w:bottom w:val="none" w:sz="0" w:space="0" w:color="auto"/>
                    <w:right w:val="none" w:sz="0" w:space="0" w:color="auto"/>
                  </w:divBdr>
                </w:div>
                <w:div w:id="1675254795">
                  <w:marLeft w:val="0"/>
                  <w:marRight w:val="0"/>
                  <w:marTop w:val="0"/>
                  <w:marBottom w:val="0"/>
                  <w:divBdr>
                    <w:top w:val="none" w:sz="0" w:space="0" w:color="auto"/>
                    <w:left w:val="none" w:sz="0" w:space="0" w:color="auto"/>
                    <w:bottom w:val="none" w:sz="0" w:space="0" w:color="auto"/>
                    <w:right w:val="none" w:sz="0" w:space="0" w:color="auto"/>
                  </w:divBdr>
                </w:div>
                <w:div w:id="1675952865">
                  <w:marLeft w:val="0"/>
                  <w:marRight w:val="0"/>
                  <w:marTop w:val="0"/>
                  <w:marBottom w:val="0"/>
                  <w:divBdr>
                    <w:top w:val="none" w:sz="0" w:space="0" w:color="auto"/>
                    <w:left w:val="none" w:sz="0" w:space="0" w:color="auto"/>
                    <w:bottom w:val="none" w:sz="0" w:space="0" w:color="auto"/>
                    <w:right w:val="none" w:sz="0" w:space="0" w:color="auto"/>
                  </w:divBdr>
                </w:div>
                <w:div w:id="1676107551">
                  <w:marLeft w:val="0"/>
                  <w:marRight w:val="0"/>
                  <w:marTop w:val="0"/>
                  <w:marBottom w:val="0"/>
                  <w:divBdr>
                    <w:top w:val="none" w:sz="0" w:space="0" w:color="auto"/>
                    <w:left w:val="none" w:sz="0" w:space="0" w:color="auto"/>
                    <w:bottom w:val="none" w:sz="0" w:space="0" w:color="auto"/>
                    <w:right w:val="none" w:sz="0" w:space="0" w:color="auto"/>
                  </w:divBdr>
                </w:div>
                <w:div w:id="1677342698">
                  <w:marLeft w:val="0"/>
                  <w:marRight w:val="0"/>
                  <w:marTop w:val="0"/>
                  <w:marBottom w:val="0"/>
                  <w:divBdr>
                    <w:top w:val="none" w:sz="0" w:space="0" w:color="auto"/>
                    <w:left w:val="none" w:sz="0" w:space="0" w:color="auto"/>
                    <w:bottom w:val="none" w:sz="0" w:space="0" w:color="auto"/>
                    <w:right w:val="none" w:sz="0" w:space="0" w:color="auto"/>
                  </w:divBdr>
                </w:div>
                <w:div w:id="1684630927">
                  <w:marLeft w:val="0"/>
                  <w:marRight w:val="0"/>
                  <w:marTop w:val="0"/>
                  <w:marBottom w:val="0"/>
                  <w:divBdr>
                    <w:top w:val="none" w:sz="0" w:space="0" w:color="auto"/>
                    <w:left w:val="none" w:sz="0" w:space="0" w:color="auto"/>
                    <w:bottom w:val="none" w:sz="0" w:space="0" w:color="auto"/>
                    <w:right w:val="none" w:sz="0" w:space="0" w:color="auto"/>
                  </w:divBdr>
                </w:div>
                <w:div w:id="1688604719">
                  <w:marLeft w:val="0"/>
                  <w:marRight w:val="0"/>
                  <w:marTop w:val="0"/>
                  <w:marBottom w:val="0"/>
                  <w:divBdr>
                    <w:top w:val="none" w:sz="0" w:space="0" w:color="auto"/>
                    <w:left w:val="none" w:sz="0" w:space="0" w:color="auto"/>
                    <w:bottom w:val="none" w:sz="0" w:space="0" w:color="auto"/>
                    <w:right w:val="none" w:sz="0" w:space="0" w:color="auto"/>
                  </w:divBdr>
                </w:div>
                <w:div w:id="1695032297">
                  <w:marLeft w:val="0"/>
                  <w:marRight w:val="0"/>
                  <w:marTop w:val="0"/>
                  <w:marBottom w:val="0"/>
                  <w:divBdr>
                    <w:top w:val="none" w:sz="0" w:space="0" w:color="auto"/>
                    <w:left w:val="none" w:sz="0" w:space="0" w:color="auto"/>
                    <w:bottom w:val="none" w:sz="0" w:space="0" w:color="auto"/>
                    <w:right w:val="none" w:sz="0" w:space="0" w:color="auto"/>
                  </w:divBdr>
                </w:div>
                <w:div w:id="1699819318">
                  <w:marLeft w:val="0"/>
                  <w:marRight w:val="0"/>
                  <w:marTop w:val="0"/>
                  <w:marBottom w:val="0"/>
                  <w:divBdr>
                    <w:top w:val="none" w:sz="0" w:space="0" w:color="auto"/>
                    <w:left w:val="none" w:sz="0" w:space="0" w:color="auto"/>
                    <w:bottom w:val="none" w:sz="0" w:space="0" w:color="auto"/>
                    <w:right w:val="none" w:sz="0" w:space="0" w:color="auto"/>
                  </w:divBdr>
                </w:div>
                <w:div w:id="1701274052">
                  <w:marLeft w:val="0"/>
                  <w:marRight w:val="0"/>
                  <w:marTop w:val="0"/>
                  <w:marBottom w:val="0"/>
                  <w:divBdr>
                    <w:top w:val="none" w:sz="0" w:space="0" w:color="auto"/>
                    <w:left w:val="none" w:sz="0" w:space="0" w:color="auto"/>
                    <w:bottom w:val="none" w:sz="0" w:space="0" w:color="auto"/>
                    <w:right w:val="none" w:sz="0" w:space="0" w:color="auto"/>
                  </w:divBdr>
                </w:div>
                <w:div w:id="1706172383">
                  <w:marLeft w:val="0"/>
                  <w:marRight w:val="0"/>
                  <w:marTop w:val="0"/>
                  <w:marBottom w:val="0"/>
                  <w:divBdr>
                    <w:top w:val="none" w:sz="0" w:space="0" w:color="auto"/>
                    <w:left w:val="none" w:sz="0" w:space="0" w:color="auto"/>
                    <w:bottom w:val="none" w:sz="0" w:space="0" w:color="auto"/>
                    <w:right w:val="none" w:sz="0" w:space="0" w:color="auto"/>
                  </w:divBdr>
                </w:div>
                <w:div w:id="1714579260">
                  <w:marLeft w:val="0"/>
                  <w:marRight w:val="0"/>
                  <w:marTop w:val="0"/>
                  <w:marBottom w:val="0"/>
                  <w:divBdr>
                    <w:top w:val="none" w:sz="0" w:space="0" w:color="auto"/>
                    <w:left w:val="none" w:sz="0" w:space="0" w:color="auto"/>
                    <w:bottom w:val="none" w:sz="0" w:space="0" w:color="auto"/>
                    <w:right w:val="none" w:sz="0" w:space="0" w:color="auto"/>
                  </w:divBdr>
                </w:div>
                <w:div w:id="1714764764">
                  <w:marLeft w:val="0"/>
                  <w:marRight w:val="0"/>
                  <w:marTop w:val="0"/>
                  <w:marBottom w:val="0"/>
                  <w:divBdr>
                    <w:top w:val="none" w:sz="0" w:space="0" w:color="auto"/>
                    <w:left w:val="none" w:sz="0" w:space="0" w:color="auto"/>
                    <w:bottom w:val="none" w:sz="0" w:space="0" w:color="auto"/>
                    <w:right w:val="none" w:sz="0" w:space="0" w:color="auto"/>
                  </w:divBdr>
                </w:div>
                <w:div w:id="1714965343">
                  <w:marLeft w:val="0"/>
                  <w:marRight w:val="0"/>
                  <w:marTop w:val="0"/>
                  <w:marBottom w:val="0"/>
                  <w:divBdr>
                    <w:top w:val="none" w:sz="0" w:space="0" w:color="auto"/>
                    <w:left w:val="none" w:sz="0" w:space="0" w:color="auto"/>
                    <w:bottom w:val="none" w:sz="0" w:space="0" w:color="auto"/>
                    <w:right w:val="none" w:sz="0" w:space="0" w:color="auto"/>
                  </w:divBdr>
                </w:div>
                <w:div w:id="1718312047">
                  <w:marLeft w:val="0"/>
                  <w:marRight w:val="0"/>
                  <w:marTop w:val="0"/>
                  <w:marBottom w:val="0"/>
                  <w:divBdr>
                    <w:top w:val="none" w:sz="0" w:space="0" w:color="auto"/>
                    <w:left w:val="none" w:sz="0" w:space="0" w:color="auto"/>
                    <w:bottom w:val="none" w:sz="0" w:space="0" w:color="auto"/>
                    <w:right w:val="none" w:sz="0" w:space="0" w:color="auto"/>
                  </w:divBdr>
                </w:div>
                <w:div w:id="1719233837">
                  <w:marLeft w:val="0"/>
                  <w:marRight w:val="0"/>
                  <w:marTop w:val="0"/>
                  <w:marBottom w:val="0"/>
                  <w:divBdr>
                    <w:top w:val="none" w:sz="0" w:space="0" w:color="auto"/>
                    <w:left w:val="none" w:sz="0" w:space="0" w:color="auto"/>
                    <w:bottom w:val="none" w:sz="0" w:space="0" w:color="auto"/>
                    <w:right w:val="none" w:sz="0" w:space="0" w:color="auto"/>
                  </w:divBdr>
                </w:div>
                <w:div w:id="1719549282">
                  <w:marLeft w:val="0"/>
                  <w:marRight w:val="0"/>
                  <w:marTop w:val="0"/>
                  <w:marBottom w:val="0"/>
                  <w:divBdr>
                    <w:top w:val="none" w:sz="0" w:space="0" w:color="auto"/>
                    <w:left w:val="none" w:sz="0" w:space="0" w:color="auto"/>
                    <w:bottom w:val="none" w:sz="0" w:space="0" w:color="auto"/>
                    <w:right w:val="none" w:sz="0" w:space="0" w:color="auto"/>
                  </w:divBdr>
                </w:div>
                <w:div w:id="1719551875">
                  <w:marLeft w:val="0"/>
                  <w:marRight w:val="0"/>
                  <w:marTop w:val="0"/>
                  <w:marBottom w:val="0"/>
                  <w:divBdr>
                    <w:top w:val="none" w:sz="0" w:space="0" w:color="auto"/>
                    <w:left w:val="none" w:sz="0" w:space="0" w:color="auto"/>
                    <w:bottom w:val="none" w:sz="0" w:space="0" w:color="auto"/>
                    <w:right w:val="none" w:sz="0" w:space="0" w:color="auto"/>
                  </w:divBdr>
                </w:div>
                <w:div w:id="1719745739">
                  <w:marLeft w:val="0"/>
                  <w:marRight w:val="0"/>
                  <w:marTop w:val="0"/>
                  <w:marBottom w:val="0"/>
                  <w:divBdr>
                    <w:top w:val="none" w:sz="0" w:space="0" w:color="auto"/>
                    <w:left w:val="none" w:sz="0" w:space="0" w:color="auto"/>
                    <w:bottom w:val="none" w:sz="0" w:space="0" w:color="auto"/>
                    <w:right w:val="none" w:sz="0" w:space="0" w:color="auto"/>
                  </w:divBdr>
                </w:div>
                <w:div w:id="1720981137">
                  <w:marLeft w:val="0"/>
                  <w:marRight w:val="0"/>
                  <w:marTop w:val="0"/>
                  <w:marBottom w:val="0"/>
                  <w:divBdr>
                    <w:top w:val="none" w:sz="0" w:space="0" w:color="auto"/>
                    <w:left w:val="none" w:sz="0" w:space="0" w:color="auto"/>
                    <w:bottom w:val="none" w:sz="0" w:space="0" w:color="auto"/>
                    <w:right w:val="none" w:sz="0" w:space="0" w:color="auto"/>
                  </w:divBdr>
                </w:div>
                <w:div w:id="1724255028">
                  <w:marLeft w:val="0"/>
                  <w:marRight w:val="0"/>
                  <w:marTop w:val="0"/>
                  <w:marBottom w:val="0"/>
                  <w:divBdr>
                    <w:top w:val="none" w:sz="0" w:space="0" w:color="auto"/>
                    <w:left w:val="none" w:sz="0" w:space="0" w:color="auto"/>
                    <w:bottom w:val="none" w:sz="0" w:space="0" w:color="auto"/>
                    <w:right w:val="none" w:sz="0" w:space="0" w:color="auto"/>
                  </w:divBdr>
                </w:div>
                <w:div w:id="1725565075">
                  <w:marLeft w:val="0"/>
                  <w:marRight w:val="0"/>
                  <w:marTop w:val="0"/>
                  <w:marBottom w:val="0"/>
                  <w:divBdr>
                    <w:top w:val="none" w:sz="0" w:space="0" w:color="auto"/>
                    <w:left w:val="none" w:sz="0" w:space="0" w:color="auto"/>
                    <w:bottom w:val="none" w:sz="0" w:space="0" w:color="auto"/>
                    <w:right w:val="none" w:sz="0" w:space="0" w:color="auto"/>
                  </w:divBdr>
                </w:div>
                <w:div w:id="1725711718">
                  <w:marLeft w:val="0"/>
                  <w:marRight w:val="0"/>
                  <w:marTop w:val="0"/>
                  <w:marBottom w:val="0"/>
                  <w:divBdr>
                    <w:top w:val="none" w:sz="0" w:space="0" w:color="auto"/>
                    <w:left w:val="none" w:sz="0" w:space="0" w:color="auto"/>
                    <w:bottom w:val="none" w:sz="0" w:space="0" w:color="auto"/>
                    <w:right w:val="none" w:sz="0" w:space="0" w:color="auto"/>
                  </w:divBdr>
                </w:div>
                <w:div w:id="1726642283">
                  <w:marLeft w:val="0"/>
                  <w:marRight w:val="0"/>
                  <w:marTop w:val="0"/>
                  <w:marBottom w:val="0"/>
                  <w:divBdr>
                    <w:top w:val="none" w:sz="0" w:space="0" w:color="auto"/>
                    <w:left w:val="none" w:sz="0" w:space="0" w:color="auto"/>
                    <w:bottom w:val="none" w:sz="0" w:space="0" w:color="auto"/>
                    <w:right w:val="none" w:sz="0" w:space="0" w:color="auto"/>
                  </w:divBdr>
                </w:div>
                <w:div w:id="1727071580">
                  <w:marLeft w:val="0"/>
                  <w:marRight w:val="0"/>
                  <w:marTop w:val="0"/>
                  <w:marBottom w:val="0"/>
                  <w:divBdr>
                    <w:top w:val="none" w:sz="0" w:space="0" w:color="auto"/>
                    <w:left w:val="none" w:sz="0" w:space="0" w:color="auto"/>
                    <w:bottom w:val="none" w:sz="0" w:space="0" w:color="auto"/>
                    <w:right w:val="none" w:sz="0" w:space="0" w:color="auto"/>
                  </w:divBdr>
                </w:div>
                <w:div w:id="1727296254">
                  <w:marLeft w:val="0"/>
                  <w:marRight w:val="0"/>
                  <w:marTop w:val="0"/>
                  <w:marBottom w:val="0"/>
                  <w:divBdr>
                    <w:top w:val="none" w:sz="0" w:space="0" w:color="auto"/>
                    <w:left w:val="none" w:sz="0" w:space="0" w:color="auto"/>
                    <w:bottom w:val="none" w:sz="0" w:space="0" w:color="auto"/>
                    <w:right w:val="none" w:sz="0" w:space="0" w:color="auto"/>
                  </w:divBdr>
                </w:div>
                <w:div w:id="1729650946">
                  <w:marLeft w:val="0"/>
                  <w:marRight w:val="0"/>
                  <w:marTop w:val="0"/>
                  <w:marBottom w:val="0"/>
                  <w:divBdr>
                    <w:top w:val="none" w:sz="0" w:space="0" w:color="auto"/>
                    <w:left w:val="none" w:sz="0" w:space="0" w:color="auto"/>
                    <w:bottom w:val="none" w:sz="0" w:space="0" w:color="auto"/>
                    <w:right w:val="none" w:sz="0" w:space="0" w:color="auto"/>
                  </w:divBdr>
                </w:div>
                <w:div w:id="1730497457">
                  <w:marLeft w:val="0"/>
                  <w:marRight w:val="0"/>
                  <w:marTop w:val="0"/>
                  <w:marBottom w:val="0"/>
                  <w:divBdr>
                    <w:top w:val="none" w:sz="0" w:space="0" w:color="auto"/>
                    <w:left w:val="none" w:sz="0" w:space="0" w:color="auto"/>
                    <w:bottom w:val="none" w:sz="0" w:space="0" w:color="auto"/>
                    <w:right w:val="none" w:sz="0" w:space="0" w:color="auto"/>
                  </w:divBdr>
                </w:div>
                <w:div w:id="1731728000">
                  <w:marLeft w:val="0"/>
                  <w:marRight w:val="0"/>
                  <w:marTop w:val="0"/>
                  <w:marBottom w:val="0"/>
                  <w:divBdr>
                    <w:top w:val="none" w:sz="0" w:space="0" w:color="auto"/>
                    <w:left w:val="none" w:sz="0" w:space="0" w:color="auto"/>
                    <w:bottom w:val="none" w:sz="0" w:space="0" w:color="auto"/>
                    <w:right w:val="none" w:sz="0" w:space="0" w:color="auto"/>
                  </w:divBdr>
                </w:div>
                <w:div w:id="1732145313">
                  <w:marLeft w:val="0"/>
                  <w:marRight w:val="0"/>
                  <w:marTop w:val="0"/>
                  <w:marBottom w:val="0"/>
                  <w:divBdr>
                    <w:top w:val="none" w:sz="0" w:space="0" w:color="auto"/>
                    <w:left w:val="none" w:sz="0" w:space="0" w:color="auto"/>
                    <w:bottom w:val="none" w:sz="0" w:space="0" w:color="auto"/>
                    <w:right w:val="none" w:sz="0" w:space="0" w:color="auto"/>
                  </w:divBdr>
                </w:div>
                <w:div w:id="1732460154">
                  <w:marLeft w:val="0"/>
                  <w:marRight w:val="0"/>
                  <w:marTop w:val="0"/>
                  <w:marBottom w:val="0"/>
                  <w:divBdr>
                    <w:top w:val="none" w:sz="0" w:space="0" w:color="auto"/>
                    <w:left w:val="none" w:sz="0" w:space="0" w:color="auto"/>
                    <w:bottom w:val="none" w:sz="0" w:space="0" w:color="auto"/>
                    <w:right w:val="none" w:sz="0" w:space="0" w:color="auto"/>
                  </w:divBdr>
                </w:div>
                <w:div w:id="1739741201">
                  <w:marLeft w:val="0"/>
                  <w:marRight w:val="0"/>
                  <w:marTop w:val="0"/>
                  <w:marBottom w:val="0"/>
                  <w:divBdr>
                    <w:top w:val="none" w:sz="0" w:space="0" w:color="auto"/>
                    <w:left w:val="none" w:sz="0" w:space="0" w:color="auto"/>
                    <w:bottom w:val="none" w:sz="0" w:space="0" w:color="auto"/>
                    <w:right w:val="none" w:sz="0" w:space="0" w:color="auto"/>
                  </w:divBdr>
                </w:div>
                <w:div w:id="1745756617">
                  <w:marLeft w:val="0"/>
                  <w:marRight w:val="0"/>
                  <w:marTop w:val="0"/>
                  <w:marBottom w:val="0"/>
                  <w:divBdr>
                    <w:top w:val="none" w:sz="0" w:space="0" w:color="auto"/>
                    <w:left w:val="none" w:sz="0" w:space="0" w:color="auto"/>
                    <w:bottom w:val="none" w:sz="0" w:space="0" w:color="auto"/>
                    <w:right w:val="none" w:sz="0" w:space="0" w:color="auto"/>
                  </w:divBdr>
                </w:div>
                <w:div w:id="1751460898">
                  <w:marLeft w:val="0"/>
                  <w:marRight w:val="0"/>
                  <w:marTop w:val="0"/>
                  <w:marBottom w:val="0"/>
                  <w:divBdr>
                    <w:top w:val="none" w:sz="0" w:space="0" w:color="auto"/>
                    <w:left w:val="none" w:sz="0" w:space="0" w:color="auto"/>
                    <w:bottom w:val="none" w:sz="0" w:space="0" w:color="auto"/>
                    <w:right w:val="none" w:sz="0" w:space="0" w:color="auto"/>
                  </w:divBdr>
                </w:div>
                <w:div w:id="1758944747">
                  <w:marLeft w:val="0"/>
                  <w:marRight w:val="0"/>
                  <w:marTop w:val="0"/>
                  <w:marBottom w:val="0"/>
                  <w:divBdr>
                    <w:top w:val="none" w:sz="0" w:space="0" w:color="auto"/>
                    <w:left w:val="none" w:sz="0" w:space="0" w:color="auto"/>
                    <w:bottom w:val="none" w:sz="0" w:space="0" w:color="auto"/>
                    <w:right w:val="none" w:sz="0" w:space="0" w:color="auto"/>
                  </w:divBdr>
                </w:div>
                <w:div w:id="1759787765">
                  <w:marLeft w:val="0"/>
                  <w:marRight w:val="0"/>
                  <w:marTop w:val="0"/>
                  <w:marBottom w:val="0"/>
                  <w:divBdr>
                    <w:top w:val="none" w:sz="0" w:space="0" w:color="auto"/>
                    <w:left w:val="none" w:sz="0" w:space="0" w:color="auto"/>
                    <w:bottom w:val="none" w:sz="0" w:space="0" w:color="auto"/>
                    <w:right w:val="none" w:sz="0" w:space="0" w:color="auto"/>
                  </w:divBdr>
                </w:div>
                <w:div w:id="1761171074">
                  <w:marLeft w:val="0"/>
                  <w:marRight w:val="0"/>
                  <w:marTop w:val="0"/>
                  <w:marBottom w:val="0"/>
                  <w:divBdr>
                    <w:top w:val="none" w:sz="0" w:space="0" w:color="auto"/>
                    <w:left w:val="none" w:sz="0" w:space="0" w:color="auto"/>
                    <w:bottom w:val="none" w:sz="0" w:space="0" w:color="auto"/>
                    <w:right w:val="none" w:sz="0" w:space="0" w:color="auto"/>
                  </w:divBdr>
                </w:div>
                <w:div w:id="1763409204">
                  <w:marLeft w:val="0"/>
                  <w:marRight w:val="0"/>
                  <w:marTop w:val="0"/>
                  <w:marBottom w:val="0"/>
                  <w:divBdr>
                    <w:top w:val="none" w:sz="0" w:space="0" w:color="auto"/>
                    <w:left w:val="none" w:sz="0" w:space="0" w:color="auto"/>
                    <w:bottom w:val="none" w:sz="0" w:space="0" w:color="auto"/>
                    <w:right w:val="none" w:sz="0" w:space="0" w:color="auto"/>
                  </w:divBdr>
                </w:div>
                <w:div w:id="1766070681">
                  <w:marLeft w:val="0"/>
                  <w:marRight w:val="0"/>
                  <w:marTop w:val="0"/>
                  <w:marBottom w:val="0"/>
                  <w:divBdr>
                    <w:top w:val="none" w:sz="0" w:space="0" w:color="auto"/>
                    <w:left w:val="none" w:sz="0" w:space="0" w:color="auto"/>
                    <w:bottom w:val="none" w:sz="0" w:space="0" w:color="auto"/>
                    <w:right w:val="none" w:sz="0" w:space="0" w:color="auto"/>
                  </w:divBdr>
                </w:div>
                <w:div w:id="1767533602">
                  <w:marLeft w:val="0"/>
                  <w:marRight w:val="0"/>
                  <w:marTop w:val="0"/>
                  <w:marBottom w:val="0"/>
                  <w:divBdr>
                    <w:top w:val="none" w:sz="0" w:space="0" w:color="auto"/>
                    <w:left w:val="none" w:sz="0" w:space="0" w:color="auto"/>
                    <w:bottom w:val="none" w:sz="0" w:space="0" w:color="auto"/>
                    <w:right w:val="none" w:sz="0" w:space="0" w:color="auto"/>
                  </w:divBdr>
                </w:div>
                <w:div w:id="1768768406">
                  <w:marLeft w:val="0"/>
                  <w:marRight w:val="0"/>
                  <w:marTop w:val="0"/>
                  <w:marBottom w:val="0"/>
                  <w:divBdr>
                    <w:top w:val="none" w:sz="0" w:space="0" w:color="auto"/>
                    <w:left w:val="none" w:sz="0" w:space="0" w:color="auto"/>
                    <w:bottom w:val="none" w:sz="0" w:space="0" w:color="auto"/>
                    <w:right w:val="none" w:sz="0" w:space="0" w:color="auto"/>
                  </w:divBdr>
                </w:div>
                <w:div w:id="1769427375">
                  <w:marLeft w:val="0"/>
                  <w:marRight w:val="0"/>
                  <w:marTop w:val="0"/>
                  <w:marBottom w:val="0"/>
                  <w:divBdr>
                    <w:top w:val="none" w:sz="0" w:space="0" w:color="auto"/>
                    <w:left w:val="none" w:sz="0" w:space="0" w:color="auto"/>
                    <w:bottom w:val="none" w:sz="0" w:space="0" w:color="auto"/>
                    <w:right w:val="none" w:sz="0" w:space="0" w:color="auto"/>
                  </w:divBdr>
                </w:div>
                <w:div w:id="1769544579">
                  <w:marLeft w:val="0"/>
                  <w:marRight w:val="0"/>
                  <w:marTop w:val="0"/>
                  <w:marBottom w:val="0"/>
                  <w:divBdr>
                    <w:top w:val="none" w:sz="0" w:space="0" w:color="auto"/>
                    <w:left w:val="none" w:sz="0" w:space="0" w:color="auto"/>
                    <w:bottom w:val="none" w:sz="0" w:space="0" w:color="auto"/>
                    <w:right w:val="none" w:sz="0" w:space="0" w:color="auto"/>
                  </w:divBdr>
                </w:div>
                <w:div w:id="1774859855">
                  <w:marLeft w:val="0"/>
                  <w:marRight w:val="0"/>
                  <w:marTop w:val="0"/>
                  <w:marBottom w:val="0"/>
                  <w:divBdr>
                    <w:top w:val="none" w:sz="0" w:space="0" w:color="auto"/>
                    <w:left w:val="none" w:sz="0" w:space="0" w:color="auto"/>
                    <w:bottom w:val="none" w:sz="0" w:space="0" w:color="auto"/>
                    <w:right w:val="none" w:sz="0" w:space="0" w:color="auto"/>
                  </w:divBdr>
                </w:div>
                <w:div w:id="1775784049">
                  <w:marLeft w:val="0"/>
                  <w:marRight w:val="0"/>
                  <w:marTop w:val="0"/>
                  <w:marBottom w:val="0"/>
                  <w:divBdr>
                    <w:top w:val="none" w:sz="0" w:space="0" w:color="auto"/>
                    <w:left w:val="none" w:sz="0" w:space="0" w:color="auto"/>
                    <w:bottom w:val="none" w:sz="0" w:space="0" w:color="auto"/>
                    <w:right w:val="none" w:sz="0" w:space="0" w:color="auto"/>
                  </w:divBdr>
                </w:div>
                <w:div w:id="1776825440">
                  <w:marLeft w:val="0"/>
                  <w:marRight w:val="0"/>
                  <w:marTop w:val="0"/>
                  <w:marBottom w:val="0"/>
                  <w:divBdr>
                    <w:top w:val="none" w:sz="0" w:space="0" w:color="auto"/>
                    <w:left w:val="none" w:sz="0" w:space="0" w:color="auto"/>
                    <w:bottom w:val="none" w:sz="0" w:space="0" w:color="auto"/>
                    <w:right w:val="none" w:sz="0" w:space="0" w:color="auto"/>
                  </w:divBdr>
                </w:div>
                <w:div w:id="1777599650">
                  <w:marLeft w:val="0"/>
                  <w:marRight w:val="0"/>
                  <w:marTop w:val="0"/>
                  <w:marBottom w:val="0"/>
                  <w:divBdr>
                    <w:top w:val="none" w:sz="0" w:space="0" w:color="auto"/>
                    <w:left w:val="none" w:sz="0" w:space="0" w:color="auto"/>
                    <w:bottom w:val="none" w:sz="0" w:space="0" w:color="auto"/>
                    <w:right w:val="none" w:sz="0" w:space="0" w:color="auto"/>
                  </w:divBdr>
                </w:div>
                <w:div w:id="1781146516">
                  <w:marLeft w:val="0"/>
                  <w:marRight w:val="0"/>
                  <w:marTop w:val="0"/>
                  <w:marBottom w:val="0"/>
                  <w:divBdr>
                    <w:top w:val="none" w:sz="0" w:space="0" w:color="auto"/>
                    <w:left w:val="none" w:sz="0" w:space="0" w:color="auto"/>
                    <w:bottom w:val="none" w:sz="0" w:space="0" w:color="auto"/>
                    <w:right w:val="none" w:sz="0" w:space="0" w:color="auto"/>
                  </w:divBdr>
                </w:div>
                <w:div w:id="1781874405">
                  <w:marLeft w:val="0"/>
                  <w:marRight w:val="0"/>
                  <w:marTop w:val="0"/>
                  <w:marBottom w:val="0"/>
                  <w:divBdr>
                    <w:top w:val="none" w:sz="0" w:space="0" w:color="auto"/>
                    <w:left w:val="none" w:sz="0" w:space="0" w:color="auto"/>
                    <w:bottom w:val="none" w:sz="0" w:space="0" w:color="auto"/>
                    <w:right w:val="none" w:sz="0" w:space="0" w:color="auto"/>
                  </w:divBdr>
                </w:div>
                <w:div w:id="1783038735">
                  <w:marLeft w:val="0"/>
                  <w:marRight w:val="0"/>
                  <w:marTop w:val="0"/>
                  <w:marBottom w:val="0"/>
                  <w:divBdr>
                    <w:top w:val="none" w:sz="0" w:space="0" w:color="auto"/>
                    <w:left w:val="none" w:sz="0" w:space="0" w:color="auto"/>
                    <w:bottom w:val="none" w:sz="0" w:space="0" w:color="auto"/>
                    <w:right w:val="none" w:sz="0" w:space="0" w:color="auto"/>
                  </w:divBdr>
                </w:div>
                <w:div w:id="1783721772">
                  <w:marLeft w:val="0"/>
                  <w:marRight w:val="0"/>
                  <w:marTop w:val="0"/>
                  <w:marBottom w:val="0"/>
                  <w:divBdr>
                    <w:top w:val="none" w:sz="0" w:space="0" w:color="auto"/>
                    <w:left w:val="none" w:sz="0" w:space="0" w:color="auto"/>
                    <w:bottom w:val="none" w:sz="0" w:space="0" w:color="auto"/>
                    <w:right w:val="none" w:sz="0" w:space="0" w:color="auto"/>
                  </w:divBdr>
                </w:div>
                <w:div w:id="1783913194">
                  <w:marLeft w:val="0"/>
                  <w:marRight w:val="0"/>
                  <w:marTop w:val="0"/>
                  <w:marBottom w:val="0"/>
                  <w:divBdr>
                    <w:top w:val="none" w:sz="0" w:space="0" w:color="auto"/>
                    <w:left w:val="none" w:sz="0" w:space="0" w:color="auto"/>
                    <w:bottom w:val="none" w:sz="0" w:space="0" w:color="auto"/>
                    <w:right w:val="none" w:sz="0" w:space="0" w:color="auto"/>
                  </w:divBdr>
                </w:div>
                <w:div w:id="1785418610">
                  <w:marLeft w:val="0"/>
                  <w:marRight w:val="0"/>
                  <w:marTop w:val="0"/>
                  <w:marBottom w:val="0"/>
                  <w:divBdr>
                    <w:top w:val="none" w:sz="0" w:space="0" w:color="auto"/>
                    <w:left w:val="none" w:sz="0" w:space="0" w:color="auto"/>
                    <w:bottom w:val="none" w:sz="0" w:space="0" w:color="auto"/>
                    <w:right w:val="none" w:sz="0" w:space="0" w:color="auto"/>
                  </w:divBdr>
                </w:div>
                <w:div w:id="1791239203">
                  <w:marLeft w:val="0"/>
                  <w:marRight w:val="0"/>
                  <w:marTop w:val="0"/>
                  <w:marBottom w:val="0"/>
                  <w:divBdr>
                    <w:top w:val="none" w:sz="0" w:space="0" w:color="auto"/>
                    <w:left w:val="none" w:sz="0" w:space="0" w:color="auto"/>
                    <w:bottom w:val="none" w:sz="0" w:space="0" w:color="auto"/>
                    <w:right w:val="none" w:sz="0" w:space="0" w:color="auto"/>
                  </w:divBdr>
                </w:div>
                <w:div w:id="1794133448">
                  <w:marLeft w:val="0"/>
                  <w:marRight w:val="0"/>
                  <w:marTop w:val="0"/>
                  <w:marBottom w:val="0"/>
                  <w:divBdr>
                    <w:top w:val="none" w:sz="0" w:space="0" w:color="auto"/>
                    <w:left w:val="none" w:sz="0" w:space="0" w:color="auto"/>
                    <w:bottom w:val="none" w:sz="0" w:space="0" w:color="auto"/>
                    <w:right w:val="none" w:sz="0" w:space="0" w:color="auto"/>
                  </w:divBdr>
                </w:div>
                <w:div w:id="1794784858">
                  <w:marLeft w:val="0"/>
                  <w:marRight w:val="0"/>
                  <w:marTop w:val="0"/>
                  <w:marBottom w:val="0"/>
                  <w:divBdr>
                    <w:top w:val="none" w:sz="0" w:space="0" w:color="auto"/>
                    <w:left w:val="none" w:sz="0" w:space="0" w:color="auto"/>
                    <w:bottom w:val="none" w:sz="0" w:space="0" w:color="auto"/>
                    <w:right w:val="none" w:sz="0" w:space="0" w:color="auto"/>
                  </w:divBdr>
                </w:div>
                <w:div w:id="1796680394">
                  <w:marLeft w:val="0"/>
                  <w:marRight w:val="0"/>
                  <w:marTop w:val="0"/>
                  <w:marBottom w:val="0"/>
                  <w:divBdr>
                    <w:top w:val="none" w:sz="0" w:space="0" w:color="auto"/>
                    <w:left w:val="none" w:sz="0" w:space="0" w:color="auto"/>
                    <w:bottom w:val="none" w:sz="0" w:space="0" w:color="auto"/>
                    <w:right w:val="none" w:sz="0" w:space="0" w:color="auto"/>
                  </w:divBdr>
                </w:div>
                <w:div w:id="1796873522">
                  <w:marLeft w:val="0"/>
                  <w:marRight w:val="0"/>
                  <w:marTop w:val="0"/>
                  <w:marBottom w:val="0"/>
                  <w:divBdr>
                    <w:top w:val="none" w:sz="0" w:space="0" w:color="auto"/>
                    <w:left w:val="none" w:sz="0" w:space="0" w:color="auto"/>
                    <w:bottom w:val="none" w:sz="0" w:space="0" w:color="auto"/>
                    <w:right w:val="none" w:sz="0" w:space="0" w:color="auto"/>
                  </w:divBdr>
                </w:div>
                <w:div w:id="1801000037">
                  <w:marLeft w:val="0"/>
                  <w:marRight w:val="0"/>
                  <w:marTop w:val="0"/>
                  <w:marBottom w:val="0"/>
                  <w:divBdr>
                    <w:top w:val="none" w:sz="0" w:space="0" w:color="auto"/>
                    <w:left w:val="none" w:sz="0" w:space="0" w:color="auto"/>
                    <w:bottom w:val="none" w:sz="0" w:space="0" w:color="auto"/>
                    <w:right w:val="none" w:sz="0" w:space="0" w:color="auto"/>
                  </w:divBdr>
                </w:div>
                <w:div w:id="1801414234">
                  <w:marLeft w:val="0"/>
                  <w:marRight w:val="0"/>
                  <w:marTop w:val="0"/>
                  <w:marBottom w:val="0"/>
                  <w:divBdr>
                    <w:top w:val="none" w:sz="0" w:space="0" w:color="auto"/>
                    <w:left w:val="none" w:sz="0" w:space="0" w:color="auto"/>
                    <w:bottom w:val="none" w:sz="0" w:space="0" w:color="auto"/>
                    <w:right w:val="none" w:sz="0" w:space="0" w:color="auto"/>
                  </w:divBdr>
                </w:div>
                <w:div w:id="1802842090">
                  <w:marLeft w:val="0"/>
                  <w:marRight w:val="0"/>
                  <w:marTop w:val="0"/>
                  <w:marBottom w:val="0"/>
                  <w:divBdr>
                    <w:top w:val="none" w:sz="0" w:space="0" w:color="auto"/>
                    <w:left w:val="none" w:sz="0" w:space="0" w:color="auto"/>
                    <w:bottom w:val="none" w:sz="0" w:space="0" w:color="auto"/>
                    <w:right w:val="none" w:sz="0" w:space="0" w:color="auto"/>
                  </w:divBdr>
                </w:div>
                <w:div w:id="1805851234">
                  <w:marLeft w:val="0"/>
                  <w:marRight w:val="0"/>
                  <w:marTop w:val="0"/>
                  <w:marBottom w:val="0"/>
                  <w:divBdr>
                    <w:top w:val="none" w:sz="0" w:space="0" w:color="auto"/>
                    <w:left w:val="none" w:sz="0" w:space="0" w:color="auto"/>
                    <w:bottom w:val="none" w:sz="0" w:space="0" w:color="auto"/>
                    <w:right w:val="none" w:sz="0" w:space="0" w:color="auto"/>
                  </w:divBdr>
                </w:div>
                <w:div w:id="1810781944">
                  <w:marLeft w:val="0"/>
                  <w:marRight w:val="0"/>
                  <w:marTop w:val="0"/>
                  <w:marBottom w:val="0"/>
                  <w:divBdr>
                    <w:top w:val="none" w:sz="0" w:space="0" w:color="auto"/>
                    <w:left w:val="none" w:sz="0" w:space="0" w:color="auto"/>
                    <w:bottom w:val="none" w:sz="0" w:space="0" w:color="auto"/>
                    <w:right w:val="none" w:sz="0" w:space="0" w:color="auto"/>
                  </w:divBdr>
                </w:div>
                <w:div w:id="1812942384">
                  <w:marLeft w:val="0"/>
                  <w:marRight w:val="0"/>
                  <w:marTop w:val="0"/>
                  <w:marBottom w:val="0"/>
                  <w:divBdr>
                    <w:top w:val="none" w:sz="0" w:space="0" w:color="auto"/>
                    <w:left w:val="none" w:sz="0" w:space="0" w:color="auto"/>
                    <w:bottom w:val="none" w:sz="0" w:space="0" w:color="auto"/>
                    <w:right w:val="none" w:sz="0" w:space="0" w:color="auto"/>
                  </w:divBdr>
                </w:div>
                <w:div w:id="1812943153">
                  <w:marLeft w:val="0"/>
                  <w:marRight w:val="0"/>
                  <w:marTop w:val="0"/>
                  <w:marBottom w:val="0"/>
                  <w:divBdr>
                    <w:top w:val="none" w:sz="0" w:space="0" w:color="auto"/>
                    <w:left w:val="none" w:sz="0" w:space="0" w:color="auto"/>
                    <w:bottom w:val="none" w:sz="0" w:space="0" w:color="auto"/>
                    <w:right w:val="none" w:sz="0" w:space="0" w:color="auto"/>
                  </w:divBdr>
                </w:div>
                <w:div w:id="1813906327">
                  <w:marLeft w:val="0"/>
                  <w:marRight w:val="0"/>
                  <w:marTop w:val="0"/>
                  <w:marBottom w:val="0"/>
                  <w:divBdr>
                    <w:top w:val="none" w:sz="0" w:space="0" w:color="auto"/>
                    <w:left w:val="none" w:sz="0" w:space="0" w:color="auto"/>
                    <w:bottom w:val="none" w:sz="0" w:space="0" w:color="auto"/>
                    <w:right w:val="none" w:sz="0" w:space="0" w:color="auto"/>
                  </w:divBdr>
                </w:div>
                <w:div w:id="1815174820">
                  <w:marLeft w:val="0"/>
                  <w:marRight w:val="0"/>
                  <w:marTop w:val="0"/>
                  <w:marBottom w:val="0"/>
                  <w:divBdr>
                    <w:top w:val="none" w:sz="0" w:space="0" w:color="auto"/>
                    <w:left w:val="none" w:sz="0" w:space="0" w:color="auto"/>
                    <w:bottom w:val="none" w:sz="0" w:space="0" w:color="auto"/>
                    <w:right w:val="none" w:sz="0" w:space="0" w:color="auto"/>
                  </w:divBdr>
                </w:div>
                <w:div w:id="1816411746">
                  <w:marLeft w:val="0"/>
                  <w:marRight w:val="0"/>
                  <w:marTop w:val="0"/>
                  <w:marBottom w:val="0"/>
                  <w:divBdr>
                    <w:top w:val="none" w:sz="0" w:space="0" w:color="auto"/>
                    <w:left w:val="none" w:sz="0" w:space="0" w:color="auto"/>
                    <w:bottom w:val="none" w:sz="0" w:space="0" w:color="auto"/>
                    <w:right w:val="none" w:sz="0" w:space="0" w:color="auto"/>
                  </w:divBdr>
                </w:div>
                <w:div w:id="1817985450">
                  <w:marLeft w:val="0"/>
                  <w:marRight w:val="0"/>
                  <w:marTop w:val="0"/>
                  <w:marBottom w:val="0"/>
                  <w:divBdr>
                    <w:top w:val="none" w:sz="0" w:space="0" w:color="auto"/>
                    <w:left w:val="none" w:sz="0" w:space="0" w:color="auto"/>
                    <w:bottom w:val="none" w:sz="0" w:space="0" w:color="auto"/>
                    <w:right w:val="none" w:sz="0" w:space="0" w:color="auto"/>
                  </w:divBdr>
                </w:div>
                <w:div w:id="1819027874">
                  <w:marLeft w:val="0"/>
                  <w:marRight w:val="0"/>
                  <w:marTop w:val="0"/>
                  <w:marBottom w:val="0"/>
                  <w:divBdr>
                    <w:top w:val="none" w:sz="0" w:space="0" w:color="auto"/>
                    <w:left w:val="none" w:sz="0" w:space="0" w:color="auto"/>
                    <w:bottom w:val="none" w:sz="0" w:space="0" w:color="auto"/>
                    <w:right w:val="none" w:sz="0" w:space="0" w:color="auto"/>
                  </w:divBdr>
                </w:div>
                <w:div w:id="1819177960">
                  <w:marLeft w:val="0"/>
                  <w:marRight w:val="0"/>
                  <w:marTop w:val="0"/>
                  <w:marBottom w:val="0"/>
                  <w:divBdr>
                    <w:top w:val="none" w:sz="0" w:space="0" w:color="auto"/>
                    <w:left w:val="none" w:sz="0" w:space="0" w:color="auto"/>
                    <w:bottom w:val="none" w:sz="0" w:space="0" w:color="auto"/>
                    <w:right w:val="none" w:sz="0" w:space="0" w:color="auto"/>
                  </w:divBdr>
                </w:div>
                <w:div w:id="1821386083">
                  <w:marLeft w:val="0"/>
                  <w:marRight w:val="0"/>
                  <w:marTop w:val="0"/>
                  <w:marBottom w:val="0"/>
                  <w:divBdr>
                    <w:top w:val="none" w:sz="0" w:space="0" w:color="auto"/>
                    <w:left w:val="none" w:sz="0" w:space="0" w:color="auto"/>
                    <w:bottom w:val="none" w:sz="0" w:space="0" w:color="auto"/>
                    <w:right w:val="none" w:sz="0" w:space="0" w:color="auto"/>
                  </w:divBdr>
                </w:div>
                <w:div w:id="1821732534">
                  <w:marLeft w:val="0"/>
                  <w:marRight w:val="0"/>
                  <w:marTop w:val="0"/>
                  <w:marBottom w:val="0"/>
                  <w:divBdr>
                    <w:top w:val="none" w:sz="0" w:space="0" w:color="auto"/>
                    <w:left w:val="none" w:sz="0" w:space="0" w:color="auto"/>
                    <w:bottom w:val="none" w:sz="0" w:space="0" w:color="auto"/>
                    <w:right w:val="none" w:sz="0" w:space="0" w:color="auto"/>
                  </w:divBdr>
                </w:div>
                <w:div w:id="1822039983">
                  <w:marLeft w:val="0"/>
                  <w:marRight w:val="0"/>
                  <w:marTop w:val="0"/>
                  <w:marBottom w:val="0"/>
                  <w:divBdr>
                    <w:top w:val="none" w:sz="0" w:space="0" w:color="auto"/>
                    <w:left w:val="none" w:sz="0" w:space="0" w:color="auto"/>
                    <w:bottom w:val="none" w:sz="0" w:space="0" w:color="auto"/>
                    <w:right w:val="none" w:sz="0" w:space="0" w:color="auto"/>
                  </w:divBdr>
                </w:div>
                <w:div w:id="1823888210">
                  <w:marLeft w:val="0"/>
                  <w:marRight w:val="0"/>
                  <w:marTop w:val="0"/>
                  <w:marBottom w:val="0"/>
                  <w:divBdr>
                    <w:top w:val="none" w:sz="0" w:space="0" w:color="auto"/>
                    <w:left w:val="none" w:sz="0" w:space="0" w:color="auto"/>
                    <w:bottom w:val="none" w:sz="0" w:space="0" w:color="auto"/>
                    <w:right w:val="none" w:sz="0" w:space="0" w:color="auto"/>
                  </w:divBdr>
                </w:div>
                <w:div w:id="1826046854">
                  <w:marLeft w:val="0"/>
                  <w:marRight w:val="0"/>
                  <w:marTop w:val="0"/>
                  <w:marBottom w:val="0"/>
                  <w:divBdr>
                    <w:top w:val="none" w:sz="0" w:space="0" w:color="auto"/>
                    <w:left w:val="none" w:sz="0" w:space="0" w:color="auto"/>
                    <w:bottom w:val="none" w:sz="0" w:space="0" w:color="auto"/>
                    <w:right w:val="none" w:sz="0" w:space="0" w:color="auto"/>
                  </w:divBdr>
                </w:div>
                <w:div w:id="1831019375">
                  <w:marLeft w:val="0"/>
                  <w:marRight w:val="0"/>
                  <w:marTop w:val="0"/>
                  <w:marBottom w:val="0"/>
                  <w:divBdr>
                    <w:top w:val="none" w:sz="0" w:space="0" w:color="auto"/>
                    <w:left w:val="none" w:sz="0" w:space="0" w:color="auto"/>
                    <w:bottom w:val="none" w:sz="0" w:space="0" w:color="auto"/>
                    <w:right w:val="none" w:sz="0" w:space="0" w:color="auto"/>
                  </w:divBdr>
                </w:div>
                <w:div w:id="1831166211">
                  <w:marLeft w:val="0"/>
                  <w:marRight w:val="0"/>
                  <w:marTop w:val="0"/>
                  <w:marBottom w:val="0"/>
                  <w:divBdr>
                    <w:top w:val="none" w:sz="0" w:space="0" w:color="auto"/>
                    <w:left w:val="none" w:sz="0" w:space="0" w:color="auto"/>
                    <w:bottom w:val="none" w:sz="0" w:space="0" w:color="auto"/>
                    <w:right w:val="none" w:sz="0" w:space="0" w:color="auto"/>
                  </w:divBdr>
                </w:div>
                <w:div w:id="1837186768">
                  <w:marLeft w:val="0"/>
                  <w:marRight w:val="0"/>
                  <w:marTop w:val="0"/>
                  <w:marBottom w:val="0"/>
                  <w:divBdr>
                    <w:top w:val="none" w:sz="0" w:space="0" w:color="auto"/>
                    <w:left w:val="none" w:sz="0" w:space="0" w:color="auto"/>
                    <w:bottom w:val="none" w:sz="0" w:space="0" w:color="auto"/>
                    <w:right w:val="none" w:sz="0" w:space="0" w:color="auto"/>
                  </w:divBdr>
                </w:div>
                <w:div w:id="1842816805">
                  <w:marLeft w:val="0"/>
                  <w:marRight w:val="0"/>
                  <w:marTop w:val="0"/>
                  <w:marBottom w:val="0"/>
                  <w:divBdr>
                    <w:top w:val="none" w:sz="0" w:space="0" w:color="auto"/>
                    <w:left w:val="none" w:sz="0" w:space="0" w:color="auto"/>
                    <w:bottom w:val="none" w:sz="0" w:space="0" w:color="auto"/>
                    <w:right w:val="none" w:sz="0" w:space="0" w:color="auto"/>
                  </w:divBdr>
                </w:div>
                <w:div w:id="1844970782">
                  <w:marLeft w:val="0"/>
                  <w:marRight w:val="0"/>
                  <w:marTop w:val="0"/>
                  <w:marBottom w:val="0"/>
                  <w:divBdr>
                    <w:top w:val="none" w:sz="0" w:space="0" w:color="auto"/>
                    <w:left w:val="none" w:sz="0" w:space="0" w:color="auto"/>
                    <w:bottom w:val="none" w:sz="0" w:space="0" w:color="auto"/>
                    <w:right w:val="none" w:sz="0" w:space="0" w:color="auto"/>
                  </w:divBdr>
                </w:div>
                <w:div w:id="1846043944">
                  <w:marLeft w:val="0"/>
                  <w:marRight w:val="0"/>
                  <w:marTop w:val="0"/>
                  <w:marBottom w:val="0"/>
                  <w:divBdr>
                    <w:top w:val="none" w:sz="0" w:space="0" w:color="auto"/>
                    <w:left w:val="none" w:sz="0" w:space="0" w:color="auto"/>
                    <w:bottom w:val="none" w:sz="0" w:space="0" w:color="auto"/>
                    <w:right w:val="none" w:sz="0" w:space="0" w:color="auto"/>
                  </w:divBdr>
                </w:div>
                <w:div w:id="1849368136">
                  <w:marLeft w:val="0"/>
                  <w:marRight w:val="0"/>
                  <w:marTop w:val="0"/>
                  <w:marBottom w:val="0"/>
                  <w:divBdr>
                    <w:top w:val="none" w:sz="0" w:space="0" w:color="auto"/>
                    <w:left w:val="none" w:sz="0" w:space="0" w:color="auto"/>
                    <w:bottom w:val="none" w:sz="0" w:space="0" w:color="auto"/>
                    <w:right w:val="none" w:sz="0" w:space="0" w:color="auto"/>
                  </w:divBdr>
                </w:div>
                <w:div w:id="1851330861">
                  <w:marLeft w:val="0"/>
                  <w:marRight w:val="0"/>
                  <w:marTop w:val="0"/>
                  <w:marBottom w:val="0"/>
                  <w:divBdr>
                    <w:top w:val="none" w:sz="0" w:space="0" w:color="auto"/>
                    <w:left w:val="none" w:sz="0" w:space="0" w:color="auto"/>
                    <w:bottom w:val="none" w:sz="0" w:space="0" w:color="auto"/>
                    <w:right w:val="none" w:sz="0" w:space="0" w:color="auto"/>
                  </w:divBdr>
                </w:div>
                <w:div w:id="1852835251">
                  <w:marLeft w:val="0"/>
                  <w:marRight w:val="0"/>
                  <w:marTop w:val="0"/>
                  <w:marBottom w:val="0"/>
                  <w:divBdr>
                    <w:top w:val="none" w:sz="0" w:space="0" w:color="auto"/>
                    <w:left w:val="none" w:sz="0" w:space="0" w:color="auto"/>
                    <w:bottom w:val="none" w:sz="0" w:space="0" w:color="auto"/>
                    <w:right w:val="none" w:sz="0" w:space="0" w:color="auto"/>
                  </w:divBdr>
                </w:div>
                <w:div w:id="1854026633">
                  <w:marLeft w:val="0"/>
                  <w:marRight w:val="0"/>
                  <w:marTop w:val="0"/>
                  <w:marBottom w:val="0"/>
                  <w:divBdr>
                    <w:top w:val="none" w:sz="0" w:space="0" w:color="auto"/>
                    <w:left w:val="none" w:sz="0" w:space="0" w:color="auto"/>
                    <w:bottom w:val="none" w:sz="0" w:space="0" w:color="auto"/>
                    <w:right w:val="none" w:sz="0" w:space="0" w:color="auto"/>
                  </w:divBdr>
                </w:div>
                <w:div w:id="1855415571">
                  <w:marLeft w:val="0"/>
                  <w:marRight w:val="0"/>
                  <w:marTop w:val="0"/>
                  <w:marBottom w:val="0"/>
                  <w:divBdr>
                    <w:top w:val="none" w:sz="0" w:space="0" w:color="auto"/>
                    <w:left w:val="none" w:sz="0" w:space="0" w:color="auto"/>
                    <w:bottom w:val="none" w:sz="0" w:space="0" w:color="auto"/>
                    <w:right w:val="none" w:sz="0" w:space="0" w:color="auto"/>
                  </w:divBdr>
                </w:div>
                <w:div w:id="1856575251">
                  <w:marLeft w:val="0"/>
                  <w:marRight w:val="0"/>
                  <w:marTop w:val="0"/>
                  <w:marBottom w:val="0"/>
                  <w:divBdr>
                    <w:top w:val="none" w:sz="0" w:space="0" w:color="auto"/>
                    <w:left w:val="none" w:sz="0" w:space="0" w:color="auto"/>
                    <w:bottom w:val="none" w:sz="0" w:space="0" w:color="auto"/>
                    <w:right w:val="none" w:sz="0" w:space="0" w:color="auto"/>
                  </w:divBdr>
                </w:div>
                <w:div w:id="1861819157">
                  <w:marLeft w:val="0"/>
                  <w:marRight w:val="0"/>
                  <w:marTop w:val="0"/>
                  <w:marBottom w:val="0"/>
                  <w:divBdr>
                    <w:top w:val="none" w:sz="0" w:space="0" w:color="auto"/>
                    <w:left w:val="none" w:sz="0" w:space="0" w:color="auto"/>
                    <w:bottom w:val="none" w:sz="0" w:space="0" w:color="auto"/>
                    <w:right w:val="none" w:sz="0" w:space="0" w:color="auto"/>
                  </w:divBdr>
                </w:div>
                <w:div w:id="1862158073">
                  <w:marLeft w:val="0"/>
                  <w:marRight w:val="0"/>
                  <w:marTop w:val="0"/>
                  <w:marBottom w:val="0"/>
                  <w:divBdr>
                    <w:top w:val="none" w:sz="0" w:space="0" w:color="auto"/>
                    <w:left w:val="none" w:sz="0" w:space="0" w:color="auto"/>
                    <w:bottom w:val="none" w:sz="0" w:space="0" w:color="auto"/>
                    <w:right w:val="none" w:sz="0" w:space="0" w:color="auto"/>
                  </w:divBdr>
                </w:div>
                <w:div w:id="1864707753">
                  <w:marLeft w:val="0"/>
                  <w:marRight w:val="0"/>
                  <w:marTop w:val="0"/>
                  <w:marBottom w:val="0"/>
                  <w:divBdr>
                    <w:top w:val="none" w:sz="0" w:space="0" w:color="auto"/>
                    <w:left w:val="none" w:sz="0" w:space="0" w:color="auto"/>
                    <w:bottom w:val="none" w:sz="0" w:space="0" w:color="auto"/>
                    <w:right w:val="none" w:sz="0" w:space="0" w:color="auto"/>
                  </w:divBdr>
                </w:div>
                <w:div w:id="1865973722">
                  <w:marLeft w:val="0"/>
                  <w:marRight w:val="0"/>
                  <w:marTop w:val="0"/>
                  <w:marBottom w:val="0"/>
                  <w:divBdr>
                    <w:top w:val="none" w:sz="0" w:space="0" w:color="auto"/>
                    <w:left w:val="none" w:sz="0" w:space="0" w:color="auto"/>
                    <w:bottom w:val="none" w:sz="0" w:space="0" w:color="auto"/>
                    <w:right w:val="none" w:sz="0" w:space="0" w:color="auto"/>
                  </w:divBdr>
                </w:div>
                <w:div w:id="1866946663">
                  <w:marLeft w:val="0"/>
                  <w:marRight w:val="0"/>
                  <w:marTop w:val="0"/>
                  <w:marBottom w:val="0"/>
                  <w:divBdr>
                    <w:top w:val="none" w:sz="0" w:space="0" w:color="auto"/>
                    <w:left w:val="none" w:sz="0" w:space="0" w:color="auto"/>
                    <w:bottom w:val="none" w:sz="0" w:space="0" w:color="auto"/>
                    <w:right w:val="none" w:sz="0" w:space="0" w:color="auto"/>
                  </w:divBdr>
                </w:div>
                <w:div w:id="1867521052">
                  <w:marLeft w:val="0"/>
                  <w:marRight w:val="0"/>
                  <w:marTop w:val="0"/>
                  <w:marBottom w:val="0"/>
                  <w:divBdr>
                    <w:top w:val="none" w:sz="0" w:space="0" w:color="auto"/>
                    <w:left w:val="none" w:sz="0" w:space="0" w:color="auto"/>
                    <w:bottom w:val="none" w:sz="0" w:space="0" w:color="auto"/>
                    <w:right w:val="none" w:sz="0" w:space="0" w:color="auto"/>
                  </w:divBdr>
                </w:div>
                <w:div w:id="1867600654">
                  <w:marLeft w:val="0"/>
                  <w:marRight w:val="0"/>
                  <w:marTop w:val="0"/>
                  <w:marBottom w:val="0"/>
                  <w:divBdr>
                    <w:top w:val="none" w:sz="0" w:space="0" w:color="auto"/>
                    <w:left w:val="none" w:sz="0" w:space="0" w:color="auto"/>
                    <w:bottom w:val="none" w:sz="0" w:space="0" w:color="auto"/>
                    <w:right w:val="none" w:sz="0" w:space="0" w:color="auto"/>
                  </w:divBdr>
                </w:div>
                <w:div w:id="1868983303">
                  <w:marLeft w:val="0"/>
                  <w:marRight w:val="0"/>
                  <w:marTop w:val="0"/>
                  <w:marBottom w:val="0"/>
                  <w:divBdr>
                    <w:top w:val="none" w:sz="0" w:space="0" w:color="auto"/>
                    <w:left w:val="none" w:sz="0" w:space="0" w:color="auto"/>
                    <w:bottom w:val="none" w:sz="0" w:space="0" w:color="auto"/>
                    <w:right w:val="none" w:sz="0" w:space="0" w:color="auto"/>
                  </w:divBdr>
                </w:div>
                <w:div w:id="1873957445">
                  <w:marLeft w:val="0"/>
                  <w:marRight w:val="0"/>
                  <w:marTop w:val="0"/>
                  <w:marBottom w:val="0"/>
                  <w:divBdr>
                    <w:top w:val="none" w:sz="0" w:space="0" w:color="auto"/>
                    <w:left w:val="none" w:sz="0" w:space="0" w:color="auto"/>
                    <w:bottom w:val="none" w:sz="0" w:space="0" w:color="auto"/>
                    <w:right w:val="none" w:sz="0" w:space="0" w:color="auto"/>
                  </w:divBdr>
                </w:div>
                <w:div w:id="1875801757">
                  <w:marLeft w:val="0"/>
                  <w:marRight w:val="0"/>
                  <w:marTop w:val="0"/>
                  <w:marBottom w:val="0"/>
                  <w:divBdr>
                    <w:top w:val="none" w:sz="0" w:space="0" w:color="auto"/>
                    <w:left w:val="none" w:sz="0" w:space="0" w:color="auto"/>
                    <w:bottom w:val="none" w:sz="0" w:space="0" w:color="auto"/>
                    <w:right w:val="none" w:sz="0" w:space="0" w:color="auto"/>
                  </w:divBdr>
                </w:div>
                <w:div w:id="1879271636">
                  <w:marLeft w:val="0"/>
                  <w:marRight w:val="0"/>
                  <w:marTop w:val="0"/>
                  <w:marBottom w:val="0"/>
                  <w:divBdr>
                    <w:top w:val="none" w:sz="0" w:space="0" w:color="auto"/>
                    <w:left w:val="none" w:sz="0" w:space="0" w:color="auto"/>
                    <w:bottom w:val="none" w:sz="0" w:space="0" w:color="auto"/>
                    <w:right w:val="none" w:sz="0" w:space="0" w:color="auto"/>
                  </w:divBdr>
                </w:div>
                <w:div w:id="1881353797">
                  <w:marLeft w:val="0"/>
                  <w:marRight w:val="0"/>
                  <w:marTop w:val="0"/>
                  <w:marBottom w:val="0"/>
                  <w:divBdr>
                    <w:top w:val="none" w:sz="0" w:space="0" w:color="auto"/>
                    <w:left w:val="none" w:sz="0" w:space="0" w:color="auto"/>
                    <w:bottom w:val="none" w:sz="0" w:space="0" w:color="auto"/>
                    <w:right w:val="none" w:sz="0" w:space="0" w:color="auto"/>
                  </w:divBdr>
                </w:div>
                <w:div w:id="1881821008">
                  <w:marLeft w:val="0"/>
                  <w:marRight w:val="0"/>
                  <w:marTop w:val="0"/>
                  <w:marBottom w:val="0"/>
                  <w:divBdr>
                    <w:top w:val="none" w:sz="0" w:space="0" w:color="auto"/>
                    <w:left w:val="none" w:sz="0" w:space="0" w:color="auto"/>
                    <w:bottom w:val="none" w:sz="0" w:space="0" w:color="auto"/>
                    <w:right w:val="none" w:sz="0" w:space="0" w:color="auto"/>
                  </w:divBdr>
                </w:div>
                <w:div w:id="1882669248">
                  <w:marLeft w:val="0"/>
                  <w:marRight w:val="0"/>
                  <w:marTop w:val="0"/>
                  <w:marBottom w:val="0"/>
                  <w:divBdr>
                    <w:top w:val="none" w:sz="0" w:space="0" w:color="auto"/>
                    <w:left w:val="none" w:sz="0" w:space="0" w:color="auto"/>
                    <w:bottom w:val="none" w:sz="0" w:space="0" w:color="auto"/>
                    <w:right w:val="none" w:sz="0" w:space="0" w:color="auto"/>
                  </w:divBdr>
                </w:div>
                <w:div w:id="1883518897">
                  <w:marLeft w:val="0"/>
                  <w:marRight w:val="0"/>
                  <w:marTop w:val="0"/>
                  <w:marBottom w:val="0"/>
                  <w:divBdr>
                    <w:top w:val="none" w:sz="0" w:space="0" w:color="auto"/>
                    <w:left w:val="none" w:sz="0" w:space="0" w:color="auto"/>
                    <w:bottom w:val="none" w:sz="0" w:space="0" w:color="auto"/>
                    <w:right w:val="none" w:sz="0" w:space="0" w:color="auto"/>
                  </w:divBdr>
                </w:div>
                <w:div w:id="1883789773">
                  <w:marLeft w:val="0"/>
                  <w:marRight w:val="0"/>
                  <w:marTop w:val="0"/>
                  <w:marBottom w:val="0"/>
                  <w:divBdr>
                    <w:top w:val="none" w:sz="0" w:space="0" w:color="auto"/>
                    <w:left w:val="none" w:sz="0" w:space="0" w:color="auto"/>
                    <w:bottom w:val="none" w:sz="0" w:space="0" w:color="auto"/>
                    <w:right w:val="none" w:sz="0" w:space="0" w:color="auto"/>
                  </w:divBdr>
                </w:div>
                <w:div w:id="1884444077">
                  <w:marLeft w:val="0"/>
                  <w:marRight w:val="0"/>
                  <w:marTop w:val="0"/>
                  <w:marBottom w:val="0"/>
                  <w:divBdr>
                    <w:top w:val="none" w:sz="0" w:space="0" w:color="auto"/>
                    <w:left w:val="none" w:sz="0" w:space="0" w:color="auto"/>
                    <w:bottom w:val="none" w:sz="0" w:space="0" w:color="auto"/>
                    <w:right w:val="none" w:sz="0" w:space="0" w:color="auto"/>
                  </w:divBdr>
                </w:div>
                <w:div w:id="1884519131">
                  <w:marLeft w:val="0"/>
                  <w:marRight w:val="0"/>
                  <w:marTop w:val="0"/>
                  <w:marBottom w:val="0"/>
                  <w:divBdr>
                    <w:top w:val="none" w:sz="0" w:space="0" w:color="auto"/>
                    <w:left w:val="none" w:sz="0" w:space="0" w:color="auto"/>
                    <w:bottom w:val="none" w:sz="0" w:space="0" w:color="auto"/>
                    <w:right w:val="none" w:sz="0" w:space="0" w:color="auto"/>
                  </w:divBdr>
                </w:div>
                <w:div w:id="1885629766">
                  <w:marLeft w:val="0"/>
                  <w:marRight w:val="0"/>
                  <w:marTop w:val="0"/>
                  <w:marBottom w:val="0"/>
                  <w:divBdr>
                    <w:top w:val="none" w:sz="0" w:space="0" w:color="auto"/>
                    <w:left w:val="none" w:sz="0" w:space="0" w:color="auto"/>
                    <w:bottom w:val="none" w:sz="0" w:space="0" w:color="auto"/>
                    <w:right w:val="none" w:sz="0" w:space="0" w:color="auto"/>
                  </w:divBdr>
                </w:div>
                <w:div w:id="1886796022">
                  <w:marLeft w:val="0"/>
                  <w:marRight w:val="0"/>
                  <w:marTop w:val="0"/>
                  <w:marBottom w:val="0"/>
                  <w:divBdr>
                    <w:top w:val="none" w:sz="0" w:space="0" w:color="auto"/>
                    <w:left w:val="none" w:sz="0" w:space="0" w:color="auto"/>
                    <w:bottom w:val="none" w:sz="0" w:space="0" w:color="auto"/>
                    <w:right w:val="none" w:sz="0" w:space="0" w:color="auto"/>
                  </w:divBdr>
                </w:div>
                <w:div w:id="1887714611">
                  <w:marLeft w:val="0"/>
                  <w:marRight w:val="0"/>
                  <w:marTop w:val="0"/>
                  <w:marBottom w:val="0"/>
                  <w:divBdr>
                    <w:top w:val="none" w:sz="0" w:space="0" w:color="auto"/>
                    <w:left w:val="none" w:sz="0" w:space="0" w:color="auto"/>
                    <w:bottom w:val="none" w:sz="0" w:space="0" w:color="auto"/>
                    <w:right w:val="none" w:sz="0" w:space="0" w:color="auto"/>
                  </w:divBdr>
                </w:div>
                <w:div w:id="1887914158">
                  <w:marLeft w:val="0"/>
                  <w:marRight w:val="0"/>
                  <w:marTop w:val="0"/>
                  <w:marBottom w:val="0"/>
                  <w:divBdr>
                    <w:top w:val="none" w:sz="0" w:space="0" w:color="auto"/>
                    <w:left w:val="none" w:sz="0" w:space="0" w:color="auto"/>
                    <w:bottom w:val="none" w:sz="0" w:space="0" w:color="auto"/>
                    <w:right w:val="none" w:sz="0" w:space="0" w:color="auto"/>
                  </w:divBdr>
                </w:div>
                <w:div w:id="1888956963">
                  <w:marLeft w:val="0"/>
                  <w:marRight w:val="0"/>
                  <w:marTop w:val="0"/>
                  <w:marBottom w:val="0"/>
                  <w:divBdr>
                    <w:top w:val="none" w:sz="0" w:space="0" w:color="auto"/>
                    <w:left w:val="none" w:sz="0" w:space="0" w:color="auto"/>
                    <w:bottom w:val="none" w:sz="0" w:space="0" w:color="auto"/>
                    <w:right w:val="none" w:sz="0" w:space="0" w:color="auto"/>
                  </w:divBdr>
                </w:div>
                <w:div w:id="1889296252">
                  <w:marLeft w:val="0"/>
                  <w:marRight w:val="0"/>
                  <w:marTop w:val="0"/>
                  <w:marBottom w:val="0"/>
                  <w:divBdr>
                    <w:top w:val="none" w:sz="0" w:space="0" w:color="auto"/>
                    <w:left w:val="none" w:sz="0" w:space="0" w:color="auto"/>
                    <w:bottom w:val="none" w:sz="0" w:space="0" w:color="auto"/>
                    <w:right w:val="none" w:sz="0" w:space="0" w:color="auto"/>
                  </w:divBdr>
                </w:div>
                <w:div w:id="1891959150">
                  <w:marLeft w:val="0"/>
                  <w:marRight w:val="0"/>
                  <w:marTop w:val="0"/>
                  <w:marBottom w:val="0"/>
                  <w:divBdr>
                    <w:top w:val="none" w:sz="0" w:space="0" w:color="auto"/>
                    <w:left w:val="none" w:sz="0" w:space="0" w:color="auto"/>
                    <w:bottom w:val="none" w:sz="0" w:space="0" w:color="auto"/>
                    <w:right w:val="none" w:sz="0" w:space="0" w:color="auto"/>
                  </w:divBdr>
                </w:div>
                <w:div w:id="1894652985">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1908571117">
                  <w:marLeft w:val="0"/>
                  <w:marRight w:val="0"/>
                  <w:marTop w:val="0"/>
                  <w:marBottom w:val="0"/>
                  <w:divBdr>
                    <w:top w:val="none" w:sz="0" w:space="0" w:color="auto"/>
                    <w:left w:val="none" w:sz="0" w:space="0" w:color="auto"/>
                    <w:bottom w:val="none" w:sz="0" w:space="0" w:color="auto"/>
                    <w:right w:val="none" w:sz="0" w:space="0" w:color="auto"/>
                  </w:divBdr>
                </w:div>
                <w:div w:id="1910383884">
                  <w:marLeft w:val="0"/>
                  <w:marRight w:val="0"/>
                  <w:marTop w:val="0"/>
                  <w:marBottom w:val="0"/>
                  <w:divBdr>
                    <w:top w:val="none" w:sz="0" w:space="0" w:color="auto"/>
                    <w:left w:val="none" w:sz="0" w:space="0" w:color="auto"/>
                    <w:bottom w:val="none" w:sz="0" w:space="0" w:color="auto"/>
                    <w:right w:val="none" w:sz="0" w:space="0" w:color="auto"/>
                  </w:divBdr>
                </w:div>
                <w:div w:id="1911966467">
                  <w:marLeft w:val="0"/>
                  <w:marRight w:val="0"/>
                  <w:marTop w:val="0"/>
                  <w:marBottom w:val="0"/>
                  <w:divBdr>
                    <w:top w:val="none" w:sz="0" w:space="0" w:color="auto"/>
                    <w:left w:val="none" w:sz="0" w:space="0" w:color="auto"/>
                    <w:bottom w:val="none" w:sz="0" w:space="0" w:color="auto"/>
                    <w:right w:val="none" w:sz="0" w:space="0" w:color="auto"/>
                  </w:divBdr>
                </w:div>
                <w:div w:id="1912956966">
                  <w:marLeft w:val="0"/>
                  <w:marRight w:val="0"/>
                  <w:marTop w:val="0"/>
                  <w:marBottom w:val="0"/>
                  <w:divBdr>
                    <w:top w:val="none" w:sz="0" w:space="0" w:color="auto"/>
                    <w:left w:val="none" w:sz="0" w:space="0" w:color="auto"/>
                    <w:bottom w:val="none" w:sz="0" w:space="0" w:color="auto"/>
                    <w:right w:val="none" w:sz="0" w:space="0" w:color="auto"/>
                  </w:divBdr>
                </w:div>
                <w:div w:id="1913077585">
                  <w:marLeft w:val="0"/>
                  <w:marRight w:val="0"/>
                  <w:marTop w:val="0"/>
                  <w:marBottom w:val="0"/>
                  <w:divBdr>
                    <w:top w:val="none" w:sz="0" w:space="0" w:color="auto"/>
                    <w:left w:val="none" w:sz="0" w:space="0" w:color="auto"/>
                    <w:bottom w:val="none" w:sz="0" w:space="0" w:color="auto"/>
                    <w:right w:val="none" w:sz="0" w:space="0" w:color="auto"/>
                  </w:divBdr>
                </w:div>
                <w:div w:id="1916353049">
                  <w:marLeft w:val="0"/>
                  <w:marRight w:val="0"/>
                  <w:marTop w:val="0"/>
                  <w:marBottom w:val="0"/>
                  <w:divBdr>
                    <w:top w:val="none" w:sz="0" w:space="0" w:color="auto"/>
                    <w:left w:val="none" w:sz="0" w:space="0" w:color="auto"/>
                    <w:bottom w:val="none" w:sz="0" w:space="0" w:color="auto"/>
                    <w:right w:val="none" w:sz="0" w:space="0" w:color="auto"/>
                  </w:divBdr>
                </w:div>
                <w:div w:id="1916434159">
                  <w:marLeft w:val="0"/>
                  <w:marRight w:val="0"/>
                  <w:marTop w:val="0"/>
                  <w:marBottom w:val="0"/>
                  <w:divBdr>
                    <w:top w:val="none" w:sz="0" w:space="0" w:color="auto"/>
                    <w:left w:val="none" w:sz="0" w:space="0" w:color="auto"/>
                    <w:bottom w:val="none" w:sz="0" w:space="0" w:color="auto"/>
                    <w:right w:val="none" w:sz="0" w:space="0" w:color="auto"/>
                  </w:divBdr>
                </w:div>
                <w:div w:id="1918704711">
                  <w:marLeft w:val="0"/>
                  <w:marRight w:val="0"/>
                  <w:marTop w:val="0"/>
                  <w:marBottom w:val="0"/>
                  <w:divBdr>
                    <w:top w:val="none" w:sz="0" w:space="0" w:color="auto"/>
                    <w:left w:val="none" w:sz="0" w:space="0" w:color="auto"/>
                    <w:bottom w:val="none" w:sz="0" w:space="0" w:color="auto"/>
                    <w:right w:val="none" w:sz="0" w:space="0" w:color="auto"/>
                  </w:divBdr>
                </w:div>
                <w:div w:id="1923370835">
                  <w:marLeft w:val="0"/>
                  <w:marRight w:val="0"/>
                  <w:marTop w:val="0"/>
                  <w:marBottom w:val="0"/>
                  <w:divBdr>
                    <w:top w:val="none" w:sz="0" w:space="0" w:color="auto"/>
                    <w:left w:val="none" w:sz="0" w:space="0" w:color="auto"/>
                    <w:bottom w:val="none" w:sz="0" w:space="0" w:color="auto"/>
                    <w:right w:val="none" w:sz="0" w:space="0" w:color="auto"/>
                  </w:divBdr>
                </w:div>
                <w:div w:id="1924560722">
                  <w:marLeft w:val="0"/>
                  <w:marRight w:val="0"/>
                  <w:marTop w:val="0"/>
                  <w:marBottom w:val="0"/>
                  <w:divBdr>
                    <w:top w:val="none" w:sz="0" w:space="0" w:color="auto"/>
                    <w:left w:val="none" w:sz="0" w:space="0" w:color="auto"/>
                    <w:bottom w:val="none" w:sz="0" w:space="0" w:color="auto"/>
                    <w:right w:val="none" w:sz="0" w:space="0" w:color="auto"/>
                  </w:divBdr>
                </w:div>
                <w:div w:id="1924728147">
                  <w:marLeft w:val="0"/>
                  <w:marRight w:val="0"/>
                  <w:marTop w:val="0"/>
                  <w:marBottom w:val="0"/>
                  <w:divBdr>
                    <w:top w:val="none" w:sz="0" w:space="0" w:color="auto"/>
                    <w:left w:val="none" w:sz="0" w:space="0" w:color="auto"/>
                    <w:bottom w:val="none" w:sz="0" w:space="0" w:color="auto"/>
                    <w:right w:val="none" w:sz="0" w:space="0" w:color="auto"/>
                  </w:divBdr>
                </w:div>
                <w:div w:id="1925187263">
                  <w:marLeft w:val="0"/>
                  <w:marRight w:val="0"/>
                  <w:marTop w:val="0"/>
                  <w:marBottom w:val="0"/>
                  <w:divBdr>
                    <w:top w:val="none" w:sz="0" w:space="0" w:color="auto"/>
                    <w:left w:val="none" w:sz="0" w:space="0" w:color="auto"/>
                    <w:bottom w:val="none" w:sz="0" w:space="0" w:color="auto"/>
                    <w:right w:val="none" w:sz="0" w:space="0" w:color="auto"/>
                  </w:divBdr>
                </w:div>
                <w:div w:id="1926568867">
                  <w:marLeft w:val="0"/>
                  <w:marRight w:val="0"/>
                  <w:marTop w:val="0"/>
                  <w:marBottom w:val="0"/>
                  <w:divBdr>
                    <w:top w:val="none" w:sz="0" w:space="0" w:color="auto"/>
                    <w:left w:val="none" w:sz="0" w:space="0" w:color="auto"/>
                    <w:bottom w:val="none" w:sz="0" w:space="0" w:color="auto"/>
                    <w:right w:val="none" w:sz="0" w:space="0" w:color="auto"/>
                  </w:divBdr>
                </w:div>
                <w:div w:id="1930776075">
                  <w:marLeft w:val="0"/>
                  <w:marRight w:val="0"/>
                  <w:marTop w:val="0"/>
                  <w:marBottom w:val="0"/>
                  <w:divBdr>
                    <w:top w:val="none" w:sz="0" w:space="0" w:color="auto"/>
                    <w:left w:val="none" w:sz="0" w:space="0" w:color="auto"/>
                    <w:bottom w:val="none" w:sz="0" w:space="0" w:color="auto"/>
                    <w:right w:val="none" w:sz="0" w:space="0" w:color="auto"/>
                  </w:divBdr>
                </w:div>
                <w:div w:id="1933277770">
                  <w:marLeft w:val="0"/>
                  <w:marRight w:val="0"/>
                  <w:marTop w:val="0"/>
                  <w:marBottom w:val="0"/>
                  <w:divBdr>
                    <w:top w:val="none" w:sz="0" w:space="0" w:color="auto"/>
                    <w:left w:val="none" w:sz="0" w:space="0" w:color="auto"/>
                    <w:bottom w:val="none" w:sz="0" w:space="0" w:color="auto"/>
                    <w:right w:val="none" w:sz="0" w:space="0" w:color="auto"/>
                  </w:divBdr>
                </w:div>
                <w:div w:id="1934892659">
                  <w:marLeft w:val="0"/>
                  <w:marRight w:val="0"/>
                  <w:marTop w:val="0"/>
                  <w:marBottom w:val="0"/>
                  <w:divBdr>
                    <w:top w:val="none" w:sz="0" w:space="0" w:color="auto"/>
                    <w:left w:val="none" w:sz="0" w:space="0" w:color="auto"/>
                    <w:bottom w:val="none" w:sz="0" w:space="0" w:color="auto"/>
                    <w:right w:val="none" w:sz="0" w:space="0" w:color="auto"/>
                  </w:divBdr>
                </w:div>
                <w:div w:id="1935630883">
                  <w:marLeft w:val="0"/>
                  <w:marRight w:val="0"/>
                  <w:marTop w:val="0"/>
                  <w:marBottom w:val="0"/>
                  <w:divBdr>
                    <w:top w:val="none" w:sz="0" w:space="0" w:color="auto"/>
                    <w:left w:val="none" w:sz="0" w:space="0" w:color="auto"/>
                    <w:bottom w:val="none" w:sz="0" w:space="0" w:color="auto"/>
                    <w:right w:val="none" w:sz="0" w:space="0" w:color="auto"/>
                  </w:divBdr>
                </w:div>
                <w:div w:id="1935742703">
                  <w:marLeft w:val="0"/>
                  <w:marRight w:val="0"/>
                  <w:marTop w:val="0"/>
                  <w:marBottom w:val="0"/>
                  <w:divBdr>
                    <w:top w:val="none" w:sz="0" w:space="0" w:color="auto"/>
                    <w:left w:val="none" w:sz="0" w:space="0" w:color="auto"/>
                    <w:bottom w:val="none" w:sz="0" w:space="0" w:color="auto"/>
                    <w:right w:val="none" w:sz="0" w:space="0" w:color="auto"/>
                  </w:divBdr>
                </w:div>
                <w:div w:id="1935818940">
                  <w:marLeft w:val="0"/>
                  <w:marRight w:val="0"/>
                  <w:marTop w:val="0"/>
                  <w:marBottom w:val="0"/>
                  <w:divBdr>
                    <w:top w:val="none" w:sz="0" w:space="0" w:color="auto"/>
                    <w:left w:val="none" w:sz="0" w:space="0" w:color="auto"/>
                    <w:bottom w:val="none" w:sz="0" w:space="0" w:color="auto"/>
                    <w:right w:val="none" w:sz="0" w:space="0" w:color="auto"/>
                  </w:divBdr>
                </w:div>
                <w:div w:id="1936670219">
                  <w:marLeft w:val="0"/>
                  <w:marRight w:val="0"/>
                  <w:marTop w:val="0"/>
                  <w:marBottom w:val="0"/>
                  <w:divBdr>
                    <w:top w:val="none" w:sz="0" w:space="0" w:color="auto"/>
                    <w:left w:val="none" w:sz="0" w:space="0" w:color="auto"/>
                    <w:bottom w:val="none" w:sz="0" w:space="0" w:color="auto"/>
                    <w:right w:val="none" w:sz="0" w:space="0" w:color="auto"/>
                  </w:divBdr>
                </w:div>
                <w:div w:id="1938756329">
                  <w:marLeft w:val="0"/>
                  <w:marRight w:val="0"/>
                  <w:marTop w:val="0"/>
                  <w:marBottom w:val="0"/>
                  <w:divBdr>
                    <w:top w:val="none" w:sz="0" w:space="0" w:color="auto"/>
                    <w:left w:val="none" w:sz="0" w:space="0" w:color="auto"/>
                    <w:bottom w:val="none" w:sz="0" w:space="0" w:color="auto"/>
                    <w:right w:val="none" w:sz="0" w:space="0" w:color="auto"/>
                  </w:divBdr>
                </w:div>
                <w:div w:id="1939410407">
                  <w:marLeft w:val="0"/>
                  <w:marRight w:val="0"/>
                  <w:marTop w:val="0"/>
                  <w:marBottom w:val="0"/>
                  <w:divBdr>
                    <w:top w:val="none" w:sz="0" w:space="0" w:color="auto"/>
                    <w:left w:val="none" w:sz="0" w:space="0" w:color="auto"/>
                    <w:bottom w:val="none" w:sz="0" w:space="0" w:color="auto"/>
                    <w:right w:val="none" w:sz="0" w:space="0" w:color="auto"/>
                  </w:divBdr>
                </w:div>
                <w:div w:id="1943343794">
                  <w:marLeft w:val="0"/>
                  <w:marRight w:val="0"/>
                  <w:marTop w:val="0"/>
                  <w:marBottom w:val="0"/>
                  <w:divBdr>
                    <w:top w:val="none" w:sz="0" w:space="0" w:color="auto"/>
                    <w:left w:val="none" w:sz="0" w:space="0" w:color="auto"/>
                    <w:bottom w:val="none" w:sz="0" w:space="0" w:color="auto"/>
                    <w:right w:val="none" w:sz="0" w:space="0" w:color="auto"/>
                  </w:divBdr>
                </w:div>
                <w:div w:id="1945117150">
                  <w:marLeft w:val="0"/>
                  <w:marRight w:val="0"/>
                  <w:marTop w:val="0"/>
                  <w:marBottom w:val="0"/>
                  <w:divBdr>
                    <w:top w:val="none" w:sz="0" w:space="0" w:color="auto"/>
                    <w:left w:val="none" w:sz="0" w:space="0" w:color="auto"/>
                    <w:bottom w:val="none" w:sz="0" w:space="0" w:color="auto"/>
                    <w:right w:val="none" w:sz="0" w:space="0" w:color="auto"/>
                  </w:divBdr>
                </w:div>
                <w:div w:id="1946375656">
                  <w:marLeft w:val="0"/>
                  <w:marRight w:val="0"/>
                  <w:marTop w:val="0"/>
                  <w:marBottom w:val="0"/>
                  <w:divBdr>
                    <w:top w:val="none" w:sz="0" w:space="0" w:color="auto"/>
                    <w:left w:val="none" w:sz="0" w:space="0" w:color="auto"/>
                    <w:bottom w:val="none" w:sz="0" w:space="0" w:color="auto"/>
                    <w:right w:val="none" w:sz="0" w:space="0" w:color="auto"/>
                  </w:divBdr>
                </w:div>
                <w:div w:id="1951355205">
                  <w:marLeft w:val="0"/>
                  <w:marRight w:val="0"/>
                  <w:marTop w:val="0"/>
                  <w:marBottom w:val="0"/>
                  <w:divBdr>
                    <w:top w:val="none" w:sz="0" w:space="0" w:color="auto"/>
                    <w:left w:val="none" w:sz="0" w:space="0" w:color="auto"/>
                    <w:bottom w:val="none" w:sz="0" w:space="0" w:color="auto"/>
                    <w:right w:val="none" w:sz="0" w:space="0" w:color="auto"/>
                  </w:divBdr>
                </w:div>
                <w:div w:id="1953629048">
                  <w:marLeft w:val="0"/>
                  <w:marRight w:val="0"/>
                  <w:marTop w:val="0"/>
                  <w:marBottom w:val="0"/>
                  <w:divBdr>
                    <w:top w:val="none" w:sz="0" w:space="0" w:color="auto"/>
                    <w:left w:val="none" w:sz="0" w:space="0" w:color="auto"/>
                    <w:bottom w:val="none" w:sz="0" w:space="0" w:color="auto"/>
                    <w:right w:val="none" w:sz="0" w:space="0" w:color="auto"/>
                  </w:divBdr>
                </w:div>
                <w:div w:id="1954751942">
                  <w:marLeft w:val="0"/>
                  <w:marRight w:val="0"/>
                  <w:marTop w:val="0"/>
                  <w:marBottom w:val="0"/>
                  <w:divBdr>
                    <w:top w:val="none" w:sz="0" w:space="0" w:color="auto"/>
                    <w:left w:val="none" w:sz="0" w:space="0" w:color="auto"/>
                    <w:bottom w:val="none" w:sz="0" w:space="0" w:color="auto"/>
                    <w:right w:val="none" w:sz="0" w:space="0" w:color="auto"/>
                  </w:divBdr>
                </w:div>
                <w:div w:id="1954942762">
                  <w:marLeft w:val="0"/>
                  <w:marRight w:val="0"/>
                  <w:marTop w:val="0"/>
                  <w:marBottom w:val="0"/>
                  <w:divBdr>
                    <w:top w:val="none" w:sz="0" w:space="0" w:color="auto"/>
                    <w:left w:val="none" w:sz="0" w:space="0" w:color="auto"/>
                    <w:bottom w:val="none" w:sz="0" w:space="0" w:color="auto"/>
                    <w:right w:val="none" w:sz="0" w:space="0" w:color="auto"/>
                  </w:divBdr>
                </w:div>
                <w:div w:id="1956475939">
                  <w:marLeft w:val="0"/>
                  <w:marRight w:val="0"/>
                  <w:marTop w:val="0"/>
                  <w:marBottom w:val="0"/>
                  <w:divBdr>
                    <w:top w:val="none" w:sz="0" w:space="0" w:color="auto"/>
                    <w:left w:val="none" w:sz="0" w:space="0" w:color="auto"/>
                    <w:bottom w:val="none" w:sz="0" w:space="0" w:color="auto"/>
                    <w:right w:val="none" w:sz="0" w:space="0" w:color="auto"/>
                  </w:divBdr>
                </w:div>
                <w:div w:id="1958558159">
                  <w:marLeft w:val="0"/>
                  <w:marRight w:val="0"/>
                  <w:marTop w:val="0"/>
                  <w:marBottom w:val="0"/>
                  <w:divBdr>
                    <w:top w:val="none" w:sz="0" w:space="0" w:color="auto"/>
                    <w:left w:val="none" w:sz="0" w:space="0" w:color="auto"/>
                    <w:bottom w:val="none" w:sz="0" w:space="0" w:color="auto"/>
                    <w:right w:val="none" w:sz="0" w:space="0" w:color="auto"/>
                  </w:divBdr>
                </w:div>
                <w:div w:id="1960456516">
                  <w:marLeft w:val="0"/>
                  <w:marRight w:val="0"/>
                  <w:marTop w:val="0"/>
                  <w:marBottom w:val="0"/>
                  <w:divBdr>
                    <w:top w:val="none" w:sz="0" w:space="0" w:color="auto"/>
                    <w:left w:val="none" w:sz="0" w:space="0" w:color="auto"/>
                    <w:bottom w:val="none" w:sz="0" w:space="0" w:color="auto"/>
                    <w:right w:val="none" w:sz="0" w:space="0" w:color="auto"/>
                  </w:divBdr>
                </w:div>
                <w:div w:id="1960992100">
                  <w:marLeft w:val="0"/>
                  <w:marRight w:val="0"/>
                  <w:marTop w:val="0"/>
                  <w:marBottom w:val="0"/>
                  <w:divBdr>
                    <w:top w:val="none" w:sz="0" w:space="0" w:color="auto"/>
                    <w:left w:val="none" w:sz="0" w:space="0" w:color="auto"/>
                    <w:bottom w:val="none" w:sz="0" w:space="0" w:color="auto"/>
                    <w:right w:val="none" w:sz="0" w:space="0" w:color="auto"/>
                  </w:divBdr>
                </w:div>
                <w:div w:id="1965424740">
                  <w:marLeft w:val="0"/>
                  <w:marRight w:val="0"/>
                  <w:marTop w:val="0"/>
                  <w:marBottom w:val="0"/>
                  <w:divBdr>
                    <w:top w:val="none" w:sz="0" w:space="0" w:color="auto"/>
                    <w:left w:val="none" w:sz="0" w:space="0" w:color="auto"/>
                    <w:bottom w:val="none" w:sz="0" w:space="0" w:color="auto"/>
                    <w:right w:val="none" w:sz="0" w:space="0" w:color="auto"/>
                  </w:divBdr>
                </w:div>
                <w:div w:id="1965578593">
                  <w:marLeft w:val="0"/>
                  <w:marRight w:val="0"/>
                  <w:marTop w:val="0"/>
                  <w:marBottom w:val="0"/>
                  <w:divBdr>
                    <w:top w:val="none" w:sz="0" w:space="0" w:color="auto"/>
                    <w:left w:val="none" w:sz="0" w:space="0" w:color="auto"/>
                    <w:bottom w:val="none" w:sz="0" w:space="0" w:color="auto"/>
                    <w:right w:val="none" w:sz="0" w:space="0" w:color="auto"/>
                  </w:divBdr>
                </w:div>
                <w:div w:id="1966346451">
                  <w:marLeft w:val="0"/>
                  <w:marRight w:val="0"/>
                  <w:marTop w:val="0"/>
                  <w:marBottom w:val="0"/>
                  <w:divBdr>
                    <w:top w:val="none" w:sz="0" w:space="0" w:color="auto"/>
                    <w:left w:val="none" w:sz="0" w:space="0" w:color="auto"/>
                    <w:bottom w:val="none" w:sz="0" w:space="0" w:color="auto"/>
                    <w:right w:val="none" w:sz="0" w:space="0" w:color="auto"/>
                  </w:divBdr>
                </w:div>
                <w:div w:id="1966353564">
                  <w:marLeft w:val="0"/>
                  <w:marRight w:val="0"/>
                  <w:marTop w:val="0"/>
                  <w:marBottom w:val="0"/>
                  <w:divBdr>
                    <w:top w:val="none" w:sz="0" w:space="0" w:color="auto"/>
                    <w:left w:val="none" w:sz="0" w:space="0" w:color="auto"/>
                    <w:bottom w:val="none" w:sz="0" w:space="0" w:color="auto"/>
                    <w:right w:val="none" w:sz="0" w:space="0" w:color="auto"/>
                  </w:divBdr>
                </w:div>
                <w:div w:id="1967542249">
                  <w:marLeft w:val="0"/>
                  <w:marRight w:val="0"/>
                  <w:marTop w:val="0"/>
                  <w:marBottom w:val="0"/>
                  <w:divBdr>
                    <w:top w:val="none" w:sz="0" w:space="0" w:color="auto"/>
                    <w:left w:val="none" w:sz="0" w:space="0" w:color="auto"/>
                    <w:bottom w:val="none" w:sz="0" w:space="0" w:color="auto"/>
                    <w:right w:val="none" w:sz="0" w:space="0" w:color="auto"/>
                  </w:divBdr>
                </w:div>
                <w:div w:id="1970742932">
                  <w:marLeft w:val="0"/>
                  <w:marRight w:val="0"/>
                  <w:marTop w:val="0"/>
                  <w:marBottom w:val="0"/>
                  <w:divBdr>
                    <w:top w:val="none" w:sz="0" w:space="0" w:color="auto"/>
                    <w:left w:val="none" w:sz="0" w:space="0" w:color="auto"/>
                    <w:bottom w:val="none" w:sz="0" w:space="0" w:color="auto"/>
                    <w:right w:val="none" w:sz="0" w:space="0" w:color="auto"/>
                  </w:divBdr>
                </w:div>
                <w:div w:id="1974289150">
                  <w:marLeft w:val="0"/>
                  <w:marRight w:val="0"/>
                  <w:marTop w:val="0"/>
                  <w:marBottom w:val="0"/>
                  <w:divBdr>
                    <w:top w:val="none" w:sz="0" w:space="0" w:color="auto"/>
                    <w:left w:val="none" w:sz="0" w:space="0" w:color="auto"/>
                    <w:bottom w:val="none" w:sz="0" w:space="0" w:color="auto"/>
                    <w:right w:val="none" w:sz="0" w:space="0" w:color="auto"/>
                  </w:divBdr>
                </w:div>
                <w:div w:id="1975521444">
                  <w:marLeft w:val="0"/>
                  <w:marRight w:val="0"/>
                  <w:marTop w:val="0"/>
                  <w:marBottom w:val="0"/>
                  <w:divBdr>
                    <w:top w:val="none" w:sz="0" w:space="0" w:color="auto"/>
                    <w:left w:val="none" w:sz="0" w:space="0" w:color="auto"/>
                    <w:bottom w:val="none" w:sz="0" w:space="0" w:color="auto"/>
                    <w:right w:val="none" w:sz="0" w:space="0" w:color="auto"/>
                  </w:divBdr>
                </w:div>
                <w:div w:id="1975603103">
                  <w:marLeft w:val="0"/>
                  <w:marRight w:val="0"/>
                  <w:marTop w:val="0"/>
                  <w:marBottom w:val="0"/>
                  <w:divBdr>
                    <w:top w:val="none" w:sz="0" w:space="0" w:color="auto"/>
                    <w:left w:val="none" w:sz="0" w:space="0" w:color="auto"/>
                    <w:bottom w:val="none" w:sz="0" w:space="0" w:color="auto"/>
                    <w:right w:val="none" w:sz="0" w:space="0" w:color="auto"/>
                  </w:divBdr>
                </w:div>
                <w:div w:id="1978292721">
                  <w:marLeft w:val="0"/>
                  <w:marRight w:val="0"/>
                  <w:marTop w:val="0"/>
                  <w:marBottom w:val="0"/>
                  <w:divBdr>
                    <w:top w:val="none" w:sz="0" w:space="0" w:color="auto"/>
                    <w:left w:val="none" w:sz="0" w:space="0" w:color="auto"/>
                    <w:bottom w:val="none" w:sz="0" w:space="0" w:color="auto"/>
                    <w:right w:val="none" w:sz="0" w:space="0" w:color="auto"/>
                  </w:divBdr>
                </w:div>
                <w:div w:id="1982423102">
                  <w:marLeft w:val="0"/>
                  <w:marRight w:val="0"/>
                  <w:marTop w:val="0"/>
                  <w:marBottom w:val="0"/>
                  <w:divBdr>
                    <w:top w:val="none" w:sz="0" w:space="0" w:color="auto"/>
                    <w:left w:val="none" w:sz="0" w:space="0" w:color="auto"/>
                    <w:bottom w:val="none" w:sz="0" w:space="0" w:color="auto"/>
                    <w:right w:val="none" w:sz="0" w:space="0" w:color="auto"/>
                  </w:divBdr>
                </w:div>
                <w:div w:id="1983070876">
                  <w:marLeft w:val="0"/>
                  <w:marRight w:val="0"/>
                  <w:marTop w:val="0"/>
                  <w:marBottom w:val="0"/>
                  <w:divBdr>
                    <w:top w:val="none" w:sz="0" w:space="0" w:color="auto"/>
                    <w:left w:val="none" w:sz="0" w:space="0" w:color="auto"/>
                    <w:bottom w:val="none" w:sz="0" w:space="0" w:color="auto"/>
                    <w:right w:val="none" w:sz="0" w:space="0" w:color="auto"/>
                  </w:divBdr>
                </w:div>
                <w:div w:id="1983579047">
                  <w:marLeft w:val="0"/>
                  <w:marRight w:val="0"/>
                  <w:marTop w:val="0"/>
                  <w:marBottom w:val="0"/>
                  <w:divBdr>
                    <w:top w:val="none" w:sz="0" w:space="0" w:color="auto"/>
                    <w:left w:val="none" w:sz="0" w:space="0" w:color="auto"/>
                    <w:bottom w:val="none" w:sz="0" w:space="0" w:color="auto"/>
                    <w:right w:val="none" w:sz="0" w:space="0" w:color="auto"/>
                  </w:divBdr>
                </w:div>
                <w:div w:id="1984965085">
                  <w:marLeft w:val="0"/>
                  <w:marRight w:val="0"/>
                  <w:marTop w:val="0"/>
                  <w:marBottom w:val="0"/>
                  <w:divBdr>
                    <w:top w:val="none" w:sz="0" w:space="0" w:color="auto"/>
                    <w:left w:val="none" w:sz="0" w:space="0" w:color="auto"/>
                    <w:bottom w:val="none" w:sz="0" w:space="0" w:color="auto"/>
                    <w:right w:val="none" w:sz="0" w:space="0" w:color="auto"/>
                  </w:divBdr>
                </w:div>
                <w:div w:id="1987775538">
                  <w:marLeft w:val="0"/>
                  <w:marRight w:val="0"/>
                  <w:marTop w:val="0"/>
                  <w:marBottom w:val="0"/>
                  <w:divBdr>
                    <w:top w:val="none" w:sz="0" w:space="0" w:color="auto"/>
                    <w:left w:val="none" w:sz="0" w:space="0" w:color="auto"/>
                    <w:bottom w:val="none" w:sz="0" w:space="0" w:color="auto"/>
                    <w:right w:val="none" w:sz="0" w:space="0" w:color="auto"/>
                  </w:divBdr>
                </w:div>
                <w:div w:id="1991523333">
                  <w:marLeft w:val="0"/>
                  <w:marRight w:val="0"/>
                  <w:marTop w:val="0"/>
                  <w:marBottom w:val="0"/>
                  <w:divBdr>
                    <w:top w:val="none" w:sz="0" w:space="0" w:color="auto"/>
                    <w:left w:val="none" w:sz="0" w:space="0" w:color="auto"/>
                    <w:bottom w:val="none" w:sz="0" w:space="0" w:color="auto"/>
                    <w:right w:val="none" w:sz="0" w:space="0" w:color="auto"/>
                  </w:divBdr>
                </w:div>
                <w:div w:id="1992561859">
                  <w:marLeft w:val="0"/>
                  <w:marRight w:val="0"/>
                  <w:marTop w:val="0"/>
                  <w:marBottom w:val="0"/>
                  <w:divBdr>
                    <w:top w:val="none" w:sz="0" w:space="0" w:color="auto"/>
                    <w:left w:val="none" w:sz="0" w:space="0" w:color="auto"/>
                    <w:bottom w:val="none" w:sz="0" w:space="0" w:color="auto"/>
                    <w:right w:val="none" w:sz="0" w:space="0" w:color="auto"/>
                  </w:divBdr>
                </w:div>
                <w:div w:id="1993295486">
                  <w:marLeft w:val="0"/>
                  <w:marRight w:val="0"/>
                  <w:marTop w:val="0"/>
                  <w:marBottom w:val="0"/>
                  <w:divBdr>
                    <w:top w:val="none" w:sz="0" w:space="0" w:color="auto"/>
                    <w:left w:val="none" w:sz="0" w:space="0" w:color="auto"/>
                    <w:bottom w:val="none" w:sz="0" w:space="0" w:color="auto"/>
                    <w:right w:val="none" w:sz="0" w:space="0" w:color="auto"/>
                  </w:divBdr>
                </w:div>
                <w:div w:id="1993633307">
                  <w:marLeft w:val="0"/>
                  <w:marRight w:val="0"/>
                  <w:marTop w:val="0"/>
                  <w:marBottom w:val="0"/>
                  <w:divBdr>
                    <w:top w:val="none" w:sz="0" w:space="0" w:color="auto"/>
                    <w:left w:val="none" w:sz="0" w:space="0" w:color="auto"/>
                    <w:bottom w:val="none" w:sz="0" w:space="0" w:color="auto"/>
                    <w:right w:val="none" w:sz="0" w:space="0" w:color="auto"/>
                  </w:divBdr>
                </w:div>
                <w:div w:id="1994523444">
                  <w:marLeft w:val="0"/>
                  <w:marRight w:val="0"/>
                  <w:marTop w:val="0"/>
                  <w:marBottom w:val="0"/>
                  <w:divBdr>
                    <w:top w:val="none" w:sz="0" w:space="0" w:color="auto"/>
                    <w:left w:val="none" w:sz="0" w:space="0" w:color="auto"/>
                    <w:bottom w:val="none" w:sz="0" w:space="0" w:color="auto"/>
                    <w:right w:val="none" w:sz="0" w:space="0" w:color="auto"/>
                  </w:divBdr>
                </w:div>
                <w:div w:id="1994798322">
                  <w:marLeft w:val="0"/>
                  <w:marRight w:val="0"/>
                  <w:marTop w:val="0"/>
                  <w:marBottom w:val="0"/>
                  <w:divBdr>
                    <w:top w:val="none" w:sz="0" w:space="0" w:color="auto"/>
                    <w:left w:val="none" w:sz="0" w:space="0" w:color="auto"/>
                    <w:bottom w:val="none" w:sz="0" w:space="0" w:color="auto"/>
                    <w:right w:val="none" w:sz="0" w:space="0" w:color="auto"/>
                  </w:divBdr>
                </w:div>
                <w:div w:id="1996883506">
                  <w:marLeft w:val="0"/>
                  <w:marRight w:val="0"/>
                  <w:marTop w:val="0"/>
                  <w:marBottom w:val="0"/>
                  <w:divBdr>
                    <w:top w:val="none" w:sz="0" w:space="0" w:color="auto"/>
                    <w:left w:val="none" w:sz="0" w:space="0" w:color="auto"/>
                    <w:bottom w:val="none" w:sz="0" w:space="0" w:color="auto"/>
                    <w:right w:val="none" w:sz="0" w:space="0" w:color="auto"/>
                  </w:divBdr>
                </w:div>
                <w:div w:id="1999308268">
                  <w:marLeft w:val="0"/>
                  <w:marRight w:val="0"/>
                  <w:marTop w:val="0"/>
                  <w:marBottom w:val="0"/>
                  <w:divBdr>
                    <w:top w:val="none" w:sz="0" w:space="0" w:color="auto"/>
                    <w:left w:val="none" w:sz="0" w:space="0" w:color="auto"/>
                    <w:bottom w:val="none" w:sz="0" w:space="0" w:color="auto"/>
                    <w:right w:val="none" w:sz="0" w:space="0" w:color="auto"/>
                  </w:divBdr>
                </w:div>
                <w:div w:id="2001232583">
                  <w:marLeft w:val="0"/>
                  <w:marRight w:val="0"/>
                  <w:marTop w:val="0"/>
                  <w:marBottom w:val="0"/>
                  <w:divBdr>
                    <w:top w:val="none" w:sz="0" w:space="0" w:color="auto"/>
                    <w:left w:val="none" w:sz="0" w:space="0" w:color="auto"/>
                    <w:bottom w:val="none" w:sz="0" w:space="0" w:color="auto"/>
                    <w:right w:val="none" w:sz="0" w:space="0" w:color="auto"/>
                  </w:divBdr>
                </w:div>
                <w:div w:id="2001420382">
                  <w:marLeft w:val="0"/>
                  <w:marRight w:val="0"/>
                  <w:marTop w:val="0"/>
                  <w:marBottom w:val="0"/>
                  <w:divBdr>
                    <w:top w:val="none" w:sz="0" w:space="0" w:color="auto"/>
                    <w:left w:val="none" w:sz="0" w:space="0" w:color="auto"/>
                    <w:bottom w:val="none" w:sz="0" w:space="0" w:color="auto"/>
                    <w:right w:val="none" w:sz="0" w:space="0" w:color="auto"/>
                  </w:divBdr>
                </w:div>
                <w:div w:id="2005668927">
                  <w:marLeft w:val="0"/>
                  <w:marRight w:val="0"/>
                  <w:marTop w:val="0"/>
                  <w:marBottom w:val="0"/>
                  <w:divBdr>
                    <w:top w:val="none" w:sz="0" w:space="0" w:color="auto"/>
                    <w:left w:val="none" w:sz="0" w:space="0" w:color="auto"/>
                    <w:bottom w:val="none" w:sz="0" w:space="0" w:color="auto"/>
                    <w:right w:val="none" w:sz="0" w:space="0" w:color="auto"/>
                  </w:divBdr>
                </w:div>
                <w:div w:id="2006735841">
                  <w:marLeft w:val="0"/>
                  <w:marRight w:val="0"/>
                  <w:marTop w:val="0"/>
                  <w:marBottom w:val="0"/>
                  <w:divBdr>
                    <w:top w:val="none" w:sz="0" w:space="0" w:color="auto"/>
                    <w:left w:val="none" w:sz="0" w:space="0" w:color="auto"/>
                    <w:bottom w:val="none" w:sz="0" w:space="0" w:color="auto"/>
                    <w:right w:val="none" w:sz="0" w:space="0" w:color="auto"/>
                  </w:divBdr>
                </w:div>
                <w:div w:id="2010516491">
                  <w:marLeft w:val="0"/>
                  <w:marRight w:val="0"/>
                  <w:marTop w:val="0"/>
                  <w:marBottom w:val="0"/>
                  <w:divBdr>
                    <w:top w:val="none" w:sz="0" w:space="0" w:color="auto"/>
                    <w:left w:val="none" w:sz="0" w:space="0" w:color="auto"/>
                    <w:bottom w:val="none" w:sz="0" w:space="0" w:color="auto"/>
                    <w:right w:val="none" w:sz="0" w:space="0" w:color="auto"/>
                  </w:divBdr>
                </w:div>
                <w:div w:id="2010718901">
                  <w:marLeft w:val="0"/>
                  <w:marRight w:val="0"/>
                  <w:marTop w:val="0"/>
                  <w:marBottom w:val="0"/>
                  <w:divBdr>
                    <w:top w:val="none" w:sz="0" w:space="0" w:color="auto"/>
                    <w:left w:val="none" w:sz="0" w:space="0" w:color="auto"/>
                    <w:bottom w:val="none" w:sz="0" w:space="0" w:color="auto"/>
                    <w:right w:val="none" w:sz="0" w:space="0" w:color="auto"/>
                  </w:divBdr>
                </w:div>
                <w:div w:id="2013023048">
                  <w:marLeft w:val="0"/>
                  <w:marRight w:val="0"/>
                  <w:marTop w:val="0"/>
                  <w:marBottom w:val="0"/>
                  <w:divBdr>
                    <w:top w:val="none" w:sz="0" w:space="0" w:color="auto"/>
                    <w:left w:val="none" w:sz="0" w:space="0" w:color="auto"/>
                    <w:bottom w:val="none" w:sz="0" w:space="0" w:color="auto"/>
                    <w:right w:val="none" w:sz="0" w:space="0" w:color="auto"/>
                  </w:divBdr>
                </w:div>
                <w:div w:id="2015912518">
                  <w:marLeft w:val="0"/>
                  <w:marRight w:val="0"/>
                  <w:marTop w:val="0"/>
                  <w:marBottom w:val="0"/>
                  <w:divBdr>
                    <w:top w:val="none" w:sz="0" w:space="0" w:color="auto"/>
                    <w:left w:val="none" w:sz="0" w:space="0" w:color="auto"/>
                    <w:bottom w:val="none" w:sz="0" w:space="0" w:color="auto"/>
                    <w:right w:val="none" w:sz="0" w:space="0" w:color="auto"/>
                  </w:divBdr>
                </w:div>
                <w:div w:id="2016954729">
                  <w:marLeft w:val="0"/>
                  <w:marRight w:val="0"/>
                  <w:marTop w:val="0"/>
                  <w:marBottom w:val="0"/>
                  <w:divBdr>
                    <w:top w:val="none" w:sz="0" w:space="0" w:color="auto"/>
                    <w:left w:val="none" w:sz="0" w:space="0" w:color="auto"/>
                    <w:bottom w:val="none" w:sz="0" w:space="0" w:color="auto"/>
                    <w:right w:val="none" w:sz="0" w:space="0" w:color="auto"/>
                  </w:divBdr>
                </w:div>
                <w:div w:id="2019503778">
                  <w:marLeft w:val="0"/>
                  <w:marRight w:val="0"/>
                  <w:marTop w:val="0"/>
                  <w:marBottom w:val="0"/>
                  <w:divBdr>
                    <w:top w:val="none" w:sz="0" w:space="0" w:color="auto"/>
                    <w:left w:val="none" w:sz="0" w:space="0" w:color="auto"/>
                    <w:bottom w:val="none" w:sz="0" w:space="0" w:color="auto"/>
                    <w:right w:val="none" w:sz="0" w:space="0" w:color="auto"/>
                  </w:divBdr>
                </w:div>
                <w:div w:id="2020765638">
                  <w:marLeft w:val="0"/>
                  <w:marRight w:val="0"/>
                  <w:marTop w:val="0"/>
                  <w:marBottom w:val="0"/>
                  <w:divBdr>
                    <w:top w:val="none" w:sz="0" w:space="0" w:color="auto"/>
                    <w:left w:val="none" w:sz="0" w:space="0" w:color="auto"/>
                    <w:bottom w:val="none" w:sz="0" w:space="0" w:color="auto"/>
                    <w:right w:val="none" w:sz="0" w:space="0" w:color="auto"/>
                  </w:divBdr>
                </w:div>
                <w:div w:id="2022661689">
                  <w:marLeft w:val="0"/>
                  <w:marRight w:val="0"/>
                  <w:marTop w:val="0"/>
                  <w:marBottom w:val="0"/>
                  <w:divBdr>
                    <w:top w:val="none" w:sz="0" w:space="0" w:color="auto"/>
                    <w:left w:val="none" w:sz="0" w:space="0" w:color="auto"/>
                    <w:bottom w:val="none" w:sz="0" w:space="0" w:color="auto"/>
                    <w:right w:val="none" w:sz="0" w:space="0" w:color="auto"/>
                  </w:divBdr>
                </w:div>
                <w:div w:id="2025088507">
                  <w:marLeft w:val="0"/>
                  <w:marRight w:val="0"/>
                  <w:marTop w:val="0"/>
                  <w:marBottom w:val="0"/>
                  <w:divBdr>
                    <w:top w:val="none" w:sz="0" w:space="0" w:color="auto"/>
                    <w:left w:val="none" w:sz="0" w:space="0" w:color="auto"/>
                    <w:bottom w:val="none" w:sz="0" w:space="0" w:color="auto"/>
                    <w:right w:val="none" w:sz="0" w:space="0" w:color="auto"/>
                  </w:divBdr>
                </w:div>
                <w:div w:id="2026320732">
                  <w:marLeft w:val="0"/>
                  <w:marRight w:val="0"/>
                  <w:marTop w:val="0"/>
                  <w:marBottom w:val="0"/>
                  <w:divBdr>
                    <w:top w:val="none" w:sz="0" w:space="0" w:color="auto"/>
                    <w:left w:val="none" w:sz="0" w:space="0" w:color="auto"/>
                    <w:bottom w:val="none" w:sz="0" w:space="0" w:color="auto"/>
                    <w:right w:val="none" w:sz="0" w:space="0" w:color="auto"/>
                  </w:divBdr>
                </w:div>
                <w:div w:id="2027171705">
                  <w:marLeft w:val="0"/>
                  <w:marRight w:val="0"/>
                  <w:marTop w:val="0"/>
                  <w:marBottom w:val="0"/>
                  <w:divBdr>
                    <w:top w:val="none" w:sz="0" w:space="0" w:color="auto"/>
                    <w:left w:val="none" w:sz="0" w:space="0" w:color="auto"/>
                    <w:bottom w:val="none" w:sz="0" w:space="0" w:color="auto"/>
                    <w:right w:val="none" w:sz="0" w:space="0" w:color="auto"/>
                  </w:divBdr>
                </w:div>
                <w:div w:id="2032757004">
                  <w:marLeft w:val="0"/>
                  <w:marRight w:val="0"/>
                  <w:marTop w:val="0"/>
                  <w:marBottom w:val="0"/>
                  <w:divBdr>
                    <w:top w:val="none" w:sz="0" w:space="0" w:color="auto"/>
                    <w:left w:val="none" w:sz="0" w:space="0" w:color="auto"/>
                    <w:bottom w:val="none" w:sz="0" w:space="0" w:color="auto"/>
                    <w:right w:val="none" w:sz="0" w:space="0" w:color="auto"/>
                  </w:divBdr>
                </w:div>
                <w:div w:id="2033647779">
                  <w:marLeft w:val="0"/>
                  <w:marRight w:val="0"/>
                  <w:marTop w:val="0"/>
                  <w:marBottom w:val="0"/>
                  <w:divBdr>
                    <w:top w:val="none" w:sz="0" w:space="0" w:color="auto"/>
                    <w:left w:val="none" w:sz="0" w:space="0" w:color="auto"/>
                    <w:bottom w:val="none" w:sz="0" w:space="0" w:color="auto"/>
                    <w:right w:val="none" w:sz="0" w:space="0" w:color="auto"/>
                  </w:divBdr>
                </w:div>
                <w:div w:id="2034988832">
                  <w:marLeft w:val="0"/>
                  <w:marRight w:val="0"/>
                  <w:marTop w:val="0"/>
                  <w:marBottom w:val="0"/>
                  <w:divBdr>
                    <w:top w:val="none" w:sz="0" w:space="0" w:color="auto"/>
                    <w:left w:val="none" w:sz="0" w:space="0" w:color="auto"/>
                    <w:bottom w:val="none" w:sz="0" w:space="0" w:color="auto"/>
                    <w:right w:val="none" w:sz="0" w:space="0" w:color="auto"/>
                  </w:divBdr>
                </w:div>
                <w:div w:id="2037269519">
                  <w:marLeft w:val="0"/>
                  <w:marRight w:val="0"/>
                  <w:marTop w:val="0"/>
                  <w:marBottom w:val="0"/>
                  <w:divBdr>
                    <w:top w:val="none" w:sz="0" w:space="0" w:color="auto"/>
                    <w:left w:val="none" w:sz="0" w:space="0" w:color="auto"/>
                    <w:bottom w:val="none" w:sz="0" w:space="0" w:color="auto"/>
                    <w:right w:val="none" w:sz="0" w:space="0" w:color="auto"/>
                  </w:divBdr>
                </w:div>
                <w:div w:id="2040355481">
                  <w:marLeft w:val="0"/>
                  <w:marRight w:val="0"/>
                  <w:marTop w:val="0"/>
                  <w:marBottom w:val="0"/>
                  <w:divBdr>
                    <w:top w:val="none" w:sz="0" w:space="0" w:color="auto"/>
                    <w:left w:val="none" w:sz="0" w:space="0" w:color="auto"/>
                    <w:bottom w:val="none" w:sz="0" w:space="0" w:color="auto"/>
                    <w:right w:val="none" w:sz="0" w:space="0" w:color="auto"/>
                  </w:divBdr>
                </w:div>
                <w:div w:id="2044941658">
                  <w:marLeft w:val="0"/>
                  <w:marRight w:val="0"/>
                  <w:marTop w:val="0"/>
                  <w:marBottom w:val="0"/>
                  <w:divBdr>
                    <w:top w:val="none" w:sz="0" w:space="0" w:color="auto"/>
                    <w:left w:val="none" w:sz="0" w:space="0" w:color="auto"/>
                    <w:bottom w:val="none" w:sz="0" w:space="0" w:color="auto"/>
                    <w:right w:val="none" w:sz="0" w:space="0" w:color="auto"/>
                  </w:divBdr>
                </w:div>
                <w:div w:id="2048531465">
                  <w:marLeft w:val="0"/>
                  <w:marRight w:val="0"/>
                  <w:marTop w:val="0"/>
                  <w:marBottom w:val="0"/>
                  <w:divBdr>
                    <w:top w:val="none" w:sz="0" w:space="0" w:color="auto"/>
                    <w:left w:val="none" w:sz="0" w:space="0" w:color="auto"/>
                    <w:bottom w:val="none" w:sz="0" w:space="0" w:color="auto"/>
                    <w:right w:val="none" w:sz="0" w:space="0" w:color="auto"/>
                  </w:divBdr>
                </w:div>
                <w:div w:id="2051373657">
                  <w:marLeft w:val="0"/>
                  <w:marRight w:val="0"/>
                  <w:marTop w:val="0"/>
                  <w:marBottom w:val="0"/>
                  <w:divBdr>
                    <w:top w:val="none" w:sz="0" w:space="0" w:color="auto"/>
                    <w:left w:val="none" w:sz="0" w:space="0" w:color="auto"/>
                    <w:bottom w:val="none" w:sz="0" w:space="0" w:color="auto"/>
                    <w:right w:val="none" w:sz="0" w:space="0" w:color="auto"/>
                  </w:divBdr>
                </w:div>
                <w:div w:id="2051806482">
                  <w:marLeft w:val="0"/>
                  <w:marRight w:val="0"/>
                  <w:marTop w:val="0"/>
                  <w:marBottom w:val="0"/>
                  <w:divBdr>
                    <w:top w:val="none" w:sz="0" w:space="0" w:color="auto"/>
                    <w:left w:val="none" w:sz="0" w:space="0" w:color="auto"/>
                    <w:bottom w:val="none" w:sz="0" w:space="0" w:color="auto"/>
                    <w:right w:val="none" w:sz="0" w:space="0" w:color="auto"/>
                  </w:divBdr>
                </w:div>
                <w:div w:id="2052722931">
                  <w:marLeft w:val="0"/>
                  <w:marRight w:val="0"/>
                  <w:marTop w:val="0"/>
                  <w:marBottom w:val="0"/>
                  <w:divBdr>
                    <w:top w:val="none" w:sz="0" w:space="0" w:color="auto"/>
                    <w:left w:val="none" w:sz="0" w:space="0" w:color="auto"/>
                    <w:bottom w:val="none" w:sz="0" w:space="0" w:color="auto"/>
                    <w:right w:val="none" w:sz="0" w:space="0" w:color="auto"/>
                  </w:divBdr>
                </w:div>
                <w:div w:id="2056082263">
                  <w:marLeft w:val="0"/>
                  <w:marRight w:val="0"/>
                  <w:marTop w:val="0"/>
                  <w:marBottom w:val="0"/>
                  <w:divBdr>
                    <w:top w:val="none" w:sz="0" w:space="0" w:color="auto"/>
                    <w:left w:val="none" w:sz="0" w:space="0" w:color="auto"/>
                    <w:bottom w:val="none" w:sz="0" w:space="0" w:color="auto"/>
                    <w:right w:val="none" w:sz="0" w:space="0" w:color="auto"/>
                  </w:divBdr>
                </w:div>
                <w:div w:id="2058161663">
                  <w:marLeft w:val="0"/>
                  <w:marRight w:val="0"/>
                  <w:marTop w:val="0"/>
                  <w:marBottom w:val="0"/>
                  <w:divBdr>
                    <w:top w:val="none" w:sz="0" w:space="0" w:color="auto"/>
                    <w:left w:val="none" w:sz="0" w:space="0" w:color="auto"/>
                    <w:bottom w:val="none" w:sz="0" w:space="0" w:color="auto"/>
                    <w:right w:val="none" w:sz="0" w:space="0" w:color="auto"/>
                  </w:divBdr>
                </w:div>
                <w:div w:id="2061634045">
                  <w:marLeft w:val="0"/>
                  <w:marRight w:val="0"/>
                  <w:marTop w:val="0"/>
                  <w:marBottom w:val="0"/>
                  <w:divBdr>
                    <w:top w:val="none" w:sz="0" w:space="0" w:color="auto"/>
                    <w:left w:val="none" w:sz="0" w:space="0" w:color="auto"/>
                    <w:bottom w:val="none" w:sz="0" w:space="0" w:color="auto"/>
                    <w:right w:val="none" w:sz="0" w:space="0" w:color="auto"/>
                  </w:divBdr>
                </w:div>
                <w:div w:id="2061637163">
                  <w:marLeft w:val="0"/>
                  <w:marRight w:val="0"/>
                  <w:marTop w:val="0"/>
                  <w:marBottom w:val="0"/>
                  <w:divBdr>
                    <w:top w:val="none" w:sz="0" w:space="0" w:color="auto"/>
                    <w:left w:val="none" w:sz="0" w:space="0" w:color="auto"/>
                    <w:bottom w:val="none" w:sz="0" w:space="0" w:color="auto"/>
                    <w:right w:val="none" w:sz="0" w:space="0" w:color="auto"/>
                  </w:divBdr>
                </w:div>
                <w:div w:id="2062560918">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2064285457">
                  <w:marLeft w:val="0"/>
                  <w:marRight w:val="0"/>
                  <w:marTop w:val="0"/>
                  <w:marBottom w:val="0"/>
                  <w:divBdr>
                    <w:top w:val="none" w:sz="0" w:space="0" w:color="auto"/>
                    <w:left w:val="none" w:sz="0" w:space="0" w:color="auto"/>
                    <w:bottom w:val="none" w:sz="0" w:space="0" w:color="auto"/>
                    <w:right w:val="none" w:sz="0" w:space="0" w:color="auto"/>
                  </w:divBdr>
                </w:div>
                <w:div w:id="2068676221">
                  <w:marLeft w:val="0"/>
                  <w:marRight w:val="0"/>
                  <w:marTop w:val="0"/>
                  <w:marBottom w:val="0"/>
                  <w:divBdr>
                    <w:top w:val="none" w:sz="0" w:space="0" w:color="auto"/>
                    <w:left w:val="none" w:sz="0" w:space="0" w:color="auto"/>
                    <w:bottom w:val="none" w:sz="0" w:space="0" w:color="auto"/>
                    <w:right w:val="none" w:sz="0" w:space="0" w:color="auto"/>
                  </w:divBdr>
                </w:div>
                <w:div w:id="2074428718">
                  <w:marLeft w:val="0"/>
                  <w:marRight w:val="0"/>
                  <w:marTop w:val="0"/>
                  <w:marBottom w:val="0"/>
                  <w:divBdr>
                    <w:top w:val="none" w:sz="0" w:space="0" w:color="auto"/>
                    <w:left w:val="none" w:sz="0" w:space="0" w:color="auto"/>
                    <w:bottom w:val="none" w:sz="0" w:space="0" w:color="auto"/>
                    <w:right w:val="none" w:sz="0" w:space="0" w:color="auto"/>
                  </w:divBdr>
                </w:div>
                <w:div w:id="2078286939">
                  <w:marLeft w:val="0"/>
                  <w:marRight w:val="0"/>
                  <w:marTop w:val="0"/>
                  <w:marBottom w:val="0"/>
                  <w:divBdr>
                    <w:top w:val="none" w:sz="0" w:space="0" w:color="auto"/>
                    <w:left w:val="none" w:sz="0" w:space="0" w:color="auto"/>
                    <w:bottom w:val="none" w:sz="0" w:space="0" w:color="auto"/>
                    <w:right w:val="none" w:sz="0" w:space="0" w:color="auto"/>
                  </w:divBdr>
                </w:div>
                <w:div w:id="2080983850">
                  <w:marLeft w:val="0"/>
                  <w:marRight w:val="0"/>
                  <w:marTop w:val="0"/>
                  <w:marBottom w:val="0"/>
                  <w:divBdr>
                    <w:top w:val="none" w:sz="0" w:space="0" w:color="auto"/>
                    <w:left w:val="none" w:sz="0" w:space="0" w:color="auto"/>
                    <w:bottom w:val="none" w:sz="0" w:space="0" w:color="auto"/>
                    <w:right w:val="none" w:sz="0" w:space="0" w:color="auto"/>
                  </w:divBdr>
                </w:div>
                <w:div w:id="2081246098">
                  <w:marLeft w:val="0"/>
                  <w:marRight w:val="0"/>
                  <w:marTop w:val="0"/>
                  <w:marBottom w:val="0"/>
                  <w:divBdr>
                    <w:top w:val="none" w:sz="0" w:space="0" w:color="auto"/>
                    <w:left w:val="none" w:sz="0" w:space="0" w:color="auto"/>
                    <w:bottom w:val="none" w:sz="0" w:space="0" w:color="auto"/>
                    <w:right w:val="none" w:sz="0" w:space="0" w:color="auto"/>
                  </w:divBdr>
                </w:div>
                <w:div w:id="2081708440">
                  <w:marLeft w:val="0"/>
                  <w:marRight w:val="0"/>
                  <w:marTop w:val="0"/>
                  <w:marBottom w:val="0"/>
                  <w:divBdr>
                    <w:top w:val="none" w:sz="0" w:space="0" w:color="auto"/>
                    <w:left w:val="none" w:sz="0" w:space="0" w:color="auto"/>
                    <w:bottom w:val="none" w:sz="0" w:space="0" w:color="auto"/>
                    <w:right w:val="none" w:sz="0" w:space="0" w:color="auto"/>
                  </w:divBdr>
                </w:div>
                <w:div w:id="2083093868">
                  <w:marLeft w:val="0"/>
                  <w:marRight w:val="0"/>
                  <w:marTop w:val="0"/>
                  <w:marBottom w:val="0"/>
                  <w:divBdr>
                    <w:top w:val="none" w:sz="0" w:space="0" w:color="auto"/>
                    <w:left w:val="none" w:sz="0" w:space="0" w:color="auto"/>
                    <w:bottom w:val="none" w:sz="0" w:space="0" w:color="auto"/>
                    <w:right w:val="none" w:sz="0" w:space="0" w:color="auto"/>
                  </w:divBdr>
                </w:div>
                <w:div w:id="2087264931">
                  <w:marLeft w:val="0"/>
                  <w:marRight w:val="0"/>
                  <w:marTop w:val="0"/>
                  <w:marBottom w:val="0"/>
                  <w:divBdr>
                    <w:top w:val="none" w:sz="0" w:space="0" w:color="auto"/>
                    <w:left w:val="none" w:sz="0" w:space="0" w:color="auto"/>
                    <w:bottom w:val="none" w:sz="0" w:space="0" w:color="auto"/>
                    <w:right w:val="none" w:sz="0" w:space="0" w:color="auto"/>
                  </w:divBdr>
                </w:div>
                <w:div w:id="2092464057">
                  <w:marLeft w:val="0"/>
                  <w:marRight w:val="0"/>
                  <w:marTop w:val="0"/>
                  <w:marBottom w:val="0"/>
                  <w:divBdr>
                    <w:top w:val="none" w:sz="0" w:space="0" w:color="auto"/>
                    <w:left w:val="none" w:sz="0" w:space="0" w:color="auto"/>
                    <w:bottom w:val="none" w:sz="0" w:space="0" w:color="auto"/>
                    <w:right w:val="none" w:sz="0" w:space="0" w:color="auto"/>
                  </w:divBdr>
                </w:div>
                <w:div w:id="2094743474">
                  <w:marLeft w:val="0"/>
                  <w:marRight w:val="0"/>
                  <w:marTop w:val="0"/>
                  <w:marBottom w:val="0"/>
                  <w:divBdr>
                    <w:top w:val="none" w:sz="0" w:space="0" w:color="auto"/>
                    <w:left w:val="none" w:sz="0" w:space="0" w:color="auto"/>
                    <w:bottom w:val="none" w:sz="0" w:space="0" w:color="auto"/>
                    <w:right w:val="none" w:sz="0" w:space="0" w:color="auto"/>
                  </w:divBdr>
                </w:div>
                <w:div w:id="2102094175">
                  <w:marLeft w:val="0"/>
                  <w:marRight w:val="0"/>
                  <w:marTop w:val="0"/>
                  <w:marBottom w:val="0"/>
                  <w:divBdr>
                    <w:top w:val="none" w:sz="0" w:space="0" w:color="auto"/>
                    <w:left w:val="none" w:sz="0" w:space="0" w:color="auto"/>
                    <w:bottom w:val="none" w:sz="0" w:space="0" w:color="auto"/>
                    <w:right w:val="none" w:sz="0" w:space="0" w:color="auto"/>
                  </w:divBdr>
                </w:div>
                <w:div w:id="2106345774">
                  <w:marLeft w:val="0"/>
                  <w:marRight w:val="0"/>
                  <w:marTop w:val="0"/>
                  <w:marBottom w:val="0"/>
                  <w:divBdr>
                    <w:top w:val="none" w:sz="0" w:space="0" w:color="auto"/>
                    <w:left w:val="none" w:sz="0" w:space="0" w:color="auto"/>
                    <w:bottom w:val="none" w:sz="0" w:space="0" w:color="auto"/>
                    <w:right w:val="none" w:sz="0" w:space="0" w:color="auto"/>
                  </w:divBdr>
                </w:div>
                <w:div w:id="2106682330">
                  <w:marLeft w:val="0"/>
                  <w:marRight w:val="0"/>
                  <w:marTop w:val="0"/>
                  <w:marBottom w:val="0"/>
                  <w:divBdr>
                    <w:top w:val="none" w:sz="0" w:space="0" w:color="auto"/>
                    <w:left w:val="none" w:sz="0" w:space="0" w:color="auto"/>
                    <w:bottom w:val="none" w:sz="0" w:space="0" w:color="auto"/>
                    <w:right w:val="none" w:sz="0" w:space="0" w:color="auto"/>
                  </w:divBdr>
                </w:div>
                <w:div w:id="2107143115">
                  <w:marLeft w:val="0"/>
                  <w:marRight w:val="0"/>
                  <w:marTop w:val="0"/>
                  <w:marBottom w:val="0"/>
                  <w:divBdr>
                    <w:top w:val="none" w:sz="0" w:space="0" w:color="auto"/>
                    <w:left w:val="none" w:sz="0" w:space="0" w:color="auto"/>
                    <w:bottom w:val="none" w:sz="0" w:space="0" w:color="auto"/>
                    <w:right w:val="none" w:sz="0" w:space="0" w:color="auto"/>
                  </w:divBdr>
                </w:div>
                <w:div w:id="2108764567">
                  <w:marLeft w:val="0"/>
                  <w:marRight w:val="0"/>
                  <w:marTop w:val="0"/>
                  <w:marBottom w:val="0"/>
                  <w:divBdr>
                    <w:top w:val="none" w:sz="0" w:space="0" w:color="auto"/>
                    <w:left w:val="none" w:sz="0" w:space="0" w:color="auto"/>
                    <w:bottom w:val="none" w:sz="0" w:space="0" w:color="auto"/>
                    <w:right w:val="none" w:sz="0" w:space="0" w:color="auto"/>
                  </w:divBdr>
                </w:div>
                <w:div w:id="2110345483">
                  <w:marLeft w:val="0"/>
                  <w:marRight w:val="0"/>
                  <w:marTop w:val="0"/>
                  <w:marBottom w:val="0"/>
                  <w:divBdr>
                    <w:top w:val="none" w:sz="0" w:space="0" w:color="auto"/>
                    <w:left w:val="none" w:sz="0" w:space="0" w:color="auto"/>
                    <w:bottom w:val="none" w:sz="0" w:space="0" w:color="auto"/>
                    <w:right w:val="none" w:sz="0" w:space="0" w:color="auto"/>
                  </w:divBdr>
                </w:div>
                <w:div w:id="2111315536">
                  <w:marLeft w:val="0"/>
                  <w:marRight w:val="0"/>
                  <w:marTop w:val="0"/>
                  <w:marBottom w:val="0"/>
                  <w:divBdr>
                    <w:top w:val="none" w:sz="0" w:space="0" w:color="auto"/>
                    <w:left w:val="none" w:sz="0" w:space="0" w:color="auto"/>
                    <w:bottom w:val="none" w:sz="0" w:space="0" w:color="auto"/>
                    <w:right w:val="none" w:sz="0" w:space="0" w:color="auto"/>
                  </w:divBdr>
                </w:div>
                <w:div w:id="2112436496">
                  <w:marLeft w:val="0"/>
                  <w:marRight w:val="0"/>
                  <w:marTop w:val="0"/>
                  <w:marBottom w:val="0"/>
                  <w:divBdr>
                    <w:top w:val="none" w:sz="0" w:space="0" w:color="auto"/>
                    <w:left w:val="none" w:sz="0" w:space="0" w:color="auto"/>
                    <w:bottom w:val="none" w:sz="0" w:space="0" w:color="auto"/>
                    <w:right w:val="none" w:sz="0" w:space="0" w:color="auto"/>
                  </w:divBdr>
                </w:div>
                <w:div w:id="2118477272">
                  <w:marLeft w:val="0"/>
                  <w:marRight w:val="0"/>
                  <w:marTop w:val="0"/>
                  <w:marBottom w:val="0"/>
                  <w:divBdr>
                    <w:top w:val="none" w:sz="0" w:space="0" w:color="auto"/>
                    <w:left w:val="none" w:sz="0" w:space="0" w:color="auto"/>
                    <w:bottom w:val="none" w:sz="0" w:space="0" w:color="auto"/>
                    <w:right w:val="none" w:sz="0" w:space="0" w:color="auto"/>
                  </w:divBdr>
                </w:div>
                <w:div w:id="2121297937">
                  <w:marLeft w:val="0"/>
                  <w:marRight w:val="0"/>
                  <w:marTop w:val="0"/>
                  <w:marBottom w:val="0"/>
                  <w:divBdr>
                    <w:top w:val="none" w:sz="0" w:space="0" w:color="auto"/>
                    <w:left w:val="none" w:sz="0" w:space="0" w:color="auto"/>
                    <w:bottom w:val="none" w:sz="0" w:space="0" w:color="auto"/>
                    <w:right w:val="none" w:sz="0" w:space="0" w:color="auto"/>
                  </w:divBdr>
                </w:div>
                <w:div w:id="2121367298">
                  <w:marLeft w:val="0"/>
                  <w:marRight w:val="0"/>
                  <w:marTop w:val="0"/>
                  <w:marBottom w:val="0"/>
                  <w:divBdr>
                    <w:top w:val="none" w:sz="0" w:space="0" w:color="auto"/>
                    <w:left w:val="none" w:sz="0" w:space="0" w:color="auto"/>
                    <w:bottom w:val="none" w:sz="0" w:space="0" w:color="auto"/>
                    <w:right w:val="none" w:sz="0" w:space="0" w:color="auto"/>
                  </w:divBdr>
                </w:div>
                <w:div w:id="2124572352">
                  <w:marLeft w:val="0"/>
                  <w:marRight w:val="0"/>
                  <w:marTop w:val="0"/>
                  <w:marBottom w:val="0"/>
                  <w:divBdr>
                    <w:top w:val="none" w:sz="0" w:space="0" w:color="auto"/>
                    <w:left w:val="none" w:sz="0" w:space="0" w:color="auto"/>
                    <w:bottom w:val="none" w:sz="0" w:space="0" w:color="auto"/>
                    <w:right w:val="none" w:sz="0" w:space="0" w:color="auto"/>
                  </w:divBdr>
                </w:div>
                <w:div w:id="2128886675">
                  <w:marLeft w:val="0"/>
                  <w:marRight w:val="0"/>
                  <w:marTop w:val="0"/>
                  <w:marBottom w:val="0"/>
                  <w:divBdr>
                    <w:top w:val="none" w:sz="0" w:space="0" w:color="auto"/>
                    <w:left w:val="none" w:sz="0" w:space="0" w:color="auto"/>
                    <w:bottom w:val="none" w:sz="0" w:space="0" w:color="auto"/>
                    <w:right w:val="none" w:sz="0" w:space="0" w:color="auto"/>
                  </w:divBdr>
                </w:div>
                <w:div w:id="2130774706">
                  <w:marLeft w:val="0"/>
                  <w:marRight w:val="0"/>
                  <w:marTop w:val="0"/>
                  <w:marBottom w:val="0"/>
                  <w:divBdr>
                    <w:top w:val="none" w:sz="0" w:space="0" w:color="auto"/>
                    <w:left w:val="none" w:sz="0" w:space="0" w:color="auto"/>
                    <w:bottom w:val="none" w:sz="0" w:space="0" w:color="auto"/>
                    <w:right w:val="none" w:sz="0" w:space="0" w:color="auto"/>
                  </w:divBdr>
                </w:div>
                <w:div w:id="2139713995">
                  <w:marLeft w:val="0"/>
                  <w:marRight w:val="0"/>
                  <w:marTop w:val="0"/>
                  <w:marBottom w:val="0"/>
                  <w:divBdr>
                    <w:top w:val="none" w:sz="0" w:space="0" w:color="auto"/>
                    <w:left w:val="none" w:sz="0" w:space="0" w:color="auto"/>
                    <w:bottom w:val="none" w:sz="0" w:space="0" w:color="auto"/>
                    <w:right w:val="none" w:sz="0" w:space="0" w:color="auto"/>
                  </w:divBdr>
                </w:div>
                <w:div w:id="2140805701">
                  <w:marLeft w:val="0"/>
                  <w:marRight w:val="0"/>
                  <w:marTop w:val="0"/>
                  <w:marBottom w:val="0"/>
                  <w:divBdr>
                    <w:top w:val="none" w:sz="0" w:space="0" w:color="auto"/>
                    <w:left w:val="none" w:sz="0" w:space="0" w:color="auto"/>
                    <w:bottom w:val="none" w:sz="0" w:space="0" w:color="auto"/>
                    <w:right w:val="none" w:sz="0" w:space="0" w:color="auto"/>
                  </w:divBdr>
                </w:div>
                <w:div w:id="2145199178">
                  <w:marLeft w:val="0"/>
                  <w:marRight w:val="0"/>
                  <w:marTop w:val="0"/>
                  <w:marBottom w:val="0"/>
                  <w:divBdr>
                    <w:top w:val="none" w:sz="0" w:space="0" w:color="auto"/>
                    <w:left w:val="none" w:sz="0" w:space="0" w:color="auto"/>
                    <w:bottom w:val="none" w:sz="0" w:space="0" w:color="auto"/>
                    <w:right w:val="none" w:sz="0" w:space="0" w:color="auto"/>
                  </w:divBdr>
                </w:div>
                <w:div w:id="2145655823">
                  <w:marLeft w:val="0"/>
                  <w:marRight w:val="0"/>
                  <w:marTop w:val="0"/>
                  <w:marBottom w:val="0"/>
                  <w:divBdr>
                    <w:top w:val="none" w:sz="0" w:space="0" w:color="auto"/>
                    <w:left w:val="none" w:sz="0" w:space="0" w:color="auto"/>
                    <w:bottom w:val="none" w:sz="0" w:space="0" w:color="auto"/>
                    <w:right w:val="none" w:sz="0" w:space="0" w:color="auto"/>
                  </w:divBdr>
                </w:div>
                <w:div w:id="2146926242">
                  <w:marLeft w:val="0"/>
                  <w:marRight w:val="0"/>
                  <w:marTop w:val="0"/>
                  <w:marBottom w:val="0"/>
                  <w:divBdr>
                    <w:top w:val="none" w:sz="0" w:space="0" w:color="auto"/>
                    <w:left w:val="none" w:sz="0" w:space="0" w:color="auto"/>
                    <w:bottom w:val="none" w:sz="0" w:space="0" w:color="auto"/>
                    <w:right w:val="none" w:sz="0" w:space="0" w:color="auto"/>
                  </w:divBdr>
                </w:div>
              </w:divsChild>
            </w:div>
            <w:div w:id="1298879773">
              <w:marLeft w:val="0"/>
              <w:marRight w:val="0"/>
              <w:marTop w:val="0"/>
              <w:marBottom w:val="0"/>
              <w:divBdr>
                <w:top w:val="none" w:sz="0" w:space="0" w:color="auto"/>
                <w:left w:val="none" w:sz="0" w:space="0" w:color="auto"/>
                <w:bottom w:val="none" w:sz="0" w:space="0" w:color="auto"/>
                <w:right w:val="none" w:sz="0" w:space="0" w:color="auto"/>
              </w:divBdr>
            </w:div>
            <w:div w:id="1299337111">
              <w:marLeft w:val="0"/>
              <w:marRight w:val="0"/>
              <w:marTop w:val="0"/>
              <w:marBottom w:val="0"/>
              <w:divBdr>
                <w:top w:val="none" w:sz="0" w:space="0" w:color="auto"/>
                <w:left w:val="none" w:sz="0" w:space="0" w:color="auto"/>
                <w:bottom w:val="none" w:sz="0" w:space="0" w:color="auto"/>
                <w:right w:val="none" w:sz="0" w:space="0" w:color="auto"/>
              </w:divBdr>
            </w:div>
            <w:div w:id="1304190401">
              <w:marLeft w:val="0"/>
              <w:marRight w:val="0"/>
              <w:marTop w:val="0"/>
              <w:marBottom w:val="0"/>
              <w:divBdr>
                <w:top w:val="none" w:sz="0" w:space="0" w:color="auto"/>
                <w:left w:val="none" w:sz="0" w:space="0" w:color="auto"/>
                <w:bottom w:val="none" w:sz="0" w:space="0" w:color="auto"/>
                <w:right w:val="none" w:sz="0" w:space="0" w:color="auto"/>
              </w:divBdr>
            </w:div>
            <w:div w:id="1305432524">
              <w:marLeft w:val="0"/>
              <w:marRight w:val="0"/>
              <w:marTop w:val="0"/>
              <w:marBottom w:val="0"/>
              <w:divBdr>
                <w:top w:val="none" w:sz="0" w:space="0" w:color="auto"/>
                <w:left w:val="none" w:sz="0" w:space="0" w:color="auto"/>
                <w:bottom w:val="none" w:sz="0" w:space="0" w:color="auto"/>
                <w:right w:val="none" w:sz="0" w:space="0" w:color="auto"/>
              </w:divBdr>
            </w:div>
            <w:div w:id="1305968505">
              <w:marLeft w:val="0"/>
              <w:marRight w:val="0"/>
              <w:marTop w:val="0"/>
              <w:marBottom w:val="0"/>
              <w:divBdr>
                <w:top w:val="none" w:sz="0" w:space="0" w:color="auto"/>
                <w:left w:val="none" w:sz="0" w:space="0" w:color="auto"/>
                <w:bottom w:val="none" w:sz="0" w:space="0" w:color="auto"/>
                <w:right w:val="none" w:sz="0" w:space="0" w:color="auto"/>
              </w:divBdr>
            </w:div>
            <w:div w:id="1307273831">
              <w:marLeft w:val="0"/>
              <w:marRight w:val="0"/>
              <w:marTop w:val="0"/>
              <w:marBottom w:val="0"/>
              <w:divBdr>
                <w:top w:val="none" w:sz="0" w:space="0" w:color="auto"/>
                <w:left w:val="none" w:sz="0" w:space="0" w:color="auto"/>
                <w:bottom w:val="none" w:sz="0" w:space="0" w:color="auto"/>
                <w:right w:val="none" w:sz="0" w:space="0" w:color="auto"/>
              </w:divBdr>
            </w:div>
            <w:div w:id="1309703883">
              <w:marLeft w:val="0"/>
              <w:marRight w:val="0"/>
              <w:marTop w:val="0"/>
              <w:marBottom w:val="0"/>
              <w:divBdr>
                <w:top w:val="none" w:sz="0" w:space="0" w:color="auto"/>
                <w:left w:val="none" w:sz="0" w:space="0" w:color="auto"/>
                <w:bottom w:val="none" w:sz="0" w:space="0" w:color="auto"/>
                <w:right w:val="none" w:sz="0" w:space="0" w:color="auto"/>
              </w:divBdr>
            </w:div>
            <w:div w:id="1309868323">
              <w:marLeft w:val="0"/>
              <w:marRight w:val="0"/>
              <w:marTop w:val="0"/>
              <w:marBottom w:val="0"/>
              <w:divBdr>
                <w:top w:val="none" w:sz="0" w:space="0" w:color="auto"/>
                <w:left w:val="none" w:sz="0" w:space="0" w:color="auto"/>
                <w:bottom w:val="none" w:sz="0" w:space="0" w:color="auto"/>
                <w:right w:val="none" w:sz="0" w:space="0" w:color="auto"/>
              </w:divBdr>
            </w:div>
            <w:div w:id="1311058999">
              <w:marLeft w:val="0"/>
              <w:marRight w:val="0"/>
              <w:marTop w:val="0"/>
              <w:marBottom w:val="0"/>
              <w:divBdr>
                <w:top w:val="none" w:sz="0" w:space="0" w:color="auto"/>
                <w:left w:val="none" w:sz="0" w:space="0" w:color="auto"/>
                <w:bottom w:val="none" w:sz="0" w:space="0" w:color="auto"/>
                <w:right w:val="none" w:sz="0" w:space="0" w:color="auto"/>
              </w:divBdr>
            </w:div>
            <w:div w:id="1314523746">
              <w:marLeft w:val="0"/>
              <w:marRight w:val="0"/>
              <w:marTop w:val="0"/>
              <w:marBottom w:val="0"/>
              <w:divBdr>
                <w:top w:val="none" w:sz="0" w:space="0" w:color="auto"/>
                <w:left w:val="none" w:sz="0" w:space="0" w:color="auto"/>
                <w:bottom w:val="none" w:sz="0" w:space="0" w:color="auto"/>
                <w:right w:val="none" w:sz="0" w:space="0" w:color="auto"/>
              </w:divBdr>
            </w:div>
            <w:div w:id="1315522987">
              <w:marLeft w:val="0"/>
              <w:marRight w:val="0"/>
              <w:marTop w:val="0"/>
              <w:marBottom w:val="0"/>
              <w:divBdr>
                <w:top w:val="none" w:sz="0" w:space="0" w:color="auto"/>
                <w:left w:val="none" w:sz="0" w:space="0" w:color="auto"/>
                <w:bottom w:val="none" w:sz="0" w:space="0" w:color="auto"/>
                <w:right w:val="none" w:sz="0" w:space="0" w:color="auto"/>
              </w:divBdr>
            </w:div>
            <w:div w:id="1318802998">
              <w:marLeft w:val="0"/>
              <w:marRight w:val="0"/>
              <w:marTop w:val="0"/>
              <w:marBottom w:val="0"/>
              <w:divBdr>
                <w:top w:val="none" w:sz="0" w:space="0" w:color="auto"/>
                <w:left w:val="none" w:sz="0" w:space="0" w:color="auto"/>
                <w:bottom w:val="none" w:sz="0" w:space="0" w:color="auto"/>
                <w:right w:val="none" w:sz="0" w:space="0" w:color="auto"/>
              </w:divBdr>
            </w:div>
            <w:div w:id="1319844196">
              <w:marLeft w:val="0"/>
              <w:marRight w:val="0"/>
              <w:marTop w:val="0"/>
              <w:marBottom w:val="0"/>
              <w:divBdr>
                <w:top w:val="none" w:sz="0" w:space="0" w:color="auto"/>
                <w:left w:val="none" w:sz="0" w:space="0" w:color="auto"/>
                <w:bottom w:val="none" w:sz="0" w:space="0" w:color="auto"/>
                <w:right w:val="none" w:sz="0" w:space="0" w:color="auto"/>
              </w:divBdr>
            </w:div>
            <w:div w:id="1320227916">
              <w:marLeft w:val="0"/>
              <w:marRight w:val="0"/>
              <w:marTop w:val="0"/>
              <w:marBottom w:val="0"/>
              <w:divBdr>
                <w:top w:val="none" w:sz="0" w:space="0" w:color="auto"/>
                <w:left w:val="none" w:sz="0" w:space="0" w:color="auto"/>
                <w:bottom w:val="none" w:sz="0" w:space="0" w:color="auto"/>
                <w:right w:val="none" w:sz="0" w:space="0" w:color="auto"/>
              </w:divBdr>
            </w:div>
            <w:div w:id="1322737273">
              <w:marLeft w:val="0"/>
              <w:marRight w:val="0"/>
              <w:marTop w:val="0"/>
              <w:marBottom w:val="0"/>
              <w:divBdr>
                <w:top w:val="none" w:sz="0" w:space="0" w:color="auto"/>
                <w:left w:val="none" w:sz="0" w:space="0" w:color="auto"/>
                <w:bottom w:val="none" w:sz="0" w:space="0" w:color="auto"/>
                <w:right w:val="none" w:sz="0" w:space="0" w:color="auto"/>
              </w:divBdr>
            </w:div>
            <w:div w:id="1323199394">
              <w:marLeft w:val="0"/>
              <w:marRight w:val="0"/>
              <w:marTop w:val="0"/>
              <w:marBottom w:val="0"/>
              <w:divBdr>
                <w:top w:val="none" w:sz="0" w:space="0" w:color="auto"/>
                <w:left w:val="none" w:sz="0" w:space="0" w:color="auto"/>
                <w:bottom w:val="none" w:sz="0" w:space="0" w:color="auto"/>
                <w:right w:val="none" w:sz="0" w:space="0" w:color="auto"/>
              </w:divBdr>
            </w:div>
            <w:div w:id="1326008299">
              <w:marLeft w:val="0"/>
              <w:marRight w:val="0"/>
              <w:marTop w:val="0"/>
              <w:marBottom w:val="0"/>
              <w:divBdr>
                <w:top w:val="none" w:sz="0" w:space="0" w:color="auto"/>
                <w:left w:val="none" w:sz="0" w:space="0" w:color="auto"/>
                <w:bottom w:val="none" w:sz="0" w:space="0" w:color="auto"/>
                <w:right w:val="none" w:sz="0" w:space="0" w:color="auto"/>
              </w:divBdr>
            </w:div>
            <w:div w:id="1326205065">
              <w:marLeft w:val="0"/>
              <w:marRight w:val="0"/>
              <w:marTop w:val="0"/>
              <w:marBottom w:val="0"/>
              <w:divBdr>
                <w:top w:val="none" w:sz="0" w:space="0" w:color="auto"/>
                <w:left w:val="none" w:sz="0" w:space="0" w:color="auto"/>
                <w:bottom w:val="none" w:sz="0" w:space="0" w:color="auto"/>
                <w:right w:val="none" w:sz="0" w:space="0" w:color="auto"/>
              </w:divBdr>
            </w:div>
            <w:div w:id="1331102169">
              <w:marLeft w:val="0"/>
              <w:marRight w:val="0"/>
              <w:marTop w:val="360"/>
              <w:marBottom w:val="0"/>
              <w:divBdr>
                <w:top w:val="single" w:sz="6" w:space="0" w:color="auto"/>
                <w:left w:val="single" w:sz="6" w:space="0" w:color="auto"/>
                <w:bottom w:val="single" w:sz="6" w:space="0" w:color="auto"/>
                <w:right w:val="single" w:sz="6" w:space="0" w:color="auto"/>
              </w:divBdr>
            </w:div>
            <w:div w:id="1331980415">
              <w:marLeft w:val="0"/>
              <w:marRight w:val="0"/>
              <w:marTop w:val="0"/>
              <w:marBottom w:val="0"/>
              <w:divBdr>
                <w:top w:val="none" w:sz="0" w:space="0" w:color="auto"/>
                <w:left w:val="none" w:sz="0" w:space="0" w:color="auto"/>
                <w:bottom w:val="none" w:sz="0" w:space="0" w:color="auto"/>
                <w:right w:val="none" w:sz="0" w:space="0" w:color="auto"/>
              </w:divBdr>
            </w:div>
            <w:div w:id="1333607987">
              <w:marLeft w:val="0"/>
              <w:marRight w:val="0"/>
              <w:marTop w:val="0"/>
              <w:marBottom w:val="0"/>
              <w:divBdr>
                <w:top w:val="none" w:sz="0" w:space="0" w:color="auto"/>
                <w:left w:val="none" w:sz="0" w:space="0" w:color="auto"/>
                <w:bottom w:val="none" w:sz="0" w:space="0" w:color="auto"/>
                <w:right w:val="none" w:sz="0" w:space="0" w:color="auto"/>
              </w:divBdr>
            </w:div>
            <w:div w:id="1334727558">
              <w:marLeft w:val="0"/>
              <w:marRight w:val="0"/>
              <w:marTop w:val="0"/>
              <w:marBottom w:val="0"/>
              <w:divBdr>
                <w:top w:val="none" w:sz="0" w:space="0" w:color="auto"/>
                <w:left w:val="none" w:sz="0" w:space="0" w:color="auto"/>
                <w:bottom w:val="none" w:sz="0" w:space="0" w:color="auto"/>
                <w:right w:val="none" w:sz="0" w:space="0" w:color="auto"/>
              </w:divBdr>
            </w:div>
            <w:div w:id="1334844383">
              <w:marLeft w:val="0"/>
              <w:marRight w:val="0"/>
              <w:marTop w:val="0"/>
              <w:marBottom w:val="0"/>
              <w:divBdr>
                <w:top w:val="none" w:sz="0" w:space="0" w:color="auto"/>
                <w:left w:val="none" w:sz="0" w:space="0" w:color="auto"/>
                <w:bottom w:val="none" w:sz="0" w:space="0" w:color="auto"/>
                <w:right w:val="none" w:sz="0" w:space="0" w:color="auto"/>
              </w:divBdr>
            </w:div>
            <w:div w:id="1336108126">
              <w:marLeft w:val="0"/>
              <w:marRight w:val="0"/>
              <w:marTop w:val="0"/>
              <w:marBottom w:val="0"/>
              <w:divBdr>
                <w:top w:val="none" w:sz="0" w:space="0" w:color="auto"/>
                <w:left w:val="none" w:sz="0" w:space="0" w:color="auto"/>
                <w:bottom w:val="none" w:sz="0" w:space="0" w:color="auto"/>
                <w:right w:val="none" w:sz="0" w:space="0" w:color="auto"/>
              </w:divBdr>
            </w:div>
            <w:div w:id="1336149908">
              <w:marLeft w:val="0"/>
              <w:marRight w:val="0"/>
              <w:marTop w:val="0"/>
              <w:marBottom w:val="0"/>
              <w:divBdr>
                <w:top w:val="none" w:sz="0" w:space="0" w:color="auto"/>
                <w:left w:val="none" w:sz="0" w:space="0" w:color="auto"/>
                <w:bottom w:val="none" w:sz="0" w:space="0" w:color="auto"/>
                <w:right w:val="none" w:sz="0" w:space="0" w:color="auto"/>
              </w:divBdr>
            </w:div>
            <w:div w:id="1338114890">
              <w:marLeft w:val="0"/>
              <w:marRight w:val="0"/>
              <w:marTop w:val="0"/>
              <w:marBottom w:val="0"/>
              <w:divBdr>
                <w:top w:val="none" w:sz="0" w:space="0" w:color="auto"/>
                <w:left w:val="none" w:sz="0" w:space="0" w:color="auto"/>
                <w:bottom w:val="none" w:sz="0" w:space="0" w:color="auto"/>
                <w:right w:val="none" w:sz="0" w:space="0" w:color="auto"/>
              </w:divBdr>
            </w:div>
            <w:div w:id="1340308040">
              <w:marLeft w:val="0"/>
              <w:marRight w:val="0"/>
              <w:marTop w:val="0"/>
              <w:marBottom w:val="0"/>
              <w:divBdr>
                <w:top w:val="none" w:sz="0" w:space="0" w:color="auto"/>
                <w:left w:val="none" w:sz="0" w:space="0" w:color="auto"/>
                <w:bottom w:val="none" w:sz="0" w:space="0" w:color="auto"/>
                <w:right w:val="none" w:sz="0" w:space="0" w:color="auto"/>
              </w:divBdr>
            </w:div>
            <w:div w:id="1340548786">
              <w:marLeft w:val="0"/>
              <w:marRight w:val="0"/>
              <w:marTop w:val="0"/>
              <w:marBottom w:val="0"/>
              <w:divBdr>
                <w:top w:val="none" w:sz="0" w:space="0" w:color="auto"/>
                <w:left w:val="none" w:sz="0" w:space="0" w:color="auto"/>
                <w:bottom w:val="none" w:sz="0" w:space="0" w:color="auto"/>
                <w:right w:val="none" w:sz="0" w:space="0" w:color="auto"/>
              </w:divBdr>
            </w:div>
            <w:div w:id="1340964715">
              <w:marLeft w:val="0"/>
              <w:marRight w:val="0"/>
              <w:marTop w:val="0"/>
              <w:marBottom w:val="0"/>
              <w:divBdr>
                <w:top w:val="none" w:sz="0" w:space="0" w:color="auto"/>
                <w:left w:val="none" w:sz="0" w:space="0" w:color="auto"/>
                <w:bottom w:val="none" w:sz="0" w:space="0" w:color="auto"/>
                <w:right w:val="none" w:sz="0" w:space="0" w:color="auto"/>
              </w:divBdr>
            </w:div>
            <w:div w:id="1341157725">
              <w:marLeft w:val="0"/>
              <w:marRight w:val="0"/>
              <w:marTop w:val="0"/>
              <w:marBottom w:val="0"/>
              <w:divBdr>
                <w:top w:val="none" w:sz="0" w:space="0" w:color="auto"/>
                <w:left w:val="none" w:sz="0" w:space="0" w:color="auto"/>
                <w:bottom w:val="none" w:sz="0" w:space="0" w:color="auto"/>
                <w:right w:val="none" w:sz="0" w:space="0" w:color="auto"/>
              </w:divBdr>
            </w:div>
            <w:div w:id="1345520791">
              <w:marLeft w:val="0"/>
              <w:marRight w:val="0"/>
              <w:marTop w:val="0"/>
              <w:marBottom w:val="0"/>
              <w:divBdr>
                <w:top w:val="none" w:sz="0" w:space="0" w:color="auto"/>
                <w:left w:val="none" w:sz="0" w:space="0" w:color="auto"/>
                <w:bottom w:val="none" w:sz="0" w:space="0" w:color="auto"/>
                <w:right w:val="none" w:sz="0" w:space="0" w:color="auto"/>
              </w:divBdr>
            </w:div>
            <w:div w:id="1346900870">
              <w:marLeft w:val="0"/>
              <w:marRight w:val="0"/>
              <w:marTop w:val="0"/>
              <w:marBottom w:val="0"/>
              <w:divBdr>
                <w:top w:val="none" w:sz="0" w:space="0" w:color="auto"/>
                <w:left w:val="none" w:sz="0" w:space="0" w:color="auto"/>
                <w:bottom w:val="none" w:sz="0" w:space="0" w:color="auto"/>
                <w:right w:val="none" w:sz="0" w:space="0" w:color="auto"/>
              </w:divBdr>
            </w:div>
            <w:div w:id="1350058767">
              <w:marLeft w:val="0"/>
              <w:marRight w:val="0"/>
              <w:marTop w:val="0"/>
              <w:marBottom w:val="0"/>
              <w:divBdr>
                <w:top w:val="none" w:sz="0" w:space="0" w:color="auto"/>
                <w:left w:val="none" w:sz="0" w:space="0" w:color="auto"/>
                <w:bottom w:val="none" w:sz="0" w:space="0" w:color="auto"/>
                <w:right w:val="none" w:sz="0" w:space="0" w:color="auto"/>
              </w:divBdr>
            </w:div>
            <w:div w:id="1352026536">
              <w:marLeft w:val="0"/>
              <w:marRight w:val="0"/>
              <w:marTop w:val="0"/>
              <w:marBottom w:val="0"/>
              <w:divBdr>
                <w:top w:val="none" w:sz="0" w:space="0" w:color="auto"/>
                <w:left w:val="none" w:sz="0" w:space="0" w:color="auto"/>
                <w:bottom w:val="none" w:sz="0" w:space="0" w:color="auto"/>
                <w:right w:val="none" w:sz="0" w:space="0" w:color="auto"/>
              </w:divBdr>
            </w:div>
            <w:div w:id="1352148388">
              <w:marLeft w:val="0"/>
              <w:marRight w:val="0"/>
              <w:marTop w:val="0"/>
              <w:marBottom w:val="0"/>
              <w:divBdr>
                <w:top w:val="none" w:sz="0" w:space="0" w:color="auto"/>
                <w:left w:val="none" w:sz="0" w:space="0" w:color="auto"/>
                <w:bottom w:val="none" w:sz="0" w:space="0" w:color="auto"/>
                <w:right w:val="none" w:sz="0" w:space="0" w:color="auto"/>
              </w:divBdr>
            </w:div>
            <w:div w:id="1352801494">
              <w:marLeft w:val="0"/>
              <w:marRight w:val="0"/>
              <w:marTop w:val="0"/>
              <w:marBottom w:val="0"/>
              <w:divBdr>
                <w:top w:val="none" w:sz="0" w:space="0" w:color="auto"/>
                <w:left w:val="none" w:sz="0" w:space="0" w:color="auto"/>
                <w:bottom w:val="none" w:sz="0" w:space="0" w:color="auto"/>
                <w:right w:val="none" w:sz="0" w:space="0" w:color="auto"/>
              </w:divBdr>
            </w:div>
            <w:div w:id="1361395556">
              <w:marLeft w:val="0"/>
              <w:marRight w:val="0"/>
              <w:marTop w:val="0"/>
              <w:marBottom w:val="0"/>
              <w:divBdr>
                <w:top w:val="none" w:sz="0" w:space="0" w:color="auto"/>
                <w:left w:val="none" w:sz="0" w:space="0" w:color="auto"/>
                <w:bottom w:val="none" w:sz="0" w:space="0" w:color="auto"/>
                <w:right w:val="none" w:sz="0" w:space="0" w:color="auto"/>
              </w:divBdr>
            </w:div>
            <w:div w:id="1361777691">
              <w:marLeft w:val="0"/>
              <w:marRight w:val="0"/>
              <w:marTop w:val="0"/>
              <w:marBottom w:val="0"/>
              <w:divBdr>
                <w:top w:val="none" w:sz="0" w:space="0" w:color="auto"/>
                <w:left w:val="none" w:sz="0" w:space="0" w:color="auto"/>
                <w:bottom w:val="none" w:sz="0" w:space="0" w:color="auto"/>
                <w:right w:val="none" w:sz="0" w:space="0" w:color="auto"/>
              </w:divBdr>
            </w:div>
            <w:div w:id="1370762178">
              <w:marLeft w:val="0"/>
              <w:marRight w:val="0"/>
              <w:marTop w:val="0"/>
              <w:marBottom w:val="0"/>
              <w:divBdr>
                <w:top w:val="none" w:sz="0" w:space="0" w:color="auto"/>
                <w:left w:val="none" w:sz="0" w:space="0" w:color="auto"/>
                <w:bottom w:val="none" w:sz="0" w:space="0" w:color="auto"/>
                <w:right w:val="none" w:sz="0" w:space="0" w:color="auto"/>
              </w:divBdr>
            </w:div>
            <w:div w:id="1372412558">
              <w:marLeft w:val="0"/>
              <w:marRight w:val="0"/>
              <w:marTop w:val="0"/>
              <w:marBottom w:val="0"/>
              <w:divBdr>
                <w:top w:val="none" w:sz="0" w:space="0" w:color="auto"/>
                <w:left w:val="none" w:sz="0" w:space="0" w:color="auto"/>
                <w:bottom w:val="none" w:sz="0" w:space="0" w:color="auto"/>
                <w:right w:val="none" w:sz="0" w:space="0" w:color="auto"/>
              </w:divBdr>
            </w:div>
            <w:div w:id="1372653681">
              <w:marLeft w:val="0"/>
              <w:marRight w:val="0"/>
              <w:marTop w:val="0"/>
              <w:marBottom w:val="0"/>
              <w:divBdr>
                <w:top w:val="none" w:sz="0" w:space="0" w:color="auto"/>
                <w:left w:val="none" w:sz="0" w:space="0" w:color="auto"/>
                <w:bottom w:val="none" w:sz="0" w:space="0" w:color="auto"/>
                <w:right w:val="none" w:sz="0" w:space="0" w:color="auto"/>
              </w:divBdr>
            </w:div>
            <w:div w:id="1373454785">
              <w:marLeft w:val="0"/>
              <w:marRight w:val="0"/>
              <w:marTop w:val="0"/>
              <w:marBottom w:val="0"/>
              <w:divBdr>
                <w:top w:val="none" w:sz="0" w:space="0" w:color="auto"/>
                <w:left w:val="none" w:sz="0" w:space="0" w:color="auto"/>
                <w:bottom w:val="none" w:sz="0" w:space="0" w:color="auto"/>
                <w:right w:val="none" w:sz="0" w:space="0" w:color="auto"/>
              </w:divBdr>
            </w:div>
            <w:div w:id="1373651871">
              <w:marLeft w:val="0"/>
              <w:marRight w:val="0"/>
              <w:marTop w:val="0"/>
              <w:marBottom w:val="0"/>
              <w:divBdr>
                <w:top w:val="none" w:sz="0" w:space="0" w:color="auto"/>
                <w:left w:val="none" w:sz="0" w:space="0" w:color="auto"/>
                <w:bottom w:val="none" w:sz="0" w:space="0" w:color="auto"/>
                <w:right w:val="none" w:sz="0" w:space="0" w:color="auto"/>
              </w:divBdr>
            </w:div>
            <w:div w:id="1378892904">
              <w:marLeft w:val="0"/>
              <w:marRight w:val="0"/>
              <w:marTop w:val="0"/>
              <w:marBottom w:val="0"/>
              <w:divBdr>
                <w:top w:val="none" w:sz="0" w:space="0" w:color="auto"/>
                <w:left w:val="none" w:sz="0" w:space="0" w:color="auto"/>
                <w:bottom w:val="none" w:sz="0" w:space="0" w:color="auto"/>
                <w:right w:val="none" w:sz="0" w:space="0" w:color="auto"/>
              </w:divBdr>
            </w:div>
            <w:div w:id="1380471262">
              <w:marLeft w:val="0"/>
              <w:marRight w:val="0"/>
              <w:marTop w:val="0"/>
              <w:marBottom w:val="0"/>
              <w:divBdr>
                <w:top w:val="none" w:sz="0" w:space="0" w:color="auto"/>
                <w:left w:val="none" w:sz="0" w:space="0" w:color="auto"/>
                <w:bottom w:val="none" w:sz="0" w:space="0" w:color="auto"/>
                <w:right w:val="none" w:sz="0" w:space="0" w:color="auto"/>
              </w:divBdr>
            </w:div>
            <w:div w:id="1380546032">
              <w:marLeft w:val="0"/>
              <w:marRight w:val="0"/>
              <w:marTop w:val="0"/>
              <w:marBottom w:val="0"/>
              <w:divBdr>
                <w:top w:val="none" w:sz="0" w:space="0" w:color="auto"/>
                <w:left w:val="none" w:sz="0" w:space="0" w:color="auto"/>
                <w:bottom w:val="none" w:sz="0" w:space="0" w:color="auto"/>
                <w:right w:val="none" w:sz="0" w:space="0" w:color="auto"/>
              </w:divBdr>
            </w:div>
            <w:div w:id="1380737674">
              <w:marLeft w:val="0"/>
              <w:marRight w:val="0"/>
              <w:marTop w:val="0"/>
              <w:marBottom w:val="0"/>
              <w:divBdr>
                <w:top w:val="none" w:sz="0" w:space="0" w:color="auto"/>
                <w:left w:val="none" w:sz="0" w:space="0" w:color="auto"/>
                <w:bottom w:val="none" w:sz="0" w:space="0" w:color="auto"/>
                <w:right w:val="none" w:sz="0" w:space="0" w:color="auto"/>
              </w:divBdr>
            </w:div>
            <w:div w:id="1381320559">
              <w:marLeft w:val="0"/>
              <w:marRight w:val="0"/>
              <w:marTop w:val="0"/>
              <w:marBottom w:val="0"/>
              <w:divBdr>
                <w:top w:val="none" w:sz="0" w:space="0" w:color="auto"/>
                <w:left w:val="none" w:sz="0" w:space="0" w:color="auto"/>
                <w:bottom w:val="none" w:sz="0" w:space="0" w:color="auto"/>
                <w:right w:val="none" w:sz="0" w:space="0" w:color="auto"/>
              </w:divBdr>
            </w:div>
            <w:div w:id="1381635326">
              <w:marLeft w:val="0"/>
              <w:marRight w:val="0"/>
              <w:marTop w:val="0"/>
              <w:marBottom w:val="0"/>
              <w:divBdr>
                <w:top w:val="none" w:sz="0" w:space="0" w:color="auto"/>
                <w:left w:val="none" w:sz="0" w:space="0" w:color="auto"/>
                <w:bottom w:val="none" w:sz="0" w:space="0" w:color="auto"/>
                <w:right w:val="none" w:sz="0" w:space="0" w:color="auto"/>
              </w:divBdr>
            </w:div>
            <w:div w:id="1382948852">
              <w:marLeft w:val="0"/>
              <w:marRight w:val="0"/>
              <w:marTop w:val="0"/>
              <w:marBottom w:val="0"/>
              <w:divBdr>
                <w:top w:val="none" w:sz="0" w:space="0" w:color="auto"/>
                <w:left w:val="none" w:sz="0" w:space="0" w:color="auto"/>
                <w:bottom w:val="none" w:sz="0" w:space="0" w:color="auto"/>
                <w:right w:val="none" w:sz="0" w:space="0" w:color="auto"/>
              </w:divBdr>
            </w:div>
            <w:div w:id="1384645371">
              <w:marLeft w:val="0"/>
              <w:marRight w:val="0"/>
              <w:marTop w:val="0"/>
              <w:marBottom w:val="0"/>
              <w:divBdr>
                <w:top w:val="none" w:sz="0" w:space="0" w:color="auto"/>
                <w:left w:val="none" w:sz="0" w:space="0" w:color="auto"/>
                <w:bottom w:val="none" w:sz="0" w:space="0" w:color="auto"/>
                <w:right w:val="none" w:sz="0" w:space="0" w:color="auto"/>
              </w:divBdr>
            </w:div>
            <w:div w:id="1384789531">
              <w:marLeft w:val="0"/>
              <w:marRight w:val="0"/>
              <w:marTop w:val="0"/>
              <w:marBottom w:val="0"/>
              <w:divBdr>
                <w:top w:val="none" w:sz="0" w:space="0" w:color="auto"/>
                <w:left w:val="none" w:sz="0" w:space="0" w:color="auto"/>
                <w:bottom w:val="none" w:sz="0" w:space="0" w:color="auto"/>
                <w:right w:val="none" w:sz="0" w:space="0" w:color="auto"/>
              </w:divBdr>
            </w:div>
            <w:div w:id="1385251866">
              <w:marLeft w:val="0"/>
              <w:marRight w:val="0"/>
              <w:marTop w:val="0"/>
              <w:marBottom w:val="0"/>
              <w:divBdr>
                <w:top w:val="none" w:sz="0" w:space="0" w:color="auto"/>
                <w:left w:val="none" w:sz="0" w:space="0" w:color="auto"/>
                <w:bottom w:val="none" w:sz="0" w:space="0" w:color="auto"/>
                <w:right w:val="none" w:sz="0" w:space="0" w:color="auto"/>
              </w:divBdr>
            </w:div>
            <w:div w:id="1386635807">
              <w:marLeft w:val="0"/>
              <w:marRight w:val="0"/>
              <w:marTop w:val="0"/>
              <w:marBottom w:val="0"/>
              <w:divBdr>
                <w:top w:val="none" w:sz="0" w:space="0" w:color="auto"/>
                <w:left w:val="none" w:sz="0" w:space="0" w:color="auto"/>
                <w:bottom w:val="none" w:sz="0" w:space="0" w:color="auto"/>
                <w:right w:val="none" w:sz="0" w:space="0" w:color="auto"/>
              </w:divBdr>
            </w:div>
            <w:div w:id="1388065886">
              <w:marLeft w:val="0"/>
              <w:marRight w:val="0"/>
              <w:marTop w:val="0"/>
              <w:marBottom w:val="0"/>
              <w:divBdr>
                <w:top w:val="none" w:sz="0" w:space="0" w:color="auto"/>
                <w:left w:val="none" w:sz="0" w:space="0" w:color="auto"/>
                <w:bottom w:val="none" w:sz="0" w:space="0" w:color="auto"/>
                <w:right w:val="none" w:sz="0" w:space="0" w:color="auto"/>
              </w:divBdr>
            </w:div>
            <w:div w:id="1389112968">
              <w:marLeft w:val="0"/>
              <w:marRight w:val="0"/>
              <w:marTop w:val="0"/>
              <w:marBottom w:val="0"/>
              <w:divBdr>
                <w:top w:val="none" w:sz="0" w:space="0" w:color="auto"/>
                <w:left w:val="none" w:sz="0" w:space="0" w:color="auto"/>
                <w:bottom w:val="none" w:sz="0" w:space="0" w:color="auto"/>
                <w:right w:val="none" w:sz="0" w:space="0" w:color="auto"/>
              </w:divBdr>
            </w:div>
            <w:div w:id="1390767689">
              <w:marLeft w:val="0"/>
              <w:marRight w:val="0"/>
              <w:marTop w:val="0"/>
              <w:marBottom w:val="0"/>
              <w:divBdr>
                <w:top w:val="none" w:sz="0" w:space="0" w:color="auto"/>
                <w:left w:val="none" w:sz="0" w:space="0" w:color="auto"/>
                <w:bottom w:val="none" w:sz="0" w:space="0" w:color="auto"/>
                <w:right w:val="none" w:sz="0" w:space="0" w:color="auto"/>
              </w:divBdr>
            </w:div>
            <w:div w:id="1391803645">
              <w:marLeft w:val="0"/>
              <w:marRight w:val="0"/>
              <w:marTop w:val="0"/>
              <w:marBottom w:val="0"/>
              <w:divBdr>
                <w:top w:val="none" w:sz="0" w:space="0" w:color="auto"/>
                <w:left w:val="none" w:sz="0" w:space="0" w:color="auto"/>
                <w:bottom w:val="none" w:sz="0" w:space="0" w:color="auto"/>
                <w:right w:val="none" w:sz="0" w:space="0" w:color="auto"/>
              </w:divBdr>
            </w:div>
            <w:div w:id="1392995735">
              <w:marLeft w:val="0"/>
              <w:marRight w:val="0"/>
              <w:marTop w:val="0"/>
              <w:marBottom w:val="0"/>
              <w:divBdr>
                <w:top w:val="none" w:sz="0" w:space="0" w:color="auto"/>
                <w:left w:val="none" w:sz="0" w:space="0" w:color="auto"/>
                <w:bottom w:val="none" w:sz="0" w:space="0" w:color="auto"/>
                <w:right w:val="none" w:sz="0" w:space="0" w:color="auto"/>
              </w:divBdr>
            </w:div>
            <w:div w:id="1393117576">
              <w:marLeft w:val="0"/>
              <w:marRight w:val="0"/>
              <w:marTop w:val="0"/>
              <w:marBottom w:val="0"/>
              <w:divBdr>
                <w:top w:val="none" w:sz="0" w:space="0" w:color="auto"/>
                <w:left w:val="none" w:sz="0" w:space="0" w:color="auto"/>
                <w:bottom w:val="none" w:sz="0" w:space="0" w:color="auto"/>
                <w:right w:val="none" w:sz="0" w:space="0" w:color="auto"/>
              </w:divBdr>
            </w:div>
            <w:div w:id="1393770971">
              <w:marLeft w:val="0"/>
              <w:marRight w:val="0"/>
              <w:marTop w:val="0"/>
              <w:marBottom w:val="0"/>
              <w:divBdr>
                <w:top w:val="none" w:sz="0" w:space="0" w:color="auto"/>
                <w:left w:val="none" w:sz="0" w:space="0" w:color="auto"/>
                <w:bottom w:val="none" w:sz="0" w:space="0" w:color="auto"/>
                <w:right w:val="none" w:sz="0" w:space="0" w:color="auto"/>
              </w:divBdr>
            </w:div>
            <w:div w:id="1399091275">
              <w:marLeft w:val="0"/>
              <w:marRight w:val="0"/>
              <w:marTop w:val="0"/>
              <w:marBottom w:val="0"/>
              <w:divBdr>
                <w:top w:val="none" w:sz="0" w:space="0" w:color="auto"/>
                <w:left w:val="none" w:sz="0" w:space="0" w:color="auto"/>
                <w:bottom w:val="none" w:sz="0" w:space="0" w:color="auto"/>
                <w:right w:val="none" w:sz="0" w:space="0" w:color="auto"/>
              </w:divBdr>
            </w:div>
            <w:div w:id="1399471666">
              <w:marLeft w:val="0"/>
              <w:marRight w:val="0"/>
              <w:marTop w:val="0"/>
              <w:marBottom w:val="0"/>
              <w:divBdr>
                <w:top w:val="none" w:sz="0" w:space="0" w:color="auto"/>
                <w:left w:val="none" w:sz="0" w:space="0" w:color="auto"/>
                <w:bottom w:val="none" w:sz="0" w:space="0" w:color="auto"/>
                <w:right w:val="none" w:sz="0" w:space="0" w:color="auto"/>
              </w:divBdr>
            </w:div>
            <w:div w:id="1400177030">
              <w:marLeft w:val="0"/>
              <w:marRight w:val="0"/>
              <w:marTop w:val="0"/>
              <w:marBottom w:val="0"/>
              <w:divBdr>
                <w:top w:val="none" w:sz="0" w:space="0" w:color="auto"/>
                <w:left w:val="none" w:sz="0" w:space="0" w:color="auto"/>
                <w:bottom w:val="none" w:sz="0" w:space="0" w:color="auto"/>
                <w:right w:val="none" w:sz="0" w:space="0" w:color="auto"/>
              </w:divBdr>
            </w:div>
            <w:div w:id="1400324437">
              <w:marLeft w:val="0"/>
              <w:marRight w:val="0"/>
              <w:marTop w:val="0"/>
              <w:marBottom w:val="0"/>
              <w:divBdr>
                <w:top w:val="none" w:sz="0" w:space="0" w:color="auto"/>
                <w:left w:val="none" w:sz="0" w:space="0" w:color="auto"/>
                <w:bottom w:val="none" w:sz="0" w:space="0" w:color="auto"/>
                <w:right w:val="none" w:sz="0" w:space="0" w:color="auto"/>
              </w:divBdr>
            </w:div>
            <w:div w:id="1400709813">
              <w:marLeft w:val="0"/>
              <w:marRight w:val="0"/>
              <w:marTop w:val="0"/>
              <w:marBottom w:val="0"/>
              <w:divBdr>
                <w:top w:val="none" w:sz="0" w:space="0" w:color="auto"/>
                <w:left w:val="none" w:sz="0" w:space="0" w:color="auto"/>
                <w:bottom w:val="none" w:sz="0" w:space="0" w:color="auto"/>
                <w:right w:val="none" w:sz="0" w:space="0" w:color="auto"/>
              </w:divBdr>
            </w:div>
            <w:div w:id="1401095816">
              <w:marLeft w:val="0"/>
              <w:marRight w:val="0"/>
              <w:marTop w:val="0"/>
              <w:marBottom w:val="0"/>
              <w:divBdr>
                <w:top w:val="none" w:sz="0" w:space="0" w:color="auto"/>
                <w:left w:val="none" w:sz="0" w:space="0" w:color="auto"/>
                <w:bottom w:val="none" w:sz="0" w:space="0" w:color="auto"/>
                <w:right w:val="none" w:sz="0" w:space="0" w:color="auto"/>
              </w:divBdr>
            </w:div>
            <w:div w:id="1403137370">
              <w:marLeft w:val="0"/>
              <w:marRight w:val="0"/>
              <w:marTop w:val="0"/>
              <w:marBottom w:val="0"/>
              <w:divBdr>
                <w:top w:val="none" w:sz="0" w:space="0" w:color="auto"/>
                <w:left w:val="none" w:sz="0" w:space="0" w:color="auto"/>
                <w:bottom w:val="none" w:sz="0" w:space="0" w:color="auto"/>
                <w:right w:val="none" w:sz="0" w:space="0" w:color="auto"/>
              </w:divBdr>
            </w:div>
            <w:div w:id="1403137623">
              <w:marLeft w:val="0"/>
              <w:marRight w:val="0"/>
              <w:marTop w:val="0"/>
              <w:marBottom w:val="0"/>
              <w:divBdr>
                <w:top w:val="none" w:sz="0" w:space="0" w:color="auto"/>
                <w:left w:val="none" w:sz="0" w:space="0" w:color="auto"/>
                <w:bottom w:val="none" w:sz="0" w:space="0" w:color="auto"/>
                <w:right w:val="none" w:sz="0" w:space="0" w:color="auto"/>
              </w:divBdr>
            </w:div>
            <w:div w:id="1403210898">
              <w:marLeft w:val="0"/>
              <w:marRight w:val="0"/>
              <w:marTop w:val="0"/>
              <w:marBottom w:val="0"/>
              <w:divBdr>
                <w:top w:val="none" w:sz="0" w:space="0" w:color="auto"/>
                <w:left w:val="none" w:sz="0" w:space="0" w:color="auto"/>
                <w:bottom w:val="none" w:sz="0" w:space="0" w:color="auto"/>
                <w:right w:val="none" w:sz="0" w:space="0" w:color="auto"/>
              </w:divBdr>
            </w:div>
            <w:div w:id="1404719883">
              <w:marLeft w:val="0"/>
              <w:marRight w:val="0"/>
              <w:marTop w:val="0"/>
              <w:marBottom w:val="0"/>
              <w:divBdr>
                <w:top w:val="none" w:sz="0" w:space="0" w:color="auto"/>
                <w:left w:val="none" w:sz="0" w:space="0" w:color="auto"/>
                <w:bottom w:val="none" w:sz="0" w:space="0" w:color="auto"/>
                <w:right w:val="none" w:sz="0" w:space="0" w:color="auto"/>
              </w:divBdr>
            </w:div>
            <w:div w:id="1405252309">
              <w:marLeft w:val="0"/>
              <w:marRight w:val="0"/>
              <w:marTop w:val="0"/>
              <w:marBottom w:val="0"/>
              <w:divBdr>
                <w:top w:val="none" w:sz="0" w:space="0" w:color="auto"/>
                <w:left w:val="none" w:sz="0" w:space="0" w:color="auto"/>
                <w:bottom w:val="none" w:sz="0" w:space="0" w:color="auto"/>
                <w:right w:val="none" w:sz="0" w:space="0" w:color="auto"/>
              </w:divBdr>
            </w:div>
            <w:div w:id="1406101235">
              <w:marLeft w:val="0"/>
              <w:marRight w:val="0"/>
              <w:marTop w:val="0"/>
              <w:marBottom w:val="0"/>
              <w:divBdr>
                <w:top w:val="none" w:sz="0" w:space="0" w:color="auto"/>
                <w:left w:val="none" w:sz="0" w:space="0" w:color="auto"/>
                <w:bottom w:val="none" w:sz="0" w:space="0" w:color="auto"/>
                <w:right w:val="none" w:sz="0" w:space="0" w:color="auto"/>
              </w:divBdr>
            </w:div>
            <w:div w:id="1406565571">
              <w:marLeft w:val="0"/>
              <w:marRight w:val="0"/>
              <w:marTop w:val="0"/>
              <w:marBottom w:val="0"/>
              <w:divBdr>
                <w:top w:val="none" w:sz="0" w:space="0" w:color="auto"/>
                <w:left w:val="none" w:sz="0" w:space="0" w:color="auto"/>
                <w:bottom w:val="none" w:sz="0" w:space="0" w:color="auto"/>
                <w:right w:val="none" w:sz="0" w:space="0" w:color="auto"/>
              </w:divBdr>
            </w:div>
            <w:div w:id="1410076021">
              <w:marLeft w:val="0"/>
              <w:marRight w:val="0"/>
              <w:marTop w:val="0"/>
              <w:marBottom w:val="0"/>
              <w:divBdr>
                <w:top w:val="none" w:sz="0" w:space="0" w:color="auto"/>
                <w:left w:val="none" w:sz="0" w:space="0" w:color="auto"/>
                <w:bottom w:val="none" w:sz="0" w:space="0" w:color="auto"/>
                <w:right w:val="none" w:sz="0" w:space="0" w:color="auto"/>
              </w:divBdr>
            </w:div>
            <w:div w:id="1410806941">
              <w:marLeft w:val="0"/>
              <w:marRight w:val="0"/>
              <w:marTop w:val="0"/>
              <w:marBottom w:val="0"/>
              <w:divBdr>
                <w:top w:val="none" w:sz="0" w:space="0" w:color="auto"/>
                <w:left w:val="none" w:sz="0" w:space="0" w:color="auto"/>
                <w:bottom w:val="none" w:sz="0" w:space="0" w:color="auto"/>
                <w:right w:val="none" w:sz="0" w:space="0" w:color="auto"/>
              </w:divBdr>
            </w:div>
            <w:div w:id="1412315836">
              <w:marLeft w:val="0"/>
              <w:marRight w:val="0"/>
              <w:marTop w:val="0"/>
              <w:marBottom w:val="0"/>
              <w:divBdr>
                <w:top w:val="none" w:sz="0" w:space="0" w:color="auto"/>
                <w:left w:val="none" w:sz="0" w:space="0" w:color="auto"/>
                <w:bottom w:val="none" w:sz="0" w:space="0" w:color="auto"/>
                <w:right w:val="none" w:sz="0" w:space="0" w:color="auto"/>
              </w:divBdr>
            </w:div>
            <w:div w:id="1415278219">
              <w:marLeft w:val="0"/>
              <w:marRight w:val="0"/>
              <w:marTop w:val="0"/>
              <w:marBottom w:val="0"/>
              <w:divBdr>
                <w:top w:val="none" w:sz="0" w:space="0" w:color="auto"/>
                <w:left w:val="none" w:sz="0" w:space="0" w:color="auto"/>
                <w:bottom w:val="none" w:sz="0" w:space="0" w:color="auto"/>
                <w:right w:val="none" w:sz="0" w:space="0" w:color="auto"/>
              </w:divBdr>
            </w:div>
            <w:div w:id="1415937998">
              <w:marLeft w:val="0"/>
              <w:marRight w:val="0"/>
              <w:marTop w:val="0"/>
              <w:marBottom w:val="0"/>
              <w:divBdr>
                <w:top w:val="none" w:sz="0" w:space="0" w:color="auto"/>
                <w:left w:val="none" w:sz="0" w:space="0" w:color="auto"/>
                <w:bottom w:val="none" w:sz="0" w:space="0" w:color="auto"/>
                <w:right w:val="none" w:sz="0" w:space="0" w:color="auto"/>
              </w:divBdr>
            </w:div>
            <w:div w:id="1416823889">
              <w:marLeft w:val="0"/>
              <w:marRight w:val="0"/>
              <w:marTop w:val="0"/>
              <w:marBottom w:val="0"/>
              <w:divBdr>
                <w:top w:val="none" w:sz="0" w:space="0" w:color="auto"/>
                <w:left w:val="none" w:sz="0" w:space="0" w:color="auto"/>
                <w:bottom w:val="none" w:sz="0" w:space="0" w:color="auto"/>
                <w:right w:val="none" w:sz="0" w:space="0" w:color="auto"/>
              </w:divBdr>
            </w:div>
            <w:div w:id="1418212296">
              <w:marLeft w:val="0"/>
              <w:marRight w:val="0"/>
              <w:marTop w:val="360"/>
              <w:marBottom w:val="0"/>
              <w:divBdr>
                <w:top w:val="single" w:sz="6" w:space="0" w:color="auto"/>
                <w:left w:val="single" w:sz="6" w:space="0" w:color="auto"/>
                <w:bottom w:val="single" w:sz="6" w:space="0" w:color="auto"/>
                <w:right w:val="single" w:sz="6" w:space="0" w:color="auto"/>
              </w:divBdr>
            </w:div>
            <w:div w:id="1419205466">
              <w:marLeft w:val="0"/>
              <w:marRight w:val="0"/>
              <w:marTop w:val="0"/>
              <w:marBottom w:val="0"/>
              <w:divBdr>
                <w:top w:val="none" w:sz="0" w:space="0" w:color="auto"/>
                <w:left w:val="none" w:sz="0" w:space="0" w:color="auto"/>
                <w:bottom w:val="none" w:sz="0" w:space="0" w:color="auto"/>
                <w:right w:val="none" w:sz="0" w:space="0" w:color="auto"/>
              </w:divBdr>
            </w:div>
            <w:div w:id="1419668243">
              <w:marLeft w:val="0"/>
              <w:marRight w:val="0"/>
              <w:marTop w:val="0"/>
              <w:marBottom w:val="0"/>
              <w:divBdr>
                <w:top w:val="none" w:sz="0" w:space="0" w:color="auto"/>
                <w:left w:val="none" w:sz="0" w:space="0" w:color="auto"/>
                <w:bottom w:val="none" w:sz="0" w:space="0" w:color="auto"/>
                <w:right w:val="none" w:sz="0" w:space="0" w:color="auto"/>
              </w:divBdr>
            </w:div>
            <w:div w:id="1421951335">
              <w:marLeft w:val="0"/>
              <w:marRight w:val="0"/>
              <w:marTop w:val="0"/>
              <w:marBottom w:val="0"/>
              <w:divBdr>
                <w:top w:val="none" w:sz="0" w:space="0" w:color="auto"/>
                <w:left w:val="none" w:sz="0" w:space="0" w:color="auto"/>
                <w:bottom w:val="none" w:sz="0" w:space="0" w:color="auto"/>
                <w:right w:val="none" w:sz="0" w:space="0" w:color="auto"/>
              </w:divBdr>
            </w:div>
            <w:div w:id="1423330457">
              <w:marLeft w:val="0"/>
              <w:marRight w:val="0"/>
              <w:marTop w:val="0"/>
              <w:marBottom w:val="0"/>
              <w:divBdr>
                <w:top w:val="none" w:sz="0" w:space="0" w:color="auto"/>
                <w:left w:val="none" w:sz="0" w:space="0" w:color="auto"/>
                <w:bottom w:val="none" w:sz="0" w:space="0" w:color="auto"/>
                <w:right w:val="none" w:sz="0" w:space="0" w:color="auto"/>
              </w:divBdr>
            </w:div>
            <w:div w:id="1424061344">
              <w:marLeft w:val="0"/>
              <w:marRight w:val="0"/>
              <w:marTop w:val="0"/>
              <w:marBottom w:val="0"/>
              <w:divBdr>
                <w:top w:val="none" w:sz="0" w:space="0" w:color="auto"/>
                <w:left w:val="none" w:sz="0" w:space="0" w:color="auto"/>
                <w:bottom w:val="none" w:sz="0" w:space="0" w:color="auto"/>
                <w:right w:val="none" w:sz="0" w:space="0" w:color="auto"/>
              </w:divBdr>
            </w:div>
            <w:div w:id="1427267412">
              <w:marLeft w:val="0"/>
              <w:marRight w:val="0"/>
              <w:marTop w:val="0"/>
              <w:marBottom w:val="0"/>
              <w:divBdr>
                <w:top w:val="none" w:sz="0" w:space="0" w:color="auto"/>
                <w:left w:val="none" w:sz="0" w:space="0" w:color="auto"/>
                <w:bottom w:val="none" w:sz="0" w:space="0" w:color="auto"/>
                <w:right w:val="none" w:sz="0" w:space="0" w:color="auto"/>
              </w:divBdr>
            </w:div>
            <w:div w:id="1428843485">
              <w:marLeft w:val="0"/>
              <w:marRight w:val="0"/>
              <w:marTop w:val="0"/>
              <w:marBottom w:val="0"/>
              <w:divBdr>
                <w:top w:val="none" w:sz="0" w:space="0" w:color="auto"/>
                <w:left w:val="none" w:sz="0" w:space="0" w:color="auto"/>
                <w:bottom w:val="none" w:sz="0" w:space="0" w:color="auto"/>
                <w:right w:val="none" w:sz="0" w:space="0" w:color="auto"/>
              </w:divBdr>
            </w:div>
            <w:div w:id="1429152904">
              <w:marLeft w:val="0"/>
              <w:marRight w:val="0"/>
              <w:marTop w:val="0"/>
              <w:marBottom w:val="0"/>
              <w:divBdr>
                <w:top w:val="none" w:sz="0" w:space="0" w:color="auto"/>
                <w:left w:val="none" w:sz="0" w:space="0" w:color="auto"/>
                <w:bottom w:val="none" w:sz="0" w:space="0" w:color="auto"/>
                <w:right w:val="none" w:sz="0" w:space="0" w:color="auto"/>
              </w:divBdr>
            </w:div>
            <w:div w:id="1430808037">
              <w:marLeft w:val="0"/>
              <w:marRight w:val="0"/>
              <w:marTop w:val="0"/>
              <w:marBottom w:val="0"/>
              <w:divBdr>
                <w:top w:val="none" w:sz="0" w:space="0" w:color="auto"/>
                <w:left w:val="none" w:sz="0" w:space="0" w:color="auto"/>
                <w:bottom w:val="none" w:sz="0" w:space="0" w:color="auto"/>
                <w:right w:val="none" w:sz="0" w:space="0" w:color="auto"/>
              </w:divBdr>
            </w:div>
            <w:div w:id="1432774344">
              <w:marLeft w:val="0"/>
              <w:marRight w:val="0"/>
              <w:marTop w:val="0"/>
              <w:marBottom w:val="0"/>
              <w:divBdr>
                <w:top w:val="none" w:sz="0" w:space="0" w:color="auto"/>
                <w:left w:val="none" w:sz="0" w:space="0" w:color="auto"/>
                <w:bottom w:val="none" w:sz="0" w:space="0" w:color="auto"/>
                <w:right w:val="none" w:sz="0" w:space="0" w:color="auto"/>
              </w:divBdr>
            </w:div>
            <w:div w:id="1433547948">
              <w:marLeft w:val="0"/>
              <w:marRight w:val="0"/>
              <w:marTop w:val="0"/>
              <w:marBottom w:val="0"/>
              <w:divBdr>
                <w:top w:val="none" w:sz="0" w:space="0" w:color="auto"/>
                <w:left w:val="none" w:sz="0" w:space="0" w:color="auto"/>
                <w:bottom w:val="none" w:sz="0" w:space="0" w:color="auto"/>
                <w:right w:val="none" w:sz="0" w:space="0" w:color="auto"/>
              </w:divBdr>
            </w:div>
            <w:div w:id="1434202409">
              <w:marLeft w:val="0"/>
              <w:marRight w:val="0"/>
              <w:marTop w:val="0"/>
              <w:marBottom w:val="0"/>
              <w:divBdr>
                <w:top w:val="none" w:sz="0" w:space="0" w:color="auto"/>
                <w:left w:val="none" w:sz="0" w:space="0" w:color="auto"/>
                <w:bottom w:val="none" w:sz="0" w:space="0" w:color="auto"/>
                <w:right w:val="none" w:sz="0" w:space="0" w:color="auto"/>
              </w:divBdr>
            </w:div>
            <w:div w:id="1434353299">
              <w:marLeft w:val="0"/>
              <w:marRight w:val="0"/>
              <w:marTop w:val="0"/>
              <w:marBottom w:val="0"/>
              <w:divBdr>
                <w:top w:val="none" w:sz="0" w:space="0" w:color="auto"/>
                <w:left w:val="none" w:sz="0" w:space="0" w:color="auto"/>
                <w:bottom w:val="none" w:sz="0" w:space="0" w:color="auto"/>
                <w:right w:val="none" w:sz="0" w:space="0" w:color="auto"/>
              </w:divBdr>
            </w:div>
            <w:div w:id="1435326501">
              <w:marLeft w:val="0"/>
              <w:marRight w:val="0"/>
              <w:marTop w:val="0"/>
              <w:marBottom w:val="0"/>
              <w:divBdr>
                <w:top w:val="none" w:sz="0" w:space="0" w:color="auto"/>
                <w:left w:val="none" w:sz="0" w:space="0" w:color="auto"/>
                <w:bottom w:val="none" w:sz="0" w:space="0" w:color="auto"/>
                <w:right w:val="none" w:sz="0" w:space="0" w:color="auto"/>
              </w:divBdr>
            </w:div>
            <w:div w:id="1435978224">
              <w:marLeft w:val="0"/>
              <w:marRight w:val="0"/>
              <w:marTop w:val="0"/>
              <w:marBottom w:val="0"/>
              <w:divBdr>
                <w:top w:val="none" w:sz="0" w:space="0" w:color="auto"/>
                <w:left w:val="none" w:sz="0" w:space="0" w:color="auto"/>
                <w:bottom w:val="none" w:sz="0" w:space="0" w:color="auto"/>
                <w:right w:val="none" w:sz="0" w:space="0" w:color="auto"/>
              </w:divBdr>
            </w:div>
            <w:div w:id="1436289520">
              <w:marLeft w:val="0"/>
              <w:marRight w:val="0"/>
              <w:marTop w:val="360"/>
              <w:marBottom w:val="0"/>
              <w:divBdr>
                <w:top w:val="single" w:sz="6" w:space="0" w:color="auto"/>
                <w:left w:val="single" w:sz="6" w:space="0" w:color="auto"/>
                <w:bottom w:val="single" w:sz="6" w:space="0" w:color="auto"/>
                <w:right w:val="single" w:sz="6" w:space="0" w:color="auto"/>
              </w:divBdr>
            </w:div>
            <w:div w:id="1438451865">
              <w:marLeft w:val="0"/>
              <w:marRight w:val="0"/>
              <w:marTop w:val="0"/>
              <w:marBottom w:val="0"/>
              <w:divBdr>
                <w:top w:val="none" w:sz="0" w:space="0" w:color="auto"/>
                <w:left w:val="none" w:sz="0" w:space="0" w:color="auto"/>
                <w:bottom w:val="none" w:sz="0" w:space="0" w:color="auto"/>
                <w:right w:val="none" w:sz="0" w:space="0" w:color="auto"/>
              </w:divBdr>
            </w:div>
            <w:div w:id="1439369057">
              <w:marLeft w:val="0"/>
              <w:marRight w:val="0"/>
              <w:marTop w:val="0"/>
              <w:marBottom w:val="0"/>
              <w:divBdr>
                <w:top w:val="none" w:sz="0" w:space="0" w:color="auto"/>
                <w:left w:val="none" w:sz="0" w:space="0" w:color="auto"/>
                <w:bottom w:val="none" w:sz="0" w:space="0" w:color="auto"/>
                <w:right w:val="none" w:sz="0" w:space="0" w:color="auto"/>
              </w:divBdr>
            </w:div>
            <w:div w:id="1439443896">
              <w:marLeft w:val="0"/>
              <w:marRight w:val="0"/>
              <w:marTop w:val="0"/>
              <w:marBottom w:val="0"/>
              <w:divBdr>
                <w:top w:val="none" w:sz="0" w:space="0" w:color="auto"/>
                <w:left w:val="none" w:sz="0" w:space="0" w:color="auto"/>
                <w:bottom w:val="none" w:sz="0" w:space="0" w:color="auto"/>
                <w:right w:val="none" w:sz="0" w:space="0" w:color="auto"/>
              </w:divBdr>
            </w:div>
            <w:div w:id="1441611422">
              <w:marLeft w:val="0"/>
              <w:marRight w:val="0"/>
              <w:marTop w:val="0"/>
              <w:marBottom w:val="0"/>
              <w:divBdr>
                <w:top w:val="none" w:sz="0" w:space="0" w:color="auto"/>
                <w:left w:val="none" w:sz="0" w:space="0" w:color="auto"/>
                <w:bottom w:val="none" w:sz="0" w:space="0" w:color="auto"/>
                <w:right w:val="none" w:sz="0" w:space="0" w:color="auto"/>
              </w:divBdr>
            </w:div>
            <w:div w:id="1443767667">
              <w:marLeft w:val="0"/>
              <w:marRight w:val="0"/>
              <w:marTop w:val="0"/>
              <w:marBottom w:val="0"/>
              <w:divBdr>
                <w:top w:val="none" w:sz="0" w:space="0" w:color="auto"/>
                <w:left w:val="none" w:sz="0" w:space="0" w:color="auto"/>
                <w:bottom w:val="none" w:sz="0" w:space="0" w:color="auto"/>
                <w:right w:val="none" w:sz="0" w:space="0" w:color="auto"/>
              </w:divBdr>
            </w:div>
            <w:div w:id="1444107791">
              <w:marLeft w:val="0"/>
              <w:marRight w:val="0"/>
              <w:marTop w:val="0"/>
              <w:marBottom w:val="0"/>
              <w:divBdr>
                <w:top w:val="none" w:sz="0" w:space="0" w:color="auto"/>
                <w:left w:val="none" w:sz="0" w:space="0" w:color="auto"/>
                <w:bottom w:val="none" w:sz="0" w:space="0" w:color="auto"/>
                <w:right w:val="none" w:sz="0" w:space="0" w:color="auto"/>
              </w:divBdr>
            </w:div>
            <w:div w:id="1449357000">
              <w:marLeft w:val="0"/>
              <w:marRight w:val="0"/>
              <w:marTop w:val="0"/>
              <w:marBottom w:val="0"/>
              <w:divBdr>
                <w:top w:val="none" w:sz="0" w:space="0" w:color="auto"/>
                <w:left w:val="none" w:sz="0" w:space="0" w:color="auto"/>
                <w:bottom w:val="none" w:sz="0" w:space="0" w:color="auto"/>
                <w:right w:val="none" w:sz="0" w:space="0" w:color="auto"/>
              </w:divBdr>
            </w:div>
            <w:div w:id="1449541095">
              <w:marLeft w:val="0"/>
              <w:marRight w:val="0"/>
              <w:marTop w:val="0"/>
              <w:marBottom w:val="0"/>
              <w:divBdr>
                <w:top w:val="none" w:sz="0" w:space="0" w:color="auto"/>
                <w:left w:val="none" w:sz="0" w:space="0" w:color="auto"/>
                <w:bottom w:val="none" w:sz="0" w:space="0" w:color="auto"/>
                <w:right w:val="none" w:sz="0" w:space="0" w:color="auto"/>
              </w:divBdr>
            </w:div>
            <w:div w:id="1450052343">
              <w:marLeft w:val="0"/>
              <w:marRight w:val="0"/>
              <w:marTop w:val="0"/>
              <w:marBottom w:val="0"/>
              <w:divBdr>
                <w:top w:val="none" w:sz="0" w:space="0" w:color="auto"/>
                <w:left w:val="none" w:sz="0" w:space="0" w:color="auto"/>
                <w:bottom w:val="none" w:sz="0" w:space="0" w:color="auto"/>
                <w:right w:val="none" w:sz="0" w:space="0" w:color="auto"/>
              </w:divBdr>
            </w:div>
            <w:div w:id="1452552666">
              <w:marLeft w:val="0"/>
              <w:marRight w:val="0"/>
              <w:marTop w:val="0"/>
              <w:marBottom w:val="0"/>
              <w:divBdr>
                <w:top w:val="none" w:sz="0" w:space="0" w:color="auto"/>
                <w:left w:val="none" w:sz="0" w:space="0" w:color="auto"/>
                <w:bottom w:val="none" w:sz="0" w:space="0" w:color="auto"/>
                <w:right w:val="none" w:sz="0" w:space="0" w:color="auto"/>
              </w:divBdr>
            </w:div>
            <w:div w:id="1453473610">
              <w:marLeft w:val="0"/>
              <w:marRight w:val="0"/>
              <w:marTop w:val="0"/>
              <w:marBottom w:val="0"/>
              <w:divBdr>
                <w:top w:val="none" w:sz="0" w:space="0" w:color="auto"/>
                <w:left w:val="none" w:sz="0" w:space="0" w:color="auto"/>
                <w:bottom w:val="none" w:sz="0" w:space="0" w:color="auto"/>
                <w:right w:val="none" w:sz="0" w:space="0" w:color="auto"/>
              </w:divBdr>
            </w:div>
            <w:div w:id="1455368351">
              <w:marLeft w:val="0"/>
              <w:marRight w:val="0"/>
              <w:marTop w:val="0"/>
              <w:marBottom w:val="0"/>
              <w:divBdr>
                <w:top w:val="none" w:sz="0" w:space="0" w:color="auto"/>
                <w:left w:val="none" w:sz="0" w:space="0" w:color="auto"/>
                <w:bottom w:val="none" w:sz="0" w:space="0" w:color="auto"/>
                <w:right w:val="none" w:sz="0" w:space="0" w:color="auto"/>
              </w:divBdr>
            </w:div>
            <w:div w:id="1465393764">
              <w:marLeft w:val="0"/>
              <w:marRight w:val="0"/>
              <w:marTop w:val="0"/>
              <w:marBottom w:val="0"/>
              <w:divBdr>
                <w:top w:val="none" w:sz="0" w:space="0" w:color="auto"/>
                <w:left w:val="none" w:sz="0" w:space="0" w:color="auto"/>
                <w:bottom w:val="none" w:sz="0" w:space="0" w:color="auto"/>
                <w:right w:val="none" w:sz="0" w:space="0" w:color="auto"/>
              </w:divBdr>
            </w:div>
            <w:div w:id="1467505192">
              <w:marLeft w:val="0"/>
              <w:marRight w:val="0"/>
              <w:marTop w:val="0"/>
              <w:marBottom w:val="0"/>
              <w:divBdr>
                <w:top w:val="none" w:sz="0" w:space="0" w:color="auto"/>
                <w:left w:val="none" w:sz="0" w:space="0" w:color="auto"/>
                <w:bottom w:val="none" w:sz="0" w:space="0" w:color="auto"/>
                <w:right w:val="none" w:sz="0" w:space="0" w:color="auto"/>
              </w:divBdr>
            </w:div>
            <w:div w:id="1471747415">
              <w:marLeft w:val="0"/>
              <w:marRight w:val="0"/>
              <w:marTop w:val="0"/>
              <w:marBottom w:val="0"/>
              <w:divBdr>
                <w:top w:val="none" w:sz="0" w:space="0" w:color="auto"/>
                <w:left w:val="none" w:sz="0" w:space="0" w:color="auto"/>
                <w:bottom w:val="none" w:sz="0" w:space="0" w:color="auto"/>
                <w:right w:val="none" w:sz="0" w:space="0" w:color="auto"/>
              </w:divBdr>
            </w:div>
            <w:div w:id="1472135395">
              <w:marLeft w:val="0"/>
              <w:marRight w:val="0"/>
              <w:marTop w:val="0"/>
              <w:marBottom w:val="0"/>
              <w:divBdr>
                <w:top w:val="none" w:sz="0" w:space="0" w:color="auto"/>
                <w:left w:val="none" w:sz="0" w:space="0" w:color="auto"/>
                <w:bottom w:val="none" w:sz="0" w:space="0" w:color="auto"/>
                <w:right w:val="none" w:sz="0" w:space="0" w:color="auto"/>
              </w:divBdr>
            </w:div>
            <w:div w:id="1472291138">
              <w:marLeft w:val="0"/>
              <w:marRight w:val="0"/>
              <w:marTop w:val="0"/>
              <w:marBottom w:val="0"/>
              <w:divBdr>
                <w:top w:val="none" w:sz="0" w:space="0" w:color="auto"/>
                <w:left w:val="none" w:sz="0" w:space="0" w:color="auto"/>
                <w:bottom w:val="none" w:sz="0" w:space="0" w:color="auto"/>
                <w:right w:val="none" w:sz="0" w:space="0" w:color="auto"/>
              </w:divBdr>
            </w:div>
            <w:div w:id="1474908219">
              <w:marLeft w:val="0"/>
              <w:marRight w:val="0"/>
              <w:marTop w:val="0"/>
              <w:marBottom w:val="0"/>
              <w:divBdr>
                <w:top w:val="none" w:sz="0" w:space="0" w:color="auto"/>
                <w:left w:val="none" w:sz="0" w:space="0" w:color="auto"/>
                <w:bottom w:val="none" w:sz="0" w:space="0" w:color="auto"/>
                <w:right w:val="none" w:sz="0" w:space="0" w:color="auto"/>
              </w:divBdr>
            </w:div>
            <w:div w:id="1474980702">
              <w:marLeft w:val="0"/>
              <w:marRight w:val="0"/>
              <w:marTop w:val="0"/>
              <w:marBottom w:val="0"/>
              <w:divBdr>
                <w:top w:val="none" w:sz="0" w:space="0" w:color="auto"/>
                <w:left w:val="none" w:sz="0" w:space="0" w:color="auto"/>
                <w:bottom w:val="none" w:sz="0" w:space="0" w:color="auto"/>
                <w:right w:val="none" w:sz="0" w:space="0" w:color="auto"/>
              </w:divBdr>
            </w:div>
            <w:div w:id="1478255016">
              <w:marLeft w:val="0"/>
              <w:marRight w:val="0"/>
              <w:marTop w:val="0"/>
              <w:marBottom w:val="0"/>
              <w:divBdr>
                <w:top w:val="none" w:sz="0" w:space="0" w:color="auto"/>
                <w:left w:val="none" w:sz="0" w:space="0" w:color="auto"/>
                <w:bottom w:val="none" w:sz="0" w:space="0" w:color="auto"/>
                <w:right w:val="none" w:sz="0" w:space="0" w:color="auto"/>
              </w:divBdr>
            </w:div>
            <w:div w:id="1478767698">
              <w:marLeft w:val="0"/>
              <w:marRight w:val="0"/>
              <w:marTop w:val="0"/>
              <w:marBottom w:val="0"/>
              <w:divBdr>
                <w:top w:val="none" w:sz="0" w:space="0" w:color="auto"/>
                <w:left w:val="none" w:sz="0" w:space="0" w:color="auto"/>
                <w:bottom w:val="none" w:sz="0" w:space="0" w:color="auto"/>
                <w:right w:val="none" w:sz="0" w:space="0" w:color="auto"/>
              </w:divBdr>
            </w:div>
            <w:div w:id="1486359752">
              <w:marLeft w:val="0"/>
              <w:marRight w:val="0"/>
              <w:marTop w:val="0"/>
              <w:marBottom w:val="0"/>
              <w:divBdr>
                <w:top w:val="none" w:sz="0" w:space="0" w:color="auto"/>
                <w:left w:val="none" w:sz="0" w:space="0" w:color="auto"/>
                <w:bottom w:val="none" w:sz="0" w:space="0" w:color="auto"/>
                <w:right w:val="none" w:sz="0" w:space="0" w:color="auto"/>
              </w:divBdr>
            </w:div>
            <w:div w:id="1488285948">
              <w:marLeft w:val="0"/>
              <w:marRight w:val="0"/>
              <w:marTop w:val="0"/>
              <w:marBottom w:val="0"/>
              <w:divBdr>
                <w:top w:val="none" w:sz="0" w:space="0" w:color="auto"/>
                <w:left w:val="none" w:sz="0" w:space="0" w:color="auto"/>
                <w:bottom w:val="none" w:sz="0" w:space="0" w:color="auto"/>
                <w:right w:val="none" w:sz="0" w:space="0" w:color="auto"/>
              </w:divBdr>
            </w:div>
            <w:div w:id="1489859560">
              <w:marLeft w:val="0"/>
              <w:marRight w:val="0"/>
              <w:marTop w:val="0"/>
              <w:marBottom w:val="0"/>
              <w:divBdr>
                <w:top w:val="none" w:sz="0" w:space="0" w:color="auto"/>
                <w:left w:val="none" w:sz="0" w:space="0" w:color="auto"/>
                <w:bottom w:val="none" w:sz="0" w:space="0" w:color="auto"/>
                <w:right w:val="none" w:sz="0" w:space="0" w:color="auto"/>
              </w:divBdr>
            </w:div>
            <w:div w:id="1497451398">
              <w:marLeft w:val="0"/>
              <w:marRight w:val="0"/>
              <w:marTop w:val="0"/>
              <w:marBottom w:val="0"/>
              <w:divBdr>
                <w:top w:val="none" w:sz="0" w:space="0" w:color="auto"/>
                <w:left w:val="none" w:sz="0" w:space="0" w:color="auto"/>
                <w:bottom w:val="none" w:sz="0" w:space="0" w:color="auto"/>
                <w:right w:val="none" w:sz="0" w:space="0" w:color="auto"/>
              </w:divBdr>
            </w:div>
            <w:div w:id="1503542884">
              <w:marLeft w:val="0"/>
              <w:marRight w:val="0"/>
              <w:marTop w:val="0"/>
              <w:marBottom w:val="0"/>
              <w:divBdr>
                <w:top w:val="none" w:sz="0" w:space="0" w:color="auto"/>
                <w:left w:val="none" w:sz="0" w:space="0" w:color="auto"/>
                <w:bottom w:val="none" w:sz="0" w:space="0" w:color="auto"/>
                <w:right w:val="none" w:sz="0" w:space="0" w:color="auto"/>
              </w:divBdr>
            </w:div>
            <w:div w:id="1503617329">
              <w:marLeft w:val="0"/>
              <w:marRight w:val="0"/>
              <w:marTop w:val="0"/>
              <w:marBottom w:val="0"/>
              <w:divBdr>
                <w:top w:val="none" w:sz="0" w:space="0" w:color="auto"/>
                <w:left w:val="none" w:sz="0" w:space="0" w:color="auto"/>
                <w:bottom w:val="none" w:sz="0" w:space="0" w:color="auto"/>
                <w:right w:val="none" w:sz="0" w:space="0" w:color="auto"/>
              </w:divBdr>
            </w:div>
            <w:div w:id="1503621588">
              <w:marLeft w:val="0"/>
              <w:marRight w:val="0"/>
              <w:marTop w:val="0"/>
              <w:marBottom w:val="0"/>
              <w:divBdr>
                <w:top w:val="none" w:sz="0" w:space="0" w:color="auto"/>
                <w:left w:val="none" w:sz="0" w:space="0" w:color="auto"/>
                <w:bottom w:val="none" w:sz="0" w:space="0" w:color="auto"/>
                <w:right w:val="none" w:sz="0" w:space="0" w:color="auto"/>
              </w:divBdr>
            </w:div>
            <w:div w:id="1503817926">
              <w:marLeft w:val="0"/>
              <w:marRight w:val="0"/>
              <w:marTop w:val="0"/>
              <w:marBottom w:val="0"/>
              <w:divBdr>
                <w:top w:val="none" w:sz="0" w:space="0" w:color="auto"/>
                <w:left w:val="none" w:sz="0" w:space="0" w:color="auto"/>
                <w:bottom w:val="none" w:sz="0" w:space="0" w:color="auto"/>
                <w:right w:val="none" w:sz="0" w:space="0" w:color="auto"/>
              </w:divBdr>
            </w:div>
            <w:div w:id="1504316021">
              <w:marLeft w:val="0"/>
              <w:marRight w:val="0"/>
              <w:marTop w:val="0"/>
              <w:marBottom w:val="0"/>
              <w:divBdr>
                <w:top w:val="none" w:sz="0" w:space="0" w:color="auto"/>
                <w:left w:val="none" w:sz="0" w:space="0" w:color="auto"/>
                <w:bottom w:val="none" w:sz="0" w:space="0" w:color="auto"/>
                <w:right w:val="none" w:sz="0" w:space="0" w:color="auto"/>
              </w:divBdr>
            </w:div>
            <w:div w:id="1507137605">
              <w:marLeft w:val="0"/>
              <w:marRight w:val="0"/>
              <w:marTop w:val="0"/>
              <w:marBottom w:val="0"/>
              <w:divBdr>
                <w:top w:val="none" w:sz="0" w:space="0" w:color="auto"/>
                <w:left w:val="none" w:sz="0" w:space="0" w:color="auto"/>
                <w:bottom w:val="none" w:sz="0" w:space="0" w:color="auto"/>
                <w:right w:val="none" w:sz="0" w:space="0" w:color="auto"/>
              </w:divBdr>
            </w:div>
            <w:div w:id="1508246486">
              <w:marLeft w:val="0"/>
              <w:marRight w:val="0"/>
              <w:marTop w:val="0"/>
              <w:marBottom w:val="0"/>
              <w:divBdr>
                <w:top w:val="none" w:sz="0" w:space="0" w:color="auto"/>
                <w:left w:val="none" w:sz="0" w:space="0" w:color="auto"/>
                <w:bottom w:val="none" w:sz="0" w:space="0" w:color="auto"/>
                <w:right w:val="none" w:sz="0" w:space="0" w:color="auto"/>
              </w:divBdr>
            </w:div>
            <w:div w:id="1511486141">
              <w:marLeft w:val="0"/>
              <w:marRight w:val="0"/>
              <w:marTop w:val="360"/>
              <w:marBottom w:val="0"/>
              <w:divBdr>
                <w:top w:val="single" w:sz="6" w:space="0" w:color="auto"/>
                <w:left w:val="single" w:sz="6" w:space="0" w:color="auto"/>
                <w:bottom w:val="single" w:sz="6" w:space="0" w:color="auto"/>
                <w:right w:val="single" w:sz="6" w:space="0" w:color="auto"/>
              </w:divBdr>
            </w:div>
            <w:div w:id="1511795933">
              <w:marLeft w:val="0"/>
              <w:marRight w:val="0"/>
              <w:marTop w:val="0"/>
              <w:marBottom w:val="0"/>
              <w:divBdr>
                <w:top w:val="none" w:sz="0" w:space="0" w:color="auto"/>
                <w:left w:val="none" w:sz="0" w:space="0" w:color="auto"/>
                <w:bottom w:val="none" w:sz="0" w:space="0" w:color="auto"/>
                <w:right w:val="none" w:sz="0" w:space="0" w:color="auto"/>
              </w:divBdr>
            </w:div>
            <w:div w:id="1517385235">
              <w:marLeft w:val="0"/>
              <w:marRight w:val="0"/>
              <w:marTop w:val="0"/>
              <w:marBottom w:val="0"/>
              <w:divBdr>
                <w:top w:val="none" w:sz="0" w:space="0" w:color="auto"/>
                <w:left w:val="none" w:sz="0" w:space="0" w:color="auto"/>
                <w:bottom w:val="none" w:sz="0" w:space="0" w:color="auto"/>
                <w:right w:val="none" w:sz="0" w:space="0" w:color="auto"/>
              </w:divBdr>
            </w:div>
            <w:div w:id="1517695276">
              <w:marLeft w:val="0"/>
              <w:marRight w:val="0"/>
              <w:marTop w:val="0"/>
              <w:marBottom w:val="0"/>
              <w:divBdr>
                <w:top w:val="none" w:sz="0" w:space="0" w:color="auto"/>
                <w:left w:val="none" w:sz="0" w:space="0" w:color="auto"/>
                <w:bottom w:val="none" w:sz="0" w:space="0" w:color="auto"/>
                <w:right w:val="none" w:sz="0" w:space="0" w:color="auto"/>
              </w:divBdr>
            </w:div>
            <w:div w:id="1517959630">
              <w:marLeft w:val="0"/>
              <w:marRight w:val="0"/>
              <w:marTop w:val="0"/>
              <w:marBottom w:val="0"/>
              <w:divBdr>
                <w:top w:val="none" w:sz="0" w:space="0" w:color="auto"/>
                <w:left w:val="none" w:sz="0" w:space="0" w:color="auto"/>
                <w:bottom w:val="none" w:sz="0" w:space="0" w:color="auto"/>
                <w:right w:val="none" w:sz="0" w:space="0" w:color="auto"/>
              </w:divBdr>
            </w:div>
            <w:div w:id="1518076704">
              <w:marLeft w:val="0"/>
              <w:marRight w:val="0"/>
              <w:marTop w:val="0"/>
              <w:marBottom w:val="0"/>
              <w:divBdr>
                <w:top w:val="none" w:sz="0" w:space="0" w:color="auto"/>
                <w:left w:val="none" w:sz="0" w:space="0" w:color="auto"/>
                <w:bottom w:val="none" w:sz="0" w:space="0" w:color="auto"/>
                <w:right w:val="none" w:sz="0" w:space="0" w:color="auto"/>
              </w:divBdr>
            </w:div>
            <w:div w:id="1518352483">
              <w:marLeft w:val="0"/>
              <w:marRight w:val="0"/>
              <w:marTop w:val="0"/>
              <w:marBottom w:val="0"/>
              <w:divBdr>
                <w:top w:val="none" w:sz="0" w:space="0" w:color="auto"/>
                <w:left w:val="none" w:sz="0" w:space="0" w:color="auto"/>
                <w:bottom w:val="none" w:sz="0" w:space="0" w:color="auto"/>
                <w:right w:val="none" w:sz="0" w:space="0" w:color="auto"/>
              </w:divBdr>
            </w:div>
            <w:div w:id="1520970281">
              <w:marLeft w:val="0"/>
              <w:marRight w:val="0"/>
              <w:marTop w:val="0"/>
              <w:marBottom w:val="0"/>
              <w:divBdr>
                <w:top w:val="none" w:sz="0" w:space="0" w:color="auto"/>
                <w:left w:val="none" w:sz="0" w:space="0" w:color="auto"/>
                <w:bottom w:val="none" w:sz="0" w:space="0" w:color="auto"/>
                <w:right w:val="none" w:sz="0" w:space="0" w:color="auto"/>
              </w:divBdr>
            </w:div>
            <w:div w:id="1521045810">
              <w:marLeft w:val="0"/>
              <w:marRight w:val="0"/>
              <w:marTop w:val="0"/>
              <w:marBottom w:val="0"/>
              <w:divBdr>
                <w:top w:val="none" w:sz="0" w:space="0" w:color="auto"/>
                <w:left w:val="none" w:sz="0" w:space="0" w:color="auto"/>
                <w:bottom w:val="none" w:sz="0" w:space="0" w:color="auto"/>
                <w:right w:val="none" w:sz="0" w:space="0" w:color="auto"/>
              </w:divBdr>
            </w:div>
            <w:div w:id="1521314138">
              <w:marLeft w:val="0"/>
              <w:marRight w:val="0"/>
              <w:marTop w:val="0"/>
              <w:marBottom w:val="0"/>
              <w:divBdr>
                <w:top w:val="none" w:sz="0" w:space="0" w:color="auto"/>
                <w:left w:val="none" w:sz="0" w:space="0" w:color="auto"/>
                <w:bottom w:val="none" w:sz="0" w:space="0" w:color="auto"/>
                <w:right w:val="none" w:sz="0" w:space="0" w:color="auto"/>
              </w:divBdr>
            </w:div>
            <w:div w:id="1522009053">
              <w:marLeft w:val="0"/>
              <w:marRight w:val="0"/>
              <w:marTop w:val="0"/>
              <w:marBottom w:val="0"/>
              <w:divBdr>
                <w:top w:val="none" w:sz="0" w:space="0" w:color="auto"/>
                <w:left w:val="none" w:sz="0" w:space="0" w:color="auto"/>
                <w:bottom w:val="none" w:sz="0" w:space="0" w:color="auto"/>
                <w:right w:val="none" w:sz="0" w:space="0" w:color="auto"/>
              </w:divBdr>
            </w:div>
            <w:div w:id="1522280354">
              <w:marLeft w:val="0"/>
              <w:marRight w:val="0"/>
              <w:marTop w:val="0"/>
              <w:marBottom w:val="0"/>
              <w:divBdr>
                <w:top w:val="none" w:sz="0" w:space="0" w:color="auto"/>
                <w:left w:val="none" w:sz="0" w:space="0" w:color="auto"/>
                <w:bottom w:val="none" w:sz="0" w:space="0" w:color="auto"/>
                <w:right w:val="none" w:sz="0" w:space="0" w:color="auto"/>
              </w:divBdr>
            </w:div>
            <w:div w:id="1524049869">
              <w:marLeft w:val="0"/>
              <w:marRight w:val="0"/>
              <w:marTop w:val="0"/>
              <w:marBottom w:val="0"/>
              <w:divBdr>
                <w:top w:val="none" w:sz="0" w:space="0" w:color="auto"/>
                <w:left w:val="none" w:sz="0" w:space="0" w:color="auto"/>
                <w:bottom w:val="none" w:sz="0" w:space="0" w:color="auto"/>
                <w:right w:val="none" w:sz="0" w:space="0" w:color="auto"/>
              </w:divBdr>
            </w:div>
            <w:div w:id="1524125347">
              <w:marLeft w:val="0"/>
              <w:marRight w:val="0"/>
              <w:marTop w:val="0"/>
              <w:marBottom w:val="0"/>
              <w:divBdr>
                <w:top w:val="none" w:sz="0" w:space="0" w:color="auto"/>
                <w:left w:val="none" w:sz="0" w:space="0" w:color="auto"/>
                <w:bottom w:val="none" w:sz="0" w:space="0" w:color="auto"/>
                <w:right w:val="none" w:sz="0" w:space="0" w:color="auto"/>
              </w:divBdr>
            </w:div>
            <w:div w:id="1525287013">
              <w:marLeft w:val="0"/>
              <w:marRight w:val="0"/>
              <w:marTop w:val="0"/>
              <w:marBottom w:val="0"/>
              <w:divBdr>
                <w:top w:val="none" w:sz="0" w:space="0" w:color="auto"/>
                <w:left w:val="none" w:sz="0" w:space="0" w:color="auto"/>
                <w:bottom w:val="none" w:sz="0" w:space="0" w:color="auto"/>
                <w:right w:val="none" w:sz="0" w:space="0" w:color="auto"/>
              </w:divBdr>
            </w:div>
            <w:div w:id="1526479694">
              <w:marLeft w:val="0"/>
              <w:marRight w:val="0"/>
              <w:marTop w:val="0"/>
              <w:marBottom w:val="0"/>
              <w:divBdr>
                <w:top w:val="none" w:sz="0" w:space="0" w:color="auto"/>
                <w:left w:val="none" w:sz="0" w:space="0" w:color="auto"/>
                <w:bottom w:val="none" w:sz="0" w:space="0" w:color="auto"/>
                <w:right w:val="none" w:sz="0" w:space="0" w:color="auto"/>
              </w:divBdr>
            </w:div>
            <w:div w:id="1526943619">
              <w:marLeft w:val="0"/>
              <w:marRight w:val="0"/>
              <w:marTop w:val="0"/>
              <w:marBottom w:val="0"/>
              <w:divBdr>
                <w:top w:val="none" w:sz="0" w:space="0" w:color="auto"/>
                <w:left w:val="none" w:sz="0" w:space="0" w:color="auto"/>
                <w:bottom w:val="none" w:sz="0" w:space="0" w:color="auto"/>
                <w:right w:val="none" w:sz="0" w:space="0" w:color="auto"/>
              </w:divBdr>
            </w:div>
            <w:div w:id="1527599111">
              <w:marLeft w:val="0"/>
              <w:marRight w:val="0"/>
              <w:marTop w:val="0"/>
              <w:marBottom w:val="0"/>
              <w:divBdr>
                <w:top w:val="none" w:sz="0" w:space="0" w:color="auto"/>
                <w:left w:val="none" w:sz="0" w:space="0" w:color="auto"/>
                <w:bottom w:val="none" w:sz="0" w:space="0" w:color="auto"/>
                <w:right w:val="none" w:sz="0" w:space="0" w:color="auto"/>
              </w:divBdr>
            </w:div>
            <w:div w:id="1530485756">
              <w:marLeft w:val="0"/>
              <w:marRight w:val="0"/>
              <w:marTop w:val="0"/>
              <w:marBottom w:val="0"/>
              <w:divBdr>
                <w:top w:val="none" w:sz="0" w:space="0" w:color="auto"/>
                <w:left w:val="none" w:sz="0" w:space="0" w:color="auto"/>
                <w:bottom w:val="none" w:sz="0" w:space="0" w:color="auto"/>
                <w:right w:val="none" w:sz="0" w:space="0" w:color="auto"/>
              </w:divBdr>
            </w:div>
            <w:div w:id="1531456480">
              <w:marLeft w:val="0"/>
              <w:marRight w:val="0"/>
              <w:marTop w:val="0"/>
              <w:marBottom w:val="0"/>
              <w:divBdr>
                <w:top w:val="none" w:sz="0" w:space="0" w:color="auto"/>
                <w:left w:val="none" w:sz="0" w:space="0" w:color="auto"/>
                <w:bottom w:val="none" w:sz="0" w:space="0" w:color="auto"/>
                <w:right w:val="none" w:sz="0" w:space="0" w:color="auto"/>
              </w:divBdr>
            </w:div>
            <w:div w:id="1531869887">
              <w:marLeft w:val="0"/>
              <w:marRight w:val="0"/>
              <w:marTop w:val="0"/>
              <w:marBottom w:val="0"/>
              <w:divBdr>
                <w:top w:val="none" w:sz="0" w:space="0" w:color="auto"/>
                <w:left w:val="none" w:sz="0" w:space="0" w:color="auto"/>
                <w:bottom w:val="none" w:sz="0" w:space="0" w:color="auto"/>
                <w:right w:val="none" w:sz="0" w:space="0" w:color="auto"/>
              </w:divBdr>
            </w:div>
            <w:div w:id="1533377381">
              <w:marLeft w:val="0"/>
              <w:marRight w:val="0"/>
              <w:marTop w:val="0"/>
              <w:marBottom w:val="0"/>
              <w:divBdr>
                <w:top w:val="none" w:sz="0" w:space="0" w:color="auto"/>
                <w:left w:val="none" w:sz="0" w:space="0" w:color="auto"/>
                <w:bottom w:val="none" w:sz="0" w:space="0" w:color="auto"/>
                <w:right w:val="none" w:sz="0" w:space="0" w:color="auto"/>
              </w:divBdr>
            </w:div>
            <w:div w:id="1533499373">
              <w:marLeft w:val="0"/>
              <w:marRight w:val="0"/>
              <w:marTop w:val="0"/>
              <w:marBottom w:val="0"/>
              <w:divBdr>
                <w:top w:val="none" w:sz="0" w:space="0" w:color="auto"/>
                <w:left w:val="none" w:sz="0" w:space="0" w:color="auto"/>
                <w:bottom w:val="none" w:sz="0" w:space="0" w:color="auto"/>
                <w:right w:val="none" w:sz="0" w:space="0" w:color="auto"/>
              </w:divBdr>
            </w:div>
            <w:div w:id="1534268546">
              <w:marLeft w:val="0"/>
              <w:marRight w:val="0"/>
              <w:marTop w:val="0"/>
              <w:marBottom w:val="0"/>
              <w:divBdr>
                <w:top w:val="none" w:sz="0" w:space="0" w:color="auto"/>
                <w:left w:val="none" w:sz="0" w:space="0" w:color="auto"/>
                <w:bottom w:val="none" w:sz="0" w:space="0" w:color="auto"/>
                <w:right w:val="none" w:sz="0" w:space="0" w:color="auto"/>
              </w:divBdr>
            </w:div>
            <w:div w:id="1536387072">
              <w:marLeft w:val="0"/>
              <w:marRight w:val="0"/>
              <w:marTop w:val="0"/>
              <w:marBottom w:val="0"/>
              <w:divBdr>
                <w:top w:val="none" w:sz="0" w:space="0" w:color="auto"/>
                <w:left w:val="none" w:sz="0" w:space="0" w:color="auto"/>
                <w:bottom w:val="none" w:sz="0" w:space="0" w:color="auto"/>
                <w:right w:val="none" w:sz="0" w:space="0" w:color="auto"/>
              </w:divBdr>
            </w:div>
            <w:div w:id="1538658368">
              <w:marLeft w:val="0"/>
              <w:marRight w:val="0"/>
              <w:marTop w:val="0"/>
              <w:marBottom w:val="0"/>
              <w:divBdr>
                <w:top w:val="none" w:sz="0" w:space="0" w:color="auto"/>
                <w:left w:val="none" w:sz="0" w:space="0" w:color="auto"/>
                <w:bottom w:val="none" w:sz="0" w:space="0" w:color="auto"/>
                <w:right w:val="none" w:sz="0" w:space="0" w:color="auto"/>
              </w:divBdr>
            </w:div>
            <w:div w:id="1540777189">
              <w:marLeft w:val="0"/>
              <w:marRight w:val="0"/>
              <w:marTop w:val="0"/>
              <w:marBottom w:val="0"/>
              <w:divBdr>
                <w:top w:val="none" w:sz="0" w:space="0" w:color="auto"/>
                <w:left w:val="none" w:sz="0" w:space="0" w:color="auto"/>
                <w:bottom w:val="none" w:sz="0" w:space="0" w:color="auto"/>
                <w:right w:val="none" w:sz="0" w:space="0" w:color="auto"/>
              </w:divBdr>
            </w:div>
            <w:div w:id="1540900961">
              <w:marLeft w:val="0"/>
              <w:marRight w:val="0"/>
              <w:marTop w:val="0"/>
              <w:marBottom w:val="0"/>
              <w:divBdr>
                <w:top w:val="none" w:sz="0" w:space="0" w:color="auto"/>
                <w:left w:val="none" w:sz="0" w:space="0" w:color="auto"/>
                <w:bottom w:val="none" w:sz="0" w:space="0" w:color="auto"/>
                <w:right w:val="none" w:sz="0" w:space="0" w:color="auto"/>
              </w:divBdr>
            </w:div>
            <w:div w:id="1541556092">
              <w:marLeft w:val="0"/>
              <w:marRight w:val="0"/>
              <w:marTop w:val="0"/>
              <w:marBottom w:val="0"/>
              <w:divBdr>
                <w:top w:val="none" w:sz="0" w:space="0" w:color="auto"/>
                <w:left w:val="none" w:sz="0" w:space="0" w:color="auto"/>
                <w:bottom w:val="none" w:sz="0" w:space="0" w:color="auto"/>
                <w:right w:val="none" w:sz="0" w:space="0" w:color="auto"/>
              </w:divBdr>
            </w:div>
            <w:div w:id="1542472882">
              <w:marLeft w:val="0"/>
              <w:marRight w:val="0"/>
              <w:marTop w:val="0"/>
              <w:marBottom w:val="0"/>
              <w:divBdr>
                <w:top w:val="none" w:sz="0" w:space="0" w:color="auto"/>
                <w:left w:val="none" w:sz="0" w:space="0" w:color="auto"/>
                <w:bottom w:val="none" w:sz="0" w:space="0" w:color="auto"/>
                <w:right w:val="none" w:sz="0" w:space="0" w:color="auto"/>
              </w:divBdr>
            </w:div>
            <w:div w:id="1543781653">
              <w:marLeft w:val="0"/>
              <w:marRight w:val="0"/>
              <w:marTop w:val="0"/>
              <w:marBottom w:val="0"/>
              <w:divBdr>
                <w:top w:val="none" w:sz="0" w:space="0" w:color="auto"/>
                <w:left w:val="none" w:sz="0" w:space="0" w:color="auto"/>
                <w:bottom w:val="none" w:sz="0" w:space="0" w:color="auto"/>
                <w:right w:val="none" w:sz="0" w:space="0" w:color="auto"/>
              </w:divBdr>
            </w:div>
            <w:div w:id="1547179740">
              <w:marLeft w:val="0"/>
              <w:marRight w:val="0"/>
              <w:marTop w:val="0"/>
              <w:marBottom w:val="0"/>
              <w:divBdr>
                <w:top w:val="none" w:sz="0" w:space="0" w:color="auto"/>
                <w:left w:val="none" w:sz="0" w:space="0" w:color="auto"/>
                <w:bottom w:val="none" w:sz="0" w:space="0" w:color="auto"/>
                <w:right w:val="none" w:sz="0" w:space="0" w:color="auto"/>
              </w:divBdr>
            </w:div>
            <w:div w:id="1548180868">
              <w:marLeft w:val="0"/>
              <w:marRight w:val="0"/>
              <w:marTop w:val="0"/>
              <w:marBottom w:val="0"/>
              <w:divBdr>
                <w:top w:val="none" w:sz="0" w:space="0" w:color="auto"/>
                <w:left w:val="none" w:sz="0" w:space="0" w:color="auto"/>
                <w:bottom w:val="none" w:sz="0" w:space="0" w:color="auto"/>
                <w:right w:val="none" w:sz="0" w:space="0" w:color="auto"/>
              </w:divBdr>
            </w:div>
            <w:div w:id="1549804778">
              <w:marLeft w:val="0"/>
              <w:marRight w:val="0"/>
              <w:marTop w:val="0"/>
              <w:marBottom w:val="0"/>
              <w:divBdr>
                <w:top w:val="none" w:sz="0" w:space="0" w:color="auto"/>
                <w:left w:val="none" w:sz="0" w:space="0" w:color="auto"/>
                <w:bottom w:val="none" w:sz="0" w:space="0" w:color="auto"/>
                <w:right w:val="none" w:sz="0" w:space="0" w:color="auto"/>
              </w:divBdr>
            </w:div>
            <w:div w:id="1552158911">
              <w:marLeft w:val="0"/>
              <w:marRight w:val="0"/>
              <w:marTop w:val="0"/>
              <w:marBottom w:val="0"/>
              <w:divBdr>
                <w:top w:val="none" w:sz="0" w:space="0" w:color="auto"/>
                <w:left w:val="none" w:sz="0" w:space="0" w:color="auto"/>
                <w:bottom w:val="none" w:sz="0" w:space="0" w:color="auto"/>
                <w:right w:val="none" w:sz="0" w:space="0" w:color="auto"/>
              </w:divBdr>
            </w:div>
            <w:div w:id="1552691113">
              <w:marLeft w:val="0"/>
              <w:marRight w:val="0"/>
              <w:marTop w:val="0"/>
              <w:marBottom w:val="0"/>
              <w:divBdr>
                <w:top w:val="none" w:sz="0" w:space="0" w:color="auto"/>
                <w:left w:val="none" w:sz="0" w:space="0" w:color="auto"/>
                <w:bottom w:val="none" w:sz="0" w:space="0" w:color="auto"/>
                <w:right w:val="none" w:sz="0" w:space="0" w:color="auto"/>
              </w:divBdr>
            </w:div>
            <w:div w:id="1552813371">
              <w:marLeft w:val="0"/>
              <w:marRight w:val="0"/>
              <w:marTop w:val="0"/>
              <w:marBottom w:val="0"/>
              <w:divBdr>
                <w:top w:val="none" w:sz="0" w:space="0" w:color="auto"/>
                <w:left w:val="none" w:sz="0" w:space="0" w:color="auto"/>
                <w:bottom w:val="none" w:sz="0" w:space="0" w:color="auto"/>
                <w:right w:val="none" w:sz="0" w:space="0" w:color="auto"/>
              </w:divBdr>
            </w:div>
            <w:div w:id="1555581321">
              <w:marLeft w:val="0"/>
              <w:marRight w:val="0"/>
              <w:marTop w:val="0"/>
              <w:marBottom w:val="0"/>
              <w:divBdr>
                <w:top w:val="none" w:sz="0" w:space="0" w:color="auto"/>
                <w:left w:val="none" w:sz="0" w:space="0" w:color="auto"/>
                <w:bottom w:val="none" w:sz="0" w:space="0" w:color="auto"/>
                <w:right w:val="none" w:sz="0" w:space="0" w:color="auto"/>
              </w:divBdr>
            </w:div>
            <w:div w:id="1558936336">
              <w:marLeft w:val="0"/>
              <w:marRight w:val="0"/>
              <w:marTop w:val="0"/>
              <w:marBottom w:val="0"/>
              <w:divBdr>
                <w:top w:val="none" w:sz="0" w:space="0" w:color="auto"/>
                <w:left w:val="none" w:sz="0" w:space="0" w:color="auto"/>
                <w:bottom w:val="none" w:sz="0" w:space="0" w:color="auto"/>
                <w:right w:val="none" w:sz="0" w:space="0" w:color="auto"/>
              </w:divBdr>
            </w:div>
            <w:div w:id="1559392533">
              <w:marLeft w:val="0"/>
              <w:marRight w:val="0"/>
              <w:marTop w:val="0"/>
              <w:marBottom w:val="0"/>
              <w:divBdr>
                <w:top w:val="none" w:sz="0" w:space="0" w:color="auto"/>
                <w:left w:val="none" w:sz="0" w:space="0" w:color="auto"/>
                <w:bottom w:val="none" w:sz="0" w:space="0" w:color="auto"/>
                <w:right w:val="none" w:sz="0" w:space="0" w:color="auto"/>
              </w:divBdr>
            </w:div>
            <w:div w:id="1559895373">
              <w:marLeft w:val="0"/>
              <w:marRight w:val="0"/>
              <w:marTop w:val="0"/>
              <w:marBottom w:val="0"/>
              <w:divBdr>
                <w:top w:val="none" w:sz="0" w:space="0" w:color="auto"/>
                <w:left w:val="none" w:sz="0" w:space="0" w:color="auto"/>
                <w:bottom w:val="none" w:sz="0" w:space="0" w:color="auto"/>
                <w:right w:val="none" w:sz="0" w:space="0" w:color="auto"/>
              </w:divBdr>
            </w:div>
            <w:div w:id="1561091092">
              <w:marLeft w:val="0"/>
              <w:marRight w:val="0"/>
              <w:marTop w:val="0"/>
              <w:marBottom w:val="0"/>
              <w:divBdr>
                <w:top w:val="none" w:sz="0" w:space="0" w:color="auto"/>
                <w:left w:val="none" w:sz="0" w:space="0" w:color="auto"/>
                <w:bottom w:val="none" w:sz="0" w:space="0" w:color="auto"/>
                <w:right w:val="none" w:sz="0" w:space="0" w:color="auto"/>
              </w:divBdr>
            </w:div>
            <w:div w:id="1568493322">
              <w:marLeft w:val="0"/>
              <w:marRight w:val="0"/>
              <w:marTop w:val="0"/>
              <w:marBottom w:val="0"/>
              <w:divBdr>
                <w:top w:val="none" w:sz="0" w:space="0" w:color="auto"/>
                <w:left w:val="none" w:sz="0" w:space="0" w:color="auto"/>
                <w:bottom w:val="none" w:sz="0" w:space="0" w:color="auto"/>
                <w:right w:val="none" w:sz="0" w:space="0" w:color="auto"/>
              </w:divBdr>
            </w:div>
            <w:div w:id="1568877884">
              <w:marLeft w:val="0"/>
              <w:marRight w:val="0"/>
              <w:marTop w:val="0"/>
              <w:marBottom w:val="0"/>
              <w:divBdr>
                <w:top w:val="none" w:sz="0" w:space="0" w:color="auto"/>
                <w:left w:val="none" w:sz="0" w:space="0" w:color="auto"/>
                <w:bottom w:val="none" w:sz="0" w:space="0" w:color="auto"/>
                <w:right w:val="none" w:sz="0" w:space="0" w:color="auto"/>
              </w:divBdr>
            </w:div>
            <w:div w:id="1569807521">
              <w:marLeft w:val="0"/>
              <w:marRight w:val="0"/>
              <w:marTop w:val="0"/>
              <w:marBottom w:val="0"/>
              <w:divBdr>
                <w:top w:val="none" w:sz="0" w:space="0" w:color="auto"/>
                <w:left w:val="none" w:sz="0" w:space="0" w:color="auto"/>
                <w:bottom w:val="none" w:sz="0" w:space="0" w:color="auto"/>
                <w:right w:val="none" w:sz="0" w:space="0" w:color="auto"/>
              </w:divBdr>
            </w:div>
            <w:div w:id="1570843367">
              <w:marLeft w:val="0"/>
              <w:marRight w:val="0"/>
              <w:marTop w:val="0"/>
              <w:marBottom w:val="0"/>
              <w:divBdr>
                <w:top w:val="none" w:sz="0" w:space="0" w:color="auto"/>
                <w:left w:val="none" w:sz="0" w:space="0" w:color="auto"/>
                <w:bottom w:val="none" w:sz="0" w:space="0" w:color="auto"/>
                <w:right w:val="none" w:sz="0" w:space="0" w:color="auto"/>
              </w:divBdr>
            </w:div>
            <w:div w:id="1571380030">
              <w:marLeft w:val="0"/>
              <w:marRight w:val="0"/>
              <w:marTop w:val="0"/>
              <w:marBottom w:val="0"/>
              <w:divBdr>
                <w:top w:val="none" w:sz="0" w:space="0" w:color="auto"/>
                <w:left w:val="none" w:sz="0" w:space="0" w:color="auto"/>
                <w:bottom w:val="none" w:sz="0" w:space="0" w:color="auto"/>
                <w:right w:val="none" w:sz="0" w:space="0" w:color="auto"/>
              </w:divBdr>
            </w:div>
            <w:div w:id="1573539451">
              <w:marLeft w:val="0"/>
              <w:marRight w:val="0"/>
              <w:marTop w:val="0"/>
              <w:marBottom w:val="0"/>
              <w:divBdr>
                <w:top w:val="none" w:sz="0" w:space="0" w:color="auto"/>
                <w:left w:val="none" w:sz="0" w:space="0" w:color="auto"/>
                <w:bottom w:val="none" w:sz="0" w:space="0" w:color="auto"/>
                <w:right w:val="none" w:sz="0" w:space="0" w:color="auto"/>
              </w:divBdr>
            </w:div>
            <w:div w:id="1573616395">
              <w:marLeft w:val="0"/>
              <w:marRight w:val="0"/>
              <w:marTop w:val="0"/>
              <w:marBottom w:val="0"/>
              <w:divBdr>
                <w:top w:val="none" w:sz="0" w:space="0" w:color="auto"/>
                <w:left w:val="none" w:sz="0" w:space="0" w:color="auto"/>
                <w:bottom w:val="none" w:sz="0" w:space="0" w:color="auto"/>
                <w:right w:val="none" w:sz="0" w:space="0" w:color="auto"/>
              </w:divBdr>
            </w:div>
            <w:div w:id="1575161557">
              <w:marLeft w:val="0"/>
              <w:marRight w:val="0"/>
              <w:marTop w:val="0"/>
              <w:marBottom w:val="0"/>
              <w:divBdr>
                <w:top w:val="none" w:sz="0" w:space="0" w:color="auto"/>
                <w:left w:val="none" w:sz="0" w:space="0" w:color="auto"/>
                <w:bottom w:val="none" w:sz="0" w:space="0" w:color="auto"/>
                <w:right w:val="none" w:sz="0" w:space="0" w:color="auto"/>
              </w:divBdr>
            </w:div>
            <w:div w:id="1575580031">
              <w:marLeft w:val="0"/>
              <w:marRight w:val="0"/>
              <w:marTop w:val="0"/>
              <w:marBottom w:val="0"/>
              <w:divBdr>
                <w:top w:val="none" w:sz="0" w:space="0" w:color="auto"/>
                <w:left w:val="none" w:sz="0" w:space="0" w:color="auto"/>
                <w:bottom w:val="none" w:sz="0" w:space="0" w:color="auto"/>
                <w:right w:val="none" w:sz="0" w:space="0" w:color="auto"/>
              </w:divBdr>
            </w:div>
            <w:div w:id="1581207434">
              <w:marLeft w:val="0"/>
              <w:marRight w:val="0"/>
              <w:marTop w:val="0"/>
              <w:marBottom w:val="0"/>
              <w:divBdr>
                <w:top w:val="none" w:sz="0" w:space="0" w:color="auto"/>
                <w:left w:val="none" w:sz="0" w:space="0" w:color="auto"/>
                <w:bottom w:val="none" w:sz="0" w:space="0" w:color="auto"/>
                <w:right w:val="none" w:sz="0" w:space="0" w:color="auto"/>
              </w:divBdr>
            </w:div>
            <w:div w:id="1583828397">
              <w:marLeft w:val="0"/>
              <w:marRight w:val="0"/>
              <w:marTop w:val="0"/>
              <w:marBottom w:val="0"/>
              <w:divBdr>
                <w:top w:val="none" w:sz="0" w:space="0" w:color="auto"/>
                <w:left w:val="none" w:sz="0" w:space="0" w:color="auto"/>
                <w:bottom w:val="none" w:sz="0" w:space="0" w:color="auto"/>
                <w:right w:val="none" w:sz="0" w:space="0" w:color="auto"/>
              </w:divBdr>
            </w:div>
            <w:div w:id="1584415174">
              <w:marLeft w:val="0"/>
              <w:marRight w:val="0"/>
              <w:marTop w:val="0"/>
              <w:marBottom w:val="0"/>
              <w:divBdr>
                <w:top w:val="none" w:sz="0" w:space="0" w:color="auto"/>
                <w:left w:val="none" w:sz="0" w:space="0" w:color="auto"/>
                <w:bottom w:val="none" w:sz="0" w:space="0" w:color="auto"/>
                <w:right w:val="none" w:sz="0" w:space="0" w:color="auto"/>
              </w:divBdr>
            </w:div>
            <w:div w:id="1586836710">
              <w:marLeft w:val="0"/>
              <w:marRight w:val="0"/>
              <w:marTop w:val="0"/>
              <w:marBottom w:val="0"/>
              <w:divBdr>
                <w:top w:val="none" w:sz="0" w:space="0" w:color="auto"/>
                <w:left w:val="none" w:sz="0" w:space="0" w:color="auto"/>
                <w:bottom w:val="none" w:sz="0" w:space="0" w:color="auto"/>
                <w:right w:val="none" w:sz="0" w:space="0" w:color="auto"/>
              </w:divBdr>
            </w:div>
            <w:div w:id="1589263804">
              <w:marLeft w:val="0"/>
              <w:marRight w:val="0"/>
              <w:marTop w:val="0"/>
              <w:marBottom w:val="0"/>
              <w:divBdr>
                <w:top w:val="none" w:sz="0" w:space="0" w:color="auto"/>
                <w:left w:val="none" w:sz="0" w:space="0" w:color="auto"/>
                <w:bottom w:val="none" w:sz="0" w:space="0" w:color="auto"/>
                <w:right w:val="none" w:sz="0" w:space="0" w:color="auto"/>
              </w:divBdr>
            </w:div>
            <w:div w:id="1591542835">
              <w:marLeft w:val="0"/>
              <w:marRight w:val="0"/>
              <w:marTop w:val="0"/>
              <w:marBottom w:val="0"/>
              <w:divBdr>
                <w:top w:val="none" w:sz="0" w:space="0" w:color="auto"/>
                <w:left w:val="none" w:sz="0" w:space="0" w:color="auto"/>
                <w:bottom w:val="none" w:sz="0" w:space="0" w:color="auto"/>
                <w:right w:val="none" w:sz="0" w:space="0" w:color="auto"/>
              </w:divBdr>
            </w:div>
            <w:div w:id="1596790885">
              <w:marLeft w:val="0"/>
              <w:marRight w:val="0"/>
              <w:marTop w:val="0"/>
              <w:marBottom w:val="0"/>
              <w:divBdr>
                <w:top w:val="none" w:sz="0" w:space="0" w:color="auto"/>
                <w:left w:val="none" w:sz="0" w:space="0" w:color="auto"/>
                <w:bottom w:val="none" w:sz="0" w:space="0" w:color="auto"/>
                <w:right w:val="none" w:sz="0" w:space="0" w:color="auto"/>
              </w:divBdr>
            </w:div>
            <w:div w:id="1597471535">
              <w:marLeft w:val="0"/>
              <w:marRight w:val="0"/>
              <w:marTop w:val="0"/>
              <w:marBottom w:val="0"/>
              <w:divBdr>
                <w:top w:val="none" w:sz="0" w:space="0" w:color="auto"/>
                <w:left w:val="none" w:sz="0" w:space="0" w:color="auto"/>
                <w:bottom w:val="none" w:sz="0" w:space="0" w:color="auto"/>
                <w:right w:val="none" w:sz="0" w:space="0" w:color="auto"/>
              </w:divBdr>
            </w:div>
            <w:div w:id="1597858810">
              <w:marLeft w:val="0"/>
              <w:marRight w:val="0"/>
              <w:marTop w:val="0"/>
              <w:marBottom w:val="0"/>
              <w:divBdr>
                <w:top w:val="none" w:sz="0" w:space="0" w:color="auto"/>
                <w:left w:val="none" w:sz="0" w:space="0" w:color="auto"/>
                <w:bottom w:val="none" w:sz="0" w:space="0" w:color="auto"/>
                <w:right w:val="none" w:sz="0" w:space="0" w:color="auto"/>
              </w:divBdr>
            </w:div>
            <w:div w:id="1599750197">
              <w:marLeft w:val="0"/>
              <w:marRight w:val="0"/>
              <w:marTop w:val="0"/>
              <w:marBottom w:val="0"/>
              <w:divBdr>
                <w:top w:val="none" w:sz="0" w:space="0" w:color="auto"/>
                <w:left w:val="none" w:sz="0" w:space="0" w:color="auto"/>
                <w:bottom w:val="none" w:sz="0" w:space="0" w:color="auto"/>
                <w:right w:val="none" w:sz="0" w:space="0" w:color="auto"/>
              </w:divBdr>
            </w:div>
            <w:div w:id="1600799391">
              <w:marLeft w:val="0"/>
              <w:marRight w:val="0"/>
              <w:marTop w:val="0"/>
              <w:marBottom w:val="0"/>
              <w:divBdr>
                <w:top w:val="none" w:sz="0" w:space="0" w:color="auto"/>
                <w:left w:val="none" w:sz="0" w:space="0" w:color="auto"/>
                <w:bottom w:val="none" w:sz="0" w:space="0" w:color="auto"/>
                <w:right w:val="none" w:sz="0" w:space="0" w:color="auto"/>
              </w:divBdr>
            </w:div>
            <w:div w:id="1601454605">
              <w:marLeft w:val="0"/>
              <w:marRight w:val="0"/>
              <w:marTop w:val="0"/>
              <w:marBottom w:val="0"/>
              <w:divBdr>
                <w:top w:val="none" w:sz="0" w:space="0" w:color="auto"/>
                <w:left w:val="none" w:sz="0" w:space="0" w:color="auto"/>
                <w:bottom w:val="none" w:sz="0" w:space="0" w:color="auto"/>
                <w:right w:val="none" w:sz="0" w:space="0" w:color="auto"/>
              </w:divBdr>
            </w:div>
            <w:div w:id="1602184807">
              <w:marLeft w:val="0"/>
              <w:marRight w:val="0"/>
              <w:marTop w:val="0"/>
              <w:marBottom w:val="0"/>
              <w:divBdr>
                <w:top w:val="none" w:sz="0" w:space="0" w:color="auto"/>
                <w:left w:val="none" w:sz="0" w:space="0" w:color="auto"/>
                <w:bottom w:val="none" w:sz="0" w:space="0" w:color="auto"/>
                <w:right w:val="none" w:sz="0" w:space="0" w:color="auto"/>
              </w:divBdr>
            </w:div>
            <w:div w:id="1602688547">
              <w:marLeft w:val="0"/>
              <w:marRight w:val="0"/>
              <w:marTop w:val="0"/>
              <w:marBottom w:val="0"/>
              <w:divBdr>
                <w:top w:val="none" w:sz="0" w:space="0" w:color="auto"/>
                <w:left w:val="none" w:sz="0" w:space="0" w:color="auto"/>
                <w:bottom w:val="none" w:sz="0" w:space="0" w:color="auto"/>
                <w:right w:val="none" w:sz="0" w:space="0" w:color="auto"/>
              </w:divBdr>
            </w:div>
            <w:div w:id="1605187649">
              <w:marLeft w:val="0"/>
              <w:marRight w:val="0"/>
              <w:marTop w:val="0"/>
              <w:marBottom w:val="0"/>
              <w:divBdr>
                <w:top w:val="none" w:sz="0" w:space="0" w:color="auto"/>
                <w:left w:val="none" w:sz="0" w:space="0" w:color="auto"/>
                <w:bottom w:val="none" w:sz="0" w:space="0" w:color="auto"/>
                <w:right w:val="none" w:sz="0" w:space="0" w:color="auto"/>
              </w:divBdr>
            </w:div>
            <w:div w:id="1610775705">
              <w:marLeft w:val="0"/>
              <w:marRight w:val="0"/>
              <w:marTop w:val="0"/>
              <w:marBottom w:val="0"/>
              <w:divBdr>
                <w:top w:val="none" w:sz="0" w:space="0" w:color="auto"/>
                <w:left w:val="none" w:sz="0" w:space="0" w:color="auto"/>
                <w:bottom w:val="none" w:sz="0" w:space="0" w:color="auto"/>
                <w:right w:val="none" w:sz="0" w:space="0" w:color="auto"/>
              </w:divBdr>
            </w:div>
            <w:div w:id="1611618952">
              <w:marLeft w:val="0"/>
              <w:marRight w:val="0"/>
              <w:marTop w:val="0"/>
              <w:marBottom w:val="0"/>
              <w:divBdr>
                <w:top w:val="none" w:sz="0" w:space="0" w:color="auto"/>
                <w:left w:val="none" w:sz="0" w:space="0" w:color="auto"/>
                <w:bottom w:val="none" w:sz="0" w:space="0" w:color="auto"/>
                <w:right w:val="none" w:sz="0" w:space="0" w:color="auto"/>
              </w:divBdr>
            </w:div>
            <w:div w:id="1611814605">
              <w:marLeft w:val="0"/>
              <w:marRight w:val="0"/>
              <w:marTop w:val="0"/>
              <w:marBottom w:val="0"/>
              <w:divBdr>
                <w:top w:val="none" w:sz="0" w:space="0" w:color="auto"/>
                <w:left w:val="none" w:sz="0" w:space="0" w:color="auto"/>
                <w:bottom w:val="none" w:sz="0" w:space="0" w:color="auto"/>
                <w:right w:val="none" w:sz="0" w:space="0" w:color="auto"/>
              </w:divBdr>
            </w:div>
            <w:div w:id="1612785467">
              <w:marLeft w:val="0"/>
              <w:marRight w:val="0"/>
              <w:marTop w:val="0"/>
              <w:marBottom w:val="0"/>
              <w:divBdr>
                <w:top w:val="none" w:sz="0" w:space="0" w:color="auto"/>
                <w:left w:val="none" w:sz="0" w:space="0" w:color="auto"/>
                <w:bottom w:val="none" w:sz="0" w:space="0" w:color="auto"/>
                <w:right w:val="none" w:sz="0" w:space="0" w:color="auto"/>
              </w:divBdr>
            </w:div>
            <w:div w:id="1614898124">
              <w:marLeft w:val="0"/>
              <w:marRight w:val="0"/>
              <w:marTop w:val="0"/>
              <w:marBottom w:val="0"/>
              <w:divBdr>
                <w:top w:val="none" w:sz="0" w:space="0" w:color="auto"/>
                <w:left w:val="none" w:sz="0" w:space="0" w:color="auto"/>
                <w:bottom w:val="none" w:sz="0" w:space="0" w:color="auto"/>
                <w:right w:val="none" w:sz="0" w:space="0" w:color="auto"/>
              </w:divBdr>
            </w:div>
            <w:div w:id="1619333141">
              <w:marLeft w:val="0"/>
              <w:marRight w:val="0"/>
              <w:marTop w:val="0"/>
              <w:marBottom w:val="0"/>
              <w:divBdr>
                <w:top w:val="none" w:sz="0" w:space="0" w:color="auto"/>
                <w:left w:val="none" w:sz="0" w:space="0" w:color="auto"/>
                <w:bottom w:val="none" w:sz="0" w:space="0" w:color="auto"/>
                <w:right w:val="none" w:sz="0" w:space="0" w:color="auto"/>
              </w:divBdr>
            </w:div>
            <w:div w:id="1620070369">
              <w:marLeft w:val="0"/>
              <w:marRight w:val="0"/>
              <w:marTop w:val="0"/>
              <w:marBottom w:val="0"/>
              <w:divBdr>
                <w:top w:val="none" w:sz="0" w:space="0" w:color="auto"/>
                <w:left w:val="none" w:sz="0" w:space="0" w:color="auto"/>
                <w:bottom w:val="none" w:sz="0" w:space="0" w:color="auto"/>
                <w:right w:val="none" w:sz="0" w:space="0" w:color="auto"/>
              </w:divBdr>
            </w:div>
            <w:div w:id="1620406050">
              <w:marLeft w:val="0"/>
              <w:marRight w:val="0"/>
              <w:marTop w:val="0"/>
              <w:marBottom w:val="0"/>
              <w:divBdr>
                <w:top w:val="none" w:sz="0" w:space="0" w:color="auto"/>
                <w:left w:val="none" w:sz="0" w:space="0" w:color="auto"/>
                <w:bottom w:val="none" w:sz="0" w:space="0" w:color="auto"/>
                <w:right w:val="none" w:sz="0" w:space="0" w:color="auto"/>
              </w:divBdr>
            </w:div>
            <w:div w:id="1622691156">
              <w:marLeft w:val="0"/>
              <w:marRight w:val="0"/>
              <w:marTop w:val="0"/>
              <w:marBottom w:val="0"/>
              <w:divBdr>
                <w:top w:val="none" w:sz="0" w:space="0" w:color="auto"/>
                <w:left w:val="none" w:sz="0" w:space="0" w:color="auto"/>
                <w:bottom w:val="none" w:sz="0" w:space="0" w:color="auto"/>
                <w:right w:val="none" w:sz="0" w:space="0" w:color="auto"/>
              </w:divBdr>
            </w:div>
            <w:div w:id="1626235397">
              <w:marLeft w:val="0"/>
              <w:marRight w:val="0"/>
              <w:marTop w:val="0"/>
              <w:marBottom w:val="0"/>
              <w:divBdr>
                <w:top w:val="none" w:sz="0" w:space="0" w:color="auto"/>
                <w:left w:val="none" w:sz="0" w:space="0" w:color="auto"/>
                <w:bottom w:val="none" w:sz="0" w:space="0" w:color="auto"/>
                <w:right w:val="none" w:sz="0" w:space="0" w:color="auto"/>
              </w:divBdr>
            </w:div>
            <w:div w:id="1632324051">
              <w:marLeft w:val="0"/>
              <w:marRight w:val="0"/>
              <w:marTop w:val="0"/>
              <w:marBottom w:val="0"/>
              <w:divBdr>
                <w:top w:val="none" w:sz="0" w:space="0" w:color="auto"/>
                <w:left w:val="none" w:sz="0" w:space="0" w:color="auto"/>
                <w:bottom w:val="none" w:sz="0" w:space="0" w:color="auto"/>
                <w:right w:val="none" w:sz="0" w:space="0" w:color="auto"/>
              </w:divBdr>
            </w:div>
            <w:div w:id="1633905012">
              <w:marLeft w:val="0"/>
              <w:marRight w:val="0"/>
              <w:marTop w:val="0"/>
              <w:marBottom w:val="0"/>
              <w:divBdr>
                <w:top w:val="none" w:sz="0" w:space="0" w:color="auto"/>
                <w:left w:val="none" w:sz="0" w:space="0" w:color="auto"/>
                <w:bottom w:val="none" w:sz="0" w:space="0" w:color="auto"/>
                <w:right w:val="none" w:sz="0" w:space="0" w:color="auto"/>
              </w:divBdr>
            </w:div>
            <w:div w:id="1636374451">
              <w:marLeft w:val="0"/>
              <w:marRight w:val="0"/>
              <w:marTop w:val="0"/>
              <w:marBottom w:val="0"/>
              <w:divBdr>
                <w:top w:val="none" w:sz="0" w:space="0" w:color="auto"/>
                <w:left w:val="none" w:sz="0" w:space="0" w:color="auto"/>
                <w:bottom w:val="none" w:sz="0" w:space="0" w:color="auto"/>
                <w:right w:val="none" w:sz="0" w:space="0" w:color="auto"/>
              </w:divBdr>
            </w:div>
            <w:div w:id="1638340470">
              <w:marLeft w:val="0"/>
              <w:marRight w:val="0"/>
              <w:marTop w:val="0"/>
              <w:marBottom w:val="0"/>
              <w:divBdr>
                <w:top w:val="none" w:sz="0" w:space="0" w:color="auto"/>
                <w:left w:val="none" w:sz="0" w:space="0" w:color="auto"/>
                <w:bottom w:val="none" w:sz="0" w:space="0" w:color="auto"/>
                <w:right w:val="none" w:sz="0" w:space="0" w:color="auto"/>
              </w:divBdr>
            </w:div>
            <w:div w:id="1638998404">
              <w:marLeft w:val="0"/>
              <w:marRight w:val="0"/>
              <w:marTop w:val="0"/>
              <w:marBottom w:val="0"/>
              <w:divBdr>
                <w:top w:val="none" w:sz="0" w:space="0" w:color="auto"/>
                <w:left w:val="none" w:sz="0" w:space="0" w:color="auto"/>
                <w:bottom w:val="none" w:sz="0" w:space="0" w:color="auto"/>
                <w:right w:val="none" w:sz="0" w:space="0" w:color="auto"/>
              </w:divBdr>
            </w:div>
            <w:div w:id="1641375563">
              <w:marLeft w:val="0"/>
              <w:marRight w:val="0"/>
              <w:marTop w:val="0"/>
              <w:marBottom w:val="0"/>
              <w:divBdr>
                <w:top w:val="none" w:sz="0" w:space="0" w:color="auto"/>
                <w:left w:val="none" w:sz="0" w:space="0" w:color="auto"/>
                <w:bottom w:val="none" w:sz="0" w:space="0" w:color="auto"/>
                <w:right w:val="none" w:sz="0" w:space="0" w:color="auto"/>
              </w:divBdr>
            </w:div>
            <w:div w:id="1641764642">
              <w:marLeft w:val="0"/>
              <w:marRight w:val="0"/>
              <w:marTop w:val="0"/>
              <w:marBottom w:val="0"/>
              <w:divBdr>
                <w:top w:val="none" w:sz="0" w:space="0" w:color="auto"/>
                <w:left w:val="none" w:sz="0" w:space="0" w:color="auto"/>
                <w:bottom w:val="none" w:sz="0" w:space="0" w:color="auto"/>
                <w:right w:val="none" w:sz="0" w:space="0" w:color="auto"/>
              </w:divBdr>
            </w:div>
            <w:div w:id="1642340619">
              <w:marLeft w:val="0"/>
              <w:marRight w:val="0"/>
              <w:marTop w:val="0"/>
              <w:marBottom w:val="0"/>
              <w:divBdr>
                <w:top w:val="none" w:sz="0" w:space="0" w:color="auto"/>
                <w:left w:val="none" w:sz="0" w:space="0" w:color="auto"/>
                <w:bottom w:val="none" w:sz="0" w:space="0" w:color="auto"/>
                <w:right w:val="none" w:sz="0" w:space="0" w:color="auto"/>
              </w:divBdr>
            </w:div>
            <w:div w:id="1642345584">
              <w:marLeft w:val="0"/>
              <w:marRight w:val="0"/>
              <w:marTop w:val="0"/>
              <w:marBottom w:val="0"/>
              <w:divBdr>
                <w:top w:val="none" w:sz="0" w:space="0" w:color="auto"/>
                <w:left w:val="none" w:sz="0" w:space="0" w:color="auto"/>
                <w:bottom w:val="none" w:sz="0" w:space="0" w:color="auto"/>
                <w:right w:val="none" w:sz="0" w:space="0" w:color="auto"/>
              </w:divBdr>
            </w:div>
            <w:div w:id="1642535866">
              <w:marLeft w:val="0"/>
              <w:marRight w:val="0"/>
              <w:marTop w:val="0"/>
              <w:marBottom w:val="0"/>
              <w:divBdr>
                <w:top w:val="none" w:sz="0" w:space="0" w:color="auto"/>
                <w:left w:val="none" w:sz="0" w:space="0" w:color="auto"/>
                <w:bottom w:val="none" w:sz="0" w:space="0" w:color="auto"/>
                <w:right w:val="none" w:sz="0" w:space="0" w:color="auto"/>
              </w:divBdr>
            </w:div>
            <w:div w:id="1642729708">
              <w:marLeft w:val="0"/>
              <w:marRight w:val="0"/>
              <w:marTop w:val="0"/>
              <w:marBottom w:val="0"/>
              <w:divBdr>
                <w:top w:val="none" w:sz="0" w:space="0" w:color="auto"/>
                <w:left w:val="none" w:sz="0" w:space="0" w:color="auto"/>
                <w:bottom w:val="none" w:sz="0" w:space="0" w:color="auto"/>
                <w:right w:val="none" w:sz="0" w:space="0" w:color="auto"/>
              </w:divBdr>
            </w:div>
            <w:div w:id="1643345587">
              <w:marLeft w:val="0"/>
              <w:marRight w:val="0"/>
              <w:marTop w:val="0"/>
              <w:marBottom w:val="0"/>
              <w:divBdr>
                <w:top w:val="none" w:sz="0" w:space="0" w:color="auto"/>
                <w:left w:val="none" w:sz="0" w:space="0" w:color="auto"/>
                <w:bottom w:val="none" w:sz="0" w:space="0" w:color="auto"/>
                <w:right w:val="none" w:sz="0" w:space="0" w:color="auto"/>
              </w:divBdr>
            </w:div>
            <w:div w:id="1643609813">
              <w:marLeft w:val="0"/>
              <w:marRight w:val="0"/>
              <w:marTop w:val="0"/>
              <w:marBottom w:val="0"/>
              <w:divBdr>
                <w:top w:val="none" w:sz="0" w:space="0" w:color="auto"/>
                <w:left w:val="none" w:sz="0" w:space="0" w:color="auto"/>
                <w:bottom w:val="none" w:sz="0" w:space="0" w:color="auto"/>
                <w:right w:val="none" w:sz="0" w:space="0" w:color="auto"/>
              </w:divBdr>
            </w:div>
            <w:div w:id="1648508843">
              <w:marLeft w:val="0"/>
              <w:marRight w:val="0"/>
              <w:marTop w:val="0"/>
              <w:marBottom w:val="0"/>
              <w:divBdr>
                <w:top w:val="none" w:sz="0" w:space="0" w:color="auto"/>
                <w:left w:val="none" w:sz="0" w:space="0" w:color="auto"/>
                <w:bottom w:val="none" w:sz="0" w:space="0" w:color="auto"/>
                <w:right w:val="none" w:sz="0" w:space="0" w:color="auto"/>
              </w:divBdr>
            </w:div>
            <w:div w:id="1648822674">
              <w:marLeft w:val="0"/>
              <w:marRight w:val="0"/>
              <w:marTop w:val="0"/>
              <w:marBottom w:val="0"/>
              <w:divBdr>
                <w:top w:val="none" w:sz="0" w:space="0" w:color="auto"/>
                <w:left w:val="none" w:sz="0" w:space="0" w:color="auto"/>
                <w:bottom w:val="none" w:sz="0" w:space="0" w:color="auto"/>
                <w:right w:val="none" w:sz="0" w:space="0" w:color="auto"/>
              </w:divBdr>
            </w:div>
            <w:div w:id="1649245241">
              <w:marLeft w:val="0"/>
              <w:marRight w:val="0"/>
              <w:marTop w:val="0"/>
              <w:marBottom w:val="0"/>
              <w:divBdr>
                <w:top w:val="none" w:sz="0" w:space="0" w:color="auto"/>
                <w:left w:val="none" w:sz="0" w:space="0" w:color="auto"/>
                <w:bottom w:val="none" w:sz="0" w:space="0" w:color="auto"/>
                <w:right w:val="none" w:sz="0" w:space="0" w:color="auto"/>
              </w:divBdr>
            </w:div>
            <w:div w:id="1650280572">
              <w:marLeft w:val="0"/>
              <w:marRight w:val="0"/>
              <w:marTop w:val="0"/>
              <w:marBottom w:val="0"/>
              <w:divBdr>
                <w:top w:val="none" w:sz="0" w:space="0" w:color="auto"/>
                <w:left w:val="none" w:sz="0" w:space="0" w:color="auto"/>
                <w:bottom w:val="none" w:sz="0" w:space="0" w:color="auto"/>
                <w:right w:val="none" w:sz="0" w:space="0" w:color="auto"/>
              </w:divBdr>
            </w:div>
            <w:div w:id="1650789616">
              <w:marLeft w:val="0"/>
              <w:marRight w:val="0"/>
              <w:marTop w:val="0"/>
              <w:marBottom w:val="0"/>
              <w:divBdr>
                <w:top w:val="none" w:sz="0" w:space="0" w:color="auto"/>
                <w:left w:val="none" w:sz="0" w:space="0" w:color="auto"/>
                <w:bottom w:val="none" w:sz="0" w:space="0" w:color="auto"/>
                <w:right w:val="none" w:sz="0" w:space="0" w:color="auto"/>
              </w:divBdr>
            </w:div>
            <w:div w:id="1652638598">
              <w:marLeft w:val="0"/>
              <w:marRight w:val="0"/>
              <w:marTop w:val="0"/>
              <w:marBottom w:val="0"/>
              <w:divBdr>
                <w:top w:val="none" w:sz="0" w:space="0" w:color="auto"/>
                <w:left w:val="none" w:sz="0" w:space="0" w:color="auto"/>
                <w:bottom w:val="none" w:sz="0" w:space="0" w:color="auto"/>
                <w:right w:val="none" w:sz="0" w:space="0" w:color="auto"/>
              </w:divBdr>
            </w:div>
            <w:div w:id="1652753563">
              <w:marLeft w:val="0"/>
              <w:marRight w:val="0"/>
              <w:marTop w:val="0"/>
              <w:marBottom w:val="0"/>
              <w:divBdr>
                <w:top w:val="none" w:sz="0" w:space="0" w:color="auto"/>
                <w:left w:val="none" w:sz="0" w:space="0" w:color="auto"/>
                <w:bottom w:val="none" w:sz="0" w:space="0" w:color="auto"/>
                <w:right w:val="none" w:sz="0" w:space="0" w:color="auto"/>
              </w:divBdr>
            </w:div>
            <w:div w:id="1653021135">
              <w:marLeft w:val="0"/>
              <w:marRight w:val="0"/>
              <w:marTop w:val="0"/>
              <w:marBottom w:val="0"/>
              <w:divBdr>
                <w:top w:val="none" w:sz="0" w:space="0" w:color="auto"/>
                <w:left w:val="none" w:sz="0" w:space="0" w:color="auto"/>
                <w:bottom w:val="none" w:sz="0" w:space="0" w:color="auto"/>
                <w:right w:val="none" w:sz="0" w:space="0" w:color="auto"/>
              </w:divBdr>
            </w:div>
            <w:div w:id="1654337637">
              <w:marLeft w:val="0"/>
              <w:marRight w:val="0"/>
              <w:marTop w:val="0"/>
              <w:marBottom w:val="0"/>
              <w:divBdr>
                <w:top w:val="none" w:sz="0" w:space="0" w:color="auto"/>
                <w:left w:val="none" w:sz="0" w:space="0" w:color="auto"/>
                <w:bottom w:val="none" w:sz="0" w:space="0" w:color="auto"/>
                <w:right w:val="none" w:sz="0" w:space="0" w:color="auto"/>
              </w:divBdr>
            </w:div>
            <w:div w:id="1655255505">
              <w:marLeft w:val="0"/>
              <w:marRight w:val="0"/>
              <w:marTop w:val="0"/>
              <w:marBottom w:val="0"/>
              <w:divBdr>
                <w:top w:val="none" w:sz="0" w:space="0" w:color="auto"/>
                <w:left w:val="none" w:sz="0" w:space="0" w:color="auto"/>
                <w:bottom w:val="none" w:sz="0" w:space="0" w:color="auto"/>
                <w:right w:val="none" w:sz="0" w:space="0" w:color="auto"/>
              </w:divBdr>
            </w:div>
            <w:div w:id="1657106583">
              <w:marLeft w:val="0"/>
              <w:marRight w:val="0"/>
              <w:marTop w:val="0"/>
              <w:marBottom w:val="0"/>
              <w:divBdr>
                <w:top w:val="none" w:sz="0" w:space="0" w:color="auto"/>
                <w:left w:val="none" w:sz="0" w:space="0" w:color="auto"/>
                <w:bottom w:val="none" w:sz="0" w:space="0" w:color="auto"/>
                <w:right w:val="none" w:sz="0" w:space="0" w:color="auto"/>
              </w:divBdr>
            </w:div>
            <w:div w:id="1657144743">
              <w:marLeft w:val="0"/>
              <w:marRight w:val="0"/>
              <w:marTop w:val="0"/>
              <w:marBottom w:val="0"/>
              <w:divBdr>
                <w:top w:val="none" w:sz="0" w:space="0" w:color="auto"/>
                <w:left w:val="none" w:sz="0" w:space="0" w:color="auto"/>
                <w:bottom w:val="none" w:sz="0" w:space="0" w:color="auto"/>
                <w:right w:val="none" w:sz="0" w:space="0" w:color="auto"/>
              </w:divBdr>
            </w:div>
            <w:div w:id="1661349869">
              <w:marLeft w:val="0"/>
              <w:marRight w:val="0"/>
              <w:marTop w:val="0"/>
              <w:marBottom w:val="0"/>
              <w:divBdr>
                <w:top w:val="none" w:sz="0" w:space="0" w:color="auto"/>
                <w:left w:val="none" w:sz="0" w:space="0" w:color="auto"/>
                <w:bottom w:val="none" w:sz="0" w:space="0" w:color="auto"/>
                <w:right w:val="none" w:sz="0" w:space="0" w:color="auto"/>
              </w:divBdr>
            </w:div>
            <w:div w:id="1661808911">
              <w:marLeft w:val="0"/>
              <w:marRight w:val="0"/>
              <w:marTop w:val="0"/>
              <w:marBottom w:val="0"/>
              <w:divBdr>
                <w:top w:val="none" w:sz="0" w:space="0" w:color="auto"/>
                <w:left w:val="none" w:sz="0" w:space="0" w:color="auto"/>
                <w:bottom w:val="none" w:sz="0" w:space="0" w:color="auto"/>
                <w:right w:val="none" w:sz="0" w:space="0" w:color="auto"/>
              </w:divBdr>
            </w:div>
            <w:div w:id="1662082997">
              <w:marLeft w:val="0"/>
              <w:marRight w:val="0"/>
              <w:marTop w:val="0"/>
              <w:marBottom w:val="0"/>
              <w:divBdr>
                <w:top w:val="none" w:sz="0" w:space="0" w:color="auto"/>
                <w:left w:val="none" w:sz="0" w:space="0" w:color="auto"/>
                <w:bottom w:val="none" w:sz="0" w:space="0" w:color="auto"/>
                <w:right w:val="none" w:sz="0" w:space="0" w:color="auto"/>
              </w:divBdr>
            </w:div>
            <w:div w:id="1662149643">
              <w:marLeft w:val="0"/>
              <w:marRight w:val="0"/>
              <w:marTop w:val="0"/>
              <w:marBottom w:val="0"/>
              <w:divBdr>
                <w:top w:val="none" w:sz="0" w:space="0" w:color="auto"/>
                <w:left w:val="none" w:sz="0" w:space="0" w:color="auto"/>
                <w:bottom w:val="none" w:sz="0" w:space="0" w:color="auto"/>
                <w:right w:val="none" w:sz="0" w:space="0" w:color="auto"/>
              </w:divBdr>
            </w:div>
            <w:div w:id="1662469149">
              <w:marLeft w:val="0"/>
              <w:marRight w:val="0"/>
              <w:marTop w:val="0"/>
              <w:marBottom w:val="0"/>
              <w:divBdr>
                <w:top w:val="none" w:sz="0" w:space="0" w:color="auto"/>
                <w:left w:val="none" w:sz="0" w:space="0" w:color="auto"/>
                <w:bottom w:val="none" w:sz="0" w:space="0" w:color="auto"/>
                <w:right w:val="none" w:sz="0" w:space="0" w:color="auto"/>
              </w:divBdr>
            </w:div>
            <w:div w:id="1662544741">
              <w:marLeft w:val="0"/>
              <w:marRight w:val="0"/>
              <w:marTop w:val="0"/>
              <w:marBottom w:val="0"/>
              <w:divBdr>
                <w:top w:val="none" w:sz="0" w:space="0" w:color="auto"/>
                <w:left w:val="none" w:sz="0" w:space="0" w:color="auto"/>
                <w:bottom w:val="none" w:sz="0" w:space="0" w:color="auto"/>
                <w:right w:val="none" w:sz="0" w:space="0" w:color="auto"/>
              </w:divBdr>
            </w:div>
            <w:div w:id="1662586446">
              <w:marLeft w:val="0"/>
              <w:marRight w:val="0"/>
              <w:marTop w:val="0"/>
              <w:marBottom w:val="0"/>
              <w:divBdr>
                <w:top w:val="none" w:sz="0" w:space="0" w:color="auto"/>
                <w:left w:val="none" w:sz="0" w:space="0" w:color="auto"/>
                <w:bottom w:val="none" w:sz="0" w:space="0" w:color="auto"/>
                <w:right w:val="none" w:sz="0" w:space="0" w:color="auto"/>
              </w:divBdr>
            </w:div>
            <w:div w:id="1662999872">
              <w:marLeft w:val="0"/>
              <w:marRight w:val="0"/>
              <w:marTop w:val="0"/>
              <w:marBottom w:val="0"/>
              <w:divBdr>
                <w:top w:val="none" w:sz="0" w:space="0" w:color="auto"/>
                <w:left w:val="none" w:sz="0" w:space="0" w:color="auto"/>
                <w:bottom w:val="none" w:sz="0" w:space="0" w:color="auto"/>
                <w:right w:val="none" w:sz="0" w:space="0" w:color="auto"/>
              </w:divBdr>
            </w:div>
            <w:div w:id="1663503799">
              <w:marLeft w:val="0"/>
              <w:marRight w:val="0"/>
              <w:marTop w:val="0"/>
              <w:marBottom w:val="0"/>
              <w:divBdr>
                <w:top w:val="none" w:sz="0" w:space="0" w:color="auto"/>
                <w:left w:val="none" w:sz="0" w:space="0" w:color="auto"/>
                <w:bottom w:val="none" w:sz="0" w:space="0" w:color="auto"/>
                <w:right w:val="none" w:sz="0" w:space="0" w:color="auto"/>
              </w:divBdr>
            </w:div>
            <w:div w:id="1666663769">
              <w:marLeft w:val="0"/>
              <w:marRight w:val="0"/>
              <w:marTop w:val="0"/>
              <w:marBottom w:val="0"/>
              <w:divBdr>
                <w:top w:val="none" w:sz="0" w:space="0" w:color="auto"/>
                <w:left w:val="none" w:sz="0" w:space="0" w:color="auto"/>
                <w:bottom w:val="none" w:sz="0" w:space="0" w:color="auto"/>
                <w:right w:val="none" w:sz="0" w:space="0" w:color="auto"/>
              </w:divBdr>
            </w:div>
            <w:div w:id="1666862225">
              <w:marLeft w:val="0"/>
              <w:marRight w:val="0"/>
              <w:marTop w:val="0"/>
              <w:marBottom w:val="0"/>
              <w:divBdr>
                <w:top w:val="none" w:sz="0" w:space="0" w:color="auto"/>
                <w:left w:val="none" w:sz="0" w:space="0" w:color="auto"/>
                <w:bottom w:val="none" w:sz="0" w:space="0" w:color="auto"/>
                <w:right w:val="none" w:sz="0" w:space="0" w:color="auto"/>
              </w:divBdr>
            </w:div>
            <w:div w:id="1667317377">
              <w:marLeft w:val="0"/>
              <w:marRight w:val="0"/>
              <w:marTop w:val="0"/>
              <w:marBottom w:val="0"/>
              <w:divBdr>
                <w:top w:val="none" w:sz="0" w:space="0" w:color="auto"/>
                <w:left w:val="none" w:sz="0" w:space="0" w:color="auto"/>
                <w:bottom w:val="none" w:sz="0" w:space="0" w:color="auto"/>
                <w:right w:val="none" w:sz="0" w:space="0" w:color="auto"/>
              </w:divBdr>
            </w:div>
            <w:div w:id="1671709601">
              <w:marLeft w:val="0"/>
              <w:marRight w:val="0"/>
              <w:marTop w:val="0"/>
              <w:marBottom w:val="0"/>
              <w:divBdr>
                <w:top w:val="none" w:sz="0" w:space="0" w:color="auto"/>
                <w:left w:val="none" w:sz="0" w:space="0" w:color="auto"/>
                <w:bottom w:val="none" w:sz="0" w:space="0" w:color="auto"/>
                <w:right w:val="none" w:sz="0" w:space="0" w:color="auto"/>
              </w:divBdr>
            </w:div>
            <w:div w:id="1673296470">
              <w:marLeft w:val="0"/>
              <w:marRight w:val="0"/>
              <w:marTop w:val="0"/>
              <w:marBottom w:val="0"/>
              <w:divBdr>
                <w:top w:val="none" w:sz="0" w:space="0" w:color="auto"/>
                <w:left w:val="none" w:sz="0" w:space="0" w:color="auto"/>
                <w:bottom w:val="none" w:sz="0" w:space="0" w:color="auto"/>
                <w:right w:val="none" w:sz="0" w:space="0" w:color="auto"/>
              </w:divBdr>
            </w:div>
            <w:div w:id="1673411079">
              <w:marLeft w:val="0"/>
              <w:marRight w:val="0"/>
              <w:marTop w:val="0"/>
              <w:marBottom w:val="0"/>
              <w:divBdr>
                <w:top w:val="none" w:sz="0" w:space="0" w:color="auto"/>
                <w:left w:val="none" w:sz="0" w:space="0" w:color="auto"/>
                <w:bottom w:val="none" w:sz="0" w:space="0" w:color="auto"/>
                <w:right w:val="none" w:sz="0" w:space="0" w:color="auto"/>
              </w:divBdr>
            </w:div>
            <w:div w:id="1673608271">
              <w:marLeft w:val="0"/>
              <w:marRight w:val="0"/>
              <w:marTop w:val="0"/>
              <w:marBottom w:val="0"/>
              <w:divBdr>
                <w:top w:val="none" w:sz="0" w:space="0" w:color="auto"/>
                <w:left w:val="none" w:sz="0" w:space="0" w:color="auto"/>
                <w:bottom w:val="none" w:sz="0" w:space="0" w:color="auto"/>
                <w:right w:val="none" w:sz="0" w:space="0" w:color="auto"/>
              </w:divBdr>
            </w:div>
            <w:div w:id="1673684791">
              <w:marLeft w:val="0"/>
              <w:marRight w:val="0"/>
              <w:marTop w:val="0"/>
              <w:marBottom w:val="0"/>
              <w:divBdr>
                <w:top w:val="none" w:sz="0" w:space="0" w:color="auto"/>
                <w:left w:val="none" w:sz="0" w:space="0" w:color="auto"/>
                <w:bottom w:val="none" w:sz="0" w:space="0" w:color="auto"/>
                <w:right w:val="none" w:sz="0" w:space="0" w:color="auto"/>
              </w:divBdr>
            </w:div>
            <w:div w:id="1676107959">
              <w:marLeft w:val="0"/>
              <w:marRight w:val="0"/>
              <w:marTop w:val="0"/>
              <w:marBottom w:val="0"/>
              <w:divBdr>
                <w:top w:val="none" w:sz="0" w:space="0" w:color="auto"/>
                <w:left w:val="none" w:sz="0" w:space="0" w:color="auto"/>
                <w:bottom w:val="none" w:sz="0" w:space="0" w:color="auto"/>
                <w:right w:val="none" w:sz="0" w:space="0" w:color="auto"/>
              </w:divBdr>
            </w:div>
            <w:div w:id="1676178855">
              <w:marLeft w:val="0"/>
              <w:marRight w:val="0"/>
              <w:marTop w:val="0"/>
              <w:marBottom w:val="0"/>
              <w:divBdr>
                <w:top w:val="none" w:sz="0" w:space="0" w:color="auto"/>
                <w:left w:val="none" w:sz="0" w:space="0" w:color="auto"/>
                <w:bottom w:val="none" w:sz="0" w:space="0" w:color="auto"/>
                <w:right w:val="none" w:sz="0" w:space="0" w:color="auto"/>
              </w:divBdr>
              <w:divsChild>
                <w:div w:id="54862186">
                  <w:marLeft w:val="0"/>
                  <w:marRight w:val="0"/>
                  <w:marTop w:val="0"/>
                  <w:marBottom w:val="0"/>
                  <w:divBdr>
                    <w:top w:val="none" w:sz="0" w:space="0" w:color="auto"/>
                    <w:left w:val="none" w:sz="0" w:space="0" w:color="auto"/>
                    <w:bottom w:val="none" w:sz="0" w:space="0" w:color="auto"/>
                    <w:right w:val="none" w:sz="0" w:space="0" w:color="auto"/>
                  </w:divBdr>
                </w:div>
                <w:div w:id="168571465">
                  <w:marLeft w:val="0"/>
                  <w:marRight w:val="0"/>
                  <w:marTop w:val="0"/>
                  <w:marBottom w:val="0"/>
                  <w:divBdr>
                    <w:top w:val="none" w:sz="0" w:space="0" w:color="auto"/>
                    <w:left w:val="none" w:sz="0" w:space="0" w:color="auto"/>
                    <w:bottom w:val="none" w:sz="0" w:space="0" w:color="auto"/>
                    <w:right w:val="none" w:sz="0" w:space="0" w:color="auto"/>
                  </w:divBdr>
                </w:div>
                <w:div w:id="996962138">
                  <w:marLeft w:val="0"/>
                  <w:marRight w:val="0"/>
                  <w:marTop w:val="0"/>
                  <w:marBottom w:val="0"/>
                  <w:divBdr>
                    <w:top w:val="none" w:sz="0" w:space="0" w:color="auto"/>
                    <w:left w:val="none" w:sz="0" w:space="0" w:color="auto"/>
                    <w:bottom w:val="none" w:sz="0" w:space="0" w:color="auto"/>
                    <w:right w:val="none" w:sz="0" w:space="0" w:color="auto"/>
                  </w:divBdr>
                </w:div>
                <w:div w:id="1638602106">
                  <w:marLeft w:val="0"/>
                  <w:marRight w:val="0"/>
                  <w:marTop w:val="0"/>
                  <w:marBottom w:val="0"/>
                  <w:divBdr>
                    <w:top w:val="none" w:sz="0" w:space="0" w:color="auto"/>
                    <w:left w:val="none" w:sz="0" w:space="0" w:color="auto"/>
                    <w:bottom w:val="none" w:sz="0" w:space="0" w:color="auto"/>
                    <w:right w:val="none" w:sz="0" w:space="0" w:color="auto"/>
                  </w:divBdr>
                </w:div>
              </w:divsChild>
            </w:div>
            <w:div w:id="1676885349">
              <w:marLeft w:val="0"/>
              <w:marRight w:val="0"/>
              <w:marTop w:val="0"/>
              <w:marBottom w:val="0"/>
              <w:divBdr>
                <w:top w:val="none" w:sz="0" w:space="0" w:color="auto"/>
                <w:left w:val="none" w:sz="0" w:space="0" w:color="auto"/>
                <w:bottom w:val="none" w:sz="0" w:space="0" w:color="auto"/>
                <w:right w:val="none" w:sz="0" w:space="0" w:color="auto"/>
              </w:divBdr>
            </w:div>
            <w:div w:id="1677147842">
              <w:marLeft w:val="0"/>
              <w:marRight w:val="0"/>
              <w:marTop w:val="0"/>
              <w:marBottom w:val="0"/>
              <w:divBdr>
                <w:top w:val="none" w:sz="0" w:space="0" w:color="auto"/>
                <w:left w:val="none" w:sz="0" w:space="0" w:color="auto"/>
                <w:bottom w:val="none" w:sz="0" w:space="0" w:color="auto"/>
                <w:right w:val="none" w:sz="0" w:space="0" w:color="auto"/>
              </w:divBdr>
            </w:div>
            <w:div w:id="1677658224">
              <w:marLeft w:val="0"/>
              <w:marRight w:val="0"/>
              <w:marTop w:val="0"/>
              <w:marBottom w:val="0"/>
              <w:divBdr>
                <w:top w:val="none" w:sz="0" w:space="0" w:color="auto"/>
                <w:left w:val="none" w:sz="0" w:space="0" w:color="auto"/>
                <w:bottom w:val="none" w:sz="0" w:space="0" w:color="auto"/>
                <w:right w:val="none" w:sz="0" w:space="0" w:color="auto"/>
              </w:divBdr>
            </w:div>
            <w:div w:id="1678115178">
              <w:marLeft w:val="0"/>
              <w:marRight w:val="0"/>
              <w:marTop w:val="0"/>
              <w:marBottom w:val="0"/>
              <w:divBdr>
                <w:top w:val="none" w:sz="0" w:space="0" w:color="auto"/>
                <w:left w:val="none" w:sz="0" w:space="0" w:color="auto"/>
                <w:bottom w:val="none" w:sz="0" w:space="0" w:color="auto"/>
                <w:right w:val="none" w:sz="0" w:space="0" w:color="auto"/>
              </w:divBdr>
            </w:div>
            <w:div w:id="1678268991">
              <w:marLeft w:val="0"/>
              <w:marRight w:val="0"/>
              <w:marTop w:val="0"/>
              <w:marBottom w:val="0"/>
              <w:divBdr>
                <w:top w:val="none" w:sz="0" w:space="0" w:color="auto"/>
                <w:left w:val="none" w:sz="0" w:space="0" w:color="auto"/>
                <w:bottom w:val="none" w:sz="0" w:space="0" w:color="auto"/>
                <w:right w:val="none" w:sz="0" w:space="0" w:color="auto"/>
              </w:divBdr>
            </w:div>
            <w:div w:id="1680034803">
              <w:marLeft w:val="0"/>
              <w:marRight w:val="0"/>
              <w:marTop w:val="0"/>
              <w:marBottom w:val="0"/>
              <w:divBdr>
                <w:top w:val="none" w:sz="0" w:space="0" w:color="auto"/>
                <w:left w:val="none" w:sz="0" w:space="0" w:color="auto"/>
                <w:bottom w:val="none" w:sz="0" w:space="0" w:color="auto"/>
                <w:right w:val="none" w:sz="0" w:space="0" w:color="auto"/>
              </w:divBdr>
            </w:div>
            <w:div w:id="1682275308">
              <w:marLeft w:val="0"/>
              <w:marRight w:val="0"/>
              <w:marTop w:val="0"/>
              <w:marBottom w:val="0"/>
              <w:divBdr>
                <w:top w:val="none" w:sz="0" w:space="0" w:color="auto"/>
                <w:left w:val="none" w:sz="0" w:space="0" w:color="auto"/>
                <w:bottom w:val="none" w:sz="0" w:space="0" w:color="auto"/>
                <w:right w:val="none" w:sz="0" w:space="0" w:color="auto"/>
              </w:divBdr>
            </w:div>
            <w:div w:id="1682471833">
              <w:marLeft w:val="0"/>
              <w:marRight w:val="0"/>
              <w:marTop w:val="0"/>
              <w:marBottom w:val="0"/>
              <w:divBdr>
                <w:top w:val="none" w:sz="0" w:space="0" w:color="auto"/>
                <w:left w:val="none" w:sz="0" w:space="0" w:color="auto"/>
                <w:bottom w:val="none" w:sz="0" w:space="0" w:color="auto"/>
                <w:right w:val="none" w:sz="0" w:space="0" w:color="auto"/>
              </w:divBdr>
            </w:div>
            <w:div w:id="1682704866">
              <w:marLeft w:val="0"/>
              <w:marRight w:val="0"/>
              <w:marTop w:val="0"/>
              <w:marBottom w:val="0"/>
              <w:divBdr>
                <w:top w:val="none" w:sz="0" w:space="0" w:color="auto"/>
                <w:left w:val="none" w:sz="0" w:space="0" w:color="auto"/>
                <w:bottom w:val="none" w:sz="0" w:space="0" w:color="auto"/>
                <w:right w:val="none" w:sz="0" w:space="0" w:color="auto"/>
              </w:divBdr>
            </w:div>
            <w:div w:id="1683626680">
              <w:marLeft w:val="0"/>
              <w:marRight w:val="0"/>
              <w:marTop w:val="0"/>
              <w:marBottom w:val="0"/>
              <w:divBdr>
                <w:top w:val="none" w:sz="0" w:space="0" w:color="auto"/>
                <w:left w:val="none" w:sz="0" w:space="0" w:color="auto"/>
                <w:bottom w:val="none" w:sz="0" w:space="0" w:color="auto"/>
                <w:right w:val="none" w:sz="0" w:space="0" w:color="auto"/>
              </w:divBdr>
            </w:div>
            <w:div w:id="1684818851">
              <w:marLeft w:val="0"/>
              <w:marRight w:val="0"/>
              <w:marTop w:val="0"/>
              <w:marBottom w:val="0"/>
              <w:divBdr>
                <w:top w:val="none" w:sz="0" w:space="0" w:color="auto"/>
                <w:left w:val="none" w:sz="0" w:space="0" w:color="auto"/>
                <w:bottom w:val="none" w:sz="0" w:space="0" w:color="auto"/>
                <w:right w:val="none" w:sz="0" w:space="0" w:color="auto"/>
              </w:divBdr>
            </w:div>
            <w:div w:id="1685280956">
              <w:marLeft w:val="0"/>
              <w:marRight w:val="0"/>
              <w:marTop w:val="0"/>
              <w:marBottom w:val="0"/>
              <w:divBdr>
                <w:top w:val="none" w:sz="0" w:space="0" w:color="auto"/>
                <w:left w:val="none" w:sz="0" w:space="0" w:color="auto"/>
                <w:bottom w:val="none" w:sz="0" w:space="0" w:color="auto"/>
                <w:right w:val="none" w:sz="0" w:space="0" w:color="auto"/>
              </w:divBdr>
            </w:div>
            <w:div w:id="1687631335">
              <w:marLeft w:val="0"/>
              <w:marRight w:val="0"/>
              <w:marTop w:val="0"/>
              <w:marBottom w:val="0"/>
              <w:divBdr>
                <w:top w:val="none" w:sz="0" w:space="0" w:color="auto"/>
                <w:left w:val="none" w:sz="0" w:space="0" w:color="auto"/>
                <w:bottom w:val="none" w:sz="0" w:space="0" w:color="auto"/>
                <w:right w:val="none" w:sz="0" w:space="0" w:color="auto"/>
              </w:divBdr>
            </w:div>
            <w:div w:id="1688097783">
              <w:marLeft w:val="0"/>
              <w:marRight w:val="0"/>
              <w:marTop w:val="0"/>
              <w:marBottom w:val="0"/>
              <w:divBdr>
                <w:top w:val="none" w:sz="0" w:space="0" w:color="auto"/>
                <w:left w:val="none" w:sz="0" w:space="0" w:color="auto"/>
                <w:bottom w:val="none" w:sz="0" w:space="0" w:color="auto"/>
                <w:right w:val="none" w:sz="0" w:space="0" w:color="auto"/>
              </w:divBdr>
            </w:div>
            <w:div w:id="1689596337">
              <w:marLeft w:val="0"/>
              <w:marRight w:val="0"/>
              <w:marTop w:val="0"/>
              <w:marBottom w:val="0"/>
              <w:divBdr>
                <w:top w:val="none" w:sz="0" w:space="0" w:color="auto"/>
                <w:left w:val="none" w:sz="0" w:space="0" w:color="auto"/>
                <w:bottom w:val="none" w:sz="0" w:space="0" w:color="auto"/>
                <w:right w:val="none" w:sz="0" w:space="0" w:color="auto"/>
              </w:divBdr>
            </w:div>
            <w:div w:id="1690402156">
              <w:marLeft w:val="0"/>
              <w:marRight w:val="0"/>
              <w:marTop w:val="0"/>
              <w:marBottom w:val="0"/>
              <w:divBdr>
                <w:top w:val="none" w:sz="0" w:space="0" w:color="auto"/>
                <w:left w:val="none" w:sz="0" w:space="0" w:color="auto"/>
                <w:bottom w:val="none" w:sz="0" w:space="0" w:color="auto"/>
                <w:right w:val="none" w:sz="0" w:space="0" w:color="auto"/>
              </w:divBdr>
            </w:div>
            <w:div w:id="1691105740">
              <w:marLeft w:val="0"/>
              <w:marRight w:val="0"/>
              <w:marTop w:val="0"/>
              <w:marBottom w:val="0"/>
              <w:divBdr>
                <w:top w:val="none" w:sz="0" w:space="0" w:color="auto"/>
                <w:left w:val="none" w:sz="0" w:space="0" w:color="auto"/>
                <w:bottom w:val="none" w:sz="0" w:space="0" w:color="auto"/>
                <w:right w:val="none" w:sz="0" w:space="0" w:color="auto"/>
              </w:divBdr>
            </w:div>
            <w:div w:id="1692877595">
              <w:marLeft w:val="0"/>
              <w:marRight w:val="0"/>
              <w:marTop w:val="0"/>
              <w:marBottom w:val="0"/>
              <w:divBdr>
                <w:top w:val="none" w:sz="0" w:space="0" w:color="auto"/>
                <w:left w:val="none" w:sz="0" w:space="0" w:color="auto"/>
                <w:bottom w:val="none" w:sz="0" w:space="0" w:color="auto"/>
                <w:right w:val="none" w:sz="0" w:space="0" w:color="auto"/>
              </w:divBdr>
            </w:div>
            <w:div w:id="1693459051">
              <w:marLeft w:val="0"/>
              <w:marRight w:val="0"/>
              <w:marTop w:val="0"/>
              <w:marBottom w:val="0"/>
              <w:divBdr>
                <w:top w:val="none" w:sz="0" w:space="0" w:color="auto"/>
                <w:left w:val="none" w:sz="0" w:space="0" w:color="auto"/>
                <w:bottom w:val="none" w:sz="0" w:space="0" w:color="auto"/>
                <w:right w:val="none" w:sz="0" w:space="0" w:color="auto"/>
              </w:divBdr>
            </w:div>
            <w:div w:id="1694183373">
              <w:marLeft w:val="0"/>
              <w:marRight w:val="0"/>
              <w:marTop w:val="0"/>
              <w:marBottom w:val="0"/>
              <w:divBdr>
                <w:top w:val="none" w:sz="0" w:space="0" w:color="auto"/>
                <w:left w:val="none" w:sz="0" w:space="0" w:color="auto"/>
                <w:bottom w:val="none" w:sz="0" w:space="0" w:color="auto"/>
                <w:right w:val="none" w:sz="0" w:space="0" w:color="auto"/>
              </w:divBdr>
            </w:div>
            <w:div w:id="1696692877">
              <w:marLeft w:val="0"/>
              <w:marRight w:val="0"/>
              <w:marTop w:val="0"/>
              <w:marBottom w:val="0"/>
              <w:divBdr>
                <w:top w:val="none" w:sz="0" w:space="0" w:color="auto"/>
                <w:left w:val="none" w:sz="0" w:space="0" w:color="auto"/>
                <w:bottom w:val="none" w:sz="0" w:space="0" w:color="auto"/>
                <w:right w:val="none" w:sz="0" w:space="0" w:color="auto"/>
              </w:divBdr>
            </w:div>
            <w:div w:id="1697272158">
              <w:marLeft w:val="0"/>
              <w:marRight w:val="0"/>
              <w:marTop w:val="0"/>
              <w:marBottom w:val="0"/>
              <w:divBdr>
                <w:top w:val="none" w:sz="0" w:space="0" w:color="auto"/>
                <w:left w:val="none" w:sz="0" w:space="0" w:color="auto"/>
                <w:bottom w:val="none" w:sz="0" w:space="0" w:color="auto"/>
                <w:right w:val="none" w:sz="0" w:space="0" w:color="auto"/>
              </w:divBdr>
            </w:div>
            <w:div w:id="1697343808">
              <w:marLeft w:val="0"/>
              <w:marRight w:val="0"/>
              <w:marTop w:val="0"/>
              <w:marBottom w:val="0"/>
              <w:divBdr>
                <w:top w:val="none" w:sz="0" w:space="0" w:color="auto"/>
                <w:left w:val="none" w:sz="0" w:space="0" w:color="auto"/>
                <w:bottom w:val="none" w:sz="0" w:space="0" w:color="auto"/>
                <w:right w:val="none" w:sz="0" w:space="0" w:color="auto"/>
              </w:divBdr>
            </w:div>
            <w:div w:id="1699891273">
              <w:marLeft w:val="0"/>
              <w:marRight w:val="0"/>
              <w:marTop w:val="0"/>
              <w:marBottom w:val="0"/>
              <w:divBdr>
                <w:top w:val="none" w:sz="0" w:space="0" w:color="auto"/>
                <w:left w:val="none" w:sz="0" w:space="0" w:color="auto"/>
                <w:bottom w:val="none" w:sz="0" w:space="0" w:color="auto"/>
                <w:right w:val="none" w:sz="0" w:space="0" w:color="auto"/>
              </w:divBdr>
            </w:div>
            <w:div w:id="1699966283">
              <w:marLeft w:val="0"/>
              <w:marRight w:val="0"/>
              <w:marTop w:val="0"/>
              <w:marBottom w:val="0"/>
              <w:divBdr>
                <w:top w:val="none" w:sz="0" w:space="0" w:color="auto"/>
                <w:left w:val="none" w:sz="0" w:space="0" w:color="auto"/>
                <w:bottom w:val="none" w:sz="0" w:space="0" w:color="auto"/>
                <w:right w:val="none" w:sz="0" w:space="0" w:color="auto"/>
              </w:divBdr>
            </w:div>
            <w:div w:id="1702702909">
              <w:marLeft w:val="0"/>
              <w:marRight w:val="0"/>
              <w:marTop w:val="0"/>
              <w:marBottom w:val="0"/>
              <w:divBdr>
                <w:top w:val="none" w:sz="0" w:space="0" w:color="auto"/>
                <w:left w:val="none" w:sz="0" w:space="0" w:color="auto"/>
                <w:bottom w:val="none" w:sz="0" w:space="0" w:color="auto"/>
                <w:right w:val="none" w:sz="0" w:space="0" w:color="auto"/>
              </w:divBdr>
            </w:div>
            <w:div w:id="1702903213">
              <w:marLeft w:val="0"/>
              <w:marRight w:val="0"/>
              <w:marTop w:val="0"/>
              <w:marBottom w:val="0"/>
              <w:divBdr>
                <w:top w:val="none" w:sz="0" w:space="0" w:color="auto"/>
                <w:left w:val="none" w:sz="0" w:space="0" w:color="auto"/>
                <w:bottom w:val="none" w:sz="0" w:space="0" w:color="auto"/>
                <w:right w:val="none" w:sz="0" w:space="0" w:color="auto"/>
              </w:divBdr>
            </w:div>
            <w:div w:id="1705980464">
              <w:marLeft w:val="0"/>
              <w:marRight w:val="0"/>
              <w:marTop w:val="0"/>
              <w:marBottom w:val="0"/>
              <w:divBdr>
                <w:top w:val="none" w:sz="0" w:space="0" w:color="auto"/>
                <w:left w:val="none" w:sz="0" w:space="0" w:color="auto"/>
                <w:bottom w:val="none" w:sz="0" w:space="0" w:color="auto"/>
                <w:right w:val="none" w:sz="0" w:space="0" w:color="auto"/>
              </w:divBdr>
            </w:div>
            <w:div w:id="1707369857">
              <w:marLeft w:val="0"/>
              <w:marRight w:val="0"/>
              <w:marTop w:val="0"/>
              <w:marBottom w:val="0"/>
              <w:divBdr>
                <w:top w:val="none" w:sz="0" w:space="0" w:color="auto"/>
                <w:left w:val="none" w:sz="0" w:space="0" w:color="auto"/>
                <w:bottom w:val="none" w:sz="0" w:space="0" w:color="auto"/>
                <w:right w:val="none" w:sz="0" w:space="0" w:color="auto"/>
              </w:divBdr>
            </w:div>
            <w:div w:id="1712222674">
              <w:marLeft w:val="0"/>
              <w:marRight w:val="0"/>
              <w:marTop w:val="0"/>
              <w:marBottom w:val="0"/>
              <w:divBdr>
                <w:top w:val="none" w:sz="0" w:space="0" w:color="auto"/>
                <w:left w:val="none" w:sz="0" w:space="0" w:color="auto"/>
                <w:bottom w:val="none" w:sz="0" w:space="0" w:color="auto"/>
                <w:right w:val="none" w:sz="0" w:space="0" w:color="auto"/>
              </w:divBdr>
            </w:div>
            <w:div w:id="1712725313">
              <w:marLeft w:val="0"/>
              <w:marRight w:val="0"/>
              <w:marTop w:val="0"/>
              <w:marBottom w:val="0"/>
              <w:divBdr>
                <w:top w:val="none" w:sz="0" w:space="0" w:color="auto"/>
                <w:left w:val="none" w:sz="0" w:space="0" w:color="auto"/>
                <w:bottom w:val="none" w:sz="0" w:space="0" w:color="auto"/>
                <w:right w:val="none" w:sz="0" w:space="0" w:color="auto"/>
              </w:divBdr>
            </w:div>
            <w:div w:id="1714426542">
              <w:marLeft w:val="0"/>
              <w:marRight w:val="0"/>
              <w:marTop w:val="0"/>
              <w:marBottom w:val="0"/>
              <w:divBdr>
                <w:top w:val="none" w:sz="0" w:space="0" w:color="auto"/>
                <w:left w:val="none" w:sz="0" w:space="0" w:color="auto"/>
                <w:bottom w:val="none" w:sz="0" w:space="0" w:color="auto"/>
                <w:right w:val="none" w:sz="0" w:space="0" w:color="auto"/>
              </w:divBdr>
            </w:div>
            <w:div w:id="1716344798">
              <w:marLeft w:val="0"/>
              <w:marRight w:val="0"/>
              <w:marTop w:val="0"/>
              <w:marBottom w:val="0"/>
              <w:divBdr>
                <w:top w:val="none" w:sz="0" w:space="0" w:color="auto"/>
                <w:left w:val="none" w:sz="0" w:space="0" w:color="auto"/>
                <w:bottom w:val="none" w:sz="0" w:space="0" w:color="auto"/>
                <w:right w:val="none" w:sz="0" w:space="0" w:color="auto"/>
              </w:divBdr>
            </w:div>
            <w:div w:id="1717586122">
              <w:marLeft w:val="0"/>
              <w:marRight w:val="0"/>
              <w:marTop w:val="0"/>
              <w:marBottom w:val="0"/>
              <w:divBdr>
                <w:top w:val="none" w:sz="0" w:space="0" w:color="auto"/>
                <w:left w:val="none" w:sz="0" w:space="0" w:color="auto"/>
                <w:bottom w:val="none" w:sz="0" w:space="0" w:color="auto"/>
                <w:right w:val="none" w:sz="0" w:space="0" w:color="auto"/>
              </w:divBdr>
            </w:div>
            <w:div w:id="1722485608">
              <w:marLeft w:val="0"/>
              <w:marRight w:val="0"/>
              <w:marTop w:val="0"/>
              <w:marBottom w:val="0"/>
              <w:divBdr>
                <w:top w:val="none" w:sz="0" w:space="0" w:color="auto"/>
                <w:left w:val="none" w:sz="0" w:space="0" w:color="auto"/>
                <w:bottom w:val="none" w:sz="0" w:space="0" w:color="auto"/>
                <w:right w:val="none" w:sz="0" w:space="0" w:color="auto"/>
              </w:divBdr>
            </w:div>
            <w:div w:id="1722896524">
              <w:marLeft w:val="0"/>
              <w:marRight w:val="0"/>
              <w:marTop w:val="0"/>
              <w:marBottom w:val="0"/>
              <w:divBdr>
                <w:top w:val="none" w:sz="0" w:space="0" w:color="auto"/>
                <w:left w:val="none" w:sz="0" w:space="0" w:color="auto"/>
                <w:bottom w:val="none" w:sz="0" w:space="0" w:color="auto"/>
                <w:right w:val="none" w:sz="0" w:space="0" w:color="auto"/>
              </w:divBdr>
            </w:div>
            <w:div w:id="1723361792">
              <w:marLeft w:val="0"/>
              <w:marRight w:val="0"/>
              <w:marTop w:val="0"/>
              <w:marBottom w:val="0"/>
              <w:divBdr>
                <w:top w:val="none" w:sz="0" w:space="0" w:color="auto"/>
                <w:left w:val="none" w:sz="0" w:space="0" w:color="auto"/>
                <w:bottom w:val="none" w:sz="0" w:space="0" w:color="auto"/>
                <w:right w:val="none" w:sz="0" w:space="0" w:color="auto"/>
              </w:divBdr>
            </w:div>
            <w:div w:id="1723555606">
              <w:marLeft w:val="0"/>
              <w:marRight w:val="0"/>
              <w:marTop w:val="0"/>
              <w:marBottom w:val="0"/>
              <w:divBdr>
                <w:top w:val="none" w:sz="0" w:space="0" w:color="auto"/>
                <w:left w:val="none" w:sz="0" w:space="0" w:color="auto"/>
                <w:bottom w:val="none" w:sz="0" w:space="0" w:color="auto"/>
                <w:right w:val="none" w:sz="0" w:space="0" w:color="auto"/>
              </w:divBdr>
            </w:div>
            <w:div w:id="1724792354">
              <w:marLeft w:val="0"/>
              <w:marRight w:val="0"/>
              <w:marTop w:val="0"/>
              <w:marBottom w:val="0"/>
              <w:divBdr>
                <w:top w:val="none" w:sz="0" w:space="0" w:color="auto"/>
                <w:left w:val="none" w:sz="0" w:space="0" w:color="auto"/>
                <w:bottom w:val="none" w:sz="0" w:space="0" w:color="auto"/>
                <w:right w:val="none" w:sz="0" w:space="0" w:color="auto"/>
              </w:divBdr>
            </w:div>
            <w:div w:id="1725178621">
              <w:marLeft w:val="0"/>
              <w:marRight w:val="0"/>
              <w:marTop w:val="0"/>
              <w:marBottom w:val="0"/>
              <w:divBdr>
                <w:top w:val="none" w:sz="0" w:space="0" w:color="auto"/>
                <w:left w:val="none" w:sz="0" w:space="0" w:color="auto"/>
                <w:bottom w:val="none" w:sz="0" w:space="0" w:color="auto"/>
                <w:right w:val="none" w:sz="0" w:space="0" w:color="auto"/>
              </w:divBdr>
            </w:div>
            <w:div w:id="1725325497">
              <w:marLeft w:val="0"/>
              <w:marRight w:val="0"/>
              <w:marTop w:val="0"/>
              <w:marBottom w:val="0"/>
              <w:divBdr>
                <w:top w:val="none" w:sz="0" w:space="0" w:color="auto"/>
                <w:left w:val="none" w:sz="0" w:space="0" w:color="auto"/>
                <w:bottom w:val="none" w:sz="0" w:space="0" w:color="auto"/>
                <w:right w:val="none" w:sz="0" w:space="0" w:color="auto"/>
              </w:divBdr>
            </w:div>
            <w:div w:id="1725595384">
              <w:marLeft w:val="0"/>
              <w:marRight w:val="0"/>
              <w:marTop w:val="0"/>
              <w:marBottom w:val="0"/>
              <w:divBdr>
                <w:top w:val="none" w:sz="0" w:space="0" w:color="auto"/>
                <w:left w:val="none" w:sz="0" w:space="0" w:color="auto"/>
                <w:bottom w:val="none" w:sz="0" w:space="0" w:color="auto"/>
                <w:right w:val="none" w:sz="0" w:space="0" w:color="auto"/>
              </w:divBdr>
            </w:div>
            <w:div w:id="1726902943">
              <w:marLeft w:val="0"/>
              <w:marRight w:val="0"/>
              <w:marTop w:val="0"/>
              <w:marBottom w:val="0"/>
              <w:divBdr>
                <w:top w:val="none" w:sz="0" w:space="0" w:color="auto"/>
                <w:left w:val="none" w:sz="0" w:space="0" w:color="auto"/>
                <w:bottom w:val="none" w:sz="0" w:space="0" w:color="auto"/>
                <w:right w:val="none" w:sz="0" w:space="0" w:color="auto"/>
              </w:divBdr>
            </w:div>
            <w:div w:id="1727216543">
              <w:marLeft w:val="0"/>
              <w:marRight w:val="0"/>
              <w:marTop w:val="0"/>
              <w:marBottom w:val="0"/>
              <w:divBdr>
                <w:top w:val="none" w:sz="0" w:space="0" w:color="auto"/>
                <w:left w:val="none" w:sz="0" w:space="0" w:color="auto"/>
                <w:bottom w:val="none" w:sz="0" w:space="0" w:color="auto"/>
                <w:right w:val="none" w:sz="0" w:space="0" w:color="auto"/>
              </w:divBdr>
            </w:div>
            <w:div w:id="1727298178">
              <w:marLeft w:val="0"/>
              <w:marRight w:val="0"/>
              <w:marTop w:val="0"/>
              <w:marBottom w:val="0"/>
              <w:divBdr>
                <w:top w:val="none" w:sz="0" w:space="0" w:color="auto"/>
                <w:left w:val="none" w:sz="0" w:space="0" w:color="auto"/>
                <w:bottom w:val="none" w:sz="0" w:space="0" w:color="auto"/>
                <w:right w:val="none" w:sz="0" w:space="0" w:color="auto"/>
              </w:divBdr>
            </w:div>
            <w:div w:id="1729112458">
              <w:marLeft w:val="0"/>
              <w:marRight w:val="0"/>
              <w:marTop w:val="0"/>
              <w:marBottom w:val="0"/>
              <w:divBdr>
                <w:top w:val="none" w:sz="0" w:space="0" w:color="auto"/>
                <w:left w:val="none" w:sz="0" w:space="0" w:color="auto"/>
                <w:bottom w:val="none" w:sz="0" w:space="0" w:color="auto"/>
                <w:right w:val="none" w:sz="0" w:space="0" w:color="auto"/>
              </w:divBdr>
            </w:div>
            <w:div w:id="1730108925">
              <w:marLeft w:val="0"/>
              <w:marRight w:val="0"/>
              <w:marTop w:val="0"/>
              <w:marBottom w:val="0"/>
              <w:divBdr>
                <w:top w:val="none" w:sz="0" w:space="0" w:color="auto"/>
                <w:left w:val="none" w:sz="0" w:space="0" w:color="auto"/>
                <w:bottom w:val="none" w:sz="0" w:space="0" w:color="auto"/>
                <w:right w:val="none" w:sz="0" w:space="0" w:color="auto"/>
              </w:divBdr>
            </w:div>
            <w:div w:id="1730882518">
              <w:marLeft w:val="0"/>
              <w:marRight w:val="0"/>
              <w:marTop w:val="0"/>
              <w:marBottom w:val="0"/>
              <w:divBdr>
                <w:top w:val="none" w:sz="0" w:space="0" w:color="auto"/>
                <w:left w:val="none" w:sz="0" w:space="0" w:color="auto"/>
                <w:bottom w:val="none" w:sz="0" w:space="0" w:color="auto"/>
                <w:right w:val="none" w:sz="0" w:space="0" w:color="auto"/>
              </w:divBdr>
            </w:div>
            <w:div w:id="1732389583">
              <w:marLeft w:val="0"/>
              <w:marRight w:val="0"/>
              <w:marTop w:val="0"/>
              <w:marBottom w:val="0"/>
              <w:divBdr>
                <w:top w:val="none" w:sz="0" w:space="0" w:color="auto"/>
                <w:left w:val="none" w:sz="0" w:space="0" w:color="auto"/>
                <w:bottom w:val="none" w:sz="0" w:space="0" w:color="auto"/>
                <w:right w:val="none" w:sz="0" w:space="0" w:color="auto"/>
              </w:divBdr>
            </w:div>
            <w:div w:id="1733112513">
              <w:marLeft w:val="0"/>
              <w:marRight w:val="0"/>
              <w:marTop w:val="0"/>
              <w:marBottom w:val="0"/>
              <w:divBdr>
                <w:top w:val="none" w:sz="0" w:space="0" w:color="auto"/>
                <w:left w:val="none" w:sz="0" w:space="0" w:color="auto"/>
                <w:bottom w:val="none" w:sz="0" w:space="0" w:color="auto"/>
                <w:right w:val="none" w:sz="0" w:space="0" w:color="auto"/>
              </w:divBdr>
            </w:div>
            <w:div w:id="1735541365">
              <w:marLeft w:val="0"/>
              <w:marRight w:val="0"/>
              <w:marTop w:val="0"/>
              <w:marBottom w:val="0"/>
              <w:divBdr>
                <w:top w:val="none" w:sz="0" w:space="0" w:color="auto"/>
                <w:left w:val="none" w:sz="0" w:space="0" w:color="auto"/>
                <w:bottom w:val="none" w:sz="0" w:space="0" w:color="auto"/>
                <w:right w:val="none" w:sz="0" w:space="0" w:color="auto"/>
              </w:divBdr>
            </w:div>
            <w:div w:id="1737313010">
              <w:marLeft w:val="0"/>
              <w:marRight w:val="0"/>
              <w:marTop w:val="0"/>
              <w:marBottom w:val="0"/>
              <w:divBdr>
                <w:top w:val="none" w:sz="0" w:space="0" w:color="auto"/>
                <w:left w:val="none" w:sz="0" w:space="0" w:color="auto"/>
                <w:bottom w:val="none" w:sz="0" w:space="0" w:color="auto"/>
                <w:right w:val="none" w:sz="0" w:space="0" w:color="auto"/>
              </w:divBdr>
            </w:div>
            <w:div w:id="1743673938">
              <w:marLeft w:val="0"/>
              <w:marRight w:val="0"/>
              <w:marTop w:val="0"/>
              <w:marBottom w:val="0"/>
              <w:divBdr>
                <w:top w:val="none" w:sz="0" w:space="0" w:color="auto"/>
                <w:left w:val="none" w:sz="0" w:space="0" w:color="auto"/>
                <w:bottom w:val="none" w:sz="0" w:space="0" w:color="auto"/>
                <w:right w:val="none" w:sz="0" w:space="0" w:color="auto"/>
              </w:divBdr>
            </w:div>
            <w:div w:id="1743871634">
              <w:marLeft w:val="0"/>
              <w:marRight w:val="0"/>
              <w:marTop w:val="0"/>
              <w:marBottom w:val="0"/>
              <w:divBdr>
                <w:top w:val="none" w:sz="0" w:space="0" w:color="auto"/>
                <w:left w:val="none" w:sz="0" w:space="0" w:color="auto"/>
                <w:bottom w:val="none" w:sz="0" w:space="0" w:color="auto"/>
                <w:right w:val="none" w:sz="0" w:space="0" w:color="auto"/>
              </w:divBdr>
            </w:div>
            <w:div w:id="1744984937">
              <w:marLeft w:val="0"/>
              <w:marRight w:val="0"/>
              <w:marTop w:val="0"/>
              <w:marBottom w:val="0"/>
              <w:divBdr>
                <w:top w:val="none" w:sz="0" w:space="0" w:color="auto"/>
                <w:left w:val="none" w:sz="0" w:space="0" w:color="auto"/>
                <w:bottom w:val="none" w:sz="0" w:space="0" w:color="auto"/>
                <w:right w:val="none" w:sz="0" w:space="0" w:color="auto"/>
              </w:divBdr>
            </w:div>
            <w:div w:id="1745445308">
              <w:marLeft w:val="0"/>
              <w:marRight w:val="0"/>
              <w:marTop w:val="0"/>
              <w:marBottom w:val="0"/>
              <w:divBdr>
                <w:top w:val="none" w:sz="0" w:space="0" w:color="auto"/>
                <w:left w:val="none" w:sz="0" w:space="0" w:color="auto"/>
                <w:bottom w:val="none" w:sz="0" w:space="0" w:color="auto"/>
                <w:right w:val="none" w:sz="0" w:space="0" w:color="auto"/>
              </w:divBdr>
            </w:div>
            <w:div w:id="1745494470">
              <w:marLeft w:val="0"/>
              <w:marRight w:val="0"/>
              <w:marTop w:val="0"/>
              <w:marBottom w:val="0"/>
              <w:divBdr>
                <w:top w:val="none" w:sz="0" w:space="0" w:color="auto"/>
                <w:left w:val="none" w:sz="0" w:space="0" w:color="auto"/>
                <w:bottom w:val="none" w:sz="0" w:space="0" w:color="auto"/>
                <w:right w:val="none" w:sz="0" w:space="0" w:color="auto"/>
              </w:divBdr>
            </w:div>
            <w:div w:id="1745762645">
              <w:marLeft w:val="0"/>
              <w:marRight w:val="0"/>
              <w:marTop w:val="0"/>
              <w:marBottom w:val="0"/>
              <w:divBdr>
                <w:top w:val="none" w:sz="0" w:space="0" w:color="auto"/>
                <w:left w:val="none" w:sz="0" w:space="0" w:color="auto"/>
                <w:bottom w:val="none" w:sz="0" w:space="0" w:color="auto"/>
                <w:right w:val="none" w:sz="0" w:space="0" w:color="auto"/>
              </w:divBdr>
            </w:div>
            <w:div w:id="1746032425">
              <w:marLeft w:val="0"/>
              <w:marRight w:val="0"/>
              <w:marTop w:val="0"/>
              <w:marBottom w:val="0"/>
              <w:divBdr>
                <w:top w:val="none" w:sz="0" w:space="0" w:color="auto"/>
                <w:left w:val="none" w:sz="0" w:space="0" w:color="auto"/>
                <w:bottom w:val="none" w:sz="0" w:space="0" w:color="auto"/>
                <w:right w:val="none" w:sz="0" w:space="0" w:color="auto"/>
              </w:divBdr>
            </w:div>
            <w:div w:id="1747610259">
              <w:marLeft w:val="0"/>
              <w:marRight w:val="0"/>
              <w:marTop w:val="0"/>
              <w:marBottom w:val="0"/>
              <w:divBdr>
                <w:top w:val="none" w:sz="0" w:space="0" w:color="auto"/>
                <w:left w:val="none" w:sz="0" w:space="0" w:color="auto"/>
                <w:bottom w:val="none" w:sz="0" w:space="0" w:color="auto"/>
                <w:right w:val="none" w:sz="0" w:space="0" w:color="auto"/>
              </w:divBdr>
            </w:div>
            <w:div w:id="1752383779">
              <w:marLeft w:val="0"/>
              <w:marRight w:val="0"/>
              <w:marTop w:val="0"/>
              <w:marBottom w:val="0"/>
              <w:divBdr>
                <w:top w:val="none" w:sz="0" w:space="0" w:color="auto"/>
                <w:left w:val="none" w:sz="0" w:space="0" w:color="auto"/>
                <w:bottom w:val="none" w:sz="0" w:space="0" w:color="auto"/>
                <w:right w:val="none" w:sz="0" w:space="0" w:color="auto"/>
              </w:divBdr>
            </w:div>
            <w:div w:id="1752923659">
              <w:marLeft w:val="0"/>
              <w:marRight w:val="0"/>
              <w:marTop w:val="0"/>
              <w:marBottom w:val="0"/>
              <w:divBdr>
                <w:top w:val="none" w:sz="0" w:space="0" w:color="auto"/>
                <w:left w:val="none" w:sz="0" w:space="0" w:color="auto"/>
                <w:bottom w:val="none" w:sz="0" w:space="0" w:color="auto"/>
                <w:right w:val="none" w:sz="0" w:space="0" w:color="auto"/>
              </w:divBdr>
            </w:div>
            <w:div w:id="1753505855">
              <w:marLeft w:val="0"/>
              <w:marRight w:val="0"/>
              <w:marTop w:val="0"/>
              <w:marBottom w:val="0"/>
              <w:divBdr>
                <w:top w:val="none" w:sz="0" w:space="0" w:color="auto"/>
                <w:left w:val="none" w:sz="0" w:space="0" w:color="auto"/>
                <w:bottom w:val="none" w:sz="0" w:space="0" w:color="auto"/>
                <w:right w:val="none" w:sz="0" w:space="0" w:color="auto"/>
              </w:divBdr>
            </w:div>
            <w:div w:id="1753775950">
              <w:marLeft w:val="0"/>
              <w:marRight w:val="0"/>
              <w:marTop w:val="0"/>
              <w:marBottom w:val="0"/>
              <w:divBdr>
                <w:top w:val="none" w:sz="0" w:space="0" w:color="auto"/>
                <w:left w:val="none" w:sz="0" w:space="0" w:color="auto"/>
                <w:bottom w:val="none" w:sz="0" w:space="0" w:color="auto"/>
                <w:right w:val="none" w:sz="0" w:space="0" w:color="auto"/>
              </w:divBdr>
            </w:div>
            <w:div w:id="1756516730">
              <w:marLeft w:val="0"/>
              <w:marRight w:val="0"/>
              <w:marTop w:val="0"/>
              <w:marBottom w:val="0"/>
              <w:divBdr>
                <w:top w:val="none" w:sz="0" w:space="0" w:color="auto"/>
                <w:left w:val="none" w:sz="0" w:space="0" w:color="auto"/>
                <w:bottom w:val="none" w:sz="0" w:space="0" w:color="auto"/>
                <w:right w:val="none" w:sz="0" w:space="0" w:color="auto"/>
              </w:divBdr>
            </w:div>
            <w:div w:id="1756902407">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1765565577">
              <w:marLeft w:val="0"/>
              <w:marRight w:val="0"/>
              <w:marTop w:val="0"/>
              <w:marBottom w:val="0"/>
              <w:divBdr>
                <w:top w:val="none" w:sz="0" w:space="0" w:color="auto"/>
                <w:left w:val="none" w:sz="0" w:space="0" w:color="auto"/>
                <w:bottom w:val="none" w:sz="0" w:space="0" w:color="auto"/>
                <w:right w:val="none" w:sz="0" w:space="0" w:color="auto"/>
              </w:divBdr>
            </w:div>
            <w:div w:id="1766732362">
              <w:marLeft w:val="0"/>
              <w:marRight w:val="0"/>
              <w:marTop w:val="0"/>
              <w:marBottom w:val="0"/>
              <w:divBdr>
                <w:top w:val="none" w:sz="0" w:space="0" w:color="auto"/>
                <w:left w:val="none" w:sz="0" w:space="0" w:color="auto"/>
                <w:bottom w:val="none" w:sz="0" w:space="0" w:color="auto"/>
                <w:right w:val="none" w:sz="0" w:space="0" w:color="auto"/>
              </w:divBdr>
            </w:div>
            <w:div w:id="1768310065">
              <w:marLeft w:val="0"/>
              <w:marRight w:val="0"/>
              <w:marTop w:val="0"/>
              <w:marBottom w:val="0"/>
              <w:divBdr>
                <w:top w:val="none" w:sz="0" w:space="0" w:color="auto"/>
                <w:left w:val="none" w:sz="0" w:space="0" w:color="auto"/>
                <w:bottom w:val="none" w:sz="0" w:space="0" w:color="auto"/>
                <w:right w:val="none" w:sz="0" w:space="0" w:color="auto"/>
              </w:divBdr>
            </w:div>
            <w:div w:id="1770471561">
              <w:marLeft w:val="0"/>
              <w:marRight w:val="0"/>
              <w:marTop w:val="0"/>
              <w:marBottom w:val="0"/>
              <w:divBdr>
                <w:top w:val="none" w:sz="0" w:space="0" w:color="auto"/>
                <w:left w:val="none" w:sz="0" w:space="0" w:color="auto"/>
                <w:bottom w:val="none" w:sz="0" w:space="0" w:color="auto"/>
                <w:right w:val="none" w:sz="0" w:space="0" w:color="auto"/>
              </w:divBdr>
            </w:div>
            <w:div w:id="1770540607">
              <w:marLeft w:val="0"/>
              <w:marRight w:val="0"/>
              <w:marTop w:val="0"/>
              <w:marBottom w:val="0"/>
              <w:divBdr>
                <w:top w:val="none" w:sz="0" w:space="0" w:color="auto"/>
                <w:left w:val="none" w:sz="0" w:space="0" w:color="auto"/>
                <w:bottom w:val="none" w:sz="0" w:space="0" w:color="auto"/>
                <w:right w:val="none" w:sz="0" w:space="0" w:color="auto"/>
              </w:divBdr>
            </w:div>
            <w:div w:id="1772047999">
              <w:marLeft w:val="0"/>
              <w:marRight w:val="0"/>
              <w:marTop w:val="0"/>
              <w:marBottom w:val="0"/>
              <w:divBdr>
                <w:top w:val="none" w:sz="0" w:space="0" w:color="auto"/>
                <w:left w:val="none" w:sz="0" w:space="0" w:color="auto"/>
                <w:bottom w:val="none" w:sz="0" w:space="0" w:color="auto"/>
                <w:right w:val="none" w:sz="0" w:space="0" w:color="auto"/>
              </w:divBdr>
            </w:div>
            <w:div w:id="1772433479">
              <w:marLeft w:val="0"/>
              <w:marRight w:val="0"/>
              <w:marTop w:val="0"/>
              <w:marBottom w:val="0"/>
              <w:divBdr>
                <w:top w:val="none" w:sz="0" w:space="0" w:color="auto"/>
                <w:left w:val="none" w:sz="0" w:space="0" w:color="auto"/>
                <w:bottom w:val="none" w:sz="0" w:space="0" w:color="auto"/>
                <w:right w:val="none" w:sz="0" w:space="0" w:color="auto"/>
              </w:divBdr>
            </w:div>
            <w:div w:id="1772622469">
              <w:marLeft w:val="0"/>
              <w:marRight w:val="0"/>
              <w:marTop w:val="0"/>
              <w:marBottom w:val="0"/>
              <w:divBdr>
                <w:top w:val="none" w:sz="0" w:space="0" w:color="auto"/>
                <w:left w:val="none" w:sz="0" w:space="0" w:color="auto"/>
                <w:bottom w:val="none" w:sz="0" w:space="0" w:color="auto"/>
                <w:right w:val="none" w:sz="0" w:space="0" w:color="auto"/>
              </w:divBdr>
            </w:div>
            <w:div w:id="1773162762">
              <w:marLeft w:val="0"/>
              <w:marRight w:val="0"/>
              <w:marTop w:val="0"/>
              <w:marBottom w:val="0"/>
              <w:divBdr>
                <w:top w:val="none" w:sz="0" w:space="0" w:color="auto"/>
                <w:left w:val="none" w:sz="0" w:space="0" w:color="auto"/>
                <w:bottom w:val="none" w:sz="0" w:space="0" w:color="auto"/>
                <w:right w:val="none" w:sz="0" w:space="0" w:color="auto"/>
              </w:divBdr>
            </w:div>
            <w:div w:id="1775973781">
              <w:marLeft w:val="0"/>
              <w:marRight w:val="0"/>
              <w:marTop w:val="0"/>
              <w:marBottom w:val="0"/>
              <w:divBdr>
                <w:top w:val="none" w:sz="0" w:space="0" w:color="auto"/>
                <w:left w:val="none" w:sz="0" w:space="0" w:color="auto"/>
                <w:bottom w:val="none" w:sz="0" w:space="0" w:color="auto"/>
                <w:right w:val="none" w:sz="0" w:space="0" w:color="auto"/>
              </w:divBdr>
            </w:div>
            <w:div w:id="1777675319">
              <w:marLeft w:val="0"/>
              <w:marRight w:val="0"/>
              <w:marTop w:val="0"/>
              <w:marBottom w:val="0"/>
              <w:divBdr>
                <w:top w:val="none" w:sz="0" w:space="0" w:color="auto"/>
                <w:left w:val="none" w:sz="0" w:space="0" w:color="auto"/>
                <w:bottom w:val="none" w:sz="0" w:space="0" w:color="auto"/>
                <w:right w:val="none" w:sz="0" w:space="0" w:color="auto"/>
              </w:divBdr>
            </w:div>
            <w:div w:id="1778794584">
              <w:marLeft w:val="0"/>
              <w:marRight w:val="0"/>
              <w:marTop w:val="0"/>
              <w:marBottom w:val="0"/>
              <w:divBdr>
                <w:top w:val="none" w:sz="0" w:space="0" w:color="auto"/>
                <w:left w:val="none" w:sz="0" w:space="0" w:color="auto"/>
                <w:bottom w:val="none" w:sz="0" w:space="0" w:color="auto"/>
                <w:right w:val="none" w:sz="0" w:space="0" w:color="auto"/>
              </w:divBdr>
            </w:div>
            <w:div w:id="1779793591">
              <w:marLeft w:val="0"/>
              <w:marRight w:val="0"/>
              <w:marTop w:val="0"/>
              <w:marBottom w:val="0"/>
              <w:divBdr>
                <w:top w:val="none" w:sz="0" w:space="0" w:color="auto"/>
                <w:left w:val="none" w:sz="0" w:space="0" w:color="auto"/>
                <w:bottom w:val="none" w:sz="0" w:space="0" w:color="auto"/>
                <w:right w:val="none" w:sz="0" w:space="0" w:color="auto"/>
              </w:divBdr>
            </w:div>
            <w:div w:id="1780491586">
              <w:marLeft w:val="0"/>
              <w:marRight w:val="0"/>
              <w:marTop w:val="0"/>
              <w:marBottom w:val="0"/>
              <w:divBdr>
                <w:top w:val="none" w:sz="0" w:space="0" w:color="auto"/>
                <w:left w:val="none" w:sz="0" w:space="0" w:color="auto"/>
                <w:bottom w:val="none" w:sz="0" w:space="0" w:color="auto"/>
                <w:right w:val="none" w:sz="0" w:space="0" w:color="auto"/>
              </w:divBdr>
            </w:div>
            <w:div w:id="1781605023">
              <w:marLeft w:val="0"/>
              <w:marRight w:val="0"/>
              <w:marTop w:val="0"/>
              <w:marBottom w:val="0"/>
              <w:divBdr>
                <w:top w:val="none" w:sz="0" w:space="0" w:color="auto"/>
                <w:left w:val="none" w:sz="0" w:space="0" w:color="auto"/>
                <w:bottom w:val="none" w:sz="0" w:space="0" w:color="auto"/>
                <w:right w:val="none" w:sz="0" w:space="0" w:color="auto"/>
              </w:divBdr>
            </w:div>
            <w:div w:id="1784959149">
              <w:marLeft w:val="0"/>
              <w:marRight w:val="0"/>
              <w:marTop w:val="0"/>
              <w:marBottom w:val="0"/>
              <w:divBdr>
                <w:top w:val="none" w:sz="0" w:space="0" w:color="auto"/>
                <w:left w:val="none" w:sz="0" w:space="0" w:color="auto"/>
                <w:bottom w:val="none" w:sz="0" w:space="0" w:color="auto"/>
                <w:right w:val="none" w:sz="0" w:space="0" w:color="auto"/>
              </w:divBdr>
            </w:div>
            <w:div w:id="1786195938">
              <w:marLeft w:val="0"/>
              <w:marRight w:val="0"/>
              <w:marTop w:val="0"/>
              <w:marBottom w:val="0"/>
              <w:divBdr>
                <w:top w:val="none" w:sz="0" w:space="0" w:color="auto"/>
                <w:left w:val="none" w:sz="0" w:space="0" w:color="auto"/>
                <w:bottom w:val="none" w:sz="0" w:space="0" w:color="auto"/>
                <w:right w:val="none" w:sz="0" w:space="0" w:color="auto"/>
              </w:divBdr>
            </w:div>
            <w:div w:id="1787038892">
              <w:marLeft w:val="0"/>
              <w:marRight w:val="0"/>
              <w:marTop w:val="0"/>
              <w:marBottom w:val="0"/>
              <w:divBdr>
                <w:top w:val="none" w:sz="0" w:space="0" w:color="auto"/>
                <w:left w:val="none" w:sz="0" w:space="0" w:color="auto"/>
                <w:bottom w:val="none" w:sz="0" w:space="0" w:color="auto"/>
                <w:right w:val="none" w:sz="0" w:space="0" w:color="auto"/>
              </w:divBdr>
            </w:div>
            <w:div w:id="1788306632">
              <w:marLeft w:val="0"/>
              <w:marRight w:val="0"/>
              <w:marTop w:val="0"/>
              <w:marBottom w:val="0"/>
              <w:divBdr>
                <w:top w:val="none" w:sz="0" w:space="0" w:color="auto"/>
                <w:left w:val="none" w:sz="0" w:space="0" w:color="auto"/>
                <w:bottom w:val="none" w:sz="0" w:space="0" w:color="auto"/>
                <w:right w:val="none" w:sz="0" w:space="0" w:color="auto"/>
              </w:divBdr>
            </w:div>
            <w:div w:id="1790934612">
              <w:marLeft w:val="0"/>
              <w:marRight w:val="0"/>
              <w:marTop w:val="0"/>
              <w:marBottom w:val="0"/>
              <w:divBdr>
                <w:top w:val="none" w:sz="0" w:space="0" w:color="auto"/>
                <w:left w:val="none" w:sz="0" w:space="0" w:color="auto"/>
                <w:bottom w:val="none" w:sz="0" w:space="0" w:color="auto"/>
                <w:right w:val="none" w:sz="0" w:space="0" w:color="auto"/>
              </w:divBdr>
            </w:div>
            <w:div w:id="1792047250">
              <w:marLeft w:val="0"/>
              <w:marRight w:val="0"/>
              <w:marTop w:val="0"/>
              <w:marBottom w:val="0"/>
              <w:divBdr>
                <w:top w:val="none" w:sz="0" w:space="0" w:color="auto"/>
                <w:left w:val="none" w:sz="0" w:space="0" w:color="auto"/>
                <w:bottom w:val="none" w:sz="0" w:space="0" w:color="auto"/>
                <w:right w:val="none" w:sz="0" w:space="0" w:color="auto"/>
              </w:divBdr>
            </w:div>
            <w:div w:id="1792743953">
              <w:marLeft w:val="0"/>
              <w:marRight w:val="0"/>
              <w:marTop w:val="0"/>
              <w:marBottom w:val="0"/>
              <w:divBdr>
                <w:top w:val="none" w:sz="0" w:space="0" w:color="auto"/>
                <w:left w:val="none" w:sz="0" w:space="0" w:color="auto"/>
                <w:bottom w:val="none" w:sz="0" w:space="0" w:color="auto"/>
                <w:right w:val="none" w:sz="0" w:space="0" w:color="auto"/>
              </w:divBdr>
            </w:div>
            <w:div w:id="1794596296">
              <w:marLeft w:val="0"/>
              <w:marRight w:val="0"/>
              <w:marTop w:val="0"/>
              <w:marBottom w:val="0"/>
              <w:divBdr>
                <w:top w:val="none" w:sz="0" w:space="0" w:color="auto"/>
                <w:left w:val="none" w:sz="0" w:space="0" w:color="auto"/>
                <w:bottom w:val="none" w:sz="0" w:space="0" w:color="auto"/>
                <w:right w:val="none" w:sz="0" w:space="0" w:color="auto"/>
              </w:divBdr>
            </w:div>
            <w:div w:id="1795708947">
              <w:marLeft w:val="0"/>
              <w:marRight w:val="0"/>
              <w:marTop w:val="0"/>
              <w:marBottom w:val="0"/>
              <w:divBdr>
                <w:top w:val="none" w:sz="0" w:space="0" w:color="auto"/>
                <w:left w:val="none" w:sz="0" w:space="0" w:color="auto"/>
                <w:bottom w:val="none" w:sz="0" w:space="0" w:color="auto"/>
                <w:right w:val="none" w:sz="0" w:space="0" w:color="auto"/>
              </w:divBdr>
            </w:div>
            <w:div w:id="1797990455">
              <w:marLeft w:val="0"/>
              <w:marRight w:val="0"/>
              <w:marTop w:val="0"/>
              <w:marBottom w:val="0"/>
              <w:divBdr>
                <w:top w:val="none" w:sz="0" w:space="0" w:color="auto"/>
                <w:left w:val="none" w:sz="0" w:space="0" w:color="auto"/>
                <w:bottom w:val="none" w:sz="0" w:space="0" w:color="auto"/>
                <w:right w:val="none" w:sz="0" w:space="0" w:color="auto"/>
              </w:divBdr>
            </w:div>
            <w:div w:id="1798721092">
              <w:marLeft w:val="0"/>
              <w:marRight w:val="0"/>
              <w:marTop w:val="0"/>
              <w:marBottom w:val="0"/>
              <w:divBdr>
                <w:top w:val="none" w:sz="0" w:space="0" w:color="auto"/>
                <w:left w:val="none" w:sz="0" w:space="0" w:color="auto"/>
                <w:bottom w:val="none" w:sz="0" w:space="0" w:color="auto"/>
                <w:right w:val="none" w:sz="0" w:space="0" w:color="auto"/>
              </w:divBdr>
            </w:div>
            <w:div w:id="1801876366">
              <w:marLeft w:val="0"/>
              <w:marRight w:val="0"/>
              <w:marTop w:val="0"/>
              <w:marBottom w:val="0"/>
              <w:divBdr>
                <w:top w:val="none" w:sz="0" w:space="0" w:color="auto"/>
                <w:left w:val="none" w:sz="0" w:space="0" w:color="auto"/>
                <w:bottom w:val="none" w:sz="0" w:space="0" w:color="auto"/>
                <w:right w:val="none" w:sz="0" w:space="0" w:color="auto"/>
              </w:divBdr>
            </w:div>
            <w:div w:id="1803034574">
              <w:marLeft w:val="0"/>
              <w:marRight w:val="0"/>
              <w:marTop w:val="0"/>
              <w:marBottom w:val="0"/>
              <w:divBdr>
                <w:top w:val="none" w:sz="0" w:space="0" w:color="auto"/>
                <w:left w:val="none" w:sz="0" w:space="0" w:color="auto"/>
                <w:bottom w:val="none" w:sz="0" w:space="0" w:color="auto"/>
                <w:right w:val="none" w:sz="0" w:space="0" w:color="auto"/>
              </w:divBdr>
            </w:div>
            <w:div w:id="1803035351">
              <w:marLeft w:val="0"/>
              <w:marRight w:val="0"/>
              <w:marTop w:val="0"/>
              <w:marBottom w:val="0"/>
              <w:divBdr>
                <w:top w:val="none" w:sz="0" w:space="0" w:color="auto"/>
                <w:left w:val="none" w:sz="0" w:space="0" w:color="auto"/>
                <w:bottom w:val="none" w:sz="0" w:space="0" w:color="auto"/>
                <w:right w:val="none" w:sz="0" w:space="0" w:color="auto"/>
              </w:divBdr>
            </w:div>
            <w:div w:id="1804303992">
              <w:marLeft w:val="0"/>
              <w:marRight w:val="0"/>
              <w:marTop w:val="0"/>
              <w:marBottom w:val="0"/>
              <w:divBdr>
                <w:top w:val="none" w:sz="0" w:space="0" w:color="auto"/>
                <w:left w:val="none" w:sz="0" w:space="0" w:color="auto"/>
                <w:bottom w:val="none" w:sz="0" w:space="0" w:color="auto"/>
                <w:right w:val="none" w:sz="0" w:space="0" w:color="auto"/>
              </w:divBdr>
            </w:div>
            <w:div w:id="1806697274">
              <w:marLeft w:val="0"/>
              <w:marRight w:val="0"/>
              <w:marTop w:val="0"/>
              <w:marBottom w:val="0"/>
              <w:divBdr>
                <w:top w:val="none" w:sz="0" w:space="0" w:color="auto"/>
                <w:left w:val="none" w:sz="0" w:space="0" w:color="auto"/>
                <w:bottom w:val="none" w:sz="0" w:space="0" w:color="auto"/>
                <w:right w:val="none" w:sz="0" w:space="0" w:color="auto"/>
              </w:divBdr>
            </w:div>
            <w:div w:id="1806847618">
              <w:marLeft w:val="0"/>
              <w:marRight w:val="0"/>
              <w:marTop w:val="0"/>
              <w:marBottom w:val="0"/>
              <w:divBdr>
                <w:top w:val="none" w:sz="0" w:space="0" w:color="auto"/>
                <w:left w:val="none" w:sz="0" w:space="0" w:color="auto"/>
                <w:bottom w:val="none" w:sz="0" w:space="0" w:color="auto"/>
                <w:right w:val="none" w:sz="0" w:space="0" w:color="auto"/>
              </w:divBdr>
            </w:div>
            <w:div w:id="1808549330">
              <w:marLeft w:val="0"/>
              <w:marRight w:val="0"/>
              <w:marTop w:val="0"/>
              <w:marBottom w:val="0"/>
              <w:divBdr>
                <w:top w:val="none" w:sz="0" w:space="0" w:color="auto"/>
                <w:left w:val="none" w:sz="0" w:space="0" w:color="auto"/>
                <w:bottom w:val="none" w:sz="0" w:space="0" w:color="auto"/>
                <w:right w:val="none" w:sz="0" w:space="0" w:color="auto"/>
              </w:divBdr>
            </w:div>
            <w:div w:id="1811824396">
              <w:marLeft w:val="0"/>
              <w:marRight w:val="0"/>
              <w:marTop w:val="0"/>
              <w:marBottom w:val="0"/>
              <w:divBdr>
                <w:top w:val="none" w:sz="0" w:space="0" w:color="auto"/>
                <w:left w:val="none" w:sz="0" w:space="0" w:color="auto"/>
                <w:bottom w:val="none" w:sz="0" w:space="0" w:color="auto"/>
                <w:right w:val="none" w:sz="0" w:space="0" w:color="auto"/>
              </w:divBdr>
            </w:div>
            <w:div w:id="1813450542">
              <w:marLeft w:val="0"/>
              <w:marRight w:val="0"/>
              <w:marTop w:val="0"/>
              <w:marBottom w:val="0"/>
              <w:divBdr>
                <w:top w:val="none" w:sz="0" w:space="0" w:color="auto"/>
                <w:left w:val="none" w:sz="0" w:space="0" w:color="auto"/>
                <w:bottom w:val="none" w:sz="0" w:space="0" w:color="auto"/>
                <w:right w:val="none" w:sz="0" w:space="0" w:color="auto"/>
              </w:divBdr>
            </w:div>
            <w:div w:id="1822965461">
              <w:marLeft w:val="0"/>
              <w:marRight w:val="0"/>
              <w:marTop w:val="0"/>
              <w:marBottom w:val="0"/>
              <w:divBdr>
                <w:top w:val="none" w:sz="0" w:space="0" w:color="auto"/>
                <w:left w:val="none" w:sz="0" w:space="0" w:color="auto"/>
                <w:bottom w:val="none" w:sz="0" w:space="0" w:color="auto"/>
                <w:right w:val="none" w:sz="0" w:space="0" w:color="auto"/>
              </w:divBdr>
            </w:div>
            <w:div w:id="1824077658">
              <w:marLeft w:val="0"/>
              <w:marRight w:val="0"/>
              <w:marTop w:val="0"/>
              <w:marBottom w:val="0"/>
              <w:divBdr>
                <w:top w:val="none" w:sz="0" w:space="0" w:color="auto"/>
                <w:left w:val="none" w:sz="0" w:space="0" w:color="auto"/>
                <w:bottom w:val="none" w:sz="0" w:space="0" w:color="auto"/>
                <w:right w:val="none" w:sz="0" w:space="0" w:color="auto"/>
              </w:divBdr>
            </w:div>
            <w:div w:id="1824198468">
              <w:marLeft w:val="0"/>
              <w:marRight w:val="0"/>
              <w:marTop w:val="0"/>
              <w:marBottom w:val="0"/>
              <w:divBdr>
                <w:top w:val="none" w:sz="0" w:space="0" w:color="auto"/>
                <w:left w:val="none" w:sz="0" w:space="0" w:color="auto"/>
                <w:bottom w:val="none" w:sz="0" w:space="0" w:color="auto"/>
                <w:right w:val="none" w:sz="0" w:space="0" w:color="auto"/>
              </w:divBdr>
            </w:div>
            <w:div w:id="1824658828">
              <w:marLeft w:val="0"/>
              <w:marRight w:val="0"/>
              <w:marTop w:val="0"/>
              <w:marBottom w:val="0"/>
              <w:divBdr>
                <w:top w:val="none" w:sz="0" w:space="0" w:color="auto"/>
                <w:left w:val="none" w:sz="0" w:space="0" w:color="auto"/>
                <w:bottom w:val="none" w:sz="0" w:space="0" w:color="auto"/>
                <w:right w:val="none" w:sz="0" w:space="0" w:color="auto"/>
              </w:divBdr>
            </w:div>
            <w:div w:id="1825272942">
              <w:marLeft w:val="0"/>
              <w:marRight w:val="0"/>
              <w:marTop w:val="0"/>
              <w:marBottom w:val="0"/>
              <w:divBdr>
                <w:top w:val="none" w:sz="0" w:space="0" w:color="auto"/>
                <w:left w:val="none" w:sz="0" w:space="0" w:color="auto"/>
                <w:bottom w:val="none" w:sz="0" w:space="0" w:color="auto"/>
                <w:right w:val="none" w:sz="0" w:space="0" w:color="auto"/>
              </w:divBdr>
            </w:div>
            <w:div w:id="1825273094">
              <w:marLeft w:val="0"/>
              <w:marRight w:val="0"/>
              <w:marTop w:val="0"/>
              <w:marBottom w:val="0"/>
              <w:divBdr>
                <w:top w:val="none" w:sz="0" w:space="0" w:color="auto"/>
                <w:left w:val="none" w:sz="0" w:space="0" w:color="auto"/>
                <w:bottom w:val="none" w:sz="0" w:space="0" w:color="auto"/>
                <w:right w:val="none" w:sz="0" w:space="0" w:color="auto"/>
              </w:divBdr>
            </w:div>
            <w:div w:id="1826164732">
              <w:marLeft w:val="0"/>
              <w:marRight w:val="0"/>
              <w:marTop w:val="0"/>
              <w:marBottom w:val="0"/>
              <w:divBdr>
                <w:top w:val="none" w:sz="0" w:space="0" w:color="auto"/>
                <w:left w:val="none" w:sz="0" w:space="0" w:color="auto"/>
                <w:bottom w:val="none" w:sz="0" w:space="0" w:color="auto"/>
                <w:right w:val="none" w:sz="0" w:space="0" w:color="auto"/>
              </w:divBdr>
            </w:div>
            <w:div w:id="1826582385">
              <w:marLeft w:val="0"/>
              <w:marRight w:val="0"/>
              <w:marTop w:val="0"/>
              <w:marBottom w:val="0"/>
              <w:divBdr>
                <w:top w:val="none" w:sz="0" w:space="0" w:color="auto"/>
                <w:left w:val="none" w:sz="0" w:space="0" w:color="auto"/>
                <w:bottom w:val="none" w:sz="0" w:space="0" w:color="auto"/>
                <w:right w:val="none" w:sz="0" w:space="0" w:color="auto"/>
              </w:divBdr>
            </w:div>
            <w:div w:id="1828352390">
              <w:marLeft w:val="0"/>
              <w:marRight w:val="0"/>
              <w:marTop w:val="0"/>
              <w:marBottom w:val="0"/>
              <w:divBdr>
                <w:top w:val="none" w:sz="0" w:space="0" w:color="auto"/>
                <w:left w:val="none" w:sz="0" w:space="0" w:color="auto"/>
                <w:bottom w:val="none" w:sz="0" w:space="0" w:color="auto"/>
                <w:right w:val="none" w:sz="0" w:space="0" w:color="auto"/>
              </w:divBdr>
            </w:div>
            <w:div w:id="1829008692">
              <w:marLeft w:val="0"/>
              <w:marRight w:val="0"/>
              <w:marTop w:val="0"/>
              <w:marBottom w:val="0"/>
              <w:divBdr>
                <w:top w:val="none" w:sz="0" w:space="0" w:color="auto"/>
                <w:left w:val="none" w:sz="0" w:space="0" w:color="auto"/>
                <w:bottom w:val="none" w:sz="0" w:space="0" w:color="auto"/>
                <w:right w:val="none" w:sz="0" w:space="0" w:color="auto"/>
              </w:divBdr>
            </w:div>
            <w:div w:id="1831478354">
              <w:marLeft w:val="0"/>
              <w:marRight w:val="0"/>
              <w:marTop w:val="0"/>
              <w:marBottom w:val="0"/>
              <w:divBdr>
                <w:top w:val="none" w:sz="0" w:space="0" w:color="auto"/>
                <w:left w:val="none" w:sz="0" w:space="0" w:color="auto"/>
                <w:bottom w:val="none" w:sz="0" w:space="0" w:color="auto"/>
                <w:right w:val="none" w:sz="0" w:space="0" w:color="auto"/>
              </w:divBdr>
            </w:div>
            <w:div w:id="1835336095">
              <w:marLeft w:val="0"/>
              <w:marRight w:val="0"/>
              <w:marTop w:val="0"/>
              <w:marBottom w:val="0"/>
              <w:divBdr>
                <w:top w:val="none" w:sz="0" w:space="0" w:color="auto"/>
                <w:left w:val="none" w:sz="0" w:space="0" w:color="auto"/>
                <w:bottom w:val="none" w:sz="0" w:space="0" w:color="auto"/>
                <w:right w:val="none" w:sz="0" w:space="0" w:color="auto"/>
              </w:divBdr>
            </w:div>
            <w:div w:id="1835605832">
              <w:marLeft w:val="0"/>
              <w:marRight w:val="0"/>
              <w:marTop w:val="0"/>
              <w:marBottom w:val="0"/>
              <w:divBdr>
                <w:top w:val="none" w:sz="0" w:space="0" w:color="auto"/>
                <w:left w:val="none" w:sz="0" w:space="0" w:color="auto"/>
                <w:bottom w:val="none" w:sz="0" w:space="0" w:color="auto"/>
                <w:right w:val="none" w:sz="0" w:space="0" w:color="auto"/>
              </w:divBdr>
            </w:div>
            <w:div w:id="1835685009">
              <w:marLeft w:val="0"/>
              <w:marRight w:val="0"/>
              <w:marTop w:val="0"/>
              <w:marBottom w:val="0"/>
              <w:divBdr>
                <w:top w:val="none" w:sz="0" w:space="0" w:color="auto"/>
                <w:left w:val="none" w:sz="0" w:space="0" w:color="auto"/>
                <w:bottom w:val="none" w:sz="0" w:space="0" w:color="auto"/>
                <w:right w:val="none" w:sz="0" w:space="0" w:color="auto"/>
              </w:divBdr>
            </w:div>
            <w:div w:id="1836800460">
              <w:marLeft w:val="0"/>
              <w:marRight w:val="0"/>
              <w:marTop w:val="0"/>
              <w:marBottom w:val="0"/>
              <w:divBdr>
                <w:top w:val="none" w:sz="0" w:space="0" w:color="auto"/>
                <w:left w:val="none" w:sz="0" w:space="0" w:color="auto"/>
                <w:bottom w:val="none" w:sz="0" w:space="0" w:color="auto"/>
                <w:right w:val="none" w:sz="0" w:space="0" w:color="auto"/>
              </w:divBdr>
            </w:div>
            <w:div w:id="1843620047">
              <w:marLeft w:val="0"/>
              <w:marRight w:val="0"/>
              <w:marTop w:val="0"/>
              <w:marBottom w:val="0"/>
              <w:divBdr>
                <w:top w:val="none" w:sz="0" w:space="0" w:color="auto"/>
                <w:left w:val="none" w:sz="0" w:space="0" w:color="auto"/>
                <w:bottom w:val="none" w:sz="0" w:space="0" w:color="auto"/>
                <w:right w:val="none" w:sz="0" w:space="0" w:color="auto"/>
              </w:divBdr>
            </w:div>
            <w:div w:id="1844778812">
              <w:marLeft w:val="0"/>
              <w:marRight w:val="0"/>
              <w:marTop w:val="0"/>
              <w:marBottom w:val="0"/>
              <w:divBdr>
                <w:top w:val="none" w:sz="0" w:space="0" w:color="auto"/>
                <w:left w:val="none" w:sz="0" w:space="0" w:color="auto"/>
                <w:bottom w:val="none" w:sz="0" w:space="0" w:color="auto"/>
                <w:right w:val="none" w:sz="0" w:space="0" w:color="auto"/>
              </w:divBdr>
            </w:div>
            <w:div w:id="1846168199">
              <w:marLeft w:val="0"/>
              <w:marRight w:val="0"/>
              <w:marTop w:val="0"/>
              <w:marBottom w:val="0"/>
              <w:divBdr>
                <w:top w:val="none" w:sz="0" w:space="0" w:color="auto"/>
                <w:left w:val="none" w:sz="0" w:space="0" w:color="auto"/>
                <w:bottom w:val="none" w:sz="0" w:space="0" w:color="auto"/>
                <w:right w:val="none" w:sz="0" w:space="0" w:color="auto"/>
              </w:divBdr>
            </w:div>
            <w:div w:id="1846437399">
              <w:marLeft w:val="0"/>
              <w:marRight w:val="0"/>
              <w:marTop w:val="0"/>
              <w:marBottom w:val="0"/>
              <w:divBdr>
                <w:top w:val="none" w:sz="0" w:space="0" w:color="auto"/>
                <w:left w:val="none" w:sz="0" w:space="0" w:color="auto"/>
                <w:bottom w:val="none" w:sz="0" w:space="0" w:color="auto"/>
                <w:right w:val="none" w:sz="0" w:space="0" w:color="auto"/>
              </w:divBdr>
            </w:div>
            <w:div w:id="1849324824">
              <w:marLeft w:val="0"/>
              <w:marRight w:val="0"/>
              <w:marTop w:val="0"/>
              <w:marBottom w:val="0"/>
              <w:divBdr>
                <w:top w:val="none" w:sz="0" w:space="0" w:color="auto"/>
                <w:left w:val="none" w:sz="0" w:space="0" w:color="auto"/>
                <w:bottom w:val="none" w:sz="0" w:space="0" w:color="auto"/>
                <w:right w:val="none" w:sz="0" w:space="0" w:color="auto"/>
              </w:divBdr>
            </w:div>
            <w:div w:id="1849906737">
              <w:marLeft w:val="0"/>
              <w:marRight w:val="0"/>
              <w:marTop w:val="0"/>
              <w:marBottom w:val="0"/>
              <w:divBdr>
                <w:top w:val="none" w:sz="0" w:space="0" w:color="auto"/>
                <w:left w:val="none" w:sz="0" w:space="0" w:color="auto"/>
                <w:bottom w:val="none" w:sz="0" w:space="0" w:color="auto"/>
                <w:right w:val="none" w:sz="0" w:space="0" w:color="auto"/>
              </w:divBdr>
            </w:div>
            <w:div w:id="1850021260">
              <w:marLeft w:val="0"/>
              <w:marRight w:val="0"/>
              <w:marTop w:val="0"/>
              <w:marBottom w:val="0"/>
              <w:divBdr>
                <w:top w:val="none" w:sz="0" w:space="0" w:color="auto"/>
                <w:left w:val="none" w:sz="0" w:space="0" w:color="auto"/>
                <w:bottom w:val="none" w:sz="0" w:space="0" w:color="auto"/>
                <w:right w:val="none" w:sz="0" w:space="0" w:color="auto"/>
              </w:divBdr>
            </w:div>
            <w:div w:id="1850951721">
              <w:marLeft w:val="0"/>
              <w:marRight w:val="0"/>
              <w:marTop w:val="0"/>
              <w:marBottom w:val="0"/>
              <w:divBdr>
                <w:top w:val="none" w:sz="0" w:space="0" w:color="auto"/>
                <w:left w:val="none" w:sz="0" w:space="0" w:color="auto"/>
                <w:bottom w:val="none" w:sz="0" w:space="0" w:color="auto"/>
                <w:right w:val="none" w:sz="0" w:space="0" w:color="auto"/>
              </w:divBdr>
            </w:div>
            <w:div w:id="1851602337">
              <w:marLeft w:val="0"/>
              <w:marRight w:val="0"/>
              <w:marTop w:val="0"/>
              <w:marBottom w:val="0"/>
              <w:divBdr>
                <w:top w:val="none" w:sz="0" w:space="0" w:color="auto"/>
                <w:left w:val="none" w:sz="0" w:space="0" w:color="auto"/>
                <w:bottom w:val="none" w:sz="0" w:space="0" w:color="auto"/>
                <w:right w:val="none" w:sz="0" w:space="0" w:color="auto"/>
              </w:divBdr>
            </w:div>
            <w:div w:id="1854875753">
              <w:marLeft w:val="0"/>
              <w:marRight w:val="0"/>
              <w:marTop w:val="0"/>
              <w:marBottom w:val="0"/>
              <w:divBdr>
                <w:top w:val="none" w:sz="0" w:space="0" w:color="auto"/>
                <w:left w:val="none" w:sz="0" w:space="0" w:color="auto"/>
                <w:bottom w:val="none" w:sz="0" w:space="0" w:color="auto"/>
                <w:right w:val="none" w:sz="0" w:space="0" w:color="auto"/>
              </w:divBdr>
            </w:div>
            <w:div w:id="1856071212">
              <w:marLeft w:val="0"/>
              <w:marRight w:val="0"/>
              <w:marTop w:val="0"/>
              <w:marBottom w:val="0"/>
              <w:divBdr>
                <w:top w:val="none" w:sz="0" w:space="0" w:color="auto"/>
                <w:left w:val="none" w:sz="0" w:space="0" w:color="auto"/>
                <w:bottom w:val="none" w:sz="0" w:space="0" w:color="auto"/>
                <w:right w:val="none" w:sz="0" w:space="0" w:color="auto"/>
              </w:divBdr>
            </w:div>
            <w:div w:id="1856914884">
              <w:marLeft w:val="0"/>
              <w:marRight w:val="0"/>
              <w:marTop w:val="0"/>
              <w:marBottom w:val="0"/>
              <w:divBdr>
                <w:top w:val="none" w:sz="0" w:space="0" w:color="auto"/>
                <w:left w:val="none" w:sz="0" w:space="0" w:color="auto"/>
                <w:bottom w:val="none" w:sz="0" w:space="0" w:color="auto"/>
                <w:right w:val="none" w:sz="0" w:space="0" w:color="auto"/>
              </w:divBdr>
            </w:div>
            <w:div w:id="1861237211">
              <w:marLeft w:val="0"/>
              <w:marRight w:val="0"/>
              <w:marTop w:val="0"/>
              <w:marBottom w:val="0"/>
              <w:divBdr>
                <w:top w:val="none" w:sz="0" w:space="0" w:color="auto"/>
                <w:left w:val="none" w:sz="0" w:space="0" w:color="auto"/>
                <w:bottom w:val="none" w:sz="0" w:space="0" w:color="auto"/>
                <w:right w:val="none" w:sz="0" w:space="0" w:color="auto"/>
              </w:divBdr>
            </w:div>
            <w:div w:id="1861356091">
              <w:marLeft w:val="0"/>
              <w:marRight w:val="0"/>
              <w:marTop w:val="0"/>
              <w:marBottom w:val="0"/>
              <w:divBdr>
                <w:top w:val="none" w:sz="0" w:space="0" w:color="auto"/>
                <w:left w:val="none" w:sz="0" w:space="0" w:color="auto"/>
                <w:bottom w:val="none" w:sz="0" w:space="0" w:color="auto"/>
                <w:right w:val="none" w:sz="0" w:space="0" w:color="auto"/>
              </w:divBdr>
              <w:divsChild>
                <w:div w:id="9644839">
                  <w:marLeft w:val="0"/>
                  <w:marRight w:val="0"/>
                  <w:marTop w:val="0"/>
                  <w:marBottom w:val="0"/>
                  <w:divBdr>
                    <w:top w:val="none" w:sz="0" w:space="0" w:color="auto"/>
                    <w:left w:val="none" w:sz="0" w:space="0" w:color="auto"/>
                    <w:bottom w:val="none" w:sz="0" w:space="0" w:color="auto"/>
                    <w:right w:val="none" w:sz="0" w:space="0" w:color="auto"/>
                  </w:divBdr>
                </w:div>
                <w:div w:id="10031791">
                  <w:marLeft w:val="0"/>
                  <w:marRight w:val="0"/>
                  <w:marTop w:val="0"/>
                  <w:marBottom w:val="0"/>
                  <w:divBdr>
                    <w:top w:val="none" w:sz="0" w:space="0" w:color="auto"/>
                    <w:left w:val="none" w:sz="0" w:space="0" w:color="auto"/>
                    <w:bottom w:val="none" w:sz="0" w:space="0" w:color="auto"/>
                    <w:right w:val="none" w:sz="0" w:space="0" w:color="auto"/>
                  </w:divBdr>
                </w:div>
                <w:div w:id="92939270">
                  <w:marLeft w:val="0"/>
                  <w:marRight w:val="0"/>
                  <w:marTop w:val="0"/>
                  <w:marBottom w:val="0"/>
                  <w:divBdr>
                    <w:top w:val="none" w:sz="0" w:space="0" w:color="auto"/>
                    <w:left w:val="none" w:sz="0" w:space="0" w:color="auto"/>
                    <w:bottom w:val="none" w:sz="0" w:space="0" w:color="auto"/>
                    <w:right w:val="none" w:sz="0" w:space="0" w:color="auto"/>
                  </w:divBdr>
                </w:div>
                <w:div w:id="118305784">
                  <w:marLeft w:val="0"/>
                  <w:marRight w:val="0"/>
                  <w:marTop w:val="0"/>
                  <w:marBottom w:val="0"/>
                  <w:divBdr>
                    <w:top w:val="none" w:sz="0" w:space="0" w:color="auto"/>
                    <w:left w:val="none" w:sz="0" w:space="0" w:color="auto"/>
                    <w:bottom w:val="none" w:sz="0" w:space="0" w:color="auto"/>
                    <w:right w:val="none" w:sz="0" w:space="0" w:color="auto"/>
                  </w:divBdr>
                </w:div>
                <w:div w:id="166791858">
                  <w:marLeft w:val="0"/>
                  <w:marRight w:val="0"/>
                  <w:marTop w:val="0"/>
                  <w:marBottom w:val="0"/>
                  <w:divBdr>
                    <w:top w:val="none" w:sz="0" w:space="0" w:color="auto"/>
                    <w:left w:val="none" w:sz="0" w:space="0" w:color="auto"/>
                    <w:bottom w:val="none" w:sz="0" w:space="0" w:color="auto"/>
                    <w:right w:val="none" w:sz="0" w:space="0" w:color="auto"/>
                  </w:divBdr>
                </w:div>
                <w:div w:id="194850851">
                  <w:marLeft w:val="0"/>
                  <w:marRight w:val="0"/>
                  <w:marTop w:val="0"/>
                  <w:marBottom w:val="0"/>
                  <w:divBdr>
                    <w:top w:val="none" w:sz="0" w:space="0" w:color="auto"/>
                    <w:left w:val="none" w:sz="0" w:space="0" w:color="auto"/>
                    <w:bottom w:val="none" w:sz="0" w:space="0" w:color="auto"/>
                    <w:right w:val="none" w:sz="0" w:space="0" w:color="auto"/>
                  </w:divBdr>
                </w:div>
                <w:div w:id="270358615">
                  <w:marLeft w:val="0"/>
                  <w:marRight w:val="0"/>
                  <w:marTop w:val="0"/>
                  <w:marBottom w:val="0"/>
                  <w:divBdr>
                    <w:top w:val="none" w:sz="0" w:space="0" w:color="auto"/>
                    <w:left w:val="none" w:sz="0" w:space="0" w:color="auto"/>
                    <w:bottom w:val="none" w:sz="0" w:space="0" w:color="auto"/>
                    <w:right w:val="none" w:sz="0" w:space="0" w:color="auto"/>
                  </w:divBdr>
                </w:div>
                <w:div w:id="288559914">
                  <w:marLeft w:val="0"/>
                  <w:marRight w:val="0"/>
                  <w:marTop w:val="0"/>
                  <w:marBottom w:val="0"/>
                  <w:divBdr>
                    <w:top w:val="none" w:sz="0" w:space="0" w:color="auto"/>
                    <w:left w:val="none" w:sz="0" w:space="0" w:color="auto"/>
                    <w:bottom w:val="none" w:sz="0" w:space="0" w:color="auto"/>
                    <w:right w:val="none" w:sz="0" w:space="0" w:color="auto"/>
                  </w:divBdr>
                </w:div>
                <w:div w:id="300236159">
                  <w:marLeft w:val="0"/>
                  <w:marRight w:val="0"/>
                  <w:marTop w:val="0"/>
                  <w:marBottom w:val="0"/>
                  <w:divBdr>
                    <w:top w:val="none" w:sz="0" w:space="0" w:color="auto"/>
                    <w:left w:val="none" w:sz="0" w:space="0" w:color="auto"/>
                    <w:bottom w:val="none" w:sz="0" w:space="0" w:color="auto"/>
                    <w:right w:val="none" w:sz="0" w:space="0" w:color="auto"/>
                  </w:divBdr>
                </w:div>
                <w:div w:id="336733571">
                  <w:marLeft w:val="0"/>
                  <w:marRight w:val="0"/>
                  <w:marTop w:val="0"/>
                  <w:marBottom w:val="0"/>
                  <w:divBdr>
                    <w:top w:val="none" w:sz="0" w:space="0" w:color="auto"/>
                    <w:left w:val="none" w:sz="0" w:space="0" w:color="auto"/>
                    <w:bottom w:val="none" w:sz="0" w:space="0" w:color="auto"/>
                    <w:right w:val="none" w:sz="0" w:space="0" w:color="auto"/>
                  </w:divBdr>
                </w:div>
                <w:div w:id="342781070">
                  <w:marLeft w:val="0"/>
                  <w:marRight w:val="0"/>
                  <w:marTop w:val="0"/>
                  <w:marBottom w:val="0"/>
                  <w:divBdr>
                    <w:top w:val="none" w:sz="0" w:space="0" w:color="auto"/>
                    <w:left w:val="none" w:sz="0" w:space="0" w:color="auto"/>
                    <w:bottom w:val="none" w:sz="0" w:space="0" w:color="auto"/>
                    <w:right w:val="none" w:sz="0" w:space="0" w:color="auto"/>
                  </w:divBdr>
                </w:div>
                <w:div w:id="432020732">
                  <w:marLeft w:val="0"/>
                  <w:marRight w:val="0"/>
                  <w:marTop w:val="0"/>
                  <w:marBottom w:val="0"/>
                  <w:divBdr>
                    <w:top w:val="none" w:sz="0" w:space="0" w:color="auto"/>
                    <w:left w:val="none" w:sz="0" w:space="0" w:color="auto"/>
                    <w:bottom w:val="none" w:sz="0" w:space="0" w:color="auto"/>
                    <w:right w:val="none" w:sz="0" w:space="0" w:color="auto"/>
                  </w:divBdr>
                </w:div>
                <w:div w:id="489059052">
                  <w:marLeft w:val="0"/>
                  <w:marRight w:val="0"/>
                  <w:marTop w:val="0"/>
                  <w:marBottom w:val="0"/>
                  <w:divBdr>
                    <w:top w:val="none" w:sz="0" w:space="0" w:color="auto"/>
                    <w:left w:val="none" w:sz="0" w:space="0" w:color="auto"/>
                    <w:bottom w:val="none" w:sz="0" w:space="0" w:color="auto"/>
                    <w:right w:val="none" w:sz="0" w:space="0" w:color="auto"/>
                  </w:divBdr>
                </w:div>
                <w:div w:id="595290538">
                  <w:marLeft w:val="0"/>
                  <w:marRight w:val="0"/>
                  <w:marTop w:val="0"/>
                  <w:marBottom w:val="0"/>
                  <w:divBdr>
                    <w:top w:val="none" w:sz="0" w:space="0" w:color="auto"/>
                    <w:left w:val="none" w:sz="0" w:space="0" w:color="auto"/>
                    <w:bottom w:val="none" w:sz="0" w:space="0" w:color="auto"/>
                    <w:right w:val="none" w:sz="0" w:space="0" w:color="auto"/>
                  </w:divBdr>
                </w:div>
                <w:div w:id="595595191">
                  <w:marLeft w:val="0"/>
                  <w:marRight w:val="0"/>
                  <w:marTop w:val="0"/>
                  <w:marBottom w:val="0"/>
                  <w:divBdr>
                    <w:top w:val="none" w:sz="0" w:space="0" w:color="auto"/>
                    <w:left w:val="none" w:sz="0" w:space="0" w:color="auto"/>
                    <w:bottom w:val="none" w:sz="0" w:space="0" w:color="auto"/>
                    <w:right w:val="none" w:sz="0" w:space="0" w:color="auto"/>
                  </w:divBdr>
                </w:div>
                <w:div w:id="630325252">
                  <w:marLeft w:val="0"/>
                  <w:marRight w:val="0"/>
                  <w:marTop w:val="0"/>
                  <w:marBottom w:val="0"/>
                  <w:divBdr>
                    <w:top w:val="none" w:sz="0" w:space="0" w:color="auto"/>
                    <w:left w:val="none" w:sz="0" w:space="0" w:color="auto"/>
                    <w:bottom w:val="none" w:sz="0" w:space="0" w:color="auto"/>
                    <w:right w:val="none" w:sz="0" w:space="0" w:color="auto"/>
                  </w:divBdr>
                </w:div>
                <w:div w:id="641352861">
                  <w:marLeft w:val="0"/>
                  <w:marRight w:val="0"/>
                  <w:marTop w:val="0"/>
                  <w:marBottom w:val="0"/>
                  <w:divBdr>
                    <w:top w:val="none" w:sz="0" w:space="0" w:color="auto"/>
                    <w:left w:val="none" w:sz="0" w:space="0" w:color="auto"/>
                    <w:bottom w:val="none" w:sz="0" w:space="0" w:color="auto"/>
                    <w:right w:val="none" w:sz="0" w:space="0" w:color="auto"/>
                  </w:divBdr>
                </w:div>
                <w:div w:id="649484009">
                  <w:marLeft w:val="0"/>
                  <w:marRight w:val="0"/>
                  <w:marTop w:val="0"/>
                  <w:marBottom w:val="0"/>
                  <w:divBdr>
                    <w:top w:val="none" w:sz="0" w:space="0" w:color="auto"/>
                    <w:left w:val="none" w:sz="0" w:space="0" w:color="auto"/>
                    <w:bottom w:val="none" w:sz="0" w:space="0" w:color="auto"/>
                    <w:right w:val="none" w:sz="0" w:space="0" w:color="auto"/>
                  </w:divBdr>
                </w:div>
                <w:div w:id="673413500">
                  <w:marLeft w:val="0"/>
                  <w:marRight w:val="0"/>
                  <w:marTop w:val="0"/>
                  <w:marBottom w:val="0"/>
                  <w:divBdr>
                    <w:top w:val="none" w:sz="0" w:space="0" w:color="auto"/>
                    <w:left w:val="none" w:sz="0" w:space="0" w:color="auto"/>
                    <w:bottom w:val="none" w:sz="0" w:space="0" w:color="auto"/>
                    <w:right w:val="none" w:sz="0" w:space="0" w:color="auto"/>
                  </w:divBdr>
                </w:div>
                <w:div w:id="690447575">
                  <w:marLeft w:val="0"/>
                  <w:marRight w:val="0"/>
                  <w:marTop w:val="0"/>
                  <w:marBottom w:val="0"/>
                  <w:divBdr>
                    <w:top w:val="none" w:sz="0" w:space="0" w:color="auto"/>
                    <w:left w:val="none" w:sz="0" w:space="0" w:color="auto"/>
                    <w:bottom w:val="none" w:sz="0" w:space="0" w:color="auto"/>
                    <w:right w:val="none" w:sz="0" w:space="0" w:color="auto"/>
                  </w:divBdr>
                </w:div>
                <w:div w:id="727846615">
                  <w:marLeft w:val="0"/>
                  <w:marRight w:val="0"/>
                  <w:marTop w:val="0"/>
                  <w:marBottom w:val="0"/>
                  <w:divBdr>
                    <w:top w:val="none" w:sz="0" w:space="0" w:color="auto"/>
                    <w:left w:val="none" w:sz="0" w:space="0" w:color="auto"/>
                    <w:bottom w:val="none" w:sz="0" w:space="0" w:color="auto"/>
                    <w:right w:val="none" w:sz="0" w:space="0" w:color="auto"/>
                  </w:divBdr>
                </w:div>
                <w:div w:id="859243200">
                  <w:marLeft w:val="0"/>
                  <w:marRight w:val="0"/>
                  <w:marTop w:val="0"/>
                  <w:marBottom w:val="0"/>
                  <w:divBdr>
                    <w:top w:val="none" w:sz="0" w:space="0" w:color="auto"/>
                    <w:left w:val="none" w:sz="0" w:space="0" w:color="auto"/>
                    <w:bottom w:val="none" w:sz="0" w:space="0" w:color="auto"/>
                    <w:right w:val="none" w:sz="0" w:space="0" w:color="auto"/>
                  </w:divBdr>
                </w:div>
                <w:div w:id="860126092">
                  <w:marLeft w:val="0"/>
                  <w:marRight w:val="0"/>
                  <w:marTop w:val="0"/>
                  <w:marBottom w:val="0"/>
                  <w:divBdr>
                    <w:top w:val="none" w:sz="0" w:space="0" w:color="auto"/>
                    <w:left w:val="none" w:sz="0" w:space="0" w:color="auto"/>
                    <w:bottom w:val="none" w:sz="0" w:space="0" w:color="auto"/>
                    <w:right w:val="none" w:sz="0" w:space="0" w:color="auto"/>
                  </w:divBdr>
                </w:div>
                <w:div w:id="880944087">
                  <w:marLeft w:val="0"/>
                  <w:marRight w:val="0"/>
                  <w:marTop w:val="0"/>
                  <w:marBottom w:val="0"/>
                  <w:divBdr>
                    <w:top w:val="none" w:sz="0" w:space="0" w:color="auto"/>
                    <w:left w:val="none" w:sz="0" w:space="0" w:color="auto"/>
                    <w:bottom w:val="none" w:sz="0" w:space="0" w:color="auto"/>
                    <w:right w:val="none" w:sz="0" w:space="0" w:color="auto"/>
                  </w:divBdr>
                </w:div>
                <w:div w:id="924416642">
                  <w:marLeft w:val="0"/>
                  <w:marRight w:val="0"/>
                  <w:marTop w:val="0"/>
                  <w:marBottom w:val="0"/>
                  <w:divBdr>
                    <w:top w:val="none" w:sz="0" w:space="0" w:color="auto"/>
                    <w:left w:val="none" w:sz="0" w:space="0" w:color="auto"/>
                    <w:bottom w:val="none" w:sz="0" w:space="0" w:color="auto"/>
                    <w:right w:val="none" w:sz="0" w:space="0" w:color="auto"/>
                  </w:divBdr>
                </w:div>
                <w:div w:id="946038313">
                  <w:marLeft w:val="0"/>
                  <w:marRight w:val="0"/>
                  <w:marTop w:val="0"/>
                  <w:marBottom w:val="0"/>
                  <w:divBdr>
                    <w:top w:val="none" w:sz="0" w:space="0" w:color="auto"/>
                    <w:left w:val="none" w:sz="0" w:space="0" w:color="auto"/>
                    <w:bottom w:val="none" w:sz="0" w:space="0" w:color="auto"/>
                    <w:right w:val="none" w:sz="0" w:space="0" w:color="auto"/>
                  </w:divBdr>
                </w:div>
                <w:div w:id="1023746108">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 w:id="1132402397">
                  <w:marLeft w:val="0"/>
                  <w:marRight w:val="0"/>
                  <w:marTop w:val="0"/>
                  <w:marBottom w:val="0"/>
                  <w:divBdr>
                    <w:top w:val="none" w:sz="0" w:space="0" w:color="auto"/>
                    <w:left w:val="none" w:sz="0" w:space="0" w:color="auto"/>
                    <w:bottom w:val="none" w:sz="0" w:space="0" w:color="auto"/>
                    <w:right w:val="none" w:sz="0" w:space="0" w:color="auto"/>
                  </w:divBdr>
                </w:div>
                <w:div w:id="1148740906">
                  <w:marLeft w:val="0"/>
                  <w:marRight w:val="0"/>
                  <w:marTop w:val="0"/>
                  <w:marBottom w:val="0"/>
                  <w:divBdr>
                    <w:top w:val="none" w:sz="0" w:space="0" w:color="auto"/>
                    <w:left w:val="none" w:sz="0" w:space="0" w:color="auto"/>
                    <w:bottom w:val="none" w:sz="0" w:space="0" w:color="auto"/>
                    <w:right w:val="none" w:sz="0" w:space="0" w:color="auto"/>
                  </w:divBdr>
                </w:div>
                <w:div w:id="1192839721">
                  <w:marLeft w:val="0"/>
                  <w:marRight w:val="0"/>
                  <w:marTop w:val="0"/>
                  <w:marBottom w:val="0"/>
                  <w:divBdr>
                    <w:top w:val="none" w:sz="0" w:space="0" w:color="auto"/>
                    <w:left w:val="none" w:sz="0" w:space="0" w:color="auto"/>
                    <w:bottom w:val="none" w:sz="0" w:space="0" w:color="auto"/>
                    <w:right w:val="none" w:sz="0" w:space="0" w:color="auto"/>
                  </w:divBdr>
                </w:div>
                <w:div w:id="1257518721">
                  <w:marLeft w:val="0"/>
                  <w:marRight w:val="0"/>
                  <w:marTop w:val="0"/>
                  <w:marBottom w:val="0"/>
                  <w:divBdr>
                    <w:top w:val="none" w:sz="0" w:space="0" w:color="auto"/>
                    <w:left w:val="none" w:sz="0" w:space="0" w:color="auto"/>
                    <w:bottom w:val="none" w:sz="0" w:space="0" w:color="auto"/>
                    <w:right w:val="none" w:sz="0" w:space="0" w:color="auto"/>
                  </w:divBdr>
                </w:div>
                <w:div w:id="1295285603">
                  <w:marLeft w:val="0"/>
                  <w:marRight w:val="0"/>
                  <w:marTop w:val="0"/>
                  <w:marBottom w:val="0"/>
                  <w:divBdr>
                    <w:top w:val="none" w:sz="0" w:space="0" w:color="auto"/>
                    <w:left w:val="none" w:sz="0" w:space="0" w:color="auto"/>
                    <w:bottom w:val="none" w:sz="0" w:space="0" w:color="auto"/>
                    <w:right w:val="none" w:sz="0" w:space="0" w:color="auto"/>
                  </w:divBdr>
                </w:div>
                <w:div w:id="1310748580">
                  <w:marLeft w:val="0"/>
                  <w:marRight w:val="0"/>
                  <w:marTop w:val="0"/>
                  <w:marBottom w:val="0"/>
                  <w:divBdr>
                    <w:top w:val="none" w:sz="0" w:space="0" w:color="auto"/>
                    <w:left w:val="none" w:sz="0" w:space="0" w:color="auto"/>
                    <w:bottom w:val="none" w:sz="0" w:space="0" w:color="auto"/>
                    <w:right w:val="none" w:sz="0" w:space="0" w:color="auto"/>
                  </w:divBdr>
                </w:div>
                <w:div w:id="1376661676">
                  <w:marLeft w:val="0"/>
                  <w:marRight w:val="0"/>
                  <w:marTop w:val="0"/>
                  <w:marBottom w:val="0"/>
                  <w:divBdr>
                    <w:top w:val="none" w:sz="0" w:space="0" w:color="auto"/>
                    <w:left w:val="none" w:sz="0" w:space="0" w:color="auto"/>
                    <w:bottom w:val="none" w:sz="0" w:space="0" w:color="auto"/>
                    <w:right w:val="none" w:sz="0" w:space="0" w:color="auto"/>
                  </w:divBdr>
                </w:div>
                <w:div w:id="1384057898">
                  <w:marLeft w:val="0"/>
                  <w:marRight w:val="0"/>
                  <w:marTop w:val="0"/>
                  <w:marBottom w:val="0"/>
                  <w:divBdr>
                    <w:top w:val="none" w:sz="0" w:space="0" w:color="auto"/>
                    <w:left w:val="none" w:sz="0" w:space="0" w:color="auto"/>
                    <w:bottom w:val="none" w:sz="0" w:space="0" w:color="auto"/>
                    <w:right w:val="none" w:sz="0" w:space="0" w:color="auto"/>
                  </w:divBdr>
                </w:div>
                <w:div w:id="1398895767">
                  <w:marLeft w:val="0"/>
                  <w:marRight w:val="0"/>
                  <w:marTop w:val="0"/>
                  <w:marBottom w:val="0"/>
                  <w:divBdr>
                    <w:top w:val="none" w:sz="0" w:space="0" w:color="auto"/>
                    <w:left w:val="none" w:sz="0" w:space="0" w:color="auto"/>
                    <w:bottom w:val="none" w:sz="0" w:space="0" w:color="auto"/>
                    <w:right w:val="none" w:sz="0" w:space="0" w:color="auto"/>
                  </w:divBdr>
                </w:div>
                <w:div w:id="1409498148">
                  <w:marLeft w:val="0"/>
                  <w:marRight w:val="0"/>
                  <w:marTop w:val="0"/>
                  <w:marBottom w:val="0"/>
                  <w:divBdr>
                    <w:top w:val="none" w:sz="0" w:space="0" w:color="auto"/>
                    <w:left w:val="none" w:sz="0" w:space="0" w:color="auto"/>
                    <w:bottom w:val="none" w:sz="0" w:space="0" w:color="auto"/>
                    <w:right w:val="none" w:sz="0" w:space="0" w:color="auto"/>
                  </w:divBdr>
                </w:div>
                <w:div w:id="1453593051">
                  <w:marLeft w:val="0"/>
                  <w:marRight w:val="0"/>
                  <w:marTop w:val="0"/>
                  <w:marBottom w:val="0"/>
                  <w:divBdr>
                    <w:top w:val="none" w:sz="0" w:space="0" w:color="auto"/>
                    <w:left w:val="none" w:sz="0" w:space="0" w:color="auto"/>
                    <w:bottom w:val="none" w:sz="0" w:space="0" w:color="auto"/>
                    <w:right w:val="none" w:sz="0" w:space="0" w:color="auto"/>
                  </w:divBdr>
                </w:div>
                <w:div w:id="1477334073">
                  <w:marLeft w:val="0"/>
                  <w:marRight w:val="0"/>
                  <w:marTop w:val="0"/>
                  <w:marBottom w:val="0"/>
                  <w:divBdr>
                    <w:top w:val="none" w:sz="0" w:space="0" w:color="auto"/>
                    <w:left w:val="none" w:sz="0" w:space="0" w:color="auto"/>
                    <w:bottom w:val="none" w:sz="0" w:space="0" w:color="auto"/>
                    <w:right w:val="none" w:sz="0" w:space="0" w:color="auto"/>
                  </w:divBdr>
                </w:div>
                <w:div w:id="1494876352">
                  <w:marLeft w:val="0"/>
                  <w:marRight w:val="0"/>
                  <w:marTop w:val="0"/>
                  <w:marBottom w:val="0"/>
                  <w:divBdr>
                    <w:top w:val="none" w:sz="0" w:space="0" w:color="auto"/>
                    <w:left w:val="none" w:sz="0" w:space="0" w:color="auto"/>
                    <w:bottom w:val="none" w:sz="0" w:space="0" w:color="auto"/>
                    <w:right w:val="none" w:sz="0" w:space="0" w:color="auto"/>
                  </w:divBdr>
                </w:div>
                <w:div w:id="1508206105">
                  <w:marLeft w:val="0"/>
                  <w:marRight w:val="0"/>
                  <w:marTop w:val="0"/>
                  <w:marBottom w:val="0"/>
                  <w:divBdr>
                    <w:top w:val="none" w:sz="0" w:space="0" w:color="auto"/>
                    <w:left w:val="none" w:sz="0" w:space="0" w:color="auto"/>
                    <w:bottom w:val="none" w:sz="0" w:space="0" w:color="auto"/>
                    <w:right w:val="none" w:sz="0" w:space="0" w:color="auto"/>
                  </w:divBdr>
                </w:div>
                <w:div w:id="1525246044">
                  <w:marLeft w:val="0"/>
                  <w:marRight w:val="0"/>
                  <w:marTop w:val="0"/>
                  <w:marBottom w:val="0"/>
                  <w:divBdr>
                    <w:top w:val="none" w:sz="0" w:space="0" w:color="auto"/>
                    <w:left w:val="none" w:sz="0" w:space="0" w:color="auto"/>
                    <w:bottom w:val="none" w:sz="0" w:space="0" w:color="auto"/>
                    <w:right w:val="none" w:sz="0" w:space="0" w:color="auto"/>
                  </w:divBdr>
                </w:div>
                <w:div w:id="1598755111">
                  <w:marLeft w:val="0"/>
                  <w:marRight w:val="0"/>
                  <w:marTop w:val="0"/>
                  <w:marBottom w:val="0"/>
                  <w:divBdr>
                    <w:top w:val="none" w:sz="0" w:space="0" w:color="auto"/>
                    <w:left w:val="none" w:sz="0" w:space="0" w:color="auto"/>
                    <w:bottom w:val="none" w:sz="0" w:space="0" w:color="auto"/>
                    <w:right w:val="none" w:sz="0" w:space="0" w:color="auto"/>
                  </w:divBdr>
                </w:div>
                <w:div w:id="1607811095">
                  <w:marLeft w:val="0"/>
                  <w:marRight w:val="0"/>
                  <w:marTop w:val="0"/>
                  <w:marBottom w:val="0"/>
                  <w:divBdr>
                    <w:top w:val="none" w:sz="0" w:space="0" w:color="auto"/>
                    <w:left w:val="none" w:sz="0" w:space="0" w:color="auto"/>
                    <w:bottom w:val="none" w:sz="0" w:space="0" w:color="auto"/>
                    <w:right w:val="none" w:sz="0" w:space="0" w:color="auto"/>
                  </w:divBdr>
                </w:div>
                <w:div w:id="1638143097">
                  <w:marLeft w:val="0"/>
                  <w:marRight w:val="0"/>
                  <w:marTop w:val="0"/>
                  <w:marBottom w:val="0"/>
                  <w:divBdr>
                    <w:top w:val="none" w:sz="0" w:space="0" w:color="auto"/>
                    <w:left w:val="none" w:sz="0" w:space="0" w:color="auto"/>
                    <w:bottom w:val="none" w:sz="0" w:space="0" w:color="auto"/>
                    <w:right w:val="none" w:sz="0" w:space="0" w:color="auto"/>
                  </w:divBdr>
                </w:div>
                <w:div w:id="1641156328">
                  <w:marLeft w:val="0"/>
                  <w:marRight w:val="0"/>
                  <w:marTop w:val="0"/>
                  <w:marBottom w:val="0"/>
                  <w:divBdr>
                    <w:top w:val="none" w:sz="0" w:space="0" w:color="auto"/>
                    <w:left w:val="none" w:sz="0" w:space="0" w:color="auto"/>
                    <w:bottom w:val="none" w:sz="0" w:space="0" w:color="auto"/>
                    <w:right w:val="none" w:sz="0" w:space="0" w:color="auto"/>
                  </w:divBdr>
                </w:div>
                <w:div w:id="1854227157">
                  <w:marLeft w:val="0"/>
                  <w:marRight w:val="0"/>
                  <w:marTop w:val="0"/>
                  <w:marBottom w:val="0"/>
                  <w:divBdr>
                    <w:top w:val="none" w:sz="0" w:space="0" w:color="auto"/>
                    <w:left w:val="none" w:sz="0" w:space="0" w:color="auto"/>
                    <w:bottom w:val="none" w:sz="0" w:space="0" w:color="auto"/>
                    <w:right w:val="none" w:sz="0" w:space="0" w:color="auto"/>
                  </w:divBdr>
                </w:div>
                <w:div w:id="1908227506">
                  <w:marLeft w:val="0"/>
                  <w:marRight w:val="0"/>
                  <w:marTop w:val="0"/>
                  <w:marBottom w:val="0"/>
                  <w:divBdr>
                    <w:top w:val="none" w:sz="0" w:space="0" w:color="auto"/>
                    <w:left w:val="none" w:sz="0" w:space="0" w:color="auto"/>
                    <w:bottom w:val="none" w:sz="0" w:space="0" w:color="auto"/>
                    <w:right w:val="none" w:sz="0" w:space="0" w:color="auto"/>
                  </w:divBdr>
                </w:div>
                <w:div w:id="1977293505">
                  <w:marLeft w:val="0"/>
                  <w:marRight w:val="0"/>
                  <w:marTop w:val="0"/>
                  <w:marBottom w:val="0"/>
                  <w:divBdr>
                    <w:top w:val="none" w:sz="0" w:space="0" w:color="auto"/>
                    <w:left w:val="none" w:sz="0" w:space="0" w:color="auto"/>
                    <w:bottom w:val="none" w:sz="0" w:space="0" w:color="auto"/>
                    <w:right w:val="none" w:sz="0" w:space="0" w:color="auto"/>
                  </w:divBdr>
                </w:div>
                <w:div w:id="2033652231">
                  <w:marLeft w:val="0"/>
                  <w:marRight w:val="0"/>
                  <w:marTop w:val="0"/>
                  <w:marBottom w:val="0"/>
                  <w:divBdr>
                    <w:top w:val="none" w:sz="0" w:space="0" w:color="auto"/>
                    <w:left w:val="none" w:sz="0" w:space="0" w:color="auto"/>
                    <w:bottom w:val="none" w:sz="0" w:space="0" w:color="auto"/>
                    <w:right w:val="none" w:sz="0" w:space="0" w:color="auto"/>
                  </w:divBdr>
                </w:div>
                <w:div w:id="2075083057">
                  <w:marLeft w:val="0"/>
                  <w:marRight w:val="0"/>
                  <w:marTop w:val="0"/>
                  <w:marBottom w:val="0"/>
                  <w:divBdr>
                    <w:top w:val="none" w:sz="0" w:space="0" w:color="auto"/>
                    <w:left w:val="none" w:sz="0" w:space="0" w:color="auto"/>
                    <w:bottom w:val="none" w:sz="0" w:space="0" w:color="auto"/>
                    <w:right w:val="none" w:sz="0" w:space="0" w:color="auto"/>
                  </w:divBdr>
                </w:div>
                <w:div w:id="2084985979">
                  <w:marLeft w:val="0"/>
                  <w:marRight w:val="0"/>
                  <w:marTop w:val="0"/>
                  <w:marBottom w:val="0"/>
                  <w:divBdr>
                    <w:top w:val="none" w:sz="0" w:space="0" w:color="auto"/>
                    <w:left w:val="none" w:sz="0" w:space="0" w:color="auto"/>
                    <w:bottom w:val="none" w:sz="0" w:space="0" w:color="auto"/>
                    <w:right w:val="none" w:sz="0" w:space="0" w:color="auto"/>
                  </w:divBdr>
                </w:div>
                <w:div w:id="2119518313">
                  <w:marLeft w:val="0"/>
                  <w:marRight w:val="0"/>
                  <w:marTop w:val="0"/>
                  <w:marBottom w:val="0"/>
                  <w:divBdr>
                    <w:top w:val="none" w:sz="0" w:space="0" w:color="auto"/>
                    <w:left w:val="none" w:sz="0" w:space="0" w:color="auto"/>
                    <w:bottom w:val="none" w:sz="0" w:space="0" w:color="auto"/>
                    <w:right w:val="none" w:sz="0" w:space="0" w:color="auto"/>
                  </w:divBdr>
                </w:div>
                <w:div w:id="2132899507">
                  <w:marLeft w:val="0"/>
                  <w:marRight w:val="0"/>
                  <w:marTop w:val="0"/>
                  <w:marBottom w:val="0"/>
                  <w:divBdr>
                    <w:top w:val="none" w:sz="0" w:space="0" w:color="auto"/>
                    <w:left w:val="none" w:sz="0" w:space="0" w:color="auto"/>
                    <w:bottom w:val="none" w:sz="0" w:space="0" w:color="auto"/>
                    <w:right w:val="none" w:sz="0" w:space="0" w:color="auto"/>
                  </w:divBdr>
                </w:div>
              </w:divsChild>
            </w:div>
            <w:div w:id="1861696331">
              <w:marLeft w:val="0"/>
              <w:marRight w:val="0"/>
              <w:marTop w:val="0"/>
              <w:marBottom w:val="0"/>
              <w:divBdr>
                <w:top w:val="none" w:sz="0" w:space="0" w:color="auto"/>
                <w:left w:val="none" w:sz="0" w:space="0" w:color="auto"/>
                <w:bottom w:val="none" w:sz="0" w:space="0" w:color="auto"/>
                <w:right w:val="none" w:sz="0" w:space="0" w:color="auto"/>
              </w:divBdr>
            </w:div>
            <w:div w:id="1862472609">
              <w:marLeft w:val="0"/>
              <w:marRight w:val="0"/>
              <w:marTop w:val="0"/>
              <w:marBottom w:val="0"/>
              <w:divBdr>
                <w:top w:val="none" w:sz="0" w:space="0" w:color="auto"/>
                <w:left w:val="none" w:sz="0" w:space="0" w:color="auto"/>
                <w:bottom w:val="none" w:sz="0" w:space="0" w:color="auto"/>
                <w:right w:val="none" w:sz="0" w:space="0" w:color="auto"/>
              </w:divBdr>
            </w:div>
            <w:div w:id="1864780301">
              <w:marLeft w:val="0"/>
              <w:marRight w:val="0"/>
              <w:marTop w:val="0"/>
              <w:marBottom w:val="0"/>
              <w:divBdr>
                <w:top w:val="none" w:sz="0" w:space="0" w:color="auto"/>
                <w:left w:val="none" w:sz="0" w:space="0" w:color="auto"/>
                <w:bottom w:val="none" w:sz="0" w:space="0" w:color="auto"/>
                <w:right w:val="none" w:sz="0" w:space="0" w:color="auto"/>
              </w:divBdr>
            </w:div>
            <w:div w:id="1871727130">
              <w:marLeft w:val="0"/>
              <w:marRight w:val="0"/>
              <w:marTop w:val="0"/>
              <w:marBottom w:val="0"/>
              <w:divBdr>
                <w:top w:val="none" w:sz="0" w:space="0" w:color="auto"/>
                <w:left w:val="none" w:sz="0" w:space="0" w:color="auto"/>
                <w:bottom w:val="none" w:sz="0" w:space="0" w:color="auto"/>
                <w:right w:val="none" w:sz="0" w:space="0" w:color="auto"/>
              </w:divBdr>
            </w:div>
            <w:div w:id="1871793262">
              <w:marLeft w:val="0"/>
              <w:marRight w:val="0"/>
              <w:marTop w:val="0"/>
              <w:marBottom w:val="0"/>
              <w:divBdr>
                <w:top w:val="none" w:sz="0" w:space="0" w:color="auto"/>
                <w:left w:val="none" w:sz="0" w:space="0" w:color="auto"/>
                <w:bottom w:val="none" w:sz="0" w:space="0" w:color="auto"/>
                <w:right w:val="none" w:sz="0" w:space="0" w:color="auto"/>
              </w:divBdr>
            </w:div>
            <w:div w:id="1871869256">
              <w:marLeft w:val="0"/>
              <w:marRight w:val="0"/>
              <w:marTop w:val="0"/>
              <w:marBottom w:val="0"/>
              <w:divBdr>
                <w:top w:val="none" w:sz="0" w:space="0" w:color="auto"/>
                <w:left w:val="none" w:sz="0" w:space="0" w:color="auto"/>
                <w:bottom w:val="none" w:sz="0" w:space="0" w:color="auto"/>
                <w:right w:val="none" w:sz="0" w:space="0" w:color="auto"/>
              </w:divBdr>
            </w:div>
            <w:div w:id="1876188310">
              <w:marLeft w:val="0"/>
              <w:marRight w:val="0"/>
              <w:marTop w:val="0"/>
              <w:marBottom w:val="0"/>
              <w:divBdr>
                <w:top w:val="none" w:sz="0" w:space="0" w:color="auto"/>
                <w:left w:val="none" w:sz="0" w:space="0" w:color="auto"/>
                <w:bottom w:val="none" w:sz="0" w:space="0" w:color="auto"/>
                <w:right w:val="none" w:sz="0" w:space="0" w:color="auto"/>
              </w:divBdr>
            </w:div>
            <w:div w:id="1878394069">
              <w:marLeft w:val="0"/>
              <w:marRight w:val="0"/>
              <w:marTop w:val="0"/>
              <w:marBottom w:val="0"/>
              <w:divBdr>
                <w:top w:val="none" w:sz="0" w:space="0" w:color="auto"/>
                <w:left w:val="none" w:sz="0" w:space="0" w:color="auto"/>
                <w:bottom w:val="none" w:sz="0" w:space="0" w:color="auto"/>
                <w:right w:val="none" w:sz="0" w:space="0" w:color="auto"/>
              </w:divBdr>
            </w:div>
            <w:div w:id="1878810152">
              <w:marLeft w:val="0"/>
              <w:marRight w:val="0"/>
              <w:marTop w:val="0"/>
              <w:marBottom w:val="0"/>
              <w:divBdr>
                <w:top w:val="none" w:sz="0" w:space="0" w:color="auto"/>
                <w:left w:val="none" w:sz="0" w:space="0" w:color="auto"/>
                <w:bottom w:val="none" w:sz="0" w:space="0" w:color="auto"/>
                <w:right w:val="none" w:sz="0" w:space="0" w:color="auto"/>
              </w:divBdr>
            </w:div>
            <w:div w:id="1879389851">
              <w:marLeft w:val="0"/>
              <w:marRight w:val="0"/>
              <w:marTop w:val="0"/>
              <w:marBottom w:val="0"/>
              <w:divBdr>
                <w:top w:val="none" w:sz="0" w:space="0" w:color="auto"/>
                <w:left w:val="none" w:sz="0" w:space="0" w:color="auto"/>
                <w:bottom w:val="none" w:sz="0" w:space="0" w:color="auto"/>
                <w:right w:val="none" w:sz="0" w:space="0" w:color="auto"/>
              </w:divBdr>
            </w:div>
            <w:div w:id="1881697930">
              <w:marLeft w:val="0"/>
              <w:marRight w:val="0"/>
              <w:marTop w:val="0"/>
              <w:marBottom w:val="0"/>
              <w:divBdr>
                <w:top w:val="none" w:sz="0" w:space="0" w:color="auto"/>
                <w:left w:val="none" w:sz="0" w:space="0" w:color="auto"/>
                <w:bottom w:val="none" w:sz="0" w:space="0" w:color="auto"/>
                <w:right w:val="none" w:sz="0" w:space="0" w:color="auto"/>
              </w:divBdr>
            </w:div>
            <w:div w:id="1882278128">
              <w:marLeft w:val="0"/>
              <w:marRight w:val="0"/>
              <w:marTop w:val="0"/>
              <w:marBottom w:val="0"/>
              <w:divBdr>
                <w:top w:val="none" w:sz="0" w:space="0" w:color="auto"/>
                <w:left w:val="none" w:sz="0" w:space="0" w:color="auto"/>
                <w:bottom w:val="none" w:sz="0" w:space="0" w:color="auto"/>
                <w:right w:val="none" w:sz="0" w:space="0" w:color="auto"/>
              </w:divBdr>
            </w:div>
            <w:div w:id="1882327279">
              <w:marLeft w:val="0"/>
              <w:marRight w:val="0"/>
              <w:marTop w:val="0"/>
              <w:marBottom w:val="0"/>
              <w:divBdr>
                <w:top w:val="none" w:sz="0" w:space="0" w:color="auto"/>
                <w:left w:val="none" w:sz="0" w:space="0" w:color="auto"/>
                <w:bottom w:val="none" w:sz="0" w:space="0" w:color="auto"/>
                <w:right w:val="none" w:sz="0" w:space="0" w:color="auto"/>
              </w:divBdr>
            </w:div>
            <w:div w:id="1882590612">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360"/>
              <w:marBottom w:val="0"/>
              <w:divBdr>
                <w:top w:val="single" w:sz="6" w:space="0" w:color="auto"/>
                <w:left w:val="single" w:sz="6" w:space="0" w:color="auto"/>
                <w:bottom w:val="single" w:sz="6" w:space="0" w:color="auto"/>
                <w:right w:val="single" w:sz="6" w:space="0" w:color="auto"/>
              </w:divBdr>
            </w:div>
            <w:div w:id="1885025800">
              <w:marLeft w:val="0"/>
              <w:marRight w:val="0"/>
              <w:marTop w:val="360"/>
              <w:marBottom w:val="0"/>
              <w:divBdr>
                <w:top w:val="single" w:sz="6" w:space="0" w:color="auto"/>
                <w:left w:val="single" w:sz="6" w:space="0" w:color="auto"/>
                <w:bottom w:val="single" w:sz="6" w:space="0" w:color="auto"/>
                <w:right w:val="single" w:sz="6" w:space="0" w:color="auto"/>
              </w:divBdr>
            </w:div>
            <w:div w:id="1885753014">
              <w:marLeft w:val="0"/>
              <w:marRight w:val="0"/>
              <w:marTop w:val="0"/>
              <w:marBottom w:val="0"/>
              <w:divBdr>
                <w:top w:val="none" w:sz="0" w:space="0" w:color="auto"/>
                <w:left w:val="none" w:sz="0" w:space="0" w:color="auto"/>
                <w:bottom w:val="none" w:sz="0" w:space="0" w:color="auto"/>
                <w:right w:val="none" w:sz="0" w:space="0" w:color="auto"/>
              </w:divBdr>
            </w:div>
            <w:div w:id="1886092255">
              <w:marLeft w:val="0"/>
              <w:marRight w:val="0"/>
              <w:marTop w:val="0"/>
              <w:marBottom w:val="0"/>
              <w:divBdr>
                <w:top w:val="none" w:sz="0" w:space="0" w:color="auto"/>
                <w:left w:val="none" w:sz="0" w:space="0" w:color="auto"/>
                <w:bottom w:val="none" w:sz="0" w:space="0" w:color="auto"/>
                <w:right w:val="none" w:sz="0" w:space="0" w:color="auto"/>
              </w:divBdr>
            </w:div>
            <w:div w:id="1886332380">
              <w:marLeft w:val="0"/>
              <w:marRight w:val="0"/>
              <w:marTop w:val="0"/>
              <w:marBottom w:val="0"/>
              <w:divBdr>
                <w:top w:val="none" w:sz="0" w:space="0" w:color="auto"/>
                <w:left w:val="none" w:sz="0" w:space="0" w:color="auto"/>
                <w:bottom w:val="none" w:sz="0" w:space="0" w:color="auto"/>
                <w:right w:val="none" w:sz="0" w:space="0" w:color="auto"/>
              </w:divBdr>
            </w:div>
            <w:div w:id="1886915112">
              <w:marLeft w:val="0"/>
              <w:marRight w:val="0"/>
              <w:marTop w:val="0"/>
              <w:marBottom w:val="0"/>
              <w:divBdr>
                <w:top w:val="none" w:sz="0" w:space="0" w:color="auto"/>
                <w:left w:val="none" w:sz="0" w:space="0" w:color="auto"/>
                <w:bottom w:val="none" w:sz="0" w:space="0" w:color="auto"/>
                <w:right w:val="none" w:sz="0" w:space="0" w:color="auto"/>
              </w:divBdr>
            </w:div>
            <w:div w:id="1887789824">
              <w:marLeft w:val="0"/>
              <w:marRight w:val="0"/>
              <w:marTop w:val="0"/>
              <w:marBottom w:val="0"/>
              <w:divBdr>
                <w:top w:val="none" w:sz="0" w:space="0" w:color="auto"/>
                <w:left w:val="none" w:sz="0" w:space="0" w:color="auto"/>
                <w:bottom w:val="none" w:sz="0" w:space="0" w:color="auto"/>
                <w:right w:val="none" w:sz="0" w:space="0" w:color="auto"/>
              </w:divBdr>
            </w:div>
            <w:div w:id="1888488295">
              <w:marLeft w:val="0"/>
              <w:marRight w:val="0"/>
              <w:marTop w:val="360"/>
              <w:marBottom w:val="0"/>
              <w:divBdr>
                <w:top w:val="single" w:sz="6" w:space="0" w:color="auto"/>
                <w:left w:val="single" w:sz="6" w:space="0" w:color="auto"/>
                <w:bottom w:val="single" w:sz="6" w:space="0" w:color="auto"/>
                <w:right w:val="single" w:sz="6" w:space="0" w:color="auto"/>
              </w:divBdr>
            </w:div>
            <w:div w:id="1893612751">
              <w:marLeft w:val="0"/>
              <w:marRight w:val="0"/>
              <w:marTop w:val="0"/>
              <w:marBottom w:val="0"/>
              <w:divBdr>
                <w:top w:val="none" w:sz="0" w:space="0" w:color="auto"/>
                <w:left w:val="none" w:sz="0" w:space="0" w:color="auto"/>
                <w:bottom w:val="none" w:sz="0" w:space="0" w:color="auto"/>
                <w:right w:val="none" w:sz="0" w:space="0" w:color="auto"/>
              </w:divBdr>
            </w:div>
            <w:div w:id="1898541517">
              <w:marLeft w:val="0"/>
              <w:marRight w:val="0"/>
              <w:marTop w:val="0"/>
              <w:marBottom w:val="0"/>
              <w:divBdr>
                <w:top w:val="none" w:sz="0" w:space="0" w:color="auto"/>
                <w:left w:val="none" w:sz="0" w:space="0" w:color="auto"/>
                <w:bottom w:val="none" w:sz="0" w:space="0" w:color="auto"/>
                <w:right w:val="none" w:sz="0" w:space="0" w:color="auto"/>
              </w:divBdr>
            </w:div>
            <w:div w:id="1898936975">
              <w:marLeft w:val="0"/>
              <w:marRight w:val="0"/>
              <w:marTop w:val="0"/>
              <w:marBottom w:val="0"/>
              <w:divBdr>
                <w:top w:val="none" w:sz="0" w:space="0" w:color="auto"/>
                <w:left w:val="none" w:sz="0" w:space="0" w:color="auto"/>
                <w:bottom w:val="none" w:sz="0" w:space="0" w:color="auto"/>
                <w:right w:val="none" w:sz="0" w:space="0" w:color="auto"/>
              </w:divBdr>
            </w:div>
            <w:div w:id="1900052005">
              <w:marLeft w:val="0"/>
              <w:marRight w:val="0"/>
              <w:marTop w:val="0"/>
              <w:marBottom w:val="0"/>
              <w:divBdr>
                <w:top w:val="none" w:sz="0" w:space="0" w:color="auto"/>
                <w:left w:val="none" w:sz="0" w:space="0" w:color="auto"/>
                <w:bottom w:val="none" w:sz="0" w:space="0" w:color="auto"/>
                <w:right w:val="none" w:sz="0" w:space="0" w:color="auto"/>
              </w:divBdr>
            </w:div>
            <w:div w:id="1900171842">
              <w:marLeft w:val="0"/>
              <w:marRight w:val="0"/>
              <w:marTop w:val="0"/>
              <w:marBottom w:val="0"/>
              <w:divBdr>
                <w:top w:val="none" w:sz="0" w:space="0" w:color="auto"/>
                <w:left w:val="none" w:sz="0" w:space="0" w:color="auto"/>
                <w:bottom w:val="none" w:sz="0" w:space="0" w:color="auto"/>
                <w:right w:val="none" w:sz="0" w:space="0" w:color="auto"/>
              </w:divBdr>
            </w:div>
            <w:div w:id="1901625278">
              <w:marLeft w:val="0"/>
              <w:marRight w:val="0"/>
              <w:marTop w:val="0"/>
              <w:marBottom w:val="0"/>
              <w:divBdr>
                <w:top w:val="none" w:sz="0" w:space="0" w:color="auto"/>
                <w:left w:val="none" w:sz="0" w:space="0" w:color="auto"/>
                <w:bottom w:val="none" w:sz="0" w:space="0" w:color="auto"/>
                <w:right w:val="none" w:sz="0" w:space="0" w:color="auto"/>
              </w:divBdr>
            </w:div>
            <w:div w:id="1901792020">
              <w:marLeft w:val="0"/>
              <w:marRight w:val="0"/>
              <w:marTop w:val="0"/>
              <w:marBottom w:val="0"/>
              <w:divBdr>
                <w:top w:val="none" w:sz="0" w:space="0" w:color="auto"/>
                <w:left w:val="none" w:sz="0" w:space="0" w:color="auto"/>
                <w:bottom w:val="none" w:sz="0" w:space="0" w:color="auto"/>
                <w:right w:val="none" w:sz="0" w:space="0" w:color="auto"/>
              </w:divBdr>
            </w:div>
            <w:div w:id="1902597238">
              <w:marLeft w:val="0"/>
              <w:marRight w:val="0"/>
              <w:marTop w:val="0"/>
              <w:marBottom w:val="0"/>
              <w:divBdr>
                <w:top w:val="none" w:sz="0" w:space="0" w:color="auto"/>
                <w:left w:val="none" w:sz="0" w:space="0" w:color="auto"/>
                <w:bottom w:val="none" w:sz="0" w:space="0" w:color="auto"/>
                <w:right w:val="none" w:sz="0" w:space="0" w:color="auto"/>
              </w:divBdr>
            </w:div>
            <w:div w:id="1904751654">
              <w:marLeft w:val="0"/>
              <w:marRight w:val="0"/>
              <w:marTop w:val="0"/>
              <w:marBottom w:val="0"/>
              <w:divBdr>
                <w:top w:val="none" w:sz="0" w:space="0" w:color="auto"/>
                <w:left w:val="none" w:sz="0" w:space="0" w:color="auto"/>
                <w:bottom w:val="none" w:sz="0" w:space="0" w:color="auto"/>
                <w:right w:val="none" w:sz="0" w:space="0" w:color="auto"/>
              </w:divBdr>
            </w:div>
            <w:div w:id="1905406516">
              <w:marLeft w:val="0"/>
              <w:marRight w:val="0"/>
              <w:marTop w:val="0"/>
              <w:marBottom w:val="0"/>
              <w:divBdr>
                <w:top w:val="none" w:sz="0" w:space="0" w:color="auto"/>
                <w:left w:val="none" w:sz="0" w:space="0" w:color="auto"/>
                <w:bottom w:val="none" w:sz="0" w:space="0" w:color="auto"/>
                <w:right w:val="none" w:sz="0" w:space="0" w:color="auto"/>
              </w:divBdr>
            </w:div>
            <w:div w:id="1905600399">
              <w:marLeft w:val="0"/>
              <w:marRight w:val="0"/>
              <w:marTop w:val="0"/>
              <w:marBottom w:val="0"/>
              <w:divBdr>
                <w:top w:val="none" w:sz="0" w:space="0" w:color="auto"/>
                <w:left w:val="none" w:sz="0" w:space="0" w:color="auto"/>
                <w:bottom w:val="none" w:sz="0" w:space="0" w:color="auto"/>
                <w:right w:val="none" w:sz="0" w:space="0" w:color="auto"/>
              </w:divBdr>
            </w:div>
            <w:div w:id="1908031076">
              <w:marLeft w:val="0"/>
              <w:marRight w:val="0"/>
              <w:marTop w:val="0"/>
              <w:marBottom w:val="0"/>
              <w:divBdr>
                <w:top w:val="none" w:sz="0" w:space="0" w:color="auto"/>
                <w:left w:val="none" w:sz="0" w:space="0" w:color="auto"/>
                <w:bottom w:val="none" w:sz="0" w:space="0" w:color="auto"/>
                <w:right w:val="none" w:sz="0" w:space="0" w:color="auto"/>
              </w:divBdr>
            </w:div>
            <w:div w:id="1908152720">
              <w:marLeft w:val="0"/>
              <w:marRight w:val="0"/>
              <w:marTop w:val="0"/>
              <w:marBottom w:val="0"/>
              <w:divBdr>
                <w:top w:val="none" w:sz="0" w:space="0" w:color="auto"/>
                <w:left w:val="none" w:sz="0" w:space="0" w:color="auto"/>
                <w:bottom w:val="none" w:sz="0" w:space="0" w:color="auto"/>
                <w:right w:val="none" w:sz="0" w:space="0" w:color="auto"/>
              </w:divBdr>
            </w:div>
            <w:div w:id="1910382641">
              <w:marLeft w:val="0"/>
              <w:marRight w:val="0"/>
              <w:marTop w:val="0"/>
              <w:marBottom w:val="0"/>
              <w:divBdr>
                <w:top w:val="none" w:sz="0" w:space="0" w:color="auto"/>
                <w:left w:val="none" w:sz="0" w:space="0" w:color="auto"/>
                <w:bottom w:val="none" w:sz="0" w:space="0" w:color="auto"/>
                <w:right w:val="none" w:sz="0" w:space="0" w:color="auto"/>
              </w:divBdr>
            </w:div>
            <w:div w:id="1912471554">
              <w:marLeft w:val="0"/>
              <w:marRight w:val="0"/>
              <w:marTop w:val="0"/>
              <w:marBottom w:val="0"/>
              <w:divBdr>
                <w:top w:val="none" w:sz="0" w:space="0" w:color="auto"/>
                <w:left w:val="none" w:sz="0" w:space="0" w:color="auto"/>
                <w:bottom w:val="none" w:sz="0" w:space="0" w:color="auto"/>
                <w:right w:val="none" w:sz="0" w:space="0" w:color="auto"/>
              </w:divBdr>
            </w:div>
            <w:div w:id="1913466482">
              <w:marLeft w:val="0"/>
              <w:marRight w:val="0"/>
              <w:marTop w:val="0"/>
              <w:marBottom w:val="0"/>
              <w:divBdr>
                <w:top w:val="none" w:sz="0" w:space="0" w:color="auto"/>
                <w:left w:val="none" w:sz="0" w:space="0" w:color="auto"/>
                <w:bottom w:val="none" w:sz="0" w:space="0" w:color="auto"/>
                <w:right w:val="none" w:sz="0" w:space="0" w:color="auto"/>
              </w:divBdr>
            </w:div>
            <w:div w:id="1916157913">
              <w:marLeft w:val="0"/>
              <w:marRight w:val="0"/>
              <w:marTop w:val="0"/>
              <w:marBottom w:val="0"/>
              <w:divBdr>
                <w:top w:val="none" w:sz="0" w:space="0" w:color="auto"/>
                <w:left w:val="none" w:sz="0" w:space="0" w:color="auto"/>
                <w:bottom w:val="none" w:sz="0" w:space="0" w:color="auto"/>
                <w:right w:val="none" w:sz="0" w:space="0" w:color="auto"/>
              </w:divBdr>
            </w:div>
            <w:div w:id="1917128316">
              <w:marLeft w:val="0"/>
              <w:marRight w:val="0"/>
              <w:marTop w:val="0"/>
              <w:marBottom w:val="0"/>
              <w:divBdr>
                <w:top w:val="none" w:sz="0" w:space="0" w:color="auto"/>
                <w:left w:val="none" w:sz="0" w:space="0" w:color="auto"/>
                <w:bottom w:val="none" w:sz="0" w:space="0" w:color="auto"/>
                <w:right w:val="none" w:sz="0" w:space="0" w:color="auto"/>
              </w:divBdr>
            </w:div>
            <w:div w:id="1919288546">
              <w:marLeft w:val="0"/>
              <w:marRight w:val="0"/>
              <w:marTop w:val="0"/>
              <w:marBottom w:val="0"/>
              <w:divBdr>
                <w:top w:val="none" w:sz="0" w:space="0" w:color="auto"/>
                <w:left w:val="none" w:sz="0" w:space="0" w:color="auto"/>
                <w:bottom w:val="none" w:sz="0" w:space="0" w:color="auto"/>
                <w:right w:val="none" w:sz="0" w:space="0" w:color="auto"/>
              </w:divBdr>
            </w:div>
            <w:div w:id="1923683289">
              <w:marLeft w:val="0"/>
              <w:marRight w:val="0"/>
              <w:marTop w:val="0"/>
              <w:marBottom w:val="0"/>
              <w:divBdr>
                <w:top w:val="none" w:sz="0" w:space="0" w:color="auto"/>
                <w:left w:val="none" w:sz="0" w:space="0" w:color="auto"/>
                <w:bottom w:val="none" w:sz="0" w:space="0" w:color="auto"/>
                <w:right w:val="none" w:sz="0" w:space="0" w:color="auto"/>
              </w:divBdr>
            </w:div>
            <w:div w:id="1926842920">
              <w:marLeft w:val="0"/>
              <w:marRight w:val="0"/>
              <w:marTop w:val="0"/>
              <w:marBottom w:val="0"/>
              <w:divBdr>
                <w:top w:val="none" w:sz="0" w:space="0" w:color="auto"/>
                <w:left w:val="none" w:sz="0" w:space="0" w:color="auto"/>
                <w:bottom w:val="none" w:sz="0" w:space="0" w:color="auto"/>
                <w:right w:val="none" w:sz="0" w:space="0" w:color="auto"/>
              </w:divBdr>
            </w:div>
            <w:div w:id="1927152618">
              <w:marLeft w:val="0"/>
              <w:marRight w:val="0"/>
              <w:marTop w:val="0"/>
              <w:marBottom w:val="0"/>
              <w:divBdr>
                <w:top w:val="none" w:sz="0" w:space="0" w:color="auto"/>
                <w:left w:val="none" w:sz="0" w:space="0" w:color="auto"/>
                <w:bottom w:val="none" w:sz="0" w:space="0" w:color="auto"/>
                <w:right w:val="none" w:sz="0" w:space="0" w:color="auto"/>
              </w:divBdr>
            </w:div>
            <w:div w:id="1929802416">
              <w:marLeft w:val="0"/>
              <w:marRight w:val="0"/>
              <w:marTop w:val="0"/>
              <w:marBottom w:val="0"/>
              <w:divBdr>
                <w:top w:val="none" w:sz="0" w:space="0" w:color="auto"/>
                <w:left w:val="none" w:sz="0" w:space="0" w:color="auto"/>
                <w:bottom w:val="none" w:sz="0" w:space="0" w:color="auto"/>
                <w:right w:val="none" w:sz="0" w:space="0" w:color="auto"/>
              </w:divBdr>
            </w:div>
            <w:div w:id="1929998245">
              <w:marLeft w:val="0"/>
              <w:marRight w:val="0"/>
              <w:marTop w:val="0"/>
              <w:marBottom w:val="0"/>
              <w:divBdr>
                <w:top w:val="none" w:sz="0" w:space="0" w:color="auto"/>
                <w:left w:val="none" w:sz="0" w:space="0" w:color="auto"/>
                <w:bottom w:val="none" w:sz="0" w:space="0" w:color="auto"/>
                <w:right w:val="none" w:sz="0" w:space="0" w:color="auto"/>
              </w:divBdr>
            </w:div>
            <w:div w:id="1931237739">
              <w:marLeft w:val="0"/>
              <w:marRight w:val="0"/>
              <w:marTop w:val="0"/>
              <w:marBottom w:val="0"/>
              <w:divBdr>
                <w:top w:val="none" w:sz="0" w:space="0" w:color="auto"/>
                <w:left w:val="none" w:sz="0" w:space="0" w:color="auto"/>
                <w:bottom w:val="none" w:sz="0" w:space="0" w:color="auto"/>
                <w:right w:val="none" w:sz="0" w:space="0" w:color="auto"/>
              </w:divBdr>
            </w:div>
            <w:div w:id="1932011038">
              <w:marLeft w:val="0"/>
              <w:marRight w:val="0"/>
              <w:marTop w:val="0"/>
              <w:marBottom w:val="0"/>
              <w:divBdr>
                <w:top w:val="none" w:sz="0" w:space="0" w:color="auto"/>
                <w:left w:val="none" w:sz="0" w:space="0" w:color="auto"/>
                <w:bottom w:val="none" w:sz="0" w:space="0" w:color="auto"/>
                <w:right w:val="none" w:sz="0" w:space="0" w:color="auto"/>
              </w:divBdr>
            </w:div>
            <w:div w:id="1932203781">
              <w:marLeft w:val="0"/>
              <w:marRight w:val="0"/>
              <w:marTop w:val="0"/>
              <w:marBottom w:val="0"/>
              <w:divBdr>
                <w:top w:val="none" w:sz="0" w:space="0" w:color="auto"/>
                <w:left w:val="none" w:sz="0" w:space="0" w:color="auto"/>
                <w:bottom w:val="none" w:sz="0" w:space="0" w:color="auto"/>
                <w:right w:val="none" w:sz="0" w:space="0" w:color="auto"/>
              </w:divBdr>
            </w:div>
            <w:div w:id="1932734421">
              <w:marLeft w:val="0"/>
              <w:marRight w:val="0"/>
              <w:marTop w:val="0"/>
              <w:marBottom w:val="0"/>
              <w:divBdr>
                <w:top w:val="none" w:sz="0" w:space="0" w:color="auto"/>
                <w:left w:val="none" w:sz="0" w:space="0" w:color="auto"/>
                <w:bottom w:val="none" w:sz="0" w:space="0" w:color="auto"/>
                <w:right w:val="none" w:sz="0" w:space="0" w:color="auto"/>
              </w:divBdr>
            </w:div>
            <w:div w:id="1934699075">
              <w:marLeft w:val="0"/>
              <w:marRight w:val="0"/>
              <w:marTop w:val="0"/>
              <w:marBottom w:val="0"/>
              <w:divBdr>
                <w:top w:val="none" w:sz="0" w:space="0" w:color="auto"/>
                <w:left w:val="none" w:sz="0" w:space="0" w:color="auto"/>
                <w:bottom w:val="none" w:sz="0" w:space="0" w:color="auto"/>
                <w:right w:val="none" w:sz="0" w:space="0" w:color="auto"/>
              </w:divBdr>
            </w:div>
            <w:div w:id="1936743715">
              <w:marLeft w:val="0"/>
              <w:marRight w:val="0"/>
              <w:marTop w:val="0"/>
              <w:marBottom w:val="0"/>
              <w:divBdr>
                <w:top w:val="none" w:sz="0" w:space="0" w:color="auto"/>
                <w:left w:val="none" w:sz="0" w:space="0" w:color="auto"/>
                <w:bottom w:val="none" w:sz="0" w:space="0" w:color="auto"/>
                <w:right w:val="none" w:sz="0" w:space="0" w:color="auto"/>
              </w:divBdr>
            </w:div>
            <w:div w:id="1938438474">
              <w:marLeft w:val="0"/>
              <w:marRight w:val="0"/>
              <w:marTop w:val="0"/>
              <w:marBottom w:val="0"/>
              <w:divBdr>
                <w:top w:val="none" w:sz="0" w:space="0" w:color="auto"/>
                <w:left w:val="none" w:sz="0" w:space="0" w:color="auto"/>
                <w:bottom w:val="none" w:sz="0" w:space="0" w:color="auto"/>
                <w:right w:val="none" w:sz="0" w:space="0" w:color="auto"/>
              </w:divBdr>
            </w:div>
            <w:div w:id="1941987396">
              <w:marLeft w:val="0"/>
              <w:marRight w:val="0"/>
              <w:marTop w:val="0"/>
              <w:marBottom w:val="0"/>
              <w:divBdr>
                <w:top w:val="none" w:sz="0" w:space="0" w:color="auto"/>
                <w:left w:val="none" w:sz="0" w:space="0" w:color="auto"/>
                <w:bottom w:val="none" w:sz="0" w:space="0" w:color="auto"/>
                <w:right w:val="none" w:sz="0" w:space="0" w:color="auto"/>
              </w:divBdr>
            </w:div>
            <w:div w:id="1942109002">
              <w:marLeft w:val="0"/>
              <w:marRight w:val="0"/>
              <w:marTop w:val="0"/>
              <w:marBottom w:val="0"/>
              <w:divBdr>
                <w:top w:val="none" w:sz="0" w:space="0" w:color="auto"/>
                <w:left w:val="none" w:sz="0" w:space="0" w:color="auto"/>
                <w:bottom w:val="none" w:sz="0" w:space="0" w:color="auto"/>
                <w:right w:val="none" w:sz="0" w:space="0" w:color="auto"/>
              </w:divBdr>
            </w:div>
            <w:div w:id="1942716303">
              <w:marLeft w:val="0"/>
              <w:marRight w:val="0"/>
              <w:marTop w:val="0"/>
              <w:marBottom w:val="0"/>
              <w:divBdr>
                <w:top w:val="none" w:sz="0" w:space="0" w:color="auto"/>
                <w:left w:val="none" w:sz="0" w:space="0" w:color="auto"/>
                <w:bottom w:val="none" w:sz="0" w:space="0" w:color="auto"/>
                <w:right w:val="none" w:sz="0" w:space="0" w:color="auto"/>
              </w:divBdr>
            </w:div>
            <w:div w:id="1942763494">
              <w:marLeft w:val="0"/>
              <w:marRight w:val="0"/>
              <w:marTop w:val="0"/>
              <w:marBottom w:val="0"/>
              <w:divBdr>
                <w:top w:val="none" w:sz="0" w:space="0" w:color="auto"/>
                <w:left w:val="none" w:sz="0" w:space="0" w:color="auto"/>
                <w:bottom w:val="none" w:sz="0" w:space="0" w:color="auto"/>
                <w:right w:val="none" w:sz="0" w:space="0" w:color="auto"/>
              </w:divBdr>
            </w:div>
            <w:div w:id="1943799362">
              <w:marLeft w:val="0"/>
              <w:marRight w:val="0"/>
              <w:marTop w:val="0"/>
              <w:marBottom w:val="0"/>
              <w:divBdr>
                <w:top w:val="none" w:sz="0" w:space="0" w:color="auto"/>
                <w:left w:val="none" w:sz="0" w:space="0" w:color="auto"/>
                <w:bottom w:val="none" w:sz="0" w:space="0" w:color="auto"/>
                <w:right w:val="none" w:sz="0" w:space="0" w:color="auto"/>
              </w:divBdr>
            </w:div>
            <w:div w:id="1950577808">
              <w:marLeft w:val="0"/>
              <w:marRight w:val="0"/>
              <w:marTop w:val="0"/>
              <w:marBottom w:val="0"/>
              <w:divBdr>
                <w:top w:val="none" w:sz="0" w:space="0" w:color="auto"/>
                <w:left w:val="none" w:sz="0" w:space="0" w:color="auto"/>
                <w:bottom w:val="none" w:sz="0" w:space="0" w:color="auto"/>
                <w:right w:val="none" w:sz="0" w:space="0" w:color="auto"/>
              </w:divBdr>
            </w:div>
            <w:div w:id="1952012726">
              <w:marLeft w:val="0"/>
              <w:marRight w:val="0"/>
              <w:marTop w:val="0"/>
              <w:marBottom w:val="0"/>
              <w:divBdr>
                <w:top w:val="none" w:sz="0" w:space="0" w:color="auto"/>
                <w:left w:val="none" w:sz="0" w:space="0" w:color="auto"/>
                <w:bottom w:val="none" w:sz="0" w:space="0" w:color="auto"/>
                <w:right w:val="none" w:sz="0" w:space="0" w:color="auto"/>
              </w:divBdr>
            </w:div>
            <w:div w:id="1952394306">
              <w:marLeft w:val="0"/>
              <w:marRight w:val="0"/>
              <w:marTop w:val="0"/>
              <w:marBottom w:val="0"/>
              <w:divBdr>
                <w:top w:val="none" w:sz="0" w:space="0" w:color="auto"/>
                <w:left w:val="none" w:sz="0" w:space="0" w:color="auto"/>
                <w:bottom w:val="none" w:sz="0" w:space="0" w:color="auto"/>
                <w:right w:val="none" w:sz="0" w:space="0" w:color="auto"/>
              </w:divBdr>
            </w:div>
            <w:div w:id="1953974907">
              <w:marLeft w:val="0"/>
              <w:marRight w:val="0"/>
              <w:marTop w:val="0"/>
              <w:marBottom w:val="0"/>
              <w:divBdr>
                <w:top w:val="none" w:sz="0" w:space="0" w:color="auto"/>
                <w:left w:val="none" w:sz="0" w:space="0" w:color="auto"/>
                <w:bottom w:val="none" w:sz="0" w:space="0" w:color="auto"/>
                <w:right w:val="none" w:sz="0" w:space="0" w:color="auto"/>
              </w:divBdr>
            </w:div>
            <w:div w:id="1954090693">
              <w:marLeft w:val="0"/>
              <w:marRight w:val="0"/>
              <w:marTop w:val="0"/>
              <w:marBottom w:val="0"/>
              <w:divBdr>
                <w:top w:val="none" w:sz="0" w:space="0" w:color="auto"/>
                <w:left w:val="none" w:sz="0" w:space="0" w:color="auto"/>
                <w:bottom w:val="none" w:sz="0" w:space="0" w:color="auto"/>
                <w:right w:val="none" w:sz="0" w:space="0" w:color="auto"/>
              </w:divBdr>
            </w:div>
            <w:div w:id="1955205999">
              <w:marLeft w:val="0"/>
              <w:marRight w:val="0"/>
              <w:marTop w:val="0"/>
              <w:marBottom w:val="0"/>
              <w:divBdr>
                <w:top w:val="none" w:sz="0" w:space="0" w:color="auto"/>
                <w:left w:val="none" w:sz="0" w:space="0" w:color="auto"/>
                <w:bottom w:val="none" w:sz="0" w:space="0" w:color="auto"/>
                <w:right w:val="none" w:sz="0" w:space="0" w:color="auto"/>
              </w:divBdr>
            </w:div>
            <w:div w:id="1958754282">
              <w:marLeft w:val="0"/>
              <w:marRight w:val="0"/>
              <w:marTop w:val="0"/>
              <w:marBottom w:val="0"/>
              <w:divBdr>
                <w:top w:val="none" w:sz="0" w:space="0" w:color="auto"/>
                <w:left w:val="none" w:sz="0" w:space="0" w:color="auto"/>
                <w:bottom w:val="none" w:sz="0" w:space="0" w:color="auto"/>
                <w:right w:val="none" w:sz="0" w:space="0" w:color="auto"/>
              </w:divBdr>
            </w:div>
            <w:div w:id="1958950371">
              <w:marLeft w:val="0"/>
              <w:marRight w:val="0"/>
              <w:marTop w:val="0"/>
              <w:marBottom w:val="0"/>
              <w:divBdr>
                <w:top w:val="none" w:sz="0" w:space="0" w:color="auto"/>
                <w:left w:val="none" w:sz="0" w:space="0" w:color="auto"/>
                <w:bottom w:val="none" w:sz="0" w:space="0" w:color="auto"/>
                <w:right w:val="none" w:sz="0" w:space="0" w:color="auto"/>
              </w:divBdr>
            </w:div>
            <w:div w:id="1959602233">
              <w:marLeft w:val="0"/>
              <w:marRight w:val="0"/>
              <w:marTop w:val="0"/>
              <w:marBottom w:val="0"/>
              <w:divBdr>
                <w:top w:val="none" w:sz="0" w:space="0" w:color="auto"/>
                <w:left w:val="none" w:sz="0" w:space="0" w:color="auto"/>
                <w:bottom w:val="none" w:sz="0" w:space="0" w:color="auto"/>
                <w:right w:val="none" w:sz="0" w:space="0" w:color="auto"/>
              </w:divBdr>
            </w:div>
            <w:div w:id="1963264611">
              <w:marLeft w:val="0"/>
              <w:marRight w:val="0"/>
              <w:marTop w:val="0"/>
              <w:marBottom w:val="0"/>
              <w:divBdr>
                <w:top w:val="none" w:sz="0" w:space="0" w:color="auto"/>
                <w:left w:val="none" w:sz="0" w:space="0" w:color="auto"/>
                <w:bottom w:val="none" w:sz="0" w:space="0" w:color="auto"/>
                <w:right w:val="none" w:sz="0" w:space="0" w:color="auto"/>
              </w:divBdr>
            </w:div>
            <w:div w:id="1967395186">
              <w:marLeft w:val="0"/>
              <w:marRight w:val="0"/>
              <w:marTop w:val="0"/>
              <w:marBottom w:val="0"/>
              <w:divBdr>
                <w:top w:val="none" w:sz="0" w:space="0" w:color="auto"/>
                <w:left w:val="none" w:sz="0" w:space="0" w:color="auto"/>
                <w:bottom w:val="none" w:sz="0" w:space="0" w:color="auto"/>
                <w:right w:val="none" w:sz="0" w:space="0" w:color="auto"/>
              </w:divBdr>
            </w:div>
            <w:div w:id="1968200273">
              <w:marLeft w:val="0"/>
              <w:marRight w:val="0"/>
              <w:marTop w:val="0"/>
              <w:marBottom w:val="0"/>
              <w:divBdr>
                <w:top w:val="none" w:sz="0" w:space="0" w:color="auto"/>
                <w:left w:val="none" w:sz="0" w:space="0" w:color="auto"/>
                <w:bottom w:val="none" w:sz="0" w:space="0" w:color="auto"/>
                <w:right w:val="none" w:sz="0" w:space="0" w:color="auto"/>
              </w:divBdr>
            </w:div>
            <w:div w:id="1970622723">
              <w:marLeft w:val="0"/>
              <w:marRight w:val="0"/>
              <w:marTop w:val="0"/>
              <w:marBottom w:val="0"/>
              <w:divBdr>
                <w:top w:val="none" w:sz="0" w:space="0" w:color="auto"/>
                <w:left w:val="none" w:sz="0" w:space="0" w:color="auto"/>
                <w:bottom w:val="none" w:sz="0" w:space="0" w:color="auto"/>
                <w:right w:val="none" w:sz="0" w:space="0" w:color="auto"/>
              </w:divBdr>
            </w:div>
            <w:div w:id="1974016662">
              <w:marLeft w:val="0"/>
              <w:marRight w:val="0"/>
              <w:marTop w:val="0"/>
              <w:marBottom w:val="0"/>
              <w:divBdr>
                <w:top w:val="none" w:sz="0" w:space="0" w:color="auto"/>
                <w:left w:val="none" w:sz="0" w:space="0" w:color="auto"/>
                <w:bottom w:val="none" w:sz="0" w:space="0" w:color="auto"/>
                <w:right w:val="none" w:sz="0" w:space="0" w:color="auto"/>
              </w:divBdr>
            </w:div>
            <w:div w:id="1975332426">
              <w:marLeft w:val="0"/>
              <w:marRight w:val="0"/>
              <w:marTop w:val="0"/>
              <w:marBottom w:val="0"/>
              <w:divBdr>
                <w:top w:val="none" w:sz="0" w:space="0" w:color="auto"/>
                <w:left w:val="none" w:sz="0" w:space="0" w:color="auto"/>
                <w:bottom w:val="none" w:sz="0" w:space="0" w:color="auto"/>
                <w:right w:val="none" w:sz="0" w:space="0" w:color="auto"/>
              </w:divBdr>
            </w:div>
            <w:div w:id="1976376696">
              <w:marLeft w:val="0"/>
              <w:marRight w:val="0"/>
              <w:marTop w:val="0"/>
              <w:marBottom w:val="0"/>
              <w:divBdr>
                <w:top w:val="none" w:sz="0" w:space="0" w:color="auto"/>
                <w:left w:val="none" w:sz="0" w:space="0" w:color="auto"/>
                <w:bottom w:val="none" w:sz="0" w:space="0" w:color="auto"/>
                <w:right w:val="none" w:sz="0" w:space="0" w:color="auto"/>
              </w:divBdr>
            </w:div>
            <w:div w:id="1978148439">
              <w:marLeft w:val="0"/>
              <w:marRight w:val="0"/>
              <w:marTop w:val="0"/>
              <w:marBottom w:val="0"/>
              <w:divBdr>
                <w:top w:val="none" w:sz="0" w:space="0" w:color="auto"/>
                <w:left w:val="none" w:sz="0" w:space="0" w:color="auto"/>
                <w:bottom w:val="none" w:sz="0" w:space="0" w:color="auto"/>
                <w:right w:val="none" w:sz="0" w:space="0" w:color="auto"/>
              </w:divBdr>
            </w:div>
            <w:div w:id="1978484885">
              <w:marLeft w:val="0"/>
              <w:marRight w:val="0"/>
              <w:marTop w:val="0"/>
              <w:marBottom w:val="0"/>
              <w:divBdr>
                <w:top w:val="none" w:sz="0" w:space="0" w:color="auto"/>
                <w:left w:val="none" w:sz="0" w:space="0" w:color="auto"/>
                <w:bottom w:val="none" w:sz="0" w:space="0" w:color="auto"/>
                <w:right w:val="none" w:sz="0" w:space="0" w:color="auto"/>
              </w:divBdr>
            </w:div>
            <w:div w:id="1983540861">
              <w:marLeft w:val="0"/>
              <w:marRight w:val="0"/>
              <w:marTop w:val="0"/>
              <w:marBottom w:val="0"/>
              <w:divBdr>
                <w:top w:val="none" w:sz="0" w:space="0" w:color="auto"/>
                <w:left w:val="none" w:sz="0" w:space="0" w:color="auto"/>
                <w:bottom w:val="none" w:sz="0" w:space="0" w:color="auto"/>
                <w:right w:val="none" w:sz="0" w:space="0" w:color="auto"/>
              </w:divBdr>
            </w:div>
            <w:div w:id="1985546978">
              <w:marLeft w:val="0"/>
              <w:marRight w:val="0"/>
              <w:marTop w:val="0"/>
              <w:marBottom w:val="0"/>
              <w:divBdr>
                <w:top w:val="none" w:sz="0" w:space="0" w:color="auto"/>
                <w:left w:val="none" w:sz="0" w:space="0" w:color="auto"/>
                <w:bottom w:val="none" w:sz="0" w:space="0" w:color="auto"/>
                <w:right w:val="none" w:sz="0" w:space="0" w:color="auto"/>
              </w:divBdr>
            </w:div>
            <w:div w:id="1986272291">
              <w:marLeft w:val="0"/>
              <w:marRight w:val="0"/>
              <w:marTop w:val="0"/>
              <w:marBottom w:val="0"/>
              <w:divBdr>
                <w:top w:val="none" w:sz="0" w:space="0" w:color="auto"/>
                <w:left w:val="none" w:sz="0" w:space="0" w:color="auto"/>
                <w:bottom w:val="none" w:sz="0" w:space="0" w:color="auto"/>
                <w:right w:val="none" w:sz="0" w:space="0" w:color="auto"/>
              </w:divBdr>
            </w:div>
            <w:div w:id="1988171270">
              <w:marLeft w:val="0"/>
              <w:marRight w:val="0"/>
              <w:marTop w:val="0"/>
              <w:marBottom w:val="0"/>
              <w:divBdr>
                <w:top w:val="none" w:sz="0" w:space="0" w:color="auto"/>
                <w:left w:val="none" w:sz="0" w:space="0" w:color="auto"/>
                <w:bottom w:val="none" w:sz="0" w:space="0" w:color="auto"/>
                <w:right w:val="none" w:sz="0" w:space="0" w:color="auto"/>
              </w:divBdr>
            </w:div>
            <w:div w:id="1989820351">
              <w:marLeft w:val="0"/>
              <w:marRight w:val="0"/>
              <w:marTop w:val="0"/>
              <w:marBottom w:val="0"/>
              <w:divBdr>
                <w:top w:val="none" w:sz="0" w:space="0" w:color="auto"/>
                <w:left w:val="none" w:sz="0" w:space="0" w:color="auto"/>
                <w:bottom w:val="none" w:sz="0" w:space="0" w:color="auto"/>
                <w:right w:val="none" w:sz="0" w:space="0" w:color="auto"/>
              </w:divBdr>
            </w:div>
            <w:div w:id="1990089829">
              <w:marLeft w:val="0"/>
              <w:marRight w:val="0"/>
              <w:marTop w:val="0"/>
              <w:marBottom w:val="0"/>
              <w:divBdr>
                <w:top w:val="none" w:sz="0" w:space="0" w:color="auto"/>
                <w:left w:val="none" w:sz="0" w:space="0" w:color="auto"/>
                <w:bottom w:val="none" w:sz="0" w:space="0" w:color="auto"/>
                <w:right w:val="none" w:sz="0" w:space="0" w:color="auto"/>
              </w:divBdr>
            </w:div>
            <w:div w:id="1991247048">
              <w:marLeft w:val="0"/>
              <w:marRight w:val="0"/>
              <w:marTop w:val="0"/>
              <w:marBottom w:val="0"/>
              <w:divBdr>
                <w:top w:val="none" w:sz="0" w:space="0" w:color="auto"/>
                <w:left w:val="none" w:sz="0" w:space="0" w:color="auto"/>
                <w:bottom w:val="none" w:sz="0" w:space="0" w:color="auto"/>
                <w:right w:val="none" w:sz="0" w:space="0" w:color="auto"/>
              </w:divBdr>
            </w:div>
            <w:div w:id="1991641052">
              <w:marLeft w:val="0"/>
              <w:marRight w:val="0"/>
              <w:marTop w:val="0"/>
              <w:marBottom w:val="0"/>
              <w:divBdr>
                <w:top w:val="none" w:sz="0" w:space="0" w:color="auto"/>
                <w:left w:val="none" w:sz="0" w:space="0" w:color="auto"/>
                <w:bottom w:val="none" w:sz="0" w:space="0" w:color="auto"/>
                <w:right w:val="none" w:sz="0" w:space="0" w:color="auto"/>
              </w:divBdr>
            </w:div>
            <w:div w:id="1992560483">
              <w:marLeft w:val="0"/>
              <w:marRight w:val="0"/>
              <w:marTop w:val="0"/>
              <w:marBottom w:val="0"/>
              <w:divBdr>
                <w:top w:val="none" w:sz="0" w:space="0" w:color="auto"/>
                <w:left w:val="none" w:sz="0" w:space="0" w:color="auto"/>
                <w:bottom w:val="none" w:sz="0" w:space="0" w:color="auto"/>
                <w:right w:val="none" w:sz="0" w:space="0" w:color="auto"/>
              </w:divBdr>
            </w:div>
            <w:div w:id="1992588536">
              <w:marLeft w:val="0"/>
              <w:marRight w:val="0"/>
              <w:marTop w:val="0"/>
              <w:marBottom w:val="0"/>
              <w:divBdr>
                <w:top w:val="none" w:sz="0" w:space="0" w:color="auto"/>
                <w:left w:val="none" w:sz="0" w:space="0" w:color="auto"/>
                <w:bottom w:val="none" w:sz="0" w:space="0" w:color="auto"/>
                <w:right w:val="none" w:sz="0" w:space="0" w:color="auto"/>
              </w:divBdr>
            </w:div>
            <w:div w:id="1992756744">
              <w:marLeft w:val="0"/>
              <w:marRight w:val="0"/>
              <w:marTop w:val="0"/>
              <w:marBottom w:val="0"/>
              <w:divBdr>
                <w:top w:val="none" w:sz="0" w:space="0" w:color="auto"/>
                <w:left w:val="none" w:sz="0" w:space="0" w:color="auto"/>
                <w:bottom w:val="none" w:sz="0" w:space="0" w:color="auto"/>
                <w:right w:val="none" w:sz="0" w:space="0" w:color="auto"/>
              </w:divBdr>
            </w:div>
            <w:div w:id="1994748078">
              <w:marLeft w:val="0"/>
              <w:marRight w:val="0"/>
              <w:marTop w:val="0"/>
              <w:marBottom w:val="0"/>
              <w:divBdr>
                <w:top w:val="none" w:sz="0" w:space="0" w:color="auto"/>
                <w:left w:val="none" w:sz="0" w:space="0" w:color="auto"/>
                <w:bottom w:val="none" w:sz="0" w:space="0" w:color="auto"/>
                <w:right w:val="none" w:sz="0" w:space="0" w:color="auto"/>
              </w:divBdr>
            </w:div>
            <w:div w:id="1998878889">
              <w:marLeft w:val="0"/>
              <w:marRight w:val="0"/>
              <w:marTop w:val="0"/>
              <w:marBottom w:val="0"/>
              <w:divBdr>
                <w:top w:val="none" w:sz="0" w:space="0" w:color="auto"/>
                <w:left w:val="none" w:sz="0" w:space="0" w:color="auto"/>
                <w:bottom w:val="none" w:sz="0" w:space="0" w:color="auto"/>
                <w:right w:val="none" w:sz="0" w:space="0" w:color="auto"/>
              </w:divBdr>
            </w:div>
            <w:div w:id="1998997335">
              <w:marLeft w:val="0"/>
              <w:marRight w:val="0"/>
              <w:marTop w:val="0"/>
              <w:marBottom w:val="0"/>
              <w:divBdr>
                <w:top w:val="none" w:sz="0" w:space="0" w:color="auto"/>
                <w:left w:val="none" w:sz="0" w:space="0" w:color="auto"/>
                <w:bottom w:val="none" w:sz="0" w:space="0" w:color="auto"/>
                <w:right w:val="none" w:sz="0" w:space="0" w:color="auto"/>
              </w:divBdr>
            </w:div>
            <w:div w:id="1999265595">
              <w:marLeft w:val="0"/>
              <w:marRight w:val="0"/>
              <w:marTop w:val="0"/>
              <w:marBottom w:val="0"/>
              <w:divBdr>
                <w:top w:val="none" w:sz="0" w:space="0" w:color="auto"/>
                <w:left w:val="none" w:sz="0" w:space="0" w:color="auto"/>
                <w:bottom w:val="none" w:sz="0" w:space="0" w:color="auto"/>
                <w:right w:val="none" w:sz="0" w:space="0" w:color="auto"/>
              </w:divBdr>
            </w:div>
            <w:div w:id="1999922078">
              <w:marLeft w:val="0"/>
              <w:marRight w:val="0"/>
              <w:marTop w:val="0"/>
              <w:marBottom w:val="0"/>
              <w:divBdr>
                <w:top w:val="none" w:sz="0" w:space="0" w:color="auto"/>
                <w:left w:val="none" w:sz="0" w:space="0" w:color="auto"/>
                <w:bottom w:val="none" w:sz="0" w:space="0" w:color="auto"/>
                <w:right w:val="none" w:sz="0" w:space="0" w:color="auto"/>
              </w:divBdr>
            </w:div>
            <w:div w:id="2001540958">
              <w:marLeft w:val="0"/>
              <w:marRight w:val="0"/>
              <w:marTop w:val="0"/>
              <w:marBottom w:val="0"/>
              <w:divBdr>
                <w:top w:val="none" w:sz="0" w:space="0" w:color="auto"/>
                <w:left w:val="none" w:sz="0" w:space="0" w:color="auto"/>
                <w:bottom w:val="none" w:sz="0" w:space="0" w:color="auto"/>
                <w:right w:val="none" w:sz="0" w:space="0" w:color="auto"/>
              </w:divBdr>
            </w:div>
            <w:div w:id="2004626362">
              <w:marLeft w:val="0"/>
              <w:marRight w:val="0"/>
              <w:marTop w:val="0"/>
              <w:marBottom w:val="0"/>
              <w:divBdr>
                <w:top w:val="none" w:sz="0" w:space="0" w:color="auto"/>
                <w:left w:val="none" w:sz="0" w:space="0" w:color="auto"/>
                <w:bottom w:val="none" w:sz="0" w:space="0" w:color="auto"/>
                <w:right w:val="none" w:sz="0" w:space="0" w:color="auto"/>
              </w:divBdr>
            </w:div>
            <w:div w:id="2004966862">
              <w:marLeft w:val="0"/>
              <w:marRight w:val="0"/>
              <w:marTop w:val="0"/>
              <w:marBottom w:val="0"/>
              <w:divBdr>
                <w:top w:val="none" w:sz="0" w:space="0" w:color="auto"/>
                <w:left w:val="none" w:sz="0" w:space="0" w:color="auto"/>
                <w:bottom w:val="none" w:sz="0" w:space="0" w:color="auto"/>
                <w:right w:val="none" w:sz="0" w:space="0" w:color="auto"/>
              </w:divBdr>
            </w:div>
            <w:div w:id="2005039557">
              <w:marLeft w:val="0"/>
              <w:marRight w:val="0"/>
              <w:marTop w:val="0"/>
              <w:marBottom w:val="0"/>
              <w:divBdr>
                <w:top w:val="none" w:sz="0" w:space="0" w:color="auto"/>
                <w:left w:val="none" w:sz="0" w:space="0" w:color="auto"/>
                <w:bottom w:val="none" w:sz="0" w:space="0" w:color="auto"/>
                <w:right w:val="none" w:sz="0" w:space="0" w:color="auto"/>
              </w:divBdr>
            </w:div>
            <w:div w:id="2005278996">
              <w:marLeft w:val="0"/>
              <w:marRight w:val="0"/>
              <w:marTop w:val="0"/>
              <w:marBottom w:val="0"/>
              <w:divBdr>
                <w:top w:val="none" w:sz="0" w:space="0" w:color="auto"/>
                <w:left w:val="none" w:sz="0" w:space="0" w:color="auto"/>
                <w:bottom w:val="none" w:sz="0" w:space="0" w:color="auto"/>
                <w:right w:val="none" w:sz="0" w:space="0" w:color="auto"/>
              </w:divBdr>
            </w:div>
            <w:div w:id="2005350412">
              <w:marLeft w:val="0"/>
              <w:marRight w:val="0"/>
              <w:marTop w:val="0"/>
              <w:marBottom w:val="0"/>
              <w:divBdr>
                <w:top w:val="none" w:sz="0" w:space="0" w:color="auto"/>
                <w:left w:val="none" w:sz="0" w:space="0" w:color="auto"/>
                <w:bottom w:val="none" w:sz="0" w:space="0" w:color="auto"/>
                <w:right w:val="none" w:sz="0" w:space="0" w:color="auto"/>
              </w:divBdr>
            </w:div>
            <w:div w:id="2005888732">
              <w:marLeft w:val="0"/>
              <w:marRight w:val="0"/>
              <w:marTop w:val="0"/>
              <w:marBottom w:val="0"/>
              <w:divBdr>
                <w:top w:val="none" w:sz="0" w:space="0" w:color="auto"/>
                <w:left w:val="none" w:sz="0" w:space="0" w:color="auto"/>
                <w:bottom w:val="none" w:sz="0" w:space="0" w:color="auto"/>
                <w:right w:val="none" w:sz="0" w:space="0" w:color="auto"/>
              </w:divBdr>
            </w:div>
            <w:div w:id="2008751176">
              <w:marLeft w:val="0"/>
              <w:marRight w:val="0"/>
              <w:marTop w:val="0"/>
              <w:marBottom w:val="0"/>
              <w:divBdr>
                <w:top w:val="none" w:sz="0" w:space="0" w:color="auto"/>
                <w:left w:val="none" w:sz="0" w:space="0" w:color="auto"/>
                <w:bottom w:val="none" w:sz="0" w:space="0" w:color="auto"/>
                <w:right w:val="none" w:sz="0" w:space="0" w:color="auto"/>
              </w:divBdr>
            </w:div>
            <w:div w:id="2008943139">
              <w:marLeft w:val="0"/>
              <w:marRight w:val="0"/>
              <w:marTop w:val="0"/>
              <w:marBottom w:val="0"/>
              <w:divBdr>
                <w:top w:val="none" w:sz="0" w:space="0" w:color="auto"/>
                <w:left w:val="none" w:sz="0" w:space="0" w:color="auto"/>
                <w:bottom w:val="none" w:sz="0" w:space="0" w:color="auto"/>
                <w:right w:val="none" w:sz="0" w:space="0" w:color="auto"/>
              </w:divBdr>
            </w:div>
            <w:div w:id="2011591075">
              <w:marLeft w:val="0"/>
              <w:marRight w:val="0"/>
              <w:marTop w:val="0"/>
              <w:marBottom w:val="0"/>
              <w:divBdr>
                <w:top w:val="none" w:sz="0" w:space="0" w:color="auto"/>
                <w:left w:val="none" w:sz="0" w:space="0" w:color="auto"/>
                <w:bottom w:val="none" w:sz="0" w:space="0" w:color="auto"/>
                <w:right w:val="none" w:sz="0" w:space="0" w:color="auto"/>
              </w:divBdr>
            </w:div>
            <w:div w:id="2011640250">
              <w:marLeft w:val="0"/>
              <w:marRight w:val="0"/>
              <w:marTop w:val="0"/>
              <w:marBottom w:val="0"/>
              <w:divBdr>
                <w:top w:val="none" w:sz="0" w:space="0" w:color="auto"/>
                <w:left w:val="none" w:sz="0" w:space="0" w:color="auto"/>
                <w:bottom w:val="none" w:sz="0" w:space="0" w:color="auto"/>
                <w:right w:val="none" w:sz="0" w:space="0" w:color="auto"/>
              </w:divBdr>
            </w:div>
            <w:div w:id="2015111172">
              <w:marLeft w:val="0"/>
              <w:marRight w:val="0"/>
              <w:marTop w:val="0"/>
              <w:marBottom w:val="0"/>
              <w:divBdr>
                <w:top w:val="none" w:sz="0" w:space="0" w:color="auto"/>
                <w:left w:val="none" w:sz="0" w:space="0" w:color="auto"/>
                <w:bottom w:val="none" w:sz="0" w:space="0" w:color="auto"/>
                <w:right w:val="none" w:sz="0" w:space="0" w:color="auto"/>
              </w:divBdr>
            </w:div>
            <w:div w:id="2015759046">
              <w:marLeft w:val="0"/>
              <w:marRight w:val="0"/>
              <w:marTop w:val="0"/>
              <w:marBottom w:val="0"/>
              <w:divBdr>
                <w:top w:val="none" w:sz="0" w:space="0" w:color="auto"/>
                <w:left w:val="none" w:sz="0" w:space="0" w:color="auto"/>
                <w:bottom w:val="none" w:sz="0" w:space="0" w:color="auto"/>
                <w:right w:val="none" w:sz="0" w:space="0" w:color="auto"/>
              </w:divBdr>
            </w:div>
            <w:div w:id="2018455757">
              <w:marLeft w:val="0"/>
              <w:marRight w:val="0"/>
              <w:marTop w:val="0"/>
              <w:marBottom w:val="0"/>
              <w:divBdr>
                <w:top w:val="none" w:sz="0" w:space="0" w:color="auto"/>
                <w:left w:val="none" w:sz="0" w:space="0" w:color="auto"/>
                <w:bottom w:val="none" w:sz="0" w:space="0" w:color="auto"/>
                <w:right w:val="none" w:sz="0" w:space="0" w:color="auto"/>
              </w:divBdr>
            </w:div>
            <w:div w:id="2018922103">
              <w:marLeft w:val="0"/>
              <w:marRight w:val="0"/>
              <w:marTop w:val="0"/>
              <w:marBottom w:val="0"/>
              <w:divBdr>
                <w:top w:val="none" w:sz="0" w:space="0" w:color="auto"/>
                <w:left w:val="none" w:sz="0" w:space="0" w:color="auto"/>
                <w:bottom w:val="none" w:sz="0" w:space="0" w:color="auto"/>
                <w:right w:val="none" w:sz="0" w:space="0" w:color="auto"/>
              </w:divBdr>
            </w:div>
            <w:div w:id="2019380356">
              <w:marLeft w:val="0"/>
              <w:marRight w:val="0"/>
              <w:marTop w:val="0"/>
              <w:marBottom w:val="0"/>
              <w:divBdr>
                <w:top w:val="none" w:sz="0" w:space="0" w:color="auto"/>
                <w:left w:val="none" w:sz="0" w:space="0" w:color="auto"/>
                <w:bottom w:val="none" w:sz="0" w:space="0" w:color="auto"/>
                <w:right w:val="none" w:sz="0" w:space="0" w:color="auto"/>
              </w:divBdr>
            </w:div>
            <w:div w:id="2020351050">
              <w:marLeft w:val="0"/>
              <w:marRight w:val="0"/>
              <w:marTop w:val="0"/>
              <w:marBottom w:val="0"/>
              <w:divBdr>
                <w:top w:val="none" w:sz="0" w:space="0" w:color="auto"/>
                <w:left w:val="none" w:sz="0" w:space="0" w:color="auto"/>
                <w:bottom w:val="none" w:sz="0" w:space="0" w:color="auto"/>
                <w:right w:val="none" w:sz="0" w:space="0" w:color="auto"/>
              </w:divBdr>
            </w:div>
            <w:div w:id="2021199224">
              <w:marLeft w:val="0"/>
              <w:marRight w:val="0"/>
              <w:marTop w:val="0"/>
              <w:marBottom w:val="0"/>
              <w:divBdr>
                <w:top w:val="none" w:sz="0" w:space="0" w:color="auto"/>
                <w:left w:val="none" w:sz="0" w:space="0" w:color="auto"/>
                <w:bottom w:val="none" w:sz="0" w:space="0" w:color="auto"/>
                <w:right w:val="none" w:sz="0" w:space="0" w:color="auto"/>
              </w:divBdr>
            </w:div>
            <w:div w:id="2021272433">
              <w:marLeft w:val="0"/>
              <w:marRight w:val="0"/>
              <w:marTop w:val="0"/>
              <w:marBottom w:val="0"/>
              <w:divBdr>
                <w:top w:val="none" w:sz="0" w:space="0" w:color="auto"/>
                <w:left w:val="none" w:sz="0" w:space="0" w:color="auto"/>
                <w:bottom w:val="none" w:sz="0" w:space="0" w:color="auto"/>
                <w:right w:val="none" w:sz="0" w:space="0" w:color="auto"/>
              </w:divBdr>
            </w:div>
            <w:div w:id="2023119866">
              <w:marLeft w:val="0"/>
              <w:marRight w:val="0"/>
              <w:marTop w:val="0"/>
              <w:marBottom w:val="0"/>
              <w:divBdr>
                <w:top w:val="none" w:sz="0" w:space="0" w:color="auto"/>
                <w:left w:val="none" w:sz="0" w:space="0" w:color="auto"/>
                <w:bottom w:val="none" w:sz="0" w:space="0" w:color="auto"/>
                <w:right w:val="none" w:sz="0" w:space="0" w:color="auto"/>
              </w:divBdr>
            </w:div>
            <w:div w:id="2024086706">
              <w:marLeft w:val="0"/>
              <w:marRight w:val="0"/>
              <w:marTop w:val="0"/>
              <w:marBottom w:val="0"/>
              <w:divBdr>
                <w:top w:val="none" w:sz="0" w:space="0" w:color="auto"/>
                <w:left w:val="none" w:sz="0" w:space="0" w:color="auto"/>
                <w:bottom w:val="none" w:sz="0" w:space="0" w:color="auto"/>
                <w:right w:val="none" w:sz="0" w:space="0" w:color="auto"/>
              </w:divBdr>
            </w:div>
            <w:div w:id="2024436764">
              <w:marLeft w:val="0"/>
              <w:marRight w:val="0"/>
              <w:marTop w:val="0"/>
              <w:marBottom w:val="0"/>
              <w:divBdr>
                <w:top w:val="none" w:sz="0" w:space="0" w:color="auto"/>
                <w:left w:val="none" w:sz="0" w:space="0" w:color="auto"/>
                <w:bottom w:val="none" w:sz="0" w:space="0" w:color="auto"/>
                <w:right w:val="none" w:sz="0" w:space="0" w:color="auto"/>
              </w:divBdr>
            </w:div>
            <w:div w:id="2024746911">
              <w:marLeft w:val="0"/>
              <w:marRight w:val="0"/>
              <w:marTop w:val="0"/>
              <w:marBottom w:val="0"/>
              <w:divBdr>
                <w:top w:val="none" w:sz="0" w:space="0" w:color="auto"/>
                <w:left w:val="none" w:sz="0" w:space="0" w:color="auto"/>
                <w:bottom w:val="none" w:sz="0" w:space="0" w:color="auto"/>
                <w:right w:val="none" w:sz="0" w:space="0" w:color="auto"/>
              </w:divBdr>
            </w:div>
            <w:div w:id="2026667656">
              <w:marLeft w:val="0"/>
              <w:marRight w:val="0"/>
              <w:marTop w:val="0"/>
              <w:marBottom w:val="0"/>
              <w:divBdr>
                <w:top w:val="none" w:sz="0" w:space="0" w:color="auto"/>
                <w:left w:val="none" w:sz="0" w:space="0" w:color="auto"/>
                <w:bottom w:val="none" w:sz="0" w:space="0" w:color="auto"/>
                <w:right w:val="none" w:sz="0" w:space="0" w:color="auto"/>
              </w:divBdr>
            </w:div>
            <w:div w:id="2028021256">
              <w:marLeft w:val="0"/>
              <w:marRight w:val="0"/>
              <w:marTop w:val="0"/>
              <w:marBottom w:val="0"/>
              <w:divBdr>
                <w:top w:val="none" w:sz="0" w:space="0" w:color="auto"/>
                <w:left w:val="none" w:sz="0" w:space="0" w:color="auto"/>
                <w:bottom w:val="none" w:sz="0" w:space="0" w:color="auto"/>
                <w:right w:val="none" w:sz="0" w:space="0" w:color="auto"/>
              </w:divBdr>
            </w:div>
            <w:div w:id="2028750214">
              <w:marLeft w:val="0"/>
              <w:marRight w:val="0"/>
              <w:marTop w:val="0"/>
              <w:marBottom w:val="0"/>
              <w:divBdr>
                <w:top w:val="none" w:sz="0" w:space="0" w:color="auto"/>
                <w:left w:val="none" w:sz="0" w:space="0" w:color="auto"/>
                <w:bottom w:val="none" w:sz="0" w:space="0" w:color="auto"/>
                <w:right w:val="none" w:sz="0" w:space="0" w:color="auto"/>
              </w:divBdr>
            </w:div>
            <w:div w:id="2029526833">
              <w:marLeft w:val="0"/>
              <w:marRight w:val="0"/>
              <w:marTop w:val="0"/>
              <w:marBottom w:val="0"/>
              <w:divBdr>
                <w:top w:val="none" w:sz="0" w:space="0" w:color="auto"/>
                <w:left w:val="none" w:sz="0" w:space="0" w:color="auto"/>
                <w:bottom w:val="none" w:sz="0" w:space="0" w:color="auto"/>
                <w:right w:val="none" w:sz="0" w:space="0" w:color="auto"/>
              </w:divBdr>
            </w:div>
            <w:div w:id="2032946558">
              <w:marLeft w:val="0"/>
              <w:marRight w:val="0"/>
              <w:marTop w:val="0"/>
              <w:marBottom w:val="0"/>
              <w:divBdr>
                <w:top w:val="none" w:sz="0" w:space="0" w:color="auto"/>
                <w:left w:val="none" w:sz="0" w:space="0" w:color="auto"/>
                <w:bottom w:val="none" w:sz="0" w:space="0" w:color="auto"/>
                <w:right w:val="none" w:sz="0" w:space="0" w:color="auto"/>
              </w:divBdr>
            </w:div>
            <w:div w:id="2032951106">
              <w:marLeft w:val="0"/>
              <w:marRight w:val="0"/>
              <w:marTop w:val="0"/>
              <w:marBottom w:val="0"/>
              <w:divBdr>
                <w:top w:val="none" w:sz="0" w:space="0" w:color="auto"/>
                <w:left w:val="none" w:sz="0" w:space="0" w:color="auto"/>
                <w:bottom w:val="none" w:sz="0" w:space="0" w:color="auto"/>
                <w:right w:val="none" w:sz="0" w:space="0" w:color="auto"/>
              </w:divBdr>
            </w:div>
            <w:div w:id="2035501143">
              <w:marLeft w:val="0"/>
              <w:marRight w:val="0"/>
              <w:marTop w:val="0"/>
              <w:marBottom w:val="0"/>
              <w:divBdr>
                <w:top w:val="none" w:sz="0" w:space="0" w:color="auto"/>
                <w:left w:val="none" w:sz="0" w:space="0" w:color="auto"/>
                <w:bottom w:val="none" w:sz="0" w:space="0" w:color="auto"/>
                <w:right w:val="none" w:sz="0" w:space="0" w:color="auto"/>
              </w:divBdr>
            </w:div>
            <w:div w:id="2035838808">
              <w:marLeft w:val="0"/>
              <w:marRight w:val="0"/>
              <w:marTop w:val="0"/>
              <w:marBottom w:val="0"/>
              <w:divBdr>
                <w:top w:val="none" w:sz="0" w:space="0" w:color="auto"/>
                <w:left w:val="none" w:sz="0" w:space="0" w:color="auto"/>
                <w:bottom w:val="none" w:sz="0" w:space="0" w:color="auto"/>
                <w:right w:val="none" w:sz="0" w:space="0" w:color="auto"/>
              </w:divBdr>
            </w:div>
            <w:div w:id="2038266712">
              <w:marLeft w:val="0"/>
              <w:marRight w:val="0"/>
              <w:marTop w:val="0"/>
              <w:marBottom w:val="0"/>
              <w:divBdr>
                <w:top w:val="none" w:sz="0" w:space="0" w:color="auto"/>
                <w:left w:val="none" w:sz="0" w:space="0" w:color="auto"/>
                <w:bottom w:val="none" w:sz="0" w:space="0" w:color="auto"/>
                <w:right w:val="none" w:sz="0" w:space="0" w:color="auto"/>
              </w:divBdr>
            </w:div>
            <w:div w:id="2038308225">
              <w:marLeft w:val="0"/>
              <w:marRight w:val="0"/>
              <w:marTop w:val="0"/>
              <w:marBottom w:val="0"/>
              <w:divBdr>
                <w:top w:val="none" w:sz="0" w:space="0" w:color="auto"/>
                <w:left w:val="none" w:sz="0" w:space="0" w:color="auto"/>
                <w:bottom w:val="none" w:sz="0" w:space="0" w:color="auto"/>
                <w:right w:val="none" w:sz="0" w:space="0" w:color="auto"/>
              </w:divBdr>
            </w:div>
            <w:div w:id="2039742861">
              <w:marLeft w:val="0"/>
              <w:marRight w:val="0"/>
              <w:marTop w:val="0"/>
              <w:marBottom w:val="0"/>
              <w:divBdr>
                <w:top w:val="none" w:sz="0" w:space="0" w:color="auto"/>
                <w:left w:val="none" w:sz="0" w:space="0" w:color="auto"/>
                <w:bottom w:val="none" w:sz="0" w:space="0" w:color="auto"/>
                <w:right w:val="none" w:sz="0" w:space="0" w:color="auto"/>
              </w:divBdr>
            </w:div>
            <w:div w:id="2039814128">
              <w:marLeft w:val="0"/>
              <w:marRight w:val="0"/>
              <w:marTop w:val="0"/>
              <w:marBottom w:val="0"/>
              <w:divBdr>
                <w:top w:val="none" w:sz="0" w:space="0" w:color="auto"/>
                <w:left w:val="none" w:sz="0" w:space="0" w:color="auto"/>
                <w:bottom w:val="none" w:sz="0" w:space="0" w:color="auto"/>
                <w:right w:val="none" w:sz="0" w:space="0" w:color="auto"/>
              </w:divBdr>
            </w:div>
            <w:div w:id="2041202328">
              <w:marLeft w:val="0"/>
              <w:marRight w:val="0"/>
              <w:marTop w:val="0"/>
              <w:marBottom w:val="0"/>
              <w:divBdr>
                <w:top w:val="none" w:sz="0" w:space="0" w:color="auto"/>
                <w:left w:val="none" w:sz="0" w:space="0" w:color="auto"/>
                <w:bottom w:val="none" w:sz="0" w:space="0" w:color="auto"/>
                <w:right w:val="none" w:sz="0" w:space="0" w:color="auto"/>
              </w:divBdr>
            </w:div>
            <w:div w:id="2043823902">
              <w:marLeft w:val="0"/>
              <w:marRight w:val="0"/>
              <w:marTop w:val="0"/>
              <w:marBottom w:val="0"/>
              <w:divBdr>
                <w:top w:val="none" w:sz="0" w:space="0" w:color="auto"/>
                <w:left w:val="none" w:sz="0" w:space="0" w:color="auto"/>
                <w:bottom w:val="none" w:sz="0" w:space="0" w:color="auto"/>
                <w:right w:val="none" w:sz="0" w:space="0" w:color="auto"/>
              </w:divBdr>
            </w:div>
            <w:div w:id="2043895991">
              <w:marLeft w:val="0"/>
              <w:marRight w:val="0"/>
              <w:marTop w:val="0"/>
              <w:marBottom w:val="0"/>
              <w:divBdr>
                <w:top w:val="none" w:sz="0" w:space="0" w:color="auto"/>
                <w:left w:val="none" w:sz="0" w:space="0" w:color="auto"/>
                <w:bottom w:val="none" w:sz="0" w:space="0" w:color="auto"/>
                <w:right w:val="none" w:sz="0" w:space="0" w:color="auto"/>
              </w:divBdr>
            </w:div>
            <w:div w:id="2046640764">
              <w:marLeft w:val="0"/>
              <w:marRight w:val="0"/>
              <w:marTop w:val="0"/>
              <w:marBottom w:val="0"/>
              <w:divBdr>
                <w:top w:val="none" w:sz="0" w:space="0" w:color="auto"/>
                <w:left w:val="none" w:sz="0" w:space="0" w:color="auto"/>
                <w:bottom w:val="none" w:sz="0" w:space="0" w:color="auto"/>
                <w:right w:val="none" w:sz="0" w:space="0" w:color="auto"/>
              </w:divBdr>
            </w:div>
            <w:div w:id="2047098088">
              <w:marLeft w:val="0"/>
              <w:marRight w:val="0"/>
              <w:marTop w:val="0"/>
              <w:marBottom w:val="0"/>
              <w:divBdr>
                <w:top w:val="none" w:sz="0" w:space="0" w:color="auto"/>
                <w:left w:val="none" w:sz="0" w:space="0" w:color="auto"/>
                <w:bottom w:val="none" w:sz="0" w:space="0" w:color="auto"/>
                <w:right w:val="none" w:sz="0" w:space="0" w:color="auto"/>
              </w:divBdr>
            </w:div>
            <w:div w:id="2048331604">
              <w:marLeft w:val="0"/>
              <w:marRight w:val="0"/>
              <w:marTop w:val="0"/>
              <w:marBottom w:val="0"/>
              <w:divBdr>
                <w:top w:val="none" w:sz="0" w:space="0" w:color="auto"/>
                <w:left w:val="none" w:sz="0" w:space="0" w:color="auto"/>
                <w:bottom w:val="none" w:sz="0" w:space="0" w:color="auto"/>
                <w:right w:val="none" w:sz="0" w:space="0" w:color="auto"/>
              </w:divBdr>
            </w:div>
            <w:div w:id="2049648978">
              <w:marLeft w:val="0"/>
              <w:marRight w:val="0"/>
              <w:marTop w:val="0"/>
              <w:marBottom w:val="0"/>
              <w:divBdr>
                <w:top w:val="none" w:sz="0" w:space="0" w:color="auto"/>
                <w:left w:val="none" w:sz="0" w:space="0" w:color="auto"/>
                <w:bottom w:val="none" w:sz="0" w:space="0" w:color="auto"/>
                <w:right w:val="none" w:sz="0" w:space="0" w:color="auto"/>
              </w:divBdr>
            </w:div>
            <w:div w:id="2050955792">
              <w:marLeft w:val="0"/>
              <w:marRight w:val="0"/>
              <w:marTop w:val="0"/>
              <w:marBottom w:val="0"/>
              <w:divBdr>
                <w:top w:val="none" w:sz="0" w:space="0" w:color="auto"/>
                <w:left w:val="none" w:sz="0" w:space="0" w:color="auto"/>
                <w:bottom w:val="none" w:sz="0" w:space="0" w:color="auto"/>
                <w:right w:val="none" w:sz="0" w:space="0" w:color="auto"/>
              </w:divBdr>
            </w:div>
            <w:div w:id="2052679775">
              <w:marLeft w:val="0"/>
              <w:marRight w:val="0"/>
              <w:marTop w:val="0"/>
              <w:marBottom w:val="0"/>
              <w:divBdr>
                <w:top w:val="none" w:sz="0" w:space="0" w:color="auto"/>
                <w:left w:val="none" w:sz="0" w:space="0" w:color="auto"/>
                <w:bottom w:val="none" w:sz="0" w:space="0" w:color="auto"/>
                <w:right w:val="none" w:sz="0" w:space="0" w:color="auto"/>
              </w:divBdr>
            </w:div>
            <w:div w:id="2054228139">
              <w:marLeft w:val="0"/>
              <w:marRight w:val="0"/>
              <w:marTop w:val="0"/>
              <w:marBottom w:val="0"/>
              <w:divBdr>
                <w:top w:val="none" w:sz="0" w:space="0" w:color="auto"/>
                <w:left w:val="none" w:sz="0" w:space="0" w:color="auto"/>
                <w:bottom w:val="none" w:sz="0" w:space="0" w:color="auto"/>
                <w:right w:val="none" w:sz="0" w:space="0" w:color="auto"/>
              </w:divBdr>
            </w:div>
            <w:div w:id="2054691933">
              <w:marLeft w:val="0"/>
              <w:marRight w:val="0"/>
              <w:marTop w:val="0"/>
              <w:marBottom w:val="0"/>
              <w:divBdr>
                <w:top w:val="none" w:sz="0" w:space="0" w:color="auto"/>
                <w:left w:val="none" w:sz="0" w:space="0" w:color="auto"/>
                <w:bottom w:val="none" w:sz="0" w:space="0" w:color="auto"/>
                <w:right w:val="none" w:sz="0" w:space="0" w:color="auto"/>
              </w:divBdr>
            </w:div>
            <w:div w:id="2055503838">
              <w:marLeft w:val="0"/>
              <w:marRight w:val="0"/>
              <w:marTop w:val="0"/>
              <w:marBottom w:val="0"/>
              <w:divBdr>
                <w:top w:val="none" w:sz="0" w:space="0" w:color="auto"/>
                <w:left w:val="none" w:sz="0" w:space="0" w:color="auto"/>
                <w:bottom w:val="none" w:sz="0" w:space="0" w:color="auto"/>
                <w:right w:val="none" w:sz="0" w:space="0" w:color="auto"/>
              </w:divBdr>
            </w:div>
            <w:div w:id="2055616705">
              <w:marLeft w:val="0"/>
              <w:marRight w:val="0"/>
              <w:marTop w:val="0"/>
              <w:marBottom w:val="0"/>
              <w:divBdr>
                <w:top w:val="none" w:sz="0" w:space="0" w:color="auto"/>
                <w:left w:val="none" w:sz="0" w:space="0" w:color="auto"/>
                <w:bottom w:val="none" w:sz="0" w:space="0" w:color="auto"/>
                <w:right w:val="none" w:sz="0" w:space="0" w:color="auto"/>
              </w:divBdr>
            </w:div>
            <w:div w:id="2057393873">
              <w:marLeft w:val="0"/>
              <w:marRight w:val="0"/>
              <w:marTop w:val="0"/>
              <w:marBottom w:val="0"/>
              <w:divBdr>
                <w:top w:val="none" w:sz="0" w:space="0" w:color="auto"/>
                <w:left w:val="none" w:sz="0" w:space="0" w:color="auto"/>
                <w:bottom w:val="none" w:sz="0" w:space="0" w:color="auto"/>
                <w:right w:val="none" w:sz="0" w:space="0" w:color="auto"/>
              </w:divBdr>
            </w:div>
            <w:div w:id="2058579069">
              <w:marLeft w:val="0"/>
              <w:marRight w:val="0"/>
              <w:marTop w:val="0"/>
              <w:marBottom w:val="0"/>
              <w:divBdr>
                <w:top w:val="none" w:sz="0" w:space="0" w:color="auto"/>
                <w:left w:val="none" w:sz="0" w:space="0" w:color="auto"/>
                <w:bottom w:val="none" w:sz="0" w:space="0" w:color="auto"/>
                <w:right w:val="none" w:sz="0" w:space="0" w:color="auto"/>
              </w:divBdr>
            </w:div>
            <w:div w:id="2059165106">
              <w:marLeft w:val="0"/>
              <w:marRight w:val="0"/>
              <w:marTop w:val="0"/>
              <w:marBottom w:val="0"/>
              <w:divBdr>
                <w:top w:val="none" w:sz="0" w:space="0" w:color="auto"/>
                <w:left w:val="none" w:sz="0" w:space="0" w:color="auto"/>
                <w:bottom w:val="none" w:sz="0" w:space="0" w:color="auto"/>
                <w:right w:val="none" w:sz="0" w:space="0" w:color="auto"/>
              </w:divBdr>
            </w:div>
            <w:div w:id="2060854762">
              <w:marLeft w:val="0"/>
              <w:marRight w:val="0"/>
              <w:marTop w:val="0"/>
              <w:marBottom w:val="0"/>
              <w:divBdr>
                <w:top w:val="none" w:sz="0" w:space="0" w:color="auto"/>
                <w:left w:val="none" w:sz="0" w:space="0" w:color="auto"/>
                <w:bottom w:val="none" w:sz="0" w:space="0" w:color="auto"/>
                <w:right w:val="none" w:sz="0" w:space="0" w:color="auto"/>
              </w:divBdr>
            </w:div>
            <w:div w:id="2063943630">
              <w:marLeft w:val="0"/>
              <w:marRight w:val="0"/>
              <w:marTop w:val="0"/>
              <w:marBottom w:val="0"/>
              <w:divBdr>
                <w:top w:val="none" w:sz="0" w:space="0" w:color="auto"/>
                <w:left w:val="none" w:sz="0" w:space="0" w:color="auto"/>
                <w:bottom w:val="none" w:sz="0" w:space="0" w:color="auto"/>
                <w:right w:val="none" w:sz="0" w:space="0" w:color="auto"/>
              </w:divBdr>
            </w:div>
            <w:div w:id="2067486250">
              <w:marLeft w:val="0"/>
              <w:marRight w:val="0"/>
              <w:marTop w:val="0"/>
              <w:marBottom w:val="0"/>
              <w:divBdr>
                <w:top w:val="none" w:sz="0" w:space="0" w:color="auto"/>
                <w:left w:val="none" w:sz="0" w:space="0" w:color="auto"/>
                <w:bottom w:val="none" w:sz="0" w:space="0" w:color="auto"/>
                <w:right w:val="none" w:sz="0" w:space="0" w:color="auto"/>
              </w:divBdr>
            </w:div>
            <w:div w:id="2067602311">
              <w:marLeft w:val="0"/>
              <w:marRight w:val="0"/>
              <w:marTop w:val="360"/>
              <w:marBottom w:val="0"/>
              <w:divBdr>
                <w:top w:val="single" w:sz="6" w:space="0" w:color="auto"/>
                <w:left w:val="single" w:sz="6" w:space="0" w:color="auto"/>
                <w:bottom w:val="single" w:sz="6" w:space="0" w:color="auto"/>
                <w:right w:val="single" w:sz="6" w:space="0" w:color="auto"/>
              </w:divBdr>
            </w:div>
            <w:div w:id="2073651749">
              <w:marLeft w:val="0"/>
              <w:marRight w:val="0"/>
              <w:marTop w:val="0"/>
              <w:marBottom w:val="0"/>
              <w:divBdr>
                <w:top w:val="none" w:sz="0" w:space="0" w:color="auto"/>
                <w:left w:val="none" w:sz="0" w:space="0" w:color="auto"/>
                <w:bottom w:val="none" w:sz="0" w:space="0" w:color="auto"/>
                <w:right w:val="none" w:sz="0" w:space="0" w:color="auto"/>
              </w:divBdr>
            </w:div>
            <w:div w:id="2073772196">
              <w:marLeft w:val="0"/>
              <w:marRight w:val="0"/>
              <w:marTop w:val="0"/>
              <w:marBottom w:val="0"/>
              <w:divBdr>
                <w:top w:val="none" w:sz="0" w:space="0" w:color="auto"/>
                <w:left w:val="none" w:sz="0" w:space="0" w:color="auto"/>
                <w:bottom w:val="none" w:sz="0" w:space="0" w:color="auto"/>
                <w:right w:val="none" w:sz="0" w:space="0" w:color="auto"/>
              </w:divBdr>
            </w:div>
            <w:div w:id="2074229274">
              <w:marLeft w:val="0"/>
              <w:marRight w:val="0"/>
              <w:marTop w:val="0"/>
              <w:marBottom w:val="0"/>
              <w:divBdr>
                <w:top w:val="none" w:sz="0" w:space="0" w:color="auto"/>
                <w:left w:val="none" w:sz="0" w:space="0" w:color="auto"/>
                <w:bottom w:val="none" w:sz="0" w:space="0" w:color="auto"/>
                <w:right w:val="none" w:sz="0" w:space="0" w:color="auto"/>
              </w:divBdr>
            </w:div>
            <w:div w:id="2075080266">
              <w:marLeft w:val="0"/>
              <w:marRight w:val="0"/>
              <w:marTop w:val="0"/>
              <w:marBottom w:val="0"/>
              <w:divBdr>
                <w:top w:val="none" w:sz="0" w:space="0" w:color="auto"/>
                <w:left w:val="none" w:sz="0" w:space="0" w:color="auto"/>
                <w:bottom w:val="none" w:sz="0" w:space="0" w:color="auto"/>
                <w:right w:val="none" w:sz="0" w:space="0" w:color="auto"/>
              </w:divBdr>
            </w:div>
            <w:div w:id="2076656644">
              <w:marLeft w:val="0"/>
              <w:marRight w:val="0"/>
              <w:marTop w:val="0"/>
              <w:marBottom w:val="0"/>
              <w:divBdr>
                <w:top w:val="none" w:sz="0" w:space="0" w:color="auto"/>
                <w:left w:val="none" w:sz="0" w:space="0" w:color="auto"/>
                <w:bottom w:val="none" w:sz="0" w:space="0" w:color="auto"/>
                <w:right w:val="none" w:sz="0" w:space="0" w:color="auto"/>
              </w:divBdr>
            </w:div>
            <w:div w:id="2079014690">
              <w:marLeft w:val="0"/>
              <w:marRight w:val="0"/>
              <w:marTop w:val="0"/>
              <w:marBottom w:val="0"/>
              <w:divBdr>
                <w:top w:val="none" w:sz="0" w:space="0" w:color="auto"/>
                <w:left w:val="none" w:sz="0" w:space="0" w:color="auto"/>
                <w:bottom w:val="none" w:sz="0" w:space="0" w:color="auto"/>
                <w:right w:val="none" w:sz="0" w:space="0" w:color="auto"/>
              </w:divBdr>
            </w:div>
            <w:div w:id="2079472627">
              <w:marLeft w:val="0"/>
              <w:marRight w:val="0"/>
              <w:marTop w:val="0"/>
              <w:marBottom w:val="0"/>
              <w:divBdr>
                <w:top w:val="none" w:sz="0" w:space="0" w:color="auto"/>
                <w:left w:val="none" w:sz="0" w:space="0" w:color="auto"/>
                <w:bottom w:val="none" w:sz="0" w:space="0" w:color="auto"/>
                <w:right w:val="none" w:sz="0" w:space="0" w:color="auto"/>
              </w:divBdr>
            </w:div>
            <w:div w:id="2080399594">
              <w:marLeft w:val="0"/>
              <w:marRight w:val="0"/>
              <w:marTop w:val="0"/>
              <w:marBottom w:val="0"/>
              <w:divBdr>
                <w:top w:val="none" w:sz="0" w:space="0" w:color="auto"/>
                <w:left w:val="none" w:sz="0" w:space="0" w:color="auto"/>
                <w:bottom w:val="none" w:sz="0" w:space="0" w:color="auto"/>
                <w:right w:val="none" w:sz="0" w:space="0" w:color="auto"/>
              </w:divBdr>
            </w:div>
            <w:div w:id="2091660324">
              <w:marLeft w:val="0"/>
              <w:marRight w:val="0"/>
              <w:marTop w:val="0"/>
              <w:marBottom w:val="0"/>
              <w:divBdr>
                <w:top w:val="none" w:sz="0" w:space="0" w:color="auto"/>
                <w:left w:val="none" w:sz="0" w:space="0" w:color="auto"/>
                <w:bottom w:val="none" w:sz="0" w:space="0" w:color="auto"/>
                <w:right w:val="none" w:sz="0" w:space="0" w:color="auto"/>
              </w:divBdr>
            </w:div>
            <w:div w:id="2092047241">
              <w:marLeft w:val="0"/>
              <w:marRight w:val="0"/>
              <w:marTop w:val="0"/>
              <w:marBottom w:val="0"/>
              <w:divBdr>
                <w:top w:val="none" w:sz="0" w:space="0" w:color="auto"/>
                <w:left w:val="none" w:sz="0" w:space="0" w:color="auto"/>
                <w:bottom w:val="none" w:sz="0" w:space="0" w:color="auto"/>
                <w:right w:val="none" w:sz="0" w:space="0" w:color="auto"/>
              </w:divBdr>
            </w:div>
            <w:div w:id="2094010049">
              <w:marLeft w:val="0"/>
              <w:marRight w:val="0"/>
              <w:marTop w:val="0"/>
              <w:marBottom w:val="0"/>
              <w:divBdr>
                <w:top w:val="none" w:sz="0" w:space="0" w:color="auto"/>
                <w:left w:val="none" w:sz="0" w:space="0" w:color="auto"/>
                <w:bottom w:val="none" w:sz="0" w:space="0" w:color="auto"/>
                <w:right w:val="none" w:sz="0" w:space="0" w:color="auto"/>
              </w:divBdr>
            </w:div>
            <w:div w:id="2095666746">
              <w:marLeft w:val="0"/>
              <w:marRight w:val="0"/>
              <w:marTop w:val="0"/>
              <w:marBottom w:val="0"/>
              <w:divBdr>
                <w:top w:val="none" w:sz="0" w:space="0" w:color="auto"/>
                <w:left w:val="none" w:sz="0" w:space="0" w:color="auto"/>
                <w:bottom w:val="none" w:sz="0" w:space="0" w:color="auto"/>
                <w:right w:val="none" w:sz="0" w:space="0" w:color="auto"/>
              </w:divBdr>
            </w:div>
            <w:div w:id="2096784507">
              <w:marLeft w:val="0"/>
              <w:marRight w:val="0"/>
              <w:marTop w:val="0"/>
              <w:marBottom w:val="0"/>
              <w:divBdr>
                <w:top w:val="none" w:sz="0" w:space="0" w:color="auto"/>
                <w:left w:val="none" w:sz="0" w:space="0" w:color="auto"/>
                <w:bottom w:val="none" w:sz="0" w:space="0" w:color="auto"/>
                <w:right w:val="none" w:sz="0" w:space="0" w:color="auto"/>
              </w:divBdr>
            </w:div>
            <w:div w:id="2097286459">
              <w:marLeft w:val="0"/>
              <w:marRight w:val="0"/>
              <w:marTop w:val="0"/>
              <w:marBottom w:val="0"/>
              <w:divBdr>
                <w:top w:val="none" w:sz="0" w:space="0" w:color="auto"/>
                <w:left w:val="none" w:sz="0" w:space="0" w:color="auto"/>
                <w:bottom w:val="none" w:sz="0" w:space="0" w:color="auto"/>
                <w:right w:val="none" w:sz="0" w:space="0" w:color="auto"/>
              </w:divBdr>
            </w:div>
            <w:div w:id="2097315365">
              <w:marLeft w:val="0"/>
              <w:marRight w:val="0"/>
              <w:marTop w:val="0"/>
              <w:marBottom w:val="0"/>
              <w:divBdr>
                <w:top w:val="none" w:sz="0" w:space="0" w:color="auto"/>
                <w:left w:val="none" w:sz="0" w:space="0" w:color="auto"/>
                <w:bottom w:val="none" w:sz="0" w:space="0" w:color="auto"/>
                <w:right w:val="none" w:sz="0" w:space="0" w:color="auto"/>
              </w:divBdr>
            </w:div>
            <w:div w:id="2097943163">
              <w:marLeft w:val="0"/>
              <w:marRight w:val="0"/>
              <w:marTop w:val="0"/>
              <w:marBottom w:val="0"/>
              <w:divBdr>
                <w:top w:val="none" w:sz="0" w:space="0" w:color="auto"/>
                <w:left w:val="none" w:sz="0" w:space="0" w:color="auto"/>
                <w:bottom w:val="none" w:sz="0" w:space="0" w:color="auto"/>
                <w:right w:val="none" w:sz="0" w:space="0" w:color="auto"/>
              </w:divBdr>
            </w:div>
            <w:div w:id="2098020254">
              <w:marLeft w:val="0"/>
              <w:marRight w:val="0"/>
              <w:marTop w:val="0"/>
              <w:marBottom w:val="0"/>
              <w:divBdr>
                <w:top w:val="none" w:sz="0" w:space="0" w:color="auto"/>
                <w:left w:val="none" w:sz="0" w:space="0" w:color="auto"/>
                <w:bottom w:val="none" w:sz="0" w:space="0" w:color="auto"/>
                <w:right w:val="none" w:sz="0" w:space="0" w:color="auto"/>
              </w:divBdr>
            </w:div>
            <w:div w:id="2098480863">
              <w:marLeft w:val="0"/>
              <w:marRight w:val="0"/>
              <w:marTop w:val="0"/>
              <w:marBottom w:val="0"/>
              <w:divBdr>
                <w:top w:val="none" w:sz="0" w:space="0" w:color="auto"/>
                <w:left w:val="none" w:sz="0" w:space="0" w:color="auto"/>
                <w:bottom w:val="none" w:sz="0" w:space="0" w:color="auto"/>
                <w:right w:val="none" w:sz="0" w:space="0" w:color="auto"/>
              </w:divBdr>
            </w:div>
            <w:div w:id="2098868175">
              <w:marLeft w:val="0"/>
              <w:marRight w:val="0"/>
              <w:marTop w:val="0"/>
              <w:marBottom w:val="0"/>
              <w:divBdr>
                <w:top w:val="none" w:sz="0" w:space="0" w:color="auto"/>
                <w:left w:val="none" w:sz="0" w:space="0" w:color="auto"/>
                <w:bottom w:val="none" w:sz="0" w:space="0" w:color="auto"/>
                <w:right w:val="none" w:sz="0" w:space="0" w:color="auto"/>
              </w:divBdr>
            </w:div>
            <w:div w:id="2100179289">
              <w:marLeft w:val="0"/>
              <w:marRight w:val="0"/>
              <w:marTop w:val="0"/>
              <w:marBottom w:val="0"/>
              <w:divBdr>
                <w:top w:val="none" w:sz="0" w:space="0" w:color="auto"/>
                <w:left w:val="none" w:sz="0" w:space="0" w:color="auto"/>
                <w:bottom w:val="none" w:sz="0" w:space="0" w:color="auto"/>
                <w:right w:val="none" w:sz="0" w:space="0" w:color="auto"/>
              </w:divBdr>
            </w:div>
            <w:div w:id="2100716753">
              <w:marLeft w:val="0"/>
              <w:marRight w:val="0"/>
              <w:marTop w:val="0"/>
              <w:marBottom w:val="0"/>
              <w:divBdr>
                <w:top w:val="none" w:sz="0" w:space="0" w:color="auto"/>
                <w:left w:val="none" w:sz="0" w:space="0" w:color="auto"/>
                <w:bottom w:val="none" w:sz="0" w:space="0" w:color="auto"/>
                <w:right w:val="none" w:sz="0" w:space="0" w:color="auto"/>
              </w:divBdr>
            </w:div>
            <w:div w:id="2103791505">
              <w:marLeft w:val="0"/>
              <w:marRight w:val="0"/>
              <w:marTop w:val="0"/>
              <w:marBottom w:val="0"/>
              <w:divBdr>
                <w:top w:val="none" w:sz="0" w:space="0" w:color="auto"/>
                <w:left w:val="none" w:sz="0" w:space="0" w:color="auto"/>
                <w:bottom w:val="none" w:sz="0" w:space="0" w:color="auto"/>
                <w:right w:val="none" w:sz="0" w:space="0" w:color="auto"/>
              </w:divBdr>
            </w:div>
            <w:div w:id="2103841818">
              <w:marLeft w:val="0"/>
              <w:marRight w:val="0"/>
              <w:marTop w:val="0"/>
              <w:marBottom w:val="0"/>
              <w:divBdr>
                <w:top w:val="none" w:sz="0" w:space="0" w:color="auto"/>
                <w:left w:val="none" w:sz="0" w:space="0" w:color="auto"/>
                <w:bottom w:val="none" w:sz="0" w:space="0" w:color="auto"/>
                <w:right w:val="none" w:sz="0" w:space="0" w:color="auto"/>
              </w:divBdr>
            </w:div>
            <w:div w:id="2105178430">
              <w:marLeft w:val="0"/>
              <w:marRight w:val="0"/>
              <w:marTop w:val="0"/>
              <w:marBottom w:val="0"/>
              <w:divBdr>
                <w:top w:val="none" w:sz="0" w:space="0" w:color="auto"/>
                <w:left w:val="none" w:sz="0" w:space="0" w:color="auto"/>
                <w:bottom w:val="none" w:sz="0" w:space="0" w:color="auto"/>
                <w:right w:val="none" w:sz="0" w:space="0" w:color="auto"/>
              </w:divBdr>
            </w:div>
            <w:div w:id="2107533178">
              <w:marLeft w:val="0"/>
              <w:marRight w:val="0"/>
              <w:marTop w:val="0"/>
              <w:marBottom w:val="0"/>
              <w:divBdr>
                <w:top w:val="none" w:sz="0" w:space="0" w:color="auto"/>
                <w:left w:val="none" w:sz="0" w:space="0" w:color="auto"/>
                <w:bottom w:val="none" w:sz="0" w:space="0" w:color="auto"/>
                <w:right w:val="none" w:sz="0" w:space="0" w:color="auto"/>
              </w:divBdr>
            </w:div>
            <w:div w:id="2110153795">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5468578">
              <w:marLeft w:val="0"/>
              <w:marRight w:val="0"/>
              <w:marTop w:val="0"/>
              <w:marBottom w:val="0"/>
              <w:divBdr>
                <w:top w:val="none" w:sz="0" w:space="0" w:color="auto"/>
                <w:left w:val="none" w:sz="0" w:space="0" w:color="auto"/>
                <w:bottom w:val="none" w:sz="0" w:space="0" w:color="auto"/>
                <w:right w:val="none" w:sz="0" w:space="0" w:color="auto"/>
              </w:divBdr>
            </w:div>
            <w:div w:id="2116250537">
              <w:marLeft w:val="0"/>
              <w:marRight w:val="0"/>
              <w:marTop w:val="0"/>
              <w:marBottom w:val="0"/>
              <w:divBdr>
                <w:top w:val="none" w:sz="0" w:space="0" w:color="auto"/>
                <w:left w:val="none" w:sz="0" w:space="0" w:color="auto"/>
                <w:bottom w:val="none" w:sz="0" w:space="0" w:color="auto"/>
                <w:right w:val="none" w:sz="0" w:space="0" w:color="auto"/>
              </w:divBdr>
            </w:div>
            <w:div w:id="2117208835">
              <w:marLeft w:val="0"/>
              <w:marRight w:val="0"/>
              <w:marTop w:val="0"/>
              <w:marBottom w:val="0"/>
              <w:divBdr>
                <w:top w:val="none" w:sz="0" w:space="0" w:color="auto"/>
                <w:left w:val="none" w:sz="0" w:space="0" w:color="auto"/>
                <w:bottom w:val="none" w:sz="0" w:space="0" w:color="auto"/>
                <w:right w:val="none" w:sz="0" w:space="0" w:color="auto"/>
              </w:divBdr>
            </w:div>
            <w:div w:id="2118256989">
              <w:marLeft w:val="0"/>
              <w:marRight w:val="0"/>
              <w:marTop w:val="0"/>
              <w:marBottom w:val="0"/>
              <w:divBdr>
                <w:top w:val="none" w:sz="0" w:space="0" w:color="auto"/>
                <w:left w:val="none" w:sz="0" w:space="0" w:color="auto"/>
                <w:bottom w:val="none" w:sz="0" w:space="0" w:color="auto"/>
                <w:right w:val="none" w:sz="0" w:space="0" w:color="auto"/>
              </w:divBdr>
            </w:div>
            <w:div w:id="2118863062">
              <w:marLeft w:val="0"/>
              <w:marRight w:val="0"/>
              <w:marTop w:val="0"/>
              <w:marBottom w:val="0"/>
              <w:divBdr>
                <w:top w:val="none" w:sz="0" w:space="0" w:color="auto"/>
                <w:left w:val="none" w:sz="0" w:space="0" w:color="auto"/>
                <w:bottom w:val="none" w:sz="0" w:space="0" w:color="auto"/>
                <w:right w:val="none" w:sz="0" w:space="0" w:color="auto"/>
              </w:divBdr>
            </w:div>
            <w:div w:id="2122607841">
              <w:marLeft w:val="0"/>
              <w:marRight w:val="0"/>
              <w:marTop w:val="0"/>
              <w:marBottom w:val="0"/>
              <w:divBdr>
                <w:top w:val="none" w:sz="0" w:space="0" w:color="auto"/>
                <w:left w:val="none" w:sz="0" w:space="0" w:color="auto"/>
                <w:bottom w:val="none" w:sz="0" w:space="0" w:color="auto"/>
                <w:right w:val="none" w:sz="0" w:space="0" w:color="auto"/>
              </w:divBdr>
            </w:div>
            <w:div w:id="2123456151">
              <w:marLeft w:val="0"/>
              <w:marRight w:val="0"/>
              <w:marTop w:val="0"/>
              <w:marBottom w:val="0"/>
              <w:divBdr>
                <w:top w:val="none" w:sz="0" w:space="0" w:color="auto"/>
                <w:left w:val="none" w:sz="0" w:space="0" w:color="auto"/>
                <w:bottom w:val="none" w:sz="0" w:space="0" w:color="auto"/>
                <w:right w:val="none" w:sz="0" w:space="0" w:color="auto"/>
              </w:divBdr>
            </w:div>
            <w:div w:id="2125147951">
              <w:marLeft w:val="0"/>
              <w:marRight w:val="0"/>
              <w:marTop w:val="0"/>
              <w:marBottom w:val="0"/>
              <w:divBdr>
                <w:top w:val="none" w:sz="0" w:space="0" w:color="auto"/>
                <w:left w:val="none" w:sz="0" w:space="0" w:color="auto"/>
                <w:bottom w:val="none" w:sz="0" w:space="0" w:color="auto"/>
                <w:right w:val="none" w:sz="0" w:space="0" w:color="auto"/>
              </w:divBdr>
            </w:div>
            <w:div w:id="2126851378">
              <w:marLeft w:val="0"/>
              <w:marRight w:val="0"/>
              <w:marTop w:val="0"/>
              <w:marBottom w:val="0"/>
              <w:divBdr>
                <w:top w:val="none" w:sz="0" w:space="0" w:color="auto"/>
                <w:left w:val="none" w:sz="0" w:space="0" w:color="auto"/>
                <w:bottom w:val="none" w:sz="0" w:space="0" w:color="auto"/>
                <w:right w:val="none" w:sz="0" w:space="0" w:color="auto"/>
              </w:divBdr>
            </w:div>
            <w:div w:id="2127114090">
              <w:marLeft w:val="0"/>
              <w:marRight w:val="0"/>
              <w:marTop w:val="0"/>
              <w:marBottom w:val="0"/>
              <w:divBdr>
                <w:top w:val="none" w:sz="0" w:space="0" w:color="auto"/>
                <w:left w:val="none" w:sz="0" w:space="0" w:color="auto"/>
                <w:bottom w:val="none" w:sz="0" w:space="0" w:color="auto"/>
                <w:right w:val="none" w:sz="0" w:space="0" w:color="auto"/>
              </w:divBdr>
            </w:div>
            <w:div w:id="2128305920">
              <w:marLeft w:val="0"/>
              <w:marRight w:val="0"/>
              <w:marTop w:val="0"/>
              <w:marBottom w:val="0"/>
              <w:divBdr>
                <w:top w:val="none" w:sz="0" w:space="0" w:color="auto"/>
                <w:left w:val="none" w:sz="0" w:space="0" w:color="auto"/>
                <w:bottom w:val="none" w:sz="0" w:space="0" w:color="auto"/>
                <w:right w:val="none" w:sz="0" w:space="0" w:color="auto"/>
              </w:divBdr>
            </w:div>
            <w:div w:id="2131589017">
              <w:marLeft w:val="0"/>
              <w:marRight w:val="0"/>
              <w:marTop w:val="0"/>
              <w:marBottom w:val="0"/>
              <w:divBdr>
                <w:top w:val="none" w:sz="0" w:space="0" w:color="auto"/>
                <w:left w:val="none" w:sz="0" w:space="0" w:color="auto"/>
                <w:bottom w:val="none" w:sz="0" w:space="0" w:color="auto"/>
                <w:right w:val="none" w:sz="0" w:space="0" w:color="auto"/>
              </w:divBdr>
            </w:div>
            <w:div w:id="2138183250">
              <w:marLeft w:val="0"/>
              <w:marRight w:val="0"/>
              <w:marTop w:val="0"/>
              <w:marBottom w:val="0"/>
              <w:divBdr>
                <w:top w:val="none" w:sz="0" w:space="0" w:color="auto"/>
                <w:left w:val="none" w:sz="0" w:space="0" w:color="auto"/>
                <w:bottom w:val="none" w:sz="0" w:space="0" w:color="auto"/>
                <w:right w:val="none" w:sz="0" w:space="0" w:color="auto"/>
              </w:divBdr>
            </w:div>
            <w:div w:id="2138719589">
              <w:marLeft w:val="0"/>
              <w:marRight w:val="0"/>
              <w:marTop w:val="0"/>
              <w:marBottom w:val="0"/>
              <w:divBdr>
                <w:top w:val="none" w:sz="0" w:space="0" w:color="auto"/>
                <w:left w:val="none" w:sz="0" w:space="0" w:color="auto"/>
                <w:bottom w:val="none" w:sz="0" w:space="0" w:color="auto"/>
                <w:right w:val="none" w:sz="0" w:space="0" w:color="auto"/>
              </w:divBdr>
            </w:div>
            <w:div w:id="2140025612">
              <w:marLeft w:val="0"/>
              <w:marRight w:val="0"/>
              <w:marTop w:val="0"/>
              <w:marBottom w:val="0"/>
              <w:divBdr>
                <w:top w:val="none" w:sz="0" w:space="0" w:color="auto"/>
                <w:left w:val="none" w:sz="0" w:space="0" w:color="auto"/>
                <w:bottom w:val="none" w:sz="0" w:space="0" w:color="auto"/>
                <w:right w:val="none" w:sz="0" w:space="0" w:color="auto"/>
              </w:divBdr>
            </w:div>
            <w:div w:id="2140223649">
              <w:marLeft w:val="0"/>
              <w:marRight w:val="0"/>
              <w:marTop w:val="0"/>
              <w:marBottom w:val="0"/>
              <w:divBdr>
                <w:top w:val="none" w:sz="0" w:space="0" w:color="auto"/>
                <w:left w:val="none" w:sz="0" w:space="0" w:color="auto"/>
                <w:bottom w:val="none" w:sz="0" w:space="0" w:color="auto"/>
                <w:right w:val="none" w:sz="0" w:space="0" w:color="auto"/>
              </w:divBdr>
            </w:div>
            <w:div w:id="2143887195">
              <w:marLeft w:val="0"/>
              <w:marRight w:val="0"/>
              <w:marTop w:val="0"/>
              <w:marBottom w:val="0"/>
              <w:divBdr>
                <w:top w:val="none" w:sz="0" w:space="0" w:color="auto"/>
                <w:left w:val="none" w:sz="0" w:space="0" w:color="auto"/>
                <w:bottom w:val="none" w:sz="0" w:space="0" w:color="auto"/>
                <w:right w:val="none" w:sz="0" w:space="0" w:color="auto"/>
              </w:divBdr>
            </w:div>
            <w:div w:id="2144956154">
              <w:marLeft w:val="0"/>
              <w:marRight w:val="0"/>
              <w:marTop w:val="0"/>
              <w:marBottom w:val="0"/>
              <w:divBdr>
                <w:top w:val="none" w:sz="0" w:space="0" w:color="auto"/>
                <w:left w:val="none" w:sz="0" w:space="0" w:color="auto"/>
                <w:bottom w:val="none" w:sz="0" w:space="0" w:color="auto"/>
                <w:right w:val="none" w:sz="0" w:space="0" w:color="auto"/>
              </w:divBdr>
            </w:div>
            <w:div w:id="2145846608">
              <w:marLeft w:val="0"/>
              <w:marRight w:val="0"/>
              <w:marTop w:val="0"/>
              <w:marBottom w:val="0"/>
              <w:divBdr>
                <w:top w:val="none" w:sz="0" w:space="0" w:color="auto"/>
                <w:left w:val="none" w:sz="0" w:space="0" w:color="auto"/>
                <w:bottom w:val="none" w:sz="0" w:space="0" w:color="auto"/>
                <w:right w:val="none" w:sz="0" w:space="0" w:color="auto"/>
              </w:divBdr>
            </w:div>
            <w:div w:id="2146459595">
              <w:marLeft w:val="0"/>
              <w:marRight w:val="0"/>
              <w:marTop w:val="0"/>
              <w:marBottom w:val="0"/>
              <w:divBdr>
                <w:top w:val="none" w:sz="0" w:space="0" w:color="auto"/>
                <w:left w:val="none" w:sz="0" w:space="0" w:color="auto"/>
                <w:bottom w:val="none" w:sz="0" w:space="0" w:color="auto"/>
                <w:right w:val="none" w:sz="0" w:space="0" w:color="auto"/>
              </w:divBdr>
            </w:div>
          </w:divsChild>
        </w:div>
        <w:div w:id="514805848">
          <w:marLeft w:val="0"/>
          <w:marRight w:val="0"/>
          <w:marTop w:val="0"/>
          <w:marBottom w:val="0"/>
          <w:divBdr>
            <w:top w:val="none" w:sz="0" w:space="0" w:color="auto"/>
            <w:left w:val="none" w:sz="0" w:space="0" w:color="auto"/>
            <w:bottom w:val="none" w:sz="0" w:space="0" w:color="auto"/>
            <w:right w:val="none" w:sz="0" w:space="0" w:color="auto"/>
          </w:divBdr>
          <w:divsChild>
            <w:div w:id="1205977">
              <w:marLeft w:val="0"/>
              <w:marRight w:val="0"/>
              <w:marTop w:val="0"/>
              <w:marBottom w:val="0"/>
              <w:divBdr>
                <w:top w:val="none" w:sz="0" w:space="0" w:color="auto"/>
                <w:left w:val="none" w:sz="0" w:space="0" w:color="auto"/>
                <w:bottom w:val="none" w:sz="0" w:space="0" w:color="auto"/>
                <w:right w:val="none" w:sz="0" w:space="0" w:color="auto"/>
              </w:divBdr>
            </w:div>
            <w:div w:id="4093296">
              <w:marLeft w:val="0"/>
              <w:marRight w:val="0"/>
              <w:marTop w:val="0"/>
              <w:marBottom w:val="0"/>
              <w:divBdr>
                <w:top w:val="none" w:sz="0" w:space="0" w:color="auto"/>
                <w:left w:val="none" w:sz="0" w:space="0" w:color="auto"/>
                <w:bottom w:val="none" w:sz="0" w:space="0" w:color="auto"/>
                <w:right w:val="none" w:sz="0" w:space="0" w:color="auto"/>
              </w:divBdr>
            </w:div>
            <w:div w:id="5599643">
              <w:marLeft w:val="0"/>
              <w:marRight w:val="0"/>
              <w:marTop w:val="0"/>
              <w:marBottom w:val="0"/>
              <w:divBdr>
                <w:top w:val="none" w:sz="0" w:space="0" w:color="auto"/>
                <w:left w:val="none" w:sz="0" w:space="0" w:color="auto"/>
                <w:bottom w:val="none" w:sz="0" w:space="0" w:color="auto"/>
                <w:right w:val="none" w:sz="0" w:space="0" w:color="auto"/>
              </w:divBdr>
            </w:div>
            <w:div w:id="29720528">
              <w:marLeft w:val="0"/>
              <w:marRight w:val="0"/>
              <w:marTop w:val="0"/>
              <w:marBottom w:val="0"/>
              <w:divBdr>
                <w:top w:val="none" w:sz="0" w:space="0" w:color="auto"/>
                <w:left w:val="none" w:sz="0" w:space="0" w:color="auto"/>
                <w:bottom w:val="none" w:sz="0" w:space="0" w:color="auto"/>
                <w:right w:val="none" w:sz="0" w:space="0" w:color="auto"/>
              </w:divBdr>
            </w:div>
            <w:div w:id="45641760">
              <w:marLeft w:val="0"/>
              <w:marRight w:val="0"/>
              <w:marTop w:val="0"/>
              <w:marBottom w:val="0"/>
              <w:divBdr>
                <w:top w:val="none" w:sz="0" w:space="0" w:color="auto"/>
                <w:left w:val="none" w:sz="0" w:space="0" w:color="auto"/>
                <w:bottom w:val="none" w:sz="0" w:space="0" w:color="auto"/>
                <w:right w:val="none" w:sz="0" w:space="0" w:color="auto"/>
              </w:divBdr>
            </w:div>
            <w:div w:id="47579717">
              <w:marLeft w:val="0"/>
              <w:marRight w:val="0"/>
              <w:marTop w:val="0"/>
              <w:marBottom w:val="0"/>
              <w:divBdr>
                <w:top w:val="none" w:sz="0" w:space="0" w:color="auto"/>
                <w:left w:val="none" w:sz="0" w:space="0" w:color="auto"/>
                <w:bottom w:val="none" w:sz="0" w:space="0" w:color="auto"/>
                <w:right w:val="none" w:sz="0" w:space="0" w:color="auto"/>
              </w:divBdr>
            </w:div>
            <w:div w:id="56517235">
              <w:marLeft w:val="0"/>
              <w:marRight w:val="0"/>
              <w:marTop w:val="0"/>
              <w:marBottom w:val="0"/>
              <w:divBdr>
                <w:top w:val="none" w:sz="0" w:space="0" w:color="auto"/>
                <w:left w:val="none" w:sz="0" w:space="0" w:color="auto"/>
                <w:bottom w:val="none" w:sz="0" w:space="0" w:color="auto"/>
                <w:right w:val="none" w:sz="0" w:space="0" w:color="auto"/>
              </w:divBdr>
            </w:div>
            <w:div w:id="62217936">
              <w:marLeft w:val="0"/>
              <w:marRight w:val="0"/>
              <w:marTop w:val="0"/>
              <w:marBottom w:val="0"/>
              <w:divBdr>
                <w:top w:val="none" w:sz="0" w:space="0" w:color="auto"/>
                <w:left w:val="none" w:sz="0" w:space="0" w:color="auto"/>
                <w:bottom w:val="none" w:sz="0" w:space="0" w:color="auto"/>
                <w:right w:val="none" w:sz="0" w:space="0" w:color="auto"/>
              </w:divBdr>
            </w:div>
            <w:div w:id="64108117">
              <w:marLeft w:val="0"/>
              <w:marRight w:val="0"/>
              <w:marTop w:val="0"/>
              <w:marBottom w:val="0"/>
              <w:divBdr>
                <w:top w:val="none" w:sz="0" w:space="0" w:color="auto"/>
                <w:left w:val="none" w:sz="0" w:space="0" w:color="auto"/>
                <w:bottom w:val="none" w:sz="0" w:space="0" w:color="auto"/>
                <w:right w:val="none" w:sz="0" w:space="0" w:color="auto"/>
              </w:divBdr>
            </w:div>
            <w:div w:id="66074166">
              <w:marLeft w:val="0"/>
              <w:marRight w:val="0"/>
              <w:marTop w:val="0"/>
              <w:marBottom w:val="0"/>
              <w:divBdr>
                <w:top w:val="none" w:sz="0" w:space="0" w:color="auto"/>
                <w:left w:val="none" w:sz="0" w:space="0" w:color="auto"/>
                <w:bottom w:val="none" w:sz="0" w:space="0" w:color="auto"/>
                <w:right w:val="none" w:sz="0" w:space="0" w:color="auto"/>
              </w:divBdr>
            </w:div>
            <w:div w:id="68574634">
              <w:marLeft w:val="0"/>
              <w:marRight w:val="0"/>
              <w:marTop w:val="0"/>
              <w:marBottom w:val="0"/>
              <w:divBdr>
                <w:top w:val="none" w:sz="0" w:space="0" w:color="auto"/>
                <w:left w:val="none" w:sz="0" w:space="0" w:color="auto"/>
                <w:bottom w:val="none" w:sz="0" w:space="0" w:color="auto"/>
                <w:right w:val="none" w:sz="0" w:space="0" w:color="auto"/>
              </w:divBdr>
            </w:div>
            <w:div w:id="70087615">
              <w:marLeft w:val="0"/>
              <w:marRight w:val="0"/>
              <w:marTop w:val="0"/>
              <w:marBottom w:val="0"/>
              <w:divBdr>
                <w:top w:val="none" w:sz="0" w:space="0" w:color="auto"/>
                <w:left w:val="none" w:sz="0" w:space="0" w:color="auto"/>
                <w:bottom w:val="none" w:sz="0" w:space="0" w:color="auto"/>
                <w:right w:val="none" w:sz="0" w:space="0" w:color="auto"/>
              </w:divBdr>
            </w:div>
            <w:div w:id="71243956">
              <w:marLeft w:val="0"/>
              <w:marRight w:val="0"/>
              <w:marTop w:val="0"/>
              <w:marBottom w:val="0"/>
              <w:divBdr>
                <w:top w:val="none" w:sz="0" w:space="0" w:color="auto"/>
                <w:left w:val="none" w:sz="0" w:space="0" w:color="auto"/>
                <w:bottom w:val="none" w:sz="0" w:space="0" w:color="auto"/>
                <w:right w:val="none" w:sz="0" w:space="0" w:color="auto"/>
              </w:divBdr>
            </w:div>
            <w:div w:id="71975706">
              <w:marLeft w:val="0"/>
              <w:marRight w:val="0"/>
              <w:marTop w:val="0"/>
              <w:marBottom w:val="0"/>
              <w:divBdr>
                <w:top w:val="none" w:sz="0" w:space="0" w:color="auto"/>
                <w:left w:val="none" w:sz="0" w:space="0" w:color="auto"/>
                <w:bottom w:val="none" w:sz="0" w:space="0" w:color="auto"/>
                <w:right w:val="none" w:sz="0" w:space="0" w:color="auto"/>
              </w:divBdr>
            </w:div>
            <w:div w:id="76706616">
              <w:marLeft w:val="0"/>
              <w:marRight w:val="0"/>
              <w:marTop w:val="0"/>
              <w:marBottom w:val="0"/>
              <w:divBdr>
                <w:top w:val="none" w:sz="0" w:space="0" w:color="auto"/>
                <w:left w:val="none" w:sz="0" w:space="0" w:color="auto"/>
                <w:bottom w:val="none" w:sz="0" w:space="0" w:color="auto"/>
                <w:right w:val="none" w:sz="0" w:space="0" w:color="auto"/>
              </w:divBdr>
            </w:div>
            <w:div w:id="79761563">
              <w:marLeft w:val="0"/>
              <w:marRight w:val="0"/>
              <w:marTop w:val="0"/>
              <w:marBottom w:val="0"/>
              <w:divBdr>
                <w:top w:val="none" w:sz="0" w:space="0" w:color="auto"/>
                <w:left w:val="none" w:sz="0" w:space="0" w:color="auto"/>
                <w:bottom w:val="none" w:sz="0" w:space="0" w:color="auto"/>
                <w:right w:val="none" w:sz="0" w:space="0" w:color="auto"/>
              </w:divBdr>
            </w:div>
            <w:div w:id="79833890">
              <w:marLeft w:val="0"/>
              <w:marRight w:val="0"/>
              <w:marTop w:val="0"/>
              <w:marBottom w:val="0"/>
              <w:divBdr>
                <w:top w:val="none" w:sz="0" w:space="0" w:color="auto"/>
                <w:left w:val="none" w:sz="0" w:space="0" w:color="auto"/>
                <w:bottom w:val="none" w:sz="0" w:space="0" w:color="auto"/>
                <w:right w:val="none" w:sz="0" w:space="0" w:color="auto"/>
              </w:divBdr>
            </w:div>
            <w:div w:id="80297515">
              <w:marLeft w:val="0"/>
              <w:marRight w:val="0"/>
              <w:marTop w:val="0"/>
              <w:marBottom w:val="0"/>
              <w:divBdr>
                <w:top w:val="none" w:sz="0" w:space="0" w:color="auto"/>
                <w:left w:val="none" w:sz="0" w:space="0" w:color="auto"/>
                <w:bottom w:val="none" w:sz="0" w:space="0" w:color="auto"/>
                <w:right w:val="none" w:sz="0" w:space="0" w:color="auto"/>
              </w:divBdr>
            </w:div>
            <w:div w:id="90399877">
              <w:marLeft w:val="0"/>
              <w:marRight w:val="0"/>
              <w:marTop w:val="0"/>
              <w:marBottom w:val="0"/>
              <w:divBdr>
                <w:top w:val="none" w:sz="0" w:space="0" w:color="auto"/>
                <w:left w:val="none" w:sz="0" w:space="0" w:color="auto"/>
                <w:bottom w:val="none" w:sz="0" w:space="0" w:color="auto"/>
                <w:right w:val="none" w:sz="0" w:space="0" w:color="auto"/>
              </w:divBdr>
            </w:div>
            <w:div w:id="97719928">
              <w:marLeft w:val="0"/>
              <w:marRight w:val="0"/>
              <w:marTop w:val="0"/>
              <w:marBottom w:val="0"/>
              <w:divBdr>
                <w:top w:val="none" w:sz="0" w:space="0" w:color="auto"/>
                <w:left w:val="none" w:sz="0" w:space="0" w:color="auto"/>
                <w:bottom w:val="none" w:sz="0" w:space="0" w:color="auto"/>
                <w:right w:val="none" w:sz="0" w:space="0" w:color="auto"/>
              </w:divBdr>
            </w:div>
            <w:div w:id="102498505">
              <w:marLeft w:val="0"/>
              <w:marRight w:val="0"/>
              <w:marTop w:val="0"/>
              <w:marBottom w:val="0"/>
              <w:divBdr>
                <w:top w:val="none" w:sz="0" w:space="0" w:color="auto"/>
                <w:left w:val="none" w:sz="0" w:space="0" w:color="auto"/>
                <w:bottom w:val="none" w:sz="0" w:space="0" w:color="auto"/>
                <w:right w:val="none" w:sz="0" w:space="0" w:color="auto"/>
              </w:divBdr>
            </w:div>
            <w:div w:id="104472917">
              <w:marLeft w:val="0"/>
              <w:marRight w:val="0"/>
              <w:marTop w:val="0"/>
              <w:marBottom w:val="0"/>
              <w:divBdr>
                <w:top w:val="none" w:sz="0" w:space="0" w:color="auto"/>
                <w:left w:val="none" w:sz="0" w:space="0" w:color="auto"/>
                <w:bottom w:val="none" w:sz="0" w:space="0" w:color="auto"/>
                <w:right w:val="none" w:sz="0" w:space="0" w:color="auto"/>
              </w:divBdr>
            </w:div>
            <w:div w:id="114176973">
              <w:marLeft w:val="0"/>
              <w:marRight w:val="0"/>
              <w:marTop w:val="0"/>
              <w:marBottom w:val="0"/>
              <w:divBdr>
                <w:top w:val="none" w:sz="0" w:space="0" w:color="auto"/>
                <w:left w:val="none" w:sz="0" w:space="0" w:color="auto"/>
                <w:bottom w:val="none" w:sz="0" w:space="0" w:color="auto"/>
                <w:right w:val="none" w:sz="0" w:space="0" w:color="auto"/>
              </w:divBdr>
            </w:div>
            <w:div w:id="120852904">
              <w:marLeft w:val="0"/>
              <w:marRight w:val="0"/>
              <w:marTop w:val="0"/>
              <w:marBottom w:val="0"/>
              <w:divBdr>
                <w:top w:val="none" w:sz="0" w:space="0" w:color="auto"/>
                <w:left w:val="none" w:sz="0" w:space="0" w:color="auto"/>
                <w:bottom w:val="none" w:sz="0" w:space="0" w:color="auto"/>
                <w:right w:val="none" w:sz="0" w:space="0" w:color="auto"/>
              </w:divBdr>
            </w:div>
            <w:div w:id="123235128">
              <w:marLeft w:val="0"/>
              <w:marRight w:val="0"/>
              <w:marTop w:val="0"/>
              <w:marBottom w:val="0"/>
              <w:divBdr>
                <w:top w:val="none" w:sz="0" w:space="0" w:color="auto"/>
                <w:left w:val="none" w:sz="0" w:space="0" w:color="auto"/>
                <w:bottom w:val="none" w:sz="0" w:space="0" w:color="auto"/>
                <w:right w:val="none" w:sz="0" w:space="0" w:color="auto"/>
              </w:divBdr>
            </w:div>
            <w:div w:id="124005044">
              <w:marLeft w:val="0"/>
              <w:marRight w:val="0"/>
              <w:marTop w:val="0"/>
              <w:marBottom w:val="0"/>
              <w:divBdr>
                <w:top w:val="none" w:sz="0" w:space="0" w:color="auto"/>
                <w:left w:val="none" w:sz="0" w:space="0" w:color="auto"/>
                <w:bottom w:val="none" w:sz="0" w:space="0" w:color="auto"/>
                <w:right w:val="none" w:sz="0" w:space="0" w:color="auto"/>
              </w:divBdr>
            </w:div>
            <w:div w:id="127598981">
              <w:marLeft w:val="0"/>
              <w:marRight w:val="0"/>
              <w:marTop w:val="0"/>
              <w:marBottom w:val="0"/>
              <w:divBdr>
                <w:top w:val="none" w:sz="0" w:space="0" w:color="auto"/>
                <w:left w:val="none" w:sz="0" w:space="0" w:color="auto"/>
                <w:bottom w:val="none" w:sz="0" w:space="0" w:color="auto"/>
                <w:right w:val="none" w:sz="0" w:space="0" w:color="auto"/>
              </w:divBdr>
            </w:div>
            <w:div w:id="128982881">
              <w:marLeft w:val="0"/>
              <w:marRight w:val="0"/>
              <w:marTop w:val="0"/>
              <w:marBottom w:val="0"/>
              <w:divBdr>
                <w:top w:val="none" w:sz="0" w:space="0" w:color="auto"/>
                <w:left w:val="none" w:sz="0" w:space="0" w:color="auto"/>
                <w:bottom w:val="none" w:sz="0" w:space="0" w:color="auto"/>
                <w:right w:val="none" w:sz="0" w:space="0" w:color="auto"/>
              </w:divBdr>
            </w:div>
            <w:div w:id="134765642">
              <w:marLeft w:val="0"/>
              <w:marRight w:val="0"/>
              <w:marTop w:val="0"/>
              <w:marBottom w:val="0"/>
              <w:divBdr>
                <w:top w:val="none" w:sz="0" w:space="0" w:color="auto"/>
                <w:left w:val="none" w:sz="0" w:space="0" w:color="auto"/>
                <w:bottom w:val="none" w:sz="0" w:space="0" w:color="auto"/>
                <w:right w:val="none" w:sz="0" w:space="0" w:color="auto"/>
              </w:divBdr>
            </w:div>
            <w:div w:id="141893156">
              <w:marLeft w:val="0"/>
              <w:marRight w:val="0"/>
              <w:marTop w:val="0"/>
              <w:marBottom w:val="0"/>
              <w:divBdr>
                <w:top w:val="none" w:sz="0" w:space="0" w:color="auto"/>
                <w:left w:val="none" w:sz="0" w:space="0" w:color="auto"/>
                <w:bottom w:val="none" w:sz="0" w:space="0" w:color="auto"/>
                <w:right w:val="none" w:sz="0" w:space="0" w:color="auto"/>
              </w:divBdr>
            </w:div>
            <w:div w:id="146634400">
              <w:marLeft w:val="0"/>
              <w:marRight w:val="0"/>
              <w:marTop w:val="0"/>
              <w:marBottom w:val="0"/>
              <w:divBdr>
                <w:top w:val="none" w:sz="0" w:space="0" w:color="auto"/>
                <w:left w:val="none" w:sz="0" w:space="0" w:color="auto"/>
                <w:bottom w:val="none" w:sz="0" w:space="0" w:color="auto"/>
                <w:right w:val="none" w:sz="0" w:space="0" w:color="auto"/>
              </w:divBdr>
            </w:div>
            <w:div w:id="147214440">
              <w:marLeft w:val="0"/>
              <w:marRight w:val="0"/>
              <w:marTop w:val="0"/>
              <w:marBottom w:val="0"/>
              <w:divBdr>
                <w:top w:val="none" w:sz="0" w:space="0" w:color="auto"/>
                <w:left w:val="none" w:sz="0" w:space="0" w:color="auto"/>
                <w:bottom w:val="none" w:sz="0" w:space="0" w:color="auto"/>
                <w:right w:val="none" w:sz="0" w:space="0" w:color="auto"/>
              </w:divBdr>
            </w:div>
            <w:div w:id="158541307">
              <w:marLeft w:val="0"/>
              <w:marRight w:val="0"/>
              <w:marTop w:val="0"/>
              <w:marBottom w:val="0"/>
              <w:divBdr>
                <w:top w:val="none" w:sz="0" w:space="0" w:color="auto"/>
                <w:left w:val="none" w:sz="0" w:space="0" w:color="auto"/>
                <w:bottom w:val="none" w:sz="0" w:space="0" w:color="auto"/>
                <w:right w:val="none" w:sz="0" w:space="0" w:color="auto"/>
              </w:divBdr>
            </w:div>
            <w:div w:id="162401809">
              <w:marLeft w:val="0"/>
              <w:marRight w:val="0"/>
              <w:marTop w:val="0"/>
              <w:marBottom w:val="0"/>
              <w:divBdr>
                <w:top w:val="none" w:sz="0" w:space="0" w:color="auto"/>
                <w:left w:val="none" w:sz="0" w:space="0" w:color="auto"/>
                <w:bottom w:val="none" w:sz="0" w:space="0" w:color="auto"/>
                <w:right w:val="none" w:sz="0" w:space="0" w:color="auto"/>
              </w:divBdr>
            </w:div>
            <w:div w:id="164977394">
              <w:marLeft w:val="0"/>
              <w:marRight w:val="0"/>
              <w:marTop w:val="0"/>
              <w:marBottom w:val="0"/>
              <w:divBdr>
                <w:top w:val="none" w:sz="0" w:space="0" w:color="auto"/>
                <w:left w:val="none" w:sz="0" w:space="0" w:color="auto"/>
                <w:bottom w:val="none" w:sz="0" w:space="0" w:color="auto"/>
                <w:right w:val="none" w:sz="0" w:space="0" w:color="auto"/>
              </w:divBdr>
            </w:div>
            <w:div w:id="168495151">
              <w:marLeft w:val="0"/>
              <w:marRight w:val="0"/>
              <w:marTop w:val="0"/>
              <w:marBottom w:val="0"/>
              <w:divBdr>
                <w:top w:val="none" w:sz="0" w:space="0" w:color="auto"/>
                <w:left w:val="none" w:sz="0" w:space="0" w:color="auto"/>
                <w:bottom w:val="none" w:sz="0" w:space="0" w:color="auto"/>
                <w:right w:val="none" w:sz="0" w:space="0" w:color="auto"/>
              </w:divBdr>
            </w:div>
            <w:div w:id="175387778">
              <w:marLeft w:val="0"/>
              <w:marRight w:val="0"/>
              <w:marTop w:val="0"/>
              <w:marBottom w:val="0"/>
              <w:divBdr>
                <w:top w:val="none" w:sz="0" w:space="0" w:color="auto"/>
                <w:left w:val="none" w:sz="0" w:space="0" w:color="auto"/>
                <w:bottom w:val="none" w:sz="0" w:space="0" w:color="auto"/>
                <w:right w:val="none" w:sz="0" w:space="0" w:color="auto"/>
              </w:divBdr>
            </w:div>
            <w:div w:id="175848913">
              <w:marLeft w:val="0"/>
              <w:marRight w:val="0"/>
              <w:marTop w:val="0"/>
              <w:marBottom w:val="0"/>
              <w:divBdr>
                <w:top w:val="none" w:sz="0" w:space="0" w:color="auto"/>
                <w:left w:val="none" w:sz="0" w:space="0" w:color="auto"/>
                <w:bottom w:val="none" w:sz="0" w:space="0" w:color="auto"/>
                <w:right w:val="none" w:sz="0" w:space="0" w:color="auto"/>
              </w:divBdr>
            </w:div>
            <w:div w:id="183793082">
              <w:marLeft w:val="0"/>
              <w:marRight w:val="0"/>
              <w:marTop w:val="0"/>
              <w:marBottom w:val="0"/>
              <w:divBdr>
                <w:top w:val="none" w:sz="0" w:space="0" w:color="auto"/>
                <w:left w:val="none" w:sz="0" w:space="0" w:color="auto"/>
                <w:bottom w:val="none" w:sz="0" w:space="0" w:color="auto"/>
                <w:right w:val="none" w:sz="0" w:space="0" w:color="auto"/>
              </w:divBdr>
            </w:div>
            <w:div w:id="187725045">
              <w:marLeft w:val="0"/>
              <w:marRight w:val="0"/>
              <w:marTop w:val="0"/>
              <w:marBottom w:val="0"/>
              <w:divBdr>
                <w:top w:val="none" w:sz="0" w:space="0" w:color="auto"/>
                <w:left w:val="none" w:sz="0" w:space="0" w:color="auto"/>
                <w:bottom w:val="none" w:sz="0" w:space="0" w:color="auto"/>
                <w:right w:val="none" w:sz="0" w:space="0" w:color="auto"/>
              </w:divBdr>
            </w:div>
            <w:div w:id="198205799">
              <w:marLeft w:val="0"/>
              <w:marRight w:val="0"/>
              <w:marTop w:val="0"/>
              <w:marBottom w:val="0"/>
              <w:divBdr>
                <w:top w:val="none" w:sz="0" w:space="0" w:color="auto"/>
                <w:left w:val="none" w:sz="0" w:space="0" w:color="auto"/>
                <w:bottom w:val="none" w:sz="0" w:space="0" w:color="auto"/>
                <w:right w:val="none" w:sz="0" w:space="0" w:color="auto"/>
              </w:divBdr>
            </w:div>
            <w:div w:id="201022117">
              <w:marLeft w:val="0"/>
              <w:marRight w:val="0"/>
              <w:marTop w:val="0"/>
              <w:marBottom w:val="0"/>
              <w:divBdr>
                <w:top w:val="none" w:sz="0" w:space="0" w:color="auto"/>
                <w:left w:val="none" w:sz="0" w:space="0" w:color="auto"/>
                <w:bottom w:val="none" w:sz="0" w:space="0" w:color="auto"/>
                <w:right w:val="none" w:sz="0" w:space="0" w:color="auto"/>
              </w:divBdr>
            </w:div>
            <w:div w:id="205265916">
              <w:marLeft w:val="0"/>
              <w:marRight w:val="0"/>
              <w:marTop w:val="0"/>
              <w:marBottom w:val="0"/>
              <w:divBdr>
                <w:top w:val="none" w:sz="0" w:space="0" w:color="auto"/>
                <w:left w:val="none" w:sz="0" w:space="0" w:color="auto"/>
                <w:bottom w:val="none" w:sz="0" w:space="0" w:color="auto"/>
                <w:right w:val="none" w:sz="0" w:space="0" w:color="auto"/>
              </w:divBdr>
            </w:div>
            <w:div w:id="211045468">
              <w:marLeft w:val="0"/>
              <w:marRight w:val="0"/>
              <w:marTop w:val="0"/>
              <w:marBottom w:val="0"/>
              <w:divBdr>
                <w:top w:val="none" w:sz="0" w:space="0" w:color="auto"/>
                <w:left w:val="none" w:sz="0" w:space="0" w:color="auto"/>
                <w:bottom w:val="none" w:sz="0" w:space="0" w:color="auto"/>
                <w:right w:val="none" w:sz="0" w:space="0" w:color="auto"/>
              </w:divBdr>
            </w:div>
            <w:div w:id="218170967">
              <w:marLeft w:val="0"/>
              <w:marRight w:val="0"/>
              <w:marTop w:val="0"/>
              <w:marBottom w:val="0"/>
              <w:divBdr>
                <w:top w:val="none" w:sz="0" w:space="0" w:color="auto"/>
                <w:left w:val="none" w:sz="0" w:space="0" w:color="auto"/>
                <w:bottom w:val="none" w:sz="0" w:space="0" w:color="auto"/>
                <w:right w:val="none" w:sz="0" w:space="0" w:color="auto"/>
              </w:divBdr>
            </w:div>
            <w:div w:id="227375959">
              <w:marLeft w:val="0"/>
              <w:marRight w:val="0"/>
              <w:marTop w:val="0"/>
              <w:marBottom w:val="0"/>
              <w:divBdr>
                <w:top w:val="none" w:sz="0" w:space="0" w:color="auto"/>
                <w:left w:val="none" w:sz="0" w:space="0" w:color="auto"/>
                <w:bottom w:val="none" w:sz="0" w:space="0" w:color="auto"/>
                <w:right w:val="none" w:sz="0" w:space="0" w:color="auto"/>
              </w:divBdr>
            </w:div>
            <w:div w:id="227569764">
              <w:marLeft w:val="0"/>
              <w:marRight w:val="0"/>
              <w:marTop w:val="0"/>
              <w:marBottom w:val="0"/>
              <w:divBdr>
                <w:top w:val="none" w:sz="0" w:space="0" w:color="auto"/>
                <w:left w:val="none" w:sz="0" w:space="0" w:color="auto"/>
                <w:bottom w:val="none" w:sz="0" w:space="0" w:color="auto"/>
                <w:right w:val="none" w:sz="0" w:space="0" w:color="auto"/>
              </w:divBdr>
            </w:div>
            <w:div w:id="229653650">
              <w:marLeft w:val="0"/>
              <w:marRight w:val="0"/>
              <w:marTop w:val="0"/>
              <w:marBottom w:val="0"/>
              <w:divBdr>
                <w:top w:val="none" w:sz="0" w:space="0" w:color="auto"/>
                <w:left w:val="none" w:sz="0" w:space="0" w:color="auto"/>
                <w:bottom w:val="none" w:sz="0" w:space="0" w:color="auto"/>
                <w:right w:val="none" w:sz="0" w:space="0" w:color="auto"/>
              </w:divBdr>
            </w:div>
            <w:div w:id="230238681">
              <w:marLeft w:val="0"/>
              <w:marRight w:val="0"/>
              <w:marTop w:val="0"/>
              <w:marBottom w:val="0"/>
              <w:divBdr>
                <w:top w:val="none" w:sz="0" w:space="0" w:color="auto"/>
                <w:left w:val="none" w:sz="0" w:space="0" w:color="auto"/>
                <w:bottom w:val="none" w:sz="0" w:space="0" w:color="auto"/>
                <w:right w:val="none" w:sz="0" w:space="0" w:color="auto"/>
              </w:divBdr>
            </w:div>
            <w:div w:id="232592103">
              <w:marLeft w:val="0"/>
              <w:marRight w:val="0"/>
              <w:marTop w:val="0"/>
              <w:marBottom w:val="0"/>
              <w:divBdr>
                <w:top w:val="none" w:sz="0" w:space="0" w:color="auto"/>
                <w:left w:val="none" w:sz="0" w:space="0" w:color="auto"/>
                <w:bottom w:val="none" w:sz="0" w:space="0" w:color="auto"/>
                <w:right w:val="none" w:sz="0" w:space="0" w:color="auto"/>
              </w:divBdr>
            </w:div>
            <w:div w:id="239679172">
              <w:marLeft w:val="0"/>
              <w:marRight w:val="0"/>
              <w:marTop w:val="0"/>
              <w:marBottom w:val="0"/>
              <w:divBdr>
                <w:top w:val="none" w:sz="0" w:space="0" w:color="auto"/>
                <w:left w:val="none" w:sz="0" w:space="0" w:color="auto"/>
                <w:bottom w:val="none" w:sz="0" w:space="0" w:color="auto"/>
                <w:right w:val="none" w:sz="0" w:space="0" w:color="auto"/>
              </w:divBdr>
            </w:div>
            <w:div w:id="243028885">
              <w:marLeft w:val="0"/>
              <w:marRight w:val="0"/>
              <w:marTop w:val="0"/>
              <w:marBottom w:val="0"/>
              <w:divBdr>
                <w:top w:val="none" w:sz="0" w:space="0" w:color="auto"/>
                <w:left w:val="none" w:sz="0" w:space="0" w:color="auto"/>
                <w:bottom w:val="none" w:sz="0" w:space="0" w:color="auto"/>
                <w:right w:val="none" w:sz="0" w:space="0" w:color="auto"/>
              </w:divBdr>
            </w:div>
            <w:div w:id="243998398">
              <w:marLeft w:val="0"/>
              <w:marRight w:val="0"/>
              <w:marTop w:val="0"/>
              <w:marBottom w:val="0"/>
              <w:divBdr>
                <w:top w:val="none" w:sz="0" w:space="0" w:color="auto"/>
                <w:left w:val="none" w:sz="0" w:space="0" w:color="auto"/>
                <w:bottom w:val="none" w:sz="0" w:space="0" w:color="auto"/>
                <w:right w:val="none" w:sz="0" w:space="0" w:color="auto"/>
              </w:divBdr>
            </w:div>
            <w:div w:id="248775545">
              <w:marLeft w:val="0"/>
              <w:marRight w:val="0"/>
              <w:marTop w:val="0"/>
              <w:marBottom w:val="0"/>
              <w:divBdr>
                <w:top w:val="none" w:sz="0" w:space="0" w:color="auto"/>
                <w:left w:val="none" w:sz="0" w:space="0" w:color="auto"/>
                <w:bottom w:val="none" w:sz="0" w:space="0" w:color="auto"/>
                <w:right w:val="none" w:sz="0" w:space="0" w:color="auto"/>
              </w:divBdr>
            </w:div>
            <w:div w:id="258755495">
              <w:marLeft w:val="0"/>
              <w:marRight w:val="0"/>
              <w:marTop w:val="0"/>
              <w:marBottom w:val="0"/>
              <w:divBdr>
                <w:top w:val="none" w:sz="0" w:space="0" w:color="auto"/>
                <w:left w:val="none" w:sz="0" w:space="0" w:color="auto"/>
                <w:bottom w:val="none" w:sz="0" w:space="0" w:color="auto"/>
                <w:right w:val="none" w:sz="0" w:space="0" w:color="auto"/>
              </w:divBdr>
            </w:div>
            <w:div w:id="258833822">
              <w:marLeft w:val="0"/>
              <w:marRight w:val="0"/>
              <w:marTop w:val="0"/>
              <w:marBottom w:val="0"/>
              <w:divBdr>
                <w:top w:val="none" w:sz="0" w:space="0" w:color="auto"/>
                <w:left w:val="none" w:sz="0" w:space="0" w:color="auto"/>
                <w:bottom w:val="none" w:sz="0" w:space="0" w:color="auto"/>
                <w:right w:val="none" w:sz="0" w:space="0" w:color="auto"/>
              </w:divBdr>
            </w:div>
            <w:div w:id="261188649">
              <w:marLeft w:val="0"/>
              <w:marRight w:val="0"/>
              <w:marTop w:val="0"/>
              <w:marBottom w:val="0"/>
              <w:divBdr>
                <w:top w:val="none" w:sz="0" w:space="0" w:color="auto"/>
                <w:left w:val="none" w:sz="0" w:space="0" w:color="auto"/>
                <w:bottom w:val="none" w:sz="0" w:space="0" w:color="auto"/>
                <w:right w:val="none" w:sz="0" w:space="0" w:color="auto"/>
              </w:divBdr>
            </w:div>
            <w:div w:id="271129049">
              <w:marLeft w:val="0"/>
              <w:marRight w:val="0"/>
              <w:marTop w:val="0"/>
              <w:marBottom w:val="0"/>
              <w:divBdr>
                <w:top w:val="none" w:sz="0" w:space="0" w:color="auto"/>
                <w:left w:val="none" w:sz="0" w:space="0" w:color="auto"/>
                <w:bottom w:val="none" w:sz="0" w:space="0" w:color="auto"/>
                <w:right w:val="none" w:sz="0" w:space="0" w:color="auto"/>
              </w:divBdr>
            </w:div>
            <w:div w:id="272321503">
              <w:marLeft w:val="0"/>
              <w:marRight w:val="0"/>
              <w:marTop w:val="0"/>
              <w:marBottom w:val="0"/>
              <w:divBdr>
                <w:top w:val="none" w:sz="0" w:space="0" w:color="auto"/>
                <w:left w:val="none" w:sz="0" w:space="0" w:color="auto"/>
                <w:bottom w:val="none" w:sz="0" w:space="0" w:color="auto"/>
                <w:right w:val="none" w:sz="0" w:space="0" w:color="auto"/>
              </w:divBdr>
            </w:div>
            <w:div w:id="276641995">
              <w:marLeft w:val="0"/>
              <w:marRight w:val="0"/>
              <w:marTop w:val="0"/>
              <w:marBottom w:val="0"/>
              <w:divBdr>
                <w:top w:val="none" w:sz="0" w:space="0" w:color="auto"/>
                <w:left w:val="none" w:sz="0" w:space="0" w:color="auto"/>
                <w:bottom w:val="none" w:sz="0" w:space="0" w:color="auto"/>
                <w:right w:val="none" w:sz="0" w:space="0" w:color="auto"/>
              </w:divBdr>
            </w:div>
            <w:div w:id="276760350">
              <w:marLeft w:val="0"/>
              <w:marRight w:val="0"/>
              <w:marTop w:val="0"/>
              <w:marBottom w:val="0"/>
              <w:divBdr>
                <w:top w:val="none" w:sz="0" w:space="0" w:color="auto"/>
                <w:left w:val="none" w:sz="0" w:space="0" w:color="auto"/>
                <w:bottom w:val="none" w:sz="0" w:space="0" w:color="auto"/>
                <w:right w:val="none" w:sz="0" w:space="0" w:color="auto"/>
              </w:divBdr>
            </w:div>
            <w:div w:id="276987315">
              <w:marLeft w:val="0"/>
              <w:marRight w:val="0"/>
              <w:marTop w:val="0"/>
              <w:marBottom w:val="0"/>
              <w:divBdr>
                <w:top w:val="none" w:sz="0" w:space="0" w:color="auto"/>
                <w:left w:val="none" w:sz="0" w:space="0" w:color="auto"/>
                <w:bottom w:val="none" w:sz="0" w:space="0" w:color="auto"/>
                <w:right w:val="none" w:sz="0" w:space="0" w:color="auto"/>
              </w:divBdr>
            </w:div>
            <w:div w:id="281427597">
              <w:marLeft w:val="0"/>
              <w:marRight w:val="0"/>
              <w:marTop w:val="0"/>
              <w:marBottom w:val="0"/>
              <w:divBdr>
                <w:top w:val="none" w:sz="0" w:space="0" w:color="auto"/>
                <w:left w:val="none" w:sz="0" w:space="0" w:color="auto"/>
                <w:bottom w:val="none" w:sz="0" w:space="0" w:color="auto"/>
                <w:right w:val="none" w:sz="0" w:space="0" w:color="auto"/>
              </w:divBdr>
            </w:div>
            <w:div w:id="282929944">
              <w:marLeft w:val="0"/>
              <w:marRight w:val="0"/>
              <w:marTop w:val="0"/>
              <w:marBottom w:val="0"/>
              <w:divBdr>
                <w:top w:val="none" w:sz="0" w:space="0" w:color="auto"/>
                <w:left w:val="none" w:sz="0" w:space="0" w:color="auto"/>
                <w:bottom w:val="none" w:sz="0" w:space="0" w:color="auto"/>
                <w:right w:val="none" w:sz="0" w:space="0" w:color="auto"/>
              </w:divBdr>
            </w:div>
            <w:div w:id="288323600">
              <w:marLeft w:val="0"/>
              <w:marRight w:val="0"/>
              <w:marTop w:val="0"/>
              <w:marBottom w:val="0"/>
              <w:divBdr>
                <w:top w:val="none" w:sz="0" w:space="0" w:color="auto"/>
                <w:left w:val="none" w:sz="0" w:space="0" w:color="auto"/>
                <w:bottom w:val="none" w:sz="0" w:space="0" w:color="auto"/>
                <w:right w:val="none" w:sz="0" w:space="0" w:color="auto"/>
              </w:divBdr>
            </w:div>
            <w:div w:id="289894721">
              <w:marLeft w:val="0"/>
              <w:marRight w:val="0"/>
              <w:marTop w:val="0"/>
              <w:marBottom w:val="0"/>
              <w:divBdr>
                <w:top w:val="none" w:sz="0" w:space="0" w:color="auto"/>
                <w:left w:val="none" w:sz="0" w:space="0" w:color="auto"/>
                <w:bottom w:val="none" w:sz="0" w:space="0" w:color="auto"/>
                <w:right w:val="none" w:sz="0" w:space="0" w:color="auto"/>
              </w:divBdr>
            </w:div>
            <w:div w:id="291862503">
              <w:marLeft w:val="0"/>
              <w:marRight w:val="0"/>
              <w:marTop w:val="0"/>
              <w:marBottom w:val="0"/>
              <w:divBdr>
                <w:top w:val="none" w:sz="0" w:space="0" w:color="auto"/>
                <w:left w:val="none" w:sz="0" w:space="0" w:color="auto"/>
                <w:bottom w:val="none" w:sz="0" w:space="0" w:color="auto"/>
                <w:right w:val="none" w:sz="0" w:space="0" w:color="auto"/>
              </w:divBdr>
            </w:div>
            <w:div w:id="292323035">
              <w:marLeft w:val="0"/>
              <w:marRight w:val="0"/>
              <w:marTop w:val="0"/>
              <w:marBottom w:val="0"/>
              <w:divBdr>
                <w:top w:val="none" w:sz="0" w:space="0" w:color="auto"/>
                <w:left w:val="none" w:sz="0" w:space="0" w:color="auto"/>
                <w:bottom w:val="none" w:sz="0" w:space="0" w:color="auto"/>
                <w:right w:val="none" w:sz="0" w:space="0" w:color="auto"/>
              </w:divBdr>
            </w:div>
            <w:div w:id="300187243">
              <w:marLeft w:val="0"/>
              <w:marRight w:val="0"/>
              <w:marTop w:val="0"/>
              <w:marBottom w:val="0"/>
              <w:divBdr>
                <w:top w:val="none" w:sz="0" w:space="0" w:color="auto"/>
                <w:left w:val="none" w:sz="0" w:space="0" w:color="auto"/>
                <w:bottom w:val="none" w:sz="0" w:space="0" w:color="auto"/>
                <w:right w:val="none" w:sz="0" w:space="0" w:color="auto"/>
              </w:divBdr>
            </w:div>
            <w:div w:id="300885841">
              <w:marLeft w:val="0"/>
              <w:marRight w:val="0"/>
              <w:marTop w:val="0"/>
              <w:marBottom w:val="0"/>
              <w:divBdr>
                <w:top w:val="none" w:sz="0" w:space="0" w:color="auto"/>
                <w:left w:val="none" w:sz="0" w:space="0" w:color="auto"/>
                <w:bottom w:val="none" w:sz="0" w:space="0" w:color="auto"/>
                <w:right w:val="none" w:sz="0" w:space="0" w:color="auto"/>
              </w:divBdr>
            </w:div>
            <w:div w:id="302808262">
              <w:marLeft w:val="0"/>
              <w:marRight w:val="0"/>
              <w:marTop w:val="0"/>
              <w:marBottom w:val="0"/>
              <w:divBdr>
                <w:top w:val="none" w:sz="0" w:space="0" w:color="auto"/>
                <w:left w:val="none" w:sz="0" w:space="0" w:color="auto"/>
                <w:bottom w:val="none" w:sz="0" w:space="0" w:color="auto"/>
                <w:right w:val="none" w:sz="0" w:space="0" w:color="auto"/>
              </w:divBdr>
            </w:div>
            <w:div w:id="310791063">
              <w:marLeft w:val="0"/>
              <w:marRight w:val="0"/>
              <w:marTop w:val="0"/>
              <w:marBottom w:val="0"/>
              <w:divBdr>
                <w:top w:val="none" w:sz="0" w:space="0" w:color="auto"/>
                <w:left w:val="none" w:sz="0" w:space="0" w:color="auto"/>
                <w:bottom w:val="none" w:sz="0" w:space="0" w:color="auto"/>
                <w:right w:val="none" w:sz="0" w:space="0" w:color="auto"/>
              </w:divBdr>
            </w:div>
            <w:div w:id="319424993">
              <w:marLeft w:val="0"/>
              <w:marRight w:val="0"/>
              <w:marTop w:val="0"/>
              <w:marBottom w:val="0"/>
              <w:divBdr>
                <w:top w:val="none" w:sz="0" w:space="0" w:color="auto"/>
                <w:left w:val="none" w:sz="0" w:space="0" w:color="auto"/>
                <w:bottom w:val="none" w:sz="0" w:space="0" w:color="auto"/>
                <w:right w:val="none" w:sz="0" w:space="0" w:color="auto"/>
              </w:divBdr>
            </w:div>
            <w:div w:id="322122251">
              <w:marLeft w:val="0"/>
              <w:marRight w:val="0"/>
              <w:marTop w:val="0"/>
              <w:marBottom w:val="0"/>
              <w:divBdr>
                <w:top w:val="none" w:sz="0" w:space="0" w:color="auto"/>
                <w:left w:val="none" w:sz="0" w:space="0" w:color="auto"/>
                <w:bottom w:val="none" w:sz="0" w:space="0" w:color="auto"/>
                <w:right w:val="none" w:sz="0" w:space="0" w:color="auto"/>
              </w:divBdr>
            </w:div>
            <w:div w:id="330984686">
              <w:marLeft w:val="0"/>
              <w:marRight w:val="0"/>
              <w:marTop w:val="0"/>
              <w:marBottom w:val="0"/>
              <w:divBdr>
                <w:top w:val="none" w:sz="0" w:space="0" w:color="auto"/>
                <w:left w:val="none" w:sz="0" w:space="0" w:color="auto"/>
                <w:bottom w:val="none" w:sz="0" w:space="0" w:color="auto"/>
                <w:right w:val="none" w:sz="0" w:space="0" w:color="auto"/>
              </w:divBdr>
            </w:div>
            <w:div w:id="336033686">
              <w:marLeft w:val="0"/>
              <w:marRight w:val="0"/>
              <w:marTop w:val="0"/>
              <w:marBottom w:val="0"/>
              <w:divBdr>
                <w:top w:val="none" w:sz="0" w:space="0" w:color="auto"/>
                <w:left w:val="none" w:sz="0" w:space="0" w:color="auto"/>
                <w:bottom w:val="none" w:sz="0" w:space="0" w:color="auto"/>
                <w:right w:val="none" w:sz="0" w:space="0" w:color="auto"/>
              </w:divBdr>
            </w:div>
            <w:div w:id="337780242">
              <w:marLeft w:val="0"/>
              <w:marRight w:val="0"/>
              <w:marTop w:val="0"/>
              <w:marBottom w:val="0"/>
              <w:divBdr>
                <w:top w:val="none" w:sz="0" w:space="0" w:color="auto"/>
                <w:left w:val="none" w:sz="0" w:space="0" w:color="auto"/>
                <w:bottom w:val="none" w:sz="0" w:space="0" w:color="auto"/>
                <w:right w:val="none" w:sz="0" w:space="0" w:color="auto"/>
              </w:divBdr>
            </w:div>
            <w:div w:id="339507439">
              <w:marLeft w:val="0"/>
              <w:marRight w:val="0"/>
              <w:marTop w:val="0"/>
              <w:marBottom w:val="0"/>
              <w:divBdr>
                <w:top w:val="none" w:sz="0" w:space="0" w:color="auto"/>
                <w:left w:val="none" w:sz="0" w:space="0" w:color="auto"/>
                <w:bottom w:val="none" w:sz="0" w:space="0" w:color="auto"/>
                <w:right w:val="none" w:sz="0" w:space="0" w:color="auto"/>
              </w:divBdr>
            </w:div>
            <w:div w:id="352650720">
              <w:marLeft w:val="0"/>
              <w:marRight w:val="0"/>
              <w:marTop w:val="0"/>
              <w:marBottom w:val="0"/>
              <w:divBdr>
                <w:top w:val="none" w:sz="0" w:space="0" w:color="auto"/>
                <w:left w:val="none" w:sz="0" w:space="0" w:color="auto"/>
                <w:bottom w:val="none" w:sz="0" w:space="0" w:color="auto"/>
                <w:right w:val="none" w:sz="0" w:space="0" w:color="auto"/>
              </w:divBdr>
            </w:div>
            <w:div w:id="357661759">
              <w:marLeft w:val="0"/>
              <w:marRight w:val="0"/>
              <w:marTop w:val="0"/>
              <w:marBottom w:val="0"/>
              <w:divBdr>
                <w:top w:val="none" w:sz="0" w:space="0" w:color="auto"/>
                <w:left w:val="none" w:sz="0" w:space="0" w:color="auto"/>
                <w:bottom w:val="none" w:sz="0" w:space="0" w:color="auto"/>
                <w:right w:val="none" w:sz="0" w:space="0" w:color="auto"/>
              </w:divBdr>
            </w:div>
            <w:div w:id="362903164">
              <w:marLeft w:val="0"/>
              <w:marRight w:val="0"/>
              <w:marTop w:val="0"/>
              <w:marBottom w:val="0"/>
              <w:divBdr>
                <w:top w:val="none" w:sz="0" w:space="0" w:color="auto"/>
                <w:left w:val="none" w:sz="0" w:space="0" w:color="auto"/>
                <w:bottom w:val="none" w:sz="0" w:space="0" w:color="auto"/>
                <w:right w:val="none" w:sz="0" w:space="0" w:color="auto"/>
              </w:divBdr>
            </w:div>
            <w:div w:id="366950151">
              <w:marLeft w:val="0"/>
              <w:marRight w:val="0"/>
              <w:marTop w:val="0"/>
              <w:marBottom w:val="0"/>
              <w:divBdr>
                <w:top w:val="none" w:sz="0" w:space="0" w:color="auto"/>
                <w:left w:val="none" w:sz="0" w:space="0" w:color="auto"/>
                <w:bottom w:val="none" w:sz="0" w:space="0" w:color="auto"/>
                <w:right w:val="none" w:sz="0" w:space="0" w:color="auto"/>
              </w:divBdr>
            </w:div>
            <w:div w:id="367029025">
              <w:marLeft w:val="0"/>
              <w:marRight w:val="0"/>
              <w:marTop w:val="0"/>
              <w:marBottom w:val="0"/>
              <w:divBdr>
                <w:top w:val="none" w:sz="0" w:space="0" w:color="auto"/>
                <w:left w:val="none" w:sz="0" w:space="0" w:color="auto"/>
                <w:bottom w:val="none" w:sz="0" w:space="0" w:color="auto"/>
                <w:right w:val="none" w:sz="0" w:space="0" w:color="auto"/>
              </w:divBdr>
            </w:div>
            <w:div w:id="371347660">
              <w:marLeft w:val="0"/>
              <w:marRight w:val="0"/>
              <w:marTop w:val="0"/>
              <w:marBottom w:val="0"/>
              <w:divBdr>
                <w:top w:val="none" w:sz="0" w:space="0" w:color="auto"/>
                <w:left w:val="none" w:sz="0" w:space="0" w:color="auto"/>
                <w:bottom w:val="none" w:sz="0" w:space="0" w:color="auto"/>
                <w:right w:val="none" w:sz="0" w:space="0" w:color="auto"/>
              </w:divBdr>
            </w:div>
            <w:div w:id="372508681">
              <w:marLeft w:val="0"/>
              <w:marRight w:val="0"/>
              <w:marTop w:val="0"/>
              <w:marBottom w:val="0"/>
              <w:divBdr>
                <w:top w:val="none" w:sz="0" w:space="0" w:color="auto"/>
                <w:left w:val="none" w:sz="0" w:space="0" w:color="auto"/>
                <w:bottom w:val="none" w:sz="0" w:space="0" w:color="auto"/>
                <w:right w:val="none" w:sz="0" w:space="0" w:color="auto"/>
              </w:divBdr>
            </w:div>
            <w:div w:id="373580972">
              <w:marLeft w:val="0"/>
              <w:marRight w:val="0"/>
              <w:marTop w:val="0"/>
              <w:marBottom w:val="0"/>
              <w:divBdr>
                <w:top w:val="none" w:sz="0" w:space="0" w:color="auto"/>
                <w:left w:val="none" w:sz="0" w:space="0" w:color="auto"/>
                <w:bottom w:val="none" w:sz="0" w:space="0" w:color="auto"/>
                <w:right w:val="none" w:sz="0" w:space="0" w:color="auto"/>
              </w:divBdr>
            </w:div>
            <w:div w:id="394746761">
              <w:marLeft w:val="0"/>
              <w:marRight w:val="0"/>
              <w:marTop w:val="0"/>
              <w:marBottom w:val="0"/>
              <w:divBdr>
                <w:top w:val="none" w:sz="0" w:space="0" w:color="auto"/>
                <w:left w:val="none" w:sz="0" w:space="0" w:color="auto"/>
                <w:bottom w:val="none" w:sz="0" w:space="0" w:color="auto"/>
                <w:right w:val="none" w:sz="0" w:space="0" w:color="auto"/>
              </w:divBdr>
            </w:div>
            <w:div w:id="404841173">
              <w:marLeft w:val="0"/>
              <w:marRight w:val="0"/>
              <w:marTop w:val="0"/>
              <w:marBottom w:val="0"/>
              <w:divBdr>
                <w:top w:val="none" w:sz="0" w:space="0" w:color="auto"/>
                <w:left w:val="none" w:sz="0" w:space="0" w:color="auto"/>
                <w:bottom w:val="none" w:sz="0" w:space="0" w:color="auto"/>
                <w:right w:val="none" w:sz="0" w:space="0" w:color="auto"/>
              </w:divBdr>
            </w:div>
            <w:div w:id="406802428">
              <w:marLeft w:val="0"/>
              <w:marRight w:val="0"/>
              <w:marTop w:val="0"/>
              <w:marBottom w:val="0"/>
              <w:divBdr>
                <w:top w:val="none" w:sz="0" w:space="0" w:color="auto"/>
                <w:left w:val="none" w:sz="0" w:space="0" w:color="auto"/>
                <w:bottom w:val="none" w:sz="0" w:space="0" w:color="auto"/>
                <w:right w:val="none" w:sz="0" w:space="0" w:color="auto"/>
              </w:divBdr>
            </w:div>
            <w:div w:id="407385084">
              <w:marLeft w:val="0"/>
              <w:marRight w:val="0"/>
              <w:marTop w:val="0"/>
              <w:marBottom w:val="0"/>
              <w:divBdr>
                <w:top w:val="none" w:sz="0" w:space="0" w:color="auto"/>
                <w:left w:val="none" w:sz="0" w:space="0" w:color="auto"/>
                <w:bottom w:val="none" w:sz="0" w:space="0" w:color="auto"/>
                <w:right w:val="none" w:sz="0" w:space="0" w:color="auto"/>
              </w:divBdr>
            </w:div>
            <w:div w:id="414015401">
              <w:marLeft w:val="0"/>
              <w:marRight w:val="0"/>
              <w:marTop w:val="0"/>
              <w:marBottom w:val="0"/>
              <w:divBdr>
                <w:top w:val="none" w:sz="0" w:space="0" w:color="auto"/>
                <w:left w:val="none" w:sz="0" w:space="0" w:color="auto"/>
                <w:bottom w:val="none" w:sz="0" w:space="0" w:color="auto"/>
                <w:right w:val="none" w:sz="0" w:space="0" w:color="auto"/>
              </w:divBdr>
            </w:div>
            <w:div w:id="415975445">
              <w:marLeft w:val="0"/>
              <w:marRight w:val="0"/>
              <w:marTop w:val="0"/>
              <w:marBottom w:val="0"/>
              <w:divBdr>
                <w:top w:val="none" w:sz="0" w:space="0" w:color="auto"/>
                <w:left w:val="none" w:sz="0" w:space="0" w:color="auto"/>
                <w:bottom w:val="none" w:sz="0" w:space="0" w:color="auto"/>
                <w:right w:val="none" w:sz="0" w:space="0" w:color="auto"/>
              </w:divBdr>
            </w:div>
            <w:div w:id="428619080">
              <w:marLeft w:val="0"/>
              <w:marRight w:val="0"/>
              <w:marTop w:val="0"/>
              <w:marBottom w:val="0"/>
              <w:divBdr>
                <w:top w:val="none" w:sz="0" w:space="0" w:color="auto"/>
                <w:left w:val="none" w:sz="0" w:space="0" w:color="auto"/>
                <w:bottom w:val="none" w:sz="0" w:space="0" w:color="auto"/>
                <w:right w:val="none" w:sz="0" w:space="0" w:color="auto"/>
              </w:divBdr>
            </w:div>
            <w:div w:id="431052668">
              <w:marLeft w:val="0"/>
              <w:marRight w:val="0"/>
              <w:marTop w:val="0"/>
              <w:marBottom w:val="0"/>
              <w:divBdr>
                <w:top w:val="none" w:sz="0" w:space="0" w:color="auto"/>
                <w:left w:val="none" w:sz="0" w:space="0" w:color="auto"/>
                <w:bottom w:val="none" w:sz="0" w:space="0" w:color="auto"/>
                <w:right w:val="none" w:sz="0" w:space="0" w:color="auto"/>
              </w:divBdr>
            </w:div>
            <w:div w:id="434060038">
              <w:marLeft w:val="0"/>
              <w:marRight w:val="0"/>
              <w:marTop w:val="0"/>
              <w:marBottom w:val="0"/>
              <w:divBdr>
                <w:top w:val="none" w:sz="0" w:space="0" w:color="auto"/>
                <w:left w:val="none" w:sz="0" w:space="0" w:color="auto"/>
                <w:bottom w:val="none" w:sz="0" w:space="0" w:color="auto"/>
                <w:right w:val="none" w:sz="0" w:space="0" w:color="auto"/>
              </w:divBdr>
            </w:div>
            <w:div w:id="434443351">
              <w:marLeft w:val="0"/>
              <w:marRight w:val="0"/>
              <w:marTop w:val="0"/>
              <w:marBottom w:val="0"/>
              <w:divBdr>
                <w:top w:val="none" w:sz="0" w:space="0" w:color="auto"/>
                <w:left w:val="none" w:sz="0" w:space="0" w:color="auto"/>
                <w:bottom w:val="none" w:sz="0" w:space="0" w:color="auto"/>
                <w:right w:val="none" w:sz="0" w:space="0" w:color="auto"/>
              </w:divBdr>
            </w:div>
            <w:div w:id="438838065">
              <w:marLeft w:val="0"/>
              <w:marRight w:val="0"/>
              <w:marTop w:val="0"/>
              <w:marBottom w:val="0"/>
              <w:divBdr>
                <w:top w:val="none" w:sz="0" w:space="0" w:color="auto"/>
                <w:left w:val="none" w:sz="0" w:space="0" w:color="auto"/>
                <w:bottom w:val="none" w:sz="0" w:space="0" w:color="auto"/>
                <w:right w:val="none" w:sz="0" w:space="0" w:color="auto"/>
              </w:divBdr>
            </w:div>
            <w:div w:id="441150338">
              <w:marLeft w:val="0"/>
              <w:marRight w:val="0"/>
              <w:marTop w:val="0"/>
              <w:marBottom w:val="0"/>
              <w:divBdr>
                <w:top w:val="none" w:sz="0" w:space="0" w:color="auto"/>
                <w:left w:val="none" w:sz="0" w:space="0" w:color="auto"/>
                <w:bottom w:val="none" w:sz="0" w:space="0" w:color="auto"/>
                <w:right w:val="none" w:sz="0" w:space="0" w:color="auto"/>
              </w:divBdr>
            </w:div>
            <w:div w:id="447940201">
              <w:marLeft w:val="0"/>
              <w:marRight w:val="0"/>
              <w:marTop w:val="0"/>
              <w:marBottom w:val="0"/>
              <w:divBdr>
                <w:top w:val="none" w:sz="0" w:space="0" w:color="auto"/>
                <w:left w:val="none" w:sz="0" w:space="0" w:color="auto"/>
                <w:bottom w:val="none" w:sz="0" w:space="0" w:color="auto"/>
                <w:right w:val="none" w:sz="0" w:space="0" w:color="auto"/>
              </w:divBdr>
            </w:div>
            <w:div w:id="453713163">
              <w:marLeft w:val="0"/>
              <w:marRight w:val="0"/>
              <w:marTop w:val="0"/>
              <w:marBottom w:val="0"/>
              <w:divBdr>
                <w:top w:val="none" w:sz="0" w:space="0" w:color="auto"/>
                <w:left w:val="none" w:sz="0" w:space="0" w:color="auto"/>
                <w:bottom w:val="none" w:sz="0" w:space="0" w:color="auto"/>
                <w:right w:val="none" w:sz="0" w:space="0" w:color="auto"/>
              </w:divBdr>
            </w:div>
            <w:div w:id="454103027">
              <w:marLeft w:val="0"/>
              <w:marRight w:val="0"/>
              <w:marTop w:val="0"/>
              <w:marBottom w:val="0"/>
              <w:divBdr>
                <w:top w:val="none" w:sz="0" w:space="0" w:color="auto"/>
                <w:left w:val="none" w:sz="0" w:space="0" w:color="auto"/>
                <w:bottom w:val="none" w:sz="0" w:space="0" w:color="auto"/>
                <w:right w:val="none" w:sz="0" w:space="0" w:color="auto"/>
              </w:divBdr>
            </w:div>
            <w:div w:id="485823725">
              <w:marLeft w:val="0"/>
              <w:marRight w:val="0"/>
              <w:marTop w:val="0"/>
              <w:marBottom w:val="0"/>
              <w:divBdr>
                <w:top w:val="none" w:sz="0" w:space="0" w:color="auto"/>
                <w:left w:val="none" w:sz="0" w:space="0" w:color="auto"/>
                <w:bottom w:val="none" w:sz="0" w:space="0" w:color="auto"/>
                <w:right w:val="none" w:sz="0" w:space="0" w:color="auto"/>
              </w:divBdr>
            </w:div>
            <w:div w:id="488835224">
              <w:marLeft w:val="0"/>
              <w:marRight w:val="0"/>
              <w:marTop w:val="0"/>
              <w:marBottom w:val="0"/>
              <w:divBdr>
                <w:top w:val="none" w:sz="0" w:space="0" w:color="auto"/>
                <w:left w:val="none" w:sz="0" w:space="0" w:color="auto"/>
                <w:bottom w:val="none" w:sz="0" w:space="0" w:color="auto"/>
                <w:right w:val="none" w:sz="0" w:space="0" w:color="auto"/>
              </w:divBdr>
            </w:div>
            <w:div w:id="494493346">
              <w:marLeft w:val="0"/>
              <w:marRight w:val="0"/>
              <w:marTop w:val="0"/>
              <w:marBottom w:val="0"/>
              <w:divBdr>
                <w:top w:val="none" w:sz="0" w:space="0" w:color="auto"/>
                <w:left w:val="none" w:sz="0" w:space="0" w:color="auto"/>
                <w:bottom w:val="none" w:sz="0" w:space="0" w:color="auto"/>
                <w:right w:val="none" w:sz="0" w:space="0" w:color="auto"/>
              </w:divBdr>
            </w:div>
            <w:div w:id="502937005">
              <w:marLeft w:val="0"/>
              <w:marRight w:val="0"/>
              <w:marTop w:val="0"/>
              <w:marBottom w:val="0"/>
              <w:divBdr>
                <w:top w:val="none" w:sz="0" w:space="0" w:color="auto"/>
                <w:left w:val="none" w:sz="0" w:space="0" w:color="auto"/>
                <w:bottom w:val="none" w:sz="0" w:space="0" w:color="auto"/>
                <w:right w:val="none" w:sz="0" w:space="0" w:color="auto"/>
              </w:divBdr>
            </w:div>
            <w:div w:id="507720412">
              <w:marLeft w:val="0"/>
              <w:marRight w:val="0"/>
              <w:marTop w:val="0"/>
              <w:marBottom w:val="0"/>
              <w:divBdr>
                <w:top w:val="none" w:sz="0" w:space="0" w:color="auto"/>
                <w:left w:val="none" w:sz="0" w:space="0" w:color="auto"/>
                <w:bottom w:val="none" w:sz="0" w:space="0" w:color="auto"/>
                <w:right w:val="none" w:sz="0" w:space="0" w:color="auto"/>
              </w:divBdr>
            </w:div>
            <w:div w:id="508057673">
              <w:marLeft w:val="0"/>
              <w:marRight w:val="0"/>
              <w:marTop w:val="0"/>
              <w:marBottom w:val="0"/>
              <w:divBdr>
                <w:top w:val="none" w:sz="0" w:space="0" w:color="auto"/>
                <w:left w:val="none" w:sz="0" w:space="0" w:color="auto"/>
                <w:bottom w:val="none" w:sz="0" w:space="0" w:color="auto"/>
                <w:right w:val="none" w:sz="0" w:space="0" w:color="auto"/>
              </w:divBdr>
            </w:div>
            <w:div w:id="516425042">
              <w:marLeft w:val="0"/>
              <w:marRight w:val="0"/>
              <w:marTop w:val="0"/>
              <w:marBottom w:val="0"/>
              <w:divBdr>
                <w:top w:val="none" w:sz="0" w:space="0" w:color="auto"/>
                <w:left w:val="none" w:sz="0" w:space="0" w:color="auto"/>
                <w:bottom w:val="none" w:sz="0" w:space="0" w:color="auto"/>
                <w:right w:val="none" w:sz="0" w:space="0" w:color="auto"/>
              </w:divBdr>
            </w:div>
            <w:div w:id="527566214">
              <w:marLeft w:val="0"/>
              <w:marRight w:val="0"/>
              <w:marTop w:val="0"/>
              <w:marBottom w:val="0"/>
              <w:divBdr>
                <w:top w:val="none" w:sz="0" w:space="0" w:color="auto"/>
                <w:left w:val="none" w:sz="0" w:space="0" w:color="auto"/>
                <w:bottom w:val="none" w:sz="0" w:space="0" w:color="auto"/>
                <w:right w:val="none" w:sz="0" w:space="0" w:color="auto"/>
              </w:divBdr>
            </w:div>
            <w:div w:id="531502990">
              <w:marLeft w:val="0"/>
              <w:marRight w:val="0"/>
              <w:marTop w:val="0"/>
              <w:marBottom w:val="0"/>
              <w:divBdr>
                <w:top w:val="none" w:sz="0" w:space="0" w:color="auto"/>
                <w:left w:val="none" w:sz="0" w:space="0" w:color="auto"/>
                <w:bottom w:val="none" w:sz="0" w:space="0" w:color="auto"/>
                <w:right w:val="none" w:sz="0" w:space="0" w:color="auto"/>
              </w:divBdr>
            </w:div>
            <w:div w:id="548886382">
              <w:marLeft w:val="0"/>
              <w:marRight w:val="0"/>
              <w:marTop w:val="0"/>
              <w:marBottom w:val="0"/>
              <w:divBdr>
                <w:top w:val="none" w:sz="0" w:space="0" w:color="auto"/>
                <w:left w:val="none" w:sz="0" w:space="0" w:color="auto"/>
                <w:bottom w:val="none" w:sz="0" w:space="0" w:color="auto"/>
                <w:right w:val="none" w:sz="0" w:space="0" w:color="auto"/>
              </w:divBdr>
            </w:div>
            <w:div w:id="550114630">
              <w:marLeft w:val="0"/>
              <w:marRight w:val="0"/>
              <w:marTop w:val="0"/>
              <w:marBottom w:val="0"/>
              <w:divBdr>
                <w:top w:val="none" w:sz="0" w:space="0" w:color="auto"/>
                <w:left w:val="none" w:sz="0" w:space="0" w:color="auto"/>
                <w:bottom w:val="none" w:sz="0" w:space="0" w:color="auto"/>
                <w:right w:val="none" w:sz="0" w:space="0" w:color="auto"/>
              </w:divBdr>
            </w:div>
            <w:div w:id="550774142">
              <w:marLeft w:val="0"/>
              <w:marRight w:val="0"/>
              <w:marTop w:val="0"/>
              <w:marBottom w:val="0"/>
              <w:divBdr>
                <w:top w:val="none" w:sz="0" w:space="0" w:color="auto"/>
                <w:left w:val="none" w:sz="0" w:space="0" w:color="auto"/>
                <w:bottom w:val="none" w:sz="0" w:space="0" w:color="auto"/>
                <w:right w:val="none" w:sz="0" w:space="0" w:color="auto"/>
              </w:divBdr>
            </w:div>
            <w:div w:id="554702673">
              <w:marLeft w:val="0"/>
              <w:marRight w:val="0"/>
              <w:marTop w:val="0"/>
              <w:marBottom w:val="0"/>
              <w:divBdr>
                <w:top w:val="none" w:sz="0" w:space="0" w:color="auto"/>
                <w:left w:val="none" w:sz="0" w:space="0" w:color="auto"/>
                <w:bottom w:val="none" w:sz="0" w:space="0" w:color="auto"/>
                <w:right w:val="none" w:sz="0" w:space="0" w:color="auto"/>
              </w:divBdr>
            </w:div>
            <w:div w:id="557206198">
              <w:marLeft w:val="0"/>
              <w:marRight w:val="0"/>
              <w:marTop w:val="0"/>
              <w:marBottom w:val="0"/>
              <w:divBdr>
                <w:top w:val="none" w:sz="0" w:space="0" w:color="auto"/>
                <w:left w:val="none" w:sz="0" w:space="0" w:color="auto"/>
                <w:bottom w:val="none" w:sz="0" w:space="0" w:color="auto"/>
                <w:right w:val="none" w:sz="0" w:space="0" w:color="auto"/>
              </w:divBdr>
            </w:div>
            <w:div w:id="561528170">
              <w:marLeft w:val="0"/>
              <w:marRight w:val="0"/>
              <w:marTop w:val="0"/>
              <w:marBottom w:val="0"/>
              <w:divBdr>
                <w:top w:val="none" w:sz="0" w:space="0" w:color="auto"/>
                <w:left w:val="none" w:sz="0" w:space="0" w:color="auto"/>
                <w:bottom w:val="none" w:sz="0" w:space="0" w:color="auto"/>
                <w:right w:val="none" w:sz="0" w:space="0" w:color="auto"/>
              </w:divBdr>
            </w:div>
            <w:div w:id="584073962">
              <w:marLeft w:val="0"/>
              <w:marRight w:val="0"/>
              <w:marTop w:val="0"/>
              <w:marBottom w:val="0"/>
              <w:divBdr>
                <w:top w:val="none" w:sz="0" w:space="0" w:color="auto"/>
                <w:left w:val="none" w:sz="0" w:space="0" w:color="auto"/>
                <w:bottom w:val="none" w:sz="0" w:space="0" w:color="auto"/>
                <w:right w:val="none" w:sz="0" w:space="0" w:color="auto"/>
              </w:divBdr>
            </w:div>
            <w:div w:id="589700998">
              <w:marLeft w:val="0"/>
              <w:marRight w:val="0"/>
              <w:marTop w:val="0"/>
              <w:marBottom w:val="0"/>
              <w:divBdr>
                <w:top w:val="none" w:sz="0" w:space="0" w:color="auto"/>
                <w:left w:val="none" w:sz="0" w:space="0" w:color="auto"/>
                <w:bottom w:val="none" w:sz="0" w:space="0" w:color="auto"/>
                <w:right w:val="none" w:sz="0" w:space="0" w:color="auto"/>
              </w:divBdr>
            </w:div>
            <w:div w:id="591087333">
              <w:marLeft w:val="0"/>
              <w:marRight w:val="0"/>
              <w:marTop w:val="0"/>
              <w:marBottom w:val="0"/>
              <w:divBdr>
                <w:top w:val="none" w:sz="0" w:space="0" w:color="auto"/>
                <w:left w:val="none" w:sz="0" w:space="0" w:color="auto"/>
                <w:bottom w:val="none" w:sz="0" w:space="0" w:color="auto"/>
                <w:right w:val="none" w:sz="0" w:space="0" w:color="auto"/>
              </w:divBdr>
            </w:div>
            <w:div w:id="592321035">
              <w:marLeft w:val="0"/>
              <w:marRight w:val="0"/>
              <w:marTop w:val="0"/>
              <w:marBottom w:val="0"/>
              <w:divBdr>
                <w:top w:val="none" w:sz="0" w:space="0" w:color="auto"/>
                <w:left w:val="none" w:sz="0" w:space="0" w:color="auto"/>
                <w:bottom w:val="none" w:sz="0" w:space="0" w:color="auto"/>
                <w:right w:val="none" w:sz="0" w:space="0" w:color="auto"/>
              </w:divBdr>
            </w:div>
            <w:div w:id="592782631">
              <w:marLeft w:val="0"/>
              <w:marRight w:val="0"/>
              <w:marTop w:val="0"/>
              <w:marBottom w:val="0"/>
              <w:divBdr>
                <w:top w:val="none" w:sz="0" w:space="0" w:color="auto"/>
                <w:left w:val="none" w:sz="0" w:space="0" w:color="auto"/>
                <w:bottom w:val="none" w:sz="0" w:space="0" w:color="auto"/>
                <w:right w:val="none" w:sz="0" w:space="0" w:color="auto"/>
              </w:divBdr>
            </w:div>
            <w:div w:id="606081902">
              <w:marLeft w:val="0"/>
              <w:marRight w:val="0"/>
              <w:marTop w:val="0"/>
              <w:marBottom w:val="0"/>
              <w:divBdr>
                <w:top w:val="none" w:sz="0" w:space="0" w:color="auto"/>
                <w:left w:val="none" w:sz="0" w:space="0" w:color="auto"/>
                <w:bottom w:val="none" w:sz="0" w:space="0" w:color="auto"/>
                <w:right w:val="none" w:sz="0" w:space="0" w:color="auto"/>
              </w:divBdr>
            </w:div>
            <w:div w:id="615597596">
              <w:marLeft w:val="0"/>
              <w:marRight w:val="0"/>
              <w:marTop w:val="0"/>
              <w:marBottom w:val="0"/>
              <w:divBdr>
                <w:top w:val="none" w:sz="0" w:space="0" w:color="auto"/>
                <w:left w:val="none" w:sz="0" w:space="0" w:color="auto"/>
                <w:bottom w:val="none" w:sz="0" w:space="0" w:color="auto"/>
                <w:right w:val="none" w:sz="0" w:space="0" w:color="auto"/>
              </w:divBdr>
            </w:div>
            <w:div w:id="617176464">
              <w:marLeft w:val="0"/>
              <w:marRight w:val="0"/>
              <w:marTop w:val="0"/>
              <w:marBottom w:val="0"/>
              <w:divBdr>
                <w:top w:val="none" w:sz="0" w:space="0" w:color="auto"/>
                <w:left w:val="none" w:sz="0" w:space="0" w:color="auto"/>
                <w:bottom w:val="none" w:sz="0" w:space="0" w:color="auto"/>
                <w:right w:val="none" w:sz="0" w:space="0" w:color="auto"/>
              </w:divBdr>
            </w:div>
            <w:div w:id="626010899">
              <w:marLeft w:val="0"/>
              <w:marRight w:val="0"/>
              <w:marTop w:val="0"/>
              <w:marBottom w:val="0"/>
              <w:divBdr>
                <w:top w:val="none" w:sz="0" w:space="0" w:color="auto"/>
                <w:left w:val="none" w:sz="0" w:space="0" w:color="auto"/>
                <w:bottom w:val="none" w:sz="0" w:space="0" w:color="auto"/>
                <w:right w:val="none" w:sz="0" w:space="0" w:color="auto"/>
              </w:divBdr>
            </w:div>
            <w:div w:id="645627169">
              <w:marLeft w:val="0"/>
              <w:marRight w:val="0"/>
              <w:marTop w:val="0"/>
              <w:marBottom w:val="0"/>
              <w:divBdr>
                <w:top w:val="none" w:sz="0" w:space="0" w:color="auto"/>
                <w:left w:val="none" w:sz="0" w:space="0" w:color="auto"/>
                <w:bottom w:val="none" w:sz="0" w:space="0" w:color="auto"/>
                <w:right w:val="none" w:sz="0" w:space="0" w:color="auto"/>
              </w:divBdr>
            </w:div>
            <w:div w:id="646934006">
              <w:marLeft w:val="0"/>
              <w:marRight w:val="0"/>
              <w:marTop w:val="0"/>
              <w:marBottom w:val="0"/>
              <w:divBdr>
                <w:top w:val="none" w:sz="0" w:space="0" w:color="auto"/>
                <w:left w:val="none" w:sz="0" w:space="0" w:color="auto"/>
                <w:bottom w:val="none" w:sz="0" w:space="0" w:color="auto"/>
                <w:right w:val="none" w:sz="0" w:space="0" w:color="auto"/>
              </w:divBdr>
            </w:div>
            <w:div w:id="647712040">
              <w:marLeft w:val="0"/>
              <w:marRight w:val="0"/>
              <w:marTop w:val="0"/>
              <w:marBottom w:val="0"/>
              <w:divBdr>
                <w:top w:val="none" w:sz="0" w:space="0" w:color="auto"/>
                <w:left w:val="none" w:sz="0" w:space="0" w:color="auto"/>
                <w:bottom w:val="none" w:sz="0" w:space="0" w:color="auto"/>
                <w:right w:val="none" w:sz="0" w:space="0" w:color="auto"/>
              </w:divBdr>
            </w:div>
            <w:div w:id="655575339">
              <w:marLeft w:val="0"/>
              <w:marRight w:val="0"/>
              <w:marTop w:val="0"/>
              <w:marBottom w:val="0"/>
              <w:divBdr>
                <w:top w:val="none" w:sz="0" w:space="0" w:color="auto"/>
                <w:left w:val="none" w:sz="0" w:space="0" w:color="auto"/>
                <w:bottom w:val="none" w:sz="0" w:space="0" w:color="auto"/>
                <w:right w:val="none" w:sz="0" w:space="0" w:color="auto"/>
              </w:divBdr>
            </w:div>
            <w:div w:id="656809896">
              <w:marLeft w:val="0"/>
              <w:marRight w:val="0"/>
              <w:marTop w:val="0"/>
              <w:marBottom w:val="0"/>
              <w:divBdr>
                <w:top w:val="none" w:sz="0" w:space="0" w:color="auto"/>
                <w:left w:val="none" w:sz="0" w:space="0" w:color="auto"/>
                <w:bottom w:val="none" w:sz="0" w:space="0" w:color="auto"/>
                <w:right w:val="none" w:sz="0" w:space="0" w:color="auto"/>
              </w:divBdr>
            </w:div>
            <w:div w:id="661929479">
              <w:marLeft w:val="0"/>
              <w:marRight w:val="0"/>
              <w:marTop w:val="0"/>
              <w:marBottom w:val="0"/>
              <w:divBdr>
                <w:top w:val="none" w:sz="0" w:space="0" w:color="auto"/>
                <w:left w:val="none" w:sz="0" w:space="0" w:color="auto"/>
                <w:bottom w:val="none" w:sz="0" w:space="0" w:color="auto"/>
                <w:right w:val="none" w:sz="0" w:space="0" w:color="auto"/>
              </w:divBdr>
            </w:div>
            <w:div w:id="662004946">
              <w:marLeft w:val="0"/>
              <w:marRight w:val="0"/>
              <w:marTop w:val="0"/>
              <w:marBottom w:val="0"/>
              <w:divBdr>
                <w:top w:val="none" w:sz="0" w:space="0" w:color="auto"/>
                <w:left w:val="none" w:sz="0" w:space="0" w:color="auto"/>
                <w:bottom w:val="none" w:sz="0" w:space="0" w:color="auto"/>
                <w:right w:val="none" w:sz="0" w:space="0" w:color="auto"/>
              </w:divBdr>
            </w:div>
            <w:div w:id="665283914">
              <w:marLeft w:val="0"/>
              <w:marRight w:val="0"/>
              <w:marTop w:val="0"/>
              <w:marBottom w:val="0"/>
              <w:divBdr>
                <w:top w:val="none" w:sz="0" w:space="0" w:color="auto"/>
                <w:left w:val="none" w:sz="0" w:space="0" w:color="auto"/>
                <w:bottom w:val="none" w:sz="0" w:space="0" w:color="auto"/>
                <w:right w:val="none" w:sz="0" w:space="0" w:color="auto"/>
              </w:divBdr>
            </w:div>
            <w:div w:id="677543571">
              <w:marLeft w:val="0"/>
              <w:marRight w:val="0"/>
              <w:marTop w:val="0"/>
              <w:marBottom w:val="0"/>
              <w:divBdr>
                <w:top w:val="none" w:sz="0" w:space="0" w:color="auto"/>
                <w:left w:val="none" w:sz="0" w:space="0" w:color="auto"/>
                <w:bottom w:val="none" w:sz="0" w:space="0" w:color="auto"/>
                <w:right w:val="none" w:sz="0" w:space="0" w:color="auto"/>
              </w:divBdr>
            </w:div>
            <w:div w:id="680591450">
              <w:marLeft w:val="0"/>
              <w:marRight w:val="0"/>
              <w:marTop w:val="0"/>
              <w:marBottom w:val="0"/>
              <w:divBdr>
                <w:top w:val="none" w:sz="0" w:space="0" w:color="auto"/>
                <w:left w:val="none" w:sz="0" w:space="0" w:color="auto"/>
                <w:bottom w:val="none" w:sz="0" w:space="0" w:color="auto"/>
                <w:right w:val="none" w:sz="0" w:space="0" w:color="auto"/>
              </w:divBdr>
            </w:div>
            <w:div w:id="682585862">
              <w:marLeft w:val="0"/>
              <w:marRight w:val="0"/>
              <w:marTop w:val="0"/>
              <w:marBottom w:val="0"/>
              <w:divBdr>
                <w:top w:val="none" w:sz="0" w:space="0" w:color="auto"/>
                <w:left w:val="none" w:sz="0" w:space="0" w:color="auto"/>
                <w:bottom w:val="none" w:sz="0" w:space="0" w:color="auto"/>
                <w:right w:val="none" w:sz="0" w:space="0" w:color="auto"/>
              </w:divBdr>
            </w:div>
            <w:div w:id="684749562">
              <w:marLeft w:val="0"/>
              <w:marRight w:val="0"/>
              <w:marTop w:val="0"/>
              <w:marBottom w:val="0"/>
              <w:divBdr>
                <w:top w:val="none" w:sz="0" w:space="0" w:color="auto"/>
                <w:left w:val="none" w:sz="0" w:space="0" w:color="auto"/>
                <w:bottom w:val="none" w:sz="0" w:space="0" w:color="auto"/>
                <w:right w:val="none" w:sz="0" w:space="0" w:color="auto"/>
              </w:divBdr>
            </w:div>
            <w:div w:id="686756435">
              <w:marLeft w:val="0"/>
              <w:marRight w:val="0"/>
              <w:marTop w:val="0"/>
              <w:marBottom w:val="0"/>
              <w:divBdr>
                <w:top w:val="none" w:sz="0" w:space="0" w:color="auto"/>
                <w:left w:val="none" w:sz="0" w:space="0" w:color="auto"/>
                <w:bottom w:val="none" w:sz="0" w:space="0" w:color="auto"/>
                <w:right w:val="none" w:sz="0" w:space="0" w:color="auto"/>
              </w:divBdr>
            </w:div>
            <w:div w:id="689726104">
              <w:marLeft w:val="0"/>
              <w:marRight w:val="0"/>
              <w:marTop w:val="0"/>
              <w:marBottom w:val="0"/>
              <w:divBdr>
                <w:top w:val="none" w:sz="0" w:space="0" w:color="auto"/>
                <w:left w:val="none" w:sz="0" w:space="0" w:color="auto"/>
                <w:bottom w:val="none" w:sz="0" w:space="0" w:color="auto"/>
                <w:right w:val="none" w:sz="0" w:space="0" w:color="auto"/>
              </w:divBdr>
            </w:div>
            <w:div w:id="706488248">
              <w:marLeft w:val="0"/>
              <w:marRight w:val="0"/>
              <w:marTop w:val="0"/>
              <w:marBottom w:val="0"/>
              <w:divBdr>
                <w:top w:val="none" w:sz="0" w:space="0" w:color="auto"/>
                <w:left w:val="none" w:sz="0" w:space="0" w:color="auto"/>
                <w:bottom w:val="none" w:sz="0" w:space="0" w:color="auto"/>
                <w:right w:val="none" w:sz="0" w:space="0" w:color="auto"/>
              </w:divBdr>
            </w:div>
            <w:div w:id="712578198">
              <w:marLeft w:val="0"/>
              <w:marRight w:val="0"/>
              <w:marTop w:val="0"/>
              <w:marBottom w:val="0"/>
              <w:divBdr>
                <w:top w:val="none" w:sz="0" w:space="0" w:color="auto"/>
                <w:left w:val="none" w:sz="0" w:space="0" w:color="auto"/>
                <w:bottom w:val="none" w:sz="0" w:space="0" w:color="auto"/>
                <w:right w:val="none" w:sz="0" w:space="0" w:color="auto"/>
              </w:divBdr>
            </w:div>
            <w:div w:id="713431771">
              <w:marLeft w:val="0"/>
              <w:marRight w:val="0"/>
              <w:marTop w:val="0"/>
              <w:marBottom w:val="0"/>
              <w:divBdr>
                <w:top w:val="none" w:sz="0" w:space="0" w:color="auto"/>
                <w:left w:val="none" w:sz="0" w:space="0" w:color="auto"/>
                <w:bottom w:val="none" w:sz="0" w:space="0" w:color="auto"/>
                <w:right w:val="none" w:sz="0" w:space="0" w:color="auto"/>
              </w:divBdr>
            </w:div>
            <w:div w:id="726025661">
              <w:marLeft w:val="0"/>
              <w:marRight w:val="0"/>
              <w:marTop w:val="0"/>
              <w:marBottom w:val="0"/>
              <w:divBdr>
                <w:top w:val="none" w:sz="0" w:space="0" w:color="auto"/>
                <w:left w:val="none" w:sz="0" w:space="0" w:color="auto"/>
                <w:bottom w:val="none" w:sz="0" w:space="0" w:color="auto"/>
                <w:right w:val="none" w:sz="0" w:space="0" w:color="auto"/>
              </w:divBdr>
            </w:div>
            <w:div w:id="733165577">
              <w:marLeft w:val="0"/>
              <w:marRight w:val="0"/>
              <w:marTop w:val="0"/>
              <w:marBottom w:val="0"/>
              <w:divBdr>
                <w:top w:val="none" w:sz="0" w:space="0" w:color="auto"/>
                <w:left w:val="none" w:sz="0" w:space="0" w:color="auto"/>
                <w:bottom w:val="none" w:sz="0" w:space="0" w:color="auto"/>
                <w:right w:val="none" w:sz="0" w:space="0" w:color="auto"/>
              </w:divBdr>
            </w:div>
            <w:div w:id="741876039">
              <w:marLeft w:val="0"/>
              <w:marRight w:val="0"/>
              <w:marTop w:val="0"/>
              <w:marBottom w:val="0"/>
              <w:divBdr>
                <w:top w:val="none" w:sz="0" w:space="0" w:color="auto"/>
                <w:left w:val="none" w:sz="0" w:space="0" w:color="auto"/>
                <w:bottom w:val="none" w:sz="0" w:space="0" w:color="auto"/>
                <w:right w:val="none" w:sz="0" w:space="0" w:color="auto"/>
              </w:divBdr>
            </w:div>
            <w:div w:id="756512981">
              <w:marLeft w:val="0"/>
              <w:marRight w:val="0"/>
              <w:marTop w:val="0"/>
              <w:marBottom w:val="0"/>
              <w:divBdr>
                <w:top w:val="none" w:sz="0" w:space="0" w:color="auto"/>
                <w:left w:val="none" w:sz="0" w:space="0" w:color="auto"/>
                <w:bottom w:val="none" w:sz="0" w:space="0" w:color="auto"/>
                <w:right w:val="none" w:sz="0" w:space="0" w:color="auto"/>
              </w:divBdr>
            </w:div>
            <w:div w:id="764032438">
              <w:marLeft w:val="0"/>
              <w:marRight w:val="0"/>
              <w:marTop w:val="0"/>
              <w:marBottom w:val="0"/>
              <w:divBdr>
                <w:top w:val="none" w:sz="0" w:space="0" w:color="auto"/>
                <w:left w:val="none" w:sz="0" w:space="0" w:color="auto"/>
                <w:bottom w:val="none" w:sz="0" w:space="0" w:color="auto"/>
                <w:right w:val="none" w:sz="0" w:space="0" w:color="auto"/>
              </w:divBdr>
            </w:div>
            <w:div w:id="774833843">
              <w:marLeft w:val="0"/>
              <w:marRight w:val="0"/>
              <w:marTop w:val="0"/>
              <w:marBottom w:val="0"/>
              <w:divBdr>
                <w:top w:val="none" w:sz="0" w:space="0" w:color="auto"/>
                <w:left w:val="none" w:sz="0" w:space="0" w:color="auto"/>
                <w:bottom w:val="none" w:sz="0" w:space="0" w:color="auto"/>
                <w:right w:val="none" w:sz="0" w:space="0" w:color="auto"/>
              </w:divBdr>
            </w:div>
            <w:div w:id="782571890">
              <w:marLeft w:val="0"/>
              <w:marRight w:val="0"/>
              <w:marTop w:val="0"/>
              <w:marBottom w:val="0"/>
              <w:divBdr>
                <w:top w:val="none" w:sz="0" w:space="0" w:color="auto"/>
                <w:left w:val="none" w:sz="0" w:space="0" w:color="auto"/>
                <w:bottom w:val="none" w:sz="0" w:space="0" w:color="auto"/>
                <w:right w:val="none" w:sz="0" w:space="0" w:color="auto"/>
              </w:divBdr>
            </w:div>
            <w:div w:id="790974045">
              <w:marLeft w:val="0"/>
              <w:marRight w:val="0"/>
              <w:marTop w:val="0"/>
              <w:marBottom w:val="0"/>
              <w:divBdr>
                <w:top w:val="none" w:sz="0" w:space="0" w:color="auto"/>
                <w:left w:val="none" w:sz="0" w:space="0" w:color="auto"/>
                <w:bottom w:val="none" w:sz="0" w:space="0" w:color="auto"/>
                <w:right w:val="none" w:sz="0" w:space="0" w:color="auto"/>
              </w:divBdr>
            </w:div>
            <w:div w:id="791946676">
              <w:marLeft w:val="0"/>
              <w:marRight w:val="0"/>
              <w:marTop w:val="0"/>
              <w:marBottom w:val="0"/>
              <w:divBdr>
                <w:top w:val="none" w:sz="0" w:space="0" w:color="auto"/>
                <w:left w:val="none" w:sz="0" w:space="0" w:color="auto"/>
                <w:bottom w:val="none" w:sz="0" w:space="0" w:color="auto"/>
                <w:right w:val="none" w:sz="0" w:space="0" w:color="auto"/>
              </w:divBdr>
            </w:div>
            <w:div w:id="792401786">
              <w:marLeft w:val="0"/>
              <w:marRight w:val="0"/>
              <w:marTop w:val="0"/>
              <w:marBottom w:val="0"/>
              <w:divBdr>
                <w:top w:val="none" w:sz="0" w:space="0" w:color="auto"/>
                <w:left w:val="none" w:sz="0" w:space="0" w:color="auto"/>
                <w:bottom w:val="none" w:sz="0" w:space="0" w:color="auto"/>
                <w:right w:val="none" w:sz="0" w:space="0" w:color="auto"/>
              </w:divBdr>
            </w:div>
            <w:div w:id="804782858">
              <w:marLeft w:val="0"/>
              <w:marRight w:val="0"/>
              <w:marTop w:val="0"/>
              <w:marBottom w:val="0"/>
              <w:divBdr>
                <w:top w:val="none" w:sz="0" w:space="0" w:color="auto"/>
                <w:left w:val="none" w:sz="0" w:space="0" w:color="auto"/>
                <w:bottom w:val="none" w:sz="0" w:space="0" w:color="auto"/>
                <w:right w:val="none" w:sz="0" w:space="0" w:color="auto"/>
              </w:divBdr>
            </w:div>
            <w:div w:id="816729868">
              <w:marLeft w:val="0"/>
              <w:marRight w:val="0"/>
              <w:marTop w:val="0"/>
              <w:marBottom w:val="0"/>
              <w:divBdr>
                <w:top w:val="none" w:sz="0" w:space="0" w:color="auto"/>
                <w:left w:val="none" w:sz="0" w:space="0" w:color="auto"/>
                <w:bottom w:val="none" w:sz="0" w:space="0" w:color="auto"/>
                <w:right w:val="none" w:sz="0" w:space="0" w:color="auto"/>
              </w:divBdr>
            </w:div>
            <w:div w:id="818620872">
              <w:marLeft w:val="0"/>
              <w:marRight w:val="0"/>
              <w:marTop w:val="0"/>
              <w:marBottom w:val="0"/>
              <w:divBdr>
                <w:top w:val="none" w:sz="0" w:space="0" w:color="auto"/>
                <w:left w:val="none" w:sz="0" w:space="0" w:color="auto"/>
                <w:bottom w:val="none" w:sz="0" w:space="0" w:color="auto"/>
                <w:right w:val="none" w:sz="0" w:space="0" w:color="auto"/>
              </w:divBdr>
            </w:div>
            <w:div w:id="822163872">
              <w:marLeft w:val="0"/>
              <w:marRight w:val="0"/>
              <w:marTop w:val="0"/>
              <w:marBottom w:val="0"/>
              <w:divBdr>
                <w:top w:val="none" w:sz="0" w:space="0" w:color="auto"/>
                <w:left w:val="none" w:sz="0" w:space="0" w:color="auto"/>
                <w:bottom w:val="none" w:sz="0" w:space="0" w:color="auto"/>
                <w:right w:val="none" w:sz="0" w:space="0" w:color="auto"/>
              </w:divBdr>
            </w:div>
            <w:div w:id="836581158">
              <w:marLeft w:val="0"/>
              <w:marRight w:val="0"/>
              <w:marTop w:val="0"/>
              <w:marBottom w:val="0"/>
              <w:divBdr>
                <w:top w:val="none" w:sz="0" w:space="0" w:color="auto"/>
                <w:left w:val="none" w:sz="0" w:space="0" w:color="auto"/>
                <w:bottom w:val="none" w:sz="0" w:space="0" w:color="auto"/>
                <w:right w:val="none" w:sz="0" w:space="0" w:color="auto"/>
              </w:divBdr>
            </w:div>
            <w:div w:id="842939223">
              <w:marLeft w:val="0"/>
              <w:marRight w:val="0"/>
              <w:marTop w:val="0"/>
              <w:marBottom w:val="0"/>
              <w:divBdr>
                <w:top w:val="none" w:sz="0" w:space="0" w:color="auto"/>
                <w:left w:val="none" w:sz="0" w:space="0" w:color="auto"/>
                <w:bottom w:val="none" w:sz="0" w:space="0" w:color="auto"/>
                <w:right w:val="none" w:sz="0" w:space="0" w:color="auto"/>
              </w:divBdr>
            </w:div>
            <w:div w:id="847603197">
              <w:marLeft w:val="0"/>
              <w:marRight w:val="0"/>
              <w:marTop w:val="0"/>
              <w:marBottom w:val="0"/>
              <w:divBdr>
                <w:top w:val="none" w:sz="0" w:space="0" w:color="auto"/>
                <w:left w:val="none" w:sz="0" w:space="0" w:color="auto"/>
                <w:bottom w:val="none" w:sz="0" w:space="0" w:color="auto"/>
                <w:right w:val="none" w:sz="0" w:space="0" w:color="auto"/>
              </w:divBdr>
            </w:div>
            <w:div w:id="848369303">
              <w:marLeft w:val="0"/>
              <w:marRight w:val="0"/>
              <w:marTop w:val="0"/>
              <w:marBottom w:val="0"/>
              <w:divBdr>
                <w:top w:val="none" w:sz="0" w:space="0" w:color="auto"/>
                <w:left w:val="none" w:sz="0" w:space="0" w:color="auto"/>
                <w:bottom w:val="none" w:sz="0" w:space="0" w:color="auto"/>
                <w:right w:val="none" w:sz="0" w:space="0" w:color="auto"/>
              </w:divBdr>
            </w:div>
            <w:div w:id="853691897">
              <w:marLeft w:val="0"/>
              <w:marRight w:val="0"/>
              <w:marTop w:val="0"/>
              <w:marBottom w:val="0"/>
              <w:divBdr>
                <w:top w:val="none" w:sz="0" w:space="0" w:color="auto"/>
                <w:left w:val="none" w:sz="0" w:space="0" w:color="auto"/>
                <w:bottom w:val="none" w:sz="0" w:space="0" w:color="auto"/>
                <w:right w:val="none" w:sz="0" w:space="0" w:color="auto"/>
              </w:divBdr>
            </w:div>
            <w:div w:id="854459108">
              <w:marLeft w:val="0"/>
              <w:marRight w:val="0"/>
              <w:marTop w:val="0"/>
              <w:marBottom w:val="0"/>
              <w:divBdr>
                <w:top w:val="none" w:sz="0" w:space="0" w:color="auto"/>
                <w:left w:val="none" w:sz="0" w:space="0" w:color="auto"/>
                <w:bottom w:val="none" w:sz="0" w:space="0" w:color="auto"/>
                <w:right w:val="none" w:sz="0" w:space="0" w:color="auto"/>
              </w:divBdr>
            </w:div>
            <w:div w:id="864558618">
              <w:marLeft w:val="0"/>
              <w:marRight w:val="0"/>
              <w:marTop w:val="0"/>
              <w:marBottom w:val="0"/>
              <w:divBdr>
                <w:top w:val="none" w:sz="0" w:space="0" w:color="auto"/>
                <w:left w:val="none" w:sz="0" w:space="0" w:color="auto"/>
                <w:bottom w:val="none" w:sz="0" w:space="0" w:color="auto"/>
                <w:right w:val="none" w:sz="0" w:space="0" w:color="auto"/>
              </w:divBdr>
            </w:div>
            <w:div w:id="864631676">
              <w:marLeft w:val="0"/>
              <w:marRight w:val="0"/>
              <w:marTop w:val="0"/>
              <w:marBottom w:val="0"/>
              <w:divBdr>
                <w:top w:val="none" w:sz="0" w:space="0" w:color="auto"/>
                <w:left w:val="none" w:sz="0" w:space="0" w:color="auto"/>
                <w:bottom w:val="none" w:sz="0" w:space="0" w:color="auto"/>
                <w:right w:val="none" w:sz="0" w:space="0" w:color="auto"/>
              </w:divBdr>
            </w:div>
            <w:div w:id="865680158">
              <w:marLeft w:val="0"/>
              <w:marRight w:val="0"/>
              <w:marTop w:val="0"/>
              <w:marBottom w:val="0"/>
              <w:divBdr>
                <w:top w:val="none" w:sz="0" w:space="0" w:color="auto"/>
                <w:left w:val="none" w:sz="0" w:space="0" w:color="auto"/>
                <w:bottom w:val="none" w:sz="0" w:space="0" w:color="auto"/>
                <w:right w:val="none" w:sz="0" w:space="0" w:color="auto"/>
              </w:divBdr>
            </w:div>
            <w:div w:id="868030960">
              <w:marLeft w:val="0"/>
              <w:marRight w:val="0"/>
              <w:marTop w:val="0"/>
              <w:marBottom w:val="0"/>
              <w:divBdr>
                <w:top w:val="none" w:sz="0" w:space="0" w:color="auto"/>
                <w:left w:val="none" w:sz="0" w:space="0" w:color="auto"/>
                <w:bottom w:val="none" w:sz="0" w:space="0" w:color="auto"/>
                <w:right w:val="none" w:sz="0" w:space="0" w:color="auto"/>
              </w:divBdr>
            </w:div>
            <w:div w:id="869301645">
              <w:marLeft w:val="0"/>
              <w:marRight w:val="0"/>
              <w:marTop w:val="0"/>
              <w:marBottom w:val="0"/>
              <w:divBdr>
                <w:top w:val="none" w:sz="0" w:space="0" w:color="auto"/>
                <w:left w:val="none" w:sz="0" w:space="0" w:color="auto"/>
                <w:bottom w:val="none" w:sz="0" w:space="0" w:color="auto"/>
                <w:right w:val="none" w:sz="0" w:space="0" w:color="auto"/>
              </w:divBdr>
            </w:div>
            <w:div w:id="874080954">
              <w:marLeft w:val="0"/>
              <w:marRight w:val="0"/>
              <w:marTop w:val="0"/>
              <w:marBottom w:val="0"/>
              <w:divBdr>
                <w:top w:val="none" w:sz="0" w:space="0" w:color="auto"/>
                <w:left w:val="none" w:sz="0" w:space="0" w:color="auto"/>
                <w:bottom w:val="none" w:sz="0" w:space="0" w:color="auto"/>
                <w:right w:val="none" w:sz="0" w:space="0" w:color="auto"/>
              </w:divBdr>
            </w:div>
            <w:div w:id="877011856">
              <w:marLeft w:val="0"/>
              <w:marRight w:val="0"/>
              <w:marTop w:val="0"/>
              <w:marBottom w:val="0"/>
              <w:divBdr>
                <w:top w:val="none" w:sz="0" w:space="0" w:color="auto"/>
                <w:left w:val="none" w:sz="0" w:space="0" w:color="auto"/>
                <w:bottom w:val="none" w:sz="0" w:space="0" w:color="auto"/>
                <w:right w:val="none" w:sz="0" w:space="0" w:color="auto"/>
              </w:divBdr>
            </w:div>
            <w:div w:id="878931378">
              <w:marLeft w:val="0"/>
              <w:marRight w:val="0"/>
              <w:marTop w:val="0"/>
              <w:marBottom w:val="0"/>
              <w:divBdr>
                <w:top w:val="none" w:sz="0" w:space="0" w:color="auto"/>
                <w:left w:val="none" w:sz="0" w:space="0" w:color="auto"/>
                <w:bottom w:val="none" w:sz="0" w:space="0" w:color="auto"/>
                <w:right w:val="none" w:sz="0" w:space="0" w:color="auto"/>
              </w:divBdr>
            </w:div>
            <w:div w:id="882592051">
              <w:marLeft w:val="0"/>
              <w:marRight w:val="0"/>
              <w:marTop w:val="0"/>
              <w:marBottom w:val="0"/>
              <w:divBdr>
                <w:top w:val="none" w:sz="0" w:space="0" w:color="auto"/>
                <w:left w:val="none" w:sz="0" w:space="0" w:color="auto"/>
                <w:bottom w:val="none" w:sz="0" w:space="0" w:color="auto"/>
                <w:right w:val="none" w:sz="0" w:space="0" w:color="auto"/>
              </w:divBdr>
            </w:div>
            <w:div w:id="888341259">
              <w:marLeft w:val="0"/>
              <w:marRight w:val="0"/>
              <w:marTop w:val="0"/>
              <w:marBottom w:val="0"/>
              <w:divBdr>
                <w:top w:val="none" w:sz="0" w:space="0" w:color="auto"/>
                <w:left w:val="none" w:sz="0" w:space="0" w:color="auto"/>
                <w:bottom w:val="none" w:sz="0" w:space="0" w:color="auto"/>
                <w:right w:val="none" w:sz="0" w:space="0" w:color="auto"/>
              </w:divBdr>
            </w:div>
            <w:div w:id="899293123">
              <w:marLeft w:val="0"/>
              <w:marRight w:val="0"/>
              <w:marTop w:val="0"/>
              <w:marBottom w:val="0"/>
              <w:divBdr>
                <w:top w:val="none" w:sz="0" w:space="0" w:color="auto"/>
                <w:left w:val="none" w:sz="0" w:space="0" w:color="auto"/>
                <w:bottom w:val="none" w:sz="0" w:space="0" w:color="auto"/>
                <w:right w:val="none" w:sz="0" w:space="0" w:color="auto"/>
              </w:divBdr>
            </w:div>
            <w:div w:id="922111163">
              <w:marLeft w:val="0"/>
              <w:marRight w:val="0"/>
              <w:marTop w:val="0"/>
              <w:marBottom w:val="0"/>
              <w:divBdr>
                <w:top w:val="none" w:sz="0" w:space="0" w:color="auto"/>
                <w:left w:val="none" w:sz="0" w:space="0" w:color="auto"/>
                <w:bottom w:val="none" w:sz="0" w:space="0" w:color="auto"/>
                <w:right w:val="none" w:sz="0" w:space="0" w:color="auto"/>
              </w:divBdr>
            </w:div>
            <w:div w:id="932861506">
              <w:marLeft w:val="0"/>
              <w:marRight w:val="0"/>
              <w:marTop w:val="0"/>
              <w:marBottom w:val="0"/>
              <w:divBdr>
                <w:top w:val="none" w:sz="0" w:space="0" w:color="auto"/>
                <w:left w:val="none" w:sz="0" w:space="0" w:color="auto"/>
                <w:bottom w:val="none" w:sz="0" w:space="0" w:color="auto"/>
                <w:right w:val="none" w:sz="0" w:space="0" w:color="auto"/>
              </w:divBdr>
            </w:div>
            <w:div w:id="934358826">
              <w:marLeft w:val="0"/>
              <w:marRight w:val="0"/>
              <w:marTop w:val="0"/>
              <w:marBottom w:val="0"/>
              <w:divBdr>
                <w:top w:val="none" w:sz="0" w:space="0" w:color="auto"/>
                <w:left w:val="none" w:sz="0" w:space="0" w:color="auto"/>
                <w:bottom w:val="none" w:sz="0" w:space="0" w:color="auto"/>
                <w:right w:val="none" w:sz="0" w:space="0" w:color="auto"/>
              </w:divBdr>
            </w:div>
            <w:div w:id="937254910">
              <w:marLeft w:val="0"/>
              <w:marRight w:val="0"/>
              <w:marTop w:val="0"/>
              <w:marBottom w:val="0"/>
              <w:divBdr>
                <w:top w:val="none" w:sz="0" w:space="0" w:color="auto"/>
                <w:left w:val="none" w:sz="0" w:space="0" w:color="auto"/>
                <w:bottom w:val="none" w:sz="0" w:space="0" w:color="auto"/>
                <w:right w:val="none" w:sz="0" w:space="0" w:color="auto"/>
              </w:divBdr>
            </w:div>
            <w:div w:id="956913021">
              <w:marLeft w:val="0"/>
              <w:marRight w:val="0"/>
              <w:marTop w:val="0"/>
              <w:marBottom w:val="0"/>
              <w:divBdr>
                <w:top w:val="none" w:sz="0" w:space="0" w:color="auto"/>
                <w:left w:val="none" w:sz="0" w:space="0" w:color="auto"/>
                <w:bottom w:val="none" w:sz="0" w:space="0" w:color="auto"/>
                <w:right w:val="none" w:sz="0" w:space="0" w:color="auto"/>
              </w:divBdr>
            </w:div>
            <w:div w:id="958296082">
              <w:marLeft w:val="0"/>
              <w:marRight w:val="0"/>
              <w:marTop w:val="0"/>
              <w:marBottom w:val="0"/>
              <w:divBdr>
                <w:top w:val="none" w:sz="0" w:space="0" w:color="auto"/>
                <w:left w:val="none" w:sz="0" w:space="0" w:color="auto"/>
                <w:bottom w:val="none" w:sz="0" w:space="0" w:color="auto"/>
                <w:right w:val="none" w:sz="0" w:space="0" w:color="auto"/>
              </w:divBdr>
            </w:div>
            <w:div w:id="959842343">
              <w:marLeft w:val="0"/>
              <w:marRight w:val="0"/>
              <w:marTop w:val="0"/>
              <w:marBottom w:val="0"/>
              <w:divBdr>
                <w:top w:val="none" w:sz="0" w:space="0" w:color="auto"/>
                <w:left w:val="none" w:sz="0" w:space="0" w:color="auto"/>
                <w:bottom w:val="none" w:sz="0" w:space="0" w:color="auto"/>
                <w:right w:val="none" w:sz="0" w:space="0" w:color="auto"/>
              </w:divBdr>
            </w:div>
            <w:div w:id="966280600">
              <w:marLeft w:val="0"/>
              <w:marRight w:val="0"/>
              <w:marTop w:val="0"/>
              <w:marBottom w:val="0"/>
              <w:divBdr>
                <w:top w:val="none" w:sz="0" w:space="0" w:color="auto"/>
                <w:left w:val="none" w:sz="0" w:space="0" w:color="auto"/>
                <w:bottom w:val="none" w:sz="0" w:space="0" w:color="auto"/>
                <w:right w:val="none" w:sz="0" w:space="0" w:color="auto"/>
              </w:divBdr>
            </w:div>
            <w:div w:id="968130451">
              <w:marLeft w:val="0"/>
              <w:marRight w:val="0"/>
              <w:marTop w:val="0"/>
              <w:marBottom w:val="0"/>
              <w:divBdr>
                <w:top w:val="none" w:sz="0" w:space="0" w:color="auto"/>
                <w:left w:val="none" w:sz="0" w:space="0" w:color="auto"/>
                <w:bottom w:val="none" w:sz="0" w:space="0" w:color="auto"/>
                <w:right w:val="none" w:sz="0" w:space="0" w:color="auto"/>
              </w:divBdr>
            </w:div>
            <w:div w:id="971254132">
              <w:marLeft w:val="0"/>
              <w:marRight w:val="0"/>
              <w:marTop w:val="0"/>
              <w:marBottom w:val="0"/>
              <w:divBdr>
                <w:top w:val="none" w:sz="0" w:space="0" w:color="auto"/>
                <w:left w:val="none" w:sz="0" w:space="0" w:color="auto"/>
                <w:bottom w:val="none" w:sz="0" w:space="0" w:color="auto"/>
                <w:right w:val="none" w:sz="0" w:space="0" w:color="auto"/>
              </w:divBdr>
            </w:div>
            <w:div w:id="983700659">
              <w:marLeft w:val="0"/>
              <w:marRight w:val="0"/>
              <w:marTop w:val="0"/>
              <w:marBottom w:val="0"/>
              <w:divBdr>
                <w:top w:val="none" w:sz="0" w:space="0" w:color="auto"/>
                <w:left w:val="none" w:sz="0" w:space="0" w:color="auto"/>
                <w:bottom w:val="none" w:sz="0" w:space="0" w:color="auto"/>
                <w:right w:val="none" w:sz="0" w:space="0" w:color="auto"/>
              </w:divBdr>
            </w:div>
            <w:div w:id="993148326">
              <w:marLeft w:val="0"/>
              <w:marRight w:val="0"/>
              <w:marTop w:val="0"/>
              <w:marBottom w:val="0"/>
              <w:divBdr>
                <w:top w:val="none" w:sz="0" w:space="0" w:color="auto"/>
                <w:left w:val="none" w:sz="0" w:space="0" w:color="auto"/>
                <w:bottom w:val="none" w:sz="0" w:space="0" w:color="auto"/>
                <w:right w:val="none" w:sz="0" w:space="0" w:color="auto"/>
              </w:divBdr>
            </w:div>
            <w:div w:id="995646921">
              <w:marLeft w:val="0"/>
              <w:marRight w:val="0"/>
              <w:marTop w:val="0"/>
              <w:marBottom w:val="0"/>
              <w:divBdr>
                <w:top w:val="none" w:sz="0" w:space="0" w:color="auto"/>
                <w:left w:val="none" w:sz="0" w:space="0" w:color="auto"/>
                <w:bottom w:val="none" w:sz="0" w:space="0" w:color="auto"/>
                <w:right w:val="none" w:sz="0" w:space="0" w:color="auto"/>
              </w:divBdr>
            </w:div>
            <w:div w:id="998267208">
              <w:marLeft w:val="0"/>
              <w:marRight w:val="0"/>
              <w:marTop w:val="0"/>
              <w:marBottom w:val="0"/>
              <w:divBdr>
                <w:top w:val="none" w:sz="0" w:space="0" w:color="auto"/>
                <w:left w:val="none" w:sz="0" w:space="0" w:color="auto"/>
                <w:bottom w:val="none" w:sz="0" w:space="0" w:color="auto"/>
                <w:right w:val="none" w:sz="0" w:space="0" w:color="auto"/>
              </w:divBdr>
            </w:div>
            <w:div w:id="1010134137">
              <w:marLeft w:val="0"/>
              <w:marRight w:val="0"/>
              <w:marTop w:val="0"/>
              <w:marBottom w:val="0"/>
              <w:divBdr>
                <w:top w:val="none" w:sz="0" w:space="0" w:color="auto"/>
                <w:left w:val="none" w:sz="0" w:space="0" w:color="auto"/>
                <w:bottom w:val="none" w:sz="0" w:space="0" w:color="auto"/>
                <w:right w:val="none" w:sz="0" w:space="0" w:color="auto"/>
              </w:divBdr>
            </w:div>
            <w:div w:id="1011446291">
              <w:marLeft w:val="0"/>
              <w:marRight w:val="0"/>
              <w:marTop w:val="0"/>
              <w:marBottom w:val="0"/>
              <w:divBdr>
                <w:top w:val="none" w:sz="0" w:space="0" w:color="auto"/>
                <w:left w:val="none" w:sz="0" w:space="0" w:color="auto"/>
                <w:bottom w:val="none" w:sz="0" w:space="0" w:color="auto"/>
                <w:right w:val="none" w:sz="0" w:space="0" w:color="auto"/>
              </w:divBdr>
            </w:div>
            <w:div w:id="1017804304">
              <w:marLeft w:val="0"/>
              <w:marRight w:val="0"/>
              <w:marTop w:val="0"/>
              <w:marBottom w:val="0"/>
              <w:divBdr>
                <w:top w:val="none" w:sz="0" w:space="0" w:color="auto"/>
                <w:left w:val="none" w:sz="0" w:space="0" w:color="auto"/>
                <w:bottom w:val="none" w:sz="0" w:space="0" w:color="auto"/>
                <w:right w:val="none" w:sz="0" w:space="0" w:color="auto"/>
              </w:divBdr>
            </w:div>
            <w:div w:id="1019281434">
              <w:marLeft w:val="0"/>
              <w:marRight w:val="0"/>
              <w:marTop w:val="0"/>
              <w:marBottom w:val="0"/>
              <w:divBdr>
                <w:top w:val="none" w:sz="0" w:space="0" w:color="auto"/>
                <w:left w:val="none" w:sz="0" w:space="0" w:color="auto"/>
                <w:bottom w:val="none" w:sz="0" w:space="0" w:color="auto"/>
                <w:right w:val="none" w:sz="0" w:space="0" w:color="auto"/>
              </w:divBdr>
            </w:div>
            <w:div w:id="1019427416">
              <w:marLeft w:val="0"/>
              <w:marRight w:val="0"/>
              <w:marTop w:val="0"/>
              <w:marBottom w:val="0"/>
              <w:divBdr>
                <w:top w:val="none" w:sz="0" w:space="0" w:color="auto"/>
                <w:left w:val="none" w:sz="0" w:space="0" w:color="auto"/>
                <w:bottom w:val="none" w:sz="0" w:space="0" w:color="auto"/>
                <w:right w:val="none" w:sz="0" w:space="0" w:color="auto"/>
              </w:divBdr>
            </w:div>
            <w:div w:id="1025979702">
              <w:marLeft w:val="0"/>
              <w:marRight w:val="0"/>
              <w:marTop w:val="0"/>
              <w:marBottom w:val="0"/>
              <w:divBdr>
                <w:top w:val="none" w:sz="0" w:space="0" w:color="auto"/>
                <w:left w:val="none" w:sz="0" w:space="0" w:color="auto"/>
                <w:bottom w:val="none" w:sz="0" w:space="0" w:color="auto"/>
                <w:right w:val="none" w:sz="0" w:space="0" w:color="auto"/>
              </w:divBdr>
            </w:div>
            <w:div w:id="1031150628">
              <w:marLeft w:val="0"/>
              <w:marRight w:val="0"/>
              <w:marTop w:val="0"/>
              <w:marBottom w:val="0"/>
              <w:divBdr>
                <w:top w:val="none" w:sz="0" w:space="0" w:color="auto"/>
                <w:left w:val="none" w:sz="0" w:space="0" w:color="auto"/>
                <w:bottom w:val="none" w:sz="0" w:space="0" w:color="auto"/>
                <w:right w:val="none" w:sz="0" w:space="0" w:color="auto"/>
              </w:divBdr>
            </w:div>
            <w:div w:id="1032652451">
              <w:marLeft w:val="0"/>
              <w:marRight w:val="0"/>
              <w:marTop w:val="0"/>
              <w:marBottom w:val="0"/>
              <w:divBdr>
                <w:top w:val="none" w:sz="0" w:space="0" w:color="auto"/>
                <w:left w:val="none" w:sz="0" w:space="0" w:color="auto"/>
                <w:bottom w:val="none" w:sz="0" w:space="0" w:color="auto"/>
                <w:right w:val="none" w:sz="0" w:space="0" w:color="auto"/>
              </w:divBdr>
            </w:div>
            <w:div w:id="1042052165">
              <w:marLeft w:val="0"/>
              <w:marRight w:val="0"/>
              <w:marTop w:val="0"/>
              <w:marBottom w:val="0"/>
              <w:divBdr>
                <w:top w:val="none" w:sz="0" w:space="0" w:color="auto"/>
                <w:left w:val="none" w:sz="0" w:space="0" w:color="auto"/>
                <w:bottom w:val="none" w:sz="0" w:space="0" w:color="auto"/>
                <w:right w:val="none" w:sz="0" w:space="0" w:color="auto"/>
              </w:divBdr>
            </w:div>
            <w:div w:id="1042369121">
              <w:marLeft w:val="0"/>
              <w:marRight w:val="0"/>
              <w:marTop w:val="0"/>
              <w:marBottom w:val="0"/>
              <w:divBdr>
                <w:top w:val="none" w:sz="0" w:space="0" w:color="auto"/>
                <w:left w:val="none" w:sz="0" w:space="0" w:color="auto"/>
                <w:bottom w:val="none" w:sz="0" w:space="0" w:color="auto"/>
                <w:right w:val="none" w:sz="0" w:space="0" w:color="auto"/>
              </w:divBdr>
            </w:div>
            <w:div w:id="1043016242">
              <w:marLeft w:val="0"/>
              <w:marRight w:val="0"/>
              <w:marTop w:val="0"/>
              <w:marBottom w:val="0"/>
              <w:divBdr>
                <w:top w:val="none" w:sz="0" w:space="0" w:color="auto"/>
                <w:left w:val="none" w:sz="0" w:space="0" w:color="auto"/>
                <w:bottom w:val="none" w:sz="0" w:space="0" w:color="auto"/>
                <w:right w:val="none" w:sz="0" w:space="0" w:color="auto"/>
              </w:divBdr>
            </w:div>
            <w:div w:id="1050492306">
              <w:marLeft w:val="0"/>
              <w:marRight w:val="0"/>
              <w:marTop w:val="0"/>
              <w:marBottom w:val="0"/>
              <w:divBdr>
                <w:top w:val="none" w:sz="0" w:space="0" w:color="auto"/>
                <w:left w:val="none" w:sz="0" w:space="0" w:color="auto"/>
                <w:bottom w:val="none" w:sz="0" w:space="0" w:color="auto"/>
                <w:right w:val="none" w:sz="0" w:space="0" w:color="auto"/>
              </w:divBdr>
            </w:div>
            <w:div w:id="1055204885">
              <w:marLeft w:val="0"/>
              <w:marRight w:val="0"/>
              <w:marTop w:val="0"/>
              <w:marBottom w:val="0"/>
              <w:divBdr>
                <w:top w:val="none" w:sz="0" w:space="0" w:color="auto"/>
                <w:left w:val="none" w:sz="0" w:space="0" w:color="auto"/>
                <w:bottom w:val="none" w:sz="0" w:space="0" w:color="auto"/>
                <w:right w:val="none" w:sz="0" w:space="0" w:color="auto"/>
              </w:divBdr>
            </w:div>
            <w:div w:id="1078941679">
              <w:marLeft w:val="0"/>
              <w:marRight w:val="0"/>
              <w:marTop w:val="0"/>
              <w:marBottom w:val="0"/>
              <w:divBdr>
                <w:top w:val="none" w:sz="0" w:space="0" w:color="auto"/>
                <w:left w:val="none" w:sz="0" w:space="0" w:color="auto"/>
                <w:bottom w:val="none" w:sz="0" w:space="0" w:color="auto"/>
                <w:right w:val="none" w:sz="0" w:space="0" w:color="auto"/>
              </w:divBdr>
            </w:div>
            <w:div w:id="1084567735">
              <w:marLeft w:val="0"/>
              <w:marRight w:val="0"/>
              <w:marTop w:val="0"/>
              <w:marBottom w:val="0"/>
              <w:divBdr>
                <w:top w:val="none" w:sz="0" w:space="0" w:color="auto"/>
                <w:left w:val="none" w:sz="0" w:space="0" w:color="auto"/>
                <w:bottom w:val="none" w:sz="0" w:space="0" w:color="auto"/>
                <w:right w:val="none" w:sz="0" w:space="0" w:color="auto"/>
              </w:divBdr>
            </w:div>
            <w:div w:id="1084960650">
              <w:marLeft w:val="0"/>
              <w:marRight w:val="0"/>
              <w:marTop w:val="0"/>
              <w:marBottom w:val="0"/>
              <w:divBdr>
                <w:top w:val="none" w:sz="0" w:space="0" w:color="auto"/>
                <w:left w:val="none" w:sz="0" w:space="0" w:color="auto"/>
                <w:bottom w:val="none" w:sz="0" w:space="0" w:color="auto"/>
                <w:right w:val="none" w:sz="0" w:space="0" w:color="auto"/>
              </w:divBdr>
            </w:div>
            <w:div w:id="1095901685">
              <w:marLeft w:val="0"/>
              <w:marRight w:val="0"/>
              <w:marTop w:val="0"/>
              <w:marBottom w:val="0"/>
              <w:divBdr>
                <w:top w:val="none" w:sz="0" w:space="0" w:color="auto"/>
                <w:left w:val="none" w:sz="0" w:space="0" w:color="auto"/>
                <w:bottom w:val="none" w:sz="0" w:space="0" w:color="auto"/>
                <w:right w:val="none" w:sz="0" w:space="0" w:color="auto"/>
              </w:divBdr>
            </w:div>
            <w:div w:id="1099712552">
              <w:marLeft w:val="0"/>
              <w:marRight w:val="0"/>
              <w:marTop w:val="0"/>
              <w:marBottom w:val="0"/>
              <w:divBdr>
                <w:top w:val="none" w:sz="0" w:space="0" w:color="auto"/>
                <w:left w:val="none" w:sz="0" w:space="0" w:color="auto"/>
                <w:bottom w:val="none" w:sz="0" w:space="0" w:color="auto"/>
                <w:right w:val="none" w:sz="0" w:space="0" w:color="auto"/>
              </w:divBdr>
            </w:div>
            <w:div w:id="1100445531">
              <w:marLeft w:val="0"/>
              <w:marRight w:val="0"/>
              <w:marTop w:val="0"/>
              <w:marBottom w:val="0"/>
              <w:divBdr>
                <w:top w:val="none" w:sz="0" w:space="0" w:color="auto"/>
                <w:left w:val="none" w:sz="0" w:space="0" w:color="auto"/>
                <w:bottom w:val="none" w:sz="0" w:space="0" w:color="auto"/>
                <w:right w:val="none" w:sz="0" w:space="0" w:color="auto"/>
              </w:divBdr>
            </w:div>
            <w:div w:id="1107434195">
              <w:marLeft w:val="0"/>
              <w:marRight w:val="0"/>
              <w:marTop w:val="0"/>
              <w:marBottom w:val="0"/>
              <w:divBdr>
                <w:top w:val="none" w:sz="0" w:space="0" w:color="auto"/>
                <w:left w:val="none" w:sz="0" w:space="0" w:color="auto"/>
                <w:bottom w:val="none" w:sz="0" w:space="0" w:color="auto"/>
                <w:right w:val="none" w:sz="0" w:space="0" w:color="auto"/>
              </w:divBdr>
            </w:div>
            <w:div w:id="1113207917">
              <w:marLeft w:val="0"/>
              <w:marRight w:val="0"/>
              <w:marTop w:val="0"/>
              <w:marBottom w:val="0"/>
              <w:divBdr>
                <w:top w:val="none" w:sz="0" w:space="0" w:color="auto"/>
                <w:left w:val="none" w:sz="0" w:space="0" w:color="auto"/>
                <w:bottom w:val="none" w:sz="0" w:space="0" w:color="auto"/>
                <w:right w:val="none" w:sz="0" w:space="0" w:color="auto"/>
              </w:divBdr>
            </w:div>
            <w:div w:id="1113793124">
              <w:marLeft w:val="0"/>
              <w:marRight w:val="0"/>
              <w:marTop w:val="0"/>
              <w:marBottom w:val="0"/>
              <w:divBdr>
                <w:top w:val="none" w:sz="0" w:space="0" w:color="auto"/>
                <w:left w:val="none" w:sz="0" w:space="0" w:color="auto"/>
                <w:bottom w:val="none" w:sz="0" w:space="0" w:color="auto"/>
                <w:right w:val="none" w:sz="0" w:space="0" w:color="auto"/>
              </w:divBdr>
            </w:div>
            <w:div w:id="1116292878">
              <w:marLeft w:val="0"/>
              <w:marRight w:val="0"/>
              <w:marTop w:val="0"/>
              <w:marBottom w:val="0"/>
              <w:divBdr>
                <w:top w:val="none" w:sz="0" w:space="0" w:color="auto"/>
                <w:left w:val="none" w:sz="0" w:space="0" w:color="auto"/>
                <w:bottom w:val="none" w:sz="0" w:space="0" w:color="auto"/>
                <w:right w:val="none" w:sz="0" w:space="0" w:color="auto"/>
              </w:divBdr>
            </w:div>
            <w:div w:id="1122192732">
              <w:marLeft w:val="0"/>
              <w:marRight w:val="0"/>
              <w:marTop w:val="0"/>
              <w:marBottom w:val="0"/>
              <w:divBdr>
                <w:top w:val="none" w:sz="0" w:space="0" w:color="auto"/>
                <w:left w:val="none" w:sz="0" w:space="0" w:color="auto"/>
                <w:bottom w:val="none" w:sz="0" w:space="0" w:color="auto"/>
                <w:right w:val="none" w:sz="0" w:space="0" w:color="auto"/>
              </w:divBdr>
            </w:div>
            <w:div w:id="1128742903">
              <w:marLeft w:val="0"/>
              <w:marRight w:val="0"/>
              <w:marTop w:val="0"/>
              <w:marBottom w:val="0"/>
              <w:divBdr>
                <w:top w:val="none" w:sz="0" w:space="0" w:color="auto"/>
                <w:left w:val="none" w:sz="0" w:space="0" w:color="auto"/>
                <w:bottom w:val="none" w:sz="0" w:space="0" w:color="auto"/>
                <w:right w:val="none" w:sz="0" w:space="0" w:color="auto"/>
              </w:divBdr>
            </w:div>
            <w:div w:id="1130441578">
              <w:marLeft w:val="0"/>
              <w:marRight w:val="0"/>
              <w:marTop w:val="0"/>
              <w:marBottom w:val="0"/>
              <w:divBdr>
                <w:top w:val="none" w:sz="0" w:space="0" w:color="auto"/>
                <w:left w:val="none" w:sz="0" w:space="0" w:color="auto"/>
                <w:bottom w:val="none" w:sz="0" w:space="0" w:color="auto"/>
                <w:right w:val="none" w:sz="0" w:space="0" w:color="auto"/>
              </w:divBdr>
            </w:div>
            <w:div w:id="1132018272">
              <w:marLeft w:val="0"/>
              <w:marRight w:val="0"/>
              <w:marTop w:val="0"/>
              <w:marBottom w:val="0"/>
              <w:divBdr>
                <w:top w:val="none" w:sz="0" w:space="0" w:color="auto"/>
                <w:left w:val="none" w:sz="0" w:space="0" w:color="auto"/>
                <w:bottom w:val="none" w:sz="0" w:space="0" w:color="auto"/>
                <w:right w:val="none" w:sz="0" w:space="0" w:color="auto"/>
              </w:divBdr>
            </w:div>
            <w:div w:id="1132593584">
              <w:marLeft w:val="0"/>
              <w:marRight w:val="0"/>
              <w:marTop w:val="0"/>
              <w:marBottom w:val="0"/>
              <w:divBdr>
                <w:top w:val="none" w:sz="0" w:space="0" w:color="auto"/>
                <w:left w:val="none" w:sz="0" w:space="0" w:color="auto"/>
                <w:bottom w:val="none" w:sz="0" w:space="0" w:color="auto"/>
                <w:right w:val="none" w:sz="0" w:space="0" w:color="auto"/>
              </w:divBdr>
            </w:div>
            <w:div w:id="1150831863">
              <w:marLeft w:val="0"/>
              <w:marRight w:val="0"/>
              <w:marTop w:val="0"/>
              <w:marBottom w:val="0"/>
              <w:divBdr>
                <w:top w:val="none" w:sz="0" w:space="0" w:color="auto"/>
                <w:left w:val="none" w:sz="0" w:space="0" w:color="auto"/>
                <w:bottom w:val="none" w:sz="0" w:space="0" w:color="auto"/>
                <w:right w:val="none" w:sz="0" w:space="0" w:color="auto"/>
              </w:divBdr>
            </w:div>
            <w:div w:id="1158611405">
              <w:marLeft w:val="0"/>
              <w:marRight w:val="0"/>
              <w:marTop w:val="0"/>
              <w:marBottom w:val="0"/>
              <w:divBdr>
                <w:top w:val="none" w:sz="0" w:space="0" w:color="auto"/>
                <w:left w:val="none" w:sz="0" w:space="0" w:color="auto"/>
                <w:bottom w:val="none" w:sz="0" w:space="0" w:color="auto"/>
                <w:right w:val="none" w:sz="0" w:space="0" w:color="auto"/>
              </w:divBdr>
            </w:div>
            <w:div w:id="1162743216">
              <w:marLeft w:val="0"/>
              <w:marRight w:val="0"/>
              <w:marTop w:val="0"/>
              <w:marBottom w:val="0"/>
              <w:divBdr>
                <w:top w:val="none" w:sz="0" w:space="0" w:color="auto"/>
                <w:left w:val="none" w:sz="0" w:space="0" w:color="auto"/>
                <w:bottom w:val="none" w:sz="0" w:space="0" w:color="auto"/>
                <w:right w:val="none" w:sz="0" w:space="0" w:color="auto"/>
              </w:divBdr>
            </w:div>
            <w:div w:id="1168522152">
              <w:marLeft w:val="0"/>
              <w:marRight w:val="0"/>
              <w:marTop w:val="0"/>
              <w:marBottom w:val="0"/>
              <w:divBdr>
                <w:top w:val="none" w:sz="0" w:space="0" w:color="auto"/>
                <w:left w:val="none" w:sz="0" w:space="0" w:color="auto"/>
                <w:bottom w:val="none" w:sz="0" w:space="0" w:color="auto"/>
                <w:right w:val="none" w:sz="0" w:space="0" w:color="auto"/>
              </w:divBdr>
            </w:div>
            <w:div w:id="1171993020">
              <w:marLeft w:val="0"/>
              <w:marRight w:val="0"/>
              <w:marTop w:val="0"/>
              <w:marBottom w:val="0"/>
              <w:divBdr>
                <w:top w:val="none" w:sz="0" w:space="0" w:color="auto"/>
                <w:left w:val="none" w:sz="0" w:space="0" w:color="auto"/>
                <w:bottom w:val="none" w:sz="0" w:space="0" w:color="auto"/>
                <w:right w:val="none" w:sz="0" w:space="0" w:color="auto"/>
              </w:divBdr>
            </w:div>
            <w:div w:id="1203438730">
              <w:marLeft w:val="0"/>
              <w:marRight w:val="0"/>
              <w:marTop w:val="0"/>
              <w:marBottom w:val="0"/>
              <w:divBdr>
                <w:top w:val="none" w:sz="0" w:space="0" w:color="auto"/>
                <w:left w:val="none" w:sz="0" w:space="0" w:color="auto"/>
                <w:bottom w:val="none" w:sz="0" w:space="0" w:color="auto"/>
                <w:right w:val="none" w:sz="0" w:space="0" w:color="auto"/>
              </w:divBdr>
            </w:div>
            <w:div w:id="1205100132">
              <w:marLeft w:val="0"/>
              <w:marRight w:val="0"/>
              <w:marTop w:val="0"/>
              <w:marBottom w:val="0"/>
              <w:divBdr>
                <w:top w:val="none" w:sz="0" w:space="0" w:color="auto"/>
                <w:left w:val="none" w:sz="0" w:space="0" w:color="auto"/>
                <w:bottom w:val="none" w:sz="0" w:space="0" w:color="auto"/>
                <w:right w:val="none" w:sz="0" w:space="0" w:color="auto"/>
              </w:divBdr>
            </w:div>
            <w:div w:id="1211841713">
              <w:marLeft w:val="0"/>
              <w:marRight w:val="0"/>
              <w:marTop w:val="0"/>
              <w:marBottom w:val="0"/>
              <w:divBdr>
                <w:top w:val="none" w:sz="0" w:space="0" w:color="auto"/>
                <w:left w:val="none" w:sz="0" w:space="0" w:color="auto"/>
                <w:bottom w:val="none" w:sz="0" w:space="0" w:color="auto"/>
                <w:right w:val="none" w:sz="0" w:space="0" w:color="auto"/>
              </w:divBdr>
            </w:div>
            <w:div w:id="1214581424">
              <w:marLeft w:val="0"/>
              <w:marRight w:val="0"/>
              <w:marTop w:val="0"/>
              <w:marBottom w:val="0"/>
              <w:divBdr>
                <w:top w:val="none" w:sz="0" w:space="0" w:color="auto"/>
                <w:left w:val="none" w:sz="0" w:space="0" w:color="auto"/>
                <w:bottom w:val="none" w:sz="0" w:space="0" w:color="auto"/>
                <w:right w:val="none" w:sz="0" w:space="0" w:color="auto"/>
              </w:divBdr>
            </w:div>
            <w:div w:id="1214850545">
              <w:marLeft w:val="0"/>
              <w:marRight w:val="0"/>
              <w:marTop w:val="0"/>
              <w:marBottom w:val="0"/>
              <w:divBdr>
                <w:top w:val="none" w:sz="0" w:space="0" w:color="auto"/>
                <w:left w:val="none" w:sz="0" w:space="0" w:color="auto"/>
                <w:bottom w:val="none" w:sz="0" w:space="0" w:color="auto"/>
                <w:right w:val="none" w:sz="0" w:space="0" w:color="auto"/>
              </w:divBdr>
            </w:div>
            <w:div w:id="1216623212">
              <w:marLeft w:val="0"/>
              <w:marRight w:val="0"/>
              <w:marTop w:val="0"/>
              <w:marBottom w:val="0"/>
              <w:divBdr>
                <w:top w:val="none" w:sz="0" w:space="0" w:color="auto"/>
                <w:left w:val="none" w:sz="0" w:space="0" w:color="auto"/>
                <w:bottom w:val="none" w:sz="0" w:space="0" w:color="auto"/>
                <w:right w:val="none" w:sz="0" w:space="0" w:color="auto"/>
              </w:divBdr>
            </w:div>
            <w:div w:id="1220241944">
              <w:marLeft w:val="0"/>
              <w:marRight w:val="0"/>
              <w:marTop w:val="0"/>
              <w:marBottom w:val="0"/>
              <w:divBdr>
                <w:top w:val="none" w:sz="0" w:space="0" w:color="auto"/>
                <w:left w:val="none" w:sz="0" w:space="0" w:color="auto"/>
                <w:bottom w:val="none" w:sz="0" w:space="0" w:color="auto"/>
                <w:right w:val="none" w:sz="0" w:space="0" w:color="auto"/>
              </w:divBdr>
            </w:div>
            <w:div w:id="1223364691">
              <w:marLeft w:val="0"/>
              <w:marRight w:val="0"/>
              <w:marTop w:val="0"/>
              <w:marBottom w:val="0"/>
              <w:divBdr>
                <w:top w:val="none" w:sz="0" w:space="0" w:color="auto"/>
                <w:left w:val="none" w:sz="0" w:space="0" w:color="auto"/>
                <w:bottom w:val="none" w:sz="0" w:space="0" w:color="auto"/>
                <w:right w:val="none" w:sz="0" w:space="0" w:color="auto"/>
              </w:divBdr>
            </w:div>
            <w:div w:id="1231232347">
              <w:marLeft w:val="0"/>
              <w:marRight w:val="0"/>
              <w:marTop w:val="0"/>
              <w:marBottom w:val="0"/>
              <w:divBdr>
                <w:top w:val="none" w:sz="0" w:space="0" w:color="auto"/>
                <w:left w:val="none" w:sz="0" w:space="0" w:color="auto"/>
                <w:bottom w:val="none" w:sz="0" w:space="0" w:color="auto"/>
                <w:right w:val="none" w:sz="0" w:space="0" w:color="auto"/>
              </w:divBdr>
            </w:div>
            <w:div w:id="1240287915">
              <w:marLeft w:val="0"/>
              <w:marRight w:val="0"/>
              <w:marTop w:val="0"/>
              <w:marBottom w:val="0"/>
              <w:divBdr>
                <w:top w:val="none" w:sz="0" w:space="0" w:color="auto"/>
                <w:left w:val="none" w:sz="0" w:space="0" w:color="auto"/>
                <w:bottom w:val="none" w:sz="0" w:space="0" w:color="auto"/>
                <w:right w:val="none" w:sz="0" w:space="0" w:color="auto"/>
              </w:divBdr>
            </w:div>
            <w:div w:id="1242763209">
              <w:marLeft w:val="0"/>
              <w:marRight w:val="0"/>
              <w:marTop w:val="0"/>
              <w:marBottom w:val="0"/>
              <w:divBdr>
                <w:top w:val="none" w:sz="0" w:space="0" w:color="auto"/>
                <w:left w:val="none" w:sz="0" w:space="0" w:color="auto"/>
                <w:bottom w:val="none" w:sz="0" w:space="0" w:color="auto"/>
                <w:right w:val="none" w:sz="0" w:space="0" w:color="auto"/>
              </w:divBdr>
            </w:div>
            <w:div w:id="1243834414">
              <w:marLeft w:val="0"/>
              <w:marRight w:val="0"/>
              <w:marTop w:val="0"/>
              <w:marBottom w:val="0"/>
              <w:divBdr>
                <w:top w:val="none" w:sz="0" w:space="0" w:color="auto"/>
                <w:left w:val="none" w:sz="0" w:space="0" w:color="auto"/>
                <w:bottom w:val="none" w:sz="0" w:space="0" w:color="auto"/>
                <w:right w:val="none" w:sz="0" w:space="0" w:color="auto"/>
              </w:divBdr>
            </w:div>
            <w:div w:id="1250047067">
              <w:marLeft w:val="0"/>
              <w:marRight w:val="0"/>
              <w:marTop w:val="0"/>
              <w:marBottom w:val="0"/>
              <w:divBdr>
                <w:top w:val="none" w:sz="0" w:space="0" w:color="auto"/>
                <w:left w:val="none" w:sz="0" w:space="0" w:color="auto"/>
                <w:bottom w:val="none" w:sz="0" w:space="0" w:color="auto"/>
                <w:right w:val="none" w:sz="0" w:space="0" w:color="auto"/>
              </w:divBdr>
            </w:div>
            <w:div w:id="1261186124">
              <w:marLeft w:val="0"/>
              <w:marRight w:val="0"/>
              <w:marTop w:val="0"/>
              <w:marBottom w:val="0"/>
              <w:divBdr>
                <w:top w:val="none" w:sz="0" w:space="0" w:color="auto"/>
                <w:left w:val="none" w:sz="0" w:space="0" w:color="auto"/>
                <w:bottom w:val="none" w:sz="0" w:space="0" w:color="auto"/>
                <w:right w:val="none" w:sz="0" w:space="0" w:color="auto"/>
              </w:divBdr>
            </w:div>
            <w:div w:id="1275674185">
              <w:marLeft w:val="0"/>
              <w:marRight w:val="0"/>
              <w:marTop w:val="0"/>
              <w:marBottom w:val="0"/>
              <w:divBdr>
                <w:top w:val="none" w:sz="0" w:space="0" w:color="auto"/>
                <w:left w:val="none" w:sz="0" w:space="0" w:color="auto"/>
                <w:bottom w:val="none" w:sz="0" w:space="0" w:color="auto"/>
                <w:right w:val="none" w:sz="0" w:space="0" w:color="auto"/>
              </w:divBdr>
            </w:div>
            <w:div w:id="1288006761">
              <w:marLeft w:val="0"/>
              <w:marRight w:val="0"/>
              <w:marTop w:val="0"/>
              <w:marBottom w:val="0"/>
              <w:divBdr>
                <w:top w:val="none" w:sz="0" w:space="0" w:color="auto"/>
                <w:left w:val="none" w:sz="0" w:space="0" w:color="auto"/>
                <w:bottom w:val="none" w:sz="0" w:space="0" w:color="auto"/>
                <w:right w:val="none" w:sz="0" w:space="0" w:color="auto"/>
              </w:divBdr>
            </w:div>
            <w:div w:id="1302081788">
              <w:marLeft w:val="0"/>
              <w:marRight w:val="0"/>
              <w:marTop w:val="0"/>
              <w:marBottom w:val="0"/>
              <w:divBdr>
                <w:top w:val="none" w:sz="0" w:space="0" w:color="auto"/>
                <w:left w:val="none" w:sz="0" w:space="0" w:color="auto"/>
                <w:bottom w:val="none" w:sz="0" w:space="0" w:color="auto"/>
                <w:right w:val="none" w:sz="0" w:space="0" w:color="auto"/>
              </w:divBdr>
            </w:div>
            <w:div w:id="1303190373">
              <w:marLeft w:val="0"/>
              <w:marRight w:val="0"/>
              <w:marTop w:val="0"/>
              <w:marBottom w:val="0"/>
              <w:divBdr>
                <w:top w:val="none" w:sz="0" w:space="0" w:color="auto"/>
                <w:left w:val="none" w:sz="0" w:space="0" w:color="auto"/>
                <w:bottom w:val="none" w:sz="0" w:space="0" w:color="auto"/>
                <w:right w:val="none" w:sz="0" w:space="0" w:color="auto"/>
              </w:divBdr>
            </w:div>
            <w:div w:id="1323700726">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sChild>
                <w:div w:id="14044339">
                  <w:marLeft w:val="0"/>
                  <w:marRight w:val="0"/>
                  <w:marTop w:val="0"/>
                  <w:marBottom w:val="0"/>
                  <w:divBdr>
                    <w:top w:val="none" w:sz="0" w:space="0" w:color="auto"/>
                    <w:left w:val="none" w:sz="0" w:space="0" w:color="auto"/>
                    <w:bottom w:val="none" w:sz="0" w:space="0" w:color="auto"/>
                    <w:right w:val="none" w:sz="0" w:space="0" w:color="auto"/>
                  </w:divBdr>
                </w:div>
                <w:div w:id="14116829">
                  <w:marLeft w:val="0"/>
                  <w:marRight w:val="0"/>
                  <w:marTop w:val="0"/>
                  <w:marBottom w:val="0"/>
                  <w:divBdr>
                    <w:top w:val="none" w:sz="0" w:space="0" w:color="auto"/>
                    <w:left w:val="none" w:sz="0" w:space="0" w:color="auto"/>
                    <w:bottom w:val="none" w:sz="0" w:space="0" w:color="auto"/>
                    <w:right w:val="none" w:sz="0" w:space="0" w:color="auto"/>
                  </w:divBdr>
                </w:div>
                <w:div w:id="32001062">
                  <w:marLeft w:val="0"/>
                  <w:marRight w:val="0"/>
                  <w:marTop w:val="0"/>
                  <w:marBottom w:val="0"/>
                  <w:divBdr>
                    <w:top w:val="none" w:sz="0" w:space="0" w:color="auto"/>
                    <w:left w:val="none" w:sz="0" w:space="0" w:color="auto"/>
                    <w:bottom w:val="none" w:sz="0" w:space="0" w:color="auto"/>
                    <w:right w:val="none" w:sz="0" w:space="0" w:color="auto"/>
                  </w:divBdr>
                </w:div>
                <w:div w:id="55516086">
                  <w:marLeft w:val="0"/>
                  <w:marRight w:val="0"/>
                  <w:marTop w:val="0"/>
                  <w:marBottom w:val="0"/>
                  <w:divBdr>
                    <w:top w:val="none" w:sz="0" w:space="0" w:color="auto"/>
                    <w:left w:val="none" w:sz="0" w:space="0" w:color="auto"/>
                    <w:bottom w:val="none" w:sz="0" w:space="0" w:color="auto"/>
                    <w:right w:val="none" w:sz="0" w:space="0" w:color="auto"/>
                  </w:divBdr>
                </w:div>
                <w:div w:id="62800218">
                  <w:marLeft w:val="0"/>
                  <w:marRight w:val="0"/>
                  <w:marTop w:val="0"/>
                  <w:marBottom w:val="0"/>
                  <w:divBdr>
                    <w:top w:val="none" w:sz="0" w:space="0" w:color="auto"/>
                    <w:left w:val="none" w:sz="0" w:space="0" w:color="auto"/>
                    <w:bottom w:val="none" w:sz="0" w:space="0" w:color="auto"/>
                    <w:right w:val="none" w:sz="0" w:space="0" w:color="auto"/>
                  </w:divBdr>
                </w:div>
                <w:div w:id="68969237">
                  <w:marLeft w:val="0"/>
                  <w:marRight w:val="0"/>
                  <w:marTop w:val="0"/>
                  <w:marBottom w:val="0"/>
                  <w:divBdr>
                    <w:top w:val="none" w:sz="0" w:space="0" w:color="auto"/>
                    <w:left w:val="none" w:sz="0" w:space="0" w:color="auto"/>
                    <w:bottom w:val="none" w:sz="0" w:space="0" w:color="auto"/>
                    <w:right w:val="none" w:sz="0" w:space="0" w:color="auto"/>
                  </w:divBdr>
                </w:div>
                <w:div w:id="71002155">
                  <w:marLeft w:val="0"/>
                  <w:marRight w:val="0"/>
                  <w:marTop w:val="0"/>
                  <w:marBottom w:val="0"/>
                  <w:divBdr>
                    <w:top w:val="none" w:sz="0" w:space="0" w:color="auto"/>
                    <w:left w:val="none" w:sz="0" w:space="0" w:color="auto"/>
                    <w:bottom w:val="none" w:sz="0" w:space="0" w:color="auto"/>
                    <w:right w:val="none" w:sz="0" w:space="0" w:color="auto"/>
                  </w:divBdr>
                </w:div>
                <w:div w:id="86923539">
                  <w:marLeft w:val="0"/>
                  <w:marRight w:val="0"/>
                  <w:marTop w:val="0"/>
                  <w:marBottom w:val="0"/>
                  <w:divBdr>
                    <w:top w:val="none" w:sz="0" w:space="0" w:color="auto"/>
                    <w:left w:val="none" w:sz="0" w:space="0" w:color="auto"/>
                    <w:bottom w:val="none" w:sz="0" w:space="0" w:color="auto"/>
                    <w:right w:val="none" w:sz="0" w:space="0" w:color="auto"/>
                  </w:divBdr>
                </w:div>
                <w:div w:id="101073676">
                  <w:marLeft w:val="0"/>
                  <w:marRight w:val="0"/>
                  <w:marTop w:val="0"/>
                  <w:marBottom w:val="0"/>
                  <w:divBdr>
                    <w:top w:val="none" w:sz="0" w:space="0" w:color="auto"/>
                    <w:left w:val="none" w:sz="0" w:space="0" w:color="auto"/>
                    <w:bottom w:val="none" w:sz="0" w:space="0" w:color="auto"/>
                    <w:right w:val="none" w:sz="0" w:space="0" w:color="auto"/>
                  </w:divBdr>
                </w:div>
                <w:div w:id="101340990">
                  <w:marLeft w:val="0"/>
                  <w:marRight w:val="0"/>
                  <w:marTop w:val="0"/>
                  <w:marBottom w:val="0"/>
                  <w:divBdr>
                    <w:top w:val="none" w:sz="0" w:space="0" w:color="auto"/>
                    <w:left w:val="none" w:sz="0" w:space="0" w:color="auto"/>
                    <w:bottom w:val="none" w:sz="0" w:space="0" w:color="auto"/>
                    <w:right w:val="none" w:sz="0" w:space="0" w:color="auto"/>
                  </w:divBdr>
                </w:div>
                <w:div w:id="103353063">
                  <w:marLeft w:val="0"/>
                  <w:marRight w:val="0"/>
                  <w:marTop w:val="0"/>
                  <w:marBottom w:val="0"/>
                  <w:divBdr>
                    <w:top w:val="none" w:sz="0" w:space="0" w:color="auto"/>
                    <w:left w:val="none" w:sz="0" w:space="0" w:color="auto"/>
                    <w:bottom w:val="none" w:sz="0" w:space="0" w:color="auto"/>
                    <w:right w:val="none" w:sz="0" w:space="0" w:color="auto"/>
                  </w:divBdr>
                </w:div>
                <w:div w:id="109517499">
                  <w:marLeft w:val="0"/>
                  <w:marRight w:val="0"/>
                  <w:marTop w:val="0"/>
                  <w:marBottom w:val="0"/>
                  <w:divBdr>
                    <w:top w:val="none" w:sz="0" w:space="0" w:color="auto"/>
                    <w:left w:val="none" w:sz="0" w:space="0" w:color="auto"/>
                    <w:bottom w:val="none" w:sz="0" w:space="0" w:color="auto"/>
                    <w:right w:val="none" w:sz="0" w:space="0" w:color="auto"/>
                  </w:divBdr>
                </w:div>
                <w:div w:id="139150129">
                  <w:marLeft w:val="0"/>
                  <w:marRight w:val="0"/>
                  <w:marTop w:val="0"/>
                  <w:marBottom w:val="0"/>
                  <w:divBdr>
                    <w:top w:val="none" w:sz="0" w:space="0" w:color="auto"/>
                    <w:left w:val="none" w:sz="0" w:space="0" w:color="auto"/>
                    <w:bottom w:val="none" w:sz="0" w:space="0" w:color="auto"/>
                    <w:right w:val="none" w:sz="0" w:space="0" w:color="auto"/>
                  </w:divBdr>
                </w:div>
                <w:div w:id="149444701">
                  <w:marLeft w:val="0"/>
                  <w:marRight w:val="0"/>
                  <w:marTop w:val="0"/>
                  <w:marBottom w:val="0"/>
                  <w:divBdr>
                    <w:top w:val="none" w:sz="0" w:space="0" w:color="auto"/>
                    <w:left w:val="none" w:sz="0" w:space="0" w:color="auto"/>
                    <w:bottom w:val="none" w:sz="0" w:space="0" w:color="auto"/>
                    <w:right w:val="none" w:sz="0" w:space="0" w:color="auto"/>
                  </w:divBdr>
                </w:div>
                <w:div w:id="184682104">
                  <w:marLeft w:val="0"/>
                  <w:marRight w:val="0"/>
                  <w:marTop w:val="0"/>
                  <w:marBottom w:val="0"/>
                  <w:divBdr>
                    <w:top w:val="none" w:sz="0" w:space="0" w:color="auto"/>
                    <w:left w:val="none" w:sz="0" w:space="0" w:color="auto"/>
                    <w:bottom w:val="none" w:sz="0" w:space="0" w:color="auto"/>
                    <w:right w:val="none" w:sz="0" w:space="0" w:color="auto"/>
                  </w:divBdr>
                </w:div>
                <w:div w:id="192888179">
                  <w:marLeft w:val="0"/>
                  <w:marRight w:val="0"/>
                  <w:marTop w:val="0"/>
                  <w:marBottom w:val="0"/>
                  <w:divBdr>
                    <w:top w:val="none" w:sz="0" w:space="0" w:color="auto"/>
                    <w:left w:val="none" w:sz="0" w:space="0" w:color="auto"/>
                    <w:bottom w:val="none" w:sz="0" w:space="0" w:color="auto"/>
                    <w:right w:val="none" w:sz="0" w:space="0" w:color="auto"/>
                  </w:divBdr>
                </w:div>
                <w:div w:id="201525715">
                  <w:marLeft w:val="0"/>
                  <w:marRight w:val="0"/>
                  <w:marTop w:val="0"/>
                  <w:marBottom w:val="0"/>
                  <w:divBdr>
                    <w:top w:val="none" w:sz="0" w:space="0" w:color="auto"/>
                    <w:left w:val="none" w:sz="0" w:space="0" w:color="auto"/>
                    <w:bottom w:val="none" w:sz="0" w:space="0" w:color="auto"/>
                    <w:right w:val="none" w:sz="0" w:space="0" w:color="auto"/>
                  </w:divBdr>
                </w:div>
                <w:div w:id="217252870">
                  <w:marLeft w:val="0"/>
                  <w:marRight w:val="0"/>
                  <w:marTop w:val="0"/>
                  <w:marBottom w:val="0"/>
                  <w:divBdr>
                    <w:top w:val="none" w:sz="0" w:space="0" w:color="auto"/>
                    <w:left w:val="none" w:sz="0" w:space="0" w:color="auto"/>
                    <w:bottom w:val="none" w:sz="0" w:space="0" w:color="auto"/>
                    <w:right w:val="none" w:sz="0" w:space="0" w:color="auto"/>
                  </w:divBdr>
                </w:div>
                <w:div w:id="228032171">
                  <w:marLeft w:val="0"/>
                  <w:marRight w:val="0"/>
                  <w:marTop w:val="0"/>
                  <w:marBottom w:val="0"/>
                  <w:divBdr>
                    <w:top w:val="none" w:sz="0" w:space="0" w:color="auto"/>
                    <w:left w:val="none" w:sz="0" w:space="0" w:color="auto"/>
                    <w:bottom w:val="none" w:sz="0" w:space="0" w:color="auto"/>
                    <w:right w:val="none" w:sz="0" w:space="0" w:color="auto"/>
                  </w:divBdr>
                </w:div>
                <w:div w:id="244609103">
                  <w:marLeft w:val="0"/>
                  <w:marRight w:val="0"/>
                  <w:marTop w:val="0"/>
                  <w:marBottom w:val="0"/>
                  <w:divBdr>
                    <w:top w:val="none" w:sz="0" w:space="0" w:color="auto"/>
                    <w:left w:val="none" w:sz="0" w:space="0" w:color="auto"/>
                    <w:bottom w:val="none" w:sz="0" w:space="0" w:color="auto"/>
                    <w:right w:val="none" w:sz="0" w:space="0" w:color="auto"/>
                  </w:divBdr>
                </w:div>
                <w:div w:id="245001265">
                  <w:marLeft w:val="0"/>
                  <w:marRight w:val="0"/>
                  <w:marTop w:val="0"/>
                  <w:marBottom w:val="0"/>
                  <w:divBdr>
                    <w:top w:val="none" w:sz="0" w:space="0" w:color="auto"/>
                    <w:left w:val="none" w:sz="0" w:space="0" w:color="auto"/>
                    <w:bottom w:val="none" w:sz="0" w:space="0" w:color="auto"/>
                    <w:right w:val="none" w:sz="0" w:space="0" w:color="auto"/>
                  </w:divBdr>
                </w:div>
                <w:div w:id="258948870">
                  <w:marLeft w:val="0"/>
                  <w:marRight w:val="0"/>
                  <w:marTop w:val="0"/>
                  <w:marBottom w:val="0"/>
                  <w:divBdr>
                    <w:top w:val="none" w:sz="0" w:space="0" w:color="auto"/>
                    <w:left w:val="none" w:sz="0" w:space="0" w:color="auto"/>
                    <w:bottom w:val="none" w:sz="0" w:space="0" w:color="auto"/>
                    <w:right w:val="none" w:sz="0" w:space="0" w:color="auto"/>
                  </w:divBdr>
                </w:div>
                <w:div w:id="259216599">
                  <w:marLeft w:val="0"/>
                  <w:marRight w:val="0"/>
                  <w:marTop w:val="0"/>
                  <w:marBottom w:val="0"/>
                  <w:divBdr>
                    <w:top w:val="none" w:sz="0" w:space="0" w:color="auto"/>
                    <w:left w:val="none" w:sz="0" w:space="0" w:color="auto"/>
                    <w:bottom w:val="none" w:sz="0" w:space="0" w:color="auto"/>
                    <w:right w:val="none" w:sz="0" w:space="0" w:color="auto"/>
                  </w:divBdr>
                </w:div>
                <w:div w:id="268857965">
                  <w:marLeft w:val="0"/>
                  <w:marRight w:val="0"/>
                  <w:marTop w:val="0"/>
                  <w:marBottom w:val="0"/>
                  <w:divBdr>
                    <w:top w:val="none" w:sz="0" w:space="0" w:color="auto"/>
                    <w:left w:val="none" w:sz="0" w:space="0" w:color="auto"/>
                    <w:bottom w:val="none" w:sz="0" w:space="0" w:color="auto"/>
                    <w:right w:val="none" w:sz="0" w:space="0" w:color="auto"/>
                  </w:divBdr>
                </w:div>
                <w:div w:id="270673441">
                  <w:marLeft w:val="0"/>
                  <w:marRight w:val="0"/>
                  <w:marTop w:val="0"/>
                  <w:marBottom w:val="0"/>
                  <w:divBdr>
                    <w:top w:val="none" w:sz="0" w:space="0" w:color="auto"/>
                    <w:left w:val="none" w:sz="0" w:space="0" w:color="auto"/>
                    <w:bottom w:val="none" w:sz="0" w:space="0" w:color="auto"/>
                    <w:right w:val="none" w:sz="0" w:space="0" w:color="auto"/>
                  </w:divBdr>
                </w:div>
                <w:div w:id="274944129">
                  <w:marLeft w:val="0"/>
                  <w:marRight w:val="0"/>
                  <w:marTop w:val="0"/>
                  <w:marBottom w:val="0"/>
                  <w:divBdr>
                    <w:top w:val="none" w:sz="0" w:space="0" w:color="auto"/>
                    <w:left w:val="none" w:sz="0" w:space="0" w:color="auto"/>
                    <w:bottom w:val="none" w:sz="0" w:space="0" w:color="auto"/>
                    <w:right w:val="none" w:sz="0" w:space="0" w:color="auto"/>
                  </w:divBdr>
                </w:div>
                <w:div w:id="296035038">
                  <w:marLeft w:val="0"/>
                  <w:marRight w:val="0"/>
                  <w:marTop w:val="0"/>
                  <w:marBottom w:val="0"/>
                  <w:divBdr>
                    <w:top w:val="none" w:sz="0" w:space="0" w:color="auto"/>
                    <w:left w:val="none" w:sz="0" w:space="0" w:color="auto"/>
                    <w:bottom w:val="none" w:sz="0" w:space="0" w:color="auto"/>
                    <w:right w:val="none" w:sz="0" w:space="0" w:color="auto"/>
                  </w:divBdr>
                </w:div>
                <w:div w:id="306714005">
                  <w:marLeft w:val="0"/>
                  <w:marRight w:val="0"/>
                  <w:marTop w:val="0"/>
                  <w:marBottom w:val="0"/>
                  <w:divBdr>
                    <w:top w:val="none" w:sz="0" w:space="0" w:color="auto"/>
                    <w:left w:val="none" w:sz="0" w:space="0" w:color="auto"/>
                    <w:bottom w:val="none" w:sz="0" w:space="0" w:color="auto"/>
                    <w:right w:val="none" w:sz="0" w:space="0" w:color="auto"/>
                  </w:divBdr>
                </w:div>
                <w:div w:id="328598241">
                  <w:marLeft w:val="0"/>
                  <w:marRight w:val="0"/>
                  <w:marTop w:val="0"/>
                  <w:marBottom w:val="0"/>
                  <w:divBdr>
                    <w:top w:val="none" w:sz="0" w:space="0" w:color="auto"/>
                    <w:left w:val="none" w:sz="0" w:space="0" w:color="auto"/>
                    <w:bottom w:val="none" w:sz="0" w:space="0" w:color="auto"/>
                    <w:right w:val="none" w:sz="0" w:space="0" w:color="auto"/>
                  </w:divBdr>
                </w:div>
                <w:div w:id="330252824">
                  <w:marLeft w:val="0"/>
                  <w:marRight w:val="0"/>
                  <w:marTop w:val="0"/>
                  <w:marBottom w:val="0"/>
                  <w:divBdr>
                    <w:top w:val="none" w:sz="0" w:space="0" w:color="auto"/>
                    <w:left w:val="none" w:sz="0" w:space="0" w:color="auto"/>
                    <w:bottom w:val="none" w:sz="0" w:space="0" w:color="auto"/>
                    <w:right w:val="none" w:sz="0" w:space="0" w:color="auto"/>
                  </w:divBdr>
                </w:div>
                <w:div w:id="342977086">
                  <w:marLeft w:val="0"/>
                  <w:marRight w:val="0"/>
                  <w:marTop w:val="0"/>
                  <w:marBottom w:val="0"/>
                  <w:divBdr>
                    <w:top w:val="none" w:sz="0" w:space="0" w:color="auto"/>
                    <w:left w:val="none" w:sz="0" w:space="0" w:color="auto"/>
                    <w:bottom w:val="none" w:sz="0" w:space="0" w:color="auto"/>
                    <w:right w:val="none" w:sz="0" w:space="0" w:color="auto"/>
                  </w:divBdr>
                </w:div>
                <w:div w:id="356665475">
                  <w:marLeft w:val="0"/>
                  <w:marRight w:val="0"/>
                  <w:marTop w:val="0"/>
                  <w:marBottom w:val="0"/>
                  <w:divBdr>
                    <w:top w:val="none" w:sz="0" w:space="0" w:color="auto"/>
                    <w:left w:val="none" w:sz="0" w:space="0" w:color="auto"/>
                    <w:bottom w:val="none" w:sz="0" w:space="0" w:color="auto"/>
                    <w:right w:val="none" w:sz="0" w:space="0" w:color="auto"/>
                  </w:divBdr>
                </w:div>
                <w:div w:id="360788987">
                  <w:marLeft w:val="0"/>
                  <w:marRight w:val="0"/>
                  <w:marTop w:val="0"/>
                  <w:marBottom w:val="0"/>
                  <w:divBdr>
                    <w:top w:val="none" w:sz="0" w:space="0" w:color="auto"/>
                    <w:left w:val="none" w:sz="0" w:space="0" w:color="auto"/>
                    <w:bottom w:val="none" w:sz="0" w:space="0" w:color="auto"/>
                    <w:right w:val="none" w:sz="0" w:space="0" w:color="auto"/>
                  </w:divBdr>
                </w:div>
                <w:div w:id="370494950">
                  <w:marLeft w:val="0"/>
                  <w:marRight w:val="0"/>
                  <w:marTop w:val="0"/>
                  <w:marBottom w:val="0"/>
                  <w:divBdr>
                    <w:top w:val="none" w:sz="0" w:space="0" w:color="auto"/>
                    <w:left w:val="none" w:sz="0" w:space="0" w:color="auto"/>
                    <w:bottom w:val="none" w:sz="0" w:space="0" w:color="auto"/>
                    <w:right w:val="none" w:sz="0" w:space="0" w:color="auto"/>
                  </w:divBdr>
                </w:div>
                <w:div w:id="372462561">
                  <w:marLeft w:val="0"/>
                  <w:marRight w:val="0"/>
                  <w:marTop w:val="0"/>
                  <w:marBottom w:val="0"/>
                  <w:divBdr>
                    <w:top w:val="none" w:sz="0" w:space="0" w:color="auto"/>
                    <w:left w:val="none" w:sz="0" w:space="0" w:color="auto"/>
                    <w:bottom w:val="none" w:sz="0" w:space="0" w:color="auto"/>
                    <w:right w:val="none" w:sz="0" w:space="0" w:color="auto"/>
                  </w:divBdr>
                </w:div>
                <w:div w:id="380061535">
                  <w:marLeft w:val="0"/>
                  <w:marRight w:val="0"/>
                  <w:marTop w:val="0"/>
                  <w:marBottom w:val="0"/>
                  <w:divBdr>
                    <w:top w:val="none" w:sz="0" w:space="0" w:color="auto"/>
                    <w:left w:val="none" w:sz="0" w:space="0" w:color="auto"/>
                    <w:bottom w:val="none" w:sz="0" w:space="0" w:color="auto"/>
                    <w:right w:val="none" w:sz="0" w:space="0" w:color="auto"/>
                  </w:divBdr>
                </w:div>
                <w:div w:id="395326940">
                  <w:marLeft w:val="0"/>
                  <w:marRight w:val="0"/>
                  <w:marTop w:val="0"/>
                  <w:marBottom w:val="0"/>
                  <w:divBdr>
                    <w:top w:val="none" w:sz="0" w:space="0" w:color="auto"/>
                    <w:left w:val="none" w:sz="0" w:space="0" w:color="auto"/>
                    <w:bottom w:val="none" w:sz="0" w:space="0" w:color="auto"/>
                    <w:right w:val="none" w:sz="0" w:space="0" w:color="auto"/>
                  </w:divBdr>
                </w:div>
                <w:div w:id="399593737">
                  <w:marLeft w:val="0"/>
                  <w:marRight w:val="0"/>
                  <w:marTop w:val="0"/>
                  <w:marBottom w:val="0"/>
                  <w:divBdr>
                    <w:top w:val="none" w:sz="0" w:space="0" w:color="auto"/>
                    <w:left w:val="none" w:sz="0" w:space="0" w:color="auto"/>
                    <w:bottom w:val="none" w:sz="0" w:space="0" w:color="auto"/>
                    <w:right w:val="none" w:sz="0" w:space="0" w:color="auto"/>
                  </w:divBdr>
                </w:div>
                <w:div w:id="401562917">
                  <w:marLeft w:val="0"/>
                  <w:marRight w:val="0"/>
                  <w:marTop w:val="0"/>
                  <w:marBottom w:val="0"/>
                  <w:divBdr>
                    <w:top w:val="none" w:sz="0" w:space="0" w:color="auto"/>
                    <w:left w:val="none" w:sz="0" w:space="0" w:color="auto"/>
                    <w:bottom w:val="none" w:sz="0" w:space="0" w:color="auto"/>
                    <w:right w:val="none" w:sz="0" w:space="0" w:color="auto"/>
                  </w:divBdr>
                </w:div>
                <w:div w:id="406926942">
                  <w:marLeft w:val="0"/>
                  <w:marRight w:val="0"/>
                  <w:marTop w:val="0"/>
                  <w:marBottom w:val="0"/>
                  <w:divBdr>
                    <w:top w:val="none" w:sz="0" w:space="0" w:color="auto"/>
                    <w:left w:val="none" w:sz="0" w:space="0" w:color="auto"/>
                    <w:bottom w:val="none" w:sz="0" w:space="0" w:color="auto"/>
                    <w:right w:val="none" w:sz="0" w:space="0" w:color="auto"/>
                  </w:divBdr>
                </w:div>
                <w:div w:id="419764092">
                  <w:marLeft w:val="0"/>
                  <w:marRight w:val="0"/>
                  <w:marTop w:val="0"/>
                  <w:marBottom w:val="0"/>
                  <w:divBdr>
                    <w:top w:val="none" w:sz="0" w:space="0" w:color="auto"/>
                    <w:left w:val="none" w:sz="0" w:space="0" w:color="auto"/>
                    <w:bottom w:val="none" w:sz="0" w:space="0" w:color="auto"/>
                    <w:right w:val="none" w:sz="0" w:space="0" w:color="auto"/>
                  </w:divBdr>
                </w:div>
                <w:div w:id="427313672">
                  <w:marLeft w:val="0"/>
                  <w:marRight w:val="0"/>
                  <w:marTop w:val="0"/>
                  <w:marBottom w:val="0"/>
                  <w:divBdr>
                    <w:top w:val="none" w:sz="0" w:space="0" w:color="auto"/>
                    <w:left w:val="none" w:sz="0" w:space="0" w:color="auto"/>
                    <w:bottom w:val="none" w:sz="0" w:space="0" w:color="auto"/>
                    <w:right w:val="none" w:sz="0" w:space="0" w:color="auto"/>
                  </w:divBdr>
                </w:div>
                <w:div w:id="427313846">
                  <w:marLeft w:val="0"/>
                  <w:marRight w:val="0"/>
                  <w:marTop w:val="0"/>
                  <w:marBottom w:val="0"/>
                  <w:divBdr>
                    <w:top w:val="none" w:sz="0" w:space="0" w:color="auto"/>
                    <w:left w:val="none" w:sz="0" w:space="0" w:color="auto"/>
                    <w:bottom w:val="none" w:sz="0" w:space="0" w:color="auto"/>
                    <w:right w:val="none" w:sz="0" w:space="0" w:color="auto"/>
                  </w:divBdr>
                </w:div>
                <w:div w:id="428627346">
                  <w:marLeft w:val="0"/>
                  <w:marRight w:val="0"/>
                  <w:marTop w:val="0"/>
                  <w:marBottom w:val="0"/>
                  <w:divBdr>
                    <w:top w:val="none" w:sz="0" w:space="0" w:color="auto"/>
                    <w:left w:val="none" w:sz="0" w:space="0" w:color="auto"/>
                    <w:bottom w:val="none" w:sz="0" w:space="0" w:color="auto"/>
                    <w:right w:val="none" w:sz="0" w:space="0" w:color="auto"/>
                  </w:divBdr>
                </w:div>
                <w:div w:id="448814411">
                  <w:marLeft w:val="0"/>
                  <w:marRight w:val="0"/>
                  <w:marTop w:val="0"/>
                  <w:marBottom w:val="0"/>
                  <w:divBdr>
                    <w:top w:val="none" w:sz="0" w:space="0" w:color="auto"/>
                    <w:left w:val="none" w:sz="0" w:space="0" w:color="auto"/>
                    <w:bottom w:val="none" w:sz="0" w:space="0" w:color="auto"/>
                    <w:right w:val="none" w:sz="0" w:space="0" w:color="auto"/>
                  </w:divBdr>
                </w:div>
                <w:div w:id="458644357">
                  <w:marLeft w:val="0"/>
                  <w:marRight w:val="0"/>
                  <w:marTop w:val="0"/>
                  <w:marBottom w:val="0"/>
                  <w:divBdr>
                    <w:top w:val="none" w:sz="0" w:space="0" w:color="auto"/>
                    <w:left w:val="none" w:sz="0" w:space="0" w:color="auto"/>
                    <w:bottom w:val="none" w:sz="0" w:space="0" w:color="auto"/>
                    <w:right w:val="none" w:sz="0" w:space="0" w:color="auto"/>
                  </w:divBdr>
                </w:div>
                <w:div w:id="464932617">
                  <w:marLeft w:val="0"/>
                  <w:marRight w:val="0"/>
                  <w:marTop w:val="0"/>
                  <w:marBottom w:val="0"/>
                  <w:divBdr>
                    <w:top w:val="none" w:sz="0" w:space="0" w:color="auto"/>
                    <w:left w:val="none" w:sz="0" w:space="0" w:color="auto"/>
                    <w:bottom w:val="none" w:sz="0" w:space="0" w:color="auto"/>
                    <w:right w:val="none" w:sz="0" w:space="0" w:color="auto"/>
                  </w:divBdr>
                </w:div>
                <w:div w:id="475686289">
                  <w:marLeft w:val="0"/>
                  <w:marRight w:val="0"/>
                  <w:marTop w:val="0"/>
                  <w:marBottom w:val="0"/>
                  <w:divBdr>
                    <w:top w:val="none" w:sz="0" w:space="0" w:color="auto"/>
                    <w:left w:val="none" w:sz="0" w:space="0" w:color="auto"/>
                    <w:bottom w:val="none" w:sz="0" w:space="0" w:color="auto"/>
                    <w:right w:val="none" w:sz="0" w:space="0" w:color="auto"/>
                  </w:divBdr>
                </w:div>
                <w:div w:id="479925940">
                  <w:marLeft w:val="0"/>
                  <w:marRight w:val="0"/>
                  <w:marTop w:val="0"/>
                  <w:marBottom w:val="0"/>
                  <w:divBdr>
                    <w:top w:val="none" w:sz="0" w:space="0" w:color="auto"/>
                    <w:left w:val="none" w:sz="0" w:space="0" w:color="auto"/>
                    <w:bottom w:val="none" w:sz="0" w:space="0" w:color="auto"/>
                    <w:right w:val="none" w:sz="0" w:space="0" w:color="auto"/>
                  </w:divBdr>
                </w:div>
                <w:div w:id="503669299">
                  <w:marLeft w:val="0"/>
                  <w:marRight w:val="0"/>
                  <w:marTop w:val="0"/>
                  <w:marBottom w:val="0"/>
                  <w:divBdr>
                    <w:top w:val="none" w:sz="0" w:space="0" w:color="auto"/>
                    <w:left w:val="none" w:sz="0" w:space="0" w:color="auto"/>
                    <w:bottom w:val="none" w:sz="0" w:space="0" w:color="auto"/>
                    <w:right w:val="none" w:sz="0" w:space="0" w:color="auto"/>
                  </w:divBdr>
                </w:div>
                <w:div w:id="542912078">
                  <w:marLeft w:val="0"/>
                  <w:marRight w:val="0"/>
                  <w:marTop w:val="0"/>
                  <w:marBottom w:val="0"/>
                  <w:divBdr>
                    <w:top w:val="none" w:sz="0" w:space="0" w:color="auto"/>
                    <w:left w:val="none" w:sz="0" w:space="0" w:color="auto"/>
                    <w:bottom w:val="none" w:sz="0" w:space="0" w:color="auto"/>
                    <w:right w:val="none" w:sz="0" w:space="0" w:color="auto"/>
                  </w:divBdr>
                </w:div>
                <w:div w:id="543441276">
                  <w:marLeft w:val="0"/>
                  <w:marRight w:val="0"/>
                  <w:marTop w:val="0"/>
                  <w:marBottom w:val="0"/>
                  <w:divBdr>
                    <w:top w:val="none" w:sz="0" w:space="0" w:color="auto"/>
                    <w:left w:val="none" w:sz="0" w:space="0" w:color="auto"/>
                    <w:bottom w:val="none" w:sz="0" w:space="0" w:color="auto"/>
                    <w:right w:val="none" w:sz="0" w:space="0" w:color="auto"/>
                  </w:divBdr>
                </w:div>
                <w:div w:id="543909577">
                  <w:marLeft w:val="0"/>
                  <w:marRight w:val="0"/>
                  <w:marTop w:val="0"/>
                  <w:marBottom w:val="0"/>
                  <w:divBdr>
                    <w:top w:val="none" w:sz="0" w:space="0" w:color="auto"/>
                    <w:left w:val="none" w:sz="0" w:space="0" w:color="auto"/>
                    <w:bottom w:val="none" w:sz="0" w:space="0" w:color="auto"/>
                    <w:right w:val="none" w:sz="0" w:space="0" w:color="auto"/>
                  </w:divBdr>
                </w:div>
                <w:div w:id="589696894">
                  <w:marLeft w:val="0"/>
                  <w:marRight w:val="0"/>
                  <w:marTop w:val="0"/>
                  <w:marBottom w:val="0"/>
                  <w:divBdr>
                    <w:top w:val="none" w:sz="0" w:space="0" w:color="auto"/>
                    <w:left w:val="none" w:sz="0" w:space="0" w:color="auto"/>
                    <w:bottom w:val="none" w:sz="0" w:space="0" w:color="auto"/>
                    <w:right w:val="none" w:sz="0" w:space="0" w:color="auto"/>
                  </w:divBdr>
                </w:div>
                <w:div w:id="591276993">
                  <w:marLeft w:val="0"/>
                  <w:marRight w:val="0"/>
                  <w:marTop w:val="0"/>
                  <w:marBottom w:val="0"/>
                  <w:divBdr>
                    <w:top w:val="none" w:sz="0" w:space="0" w:color="auto"/>
                    <w:left w:val="none" w:sz="0" w:space="0" w:color="auto"/>
                    <w:bottom w:val="none" w:sz="0" w:space="0" w:color="auto"/>
                    <w:right w:val="none" w:sz="0" w:space="0" w:color="auto"/>
                  </w:divBdr>
                </w:div>
                <w:div w:id="591427296">
                  <w:marLeft w:val="0"/>
                  <w:marRight w:val="0"/>
                  <w:marTop w:val="0"/>
                  <w:marBottom w:val="0"/>
                  <w:divBdr>
                    <w:top w:val="none" w:sz="0" w:space="0" w:color="auto"/>
                    <w:left w:val="none" w:sz="0" w:space="0" w:color="auto"/>
                    <w:bottom w:val="none" w:sz="0" w:space="0" w:color="auto"/>
                    <w:right w:val="none" w:sz="0" w:space="0" w:color="auto"/>
                  </w:divBdr>
                </w:div>
                <w:div w:id="593519876">
                  <w:marLeft w:val="0"/>
                  <w:marRight w:val="0"/>
                  <w:marTop w:val="0"/>
                  <w:marBottom w:val="0"/>
                  <w:divBdr>
                    <w:top w:val="none" w:sz="0" w:space="0" w:color="auto"/>
                    <w:left w:val="none" w:sz="0" w:space="0" w:color="auto"/>
                    <w:bottom w:val="none" w:sz="0" w:space="0" w:color="auto"/>
                    <w:right w:val="none" w:sz="0" w:space="0" w:color="auto"/>
                  </w:divBdr>
                </w:div>
                <w:div w:id="604845851">
                  <w:marLeft w:val="0"/>
                  <w:marRight w:val="0"/>
                  <w:marTop w:val="0"/>
                  <w:marBottom w:val="0"/>
                  <w:divBdr>
                    <w:top w:val="none" w:sz="0" w:space="0" w:color="auto"/>
                    <w:left w:val="none" w:sz="0" w:space="0" w:color="auto"/>
                    <w:bottom w:val="none" w:sz="0" w:space="0" w:color="auto"/>
                    <w:right w:val="none" w:sz="0" w:space="0" w:color="auto"/>
                  </w:divBdr>
                </w:div>
                <w:div w:id="621378464">
                  <w:marLeft w:val="0"/>
                  <w:marRight w:val="0"/>
                  <w:marTop w:val="0"/>
                  <w:marBottom w:val="0"/>
                  <w:divBdr>
                    <w:top w:val="none" w:sz="0" w:space="0" w:color="auto"/>
                    <w:left w:val="none" w:sz="0" w:space="0" w:color="auto"/>
                    <w:bottom w:val="none" w:sz="0" w:space="0" w:color="auto"/>
                    <w:right w:val="none" w:sz="0" w:space="0" w:color="auto"/>
                  </w:divBdr>
                </w:div>
                <w:div w:id="628971575">
                  <w:marLeft w:val="0"/>
                  <w:marRight w:val="0"/>
                  <w:marTop w:val="0"/>
                  <w:marBottom w:val="0"/>
                  <w:divBdr>
                    <w:top w:val="none" w:sz="0" w:space="0" w:color="auto"/>
                    <w:left w:val="none" w:sz="0" w:space="0" w:color="auto"/>
                    <w:bottom w:val="none" w:sz="0" w:space="0" w:color="auto"/>
                    <w:right w:val="none" w:sz="0" w:space="0" w:color="auto"/>
                  </w:divBdr>
                </w:div>
                <w:div w:id="634021272">
                  <w:marLeft w:val="0"/>
                  <w:marRight w:val="0"/>
                  <w:marTop w:val="0"/>
                  <w:marBottom w:val="0"/>
                  <w:divBdr>
                    <w:top w:val="none" w:sz="0" w:space="0" w:color="auto"/>
                    <w:left w:val="none" w:sz="0" w:space="0" w:color="auto"/>
                    <w:bottom w:val="none" w:sz="0" w:space="0" w:color="auto"/>
                    <w:right w:val="none" w:sz="0" w:space="0" w:color="auto"/>
                  </w:divBdr>
                </w:div>
                <w:div w:id="636254871">
                  <w:marLeft w:val="0"/>
                  <w:marRight w:val="0"/>
                  <w:marTop w:val="0"/>
                  <w:marBottom w:val="0"/>
                  <w:divBdr>
                    <w:top w:val="none" w:sz="0" w:space="0" w:color="auto"/>
                    <w:left w:val="none" w:sz="0" w:space="0" w:color="auto"/>
                    <w:bottom w:val="none" w:sz="0" w:space="0" w:color="auto"/>
                    <w:right w:val="none" w:sz="0" w:space="0" w:color="auto"/>
                  </w:divBdr>
                </w:div>
                <w:div w:id="638532657">
                  <w:marLeft w:val="0"/>
                  <w:marRight w:val="0"/>
                  <w:marTop w:val="0"/>
                  <w:marBottom w:val="0"/>
                  <w:divBdr>
                    <w:top w:val="none" w:sz="0" w:space="0" w:color="auto"/>
                    <w:left w:val="none" w:sz="0" w:space="0" w:color="auto"/>
                    <w:bottom w:val="none" w:sz="0" w:space="0" w:color="auto"/>
                    <w:right w:val="none" w:sz="0" w:space="0" w:color="auto"/>
                  </w:divBdr>
                </w:div>
                <w:div w:id="643893944">
                  <w:marLeft w:val="0"/>
                  <w:marRight w:val="0"/>
                  <w:marTop w:val="0"/>
                  <w:marBottom w:val="0"/>
                  <w:divBdr>
                    <w:top w:val="none" w:sz="0" w:space="0" w:color="auto"/>
                    <w:left w:val="none" w:sz="0" w:space="0" w:color="auto"/>
                    <w:bottom w:val="none" w:sz="0" w:space="0" w:color="auto"/>
                    <w:right w:val="none" w:sz="0" w:space="0" w:color="auto"/>
                  </w:divBdr>
                </w:div>
                <w:div w:id="646520585">
                  <w:marLeft w:val="0"/>
                  <w:marRight w:val="0"/>
                  <w:marTop w:val="0"/>
                  <w:marBottom w:val="0"/>
                  <w:divBdr>
                    <w:top w:val="none" w:sz="0" w:space="0" w:color="auto"/>
                    <w:left w:val="none" w:sz="0" w:space="0" w:color="auto"/>
                    <w:bottom w:val="none" w:sz="0" w:space="0" w:color="auto"/>
                    <w:right w:val="none" w:sz="0" w:space="0" w:color="auto"/>
                  </w:divBdr>
                </w:div>
                <w:div w:id="662850878">
                  <w:marLeft w:val="0"/>
                  <w:marRight w:val="0"/>
                  <w:marTop w:val="0"/>
                  <w:marBottom w:val="0"/>
                  <w:divBdr>
                    <w:top w:val="none" w:sz="0" w:space="0" w:color="auto"/>
                    <w:left w:val="none" w:sz="0" w:space="0" w:color="auto"/>
                    <w:bottom w:val="none" w:sz="0" w:space="0" w:color="auto"/>
                    <w:right w:val="none" w:sz="0" w:space="0" w:color="auto"/>
                  </w:divBdr>
                </w:div>
                <w:div w:id="668564427">
                  <w:marLeft w:val="0"/>
                  <w:marRight w:val="0"/>
                  <w:marTop w:val="0"/>
                  <w:marBottom w:val="0"/>
                  <w:divBdr>
                    <w:top w:val="none" w:sz="0" w:space="0" w:color="auto"/>
                    <w:left w:val="none" w:sz="0" w:space="0" w:color="auto"/>
                    <w:bottom w:val="none" w:sz="0" w:space="0" w:color="auto"/>
                    <w:right w:val="none" w:sz="0" w:space="0" w:color="auto"/>
                  </w:divBdr>
                </w:div>
                <w:div w:id="669259124">
                  <w:marLeft w:val="0"/>
                  <w:marRight w:val="0"/>
                  <w:marTop w:val="0"/>
                  <w:marBottom w:val="0"/>
                  <w:divBdr>
                    <w:top w:val="none" w:sz="0" w:space="0" w:color="auto"/>
                    <w:left w:val="none" w:sz="0" w:space="0" w:color="auto"/>
                    <w:bottom w:val="none" w:sz="0" w:space="0" w:color="auto"/>
                    <w:right w:val="none" w:sz="0" w:space="0" w:color="auto"/>
                  </w:divBdr>
                </w:div>
                <w:div w:id="676887865">
                  <w:marLeft w:val="0"/>
                  <w:marRight w:val="0"/>
                  <w:marTop w:val="0"/>
                  <w:marBottom w:val="0"/>
                  <w:divBdr>
                    <w:top w:val="none" w:sz="0" w:space="0" w:color="auto"/>
                    <w:left w:val="none" w:sz="0" w:space="0" w:color="auto"/>
                    <w:bottom w:val="none" w:sz="0" w:space="0" w:color="auto"/>
                    <w:right w:val="none" w:sz="0" w:space="0" w:color="auto"/>
                  </w:divBdr>
                </w:div>
                <w:div w:id="691999090">
                  <w:marLeft w:val="0"/>
                  <w:marRight w:val="0"/>
                  <w:marTop w:val="0"/>
                  <w:marBottom w:val="0"/>
                  <w:divBdr>
                    <w:top w:val="none" w:sz="0" w:space="0" w:color="auto"/>
                    <w:left w:val="none" w:sz="0" w:space="0" w:color="auto"/>
                    <w:bottom w:val="none" w:sz="0" w:space="0" w:color="auto"/>
                    <w:right w:val="none" w:sz="0" w:space="0" w:color="auto"/>
                  </w:divBdr>
                </w:div>
                <w:div w:id="694620436">
                  <w:marLeft w:val="0"/>
                  <w:marRight w:val="0"/>
                  <w:marTop w:val="0"/>
                  <w:marBottom w:val="0"/>
                  <w:divBdr>
                    <w:top w:val="none" w:sz="0" w:space="0" w:color="auto"/>
                    <w:left w:val="none" w:sz="0" w:space="0" w:color="auto"/>
                    <w:bottom w:val="none" w:sz="0" w:space="0" w:color="auto"/>
                    <w:right w:val="none" w:sz="0" w:space="0" w:color="auto"/>
                  </w:divBdr>
                </w:div>
                <w:div w:id="695346045">
                  <w:marLeft w:val="0"/>
                  <w:marRight w:val="0"/>
                  <w:marTop w:val="0"/>
                  <w:marBottom w:val="0"/>
                  <w:divBdr>
                    <w:top w:val="none" w:sz="0" w:space="0" w:color="auto"/>
                    <w:left w:val="none" w:sz="0" w:space="0" w:color="auto"/>
                    <w:bottom w:val="none" w:sz="0" w:space="0" w:color="auto"/>
                    <w:right w:val="none" w:sz="0" w:space="0" w:color="auto"/>
                  </w:divBdr>
                </w:div>
                <w:div w:id="709695676">
                  <w:marLeft w:val="0"/>
                  <w:marRight w:val="0"/>
                  <w:marTop w:val="0"/>
                  <w:marBottom w:val="0"/>
                  <w:divBdr>
                    <w:top w:val="none" w:sz="0" w:space="0" w:color="auto"/>
                    <w:left w:val="none" w:sz="0" w:space="0" w:color="auto"/>
                    <w:bottom w:val="none" w:sz="0" w:space="0" w:color="auto"/>
                    <w:right w:val="none" w:sz="0" w:space="0" w:color="auto"/>
                  </w:divBdr>
                </w:div>
                <w:div w:id="720401277">
                  <w:marLeft w:val="0"/>
                  <w:marRight w:val="0"/>
                  <w:marTop w:val="0"/>
                  <w:marBottom w:val="0"/>
                  <w:divBdr>
                    <w:top w:val="none" w:sz="0" w:space="0" w:color="auto"/>
                    <w:left w:val="none" w:sz="0" w:space="0" w:color="auto"/>
                    <w:bottom w:val="none" w:sz="0" w:space="0" w:color="auto"/>
                    <w:right w:val="none" w:sz="0" w:space="0" w:color="auto"/>
                  </w:divBdr>
                </w:div>
                <w:div w:id="731805341">
                  <w:marLeft w:val="0"/>
                  <w:marRight w:val="0"/>
                  <w:marTop w:val="0"/>
                  <w:marBottom w:val="0"/>
                  <w:divBdr>
                    <w:top w:val="none" w:sz="0" w:space="0" w:color="auto"/>
                    <w:left w:val="none" w:sz="0" w:space="0" w:color="auto"/>
                    <w:bottom w:val="none" w:sz="0" w:space="0" w:color="auto"/>
                    <w:right w:val="none" w:sz="0" w:space="0" w:color="auto"/>
                  </w:divBdr>
                </w:div>
                <w:div w:id="737943760">
                  <w:marLeft w:val="0"/>
                  <w:marRight w:val="0"/>
                  <w:marTop w:val="0"/>
                  <w:marBottom w:val="0"/>
                  <w:divBdr>
                    <w:top w:val="none" w:sz="0" w:space="0" w:color="auto"/>
                    <w:left w:val="none" w:sz="0" w:space="0" w:color="auto"/>
                    <w:bottom w:val="none" w:sz="0" w:space="0" w:color="auto"/>
                    <w:right w:val="none" w:sz="0" w:space="0" w:color="auto"/>
                  </w:divBdr>
                </w:div>
                <w:div w:id="739672051">
                  <w:marLeft w:val="0"/>
                  <w:marRight w:val="0"/>
                  <w:marTop w:val="0"/>
                  <w:marBottom w:val="0"/>
                  <w:divBdr>
                    <w:top w:val="none" w:sz="0" w:space="0" w:color="auto"/>
                    <w:left w:val="none" w:sz="0" w:space="0" w:color="auto"/>
                    <w:bottom w:val="none" w:sz="0" w:space="0" w:color="auto"/>
                    <w:right w:val="none" w:sz="0" w:space="0" w:color="auto"/>
                  </w:divBdr>
                </w:div>
                <w:div w:id="747190649">
                  <w:marLeft w:val="0"/>
                  <w:marRight w:val="0"/>
                  <w:marTop w:val="0"/>
                  <w:marBottom w:val="0"/>
                  <w:divBdr>
                    <w:top w:val="none" w:sz="0" w:space="0" w:color="auto"/>
                    <w:left w:val="none" w:sz="0" w:space="0" w:color="auto"/>
                    <w:bottom w:val="none" w:sz="0" w:space="0" w:color="auto"/>
                    <w:right w:val="none" w:sz="0" w:space="0" w:color="auto"/>
                  </w:divBdr>
                </w:div>
                <w:div w:id="748694280">
                  <w:marLeft w:val="0"/>
                  <w:marRight w:val="0"/>
                  <w:marTop w:val="0"/>
                  <w:marBottom w:val="0"/>
                  <w:divBdr>
                    <w:top w:val="none" w:sz="0" w:space="0" w:color="auto"/>
                    <w:left w:val="none" w:sz="0" w:space="0" w:color="auto"/>
                    <w:bottom w:val="none" w:sz="0" w:space="0" w:color="auto"/>
                    <w:right w:val="none" w:sz="0" w:space="0" w:color="auto"/>
                  </w:divBdr>
                </w:div>
                <w:div w:id="755634845">
                  <w:marLeft w:val="0"/>
                  <w:marRight w:val="0"/>
                  <w:marTop w:val="0"/>
                  <w:marBottom w:val="0"/>
                  <w:divBdr>
                    <w:top w:val="none" w:sz="0" w:space="0" w:color="auto"/>
                    <w:left w:val="none" w:sz="0" w:space="0" w:color="auto"/>
                    <w:bottom w:val="none" w:sz="0" w:space="0" w:color="auto"/>
                    <w:right w:val="none" w:sz="0" w:space="0" w:color="auto"/>
                  </w:divBdr>
                </w:div>
                <w:div w:id="756286583">
                  <w:marLeft w:val="0"/>
                  <w:marRight w:val="0"/>
                  <w:marTop w:val="0"/>
                  <w:marBottom w:val="0"/>
                  <w:divBdr>
                    <w:top w:val="none" w:sz="0" w:space="0" w:color="auto"/>
                    <w:left w:val="none" w:sz="0" w:space="0" w:color="auto"/>
                    <w:bottom w:val="none" w:sz="0" w:space="0" w:color="auto"/>
                    <w:right w:val="none" w:sz="0" w:space="0" w:color="auto"/>
                  </w:divBdr>
                </w:div>
                <w:div w:id="757137777">
                  <w:marLeft w:val="0"/>
                  <w:marRight w:val="0"/>
                  <w:marTop w:val="0"/>
                  <w:marBottom w:val="0"/>
                  <w:divBdr>
                    <w:top w:val="none" w:sz="0" w:space="0" w:color="auto"/>
                    <w:left w:val="none" w:sz="0" w:space="0" w:color="auto"/>
                    <w:bottom w:val="none" w:sz="0" w:space="0" w:color="auto"/>
                    <w:right w:val="none" w:sz="0" w:space="0" w:color="auto"/>
                  </w:divBdr>
                </w:div>
                <w:div w:id="760101145">
                  <w:marLeft w:val="0"/>
                  <w:marRight w:val="0"/>
                  <w:marTop w:val="0"/>
                  <w:marBottom w:val="0"/>
                  <w:divBdr>
                    <w:top w:val="none" w:sz="0" w:space="0" w:color="auto"/>
                    <w:left w:val="none" w:sz="0" w:space="0" w:color="auto"/>
                    <w:bottom w:val="none" w:sz="0" w:space="0" w:color="auto"/>
                    <w:right w:val="none" w:sz="0" w:space="0" w:color="auto"/>
                  </w:divBdr>
                </w:div>
                <w:div w:id="783037612">
                  <w:marLeft w:val="0"/>
                  <w:marRight w:val="0"/>
                  <w:marTop w:val="0"/>
                  <w:marBottom w:val="0"/>
                  <w:divBdr>
                    <w:top w:val="none" w:sz="0" w:space="0" w:color="auto"/>
                    <w:left w:val="none" w:sz="0" w:space="0" w:color="auto"/>
                    <w:bottom w:val="none" w:sz="0" w:space="0" w:color="auto"/>
                    <w:right w:val="none" w:sz="0" w:space="0" w:color="auto"/>
                  </w:divBdr>
                </w:div>
                <w:div w:id="785153459">
                  <w:marLeft w:val="0"/>
                  <w:marRight w:val="0"/>
                  <w:marTop w:val="0"/>
                  <w:marBottom w:val="0"/>
                  <w:divBdr>
                    <w:top w:val="none" w:sz="0" w:space="0" w:color="auto"/>
                    <w:left w:val="none" w:sz="0" w:space="0" w:color="auto"/>
                    <w:bottom w:val="none" w:sz="0" w:space="0" w:color="auto"/>
                    <w:right w:val="none" w:sz="0" w:space="0" w:color="auto"/>
                  </w:divBdr>
                </w:div>
                <w:div w:id="790904390">
                  <w:marLeft w:val="0"/>
                  <w:marRight w:val="0"/>
                  <w:marTop w:val="0"/>
                  <w:marBottom w:val="0"/>
                  <w:divBdr>
                    <w:top w:val="none" w:sz="0" w:space="0" w:color="auto"/>
                    <w:left w:val="none" w:sz="0" w:space="0" w:color="auto"/>
                    <w:bottom w:val="none" w:sz="0" w:space="0" w:color="auto"/>
                    <w:right w:val="none" w:sz="0" w:space="0" w:color="auto"/>
                  </w:divBdr>
                </w:div>
                <w:div w:id="792750939">
                  <w:marLeft w:val="0"/>
                  <w:marRight w:val="0"/>
                  <w:marTop w:val="0"/>
                  <w:marBottom w:val="0"/>
                  <w:divBdr>
                    <w:top w:val="none" w:sz="0" w:space="0" w:color="auto"/>
                    <w:left w:val="none" w:sz="0" w:space="0" w:color="auto"/>
                    <w:bottom w:val="none" w:sz="0" w:space="0" w:color="auto"/>
                    <w:right w:val="none" w:sz="0" w:space="0" w:color="auto"/>
                  </w:divBdr>
                </w:div>
                <w:div w:id="795218470">
                  <w:marLeft w:val="0"/>
                  <w:marRight w:val="0"/>
                  <w:marTop w:val="0"/>
                  <w:marBottom w:val="0"/>
                  <w:divBdr>
                    <w:top w:val="none" w:sz="0" w:space="0" w:color="auto"/>
                    <w:left w:val="none" w:sz="0" w:space="0" w:color="auto"/>
                    <w:bottom w:val="none" w:sz="0" w:space="0" w:color="auto"/>
                    <w:right w:val="none" w:sz="0" w:space="0" w:color="auto"/>
                  </w:divBdr>
                </w:div>
                <w:div w:id="796216466">
                  <w:marLeft w:val="0"/>
                  <w:marRight w:val="0"/>
                  <w:marTop w:val="0"/>
                  <w:marBottom w:val="0"/>
                  <w:divBdr>
                    <w:top w:val="none" w:sz="0" w:space="0" w:color="auto"/>
                    <w:left w:val="none" w:sz="0" w:space="0" w:color="auto"/>
                    <w:bottom w:val="none" w:sz="0" w:space="0" w:color="auto"/>
                    <w:right w:val="none" w:sz="0" w:space="0" w:color="auto"/>
                  </w:divBdr>
                </w:div>
                <w:div w:id="800422243">
                  <w:marLeft w:val="0"/>
                  <w:marRight w:val="0"/>
                  <w:marTop w:val="0"/>
                  <w:marBottom w:val="0"/>
                  <w:divBdr>
                    <w:top w:val="none" w:sz="0" w:space="0" w:color="auto"/>
                    <w:left w:val="none" w:sz="0" w:space="0" w:color="auto"/>
                    <w:bottom w:val="none" w:sz="0" w:space="0" w:color="auto"/>
                    <w:right w:val="none" w:sz="0" w:space="0" w:color="auto"/>
                  </w:divBdr>
                </w:div>
                <w:div w:id="802963310">
                  <w:marLeft w:val="0"/>
                  <w:marRight w:val="0"/>
                  <w:marTop w:val="0"/>
                  <w:marBottom w:val="0"/>
                  <w:divBdr>
                    <w:top w:val="none" w:sz="0" w:space="0" w:color="auto"/>
                    <w:left w:val="none" w:sz="0" w:space="0" w:color="auto"/>
                    <w:bottom w:val="none" w:sz="0" w:space="0" w:color="auto"/>
                    <w:right w:val="none" w:sz="0" w:space="0" w:color="auto"/>
                  </w:divBdr>
                </w:div>
                <w:div w:id="813913319">
                  <w:marLeft w:val="0"/>
                  <w:marRight w:val="0"/>
                  <w:marTop w:val="0"/>
                  <w:marBottom w:val="0"/>
                  <w:divBdr>
                    <w:top w:val="none" w:sz="0" w:space="0" w:color="auto"/>
                    <w:left w:val="none" w:sz="0" w:space="0" w:color="auto"/>
                    <w:bottom w:val="none" w:sz="0" w:space="0" w:color="auto"/>
                    <w:right w:val="none" w:sz="0" w:space="0" w:color="auto"/>
                  </w:divBdr>
                </w:div>
                <w:div w:id="815145656">
                  <w:marLeft w:val="0"/>
                  <w:marRight w:val="0"/>
                  <w:marTop w:val="0"/>
                  <w:marBottom w:val="0"/>
                  <w:divBdr>
                    <w:top w:val="none" w:sz="0" w:space="0" w:color="auto"/>
                    <w:left w:val="none" w:sz="0" w:space="0" w:color="auto"/>
                    <w:bottom w:val="none" w:sz="0" w:space="0" w:color="auto"/>
                    <w:right w:val="none" w:sz="0" w:space="0" w:color="auto"/>
                  </w:divBdr>
                </w:div>
                <w:div w:id="823394517">
                  <w:marLeft w:val="0"/>
                  <w:marRight w:val="0"/>
                  <w:marTop w:val="0"/>
                  <w:marBottom w:val="0"/>
                  <w:divBdr>
                    <w:top w:val="none" w:sz="0" w:space="0" w:color="auto"/>
                    <w:left w:val="none" w:sz="0" w:space="0" w:color="auto"/>
                    <w:bottom w:val="none" w:sz="0" w:space="0" w:color="auto"/>
                    <w:right w:val="none" w:sz="0" w:space="0" w:color="auto"/>
                  </w:divBdr>
                </w:div>
                <w:div w:id="836457012">
                  <w:marLeft w:val="0"/>
                  <w:marRight w:val="0"/>
                  <w:marTop w:val="0"/>
                  <w:marBottom w:val="0"/>
                  <w:divBdr>
                    <w:top w:val="none" w:sz="0" w:space="0" w:color="auto"/>
                    <w:left w:val="none" w:sz="0" w:space="0" w:color="auto"/>
                    <w:bottom w:val="none" w:sz="0" w:space="0" w:color="auto"/>
                    <w:right w:val="none" w:sz="0" w:space="0" w:color="auto"/>
                  </w:divBdr>
                </w:div>
                <w:div w:id="836575117">
                  <w:marLeft w:val="0"/>
                  <w:marRight w:val="0"/>
                  <w:marTop w:val="0"/>
                  <w:marBottom w:val="0"/>
                  <w:divBdr>
                    <w:top w:val="none" w:sz="0" w:space="0" w:color="auto"/>
                    <w:left w:val="none" w:sz="0" w:space="0" w:color="auto"/>
                    <w:bottom w:val="none" w:sz="0" w:space="0" w:color="auto"/>
                    <w:right w:val="none" w:sz="0" w:space="0" w:color="auto"/>
                  </w:divBdr>
                </w:div>
                <w:div w:id="848911586">
                  <w:marLeft w:val="0"/>
                  <w:marRight w:val="0"/>
                  <w:marTop w:val="0"/>
                  <w:marBottom w:val="0"/>
                  <w:divBdr>
                    <w:top w:val="none" w:sz="0" w:space="0" w:color="auto"/>
                    <w:left w:val="none" w:sz="0" w:space="0" w:color="auto"/>
                    <w:bottom w:val="none" w:sz="0" w:space="0" w:color="auto"/>
                    <w:right w:val="none" w:sz="0" w:space="0" w:color="auto"/>
                  </w:divBdr>
                </w:div>
                <w:div w:id="862283479">
                  <w:marLeft w:val="0"/>
                  <w:marRight w:val="0"/>
                  <w:marTop w:val="0"/>
                  <w:marBottom w:val="0"/>
                  <w:divBdr>
                    <w:top w:val="none" w:sz="0" w:space="0" w:color="auto"/>
                    <w:left w:val="none" w:sz="0" w:space="0" w:color="auto"/>
                    <w:bottom w:val="none" w:sz="0" w:space="0" w:color="auto"/>
                    <w:right w:val="none" w:sz="0" w:space="0" w:color="auto"/>
                  </w:divBdr>
                </w:div>
                <w:div w:id="867371730">
                  <w:marLeft w:val="0"/>
                  <w:marRight w:val="0"/>
                  <w:marTop w:val="0"/>
                  <w:marBottom w:val="0"/>
                  <w:divBdr>
                    <w:top w:val="none" w:sz="0" w:space="0" w:color="auto"/>
                    <w:left w:val="none" w:sz="0" w:space="0" w:color="auto"/>
                    <w:bottom w:val="none" w:sz="0" w:space="0" w:color="auto"/>
                    <w:right w:val="none" w:sz="0" w:space="0" w:color="auto"/>
                  </w:divBdr>
                </w:div>
                <w:div w:id="870611114">
                  <w:marLeft w:val="0"/>
                  <w:marRight w:val="0"/>
                  <w:marTop w:val="0"/>
                  <w:marBottom w:val="0"/>
                  <w:divBdr>
                    <w:top w:val="none" w:sz="0" w:space="0" w:color="auto"/>
                    <w:left w:val="none" w:sz="0" w:space="0" w:color="auto"/>
                    <w:bottom w:val="none" w:sz="0" w:space="0" w:color="auto"/>
                    <w:right w:val="none" w:sz="0" w:space="0" w:color="auto"/>
                  </w:divBdr>
                </w:div>
                <w:div w:id="875700135">
                  <w:marLeft w:val="0"/>
                  <w:marRight w:val="0"/>
                  <w:marTop w:val="0"/>
                  <w:marBottom w:val="0"/>
                  <w:divBdr>
                    <w:top w:val="none" w:sz="0" w:space="0" w:color="auto"/>
                    <w:left w:val="none" w:sz="0" w:space="0" w:color="auto"/>
                    <w:bottom w:val="none" w:sz="0" w:space="0" w:color="auto"/>
                    <w:right w:val="none" w:sz="0" w:space="0" w:color="auto"/>
                  </w:divBdr>
                </w:div>
                <w:div w:id="880751928">
                  <w:marLeft w:val="0"/>
                  <w:marRight w:val="0"/>
                  <w:marTop w:val="0"/>
                  <w:marBottom w:val="0"/>
                  <w:divBdr>
                    <w:top w:val="none" w:sz="0" w:space="0" w:color="auto"/>
                    <w:left w:val="none" w:sz="0" w:space="0" w:color="auto"/>
                    <w:bottom w:val="none" w:sz="0" w:space="0" w:color="auto"/>
                    <w:right w:val="none" w:sz="0" w:space="0" w:color="auto"/>
                  </w:divBdr>
                </w:div>
                <w:div w:id="886836017">
                  <w:marLeft w:val="0"/>
                  <w:marRight w:val="0"/>
                  <w:marTop w:val="0"/>
                  <w:marBottom w:val="0"/>
                  <w:divBdr>
                    <w:top w:val="none" w:sz="0" w:space="0" w:color="auto"/>
                    <w:left w:val="none" w:sz="0" w:space="0" w:color="auto"/>
                    <w:bottom w:val="none" w:sz="0" w:space="0" w:color="auto"/>
                    <w:right w:val="none" w:sz="0" w:space="0" w:color="auto"/>
                  </w:divBdr>
                </w:div>
                <w:div w:id="890068867">
                  <w:marLeft w:val="0"/>
                  <w:marRight w:val="0"/>
                  <w:marTop w:val="0"/>
                  <w:marBottom w:val="0"/>
                  <w:divBdr>
                    <w:top w:val="none" w:sz="0" w:space="0" w:color="auto"/>
                    <w:left w:val="none" w:sz="0" w:space="0" w:color="auto"/>
                    <w:bottom w:val="none" w:sz="0" w:space="0" w:color="auto"/>
                    <w:right w:val="none" w:sz="0" w:space="0" w:color="auto"/>
                  </w:divBdr>
                </w:div>
                <w:div w:id="896473528">
                  <w:marLeft w:val="0"/>
                  <w:marRight w:val="0"/>
                  <w:marTop w:val="0"/>
                  <w:marBottom w:val="0"/>
                  <w:divBdr>
                    <w:top w:val="none" w:sz="0" w:space="0" w:color="auto"/>
                    <w:left w:val="none" w:sz="0" w:space="0" w:color="auto"/>
                    <w:bottom w:val="none" w:sz="0" w:space="0" w:color="auto"/>
                    <w:right w:val="none" w:sz="0" w:space="0" w:color="auto"/>
                  </w:divBdr>
                </w:div>
                <w:div w:id="897521839">
                  <w:marLeft w:val="0"/>
                  <w:marRight w:val="0"/>
                  <w:marTop w:val="0"/>
                  <w:marBottom w:val="0"/>
                  <w:divBdr>
                    <w:top w:val="none" w:sz="0" w:space="0" w:color="auto"/>
                    <w:left w:val="none" w:sz="0" w:space="0" w:color="auto"/>
                    <w:bottom w:val="none" w:sz="0" w:space="0" w:color="auto"/>
                    <w:right w:val="none" w:sz="0" w:space="0" w:color="auto"/>
                  </w:divBdr>
                </w:div>
                <w:div w:id="900676687">
                  <w:marLeft w:val="0"/>
                  <w:marRight w:val="0"/>
                  <w:marTop w:val="0"/>
                  <w:marBottom w:val="0"/>
                  <w:divBdr>
                    <w:top w:val="none" w:sz="0" w:space="0" w:color="auto"/>
                    <w:left w:val="none" w:sz="0" w:space="0" w:color="auto"/>
                    <w:bottom w:val="none" w:sz="0" w:space="0" w:color="auto"/>
                    <w:right w:val="none" w:sz="0" w:space="0" w:color="auto"/>
                  </w:divBdr>
                </w:div>
                <w:div w:id="907300290">
                  <w:marLeft w:val="0"/>
                  <w:marRight w:val="0"/>
                  <w:marTop w:val="0"/>
                  <w:marBottom w:val="0"/>
                  <w:divBdr>
                    <w:top w:val="none" w:sz="0" w:space="0" w:color="auto"/>
                    <w:left w:val="none" w:sz="0" w:space="0" w:color="auto"/>
                    <w:bottom w:val="none" w:sz="0" w:space="0" w:color="auto"/>
                    <w:right w:val="none" w:sz="0" w:space="0" w:color="auto"/>
                  </w:divBdr>
                </w:div>
                <w:div w:id="928776382">
                  <w:marLeft w:val="0"/>
                  <w:marRight w:val="0"/>
                  <w:marTop w:val="0"/>
                  <w:marBottom w:val="0"/>
                  <w:divBdr>
                    <w:top w:val="none" w:sz="0" w:space="0" w:color="auto"/>
                    <w:left w:val="none" w:sz="0" w:space="0" w:color="auto"/>
                    <w:bottom w:val="none" w:sz="0" w:space="0" w:color="auto"/>
                    <w:right w:val="none" w:sz="0" w:space="0" w:color="auto"/>
                  </w:divBdr>
                </w:div>
                <w:div w:id="933633726">
                  <w:marLeft w:val="0"/>
                  <w:marRight w:val="0"/>
                  <w:marTop w:val="0"/>
                  <w:marBottom w:val="0"/>
                  <w:divBdr>
                    <w:top w:val="none" w:sz="0" w:space="0" w:color="auto"/>
                    <w:left w:val="none" w:sz="0" w:space="0" w:color="auto"/>
                    <w:bottom w:val="none" w:sz="0" w:space="0" w:color="auto"/>
                    <w:right w:val="none" w:sz="0" w:space="0" w:color="auto"/>
                  </w:divBdr>
                </w:div>
                <w:div w:id="936599394">
                  <w:marLeft w:val="0"/>
                  <w:marRight w:val="0"/>
                  <w:marTop w:val="0"/>
                  <w:marBottom w:val="0"/>
                  <w:divBdr>
                    <w:top w:val="none" w:sz="0" w:space="0" w:color="auto"/>
                    <w:left w:val="none" w:sz="0" w:space="0" w:color="auto"/>
                    <w:bottom w:val="none" w:sz="0" w:space="0" w:color="auto"/>
                    <w:right w:val="none" w:sz="0" w:space="0" w:color="auto"/>
                  </w:divBdr>
                </w:div>
                <w:div w:id="940337864">
                  <w:marLeft w:val="0"/>
                  <w:marRight w:val="0"/>
                  <w:marTop w:val="0"/>
                  <w:marBottom w:val="0"/>
                  <w:divBdr>
                    <w:top w:val="none" w:sz="0" w:space="0" w:color="auto"/>
                    <w:left w:val="none" w:sz="0" w:space="0" w:color="auto"/>
                    <w:bottom w:val="none" w:sz="0" w:space="0" w:color="auto"/>
                    <w:right w:val="none" w:sz="0" w:space="0" w:color="auto"/>
                  </w:divBdr>
                </w:div>
                <w:div w:id="952517698">
                  <w:marLeft w:val="0"/>
                  <w:marRight w:val="0"/>
                  <w:marTop w:val="0"/>
                  <w:marBottom w:val="0"/>
                  <w:divBdr>
                    <w:top w:val="none" w:sz="0" w:space="0" w:color="auto"/>
                    <w:left w:val="none" w:sz="0" w:space="0" w:color="auto"/>
                    <w:bottom w:val="none" w:sz="0" w:space="0" w:color="auto"/>
                    <w:right w:val="none" w:sz="0" w:space="0" w:color="auto"/>
                  </w:divBdr>
                </w:div>
                <w:div w:id="955872248">
                  <w:marLeft w:val="0"/>
                  <w:marRight w:val="0"/>
                  <w:marTop w:val="0"/>
                  <w:marBottom w:val="0"/>
                  <w:divBdr>
                    <w:top w:val="none" w:sz="0" w:space="0" w:color="auto"/>
                    <w:left w:val="none" w:sz="0" w:space="0" w:color="auto"/>
                    <w:bottom w:val="none" w:sz="0" w:space="0" w:color="auto"/>
                    <w:right w:val="none" w:sz="0" w:space="0" w:color="auto"/>
                  </w:divBdr>
                </w:div>
                <w:div w:id="959724725">
                  <w:marLeft w:val="0"/>
                  <w:marRight w:val="0"/>
                  <w:marTop w:val="0"/>
                  <w:marBottom w:val="0"/>
                  <w:divBdr>
                    <w:top w:val="none" w:sz="0" w:space="0" w:color="auto"/>
                    <w:left w:val="none" w:sz="0" w:space="0" w:color="auto"/>
                    <w:bottom w:val="none" w:sz="0" w:space="0" w:color="auto"/>
                    <w:right w:val="none" w:sz="0" w:space="0" w:color="auto"/>
                  </w:divBdr>
                </w:div>
                <w:div w:id="972834112">
                  <w:marLeft w:val="0"/>
                  <w:marRight w:val="0"/>
                  <w:marTop w:val="0"/>
                  <w:marBottom w:val="0"/>
                  <w:divBdr>
                    <w:top w:val="none" w:sz="0" w:space="0" w:color="auto"/>
                    <w:left w:val="none" w:sz="0" w:space="0" w:color="auto"/>
                    <w:bottom w:val="none" w:sz="0" w:space="0" w:color="auto"/>
                    <w:right w:val="none" w:sz="0" w:space="0" w:color="auto"/>
                  </w:divBdr>
                </w:div>
                <w:div w:id="977103444">
                  <w:marLeft w:val="0"/>
                  <w:marRight w:val="0"/>
                  <w:marTop w:val="0"/>
                  <w:marBottom w:val="0"/>
                  <w:divBdr>
                    <w:top w:val="none" w:sz="0" w:space="0" w:color="auto"/>
                    <w:left w:val="none" w:sz="0" w:space="0" w:color="auto"/>
                    <w:bottom w:val="none" w:sz="0" w:space="0" w:color="auto"/>
                    <w:right w:val="none" w:sz="0" w:space="0" w:color="auto"/>
                  </w:divBdr>
                </w:div>
                <w:div w:id="979729641">
                  <w:marLeft w:val="0"/>
                  <w:marRight w:val="0"/>
                  <w:marTop w:val="0"/>
                  <w:marBottom w:val="0"/>
                  <w:divBdr>
                    <w:top w:val="none" w:sz="0" w:space="0" w:color="auto"/>
                    <w:left w:val="none" w:sz="0" w:space="0" w:color="auto"/>
                    <w:bottom w:val="none" w:sz="0" w:space="0" w:color="auto"/>
                    <w:right w:val="none" w:sz="0" w:space="0" w:color="auto"/>
                  </w:divBdr>
                </w:div>
                <w:div w:id="985934484">
                  <w:marLeft w:val="0"/>
                  <w:marRight w:val="0"/>
                  <w:marTop w:val="0"/>
                  <w:marBottom w:val="0"/>
                  <w:divBdr>
                    <w:top w:val="none" w:sz="0" w:space="0" w:color="auto"/>
                    <w:left w:val="none" w:sz="0" w:space="0" w:color="auto"/>
                    <w:bottom w:val="none" w:sz="0" w:space="0" w:color="auto"/>
                    <w:right w:val="none" w:sz="0" w:space="0" w:color="auto"/>
                  </w:divBdr>
                </w:div>
                <w:div w:id="1001927513">
                  <w:marLeft w:val="0"/>
                  <w:marRight w:val="0"/>
                  <w:marTop w:val="0"/>
                  <w:marBottom w:val="0"/>
                  <w:divBdr>
                    <w:top w:val="none" w:sz="0" w:space="0" w:color="auto"/>
                    <w:left w:val="none" w:sz="0" w:space="0" w:color="auto"/>
                    <w:bottom w:val="none" w:sz="0" w:space="0" w:color="auto"/>
                    <w:right w:val="none" w:sz="0" w:space="0" w:color="auto"/>
                  </w:divBdr>
                </w:div>
                <w:div w:id="1003166629">
                  <w:marLeft w:val="0"/>
                  <w:marRight w:val="0"/>
                  <w:marTop w:val="0"/>
                  <w:marBottom w:val="0"/>
                  <w:divBdr>
                    <w:top w:val="none" w:sz="0" w:space="0" w:color="auto"/>
                    <w:left w:val="none" w:sz="0" w:space="0" w:color="auto"/>
                    <w:bottom w:val="none" w:sz="0" w:space="0" w:color="auto"/>
                    <w:right w:val="none" w:sz="0" w:space="0" w:color="auto"/>
                  </w:divBdr>
                </w:div>
                <w:div w:id="1042023598">
                  <w:marLeft w:val="0"/>
                  <w:marRight w:val="0"/>
                  <w:marTop w:val="0"/>
                  <w:marBottom w:val="0"/>
                  <w:divBdr>
                    <w:top w:val="none" w:sz="0" w:space="0" w:color="auto"/>
                    <w:left w:val="none" w:sz="0" w:space="0" w:color="auto"/>
                    <w:bottom w:val="none" w:sz="0" w:space="0" w:color="auto"/>
                    <w:right w:val="none" w:sz="0" w:space="0" w:color="auto"/>
                  </w:divBdr>
                </w:div>
                <w:div w:id="1044522862">
                  <w:marLeft w:val="0"/>
                  <w:marRight w:val="0"/>
                  <w:marTop w:val="0"/>
                  <w:marBottom w:val="0"/>
                  <w:divBdr>
                    <w:top w:val="none" w:sz="0" w:space="0" w:color="auto"/>
                    <w:left w:val="none" w:sz="0" w:space="0" w:color="auto"/>
                    <w:bottom w:val="none" w:sz="0" w:space="0" w:color="auto"/>
                    <w:right w:val="none" w:sz="0" w:space="0" w:color="auto"/>
                  </w:divBdr>
                </w:div>
                <w:div w:id="1049846107">
                  <w:marLeft w:val="0"/>
                  <w:marRight w:val="0"/>
                  <w:marTop w:val="0"/>
                  <w:marBottom w:val="0"/>
                  <w:divBdr>
                    <w:top w:val="none" w:sz="0" w:space="0" w:color="auto"/>
                    <w:left w:val="none" w:sz="0" w:space="0" w:color="auto"/>
                    <w:bottom w:val="none" w:sz="0" w:space="0" w:color="auto"/>
                    <w:right w:val="none" w:sz="0" w:space="0" w:color="auto"/>
                  </w:divBdr>
                </w:div>
                <w:div w:id="1056779658">
                  <w:marLeft w:val="0"/>
                  <w:marRight w:val="0"/>
                  <w:marTop w:val="0"/>
                  <w:marBottom w:val="0"/>
                  <w:divBdr>
                    <w:top w:val="none" w:sz="0" w:space="0" w:color="auto"/>
                    <w:left w:val="none" w:sz="0" w:space="0" w:color="auto"/>
                    <w:bottom w:val="none" w:sz="0" w:space="0" w:color="auto"/>
                    <w:right w:val="none" w:sz="0" w:space="0" w:color="auto"/>
                  </w:divBdr>
                </w:div>
                <w:div w:id="1058355388">
                  <w:marLeft w:val="0"/>
                  <w:marRight w:val="0"/>
                  <w:marTop w:val="0"/>
                  <w:marBottom w:val="0"/>
                  <w:divBdr>
                    <w:top w:val="none" w:sz="0" w:space="0" w:color="auto"/>
                    <w:left w:val="none" w:sz="0" w:space="0" w:color="auto"/>
                    <w:bottom w:val="none" w:sz="0" w:space="0" w:color="auto"/>
                    <w:right w:val="none" w:sz="0" w:space="0" w:color="auto"/>
                  </w:divBdr>
                </w:div>
                <w:div w:id="1058624649">
                  <w:marLeft w:val="0"/>
                  <w:marRight w:val="0"/>
                  <w:marTop w:val="0"/>
                  <w:marBottom w:val="0"/>
                  <w:divBdr>
                    <w:top w:val="none" w:sz="0" w:space="0" w:color="auto"/>
                    <w:left w:val="none" w:sz="0" w:space="0" w:color="auto"/>
                    <w:bottom w:val="none" w:sz="0" w:space="0" w:color="auto"/>
                    <w:right w:val="none" w:sz="0" w:space="0" w:color="auto"/>
                  </w:divBdr>
                </w:div>
                <w:div w:id="1092318106">
                  <w:marLeft w:val="0"/>
                  <w:marRight w:val="0"/>
                  <w:marTop w:val="0"/>
                  <w:marBottom w:val="0"/>
                  <w:divBdr>
                    <w:top w:val="none" w:sz="0" w:space="0" w:color="auto"/>
                    <w:left w:val="none" w:sz="0" w:space="0" w:color="auto"/>
                    <w:bottom w:val="none" w:sz="0" w:space="0" w:color="auto"/>
                    <w:right w:val="none" w:sz="0" w:space="0" w:color="auto"/>
                  </w:divBdr>
                </w:div>
                <w:div w:id="1092435164">
                  <w:marLeft w:val="0"/>
                  <w:marRight w:val="0"/>
                  <w:marTop w:val="0"/>
                  <w:marBottom w:val="0"/>
                  <w:divBdr>
                    <w:top w:val="none" w:sz="0" w:space="0" w:color="auto"/>
                    <w:left w:val="none" w:sz="0" w:space="0" w:color="auto"/>
                    <w:bottom w:val="none" w:sz="0" w:space="0" w:color="auto"/>
                    <w:right w:val="none" w:sz="0" w:space="0" w:color="auto"/>
                  </w:divBdr>
                </w:div>
                <w:div w:id="1095513864">
                  <w:marLeft w:val="0"/>
                  <w:marRight w:val="0"/>
                  <w:marTop w:val="0"/>
                  <w:marBottom w:val="0"/>
                  <w:divBdr>
                    <w:top w:val="none" w:sz="0" w:space="0" w:color="auto"/>
                    <w:left w:val="none" w:sz="0" w:space="0" w:color="auto"/>
                    <w:bottom w:val="none" w:sz="0" w:space="0" w:color="auto"/>
                    <w:right w:val="none" w:sz="0" w:space="0" w:color="auto"/>
                  </w:divBdr>
                </w:div>
                <w:div w:id="1128016443">
                  <w:marLeft w:val="0"/>
                  <w:marRight w:val="0"/>
                  <w:marTop w:val="0"/>
                  <w:marBottom w:val="0"/>
                  <w:divBdr>
                    <w:top w:val="none" w:sz="0" w:space="0" w:color="auto"/>
                    <w:left w:val="none" w:sz="0" w:space="0" w:color="auto"/>
                    <w:bottom w:val="none" w:sz="0" w:space="0" w:color="auto"/>
                    <w:right w:val="none" w:sz="0" w:space="0" w:color="auto"/>
                  </w:divBdr>
                </w:div>
                <w:div w:id="1134837526">
                  <w:marLeft w:val="0"/>
                  <w:marRight w:val="0"/>
                  <w:marTop w:val="0"/>
                  <w:marBottom w:val="0"/>
                  <w:divBdr>
                    <w:top w:val="none" w:sz="0" w:space="0" w:color="auto"/>
                    <w:left w:val="none" w:sz="0" w:space="0" w:color="auto"/>
                    <w:bottom w:val="none" w:sz="0" w:space="0" w:color="auto"/>
                    <w:right w:val="none" w:sz="0" w:space="0" w:color="auto"/>
                  </w:divBdr>
                </w:div>
                <w:div w:id="1148935399">
                  <w:marLeft w:val="0"/>
                  <w:marRight w:val="0"/>
                  <w:marTop w:val="0"/>
                  <w:marBottom w:val="0"/>
                  <w:divBdr>
                    <w:top w:val="none" w:sz="0" w:space="0" w:color="auto"/>
                    <w:left w:val="none" w:sz="0" w:space="0" w:color="auto"/>
                    <w:bottom w:val="none" w:sz="0" w:space="0" w:color="auto"/>
                    <w:right w:val="none" w:sz="0" w:space="0" w:color="auto"/>
                  </w:divBdr>
                </w:div>
                <w:div w:id="1153260668">
                  <w:marLeft w:val="0"/>
                  <w:marRight w:val="0"/>
                  <w:marTop w:val="0"/>
                  <w:marBottom w:val="0"/>
                  <w:divBdr>
                    <w:top w:val="none" w:sz="0" w:space="0" w:color="auto"/>
                    <w:left w:val="none" w:sz="0" w:space="0" w:color="auto"/>
                    <w:bottom w:val="none" w:sz="0" w:space="0" w:color="auto"/>
                    <w:right w:val="none" w:sz="0" w:space="0" w:color="auto"/>
                  </w:divBdr>
                </w:div>
                <w:div w:id="1177618881">
                  <w:marLeft w:val="0"/>
                  <w:marRight w:val="0"/>
                  <w:marTop w:val="0"/>
                  <w:marBottom w:val="0"/>
                  <w:divBdr>
                    <w:top w:val="none" w:sz="0" w:space="0" w:color="auto"/>
                    <w:left w:val="none" w:sz="0" w:space="0" w:color="auto"/>
                    <w:bottom w:val="none" w:sz="0" w:space="0" w:color="auto"/>
                    <w:right w:val="none" w:sz="0" w:space="0" w:color="auto"/>
                  </w:divBdr>
                </w:div>
                <w:div w:id="1183012215">
                  <w:marLeft w:val="0"/>
                  <w:marRight w:val="0"/>
                  <w:marTop w:val="0"/>
                  <w:marBottom w:val="0"/>
                  <w:divBdr>
                    <w:top w:val="none" w:sz="0" w:space="0" w:color="auto"/>
                    <w:left w:val="none" w:sz="0" w:space="0" w:color="auto"/>
                    <w:bottom w:val="none" w:sz="0" w:space="0" w:color="auto"/>
                    <w:right w:val="none" w:sz="0" w:space="0" w:color="auto"/>
                  </w:divBdr>
                </w:div>
                <w:div w:id="1202402643">
                  <w:marLeft w:val="0"/>
                  <w:marRight w:val="0"/>
                  <w:marTop w:val="0"/>
                  <w:marBottom w:val="0"/>
                  <w:divBdr>
                    <w:top w:val="none" w:sz="0" w:space="0" w:color="auto"/>
                    <w:left w:val="none" w:sz="0" w:space="0" w:color="auto"/>
                    <w:bottom w:val="none" w:sz="0" w:space="0" w:color="auto"/>
                    <w:right w:val="none" w:sz="0" w:space="0" w:color="auto"/>
                  </w:divBdr>
                </w:div>
                <w:div w:id="1203788807">
                  <w:marLeft w:val="0"/>
                  <w:marRight w:val="0"/>
                  <w:marTop w:val="0"/>
                  <w:marBottom w:val="0"/>
                  <w:divBdr>
                    <w:top w:val="none" w:sz="0" w:space="0" w:color="auto"/>
                    <w:left w:val="none" w:sz="0" w:space="0" w:color="auto"/>
                    <w:bottom w:val="none" w:sz="0" w:space="0" w:color="auto"/>
                    <w:right w:val="none" w:sz="0" w:space="0" w:color="auto"/>
                  </w:divBdr>
                </w:div>
                <w:div w:id="1203905727">
                  <w:marLeft w:val="0"/>
                  <w:marRight w:val="0"/>
                  <w:marTop w:val="0"/>
                  <w:marBottom w:val="0"/>
                  <w:divBdr>
                    <w:top w:val="none" w:sz="0" w:space="0" w:color="auto"/>
                    <w:left w:val="none" w:sz="0" w:space="0" w:color="auto"/>
                    <w:bottom w:val="none" w:sz="0" w:space="0" w:color="auto"/>
                    <w:right w:val="none" w:sz="0" w:space="0" w:color="auto"/>
                  </w:divBdr>
                </w:div>
                <w:div w:id="1205479776">
                  <w:marLeft w:val="0"/>
                  <w:marRight w:val="0"/>
                  <w:marTop w:val="0"/>
                  <w:marBottom w:val="0"/>
                  <w:divBdr>
                    <w:top w:val="none" w:sz="0" w:space="0" w:color="auto"/>
                    <w:left w:val="none" w:sz="0" w:space="0" w:color="auto"/>
                    <w:bottom w:val="none" w:sz="0" w:space="0" w:color="auto"/>
                    <w:right w:val="none" w:sz="0" w:space="0" w:color="auto"/>
                  </w:divBdr>
                </w:div>
                <w:div w:id="1207792288">
                  <w:marLeft w:val="0"/>
                  <w:marRight w:val="0"/>
                  <w:marTop w:val="0"/>
                  <w:marBottom w:val="0"/>
                  <w:divBdr>
                    <w:top w:val="none" w:sz="0" w:space="0" w:color="auto"/>
                    <w:left w:val="none" w:sz="0" w:space="0" w:color="auto"/>
                    <w:bottom w:val="none" w:sz="0" w:space="0" w:color="auto"/>
                    <w:right w:val="none" w:sz="0" w:space="0" w:color="auto"/>
                  </w:divBdr>
                </w:div>
                <w:div w:id="1243640277">
                  <w:marLeft w:val="0"/>
                  <w:marRight w:val="0"/>
                  <w:marTop w:val="0"/>
                  <w:marBottom w:val="0"/>
                  <w:divBdr>
                    <w:top w:val="none" w:sz="0" w:space="0" w:color="auto"/>
                    <w:left w:val="none" w:sz="0" w:space="0" w:color="auto"/>
                    <w:bottom w:val="none" w:sz="0" w:space="0" w:color="auto"/>
                    <w:right w:val="none" w:sz="0" w:space="0" w:color="auto"/>
                  </w:divBdr>
                </w:div>
                <w:div w:id="1249190699">
                  <w:marLeft w:val="0"/>
                  <w:marRight w:val="0"/>
                  <w:marTop w:val="0"/>
                  <w:marBottom w:val="0"/>
                  <w:divBdr>
                    <w:top w:val="none" w:sz="0" w:space="0" w:color="auto"/>
                    <w:left w:val="none" w:sz="0" w:space="0" w:color="auto"/>
                    <w:bottom w:val="none" w:sz="0" w:space="0" w:color="auto"/>
                    <w:right w:val="none" w:sz="0" w:space="0" w:color="auto"/>
                  </w:divBdr>
                </w:div>
                <w:div w:id="1256938192">
                  <w:marLeft w:val="0"/>
                  <w:marRight w:val="0"/>
                  <w:marTop w:val="0"/>
                  <w:marBottom w:val="0"/>
                  <w:divBdr>
                    <w:top w:val="none" w:sz="0" w:space="0" w:color="auto"/>
                    <w:left w:val="none" w:sz="0" w:space="0" w:color="auto"/>
                    <w:bottom w:val="none" w:sz="0" w:space="0" w:color="auto"/>
                    <w:right w:val="none" w:sz="0" w:space="0" w:color="auto"/>
                  </w:divBdr>
                </w:div>
                <w:div w:id="1262031408">
                  <w:marLeft w:val="0"/>
                  <w:marRight w:val="0"/>
                  <w:marTop w:val="0"/>
                  <w:marBottom w:val="0"/>
                  <w:divBdr>
                    <w:top w:val="none" w:sz="0" w:space="0" w:color="auto"/>
                    <w:left w:val="none" w:sz="0" w:space="0" w:color="auto"/>
                    <w:bottom w:val="none" w:sz="0" w:space="0" w:color="auto"/>
                    <w:right w:val="none" w:sz="0" w:space="0" w:color="auto"/>
                  </w:divBdr>
                </w:div>
                <w:div w:id="1268780845">
                  <w:marLeft w:val="0"/>
                  <w:marRight w:val="0"/>
                  <w:marTop w:val="0"/>
                  <w:marBottom w:val="0"/>
                  <w:divBdr>
                    <w:top w:val="none" w:sz="0" w:space="0" w:color="auto"/>
                    <w:left w:val="none" w:sz="0" w:space="0" w:color="auto"/>
                    <w:bottom w:val="none" w:sz="0" w:space="0" w:color="auto"/>
                    <w:right w:val="none" w:sz="0" w:space="0" w:color="auto"/>
                  </w:divBdr>
                </w:div>
                <w:div w:id="1277368363">
                  <w:marLeft w:val="0"/>
                  <w:marRight w:val="0"/>
                  <w:marTop w:val="0"/>
                  <w:marBottom w:val="0"/>
                  <w:divBdr>
                    <w:top w:val="none" w:sz="0" w:space="0" w:color="auto"/>
                    <w:left w:val="none" w:sz="0" w:space="0" w:color="auto"/>
                    <w:bottom w:val="none" w:sz="0" w:space="0" w:color="auto"/>
                    <w:right w:val="none" w:sz="0" w:space="0" w:color="auto"/>
                  </w:divBdr>
                </w:div>
                <w:div w:id="1279753934">
                  <w:marLeft w:val="0"/>
                  <w:marRight w:val="0"/>
                  <w:marTop w:val="0"/>
                  <w:marBottom w:val="0"/>
                  <w:divBdr>
                    <w:top w:val="none" w:sz="0" w:space="0" w:color="auto"/>
                    <w:left w:val="none" w:sz="0" w:space="0" w:color="auto"/>
                    <w:bottom w:val="none" w:sz="0" w:space="0" w:color="auto"/>
                    <w:right w:val="none" w:sz="0" w:space="0" w:color="auto"/>
                  </w:divBdr>
                </w:div>
                <w:div w:id="1294017794">
                  <w:marLeft w:val="0"/>
                  <w:marRight w:val="0"/>
                  <w:marTop w:val="0"/>
                  <w:marBottom w:val="0"/>
                  <w:divBdr>
                    <w:top w:val="none" w:sz="0" w:space="0" w:color="auto"/>
                    <w:left w:val="none" w:sz="0" w:space="0" w:color="auto"/>
                    <w:bottom w:val="none" w:sz="0" w:space="0" w:color="auto"/>
                    <w:right w:val="none" w:sz="0" w:space="0" w:color="auto"/>
                  </w:divBdr>
                </w:div>
                <w:div w:id="1307198857">
                  <w:marLeft w:val="0"/>
                  <w:marRight w:val="0"/>
                  <w:marTop w:val="0"/>
                  <w:marBottom w:val="0"/>
                  <w:divBdr>
                    <w:top w:val="none" w:sz="0" w:space="0" w:color="auto"/>
                    <w:left w:val="none" w:sz="0" w:space="0" w:color="auto"/>
                    <w:bottom w:val="none" w:sz="0" w:space="0" w:color="auto"/>
                    <w:right w:val="none" w:sz="0" w:space="0" w:color="auto"/>
                  </w:divBdr>
                </w:div>
                <w:div w:id="1329333920">
                  <w:marLeft w:val="0"/>
                  <w:marRight w:val="0"/>
                  <w:marTop w:val="0"/>
                  <w:marBottom w:val="0"/>
                  <w:divBdr>
                    <w:top w:val="none" w:sz="0" w:space="0" w:color="auto"/>
                    <w:left w:val="none" w:sz="0" w:space="0" w:color="auto"/>
                    <w:bottom w:val="none" w:sz="0" w:space="0" w:color="auto"/>
                    <w:right w:val="none" w:sz="0" w:space="0" w:color="auto"/>
                  </w:divBdr>
                </w:div>
                <w:div w:id="1331328082">
                  <w:marLeft w:val="0"/>
                  <w:marRight w:val="0"/>
                  <w:marTop w:val="0"/>
                  <w:marBottom w:val="0"/>
                  <w:divBdr>
                    <w:top w:val="none" w:sz="0" w:space="0" w:color="auto"/>
                    <w:left w:val="none" w:sz="0" w:space="0" w:color="auto"/>
                    <w:bottom w:val="none" w:sz="0" w:space="0" w:color="auto"/>
                    <w:right w:val="none" w:sz="0" w:space="0" w:color="auto"/>
                  </w:divBdr>
                </w:div>
                <w:div w:id="1331375866">
                  <w:marLeft w:val="0"/>
                  <w:marRight w:val="0"/>
                  <w:marTop w:val="0"/>
                  <w:marBottom w:val="0"/>
                  <w:divBdr>
                    <w:top w:val="none" w:sz="0" w:space="0" w:color="auto"/>
                    <w:left w:val="none" w:sz="0" w:space="0" w:color="auto"/>
                    <w:bottom w:val="none" w:sz="0" w:space="0" w:color="auto"/>
                    <w:right w:val="none" w:sz="0" w:space="0" w:color="auto"/>
                  </w:divBdr>
                </w:div>
                <w:div w:id="1339649466">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75694831">
                  <w:marLeft w:val="0"/>
                  <w:marRight w:val="0"/>
                  <w:marTop w:val="0"/>
                  <w:marBottom w:val="0"/>
                  <w:divBdr>
                    <w:top w:val="none" w:sz="0" w:space="0" w:color="auto"/>
                    <w:left w:val="none" w:sz="0" w:space="0" w:color="auto"/>
                    <w:bottom w:val="none" w:sz="0" w:space="0" w:color="auto"/>
                    <w:right w:val="none" w:sz="0" w:space="0" w:color="auto"/>
                  </w:divBdr>
                </w:div>
                <w:div w:id="1378357518">
                  <w:marLeft w:val="0"/>
                  <w:marRight w:val="0"/>
                  <w:marTop w:val="0"/>
                  <w:marBottom w:val="0"/>
                  <w:divBdr>
                    <w:top w:val="none" w:sz="0" w:space="0" w:color="auto"/>
                    <w:left w:val="none" w:sz="0" w:space="0" w:color="auto"/>
                    <w:bottom w:val="none" w:sz="0" w:space="0" w:color="auto"/>
                    <w:right w:val="none" w:sz="0" w:space="0" w:color="auto"/>
                  </w:divBdr>
                </w:div>
                <w:div w:id="1382248957">
                  <w:marLeft w:val="0"/>
                  <w:marRight w:val="0"/>
                  <w:marTop w:val="0"/>
                  <w:marBottom w:val="0"/>
                  <w:divBdr>
                    <w:top w:val="none" w:sz="0" w:space="0" w:color="auto"/>
                    <w:left w:val="none" w:sz="0" w:space="0" w:color="auto"/>
                    <w:bottom w:val="none" w:sz="0" w:space="0" w:color="auto"/>
                    <w:right w:val="none" w:sz="0" w:space="0" w:color="auto"/>
                  </w:divBdr>
                </w:div>
                <w:div w:id="1388258382">
                  <w:marLeft w:val="0"/>
                  <w:marRight w:val="0"/>
                  <w:marTop w:val="0"/>
                  <w:marBottom w:val="0"/>
                  <w:divBdr>
                    <w:top w:val="none" w:sz="0" w:space="0" w:color="auto"/>
                    <w:left w:val="none" w:sz="0" w:space="0" w:color="auto"/>
                    <w:bottom w:val="none" w:sz="0" w:space="0" w:color="auto"/>
                    <w:right w:val="none" w:sz="0" w:space="0" w:color="auto"/>
                  </w:divBdr>
                </w:div>
                <w:div w:id="1393383077">
                  <w:marLeft w:val="0"/>
                  <w:marRight w:val="0"/>
                  <w:marTop w:val="0"/>
                  <w:marBottom w:val="0"/>
                  <w:divBdr>
                    <w:top w:val="none" w:sz="0" w:space="0" w:color="auto"/>
                    <w:left w:val="none" w:sz="0" w:space="0" w:color="auto"/>
                    <w:bottom w:val="none" w:sz="0" w:space="0" w:color="auto"/>
                    <w:right w:val="none" w:sz="0" w:space="0" w:color="auto"/>
                  </w:divBdr>
                </w:div>
                <w:div w:id="1393962346">
                  <w:marLeft w:val="0"/>
                  <w:marRight w:val="0"/>
                  <w:marTop w:val="0"/>
                  <w:marBottom w:val="0"/>
                  <w:divBdr>
                    <w:top w:val="none" w:sz="0" w:space="0" w:color="auto"/>
                    <w:left w:val="none" w:sz="0" w:space="0" w:color="auto"/>
                    <w:bottom w:val="none" w:sz="0" w:space="0" w:color="auto"/>
                    <w:right w:val="none" w:sz="0" w:space="0" w:color="auto"/>
                  </w:divBdr>
                </w:div>
                <w:div w:id="1401513255">
                  <w:marLeft w:val="0"/>
                  <w:marRight w:val="0"/>
                  <w:marTop w:val="0"/>
                  <w:marBottom w:val="0"/>
                  <w:divBdr>
                    <w:top w:val="none" w:sz="0" w:space="0" w:color="auto"/>
                    <w:left w:val="none" w:sz="0" w:space="0" w:color="auto"/>
                    <w:bottom w:val="none" w:sz="0" w:space="0" w:color="auto"/>
                    <w:right w:val="none" w:sz="0" w:space="0" w:color="auto"/>
                  </w:divBdr>
                </w:div>
                <w:div w:id="1410884789">
                  <w:marLeft w:val="0"/>
                  <w:marRight w:val="0"/>
                  <w:marTop w:val="0"/>
                  <w:marBottom w:val="0"/>
                  <w:divBdr>
                    <w:top w:val="none" w:sz="0" w:space="0" w:color="auto"/>
                    <w:left w:val="none" w:sz="0" w:space="0" w:color="auto"/>
                    <w:bottom w:val="none" w:sz="0" w:space="0" w:color="auto"/>
                    <w:right w:val="none" w:sz="0" w:space="0" w:color="auto"/>
                  </w:divBdr>
                </w:div>
                <w:div w:id="1412695927">
                  <w:marLeft w:val="0"/>
                  <w:marRight w:val="0"/>
                  <w:marTop w:val="0"/>
                  <w:marBottom w:val="0"/>
                  <w:divBdr>
                    <w:top w:val="none" w:sz="0" w:space="0" w:color="auto"/>
                    <w:left w:val="none" w:sz="0" w:space="0" w:color="auto"/>
                    <w:bottom w:val="none" w:sz="0" w:space="0" w:color="auto"/>
                    <w:right w:val="none" w:sz="0" w:space="0" w:color="auto"/>
                  </w:divBdr>
                </w:div>
                <w:div w:id="1417631167">
                  <w:marLeft w:val="0"/>
                  <w:marRight w:val="0"/>
                  <w:marTop w:val="0"/>
                  <w:marBottom w:val="0"/>
                  <w:divBdr>
                    <w:top w:val="none" w:sz="0" w:space="0" w:color="auto"/>
                    <w:left w:val="none" w:sz="0" w:space="0" w:color="auto"/>
                    <w:bottom w:val="none" w:sz="0" w:space="0" w:color="auto"/>
                    <w:right w:val="none" w:sz="0" w:space="0" w:color="auto"/>
                  </w:divBdr>
                </w:div>
                <w:div w:id="1423068475">
                  <w:marLeft w:val="0"/>
                  <w:marRight w:val="0"/>
                  <w:marTop w:val="0"/>
                  <w:marBottom w:val="0"/>
                  <w:divBdr>
                    <w:top w:val="none" w:sz="0" w:space="0" w:color="auto"/>
                    <w:left w:val="none" w:sz="0" w:space="0" w:color="auto"/>
                    <w:bottom w:val="none" w:sz="0" w:space="0" w:color="auto"/>
                    <w:right w:val="none" w:sz="0" w:space="0" w:color="auto"/>
                  </w:divBdr>
                </w:div>
                <w:div w:id="1431511778">
                  <w:marLeft w:val="0"/>
                  <w:marRight w:val="0"/>
                  <w:marTop w:val="0"/>
                  <w:marBottom w:val="0"/>
                  <w:divBdr>
                    <w:top w:val="none" w:sz="0" w:space="0" w:color="auto"/>
                    <w:left w:val="none" w:sz="0" w:space="0" w:color="auto"/>
                    <w:bottom w:val="none" w:sz="0" w:space="0" w:color="auto"/>
                    <w:right w:val="none" w:sz="0" w:space="0" w:color="auto"/>
                  </w:divBdr>
                </w:div>
                <w:div w:id="1443528563">
                  <w:marLeft w:val="0"/>
                  <w:marRight w:val="0"/>
                  <w:marTop w:val="0"/>
                  <w:marBottom w:val="0"/>
                  <w:divBdr>
                    <w:top w:val="none" w:sz="0" w:space="0" w:color="auto"/>
                    <w:left w:val="none" w:sz="0" w:space="0" w:color="auto"/>
                    <w:bottom w:val="none" w:sz="0" w:space="0" w:color="auto"/>
                    <w:right w:val="none" w:sz="0" w:space="0" w:color="auto"/>
                  </w:divBdr>
                </w:div>
                <w:div w:id="1448160462">
                  <w:marLeft w:val="0"/>
                  <w:marRight w:val="0"/>
                  <w:marTop w:val="0"/>
                  <w:marBottom w:val="0"/>
                  <w:divBdr>
                    <w:top w:val="none" w:sz="0" w:space="0" w:color="auto"/>
                    <w:left w:val="none" w:sz="0" w:space="0" w:color="auto"/>
                    <w:bottom w:val="none" w:sz="0" w:space="0" w:color="auto"/>
                    <w:right w:val="none" w:sz="0" w:space="0" w:color="auto"/>
                  </w:divBdr>
                </w:div>
                <w:div w:id="1454901347">
                  <w:marLeft w:val="0"/>
                  <w:marRight w:val="0"/>
                  <w:marTop w:val="0"/>
                  <w:marBottom w:val="0"/>
                  <w:divBdr>
                    <w:top w:val="none" w:sz="0" w:space="0" w:color="auto"/>
                    <w:left w:val="none" w:sz="0" w:space="0" w:color="auto"/>
                    <w:bottom w:val="none" w:sz="0" w:space="0" w:color="auto"/>
                    <w:right w:val="none" w:sz="0" w:space="0" w:color="auto"/>
                  </w:divBdr>
                </w:div>
                <w:div w:id="1455559319">
                  <w:marLeft w:val="0"/>
                  <w:marRight w:val="0"/>
                  <w:marTop w:val="0"/>
                  <w:marBottom w:val="0"/>
                  <w:divBdr>
                    <w:top w:val="none" w:sz="0" w:space="0" w:color="auto"/>
                    <w:left w:val="none" w:sz="0" w:space="0" w:color="auto"/>
                    <w:bottom w:val="none" w:sz="0" w:space="0" w:color="auto"/>
                    <w:right w:val="none" w:sz="0" w:space="0" w:color="auto"/>
                  </w:divBdr>
                </w:div>
                <w:div w:id="1465193500">
                  <w:marLeft w:val="0"/>
                  <w:marRight w:val="0"/>
                  <w:marTop w:val="0"/>
                  <w:marBottom w:val="0"/>
                  <w:divBdr>
                    <w:top w:val="none" w:sz="0" w:space="0" w:color="auto"/>
                    <w:left w:val="none" w:sz="0" w:space="0" w:color="auto"/>
                    <w:bottom w:val="none" w:sz="0" w:space="0" w:color="auto"/>
                    <w:right w:val="none" w:sz="0" w:space="0" w:color="auto"/>
                  </w:divBdr>
                </w:div>
                <w:div w:id="1474373532">
                  <w:marLeft w:val="0"/>
                  <w:marRight w:val="0"/>
                  <w:marTop w:val="0"/>
                  <w:marBottom w:val="0"/>
                  <w:divBdr>
                    <w:top w:val="none" w:sz="0" w:space="0" w:color="auto"/>
                    <w:left w:val="none" w:sz="0" w:space="0" w:color="auto"/>
                    <w:bottom w:val="none" w:sz="0" w:space="0" w:color="auto"/>
                    <w:right w:val="none" w:sz="0" w:space="0" w:color="auto"/>
                  </w:divBdr>
                </w:div>
                <w:div w:id="1477601989">
                  <w:marLeft w:val="0"/>
                  <w:marRight w:val="0"/>
                  <w:marTop w:val="0"/>
                  <w:marBottom w:val="0"/>
                  <w:divBdr>
                    <w:top w:val="none" w:sz="0" w:space="0" w:color="auto"/>
                    <w:left w:val="none" w:sz="0" w:space="0" w:color="auto"/>
                    <w:bottom w:val="none" w:sz="0" w:space="0" w:color="auto"/>
                    <w:right w:val="none" w:sz="0" w:space="0" w:color="auto"/>
                  </w:divBdr>
                </w:div>
                <w:div w:id="1484278173">
                  <w:marLeft w:val="0"/>
                  <w:marRight w:val="0"/>
                  <w:marTop w:val="0"/>
                  <w:marBottom w:val="0"/>
                  <w:divBdr>
                    <w:top w:val="none" w:sz="0" w:space="0" w:color="auto"/>
                    <w:left w:val="none" w:sz="0" w:space="0" w:color="auto"/>
                    <w:bottom w:val="none" w:sz="0" w:space="0" w:color="auto"/>
                    <w:right w:val="none" w:sz="0" w:space="0" w:color="auto"/>
                  </w:divBdr>
                </w:div>
                <w:div w:id="1494448791">
                  <w:marLeft w:val="0"/>
                  <w:marRight w:val="0"/>
                  <w:marTop w:val="0"/>
                  <w:marBottom w:val="0"/>
                  <w:divBdr>
                    <w:top w:val="none" w:sz="0" w:space="0" w:color="auto"/>
                    <w:left w:val="none" w:sz="0" w:space="0" w:color="auto"/>
                    <w:bottom w:val="none" w:sz="0" w:space="0" w:color="auto"/>
                    <w:right w:val="none" w:sz="0" w:space="0" w:color="auto"/>
                  </w:divBdr>
                </w:div>
                <w:div w:id="1496795471">
                  <w:marLeft w:val="0"/>
                  <w:marRight w:val="0"/>
                  <w:marTop w:val="0"/>
                  <w:marBottom w:val="0"/>
                  <w:divBdr>
                    <w:top w:val="none" w:sz="0" w:space="0" w:color="auto"/>
                    <w:left w:val="none" w:sz="0" w:space="0" w:color="auto"/>
                    <w:bottom w:val="none" w:sz="0" w:space="0" w:color="auto"/>
                    <w:right w:val="none" w:sz="0" w:space="0" w:color="auto"/>
                  </w:divBdr>
                </w:div>
                <w:div w:id="1497771323">
                  <w:marLeft w:val="0"/>
                  <w:marRight w:val="0"/>
                  <w:marTop w:val="0"/>
                  <w:marBottom w:val="0"/>
                  <w:divBdr>
                    <w:top w:val="none" w:sz="0" w:space="0" w:color="auto"/>
                    <w:left w:val="none" w:sz="0" w:space="0" w:color="auto"/>
                    <w:bottom w:val="none" w:sz="0" w:space="0" w:color="auto"/>
                    <w:right w:val="none" w:sz="0" w:space="0" w:color="auto"/>
                  </w:divBdr>
                </w:div>
                <w:div w:id="1512913218">
                  <w:marLeft w:val="0"/>
                  <w:marRight w:val="0"/>
                  <w:marTop w:val="0"/>
                  <w:marBottom w:val="0"/>
                  <w:divBdr>
                    <w:top w:val="none" w:sz="0" w:space="0" w:color="auto"/>
                    <w:left w:val="none" w:sz="0" w:space="0" w:color="auto"/>
                    <w:bottom w:val="none" w:sz="0" w:space="0" w:color="auto"/>
                    <w:right w:val="none" w:sz="0" w:space="0" w:color="auto"/>
                  </w:divBdr>
                </w:div>
                <w:div w:id="1527712998">
                  <w:marLeft w:val="0"/>
                  <w:marRight w:val="0"/>
                  <w:marTop w:val="0"/>
                  <w:marBottom w:val="0"/>
                  <w:divBdr>
                    <w:top w:val="none" w:sz="0" w:space="0" w:color="auto"/>
                    <w:left w:val="none" w:sz="0" w:space="0" w:color="auto"/>
                    <w:bottom w:val="none" w:sz="0" w:space="0" w:color="auto"/>
                    <w:right w:val="none" w:sz="0" w:space="0" w:color="auto"/>
                  </w:divBdr>
                </w:div>
                <w:div w:id="1536775958">
                  <w:marLeft w:val="0"/>
                  <w:marRight w:val="0"/>
                  <w:marTop w:val="0"/>
                  <w:marBottom w:val="0"/>
                  <w:divBdr>
                    <w:top w:val="none" w:sz="0" w:space="0" w:color="auto"/>
                    <w:left w:val="none" w:sz="0" w:space="0" w:color="auto"/>
                    <w:bottom w:val="none" w:sz="0" w:space="0" w:color="auto"/>
                    <w:right w:val="none" w:sz="0" w:space="0" w:color="auto"/>
                  </w:divBdr>
                </w:div>
                <w:div w:id="1542551350">
                  <w:marLeft w:val="0"/>
                  <w:marRight w:val="0"/>
                  <w:marTop w:val="0"/>
                  <w:marBottom w:val="0"/>
                  <w:divBdr>
                    <w:top w:val="none" w:sz="0" w:space="0" w:color="auto"/>
                    <w:left w:val="none" w:sz="0" w:space="0" w:color="auto"/>
                    <w:bottom w:val="none" w:sz="0" w:space="0" w:color="auto"/>
                    <w:right w:val="none" w:sz="0" w:space="0" w:color="auto"/>
                  </w:divBdr>
                </w:div>
                <w:div w:id="1573201522">
                  <w:marLeft w:val="0"/>
                  <w:marRight w:val="0"/>
                  <w:marTop w:val="0"/>
                  <w:marBottom w:val="0"/>
                  <w:divBdr>
                    <w:top w:val="none" w:sz="0" w:space="0" w:color="auto"/>
                    <w:left w:val="none" w:sz="0" w:space="0" w:color="auto"/>
                    <w:bottom w:val="none" w:sz="0" w:space="0" w:color="auto"/>
                    <w:right w:val="none" w:sz="0" w:space="0" w:color="auto"/>
                  </w:divBdr>
                </w:div>
                <w:div w:id="1574118552">
                  <w:marLeft w:val="0"/>
                  <w:marRight w:val="0"/>
                  <w:marTop w:val="0"/>
                  <w:marBottom w:val="0"/>
                  <w:divBdr>
                    <w:top w:val="none" w:sz="0" w:space="0" w:color="auto"/>
                    <w:left w:val="none" w:sz="0" w:space="0" w:color="auto"/>
                    <w:bottom w:val="none" w:sz="0" w:space="0" w:color="auto"/>
                    <w:right w:val="none" w:sz="0" w:space="0" w:color="auto"/>
                  </w:divBdr>
                </w:div>
                <w:div w:id="1591893984">
                  <w:marLeft w:val="0"/>
                  <w:marRight w:val="0"/>
                  <w:marTop w:val="0"/>
                  <w:marBottom w:val="0"/>
                  <w:divBdr>
                    <w:top w:val="none" w:sz="0" w:space="0" w:color="auto"/>
                    <w:left w:val="none" w:sz="0" w:space="0" w:color="auto"/>
                    <w:bottom w:val="none" w:sz="0" w:space="0" w:color="auto"/>
                    <w:right w:val="none" w:sz="0" w:space="0" w:color="auto"/>
                  </w:divBdr>
                </w:div>
                <w:div w:id="1601378193">
                  <w:marLeft w:val="0"/>
                  <w:marRight w:val="0"/>
                  <w:marTop w:val="0"/>
                  <w:marBottom w:val="0"/>
                  <w:divBdr>
                    <w:top w:val="none" w:sz="0" w:space="0" w:color="auto"/>
                    <w:left w:val="none" w:sz="0" w:space="0" w:color="auto"/>
                    <w:bottom w:val="none" w:sz="0" w:space="0" w:color="auto"/>
                    <w:right w:val="none" w:sz="0" w:space="0" w:color="auto"/>
                  </w:divBdr>
                </w:div>
                <w:div w:id="1611082874">
                  <w:marLeft w:val="0"/>
                  <w:marRight w:val="0"/>
                  <w:marTop w:val="0"/>
                  <w:marBottom w:val="0"/>
                  <w:divBdr>
                    <w:top w:val="none" w:sz="0" w:space="0" w:color="auto"/>
                    <w:left w:val="none" w:sz="0" w:space="0" w:color="auto"/>
                    <w:bottom w:val="none" w:sz="0" w:space="0" w:color="auto"/>
                    <w:right w:val="none" w:sz="0" w:space="0" w:color="auto"/>
                  </w:divBdr>
                </w:div>
                <w:div w:id="1620912092">
                  <w:marLeft w:val="0"/>
                  <w:marRight w:val="0"/>
                  <w:marTop w:val="0"/>
                  <w:marBottom w:val="0"/>
                  <w:divBdr>
                    <w:top w:val="none" w:sz="0" w:space="0" w:color="auto"/>
                    <w:left w:val="none" w:sz="0" w:space="0" w:color="auto"/>
                    <w:bottom w:val="none" w:sz="0" w:space="0" w:color="auto"/>
                    <w:right w:val="none" w:sz="0" w:space="0" w:color="auto"/>
                  </w:divBdr>
                </w:div>
                <w:div w:id="1628389789">
                  <w:marLeft w:val="0"/>
                  <w:marRight w:val="0"/>
                  <w:marTop w:val="0"/>
                  <w:marBottom w:val="0"/>
                  <w:divBdr>
                    <w:top w:val="none" w:sz="0" w:space="0" w:color="auto"/>
                    <w:left w:val="none" w:sz="0" w:space="0" w:color="auto"/>
                    <w:bottom w:val="none" w:sz="0" w:space="0" w:color="auto"/>
                    <w:right w:val="none" w:sz="0" w:space="0" w:color="auto"/>
                  </w:divBdr>
                </w:div>
                <w:div w:id="1644233010">
                  <w:marLeft w:val="0"/>
                  <w:marRight w:val="0"/>
                  <w:marTop w:val="0"/>
                  <w:marBottom w:val="0"/>
                  <w:divBdr>
                    <w:top w:val="none" w:sz="0" w:space="0" w:color="auto"/>
                    <w:left w:val="none" w:sz="0" w:space="0" w:color="auto"/>
                    <w:bottom w:val="none" w:sz="0" w:space="0" w:color="auto"/>
                    <w:right w:val="none" w:sz="0" w:space="0" w:color="auto"/>
                  </w:divBdr>
                </w:div>
                <w:div w:id="1655984611">
                  <w:marLeft w:val="0"/>
                  <w:marRight w:val="0"/>
                  <w:marTop w:val="0"/>
                  <w:marBottom w:val="0"/>
                  <w:divBdr>
                    <w:top w:val="none" w:sz="0" w:space="0" w:color="auto"/>
                    <w:left w:val="none" w:sz="0" w:space="0" w:color="auto"/>
                    <w:bottom w:val="none" w:sz="0" w:space="0" w:color="auto"/>
                    <w:right w:val="none" w:sz="0" w:space="0" w:color="auto"/>
                  </w:divBdr>
                </w:div>
                <w:div w:id="1657807731">
                  <w:marLeft w:val="0"/>
                  <w:marRight w:val="0"/>
                  <w:marTop w:val="0"/>
                  <w:marBottom w:val="0"/>
                  <w:divBdr>
                    <w:top w:val="none" w:sz="0" w:space="0" w:color="auto"/>
                    <w:left w:val="none" w:sz="0" w:space="0" w:color="auto"/>
                    <w:bottom w:val="none" w:sz="0" w:space="0" w:color="auto"/>
                    <w:right w:val="none" w:sz="0" w:space="0" w:color="auto"/>
                  </w:divBdr>
                </w:div>
                <w:div w:id="1664822311">
                  <w:marLeft w:val="0"/>
                  <w:marRight w:val="0"/>
                  <w:marTop w:val="0"/>
                  <w:marBottom w:val="0"/>
                  <w:divBdr>
                    <w:top w:val="none" w:sz="0" w:space="0" w:color="auto"/>
                    <w:left w:val="none" w:sz="0" w:space="0" w:color="auto"/>
                    <w:bottom w:val="none" w:sz="0" w:space="0" w:color="auto"/>
                    <w:right w:val="none" w:sz="0" w:space="0" w:color="auto"/>
                  </w:divBdr>
                </w:div>
                <w:div w:id="1675450153">
                  <w:marLeft w:val="0"/>
                  <w:marRight w:val="0"/>
                  <w:marTop w:val="0"/>
                  <w:marBottom w:val="0"/>
                  <w:divBdr>
                    <w:top w:val="none" w:sz="0" w:space="0" w:color="auto"/>
                    <w:left w:val="none" w:sz="0" w:space="0" w:color="auto"/>
                    <w:bottom w:val="none" w:sz="0" w:space="0" w:color="auto"/>
                    <w:right w:val="none" w:sz="0" w:space="0" w:color="auto"/>
                  </w:divBdr>
                </w:div>
                <w:div w:id="1680809073">
                  <w:marLeft w:val="0"/>
                  <w:marRight w:val="0"/>
                  <w:marTop w:val="0"/>
                  <w:marBottom w:val="0"/>
                  <w:divBdr>
                    <w:top w:val="none" w:sz="0" w:space="0" w:color="auto"/>
                    <w:left w:val="none" w:sz="0" w:space="0" w:color="auto"/>
                    <w:bottom w:val="none" w:sz="0" w:space="0" w:color="auto"/>
                    <w:right w:val="none" w:sz="0" w:space="0" w:color="auto"/>
                  </w:divBdr>
                </w:div>
                <w:div w:id="1684631221">
                  <w:marLeft w:val="0"/>
                  <w:marRight w:val="0"/>
                  <w:marTop w:val="0"/>
                  <w:marBottom w:val="0"/>
                  <w:divBdr>
                    <w:top w:val="none" w:sz="0" w:space="0" w:color="auto"/>
                    <w:left w:val="none" w:sz="0" w:space="0" w:color="auto"/>
                    <w:bottom w:val="none" w:sz="0" w:space="0" w:color="auto"/>
                    <w:right w:val="none" w:sz="0" w:space="0" w:color="auto"/>
                  </w:divBdr>
                </w:div>
                <w:div w:id="1697465746">
                  <w:marLeft w:val="0"/>
                  <w:marRight w:val="0"/>
                  <w:marTop w:val="0"/>
                  <w:marBottom w:val="0"/>
                  <w:divBdr>
                    <w:top w:val="none" w:sz="0" w:space="0" w:color="auto"/>
                    <w:left w:val="none" w:sz="0" w:space="0" w:color="auto"/>
                    <w:bottom w:val="none" w:sz="0" w:space="0" w:color="auto"/>
                    <w:right w:val="none" w:sz="0" w:space="0" w:color="auto"/>
                  </w:divBdr>
                </w:div>
                <w:div w:id="1700620587">
                  <w:marLeft w:val="0"/>
                  <w:marRight w:val="0"/>
                  <w:marTop w:val="0"/>
                  <w:marBottom w:val="0"/>
                  <w:divBdr>
                    <w:top w:val="none" w:sz="0" w:space="0" w:color="auto"/>
                    <w:left w:val="none" w:sz="0" w:space="0" w:color="auto"/>
                    <w:bottom w:val="none" w:sz="0" w:space="0" w:color="auto"/>
                    <w:right w:val="none" w:sz="0" w:space="0" w:color="auto"/>
                  </w:divBdr>
                </w:div>
                <w:div w:id="1706250802">
                  <w:marLeft w:val="0"/>
                  <w:marRight w:val="0"/>
                  <w:marTop w:val="0"/>
                  <w:marBottom w:val="0"/>
                  <w:divBdr>
                    <w:top w:val="none" w:sz="0" w:space="0" w:color="auto"/>
                    <w:left w:val="none" w:sz="0" w:space="0" w:color="auto"/>
                    <w:bottom w:val="none" w:sz="0" w:space="0" w:color="auto"/>
                    <w:right w:val="none" w:sz="0" w:space="0" w:color="auto"/>
                  </w:divBdr>
                </w:div>
                <w:div w:id="1722510688">
                  <w:marLeft w:val="0"/>
                  <w:marRight w:val="0"/>
                  <w:marTop w:val="0"/>
                  <w:marBottom w:val="0"/>
                  <w:divBdr>
                    <w:top w:val="none" w:sz="0" w:space="0" w:color="auto"/>
                    <w:left w:val="none" w:sz="0" w:space="0" w:color="auto"/>
                    <w:bottom w:val="none" w:sz="0" w:space="0" w:color="auto"/>
                    <w:right w:val="none" w:sz="0" w:space="0" w:color="auto"/>
                  </w:divBdr>
                </w:div>
                <w:div w:id="1733458680">
                  <w:marLeft w:val="0"/>
                  <w:marRight w:val="0"/>
                  <w:marTop w:val="0"/>
                  <w:marBottom w:val="0"/>
                  <w:divBdr>
                    <w:top w:val="none" w:sz="0" w:space="0" w:color="auto"/>
                    <w:left w:val="none" w:sz="0" w:space="0" w:color="auto"/>
                    <w:bottom w:val="none" w:sz="0" w:space="0" w:color="auto"/>
                    <w:right w:val="none" w:sz="0" w:space="0" w:color="auto"/>
                  </w:divBdr>
                </w:div>
                <w:div w:id="1733889650">
                  <w:marLeft w:val="0"/>
                  <w:marRight w:val="0"/>
                  <w:marTop w:val="0"/>
                  <w:marBottom w:val="0"/>
                  <w:divBdr>
                    <w:top w:val="none" w:sz="0" w:space="0" w:color="auto"/>
                    <w:left w:val="none" w:sz="0" w:space="0" w:color="auto"/>
                    <w:bottom w:val="none" w:sz="0" w:space="0" w:color="auto"/>
                    <w:right w:val="none" w:sz="0" w:space="0" w:color="auto"/>
                  </w:divBdr>
                </w:div>
                <w:div w:id="1737588004">
                  <w:marLeft w:val="0"/>
                  <w:marRight w:val="0"/>
                  <w:marTop w:val="0"/>
                  <w:marBottom w:val="0"/>
                  <w:divBdr>
                    <w:top w:val="none" w:sz="0" w:space="0" w:color="auto"/>
                    <w:left w:val="none" w:sz="0" w:space="0" w:color="auto"/>
                    <w:bottom w:val="none" w:sz="0" w:space="0" w:color="auto"/>
                    <w:right w:val="none" w:sz="0" w:space="0" w:color="auto"/>
                  </w:divBdr>
                </w:div>
                <w:div w:id="1739086733">
                  <w:marLeft w:val="0"/>
                  <w:marRight w:val="0"/>
                  <w:marTop w:val="0"/>
                  <w:marBottom w:val="0"/>
                  <w:divBdr>
                    <w:top w:val="none" w:sz="0" w:space="0" w:color="auto"/>
                    <w:left w:val="none" w:sz="0" w:space="0" w:color="auto"/>
                    <w:bottom w:val="none" w:sz="0" w:space="0" w:color="auto"/>
                    <w:right w:val="none" w:sz="0" w:space="0" w:color="auto"/>
                  </w:divBdr>
                </w:div>
                <w:div w:id="1758091914">
                  <w:marLeft w:val="0"/>
                  <w:marRight w:val="0"/>
                  <w:marTop w:val="0"/>
                  <w:marBottom w:val="0"/>
                  <w:divBdr>
                    <w:top w:val="none" w:sz="0" w:space="0" w:color="auto"/>
                    <w:left w:val="none" w:sz="0" w:space="0" w:color="auto"/>
                    <w:bottom w:val="none" w:sz="0" w:space="0" w:color="auto"/>
                    <w:right w:val="none" w:sz="0" w:space="0" w:color="auto"/>
                  </w:divBdr>
                </w:div>
                <w:div w:id="1758362358">
                  <w:marLeft w:val="0"/>
                  <w:marRight w:val="0"/>
                  <w:marTop w:val="0"/>
                  <w:marBottom w:val="0"/>
                  <w:divBdr>
                    <w:top w:val="none" w:sz="0" w:space="0" w:color="auto"/>
                    <w:left w:val="none" w:sz="0" w:space="0" w:color="auto"/>
                    <w:bottom w:val="none" w:sz="0" w:space="0" w:color="auto"/>
                    <w:right w:val="none" w:sz="0" w:space="0" w:color="auto"/>
                  </w:divBdr>
                </w:div>
                <w:div w:id="1765955188">
                  <w:marLeft w:val="0"/>
                  <w:marRight w:val="0"/>
                  <w:marTop w:val="0"/>
                  <w:marBottom w:val="0"/>
                  <w:divBdr>
                    <w:top w:val="none" w:sz="0" w:space="0" w:color="auto"/>
                    <w:left w:val="none" w:sz="0" w:space="0" w:color="auto"/>
                    <w:bottom w:val="none" w:sz="0" w:space="0" w:color="auto"/>
                    <w:right w:val="none" w:sz="0" w:space="0" w:color="auto"/>
                  </w:divBdr>
                </w:div>
                <w:div w:id="1783263158">
                  <w:marLeft w:val="0"/>
                  <w:marRight w:val="0"/>
                  <w:marTop w:val="0"/>
                  <w:marBottom w:val="0"/>
                  <w:divBdr>
                    <w:top w:val="none" w:sz="0" w:space="0" w:color="auto"/>
                    <w:left w:val="none" w:sz="0" w:space="0" w:color="auto"/>
                    <w:bottom w:val="none" w:sz="0" w:space="0" w:color="auto"/>
                    <w:right w:val="none" w:sz="0" w:space="0" w:color="auto"/>
                  </w:divBdr>
                </w:div>
                <w:div w:id="1793817525">
                  <w:marLeft w:val="0"/>
                  <w:marRight w:val="0"/>
                  <w:marTop w:val="0"/>
                  <w:marBottom w:val="0"/>
                  <w:divBdr>
                    <w:top w:val="none" w:sz="0" w:space="0" w:color="auto"/>
                    <w:left w:val="none" w:sz="0" w:space="0" w:color="auto"/>
                    <w:bottom w:val="none" w:sz="0" w:space="0" w:color="auto"/>
                    <w:right w:val="none" w:sz="0" w:space="0" w:color="auto"/>
                  </w:divBdr>
                </w:div>
                <w:div w:id="1806123010">
                  <w:marLeft w:val="0"/>
                  <w:marRight w:val="0"/>
                  <w:marTop w:val="0"/>
                  <w:marBottom w:val="0"/>
                  <w:divBdr>
                    <w:top w:val="none" w:sz="0" w:space="0" w:color="auto"/>
                    <w:left w:val="none" w:sz="0" w:space="0" w:color="auto"/>
                    <w:bottom w:val="none" w:sz="0" w:space="0" w:color="auto"/>
                    <w:right w:val="none" w:sz="0" w:space="0" w:color="auto"/>
                  </w:divBdr>
                </w:div>
                <w:div w:id="1810398020">
                  <w:marLeft w:val="0"/>
                  <w:marRight w:val="0"/>
                  <w:marTop w:val="0"/>
                  <w:marBottom w:val="0"/>
                  <w:divBdr>
                    <w:top w:val="none" w:sz="0" w:space="0" w:color="auto"/>
                    <w:left w:val="none" w:sz="0" w:space="0" w:color="auto"/>
                    <w:bottom w:val="none" w:sz="0" w:space="0" w:color="auto"/>
                    <w:right w:val="none" w:sz="0" w:space="0" w:color="auto"/>
                  </w:divBdr>
                </w:div>
                <w:div w:id="1814442444">
                  <w:marLeft w:val="0"/>
                  <w:marRight w:val="0"/>
                  <w:marTop w:val="0"/>
                  <w:marBottom w:val="0"/>
                  <w:divBdr>
                    <w:top w:val="none" w:sz="0" w:space="0" w:color="auto"/>
                    <w:left w:val="none" w:sz="0" w:space="0" w:color="auto"/>
                    <w:bottom w:val="none" w:sz="0" w:space="0" w:color="auto"/>
                    <w:right w:val="none" w:sz="0" w:space="0" w:color="auto"/>
                  </w:divBdr>
                </w:div>
                <w:div w:id="1818692447">
                  <w:marLeft w:val="0"/>
                  <w:marRight w:val="0"/>
                  <w:marTop w:val="0"/>
                  <w:marBottom w:val="0"/>
                  <w:divBdr>
                    <w:top w:val="none" w:sz="0" w:space="0" w:color="auto"/>
                    <w:left w:val="none" w:sz="0" w:space="0" w:color="auto"/>
                    <w:bottom w:val="none" w:sz="0" w:space="0" w:color="auto"/>
                    <w:right w:val="none" w:sz="0" w:space="0" w:color="auto"/>
                  </w:divBdr>
                </w:div>
                <w:div w:id="1837725659">
                  <w:marLeft w:val="0"/>
                  <w:marRight w:val="0"/>
                  <w:marTop w:val="0"/>
                  <w:marBottom w:val="0"/>
                  <w:divBdr>
                    <w:top w:val="none" w:sz="0" w:space="0" w:color="auto"/>
                    <w:left w:val="none" w:sz="0" w:space="0" w:color="auto"/>
                    <w:bottom w:val="none" w:sz="0" w:space="0" w:color="auto"/>
                    <w:right w:val="none" w:sz="0" w:space="0" w:color="auto"/>
                  </w:divBdr>
                </w:div>
                <w:div w:id="1847940584">
                  <w:marLeft w:val="0"/>
                  <w:marRight w:val="0"/>
                  <w:marTop w:val="0"/>
                  <w:marBottom w:val="0"/>
                  <w:divBdr>
                    <w:top w:val="none" w:sz="0" w:space="0" w:color="auto"/>
                    <w:left w:val="none" w:sz="0" w:space="0" w:color="auto"/>
                    <w:bottom w:val="none" w:sz="0" w:space="0" w:color="auto"/>
                    <w:right w:val="none" w:sz="0" w:space="0" w:color="auto"/>
                  </w:divBdr>
                </w:div>
                <w:div w:id="1855343699">
                  <w:marLeft w:val="0"/>
                  <w:marRight w:val="0"/>
                  <w:marTop w:val="0"/>
                  <w:marBottom w:val="0"/>
                  <w:divBdr>
                    <w:top w:val="none" w:sz="0" w:space="0" w:color="auto"/>
                    <w:left w:val="none" w:sz="0" w:space="0" w:color="auto"/>
                    <w:bottom w:val="none" w:sz="0" w:space="0" w:color="auto"/>
                    <w:right w:val="none" w:sz="0" w:space="0" w:color="auto"/>
                  </w:divBdr>
                </w:div>
                <w:div w:id="1870146866">
                  <w:marLeft w:val="0"/>
                  <w:marRight w:val="0"/>
                  <w:marTop w:val="0"/>
                  <w:marBottom w:val="0"/>
                  <w:divBdr>
                    <w:top w:val="none" w:sz="0" w:space="0" w:color="auto"/>
                    <w:left w:val="none" w:sz="0" w:space="0" w:color="auto"/>
                    <w:bottom w:val="none" w:sz="0" w:space="0" w:color="auto"/>
                    <w:right w:val="none" w:sz="0" w:space="0" w:color="auto"/>
                  </w:divBdr>
                </w:div>
                <w:div w:id="1871263531">
                  <w:marLeft w:val="0"/>
                  <w:marRight w:val="0"/>
                  <w:marTop w:val="0"/>
                  <w:marBottom w:val="0"/>
                  <w:divBdr>
                    <w:top w:val="none" w:sz="0" w:space="0" w:color="auto"/>
                    <w:left w:val="none" w:sz="0" w:space="0" w:color="auto"/>
                    <w:bottom w:val="none" w:sz="0" w:space="0" w:color="auto"/>
                    <w:right w:val="none" w:sz="0" w:space="0" w:color="auto"/>
                  </w:divBdr>
                </w:div>
                <w:div w:id="1873415423">
                  <w:marLeft w:val="0"/>
                  <w:marRight w:val="0"/>
                  <w:marTop w:val="0"/>
                  <w:marBottom w:val="0"/>
                  <w:divBdr>
                    <w:top w:val="none" w:sz="0" w:space="0" w:color="auto"/>
                    <w:left w:val="none" w:sz="0" w:space="0" w:color="auto"/>
                    <w:bottom w:val="none" w:sz="0" w:space="0" w:color="auto"/>
                    <w:right w:val="none" w:sz="0" w:space="0" w:color="auto"/>
                  </w:divBdr>
                </w:div>
                <w:div w:id="1875800223">
                  <w:marLeft w:val="0"/>
                  <w:marRight w:val="0"/>
                  <w:marTop w:val="0"/>
                  <w:marBottom w:val="0"/>
                  <w:divBdr>
                    <w:top w:val="none" w:sz="0" w:space="0" w:color="auto"/>
                    <w:left w:val="none" w:sz="0" w:space="0" w:color="auto"/>
                    <w:bottom w:val="none" w:sz="0" w:space="0" w:color="auto"/>
                    <w:right w:val="none" w:sz="0" w:space="0" w:color="auto"/>
                  </w:divBdr>
                </w:div>
                <w:div w:id="1880700417">
                  <w:marLeft w:val="0"/>
                  <w:marRight w:val="0"/>
                  <w:marTop w:val="0"/>
                  <w:marBottom w:val="0"/>
                  <w:divBdr>
                    <w:top w:val="none" w:sz="0" w:space="0" w:color="auto"/>
                    <w:left w:val="none" w:sz="0" w:space="0" w:color="auto"/>
                    <w:bottom w:val="none" w:sz="0" w:space="0" w:color="auto"/>
                    <w:right w:val="none" w:sz="0" w:space="0" w:color="auto"/>
                  </w:divBdr>
                </w:div>
                <w:div w:id="1894075078">
                  <w:marLeft w:val="0"/>
                  <w:marRight w:val="0"/>
                  <w:marTop w:val="0"/>
                  <w:marBottom w:val="0"/>
                  <w:divBdr>
                    <w:top w:val="none" w:sz="0" w:space="0" w:color="auto"/>
                    <w:left w:val="none" w:sz="0" w:space="0" w:color="auto"/>
                    <w:bottom w:val="none" w:sz="0" w:space="0" w:color="auto"/>
                    <w:right w:val="none" w:sz="0" w:space="0" w:color="auto"/>
                  </w:divBdr>
                </w:div>
                <w:div w:id="1903057377">
                  <w:marLeft w:val="0"/>
                  <w:marRight w:val="0"/>
                  <w:marTop w:val="0"/>
                  <w:marBottom w:val="0"/>
                  <w:divBdr>
                    <w:top w:val="none" w:sz="0" w:space="0" w:color="auto"/>
                    <w:left w:val="none" w:sz="0" w:space="0" w:color="auto"/>
                    <w:bottom w:val="none" w:sz="0" w:space="0" w:color="auto"/>
                    <w:right w:val="none" w:sz="0" w:space="0" w:color="auto"/>
                  </w:divBdr>
                </w:div>
                <w:div w:id="1909076388">
                  <w:marLeft w:val="0"/>
                  <w:marRight w:val="0"/>
                  <w:marTop w:val="0"/>
                  <w:marBottom w:val="0"/>
                  <w:divBdr>
                    <w:top w:val="none" w:sz="0" w:space="0" w:color="auto"/>
                    <w:left w:val="none" w:sz="0" w:space="0" w:color="auto"/>
                    <w:bottom w:val="none" w:sz="0" w:space="0" w:color="auto"/>
                    <w:right w:val="none" w:sz="0" w:space="0" w:color="auto"/>
                  </w:divBdr>
                </w:div>
                <w:div w:id="1938514014">
                  <w:marLeft w:val="0"/>
                  <w:marRight w:val="0"/>
                  <w:marTop w:val="0"/>
                  <w:marBottom w:val="0"/>
                  <w:divBdr>
                    <w:top w:val="none" w:sz="0" w:space="0" w:color="auto"/>
                    <w:left w:val="none" w:sz="0" w:space="0" w:color="auto"/>
                    <w:bottom w:val="none" w:sz="0" w:space="0" w:color="auto"/>
                    <w:right w:val="none" w:sz="0" w:space="0" w:color="auto"/>
                  </w:divBdr>
                </w:div>
                <w:div w:id="1942252287">
                  <w:marLeft w:val="0"/>
                  <w:marRight w:val="0"/>
                  <w:marTop w:val="0"/>
                  <w:marBottom w:val="0"/>
                  <w:divBdr>
                    <w:top w:val="none" w:sz="0" w:space="0" w:color="auto"/>
                    <w:left w:val="none" w:sz="0" w:space="0" w:color="auto"/>
                    <w:bottom w:val="none" w:sz="0" w:space="0" w:color="auto"/>
                    <w:right w:val="none" w:sz="0" w:space="0" w:color="auto"/>
                  </w:divBdr>
                </w:div>
                <w:div w:id="1947499702">
                  <w:marLeft w:val="0"/>
                  <w:marRight w:val="0"/>
                  <w:marTop w:val="0"/>
                  <w:marBottom w:val="0"/>
                  <w:divBdr>
                    <w:top w:val="none" w:sz="0" w:space="0" w:color="auto"/>
                    <w:left w:val="none" w:sz="0" w:space="0" w:color="auto"/>
                    <w:bottom w:val="none" w:sz="0" w:space="0" w:color="auto"/>
                    <w:right w:val="none" w:sz="0" w:space="0" w:color="auto"/>
                  </w:divBdr>
                </w:div>
                <w:div w:id="1958633412">
                  <w:marLeft w:val="0"/>
                  <w:marRight w:val="0"/>
                  <w:marTop w:val="0"/>
                  <w:marBottom w:val="0"/>
                  <w:divBdr>
                    <w:top w:val="none" w:sz="0" w:space="0" w:color="auto"/>
                    <w:left w:val="none" w:sz="0" w:space="0" w:color="auto"/>
                    <w:bottom w:val="none" w:sz="0" w:space="0" w:color="auto"/>
                    <w:right w:val="none" w:sz="0" w:space="0" w:color="auto"/>
                  </w:divBdr>
                </w:div>
                <w:div w:id="1960410287">
                  <w:marLeft w:val="0"/>
                  <w:marRight w:val="0"/>
                  <w:marTop w:val="0"/>
                  <w:marBottom w:val="0"/>
                  <w:divBdr>
                    <w:top w:val="none" w:sz="0" w:space="0" w:color="auto"/>
                    <w:left w:val="none" w:sz="0" w:space="0" w:color="auto"/>
                    <w:bottom w:val="none" w:sz="0" w:space="0" w:color="auto"/>
                    <w:right w:val="none" w:sz="0" w:space="0" w:color="auto"/>
                  </w:divBdr>
                </w:div>
                <w:div w:id="1961110534">
                  <w:marLeft w:val="0"/>
                  <w:marRight w:val="0"/>
                  <w:marTop w:val="0"/>
                  <w:marBottom w:val="0"/>
                  <w:divBdr>
                    <w:top w:val="none" w:sz="0" w:space="0" w:color="auto"/>
                    <w:left w:val="none" w:sz="0" w:space="0" w:color="auto"/>
                    <w:bottom w:val="none" w:sz="0" w:space="0" w:color="auto"/>
                    <w:right w:val="none" w:sz="0" w:space="0" w:color="auto"/>
                  </w:divBdr>
                </w:div>
                <w:div w:id="1970356603">
                  <w:marLeft w:val="0"/>
                  <w:marRight w:val="0"/>
                  <w:marTop w:val="0"/>
                  <w:marBottom w:val="0"/>
                  <w:divBdr>
                    <w:top w:val="none" w:sz="0" w:space="0" w:color="auto"/>
                    <w:left w:val="none" w:sz="0" w:space="0" w:color="auto"/>
                    <w:bottom w:val="none" w:sz="0" w:space="0" w:color="auto"/>
                    <w:right w:val="none" w:sz="0" w:space="0" w:color="auto"/>
                  </w:divBdr>
                </w:div>
                <w:div w:id="1976177257">
                  <w:marLeft w:val="0"/>
                  <w:marRight w:val="0"/>
                  <w:marTop w:val="0"/>
                  <w:marBottom w:val="0"/>
                  <w:divBdr>
                    <w:top w:val="none" w:sz="0" w:space="0" w:color="auto"/>
                    <w:left w:val="none" w:sz="0" w:space="0" w:color="auto"/>
                    <w:bottom w:val="none" w:sz="0" w:space="0" w:color="auto"/>
                    <w:right w:val="none" w:sz="0" w:space="0" w:color="auto"/>
                  </w:divBdr>
                </w:div>
                <w:div w:id="2016180557">
                  <w:marLeft w:val="0"/>
                  <w:marRight w:val="0"/>
                  <w:marTop w:val="0"/>
                  <w:marBottom w:val="0"/>
                  <w:divBdr>
                    <w:top w:val="none" w:sz="0" w:space="0" w:color="auto"/>
                    <w:left w:val="none" w:sz="0" w:space="0" w:color="auto"/>
                    <w:bottom w:val="none" w:sz="0" w:space="0" w:color="auto"/>
                    <w:right w:val="none" w:sz="0" w:space="0" w:color="auto"/>
                  </w:divBdr>
                </w:div>
                <w:div w:id="2033146313">
                  <w:marLeft w:val="0"/>
                  <w:marRight w:val="0"/>
                  <w:marTop w:val="0"/>
                  <w:marBottom w:val="0"/>
                  <w:divBdr>
                    <w:top w:val="none" w:sz="0" w:space="0" w:color="auto"/>
                    <w:left w:val="none" w:sz="0" w:space="0" w:color="auto"/>
                    <w:bottom w:val="none" w:sz="0" w:space="0" w:color="auto"/>
                    <w:right w:val="none" w:sz="0" w:space="0" w:color="auto"/>
                  </w:divBdr>
                </w:div>
                <w:div w:id="2048870969">
                  <w:marLeft w:val="0"/>
                  <w:marRight w:val="0"/>
                  <w:marTop w:val="0"/>
                  <w:marBottom w:val="0"/>
                  <w:divBdr>
                    <w:top w:val="none" w:sz="0" w:space="0" w:color="auto"/>
                    <w:left w:val="none" w:sz="0" w:space="0" w:color="auto"/>
                    <w:bottom w:val="none" w:sz="0" w:space="0" w:color="auto"/>
                    <w:right w:val="none" w:sz="0" w:space="0" w:color="auto"/>
                  </w:divBdr>
                </w:div>
                <w:div w:id="2057119676">
                  <w:marLeft w:val="0"/>
                  <w:marRight w:val="0"/>
                  <w:marTop w:val="0"/>
                  <w:marBottom w:val="0"/>
                  <w:divBdr>
                    <w:top w:val="none" w:sz="0" w:space="0" w:color="auto"/>
                    <w:left w:val="none" w:sz="0" w:space="0" w:color="auto"/>
                    <w:bottom w:val="none" w:sz="0" w:space="0" w:color="auto"/>
                    <w:right w:val="none" w:sz="0" w:space="0" w:color="auto"/>
                  </w:divBdr>
                </w:div>
                <w:div w:id="2058628300">
                  <w:marLeft w:val="0"/>
                  <w:marRight w:val="0"/>
                  <w:marTop w:val="0"/>
                  <w:marBottom w:val="0"/>
                  <w:divBdr>
                    <w:top w:val="none" w:sz="0" w:space="0" w:color="auto"/>
                    <w:left w:val="none" w:sz="0" w:space="0" w:color="auto"/>
                    <w:bottom w:val="none" w:sz="0" w:space="0" w:color="auto"/>
                    <w:right w:val="none" w:sz="0" w:space="0" w:color="auto"/>
                  </w:divBdr>
                </w:div>
                <w:div w:id="2076394441">
                  <w:marLeft w:val="0"/>
                  <w:marRight w:val="0"/>
                  <w:marTop w:val="0"/>
                  <w:marBottom w:val="0"/>
                  <w:divBdr>
                    <w:top w:val="none" w:sz="0" w:space="0" w:color="auto"/>
                    <w:left w:val="none" w:sz="0" w:space="0" w:color="auto"/>
                    <w:bottom w:val="none" w:sz="0" w:space="0" w:color="auto"/>
                    <w:right w:val="none" w:sz="0" w:space="0" w:color="auto"/>
                  </w:divBdr>
                </w:div>
                <w:div w:id="2083598881">
                  <w:marLeft w:val="0"/>
                  <w:marRight w:val="0"/>
                  <w:marTop w:val="0"/>
                  <w:marBottom w:val="0"/>
                  <w:divBdr>
                    <w:top w:val="none" w:sz="0" w:space="0" w:color="auto"/>
                    <w:left w:val="none" w:sz="0" w:space="0" w:color="auto"/>
                    <w:bottom w:val="none" w:sz="0" w:space="0" w:color="auto"/>
                    <w:right w:val="none" w:sz="0" w:space="0" w:color="auto"/>
                  </w:divBdr>
                </w:div>
                <w:div w:id="2084526539">
                  <w:marLeft w:val="0"/>
                  <w:marRight w:val="0"/>
                  <w:marTop w:val="0"/>
                  <w:marBottom w:val="0"/>
                  <w:divBdr>
                    <w:top w:val="none" w:sz="0" w:space="0" w:color="auto"/>
                    <w:left w:val="none" w:sz="0" w:space="0" w:color="auto"/>
                    <w:bottom w:val="none" w:sz="0" w:space="0" w:color="auto"/>
                    <w:right w:val="none" w:sz="0" w:space="0" w:color="auto"/>
                  </w:divBdr>
                </w:div>
                <w:div w:id="2100637439">
                  <w:marLeft w:val="0"/>
                  <w:marRight w:val="0"/>
                  <w:marTop w:val="0"/>
                  <w:marBottom w:val="0"/>
                  <w:divBdr>
                    <w:top w:val="none" w:sz="0" w:space="0" w:color="auto"/>
                    <w:left w:val="none" w:sz="0" w:space="0" w:color="auto"/>
                    <w:bottom w:val="none" w:sz="0" w:space="0" w:color="auto"/>
                    <w:right w:val="none" w:sz="0" w:space="0" w:color="auto"/>
                  </w:divBdr>
                </w:div>
                <w:div w:id="2101371780">
                  <w:marLeft w:val="0"/>
                  <w:marRight w:val="0"/>
                  <w:marTop w:val="0"/>
                  <w:marBottom w:val="0"/>
                  <w:divBdr>
                    <w:top w:val="none" w:sz="0" w:space="0" w:color="auto"/>
                    <w:left w:val="none" w:sz="0" w:space="0" w:color="auto"/>
                    <w:bottom w:val="none" w:sz="0" w:space="0" w:color="auto"/>
                    <w:right w:val="none" w:sz="0" w:space="0" w:color="auto"/>
                  </w:divBdr>
                </w:div>
                <w:div w:id="2107580576">
                  <w:marLeft w:val="0"/>
                  <w:marRight w:val="0"/>
                  <w:marTop w:val="0"/>
                  <w:marBottom w:val="0"/>
                  <w:divBdr>
                    <w:top w:val="none" w:sz="0" w:space="0" w:color="auto"/>
                    <w:left w:val="none" w:sz="0" w:space="0" w:color="auto"/>
                    <w:bottom w:val="none" w:sz="0" w:space="0" w:color="auto"/>
                    <w:right w:val="none" w:sz="0" w:space="0" w:color="auto"/>
                  </w:divBdr>
                </w:div>
                <w:div w:id="2112891443">
                  <w:marLeft w:val="0"/>
                  <w:marRight w:val="0"/>
                  <w:marTop w:val="0"/>
                  <w:marBottom w:val="0"/>
                  <w:divBdr>
                    <w:top w:val="none" w:sz="0" w:space="0" w:color="auto"/>
                    <w:left w:val="none" w:sz="0" w:space="0" w:color="auto"/>
                    <w:bottom w:val="none" w:sz="0" w:space="0" w:color="auto"/>
                    <w:right w:val="none" w:sz="0" w:space="0" w:color="auto"/>
                  </w:divBdr>
                </w:div>
                <w:div w:id="2113889710">
                  <w:marLeft w:val="0"/>
                  <w:marRight w:val="0"/>
                  <w:marTop w:val="0"/>
                  <w:marBottom w:val="0"/>
                  <w:divBdr>
                    <w:top w:val="none" w:sz="0" w:space="0" w:color="auto"/>
                    <w:left w:val="none" w:sz="0" w:space="0" w:color="auto"/>
                    <w:bottom w:val="none" w:sz="0" w:space="0" w:color="auto"/>
                    <w:right w:val="none" w:sz="0" w:space="0" w:color="auto"/>
                  </w:divBdr>
                </w:div>
                <w:div w:id="2115661503">
                  <w:marLeft w:val="0"/>
                  <w:marRight w:val="0"/>
                  <w:marTop w:val="0"/>
                  <w:marBottom w:val="0"/>
                  <w:divBdr>
                    <w:top w:val="none" w:sz="0" w:space="0" w:color="auto"/>
                    <w:left w:val="none" w:sz="0" w:space="0" w:color="auto"/>
                    <w:bottom w:val="none" w:sz="0" w:space="0" w:color="auto"/>
                    <w:right w:val="none" w:sz="0" w:space="0" w:color="auto"/>
                  </w:divBdr>
                </w:div>
                <w:div w:id="2116364107">
                  <w:marLeft w:val="0"/>
                  <w:marRight w:val="0"/>
                  <w:marTop w:val="0"/>
                  <w:marBottom w:val="0"/>
                  <w:divBdr>
                    <w:top w:val="none" w:sz="0" w:space="0" w:color="auto"/>
                    <w:left w:val="none" w:sz="0" w:space="0" w:color="auto"/>
                    <w:bottom w:val="none" w:sz="0" w:space="0" w:color="auto"/>
                    <w:right w:val="none" w:sz="0" w:space="0" w:color="auto"/>
                  </w:divBdr>
                </w:div>
                <w:div w:id="2119180777">
                  <w:marLeft w:val="0"/>
                  <w:marRight w:val="0"/>
                  <w:marTop w:val="0"/>
                  <w:marBottom w:val="0"/>
                  <w:divBdr>
                    <w:top w:val="none" w:sz="0" w:space="0" w:color="auto"/>
                    <w:left w:val="none" w:sz="0" w:space="0" w:color="auto"/>
                    <w:bottom w:val="none" w:sz="0" w:space="0" w:color="auto"/>
                    <w:right w:val="none" w:sz="0" w:space="0" w:color="auto"/>
                  </w:divBdr>
                </w:div>
                <w:div w:id="2119594776">
                  <w:marLeft w:val="0"/>
                  <w:marRight w:val="0"/>
                  <w:marTop w:val="0"/>
                  <w:marBottom w:val="0"/>
                  <w:divBdr>
                    <w:top w:val="none" w:sz="0" w:space="0" w:color="auto"/>
                    <w:left w:val="none" w:sz="0" w:space="0" w:color="auto"/>
                    <w:bottom w:val="none" w:sz="0" w:space="0" w:color="auto"/>
                    <w:right w:val="none" w:sz="0" w:space="0" w:color="auto"/>
                  </w:divBdr>
                </w:div>
                <w:div w:id="2145266652">
                  <w:marLeft w:val="0"/>
                  <w:marRight w:val="0"/>
                  <w:marTop w:val="0"/>
                  <w:marBottom w:val="0"/>
                  <w:divBdr>
                    <w:top w:val="none" w:sz="0" w:space="0" w:color="auto"/>
                    <w:left w:val="none" w:sz="0" w:space="0" w:color="auto"/>
                    <w:bottom w:val="none" w:sz="0" w:space="0" w:color="auto"/>
                    <w:right w:val="none" w:sz="0" w:space="0" w:color="auto"/>
                  </w:divBdr>
                </w:div>
                <w:div w:id="2145847723">
                  <w:marLeft w:val="0"/>
                  <w:marRight w:val="0"/>
                  <w:marTop w:val="0"/>
                  <w:marBottom w:val="0"/>
                  <w:divBdr>
                    <w:top w:val="none" w:sz="0" w:space="0" w:color="auto"/>
                    <w:left w:val="none" w:sz="0" w:space="0" w:color="auto"/>
                    <w:bottom w:val="none" w:sz="0" w:space="0" w:color="auto"/>
                    <w:right w:val="none" w:sz="0" w:space="0" w:color="auto"/>
                  </w:divBdr>
                </w:div>
              </w:divsChild>
            </w:div>
            <w:div w:id="1326589186">
              <w:marLeft w:val="0"/>
              <w:marRight w:val="0"/>
              <w:marTop w:val="0"/>
              <w:marBottom w:val="0"/>
              <w:divBdr>
                <w:top w:val="none" w:sz="0" w:space="0" w:color="auto"/>
                <w:left w:val="none" w:sz="0" w:space="0" w:color="auto"/>
                <w:bottom w:val="none" w:sz="0" w:space="0" w:color="auto"/>
                <w:right w:val="none" w:sz="0" w:space="0" w:color="auto"/>
              </w:divBdr>
            </w:div>
            <w:div w:id="1328752109">
              <w:marLeft w:val="0"/>
              <w:marRight w:val="0"/>
              <w:marTop w:val="0"/>
              <w:marBottom w:val="0"/>
              <w:divBdr>
                <w:top w:val="none" w:sz="0" w:space="0" w:color="auto"/>
                <w:left w:val="none" w:sz="0" w:space="0" w:color="auto"/>
                <w:bottom w:val="none" w:sz="0" w:space="0" w:color="auto"/>
                <w:right w:val="none" w:sz="0" w:space="0" w:color="auto"/>
              </w:divBdr>
            </w:div>
            <w:div w:id="1330521648">
              <w:marLeft w:val="0"/>
              <w:marRight w:val="0"/>
              <w:marTop w:val="0"/>
              <w:marBottom w:val="0"/>
              <w:divBdr>
                <w:top w:val="none" w:sz="0" w:space="0" w:color="auto"/>
                <w:left w:val="none" w:sz="0" w:space="0" w:color="auto"/>
                <w:bottom w:val="none" w:sz="0" w:space="0" w:color="auto"/>
                <w:right w:val="none" w:sz="0" w:space="0" w:color="auto"/>
              </w:divBdr>
            </w:div>
            <w:div w:id="1331104204">
              <w:marLeft w:val="0"/>
              <w:marRight w:val="0"/>
              <w:marTop w:val="0"/>
              <w:marBottom w:val="0"/>
              <w:divBdr>
                <w:top w:val="none" w:sz="0" w:space="0" w:color="auto"/>
                <w:left w:val="none" w:sz="0" w:space="0" w:color="auto"/>
                <w:bottom w:val="none" w:sz="0" w:space="0" w:color="auto"/>
                <w:right w:val="none" w:sz="0" w:space="0" w:color="auto"/>
              </w:divBdr>
            </w:div>
            <w:div w:id="1339188450">
              <w:marLeft w:val="0"/>
              <w:marRight w:val="0"/>
              <w:marTop w:val="0"/>
              <w:marBottom w:val="0"/>
              <w:divBdr>
                <w:top w:val="none" w:sz="0" w:space="0" w:color="auto"/>
                <w:left w:val="none" w:sz="0" w:space="0" w:color="auto"/>
                <w:bottom w:val="none" w:sz="0" w:space="0" w:color="auto"/>
                <w:right w:val="none" w:sz="0" w:space="0" w:color="auto"/>
              </w:divBdr>
            </w:div>
            <w:div w:id="1339694092">
              <w:marLeft w:val="0"/>
              <w:marRight w:val="0"/>
              <w:marTop w:val="0"/>
              <w:marBottom w:val="0"/>
              <w:divBdr>
                <w:top w:val="none" w:sz="0" w:space="0" w:color="auto"/>
                <w:left w:val="none" w:sz="0" w:space="0" w:color="auto"/>
                <w:bottom w:val="none" w:sz="0" w:space="0" w:color="auto"/>
                <w:right w:val="none" w:sz="0" w:space="0" w:color="auto"/>
              </w:divBdr>
            </w:div>
            <w:div w:id="1339695546">
              <w:marLeft w:val="0"/>
              <w:marRight w:val="0"/>
              <w:marTop w:val="0"/>
              <w:marBottom w:val="0"/>
              <w:divBdr>
                <w:top w:val="none" w:sz="0" w:space="0" w:color="auto"/>
                <w:left w:val="none" w:sz="0" w:space="0" w:color="auto"/>
                <w:bottom w:val="none" w:sz="0" w:space="0" w:color="auto"/>
                <w:right w:val="none" w:sz="0" w:space="0" w:color="auto"/>
              </w:divBdr>
            </w:div>
            <w:div w:id="1351637041">
              <w:marLeft w:val="0"/>
              <w:marRight w:val="0"/>
              <w:marTop w:val="0"/>
              <w:marBottom w:val="0"/>
              <w:divBdr>
                <w:top w:val="none" w:sz="0" w:space="0" w:color="auto"/>
                <w:left w:val="none" w:sz="0" w:space="0" w:color="auto"/>
                <w:bottom w:val="none" w:sz="0" w:space="0" w:color="auto"/>
                <w:right w:val="none" w:sz="0" w:space="0" w:color="auto"/>
              </w:divBdr>
            </w:div>
            <w:div w:id="1353610249">
              <w:marLeft w:val="0"/>
              <w:marRight w:val="0"/>
              <w:marTop w:val="0"/>
              <w:marBottom w:val="0"/>
              <w:divBdr>
                <w:top w:val="none" w:sz="0" w:space="0" w:color="auto"/>
                <w:left w:val="none" w:sz="0" w:space="0" w:color="auto"/>
                <w:bottom w:val="none" w:sz="0" w:space="0" w:color="auto"/>
                <w:right w:val="none" w:sz="0" w:space="0" w:color="auto"/>
              </w:divBdr>
            </w:div>
            <w:div w:id="1371227846">
              <w:marLeft w:val="0"/>
              <w:marRight w:val="0"/>
              <w:marTop w:val="0"/>
              <w:marBottom w:val="0"/>
              <w:divBdr>
                <w:top w:val="none" w:sz="0" w:space="0" w:color="auto"/>
                <w:left w:val="none" w:sz="0" w:space="0" w:color="auto"/>
                <w:bottom w:val="none" w:sz="0" w:space="0" w:color="auto"/>
                <w:right w:val="none" w:sz="0" w:space="0" w:color="auto"/>
              </w:divBdr>
            </w:div>
            <w:div w:id="1373192410">
              <w:marLeft w:val="0"/>
              <w:marRight w:val="0"/>
              <w:marTop w:val="0"/>
              <w:marBottom w:val="0"/>
              <w:divBdr>
                <w:top w:val="none" w:sz="0" w:space="0" w:color="auto"/>
                <w:left w:val="none" w:sz="0" w:space="0" w:color="auto"/>
                <w:bottom w:val="none" w:sz="0" w:space="0" w:color="auto"/>
                <w:right w:val="none" w:sz="0" w:space="0" w:color="auto"/>
              </w:divBdr>
            </w:div>
            <w:div w:id="1374109904">
              <w:marLeft w:val="0"/>
              <w:marRight w:val="0"/>
              <w:marTop w:val="0"/>
              <w:marBottom w:val="0"/>
              <w:divBdr>
                <w:top w:val="none" w:sz="0" w:space="0" w:color="auto"/>
                <w:left w:val="none" w:sz="0" w:space="0" w:color="auto"/>
                <w:bottom w:val="none" w:sz="0" w:space="0" w:color="auto"/>
                <w:right w:val="none" w:sz="0" w:space="0" w:color="auto"/>
              </w:divBdr>
            </w:div>
            <w:div w:id="1381319234">
              <w:marLeft w:val="0"/>
              <w:marRight w:val="0"/>
              <w:marTop w:val="0"/>
              <w:marBottom w:val="0"/>
              <w:divBdr>
                <w:top w:val="none" w:sz="0" w:space="0" w:color="auto"/>
                <w:left w:val="none" w:sz="0" w:space="0" w:color="auto"/>
                <w:bottom w:val="none" w:sz="0" w:space="0" w:color="auto"/>
                <w:right w:val="none" w:sz="0" w:space="0" w:color="auto"/>
              </w:divBdr>
            </w:div>
            <w:div w:id="1392577592">
              <w:marLeft w:val="0"/>
              <w:marRight w:val="0"/>
              <w:marTop w:val="0"/>
              <w:marBottom w:val="0"/>
              <w:divBdr>
                <w:top w:val="none" w:sz="0" w:space="0" w:color="auto"/>
                <w:left w:val="none" w:sz="0" w:space="0" w:color="auto"/>
                <w:bottom w:val="none" w:sz="0" w:space="0" w:color="auto"/>
                <w:right w:val="none" w:sz="0" w:space="0" w:color="auto"/>
              </w:divBdr>
            </w:div>
            <w:div w:id="1394159668">
              <w:marLeft w:val="0"/>
              <w:marRight w:val="0"/>
              <w:marTop w:val="0"/>
              <w:marBottom w:val="0"/>
              <w:divBdr>
                <w:top w:val="none" w:sz="0" w:space="0" w:color="auto"/>
                <w:left w:val="none" w:sz="0" w:space="0" w:color="auto"/>
                <w:bottom w:val="none" w:sz="0" w:space="0" w:color="auto"/>
                <w:right w:val="none" w:sz="0" w:space="0" w:color="auto"/>
              </w:divBdr>
            </w:div>
            <w:div w:id="1394503664">
              <w:marLeft w:val="0"/>
              <w:marRight w:val="0"/>
              <w:marTop w:val="0"/>
              <w:marBottom w:val="0"/>
              <w:divBdr>
                <w:top w:val="none" w:sz="0" w:space="0" w:color="auto"/>
                <w:left w:val="none" w:sz="0" w:space="0" w:color="auto"/>
                <w:bottom w:val="none" w:sz="0" w:space="0" w:color="auto"/>
                <w:right w:val="none" w:sz="0" w:space="0" w:color="auto"/>
              </w:divBdr>
            </w:div>
            <w:div w:id="1398673469">
              <w:marLeft w:val="0"/>
              <w:marRight w:val="0"/>
              <w:marTop w:val="0"/>
              <w:marBottom w:val="0"/>
              <w:divBdr>
                <w:top w:val="none" w:sz="0" w:space="0" w:color="auto"/>
                <w:left w:val="none" w:sz="0" w:space="0" w:color="auto"/>
                <w:bottom w:val="none" w:sz="0" w:space="0" w:color="auto"/>
                <w:right w:val="none" w:sz="0" w:space="0" w:color="auto"/>
              </w:divBdr>
            </w:div>
            <w:div w:id="1399599246">
              <w:marLeft w:val="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11349671">
              <w:marLeft w:val="0"/>
              <w:marRight w:val="0"/>
              <w:marTop w:val="0"/>
              <w:marBottom w:val="0"/>
              <w:divBdr>
                <w:top w:val="none" w:sz="0" w:space="0" w:color="auto"/>
                <w:left w:val="none" w:sz="0" w:space="0" w:color="auto"/>
                <w:bottom w:val="none" w:sz="0" w:space="0" w:color="auto"/>
                <w:right w:val="none" w:sz="0" w:space="0" w:color="auto"/>
              </w:divBdr>
            </w:div>
            <w:div w:id="1412309158">
              <w:marLeft w:val="0"/>
              <w:marRight w:val="0"/>
              <w:marTop w:val="0"/>
              <w:marBottom w:val="0"/>
              <w:divBdr>
                <w:top w:val="none" w:sz="0" w:space="0" w:color="auto"/>
                <w:left w:val="none" w:sz="0" w:space="0" w:color="auto"/>
                <w:bottom w:val="none" w:sz="0" w:space="0" w:color="auto"/>
                <w:right w:val="none" w:sz="0" w:space="0" w:color="auto"/>
              </w:divBdr>
            </w:div>
            <w:div w:id="1422410088">
              <w:marLeft w:val="0"/>
              <w:marRight w:val="0"/>
              <w:marTop w:val="0"/>
              <w:marBottom w:val="0"/>
              <w:divBdr>
                <w:top w:val="none" w:sz="0" w:space="0" w:color="auto"/>
                <w:left w:val="none" w:sz="0" w:space="0" w:color="auto"/>
                <w:bottom w:val="none" w:sz="0" w:space="0" w:color="auto"/>
                <w:right w:val="none" w:sz="0" w:space="0" w:color="auto"/>
              </w:divBdr>
            </w:div>
            <w:div w:id="1422675946">
              <w:marLeft w:val="0"/>
              <w:marRight w:val="0"/>
              <w:marTop w:val="0"/>
              <w:marBottom w:val="0"/>
              <w:divBdr>
                <w:top w:val="none" w:sz="0" w:space="0" w:color="auto"/>
                <w:left w:val="none" w:sz="0" w:space="0" w:color="auto"/>
                <w:bottom w:val="none" w:sz="0" w:space="0" w:color="auto"/>
                <w:right w:val="none" w:sz="0" w:space="0" w:color="auto"/>
              </w:divBdr>
            </w:div>
            <w:div w:id="1428650773">
              <w:marLeft w:val="0"/>
              <w:marRight w:val="0"/>
              <w:marTop w:val="0"/>
              <w:marBottom w:val="0"/>
              <w:divBdr>
                <w:top w:val="none" w:sz="0" w:space="0" w:color="auto"/>
                <w:left w:val="none" w:sz="0" w:space="0" w:color="auto"/>
                <w:bottom w:val="none" w:sz="0" w:space="0" w:color="auto"/>
                <w:right w:val="none" w:sz="0" w:space="0" w:color="auto"/>
              </w:divBdr>
            </w:div>
            <w:div w:id="1434865623">
              <w:marLeft w:val="0"/>
              <w:marRight w:val="0"/>
              <w:marTop w:val="0"/>
              <w:marBottom w:val="0"/>
              <w:divBdr>
                <w:top w:val="none" w:sz="0" w:space="0" w:color="auto"/>
                <w:left w:val="none" w:sz="0" w:space="0" w:color="auto"/>
                <w:bottom w:val="none" w:sz="0" w:space="0" w:color="auto"/>
                <w:right w:val="none" w:sz="0" w:space="0" w:color="auto"/>
              </w:divBdr>
            </w:div>
            <w:div w:id="1435977706">
              <w:marLeft w:val="0"/>
              <w:marRight w:val="0"/>
              <w:marTop w:val="0"/>
              <w:marBottom w:val="0"/>
              <w:divBdr>
                <w:top w:val="none" w:sz="0" w:space="0" w:color="auto"/>
                <w:left w:val="none" w:sz="0" w:space="0" w:color="auto"/>
                <w:bottom w:val="none" w:sz="0" w:space="0" w:color="auto"/>
                <w:right w:val="none" w:sz="0" w:space="0" w:color="auto"/>
              </w:divBdr>
            </w:div>
            <w:div w:id="1450974836">
              <w:marLeft w:val="0"/>
              <w:marRight w:val="0"/>
              <w:marTop w:val="0"/>
              <w:marBottom w:val="0"/>
              <w:divBdr>
                <w:top w:val="none" w:sz="0" w:space="0" w:color="auto"/>
                <w:left w:val="none" w:sz="0" w:space="0" w:color="auto"/>
                <w:bottom w:val="none" w:sz="0" w:space="0" w:color="auto"/>
                <w:right w:val="none" w:sz="0" w:space="0" w:color="auto"/>
              </w:divBdr>
            </w:div>
            <w:div w:id="1452627535">
              <w:marLeft w:val="0"/>
              <w:marRight w:val="0"/>
              <w:marTop w:val="0"/>
              <w:marBottom w:val="0"/>
              <w:divBdr>
                <w:top w:val="none" w:sz="0" w:space="0" w:color="auto"/>
                <w:left w:val="none" w:sz="0" w:space="0" w:color="auto"/>
                <w:bottom w:val="none" w:sz="0" w:space="0" w:color="auto"/>
                <w:right w:val="none" w:sz="0" w:space="0" w:color="auto"/>
              </w:divBdr>
            </w:div>
            <w:div w:id="1460028784">
              <w:marLeft w:val="0"/>
              <w:marRight w:val="0"/>
              <w:marTop w:val="0"/>
              <w:marBottom w:val="0"/>
              <w:divBdr>
                <w:top w:val="none" w:sz="0" w:space="0" w:color="auto"/>
                <w:left w:val="none" w:sz="0" w:space="0" w:color="auto"/>
                <w:bottom w:val="none" w:sz="0" w:space="0" w:color="auto"/>
                <w:right w:val="none" w:sz="0" w:space="0" w:color="auto"/>
              </w:divBdr>
            </w:div>
            <w:div w:id="1464152641">
              <w:marLeft w:val="0"/>
              <w:marRight w:val="0"/>
              <w:marTop w:val="0"/>
              <w:marBottom w:val="0"/>
              <w:divBdr>
                <w:top w:val="none" w:sz="0" w:space="0" w:color="auto"/>
                <w:left w:val="none" w:sz="0" w:space="0" w:color="auto"/>
                <w:bottom w:val="none" w:sz="0" w:space="0" w:color="auto"/>
                <w:right w:val="none" w:sz="0" w:space="0" w:color="auto"/>
              </w:divBdr>
            </w:div>
            <w:div w:id="1467776043">
              <w:marLeft w:val="0"/>
              <w:marRight w:val="0"/>
              <w:marTop w:val="0"/>
              <w:marBottom w:val="0"/>
              <w:divBdr>
                <w:top w:val="none" w:sz="0" w:space="0" w:color="auto"/>
                <w:left w:val="none" w:sz="0" w:space="0" w:color="auto"/>
                <w:bottom w:val="none" w:sz="0" w:space="0" w:color="auto"/>
                <w:right w:val="none" w:sz="0" w:space="0" w:color="auto"/>
              </w:divBdr>
            </w:div>
            <w:div w:id="1471484849">
              <w:marLeft w:val="0"/>
              <w:marRight w:val="0"/>
              <w:marTop w:val="0"/>
              <w:marBottom w:val="0"/>
              <w:divBdr>
                <w:top w:val="none" w:sz="0" w:space="0" w:color="auto"/>
                <w:left w:val="none" w:sz="0" w:space="0" w:color="auto"/>
                <w:bottom w:val="none" w:sz="0" w:space="0" w:color="auto"/>
                <w:right w:val="none" w:sz="0" w:space="0" w:color="auto"/>
              </w:divBdr>
            </w:div>
            <w:div w:id="1472867947">
              <w:marLeft w:val="0"/>
              <w:marRight w:val="0"/>
              <w:marTop w:val="0"/>
              <w:marBottom w:val="0"/>
              <w:divBdr>
                <w:top w:val="none" w:sz="0" w:space="0" w:color="auto"/>
                <w:left w:val="none" w:sz="0" w:space="0" w:color="auto"/>
                <w:bottom w:val="none" w:sz="0" w:space="0" w:color="auto"/>
                <w:right w:val="none" w:sz="0" w:space="0" w:color="auto"/>
              </w:divBdr>
            </w:div>
            <w:div w:id="1499805493">
              <w:marLeft w:val="0"/>
              <w:marRight w:val="0"/>
              <w:marTop w:val="0"/>
              <w:marBottom w:val="0"/>
              <w:divBdr>
                <w:top w:val="none" w:sz="0" w:space="0" w:color="auto"/>
                <w:left w:val="none" w:sz="0" w:space="0" w:color="auto"/>
                <w:bottom w:val="none" w:sz="0" w:space="0" w:color="auto"/>
                <w:right w:val="none" w:sz="0" w:space="0" w:color="auto"/>
              </w:divBdr>
            </w:div>
            <w:div w:id="1505776958">
              <w:marLeft w:val="0"/>
              <w:marRight w:val="0"/>
              <w:marTop w:val="0"/>
              <w:marBottom w:val="0"/>
              <w:divBdr>
                <w:top w:val="none" w:sz="0" w:space="0" w:color="auto"/>
                <w:left w:val="none" w:sz="0" w:space="0" w:color="auto"/>
                <w:bottom w:val="none" w:sz="0" w:space="0" w:color="auto"/>
                <w:right w:val="none" w:sz="0" w:space="0" w:color="auto"/>
              </w:divBdr>
            </w:div>
            <w:div w:id="1511412730">
              <w:marLeft w:val="0"/>
              <w:marRight w:val="0"/>
              <w:marTop w:val="0"/>
              <w:marBottom w:val="0"/>
              <w:divBdr>
                <w:top w:val="none" w:sz="0" w:space="0" w:color="auto"/>
                <w:left w:val="none" w:sz="0" w:space="0" w:color="auto"/>
                <w:bottom w:val="none" w:sz="0" w:space="0" w:color="auto"/>
                <w:right w:val="none" w:sz="0" w:space="0" w:color="auto"/>
              </w:divBdr>
            </w:div>
            <w:div w:id="1516385155">
              <w:marLeft w:val="0"/>
              <w:marRight w:val="0"/>
              <w:marTop w:val="0"/>
              <w:marBottom w:val="0"/>
              <w:divBdr>
                <w:top w:val="none" w:sz="0" w:space="0" w:color="auto"/>
                <w:left w:val="none" w:sz="0" w:space="0" w:color="auto"/>
                <w:bottom w:val="none" w:sz="0" w:space="0" w:color="auto"/>
                <w:right w:val="none" w:sz="0" w:space="0" w:color="auto"/>
              </w:divBdr>
            </w:div>
            <w:div w:id="1516773971">
              <w:marLeft w:val="0"/>
              <w:marRight w:val="0"/>
              <w:marTop w:val="0"/>
              <w:marBottom w:val="0"/>
              <w:divBdr>
                <w:top w:val="none" w:sz="0" w:space="0" w:color="auto"/>
                <w:left w:val="none" w:sz="0" w:space="0" w:color="auto"/>
                <w:bottom w:val="none" w:sz="0" w:space="0" w:color="auto"/>
                <w:right w:val="none" w:sz="0" w:space="0" w:color="auto"/>
              </w:divBdr>
            </w:div>
            <w:div w:id="1517185847">
              <w:marLeft w:val="0"/>
              <w:marRight w:val="0"/>
              <w:marTop w:val="0"/>
              <w:marBottom w:val="0"/>
              <w:divBdr>
                <w:top w:val="none" w:sz="0" w:space="0" w:color="auto"/>
                <w:left w:val="none" w:sz="0" w:space="0" w:color="auto"/>
                <w:bottom w:val="none" w:sz="0" w:space="0" w:color="auto"/>
                <w:right w:val="none" w:sz="0" w:space="0" w:color="auto"/>
              </w:divBdr>
            </w:div>
            <w:div w:id="1525439300">
              <w:marLeft w:val="0"/>
              <w:marRight w:val="0"/>
              <w:marTop w:val="0"/>
              <w:marBottom w:val="0"/>
              <w:divBdr>
                <w:top w:val="none" w:sz="0" w:space="0" w:color="auto"/>
                <w:left w:val="none" w:sz="0" w:space="0" w:color="auto"/>
                <w:bottom w:val="none" w:sz="0" w:space="0" w:color="auto"/>
                <w:right w:val="none" w:sz="0" w:space="0" w:color="auto"/>
              </w:divBdr>
            </w:div>
            <w:div w:id="1526673744">
              <w:marLeft w:val="0"/>
              <w:marRight w:val="0"/>
              <w:marTop w:val="0"/>
              <w:marBottom w:val="0"/>
              <w:divBdr>
                <w:top w:val="none" w:sz="0" w:space="0" w:color="auto"/>
                <w:left w:val="none" w:sz="0" w:space="0" w:color="auto"/>
                <w:bottom w:val="none" w:sz="0" w:space="0" w:color="auto"/>
                <w:right w:val="none" w:sz="0" w:space="0" w:color="auto"/>
              </w:divBdr>
            </w:div>
            <w:div w:id="1527672573">
              <w:marLeft w:val="0"/>
              <w:marRight w:val="0"/>
              <w:marTop w:val="0"/>
              <w:marBottom w:val="0"/>
              <w:divBdr>
                <w:top w:val="none" w:sz="0" w:space="0" w:color="auto"/>
                <w:left w:val="none" w:sz="0" w:space="0" w:color="auto"/>
                <w:bottom w:val="none" w:sz="0" w:space="0" w:color="auto"/>
                <w:right w:val="none" w:sz="0" w:space="0" w:color="auto"/>
              </w:divBdr>
            </w:div>
            <w:div w:id="1543394967">
              <w:marLeft w:val="0"/>
              <w:marRight w:val="0"/>
              <w:marTop w:val="0"/>
              <w:marBottom w:val="0"/>
              <w:divBdr>
                <w:top w:val="none" w:sz="0" w:space="0" w:color="auto"/>
                <w:left w:val="none" w:sz="0" w:space="0" w:color="auto"/>
                <w:bottom w:val="none" w:sz="0" w:space="0" w:color="auto"/>
                <w:right w:val="none" w:sz="0" w:space="0" w:color="auto"/>
              </w:divBdr>
            </w:div>
            <w:div w:id="1543514803">
              <w:marLeft w:val="0"/>
              <w:marRight w:val="0"/>
              <w:marTop w:val="0"/>
              <w:marBottom w:val="0"/>
              <w:divBdr>
                <w:top w:val="none" w:sz="0" w:space="0" w:color="auto"/>
                <w:left w:val="none" w:sz="0" w:space="0" w:color="auto"/>
                <w:bottom w:val="none" w:sz="0" w:space="0" w:color="auto"/>
                <w:right w:val="none" w:sz="0" w:space="0" w:color="auto"/>
              </w:divBdr>
            </w:div>
            <w:div w:id="1552233832">
              <w:marLeft w:val="0"/>
              <w:marRight w:val="0"/>
              <w:marTop w:val="0"/>
              <w:marBottom w:val="0"/>
              <w:divBdr>
                <w:top w:val="none" w:sz="0" w:space="0" w:color="auto"/>
                <w:left w:val="none" w:sz="0" w:space="0" w:color="auto"/>
                <w:bottom w:val="none" w:sz="0" w:space="0" w:color="auto"/>
                <w:right w:val="none" w:sz="0" w:space="0" w:color="auto"/>
              </w:divBdr>
            </w:div>
            <w:div w:id="1561936792">
              <w:marLeft w:val="0"/>
              <w:marRight w:val="0"/>
              <w:marTop w:val="0"/>
              <w:marBottom w:val="0"/>
              <w:divBdr>
                <w:top w:val="none" w:sz="0" w:space="0" w:color="auto"/>
                <w:left w:val="none" w:sz="0" w:space="0" w:color="auto"/>
                <w:bottom w:val="none" w:sz="0" w:space="0" w:color="auto"/>
                <w:right w:val="none" w:sz="0" w:space="0" w:color="auto"/>
              </w:divBdr>
            </w:div>
            <w:div w:id="1562255488">
              <w:marLeft w:val="0"/>
              <w:marRight w:val="0"/>
              <w:marTop w:val="0"/>
              <w:marBottom w:val="0"/>
              <w:divBdr>
                <w:top w:val="none" w:sz="0" w:space="0" w:color="auto"/>
                <w:left w:val="none" w:sz="0" w:space="0" w:color="auto"/>
                <w:bottom w:val="none" w:sz="0" w:space="0" w:color="auto"/>
                <w:right w:val="none" w:sz="0" w:space="0" w:color="auto"/>
              </w:divBdr>
            </w:div>
            <w:div w:id="1571619457">
              <w:marLeft w:val="0"/>
              <w:marRight w:val="0"/>
              <w:marTop w:val="0"/>
              <w:marBottom w:val="0"/>
              <w:divBdr>
                <w:top w:val="none" w:sz="0" w:space="0" w:color="auto"/>
                <w:left w:val="none" w:sz="0" w:space="0" w:color="auto"/>
                <w:bottom w:val="none" w:sz="0" w:space="0" w:color="auto"/>
                <w:right w:val="none" w:sz="0" w:space="0" w:color="auto"/>
              </w:divBdr>
            </w:div>
            <w:div w:id="1575699034">
              <w:marLeft w:val="0"/>
              <w:marRight w:val="0"/>
              <w:marTop w:val="0"/>
              <w:marBottom w:val="0"/>
              <w:divBdr>
                <w:top w:val="none" w:sz="0" w:space="0" w:color="auto"/>
                <w:left w:val="none" w:sz="0" w:space="0" w:color="auto"/>
                <w:bottom w:val="none" w:sz="0" w:space="0" w:color="auto"/>
                <w:right w:val="none" w:sz="0" w:space="0" w:color="auto"/>
              </w:divBdr>
            </w:div>
            <w:div w:id="1580822453">
              <w:marLeft w:val="0"/>
              <w:marRight w:val="0"/>
              <w:marTop w:val="0"/>
              <w:marBottom w:val="0"/>
              <w:divBdr>
                <w:top w:val="none" w:sz="0" w:space="0" w:color="auto"/>
                <w:left w:val="none" w:sz="0" w:space="0" w:color="auto"/>
                <w:bottom w:val="none" w:sz="0" w:space="0" w:color="auto"/>
                <w:right w:val="none" w:sz="0" w:space="0" w:color="auto"/>
              </w:divBdr>
              <w:divsChild>
                <w:div w:id="5913463">
                  <w:marLeft w:val="0"/>
                  <w:marRight w:val="0"/>
                  <w:marTop w:val="0"/>
                  <w:marBottom w:val="0"/>
                  <w:divBdr>
                    <w:top w:val="none" w:sz="0" w:space="0" w:color="auto"/>
                    <w:left w:val="none" w:sz="0" w:space="0" w:color="auto"/>
                    <w:bottom w:val="none" w:sz="0" w:space="0" w:color="auto"/>
                    <w:right w:val="none" w:sz="0" w:space="0" w:color="auto"/>
                  </w:divBdr>
                </w:div>
                <w:div w:id="30812291">
                  <w:marLeft w:val="0"/>
                  <w:marRight w:val="0"/>
                  <w:marTop w:val="0"/>
                  <w:marBottom w:val="0"/>
                  <w:divBdr>
                    <w:top w:val="none" w:sz="0" w:space="0" w:color="auto"/>
                    <w:left w:val="none" w:sz="0" w:space="0" w:color="auto"/>
                    <w:bottom w:val="none" w:sz="0" w:space="0" w:color="auto"/>
                    <w:right w:val="none" w:sz="0" w:space="0" w:color="auto"/>
                  </w:divBdr>
                </w:div>
                <w:div w:id="37704767">
                  <w:marLeft w:val="0"/>
                  <w:marRight w:val="0"/>
                  <w:marTop w:val="0"/>
                  <w:marBottom w:val="0"/>
                  <w:divBdr>
                    <w:top w:val="none" w:sz="0" w:space="0" w:color="auto"/>
                    <w:left w:val="none" w:sz="0" w:space="0" w:color="auto"/>
                    <w:bottom w:val="none" w:sz="0" w:space="0" w:color="auto"/>
                    <w:right w:val="none" w:sz="0" w:space="0" w:color="auto"/>
                  </w:divBdr>
                </w:div>
                <w:div w:id="58598965">
                  <w:marLeft w:val="0"/>
                  <w:marRight w:val="0"/>
                  <w:marTop w:val="0"/>
                  <w:marBottom w:val="0"/>
                  <w:divBdr>
                    <w:top w:val="none" w:sz="0" w:space="0" w:color="auto"/>
                    <w:left w:val="none" w:sz="0" w:space="0" w:color="auto"/>
                    <w:bottom w:val="none" w:sz="0" w:space="0" w:color="auto"/>
                    <w:right w:val="none" w:sz="0" w:space="0" w:color="auto"/>
                  </w:divBdr>
                </w:div>
                <w:div w:id="58599940">
                  <w:marLeft w:val="0"/>
                  <w:marRight w:val="0"/>
                  <w:marTop w:val="0"/>
                  <w:marBottom w:val="0"/>
                  <w:divBdr>
                    <w:top w:val="none" w:sz="0" w:space="0" w:color="auto"/>
                    <w:left w:val="none" w:sz="0" w:space="0" w:color="auto"/>
                    <w:bottom w:val="none" w:sz="0" w:space="0" w:color="auto"/>
                    <w:right w:val="none" w:sz="0" w:space="0" w:color="auto"/>
                  </w:divBdr>
                </w:div>
                <w:div w:id="72700097">
                  <w:marLeft w:val="0"/>
                  <w:marRight w:val="0"/>
                  <w:marTop w:val="0"/>
                  <w:marBottom w:val="0"/>
                  <w:divBdr>
                    <w:top w:val="none" w:sz="0" w:space="0" w:color="auto"/>
                    <w:left w:val="none" w:sz="0" w:space="0" w:color="auto"/>
                    <w:bottom w:val="none" w:sz="0" w:space="0" w:color="auto"/>
                    <w:right w:val="none" w:sz="0" w:space="0" w:color="auto"/>
                  </w:divBdr>
                </w:div>
                <w:div w:id="76437638">
                  <w:marLeft w:val="0"/>
                  <w:marRight w:val="0"/>
                  <w:marTop w:val="0"/>
                  <w:marBottom w:val="0"/>
                  <w:divBdr>
                    <w:top w:val="none" w:sz="0" w:space="0" w:color="auto"/>
                    <w:left w:val="none" w:sz="0" w:space="0" w:color="auto"/>
                    <w:bottom w:val="none" w:sz="0" w:space="0" w:color="auto"/>
                    <w:right w:val="none" w:sz="0" w:space="0" w:color="auto"/>
                  </w:divBdr>
                </w:div>
                <w:div w:id="125897776">
                  <w:marLeft w:val="0"/>
                  <w:marRight w:val="0"/>
                  <w:marTop w:val="0"/>
                  <w:marBottom w:val="0"/>
                  <w:divBdr>
                    <w:top w:val="none" w:sz="0" w:space="0" w:color="auto"/>
                    <w:left w:val="none" w:sz="0" w:space="0" w:color="auto"/>
                    <w:bottom w:val="none" w:sz="0" w:space="0" w:color="auto"/>
                    <w:right w:val="none" w:sz="0" w:space="0" w:color="auto"/>
                  </w:divBdr>
                </w:div>
                <w:div w:id="126625546">
                  <w:marLeft w:val="0"/>
                  <w:marRight w:val="0"/>
                  <w:marTop w:val="0"/>
                  <w:marBottom w:val="0"/>
                  <w:divBdr>
                    <w:top w:val="none" w:sz="0" w:space="0" w:color="auto"/>
                    <w:left w:val="none" w:sz="0" w:space="0" w:color="auto"/>
                    <w:bottom w:val="none" w:sz="0" w:space="0" w:color="auto"/>
                    <w:right w:val="none" w:sz="0" w:space="0" w:color="auto"/>
                  </w:divBdr>
                </w:div>
                <w:div w:id="148987287">
                  <w:marLeft w:val="0"/>
                  <w:marRight w:val="0"/>
                  <w:marTop w:val="0"/>
                  <w:marBottom w:val="0"/>
                  <w:divBdr>
                    <w:top w:val="none" w:sz="0" w:space="0" w:color="auto"/>
                    <w:left w:val="none" w:sz="0" w:space="0" w:color="auto"/>
                    <w:bottom w:val="none" w:sz="0" w:space="0" w:color="auto"/>
                    <w:right w:val="none" w:sz="0" w:space="0" w:color="auto"/>
                  </w:divBdr>
                </w:div>
                <w:div w:id="150221374">
                  <w:marLeft w:val="0"/>
                  <w:marRight w:val="0"/>
                  <w:marTop w:val="0"/>
                  <w:marBottom w:val="0"/>
                  <w:divBdr>
                    <w:top w:val="none" w:sz="0" w:space="0" w:color="auto"/>
                    <w:left w:val="none" w:sz="0" w:space="0" w:color="auto"/>
                    <w:bottom w:val="none" w:sz="0" w:space="0" w:color="auto"/>
                    <w:right w:val="none" w:sz="0" w:space="0" w:color="auto"/>
                  </w:divBdr>
                </w:div>
                <w:div w:id="169374555">
                  <w:marLeft w:val="0"/>
                  <w:marRight w:val="0"/>
                  <w:marTop w:val="0"/>
                  <w:marBottom w:val="0"/>
                  <w:divBdr>
                    <w:top w:val="none" w:sz="0" w:space="0" w:color="auto"/>
                    <w:left w:val="none" w:sz="0" w:space="0" w:color="auto"/>
                    <w:bottom w:val="none" w:sz="0" w:space="0" w:color="auto"/>
                    <w:right w:val="none" w:sz="0" w:space="0" w:color="auto"/>
                  </w:divBdr>
                </w:div>
                <w:div w:id="175463629">
                  <w:marLeft w:val="0"/>
                  <w:marRight w:val="0"/>
                  <w:marTop w:val="0"/>
                  <w:marBottom w:val="0"/>
                  <w:divBdr>
                    <w:top w:val="none" w:sz="0" w:space="0" w:color="auto"/>
                    <w:left w:val="none" w:sz="0" w:space="0" w:color="auto"/>
                    <w:bottom w:val="none" w:sz="0" w:space="0" w:color="auto"/>
                    <w:right w:val="none" w:sz="0" w:space="0" w:color="auto"/>
                  </w:divBdr>
                </w:div>
                <w:div w:id="180704933">
                  <w:marLeft w:val="0"/>
                  <w:marRight w:val="0"/>
                  <w:marTop w:val="0"/>
                  <w:marBottom w:val="0"/>
                  <w:divBdr>
                    <w:top w:val="none" w:sz="0" w:space="0" w:color="auto"/>
                    <w:left w:val="none" w:sz="0" w:space="0" w:color="auto"/>
                    <w:bottom w:val="none" w:sz="0" w:space="0" w:color="auto"/>
                    <w:right w:val="none" w:sz="0" w:space="0" w:color="auto"/>
                  </w:divBdr>
                </w:div>
                <w:div w:id="197084734">
                  <w:marLeft w:val="0"/>
                  <w:marRight w:val="0"/>
                  <w:marTop w:val="0"/>
                  <w:marBottom w:val="0"/>
                  <w:divBdr>
                    <w:top w:val="none" w:sz="0" w:space="0" w:color="auto"/>
                    <w:left w:val="none" w:sz="0" w:space="0" w:color="auto"/>
                    <w:bottom w:val="none" w:sz="0" w:space="0" w:color="auto"/>
                    <w:right w:val="none" w:sz="0" w:space="0" w:color="auto"/>
                  </w:divBdr>
                </w:div>
                <w:div w:id="208959820">
                  <w:marLeft w:val="0"/>
                  <w:marRight w:val="0"/>
                  <w:marTop w:val="0"/>
                  <w:marBottom w:val="0"/>
                  <w:divBdr>
                    <w:top w:val="none" w:sz="0" w:space="0" w:color="auto"/>
                    <w:left w:val="none" w:sz="0" w:space="0" w:color="auto"/>
                    <w:bottom w:val="none" w:sz="0" w:space="0" w:color="auto"/>
                    <w:right w:val="none" w:sz="0" w:space="0" w:color="auto"/>
                  </w:divBdr>
                </w:div>
                <w:div w:id="209194239">
                  <w:marLeft w:val="0"/>
                  <w:marRight w:val="0"/>
                  <w:marTop w:val="0"/>
                  <w:marBottom w:val="0"/>
                  <w:divBdr>
                    <w:top w:val="none" w:sz="0" w:space="0" w:color="auto"/>
                    <w:left w:val="none" w:sz="0" w:space="0" w:color="auto"/>
                    <w:bottom w:val="none" w:sz="0" w:space="0" w:color="auto"/>
                    <w:right w:val="none" w:sz="0" w:space="0" w:color="auto"/>
                  </w:divBdr>
                </w:div>
                <w:div w:id="209460528">
                  <w:marLeft w:val="0"/>
                  <w:marRight w:val="0"/>
                  <w:marTop w:val="0"/>
                  <w:marBottom w:val="0"/>
                  <w:divBdr>
                    <w:top w:val="none" w:sz="0" w:space="0" w:color="auto"/>
                    <w:left w:val="none" w:sz="0" w:space="0" w:color="auto"/>
                    <w:bottom w:val="none" w:sz="0" w:space="0" w:color="auto"/>
                    <w:right w:val="none" w:sz="0" w:space="0" w:color="auto"/>
                  </w:divBdr>
                </w:div>
                <w:div w:id="214200597">
                  <w:marLeft w:val="0"/>
                  <w:marRight w:val="0"/>
                  <w:marTop w:val="0"/>
                  <w:marBottom w:val="0"/>
                  <w:divBdr>
                    <w:top w:val="none" w:sz="0" w:space="0" w:color="auto"/>
                    <w:left w:val="none" w:sz="0" w:space="0" w:color="auto"/>
                    <w:bottom w:val="none" w:sz="0" w:space="0" w:color="auto"/>
                    <w:right w:val="none" w:sz="0" w:space="0" w:color="auto"/>
                  </w:divBdr>
                </w:div>
                <w:div w:id="215118798">
                  <w:marLeft w:val="0"/>
                  <w:marRight w:val="0"/>
                  <w:marTop w:val="0"/>
                  <w:marBottom w:val="0"/>
                  <w:divBdr>
                    <w:top w:val="none" w:sz="0" w:space="0" w:color="auto"/>
                    <w:left w:val="none" w:sz="0" w:space="0" w:color="auto"/>
                    <w:bottom w:val="none" w:sz="0" w:space="0" w:color="auto"/>
                    <w:right w:val="none" w:sz="0" w:space="0" w:color="auto"/>
                  </w:divBdr>
                </w:div>
                <w:div w:id="229120151">
                  <w:marLeft w:val="0"/>
                  <w:marRight w:val="0"/>
                  <w:marTop w:val="0"/>
                  <w:marBottom w:val="0"/>
                  <w:divBdr>
                    <w:top w:val="none" w:sz="0" w:space="0" w:color="auto"/>
                    <w:left w:val="none" w:sz="0" w:space="0" w:color="auto"/>
                    <w:bottom w:val="none" w:sz="0" w:space="0" w:color="auto"/>
                    <w:right w:val="none" w:sz="0" w:space="0" w:color="auto"/>
                  </w:divBdr>
                </w:div>
                <w:div w:id="230770395">
                  <w:marLeft w:val="0"/>
                  <w:marRight w:val="0"/>
                  <w:marTop w:val="0"/>
                  <w:marBottom w:val="0"/>
                  <w:divBdr>
                    <w:top w:val="none" w:sz="0" w:space="0" w:color="auto"/>
                    <w:left w:val="none" w:sz="0" w:space="0" w:color="auto"/>
                    <w:bottom w:val="none" w:sz="0" w:space="0" w:color="auto"/>
                    <w:right w:val="none" w:sz="0" w:space="0" w:color="auto"/>
                  </w:divBdr>
                </w:div>
                <w:div w:id="234244083">
                  <w:marLeft w:val="0"/>
                  <w:marRight w:val="0"/>
                  <w:marTop w:val="0"/>
                  <w:marBottom w:val="0"/>
                  <w:divBdr>
                    <w:top w:val="none" w:sz="0" w:space="0" w:color="auto"/>
                    <w:left w:val="none" w:sz="0" w:space="0" w:color="auto"/>
                    <w:bottom w:val="none" w:sz="0" w:space="0" w:color="auto"/>
                    <w:right w:val="none" w:sz="0" w:space="0" w:color="auto"/>
                  </w:divBdr>
                </w:div>
                <w:div w:id="248656536">
                  <w:marLeft w:val="0"/>
                  <w:marRight w:val="0"/>
                  <w:marTop w:val="0"/>
                  <w:marBottom w:val="0"/>
                  <w:divBdr>
                    <w:top w:val="none" w:sz="0" w:space="0" w:color="auto"/>
                    <w:left w:val="none" w:sz="0" w:space="0" w:color="auto"/>
                    <w:bottom w:val="none" w:sz="0" w:space="0" w:color="auto"/>
                    <w:right w:val="none" w:sz="0" w:space="0" w:color="auto"/>
                  </w:divBdr>
                </w:div>
                <w:div w:id="249193137">
                  <w:marLeft w:val="0"/>
                  <w:marRight w:val="0"/>
                  <w:marTop w:val="0"/>
                  <w:marBottom w:val="0"/>
                  <w:divBdr>
                    <w:top w:val="none" w:sz="0" w:space="0" w:color="auto"/>
                    <w:left w:val="none" w:sz="0" w:space="0" w:color="auto"/>
                    <w:bottom w:val="none" w:sz="0" w:space="0" w:color="auto"/>
                    <w:right w:val="none" w:sz="0" w:space="0" w:color="auto"/>
                  </w:divBdr>
                </w:div>
                <w:div w:id="256258187">
                  <w:marLeft w:val="0"/>
                  <w:marRight w:val="0"/>
                  <w:marTop w:val="0"/>
                  <w:marBottom w:val="0"/>
                  <w:divBdr>
                    <w:top w:val="none" w:sz="0" w:space="0" w:color="auto"/>
                    <w:left w:val="none" w:sz="0" w:space="0" w:color="auto"/>
                    <w:bottom w:val="none" w:sz="0" w:space="0" w:color="auto"/>
                    <w:right w:val="none" w:sz="0" w:space="0" w:color="auto"/>
                  </w:divBdr>
                </w:div>
                <w:div w:id="272174351">
                  <w:marLeft w:val="0"/>
                  <w:marRight w:val="0"/>
                  <w:marTop w:val="0"/>
                  <w:marBottom w:val="0"/>
                  <w:divBdr>
                    <w:top w:val="none" w:sz="0" w:space="0" w:color="auto"/>
                    <w:left w:val="none" w:sz="0" w:space="0" w:color="auto"/>
                    <w:bottom w:val="none" w:sz="0" w:space="0" w:color="auto"/>
                    <w:right w:val="none" w:sz="0" w:space="0" w:color="auto"/>
                  </w:divBdr>
                </w:div>
                <w:div w:id="272637691">
                  <w:marLeft w:val="0"/>
                  <w:marRight w:val="0"/>
                  <w:marTop w:val="0"/>
                  <w:marBottom w:val="0"/>
                  <w:divBdr>
                    <w:top w:val="none" w:sz="0" w:space="0" w:color="auto"/>
                    <w:left w:val="none" w:sz="0" w:space="0" w:color="auto"/>
                    <w:bottom w:val="none" w:sz="0" w:space="0" w:color="auto"/>
                    <w:right w:val="none" w:sz="0" w:space="0" w:color="auto"/>
                  </w:divBdr>
                </w:div>
                <w:div w:id="286203315">
                  <w:marLeft w:val="0"/>
                  <w:marRight w:val="0"/>
                  <w:marTop w:val="0"/>
                  <w:marBottom w:val="0"/>
                  <w:divBdr>
                    <w:top w:val="none" w:sz="0" w:space="0" w:color="auto"/>
                    <w:left w:val="none" w:sz="0" w:space="0" w:color="auto"/>
                    <w:bottom w:val="none" w:sz="0" w:space="0" w:color="auto"/>
                    <w:right w:val="none" w:sz="0" w:space="0" w:color="auto"/>
                  </w:divBdr>
                </w:div>
                <w:div w:id="289940543">
                  <w:marLeft w:val="0"/>
                  <w:marRight w:val="0"/>
                  <w:marTop w:val="0"/>
                  <w:marBottom w:val="0"/>
                  <w:divBdr>
                    <w:top w:val="none" w:sz="0" w:space="0" w:color="auto"/>
                    <w:left w:val="none" w:sz="0" w:space="0" w:color="auto"/>
                    <w:bottom w:val="none" w:sz="0" w:space="0" w:color="auto"/>
                    <w:right w:val="none" w:sz="0" w:space="0" w:color="auto"/>
                  </w:divBdr>
                </w:div>
                <w:div w:id="290017752">
                  <w:marLeft w:val="0"/>
                  <w:marRight w:val="0"/>
                  <w:marTop w:val="0"/>
                  <w:marBottom w:val="0"/>
                  <w:divBdr>
                    <w:top w:val="none" w:sz="0" w:space="0" w:color="auto"/>
                    <w:left w:val="none" w:sz="0" w:space="0" w:color="auto"/>
                    <w:bottom w:val="none" w:sz="0" w:space="0" w:color="auto"/>
                    <w:right w:val="none" w:sz="0" w:space="0" w:color="auto"/>
                  </w:divBdr>
                </w:div>
                <w:div w:id="307126065">
                  <w:marLeft w:val="0"/>
                  <w:marRight w:val="0"/>
                  <w:marTop w:val="0"/>
                  <w:marBottom w:val="0"/>
                  <w:divBdr>
                    <w:top w:val="none" w:sz="0" w:space="0" w:color="auto"/>
                    <w:left w:val="none" w:sz="0" w:space="0" w:color="auto"/>
                    <w:bottom w:val="none" w:sz="0" w:space="0" w:color="auto"/>
                    <w:right w:val="none" w:sz="0" w:space="0" w:color="auto"/>
                  </w:divBdr>
                </w:div>
                <w:div w:id="307445908">
                  <w:marLeft w:val="0"/>
                  <w:marRight w:val="0"/>
                  <w:marTop w:val="0"/>
                  <w:marBottom w:val="0"/>
                  <w:divBdr>
                    <w:top w:val="none" w:sz="0" w:space="0" w:color="auto"/>
                    <w:left w:val="none" w:sz="0" w:space="0" w:color="auto"/>
                    <w:bottom w:val="none" w:sz="0" w:space="0" w:color="auto"/>
                    <w:right w:val="none" w:sz="0" w:space="0" w:color="auto"/>
                  </w:divBdr>
                </w:div>
                <w:div w:id="315693048">
                  <w:marLeft w:val="0"/>
                  <w:marRight w:val="0"/>
                  <w:marTop w:val="0"/>
                  <w:marBottom w:val="0"/>
                  <w:divBdr>
                    <w:top w:val="none" w:sz="0" w:space="0" w:color="auto"/>
                    <w:left w:val="none" w:sz="0" w:space="0" w:color="auto"/>
                    <w:bottom w:val="none" w:sz="0" w:space="0" w:color="auto"/>
                    <w:right w:val="none" w:sz="0" w:space="0" w:color="auto"/>
                  </w:divBdr>
                </w:div>
                <w:div w:id="324670538">
                  <w:marLeft w:val="0"/>
                  <w:marRight w:val="0"/>
                  <w:marTop w:val="0"/>
                  <w:marBottom w:val="0"/>
                  <w:divBdr>
                    <w:top w:val="none" w:sz="0" w:space="0" w:color="auto"/>
                    <w:left w:val="none" w:sz="0" w:space="0" w:color="auto"/>
                    <w:bottom w:val="none" w:sz="0" w:space="0" w:color="auto"/>
                    <w:right w:val="none" w:sz="0" w:space="0" w:color="auto"/>
                  </w:divBdr>
                </w:div>
                <w:div w:id="326597924">
                  <w:marLeft w:val="0"/>
                  <w:marRight w:val="0"/>
                  <w:marTop w:val="0"/>
                  <w:marBottom w:val="0"/>
                  <w:divBdr>
                    <w:top w:val="none" w:sz="0" w:space="0" w:color="auto"/>
                    <w:left w:val="none" w:sz="0" w:space="0" w:color="auto"/>
                    <w:bottom w:val="none" w:sz="0" w:space="0" w:color="auto"/>
                    <w:right w:val="none" w:sz="0" w:space="0" w:color="auto"/>
                  </w:divBdr>
                </w:div>
                <w:div w:id="326904780">
                  <w:marLeft w:val="0"/>
                  <w:marRight w:val="0"/>
                  <w:marTop w:val="0"/>
                  <w:marBottom w:val="0"/>
                  <w:divBdr>
                    <w:top w:val="none" w:sz="0" w:space="0" w:color="auto"/>
                    <w:left w:val="none" w:sz="0" w:space="0" w:color="auto"/>
                    <w:bottom w:val="none" w:sz="0" w:space="0" w:color="auto"/>
                    <w:right w:val="none" w:sz="0" w:space="0" w:color="auto"/>
                  </w:divBdr>
                </w:div>
                <w:div w:id="328559029">
                  <w:marLeft w:val="0"/>
                  <w:marRight w:val="0"/>
                  <w:marTop w:val="0"/>
                  <w:marBottom w:val="0"/>
                  <w:divBdr>
                    <w:top w:val="none" w:sz="0" w:space="0" w:color="auto"/>
                    <w:left w:val="none" w:sz="0" w:space="0" w:color="auto"/>
                    <w:bottom w:val="none" w:sz="0" w:space="0" w:color="auto"/>
                    <w:right w:val="none" w:sz="0" w:space="0" w:color="auto"/>
                  </w:divBdr>
                </w:div>
                <w:div w:id="340207437">
                  <w:marLeft w:val="0"/>
                  <w:marRight w:val="0"/>
                  <w:marTop w:val="0"/>
                  <w:marBottom w:val="0"/>
                  <w:divBdr>
                    <w:top w:val="none" w:sz="0" w:space="0" w:color="auto"/>
                    <w:left w:val="none" w:sz="0" w:space="0" w:color="auto"/>
                    <w:bottom w:val="none" w:sz="0" w:space="0" w:color="auto"/>
                    <w:right w:val="none" w:sz="0" w:space="0" w:color="auto"/>
                  </w:divBdr>
                </w:div>
                <w:div w:id="346757191">
                  <w:marLeft w:val="0"/>
                  <w:marRight w:val="0"/>
                  <w:marTop w:val="0"/>
                  <w:marBottom w:val="0"/>
                  <w:divBdr>
                    <w:top w:val="none" w:sz="0" w:space="0" w:color="auto"/>
                    <w:left w:val="none" w:sz="0" w:space="0" w:color="auto"/>
                    <w:bottom w:val="none" w:sz="0" w:space="0" w:color="auto"/>
                    <w:right w:val="none" w:sz="0" w:space="0" w:color="auto"/>
                  </w:divBdr>
                </w:div>
                <w:div w:id="348871681">
                  <w:marLeft w:val="0"/>
                  <w:marRight w:val="0"/>
                  <w:marTop w:val="0"/>
                  <w:marBottom w:val="0"/>
                  <w:divBdr>
                    <w:top w:val="none" w:sz="0" w:space="0" w:color="auto"/>
                    <w:left w:val="none" w:sz="0" w:space="0" w:color="auto"/>
                    <w:bottom w:val="none" w:sz="0" w:space="0" w:color="auto"/>
                    <w:right w:val="none" w:sz="0" w:space="0" w:color="auto"/>
                  </w:divBdr>
                </w:div>
                <w:div w:id="355666634">
                  <w:marLeft w:val="0"/>
                  <w:marRight w:val="0"/>
                  <w:marTop w:val="0"/>
                  <w:marBottom w:val="0"/>
                  <w:divBdr>
                    <w:top w:val="none" w:sz="0" w:space="0" w:color="auto"/>
                    <w:left w:val="none" w:sz="0" w:space="0" w:color="auto"/>
                    <w:bottom w:val="none" w:sz="0" w:space="0" w:color="auto"/>
                    <w:right w:val="none" w:sz="0" w:space="0" w:color="auto"/>
                  </w:divBdr>
                </w:div>
                <w:div w:id="360015924">
                  <w:marLeft w:val="0"/>
                  <w:marRight w:val="0"/>
                  <w:marTop w:val="0"/>
                  <w:marBottom w:val="0"/>
                  <w:divBdr>
                    <w:top w:val="none" w:sz="0" w:space="0" w:color="auto"/>
                    <w:left w:val="none" w:sz="0" w:space="0" w:color="auto"/>
                    <w:bottom w:val="none" w:sz="0" w:space="0" w:color="auto"/>
                    <w:right w:val="none" w:sz="0" w:space="0" w:color="auto"/>
                  </w:divBdr>
                </w:div>
                <w:div w:id="360476740">
                  <w:marLeft w:val="0"/>
                  <w:marRight w:val="0"/>
                  <w:marTop w:val="0"/>
                  <w:marBottom w:val="0"/>
                  <w:divBdr>
                    <w:top w:val="none" w:sz="0" w:space="0" w:color="auto"/>
                    <w:left w:val="none" w:sz="0" w:space="0" w:color="auto"/>
                    <w:bottom w:val="none" w:sz="0" w:space="0" w:color="auto"/>
                    <w:right w:val="none" w:sz="0" w:space="0" w:color="auto"/>
                  </w:divBdr>
                </w:div>
                <w:div w:id="372778238">
                  <w:marLeft w:val="0"/>
                  <w:marRight w:val="0"/>
                  <w:marTop w:val="0"/>
                  <w:marBottom w:val="0"/>
                  <w:divBdr>
                    <w:top w:val="none" w:sz="0" w:space="0" w:color="auto"/>
                    <w:left w:val="none" w:sz="0" w:space="0" w:color="auto"/>
                    <w:bottom w:val="none" w:sz="0" w:space="0" w:color="auto"/>
                    <w:right w:val="none" w:sz="0" w:space="0" w:color="auto"/>
                  </w:divBdr>
                </w:div>
                <w:div w:id="380832543">
                  <w:marLeft w:val="0"/>
                  <w:marRight w:val="0"/>
                  <w:marTop w:val="0"/>
                  <w:marBottom w:val="0"/>
                  <w:divBdr>
                    <w:top w:val="none" w:sz="0" w:space="0" w:color="auto"/>
                    <w:left w:val="none" w:sz="0" w:space="0" w:color="auto"/>
                    <w:bottom w:val="none" w:sz="0" w:space="0" w:color="auto"/>
                    <w:right w:val="none" w:sz="0" w:space="0" w:color="auto"/>
                  </w:divBdr>
                </w:div>
                <w:div w:id="384257149">
                  <w:marLeft w:val="0"/>
                  <w:marRight w:val="0"/>
                  <w:marTop w:val="0"/>
                  <w:marBottom w:val="0"/>
                  <w:divBdr>
                    <w:top w:val="none" w:sz="0" w:space="0" w:color="auto"/>
                    <w:left w:val="none" w:sz="0" w:space="0" w:color="auto"/>
                    <w:bottom w:val="none" w:sz="0" w:space="0" w:color="auto"/>
                    <w:right w:val="none" w:sz="0" w:space="0" w:color="auto"/>
                  </w:divBdr>
                </w:div>
                <w:div w:id="393358609">
                  <w:marLeft w:val="0"/>
                  <w:marRight w:val="0"/>
                  <w:marTop w:val="0"/>
                  <w:marBottom w:val="0"/>
                  <w:divBdr>
                    <w:top w:val="none" w:sz="0" w:space="0" w:color="auto"/>
                    <w:left w:val="none" w:sz="0" w:space="0" w:color="auto"/>
                    <w:bottom w:val="none" w:sz="0" w:space="0" w:color="auto"/>
                    <w:right w:val="none" w:sz="0" w:space="0" w:color="auto"/>
                  </w:divBdr>
                </w:div>
                <w:div w:id="397822363">
                  <w:marLeft w:val="0"/>
                  <w:marRight w:val="0"/>
                  <w:marTop w:val="0"/>
                  <w:marBottom w:val="0"/>
                  <w:divBdr>
                    <w:top w:val="none" w:sz="0" w:space="0" w:color="auto"/>
                    <w:left w:val="none" w:sz="0" w:space="0" w:color="auto"/>
                    <w:bottom w:val="none" w:sz="0" w:space="0" w:color="auto"/>
                    <w:right w:val="none" w:sz="0" w:space="0" w:color="auto"/>
                  </w:divBdr>
                </w:div>
                <w:div w:id="399911336">
                  <w:marLeft w:val="0"/>
                  <w:marRight w:val="0"/>
                  <w:marTop w:val="0"/>
                  <w:marBottom w:val="0"/>
                  <w:divBdr>
                    <w:top w:val="none" w:sz="0" w:space="0" w:color="auto"/>
                    <w:left w:val="none" w:sz="0" w:space="0" w:color="auto"/>
                    <w:bottom w:val="none" w:sz="0" w:space="0" w:color="auto"/>
                    <w:right w:val="none" w:sz="0" w:space="0" w:color="auto"/>
                  </w:divBdr>
                </w:div>
                <w:div w:id="400491182">
                  <w:marLeft w:val="0"/>
                  <w:marRight w:val="0"/>
                  <w:marTop w:val="0"/>
                  <w:marBottom w:val="0"/>
                  <w:divBdr>
                    <w:top w:val="none" w:sz="0" w:space="0" w:color="auto"/>
                    <w:left w:val="none" w:sz="0" w:space="0" w:color="auto"/>
                    <w:bottom w:val="none" w:sz="0" w:space="0" w:color="auto"/>
                    <w:right w:val="none" w:sz="0" w:space="0" w:color="auto"/>
                  </w:divBdr>
                </w:div>
                <w:div w:id="402332925">
                  <w:marLeft w:val="0"/>
                  <w:marRight w:val="0"/>
                  <w:marTop w:val="0"/>
                  <w:marBottom w:val="0"/>
                  <w:divBdr>
                    <w:top w:val="none" w:sz="0" w:space="0" w:color="auto"/>
                    <w:left w:val="none" w:sz="0" w:space="0" w:color="auto"/>
                    <w:bottom w:val="none" w:sz="0" w:space="0" w:color="auto"/>
                    <w:right w:val="none" w:sz="0" w:space="0" w:color="auto"/>
                  </w:divBdr>
                </w:div>
                <w:div w:id="414478650">
                  <w:marLeft w:val="0"/>
                  <w:marRight w:val="0"/>
                  <w:marTop w:val="0"/>
                  <w:marBottom w:val="0"/>
                  <w:divBdr>
                    <w:top w:val="none" w:sz="0" w:space="0" w:color="auto"/>
                    <w:left w:val="none" w:sz="0" w:space="0" w:color="auto"/>
                    <w:bottom w:val="none" w:sz="0" w:space="0" w:color="auto"/>
                    <w:right w:val="none" w:sz="0" w:space="0" w:color="auto"/>
                  </w:divBdr>
                </w:div>
                <w:div w:id="417557256">
                  <w:marLeft w:val="0"/>
                  <w:marRight w:val="0"/>
                  <w:marTop w:val="0"/>
                  <w:marBottom w:val="0"/>
                  <w:divBdr>
                    <w:top w:val="none" w:sz="0" w:space="0" w:color="auto"/>
                    <w:left w:val="none" w:sz="0" w:space="0" w:color="auto"/>
                    <w:bottom w:val="none" w:sz="0" w:space="0" w:color="auto"/>
                    <w:right w:val="none" w:sz="0" w:space="0" w:color="auto"/>
                  </w:divBdr>
                </w:div>
                <w:div w:id="421267012">
                  <w:marLeft w:val="0"/>
                  <w:marRight w:val="0"/>
                  <w:marTop w:val="0"/>
                  <w:marBottom w:val="0"/>
                  <w:divBdr>
                    <w:top w:val="none" w:sz="0" w:space="0" w:color="auto"/>
                    <w:left w:val="none" w:sz="0" w:space="0" w:color="auto"/>
                    <w:bottom w:val="none" w:sz="0" w:space="0" w:color="auto"/>
                    <w:right w:val="none" w:sz="0" w:space="0" w:color="auto"/>
                  </w:divBdr>
                </w:div>
                <w:div w:id="425344693">
                  <w:marLeft w:val="0"/>
                  <w:marRight w:val="0"/>
                  <w:marTop w:val="0"/>
                  <w:marBottom w:val="0"/>
                  <w:divBdr>
                    <w:top w:val="none" w:sz="0" w:space="0" w:color="auto"/>
                    <w:left w:val="none" w:sz="0" w:space="0" w:color="auto"/>
                    <w:bottom w:val="none" w:sz="0" w:space="0" w:color="auto"/>
                    <w:right w:val="none" w:sz="0" w:space="0" w:color="auto"/>
                  </w:divBdr>
                </w:div>
                <w:div w:id="426317587">
                  <w:marLeft w:val="0"/>
                  <w:marRight w:val="0"/>
                  <w:marTop w:val="0"/>
                  <w:marBottom w:val="0"/>
                  <w:divBdr>
                    <w:top w:val="none" w:sz="0" w:space="0" w:color="auto"/>
                    <w:left w:val="none" w:sz="0" w:space="0" w:color="auto"/>
                    <w:bottom w:val="none" w:sz="0" w:space="0" w:color="auto"/>
                    <w:right w:val="none" w:sz="0" w:space="0" w:color="auto"/>
                  </w:divBdr>
                </w:div>
                <w:div w:id="430783378">
                  <w:marLeft w:val="0"/>
                  <w:marRight w:val="0"/>
                  <w:marTop w:val="0"/>
                  <w:marBottom w:val="0"/>
                  <w:divBdr>
                    <w:top w:val="none" w:sz="0" w:space="0" w:color="auto"/>
                    <w:left w:val="none" w:sz="0" w:space="0" w:color="auto"/>
                    <w:bottom w:val="none" w:sz="0" w:space="0" w:color="auto"/>
                    <w:right w:val="none" w:sz="0" w:space="0" w:color="auto"/>
                  </w:divBdr>
                </w:div>
                <w:div w:id="434785568">
                  <w:marLeft w:val="0"/>
                  <w:marRight w:val="0"/>
                  <w:marTop w:val="0"/>
                  <w:marBottom w:val="0"/>
                  <w:divBdr>
                    <w:top w:val="none" w:sz="0" w:space="0" w:color="auto"/>
                    <w:left w:val="none" w:sz="0" w:space="0" w:color="auto"/>
                    <w:bottom w:val="none" w:sz="0" w:space="0" w:color="auto"/>
                    <w:right w:val="none" w:sz="0" w:space="0" w:color="auto"/>
                  </w:divBdr>
                </w:div>
                <w:div w:id="437264631">
                  <w:marLeft w:val="0"/>
                  <w:marRight w:val="0"/>
                  <w:marTop w:val="0"/>
                  <w:marBottom w:val="0"/>
                  <w:divBdr>
                    <w:top w:val="none" w:sz="0" w:space="0" w:color="auto"/>
                    <w:left w:val="none" w:sz="0" w:space="0" w:color="auto"/>
                    <w:bottom w:val="none" w:sz="0" w:space="0" w:color="auto"/>
                    <w:right w:val="none" w:sz="0" w:space="0" w:color="auto"/>
                  </w:divBdr>
                </w:div>
                <w:div w:id="443422367">
                  <w:marLeft w:val="0"/>
                  <w:marRight w:val="0"/>
                  <w:marTop w:val="0"/>
                  <w:marBottom w:val="0"/>
                  <w:divBdr>
                    <w:top w:val="none" w:sz="0" w:space="0" w:color="auto"/>
                    <w:left w:val="none" w:sz="0" w:space="0" w:color="auto"/>
                    <w:bottom w:val="none" w:sz="0" w:space="0" w:color="auto"/>
                    <w:right w:val="none" w:sz="0" w:space="0" w:color="auto"/>
                  </w:divBdr>
                </w:div>
                <w:div w:id="446195769">
                  <w:marLeft w:val="0"/>
                  <w:marRight w:val="0"/>
                  <w:marTop w:val="0"/>
                  <w:marBottom w:val="0"/>
                  <w:divBdr>
                    <w:top w:val="none" w:sz="0" w:space="0" w:color="auto"/>
                    <w:left w:val="none" w:sz="0" w:space="0" w:color="auto"/>
                    <w:bottom w:val="none" w:sz="0" w:space="0" w:color="auto"/>
                    <w:right w:val="none" w:sz="0" w:space="0" w:color="auto"/>
                  </w:divBdr>
                </w:div>
                <w:div w:id="468478231">
                  <w:marLeft w:val="0"/>
                  <w:marRight w:val="0"/>
                  <w:marTop w:val="0"/>
                  <w:marBottom w:val="0"/>
                  <w:divBdr>
                    <w:top w:val="none" w:sz="0" w:space="0" w:color="auto"/>
                    <w:left w:val="none" w:sz="0" w:space="0" w:color="auto"/>
                    <w:bottom w:val="none" w:sz="0" w:space="0" w:color="auto"/>
                    <w:right w:val="none" w:sz="0" w:space="0" w:color="auto"/>
                  </w:divBdr>
                </w:div>
                <w:div w:id="470098749">
                  <w:marLeft w:val="0"/>
                  <w:marRight w:val="0"/>
                  <w:marTop w:val="0"/>
                  <w:marBottom w:val="0"/>
                  <w:divBdr>
                    <w:top w:val="none" w:sz="0" w:space="0" w:color="auto"/>
                    <w:left w:val="none" w:sz="0" w:space="0" w:color="auto"/>
                    <w:bottom w:val="none" w:sz="0" w:space="0" w:color="auto"/>
                    <w:right w:val="none" w:sz="0" w:space="0" w:color="auto"/>
                  </w:divBdr>
                </w:div>
                <w:div w:id="473959022">
                  <w:marLeft w:val="0"/>
                  <w:marRight w:val="0"/>
                  <w:marTop w:val="0"/>
                  <w:marBottom w:val="0"/>
                  <w:divBdr>
                    <w:top w:val="none" w:sz="0" w:space="0" w:color="auto"/>
                    <w:left w:val="none" w:sz="0" w:space="0" w:color="auto"/>
                    <w:bottom w:val="none" w:sz="0" w:space="0" w:color="auto"/>
                    <w:right w:val="none" w:sz="0" w:space="0" w:color="auto"/>
                  </w:divBdr>
                </w:div>
                <w:div w:id="488441319">
                  <w:marLeft w:val="0"/>
                  <w:marRight w:val="0"/>
                  <w:marTop w:val="0"/>
                  <w:marBottom w:val="0"/>
                  <w:divBdr>
                    <w:top w:val="none" w:sz="0" w:space="0" w:color="auto"/>
                    <w:left w:val="none" w:sz="0" w:space="0" w:color="auto"/>
                    <w:bottom w:val="none" w:sz="0" w:space="0" w:color="auto"/>
                    <w:right w:val="none" w:sz="0" w:space="0" w:color="auto"/>
                  </w:divBdr>
                </w:div>
                <w:div w:id="496919672">
                  <w:marLeft w:val="0"/>
                  <w:marRight w:val="0"/>
                  <w:marTop w:val="0"/>
                  <w:marBottom w:val="0"/>
                  <w:divBdr>
                    <w:top w:val="none" w:sz="0" w:space="0" w:color="auto"/>
                    <w:left w:val="none" w:sz="0" w:space="0" w:color="auto"/>
                    <w:bottom w:val="none" w:sz="0" w:space="0" w:color="auto"/>
                    <w:right w:val="none" w:sz="0" w:space="0" w:color="auto"/>
                  </w:divBdr>
                </w:div>
                <w:div w:id="517813282">
                  <w:marLeft w:val="0"/>
                  <w:marRight w:val="0"/>
                  <w:marTop w:val="0"/>
                  <w:marBottom w:val="0"/>
                  <w:divBdr>
                    <w:top w:val="none" w:sz="0" w:space="0" w:color="auto"/>
                    <w:left w:val="none" w:sz="0" w:space="0" w:color="auto"/>
                    <w:bottom w:val="none" w:sz="0" w:space="0" w:color="auto"/>
                    <w:right w:val="none" w:sz="0" w:space="0" w:color="auto"/>
                  </w:divBdr>
                </w:div>
                <w:div w:id="528177791">
                  <w:marLeft w:val="0"/>
                  <w:marRight w:val="0"/>
                  <w:marTop w:val="0"/>
                  <w:marBottom w:val="0"/>
                  <w:divBdr>
                    <w:top w:val="none" w:sz="0" w:space="0" w:color="auto"/>
                    <w:left w:val="none" w:sz="0" w:space="0" w:color="auto"/>
                    <w:bottom w:val="none" w:sz="0" w:space="0" w:color="auto"/>
                    <w:right w:val="none" w:sz="0" w:space="0" w:color="auto"/>
                  </w:divBdr>
                </w:div>
                <w:div w:id="536892182">
                  <w:marLeft w:val="0"/>
                  <w:marRight w:val="0"/>
                  <w:marTop w:val="0"/>
                  <w:marBottom w:val="0"/>
                  <w:divBdr>
                    <w:top w:val="none" w:sz="0" w:space="0" w:color="auto"/>
                    <w:left w:val="none" w:sz="0" w:space="0" w:color="auto"/>
                    <w:bottom w:val="none" w:sz="0" w:space="0" w:color="auto"/>
                    <w:right w:val="none" w:sz="0" w:space="0" w:color="auto"/>
                  </w:divBdr>
                </w:div>
                <w:div w:id="554045213">
                  <w:marLeft w:val="0"/>
                  <w:marRight w:val="0"/>
                  <w:marTop w:val="0"/>
                  <w:marBottom w:val="0"/>
                  <w:divBdr>
                    <w:top w:val="none" w:sz="0" w:space="0" w:color="auto"/>
                    <w:left w:val="none" w:sz="0" w:space="0" w:color="auto"/>
                    <w:bottom w:val="none" w:sz="0" w:space="0" w:color="auto"/>
                    <w:right w:val="none" w:sz="0" w:space="0" w:color="auto"/>
                  </w:divBdr>
                </w:div>
                <w:div w:id="556864057">
                  <w:marLeft w:val="0"/>
                  <w:marRight w:val="0"/>
                  <w:marTop w:val="0"/>
                  <w:marBottom w:val="0"/>
                  <w:divBdr>
                    <w:top w:val="none" w:sz="0" w:space="0" w:color="auto"/>
                    <w:left w:val="none" w:sz="0" w:space="0" w:color="auto"/>
                    <w:bottom w:val="none" w:sz="0" w:space="0" w:color="auto"/>
                    <w:right w:val="none" w:sz="0" w:space="0" w:color="auto"/>
                  </w:divBdr>
                </w:div>
                <w:div w:id="561602077">
                  <w:marLeft w:val="0"/>
                  <w:marRight w:val="0"/>
                  <w:marTop w:val="0"/>
                  <w:marBottom w:val="0"/>
                  <w:divBdr>
                    <w:top w:val="none" w:sz="0" w:space="0" w:color="auto"/>
                    <w:left w:val="none" w:sz="0" w:space="0" w:color="auto"/>
                    <w:bottom w:val="none" w:sz="0" w:space="0" w:color="auto"/>
                    <w:right w:val="none" w:sz="0" w:space="0" w:color="auto"/>
                  </w:divBdr>
                </w:div>
                <w:div w:id="566111374">
                  <w:marLeft w:val="0"/>
                  <w:marRight w:val="0"/>
                  <w:marTop w:val="0"/>
                  <w:marBottom w:val="0"/>
                  <w:divBdr>
                    <w:top w:val="none" w:sz="0" w:space="0" w:color="auto"/>
                    <w:left w:val="none" w:sz="0" w:space="0" w:color="auto"/>
                    <w:bottom w:val="none" w:sz="0" w:space="0" w:color="auto"/>
                    <w:right w:val="none" w:sz="0" w:space="0" w:color="auto"/>
                  </w:divBdr>
                </w:div>
                <w:div w:id="579407934">
                  <w:marLeft w:val="0"/>
                  <w:marRight w:val="0"/>
                  <w:marTop w:val="0"/>
                  <w:marBottom w:val="0"/>
                  <w:divBdr>
                    <w:top w:val="none" w:sz="0" w:space="0" w:color="auto"/>
                    <w:left w:val="none" w:sz="0" w:space="0" w:color="auto"/>
                    <w:bottom w:val="none" w:sz="0" w:space="0" w:color="auto"/>
                    <w:right w:val="none" w:sz="0" w:space="0" w:color="auto"/>
                  </w:divBdr>
                </w:div>
                <w:div w:id="590049705">
                  <w:marLeft w:val="0"/>
                  <w:marRight w:val="0"/>
                  <w:marTop w:val="0"/>
                  <w:marBottom w:val="0"/>
                  <w:divBdr>
                    <w:top w:val="none" w:sz="0" w:space="0" w:color="auto"/>
                    <w:left w:val="none" w:sz="0" w:space="0" w:color="auto"/>
                    <w:bottom w:val="none" w:sz="0" w:space="0" w:color="auto"/>
                    <w:right w:val="none" w:sz="0" w:space="0" w:color="auto"/>
                  </w:divBdr>
                </w:div>
                <w:div w:id="628515570">
                  <w:marLeft w:val="0"/>
                  <w:marRight w:val="0"/>
                  <w:marTop w:val="0"/>
                  <w:marBottom w:val="0"/>
                  <w:divBdr>
                    <w:top w:val="none" w:sz="0" w:space="0" w:color="auto"/>
                    <w:left w:val="none" w:sz="0" w:space="0" w:color="auto"/>
                    <w:bottom w:val="none" w:sz="0" w:space="0" w:color="auto"/>
                    <w:right w:val="none" w:sz="0" w:space="0" w:color="auto"/>
                  </w:divBdr>
                </w:div>
                <w:div w:id="637951564">
                  <w:marLeft w:val="0"/>
                  <w:marRight w:val="0"/>
                  <w:marTop w:val="0"/>
                  <w:marBottom w:val="0"/>
                  <w:divBdr>
                    <w:top w:val="none" w:sz="0" w:space="0" w:color="auto"/>
                    <w:left w:val="none" w:sz="0" w:space="0" w:color="auto"/>
                    <w:bottom w:val="none" w:sz="0" w:space="0" w:color="auto"/>
                    <w:right w:val="none" w:sz="0" w:space="0" w:color="auto"/>
                  </w:divBdr>
                </w:div>
                <w:div w:id="640499029">
                  <w:marLeft w:val="0"/>
                  <w:marRight w:val="0"/>
                  <w:marTop w:val="0"/>
                  <w:marBottom w:val="0"/>
                  <w:divBdr>
                    <w:top w:val="none" w:sz="0" w:space="0" w:color="auto"/>
                    <w:left w:val="none" w:sz="0" w:space="0" w:color="auto"/>
                    <w:bottom w:val="none" w:sz="0" w:space="0" w:color="auto"/>
                    <w:right w:val="none" w:sz="0" w:space="0" w:color="auto"/>
                  </w:divBdr>
                </w:div>
                <w:div w:id="645596297">
                  <w:marLeft w:val="0"/>
                  <w:marRight w:val="0"/>
                  <w:marTop w:val="0"/>
                  <w:marBottom w:val="0"/>
                  <w:divBdr>
                    <w:top w:val="none" w:sz="0" w:space="0" w:color="auto"/>
                    <w:left w:val="none" w:sz="0" w:space="0" w:color="auto"/>
                    <w:bottom w:val="none" w:sz="0" w:space="0" w:color="auto"/>
                    <w:right w:val="none" w:sz="0" w:space="0" w:color="auto"/>
                  </w:divBdr>
                </w:div>
                <w:div w:id="663095746">
                  <w:marLeft w:val="0"/>
                  <w:marRight w:val="0"/>
                  <w:marTop w:val="0"/>
                  <w:marBottom w:val="0"/>
                  <w:divBdr>
                    <w:top w:val="none" w:sz="0" w:space="0" w:color="auto"/>
                    <w:left w:val="none" w:sz="0" w:space="0" w:color="auto"/>
                    <w:bottom w:val="none" w:sz="0" w:space="0" w:color="auto"/>
                    <w:right w:val="none" w:sz="0" w:space="0" w:color="auto"/>
                  </w:divBdr>
                </w:div>
                <w:div w:id="680664535">
                  <w:marLeft w:val="0"/>
                  <w:marRight w:val="0"/>
                  <w:marTop w:val="0"/>
                  <w:marBottom w:val="0"/>
                  <w:divBdr>
                    <w:top w:val="none" w:sz="0" w:space="0" w:color="auto"/>
                    <w:left w:val="none" w:sz="0" w:space="0" w:color="auto"/>
                    <w:bottom w:val="none" w:sz="0" w:space="0" w:color="auto"/>
                    <w:right w:val="none" w:sz="0" w:space="0" w:color="auto"/>
                  </w:divBdr>
                </w:div>
                <w:div w:id="691419782">
                  <w:marLeft w:val="0"/>
                  <w:marRight w:val="0"/>
                  <w:marTop w:val="0"/>
                  <w:marBottom w:val="0"/>
                  <w:divBdr>
                    <w:top w:val="none" w:sz="0" w:space="0" w:color="auto"/>
                    <w:left w:val="none" w:sz="0" w:space="0" w:color="auto"/>
                    <w:bottom w:val="none" w:sz="0" w:space="0" w:color="auto"/>
                    <w:right w:val="none" w:sz="0" w:space="0" w:color="auto"/>
                  </w:divBdr>
                </w:div>
                <w:div w:id="692267559">
                  <w:marLeft w:val="0"/>
                  <w:marRight w:val="0"/>
                  <w:marTop w:val="0"/>
                  <w:marBottom w:val="0"/>
                  <w:divBdr>
                    <w:top w:val="none" w:sz="0" w:space="0" w:color="auto"/>
                    <w:left w:val="none" w:sz="0" w:space="0" w:color="auto"/>
                    <w:bottom w:val="none" w:sz="0" w:space="0" w:color="auto"/>
                    <w:right w:val="none" w:sz="0" w:space="0" w:color="auto"/>
                  </w:divBdr>
                </w:div>
                <w:div w:id="705716336">
                  <w:marLeft w:val="0"/>
                  <w:marRight w:val="0"/>
                  <w:marTop w:val="0"/>
                  <w:marBottom w:val="0"/>
                  <w:divBdr>
                    <w:top w:val="none" w:sz="0" w:space="0" w:color="auto"/>
                    <w:left w:val="none" w:sz="0" w:space="0" w:color="auto"/>
                    <w:bottom w:val="none" w:sz="0" w:space="0" w:color="auto"/>
                    <w:right w:val="none" w:sz="0" w:space="0" w:color="auto"/>
                  </w:divBdr>
                </w:div>
                <w:div w:id="709106359">
                  <w:marLeft w:val="0"/>
                  <w:marRight w:val="0"/>
                  <w:marTop w:val="0"/>
                  <w:marBottom w:val="0"/>
                  <w:divBdr>
                    <w:top w:val="none" w:sz="0" w:space="0" w:color="auto"/>
                    <w:left w:val="none" w:sz="0" w:space="0" w:color="auto"/>
                    <w:bottom w:val="none" w:sz="0" w:space="0" w:color="auto"/>
                    <w:right w:val="none" w:sz="0" w:space="0" w:color="auto"/>
                  </w:divBdr>
                </w:div>
                <w:div w:id="721758079">
                  <w:marLeft w:val="0"/>
                  <w:marRight w:val="0"/>
                  <w:marTop w:val="0"/>
                  <w:marBottom w:val="0"/>
                  <w:divBdr>
                    <w:top w:val="none" w:sz="0" w:space="0" w:color="auto"/>
                    <w:left w:val="none" w:sz="0" w:space="0" w:color="auto"/>
                    <w:bottom w:val="none" w:sz="0" w:space="0" w:color="auto"/>
                    <w:right w:val="none" w:sz="0" w:space="0" w:color="auto"/>
                  </w:divBdr>
                </w:div>
                <w:div w:id="740100814">
                  <w:marLeft w:val="0"/>
                  <w:marRight w:val="0"/>
                  <w:marTop w:val="0"/>
                  <w:marBottom w:val="0"/>
                  <w:divBdr>
                    <w:top w:val="none" w:sz="0" w:space="0" w:color="auto"/>
                    <w:left w:val="none" w:sz="0" w:space="0" w:color="auto"/>
                    <w:bottom w:val="none" w:sz="0" w:space="0" w:color="auto"/>
                    <w:right w:val="none" w:sz="0" w:space="0" w:color="auto"/>
                  </w:divBdr>
                </w:div>
                <w:div w:id="741097322">
                  <w:marLeft w:val="0"/>
                  <w:marRight w:val="0"/>
                  <w:marTop w:val="0"/>
                  <w:marBottom w:val="0"/>
                  <w:divBdr>
                    <w:top w:val="none" w:sz="0" w:space="0" w:color="auto"/>
                    <w:left w:val="none" w:sz="0" w:space="0" w:color="auto"/>
                    <w:bottom w:val="none" w:sz="0" w:space="0" w:color="auto"/>
                    <w:right w:val="none" w:sz="0" w:space="0" w:color="auto"/>
                  </w:divBdr>
                </w:div>
                <w:div w:id="742416873">
                  <w:marLeft w:val="0"/>
                  <w:marRight w:val="0"/>
                  <w:marTop w:val="0"/>
                  <w:marBottom w:val="0"/>
                  <w:divBdr>
                    <w:top w:val="none" w:sz="0" w:space="0" w:color="auto"/>
                    <w:left w:val="none" w:sz="0" w:space="0" w:color="auto"/>
                    <w:bottom w:val="none" w:sz="0" w:space="0" w:color="auto"/>
                    <w:right w:val="none" w:sz="0" w:space="0" w:color="auto"/>
                  </w:divBdr>
                </w:div>
                <w:div w:id="754016157">
                  <w:marLeft w:val="0"/>
                  <w:marRight w:val="0"/>
                  <w:marTop w:val="0"/>
                  <w:marBottom w:val="0"/>
                  <w:divBdr>
                    <w:top w:val="none" w:sz="0" w:space="0" w:color="auto"/>
                    <w:left w:val="none" w:sz="0" w:space="0" w:color="auto"/>
                    <w:bottom w:val="none" w:sz="0" w:space="0" w:color="auto"/>
                    <w:right w:val="none" w:sz="0" w:space="0" w:color="auto"/>
                  </w:divBdr>
                </w:div>
                <w:div w:id="756486000">
                  <w:marLeft w:val="0"/>
                  <w:marRight w:val="0"/>
                  <w:marTop w:val="0"/>
                  <w:marBottom w:val="0"/>
                  <w:divBdr>
                    <w:top w:val="none" w:sz="0" w:space="0" w:color="auto"/>
                    <w:left w:val="none" w:sz="0" w:space="0" w:color="auto"/>
                    <w:bottom w:val="none" w:sz="0" w:space="0" w:color="auto"/>
                    <w:right w:val="none" w:sz="0" w:space="0" w:color="auto"/>
                  </w:divBdr>
                </w:div>
                <w:div w:id="767579654">
                  <w:marLeft w:val="0"/>
                  <w:marRight w:val="0"/>
                  <w:marTop w:val="0"/>
                  <w:marBottom w:val="0"/>
                  <w:divBdr>
                    <w:top w:val="none" w:sz="0" w:space="0" w:color="auto"/>
                    <w:left w:val="none" w:sz="0" w:space="0" w:color="auto"/>
                    <w:bottom w:val="none" w:sz="0" w:space="0" w:color="auto"/>
                    <w:right w:val="none" w:sz="0" w:space="0" w:color="auto"/>
                  </w:divBdr>
                </w:div>
                <w:div w:id="772408198">
                  <w:marLeft w:val="0"/>
                  <w:marRight w:val="0"/>
                  <w:marTop w:val="0"/>
                  <w:marBottom w:val="0"/>
                  <w:divBdr>
                    <w:top w:val="none" w:sz="0" w:space="0" w:color="auto"/>
                    <w:left w:val="none" w:sz="0" w:space="0" w:color="auto"/>
                    <w:bottom w:val="none" w:sz="0" w:space="0" w:color="auto"/>
                    <w:right w:val="none" w:sz="0" w:space="0" w:color="auto"/>
                  </w:divBdr>
                </w:div>
                <w:div w:id="777918314">
                  <w:marLeft w:val="0"/>
                  <w:marRight w:val="0"/>
                  <w:marTop w:val="0"/>
                  <w:marBottom w:val="0"/>
                  <w:divBdr>
                    <w:top w:val="none" w:sz="0" w:space="0" w:color="auto"/>
                    <w:left w:val="none" w:sz="0" w:space="0" w:color="auto"/>
                    <w:bottom w:val="none" w:sz="0" w:space="0" w:color="auto"/>
                    <w:right w:val="none" w:sz="0" w:space="0" w:color="auto"/>
                  </w:divBdr>
                </w:div>
                <w:div w:id="782918213">
                  <w:marLeft w:val="0"/>
                  <w:marRight w:val="0"/>
                  <w:marTop w:val="0"/>
                  <w:marBottom w:val="0"/>
                  <w:divBdr>
                    <w:top w:val="none" w:sz="0" w:space="0" w:color="auto"/>
                    <w:left w:val="none" w:sz="0" w:space="0" w:color="auto"/>
                    <w:bottom w:val="none" w:sz="0" w:space="0" w:color="auto"/>
                    <w:right w:val="none" w:sz="0" w:space="0" w:color="auto"/>
                  </w:divBdr>
                </w:div>
                <w:div w:id="793862174">
                  <w:marLeft w:val="0"/>
                  <w:marRight w:val="0"/>
                  <w:marTop w:val="0"/>
                  <w:marBottom w:val="0"/>
                  <w:divBdr>
                    <w:top w:val="none" w:sz="0" w:space="0" w:color="auto"/>
                    <w:left w:val="none" w:sz="0" w:space="0" w:color="auto"/>
                    <w:bottom w:val="none" w:sz="0" w:space="0" w:color="auto"/>
                    <w:right w:val="none" w:sz="0" w:space="0" w:color="auto"/>
                  </w:divBdr>
                </w:div>
                <w:div w:id="795370533">
                  <w:marLeft w:val="0"/>
                  <w:marRight w:val="0"/>
                  <w:marTop w:val="0"/>
                  <w:marBottom w:val="0"/>
                  <w:divBdr>
                    <w:top w:val="none" w:sz="0" w:space="0" w:color="auto"/>
                    <w:left w:val="none" w:sz="0" w:space="0" w:color="auto"/>
                    <w:bottom w:val="none" w:sz="0" w:space="0" w:color="auto"/>
                    <w:right w:val="none" w:sz="0" w:space="0" w:color="auto"/>
                  </w:divBdr>
                </w:div>
                <w:div w:id="797648340">
                  <w:marLeft w:val="0"/>
                  <w:marRight w:val="0"/>
                  <w:marTop w:val="0"/>
                  <w:marBottom w:val="0"/>
                  <w:divBdr>
                    <w:top w:val="none" w:sz="0" w:space="0" w:color="auto"/>
                    <w:left w:val="none" w:sz="0" w:space="0" w:color="auto"/>
                    <w:bottom w:val="none" w:sz="0" w:space="0" w:color="auto"/>
                    <w:right w:val="none" w:sz="0" w:space="0" w:color="auto"/>
                  </w:divBdr>
                </w:div>
                <w:div w:id="799305720">
                  <w:marLeft w:val="0"/>
                  <w:marRight w:val="0"/>
                  <w:marTop w:val="0"/>
                  <w:marBottom w:val="0"/>
                  <w:divBdr>
                    <w:top w:val="none" w:sz="0" w:space="0" w:color="auto"/>
                    <w:left w:val="none" w:sz="0" w:space="0" w:color="auto"/>
                    <w:bottom w:val="none" w:sz="0" w:space="0" w:color="auto"/>
                    <w:right w:val="none" w:sz="0" w:space="0" w:color="auto"/>
                  </w:divBdr>
                </w:div>
                <w:div w:id="812452783">
                  <w:marLeft w:val="0"/>
                  <w:marRight w:val="0"/>
                  <w:marTop w:val="0"/>
                  <w:marBottom w:val="0"/>
                  <w:divBdr>
                    <w:top w:val="none" w:sz="0" w:space="0" w:color="auto"/>
                    <w:left w:val="none" w:sz="0" w:space="0" w:color="auto"/>
                    <w:bottom w:val="none" w:sz="0" w:space="0" w:color="auto"/>
                    <w:right w:val="none" w:sz="0" w:space="0" w:color="auto"/>
                  </w:divBdr>
                </w:div>
                <w:div w:id="817842906">
                  <w:marLeft w:val="0"/>
                  <w:marRight w:val="0"/>
                  <w:marTop w:val="0"/>
                  <w:marBottom w:val="0"/>
                  <w:divBdr>
                    <w:top w:val="none" w:sz="0" w:space="0" w:color="auto"/>
                    <w:left w:val="none" w:sz="0" w:space="0" w:color="auto"/>
                    <w:bottom w:val="none" w:sz="0" w:space="0" w:color="auto"/>
                    <w:right w:val="none" w:sz="0" w:space="0" w:color="auto"/>
                  </w:divBdr>
                </w:div>
                <w:div w:id="818230059">
                  <w:marLeft w:val="0"/>
                  <w:marRight w:val="0"/>
                  <w:marTop w:val="0"/>
                  <w:marBottom w:val="0"/>
                  <w:divBdr>
                    <w:top w:val="none" w:sz="0" w:space="0" w:color="auto"/>
                    <w:left w:val="none" w:sz="0" w:space="0" w:color="auto"/>
                    <w:bottom w:val="none" w:sz="0" w:space="0" w:color="auto"/>
                    <w:right w:val="none" w:sz="0" w:space="0" w:color="auto"/>
                  </w:divBdr>
                </w:div>
                <w:div w:id="825047659">
                  <w:marLeft w:val="0"/>
                  <w:marRight w:val="0"/>
                  <w:marTop w:val="0"/>
                  <w:marBottom w:val="0"/>
                  <w:divBdr>
                    <w:top w:val="none" w:sz="0" w:space="0" w:color="auto"/>
                    <w:left w:val="none" w:sz="0" w:space="0" w:color="auto"/>
                    <w:bottom w:val="none" w:sz="0" w:space="0" w:color="auto"/>
                    <w:right w:val="none" w:sz="0" w:space="0" w:color="auto"/>
                  </w:divBdr>
                </w:div>
                <w:div w:id="843058271">
                  <w:marLeft w:val="0"/>
                  <w:marRight w:val="0"/>
                  <w:marTop w:val="0"/>
                  <w:marBottom w:val="0"/>
                  <w:divBdr>
                    <w:top w:val="none" w:sz="0" w:space="0" w:color="auto"/>
                    <w:left w:val="none" w:sz="0" w:space="0" w:color="auto"/>
                    <w:bottom w:val="none" w:sz="0" w:space="0" w:color="auto"/>
                    <w:right w:val="none" w:sz="0" w:space="0" w:color="auto"/>
                  </w:divBdr>
                </w:div>
                <w:div w:id="843860676">
                  <w:marLeft w:val="0"/>
                  <w:marRight w:val="0"/>
                  <w:marTop w:val="0"/>
                  <w:marBottom w:val="0"/>
                  <w:divBdr>
                    <w:top w:val="none" w:sz="0" w:space="0" w:color="auto"/>
                    <w:left w:val="none" w:sz="0" w:space="0" w:color="auto"/>
                    <w:bottom w:val="none" w:sz="0" w:space="0" w:color="auto"/>
                    <w:right w:val="none" w:sz="0" w:space="0" w:color="auto"/>
                  </w:divBdr>
                </w:div>
                <w:div w:id="844129488">
                  <w:marLeft w:val="0"/>
                  <w:marRight w:val="0"/>
                  <w:marTop w:val="0"/>
                  <w:marBottom w:val="0"/>
                  <w:divBdr>
                    <w:top w:val="none" w:sz="0" w:space="0" w:color="auto"/>
                    <w:left w:val="none" w:sz="0" w:space="0" w:color="auto"/>
                    <w:bottom w:val="none" w:sz="0" w:space="0" w:color="auto"/>
                    <w:right w:val="none" w:sz="0" w:space="0" w:color="auto"/>
                  </w:divBdr>
                </w:div>
                <w:div w:id="844512224">
                  <w:marLeft w:val="0"/>
                  <w:marRight w:val="0"/>
                  <w:marTop w:val="0"/>
                  <w:marBottom w:val="0"/>
                  <w:divBdr>
                    <w:top w:val="none" w:sz="0" w:space="0" w:color="auto"/>
                    <w:left w:val="none" w:sz="0" w:space="0" w:color="auto"/>
                    <w:bottom w:val="none" w:sz="0" w:space="0" w:color="auto"/>
                    <w:right w:val="none" w:sz="0" w:space="0" w:color="auto"/>
                  </w:divBdr>
                </w:div>
                <w:div w:id="852261707">
                  <w:marLeft w:val="0"/>
                  <w:marRight w:val="0"/>
                  <w:marTop w:val="0"/>
                  <w:marBottom w:val="0"/>
                  <w:divBdr>
                    <w:top w:val="none" w:sz="0" w:space="0" w:color="auto"/>
                    <w:left w:val="none" w:sz="0" w:space="0" w:color="auto"/>
                    <w:bottom w:val="none" w:sz="0" w:space="0" w:color="auto"/>
                    <w:right w:val="none" w:sz="0" w:space="0" w:color="auto"/>
                  </w:divBdr>
                </w:div>
                <w:div w:id="861094836">
                  <w:marLeft w:val="0"/>
                  <w:marRight w:val="0"/>
                  <w:marTop w:val="0"/>
                  <w:marBottom w:val="0"/>
                  <w:divBdr>
                    <w:top w:val="none" w:sz="0" w:space="0" w:color="auto"/>
                    <w:left w:val="none" w:sz="0" w:space="0" w:color="auto"/>
                    <w:bottom w:val="none" w:sz="0" w:space="0" w:color="auto"/>
                    <w:right w:val="none" w:sz="0" w:space="0" w:color="auto"/>
                  </w:divBdr>
                </w:div>
                <w:div w:id="869148587">
                  <w:marLeft w:val="0"/>
                  <w:marRight w:val="0"/>
                  <w:marTop w:val="0"/>
                  <w:marBottom w:val="0"/>
                  <w:divBdr>
                    <w:top w:val="none" w:sz="0" w:space="0" w:color="auto"/>
                    <w:left w:val="none" w:sz="0" w:space="0" w:color="auto"/>
                    <w:bottom w:val="none" w:sz="0" w:space="0" w:color="auto"/>
                    <w:right w:val="none" w:sz="0" w:space="0" w:color="auto"/>
                  </w:divBdr>
                </w:div>
                <w:div w:id="873075468">
                  <w:marLeft w:val="0"/>
                  <w:marRight w:val="0"/>
                  <w:marTop w:val="0"/>
                  <w:marBottom w:val="0"/>
                  <w:divBdr>
                    <w:top w:val="none" w:sz="0" w:space="0" w:color="auto"/>
                    <w:left w:val="none" w:sz="0" w:space="0" w:color="auto"/>
                    <w:bottom w:val="none" w:sz="0" w:space="0" w:color="auto"/>
                    <w:right w:val="none" w:sz="0" w:space="0" w:color="auto"/>
                  </w:divBdr>
                </w:div>
                <w:div w:id="883635203">
                  <w:marLeft w:val="0"/>
                  <w:marRight w:val="0"/>
                  <w:marTop w:val="0"/>
                  <w:marBottom w:val="0"/>
                  <w:divBdr>
                    <w:top w:val="none" w:sz="0" w:space="0" w:color="auto"/>
                    <w:left w:val="none" w:sz="0" w:space="0" w:color="auto"/>
                    <w:bottom w:val="none" w:sz="0" w:space="0" w:color="auto"/>
                    <w:right w:val="none" w:sz="0" w:space="0" w:color="auto"/>
                  </w:divBdr>
                </w:div>
                <w:div w:id="887766058">
                  <w:marLeft w:val="0"/>
                  <w:marRight w:val="0"/>
                  <w:marTop w:val="0"/>
                  <w:marBottom w:val="0"/>
                  <w:divBdr>
                    <w:top w:val="none" w:sz="0" w:space="0" w:color="auto"/>
                    <w:left w:val="none" w:sz="0" w:space="0" w:color="auto"/>
                    <w:bottom w:val="none" w:sz="0" w:space="0" w:color="auto"/>
                    <w:right w:val="none" w:sz="0" w:space="0" w:color="auto"/>
                  </w:divBdr>
                </w:div>
                <w:div w:id="889146754">
                  <w:marLeft w:val="0"/>
                  <w:marRight w:val="0"/>
                  <w:marTop w:val="0"/>
                  <w:marBottom w:val="0"/>
                  <w:divBdr>
                    <w:top w:val="none" w:sz="0" w:space="0" w:color="auto"/>
                    <w:left w:val="none" w:sz="0" w:space="0" w:color="auto"/>
                    <w:bottom w:val="none" w:sz="0" w:space="0" w:color="auto"/>
                    <w:right w:val="none" w:sz="0" w:space="0" w:color="auto"/>
                  </w:divBdr>
                </w:div>
                <w:div w:id="891428265">
                  <w:marLeft w:val="0"/>
                  <w:marRight w:val="0"/>
                  <w:marTop w:val="0"/>
                  <w:marBottom w:val="0"/>
                  <w:divBdr>
                    <w:top w:val="none" w:sz="0" w:space="0" w:color="auto"/>
                    <w:left w:val="none" w:sz="0" w:space="0" w:color="auto"/>
                    <w:bottom w:val="none" w:sz="0" w:space="0" w:color="auto"/>
                    <w:right w:val="none" w:sz="0" w:space="0" w:color="auto"/>
                  </w:divBdr>
                </w:div>
                <w:div w:id="896278011">
                  <w:marLeft w:val="0"/>
                  <w:marRight w:val="0"/>
                  <w:marTop w:val="0"/>
                  <w:marBottom w:val="0"/>
                  <w:divBdr>
                    <w:top w:val="none" w:sz="0" w:space="0" w:color="auto"/>
                    <w:left w:val="none" w:sz="0" w:space="0" w:color="auto"/>
                    <w:bottom w:val="none" w:sz="0" w:space="0" w:color="auto"/>
                    <w:right w:val="none" w:sz="0" w:space="0" w:color="auto"/>
                  </w:divBdr>
                </w:div>
                <w:div w:id="897666933">
                  <w:marLeft w:val="0"/>
                  <w:marRight w:val="0"/>
                  <w:marTop w:val="0"/>
                  <w:marBottom w:val="0"/>
                  <w:divBdr>
                    <w:top w:val="none" w:sz="0" w:space="0" w:color="auto"/>
                    <w:left w:val="none" w:sz="0" w:space="0" w:color="auto"/>
                    <w:bottom w:val="none" w:sz="0" w:space="0" w:color="auto"/>
                    <w:right w:val="none" w:sz="0" w:space="0" w:color="auto"/>
                  </w:divBdr>
                </w:div>
                <w:div w:id="902834204">
                  <w:marLeft w:val="0"/>
                  <w:marRight w:val="0"/>
                  <w:marTop w:val="0"/>
                  <w:marBottom w:val="0"/>
                  <w:divBdr>
                    <w:top w:val="none" w:sz="0" w:space="0" w:color="auto"/>
                    <w:left w:val="none" w:sz="0" w:space="0" w:color="auto"/>
                    <w:bottom w:val="none" w:sz="0" w:space="0" w:color="auto"/>
                    <w:right w:val="none" w:sz="0" w:space="0" w:color="auto"/>
                  </w:divBdr>
                </w:div>
                <w:div w:id="906571963">
                  <w:marLeft w:val="0"/>
                  <w:marRight w:val="0"/>
                  <w:marTop w:val="0"/>
                  <w:marBottom w:val="0"/>
                  <w:divBdr>
                    <w:top w:val="none" w:sz="0" w:space="0" w:color="auto"/>
                    <w:left w:val="none" w:sz="0" w:space="0" w:color="auto"/>
                    <w:bottom w:val="none" w:sz="0" w:space="0" w:color="auto"/>
                    <w:right w:val="none" w:sz="0" w:space="0" w:color="auto"/>
                  </w:divBdr>
                </w:div>
                <w:div w:id="906888807">
                  <w:marLeft w:val="0"/>
                  <w:marRight w:val="0"/>
                  <w:marTop w:val="0"/>
                  <w:marBottom w:val="0"/>
                  <w:divBdr>
                    <w:top w:val="none" w:sz="0" w:space="0" w:color="auto"/>
                    <w:left w:val="none" w:sz="0" w:space="0" w:color="auto"/>
                    <w:bottom w:val="none" w:sz="0" w:space="0" w:color="auto"/>
                    <w:right w:val="none" w:sz="0" w:space="0" w:color="auto"/>
                  </w:divBdr>
                </w:div>
                <w:div w:id="910431250">
                  <w:marLeft w:val="0"/>
                  <w:marRight w:val="0"/>
                  <w:marTop w:val="0"/>
                  <w:marBottom w:val="0"/>
                  <w:divBdr>
                    <w:top w:val="none" w:sz="0" w:space="0" w:color="auto"/>
                    <w:left w:val="none" w:sz="0" w:space="0" w:color="auto"/>
                    <w:bottom w:val="none" w:sz="0" w:space="0" w:color="auto"/>
                    <w:right w:val="none" w:sz="0" w:space="0" w:color="auto"/>
                  </w:divBdr>
                </w:div>
                <w:div w:id="921372819">
                  <w:marLeft w:val="0"/>
                  <w:marRight w:val="0"/>
                  <w:marTop w:val="0"/>
                  <w:marBottom w:val="0"/>
                  <w:divBdr>
                    <w:top w:val="none" w:sz="0" w:space="0" w:color="auto"/>
                    <w:left w:val="none" w:sz="0" w:space="0" w:color="auto"/>
                    <w:bottom w:val="none" w:sz="0" w:space="0" w:color="auto"/>
                    <w:right w:val="none" w:sz="0" w:space="0" w:color="auto"/>
                  </w:divBdr>
                </w:div>
                <w:div w:id="927735879">
                  <w:marLeft w:val="0"/>
                  <w:marRight w:val="0"/>
                  <w:marTop w:val="0"/>
                  <w:marBottom w:val="0"/>
                  <w:divBdr>
                    <w:top w:val="none" w:sz="0" w:space="0" w:color="auto"/>
                    <w:left w:val="none" w:sz="0" w:space="0" w:color="auto"/>
                    <w:bottom w:val="none" w:sz="0" w:space="0" w:color="auto"/>
                    <w:right w:val="none" w:sz="0" w:space="0" w:color="auto"/>
                  </w:divBdr>
                </w:div>
                <w:div w:id="936015300">
                  <w:marLeft w:val="0"/>
                  <w:marRight w:val="0"/>
                  <w:marTop w:val="0"/>
                  <w:marBottom w:val="0"/>
                  <w:divBdr>
                    <w:top w:val="none" w:sz="0" w:space="0" w:color="auto"/>
                    <w:left w:val="none" w:sz="0" w:space="0" w:color="auto"/>
                    <w:bottom w:val="none" w:sz="0" w:space="0" w:color="auto"/>
                    <w:right w:val="none" w:sz="0" w:space="0" w:color="auto"/>
                  </w:divBdr>
                </w:div>
                <w:div w:id="943076374">
                  <w:marLeft w:val="0"/>
                  <w:marRight w:val="0"/>
                  <w:marTop w:val="0"/>
                  <w:marBottom w:val="0"/>
                  <w:divBdr>
                    <w:top w:val="none" w:sz="0" w:space="0" w:color="auto"/>
                    <w:left w:val="none" w:sz="0" w:space="0" w:color="auto"/>
                    <w:bottom w:val="none" w:sz="0" w:space="0" w:color="auto"/>
                    <w:right w:val="none" w:sz="0" w:space="0" w:color="auto"/>
                  </w:divBdr>
                </w:div>
                <w:div w:id="944922500">
                  <w:marLeft w:val="0"/>
                  <w:marRight w:val="0"/>
                  <w:marTop w:val="0"/>
                  <w:marBottom w:val="0"/>
                  <w:divBdr>
                    <w:top w:val="none" w:sz="0" w:space="0" w:color="auto"/>
                    <w:left w:val="none" w:sz="0" w:space="0" w:color="auto"/>
                    <w:bottom w:val="none" w:sz="0" w:space="0" w:color="auto"/>
                    <w:right w:val="none" w:sz="0" w:space="0" w:color="auto"/>
                  </w:divBdr>
                </w:div>
                <w:div w:id="959840646">
                  <w:marLeft w:val="0"/>
                  <w:marRight w:val="0"/>
                  <w:marTop w:val="0"/>
                  <w:marBottom w:val="0"/>
                  <w:divBdr>
                    <w:top w:val="none" w:sz="0" w:space="0" w:color="auto"/>
                    <w:left w:val="none" w:sz="0" w:space="0" w:color="auto"/>
                    <w:bottom w:val="none" w:sz="0" w:space="0" w:color="auto"/>
                    <w:right w:val="none" w:sz="0" w:space="0" w:color="auto"/>
                  </w:divBdr>
                </w:div>
                <w:div w:id="960958345">
                  <w:marLeft w:val="0"/>
                  <w:marRight w:val="0"/>
                  <w:marTop w:val="0"/>
                  <w:marBottom w:val="0"/>
                  <w:divBdr>
                    <w:top w:val="none" w:sz="0" w:space="0" w:color="auto"/>
                    <w:left w:val="none" w:sz="0" w:space="0" w:color="auto"/>
                    <w:bottom w:val="none" w:sz="0" w:space="0" w:color="auto"/>
                    <w:right w:val="none" w:sz="0" w:space="0" w:color="auto"/>
                  </w:divBdr>
                </w:div>
                <w:div w:id="970869041">
                  <w:marLeft w:val="0"/>
                  <w:marRight w:val="0"/>
                  <w:marTop w:val="0"/>
                  <w:marBottom w:val="0"/>
                  <w:divBdr>
                    <w:top w:val="none" w:sz="0" w:space="0" w:color="auto"/>
                    <w:left w:val="none" w:sz="0" w:space="0" w:color="auto"/>
                    <w:bottom w:val="none" w:sz="0" w:space="0" w:color="auto"/>
                    <w:right w:val="none" w:sz="0" w:space="0" w:color="auto"/>
                  </w:divBdr>
                </w:div>
                <w:div w:id="989676408">
                  <w:marLeft w:val="0"/>
                  <w:marRight w:val="0"/>
                  <w:marTop w:val="0"/>
                  <w:marBottom w:val="0"/>
                  <w:divBdr>
                    <w:top w:val="none" w:sz="0" w:space="0" w:color="auto"/>
                    <w:left w:val="none" w:sz="0" w:space="0" w:color="auto"/>
                    <w:bottom w:val="none" w:sz="0" w:space="0" w:color="auto"/>
                    <w:right w:val="none" w:sz="0" w:space="0" w:color="auto"/>
                  </w:divBdr>
                </w:div>
                <w:div w:id="990600974">
                  <w:marLeft w:val="0"/>
                  <w:marRight w:val="0"/>
                  <w:marTop w:val="0"/>
                  <w:marBottom w:val="0"/>
                  <w:divBdr>
                    <w:top w:val="none" w:sz="0" w:space="0" w:color="auto"/>
                    <w:left w:val="none" w:sz="0" w:space="0" w:color="auto"/>
                    <w:bottom w:val="none" w:sz="0" w:space="0" w:color="auto"/>
                    <w:right w:val="none" w:sz="0" w:space="0" w:color="auto"/>
                  </w:divBdr>
                </w:div>
                <w:div w:id="995642458">
                  <w:marLeft w:val="0"/>
                  <w:marRight w:val="0"/>
                  <w:marTop w:val="0"/>
                  <w:marBottom w:val="0"/>
                  <w:divBdr>
                    <w:top w:val="none" w:sz="0" w:space="0" w:color="auto"/>
                    <w:left w:val="none" w:sz="0" w:space="0" w:color="auto"/>
                    <w:bottom w:val="none" w:sz="0" w:space="0" w:color="auto"/>
                    <w:right w:val="none" w:sz="0" w:space="0" w:color="auto"/>
                  </w:divBdr>
                </w:div>
                <w:div w:id="1002512611">
                  <w:marLeft w:val="0"/>
                  <w:marRight w:val="0"/>
                  <w:marTop w:val="0"/>
                  <w:marBottom w:val="0"/>
                  <w:divBdr>
                    <w:top w:val="none" w:sz="0" w:space="0" w:color="auto"/>
                    <w:left w:val="none" w:sz="0" w:space="0" w:color="auto"/>
                    <w:bottom w:val="none" w:sz="0" w:space="0" w:color="auto"/>
                    <w:right w:val="none" w:sz="0" w:space="0" w:color="auto"/>
                  </w:divBdr>
                </w:div>
                <w:div w:id="1005013827">
                  <w:marLeft w:val="0"/>
                  <w:marRight w:val="0"/>
                  <w:marTop w:val="0"/>
                  <w:marBottom w:val="0"/>
                  <w:divBdr>
                    <w:top w:val="none" w:sz="0" w:space="0" w:color="auto"/>
                    <w:left w:val="none" w:sz="0" w:space="0" w:color="auto"/>
                    <w:bottom w:val="none" w:sz="0" w:space="0" w:color="auto"/>
                    <w:right w:val="none" w:sz="0" w:space="0" w:color="auto"/>
                  </w:divBdr>
                </w:div>
                <w:div w:id="1008020174">
                  <w:marLeft w:val="0"/>
                  <w:marRight w:val="0"/>
                  <w:marTop w:val="0"/>
                  <w:marBottom w:val="0"/>
                  <w:divBdr>
                    <w:top w:val="none" w:sz="0" w:space="0" w:color="auto"/>
                    <w:left w:val="none" w:sz="0" w:space="0" w:color="auto"/>
                    <w:bottom w:val="none" w:sz="0" w:space="0" w:color="auto"/>
                    <w:right w:val="none" w:sz="0" w:space="0" w:color="auto"/>
                  </w:divBdr>
                </w:div>
                <w:div w:id="1011103341">
                  <w:marLeft w:val="0"/>
                  <w:marRight w:val="0"/>
                  <w:marTop w:val="0"/>
                  <w:marBottom w:val="0"/>
                  <w:divBdr>
                    <w:top w:val="none" w:sz="0" w:space="0" w:color="auto"/>
                    <w:left w:val="none" w:sz="0" w:space="0" w:color="auto"/>
                    <w:bottom w:val="none" w:sz="0" w:space="0" w:color="auto"/>
                    <w:right w:val="none" w:sz="0" w:space="0" w:color="auto"/>
                  </w:divBdr>
                </w:div>
                <w:div w:id="1011372616">
                  <w:marLeft w:val="0"/>
                  <w:marRight w:val="0"/>
                  <w:marTop w:val="0"/>
                  <w:marBottom w:val="0"/>
                  <w:divBdr>
                    <w:top w:val="none" w:sz="0" w:space="0" w:color="auto"/>
                    <w:left w:val="none" w:sz="0" w:space="0" w:color="auto"/>
                    <w:bottom w:val="none" w:sz="0" w:space="0" w:color="auto"/>
                    <w:right w:val="none" w:sz="0" w:space="0" w:color="auto"/>
                  </w:divBdr>
                </w:div>
                <w:div w:id="1015695577">
                  <w:marLeft w:val="0"/>
                  <w:marRight w:val="0"/>
                  <w:marTop w:val="0"/>
                  <w:marBottom w:val="0"/>
                  <w:divBdr>
                    <w:top w:val="none" w:sz="0" w:space="0" w:color="auto"/>
                    <w:left w:val="none" w:sz="0" w:space="0" w:color="auto"/>
                    <w:bottom w:val="none" w:sz="0" w:space="0" w:color="auto"/>
                    <w:right w:val="none" w:sz="0" w:space="0" w:color="auto"/>
                  </w:divBdr>
                </w:div>
                <w:div w:id="1026054073">
                  <w:marLeft w:val="0"/>
                  <w:marRight w:val="0"/>
                  <w:marTop w:val="0"/>
                  <w:marBottom w:val="0"/>
                  <w:divBdr>
                    <w:top w:val="none" w:sz="0" w:space="0" w:color="auto"/>
                    <w:left w:val="none" w:sz="0" w:space="0" w:color="auto"/>
                    <w:bottom w:val="none" w:sz="0" w:space="0" w:color="auto"/>
                    <w:right w:val="none" w:sz="0" w:space="0" w:color="auto"/>
                  </w:divBdr>
                </w:div>
                <w:div w:id="1027484175">
                  <w:marLeft w:val="0"/>
                  <w:marRight w:val="0"/>
                  <w:marTop w:val="0"/>
                  <w:marBottom w:val="0"/>
                  <w:divBdr>
                    <w:top w:val="none" w:sz="0" w:space="0" w:color="auto"/>
                    <w:left w:val="none" w:sz="0" w:space="0" w:color="auto"/>
                    <w:bottom w:val="none" w:sz="0" w:space="0" w:color="auto"/>
                    <w:right w:val="none" w:sz="0" w:space="0" w:color="auto"/>
                  </w:divBdr>
                </w:div>
                <w:div w:id="1040470124">
                  <w:marLeft w:val="0"/>
                  <w:marRight w:val="0"/>
                  <w:marTop w:val="0"/>
                  <w:marBottom w:val="0"/>
                  <w:divBdr>
                    <w:top w:val="none" w:sz="0" w:space="0" w:color="auto"/>
                    <w:left w:val="none" w:sz="0" w:space="0" w:color="auto"/>
                    <w:bottom w:val="none" w:sz="0" w:space="0" w:color="auto"/>
                    <w:right w:val="none" w:sz="0" w:space="0" w:color="auto"/>
                  </w:divBdr>
                </w:div>
                <w:div w:id="1050765312">
                  <w:marLeft w:val="0"/>
                  <w:marRight w:val="0"/>
                  <w:marTop w:val="0"/>
                  <w:marBottom w:val="0"/>
                  <w:divBdr>
                    <w:top w:val="none" w:sz="0" w:space="0" w:color="auto"/>
                    <w:left w:val="none" w:sz="0" w:space="0" w:color="auto"/>
                    <w:bottom w:val="none" w:sz="0" w:space="0" w:color="auto"/>
                    <w:right w:val="none" w:sz="0" w:space="0" w:color="auto"/>
                  </w:divBdr>
                </w:div>
                <w:div w:id="1056126917">
                  <w:marLeft w:val="0"/>
                  <w:marRight w:val="0"/>
                  <w:marTop w:val="0"/>
                  <w:marBottom w:val="0"/>
                  <w:divBdr>
                    <w:top w:val="none" w:sz="0" w:space="0" w:color="auto"/>
                    <w:left w:val="none" w:sz="0" w:space="0" w:color="auto"/>
                    <w:bottom w:val="none" w:sz="0" w:space="0" w:color="auto"/>
                    <w:right w:val="none" w:sz="0" w:space="0" w:color="auto"/>
                  </w:divBdr>
                </w:div>
                <w:div w:id="1060447908">
                  <w:marLeft w:val="0"/>
                  <w:marRight w:val="0"/>
                  <w:marTop w:val="0"/>
                  <w:marBottom w:val="0"/>
                  <w:divBdr>
                    <w:top w:val="none" w:sz="0" w:space="0" w:color="auto"/>
                    <w:left w:val="none" w:sz="0" w:space="0" w:color="auto"/>
                    <w:bottom w:val="none" w:sz="0" w:space="0" w:color="auto"/>
                    <w:right w:val="none" w:sz="0" w:space="0" w:color="auto"/>
                  </w:divBdr>
                </w:div>
                <w:div w:id="1066033113">
                  <w:marLeft w:val="0"/>
                  <w:marRight w:val="0"/>
                  <w:marTop w:val="0"/>
                  <w:marBottom w:val="0"/>
                  <w:divBdr>
                    <w:top w:val="none" w:sz="0" w:space="0" w:color="auto"/>
                    <w:left w:val="none" w:sz="0" w:space="0" w:color="auto"/>
                    <w:bottom w:val="none" w:sz="0" w:space="0" w:color="auto"/>
                    <w:right w:val="none" w:sz="0" w:space="0" w:color="auto"/>
                  </w:divBdr>
                </w:div>
                <w:div w:id="1067150103">
                  <w:marLeft w:val="0"/>
                  <w:marRight w:val="0"/>
                  <w:marTop w:val="0"/>
                  <w:marBottom w:val="0"/>
                  <w:divBdr>
                    <w:top w:val="none" w:sz="0" w:space="0" w:color="auto"/>
                    <w:left w:val="none" w:sz="0" w:space="0" w:color="auto"/>
                    <w:bottom w:val="none" w:sz="0" w:space="0" w:color="auto"/>
                    <w:right w:val="none" w:sz="0" w:space="0" w:color="auto"/>
                  </w:divBdr>
                </w:div>
                <w:div w:id="1076127050">
                  <w:marLeft w:val="0"/>
                  <w:marRight w:val="0"/>
                  <w:marTop w:val="0"/>
                  <w:marBottom w:val="0"/>
                  <w:divBdr>
                    <w:top w:val="none" w:sz="0" w:space="0" w:color="auto"/>
                    <w:left w:val="none" w:sz="0" w:space="0" w:color="auto"/>
                    <w:bottom w:val="none" w:sz="0" w:space="0" w:color="auto"/>
                    <w:right w:val="none" w:sz="0" w:space="0" w:color="auto"/>
                  </w:divBdr>
                </w:div>
                <w:div w:id="1084648148">
                  <w:marLeft w:val="0"/>
                  <w:marRight w:val="0"/>
                  <w:marTop w:val="0"/>
                  <w:marBottom w:val="0"/>
                  <w:divBdr>
                    <w:top w:val="none" w:sz="0" w:space="0" w:color="auto"/>
                    <w:left w:val="none" w:sz="0" w:space="0" w:color="auto"/>
                    <w:bottom w:val="none" w:sz="0" w:space="0" w:color="auto"/>
                    <w:right w:val="none" w:sz="0" w:space="0" w:color="auto"/>
                  </w:divBdr>
                </w:div>
                <w:div w:id="1091660385">
                  <w:marLeft w:val="0"/>
                  <w:marRight w:val="0"/>
                  <w:marTop w:val="0"/>
                  <w:marBottom w:val="0"/>
                  <w:divBdr>
                    <w:top w:val="none" w:sz="0" w:space="0" w:color="auto"/>
                    <w:left w:val="none" w:sz="0" w:space="0" w:color="auto"/>
                    <w:bottom w:val="none" w:sz="0" w:space="0" w:color="auto"/>
                    <w:right w:val="none" w:sz="0" w:space="0" w:color="auto"/>
                  </w:divBdr>
                </w:div>
                <w:div w:id="1102384986">
                  <w:marLeft w:val="0"/>
                  <w:marRight w:val="0"/>
                  <w:marTop w:val="0"/>
                  <w:marBottom w:val="0"/>
                  <w:divBdr>
                    <w:top w:val="none" w:sz="0" w:space="0" w:color="auto"/>
                    <w:left w:val="none" w:sz="0" w:space="0" w:color="auto"/>
                    <w:bottom w:val="none" w:sz="0" w:space="0" w:color="auto"/>
                    <w:right w:val="none" w:sz="0" w:space="0" w:color="auto"/>
                  </w:divBdr>
                </w:div>
                <w:div w:id="1117261999">
                  <w:marLeft w:val="0"/>
                  <w:marRight w:val="0"/>
                  <w:marTop w:val="0"/>
                  <w:marBottom w:val="0"/>
                  <w:divBdr>
                    <w:top w:val="none" w:sz="0" w:space="0" w:color="auto"/>
                    <w:left w:val="none" w:sz="0" w:space="0" w:color="auto"/>
                    <w:bottom w:val="none" w:sz="0" w:space="0" w:color="auto"/>
                    <w:right w:val="none" w:sz="0" w:space="0" w:color="auto"/>
                  </w:divBdr>
                </w:div>
                <w:div w:id="1124343788">
                  <w:marLeft w:val="0"/>
                  <w:marRight w:val="0"/>
                  <w:marTop w:val="0"/>
                  <w:marBottom w:val="0"/>
                  <w:divBdr>
                    <w:top w:val="none" w:sz="0" w:space="0" w:color="auto"/>
                    <w:left w:val="none" w:sz="0" w:space="0" w:color="auto"/>
                    <w:bottom w:val="none" w:sz="0" w:space="0" w:color="auto"/>
                    <w:right w:val="none" w:sz="0" w:space="0" w:color="auto"/>
                  </w:divBdr>
                </w:div>
                <w:div w:id="1147934756">
                  <w:marLeft w:val="0"/>
                  <w:marRight w:val="0"/>
                  <w:marTop w:val="0"/>
                  <w:marBottom w:val="0"/>
                  <w:divBdr>
                    <w:top w:val="none" w:sz="0" w:space="0" w:color="auto"/>
                    <w:left w:val="none" w:sz="0" w:space="0" w:color="auto"/>
                    <w:bottom w:val="none" w:sz="0" w:space="0" w:color="auto"/>
                    <w:right w:val="none" w:sz="0" w:space="0" w:color="auto"/>
                  </w:divBdr>
                </w:div>
                <w:div w:id="1169827223">
                  <w:marLeft w:val="0"/>
                  <w:marRight w:val="0"/>
                  <w:marTop w:val="0"/>
                  <w:marBottom w:val="0"/>
                  <w:divBdr>
                    <w:top w:val="none" w:sz="0" w:space="0" w:color="auto"/>
                    <w:left w:val="none" w:sz="0" w:space="0" w:color="auto"/>
                    <w:bottom w:val="none" w:sz="0" w:space="0" w:color="auto"/>
                    <w:right w:val="none" w:sz="0" w:space="0" w:color="auto"/>
                  </w:divBdr>
                </w:div>
                <w:div w:id="1176454824">
                  <w:marLeft w:val="0"/>
                  <w:marRight w:val="0"/>
                  <w:marTop w:val="0"/>
                  <w:marBottom w:val="0"/>
                  <w:divBdr>
                    <w:top w:val="none" w:sz="0" w:space="0" w:color="auto"/>
                    <w:left w:val="none" w:sz="0" w:space="0" w:color="auto"/>
                    <w:bottom w:val="none" w:sz="0" w:space="0" w:color="auto"/>
                    <w:right w:val="none" w:sz="0" w:space="0" w:color="auto"/>
                  </w:divBdr>
                </w:div>
                <w:div w:id="1178278330">
                  <w:marLeft w:val="0"/>
                  <w:marRight w:val="0"/>
                  <w:marTop w:val="0"/>
                  <w:marBottom w:val="0"/>
                  <w:divBdr>
                    <w:top w:val="none" w:sz="0" w:space="0" w:color="auto"/>
                    <w:left w:val="none" w:sz="0" w:space="0" w:color="auto"/>
                    <w:bottom w:val="none" w:sz="0" w:space="0" w:color="auto"/>
                    <w:right w:val="none" w:sz="0" w:space="0" w:color="auto"/>
                  </w:divBdr>
                </w:div>
                <w:div w:id="1184900387">
                  <w:marLeft w:val="0"/>
                  <w:marRight w:val="0"/>
                  <w:marTop w:val="0"/>
                  <w:marBottom w:val="0"/>
                  <w:divBdr>
                    <w:top w:val="none" w:sz="0" w:space="0" w:color="auto"/>
                    <w:left w:val="none" w:sz="0" w:space="0" w:color="auto"/>
                    <w:bottom w:val="none" w:sz="0" w:space="0" w:color="auto"/>
                    <w:right w:val="none" w:sz="0" w:space="0" w:color="auto"/>
                  </w:divBdr>
                </w:div>
                <w:div w:id="1193110577">
                  <w:marLeft w:val="0"/>
                  <w:marRight w:val="0"/>
                  <w:marTop w:val="0"/>
                  <w:marBottom w:val="0"/>
                  <w:divBdr>
                    <w:top w:val="none" w:sz="0" w:space="0" w:color="auto"/>
                    <w:left w:val="none" w:sz="0" w:space="0" w:color="auto"/>
                    <w:bottom w:val="none" w:sz="0" w:space="0" w:color="auto"/>
                    <w:right w:val="none" w:sz="0" w:space="0" w:color="auto"/>
                  </w:divBdr>
                </w:div>
                <w:div w:id="1210799371">
                  <w:marLeft w:val="0"/>
                  <w:marRight w:val="0"/>
                  <w:marTop w:val="0"/>
                  <w:marBottom w:val="0"/>
                  <w:divBdr>
                    <w:top w:val="none" w:sz="0" w:space="0" w:color="auto"/>
                    <w:left w:val="none" w:sz="0" w:space="0" w:color="auto"/>
                    <w:bottom w:val="none" w:sz="0" w:space="0" w:color="auto"/>
                    <w:right w:val="none" w:sz="0" w:space="0" w:color="auto"/>
                  </w:divBdr>
                </w:div>
                <w:div w:id="1212114044">
                  <w:marLeft w:val="0"/>
                  <w:marRight w:val="0"/>
                  <w:marTop w:val="0"/>
                  <w:marBottom w:val="0"/>
                  <w:divBdr>
                    <w:top w:val="none" w:sz="0" w:space="0" w:color="auto"/>
                    <w:left w:val="none" w:sz="0" w:space="0" w:color="auto"/>
                    <w:bottom w:val="none" w:sz="0" w:space="0" w:color="auto"/>
                    <w:right w:val="none" w:sz="0" w:space="0" w:color="auto"/>
                  </w:divBdr>
                </w:div>
                <w:div w:id="1221092544">
                  <w:marLeft w:val="0"/>
                  <w:marRight w:val="0"/>
                  <w:marTop w:val="0"/>
                  <w:marBottom w:val="0"/>
                  <w:divBdr>
                    <w:top w:val="none" w:sz="0" w:space="0" w:color="auto"/>
                    <w:left w:val="none" w:sz="0" w:space="0" w:color="auto"/>
                    <w:bottom w:val="none" w:sz="0" w:space="0" w:color="auto"/>
                    <w:right w:val="none" w:sz="0" w:space="0" w:color="auto"/>
                  </w:divBdr>
                </w:div>
                <w:div w:id="1235776552">
                  <w:marLeft w:val="0"/>
                  <w:marRight w:val="0"/>
                  <w:marTop w:val="0"/>
                  <w:marBottom w:val="0"/>
                  <w:divBdr>
                    <w:top w:val="none" w:sz="0" w:space="0" w:color="auto"/>
                    <w:left w:val="none" w:sz="0" w:space="0" w:color="auto"/>
                    <w:bottom w:val="none" w:sz="0" w:space="0" w:color="auto"/>
                    <w:right w:val="none" w:sz="0" w:space="0" w:color="auto"/>
                  </w:divBdr>
                </w:div>
                <w:div w:id="1238515197">
                  <w:marLeft w:val="0"/>
                  <w:marRight w:val="0"/>
                  <w:marTop w:val="0"/>
                  <w:marBottom w:val="0"/>
                  <w:divBdr>
                    <w:top w:val="none" w:sz="0" w:space="0" w:color="auto"/>
                    <w:left w:val="none" w:sz="0" w:space="0" w:color="auto"/>
                    <w:bottom w:val="none" w:sz="0" w:space="0" w:color="auto"/>
                    <w:right w:val="none" w:sz="0" w:space="0" w:color="auto"/>
                  </w:divBdr>
                </w:div>
                <w:div w:id="1258249072">
                  <w:marLeft w:val="0"/>
                  <w:marRight w:val="0"/>
                  <w:marTop w:val="0"/>
                  <w:marBottom w:val="0"/>
                  <w:divBdr>
                    <w:top w:val="none" w:sz="0" w:space="0" w:color="auto"/>
                    <w:left w:val="none" w:sz="0" w:space="0" w:color="auto"/>
                    <w:bottom w:val="none" w:sz="0" w:space="0" w:color="auto"/>
                    <w:right w:val="none" w:sz="0" w:space="0" w:color="auto"/>
                  </w:divBdr>
                </w:div>
                <w:div w:id="1262840172">
                  <w:marLeft w:val="0"/>
                  <w:marRight w:val="0"/>
                  <w:marTop w:val="0"/>
                  <w:marBottom w:val="0"/>
                  <w:divBdr>
                    <w:top w:val="none" w:sz="0" w:space="0" w:color="auto"/>
                    <w:left w:val="none" w:sz="0" w:space="0" w:color="auto"/>
                    <w:bottom w:val="none" w:sz="0" w:space="0" w:color="auto"/>
                    <w:right w:val="none" w:sz="0" w:space="0" w:color="auto"/>
                  </w:divBdr>
                </w:div>
                <w:div w:id="1268319083">
                  <w:marLeft w:val="0"/>
                  <w:marRight w:val="0"/>
                  <w:marTop w:val="0"/>
                  <w:marBottom w:val="0"/>
                  <w:divBdr>
                    <w:top w:val="none" w:sz="0" w:space="0" w:color="auto"/>
                    <w:left w:val="none" w:sz="0" w:space="0" w:color="auto"/>
                    <w:bottom w:val="none" w:sz="0" w:space="0" w:color="auto"/>
                    <w:right w:val="none" w:sz="0" w:space="0" w:color="auto"/>
                  </w:divBdr>
                </w:div>
                <w:div w:id="1271209105">
                  <w:marLeft w:val="0"/>
                  <w:marRight w:val="0"/>
                  <w:marTop w:val="0"/>
                  <w:marBottom w:val="0"/>
                  <w:divBdr>
                    <w:top w:val="none" w:sz="0" w:space="0" w:color="auto"/>
                    <w:left w:val="none" w:sz="0" w:space="0" w:color="auto"/>
                    <w:bottom w:val="none" w:sz="0" w:space="0" w:color="auto"/>
                    <w:right w:val="none" w:sz="0" w:space="0" w:color="auto"/>
                  </w:divBdr>
                </w:div>
                <w:div w:id="1292975957">
                  <w:marLeft w:val="0"/>
                  <w:marRight w:val="0"/>
                  <w:marTop w:val="0"/>
                  <w:marBottom w:val="0"/>
                  <w:divBdr>
                    <w:top w:val="none" w:sz="0" w:space="0" w:color="auto"/>
                    <w:left w:val="none" w:sz="0" w:space="0" w:color="auto"/>
                    <w:bottom w:val="none" w:sz="0" w:space="0" w:color="auto"/>
                    <w:right w:val="none" w:sz="0" w:space="0" w:color="auto"/>
                  </w:divBdr>
                </w:div>
                <w:div w:id="1299922292">
                  <w:marLeft w:val="0"/>
                  <w:marRight w:val="0"/>
                  <w:marTop w:val="0"/>
                  <w:marBottom w:val="0"/>
                  <w:divBdr>
                    <w:top w:val="none" w:sz="0" w:space="0" w:color="auto"/>
                    <w:left w:val="none" w:sz="0" w:space="0" w:color="auto"/>
                    <w:bottom w:val="none" w:sz="0" w:space="0" w:color="auto"/>
                    <w:right w:val="none" w:sz="0" w:space="0" w:color="auto"/>
                  </w:divBdr>
                </w:div>
                <w:div w:id="1300571484">
                  <w:marLeft w:val="0"/>
                  <w:marRight w:val="0"/>
                  <w:marTop w:val="0"/>
                  <w:marBottom w:val="0"/>
                  <w:divBdr>
                    <w:top w:val="none" w:sz="0" w:space="0" w:color="auto"/>
                    <w:left w:val="none" w:sz="0" w:space="0" w:color="auto"/>
                    <w:bottom w:val="none" w:sz="0" w:space="0" w:color="auto"/>
                    <w:right w:val="none" w:sz="0" w:space="0" w:color="auto"/>
                  </w:divBdr>
                </w:div>
                <w:div w:id="1312179831">
                  <w:marLeft w:val="0"/>
                  <w:marRight w:val="0"/>
                  <w:marTop w:val="0"/>
                  <w:marBottom w:val="0"/>
                  <w:divBdr>
                    <w:top w:val="none" w:sz="0" w:space="0" w:color="auto"/>
                    <w:left w:val="none" w:sz="0" w:space="0" w:color="auto"/>
                    <w:bottom w:val="none" w:sz="0" w:space="0" w:color="auto"/>
                    <w:right w:val="none" w:sz="0" w:space="0" w:color="auto"/>
                  </w:divBdr>
                </w:div>
                <w:div w:id="1315600441">
                  <w:marLeft w:val="0"/>
                  <w:marRight w:val="0"/>
                  <w:marTop w:val="0"/>
                  <w:marBottom w:val="0"/>
                  <w:divBdr>
                    <w:top w:val="none" w:sz="0" w:space="0" w:color="auto"/>
                    <w:left w:val="none" w:sz="0" w:space="0" w:color="auto"/>
                    <w:bottom w:val="none" w:sz="0" w:space="0" w:color="auto"/>
                    <w:right w:val="none" w:sz="0" w:space="0" w:color="auto"/>
                  </w:divBdr>
                </w:div>
                <w:div w:id="1320422127">
                  <w:marLeft w:val="0"/>
                  <w:marRight w:val="0"/>
                  <w:marTop w:val="0"/>
                  <w:marBottom w:val="0"/>
                  <w:divBdr>
                    <w:top w:val="none" w:sz="0" w:space="0" w:color="auto"/>
                    <w:left w:val="none" w:sz="0" w:space="0" w:color="auto"/>
                    <w:bottom w:val="none" w:sz="0" w:space="0" w:color="auto"/>
                    <w:right w:val="none" w:sz="0" w:space="0" w:color="auto"/>
                  </w:divBdr>
                </w:div>
                <w:div w:id="1321230888">
                  <w:marLeft w:val="0"/>
                  <w:marRight w:val="0"/>
                  <w:marTop w:val="0"/>
                  <w:marBottom w:val="0"/>
                  <w:divBdr>
                    <w:top w:val="none" w:sz="0" w:space="0" w:color="auto"/>
                    <w:left w:val="none" w:sz="0" w:space="0" w:color="auto"/>
                    <w:bottom w:val="none" w:sz="0" w:space="0" w:color="auto"/>
                    <w:right w:val="none" w:sz="0" w:space="0" w:color="auto"/>
                  </w:divBdr>
                </w:div>
                <w:div w:id="1333993208">
                  <w:marLeft w:val="0"/>
                  <w:marRight w:val="0"/>
                  <w:marTop w:val="0"/>
                  <w:marBottom w:val="0"/>
                  <w:divBdr>
                    <w:top w:val="none" w:sz="0" w:space="0" w:color="auto"/>
                    <w:left w:val="none" w:sz="0" w:space="0" w:color="auto"/>
                    <w:bottom w:val="none" w:sz="0" w:space="0" w:color="auto"/>
                    <w:right w:val="none" w:sz="0" w:space="0" w:color="auto"/>
                  </w:divBdr>
                </w:div>
                <w:div w:id="1343239398">
                  <w:marLeft w:val="0"/>
                  <w:marRight w:val="0"/>
                  <w:marTop w:val="0"/>
                  <w:marBottom w:val="0"/>
                  <w:divBdr>
                    <w:top w:val="none" w:sz="0" w:space="0" w:color="auto"/>
                    <w:left w:val="none" w:sz="0" w:space="0" w:color="auto"/>
                    <w:bottom w:val="none" w:sz="0" w:space="0" w:color="auto"/>
                    <w:right w:val="none" w:sz="0" w:space="0" w:color="auto"/>
                  </w:divBdr>
                </w:div>
                <w:div w:id="1343555259">
                  <w:marLeft w:val="0"/>
                  <w:marRight w:val="0"/>
                  <w:marTop w:val="0"/>
                  <w:marBottom w:val="0"/>
                  <w:divBdr>
                    <w:top w:val="none" w:sz="0" w:space="0" w:color="auto"/>
                    <w:left w:val="none" w:sz="0" w:space="0" w:color="auto"/>
                    <w:bottom w:val="none" w:sz="0" w:space="0" w:color="auto"/>
                    <w:right w:val="none" w:sz="0" w:space="0" w:color="auto"/>
                  </w:divBdr>
                </w:div>
                <w:div w:id="1346588948">
                  <w:marLeft w:val="0"/>
                  <w:marRight w:val="0"/>
                  <w:marTop w:val="0"/>
                  <w:marBottom w:val="0"/>
                  <w:divBdr>
                    <w:top w:val="none" w:sz="0" w:space="0" w:color="auto"/>
                    <w:left w:val="none" w:sz="0" w:space="0" w:color="auto"/>
                    <w:bottom w:val="none" w:sz="0" w:space="0" w:color="auto"/>
                    <w:right w:val="none" w:sz="0" w:space="0" w:color="auto"/>
                  </w:divBdr>
                </w:div>
                <w:div w:id="1358391989">
                  <w:marLeft w:val="0"/>
                  <w:marRight w:val="0"/>
                  <w:marTop w:val="0"/>
                  <w:marBottom w:val="0"/>
                  <w:divBdr>
                    <w:top w:val="none" w:sz="0" w:space="0" w:color="auto"/>
                    <w:left w:val="none" w:sz="0" w:space="0" w:color="auto"/>
                    <w:bottom w:val="none" w:sz="0" w:space="0" w:color="auto"/>
                    <w:right w:val="none" w:sz="0" w:space="0" w:color="auto"/>
                  </w:divBdr>
                </w:div>
                <w:div w:id="1361398564">
                  <w:marLeft w:val="0"/>
                  <w:marRight w:val="0"/>
                  <w:marTop w:val="0"/>
                  <w:marBottom w:val="0"/>
                  <w:divBdr>
                    <w:top w:val="none" w:sz="0" w:space="0" w:color="auto"/>
                    <w:left w:val="none" w:sz="0" w:space="0" w:color="auto"/>
                    <w:bottom w:val="none" w:sz="0" w:space="0" w:color="auto"/>
                    <w:right w:val="none" w:sz="0" w:space="0" w:color="auto"/>
                  </w:divBdr>
                </w:div>
                <w:div w:id="1364092176">
                  <w:marLeft w:val="0"/>
                  <w:marRight w:val="0"/>
                  <w:marTop w:val="0"/>
                  <w:marBottom w:val="0"/>
                  <w:divBdr>
                    <w:top w:val="none" w:sz="0" w:space="0" w:color="auto"/>
                    <w:left w:val="none" w:sz="0" w:space="0" w:color="auto"/>
                    <w:bottom w:val="none" w:sz="0" w:space="0" w:color="auto"/>
                    <w:right w:val="none" w:sz="0" w:space="0" w:color="auto"/>
                  </w:divBdr>
                </w:div>
                <w:div w:id="1370110315">
                  <w:marLeft w:val="0"/>
                  <w:marRight w:val="0"/>
                  <w:marTop w:val="0"/>
                  <w:marBottom w:val="0"/>
                  <w:divBdr>
                    <w:top w:val="none" w:sz="0" w:space="0" w:color="auto"/>
                    <w:left w:val="none" w:sz="0" w:space="0" w:color="auto"/>
                    <w:bottom w:val="none" w:sz="0" w:space="0" w:color="auto"/>
                    <w:right w:val="none" w:sz="0" w:space="0" w:color="auto"/>
                  </w:divBdr>
                </w:div>
                <w:div w:id="1370493402">
                  <w:marLeft w:val="0"/>
                  <w:marRight w:val="0"/>
                  <w:marTop w:val="0"/>
                  <w:marBottom w:val="0"/>
                  <w:divBdr>
                    <w:top w:val="none" w:sz="0" w:space="0" w:color="auto"/>
                    <w:left w:val="none" w:sz="0" w:space="0" w:color="auto"/>
                    <w:bottom w:val="none" w:sz="0" w:space="0" w:color="auto"/>
                    <w:right w:val="none" w:sz="0" w:space="0" w:color="auto"/>
                  </w:divBdr>
                </w:div>
                <w:div w:id="1379549982">
                  <w:marLeft w:val="0"/>
                  <w:marRight w:val="0"/>
                  <w:marTop w:val="0"/>
                  <w:marBottom w:val="0"/>
                  <w:divBdr>
                    <w:top w:val="none" w:sz="0" w:space="0" w:color="auto"/>
                    <w:left w:val="none" w:sz="0" w:space="0" w:color="auto"/>
                    <w:bottom w:val="none" w:sz="0" w:space="0" w:color="auto"/>
                    <w:right w:val="none" w:sz="0" w:space="0" w:color="auto"/>
                  </w:divBdr>
                </w:div>
                <w:div w:id="1387486442">
                  <w:marLeft w:val="0"/>
                  <w:marRight w:val="0"/>
                  <w:marTop w:val="0"/>
                  <w:marBottom w:val="0"/>
                  <w:divBdr>
                    <w:top w:val="none" w:sz="0" w:space="0" w:color="auto"/>
                    <w:left w:val="none" w:sz="0" w:space="0" w:color="auto"/>
                    <w:bottom w:val="none" w:sz="0" w:space="0" w:color="auto"/>
                    <w:right w:val="none" w:sz="0" w:space="0" w:color="auto"/>
                  </w:divBdr>
                </w:div>
                <w:div w:id="1393192365">
                  <w:marLeft w:val="0"/>
                  <w:marRight w:val="0"/>
                  <w:marTop w:val="0"/>
                  <w:marBottom w:val="0"/>
                  <w:divBdr>
                    <w:top w:val="none" w:sz="0" w:space="0" w:color="auto"/>
                    <w:left w:val="none" w:sz="0" w:space="0" w:color="auto"/>
                    <w:bottom w:val="none" w:sz="0" w:space="0" w:color="auto"/>
                    <w:right w:val="none" w:sz="0" w:space="0" w:color="auto"/>
                  </w:divBdr>
                </w:div>
                <w:div w:id="1394238603">
                  <w:marLeft w:val="0"/>
                  <w:marRight w:val="0"/>
                  <w:marTop w:val="0"/>
                  <w:marBottom w:val="0"/>
                  <w:divBdr>
                    <w:top w:val="none" w:sz="0" w:space="0" w:color="auto"/>
                    <w:left w:val="none" w:sz="0" w:space="0" w:color="auto"/>
                    <w:bottom w:val="none" w:sz="0" w:space="0" w:color="auto"/>
                    <w:right w:val="none" w:sz="0" w:space="0" w:color="auto"/>
                  </w:divBdr>
                </w:div>
                <w:div w:id="1404261301">
                  <w:marLeft w:val="0"/>
                  <w:marRight w:val="0"/>
                  <w:marTop w:val="0"/>
                  <w:marBottom w:val="0"/>
                  <w:divBdr>
                    <w:top w:val="none" w:sz="0" w:space="0" w:color="auto"/>
                    <w:left w:val="none" w:sz="0" w:space="0" w:color="auto"/>
                    <w:bottom w:val="none" w:sz="0" w:space="0" w:color="auto"/>
                    <w:right w:val="none" w:sz="0" w:space="0" w:color="auto"/>
                  </w:divBdr>
                </w:div>
                <w:div w:id="1405639601">
                  <w:marLeft w:val="0"/>
                  <w:marRight w:val="0"/>
                  <w:marTop w:val="0"/>
                  <w:marBottom w:val="0"/>
                  <w:divBdr>
                    <w:top w:val="none" w:sz="0" w:space="0" w:color="auto"/>
                    <w:left w:val="none" w:sz="0" w:space="0" w:color="auto"/>
                    <w:bottom w:val="none" w:sz="0" w:space="0" w:color="auto"/>
                    <w:right w:val="none" w:sz="0" w:space="0" w:color="auto"/>
                  </w:divBdr>
                </w:div>
                <w:div w:id="1407219898">
                  <w:marLeft w:val="0"/>
                  <w:marRight w:val="0"/>
                  <w:marTop w:val="0"/>
                  <w:marBottom w:val="0"/>
                  <w:divBdr>
                    <w:top w:val="none" w:sz="0" w:space="0" w:color="auto"/>
                    <w:left w:val="none" w:sz="0" w:space="0" w:color="auto"/>
                    <w:bottom w:val="none" w:sz="0" w:space="0" w:color="auto"/>
                    <w:right w:val="none" w:sz="0" w:space="0" w:color="auto"/>
                  </w:divBdr>
                </w:div>
                <w:div w:id="1412773759">
                  <w:marLeft w:val="0"/>
                  <w:marRight w:val="0"/>
                  <w:marTop w:val="0"/>
                  <w:marBottom w:val="0"/>
                  <w:divBdr>
                    <w:top w:val="none" w:sz="0" w:space="0" w:color="auto"/>
                    <w:left w:val="none" w:sz="0" w:space="0" w:color="auto"/>
                    <w:bottom w:val="none" w:sz="0" w:space="0" w:color="auto"/>
                    <w:right w:val="none" w:sz="0" w:space="0" w:color="auto"/>
                  </w:divBdr>
                </w:div>
                <w:div w:id="1413695566">
                  <w:marLeft w:val="0"/>
                  <w:marRight w:val="0"/>
                  <w:marTop w:val="0"/>
                  <w:marBottom w:val="0"/>
                  <w:divBdr>
                    <w:top w:val="none" w:sz="0" w:space="0" w:color="auto"/>
                    <w:left w:val="none" w:sz="0" w:space="0" w:color="auto"/>
                    <w:bottom w:val="none" w:sz="0" w:space="0" w:color="auto"/>
                    <w:right w:val="none" w:sz="0" w:space="0" w:color="auto"/>
                  </w:divBdr>
                </w:div>
                <w:div w:id="1419055513">
                  <w:marLeft w:val="0"/>
                  <w:marRight w:val="0"/>
                  <w:marTop w:val="0"/>
                  <w:marBottom w:val="0"/>
                  <w:divBdr>
                    <w:top w:val="none" w:sz="0" w:space="0" w:color="auto"/>
                    <w:left w:val="none" w:sz="0" w:space="0" w:color="auto"/>
                    <w:bottom w:val="none" w:sz="0" w:space="0" w:color="auto"/>
                    <w:right w:val="none" w:sz="0" w:space="0" w:color="auto"/>
                  </w:divBdr>
                </w:div>
                <w:div w:id="1426194460">
                  <w:marLeft w:val="0"/>
                  <w:marRight w:val="0"/>
                  <w:marTop w:val="0"/>
                  <w:marBottom w:val="0"/>
                  <w:divBdr>
                    <w:top w:val="none" w:sz="0" w:space="0" w:color="auto"/>
                    <w:left w:val="none" w:sz="0" w:space="0" w:color="auto"/>
                    <w:bottom w:val="none" w:sz="0" w:space="0" w:color="auto"/>
                    <w:right w:val="none" w:sz="0" w:space="0" w:color="auto"/>
                  </w:divBdr>
                </w:div>
                <w:div w:id="1435322669">
                  <w:marLeft w:val="0"/>
                  <w:marRight w:val="0"/>
                  <w:marTop w:val="0"/>
                  <w:marBottom w:val="0"/>
                  <w:divBdr>
                    <w:top w:val="none" w:sz="0" w:space="0" w:color="auto"/>
                    <w:left w:val="none" w:sz="0" w:space="0" w:color="auto"/>
                    <w:bottom w:val="none" w:sz="0" w:space="0" w:color="auto"/>
                    <w:right w:val="none" w:sz="0" w:space="0" w:color="auto"/>
                  </w:divBdr>
                </w:div>
                <w:div w:id="1438674305">
                  <w:marLeft w:val="0"/>
                  <w:marRight w:val="0"/>
                  <w:marTop w:val="0"/>
                  <w:marBottom w:val="0"/>
                  <w:divBdr>
                    <w:top w:val="none" w:sz="0" w:space="0" w:color="auto"/>
                    <w:left w:val="none" w:sz="0" w:space="0" w:color="auto"/>
                    <w:bottom w:val="none" w:sz="0" w:space="0" w:color="auto"/>
                    <w:right w:val="none" w:sz="0" w:space="0" w:color="auto"/>
                  </w:divBdr>
                </w:div>
                <w:div w:id="1440179905">
                  <w:marLeft w:val="0"/>
                  <w:marRight w:val="0"/>
                  <w:marTop w:val="0"/>
                  <w:marBottom w:val="0"/>
                  <w:divBdr>
                    <w:top w:val="none" w:sz="0" w:space="0" w:color="auto"/>
                    <w:left w:val="none" w:sz="0" w:space="0" w:color="auto"/>
                    <w:bottom w:val="none" w:sz="0" w:space="0" w:color="auto"/>
                    <w:right w:val="none" w:sz="0" w:space="0" w:color="auto"/>
                  </w:divBdr>
                </w:div>
                <w:div w:id="1447654440">
                  <w:marLeft w:val="0"/>
                  <w:marRight w:val="0"/>
                  <w:marTop w:val="0"/>
                  <w:marBottom w:val="0"/>
                  <w:divBdr>
                    <w:top w:val="none" w:sz="0" w:space="0" w:color="auto"/>
                    <w:left w:val="none" w:sz="0" w:space="0" w:color="auto"/>
                    <w:bottom w:val="none" w:sz="0" w:space="0" w:color="auto"/>
                    <w:right w:val="none" w:sz="0" w:space="0" w:color="auto"/>
                  </w:divBdr>
                </w:div>
                <w:div w:id="1450008191">
                  <w:marLeft w:val="0"/>
                  <w:marRight w:val="0"/>
                  <w:marTop w:val="0"/>
                  <w:marBottom w:val="0"/>
                  <w:divBdr>
                    <w:top w:val="none" w:sz="0" w:space="0" w:color="auto"/>
                    <w:left w:val="none" w:sz="0" w:space="0" w:color="auto"/>
                    <w:bottom w:val="none" w:sz="0" w:space="0" w:color="auto"/>
                    <w:right w:val="none" w:sz="0" w:space="0" w:color="auto"/>
                  </w:divBdr>
                </w:div>
                <w:div w:id="1455128147">
                  <w:marLeft w:val="0"/>
                  <w:marRight w:val="0"/>
                  <w:marTop w:val="0"/>
                  <w:marBottom w:val="0"/>
                  <w:divBdr>
                    <w:top w:val="none" w:sz="0" w:space="0" w:color="auto"/>
                    <w:left w:val="none" w:sz="0" w:space="0" w:color="auto"/>
                    <w:bottom w:val="none" w:sz="0" w:space="0" w:color="auto"/>
                    <w:right w:val="none" w:sz="0" w:space="0" w:color="auto"/>
                  </w:divBdr>
                </w:div>
                <w:div w:id="1461220798">
                  <w:marLeft w:val="0"/>
                  <w:marRight w:val="0"/>
                  <w:marTop w:val="0"/>
                  <w:marBottom w:val="0"/>
                  <w:divBdr>
                    <w:top w:val="none" w:sz="0" w:space="0" w:color="auto"/>
                    <w:left w:val="none" w:sz="0" w:space="0" w:color="auto"/>
                    <w:bottom w:val="none" w:sz="0" w:space="0" w:color="auto"/>
                    <w:right w:val="none" w:sz="0" w:space="0" w:color="auto"/>
                  </w:divBdr>
                </w:div>
                <w:div w:id="1483815555">
                  <w:marLeft w:val="0"/>
                  <w:marRight w:val="0"/>
                  <w:marTop w:val="0"/>
                  <w:marBottom w:val="0"/>
                  <w:divBdr>
                    <w:top w:val="none" w:sz="0" w:space="0" w:color="auto"/>
                    <w:left w:val="none" w:sz="0" w:space="0" w:color="auto"/>
                    <w:bottom w:val="none" w:sz="0" w:space="0" w:color="auto"/>
                    <w:right w:val="none" w:sz="0" w:space="0" w:color="auto"/>
                  </w:divBdr>
                </w:div>
                <w:div w:id="1489665161">
                  <w:marLeft w:val="0"/>
                  <w:marRight w:val="0"/>
                  <w:marTop w:val="0"/>
                  <w:marBottom w:val="0"/>
                  <w:divBdr>
                    <w:top w:val="none" w:sz="0" w:space="0" w:color="auto"/>
                    <w:left w:val="none" w:sz="0" w:space="0" w:color="auto"/>
                    <w:bottom w:val="none" w:sz="0" w:space="0" w:color="auto"/>
                    <w:right w:val="none" w:sz="0" w:space="0" w:color="auto"/>
                  </w:divBdr>
                </w:div>
                <w:div w:id="1498349835">
                  <w:marLeft w:val="0"/>
                  <w:marRight w:val="0"/>
                  <w:marTop w:val="0"/>
                  <w:marBottom w:val="0"/>
                  <w:divBdr>
                    <w:top w:val="none" w:sz="0" w:space="0" w:color="auto"/>
                    <w:left w:val="none" w:sz="0" w:space="0" w:color="auto"/>
                    <w:bottom w:val="none" w:sz="0" w:space="0" w:color="auto"/>
                    <w:right w:val="none" w:sz="0" w:space="0" w:color="auto"/>
                  </w:divBdr>
                </w:div>
                <w:div w:id="1500197013">
                  <w:marLeft w:val="0"/>
                  <w:marRight w:val="0"/>
                  <w:marTop w:val="0"/>
                  <w:marBottom w:val="0"/>
                  <w:divBdr>
                    <w:top w:val="none" w:sz="0" w:space="0" w:color="auto"/>
                    <w:left w:val="none" w:sz="0" w:space="0" w:color="auto"/>
                    <w:bottom w:val="none" w:sz="0" w:space="0" w:color="auto"/>
                    <w:right w:val="none" w:sz="0" w:space="0" w:color="auto"/>
                  </w:divBdr>
                </w:div>
                <w:div w:id="1502046453">
                  <w:marLeft w:val="0"/>
                  <w:marRight w:val="0"/>
                  <w:marTop w:val="0"/>
                  <w:marBottom w:val="0"/>
                  <w:divBdr>
                    <w:top w:val="none" w:sz="0" w:space="0" w:color="auto"/>
                    <w:left w:val="none" w:sz="0" w:space="0" w:color="auto"/>
                    <w:bottom w:val="none" w:sz="0" w:space="0" w:color="auto"/>
                    <w:right w:val="none" w:sz="0" w:space="0" w:color="auto"/>
                  </w:divBdr>
                </w:div>
                <w:div w:id="1533688887">
                  <w:marLeft w:val="0"/>
                  <w:marRight w:val="0"/>
                  <w:marTop w:val="0"/>
                  <w:marBottom w:val="0"/>
                  <w:divBdr>
                    <w:top w:val="none" w:sz="0" w:space="0" w:color="auto"/>
                    <w:left w:val="none" w:sz="0" w:space="0" w:color="auto"/>
                    <w:bottom w:val="none" w:sz="0" w:space="0" w:color="auto"/>
                    <w:right w:val="none" w:sz="0" w:space="0" w:color="auto"/>
                  </w:divBdr>
                </w:div>
                <w:div w:id="1537306771">
                  <w:marLeft w:val="0"/>
                  <w:marRight w:val="0"/>
                  <w:marTop w:val="0"/>
                  <w:marBottom w:val="0"/>
                  <w:divBdr>
                    <w:top w:val="none" w:sz="0" w:space="0" w:color="auto"/>
                    <w:left w:val="none" w:sz="0" w:space="0" w:color="auto"/>
                    <w:bottom w:val="none" w:sz="0" w:space="0" w:color="auto"/>
                    <w:right w:val="none" w:sz="0" w:space="0" w:color="auto"/>
                  </w:divBdr>
                </w:div>
                <w:div w:id="1549149276">
                  <w:marLeft w:val="0"/>
                  <w:marRight w:val="0"/>
                  <w:marTop w:val="0"/>
                  <w:marBottom w:val="0"/>
                  <w:divBdr>
                    <w:top w:val="none" w:sz="0" w:space="0" w:color="auto"/>
                    <w:left w:val="none" w:sz="0" w:space="0" w:color="auto"/>
                    <w:bottom w:val="none" w:sz="0" w:space="0" w:color="auto"/>
                    <w:right w:val="none" w:sz="0" w:space="0" w:color="auto"/>
                  </w:divBdr>
                </w:div>
                <w:div w:id="1552763511">
                  <w:marLeft w:val="0"/>
                  <w:marRight w:val="0"/>
                  <w:marTop w:val="0"/>
                  <w:marBottom w:val="0"/>
                  <w:divBdr>
                    <w:top w:val="none" w:sz="0" w:space="0" w:color="auto"/>
                    <w:left w:val="none" w:sz="0" w:space="0" w:color="auto"/>
                    <w:bottom w:val="none" w:sz="0" w:space="0" w:color="auto"/>
                    <w:right w:val="none" w:sz="0" w:space="0" w:color="auto"/>
                  </w:divBdr>
                </w:div>
                <w:div w:id="1553689904">
                  <w:marLeft w:val="0"/>
                  <w:marRight w:val="0"/>
                  <w:marTop w:val="0"/>
                  <w:marBottom w:val="0"/>
                  <w:divBdr>
                    <w:top w:val="none" w:sz="0" w:space="0" w:color="auto"/>
                    <w:left w:val="none" w:sz="0" w:space="0" w:color="auto"/>
                    <w:bottom w:val="none" w:sz="0" w:space="0" w:color="auto"/>
                    <w:right w:val="none" w:sz="0" w:space="0" w:color="auto"/>
                  </w:divBdr>
                </w:div>
                <w:div w:id="1554000202">
                  <w:marLeft w:val="0"/>
                  <w:marRight w:val="0"/>
                  <w:marTop w:val="0"/>
                  <w:marBottom w:val="0"/>
                  <w:divBdr>
                    <w:top w:val="none" w:sz="0" w:space="0" w:color="auto"/>
                    <w:left w:val="none" w:sz="0" w:space="0" w:color="auto"/>
                    <w:bottom w:val="none" w:sz="0" w:space="0" w:color="auto"/>
                    <w:right w:val="none" w:sz="0" w:space="0" w:color="auto"/>
                  </w:divBdr>
                </w:div>
                <w:div w:id="1564834958">
                  <w:marLeft w:val="0"/>
                  <w:marRight w:val="0"/>
                  <w:marTop w:val="0"/>
                  <w:marBottom w:val="0"/>
                  <w:divBdr>
                    <w:top w:val="none" w:sz="0" w:space="0" w:color="auto"/>
                    <w:left w:val="none" w:sz="0" w:space="0" w:color="auto"/>
                    <w:bottom w:val="none" w:sz="0" w:space="0" w:color="auto"/>
                    <w:right w:val="none" w:sz="0" w:space="0" w:color="auto"/>
                  </w:divBdr>
                </w:div>
                <w:div w:id="1569026618">
                  <w:marLeft w:val="0"/>
                  <w:marRight w:val="0"/>
                  <w:marTop w:val="0"/>
                  <w:marBottom w:val="0"/>
                  <w:divBdr>
                    <w:top w:val="none" w:sz="0" w:space="0" w:color="auto"/>
                    <w:left w:val="none" w:sz="0" w:space="0" w:color="auto"/>
                    <w:bottom w:val="none" w:sz="0" w:space="0" w:color="auto"/>
                    <w:right w:val="none" w:sz="0" w:space="0" w:color="auto"/>
                  </w:divBdr>
                </w:div>
                <w:div w:id="1587033482">
                  <w:marLeft w:val="0"/>
                  <w:marRight w:val="0"/>
                  <w:marTop w:val="0"/>
                  <w:marBottom w:val="0"/>
                  <w:divBdr>
                    <w:top w:val="none" w:sz="0" w:space="0" w:color="auto"/>
                    <w:left w:val="none" w:sz="0" w:space="0" w:color="auto"/>
                    <w:bottom w:val="none" w:sz="0" w:space="0" w:color="auto"/>
                    <w:right w:val="none" w:sz="0" w:space="0" w:color="auto"/>
                  </w:divBdr>
                </w:div>
                <w:div w:id="1588540294">
                  <w:marLeft w:val="0"/>
                  <w:marRight w:val="0"/>
                  <w:marTop w:val="0"/>
                  <w:marBottom w:val="0"/>
                  <w:divBdr>
                    <w:top w:val="none" w:sz="0" w:space="0" w:color="auto"/>
                    <w:left w:val="none" w:sz="0" w:space="0" w:color="auto"/>
                    <w:bottom w:val="none" w:sz="0" w:space="0" w:color="auto"/>
                    <w:right w:val="none" w:sz="0" w:space="0" w:color="auto"/>
                  </w:divBdr>
                </w:div>
                <w:div w:id="1620529695">
                  <w:marLeft w:val="0"/>
                  <w:marRight w:val="0"/>
                  <w:marTop w:val="0"/>
                  <w:marBottom w:val="0"/>
                  <w:divBdr>
                    <w:top w:val="none" w:sz="0" w:space="0" w:color="auto"/>
                    <w:left w:val="none" w:sz="0" w:space="0" w:color="auto"/>
                    <w:bottom w:val="none" w:sz="0" w:space="0" w:color="auto"/>
                    <w:right w:val="none" w:sz="0" w:space="0" w:color="auto"/>
                  </w:divBdr>
                </w:div>
                <w:div w:id="1622414853">
                  <w:marLeft w:val="0"/>
                  <w:marRight w:val="0"/>
                  <w:marTop w:val="0"/>
                  <w:marBottom w:val="0"/>
                  <w:divBdr>
                    <w:top w:val="none" w:sz="0" w:space="0" w:color="auto"/>
                    <w:left w:val="none" w:sz="0" w:space="0" w:color="auto"/>
                    <w:bottom w:val="none" w:sz="0" w:space="0" w:color="auto"/>
                    <w:right w:val="none" w:sz="0" w:space="0" w:color="auto"/>
                  </w:divBdr>
                </w:div>
                <w:div w:id="1630863982">
                  <w:marLeft w:val="0"/>
                  <w:marRight w:val="0"/>
                  <w:marTop w:val="0"/>
                  <w:marBottom w:val="0"/>
                  <w:divBdr>
                    <w:top w:val="none" w:sz="0" w:space="0" w:color="auto"/>
                    <w:left w:val="none" w:sz="0" w:space="0" w:color="auto"/>
                    <w:bottom w:val="none" w:sz="0" w:space="0" w:color="auto"/>
                    <w:right w:val="none" w:sz="0" w:space="0" w:color="auto"/>
                  </w:divBdr>
                </w:div>
                <w:div w:id="1633051440">
                  <w:marLeft w:val="0"/>
                  <w:marRight w:val="0"/>
                  <w:marTop w:val="0"/>
                  <w:marBottom w:val="0"/>
                  <w:divBdr>
                    <w:top w:val="none" w:sz="0" w:space="0" w:color="auto"/>
                    <w:left w:val="none" w:sz="0" w:space="0" w:color="auto"/>
                    <w:bottom w:val="none" w:sz="0" w:space="0" w:color="auto"/>
                    <w:right w:val="none" w:sz="0" w:space="0" w:color="auto"/>
                  </w:divBdr>
                </w:div>
                <w:div w:id="1645619141">
                  <w:marLeft w:val="0"/>
                  <w:marRight w:val="0"/>
                  <w:marTop w:val="0"/>
                  <w:marBottom w:val="0"/>
                  <w:divBdr>
                    <w:top w:val="none" w:sz="0" w:space="0" w:color="auto"/>
                    <w:left w:val="none" w:sz="0" w:space="0" w:color="auto"/>
                    <w:bottom w:val="none" w:sz="0" w:space="0" w:color="auto"/>
                    <w:right w:val="none" w:sz="0" w:space="0" w:color="auto"/>
                  </w:divBdr>
                </w:div>
                <w:div w:id="1674605290">
                  <w:marLeft w:val="0"/>
                  <w:marRight w:val="0"/>
                  <w:marTop w:val="0"/>
                  <w:marBottom w:val="0"/>
                  <w:divBdr>
                    <w:top w:val="none" w:sz="0" w:space="0" w:color="auto"/>
                    <w:left w:val="none" w:sz="0" w:space="0" w:color="auto"/>
                    <w:bottom w:val="none" w:sz="0" w:space="0" w:color="auto"/>
                    <w:right w:val="none" w:sz="0" w:space="0" w:color="auto"/>
                  </w:divBdr>
                </w:div>
                <w:div w:id="1676037599">
                  <w:marLeft w:val="0"/>
                  <w:marRight w:val="0"/>
                  <w:marTop w:val="0"/>
                  <w:marBottom w:val="0"/>
                  <w:divBdr>
                    <w:top w:val="none" w:sz="0" w:space="0" w:color="auto"/>
                    <w:left w:val="none" w:sz="0" w:space="0" w:color="auto"/>
                    <w:bottom w:val="none" w:sz="0" w:space="0" w:color="auto"/>
                    <w:right w:val="none" w:sz="0" w:space="0" w:color="auto"/>
                  </w:divBdr>
                </w:div>
                <w:div w:id="1682702722">
                  <w:marLeft w:val="0"/>
                  <w:marRight w:val="0"/>
                  <w:marTop w:val="0"/>
                  <w:marBottom w:val="0"/>
                  <w:divBdr>
                    <w:top w:val="none" w:sz="0" w:space="0" w:color="auto"/>
                    <w:left w:val="none" w:sz="0" w:space="0" w:color="auto"/>
                    <w:bottom w:val="none" w:sz="0" w:space="0" w:color="auto"/>
                    <w:right w:val="none" w:sz="0" w:space="0" w:color="auto"/>
                  </w:divBdr>
                </w:div>
                <w:div w:id="1683700817">
                  <w:marLeft w:val="0"/>
                  <w:marRight w:val="0"/>
                  <w:marTop w:val="0"/>
                  <w:marBottom w:val="0"/>
                  <w:divBdr>
                    <w:top w:val="none" w:sz="0" w:space="0" w:color="auto"/>
                    <w:left w:val="none" w:sz="0" w:space="0" w:color="auto"/>
                    <w:bottom w:val="none" w:sz="0" w:space="0" w:color="auto"/>
                    <w:right w:val="none" w:sz="0" w:space="0" w:color="auto"/>
                  </w:divBdr>
                </w:div>
                <w:div w:id="1684088127">
                  <w:marLeft w:val="0"/>
                  <w:marRight w:val="0"/>
                  <w:marTop w:val="0"/>
                  <w:marBottom w:val="0"/>
                  <w:divBdr>
                    <w:top w:val="none" w:sz="0" w:space="0" w:color="auto"/>
                    <w:left w:val="none" w:sz="0" w:space="0" w:color="auto"/>
                    <w:bottom w:val="none" w:sz="0" w:space="0" w:color="auto"/>
                    <w:right w:val="none" w:sz="0" w:space="0" w:color="auto"/>
                  </w:divBdr>
                </w:div>
                <w:div w:id="1684477433">
                  <w:marLeft w:val="0"/>
                  <w:marRight w:val="0"/>
                  <w:marTop w:val="0"/>
                  <w:marBottom w:val="0"/>
                  <w:divBdr>
                    <w:top w:val="none" w:sz="0" w:space="0" w:color="auto"/>
                    <w:left w:val="none" w:sz="0" w:space="0" w:color="auto"/>
                    <w:bottom w:val="none" w:sz="0" w:space="0" w:color="auto"/>
                    <w:right w:val="none" w:sz="0" w:space="0" w:color="auto"/>
                  </w:divBdr>
                </w:div>
                <w:div w:id="1693535193">
                  <w:marLeft w:val="0"/>
                  <w:marRight w:val="0"/>
                  <w:marTop w:val="0"/>
                  <w:marBottom w:val="0"/>
                  <w:divBdr>
                    <w:top w:val="none" w:sz="0" w:space="0" w:color="auto"/>
                    <w:left w:val="none" w:sz="0" w:space="0" w:color="auto"/>
                    <w:bottom w:val="none" w:sz="0" w:space="0" w:color="auto"/>
                    <w:right w:val="none" w:sz="0" w:space="0" w:color="auto"/>
                  </w:divBdr>
                </w:div>
                <w:div w:id="1697149056">
                  <w:marLeft w:val="0"/>
                  <w:marRight w:val="0"/>
                  <w:marTop w:val="0"/>
                  <w:marBottom w:val="0"/>
                  <w:divBdr>
                    <w:top w:val="none" w:sz="0" w:space="0" w:color="auto"/>
                    <w:left w:val="none" w:sz="0" w:space="0" w:color="auto"/>
                    <w:bottom w:val="none" w:sz="0" w:space="0" w:color="auto"/>
                    <w:right w:val="none" w:sz="0" w:space="0" w:color="auto"/>
                  </w:divBdr>
                </w:div>
                <w:div w:id="1698193102">
                  <w:marLeft w:val="0"/>
                  <w:marRight w:val="0"/>
                  <w:marTop w:val="0"/>
                  <w:marBottom w:val="0"/>
                  <w:divBdr>
                    <w:top w:val="none" w:sz="0" w:space="0" w:color="auto"/>
                    <w:left w:val="none" w:sz="0" w:space="0" w:color="auto"/>
                    <w:bottom w:val="none" w:sz="0" w:space="0" w:color="auto"/>
                    <w:right w:val="none" w:sz="0" w:space="0" w:color="auto"/>
                  </w:divBdr>
                </w:div>
                <w:div w:id="1711959369">
                  <w:marLeft w:val="0"/>
                  <w:marRight w:val="0"/>
                  <w:marTop w:val="0"/>
                  <w:marBottom w:val="0"/>
                  <w:divBdr>
                    <w:top w:val="none" w:sz="0" w:space="0" w:color="auto"/>
                    <w:left w:val="none" w:sz="0" w:space="0" w:color="auto"/>
                    <w:bottom w:val="none" w:sz="0" w:space="0" w:color="auto"/>
                    <w:right w:val="none" w:sz="0" w:space="0" w:color="auto"/>
                  </w:divBdr>
                </w:div>
                <w:div w:id="1723627537">
                  <w:marLeft w:val="0"/>
                  <w:marRight w:val="0"/>
                  <w:marTop w:val="0"/>
                  <w:marBottom w:val="0"/>
                  <w:divBdr>
                    <w:top w:val="none" w:sz="0" w:space="0" w:color="auto"/>
                    <w:left w:val="none" w:sz="0" w:space="0" w:color="auto"/>
                    <w:bottom w:val="none" w:sz="0" w:space="0" w:color="auto"/>
                    <w:right w:val="none" w:sz="0" w:space="0" w:color="auto"/>
                  </w:divBdr>
                </w:div>
                <w:div w:id="1751658295">
                  <w:marLeft w:val="0"/>
                  <w:marRight w:val="0"/>
                  <w:marTop w:val="0"/>
                  <w:marBottom w:val="0"/>
                  <w:divBdr>
                    <w:top w:val="none" w:sz="0" w:space="0" w:color="auto"/>
                    <w:left w:val="none" w:sz="0" w:space="0" w:color="auto"/>
                    <w:bottom w:val="none" w:sz="0" w:space="0" w:color="auto"/>
                    <w:right w:val="none" w:sz="0" w:space="0" w:color="auto"/>
                  </w:divBdr>
                </w:div>
                <w:div w:id="1755318163">
                  <w:marLeft w:val="0"/>
                  <w:marRight w:val="0"/>
                  <w:marTop w:val="0"/>
                  <w:marBottom w:val="0"/>
                  <w:divBdr>
                    <w:top w:val="none" w:sz="0" w:space="0" w:color="auto"/>
                    <w:left w:val="none" w:sz="0" w:space="0" w:color="auto"/>
                    <w:bottom w:val="none" w:sz="0" w:space="0" w:color="auto"/>
                    <w:right w:val="none" w:sz="0" w:space="0" w:color="auto"/>
                  </w:divBdr>
                </w:div>
                <w:div w:id="1777941195">
                  <w:marLeft w:val="0"/>
                  <w:marRight w:val="0"/>
                  <w:marTop w:val="0"/>
                  <w:marBottom w:val="0"/>
                  <w:divBdr>
                    <w:top w:val="none" w:sz="0" w:space="0" w:color="auto"/>
                    <w:left w:val="none" w:sz="0" w:space="0" w:color="auto"/>
                    <w:bottom w:val="none" w:sz="0" w:space="0" w:color="auto"/>
                    <w:right w:val="none" w:sz="0" w:space="0" w:color="auto"/>
                  </w:divBdr>
                </w:div>
                <w:div w:id="1783646302">
                  <w:marLeft w:val="0"/>
                  <w:marRight w:val="0"/>
                  <w:marTop w:val="0"/>
                  <w:marBottom w:val="0"/>
                  <w:divBdr>
                    <w:top w:val="none" w:sz="0" w:space="0" w:color="auto"/>
                    <w:left w:val="none" w:sz="0" w:space="0" w:color="auto"/>
                    <w:bottom w:val="none" w:sz="0" w:space="0" w:color="auto"/>
                    <w:right w:val="none" w:sz="0" w:space="0" w:color="auto"/>
                  </w:divBdr>
                </w:div>
                <w:div w:id="1788304862">
                  <w:marLeft w:val="0"/>
                  <w:marRight w:val="0"/>
                  <w:marTop w:val="0"/>
                  <w:marBottom w:val="0"/>
                  <w:divBdr>
                    <w:top w:val="none" w:sz="0" w:space="0" w:color="auto"/>
                    <w:left w:val="none" w:sz="0" w:space="0" w:color="auto"/>
                    <w:bottom w:val="none" w:sz="0" w:space="0" w:color="auto"/>
                    <w:right w:val="none" w:sz="0" w:space="0" w:color="auto"/>
                  </w:divBdr>
                </w:div>
                <w:div w:id="1788427066">
                  <w:marLeft w:val="0"/>
                  <w:marRight w:val="0"/>
                  <w:marTop w:val="0"/>
                  <w:marBottom w:val="0"/>
                  <w:divBdr>
                    <w:top w:val="none" w:sz="0" w:space="0" w:color="auto"/>
                    <w:left w:val="none" w:sz="0" w:space="0" w:color="auto"/>
                    <w:bottom w:val="none" w:sz="0" w:space="0" w:color="auto"/>
                    <w:right w:val="none" w:sz="0" w:space="0" w:color="auto"/>
                  </w:divBdr>
                </w:div>
                <w:div w:id="1796676440">
                  <w:marLeft w:val="0"/>
                  <w:marRight w:val="0"/>
                  <w:marTop w:val="0"/>
                  <w:marBottom w:val="0"/>
                  <w:divBdr>
                    <w:top w:val="none" w:sz="0" w:space="0" w:color="auto"/>
                    <w:left w:val="none" w:sz="0" w:space="0" w:color="auto"/>
                    <w:bottom w:val="none" w:sz="0" w:space="0" w:color="auto"/>
                    <w:right w:val="none" w:sz="0" w:space="0" w:color="auto"/>
                  </w:divBdr>
                </w:div>
                <w:div w:id="1816410275">
                  <w:marLeft w:val="0"/>
                  <w:marRight w:val="0"/>
                  <w:marTop w:val="0"/>
                  <w:marBottom w:val="0"/>
                  <w:divBdr>
                    <w:top w:val="none" w:sz="0" w:space="0" w:color="auto"/>
                    <w:left w:val="none" w:sz="0" w:space="0" w:color="auto"/>
                    <w:bottom w:val="none" w:sz="0" w:space="0" w:color="auto"/>
                    <w:right w:val="none" w:sz="0" w:space="0" w:color="auto"/>
                  </w:divBdr>
                </w:div>
                <w:div w:id="1821579951">
                  <w:marLeft w:val="0"/>
                  <w:marRight w:val="0"/>
                  <w:marTop w:val="0"/>
                  <w:marBottom w:val="0"/>
                  <w:divBdr>
                    <w:top w:val="none" w:sz="0" w:space="0" w:color="auto"/>
                    <w:left w:val="none" w:sz="0" w:space="0" w:color="auto"/>
                    <w:bottom w:val="none" w:sz="0" w:space="0" w:color="auto"/>
                    <w:right w:val="none" w:sz="0" w:space="0" w:color="auto"/>
                  </w:divBdr>
                </w:div>
                <w:div w:id="1824154337">
                  <w:marLeft w:val="0"/>
                  <w:marRight w:val="0"/>
                  <w:marTop w:val="0"/>
                  <w:marBottom w:val="0"/>
                  <w:divBdr>
                    <w:top w:val="none" w:sz="0" w:space="0" w:color="auto"/>
                    <w:left w:val="none" w:sz="0" w:space="0" w:color="auto"/>
                    <w:bottom w:val="none" w:sz="0" w:space="0" w:color="auto"/>
                    <w:right w:val="none" w:sz="0" w:space="0" w:color="auto"/>
                  </w:divBdr>
                </w:div>
                <w:div w:id="1836339753">
                  <w:marLeft w:val="0"/>
                  <w:marRight w:val="0"/>
                  <w:marTop w:val="0"/>
                  <w:marBottom w:val="0"/>
                  <w:divBdr>
                    <w:top w:val="none" w:sz="0" w:space="0" w:color="auto"/>
                    <w:left w:val="none" w:sz="0" w:space="0" w:color="auto"/>
                    <w:bottom w:val="none" w:sz="0" w:space="0" w:color="auto"/>
                    <w:right w:val="none" w:sz="0" w:space="0" w:color="auto"/>
                  </w:divBdr>
                </w:div>
                <w:div w:id="1844854181">
                  <w:marLeft w:val="0"/>
                  <w:marRight w:val="0"/>
                  <w:marTop w:val="0"/>
                  <w:marBottom w:val="0"/>
                  <w:divBdr>
                    <w:top w:val="none" w:sz="0" w:space="0" w:color="auto"/>
                    <w:left w:val="none" w:sz="0" w:space="0" w:color="auto"/>
                    <w:bottom w:val="none" w:sz="0" w:space="0" w:color="auto"/>
                    <w:right w:val="none" w:sz="0" w:space="0" w:color="auto"/>
                  </w:divBdr>
                </w:div>
                <w:div w:id="1846899345">
                  <w:marLeft w:val="0"/>
                  <w:marRight w:val="0"/>
                  <w:marTop w:val="0"/>
                  <w:marBottom w:val="0"/>
                  <w:divBdr>
                    <w:top w:val="none" w:sz="0" w:space="0" w:color="auto"/>
                    <w:left w:val="none" w:sz="0" w:space="0" w:color="auto"/>
                    <w:bottom w:val="none" w:sz="0" w:space="0" w:color="auto"/>
                    <w:right w:val="none" w:sz="0" w:space="0" w:color="auto"/>
                  </w:divBdr>
                </w:div>
                <w:div w:id="1858227866">
                  <w:marLeft w:val="0"/>
                  <w:marRight w:val="0"/>
                  <w:marTop w:val="0"/>
                  <w:marBottom w:val="0"/>
                  <w:divBdr>
                    <w:top w:val="none" w:sz="0" w:space="0" w:color="auto"/>
                    <w:left w:val="none" w:sz="0" w:space="0" w:color="auto"/>
                    <w:bottom w:val="none" w:sz="0" w:space="0" w:color="auto"/>
                    <w:right w:val="none" w:sz="0" w:space="0" w:color="auto"/>
                  </w:divBdr>
                </w:div>
                <w:div w:id="1858931030">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84899364">
                  <w:marLeft w:val="0"/>
                  <w:marRight w:val="0"/>
                  <w:marTop w:val="0"/>
                  <w:marBottom w:val="0"/>
                  <w:divBdr>
                    <w:top w:val="none" w:sz="0" w:space="0" w:color="auto"/>
                    <w:left w:val="none" w:sz="0" w:space="0" w:color="auto"/>
                    <w:bottom w:val="none" w:sz="0" w:space="0" w:color="auto"/>
                    <w:right w:val="none" w:sz="0" w:space="0" w:color="auto"/>
                  </w:divBdr>
                </w:div>
                <w:div w:id="1898205756">
                  <w:marLeft w:val="0"/>
                  <w:marRight w:val="0"/>
                  <w:marTop w:val="0"/>
                  <w:marBottom w:val="0"/>
                  <w:divBdr>
                    <w:top w:val="none" w:sz="0" w:space="0" w:color="auto"/>
                    <w:left w:val="none" w:sz="0" w:space="0" w:color="auto"/>
                    <w:bottom w:val="none" w:sz="0" w:space="0" w:color="auto"/>
                    <w:right w:val="none" w:sz="0" w:space="0" w:color="auto"/>
                  </w:divBdr>
                </w:div>
                <w:div w:id="1899971506">
                  <w:marLeft w:val="0"/>
                  <w:marRight w:val="0"/>
                  <w:marTop w:val="0"/>
                  <w:marBottom w:val="0"/>
                  <w:divBdr>
                    <w:top w:val="none" w:sz="0" w:space="0" w:color="auto"/>
                    <w:left w:val="none" w:sz="0" w:space="0" w:color="auto"/>
                    <w:bottom w:val="none" w:sz="0" w:space="0" w:color="auto"/>
                    <w:right w:val="none" w:sz="0" w:space="0" w:color="auto"/>
                  </w:divBdr>
                </w:div>
                <w:div w:id="1902061765">
                  <w:marLeft w:val="0"/>
                  <w:marRight w:val="0"/>
                  <w:marTop w:val="0"/>
                  <w:marBottom w:val="0"/>
                  <w:divBdr>
                    <w:top w:val="none" w:sz="0" w:space="0" w:color="auto"/>
                    <w:left w:val="none" w:sz="0" w:space="0" w:color="auto"/>
                    <w:bottom w:val="none" w:sz="0" w:space="0" w:color="auto"/>
                    <w:right w:val="none" w:sz="0" w:space="0" w:color="auto"/>
                  </w:divBdr>
                </w:div>
                <w:div w:id="1914779415">
                  <w:marLeft w:val="0"/>
                  <w:marRight w:val="0"/>
                  <w:marTop w:val="0"/>
                  <w:marBottom w:val="0"/>
                  <w:divBdr>
                    <w:top w:val="none" w:sz="0" w:space="0" w:color="auto"/>
                    <w:left w:val="none" w:sz="0" w:space="0" w:color="auto"/>
                    <w:bottom w:val="none" w:sz="0" w:space="0" w:color="auto"/>
                    <w:right w:val="none" w:sz="0" w:space="0" w:color="auto"/>
                  </w:divBdr>
                </w:div>
                <w:div w:id="1920745452">
                  <w:marLeft w:val="0"/>
                  <w:marRight w:val="0"/>
                  <w:marTop w:val="0"/>
                  <w:marBottom w:val="0"/>
                  <w:divBdr>
                    <w:top w:val="none" w:sz="0" w:space="0" w:color="auto"/>
                    <w:left w:val="none" w:sz="0" w:space="0" w:color="auto"/>
                    <w:bottom w:val="none" w:sz="0" w:space="0" w:color="auto"/>
                    <w:right w:val="none" w:sz="0" w:space="0" w:color="auto"/>
                  </w:divBdr>
                </w:div>
                <w:div w:id="1922985322">
                  <w:marLeft w:val="0"/>
                  <w:marRight w:val="0"/>
                  <w:marTop w:val="0"/>
                  <w:marBottom w:val="0"/>
                  <w:divBdr>
                    <w:top w:val="none" w:sz="0" w:space="0" w:color="auto"/>
                    <w:left w:val="none" w:sz="0" w:space="0" w:color="auto"/>
                    <w:bottom w:val="none" w:sz="0" w:space="0" w:color="auto"/>
                    <w:right w:val="none" w:sz="0" w:space="0" w:color="auto"/>
                  </w:divBdr>
                </w:div>
                <w:div w:id="1925604724">
                  <w:marLeft w:val="0"/>
                  <w:marRight w:val="0"/>
                  <w:marTop w:val="0"/>
                  <w:marBottom w:val="0"/>
                  <w:divBdr>
                    <w:top w:val="none" w:sz="0" w:space="0" w:color="auto"/>
                    <w:left w:val="none" w:sz="0" w:space="0" w:color="auto"/>
                    <w:bottom w:val="none" w:sz="0" w:space="0" w:color="auto"/>
                    <w:right w:val="none" w:sz="0" w:space="0" w:color="auto"/>
                  </w:divBdr>
                </w:div>
                <w:div w:id="1926304142">
                  <w:marLeft w:val="0"/>
                  <w:marRight w:val="0"/>
                  <w:marTop w:val="0"/>
                  <w:marBottom w:val="0"/>
                  <w:divBdr>
                    <w:top w:val="none" w:sz="0" w:space="0" w:color="auto"/>
                    <w:left w:val="none" w:sz="0" w:space="0" w:color="auto"/>
                    <w:bottom w:val="none" w:sz="0" w:space="0" w:color="auto"/>
                    <w:right w:val="none" w:sz="0" w:space="0" w:color="auto"/>
                  </w:divBdr>
                </w:div>
                <w:div w:id="1938247549">
                  <w:marLeft w:val="0"/>
                  <w:marRight w:val="0"/>
                  <w:marTop w:val="0"/>
                  <w:marBottom w:val="0"/>
                  <w:divBdr>
                    <w:top w:val="none" w:sz="0" w:space="0" w:color="auto"/>
                    <w:left w:val="none" w:sz="0" w:space="0" w:color="auto"/>
                    <w:bottom w:val="none" w:sz="0" w:space="0" w:color="auto"/>
                    <w:right w:val="none" w:sz="0" w:space="0" w:color="auto"/>
                  </w:divBdr>
                </w:div>
                <w:div w:id="1940601614">
                  <w:marLeft w:val="0"/>
                  <w:marRight w:val="0"/>
                  <w:marTop w:val="0"/>
                  <w:marBottom w:val="0"/>
                  <w:divBdr>
                    <w:top w:val="none" w:sz="0" w:space="0" w:color="auto"/>
                    <w:left w:val="none" w:sz="0" w:space="0" w:color="auto"/>
                    <w:bottom w:val="none" w:sz="0" w:space="0" w:color="auto"/>
                    <w:right w:val="none" w:sz="0" w:space="0" w:color="auto"/>
                  </w:divBdr>
                </w:div>
                <w:div w:id="1951930753">
                  <w:marLeft w:val="0"/>
                  <w:marRight w:val="0"/>
                  <w:marTop w:val="0"/>
                  <w:marBottom w:val="0"/>
                  <w:divBdr>
                    <w:top w:val="none" w:sz="0" w:space="0" w:color="auto"/>
                    <w:left w:val="none" w:sz="0" w:space="0" w:color="auto"/>
                    <w:bottom w:val="none" w:sz="0" w:space="0" w:color="auto"/>
                    <w:right w:val="none" w:sz="0" w:space="0" w:color="auto"/>
                  </w:divBdr>
                </w:div>
                <w:div w:id="1953705507">
                  <w:marLeft w:val="0"/>
                  <w:marRight w:val="0"/>
                  <w:marTop w:val="0"/>
                  <w:marBottom w:val="0"/>
                  <w:divBdr>
                    <w:top w:val="none" w:sz="0" w:space="0" w:color="auto"/>
                    <w:left w:val="none" w:sz="0" w:space="0" w:color="auto"/>
                    <w:bottom w:val="none" w:sz="0" w:space="0" w:color="auto"/>
                    <w:right w:val="none" w:sz="0" w:space="0" w:color="auto"/>
                  </w:divBdr>
                </w:div>
                <w:div w:id="1955013497">
                  <w:marLeft w:val="0"/>
                  <w:marRight w:val="0"/>
                  <w:marTop w:val="0"/>
                  <w:marBottom w:val="0"/>
                  <w:divBdr>
                    <w:top w:val="none" w:sz="0" w:space="0" w:color="auto"/>
                    <w:left w:val="none" w:sz="0" w:space="0" w:color="auto"/>
                    <w:bottom w:val="none" w:sz="0" w:space="0" w:color="auto"/>
                    <w:right w:val="none" w:sz="0" w:space="0" w:color="auto"/>
                  </w:divBdr>
                </w:div>
                <w:div w:id="1956326235">
                  <w:marLeft w:val="0"/>
                  <w:marRight w:val="0"/>
                  <w:marTop w:val="0"/>
                  <w:marBottom w:val="0"/>
                  <w:divBdr>
                    <w:top w:val="none" w:sz="0" w:space="0" w:color="auto"/>
                    <w:left w:val="none" w:sz="0" w:space="0" w:color="auto"/>
                    <w:bottom w:val="none" w:sz="0" w:space="0" w:color="auto"/>
                    <w:right w:val="none" w:sz="0" w:space="0" w:color="auto"/>
                  </w:divBdr>
                </w:div>
                <w:div w:id="1963999517">
                  <w:marLeft w:val="0"/>
                  <w:marRight w:val="0"/>
                  <w:marTop w:val="0"/>
                  <w:marBottom w:val="0"/>
                  <w:divBdr>
                    <w:top w:val="none" w:sz="0" w:space="0" w:color="auto"/>
                    <w:left w:val="none" w:sz="0" w:space="0" w:color="auto"/>
                    <w:bottom w:val="none" w:sz="0" w:space="0" w:color="auto"/>
                    <w:right w:val="none" w:sz="0" w:space="0" w:color="auto"/>
                  </w:divBdr>
                </w:div>
                <w:div w:id="1966544765">
                  <w:marLeft w:val="0"/>
                  <w:marRight w:val="0"/>
                  <w:marTop w:val="0"/>
                  <w:marBottom w:val="0"/>
                  <w:divBdr>
                    <w:top w:val="none" w:sz="0" w:space="0" w:color="auto"/>
                    <w:left w:val="none" w:sz="0" w:space="0" w:color="auto"/>
                    <w:bottom w:val="none" w:sz="0" w:space="0" w:color="auto"/>
                    <w:right w:val="none" w:sz="0" w:space="0" w:color="auto"/>
                  </w:divBdr>
                </w:div>
                <w:div w:id="1966887110">
                  <w:marLeft w:val="0"/>
                  <w:marRight w:val="0"/>
                  <w:marTop w:val="0"/>
                  <w:marBottom w:val="0"/>
                  <w:divBdr>
                    <w:top w:val="none" w:sz="0" w:space="0" w:color="auto"/>
                    <w:left w:val="none" w:sz="0" w:space="0" w:color="auto"/>
                    <w:bottom w:val="none" w:sz="0" w:space="0" w:color="auto"/>
                    <w:right w:val="none" w:sz="0" w:space="0" w:color="auto"/>
                  </w:divBdr>
                </w:div>
                <w:div w:id="1995059115">
                  <w:marLeft w:val="0"/>
                  <w:marRight w:val="0"/>
                  <w:marTop w:val="0"/>
                  <w:marBottom w:val="0"/>
                  <w:divBdr>
                    <w:top w:val="none" w:sz="0" w:space="0" w:color="auto"/>
                    <w:left w:val="none" w:sz="0" w:space="0" w:color="auto"/>
                    <w:bottom w:val="none" w:sz="0" w:space="0" w:color="auto"/>
                    <w:right w:val="none" w:sz="0" w:space="0" w:color="auto"/>
                  </w:divBdr>
                </w:div>
                <w:div w:id="1996953437">
                  <w:marLeft w:val="0"/>
                  <w:marRight w:val="0"/>
                  <w:marTop w:val="0"/>
                  <w:marBottom w:val="0"/>
                  <w:divBdr>
                    <w:top w:val="none" w:sz="0" w:space="0" w:color="auto"/>
                    <w:left w:val="none" w:sz="0" w:space="0" w:color="auto"/>
                    <w:bottom w:val="none" w:sz="0" w:space="0" w:color="auto"/>
                    <w:right w:val="none" w:sz="0" w:space="0" w:color="auto"/>
                  </w:divBdr>
                </w:div>
                <w:div w:id="2000384047">
                  <w:marLeft w:val="0"/>
                  <w:marRight w:val="0"/>
                  <w:marTop w:val="0"/>
                  <w:marBottom w:val="0"/>
                  <w:divBdr>
                    <w:top w:val="none" w:sz="0" w:space="0" w:color="auto"/>
                    <w:left w:val="none" w:sz="0" w:space="0" w:color="auto"/>
                    <w:bottom w:val="none" w:sz="0" w:space="0" w:color="auto"/>
                    <w:right w:val="none" w:sz="0" w:space="0" w:color="auto"/>
                  </w:divBdr>
                </w:div>
                <w:div w:id="2017074673">
                  <w:marLeft w:val="0"/>
                  <w:marRight w:val="0"/>
                  <w:marTop w:val="0"/>
                  <w:marBottom w:val="0"/>
                  <w:divBdr>
                    <w:top w:val="none" w:sz="0" w:space="0" w:color="auto"/>
                    <w:left w:val="none" w:sz="0" w:space="0" w:color="auto"/>
                    <w:bottom w:val="none" w:sz="0" w:space="0" w:color="auto"/>
                    <w:right w:val="none" w:sz="0" w:space="0" w:color="auto"/>
                  </w:divBdr>
                </w:div>
                <w:div w:id="2029599121">
                  <w:marLeft w:val="0"/>
                  <w:marRight w:val="0"/>
                  <w:marTop w:val="0"/>
                  <w:marBottom w:val="0"/>
                  <w:divBdr>
                    <w:top w:val="none" w:sz="0" w:space="0" w:color="auto"/>
                    <w:left w:val="none" w:sz="0" w:space="0" w:color="auto"/>
                    <w:bottom w:val="none" w:sz="0" w:space="0" w:color="auto"/>
                    <w:right w:val="none" w:sz="0" w:space="0" w:color="auto"/>
                  </w:divBdr>
                </w:div>
                <w:div w:id="2032565199">
                  <w:marLeft w:val="0"/>
                  <w:marRight w:val="0"/>
                  <w:marTop w:val="0"/>
                  <w:marBottom w:val="0"/>
                  <w:divBdr>
                    <w:top w:val="none" w:sz="0" w:space="0" w:color="auto"/>
                    <w:left w:val="none" w:sz="0" w:space="0" w:color="auto"/>
                    <w:bottom w:val="none" w:sz="0" w:space="0" w:color="auto"/>
                    <w:right w:val="none" w:sz="0" w:space="0" w:color="auto"/>
                  </w:divBdr>
                </w:div>
                <w:div w:id="2042396078">
                  <w:marLeft w:val="0"/>
                  <w:marRight w:val="0"/>
                  <w:marTop w:val="0"/>
                  <w:marBottom w:val="0"/>
                  <w:divBdr>
                    <w:top w:val="none" w:sz="0" w:space="0" w:color="auto"/>
                    <w:left w:val="none" w:sz="0" w:space="0" w:color="auto"/>
                    <w:bottom w:val="none" w:sz="0" w:space="0" w:color="auto"/>
                    <w:right w:val="none" w:sz="0" w:space="0" w:color="auto"/>
                  </w:divBdr>
                </w:div>
                <w:div w:id="2062439171">
                  <w:marLeft w:val="0"/>
                  <w:marRight w:val="0"/>
                  <w:marTop w:val="0"/>
                  <w:marBottom w:val="0"/>
                  <w:divBdr>
                    <w:top w:val="none" w:sz="0" w:space="0" w:color="auto"/>
                    <w:left w:val="none" w:sz="0" w:space="0" w:color="auto"/>
                    <w:bottom w:val="none" w:sz="0" w:space="0" w:color="auto"/>
                    <w:right w:val="none" w:sz="0" w:space="0" w:color="auto"/>
                  </w:divBdr>
                </w:div>
                <w:div w:id="2070878181">
                  <w:marLeft w:val="0"/>
                  <w:marRight w:val="0"/>
                  <w:marTop w:val="0"/>
                  <w:marBottom w:val="0"/>
                  <w:divBdr>
                    <w:top w:val="none" w:sz="0" w:space="0" w:color="auto"/>
                    <w:left w:val="none" w:sz="0" w:space="0" w:color="auto"/>
                    <w:bottom w:val="none" w:sz="0" w:space="0" w:color="auto"/>
                    <w:right w:val="none" w:sz="0" w:space="0" w:color="auto"/>
                  </w:divBdr>
                </w:div>
                <w:div w:id="2083523464">
                  <w:marLeft w:val="0"/>
                  <w:marRight w:val="0"/>
                  <w:marTop w:val="0"/>
                  <w:marBottom w:val="0"/>
                  <w:divBdr>
                    <w:top w:val="none" w:sz="0" w:space="0" w:color="auto"/>
                    <w:left w:val="none" w:sz="0" w:space="0" w:color="auto"/>
                    <w:bottom w:val="none" w:sz="0" w:space="0" w:color="auto"/>
                    <w:right w:val="none" w:sz="0" w:space="0" w:color="auto"/>
                  </w:divBdr>
                </w:div>
                <w:div w:id="2085368849">
                  <w:marLeft w:val="0"/>
                  <w:marRight w:val="0"/>
                  <w:marTop w:val="0"/>
                  <w:marBottom w:val="0"/>
                  <w:divBdr>
                    <w:top w:val="none" w:sz="0" w:space="0" w:color="auto"/>
                    <w:left w:val="none" w:sz="0" w:space="0" w:color="auto"/>
                    <w:bottom w:val="none" w:sz="0" w:space="0" w:color="auto"/>
                    <w:right w:val="none" w:sz="0" w:space="0" w:color="auto"/>
                  </w:divBdr>
                </w:div>
                <w:div w:id="2088378418">
                  <w:marLeft w:val="0"/>
                  <w:marRight w:val="0"/>
                  <w:marTop w:val="0"/>
                  <w:marBottom w:val="0"/>
                  <w:divBdr>
                    <w:top w:val="none" w:sz="0" w:space="0" w:color="auto"/>
                    <w:left w:val="none" w:sz="0" w:space="0" w:color="auto"/>
                    <w:bottom w:val="none" w:sz="0" w:space="0" w:color="auto"/>
                    <w:right w:val="none" w:sz="0" w:space="0" w:color="auto"/>
                  </w:divBdr>
                </w:div>
                <w:div w:id="2090997711">
                  <w:marLeft w:val="0"/>
                  <w:marRight w:val="0"/>
                  <w:marTop w:val="0"/>
                  <w:marBottom w:val="0"/>
                  <w:divBdr>
                    <w:top w:val="none" w:sz="0" w:space="0" w:color="auto"/>
                    <w:left w:val="none" w:sz="0" w:space="0" w:color="auto"/>
                    <w:bottom w:val="none" w:sz="0" w:space="0" w:color="auto"/>
                    <w:right w:val="none" w:sz="0" w:space="0" w:color="auto"/>
                  </w:divBdr>
                </w:div>
                <w:div w:id="2092389935">
                  <w:marLeft w:val="0"/>
                  <w:marRight w:val="0"/>
                  <w:marTop w:val="0"/>
                  <w:marBottom w:val="0"/>
                  <w:divBdr>
                    <w:top w:val="none" w:sz="0" w:space="0" w:color="auto"/>
                    <w:left w:val="none" w:sz="0" w:space="0" w:color="auto"/>
                    <w:bottom w:val="none" w:sz="0" w:space="0" w:color="auto"/>
                    <w:right w:val="none" w:sz="0" w:space="0" w:color="auto"/>
                  </w:divBdr>
                </w:div>
                <w:div w:id="2097821118">
                  <w:marLeft w:val="0"/>
                  <w:marRight w:val="0"/>
                  <w:marTop w:val="0"/>
                  <w:marBottom w:val="0"/>
                  <w:divBdr>
                    <w:top w:val="none" w:sz="0" w:space="0" w:color="auto"/>
                    <w:left w:val="none" w:sz="0" w:space="0" w:color="auto"/>
                    <w:bottom w:val="none" w:sz="0" w:space="0" w:color="auto"/>
                    <w:right w:val="none" w:sz="0" w:space="0" w:color="auto"/>
                  </w:divBdr>
                </w:div>
                <w:div w:id="2101680039">
                  <w:marLeft w:val="0"/>
                  <w:marRight w:val="0"/>
                  <w:marTop w:val="0"/>
                  <w:marBottom w:val="0"/>
                  <w:divBdr>
                    <w:top w:val="none" w:sz="0" w:space="0" w:color="auto"/>
                    <w:left w:val="none" w:sz="0" w:space="0" w:color="auto"/>
                    <w:bottom w:val="none" w:sz="0" w:space="0" w:color="auto"/>
                    <w:right w:val="none" w:sz="0" w:space="0" w:color="auto"/>
                  </w:divBdr>
                </w:div>
                <w:div w:id="2109618842">
                  <w:marLeft w:val="0"/>
                  <w:marRight w:val="0"/>
                  <w:marTop w:val="0"/>
                  <w:marBottom w:val="0"/>
                  <w:divBdr>
                    <w:top w:val="none" w:sz="0" w:space="0" w:color="auto"/>
                    <w:left w:val="none" w:sz="0" w:space="0" w:color="auto"/>
                    <w:bottom w:val="none" w:sz="0" w:space="0" w:color="auto"/>
                    <w:right w:val="none" w:sz="0" w:space="0" w:color="auto"/>
                  </w:divBdr>
                </w:div>
                <w:div w:id="2125076700">
                  <w:marLeft w:val="0"/>
                  <w:marRight w:val="0"/>
                  <w:marTop w:val="0"/>
                  <w:marBottom w:val="0"/>
                  <w:divBdr>
                    <w:top w:val="none" w:sz="0" w:space="0" w:color="auto"/>
                    <w:left w:val="none" w:sz="0" w:space="0" w:color="auto"/>
                    <w:bottom w:val="none" w:sz="0" w:space="0" w:color="auto"/>
                    <w:right w:val="none" w:sz="0" w:space="0" w:color="auto"/>
                  </w:divBdr>
                </w:div>
                <w:div w:id="2132240380">
                  <w:marLeft w:val="0"/>
                  <w:marRight w:val="0"/>
                  <w:marTop w:val="0"/>
                  <w:marBottom w:val="0"/>
                  <w:divBdr>
                    <w:top w:val="none" w:sz="0" w:space="0" w:color="auto"/>
                    <w:left w:val="none" w:sz="0" w:space="0" w:color="auto"/>
                    <w:bottom w:val="none" w:sz="0" w:space="0" w:color="auto"/>
                    <w:right w:val="none" w:sz="0" w:space="0" w:color="auto"/>
                  </w:divBdr>
                </w:div>
                <w:div w:id="2132548977">
                  <w:marLeft w:val="0"/>
                  <w:marRight w:val="0"/>
                  <w:marTop w:val="0"/>
                  <w:marBottom w:val="0"/>
                  <w:divBdr>
                    <w:top w:val="none" w:sz="0" w:space="0" w:color="auto"/>
                    <w:left w:val="none" w:sz="0" w:space="0" w:color="auto"/>
                    <w:bottom w:val="none" w:sz="0" w:space="0" w:color="auto"/>
                    <w:right w:val="none" w:sz="0" w:space="0" w:color="auto"/>
                  </w:divBdr>
                </w:div>
                <w:div w:id="2141414503">
                  <w:marLeft w:val="0"/>
                  <w:marRight w:val="0"/>
                  <w:marTop w:val="0"/>
                  <w:marBottom w:val="0"/>
                  <w:divBdr>
                    <w:top w:val="none" w:sz="0" w:space="0" w:color="auto"/>
                    <w:left w:val="none" w:sz="0" w:space="0" w:color="auto"/>
                    <w:bottom w:val="none" w:sz="0" w:space="0" w:color="auto"/>
                    <w:right w:val="none" w:sz="0" w:space="0" w:color="auto"/>
                  </w:divBdr>
                </w:div>
              </w:divsChild>
            </w:div>
            <w:div w:id="1585609519">
              <w:marLeft w:val="0"/>
              <w:marRight w:val="0"/>
              <w:marTop w:val="0"/>
              <w:marBottom w:val="0"/>
              <w:divBdr>
                <w:top w:val="none" w:sz="0" w:space="0" w:color="auto"/>
                <w:left w:val="none" w:sz="0" w:space="0" w:color="auto"/>
                <w:bottom w:val="none" w:sz="0" w:space="0" w:color="auto"/>
                <w:right w:val="none" w:sz="0" w:space="0" w:color="auto"/>
              </w:divBdr>
            </w:div>
            <w:div w:id="1589651171">
              <w:marLeft w:val="0"/>
              <w:marRight w:val="0"/>
              <w:marTop w:val="0"/>
              <w:marBottom w:val="0"/>
              <w:divBdr>
                <w:top w:val="none" w:sz="0" w:space="0" w:color="auto"/>
                <w:left w:val="none" w:sz="0" w:space="0" w:color="auto"/>
                <w:bottom w:val="none" w:sz="0" w:space="0" w:color="auto"/>
                <w:right w:val="none" w:sz="0" w:space="0" w:color="auto"/>
              </w:divBdr>
            </w:div>
            <w:div w:id="1590306215">
              <w:marLeft w:val="0"/>
              <w:marRight w:val="0"/>
              <w:marTop w:val="0"/>
              <w:marBottom w:val="0"/>
              <w:divBdr>
                <w:top w:val="none" w:sz="0" w:space="0" w:color="auto"/>
                <w:left w:val="none" w:sz="0" w:space="0" w:color="auto"/>
                <w:bottom w:val="none" w:sz="0" w:space="0" w:color="auto"/>
                <w:right w:val="none" w:sz="0" w:space="0" w:color="auto"/>
              </w:divBdr>
            </w:div>
            <w:div w:id="1594195937">
              <w:marLeft w:val="0"/>
              <w:marRight w:val="0"/>
              <w:marTop w:val="0"/>
              <w:marBottom w:val="0"/>
              <w:divBdr>
                <w:top w:val="none" w:sz="0" w:space="0" w:color="auto"/>
                <w:left w:val="none" w:sz="0" w:space="0" w:color="auto"/>
                <w:bottom w:val="none" w:sz="0" w:space="0" w:color="auto"/>
                <w:right w:val="none" w:sz="0" w:space="0" w:color="auto"/>
              </w:divBdr>
            </w:div>
            <w:div w:id="1597252908">
              <w:marLeft w:val="0"/>
              <w:marRight w:val="0"/>
              <w:marTop w:val="0"/>
              <w:marBottom w:val="0"/>
              <w:divBdr>
                <w:top w:val="none" w:sz="0" w:space="0" w:color="auto"/>
                <w:left w:val="none" w:sz="0" w:space="0" w:color="auto"/>
                <w:bottom w:val="none" w:sz="0" w:space="0" w:color="auto"/>
                <w:right w:val="none" w:sz="0" w:space="0" w:color="auto"/>
              </w:divBdr>
            </w:div>
            <w:div w:id="1600525925">
              <w:marLeft w:val="0"/>
              <w:marRight w:val="0"/>
              <w:marTop w:val="0"/>
              <w:marBottom w:val="0"/>
              <w:divBdr>
                <w:top w:val="none" w:sz="0" w:space="0" w:color="auto"/>
                <w:left w:val="none" w:sz="0" w:space="0" w:color="auto"/>
                <w:bottom w:val="none" w:sz="0" w:space="0" w:color="auto"/>
                <w:right w:val="none" w:sz="0" w:space="0" w:color="auto"/>
              </w:divBdr>
            </w:div>
            <w:div w:id="1605652827">
              <w:marLeft w:val="0"/>
              <w:marRight w:val="0"/>
              <w:marTop w:val="0"/>
              <w:marBottom w:val="0"/>
              <w:divBdr>
                <w:top w:val="none" w:sz="0" w:space="0" w:color="auto"/>
                <w:left w:val="none" w:sz="0" w:space="0" w:color="auto"/>
                <w:bottom w:val="none" w:sz="0" w:space="0" w:color="auto"/>
                <w:right w:val="none" w:sz="0" w:space="0" w:color="auto"/>
              </w:divBdr>
            </w:div>
            <w:div w:id="1611888501">
              <w:marLeft w:val="0"/>
              <w:marRight w:val="0"/>
              <w:marTop w:val="0"/>
              <w:marBottom w:val="0"/>
              <w:divBdr>
                <w:top w:val="none" w:sz="0" w:space="0" w:color="auto"/>
                <w:left w:val="none" w:sz="0" w:space="0" w:color="auto"/>
                <w:bottom w:val="none" w:sz="0" w:space="0" w:color="auto"/>
                <w:right w:val="none" w:sz="0" w:space="0" w:color="auto"/>
              </w:divBdr>
            </w:div>
            <w:div w:id="1618177182">
              <w:marLeft w:val="0"/>
              <w:marRight w:val="0"/>
              <w:marTop w:val="0"/>
              <w:marBottom w:val="0"/>
              <w:divBdr>
                <w:top w:val="none" w:sz="0" w:space="0" w:color="auto"/>
                <w:left w:val="none" w:sz="0" w:space="0" w:color="auto"/>
                <w:bottom w:val="none" w:sz="0" w:space="0" w:color="auto"/>
                <w:right w:val="none" w:sz="0" w:space="0" w:color="auto"/>
              </w:divBdr>
            </w:div>
            <w:div w:id="1638534356">
              <w:marLeft w:val="0"/>
              <w:marRight w:val="0"/>
              <w:marTop w:val="0"/>
              <w:marBottom w:val="0"/>
              <w:divBdr>
                <w:top w:val="none" w:sz="0" w:space="0" w:color="auto"/>
                <w:left w:val="none" w:sz="0" w:space="0" w:color="auto"/>
                <w:bottom w:val="none" w:sz="0" w:space="0" w:color="auto"/>
                <w:right w:val="none" w:sz="0" w:space="0" w:color="auto"/>
              </w:divBdr>
            </w:div>
            <w:div w:id="1641689513">
              <w:marLeft w:val="0"/>
              <w:marRight w:val="0"/>
              <w:marTop w:val="0"/>
              <w:marBottom w:val="0"/>
              <w:divBdr>
                <w:top w:val="none" w:sz="0" w:space="0" w:color="auto"/>
                <w:left w:val="none" w:sz="0" w:space="0" w:color="auto"/>
                <w:bottom w:val="none" w:sz="0" w:space="0" w:color="auto"/>
                <w:right w:val="none" w:sz="0" w:space="0" w:color="auto"/>
              </w:divBdr>
            </w:div>
            <w:div w:id="1646736078">
              <w:marLeft w:val="0"/>
              <w:marRight w:val="0"/>
              <w:marTop w:val="0"/>
              <w:marBottom w:val="0"/>
              <w:divBdr>
                <w:top w:val="none" w:sz="0" w:space="0" w:color="auto"/>
                <w:left w:val="none" w:sz="0" w:space="0" w:color="auto"/>
                <w:bottom w:val="none" w:sz="0" w:space="0" w:color="auto"/>
                <w:right w:val="none" w:sz="0" w:space="0" w:color="auto"/>
              </w:divBdr>
            </w:div>
            <w:div w:id="1652633282">
              <w:marLeft w:val="0"/>
              <w:marRight w:val="0"/>
              <w:marTop w:val="0"/>
              <w:marBottom w:val="0"/>
              <w:divBdr>
                <w:top w:val="none" w:sz="0" w:space="0" w:color="auto"/>
                <w:left w:val="none" w:sz="0" w:space="0" w:color="auto"/>
                <w:bottom w:val="none" w:sz="0" w:space="0" w:color="auto"/>
                <w:right w:val="none" w:sz="0" w:space="0" w:color="auto"/>
              </w:divBdr>
            </w:div>
            <w:div w:id="1653177428">
              <w:marLeft w:val="0"/>
              <w:marRight w:val="0"/>
              <w:marTop w:val="0"/>
              <w:marBottom w:val="0"/>
              <w:divBdr>
                <w:top w:val="none" w:sz="0" w:space="0" w:color="auto"/>
                <w:left w:val="none" w:sz="0" w:space="0" w:color="auto"/>
                <w:bottom w:val="none" w:sz="0" w:space="0" w:color="auto"/>
                <w:right w:val="none" w:sz="0" w:space="0" w:color="auto"/>
              </w:divBdr>
            </w:div>
            <w:div w:id="1654943356">
              <w:marLeft w:val="0"/>
              <w:marRight w:val="0"/>
              <w:marTop w:val="0"/>
              <w:marBottom w:val="0"/>
              <w:divBdr>
                <w:top w:val="none" w:sz="0" w:space="0" w:color="auto"/>
                <w:left w:val="none" w:sz="0" w:space="0" w:color="auto"/>
                <w:bottom w:val="none" w:sz="0" w:space="0" w:color="auto"/>
                <w:right w:val="none" w:sz="0" w:space="0" w:color="auto"/>
              </w:divBdr>
            </w:div>
            <w:div w:id="1659915076">
              <w:marLeft w:val="0"/>
              <w:marRight w:val="0"/>
              <w:marTop w:val="0"/>
              <w:marBottom w:val="0"/>
              <w:divBdr>
                <w:top w:val="none" w:sz="0" w:space="0" w:color="auto"/>
                <w:left w:val="none" w:sz="0" w:space="0" w:color="auto"/>
                <w:bottom w:val="none" w:sz="0" w:space="0" w:color="auto"/>
                <w:right w:val="none" w:sz="0" w:space="0" w:color="auto"/>
              </w:divBdr>
            </w:div>
            <w:div w:id="1660428973">
              <w:marLeft w:val="0"/>
              <w:marRight w:val="0"/>
              <w:marTop w:val="0"/>
              <w:marBottom w:val="0"/>
              <w:divBdr>
                <w:top w:val="none" w:sz="0" w:space="0" w:color="auto"/>
                <w:left w:val="none" w:sz="0" w:space="0" w:color="auto"/>
                <w:bottom w:val="none" w:sz="0" w:space="0" w:color="auto"/>
                <w:right w:val="none" w:sz="0" w:space="0" w:color="auto"/>
              </w:divBdr>
            </w:div>
            <w:div w:id="1684013427">
              <w:marLeft w:val="0"/>
              <w:marRight w:val="0"/>
              <w:marTop w:val="0"/>
              <w:marBottom w:val="0"/>
              <w:divBdr>
                <w:top w:val="none" w:sz="0" w:space="0" w:color="auto"/>
                <w:left w:val="none" w:sz="0" w:space="0" w:color="auto"/>
                <w:bottom w:val="none" w:sz="0" w:space="0" w:color="auto"/>
                <w:right w:val="none" w:sz="0" w:space="0" w:color="auto"/>
              </w:divBdr>
            </w:div>
            <w:div w:id="1685550186">
              <w:marLeft w:val="0"/>
              <w:marRight w:val="0"/>
              <w:marTop w:val="0"/>
              <w:marBottom w:val="0"/>
              <w:divBdr>
                <w:top w:val="none" w:sz="0" w:space="0" w:color="auto"/>
                <w:left w:val="none" w:sz="0" w:space="0" w:color="auto"/>
                <w:bottom w:val="none" w:sz="0" w:space="0" w:color="auto"/>
                <w:right w:val="none" w:sz="0" w:space="0" w:color="auto"/>
              </w:divBdr>
            </w:div>
            <w:div w:id="1691878705">
              <w:marLeft w:val="0"/>
              <w:marRight w:val="0"/>
              <w:marTop w:val="0"/>
              <w:marBottom w:val="0"/>
              <w:divBdr>
                <w:top w:val="none" w:sz="0" w:space="0" w:color="auto"/>
                <w:left w:val="none" w:sz="0" w:space="0" w:color="auto"/>
                <w:bottom w:val="none" w:sz="0" w:space="0" w:color="auto"/>
                <w:right w:val="none" w:sz="0" w:space="0" w:color="auto"/>
              </w:divBdr>
            </w:div>
            <w:div w:id="1699701746">
              <w:marLeft w:val="0"/>
              <w:marRight w:val="0"/>
              <w:marTop w:val="0"/>
              <w:marBottom w:val="0"/>
              <w:divBdr>
                <w:top w:val="none" w:sz="0" w:space="0" w:color="auto"/>
                <w:left w:val="none" w:sz="0" w:space="0" w:color="auto"/>
                <w:bottom w:val="none" w:sz="0" w:space="0" w:color="auto"/>
                <w:right w:val="none" w:sz="0" w:space="0" w:color="auto"/>
              </w:divBdr>
            </w:div>
            <w:div w:id="1705860029">
              <w:marLeft w:val="0"/>
              <w:marRight w:val="0"/>
              <w:marTop w:val="0"/>
              <w:marBottom w:val="0"/>
              <w:divBdr>
                <w:top w:val="none" w:sz="0" w:space="0" w:color="auto"/>
                <w:left w:val="none" w:sz="0" w:space="0" w:color="auto"/>
                <w:bottom w:val="none" w:sz="0" w:space="0" w:color="auto"/>
                <w:right w:val="none" w:sz="0" w:space="0" w:color="auto"/>
              </w:divBdr>
            </w:div>
            <w:div w:id="1710761824">
              <w:marLeft w:val="0"/>
              <w:marRight w:val="0"/>
              <w:marTop w:val="0"/>
              <w:marBottom w:val="0"/>
              <w:divBdr>
                <w:top w:val="none" w:sz="0" w:space="0" w:color="auto"/>
                <w:left w:val="none" w:sz="0" w:space="0" w:color="auto"/>
                <w:bottom w:val="none" w:sz="0" w:space="0" w:color="auto"/>
                <w:right w:val="none" w:sz="0" w:space="0" w:color="auto"/>
              </w:divBdr>
            </w:div>
            <w:div w:id="1732728510">
              <w:marLeft w:val="0"/>
              <w:marRight w:val="0"/>
              <w:marTop w:val="0"/>
              <w:marBottom w:val="0"/>
              <w:divBdr>
                <w:top w:val="none" w:sz="0" w:space="0" w:color="auto"/>
                <w:left w:val="none" w:sz="0" w:space="0" w:color="auto"/>
                <w:bottom w:val="none" w:sz="0" w:space="0" w:color="auto"/>
                <w:right w:val="none" w:sz="0" w:space="0" w:color="auto"/>
              </w:divBdr>
            </w:div>
            <w:div w:id="1732729375">
              <w:marLeft w:val="0"/>
              <w:marRight w:val="0"/>
              <w:marTop w:val="0"/>
              <w:marBottom w:val="0"/>
              <w:divBdr>
                <w:top w:val="none" w:sz="0" w:space="0" w:color="auto"/>
                <w:left w:val="none" w:sz="0" w:space="0" w:color="auto"/>
                <w:bottom w:val="none" w:sz="0" w:space="0" w:color="auto"/>
                <w:right w:val="none" w:sz="0" w:space="0" w:color="auto"/>
              </w:divBdr>
            </w:div>
            <w:div w:id="1749305932">
              <w:marLeft w:val="0"/>
              <w:marRight w:val="0"/>
              <w:marTop w:val="0"/>
              <w:marBottom w:val="0"/>
              <w:divBdr>
                <w:top w:val="none" w:sz="0" w:space="0" w:color="auto"/>
                <w:left w:val="none" w:sz="0" w:space="0" w:color="auto"/>
                <w:bottom w:val="none" w:sz="0" w:space="0" w:color="auto"/>
                <w:right w:val="none" w:sz="0" w:space="0" w:color="auto"/>
              </w:divBdr>
            </w:div>
            <w:div w:id="1758015228">
              <w:marLeft w:val="0"/>
              <w:marRight w:val="0"/>
              <w:marTop w:val="0"/>
              <w:marBottom w:val="0"/>
              <w:divBdr>
                <w:top w:val="none" w:sz="0" w:space="0" w:color="auto"/>
                <w:left w:val="none" w:sz="0" w:space="0" w:color="auto"/>
                <w:bottom w:val="none" w:sz="0" w:space="0" w:color="auto"/>
                <w:right w:val="none" w:sz="0" w:space="0" w:color="auto"/>
              </w:divBdr>
            </w:div>
            <w:div w:id="1764180335">
              <w:marLeft w:val="0"/>
              <w:marRight w:val="0"/>
              <w:marTop w:val="0"/>
              <w:marBottom w:val="0"/>
              <w:divBdr>
                <w:top w:val="none" w:sz="0" w:space="0" w:color="auto"/>
                <w:left w:val="none" w:sz="0" w:space="0" w:color="auto"/>
                <w:bottom w:val="none" w:sz="0" w:space="0" w:color="auto"/>
                <w:right w:val="none" w:sz="0" w:space="0" w:color="auto"/>
              </w:divBdr>
            </w:div>
            <w:div w:id="1767113045">
              <w:marLeft w:val="0"/>
              <w:marRight w:val="0"/>
              <w:marTop w:val="0"/>
              <w:marBottom w:val="0"/>
              <w:divBdr>
                <w:top w:val="none" w:sz="0" w:space="0" w:color="auto"/>
                <w:left w:val="none" w:sz="0" w:space="0" w:color="auto"/>
                <w:bottom w:val="none" w:sz="0" w:space="0" w:color="auto"/>
                <w:right w:val="none" w:sz="0" w:space="0" w:color="auto"/>
              </w:divBdr>
            </w:div>
            <w:div w:id="1769614291">
              <w:marLeft w:val="0"/>
              <w:marRight w:val="0"/>
              <w:marTop w:val="0"/>
              <w:marBottom w:val="0"/>
              <w:divBdr>
                <w:top w:val="none" w:sz="0" w:space="0" w:color="auto"/>
                <w:left w:val="none" w:sz="0" w:space="0" w:color="auto"/>
                <w:bottom w:val="none" w:sz="0" w:space="0" w:color="auto"/>
                <w:right w:val="none" w:sz="0" w:space="0" w:color="auto"/>
              </w:divBdr>
            </w:div>
            <w:div w:id="1770153751">
              <w:marLeft w:val="0"/>
              <w:marRight w:val="0"/>
              <w:marTop w:val="0"/>
              <w:marBottom w:val="0"/>
              <w:divBdr>
                <w:top w:val="none" w:sz="0" w:space="0" w:color="auto"/>
                <w:left w:val="none" w:sz="0" w:space="0" w:color="auto"/>
                <w:bottom w:val="none" w:sz="0" w:space="0" w:color="auto"/>
                <w:right w:val="none" w:sz="0" w:space="0" w:color="auto"/>
              </w:divBdr>
            </w:div>
            <w:div w:id="1781341853">
              <w:marLeft w:val="0"/>
              <w:marRight w:val="0"/>
              <w:marTop w:val="0"/>
              <w:marBottom w:val="0"/>
              <w:divBdr>
                <w:top w:val="none" w:sz="0" w:space="0" w:color="auto"/>
                <w:left w:val="none" w:sz="0" w:space="0" w:color="auto"/>
                <w:bottom w:val="none" w:sz="0" w:space="0" w:color="auto"/>
                <w:right w:val="none" w:sz="0" w:space="0" w:color="auto"/>
              </w:divBdr>
            </w:div>
            <w:div w:id="1781416978">
              <w:marLeft w:val="0"/>
              <w:marRight w:val="0"/>
              <w:marTop w:val="0"/>
              <w:marBottom w:val="0"/>
              <w:divBdr>
                <w:top w:val="none" w:sz="0" w:space="0" w:color="auto"/>
                <w:left w:val="none" w:sz="0" w:space="0" w:color="auto"/>
                <w:bottom w:val="none" w:sz="0" w:space="0" w:color="auto"/>
                <w:right w:val="none" w:sz="0" w:space="0" w:color="auto"/>
              </w:divBdr>
            </w:div>
            <w:div w:id="1787430393">
              <w:marLeft w:val="0"/>
              <w:marRight w:val="0"/>
              <w:marTop w:val="0"/>
              <w:marBottom w:val="0"/>
              <w:divBdr>
                <w:top w:val="none" w:sz="0" w:space="0" w:color="auto"/>
                <w:left w:val="none" w:sz="0" w:space="0" w:color="auto"/>
                <w:bottom w:val="none" w:sz="0" w:space="0" w:color="auto"/>
                <w:right w:val="none" w:sz="0" w:space="0" w:color="auto"/>
              </w:divBdr>
            </w:div>
            <w:div w:id="1788888174">
              <w:marLeft w:val="0"/>
              <w:marRight w:val="0"/>
              <w:marTop w:val="0"/>
              <w:marBottom w:val="0"/>
              <w:divBdr>
                <w:top w:val="none" w:sz="0" w:space="0" w:color="auto"/>
                <w:left w:val="none" w:sz="0" w:space="0" w:color="auto"/>
                <w:bottom w:val="none" w:sz="0" w:space="0" w:color="auto"/>
                <w:right w:val="none" w:sz="0" w:space="0" w:color="auto"/>
              </w:divBdr>
            </w:div>
            <w:div w:id="1795126407">
              <w:marLeft w:val="0"/>
              <w:marRight w:val="0"/>
              <w:marTop w:val="0"/>
              <w:marBottom w:val="0"/>
              <w:divBdr>
                <w:top w:val="none" w:sz="0" w:space="0" w:color="auto"/>
                <w:left w:val="none" w:sz="0" w:space="0" w:color="auto"/>
                <w:bottom w:val="none" w:sz="0" w:space="0" w:color="auto"/>
                <w:right w:val="none" w:sz="0" w:space="0" w:color="auto"/>
              </w:divBdr>
            </w:div>
            <w:div w:id="1802961427">
              <w:marLeft w:val="0"/>
              <w:marRight w:val="0"/>
              <w:marTop w:val="0"/>
              <w:marBottom w:val="0"/>
              <w:divBdr>
                <w:top w:val="none" w:sz="0" w:space="0" w:color="auto"/>
                <w:left w:val="none" w:sz="0" w:space="0" w:color="auto"/>
                <w:bottom w:val="none" w:sz="0" w:space="0" w:color="auto"/>
                <w:right w:val="none" w:sz="0" w:space="0" w:color="auto"/>
              </w:divBdr>
            </w:div>
            <w:div w:id="1819418256">
              <w:marLeft w:val="0"/>
              <w:marRight w:val="0"/>
              <w:marTop w:val="0"/>
              <w:marBottom w:val="0"/>
              <w:divBdr>
                <w:top w:val="none" w:sz="0" w:space="0" w:color="auto"/>
                <w:left w:val="none" w:sz="0" w:space="0" w:color="auto"/>
                <w:bottom w:val="none" w:sz="0" w:space="0" w:color="auto"/>
                <w:right w:val="none" w:sz="0" w:space="0" w:color="auto"/>
              </w:divBdr>
            </w:div>
            <w:div w:id="1820808248">
              <w:marLeft w:val="0"/>
              <w:marRight w:val="0"/>
              <w:marTop w:val="0"/>
              <w:marBottom w:val="0"/>
              <w:divBdr>
                <w:top w:val="none" w:sz="0" w:space="0" w:color="auto"/>
                <w:left w:val="none" w:sz="0" w:space="0" w:color="auto"/>
                <w:bottom w:val="none" w:sz="0" w:space="0" w:color="auto"/>
                <w:right w:val="none" w:sz="0" w:space="0" w:color="auto"/>
              </w:divBdr>
            </w:div>
            <w:div w:id="1820995826">
              <w:marLeft w:val="0"/>
              <w:marRight w:val="0"/>
              <w:marTop w:val="0"/>
              <w:marBottom w:val="0"/>
              <w:divBdr>
                <w:top w:val="none" w:sz="0" w:space="0" w:color="auto"/>
                <w:left w:val="none" w:sz="0" w:space="0" w:color="auto"/>
                <w:bottom w:val="none" w:sz="0" w:space="0" w:color="auto"/>
                <w:right w:val="none" w:sz="0" w:space="0" w:color="auto"/>
              </w:divBdr>
            </w:div>
            <w:div w:id="1821534174">
              <w:marLeft w:val="0"/>
              <w:marRight w:val="0"/>
              <w:marTop w:val="0"/>
              <w:marBottom w:val="0"/>
              <w:divBdr>
                <w:top w:val="none" w:sz="0" w:space="0" w:color="auto"/>
                <w:left w:val="none" w:sz="0" w:space="0" w:color="auto"/>
                <w:bottom w:val="none" w:sz="0" w:space="0" w:color="auto"/>
                <w:right w:val="none" w:sz="0" w:space="0" w:color="auto"/>
              </w:divBdr>
            </w:div>
            <w:div w:id="1823307965">
              <w:marLeft w:val="0"/>
              <w:marRight w:val="0"/>
              <w:marTop w:val="0"/>
              <w:marBottom w:val="0"/>
              <w:divBdr>
                <w:top w:val="none" w:sz="0" w:space="0" w:color="auto"/>
                <w:left w:val="none" w:sz="0" w:space="0" w:color="auto"/>
                <w:bottom w:val="none" w:sz="0" w:space="0" w:color="auto"/>
                <w:right w:val="none" w:sz="0" w:space="0" w:color="auto"/>
              </w:divBdr>
            </w:div>
            <w:div w:id="1824664704">
              <w:marLeft w:val="0"/>
              <w:marRight w:val="0"/>
              <w:marTop w:val="0"/>
              <w:marBottom w:val="0"/>
              <w:divBdr>
                <w:top w:val="none" w:sz="0" w:space="0" w:color="auto"/>
                <w:left w:val="none" w:sz="0" w:space="0" w:color="auto"/>
                <w:bottom w:val="none" w:sz="0" w:space="0" w:color="auto"/>
                <w:right w:val="none" w:sz="0" w:space="0" w:color="auto"/>
              </w:divBdr>
            </w:div>
            <w:div w:id="1843543978">
              <w:marLeft w:val="0"/>
              <w:marRight w:val="0"/>
              <w:marTop w:val="0"/>
              <w:marBottom w:val="0"/>
              <w:divBdr>
                <w:top w:val="none" w:sz="0" w:space="0" w:color="auto"/>
                <w:left w:val="none" w:sz="0" w:space="0" w:color="auto"/>
                <w:bottom w:val="none" w:sz="0" w:space="0" w:color="auto"/>
                <w:right w:val="none" w:sz="0" w:space="0" w:color="auto"/>
              </w:divBdr>
            </w:div>
            <w:div w:id="1845625699">
              <w:marLeft w:val="0"/>
              <w:marRight w:val="0"/>
              <w:marTop w:val="0"/>
              <w:marBottom w:val="0"/>
              <w:divBdr>
                <w:top w:val="none" w:sz="0" w:space="0" w:color="auto"/>
                <w:left w:val="none" w:sz="0" w:space="0" w:color="auto"/>
                <w:bottom w:val="none" w:sz="0" w:space="0" w:color="auto"/>
                <w:right w:val="none" w:sz="0" w:space="0" w:color="auto"/>
              </w:divBdr>
            </w:div>
            <w:div w:id="1845627642">
              <w:marLeft w:val="0"/>
              <w:marRight w:val="0"/>
              <w:marTop w:val="0"/>
              <w:marBottom w:val="0"/>
              <w:divBdr>
                <w:top w:val="none" w:sz="0" w:space="0" w:color="auto"/>
                <w:left w:val="none" w:sz="0" w:space="0" w:color="auto"/>
                <w:bottom w:val="none" w:sz="0" w:space="0" w:color="auto"/>
                <w:right w:val="none" w:sz="0" w:space="0" w:color="auto"/>
              </w:divBdr>
            </w:div>
            <w:div w:id="1846439492">
              <w:marLeft w:val="0"/>
              <w:marRight w:val="0"/>
              <w:marTop w:val="0"/>
              <w:marBottom w:val="0"/>
              <w:divBdr>
                <w:top w:val="none" w:sz="0" w:space="0" w:color="auto"/>
                <w:left w:val="none" w:sz="0" w:space="0" w:color="auto"/>
                <w:bottom w:val="none" w:sz="0" w:space="0" w:color="auto"/>
                <w:right w:val="none" w:sz="0" w:space="0" w:color="auto"/>
              </w:divBdr>
            </w:div>
            <w:div w:id="1853451465">
              <w:marLeft w:val="0"/>
              <w:marRight w:val="0"/>
              <w:marTop w:val="0"/>
              <w:marBottom w:val="0"/>
              <w:divBdr>
                <w:top w:val="none" w:sz="0" w:space="0" w:color="auto"/>
                <w:left w:val="none" w:sz="0" w:space="0" w:color="auto"/>
                <w:bottom w:val="none" w:sz="0" w:space="0" w:color="auto"/>
                <w:right w:val="none" w:sz="0" w:space="0" w:color="auto"/>
              </w:divBdr>
            </w:div>
            <w:div w:id="1858885507">
              <w:marLeft w:val="0"/>
              <w:marRight w:val="0"/>
              <w:marTop w:val="0"/>
              <w:marBottom w:val="0"/>
              <w:divBdr>
                <w:top w:val="none" w:sz="0" w:space="0" w:color="auto"/>
                <w:left w:val="none" w:sz="0" w:space="0" w:color="auto"/>
                <w:bottom w:val="none" w:sz="0" w:space="0" w:color="auto"/>
                <w:right w:val="none" w:sz="0" w:space="0" w:color="auto"/>
              </w:divBdr>
            </w:div>
            <w:div w:id="1862545348">
              <w:marLeft w:val="0"/>
              <w:marRight w:val="0"/>
              <w:marTop w:val="0"/>
              <w:marBottom w:val="0"/>
              <w:divBdr>
                <w:top w:val="none" w:sz="0" w:space="0" w:color="auto"/>
                <w:left w:val="none" w:sz="0" w:space="0" w:color="auto"/>
                <w:bottom w:val="none" w:sz="0" w:space="0" w:color="auto"/>
                <w:right w:val="none" w:sz="0" w:space="0" w:color="auto"/>
              </w:divBdr>
            </w:div>
            <w:div w:id="1876506102">
              <w:marLeft w:val="0"/>
              <w:marRight w:val="0"/>
              <w:marTop w:val="0"/>
              <w:marBottom w:val="0"/>
              <w:divBdr>
                <w:top w:val="none" w:sz="0" w:space="0" w:color="auto"/>
                <w:left w:val="none" w:sz="0" w:space="0" w:color="auto"/>
                <w:bottom w:val="none" w:sz="0" w:space="0" w:color="auto"/>
                <w:right w:val="none" w:sz="0" w:space="0" w:color="auto"/>
              </w:divBdr>
            </w:div>
            <w:div w:id="1880820561">
              <w:marLeft w:val="0"/>
              <w:marRight w:val="0"/>
              <w:marTop w:val="0"/>
              <w:marBottom w:val="0"/>
              <w:divBdr>
                <w:top w:val="none" w:sz="0" w:space="0" w:color="auto"/>
                <w:left w:val="none" w:sz="0" w:space="0" w:color="auto"/>
                <w:bottom w:val="none" w:sz="0" w:space="0" w:color="auto"/>
                <w:right w:val="none" w:sz="0" w:space="0" w:color="auto"/>
              </w:divBdr>
            </w:div>
            <w:div w:id="1882861386">
              <w:marLeft w:val="0"/>
              <w:marRight w:val="0"/>
              <w:marTop w:val="0"/>
              <w:marBottom w:val="0"/>
              <w:divBdr>
                <w:top w:val="none" w:sz="0" w:space="0" w:color="auto"/>
                <w:left w:val="none" w:sz="0" w:space="0" w:color="auto"/>
                <w:bottom w:val="none" w:sz="0" w:space="0" w:color="auto"/>
                <w:right w:val="none" w:sz="0" w:space="0" w:color="auto"/>
              </w:divBdr>
            </w:div>
            <w:div w:id="1889873789">
              <w:marLeft w:val="0"/>
              <w:marRight w:val="0"/>
              <w:marTop w:val="0"/>
              <w:marBottom w:val="0"/>
              <w:divBdr>
                <w:top w:val="none" w:sz="0" w:space="0" w:color="auto"/>
                <w:left w:val="none" w:sz="0" w:space="0" w:color="auto"/>
                <w:bottom w:val="none" w:sz="0" w:space="0" w:color="auto"/>
                <w:right w:val="none" w:sz="0" w:space="0" w:color="auto"/>
              </w:divBdr>
            </w:div>
            <w:div w:id="1890726551">
              <w:marLeft w:val="0"/>
              <w:marRight w:val="0"/>
              <w:marTop w:val="0"/>
              <w:marBottom w:val="0"/>
              <w:divBdr>
                <w:top w:val="none" w:sz="0" w:space="0" w:color="auto"/>
                <w:left w:val="none" w:sz="0" w:space="0" w:color="auto"/>
                <w:bottom w:val="none" w:sz="0" w:space="0" w:color="auto"/>
                <w:right w:val="none" w:sz="0" w:space="0" w:color="auto"/>
              </w:divBdr>
            </w:div>
            <w:div w:id="1892645426">
              <w:marLeft w:val="0"/>
              <w:marRight w:val="0"/>
              <w:marTop w:val="0"/>
              <w:marBottom w:val="0"/>
              <w:divBdr>
                <w:top w:val="none" w:sz="0" w:space="0" w:color="auto"/>
                <w:left w:val="none" w:sz="0" w:space="0" w:color="auto"/>
                <w:bottom w:val="none" w:sz="0" w:space="0" w:color="auto"/>
                <w:right w:val="none" w:sz="0" w:space="0" w:color="auto"/>
              </w:divBdr>
            </w:div>
            <w:div w:id="1916939182">
              <w:marLeft w:val="0"/>
              <w:marRight w:val="0"/>
              <w:marTop w:val="0"/>
              <w:marBottom w:val="0"/>
              <w:divBdr>
                <w:top w:val="none" w:sz="0" w:space="0" w:color="auto"/>
                <w:left w:val="none" w:sz="0" w:space="0" w:color="auto"/>
                <w:bottom w:val="none" w:sz="0" w:space="0" w:color="auto"/>
                <w:right w:val="none" w:sz="0" w:space="0" w:color="auto"/>
              </w:divBdr>
            </w:div>
            <w:div w:id="1919168675">
              <w:marLeft w:val="0"/>
              <w:marRight w:val="0"/>
              <w:marTop w:val="0"/>
              <w:marBottom w:val="0"/>
              <w:divBdr>
                <w:top w:val="none" w:sz="0" w:space="0" w:color="auto"/>
                <w:left w:val="none" w:sz="0" w:space="0" w:color="auto"/>
                <w:bottom w:val="none" w:sz="0" w:space="0" w:color="auto"/>
                <w:right w:val="none" w:sz="0" w:space="0" w:color="auto"/>
              </w:divBdr>
            </w:div>
            <w:div w:id="1927030784">
              <w:marLeft w:val="0"/>
              <w:marRight w:val="0"/>
              <w:marTop w:val="0"/>
              <w:marBottom w:val="0"/>
              <w:divBdr>
                <w:top w:val="none" w:sz="0" w:space="0" w:color="auto"/>
                <w:left w:val="none" w:sz="0" w:space="0" w:color="auto"/>
                <w:bottom w:val="none" w:sz="0" w:space="0" w:color="auto"/>
                <w:right w:val="none" w:sz="0" w:space="0" w:color="auto"/>
              </w:divBdr>
            </w:div>
            <w:div w:id="1939481498">
              <w:marLeft w:val="0"/>
              <w:marRight w:val="0"/>
              <w:marTop w:val="0"/>
              <w:marBottom w:val="0"/>
              <w:divBdr>
                <w:top w:val="none" w:sz="0" w:space="0" w:color="auto"/>
                <w:left w:val="none" w:sz="0" w:space="0" w:color="auto"/>
                <w:bottom w:val="none" w:sz="0" w:space="0" w:color="auto"/>
                <w:right w:val="none" w:sz="0" w:space="0" w:color="auto"/>
              </w:divBdr>
            </w:div>
            <w:div w:id="1943099086">
              <w:marLeft w:val="0"/>
              <w:marRight w:val="0"/>
              <w:marTop w:val="0"/>
              <w:marBottom w:val="0"/>
              <w:divBdr>
                <w:top w:val="none" w:sz="0" w:space="0" w:color="auto"/>
                <w:left w:val="none" w:sz="0" w:space="0" w:color="auto"/>
                <w:bottom w:val="none" w:sz="0" w:space="0" w:color="auto"/>
                <w:right w:val="none" w:sz="0" w:space="0" w:color="auto"/>
              </w:divBdr>
            </w:div>
            <w:div w:id="1943605870">
              <w:marLeft w:val="0"/>
              <w:marRight w:val="0"/>
              <w:marTop w:val="0"/>
              <w:marBottom w:val="0"/>
              <w:divBdr>
                <w:top w:val="none" w:sz="0" w:space="0" w:color="auto"/>
                <w:left w:val="none" w:sz="0" w:space="0" w:color="auto"/>
                <w:bottom w:val="none" w:sz="0" w:space="0" w:color="auto"/>
                <w:right w:val="none" w:sz="0" w:space="0" w:color="auto"/>
              </w:divBdr>
            </w:div>
            <w:div w:id="1947730975">
              <w:marLeft w:val="0"/>
              <w:marRight w:val="0"/>
              <w:marTop w:val="0"/>
              <w:marBottom w:val="0"/>
              <w:divBdr>
                <w:top w:val="none" w:sz="0" w:space="0" w:color="auto"/>
                <w:left w:val="none" w:sz="0" w:space="0" w:color="auto"/>
                <w:bottom w:val="none" w:sz="0" w:space="0" w:color="auto"/>
                <w:right w:val="none" w:sz="0" w:space="0" w:color="auto"/>
              </w:divBdr>
            </w:div>
            <w:div w:id="1947733764">
              <w:marLeft w:val="0"/>
              <w:marRight w:val="0"/>
              <w:marTop w:val="0"/>
              <w:marBottom w:val="0"/>
              <w:divBdr>
                <w:top w:val="none" w:sz="0" w:space="0" w:color="auto"/>
                <w:left w:val="none" w:sz="0" w:space="0" w:color="auto"/>
                <w:bottom w:val="none" w:sz="0" w:space="0" w:color="auto"/>
                <w:right w:val="none" w:sz="0" w:space="0" w:color="auto"/>
              </w:divBdr>
            </w:div>
            <w:div w:id="1949310622">
              <w:marLeft w:val="0"/>
              <w:marRight w:val="0"/>
              <w:marTop w:val="0"/>
              <w:marBottom w:val="0"/>
              <w:divBdr>
                <w:top w:val="none" w:sz="0" w:space="0" w:color="auto"/>
                <w:left w:val="none" w:sz="0" w:space="0" w:color="auto"/>
                <w:bottom w:val="none" w:sz="0" w:space="0" w:color="auto"/>
                <w:right w:val="none" w:sz="0" w:space="0" w:color="auto"/>
              </w:divBdr>
            </w:div>
            <w:div w:id="1950433052">
              <w:marLeft w:val="0"/>
              <w:marRight w:val="0"/>
              <w:marTop w:val="0"/>
              <w:marBottom w:val="0"/>
              <w:divBdr>
                <w:top w:val="none" w:sz="0" w:space="0" w:color="auto"/>
                <w:left w:val="none" w:sz="0" w:space="0" w:color="auto"/>
                <w:bottom w:val="none" w:sz="0" w:space="0" w:color="auto"/>
                <w:right w:val="none" w:sz="0" w:space="0" w:color="auto"/>
              </w:divBdr>
            </w:div>
            <w:div w:id="1956905058">
              <w:marLeft w:val="0"/>
              <w:marRight w:val="0"/>
              <w:marTop w:val="0"/>
              <w:marBottom w:val="0"/>
              <w:divBdr>
                <w:top w:val="none" w:sz="0" w:space="0" w:color="auto"/>
                <w:left w:val="none" w:sz="0" w:space="0" w:color="auto"/>
                <w:bottom w:val="none" w:sz="0" w:space="0" w:color="auto"/>
                <w:right w:val="none" w:sz="0" w:space="0" w:color="auto"/>
              </w:divBdr>
            </w:div>
            <w:div w:id="1961455614">
              <w:marLeft w:val="0"/>
              <w:marRight w:val="0"/>
              <w:marTop w:val="0"/>
              <w:marBottom w:val="0"/>
              <w:divBdr>
                <w:top w:val="none" w:sz="0" w:space="0" w:color="auto"/>
                <w:left w:val="none" w:sz="0" w:space="0" w:color="auto"/>
                <w:bottom w:val="none" w:sz="0" w:space="0" w:color="auto"/>
                <w:right w:val="none" w:sz="0" w:space="0" w:color="auto"/>
              </w:divBdr>
            </w:div>
            <w:div w:id="1963150946">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1988974496">
              <w:marLeft w:val="0"/>
              <w:marRight w:val="0"/>
              <w:marTop w:val="0"/>
              <w:marBottom w:val="0"/>
              <w:divBdr>
                <w:top w:val="none" w:sz="0" w:space="0" w:color="auto"/>
                <w:left w:val="none" w:sz="0" w:space="0" w:color="auto"/>
                <w:bottom w:val="none" w:sz="0" w:space="0" w:color="auto"/>
                <w:right w:val="none" w:sz="0" w:space="0" w:color="auto"/>
              </w:divBdr>
            </w:div>
            <w:div w:id="1990279316">
              <w:marLeft w:val="0"/>
              <w:marRight w:val="0"/>
              <w:marTop w:val="0"/>
              <w:marBottom w:val="0"/>
              <w:divBdr>
                <w:top w:val="none" w:sz="0" w:space="0" w:color="auto"/>
                <w:left w:val="none" w:sz="0" w:space="0" w:color="auto"/>
                <w:bottom w:val="none" w:sz="0" w:space="0" w:color="auto"/>
                <w:right w:val="none" w:sz="0" w:space="0" w:color="auto"/>
              </w:divBdr>
            </w:div>
            <w:div w:id="2015574386">
              <w:marLeft w:val="0"/>
              <w:marRight w:val="0"/>
              <w:marTop w:val="0"/>
              <w:marBottom w:val="0"/>
              <w:divBdr>
                <w:top w:val="none" w:sz="0" w:space="0" w:color="auto"/>
                <w:left w:val="none" w:sz="0" w:space="0" w:color="auto"/>
                <w:bottom w:val="none" w:sz="0" w:space="0" w:color="auto"/>
                <w:right w:val="none" w:sz="0" w:space="0" w:color="auto"/>
              </w:divBdr>
            </w:div>
            <w:div w:id="2016032215">
              <w:marLeft w:val="0"/>
              <w:marRight w:val="0"/>
              <w:marTop w:val="0"/>
              <w:marBottom w:val="0"/>
              <w:divBdr>
                <w:top w:val="none" w:sz="0" w:space="0" w:color="auto"/>
                <w:left w:val="none" w:sz="0" w:space="0" w:color="auto"/>
                <w:bottom w:val="none" w:sz="0" w:space="0" w:color="auto"/>
                <w:right w:val="none" w:sz="0" w:space="0" w:color="auto"/>
              </w:divBdr>
            </w:div>
            <w:div w:id="2016377366">
              <w:marLeft w:val="0"/>
              <w:marRight w:val="0"/>
              <w:marTop w:val="0"/>
              <w:marBottom w:val="0"/>
              <w:divBdr>
                <w:top w:val="none" w:sz="0" w:space="0" w:color="auto"/>
                <w:left w:val="none" w:sz="0" w:space="0" w:color="auto"/>
                <w:bottom w:val="none" w:sz="0" w:space="0" w:color="auto"/>
                <w:right w:val="none" w:sz="0" w:space="0" w:color="auto"/>
              </w:divBdr>
            </w:div>
            <w:div w:id="2019308555">
              <w:marLeft w:val="0"/>
              <w:marRight w:val="0"/>
              <w:marTop w:val="0"/>
              <w:marBottom w:val="0"/>
              <w:divBdr>
                <w:top w:val="none" w:sz="0" w:space="0" w:color="auto"/>
                <w:left w:val="none" w:sz="0" w:space="0" w:color="auto"/>
                <w:bottom w:val="none" w:sz="0" w:space="0" w:color="auto"/>
                <w:right w:val="none" w:sz="0" w:space="0" w:color="auto"/>
              </w:divBdr>
            </w:div>
            <w:div w:id="2026445579">
              <w:marLeft w:val="0"/>
              <w:marRight w:val="0"/>
              <w:marTop w:val="0"/>
              <w:marBottom w:val="0"/>
              <w:divBdr>
                <w:top w:val="none" w:sz="0" w:space="0" w:color="auto"/>
                <w:left w:val="none" w:sz="0" w:space="0" w:color="auto"/>
                <w:bottom w:val="none" w:sz="0" w:space="0" w:color="auto"/>
                <w:right w:val="none" w:sz="0" w:space="0" w:color="auto"/>
              </w:divBdr>
            </w:div>
            <w:div w:id="2034570271">
              <w:marLeft w:val="0"/>
              <w:marRight w:val="0"/>
              <w:marTop w:val="0"/>
              <w:marBottom w:val="0"/>
              <w:divBdr>
                <w:top w:val="none" w:sz="0" w:space="0" w:color="auto"/>
                <w:left w:val="none" w:sz="0" w:space="0" w:color="auto"/>
                <w:bottom w:val="none" w:sz="0" w:space="0" w:color="auto"/>
                <w:right w:val="none" w:sz="0" w:space="0" w:color="auto"/>
              </w:divBdr>
            </w:div>
            <w:div w:id="2039159149">
              <w:marLeft w:val="0"/>
              <w:marRight w:val="0"/>
              <w:marTop w:val="0"/>
              <w:marBottom w:val="0"/>
              <w:divBdr>
                <w:top w:val="none" w:sz="0" w:space="0" w:color="auto"/>
                <w:left w:val="none" w:sz="0" w:space="0" w:color="auto"/>
                <w:bottom w:val="none" w:sz="0" w:space="0" w:color="auto"/>
                <w:right w:val="none" w:sz="0" w:space="0" w:color="auto"/>
              </w:divBdr>
            </w:div>
            <w:div w:id="2039772977">
              <w:marLeft w:val="0"/>
              <w:marRight w:val="0"/>
              <w:marTop w:val="0"/>
              <w:marBottom w:val="0"/>
              <w:divBdr>
                <w:top w:val="none" w:sz="0" w:space="0" w:color="auto"/>
                <w:left w:val="none" w:sz="0" w:space="0" w:color="auto"/>
                <w:bottom w:val="none" w:sz="0" w:space="0" w:color="auto"/>
                <w:right w:val="none" w:sz="0" w:space="0" w:color="auto"/>
              </w:divBdr>
            </w:div>
            <w:div w:id="2048218410">
              <w:marLeft w:val="0"/>
              <w:marRight w:val="0"/>
              <w:marTop w:val="0"/>
              <w:marBottom w:val="0"/>
              <w:divBdr>
                <w:top w:val="none" w:sz="0" w:space="0" w:color="auto"/>
                <w:left w:val="none" w:sz="0" w:space="0" w:color="auto"/>
                <w:bottom w:val="none" w:sz="0" w:space="0" w:color="auto"/>
                <w:right w:val="none" w:sz="0" w:space="0" w:color="auto"/>
              </w:divBdr>
            </w:div>
            <w:div w:id="2057773886">
              <w:marLeft w:val="0"/>
              <w:marRight w:val="0"/>
              <w:marTop w:val="0"/>
              <w:marBottom w:val="0"/>
              <w:divBdr>
                <w:top w:val="none" w:sz="0" w:space="0" w:color="auto"/>
                <w:left w:val="none" w:sz="0" w:space="0" w:color="auto"/>
                <w:bottom w:val="none" w:sz="0" w:space="0" w:color="auto"/>
                <w:right w:val="none" w:sz="0" w:space="0" w:color="auto"/>
              </w:divBdr>
            </w:div>
            <w:div w:id="2083213409">
              <w:marLeft w:val="0"/>
              <w:marRight w:val="0"/>
              <w:marTop w:val="0"/>
              <w:marBottom w:val="0"/>
              <w:divBdr>
                <w:top w:val="none" w:sz="0" w:space="0" w:color="auto"/>
                <w:left w:val="none" w:sz="0" w:space="0" w:color="auto"/>
                <w:bottom w:val="none" w:sz="0" w:space="0" w:color="auto"/>
                <w:right w:val="none" w:sz="0" w:space="0" w:color="auto"/>
              </w:divBdr>
            </w:div>
            <w:div w:id="2087723640">
              <w:marLeft w:val="0"/>
              <w:marRight w:val="0"/>
              <w:marTop w:val="0"/>
              <w:marBottom w:val="0"/>
              <w:divBdr>
                <w:top w:val="none" w:sz="0" w:space="0" w:color="auto"/>
                <w:left w:val="none" w:sz="0" w:space="0" w:color="auto"/>
                <w:bottom w:val="none" w:sz="0" w:space="0" w:color="auto"/>
                <w:right w:val="none" w:sz="0" w:space="0" w:color="auto"/>
              </w:divBdr>
            </w:div>
            <w:div w:id="2092847266">
              <w:marLeft w:val="0"/>
              <w:marRight w:val="0"/>
              <w:marTop w:val="0"/>
              <w:marBottom w:val="0"/>
              <w:divBdr>
                <w:top w:val="none" w:sz="0" w:space="0" w:color="auto"/>
                <w:left w:val="none" w:sz="0" w:space="0" w:color="auto"/>
                <w:bottom w:val="none" w:sz="0" w:space="0" w:color="auto"/>
                <w:right w:val="none" w:sz="0" w:space="0" w:color="auto"/>
              </w:divBdr>
            </w:div>
            <w:div w:id="2102751286">
              <w:marLeft w:val="0"/>
              <w:marRight w:val="0"/>
              <w:marTop w:val="0"/>
              <w:marBottom w:val="0"/>
              <w:divBdr>
                <w:top w:val="none" w:sz="0" w:space="0" w:color="auto"/>
                <w:left w:val="none" w:sz="0" w:space="0" w:color="auto"/>
                <w:bottom w:val="none" w:sz="0" w:space="0" w:color="auto"/>
                <w:right w:val="none" w:sz="0" w:space="0" w:color="auto"/>
              </w:divBdr>
            </w:div>
            <w:div w:id="2103796180">
              <w:marLeft w:val="0"/>
              <w:marRight w:val="0"/>
              <w:marTop w:val="0"/>
              <w:marBottom w:val="0"/>
              <w:divBdr>
                <w:top w:val="none" w:sz="0" w:space="0" w:color="auto"/>
                <w:left w:val="none" w:sz="0" w:space="0" w:color="auto"/>
                <w:bottom w:val="none" w:sz="0" w:space="0" w:color="auto"/>
                <w:right w:val="none" w:sz="0" w:space="0" w:color="auto"/>
              </w:divBdr>
            </w:div>
            <w:div w:id="2108840617">
              <w:marLeft w:val="0"/>
              <w:marRight w:val="0"/>
              <w:marTop w:val="0"/>
              <w:marBottom w:val="0"/>
              <w:divBdr>
                <w:top w:val="none" w:sz="0" w:space="0" w:color="auto"/>
                <w:left w:val="none" w:sz="0" w:space="0" w:color="auto"/>
                <w:bottom w:val="none" w:sz="0" w:space="0" w:color="auto"/>
                <w:right w:val="none" w:sz="0" w:space="0" w:color="auto"/>
              </w:divBdr>
            </w:div>
            <w:div w:id="2111197350">
              <w:marLeft w:val="0"/>
              <w:marRight w:val="0"/>
              <w:marTop w:val="0"/>
              <w:marBottom w:val="0"/>
              <w:divBdr>
                <w:top w:val="none" w:sz="0" w:space="0" w:color="auto"/>
                <w:left w:val="none" w:sz="0" w:space="0" w:color="auto"/>
                <w:bottom w:val="none" w:sz="0" w:space="0" w:color="auto"/>
                <w:right w:val="none" w:sz="0" w:space="0" w:color="auto"/>
              </w:divBdr>
            </w:div>
            <w:div w:id="2112191244">
              <w:marLeft w:val="0"/>
              <w:marRight w:val="0"/>
              <w:marTop w:val="0"/>
              <w:marBottom w:val="0"/>
              <w:divBdr>
                <w:top w:val="none" w:sz="0" w:space="0" w:color="auto"/>
                <w:left w:val="none" w:sz="0" w:space="0" w:color="auto"/>
                <w:bottom w:val="none" w:sz="0" w:space="0" w:color="auto"/>
                <w:right w:val="none" w:sz="0" w:space="0" w:color="auto"/>
              </w:divBdr>
            </w:div>
            <w:div w:id="2113932443">
              <w:marLeft w:val="0"/>
              <w:marRight w:val="0"/>
              <w:marTop w:val="0"/>
              <w:marBottom w:val="0"/>
              <w:divBdr>
                <w:top w:val="none" w:sz="0" w:space="0" w:color="auto"/>
                <w:left w:val="none" w:sz="0" w:space="0" w:color="auto"/>
                <w:bottom w:val="none" w:sz="0" w:space="0" w:color="auto"/>
                <w:right w:val="none" w:sz="0" w:space="0" w:color="auto"/>
              </w:divBdr>
            </w:div>
            <w:div w:id="2116515007">
              <w:marLeft w:val="0"/>
              <w:marRight w:val="0"/>
              <w:marTop w:val="0"/>
              <w:marBottom w:val="0"/>
              <w:divBdr>
                <w:top w:val="none" w:sz="0" w:space="0" w:color="auto"/>
                <w:left w:val="none" w:sz="0" w:space="0" w:color="auto"/>
                <w:bottom w:val="none" w:sz="0" w:space="0" w:color="auto"/>
                <w:right w:val="none" w:sz="0" w:space="0" w:color="auto"/>
              </w:divBdr>
            </w:div>
            <w:div w:id="2117484183">
              <w:marLeft w:val="0"/>
              <w:marRight w:val="0"/>
              <w:marTop w:val="0"/>
              <w:marBottom w:val="0"/>
              <w:divBdr>
                <w:top w:val="none" w:sz="0" w:space="0" w:color="auto"/>
                <w:left w:val="none" w:sz="0" w:space="0" w:color="auto"/>
                <w:bottom w:val="none" w:sz="0" w:space="0" w:color="auto"/>
                <w:right w:val="none" w:sz="0" w:space="0" w:color="auto"/>
              </w:divBdr>
            </w:div>
            <w:div w:id="2119060641">
              <w:marLeft w:val="0"/>
              <w:marRight w:val="0"/>
              <w:marTop w:val="0"/>
              <w:marBottom w:val="0"/>
              <w:divBdr>
                <w:top w:val="none" w:sz="0" w:space="0" w:color="auto"/>
                <w:left w:val="none" w:sz="0" w:space="0" w:color="auto"/>
                <w:bottom w:val="none" w:sz="0" w:space="0" w:color="auto"/>
                <w:right w:val="none" w:sz="0" w:space="0" w:color="auto"/>
              </w:divBdr>
            </w:div>
            <w:div w:id="2119374503">
              <w:marLeft w:val="0"/>
              <w:marRight w:val="0"/>
              <w:marTop w:val="0"/>
              <w:marBottom w:val="0"/>
              <w:divBdr>
                <w:top w:val="none" w:sz="0" w:space="0" w:color="auto"/>
                <w:left w:val="none" w:sz="0" w:space="0" w:color="auto"/>
                <w:bottom w:val="none" w:sz="0" w:space="0" w:color="auto"/>
                <w:right w:val="none" w:sz="0" w:space="0" w:color="auto"/>
              </w:divBdr>
            </w:div>
            <w:div w:id="2126774961">
              <w:marLeft w:val="0"/>
              <w:marRight w:val="0"/>
              <w:marTop w:val="0"/>
              <w:marBottom w:val="0"/>
              <w:divBdr>
                <w:top w:val="none" w:sz="0" w:space="0" w:color="auto"/>
                <w:left w:val="none" w:sz="0" w:space="0" w:color="auto"/>
                <w:bottom w:val="none" w:sz="0" w:space="0" w:color="auto"/>
                <w:right w:val="none" w:sz="0" w:space="0" w:color="auto"/>
              </w:divBdr>
            </w:div>
            <w:div w:id="2127308827">
              <w:marLeft w:val="0"/>
              <w:marRight w:val="0"/>
              <w:marTop w:val="0"/>
              <w:marBottom w:val="0"/>
              <w:divBdr>
                <w:top w:val="none" w:sz="0" w:space="0" w:color="auto"/>
                <w:left w:val="none" w:sz="0" w:space="0" w:color="auto"/>
                <w:bottom w:val="none" w:sz="0" w:space="0" w:color="auto"/>
                <w:right w:val="none" w:sz="0" w:space="0" w:color="auto"/>
              </w:divBdr>
            </w:div>
            <w:div w:id="2140881434">
              <w:marLeft w:val="0"/>
              <w:marRight w:val="0"/>
              <w:marTop w:val="0"/>
              <w:marBottom w:val="0"/>
              <w:divBdr>
                <w:top w:val="none" w:sz="0" w:space="0" w:color="auto"/>
                <w:left w:val="none" w:sz="0" w:space="0" w:color="auto"/>
                <w:bottom w:val="none" w:sz="0" w:space="0" w:color="auto"/>
                <w:right w:val="none" w:sz="0" w:space="0" w:color="auto"/>
              </w:divBdr>
            </w:div>
            <w:div w:id="2141142825">
              <w:marLeft w:val="0"/>
              <w:marRight w:val="0"/>
              <w:marTop w:val="0"/>
              <w:marBottom w:val="0"/>
              <w:divBdr>
                <w:top w:val="none" w:sz="0" w:space="0" w:color="auto"/>
                <w:left w:val="none" w:sz="0" w:space="0" w:color="auto"/>
                <w:bottom w:val="none" w:sz="0" w:space="0" w:color="auto"/>
                <w:right w:val="none" w:sz="0" w:space="0" w:color="auto"/>
              </w:divBdr>
            </w:div>
          </w:divsChild>
        </w:div>
        <w:div w:id="625356032">
          <w:marLeft w:val="0"/>
          <w:marRight w:val="0"/>
          <w:marTop w:val="0"/>
          <w:marBottom w:val="0"/>
          <w:divBdr>
            <w:top w:val="none" w:sz="0" w:space="0" w:color="auto"/>
            <w:left w:val="none" w:sz="0" w:space="0" w:color="auto"/>
            <w:bottom w:val="none" w:sz="0" w:space="0" w:color="auto"/>
            <w:right w:val="none" w:sz="0" w:space="0" w:color="auto"/>
          </w:divBdr>
          <w:divsChild>
            <w:div w:id="1518067">
              <w:marLeft w:val="0"/>
              <w:marRight w:val="0"/>
              <w:marTop w:val="0"/>
              <w:marBottom w:val="0"/>
              <w:divBdr>
                <w:top w:val="none" w:sz="0" w:space="0" w:color="auto"/>
                <w:left w:val="none" w:sz="0" w:space="0" w:color="auto"/>
                <w:bottom w:val="none" w:sz="0" w:space="0" w:color="auto"/>
                <w:right w:val="none" w:sz="0" w:space="0" w:color="auto"/>
              </w:divBdr>
            </w:div>
            <w:div w:id="25372776">
              <w:marLeft w:val="0"/>
              <w:marRight w:val="0"/>
              <w:marTop w:val="0"/>
              <w:marBottom w:val="0"/>
              <w:divBdr>
                <w:top w:val="none" w:sz="0" w:space="0" w:color="auto"/>
                <w:left w:val="none" w:sz="0" w:space="0" w:color="auto"/>
                <w:bottom w:val="none" w:sz="0" w:space="0" w:color="auto"/>
                <w:right w:val="none" w:sz="0" w:space="0" w:color="auto"/>
              </w:divBdr>
            </w:div>
            <w:div w:id="30227704">
              <w:marLeft w:val="0"/>
              <w:marRight w:val="0"/>
              <w:marTop w:val="0"/>
              <w:marBottom w:val="0"/>
              <w:divBdr>
                <w:top w:val="none" w:sz="0" w:space="0" w:color="auto"/>
                <w:left w:val="none" w:sz="0" w:space="0" w:color="auto"/>
                <w:bottom w:val="none" w:sz="0" w:space="0" w:color="auto"/>
                <w:right w:val="none" w:sz="0" w:space="0" w:color="auto"/>
              </w:divBdr>
            </w:div>
            <w:div w:id="46879845">
              <w:marLeft w:val="0"/>
              <w:marRight w:val="0"/>
              <w:marTop w:val="0"/>
              <w:marBottom w:val="0"/>
              <w:divBdr>
                <w:top w:val="none" w:sz="0" w:space="0" w:color="auto"/>
                <w:left w:val="none" w:sz="0" w:space="0" w:color="auto"/>
                <w:bottom w:val="none" w:sz="0" w:space="0" w:color="auto"/>
                <w:right w:val="none" w:sz="0" w:space="0" w:color="auto"/>
              </w:divBdr>
            </w:div>
            <w:div w:id="59716275">
              <w:marLeft w:val="0"/>
              <w:marRight w:val="0"/>
              <w:marTop w:val="0"/>
              <w:marBottom w:val="0"/>
              <w:divBdr>
                <w:top w:val="none" w:sz="0" w:space="0" w:color="auto"/>
                <w:left w:val="none" w:sz="0" w:space="0" w:color="auto"/>
                <w:bottom w:val="none" w:sz="0" w:space="0" w:color="auto"/>
                <w:right w:val="none" w:sz="0" w:space="0" w:color="auto"/>
              </w:divBdr>
            </w:div>
            <w:div w:id="71968880">
              <w:marLeft w:val="0"/>
              <w:marRight w:val="0"/>
              <w:marTop w:val="0"/>
              <w:marBottom w:val="0"/>
              <w:divBdr>
                <w:top w:val="none" w:sz="0" w:space="0" w:color="auto"/>
                <w:left w:val="none" w:sz="0" w:space="0" w:color="auto"/>
                <w:bottom w:val="none" w:sz="0" w:space="0" w:color="auto"/>
                <w:right w:val="none" w:sz="0" w:space="0" w:color="auto"/>
              </w:divBdr>
            </w:div>
            <w:div w:id="72971954">
              <w:marLeft w:val="0"/>
              <w:marRight w:val="0"/>
              <w:marTop w:val="0"/>
              <w:marBottom w:val="0"/>
              <w:divBdr>
                <w:top w:val="none" w:sz="0" w:space="0" w:color="auto"/>
                <w:left w:val="none" w:sz="0" w:space="0" w:color="auto"/>
                <w:bottom w:val="none" w:sz="0" w:space="0" w:color="auto"/>
                <w:right w:val="none" w:sz="0" w:space="0" w:color="auto"/>
              </w:divBdr>
            </w:div>
            <w:div w:id="77138597">
              <w:marLeft w:val="0"/>
              <w:marRight w:val="0"/>
              <w:marTop w:val="0"/>
              <w:marBottom w:val="0"/>
              <w:divBdr>
                <w:top w:val="none" w:sz="0" w:space="0" w:color="auto"/>
                <w:left w:val="none" w:sz="0" w:space="0" w:color="auto"/>
                <w:bottom w:val="none" w:sz="0" w:space="0" w:color="auto"/>
                <w:right w:val="none" w:sz="0" w:space="0" w:color="auto"/>
              </w:divBdr>
            </w:div>
            <w:div w:id="88740115">
              <w:marLeft w:val="0"/>
              <w:marRight w:val="0"/>
              <w:marTop w:val="0"/>
              <w:marBottom w:val="0"/>
              <w:divBdr>
                <w:top w:val="none" w:sz="0" w:space="0" w:color="auto"/>
                <w:left w:val="none" w:sz="0" w:space="0" w:color="auto"/>
                <w:bottom w:val="none" w:sz="0" w:space="0" w:color="auto"/>
                <w:right w:val="none" w:sz="0" w:space="0" w:color="auto"/>
              </w:divBdr>
            </w:div>
            <w:div w:id="105085685">
              <w:marLeft w:val="0"/>
              <w:marRight w:val="0"/>
              <w:marTop w:val="0"/>
              <w:marBottom w:val="0"/>
              <w:divBdr>
                <w:top w:val="none" w:sz="0" w:space="0" w:color="auto"/>
                <w:left w:val="none" w:sz="0" w:space="0" w:color="auto"/>
                <w:bottom w:val="none" w:sz="0" w:space="0" w:color="auto"/>
                <w:right w:val="none" w:sz="0" w:space="0" w:color="auto"/>
              </w:divBdr>
            </w:div>
            <w:div w:id="150948007">
              <w:marLeft w:val="0"/>
              <w:marRight w:val="0"/>
              <w:marTop w:val="0"/>
              <w:marBottom w:val="0"/>
              <w:divBdr>
                <w:top w:val="none" w:sz="0" w:space="0" w:color="auto"/>
                <w:left w:val="none" w:sz="0" w:space="0" w:color="auto"/>
                <w:bottom w:val="none" w:sz="0" w:space="0" w:color="auto"/>
                <w:right w:val="none" w:sz="0" w:space="0" w:color="auto"/>
              </w:divBdr>
            </w:div>
            <w:div w:id="178397906">
              <w:marLeft w:val="0"/>
              <w:marRight w:val="0"/>
              <w:marTop w:val="0"/>
              <w:marBottom w:val="0"/>
              <w:divBdr>
                <w:top w:val="none" w:sz="0" w:space="0" w:color="auto"/>
                <w:left w:val="none" w:sz="0" w:space="0" w:color="auto"/>
                <w:bottom w:val="none" w:sz="0" w:space="0" w:color="auto"/>
                <w:right w:val="none" w:sz="0" w:space="0" w:color="auto"/>
              </w:divBdr>
            </w:div>
            <w:div w:id="185102768">
              <w:marLeft w:val="0"/>
              <w:marRight w:val="0"/>
              <w:marTop w:val="0"/>
              <w:marBottom w:val="0"/>
              <w:divBdr>
                <w:top w:val="none" w:sz="0" w:space="0" w:color="auto"/>
                <w:left w:val="none" w:sz="0" w:space="0" w:color="auto"/>
                <w:bottom w:val="none" w:sz="0" w:space="0" w:color="auto"/>
                <w:right w:val="none" w:sz="0" w:space="0" w:color="auto"/>
              </w:divBdr>
            </w:div>
            <w:div w:id="191037742">
              <w:marLeft w:val="0"/>
              <w:marRight w:val="0"/>
              <w:marTop w:val="0"/>
              <w:marBottom w:val="0"/>
              <w:divBdr>
                <w:top w:val="none" w:sz="0" w:space="0" w:color="auto"/>
                <w:left w:val="none" w:sz="0" w:space="0" w:color="auto"/>
                <w:bottom w:val="none" w:sz="0" w:space="0" w:color="auto"/>
                <w:right w:val="none" w:sz="0" w:space="0" w:color="auto"/>
              </w:divBdr>
            </w:div>
            <w:div w:id="217859264">
              <w:marLeft w:val="0"/>
              <w:marRight w:val="0"/>
              <w:marTop w:val="0"/>
              <w:marBottom w:val="0"/>
              <w:divBdr>
                <w:top w:val="none" w:sz="0" w:space="0" w:color="auto"/>
                <w:left w:val="none" w:sz="0" w:space="0" w:color="auto"/>
                <w:bottom w:val="none" w:sz="0" w:space="0" w:color="auto"/>
                <w:right w:val="none" w:sz="0" w:space="0" w:color="auto"/>
              </w:divBdr>
            </w:div>
            <w:div w:id="238368492">
              <w:marLeft w:val="0"/>
              <w:marRight w:val="0"/>
              <w:marTop w:val="0"/>
              <w:marBottom w:val="0"/>
              <w:divBdr>
                <w:top w:val="none" w:sz="0" w:space="0" w:color="auto"/>
                <w:left w:val="none" w:sz="0" w:space="0" w:color="auto"/>
                <w:bottom w:val="none" w:sz="0" w:space="0" w:color="auto"/>
                <w:right w:val="none" w:sz="0" w:space="0" w:color="auto"/>
              </w:divBdr>
            </w:div>
            <w:div w:id="262616909">
              <w:marLeft w:val="0"/>
              <w:marRight w:val="0"/>
              <w:marTop w:val="0"/>
              <w:marBottom w:val="0"/>
              <w:divBdr>
                <w:top w:val="none" w:sz="0" w:space="0" w:color="auto"/>
                <w:left w:val="none" w:sz="0" w:space="0" w:color="auto"/>
                <w:bottom w:val="none" w:sz="0" w:space="0" w:color="auto"/>
                <w:right w:val="none" w:sz="0" w:space="0" w:color="auto"/>
              </w:divBdr>
            </w:div>
            <w:div w:id="271977351">
              <w:marLeft w:val="0"/>
              <w:marRight w:val="0"/>
              <w:marTop w:val="0"/>
              <w:marBottom w:val="0"/>
              <w:divBdr>
                <w:top w:val="none" w:sz="0" w:space="0" w:color="auto"/>
                <w:left w:val="none" w:sz="0" w:space="0" w:color="auto"/>
                <w:bottom w:val="none" w:sz="0" w:space="0" w:color="auto"/>
                <w:right w:val="none" w:sz="0" w:space="0" w:color="auto"/>
              </w:divBdr>
            </w:div>
            <w:div w:id="300111305">
              <w:marLeft w:val="0"/>
              <w:marRight w:val="0"/>
              <w:marTop w:val="0"/>
              <w:marBottom w:val="0"/>
              <w:divBdr>
                <w:top w:val="none" w:sz="0" w:space="0" w:color="auto"/>
                <w:left w:val="none" w:sz="0" w:space="0" w:color="auto"/>
                <w:bottom w:val="none" w:sz="0" w:space="0" w:color="auto"/>
                <w:right w:val="none" w:sz="0" w:space="0" w:color="auto"/>
              </w:divBdr>
            </w:div>
            <w:div w:id="303704301">
              <w:marLeft w:val="0"/>
              <w:marRight w:val="0"/>
              <w:marTop w:val="0"/>
              <w:marBottom w:val="0"/>
              <w:divBdr>
                <w:top w:val="none" w:sz="0" w:space="0" w:color="auto"/>
                <w:left w:val="none" w:sz="0" w:space="0" w:color="auto"/>
                <w:bottom w:val="none" w:sz="0" w:space="0" w:color="auto"/>
                <w:right w:val="none" w:sz="0" w:space="0" w:color="auto"/>
              </w:divBdr>
            </w:div>
            <w:div w:id="324475437">
              <w:marLeft w:val="0"/>
              <w:marRight w:val="0"/>
              <w:marTop w:val="0"/>
              <w:marBottom w:val="0"/>
              <w:divBdr>
                <w:top w:val="none" w:sz="0" w:space="0" w:color="auto"/>
                <w:left w:val="none" w:sz="0" w:space="0" w:color="auto"/>
                <w:bottom w:val="none" w:sz="0" w:space="0" w:color="auto"/>
                <w:right w:val="none" w:sz="0" w:space="0" w:color="auto"/>
              </w:divBdr>
            </w:div>
            <w:div w:id="327485416">
              <w:marLeft w:val="0"/>
              <w:marRight w:val="0"/>
              <w:marTop w:val="0"/>
              <w:marBottom w:val="0"/>
              <w:divBdr>
                <w:top w:val="none" w:sz="0" w:space="0" w:color="auto"/>
                <w:left w:val="none" w:sz="0" w:space="0" w:color="auto"/>
                <w:bottom w:val="none" w:sz="0" w:space="0" w:color="auto"/>
                <w:right w:val="none" w:sz="0" w:space="0" w:color="auto"/>
              </w:divBdr>
            </w:div>
            <w:div w:id="357707097">
              <w:marLeft w:val="0"/>
              <w:marRight w:val="0"/>
              <w:marTop w:val="0"/>
              <w:marBottom w:val="0"/>
              <w:divBdr>
                <w:top w:val="none" w:sz="0" w:space="0" w:color="auto"/>
                <w:left w:val="none" w:sz="0" w:space="0" w:color="auto"/>
                <w:bottom w:val="none" w:sz="0" w:space="0" w:color="auto"/>
                <w:right w:val="none" w:sz="0" w:space="0" w:color="auto"/>
              </w:divBdr>
            </w:div>
            <w:div w:id="437986926">
              <w:marLeft w:val="0"/>
              <w:marRight w:val="0"/>
              <w:marTop w:val="0"/>
              <w:marBottom w:val="0"/>
              <w:divBdr>
                <w:top w:val="none" w:sz="0" w:space="0" w:color="auto"/>
                <w:left w:val="none" w:sz="0" w:space="0" w:color="auto"/>
                <w:bottom w:val="none" w:sz="0" w:space="0" w:color="auto"/>
                <w:right w:val="none" w:sz="0" w:space="0" w:color="auto"/>
              </w:divBdr>
            </w:div>
            <w:div w:id="457844006">
              <w:marLeft w:val="0"/>
              <w:marRight w:val="0"/>
              <w:marTop w:val="0"/>
              <w:marBottom w:val="0"/>
              <w:divBdr>
                <w:top w:val="none" w:sz="0" w:space="0" w:color="auto"/>
                <w:left w:val="none" w:sz="0" w:space="0" w:color="auto"/>
                <w:bottom w:val="none" w:sz="0" w:space="0" w:color="auto"/>
                <w:right w:val="none" w:sz="0" w:space="0" w:color="auto"/>
              </w:divBdr>
            </w:div>
            <w:div w:id="470055585">
              <w:marLeft w:val="0"/>
              <w:marRight w:val="0"/>
              <w:marTop w:val="0"/>
              <w:marBottom w:val="0"/>
              <w:divBdr>
                <w:top w:val="none" w:sz="0" w:space="0" w:color="auto"/>
                <w:left w:val="none" w:sz="0" w:space="0" w:color="auto"/>
                <w:bottom w:val="none" w:sz="0" w:space="0" w:color="auto"/>
                <w:right w:val="none" w:sz="0" w:space="0" w:color="auto"/>
              </w:divBdr>
            </w:div>
            <w:div w:id="478232144">
              <w:marLeft w:val="0"/>
              <w:marRight w:val="0"/>
              <w:marTop w:val="0"/>
              <w:marBottom w:val="0"/>
              <w:divBdr>
                <w:top w:val="none" w:sz="0" w:space="0" w:color="auto"/>
                <w:left w:val="none" w:sz="0" w:space="0" w:color="auto"/>
                <w:bottom w:val="none" w:sz="0" w:space="0" w:color="auto"/>
                <w:right w:val="none" w:sz="0" w:space="0" w:color="auto"/>
              </w:divBdr>
            </w:div>
            <w:div w:id="481506554">
              <w:marLeft w:val="0"/>
              <w:marRight w:val="0"/>
              <w:marTop w:val="0"/>
              <w:marBottom w:val="0"/>
              <w:divBdr>
                <w:top w:val="none" w:sz="0" w:space="0" w:color="auto"/>
                <w:left w:val="none" w:sz="0" w:space="0" w:color="auto"/>
                <w:bottom w:val="none" w:sz="0" w:space="0" w:color="auto"/>
                <w:right w:val="none" w:sz="0" w:space="0" w:color="auto"/>
              </w:divBdr>
            </w:div>
            <w:div w:id="494999920">
              <w:marLeft w:val="0"/>
              <w:marRight w:val="0"/>
              <w:marTop w:val="0"/>
              <w:marBottom w:val="0"/>
              <w:divBdr>
                <w:top w:val="none" w:sz="0" w:space="0" w:color="auto"/>
                <w:left w:val="none" w:sz="0" w:space="0" w:color="auto"/>
                <w:bottom w:val="none" w:sz="0" w:space="0" w:color="auto"/>
                <w:right w:val="none" w:sz="0" w:space="0" w:color="auto"/>
              </w:divBdr>
            </w:div>
            <w:div w:id="495460139">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14005427">
              <w:marLeft w:val="0"/>
              <w:marRight w:val="0"/>
              <w:marTop w:val="0"/>
              <w:marBottom w:val="0"/>
              <w:divBdr>
                <w:top w:val="none" w:sz="0" w:space="0" w:color="auto"/>
                <w:left w:val="none" w:sz="0" w:space="0" w:color="auto"/>
                <w:bottom w:val="none" w:sz="0" w:space="0" w:color="auto"/>
                <w:right w:val="none" w:sz="0" w:space="0" w:color="auto"/>
              </w:divBdr>
            </w:div>
            <w:div w:id="530069121">
              <w:marLeft w:val="0"/>
              <w:marRight w:val="0"/>
              <w:marTop w:val="0"/>
              <w:marBottom w:val="0"/>
              <w:divBdr>
                <w:top w:val="none" w:sz="0" w:space="0" w:color="auto"/>
                <w:left w:val="none" w:sz="0" w:space="0" w:color="auto"/>
                <w:bottom w:val="none" w:sz="0" w:space="0" w:color="auto"/>
                <w:right w:val="none" w:sz="0" w:space="0" w:color="auto"/>
              </w:divBdr>
            </w:div>
            <w:div w:id="546769594">
              <w:marLeft w:val="0"/>
              <w:marRight w:val="0"/>
              <w:marTop w:val="0"/>
              <w:marBottom w:val="0"/>
              <w:divBdr>
                <w:top w:val="none" w:sz="0" w:space="0" w:color="auto"/>
                <w:left w:val="none" w:sz="0" w:space="0" w:color="auto"/>
                <w:bottom w:val="none" w:sz="0" w:space="0" w:color="auto"/>
                <w:right w:val="none" w:sz="0" w:space="0" w:color="auto"/>
              </w:divBdr>
            </w:div>
            <w:div w:id="592208826">
              <w:marLeft w:val="0"/>
              <w:marRight w:val="0"/>
              <w:marTop w:val="0"/>
              <w:marBottom w:val="0"/>
              <w:divBdr>
                <w:top w:val="none" w:sz="0" w:space="0" w:color="auto"/>
                <w:left w:val="none" w:sz="0" w:space="0" w:color="auto"/>
                <w:bottom w:val="none" w:sz="0" w:space="0" w:color="auto"/>
                <w:right w:val="none" w:sz="0" w:space="0" w:color="auto"/>
              </w:divBdr>
            </w:div>
            <w:div w:id="598636065">
              <w:marLeft w:val="0"/>
              <w:marRight w:val="0"/>
              <w:marTop w:val="0"/>
              <w:marBottom w:val="0"/>
              <w:divBdr>
                <w:top w:val="none" w:sz="0" w:space="0" w:color="auto"/>
                <w:left w:val="none" w:sz="0" w:space="0" w:color="auto"/>
                <w:bottom w:val="none" w:sz="0" w:space="0" w:color="auto"/>
                <w:right w:val="none" w:sz="0" w:space="0" w:color="auto"/>
              </w:divBdr>
            </w:div>
            <w:div w:id="600843768">
              <w:marLeft w:val="0"/>
              <w:marRight w:val="0"/>
              <w:marTop w:val="0"/>
              <w:marBottom w:val="0"/>
              <w:divBdr>
                <w:top w:val="none" w:sz="0" w:space="0" w:color="auto"/>
                <w:left w:val="none" w:sz="0" w:space="0" w:color="auto"/>
                <w:bottom w:val="none" w:sz="0" w:space="0" w:color="auto"/>
                <w:right w:val="none" w:sz="0" w:space="0" w:color="auto"/>
              </w:divBdr>
            </w:div>
            <w:div w:id="612637869">
              <w:marLeft w:val="0"/>
              <w:marRight w:val="0"/>
              <w:marTop w:val="0"/>
              <w:marBottom w:val="0"/>
              <w:divBdr>
                <w:top w:val="none" w:sz="0" w:space="0" w:color="auto"/>
                <w:left w:val="none" w:sz="0" w:space="0" w:color="auto"/>
                <w:bottom w:val="none" w:sz="0" w:space="0" w:color="auto"/>
                <w:right w:val="none" w:sz="0" w:space="0" w:color="auto"/>
              </w:divBdr>
            </w:div>
            <w:div w:id="646403272">
              <w:marLeft w:val="0"/>
              <w:marRight w:val="0"/>
              <w:marTop w:val="0"/>
              <w:marBottom w:val="0"/>
              <w:divBdr>
                <w:top w:val="none" w:sz="0" w:space="0" w:color="auto"/>
                <w:left w:val="none" w:sz="0" w:space="0" w:color="auto"/>
                <w:bottom w:val="none" w:sz="0" w:space="0" w:color="auto"/>
                <w:right w:val="none" w:sz="0" w:space="0" w:color="auto"/>
              </w:divBdr>
            </w:div>
            <w:div w:id="649209097">
              <w:marLeft w:val="0"/>
              <w:marRight w:val="0"/>
              <w:marTop w:val="0"/>
              <w:marBottom w:val="0"/>
              <w:divBdr>
                <w:top w:val="none" w:sz="0" w:space="0" w:color="auto"/>
                <w:left w:val="none" w:sz="0" w:space="0" w:color="auto"/>
                <w:bottom w:val="none" w:sz="0" w:space="0" w:color="auto"/>
                <w:right w:val="none" w:sz="0" w:space="0" w:color="auto"/>
              </w:divBdr>
            </w:div>
            <w:div w:id="654334179">
              <w:marLeft w:val="0"/>
              <w:marRight w:val="0"/>
              <w:marTop w:val="0"/>
              <w:marBottom w:val="0"/>
              <w:divBdr>
                <w:top w:val="none" w:sz="0" w:space="0" w:color="auto"/>
                <w:left w:val="none" w:sz="0" w:space="0" w:color="auto"/>
                <w:bottom w:val="none" w:sz="0" w:space="0" w:color="auto"/>
                <w:right w:val="none" w:sz="0" w:space="0" w:color="auto"/>
              </w:divBdr>
            </w:div>
            <w:div w:id="665790005">
              <w:marLeft w:val="0"/>
              <w:marRight w:val="0"/>
              <w:marTop w:val="0"/>
              <w:marBottom w:val="0"/>
              <w:divBdr>
                <w:top w:val="none" w:sz="0" w:space="0" w:color="auto"/>
                <w:left w:val="none" w:sz="0" w:space="0" w:color="auto"/>
                <w:bottom w:val="none" w:sz="0" w:space="0" w:color="auto"/>
                <w:right w:val="none" w:sz="0" w:space="0" w:color="auto"/>
              </w:divBdr>
            </w:div>
            <w:div w:id="707337040">
              <w:marLeft w:val="0"/>
              <w:marRight w:val="0"/>
              <w:marTop w:val="0"/>
              <w:marBottom w:val="0"/>
              <w:divBdr>
                <w:top w:val="none" w:sz="0" w:space="0" w:color="auto"/>
                <w:left w:val="none" w:sz="0" w:space="0" w:color="auto"/>
                <w:bottom w:val="none" w:sz="0" w:space="0" w:color="auto"/>
                <w:right w:val="none" w:sz="0" w:space="0" w:color="auto"/>
              </w:divBdr>
            </w:div>
            <w:div w:id="738019765">
              <w:marLeft w:val="0"/>
              <w:marRight w:val="0"/>
              <w:marTop w:val="0"/>
              <w:marBottom w:val="0"/>
              <w:divBdr>
                <w:top w:val="none" w:sz="0" w:space="0" w:color="auto"/>
                <w:left w:val="none" w:sz="0" w:space="0" w:color="auto"/>
                <w:bottom w:val="none" w:sz="0" w:space="0" w:color="auto"/>
                <w:right w:val="none" w:sz="0" w:space="0" w:color="auto"/>
              </w:divBdr>
            </w:div>
            <w:div w:id="766463351">
              <w:marLeft w:val="0"/>
              <w:marRight w:val="0"/>
              <w:marTop w:val="0"/>
              <w:marBottom w:val="0"/>
              <w:divBdr>
                <w:top w:val="none" w:sz="0" w:space="0" w:color="auto"/>
                <w:left w:val="none" w:sz="0" w:space="0" w:color="auto"/>
                <w:bottom w:val="none" w:sz="0" w:space="0" w:color="auto"/>
                <w:right w:val="none" w:sz="0" w:space="0" w:color="auto"/>
              </w:divBdr>
            </w:div>
            <w:div w:id="780151242">
              <w:marLeft w:val="0"/>
              <w:marRight w:val="0"/>
              <w:marTop w:val="0"/>
              <w:marBottom w:val="0"/>
              <w:divBdr>
                <w:top w:val="none" w:sz="0" w:space="0" w:color="auto"/>
                <w:left w:val="none" w:sz="0" w:space="0" w:color="auto"/>
                <w:bottom w:val="none" w:sz="0" w:space="0" w:color="auto"/>
                <w:right w:val="none" w:sz="0" w:space="0" w:color="auto"/>
              </w:divBdr>
            </w:div>
            <w:div w:id="783571678">
              <w:marLeft w:val="0"/>
              <w:marRight w:val="0"/>
              <w:marTop w:val="0"/>
              <w:marBottom w:val="0"/>
              <w:divBdr>
                <w:top w:val="none" w:sz="0" w:space="0" w:color="auto"/>
                <w:left w:val="none" w:sz="0" w:space="0" w:color="auto"/>
                <w:bottom w:val="none" w:sz="0" w:space="0" w:color="auto"/>
                <w:right w:val="none" w:sz="0" w:space="0" w:color="auto"/>
              </w:divBdr>
            </w:div>
            <w:div w:id="805466364">
              <w:marLeft w:val="0"/>
              <w:marRight w:val="0"/>
              <w:marTop w:val="0"/>
              <w:marBottom w:val="0"/>
              <w:divBdr>
                <w:top w:val="none" w:sz="0" w:space="0" w:color="auto"/>
                <w:left w:val="none" w:sz="0" w:space="0" w:color="auto"/>
                <w:bottom w:val="none" w:sz="0" w:space="0" w:color="auto"/>
                <w:right w:val="none" w:sz="0" w:space="0" w:color="auto"/>
              </w:divBdr>
            </w:div>
            <w:div w:id="819690772">
              <w:marLeft w:val="0"/>
              <w:marRight w:val="0"/>
              <w:marTop w:val="0"/>
              <w:marBottom w:val="0"/>
              <w:divBdr>
                <w:top w:val="none" w:sz="0" w:space="0" w:color="auto"/>
                <w:left w:val="none" w:sz="0" w:space="0" w:color="auto"/>
                <w:bottom w:val="none" w:sz="0" w:space="0" w:color="auto"/>
                <w:right w:val="none" w:sz="0" w:space="0" w:color="auto"/>
              </w:divBdr>
            </w:div>
            <w:div w:id="834762539">
              <w:marLeft w:val="0"/>
              <w:marRight w:val="0"/>
              <w:marTop w:val="0"/>
              <w:marBottom w:val="0"/>
              <w:divBdr>
                <w:top w:val="none" w:sz="0" w:space="0" w:color="auto"/>
                <w:left w:val="none" w:sz="0" w:space="0" w:color="auto"/>
                <w:bottom w:val="none" w:sz="0" w:space="0" w:color="auto"/>
                <w:right w:val="none" w:sz="0" w:space="0" w:color="auto"/>
              </w:divBdr>
            </w:div>
            <w:div w:id="843514379">
              <w:marLeft w:val="0"/>
              <w:marRight w:val="0"/>
              <w:marTop w:val="0"/>
              <w:marBottom w:val="0"/>
              <w:divBdr>
                <w:top w:val="none" w:sz="0" w:space="0" w:color="auto"/>
                <w:left w:val="none" w:sz="0" w:space="0" w:color="auto"/>
                <w:bottom w:val="none" w:sz="0" w:space="0" w:color="auto"/>
                <w:right w:val="none" w:sz="0" w:space="0" w:color="auto"/>
              </w:divBdr>
            </w:div>
            <w:div w:id="852114372">
              <w:marLeft w:val="0"/>
              <w:marRight w:val="0"/>
              <w:marTop w:val="0"/>
              <w:marBottom w:val="0"/>
              <w:divBdr>
                <w:top w:val="none" w:sz="0" w:space="0" w:color="auto"/>
                <w:left w:val="none" w:sz="0" w:space="0" w:color="auto"/>
                <w:bottom w:val="none" w:sz="0" w:space="0" w:color="auto"/>
                <w:right w:val="none" w:sz="0" w:space="0" w:color="auto"/>
              </w:divBdr>
            </w:div>
            <w:div w:id="854661174">
              <w:marLeft w:val="0"/>
              <w:marRight w:val="0"/>
              <w:marTop w:val="0"/>
              <w:marBottom w:val="0"/>
              <w:divBdr>
                <w:top w:val="none" w:sz="0" w:space="0" w:color="auto"/>
                <w:left w:val="none" w:sz="0" w:space="0" w:color="auto"/>
                <w:bottom w:val="none" w:sz="0" w:space="0" w:color="auto"/>
                <w:right w:val="none" w:sz="0" w:space="0" w:color="auto"/>
              </w:divBdr>
            </w:div>
            <w:div w:id="881555143">
              <w:marLeft w:val="0"/>
              <w:marRight w:val="0"/>
              <w:marTop w:val="0"/>
              <w:marBottom w:val="0"/>
              <w:divBdr>
                <w:top w:val="none" w:sz="0" w:space="0" w:color="auto"/>
                <w:left w:val="none" w:sz="0" w:space="0" w:color="auto"/>
                <w:bottom w:val="none" w:sz="0" w:space="0" w:color="auto"/>
                <w:right w:val="none" w:sz="0" w:space="0" w:color="auto"/>
              </w:divBdr>
            </w:div>
            <w:div w:id="901794303">
              <w:marLeft w:val="0"/>
              <w:marRight w:val="0"/>
              <w:marTop w:val="0"/>
              <w:marBottom w:val="0"/>
              <w:divBdr>
                <w:top w:val="none" w:sz="0" w:space="0" w:color="auto"/>
                <w:left w:val="none" w:sz="0" w:space="0" w:color="auto"/>
                <w:bottom w:val="none" w:sz="0" w:space="0" w:color="auto"/>
                <w:right w:val="none" w:sz="0" w:space="0" w:color="auto"/>
              </w:divBdr>
            </w:div>
            <w:div w:id="908618902">
              <w:marLeft w:val="0"/>
              <w:marRight w:val="0"/>
              <w:marTop w:val="0"/>
              <w:marBottom w:val="0"/>
              <w:divBdr>
                <w:top w:val="none" w:sz="0" w:space="0" w:color="auto"/>
                <w:left w:val="none" w:sz="0" w:space="0" w:color="auto"/>
                <w:bottom w:val="none" w:sz="0" w:space="0" w:color="auto"/>
                <w:right w:val="none" w:sz="0" w:space="0" w:color="auto"/>
              </w:divBdr>
            </w:div>
            <w:div w:id="937253234">
              <w:marLeft w:val="0"/>
              <w:marRight w:val="0"/>
              <w:marTop w:val="0"/>
              <w:marBottom w:val="0"/>
              <w:divBdr>
                <w:top w:val="none" w:sz="0" w:space="0" w:color="auto"/>
                <w:left w:val="none" w:sz="0" w:space="0" w:color="auto"/>
                <w:bottom w:val="none" w:sz="0" w:space="0" w:color="auto"/>
                <w:right w:val="none" w:sz="0" w:space="0" w:color="auto"/>
              </w:divBdr>
            </w:div>
            <w:div w:id="959605675">
              <w:marLeft w:val="0"/>
              <w:marRight w:val="0"/>
              <w:marTop w:val="0"/>
              <w:marBottom w:val="0"/>
              <w:divBdr>
                <w:top w:val="none" w:sz="0" w:space="0" w:color="auto"/>
                <w:left w:val="none" w:sz="0" w:space="0" w:color="auto"/>
                <w:bottom w:val="none" w:sz="0" w:space="0" w:color="auto"/>
                <w:right w:val="none" w:sz="0" w:space="0" w:color="auto"/>
              </w:divBdr>
              <w:divsChild>
                <w:div w:id="73432971">
                  <w:marLeft w:val="0"/>
                  <w:marRight w:val="0"/>
                  <w:marTop w:val="0"/>
                  <w:marBottom w:val="0"/>
                  <w:divBdr>
                    <w:top w:val="none" w:sz="0" w:space="0" w:color="auto"/>
                    <w:left w:val="none" w:sz="0" w:space="0" w:color="auto"/>
                    <w:bottom w:val="none" w:sz="0" w:space="0" w:color="auto"/>
                    <w:right w:val="none" w:sz="0" w:space="0" w:color="auto"/>
                  </w:divBdr>
                </w:div>
                <w:div w:id="73597347">
                  <w:marLeft w:val="0"/>
                  <w:marRight w:val="0"/>
                  <w:marTop w:val="0"/>
                  <w:marBottom w:val="0"/>
                  <w:divBdr>
                    <w:top w:val="none" w:sz="0" w:space="0" w:color="auto"/>
                    <w:left w:val="none" w:sz="0" w:space="0" w:color="auto"/>
                    <w:bottom w:val="none" w:sz="0" w:space="0" w:color="auto"/>
                    <w:right w:val="none" w:sz="0" w:space="0" w:color="auto"/>
                  </w:divBdr>
                </w:div>
                <w:div w:id="80107870">
                  <w:marLeft w:val="0"/>
                  <w:marRight w:val="0"/>
                  <w:marTop w:val="0"/>
                  <w:marBottom w:val="0"/>
                  <w:divBdr>
                    <w:top w:val="none" w:sz="0" w:space="0" w:color="auto"/>
                    <w:left w:val="none" w:sz="0" w:space="0" w:color="auto"/>
                    <w:bottom w:val="none" w:sz="0" w:space="0" w:color="auto"/>
                    <w:right w:val="none" w:sz="0" w:space="0" w:color="auto"/>
                  </w:divBdr>
                </w:div>
                <w:div w:id="97608189">
                  <w:marLeft w:val="0"/>
                  <w:marRight w:val="0"/>
                  <w:marTop w:val="0"/>
                  <w:marBottom w:val="0"/>
                  <w:divBdr>
                    <w:top w:val="none" w:sz="0" w:space="0" w:color="auto"/>
                    <w:left w:val="none" w:sz="0" w:space="0" w:color="auto"/>
                    <w:bottom w:val="none" w:sz="0" w:space="0" w:color="auto"/>
                    <w:right w:val="none" w:sz="0" w:space="0" w:color="auto"/>
                  </w:divBdr>
                </w:div>
                <w:div w:id="119761817">
                  <w:marLeft w:val="0"/>
                  <w:marRight w:val="0"/>
                  <w:marTop w:val="0"/>
                  <w:marBottom w:val="0"/>
                  <w:divBdr>
                    <w:top w:val="none" w:sz="0" w:space="0" w:color="auto"/>
                    <w:left w:val="none" w:sz="0" w:space="0" w:color="auto"/>
                    <w:bottom w:val="none" w:sz="0" w:space="0" w:color="auto"/>
                    <w:right w:val="none" w:sz="0" w:space="0" w:color="auto"/>
                  </w:divBdr>
                </w:div>
                <w:div w:id="172115973">
                  <w:marLeft w:val="0"/>
                  <w:marRight w:val="0"/>
                  <w:marTop w:val="0"/>
                  <w:marBottom w:val="0"/>
                  <w:divBdr>
                    <w:top w:val="none" w:sz="0" w:space="0" w:color="auto"/>
                    <w:left w:val="none" w:sz="0" w:space="0" w:color="auto"/>
                    <w:bottom w:val="none" w:sz="0" w:space="0" w:color="auto"/>
                    <w:right w:val="none" w:sz="0" w:space="0" w:color="auto"/>
                  </w:divBdr>
                </w:div>
                <w:div w:id="172305725">
                  <w:marLeft w:val="0"/>
                  <w:marRight w:val="0"/>
                  <w:marTop w:val="0"/>
                  <w:marBottom w:val="0"/>
                  <w:divBdr>
                    <w:top w:val="none" w:sz="0" w:space="0" w:color="auto"/>
                    <w:left w:val="none" w:sz="0" w:space="0" w:color="auto"/>
                    <w:bottom w:val="none" w:sz="0" w:space="0" w:color="auto"/>
                    <w:right w:val="none" w:sz="0" w:space="0" w:color="auto"/>
                  </w:divBdr>
                </w:div>
                <w:div w:id="180163394">
                  <w:marLeft w:val="0"/>
                  <w:marRight w:val="0"/>
                  <w:marTop w:val="0"/>
                  <w:marBottom w:val="0"/>
                  <w:divBdr>
                    <w:top w:val="none" w:sz="0" w:space="0" w:color="auto"/>
                    <w:left w:val="none" w:sz="0" w:space="0" w:color="auto"/>
                    <w:bottom w:val="none" w:sz="0" w:space="0" w:color="auto"/>
                    <w:right w:val="none" w:sz="0" w:space="0" w:color="auto"/>
                  </w:divBdr>
                </w:div>
                <w:div w:id="183985130">
                  <w:marLeft w:val="0"/>
                  <w:marRight w:val="0"/>
                  <w:marTop w:val="0"/>
                  <w:marBottom w:val="0"/>
                  <w:divBdr>
                    <w:top w:val="none" w:sz="0" w:space="0" w:color="auto"/>
                    <w:left w:val="none" w:sz="0" w:space="0" w:color="auto"/>
                    <w:bottom w:val="none" w:sz="0" w:space="0" w:color="auto"/>
                    <w:right w:val="none" w:sz="0" w:space="0" w:color="auto"/>
                  </w:divBdr>
                </w:div>
                <w:div w:id="241650389">
                  <w:marLeft w:val="0"/>
                  <w:marRight w:val="0"/>
                  <w:marTop w:val="0"/>
                  <w:marBottom w:val="0"/>
                  <w:divBdr>
                    <w:top w:val="none" w:sz="0" w:space="0" w:color="auto"/>
                    <w:left w:val="none" w:sz="0" w:space="0" w:color="auto"/>
                    <w:bottom w:val="none" w:sz="0" w:space="0" w:color="auto"/>
                    <w:right w:val="none" w:sz="0" w:space="0" w:color="auto"/>
                  </w:divBdr>
                </w:div>
                <w:div w:id="248120099">
                  <w:marLeft w:val="0"/>
                  <w:marRight w:val="0"/>
                  <w:marTop w:val="0"/>
                  <w:marBottom w:val="0"/>
                  <w:divBdr>
                    <w:top w:val="none" w:sz="0" w:space="0" w:color="auto"/>
                    <w:left w:val="none" w:sz="0" w:space="0" w:color="auto"/>
                    <w:bottom w:val="none" w:sz="0" w:space="0" w:color="auto"/>
                    <w:right w:val="none" w:sz="0" w:space="0" w:color="auto"/>
                  </w:divBdr>
                </w:div>
                <w:div w:id="276957403">
                  <w:marLeft w:val="0"/>
                  <w:marRight w:val="0"/>
                  <w:marTop w:val="0"/>
                  <w:marBottom w:val="0"/>
                  <w:divBdr>
                    <w:top w:val="none" w:sz="0" w:space="0" w:color="auto"/>
                    <w:left w:val="none" w:sz="0" w:space="0" w:color="auto"/>
                    <w:bottom w:val="none" w:sz="0" w:space="0" w:color="auto"/>
                    <w:right w:val="none" w:sz="0" w:space="0" w:color="auto"/>
                  </w:divBdr>
                </w:div>
                <w:div w:id="297683168">
                  <w:marLeft w:val="0"/>
                  <w:marRight w:val="0"/>
                  <w:marTop w:val="0"/>
                  <w:marBottom w:val="0"/>
                  <w:divBdr>
                    <w:top w:val="none" w:sz="0" w:space="0" w:color="auto"/>
                    <w:left w:val="none" w:sz="0" w:space="0" w:color="auto"/>
                    <w:bottom w:val="none" w:sz="0" w:space="0" w:color="auto"/>
                    <w:right w:val="none" w:sz="0" w:space="0" w:color="auto"/>
                  </w:divBdr>
                </w:div>
                <w:div w:id="321130738">
                  <w:marLeft w:val="0"/>
                  <w:marRight w:val="0"/>
                  <w:marTop w:val="0"/>
                  <w:marBottom w:val="0"/>
                  <w:divBdr>
                    <w:top w:val="none" w:sz="0" w:space="0" w:color="auto"/>
                    <w:left w:val="none" w:sz="0" w:space="0" w:color="auto"/>
                    <w:bottom w:val="none" w:sz="0" w:space="0" w:color="auto"/>
                    <w:right w:val="none" w:sz="0" w:space="0" w:color="auto"/>
                  </w:divBdr>
                </w:div>
                <w:div w:id="352538810">
                  <w:marLeft w:val="0"/>
                  <w:marRight w:val="0"/>
                  <w:marTop w:val="0"/>
                  <w:marBottom w:val="0"/>
                  <w:divBdr>
                    <w:top w:val="none" w:sz="0" w:space="0" w:color="auto"/>
                    <w:left w:val="none" w:sz="0" w:space="0" w:color="auto"/>
                    <w:bottom w:val="none" w:sz="0" w:space="0" w:color="auto"/>
                    <w:right w:val="none" w:sz="0" w:space="0" w:color="auto"/>
                  </w:divBdr>
                </w:div>
                <w:div w:id="398134137">
                  <w:marLeft w:val="0"/>
                  <w:marRight w:val="0"/>
                  <w:marTop w:val="0"/>
                  <w:marBottom w:val="0"/>
                  <w:divBdr>
                    <w:top w:val="none" w:sz="0" w:space="0" w:color="auto"/>
                    <w:left w:val="none" w:sz="0" w:space="0" w:color="auto"/>
                    <w:bottom w:val="none" w:sz="0" w:space="0" w:color="auto"/>
                    <w:right w:val="none" w:sz="0" w:space="0" w:color="auto"/>
                  </w:divBdr>
                </w:div>
                <w:div w:id="450129080">
                  <w:marLeft w:val="0"/>
                  <w:marRight w:val="0"/>
                  <w:marTop w:val="0"/>
                  <w:marBottom w:val="0"/>
                  <w:divBdr>
                    <w:top w:val="none" w:sz="0" w:space="0" w:color="auto"/>
                    <w:left w:val="none" w:sz="0" w:space="0" w:color="auto"/>
                    <w:bottom w:val="none" w:sz="0" w:space="0" w:color="auto"/>
                    <w:right w:val="none" w:sz="0" w:space="0" w:color="auto"/>
                  </w:divBdr>
                </w:div>
                <w:div w:id="527913866">
                  <w:marLeft w:val="0"/>
                  <w:marRight w:val="0"/>
                  <w:marTop w:val="0"/>
                  <w:marBottom w:val="0"/>
                  <w:divBdr>
                    <w:top w:val="none" w:sz="0" w:space="0" w:color="auto"/>
                    <w:left w:val="none" w:sz="0" w:space="0" w:color="auto"/>
                    <w:bottom w:val="none" w:sz="0" w:space="0" w:color="auto"/>
                    <w:right w:val="none" w:sz="0" w:space="0" w:color="auto"/>
                  </w:divBdr>
                </w:div>
                <w:div w:id="548807144">
                  <w:marLeft w:val="0"/>
                  <w:marRight w:val="0"/>
                  <w:marTop w:val="0"/>
                  <w:marBottom w:val="0"/>
                  <w:divBdr>
                    <w:top w:val="none" w:sz="0" w:space="0" w:color="auto"/>
                    <w:left w:val="none" w:sz="0" w:space="0" w:color="auto"/>
                    <w:bottom w:val="none" w:sz="0" w:space="0" w:color="auto"/>
                    <w:right w:val="none" w:sz="0" w:space="0" w:color="auto"/>
                  </w:divBdr>
                </w:div>
                <w:div w:id="573709373">
                  <w:marLeft w:val="0"/>
                  <w:marRight w:val="0"/>
                  <w:marTop w:val="0"/>
                  <w:marBottom w:val="0"/>
                  <w:divBdr>
                    <w:top w:val="none" w:sz="0" w:space="0" w:color="auto"/>
                    <w:left w:val="none" w:sz="0" w:space="0" w:color="auto"/>
                    <w:bottom w:val="none" w:sz="0" w:space="0" w:color="auto"/>
                    <w:right w:val="none" w:sz="0" w:space="0" w:color="auto"/>
                  </w:divBdr>
                </w:div>
                <w:div w:id="592208148">
                  <w:marLeft w:val="0"/>
                  <w:marRight w:val="0"/>
                  <w:marTop w:val="0"/>
                  <w:marBottom w:val="0"/>
                  <w:divBdr>
                    <w:top w:val="none" w:sz="0" w:space="0" w:color="auto"/>
                    <w:left w:val="none" w:sz="0" w:space="0" w:color="auto"/>
                    <w:bottom w:val="none" w:sz="0" w:space="0" w:color="auto"/>
                    <w:right w:val="none" w:sz="0" w:space="0" w:color="auto"/>
                  </w:divBdr>
                </w:div>
                <w:div w:id="604731415">
                  <w:marLeft w:val="0"/>
                  <w:marRight w:val="0"/>
                  <w:marTop w:val="0"/>
                  <w:marBottom w:val="0"/>
                  <w:divBdr>
                    <w:top w:val="none" w:sz="0" w:space="0" w:color="auto"/>
                    <w:left w:val="none" w:sz="0" w:space="0" w:color="auto"/>
                    <w:bottom w:val="none" w:sz="0" w:space="0" w:color="auto"/>
                    <w:right w:val="none" w:sz="0" w:space="0" w:color="auto"/>
                  </w:divBdr>
                </w:div>
                <w:div w:id="682971906">
                  <w:marLeft w:val="0"/>
                  <w:marRight w:val="0"/>
                  <w:marTop w:val="0"/>
                  <w:marBottom w:val="0"/>
                  <w:divBdr>
                    <w:top w:val="none" w:sz="0" w:space="0" w:color="auto"/>
                    <w:left w:val="none" w:sz="0" w:space="0" w:color="auto"/>
                    <w:bottom w:val="none" w:sz="0" w:space="0" w:color="auto"/>
                    <w:right w:val="none" w:sz="0" w:space="0" w:color="auto"/>
                  </w:divBdr>
                </w:div>
                <w:div w:id="728264193">
                  <w:marLeft w:val="0"/>
                  <w:marRight w:val="0"/>
                  <w:marTop w:val="0"/>
                  <w:marBottom w:val="0"/>
                  <w:divBdr>
                    <w:top w:val="none" w:sz="0" w:space="0" w:color="auto"/>
                    <w:left w:val="none" w:sz="0" w:space="0" w:color="auto"/>
                    <w:bottom w:val="none" w:sz="0" w:space="0" w:color="auto"/>
                    <w:right w:val="none" w:sz="0" w:space="0" w:color="auto"/>
                  </w:divBdr>
                </w:div>
                <w:div w:id="754398772">
                  <w:marLeft w:val="0"/>
                  <w:marRight w:val="0"/>
                  <w:marTop w:val="0"/>
                  <w:marBottom w:val="0"/>
                  <w:divBdr>
                    <w:top w:val="none" w:sz="0" w:space="0" w:color="auto"/>
                    <w:left w:val="none" w:sz="0" w:space="0" w:color="auto"/>
                    <w:bottom w:val="none" w:sz="0" w:space="0" w:color="auto"/>
                    <w:right w:val="none" w:sz="0" w:space="0" w:color="auto"/>
                  </w:divBdr>
                </w:div>
                <w:div w:id="784275276">
                  <w:marLeft w:val="0"/>
                  <w:marRight w:val="0"/>
                  <w:marTop w:val="0"/>
                  <w:marBottom w:val="0"/>
                  <w:divBdr>
                    <w:top w:val="none" w:sz="0" w:space="0" w:color="auto"/>
                    <w:left w:val="none" w:sz="0" w:space="0" w:color="auto"/>
                    <w:bottom w:val="none" w:sz="0" w:space="0" w:color="auto"/>
                    <w:right w:val="none" w:sz="0" w:space="0" w:color="auto"/>
                  </w:divBdr>
                </w:div>
                <w:div w:id="816992007">
                  <w:marLeft w:val="0"/>
                  <w:marRight w:val="0"/>
                  <w:marTop w:val="0"/>
                  <w:marBottom w:val="0"/>
                  <w:divBdr>
                    <w:top w:val="none" w:sz="0" w:space="0" w:color="auto"/>
                    <w:left w:val="none" w:sz="0" w:space="0" w:color="auto"/>
                    <w:bottom w:val="none" w:sz="0" w:space="0" w:color="auto"/>
                    <w:right w:val="none" w:sz="0" w:space="0" w:color="auto"/>
                  </w:divBdr>
                </w:div>
                <w:div w:id="843325462">
                  <w:marLeft w:val="0"/>
                  <w:marRight w:val="0"/>
                  <w:marTop w:val="0"/>
                  <w:marBottom w:val="0"/>
                  <w:divBdr>
                    <w:top w:val="none" w:sz="0" w:space="0" w:color="auto"/>
                    <w:left w:val="none" w:sz="0" w:space="0" w:color="auto"/>
                    <w:bottom w:val="none" w:sz="0" w:space="0" w:color="auto"/>
                    <w:right w:val="none" w:sz="0" w:space="0" w:color="auto"/>
                  </w:divBdr>
                </w:div>
                <w:div w:id="858736940">
                  <w:marLeft w:val="0"/>
                  <w:marRight w:val="0"/>
                  <w:marTop w:val="0"/>
                  <w:marBottom w:val="0"/>
                  <w:divBdr>
                    <w:top w:val="none" w:sz="0" w:space="0" w:color="auto"/>
                    <w:left w:val="none" w:sz="0" w:space="0" w:color="auto"/>
                    <w:bottom w:val="none" w:sz="0" w:space="0" w:color="auto"/>
                    <w:right w:val="none" w:sz="0" w:space="0" w:color="auto"/>
                  </w:divBdr>
                </w:div>
                <w:div w:id="859777885">
                  <w:marLeft w:val="0"/>
                  <w:marRight w:val="0"/>
                  <w:marTop w:val="0"/>
                  <w:marBottom w:val="0"/>
                  <w:divBdr>
                    <w:top w:val="none" w:sz="0" w:space="0" w:color="auto"/>
                    <w:left w:val="none" w:sz="0" w:space="0" w:color="auto"/>
                    <w:bottom w:val="none" w:sz="0" w:space="0" w:color="auto"/>
                    <w:right w:val="none" w:sz="0" w:space="0" w:color="auto"/>
                  </w:divBdr>
                </w:div>
                <w:div w:id="862521797">
                  <w:marLeft w:val="0"/>
                  <w:marRight w:val="0"/>
                  <w:marTop w:val="0"/>
                  <w:marBottom w:val="0"/>
                  <w:divBdr>
                    <w:top w:val="none" w:sz="0" w:space="0" w:color="auto"/>
                    <w:left w:val="none" w:sz="0" w:space="0" w:color="auto"/>
                    <w:bottom w:val="none" w:sz="0" w:space="0" w:color="auto"/>
                    <w:right w:val="none" w:sz="0" w:space="0" w:color="auto"/>
                  </w:divBdr>
                </w:div>
                <w:div w:id="896204981">
                  <w:marLeft w:val="0"/>
                  <w:marRight w:val="0"/>
                  <w:marTop w:val="0"/>
                  <w:marBottom w:val="0"/>
                  <w:divBdr>
                    <w:top w:val="none" w:sz="0" w:space="0" w:color="auto"/>
                    <w:left w:val="none" w:sz="0" w:space="0" w:color="auto"/>
                    <w:bottom w:val="none" w:sz="0" w:space="0" w:color="auto"/>
                    <w:right w:val="none" w:sz="0" w:space="0" w:color="auto"/>
                  </w:divBdr>
                </w:div>
                <w:div w:id="903372436">
                  <w:marLeft w:val="0"/>
                  <w:marRight w:val="0"/>
                  <w:marTop w:val="0"/>
                  <w:marBottom w:val="0"/>
                  <w:divBdr>
                    <w:top w:val="none" w:sz="0" w:space="0" w:color="auto"/>
                    <w:left w:val="none" w:sz="0" w:space="0" w:color="auto"/>
                    <w:bottom w:val="none" w:sz="0" w:space="0" w:color="auto"/>
                    <w:right w:val="none" w:sz="0" w:space="0" w:color="auto"/>
                  </w:divBdr>
                </w:div>
                <w:div w:id="922563567">
                  <w:marLeft w:val="0"/>
                  <w:marRight w:val="0"/>
                  <w:marTop w:val="0"/>
                  <w:marBottom w:val="0"/>
                  <w:divBdr>
                    <w:top w:val="none" w:sz="0" w:space="0" w:color="auto"/>
                    <w:left w:val="none" w:sz="0" w:space="0" w:color="auto"/>
                    <w:bottom w:val="none" w:sz="0" w:space="0" w:color="auto"/>
                    <w:right w:val="none" w:sz="0" w:space="0" w:color="auto"/>
                  </w:divBdr>
                </w:div>
                <w:div w:id="929312793">
                  <w:marLeft w:val="0"/>
                  <w:marRight w:val="0"/>
                  <w:marTop w:val="0"/>
                  <w:marBottom w:val="0"/>
                  <w:divBdr>
                    <w:top w:val="none" w:sz="0" w:space="0" w:color="auto"/>
                    <w:left w:val="none" w:sz="0" w:space="0" w:color="auto"/>
                    <w:bottom w:val="none" w:sz="0" w:space="0" w:color="auto"/>
                    <w:right w:val="none" w:sz="0" w:space="0" w:color="auto"/>
                  </w:divBdr>
                </w:div>
                <w:div w:id="979193592">
                  <w:marLeft w:val="0"/>
                  <w:marRight w:val="0"/>
                  <w:marTop w:val="0"/>
                  <w:marBottom w:val="0"/>
                  <w:divBdr>
                    <w:top w:val="none" w:sz="0" w:space="0" w:color="auto"/>
                    <w:left w:val="none" w:sz="0" w:space="0" w:color="auto"/>
                    <w:bottom w:val="none" w:sz="0" w:space="0" w:color="auto"/>
                    <w:right w:val="none" w:sz="0" w:space="0" w:color="auto"/>
                  </w:divBdr>
                </w:div>
                <w:div w:id="986785583">
                  <w:marLeft w:val="0"/>
                  <w:marRight w:val="0"/>
                  <w:marTop w:val="0"/>
                  <w:marBottom w:val="0"/>
                  <w:divBdr>
                    <w:top w:val="none" w:sz="0" w:space="0" w:color="auto"/>
                    <w:left w:val="none" w:sz="0" w:space="0" w:color="auto"/>
                    <w:bottom w:val="none" w:sz="0" w:space="0" w:color="auto"/>
                    <w:right w:val="none" w:sz="0" w:space="0" w:color="auto"/>
                  </w:divBdr>
                </w:div>
                <w:div w:id="987635398">
                  <w:marLeft w:val="0"/>
                  <w:marRight w:val="0"/>
                  <w:marTop w:val="0"/>
                  <w:marBottom w:val="0"/>
                  <w:divBdr>
                    <w:top w:val="none" w:sz="0" w:space="0" w:color="auto"/>
                    <w:left w:val="none" w:sz="0" w:space="0" w:color="auto"/>
                    <w:bottom w:val="none" w:sz="0" w:space="0" w:color="auto"/>
                    <w:right w:val="none" w:sz="0" w:space="0" w:color="auto"/>
                  </w:divBdr>
                </w:div>
                <w:div w:id="1042629604">
                  <w:marLeft w:val="0"/>
                  <w:marRight w:val="0"/>
                  <w:marTop w:val="0"/>
                  <w:marBottom w:val="0"/>
                  <w:divBdr>
                    <w:top w:val="none" w:sz="0" w:space="0" w:color="auto"/>
                    <w:left w:val="none" w:sz="0" w:space="0" w:color="auto"/>
                    <w:bottom w:val="none" w:sz="0" w:space="0" w:color="auto"/>
                    <w:right w:val="none" w:sz="0" w:space="0" w:color="auto"/>
                  </w:divBdr>
                </w:div>
                <w:div w:id="1066295255">
                  <w:marLeft w:val="0"/>
                  <w:marRight w:val="0"/>
                  <w:marTop w:val="0"/>
                  <w:marBottom w:val="0"/>
                  <w:divBdr>
                    <w:top w:val="none" w:sz="0" w:space="0" w:color="auto"/>
                    <w:left w:val="none" w:sz="0" w:space="0" w:color="auto"/>
                    <w:bottom w:val="none" w:sz="0" w:space="0" w:color="auto"/>
                    <w:right w:val="none" w:sz="0" w:space="0" w:color="auto"/>
                  </w:divBdr>
                </w:div>
                <w:div w:id="1088886630">
                  <w:marLeft w:val="0"/>
                  <w:marRight w:val="0"/>
                  <w:marTop w:val="0"/>
                  <w:marBottom w:val="0"/>
                  <w:divBdr>
                    <w:top w:val="none" w:sz="0" w:space="0" w:color="auto"/>
                    <w:left w:val="none" w:sz="0" w:space="0" w:color="auto"/>
                    <w:bottom w:val="none" w:sz="0" w:space="0" w:color="auto"/>
                    <w:right w:val="none" w:sz="0" w:space="0" w:color="auto"/>
                  </w:divBdr>
                </w:div>
                <w:div w:id="1104574233">
                  <w:marLeft w:val="0"/>
                  <w:marRight w:val="0"/>
                  <w:marTop w:val="0"/>
                  <w:marBottom w:val="0"/>
                  <w:divBdr>
                    <w:top w:val="none" w:sz="0" w:space="0" w:color="auto"/>
                    <w:left w:val="none" w:sz="0" w:space="0" w:color="auto"/>
                    <w:bottom w:val="none" w:sz="0" w:space="0" w:color="auto"/>
                    <w:right w:val="none" w:sz="0" w:space="0" w:color="auto"/>
                  </w:divBdr>
                </w:div>
                <w:div w:id="1110932761">
                  <w:marLeft w:val="0"/>
                  <w:marRight w:val="0"/>
                  <w:marTop w:val="0"/>
                  <w:marBottom w:val="0"/>
                  <w:divBdr>
                    <w:top w:val="none" w:sz="0" w:space="0" w:color="auto"/>
                    <w:left w:val="none" w:sz="0" w:space="0" w:color="auto"/>
                    <w:bottom w:val="none" w:sz="0" w:space="0" w:color="auto"/>
                    <w:right w:val="none" w:sz="0" w:space="0" w:color="auto"/>
                  </w:divBdr>
                </w:div>
                <w:div w:id="1290820428">
                  <w:marLeft w:val="0"/>
                  <w:marRight w:val="0"/>
                  <w:marTop w:val="0"/>
                  <w:marBottom w:val="0"/>
                  <w:divBdr>
                    <w:top w:val="none" w:sz="0" w:space="0" w:color="auto"/>
                    <w:left w:val="none" w:sz="0" w:space="0" w:color="auto"/>
                    <w:bottom w:val="none" w:sz="0" w:space="0" w:color="auto"/>
                    <w:right w:val="none" w:sz="0" w:space="0" w:color="auto"/>
                  </w:divBdr>
                </w:div>
                <w:div w:id="1373457009">
                  <w:marLeft w:val="0"/>
                  <w:marRight w:val="0"/>
                  <w:marTop w:val="0"/>
                  <w:marBottom w:val="0"/>
                  <w:divBdr>
                    <w:top w:val="none" w:sz="0" w:space="0" w:color="auto"/>
                    <w:left w:val="none" w:sz="0" w:space="0" w:color="auto"/>
                    <w:bottom w:val="none" w:sz="0" w:space="0" w:color="auto"/>
                    <w:right w:val="none" w:sz="0" w:space="0" w:color="auto"/>
                  </w:divBdr>
                </w:div>
                <w:div w:id="1383285004">
                  <w:marLeft w:val="0"/>
                  <w:marRight w:val="0"/>
                  <w:marTop w:val="0"/>
                  <w:marBottom w:val="0"/>
                  <w:divBdr>
                    <w:top w:val="none" w:sz="0" w:space="0" w:color="auto"/>
                    <w:left w:val="none" w:sz="0" w:space="0" w:color="auto"/>
                    <w:bottom w:val="none" w:sz="0" w:space="0" w:color="auto"/>
                    <w:right w:val="none" w:sz="0" w:space="0" w:color="auto"/>
                  </w:divBdr>
                </w:div>
                <w:div w:id="1407992045">
                  <w:marLeft w:val="0"/>
                  <w:marRight w:val="0"/>
                  <w:marTop w:val="0"/>
                  <w:marBottom w:val="0"/>
                  <w:divBdr>
                    <w:top w:val="none" w:sz="0" w:space="0" w:color="auto"/>
                    <w:left w:val="none" w:sz="0" w:space="0" w:color="auto"/>
                    <w:bottom w:val="none" w:sz="0" w:space="0" w:color="auto"/>
                    <w:right w:val="none" w:sz="0" w:space="0" w:color="auto"/>
                  </w:divBdr>
                </w:div>
                <w:div w:id="1488086686">
                  <w:marLeft w:val="0"/>
                  <w:marRight w:val="0"/>
                  <w:marTop w:val="0"/>
                  <w:marBottom w:val="0"/>
                  <w:divBdr>
                    <w:top w:val="none" w:sz="0" w:space="0" w:color="auto"/>
                    <w:left w:val="none" w:sz="0" w:space="0" w:color="auto"/>
                    <w:bottom w:val="none" w:sz="0" w:space="0" w:color="auto"/>
                    <w:right w:val="none" w:sz="0" w:space="0" w:color="auto"/>
                  </w:divBdr>
                </w:div>
                <w:div w:id="1495298696">
                  <w:marLeft w:val="0"/>
                  <w:marRight w:val="0"/>
                  <w:marTop w:val="0"/>
                  <w:marBottom w:val="0"/>
                  <w:divBdr>
                    <w:top w:val="none" w:sz="0" w:space="0" w:color="auto"/>
                    <w:left w:val="none" w:sz="0" w:space="0" w:color="auto"/>
                    <w:bottom w:val="none" w:sz="0" w:space="0" w:color="auto"/>
                    <w:right w:val="none" w:sz="0" w:space="0" w:color="auto"/>
                  </w:divBdr>
                </w:div>
                <w:div w:id="1513449058">
                  <w:marLeft w:val="0"/>
                  <w:marRight w:val="0"/>
                  <w:marTop w:val="0"/>
                  <w:marBottom w:val="0"/>
                  <w:divBdr>
                    <w:top w:val="none" w:sz="0" w:space="0" w:color="auto"/>
                    <w:left w:val="none" w:sz="0" w:space="0" w:color="auto"/>
                    <w:bottom w:val="none" w:sz="0" w:space="0" w:color="auto"/>
                    <w:right w:val="none" w:sz="0" w:space="0" w:color="auto"/>
                  </w:divBdr>
                </w:div>
                <w:div w:id="1539315715">
                  <w:marLeft w:val="0"/>
                  <w:marRight w:val="0"/>
                  <w:marTop w:val="0"/>
                  <w:marBottom w:val="0"/>
                  <w:divBdr>
                    <w:top w:val="none" w:sz="0" w:space="0" w:color="auto"/>
                    <w:left w:val="none" w:sz="0" w:space="0" w:color="auto"/>
                    <w:bottom w:val="none" w:sz="0" w:space="0" w:color="auto"/>
                    <w:right w:val="none" w:sz="0" w:space="0" w:color="auto"/>
                  </w:divBdr>
                </w:div>
                <w:div w:id="1539853034">
                  <w:marLeft w:val="0"/>
                  <w:marRight w:val="0"/>
                  <w:marTop w:val="0"/>
                  <w:marBottom w:val="0"/>
                  <w:divBdr>
                    <w:top w:val="none" w:sz="0" w:space="0" w:color="auto"/>
                    <w:left w:val="none" w:sz="0" w:space="0" w:color="auto"/>
                    <w:bottom w:val="none" w:sz="0" w:space="0" w:color="auto"/>
                    <w:right w:val="none" w:sz="0" w:space="0" w:color="auto"/>
                  </w:divBdr>
                </w:div>
                <w:div w:id="1556356584">
                  <w:marLeft w:val="0"/>
                  <w:marRight w:val="0"/>
                  <w:marTop w:val="0"/>
                  <w:marBottom w:val="0"/>
                  <w:divBdr>
                    <w:top w:val="none" w:sz="0" w:space="0" w:color="auto"/>
                    <w:left w:val="none" w:sz="0" w:space="0" w:color="auto"/>
                    <w:bottom w:val="none" w:sz="0" w:space="0" w:color="auto"/>
                    <w:right w:val="none" w:sz="0" w:space="0" w:color="auto"/>
                  </w:divBdr>
                </w:div>
                <w:div w:id="1561285490">
                  <w:marLeft w:val="0"/>
                  <w:marRight w:val="0"/>
                  <w:marTop w:val="0"/>
                  <w:marBottom w:val="0"/>
                  <w:divBdr>
                    <w:top w:val="none" w:sz="0" w:space="0" w:color="auto"/>
                    <w:left w:val="none" w:sz="0" w:space="0" w:color="auto"/>
                    <w:bottom w:val="none" w:sz="0" w:space="0" w:color="auto"/>
                    <w:right w:val="none" w:sz="0" w:space="0" w:color="auto"/>
                  </w:divBdr>
                </w:div>
                <w:div w:id="1580557668">
                  <w:marLeft w:val="0"/>
                  <w:marRight w:val="0"/>
                  <w:marTop w:val="0"/>
                  <w:marBottom w:val="0"/>
                  <w:divBdr>
                    <w:top w:val="none" w:sz="0" w:space="0" w:color="auto"/>
                    <w:left w:val="none" w:sz="0" w:space="0" w:color="auto"/>
                    <w:bottom w:val="none" w:sz="0" w:space="0" w:color="auto"/>
                    <w:right w:val="none" w:sz="0" w:space="0" w:color="auto"/>
                  </w:divBdr>
                </w:div>
                <w:div w:id="1584879302">
                  <w:marLeft w:val="0"/>
                  <w:marRight w:val="0"/>
                  <w:marTop w:val="0"/>
                  <w:marBottom w:val="0"/>
                  <w:divBdr>
                    <w:top w:val="none" w:sz="0" w:space="0" w:color="auto"/>
                    <w:left w:val="none" w:sz="0" w:space="0" w:color="auto"/>
                    <w:bottom w:val="none" w:sz="0" w:space="0" w:color="auto"/>
                    <w:right w:val="none" w:sz="0" w:space="0" w:color="auto"/>
                  </w:divBdr>
                </w:div>
                <w:div w:id="1613173188">
                  <w:marLeft w:val="0"/>
                  <w:marRight w:val="0"/>
                  <w:marTop w:val="0"/>
                  <w:marBottom w:val="0"/>
                  <w:divBdr>
                    <w:top w:val="none" w:sz="0" w:space="0" w:color="auto"/>
                    <w:left w:val="none" w:sz="0" w:space="0" w:color="auto"/>
                    <w:bottom w:val="none" w:sz="0" w:space="0" w:color="auto"/>
                    <w:right w:val="none" w:sz="0" w:space="0" w:color="auto"/>
                  </w:divBdr>
                </w:div>
                <w:div w:id="1614824580">
                  <w:marLeft w:val="0"/>
                  <w:marRight w:val="0"/>
                  <w:marTop w:val="0"/>
                  <w:marBottom w:val="0"/>
                  <w:divBdr>
                    <w:top w:val="none" w:sz="0" w:space="0" w:color="auto"/>
                    <w:left w:val="none" w:sz="0" w:space="0" w:color="auto"/>
                    <w:bottom w:val="none" w:sz="0" w:space="0" w:color="auto"/>
                    <w:right w:val="none" w:sz="0" w:space="0" w:color="auto"/>
                  </w:divBdr>
                </w:div>
                <w:div w:id="1659116122">
                  <w:marLeft w:val="0"/>
                  <w:marRight w:val="0"/>
                  <w:marTop w:val="0"/>
                  <w:marBottom w:val="0"/>
                  <w:divBdr>
                    <w:top w:val="none" w:sz="0" w:space="0" w:color="auto"/>
                    <w:left w:val="none" w:sz="0" w:space="0" w:color="auto"/>
                    <w:bottom w:val="none" w:sz="0" w:space="0" w:color="auto"/>
                    <w:right w:val="none" w:sz="0" w:space="0" w:color="auto"/>
                  </w:divBdr>
                </w:div>
                <w:div w:id="1670331704">
                  <w:marLeft w:val="0"/>
                  <w:marRight w:val="0"/>
                  <w:marTop w:val="0"/>
                  <w:marBottom w:val="0"/>
                  <w:divBdr>
                    <w:top w:val="none" w:sz="0" w:space="0" w:color="auto"/>
                    <w:left w:val="none" w:sz="0" w:space="0" w:color="auto"/>
                    <w:bottom w:val="none" w:sz="0" w:space="0" w:color="auto"/>
                    <w:right w:val="none" w:sz="0" w:space="0" w:color="auto"/>
                  </w:divBdr>
                </w:div>
                <w:div w:id="1697344148">
                  <w:marLeft w:val="0"/>
                  <w:marRight w:val="0"/>
                  <w:marTop w:val="0"/>
                  <w:marBottom w:val="0"/>
                  <w:divBdr>
                    <w:top w:val="none" w:sz="0" w:space="0" w:color="auto"/>
                    <w:left w:val="none" w:sz="0" w:space="0" w:color="auto"/>
                    <w:bottom w:val="none" w:sz="0" w:space="0" w:color="auto"/>
                    <w:right w:val="none" w:sz="0" w:space="0" w:color="auto"/>
                  </w:divBdr>
                </w:div>
                <w:div w:id="1722090284">
                  <w:marLeft w:val="0"/>
                  <w:marRight w:val="0"/>
                  <w:marTop w:val="0"/>
                  <w:marBottom w:val="0"/>
                  <w:divBdr>
                    <w:top w:val="none" w:sz="0" w:space="0" w:color="auto"/>
                    <w:left w:val="none" w:sz="0" w:space="0" w:color="auto"/>
                    <w:bottom w:val="none" w:sz="0" w:space="0" w:color="auto"/>
                    <w:right w:val="none" w:sz="0" w:space="0" w:color="auto"/>
                  </w:divBdr>
                </w:div>
                <w:div w:id="1775589590">
                  <w:marLeft w:val="0"/>
                  <w:marRight w:val="0"/>
                  <w:marTop w:val="0"/>
                  <w:marBottom w:val="0"/>
                  <w:divBdr>
                    <w:top w:val="none" w:sz="0" w:space="0" w:color="auto"/>
                    <w:left w:val="none" w:sz="0" w:space="0" w:color="auto"/>
                    <w:bottom w:val="none" w:sz="0" w:space="0" w:color="auto"/>
                    <w:right w:val="none" w:sz="0" w:space="0" w:color="auto"/>
                  </w:divBdr>
                </w:div>
                <w:div w:id="1786196044">
                  <w:marLeft w:val="0"/>
                  <w:marRight w:val="0"/>
                  <w:marTop w:val="0"/>
                  <w:marBottom w:val="0"/>
                  <w:divBdr>
                    <w:top w:val="none" w:sz="0" w:space="0" w:color="auto"/>
                    <w:left w:val="none" w:sz="0" w:space="0" w:color="auto"/>
                    <w:bottom w:val="none" w:sz="0" w:space="0" w:color="auto"/>
                    <w:right w:val="none" w:sz="0" w:space="0" w:color="auto"/>
                  </w:divBdr>
                </w:div>
                <w:div w:id="1803036633">
                  <w:marLeft w:val="0"/>
                  <w:marRight w:val="0"/>
                  <w:marTop w:val="0"/>
                  <w:marBottom w:val="0"/>
                  <w:divBdr>
                    <w:top w:val="none" w:sz="0" w:space="0" w:color="auto"/>
                    <w:left w:val="none" w:sz="0" w:space="0" w:color="auto"/>
                    <w:bottom w:val="none" w:sz="0" w:space="0" w:color="auto"/>
                    <w:right w:val="none" w:sz="0" w:space="0" w:color="auto"/>
                  </w:divBdr>
                </w:div>
                <w:div w:id="1823227656">
                  <w:marLeft w:val="0"/>
                  <w:marRight w:val="0"/>
                  <w:marTop w:val="0"/>
                  <w:marBottom w:val="0"/>
                  <w:divBdr>
                    <w:top w:val="none" w:sz="0" w:space="0" w:color="auto"/>
                    <w:left w:val="none" w:sz="0" w:space="0" w:color="auto"/>
                    <w:bottom w:val="none" w:sz="0" w:space="0" w:color="auto"/>
                    <w:right w:val="none" w:sz="0" w:space="0" w:color="auto"/>
                  </w:divBdr>
                </w:div>
                <w:div w:id="1864903716">
                  <w:marLeft w:val="0"/>
                  <w:marRight w:val="0"/>
                  <w:marTop w:val="0"/>
                  <w:marBottom w:val="0"/>
                  <w:divBdr>
                    <w:top w:val="none" w:sz="0" w:space="0" w:color="auto"/>
                    <w:left w:val="none" w:sz="0" w:space="0" w:color="auto"/>
                    <w:bottom w:val="none" w:sz="0" w:space="0" w:color="auto"/>
                    <w:right w:val="none" w:sz="0" w:space="0" w:color="auto"/>
                  </w:divBdr>
                </w:div>
                <w:div w:id="1870290309">
                  <w:marLeft w:val="0"/>
                  <w:marRight w:val="0"/>
                  <w:marTop w:val="0"/>
                  <w:marBottom w:val="0"/>
                  <w:divBdr>
                    <w:top w:val="none" w:sz="0" w:space="0" w:color="auto"/>
                    <w:left w:val="none" w:sz="0" w:space="0" w:color="auto"/>
                    <w:bottom w:val="none" w:sz="0" w:space="0" w:color="auto"/>
                    <w:right w:val="none" w:sz="0" w:space="0" w:color="auto"/>
                  </w:divBdr>
                </w:div>
                <w:div w:id="1871264446">
                  <w:marLeft w:val="0"/>
                  <w:marRight w:val="0"/>
                  <w:marTop w:val="0"/>
                  <w:marBottom w:val="0"/>
                  <w:divBdr>
                    <w:top w:val="none" w:sz="0" w:space="0" w:color="auto"/>
                    <w:left w:val="none" w:sz="0" w:space="0" w:color="auto"/>
                    <w:bottom w:val="none" w:sz="0" w:space="0" w:color="auto"/>
                    <w:right w:val="none" w:sz="0" w:space="0" w:color="auto"/>
                  </w:divBdr>
                </w:div>
                <w:div w:id="1882285256">
                  <w:marLeft w:val="0"/>
                  <w:marRight w:val="0"/>
                  <w:marTop w:val="0"/>
                  <w:marBottom w:val="0"/>
                  <w:divBdr>
                    <w:top w:val="none" w:sz="0" w:space="0" w:color="auto"/>
                    <w:left w:val="none" w:sz="0" w:space="0" w:color="auto"/>
                    <w:bottom w:val="none" w:sz="0" w:space="0" w:color="auto"/>
                    <w:right w:val="none" w:sz="0" w:space="0" w:color="auto"/>
                  </w:divBdr>
                </w:div>
                <w:div w:id="1885826639">
                  <w:marLeft w:val="0"/>
                  <w:marRight w:val="0"/>
                  <w:marTop w:val="0"/>
                  <w:marBottom w:val="0"/>
                  <w:divBdr>
                    <w:top w:val="none" w:sz="0" w:space="0" w:color="auto"/>
                    <w:left w:val="none" w:sz="0" w:space="0" w:color="auto"/>
                    <w:bottom w:val="none" w:sz="0" w:space="0" w:color="auto"/>
                    <w:right w:val="none" w:sz="0" w:space="0" w:color="auto"/>
                  </w:divBdr>
                </w:div>
                <w:div w:id="1893956216">
                  <w:marLeft w:val="0"/>
                  <w:marRight w:val="0"/>
                  <w:marTop w:val="0"/>
                  <w:marBottom w:val="0"/>
                  <w:divBdr>
                    <w:top w:val="none" w:sz="0" w:space="0" w:color="auto"/>
                    <w:left w:val="none" w:sz="0" w:space="0" w:color="auto"/>
                    <w:bottom w:val="none" w:sz="0" w:space="0" w:color="auto"/>
                    <w:right w:val="none" w:sz="0" w:space="0" w:color="auto"/>
                  </w:divBdr>
                </w:div>
                <w:div w:id="1922719280">
                  <w:marLeft w:val="0"/>
                  <w:marRight w:val="0"/>
                  <w:marTop w:val="0"/>
                  <w:marBottom w:val="0"/>
                  <w:divBdr>
                    <w:top w:val="none" w:sz="0" w:space="0" w:color="auto"/>
                    <w:left w:val="none" w:sz="0" w:space="0" w:color="auto"/>
                    <w:bottom w:val="none" w:sz="0" w:space="0" w:color="auto"/>
                    <w:right w:val="none" w:sz="0" w:space="0" w:color="auto"/>
                  </w:divBdr>
                </w:div>
                <w:div w:id="1927034688">
                  <w:marLeft w:val="0"/>
                  <w:marRight w:val="0"/>
                  <w:marTop w:val="0"/>
                  <w:marBottom w:val="0"/>
                  <w:divBdr>
                    <w:top w:val="none" w:sz="0" w:space="0" w:color="auto"/>
                    <w:left w:val="none" w:sz="0" w:space="0" w:color="auto"/>
                    <w:bottom w:val="none" w:sz="0" w:space="0" w:color="auto"/>
                    <w:right w:val="none" w:sz="0" w:space="0" w:color="auto"/>
                  </w:divBdr>
                </w:div>
                <w:div w:id="1942371093">
                  <w:marLeft w:val="0"/>
                  <w:marRight w:val="0"/>
                  <w:marTop w:val="0"/>
                  <w:marBottom w:val="0"/>
                  <w:divBdr>
                    <w:top w:val="none" w:sz="0" w:space="0" w:color="auto"/>
                    <w:left w:val="none" w:sz="0" w:space="0" w:color="auto"/>
                    <w:bottom w:val="none" w:sz="0" w:space="0" w:color="auto"/>
                    <w:right w:val="none" w:sz="0" w:space="0" w:color="auto"/>
                  </w:divBdr>
                </w:div>
                <w:div w:id="1945185833">
                  <w:marLeft w:val="0"/>
                  <w:marRight w:val="0"/>
                  <w:marTop w:val="0"/>
                  <w:marBottom w:val="0"/>
                  <w:divBdr>
                    <w:top w:val="none" w:sz="0" w:space="0" w:color="auto"/>
                    <w:left w:val="none" w:sz="0" w:space="0" w:color="auto"/>
                    <w:bottom w:val="none" w:sz="0" w:space="0" w:color="auto"/>
                    <w:right w:val="none" w:sz="0" w:space="0" w:color="auto"/>
                  </w:divBdr>
                </w:div>
                <w:div w:id="1948729224">
                  <w:marLeft w:val="0"/>
                  <w:marRight w:val="0"/>
                  <w:marTop w:val="0"/>
                  <w:marBottom w:val="0"/>
                  <w:divBdr>
                    <w:top w:val="none" w:sz="0" w:space="0" w:color="auto"/>
                    <w:left w:val="none" w:sz="0" w:space="0" w:color="auto"/>
                    <w:bottom w:val="none" w:sz="0" w:space="0" w:color="auto"/>
                    <w:right w:val="none" w:sz="0" w:space="0" w:color="auto"/>
                  </w:divBdr>
                </w:div>
                <w:div w:id="2023580255">
                  <w:marLeft w:val="0"/>
                  <w:marRight w:val="0"/>
                  <w:marTop w:val="0"/>
                  <w:marBottom w:val="0"/>
                  <w:divBdr>
                    <w:top w:val="none" w:sz="0" w:space="0" w:color="auto"/>
                    <w:left w:val="none" w:sz="0" w:space="0" w:color="auto"/>
                    <w:bottom w:val="none" w:sz="0" w:space="0" w:color="auto"/>
                    <w:right w:val="none" w:sz="0" w:space="0" w:color="auto"/>
                  </w:divBdr>
                </w:div>
                <w:div w:id="2035418146">
                  <w:marLeft w:val="0"/>
                  <w:marRight w:val="0"/>
                  <w:marTop w:val="0"/>
                  <w:marBottom w:val="0"/>
                  <w:divBdr>
                    <w:top w:val="none" w:sz="0" w:space="0" w:color="auto"/>
                    <w:left w:val="none" w:sz="0" w:space="0" w:color="auto"/>
                    <w:bottom w:val="none" w:sz="0" w:space="0" w:color="auto"/>
                    <w:right w:val="none" w:sz="0" w:space="0" w:color="auto"/>
                  </w:divBdr>
                </w:div>
                <w:div w:id="2060860722">
                  <w:marLeft w:val="0"/>
                  <w:marRight w:val="0"/>
                  <w:marTop w:val="0"/>
                  <w:marBottom w:val="0"/>
                  <w:divBdr>
                    <w:top w:val="none" w:sz="0" w:space="0" w:color="auto"/>
                    <w:left w:val="none" w:sz="0" w:space="0" w:color="auto"/>
                    <w:bottom w:val="none" w:sz="0" w:space="0" w:color="auto"/>
                    <w:right w:val="none" w:sz="0" w:space="0" w:color="auto"/>
                  </w:divBdr>
                </w:div>
                <w:div w:id="2119131479">
                  <w:marLeft w:val="0"/>
                  <w:marRight w:val="0"/>
                  <w:marTop w:val="0"/>
                  <w:marBottom w:val="0"/>
                  <w:divBdr>
                    <w:top w:val="none" w:sz="0" w:space="0" w:color="auto"/>
                    <w:left w:val="none" w:sz="0" w:space="0" w:color="auto"/>
                    <w:bottom w:val="none" w:sz="0" w:space="0" w:color="auto"/>
                    <w:right w:val="none" w:sz="0" w:space="0" w:color="auto"/>
                  </w:divBdr>
                </w:div>
                <w:div w:id="2135245011">
                  <w:marLeft w:val="0"/>
                  <w:marRight w:val="0"/>
                  <w:marTop w:val="0"/>
                  <w:marBottom w:val="0"/>
                  <w:divBdr>
                    <w:top w:val="none" w:sz="0" w:space="0" w:color="auto"/>
                    <w:left w:val="none" w:sz="0" w:space="0" w:color="auto"/>
                    <w:bottom w:val="none" w:sz="0" w:space="0" w:color="auto"/>
                    <w:right w:val="none" w:sz="0" w:space="0" w:color="auto"/>
                  </w:divBdr>
                </w:div>
                <w:div w:id="2146771441">
                  <w:marLeft w:val="0"/>
                  <w:marRight w:val="0"/>
                  <w:marTop w:val="0"/>
                  <w:marBottom w:val="0"/>
                  <w:divBdr>
                    <w:top w:val="none" w:sz="0" w:space="0" w:color="auto"/>
                    <w:left w:val="none" w:sz="0" w:space="0" w:color="auto"/>
                    <w:bottom w:val="none" w:sz="0" w:space="0" w:color="auto"/>
                    <w:right w:val="none" w:sz="0" w:space="0" w:color="auto"/>
                  </w:divBdr>
                </w:div>
              </w:divsChild>
            </w:div>
            <w:div w:id="972559395">
              <w:marLeft w:val="0"/>
              <w:marRight w:val="0"/>
              <w:marTop w:val="0"/>
              <w:marBottom w:val="0"/>
              <w:divBdr>
                <w:top w:val="none" w:sz="0" w:space="0" w:color="auto"/>
                <w:left w:val="none" w:sz="0" w:space="0" w:color="auto"/>
                <w:bottom w:val="none" w:sz="0" w:space="0" w:color="auto"/>
                <w:right w:val="none" w:sz="0" w:space="0" w:color="auto"/>
              </w:divBdr>
            </w:div>
            <w:div w:id="987979168">
              <w:marLeft w:val="0"/>
              <w:marRight w:val="0"/>
              <w:marTop w:val="0"/>
              <w:marBottom w:val="0"/>
              <w:divBdr>
                <w:top w:val="none" w:sz="0" w:space="0" w:color="auto"/>
                <w:left w:val="none" w:sz="0" w:space="0" w:color="auto"/>
                <w:bottom w:val="none" w:sz="0" w:space="0" w:color="auto"/>
                <w:right w:val="none" w:sz="0" w:space="0" w:color="auto"/>
              </w:divBdr>
            </w:div>
            <w:div w:id="995105348">
              <w:marLeft w:val="0"/>
              <w:marRight w:val="0"/>
              <w:marTop w:val="0"/>
              <w:marBottom w:val="0"/>
              <w:divBdr>
                <w:top w:val="none" w:sz="0" w:space="0" w:color="auto"/>
                <w:left w:val="none" w:sz="0" w:space="0" w:color="auto"/>
                <w:bottom w:val="none" w:sz="0" w:space="0" w:color="auto"/>
                <w:right w:val="none" w:sz="0" w:space="0" w:color="auto"/>
              </w:divBdr>
            </w:div>
            <w:div w:id="1013149331">
              <w:marLeft w:val="0"/>
              <w:marRight w:val="0"/>
              <w:marTop w:val="0"/>
              <w:marBottom w:val="0"/>
              <w:divBdr>
                <w:top w:val="none" w:sz="0" w:space="0" w:color="auto"/>
                <w:left w:val="none" w:sz="0" w:space="0" w:color="auto"/>
                <w:bottom w:val="none" w:sz="0" w:space="0" w:color="auto"/>
                <w:right w:val="none" w:sz="0" w:space="0" w:color="auto"/>
              </w:divBdr>
            </w:div>
            <w:div w:id="1033002078">
              <w:marLeft w:val="0"/>
              <w:marRight w:val="0"/>
              <w:marTop w:val="0"/>
              <w:marBottom w:val="0"/>
              <w:divBdr>
                <w:top w:val="none" w:sz="0" w:space="0" w:color="auto"/>
                <w:left w:val="none" w:sz="0" w:space="0" w:color="auto"/>
                <w:bottom w:val="none" w:sz="0" w:space="0" w:color="auto"/>
                <w:right w:val="none" w:sz="0" w:space="0" w:color="auto"/>
              </w:divBdr>
            </w:div>
            <w:div w:id="1070081791">
              <w:marLeft w:val="0"/>
              <w:marRight w:val="0"/>
              <w:marTop w:val="0"/>
              <w:marBottom w:val="0"/>
              <w:divBdr>
                <w:top w:val="none" w:sz="0" w:space="0" w:color="auto"/>
                <w:left w:val="none" w:sz="0" w:space="0" w:color="auto"/>
                <w:bottom w:val="none" w:sz="0" w:space="0" w:color="auto"/>
                <w:right w:val="none" w:sz="0" w:space="0" w:color="auto"/>
              </w:divBdr>
            </w:div>
            <w:div w:id="1087849388">
              <w:marLeft w:val="0"/>
              <w:marRight w:val="0"/>
              <w:marTop w:val="0"/>
              <w:marBottom w:val="0"/>
              <w:divBdr>
                <w:top w:val="none" w:sz="0" w:space="0" w:color="auto"/>
                <w:left w:val="none" w:sz="0" w:space="0" w:color="auto"/>
                <w:bottom w:val="none" w:sz="0" w:space="0" w:color="auto"/>
                <w:right w:val="none" w:sz="0" w:space="0" w:color="auto"/>
              </w:divBdr>
            </w:div>
            <w:div w:id="1105350258">
              <w:marLeft w:val="0"/>
              <w:marRight w:val="0"/>
              <w:marTop w:val="0"/>
              <w:marBottom w:val="0"/>
              <w:divBdr>
                <w:top w:val="none" w:sz="0" w:space="0" w:color="auto"/>
                <w:left w:val="none" w:sz="0" w:space="0" w:color="auto"/>
                <w:bottom w:val="none" w:sz="0" w:space="0" w:color="auto"/>
                <w:right w:val="none" w:sz="0" w:space="0" w:color="auto"/>
              </w:divBdr>
            </w:div>
            <w:div w:id="1118916864">
              <w:marLeft w:val="0"/>
              <w:marRight w:val="0"/>
              <w:marTop w:val="0"/>
              <w:marBottom w:val="0"/>
              <w:divBdr>
                <w:top w:val="none" w:sz="0" w:space="0" w:color="auto"/>
                <w:left w:val="none" w:sz="0" w:space="0" w:color="auto"/>
                <w:bottom w:val="none" w:sz="0" w:space="0" w:color="auto"/>
                <w:right w:val="none" w:sz="0" w:space="0" w:color="auto"/>
              </w:divBdr>
            </w:div>
            <w:div w:id="1128821997">
              <w:marLeft w:val="0"/>
              <w:marRight w:val="0"/>
              <w:marTop w:val="0"/>
              <w:marBottom w:val="0"/>
              <w:divBdr>
                <w:top w:val="none" w:sz="0" w:space="0" w:color="auto"/>
                <w:left w:val="none" w:sz="0" w:space="0" w:color="auto"/>
                <w:bottom w:val="none" w:sz="0" w:space="0" w:color="auto"/>
                <w:right w:val="none" w:sz="0" w:space="0" w:color="auto"/>
              </w:divBdr>
            </w:div>
            <w:div w:id="1164316510">
              <w:marLeft w:val="0"/>
              <w:marRight w:val="0"/>
              <w:marTop w:val="0"/>
              <w:marBottom w:val="0"/>
              <w:divBdr>
                <w:top w:val="none" w:sz="0" w:space="0" w:color="auto"/>
                <w:left w:val="none" w:sz="0" w:space="0" w:color="auto"/>
                <w:bottom w:val="none" w:sz="0" w:space="0" w:color="auto"/>
                <w:right w:val="none" w:sz="0" w:space="0" w:color="auto"/>
              </w:divBdr>
            </w:div>
            <w:div w:id="1187907170">
              <w:marLeft w:val="0"/>
              <w:marRight w:val="0"/>
              <w:marTop w:val="0"/>
              <w:marBottom w:val="0"/>
              <w:divBdr>
                <w:top w:val="none" w:sz="0" w:space="0" w:color="auto"/>
                <w:left w:val="none" w:sz="0" w:space="0" w:color="auto"/>
                <w:bottom w:val="none" w:sz="0" w:space="0" w:color="auto"/>
                <w:right w:val="none" w:sz="0" w:space="0" w:color="auto"/>
              </w:divBdr>
            </w:div>
            <w:div w:id="1223130908">
              <w:marLeft w:val="0"/>
              <w:marRight w:val="0"/>
              <w:marTop w:val="0"/>
              <w:marBottom w:val="0"/>
              <w:divBdr>
                <w:top w:val="none" w:sz="0" w:space="0" w:color="auto"/>
                <w:left w:val="none" w:sz="0" w:space="0" w:color="auto"/>
                <w:bottom w:val="none" w:sz="0" w:space="0" w:color="auto"/>
                <w:right w:val="none" w:sz="0" w:space="0" w:color="auto"/>
              </w:divBdr>
            </w:div>
            <w:div w:id="1235354972">
              <w:marLeft w:val="0"/>
              <w:marRight w:val="0"/>
              <w:marTop w:val="0"/>
              <w:marBottom w:val="0"/>
              <w:divBdr>
                <w:top w:val="none" w:sz="0" w:space="0" w:color="auto"/>
                <w:left w:val="none" w:sz="0" w:space="0" w:color="auto"/>
                <w:bottom w:val="none" w:sz="0" w:space="0" w:color="auto"/>
                <w:right w:val="none" w:sz="0" w:space="0" w:color="auto"/>
              </w:divBdr>
            </w:div>
            <w:div w:id="1263417940">
              <w:marLeft w:val="0"/>
              <w:marRight w:val="0"/>
              <w:marTop w:val="0"/>
              <w:marBottom w:val="0"/>
              <w:divBdr>
                <w:top w:val="none" w:sz="0" w:space="0" w:color="auto"/>
                <w:left w:val="none" w:sz="0" w:space="0" w:color="auto"/>
                <w:bottom w:val="none" w:sz="0" w:space="0" w:color="auto"/>
                <w:right w:val="none" w:sz="0" w:space="0" w:color="auto"/>
              </w:divBdr>
            </w:div>
            <w:div w:id="1292907711">
              <w:marLeft w:val="0"/>
              <w:marRight w:val="0"/>
              <w:marTop w:val="0"/>
              <w:marBottom w:val="0"/>
              <w:divBdr>
                <w:top w:val="none" w:sz="0" w:space="0" w:color="auto"/>
                <w:left w:val="none" w:sz="0" w:space="0" w:color="auto"/>
                <w:bottom w:val="none" w:sz="0" w:space="0" w:color="auto"/>
                <w:right w:val="none" w:sz="0" w:space="0" w:color="auto"/>
              </w:divBdr>
            </w:div>
            <w:div w:id="1336884872">
              <w:marLeft w:val="0"/>
              <w:marRight w:val="0"/>
              <w:marTop w:val="0"/>
              <w:marBottom w:val="0"/>
              <w:divBdr>
                <w:top w:val="none" w:sz="0" w:space="0" w:color="auto"/>
                <w:left w:val="none" w:sz="0" w:space="0" w:color="auto"/>
                <w:bottom w:val="none" w:sz="0" w:space="0" w:color="auto"/>
                <w:right w:val="none" w:sz="0" w:space="0" w:color="auto"/>
              </w:divBdr>
            </w:div>
            <w:div w:id="1379285871">
              <w:marLeft w:val="0"/>
              <w:marRight w:val="0"/>
              <w:marTop w:val="0"/>
              <w:marBottom w:val="0"/>
              <w:divBdr>
                <w:top w:val="none" w:sz="0" w:space="0" w:color="auto"/>
                <w:left w:val="none" w:sz="0" w:space="0" w:color="auto"/>
                <w:bottom w:val="none" w:sz="0" w:space="0" w:color="auto"/>
                <w:right w:val="none" w:sz="0" w:space="0" w:color="auto"/>
              </w:divBdr>
            </w:div>
            <w:div w:id="1380855524">
              <w:marLeft w:val="0"/>
              <w:marRight w:val="0"/>
              <w:marTop w:val="0"/>
              <w:marBottom w:val="0"/>
              <w:divBdr>
                <w:top w:val="none" w:sz="0" w:space="0" w:color="auto"/>
                <w:left w:val="none" w:sz="0" w:space="0" w:color="auto"/>
                <w:bottom w:val="none" w:sz="0" w:space="0" w:color="auto"/>
                <w:right w:val="none" w:sz="0" w:space="0" w:color="auto"/>
              </w:divBdr>
            </w:div>
            <w:div w:id="1387416198">
              <w:marLeft w:val="0"/>
              <w:marRight w:val="0"/>
              <w:marTop w:val="0"/>
              <w:marBottom w:val="0"/>
              <w:divBdr>
                <w:top w:val="none" w:sz="0" w:space="0" w:color="auto"/>
                <w:left w:val="none" w:sz="0" w:space="0" w:color="auto"/>
                <w:bottom w:val="none" w:sz="0" w:space="0" w:color="auto"/>
                <w:right w:val="none" w:sz="0" w:space="0" w:color="auto"/>
              </w:divBdr>
            </w:div>
            <w:div w:id="1416244940">
              <w:marLeft w:val="0"/>
              <w:marRight w:val="0"/>
              <w:marTop w:val="0"/>
              <w:marBottom w:val="0"/>
              <w:divBdr>
                <w:top w:val="none" w:sz="0" w:space="0" w:color="auto"/>
                <w:left w:val="none" w:sz="0" w:space="0" w:color="auto"/>
                <w:bottom w:val="none" w:sz="0" w:space="0" w:color="auto"/>
                <w:right w:val="none" w:sz="0" w:space="0" w:color="auto"/>
              </w:divBdr>
            </w:div>
            <w:div w:id="1432748496">
              <w:marLeft w:val="0"/>
              <w:marRight w:val="0"/>
              <w:marTop w:val="0"/>
              <w:marBottom w:val="0"/>
              <w:divBdr>
                <w:top w:val="none" w:sz="0" w:space="0" w:color="auto"/>
                <w:left w:val="none" w:sz="0" w:space="0" w:color="auto"/>
                <w:bottom w:val="none" w:sz="0" w:space="0" w:color="auto"/>
                <w:right w:val="none" w:sz="0" w:space="0" w:color="auto"/>
              </w:divBdr>
            </w:div>
            <w:div w:id="1462266440">
              <w:marLeft w:val="0"/>
              <w:marRight w:val="0"/>
              <w:marTop w:val="0"/>
              <w:marBottom w:val="0"/>
              <w:divBdr>
                <w:top w:val="none" w:sz="0" w:space="0" w:color="auto"/>
                <w:left w:val="none" w:sz="0" w:space="0" w:color="auto"/>
                <w:bottom w:val="none" w:sz="0" w:space="0" w:color="auto"/>
                <w:right w:val="none" w:sz="0" w:space="0" w:color="auto"/>
              </w:divBdr>
            </w:div>
            <w:div w:id="1468358199">
              <w:marLeft w:val="0"/>
              <w:marRight w:val="0"/>
              <w:marTop w:val="0"/>
              <w:marBottom w:val="0"/>
              <w:divBdr>
                <w:top w:val="none" w:sz="0" w:space="0" w:color="auto"/>
                <w:left w:val="none" w:sz="0" w:space="0" w:color="auto"/>
                <w:bottom w:val="none" w:sz="0" w:space="0" w:color="auto"/>
                <w:right w:val="none" w:sz="0" w:space="0" w:color="auto"/>
              </w:divBdr>
            </w:div>
            <w:div w:id="1503204303">
              <w:marLeft w:val="0"/>
              <w:marRight w:val="0"/>
              <w:marTop w:val="0"/>
              <w:marBottom w:val="0"/>
              <w:divBdr>
                <w:top w:val="none" w:sz="0" w:space="0" w:color="auto"/>
                <w:left w:val="none" w:sz="0" w:space="0" w:color="auto"/>
                <w:bottom w:val="none" w:sz="0" w:space="0" w:color="auto"/>
                <w:right w:val="none" w:sz="0" w:space="0" w:color="auto"/>
              </w:divBdr>
            </w:div>
            <w:div w:id="1540120417">
              <w:marLeft w:val="0"/>
              <w:marRight w:val="0"/>
              <w:marTop w:val="0"/>
              <w:marBottom w:val="0"/>
              <w:divBdr>
                <w:top w:val="none" w:sz="0" w:space="0" w:color="auto"/>
                <w:left w:val="none" w:sz="0" w:space="0" w:color="auto"/>
                <w:bottom w:val="none" w:sz="0" w:space="0" w:color="auto"/>
                <w:right w:val="none" w:sz="0" w:space="0" w:color="auto"/>
              </w:divBdr>
            </w:div>
            <w:div w:id="1549368792">
              <w:marLeft w:val="0"/>
              <w:marRight w:val="0"/>
              <w:marTop w:val="0"/>
              <w:marBottom w:val="0"/>
              <w:divBdr>
                <w:top w:val="none" w:sz="0" w:space="0" w:color="auto"/>
                <w:left w:val="none" w:sz="0" w:space="0" w:color="auto"/>
                <w:bottom w:val="none" w:sz="0" w:space="0" w:color="auto"/>
                <w:right w:val="none" w:sz="0" w:space="0" w:color="auto"/>
              </w:divBdr>
            </w:div>
            <w:div w:id="1549606605">
              <w:marLeft w:val="0"/>
              <w:marRight w:val="0"/>
              <w:marTop w:val="0"/>
              <w:marBottom w:val="0"/>
              <w:divBdr>
                <w:top w:val="none" w:sz="0" w:space="0" w:color="auto"/>
                <w:left w:val="none" w:sz="0" w:space="0" w:color="auto"/>
                <w:bottom w:val="none" w:sz="0" w:space="0" w:color="auto"/>
                <w:right w:val="none" w:sz="0" w:space="0" w:color="auto"/>
              </w:divBdr>
            </w:div>
            <w:div w:id="1561332615">
              <w:marLeft w:val="0"/>
              <w:marRight w:val="0"/>
              <w:marTop w:val="0"/>
              <w:marBottom w:val="0"/>
              <w:divBdr>
                <w:top w:val="none" w:sz="0" w:space="0" w:color="auto"/>
                <w:left w:val="none" w:sz="0" w:space="0" w:color="auto"/>
                <w:bottom w:val="none" w:sz="0" w:space="0" w:color="auto"/>
                <w:right w:val="none" w:sz="0" w:space="0" w:color="auto"/>
              </w:divBdr>
            </w:div>
            <w:div w:id="1602956029">
              <w:marLeft w:val="0"/>
              <w:marRight w:val="0"/>
              <w:marTop w:val="0"/>
              <w:marBottom w:val="0"/>
              <w:divBdr>
                <w:top w:val="none" w:sz="0" w:space="0" w:color="auto"/>
                <w:left w:val="none" w:sz="0" w:space="0" w:color="auto"/>
                <w:bottom w:val="none" w:sz="0" w:space="0" w:color="auto"/>
                <w:right w:val="none" w:sz="0" w:space="0" w:color="auto"/>
              </w:divBdr>
            </w:div>
            <w:div w:id="1640258771">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1674604990">
              <w:marLeft w:val="0"/>
              <w:marRight w:val="0"/>
              <w:marTop w:val="0"/>
              <w:marBottom w:val="0"/>
              <w:divBdr>
                <w:top w:val="none" w:sz="0" w:space="0" w:color="auto"/>
                <w:left w:val="none" w:sz="0" w:space="0" w:color="auto"/>
                <w:bottom w:val="none" w:sz="0" w:space="0" w:color="auto"/>
                <w:right w:val="none" w:sz="0" w:space="0" w:color="auto"/>
              </w:divBdr>
            </w:div>
            <w:div w:id="1690182097">
              <w:marLeft w:val="0"/>
              <w:marRight w:val="0"/>
              <w:marTop w:val="0"/>
              <w:marBottom w:val="0"/>
              <w:divBdr>
                <w:top w:val="none" w:sz="0" w:space="0" w:color="auto"/>
                <w:left w:val="none" w:sz="0" w:space="0" w:color="auto"/>
                <w:bottom w:val="none" w:sz="0" w:space="0" w:color="auto"/>
                <w:right w:val="none" w:sz="0" w:space="0" w:color="auto"/>
              </w:divBdr>
            </w:div>
            <w:div w:id="1708870909">
              <w:marLeft w:val="0"/>
              <w:marRight w:val="0"/>
              <w:marTop w:val="0"/>
              <w:marBottom w:val="0"/>
              <w:divBdr>
                <w:top w:val="none" w:sz="0" w:space="0" w:color="auto"/>
                <w:left w:val="none" w:sz="0" w:space="0" w:color="auto"/>
                <w:bottom w:val="none" w:sz="0" w:space="0" w:color="auto"/>
                <w:right w:val="none" w:sz="0" w:space="0" w:color="auto"/>
              </w:divBdr>
            </w:div>
            <w:div w:id="1724520254">
              <w:marLeft w:val="0"/>
              <w:marRight w:val="0"/>
              <w:marTop w:val="0"/>
              <w:marBottom w:val="0"/>
              <w:divBdr>
                <w:top w:val="none" w:sz="0" w:space="0" w:color="auto"/>
                <w:left w:val="none" w:sz="0" w:space="0" w:color="auto"/>
                <w:bottom w:val="none" w:sz="0" w:space="0" w:color="auto"/>
                <w:right w:val="none" w:sz="0" w:space="0" w:color="auto"/>
              </w:divBdr>
            </w:div>
            <w:div w:id="1737629724">
              <w:marLeft w:val="0"/>
              <w:marRight w:val="0"/>
              <w:marTop w:val="0"/>
              <w:marBottom w:val="0"/>
              <w:divBdr>
                <w:top w:val="none" w:sz="0" w:space="0" w:color="auto"/>
                <w:left w:val="none" w:sz="0" w:space="0" w:color="auto"/>
                <w:bottom w:val="none" w:sz="0" w:space="0" w:color="auto"/>
                <w:right w:val="none" w:sz="0" w:space="0" w:color="auto"/>
              </w:divBdr>
            </w:div>
            <w:div w:id="1743605421">
              <w:marLeft w:val="0"/>
              <w:marRight w:val="0"/>
              <w:marTop w:val="0"/>
              <w:marBottom w:val="0"/>
              <w:divBdr>
                <w:top w:val="none" w:sz="0" w:space="0" w:color="auto"/>
                <w:left w:val="none" w:sz="0" w:space="0" w:color="auto"/>
                <w:bottom w:val="none" w:sz="0" w:space="0" w:color="auto"/>
                <w:right w:val="none" w:sz="0" w:space="0" w:color="auto"/>
              </w:divBdr>
            </w:div>
            <w:div w:id="1769695883">
              <w:marLeft w:val="0"/>
              <w:marRight w:val="0"/>
              <w:marTop w:val="0"/>
              <w:marBottom w:val="0"/>
              <w:divBdr>
                <w:top w:val="none" w:sz="0" w:space="0" w:color="auto"/>
                <w:left w:val="none" w:sz="0" w:space="0" w:color="auto"/>
                <w:bottom w:val="none" w:sz="0" w:space="0" w:color="auto"/>
                <w:right w:val="none" w:sz="0" w:space="0" w:color="auto"/>
              </w:divBdr>
            </w:div>
            <w:div w:id="1809663349">
              <w:marLeft w:val="0"/>
              <w:marRight w:val="0"/>
              <w:marTop w:val="0"/>
              <w:marBottom w:val="0"/>
              <w:divBdr>
                <w:top w:val="none" w:sz="0" w:space="0" w:color="auto"/>
                <w:left w:val="none" w:sz="0" w:space="0" w:color="auto"/>
                <w:bottom w:val="none" w:sz="0" w:space="0" w:color="auto"/>
                <w:right w:val="none" w:sz="0" w:space="0" w:color="auto"/>
              </w:divBdr>
            </w:div>
            <w:div w:id="1832793435">
              <w:marLeft w:val="0"/>
              <w:marRight w:val="0"/>
              <w:marTop w:val="0"/>
              <w:marBottom w:val="0"/>
              <w:divBdr>
                <w:top w:val="none" w:sz="0" w:space="0" w:color="auto"/>
                <w:left w:val="none" w:sz="0" w:space="0" w:color="auto"/>
                <w:bottom w:val="none" w:sz="0" w:space="0" w:color="auto"/>
                <w:right w:val="none" w:sz="0" w:space="0" w:color="auto"/>
              </w:divBdr>
            </w:div>
            <w:div w:id="1839222636">
              <w:marLeft w:val="0"/>
              <w:marRight w:val="0"/>
              <w:marTop w:val="0"/>
              <w:marBottom w:val="0"/>
              <w:divBdr>
                <w:top w:val="none" w:sz="0" w:space="0" w:color="auto"/>
                <w:left w:val="none" w:sz="0" w:space="0" w:color="auto"/>
                <w:bottom w:val="none" w:sz="0" w:space="0" w:color="auto"/>
                <w:right w:val="none" w:sz="0" w:space="0" w:color="auto"/>
              </w:divBdr>
            </w:div>
            <w:div w:id="1842160783">
              <w:marLeft w:val="0"/>
              <w:marRight w:val="0"/>
              <w:marTop w:val="0"/>
              <w:marBottom w:val="0"/>
              <w:divBdr>
                <w:top w:val="none" w:sz="0" w:space="0" w:color="auto"/>
                <w:left w:val="none" w:sz="0" w:space="0" w:color="auto"/>
                <w:bottom w:val="none" w:sz="0" w:space="0" w:color="auto"/>
                <w:right w:val="none" w:sz="0" w:space="0" w:color="auto"/>
              </w:divBdr>
            </w:div>
            <w:div w:id="1849711032">
              <w:marLeft w:val="0"/>
              <w:marRight w:val="0"/>
              <w:marTop w:val="0"/>
              <w:marBottom w:val="0"/>
              <w:divBdr>
                <w:top w:val="none" w:sz="0" w:space="0" w:color="auto"/>
                <w:left w:val="none" w:sz="0" w:space="0" w:color="auto"/>
                <w:bottom w:val="none" w:sz="0" w:space="0" w:color="auto"/>
                <w:right w:val="none" w:sz="0" w:space="0" w:color="auto"/>
              </w:divBdr>
            </w:div>
            <w:div w:id="1861164102">
              <w:marLeft w:val="0"/>
              <w:marRight w:val="0"/>
              <w:marTop w:val="0"/>
              <w:marBottom w:val="0"/>
              <w:divBdr>
                <w:top w:val="none" w:sz="0" w:space="0" w:color="auto"/>
                <w:left w:val="none" w:sz="0" w:space="0" w:color="auto"/>
                <w:bottom w:val="none" w:sz="0" w:space="0" w:color="auto"/>
                <w:right w:val="none" w:sz="0" w:space="0" w:color="auto"/>
              </w:divBdr>
            </w:div>
            <w:div w:id="1869022654">
              <w:marLeft w:val="0"/>
              <w:marRight w:val="0"/>
              <w:marTop w:val="0"/>
              <w:marBottom w:val="0"/>
              <w:divBdr>
                <w:top w:val="none" w:sz="0" w:space="0" w:color="auto"/>
                <w:left w:val="none" w:sz="0" w:space="0" w:color="auto"/>
                <w:bottom w:val="none" w:sz="0" w:space="0" w:color="auto"/>
                <w:right w:val="none" w:sz="0" w:space="0" w:color="auto"/>
              </w:divBdr>
            </w:div>
            <w:div w:id="1919554332">
              <w:marLeft w:val="0"/>
              <w:marRight w:val="0"/>
              <w:marTop w:val="0"/>
              <w:marBottom w:val="0"/>
              <w:divBdr>
                <w:top w:val="none" w:sz="0" w:space="0" w:color="auto"/>
                <w:left w:val="none" w:sz="0" w:space="0" w:color="auto"/>
                <w:bottom w:val="none" w:sz="0" w:space="0" w:color="auto"/>
                <w:right w:val="none" w:sz="0" w:space="0" w:color="auto"/>
              </w:divBdr>
            </w:div>
            <w:div w:id="1920215334">
              <w:marLeft w:val="0"/>
              <w:marRight w:val="0"/>
              <w:marTop w:val="0"/>
              <w:marBottom w:val="0"/>
              <w:divBdr>
                <w:top w:val="none" w:sz="0" w:space="0" w:color="auto"/>
                <w:left w:val="none" w:sz="0" w:space="0" w:color="auto"/>
                <w:bottom w:val="none" w:sz="0" w:space="0" w:color="auto"/>
                <w:right w:val="none" w:sz="0" w:space="0" w:color="auto"/>
              </w:divBdr>
            </w:div>
            <w:div w:id="1925915891">
              <w:marLeft w:val="0"/>
              <w:marRight w:val="0"/>
              <w:marTop w:val="0"/>
              <w:marBottom w:val="0"/>
              <w:divBdr>
                <w:top w:val="none" w:sz="0" w:space="0" w:color="auto"/>
                <w:left w:val="none" w:sz="0" w:space="0" w:color="auto"/>
                <w:bottom w:val="none" w:sz="0" w:space="0" w:color="auto"/>
                <w:right w:val="none" w:sz="0" w:space="0" w:color="auto"/>
              </w:divBdr>
            </w:div>
            <w:div w:id="1973753447">
              <w:marLeft w:val="0"/>
              <w:marRight w:val="0"/>
              <w:marTop w:val="0"/>
              <w:marBottom w:val="0"/>
              <w:divBdr>
                <w:top w:val="none" w:sz="0" w:space="0" w:color="auto"/>
                <w:left w:val="none" w:sz="0" w:space="0" w:color="auto"/>
                <w:bottom w:val="none" w:sz="0" w:space="0" w:color="auto"/>
                <w:right w:val="none" w:sz="0" w:space="0" w:color="auto"/>
              </w:divBdr>
            </w:div>
            <w:div w:id="1987976519">
              <w:marLeft w:val="0"/>
              <w:marRight w:val="0"/>
              <w:marTop w:val="0"/>
              <w:marBottom w:val="0"/>
              <w:divBdr>
                <w:top w:val="none" w:sz="0" w:space="0" w:color="auto"/>
                <w:left w:val="none" w:sz="0" w:space="0" w:color="auto"/>
                <w:bottom w:val="none" w:sz="0" w:space="0" w:color="auto"/>
                <w:right w:val="none" w:sz="0" w:space="0" w:color="auto"/>
              </w:divBdr>
            </w:div>
            <w:div w:id="2011179446">
              <w:marLeft w:val="0"/>
              <w:marRight w:val="0"/>
              <w:marTop w:val="0"/>
              <w:marBottom w:val="0"/>
              <w:divBdr>
                <w:top w:val="none" w:sz="0" w:space="0" w:color="auto"/>
                <w:left w:val="none" w:sz="0" w:space="0" w:color="auto"/>
                <w:bottom w:val="none" w:sz="0" w:space="0" w:color="auto"/>
                <w:right w:val="none" w:sz="0" w:space="0" w:color="auto"/>
              </w:divBdr>
            </w:div>
            <w:div w:id="2021160265">
              <w:marLeft w:val="0"/>
              <w:marRight w:val="0"/>
              <w:marTop w:val="0"/>
              <w:marBottom w:val="0"/>
              <w:divBdr>
                <w:top w:val="none" w:sz="0" w:space="0" w:color="auto"/>
                <w:left w:val="none" w:sz="0" w:space="0" w:color="auto"/>
                <w:bottom w:val="none" w:sz="0" w:space="0" w:color="auto"/>
                <w:right w:val="none" w:sz="0" w:space="0" w:color="auto"/>
              </w:divBdr>
            </w:div>
            <w:div w:id="2024433063">
              <w:marLeft w:val="0"/>
              <w:marRight w:val="0"/>
              <w:marTop w:val="0"/>
              <w:marBottom w:val="0"/>
              <w:divBdr>
                <w:top w:val="none" w:sz="0" w:space="0" w:color="auto"/>
                <w:left w:val="none" w:sz="0" w:space="0" w:color="auto"/>
                <w:bottom w:val="none" w:sz="0" w:space="0" w:color="auto"/>
                <w:right w:val="none" w:sz="0" w:space="0" w:color="auto"/>
              </w:divBdr>
            </w:div>
            <w:div w:id="2025007730">
              <w:marLeft w:val="0"/>
              <w:marRight w:val="0"/>
              <w:marTop w:val="0"/>
              <w:marBottom w:val="0"/>
              <w:divBdr>
                <w:top w:val="none" w:sz="0" w:space="0" w:color="auto"/>
                <w:left w:val="none" w:sz="0" w:space="0" w:color="auto"/>
                <w:bottom w:val="none" w:sz="0" w:space="0" w:color="auto"/>
                <w:right w:val="none" w:sz="0" w:space="0" w:color="auto"/>
              </w:divBdr>
            </w:div>
            <w:div w:id="2026243492">
              <w:marLeft w:val="0"/>
              <w:marRight w:val="0"/>
              <w:marTop w:val="0"/>
              <w:marBottom w:val="0"/>
              <w:divBdr>
                <w:top w:val="none" w:sz="0" w:space="0" w:color="auto"/>
                <w:left w:val="none" w:sz="0" w:space="0" w:color="auto"/>
                <w:bottom w:val="none" w:sz="0" w:space="0" w:color="auto"/>
                <w:right w:val="none" w:sz="0" w:space="0" w:color="auto"/>
              </w:divBdr>
            </w:div>
            <w:div w:id="2099477956">
              <w:marLeft w:val="0"/>
              <w:marRight w:val="0"/>
              <w:marTop w:val="0"/>
              <w:marBottom w:val="0"/>
              <w:divBdr>
                <w:top w:val="none" w:sz="0" w:space="0" w:color="auto"/>
                <w:left w:val="none" w:sz="0" w:space="0" w:color="auto"/>
                <w:bottom w:val="none" w:sz="0" w:space="0" w:color="auto"/>
                <w:right w:val="none" w:sz="0" w:space="0" w:color="auto"/>
              </w:divBdr>
            </w:div>
            <w:div w:id="2107925390">
              <w:marLeft w:val="0"/>
              <w:marRight w:val="0"/>
              <w:marTop w:val="0"/>
              <w:marBottom w:val="0"/>
              <w:divBdr>
                <w:top w:val="none" w:sz="0" w:space="0" w:color="auto"/>
                <w:left w:val="none" w:sz="0" w:space="0" w:color="auto"/>
                <w:bottom w:val="none" w:sz="0" w:space="0" w:color="auto"/>
                <w:right w:val="none" w:sz="0" w:space="0" w:color="auto"/>
              </w:divBdr>
            </w:div>
            <w:div w:id="2110661541">
              <w:marLeft w:val="0"/>
              <w:marRight w:val="0"/>
              <w:marTop w:val="0"/>
              <w:marBottom w:val="0"/>
              <w:divBdr>
                <w:top w:val="none" w:sz="0" w:space="0" w:color="auto"/>
                <w:left w:val="none" w:sz="0" w:space="0" w:color="auto"/>
                <w:bottom w:val="none" w:sz="0" w:space="0" w:color="auto"/>
                <w:right w:val="none" w:sz="0" w:space="0" w:color="auto"/>
              </w:divBdr>
            </w:div>
            <w:div w:id="2126460643">
              <w:marLeft w:val="0"/>
              <w:marRight w:val="0"/>
              <w:marTop w:val="0"/>
              <w:marBottom w:val="0"/>
              <w:divBdr>
                <w:top w:val="none" w:sz="0" w:space="0" w:color="auto"/>
                <w:left w:val="none" w:sz="0" w:space="0" w:color="auto"/>
                <w:bottom w:val="none" w:sz="0" w:space="0" w:color="auto"/>
                <w:right w:val="none" w:sz="0" w:space="0" w:color="auto"/>
              </w:divBdr>
            </w:div>
            <w:div w:id="2143844698">
              <w:marLeft w:val="0"/>
              <w:marRight w:val="0"/>
              <w:marTop w:val="0"/>
              <w:marBottom w:val="0"/>
              <w:divBdr>
                <w:top w:val="none" w:sz="0" w:space="0" w:color="auto"/>
                <w:left w:val="none" w:sz="0" w:space="0" w:color="auto"/>
                <w:bottom w:val="none" w:sz="0" w:space="0" w:color="auto"/>
                <w:right w:val="none" w:sz="0" w:space="0" w:color="auto"/>
              </w:divBdr>
            </w:div>
          </w:divsChild>
        </w:div>
        <w:div w:id="757943065">
          <w:marLeft w:val="0"/>
          <w:marRight w:val="0"/>
          <w:marTop w:val="0"/>
          <w:marBottom w:val="0"/>
          <w:divBdr>
            <w:top w:val="none" w:sz="0" w:space="0" w:color="auto"/>
            <w:left w:val="none" w:sz="0" w:space="0" w:color="auto"/>
            <w:bottom w:val="none" w:sz="0" w:space="0" w:color="auto"/>
            <w:right w:val="none" w:sz="0" w:space="0" w:color="auto"/>
          </w:divBdr>
          <w:divsChild>
            <w:div w:id="169025781">
              <w:marLeft w:val="0"/>
              <w:marRight w:val="0"/>
              <w:marTop w:val="0"/>
              <w:marBottom w:val="0"/>
              <w:divBdr>
                <w:top w:val="none" w:sz="0" w:space="0" w:color="auto"/>
                <w:left w:val="none" w:sz="0" w:space="0" w:color="auto"/>
                <w:bottom w:val="none" w:sz="0" w:space="0" w:color="auto"/>
                <w:right w:val="none" w:sz="0" w:space="0" w:color="auto"/>
              </w:divBdr>
            </w:div>
            <w:div w:id="200174779">
              <w:marLeft w:val="0"/>
              <w:marRight w:val="0"/>
              <w:marTop w:val="0"/>
              <w:marBottom w:val="0"/>
              <w:divBdr>
                <w:top w:val="none" w:sz="0" w:space="0" w:color="auto"/>
                <w:left w:val="none" w:sz="0" w:space="0" w:color="auto"/>
                <w:bottom w:val="none" w:sz="0" w:space="0" w:color="auto"/>
                <w:right w:val="none" w:sz="0" w:space="0" w:color="auto"/>
              </w:divBdr>
            </w:div>
            <w:div w:id="313417800">
              <w:marLeft w:val="0"/>
              <w:marRight w:val="0"/>
              <w:marTop w:val="0"/>
              <w:marBottom w:val="0"/>
              <w:divBdr>
                <w:top w:val="none" w:sz="0" w:space="0" w:color="auto"/>
                <w:left w:val="none" w:sz="0" w:space="0" w:color="auto"/>
                <w:bottom w:val="none" w:sz="0" w:space="0" w:color="auto"/>
                <w:right w:val="none" w:sz="0" w:space="0" w:color="auto"/>
              </w:divBdr>
            </w:div>
            <w:div w:id="341665465">
              <w:marLeft w:val="0"/>
              <w:marRight w:val="0"/>
              <w:marTop w:val="0"/>
              <w:marBottom w:val="0"/>
              <w:divBdr>
                <w:top w:val="none" w:sz="0" w:space="0" w:color="auto"/>
                <w:left w:val="none" w:sz="0" w:space="0" w:color="auto"/>
                <w:bottom w:val="none" w:sz="0" w:space="0" w:color="auto"/>
                <w:right w:val="none" w:sz="0" w:space="0" w:color="auto"/>
              </w:divBdr>
            </w:div>
            <w:div w:id="446435370">
              <w:marLeft w:val="0"/>
              <w:marRight w:val="0"/>
              <w:marTop w:val="0"/>
              <w:marBottom w:val="0"/>
              <w:divBdr>
                <w:top w:val="none" w:sz="0" w:space="0" w:color="auto"/>
                <w:left w:val="none" w:sz="0" w:space="0" w:color="auto"/>
                <w:bottom w:val="none" w:sz="0" w:space="0" w:color="auto"/>
                <w:right w:val="none" w:sz="0" w:space="0" w:color="auto"/>
              </w:divBdr>
            </w:div>
            <w:div w:id="773670548">
              <w:marLeft w:val="0"/>
              <w:marRight w:val="0"/>
              <w:marTop w:val="0"/>
              <w:marBottom w:val="0"/>
              <w:divBdr>
                <w:top w:val="none" w:sz="0" w:space="0" w:color="auto"/>
                <w:left w:val="none" w:sz="0" w:space="0" w:color="auto"/>
                <w:bottom w:val="none" w:sz="0" w:space="0" w:color="auto"/>
                <w:right w:val="none" w:sz="0" w:space="0" w:color="auto"/>
              </w:divBdr>
            </w:div>
            <w:div w:id="926814394">
              <w:marLeft w:val="0"/>
              <w:marRight w:val="0"/>
              <w:marTop w:val="0"/>
              <w:marBottom w:val="0"/>
              <w:divBdr>
                <w:top w:val="none" w:sz="0" w:space="0" w:color="auto"/>
                <w:left w:val="none" w:sz="0" w:space="0" w:color="auto"/>
                <w:bottom w:val="none" w:sz="0" w:space="0" w:color="auto"/>
                <w:right w:val="none" w:sz="0" w:space="0" w:color="auto"/>
              </w:divBdr>
            </w:div>
            <w:div w:id="969558650">
              <w:marLeft w:val="0"/>
              <w:marRight w:val="0"/>
              <w:marTop w:val="0"/>
              <w:marBottom w:val="0"/>
              <w:divBdr>
                <w:top w:val="none" w:sz="0" w:space="0" w:color="auto"/>
                <w:left w:val="none" w:sz="0" w:space="0" w:color="auto"/>
                <w:bottom w:val="none" w:sz="0" w:space="0" w:color="auto"/>
                <w:right w:val="none" w:sz="0" w:space="0" w:color="auto"/>
              </w:divBdr>
            </w:div>
            <w:div w:id="1023097224">
              <w:marLeft w:val="0"/>
              <w:marRight w:val="0"/>
              <w:marTop w:val="0"/>
              <w:marBottom w:val="0"/>
              <w:divBdr>
                <w:top w:val="none" w:sz="0" w:space="0" w:color="auto"/>
                <w:left w:val="none" w:sz="0" w:space="0" w:color="auto"/>
                <w:bottom w:val="none" w:sz="0" w:space="0" w:color="auto"/>
                <w:right w:val="none" w:sz="0" w:space="0" w:color="auto"/>
              </w:divBdr>
            </w:div>
            <w:div w:id="1076198932">
              <w:marLeft w:val="0"/>
              <w:marRight w:val="0"/>
              <w:marTop w:val="0"/>
              <w:marBottom w:val="0"/>
              <w:divBdr>
                <w:top w:val="none" w:sz="0" w:space="0" w:color="auto"/>
                <w:left w:val="none" w:sz="0" w:space="0" w:color="auto"/>
                <w:bottom w:val="none" w:sz="0" w:space="0" w:color="auto"/>
                <w:right w:val="none" w:sz="0" w:space="0" w:color="auto"/>
              </w:divBdr>
            </w:div>
            <w:div w:id="1159030960">
              <w:marLeft w:val="0"/>
              <w:marRight w:val="0"/>
              <w:marTop w:val="0"/>
              <w:marBottom w:val="0"/>
              <w:divBdr>
                <w:top w:val="none" w:sz="0" w:space="0" w:color="auto"/>
                <w:left w:val="none" w:sz="0" w:space="0" w:color="auto"/>
                <w:bottom w:val="none" w:sz="0" w:space="0" w:color="auto"/>
                <w:right w:val="none" w:sz="0" w:space="0" w:color="auto"/>
              </w:divBdr>
            </w:div>
            <w:div w:id="1207063887">
              <w:marLeft w:val="0"/>
              <w:marRight w:val="0"/>
              <w:marTop w:val="0"/>
              <w:marBottom w:val="0"/>
              <w:divBdr>
                <w:top w:val="none" w:sz="0" w:space="0" w:color="auto"/>
                <w:left w:val="none" w:sz="0" w:space="0" w:color="auto"/>
                <w:bottom w:val="none" w:sz="0" w:space="0" w:color="auto"/>
                <w:right w:val="none" w:sz="0" w:space="0" w:color="auto"/>
              </w:divBdr>
            </w:div>
            <w:div w:id="1273516715">
              <w:marLeft w:val="0"/>
              <w:marRight w:val="0"/>
              <w:marTop w:val="0"/>
              <w:marBottom w:val="0"/>
              <w:divBdr>
                <w:top w:val="none" w:sz="0" w:space="0" w:color="auto"/>
                <w:left w:val="none" w:sz="0" w:space="0" w:color="auto"/>
                <w:bottom w:val="none" w:sz="0" w:space="0" w:color="auto"/>
                <w:right w:val="none" w:sz="0" w:space="0" w:color="auto"/>
              </w:divBdr>
            </w:div>
            <w:div w:id="1315910754">
              <w:marLeft w:val="0"/>
              <w:marRight w:val="0"/>
              <w:marTop w:val="0"/>
              <w:marBottom w:val="0"/>
              <w:divBdr>
                <w:top w:val="none" w:sz="0" w:space="0" w:color="auto"/>
                <w:left w:val="none" w:sz="0" w:space="0" w:color="auto"/>
                <w:bottom w:val="none" w:sz="0" w:space="0" w:color="auto"/>
                <w:right w:val="none" w:sz="0" w:space="0" w:color="auto"/>
              </w:divBdr>
            </w:div>
            <w:div w:id="1338926468">
              <w:marLeft w:val="0"/>
              <w:marRight w:val="0"/>
              <w:marTop w:val="0"/>
              <w:marBottom w:val="0"/>
              <w:divBdr>
                <w:top w:val="none" w:sz="0" w:space="0" w:color="auto"/>
                <w:left w:val="none" w:sz="0" w:space="0" w:color="auto"/>
                <w:bottom w:val="none" w:sz="0" w:space="0" w:color="auto"/>
                <w:right w:val="none" w:sz="0" w:space="0" w:color="auto"/>
              </w:divBdr>
            </w:div>
            <w:div w:id="1439521096">
              <w:marLeft w:val="0"/>
              <w:marRight w:val="0"/>
              <w:marTop w:val="0"/>
              <w:marBottom w:val="0"/>
              <w:divBdr>
                <w:top w:val="none" w:sz="0" w:space="0" w:color="auto"/>
                <w:left w:val="none" w:sz="0" w:space="0" w:color="auto"/>
                <w:bottom w:val="none" w:sz="0" w:space="0" w:color="auto"/>
                <w:right w:val="none" w:sz="0" w:space="0" w:color="auto"/>
              </w:divBdr>
            </w:div>
            <w:div w:id="1529836107">
              <w:marLeft w:val="0"/>
              <w:marRight w:val="0"/>
              <w:marTop w:val="0"/>
              <w:marBottom w:val="0"/>
              <w:divBdr>
                <w:top w:val="none" w:sz="0" w:space="0" w:color="auto"/>
                <w:left w:val="none" w:sz="0" w:space="0" w:color="auto"/>
                <w:bottom w:val="none" w:sz="0" w:space="0" w:color="auto"/>
                <w:right w:val="none" w:sz="0" w:space="0" w:color="auto"/>
              </w:divBdr>
            </w:div>
            <w:div w:id="1676346669">
              <w:marLeft w:val="0"/>
              <w:marRight w:val="0"/>
              <w:marTop w:val="0"/>
              <w:marBottom w:val="0"/>
              <w:divBdr>
                <w:top w:val="none" w:sz="0" w:space="0" w:color="auto"/>
                <w:left w:val="none" w:sz="0" w:space="0" w:color="auto"/>
                <w:bottom w:val="none" w:sz="0" w:space="0" w:color="auto"/>
                <w:right w:val="none" w:sz="0" w:space="0" w:color="auto"/>
              </w:divBdr>
            </w:div>
            <w:div w:id="1801806121">
              <w:marLeft w:val="0"/>
              <w:marRight w:val="0"/>
              <w:marTop w:val="0"/>
              <w:marBottom w:val="0"/>
              <w:divBdr>
                <w:top w:val="none" w:sz="0" w:space="0" w:color="auto"/>
                <w:left w:val="none" w:sz="0" w:space="0" w:color="auto"/>
                <w:bottom w:val="none" w:sz="0" w:space="0" w:color="auto"/>
                <w:right w:val="none" w:sz="0" w:space="0" w:color="auto"/>
              </w:divBdr>
            </w:div>
            <w:div w:id="1811167424">
              <w:marLeft w:val="0"/>
              <w:marRight w:val="0"/>
              <w:marTop w:val="0"/>
              <w:marBottom w:val="0"/>
              <w:divBdr>
                <w:top w:val="none" w:sz="0" w:space="0" w:color="auto"/>
                <w:left w:val="none" w:sz="0" w:space="0" w:color="auto"/>
                <w:bottom w:val="none" w:sz="0" w:space="0" w:color="auto"/>
                <w:right w:val="none" w:sz="0" w:space="0" w:color="auto"/>
              </w:divBdr>
              <w:divsChild>
                <w:div w:id="346323602">
                  <w:marLeft w:val="0"/>
                  <w:marRight w:val="0"/>
                  <w:marTop w:val="0"/>
                  <w:marBottom w:val="0"/>
                  <w:divBdr>
                    <w:top w:val="none" w:sz="0" w:space="0" w:color="auto"/>
                    <w:left w:val="none" w:sz="0" w:space="0" w:color="auto"/>
                    <w:bottom w:val="none" w:sz="0" w:space="0" w:color="auto"/>
                    <w:right w:val="none" w:sz="0" w:space="0" w:color="auto"/>
                  </w:divBdr>
                </w:div>
                <w:div w:id="767962916">
                  <w:marLeft w:val="0"/>
                  <w:marRight w:val="0"/>
                  <w:marTop w:val="0"/>
                  <w:marBottom w:val="0"/>
                  <w:divBdr>
                    <w:top w:val="none" w:sz="0" w:space="0" w:color="auto"/>
                    <w:left w:val="none" w:sz="0" w:space="0" w:color="auto"/>
                    <w:bottom w:val="none" w:sz="0" w:space="0" w:color="auto"/>
                    <w:right w:val="none" w:sz="0" w:space="0" w:color="auto"/>
                  </w:divBdr>
                </w:div>
                <w:div w:id="1419716450">
                  <w:marLeft w:val="0"/>
                  <w:marRight w:val="0"/>
                  <w:marTop w:val="0"/>
                  <w:marBottom w:val="0"/>
                  <w:divBdr>
                    <w:top w:val="none" w:sz="0" w:space="0" w:color="auto"/>
                    <w:left w:val="none" w:sz="0" w:space="0" w:color="auto"/>
                    <w:bottom w:val="none" w:sz="0" w:space="0" w:color="auto"/>
                    <w:right w:val="none" w:sz="0" w:space="0" w:color="auto"/>
                  </w:divBdr>
                </w:div>
                <w:div w:id="1683898971">
                  <w:marLeft w:val="0"/>
                  <w:marRight w:val="0"/>
                  <w:marTop w:val="0"/>
                  <w:marBottom w:val="0"/>
                  <w:divBdr>
                    <w:top w:val="none" w:sz="0" w:space="0" w:color="auto"/>
                    <w:left w:val="none" w:sz="0" w:space="0" w:color="auto"/>
                    <w:bottom w:val="none" w:sz="0" w:space="0" w:color="auto"/>
                    <w:right w:val="none" w:sz="0" w:space="0" w:color="auto"/>
                  </w:divBdr>
                </w:div>
              </w:divsChild>
            </w:div>
            <w:div w:id="1934196268">
              <w:marLeft w:val="0"/>
              <w:marRight w:val="0"/>
              <w:marTop w:val="0"/>
              <w:marBottom w:val="0"/>
              <w:divBdr>
                <w:top w:val="none" w:sz="0" w:space="0" w:color="auto"/>
                <w:left w:val="none" w:sz="0" w:space="0" w:color="auto"/>
                <w:bottom w:val="none" w:sz="0" w:space="0" w:color="auto"/>
                <w:right w:val="none" w:sz="0" w:space="0" w:color="auto"/>
              </w:divBdr>
            </w:div>
            <w:div w:id="1987589211">
              <w:marLeft w:val="0"/>
              <w:marRight w:val="0"/>
              <w:marTop w:val="0"/>
              <w:marBottom w:val="0"/>
              <w:divBdr>
                <w:top w:val="none" w:sz="0" w:space="0" w:color="auto"/>
                <w:left w:val="none" w:sz="0" w:space="0" w:color="auto"/>
                <w:bottom w:val="none" w:sz="0" w:space="0" w:color="auto"/>
                <w:right w:val="none" w:sz="0" w:space="0" w:color="auto"/>
              </w:divBdr>
            </w:div>
            <w:div w:id="2047754354">
              <w:marLeft w:val="0"/>
              <w:marRight w:val="0"/>
              <w:marTop w:val="0"/>
              <w:marBottom w:val="0"/>
              <w:divBdr>
                <w:top w:val="none" w:sz="0" w:space="0" w:color="auto"/>
                <w:left w:val="none" w:sz="0" w:space="0" w:color="auto"/>
                <w:bottom w:val="none" w:sz="0" w:space="0" w:color="auto"/>
                <w:right w:val="none" w:sz="0" w:space="0" w:color="auto"/>
              </w:divBdr>
            </w:div>
            <w:div w:id="2084374550">
              <w:marLeft w:val="0"/>
              <w:marRight w:val="0"/>
              <w:marTop w:val="0"/>
              <w:marBottom w:val="0"/>
              <w:divBdr>
                <w:top w:val="none" w:sz="0" w:space="0" w:color="auto"/>
                <w:left w:val="none" w:sz="0" w:space="0" w:color="auto"/>
                <w:bottom w:val="none" w:sz="0" w:space="0" w:color="auto"/>
                <w:right w:val="none" w:sz="0" w:space="0" w:color="auto"/>
              </w:divBdr>
            </w:div>
          </w:divsChild>
        </w:div>
        <w:div w:id="949552316">
          <w:marLeft w:val="0"/>
          <w:marRight w:val="0"/>
          <w:marTop w:val="0"/>
          <w:marBottom w:val="0"/>
          <w:divBdr>
            <w:top w:val="none" w:sz="0" w:space="0" w:color="auto"/>
            <w:left w:val="none" w:sz="0" w:space="0" w:color="auto"/>
            <w:bottom w:val="none" w:sz="0" w:space="0" w:color="auto"/>
            <w:right w:val="none" w:sz="0" w:space="0" w:color="auto"/>
          </w:divBdr>
          <w:divsChild>
            <w:div w:id="4133236">
              <w:marLeft w:val="0"/>
              <w:marRight w:val="0"/>
              <w:marTop w:val="0"/>
              <w:marBottom w:val="0"/>
              <w:divBdr>
                <w:top w:val="none" w:sz="0" w:space="0" w:color="auto"/>
                <w:left w:val="none" w:sz="0" w:space="0" w:color="auto"/>
                <w:bottom w:val="none" w:sz="0" w:space="0" w:color="auto"/>
                <w:right w:val="none" w:sz="0" w:space="0" w:color="auto"/>
              </w:divBdr>
            </w:div>
            <w:div w:id="11885388">
              <w:marLeft w:val="0"/>
              <w:marRight w:val="0"/>
              <w:marTop w:val="0"/>
              <w:marBottom w:val="0"/>
              <w:divBdr>
                <w:top w:val="none" w:sz="0" w:space="0" w:color="auto"/>
                <w:left w:val="none" w:sz="0" w:space="0" w:color="auto"/>
                <w:bottom w:val="none" w:sz="0" w:space="0" w:color="auto"/>
                <w:right w:val="none" w:sz="0" w:space="0" w:color="auto"/>
              </w:divBdr>
            </w:div>
            <w:div w:id="17851614">
              <w:marLeft w:val="0"/>
              <w:marRight w:val="0"/>
              <w:marTop w:val="0"/>
              <w:marBottom w:val="0"/>
              <w:divBdr>
                <w:top w:val="none" w:sz="0" w:space="0" w:color="auto"/>
                <w:left w:val="none" w:sz="0" w:space="0" w:color="auto"/>
                <w:bottom w:val="none" w:sz="0" w:space="0" w:color="auto"/>
                <w:right w:val="none" w:sz="0" w:space="0" w:color="auto"/>
              </w:divBdr>
            </w:div>
            <w:div w:id="20666069">
              <w:marLeft w:val="0"/>
              <w:marRight w:val="0"/>
              <w:marTop w:val="0"/>
              <w:marBottom w:val="0"/>
              <w:divBdr>
                <w:top w:val="none" w:sz="0" w:space="0" w:color="auto"/>
                <w:left w:val="none" w:sz="0" w:space="0" w:color="auto"/>
                <w:bottom w:val="none" w:sz="0" w:space="0" w:color="auto"/>
                <w:right w:val="none" w:sz="0" w:space="0" w:color="auto"/>
              </w:divBdr>
            </w:div>
            <w:div w:id="23020308">
              <w:marLeft w:val="0"/>
              <w:marRight w:val="0"/>
              <w:marTop w:val="0"/>
              <w:marBottom w:val="0"/>
              <w:divBdr>
                <w:top w:val="none" w:sz="0" w:space="0" w:color="auto"/>
                <w:left w:val="none" w:sz="0" w:space="0" w:color="auto"/>
                <w:bottom w:val="none" w:sz="0" w:space="0" w:color="auto"/>
                <w:right w:val="none" w:sz="0" w:space="0" w:color="auto"/>
              </w:divBdr>
            </w:div>
            <w:div w:id="28646081">
              <w:marLeft w:val="0"/>
              <w:marRight w:val="0"/>
              <w:marTop w:val="0"/>
              <w:marBottom w:val="0"/>
              <w:divBdr>
                <w:top w:val="none" w:sz="0" w:space="0" w:color="auto"/>
                <w:left w:val="none" w:sz="0" w:space="0" w:color="auto"/>
                <w:bottom w:val="none" w:sz="0" w:space="0" w:color="auto"/>
                <w:right w:val="none" w:sz="0" w:space="0" w:color="auto"/>
              </w:divBdr>
            </w:div>
            <w:div w:id="35086595">
              <w:marLeft w:val="0"/>
              <w:marRight w:val="0"/>
              <w:marTop w:val="0"/>
              <w:marBottom w:val="0"/>
              <w:divBdr>
                <w:top w:val="none" w:sz="0" w:space="0" w:color="auto"/>
                <w:left w:val="none" w:sz="0" w:space="0" w:color="auto"/>
                <w:bottom w:val="none" w:sz="0" w:space="0" w:color="auto"/>
                <w:right w:val="none" w:sz="0" w:space="0" w:color="auto"/>
              </w:divBdr>
            </w:div>
            <w:div w:id="38017505">
              <w:marLeft w:val="0"/>
              <w:marRight w:val="0"/>
              <w:marTop w:val="0"/>
              <w:marBottom w:val="0"/>
              <w:divBdr>
                <w:top w:val="none" w:sz="0" w:space="0" w:color="auto"/>
                <w:left w:val="none" w:sz="0" w:space="0" w:color="auto"/>
                <w:bottom w:val="none" w:sz="0" w:space="0" w:color="auto"/>
                <w:right w:val="none" w:sz="0" w:space="0" w:color="auto"/>
              </w:divBdr>
            </w:div>
            <w:div w:id="38088356">
              <w:marLeft w:val="0"/>
              <w:marRight w:val="0"/>
              <w:marTop w:val="0"/>
              <w:marBottom w:val="0"/>
              <w:divBdr>
                <w:top w:val="none" w:sz="0" w:space="0" w:color="auto"/>
                <w:left w:val="none" w:sz="0" w:space="0" w:color="auto"/>
                <w:bottom w:val="none" w:sz="0" w:space="0" w:color="auto"/>
                <w:right w:val="none" w:sz="0" w:space="0" w:color="auto"/>
              </w:divBdr>
            </w:div>
            <w:div w:id="42559699">
              <w:marLeft w:val="0"/>
              <w:marRight w:val="0"/>
              <w:marTop w:val="0"/>
              <w:marBottom w:val="0"/>
              <w:divBdr>
                <w:top w:val="none" w:sz="0" w:space="0" w:color="auto"/>
                <w:left w:val="none" w:sz="0" w:space="0" w:color="auto"/>
                <w:bottom w:val="none" w:sz="0" w:space="0" w:color="auto"/>
                <w:right w:val="none" w:sz="0" w:space="0" w:color="auto"/>
              </w:divBdr>
            </w:div>
            <w:div w:id="45375234">
              <w:marLeft w:val="0"/>
              <w:marRight w:val="0"/>
              <w:marTop w:val="0"/>
              <w:marBottom w:val="0"/>
              <w:divBdr>
                <w:top w:val="none" w:sz="0" w:space="0" w:color="auto"/>
                <w:left w:val="none" w:sz="0" w:space="0" w:color="auto"/>
                <w:bottom w:val="none" w:sz="0" w:space="0" w:color="auto"/>
                <w:right w:val="none" w:sz="0" w:space="0" w:color="auto"/>
              </w:divBdr>
            </w:div>
            <w:div w:id="46299101">
              <w:marLeft w:val="0"/>
              <w:marRight w:val="0"/>
              <w:marTop w:val="0"/>
              <w:marBottom w:val="0"/>
              <w:divBdr>
                <w:top w:val="none" w:sz="0" w:space="0" w:color="auto"/>
                <w:left w:val="none" w:sz="0" w:space="0" w:color="auto"/>
                <w:bottom w:val="none" w:sz="0" w:space="0" w:color="auto"/>
                <w:right w:val="none" w:sz="0" w:space="0" w:color="auto"/>
              </w:divBdr>
            </w:div>
            <w:div w:id="48069331">
              <w:marLeft w:val="0"/>
              <w:marRight w:val="0"/>
              <w:marTop w:val="0"/>
              <w:marBottom w:val="0"/>
              <w:divBdr>
                <w:top w:val="none" w:sz="0" w:space="0" w:color="auto"/>
                <w:left w:val="none" w:sz="0" w:space="0" w:color="auto"/>
                <w:bottom w:val="none" w:sz="0" w:space="0" w:color="auto"/>
                <w:right w:val="none" w:sz="0" w:space="0" w:color="auto"/>
              </w:divBdr>
            </w:div>
            <w:div w:id="50428630">
              <w:marLeft w:val="0"/>
              <w:marRight w:val="0"/>
              <w:marTop w:val="0"/>
              <w:marBottom w:val="0"/>
              <w:divBdr>
                <w:top w:val="none" w:sz="0" w:space="0" w:color="auto"/>
                <w:left w:val="none" w:sz="0" w:space="0" w:color="auto"/>
                <w:bottom w:val="none" w:sz="0" w:space="0" w:color="auto"/>
                <w:right w:val="none" w:sz="0" w:space="0" w:color="auto"/>
              </w:divBdr>
            </w:div>
            <w:div w:id="50541394">
              <w:marLeft w:val="0"/>
              <w:marRight w:val="0"/>
              <w:marTop w:val="0"/>
              <w:marBottom w:val="0"/>
              <w:divBdr>
                <w:top w:val="none" w:sz="0" w:space="0" w:color="auto"/>
                <w:left w:val="none" w:sz="0" w:space="0" w:color="auto"/>
                <w:bottom w:val="none" w:sz="0" w:space="0" w:color="auto"/>
                <w:right w:val="none" w:sz="0" w:space="0" w:color="auto"/>
              </w:divBdr>
            </w:div>
            <w:div w:id="56976769">
              <w:marLeft w:val="0"/>
              <w:marRight w:val="0"/>
              <w:marTop w:val="0"/>
              <w:marBottom w:val="0"/>
              <w:divBdr>
                <w:top w:val="none" w:sz="0" w:space="0" w:color="auto"/>
                <w:left w:val="none" w:sz="0" w:space="0" w:color="auto"/>
                <w:bottom w:val="none" w:sz="0" w:space="0" w:color="auto"/>
                <w:right w:val="none" w:sz="0" w:space="0" w:color="auto"/>
              </w:divBdr>
            </w:div>
            <w:div w:id="63797351">
              <w:marLeft w:val="0"/>
              <w:marRight w:val="0"/>
              <w:marTop w:val="0"/>
              <w:marBottom w:val="0"/>
              <w:divBdr>
                <w:top w:val="none" w:sz="0" w:space="0" w:color="auto"/>
                <w:left w:val="none" w:sz="0" w:space="0" w:color="auto"/>
                <w:bottom w:val="none" w:sz="0" w:space="0" w:color="auto"/>
                <w:right w:val="none" w:sz="0" w:space="0" w:color="auto"/>
              </w:divBdr>
            </w:div>
            <w:div w:id="63837753">
              <w:marLeft w:val="0"/>
              <w:marRight w:val="0"/>
              <w:marTop w:val="0"/>
              <w:marBottom w:val="0"/>
              <w:divBdr>
                <w:top w:val="none" w:sz="0" w:space="0" w:color="auto"/>
                <w:left w:val="none" w:sz="0" w:space="0" w:color="auto"/>
                <w:bottom w:val="none" w:sz="0" w:space="0" w:color="auto"/>
                <w:right w:val="none" w:sz="0" w:space="0" w:color="auto"/>
              </w:divBdr>
            </w:div>
            <w:div w:id="66929053">
              <w:marLeft w:val="0"/>
              <w:marRight w:val="0"/>
              <w:marTop w:val="0"/>
              <w:marBottom w:val="0"/>
              <w:divBdr>
                <w:top w:val="none" w:sz="0" w:space="0" w:color="auto"/>
                <w:left w:val="none" w:sz="0" w:space="0" w:color="auto"/>
                <w:bottom w:val="none" w:sz="0" w:space="0" w:color="auto"/>
                <w:right w:val="none" w:sz="0" w:space="0" w:color="auto"/>
              </w:divBdr>
            </w:div>
            <w:div w:id="67385920">
              <w:marLeft w:val="0"/>
              <w:marRight w:val="0"/>
              <w:marTop w:val="0"/>
              <w:marBottom w:val="0"/>
              <w:divBdr>
                <w:top w:val="none" w:sz="0" w:space="0" w:color="auto"/>
                <w:left w:val="none" w:sz="0" w:space="0" w:color="auto"/>
                <w:bottom w:val="none" w:sz="0" w:space="0" w:color="auto"/>
                <w:right w:val="none" w:sz="0" w:space="0" w:color="auto"/>
              </w:divBdr>
            </w:div>
            <w:div w:id="73743927">
              <w:marLeft w:val="0"/>
              <w:marRight w:val="0"/>
              <w:marTop w:val="0"/>
              <w:marBottom w:val="0"/>
              <w:divBdr>
                <w:top w:val="none" w:sz="0" w:space="0" w:color="auto"/>
                <w:left w:val="none" w:sz="0" w:space="0" w:color="auto"/>
                <w:bottom w:val="none" w:sz="0" w:space="0" w:color="auto"/>
                <w:right w:val="none" w:sz="0" w:space="0" w:color="auto"/>
              </w:divBdr>
            </w:div>
            <w:div w:id="80683839">
              <w:marLeft w:val="0"/>
              <w:marRight w:val="0"/>
              <w:marTop w:val="0"/>
              <w:marBottom w:val="0"/>
              <w:divBdr>
                <w:top w:val="none" w:sz="0" w:space="0" w:color="auto"/>
                <w:left w:val="none" w:sz="0" w:space="0" w:color="auto"/>
                <w:bottom w:val="none" w:sz="0" w:space="0" w:color="auto"/>
                <w:right w:val="none" w:sz="0" w:space="0" w:color="auto"/>
              </w:divBdr>
            </w:div>
            <w:div w:id="83308590">
              <w:marLeft w:val="0"/>
              <w:marRight w:val="0"/>
              <w:marTop w:val="0"/>
              <w:marBottom w:val="0"/>
              <w:divBdr>
                <w:top w:val="none" w:sz="0" w:space="0" w:color="auto"/>
                <w:left w:val="none" w:sz="0" w:space="0" w:color="auto"/>
                <w:bottom w:val="none" w:sz="0" w:space="0" w:color="auto"/>
                <w:right w:val="none" w:sz="0" w:space="0" w:color="auto"/>
              </w:divBdr>
            </w:div>
            <w:div w:id="85928490">
              <w:marLeft w:val="0"/>
              <w:marRight w:val="0"/>
              <w:marTop w:val="0"/>
              <w:marBottom w:val="0"/>
              <w:divBdr>
                <w:top w:val="none" w:sz="0" w:space="0" w:color="auto"/>
                <w:left w:val="none" w:sz="0" w:space="0" w:color="auto"/>
                <w:bottom w:val="none" w:sz="0" w:space="0" w:color="auto"/>
                <w:right w:val="none" w:sz="0" w:space="0" w:color="auto"/>
              </w:divBdr>
            </w:div>
            <w:div w:id="91171397">
              <w:marLeft w:val="0"/>
              <w:marRight w:val="0"/>
              <w:marTop w:val="0"/>
              <w:marBottom w:val="0"/>
              <w:divBdr>
                <w:top w:val="none" w:sz="0" w:space="0" w:color="auto"/>
                <w:left w:val="none" w:sz="0" w:space="0" w:color="auto"/>
                <w:bottom w:val="none" w:sz="0" w:space="0" w:color="auto"/>
                <w:right w:val="none" w:sz="0" w:space="0" w:color="auto"/>
              </w:divBdr>
            </w:div>
            <w:div w:id="92098152">
              <w:marLeft w:val="0"/>
              <w:marRight w:val="0"/>
              <w:marTop w:val="0"/>
              <w:marBottom w:val="0"/>
              <w:divBdr>
                <w:top w:val="none" w:sz="0" w:space="0" w:color="auto"/>
                <w:left w:val="none" w:sz="0" w:space="0" w:color="auto"/>
                <w:bottom w:val="none" w:sz="0" w:space="0" w:color="auto"/>
                <w:right w:val="none" w:sz="0" w:space="0" w:color="auto"/>
              </w:divBdr>
            </w:div>
            <w:div w:id="99842734">
              <w:marLeft w:val="0"/>
              <w:marRight w:val="0"/>
              <w:marTop w:val="0"/>
              <w:marBottom w:val="0"/>
              <w:divBdr>
                <w:top w:val="none" w:sz="0" w:space="0" w:color="auto"/>
                <w:left w:val="none" w:sz="0" w:space="0" w:color="auto"/>
                <w:bottom w:val="none" w:sz="0" w:space="0" w:color="auto"/>
                <w:right w:val="none" w:sz="0" w:space="0" w:color="auto"/>
              </w:divBdr>
            </w:div>
            <w:div w:id="107093987">
              <w:marLeft w:val="0"/>
              <w:marRight w:val="0"/>
              <w:marTop w:val="0"/>
              <w:marBottom w:val="0"/>
              <w:divBdr>
                <w:top w:val="none" w:sz="0" w:space="0" w:color="auto"/>
                <w:left w:val="none" w:sz="0" w:space="0" w:color="auto"/>
                <w:bottom w:val="none" w:sz="0" w:space="0" w:color="auto"/>
                <w:right w:val="none" w:sz="0" w:space="0" w:color="auto"/>
              </w:divBdr>
            </w:div>
            <w:div w:id="128058128">
              <w:marLeft w:val="0"/>
              <w:marRight w:val="0"/>
              <w:marTop w:val="0"/>
              <w:marBottom w:val="0"/>
              <w:divBdr>
                <w:top w:val="none" w:sz="0" w:space="0" w:color="auto"/>
                <w:left w:val="none" w:sz="0" w:space="0" w:color="auto"/>
                <w:bottom w:val="none" w:sz="0" w:space="0" w:color="auto"/>
                <w:right w:val="none" w:sz="0" w:space="0" w:color="auto"/>
              </w:divBdr>
            </w:div>
            <w:div w:id="129130235">
              <w:marLeft w:val="0"/>
              <w:marRight w:val="0"/>
              <w:marTop w:val="0"/>
              <w:marBottom w:val="0"/>
              <w:divBdr>
                <w:top w:val="none" w:sz="0" w:space="0" w:color="auto"/>
                <w:left w:val="none" w:sz="0" w:space="0" w:color="auto"/>
                <w:bottom w:val="none" w:sz="0" w:space="0" w:color="auto"/>
                <w:right w:val="none" w:sz="0" w:space="0" w:color="auto"/>
              </w:divBdr>
            </w:div>
            <w:div w:id="137771101">
              <w:marLeft w:val="0"/>
              <w:marRight w:val="0"/>
              <w:marTop w:val="0"/>
              <w:marBottom w:val="0"/>
              <w:divBdr>
                <w:top w:val="none" w:sz="0" w:space="0" w:color="auto"/>
                <w:left w:val="none" w:sz="0" w:space="0" w:color="auto"/>
                <w:bottom w:val="none" w:sz="0" w:space="0" w:color="auto"/>
                <w:right w:val="none" w:sz="0" w:space="0" w:color="auto"/>
              </w:divBdr>
            </w:div>
            <w:div w:id="137846500">
              <w:marLeft w:val="0"/>
              <w:marRight w:val="0"/>
              <w:marTop w:val="0"/>
              <w:marBottom w:val="0"/>
              <w:divBdr>
                <w:top w:val="none" w:sz="0" w:space="0" w:color="auto"/>
                <w:left w:val="none" w:sz="0" w:space="0" w:color="auto"/>
                <w:bottom w:val="none" w:sz="0" w:space="0" w:color="auto"/>
                <w:right w:val="none" w:sz="0" w:space="0" w:color="auto"/>
              </w:divBdr>
            </w:div>
            <w:div w:id="141702558">
              <w:marLeft w:val="0"/>
              <w:marRight w:val="0"/>
              <w:marTop w:val="0"/>
              <w:marBottom w:val="0"/>
              <w:divBdr>
                <w:top w:val="none" w:sz="0" w:space="0" w:color="auto"/>
                <w:left w:val="none" w:sz="0" w:space="0" w:color="auto"/>
                <w:bottom w:val="none" w:sz="0" w:space="0" w:color="auto"/>
                <w:right w:val="none" w:sz="0" w:space="0" w:color="auto"/>
              </w:divBdr>
            </w:div>
            <w:div w:id="146167757">
              <w:marLeft w:val="0"/>
              <w:marRight w:val="0"/>
              <w:marTop w:val="0"/>
              <w:marBottom w:val="0"/>
              <w:divBdr>
                <w:top w:val="none" w:sz="0" w:space="0" w:color="auto"/>
                <w:left w:val="none" w:sz="0" w:space="0" w:color="auto"/>
                <w:bottom w:val="none" w:sz="0" w:space="0" w:color="auto"/>
                <w:right w:val="none" w:sz="0" w:space="0" w:color="auto"/>
              </w:divBdr>
            </w:div>
            <w:div w:id="149686298">
              <w:marLeft w:val="0"/>
              <w:marRight w:val="0"/>
              <w:marTop w:val="0"/>
              <w:marBottom w:val="0"/>
              <w:divBdr>
                <w:top w:val="none" w:sz="0" w:space="0" w:color="auto"/>
                <w:left w:val="none" w:sz="0" w:space="0" w:color="auto"/>
                <w:bottom w:val="none" w:sz="0" w:space="0" w:color="auto"/>
                <w:right w:val="none" w:sz="0" w:space="0" w:color="auto"/>
              </w:divBdr>
            </w:div>
            <w:div w:id="151991686">
              <w:marLeft w:val="0"/>
              <w:marRight w:val="0"/>
              <w:marTop w:val="0"/>
              <w:marBottom w:val="0"/>
              <w:divBdr>
                <w:top w:val="none" w:sz="0" w:space="0" w:color="auto"/>
                <w:left w:val="none" w:sz="0" w:space="0" w:color="auto"/>
                <w:bottom w:val="none" w:sz="0" w:space="0" w:color="auto"/>
                <w:right w:val="none" w:sz="0" w:space="0" w:color="auto"/>
              </w:divBdr>
            </w:div>
            <w:div w:id="162204856">
              <w:marLeft w:val="0"/>
              <w:marRight w:val="0"/>
              <w:marTop w:val="0"/>
              <w:marBottom w:val="0"/>
              <w:divBdr>
                <w:top w:val="none" w:sz="0" w:space="0" w:color="auto"/>
                <w:left w:val="none" w:sz="0" w:space="0" w:color="auto"/>
                <w:bottom w:val="none" w:sz="0" w:space="0" w:color="auto"/>
                <w:right w:val="none" w:sz="0" w:space="0" w:color="auto"/>
              </w:divBdr>
            </w:div>
            <w:div w:id="162284991">
              <w:marLeft w:val="0"/>
              <w:marRight w:val="0"/>
              <w:marTop w:val="0"/>
              <w:marBottom w:val="0"/>
              <w:divBdr>
                <w:top w:val="none" w:sz="0" w:space="0" w:color="auto"/>
                <w:left w:val="none" w:sz="0" w:space="0" w:color="auto"/>
                <w:bottom w:val="none" w:sz="0" w:space="0" w:color="auto"/>
                <w:right w:val="none" w:sz="0" w:space="0" w:color="auto"/>
              </w:divBdr>
            </w:div>
            <w:div w:id="176117792">
              <w:marLeft w:val="0"/>
              <w:marRight w:val="0"/>
              <w:marTop w:val="0"/>
              <w:marBottom w:val="0"/>
              <w:divBdr>
                <w:top w:val="none" w:sz="0" w:space="0" w:color="auto"/>
                <w:left w:val="none" w:sz="0" w:space="0" w:color="auto"/>
                <w:bottom w:val="none" w:sz="0" w:space="0" w:color="auto"/>
                <w:right w:val="none" w:sz="0" w:space="0" w:color="auto"/>
              </w:divBdr>
            </w:div>
            <w:div w:id="182745852">
              <w:marLeft w:val="0"/>
              <w:marRight w:val="0"/>
              <w:marTop w:val="0"/>
              <w:marBottom w:val="0"/>
              <w:divBdr>
                <w:top w:val="none" w:sz="0" w:space="0" w:color="auto"/>
                <w:left w:val="none" w:sz="0" w:space="0" w:color="auto"/>
                <w:bottom w:val="none" w:sz="0" w:space="0" w:color="auto"/>
                <w:right w:val="none" w:sz="0" w:space="0" w:color="auto"/>
              </w:divBdr>
            </w:div>
            <w:div w:id="186213850">
              <w:marLeft w:val="0"/>
              <w:marRight w:val="0"/>
              <w:marTop w:val="0"/>
              <w:marBottom w:val="0"/>
              <w:divBdr>
                <w:top w:val="none" w:sz="0" w:space="0" w:color="auto"/>
                <w:left w:val="none" w:sz="0" w:space="0" w:color="auto"/>
                <w:bottom w:val="none" w:sz="0" w:space="0" w:color="auto"/>
                <w:right w:val="none" w:sz="0" w:space="0" w:color="auto"/>
              </w:divBdr>
            </w:div>
            <w:div w:id="188690340">
              <w:marLeft w:val="0"/>
              <w:marRight w:val="0"/>
              <w:marTop w:val="0"/>
              <w:marBottom w:val="0"/>
              <w:divBdr>
                <w:top w:val="none" w:sz="0" w:space="0" w:color="auto"/>
                <w:left w:val="none" w:sz="0" w:space="0" w:color="auto"/>
                <w:bottom w:val="none" w:sz="0" w:space="0" w:color="auto"/>
                <w:right w:val="none" w:sz="0" w:space="0" w:color="auto"/>
              </w:divBdr>
            </w:div>
            <w:div w:id="190148391">
              <w:marLeft w:val="0"/>
              <w:marRight w:val="0"/>
              <w:marTop w:val="0"/>
              <w:marBottom w:val="0"/>
              <w:divBdr>
                <w:top w:val="none" w:sz="0" w:space="0" w:color="auto"/>
                <w:left w:val="none" w:sz="0" w:space="0" w:color="auto"/>
                <w:bottom w:val="none" w:sz="0" w:space="0" w:color="auto"/>
                <w:right w:val="none" w:sz="0" w:space="0" w:color="auto"/>
              </w:divBdr>
            </w:div>
            <w:div w:id="190807882">
              <w:marLeft w:val="0"/>
              <w:marRight w:val="0"/>
              <w:marTop w:val="0"/>
              <w:marBottom w:val="0"/>
              <w:divBdr>
                <w:top w:val="none" w:sz="0" w:space="0" w:color="auto"/>
                <w:left w:val="none" w:sz="0" w:space="0" w:color="auto"/>
                <w:bottom w:val="none" w:sz="0" w:space="0" w:color="auto"/>
                <w:right w:val="none" w:sz="0" w:space="0" w:color="auto"/>
              </w:divBdr>
            </w:div>
            <w:div w:id="200631360">
              <w:marLeft w:val="0"/>
              <w:marRight w:val="0"/>
              <w:marTop w:val="0"/>
              <w:marBottom w:val="0"/>
              <w:divBdr>
                <w:top w:val="none" w:sz="0" w:space="0" w:color="auto"/>
                <w:left w:val="none" w:sz="0" w:space="0" w:color="auto"/>
                <w:bottom w:val="none" w:sz="0" w:space="0" w:color="auto"/>
                <w:right w:val="none" w:sz="0" w:space="0" w:color="auto"/>
              </w:divBdr>
            </w:div>
            <w:div w:id="202637747">
              <w:marLeft w:val="0"/>
              <w:marRight w:val="0"/>
              <w:marTop w:val="0"/>
              <w:marBottom w:val="0"/>
              <w:divBdr>
                <w:top w:val="none" w:sz="0" w:space="0" w:color="auto"/>
                <w:left w:val="none" w:sz="0" w:space="0" w:color="auto"/>
                <w:bottom w:val="none" w:sz="0" w:space="0" w:color="auto"/>
                <w:right w:val="none" w:sz="0" w:space="0" w:color="auto"/>
              </w:divBdr>
            </w:div>
            <w:div w:id="211188945">
              <w:marLeft w:val="0"/>
              <w:marRight w:val="0"/>
              <w:marTop w:val="0"/>
              <w:marBottom w:val="0"/>
              <w:divBdr>
                <w:top w:val="none" w:sz="0" w:space="0" w:color="auto"/>
                <w:left w:val="none" w:sz="0" w:space="0" w:color="auto"/>
                <w:bottom w:val="none" w:sz="0" w:space="0" w:color="auto"/>
                <w:right w:val="none" w:sz="0" w:space="0" w:color="auto"/>
              </w:divBdr>
            </w:div>
            <w:div w:id="227112953">
              <w:marLeft w:val="0"/>
              <w:marRight w:val="0"/>
              <w:marTop w:val="0"/>
              <w:marBottom w:val="0"/>
              <w:divBdr>
                <w:top w:val="none" w:sz="0" w:space="0" w:color="auto"/>
                <w:left w:val="none" w:sz="0" w:space="0" w:color="auto"/>
                <w:bottom w:val="none" w:sz="0" w:space="0" w:color="auto"/>
                <w:right w:val="none" w:sz="0" w:space="0" w:color="auto"/>
              </w:divBdr>
            </w:div>
            <w:div w:id="234513490">
              <w:marLeft w:val="0"/>
              <w:marRight w:val="0"/>
              <w:marTop w:val="0"/>
              <w:marBottom w:val="0"/>
              <w:divBdr>
                <w:top w:val="none" w:sz="0" w:space="0" w:color="auto"/>
                <w:left w:val="none" w:sz="0" w:space="0" w:color="auto"/>
                <w:bottom w:val="none" w:sz="0" w:space="0" w:color="auto"/>
                <w:right w:val="none" w:sz="0" w:space="0" w:color="auto"/>
              </w:divBdr>
            </w:div>
            <w:div w:id="238443682">
              <w:marLeft w:val="0"/>
              <w:marRight w:val="0"/>
              <w:marTop w:val="0"/>
              <w:marBottom w:val="0"/>
              <w:divBdr>
                <w:top w:val="none" w:sz="0" w:space="0" w:color="auto"/>
                <w:left w:val="none" w:sz="0" w:space="0" w:color="auto"/>
                <w:bottom w:val="none" w:sz="0" w:space="0" w:color="auto"/>
                <w:right w:val="none" w:sz="0" w:space="0" w:color="auto"/>
              </w:divBdr>
            </w:div>
            <w:div w:id="247739024">
              <w:marLeft w:val="0"/>
              <w:marRight w:val="0"/>
              <w:marTop w:val="0"/>
              <w:marBottom w:val="0"/>
              <w:divBdr>
                <w:top w:val="none" w:sz="0" w:space="0" w:color="auto"/>
                <w:left w:val="none" w:sz="0" w:space="0" w:color="auto"/>
                <w:bottom w:val="none" w:sz="0" w:space="0" w:color="auto"/>
                <w:right w:val="none" w:sz="0" w:space="0" w:color="auto"/>
              </w:divBdr>
            </w:div>
            <w:div w:id="257520482">
              <w:marLeft w:val="0"/>
              <w:marRight w:val="0"/>
              <w:marTop w:val="0"/>
              <w:marBottom w:val="0"/>
              <w:divBdr>
                <w:top w:val="none" w:sz="0" w:space="0" w:color="auto"/>
                <w:left w:val="none" w:sz="0" w:space="0" w:color="auto"/>
                <w:bottom w:val="none" w:sz="0" w:space="0" w:color="auto"/>
                <w:right w:val="none" w:sz="0" w:space="0" w:color="auto"/>
              </w:divBdr>
            </w:div>
            <w:div w:id="265384344">
              <w:marLeft w:val="0"/>
              <w:marRight w:val="0"/>
              <w:marTop w:val="0"/>
              <w:marBottom w:val="0"/>
              <w:divBdr>
                <w:top w:val="none" w:sz="0" w:space="0" w:color="auto"/>
                <w:left w:val="none" w:sz="0" w:space="0" w:color="auto"/>
                <w:bottom w:val="none" w:sz="0" w:space="0" w:color="auto"/>
                <w:right w:val="none" w:sz="0" w:space="0" w:color="auto"/>
              </w:divBdr>
            </w:div>
            <w:div w:id="277370757">
              <w:marLeft w:val="0"/>
              <w:marRight w:val="0"/>
              <w:marTop w:val="0"/>
              <w:marBottom w:val="0"/>
              <w:divBdr>
                <w:top w:val="none" w:sz="0" w:space="0" w:color="auto"/>
                <w:left w:val="none" w:sz="0" w:space="0" w:color="auto"/>
                <w:bottom w:val="none" w:sz="0" w:space="0" w:color="auto"/>
                <w:right w:val="none" w:sz="0" w:space="0" w:color="auto"/>
              </w:divBdr>
            </w:div>
            <w:div w:id="278682810">
              <w:marLeft w:val="0"/>
              <w:marRight w:val="0"/>
              <w:marTop w:val="0"/>
              <w:marBottom w:val="0"/>
              <w:divBdr>
                <w:top w:val="none" w:sz="0" w:space="0" w:color="auto"/>
                <w:left w:val="none" w:sz="0" w:space="0" w:color="auto"/>
                <w:bottom w:val="none" w:sz="0" w:space="0" w:color="auto"/>
                <w:right w:val="none" w:sz="0" w:space="0" w:color="auto"/>
              </w:divBdr>
            </w:div>
            <w:div w:id="279727537">
              <w:marLeft w:val="0"/>
              <w:marRight w:val="0"/>
              <w:marTop w:val="0"/>
              <w:marBottom w:val="0"/>
              <w:divBdr>
                <w:top w:val="none" w:sz="0" w:space="0" w:color="auto"/>
                <w:left w:val="none" w:sz="0" w:space="0" w:color="auto"/>
                <w:bottom w:val="none" w:sz="0" w:space="0" w:color="auto"/>
                <w:right w:val="none" w:sz="0" w:space="0" w:color="auto"/>
              </w:divBdr>
            </w:div>
            <w:div w:id="288249478">
              <w:marLeft w:val="0"/>
              <w:marRight w:val="0"/>
              <w:marTop w:val="0"/>
              <w:marBottom w:val="0"/>
              <w:divBdr>
                <w:top w:val="none" w:sz="0" w:space="0" w:color="auto"/>
                <w:left w:val="none" w:sz="0" w:space="0" w:color="auto"/>
                <w:bottom w:val="none" w:sz="0" w:space="0" w:color="auto"/>
                <w:right w:val="none" w:sz="0" w:space="0" w:color="auto"/>
              </w:divBdr>
            </w:div>
            <w:div w:id="289168156">
              <w:marLeft w:val="0"/>
              <w:marRight w:val="0"/>
              <w:marTop w:val="0"/>
              <w:marBottom w:val="0"/>
              <w:divBdr>
                <w:top w:val="none" w:sz="0" w:space="0" w:color="auto"/>
                <w:left w:val="none" w:sz="0" w:space="0" w:color="auto"/>
                <w:bottom w:val="none" w:sz="0" w:space="0" w:color="auto"/>
                <w:right w:val="none" w:sz="0" w:space="0" w:color="auto"/>
              </w:divBdr>
            </w:div>
            <w:div w:id="316806748">
              <w:marLeft w:val="0"/>
              <w:marRight w:val="0"/>
              <w:marTop w:val="0"/>
              <w:marBottom w:val="0"/>
              <w:divBdr>
                <w:top w:val="none" w:sz="0" w:space="0" w:color="auto"/>
                <w:left w:val="none" w:sz="0" w:space="0" w:color="auto"/>
                <w:bottom w:val="none" w:sz="0" w:space="0" w:color="auto"/>
                <w:right w:val="none" w:sz="0" w:space="0" w:color="auto"/>
              </w:divBdr>
            </w:div>
            <w:div w:id="320814883">
              <w:marLeft w:val="0"/>
              <w:marRight w:val="0"/>
              <w:marTop w:val="0"/>
              <w:marBottom w:val="0"/>
              <w:divBdr>
                <w:top w:val="none" w:sz="0" w:space="0" w:color="auto"/>
                <w:left w:val="none" w:sz="0" w:space="0" w:color="auto"/>
                <w:bottom w:val="none" w:sz="0" w:space="0" w:color="auto"/>
                <w:right w:val="none" w:sz="0" w:space="0" w:color="auto"/>
              </w:divBdr>
            </w:div>
            <w:div w:id="325403229">
              <w:marLeft w:val="0"/>
              <w:marRight w:val="0"/>
              <w:marTop w:val="0"/>
              <w:marBottom w:val="0"/>
              <w:divBdr>
                <w:top w:val="none" w:sz="0" w:space="0" w:color="auto"/>
                <w:left w:val="none" w:sz="0" w:space="0" w:color="auto"/>
                <w:bottom w:val="none" w:sz="0" w:space="0" w:color="auto"/>
                <w:right w:val="none" w:sz="0" w:space="0" w:color="auto"/>
              </w:divBdr>
            </w:div>
            <w:div w:id="326638024">
              <w:marLeft w:val="0"/>
              <w:marRight w:val="0"/>
              <w:marTop w:val="0"/>
              <w:marBottom w:val="0"/>
              <w:divBdr>
                <w:top w:val="none" w:sz="0" w:space="0" w:color="auto"/>
                <w:left w:val="none" w:sz="0" w:space="0" w:color="auto"/>
                <w:bottom w:val="none" w:sz="0" w:space="0" w:color="auto"/>
                <w:right w:val="none" w:sz="0" w:space="0" w:color="auto"/>
              </w:divBdr>
            </w:div>
            <w:div w:id="327054988">
              <w:marLeft w:val="0"/>
              <w:marRight w:val="0"/>
              <w:marTop w:val="0"/>
              <w:marBottom w:val="0"/>
              <w:divBdr>
                <w:top w:val="none" w:sz="0" w:space="0" w:color="auto"/>
                <w:left w:val="none" w:sz="0" w:space="0" w:color="auto"/>
                <w:bottom w:val="none" w:sz="0" w:space="0" w:color="auto"/>
                <w:right w:val="none" w:sz="0" w:space="0" w:color="auto"/>
              </w:divBdr>
            </w:div>
            <w:div w:id="329913276">
              <w:marLeft w:val="0"/>
              <w:marRight w:val="0"/>
              <w:marTop w:val="0"/>
              <w:marBottom w:val="0"/>
              <w:divBdr>
                <w:top w:val="none" w:sz="0" w:space="0" w:color="auto"/>
                <w:left w:val="none" w:sz="0" w:space="0" w:color="auto"/>
                <w:bottom w:val="none" w:sz="0" w:space="0" w:color="auto"/>
                <w:right w:val="none" w:sz="0" w:space="0" w:color="auto"/>
              </w:divBdr>
            </w:div>
            <w:div w:id="335352465">
              <w:marLeft w:val="0"/>
              <w:marRight w:val="0"/>
              <w:marTop w:val="0"/>
              <w:marBottom w:val="0"/>
              <w:divBdr>
                <w:top w:val="none" w:sz="0" w:space="0" w:color="auto"/>
                <w:left w:val="none" w:sz="0" w:space="0" w:color="auto"/>
                <w:bottom w:val="none" w:sz="0" w:space="0" w:color="auto"/>
                <w:right w:val="none" w:sz="0" w:space="0" w:color="auto"/>
              </w:divBdr>
            </w:div>
            <w:div w:id="338120142">
              <w:marLeft w:val="0"/>
              <w:marRight w:val="0"/>
              <w:marTop w:val="0"/>
              <w:marBottom w:val="0"/>
              <w:divBdr>
                <w:top w:val="none" w:sz="0" w:space="0" w:color="auto"/>
                <w:left w:val="none" w:sz="0" w:space="0" w:color="auto"/>
                <w:bottom w:val="none" w:sz="0" w:space="0" w:color="auto"/>
                <w:right w:val="none" w:sz="0" w:space="0" w:color="auto"/>
              </w:divBdr>
            </w:div>
            <w:div w:id="340855616">
              <w:marLeft w:val="0"/>
              <w:marRight w:val="0"/>
              <w:marTop w:val="0"/>
              <w:marBottom w:val="0"/>
              <w:divBdr>
                <w:top w:val="none" w:sz="0" w:space="0" w:color="auto"/>
                <w:left w:val="none" w:sz="0" w:space="0" w:color="auto"/>
                <w:bottom w:val="none" w:sz="0" w:space="0" w:color="auto"/>
                <w:right w:val="none" w:sz="0" w:space="0" w:color="auto"/>
              </w:divBdr>
            </w:div>
            <w:div w:id="355934293">
              <w:marLeft w:val="0"/>
              <w:marRight w:val="0"/>
              <w:marTop w:val="0"/>
              <w:marBottom w:val="0"/>
              <w:divBdr>
                <w:top w:val="none" w:sz="0" w:space="0" w:color="auto"/>
                <w:left w:val="none" w:sz="0" w:space="0" w:color="auto"/>
                <w:bottom w:val="none" w:sz="0" w:space="0" w:color="auto"/>
                <w:right w:val="none" w:sz="0" w:space="0" w:color="auto"/>
              </w:divBdr>
            </w:div>
            <w:div w:id="360983677">
              <w:marLeft w:val="0"/>
              <w:marRight w:val="0"/>
              <w:marTop w:val="0"/>
              <w:marBottom w:val="0"/>
              <w:divBdr>
                <w:top w:val="none" w:sz="0" w:space="0" w:color="auto"/>
                <w:left w:val="none" w:sz="0" w:space="0" w:color="auto"/>
                <w:bottom w:val="none" w:sz="0" w:space="0" w:color="auto"/>
                <w:right w:val="none" w:sz="0" w:space="0" w:color="auto"/>
              </w:divBdr>
            </w:div>
            <w:div w:id="363796741">
              <w:marLeft w:val="0"/>
              <w:marRight w:val="0"/>
              <w:marTop w:val="0"/>
              <w:marBottom w:val="0"/>
              <w:divBdr>
                <w:top w:val="none" w:sz="0" w:space="0" w:color="auto"/>
                <w:left w:val="none" w:sz="0" w:space="0" w:color="auto"/>
                <w:bottom w:val="none" w:sz="0" w:space="0" w:color="auto"/>
                <w:right w:val="none" w:sz="0" w:space="0" w:color="auto"/>
              </w:divBdr>
            </w:div>
            <w:div w:id="366226368">
              <w:marLeft w:val="0"/>
              <w:marRight w:val="0"/>
              <w:marTop w:val="0"/>
              <w:marBottom w:val="0"/>
              <w:divBdr>
                <w:top w:val="none" w:sz="0" w:space="0" w:color="auto"/>
                <w:left w:val="none" w:sz="0" w:space="0" w:color="auto"/>
                <w:bottom w:val="none" w:sz="0" w:space="0" w:color="auto"/>
                <w:right w:val="none" w:sz="0" w:space="0" w:color="auto"/>
              </w:divBdr>
            </w:div>
            <w:div w:id="388194460">
              <w:marLeft w:val="0"/>
              <w:marRight w:val="0"/>
              <w:marTop w:val="0"/>
              <w:marBottom w:val="0"/>
              <w:divBdr>
                <w:top w:val="none" w:sz="0" w:space="0" w:color="auto"/>
                <w:left w:val="none" w:sz="0" w:space="0" w:color="auto"/>
                <w:bottom w:val="none" w:sz="0" w:space="0" w:color="auto"/>
                <w:right w:val="none" w:sz="0" w:space="0" w:color="auto"/>
              </w:divBdr>
            </w:div>
            <w:div w:id="389156395">
              <w:marLeft w:val="0"/>
              <w:marRight w:val="0"/>
              <w:marTop w:val="0"/>
              <w:marBottom w:val="0"/>
              <w:divBdr>
                <w:top w:val="none" w:sz="0" w:space="0" w:color="auto"/>
                <w:left w:val="none" w:sz="0" w:space="0" w:color="auto"/>
                <w:bottom w:val="none" w:sz="0" w:space="0" w:color="auto"/>
                <w:right w:val="none" w:sz="0" w:space="0" w:color="auto"/>
              </w:divBdr>
            </w:div>
            <w:div w:id="389428107">
              <w:marLeft w:val="0"/>
              <w:marRight w:val="0"/>
              <w:marTop w:val="0"/>
              <w:marBottom w:val="0"/>
              <w:divBdr>
                <w:top w:val="none" w:sz="0" w:space="0" w:color="auto"/>
                <w:left w:val="none" w:sz="0" w:space="0" w:color="auto"/>
                <w:bottom w:val="none" w:sz="0" w:space="0" w:color="auto"/>
                <w:right w:val="none" w:sz="0" w:space="0" w:color="auto"/>
              </w:divBdr>
            </w:div>
            <w:div w:id="401299217">
              <w:marLeft w:val="0"/>
              <w:marRight w:val="0"/>
              <w:marTop w:val="0"/>
              <w:marBottom w:val="0"/>
              <w:divBdr>
                <w:top w:val="none" w:sz="0" w:space="0" w:color="auto"/>
                <w:left w:val="none" w:sz="0" w:space="0" w:color="auto"/>
                <w:bottom w:val="none" w:sz="0" w:space="0" w:color="auto"/>
                <w:right w:val="none" w:sz="0" w:space="0" w:color="auto"/>
              </w:divBdr>
            </w:div>
            <w:div w:id="408696620">
              <w:marLeft w:val="0"/>
              <w:marRight w:val="0"/>
              <w:marTop w:val="0"/>
              <w:marBottom w:val="0"/>
              <w:divBdr>
                <w:top w:val="none" w:sz="0" w:space="0" w:color="auto"/>
                <w:left w:val="none" w:sz="0" w:space="0" w:color="auto"/>
                <w:bottom w:val="none" w:sz="0" w:space="0" w:color="auto"/>
                <w:right w:val="none" w:sz="0" w:space="0" w:color="auto"/>
              </w:divBdr>
            </w:div>
            <w:div w:id="414253064">
              <w:marLeft w:val="0"/>
              <w:marRight w:val="0"/>
              <w:marTop w:val="0"/>
              <w:marBottom w:val="0"/>
              <w:divBdr>
                <w:top w:val="none" w:sz="0" w:space="0" w:color="auto"/>
                <w:left w:val="none" w:sz="0" w:space="0" w:color="auto"/>
                <w:bottom w:val="none" w:sz="0" w:space="0" w:color="auto"/>
                <w:right w:val="none" w:sz="0" w:space="0" w:color="auto"/>
              </w:divBdr>
            </w:div>
            <w:div w:id="418988917">
              <w:marLeft w:val="0"/>
              <w:marRight w:val="0"/>
              <w:marTop w:val="0"/>
              <w:marBottom w:val="0"/>
              <w:divBdr>
                <w:top w:val="none" w:sz="0" w:space="0" w:color="auto"/>
                <w:left w:val="none" w:sz="0" w:space="0" w:color="auto"/>
                <w:bottom w:val="none" w:sz="0" w:space="0" w:color="auto"/>
                <w:right w:val="none" w:sz="0" w:space="0" w:color="auto"/>
              </w:divBdr>
            </w:div>
            <w:div w:id="422146696">
              <w:marLeft w:val="0"/>
              <w:marRight w:val="0"/>
              <w:marTop w:val="0"/>
              <w:marBottom w:val="0"/>
              <w:divBdr>
                <w:top w:val="none" w:sz="0" w:space="0" w:color="auto"/>
                <w:left w:val="none" w:sz="0" w:space="0" w:color="auto"/>
                <w:bottom w:val="none" w:sz="0" w:space="0" w:color="auto"/>
                <w:right w:val="none" w:sz="0" w:space="0" w:color="auto"/>
              </w:divBdr>
            </w:div>
            <w:div w:id="424769279">
              <w:marLeft w:val="0"/>
              <w:marRight w:val="0"/>
              <w:marTop w:val="0"/>
              <w:marBottom w:val="0"/>
              <w:divBdr>
                <w:top w:val="none" w:sz="0" w:space="0" w:color="auto"/>
                <w:left w:val="none" w:sz="0" w:space="0" w:color="auto"/>
                <w:bottom w:val="none" w:sz="0" w:space="0" w:color="auto"/>
                <w:right w:val="none" w:sz="0" w:space="0" w:color="auto"/>
              </w:divBdr>
            </w:div>
            <w:div w:id="425342820">
              <w:marLeft w:val="0"/>
              <w:marRight w:val="0"/>
              <w:marTop w:val="0"/>
              <w:marBottom w:val="0"/>
              <w:divBdr>
                <w:top w:val="none" w:sz="0" w:space="0" w:color="auto"/>
                <w:left w:val="none" w:sz="0" w:space="0" w:color="auto"/>
                <w:bottom w:val="none" w:sz="0" w:space="0" w:color="auto"/>
                <w:right w:val="none" w:sz="0" w:space="0" w:color="auto"/>
              </w:divBdr>
            </w:div>
            <w:div w:id="426774793">
              <w:marLeft w:val="0"/>
              <w:marRight w:val="0"/>
              <w:marTop w:val="0"/>
              <w:marBottom w:val="0"/>
              <w:divBdr>
                <w:top w:val="none" w:sz="0" w:space="0" w:color="auto"/>
                <w:left w:val="none" w:sz="0" w:space="0" w:color="auto"/>
                <w:bottom w:val="none" w:sz="0" w:space="0" w:color="auto"/>
                <w:right w:val="none" w:sz="0" w:space="0" w:color="auto"/>
              </w:divBdr>
            </w:div>
            <w:div w:id="428619675">
              <w:marLeft w:val="0"/>
              <w:marRight w:val="0"/>
              <w:marTop w:val="0"/>
              <w:marBottom w:val="0"/>
              <w:divBdr>
                <w:top w:val="none" w:sz="0" w:space="0" w:color="auto"/>
                <w:left w:val="none" w:sz="0" w:space="0" w:color="auto"/>
                <w:bottom w:val="none" w:sz="0" w:space="0" w:color="auto"/>
                <w:right w:val="none" w:sz="0" w:space="0" w:color="auto"/>
              </w:divBdr>
            </w:div>
            <w:div w:id="433130665">
              <w:marLeft w:val="0"/>
              <w:marRight w:val="0"/>
              <w:marTop w:val="0"/>
              <w:marBottom w:val="0"/>
              <w:divBdr>
                <w:top w:val="none" w:sz="0" w:space="0" w:color="auto"/>
                <w:left w:val="none" w:sz="0" w:space="0" w:color="auto"/>
                <w:bottom w:val="none" w:sz="0" w:space="0" w:color="auto"/>
                <w:right w:val="none" w:sz="0" w:space="0" w:color="auto"/>
              </w:divBdr>
            </w:div>
            <w:div w:id="438335704">
              <w:marLeft w:val="0"/>
              <w:marRight w:val="0"/>
              <w:marTop w:val="0"/>
              <w:marBottom w:val="0"/>
              <w:divBdr>
                <w:top w:val="none" w:sz="0" w:space="0" w:color="auto"/>
                <w:left w:val="none" w:sz="0" w:space="0" w:color="auto"/>
                <w:bottom w:val="none" w:sz="0" w:space="0" w:color="auto"/>
                <w:right w:val="none" w:sz="0" w:space="0" w:color="auto"/>
              </w:divBdr>
            </w:div>
            <w:div w:id="441413662">
              <w:marLeft w:val="0"/>
              <w:marRight w:val="0"/>
              <w:marTop w:val="0"/>
              <w:marBottom w:val="0"/>
              <w:divBdr>
                <w:top w:val="none" w:sz="0" w:space="0" w:color="auto"/>
                <w:left w:val="none" w:sz="0" w:space="0" w:color="auto"/>
                <w:bottom w:val="none" w:sz="0" w:space="0" w:color="auto"/>
                <w:right w:val="none" w:sz="0" w:space="0" w:color="auto"/>
              </w:divBdr>
            </w:div>
            <w:div w:id="446655633">
              <w:marLeft w:val="0"/>
              <w:marRight w:val="0"/>
              <w:marTop w:val="0"/>
              <w:marBottom w:val="0"/>
              <w:divBdr>
                <w:top w:val="none" w:sz="0" w:space="0" w:color="auto"/>
                <w:left w:val="none" w:sz="0" w:space="0" w:color="auto"/>
                <w:bottom w:val="none" w:sz="0" w:space="0" w:color="auto"/>
                <w:right w:val="none" w:sz="0" w:space="0" w:color="auto"/>
              </w:divBdr>
            </w:div>
            <w:div w:id="446854528">
              <w:marLeft w:val="0"/>
              <w:marRight w:val="0"/>
              <w:marTop w:val="0"/>
              <w:marBottom w:val="0"/>
              <w:divBdr>
                <w:top w:val="none" w:sz="0" w:space="0" w:color="auto"/>
                <w:left w:val="none" w:sz="0" w:space="0" w:color="auto"/>
                <w:bottom w:val="none" w:sz="0" w:space="0" w:color="auto"/>
                <w:right w:val="none" w:sz="0" w:space="0" w:color="auto"/>
              </w:divBdr>
            </w:div>
            <w:div w:id="449593833">
              <w:marLeft w:val="0"/>
              <w:marRight w:val="0"/>
              <w:marTop w:val="0"/>
              <w:marBottom w:val="0"/>
              <w:divBdr>
                <w:top w:val="none" w:sz="0" w:space="0" w:color="auto"/>
                <w:left w:val="none" w:sz="0" w:space="0" w:color="auto"/>
                <w:bottom w:val="none" w:sz="0" w:space="0" w:color="auto"/>
                <w:right w:val="none" w:sz="0" w:space="0" w:color="auto"/>
              </w:divBdr>
            </w:div>
            <w:div w:id="451048893">
              <w:marLeft w:val="0"/>
              <w:marRight w:val="0"/>
              <w:marTop w:val="0"/>
              <w:marBottom w:val="0"/>
              <w:divBdr>
                <w:top w:val="none" w:sz="0" w:space="0" w:color="auto"/>
                <w:left w:val="none" w:sz="0" w:space="0" w:color="auto"/>
                <w:bottom w:val="none" w:sz="0" w:space="0" w:color="auto"/>
                <w:right w:val="none" w:sz="0" w:space="0" w:color="auto"/>
              </w:divBdr>
            </w:div>
            <w:div w:id="458300739">
              <w:marLeft w:val="0"/>
              <w:marRight w:val="0"/>
              <w:marTop w:val="0"/>
              <w:marBottom w:val="0"/>
              <w:divBdr>
                <w:top w:val="none" w:sz="0" w:space="0" w:color="auto"/>
                <w:left w:val="none" w:sz="0" w:space="0" w:color="auto"/>
                <w:bottom w:val="none" w:sz="0" w:space="0" w:color="auto"/>
                <w:right w:val="none" w:sz="0" w:space="0" w:color="auto"/>
              </w:divBdr>
            </w:div>
            <w:div w:id="459878328">
              <w:marLeft w:val="0"/>
              <w:marRight w:val="0"/>
              <w:marTop w:val="0"/>
              <w:marBottom w:val="0"/>
              <w:divBdr>
                <w:top w:val="none" w:sz="0" w:space="0" w:color="auto"/>
                <w:left w:val="none" w:sz="0" w:space="0" w:color="auto"/>
                <w:bottom w:val="none" w:sz="0" w:space="0" w:color="auto"/>
                <w:right w:val="none" w:sz="0" w:space="0" w:color="auto"/>
              </w:divBdr>
            </w:div>
            <w:div w:id="466897141">
              <w:marLeft w:val="0"/>
              <w:marRight w:val="0"/>
              <w:marTop w:val="0"/>
              <w:marBottom w:val="0"/>
              <w:divBdr>
                <w:top w:val="none" w:sz="0" w:space="0" w:color="auto"/>
                <w:left w:val="none" w:sz="0" w:space="0" w:color="auto"/>
                <w:bottom w:val="none" w:sz="0" w:space="0" w:color="auto"/>
                <w:right w:val="none" w:sz="0" w:space="0" w:color="auto"/>
              </w:divBdr>
            </w:div>
            <w:div w:id="467937249">
              <w:marLeft w:val="0"/>
              <w:marRight w:val="0"/>
              <w:marTop w:val="0"/>
              <w:marBottom w:val="0"/>
              <w:divBdr>
                <w:top w:val="none" w:sz="0" w:space="0" w:color="auto"/>
                <w:left w:val="none" w:sz="0" w:space="0" w:color="auto"/>
                <w:bottom w:val="none" w:sz="0" w:space="0" w:color="auto"/>
                <w:right w:val="none" w:sz="0" w:space="0" w:color="auto"/>
              </w:divBdr>
            </w:div>
            <w:div w:id="478037000">
              <w:marLeft w:val="0"/>
              <w:marRight w:val="0"/>
              <w:marTop w:val="0"/>
              <w:marBottom w:val="0"/>
              <w:divBdr>
                <w:top w:val="none" w:sz="0" w:space="0" w:color="auto"/>
                <w:left w:val="none" w:sz="0" w:space="0" w:color="auto"/>
                <w:bottom w:val="none" w:sz="0" w:space="0" w:color="auto"/>
                <w:right w:val="none" w:sz="0" w:space="0" w:color="auto"/>
              </w:divBdr>
            </w:div>
            <w:div w:id="480852556">
              <w:marLeft w:val="0"/>
              <w:marRight w:val="0"/>
              <w:marTop w:val="0"/>
              <w:marBottom w:val="0"/>
              <w:divBdr>
                <w:top w:val="none" w:sz="0" w:space="0" w:color="auto"/>
                <w:left w:val="none" w:sz="0" w:space="0" w:color="auto"/>
                <w:bottom w:val="none" w:sz="0" w:space="0" w:color="auto"/>
                <w:right w:val="none" w:sz="0" w:space="0" w:color="auto"/>
              </w:divBdr>
            </w:div>
            <w:div w:id="482892990">
              <w:marLeft w:val="0"/>
              <w:marRight w:val="0"/>
              <w:marTop w:val="0"/>
              <w:marBottom w:val="0"/>
              <w:divBdr>
                <w:top w:val="none" w:sz="0" w:space="0" w:color="auto"/>
                <w:left w:val="none" w:sz="0" w:space="0" w:color="auto"/>
                <w:bottom w:val="none" w:sz="0" w:space="0" w:color="auto"/>
                <w:right w:val="none" w:sz="0" w:space="0" w:color="auto"/>
              </w:divBdr>
            </w:div>
            <w:div w:id="484902533">
              <w:marLeft w:val="0"/>
              <w:marRight w:val="0"/>
              <w:marTop w:val="0"/>
              <w:marBottom w:val="0"/>
              <w:divBdr>
                <w:top w:val="none" w:sz="0" w:space="0" w:color="auto"/>
                <w:left w:val="none" w:sz="0" w:space="0" w:color="auto"/>
                <w:bottom w:val="none" w:sz="0" w:space="0" w:color="auto"/>
                <w:right w:val="none" w:sz="0" w:space="0" w:color="auto"/>
              </w:divBdr>
            </w:div>
            <w:div w:id="486291637">
              <w:marLeft w:val="0"/>
              <w:marRight w:val="0"/>
              <w:marTop w:val="0"/>
              <w:marBottom w:val="0"/>
              <w:divBdr>
                <w:top w:val="none" w:sz="0" w:space="0" w:color="auto"/>
                <w:left w:val="none" w:sz="0" w:space="0" w:color="auto"/>
                <w:bottom w:val="none" w:sz="0" w:space="0" w:color="auto"/>
                <w:right w:val="none" w:sz="0" w:space="0" w:color="auto"/>
              </w:divBdr>
            </w:div>
            <w:div w:id="494804360">
              <w:marLeft w:val="0"/>
              <w:marRight w:val="0"/>
              <w:marTop w:val="0"/>
              <w:marBottom w:val="0"/>
              <w:divBdr>
                <w:top w:val="none" w:sz="0" w:space="0" w:color="auto"/>
                <w:left w:val="none" w:sz="0" w:space="0" w:color="auto"/>
                <w:bottom w:val="none" w:sz="0" w:space="0" w:color="auto"/>
                <w:right w:val="none" w:sz="0" w:space="0" w:color="auto"/>
              </w:divBdr>
              <w:divsChild>
                <w:div w:id="548155139">
                  <w:marLeft w:val="0"/>
                  <w:marRight w:val="0"/>
                  <w:marTop w:val="0"/>
                  <w:marBottom w:val="0"/>
                  <w:divBdr>
                    <w:top w:val="none" w:sz="0" w:space="0" w:color="auto"/>
                    <w:left w:val="none" w:sz="0" w:space="0" w:color="auto"/>
                    <w:bottom w:val="none" w:sz="0" w:space="0" w:color="auto"/>
                    <w:right w:val="none" w:sz="0" w:space="0" w:color="auto"/>
                  </w:divBdr>
                </w:div>
                <w:div w:id="583344399">
                  <w:marLeft w:val="0"/>
                  <w:marRight w:val="0"/>
                  <w:marTop w:val="0"/>
                  <w:marBottom w:val="0"/>
                  <w:divBdr>
                    <w:top w:val="none" w:sz="0" w:space="0" w:color="auto"/>
                    <w:left w:val="none" w:sz="0" w:space="0" w:color="auto"/>
                    <w:bottom w:val="none" w:sz="0" w:space="0" w:color="auto"/>
                    <w:right w:val="none" w:sz="0" w:space="0" w:color="auto"/>
                  </w:divBdr>
                </w:div>
                <w:div w:id="997147548">
                  <w:marLeft w:val="0"/>
                  <w:marRight w:val="0"/>
                  <w:marTop w:val="0"/>
                  <w:marBottom w:val="0"/>
                  <w:divBdr>
                    <w:top w:val="none" w:sz="0" w:space="0" w:color="auto"/>
                    <w:left w:val="none" w:sz="0" w:space="0" w:color="auto"/>
                    <w:bottom w:val="none" w:sz="0" w:space="0" w:color="auto"/>
                    <w:right w:val="none" w:sz="0" w:space="0" w:color="auto"/>
                  </w:divBdr>
                </w:div>
                <w:div w:id="1163199687">
                  <w:marLeft w:val="0"/>
                  <w:marRight w:val="0"/>
                  <w:marTop w:val="0"/>
                  <w:marBottom w:val="0"/>
                  <w:divBdr>
                    <w:top w:val="none" w:sz="0" w:space="0" w:color="auto"/>
                    <w:left w:val="none" w:sz="0" w:space="0" w:color="auto"/>
                    <w:bottom w:val="none" w:sz="0" w:space="0" w:color="auto"/>
                    <w:right w:val="none" w:sz="0" w:space="0" w:color="auto"/>
                  </w:divBdr>
                </w:div>
                <w:div w:id="1206943466">
                  <w:marLeft w:val="0"/>
                  <w:marRight w:val="0"/>
                  <w:marTop w:val="0"/>
                  <w:marBottom w:val="0"/>
                  <w:divBdr>
                    <w:top w:val="none" w:sz="0" w:space="0" w:color="auto"/>
                    <w:left w:val="none" w:sz="0" w:space="0" w:color="auto"/>
                    <w:bottom w:val="none" w:sz="0" w:space="0" w:color="auto"/>
                    <w:right w:val="none" w:sz="0" w:space="0" w:color="auto"/>
                  </w:divBdr>
                </w:div>
                <w:div w:id="1384329893">
                  <w:marLeft w:val="0"/>
                  <w:marRight w:val="0"/>
                  <w:marTop w:val="0"/>
                  <w:marBottom w:val="0"/>
                  <w:divBdr>
                    <w:top w:val="none" w:sz="0" w:space="0" w:color="auto"/>
                    <w:left w:val="none" w:sz="0" w:space="0" w:color="auto"/>
                    <w:bottom w:val="none" w:sz="0" w:space="0" w:color="auto"/>
                    <w:right w:val="none" w:sz="0" w:space="0" w:color="auto"/>
                  </w:divBdr>
                </w:div>
                <w:div w:id="1491167767">
                  <w:marLeft w:val="0"/>
                  <w:marRight w:val="0"/>
                  <w:marTop w:val="0"/>
                  <w:marBottom w:val="0"/>
                  <w:divBdr>
                    <w:top w:val="none" w:sz="0" w:space="0" w:color="auto"/>
                    <w:left w:val="none" w:sz="0" w:space="0" w:color="auto"/>
                    <w:bottom w:val="none" w:sz="0" w:space="0" w:color="auto"/>
                    <w:right w:val="none" w:sz="0" w:space="0" w:color="auto"/>
                  </w:divBdr>
                </w:div>
                <w:div w:id="1590850083">
                  <w:marLeft w:val="0"/>
                  <w:marRight w:val="0"/>
                  <w:marTop w:val="0"/>
                  <w:marBottom w:val="0"/>
                  <w:divBdr>
                    <w:top w:val="none" w:sz="0" w:space="0" w:color="auto"/>
                    <w:left w:val="none" w:sz="0" w:space="0" w:color="auto"/>
                    <w:bottom w:val="none" w:sz="0" w:space="0" w:color="auto"/>
                    <w:right w:val="none" w:sz="0" w:space="0" w:color="auto"/>
                  </w:divBdr>
                </w:div>
                <w:div w:id="2039576960">
                  <w:marLeft w:val="0"/>
                  <w:marRight w:val="0"/>
                  <w:marTop w:val="0"/>
                  <w:marBottom w:val="0"/>
                  <w:divBdr>
                    <w:top w:val="none" w:sz="0" w:space="0" w:color="auto"/>
                    <w:left w:val="none" w:sz="0" w:space="0" w:color="auto"/>
                    <w:bottom w:val="none" w:sz="0" w:space="0" w:color="auto"/>
                    <w:right w:val="none" w:sz="0" w:space="0" w:color="auto"/>
                  </w:divBdr>
                </w:div>
              </w:divsChild>
            </w:div>
            <w:div w:id="495265173">
              <w:marLeft w:val="0"/>
              <w:marRight w:val="0"/>
              <w:marTop w:val="0"/>
              <w:marBottom w:val="0"/>
              <w:divBdr>
                <w:top w:val="none" w:sz="0" w:space="0" w:color="auto"/>
                <w:left w:val="none" w:sz="0" w:space="0" w:color="auto"/>
                <w:bottom w:val="none" w:sz="0" w:space="0" w:color="auto"/>
                <w:right w:val="none" w:sz="0" w:space="0" w:color="auto"/>
              </w:divBdr>
            </w:div>
            <w:div w:id="500393669">
              <w:marLeft w:val="0"/>
              <w:marRight w:val="0"/>
              <w:marTop w:val="0"/>
              <w:marBottom w:val="0"/>
              <w:divBdr>
                <w:top w:val="none" w:sz="0" w:space="0" w:color="auto"/>
                <w:left w:val="none" w:sz="0" w:space="0" w:color="auto"/>
                <w:bottom w:val="none" w:sz="0" w:space="0" w:color="auto"/>
                <w:right w:val="none" w:sz="0" w:space="0" w:color="auto"/>
              </w:divBdr>
            </w:div>
            <w:div w:id="502671235">
              <w:marLeft w:val="0"/>
              <w:marRight w:val="0"/>
              <w:marTop w:val="0"/>
              <w:marBottom w:val="0"/>
              <w:divBdr>
                <w:top w:val="none" w:sz="0" w:space="0" w:color="auto"/>
                <w:left w:val="none" w:sz="0" w:space="0" w:color="auto"/>
                <w:bottom w:val="none" w:sz="0" w:space="0" w:color="auto"/>
                <w:right w:val="none" w:sz="0" w:space="0" w:color="auto"/>
              </w:divBdr>
            </w:div>
            <w:div w:id="504781391">
              <w:marLeft w:val="0"/>
              <w:marRight w:val="0"/>
              <w:marTop w:val="0"/>
              <w:marBottom w:val="0"/>
              <w:divBdr>
                <w:top w:val="none" w:sz="0" w:space="0" w:color="auto"/>
                <w:left w:val="none" w:sz="0" w:space="0" w:color="auto"/>
                <w:bottom w:val="none" w:sz="0" w:space="0" w:color="auto"/>
                <w:right w:val="none" w:sz="0" w:space="0" w:color="auto"/>
              </w:divBdr>
            </w:div>
            <w:div w:id="508642013">
              <w:marLeft w:val="0"/>
              <w:marRight w:val="0"/>
              <w:marTop w:val="0"/>
              <w:marBottom w:val="0"/>
              <w:divBdr>
                <w:top w:val="none" w:sz="0" w:space="0" w:color="auto"/>
                <w:left w:val="none" w:sz="0" w:space="0" w:color="auto"/>
                <w:bottom w:val="none" w:sz="0" w:space="0" w:color="auto"/>
                <w:right w:val="none" w:sz="0" w:space="0" w:color="auto"/>
              </w:divBdr>
            </w:div>
            <w:div w:id="532889625">
              <w:marLeft w:val="0"/>
              <w:marRight w:val="0"/>
              <w:marTop w:val="0"/>
              <w:marBottom w:val="0"/>
              <w:divBdr>
                <w:top w:val="none" w:sz="0" w:space="0" w:color="auto"/>
                <w:left w:val="none" w:sz="0" w:space="0" w:color="auto"/>
                <w:bottom w:val="none" w:sz="0" w:space="0" w:color="auto"/>
                <w:right w:val="none" w:sz="0" w:space="0" w:color="auto"/>
              </w:divBdr>
            </w:div>
            <w:div w:id="538319055">
              <w:marLeft w:val="0"/>
              <w:marRight w:val="0"/>
              <w:marTop w:val="0"/>
              <w:marBottom w:val="0"/>
              <w:divBdr>
                <w:top w:val="none" w:sz="0" w:space="0" w:color="auto"/>
                <w:left w:val="none" w:sz="0" w:space="0" w:color="auto"/>
                <w:bottom w:val="none" w:sz="0" w:space="0" w:color="auto"/>
                <w:right w:val="none" w:sz="0" w:space="0" w:color="auto"/>
              </w:divBdr>
            </w:div>
            <w:div w:id="544609619">
              <w:marLeft w:val="0"/>
              <w:marRight w:val="0"/>
              <w:marTop w:val="0"/>
              <w:marBottom w:val="0"/>
              <w:divBdr>
                <w:top w:val="none" w:sz="0" w:space="0" w:color="auto"/>
                <w:left w:val="none" w:sz="0" w:space="0" w:color="auto"/>
                <w:bottom w:val="none" w:sz="0" w:space="0" w:color="auto"/>
                <w:right w:val="none" w:sz="0" w:space="0" w:color="auto"/>
              </w:divBdr>
            </w:div>
            <w:div w:id="564220444">
              <w:marLeft w:val="0"/>
              <w:marRight w:val="0"/>
              <w:marTop w:val="0"/>
              <w:marBottom w:val="0"/>
              <w:divBdr>
                <w:top w:val="none" w:sz="0" w:space="0" w:color="auto"/>
                <w:left w:val="none" w:sz="0" w:space="0" w:color="auto"/>
                <w:bottom w:val="none" w:sz="0" w:space="0" w:color="auto"/>
                <w:right w:val="none" w:sz="0" w:space="0" w:color="auto"/>
              </w:divBdr>
            </w:div>
            <w:div w:id="566185399">
              <w:marLeft w:val="0"/>
              <w:marRight w:val="0"/>
              <w:marTop w:val="0"/>
              <w:marBottom w:val="0"/>
              <w:divBdr>
                <w:top w:val="none" w:sz="0" w:space="0" w:color="auto"/>
                <w:left w:val="none" w:sz="0" w:space="0" w:color="auto"/>
                <w:bottom w:val="none" w:sz="0" w:space="0" w:color="auto"/>
                <w:right w:val="none" w:sz="0" w:space="0" w:color="auto"/>
              </w:divBdr>
            </w:div>
            <w:div w:id="566191686">
              <w:marLeft w:val="0"/>
              <w:marRight w:val="0"/>
              <w:marTop w:val="0"/>
              <w:marBottom w:val="0"/>
              <w:divBdr>
                <w:top w:val="none" w:sz="0" w:space="0" w:color="auto"/>
                <w:left w:val="none" w:sz="0" w:space="0" w:color="auto"/>
                <w:bottom w:val="none" w:sz="0" w:space="0" w:color="auto"/>
                <w:right w:val="none" w:sz="0" w:space="0" w:color="auto"/>
              </w:divBdr>
            </w:div>
            <w:div w:id="571543440">
              <w:marLeft w:val="0"/>
              <w:marRight w:val="0"/>
              <w:marTop w:val="0"/>
              <w:marBottom w:val="0"/>
              <w:divBdr>
                <w:top w:val="none" w:sz="0" w:space="0" w:color="auto"/>
                <w:left w:val="none" w:sz="0" w:space="0" w:color="auto"/>
                <w:bottom w:val="none" w:sz="0" w:space="0" w:color="auto"/>
                <w:right w:val="none" w:sz="0" w:space="0" w:color="auto"/>
              </w:divBdr>
            </w:div>
            <w:div w:id="573900620">
              <w:marLeft w:val="0"/>
              <w:marRight w:val="0"/>
              <w:marTop w:val="0"/>
              <w:marBottom w:val="0"/>
              <w:divBdr>
                <w:top w:val="none" w:sz="0" w:space="0" w:color="auto"/>
                <w:left w:val="none" w:sz="0" w:space="0" w:color="auto"/>
                <w:bottom w:val="none" w:sz="0" w:space="0" w:color="auto"/>
                <w:right w:val="none" w:sz="0" w:space="0" w:color="auto"/>
              </w:divBdr>
            </w:div>
            <w:div w:id="576479220">
              <w:marLeft w:val="0"/>
              <w:marRight w:val="0"/>
              <w:marTop w:val="0"/>
              <w:marBottom w:val="0"/>
              <w:divBdr>
                <w:top w:val="none" w:sz="0" w:space="0" w:color="auto"/>
                <w:left w:val="none" w:sz="0" w:space="0" w:color="auto"/>
                <w:bottom w:val="none" w:sz="0" w:space="0" w:color="auto"/>
                <w:right w:val="none" w:sz="0" w:space="0" w:color="auto"/>
              </w:divBdr>
            </w:div>
            <w:div w:id="582760714">
              <w:marLeft w:val="0"/>
              <w:marRight w:val="0"/>
              <w:marTop w:val="0"/>
              <w:marBottom w:val="0"/>
              <w:divBdr>
                <w:top w:val="none" w:sz="0" w:space="0" w:color="auto"/>
                <w:left w:val="none" w:sz="0" w:space="0" w:color="auto"/>
                <w:bottom w:val="none" w:sz="0" w:space="0" w:color="auto"/>
                <w:right w:val="none" w:sz="0" w:space="0" w:color="auto"/>
              </w:divBdr>
            </w:div>
            <w:div w:id="589897936">
              <w:marLeft w:val="0"/>
              <w:marRight w:val="0"/>
              <w:marTop w:val="0"/>
              <w:marBottom w:val="0"/>
              <w:divBdr>
                <w:top w:val="none" w:sz="0" w:space="0" w:color="auto"/>
                <w:left w:val="none" w:sz="0" w:space="0" w:color="auto"/>
                <w:bottom w:val="none" w:sz="0" w:space="0" w:color="auto"/>
                <w:right w:val="none" w:sz="0" w:space="0" w:color="auto"/>
              </w:divBdr>
            </w:div>
            <w:div w:id="593242695">
              <w:marLeft w:val="0"/>
              <w:marRight w:val="0"/>
              <w:marTop w:val="0"/>
              <w:marBottom w:val="0"/>
              <w:divBdr>
                <w:top w:val="none" w:sz="0" w:space="0" w:color="auto"/>
                <w:left w:val="none" w:sz="0" w:space="0" w:color="auto"/>
                <w:bottom w:val="none" w:sz="0" w:space="0" w:color="auto"/>
                <w:right w:val="none" w:sz="0" w:space="0" w:color="auto"/>
              </w:divBdr>
            </w:div>
            <w:div w:id="601845292">
              <w:marLeft w:val="0"/>
              <w:marRight w:val="0"/>
              <w:marTop w:val="0"/>
              <w:marBottom w:val="0"/>
              <w:divBdr>
                <w:top w:val="none" w:sz="0" w:space="0" w:color="auto"/>
                <w:left w:val="none" w:sz="0" w:space="0" w:color="auto"/>
                <w:bottom w:val="none" w:sz="0" w:space="0" w:color="auto"/>
                <w:right w:val="none" w:sz="0" w:space="0" w:color="auto"/>
              </w:divBdr>
            </w:div>
            <w:div w:id="602298758">
              <w:marLeft w:val="0"/>
              <w:marRight w:val="0"/>
              <w:marTop w:val="0"/>
              <w:marBottom w:val="0"/>
              <w:divBdr>
                <w:top w:val="none" w:sz="0" w:space="0" w:color="auto"/>
                <w:left w:val="none" w:sz="0" w:space="0" w:color="auto"/>
                <w:bottom w:val="none" w:sz="0" w:space="0" w:color="auto"/>
                <w:right w:val="none" w:sz="0" w:space="0" w:color="auto"/>
              </w:divBdr>
            </w:div>
            <w:div w:id="602609059">
              <w:marLeft w:val="0"/>
              <w:marRight w:val="0"/>
              <w:marTop w:val="0"/>
              <w:marBottom w:val="0"/>
              <w:divBdr>
                <w:top w:val="none" w:sz="0" w:space="0" w:color="auto"/>
                <w:left w:val="none" w:sz="0" w:space="0" w:color="auto"/>
                <w:bottom w:val="none" w:sz="0" w:space="0" w:color="auto"/>
                <w:right w:val="none" w:sz="0" w:space="0" w:color="auto"/>
              </w:divBdr>
            </w:div>
            <w:div w:id="607196117">
              <w:marLeft w:val="0"/>
              <w:marRight w:val="0"/>
              <w:marTop w:val="0"/>
              <w:marBottom w:val="0"/>
              <w:divBdr>
                <w:top w:val="none" w:sz="0" w:space="0" w:color="auto"/>
                <w:left w:val="none" w:sz="0" w:space="0" w:color="auto"/>
                <w:bottom w:val="none" w:sz="0" w:space="0" w:color="auto"/>
                <w:right w:val="none" w:sz="0" w:space="0" w:color="auto"/>
              </w:divBdr>
            </w:div>
            <w:div w:id="620964078">
              <w:marLeft w:val="0"/>
              <w:marRight w:val="0"/>
              <w:marTop w:val="0"/>
              <w:marBottom w:val="0"/>
              <w:divBdr>
                <w:top w:val="none" w:sz="0" w:space="0" w:color="auto"/>
                <w:left w:val="none" w:sz="0" w:space="0" w:color="auto"/>
                <w:bottom w:val="none" w:sz="0" w:space="0" w:color="auto"/>
                <w:right w:val="none" w:sz="0" w:space="0" w:color="auto"/>
              </w:divBdr>
            </w:div>
            <w:div w:id="623510259">
              <w:marLeft w:val="0"/>
              <w:marRight w:val="0"/>
              <w:marTop w:val="0"/>
              <w:marBottom w:val="0"/>
              <w:divBdr>
                <w:top w:val="none" w:sz="0" w:space="0" w:color="auto"/>
                <w:left w:val="none" w:sz="0" w:space="0" w:color="auto"/>
                <w:bottom w:val="none" w:sz="0" w:space="0" w:color="auto"/>
                <w:right w:val="none" w:sz="0" w:space="0" w:color="auto"/>
              </w:divBdr>
            </w:div>
            <w:div w:id="623535490">
              <w:marLeft w:val="0"/>
              <w:marRight w:val="0"/>
              <w:marTop w:val="0"/>
              <w:marBottom w:val="0"/>
              <w:divBdr>
                <w:top w:val="none" w:sz="0" w:space="0" w:color="auto"/>
                <w:left w:val="none" w:sz="0" w:space="0" w:color="auto"/>
                <w:bottom w:val="none" w:sz="0" w:space="0" w:color="auto"/>
                <w:right w:val="none" w:sz="0" w:space="0" w:color="auto"/>
              </w:divBdr>
            </w:div>
            <w:div w:id="627778915">
              <w:marLeft w:val="0"/>
              <w:marRight w:val="0"/>
              <w:marTop w:val="0"/>
              <w:marBottom w:val="0"/>
              <w:divBdr>
                <w:top w:val="none" w:sz="0" w:space="0" w:color="auto"/>
                <w:left w:val="none" w:sz="0" w:space="0" w:color="auto"/>
                <w:bottom w:val="none" w:sz="0" w:space="0" w:color="auto"/>
                <w:right w:val="none" w:sz="0" w:space="0" w:color="auto"/>
              </w:divBdr>
            </w:div>
            <w:div w:id="636303549">
              <w:marLeft w:val="0"/>
              <w:marRight w:val="0"/>
              <w:marTop w:val="0"/>
              <w:marBottom w:val="0"/>
              <w:divBdr>
                <w:top w:val="none" w:sz="0" w:space="0" w:color="auto"/>
                <w:left w:val="none" w:sz="0" w:space="0" w:color="auto"/>
                <w:bottom w:val="none" w:sz="0" w:space="0" w:color="auto"/>
                <w:right w:val="none" w:sz="0" w:space="0" w:color="auto"/>
              </w:divBdr>
            </w:div>
            <w:div w:id="636833603">
              <w:marLeft w:val="0"/>
              <w:marRight w:val="0"/>
              <w:marTop w:val="0"/>
              <w:marBottom w:val="0"/>
              <w:divBdr>
                <w:top w:val="none" w:sz="0" w:space="0" w:color="auto"/>
                <w:left w:val="none" w:sz="0" w:space="0" w:color="auto"/>
                <w:bottom w:val="none" w:sz="0" w:space="0" w:color="auto"/>
                <w:right w:val="none" w:sz="0" w:space="0" w:color="auto"/>
              </w:divBdr>
            </w:div>
            <w:div w:id="640423580">
              <w:marLeft w:val="0"/>
              <w:marRight w:val="0"/>
              <w:marTop w:val="0"/>
              <w:marBottom w:val="0"/>
              <w:divBdr>
                <w:top w:val="none" w:sz="0" w:space="0" w:color="auto"/>
                <w:left w:val="none" w:sz="0" w:space="0" w:color="auto"/>
                <w:bottom w:val="none" w:sz="0" w:space="0" w:color="auto"/>
                <w:right w:val="none" w:sz="0" w:space="0" w:color="auto"/>
              </w:divBdr>
            </w:div>
            <w:div w:id="656806529">
              <w:marLeft w:val="0"/>
              <w:marRight w:val="0"/>
              <w:marTop w:val="0"/>
              <w:marBottom w:val="0"/>
              <w:divBdr>
                <w:top w:val="none" w:sz="0" w:space="0" w:color="auto"/>
                <w:left w:val="none" w:sz="0" w:space="0" w:color="auto"/>
                <w:bottom w:val="none" w:sz="0" w:space="0" w:color="auto"/>
                <w:right w:val="none" w:sz="0" w:space="0" w:color="auto"/>
              </w:divBdr>
            </w:div>
            <w:div w:id="662010851">
              <w:marLeft w:val="0"/>
              <w:marRight w:val="0"/>
              <w:marTop w:val="0"/>
              <w:marBottom w:val="0"/>
              <w:divBdr>
                <w:top w:val="none" w:sz="0" w:space="0" w:color="auto"/>
                <w:left w:val="none" w:sz="0" w:space="0" w:color="auto"/>
                <w:bottom w:val="none" w:sz="0" w:space="0" w:color="auto"/>
                <w:right w:val="none" w:sz="0" w:space="0" w:color="auto"/>
              </w:divBdr>
            </w:div>
            <w:div w:id="662970781">
              <w:marLeft w:val="0"/>
              <w:marRight w:val="0"/>
              <w:marTop w:val="0"/>
              <w:marBottom w:val="0"/>
              <w:divBdr>
                <w:top w:val="none" w:sz="0" w:space="0" w:color="auto"/>
                <w:left w:val="none" w:sz="0" w:space="0" w:color="auto"/>
                <w:bottom w:val="none" w:sz="0" w:space="0" w:color="auto"/>
                <w:right w:val="none" w:sz="0" w:space="0" w:color="auto"/>
              </w:divBdr>
            </w:div>
            <w:div w:id="664550092">
              <w:marLeft w:val="0"/>
              <w:marRight w:val="0"/>
              <w:marTop w:val="0"/>
              <w:marBottom w:val="0"/>
              <w:divBdr>
                <w:top w:val="none" w:sz="0" w:space="0" w:color="auto"/>
                <w:left w:val="none" w:sz="0" w:space="0" w:color="auto"/>
                <w:bottom w:val="none" w:sz="0" w:space="0" w:color="auto"/>
                <w:right w:val="none" w:sz="0" w:space="0" w:color="auto"/>
              </w:divBdr>
              <w:divsChild>
                <w:div w:id="86117">
                  <w:marLeft w:val="0"/>
                  <w:marRight w:val="0"/>
                  <w:marTop w:val="0"/>
                  <w:marBottom w:val="0"/>
                  <w:divBdr>
                    <w:top w:val="none" w:sz="0" w:space="0" w:color="auto"/>
                    <w:left w:val="none" w:sz="0" w:space="0" w:color="auto"/>
                    <w:bottom w:val="none" w:sz="0" w:space="0" w:color="auto"/>
                    <w:right w:val="none" w:sz="0" w:space="0" w:color="auto"/>
                  </w:divBdr>
                </w:div>
                <w:div w:id="2054554">
                  <w:marLeft w:val="0"/>
                  <w:marRight w:val="0"/>
                  <w:marTop w:val="0"/>
                  <w:marBottom w:val="0"/>
                  <w:divBdr>
                    <w:top w:val="none" w:sz="0" w:space="0" w:color="auto"/>
                    <w:left w:val="none" w:sz="0" w:space="0" w:color="auto"/>
                    <w:bottom w:val="none" w:sz="0" w:space="0" w:color="auto"/>
                    <w:right w:val="none" w:sz="0" w:space="0" w:color="auto"/>
                  </w:divBdr>
                </w:div>
                <w:div w:id="6256835">
                  <w:marLeft w:val="0"/>
                  <w:marRight w:val="0"/>
                  <w:marTop w:val="0"/>
                  <w:marBottom w:val="0"/>
                  <w:divBdr>
                    <w:top w:val="none" w:sz="0" w:space="0" w:color="auto"/>
                    <w:left w:val="none" w:sz="0" w:space="0" w:color="auto"/>
                    <w:bottom w:val="none" w:sz="0" w:space="0" w:color="auto"/>
                    <w:right w:val="none" w:sz="0" w:space="0" w:color="auto"/>
                  </w:divBdr>
                </w:div>
                <w:div w:id="12271197">
                  <w:marLeft w:val="0"/>
                  <w:marRight w:val="0"/>
                  <w:marTop w:val="0"/>
                  <w:marBottom w:val="0"/>
                  <w:divBdr>
                    <w:top w:val="none" w:sz="0" w:space="0" w:color="auto"/>
                    <w:left w:val="none" w:sz="0" w:space="0" w:color="auto"/>
                    <w:bottom w:val="none" w:sz="0" w:space="0" w:color="auto"/>
                    <w:right w:val="none" w:sz="0" w:space="0" w:color="auto"/>
                  </w:divBdr>
                </w:div>
                <w:div w:id="15813872">
                  <w:marLeft w:val="0"/>
                  <w:marRight w:val="0"/>
                  <w:marTop w:val="0"/>
                  <w:marBottom w:val="0"/>
                  <w:divBdr>
                    <w:top w:val="none" w:sz="0" w:space="0" w:color="auto"/>
                    <w:left w:val="none" w:sz="0" w:space="0" w:color="auto"/>
                    <w:bottom w:val="none" w:sz="0" w:space="0" w:color="auto"/>
                    <w:right w:val="none" w:sz="0" w:space="0" w:color="auto"/>
                  </w:divBdr>
                </w:div>
                <w:div w:id="31881891">
                  <w:marLeft w:val="0"/>
                  <w:marRight w:val="0"/>
                  <w:marTop w:val="0"/>
                  <w:marBottom w:val="0"/>
                  <w:divBdr>
                    <w:top w:val="none" w:sz="0" w:space="0" w:color="auto"/>
                    <w:left w:val="none" w:sz="0" w:space="0" w:color="auto"/>
                    <w:bottom w:val="none" w:sz="0" w:space="0" w:color="auto"/>
                    <w:right w:val="none" w:sz="0" w:space="0" w:color="auto"/>
                  </w:divBdr>
                </w:div>
                <w:div w:id="49617244">
                  <w:marLeft w:val="0"/>
                  <w:marRight w:val="0"/>
                  <w:marTop w:val="0"/>
                  <w:marBottom w:val="0"/>
                  <w:divBdr>
                    <w:top w:val="none" w:sz="0" w:space="0" w:color="auto"/>
                    <w:left w:val="none" w:sz="0" w:space="0" w:color="auto"/>
                    <w:bottom w:val="none" w:sz="0" w:space="0" w:color="auto"/>
                    <w:right w:val="none" w:sz="0" w:space="0" w:color="auto"/>
                  </w:divBdr>
                </w:div>
                <w:div w:id="49964032">
                  <w:marLeft w:val="0"/>
                  <w:marRight w:val="0"/>
                  <w:marTop w:val="0"/>
                  <w:marBottom w:val="0"/>
                  <w:divBdr>
                    <w:top w:val="none" w:sz="0" w:space="0" w:color="auto"/>
                    <w:left w:val="none" w:sz="0" w:space="0" w:color="auto"/>
                    <w:bottom w:val="none" w:sz="0" w:space="0" w:color="auto"/>
                    <w:right w:val="none" w:sz="0" w:space="0" w:color="auto"/>
                  </w:divBdr>
                </w:div>
                <w:div w:id="54427199">
                  <w:marLeft w:val="0"/>
                  <w:marRight w:val="0"/>
                  <w:marTop w:val="0"/>
                  <w:marBottom w:val="0"/>
                  <w:divBdr>
                    <w:top w:val="none" w:sz="0" w:space="0" w:color="auto"/>
                    <w:left w:val="none" w:sz="0" w:space="0" w:color="auto"/>
                    <w:bottom w:val="none" w:sz="0" w:space="0" w:color="auto"/>
                    <w:right w:val="none" w:sz="0" w:space="0" w:color="auto"/>
                  </w:divBdr>
                </w:div>
                <w:div w:id="54857109">
                  <w:marLeft w:val="0"/>
                  <w:marRight w:val="0"/>
                  <w:marTop w:val="0"/>
                  <w:marBottom w:val="0"/>
                  <w:divBdr>
                    <w:top w:val="none" w:sz="0" w:space="0" w:color="auto"/>
                    <w:left w:val="none" w:sz="0" w:space="0" w:color="auto"/>
                    <w:bottom w:val="none" w:sz="0" w:space="0" w:color="auto"/>
                    <w:right w:val="none" w:sz="0" w:space="0" w:color="auto"/>
                  </w:divBdr>
                </w:div>
                <w:div w:id="73356851">
                  <w:marLeft w:val="0"/>
                  <w:marRight w:val="0"/>
                  <w:marTop w:val="0"/>
                  <w:marBottom w:val="0"/>
                  <w:divBdr>
                    <w:top w:val="none" w:sz="0" w:space="0" w:color="auto"/>
                    <w:left w:val="none" w:sz="0" w:space="0" w:color="auto"/>
                    <w:bottom w:val="none" w:sz="0" w:space="0" w:color="auto"/>
                    <w:right w:val="none" w:sz="0" w:space="0" w:color="auto"/>
                  </w:divBdr>
                </w:div>
                <w:div w:id="73863742">
                  <w:marLeft w:val="0"/>
                  <w:marRight w:val="0"/>
                  <w:marTop w:val="0"/>
                  <w:marBottom w:val="0"/>
                  <w:divBdr>
                    <w:top w:val="none" w:sz="0" w:space="0" w:color="auto"/>
                    <w:left w:val="none" w:sz="0" w:space="0" w:color="auto"/>
                    <w:bottom w:val="none" w:sz="0" w:space="0" w:color="auto"/>
                    <w:right w:val="none" w:sz="0" w:space="0" w:color="auto"/>
                  </w:divBdr>
                </w:div>
                <w:div w:id="74859822">
                  <w:marLeft w:val="0"/>
                  <w:marRight w:val="0"/>
                  <w:marTop w:val="0"/>
                  <w:marBottom w:val="0"/>
                  <w:divBdr>
                    <w:top w:val="none" w:sz="0" w:space="0" w:color="auto"/>
                    <w:left w:val="none" w:sz="0" w:space="0" w:color="auto"/>
                    <w:bottom w:val="none" w:sz="0" w:space="0" w:color="auto"/>
                    <w:right w:val="none" w:sz="0" w:space="0" w:color="auto"/>
                  </w:divBdr>
                </w:div>
                <w:div w:id="78603925">
                  <w:marLeft w:val="0"/>
                  <w:marRight w:val="0"/>
                  <w:marTop w:val="0"/>
                  <w:marBottom w:val="0"/>
                  <w:divBdr>
                    <w:top w:val="none" w:sz="0" w:space="0" w:color="auto"/>
                    <w:left w:val="none" w:sz="0" w:space="0" w:color="auto"/>
                    <w:bottom w:val="none" w:sz="0" w:space="0" w:color="auto"/>
                    <w:right w:val="none" w:sz="0" w:space="0" w:color="auto"/>
                  </w:divBdr>
                </w:div>
                <w:div w:id="82999243">
                  <w:marLeft w:val="0"/>
                  <w:marRight w:val="0"/>
                  <w:marTop w:val="0"/>
                  <w:marBottom w:val="0"/>
                  <w:divBdr>
                    <w:top w:val="none" w:sz="0" w:space="0" w:color="auto"/>
                    <w:left w:val="none" w:sz="0" w:space="0" w:color="auto"/>
                    <w:bottom w:val="none" w:sz="0" w:space="0" w:color="auto"/>
                    <w:right w:val="none" w:sz="0" w:space="0" w:color="auto"/>
                  </w:divBdr>
                </w:div>
                <w:div w:id="83041615">
                  <w:marLeft w:val="0"/>
                  <w:marRight w:val="0"/>
                  <w:marTop w:val="0"/>
                  <w:marBottom w:val="0"/>
                  <w:divBdr>
                    <w:top w:val="none" w:sz="0" w:space="0" w:color="auto"/>
                    <w:left w:val="none" w:sz="0" w:space="0" w:color="auto"/>
                    <w:bottom w:val="none" w:sz="0" w:space="0" w:color="auto"/>
                    <w:right w:val="none" w:sz="0" w:space="0" w:color="auto"/>
                  </w:divBdr>
                </w:div>
                <w:div w:id="87702221">
                  <w:marLeft w:val="0"/>
                  <w:marRight w:val="0"/>
                  <w:marTop w:val="0"/>
                  <w:marBottom w:val="0"/>
                  <w:divBdr>
                    <w:top w:val="none" w:sz="0" w:space="0" w:color="auto"/>
                    <w:left w:val="none" w:sz="0" w:space="0" w:color="auto"/>
                    <w:bottom w:val="none" w:sz="0" w:space="0" w:color="auto"/>
                    <w:right w:val="none" w:sz="0" w:space="0" w:color="auto"/>
                  </w:divBdr>
                </w:div>
                <w:div w:id="96684904">
                  <w:marLeft w:val="0"/>
                  <w:marRight w:val="0"/>
                  <w:marTop w:val="0"/>
                  <w:marBottom w:val="0"/>
                  <w:divBdr>
                    <w:top w:val="none" w:sz="0" w:space="0" w:color="auto"/>
                    <w:left w:val="none" w:sz="0" w:space="0" w:color="auto"/>
                    <w:bottom w:val="none" w:sz="0" w:space="0" w:color="auto"/>
                    <w:right w:val="none" w:sz="0" w:space="0" w:color="auto"/>
                  </w:divBdr>
                </w:div>
                <w:div w:id="98450131">
                  <w:marLeft w:val="0"/>
                  <w:marRight w:val="0"/>
                  <w:marTop w:val="0"/>
                  <w:marBottom w:val="0"/>
                  <w:divBdr>
                    <w:top w:val="none" w:sz="0" w:space="0" w:color="auto"/>
                    <w:left w:val="none" w:sz="0" w:space="0" w:color="auto"/>
                    <w:bottom w:val="none" w:sz="0" w:space="0" w:color="auto"/>
                    <w:right w:val="none" w:sz="0" w:space="0" w:color="auto"/>
                  </w:divBdr>
                </w:div>
                <w:div w:id="98649514">
                  <w:marLeft w:val="0"/>
                  <w:marRight w:val="0"/>
                  <w:marTop w:val="0"/>
                  <w:marBottom w:val="0"/>
                  <w:divBdr>
                    <w:top w:val="none" w:sz="0" w:space="0" w:color="auto"/>
                    <w:left w:val="none" w:sz="0" w:space="0" w:color="auto"/>
                    <w:bottom w:val="none" w:sz="0" w:space="0" w:color="auto"/>
                    <w:right w:val="none" w:sz="0" w:space="0" w:color="auto"/>
                  </w:divBdr>
                </w:div>
                <w:div w:id="101851885">
                  <w:marLeft w:val="0"/>
                  <w:marRight w:val="0"/>
                  <w:marTop w:val="0"/>
                  <w:marBottom w:val="0"/>
                  <w:divBdr>
                    <w:top w:val="none" w:sz="0" w:space="0" w:color="auto"/>
                    <w:left w:val="none" w:sz="0" w:space="0" w:color="auto"/>
                    <w:bottom w:val="none" w:sz="0" w:space="0" w:color="auto"/>
                    <w:right w:val="none" w:sz="0" w:space="0" w:color="auto"/>
                  </w:divBdr>
                </w:div>
                <w:div w:id="105543119">
                  <w:marLeft w:val="0"/>
                  <w:marRight w:val="0"/>
                  <w:marTop w:val="0"/>
                  <w:marBottom w:val="0"/>
                  <w:divBdr>
                    <w:top w:val="none" w:sz="0" w:space="0" w:color="auto"/>
                    <w:left w:val="none" w:sz="0" w:space="0" w:color="auto"/>
                    <w:bottom w:val="none" w:sz="0" w:space="0" w:color="auto"/>
                    <w:right w:val="none" w:sz="0" w:space="0" w:color="auto"/>
                  </w:divBdr>
                </w:div>
                <w:div w:id="114644717">
                  <w:marLeft w:val="0"/>
                  <w:marRight w:val="0"/>
                  <w:marTop w:val="0"/>
                  <w:marBottom w:val="0"/>
                  <w:divBdr>
                    <w:top w:val="none" w:sz="0" w:space="0" w:color="auto"/>
                    <w:left w:val="none" w:sz="0" w:space="0" w:color="auto"/>
                    <w:bottom w:val="none" w:sz="0" w:space="0" w:color="auto"/>
                    <w:right w:val="none" w:sz="0" w:space="0" w:color="auto"/>
                  </w:divBdr>
                </w:div>
                <w:div w:id="130442089">
                  <w:marLeft w:val="0"/>
                  <w:marRight w:val="0"/>
                  <w:marTop w:val="0"/>
                  <w:marBottom w:val="0"/>
                  <w:divBdr>
                    <w:top w:val="none" w:sz="0" w:space="0" w:color="auto"/>
                    <w:left w:val="none" w:sz="0" w:space="0" w:color="auto"/>
                    <w:bottom w:val="none" w:sz="0" w:space="0" w:color="auto"/>
                    <w:right w:val="none" w:sz="0" w:space="0" w:color="auto"/>
                  </w:divBdr>
                </w:div>
                <w:div w:id="133639865">
                  <w:marLeft w:val="0"/>
                  <w:marRight w:val="0"/>
                  <w:marTop w:val="0"/>
                  <w:marBottom w:val="0"/>
                  <w:divBdr>
                    <w:top w:val="none" w:sz="0" w:space="0" w:color="auto"/>
                    <w:left w:val="none" w:sz="0" w:space="0" w:color="auto"/>
                    <w:bottom w:val="none" w:sz="0" w:space="0" w:color="auto"/>
                    <w:right w:val="none" w:sz="0" w:space="0" w:color="auto"/>
                  </w:divBdr>
                </w:div>
                <w:div w:id="146750213">
                  <w:marLeft w:val="0"/>
                  <w:marRight w:val="0"/>
                  <w:marTop w:val="0"/>
                  <w:marBottom w:val="0"/>
                  <w:divBdr>
                    <w:top w:val="none" w:sz="0" w:space="0" w:color="auto"/>
                    <w:left w:val="none" w:sz="0" w:space="0" w:color="auto"/>
                    <w:bottom w:val="none" w:sz="0" w:space="0" w:color="auto"/>
                    <w:right w:val="none" w:sz="0" w:space="0" w:color="auto"/>
                  </w:divBdr>
                </w:div>
                <w:div w:id="152568647">
                  <w:marLeft w:val="0"/>
                  <w:marRight w:val="0"/>
                  <w:marTop w:val="0"/>
                  <w:marBottom w:val="0"/>
                  <w:divBdr>
                    <w:top w:val="none" w:sz="0" w:space="0" w:color="auto"/>
                    <w:left w:val="none" w:sz="0" w:space="0" w:color="auto"/>
                    <w:bottom w:val="none" w:sz="0" w:space="0" w:color="auto"/>
                    <w:right w:val="none" w:sz="0" w:space="0" w:color="auto"/>
                  </w:divBdr>
                </w:div>
                <w:div w:id="176231827">
                  <w:marLeft w:val="0"/>
                  <w:marRight w:val="0"/>
                  <w:marTop w:val="0"/>
                  <w:marBottom w:val="0"/>
                  <w:divBdr>
                    <w:top w:val="none" w:sz="0" w:space="0" w:color="auto"/>
                    <w:left w:val="none" w:sz="0" w:space="0" w:color="auto"/>
                    <w:bottom w:val="none" w:sz="0" w:space="0" w:color="auto"/>
                    <w:right w:val="none" w:sz="0" w:space="0" w:color="auto"/>
                  </w:divBdr>
                </w:div>
                <w:div w:id="176770558">
                  <w:marLeft w:val="0"/>
                  <w:marRight w:val="0"/>
                  <w:marTop w:val="0"/>
                  <w:marBottom w:val="0"/>
                  <w:divBdr>
                    <w:top w:val="none" w:sz="0" w:space="0" w:color="auto"/>
                    <w:left w:val="none" w:sz="0" w:space="0" w:color="auto"/>
                    <w:bottom w:val="none" w:sz="0" w:space="0" w:color="auto"/>
                    <w:right w:val="none" w:sz="0" w:space="0" w:color="auto"/>
                  </w:divBdr>
                </w:div>
                <w:div w:id="196702478">
                  <w:marLeft w:val="0"/>
                  <w:marRight w:val="0"/>
                  <w:marTop w:val="0"/>
                  <w:marBottom w:val="0"/>
                  <w:divBdr>
                    <w:top w:val="none" w:sz="0" w:space="0" w:color="auto"/>
                    <w:left w:val="none" w:sz="0" w:space="0" w:color="auto"/>
                    <w:bottom w:val="none" w:sz="0" w:space="0" w:color="auto"/>
                    <w:right w:val="none" w:sz="0" w:space="0" w:color="auto"/>
                  </w:divBdr>
                </w:div>
                <w:div w:id="196705001">
                  <w:marLeft w:val="0"/>
                  <w:marRight w:val="0"/>
                  <w:marTop w:val="0"/>
                  <w:marBottom w:val="0"/>
                  <w:divBdr>
                    <w:top w:val="none" w:sz="0" w:space="0" w:color="auto"/>
                    <w:left w:val="none" w:sz="0" w:space="0" w:color="auto"/>
                    <w:bottom w:val="none" w:sz="0" w:space="0" w:color="auto"/>
                    <w:right w:val="none" w:sz="0" w:space="0" w:color="auto"/>
                  </w:divBdr>
                </w:div>
                <w:div w:id="211507450">
                  <w:marLeft w:val="0"/>
                  <w:marRight w:val="0"/>
                  <w:marTop w:val="0"/>
                  <w:marBottom w:val="0"/>
                  <w:divBdr>
                    <w:top w:val="none" w:sz="0" w:space="0" w:color="auto"/>
                    <w:left w:val="none" w:sz="0" w:space="0" w:color="auto"/>
                    <w:bottom w:val="none" w:sz="0" w:space="0" w:color="auto"/>
                    <w:right w:val="none" w:sz="0" w:space="0" w:color="auto"/>
                  </w:divBdr>
                </w:div>
                <w:div w:id="214631684">
                  <w:marLeft w:val="0"/>
                  <w:marRight w:val="0"/>
                  <w:marTop w:val="0"/>
                  <w:marBottom w:val="0"/>
                  <w:divBdr>
                    <w:top w:val="none" w:sz="0" w:space="0" w:color="auto"/>
                    <w:left w:val="none" w:sz="0" w:space="0" w:color="auto"/>
                    <w:bottom w:val="none" w:sz="0" w:space="0" w:color="auto"/>
                    <w:right w:val="none" w:sz="0" w:space="0" w:color="auto"/>
                  </w:divBdr>
                </w:div>
                <w:div w:id="223176188">
                  <w:marLeft w:val="0"/>
                  <w:marRight w:val="0"/>
                  <w:marTop w:val="0"/>
                  <w:marBottom w:val="0"/>
                  <w:divBdr>
                    <w:top w:val="none" w:sz="0" w:space="0" w:color="auto"/>
                    <w:left w:val="none" w:sz="0" w:space="0" w:color="auto"/>
                    <w:bottom w:val="none" w:sz="0" w:space="0" w:color="auto"/>
                    <w:right w:val="none" w:sz="0" w:space="0" w:color="auto"/>
                  </w:divBdr>
                </w:div>
                <w:div w:id="240913825">
                  <w:marLeft w:val="0"/>
                  <w:marRight w:val="0"/>
                  <w:marTop w:val="0"/>
                  <w:marBottom w:val="0"/>
                  <w:divBdr>
                    <w:top w:val="none" w:sz="0" w:space="0" w:color="auto"/>
                    <w:left w:val="none" w:sz="0" w:space="0" w:color="auto"/>
                    <w:bottom w:val="none" w:sz="0" w:space="0" w:color="auto"/>
                    <w:right w:val="none" w:sz="0" w:space="0" w:color="auto"/>
                  </w:divBdr>
                </w:div>
                <w:div w:id="247354390">
                  <w:marLeft w:val="0"/>
                  <w:marRight w:val="0"/>
                  <w:marTop w:val="0"/>
                  <w:marBottom w:val="0"/>
                  <w:divBdr>
                    <w:top w:val="none" w:sz="0" w:space="0" w:color="auto"/>
                    <w:left w:val="none" w:sz="0" w:space="0" w:color="auto"/>
                    <w:bottom w:val="none" w:sz="0" w:space="0" w:color="auto"/>
                    <w:right w:val="none" w:sz="0" w:space="0" w:color="auto"/>
                  </w:divBdr>
                </w:div>
                <w:div w:id="249236329">
                  <w:marLeft w:val="0"/>
                  <w:marRight w:val="0"/>
                  <w:marTop w:val="0"/>
                  <w:marBottom w:val="0"/>
                  <w:divBdr>
                    <w:top w:val="none" w:sz="0" w:space="0" w:color="auto"/>
                    <w:left w:val="none" w:sz="0" w:space="0" w:color="auto"/>
                    <w:bottom w:val="none" w:sz="0" w:space="0" w:color="auto"/>
                    <w:right w:val="none" w:sz="0" w:space="0" w:color="auto"/>
                  </w:divBdr>
                </w:div>
                <w:div w:id="251739856">
                  <w:marLeft w:val="0"/>
                  <w:marRight w:val="0"/>
                  <w:marTop w:val="0"/>
                  <w:marBottom w:val="0"/>
                  <w:divBdr>
                    <w:top w:val="none" w:sz="0" w:space="0" w:color="auto"/>
                    <w:left w:val="none" w:sz="0" w:space="0" w:color="auto"/>
                    <w:bottom w:val="none" w:sz="0" w:space="0" w:color="auto"/>
                    <w:right w:val="none" w:sz="0" w:space="0" w:color="auto"/>
                  </w:divBdr>
                </w:div>
                <w:div w:id="252014505">
                  <w:marLeft w:val="0"/>
                  <w:marRight w:val="0"/>
                  <w:marTop w:val="0"/>
                  <w:marBottom w:val="0"/>
                  <w:divBdr>
                    <w:top w:val="none" w:sz="0" w:space="0" w:color="auto"/>
                    <w:left w:val="none" w:sz="0" w:space="0" w:color="auto"/>
                    <w:bottom w:val="none" w:sz="0" w:space="0" w:color="auto"/>
                    <w:right w:val="none" w:sz="0" w:space="0" w:color="auto"/>
                  </w:divBdr>
                </w:div>
                <w:div w:id="271521598">
                  <w:marLeft w:val="0"/>
                  <w:marRight w:val="0"/>
                  <w:marTop w:val="0"/>
                  <w:marBottom w:val="0"/>
                  <w:divBdr>
                    <w:top w:val="none" w:sz="0" w:space="0" w:color="auto"/>
                    <w:left w:val="none" w:sz="0" w:space="0" w:color="auto"/>
                    <w:bottom w:val="none" w:sz="0" w:space="0" w:color="auto"/>
                    <w:right w:val="none" w:sz="0" w:space="0" w:color="auto"/>
                  </w:divBdr>
                </w:div>
                <w:div w:id="284308815">
                  <w:marLeft w:val="0"/>
                  <w:marRight w:val="0"/>
                  <w:marTop w:val="0"/>
                  <w:marBottom w:val="0"/>
                  <w:divBdr>
                    <w:top w:val="none" w:sz="0" w:space="0" w:color="auto"/>
                    <w:left w:val="none" w:sz="0" w:space="0" w:color="auto"/>
                    <w:bottom w:val="none" w:sz="0" w:space="0" w:color="auto"/>
                    <w:right w:val="none" w:sz="0" w:space="0" w:color="auto"/>
                  </w:divBdr>
                </w:div>
                <w:div w:id="286206277">
                  <w:marLeft w:val="0"/>
                  <w:marRight w:val="0"/>
                  <w:marTop w:val="0"/>
                  <w:marBottom w:val="0"/>
                  <w:divBdr>
                    <w:top w:val="none" w:sz="0" w:space="0" w:color="auto"/>
                    <w:left w:val="none" w:sz="0" w:space="0" w:color="auto"/>
                    <w:bottom w:val="none" w:sz="0" w:space="0" w:color="auto"/>
                    <w:right w:val="none" w:sz="0" w:space="0" w:color="auto"/>
                  </w:divBdr>
                </w:div>
                <w:div w:id="290747827">
                  <w:marLeft w:val="0"/>
                  <w:marRight w:val="0"/>
                  <w:marTop w:val="0"/>
                  <w:marBottom w:val="0"/>
                  <w:divBdr>
                    <w:top w:val="none" w:sz="0" w:space="0" w:color="auto"/>
                    <w:left w:val="none" w:sz="0" w:space="0" w:color="auto"/>
                    <w:bottom w:val="none" w:sz="0" w:space="0" w:color="auto"/>
                    <w:right w:val="none" w:sz="0" w:space="0" w:color="auto"/>
                  </w:divBdr>
                </w:div>
                <w:div w:id="294986696">
                  <w:marLeft w:val="0"/>
                  <w:marRight w:val="0"/>
                  <w:marTop w:val="0"/>
                  <w:marBottom w:val="0"/>
                  <w:divBdr>
                    <w:top w:val="none" w:sz="0" w:space="0" w:color="auto"/>
                    <w:left w:val="none" w:sz="0" w:space="0" w:color="auto"/>
                    <w:bottom w:val="none" w:sz="0" w:space="0" w:color="auto"/>
                    <w:right w:val="none" w:sz="0" w:space="0" w:color="auto"/>
                  </w:divBdr>
                </w:div>
                <w:div w:id="298851853">
                  <w:marLeft w:val="0"/>
                  <w:marRight w:val="0"/>
                  <w:marTop w:val="0"/>
                  <w:marBottom w:val="0"/>
                  <w:divBdr>
                    <w:top w:val="none" w:sz="0" w:space="0" w:color="auto"/>
                    <w:left w:val="none" w:sz="0" w:space="0" w:color="auto"/>
                    <w:bottom w:val="none" w:sz="0" w:space="0" w:color="auto"/>
                    <w:right w:val="none" w:sz="0" w:space="0" w:color="auto"/>
                  </w:divBdr>
                </w:div>
                <w:div w:id="300548826">
                  <w:marLeft w:val="0"/>
                  <w:marRight w:val="0"/>
                  <w:marTop w:val="0"/>
                  <w:marBottom w:val="0"/>
                  <w:divBdr>
                    <w:top w:val="none" w:sz="0" w:space="0" w:color="auto"/>
                    <w:left w:val="none" w:sz="0" w:space="0" w:color="auto"/>
                    <w:bottom w:val="none" w:sz="0" w:space="0" w:color="auto"/>
                    <w:right w:val="none" w:sz="0" w:space="0" w:color="auto"/>
                  </w:divBdr>
                </w:div>
                <w:div w:id="302663841">
                  <w:marLeft w:val="0"/>
                  <w:marRight w:val="0"/>
                  <w:marTop w:val="0"/>
                  <w:marBottom w:val="0"/>
                  <w:divBdr>
                    <w:top w:val="none" w:sz="0" w:space="0" w:color="auto"/>
                    <w:left w:val="none" w:sz="0" w:space="0" w:color="auto"/>
                    <w:bottom w:val="none" w:sz="0" w:space="0" w:color="auto"/>
                    <w:right w:val="none" w:sz="0" w:space="0" w:color="auto"/>
                  </w:divBdr>
                </w:div>
                <w:div w:id="304429900">
                  <w:marLeft w:val="0"/>
                  <w:marRight w:val="0"/>
                  <w:marTop w:val="0"/>
                  <w:marBottom w:val="0"/>
                  <w:divBdr>
                    <w:top w:val="none" w:sz="0" w:space="0" w:color="auto"/>
                    <w:left w:val="none" w:sz="0" w:space="0" w:color="auto"/>
                    <w:bottom w:val="none" w:sz="0" w:space="0" w:color="auto"/>
                    <w:right w:val="none" w:sz="0" w:space="0" w:color="auto"/>
                  </w:divBdr>
                </w:div>
                <w:div w:id="310596698">
                  <w:marLeft w:val="0"/>
                  <w:marRight w:val="0"/>
                  <w:marTop w:val="0"/>
                  <w:marBottom w:val="0"/>
                  <w:divBdr>
                    <w:top w:val="none" w:sz="0" w:space="0" w:color="auto"/>
                    <w:left w:val="none" w:sz="0" w:space="0" w:color="auto"/>
                    <w:bottom w:val="none" w:sz="0" w:space="0" w:color="auto"/>
                    <w:right w:val="none" w:sz="0" w:space="0" w:color="auto"/>
                  </w:divBdr>
                </w:div>
                <w:div w:id="314724416">
                  <w:marLeft w:val="0"/>
                  <w:marRight w:val="0"/>
                  <w:marTop w:val="0"/>
                  <w:marBottom w:val="0"/>
                  <w:divBdr>
                    <w:top w:val="none" w:sz="0" w:space="0" w:color="auto"/>
                    <w:left w:val="none" w:sz="0" w:space="0" w:color="auto"/>
                    <w:bottom w:val="none" w:sz="0" w:space="0" w:color="auto"/>
                    <w:right w:val="none" w:sz="0" w:space="0" w:color="auto"/>
                  </w:divBdr>
                </w:div>
                <w:div w:id="316543904">
                  <w:marLeft w:val="0"/>
                  <w:marRight w:val="0"/>
                  <w:marTop w:val="0"/>
                  <w:marBottom w:val="0"/>
                  <w:divBdr>
                    <w:top w:val="none" w:sz="0" w:space="0" w:color="auto"/>
                    <w:left w:val="none" w:sz="0" w:space="0" w:color="auto"/>
                    <w:bottom w:val="none" w:sz="0" w:space="0" w:color="auto"/>
                    <w:right w:val="none" w:sz="0" w:space="0" w:color="auto"/>
                  </w:divBdr>
                </w:div>
                <w:div w:id="331758540">
                  <w:marLeft w:val="0"/>
                  <w:marRight w:val="0"/>
                  <w:marTop w:val="0"/>
                  <w:marBottom w:val="0"/>
                  <w:divBdr>
                    <w:top w:val="none" w:sz="0" w:space="0" w:color="auto"/>
                    <w:left w:val="none" w:sz="0" w:space="0" w:color="auto"/>
                    <w:bottom w:val="none" w:sz="0" w:space="0" w:color="auto"/>
                    <w:right w:val="none" w:sz="0" w:space="0" w:color="auto"/>
                  </w:divBdr>
                </w:div>
                <w:div w:id="337661482">
                  <w:marLeft w:val="0"/>
                  <w:marRight w:val="0"/>
                  <w:marTop w:val="0"/>
                  <w:marBottom w:val="0"/>
                  <w:divBdr>
                    <w:top w:val="none" w:sz="0" w:space="0" w:color="auto"/>
                    <w:left w:val="none" w:sz="0" w:space="0" w:color="auto"/>
                    <w:bottom w:val="none" w:sz="0" w:space="0" w:color="auto"/>
                    <w:right w:val="none" w:sz="0" w:space="0" w:color="auto"/>
                  </w:divBdr>
                </w:div>
                <w:div w:id="345863928">
                  <w:marLeft w:val="0"/>
                  <w:marRight w:val="0"/>
                  <w:marTop w:val="0"/>
                  <w:marBottom w:val="0"/>
                  <w:divBdr>
                    <w:top w:val="none" w:sz="0" w:space="0" w:color="auto"/>
                    <w:left w:val="none" w:sz="0" w:space="0" w:color="auto"/>
                    <w:bottom w:val="none" w:sz="0" w:space="0" w:color="auto"/>
                    <w:right w:val="none" w:sz="0" w:space="0" w:color="auto"/>
                  </w:divBdr>
                </w:div>
                <w:div w:id="350228408">
                  <w:marLeft w:val="0"/>
                  <w:marRight w:val="0"/>
                  <w:marTop w:val="0"/>
                  <w:marBottom w:val="0"/>
                  <w:divBdr>
                    <w:top w:val="none" w:sz="0" w:space="0" w:color="auto"/>
                    <w:left w:val="none" w:sz="0" w:space="0" w:color="auto"/>
                    <w:bottom w:val="none" w:sz="0" w:space="0" w:color="auto"/>
                    <w:right w:val="none" w:sz="0" w:space="0" w:color="auto"/>
                  </w:divBdr>
                </w:div>
                <w:div w:id="350880810">
                  <w:marLeft w:val="0"/>
                  <w:marRight w:val="0"/>
                  <w:marTop w:val="0"/>
                  <w:marBottom w:val="0"/>
                  <w:divBdr>
                    <w:top w:val="none" w:sz="0" w:space="0" w:color="auto"/>
                    <w:left w:val="none" w:sz="0" w:space="0" w:color="auto"/>
                    <w:bottom w:val="none" w:sz="0" w:space="0" w:color="auto"/>
                    <w:right w:val="none" w:sz="0" w:space="0" w:color="auto"/>
                  </w:divBdr>
                </w:div>
                <w:div w:id="364714906">
                  <w:marLeft w:val="0"/>
                  <w:marRight w:val="0"/>
                  <w:marTop w:val="0"/>
                  <w:marBottom w:val="0"/>
                  <w:divBdr>
                    <w:top w:val="none" w:sz="0" w:space="0" w:color="auto"/>
                    <w:left w:val="none" w:sz="0" w:space="0" w:color="auto"/>
                    <w:bottom w:val="none" w:sz="0" w:space="0" w:color="auto"/>
                    <w:right w:val="none" w:sz="0" w:space="0" w:color="auto"/>
                  </w:divBdr>
                </w:div>
                <w:div w:id="369190895">
                  <w:marLeft w:val="0"/>
                  <w:marRight w:val="0"/>
                  <w:marTop w:val="0"/>
                  <w:marBottom w:val="0"/>
                  <w:divBdr>
                    <w:top w:val="none" w:sz="0" w:space="0" w:color="auto"/>
                    <w:left w:val="none" w:sz="0" w:space="0" w:color="auto"/>
                    <w:bottom w:val="none" w:sz="0" w:space="0" w:color="auto"/>
                    <w:right w:val="none" w:sz="0" w:space="0" w:color="auto"/>
                  </w:divBdr>
                </w:div>
                <w:div w:id="375617418">
                  <w:marLeft w:val="0"/>
                  <w:marRight w:val="0"/>
                  <w:marTop w:val="0"/>
                  <w:marBottom w:val="0"/>
                  <w:divBdr>
                    <w:top w:val="none" w:sz="0" w:space="0" w:color="auto"/>
                    <w:left w:val="none" w:sz="0" w:space="0" w:color="auto"/>
                    <w:bottom w:val="none" w:sz="0" w:space="0" w:color="auto"/>
                    <w:right w:val="none" w:sz="0" w:space="0" w:color="auto"/>
                  </w:divBdr>
                </w:div>
                <w:div w:id="388774280">
                  <w:marLeft w:val="0"/>
                  <w:marRight w:val="0"/>
                  <w:marTop w:val="0"/>
                  <w:marBottom w:val="0"/>
                  <w:divBdr>
                    <w:top w:val="none" w:sz="0" w:space="0" w:color="auto"/>
                    <w:left w:val="none" w:sz="0" w:space="0" w:color="auto"/>
                    <w:bottom w:val="none" w:sz="0" w:space="0" w:color="auto"/>
                    <w:right w:val="none" w:sz="0" w:space="0" w:color="auto"/>
                  </w:divBdr>
                </w:div>
                <w:div w:id="407072741">
                  <w:marLeft w:val="0"/>
                  <w:marRight w:val="0"/>
                  <w:marTop w:val="0"/>
                  <w:marBottom w:val="0"/>
                  <w:divBdr>
                    <w:top w:val="none" w:sz="0" w:space="0" w:color="auto"/>
                    <w:left w:val="none" w:sz="0" w:space="0" w:color="auto"/>
                    <w:bottom w:val="none" w:sz="0" w:space="0" w:color="auto"/>
                    <w:right w:val="none" w:sz="0" w:space="0" w:color="auto"/>
                  </w:divBdr>
                </w:div>
                <w:div w:id="408306241">
                  <w:marLeft w:val="0"/>
                  <w:marRight w:val="0"/>
                  <w:marTop w:val="0"/>
                  <w:marBottom w:val="0"/>
                  <w:divBdr>
                    <w:top w:val="none" w:sz="0" w:space="0" w:color="auto"/>
                    <w:left w:val="none" w:sz="0" w:space="0" w:color="auto"/>
                    <w:bottom w:val="none" w:sz="0" w:space="0" w:color="auto"/>
                    <w:right w:val="none" w:sz="0" w:space="0" w:color="auto"/>
                  </w:divBdr>
                </w:div>
                <w:div w:id="414325865">
                  <w:marLeft w:val="0"/>
                  <w:marRight w:val="0"/>
                  <w:marTop w:val="0"/>
                  <w:marBottom w:val="0"/>
                  <w:divBdr>
                    <w:top w:val="none" w:sz="0" w:space="0" w:color="auto"/>
                    <w:left w:val="none" w:sz="0" w:space="0" w:color="auto"/>
                    <w:bottom w:val="none" w:sz="0" w:space="0" w:color="auto"/>
                    <w:right w:val="none" w:sz="0" w:space="0" w:color="auto"/>
                  </w:divBdr>
                </w:div>
                <w:div w:id="421224055">
                  <w:marLeft w:val="0"/>
                  <w:marRight w:val="0"/>
                  <w:marTop w:val="0"/>
                  <w:marBottom w:val="0"/>
                  <w:divBdr>
                    <w:top w:val="none" w:sz="0" w:space="0" w:color="auto"/>
                    <w:left w:val="none" w:sz="0" w:space="0" w:color="auto"/>
                    <w:bottom w:val="none" w:sz="0" w:space="0" w:color="auto"/>
                    <w:right w:val="none" w:sz="0" w:space="0" w:color="auto"/>
                  </w:divBdr>
                </w:div>
                <w:div w:id="421412855">
                  <w:marLeft w:val="0"/>
                  <w:marRight w:val="0"/>
                  <w:marTop w:val="0"/>
                  <w:marBottom w:val="0"/>
                  <w:divBdr>
                    <w:top w:val="none" w:sz="0" w:space="0" w:color="auto"/>
                    <w:left w:val="none" w:sz="0" w:space="0" w:color="auto"/>
                    <w:bottom w:val="none" w:sz="0" w:space="0" w:color="auto"/>
                    <w:right w:val="none" w:sz="0" w:space="0" w:color="auto"/>
                  </w:divBdr>
                </w:div>
                <w:div w:id="422190538">
                  <w:marLeft w:val="0"/>
                  <w:marRight w:val="0"/>
                  <w:marTop w:val="0"/>
                  <w:marBottom w:val="0"/>
                  <w:divBdr>
                    <w:top w:val="none" w:sz="0" w:space="0" w:color="auto"/>
                    <w:left w:val="none" w:sz="0" w:space="0" w:color="auto"/>
                    <w:bottom w:val="none" w:sz="0" w:space="0" w:color="auto"/>
                    <w:right w:val="none" w:sz="0" w:space="0" w:color="auto"/>
                  </w:divBdr>
                </w:div>
                <w:div w:id="426393668">
                  <w:marLeft w:val="0"/>
                  <w:marRight w:val="0"/>
                  <w:marTop w:val="0"/>
                  <w:marBottom w:val="0"/>
                  <w:divBdr>
                    <w:top w:val="none" w:sz="0" w:space="0" w:color="auto"/>
                    <w:left w:val="none" w:sz="0" w:space="0" w:color="auto"/>
                    <w:bottom w:val="none" w:sz="0" w:space="0" w:color="auto"/>
                    <w:right w:val="none" w:sz="0" w:space="0" w:color="auto"/>
                  </w:divBdr>
                </w:div>
                <w:div w:id="427241059">
                  <w:marLeft w:val="0"/>
                  <w:marRight w:val="0"/>
                  <w:marTop w:val="0"/>
                  <w:marBottom w:val="0"/>
                  <w:divBdr>
                    <w:top w:val="none" w:sz="0" w:space="0" w:color="auto"/>
                    <w:left w:val="none" w:sz="0" w:space="0" w:color="auto"/>
                    <w:bottom w:val="none" w:sz="0" w:space="0" w:color="auto"/>
                    <w:right w:val="none" w:sz="0" w:space="0" w:color="auto"/>
                  </w:divBdr>
                </w:div>
                <w:div w:id="436292616">
                  <w:marLeft w:val="0"/>
                  <w:marRight w:val="0"/>
                  <w:marTop w:val="0"/>
                  <w:marBottom w:val="0"/>
                  <w:divBdr>
                    <w:top w:val="none" w:sz="0" w:space="0" w:color="auto"/>
                    <w:left w:val="none" w:sz="0" w:space="0" w:color="auto"/>
                    <w:bottom w:val="none" w:sz="0" w:space="0" w:color="auto"/>
                    <w:right w:val="none" w:sz="0" w:space="0" w:color="auto"/>
                  </w:divBdr>
                </w:div>
                <w:div w:id="436799818">
                  <w:marLeft w:val="0"/>
                  <w:marRight w:val="0"/>
                  <w:marTop w:val="0"/>
                  <w:marBottom w:val="0"/>
                  <w:divBdr>
                    <w:top w:val="none" w:sz="0" w:space="0" w:color="auto"/>
                    <w:left w:val="none" w:sz="0" w:space="0" w:color="auto"/>
                    <w:bottom w:val="none" w:sz="0" w:space="0" w:color="auto"/>
                    <w:right w:val="none" w:sz="0" w:space="0" w:color="auto"/>
                  </w:divBdr>
                </w:div>
                <w:div w:id="440154382">
                  <w:marLeft w:val="0"/>
                  <w:marRight w:val="0"/>
                  <w:marTop w:val="0"/>
                  <w:marBottom w:val="0"/>
                  <w:divBdr>
                    <w:top w:val="none" w:sz="0" w:space="0" w:color="auto"/>
                    <w:left w:val="none" w:sz="0" w:space="0" w:color="auto"/>
                    <w:bottom w:val="none" w:sz="0" w:space="0" w:color="auto"/>
                    <w:right w:val="none" w:sz="0" w:space="0" w:color="auto"/>
                  </w:divBdr>
                </w:div>
                <w:div w:id="450176167">
                  <w:marLeft w:val="0"/>
                  <w:marRight w:val="0"/>
                  <w:marTop w:val="0"/>
                  <w:marBottom w:val="0"/>
                  <w:divBdr>
                    <w:top w:val="none" w:sz="0" w:space="0" w:color="auto"/>
                    <w:left w:val="none" w:sz="0" w:space="0" w:color="auto"/>
                    <w:bottom w:val="none" w:sz="0" w:space="0" w:color="auto"/>
                    <w:right w:val="none" w:sz="0" w:space="0" w:color="auto"/>
                  </w:divBdr>
                </w:div>
                <w:div w:id="451288251">
                  <w:marLeft w:val="0"/>
                  <w:marRight w:val="0"/>
                  <w:marTop w:val="0"/>
                  <w:marBottom w:val="0"/>
                  <w:divBdr>
                    <w:top w:val="none" w:sz="0" w:space="0" w:color="auto"/>
                    <w:left w:val="none" w:sz="0" w:space="0" w:color="auto"/>
                    <w:bottom w:val="none" w:sz="0" w:space="0" w:color="auto"/>
                    <w:right w:val="none" w:sz="0" w:space="0" w:color="auto"/>
                  </w:divBdr>
                </w:div>
                <w:div w:id="453912119">
                  <w:marLeft w:val="0"/>
                  <w:marRight w:val="0"/>
                  <w:marTop w:val="0"/>
                  <w:marBottom w:val="0"/>
                  <w:divBdr>
                    <w:top w:val="none" w:sz="0" w:space="0" w:color="auto"/>
                    <w:left w:val="none" w:sz="0" w:space="0" w:color="auto"/>
                    <w:bottom w:val="none" w:sz="0" w:space="0" w:color="auto"/>
                    <w:right w:val="none" w:sz="0" w:space="0" w:color="auto"/>
                  </w:divBdr>
                </w:div>
                <w:div w:id="461970619">
                  <w:marLeft w:val="0"/>
                  <w:marRight w:val="0"/>
                  <w:marTop w:val="0"/>
                  <w:marBottom w:val="0"/>
                  <w:divBdr>
                    <w:top w:val="none" w:sz="0" w:space="0" w:color="auto"/>
                    <w:left w:val="none" w:sz="0" w:space="0" w:color="auto"/>
                    <w:bottom w:val="none" w:sz="0" w:space="0" w:color="auto"/>
                    <w:right w:val="none" w:sz="0" w:space="0" w:color="auto"/>
                  </w:divBdr>
                </w:div>
                <w:div w:id="465582182">
                  <w:marLeft w:val="0"/>
                  <w:marRight w:val="0"/>
                  <w:marTop w:val="0"/>
                  <w:marBottom w:val="0"/>
                  <w:divBdr>
                    <w:top w:val="none" w:sz="0" w:space="0" w:color="auto"/>
                    <w:left w:val="none" w:sz="0" w:space="0" w:color="auto"/>
                    <w:bottom w:val="none" w:sz="0" w:space="0" w:color="auto"/>
                    <w:right w:val="none" w:sz="0" w:space="0" w:color="auto"/>
                  </w:divBdr>
                </w:div>
                <w:div w:id="465784530">
                  <w:marLeft w:val="0"/>
                  <w:marRight w:val="0"/>
                  <w:marTop w:val="0"/>
                  <w:marBottom w:val="0"/>
                  <w:divBdr>
                    <w:top w:val="none" w:sz="0" w:space="0" w:color="auto"/>
                    <w:left w:val="none" w:sz="0" w:space="0" w:color="auto"/>
                    <w:bottom w:val="none" w:sz="0" w:space="0" w:color="auto"/>
                    <w:right w:val="none" w:sz="0" w:space="0" w:color="auto"/>
                  </w:divBdr>
                </w:div>
                <w:div w:id="467355125">
                  <w:marLeft w:val="0"/>
                  <w:marRight w:val="0"/>
                  <w:marTop w:val="0"/>
                  <w:marBottom w:val="0"/>
                  <w:divBdr>
                    <w:top w:val="none" w:sz="0" w:space="0" w:color="auto"/>
                    <w:left w:val="none" w:sz="0" w:space="0" w:color="auto"/>
                    <w:bottom w:val="none" w:sz="0" w:space="0" w:color="auto"/>
                    <w:right w:val="none" w:sz="0" w:space="0" w:color="auto"/>
                  </w:divBdr>
                </w:div>
                <w:div w:id="470296746">
                  <w:marLeft w:val="0"/>
                  <w:marRight w:val="0"/>
                  <w:marTop w:val="0"/>
                  <w:marBottom w:val="0"/>
                  <w:divBdr>
                    <w:top w:val="none" w:sz="0" w:space="0" w:color="auto"/>
                    <w:left w:val="none" w:sz="0" w:space="0" w:color="auto"/>
                    <w:bottom w:val="none" w:sz="0" w:space="0" w:color="auto"/>
                    <w:right w:val="none" w:sz="0" w:space="0" w:color="auto"/>
                  </w:divBdr>
                </w:div>
                <w:div w:id="491915280">
                  <w:marLeft w:val="0"/>
                  <w:marRight w:val="0"/>
                  <w:marTop w:val="0"/>
                  <w:marBottom w:val="0"/>
                  <w:divBdr>
                    <w:top w:val="none" w:sz="0" w:space="0" w:color="auto"/>
                    <w:left w:val="none" w:sz="0" w:space="0" w:color="auto"/>
                    <w:bottom w:val="none" w:sz="0" w:space="0" w:color="auto"/>
                    <w:right w:val="none" w:sz="0" w:space="0" w:color="auto"/>
                  </w:divBdr>
                </w:div>
                <w:div w:id="509684105">
                  <w:marLeft w:val="0"/>
                  <w:marRight w:val="0"/>
                  <w:marTop w:val="0"/>
                  <w:marBottom w:val="0"/>
                  <w:divBdr>
                    <w:top w:val="none" w:sz="0" w:space="0" w:color="auto"/>
                    <w:left w:val="none" w:sz="0" w:space="0" w:color="auto"/>
                    <w:bottom w:val="none" w:sz="0" w:space="0" w:color="auto"/>
                    <w:right w:val="none" w:sz="0" w:space="0" w:color="auto"/>
                  </w:divBdr>
                </w:div>
                <w:div w:id="509879005">
                  <w:marLeft w:val="0"/>
                  <w:marRight w:val="0"/>
                  <w:marTop w:val="0"/>
                  <w:marBottom w:val="0"/>
                  <w:divBdr>
                    <w:top w:val="none" w:sz="0" w:space="0" w:color="auto"/>
                    <w:left w:val="none" w:sz="0" w:space="0" w:color="auto"/>
                    <w:bottom w:val="none" w:sz="0" w:space="0" w:color="auto"/>
                    <w:right w:val="none" w:sz="0" w:space="0" w:color="auto"/>
                  </w:divBdr>
                </w:div>
                <w:div w:id="509954524">
                  <w:marLeft w:val="0"/>
                  <w:marRight w:val="0"/>
                  <w:marTop w:val="0"/>
                  <w:marBottom w:val="0"/>
                  <w:divBdr>
                    <w:top w:val="none" w:sz="0" w:space="0" w:color="auto"/>
                    <w:left w:val="none" w:sz="0" w:space="0" w:color="auto"/>
                    <w:bottom w:val="none" w:sz="0" w:space="0" w:color="auto"/>
                    <w:right w:val="none" w:sz="0" w:space="0" w:color="auto"/>
                  </w:divBdr>
                </w:div>
                <w:div w:id="516309279">
                  <w:marLeft w:val="0"/>
                  <w:marRight w:val="0"/>
                  <w:marTop w:val="0"/>
                  <w:marBottom w:val="0"/>
                  <w:divBdr>
                    <w:top w:val="none" w:sz="0" w:space="0" w:color="auto"/>
                    <w:left w:val="none" w:sz="0" w:space="0" w:color="auto"/>
                    <w:bottom w:val="none" w:sz="0" w:space="0" w:color="auto"/>
                    <w:right w:val="none" w:sz="0" w:space="0" w:color="auto"/>
                  </w:divBdr>
                </w:div>
                <w:div w:id="525289052">
                  <w:marLeft w:val="0"/>
                  <w:marRight w:val="0"/>
                  <w:marTop w:val="0"/>
                  <w:marBottom w:val="0"/>
                  <w:divBdr>
                    <w:top w:val="none" w:sz="0" w:space="0" w:color="auto"/>
                    <w:left w:val="none" w:sz="0" w:space="0" w:color="auto"/>
                    <w:bottom w:val="none" w:sz="0" w:space="0" w:color="auto"/>
                    <w:right w:val="none" w:sz="0" w:space="0" w:color="auto"/>
                  </w:divBdr>
                </w:div>
                <w:div w:id="538858224">
                  <w:marLeft w:val="0"/>
                  <w:marRight w:val="0"/>
                  <w:marTop w:val="0"/>
                  <w:marBottom w:val="0"/>
                  <w:divBdr>
                    <w:top w:val="none" w:sz="0" w:space="0" w:color="auto"/>
                    <w:left w:val="none" w:sz="0" w:space="0" w:color="auto"/>
                    <w:bottom w:val="none" w:sz="0" w:space="0" w:color="auto"/>
                    <w:right w:val="none" w:sz="0" w:space="0" w:color="auto"/>
                  </w:divBdr>
                </w:div>
                <w:div w:id="540018163">
                  <w:marLeft w:val="0"/>
                  <w:marRight w:val="0"/>
                  <w:marTop w:val="0"/>
                  <w:marBottom w:val="0"/>
                  <w:divBdr>
                    <w:top w:val="none" w:sz="0" w:space="0" w:color="auto"/>
                    <w:left w:val="none" w:sz="0" w:space="0" w:color="auto"/>
                    <w:bottom w:val="none" w:sz="0" w:space="0" w:color="auto"/>
                    <w:right w:val="none" w:sz="0" w:space="0" w:color="auto"/>
                  </w:divBdr>
                </w:div>
                <w:div w:id="543060907">
                  <w:marLeft w:val="0"/>
                  <w:marRight w:val="0"/>
                  <w:marTop w:val="0"/>
                  <w:marBottom w:val="0"/>
                  <w:divBdr>
                    <w:top w:val="none" w:sz="0" w:space="0" w:color="auto"/>
                    <w:left w:val="none" w:sz="0" w:space="0" w:color="auto"/>
                    <w:bottom w:val="none" w:sz="0" w:space="0" w:color="auto"/>
                    <w:right w:val="none" w:sz="0" w:space="0" w:color="auto"/>
                  </w:divBdr>
                </w:div>
                <w:div w:id="552272120">
                  <w:marLeft w:val="0"/>
                  <w:marRight w:val="0"/>
                  <w:marTop w:val="0"/>
                  <w:marBottom w:val="0"/>
                  <w:divBdr>
                    <w:top w:val="none" w:sz="0" w:space="0" w:color="auto"/>
                    <w:left w:val="none" w:sz="0" w:space="0" w:color="auto"/>
                    <w:bottom w:val="none" w:sz="0" w:space="0" w:color="auto"/>
                    <w:right w:val="none" w:sz="0" w:space="0" w:color="auto"/>
                  </w:divBdr>
                </w:div>
                <w:div w:id="558831950">
                  <w:marLeft w:val="0"/>
                  <w:marRight w:val="0"/>
                  <w:marTop w:val="0"/>
                  <w:marBottom w:val="0"/>
                  <w:divBdr>
                    <w:top w:val="none" w:sz="0" w:space="0" w:color="auto"/>
                    <w:left w:val="none" w:sz="0" w:space="0" w:color="auto"/>
                    <w:bottom w:val="none" w:sz="0" w:space="0" w:color="auto"/>
                    <w:right w:val="none" w:sz="0" w:space="0" w:color="auto"/>
                  </w:divBdr>
                </w:div>
                <w:div w:id="559288230">
                  <w:marLeft w:val="0"/>
                  <w:marRight w:val="0"/>
                  <w:marTop w:val="0"/>
                  <w:marBottom w:val="0"/>
                  <w:divBdr>
                    <w:top w:val="none" w:sz="0" w:space="0" w:color="auto"/>
                    <w:left w:val="none" w:sz="0" w:space="0" w:color="auto"/>
                    <w:bottom w:val="none" w:sz="0" w:space="0" w:color="auto"/>
                    <w:right w:val="none" w:sz="0" w:space="0" w:color="auto"/>
                  </w:divBdr>
                </w:div>
                <w:div w:id="569576862">
                  <w:marLeft w:val="0"/>
                  <w:marRight w:val="0"/>
                  <w:marTop w:val="0"/>
                  <w:marBottom w:val="0"/>
                  <w:divBdr>
                    <w:top w:val="none" w:sz="0" w:space="0" w:color="auto"/>
                    <w:left w:val="none" w:sz="0" w:space="0" w:color="auto"/>
                    <w:bottom w:val="none" w:sz="0" w:space="0" w:color="auto"/>
                    <w:right w:val="none" w:sz="0" w:space="0" w:color="auto"/>
                  </w:divBdr>
                </w:div>
                <w:div w:id="579363576">
                  <w:marLeft w:val="0"/>
                  <w:marRight w:val="0"/>
                  <w:marTop w:val="0"/>
                  <w:marBottom w:val="0"/>
                  <w:divBdr>
                    <w:top w:val="none" w:sz="0" w:space="0" w:color="auto"/>
                    <w:left w:val="none" w:sz="0" w:space="0" w:color="auto"/>
                    <w:bottom w:val="none" w:sz="0" w:space="0" w:color="auto"/>
                    <w:right w:val="none" w:sz="0" w:space="0" w:color="auto"/>
                  </w:divBdr>
                </w:div>
                <w:div w:id="596212958">
                  <w:marLeft w:val="0"/>
                  <w:marRight w:val="0"/>
                  <w:marTop w:val="0"/>
                  <w:marBottom w:val="0"/>
                  <w:divBdr>
                    <w:top w:val="none" w:sz="0" w:space="0" w:color="auto"/>
                    <w:left w:val="none" w:sz="0" w:space="0" w:color="auto"/>
                    <w:bottom w:val="none" w:sz="0" w:space="0" w:color="auto"/>
                    <w:right w:val="none" w:sz="0" w:space="0" w:color="auto"/>
                  </w:divBdr>
                </w:div>
                <w:div w:id="603654343">
                  <w:marLeft w:val="0"/>
                  <w:marRight w:val="0"/>
                  <w:marTop w:val="0"/>
                  <w:marBottom w:val="0"/>
                  <w:divBdr>
                    <w:top w:val="none" w:sz="0" w:space="0" w:color="auto"/>
                    <w:left w:val="none" w:sz="0" w:space="0" w:color="auto"/>
                    <w:bottom w:val="none" w:sz="0" w:space="0" w:color="auto"/>
                    <w:right w:val="none" w:sz="0" w:space="0" w:color="auto"/>
                  </w:divBdr>
                </w:div>
                <w:div w:id="616253527">
                  <w:marLeft w:val="0"/>
                  <w:marRight w:val="0"/>
                  <w:marTop w:val="0"/>
                  <w:marBottom w:val="0"/>
                  <w:divBdr>
                    <w:top w:val="none" w:sz="0" w:space="0" w:color="auto"/>
                    <w:left w:val="none" w:sz="0" w:space="0" w:color="auto"/>
                    <w:bottom w:val="none" w:sz="0" w:space="0" w:color="auto"/>
                    <w:right w:val="none" w:sz="0" w:space="0" w:color="auto"/>
                  </w:divBdr>
                </w:div>
                <w:div w:id="620499167">
                  <w:marLeft w:val="0"/>
                  <w:marRight w:val="0"/>
                  <w:marTop w:val="0"/>
                  <w:marBottom w:val="0"/>
                  <w:divBdr>
                    <w:top w:val="none" w:sz="0" w:space="0" w:color="auto"/>
                    <w:left w:val="none" w:sz="0" w:space="0" w:color="auto"/>
                    <w:bottom w:val="none" w:sz="0" w:space="0" w:color="auto"/>
                    <w:right w:val="none" w:sz="0" w:space="0" w:color="auto"/>
                  </w:divBdr>
                </w:div>
                <w:div w:id="625937148">
                  <w:marLeft w:val="0"/>
                  <w:marRight w:val="0"/>
                  <w:marTop w:val="0"/>
                  <w:marBottom w:val="0"/>
                  <w:divBdr>
                    <w:top w:val="none" w:sz="0" w:space="0" w:color="auto"/>
                    <w:left w:val="none" w:sz="0" w:space="0" w:color="auto"/>
                    <w:bottom w:val="none" w:sz="0" w:space="0" w:color="auto"/>
                    <w:right w:val="none" w:sz="0" w:space="0" w:color="auto"/>
                  </w:divBdr>
                </w:div>
                <w:div w:id="626356542">
                  <w:marLeft w:val="0"/>
                  <w:marRight w:val="0"/>
                  <w:marTop w:val="0"/>
                  <w:marBottom w:val="0"/>
                  <w:divBdr>
                    <w:top w:val="none" w:sz="0" w:space="0" w:color="auto"/>
                    <w:left w:val="none" w:sz="0" w:space="0" w:color="auto"/>
                    <w:bottom w:val="none" w:sz="0" w:space="0" w:color="auto"/>
                    <w:right w:val="none" w:sz="0" w:space="0" w:color="auto"/>
                  </w:divBdr>
                </w:div>
                <w:div w:id="648633013">
                  <w:marLeft w:val="0"/>
                  <w:marRight w:val="0"/>
                  <w:marTop w:val="0"/>
                  <w:marBottom w:val="0"/>
                  <w:divBdr>
                    <w:top w:val="none" w:sz="0" w:space="0" w:color="auto"/>
                    <w:left w:val="none" w:sz="0" w:space="0" w:color="auto"/>
                    <w:bottom w:val="none" w:sz="0" w:space="0" w:color="auto"/>
                    <w:right w:val="none" w:sz="0" w:space="0" w:color="auto"/>
                  </w:divBdr>
                </w:div>
                <w:div w:id="653266175">
                  <w:marLeft w:val="0"/>
                  <w:marRight w:val="0"/>
                  <w:marTop w:val="0"/>
                  <w:marBottom w:val="0"/>
                  <w:divBdr>
                    <w:top w:val="none" w:sz="0" w:space="0" w:color="auto"/>
                    <w:left w:val="none" w:sz="0" w:space="0" w:color="auto"/>
                    <w:bottom w:val="none" w:sz="0" w:space="0" w:color="auto"/>
                    <w:right w:val="none" w:sz="0" w:space="0" w:color="auto"/>
                  </w:divBdr>
                </w:div>
                <w:div w:id="659116492">
                  <w:marLeft w:val="0"/>
                  <w:marRight w:val="0"/>
                  <w:marTop w:val="0"/>
                  <w:marBottom w:val="0"/>
                  <w:divBdr>
                    <w:top w:val="none" w:sz="0" w:space="0" w:color="auto"/>
                    <w:left w:val="none" w:sz="0" w:space="0" w:color="auto"/>
                    <w:bottom w:val="none" w:sz="0" w:space="0" w:color="auto"/>
                    <w:right w:val="none" w:sz="0" w:space="0" w:color="auto"/>
                  </w:divBdr>
                </w:div>
                <w:div w:id="664435249">
                  <w:marLeft w:val="0"/>
                  <w:marRight w:val="0"/>
                  <w:marTop w:val="0"/>
                  <w:marBottom w:val="0"/>
                  <w:divBdr>
                    <w:top w:val="none" w:sz="0" w:space="0" w:color="auto"/>
                    <w:left w:val="none" w:sz="0" w:space="0" w:color="auto"/>
                    <w:bottom w:val="none" w:sz="0" w:space="0" w:color="auto"/>
                    <w:right w:val="none" w:sz="0" w:space="0" w:color="auto"/>
                  </w:divBdr>
                </w:div>
                <w:div w:id="681123537">
                  <w:marLeft w:val="0"/>
                  <w:marRight w:val="0"/>
                  <w:marTop w:val="0"/>
                  <w:marBottom w:val="0"/>
                  <w:divBdr>
                    <w:top w:val="none" w:sz="0" w:space="0" w:color="auto"/>
                    <w:left w:val="none" w:sz="0" w:space="0" w:color="auto"/>
                    <w:bottom w:val="none" w:sz="0" w:space="0" w:color="auto"/>
                    <w:right w:val="none" w:sz="0" w:space="0" w:color="auto"/>
                  </w:divBdr>
                </w:div>
                <w:div w:id="688263733">
                  <w:marLeft w:val="0"/>
                  <w:marRight w:val="0"/>
                  <w:marTop w:val="0"/>
                  <w:marBottom w:val="0"/>
                  <w:divBdr>
                    <w:top w:val="none" w:sz="0" w:space="0" w:color="auto"/>
                    <w:left w:val="none" w:sz="0" w:space="0" w:color="auto"/>
                    <w:bottom w:val="none" w:sz="0" w:space="0" w:color="auto"/>
                    <w:right w:val="none" w:sz="0" w:space="0" w:color="auto"/>
                  </w:divBdr>
                </w:div>
                <w:div w:id="691348418">
                  <w:marLeft w:val="0"/>
                  <w:marRight w:val="0"/>
                  <w:marTop w:val="0"/>
                  <w:marBottom w:val="0"/>
                  <w:divBdr>
                    <w:top w:val="none" w:sz="0" w:space="0" w:color="auto"/>
                    <w:left w:val="none" w:sz="0" w:space="0" w:color="auto"/>
                    <w:bottom w:val="none" w:sz="0" w:space="0" w:color="auto"/>
                    <w:right w:val="none" w:sz="0" w:space="0" w:color="auto"/>
                  </w:divBdr>
                </w:div>
                <w:div w:id="693992587">
                  <w:marLeft w:val="0"/>
                  <w:marRight w:val="0"/>
                  <w:marTop w:val="0"/>
                  <w:marBottom w:val="0"/>
                  <w:divBdr>
                    <w:top w:val="none" w:sz="0" w:space="0" w:color="auto"/>
                    <w:left w:val="none" w:sz="0" w:space="0" w:color="auto"/>
                    <w:bottom w:val="none" w:sz="0" w:space="0" w:color="auto"/>
                    <w:right w:val="none" w:sz="0" w:space="0" w:color="auto"/>
                  </w:divBdr>
                </w:div>
                <w:div w:id="696538935">
                  <w:marLeft w:val="0"/>
                  <w:marRight w:val="0"/>
                  <w:marTop w:val="0"/>
                  <w:marBottom w:val="0"/>
                  <w:divBdr>
                    <w:top w:val="none" w:sz="0" w:space="0" w:color="auto"/>
                    <w:left w:val="none" w:sz="0" w:space="0" w:color="auto"/>
                    <w:bottom w:val="none" w:sz="0" w:space="0" w:color="auto"/>
                    <w:right w:val="none" w:sz="0" w:space="0" w:color="auto"/>
                  </w:divBdr>
                </w:div>
                <w:div w:id="700977622">
                  <w:marLeft w:val="0"/>
                  <w:marRight w:val="0"/>
                  <w:marTop w:val="0"/>
                  <w:marBottom w:val="0"/>
                  <w:divBdr>
                    <w:top w:val="none" w:sz="0" w:space="0" w:color="auto"/>
                    <w:left w:val="none" w:sz="0" w:space="0" w:color="auto"/>
                    <w:bottom w:val="none" w:sz="0" w:space="0" w:color="auto"/>
                    <w:right w:val="none" w:sz="0" w:space="0" w:color="auto"/>
                  </w:divBdr>
                </w:div>
                <w:div w:id="701636031">
                  <w:marLeft w:val="0"/>
                  <w:marRight w:val="0"/>
                  <w:marTop w:val="0"/>
                  <w:marBottom w:val="0"/>
                  <w:divBdr>
                    <w:top w:val="none" w:sz="0" w:space="0" w:color="auto"/>
                    <w:left w:val="none" w:sz="0" w:space="0" w:color="auto"/>
                    <w:bottom w:val="none" w:sz="0" w:space="0" w:color="auto"/>
                    <w:right w:val="none" w:sz="0" w:space="0" w:color="auto"/>
                  </w:divBdr>
                </w:div>
                <w:div w:id="712966449">
                  <w:marLeft w:val="0"/>
                  <w:marRight w:val="0"/>
                  <w:marTop w:val="0"/>
                  <w:marBottom w:val="0"/>
                  <w:divBdr>
                    <w:top w:val="none" w:sz="0" w:space="0" w:color="auto"/>
                    <w:left w:val="none" w:sz="0" w:space="0" w:color="auto"/>
                    <w:bottom w:val="none" w:sz="0" w:space="0" w:color="auto"/>
                    <w:right w:val="none" w:sz="0" w:space="0" w:color="auto"/>
                  </w:divBdr>
                </w:div>
                <w:div w:id="715273766">
                  <w:marLeft w:val="0"/>
                  <w:marRight w:val="0"/>
                  <w:marTop w:val="0"/>
                  <w:marBottom w:val="0"/>
                  <w:divBdr>
                    <w:top w:val="none" w:sz="0" w:space="0" w:color="auto"/>
                    <w:left w:val="none" w:sz="0" w:space="0" w:color="auto"/>
                    <w:bottom w:val="none" w:sz="0" w:space="0" w:color="auto"/>
                    <w:right w:val="none" w:sz="0" w:space="0" w:color="auto"/>
                  </w:divBdr>
                </w:div>
                <w:div w:id="724135923">
                  <w:marLeft w:val="0"/>
                  <w:marRight w:val="0"/>
                  <w:marTop w:val="0"/>
                  <w:marBottom w:val="0"/>
                  <w:divBdr>
                    <w:top w:val="none" w:sz="0" w:space="0" w:color="auto"/>
                    <w:left w:val="none" w:sz="0" w:space="0" w:color="auto"/>
                    <w:bottom w:val="none" w:sz="0" w:space="0" w:color="auto"/>
                    <w:right w:val="none" w:sz="0" w:space="0" w:color="auto"/>
                  </w:divBdr>
                </w:div>
                <w:div w:id="727919948">
                  <w:marLeft w:val="0"/>
                  <w:marRight w:val="0"/>
                  <w:marTop w:val="0"/>
                  <w:marBottom w:val="0"/>
                  <w:divBdr>
                    <w:top w:val="none" w:sz="0" w:space="0" w:color="auto"/>
                    <w:left w:val="none" w:sz="0" w:space="0" w:color="auto"/>
                    <w:bottom w:val="none" w:sz="0" w:space="0" w:color="auto"/>
                    <w:right w:val="none" w:sz="0" w:space="0" w:color="auto"/>
                  </w:divBdr>
                </w:div>
                <w:div w:id="732657682">
                  <w:marLeft w:val="0"/>
                  <w:marRight w:val="0"/>
                  <w:marTop w:val="0"/>
                  <w:marBottom w:val="0"/>
                  <w:divBdr>
                    <w:top w:val="none" w:sz="0" w:space="0" w:color="auto"/>
                    <w:left w:val="none" w:sz="0" w:space="0" w:color="auto"/>
                    <w:bottom w:val="none" w:sz="0" w:space="0" w:color="auto"/>
                    <w:right w:val="none" w:sz="0" w:space="0" w:color="auto"/>
                  </w:divBdr>
                </w:div>
                <w:div w:id="733621352">
                  <w:marLeft w:val="0"/>
                  <w:marRight w:val="0"/>
                  <w:marTop w:val="0"/>
                  <w:marBottom w:val="0"/>
                  <w:divBdr>
                    <w:top w:val="none" w:sz="0" w:space="0" w:color="auto"/>
                    <w:left w:val="none" w:sz="0" w:space="0" w:color="auto"/>
                    <w:bottom w:val="none" w:sz="0" w:space="0" w:color="auto"/>
                    <w:right w:val="none" w:sz="0" w:space="0" w:color="auto"/>
                  </w:divBdr>
                </w:div>
                <w:div w:id="735589730">
                  <w:marLeft w:val="0"/>
                  <w:marRight w:val="0"/>
                  <w:marTop w:val="0"/>
                  <w:marBottom w:val="0"/>
                  <w:divBdr>
                    <w:top w:val="none" w:sz="0" w:space="0" w:color="auto"/>
                    <w:left w:val="none" w:sz="0" w:space="0" w:color="auto"/>
                    <w:bottom w:val="none" w:sz="0" w:space="0" w:color="auto"/>
                    <w:right w:val="none" w:sz="0" w:space="0" w:color="auto"/>
                  </w:divBdr>
                </w:div>
                <w:div w:id="746416180">
                  <w:marLeft w:val="0"/>
                  <w:marRight w:val="0"/>
                  <w:marTop w:val="0"/>
                  <w:marBottom w:val="0"/>
                  <w:divBdr>
                    <w:top w:val="none" w:sz="0" w:space="0" w:color="auto"/>
                    <w:left w:val="none" w:sz="0" w:space="0" w:color="auto"/>
                    <w:bottom w:val="none" w:sz="0" w:space="0" w:color="auto"/>
                    <w:right w:val="none" w:sz="0" w:space="0" w:color="auto"/>
                  </w:divBdr>
                </w:div>
                <w:div w:id="751699536">
                  <w:marLeft w:val="0"/>
                  <w:marRight w:val="0"/>
                  <w:marTop w:val="0"/>
                  <w:marBottom w:val="0"/>
                  <w:divBdr>
                    <w:top w:val="none" w:sz="0" w:space="0" w:color="auto"/>
                    <w:left w:val="none" w:sz="0" w:space="0" w:color="auto"/>
                    <w:bottom w:val="none" w:sz="0" w:space="0" w:color="auto"/>
                    <w:right w:val="none" w:sz="0" w:space="0" w:color="auto"/>
                  </w:divBdr>
                </w:div>
                <w:div w:id="757020440">
                  <w:marLeft w:val="0"/>
                  <w:marRight w:val="0"/>
                  <w:marTop w:val="0"/>
                  <w:marBottom w:val="0"/>
                  <w:divBdr>
                    <w:top w:val="none" w:sz="0" w:space="0" w:color="auto"/>
                    <w:left w:val="none" w:sz="0" w:space="0" w:color="auto"/>
                    <w:bottom w:val="none" w:sz="0" w:space="0" w:color="auto"/>
                    <w:right w:val="none" w:sz="0" w:space="0" w:color="auto"/>
                  </w:divBdr>
                </w:div>
                <w:div w:id="771706964">
                  <w:marLeft w:val="0"/>
                  <w:marRight w:val="0"/>
                  <w:marTop w:val="0"/>
                  <w:marBottom w:val="0"/>
                  <w:divBdr>
                    <w:top w:val="none" w:sz="0" w:space="0" w:color="auto"/>
                    <w:left w:val="none" w:sz="0" w:space="0" w:color="auto"/>
                    <w:bottom w:val="none" w:sz="0" w:space="0" w:color="auto"/>
                    <w:right w:val="none" w:sz="0" w:space="0" w:color="auto"/>
                  </w:divBdr>
                </w:div>
                <w:div w:id="786004297">
                  <w:marLeft w:val="0"/>
                  <w:marRight w:val="0"/>
                  <w:marTop w:val="0"/>
                  <w:marBottom w:val="0"/>
                  <w:divBdr>
                    <w:top w:val="none" w:sz="0" w:space="0" w:color="auto"/>
                    <w:left w:val="none" w:sz="0" w:space="0" w:color="auto"/>
                    <w:bottom w:val="none" w:sz="0" w:space="0" w:color="auto"/>
                    <w:right w:val="none" w:sz="0" w:space="0" w:color="auto"/>
                  </w:divBdr>
                </w:div>
                <w:div w:id="786656235">
                  <w:marLeft w:val="0"/>
                  <w:marRight w:val="0"/>
                  <w:marTop w:val="0"/>
                  <w:marBottom w:val="0"/>
                  <w:divBdr>
                    <w:top w:val="none" w:sz="0" w:space="0" w:color="auto"/>
                    <w:left w:val="none" w:sz="0" w:space="0" w:color="auto"/>
                    <w:bottom w:val="none" w:sz="0" w:space="0" w:color="auto"/>
                    <w:right w:val="none" w:sz="0" w:space="0" w:color="auto"/>
                  </w:divBdr>
                </w:div>
                <w:div w:id="789862972">
                  <w:marLeft w:val="0"/>
                  <w:marRight w:val="0"/>
                  <w:marTop w:val="0"/>
                  <w:marBottom w:val="0"/>
                  <w:divBdr>
                    <w:top w:val="none" w:sz="0" w:space="0" w:color="auto"/>
                    <w:left w:val="none" w:sz="0" w:space="0" w:color="auto"/>
                    <w:bottom w:val="none" w:sz="0" w:space="0" w:color="auto"/>
                    <w:right w:val="none" w:sz="0" w:space="0" w:color="auto"/>
                  </w:divBdr>
                </w:div>
                <w:div w:id="803736277">
                  <w:marLeft w:val="0"/>
                  <w:marRight w:val="0"/>
                  <w:marTop w:val="0"/>
                  <w:marBottom w:val="0"/>
                  <w:divBdr>
                    <w:top w:val="none" w:sz="0" w:space="0" w:color="auto"/>
                    <w:left w:val="none" w:sz="0" w:space="0" w:color="auto"/>
                    <w:bottom w:val="none" w:sz="0" w:space="0" w:color="auto"/>
                    <w:right w:val="none" w:sz="0" w:space="0" w:color="auto"/>
                  </w:divBdr>
                </w:div>
                <w:div w:id="807013348">
                  <w:marLeft w:val="0"/>
                  <w:marRight w:val="0"/>
                  <w:marTop w:val="0"/>
                  <w:marBottom w:val="0"/>
                  <w:divBdr>
                    <w:top w:val="none" w:sz="0" w:space="0" w:color="auto"/>
                    <w:left w:val="none" w:sz="0" w:space="0" w:color="auto"/>
                    <w:bottom w:val="none" w:sz="0" w:space="0" w:color="auto"/>
                    <w:right w:val="none" w:sz="0" w:space="0" w:color="auto"/>
                  </w:divBdr>
                </w:div>
                <w:div w:id="818570503">
                  <w:marLeft w:val="0"/>
                  <w:marRight w:val="0"/>
                  <w:marTop w:val="0"/>
                  <w:marBottom w:val="0"/>
                  <w:divBdr>
                    <w:top w:val="none" w:sz="0" w:space="0" w:color="auto"/>
                    <w:left w:val="none" w:sz="0" w:space="0" w:color="auto"/>
                    <w:bottom w:val="none" w:sz="0" w:space="0" w:color="auto"/>
                    <w:right w:val="none" w:sz="0" w:space="0" w:color="auto"/>
                  </w:divBdr>
                </w:div>
                <w:div w:id="824249063">
                  <w:marLeft w:val="0"/>
                  <w:marRight w:val="0"/>
                  <w:marTop w:val="0"/>
                  <w:marBottom w:val="0"/>
                  <w:divBdr>
                    <w:top w:val="none" w:sz="0" w:space="0" w:color="auto"/>
                    <w:left w:val="none" w:sz="0" w:space="0" w:color="auto"/>
                    <w:bottom w:val="none" w:sz="0" w:space="0" w:color="auto"/>
                    <w:right w:val="none" w:sz="0" w:space="0" w:color="auto"/>
                  </w:divBdr>
                </w:div>
                <w:div w:id="826750659">
                  <w:marLeft w:val="0"/>
                  <w:marRight w:val="0"/>
                  <w:marTop w:val="0"/>
                  <w:marBottom w:val="0"/>
                  <w:divBdr>
                    <w:top w:val="none" w:sz="0" w:space="0" w:color="auto"/>
                    <w:left w:val="none" w:sz="0" w:space="0" w:color="auto"/>
                    <w:bottom w:val="none" w:sz="0" w:space="0" w:color="auto"/>
                    <w:right w:val="none" w:sz="0" w:space="0" w:color="auto"/>
                  </w:divBdr>
                </w:div>
                <w:div w:id="839269119">
                  <w:marLeft w:val="0"/>
                  <w:marRight w:val="0"/>
                  <w:marTop w:val="0"/>
                  <w:marBottom w:val="0"/>
                  <w:divBdr>
                    <w:top w:val="none" w:sz="0" w:space="0" w:color="auto"/>
                    <w:left w:val="none" w:sz="0" w:space="0" w:color="auto"/>
                    <w:bottom w:val="none" w:sz="0" w:space="0" w:color="auto"/>
                    <w:right w:val="none" w:sz="0" w:space="0" w:color="auto"/>
                  </w:divBdr>
                </w:div>
                <w:div w:id="841972927">
                  <w:marLeft w:val="0"/>
                  <w:marRight w:val="0"/>
                  <w:marTop w:val="0"/>
                  <w:marBottom w:val="0"/>
                  <w:divBdr>
                    <w:top w:val="none" w:sz="0" w:space="0" w:color="auto"/>
                    <w:left w:val="none" w:sz="0" w:space="0" w:color="auto"/>
                    <w:bottom w:val="none" w:sz="0" w:space="0" w:color="auto"/>
                    <w:right w:val="none" w:sz="0" w:space="0" w:color="auto"/>
                  </w:divBdr>
                </w:div>
                <w:div w:id="844788550">
                  <w:marLeft w:val="0"/>
                  <w:marRight w:val="0"/>
                  <w:marTop w:val="0"/>
                  <w:marBottom w:val="0"/>
                  <w:divBdr>
                    <w:top w:val="none" w:sz="0" w:space="0" w:color="auto"/>
                    <w:left w:val="none" w:sz="0" w:space="0" w:color="auto"/>
                    <w:bottom w:val="none" w:sz="0" w:space="0" w:color="auto"/>
                    <w:right w:val="none" w:sz="0" w:space="0" w:color="auto"/>
                  </w:divBdr>
                </w:div>
                <w:div w:id="850752776">
                  <w:marLeft w:val="0"/>
                  <w:marRight w:val="0"/>
                  <w:marTop w:val="0"/>
                  <w:marBottom w:val="0"/>
                  <w:divBdr>
                    <w:top w:val="none" w:sz="0" w:space="0" w:color="auto"/>
                    <w:left w:val="none" w:sz="0" w:space="0" w:color="auto"/>
                    <w:bottom w:val="none" w:sz="0" w:space="0" w:color="auto"/>
                    <w:right w:val="none" w:sz="0" w:space="0" w:color="auto"/>
                  </w:divBdr>
                </w:div>
                <w:div w:id="857157933">
                  <w:marLeft w:val="0"/>
                  <w:marRight w:val="0"/>
                  <w:marTop w:val="0"/>
                  <w:marBottom w:val="0"/>
                  <w:divBdr>
                    <w:top w:val="none" w:sz="0" w:space="0" w:color="auto"/>
                    <w:left w:val="none" w:sz="0" w:space="0" w:color="auto"/>
                    <w:bottom w:val="none" w:sz="0" w:space="0" w:color="auto"/>
                    <w:right w:val="none" w:sz="0" w:space="0" w:color="auto"/>
                  </w:divBdr>
                </w:div>
                <w:div w:id="859775581">
                  <w:marLeft w:val="0"/>
                  <w:marRight w:val="0"/>
                  <w:marTop w:val="0"/>
                  <w:marBottom w:val="0"/>
                  <w:divBdr>
                    <w:top w:val="none" w:sz="0" w:space="0" w:color="auto"/>
                    <w:left w:val="none" w:sz="0" w:space="0" w:color="auto"/>
                    <w:bottom w:val="none" w:sz="0" w:space="0" w:color="auto"/>
                    <w:right w:val="none" w:sz="0" w:space="0" w:color="auto"/>
                  </w:divBdr>
                </w:div>
                <w:div w:id="869680567">
                  <w:marLeft w:val="0"/>
                  <w:marRight w:val="0"/>
                  <w:marTop w:val="0"/>
                  <w:marBottom w:val="0"/>
                  <w:divBdr>
                    <w:top w:val="none" w:sz="0" w:space="0" w:color="auto"/>
                    <w:left w:val="none" w:sz="0" w:space="0" w:color="auto"/>
                    <w:bottom w:val="none" w:sz="0" w:space="0" w:color="auto"/>
                    <w:right w:val="none" w:sz="0" w:space="0" w:color="auto"/>
                  </w:divBdr>
                </w:div>
                <w:div w:id="872035138">
                  <w:marLeft w:val="0"/>
                  <w:marRight w:val="0"/>
                  <w:marTop w:val="0"/>
                  <w:marBottom w:val="0"/>
                  <w:divBdr>
                    <w:top w:val="none" w:sz="0" w:space="0" w:color="auto"/>
                    <w:left w:val="none" w:sz="0" w:space="0" w:color="auto"/>
                    <w:bottom w:val="none" w:sz="0" w:space="0" w:color="auto"/>
                    <w:right w:val="none" w:sz="0" w:space="0" w:color="auto"/>
                  </w:divBdr>
                </w:div>
                <w:div w:id="886798551">
                  <w:marLeft w:val="0"/>
                  <w:marRight w:val="0"/>
                  <w:marTop w:val="0"/>
                  <w:marBottom w:val="0"/>
                  <w:divBdr>
                    <w:top w:val="none" w:sz="0" w:space="0" w:color="auto"/>
                    <w:left w:val="none" w:sz="0" w:space="0" w:color="auto"/>
                    <w:bottom w:val="none" w:sz="0" w:space="0" w:color="auto"/>
                    <w:right w:val="none" w:sz="0" w:space="0" w:color="auto"/>
                  </w:divBdr>
                </w:div>
                <w:div w:id="889998618">
                  <w:marLeft w:val="0"/>
                  <w:marRight w:val="0"/>
                  <w:marTop w:val="0"/>
                  <w:marBottom w:val="0"/>
                  <w:divBdr>
                    <w:top w:val="none" w:sz="0" w:space="0" w:color="auto"/>
                    <w:left w:val="none" w:sz="0" w:space="0" w:color="auto"/>
                    <w:bottom w:val="none" w:sz="0" w:space="0" w:color="auto"/>
                    <w:right w:val="none" w:sz="0" w:space="0" w:color="auto"/>
                  </w:divBdr>
                </w:div>
                <w:div w:id="896890486">
                  <w:marLeft w:val="0"/>
                  <w:marRight w:val="0"/>
                  <w:marTop w:val="0"/>
                  <w:marBottom w:val="0"/>
                  <w:divBdr>
                    <w:top w:val="none" w:sz="0" w:space="0" w:color="auto"/>
                    <w:left w:val="none" w:sz="0" w:space="0" w:color="auto"/>
                    <w:bottom w:val="none" w:sz="0" w:space="0" w:color="auto"/>
                    <w:right w:val="none" w:sz="0" w:space="0" w:color="auto"/>
                  </w:divBdr>
                </w:div>
                <w:div w:id="901595140">
                  <w:marLeft w:val="0"/>
                  <w:marRight w:val="0"/>
                  <w:marTop w:val="0"/>
                  <w:marBottom w:val="0"/>
                  <w:divBdr>
                    <w:top w:val="none" w:sz="0" w:space="0" w:color="auto"/>
                    <w:left w:val="none" w:sz="0" w:space="0" w:color="auto"/>
                    <w:bottom w:val="none" w:sz="0" w:space="0" w:color="auto"/>
                    <w:right w:val="none" w:sz="0" w:space="0" w:color="auto"/>
                  </w:divBdr>
                </w:div>
                <w:div w:id="908460364">
                  <w:marLeft w:val="0"/>
                  <w:marRight w:val="0"/>
                  <w:marTop w:val="0"/>
                  <w:marBottom w:val="0"/>
                  <w:divBdr>
                    <w:top w:val="none" w:sz="0" w:space="0" w:color="auto"/>
                    <w:left w:val="none" w:sz="0" w:space="0" w:color="auto"/>
                    <w:bottom w:val="none" w:sz="0" w:space="0" w:color="auto"/>
                    <w:right w:val="none" w:sz="0" w:space="0" w:color="auto"/>
                  </w:divBdr>
                </w:div>
                <w:div w:id="919758614">
                  <w:marLeft w:val="0"/>
                  <w:marRight w:val="0"/>
                  <w:marTop w:val="0"/>
                  <w:marBottom w:val="0"/>
                  <w:divBdr>
                    <w:top w:val="none" w:sz="0" w:space="0" w:color="auto"/>
                    <w:left w:val="none" w:sz="0" w:space="0" w:color="auto"/>
                    <w:bottom w:val="none" w:sz="0" w:space="0" w:color="auto"/>
                    <w:right w:val="none" w:sz="0" w:space="0" w:color="auto"/>
                  </w:divBdr>
                </w:div>
                <w:div w:id="921834454">
                  <w:marLeft w:val="0"/>
                  <w:marRight w:val="0"/>
                  <w:marTop w:val="0"/>
                  <w:marBottom w:val="0"/>
                  <w:divBdr>
                    <w:top w:val="none" w:sz="0" w:space="0" w:color="auto"/>
                    <w:left w:val="none" w:sz="0" w:space="0" w:color="auto"/>
                    <w:bottom w:val="none" w:sz="0" w:space="0" w:color="auto"/>
                    <w:right w:val="none" w:sz="0" w:space="0" w:color="auto"/>
                  </w:divBdr>
                </w:div>
                <w:div w:id="963997493">
                  <w:marLeft w:val="0"/>
                  <w:marRight w:val="0"/>
                  <w:marTop w:val="0"/>
                  <w:marBottom w:val="0"/>
                  <w:divBdr>
                    <w:top w:val="none" w:sz="0" w:space="0" w:color="auto"/>
                    <w:left w:val="none" w:sz="0" w:space="0" w:color="auto"/>
                    <w:bottom w:val="none" w:sz="0" w:space="0" w:color="auto"/>
                    <w:right w:val="none" w:sz="0" w:space="0" w:color="auto"/>
                  </w:divBdr>
                </w:div>
                <w:div w:id="967707775">
                  <w:marLeft w:val="0"/>
                  <w:marRight w:val="0"/>
                  <w:marTop w:val="0"/>
                  <w:marBottom w:val="0"/>
                  <w:divBdr>
                    <w:top w:val="none" w:sz="0" w:space="0" w:color="auto"/>
                    <w:left w:val="none" w:sz="0" w:space="0" w:color="auto"/>
                    <w:bottom w:val="none" w:sz="0" w:space="0" w:color="auto"/>
                    <w:right w:val="none" w:sz="0" w:space="0" w:color="auto"/>
                  </w:divBdr>
                </w:div>
                <w:div w:id="973023501">
                  <w:marLeft w:val="0"/>
                  <w:marRight w:val="0"/>
                  <w:marTop w:val="0"/>
                  <w:marBottom w:val="0"/>
                  <w:divBdr>
                    <w:top w:val="none" w:sz="0" w:space="0" w:color="auto"/>
                    <w:left w:val="none" w:sz="0" w:space="0" w:color="auto"/>
                    <w:bottom w:val="none" w:sz="0" w:space="0" w:color="auto"/>
                    <w:right w:val="none" w:sz="0" w:space="0" w:color="auto"/>
                  </w:divBdr>
                </w:div>
                <w:div w:id="977102380">
                  <w:marLeft w:val="0"/>
                  <w:marRight w:val="0"/>
                  <w:marTop w:val="0"/>
                  <w:marBottom w:val="0"/>
                  <w:divBdr>
                    <w:top w:val="none" w:sz="0" w:space="0" w:color="auto"/>
                    <w:left w:val="none" w:sz="0" w:space="0" w:color="auto"/>
                    <w:bottom w:val="none" w:sz="0" w:space="0" w:color="auto"/>
                    <w:right w:val="none" w:sz="0" w:space="0" w:color="auto"/>
                  </w:divBdr>
                </w:div>
                <w:div w:id="978848801">
                  <w:marLeft w:val="0"/>
                  <w:marRight w:val="0"/>
                  <w:marTop w:val="0"/>
                  <w:marBottom w:val="0"/>
                  <w:divBdr>
                    <w:top w:val="none" w:sz="0" w:space="0" w:color="auto"/>
                    <w:left w:val="none" w:sz="0" w:space="0" w:color="auto"/>
                    <w:bottom w:val="none" w:sz="0" w:space="0" w:color="auto"/>
                    <w:right w:val="none" w:sz="0" w:space="0" w:color="auto"/>
                  </w:divBdr>
                </w:div>
                <w:div w:id="990909643">
                  <w:marLeft w:val="0"/>
                  <w:marRight w:val="0"/>
                  <w:marTop w:val="0"/>
                  <w:marBottom w:val="0"/>
                  <w:divBdr>
                    <w:top w:val="none" w:sz="0" w:space="0" w:color="auto"/>
                    <w:left w:val="none" w:sz="0" w:space="0" w:color="auto"/>
                    <w:bottom w:val="none" w:sz="0" w:space="0" w:color="auto"/>
                    <w:right w:val="none" w:sz="0" w:space="0" w:color="auto"/>
                  </w:divBdr>
                </w:div>
                <w:div w:id="994841250">
                  <w:marLeft w:val="0"/>
                  <w:marRight w:val="0"/>
                  <w:marTop w:val="0"/>
                  <w:marBottom w:val="0"/>
                  <w:divBdr>
                    <w:top w:val="none" w:sz="0" w:space="0" w:color="auto"/>
                    <w:left w:val="none" w:sz="0" w:space="0" w:color="auto"/>
                    <w:bottom w:val="none" w:sz="0" w:space="0" w:color="auto"/>
                    <w:right w:val="none" w:sz="0" w:space="0" w:color="auto"/>
                  </w:divBdr>
                </w:div>
                <w:div w:id="1002053923">
                  <w:marLeft w:val="0"/>
                  <w:marRight w:val="0"/>
                  <w:marTop w:val="0"/>
                  <w:marBottom w:val="0"/>
                  <w:divBdr>
                    <w:top w:val="none" w:sz="0" w:space="0" w:color="auto"/>
                    <w:left w:val="none" w:sz="0" w:space="0" w:color="auto"/>
                    <w:bottom w:val="none" w:sz="0" w:space="0" w:color="auto"/>
                    <w:right w:val="none" w:sz="0" w:space="0" w:color="auto"/>
                  </w:divBdr>
                </w:div>
                <w:div w:id="1008600542">
                  <w:marLeft w:val="0"/>
                  <w:marRight w:val="0"/>
                  <w:marTop w:val="0"/>
                  <w:marBottom w:val="0"/>
                  <w:divBdr>
                    <w:top w:val="none" w:sz="0" w:space="0" w:color="auto"/>
                    <w:left w:val="none" w:sz="0" w:space="0" w:color="auto"/>
                    <w:bottom w:val="none" w:sz="0" w:space="0" w:color="auto"/>
                    <w:right w:val="none" w:sz="0" w:space="0" w:color="auto"/>
                  </w:divBdr>
                </w:div>
                <w:div w:id="1025909211">
                  <w:marLeft w:val="0"/>
                  <w:marRight w:val="0"/>
                  <w:marTop w:val="0"/>
                  <w:marBottom w:val="0"/>
                  <w:divBdr>
                    <w:top w:val="none" w:sz="0" w:space="0" w:color="auto"/>
                    <w:left w:val="none" w:sz="0" w:space="0" w:color="auto"/>
                    <w:bottom w:val="none" w:sz="0" w:space="0" w:color="auto"/>
                    <w:right w:val="none" w:sz="0" w:space="0" w:color="auto"/>
                  </w:divBdr>
                </w:div>
                <w:div w:id="1026370098">
                  <w:marLeft w:val="0"/>
                  <w:marRight w:val="0"/>
                  <w:marTop w:val="0"/>
                  <w:marBottom w:val="0"/>
                  <w:divBdr>
                    <w:top w:val="none" w:sz="0" w:space="0" w:color="auto"/>
                    <w:left w:val="none" w:sz="0" w:space="0" w:color="auto"/>
                    <w:bottom w:val="none" w:sz="0" w:space="0" w:color="auto"/>
                    <w:right w:val="none" w:sz="0" w:space="0" w:color="auto"/>
                  </w:divBdr>
                </w:div>
                <w:div w:id="1030570320">
                  <w:marLeft w:val="0"/>
                  <w:marRight w:val="0"/>
                  <w:marTop w:val="0"/>
                  <w:marBottom w:val="0"/>
                  <w:divBdr>
                    <w:top w:val="none" w:sz="0" w:space="0" w:color="auto"/>
                    <w:left w:val="none" w:sz="0" w:space="0" w:color="auto"/>
                    <w:bottom w:val="none" w:sz="0" w:space="0" w:color="auto"/>
                    <w:right w:val="none" w:sz="0" w:space="0" w:color="auto"/>
                  </w:divBdr>
                </w:div>
                <w:div w:id="1035815816">
                  <w:marLeft w:val="0"/>
                  <w:marRight w:val="0"/>
                  <w:marTop w:val="0"/>
                  <w:marBottom w:val="0"/>
                  <w:divBdr>
                    <w:top w:val="none" w:sz="0" w:space="0" w:color="auto"/>
                    <w:left w:val="none" w:sz="0" w:space="0" w:color="auto"/>
                    <w:bottom w:val="none" w:sz="0" w:space="0" w:color="auto"/>
                    <w:right w:val="none" w:sz="0" w:space="0" w:color="auto"/>
                  </w:divBdr>
                </w:div>
                <w:div w:id="1039815460">
                  <w:marLeft w:val="0"/>
                  <w:marRight w:val="0"/>
                  <w:marTop w:val="0"/>
                  <w:marBottom w:val="0"/>
                  <w:divBdr>
                    <w:top w:val="none" w:sz="0" w:space="0" w:color="auto"/>
                    <w:left w:val="none" w:sz="0" w:space="0" w:color="auto"/>
                    <w:bottom w:val="none" w:sz="0" w:space="0" w:color="auto"/>
                    <w:right w:val="none" w:sz="0" w:space="0" w:color="auto"/>
                  </w:divBdr>
                </w:div>
                <w:div w:id="1053849558">
                  <w:marLeft w:val="0"/>
                  <w:marRight w:val="0"/>
                  <w:marTop w:val="0"/>
                  <w:marBottom w:val="0"/>
                  <w:divBdr>
                    <w:top w:val="none" w:sz="0" w:space="0" w:color="auto"/>
                    <w:left w:val="none" w:sz="0" w:space="0" w:color="auto"/>
                    <w:bottom w:val="none" w:sz="0" w:space="0" w:color="auto"/>
                    <w:right w:val="none" w:sz="0" w:space="0" w:color="auto"/>
                  </w:divBdr>
                </w:div>
                <w:div w:id="1064913385">
                  <w:marLeft w:val="0"/>
                  <w:marRight w:val="0"/>
                  <w:marTop w:val="0"/>
                  <w:marBottom w:val="0"/>
                  <w:divBdr>
                    <w:top w:val="none" w:sz="0" w:space="0" w:color="auto"/>
                    <w:left w:val="none" w:sz="0" w:space="0" w:color="auto"/>
                    <w:bottom w:val="none" w:sz="0" w:space="0" w:color="auto"/>
                    <w:right w:val="none" w:sz="0" w:space="0" w:color="auto"/>
                  </w:divBdr>
                </w:div>
                <w:div w:id="1068383836">
                  <w:marLeft w:val="0"/>
                  <w:marRight w:val="0"/>
                  <w:marTop w:val="0"/>
                  <w:marBottom w:val="0"/>
                  <w:divBdr>
                    <w:top w:val="none" w:sz="0" w:space="0" w:color="auto"/>
                    <w:left w:val="none" w:sz="0" w:space="0" w:color="auto"/>
                    <w:bottom w:val="none" w:sz="0" w:space="0" w:color="auto"/>
                    <w:right w:val="none" w:sz="0" w:space="0" w:color="auto"/>
                  </w:divBdr>
                </w:div>
                <w:div w:id="1076511680">
                  <w:marLeft w:val="0"/>
                  <w:marRight w:val="0"/>
                  <w:marTop w:val="0"/>
                  <w:marBottom w:val="0"/>
                  <w:divBdr>
                    <w:top w:val="none" w:sz="0" w:space="0" w:color="auto"/>
                    <w:left w:val="none" w:sz="0" w:space="0" w:color="auto"/>
                    <w:bottom w:val="none" w:sz="0" w:space="0" w:color="auto"/>
                    <w:right w:val="none" w:sz="0" w:space="0" w:color="auto"/>
                  </w:divBdr>
                </w:div>
                <w:div w:id="1079059912">
                  <w:marLeft w:val="0"/>
                  <w:marRight w:val="0"/>
                  <w:marTop w:val="0"/>
                  <w:marBottom w:val="0"/>
                  <w:divBdr>
                    <w:top w:val="none" w:sz="0" w:space="0" w:color="auto"/>
                    <w:left w:val="none" w:sz="0" w:space="0" w:color="auto"/>
                    <w:bottom w:val="none" w:sz="0" w:space="0" w:color="auto"/>
                    <w:right w:val="none" w:sz="0" w:space="0" w:color="auto"/>
                  </w:divBdr>
                </w:div>
                <w:div w:id="1079449272">
                  <w:marLeft w:val="0"/>
                  <w:marRight w:val="0"/>
                  <w:marTop w:val="0"/>
                  <w:marBottom w:val="0"/>
                  <w:divBdr>
                    <w:top w:val="none" w:sz="0" w:space="0" w:color="auto"/>
                    <w:left w:val="none" w:sz="0" w:space="0" w:color="auto"/>
                    <w:bottom w:val="none" w:sz="0" w:space="0" w:color="auto"/>
                    <w:right w:val="none" w:sz="0" w:space="0" w:color="auto"/>
                  </w:divBdr>
                </w:div>
                <w:div w:id="1085882805">
                  <w:marLeft w:val="0"/>
                  <w:marRight w:val="0"/>
                  <w:marTop w:val="0"/>
                  <w:marBottom w:val="0"/>
                  <w:divBdr>
                    <w:top w:val="none" w:sz="0" w:space="0" w:color="auto"/>
                    <w:left w:val="none" w:sz="0" w:space="0" w:color="auto"/>
                    <w:bottom w:val="none" w:sz="0" w:space="0" w:color="auto"/>
                    <w:right w:val="none" w:sz="0" w:space="0" w:color="auto"/>
                  </w:divBdr>
                </w:div>
                <w:div w:id="1090853565">
                  <w:marLeft w:val="0"/>
                  <w:marRight w:val="0"/>
                  <w:marTop w:val="0"/>
                  <w:marBottom w:val="0"/>
                  <w:divBdr>
                    <w:top w:val="none" w:sz="0" w:space="0" w:color="auto"/>
                    <w:left w:val="none" w:sz="0" w:space="0" w:color="auto"/>
                    <w:bottom w:val="none" w:sz="0" w:space="0" w:color="auto"/>
                    <w:right w:val="none" w:sz="0" w:space="0" w:color="auto"/>
                  </w:divBdr>
                </w:div>
                <w:div w:id="1091319083">
                  <w:marLeft w:val="0"/>
                  <w:marRight w:val="0"/>
                  <w:marTop w:val="0"/>
                  <w:marBottom w:val="0"/>
                  <w:divBdr>
                    <w:top w:val="none" w:sz="0" w:space="0" w:color="auto"/>
                    <w:left w:val="none" w:sz="0" w:space="0" w:color="auto"/>
                    <w:bottom w:val="none" w:sz="0" w:space="0" w:color="auto"/>
                    <w:right w:val="none" w:sz="0" w:space="0" w:color="auto"/>
                  </w:divBdr>
                </w:div>
                <w:div w:id="1098676775">
                  <w:marLeft w:val="0"/>
                  <w:marRight w:val="0"/>
                  <w:marTop w:val="0"/>
                  <w:marBottom w:val="0"/>
                  <w:divBdr>
                    <w:top w:val="none" w:sz="0" w:space="0" w:color="auto"/>
                    <w:left w:val="none" w:sz="0" w:space="0" w:color="auto"/>
                    <w:bottom w:val="none" w:sz="0" w:space="0" w:color="auto"/>
                    <w:right w:val="none" w:sz="0" w:space="0" w:color="auto"/>
                  </w:divBdr>
                </w:div>
                <w:div w:id="1118446443">
                  <w:marLeft w:val="0"/>
                  <w:marRight w:val="0"/>
                  <w:marTop w:val="0"/>
                  <w:marBottom w:val="0"/>
                  <w:divBdr>
                    <w:top w:val="none" w:sz="0" w:space="0" w:color="auto"/>
                    <w:left w:val="none" w:sz="0" w:space="0" w:color="auto"/>
                    <w:bottom w:val="none" w:sz="0" w:space="0" w:color="auto"/>
                    <w:right w:val="none" w:sz="0" w:space="0" w:color="auto"/>
                  </w:divBdr>
                </w:div>
                <w:div w:id="1126772395">
                  <w:marLeft w:val="0"/>
                  <w:marRight w:val="0"/>
                  <w:marTop w:val="0"/>
                  <w:marBottom w:val="0"/>
                  <w:divBdr>
                    <w:top w:val="none" w:sz="0" w:space="0" w:color="auto"/>
                    <w:left w:val="none" w:sz="0" w:space="0" w:color="auto"/>
                    <w:bottom w:val="none" w:sz="0" w:space="0" w:color="auto"/>
                    <w:right w:val="none" w:sz="0" w:space="0" w:color="auto"/>
                  </w:divBdr>
                </w:div>
                <w:div w:id="1126898143">
                  <w:marLeft w:val="0"/>
                  <w:marRight w:val="0"/>
                  <w:marTop w:val="0"/>
                  <w:marBottom w:val="0"/>
                  <w:divBdr>
                    <w:top w:val="none" w:sz="0" w:space="0" w:color="auto"/>
                    <w:left w:val="none" w:sz="0" w:space="0" w:color="auto"/>
                    <w:bottom w:val="none" w:sz="0" w:space="0" w:color="auto"/>
                    <w:right w:val="none" w:sz="0" w:space="0" w:color="auto"/>
                  </w:divBdr>
                </w:div>
                <w:div w:id="1136483380">
                  <w:marLeft w:val="0"/>
                  <w:marRight w:val="0"/>
                  <w:marTop w:val="0"/>
                  <w:marBottom w:val="0"/>
                  <w:divBdr>
                    <w:top w:val="none" w:sz="0" w:space="0" w:color="auto"/>
                    <w:left w:val="none" w:sz="0" w:space="0" w:color="auto"/>
                    <w:bottom w:val="none" w:sz="0" w:space="0" w:color="auto"/>
                    <w:right w:val="none" w:sz="0" w:space="0" w:color="auto"/>
                  </w:divBdr>
                </w:div>
                <w:div w:id="1139373202">
                  <w:marLeft w:val="0"/>
                  <w:marRight w:val="0"/>
                  <w:marTop w:val="0"/>
                  <w:marBottom w:val="0"/>
                  <w:divBdr>
                    <w:top w:val="none" w:sz="0" w:space="0" w:color="auto"/>
                    <w:left w:val="none" w:sz="0" w:space="0" w:color="auto"/>
                    <w:bottom w:val="none" w:sz="0" w:space="0" w:color="auto"/>
                    <w:right w:val="none" w:sz="0" w:space="0" w:color="auto"/>
                  </w:divBdr>
                </w:div>
                <w:div w:id="1148088901">
                  <w:marLeft w:val="0"/>
                  <w:marRight w:val="0"/>
                  <w:marTop w:val="0"/>
                  <w:marBottom w:val="0"/>
                  <w:divBdr>
                    <w:top w:val="none" w:sz="0" w:space="0" w:color="auto"/>
                    <w:left w:val="none" w:sz="0" w:space="0" w:color="auto"/>
                    <w:bottom w:val="none" w:sz="0" w:space="0" w:color="auto"/>
                    <w:right w:val="none" w:sz="0" w:space="0" w:color="auto"/>
                  </w:divBdr>
                </w:div>
                <w:div w:id="1155025760">
                  <w:marLeft w:val="0"/>
                  <w:marRight w:val="0"/>
                  <w:marTop w:val="0"/>
                  <w:marBottom w:val="0"/>
                  <w:divBdr>
                    <w:top w:val="none" w:sz="0" w:space="0" w:color="auto"/>
                    <w:left w:val="none" w:sz="0" w:space="0" w:color="auto"/>
                    <w:bottom w:val="none" w:sz="0" w:space="0" w:color="auto"/>
                    <w:right w:val="none" w:sz="0" w:space="0" w:color="auto"/>
                  </w:divBdr>
                </w:div>
                <w:div w:id="1158769257">
                  <w:marLeft w:val="0"/>
                  <w:marRight w:val="0"/>
                  <w:marTop w:val="0"/>
                  <w:marBottom w:val="0"/>
                  <w:divBdr>
                    <w:top w:val="none" w:sz="0" w:space="0" w:color="auto"/>
                    <w:left w:val="none" w:sz="0" w:space="0" w:color="auto"/>
                    <w:bottom w:val="none" w:sz="0" w:space="0" w:color="auto"/>
                    <w:right w:val="none" w:sz="0" w:space="0" w:color="auto"/>
                  </w:divBdr>
                </w:div>
                <w:div w:id="1163156495">
                  <w:marLeft w:val="0"/>
                  <w:marRight w:val="0"/>
                  <w:marTop w:val="0"/>
                  <w:marBottom w:val="0"/>
                  <w:divBdr>
                    <w:top w:val="none" w:sz="0" w:space="0" w:color="auto"/>
                    <w:left w:val="none" w:sz="0" w:space="0" w:color="auto"/>
                    <w:bottom w:val="none" w:sz="0" w:space="0" w:color="auto"/>
                    <w:right w:val="none" w:sz="0" w:space="0" w:color="auto"/>
                  </w:divBdr>
                </w:div>
                <w:div w:id="1163202125">
                  <w:marLeft w:val="0"/>
                  <w:marRight w:val="0"/>
                  <w:marTop w:val="0"/>
                  <w:marBottom w:val="0"/>
                  <w:divBdr>
                    <w:top w:val="none" w:sz="0" w:space="0" w:color="auto"/>
                    <w:left w:val="none" w:sz="0" w:space="0" w:color="auto"/>
                    <w:bottom w:val="none" w:sz="0" w:space="0" w:color="auto"/>
                    <w:right w:val="none" w:sz="0" w:space="0" w:color="auto"/>
                  </w:divBdr>
                </w:div>
                <w:div w:id="1163549189">
                  <w:marLeft w:val="0"/>
                  <w:marRight w:val="0"/>
                  <w:marTop w:val="0"/>
                  <w:marBottom w:val="0"/>
                  <w:divBdr>
                    <w:top w:val="none" w:sz="0" w:space="0" w:color="auto"/>
                    <w:left w:val="none" w:sz="0" w:space="0" w:color="auto"/>
                    <w:bottom w:val="none" w:sz="0" w:space="0" w:color="auto"/>
                    <w:right w:val="none" w:sz="0" w:space="0" w:color="auto"/>
                  </w:divBdr>
                </w:div>
                <w:div w:id="1170214517">
                  <w:marLeft w:val="0"/>
                  <w:marRight w:val="0"/>
                  <w:marTop w:val="0"/>
                  <w:marBottom w:val="0"/>
                  <w:divBdr>
                    <w:top w:val="none" w:sz="0" w:space="0" w:color="auto"/>
                    <w:left w:val="none" w:sz="0" w:space="0" w:color="auto"/>
                    <w:bottom w:val="none" w:sz="0" w:space="0" w:color="auto"/>
                    <w:right w:val="none" w:sz="0" w:space="0" w:color="auto"/>
                  </w:divBdr>
                </w:div>
                <w:div w:id="1180319647">
                  <w:marLeft w:val="0"/>
                  <w:marRight w:val="0"/>
                  <w:marTop w:val="0"/>
                  <w:marBottom w:val="0"/>
                  <w:divBdr>
                    <w:top w:val="none" w:sz="0" w:space="0" w:color="auto"/>
                    <w:left w:val="none" w:sz="0" w:space="0" w:color="auto"/>
                    <w:bottom w:val="none" w:sz="0" w:space="0" w:color="auto"/>
                    <w:right w:val="none" w:sz="0" w:space="0" w:color="auto"/>
                  </w:divBdr>
                </w:div>
                <w:div w:id="1181969263">
                  <w:marLeft w:val="0"/>
                  <w:marRight w:val="0"/>
                  <w:marTop w:val="0"/>
                  <w:marBottom w:val="0"/>
                  <w:divBdr>
                    <w:top w:val="none" w:sz="0" w:space="0" w:color="auto"/>
                    <w:left w:val="none" w:sz="0" w:space="0" w:color="auto"/>
                    <w:bottom w:val="none" w:sz="0" w:space="0" w:color="auto"/>
                    <w:right w:val="none" w:sz="0" w:space="0" w:color="auto"/>
                  </w:divBdr>
                </w:div>
                <w:div w:id="1187016178">
                  <w:marLeft w:val="0"/>
                  <w:marRight w:val="0"/>
                  <w:marTop w:val="0"/>
                  <w:marBottom w:val="0"/>
                  <w:divBdr>
                    <w:top w:val="none" w:sz="0" w:space="0" w:color="auto"/>
                    <w:left w:val="none" w:sz="0" w:space="0" w:color="auto"/>
                    <w:bottom w:val="none" w:sz="0" w:space="0" w:color="auto"/>
                    <w:right w:val="none" w:sz="0" w:space="0" w:color="auto"/>
                  </w:divBdr>
                </w:div>
                <w:div w:id="1204365904">
                  <w:marLeft w:val="0"/>
                  <w:marRight w:val="0"/>
                  <w:marTop w:val="0"/>
                  <w:marBottom w:val="0"/>
                  <w:divBdr>
                    <w:top w:val="none" w:sz="0" w:space="0" w:color="auto"/>
                    <w:left w:val="none" w:sz="0" w:space="0" w:color="auto"/>
                    <w:bottom w:val="none" w:sz="0" w:space="0" w:color="auto"/>
                    <w:right w:val="none" w:sz="0" w:space="0" w:color="auto"/>
                  </w:divBdr>
                </w:div>
                <w:div w:id="1208953096">
                  <w:marLeft w:val="0"/>
                  <w:marRight w:val="0"/>
                  <w:marTop w:val="0"/>
                  <w:marBottom w:val="0"/>
                  <w:divBdr>
                    <w:top w:val="none" w:sz="0" w:space="0" w:color="auto"/>
                    <w:left w:val="none" w:sz="0" w:space="0" w:color="auto"/>
                    <w:bottom w:val="none" w:sz="0" w:space="0" w:color="auto"/>
                    <w:right w:val="none" w:sz="0" w:space="0" w:color="auto"/>
                  </w:divBdr>
                </w:div>
                <w:div w:id="1219854015">
                  <w:marLeft w:val="0"/>
                  <w:marRight w:val="0"/>
                  <w:marTop w:val="0"/>
                  <w:marBottom w:val="0"/>
                  <w:divBdr>
                    <w:top w:val="none" w:sz="0" w:space="0" w:color="auto"/>
                    <w:left w:val="none" w:sz="0" w:space="0" w:color="auto"/>
                    <w:bottom w:val="none" w:sz="0" w:space="0" w:color="auto"/>
                    <w:right w:val="none" w:sz="0" w:space="0" w:color="auto"/>
                  </w:divBdr>
                </w:div>
                <w:div w:id="1227299316">
                  <w:marLeft w:val="0"/>
                  <w:marRight w:val="0"/>
                  <w:marTop w:val="0"/>
                  <w:marBottom w:val="0"/>
                  <w:divBdr>
                    <w:top w:val="none" w:sz="0" w:space="0" w:color="auto"/>
                    <w:left w:val="none" w:sz="0" w:space="0" w:color="auto"/>
                    <w:bottom w:val="none" w:sz="0" w:space="0" w:color="auto"/>
                    <w:right w:val="none" w:sz="0" w:space="0" w:color="auto"/>
                  </w:divBdr>
                </w:div>
                <w:div w:id="1233278023">
                  <w:marLeft w:val="0"/>
                  <w:marRight w:val="0"/>
                  <w:marTop w:val="0"/>
                  <w:marBottom w:val="0"/>
                  <w:divBdr>
                    <w:top w:val="none" w:sz="0" w:space="0" w:color="auto"/>
                    <w:left w:val="none" w:sz="0" w:space="0" w:color="auto"/>
                    <w:bottom w:val="none" w:sz="0" w:space="0" w:color="auto"/>
                    <w:right w:val="none" w:sz="0" w:space="0" w:color="auto"/>
                  </w:divBdr>
                </w:div>
                <w:div w:id="1249391547">
                  <w:marLeft w:val="0"/>
                  <w:marRight w:val="0"/>
                  <w:marTop w:val="0"/>
                  <w:marBottom w:val="0"/>
                  <w:divBdr>
                    <w:top w:val="none" w:sz="0" w:space="0" w:color="auto"/>
                    <w:left w:val="none" w:sz="0" w:space="0" w:color="auto"/>
                    <w:bottom w:val="none" w:sz="0" w:space="0" w:color="auto"/>
                    <w:right w:val="none" w:sz="0" w:space="0" w:color="auto"/>
                  </w:divBdr>
                </w:div>
                <w:div w:id="1255436379">
                  <w:marLeft w:val="0"/>
                  <w:marRight w:val="0"/>
                  <w:marTop w:val="0"/>
                  <w:marBottom w:val="0"/>
                  <w:divBdr>
                    <w:top w:val="none" w:sz="0" w:space="0" w:color="auto"/>
                    <w:left w:val="none" w:sz="0" w:space="0" w:color="auto"/>
                    <w:bottom w:val="none" w:sz="0" w:space="0" w:color="auto"/>
                    <w:right w:val="none" w:sz="0" w:space="0" w:color="auto"/>
                  </w:divBdr>
                </w:div>
                <w:div w:id="1256013897">
                  <w:marLeft w:val="0"/>
                  <w:marRight w:val="0"/>
                  <w:marTop w:val="0"/>
                  <w:marBottom w:val="0"/>
                  <w:divBdr>
                    <w:top w:val="none" w:sz="0" w:space="0" w:color="auto"/>
                    <w:left w:val="none" w:sz="0" w:space="0" w:color="auto"/>
                    <w:bottom w:val="none" w:sz="0" w:space="0" w:color="auto"/>
                    <w:right w:val="none" w:sz="0" w:space="0" w:color="auto"/>
                  </w:divBdr>
                </w:div>
                <w:div w:id="1263488964">
                  <w:marLeft w:val="0"/>
                  <w:marRight w:val="0"/>
                  <w:marTop w:val="0"/>
                  <w:marBottom w:val="0"/>
                  <w:divBdr>
                    <w:top w:val="none" w:sz="0" w:space="0" w:color="auto"/>
                    <w:left w:val="none" w:sz="0" w:space="0" w:color="auto"/>
                    <w:bottom w:val="none" w:sz="0" w:space="0" w:color="auto"/>
                    <w:right w:val="none" w:sz="0" w:space="0" w:color="auto"/>
                  </w:divBdr>
                </w:div>
                <w:div w:id="1264460777">
                  <w:marLeft w:val="0"/>
                  <w:marRight w:val="0"/>
                  <w:marTop w:val="0"/>
                  <w:marBottom w:val="0"/>
                  <w:divBdr>
                    <w:top w:val="none" w:sz="0" w:space="0" w:color="auto"/>
                    <w:left w:val="none" w:sz="0" w:space="0" w:color="auto"/>
                    <w:bottom w:val="none" w:sz="0" w:space="0" w:color="auto"/>
                    <w:right w:val="none" w:sz="0" w:space="0" w:color="auto"/>
                  </w:divBdr>
                </w:div>
                <w:div w:id="1268390382">
                  <w:marLeft w:val="0"/>
                  <w:marRight w:val="0"/>
                  <w:marTop w:val="0"/>
                  <w:marBottom w:val="0"/>
                  <w:divBdr>
                    <w:top w:val="none" w:sz="0" w:space="0" w:color="auto"/>
                    <w:left w:val="none" w:sz="0" w:space="0" w:color="auto"/>
                    <w:bottom w:val="none" w:sz="0" w:space="0" w:color="auto"/>
                    <w:right w:val="none" w:sz="0" w:space="0" w:color="auto"/>
                  </w:divBdr>
                </w:div>
                <w:div w:id="1270696557">
                  <w:marLeft w:val="0"/>
                  <w:marRight w:val="0"/>
                  <w:marTop w:val="0"/>
                  <w:marBottom w:val="0"/>
                  <w:divBdr>
                    <w:top w:val="none" w:sz="0" w:space="0" w:color="auto"/>
                    <w:left w:val="none" w:sz="0" w:space="0" w:color="auto"/>
                    <w:bottom w:val="none" w:sz="0" w:space="0" w:color="auto"/>
                    <w:right w:val="none" w:sz="0" w:space="0" w:color="auto"/>
                  </w:divBdr>
                </w:div>
                <w:div w:id="1282422909">
                  <w:marLeft w:val="0"/>
                  <w:marRight w:val="0"/>
                  <w:marTop w:val="0"/>
                  <w:marBottom w:val="0"/>
                  <w:divBdr>
                    <w:top w:val="none" w:sz="0" w:space="0" w:color="auto"/>
                    <w:left w:val="none" w:sz="0" w:space="0" w:color="auto"/>
                    <w:bottom w:val="none" w:sz="0" w:space="0" w:color="auto"/>
                    <w:right w:val="none" w:sz="0" w:space="0" w:color="auto"/>
                  </w:divBdr>
                </w:div>
                <w:div w:id="1286738299">
                  <w:marLeft w:val="0"/>
                  <w:marRight w:val="0"/>
                  <w:marTop w:val="0"/>
                  <w:marBottom w:val="0"/>
                  <w:divBdr>
                    <w:top w:val="none" w:sz="0" w:space="0" w:color="auto"/>
                    <w:left w:val="none" w:sz="0" w:space="0" w:color="auto"/>
                    <w:bottom w:val="none" w:sz="0" w:space="0" w:color="auto"/>
                    <w:right w:val="none" w:sz="0" w:space="0" w:color="auto"/>
                  </w:divBdr>
                </w:div>
                <w:div w:id="1288899215">
                  <w:marLeft w:val="0"/>
                  <w:marRight w:val="0"/>
                  <w:marTop w:val="0"/>
                  <w:marBottom w:val="0"/>
                  <w:divBdr>
                    <w:top w:val="none" w:sz="0" w:space="0" w:color="auto"/>
                    <w:left w:val="none" w:sz="0" w:space="0" w:color="auto"/>
                    <w:bottom w:val="none" w:sz="0" w:space="0" w:color="auto"/>
                    <w:right w:val="none" w:sz="0" w:space="0" w:color="auto"/>
                  </w:divBdr>
                </w:div>
                <w:div w:id="1296637524">
                  <w:marLeft w:val="0"/>
                  <w:marRight w:val="0"/>
                  <w:marTop w:val="0"/>
                  <w:marBottom w:val="0"/>
                  <w:divBdr>
                    <w:top w:val="none" w:sz="0" w:space="0" w:color="auto"/>
                    <w:left w:val="none" w:sz="0" w:space="0" w:color="auto"/>
                    <w:bottom w:val="none" w:sz="0" w:space="0" w:color="auto"/>
                    <w:right w:val="none" w:sz="0" w:space="0" w:color="auto"/>
                  </w:divBdr>
                </w:div>
                <w:div w:id="1300921810">
                  <w:marLeft w:val="0"/>
                  <w:marRight w:val="0"/>
                  <w:marTop w:val="0"/>
                  <w:marBottom w:val="0"/>
                  <w:divBdr>
                    <w:top w:val="none" w:sz="0" w:space="0" w:color="auto"/>
                    <w:left w:val="none" w:sz="0" w:space="0" w:color="auto"/>
                    <w:bottom w:val="none" w:sz="0" w:space="0" w:color="auto"/>
                    <w:right w:val="none" w:sz="0" w:space="0" w:color="auto"/>
                  </w:divBdr>
                </w:div>
                <w:div w:id="1315841244">
                  <w:marLeft w:val="0"/>
                  <w:marRight w:val="0"/>
                  <w:marTop w:val="0"/>
                  <w:marBottom w:val="0"/>
                  <w:divBdr>
                    <w:top w:val="none" w:sz="0" w:space="0" w:color="auto"/>
                    <w:left w:val="none" w:sz="0" w:space="0" w:color="auto"/>
                    <w:bottom w:val="none" w:sz="0" w:space="0" w:color="auto"/>
                    <w:right w:val="none" w:sz="0" w:space="0" w:color="auto"/>
                  </w:divBdr>
                </w:div>
                <w:div w:id="1320186950">
                  <w:marLeft w:val="0"/>
                  <w:marRight w:val="0"/>
                  <w:marTop w:val="0"/>
                  <w:marBottom w:val="0"/>
                  <w:divBdr>
                    <w:top w:val="none" w:sz="0" w:space="0" w:color="auto"/>
                    <w:left w:val="none" w:sz="0" w:space="0" w:color="auto"/>
                    <w:bottom w:val="none" w:sz="0" w:space="0" w:color="auto"/>
                    <w:right w:val="none" w:sz="0" w:space="0" w:color="auto"/>
                  </w:divBdr>
                </w:div>
                <w:div w:id="1323700874">
                  <w:marLeft w:val="0"/>
                  <w:marRight w:val="0"/>
                  <w:marTop w:val="0"/>
                  <w:marBottom w:val="0"/>
                  <w:divBdr>
                    <w:top w:val="none" w:sz="0" w:space="0" w:color="auto"/>
                    <w:left w:val="none" w:sz="0" w:space="0" w:color="auto"/>
                    <w:bottom w:val="none" w:sz="0" w:space="0" w:color="auto"/>
                    <w:right w:val="none" w:sz="0" w:space="0" w:color="auto"/>
                  </w:divBdr>
                </w:div>
                <w:div w:id="1331985401">
                  <w:marLeft w:val="0"/>
                  <w:marRight w:val="0"/>
                  <w:marTop w:val="0"/>
                  <w:marBottom w:val="0"/>
                  <w:divBdr>
                    <w:top w:val="none" w:sz="0" w:space="0" w:color="auto"/>
                    <w:left w:val="none" w:sz="0" w:space="0" w:color="auto"/>
                    <w:bottom w:val="none" w:sz="0" w:space="0" w:color="auto"/>
                    <w:right w:val="none" w:sz="0" w:space="0" w:color="auto"/>
                  </w:divBdr>
                </w:div>
                <w:div w:id="1334913906">
                  <w:marLeft w:val="0"/>
                  <w:marRight w:val="0"/>
                  <w:marTop w:val="0"/>
                  <w:marBottom w:val="0"/>
                  <w:divBdr>
                    <w:top w:val="none" w:sz="0" w:space="0" w:color="auto"/>
                    <w:left w:val="none" w:sz="0" w:space="0" w:color="auto"/>
                    <w:bottom w:val="none" w:sz="0" w:space="0" w:color="auto"/>
                    <w:right w:val="none" w:sz="0" w:space="0" w:color="auto"/>
                  </w:divBdr>
                </w:div>
                <w:div w:id="1335912518">
                  <w:marLeft w:val="0"/>
                  <w:marRight w:val="0"/>
                  <w:marTop w:val="0"/>
                  <w:marBottom w:val="0"/>
                  <w:divBdr>
                    <w:top w:val="none" w:sz="0" w:space="0" w:color="auto"/>
                    <w:left w:val="none" w:sz="0" w:space="0" w:color="auto"/>
                    <w:bottom w:val="none" w:sz="0" w:space="0" w:color="auto"/>
                    <w:right w:val="none" w:sz="0" w:space="0" w:color="auto"/>
                  </w:divBdr>
                </w:div>
                <w:div w:id="1340036063">
                  <w:marLeft w:val="0"/>
                  <w:marRight w:val="0"/>
                  <w:marTop w:val="0"/>
                  <w:marBottom w:val="0"/>
                  <w:divBdr>
                    <w:top w:val="none" w:sz="0" w:space="0" w:color="auto"/>
                    <w:left w:val="none" w:sz="0" w:space="0" w:color="auto"/>
                    <w:bottom w:val="none" w:sz="0" w:space="0" w:color="auto"/>
                    <w:right w:val="none" w:sz="0" w:space="0" w:color="auto"/>
                  </w:divBdr>
                </w:div>
                <w:div w:id="1345589585">
                  <w:marLeft w:val="0"/>
                  <w:marRight w:val="0"/>
                  <w:marTop w:val="0"/>
                  <w:marBottom w:val="0"/>
                  <w:divBdr>
                    <w:top w:val="none" w:sz="0" w:space="0" w:color="auto"/>
                    <w:left w:val="none" w:sz="0" w:space="0" w:color="auto"/>
                    <w:bottom w:val="none" w:sz="0" w:space="0" w:color="auto"/>
                    <w:right w:val="none" w:sz="0" w:space="0" w:color="auto"/>
                  </w:divBdr>
                </w:div>
                <w:div w:id="1349408776">
                  <w:marLeft w:val="0"/>
                  <w:marRight w:val="0"/>
                  <w:marTop w:val="0"/>
                  <w:marBottom w:val="0"/>
                  <w:divBdr>
                    <w:top w:val="none" w:sz="0" w:space="0" w:color="auto"/>
                    <w:left w:val="none" w:sz="0" w:space="0" w:color="auto"/>
                    <w:bottom w:val="none" w:sz="0" w:space="0" w:color="auto"/>
                    <w:right w:val="none" w:sz="0" w:space="0" w:color="auto"/>
                  </w:divBdr>
                </w:div>
                <w:div w:id="1355031843">
                  <w:marLeft w:val="0"/>
                  <w:marRight w:val="0"/>
                  <w:marTop w:val="0"/>
                  <w:marBottom w:val="0"/>
                  <w:divBdr>
                    <w:top w:val="none" w:sz="0" w:space="0" w:color="auto"/>
                    <w:left w:val="none" w:sz="0" w:space="0" w:color="auto"/>
                    <w:bottom w:val="none" w:sz="0" w:space="0" w:color="auto"/>
                    <w:right w:val="none" w:sz="0" w:space="0" w:color="auto"/>
                  </w:divBdr>
                </w:div>
                <w:div w:id="1360155753">
                  <w:marLeft w:val="0"/>
                  <w:marRight w:val="0"/>
                  <w:marTop w:val="0"/>
                  <w:marBottom w:val="0"/>
                  <w:divBdr>
                    <w:top w:val="none" w:sz="0" w:space="0" w:color="auto"/>
                    <w:left w:val="none" w:sz="0" w:space="0" w:color="auto"/>
                    <w:bottom w:val="none" w:sz="0" w:space="0" w:color="auto"/>
                    <w:right w:val="none" w:sz="0" w:space="0" w:color="auto"/>
                  </w:divBdr>
                </w:div>
                <w:div w:id="1365977622">
                  <w:marLeft w:val="0"/>
                  <w:marRight w:val="0"/>
                  <w:marTop w:val="0"/>
                  <w:marBottom w:val="0"/>
                  <w:divBdr>
                    <w:top w:val="none" w:sz="0" w:space="0" w:color="auto"/>
                    <w:left w:val="none" w:sz="0" w:space="0" w:color="auto"/>
                    <w:bottom w:val="none" w:sz="0" w:space="0" w:color="auto"/>
                    <w:right w:val="none" w:sz="0" w:space="0" w:color="auto"/>
                  </w:divBdr>
                </w:div>
                <w:div w:id="1370570201">
                  <w:marLeft w:val="0"/>
                  <w:marRight w:val="0"/>
                  <w:marTop w:val="0"/>
                  <w:marBottom w:val="0"/>
                  <w:divBdr>
                    <w:top w:val="none" w:sz="0" w:space="0" w:color="auto"/>
                    <w:left w:val="none" w:sz="0" w:space="0" w:color="auto"/>
                    <w:bottom w:val="none" w:sz="0" w:space="0" w:color="auto"/>
                    <w:right w:val="none" w:sz="0" w:space="0" w:color="auto"/>
                  </w:divBdr>
                </w:div>
                <w:div w:id="1372683264">
                  <w:marLeft w:val="0"/>
                  <w:marRight w:val="0"/>
                  <w:marTop w:val="0"/>
                  <w:marBottom w:val="0"/>
                  <w:divBdr>
                    <w:top w:val="none" w:sz="0" w:space="0" w:color="auto"/>
                    <w:left w:val="none" w:sz="0" w:space="0" w:color="auto"/>
                    <w:bottom w:val="none" w:sz="0" w:space="0" w:color="auto"/>
                    <w:right w:val="none" w:sz="0" w:space="0" w:color="auto"/>
                  </w:divBdr>
                </w:div>
                <w:div w:id="1377192965">
                  <w:marLeft w:val="0"/>
                  <w:marRight w:val="0"/>
                  <w:marTop w:val="0"/>
                  <w:marBottom w:val="0"/>
                  <w:divBdr>
                    <w:top w:val="none" w:sz="0" w:space="0" w:color="auto"/>
                    <w:left w:val="none" w:sz="0" w:space="0" w:color="auto"/>
                    <w:bottom w:val="none" w:sz="0" w:space="0" w:color="auto"/>
                    <w:right w:val="none" w:sz="0" w:space="0" w:color="auto"/>
                  </w:divBdr>
                </w:div>
                <w:div w:id="1388339790">
                  <w:marLeft w:val="0"/>
                  <w:marRight w:val="0"/>
                  <w:marTop w:val="0"/>
                  <w:marBottom w:val="0"/>
                  <w:divBdr>
                    <w:top w:val="none" w:sz="0" w:space="0" w:color="auto"/>
                    <w:left w:val="none" w:sz="0" w:space="0" w:color="auto"/>
                    <w:bottom w:val="none" w:sz="0" w:space="0" w:color="auto"/>
                    <w:right w:val="none" w:sz="0" w:space="0" w:color="auto"/>
                  </w:divBdr>
                </w:div>
                <w:div w:id="1392383715">
                  <w:marLeft w:val="0"/>
                  <w:marRight w:val="0"/>
                  <w:marTop w:val="0"/>
                  <w:marBottom w:val="0"/>
                  <w:divBdr>
                    <w:top w:val="none" w:sz="0" w:space="0" w:color="auto"/>
                    <w:left w:val="none" w:sz="0" w:space="0" w:color="auto"/>
                    <w:bottom w:val="none" w:sz="0" w:space="0" w:color="auto"/>
                    <w:right w:val="none" w:sz="0" w:space="0" w:color="auto"/>
                  </w:divBdr>
                </w:div>
                <w:div w:id="1398866878">
                  <w:marLeft w:val="0"/>
                  <w:marRight w:val="0"/>
                  <w:marTop w:val="0"/>
                  <w:marBottom w:val="0"/>
                  <w:divBdr>
                    <w:top w:val="none" w:sz="0" w:space="0" w:color="auto"/>
                    <w:left w:val="none" w:sz="0" w:space="0" w:color="auto"/>
                    <w:bottom w:val="none" w:sz="0" w:space="0" w:color="auto"/>
                    <w:right w:val="none" w:sz="0" w:space="0" w:color="auto"/>
                  </w:divBdr>
                </w:div>
                <w:div w:id="1402602927">
                  <w:marLeft w:val="0"/>
                  <w:marRight w:val="0"/>
                  <w:marTop w:val="0"/>
                  <w:marBottom w:val="0"/>
                  <w:divBdr>
                    <w:top w:val="none" w:sz="0" w:space="0" w:color="auto"/>
                    <w:left w:val="none" w:sz="0" w:space="0" w:color="auto"/>
                    <w:bottom w:val="none" w:sz="0" w:space="0" w:color="auto"/>
                    <w:right w:val="none" w:sz="0" w:space="0" w:color="auto"/>
                  </w:divBdr>
                </w:div>
                <w:div w:id="1404645023">
                  <w:marLeft w:val="0"/>
                  <w:marRight w:val="0"/>
                  <w:marTop w:val="0"/>
                  <w:marBottom w:val="0"/>
                  <w:divBdr>
                    <w:top w:val="none" w:sz="0" w:space="0" w:color="auto"/>
                    <w:left w:val="none" w:sz="0" w:space="0" w:color="auto"/>
                    <w:bottom w:val="none" w:sz="0" w:space="0" w:color="auto"/>
                    <w:right w:val="none" w:sz="0" w:space="0" w:color="auto"/>
                  </w:divBdr>
                </w:div>
                <w:div w:id="1409185752">
                  <w:marLeft w:val="0"/>
                  <w:marRight w:val="0"/>
                  <w:marTop w:val="0"/>
                  <w:marBottom w:val="0"/>
                  <w:divBdr>
                    <w:top w:val="none" w:sz="0" w:space="0" w:color="auto"/>
                    <w:left w:val="none" w:sz="0" w:space="0" w:color="auto"/>
                    <w:bottom w:val="none" w:sz="0" w:space="0" w:color="auto"/>
                    <w:right w:val="none" w:sz="0" w:space="0" w:color="auto"/>
                  </w:divBdr>
                </w:div>
                <w:div w:id="1409380818">
                  <w:marLeft w:val="0"/>
                  <w:marRight w:val="0"/>
                  <w:marTop w:val="0"/>
                  <w:marBottom w:val="0"/>
                  <w:divBdr>
                    <w:top w:val="none" w:sz="0" w:space="0" w:color="auto"/>
                    <w:left w:val="none" w:sz="0" w:space="0" w:color="auto"/>
                    <w:bottom w:val="none" w:sz="0" w:space="0" w:color="auto"/>
                    <w:right w:val="none" w:sz="0" w:space="0" w:color="auto"/>
                  </w:divBdr>
                </w:div>
                <w:div w:id="1420831455">
                  <w:marLeft w:val="0"/>
                  <w:marRight w:val="0"/>
                  <w:marTop w:val="0"/>
                  <w:marBottom w:val="0"/>
                  <w:divBdr>
                    <w:top w:val="none" w:sz="0" w:space="0" w:color="auto"/>
                    <w:left w:val="none" w:sz="0" w:space="0" w:color="auto"/>
                    <w:bottom w:val="none" w:sz="0" w:space="0" w:color="auto"/>
                    <w:right w:val="none" w:sz="0" w:space="0" w:color="auto"/>
                  </w:divBdr>
                </w:div>
                <w:div w:id="1423330103">
                  <w:marLeft w:val="0"/>
                  <w:marRight w:val="0"/>
                  <w:marTop w:val="0"/>
                  <w:marBottom w:val="0"/>
                  <w:divBdr>
                    <w:top w:val="none" w:sz="0" w:space="0" w:color="auto"/>
                    <w:left w:val="none" w:sz="0" w:space="0" w:color="auto"/>
                    <w:bottom w:val="none" w:sz="0" w:space="0" w:color="auto"/>
                    <w:right w:val="none" w:sz="0" w:space="0" w:color="auto"/>
                  </w:divBdr>
                </w:div>
                <w:div w:id="1425225494">
                  <w:marLeft w:val="0"/>
                  <w:marRight w:val="0"/>
                  <w:marTop w:val="0"/>
                  <w:marBottom w:val="0"/>
                  <w:divBdr>
                    <w:top w:val="none" w:sz="0" w:space="0" w:color="auto"/>
                    <w:left w:val="none" w:sz="0" w:space="0" w:color="auto"/>
                    <w:bottom w:val="none" w:sz="0" w:space="0" w:color="auto"/>
                    <w:right w:val="none" w:sz="0" w:space="0" w:color="auto"/>
                  </w:divBdr>
                </w:div>
                <w:div w:id="1426414158">
                  <w:marLeft w:val="0"/>
                  <w:marRight w:val="0"/>
                  <w:marTop w:val="0"/>
                  <w:marBottom w:val="0"/>
                  <w:divBdr>
                    <w:top w:val="none" w:sz="0" w:space="0" w:color="auto"/>
                    <w:left w:val="none" w:sz="0" w:space="0" w:color="auto"/>
                    <w:bottom w:val="none" w:sz="0" w:space="0" w:color="auto"/>
                    <w:right w:val="none" w:sz="0" w:space="0" w:color="auto"/>
                  </w:divBdr>
                </w:div>
                <w:div w:id="1435514207">
                  <w:marLeft w:val="0"/>
                  <w:marRight w:val="0"/>
                  <w:marTop w:val="0"/>
                  <w:marBottom w:val="0"/>
                  <w:divBdr>
                    <w:top w:val="none" w:sz="0" w:space="0" w:color="auto"/>
                    <w:left w:val="none" w:sz="0" w:space="0" w:color="auto"/>
                    <w:bottom w:val="none" w:sz="0" w:space="0" w:color="auto"/>
                    <w:right w:val="none" w:sz="0" w:space="0" w:color="auto"/>
                  </w:divBdr>
                </w:div>
                <w:div w:id="1437873505">
                  <w:marLeft w:val="0"/>
                  <w:marRight w:val="0"/>
                  <w:marTop w:val="0"/>
                  <w:marBottom w:val="0"/>
                  <w:divBdr>
                    <w:top w:val="none" w:sz="0" w:space="0" w:color="auto"/>
                    <w:left w:val="none" w:sz="0" w:space="0" w:color="auto"/>
                    <w:bottom w:val="none" w:sz="0" w:space="0" w:color="auto"/>
                    <w:right w:val="none" w:sz="0" w:space="0" w:color="auto"/>
                  </w:divBdr>
                </w:div>
                <w:div w:id="1446726980">
                  <w:marLeft w:val="0"/>
                  <w:marRight w:val="0"/>
                  <w:marTop w:val="0"/>
                  <w:marBottom w:val="0"/>
                  <w:divBdr>
                    <w:top w:val="none" w:sz="0" w:space="0" w:color="auto"/>
                    <w:left w:val="none" w:sz="0" w:space="0" w:color="auto"/>
                    <w:bottom w:val="none" w:sz="0" w:space="0" w:color="auto"/>
                    <w:right w:val="none" w:sz="0" w:space="0" w:color="auto"/>
                  </w:divBdr>
                </w:div>
                <w:div w:id="1447702153">
                  <w:marLeft w:val="0"/>
                  <w:marRight w:val="0"/>
                  <w:marTop w:val="0"/>
                  <w:marBottom w:val="0"/>
                  <w:divBdr>
                    <w:top w:val="none" w:sz="0" w:space="0" w:color="auto"/>
                    <w:left w:val="none" w:sz="0" w:space="0" w:color="auto"/>
                    <w:bottom w:val="none" w:sz="0" w:space="0" w:color="auto"/>
                    <w:right w:val="none" w:sz="0" w:space="0" w:color="auto"/>
                  </w:divBdr>
                </w:div>
                <w:div w:id="1447888155">
                  <w:marLeft w:val="0"/>
                  <w:marRight w:val="0"/>
                  <w:marTop w:val="0"/>
                  <w:marBottom w:val="0"/>
                  <w:divBdr>
                    <w:top w:val="none" w:sz="0" w:space="0" w:color="auto"/>
                    <w:left w:val="none" w:sz="0" w:space="0" w:color="auto"/>
                    <w:bottom w:val="none" w:sz="0" w:space="0" w:color="auto"/>
                    <w:right w:val="none" w:sz="0" w:space="0" w:color="auto"/>
                  </w:divBdr>
                </w:div>
                <w:div w:id="1450737439">
                  <w:marLeft w:val="0"/>
                  <w:marRight w:val="0"/>
                  <w:marTop w:val="0"/>
                  <w:marBottom w:val="0"/>
                  <w:divBdr>
                    <w:top w:val="none" w:sz="0" w:space="0" w:color="auto"/>
                    <w:left w:val="none" w:sz="0" w:space="0" w:color="auto"/>
                    <w:bottom w:val="none" w:sz="0" w:space="0" w:color="auto"/>
                    <w:right w:val="none" w:sz="0" w:space="0" w:color="auto"/>
                  </w:divBdr>
                </w:div>
                <w:div w:id="1459374451">
                  <w:marLeft w:val="0"/>
                  <w:marRight w:val="0"/>
                  <w:marTop w:val="0"/>
                  <w:marBottom w:val="0"/>
                  <w:divBdr>
                    <w:top w:val="none" w:sz="0" w:space="0" w:color="auto"/>
                    <w:left w:val="none" w:sz="0" w:space="0" w:color="auto"/>
                    <w:bottom w:val="none" w:sz="0" w:space="0" w:color="auto"/>
                    <w:right w:val="none" w:sz="0" w:space="0" w:color="auto"/>
                  </w:divBdr>
                </w:div>
                <w:div w:id="1460875301">
                  <w:marLeft w:val="0"/>
                  <w:marRight w:val="0"/>
                  <w:marTop w:val="0"/>
                  <w:marBottom w:val="0"/>
                  <w:divBdr>
                    <w:top w:val="none" w:sz="0" w:space="0" w:color="auto"/>
                    <w:left w:val="none" w:sz="0" w:space="0" w:color="auto"/>
                    <w:bottom w:val="none" w:sz="0" w:space="0" w:color="auto"/>
                    <w:right w:val="none" w:sz="0" w:space="0" w:color="auto"/>
                  </w:divBdr>
                </w:div>
                <w:div w:id="1470049239">
                  <w:marLeft w:val="0"/>
                  <w:marRight w:val="0"/>
                  <w:marTop w:val="0"/>
                  <w:marBottom w:val="0"/>
                  <w:divBdr>
                    <w:top w:val="none" w:sz="0" w:space="0" w:color="auto"/>
                    <w:left w:val="none" w:sz="0" w:space="0" w:color="auto"/>
                    <w:bottom w:val="none" w:sz="0" w:space="0" w:color="auto"/>
                    <w:right w:val="none" w:sz="0" w:space="0" w:color="auto"/>
                  </w:divBdr>
                </w:div>
                <w:div w:id="1472554427">
                  <w:marLeft w:val="0"/>
                  <w:marRight w:val="0"/>
                  <w:marTop w:val="0"/>
                  <w:marBottom w:val="0"/>
                  <w:divBdr>
                    <w:top w:val="none" w:sz="0" w:space="0" w:color="auto"/>
                    <w:left w:val="none" w:sz="0" w:space="0" w:color="auto"/>
                    <w:bottom w:val="none" w:sz="0" w:space="0" w:color="auto"/>
                    <w:right w:val="none" w:sz="0" w:space="0" w:color="auto"/>
                  </w:divBdr>
                </w:div>
                <w:div w:id="1473669590">
                  <w:marLeft w:val="0"/>
                  <w:marRight w:val="0"/>
                  <w:marTop w:val="0"/>
                  <w:marBottom w:val="0"/>
                  <w:divBdr>
                    <w:top w:val="none" w:sz="0" w:space="0" w:color="auto"/>
                    <w:left w:val="none" w:sz="0" w:space="0" w:color="auto"/>
                    <w:bottom w:val="none" w:sz="0" w:space="0" w:color="auto"/>
                    <w:right w:val="none" w:sz="0" w:space="0" w:color="auto"/>
                  </w:divBdr>
                </w:div>
                <w:div w:id="1474176276">
                  <w:marLeft w:val="0"/>
                  <w:marRight w:val="0"/>
                  <w:marTop w:val="0"/>
                  <w:marBottom w:val="0"/>
                  <w:divBdr>
                    <w:top w:val="none" w:sz="0" w:space="0" w:color="auto"/>
                    <w:left w:val="none" w:sz="0" w:space="0" w:color="auto"/>
                    <w:bottom w:val="none" w:sz="0" w:space="0" w:color="auto"/>
                    <w:right w:val="none" w:sz="0" w:space="0" w:color="auto"/>
                  </w:divBdr>
                </w:div>
                <w:div w:id="1493522201">
                  <w:marLeft w:val="0"/>
                  <w:marRight w:val="0"/>
                  <w:marTop w:val="0"/>
                  <w:marBottom w:val="0"/>
                  <w:divBdr>
                    <w:top w:val="none" w:sz="0" w:space="0" w:color="auto"/>
                    <w:left w:val="none" w:sz="0" w:space="0" w:color="auto"/>
                    <w:bottom w:val="none" w:sz="0" w:space="0" w:color="auto"/>
                    <w:right w:val="none" w:sz="0" w:space="0" w:color="auto"/>
                  </w:divBdr>
                </w:div>
                <w:div w:id="1495611425">
                  <w:marLeft w:val="0"/>
                  <w:marRight w:val="0"/>
                  <w:marTop w:val="0"/>
                  <w:marBottom w:val="0"/>
                  <w:divBdr>
                    <w:top w:val="none" w:sz="0" w:space="0" w:color="auto"/>
                    <w:left w:val="none" w:sz="0" w:space="0" w:color="auto"/>
                    <w:bottom w:val="none" w:sz="0" w:space="0" w:color="auto"/>
                    <w:right w:val="none" w:sz="0" w:space="0" w:color="auto"/>
                  </w:divBdr>
                </w:div>
                <w:div w:id="1508206876">
                  <w:marLeft w:val="0"/>
                  <w:marRight w:val="0"/>
                  <w:marTop w:val="0"/>
                  <w:marBottom w:val="0"/>
                  <w:divBdr>
                    <w:top w:val="none" w:sz="0" w:space="0" w:color="auto"/>
                    <w:left w:val="none" w:sz="0" w:space="0" w:color="auto"/>
                    <w:bottom w:val="none" w:sz="0" w:space="0" w:color="auto"/>
                    <w:right w:val="none" w:sz="0" w:space="0" w:color="auto"/>
                  </w:divBdr>
                </w:div>
                <w:div w:id="1508906662">
                  <w:marLeft w:val="0"/>
                  <w:marRight w:val="0"/>
                  <w:marTop w:val="0"/>
                  <w:marBottom w:val="0"/>
                  <w:divBdr>
                    <w:top w:val="none" w:sz="0" w:space="0" w:color="auto"/>
                    <w:left w:val="none" w:sz="0" w:space="0" w:color="auto"/>
                    <w:bottom w:val="none" w:sz="0" w:space="0" w:color="auto"/>
                    <w:right w:val="none" w:sz="0" w:space="0" w:color="auto"/>
                  </w:divBdr>
                </w:div>
                <w:div w:id="1513376824">
                  <w:marLeft w:val="0"/>
                  <w:marRight w:val="0"/>
                  <w:marTop w:val="0"/>
                  <w:marBottom w:val="0"/>
                  <w:divBdr>
                    <w:top w:val="none" w:sz="0" w:space="0" w:color="auto"/>
                    <w:left w:val="none" w:sz="0" w:space="0" w:color="auto"/>
                    <w:bottom w:val="none" w:sz="0" w:space="0" w:color="auto"/>
                    <w:right w:val="none" w:sz="0" w:space="0" w:color="auto"/>
                  </w:divBdr>
                </w:div>
                <w:div w:id="1524784080">
                  <w:marLeft w:val="0"/>
                  <w:marRight w:val="0"/>
                  <w:marTop w:val="0"/>
                  <w:marBottom w:val="0"/>
                  <w:divBdr>
                    <w:top w:val="none" w:sz="0" w:space="0" w:color="auto"/>
                    <w:left w:val="none" w:sz="0" w:space="0" w:color="auto"/>
                    <w:bottom w:val="none" w:sz="0" w:space="0" w:color="auto"/>
                    <w:right w:val="none" w:sz="0" w:space="0" w:color="auto"/>
                  </w:divBdr>
                </w:div>
                <w:div w:id="1525827698">
                  <w:marLeft w:val="0"/>
                  <w:marRight w:val="0"/>
                  <w:marTop w:val="0"/>
                  <w:marBottom w:val="0"/>
                  <w:divBdr>
                    <w:top w:val="none" w:sz="0" w:space="0" w:color="auto"/>
                    <w:left w:val="none" w:sz="0" w:space="0" w:color="auto"/>
                    <w:bottom w:val="none" w:sz="0" w:space="0" w:color="auto"/>
                    <w:right w:val="none" w:sz="0" w:space="0" w:color="auto"/>
                  </w:divBdr>
                </w:div>
                <w:div w:id="1544975142">
                  <w:marLeft w:val="0"/>
                  <w:marRight w:val="0"/>
                  <w:marTop w:val="0"/>
                  <w:marBottom w:val="0"/>
                  <w:divBdr>
                    <w:top w:val="none" w:sz="0" w:space="0" w:color="auto"/>
                    <w:left w:val="none" w:sz="0" w:space="0" w:color="auto"/>
                    <w:bottom w:val="none" w:sz="0" w:space="0" w:color="auto"/>
                    <w:right w:val="none" w:sz="0" w:space="0" w:color="auto"/>
                  </w:divBdr>
                </w:div>
                <w:div w:id="1550066424">
                  <w:marLeft w:val="0"/>
                  <w:marRight w:val="0"/>
                  <w:marTop w:val="0"/>
                  <w:marBottom w:val="0"/>
                  <w:divBdr>
                    <w:top w:val="none" w:sz="0" w:space="0" w:color="auto"/>
                    <w:left w:val="none" w:sz="0" w:space="0" w:color="auto"/>
                    <w:bottom w:val="none" w:sz="0" w:space="0" w:color="auto"/>
                    <w:right w:val="none" w:sz="0" w:space="0" w:color="auto"/>
                  </w:divBdr>
                </w:div>
                <w:div w:id="1554851076">
                  <w:marLeft w:val="0"/>
                  <w:marRight w:val="0"/>
                  <w:marTop w:val="0"/>
                  <w:marBottom w:val="0"/>
                  <w:divBdr>
                    <w:top w:val="none" w:sz="0" w:space="0" w:color="auto"/>
                    <w:left w:val="none" w:sz="0" w:space="0" w:color="auto"/>
                    <w:bottom w:val="none" w:sz="0" w:space="0" w:color="auto"/>
                    <w:right w:val="none" w:sz="0" w:space="0" w:color="auto"/>
                  </w:divBdr>
                </w:div>
                <w:div w:id="1555118823">
                  <w:marLeft w:val="0"/>
                  <w:marRight w:val="0"/>
                  <w:marTop w:val="0"/>
                  <w:marBottom w:val="0"/>
                  <w:divBdr>
                    <w:top w:val="none" w:sz="0" w:space="0" w:color="auto"/>
                    <w:left w:val="none" w:sz="0" w:space="0" w:color="auto"/>
                    <w:bottom w:val="none" w:sz="0" w:space="0" w:color="auto"/>
                    <w:right w:val="none" w:sz="0" w:space="0" w:color="auto"/>
                  </w:divBdr>
                </w:div>
                <w:div w:id="1555922943">
                  <w:marLeft w:val="0"/>
                  <w:marRight w:val="0"/>
                  <w:marTop w:val="0"/>
                  <w:marBottom w:val="0"/>
                  <w:divBdr>
                    <w:top w:val="none" w:sz="0" w:space="0" w:color="auto"/>
                    <w:left w:val="none" w:sz="0" w:space="0" w:color="auto"/>
                    <w:bottom w:val="none" w:sz="0" w:space="0" w:color="auto"/>
                    <w:right w:val="none" w:sz="0" w:space="0" w:color="auto"/>
                  </w:divBdr>
                </w:div>
                <w:div w:id="1572538632">
                  <w:marLeft w:val="0"/>
                  <w:marRight w:val="0"/>
                  <w:marTop w:val="0"/>
                  <w:marBottom w:val="0"/>
                  <w:divBdr>
                    <w:top w:val="none" w:sz="0" w:space="0" w:color="auto"/>
                    <w:left w:val="none" w:sz="0" w:space="0" w:color="auto"/>
                    <w:bottom w:val="none" w:sz="0" w:space="0" w:color="auto"/>
                    <w:right w:val="none" w:sz="0" w:space="0" w:color="auto"/>
                  </w:divBdr>
                </w:div>
                <w:div w:id="1572886635">
                  <w:marLeft w:val="0"/>
                  <w:marRight w:val="0"/>
                  <w:marTop w:val="0"/>
                  <w:marBottom w:val="0"/>
                  <w:divBdr>
                    <w:top w:val="none" w:sz="0" w:space="0" w:color="auto"/>
                    <w:left w:val="none" w:sz="0" w:space="0" w:color="auto"/>
                    <w:bottom w:val="none" w:sz="0" w:space="0" w:color="auto"/>
                    <w:right w:val="none" w:sz="0" w:space="0" w:color="auto"/>
                  </w:divBdr>
                </w:div>
                <w:div w:id="1575387025">
                  <w:marLeft w:val="0"/>
                  <w:marRight w:val="0"/>
                  <w:marTop w:val="0"/>
                  <w:marBottom w:val="0"/>
                  <w:divBdr>
                    <w:top w:val="none" w:sz="0" w:space="0" w:color="auto"/>
                    <w:left w:val="none" w:sz="0" w:space="0" w:color="auto"/>
                    <w:bottom w:val="none" w:sz="0" w:space="0" w:color="auto"/>
                    <w:right w:val="none" w:sz="0" w:space="0" w:color="auto"/>
                  </w:divBdr>
                </w:div>
                <w:div w:id="1578515486">
                  <w:marLeft w:val="0"/>
                  <w:marRight w:val="0"/>
                  <w:marTop w:val="0"/>
                  <w:marBottom w:val="0"/>
                  <w:divBdr>
                    <w:top w:val="none" w:sz="0" w:space="0" w:color="auto"/>
                    <w:left w:val="none" w:sz="0" w:space="0" w:color="auto"/>
                    <w:bottom w:val="none" w:sz="0" w:space="0" w:color="auto"/>
                    <w:right w:val="none" w:sz="0" w:space="0" w:color="auto"/>
                  </w:divBdr>
                </w:div>
                <w:div w:id="1594629886">
                  <w:marLeft w:val="0"/>
                  <w:marRight w:val="0"/>
                  <w:marTop w:val="0"/>
                  <w:marBottom w:val="0"/>
                  <w:divBdr>
                    <w:top w:val="none" w:sz="0" w:space="0" w:color="auto"/>
                    <w:left w:val="none" w:sz="0" w:space="0" w:color="auto"/>
                    <w:bottom w:val="none" w:sz="0" w:space="0" w:color="auto"/>
                    <w:right w:val="none" w:sz="0" w:space="0" w:color="auto"/>
                  </w:divBdr>
                </w:div>
                <w:div w:id="1595167460">
                  <w:marLeft w:val="0"/>
                  <w:marRight w:val="0"/>
                  <w:marTop w:val="0"/>
                  <w:marBottom w:val="0"/>
                  <w:divBdr>
                    <w:top w:val="none" w:sz="0" w:space="0" w:color="auto"/>
                    <w:left w:val="none" w:sz="0" w:space="0" w:color="auto"/>
                    <w:bottom w:val="none" w:sz="0" w:space="0" w:color="auto"/>
                    <w:right w:val="none" w:sz="0" w:space="0" w:color="auto"/>
                  </w:divBdr>
                </w:div>
                <w:div w:id="1601060831">
                  <w:marLeft w:val="0"/>
                  <w:marRight w:val="0"/>
                  <w:marTop w:val="0"/>
                  <w:marBottom w:val="0"/>
                  <w:divBdr>
                    <w:top w:val="none" w:sz="0" w:space="0" w:color="auto"/>
                    <w:left w:val="none" w:sz="0" w:space="0" w:color="auto"/>
                    <w:bottom w:val="none" w:sz="0" w:space="0" w:color="auto"/>
                    <w:right w:val="none" w:sz="0" w:space="0" w:color="auto"/>
                  </w:divBdr>
                </w:div>
                <w:div w:id="1617785303">
                  <w:marLeft w:val="0"/>
                  <w:marRight w:val="0"/>
                  <w:marTop w:val="0"/>
                  <w:marBottom w:val="0"/>
                  <w:divBdr>
                    <w:top w:val="none" w:sz="0" w:space="0" w:color="auto"/>
                    <w:left w:val="none" w:sz="0" w:space="0" w:color="auto"/>
                    <w:bottom w:val="none" w:sz="0" w:space="0" w:color="auto"/>
                    <w:right w:val="none" w:sz="0" w:space="0" w:color="auto"/>
                  </w:divBdr>
                </w:div>
                <w:div w:id="1623609541">
                  <w:marLeft w:val="0"/>
                  <w:marRight w:val="0"/>
                  <w:marTop w:val="0"/>
                  <w:marBottom w:val="0"/>
                  <w:divBdr>
                    <w:top w:val="none" w:sz="0" w:space="0" w:color="auto"/>
                    <w:left w:val="none" w:sz="0" w:space="0" w:color="auto"/>
                    <w:bottom w:val="none" w:sz="0" w:space="0" w:color="auto"/>
                    <w:right w:val="none" w:sz="0" w:space="0" w:color="auto"/>
                  </w:divBdr>
                </w:div>
                <w:div w:id="1630090843">
                  <w:marLeft w:val="0"/>
                  <w:marRight w:val="0"/>
                  <w:marTop w:val="0"/>
                  <w:marBottom w:val="0"/>
                  <w:divBdr>
                    <w:top w:val="none" w:sz="0" w:space="0" w:color="auto"/>
                    <w:left w:val="none" w:sz="0" w:space="0" w:color="auto"/>
                    <w:bottom w:val="none" w:sz="0" w:space="0" w:color="auto"/>
                    <w:right w:val="none" w:sz="0" w:space="0" w:color="auto"/>
                  </w:divBdr>
                </w:div>
                <w:div w:id="1640768446">
                  <w:marLeft w:val="0"/>
                  <w:marRight w:val="0"/>
                  <w:marTop w:val="0"/>
                  <w:marBottom w:val="0"/>
                  <w:divBdr>
                    <w:top w:val="none" w:sz="0" w:space="0" w:color="auto"/>
                    <w:left w:val="none" w:sz="0" w:space="0" w:color="auto"/>
                    <w:bottom w:val="none" w:sz="0" w:space="0" w:color="auto"/>
                    <w:right w:val="none" w:sz="0" w:space="0" w:color="auto"/>
                  </w:divBdr>
                </w:div>
                <w:div w:id="1657995412">
                  <w:marLeft w:val="0"/>
                  <w:marRight w:val="0"/>
                  <w:marTop w:val="0"/>
                  <w:marBottom w:val="0"/>
                  <w:divBdr>
                    <w:top w:val="none" w:sz="0" w:space="0" w:color="auto"/>
                    <w:left w:val="none" w:sz="0" w:space="0" w:color="auto"/>
                    <w:bottom w:val="none" w:sz="0" w:space="0" w:color="auto"/>
                    <w:right w:val="none" w:sz="0" w:space="0" w:color="auto"/>
                  </w:divBdr>
                </w:div>
                <w:div w:id="1660303059">
                  <w:marLeft w:val="0"/>
                  <w:marRight w:val="0"/>
                  <w:marTop w:val="0"/>
                  <w:marBottom w:val="0"/>
                  <w:divBdr>
                    <w:top w:val="none" w:sz="0" w:space="0" w:color="auto"/>
                    <w:left w:val="none" w:sz="0" w:space="0" w:color="auto"/>
                    <w:bottom w:val="none" w:sz="0" w:space="0" w:color="auto"/>
                    <w:right w:val="none" w:sz="0" w:space="0" w:color="auto"/>
                  </w:divBdr>
                </w:div>
                <w:div w:id="1665933630">
                  <w:marLeft w:val="0"/>
                  <w:marRight w:val="0"/>
                  <w:marTop w:val="0"/>
                  <w:marBottom w:val="0"/>
                  <w:divBdr>
                    <w:top w:val="none" w:sz="0" w:space="0" w:color="auto"/>
                    <w:left w:val="none" w:sz="0" w:space="0" w:color="auto"/>
                    <w:bottom w:val="none" w:sz="0" w:space="0" w:color="auto"/>
                    <w:right w:val="none" w:sz="0" w:space="0" w:color="auto"/>
                  </w:divBdr>
                </w:div>
                <w:div w:id="1669360705">
                  <w:marLeft w:val="0"/>
                  <w:marRight w:val="0"/>
                  <w:marTop w:val="0"/>
                  <w:marBottom w:val="0"/>
                  <w:divBdr>
                    <w:top w:val="none" w:sz="0" w:space="0" w:color="auto"/>
                    <w:left w:val="none" w:sz="0" w:space="0" w:color="auto"/>
                    <w:bottom w:val="none" w:sz="0" w:space="0" w:color="auto"/>
                    <w:right w:val="none" w:sz="0" w:space="0" w:color="auto"/>
                  </w:divBdr>
                </w:div>
                <w:div w:id="1673797367">
                  <w:marLeft w:val="0"/>
                  <w:marRight w:val="0"/>
                  <w:marTop w:val="0"/>
                  <w:marBottom w:val="0"/>
                  <w:divBdr>
                    <w:top w:val="none" w:sz="0" w:space="0" w:color="auto"/>
                    <w:left w:val="none" w:sz="0" w:space="0" w:color="auto"/>
                    <w:bottom w:val="none" w:sz="0" w:space="0" w:color="auto"/>
                    <w:right w:val="none" w:sz="0" w:space="0" w:color="auto"/>
                  </w:divBdr>
                </w:div>
                <w:div w:id="1676347207">
                  <w:marLeft w:val="0"/>
                  <w:marRight w:val="0"/>
                  <w:marTop w:val="0"/>
                  <w:marBottom w:val="0"/>
                  <w:divBdr>
                    <w:top w:val="none" w:sz="0" w:space="0" w:color="auto"/>
                    <w:left w:val="none" w:sz="0" w:space="0" w:color="auto"/>
                    <w:bottom w:val="none" w:sz="0" w:space="0" w:color="auto"/>
                    <w:right w:val="none" w:sz="0" w:space="0" w:color="auto"/>
                  </w:divBdr>
                </w:div>
                <w:div w:id="1680303544">
                  <w:marLeft w:val="0"/>
                  <w:marRight w:val="0"/>
                  <w:marTop w:val="0"/>
                  <w:marBottom w:val="0"/>
                  <w:divBdr>
                    <w:top w:val="none" w:sz="0" w:space="0" w:color="auto"/>
                    <w:left w:val="none" w:sz="0" w:space="0" w:color="auto"/>
                    <w:bottom w:val="none" w:sz="0" w:space="0" w:color="auto"/>
                    <w:right w:val="none" w:sz="0" w:space="0" w:color="auto"/>
                  </w:divBdr>
                </w:div>
                <w:div w:id="1683312814">
                  <w:marLeft w:val="0"/>
                  <w:marRight w:val="0"/>
                  <w:marTop w:val="0"/>
                  <w:marBottom w:val="0"/>
                  <w:divBdr>
                    <w:top w:val="none" w:sz="0" w:space="0" w:color="auto"/>
                    <w:left w:val="none" w:sz="0" w:space="0" w:color="auto"/>
                    <w:bottom w:val="none" w:sz="0" w:space="0" w:color="auto"/>
                    <w:right w:val="none" w:sz="0" w:space="0" w:color="auto"/>
                  </w:divBdr>
                </w:div>
                <w:div w:id="1683848467">
                  <w:marLeft w:val="0"/>
                  <w:marRight w:val="0"/>
                  <w:marTop w:val="0"/>
                  <w:marBottom w:val="0"/>
                  <w:divBdr>
                    <w:top w:val="none" w:sz="0" w:space="0" w:color="auto"/>
                    <w:left w:val="none" w:sz="0" w:space="0" w:color="auto"/>
                    <w:bottom w:val="none" w:sz="0" w:space="0" w:color="auto"/>
                    <w:right w:val="none" w:sz="0" w:space="0" w:color="auto"/>
                  </w:divBdr>
                </w:div>
                <w:div w:id="1696078618">
                  <w:marLeft w:val="0"/>
                  <w:marRight w:val="0"/>
                  <w:marTop w:val="0"/>
                  <w:marBottom w:val="0"/>
                  <w:divBdr>
                    <w:top w:val="none" w:sz="0" w:space="0" w:color="auto"/>
                    <w:left w:val="none" w:sz="0" w:space="0" w:color="auto"/>
                    <w:bottom w:val="none" w:sz="0" w:space="0" w:color="auto"/>
                    <w:right w:val="none" w:sz="0" w:space="0" w:color="auto"/>
                  </w:divBdr>
                </w:div>
                <w:div w:id="1698584108">
                  <w:marLeft w:val="0"/>
                  <w:marRight w:val="0"/>
                  <w:marTop w:val="0"/>
                  <w:marBottom w:val="0"/>
                  <w:divBdr>
                    <w:top w:val="none" w:sz="0" w:space="0" w:color="auto"/>
                    <w:left w:val="none" w:sz="0" w:space="0" w:color="auto"/>
                    <w:bottom w:val="none" w:sz="0" w:space="0" w:color="auto"/>
                    <w:right w:val="none" w:sz="0" w:space="0" w:color="auto"/>
                  </w:divBdr>
                </w:div>
                <w:div w:id="1702824542">
                  <w:marLeft w:val="0"/>
                  <w:marRight w:val="0"/>
                  <w:marTop w:val="0"/>
                  <w:marBottom w:val="0"/>
                  <w:divBdr>
                    <w:top w:val="none" w:sz="0" w:space="0" w:color="auto"/>
                    <w:left w:val="none" w:sz="0" w:space="0" w:color="auto"/>
                    <w:bottom w:val="none" w:sz="0" w:space="0" w:color="auto"/>
                    <w:right w:val="none" w:sz="0" w:space="0" w:color="auto"/>
                  </w:divBdr>
                </w:div>
                <w:div w:id="1704868742">
                  <w:marLeft w:val="0"/>
                  <w:marRight w:val="0"/>
                  <w:marTop w:val="0"/>
                  <w:marBottom w:val="0"/>
                  <w:divBdr>
                    <w:top w:val="none" w:sz="0" w:space="0" w:color="auto"/>
                    <w:left w:val="none" w:sz="0" w:space="0" w:color="auto"/>
                    <w:bottom w:val="none" w:sz="0" w:space="0" w:color="auto"/>
                    <w:right w:val="none" w:sz="0" w:space="0" w:color="auto"/>
                  </w:divBdr>
                </w:div>
                <w:div w:id="1710913172">
                  <w:marLeft w:val="0"/>
                  <w:marRight w:val="0"/>
                  <w:marTop w:val="0"/>
                  <w:marBottom w:val="0"/>
                  <w:divBdr>
                    <w:top w:val="none" w:sz="0" w:space="0" w:color="auto"/>
                    <w:left w:val="none" w:sz="0" w:space="0" w:color="auto"/>
                    <w:bottom w:val="none" w:sz="0" w:space="0" w:color="auto"/>
                    <w:right w:val="none" w:sz="0" w:space="0" w:color="auto"/>
                  </w:divBdr>
                </w:div>
                <w:div w:id="1727680145">
                  <w:marLeft w:val="0"/>
                  <w:marRight w:val="0"/>
                  <w:marTop w:val="0"/>
                  <w:marBottom w:val="0"/>
                  <w:divBdr>
                    <w:top w:val="none" w:sz="0" w:space="0" w:color="auto"/>
                    <w:left w:val="none" w:sz="0" w:space="0" w:color="auto"/>
                    <w:bottom w:val="none" w:sz="0" w:space="0" w:color="auto"/>
                    <w:right w:val="none" w:sz="0" w:space="0" w:color="auto"/>
                  </w:divBdr>
                </w:div>
                <w:div w:id="1733429197">
                  <w:marLeft w:val="0"/>
                  <w:marRight w:val="0"/>
                  <w:marTop w:val="0"/>
                  <w:marBottom w:val="0"/>
                  <w:divBdr>
                    <w:top w:val="none" w:sz="0" w:space="0" w:color="auto"/>
                    <w:left w:val="none" w:sz="0" w:space="0" w:color="auto"/>
                    <w:bottom w:val="none" w:sz="0" w:space="0" w:color="auto"/>
                    <w:right w:val="none" w:sz="0" w:space="0" w:color="auto"/>
                  </w:divBdr>
                </w:div>
                <w:div w:id="1745224973">
                  <w:marLeft w:val="0"/>
                  <w:marRight w:val="0"/>
                  <w:marTop w:val="0"/>
                  <w:marBottom w:val="0"/>
                  <w:divBdr>
                    <w:top w:val="none" w:sz="0" w:space="0" w:color="auto"/>
                    <w:left w:val="none" w:sz="0" w:space="0" w:color="auto"/>
                    <w:bottom w:val="none" w:sz="0" w:space="0" w:color="auto"/>
                    <w:right w:val="none" w:sz="0" w:space="0" w:color="auto"/>
                  </w:divBdr>
                </w:div>
                <w:div w:id="1746761887">
                  <w:marLeft w:val="0"/>
                  <w:marRight w:val="0"/>
                  <w:marTop w:val="0"/>
                  <w:marBottom w:val="0"/>
                  <w:divBdr>
                    <w:top w:val="none" w:sz="0" w:space="0" w:color="auto"/>
                    <w:left w:val="none" w:sz="0" w:space="0" w:color="auto"/>
                    <w:bottom w:val="none" w:sz="0" w:space="0" w:color="auto"/>
                    <w:right w:val="none" w:sz="0" w:space="0" w:color="auto"/>
                  </w:divBdr>
                </w:div>
                <w:div w:id="1749111708">
                  <w:marLeft w:val="0"/>
                  <w:marRight w:val="0"/>
                  <w:marTop w:val="0"/>
                  <w:marBottom w:val="0"/>
                  <w:divBdr>
                    <w:top w:val="none" w:sz="0" w:space="0" w:color="auto"/>
                    <w:left w:val="none" w:sz="0" w:space="0" w:color="auto"/>
                    <w:bottom w:val="none" w:sz="0" w:space="0" w:color="auto"/>
                    <w:right w:val="none" w:sz="0" w:space="0" w:color="auto"/>
                  </w:divBdr>
                </w:div>
                <w:div w:id="1751342570">
                  <w:marLeft w:val="0"/>
                  <w:marRight w:val="0"/>
                  <w:marTop w:val="0"/>
                  <w:marBottom w:val="0"/>
                  <w:divBdr>
                    <w:top w:val="none" w:sz="0" w:space="0" w:color="auto"/>
                    <w:left w:val="none" w:sz="0" w:space="0" w:color="auto"/>
                    <w:bottom w:val="none" w:sz="0" w:space="0" w:color="auto"/>
                    <w:right w:val="none" w:sz="0" w:space="0" w:color="auto"/>
                  </w:divBdr>
                </w:div>
                <w:div w:id="1752769764">
                  <w:marLeft w:val="0"/>
                  <w:marRight w:val="0"/>
                  <w:marTop w:val="0"/>
                  <w:marBottom w:val="0"/>
                  <w:divBdr>
                    <w:top w:val="none" w:sz="0" w:space="0" w:color="auto"/>
                    <w:left w:val="none" w:sz="0" w:space="0" w:color="auto"/>
                    <w:bottom w:val="none" w:sz="0" w:space="0" w:color="auto"/>
                    <w:right w:val="none" w:sz="0" w:space="0" w:color="auto"/>
                  </w:divBdr>
                </w:div>
                <w:div w:id="1752845885">
                  <w:marLeft w:val="0"/>
                  <w:marRight w:val="0"/>
                  <w:marTop w:val="0"/>
                  <w:marBottom w:val="0"/>
                  <w:divBdr>
                    <w:top w:val="none" w:sz="0" w:space="0" w:color="auto"/>
                    <w:left w:val="none" w:sz="0" w:space="0" w:color="auto"/>
                    <w:bottom w:val="none" w:sz="0" w:space="0" w:color="auto"/>
                    <w:right w:val="none" w:sz="0" w:space="0" w:color="auto"/>
                  </w:divBdr>
                </w:div>
                <w:div w:id="1754400759">
                  <w:marLeft w:val="0"/>
                  <w:marRight w:val="0"/>
                  <w:marTop w:val="0"/>
                  <w:marBottom w:val="0"/>
                  <w:divBdr>
                    <w:top w:val="none" w:sz="0" w:space="0" w:color="auto"/>
                    <w:left w:val="none" w:sz="0" w:space="0" w:color="auto"/>
                    <w:bottom w:val="none" w:sz="0" w:space="0" w:color="auto"/>
                    <w:right w:val="none" w:sz="0" w:space="0" w:color="auto"/>
                  </w:divBdr>
                </w:div>
                <w:div w:id="1754425781">
                  <w:marLeft w:val="0"/>
                  <w:marRight w:val="0"/>
                  <w:marTop w:val="0"/>
                  <w:marBottom w:val="0"/>
                  <w:divBdr>
                    <w:top w:val="none" w:sz="0" w:space="0" w:color="auto"/>
                    <w:left w:val="none" w:sz="0" w:space="0" w:color="auto"/>
                    <w:bottom w:val="none" w:sz="0" w:space="0" w:color="auto"/>
                    <w:right w:val="none" w:sz="0" w:space="0" w:color="auto"/>
                  </w:divBdr>
                </w:div>
                <w:div w:id="1763602665">
                  <w:marLeft w:val="0"/>
                  <w:marRight w:val="0"/>
                  <w:marTop w:val="0"/>
                  <w:marBottom w:val="0"/>
                  <w:divBdr>
                    <w:top w:val="none" w:sz="0" w:space="0" w:color="auto"/>
                    <w:left w:val="none" w:sz="0" w:space="0" w:color="auto"/>
                    <w:bottom w:val="none" w:sz="0" w:space="0" w:color="auto"/>
                    <w:right w:val="none" w:sz="0" w:space="0" w:color="auto"/>
                  </w:divBdr>
                </w:div>
                <w:div w:id="1765806315">
                  <w:marLeft w:val="0"/>
                  <w:marRight w:val="0"/>
                  <w:marTop w:val="0"/>
                  <w:marBottom w:val="0"/>
                  <w:divBdr>
                    <w:top w:val="none" w:sz="0" w:space="0" w:color="auto"/>
                    <w:left w:val="none" w:sz="0" w:space="0" w:color="auto"/>
                    <w:bottom w:val="none" w:sz="0" w:space="0" w:color="auto"/>
                    <w:right w:val="none" w:sz="0" w:space="0" w:color="auto"/>
                  </w:divBdr>
                </w:div>
                <w:div w:id="1766729308">
                  <w:marLeft w:val="0"/>
                  <w:marRight w:val="0"/>
                  <w:marTop w:val="0"/>
                  <w:marBottom w:val="0"/>
                  <w:divBdr>
                    <w:top w:val="none" w:sz="0" w:space="0" w:color="auto"/>
                    <w:left w:val="none" w:sz="0" w:space="0" w:color="auto"/>
                    <w:bottom w:val="none" w:sz="0" w:space="0" w:color="auto"/>
                    <w:right w:val="none" w:sz="0" w:space="0" w:color="auto"/>
                  </w:divBdr>
                </w:div>
                <w:div w:id="1776747023">
                  <w:marLeft w:val="0"/>
                  <w:marRight w:val="0"/>
                  <w:marTop w:val="0"/>
                  <w:marBottom w:val="0"/>
                  <w:divBdr>
                    <w:top w:val="none" w:sz="0" w:space="0" w:color="auto"/>
                    <w:left w:val="none" w:sz="0" w:space="0" w:color="auto"/>
                    <w:bottom w:val="none" w:sz="0" w:space="0" w:color="auto"/>
                    <w:right w:val="none" w:sz="0" w:space="0" w:color="auto"/>
                  </w:divBdr>
                </w:div>
                <w:div w:id="1782139123">
                  <w:marLeft w:val="0"/>
                  <w:marRight w:val="0"/>
                  <w:marTop w:val="0"/>
                  <w:marBottom w:val="0"/>
                  <w:divBdr>
                    <w:top w:val="none" w:sz="0" w:space="0" w:color="auto"/>
                    <w:left w:val="none" w:sz="0" w:space="0" w:color="auto"/>
                    <w:bottom w:val="none" w:sz="0" w:space="0" w:color="auto"/>
                    <w:right w:val="none" w:sz="0" w:space="0" w:color="auto"/>
                  </w:divBdr>
                </w:div>
                <w:div w:id="1784227435">
                  <w:marLeft w:val="0"/>
                  <w:marRight w:val="0"/>
                  <w:marTop w:val="0"/>
                  <w:marBottom w:val="0"/>
                  <w:divBdr>
                    <w:top w:val="none" w:sz="0" w:space="0" w:color="auto"/>
                    <w:left w:val="none" w:sz="0" w:space="0" w:color="auto"/>
                    <w:bottom w:val="none" w:sz="0" w:space="0" w:color="auto"/>
                    <w:right w:val="none" w:sz="0" w:space="0" w:color="auto"/>
                  </w:divBdr>
                </w:div>
                <w:div w:id="1789619704">
                  <w:marLeft w:val="0"/>
                  <w:marRight w:val="0"/>
                  <w:marTop w:val="0"/>
                  <w:marBottom w:val="0"/>
                  <w:divBdr>
                    <w:top w:val="none" w:sz="0" w:space="0" w:color="auto"/>
                    <w:left w:val="none" w:sz="0" w:space="0" w:color="auto"/>
                    <w:bottom w:val="none" w:sz="0" w:space="0" w:color="auto"/>
                    <w:right w:val="none" w:sz="0" w:space="0" w:color="auto"/>
                  </w:divBdr>
                </w:div>
                <w:div w:id="1790464736">
                  <w:marLeft w:val="0"/>
                  <w:marRight w:val="0"/>
                  <w:marTop w:val="0"/>
                  <w:marBottom w:val="0"/>
                  <w:divBdr>
                    <w:top w:val="none" w:sz="0" w:space="0" w:color="auto"/>
                    <w:left w:val="none" w:sz="0" w:space="0" w:color="auto"/>
                    <w:bottom w:val="none" w:sz="0" w:space="0" w:color="auto"/>
                    <w:right w:val="none" w:sz="0" w:space="0" w:color="auto"/>
                  </w:divBdr>
                </w:div>
                <w:div w:id="1790779521">
                  <w:marLeft w:val="0"/>
                  <w:marRight w:val="0"/>
                  <w:marTop w:val="0"/>
                  <w:marBottom w:val="0"/>
                  <w:divBdr>
                    <w:top w:val="none" w:sz="0" w:space="0" w:color="auto"/>
                    <w:left w:val="none" w:sz="0" w:space="0" w:color="auto"/>
                    <w:bottom w:val="none" w:sz="0" w:space="0" w:color="auto"/>
                    <w:right w:val="none" w:sz="0" w:space="0" w:color="auto"/>
                  </w:divBdr>
                </w:div>
                <w:div w:id="1791053049">
                  <w:marLeft w:val="0"/>
                  <w:marRight w:val="0"/>
                  <w:marTop w:val="0"/>
                  <w:marBottom w:val="0"/>
                  <w:divBdr>
                    <w:top w:val="none" w:sz="0" w:space="0" w:color="auto"/>
                    <w:left w:val="none" w:sz="0" w:space="0" w:color="auto"/>
                    <w:bottom w:val="none" w:sz="0" w:space="0" w:color="auto"/>
                    <w:right w:val="none" w:sz="0" w:space="0" w:color="auto"/>
                  </w:divBdr>
                </w:div>
                <w:div w:id="1797522595">
                  <w:marLeft w:val="0"/>
                  <w:marRight w:val="0"/>
                  <w:marTop w:val="0"/>
                  <w:marBottom w:val="0"/>
                  <w:divBdr>
                    <w:top w:val="none" w:sz="0" w:space="0" w:color="auto"/>
                    <w:left w:val="none" w:sz="0" w:space="0" w:color="auto"/>
                    <w:bottom w:val="none" w:sz="0" w:space="0" w:color="auto"/>
                    <w:right w:val="none" w:sz="0" w:space="0" w:color="auto"/>
                  </w:divBdr>
                </w:div>
                <w:div w:id="1805198799">
                  <w:marLeft w:val="0"/>
                  <w:marRight w:val="0"/>
                  <w:marTop w:val="0"/>
                  <w:marBottom w:val="0"/>
                  <w:divBdr>
                    <w:top w:val="none" w:sz="0" w:space="0" w:color="auto"/>
                    <w:left w:val="none" w:sz="0" w:space="0" w:color="auto"/>
                    <w:bottom w:val="none" w:sz="0" w:space="0" w:color="auto"/>
                    <w:right w:val="none" w:sz="0" w:space="0" w:color="auto"/>
                  </w:divBdr>
                </w:div>
                <w:div w:id="1808742511">
                  <w:marLeft w:val="0"/>
                  <w:marRight w:val="0"/>
                  <w:marTop w:val="0"/>
                  <w:marBottom w:val="0"/>
                  <w:divBdr>
                    <w:top w:val="none" w:sz="0" w:space="0" w:color="auto"/>
                    <w:left w:val="none" w:sz="0" w:space="0" w:color="auto"/>
                    <w:bottom w:val="none" w:sz="0" w:space="0" w:color="auto"/>
                    <w:right w:val="none" w:sz="0" w:space="0" w:color="auto"/>
                  </w:divBdr>
                </w:div>
                <w:div w:id="1815171103">
                  <w:marLeft w:val="0"/>
                  <w:marRight w:val="0"/>
                  <w:marTop w:val="0"/>
                  <w:marBottom w:val="0"/>
                  <w:divBdr>
                    <w:top w:val="none" w:sz="0" w:space="0" w:color="auto"/>
                    <w:left w:val="none" w:sz="0" w:space="0" w:color="auto"/>
                    <w:bottom w:val="none" w:sz="0" w:space="0" w:color="auto"/>
                    <w:right w:val="none" w:sz="0" w:space="0" w:color="auto"/>
                  </w:divBdr>
                </w:div>
                <w:div w:id="1819835992">
                  <w:marLeft w:val="0"/>
                  <w:marRight w:val="0"/>
                  <w:marTop w:val="0"/>
                  <w:marBottom w:val="0"/>
                  <w:divBdr>
                    <w:top w:val="none" w:sz="0" w:space="0" w:color="auto"/>
                    <w:left w:val="none" w:sz="0" w:space="0" w:color="auto"/>
                    <w:bottom w:val="none" w:sz="0" w:space="0" w:color="auto"/>
                    <w:right w:val="none" w:sz="0" w:space="0" w:color="auto"/>
                  </w:divBdr>
                </w:div>
                <w:div w:id="1820223393">
                  <w:marLeft w:val="0"/>
                  <w:marRight w:val="0"/>
                  <w:marTop w:val="0"/>
                  <w:marBottom w:val="0"/>
                  <w:divBdr>
                    <w:top w:val="none" w:sz="0" w:space="0" w:color="auto"/>
                    <w:left w:val="none" w:sz="0" w:space="0" w:color="auto"/>
                    <w:bottom w:val="none" w:sz="0" w:space="0" w:color="auto"/>
                    <w:right w:val="none" w:sz="0" w:space="0" w:color="auto"/>
                  </w:divBdr>
                </w:div>
                <w:div w:id="1834445275">
                  <w:marLeft w:val="0"/>
                  <w:marRight w:val="0"/>
                  <w:marTop w:val="0"/>
                  <w:marBottom w:val="0"/>
                  <w:divBdr>
                    <w:top w:val="none" w:sz="0" w:space="0" w:color="auto"/>
                    <w:left w:val="none" w:sz="0" w:space="0" w:color="auto"/>
                    <w:bottom w:val="none" w:sz="0" w:space="0" w:color="auto"/>
                    <w:right w:val="none" w:sz="0" w:space="0" w:color="auto"/>
                  </w:divBdr>
                </w:div>
                <w:div w:id="1834711507">
                  <w:marLeft w:val="0"/>
                  <w:marRight w:val="0"/>
                  <w:marTop w:val="0"/>
                  <w:marBottom w:val="0"/>
                  <w:divBdr>
                    <w:top w:val="none" w:sz="0" w:space="0" w:color="auto"/>
                    <w:left w:val="none" w:sz="0" w:space="0" w:color="auto"/>
                    <w:bottom w:val="none" w:sz="0" w:space="0" w:color="auto"/>
                    <w:right w:val="none" w:sz="0" w:space="0" w:color="auto"/>
                  </w:divBdr>
                </w:div>
                <w:div w:id="1851723178">
                  <w:marLeft w:val="0"/>
                  <w:marRight w:val="0"/>
                  <w:marTop w:val="0"/>
                  <w:marBottom w:val="0"/>
                  <w:divBdr>
                    <w:top w:val="none" w:sz="0" w:space="0" w:color="auto"/>
                    <w:left w:val="none" w:sz="0" w:space="0" w:color="auto"/>
                    <w:bottom w:val="none" w:sz="0" w:space="0" w:color="auto"/>
                    <w:right w:val="none" w:sz="0" w:space="0" w:color="auto"/>
                  </w:divBdr>
                </w:div>
                <w:div w:id="1851991587">
                  <w:marLeft w:val="0"/>
                  <w:marRight w:val="0"/>
                  <w:marTop w:val="0"/>
                  <w:marBottom w:val="0"/>
                  <w:divBdr>
                    <w:top w:val="none" w:sz="0" w:space="0" w:color="auto"/>
                    <w:left w:val="none" w:sz="0" w:space="0" w:color="auto"/>
                    <w:bottom w:val="none" w:sz="0" w:space="0" w:color="auto"/>
                    <w:right w:val="none" w:sz="0" w:space="0" w:color="auto"/>
                  </w:divBdr>
                </w:div>
                <w:div w:id="1856767786">
                  <w:marLeft w:val="0"/>
                  <w:marRight w:val="0"/>
                  <w:marTop w:val="0"/>
                  <w:marBottom w:val="0"/>
                  <w:divBdr>
                    <w:top w:val="none" w:sz="0" w:space="0" w:color="auto"/>
                    <w:left w:val="none" w:sz="0" w:space="0" w:color="auto"/>
                    <w:bottom w:val="none" w:sz="0" w:space="0" w:color="auto"/>
                    <w:right w:val="none" w:sz="0" w:space="0" w:color="auto"/>
                  </w:divBdr>
                </w:div>
                <w:div w:id="1859540182">
                  <w:marLeft w:val="0"/>
                  <w:marRight w:val="0"/>
                  <w:marTop w:val="0"/>
                  <w:marBottom w:val="0"/>
                  <w:divBdr>
                    <w:top w:val="none" w:sz="0" w:space="0" w:color="auto"/>
                    <w:left w:val="none" w:sz="0" w:space="0" w:color="auto"/>
                    <w:bottom w:val="none" w:sz="0" w:space="0" w:color="auto"/>
                    <w:right w:val="none" w:sz="0" w:space="0" w:color="auto"/>
                  </w:divBdr>
                </w:div>
                <w:div w:id="1866364983">
                  <w:marLeft w:val="0"/>
                  <w:marRight w:val="0"/>
                  <w:marTop w:val="0"/>
                  <w:marBottom w:val="0"/>
                  <w:divBdr>
                    <w:top w:val="none" w:sz="0" w:space="0" w:color="auto"/>
                    <w:left w:val="none" w:sz="0" w:space="0" w:color="auto"/>
                    <w:bottom w:val="none" w:sz="0" w:space="0" w:color="auto"/>
                    <w:right w:val="none" w:sz="0" w:space="0" w:color="auto"/>
                  </w:divBdr>
                </w:div>
                <w:div w:id="1868904145">
                  <w:marLeft w:val="0"/>
                  <w:marRight w:val="0"/>
                  <w:marTop w:val="0"/>
                  <w:marBottom w:val="0"/>
                  <w:divBdr>
                    <w:top w:val="none" w:sz="0" w:space="0" w:color="auto"/>
                    <w:left w:val="none" w:sz="0" w:space="0" w:color="auto"/>
                    <w:bottom w:val="none" w:sz="0" w:space="0" w:color="auto"/>
                    <w:right w:val="none" w:sz="0" w:space="0" w:color="auto"/>
                  </w:divBdr>
                </w:div>
                <w:div w:id="1873301019">
                  <w:marLeft w:val="0"/>
                  <w:marRight w:val="0"/>
                  <w:marTop w:val="0"/>
                  <w:marBottom w:val="0"/>
                  <w:divBdr>
                    <w:top w:val="none" w:sz="0" w:space="0" w:color="auto"/>
                    <w:left w:val="none" w:sz="0" w:space="0" w:color="auto"/>
                    <w:bottom w:val="none" w:sz="0" w:space="0" w:color="auto"/>
                    <w:right w:val="none" w:sz="0" w:space="0" w:color="auto"/>
                  </w:divBdr>
                </w:div>
                <w:div w:id="1884903381">
                  <w:marLeft w:val="0"/>
                  <w:marRight w:val="0"/>
                  <w:marTop w:val="0"/>
                  <w:marBottom w:val="0"/>
                  <w:divBdr>
                    <w:top w:val="none" w:sz="0" w:space="0" w:color="auto"/>
                    <w:left w:val="none" w:sz="0" w:space="0" w:color="auto"/>
                    <w:bottom w:val="none" w:sz="0" w:space="0" w:color="auto"/>
                    <w:right w:val="none" w:sz="0" w:space="0" w:color="auto"/>
                  </w:divBdr>
                </w:div>
                <w:div w:id="1885216797">
                  <w:marLeft w:val="0"/>
                  <w:marRight w:val="0"/>
                  <w:marTop w:val="0"/>
                  <w:marBottom w:val="0"/>
                  <w:divBdr>
                    <w:top w:val="none" w:sz="0" w:space="0" w:color="auto"/>
                    <w:left w:val="none" w:sz="0" w:space="0" w:color="auto"/>
                    <w:bottom w:val="none" w:sz="0" w:space="0" w:color="auto"/>
                    <w:right w:val="none" w:sz="0" w:space="0" w:color="auto"/>
                  </w:divBdr>
                </w:div>
                <w:div w:id="1885678791">
                  <w:marLeft w:val="0"/>
                  <w:marRight w:val="0"/>
                  <w:marTop w:val="0"/>
                  <w:marBottom w:val="0"/>
                  <w:divBdr>
                    <w:top w:val="none" w:sz="0" w:space="0" w:color="auto"/>
                    <w:left w:val="none" w:sz="0" w:space="0" w:color="auto"/>
                    <w:bottom w:val="none" w:sz="0" w:space="0" w:color="auto"/>
                    <w:right w:val="none" w:sz="0" w:space="0" w:color="auto"/>
                  </w:divBdr>
                </w:div>
                <w:div w:id="1886405799">
                  <w:marLeft w:val="0"/>
                  <w:marRight w:val="0"/>
                  <w:marTop w:val="0"/>
                  <w:marBottom w:val="0"/>
                  <w:divBdr>
                    <w:top w:val="none" w:sz="0" w:space="0" w:color="auto"/>
                    <w:left w:val="none" w:sz="0" w:space="0" w:color="auto"/>
                    <w:bottom w:val="none" w:sz="0" w:space="0" w:color="auto"/>
                    <w:right w:val="none" w:sz="0" w:space="0" w:color="auto"/>
                  </w:divBdr>
                </w:div>
                <w:div w:id="1895505831">
                  <w:marLeft w:val="0"/>
                  <w:marRight w:val="0"/>
                  <w:marTop w:val="0"/>
                  <w:marBottom w:val="0"/>
                  <w:divBdr>
                    <w:top w:val="none" w:sz="0" w:space="0" w:color="auto"/>
                    <w:left w:val="none" w:sz="0" w:space="0" w:color="auto"/>
                    <w:bottom w:val="none" w:sz="0" w:space="0" w:color="auto"/>
                    <w:right w:val="none" w:sz="0" w:space="0" w:color="auto"/>
                  </w:divBdr>
                </w:div>
                <w:div w:id="1898543710">
                  <w:marLeft w:val="0"/>
                  <w:marRight w:val="0"/>
                  <w:marTop w:val="0"/>
                  <w:marBottom w:val="0"/>
                  <w:divBdr>
                    <w:top w:val="none" w:sz="0" w:space="0" w:color="auto"/>
                    <w:left w:val="none" w:sz="0" w:space="0" w:color="auto"/>
                    <w:bottom w:val="none" w:sz="0" w:space="0" w:color="auto"/>
                    <w:right w:val="none" w:sz="0" w:space="0" w:color="auto"/>
                  </w:divBdr>
                </w:div>
                <w:div w:id="1903325985">
                  <w:marLeft w:val="0"/>
                  <w:marRight w:val="0"/>
                  <w:marTop w:val="0"/>
                  <w:marBottom w:val="0"/>
                  <w:divBdr>
                    <w:top w:val="none" w:sz="0" w:space="0" w:color="auto"/>
                    <w:left w:val="none" w:sz="0" w:space="0" w:color="auto"/>
                    <w:bottom w:val="none" w:sz="0" w:space="0" w:color="auto"/>
                    <w:right w:val="none" w:sz="0" w:space="0" w:color="auto"/>
                  </w:divBdr>
                </w:div>
                <w:div w:id="1907495626">
                  <w:marLeft w:val="0"/>
                  <w:marRight w:val="0"/>
                  <w:marTop w:val="0"/>
                  <w:marBottom w:val="0"/>
                  <w:divBdr>
                    <w:top w:val="none" w:sz="0" w:space="0" w:color="auto"/>
                    <w:left w:val="none" w:sz="0" w:space="0" w:color="auto"/>
                    <w:bottom w:val="none" w:sz="0" w:space="0" w:color="auto"/>
                    <w:right w:val="none" w:sz="0" w:space="0" w:color="auto"/>
                  </w:divBdr>
                </w:div>
                <w:div w:id="1930114989">
                  <w:marLeft w:val="0"/>
                  <w:marRight w:val="0"/>
                  <w:marTop w:val="0"/>
                  <w:marBottom w:val="0"/>
                  <w:divBdr>
                    <w:top w:val="none" w:sz="0" w:space="0" w:color="auto"/>
                    <w:left w:val="none" w:sz="0" w:space="0" w:color="auto"/>
                    <w:bottom w:val="none" w:sz="0" w:space="0" w:color="auto"/>
                    <w:right w:val="none" w:sz="0" w:space="0" w:color="auto"/>
                  </w:divBdr>
                </w:div>
                <w:div w:id="1938244150">
                  <w:marLeft w:val="0"/>
                  <w:marRight w:val="0"/>
                  <w:marTop w:val="0"/>
                  <w:marBottom w:val="0"/>
                  <w:divBdr>
                    <w:top w:val="none" w:sz="0" w:space="0" w:color="auto"/>
                    <w:left w:val="none" w:sz="0" w:space="0" w:color="auto"/>
                    <w:bottom w:val="none" w:sz="0" w:space="0" w:color="auto"/>
                    <w:right w:val="none" w:sz="0" w:space="0" w:color="auto"/>
                  </w:divBdr>
                </w:div>
                <w:div w:id="1938244656">
                  <w:marLeft w:val="0"/>
                  <w:marRight w:val="0"/>
                  <w:marTop w:val="0"/>
                  <w:marBottom w:val="0"/>
                  <w:divBdr>
                    <w:top w:val="none" w:sz="0" w:space="0" w:color="auto"/>
                    <w:left w:val="none" w:sz="0" w:space="0" w:color="auto"/>
                    <w:bottom w:val="none" w:sz="0" w:space="0" w:color="auto"/>
                    <w:right w:val="none" w:sz="0" w:space="0" w:color="auto"/>
                  </w:divBdr>
                </w:div>
                <w:div w:id="1940214729">
                  <w:marLeft w:val="0"/>
                  <w:marRight w:val="0"/>
                  <w:marTop w:val="0"/>
                  <w:marBottom w:val="0"/>
                  <w:divBdr>
                    <w:top w:val="none" w:sz="0" w:space="0" w:color="auto"/>
                    <w:left w:val="none" w:sz="0" w:space="0" w:color="auto"/>
                    <w:bottom w:val="none" w:sz="0" w:space="0" w:color="auto"/>
                    <w:right w:val="none" w:sz="0" w:space="0" w:color="auto"/>
                  </w:divBdr>
                </w:div>
                <w:div w:id="1943220911">
                  <w:marLeft w:val="0"/>
                  <w:marRight w:val="0"/>
                  <w:marTop w:val="0"/>
                  <w:marBottom w:val="0"/>
                  <w:divBdr>
                    <w:top w:val="none" w:sz="0" w:space="0" w:color="auto"/>
                    <w:left w:val="none" w:sz="0" w:space="0" w:color="auto"/>
                    <w:bottom w:val="none" w:sz="0" w:space="0" w:color="auto"/>
                    <w:right w:val="none" w:sz="0" w:space="0" w:color="auto"/>
                  </w:divBdr>
                </w:div>
                <w:div w:id="1946227107">
                  <w:marLeft w:val="0"/>
                  <w:marRight w:val="0"/>
                  <w:marTop w:val="0"/>
                  <w:marBottom w:val="0"/>
                  <w:divBdr>
                    <w:top w:val="none" w:sz="0" w:space="0" w:color="auto"/>
                    <w:left w:val="none" w:sz="0" w:space="0" w:color="auto"/>
                    <w:bottom w:val="none" w:sz="0" w:space="0" w:color="auto"/>
                    <w:right w:val="none" w:sz="0" w:space="0" w:color="auto"/>
                  </w:divBdr>
                </w:div>
                <w:div w:id="1947227553">
                  <w:marLeft w:val="0"/>
                  <w:marRight w:val="0"/>
                  <w:marTop w:val="0"/>
                  <w:marBottom w:val="0"/>
                  <w:divBdr>
                    <w:top w:val="none" w:sz="0" w:space="0" w:color="auto"/>
                    <w:left w:val="none" w:sz="0" w:space="0" w:color="auto"/>
                    <w:bottom w:val="none" w:sz="0" w:space="0" w:color="auto"/>
                    <w:right w:val="none" w:sz="0" w:space="0" w:color="auto"/>
                  </w:divBdr>
                </w:div>
                <w:div w:id="1952082817">
                  <w:marLeft w:val="0"/>
                  <w:marRight w:val="0"/>
                  <w:marTop w:val="0"/>
                  <w:marBottom w:val="0"/>
                  <w:divBdr>
                    <w:top w:val="none" w:sz="0" w:space="0" w:color="auto"/>
                    <w:left w:val="none" w:sz="0" w:space="0" w:color="auto"/>
                    <w:bottom w:val="none" w:sz="0" w:space="0" w:color="auto"/>
                    <w:right w:val="none" w:sz="0" w:space="0" w:color="auto"/>
                  </w:divBdr>
                </w:div>
                <w:div w:id="1965312007">
                  <w:marLeft w:val="0"/>
                  <w:marRight w:val="0"/>
                  <w:marTop w:val="0"/>
                  <w:marBottom w:val="0"/>
                  <w:divBdr>
                    <w:top w:val="none" w:sz="0" w:space="0" w:color="auto"/>
                    <w:left w:val="none" w:sz="0" w:space="0" w:color="auto"/>
                    <w:bottom w:val="none" w:sz="0" w:space="0" w:color="auto"/>
                    <w:right w:val="none" w:sz="0" w:space="0" w:color="auto"/>
                  </w:divBdr>
                </w:div>
                <w:div w:id="1967854911">
                  <w:marLeft w:val="0"/>
                  <w:marRight w:val="0"/>
                  <w:marTop w:val="0"/>
                  <w:marBottom w:val="0"/>
                  <w:divBdr>
                    <w:top w:val="none" w:sz="0" w:space="0" w:color="auto"/>
                    <w:left w:val="none" w:sz="0" w:space="0" w:color="auto"/>
                    <w:bottom w:val="none" w:sz="0" w:space="0" w:color="auto"/>
                    <w:right w:val="none" w:sz="0" w:space="0" w:color="auto"/>
                  </w:divBdr>
                </w:div>
                <w:div w:id="1973053795">
                  <w:marLeft w:val="0"/>
                  <w:marRight w:val="0"/>
                  <w:marTop w:val="0"/>
                  <w:marBottom w:val="0"/>
                  <w:divBdr>
                    <w:top w:val="none" w:sz="0" w:space="0" w:color="auto"/>
                    <w:left w:val="none" w:sz="0" w:space="0" w:color="auto"/>
                    <w:bottom w:val="none" w:sz="0" w:space="0" w:color="auto"/>
                    <w:right w:val="none" w:sz="0" w:space="0" w:color="auto"/>
                  </w:divBdr>
                </w:div>
                <w:div w:id="1974872075">
                  <w:marLeft w:val="0"/>
                  <w:marRight w:val="0"/>
                  <w:marTop w:val="0"/>
                  <w:marBottom w:val="0"/>
                  <w:divBdr>
                    <w:top w:val="none" w:sz="0" w:space="0" w:color="auto"/>
                    <w:left w:val="none" w:sz="0" w:space="0" w:color="auto"/>
                    <w:bottom w:val="none" w:sz="0" w:space="0" w:color="auto"/>
                    <w:right w:val="none" w:sz="0" w:space="0" w:color="auto"/>
                  </w:divBdr>
                </w:div>
                <w:div w:id="1977488463">
                  <w:marLeft w:val="0"/>
                  <w:marRight w:val="0"/>
                  <w:marTop w:val="0"/>
                  <w:marBottom w:val="0"/>
                  <w:divBdr>
                    <w:top w:val="none" w:sz="0" w:space="0" w:color="auto"/>
                    <w:left w:val="none" w:sz="0" w:space="0" w:color="auto"/>
                    <w:bottom w:val="none" w:sz="0" w:space="0" w:color="auto"/>
                    <w:right w:val="none" w:sz="0" w:space="0" w:color="auto"/>
                  </w:divBdr>
                </w:div>
                <w:div w:id="1979801696">
                  <w:marLeft w:val="0"/>
                  <w:marRight w:val="0"/>
                  <w:marTop w:val="0"/>
                  <w:marBottom w:val="0"/>
                  <w:divBdr>
                    <w:top w:val="none" w:sz="0" w:space="0" w:color="auto"/>
                    <w:left w:val="none" w:sz="0" w:space="0" w:color="auto"/>
                    <w:bottom w:val="none" w:sz="0" w:space="0" w:color="auto"/>
                    <w:right w:val="none" w:sz="0" w:space="0" w:color="auto"/>
                  </w:divBdr>
                </w:div>
                <w:div w:id="1981229901">
                  <w:marLeft w:val="0"/>
                  <w:marRight w:val="0"/>
                  <w:marTop w:val="0"/>
                  <w:marBottom w:val="0"/>
                  <w:divBdr>
                    <w:top w:val="none" w:sz="0" w:space="0" w:color="auto"/>
                    <w:left w:val="none" w:sz="0" w:space="0" w:color="auto"/>
                    <w:bottom w:val="none" w:sz="0" w:space="0" w:color="auto"/>
                    <w:right w:val="none" w:sz="0" w:space="0" w:color="auto"/>
                  </w:divBdr>
                </w:div>
                <w:div w:id="1981497861">
                  <w:marLeft w:val="0"/>
                  <w:marRight w:val="0"/>
                  <w:marTop w:val="0"/>
                  <w:marBottom w:val="0"/>
                  <w:divBdr>
                    <w:top w:val="none" w:sz="0" w:space="0" w:color="auto"/>
                    <w:left w:val="none" w:sz="0" w:space="0" w:color="auto"/>
                    <w:bottom w:val="none" w:sz="0" w:space="0" w:color="auto"/>
                    <w:right w:val="none" w:sz="0" w:space="0" w:color="auto"/>
                  </w:divBdr>
                </w:div>
                <w:div w:id="2000229314">
                  <w:marLeft w:val="0"/>
                  <w:marRight w:val="0"/>
                  <w:marTop w:val="0"/>
                  <w:marBottom w:val="0"/>
                  <w:divBdr>
                    <w:top w:val="none" w:sz="0" w:space="0" w:color="auto"/>
                    <w:left w:val="none" w:sz="0" w:space="0" w:color="auto"/>
                    <w:bottom w:val="none" w:sz="0" w:space="0" w:color="auto"/>
                    <w:right w:val="none" w:sz="0" w:space="0" w:color="auto"/>
                  </w:divBdr>
                </w:div>
                <w:div w:id="2008901864">
                  <w:marLeft w:val="0"/>
                  <w:marRight w:val="0"/>
                  <w:marTop w:val="0"/>
                  <w:marBottom w:val="0"/>
                  <w:divBdr>
                    <w:top w:val="none" w:sz="0" w:space="0" w:color="auto"/>
                    <w:left w:val="none" w:sz="0" w:space="0" w:color="auto"/>
                    <w:bottom w:val="none" w:sz="0" w:space="0" w:color="auto"/>
                    <w:right w:val="none" w:sz="0" w:space="0" w:color="auto"/>
                  </w:divBdr>
                </w:div>
                <w:div w:id="2015378210">
                  <w:marLeft w:val="0"/>
                  <w:marRight w:val="0"/>
                  <w:marTop w:val="0"/>
                  <w:marBottom w:val="0"/>
                  <w:divBdr>
                    <w:top w:val="none" w:sz="0" w:space="0" w:color="auto"/>
                    <w:left w:val="none" w:sz="0" w:space="0" w:color="auto"/>
                    <w:bottom w:val="none" w:sz="0" w:space="0" w:color="auto"/>
                    <w:right w:val="none" w:sz="0" w:space="0" w:color="auto"/>
                  </w:divBdr>
                </w:div>
                <w:div w:id="2018146742">
                  <w:marLeft w:val="0"/>
                  <w:marRight w:val="0"/>
                  <w:marTop w:val="0"/>
                  <w:marBottom w:val="0"/>
                  <w:divBdr>
                    <w:top w:val="none" w:sz="0" w:space="0" w:color="auto"/>
                    <w:left w:val="none" w:sz="0" w:space="0" w:color="auto"/>
                    <w:bottom w:val="none" w:sz="0" w:space="0" w:color="auto"/>
                    <w:right w:val="none" w:sz="0" w:space="0" w:color="auto"/>
                  </w:divBdr>
                </w:div>
                <w:div w:id="2021392429">
                  <w:marLeft w:val="0"/>
                  <w:marRight w:val="0"/>
                  <w:marTop w:val="0"/>
                  <w:marBottom w:val="0"/>
                  <w:divBdr>
                    <w:top w:val="none" w:sz="0" w:space="0" w:color="auto"/>
                    <w:left w:val="none" w:sz="0" w:space="0" w:color="auto"/>
                    <w:bottom w:val="none" w:sz="0" w:space="0" w:color="auto"/>
                    <w:right w:val="none" w:sz="0" w:space="0" w:color="auto"/>
                  </w:divBdr>
                </w:div>
                <w:div w:id="2023313217">
                  <w:marLeft w:val="0"/>
                  <w:marRight w:val="0"/>
                  <w:marTop w:val="0"/>
                  <w:marBottom w:val="0"/>
                  <w:divBdr>
                    <w:top w:val="none" w:sz="0" w:space="0" w:color="auto"/>
                    <w:left w:val="none" w:sz="0" w:space="0" w:color="auto"/>
                    <w:bottom w:val="none" w:sz="0" w:space="0" w:color="auto"/>
                    <w:right w:val="none" w:sz="0" w:space="0" w:color="auto"/>
                  </w:divBdr>
                </w:div>
                <w:div w:id="2023585530">
                  <w:marLeft w:val="0"/>
                  <w:marRight w:val="0"/>
                  <w:marTop w:val="0"/>
                  <w:marBottom w:val="0"/>
                  <w:divBdr>
                    <w:top w:val="none" w:sz="0" w:space="0" w:color="auto"/>
                    <w:left w:val="none" w:sz="0" w:space="0" w:color="auto"/>
                    <w:bottom w:val="none" w:sz="0" w:space="0" w:color="auto"/>
                    <w:right w:val="none" w:sz="0" w:space="0" w:color="auto"/>
                  </w:divBdr>
                </w:div>
                <w:div w:id="2046100505">
                  <w:marLeft w:val="0"/>
                  <w:marRight w:val="0"/>
                  <w:marTop w:val="0"/>
                  <w:marBottom w:val="0"/>
                  <w:divBdr>
                    <w:top w:val="none" w:sz="0" w:space="0" w:color="auto"/>
                    <w:left w:val="none" w:sz="0" w:space="0" w:color="auto"/>
                    <w:bottom w:val="none" w:sz="0" w:space="0" w:color="auto"/>
                    <w:right w:val="none" w:sz="0" w:space="0" w:color="auto"/>
                  </w:divBdr>
                </w:div>
                <w:div w:id="2046366800">
                  <w:marLeft w:val="0"/>
                  <w:marRight w:val="0"/>
                  <w:marTop w:val="0"/>
                  <w:marBottom w:val="0"/>
                  <w:divBdr>
                    <w:top w:val="none" w:sz="0" w:space="0" w:color="auto"/>
                    <w:left w:val="none" w:sz="0" w:space="0" w:color="auto"/>
                    <w:bottom w:val="none" w:sz="0" w:space="0" w:color="auto"/>
                    <w:right w:val="none" w:sz="0" w:space="0" w:color="auto"/>
                  </w:divBdr>
                </w:div>
                <w:div w:id="2047027860">
                  <w:marLeft w:val="0"/>
                  <w:marRight w:val="0"/>
                  <w:marTop w:val="0"/>
                  <w:marBottom w:val="0"/>
                  <w:divBdr>
                    <w:top w:val="none" w:sz="0" w:space="0" w:color="auto"/>
                    <w:left w:val="none" w:sz="0" w:space="0" w:color="auto"/>
                    <w:bottom w:val="none" w:sz="0" w:space="0" w:color="auto"/>
                    <w:right w:val="none" w:sz="0" w:space="0" w:color="auto"/>
                  </w:divBdr>
                </w:div>
                <w:div w:id="2047094935">
                  <w:marLeft w:val="0"/>
                  <w:marRight w:val="0"/>
                  <w:marTop w:val="0"/>
                  <w:marBottom w:val="0"/>
                  <w:divBdr>
                    <w:top w:val="none" w:sz="0" w:space="0" w:color="auto"/>
                    <w:left w:val="none" w:sz="0" w:space="0" w:color="auto"/>
                    <w:bottom w:val="none" w:sz="0" w:space="0" w:color="auto"/>
                    <w:right w:val="none" w:sz="0" w:space="0" w:color="auto"/>
                  </w:divBdr>
                </w:div>
                <w:div w:id="2067600782">
                  <w:marLeft w:val="0"/>
                  <w:marRight w:val="0"/>
                  <w:marTop w:val="0"/>
                  <w:marBottom w:val="0"/>
                  <w:divBdr>
                    <w:top w:val="none" w:sz="0" w:space="0" w:color="auto"/>
                    <w:left w:val="none" w:sz="0" w:space="0" w:color="auto"/>
                    <w:bottom w:val="none" w:sz="0" w:space="0" w:color="auto"/>
                    <w:right w:val="none" w:sz="0" w:space="0" w:color="auto"/>
                  </w:divBdr>
                </w:div>
                <w:div w:id="2069257630">
                  <w:marLeft w:val="0"/>
                  <w:marRight w:val="0"/>
                  <w:marTop w:val="0"/>
                  <w:marBottom w:val="0"/>
                  <w:divBdr>
                    <w:top w:val="none" w:sz="0" w:space="0" w:color="auto"/>
                    <w:left w:val="none" w:sz="0" w:space="0" w:color="auto"/>
                    <w:bottom w:val="none" w:sz="0" w:space="0" w:color="auto"/>
                    <w:right w:val="none" w:sz="0" w:space="0" w:color="auto"/>
                  </w:divBdr>
                </w:div>
                <w:div w:id="2076397091">
                  <w:marLeft w:val="0"/>
                  <w:marRight w:val="0"/>
                  <w:marTop w:val="0"/>
                  <w:marBottom w:val="0"/>
                  <w:divBdr>
                    <w:top w:val="none" w:sz="0" w:space="0" w:color="auto"/>
                    <w:left w:val="none" w:sz="0" w:space="0" w:color="auto"/>
                    <w:bottom w:val="none" w:sz="0" w:space="0" w:color="auto"/>
                    <w:right w:val="none" w:sz="0" w:space="0" w:color="auto"/>
                  </w:divBdr>
                </w:div>
                <w:div w:id="2077363080">
                  <w:marLeft w:val="0"/>
                  <w:marRight w:val="0"/>
                  <w:marTop w:val="0"/>
                  <w:marBottom w:val="0"/>
                  <w:divBdr>
                    <w:top w:val="none" w:sz="0" w:space="0" w:color="auto"/>
                    <w:left w:val="none" w:sz="0" w:space="0" w:color="auto"/>
                    <w:bottom w:val="none" w:sz="0" w:space="0" w:color="auto"/>
                    <w:right w:val="none" w:sz="0" w:space="0" w:color="auto"/>
                  </w:divBdr>
                </w:div>
                <w:div w:id="2078629141">
                  <w:marLeft w:val="0"/>
                  <w:marRight w:val="0"/>
                  <w:marTop w:val="0"/>
                  <w:marBottom w:val="0"/>
                  <w:divBdr>
                    <w:top w:val="none" w:sz="0" w:space="0" w:color="auto"/>
                    <w:left w:val="none" w:sz="0" w:space="0" w:color="auto"/>
                    <w:bottom w:val="none" w:sz="0" w:space="0" w:color="auto"/>
                    <w:right w:val="none" w:sz="0" w:space="0" w:color="auto"/>
                  </w:divBdr>
                </w:div>
                <w:div w:id="2093773867">
                  <w:marLeft w:val="0"/>
                  <w:marRight w:val="0"/>
                  <w:marTop w:val="0"/>
                  <w:marBottom w:val="0"/>
                  <w:divBdr>
                    <w:top w:val="none" w:sz="0" w:space="0" w:color="auto"/>
                    <w:left w:val="none" w:sz="0" w:space="0" w:color="auto"/>
                    <w:bottom w:val="none" w:sz="0" w:space="0" w:color="auto"/>
                    <w:right w:val="none" w:sz="0" w:space="0" w:color="auto"/>
                  </w:divBdr>
                </w:div>
                <w:div w:id="2096172552">
                  <w:marLeft w:val="0"/>
                  <w:marRight w:val="0"/>
                  <w:marTop w:val="0"/>
                  <w:marBottom w:val="0"/>
                  <w:divBdr>
                    <w:top w:val="none" w:sz="0" w:space="0" w:color="auto"/>
                    <w:left w:val="none" w:sz="0" w:space="0" w:color="auto"/>
                    <w:bottom w:val="none" w:sz="0" w:space="0" w:color="auto"/>
                    <w:right w:val="none" w:sz="0" w:space="0" w:color="auto"/>
                  </w:divBdr>
                </w:div>
                <w:div w:id="2107337999">
                  <w:marLeft w:val="0"/>
                  <w:marRight w:val="0"/>
                  <w:marTop w:val="0"/>
                  <w:marBottom w:val="0"/>
                  <w:divBdr>
                    <w:top w:val="none" w:sz="0" w:space="0" w:color="auto"/>
                    <w:left w:val="none" w:sz="0" w:space="0" w:color="auto"/>
                    <w:bottom w:val="none" w:sz="0" w:space="0" w:color="auto"/>
                    <w:right w:val="none" w:sz="0" w:space="0" w:color="auto"/>
                  </w:divBdr>
                </w:div>
                <w:div w:id="2108651038">
                  <w:marLeft w:val="0"/>
                  <w:marRight w:val="0"/>
                  <w:marTop w:val="0"/>
                  <w:marBottom w:val="0"/>
                  <w:divBdr>
                    <w:top w:val="none" w:sz="0" w:space="0" w:color="auto"/>
                    <w:left w:val="none" w:sz="0" w:space="0" w:color="auto"/>
                    <w:bottom w:val="none" w:sz="0" w:space="0" w:color="auto"/>
                    <w:right w:val="none" w:sz="0" w:space="0" w:color="auto"/>
                  </w:divBdr>
                </w:div>
                <w:div w:id="2118014221">
                  <w:marLeft w:val="0"/>
                  <w:marRight w:val="0"/>
                  <w:marTop w:val="0"/>
                  <w:marBottom w:val="0"/>
                  <w:divBdr>
                    <w:top w:val="none" w:sz="0" w:space="0" w:color="auto"/>
                    <w:left w:val="none" w:sz="0" w:space="0" w:color="auto"/>
                    <w:bottom w:val="none" w:sz="0" w:space="0" w:color="auto"/>
                    <w:right w:val="none" w:sz="0" w:space="0" w:color="auto"/>
                  </w:divBdr>
                </w:div>
                <w:div w:id="2139757077">
                  <w:marLeft w:val="0"/>
                  <w:marRight w:val="0"/>
                  <w:marTop w:val="0"/>
                  <w:marBottom w:val="0"/>
                  <w:divBdr>
                    <w:top w:val="none" w:sz="0" w:space="0" w:color="auto"/>
                    <w:left w:val="none" w:sz="0" w:space="0" w:color="auto"/>
                    <w:bottom w:val="none" w:sz="0" w:space="0" w:color="auto"/>
                    <w:right w:val="none" w:sz="0" w:space="0" w:color="auto"/>
                  </w:divBdr>
                </w:div>
              </w:divsChild>
            </w:div>
            <w:div w:id="670715047">
              <w:marLeft w:val="0"/>
              <w:marRight w:val="0"/>
              <w:marTop w:val="0"/>
              <w:marBottom w:val="0"/>
              <w:divBdr>
                <w:top w:val="none" w:sz="0" w:space="0" w:color="auto"/>
                <w:left w:val="none" w:sz="0" w:space="0" w:color="auto"/>
                <w:bottom w:val="none" w:sz="0" w:space="0" w:color="auto"/>
                <w:right w:val="none" w:sz="0" w:space="0" w:color="auto"/>
              </w:divBdr>
            </w:div>
            <w:div w:id="670765102">
              <w:marLeft w:val="0"/>
              <w:marRight w:val="0"/>
              <w:marTop w:val="0"/>
              <w:marBottom w:val="0"/>
              <w:divBdr>
                <w:top w:val="none" w:sz="0" w:space="0" w:color="auto"/>
                <w:left w:val="none" w:sz="0" w:space="0" w:color="auto"/>
                <w:bottom w:val="none" w:sz="0" w:space="0" w:color="auto"/>
                <w:right w:val="none" w:sz="0" w:space="0" w:color="auto"/>
              </w:divBdr>
            </w:div>
            <w:div w:id="675619850">
              <w:marLeft w:val="0"/>
              <w:marRight w:val="0"/>
              <w:marTop w:val="0"/>
              <w:marBottom w:val="0"/>
              <w:divBdr>
                <w:top w:val="none" w:sz="0" w:space="0" w:color="auto"/>
                <w:left w:val="none" w:sz="0" w:space="0" w:color="auto"/>
                <w:bottom w:val="none" w:sz="0" w:space="0" w:color="auto"/>
                <w:right w:val="none" w:sz="0" w:space="0" w:color="auto"/>
              </w:divBdr>
            </w:div>
            <w:div w:id="692922518">
              <w:marLeft w:val="0"/>
              <w:marRight w:val="0"/>
              <w:marTop w:val="0"/>
              <w:marBottom w:val="0"/>
              <w:divBdr>
                <w:top w:val="none" w:sz="0" w:space="0" w:color="auto"/>
                <w:left w:val="none" w:sz="0" w:space="0" w:color="auto"/>
                <w:bottom w:val="none" w:sz="0" w:space="0" w:color="auto"/>
                <w:right w:val="none" w:sz="0" w:space="0" w:color="auto"/>
              </w:divBdr>
            </w:div>
            <w:div w:id="693002783">
              <w:marLeft w:val="0"/>
              <w:marRight w:val="0"/>
              <w:marTop w:val="0"/>
              <w:marBottom w:val="0"/>
              <w:divBdr>
                <w:top w:val="none" w:sz="0" w:space="0" w:color="auto"/>
                <w:left w:val="none" w:sz="0" w:space="0" w:color="auto"/>
                <w:bottom w:val="none" w:sz="0" w:space="0" w:color="auto"/>
                <w:right w:val="none" w:sz="0" w:space="0" w:color="auto"/>
              </w:divBdr>
            </w:div>
            <w:div w:id="694304355">
              <w:marLeft w:val="0"/>
              <w:marRight w:val="0"/>
              <w:marTop w:val="0"/>
              <w:marBottom w:val="0"/>
              <w:divBdr>
                <w:top w:val="none" w:sz="0" w:space="0" w:color="auto"/>
                <w:left w:val="none" w:sz="0" w:space="0" w:color="auto"/>
                <w:bottom w:val="none" w:sz="0" w:space="0" w:color="auto"/>
                <w:right w:val="none" w:sz="0" w:space="0" w:color="auto"/>
              </w:divBdr>
            </w:div>
            <w:div w:id="695350576">
              <w:marLeft w:val="0"/>
              <w:marRight w:val="0"/>
              <w:marTop w:val="0"/>
              <w:marBottom w:val="0"/>
              <w:divBdr>
                <w:top w:val="none" w:sz="0" w:space="0" w:color="auto"/>
                <w:left w:val="none" w:sz="0" w:space="0" w:color="auto"/>
                <w:bottom w:val="none" w:sz="0" w:space="0" w:color="auto"/>
                <w:right w:val="none" w:sz="0" w:space="0" w:color="auto"/>
              </w:divBdr>
            </w:div>
            <w:div w:id="703747192">
              <w:marLeft w:val="0"/>
              <w:marRight w:val="0"/>
              <w:marTop w:val="0"/>
              <w:marBottom w:val="0"/>
              <w:divBdr>
                <w:top w:val="none" w:sz="0" w:space="0" w:color="auto"/>
                <w:left w:val="none" w:sz="0" w:space="0" w:color="auto"/>
                <w:bottom w:val="none" w:sz="0" w:space="0" w:color="auto"/>
                <w:right w:val="none" w:sz="0" w:space="0" w:color="auto"/>
              </w:divBdr>
            </w:div>
            <w:div w:id="708922103">
              <w:marLeft w:val="0"/>
              <w:marRight w:val="0"/>
              <w:marTop w:val="0"/>
              <w:marBottom w:val="0"/>
              <w:divBdr>
                <w:top w:val="none" w:sz="0" w:space="0" w:color="auto"/>
                <w:left w:val="none" w:sz="0" w:space="0" w:color="auto"/>
                <w:bottom w:val="none" w:sz="0" w:space="0" w:color="auto"/>
                <w:right w:val="none" w:sz="0" w:space="0" w:color="auto"/>
              </w:divBdr>
            </w:div>
            <w:div w:id="709376098">
              <w:marLeft w:val="0"/>
              <w:marRight w:val="0"/>
              <w:marTop w:val="0"/>
              <w:marBottom w:val="0"/>
              <w:divBdr>
                <w:top w:val="none" w:sz="0" w:space="0" w:color="auto"/>
                <w:left w:val="none" w:sz="0" w:space="0" w:color="auto"/>
                <w:bottom w:val="none" w:sz="0" w:space="0" w:color="auto"/>
                <w:right w:val="none" w:sz="0" w:space="0" w:color="auto"/>
              </w:divBdr>
            </w:div>
            <w:div w:id="710153783">
              <w:marLeft w:val="0"/>
              <w:marRight w:val="0"/>
              <w:marTop w:val="0"/>
              <w:marBottom w:val="0"/>
              <w:divBdr>
                <w:top w:val="none" w:sz="0" w:space="0" w:color="auto"/>
                <w:left w:val="none" w:sz="0" w:space="0" w:color="auto"/>
                <w:bottom w:val="none" w:sz="0" w:space="0" w:color="auto"/>
                <w:right w:val="none" w:sz="0" w:space="0" w:color="auto"/>
              </w:divBdr>
            </w:div>
            <w:div w:id="711420110">
              <w:marLeft w:val="0"/>
              <w:marRight w:val="0"/>
              <w:marTop w:val="0"/>
              <w:marBottom w:val="0"/>
              <w:divBdr>
                <w:top w:val="none" w:sz="0" w:space="0" w:color="auto"/>
                <w:left w:val="none" w:sz="0" w:space="0" w:color="auto"/>
                <w:bottom w:val="none" w:sz="0" w:space="0" w:color="auto"/>
                <w:right w:val="none" w:sz="0" w:space="0" w:color="auto"/>
              </w:divBdr>
            </w:div>
            <w:div w:id="711684805">
              <w:marLeft w:val="0"/>
              <w:marRight w:val="0"/>
              <w:marTop w:val="0"/>
              <w:marBottom w:val="0"/>
              <w:divBdr>
                <w:top w:val="none" w:sz="0" w:space="0" w:color="auto"/>
                <w:left w:val="none" w:sz="0" w:space="0" w:color="auto"/>
                <w:bottom w:val="none" w:sz="0" w:space="0" w:color="auto"/>
                <w:right w:val="none" w:sz="0" w:space="0" w:color="auto"/>
              </w:divBdr>
            </w:div>
            <w:div w:id="714503127">
              <w:marLeft w:val="0"/>
              <w:marRight w:val="0"/>
              <w:marTop w:val="0"/>
              <w:marBottom w:val="0"/>
              <w:divBdr>
                <w:top w:val="none" w:sz="0" w:space="0" w:color="auto"/>
                <w:left w:val="none" w:sz="0" w:space="0" w:color="auto"/>
                <w:bottom w:val="none" w:sz="0" w:space="0" w:color="auto"/>
                <w:right w:val="none" w:sz="0" w:space="0" w:color="auto"/>
              </w:divBdr>
            </w:div>
            <w:div w:id="715201275">
              <w:marLeft w:val="0"/>
              <w:marRight w:val="0"/>
              <w:marTop w:val="0"/>
              <w:marBottom w:val="0"/>
              <w:divBdr>
                <w:top w:val="none" w:sz="0" w:space="0" w:color="auto"/>
                <w:left w:val="none" w:sz="0" w:space="0" w:color="auto"/>
                <w:bottom w:val="none" w:sz="0" w:space="0" w:color="auto"/>
                <w:right w:val="none" w:sz="0" w:space="0" w:color="auto"/>
              </w:divBdr>
            </w:div>
            <w:div w:id="717582720">
              <w:marLeft w:val="0"/>
              <w:marRight w:val="0"/>
              <w:marTop w:val="0"/>
              <w:marBottom w:val="0"/>
              <w:divBdr>
                <w:top w:val="none" w:sz="0" w:space="0" w:color="auto"/>
                <w:left w:val="none" w:sz="0" w:space="0" w:color="auto"/>
                <w:bottom w:val="none" w:sz="0" w:space="0" w:color="auto"/>
                <w:right w:val="none" w:sz="0" w:space="0" w:color="auto"/>
              </w:divBdr>
            </w:div>
            <w:div w:id="725639786">
              <w:marLeft w:val="0"/>
              <w:marRight w:val="0"/>
              <w:marTop w:val="0"/>
              <w:marBottom w:val="0"/>
              <w:divBdr>
                <w:top w:val="none" w:sz="0" w:space="0" w:color="auto"/>
                <w:left w:val="none" w:sz="0" w:space="0" w:color="auto"/>
                <w:bottom w:val="none" w:sz="0" w:space="0" w:color="auto"/>
                <w:right w:val="none" w:sz="0" w:space="0" w:color="auto"/>
              </w:divBdr>
            </w:div>
            <w:div w:id="727262391">
              <w:marLeft w:val="0"/>
              <w:marRight w:val="0"/>
              <w:marTop w:val="0"/>
              <w:marBottom w:val="0"/>
              <w:divBdr>
                <w:top w:val="none" w:sz="0" w:space="0" w:color="auto"/>
                <w:left w:val="none" w:sz="0" w:space="0" w:color="auto"/>
                <w:bottom w:val="none" w:sz="0" w:space="0" w:color="auto"/>
                <w:right w:val="none" w:sz="0" w:space="0" w:color="auto"/>
              </w:divBdr>
            </w:div>
            <w:div w:id="737240638">
              <w:marLeft w:val="0"/>
              <w:marRight w:val="0"/>
              <w:marTop w:val="0"/>
              <w:marBottom w:val="0"/>
              <w:divBdr>
                <w:top w:val="none" w:sz="0" w:space="0" w:color="auto"/>
                <w:left w:val="none" w:sz="0" w:space="0" w:color="auto"/>
                <w:bottom w:val="none" w:sz="0" w:space="0" w:color="auto"/>
                <w:right w:val="none" w:sz="0" w:space="0" w:color="auto"/>
              </w:divBdr>
            </w:div>
            <w:div w:id="742483600">
              <w:marLeft w:val="0"/>
              <w:marRight w:val="0"/>
              <w:marTop w:val="0"/>
              <w:marBottom w:val="0"/>
              <w:divBdr>
                <w:top w:val="none" w:sz="0" w:space="0" w:color="auto"/>
                <w:left w:val="none" w:sz="0" w:space="0" w:color="auto"/>
                <w:bottom w:val="none" w:sz="0" w:space="0" w:color="auto"/>
                <w:right w:val="none" w:sz="0" w:space="0" w:color="auto"/>
              </w:divBdr>
            </w:div>
            <w:div w:id="750782956">
              <w:marLeft w:val="0"/>
              <w:marRight w:val="0"/>
              <w:marTop w:val="0"/>
              <w:marBottom w:val="0"/>
              <w:divBdr>
                <w:top w:val="none" w:sz="0" w:space="0" w:color="auto"/>
                <w:left w:val="none" w:sz="0" w:space="0" w:color="auto"/>
                <w:bottom w:val="none" w:sz="0" w:space="0" w:color="auto"/>
                <w:right w:val="none" w:sz="0" w:space="0" w:color="auto"/>
              </w:divBdr>
            </w:div>
            <w:div w:id="752043632">
              <w:marLeft w:val="0"/>
              <w:marRight w:val="0"/>
              <w:marTop w:val="0"/>
              <w:marBottom w:val="0"/>
              <w:divBdr>
                <w:top w:val="none" w:sz="0" w:space="0" w:color="auto"/>
                <w:left w:val="none" w:sz="0" w:space="0" w:color="auto"/>
                <w:bottom w:val="none" w:sz="0" w:space="0" w:color="auto"/>
                <w:right w:val="none" w:sz="0" w:space="0" w:color="auto"/>
              </w:divBdr>
            </w:div>
            <w:div w:id="754789141">
              <w:marLeft w:val="0"/>
              <w:marRight w:val="0"/>
              <w:marTop w:val="0"/>
              <w:marBottom w:val="0"/>
              <w:divBdr>
                <w:top w:val="none" w:sz="0" w:space="0" w:color="auto"/>
                <w:left w:val="none" w:sz="0" w:space="0" w:color="auto"/>
                <w:bottom w:val="none" w:sz="0" w:space="0" w:color="auto"/>
                <w:right w:val="none" w:sz="0" w:space="0" w:color="auto"/>
              </w:divBdr>
            </w:div>
            <w:div w:id="763384842">
              <w:marLeft w:val="0"/>
              <w:marRight w:val="0"/>
              <w:marTop w:val="0"/>
              <w:marBottom w:val="0"/>
              <w:divBdr>
                <w:top w:val="none" w:sz="0" w:space="0" w:color="auto"/>
                <w:left w:val="none" w:sz="0" w:space="0" w:color="auto"/>
                <w:bottom w:val="none" w:sz="0" w:space="0" w:color="auto"/>
                <w:right w:val="none" w:sz="0" w:space="0" w:color="auto"/>
              </w:divBdr>
            </w:div>
            <w:div w:id="765348424">
              <w:marLeft w:val="0"/>
              <w:marRight w:val="0"/>
              <w:marTop w:val="0"/>
              <w:marBottom w:val="0"/>
              <w:divBdr>
                <w:top w:val="none" w:sz="0" w:space="0" w:color="auto"/>
                <w:left w:val="none" w:sz="0" w:space="0" w:color="auto"/>
                <w:bottom w:val="none" w:sz="0" w:space="0" w:color="auto"/>
                <w:right w:val="none" w:sz="0" w:space="0" w:color="auto"/>
              </w:divBdr>
            </w:div>
            <w:div w:id="772894405">
              <w:marLeft w:val="0"/>
              <w:marRight w:val="0"/>
              <w:marTop w:val="0"/>
              <w:marBottom w:val="0"/>
              <w:divBdr>
                <w:top w:val="none" w:sz="0" w:space="0" w:color="auto"/>
                <w:left w:val="none" w:sz="0" w:space="0" w:color="auto"/>
                <w:bottom w:val="none" w:sz="0" w:space="0" w:color="auto"/>
                <w:right w:val="none" w:sz="0" w:space="0" w:color="auto"/>
              </w:divBdr>
            </w:div>
            <w:div w:id="774446706">
              <w:marLeft w:val="0"/>
              <w:marRight w:val="0"/>
              <w:marTop w:val="0"/>
              <w:marBottom w:val="0"/>
              <w:divBdr>
                <w:top w:val="none" w:sz="0" w:space="0" w:color="auto"/>
                <w:left w:val="none" w:sz="0" w:space="0" w:color="auto"/>
                <w:bottom w:val="none" w:sz="0" w:space="0" w:color="auto"/>
                <w:right w:val="none" w:sz="0" w:space="0" w:color="auto"/>
              </w:divBdr>
            </w:div>
            <w:div w:id="775636527">
              <w:marLeft w:val="0"/>
              <w:marRight w:val="0"/>
              <w:marTop w:val="0"/>
              <w:marBottom w:val="0"/>
              <w:divBdr>
                <w:top w:val="none" w:sz="0" w:space="0" w:color="auto"/>
                <w:left w:val="none" w:sz="0" w:space="0" w:color="auto"/>
                <w:bottom w:val="none" w:sz="0" w:space="0" w:color="auto"/>
                <w:right w:val="none" w:sz="0" w:space="0" w:color="auto"/>
              </w:divBdr>
            </w:div>
            <w:div w:id="795103641">
              <w:marLeft w:val="0"/>
              <w:marRight w:val="0"/>
              <w:marTop w:val="0"/>
              <w:marBottom w:val="0"/>
              <w:divBdr>
                <w:top w:val="none" w:sz="0" w:space="0" w:color="auto"/>
                <w:left w:val="none" w:sz="0" w:space="0" w:color="auto"/>
                <w:bottom w:val="none" w:sz="0" w:space="0" w:color="auto"/>
                <w:right w:val="none" w:sz="0" w:space="0" w:color="auto"/>
              </w:divBdr>
            </w:div>
            <w:div w:id="798568585">
              <w:marLeft w:val="0"/>
              <w:marRight w:val="0"/>
              <w:marTop w:val="0"/>
              <w:marBottom w:val="0"/>
              <w:divBdr>
                <w:top w:val="none" w:sz="0" w:space="0" w:color="auto"/>
                <w:left w:val="none" w:sz="0" w:space="0" w:color="auto"/>
                <w:bottom w:val="none" w:sz="0" w:space="0" w:color="auto"/>
                <w:right w:val="none" w:sz="0" w:space="0" w:color="auto"/>
              </w:divBdr>
            </w:div>
            <w:div w:id="817770568">
              <w:marLeft w:val="0"/>
              <w:marRight w:val="0"/>
              <w:marTop w:val="0"/>
              <w:marBottom w:val="0"/>
              <w:divBdr>
                <w:top w:val="none" w:sz="0" w:space="0" w:color="auto"/>
                <w:left w:val="none" w:sz="0" w:space="0" w:color="auto"/>
                <w:bottom w:val="none" w:sz="0" w:space="0" w:color="auto"/>
                <w:right w:val="none" w:sz="0" w:space="0" w:color="auto"/>
              </w:divBdr>
            </w:div>
            <w:div w:id="819616572">
              <w:marLeft w:val="0"/>
              <w:marRight w:val="0"/>
              <w:marTop w:val="0"/>
              <w:marBottom w:val="0"/>
              <w:divBdr>
                <w:top w:val="none" w:sz="0" w:space="0" w:color="auto"/>
                <w:left w:val="none" w:sz="0" w:space="0" w:color="auto"/>
                <w:bottom w:val="none" w:sz="0" w:space="0" w:color="auto"/>
                <w:right w:val="none" w:sz="0" w:space="0" w:color="auto"/>
              </w:divBdr>
            </w:div>
            <w:div w:id="820345994">
              <w:marLeft w:val="0"/>
              <w:marRight w:val="0"/>
              <w:marTop w:val="0"/>
              <w:marBottom w:val="0"/>
              <w:divBdr>
                <w:top w:val="none" w:sz="0" w:space="0" w:color="auto"/>
                <w:left w:val="none" w:sz="0" w:space="0" w:color="auto"/>
                <w:bottom w:val="none" w:sz="0" w:space="0" w:color="auto"/>
                <w:right w:val="none" w:sz="0" w:space="0" w:color="auto"/>
              </w:divBdr>
            </w:div>
            <w:div w:id="826360199">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60393">
              <w:marLeft w:val="0"/>
              <w:marRight w:val="0"/>
              <w:marTop w:val="0"/>
              <w:marBottom w:val="0"/>
              <w:divBdr>
                <w:top w:val="none" w:sz="0" w:space="0" w:color="auto"/>
                <w:left w:val="none" w:sz="0" w:space="0" w:color="auto"/>
                <w:bottom w:val="none" w:sz="0" w:space="0" w:color="auto"/>
                <w:right w:val="none" w:sz="0" w:space="0" w:color="auto"/>
              </w:divBdr>
            </w:div>
            <w:div w:id="830677029">
              <w:marLeft w:val="0"/>
              <w:marRight w:val="0"/>
              <w:marTop w:val="0"/>
              <w:marBottom w:val="0"/>
              <w:divBdr>
                <w:top w:val="none" w:sz="0" w:space="0" w:color="auto"/>
                <w:left w:val="none" w:sz="0" w:space="0" w:color="auto"/>
                <w:bottom w:val="none" w:sz="0" w:space="0" w:color="auto"/>
                <w:right w:val="none" w:sz="0" w:space="0" w:color="auto"/>
              </w:divBdr>
            </w:div>
            <w:div w:id="834958850">
              <w:marLeft w:val="0"/>
              <w:marRight w:val="0"/>
              <w:marTop w:val="0"/>
              <w:marBottom w:val="0"/>
              <w:divBdr>
                <w:top w:val="none" w:sz="0" w:space="0" w:color="auto"/>
                <w:left w:val="none" w:sz="0" w:space="0" w:color="auto"/>
                <w:bottom w:val="none" w:sz="0" w:space="0" w:color="auto"/>
                <w:right w:val="none" w:sz="0" w:space="0" w:color="auto"/>
              </w:divBdr>
            </w:div>
            <w:div w:id="846867980">
              <w:marLeft w:val="0"/>
              <w:marRight w:val="0"/>
              <w:marTop w:val="0"/>
              <w:marBottom w:val="0"/>
              <w:divBdr>
                <w:top w:val="none" w:sz="0" w:space="0" w:color="auto"/>
                <w:left w:val="none" w:sz="0" w:space="0" w:color="auto"/>
                <w:bottom w:val="none" w:sz="0" w:space="0" w:color="auto"/>
                <w:right w:val="none" w:sz="0" w:space="0" w:color="auto"/>
              </w:divBdr>
            </w:div>
            <w:div w:id="854197555">
              <w:marLeft w:val="0"/>
              <w:marRight w:val="0"/>
              <w:marTop w:val="0"/>
              <w:marBottom w:val="0"/>
              <w:divBdr>
                <w:top w:val="none" w:sz="0" w:space="0" w:color="auto"/>
                <w:left w:val="none" w:sz="0" w:space="0" w:color="auto"/>
                <w:bottom w:val="none" w:sz="0" w:space="0" w:color="auto"/>
                <w:right w:val="none" w:sz="0" w:space="0" w:color="auto"/>
              </w:divBdr>
            </w:div>
            <w:div w:id="878933932">
              <w:marLeft w:val="0"/>
              <w:marRight w:val="0"/>
              <w:marTop w:val="0"/>
              <w:marBottom w:val="0"/>
              <w:divBdr>
                <w:top w:val="none" w:sz="0" w:space="0" w:color="auto"/>
                <w:left w:val="none" w:sz="0" w:space="0" w:color="auto"/>
                <w:bottom w:val="none" w:sz="0" w:space="0" w:color="auto"/>
                <w:right w:val="none" w:sz="0" w:space="0" w:color="auto"/>
              </w:divBdr>
            </w:div>
            <w:div w:id="884103717">
              <w:marLeft w:val="0"/>
              <w:marRight w:val="0"/>
              <w:marTop w:val="0"/>
              <w:marBottom w:val="0"/>
              <w:divBdr>
                <w:top w:val="none" w:sz="0" w:space="0" w:color="auto"/>
                <w:left w:val="none" w:sz="0" w:space="0" w:color="auto"/>
                <w:bottom w:val="none" w:sz="0" w:space="0" w:color="auto"/>
                <w:right w:val="none" w:sz="0" w:space="0" w:color="auto"/>
              </w:divBdr>
            </w:div>
            <w:div w:id="891649266">
              <w:marLeft w:val="0"/>
              <w:marRight w:val="0"/>
              <w:marTop w:val="0"/>
              <w:marBottom w:val="0"/>
              <w:divBdr>
                <w:top w:val="none" w:sz="0" w:space="0" w:color="auto"/>
                <w:left w:val="none" w:sz="0" w:space="0" w:color="auto"/>
                <w:bottom w:val="none" w:sz="0" w:space="0" w:color="auto"/>
                <w:right w:val="none" w:sz="0" w:space="0" w:color="auto"/>
              </w:divBdr>
            </w:div>
            <w:div w:id="896008854">
              <w:marLeft w:val="0"/>
              <w:marRight w:val="0"/>
              <w:marTop w:val="0"/>
              <w:marBottom w:val="0"/>
              <w:divBdr>
                <w:top w:val="none" w:sz="0" w:space="0" w:color="auto"/>
                <w:left w:val="none" w:sz="0" w:space="0" w:color="auto"/>
                <w:bottom w:val="none" w:sz="0" w:space="0" w:color="auto"/>
                <w:right w:val="none" w:sz="0" w:space="0" w:color="auto"/>
              </w:divBdr>
            </w:div>
            <w:div w:id="902643740">
              <w:marLeft w:val="0"/>
              <w:marRight w:val="0"/>
              <w:marTop w:val="0"/>
              <w:marBottom w:val="0"/>
              <w:divBdr>
                <w:top w:val="none" w:sz="0" w:space="0" w:color="auto"/>
                <w:left w:val="none" w:sz="0" w:space="0" w:color="auto"/>
                <w:bottom w:val="none" w:sz="0" w:space="0" w:color="auto"/>
                <w:right w:val="none" w:sz="0" w:space="0" w:color="auto"/>
              </w:divBdr>
            </w:div>
            <w:div w:id="905382754">
              <w:marLeft w:val="0"/>
              <w:marRight w:val="0"/>
              <w:marTop w:val="0"/>
              <w:marBottom w:val="0"/>
              <w:divBdr>
                <w:top w:val="none" w:sz="0" w:space="0" w:color="auto"/>
                <w:left w:val="none" w:sz="0" w:space="0" w:color="auto"/>
                <w:bottom w:val="none" w:sz="0" w:space="0" w:color="auto"/>
                <w:right w:val="none" w:sz="0" w:space="0" w:color="auto"/>
              </w:divBdr>
            </w:div>
            <w:div w:id="914626800">
              <w:marLeft w:val="0"/>
              <w:marRight w:val="0"/>
              <w:marTop w:val="0"/>
              <w:marBottom w:val="0"/>
              <w:divBdr>
                <w:top w:val="none" w:sz="0" w:space="0" w:color="auto"/>
                <w:left w:val="none" w:sz="0" w:space="0" w:color="auto"/>
                <w:bottom w:val="none" w:sz="0" w:space="0" w:color="auto"/>
                <w:right w:val="none" w:sz="0" w:space="0" w:color="auto"/>
              </w:divBdr>
            </w:div>
            <w:div w:id="920799671">
              <w:marLeft w:val="0"/>
              <w:marRight w:val="0"/>
              <w:marTop w:val="0"/>
              <w:marBottom w:val="0"/>
              <w:divBdr>
                <w:top w:val="none" w:sz="0" w:space="0" w:color="auto"/>
                <w:left w:val="none" w:sz="0" w:space="0" w:color="auto"/>
                <w:bottom w:val="none" w:sz="0" w:space="0" w:color="auto"/>
                <w:right w:val="none" w:sz="0" w:space="0" w:color="auto"/>
              </w:divBdr>
            </w:div>
            <w:div w:id="922373607">
              <w:marLeft w:val="0"/>
              <w:marRight w:val="0"/>
              <w:marTop w:val="0"/>
              <w:marBottom w:val="0"/>
              <w:divBdr>
                <w:top w:val="none" w:sz="0" w:space="0" w:color="auto"/>
                <w:left w:val="none" w:sz="0" w:space="0" w:color="auto"/>
                <w:bottom w:val="none" w:sz="0" w:space="0" w:color="auto"/>
                <w:right w:val="none" w:sz="0" w:space="0" w:color="auto"/>
              </w:divBdr>
            </w:div>
            <w:div w:id="923300511">
              <w:marLeft w:val="0"/>
              <w:marRight w:val="0"/>
              <w:marTop w:val="0"/>
              <w:marBottom w:val="0"/>
              <w:divBdr>
                <w:top w:val="none" w:sz="0" w:space="0" w:color="auto"/>
                <w:left w:val="none" w:sz="0" w:space="0" w:color="auto"/>
                <w:bottom w:val="none" w:sz="0" w:space="0" w:color="auto"/>
                <w:right w:val="none" w:sz="0" w:space="0" w:color="auto"/>
              </w:divBdr>
            </w:div>
            <w:div w:id="931812566">
              <w:marLeft w:val="0"/>
              <w:marRight w:val="0"/>
              <w:marTop w:val="0"/>
              <w:marBottom w:val="0"/>
              <w:divBdr>
                <w:top w:val="none" w:sz="0" w:space="0" w:color="auto"/>
                <w:left w:val="none" w:sz="0" w:space="0" w:color="auto"/>
                <w:bottom w:val="none" w:sz="0" w:space="0" w:color="auto"/>
                <w:right w:val="none" w:sz="0" w:space="0" w:color="auto"/>
              </w:divBdr>
            </w:div>
            <w:div w:id="935090429">
              <w:marLeft w:val="0"/>
              <w:marRight w:val="0"/>
              <w:marTop w:val="0"/>
              <w:marBottom w:val="0"/>
              <w:divBdr>
                <w:top w:val="none" w:sz="0" w:space="0" w:color="auto"/>
                <w:left w:val="none" w:sz="0" w:space="0" w:color="auto"/>
                <w:bottom w:val="none" w:sz="0" w:space="0" w:color="auto"/>
                <w:right w:val="none" w:sz="0" w:space="0" w:color="auto"/>
              </w:divBdr>
            </w:div>
            <w:div w:id="936715895">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40188645">
              <w:marLeft w:val="0"/>
              <w:marRight w:val="0"/>
              <w:marTop w:val="0"/>
              <w:marBottom w:val="0"/>
              <w:divBdr>
                <w:top w:val="none" w:sz="0" w:space="0" w:color="auto"/>
                <w:left w:val="none" w:sz="0" w:space="0" w:color="auto"/>
                <w:bottom w:val="none" w:sz="0" w:space="0" w:color="auto"/>
                <w:right w:val="none" w:sz="0" w:space="0" w:color="auto"/>
              </w:divBdr>
            </w:div>
            <w:div w:id="943658796">
              <w:marLeft w:val="0"/>
              <w:marRight w:val="0"/>
              <w:marTop w:val="0"/>
              <w:marBottom w:val="0"/>
              <w:divBdr>
                <w:top w:val="none" w:sz="0" w:space="0" w:color="auto"/>
                <w:left w:val="none" w:sz="0" w:space="0" w:color="auto"/>
                <w:bottom w:val="none" w:sz="0" w:space="0" w:color="auto"/>
                <w:right w:val="none" w:sz="0" w:space="0" w:color="auto"/>
              </w:divBdr>
            </w:div>
            <w:div w:id="944770522">
              <w:marLeft w:val="0"/>
              <w:marRight w:val="0"/>
              <w:marTop w:val="0"/>
              <w:marBottom w:val="0"/>
              <w:divBdr>
                <w:top w:val="none" w:sz="0" w:space="0" w:color="auto"/>
                <w:left w:val="none" w:sz="0" w:space="0" w:color="auto"/>
                <w:bottom w:val="none" w:sz="0" w:space="0" w:color="auto"/>
                <w:right w:val="none" w:sz="0" w:space="0" w:color="auto"/>
              </w:divBdr>
            </w:div>
            <w:div w:id="967589156">
              <w:marLeft w:val="0"/>
              <w:marRight w:val="0"/>
              <w:marTop w:val="0"/>
              <w:marBottom w:val="0"/>
              <w:divBdr>
                <w:top w:val="none" w:sz="0" w:space="0" w:color="auto"/>
                <w:left w:val="none" w:sz="0" w:space="0" w:color="auto"/>
                <w:bottom w:val="none" w:sz="0" w:space="0" w:color="auto"/>
                <w:right w:val="none" w:sz="0" w:space="0" w:color="auto"/>
              </w:divBdr>
            </w:div>
            <w:div w:id="985596935">
              <w:marLeft w:val="0"/>
              <w:marRight w:val="0"/>
              <w:marTop w:val="0"/>
              <w:marBottom w:val="0"/>
              <w:divBdr>
                <w:top w:val="none" w:sz="0" w:space="0" w:color="auto"/>
                <w:left w:val="none" w:sz="0" w:space="0" w:color="auto"/>
                <w:bottom w:val="none" w:sz="0" w:space="0" w:color="auto"/>
                <w:right w:val="none" w:sz="0" w:space="0" w:color="auto"/>
              </w:divBdr>
            </w:div>
            <w:div w:id="989595706">
              <w:marLeft w:val="0"/>
              <w:marRight w:val="0"/>
              <w:marTop w:val="0"/>
              <w:marBottom w:val="0"/>
              <w:divBdr>
                <w:top w:val="none" w:sz="0" w:space="0" w:color="auto"/>
                <w:left w:val="none" w:sz="0" w:space="0" w:color="auto"/>
                <w:bottom w:val="none" w:sz="0" w:space="0" w:color="auto"/>
                <w:right w:val="none" w:sz="0" w:space="0" w:color="auto"/>
              </w:divBdr>
            </w:div>
            <w:div w:id="999848418">
              <w:marLeft w:val="0"/>
              <w:marRight w:val="0"/>
              <w:marTop w:val="0"/>
              <w:marBottom w:val="0"/>
              <w:divBdr>
                <w:top w:val="none" w:sz="0" w:space="0" w:color="auto"/>
                <w:left w:val="none" w:sz="0" w:space="0" w:color="auto"/>
                <w:bottom w:val="none" w:sz="0" w:space="0" w:color="auto"/>
                <w:right w:val="none" w:sz="0" w:space="0" w:color="auto"/>
              </w:divBdr>
            </w:div>
            <w:div w:id="1000892236">
              <w:marLeft w:val="0"/>
              <w:marRight w:val="0"/>
              <w:marTop w:val="0"/>
              <w:marBottom w:val="0"/>
              <w:divBdr>
                <w:top w:val="none" w:sz="0" w:space="0" w:color="auto"/>
                <w:left w:val="none" w:sz="0" w:space="0" w:color="auto"/>
                <w:bottom w:val="none" w:sz="0" w:space="0" w:color="auto"/>
                <w:right w:val="none" w:sz="0" w:space="0" w:color="auto"/>
              </w:divBdr>
            </w:div>
            <w:div w:id="1001276063">
              <w:marLeft w:val="0"/>
              <w:marRight w:val="0"/>
              <w:marTop w:val="0"/>
              <w:marBottom w:val="0"/>
              <w:divBdr>
                <w:top w:val="none" w:sz="0" w:space="0" w:color="auto"/>
                <w:left w:val="none" w:sz="0" w:space="0" w:color="auto"/>
                <w:bottom w:val="none" w:sz="0" w:space="0" w:color="auto"/>
                <w:right w:val="none" w:sz="0" w:space="0" w:color="auto"/>
              </w:divBdr>
            </w:div>
            <w:div w:id="1003358740">
              <w:marLeft w:val="0"/>
              <w:marRight w:val="0"/>
              <w:marTop w:val="0"/>
              <w:marBottom w:val="0"/>
              <w:divBdr>
                <w:top w:val="none" w:sz="0" w:space="0" w:color="auto"/>
                <w:left w:val="none" w:sz="0" w:space="0" w:color="auto"/>
                <w:bottom w:val="none" w:sz="0" w:space="0" w:color="auto"/>
                <w:right w:val="none" w:sz="0" w:space="0" w:color="auto"/>
              </w:divBdr>
            </w:div>
            <w:div w:id="1009020469">
              <w:marLeft w:val="0"/>
              <w:marRight w:val="0"/>
              <w:marTop w:val="0"/>
              <w:marBottom w:val="0"/>
              <w:divBdr>
                <w:top w:val="none" w:sz="0" w:space="0" w:color="auto"/>
                <w:left w:val="none" w:sz="0" w:space="0" w:color="auto"/>
                <w:bottom w:val="none" w:sz="0" w:space="0" w:color="auto"/>
                <w:right w:val="none" w:sz="0" w:space="0" w:color="auto"/>
              </w:divBdr>
            </w:div>
            <w:div w:id="1011444774">
              <w:marLeft w:val="0"/>
              <w:marRight w:val="0"/>
              <w:marTop w:val="0"/>
              <w:marBottom w:val="0"/>
              <w:divBdr>
                <w:top w:val="none" w:sz="0" w:space="0" w:color="auto"/>
                <w:left w:val="none" w:sz="0" w:space="0" w:color="auto"/>
                <w:bottom w:val="none" w:sz="0" w:space="0" w:color="auto"/>
                <w:right w:val="none" w:sz="0" w:space="0" w:color="auto"/>
              </w:divBdr>
            </w:div>
            <w:div w:id="1028719548">
              <w:marLeft w:val="0"/>
              <w:marRight w:val="0"/>
              <w:marTop w:val="0"/>
              <w:marBottom w:val="0"/>
              <w:divBdr>
                <w:top w:val="none" w:sz="0" w:space="0" w:color="auto"/>
                <w:left w:val="none" w:sz="0" w:space="0" w:color="auto"/>
                <w:bottom w:val="none" w:sz="0" w:space="0" w:color="auto"/>
                <w:right w:val="none" w:sz="0" w:space="0" w:color="auto"/>
              </w:divBdr>
            </w:div>
            <w:div w:id="1031417930">
              <w:marLeft w:val="0"/>
              <w:marRight w:val="0"/>
              <w:marTop w:val="0"/>
              <w:marBottom w:val="0"/>
              <w:divBdr>
                <w:top w:val="none" w:sz="0" w:space="0" w:color="auto"/>
                <w:left w:val="none" w:sz="0" w:space="0" w:color="auto"/>
                <w:bottom w:val="none" w:sz="0" w:space="0" w:color="auto"/>
                <w:right w:val="none" w:sz="0" w:space="0" w:color="auto"/>
              </w:divBdr>
            </w:div>
            <w:div w:id="1034843851">
              <w:marLeft w:val="0"/>
              <w:marRight w:val="0"/>
              <w:marTop w:val="0"/>
              <w:marBottom w:val="0"/>
              <w:divBdr>
                <w:top w:val="none" w:sz="0" w:space="0" w:color="auto"/>
                <w:left w:val="none" w:sz="0" w:space="0" w:color="auto"/>
                <w:bottom w:val="none" w:sz="0" w:space="0" w:color="auto"/>
                <w:right w:val="none" w:sz="0" w:space="0" w:color="auto"/>
              </w:divBdr>
            </w:div>
            <w:div w:id="1037655591">
              <w:marLeft w:val="0"/>
              <w:marRight w:val="0"/>
              <w:marTop w:val="0"/>
              <w:marBottom w:val="0"/>
              <w:divBdr>
                <w:top w:val="none" w:sz="0" w:space="0" w:color="auto"/>
                <w:left w:val="none" w:sz="0" w:space="0" w:color="auto"/>
                <w:bottom w:val="none" w:sz="0" w:space="0" w:color="auto"/>
                <w:right w:val="none" w:sz="0" w:space="0" w:color="auto"/>
              </w:divBdr>
            </w:div>
            <w:div w:id="1044719483">
              <w:marLeft w:val="0"/>
              <w:marRight w:val="0"/>
              <w:marTop w:val="0"/>
              <w:marBottom w:val="0"/>
              <w:divBdr>
                <w:top w:val="none" w:sz="0" w:space="0" w:color="auto"/>
                <w:left w:val="none" w:sz="0" w:space="0" w:color="auto"/>
                <w:bottom w:val="none" w:sz="0" w:space="0" w:color="auto"/>
                <w:right w:val="none" w:sz="0" w:space="0" w:color="auto"/>
              </w:divBdr>
            </w:div>
            <w:div w:id="1055278354">
              <w:marLeft w:val="0"/>
              <w:marRight w:val="0"/>
              <w:marTop w:val="0"/>
              <w:marBottom w:val="0"/>
              <w:divBdr>
                <w:top w:val="none" w:sz="0" w:space="0" w:color="auto"/>
                <w:left w:val="none" w:sz="0" w:space="0" w:color="auto"/>
                <w:bottom w:val="none" w:sz="0" w:space="0" w:color="auto"/>
                <w:right w:val="none" w:sz="0" w:space="0" w:color="auto"/>
              </w:divBdr>
            </w:div>
            <w:div w:id="1057050800">
              <w:marLeft w:val="0"/>
              <w:marRight w:val="0"/>
              <w:marTop w:val="0"/>
              <w:marBottom w:val="0"/>
              <w:divBdr>
                <w:top w:val="none" w:sz="0" w:space="0" w:color="auto"/>
                <w:left w:val="none" w:sz="0" w:space="0" w:color="auto"/>
                <w:bottom w:val="none" w:sz="0" w:space="0" w:color="auto"/>
                <w:right w:val="none" w:sz="0" w:space="0" w:color="auto"/>
              </w:divBdr>
            </w:div>
            <w:div w:id="1063021046">
              <w:marLeft w:val="0"/>
              <w:marRight w:val="0"/>
              <w:marTop w:val="0"/>
              <w:marBottom w:val="0"/>
              <w:divBdr>
                <w:top w:val="none" w:sz="0" w:space="0" w:color="auto"/>
                <w:left w:val="none" w:sz="0" w:space="0" w:color="auto"/>
                <w:bottom w:val="none" w:sz="0" w:space="0" w:color="auto"/>
                <w:right w:val="none" w:sz="0" w:space="0" w:color="auto"/>
              </w:divBdr>
            </w:div>
            <w:div w:id="1068570630">
              <w:marLeft w:val="0"/>
              <w:marRight w:val="0"/>
              <w:marTop w:val="0"/>
              <w:marBottom w:val="0"/>
              <w:divBdr>
                <w:top w:val="none" w:sz="0" w:space="0" w:color="auto"/>
                <w:left w:val="none" w:sz="0" w:space="0" w:color="auto"/>
                <w:bottom w:val="none" w:sz="0" w:space="0" w:color="auto"/>
                <w:right w:val="none" w:sz="0" w:space="0" w:color="auto"/>
              </w:divBdr>
            </w:div>
            <w:div w:id="1085422693">
              <w:marLeft w:val="0"/>
              <w:marRight w:val="0"/>
              <w:marTop w:val="0"/>
              <w:marBottom w:val="0"/>
              <w:divBdr>
                <w:top w:val="none" w:sz="0" w:space="0" w:color="auto"/>
                <w:left w:val="none" w:sz="0" w:space="0" w:color="auto"/>
                <w:bottom w:val="none" w:sz="0" w:space="0" w:color="auto"/>
                <w:right w:val="none" w:sz="0" w:space="0" w:color="auto"/>
              </w:divBdr>
            </w:div>
            <w:div w:id="1098519596">
              <w:marLeft w:val="0"/>
              <w:marRight w:val="0"/>
              <w:marTop w:val="0"/>
              <w:marBottom w:val="0"/>
              <w:divBdr>
                <w:top w:val="none" w:sz="0" w:space="0" w:color="auto"/>
                <w:left w:val="none" w:sz="0" w:space="0" w:color="auto"/>
                <w:bottom w:val="none" w:sz="0" w:space="0" w:color="auto"/>
                <w:right w:val="none" w:sz="0" w:space="0" w:color="auto"/>
              </w:divBdr>
            </w:div>
            <w:div w:id="1100176402">
              <w:marLeft w:val="0"/>
              <w:marRight w:val="0"/>
              <w:marTop w:val="0"/>
              <w:marBottom w:val="0"/>
              <w:divBdr>
                <w:top w:val="none" w:sz="0" w:space="0" w:color="auto"/>
                <w:left w:val="none" w:sz="0" w:space="0" w:color="auto"/>
                <w:bottom w:val="none" w:sz="0" w:space="0" w:color="auto"/>
                <w:right w:val="none" w:sz="0" w:space="0" w:color="auto"/>
              </w:divBdr>
            </w:div>
            <w:div w:id="1104379853">
              <w:marLeft w:val="0"/>
              <w:marRight w:val="0"/>
              <w:marTop w:val="0"/>
              <w:marBottom w:val="0"/>
              <w:divBdr>
                <w:top w:val="none" w:sz="0" w:space="0" w:color="auto"/>
                <w:left w:val="none" w:sz="0" w:space="0" w:color="auto"/>
                <w:bottom w:val="none" w:sz="0" w:space="0" w:color="auto"/>
                <w:right w:val="none" w:sz="0" w:space="0" w:color="auto"/>
              </w:divBdr>
            </w:div>
            <w:div w:id="1110004489">
              <w:marLeft w:val="0"/>
              <w:marRight w:val="0"/>
              <w:marTop w:val="0"/>
              <w:marBottom w:val="0"/>
              <w:divBdr>
                <w:top w:val="none" w:sz="0" w:space="0" w:color="auto"/>
                <w:left w:val="none" w:sz="0" w:space="0" w:color="auto"/>
                <w:bottom w:val="none" w:sz="0" w:space="0" w:color="auto"/>
                <w:right w:val="none" w:sz="0" w:space="0" w:color="auto"/>
              </w:divBdr>
            </w:div>
            <w:div w:id="1111167361">
              <w:marLeft w:val="0"/>
              <w:marRight w:val="0"/>
              <w:marTop w:val="0"/>
              <w:marBottom w:val="0"/>
              <w:divBdr>
                <w:top w:val="none" w:sz="0" w:space="0" w:color="auto"/>
                <w:left w:val="none" w:sz="0" w:space="0" w:color="auto"/>
                <w:bottom w:val="none" w:sz="0" w:space="0" w:color="auto"/>
                <w:right w:val="none" w:sz="0" w:space="0" w:color="auto"/>
              </w:divBdr>
            </w:div>
            <w:div w:id="1113784795">
              <w:marLeft w:val="0"/>
              <w:marRight w:val="0"/>
              <w:marTop w:val="0"/>
              <w:marBottom w:val="0"/>
              <w:divBdr>
                <w:top w:val="none" w:sz="0" w:space="0" w:color="auto"/>
                <w:left w:val="none" w:sz="0" w:space="0" w:color="auto"/>
                <w:bottom w:val="none" w:sz="0" w:space="0" w:color="auto"/>
                <w:right w:val="none" w:sz="0" w:space="0" w:color="auto"/>
              </w:divBdr>
            </w:div>
            <w:div w:id="1126393683">
              <w:marLeft w:val="0"/>
              <w:marRight w:val="0"/>
              <w:marTop w:val="0"/>
              <w:marBottom w:val="0"/>
              <w:divBdr>
                <w:top w:val="none" w:sz="0" w:space="0" w:color="auto"/>
                <w:left w:val="none" w:sz="0" w:space="0" w:color="auto"/>
                <w:bottom w:val="none" w:sz="0" w:space="0" w:color="auto"/>
                <w:right w:val="none" w:sz="0" w:space="0" w:color="auto"/>
              </w:divBdr>
            </w:div>
            <w:div w:id="1132214727">
              <w:marLeft w:val="0"/>
              <w:marRight w:val="0"/>
              <w:marTop w:val="0"/>
              <w:marBottom w:val="0"/>
              <w:divBdr>
                <w:top w:val="none" w:sz="0" w:space="0" w:color="auto"/>
                <w:left w:val="none" w:sz="0" w:space="0" w:color="auto"/>
                <w:bottom w:val="none" w:sz="0" w:space="0" w:color="auto"/>
                <w:right w:val="none" w:sz="0" w:space="0" w:color="auto"/>
              </w:divBdr>
            </w:div>
            <w:div w:id="1135831912">
              <w:marLeft w:val="0"/>
              <w:marRight w:val="0"/>
              <w:marTop w:val="0"/>
              <w:marBottom w:val="0"/>
              <w:divBdr>
                <w:top w:val="none" w:sz="0" w:space="0" w:color="auto"/>
                <w:left w:val="none" w:sz="0" w:space="0" w:color="auto"/>
                <w:bottom w:val="none" w:sz="0" w:space="0" w:color="auto"/>
                <w:right w:val="none" w:sz="0" w:space="0" w:color="auto"/>
              </w:divBdr>
            </w:div>
            <w:div w:id="1147821978">
              <w:marLeft w:val="0"/>
              <w:marRight w:val="0"/>
              <w:marTop w:val="0"/>
              <w:marBottom w:val="0"/>
              <w:divBdr>
                <w:top w:val="none" w:sz="0" w:space="0" w:color="auto"/>
                <w:left w:val="none" w:sz="0" w:space="0" w:color="auto"/>
                <w:bottom w:val="none" w:sz="0" w:space="0" w:color="auto"/>
                <w:right w:val="none" w:sz="0" w:space="0" w:color="auto"/>
              </w:divBdr>
            </w:div>
            <w:div w:id="1151480744">
              <w:marLeft w:val="0"/>
              <w:marRight w:val="0"/>
              <w:marTop w:val="0"/>
              <w:marBottom w:val="0"/>
              <w:divBdr>
                <w:top w:val="none" w:sz="0" w:space="0" w:color="auto"/>
                <w:left w:val="none" w:sz="0" w:space="0" w:color="auto"/>
                <w:bottom w:val="none" w:sz="0" w:space="0" w:color="auto"/>
                <w:right w:val="none" w:sz="0" w:space="0" w:color="auto"/>
              </w:divBdr>
            </w:div>
            <w:div w:id="1154178978">
              <w:marLeft w:val="0"/>
              <w:marRight w:val="0"/>
              <w:marTop w:val="0"/>
              <w:marBottom w:val="0"/>
              <w:divBdr>
                <w:top w:val="none" w:sz="0" w:space="0" w:color="auto"/>
                <w:left w:val="none" w:sz="0" w:space="0" w:color="auto"/>
                <w:bottom w:val="none" w:sz="0" w:space="0" w:color="auto"/>
                <w:right w:val="none" w:sz="0" w:space="0" w:color="auto"/>
              </w:divBdr>
            </w:div>
            <w:div w:id="1166171123">
              <w:marLeft w:val="0"/>
              <w:marRight w:val="0"/>
              <w:marTop w:val="0"/>
              <w:marBottom w:val="0"/>
              <w:divBdr>
                <w:top w:val="none" w:sz="0" w:space="0" w:color="auto"/>
                <w:left w:val="none" w:sz="0" w:space="0" w:color="auto"/>
                <w:bottom w:val="none" w:sz="0" w:space="0" w:color="auto"/>
                <w:right w:val="none" w:sz="0" w:space="0" w:color="auto"/>
              </w:divBdr>
            </w:div>
            <w:div w:id="1167986156">
              <w:marLeft w:val="0"/>
              <w:marRight w:val="0"/>
              <w:marTop w:val="0"/>
              <w:marBottom w:val="0"/>
              <w:divBdr>
                <w:top w:val="none" w:sz="0" w:space="0" w:color="auto"/>
                <w:left w:val="none" w:sz="0" w:space="0" w:color="auto"/>
                <w:bottom w:val="none" w:sz="0" w:space="0" w:color="auto"/>
                <w:right w:val="none" w:sz="0" w:space="0" w:color="auto"/>
              </w:divBdr>
            </w:div>
            <w:div w:id="1172721379">
              <w:marLeft w:val="0"/>
              <w:marRight w:val="0"/>
              <w:marTop w:val="0"/>
              <w:marBottom w:val="0"/>
              <w:divBdr>
                <w:top w:val="none" w:sz="0" w:space="0" w:color="auto"/>
                <w:left w:val="none" w:sz="0" w:space="0" w:color="auto"/>
                <w:bottom w:val="none" w:sz="0" w:space="0" w:color="auto"/>
                <w:right w:val="none" w:sz="0" w:space="0" w:color="auto"/>
              </w:divBdr>
            </w:div>
            <w:div w:id="1188838499">
              <w:marLeft w:val="0"/>
              <w:marRight w:val="0"/>
              <w:marTop w:val="0"/>
              <w:marBottom w:val="0"/>
              <w:divBdr>
                <w:top w:val="none" w:sz="0" w:space="0" w:color="auto"/>
                <w:left w:val="none" w:sz="0" w:space="0" w:color="auto"/>
                <w:bottom w:val="none" w:sz="0" w:space="0" w:color="auto"/>
                <w:right w:val="none" w:sz="0" w:space="0" w:color="auto"/>
              </w:divBdr>
            </w:div>
            <w:div w:id="1189566387">
              <w:marLeft w:val="0"/>
              <w:marRight w:val="0"/>
              <w:marTop w:val="0"/>
              <w:marBottom w:val="0"/>
              <w:divBdr>
                <w:top w:val="none" w:sz="0" w:space="0" w:color="auto"/>
                <w:left w:val="none" w:sz="0" w:space="0" w:color="auto"/>
                <w:bottom w:val="none" w:sz="0" w:space="0" w:color="auto"/>
                <w:right w:val="none" w:sz="0" w:space="0" w:color="auto"/>
              </w:divBdr>
            </w:div>
            <w:div w:id="1195995331">
              <w:marLeft w:val="0"/>
              <w:marRight w:val="0"/>
              <w:marTop w:val="0"/>
              <w:marBottom w:val="0"/>
              <w:divBdr>
                <w:top w:val="none" w:sz="0" w:space="0" w:color="auto"/>
                <w:left w:val="none" w:sz="0" w:space="0" w:color="auto"/>
                <w:bottom w:val="none" w:sz="0" w:space="0" w:color="auto"/>
                <w:right w:val="none" w:sz="0" w:space="0" w:color="auto"/>
              </w:divBdr>
            </w:div>
            <w:div w:id="1196456155">
              <w:marLeft w:val="0"/>
              <w:marRight w:val="0"/>
              <w:marTop w:val="0"/>
              <w:marBottom w:val="0"/>
              <w:divBdr>
                <w:top w:val="none" w:sz="0" w:space="0" w:color="auto"/>
                <w:left w:val="none" w:sz="0" w:space="0" w:color="auto"/>
                <w:bottom w:val="none" w:sz="0" w:space="0" w:color="auto"/>
                <w:right w:val="none" w:sz="0" w:space="0" w:color="auto"/>
              </w:divBdr>
            </w:div>
            <w:div w:id="1208563494">
              <w:marLeft w:val="0"/>
              <w:marRight w:val="0"/>
              <w:marTop w:val="0"/>
              <w:marBottom w:val="0"/>
              <w:divBdr>
                <w:top w:val="none" w:sz="0" w:space="0" w:color="auto"/>
                <w:left w:val="none" w:sz="0" w:space="0" w:color="auto"/>
                <w:bottom w:val="none" w:sz="0" w:space="0" w:color="auto"/>
                <w:right w:val="none" w:sz="0" w:space="0" w:color="auto"/>
              </w:divBdr>
            </w:div>
            <w:div w:id="1213496682">
              <w:marLeft w:val="0"/>
              <w:marRight w:val="0"/>
              <w:marTop w:val="0"/>
              <w:marBottom w:val="0"/>
              <w:divBdr>
                <w:top w:val="none" w:sz="0" w:space="0" w:color="auto"/>
                <w:left w:val="none" w:sz="0" w:space="0" w:color="auto"/>
                <w:bottom w:val="none" w:sz="0" w:space="0" w:color="auto"/>
                <w:right w:val="none" w:sz="0" w:space="0" w:color="auto"/>
              </w:divBdr>
            </w:div>
            <w:div w:id="1214854584">
              <w:marLeft w:val="0"/>
              <w:marRight w:val="0"/>
              <w:marTop w:val="0"/>
              <w:marBottom w:val="0"/>
              <w:divBdr>
                <w:top w:val="none" w:sz="0" w:space="0" w:color="auto"/>
                <w:left w:val="none" w:sz="0" w:space="0" w:color="auto"/>
                <w:bottom w:val="none" w:sz="0" w:space="0" w:color="auto"/>
                <w:right w:val="none" w:sz="0" w:space="0" w:color="auto"/>
              </w:divBdr>
            </w:div>
            <w:div w:id="1215391095">
              <w:marLeft w:val="0"/>
              <w:marRight w:val="0"/>
              <w:marTop w:val="0"/>
              <w:marBottom w:val="0"/>
              <w:divBdr>
                <w:top w:val="none" w:sz="0" w:space="0" w:color="auto"/>
                <w:left w:val="none" w:sz="0" w:space="0" w:color="auto"/>
                <w:bottom w:val="none" w:sz="0" w:space="0" w:color="auto"/>
                <w:right w:val="none" w:sz="0" w:space="0" w:color="auto"/>
              </w:divBdr>
            </w:div>
            <w:div w:id="1218471429">
              <w:marLeft w:val="0"/>
              <w:marRight w:val="0"/>
              <w:marTop w:val="0"/>
              <w:marBottom w:val="0"/>
              <w:divBdr>
                <w:top w:val="none" w:sz="0" w:space="0" w:color="auto"/>
                <w:left w:val="none" w:sz="0" w:space="0" w:color="auto"/>
                <w:bottom w:val="none" w:sz="0" w:space="0" w:color="auto"/>
                <w:right w:val="none" w:sz="0" w:space="0" w:color="auto"/>
              </w:divBdr>
            </w:div>
            <w:div w:id="1231421985">
              <w:marLeft w:val="0"/>
              <w:marRight w:val="0"/>
              <w:marTop w:val="0"/>
              <w:marBottom w:val="0"/>
              <w:divBdr>
                <w:top w:val="none" w:sz="0" w:space="0" w:color="auto"/>
                <w:left w:val="none" w:sz="0" w:space="0" w:color="auto"/>
                <w:bottom w:val="none" w:sz="0" w:space="0" w:color="auto"/>
                <w:right w:val="none" w:sz="0" w:space="0" w:color="auto"/>
              </w:divBdr>
            </w:div>
            <w:div w:id="1257783579">
              <w:marLeft w:val="0"/>
              <w:marRight w:val="0"/>
              <w:marTop w:val="0"/>
              <w:marBottom w:val="0"/>
              <w:divBdr>
                <w:top w:val="none" w:sz="0" w:space="0" w:color="auto"/>
                <w:left w:val="none" w:sz="0" w:space="0" w:color="auto"/>
                <w:bottom w:val="none" w:sz="0" w:space="0" w:color="auto"/>
                <w:right w:val="none" w:sz="0" w:space="0" w:color="auto"/>
              </w:divBdr>
            </w:div>
            <w:div w:id="1262496357">
              <w:marLeft w:val="0"/>
              <w:marRight w:val="0"/>
              <w:marTop w:val="0"/>
              <w:marBottom w:val="0"/>
              <w:divBdr>
                <w:top w:val="none" w:sz="0" w:space="0" w:color="auto"/>
                <w:left w:val="none" w:sz="0" w:space="0" w:color="auto"/>
                <w:bottom w:val="none" w:sz="0" w:space="0" w:color="auto"/>
                <w:right w:val="none" w:sz="0" w:space="0" w:color="auto"/>
              </w:divBdr>
            </w:div>
            <w:div w:id="1264262211">
              <w:marLeft w:val="0"/>
              <w:marRight w:val="0"/>
              <w:marTop w:val="0"/>
              <w:marBottom w:val="0"/>
              <w:divBdr>
                <w:top w:val="none" w:sz="0" w:space="0" w:color="auto"/>
                <w:left w:val="none" w:sz="0" w:space="0" w:color="auto"/>
                <w:bottom w:val="none" w:sz="0" w:space="0" w:color="auto"/>
                <w:right w:val="none" w:sz="0" w:space="0" w:color="auto"/>
              </w:divBdr>
            </w:div>
            <w:div w:id="1264269544">
              <w:marLeft w:val="0"/>
              <w:marRight w:val="0"/>
              <w:marTop w:val="0"/>
              <w:marBottom w:val="0"/>
              <w:divBdr>
                <w:top w:val="none" w:sz="0" w:space="0" w:color="auto"/>
                <w:left w:val="none" w:sz="0" w:space="0" w:color="auto"/>
                <w:bottom w:val="none" w:sz="0" w:space="0" w:color="auto"/>
                <w:right w:val="none" w:sz="0" w:space="0" w:color="auto"/>
              </w:divBdr>
            </w:div>
            <w:div w:id="1264915695">
              <w:marLeft w:val="0"/>
              <w:marRight w:val="0"/>
              <w:marTop w:val="0"/>
              <w:marBottom w:val="0"/>
              <w:divBdr>
                <w:top w:val="none" w:sz="0" w:space="0" w:color="auto"/>
                <w:left w:val="none" w:sz="0" w:space="0" w:color="auto"/>
                <w:bottom w:val="none" w:sz="0" w:space="0" w:color="auto"/>
                <w:right w:val="none" w:sz="0" w:space="0" w:color="auto"/>
              </w:divBdr>
            </w:div>
            <w:div w:id="1271664564">
              <w:marLeft w:val="0"/>
              <w:marRight w:val="0"/>
              <w:marTop w:val="0"/>
              <w:marBottom w:val="0"/>
              <w:divBdr>
                <w:top w:val="none" w:sz="0" w:space="0" w:color="auto"/>
                <w:left w:val="none" w:sz="0" w:space="0" w:color="auto"/>
                <w:bottom w:val="none" w:sz="0" w:space="0" w:color="auto"/>
                <w:right w:val="none" w:sz="0" w:space="0" w:color="auto"/>
              </w:divBdr>
            </w:div>
            <w:div w:id="1281958114">
              <w:marLeft w:val="0"/>
              <w:marRight w:val="0"/>
              <w:marTop w:val="0"/>
              <w:marBottom w:val="0"/>
              <w:divBdr>
                <w:top w:val="none" w:sz="0" w:space="0" w:color="auto"/>
                <w:left w:val="none" w:sz="0" w:space="0" w:color="auto"/>
                <w:bottom w:val="none" w:sz="0" w:space="0" w:color="auto"/>
                <w:right w:val="none" w:sz="0" w:space="0" w:color="auto"/>
              </w:divBdr>
            </w:div>
            <w:div w:id="1283655625">
              <w:marLeft w:val="0"/>
              <w:marRight w:val="0"/>
              <w:marTop w:val="0"/>
              <w:marBottom w:val="0"/>
              <w:divBdr>
                <w:top w:val="none" w:sz="0" w:space="0" w:color="auto"/>
                <w:left w:val="none" w:sz="0" w:space="0" w:color="auto"/>
                <w:bottom w:val="none" w:sz="0" w:space="0" w:color="auto"/>
                <w:right w:val="none" w:sz="0" w:space="0" w:color="auto"/>
              </w:divBdr>
            </w:div>
            <w:div w:id="1287347170">
              <w:marLeft w:val="0"/>
              <w:marRight w:val="0"/>
              <w:marTop w:val="0"/>
              <w:marBottom w:val="0"/>
              <w:divBdr>
                <w:top w:val="none" w:sz="0" w:space="0" w:color="auto"/>
                <w:left w:val="none" w:sz="0" w:space="0" w:color="auto"/>
                <w:bottom w:val="none" w:sz="0" w:space="0" w:color="auto"/>
                <w:right w:val="none" w:sz="0" w:space="0" w:color="auto"/>
              </w:divBdr>
            </w:div>
            <w:div w:id="1290631298">
              <w:marLeft w:val="0"/>
              <w:marRight w:val="0"/>
              <w:marTop w:val="0"/>
              <w:marBottom w:val="0"/>
              <w:divBdr>
                <w:top w:val="none" w:sz="0" w:space="0" w:color="auto"/>
                <w:left w:val="none" w:sz="0" w:space="0" w:color="auto"/>
                <w:bottom w:val="none" w:sz="0" w:space="0" w:color="auto"/>
                <w:right w:val="none" w:sz="0" w:space="0" w:color="auto"/>
              </w:divBdr>
            </w:div>
            <w:div w:id="1293101311">
              <w:marLeft w:val="0"/>
              <w:marRight w:val="0"/>
              <w:marTop w:val="0"/>
              <w:marBottom w:val="0"/>
              <w:divBdr>
                <w:top w:val="none" w:sz="0" w:space="0" w:color="auto"/>
                <w:left w:val="none" w:sz="0" w:space="0" w:color="auto"/>
                <w:bottom w:val="none" w:sz="0" w:space="0" w:color="auto"/>
                <w:right w:val="none" w:sz="0" w:space="0" w:color="auto"/>
              </w:divBdr>
            </w:div>
            <w:div w:id="1294870135">
              <w:marLeft w:val="0"/>
              <w:marRight w:val="0"/>
              <w:marTop w:val="0"/>
              <w:marBottom w:val="0"/>
              <w:divBdr>
                <w:top w:val="none" w:sz="0" w:space="0" w:color="auto"/>
                <w:left w:val="none" w:sz="0" w:space="0" w:color="auto"/>
                <w:bottom w:val="none" w:sz="0" w:space="0" w:color="auto"/>
                <w:right w:val="none" w:sz="0" w:space="0" w:color="auto"/>
              </w:divBdr>
            </w:div>
            <w:div w:id="1297951571">
              <w:marLeft w:val="0"/>
              <w:marRight w:val="0"/>
              <w:marTop w:val="0"/>
              <w:marBottom w:val="0"/>
              <w:divBdr>
                <w:top w:val="none" w:sz="0" w:space="0" w:color="auto"/>
                <w:left w:val="none" w:sz="0" w:space="0" w:color="auto"/>
                <w:bottom w:val="none" w:sz="0" w:space="0" w:color="auto"/>
                <w:right w:val="none" w:sz="0" w:space="0" w:color="auto"/>
              </w:divBdr>
            </w:div>
            <w:div w:id="1298099740">
              <w:marLeft w:val="0"/>
              <w:marRight w:val="0"/>
              <w:marTop w:val="0"/>
              <w:marBottom w:val="0"/>
              <w:divBdr>
                <w:top w:val="none" w:sz="0" w:space="0" w:color="auto"/>
                <w:left w:val="none" w:sz="0" w:space="0" w:color="auto"/>
                <w:bottom w:val="none" w:sz="0" w:space="0" w:color="auto"/>
                <w:right w:val="none" w:sz="0" w:space="0" w:color="auto"/>
              </w:divBdr>
            </w:div>
            <w:div w:id="1299071063">
              <w:marLeft w:val="0"/>
              <w:marRight w:val="0"/>
              <w:marTop w:val="0"/>
              <w:marBottom w:val="0"/>
              <w:divBdr>
                <w:top w:val="none" w:sz="0" w:space="0" w:color="auto"/>
                <w:left w:val="none" w:sz="0" w:space="0" w:color="auto"/>
                <w:bottom w:val="none" w:sz="0" w:space="0" w:color="auto"/>
                <w:right w:val="none" w:sz="0" w:space="0" w:color="auto"/>
              </w:divBdr>
            </w:div>
            <w:div w:id="1301376432">
              <w:marLeft w:val="0"/>
              <w:marRight w:val="0"/>
              <w:marTop w:val="0"/>
              <w:marBottom w:val="0"/>
              <w:divBdr>
                <w:top w:val="none" w:sz="0" w:space="0" w:color="auto"/>
                <w:left w:val="none" w:sz="0" w:space="0" w:color="auto"/>
                <w:bottom w:val="none" w:sz="0" w:space="0" w:color="auto"/>
                <w:right w:val="none" w:sz="0" w:space="0" w:color="auto"/>
              </w:divBdr>
            </w:div>
            <w:div w:id="1302880519">
              <w:marLeft w:val="0"/>
              <w:marRight w:val="0"/>
              <w:marTop w:val="0"/>
              <w:marBottom w:val="0"/>
              <w:divBdr>
                <w:top w:val="none" w:sz="0" w:space="0" w:color="auto"/>
                <w:left w:val="none" w:sz="0" w:space="0" w:color="auto"/>
                <w:bottom w:val="none" w:sz="0" w:space="0" w:color="auto"/>
                <w:right w:val="none" w:sz="0" w:space="0" w:color="auto"/>
              </w:divBdr>
            </w:div>
            <w:div w:id="1309550415">
              <w:marLeft w:val="0"/>
              <w:marRight w:val="0"/>
              <w:marTop w:val="0"/>
              <w:marBottom w:val="0"/>
              <w:divBdr>
                <w:top w:val="none" w:sz="0" w:space="0" w:color="auto"/>
                <w:left w:val="none" w:sz="0" w:space="0" w:color="auto"/>
                <w:bottom w:val="none" w:sz="0" w:space="0" w:color="auto"/>
                <w:right w:val="none" w:sz="0" w:space="0" w:color="auto"/>
              </w:divBdr>
            </w:div>
            <w:div w:id="1311208623">
              <w:marLeft w:val="0"/>
              <w:marRight w:val="0"/>
              <w:marTop w:val="0"/>
              <w:marBottom w:val="0"/>
              <w:divBdr>
                <w:top w:val="none" w:sz="0" w:space="0" w:color="auto"/>
                <w:left w:val="none" w:sz="0" w:space="0" w:color="auto"/>
                <w:bottom w:val="none" w:sz="0" w:space="0" w:color="auto"/>
                <w:right w:val="none" w:sz="0" w:space="0" w:color="auto"/>
              </w:divBdr>
            </w:div>
            <w:div w:id="1321344941">
              <w:marLeft w:val="0"/>
              <w:marRight w:val="0"/>
              <w:marTop w:val="0"/>
              <w:marBottom w:val="0"/>
              <w:divBdr>
                <w:top w:val="none" w:sz="0" w:space="0" w:color="auto"/>
                <w:left w:val="none" w:sz="0" w:space="0" w:color="auto"/>
                <w:bottom w:val="none" w:sz="0" w:space="0" w:color="auto"/>
                <w:right w:val="none" w:sz="0" w:space="0" w:color="auto"/>
              </w:divBdr>
            </w:div>
            <w:div w:id="1334917533">
              <w:marLeft w:val="0"/>
              <w:marRight w:val="0"/>
              <w:marTop w:val="0"/>
              <w:marBottom w:val="0"/>
              <w:divBdr>
                <w:top w:val="none" w:sz="0" w:space="0" w:color="auto"/>
                <w:left w:val="none" w:sz="0" w:space="0" w:color="auto"/>
                <w:bottom w:val="none" w:sz="0" w:space="0" w:color="auto"/>
                <w:right w:val="none" w:sz="0" w:space="0" w:color="auto"/>
              </w:divBdr>
            </w:div>
            <w:div w:id="1340808802">
              <w:marLeft w:val="0"/>
              <w:marRight w:val="0"/>
              <w:marTop w:val="0"/>
              <w:marBottom w:val="0"/>
              <w:divBdr>
                <w:top w:val="none" w:sz="0" w:space="0" w:color="auto"/>
                <w:left w:val="none" w:sz="0" w:space="0" w:color="auto"/>
                <w:bottom w:val="none" w:sz="0" w:space="0" w:color="auto"/>
                <w:right w:val="none" w:sz="0" w:space="0" w:color="auto"/>
              </w:divBdr>
            </w:div>
            <w:div w:id="1342658634">
              <w:marLeft w:val="0"/>
              <w:marRight w:val="0"/>
              <w:marTop w:val="0"/>
              <w:marBottom w:val="0"/>
              <w:divBdr>
                <w:top w:val="none" w:sz="0" w:space="0" w:color="auto"/>
                <w:left w:val="none" w:sz="0" w:space="0" w:color="auto"/>
                <w:bottom w:val="none" w:sz="0" w:space="0" w:color="auto"/>
                <w:right w:val="none" w:sz="0" w:space="0" w:color="auto"/>
              </w:divBdr>
            </w:div>
            <w:div w:id="1343509272">
              <w:marLeft w:val="0"/>
              <w:marRight w:val="0"/>
              <w:marTop w:val="0"/>
              <w:marBottom w:val="0"/>
              <w:divBdr>
                <w:top w:val="none" w:sz="0" w:space="0" w:color="auto"/>
                <w:left w:val="none" w:sz="0" w:space="0" w:color="auto"/>
                <w:bottom w:val="none" w:sz="0" w:space="0" w:color="auto"/>
                <w:right w:val="none" w:sz="0" w:space="0" w:color="auto"/>
              </w:divBdr>
            </w:div>
            <w:div w:id="1344278500">
              <w:marLeft w:val="0"/>
              <w:marRight w:val="0"/>
              <w:marTop w:val="0"/>
              <w:marBottom w:val="0"/>
              <w:divBdr>
                <w:top w:val="none" w:sz="0" w:space="0" w:color="auto"/>
                <w:left w:val="none" w:sz="0" w:space="0" w:color="auto"/>
                <w:bottom w:val="none" w:sz="0" w:space="0" w:color="auto"/>
                <w:right w:val="none" w:sz="0" w:space="0" w:color="auto"/>
              </w:divBdr>
            </w:div>
            <w:div w:id="1345130028">
              <w:marLeft w:val="0"/>
              <w:marRight w:val="0"/>
              <w:marTop w:val="0"/>
              <w:marBottom w:val="0"/>
              <w:divBdr>
                <w:top w:val="none" w:sz="0" w:space="0" w:color="auto"/>
                <w:left w:val="none" w:sz="0" w:space="0" w:color="auto"/>
                <w:bottom w:val="none" w:sz="0" w:space="0" w:color="auto"/>
                <w:right w:val="none" w:sz="0" w:space="0" w:color="auto"/>
              </w:divBdr>
            </w:div>
            <w:div w:id="1346785735">
              <w:marLeft w:val="0"/>
              <w:marRight w:val="0"/>
              <w:marTop w:val="0"/>
              <w:marBottom w:val="0"/>
              <w:divBdr>
                <w:top w:val="none" w:sz="0" w:space="0" w:color="auto"/>
                <w:left w:val="none" w:sz="0" w:space="0" w:color="auto"/>
                <w:bottom w:val="none" w:sz="0" w:space="0" w:color="auto"/>
                <w:right w:val="none" w:sz="0" w:space="0" w:color="auto"/>
              </w:divBdr>
            </w:div>
            <w:div w:id="1347246753">
              <w:marLeft w:val="0"/>
              <w:marRight w:val="0"/>
              <w:marTop w:val="0"/>
              <w:marBottom w:val="0"/>
              <w:divBdr>
                <w:top w:val="none" w:sz="0" w:space="0" w:color="auto"/>
                <w:left w:val="none" w:sz="0" w:space="0" w:color="auto"/>
                <w:bottom w:val="none" w:sz="0" w:space="0" w:color="auto"/>
                <w:right w:val="none" w:sz="0" w:space="0" w:color="auto"/>
              </w:divBdr>
            </w:div>
            <w:div w:id="1348602125">
              <w:marLeft w:val="0"/>
              <w:marRight w:val="0"/>
              <w:marTop w:val="0"/>
              <w:marBottom w:val="0"/>
              <w:divBdr>
                <w:top w:val="none" w:sz="0" w:space="0" w:color="auto"/>
                <w:left w:val="none" w:sz="0" w:space="0" w:color="auto"/>
                <w:bottom w:val="none" w:sz="0" w:space="0" w:color="auto"/>
                <w:right w:val="none" w:sz="0" w:space="0" w:color="auto"/>
              </w:divBdr>
            </w:div>
            <w:div w:id="1357922519">
              <w:marLeft w:val="0"/>
              <w:marRight w:val="0"/>
              <w:marTop w:val="0"/>
              <w:marBottom w:val="0"/>
              <w:divBdr>
                <w:top w:val="none" w:sz="0" w:space="0" w:color="auto"/>
                <w:left w:val="none" w:sz="0" w:space="0" w:color="auto"/>
                <w:bottom w:val="none" w:sz="0" w:space="0" w:color="auto"/>
                <w:right w:val="none" w:sz="0" w:space="0" w:color="auto"/>
              </w:divBdr>
            </w:div>
            <w:div w:id="1366177115">
              <w:marLeft w:val="0"/>
              <w:marRight w:val="0"/>
              <w:marTop w:val="0"/>
              <w:marBottom w:val="0"/>
              <w:divBdr>
                <w:top w:val="none" w:sz="0" w:space="0" w:color="auto"/>
                <w:left w:val="none" w:sz="0" w:space="0" w:color="auto"/>
                <w:bottom w:val="none" w:sz="0" w:space="0" w:color="auto"/>
                <w:right w:val="none" w:sz="0" w:space="0" w:color="auto"/>
              </w:divBdr>
            </w:div>
            <w:div w:id="1379351913">
              <w:marLeft w:val="0"/>
              <w:marRight w:val="0"/>
              <w:marTop w:val="0"/>
              <w:marBottom w:val="0"/>
              <w:divBdr>
                <w:top w:val="none" w:sz="0" w:space="0" w:color="auto"/>
                <w:left w:val="none" w:sz="0" w:space="0" w:color="auto"/>
                <w:bottom w:val="none" w:sz="0" w:space="0" w:color="auto"/>
                <w:right w:val="none" w:sz="0" w:space="0" w:color="auto"/>
              </w:divBdr>
            </w:div>
            <w:div w:id="1390033183">
              <w:marLeft w:val="0"/>
              <w:marRight w:val="0"/>
              <w:marTop w:val="0"/>
              <w:marBottom w:val="0"/>
              <w:divBdr>
                <w:top w:val="none" w:sz="0" w:space="0" w:color="auto"/>
                <w:left w:val="none" w:sz="0" w:space="0" w:color="auto"/>
                <w:bottom w:val="none" w:sz="0" w:space="0" w:color="auto"/>
                <w:right w:val="none" w:sz="0" w:space="0" w:color="auto"/>
              </w:divBdr>
            </w:div>
            <w:div w:id="1394737866">
              <w:marLeft w:val="0"/>
              <w:marRight w:val="0"/>
              <w:marTop w:val="0"/>
              <w:marBottom w:val="0"/>
              <w:divBdr>
                <w:top w:val="none" w:sz="0" w:space="0" w:color="auto"/>
                <w:left w:val="none" w:sz="0" w:space="0" w:color="auto"/>
                <w:bottom w:val="none" w:sz="0" w:space="0" w:color="auto"/>
                <w:right w:val="none" w:sz="0" w:space="0" w:color="auto"/>
              </w:divBdr>
            </w:div>
            <w:div w:id="1395004540">
              <w:marLeft w:val="0"/>
              <w:marRight w:val="0"/>
              <w:marTop w:val="0"/>
              <w:marBottom w:val="0"/>
              <w:divBdr>
                <w:top w:val="none" w:sz="0" w:space="0" w:color="auto"/>
                <w:left w:val="none" w:sz="0" w:space="0" w:color="auto"/>
                <w:bottom w:val="none" w:sz="0" w:space="0" w:color="auto"/>
                <w:right w:val="none" w:sz="0" w:space="0" w:color="auto"/>
              </w:divBdr>
            </w:div>
            <w:div w:id="1397127577">
              <w:marLeft w:val="0"/>
              <w:marRight w:val="0"/>
              <w:marTop w:val="0"/>
              <w:marBottom w:val="0"/>
              <w:divBdr>
                <w:top w:val="none" w:sz="0" w:space="0" w:color="auto"/>
                <w:left w:val="none" w:sz="0" w:space="0" w:color="auto"/>
                <w:bottom w:val="none" w:sz="0" w:space="0" w:color="auto"/>
                <w:right w:val="none" w:sz="0" w:space="0" w:color="auto"/>
              </w:divBdr>
            </w:div>
            <w:div w:id="1399014236">
              <w:marLeft w:val="0"/>
              <w:marRight w:val="0"/>
              <w:marTop w:val="0"/>
              <w:marBottom w:val="0"/>
              <w:divBdr>
                <w:top w:val="none" w:sz="0" w:space="0" w:color="auto"/>
                <w:left w:val="none" w:sz="0" w:space="0" w:color="auto"/>
                <w:bottom w:val="none" w:sz="0" w:space="0" w:color="auto"/>
                <w:right w:val="none" w:sz="0" w:space="0" w:color="auto"/>
              </w:divBdr>
            </w:div>
            <w:div w:id="1405300897">
              <w:marLeft w:val="0"/>
              <w:marRight w:val="0"/>
              <w:marTop w:val="0"/>
              <w:marBottom w:val="0"/>
              <w:divBdr>
                <w:top w:val="none" w:sz="0" w:space="0" w:color="auto"/>
                <w:left w:val="none" w:sz="0" w:space="0" w:color="auto"/>
                <w:bottom w:val="none" w:sz="0" w:space="0" w:color="auto"/>
                <w:right w:val="none" w:sz="0" w:space="0" w:color="auto"/>
              </w:divBdr>
            </w:div>
            <w:div w:id="1405566682">
              <w:marLeft w:val="0"/>
              <w:marRight w:val="0"/>
              <w:marTop w:val="0"/>
              <w:marBottom w:val="0"/>
              <w:divBdr>
                <w:top w:val="none" w:sz="0" w:space="0" w:color="auto"/>
                <w:left w:val="none" w:sz="0" w:space="0" w:color="auto"/>
                <w:bottom w:val="none" w:sz="0" w:space="0" w:color="auto"/>
                <w:right w:val="none" w:sz="0" w:space="0" w:color="auto"/>
              </w:divBdr>
            </w:div>
            <w:div w:id="1409304551">
              <w:marLeft w:val="0"/>
              <w:marRight w:val="0"/>
              <w:marTop w:val="0"/>
              <w:marBottom w:val="0"/>
              <w:divBdr>
                <w:top w:val="none" w:sz="0" w:space="0" w:color="auto"/>
                <w:left w:val="none" w:sz="0" w:space="0" w:color="auto"/>
                <w:bottom w:val="none" w:sz="0" w:space="0" w:color="auto"/>
                <w:right w:val="none" w:sz="0" w:space="0" w:color="auto"/>
              </w:divBdr>
            </w:div>
            <w:div w:id="1414163298">
              <w:marLeft w:val="0"/>
              <w:marRight w:val="0"/>
              <w:marTop w:val="0"/>
              <w:marBottom w:val="0"/>
              <w:divBdr>
                <w:top w:val="none" w:sz="0" w:space="0" w:color="auto"/>
                <w:left w:val="none" w:sz="0" w:space="0" w:color="auto"/>
                <w:bottom w:val="none" w:sz="0" w:space="0" w:color="auto"/>
                <w:right w:val="none" w:sz="0" w:space="0" w:color="auto"/>
              </w:divBdr>
            </w:div>
            <w:div w:id="1415081631">
              <w:marLeft w:val="0"/>
              <w:marRight w:val="0"/>
              <w:marTop w:val="0"/>
              <w:marBottom w:val="0"/>
              <w:divBdr>
                <w:top w:val="none" w:sz="0" w:space="0" w:color="auto"/>
                <w:left w:val="none" w:sz="0" w:space="0" w:color="auto"/>
                <w:bottom w:val="none" w:sz="0" w:space="0" w:color="auto"/>
                <w:right w:val="none" w:sz="0" w:space="0" w:color="auto"/>
              </w:divBdr>
            </w:div>
            <w:div w:id="1418938653">
              <w:marLeft w:val="0"/>
              <w:marRight w:val="0"/>
              <w:marTop w:val="0"/>
              <w:marBottom w:val="0"/>
              <w:divBdr>
                <w:top w:val="none" w:sz="0" w:space="0" w:color="auto"/>
                <w:left w:val="none" w:sz="0" w:space="0" w:color="auto"/>
                <w:bottom w:val="none" w:sz="0" w:space="0" w:color="auto"/>
                <w:right w:val="none" w:sz="0" w:space="0" w:color="auto"/>
              </w:divBdr>
            </w:div>
            <w:div w:id="1441492320">
              <w:marLeft w:val="0"/>
              <w:marRight w:val="0"/>
              <w:marTop w:val="0"/>
              <w:marBottom w:val="0"/>
              <w:divBdr>
                <w:top w:val="none" w:sz="0" w:space="0" w:color="auto"/>
                <w:left w:val="none" w:sz="0" w:space="0" w:color="auto"/>
                <w:bottom w:val="none" w:sz="0" w:space="0" w:color="auto"/>
                <w:right w:val="none" w:sz="0" w:space="0" w:color="auto"/>
              </w:divBdr>
            </w:div>
            <w:div w:id="1451049820">
              <w:marLeft w:val="0"/>
              <w:marRight w:val="0"/>
              <w:marTop w:val="0"/>
              <w:marBottom w:val="0"/>
              <w:divBdr>
                <w:top w:val="none" w:sz="0" w:space="0" w:color="auto"/>
                <w:left w:val="none" w:sz="0" w:space="0" w:color="auto"/>
                <w:bottom w:val="none" w:sz="0" w:space="0" w:color="auto"/>
                <w:right w:val="none" w:sz="0" w:space="0" w:color="auto"/>
              </w:divBdr>
            </w:div>
            <w:div w:id="1456632959">
              <w:marLeft w:val="0"/>
              <w:marRight w:val="0"/>
              <w:marTop w:val="0"/>
              <w:marBottom w:val="0"/>
              <w:divBdr>
                <w:top w:val="none" w:sz="0" w:space="0" w:color="auto"/>
                <w:left w:val="none" w:sz="0" w:space="0" w:color="auto"/>
                <w:bottom w:val="none" w:sz="0" w:space="0" w:color="auto"/>
                <w:right w:val="none" w:sz="0" w:space="0" w:color="auto"/>
              </w:divBdr>
            </w:div>
            <w:div w:id="1459838970">
              <w:marLeft w:val="0"/>
              <w:marRight w:val="0"/>
              <w:marTop w:val="0"/>
              <w:marBottom w:val="0"/>
              <w:divBdr>
                <w:top w:val="none" w:sz="0" w:space="0" w:color="auto"/>
                <w:left w:val="none" w:sz="0" w:space="0" w:color="auto"/>
                <w:bottom w:val="none" w:sz="0" w:space="0" w:color="auto"/>
                <w:right w:val="none" w:sz="0" w:space="0" w:color="auto"/>
              </w:divBdr>
            </w:div>
            <w:div w:id="1464273115">
              <w:marLeft w:val="0"/>
              <w:marRight w:val="0"/>
              <w:marTop w:val="0"/>
              <w:marBottom w:val="0"/>
              <w:divBdr>
                <w:top w:val="none" w:sz="0" w:space="0" w:color="auto"/>
                <w:left w:val="none" w:sz="0" w:space="0" w:color="auto"/>
                <w:bottom w:val="none" w:sz="0" w:space="0" w:color="auto"/>
                <w:right w:val="none" w:sz="0" w:space="0" w:color="auto"/>
              </w:divBdr>
            </w:div>
            <w:div w:id="1466504619">
              <w:marLeft w:val="0"/>
              <w:marRight w:val="0"/>
              <w:marTop w:val="0"/>
              <w:marBottom w:val="0"/>
              <w:divBdr>
                <w:top w:val="none" w:sz="0" w:space="0" w:color="auto"/>
                <w:left w:val="none" w:sz="0" w:space="0" w:color="auto"/>
                <w:bottom w:val="none" w:sz="0" w:space="0" w:color="auto"/>
                <w:right w:val="none" w:sz="0" w:space="0" w:color="auto"/>
              </w:divBdr>
            </w:div>
            <w:div w:id="1472093495">
              <w:marLeft w:val="0"/>
              <w:marRight w:val="0"/>
              <w:marTop w:val="0"/>
              <w:marBottom w:val="0"/>
              <w:divBdr>
                <w:top w:val="none" w:sz="0" w:space="0" w:color="auto"/>
                <w:left w:val="none" w:sz="0" w:space="0" w:color="auto"/>
                <w:bottom w:val="none" w:sz="0" w:space="0" w:color="auto"/>
                <w:right w:val="none" w:sz="0" w:space="0" w:color="auto"/>
              </w:divBdr>
            </w:div>
            <w:div w:id="1480852105">
              <w:marLeft w:val="0"/>
              <w:marRight w:val="0"/>
              <w:marTop w:val="0"/>
              <w:marBottom w:val="0"/>
              <w:divBdr>
                <w:top w:val="none" w:sz="0" w:space="0" w:color="auto"/>
                <w:left w:val="none" w:sz="0" w:space="0" w:color="auto"/>
                <w:bottom w:val="none" w:sz="0" w:space="0" w:color="auto"/>
                <w:right w:val="none" w:sz="0" w:space="0" w:color="auto"/>
              </w:divBdr>
            </w:div>
            <w:div w:id="1482306000">
              <w:marLeft w:val="0"/>
              <w:marRight w:val="0"/>
              <w:marTop w:val="0"/>
              <w:marBottom w:val="0"/>
              <w:divBdr>
                <w:top w:val="none" w:sz="0" w:space="0" w:color="auto"/>
                <w:left w:val="none" w:sz="0" w:space="0" w:color="auto"/>
                <w:bottom w:val="none" w:sz="0" w:space="0" w:color="auto"/>
                <w:right w:val="none" w:sz="0" w:space="0" w:color="auto"/>
              </w:divBdr>
            </w:div>
            <w:div w:id="1485006336">
              <w:marLeft w:val="0"/>
              <w:marRight w:val="0"/>
              <w:marTop w:val="0"/>
              <w:marBottom w:val="0"/>
              <w:divBdr>
                <w:top w:val="none" w:sz="0" w:space="0" w:color="auto"/>
                <w:left w:val="none" w:sz="0" w:space="0" w:color="auto"/>
                <w:bottom w:val="none" w:sz="0" w:space="0" w:color="auto"/>
                <w:right w:val="none" w:sz="0" w:space="0" w:color="auto"/>
              </w:divBdr>
            </w:div>
            <w:div w:id="1500776666">
              <w:marLeft w:val="0"/>
              <w:marRight w:val="0"/>
              <w:marTop w:val="0"/>
              <w:marBottom w:val="0"/>
              <w:divBdr>
                <w:top w:val="none" w:sz="0" w:space="0" w:color="auto"/>
                <w:left w:val="none" w:sz="0" w:space="0" w:color="auto"/>
                <w:bottom w:val="none" w:sz="0" w:space="0" w:color="auto"/>
                <w:right w:val="none" w:sz="0" w:space="0" w:color="auto"/>
              </w:divBdr>
            </w:div>
            <w:div w:id="1503593612">
              <w:marLeft w:val="0"/>
              <w:marRight w:val="0"/>
              <w:marTop w:val="0"/>
              <w:marBottom w:val="0"/>
              <w:divBdr>
                <w:top w:val="none" w:sz="0" w:space="0" w:color="auto"/>
                <w:left w:val="none" w:sz="0" w:space="0" w:color="auto"/>
                <w:bottom w:val="none" w:sz="0" w:space="0" w:color="auto"/>
                <w:right w:val="none" w:sz="0" w:space="0" w:color="auto"/>
              </w:divBdr>
            </w:div>
            <w:div w:id="1513108027">
              <w:marLeft w:val="0"/>
              <w:marRight w:val="0"/>
              <w:marTop w:val="0"/>
              <w:marBottom w:val="0"/>
              <w:divBdr>
                <w:top w:val="none" w:sz="0" w:space="0" w:color="auto"/>
                <w:left w:val="none" w:sz="0" w:space="0" w:color="auto"/>
                <w:bottom w:val="none" w:sz="0" w:space="0" w:color="auto"/>
                <w:right w:val="none" w:sz="0" w:space="0" w:color="auto"/>
              </w:divBdr>
            </w:div>
            <w:div w:id="1544712767">
              <w:marLeft w:val="0"/>
              <w:marRight w:val="0"/>
              <w:marTop w:val="0"/>
              <w:marBottom w:val="0"/>
              <w:divBdr>
                <w:top w:val="none" w:sz="0" w:space="0" w:color="auto"/>
                <w:left w:val="none" w:sz="0" w:space="0" w:color="auto"/>
                <w:bottom w:val="none" w:sz="0" w:space="0" w:color="auto"/>
                <w:right w:val="none" w:sz="0" w:space="0" w:color="auto"/>
              </w:divBdr>
            </w:div>
            <w:div w:id="1557625869">
              <w:marLeft w:val="0"/>
              <w:marRight w:val="0"/>
              <w:marTop w:val="0"/>
              <w:marBottom w:val="0"/>
              <w:divBdr>
                <w:top w:val="none" w:sz="0" w:space="0" w:color="auto"/>
                <w:left w:val="none" w:sz="0" w:space="0" w:color="auto"/>
                <w:bottom w:val="none" w:sz="0" w:space="0" w:color="auto"/>
                <w:right w:val="none" w:sz="0" w:space="0" w:color="auto"/>
              </w:divBdr>
            </w:div>
            <w:div w:id="1589730807">
              <w:marLeft w:val="0"/>
              <w:marRight w:val="0"/>
              <w:marTop w:val="0"/>
              <w:marBottom w:val="0"/>
              <w:divBdr>
                <w:top w:val="none" w:sz="0" w:space="0" w:color="auto"/>
                <w:left w:val="none" w:sz="0" w:space="0" w:color="auto"/>
                <w:bottom w:val="none" w:sz="0" w:space="0" w:color="auto"/>
                <w:right w:val="none" w:sz="0" w:space="0" w:color="auto"/>
              </w:divBdr>
            </w:div>
            <w:div w:id="1604260477">
              <w:marLeft w:val="0"/>
              <w:marRight w:val="0"/>
              <w:marTop w:val="0"/>
              <w:marBottom w:val="0"/>
              <w:divBdr>
                <w:top w:val="none" w:sz="0" w:space="0" w:color="auto"/>
                <w:left w:val="none" w:sz="0" w:space="0" w:color="auto"/>
                <w:bottom w:val="none" w:sz="0" w:space="0" w:color="auto"/>
                <w:right w:val="none" w:sz="0" w:space="0" w:color="auto"/>
              </w:divBdr>
            </w:div>
            <w:div w:id="1624993427">
              <w:marLeft w:val="0"/>
              <w:marRight w:val="0"/>
              <w:marTop w:val="0"/>
              <w:marBottom w:val="0"/>
              <w:divBdr>
                <w:top w:val="none" w:sz="0" w:space="0" w:color="auto"/>
                <w:left w:val="none" w:sz="0" w:space="0" w:color="auto"/>
                <w:bottom w:val="none" w:sz="0" w:space="0" w:color="auto"/>
                <w:right w:val="none" w:sz="0" w:space="0" w:color="auto"/>
              </w:divBdr>
            </w:div>
            <w:div w:id="1625386246">
              <w:marLeft w:val="0"/>
              <w:marRight w:val="0"/>
              <w:marTop w:val="0"/>
              <w:marBottom w:val="0"/>
              <w:divBdr>
                <w:top w:val="none" w:sz="0" w:space="0" w:color="auto"/>
                <w:left w:val="none" w:sz="0" w:space="0" w:color="auto"/>
                <w:bottom w:val="none" w:sz="0" w:space="0" w:color="auto"/>
                <w:right w:val="none" w:sz="0" w:space="0" w:color="auto"/>
              </w:divBdr>
            </w:div>
            <w:div w:id="1643383019">
              <w:marLeft w:val="0"/>
              <w:marRight w:val="0"/>
              <w:marTop w:val="0"/>
              <w:marBottom w:val="0"/>
              <w:divBdr>
                <w:top w:val="none" w:sz="0" w:space="0" w:color="auto"/>
                <w:left w:val="none" w:sz="0" w:space="0" w:color="auto"/>
                <w:bottom w:val="none" w:sz="0" w:space="0" w:color="auto"/>
                <w:right w:val="none" w:sz="0" w:space="0" w:color="auto"/>
              </w:divBdr>
            </w:div>
            <w:div w:id="1655140250">
              <w:marLeft w:val="0"/>
              <w:marRight w:val="0"/>
              <w:marTop w:val="0"/>
              <w:marBottom w:val="0"/>
              <w:divBdr>
                <w:top w:val="none" w:sz="0" w:space="0" w:color="auto"/>
                <w:left w:val="none" w:sz="0" w:space="0" w:color="auto"/>
                <w:bottom w:val="none" w:sz="0" w:space="0" w:color="auto"/>
                <w:right w:val="none" w:sz="0" w:space="0" w:color="auto"/>
              </w:divBdr>
            </w:div>
            <w:div w:id="1672485386">
              <w:marLeft w:val="0"/>
              <w:marRight w:val="0"/>
              <w:marTop w:val="0"/>
              <w:marBottom w:val="0"/>
              <w:divBdr>
                <w:top w:val="none" w:sz="0" w:space="0" w:color="auto"/>
                <w:left w:val="none" w:sz="0" w:space="0" w:color="auto"/>
                <w:bottom w:val="none" w:sz="0" w:space="0" w:color="auto"/>
                <w:right w:val="none" w:sz="0" w:space="0" w:color="auto"/>
              </w:divBdr>
            </w:div>
            <w:div w:id="1676493443">
              <w:marLeft w:val="0"/>
              <w:marRight w:val="0"/>
              <w:marTop w:val="0"/>
              <w:marBottom w:val="0"/>
              <w:divBdr>
                <w:top w:val="none" w:sz="0" w:space="0" w:color="auto"/>
                <w:left w:val="none" w:sz="0" w:space="0" w:color="auto"/>
                <w:bottom w:val="none" w:sz="0" w:space="0" w:color="auto"/>
                <w:right w:val="none" w:sz="0" w:space="0" w:color="auto"/>
              </w:divBdr>
            </w:div>
            <w:div w:id="1686635329">
              <w:marLeft w:val="0"/>
              <w:marRight w:val="0"/>
              <w:marTop w:val="0"/>
              <w:marBottom w:val="0"/>
              <w:divBdr>
                <w:top w:val="none" w:sz="0" w:space="0" w:color="auto"/>
                <w:left w:val="none" w:sz="0" w:space="0" w:color="auto"/>
                <w:bottom w:val="none" w:sz="0" w:space="0" w:color="auto"/>
                <w:right w:val="none" w:sz="0" w:space="0" w:color="auto"/>
              </w:divBdr>
            </w:div>
            <w:div w:id="1689065365">
              <w:marLeft w:val="0"/>
              <w:marRight w:val="0"/>
              <w:marTop w:val="0"/>
              <w:marBottom w:val="0"/>
              <w:divBdr>
                <w:top w:val="none" w:sz="0" w:space="0" w:color="auto"/>
                <w:left w:val="none" w:sz="0" w:space="0" w:color="auto"/>
                <w:bottom w:val="none" w:sz="0" w:space="0" w:color="auto"/>
                <w:right w:val="none" w:sz="0" w:space="0" w:color="auto"/>
              </w:divBdr>
            </w:div>
            <w:div w:id="1695035212">
              <w:marLeft w:val="0"/>
              <w:marRight w:val="0"/>
              <w:marTop w:val="0"/>
              <w:marBottom w:val="0"/>
              <w:divBdr>
                <w:top w:val="none" w:sz="0" w:space="0" w:color="auto"/>
                <w:left w:val="none" w:sz="0" w:space="0" w:color="auto"/>
                <w:bottom w:val="none" w:sz="0" w:space="0" w:color="auto"/>
                <w:right w:val="none" w:sz="0" w:space="0" w:color="auto"/>
              </w:divBdr>
            </w:div>
            <w:div w:id="1702851808">
              <w:marLeft w:val="0"/>
              <w:marRight w:val="0"/>
              <w:marTop w:val="0"/>
              <w:marBottom w:val="0"/>
              <w:divBdr>
                <w:top w:val="none" w:sz="0" w:space="0" w:color="auto"/>
                <w:left w:val="none" w:sz="0" w:space="0" w:color="auto"/>
                <w:bottom w:val="none" w:sz="0" w:space="0" w:color="auto"/>
                <w:right w:val="none" w:sz="0" w:space="0" w:color="auto"/>
              </w:divBdr>
            </w:div>
            <w:div w:id="1704162405">
              <w:marLeft w:val="0"/>
              <w:marRight w:val="0"/>
              <w:marTop w:val="0"/>
              <w:marBottom w:val="0"/>
              <w:divBdr>
                <w:top w:val="none" w:sz="0" w:space="0" w:color="auto"/>
                <w:left w:val="none" w:sz="0" w:space="0" w:color="auto"/>
                <w:bottom w:val="none" w:sz="0" w:space="0" w:color="auto"/>
                <w:right w:val="none" w:sz="0" w:space="0" w:color="auto"/>
              </w:divBdr>
            </w:div>
            <w:div w:id="1704164884">
              <w:marLeft w:val="0"/>
              <w:marRight w:val="0"/>
              <w:marTop w:val="0"/>
              <w:marBottom w:val="0"/>
              <w:divBdr>
                <w:top w:val="none" w:sz="0" w:space="0" w:color="auto"/>
                <w:left w:val="none" w:sz="0" w:space="0" w:color="auto"/>
                <w:bottom w:val="none" w:sz="0" w:space="0" w:color="auto"/>
                <w:right w:val="none" w:sz="0" w:space="0" w:color="auto"/>
              </w:divBdr>
            </w:div>
            <w:div w:id="1715695048">
              <w:marLeft w:val="0"/>
              <w:marRight w:val="0"/>
              <w:marTop w:val="0"/>
              <w:marBottom w:val="0"/>
              <w:divBdr>
                <w:top w:val="none" w:sz="0" w:space="0" w:color="auto"/>
                <w:left w:val="none" w:sz="0" w:space="0" w:color="auto"/>
                <w:bottom w:val="none" w:sz="0" w:space="0" w:color="auto"/>
                <w:right w:val="none" w:sz="0" w:space="0" w:color="auto"/>
              </w:divBdr>
            </w:div>
            <w:div w:id="1718431017">
              <w:marLeft w:val="0"/>
              <w:marRight w:val="0"/>
              <w:marTop w:val="0"/>
              <w:marBottom w:val="0"/>
              <w:divBdr>
                <w:top w:val="none" w:sz="0" w:space="0" w:color="auto"/>
                <w:left w:val="none" w:sz="0" w:space="0" w:color="auto"/>
                <w:bottom w:val="none" w:sz="0" w:space="0" w:color="auto"/>
                <w:right w:val="none" w:sz="0" w:space="0" w:color="auto"/>
              </w:divBdr>
            </w:div>
            <w:div w:id="1718504281">
              <w:marLeft w:val="0"/>
              <w:marRight w:val="0"/>
              <w:marTop w:val="0"/>
              <w:marBottom w:val="0"/>
              <w:divBdr>
                <w:top w:val="none" w:sz="0" w:space="0" w:color="auto"/>
                <w:left w:val="none" w:sz="0" w:space="0" w:color="auto"/>
                <w:bottom w:val="none" w:sz="0" w:space="0" w:color="auto"/>
                <w:right w:val="none" w:sz="0" w:space="0" w:color="auto"/>
              </w:divBdr>
            </w:div>
            <w:div w:id="1727532809">
              <w:marLeft w:val="0"/>
              <w:marRight w:val="0"/>
              <w:marTop w:val="0"/>
              <w:marBottom w:val="0"/>
              <w:divBdr>
                <w:top w:val="none" w:sz="0" w:space="0" w:color="auto"/>
                <w:left w:val="none" w:sz="0" w:space="0" w:color="auto"/>
                <w:bottom w:val="none" w:sz="0" w:space="0" w:color="auto"/>
                <w:right w:val="none" w:sz="0" w:space="0" w:color="auto"/>
              </w:divBdr>
            </w:div>
            <w:div w:id="1747262831">
              <w:marLeft w:val="0"/>
              <w:marRight w:val="0"/>
              <w:marTop w:val="0"/>
              <w:marBottom w:val="0"/>
              <w:divBdr>
                <w:top w:val="none" w:sz="0" w:space="0" w:color="auto"/>
                <w:left w:val="none" w:sz="0" w:space="0" w:color="auto"/>
                <w:bottom w:val="none" w:sz="0" w:space="0" w:color="auto"/>
                <w:right w:val="none" w:sz="0" w:space="0" w:color="auto"/>
              </w:divBdr>
            </w:div>
            <w:div w:id="1756435696">
              <w:marLeft w:val="0"/>
              <w:marRight w:val="0"/>
              <w:marTop w:val="0"/>
              <w:marBottom w:val="0"/>
              <w:divBdr>
                <w:top w:val="none" w:sz="0" w:space="0" w:color="auto"/>
                <w:left w:val="none" w:sz="0" w:space="0" w:color="auto"/>
                <w:bottom w:val="none" w:sz="0" w:space="0" w:color="auto"/>
                <w:right w:val="none" w:sz="0" w:space="0" w:color="auto"/>
              </w:divBdr>
            </w:div>
            <w:div w:id="1756896428">
              <w:marLeft w:val="0"/>
              <w:marRight w:val="0"/>
              <w:marTop w:val="0"/>
              <w:marBottom w:val="0"/>
              <w:divBdr>
                <w:top w:val="none" w:sz="0" w:space="0" w:color="auto"/>
                <w:left w:val="none" w:sz="0" w:space="0" w:color="auto"/>
                <w:bottom w:val="none" w:sz="0" w:space="0" w:color="auto"/>
                <w:right w:val="none" w:sz="0" w:space="0" w:color="auto"/>
              </w:divBdr>
            </w:div>
            <w:div w:id="1759253255">
              <w:marLeft w:val="0"/>
              <w:marRight w:val="0"/>
              <w:marTop w:val="0"/>
              <w:marBottom w:val="0"/>
              <w:divBdr>
                <w:top w:val="none" w:sz="0" w:space="0" w:color="auto"/>
                <w:left w:val="none" w:sz="0" w:space="0" w:color="auto"/>
                <w:bottom w:val="none" w:sz="0" w:space="0" w:color="auto"/>
                <w:right w:val="none" w:sz="0" w:space="0" w:color="auto"/>
              </w:divBdr>
            </w:div>
            <w:div w:id="1760522439">
              <w:marLeft w:val="0"/>
              <w:marRight w:val="0"/>
              <w:marTop w:val="0"/>
              <w:marBottom w:val="0"/>
              <w:divBdr>
                <w:top w:val="none" w:sz="0" w:space="0" w:color="auto"/>
                <w:left w:val="none" w:sz="0" w:space="0" w:color="auto"/>
                <w:bottom w:val="none" w:sz="0" w:space="0" w:color="auto"/>
                <w:right w:val="none" w:sz="0" w:space="0" w:color="auto"/>
              </w:divBdr>
            </w:div>
            <w:div w:id="1762142735">
              <w:marLeft w:val="0"/>
              <w:marRight w:val="0"/>
              <w:marTop w:val="0"/>
              <w:marBottom w:val="0"/>
              <w:divBdr>
                <w:top w:val="none" w:sz="0" w:space="0" w:color="auto"/>
                <w:left w:val="none" w:sz="0" w:space="0" w:color="auto"/>
                <w:bottom w:val="none" w:sz="0" w:space="0" w:color="auto"/>
                <w:right w:val="none" w:sz="0" w:space="0" w:color="auto"/>
              </w:divBdr>
            </w:div>
            <w:div w:id="1772706050">
              <w:marLeft w:val="0"/>
              <w:marRight w:val="0"/>
              <w:marTop w:val="0"/>
              <w:marBottom w:val="0"/>
              <w:divBdr>
                <w:top w:val="none" w:sz="0" w:space="0" w:color="auto"/>
                <w:left w:val="none" w:sz="0" w:space="0" w:color="auto"/>
                <w:bottom w:val="none" w:sz="0" w:space="0" w:color="auto"/>
                <w:right w:val="none" w:sz="0" w:space="0" w:color="auto"/>
              </w:divBdr>
            </w:div>
            <w:div w:id="1787775743">
              <w:marLeft w:val="0"/>
              <w:marRight w:val="0"/>
              <w:marTop w:val="0"/>
              <w:marBottom w:val="0"/>
              <w:divBdr>
                <w:top w:val="none" w:sz="0" w:space="0" w:color="auto"/>
                <w:left w:val="none" w:sz="0" w:space="0" w:color="auto"/>
                <w:bottom w:val="none" w:sz="0" w:space="0" w:color="auto"/>
                <w:right w:val="none" w:sz="0" w:space="0" w:color="auto"/>
              </w:divBdr>
            </w:div>
            <w:div w:id="1817797650">
              <w:marLeft w:val="0"/>
              <w:marRight w:val="0"/>
              <w:marTop w:val="0"/>
              <w:marBottom w:val="0"/>
              <w:divBdr>
                <w:top w:val="none" w:sz="0" w:space="0" w:color="auto"/>
                <w:left w:val="none" w:sz="0" w:space="0" w:color="auto"/>
                <w:bottom w:val="none" w:sz="0" w:space="0" w:color="auto"/>
                <w:right w:val="none" w:sz="0" w:space="0" w:color="auto"/>
              </w:divBdr>
            </w:div>
            <w:div w:id="1819490655">
              <w:marLeft w:val="0"/>
              <w:marRight w:val="0"/>
              <w:marTop w:val="0"/>
              <w:marBottom w:val="0"/>
              <w:divBdr>
                <w:top w:val="none" w:sz="0" w:space="0" w:color="auto"/>
                <w:left w:val="none" w:sz="0" w:space="0" w:color="auto"/>
                <w:bottom w:val="none" w:sz="0" w:space="0" w:color="auto"/>
                <w:right w:val="none" w:sz="0" w:space="0" w:color="auto"/>
              </w:divBdr>
            </w:div>
            <w:div w:id="1830094470">
              <w:marLeft w:val="0"/>
              <w:marRight w:val="0"/>
              <w:marTop w:val="0"/>
              <w:marBottom w:val="0"/>
              <w:divBdr>
                <w:top w:val="none" w:sz="0" w:space="0" w:color="auto"/>
                <w:left w:val="none" w:sz="0" w:space="0" w:color="auto"/>
                <w:bottom w:val="none" w:sz="0" w:space="0" w:color="auto"/>
                <w:right w:val="none" w:sz="0" w:space="0" w:color="auto"/>
              </w:divBdr>
            </w:div>
            <w:div w:id="1833136266">
              <w:marLeft w:val="0"/>
              <w:marRight w:val="0"/>
              <w:marTop w:val="0"/>
              <w:marBottom w:val="0"/>
              <w:divBdr>
                <w:top w:val="none" w:sz="0" w:space="0" w:color="auto"/>
                <w:left w:val="none" w:sz="0" w:space="0" w:color="auto"/>
                <w:bottom w:val="none" w:sz="0" w:space="0" w:color="auto"/>
                <w:right w:val="none" w:sz="0" w:space="0" w:color="auto"/>
              </w:divBdr>
            </w:div>
            <w:div w:id="1834180897">
              <w:marLeft w:val="0"/>
              <w:marRight w:val="0"/>
              <w:marTop w:val="0"/>
              <w:marBottom w:val="0"/>
              <w:divBdr>
                <w:top w:val="none" w:sz="0" w:space="0" w:color="auto"/>
                <w:left w:val="none" w:sz="0" w:space="0" w:color="auto"/>
                <w:bottom w:val="none" w:sz="0" w:space="0" w:color="auto"/>
                <w:right w:val="none" w:sz="0" w:space="0" w:color="auto"/>
              </w:divBdr>
            </w:div>
            <w:div w:id="1847163041">
              <w:marLeft w:val="0"/>
              <w:marRight w:val="0"/>
              <w:marTop w:val="0"/>
              <w:marBottom w:val="0"/>
              <w:divBdr>
                <w:top w:val="none" w:sz="0" w:space="0" w:color="auto"/>
                <w:left w:val="none" w:sz="0" w:space="0" w:color="auto"/>
                <w:bottom w:val="none" w:sz="0" w:space="0" w:color="auto"/>
                <w:right w:val="none" w:sz="0" w:space="0" w:color="auto"/>
              </w:divBdr>
            </w:div>
            <w:div w:id="1853370430">
              <w:marLeft w:val="0"/>
              <w:marRight w:val="0"/>
              <w:marTop w:val="0"/>
              <w:marBottom w:val="0"/>
              <w:divBdr>
                <w:top w:val="none" w:sz="0" w:space="0" w:color="auto"/>
                <w:left w:val="none" w:sz="0" w:space="0" w:color="auto"/>
                <w:bottom w:val="none" w:sz="0" w:space="0" w:color="auto"/>
                <w:right w:val="none" w:sz="0" w:space="0" w:color="auto"/>
              </w:divBdr>
            </w:div>
            <w:div w:id="1864980855">
              <w:marLeft w:val="0"/>
              <w:marRight w:val="0"/>
              <w:marTop w:val="0"/>
              <w:marBottom w:val="0"/>
              <w:divBdr>
                <w:top w:val="none" w:sz="0" w:space="0" w:color="auto"/>
                <w:left w:val="none" w:sz="0" w:space="0" w:color="auto"/>
                <w:bottom w:val="none" w:sz="0" w:space="0" w:color="auto"/>
                <w:right w:val="none" w:sz="0" w:space="0" w:color="auto"/>
              </w:divBdr>
            </w:div>
            <w:div w:id="1867135119">
              <w:marLeft w:val="0"/>
              <w:marRight w:val="0"/>
              <w:marTop w:val="0"/>
              <w:marBottom w:val="0"/>
              <w:divBdr>
                <w:top w:val="none" w:sz="0" w:space="0" w:color="auto"/>
                <w:left w:val="none" w:sz="0" w:space="0" w:color="auto"/>
                <w:bottom w:val="none" w:sz="0" w:space="0" w:color="auto"/>
                <w:right w:val="none" w:sz="0" w:space="0" w:color="auto"/>
              </w:divBdr>
            </w:div>
            <w:div w:id="1871063951">
              <w:marLeft w:val="0"/>
              <w:marRight w:val="0"/>
              <w:marTop w:val="0"/>
              <w:marBottom w:val="0"/>
              <w:divBdr>
                <w:top w:val="none" w:sz="0" w:space="0" w:color="auto"/>
                <w:left w:val="none" w:sz="0" w:space="0" w:color="auto"/>
                <w:bottom w:val="none" w:sz="0" w:space="0" w:color="auto"/>
                <w:right w:val="none" w:sz="0" w:space="0" w:color="auto"/>
              </w:divBdr>
            </w:div>
            <w:div w:id="1872910027">
              <w:marLeft w:val="0"/>
              <w:marRight w:val="0"/>
              <w:marTop w:val="0"/>
              <w:marBottom w:val="0"/>
              <w:divBdr>
                <w:top w:val="none" w:sz="0" w:space="0" w:color="auto"/>
                <w:left w:val="none" w:sz="0" w:space="0" w:color="auto"/>
                <w:bottom w:val="none" w:sz="0" w:space="0" w:color="auto"/>
                <w:right w:val="none" w:sz="0" w:space="0" w:color="auto"/>
              </w:divBdr>
            </w:div>
            <w:div w:id="1877082561">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891377004">
              <w:marLeft w:val="0"/>
              <w:marRight w:val="0"/>
              <w:marTop w:val="0"/>
              <w:marBottom w:val="0"/>
              <w:divBdr>
                <w:top w:val="none" w:sz="0" w:space="0" w:color="auto"/>
                <w:left w:val="none" w:sz="0" w:space="0" w:color="auto"/>
                <w:bottom w:val="none" w:sz="0" w:space="0" w:color="auto"/>
                <w:right w:val="none" w:sz="0" w:space="0" w:color="auto"/>
              </w:divBdr>
            </w:div>
            <w:div w:id="1905482727">
              <w:marLeft w:val="0"/>
              <w:marRight w:val="0"/>
              <w:marTop w:val="0"/>
              <w:marBottom w:val="0"/>
              <w:divBdr>
                <w:top w:val="none" w:sz="0" w:space="0" w:color="auto"/>
                <w:left w:val="none" w:sz="0" w:space="0" w:color="auto"/>
                <w:bottom w:val="none" w:sz="0" w:space="0" w:color="auto"/>
                <w:right w:val="none" w:sz="0" w:space="0" w:color="auto"/>
              </w:divBdr>
            </w:div>
            <w:div w:id="1908762028">
              <w:marLeft w:val="0"/>
              <w:marRight w:val="0"/>
              <w:marTop w:val="0"/>
              <w:marBottom w:val="0"/>
              <w:divBdr>
                <w:top w:val="none" w:sz="0" w:space="0" w:color="auto"/>
                <w:left w:val="none" w:sz="0" w:space="0" w:color="auto"/>
                <w:bottom w:val="none" w:sz="0" w:space="0" w:color="auto"/>
                <w:right w:val="none" w:sz="0" w:space="0" w:color="auto"/>
              </w:divBdr>
            </w:div>
            <w:div w:id="1917742172">
              <w:marLeft w:val="0"/>
              <w:marRight w:val="0"/>
              <w:marTop w:val="0"/>
              <w:marBottom w:val="0"/>
              <w:divBdr>
                <w:top w:val="none" w:sz="0" w:space="0" w:color="auto"/>
                <w:left w:val="none" w:sz="0" w:space="0" w:color="auto"/>
                <w:bottom w:val="none" w:sz="0" w:space="0" w:color="auto"/>
                <w:right w:val="none" w:sz="0" w:space="0" w:color="auto"/>
              </w:divBdr>
            </w:div>
            <w:div w:id="1921672509">
              <w:marLeft w:val="0"/>
              <w:marRight w:val="0"/>
              <w:marTop w:val="0"/>
              <w:marBottom w:val="0"/>
              <w:divBdr>
                <w:top w:val="none" w:sz="0" w:space="0" w:color="auto"/>
                <w:left w:val="none" w:sz="0" w:space="0" w:color="auto"/>
                <w:bottom w:val="none" w:sz="0" w:space="0" w:color="auto"/>
                <w:right w:val="none" w:sz="0" w:space="0" w:color="auto"/>
              </w:divBdr>
            </w:div>
            <w:div w:id="1928803502">
              <w:marLeft w:val="0"/>
              <w:marRight w:val="0"/>
              <w:marTop w:val="0"/>
              <w:marBottom w:val="0"/>
              <w:divBdr>
                <w:top w:val="none" w:sz="0" w:space="0" w:color="auto"/>
                <w:left w:val="none" w:sz="0" w:space="0" w:color="auto"/>
                <w:bottom w:val="none" w:sz="0" w:space="0" w:color="auto"/>
                <w:right w:val="none" w:sz="0" w:space="0" w:color="auto"/>
              </w:divBdr>
            </w:div>
            <w:div w:id="1932857917">
              <w:marLeft w:val="0"/>
              <w:marRight w:val="0"/>
              <w:marTop w:val="0"/>
              <w:marBottom w:val="0"/>
              <w:divBdr>
                <w:top w:val="none" w:sz="0" w:space="0" w:color="auto"/>
                <w:left w:val="none" w:sz="0" w:space="0" w:color="auto"/>
                <w:bottom w:val="none" w:sz="0" w:space="0" w:color="auto"/>
                <w:right w:val="none" w:sz="0" w:space="0" w:color="auto"/>
              </w:divBdr>
            </w:div>
            <w:div w:id="1944338281">
              <w:marLeft w:val="0"/>
              <w:marRight w:val="0"/>
              <w:marTop w:val="0"/>
              <w:marBottom w:val="0"/>
              <w:divBdr>
                <w:top w:val="none" w:sz="0" w:space="0" w:color="auto"/>
                <w:left w:val="none" w:sz="0" w:space="0" w:color="auto"/>
                <w:bottom w:val="none" w:sz="0" w:space="0" w:color="auto"/>
                <w:right w:val="none" w:sz="0" w:space="0" w:color="auto"/>
              </w:divBdr>
            </w:div>
            <w:div w:id="1950351698">
              <w:marLeft w:val="0"/>
              <w:marRight w:val="0"/>
              <w:marTop w:val="0"/>
              <w:marBottom w:val="0"/>
              <w:divBdr>
                <w:top w:val="none" w:sz="0" w:space="0" w:color="auto"/>
                <w:left w:val="none" w:sz="0" w:space="0" w:color="auto"/>
                <w:bottom w:val="none" w:sz="0" w:space="0" w:color="auto"/>
                <w:right w:val="none" w:sz="0" w:space="0" w:color="auto"/>
              </w:divBdr>
            </w:div>
            <w:div w:id="1951428381">
              <w:marLeft w:val="0"/>
              <w:marRight w:val="0"/>
              <w:marTop w:val="0"/>
              <w:marBottom w:val="0"/>
              <w:divBdr>
                <w:top w:val="none" w:sz="0" w:space="0" w:color="auto"/>
                <w:left w:val="none" w:sz="0" w:space="0" w:color="auto"/>
                <w:bottom w:val="none" w:sz="0" w:space="0" w:color="auto"/>
                <w:right w:val="none" w:sz="0" w:space="0" w:color="auto"/>
              </w:divBdr>
            </w:div>
            <w:div w:id="1954049984">
              <w:marLeft w:val="0"/>
              <w:marRight w:val="0"/>
              <w:marTop w:val="0"/>
              <w:marBottom w:val="0"/>
              <w:divBdr>
                <w:top w:val="none" w:sz="0" w:space="0" w:color="auto"/>
                <w:left w:val="none" w:sz="0" w:space="0" w:color="auto"/>
                <w:bottom w:val="none" w:sz="0" w:space="0" w:color="auto"/>
                <w:right w:val="none" w:sz="0" w:space="0" w:color="auto"/>
              </w:divBdr>
            </w:div>
            <w:div w:id="1958564297">
              <w:marLeft w:val="0"/>
              <w:marRight w:val="0"/>
              <w:marTop w:val="0"/>
              <w:marBottom w:val="0"/>
              <w:divBdr>
                <w:top w:val="none" w:sz="0" w:space="0" w:color="auto"/>
                <w:left w:val="none" w:sz="0" w:space="0" w:color="auto"/>
                <w:bottom w:val="none" w:sz="0" w:space="0" w:color="auto"/>
                <w:right w:val="none" w:sz="0" w:space="0" w:color="auto"/>
              </w:divBdr>
            </w:div>
            <w:div w:id="1966689056">
              <w:marLeft w:val="0"/>
              <w:marRight w:val="0"/>
              <w:marTop w:val="0"/>
              <w:marBottom w:val="0"/>
              <w:divBdr>
                <w:top w:val="none" w:sz="0" w:space="0" w:color="auto"/>
                <w:left w:val="none" w:sz="0" w:space="0" w:color="auto"/>
                <w:bottom w:val="none" w:sz="0" w:space="0" w:color="auto"/>
                <w:right w:val="none" w:sz="0" w:space="0" w:color="auto"/>
              </w:divBdr>
            </w:div>
            <w:div w:id="1972207467">
              <w:marLeft w:val="0"/>
              <w:marRight w:val="0"/>
              <w:marTop w:val="0"/>
              <w:marBottom w:val="0"/>
              <w:divBdr>
                <w:top w:val="none" w:sz="0" w:space="0" w:color="auto"/>
                <w:left w:val="none" w:sz="0" w:space="0" w:color="auto"/>
                <w:bottom w:val="none" w:sz="0" w:space="0" w:color="auto"/>
                <w:right w:val="none" w:sz="0" w:space="0" w:color="auto"/>
              </w:divBdr>
            </w:div>
            <w:div w:id="1984968306">
              <w:marLeft w:val="0"/>
              <w:marRight w:val="0"/>
              <w:marTop w:val="0"/>
              <w:marBottom w:val="0"/>
              <w:divBdr>
                <w:top w:val="none" w:sz="0" w:space="0" w:color="auto"/>
                <w:left w:val="none" w:sz="0" w:space="0" w:color="auto"/>
                <w:bottom w:val="none" w:sz="0" w:space="0" w:color="auto"/>
                <w:right w:val="none" w:sz="0" w:space="0" w:color="auto"/>
              </w:divBdr>
            </w:div>
            <w:div w:id="2005623676">
              <w:marLeft w:val="0"/>
              <w:marRight w:val="0"/>
              <w:marTop w:val="0"/>
              <w:marBottom w:val="0"/>
              <w:divBdr>
                <w:top w:val="none" w:sz="0" w:space="0" w:color="auto"/>
                <w:left w:val="none" w:sz="0" w:space="0" w:color="auto"/>
                <w:bottom w:val="none" w:sz="0" w:space="0" w:color="auto"/>
                <w:right w:val="none" w:sz="0" w:space="0" w:color="auto"/>
              </w:divBdr>
            </w:div>
            <w:div w:id="2009601227">
              <w:marLeft w:val="0"/>
              <w:marRight w:val="0"/>
              <w:marTop w:val="0"/>
              <w:marBottom w:val="0"/>
              <w:divBdr>
                <w:top w:val="none" w:sz="0" w:space="0" w:color="auto"/>
                <w:left w:val="none" w:sz="0" w:space="0" w:color="auto"/>
                <w:bottom w:val="none" w:sz="0" w:space="0" w:color="auto"/>
                <w:right w:val="none" w:sz="0" w:space="0" w:color="auto"/>
              </w:divBdr>
            </w:div>
            <w:div w:id="2015722569">
              <w:marLeft w:val="0"/>
              <w:marRight w:val="0"/>
              <w:marTop w:val="0"/>
              <w:marBottom w:val="0"/>
              <w:divBdr>
                <w:top w:val="none" w:sz="0" w:space="0" w:color="auto"/>
                <w:left w:val="none" w:sz="0" w:space="0" w:color="auto"/>
                <w:bottom w:val="none" w:sz="0" w:space="0" w:color="auto"/>
                <w:right w:val="none" w:sz="0" w:space="0" w:color="auto"/>
              </w:divBdr>
            </w:div>
            <w:div w:id="2026057037">
              <w:marLeft w:val="0"/>
              <w:marRight w:val="0"/>
              <w:marTop w:val="0"/>
              <w:marBottom w:val="0"/>
              <w:divBdr>
                <w:top w:val="none" w:sz="0" w:space="0" w:color="auto"/>
                <w:left w:val="none" w:sz="0" w:space="0" w:color="auto"/>
                <w:bottom w:val="none" w:sz="0" w:space="0" w:color="auto"/>
                <w:right w:val="none" w:sz="0" w:space="0" w:color="auto"/>
              </w:divBdr>
            </w:div>
            <w:div w:id="2027293900">
              <w:marLeft w:val="0"/>
              <w:marRight w:val="0"/>
              <w:marTop w:val="0"/>
              <w:marBottom w:val="0"/>
              <w:divBdr>
                <w:top w:val="none" w:sz="0" w:space="0" w:color="auto"/>
                <w:left w:val="none" w:sz="0" w:space="0" w:color="auto"/>
                <w:bottom w:val="none" w:sz="0" w:space="0" w:color="auto"/>
                <w:right w:val="none" w:sz="0" w:space="0" w:color="auto"/>
              </w:divBdr>
            </w:div>
            <w:div w:id="2029869480">
              <w:marLeft w:val="0"/>
              <w:marRight w:val="0"/>
              <w:marTop w:val="0"/>
              <w:marBottom w:val="0"/>
              <w:divBdr>
                <w:top w:val="none" w:sz="0" w:space="0" w:color="auto"/>
                <w:left w:val="none" w:sz="0" w:space="0" w:color="auto"/>
                <w:bottom w:val="none" w:sz="0" w:space="0" w:color="auto"/>
                <w:right w:val="none" w:sz="0" w:space="0" w:color="auto"/>
              </w:divBdr>
            </w:div>
            <w:div w:id="2030445666">
              <w:marLeft w:val="0"/>
              <w:marRight w:val="0"/>
              <w:marTop w:val="0"/>
              <w:marBottom w:val="0"/>
              <w:divBdr>
                <w:top w:val="none" w:sz="0" w:space="0" w:color="auto"/>
                <w:left w:val="none" w:sz="0" w:space="0" w:color="auto"/>
                <w:bottom w:val="none" w:sz="0" w:space="0" w:color="auto"/>
                <w:right w:val="none" w:sz="0" w:space="0" w:color="auto"/>
              </w:divBdr>
            </w:div>
            <w:div w:id="2030640621">
              <w:marLeft w:val="0"/>
              <w:marRight w:val="0"/>
              <w:marTop w:val="0"/>
              <w:marBottom w:val="0"/>
              <w:divBdr>
                <w:top w:val="none" w:sz="0" w:space="0" w:color="auto"/>
                <w:left w:val="none" w:sz="0" w:space="0" w:color="auto"/>
                <w:bottom w:val="none" w:sz="0" w:space="0" w:color="auto"/>
                <w:right w:val="none" w:sz="0" w:space="0" w:color="auto"/>
              </w:divBdr>
            </w:div>
            <w:div w:id="2030714213">
              <w:marLeft w:val="0"/>
              <w:marRight w:val="0"/>
              <w:marTop w:val="0"/>
              <w:marBottom w:val="0"/>
              <w:divBdr>
                <w:top w:val="none" w:sz="0" w:space="0" w:color="auto"/>
                <w:left w:val="none" w:sz="0" w:space="0" w:color="auto"/>
                <w:bottom w:val="none" w:sz="0" w:space="0" w:color="auto"/>
                <w:right w:val="none" w:sz="0" w:space="0" w:color="auto"/>
              </w:divBdr>
            </w:div>
            <w:div w:id="2030832470">
              <w:marLeft w:val="0"/>
              <w:marRight w:val="0"/>
              <w:marTop w:val="0"/>
              <w:marBottom w:val="0"/>
              <w:divBdr>
                <w:top w:val="none" w:sz="0" w:space="0" w:color="auto"/>
                <w:left w:val="none" w:sz="0" w:space="0" w:color="auto"/>
                <w:bottom w:val="none" w:sz="0" w:space="0" w:color="auto"/>
                <w:right w:val="none" w:sz="0" w:space="0" w:color="auto"/>
              </w:divBdr>
            </w:div>
            <w:div w:id="2046981416">
              <w:marLeft w:val="0"/>
              <w:marRight w:val="0"/>
              <w:marTop w:val="0"/>
              <w:marBottom w:val="0"/>
              <w:divBdr>
                <w:top w:val="none" w:sz="0" w:space="0" w:color="auto"/>
                <w:left w:val="none" w:sz="0" w:space="0" w:color="auto"/>
                <w:bottom w:val="none" w:sz="0" w:space="0" w:color="auto"/>
                <w:right w:val="none" w:sz="0" w:space="0" w:color="auto"/>
              </w:divBdr>
            </w:div>
            <w:div w:id="2052537464">
              <w:marLeft w:val="0"/>
              <w:marRight w:val="0"/>
              <w:marTop w:val="0"/>
              <w:marBottom w:val="0"/>
              <w:divBdr>
                <w:top w:val="none" w:sz="0" w:space="0" w:color="auto"/>
                <w:left w:val="none" w:sz="0" w:space="0" w:color="auto"/>
                <w:bottom w:val="none" w:sz="0" w:space="0" w:color="auto"/>
                <w:right w:val="none" w:sz="0" w:space="0" w:color="auto"/>
              </w:divBdr>
            </w:div>
            <w:div w:id="2054965436">
              <w:marLeft w:val="0"/>
              <w:marRight w:val="0"/>
              <w:marTop w:val="0"/>
              <w:marBottom w:val="0"/>
              <w:divBdr>
                <w:top w:val="none" w:sz="0" w:space="0" w:color="auto"/>
                <w:left w:val="none" w:sz="0" w:space="0" w:color="auto"/>
                <w:bottom w:val="none" w:sz="0" w:space="0" w:color="auto"/>
                <w:right w:val="none" w:sz="0" w:space="0" w:color="auto"/>
              </w:divBdr>
            </w:div>
            <w:div w:id="2055544039">
              <w:marLeft w:val="0"/>
              <w:marRight w:val="0"/>
              <w:marTop w:val="0"/>
              <w:marBottom w:val="0"/>
              <w:divBdr>
                <w:top w:val="none" w:sz="0" w:space="0" w:color="auto"/>
                <w:left w:val="none" w:sz="0" w:space="0" w:color="auto"/>
                <w:bottom w:val="none" w:sz="0" w:space="0" w:color="auto"/>
                <w:right w:val="none" w:sz="0" w:space="0" w:color="auto"/>
              </w:divBdr>
            </w:div>
            <w:div w:id="2057467823">
              <w:marLeft w:val="0"/>
              <w:marRight w:val="0"/>
              <w:marTop w:val="0"/>
              <w:marBottom w:val="0"/>
              <w:divBdr>
                <w:top w:val="none" w:sz="0" w:space="0" w:color="auto"/>
                <w:left w:val="none" w:sz="0" w:space="0" w:color="auto"/>
                <w:bottom w:val="none" w:sz="0" w:space="0" w:color="auto"/>
                <w:right w:val="none" w:sz="0" w:space="0" w:color="auto"/>
              </w:divBdr>
            </w:div>
            <w:div w:id="2058117010">
              <w:marLeft w:val="0"/>
              <w:marRight w:val="0"/>
              <w:marTop w:val="0"/>
              <w:marBottom w:val="0"/>
              <w:divBdr>
                <w:top w:val="none" w:sz="0" w:space="0" w:color="auto"/>
                <w:left w:val="none" w:sz="0" w:space="0" w:color="auto"/>
                <w:bottom w:val="none" w:sz="0" w:space="0" w:color="auto"/>
                <w:right w:val="none" w:sz="0" w:space="0" w:color="auto"/>
              </w:divBdr>
            </w:div>
            <w:div w:id="2058817221">
              <w:marLeft w:val="0"/>
              <w:marRight w:val="0"/>
              <w:marTop w:val="0"/>
              <w:marBottom w:val="0"/>
              <w:divBdr>
                <w:top w:val="none" w:sz="0" w:space="0" w:color="auto"/>
                <w:left w:val="none" w:sz="0" w:space="0" w:color="auto"/>
                <w:bottom w:val="none" w:sz="0" w:space="0" w:color="auto"/>
                <w:right w:val="none" w:sz="0" w:space="0" w:color="auto"/>
              </w:divBdr>
            </w:div>
            <w:div w:id="2060855151">
              <w:marLeft w:val="0"/>
              <w:marRight w:val="0"/>
              <w:marTop w:val="0"/>
              <w:marBottom w:val="0"/>
              <w:divBdr>
                <w:top w:val="none" w:sz="0" w:space="0" w:color="auto"/>
                <w:left w:val="none" w:sz="0" w:space="0" w:color="auto"/>
                <w:bottom w:val="none" w:sz="0" w:space="0" w:color="auto"/>
                <w:right w:val="none" w:sz="0" w:space="0" w:color="auto"/>
              </w:divBdr>
            </w:div>
            <w:div w:id="2062899263">
              <w:marLeft w:val="0"/>
              <w:marRight w:val="0"/>
              <w:marTop w:val="0"/>
              <w:marBottom w:val="0"/>
              <w:divBdr>
                <w:top w:val="none" w:sz="0" w:space="0" w:color="auto"/>
                <w:left w:val="none" w:sz="0" w:space="0" w:color="auto"/>
                <w:bottom w:val="none" w:sz="0" w:space="0" w:color="auto"/>
                <w:right w:val="none" w:sz="0" w:space="0" w:color="auto"/>
              </w:divBdr>
            </w:div>
            <w:div w:id="2063213861">
              <w:marLeft w:val="0"/>
              <w:marRight w:val="0"/>
              <w:marTop w:val="0"/>
              <w:marBottom w:val="0"/>
              <w:divBdr>
                <w:top w:val="none" w:sz="0" w:space="0" w:color="auto"/>
                <w:left w:val="none" w:sz="0" w:space="0" w:color="auto"/>
                <w:bottom w:val="none" w:sz="0" w:space="0" w:color="auto"/>
                <w:right w:val="none" w:sz="0" w:space="0" w:color="auto"/>
              </w:divBdr>
            </w:div>
            <w:div w:id="2069956843">
              <w:marLeft w:val="0"/>
              <w:marRight w:val="0"/>
              <w:marTop w:val="0"/>
              <w:marBottom w:val="0"/>
              <w:divBdr>
                <w:top w:val="none" w:sz="0" w:space="0" w:color="auto"/>
                <w:left w:val="none" w:sz="0" w:space="0" w:color="auto"/>
                <w:bottom w:val="none" w:sz="0" w:space="0" w:color="auto"/>
                <w:right w:val="none" w:sz="0" w:space="0" w:color="auto"/>
              </w:divBdr>
            </w:div>
            <w:div w:id="2072969396">
              <w:marLeft w:val="0"/>
              <w:marRight w:val="0"/>
              <w:marTop w:val="0"/>
              <w:marBottom w:val="0"/>
              <w:divBdr>
                <w:top w:val="none" w:sz="0" w:space="0" w:color="auto"/>
                <w:left w:val="none" w:sz="0" w:space="0" w:color="auto"/>
                <w:bottom w:val="none" w:sz="0" w:space="0" w:color="auto"/>
                <w:right w:val="none" w:sz="0" w:space="0" w:color="auto"/>
              </w:divBdr>
            </w:div>
            <w:div w:id="2073193618">
              <w:marLeft w:val="0"/>
              <w:marRight w:val="0"/>
              <w:marTop w:val="0"/>
              <w:marBottom w:val="0"/>
              <w:divBdr>
                <w:top w:val="none" w:sz="0" w:space="0" w:color="auto"/>
                <w:left w:val="none" w:sz="0" w:space="0" w:color="auto"/>
                <w:bottom w:val="none" w:sz="0" w:space="0" w:color="auto"/>
                <w:right w:val="none" w:sz="0" w:space="0" w:color="auto"/>
              </w:divBdr>
            </w:div>
            <w:div w:id="2079208686">
              <w:marLeft w:val="0"/>
              <w:marRight w:val="0"/>
              <w:marTop w:val="0"/>
              <w:marBottom w:val="0"/>
              <w:divBdr>
                <w:top w:val="none" w:sz="0" w:space="0" w:color="auto"/>
                <w:left w:val="none" w:sz="0" w:space="0" w:color="auto"/>
                <w:bottom w:val="none" w:sz="0" w:space="0" w:color="auto"/>
                <w:right w:val="none" w:sz="0" w:space="0" w:color="auto"/>
              </w:divBdr>
            </w:div>
            <w:div w:id="2079747088">
              <w:marLeft w:val="0"/>
              <w:marRight w:val="0"/>
              <w:marTop w:val="0"/>
              <w:marBottom w:val="0"/>
              <w:divBdr>
                <w:top w:val="none" w:sz="0" w:space="0" w:color="auto"/>
                <w:left w:val="none" w:sz="0" w:space="0" w:color="auto"/>
                <w:bottom w:val="none" w:sz="0" w:space="0" w:color="auto"/>
                <w:right w:val="none" w:sz="0" w:space="0" w:color="auto"/>
              </w:divBdr>
            </w:div>
            <w:div w:id="2083090942">
              <w:marLeft w:val="0"/>
              <w:marRight w:val="0"/>
              <w:marTop w:val="0"/>
              <w:marBottom w:val="0"/>
              <w:divBdr>
                <w:top w:val="none" w:sz="0" w:space="0" w:color="auto"/>
                <w:left w:val="none" w:sz="0" w:space="0" w:color="auto"/>
                <w:bottom w:val="none" w:sz="0" w:space="0" w:color="auto"/>
                <w:right w:val="none" w:sz="0" w:space="0" w:color="auto"/>
              </w:divBdr>
            </w:div>
            <w:div w:id="2113620535">
              <w:marLeft w:val="0"/>
              <w:marRight w:val="0"/>
              <w:marTop w:val="0"/>
              <w:marBottom w:val="0"/>
              <w:divBdr>
                <w:top w:val="none" w:sz="0" w:space="0" w:color="auto"/>
                <w:left w:val="none" w:sz="0" w:space="0" w:color="auto"/>
                <w:bottom w:val="none" w:sz="0" w:space="0" w:color="auto"/>
                <w:right w:val="none" w:sz="0" w:space="0" w:color="auto"/>
              </w:divBdr>
            </w:div>
            <w:div w:id="2115324046">
              <w:marLeft w:val="0"/>
              <w:marRight w:val="0"/>
              <w:marTop w:val="0"/>
              <w:marBottom w:val="0"/>
              <w:divBdr>
                <w:top w:val="none" w:sz="0" w:space="0" w:color="auto"/>
                <w:left w:val="none" w:sz="0" w:space="0" w:color="auto"/>
                <w:bottom w:val="none" w:sz="0" w:space="0" w:color="auto"/>
                <w:right w:val="none" w:sz="0" w:space="0" w:color="auto"/>
              </w:divBdr>
            </w:div>
            <w:div w:id="2131580926">
              <w:marLeft w:val="0"/>
              <w:marRight w:val="0"/>
              <w:marTop w:val="0"/>
              <w:marBottom w:val="0"/>
              <w:divBdr>
                <w:top w:val="none" w:sz="0" w:space="0" w:color="auto"/>
                <w:left w:val="none" w:sz="0" w:space="0" w:color="auto"/>
                <w:bottom w:val="none" w:sz="0" w:space="0" w:color="auto"/>
                <w:right w:val="none" w:sz="0" w:space="0" w:color="auto"/>
              </w:divBdr>
            </w:div>
            <w:div w:id="2145194651">
              <w:marLeft w:val="0"/>
              <w:marRight w:val="0"/>
              <w:marTop w:val="0"/>
              <w:marBottom w:val="0"/>
              <w:divBdr>
                <w:top w:val="none" w:sz="0" w:space="0" w:color="auto"/>
                <w:left w:val="none" w:sz="0" w:space="0" w:color="auto"/>
                <w:bottom w:val="none" w:sz="0" w:space="0" w:color="auto"/>
                <w:right w:val="none" w:sz="0" w:space="0" w:color="auto"/>
              </w:divBdr>
            </w:div>
            <w:div w:id="2147312095">
              <w:marLeft w:val="0"/>
              <w:marRight w:val="0"/>
              <w:marTop w:val="0"/>
              <w:marBottom w:val="0"/>
              <w:divBdr>
                <w:top w:val="none" w:sz="0" w:space="0" w:color="auto"/>
                <w:left w:val="none" w:sz="0" w:space="0" w:color="auto"/>
                <w:bottom w:val="none" w:sz="0" w:space="0" w:color="auto"/>
                <w:right w:val="none" w:sz="0" w:space="0" w:color="auto"/>
              </w:divBdr>
            </w:div>
          </w:divsChild>
        </w:div>
        <w:div w:id="1051727616">
          <w:marLeft w:val="0"/>
          <w:marRight w:val="0"/>
          <w:marTop w:val="0"/>
          <w:marBottom w:val="0"/>
          <w:divBdr>
            <w:top w:val="none" w:sz="0" w:space="0" w:color="auto"/>
            <w:left w:val="none" w:sz="0" w:space="0" w:color="auto"/>
            <w:bottom w:val="none" w:sz="0" w:space="0" w:color="auto"/>
            <w:right w:val="none" w:sz="0" w:space="0" w:color="auto"/>
          </w:divBdr>
          <w:divsChild>
            <w:div w:id="938541">
              <w:marLeft w:val="0"/>
              <w:marRight w:val="0"/>
              <w:marTop w:val="0"/>
              <w:marBottom w:val="0"/>
              <w:divBdr>
                <w:top w:val="none" w:sz="0" w:space="0" w:color="auto"/>
                <w:left w:val="none" w:sz="0" w:space="0" w:color="auto"/>
                <w:bottom w:val="none" w:sz="0" w:space="0" w:color="auto"/>
                <w:right w:val="none" w:sz="0" w:space="0" w:color="auto"/>
              </w:divBdr>
            </w:div>
            <w:div w:id="21561831">
              <w:marLeft w:val="0"/>
              <w:marRight w:val="0"/>
              <w:marTop w:val="0"/>
              <w:marBottom w:val="0"/>
              <w:divBdr>
                <w:top w:val="none" w:sz="0" w:space="0" w:color="auto"/>
                <w:left w:val="none" w:sz="0" w:space="0" w:color="auto"/>
                <w:bottom w:val="none" w:sz="0" w:space="0" w:color="auto"/>
                <w:right w:val="none" w:sz="0" w:space="0" w:color="auto"/>
              </w:divBdr>
            </w:div>
            <w:div w:id="24451737">
              <w:marLeft w:val="0"/>
              <w:marRight w:val="0"/>
              <w:marTop w:val="0"/>
              <w:marBottom w:val="0"/>
              <w:divBdr>
                <w:top w:val="none" w:sz="0" w:space="0" w:color="auto"/>
                <w:left w:val="none" w:sz="0" w:space="0" w:color="auto"/>
                <w:bottom w:val="none" w:sz="0" w:space="0" w:color="auto"/>
                <w:right w:val="none" w:sz="0" w:space="0" w:color="auto"/>
              </w:divBdr>
            </w:div>
            <w:div w:id="35011694">
              <w:marLeft w:val="0"/>
              <w:marRight w:val="0"/>
              <w:marTop w:val="0"/>
              <w:marBottom w:val="0"/>
              <w:divBdr>
                <w:top w:val="none" w:sz="0" w:space="0" w:color="auto"/>
                <w:left w:val="none" w:sz="0" w:space="0" w:color="auto"/>
                <w:bottom w:val="none" w:sz="0" w:space="0" w:color="auto"/>
                <w:right w:val="none" w:sz="0" w:space="0" w:color="auto"/>
              </w:divBdr>
            </w:div>
            <w:div w:id="62022702">
              <w:marLeft w:val="0"/>
              <w:marRight w:val="0"/>
              <w:marTop w:val="0"/>
              <w:marBottom w:val="0"/>
              <w:divBdr>
                <w:top w:val="none" w:sz="0" w:space="0" w:color="auto"/>
                <w:left w:val="none" w:sz="0" w:space="0" w:color="auto"/>
                <w:bottom w:val="none" w:sz="0" w:space="0" w:color="auto"/>
                <w:right w:val="none" w:sz="0" w:space="0" w:color="auto"/>
              </w:divBdr>
            </w:div>
            <w:div w:id="66343342">
              <w:marLeft w:val="0"/>
              <w:marRight w:val="0"/>
              <w:marTop w:val="0"/>
              <w:marBottom w:val="0"/>
              <w:divBdr>
                <w:top w:val="none" w:sz="0" w:space="0" w:color="auto"/>
                <w:left w:val="none" w:sz="0" w:space="0" w:color="auto"/>
                <w:bottom w:val="none" w:sz="0" w:space="0" w:color="auto"/>
                <w:right w:val="none" w:sz="0" w:space="0" w:color="auto"/>
              </w:divBdr>
            </w:div>
            <w:div w:id="75171465">
              <w:marLeft w:val="0"/>
              <w:marRight w:val="0"/>
              <w:marTop w:val="0"/>
              <w:marBottom w:val="0"/>
              <w:divBdr>
                <w:top w:val="none" w:sz="0" w:space="0" w:color="auto"/>
                <w:left w:val="none" w:sz="0" w:space="0" w:color="auto"/>
                <w:bottom w:val="none" w:sz="0" w:space="0" w:color="auto"/>
                <w:right w:val="none" w:sz="0" w:space="0" w:color="auto"/>
              </w:divBdr>
            </w:div>
            <w:div w:id="82533642">
              <w:marLeft w:val="0"/>
              <w:marRight w:val="0"/>
              <w:marTop w:val="0"/>
              <w:marBottom w:val="0"/>
              <w:divBdr>
                <w:top w:val="none" w:sz="0" w:space="0" w:color="auto"/>
                <w:left w:val="none" w:sz="0" w:space="0" w:color="auto"/>
                <w:bottom w:val="none" w:sz="0" w:space="0" w:color="auto"/>
                <w:right w:val="none" w:sz="0" w:space="0" w:color="auto"/>
              </w:divBdr>
            </w:div>
            <w:div w:id="84542320">
              <w:marLeft w:val="0"/>
              <w:marRight w:val="0"/>
              <w:marTop w:val="480"/>
              <w:marBottom w:val="0"/>
              <w:divBdr>
                <w:top w:val="single" w:sz="6" w:space="0" w:color="auto"/>
                <w:left w:val="single" w:sz="6" w:space="0" w:color="auto"/>
                <w:bottom w:val="single" w:sz="6" w:space="0" w:color="auto"/>
                <w:right w:val="single" w:sz="6" w:space="0" w:color="auto"/>
              </w:divBdr>
            </w:div>
            <w:div w:id="89861632">
              <w:marLeft w:val="0"/>
              <w:marRight w:val="0"/>
              <w:marTop w:val="0"/>
              <w:marBottom w:val="0"/>
              <w:divBdr>
                <w:top w:val="none" w:sz="0" w:space="0" w:color="auto"/>
                <w:left w:val="none" w:sz="0" w:space="0" w:color="auto"/>
                <w:bottom w:val="none" w:sz="0" w:space="0" w:color="auto"/>
                <w:right w:val="none" w:sz="0" w:space="0" w:color="auto"/>
              </w:divBdr>
            </w:div>
            <w:div w:id="98575307">
              <w:marLeft w:val="0"/>
              <w:marRight w:val="0"/>
              <w:marTop w:val="0"/>
              <w:marBottom w:val="0"/>
              <w:divBdr>
                <w:top w:val="none" w:sz="0" w:space="0" w:color="auto"/>
                <w:left w:val="none" w:sz="0" w:space="0" w:color="auto"/>
                <w:bottom w:val="none" w:sz="0" w:space="0" w:color="auto"/>
                <w:right w:val="none" w:sz="0" w:space="0" w:color="auto"/>
              </w:divBdr>
            </w:div>
            <w:div w:id="113327216">
              <w:marLeft w:val="0"/>
              <w:marRight w:val="0"/>
              <w:marTop w:val="0"/>
              <w:marBottom w:val="0"/>
              <w:divBdr>
                <w:top w:val="none" w:sz="0" w:space="0" w:color="auto"/>
                <w:left w:val="none" w:sz="0" w:space="0" w:color="auto"/>
                <w:bottom w:val="none" w:sz="0" w:space="0" w:color="auto"/>
                <w:right w:val="none" w:sz="0" w:space="0" w:color="auto"/>
              </w:divBdr>
            </w:div>
            <w:div w:id="116917567">
              <w:marLeft w:val="0"/>
              <w:marRight w:val="0"/>
              <w:marTop w:val="0"/>
              <w:marBottom w:val="0"/>
              <w:divBdr>
                <w:top w:val="none" w:sz="0" w:space="0" w:color="auto"/>
                <w:left w:val="none" w:sz="0" w:space="0" w:color="auto"/>
                <w:bottom w:val="none" w:sz="0" w:space="0" w:color="auto"/>
                <w:right w:val="none" w:sz="0" w:space="0" w:color="auto"/>
              </w:divBdr>
            </w:div>
            <w:div w:id="156196328">
              <w:marLeft w:val="0"/>
              <w:marRight w:val="0"/>
              <w:marTop w:val="0"/>
              <w:marBottom w:val="0"/>
              <w:divBdr>
                <w:top w:val="none" w:sz="0" w:space="0" w:color="auto"/>
                <w:left w:val="none" w:sz="0" w:space="0" w:color="auto"/>
                <w:bottom w:val="none" w:sz="0" w:space="0" w:color="auto"/>
                <w:right w:val="none" w:sz="0" w:space="0" w:color="auto"/>
              </w:divBdr>
            </w:div>
            <w:div w:id="157384111">
              <w:marLeft w:val="0"/>
              <w:marRight w:val="0"/>
              <w:marTop w:val="0"/>
              <w:marBottom w:val="0"/>
              <w:divBdr>
                <w:top w:val="none" w:sz="0" w:space="0" w:color="auto"/>
                <w:left w:val="none" w:sz="0" w:space="0" w:color="auto"/>
                <w:bottom w:val="none" w:sz="0" w:space="0" w:color="auto"/>
                <w:right w:val="none" w:sz="0" w:space="0" w:color="auto"/>
              </w:divBdr>
            </w:div>
            <w:div w:id="160394344">
              <w:marLeft w:val="0"/>
              <w:marRight w:val="0"/>
              <w:marTop w:val="0"/>
              <w:marBottom w:val="0"/>
              <w:divBdr>
                <w:top w:val="none" w:sz="0" w:space="0" w:color="auto"/>
                <w:left w:val="none" w:sz="0" w:space="0" w:color="auto"/>
                <w:bottom w:val="none" w:sz="0" w:space="0" w:color="auto"/>
                <w:right w:val="none" w:sz="0" w:space="0" w:color="auto"/>
              </w:divBdr>
            </w:div>
            <w:div w:id="176232833">
              <w:marLeft w:val="0"/>
              <w:marRight w:val="0"/>
              <w:marTop w:val="0"/>
              <w:marBottom w:val="0"/>
              <w:divBdr>
                <w:top w:val="none" w:sz="0" w:space="0" w:color="auto"/>
                <w:left w:val="none" w:sz="0" w:space="0" w:color="auto"/>
                <w:bottom w:val="none" w:sz="0" w:space="0" w:color="auto"/>
                <w:right w:val="none" w:sz="0" w:space="0" w:color="auto"/>
              </w:divBdr>
            </w:div>
            <w:div w:id="200217766">
              <w:marLeft w:val="0"/>
              <w:marRight w:val="0"/>
              <w:marTop w:val="0"/>
              <w:marBottom w:val="0"/>
              <w:divBdr>
                <w:top w:val="none" w:sz="0" w:space="0" w:color="auto"/>
                <w:left w:val="none" w:sz="0" w:space="0" w:color="auto"/>
                <w:bottom w:val="none" w:sz="0" w:space="0" w:color="auto"/>
                <w:right w:val="none" w:sz="0" w:space="0" w:color="auto"/>
              </w:divBdr>
            </w:div>
            <w:div w:id="201476858">
              <w:marLeft w:val="0"/>
              <w:marRight w:val="0"/>
              <w:marTop w:val="0"/>
              <w:marBottom w:val="0"/>
              <w:divBdr>
                <w:top w:val="none" w:sz="0" w:space="0" w:color="auto"/>
                <w:left w:val="none" w:sz="0" w:space="0" w:color="auto"/>
                <w:bottom w:val="none" w:sz="0" w:space="0" w:color="auto"/>
                <w:right w:val="none" w:sz="0" w:space="0" w:color="auto"/>
              </w:divBdr>
            </w:div>
            <w:div w:id="205413711">
              <w:marLeft w:val="0"/>
              <w:marRight w:val="0"/>
              <w:marTop w:val="0"/>
              <w:marBottom w:val="0"/>
              <w:divBdr>
                <w:top w:val="none" w:sz="0" w:space="0" w:color="auto"/>
                <w:left w:val="none" w:sz="0" w:space="0" w:color="auto"/>
                <w:bottom w:val="none" w:sz="0" w:space="0" w:color="auto"/>
                <w:right w:val="none" w:sz="0" w:space="0" w:color="auto"/>
              </w:divBdr>
            </w:div>
            <w:div w:id="207567367">
              <w:marLeft w:val="0"/>
              <w:marRight w:val="0"/>
              <w:marTop w:val="0"/>
              <w:marBottom w:val="0"/>
              <w:divBdr>
                <w:top w:val="none" w:sz="0" w:space="0" w:color="auto"/>
                <w:left w:val="none" w:sz="0" w:space="0" w:color="auto"/>
                <w:bottom w:val="none" w:sz="0" w:space="0" w:color="auto"/>
                <w:right w:val="none" w:sz="0" w:space="0" w:color="auto"/>
              </w:divBdr>
            </w:div>
            <w:div w:id="216284378">
              <w:marLeft w:val="0"/>
              <w:marRight w:val="0"/>
              <w:marTop w:val="480"/>
              <w:marBottom w:val="0"/>
              <w:divBdr>
                <w:top w:val="single" w:sz="6" w:space="0" w:color="auto"/>
                <w:left w:val="single" w:sz="6" w:space="0" w:color="auto"/>
                <w:bottom w:val="single" w:sz="6" w:space="0" w:color="auto"/>
                <w:right w:val="single" w:sz="6" w:space="0" w:color="auto"/>
              </w:divBdr>
            </w:div>
            <w:div w:id="230426570">
              <w:marLeft w:val="0"/>
              <w:marRight w:val="0"/>
              <w:marTop w:val="0"/>
              <w:marBottom w:val="0"/>
              <w:divBdr>
                <w:top w:val="none" w:sz="0" w:space="0" w:color="auto"/>
                <w:left w:val="none" w:sz="0" w:space="0" w:color="auto"/>
                <w:bottom w:val="none" w:sz="0" w:space="0" w:color="auto"/>
                <w:right w:val="none" w:sz="0" w:space="0" w:color="auto"/>
              </w:divBdr>
            </w:div>
            <w:div w:id="233786747">
              <w:marLeft w:val="0"/>
              <w:marRight w:val="0"/>
              <w:marTop w:val="0"/>
              <w:marBottom w:val="0"/>
              <w:divBdr>
                <w:top w:val="none" w:sz="0" w:space="0" w:color="auto"/>
                <w:left w:val="none" w:sz="0" w:space="0" w:color="auto"/>
                <w:bottom w:val="none" w:sz="0" w:space="0" w:color="auto"/>
                <w:right w:val="none" w:sz="0" w:space="0" w:color="auto"/>
              </w:divBdr>
            </w:div>
            <w:div w:id="241990602">
              <w:marLeft w:val="0"/>
              <w:marRight w:val="0"/>
              <w:marTop w:val="0"/>
              <w:marBottom w:val="0"/>
              <w:divBdr>
                <w:top w:val="none" w:sz="0" w:space="0" w:color="auto"/>
                <w:left w:val="none" w:sz="0" w:space="0" w:color="auto"/>
                <w:bottom w:val="none" w:sz="0" w:space="0" w:color="auto"/>
                <w:right w:val="none" w:sz="0" w:space="0" w:color="auto"/>
              </w:divBdr>
            </w:div>
            <w:div w:id="255291770">
              <w:marLeft w:val="0"/>
              <w:marRight w:val="0"/>
              <w:marTop w:val="0"/>
              <w:marBottom w:val="0"/>
              <w:divBdr>
                <w:top w:val="none" w:sz="0" w:space="0" w:color="auto"/>
                <w:left w:val="none" w:sz="0" w:space="0" w:color="auto"/>
                <w:bottom w:val="none" w:sz="0" w:space="0" w:color="auto"/>
                <w:right w:val="none" w:sz="0" w:space="0" w:color="auto"/>
              </w:divBdr>
            </w:div>
            <w:div w:id="265699221">
              <w:marLeft w:val="0"/>
              <w:marRight w:val="0"/>
              <w:marTop w:val="0"/>
              <w:marBottom w:val="0"/>
              <w:divBdr>
                <w:top w:val="none" w:sz="0" w:space="0" w:color="auto"/>
                <w:left w:val="none" w:sz="0" w:space="0" w:color="auto"/>
                <w:bottom w:val="none" w:sz="0" w:space="0" w:color="auto"/>
                <w:right w:val="none" w:sz="0" w:space="0" w:color="auto"/>
              </w:divBdr>
            </w:div>
            <w:div w:id="276910013">
              <w:marLeft w:val="0"/>
              <w:marRight w:val="0"/>
              <w:marTop w:val="0"/>
              <w:marBottom w:val="0"/>
              <w:divBdr>
                <w:top w:val="none" w:sz="0" w:space="0" w:color="auto"/>
                <w:left w:val="none" w:sz="0" w:space="0" w:color="auto"/>
                <w:bottom w:val="none" w:sz="0" w:space="0" w:color="auto"/>
                <w:right w:val="none" w:sz="0" w:space="0" w:color="auto"/>
              </w:divBdr>
            </w:div>
            <w:div w:id="285896656">
              <w:marLeft w:val="0"/>
              <w:marRight w:val="0"/>
              <w:marTop w:val="0"/>
              <w:marBottom w:val="0"/>
              <w:divBdr>
                <w:top w:val="none" w:sz="0" w:space="0" w:color="auto"/>
                <w:left w:val="none" w:sz="0" w:space="0" w:color="auto"/>
                <w:bottom w:val="none" w:sz="0" w:space="0" w:color="auto"/>
                <w:right w:val="none" w:sz="0" w:space="0" w:color="auto"/>
              </w:divBdr>
            </w:div>
            <w:div w:id="300504495">
              <w:marLeft w:val="0"/>
              <w:marRight w:val="0"/>
              <w:marTop w:val="0"/>
              <w:marBottom w:val="0"/>
              <w:divBdr>
                <w:top w:val="none" w:sz="0" w:space="0" w:color="auto"/>
                <w:left w:val="none" w:sz="0" w:space="0" w:color="auto"/>
                <w:bottom w:val="none" w:sz="0" w:space="0" w:color="auto"/>
                <w:right w:val="none" w:sz="0" w:space="0" w:color="auto"/>
              </w:divBdr>
            </w:div>
            <w:div w:id="302734074">
              <w:marLeft w:val="0"/>
              <w:marRight w:val="0"/>
              <w:marTop w:val="0"/>
              <w:marBottom w:val="0"/>
              <w:divBdr>
                <w:top w:val="none" w:sz="0" w:space="0" w:color="auto"/>
                <w:left w:val="none" w:sz="0" w:space="0" w:color="auto"/>
                <w:bottom w:val="none" w:sz="0" w:space="0" w:color="auto"/>
                <w:right w:val="none" w:sz="0" w:space="0" w:color="auto"/>
              </w:divBdr>
            </w:div>
            <w:div w:id="307174679">
              <w:marLeft w:val="0"/>
              <w:marRight w:val="0"/>
              <w:marTop w:val="0"/>
              <w:marBottom w:val="0"/>
              <w:divBdr>
                <w:top w:val="none" w:sz="0" w:space="0" w:color="auto"/>
                <w:left w:val="none" w:sz="0" w:space="0" w:color="auto"/>
                <w:bottom w:val="none" w:sz="0" w:space="0" w:color="auto"/>
                <w:right w:val="none" w:sz="0" w:space="0" w:color="auto"/>
              </w:divBdr>
            </w:div>
            <w:div w:id="312680613">
              <w:marLeft w:val="0"/>
              <w:marRight w:val="0"/>
              <w:marTop w:val="0"/>
              <w:marBottom w:val="0"/>
              <w:divBdr>
                <w:top w:val="none" w:sz="0" w:space="0" w:color="auto"/>
                <w:left w:val="none" w:sz="0" w:space="0" w:color="auto"/>
                <w:bottom w:val="none" w:sz="0" w:space="0" w:color="auto"/>
                <w:right w:val="none" w:sz="0" w:space="0" w:color="auto"/>
              </w:divBdr>
            </w:div>
            <w:div w:id="319315886">
              <w:marLeft w:val="0"/>
              <w:marRight w:val="0"/>
              <w:marTop w:val="0"/>
              <w:marBottom w:val="0"/>
              <w:divBdr>
                <w:top w:val="none" w:sz="0" w:space="0" w:color="auto"/>
                <w:left w:val="none" w:sz="0" w:space="0" w:color="auto"/>
                <w:bottom w:val="none" w:sz="0" w:space="0" w:color="auto"/>
                <w:right w:val="none" w:sz="0" w:space="0" w:color="auto"/>
              </w:divBdr>
            </w:div>
            <w:div w:id="322898238">
              <w:marLeft w:val="0"/>
              <w:marRight w:val="0"/>
              <w:marTop w:val="0"/>
              <w:marBottom w:val="0"/>
              <w:divBdr>
                <w:top w:val="none" w:sz="0" w:space="0" w:color="auto"/>
                <w:left w:val="none" w:sz="0" w:space="0" w:color="auto"/>
                <w:bottom w:val="none" w:sz="0" w:space="0" w:color="auto"/>
                <w:right w:val="none" w:sz="0" w:space="0" w:color="auto"/>
              </w:divBdr>
            </w:div>
            <w:div w:id="323432591">
              <w:marLeft w:val="0"/>
              <w:marRight w:val="0"/>
              <w:marTop w:val="0"/>
              <w:marBottom w:val="0"/>
              <w:divBdr>
                <w:top w:val="none" w:sz="0" w:space="0" w:color="auto"/>
                <w:left w:val="none" w:sz="0" w:space="0" w:color="auto"/>
                <w:bottom w:val="none" w:sz="0" w:space="0" w:color="auto"/>
                <w:right w:val="none" w:sz="0" w:space="0" w:color="auto"/>
              </w:divBdr>
            </w:div>
            <w:div w:id="334652969">
              <w:marLeft w:val="0"/>
              <w:marRight w:val="0"/>
              <w:marTop w:val="0"/>
              <w:marBottom w:val="0"/>
              <w:divBdr>
                <w:top w:val="none" w:sz="0" w:space="0" w:color="auto"/>
                <w:left w:val="none" w:sz="0" w:space="0" w:color="auto"/>
                <w:bottom w:val="none" w:sz="0" w:space="0" w:color="auto"/>
                <w:right w:val="none" w:sz="0" w:space="0" w:color="auto"/>
              </w:divBdr>
            </w:div>
            <w:div w:id="336154111">
              <w:marLeft w:val="0"/>
              <w:marRight w:val="0"/>
              <w:marTop w:val="0"/>
              <w:marBottom w:val="0"/>
              <w:divBdr>
                <w:top w:val="none" w:sz="0" w:space="0" w:color="auto"/>
                <w:left w:val="none" w:sz="0" w:space="0" w:color="auto"/>
                <w:bottom w:val="none" w:sz="0" w:space="0" w:color="auto"/>
                <w:right w:val="none" w:sz="0" w:space="0" w:color="auto"/>
              </w:divBdr>
            </w:div>
            <w:div w:id="341708400">
              <w:marLeft w:val="0"/>
              <w:marRight w:val="0"/>
              <w:marTop w:val="0"/>
              <w:marBottom w:val="0"/>
              <w:divBdr>
                <w:top w:val="none" w:sz="0" w:space="0" w:color="auto"/>
                <w:left w:val="none" w:sz="0" w:space="0" w:color="auto"/>
                <w:bottom w:val="none" w:sz="0" w:space="0" w:color="auto"/>
                <w:right w:val="none" w:sz="0" w:space="0" w:color="auto"/>
              </w:divBdr>
            </w:div>
            <w:div w:id="353458649">
              <w:marLeft w:val="0"/>
              <w:marRight w:val="0"/>
              <w:marTop w:val="0"/>
              <w:marBottom w:val="0"/>
              <w:divBdr>
                <w:top w:val="none" w:sz="0" w:space="0" w:color="auto"/>
                <w:left w:val="none" w:sz="0" w:space="0" w:color="auto"/>
                <w:bottom w:val="none" w:sz="0" w:space="0" w:color="auto"/>
                <w:right w:val="none" w:sz="0" w:space="0" w:color="auto"/>
              </w:divBdr>
            </w:div>
            <w:div w:id="355892730">
              <w:marLeft w:val="0"/>
              <w:marRight w:val="0"/>
              <w:marTop w:val="0"/>
              <w:marBottom w:val="0"/>
              <w:divBdr>
                <w:top w:val="none" w:sz="0" w:space="0" w:color="auto"/>
                <w:left w:val="none" w:sz="0" w:space="0" w:color="auto"/>
                <w:bottom w:val="none" w:sz="0" w:space="0" w:color="auto"/>
                <w:right w:val="none" w:sz="0" w:space="0" w:color="auto"/>
              </w:divBdr>
            </w:div>
            <w:div w:id="362754982">
              <w:marLeft w:val="0"/>
              <w:marRight w:val="0"/>
              <w:marTop w:val="0"/>
              <w:marBottom w:val="0"/>
              <w:divBdr>
                <w:top w:val="none" w:sz="0" w:space="0" w:color="auto"/>
                <w:left w:val="none" w:sz="0" w:space="0" w:color="auto"/>
                <w:bottom w:val="none" w:sz="0" w:space="0" w:color="auto"/>
                <w:right w:val="none" w:sz="0" w:space="0" w:color="auto"/>
              </w:divBdr>
            </w:div>
            <w:div w:id="373774099">
              <w:marLeft w:val="0"/>
              <w:marRight w:val="0"/>
              <w:marTop w:val="0"/>
              <w:marBottom w:val="0"/>
              <w:divBdr>
                <w:top w:val="none" w:sz="0" w:space="0" w:color="auto"/>
                <w:left w:val="none" w:sz="0" w:space="0" w:color="auto"/>
                <w:bottom w:val="none" w:sz="0" w:space="0" w:color="auto"/>
                <w:right w:val="none" w:sz="0" w:space="0" w:color="auto"/>
              </w:divBdr>
            </w:div>
            <w:div w:id="377435004">
              <w:marLeft w:val="0"/>
              <w:marRight w:val="0"/>
              <w:marTop w:val="0"/>
              <w:marBottom w:val="0"/>
              <w:divBdr>
                <w:top w:val="none" w:sz="0" w:space="0" w:color="auto"/>
                <w:left w:val="none" w:sz="0" w:space="0" w:color="auto"/>
                <w:bottom w:val="none" w:sz="0" w:space="0" w:color="auto"/>
                <w:right w:val="none" w:sz="0" w:space="0" w:color="auto"/>
              </w:divBdr>
            </w:div>
            <w:div w:id="380373288">
              <w:marLeft w:val="0"/>
              <w:marRight w:val="0"/>
              <w:marTop w:val="0"/>
              <w:marBottom w:val="0"/>
              <w:divBdr>
                <w:top w:val="none" w:sz="0" w:space="0" w:color="auto"/>
                <w:left w:val="none" w:sz="0" w:space="0" w:color="auto"/>
                <w:bottom w:val="none" w:sz="0" w:space="0" w:color="auto"/>
                <w:right w:val="none" w:sz="0" w:space="0" w:color="auto"/>
              </w:divBdr>
            </w:div>
            <w:div w:id="389160897">
              <w:marLeft w:val="0"/>
              <w:marRight w:val="0"/>
              <w:marTop w:val="0"/>
              <w:marBottom w:val="0"/>
              <w:divBdr>
                <w:top w:val="none" w:sz="0" w:space="0" w:color="auto"/>
                <w:left w:val="none" w:sz="0" w:space="0" w:color="auto"/>
                <w:bottom w:val="none" w:sz="0" w:space="0" w:color="auto"/>
                <w:right w:val="none" w:sz="0" w:space="0" w:color="auto"/>
              </w:divBdr>
            </w:div>
            <w:div w:id="399518950">
              <w:marLeft w:val="0"/>
              <w:marRight w:val="0"/>
              <w:marTop w:val="0"/>
              <w:marBottom w:val="0"/>
              <w:divBdr>
                <w:top w:val="none" w:sz="0" w:space="0" w:color="auto"/>
                <w:left w:val="none" w:sz="0" w:space="0" w:color="auto"/>
                <w:bottom w:val="none" w:sz="0" w:space="0" w:color="auto"/>
                <w:right w:val="none" w:sz="0" w:space="0" w:color="auto"/>
              </w:divBdr>
            </w:div>
            <w:div w:id="412894930">
              <w:marLeft w:val="0"/>
              <w:marRight w:val="0"/>
              <w:marTop w:val="0"/>
              <w:marBottom w:val="0"/>
              <w:divBdr>
                <w:top w:val="none" w:sz="0" w:space="0" w:color="auto"/>
                <w:left w:val="none" w:sz="0" w:space="0" w:color="auto"/>
                <w:bottom w:val="none" w:sz="0" w:space="0" w:color="auto"/>
                <w:right w:val="none" w:sz="0" w:space="0" w:color="auto"/>
              </w:divBdr>
            </w:div>
            <w:div w:id="418215580">
              <w:marLeft w:val="0"/>
              <w:marRight w:val="0"/>
              <w:marTop w:val="0"/>
              <w:marBottom w:val="0"/>
              <w:divBdr>
                <w:top w:val="none" w:sz="0" w:space="0" w:color="auto"/>
                <w:left w:val="none" w:sz="0" w:space="0" w:color="auto"/>
                <w:bottom w:val="none" w:sz="0" w:space="0" w:color="auto"/>
                <w:right w:val="none" w:sz="0" w:space="0" w:color="auto"/>
              </w:divBdr>
            </w:div>
            <w:div w:id="426081563">
              <w:marLeft w:val="0"/>
              <w:marRight w:val="0"/>
              <w:marTop w:val="0"/>
              <w:marBottom w:val="0"/>
              <w:divBdr>
                <w:top w:val="none" w:sz="0" w:space="0" w:color="auto"/>
                <w:left w:val="none" w:sz="0" w:space="0" w:color="auto"/>
                <w:bottom w:val="none" w:sz="0" w:space="0" w:color="auto"/>
                <w:right w:val="none" w:sz="0" w:space="0" w:color="auto"/>
              </w:divBdr>
            </w:div>
            <w:div w:id="444734060">
              <w:marLeft w:val="0"/>
              <w:marRight w:val="0"/>
              <w:marTop w:val="0"/>
              <w:marBottom w:val="0"/>
              <w:divBdr>
                <w:top w:val="none" w:sz="0" w:space="0" w:color="auto"/>
                <w:left w:val="none" w:sz="0" w:space="0" w:color="auto"/>
                <w:bottom w:val="none" w:sz="0" w:space="0" w:color="auto"/>
                <w:right w:val="none" w:sz="0" w:space="0" w:color="auto"/>
              </w:divBdr>
            </w:div>
            <w:div w:id="448745502">
              <w:marLeft w:val="0"/>
              <w:marRight w:val="0"/>
              <w:marTop w:val="480"/>
              <w:marBottom w:val="0"/>
              <w:divBdr>
                <w:top w:val="single" w:sz="6" w:space="0" w:color="auto"/>
                <w:left w:val="single" w:sz="6" w:space="0" w:color="auto"/>
                <w:bottom w:val="single" w:sz="6" w:space="0" w:color="auto"/>
                <w:right w:val="single" w:sz="6" w:space="0" w:color="auto"/>
              </w:divBdr>
            </w:div>
            <w:div w:id="457181708">
              <w:marLeft w:val="0"/>
              <w:marRight w:val="0"/>
              <w:marTop w:val="0"/>
              <w:marBottom w:val="0"/>
              <w:divBdr>
                <w:top w:val="none" w:sz="0" w:space="0" w:color="auto"/>
                <w:left w:val="none" w:sz="0" w:space="0" w:color="auto"/>
                <w:bottom w:val="none" w:sz="0" w:space="0" w:color="auto"/>
                <w:right w:val="none" w:sz="0" w:space="0" w:color="auto"/>
              </w:divBdr>
            </w:div>
            <w:div w:id="466094090">
              <w:marLeft w:val="0"/>
              <w:marRight w:val="0"/>
              <w:marTop w:val="0"/>
              <w:marBottom w:val="0"/>
              <w:divBdr>
                <w:top w:val="none" w:sz="0" w:space="0" w:color="auto"/>
                <w:left w:val="none" w:sz="0" w:space="0" w:color="auto"/>
                <w:bottom w:val="none" w:sz="0" w:space="0" w:color="auto"/>
                <w:right w:val="none" w:sz="0" w:space="0" w:color="auto"/>
              </w:divBdr>
            </w:div>
            <w:div w:id="472798867">
              <w:marLeft w:val="0"/>
              <w:marRight w:val="0"/>
              <w:marTop w:val="0"/>
              <w:marBottom w:val="0"/>
              <w:divBdr>
                <w:top w:val="none" w:sz="0" w:space="0" w:color="auto"/>
                <w:left w:val="none" w:sz="0" w:space="0" w:color="auto"/>
                <w:bottom w:val="none" w:sz="0" w:space="0" w:color="auto"/>
                <w:right w:val="none" w:sz="0" w:space="0" w:color="auto"/>
              </w:divBdr>
            </w:div>
            <w:div w:id="533150303">
              <w:marLeft w:val="0"/>
              <w:marRight w:val="0"/>
              <w:marTop w:val="0"/>
              <w:marBottom w:val="0"/>
              <w:divBdr>
                <w:top w:val="none" w:sz="0" w:space="0" w:color="auto"/>
                <w:left w:val="none" w:sz="0" w:space="0" w:color="auto"/>
                <w:bottom w:val="none" w:sz="0" w:space="0" w:color="auto"/>
                <w:right w:val="none" w:sz="0" w:space="0" w:color="auto"/>
              </w:divBdr>
            </w:div>
            <w:div w:id="534924261">
              <w:marLeft w:val="0"/>
              <w:marRight w:val="0"/>
              <w:marTop w:val="0"/>
              <w:marBottom w:val="0"/>
              <w:divBdr>
                <w:top w:val="none" w:sz="0" w:space="0" w:color="auto"/>
                <w:left w:val="none" w:sz="0" w:space="0" w:color="auto"/>
                <w:bottom w:val="none" w:sz="0" w:space="0" w:color="auto"/>
                <w:right w:val="none" w:sz="0" w:space="0" w:color="auto"/>
              </w:divBdr>
            </w:div>
            <w:div w:id="547910886">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3029882">
              <w:marLeft w:val="0"/>
              <w:marRight w:val="0"/>
              <w:marTop w:val="0"/>
              <w:marBottom w:val="0"/>
              <w:divBdr>
                <w:top w:val="none" w:sz="0" w:space="0" w:color="auto"/>
                <w:left w:val="none" w:sz="0" w:space="0" w:color="auto"/>
                <w:bottom w:val="none" w:sz="0" w:space="0" w:color="auto"/>
                <w:right w:val="none" w:sz="0" w:space="0" w:color="auto"/>
              </w:divBdr>
            </w:div>
            <w:div w:id="587352693">
              <w:marLeft w:val="0"/>
              <w:marRight w:val="0"/>
              <w:marTop w:val="0"/>
              <w:marBottom w:val="0"/>
              <w:divBdr>
                <w:top w:val="none" w:sz="0" w:space="0" w:color="auto"/>
                <w:left w:val="none" w:sz="0" w:space="0" w:color="auto"/>
                <w:bottom w:val="none" w:sz="0" w:space="0" w:color="auto"/>
                <w:right w:val="none" w:sz="0" w:space="0" w:color="auto"/>
              </w:divBdr>
            </w:div>
            <w:div w:id="595557878">
              <w:marLeft w:val="0"/>
              <w:marRight w:val="0"/>
              <w:marTop w:val="0"/>
              <w:marBottom w:val="0"/>
              <w:divBdr>
                <w:top w:val="none" w:sz="0" w:space="0" w:color="auto"/>
                <w:left w:val="none" w:sz="0" w:space="0" w:color="auto"/>
                <w:bottom w:val="none" w:sz="0" w:space="0" w:color="auto"/>
                <w:right w:val="none" w:sz="0" w:space="0" w:color="auto"/>
              </w:divBdr>
            </w:div>
            <w:div w:id="610017369">
              <w:marLeft w:val="0"/>
              <w:marRight w:val="0"/>
              <w:marTop w:val="0"/>
              <w:marBottom w:val="0"/>
              <w:divBdr>
                <w:top w:val="none" w:sz="0" w:space="0" w:color="auto"/>
                <w:left w:val="none" w:sz="0" w:space="0" w:color="auto"/>
                <w:bottom w:val="none" w:sz="0" w:space="0" w:color="auto"/>
                <w:right w:val="none" w:sz="0" w:space="0" w:color="auto"/>
              </w:divBdr>
            </w:div>
            <w:div w:id="611480508">
              <w:marLeft w:val="0"/>
              <w:marRight w:val="0"/>
              <w:marTop w:val="0"/>
              <w:marBottom w:val="0"/>
              <w:divBdr>
                <w:top w:val="none" w:sz="0" w:space="0" w:color="auto"/>
                <w:left w:val="none" w:sz="0" w:space="0" w:color="auto"/>
                <w:bottom w:val="none" w:sz="0" w:space="0" w:color="auto"/>
                <w:right w:val="none" w:sz="0" w:space="0" w:color="auto"/>
              </w:divBdr>
            </w:div>
            <w:div w:id="616957090">
              <w:marLeft w:val="0"/>
              <w:marRight w:val="0"/>
              <w:marTop w:val="0"/>
              <w:marBottom w:val="0"/>
              <w:divBdr>
                <w:top w:val="none" w:sz="0" w:space="0" w:color="auto"/>
                <w:left w:val="none" w:sz="0" w:space="0" w:color="auto"/>
                <w:bottom w:val="none" w:sz="0" w:space="0" w:color="auto"/>
                <w:right w:val="none" w:sz="0" w:space="0" w:color="auto"/>
              </w:divBdr>
            </w:div>
            <w:div w:id="619384818">
              <w:marLeft w:val="0"/>
              <w:marRight w:val="0"/>
              <w:marTop w:val="0"/>
              <w:marBottom w:val="0"/>
              <w:divBdr>
                <w:top w:val="none" w:sz="0" w:space="0" w:color="auto"/>
                <w:left w:val="none" w:sz="0" w:space="0" w:color="auto"/>
                <w:bottom w:val="none" w:sz="0" w:space="0" w:color="auto"/>
                <w:right w:val="none" w:sz="0" w:space="0" w:color="auto"/>
              </w:divBdr>
            </w:div>
            <w:div w:id="631178011">
              <w:marLeft w:val="0"/>
              <w:marRight w:val="0"/>
              <w:marTop w:val="0"/>
              <w:marBottom w:val="0"/>
              <w:divBdr>
                <w:top w:val="none" w:sz="0" w:space="0" w:color="auto"/>
                <w:left w:val="none" w:sz="0" w:space="0" w:color="auto"/>
                <w:bottom w:val="none" w:sz="0" w:space="0" w:color="auto"/>
                <w:right w:val="none" w:sz="0" w:space="0" w:color="auto"/>
              </w:divBdr>
            </w:div>
            <w:div w:id="645551355">
              <w:marLeft w:val="0"/>
              <w:marRight w:val="0"/>
              <w:marTop w:val="0"/>
              <w:marBottom w:val="0"/>
              <w:divBdr>
                <w:top w:val="none" w:sz="0" w:space="0" w:color="auto"/>
                <w:left w:val="none" w:sz="0" w:space="0" w:color="auto"/>
                <w:bottom w:val="none" w:sz="0" w:space="0" w:color="auto"/>
                <w:right w:val="none" w:sz="0" w:space="0" w:color="auto"/>
              </w:divBdr>
            </w:div>
            <w:div w:id="650713497">
              <w:marLeft w:val="0"/>
              <w:marRight w:val="0"/>
              <w:marTop w:val="0"/>
              <w:marBottom w:val="0"/>
              <w:divBdr>
                <w:top w:val="none" w:sz="0" w:space="0" w:color="auto"/>
                <w:left w:val="none" w:sz="0" w:space="0" w:color="auto"/>
                <w:bottom w:val="none" w:sz="0" w:space="0" w:color="auto"/>
                <w:right w:val="none" w:sz="0" w:space="0" w:color="auto"/>
              </w:divBdr>
            </w:div>
            <w:div w:id="658583649">
              <w:marLeft w:val="0"/>
              <w:marRight w:val="0"/>
              <w:marTop w:val="0"/>
              <w:marBottom w:val="0"/>
              <w:divBdr>
                <w:top w:val="none" w:sz="0" w:space="0" w:color="auto"/>
                <w:left w:val="none" w:sz="0" w:space="0" w:color="auto"/>
                <w:bottom w:val="none" w:sz="0" w:space="0" w:color="auto"/>
                <w:right w:val="none" w:sz="0" w:space="0" w:color="auto"/>
              </w:divBdr>
            </w:div>
            <w:div w:id="667369399">
              <w:marLeft w:val="0"/>
              <w:marRight w:val="0"/>
              <w:marTop w:val="0"/>
              <w:marBottom w:val="0"/>
              <w:divBdr>
                <w:top w:val="none" w:sz="0" w:space="0" w:color="auto"/>
                <w:left w:val="none" w:sz="0" w:space="0" w:color="auto"/>
                <w:bottom w:val="none" w:sz="0" w:space="0" w:color="auto"/>
                <w:right w:val="none" w:sz="0" w:space="0" w:color="auto"/>
              </w:divBdr>
            </w:div>
            <w:div w:id="726801661">
              <w:marLeft w:val="0"/>
              <w:marRight w:val="0"/>
              <w:marTop w:val="0"/>
              <w:marBottom w:val="0"/>
              <w:divBdr>
                <w:top w:val="none" w:sz="0" w:space="0" w:color="auto"/>
                <w:left w:val="none" w:sz="0" w:space="0" w:color="auto"/>
                <w:bottom w:val="none" w:sz="0" w:space="0" w:color="auto"/>
                <w:right w:val="none" w:sz="0" w:space="0" w:color="auto"/>
              </w:divBdr>
            </w:div>
            <w:div w:id="729035260">
              <w:marLeft w:val="0"/>
              <w:marRight w:val="0"/>
              <w:marTop w:val="0"/>
              <w:marBottom w:val="0"/>
              <w:divBdr>
                <w:top w:val="none" w:sz="0" w:space="0" w:color="auto"/>
                <w:left w:val="none" w:sz="0" w:space="0" w:color="auto"/>
                <w:bottom w:val="none" w:sz="0" w:space="0" w:color="auto"/>
                <w:right w:val="none" w:sz="0" w:space="0" w:color="auto"/>
              </w:divBdr>
            </w:div>
            <w:div w:id="741954094">
              <w:marLeft w:val="0"/>
              <w:marRight w:val="0"/>
              <w:marTop w:val="0"/>
              <w:marBottom w:val="0"/>
              <w:divBdr>
                <w:top w:val="none" w:sz="0" w:space="0" w:color="auto"/>
                <w:left w:val="none" w:sz="0" w:space="0" w:color="auto"/>
                <w:bottom w:val="none" w:sz="0" w:space="0" w:color="auto"/>
                <w:right w:val="none" w:sz="0" w:space="0" w:color="auto"/>
              </w:divBdr>
            </w:div>
            <w:div w:id="760570423">
              <w:marLeft w:val="0"/>
              <w:marRight w:val="0"/>
              <w:marTop w:val="0"/>
              <w:marBottom w:val="0"/>
              <w:divBdr>
                <w:top w:val="none" w:sz="0" w:space="0" w:color="auto"/>
                <w:left w:val="none" w:sz="0" w:space="0" w:color="auto"/>
                <w:bottom w:val="none" w:sz="0" w:space="0" w:color="auto"/>
                <w:right w:val="none" w:sz="0" w:space="0" w:color="auto"/>
              </w:divBdr>
            </w:div>
            <w:div w:id="771584375">
              <w:marLeft w:val="0"/>
              <w:marRight w:val="0"/>
              <w:marTop w:val="0"/>
              <w:marBottom w:val="0"/>
              <w:divBdr>
                <w:top w:val="none" w:sz="0" w:space="0" w:color="auto"/>
                <w:left w:val="none" w:sz="0" w:space="0" w:color="auto"/>
                <w:bottom w:val="none" w:sz="0" w:space="0" w:color="auto"/>
                <w:right w:val="none" w:sz="0" w:space="0" w:color="auto"/>
              </w:divBdr>
            </w:div>
            <w:div w:id="778333023">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784230285">
              <w:marLeft w:val="0"/>
              <w:marRight w:val="0"/>
              <w:marTop w:val="0"/>
              <w:marBottom w:val="0"/>
              <w:divBdr>
                <w:top w:val="none" w:sz="0" w:space="0" w:color="auto"/>
                <w:left w:val="none" w:sz="0" w:space="0" w:color="auto"/>
                <w:bottom w:val="none" w:sz="0" w:space="0" w:color="auto"/>
                <w:right w:val="none" w:sz="0" w:space="0" w:color="auto"/>
              </w:divBdr>
            </w:div>
            <w:div w:id="789590749">
              <w:marLeft w:val="0"/>
              <w:marRight w:val="0"/>
              <w:marTop w:val="480"/>
              <w:marBottom w:val="0"/>
              <w:divBdr>
                <w:top w:val="single" w:sz="6" w:space="0" w:color="auto"/>
                <w:left w:val="single" w:sz="6" w:space="0" w:color="auto"/>
                <w:bottom w:val="single" w:sz="6" w:space="0" w:color="auto"/>
                <w:right w:val="single" w:sz="6" w:space="0" w:color="auto"/>
              </w:divBdr>
            </w:div>
            <w:div w:id="791486447">
              <w:marLeft w:val="0"/>
              <w:marRight w:val="0"/>
              <w:marTop w:val="0"/>
              <w:marBottom w:val="0"/>
              <w:divBdr>
                <w:top w:val="none" w:sz="0" w:space="0" w:color="auto"/>
                <w:left w:val="none" w:sz="0" w:space="0" w:color="auto"/>
                <w:bottom w:val="none" w:sz="0" w:space="0" w:color="auto"/>
                <w:right w:val="none" w:sz="0" w:space="0" w:color="auto"/>
              </w:divBdr>
            </w:div>
            <w:div w:id="795567886">
              <w:marLeft w:val="0"/>
              <w:marRight w:val="0"/>
              <w:marTop w:val="0"/>
              <w:marBottom w:val="0"/>
              <w:divBdr>
                <w:top w:val="none" w:sz="0" w:space="0" w:color="auto"/>
                <w:left w:val="none" w:sz="0" w:space="0" w:color="auto"/>
                <w:bottom w:val="none" w:sz="0" w:space="0" w:color="auto"/>
                <w:right w:val="none" w:sz="0" w:space="0" w:color="auto"/>
              </w:divBdr>
            </w:div>
            <w:div w:id="803693910">
              <w:marLeft w:val="0"/>
              <w:marRight w:val="0"/>
              <w:marTop w:val="0"/>
              <w:marBottom w:val="0"/>
              <w:divBdr>
                <w:top w:val="none" w:sz="0" w:space="0" w:color="auto"/>
                <w:left w:val="none" w:sz="0" w:space="0" w:color="auto"/>
                <w:bottom w:val="none" w:sz="0" w:space="0" w:color="auto"/>
                <w:right w:val="none" w:sz="0" w:space="0" w:color="auto"/>
              </w:divBdr>
            </w:div>
            <w:div w:id="822813849">
              <w:marLeft w:val="0"/>
              <w:marRight w:val="0"/>
              <w:marTop w:val="0"/>
              <w:marBottom w:val="0"/>
              <w:divBdr>
                <w:top w:val="none" w:sz="0" w:space="0" w:color="auto"/>
                <w:left w:val="none" w:sz="0" w:space="0" w:color="auto"/>
                <w:bottom w:val="none" w:sz="0" w:space="0" w:color="auto"/>
                <w:right w:val="none" w:sz="0" w:space="0" w:color="auto"/>
              </w:divBdr>
            </w:div>
            <w:div w:id="835072188">
              <w:marLeft w:val="0"/>
              <w:marRight w:val="0"/>
              <w:marTop w:val="0"/>
              <w:marBottom w:val="0"/>
              <w:divBdr>
                <w:top w:val="none" w:sz="0" w:space="0" w:color="auto"/>
                <w:left w:val="none" w:sz="0" w:space="0" w:color="auto"/>
                <w:bottom w:val="none" w:sz="0" w:space="0" w:color="auto"/>
                <w:right w:val="none" w:sz="0" w:space="0" w:color="auto"/>
              </w:divBdr>
            </w:div>
            <w:div w:id="854154179">
              <w:marLeft w:val="0"/>
              <w:marRight w:val="0"/>
              <w:marTop w:val="0"/>
              <w:marBottom w:val="0"/>
              <w:divBdr>
                <w:top w:val="none" w:sz="0" w:space="0" w:color="auto"/>
                <w:left w:val="none" w:sz="0" w:space="0" w:color="auto"/>
                <w:bottom w:val="none" w:sz="0" w:space="0" w:color="auto"/>
                <w:right w:val="none" w:sz="0" w:space="0" w:color="auto"/>
              </w:divBdr>
            </w:div>
            <w:div w:id="857693062">
              <w:marLeft w:val="0"/>
              <w:marRight w:val="0"/>
              <w:marTop w:val="0"/>
              <w:marBottom w:val="0"/>
              <w:divBdr>
                <w:top w:val="none" w:sz="0" w:space="0" w:color="auto"/>
                <w:left w:val="none" w:sz="0" w:space="0" w:color="auto"/>
                <w:bottom w:val="none" w:sz="0" w:space="0" w:color="auto"/>
                <w:right w:val="none" w:sz="0" w:space="0" w:color="auto"/>
              </w:divBdr>
            </w:div>
            <w:div w:id="885071846">
              <w:marLeft w:val="0"/>
              <w:marRight w:val="0"/>
              <w:marTop w:val="0"/>
              <w:marBottom w:val="0"/>
              <w:divBdr>
                <w:top w:val="none" w:sz="0" w:space="0" w:color="auto"/>
                <w:left w:val="none" w:sz="0" w:space="0" w:color="auto"/>
                <w:bottom w:val="none" w:sz="0" w:space="0" w:color="auto"/>
                <w:right w:val="none" w:sz="0" w:space="0" w:color="auto"/>
              </w:divBdr>
            </w:div>
            <w:div w:id="908999171">
              <w:marLeft w:val="0"/>
              <w:marRight w:val="0"/>
              <w:marTop w:val="0"/>
              <w:marBottom w:val="0"/>
              <w:divBdr>
                <w:top w:val="none" w:sz="0" w:space="0" w:color="auto"/>
                <w:left w:val="none" w:sz="0" w:space="0" w:color="auto"/>
                <w:bottom w:val="none" w:sz="0" w:space="0" w:color="auto"/>
                <w:right w:val="none" w:sz="0" w:space="0" w:color="auto"/>
              </w:divBdr>
            </w:div>
            <w:div w:id="921990637">
              <w:marLeft w:val="0"/>
              <w:marRight w:val="0"/>
              <w:marTop w:val="0"/>
              <w:marBottom w:val="0"/>
              <w:divBdr>
                <w:top w:val="none" w:sz="0" w:space="0" w:color="auto"/>
                <w:left w:val="none" w:sz="0" w:space="0" w:color="auto"/>
                <w:bottom w:val="none" w:sz="0" w:space="0" w:color="auto"/>
                <w:right w:val="none" w:sz="0" w:space="0" w:color="auto"/>
              </w:divBdr>
            </w:div>
            <w:div w:id="927271204">
              <w:marLeft w:val="0"/>
              <w:marRight w:val="0"/>
              <w:marTop w:val="0"/>
              <w:marBottom w:val="0"/>
              <w:divBdr>
                <w:top w:val="none" w:sz="0" w:space="0" w:color="auto"/>
                <w:left w:val="none" w:sz="0" w:space="0" w:color="auto"/>
                <w:bottom w:val="none" w:sz="0" w:space="0" w:color="auto"/>
                <w:right w:val="none" w:sz="0" w:space="0" w:color="auto"/>
              </w:divBdr>
            </w:div>
            <w:div w:id="927538676">
              <w:marLeft w:val="0"/>
              <w:marRight w:val="0"/>
              <w:marTop w:val="0"/>
              <w:marBottom w:val="0"/>
              <w:divBdr>
                <w:top w:val="none" w:sz="0" w:space="0" w:color="auto"/>
                <w:left w:val="none" w:sz="0" w:space="0" w:color="auto"/>
                <w:bottom w:val="none" w:sz="0" w:space="0" w:color="auto"/>
                <w:right w:val="none" w:sz="0" w:space="0" w:color="auto"/>
              </w:divBdr>
            </w:div>
            <w:div w:id="942688049">
              <w:marLeft w:val="0"/>
              <w:marRight w:val="0"/>
              <w:marTop w:val="0"/>
              <w:marBottom w:val="0"/>
              <w:divBdr>
                <w:top w:val="none" w:sz="0" w:space="0" w:color="auto"/>
                <w:left w:val="none" w:sz="0" w:space="0" w:color="auto"/>
                <w:bottom w:val="none" w:sz="0" w:space="0" w:color="auto"/>
                <w:right w:val="none" w:sz="0" w:space="0" w:color="auto"/>
              </w:divBdr>
            </w:div>
            <w:div w:id="945307736">
              <w:marLeft w:val="0"/>
              <w:marRight w:val="0"/>
              <w:marTop w:val="0"/>
              <w:marBottom w:val="0"/>
              <w:divBdr>
                <w:top w:val="none" w:sz="0" w:space="0" w:color="auto"/>
                <w:left w:val="none" w:sz="0" w:space="0" w:color="auto"/>
                <w:bottom w:val="none" w:sz="0" w:space="0" w:color="auto"/>
                <w:right w:val="none" w:sz="0" w:space="0" w:color="auto"/>
              </w:divBdr>
            </w:div>
            <w:div w:id="951399328">
              <w:marLeft w:val="0"/>
              <w:marRight w:val="0"/>
              <w:marTop w:val="0"/>
              <w:marBottom w:val="0"/>
              <w:divBdr>
                <w:top w:val="none" w:sz="0" w:space="0" w:color="auto"/>
                <w:left w:val="none" w:sz="0" w:space="0" w:color="auto"/>
                <w:bottom w:val="none" w:sz="0" w:space="0" w:color="auto"/>
                <w:right w:val="none" w:sz="0" w:space="0" w:color="auto"/>
              </w:divBdr>
            </w:div>
            <w:div w:id="965357631">
              <w:marLeft w:val="0"/>
              <w:marRight w:val="0"/>
              <w:marTop w:val="0"/>
              <w:marBottom w:val="0"/>
              <w:divBdr>
                <w:top w:val="none" w:sz="0" w:space="0" w:color="auto"/>
                <w:left w:val="none" w:sz="0" w:space="0" w:color="auto"/>
                <w:bottom w:val="none" w:sz="0" w:space="0" w:color="auto"/>
                <w:right w:val="none" w:sz="0" w:space="0" w:color="auto"/>
              </w:divBdr>
            </w:div>
            <w:div w:id="972711260">
              <w:marLeft w:val="0"/>
              <w:marRight w:val="0"/>
              <w:marTop w:val="0"/>
              <w:marBottom w:val="0"/>
              <w:divBdr>
                <w:top w:val="none" w:sz="0" w:space="0" w:color="auto"/>
                <w:left w:val="none" w:sz="0" w:space="0" w:color="auto"/>
                <w:bottom w:val="none" w:sz="0" w:space="0" w:color="auto"/>
                <w:right w:val="none" w:sz="0" w:space="0" w:color="auto"/>
              </w:divBdr>
            </w:div>
            <w:div w:id="996685241">
              <w:marLeft w:val="0"/>
              <w:marRight w:val="0"/>
              <w:marTop w:val="0"/>
              <w:marBottom w:val="0"/>
              <w:divBdr>
                <w:top w:val="none" w:sz="0" w:space="0" w:color="auto"/>
                <w:left w:val="none" w:sz="0" w:space="0" w:color="auto"/>
                <w:bottom w:val="none" w:sz="0" w:space="0" w:color="auto"/>
                <w:right w:val="none" w:sz="0" w:space="0" w:color="auto"/>
              </w:divBdr>
            </w:div>
            <w:div w:id="996955995">
              <w:marLeft w:val="0"/>
              <w:marRight w:val="0"/>
              <w:marTop w:val="0"/>
              <w:marBottom w:val="0"/>
              <w:divBdr>
                <w:top w:val="none" w:sz="0" w:space="0" w:color="auto"/>
                <w:left w:val="none" w:sz="0" w:space="0" w:color="auto"/>
                <w:bottom w:val="none" w:sz="0" w:space="0" w:color="auto"/>
                <w:right w:val="none" w:sz="0" w:space="0" w:color="auto"/>
              </w:divBdr>
            </w:div>
            <w:div w:id="1021661556">
              <w:marLeft w:val="0"/>
              <w:marRight w:val="0"/>
              <w:marTop w:val="0"/>
              <w:marBottom w:val="0"/>
              <w:divBdr>
                <w:top w:val="none" w:sz="0" w:space="0" w:color="auto"/>
                <w:left w:val="none" w:sz="0" w:space="0" w:color="auto"/>
                <w:bottom w:val="none" w:sz="0" w:space="0" w:color="auto"/>
                <w:right w:val="none" w:sz="0" w:space="0" w:color="auto"/>
              </w:divBdr>
            </w:div>
            <w:div w:id="1022319542">
              <w:marLeft w:val="0"/>
              <w:marRight w:val="0"/>
              <w:marTop w:val="0"/>
              <w:marBottom w:val="0"/>
              <w:divBdr>
                <w:top w:val="none" w:sz="0" w:space="0" w:color="auto"/>
                <w:left w:val="none" w:sz="0" w:space="0" w:color="auto"/>
                <w:bottom w:val="none" w:sz="0" w:space="0" w:color="auto"/>
                <w:right w:val="none" w:sz="0" w:space="0" w:color="auto"/>
              </w:divBdr>
            </w:div>
            <w:div w:id="1039089661">
              <w:marLeft w:val="0"/>
              <w:marRight w:val="0"/>
              <w:marTop w:val="0"/>
              <w:marBottom w:val="0"/>
              <w:divBdr>
                <w:top w:val="none" w:sz="0" w:space="0" w:color="auto"/>
                <w:left w:val="none" w:sz="0" w:space="0" w:color="auto"/>
                <w:bottom w:val="none" w:sz="0" w:space="0" w:color="auto"/>
                <w:right w:val="none" w:sz="0" w:space="0" w:color="auto"/>
              </w:divBdr>
            </w:div>
            <w:div w:id="1040931699">
              <w:marLeft w:val="0"/>
              <w:marRight w:val="0"/>
              <w:marTop w:val="0"/>
              <w:marBottom w:val="0"/>
              <w:divBdr>
                <w:top w:val="none" w:sz="0" w:space="0" w:color="auto"/>
                <w:left w:val="none" w:sz="0" w:space="0" w:color="auto"/>
                <w:bottom w:val="none" w:sz="0" w:space="0" w:color="auto"/>
                <w:right w:val="none" w:sz="0" w:space="0" w:color="auto"/>
              </w:divBdr>
            </w:div>
            <w:div w:id="1043754135">
              <w:marLeft w:val="0"/>
              <w:marRight w:val="0"/>
              <w:marTop w:val="0"/>
              <w:marBottom w:val="0"/>
              <w:divBdr>
                <w:top w:val="none" w:sz="0" w:space="0" w:color="auto"/>
                <w:left w:val="none" w:sz="0" w:space="0" w:color="auto"/>
                <w:bottom w:val="none" w:sz="0" w:space="0" w:color="auto"/>
                <w:right w:val="none" w:sz="0" w:space="0" w:color="auto"/>
              </w:divBdr>
            </w:div>
            <w:div w:id="1050112391">
              <w:marLeft w:val="0"/>
              <w:marRight w:val="0"/>
              <w:marTop w:val="0"/>
              <w:marBottom w:val="0"/>
              <w:divBdr>
                <w:top w:val="none" w:sz="0" w:space="0" w:color="auto"/>
                <w:left w:val="none" w:sz="0" w:space="0" w:color="auto"/>
                <w:bottom w:val="none" w:sz="0" w:space="0" w:color="auto"/>
                <w:right w:val="none" w:sz="0" w:space="0" w:color="auto"/>
              </w:divBdr>
            </w:div>
            <w:div w:id="1060785479">
              <w:marLeft w:val="0"/>
              <w:marRight w:val="0"/>
              <w:marTop w:val="0"/>
              <w:marBottom w:val="0"/>
              <w:divBdr>
                <w:top w:val="none" w:sz="0" w:space="0" w:color="auto"/>
                <w:left w:val="none" w:sz="0" w:space="0" w:color="auto"/>
                <w:bottom w:val="none" w:sz="0" w:space="0" w:color="auto"/>
                <w:right w:val="none" w:sz="0" w:space="0" w:color="auto"/>
              </w:divBdr>
            </w:div>
            <w:div w:id="1061751148">
              <w:marLeft w:val="0"/>
              <w:marRight w:val="0"/>
              <w:marTop w:val="0"/>
              <w:marBottom w:val="0"/>
              <w:divBdr>
                <w:top w:val="none" w:sz="0" w:space="0" w:color="auto"/>
                <w:left w:val="none" w:sz="0" w:space="0" w:color="auto"/>
                <w:bottom w:val="none" w:sz="0" w:space="0" w:color="auto"/>
                <w:right w:val="none" w:sz="0" w:space="0" w:color="auto"/>
              </w:divBdr>
            </w:div>
            <w:div w:id="1062022593">
              <w:marLeft w:val="0"/>
              <w:marRight w:val="0"/>
              <w:marTop w:val="0"/>
              <w:marBottom w:val="0"/>
              <w:divBdr>
                <w:top w:val="none" w:sz="0" w:space="0" w:color="auto"/>
                <w:left w:val="none" w:sz="0" w:space="0" w:color="auto"/>
                <w:bottom w:val="none" w:sz="0" w:space="0" w:color="auto"/>
                <w:right w:val="none" w:sz="0" w:space="0" w:color="auto"/>
              </w:divBdr>
            </w:div>
            <w:div w:id="1067537008">
              <w:marLeft w:val="0"/>
              <w:marRight w:val="0"/>
              <w:marTop w:val="0"/>
              <w:marBottom w:val="0"/>
              <w:divBdr>
                <w:top w:val="none" w:sz="0" w:space="0" w:color="auto"/>
                <w:left w:val="none" w:sz="0" w:space="0" w:color="auto"/>
                <w:bottom w:val="none" w:sz="0" w:space="0" w:color="auto"/>
                <w:right w:val="none" w:sz="0" w:space="0" w:color="auto"/>
              </w:divBdr>
            </w:div>
            <w:div w:id="1075012233">
              <w:marLeft w:val="0"/>
              <w:marRight w:val="0"/>
              <w:marTop w:val="0"/>
              <w:marBottom w:val="0"/>
              <w:divBdr>
                <w:top w:val="none" w:sz="0" w:space="0" w:color="auto"/>
                <w:left w:val="none" w:sz="0" w:space="0" w:color="auto"/>
                <w:bottom w:val="none" w:sz="0" w:space="0" w:color="auto"/>
                <w:right w:val="none" w:sz="0" w:space="0" w:color="auto"/>
              </w:divBdr>
            </w:div>
            <w:div w:id="1076318508">
              <w:marLeft w:val="0"/>
              <w:marRight w:val="0"/>
              <w:marTop w:val="0"/>
              <w:marBottom w:val="0"/>
              <w:divBdr>
                <w:top w:val="none" w:sz="0" w:space="0" w:color="auto"/>
                <w:left w:val="none" w:sz="0" w:space="0" w:color="auto"/>
                <w:bottom w:val="none" w:sz="0" w:space="0" w:color="auto"/>
                <w:right w:val="none" w:sz="0" w:space="0" w:color="auto"/>
              </w:divBdr>
            </w:div>
            <w:div w:id="1102870955">
              <w:marLeft w:val="0"/>
              <w:marRight w:val="0"/>
              <w:marTop w:val="0"/>
              <w:marBottom w:val="0"/>
              <w:divBdr>
                <w:top w:val="none" w:sz="0" w:space="0" w:color="auto"/>
                <w:left w:val="none" w:sz="0" w:space="0" w:color="auto"/>
                <w:bottom w:val="none" w:sz="0" w:space="0" w:color="auto"/>
                <w:right w:val="none" w:sz="0" w:space="0" w:color="auto"/>
              </w:divBdr>
            </w:div>
            <w:div w:id="1103839047">
              <w:marLeft w:val="0"/>
              <w:marRight w:val="0"/>
              <w:marTop w:val="0"/>
              <w:marBottom w:val="0"/>
              <w:divBdr>
                <w:top w:val="none" w:sz="0" w:space="0" w:color="auto"/>
                <w:left w:val="none" w:sz="0" w:space="0" w:color="auto"/>
                <w:bottom w:val="none" w:sz="0" w:space="0" w:color="auto"/>
                <w:right w:val="none" w:sz="0" w:space="0" w:color="auto"/>
              </w:divBdr>
            </w:div>
            <w:div w:id="1104153218">
              <w:marLeft w:val="0"/>
              <w:marRight w:val="0"/>
              <w:marTop w:val="0"/>
              <w:marBottom w:val="0"/>
              <w:divBdr>
                <w:top w:val="none" w:sz="0" w:space="0" w:color="auto"/>
                <w:left w:val="none" w:sz="0" w:space="0" w:color="auto"/>
                <w:bottom w:val="none" w:sz="0" w:space="0" w:color="auto"/>
                <w:right w:val="none" w:sz="0" w:space="0" w:color="auto"/>
              </w:divBdr>
            </w:div>
            <w:div w:id="1124957706">
              <w:marLeft w:val="0"/>
              <w:marRight w:val="0"/>
              <w:marTop w:val="0"/>
              <w:marBottom w:val="0"/>
              <w:divBdr>
                <w:top w:val="none" w:sz="0" w:space="0" w:color="auto"/>
                <w:left w:val="none" w:sz="0" w:space="0" w:color="auto"/>
                <w:bottom w:val="none" w:sz="0" w:space="0" w:color="auto"/>
                <w:right w:val="none" w:sz="0" w:space="0" w:color="auto"/>
              </w:divBdr>
            </w:div>
            <w:div w:id="1131899685">
              <w:marLeft w:val="0"/>
              <w:marRight w:val="0"/>
              <w:marTop w:val="0"/>
              <w:marBottom w:val="0"/>
              <w:divBdr>
                <w:top w:val="none" w:sz="0" w:space="0" w:color="auto"/>
                <w:left w:val="none" w:sz="0" w:space="0" w:color="auto"/>
                <w:bottom w:val="none" w:sz="0" w:space="0" w:color="auto"/>
                <w:right w:val="none" w:sz="0" w:space="0" w:color="auto"/>
              </w:divBdr>
            </w:div>
            <w:div w:id="1133255679">
              <w:marLeft w:val="0"/>
              <w:marRight w:val="0"/>
              <w:marTop w:val="0"/>
              <w:marBottom w:val="0"/>
              <w:divBdr>
                <w:top w:val="none" w:sz="0" w:space="0" w:color="auto"/>
                <w:left w:val="none" w:sz="0" w:space="0" w:color="auto"/>
                <w:bottom w:val="none" w:sz="0" w:space="0" w:color="auto"/>
                <w:right w:val="none" w:sz="0" w:space="0" w:color="auto"/>
              </w:divBdr>
            </w:div>
            <w:div w:id="1148597708">
              <w:marLeft w:val="0"/>
              <w:marRight w:val="0"/>
              <w:marTop w:val="0"/>
              <w:marBottom w:val="0"/>
              <w:divBdr>
                <w:top w:val="none" w:sz="0" w:space="0" w:color="auto"/>
                <w:left w:val="none" w:sz="0" w:space="0" w:color="auto"/>
                <w:bottom w:val="none" w:sz="0" w:space="0" w:color="auto"/>
                <w:right w:val="none" w:sz="0" w:space="0" w:color="auto"/>
              </w:divBdr>
            </w:div>
            <w:div w:id="1169099914">
              <w:marLeft w:val="0"/>
              <w:marRight w:val="0"/>
              <w:marTop w:val="0"/>
              <w:marBottom w:val="0"/>
              <w:divBdr>
                <w:top w:val="none" w:sz="0" w:space="0" w:color="auto"/>
                <w:left w:val="none" w:sz="0" w:space="0" w:color="auto"/>
                <w:bottom w:val="none" w:sz="0" w:space="0" w:color="auto"/>
                <w:right w:val="none" w:sz="0" w:space="0" w:color="auto"/>
              </w:divBdr>
            </w:div>
            <w:div w:id="1170943433">
              <w:marLeft w:val="0"/>
              <w:marRight w:val="0"/>
              <w:marTop w:val="0"/>
              <w:marBottom w:val="0"/>
              <w:divBdr>
                <w:top w:val="none" w:sz="0" w:space="0" w:color="auto"/>
                <w:left w:val="none" w:sz="0" w:space="0" w:color="auto"/>
                <w:bottom w:val="none" w:sz="0" w:space="0" w:color="auto"/>
                <w:right w:val="none" w:sz="0" w:space="0" w:color="auto"/>
              </w:divBdr>
            </w:div>
            <w:div w:id="1182357888">
              <w:marLeft w:val="0"/>
              <w:marRight w:val="0"/>
              <w:marTop w:val="0"/>
              <w:marBottom w:val="0"/>
              <w:divBdr>
                <w:top w:val="none" w:sz="0" w:space="0" w:color="auto"/>
                <w:left w:val="none" w:sz="0" w:space="0" w:color="auto"/>
                <w:bottom w:val="none" w:sz="0" w:space="0" w:color="auto"/>
                <w:right w:val="none" w:sz="0" w:space="0" w:color="auto"/>
              </w:divBdr>
            </w:div>
            <w:div w:id="1213075140">
              <w:marLeft w:val="0"/>
              <w:marRight w:val="0"/>
              <w:marTop w:val="0"/>
              <w:marBottom w:val="0"/>
              <w:divBdr>
                <w:top w:val="none" w:sz="0" w:space="0" w:color="auto"/>
                <w:left w:val="none" w:sz="0" w:space="0" w:color="auto"/>
                <w:bottom w:val="none" w:sz="0" w:space="0" w:color="auto"/>
                <w:right w:val="none" w:sz="0" w:space="0" w:color="auto"/>
              </w:divBdr>
            </w:div>
            <w:div w:id="1214460585">
              <w:marLeft w:val="0"/>
              <w:marRight w:val="0"/>
              <w:marTop w:val="0"/>
              <w:marBottom w:val="0"/>
              <w:divBdr>
                <w:top w:val="none" w:sz="0" w:space="0" w:color="auto"/>
                <w:left w:val="none" w:sz="0" w:space="0" w:color="auto"/>
                <w:bottom w:val="none" w:sz="0" w:space="0" w:color="auto"/>
                <w:right w:val="none" w:sz="0" w:space="0" w:color="auto"/>
              </w:divBdr>
            </w:div>
            <w:div w:id="1221986535">
              <w:marLeft w:val="0"/>
              <w:marRight w:val="0"/>
              <w:marTop w:val="0"/>
              <w:marBottom w:val="0"/>
              <w:divBdr>
                <w:top w:val="none" w:sz="0" w:space="0" w:color="auto"/>
                <w:left w:val="none" w:sz="0" w:space="0" w:color="auto"/>
                <w:bottom w:val="none" w:sz="0" w:space="0" w:color="auto"/>
                <w:right w:val="none" w:sz="0" w:space="0" w:color="auto"/>
              </w:divBdr>
            </w:div>
            <w:div w:id="1233587816">
              <w:marLeft w:val="0"/>
              <w:marRight w:val="0"/>
              <w:marTop w:val="0"/>
              <w:marBottom w:val="0"/>
              <w:divBdr>
                <w:top w:val="none" w:sz="0" w:space="0" w:color="auto"/>
                <w:left w:val="none" w:sz="0" w:space="0" w:color="auto"/>
                <w:bottom w:val="none" w:sz="0" w:space="0" w:color="auto"/>
                <w:right w:val="none" w:sz="0" w:space="0" w:color="auto"/>
              </w:divBdr>
            </w:div>
            <w:div w:id="1246962469">
              <w:marLeft w:val="0"/>
              <w:marRight w:val="0"/>
              <w:marTop w:val="0"/>
              <w:marBottom w:val="0"/>
              <w:divBdr>
                <w:top w:val="none" w:sz="0" w:space="0" w:color="auto"/>
                <w:left w:val="none" w:sz="0" w:space="0" w:color="auto"/>
                <w:bottom w:val="none" w:sz="0" w:space="0" w:color="auto"/>
                <w:right w:val="none" w:sz="0" w:space="0" w:color="auto"/>
              </w:divBdr>
            </w:div>
            <w:div w:id="1305237583">
              <w:marLeft w:val="0"/>
              <w:marRight w:val="0"/>
              <w:marTop w:val="0"/>
              <w:marBottom w:val="0"/>
              <w:divBdr>
                <w:top w:val="none" w:sz="0" w:space="0" w:color="auto"/>
                <w:left w:val="none" w:sz="0" w:space="0" w:color="auto"/>
                <w:bottom w:val="none" w:sz="0" w:space="0" w:color="auto"/>
                <w:right w:val="none" w:sz="0" w:space="0" w:color="auto"/>
              </w:divBdr>
            </w:div>
            <w:div w:id="1309626020">
              <w:marLeft w:val="0"/>
              <w:marRight w:val="0"/>
              <w:marTop w:val="0"/>
              <w:marBottom w:val="0"/>
              <w:divBdr>
                <w:top w:val="none" w:sz="0" w:space="0" w:color="auto"/>
                <w:left w:val="none" w:sz="0" w:space="0" w:color="auto"/>
                <w:bottom w:val="none" w:sz="0" w:space="0" w:color="auto"/>
                <w:right w:val="none" w:sz="0" w:space="0" w:color="auto"/>
              </w:divBdr>
            </w:div>
            <w:div w:id="1317953071">
              <w:marLeft w:val="0"/>
              <w:marRight w:val="0"/>
              <w:marTop w:val="0"/>
              <w:marBottom w:val="0"/>
              <w:divBdr>
                <w:top w:val="none" w:sz="0" w:space="0" w:color="auto"/>
                <w:left w:val="none" w:sz="0" w:space="0" w:color="auto"/>
                <w:bottom w:val="none" w:sz="0" w:space="0" w:color="auto"/>
                <w:right w:val="none" w:sz="0" w:space="0" w:color="auto"/>
              </w:divBdr>
            </w:div>
            <w:div w:id="1325669534">
              <w:marLeft w:val="0"/>
              <w:marRight w:val="0"/>
              <w:marTop w:val="0"/>
              <w:marBottom w:val="0"/>
              <w:divBdr>
                <w:top w:val="none" w:sz="0" w:space="0" w:color="auto"/>
                <w:left w:val="none" w:sz="0" w:space="0" w:color="auto"/>
                <w:bottom w:val="none" w:sz="0" w:space="0" w:color="auto"/>
                <w:right w:val="none" w:sz="0" w:space="0" w:color="auto"/>
              </w:divBdr>
            </w:div>
            <w:div w:id="1337343914">
              <w:marLeft w:val="0"/>
              <w:marRight w:val="0"/>
              <w:marTop w:val="0"/>
              <w:marBottom w:val="0"/>
              <w:divBdr>
                <w:top w:val="none" w:sz="0" w:space="0" w:color="auto"/>
                <w:left w:val="none" w:sz="0" w:space="0" w:color="auto"/>
                <w:bottom w:val="none" w:sz="0" w:space="0" w:color="auto"/>
                <w:right w:val="none" w:sz="0" w:space="0" w:color="auto"/>
              </w:divBdr>
            </w:div>
            <w:div w:id="1338341336">
              <w:marLeft w:val="0"/>
              <w:marRight w:val="0"/>
              <w:marTop w:val="0"/>
              <w:marBottom w:val="0"/>
              <w:divBdr>
                <w:top w:val="none" w:sz="0" w:space="0" w:color="auto"/>
                <w:left w:val="none" w:sz="0" w:space="0" w:color="auto"/>
                <w:bottom w:val="none" w:sz="0" w:space="0" w:color="auto"/>
                <w:right w:val="none" w:sz="0" w:space="0" w:color="auto"/>
              </w:divBdr>
            </w:div>
            <w:div w:id="1345746710">
              <w:marLeft w:val="0"/>
              <w:marRight w:val="0"/>
              <w:marTop w:val="0"/>
              <w:marBottom w:val="0"/>
              <w:divBdr>
                <w:top w:val="none" w:sz="0" w:space="0" w:color="auto"/>
                <w:left w:val="none" w:sz="0" w:space="0" w:color="auto"/>
                <w:bottom w:val="none" w:sz="0" w:space="0" w:color="auto"/>
                <w:right w:val="none" w:sz="0" w:space="0" w:color="auto"/>
              </w:divBdr>
            </w:div>
            <w:div w:id="1349521325">
              <w:marLeft w:val="0"/>
              <w:marRight w:val="0"/>
              <w:marTop w:val="0"/>
              <w:marBottom w:val="0"/>
              <w:divBdr>
                <w:top w:val="none" w:sz="0" w:space="0" w:color="auto"/>
                <w:left w:val="none" w:sz="0" w:space="0" w:color="auto"/>
                <w:bottom w:val="none" w:sz="0" w:space="0" w:color="auto"/>
                <w:right w:val="none" w:sz="0" w:space="0" w:color="auto"/>
              </w:divBdr>
            </w:div>
            <w:div w:id="1379163080">
              <w:marLeft w:val="0"/>
              <w:marRight w:val="0"/>
              <w:marTop w:val="0"/>
              <w:marBottom w:val="0"/>
              <w:divBdr>
                <w:top w:val="none" w:sz="0" w:space="0" w:color="auto"/>
                <w:left w:val="none" w:sz="0" w:space="0" w:color="auto"/>
                <w:bottom w:val="none" w:sz="0" w:space="0" w:color="auto"/>
                <w:right w:val="none" w:sz="0" w:space="0" w:color="auto"/>
              </w:divBdr>
            </w:div>
            <w:div w:id="1416627931">
              <w:marLeft w:val="0"/>
              <w:marRight w:val="0"/>
              <w:marTop w:val="0"/>
              <w:marBottom w:val="0"/>
              <w:divBdr>
                <w:top w:val="none" w:sz="0" w:space="0" w:color="auto"/>
                <w:left w:val="none" w:sz="0" w:space="0" w:color="auto"/>
                <w:bottom w:val="none" w:sz="0" w:space="0" w:color="auto"/>
                <w:right w:val="none" w:sz="0" w:space="0" w:color="auto"/>
              </w:divBdr>
            </w:div>
            <w:div w:id="1418791013">
              <w:marLeft w:val="0"/>
              <w:marRight w:val="0"/>
              <w:marTop w:val="0"/>
              <w:marBottom w:val="0"/>
              <w:divBdr>
                <w:top w:val="none" w:sz="0" w:space="0" w:color="auto"/>
                <w:left w:val="none" w:sz="0" w:space="0" w:color="auto"/>
                <w:bottom w:val="none" w:sz="0" w:space="0" w:color="auto"/>
                <w:right w:val="none" w:sz="0" w:space="0" w:color="auto"/>
              </w:divBdr>
            </w:div>
            <w:div w:id="1441223589">
              <w:marLeft w:val="0"/>
              <w:marRight w:val="0"/>
              <w:marTop w:val="0"/>
              <w:marBottom w:val="0"/>
              <w:divBdr>
                <w:top w:val="none" w:sz="0" w:space="0" w:color="auto"/>
                <w:left w:val="none" w:sz="0" w:space="0" w:color="auto"/>
                <w:bottom w:val="none" w:sz="0" w:space="0" w:color="auto"/>
                <w:right w:val="none" w:sz="0" w:space="0" w:color="auto"/>
              </w:divBdr>
            </w:div>
            <w:div w:id="1451823465">
              <w:marLeft w:val="0"/>
              <w:marRight w:val="0"/>
              <w:marTop w:val="0"/>
              <w:marBottom w:val="0"/>
              <w:divBdr>
                <w:top w:val="none" w:sz="0" w:space="0" w:color="auto"/>
                <w:left w:val="none" w:sz="0" w:space="0" w:color="auto"/>
                <w:bottom w:val="none" w:sz="0" w:space="0" w:color="auto"/>
                <w:right w:val="none" w:sz="0" w:space="0" w:color="auto"/>
              </w:divBdr>
            </w:div>
            <w:div w:id="1458646357">
              <w:marLeft w:val="0"/>
              <w:marRight w:val="0"/>
              <w:marTop w:val="0"/>
              <w:marBottom w:val="0"/>
              <w:divBdr>
                <w:top w:val="none" w:sz="0" w:space="0" w:color="auto"/>
                <w:left w:val="none" w:sz="0" w:space="0" w:color="auto"/>
                <w:bottom w:val="none" w:sz="0" w:space="0" w:color="auto"/>
                <w:right w:val="none" w:sz="0" w:space="0" w:color="auto"/>
              </w:divBdr>
            </w:div>
            <w:div w:id="1469131728">
              <w:marLeft w:val="0"/>
              <w:marRight w:val="0"/>
              <w:marTop w:val="0"/>
              <w:marBottom w:val="0"/>
              <w:divBdr>
                <w:top w:val="none" w:sz="0" w:space="0" w:color="auto"/>
                <w:left w:val="none" w:sz="0" w:space="0" w:color="auto"/>
                <w:bottom w:val="none" w:sz="0" w:space="0" w:color="auto"/>
                <w:right w:val="none" w:sz="0" w:space="0" w:color="auto"/>
              </w:divBdr>
            </w:div>
            <w:div w:id="1472596168">
              <w:marLeft w:val="0"/>
              <w:marRight w:val="0"/>
              <w:marTop w:val="0"/>
              <w:marBottom w:val="0"/>
              <w:divBdr>
                <w:top w:val="none" w:sz="0" w:space="0" w:color="auto"/>
                <w:left w:val="none" w:sz="0" w:space="0" w:color="auto"/>
                <w:bottom w:val="none" w:sz="0" w:space="0" w:color="auto"/>
                <w:right w:val="none" w:sz="0" w:space="0" w:color="auto"/>
              </w:divBdr>
            </w:div>
            <w:div w:id="1474323736">
              <w:marLeft w:val="0"/>
              <w:marRight w:val="0"/>
              <w:marTop w:val="0"/>
              <w:marBottom w:val="0"/>
              <w:divBdr>
                <w:top w:val="none" w:sz="0" w:space="0" w:color="auto"/>
                <w:left w:val="none" w:sz="0" w:space="0" w:color="auto"/>
                <w:bottom w:val="none" w:sz="0" w:space="0" w:color="auto"/>
                <w:right w:val="none" w:sz="0" w:space="0" w:color="auto"/>
              </w:divBdr>
            </w:div>
            <w:div w:id="1475369036">
              <w:marLeft w:val="0"/>
              <w:marRight w:val="0"/>
              <w:marTop w:val="0"/>
              <w:marBottom w:val="0"/>
              <w:divBdr>
                <w:top w:val="none" w:sz="0" w:space="0" w:color="auto"/>
                <w:left w:val="none" w:sz="0" w:space="0" w:color="auto"/>
                <w:bottom w:val="none" w:sz="0" w:space="0" w:color="auto"/>
                <w:right w:val="none" w:sz="0" w:space="0" w:color="auto"/>
              </w:divBdr>
            </w:div>
            <w:div w:id="1493763215">
              <w:marLeft w:val="0"/>
              <w:marRight w:val="0"/>
              <w:marTop w:val="0"/>
              <w:marBottom w:val="0"/>
              <w:divBdr>
                <w:top w:val="none" w:sz="0" w:space="0" w:color="auto"/>
                <w:left w:val="none" w:sz="0" w:space="0" w:color="auto"/>
                <w:bottom w:val="none" w:sz="0" w:space="0" w:color="auto"/>
                <w:right w:val="none" w:sz="0" w:space="0" w:color="auto"/>
              </w:divBdr>
            </w:div>
            <w:div w:id="1501695415">
              <w:marLeft w:val="0"/>
              <w:marRight w:val="0"/>
              <w:marTop w:val="0"/>
              <w:marBottom w:val="0"/>
              <w:divBdr>
                <w:top w:val="none" w:sz="0" w:space="0" w:color="auto"/>
                <w:left w:val="none" w:sz="0" w:space="0" w:color="auto"/>
                <w:bottom w:val="none" w:sz="0" w:space="0" w:color="auto"/>
                <w:right w:val="none" w:sz="0" w:space="0" w:color="auto"/>
              </w:divBdr>
            </w:div>
            <w:div w:id="1506676500">
              <w:marLeft w:val="0"/>
              <w:marRight w:val="0"/>
              <w:marTop w:val="480"/>
              <w:marBottom w:val="0"/>
              <w:divBdr>
                <w:top w:val="single" w:sz="6" w:space="0" w:color="auto"/>
                <w:left w:val="single" w:sz="6" w:space="0" w:color="auto"/>
                <w:bottom w:val="single" w:sz="6" w:space="0" w:color="auto"/>
                <w:right w:val="single" w:sz="6" w:space="0" w:color="auto"/>
              </w:divBdr>
            </w:div>
            <w:div w:id="1507207614">
              <w:marLeft w:val="0"/>
              <w:marRight w:val="0"/>
              <w:marTop w:val="0"/>
              <w:marBottom w:val="0"/>
              <w:divBdr>
                <w:top w:val="none" w:sz="0" w:space="0" w:color="auto"/>
                <w:left w:val="none" w:sz="0" w:space="0" w:color="auto"/>
                <w:bottom w:val="none" w:sz="0" w:space="0" w:color="auto"/>
                <w:right w:val="none" w:sz="0" w:space="0" w:color="auto"/>
              </w:divBdr>
            </w:div>
            <w:div w:id="1508860656">
              <w:marLeft w:val="0"/>
              <w:marRight w:val="0"/>
              <w:marTop w:val="0"/>
              <w:marBottom w:val="0"/>
              <w:divBdr>
                <w:top w:val="none" w:sz="0" w:space="0" w:color="auto"/>
                <w:left w:val="none" w:sz="0" w:space="0" w:color="auto"/>
                <w:bottom w:val="none" w:sz="0" w:space="0" w:color="auto"/>
                <w:right w:val="none" w:sz="0" w:space="0" w:color="auto"/>
              </w:divBdr>
            </w:div>
            <w:div w:id="1510872638">
              <w:marLeft w:val="0"/>
              <w:marRight w:val="0"/>
              <w:marTop w:val="0"/>
              <w:marBottom w:val="0"/>
              <w:divBdr>
                <w:top w:val="none" w:sz="0" w:space="0" w:color="auto"/>
                <w:left w:val="none" w:sz="0" w:space="0" w:color="auto"/>
                <w:bottom w:val="none" w:sz="0" w:space="0" w:color="auto"/>
                <w:right w:val="none" w:sz="0" w:space="0" w:color="auto"/>
              </w:divBdr>
            </w:div>
            <w:div w:id="1535656552">
              <w:marLeft w:val="0"/>
              <w:marRight w:val="0"/>
              <w:marTop w:val="0"/>
              <w:marBottom w:val="0"/>
              <w:divBdr>
                <w:top w:val="none" w:sz="0" w:space="0" w:color="auto"/>
                <w:left w:val="none" w:sz="0" w:space="0" w:color="auto"/>
                <w:bottom w:val="none" w:sz="0" w:space="0" w:color="auto"/>
                <w:right w:val="none" w:sz="0" w:space="0" w:color="auto"/>
              </w:divBdr>
            </w:div>
            <w:div w:id="1554346761">
              <w:marLeft w:val="0"/>
              <w:marRight w:val="0"/>
              <w:marTop w:val="0"/>
              <w:marBottom w:val="0"/>
              <w:divBdr>
                <w:top w:val="none" w:sz="0" w:space="0" w:color="auto"/>
                <w:left w:val="none" w:sz="0" w:space="0" w:color="auto"/>
                <w:bottom w:val="none" w:sz="0" w:space="0" w:color="auto"/>
                <w:right w:val="none" w:sz="0" w:space="0" w:color="auto"/>
              </w:divBdr>
            </w:div>
            <w:div w:id="1570192063">
              <w:marLeft w:val="0"/>
              <w:marRight w:val="0"/>
              <w:marTop w:val="0"/>
              <w:marBottom w:val="0"/>
              <w:divBdr>
                <w:top w:val="none" w:sz="0" w:space="0" w:color="auto"/>
                <w:left w:val="none" w:sz="0" w:space="0" w:color="auto"/>
                <w:bottom w:val="none" w:sz="0" w:space="0" w:color="auto"/>
                <w:right w:val="none" w:sz="0" w:space="0" w:color="auto"/>
              </w:divBdr>
            </w:div>
            <w:div w:id="1576084419">
              <w:marLeft w:val="0"/>
              <w:marRight w:val="0"/>
              <w:marTop w:val="0"/>
              <w:marBottom w:val="0"/>
              <w:divBdr>
                <w:top w:val="none" w:sz="0" w:space="0" w:color="auto"/>
                <w:left w:val="none" w:sz="0" w:space="0" w:color="auto"/>
                <w:bottom w:val="none" w:sz="0" w:space="0" w:color="auto"/>
                <w:right w:val="none" w:sz="0" w:space="0" w:color="auto"/>
              </w:divBdr>
            </w:div>
            <w:div w:id="1585451566">
              <w:marLeft w:val="0"/>
              <w:marRight w:val="0"/>
              <w:marTop w:val="0"/>
              <w:marBottom w:val="0"/>
              <w:divBdr>
                <w:top w:val="none" w:sz="0" w:space="0" w:color="auto"/>
                <w:left w:val="none" w:sz="0" w:space="0" w:color="auto"/>
                <w:bottom w:val="none" w:sz="0" w:space="0" w:color="auto"/>
                <w:right w:val="none" w:sz="0" w:space="0" w:color="auto"/>
              </w:divBdr>
            </w:div>
            <w:div w:id="1609896377">
              <w:marLeft w:val="0"/>
              <w:marRight w:val="0"/>
              <w:marTop w:val="0"/>
              <w:marBottom w:val="0"/>
              <w:divBdr>
                <w:top w:val="none" w:sz="0" w:space="0" w:color="auto"/>
                <w:left w:val="none" w:sz="0" w:space="0" w:color="auto"/>
                <w:bottom w:val="none" w:sz="0" w:space="0" w:color="auto"/>
                <w:right w:val="none" w:sz="0" w:space="0" w:color="auto"/>
              </w:divBdr>
            </w:div>
            <w:div w:id="1610971980">
              <w:marLeft w:val="0"/>
              <w:marRight w:val="0"/>
              <w:marTop w:val="0"/>
              <w:marBottom w:val="0"/>
              <w:divBdr>
                <w:top w:val="none" w:sz="0" w:space="0" w:color="auto"/>
                <w:left w:val="none" w:sz="0" w:space="0" w:color="auto"/>
                <w:bottom w:val="none" w:sz="0" w:space="0" w:color="auto"/>
                <w:right w:val="none" w:sz="0" w:space="0" w:color="auto"/>
              </w:divBdr>
            </w:div>
            <w:div w:id="1647007985">
              <w:marLeft w:val="0"/>
              <w:marRight w:val="0"/>
              <w:marTop w:val="480"/>
              <w:marBottom w:val="0"/>
              <w:divBdr>
                <w:top w:val="single" w:sz="6" w:space="0" w:color="auto"/>
                <w:left w:val="single" w:sz="6" w:space="0" w:color="auto"/>
                <w:bottom w:val="single" w:sz="6" w:space="0" w:color="auto"/>
                <w:right w:val="single" w:sz="6" w:space="0" w:color="auto"/>
              </w:divBdr>
            </w:div>
            <w:div w:id="1649900249">
              <w:marLeft w:val="0"/>
              <w:marRight w:val="0"/>
              <w:marTop w:val="0"/>
              <w:marBottom w:val="0"/>
              <w:divBdr>
                <w:top w:val="none" w:sz="0" w:space="0" w:color="auto"/>
                <w:left w:val="none" w:sz="0" w:space="0" w:color="auto"/>
                <w:bottom w:val="none" w:sz="0" w:space="0" w:color="auto"/>
                <w:right w:val="none" w:sz="0" w:space="0" w:color="auto"/>
              </w:divBdr>
            </w:div>
            <w:div w:id="1653557361">
              <w:marLeft w:val="0"/>
              <w:marRight w:val="0"/>
              <w:marTop w:val="480"/>
              <w:marBottom w:val="0"/>
              <w:divBdr>
                <w:top w:val="single" w:sz="6" w:space="0" w:color="auto"/>
                <w:left w:val="single" w:sz="6" w:space="0" w:color="auto"/>
                <w:bottom w:val="single" w:sz="6" w:space="0" w:color="auto"/>
                <w:right w:val="single" w:sz="6" w:space="0" w:color="auto"/>
              </w:divBdr>
            </w:div>
            <w:div w:id="1663315729">
              <w:marLeft w:val="0"/>
              <w:marRight w:val="0"/>
              <w:marTop w:val="0"/>
              <w:marBottom w:val="0"/>
              <w:divBdr>
                <w:top w:val="none" w:sz="0" w:space="0" w:color="auto"/>
                <w:left w:val="none" w:sz="0" w:space="0" w:color="auto"/>
                <w:bottom w:val="none" w:sz="0" w:space="0" w:color="auto"/>
                <w:right w:val="none" w:sz="0" w:space="0" w:color="auto"/>
              </w:divBdr>
            </w:div>
            <w:div w:id="1698659454">
              <w:marLeft w:val="0"/>
              <w:marRight w:val="0"/>
              <w:marTop w:val="0"/>
              <w:marBottom w:val="0"/>
              <w:divBdr>
                <w:top w:val="none" w:sz="0" w:space="0" w:color="auto"/>
                <w:left w:val="none" w:sz="0" w:space="0" w:color="auto"/>
                <w:bottom w:val="none" w:sz="0" w:space="0" w:color="auto"/>
                <w:right w:val="none" w:sz="0" w:space="0" w:color="auto"/>
              </w:divBdr>
            </w:div>
            <w:div w:id="1709180099">
              <w:marLeft w:val="0"/>
              <w:marRight w:val="0"/>
              <w:marTop w:val="0"/>
              <w:marBottom w:val="0"/>
              <w:divBdr>
                <w:top w:val="none" w:sz="0" w:space="0" w:color="auto"/>
                <w:left w:val="none" w:sz="0" w:space="0" w:color="auto"/>
                <w:bottom w:val="none" w:sz="0" w:space="0" w:color="auto"/>
                <w:right w:val="none" w:sz="0" w:space="0" w:color="auto"/>
              </w:divBdr>
            </w:div>
            <w:div w:id="1739937688">
              <w:marLeft w:val="0"/>
              <w:marRight w:val="0"/>
              <w:marTop w:val="0"/>
              <w:marBottom w:val="0"/>
              <w:divBdr>
                <w:top w:val="none" w:sz="0" w:space="0" w:color="auto"/>
                <w:left w:val="none" w:sz="0" w:space="0" w:color="auto"/>
                <w:bottom w:val="none" w:sz="0" w:space="0" w:color="auto"/>
                <w:right w:val="none" w:sz="0" w:space="0" w:color="auto"/>
              </w:divBdr>
            </w:div>
            <w:div w:id="1748838512">
              <w:marLeft w:val="0"/>
              <w:marRight w:val="0"/>
              <w:marTop w:val="0"/>
              <w:marBottom w:val="0"/>
              <w:divBdr>
                <w:top w:val="none" w:sz="0" w:space="0" w:color="auto"/>
                <w:left w:val="none" w:sz="0" w:space="0" w:color="auto"/>
                <w:bottom w:val="none" w:sz="0" w:space="0" w:color="auto"/>
                <w:right w:val="none" w:sz="0" w:space="0" w:color="auto"/>
              </w:divBdr>
            </w:div>
            <w:div w:id="1749306705">
              <w:marLeft w:val="0"/>
              <w:marRight w:val="0"/>
              <w:marTop w:val="480"/>
              <w:marBottom w:val="0"/>
              <w:divBdr>
                <w:top w:val="single" w:sz="6" w:space="0" w:color="auto"/>
                <w:left w:val="single" w:sz="6" w:space="0" w:color="auto"/>
                <w:bottom w:val="single" w:sz="6" w:space="0" w:color="auto"/>
                <w:right w:val="single" w:sz="6" w:space="0" w:color="auto"/>
              </w:divBdr>
            </w:div>
            <w:div w:id="1755663582">
              <w:marLeft w:val="0"/>
              <w:marRight w:val="0"/>
              <w:marTop w:val="0"/>
              <w:marBottom w:val="0"/>
              <w:divBdr>
                <w:top w:val="none" w:sz="0" w:space="0" w:color="auto"/>
                <w:left w:val="none" w:sz="0" w:space="0" w:color="auto"/>
                <w:bottom w:val="none" w:sz="0" w:space="0" w:color="auto"/>
                <w:right w:val="none" w:sz="0" w:space="0" w:color="auto"/>
              </w:divBdr>
            </w:div>
            <w:div w:id="1757507554">
              <w:marLeft w:val="0"/>
              <w:marRight w:val="0"/>
              <w:marTop w:val="0"/>
              <w:marBottom w:val="0"/>
              <w:divBdr>
                <w:top w:val="none" w:sz="0" w:space="0" w:color="auto"/>
                <w:left w:val="none" w:sz="0" w:space="0" w:color="auto"/>
                <w:bottom w:val="none" w:sz="0" w:space="0" w:color="auto"/>
                <w:right w:val="none" w:sz="0" w:space="0" w:color="auto"/>
              </w:divBdr>
            </w:div>
            <w:div w:id="1759708958">
              <w:marLeft w:val="0"/>
              <w:marRight w:val="0"/>
              <w:marTop w:val="0"/>
              <w:marBottom w:val="0"/>
              <w:divBdr>
                <w:top w:val="none" w:sz="0" w:space="0" w:color="auto"/>
                <w:left w:val="none" w:sz="0" w:space="0" w:color="auto"/>
                <w:bottom w:val="none" w:sz="0" w:space="0" w:color="auto"/>
                <w:right w:val="none" w:sz="0" w:space="0" w:color="auto"/>
              </w:divBdr>
            </w:div>
            <w:div w:id="1768621838">
              <w:marLeft w:val="0"/>
              <w:marRight w:val="0"/>
              <w:marTop w:val="0"/>
              <w:marBottom w:val="0"/>
              <w:divBdr>
                <w:top w:val="none" w:sz="0" w:space="0" w:color="auto"/>
                <w:left w:val="none" w:sz="0" w:space="0" w:color="auto"/>
                <w:bottom w:val="none" w:sz="0" w:space="0" w:color="auto"/>
                <w:right w:val="none" w:sz="0" w:space="0" w:color="auto"/>
              </w:divBdr>
            </w:div>
            <w:div w:id="1791053654">
              <w:marLeft w:val="0"/>
              <w:marRight w:val="0"/>
              <w:marTop w:val="0"/>
              <w:marBottom w:val="0"/>
              <w:divBdr>
                <w:top w:val="none" w:sz="0" w:space="0" w:color="auto"/>
                <w:left w:val="none" w:sz="0" w:space="0" w:color="auto"/>
                <w:bottom w:val="none" w:sz="0" w:space="0" w:color="auto"/>
                <w:right w:val="none" w:sz="0" w:space="0" w:color="auto"/>
              </w:divBdr>
            </w:div>
            <w:div w:id="1796872838">
              <w:marLeft w:val="0"/>
              <w:marRight w:val="0"/>
              <w:marTop w:val="0"/>
              <w:marBottom w:val="0"/>
              <w:divBdr>
                <w:top w:val="none" w:sz="0" w:space="0" w:color="auto"/>
                <w:left w:val="none" w:sz="0" w:space="0" w:color="auto"/>
                <w:bottom w:val="none" w:sz="0" w:space="0" w:color="auto"/>
                <w:right w:val="none" w:sz="0" w:space="0" w:color="auto"/>
              </w:divBdr>
            </w:div>
            <w:div w:id="1811439826">
              <w:marLeft w:val="0"/>
              <w:marRight w:val="0"/>
              <w:marTop w:val="0"/>
              <w:marBottom w:val="0"/>
              <w:divBdr>
                <w:top w:val="none" w:sz="0" w:space="0" w:color="auto"/>
                <w:left w:val="none" w:sz="0" w:space="0" w:color="auto"/>
                <w:bottom w:val="none" w:sz="0" w:space="0" w:color="auto"/>
                <w:right w:val="none" w:sz="0" w:space="0" w:color="auto"/>
              </w:divBdr>
            </w:div>
            <w:div w:id="1811508824">
              <w:marLeft w:val="0"/>
              <w:marRight w:val="0"/>
              <w:marTop w:val="0"/>
              <w:marBottom w:val="0"/>
              <w:divBdr>
                <w:top w:val="none" w:sz="0" w:space="0" w:color="auto"/>
                <w:left w:val="none" w:sz="0" w:space="0" w:color="auto"/>
                <w:bottom w:val="none" w:sz="0" w:space="0" w:color="auto"/>
                <w:right w:val="none" w:sz="0" w:space="0" w:color="auto"/>
              </w:divBdr>
            </w:div>
            <w:div w:id="1816992879">
              <w:marLeft w:val="0"/>
              <w:marRight w:val="0"/>
              <w:marTop w:val="0"/>
              <w:marBottom w:val="0"/>
              <w:divBdr>
                <w:top w:val="none" w:sz="0" w:space="0" w:color="auto"/>
                <w:left w:val="none" w:sz="0" w:space="0" w:color="auto"/>
                <w:bottom w:val="none" w:sz="0" w:space="0" w:color="auto"/>
                <w:right w:val="none" w:sz="0" w:space="0" w:color="auto"/>
              </w:divBdr>
            </w:div>
            <w:div w:id="1828591334">
              <w:marLeft w:val="0"/>
              <w:marRight w:val="0"/>
              <w:marTop w:val="480"/>
              <w:marBottom w:val="0"/>
              <w:divBdr>
                <w:top w:val="single" w:sz="6" w:space="0" w:color="auto"/>
                <w:left w:val="single" w:sz="6" w:space="0" w:color="auto"/>
                <w:bottom w:val="single" w:sz="6" w:space="0" w:color="auto"/>
                <w:right w:val="single" w:sz="6" w:space="0" w:color="auto"/>
              </w:divBdr>
            </w:div>
            <w:div w:id="1834563543">
              <w:marLeft w:val="0"/>
              <w:marRight w:val="0"/>
              <w:marTop w:val="0"/>
              <w:marBottom w:val="0"/>
              <w:divBdr>
                <w:top w:val="none" w:sz="0" w:space="0" w:color="auto"/>
                <w:left w:val="none" w:sz="0" w:space="0" w:color="auto"/>
                <w:bottom w:val="none" w:sz="0" w:space="0" w:color="auto"/>
                <w:right w:val="none" w:sz="0" w:space="0" w:color="auto"/>
              </w:divBdr>
            </w:div>
            <w:div w:id="1850560994">
              <w:marLeft w:val="0"/>
              <w:marRight w:val="0"/>
              <w:marTop w:val="0"/>
              <w:marBottom w:val="0"/>
              <w:divBdr>
                <w:top w:val="none" w:sz="0" w:space="0" w:color="auto"/>
                <w:left w:val="none" w:sz="0" w:space="0" w:color="auto"/>
                <w:bottom w:val="none" w:sz="0" w:space="0" w:color="auto"/>
                <w:right w:val="none" w:sz="0" w:space="0" w:color="auto"/>
              </w:divBdr>
            </w:div>
            <w:div w:id="1850946633">
              <w:marLeft w:val="0"/>
              <w:marRight w:val="0"/>
              <w:marTop w:val="0"/>
              <w:marBottom w:val="0"/>
              <w:divBdr>
                <w:top w:val="none" w:sz="0" w:space="0" w:color="auto"/>
                <w:left w:val="none" w:sz="0" w:space="0" w:color="auto"/>
                <w:bottom w:val="none" w:sz="0" w:space="0" w:color="auto"/>
                <w:right w:val="none" w:sz="0" w:space="0" w:color="auto"/>
              </w:divBdr>
            </w:div>
            <w:div w:id="1891113097">
              <w:marLeft w:val="0"/>
              <w:marRight w:val="0"/>
              <w:marTop w:val="0"/>
              <w:marBottom w:val="0"/>
              <w:divBdr>
                <w:top w:val="none" w:sz="0" w:space="0" w:color="auto"/>
                <w:left w:val="none" w:sz="0" w:space="0" w:color="auto"/>
                <w:bottom w:val="none" w:sz="0" w:space="0" w:color="auto"/>
                <w:right w:val="none" w:sz="0" w:space="0" w:color="auto"/>
              </w:divBdr>
            </w:div>
            <w:div w:id="1892812692">
              <w:marLeft w:val="0"/>
              <w:marRight w:val="0"/>
              <w:marTop w:val="0"/>
              <w:marBottom w:val="0"/>
              <w:divBdr>
                <w:top w:val="none" w:sz="0" w:space="0" w:color="auto"/>
                <w:left w:val="none" w:sz="0" w:space="0" w:color="auto"/>
                <w:bottom w:val="none" w:sz="0" w:space="0" w:color="auto"/>
                <w:right w:val="none" w:sz="0" w:space="0" w:color="auto"/>
              </w:divBdr>
            </w:div>
            <w:div w:id="1915621697">
              <w:marLeft w:val="0"/>
              <w:marRight w:val="0"/>
              <w:marTop w:val="0"/>
              <w:marBottom w:val="0"/>
              <w:divBdr>
                <w:top w:val="none" w:sz="0" w:space="0" w:color="auto"/>
                <w:left w:val="none" w:sz="0" w:space="0" w:color="auto"/>
                <w:bottom w:val="none" w:sz="0" w:space="0" w:color="auto"/>
                <w:right w:val="none" w:sz="0" w:space="0" w:color="auto"/>
              </w:divBdr>
            </w:div>
            <w:div w:id="1922258139">
              <w:marLeft w:val="0"/>
              <w:marRight w:val="0"/>
              <w:marTop w:val="0"/>
              <w:marBottom w:val="0"/>
              <w:divBdr>
                <w:top w:val="none" w:sz="0" w:space="0" w:color="auto"/>
                <w:left w:val="none" w:sz="0" w:space="0" w:color="auto"/>
                <w:bottom w:val="none" w:sz="0" w:space="0" w:color="auto"/>
                <w:right w:val="none" w:sz="0" w:space="0" w:color="auto"/>
              </w:divBdr>
            </w:div>
            <w:div w:id="1929804603">
              <w:marLeft w:val="0"/>
              <w:marRight w:val="0"/>
              <w:marTop w:val="0"/>
              <w:marBottom w:val="0"/>
              <w:divBdr>
                <w:top w:val="none" w:sz="0" w:space="0" w:color="auto"/>
                <w:left w:val="none" w:sz="0" w:space="0" w:color="auto"/>
                <w:bottom w:val="none" w:sz="0" w:space="0" w:color="auto"/>
                <w:right w:val="none" w:sz="0" w:space="0" w:color="auto"/>
              </w:divBdr>
            </w:div>
            <w:div w:id="1979608197">
              <w:marLeft w:val="0"/>
              <w:marRight w:val="0"/>
              <w:marTop w:val="0"/>
              <w:marBottom w:val="0"/>
              <w:divBdr>
                <w:top w:val="none" w:sz="0" w:space="0" w:color="auto"/>
                <w:left w:val="none" w:sz="0" w:space="0" w:color="auto"/>
                <w:bottom w:val="none" w:sz="0" w:space="0" w:color="auto"/>
                <w:right w:val="none" w:sz="0" w:space="0" w:color="auto"/>
              </w:divBdr>
            </w:div>
            <w:div w:id="1981154251">
              <w:marLeft w:val="0"/>
              <w:marRight w:val="0"/>
              <w:marTop w:val="0"/>
              <w:marBottom w:val="0"/>
              <w:divBdr>
                <w:top w:val="none" w:sz="0" w:space="0" w:color="auto"/>
                <w:left w:val="none" w:sz="0" w:space="0" w:color="auto"/>
                <w:bottom w:val="none" w:sz="0" w:space="0" w:color="auto"/>
                <w:right w:val="none" w:sz="0" w:space="0" w:color="auto"/>
              </w:divBdr>
            </w:div>
            <w:div w:id="2009670364">
              <w:marLeft w:val="0"/>
              <w:marRight w:val="0"/>
              <w:marTop w:val="0"/>
              <w:marBottom w:val="0"/>
              <w:divBdr>
                <w:top w:val="none" w:sz="0" w:space="0" w:color="auto"/>
                <w:left w:val="none" w:sz="0" w:space="0" w:color="auto"/>
                <w:bottom w:val="none" w:sz="0" w:space="0" w:color="auto"/>
                <w:right w:val="none" w:sz="0" w:space="0" w:color="auto"/>
              </w:divBdr>
            </w:div>
            <w:div w:id="2011759672">
              <w:marLeft w:val="0"/>
              <w:marRight w:val="0"/>
              <w:marTop w:val="0"/>
              <w:marBottom w:val="0"/>
              <w:divBdr>
                <w:top w:val="none" w:sz="0" w:space="0" w:color="auto"/>
                <w:left w:val="none" w:sz="0" w:space="0" w:color="auto"/>
                <w:bottom w:val="none" w:sz="0" w:space="0" w:color="auto"/>
                <w:right w:val="none" w:sz="0" w:space="0" w:color="auto"/>
              </w:divBdr>
            </w:div>
            <w:div w:id="2019917180">
              <w:marLeft w:val="0"/>
              <w:marRight w:val="0"/>
              <w:marTop w:val="0"/>
              <w:marBottom w:val="0"/>
              <w:divBdr>
                <w:top w:val="none" w:sz="0" w:space="0" w:color="auto"/>
                <w:left w:val="none" w:sz="0" w:space="0" w:color="auto"/>
                <w:bottom w:val="none" w:sz="0" w:space="0" w:color="auto"/>
                <w:right w:val="none" w:sz="0" w:space="0" w:color="auto"/>
              </w:divBdr>
            </w:div>
            <w:div w:id="2026327900">
              <w:marLeft w:val="0"/>
              <w:marRight w:val="0"/>
              <w:marTop w:val="0"/>
              <w:marBottom w:val="0"/>
              <w:divBdr>
                <w:top w:val="none" w:sz="0" w:space="0" w:color="auto"/>
                <w:left w:val="none" w:sz="0" w:space="0" w:color="auto"/>
                <w:bottom w:val="none" w:sz="0" w:space="0" w:color="auto"/>
                <w:right w:val="none" w:sz="0" w:space="0" w:color="auto"/>
              </w:divBdr>
            </w:div>
            <w:div w:id="2041734946">
              <w:marLeft w:val="0"/>
              <w:marRight w:val="0"/>
              <w:marTop w:val="0"/>
              <w:marBottom w:val="0"/>
              <w:divBdr>
                <w:top w:val="none" w:sz="0" w:space="0" w:color="auto"/>
                <w:left w:val="none" w:sz="0" w:space="0" w:color="auto"/>
                <w:bottom w:val="none" w:sz="0" w:space="0" w:color="auto"/>
                <w:right w:val="none" w:sz="0" w:space="0" w:color="auto"/>
              </w:divBdr>
            </w:div>
            <w:div w:id="2045787559">
              <w:marLeft w:val="0"/>
              <w:marRight w:val="0"/>
              <w:marTop w:val="0"/>
              <w:marBottom w:val="0"/>
              <w:divBdr>
                <w:top w:val="none" w:sz="0" w:space="0" w:color="auto"/>
                <w:left w:val="none" w:sz="0" w:space="0" w:color="auto"/>
                <w:bottom w:val="none" w:sz="0" w:space="0" w:color="auto"/>
                <w:right w:val="none" w:sz="0" w:space="0" w:color="auto"/>
              </w:divBdr>
            </w:div>
            <w:div w:id="2048871317">
              <w:marLeft w:val="0"/>
              <w:marRight w:val="0"/>
              <w:marTop w:val="0"/>
              <w:marBottom w:val="0"/>
              <w:divBdr>
                <w:top w:val="none" w:sz="0" w:space="0" w:color="auto"/>
                <w:left w:val="none" w:sz="0" w:space="0" w:color="auto"/>
                <w:bottom w:val="none" w:sz="0" w:space="0" w:color="auto"/>
                <w:right w:val="none" w:sz="0" w:space="0" w:color="auto"/>
              </w:divBdr>
            </w:div>
            <w:div w:id="2061048937">
              <w:marLeft w:val="0"/>
              <w:marRight w:val="0"/>
              <w:marTop w:val="0"/>
              <w:marBottom w:val="0"/>
              <w:divBdr>
                <w:top w:val="none" w:sz="0" w:space="0" w:color="auto"/>
                <w:left w:val="none" w:sz="0" w:space="0" w:color="auto"/>
                <w:bottom w:val="none" w:sz="0" w:space="0" w:color="auto"/>
                <w:right w:val="none" w:sz="0" w:space="0" w:color="auto"/>
              </w:divBdr>
            </w:div>
            <w:div w:id="2063744927">
              <w:marLeft w:val="0"/>
              <w:marRight w:val="0"/>
              <w:marTop w:val="0"/>
              <w:marBottom w:val="0"/>
              <w:divBdr>
                <w:top w:val="none" w:sz="0" w:space="0" w:color="auto"/>
                <w:left w:val="none" w:sz="0" w:space="0" w:color="auto"/>
                <w:bottom w:val="none" w:sz="0" w:space="0" w:color="auto"/>
                <w:right w:val="none" w:sz="0" w:space="0" w:color="auto"/>
              </w:divBdr>
            </w:div>
            <w:div w:id="2064938997">
              <w:marLeft w:val="0"/>
              <w:marRight w:val="0"/>
              <w:marTop w:val="0"/>
              <w:marBottom w:val="0"/>
              <w:divBdr>
                <w:top w:val="none" w:sz="0" w:space="0" w:color="auto"/>
                <w:left w:val="none" w:sz="0" w:space="0" w:color="auto"/>
                <w:bottom w:val="none" w:sz="0" w:space="0" w:color="auto"/>
                <w:right w:val="none" w:sz="0" w:space="0" w:color="auto"/>
              </w:divBdr>
            </w:div>
            <w:div w:id="2067337141">
              <w:marLeft w:val="0"/>
              <w:marRight w:val="0"/>
              <w:marTop w:val="0"/>
              <w:marBottom w:val="0"/>
              <w:divBdr>
                <w:top w:val="none" w:sz="0" w:space="0" w:color="auto"/>
                <w:left w:val="none" w:sz="0" w:space="0" w:color="auto"/>
                <w:bottom w:val="none" w:sz="0" w:space="0" w:color="auto"/>
                <w:right w:val="none" w:sz="0" w:space="0" w:color="auto"/>
              </w:divBdr>
            </w:div>
            <w:div w:id="2070378328">
              <w:marLeft w:val="0"/>
              <w:marRight w:val="0"/>
              <w:marTop w:val="0"/>
              <w:marBottom w:val="0"/>
              <w:divBdr>
                <w:top w:val="none" w:sz="0" w:space="0" w:color="auto"/>
                <w:left w:val="none" w:sz="0" w:space="0" w:color="auto"/>
                <w:bottom w:val="none" w:sz="0" w:space="0" w:color="auto"/>
                <w:right w:val="none" w:sz="0" w:space="0" w:color="auto"/>
              </w:divBdr>
            </w:div>
            <w:div w:id="2072385310">
              <w:marLeft w:val="0"/>
              <w:marRight w:val="0"/>
              <w:marTop w:val="0"/>
              <w:marBottom w:val="0"/>
              <w:divBdr>
                <w:top w:val="none" w:sz="0" w:space="0" w:color="auto"/>
                <w:left w:val="none" w:sz="0" w:space="0" w:color="auto"/>
                <w:bottom w:val="none" w:sz="0" w:space="0" w:color="auto"/>
                <w:right w:val="none" w:sz="0" w:space="0" w:color="auto"/>
              </w:divBdr>
            </w:div>
            <w:div w:id="2083062154">
              <w:marLeft w:val="0"/>
              <w:marRight w:val="0"/>
              <w:marTop w:val="0"/>
              <w:marBottom w:val="0"/>
              <w:divBdr>
                <w:top w:val="none" w:sz="0" w:space="0" w:color="auto"/>
                <w:left w:val="none" w:sz="0" w:space="0" w:color="auto"/>
                <w:bottom w:val="none" w:sz="0" w:space="0" w:color="auto"/>
                <w:right w:val="none" w:sz="0" w:space="0" w:color="auto"/>
              </w:divBdr>
            </w:div>
            <w:div w:id="2085715164">
              <w:marLeft w:val="0"/>
              <w:marRight w:val="0"/>
              <w:marTop w:val="0"/>
              <w:marBottom w:val="0"/>
              <w:divBdr>
                <w:top w:val="none" w:sz="0" w:space="0" w:color="auto"/>
                <w:left w:val="none" w:sz="0" w:space="0" w:color="auto"/>
                <w:bottom w:val="none" w:sz="0" w:space="0" w:color="auto"/>
                <w:right w:val="none" w:sz="0" w:space="0" w:color="auto"/>
              </w:divBdr>
            </w:div>
            <w:div w:id="2103993778">
              <w:marLeft w:val="0"/>
              <w:marRight w:val="0"/>
              <w:marTop w:val="0"/>
              <w:marBottom w:val="0"/>
              <w:divBdr>
                <w:top w:val="none" w:sz="0" w:space="0" w:color="auto"/>
                <w:left w:val="none" w:sz="0" w:space="0" w:color="auto"/>
                <w:bottom w:val="none" w:sz="0" w:space="0" w:color="auto"/>
                <w:right w:val="none" w:sz="0" w:space="0" w:color="auto"/>
              </w:divBdr>
            </w:div>
            <w:div w:id="2117825716">
              <w:marLeft w:val="0"/>
              <w:marRight w:val="0"/>
              <w:marTop w:val="480"/>
              <w:marBottom w:val="0"/>
              <w:divBdr>
                <w:top w:val="single" w:sz="6" w:space="0" w:color="auto"/>
                <w:left w:val="single" w:sz="6" w:space="0" w:color="auto"/>
                <w:bottom w:val="single" w:sz="6" w:space="0" w:color="auto"/>
                <w:right w:val="single" w:sz="6" w:space="0" w:color="auto"/>
              </w:divBdr>
            </w:div>
            <w:div w:id="2120253027">
              <w:marLeft w:val="0"/>
              <w:marRight w:val="0"/>
              <w:marTop w:val="0"/>
              <w:marBottom w:val="0"/>
              <w:divBdr>
                <w:top w:val="none" w:sz="0" w:space="0" w:color="auto"/>
                <w:left w:val="none" w:sz="0" w:space="0" w:color="auto"/>
                <w:bottom w:val="none" w:sz="0" w:space="0" w:color="auto"/>
                <w:right w:val="none" w:sz="0" w:space="0" w:color="auto"/>
              </w:divBdr>
            </w:div>
            <w:div w:id="2131045257">
              <w:marLeft w:val="0"/>
              <w:marRight w:val="0"/>
              <w:marTop w:val="0"/>
              <w:marBottom w:val="0"/>
              <w:divBdr>
                <w:top w:val="none" w:sz="0" w:space="0" w:color="auto"/>
                <w:left w:val="none" w:sz="0" w:space="0" w:color="auto"/>
                <w:bottom w:val="none" w:sz="0" w:space="0" w:color="auto"/>
                <w:right w:val="none" w:sz="0" w:space="0" w:color="auto"/>
              </w:divBdr>
            </w:div>
            <w:div w:id="2137679796">
              <w:marLeft w:val="0"/>
              <w:marRight w:val="0"/>
              <w:marTop w:val="0"/>
              <w:marBottom w:val="0"/>
              <w:divBdr>
                <w:top w:val="none" w:sz="0" w:space="0" w:color="auto"/>
                <w:left w:val="none" w:sz="0" w:space="0" w:color="auto"/>
                <w:bottom w:val="none" w:sz="0" w:space="0" w:color="auto"/>
                <w:right w:val="none" w:sz="0" w:space="0" w:color="auto"/>
              </w:divBdr>
            </w:div>
          </w:divsChild>
        </w:div>
        <w:div w:id="1330252653">
          <w:marLeft w:val="0"/>
          <w:marRight w:val="0"/>
          <w:marTop w:val="0"/>
          <w:marBottom w:val="0"/>
          <w:divBdr>
            <w:top w:val="none" w:sz="0" w:space="0" w:color="auto"/>
            <w:left w:val="none" w:sz="0" w:space="0" w:color="auto"/>
            <w:bottom w:val="none" w:sz="0" w:space="0" w:color="auto"/>
            <w:right w:val="none" w:sz="0" w:space="0" w:color="auto"/>
          </w:divBdr>
          <w:divsChild>
            <w:div w:id="959186269">
              <w:marLeft w:val="0"/>
              <w:marRight w:val="0"/>
              <w:marTop w:val="0"/>
              <w:marBottom w:val="0"/>
              <w:divBdr>
                <w:top w:val="none" w:sz="0" w:space="0" w:color="auto"/>
                <w:left w:val="none" w:sz="0" w:space="0" w:color="auto"/>
                <w:bottom w:val="none" w:sz="0" w:space="0" w:color="auto"/>
                <w:right w:val="none" w:sz="0" w:space="0" w:color="auto"/>
              </w:divBdr>
            </w:div>
            <w:div w:id="966198351">
              <w:marLeft w:val="0"/>
              <w:marRight w:val="0"/>
              <w:marTop w:val="0"/>
              <w:marBottom w:val="0"/>
              <w:divBdr>
                <w:top w:val="none" w:sz="0" w:space="0" w:color="auto"/>
                <w:left w:val="none" w:sz="0" w:space="0" w:color="auto"/>
                <w:bottom w:val="none" w:sz="0" w:space="0" w:color="auto"/>
                <w:right w:val="none" w:sz="0" w:space="0" w:color="auto"/>
              </w:divBdr>
            </w:div>
            <w:div w:id="1567885299">
              <w:marLeft w:val="0"/>
              <w:marRight w:val="0"/>
              <w:marTop w:val="0"/>
              <w:marBottom w:val="0"/>
              <w:divBdr>
                <w:top w:val="none" w:sz="0" w:space="0" w:color="auto"/>
                <w:left w:val="none" w:sz="0" w:space="0" w:color="auto"/>
                <w:bottom w:val="none" w:sz="0" w:space="0" w:color="auto"/>
                <w:right w:val="none" w:sz="0" w:space="0" w:color="auto"/>
              </w:divBdr>
            </w:div>
            <w:div w:id="1572496246">
              <w:marLeft w:val="0"/>
              <w:marRight w:val="0"/>
              <w:marTop w:val="0"/>
              <w:marBottom w:val="0"/>
              <w:divBdr>
                <w:top w:val="none" w:sz="0" w:space="0" w:color="auto"/>
                <w:left w:val="none" w:sz="0" w:space="0" w:color="auto"/>
                <w:bottom w:val="none" w:sz="0" w:space="0" w:color="auto"/>
                <w:right w:val="none" w:sz="0" w:space="0" w:color="auto"/>
              </w:divBdr>
            </w:div>
            <w:div w:id="1764568146">
              <w:marLeft w:val="0"/>
              <w:marRight w:val="0"/>
              <w:marTop w:val="0"/>
              <w:marBottom w:val="0"/>
              <w:divBdr>
                <w:top w:val="none" w:sz="0" w:space="0" w:color="auto"/>
                <w:left w:val="none" w:sz="0" w:space="0" w:color="auto"/>
                <w:bottom w:val="none" w:sz="0" w:space="0" w:color="auto"/>
                <w:right w:val="none" w:sz="0" w:space="0" w:color="auto"/>
              </w:divBdr>
            </w:div>
            <w:div w:id="1815830893">
              <w:marLeft w:val="0"/>
              <w:marRight w:val="0"/>
              <w:marTop w:val="0"/>
              <w:marBottom w:val="0"/>
              <w:divBdr>
                <w:top w:val="none" w:sz="0" w:space="0" w:color="auto"/>
                <w:left w:val="none" w:sz="0" w:space="0" w:color="auto"/>
                <w:bottom w:val="none" w:sz="0" w:space="0" w:color="auto"/>
                <w:right w:val="none" w:sz="0" w:space="0" w:color="auto"/>
              </w:divBdr>
            </w:div>
            <w:div w:id="2078552907">
              <w:marLeft w:val="0"/>
              <w:marRight w:val="0"/>
              <w:marTop w:val="0"/>
              <w:marBottom w:val="0"/>
              <w:divBdr>
                <w:top w:val="none" w:sz="0" w:space="0" w:color="auto"/>
                <w:left w:val="none" w:sz="0" w:space="0" w:color="auto"/>
                <w:bottom w:val="none" w:sz="0" w:space="0" w:color="auto"/>
                <w:right w:val="none" w:sz="0" w:space="0" w:color="auto"/>
              </w:divBdr>
            </w:div>
          </w:divsChild>
        </w:div>
        <w:div w:id="1554730879">
          <w:marLeft w:val="0"/>
          <w:marRight w:val="0"/>
          <w:marTop w:val="0"/>
          <w:marBottom w:val="0"/>
          <w:divBdr>
            <w:top w:val="none" w:sz="0" w:space="0" w:color="auto"/>
            <w:left w:val="none" w:sz="0" w:space="0" w:color="auto"/>
            <w:bottom w:val="none" w:sz="0" w:space="0" w:color="auto"/>
            <w:right w:val="none" w:sz="0" w:space="0" w:color="auto"/>
          </w:divBdr>
          <w:divsChild>
            <w:div w:id="13389903">
              <w:marLeft w:val="0"/>
              <w:marRight w:val="0"/>
              <w:marTop w:val="0"/>
              <w:marBottom w:val="0"/>
              <w:divBdr>
                <w:top w:val="none" w:sz="0" w:space="0" w:color="auto"/>
                <w:left w:val="none" w:sz="0" w:space="0" w:color="auto"/>
                <w:bottom w:val="none" w:sz="0" w:space="0" w:color="auto"/>
                <w:right w:val="none" w:sz="0" w:space="0" w:color="auto"/>
              </w:divBdr>
            </w:div>
            <w:div w:id="64688017">
              <w:marLeft w:val="0"/>
              <w:marRight w:val="0"/>
              <w:marTop w:val="0"/>
              <w:marBottom w:val="0"/>
              <w:divBdr>
                <w:top w:val="none" w:sz="0" w:space="0" w:color="auto"/>
                <w:left w:val="none" w:sz="0" w:space="0" w:color="auto"/>
                <w:bottom w:val="none" w:sz="0" w:space="0" w:color="auto"/>
                <w:right w:val="none" w:sz="0" w:space="0" w:color="auto"/>
              </w:divBdr>
            </w:div>
            <w:div w:id="68969060">
              <w:marLeft w:val="0"/>
              <w:marRight w:val="0"/>
              <w:marTop w:val="0"/>
              <w:marBottom w:val="0"/>
              <w:divBdr>
                <w:top w:val="none" w:sz="0" w:space="0" w:color="auto"/>
                <w:left w:val="none" w:sz="0" w:space="0" w:color="auto"/>
                <w:bottom w:val="none" w:sz="0" w:space="0" w:color="auto"/>
                <w:right w:val="none" w:sz="0" w:space="0" w:color="auto"/>
              </w:divBdr>
            </w:div>
            <w:div w:id="126558866">
              <w:marLeft w:val="0"/>
              <w:marRight w:val="0"/>
              <w:marTop w:val="0"/>
              <w:marBottom w:val="0"/>
              <w:divBdr>
                <w:top w:val="none" w:sz="0" w:space="0" w:color="auto"/>
                <w:left w:val="none" w:sz="0" w:space="0" w:color="auto"/>
                <w:bottom w:val="none" w:sz="0" w:space="0" w:color="auto"/>
                <w:right w:val="none" w:sz="0" w:space="0" w:color="auto"/>
              </w:divBdr>
            </w:div>
            <w:div w:id="140269658">
              <w:marLeft w:val="0"/>
              <w:marRight w:val="0"/>
              <w:marTop w:val="0"/>
              <w:marBottom w:val="0"/>
              <w:divBdr>
                <w:top w:val="none" w:sz="0" w:space="0" w:color="auto"/>
                <w:left w:val="none" w:sz="0" w:space="0" w:color="auto"/>
                <w:bottom w:val="none" w:sz="0" w:space="0" w:color="auto"/>
                <w:right w:val="none" w:sz="0" w:space="0" w:color="auto"/>
              </w:divBdr>
            </w:div>
            <w:div w:id="160126588">
              <w:marLeft w:val="0"/>
              <w:marRight w:val="0"/>
              <w:marTop w:val="0"/>
              <w:marBottom w:val="0"/>
              <w:divBdr>
                <w:top w:val="none" w:sz="0" w:space="0" w:color="auto"/>
                <w:left w:val="none" w:sz="0" w:space="0" w:color="auto"/>
                <w:bottom w:val="none" w:sz="0" w:space="0" w:color="auto"/>
                <w:right w:val="none" w:sz="0" w:space="0" w:color="auto"/>
              </w:divBdr>
            </w:div>
            <w:div w:id="176770376">
              <w:marLeft w:val="0"/>
              <w:marRight w:val="0"/>
              <w:marTop w:val="0"/>
              <w:marBottom w:val="0"/>
              <w:divBdr>
                <w:top w:val="none" w:sz="0" w:space="0" w:color="auto"/>
                <w:left w:val="none" w:sz="0" w:space="0" w:color="auto"/>
                <w:bottom w:val="none" w:sz="0" w:space="0" w:color="auto"/>
                <w:right w:val="none" w:sz="0" w:space="0" w:color="auto"/>
              </w:divBdr>
            </w:div>
            <w:div w:id="309673783">
              <w:marLeft w:val="0"/>
              <w:marRight w:val="0"/>
              <w:marTop w:val="0"/>
              <w:marBottom w:val="0"/>
              <w:divBdr>
                <w:top w:val="none" w:sz="0" w:space="0" w:color="auto"/>
                <w:left w:val="none" w:sz="0" w:space="0" w:color="auto"/>
                <w:bottom w:val="none" w:sz="0" w:space="0" w:color="auto"/>
                <w:right w:val="none" w:sz="0" w:space="0" w:color="auto"/>
              </w:divBdr>
            </w:div>
            <w:div w:id="444539886">
              <w:marLeft w:val="0"/>
              <w:marRight w:val="0"/>
              <w:marTop w:val="0"/>
              <w:marBottom w:val="0"/>
              <w:divBdr>
                <w:top w:val="none" w:sz="0" w:space="0" w:color="auto"/>
                <w:left w:val="none" w:sz="0" w:space="0" w:color="auto"/>
                <w:bottom w:val="none" w:sz="0" w:space="0" w:color="auto"/>
                <w:right w:val="none" w:sz="0" w:space="0" w:color="auto"/>
              </w:divBdr>
            </w:div>
            <w:div w:id="497622499">
              <w:marLeft w:val="0"/>
              <w:marRight w:val="0"/>
              <w:marTop w:val="0"/>
              <w:marBottom w:val="0"/>
              <w:divBdr>
                <w:top w:val="none" w:sz="0" w:space="0" w:color="auto"/>
                <w:left w:val="none" w:sz="0" w:space="0" w:color="auto"/>
                <w:bottom w:val="none" w:sz="0" w:space="0" w:color="auto"/>
                <w:right w:val="none" w:sz="0" w:space="0" w:color="auto"/>
              </w:divBdr>
            </w:div>
            <w:div w:id="756173215">
              <w:marLeft w:val="0"/>
              <w:marRight w:val="0"/>
              <w:marTop w:val="0"/>
              <w:marBottom w:val="0"/>
              <w:divBdr>
                <w:top w:val="none" w:sz="0" w:space="0" w:color="auto"/>
                <w:left w:val="none" w:sz="0" w:space="0" w:color="auto"/>
                <w:bottom w:val="none" w:sz="0" w:space="0" w:color="auto"/>
                <w:right w:val="none" w:sz="0" w:space="0" w:color="auto"/>
              </w:divBdr>
            </w:div>
            <w:div w:id="844515091">
              <w:marLeft w:val="0"/>
              <w:marRight w:val="0"/>
              <w:marTop w:val="0"/>
              <w:marBottom w:val="0"/>
              <w:divBdr>
                <w:top w:val="none" w:sz="0" w:space="0" w:color="auto"/>
                <w:left w:val="none" w:sz="0" w:space="0" w:color="auto"/>
                <w:bottom w:val="none" w:sz="0" w:space="0" w:color="auto"/>
                <w:right w:val="none" w:sz="0" w:space="0" w:color="auto"/>
              </w:divBdr>
            </w:div>
            <w:div w:id="918293681">
              <w:marLeft w:val="0"/>
              <w:marRight w:val="0"/>
              <w:marTop w:val="0"/>
              <w:marBottom w:val="0"/>
              <w:divBdr>
                <w:top w:val="none" w:sz="0" w:space="0" w:color="auto"/>
                <w:left w:val="none" w:sz="0" w:space="0" w:color="auto"/>
                <w:bottom w:val="none" w:sz="0" w:space="0" w:color="auto"/>
                <w:right w:val="none" w:sz="0" w:space="0" w:color="auto"/>
              </w:divBdr>
            </w:div>
            <w:div w:id="947277005">
              <w:marLeft w:val="0"/>
              <w:marRight w:val="0"/>
              <w:marTop w:val="0"/>
              <w:marBottom w:val="0"/>
              <w:divBdr>
                <w:top w:val="none" w:sz="0" w:space="0" w:color="auto"/>
                <w:left w:val="none" w:sz="0" w:space="0" w:color="auto"/>
                <w:bottom w:val="none" w:sz="0" w:space="0" w:color="auto"/>
                <w:right w:val="none" w:sz="0" w:space="0" w:color="auto"/>
              </w:divBdr>
            </w:div>
            <w:div w:id="951061007">
              <w:marLeft w:val="0"/>
              <w:marRight w:val="0"/>
              <w:marTop w:val="0"/>
              <w:marBottom w:val="0"/>
              <w:divBdr>
                <w:top w:val="none" w:sz="0" w:space="0" w:color="auto"/>
                <w:left w:val="none" w:sz="0" w:space="0" w:color="auto"/>
                <w:bottom w:val="none" w:sz="0" w:space="0" w:color="auto"/>
                <w:right w:val="none" w:sz="0" w:space="0" w:color="auto"/>
              </w:divBdr>
            </w:div>
            <w:div w:id="1016073761">
              <w:marLeft w:val="0"/>
              <w:marRight w:val="0"/>
              <w:marTop w:val="0"/>
              <w:marBottom w:val="0"/>
              <w:divBdr>
                <w:top w:val="none" w:sz="0" w:space="0" w:color="auto"/>
                <w:left w:val="none" w:sz="0" w:space="0" w:color="auto"/>
                <w:bottom w:val="none" w:sz="0" w:space="0" w:color="auto"/>
                <w:right w:val="none" w:sz="0" w:space="0" w:color="auto"/>
              </w:divBdr>
            </w:div>
            <w:div w:id="1104886298">
              <w:marLeft w:val="0"/>
              <w:marRight w:val="0"/>
              <w:marTop w:val="0"/>
              <w:marBottom w:val="0"/>
              <w:divBdr>
                <w:top w:val="none" w:sz="0" w:space="0" w:color="auto"/>
                <w:left w:val="none" w:sz="0" w:space="0" w:color="auto"/>
                <w:bottom w:val="none" w:sz="0" w:space="0" w:color="auto"/>
                <w:right w:val="none" w:sz="0" w:space="0" w:color="auto"/>
              </w:divBdr>
            </w:div>
            <w:div w:id="1288317157">
              <w:marLeft w:val="0"/>
              <w:marRight w:val="0"/>
              <w:marTop w:val="0"/>
              <w:marBottom w:val="0"/>
              <w:divBdr>
                <w:top w:val="none" w:sz="0" w:space="0" w:color="auto"/>
                <w:left w:val="none" w:sz="0" w:space="0" w:color="auto"/>
                <w:bottom w:val="none" w:sz="0" w:space="0" w:color="auto"/>
                <w:right w:val="none" w:sz="0" w:space="0" w:color="auto"/>
              </w:divBdr>
            </w:div>
            <w:div w:id="1387686449">
              <w:marLeft w:val="0"/>
              <w:marRight w:val="0"/>
              <w:marTop w:val="0"/>
              <w:marBottom w:val="0"/>
              <w:divBdr>
                <w:top w:val="none" w:sz="0" w:space="0" w:color="auto"/>
                <w:left w:val="none" w:sz="0" w:space="0" w:color="auto"/>
                <w:bottom w:val="none" w:sz="0" w:space="0" w:color="auto"/>
                <w:right w:val="none" w:sz="0" w:space="0" w:color="auto"/>
              </w:divBdr>
            </w:div>
            <w:div w:id="1439374137">
              <w:marLeft w:val="0"/>
              <w:marRight w:val="0"/>
              <w:marTop w:val="0"/>
              <w:marBottom w:val="0"/>
              <w:divBdr>
                <w:top w:val="none" w:sz="0" w:space="0" w:color="auto"/>
                <w:left w:val="none" w:sz="0" w:space="0" w:color="auto"/>
                <w:bottom w:val="none" w:sz="0" w:space="0" w:color="auto"/>
                <w:right w:val="none" w:sz="0" w:space="0" w:color="auto"/>
              </w:divBdr>
            </w:div>
            <w:div w:id="1492912041">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585257438">
              <w:marLeft w:val="0"/>
              <w:marRight w:val="0"/>
              <w:marTop w:val="0"/>
              <w:marBottom w:val="0"/>
              <w:divBdr>
                <w:top w:val="none" w:sz="0" w:space="0" w:color="auto"/>
                <w:left w:val="none" w:sz="0" w:space="0" w:color="auto"/>
                <w:bottom w:val="none" w:sz="0" w:space="0" w:color="auto"/>
                <w:right w:val="none" w:sz="0" w:space="0" w:color="auto"/>
              </w:divBdr>
            </w:div>
            <w:div w:id="1650551279">
              <w:marLeft w:val="0"/>
              <w:marRight w:val="0"/>
              <w:marTop w:val="0"/>
              <w:marBottom w:val="0"/>
              <w:divBdr>
                <w:top w:val="none" w:sz="0" w:space="0" w:color="auto"/>
                <w:left w:val="none" w:sz="0" w:space="0" w:color="auto"/>
                <w:bottom w:val="none" w:sz="0" w:space="0" w:color="auto"/>
                <w:right w:val="none" w:sz="0" w:space="0" w:color="auto"/>
              </w:divBdr>
            </w:div>
            <w:div w:id="1668822851">
              <w:marLeft w:val="0"/>
              <w:marRight w:val="0"/>
              <w:marTop w:val="0"/>
              <w:marBottom w:val="0"/>
              <w:divBdr>
                <w:top w:val="none" w:sz="0" w:space="0" w:color="auto"/>
                <w:left w:val="none" w:sz="0" w:space="0" w:color="auto"/>
                <w:bottom w:val="none" w:sz="0" w:space="0" w:color="auto"/>
                <w:right w:val="none" w:sz="0" w:space="0" w:color="auto"/>
              </w:divBdr>
            </w:div>
            <w:div w:id="1801805833">
              <w:marLeft w:val="0"/>
              <w:marRight w:val="0"/>
              <w:marTop w:val="0"/>
              <w:marBottom w:val="0"/>
              <w:divBdr>
                <w:top w:val="none" w:sz="0" w:space="0" w:color="auto"/>
                <w:left w:val="none" w:sz="0" w:space="0" w:color="auto"/>
                <w:bottom w:val="none" w:sz="0" w:space="0" w:color="auto"/>
                <w:right w:val="none" w:sz="0" w:space="0" w:color="auto"/>
              </w:divBdr>
            </w:div>
            <w:div w:id="1959603491">
              <w:marLeft w:val="0"/>
              <w:marRight w:val="0"/>
              <w:marTop w:val="0"/>
              <w:marBottom w:val="0"/>
              <w:divBdr>
                <w:top w:val="none" w:sz="0" w:space="0" w:color="auto"/>
                <w:left w:val="none" w:sz="0" w:space="0" w:color="auto"/>
                <w:bottom w:val="none" w:sz="0" w:space="0" w:color="auto"/>
                <w:right w:val="none" w:sz="0" w:space="0" w:color="auto"/>
              </w:divBdr>
            </w:div>
            <w:div w:id="1994137060">
              <w:marLeft w:val="0"/>
              <w:marRight w:val="0"/>
              <w:marTop w:val="0"/>
              <w:marBottom w:val="0"/>
              <w:divBdr>
                <w:top w:val="none" w:sz="0" w:space="0" w:color="auto"/>
                <w:left w:val="none" w:sz="0" w:space="0" w:color="auto"/>
                <w:bottom w:val="none" w:sz="0" w:space="0" w:color="auto"/>
                <w:right w:val="none" w:sz="0" w:space="0" w:color="auto"/>
              </w:divBdr>
            </w:div>
            <w:div w:id="2041666520">
              <w:marLeft w:val="0"/>
              <w:marRight w:val="0"/>
              <w:marTop w:val="0"/>
              <w:marBottom w:val="0"/>
              <w:divBdr>
                <w:top w:val="none" w:sz="0" w:space="0" w:color="auto"/>
                <w:left w:val="none" w:sz="0" w:space="0" w:color="auto"/>
                <w:bottom w:val="none" w:sz="0" w:space="0" w:color="auto"/>
                <w:right w:val="none" w:sz="0" w:space="0" w:color="auto"/>
              </w:divBdr>
            </w:div>
            <w:div w:id="2075472625">
              <w:marLeft w:val="0"/>
              <w:marRight w:val="0"/>
              <w:marTop w:val="0"/>
              <w:marBottom w:val="0"/>
              <w:divBdr>
                <w:top w:val="none" w:sz="0" w:space="0" w:color="auto"/>
                <w:left w:val="none" w:sz="0" w:space="0" w:color="auto"/>
                <w:bottom w:val="none" w:sz="0" w:space="0" w:color="auto"/>
                <w:right w:val="none" w:sz="0" w:space="0" w:color="auto"/>
              </w:divBdr>
            </w:div>
            <w:div w:id="2082747679">
              <w:marLeft w:val="0"/>
              <w:marRight w:val="0"/>
              <w:marTop w:val="0"/>
              <w:marBottom w:val="0"/>
              <w:divBdr>
                <w:top w:val="none" w:sz="0" w:space="0" w:color="auto"/>
                <w:left w:val="none" w:sz="0" w:space="0" w:color="auto"/>
                <w:bottom w:val="none" w:sz="0" w:space="0" w:color="auto"/>
                <w:right w:val="none" w:sz="0" w:space="0" w:color="auto"/>
              </w:divBdr>
            </w:div>
            <w:div w:id="2092896083">
              <w:marLeft w:val="0"/>
              <w:marRight w:val="0"/>
              <w:marTop w:val="0"/>
              <w:marBottom w:val="0"/>
              <w:divBdr>
                <w:top w:val="none" w:sz="0" w:space="0" w:color="auto"/>
                <w:left w:val="none" w:sz="0" w:space="0" w:color="auto"/>
                <w:bottom w:val="none" w:sz="0" w:space="0" w:color="auto"/>
                <w:right w:val="none" w:sz="0" w:space="0" w:color="auto"/>
              </w:divBdr>
            </w:div>
            <w:div w:id="2105611955">
              <w:marLeft w:val="0"/>
              <w:marRight w:val="0"/>
              <w:marTop w:val="0"/>
              <w:marBottom w:val="0"/>
              <w:divBdr>
                <w:top w:val="none" w:sz="0" w:space="0" w:color="auto"/>
                <w:left w:val="none" w:sz="0" w:space="0" w:color="auto"/>
                <w:bottom w:val="none" w:sz="0" w:space="0" w:color="auto"/>
                <w:right w:val="none" w:sz="0" w:space="0" w:color="auto"/>
              </w:divBdr>
            </w:div>
            <w:div w:id="2115467719">
              <w:marLeft w:val="0"/>
              <w:marRight w:val="0"/>
              <w:marTop w:val="0"/>
              <w:marBottom w:val="0"/>
              <w:divBdr>
                <w:top w:val="none" w:sz="0" w:space="0" w:color="auto"/>
                <w:left w:val="none" w:sz="0" w:space="0" w:color="auto"/>
                <w:bottom w:val="none" w:sz="0" w:space="0" w:color="auto"/>
                <w:right w:val="none" w:sz="0" w:space="0" w:color="auto"/>
              </w:divBdr>
            </w:div>
          </w:divsChild>
        </w:div>
        <w:div w:id="1565678198">
          <w:marLeft w:val="0"/>
          <w:marRight w:val="0"/>
          <w:marTop w:val="0"/>
          <w:marBottom w:val="0"/>
          <w:divBdr>
            <w:top w:val="none" w:sz="0" w:space="0" w:color="auto"/>
            <w:left w:val="none" w:sz="0" w:space="0" w:color="auto"/>
            <w:bottom w:val="none" w:sz="0" w:space="0" w:color="auto"/>
            <w:right w:val="none" w:sz="0" w:space="0" w:color="auto"/>
          </w:divBdr>
          <w:divsChild>
            <w:div w:id="24185339">
              <w:marLeft w:val="0"/>
              <w:marRight w:val="0"/>
              <w:marTop w:val="0"/>
              <w:marBottom w:val="0"/>
              <w:divBdr>
                <w:top w:val="none" w:sz="0" w:space="0" w:color="auto"/>
                <w:left w:val="none" w:sz="0" w:space="0" w:color="auto"/>
                <w:bottom w:val="none" w:sz="0" w:space="0" w:color="auto"/>
                <w:right w:val="none" w:sz="0" w:space="0" w:color="auto"/>
              </w:divBdr>
            </w:div>
            <w:div w:id="52001009">
              <w:marLeft w:val="0"/>
              <w:marRight w:val="0"/>
              <w:marTop w:val="0"/>
              <w:marBottom w:val="0"/>
              <w:divBdr>
                <w:top w:val="none" w:sz="0" w:space="0" w:color="auto"/>
                <w:left w:val="none" w:sz="0" w:space="0" w:color="auto"/>
                <w:bottom w:val="none" w:sz="0" w:space="0" w:color="auto"/>
                <w:right w:val="none" w:sz="0" w:space="0" w:color="auto"/>
              </w:divBdr>
            </w:div>
            <w:div w:id="57557281">
              <w:marLeft w:val="0"/>
              <w:marRight w:val="0"/>
              <w:marTop w:val="0"/>
              <w:marBottom w:val="0"/>
              <w:divBdr>
                <w:top w:val="none" w:sz="0" w:space="0" w:color="auto"/>
                <w:left w:val="none" w:sz="0" w:space="0" w:color="auto"/>
                <w:bottom w:val="none" w:sz="0" w:space="0" w:color="auto"/>
                <w:right w:val="none" w:sz="0" w:space="0" w:color="auto"/>
              </w:divBdr>
            </w:div>
            <w:div w:id="60031428">
              <w:marLeft w:val="0"/>
              <w:marRight w:val="0"/>
              <w:marTop w:val="0"/>
              <w:marBottom w:val="0"/>
              <w:divBdr>
                <w:top w:val="none" w:sz="0" w:space="0" w:color="auto"/>
                <w:left w:val="none" w:sz="0" w:space="0" w:color="auto"/>
                <w:bottom w:val="none" w:sz="0" w:space="0" w:color="auto"/>
                <w:right w:val="none" w:sz="0" w:space="0" w:color="auto"/>
              </w:divBdr>
            </w:div>
            <w:div w:id="60370204">
              <w:marLeft w:val="0"/>
              <w:marRight w:val="0"/>
              <w:marTop w:val="0"/>
              <w:marBottom w:val="0"/>
              <w:divBdr>
                <w:top w:val="none" w:sz="0" w:space="0" w:color="auto"/>
                <w:left w:val="none" w:sz="0" w:space="0" w:color="auto"/>
                <w:bottom w:val="none" w:sz="0" w:space="0" w:color="auto"/>
                <w:right w:val="none" w:sz="0" w:space="0" w:color="auto"/>
              </w:divBdr>
            </w:div>
            <w:div w:id="63072472">
              <w:marLeft w:val="0"/>
              <w:marRight w:val="0"/>
              <w:marTop w:val="0"/>
              <w:marBottom w:val="0"/>
              <w:divBdr>
                <w:top w:val="none" w:sz="0" w:space="0" w:color="auto"/>
                <w:left w:val="none" w:sz="0" w:space="0" w:color="auto"/>
                <w:bottom w:val="none" w:sz="0" w:space="0" w:color="auto"/>
                <w:right w:val="none" w:sz="0" w:space="0" w:color="auto"/>
              </w:divBdr>
            </w:div>
            <w:div w:id="69697195">
              <w:marLeft w:val="0"/>
              <w:marRight w:val="0"/>
              <w:marTop w:val="0"/>
              <w:marBottom w:val="0"/>
              <w:divBdr>
                <w:top w:val="none" w:sz="0" w:space="0" w:color="auto"/>
                <w:left w:val="none" w:sz="0" w:space="0" w:color="auto"/>
                <w:bottom w:val="none" w:sz="0" w:space="0" w:color="auto"/>
                <w:right w:val="none" w:sz="0" w:space="0" w:color="auto"/>
              </w:divBdr>
            </w:div>
            <w:div w:id="74400246">
              <w:marLeft w:val="0"/>
              <w:marRight w:val="0"/>
              <w:marTop w:val="0"/>
              <w:marBottom w:val="0"/>
              <w:divBdr>
                <w:top w:val="none" w:sz="0" w:space="0" w:color="auto"/>
                <w:left w:val="none" w:sz="0" w:space="0" w:color="auto"/>
                <w:bottom w:val="none" w:sz="0" w:space="0" w:color="auto"/>
                <w:right w:val="none" w:sz="0" w:space="0" w:color="auto"/>
              </w:divBdr>
            </w:div>
            <w:div w:id="77601284">
              <w:marLeft w:val="0"/>
              <w:marRight w:val="0"/>
              <w:marTop w:val="0"/>
              <w:marBottom w:val="0"/>
              <w:divBdr>
                <w:top w:val="none" w:sz="0" w:space="0" w:color="auto"/>
                <w:left w:val="none" w:sz="0" w:space="0" w:color="auto"/>
                <w:bottom w:val="none" w:sz="0" w:space="0" w:color="auto"/>
                <w:right w:val="none" w:sz="0" w:space="0" w:color="auto"/>
              </w:divBdr>
            </w:div>
            <w:div w:id="89620312">
              <w:marLeft w:val="0"/>
              <w:marRight w:val="0"/>
              <w:marTop w:val="0"/>
              <w:marBottom w:val="0"/>
              <w:divBdr>
                <w:top w:val="none" w:sz="0" w:space="0" w:color="auto"/>
                <w:left w:val="none" w:sz="0" w:space="0" w:color="auto"/>
                <w:bottom w:val="none" w:sz="0" w:space="0" w:color="auto"/>
                <w:right w:val="none" w:sz="0" w:space="0" w:color="auto"/>
              </w:divBdr>
            </w:div>
            <w:div w:id="102238428">
              <w:marLeft w:val="0"/>
              <w:marRight w:val="0"/>
              <w:marTop w:val="0"/>
              <w:marBottom w:val="0"/>
              <w:divBdr>
                <w:top w:val="none" w:sz="0" w:space="0" w:color="auto"/>
                <w:left w:val="none" w:sz="0" w:space="0" w:color="auto"/>
                <w:bottom w:val="none" w:sz="0" w:space="0" w:color="auto"/>
                <w:right w:val="none" w:sz="0" w:space="0" w:color="auto"/>
              </w:divBdr>
            </w:div>
            <w:div w:id="112286044">
              <w:marLeft w:val="0"/>
              <w:marRight w:val="0"/>
              <w:marTop w:val="0"/>
              <w:marBottom w:val="0"/>
              <w:divBdr>
                <w:top w:val="none" w:sz="0" w:space="0" w:color="auto"/>
                <w:left w:val="none" w:sz="0" w:space="0" w:color="auto"/>
                <w:bottom w:val="none" w:sz="0" w:space="0" w:color="auto"/>
                <w:right w:val="none" w:sz="0" w:space="0" w:color="auto"/>
              </w:divBdr>
            </w:div>
            <w:div w:id="120268610">
              <w:marLeft w:val="0"/>
              <w:marRight w:val="0"/>
              <w:marTop w:val="0"/>
              <w:marBottom w:val="0"/>
              <w:divBdr>
                <w:top w:val="none" w:sz="0" w:space="0" w:color="auto"/>
                <w:left w:val="none" w:sz="0" w:space="0" w:color="auto"/>
                <w:bottom w:val="none" w:sz="0" w:space="0" w:color="auto"/>
                <w:right w:val="none" w:sz="0" w:space="0" w:color="auto"/>
              </w:divBdr>
            </w:div>
            <w:div w:id="124541129">
              <w:marLeft w:val="0"/>
              <w:marRight w:val="0"/>
              <w:marTop w:val="0"/>
              <w:marBottom w:val="0"/>
              <w:divBdr>
                <w:top w:val="none" w:sz="0" w:space="0" w:color="auto"/>
                <w:left w:val="none" w:sz="0" w:space="0" w:color="auto"/>
                <w:bottom w:val="none" w:sz="0" w:space="0" w:color="auto"/>
                <w:right w:val="none" w:sz="0" w:space="0" w:color="auto"/>
              </w:divBdr>
            </w:div>
            <w:div w:id="162863041">
              <w:marLeft w:val="0"/>
              <w:marRight w:val="0"/>
              <w:marTop w:val="0"/>
              <w:marBottom w:val="0"/>
              <w:divBdr>
                <w:top w:val="none" w:sz="0" w:space="0" w:color="auto"/>
                <w:left w:val="none" w:sz="0" w:space="0" w:color="auto"/>
                <w:bottom w:val="none" w:sz="0" w:space="0" w:color="auto"/>
                <w:right w:val="none" w:sz="0" w:space="0" w:color="auto"/>
              </w:divBdr>
            </w:div>
            <w:div w:id="164713988">
              <w:marLeft w:val="0"/>
              <w:marRight w:val="0"/>
              <w:marTop w:val="0"/>
              <w:marBottom w:val="0"/>
              <w:divBdr>
                <w:top w:val="none" w:sz="0" w:space="0" w:color="auto"/>
                <w:left w:val="none" w:sz="0" w:space="0" w:color="auto"/>
                <w:bottom w:val="none" w:sz="0" w:space="0" w:color="auto"/>
                <w:right w:val="none" w:sz="0" w:space="0" w:color="auto"/>
              </w:divBdr>
            </w:div>
            <w:div w:id="174731792">
              <w:marLeft w:val="0"/>
              <w:marRight w:val="0"/>
              <w:marTop w:val="0"/>
              <w:marBottom w:val="0"/>
              <w:divBdr>
                <w:top w:val="none" w:sz="0" w:space="0" w:color="auto"/>
                <w:left w:val="none" w:sz="0" w:space="0" w:color="auto"/>
                <w:bottom w:val="none" w:sz="0" w:space="0" w:color="auto"/>
                <w:right w:val="none" w:sz="0" w:space="0" w:color="auto"/>
              </w:divBdr>
            </w:div>
            <w:div w:id="186528987">
              <w:marLeft w:val="0"/>
              <w:marRight w:val="0"/>
              <w:marTop w:val="0"/>
              <w:marBottom w:val="0"/>
              <w:divBdr>
                <w:top w:val="none" w:sz="0" w:space="0" w:color="auto"/>
                <w:left w:val="none" w:sz="0" w:space="0" w:color="auto"/>
                <w:bottom w:val="none" w:sz="0" w:space="0" w:color="auto"/>
                <w:right w:val="none" w:sz="0" w:space="0" w:color="auto"/>
              </w:divBdr>
            </w:div>
            <w:div w:id="189690116">
              <w:marLeft w:val="0"/>
              <w:marRight w:val="0"/>
              <w:marTop w:val="0"/>
              <w:marBottom w:val="0"/>
              <w:divBdr>
                <w:top w:val="none" w:sz="0" w:space="0" w:color="auto"/>
                <w:left w:val="none" w:sz="0" w:space="0" w:color="auto"/>
                <w:bottom w:val="none" w:sz="0" w:space="0" w:color="auto"/>
                <w:right w:val="none" w:sz="0" w:space="0" w:color="auto"/>
              </w:divBdr>
            </w:div>
            <w:div w:id="196116121">
              <w:marLeft w:val="0"/>
              <w:marRight w:val="0"/>
              <w:marTop w:val="0"/>
              <w:marBottom w:val="0"/>
              <w:divBdr>
                <w:top w:val="none" w:sz="0" w:space="0" w:color="auto"/>
                <w:left w:val="none" w:sz="0" w:space="0" w:color="auto"/>
                <w:bottom w:val="none" w:sz="0" w:space="0" w:color="auto"/>
                <w:right w:val="none" w:sz="0" w:space="0" w:color="auto"/>
              </w:divBdr>
            </w:div>
            <w:div w:id="198519924">
              <w:marLeft w:val="0"/>
              <w:marRight w:val="0"/>
              <w:marTop w:val="0"/>
              <w:marBottom w:val="0"/>
              <w:divBdr>
                <w:top w:val="none" w:sz="0" w:space="0" w:color="auto"/>
                <w:left w:val="none" w:sz="0" w:space="0" w:color="auto"/>
                <w:bottom w:val="none" w:sz="0" w:space="0" w:color="auto"/>
                <w:right w:val="none" w:sz="0" w:space="0" w:color="auto"/>
              </w:divBdr>
            </w:div>
            <w:div w:id="209391136">
              <w:marLeft w:val="0"/>
              <w:marRight w:val="0"/>
              <w:marTop w:val="0"/>
              <w:marBottom w:val="0"/>
              <w:divBdr>
                <w:top w:val="none" w:sz="0" w:space="0" w:color="auto"/>
                <w:left w:val="none" w:sz="0" w:space="0" w:color="auto"/>
                <w:bottom w:val="none" w:sz="0" w:space="0" w:color="auto"/>
                <w:right w:val="none" w:sz="0" w:space="0" w:color="auto"/>
              </w:divBdr>
            </w:div>
            <w:div w:id="220750301">
              <w:marLeft w:val="0"/>
              <w:marRight w:val="0"/>
              <w:marTop w:val="0"/>
              <w:marBottom w:val="0"/>
              <w:divBdr>
                <w:top w:val="none" w:sz="0" w:space="0" w:color="auto"/>
                <w:left w:val="none" w:sz="0" w:space="0" w:color="auto"/>
                <w:bottom w:val="none" w:sz="0" w:space="0" w:color="auto"/>
                <w:right w:val="none" w:sz="0" w:space="0" w:color="auto"/>
              </w:divBdr>
            </w:div>
            <w:div w:id="224221474">
              <w:marLeft w:val="0"/>
              <w:marRight w:val="0"/>
              <w:marTop w:val="0"/>
              <w:marBottom w:val="0"/>
              <w:divBdr>
                <w:top w:val="none" w:sz="0" w:space="0" w:color="auto"/>
                <w:left w:val="none" w:sz="0" w:space="0" w:color="auto"/>
                <w:bottom w:val="none" w:sz="0" w:space="0" w:color="auto"/>
                <w:right w:val="none" w:sz="0" w:space="0" w:color="auto"/>
              </w:divBdr>
            </w:div>
            <w:div w:id="228879735">
              <w:marLeft w:val="0"/>
              <w:marRight w:val="0"/>
              <w:marTop w:val="0"/>
              <w:marBottom w:val="0"/>
              <w:divBdr>
                <w:top w:val="none" w:sz="0" w:space="0" w:color="auto"/>
                <w:left w:val="none" w:sz="0" w:space="0" w:color="auto"/>
                <w:bottom w:val="none" w:sz="0" w:space="0" w:color="auto"/>
                <w:right w:val="none" w:sz="0" w:space="0" w:color="auto"/>
              </w:divBdr>
            </w:div>
            <w:div w:id="230501440">
              <w:marLeft w:val="0"/>
              <w:marRight w:val="0"/>
              <w:marTop w:val="0"/>
              <w:marBottom w:val="0"/>
              <w:divBdr>
                <w:top w:val="none" w:sz="0" w:space="0" w:color="auto"/>
                <w:left w:val="none" w:sz="0" w:space="0" w:color="auto"/>
                <w:bottom w:val="none" w:sz="0" w:space="0" w:color="auto"/>
                <w:right w:val="none" w:sz="0" w:space="0" w:color="auto"/>
              </w:divBdr>
            </w:div>
            <w:div w:id="244608487">
              <w:marLeft w:val="0"/>
              <w:marRight w:val="0"/>
              <w:marTop w:val="0"/>
              <w:marBottom w:val="0"/>
              <w:divBdr>
                <w:top w:val="none" w:sz="0" w:space="0" w:color="auto"/>
                <w:left w:val="none" w:sz="0" w:space="0" w:color="auto"/>
                <w:bottom w:val="none" w:sz="0" w:space="0" w:color="auto"/>
                <w:right w:val="none" w:sz="0" w:space="0" w:color="auto"/>
              </w:divBdr>
            </w:div>
            <w:div w:id="254483058">
              <w:marLeft w:val="0"/>
              <w:marRight w:val="0"/>
              <w:marTop w:val="0"/>
              <w:marBottom w:val="0"/>
              <w:divBdr>
                <w:top w:val="none" w:sz="0" w:space="0" w:color="auto"/>
                <w:left w:val="none" w:sz="0" w:space="0" w:color="auto"/>
                <w:bottom w:val="none" w:sz="0" w:space="0" w:color="auto"/>
                <w:right w:val="none" w:sz="0" w:space="0" w:color="auto"/>
              </w:divBdr>
            </w:div>
            <w:div w:id="255139367">
              <w:marLeft w:val="0"/>
              <w:marRight w:val="0"/>
              <w:marTop w:val="0"/>
              <w:marBottom w:val="0"/>
              <w:divBdr>
                <w:top w:val="none" w:sz="0" w:space="0" w:color="auto"/>
                <w:left w:val="none" w:sz="0" w:space="0" w:color="auto"/>
                <w:bottom w:val="none" w:sz="0" w:space="0" w:color="auto"/>
                <w:right w:val="none" w:sz="0" w:space="0" w:color="auto"/>
              </w:divBdr>
            </w:div>
            <w:div w:id="263656790">
              <w:marLeft w:val="0"/>
              <w:marRight w:val="0"/>
              <w:marTop w:val="0"/>
              <w:marBottom w:val="0"/>
              <w:divBdr>
                <w:top w:val="none" w:sz="0" w:space="0" w:color="auto"/>
                <w:left w:val="none" w:sz="0" w:space="0" w:color="auto"/>
                <w:bottom w:val="none" w:sz="0" w:space="0" w:color="auto"/>
                <w:right w:val="none" w:sz="0" w:space="0" w:color="auto"/>
              </w:divBdr>
            </w:div>
            <w:div w:id="263803161">
              <w:marLeft w:val="0"/>
              <w:marRight w:val="0"/>
              <w:marTop w:val="0"/>
              <w:marBottom w:val="0"/>
              <w:divBdr>
                <w:top w:val="none" w:sz="0" w:space="0" w:color="auto"/>
                <w:left w:val="none" w:sz="0" w:space="0" w:color="auto"/>
                <w:bottom w:val="none" w:sz="0" w:space="0" w:color="auto"/>
                <w:right w:val="none" w:sz="0" w:space="0" w:color="auto"/>
              </w:divBdr>
            </w:div>
            <w:div w:id="264769952">
              <w:marLeft w:val="0"/>
              <w:marRight w:val="0"/>
              <w:marTop w:val="0"/>
              <w:marBottom w:val="0"/>
              <w:divBdr>
                <w:top w:val="none" w:sz="0" w:space="0" w:color="auto"/>
                <w:left w:val="none" w:sz="0" w:space="0" w:color="auto"/>
                <w:bottom w:val="none" w:sz="0" w:space="0" w:color="auto"/>
                <w:right w:val="none" w:sz="0" w:space="0" w:color="auto"/>
              </w:divBdr>
            </w:div>
            <w:div w:id="276841025">
              <w:marLeft w:val="0"/>
              <w:marRight w:val="0"/>
              <w:marTop w:val="0"/>
              <w:marBottom w:val="0"/>
              <w:divBdr>
                <w:top w:val="none" w:sz="0" w:space="0" w:color="auto"/>
                <w:left w:val="none" w:sz="0" w:space="0" w:color="auto"/>
                <w:bottom w:val="none" w:sz="0" w:space="0" w:color="auto"/>
                <w:right w:val="none" w:sz="0" w:space="0" w:color="auto"/>
              </w:divBdr>
            </w:div>
            <w:div w:id="291373919">
              <w:marLeft w:val="0"/>
              <w:marRight w:val="0"/>
              <w:marTop w:val="0"/>
              <w:marBottom w:val="0"/>
              <w:divBdr>
                <w:top w:val="none" w:sz="0" w:space="0" w:color="auto"/>
                <w:left w:val="none" w:sz="0" w:space="0" w:color="auto"/>
                <w:bottom w:val="none" w:sz="0" w:space="0" w:color="auto"/>
                <w:right w:val="none" w:sz="0" w:space="0" w:color="auto"/>
              </w:divBdr>
            </w:div>
            <w:div w:id="307784736">
              <w:marLeft w:val="0"/>
              <w:marRight w:val="0"/>
              <w:marTop w:val="0"/>
              <w:marBottom w:val="0"/>
              <w:divBdr>
                <w:top w:val="none" w:sz="0" w:space="0" w:color="auto"/>
                <w:left w:val="none" w:sz="0" w:space="0" w:color="auto"/>
                <w:bottom w:val="none" w:sz="0" w:space="0" w:color="auto"/>
                <w:right w:val="none" w:sz="0" w:space="0" w:color="auto"/>
              </w:divBdr>
            </w:div>
            <w:div w:id="314073655">
              <w:marLeft w:val="0"/>
              <w:marRight w:val="0"/>
              <w:marTop w:val="0"/>
              <w:marBottom w:val="0"/>
              <w:divBdr>
                <w:top w:val="none" w:sz="0" w:space="0" w:color="auto"/>
                <w:left w:val="none" w:sz="0" w:space="0" w:color="auto"/>
                <w:bottom w:val="none" w:sz="0" w:space="0" w:color="auto"/>
                <w:right w:val="none" w:sz="0" w:space="0" w:color="auto"/>
              </w:divBdr>
            </w:div>
            <w:div w:id="317806123">
              <w:marLeft w:val="0"/>
              <w:marRight w:val="0"/>
              <w:marTop w:val="0"/>
              <w:marBottom w:val="0"/>
              <w:divBdr>
                <w:top w:val="none" w:sz="0" w:space="0" w:color="auto"/>
                <w:left w:val="none" w:sz="0" w:space="0" w:color="auto"/>
                <w:bottom w:val="none" w:sz="0" w:space="0" w:color="auto"/>
                <w:right w:val="none" w:sz="0" w:space="0" w:color="auto"/>
              </w:divBdr>
            </w:div>
            <w:div w:id="321663165">
              <w:marLeft w:val="0"/>
              <w:marRight w:val="0"/>
              <w:marTop w:val="0"/>
              <w:marBottom w:val="0"/>
              <w:divBdr>
                <w:top w:val="none" w:sz="0" w:space="0" w:color="auto"/>
                <w:left w:val="none" w:sz="0" w:space="0" w:color="auto"/>
                <w:bottom w:val="none" w:sz="0" w:space="0" w:color="auto"/>
                <w:right w:val="none" w:sz="0" w:space="0" w:color="auto"/>
              </w:divBdr>
            </w:div>
            <w:div w:id="327563176">
              <w:marLeft w:val="0"/>
              <w:marRight w:val="0"/>
              <w:marTop w:val="0"/>
              <w:marBottom w:val="0"/>
              <w:divBdr>
                <w:top w:val="none" w:sz="0" w:space="0" w:color="auto"/>
                <w:left w:val="none" w:sz="0" w:space="0" w:color="auto"/>
                <w:bottom w:val="none" w:sz="0" w:space="0" w:color="auto"/>
                <w:right w:val="none" w:sz="0" w:space="0" w:color="auto"/>
              </w:divBdr>
            </w:div>
            <w:div w:id="330375445">
              <w:marLeft w:val="0"/>
              <w:marRight w:val="0"/>
              <w:marTop w:val="0"/>
              <w:marBottom w:val="0"/>
              <w:divBdr>
                <w:top w:val="none" w:sz="0" w:space="0" w:color="auto"/>
                <w:left w:val="none" w:sz="0" w:space="0" w:color="auto"/>
                <w:bottom w:val="none" w:sz="0" w:space="0" w:color="auto"/>
                <w:right w:val="none" w:sz="0" w:space="0" w:color="auto"/>
              </w:divBdr>
            </w:div>
            <w:div w:id="335690426">
              <w:marLeft w:val="0"/>
              <w:marRight w:val="0"/>
              <w:marTop w:val="0"/>
              <w:marBottom w:val="0"/>
              <w:divBdr>
                <w:top w:val="none" w:sz="0" w:space="0" w:color="auto"/>
                <w:left w:val="none" w:sz="0" w:space="0" w:color="auto"/>
                <w:bottom w:val="none" w:sz="0" w:space="0" w:color="auto"/>
                <w:right w:val="none" w:sz="0" w:space="0" w:color="auto"/>
              </w:divBdr>
            </w:div>
            <w:div w:id="337732875">
              <w:marLeft w:val="0"/>
              <w:marRight w:val="0"/>
              <w:marTop w:val="0"/>
              <w:marBottom w:val="0"/>
              <w:divBdr>
                <w:top w:val="none" w:sz="0" w:space="0" w:color="auto"/>
                <w:left w:val="none" w:sz="0" w:space="0" w:color="auto"/>
                <w:bottom w:val="none" w:sz="0" w:space="0" w:color="auto"/>
                <w:right w:val="none" w:sz="0" w:space="0" w:color="auto"/>
              </w:divBdr>
            </w:div>
            <w:div w:id="357699688">
              <w:marLeft w:val="0"/>
              <w:marRight w:val="0"/>
              <w:marTop w:val="0"/>
              <w:marBottom w:val="0"/>
              <w:divBdr>
                <w:top w:val="none" w:sz="0" w:space="0" w:color="auto"/>
                <w:left w:val="none" w:sz="0" w:space="0" w:color="auto"/>
                <w:bottom w:val="none" w:sz="0" w:space="0" w:color="auto"/>
                <w:right w:val="none" w:sz="0" w:space="0" w:color="auto"/>
              </w:divBdr>
            </w:div>
            <w:div w:id="374234581">
              <w:marLeft w:val="0"/>
              <w:marRight w:val="0"/>
              <w:marTop w:val="0"/>
              <w:marBottom w:val="0"/>
              <w:divBdr>
                <w:top w:val="none" w:sz="0" w:space="0" w:color="auto"/>
                <w:left w:val="none" w:sz="0" w:space="0" w:color="auto"/>
                <w:bottom w:val="none" w:sz="0" w:space="0" w:color="auto"/>
                <w:right w:val="none" w:sz="0" w:space="0" w:color="auto"/>
              </w:divBdr>
            </w:div>
            <w:div w:id="375008764">
              <w:marLeft w:val="0"/>
              <w:marRight w:val="0"/>
              <w:marTop w:val="0"/>
              <w:marBottom w:val="0"/>
              <w:divBdr>
                <w:top w:val="none" w:sz="0" w:space="0" w:color="auto"/>
                <w:left w:val="none" w:sz="0" w:space="0" w:color="auto"/>
                <w:bottom w:val="none" w:sz="0" w:space="0" w:color="auto"/>
                <w:right w:val="none" w:sz="0" w:space="0" w:color="auto"/>
              </w:divBdr>
            </w:div>
            <w:div w:id="376855502">
              <w:marLeft w:val="0"/>
              <w:marRight w:val="0"/>
              <w:marTop w:val="0"/>
              <w:marBottom w:val="0"/>
              <w:divBdr>
                <w:top w:val="none" w:sz="0" w:space="0" w:color="auto"/>
                <w:left w:val="none" w:sz="0" w:space="0" w:color="auto"/>
                <w:bottom w:val="none" w:sz="0" w:space="0" w:color="auto"/>
                <w:right w:val="none" w:sz="0" w:space="0" w:color="auto"/>
              </w:divBdr>
            </w:div>
            <w:div w:id="382218063">
              <w:marLeft w:val="0"/>
              <w:marRight w:val="0"/>
              <w:marTop w:val="0"/>
              <w:marBottom w:val="0"/>
              <w:divBdr>
                <w:top w:val="none" w:sz="0" w:space="0" w:color="auto"/>
                <w:left w:val="none" w:sz="0" w:space="0" w:color="auto"/>
                <w:bottom w:val="none" w:sz="0" w:space="0" w:color="auto"/>
                <w:right w:val="none" w:sz="0" w:space="0" w:color="auto"/>
              </w:divBdr>
            </w:div>
            <w:div w:id="382559774">
              <w:marLeft w:val="0"/>
              <w:marRight w:val="0"/>
              <w:marTop w:val="0"/>
              <w:marBottom w:val="0"/>
              <w:divBdr>
                <w:top w:val="none" w:sz="0" w:space="0" w:color="auto"/>
                <w:left w:val="none" w:sz="0" w:space="0" w:color="auto"/>
                <w:bottom w:val="none" w:sz="0" w:space="0" w:color="auto"/>
                <w:right w:val="none" w:sz="0" w:space="0" w:color="auto"/>
              </w:divBdr>
            </w:div>
            <w:div w:id="424351863">
              <w:marLeft w:val="0"/>
              <w:marRight w:val="0"/>
              <w:marTop w:val="0"/>
              <w:marBottom w:val="0"/>
              <w:divBdr>
                <w:top w:val="none" w:sz="0" w:space="0" w:color="auto"/>
                <w:left w:val="none" w:sz="0" w:space="0" w:color="auto"/>
                <w:bottom w:val="none" w:sz="0" w:space="0" w:color="auto"/>
                <w:right w:val="none" w:sz="0" w:space="0" w:color="auto"/>
              </w:divBdr>
            </w:div>
            <w:div w:id="434247917">
              <w:marLeft w:val="0"/>
              <w:marRight w:val="0"/>
              <w:marTop w:val="0"/>
              <w:marBottom w:val="0"/>
              <w:divBdr>
                <w:top w:val="none" w:sz="0" w:space="0" w:color="auto"/>
                <w:left w:val="none" w:sz="0" w:space="0" w:color="auto"/>
                <w:bottom w:val="none" w:sz="0" w:space="0" w:color="auto"/>
                <w:right w:val="none" w:sz="0" w:space="0" w:color="auto"/>
              </w:divBdr>
            </w:div>
            <w:div w:id="462357097">
              <w:marLeft w:val="0"/>
              <w:marRight w:val="0"/>
              <w:marTop w:val="0"/>
              <w:marBottom w:val="0"/>
              <w:divBdr>
                <w:top w:val="none" w:sz="0" w:space="0" w:color="auto"/>
                <w:left w:val="none" w:sz="0" w:space="0" w:color="auto"/>
                <w:bottom w:val="none" w:sz="0" w:space="0" w:color="auto"/>
                <w:right w:val="none" w:sz="0" w:space="0" w:color="auto"/>
              </w:divBdr>
            </w:div>
            <w:div w:id="484978177">
              <w:marLeft w:val="0"/>
              <w:marRight w:val="0"/>
              <w:marTop w:val="0"/>
              <w:marBottom w:val="0"/>
              <w:divBdr>
                <w:top w:val="none" w:sz="0" w:space="0" w:color="auto"/>
                <w:left w:val="none" w:sz="0" w:space="0" w:color="auto"/>
                <w:bottom w:val="none" w:sz="0" w:space="0" w:color="auto"/>
                <w:right w:val="none" w:sz="0" w:space="0" w:color="auto"/>
              </w:divBdr>
            </w:div>
            <w:div w:id="489489179">
              <w:marLeft w:val="0"/>
              <w:marRight w:val="0"/>
              <w:marTop w:val="0"/>
              <w:marBottom w:val="0"/>
              <w:divBdr>
                <w:top w:val="none" w:sz="0" w:space="0" w:color="auto"/>
                <w:left w:val="none" w:sz="0" w:space="0" w:color="auto"/>
                <w:bottom w:val="none" w:sz="0" w:space="0" w:color="auto"/>
                <w:right w:val="none" w:sz="0" w:space="0" w:color="auto"/>
              </w:divBdr>
            </w:div>
            <w:div w:id="507871094">
              <w:marLeft w:val="0"/>
              <w:marRight w:val="0"/>
              <w:marTop w:val="0"/>
              <w:marBottom w:val="0"/>
              <w:divBdr>
                <w:top w:val="none" w:sz="0" w:space="0" w:color="auto"/>
                <w:left w:val="none" w:sz="0" w:space="0" w:color="auto"/>
                <w:bottom w:val="none" w:sz="0" w:space="0" w:color="auto"/>
                <w:right w:val="none" w:sz="0" w:space="0" w:color="auto"/>
              </w:divBdr>
            </w:div>
            <w:div w:id="510031310">
              <w:marLeft w:val="0"/>
              <w:marRight w:val="0"/>
              <w:marTop w:val="0"/>
              <w:marBottom w:val="0"/>
              <w:divBdr>
                <w:top w:val="none" w:sz="0" w:space="0" w:color="auto"/>
                <w:left w:val="none" w:sz="0" w:space="0" w:color="auto"/>
                <w:bottom w:val="none" w:sz="0" w:space="0" w:color="auto"/>
                <w:right w:val="none" w:sz="0" w:space="0" w:color="auto"/>
              </w:divBdr>
            </w:div>
            <w:div w:id="514655980">
              <w:marLeft w:val="0"/>
              <w:marRight w:val="0"/>
              <w:marTop w:val="0"/>
              <w:marBottom w:val="0"/>
              <w:divBdr>
                <w:top w:val="none" w:sz="0" w:space="0" w:color="auto"/>
                <w:left w:val="none" w:sz="0" w:space="0" w:color="auto"/>
                <w:bottom w:val="none" w:sz="0" w:space="0" w:color="auto"/>
                <w:right w:val="none" w:sz="0" w:space="0" w:color="auto"/>
              </w:divBdr>
            </w:div>
            <w:div w:id="534579064">
              <w:marLeft w:val="0"/>
              <w:marRight w:val="0"/>
              <w:marTop w:val="0"/>
              <w:marBottom w:val="0"/>
              <w:divBdr>
                <w:top w:val="none" w:sz="0" w:space="0" w:color="auto"/>
                <w:left w:val="none" w:sz="0" w:space="0" w:color="auto"/>
                <w:bottom w:val="none" w:sz="0" w:space="0" w:color="auto"/>
                <w:right w:val="none" w:sz="0" w:space="0" w:color="auto"/>
              </w:divBdr>
            </w:div>
            <w:div w:id="536966808">
              <w:marLeft w:val="0"/>
              <w:marRight w:val="0"/>
              <w:marTop w:val="0"/>
              <w:marBottom w:val="0"/>
              <w:divBdr>
                <w:top w:val="none" w:sz="0" w:space="0" w:color="auto"/>
                <w:left w:val="none" w:sz="0" w:space="0" w:color="auto"/>
                <w:bottom w:val="none" w:sz="0" w:space="0" w:color="auto"/>
                <w:right w:val="none" w:sz="0" w:space="0" w:color="auto"/>
              </w:divBdr>
            </w:div>
            <w:div w:id="539703889">
              <w:marLeft w:val="0"/>
              <w:marRight w:val="0"/>
              <w:marTop w:val="0"/>
              <w:marBottom w:val="0"/>
              <w:divBdr>
                <w:top w:val="none" w:sz="0" w:space="0" w:color="auto"/>
                <w:left w:val="none" w:sz="0" w:space="0" w:color="auto"/>
                <w:bottom w:val="none" w:sz="0" w:space="0" w:color="auto"/>
                <w:right w:val="none" w:sz="0" w:space="0" w:color="auto"/>
              </w:divBdr>
            </w:div>
            <w:div w:id="549999529">
              <w:marLeft w:val="0"/>
              <w:marRight w:val="0"/>
              <w:marTop w:val="0"/>
              <w:marBottom w:val="0"/>
              <w:divBdr>
                <w:top w:val="none" w:sz="0" w:space="0" w:color="auto"/>
                <w:left w:val="none" w:sz="0" w:space="0" w:color="auto"/>
                <w:bottom w:val="none" w:sz="0" w:space="0" w:color="auto"/>
                <w:right w:val="none" w:sz="0" w:space="0" w:color="auto"/>
              </w:divBdr>
            </w:div>
            <w:div w:id="553271569">
              <w:marLeft w:val="0"/>
              <w:marRight w:val="0"/>
              <w:marTop w:val="0"/>
              <w:marBottom w:val="0"/>
              <w:divBdr>
                <w:top w:val="none" w:sz="0" w:space="0" w:color="auto"/>
                <w:left w:val="none" w:sz="0" w:space="0" w:color="auto"/>
                <w:bottom w:val="none" w:sz="0" w:space="0" w:color="auto"/>
                <w:right w:val="none" w:sz="0" w:space="0" w:color="auto"/>
              </w:divBdr>
            </w:div>
            <w:div w:id="557400072">
              <w:marLeft w:val="0"/>
              <w:marRight w:val="0"/>
              <w:marTop w:val="0"/>
              <w:marBottom w:val="0"/>
              <w:divBdr>
                <w:top w:val="none" w:sz="0" w:space="0" w:color="auto"/>
                <w:left w:val="none" w:sz="0" w:space="0" w:color="auto"/>
                <w:bottom w:val="none" w:sz="0" w:space="0" w:color="auto"/>
                <w:right w:val="none" w:sz="0" w:space="0" w:color="auto"/>
              </w:divBdr>
            </w:div>
            <w:div w:id="565653125">
              <w:marLeft w:val="0"/>
              <w:marRight w:val="0"/>
              <w:marTop w:val="0"/>
              <w:marBottom w:val="0"/>
              <w:divBdr>
                <w:top w:val="none" w:sz="0" w:space="0" w:color="auto"/>
                <w:left w:val="none" w:sz="0" w:space="0" w:color="auto"/>
                <w:bottom w:val="none" w:sz="0" w:space="0" w:color="auto"/>
                <w:right w:val="none" w:sz="0" w:space="0" w:color="auto"/>
              </w:divBdr>
            </w:div>
            <w:div w:id="593127924">
              <w:marLeft w:val="0"/>
              <w:marRight w:val="0"/>
              <w:marTop w:val="0"/>
              <w:marBottom w:val="0"/>
              <w:divBdr>
                <w:top w:val="none" w:sz="0" w:space="0" w:color="auto"/>
                <w:left w:val="none" w:sz="0" w:space="0" w:color="auto"/>
                <w:bottom w:val="none" w:sz="0" w:space="0" w:color="auto"/>
                <w:right w:val="none" w:sz="0" w:space="0" w:color="auto"/>
              </w:divBdr>
            </w:div>
            <w:div w:id="602493169">
              <w:marLeft w:val="0"/>
              <w:marRight w:val="0"/>
              <w:marTop w:val="0"/>
              <w:marBottom w:val="0"/>
              <w:divBdr>
                <w:top w:val="none" w:sz="0" w:space="0" w:color="auto"/>
                <w:left w:val="none" w:sz="0" w:space="0" w:color="auto"/>
                <w:bottom w:val="none" w:sz="0" w:space="0" w:color="auto"/>
                <w:right w:val="none" w:sz="0" w:space="0" w:color="auto"/>
              </w:divBdr>
            </w:div>
            <w:div w:id="611594560">
              <w:marLeft w:val="0"/>
              <w:marRight w:val="0"/>
              <w:marTop w:val="0"/>
              <w:marBottom w:val="0"/>
              <w:divBdr>
                <w:top w:val="none" w:sz="0" w:space="0" w:color="auto"/>
                <w:left w:val="none" w:sz="0" w:space="0" w:color="auto"/>
                <w:bottom w:val="none" w:sz="0" w:space="0" w:color="auto"/>
                <w:right w:val="none" w:sz="0" w:space="0" w:color="auto"/>
              </w:divBdr>
            </w:div>
            <w:div w:id="617107983">
              <w:marLeft w:val="0"/>
              <w:marRight w:val="0"/>
              <w:marTop w:val="0"/>
              <w:marBottom w:val="0"/>
              <w:divBdr>
                <w:top w:val="none" w:sz="0" w:space="0" w:color="auto"/>
                <w:left w:val="none" w:sz="0" w:space="0" w:color="auto"/>
                <w:bottom w:val="none" w:sz="0" w:space="0" w:color="auto"/>
                <w:right w:val="none" w:sz="0" w:space="0" w:color="auto"/>
              </w:divBdr>
            </w:div>
            <w:div w:id="632565227">
              <w:marLeft w:val="0"/>
              <w:marRight w:val="0"/>
              <w:marTop w:val="0"/>
              <w:marBottom w:val="0"/>
              <w:divBdr>
                <w:top w:val="none" w:sz="0" w:space="0" w:color="auto"/>
                <w:left w:val="none" w:sz="0" w:space="0" w:color="auto"/>
                <w:bottom w:val="none" w:sz="0" w:space="0" w:color="auto"/>
                <w:right w:val="none" w:sz="0" w:space="0" w:color="auto"/>
              </w:divBdr>
            </w:div>
            <w:div w:id="635841744">
              <w:marLeft w:val="0"/>
              <w:marRight w:val="0"/>
              <w:marTop w:val="0"/>
              <w:marBottom w:val="0"/>
              <w:divBdr>
                <w:top w:val="none" w:sz="0" w:space="0" w:color="auto"/>
                <w:left w:val="none" w:sz="0" w:space="0" w:color="auto"/>
                <w:bottom w:val="none" w:sz="0" w:space="0" w:color="auto"/>
                <w:right w:val="none" w:sz="0" w:space="0" w:color="auto"/>
              </w:divBdr>
            </w:div>
            <w:div w:id="642196727">
              <w:marLeft w:val="0"/>
              <w:marRight w:val="0"/>
              <w:marTop w:val="0"/>
              <w:marBottom w:val="0"/>
              <w:divBdr>
                <w:top w:val="none" w:sz="0" w:space="0" w:color="auto"/>
                <w:left w:val="none" w:sz="0" w:space="0" w:color="auto"/>
                <w:bottom w:val="none" w:sz="0" w:space="0" w:color="auto"/>
                <w:right w:val="none" w:sz="0" w:space="0" w:color="auto"/>
              </w:divBdr>
            </w:div>
            <w:div w:id="646477361">
              <w:marLeft w:val="0"/>
              <w:marRight w:val="0"/>
              <w:marTop w:val="0"/>
              <w:marBottom w:val="0"/>
              <w:divBdr>
                <w:top w:val="none" w:sz="0" w:space="0" w:color="auto"/>
                <w:left w:val="none" w:sz="0" w:space="0" w:color="auto"/>
                <w:bottom w:val="none" w:sz="0" w:space="0" w:color="auto"/>
                <w:right w:val="none" w:sz="0" w:space="0" w:color="auto"/>
              </w:divBdr>
            </w:div>
            <w:div w:id="648821557">
              <w:marLeft w:val="0"/>
              <w:marRight w:val="0"/>
              <w:marTop w:val="0"/>
              <w:marBottom w:val="0"/>
              <w:divBdr>
                <w:top w:val="none" w:sz="0" w:space="0" w:color="auto"/>
                <w:left w:val="none" w:sz="0" w:space="0" w:color="auto"/>
                <w:bottom w:val="none" w:sz="0" w:space="0" w:color="auto"/>
                <w:right w:val="none" w:sz="0" w:space="0" w:color="auto"/>
              </w:divBdr>
            </w:div>
            <w:div w:id="653685681">
              <w:marLeft w:val="0"/>
              <w:marRight w:val="0"/>
              <w:marTop w:val="0"/>
              <w:marBottom w:val="0"/>
              <w:divBdr>
                <w:top w:val="none" w:sz="0" w:space="0" w:color="auto"/>
                <w:left w:val="none" w:sz="0" w:space="0" w:color="auto"/>
                <w:bottom w:val="none" w:sz="0" w:space="0" w:color="auto"/>
                <w:right w:val="none" w:sz="0" w:space="0" w:color="auto"/>
              </w:divBdr>
            </w:div>
            <w:div w:id="675889632">
              <w:marLeft w:val="0"/>
              <w:marRight w:val="0"/>
              <w:marTop w:val="0"/>
              <w:marBottom w:val="0"/>
              <w:divBdr>
                <w:top w:val="none" w:sz="0" w:space="0" w:color="auto"/>
                <w:left w:val="none" w:sz="0" w:space="0" w:color="auto"/>
                <w:bottom w:val="none" w:sz="0" w:space="0" w:color="auto"/>
                <w:right w:val="none" w:sz="0" w:space="0" w:color="auto"/>
              </w:divBdr>
            </w:div>
            <w:div w:id="678509814">
              <w:marLeft w:val="0"/>
              <w:marRight w:val="0"/>
              <w:marTop w:val="0"/>
              <w:marBottom w:val="0"/>
              <w:divBdr>
                <w:top w:val="none" w:sz="0" w:space="0" w:color="auto"/>
                <w:left w:val="none" w:sz="0" w:space="0" w:color="auto"/>
                <w:bottom w:val="none" w:sz="0" w:space="0" w:color="auto"/>
                <w:right w:val="none" w:sz="0" w:space="0" w:color="auto"/>
              </w:divBdr>
            </w:div>
            <w:div w:id="680737720">
              <w:marLeft w:val="0"/>
              <w:marRight w:val="0"/>
              <w:marTop w:val="0"/>
              <w:marBottom w:val="0"/>
              <w:divBdr>
                <w:top w:val="none" w:sz="0" w:space="0" w:color="auto"/>
                <w:left w:val="none" w:sz="0" w:space="0" w:color="auto"/>
                <w:bottom w:val="none" w:sz="0" w:space="0" w:color="auto"/>
                <w:right w:val="none" w:sz="0" w:space="0" w:color="auto"/>
              </w:divBdr>
            </w:div>
            <w:div w:id="682589187">
              <w:marLeft w:val="0"/>
              <w:marRight w:val="0"/>
              <w:marTop w:val="0"/>
              <w:marBottom w:val="0"/>
              <w:divBdr>
                <w:top w:val="none" w:sz="0" w:space="0" w:color="auto"/>
                <w:left w:val="none" w:sz="0" w:space="0" w:color="auto"/>
                <w:bottom w:val="none" w:sz="0" w:space="0" w:color="auto"/>
                <w:right w:val="none" w:sz="0" w:space="0" w:color="auto"/>
              </w:divBdr>
            </w:div>
            <w:div w:id="685905741">
              <w:marLeft w:val="0"/>
              <w:marRight w:val="0"/>
              <w:marTop w:val="0"/>
              <w:marBottom w:val="0"/>
              <w:divBdr>
                <w:top w:val="none" w:sz="0" w:space="0" w:color="auto"/>
                <w:left w:val="none" w:sz="0" w:space="0" w:color="auto"/>
                <w:bottom w:val="none" w:sz="0" w:space="0" w:color="auto"/>
                <w:right w:val="none" w:sz="0" w:space="0" w:color="auto"/>
              </w:divBdr>
            </w:div>
            <w:div w:id="692072800">
              <w:marLeft w:val="0"/>
              <w:marRight w:val="0"/>
              <w:marTop w:val="0"/>
              <w:marBottom w:val="0"/>
              <w:divBdr>
                <w:top w:val="none" w:sz="0" w:space="0" w:color="auto"/>
                <w:left w:val="none" w:sz="0" w:space="0" w:color="auto"/>
                <w:bottom w:val="none" w:sz="0" w:space="0" w:color="auto"/>
                <w:right w:val="none" w:sz="0" w:space="0" w:color="auto"/>
              </w:divBdr>
            </w:div>
            <w:div w:id="714236267">
              <w:marLeft w:val="0"/>
              <w:marRight w:val="0"/>
              <w:marTop w:val="0"/>
              <w:marBottom w:val="0"/>
              <w:divBdr>
                <w:top w:val="none" w:sz="0" w:space="0" w:color="auto"/>
                <w:left w:val="none" w:sz="0" w:space="0" w:color="auto"/>
                <w:bottom w:val="none" w:sz="0" w:space="0" w:color="auto"/>
                <w:right w:val="none" w:sz="0" w:space="0" w:color="auto"/>
              </w:divBdr>
            </w:div>
            <w:div w:id="719673307">
              <w:marLeft w:val="0"/>
              <w:marRight w:val="0"/>
              <w:marTop w:val="0"/>
              <w:marBottom w:val="0"/>
              <w:divBdr>
                <w:top w:val="none" w:sz="0" w:space="0" w:color="auto"/>
                <w:left w:val="none" w:sz="0" w:space="0" w:color="auto"/>
                <w:bottom w:val="none" w:sz="0" w:space="0" w:color="auto"/>
                <w:right w:val="none" w:sz="0" w:space="0" w:color="auto"/>
              </w:divBdr>
            </w:div>
            <w:div w:id="727269130">
              <w:marLeft w:val="0"/>
              <w:marRight w:val="0"/>
              <w:marTop w:val="0"/>
              <w:marBottom w:val="0"/>
              <w:divBdr>
                <w:top w:val="none" w:sz="0" w:space="0" w:color="auto"/>
                <w:left w:val="none" w:sz="0" w:space="0" w:color="auto"/>
                <w:bottom w:val="none" w:sz="0" w:space="0" w:color="auto"/>
                <w:right w:val="none" w:sz="0" w:space="0" w:color="auto"/>
              </w:divBdr>
            </w:div>
            <w:div w:id="730227723">
              <w:marLeft w:val="0"/>
              <w:marRight w:val="0"/>
              <w:marTop w:val="0"/>
              <w:marBottom w:val="0"/>
              <w:divBdr>
                <w:top w:val="none" w:sz="0" w:space="0" w:color="auto"/>
                <w:left w:val="none" w:sz="0" w:space="0" w:color="auto"/>
                <w:bottom w:val="none" w:sz="0" w:space="0" w:color="auto"/>
                <w:right w:val="none" w:sz="0" w:space="0" w:color="auto"/>
              </w:divBdr>
            </w:div>
            <w:div w:id="755902677">
              <w:marLeft w:val="0"/>
              <w:marRight w:val="0"/>
              <w:marTop w:val="0"/>
              <w:marBottom w:val="0"/>
              <w:divBdr>
                <w:top w:val="none" w:sz="0" w:space="0" w:color="auto"/>
                <w:left w:val="none" w:sz="0" w:space="0" w:color="auto"/>
                <w:bottom w:val="none" w:sz="0" w:space="0" w:color="auto"/>
                <w:right w:val="none" w:sz="0" w:space="0" w:color="auto"/>
              </w:divBdr>
            </w:div>
            <w:div w:id="761612657">
              <w:marLeft w:val="0"/>
              <w:marRight w:val="0"/>
              <w:marTop w:val="0"/>
              <w:marBottom w:val="0"/>
              <w:divBdr>
                <w:top w:val="none" w:sz="0" w:space="0" w:color="auto"/>
                <w:left w:val="none" w:sz="0" w:space="0" w:color="auto"/>
                <w:bottom w:val="none" w:sz="0" w:space="0" w:color="auto"/>
                <w:right w:val="none" w:sz="0" w:space="0" w:color="auto"/>
              </w:divBdr>
            </w:div>
            <w:div w:id="761990783">
              <w:marLeft w:val="0"/>
              <w:marRight w:val="0"/>
              <w:marTop w:val="0"/>
              <w:marBottom w:val="0"/>
              <w:divBdr>
                <w:top w:val="none" w:sz="0" w:space="0" w:color="auto"/>
                <w:left w:val="none" w:sz="0" w:space="0" w:color="auto"/>
                <w:bottom w:val="none" w:sz="0" w:space="0" w:color="auto"/>
                <w:right w:val="none" w:sz="0" w:space="0" w:color="auto"/>
              </w:divBdr>
            </w:div>
            <w:div w:id="773746473">
              <w:marLeft w:val="0"/>
              <w:marRight w:val="0"/>
              <w:marTop w:val="0"/>
              <w:marBottom w:val="0"/>
              <w:divBdr>
                <w:top w:val="none" w:sz="0" w:space="0" w:color="auto"/>
                <w:left w:val="none" w:sz="0" w:space="0" w:color="auto"/>
                <w:bottom w:val="none" w:sz="0" w:space="0" w:color="auto"/>
                <w:right w:val="none" w:sz="0" w:space="0" w:color="auto"/>
              </w:divBdr>
            </w:div>
            <w:div w:id="774449403">
              <w:marLeft w:val="0"/>
              <w:marRight w:val="0"/>
              <w:marTop w:val="0"/>
              <w:marBottom w:val="0"/>
              <w:divBdr>
                <w:top w:val="none" w:sz="0" w:space="0" w:color="auto"/>
                <w:left w:val="none" w:sz="0" w:space="0" w:color="auto"/>
                <w:bottom w:val="none" w:sz="0" w:space="0" w:color="auto"/>
                <w:right w:val="none" w:sz="0" w:space="0" w:color="auto"/>
              </w:divBdr>
            </w:div>
            <w:div w:id="836962318">
              <w:marLeft w:val="0"/>
              <w:marRight w:val="0"/>
              <w:marTop w:val="0"/>
              <w:marBottom w:val="0"/>
              <w:divBdr>
                <w:top w:val="none" w:sz="0" w:space="0" w:color="auto"/>
                <w:left w:val="none" w:sz="0" w:space="0" w:color="auto"/>
                <w:bottom w:val="none" w:sz="0" w:space="0" w:color="auto"/>
                <w:right w:val="none" w:sz="0" w:space="0" w:color="auto"/>
              </w:divBdr>
            </w:div>
            <w:div w:id="875309700">
              <w:marLeft w:val="0"/>
              <w:marRight w:val="0"/>
              <w:marTop w:val="0"/>
              <w:marBottom w:val="0"/>
              <w:divBdr>
                <w:top w:val="none" w:sz="0" w:space="0" w:color="auto"/>
                <w:left w:val="none" w:sz="0" w:space="0" w:color="auto"/>
                <w:bottom w:val="none" w:sz="0" w:space="0" w:color="auto"/>
                <w:right w:val="none" w:sz="0" w:space="0" w:color="auto"/>
              </w:divBdr>
            </w:div>
            <w:div w:id="913390726">
              <w:marLeft w:val="0"/>
              <w:marRight w:val="0"/>
              <w:marTop w:val="0"/>
              <w:marBottom w:val="0"/>
              <w:divBdr>
                <w:top w:val="none" w:sz="0" w:space="0" w:color="auto"/>
                <w:left w:val="none" w:sz="0" w:space="0" w:color="auto"/>
                <w:bottom w:val="none" w:sz="0" w:space="0" w:color="auto"/>
                <w:right w:val="none" w:sz="0" w:space="0" w:color="auto"/>
              </w:divBdr>
            </w:div>
            <w:div w:id="918171781">
              <w:marLeft w:val="0"/>
              <w:marRight w:val="0"/>
              <w:marTop w:val="0"/>
              <w:marBottom w:val="0"/>
              <w:divBdr>
                <w:top w:val="none" w:sz="0" w:space="0" w:color="auto"/>
                <w:left w:val="none" w:sz="0" w:space="0" w:color="auto"/>
                <w:bottom w:val="none" w:sz="0" w:space="0" w:color="auto"/>
                <w:right w:val="none" w:sz="0" w:space="0" w:color="auto"/>
              </w:divBdr>
            </w:div>
            <w:div w:id="919875086">
              <w:marLeft w:val="0"/>
              <w:marRight w:val="0"/>
              <w:marTop w:val="0"/>
              <w:marBottom w:val="0"/>
              <w:divBdr>
                <w:top w:val="none" w:sz="0" w:space="0" w:color="auto"/>
                <w:left w:val="none" w:sz="0" w:space="0" w:color="auto"/>
                <w:bottom w:val="none" w:sz="0" w:space="0" w:color="auto"/>
                <w:right w:val="none" w:sz="0" w:space="0" w:color="auto"/>
              </w:divBdr>
            </w:div>
            <w:div w:id="920986584">
              <w:marLeft w:val="0"/>
              <w:marRight w:val="0"/>
              <w:marTop w:val="0"/>
              <w:marBottom w:val="0"/>
              <w:divBdr>
                <w:top w:val="none" w:sz="0" w:space="0" w:color="auto"/>
                <w:left w:val="none" w:sz="0" w:space="0" w:color="auto"/>
                <w:bottom w:val="none" w:sz="0" w:space="0" w:color="auto"/>
                <w:right w:val="none" w:sz="0" w:space="0" w:color="auto"/>
              </w:divBdr>
            </w:div>
            <w:div w:id="931472047">
              <w:marLeft w:val="0"/>
              <w:marRight w:val="0"/>
              <w:marTop w:val="0"/>
              <w:marBottom w:val="0"/>
              <w:divBdr>
                <w:top w:val="none" w:sz="0" w:space="0" w:color="auto"/>
                <w:left w:val="none" w:sz="0" w:space="0" w:color="auto"/>
                <w:bottom w:val="none" w:sz="0" w:space="0" w:color="auto"/>
                <w:right w:val="none" w:sz="0" w:space="0" w:color="auto"/>
              </w:divBdr>
            </w:div>
            <w:div w:id="956109816">
              <w:marLeft w:val="0"/>
              <w:marRight w:val="0"/>
              <w:marTop w:val="0"/>
              <w:marBottom w:val="0"/>
              <w:divBdr>
                <w:top w:val="none" w:sz="0" w:space="0" w:color="auto"/>
                <w:left w:val="none" w:sz="0" w:space="0" w:color="auto"/>
                <w:bottom w:val="none" w:sz="0" w:space="0" w:color="auto"/>
                <w:right w:val="none" w:sz="0" w:space="0" w:color="auto"/>
              </w:divBdr>
            </w:div>
            <w:div w:id="957641534">
              <w:marLeft w:val="0"/>
              <w:marRight w:val="0"/>
              <w:marTop w:val="0"/>
              <w:marBottom w:val="0"/>
              <w:divBdr>
                <w:top w:val="none" w:sz="0" w:space="0" w:color="auto"/>
                <w:left w:val="none" w:sz="0" w:space="0" w:color="auto"/>
                <w:bottom w:val="none" w:sz="0" w:space="0" w:color="auto"/>
                <w:right w:val="none" w:sz="0" w:space="0" w:color="auto"/>
              </w:divBdr>
            </w:div>
            <w:div w:id="960453161">
              <w:marLeft w:val="0"/>
              <w:marRight w:val="0"/>
              <w:marTop w:val="0"/>
              <w:marBottom w:val="0"/>
              <w:divBdr>
                <w:top w:val="none" w:sz="0" w:space="0" w:color="auto"/>
                <w:left w:val="none" w:sz="0" w:space="0" w:color="auto"/>
                <w:bottom w:val="none" w:sz="0" w:space="0" w:color="auto"/>
                <w:right w:val="none" w:sz="0" w:space="0" w:color="auto"/>
              </w:divBdr>
            </w:div>
            <w:div w:id="975570991">
              <w:marLeft w:val="0"/>
              <w:marRight w:val="0"/>
              <w:marTop w:val="0"/>
              <w:marBottom w:val="0"/>
              <w:divBdr>
                <w:top w:val="none" w:sz="0" w:space="0" w:color="auto"/>
                <w:left w:val="none" w:sz="0" w:space="0" w:color="auto"/>
                <w:bottom w:val="none" w:sz="0" w:space="0" w:color="auto"/>
                <w:right w:val="none" w:sz="0" w:space="0" w:color="auto"/>
              </w:divBdr>
            </w:div>
            <w:div w:id="992223029">
              <w:marLeft w:val="0"/>
              <w:marRight w:val="0"/>
              <w:marTop w:val="0"/>
              <w:marBottom w:val="0"/>
              <w:divBdr>
                <w:top w:val="none" w:sz="0" w:space="0" w:color="auto"/>
                <w:left w:val="none" w:sz="0" w:space="0" w:color="auto"/>
                <w:bottom w:val="none" w:sz="0" w:space="0" w:color="auto"/>
                <w:right w:val="none" w:sz="0" w:space="0" w:color="auto"/>
              </w:divBdr>
            </w:div>
            <w:div w:id="998119770">
              <w:marLeft w:val="0"/>
              <w:marRight w:val="0"/>
              <w:marTop w:val="0"/>
              <w:marBottom w:val="0"/>
              <w:divBdr>
                <w:top w:val="none" w:sz="0" w:space="0" w:color="auto"/>
                <w:left w:val="none" w:sz="0" w:space="0" w:color="auto"/>
                <w:bottom w:val="none" w:sz="0" w:space="0" w:color="auto"/>
                <w:right w:val="none" w:sz="0" w:space="0" w:color="auto"/>
              </w:divBdr>
            </w:div>
            <w:div w:id="1023242831">
              <w:marLeft w:val="0"/>
              <w:marRight w:val="0"/>
              <w:marTop w:val="0"/>
              <w:marBottom w:val="0"/>
              <w:divBdr>
                <w:top w:val="none" w:sz="0" w:space="0" w:color="auto"/>
                <w:left w:val="none" w:sz="0" w:space="0" w:color="auto"/>
                <w:bottom w:val="none" w:sz="0" w:space="0" w:color="auto"/>
                <w:right w:val="none" w:sz="0" w:space="0" w:color="auto"/>
              </w:divBdr>
            </w:div>
            <w:div w:id="1029910277">
              <w:marLeft w:val="0"/>
              <w:marRight w:val="0"/>
              <w:marTop w:val="0"/>
              <w:marBottom w:val="0"/>
              <w:divBdr>
                <w:top w:val="none" w:sz="0" w:space="0" w:color="auto"/>
                <w:left w:val="none" w:sz="0" w:space="0" w:color="auto"/>
                <w:bottom w:val="none" w:sz="0" w:space="0" w:color="auto"/>
                <w:right w:val="none" w:sz="0" w:space="0" w:color="auto"/>
              </w:divBdr>
            </w:div>
            <w:div w:id="1045179486">
              <w:marLeft w:val="0"/>
              <w:marRight w:val="0"/>
              <w:marTop w:val="0"/>
              <w:marBottom w:val="0"/>
              <w:divBdr>
                <w:top w:val="none" w:sz="0" w:space="0" w:color="auto"/>
                <w:left w:val="none" w:sz="0" w:space="0" w:color="auto"/>
                <w:bottom w:val="none" w:sz="0" w:space="0" w:color="auto"/>
                <w:right w:val="none" w:sz="0" w:space="0" w:color="auto"/>
              </w:divBdr>
            </w:div>
            <w:div w:id="1046181355">
              <w:marLeft w:val="0"/>
              <w:marRight w:val="0"/>
              <w:marTop w:val="0"/>
              <w:marBottom w:val="0"/>
              <w:divBdr>
                <w:top w:val="none" w:sz="0" w:space="0" w:color="auto"/>
                <w:left w:val="none" w:sz="0" w:space="0" w:color="auto"/>
                <w:bottom w:val="none" w:sz="0" w:space="0" w:color="auto"/>
                <w:right w:val="none" w:sz="0" w:space="0" w:color="auto"/>
              </w:divBdr>
            </w:div>
            <w:div w:id="1048652569">
              <w:marLeft w:val="0"/>
              <w:marRight w:val="0"/>
              <w:marTop w:val="0"/>
              <w:marBottom w:val="0"/>
              <w:divBdr>
                <w:top w:val="none" w:sz="0" w:space="0" w:color="auto"/>
                <w:left w:val="none" w:sz="0" w:space="0" w:color="auto"/>
                <w:bottom w:val="none" w:sz="0" w:space="0" w:color="auto"/>
                <w:right w:val="none" w:sz="0" w:space="0" w:color="auto"/>
              </w:divBdr>
            </w:div>
            <w:div w:id="1056514457">
              <w:marLeft w:val="0"/>
              <w:marRight w:val="0"/>
              <w:marTop w:val="0"/>
              <w:marBottom w:val="0"/>
              <w:divBdr>
                <w:top w:val="none" w:sz="0" w:space="0" w:color="auto"/>
                <w:left w:val="none" w:sz="0" w:space="0" w:color="auto"/>
                <w:bottom w:val="none" w:sz="0" w:space="0" w:color="auto"/>
                <w:right w:val="none" w:sz="0" w:space="0" w:color="auto"/>
              </w:divBdr>
            </w:div>
            <w:div w:id="1063914032">
              <w:marLeft w:val="0"/>
              <w:marRight w:val="0"/>
              <w:marTop w:val="0"/>
              <w:marBottom w:val="0"/>
              <w:divBdr>
                <w:top w:val="none" w:sz="0" w:space="0" w:color="auto"/>
                <w:left w:val="none" w:sz="0" w:space="0" w:color="auto"/>
                <w:bottom w:val="none" w:sz="0" w:space="0" w:color="auto"/>
                <w:right w:val="none" w:sz="0" w:space="0" w:color="auto"/>
              </w:divBdr>
            </w:div>
            <w:div w:id="1079209507">
              <w:marLeft w:val="0"/>
              <w:marRight w:val="0"/>
              <w:marTop w:val="0"/>
              <w:marBottom w:val="0"/>
              <w:divBdr>
                <w:top w:val="none" w:sz="0" w:space="0" w:color="auto"/>
                <w:left w:val="none" w:sz="0" w:space="0" w:color="auto"/>
                <w:bottom w:val="none" w:sz="0" w:space="0" w:color="auto"/>
                <w:right w:val="none" w:sz="0" w:space="0" w:color="auto"/>
              </w:divBdr>
            </w:div>
            <w:div w:id="1079863045">
              <w:marLeft w:val="0"/>
              <w:marRight w:val="0"/>
              <w:marTop w:val="0"/>
              <w:marBottom w:val="0"/>
              <w:divBdr>
                <w:top w:val="none" w:sz="0" w:space="0" w:color="auto"/>
                <w:left w:val="none" w:sz="0" w:space="0" w:color="auto"/>
                <w:bottom w:val="none" w:sz="0" w:space="0" w:color="auto"/>
                <w:right w:val="none" w:sz="0" w:space="0" w:color="auto"/>
              </w:divBdr>
            </w:div>
            <w:div w:id="1087724684">
              <w:marLeft w:val="0"/>
              <w:marRight w:val="0"/>
              <w:marTop w:val="0"/>
              <w:marBottom w:val="0"/>
              <w:divBdr>
                <w:top w:val="none" w:sz="0" w:space="0" w:color="auto"/>
                <w:left w:val="none" w:sz="0" w:space="0" w:color="auto"/>
                <w:bottom w:val="none" w:sz="0" w:space="0" w:color="auto"/>
                <w:right w:val="none" w:sz="0" w:space="0" w:color="auto"/>
              </w:divBdr>
            </w:div>
            <w:div w:id="1089544835">
              <w:marLeft w:val="0"/>
              <w:marRight w:val="0"/>
              <w:marTop w:val="0"/>
              <w:marBottom w:val="0"/>
              <w:divBdr>
                <w:top w:val="none" w:sz="0" w:space="0" w:color="auto"/>
                <w:left w:val="none" w:sz="0" w:space="0" w:color="auto"/>
                <w:bottom w:val="none" w:sz="0" w:space="0" w:color="auto"/>
                <w:right w:val="none" w:sz="0" w:space="0" w:color="auto"/>
              </w:divBdr>
            </w:div>
            <w:div w:id="1091588942">
              <w:marLeft w:val="0"/>
              <w:marRight w:val="0"/>
              <w:marTop w:val="0"/>
              <w:marBottom w:val="0"/>
              <w:divBdr>
                <w:top w:val="none" w:sz="0" w:space="0" w:color="auto"/>
                <w:left w:val="none" w:sz="0" w:space="0" w:color="auto"/>
                <w:bottom w:val="none" w:sz="0" w:space="0" w:color="auto"/>
                <w:right w:val="none" w:sz="0" w:space="0" w:color="auto"/>
              </w:divBdr>
            </w:div>
            <w:div w:id="1092162357">
              <w:marLeft w:val="0"/>
              <w:marRight w:val="0"/>
              <w:marTop w:val="0"/>
              <w:marBottom w:val="0"/>
              <w:divBdr>
                <w:top w:val="none" w:sz="0" w:space="0" w:color="auto"/>
                <w:left w:val="none" w:sz="0" w:space="0" w:color="auto"/>
                <w:bottom w:val="none" w:sz="0" w:space="0" w:color="auto"/>
                <w:right w:val="none" w:sz="0" w:space="0" w:color="auto"/>
              </w:divBdr>
            </w:div>
            <w:div w:id="1109013277">
              <w:marLeft w:val="0"/>
              <w:marRight w:val="0"/>
              <w:marTop w:val="0"/>
              <w:marBottom w:val="0"/>
              <w:divBdr>
                <w:top w:val="none" w:sz="0" w:space="0" w:color="auto"/>
                <w:left w:val="none" w:sz="0" w:space="0" w:color="auto"/>
                <w:bottom w:val="none" w:sz="0" w:space="0" w:color="auto"/>
                <w:right w:val="none" w:sz="0" w:space="0" w:color="auto"/>
              </w:divBdr>
            </w:div>
            <w:div w:id="1115634568">
              <w:marLeft w:val="0"/>
              <w:marRight w:val="0"/>
              <w:marTop w:val="0"/>
              <w:marBottom w:val="0"/>
              <w:divBdr>
                <w:top w:val="none" w:sz="0" w:space="0" w:color="auto"/>
                <w:left w:val="none" w:sz="0" w:space="0" w:color="auto"/>
                <w:bottom w:val="none" w:sz="0" w:space="0" w:color="auto"/>
                <w:right w:val="none" w:sz="0" w:space="0" w:color="auto"/>
              </w:divBdr>
            </w:div>
            <w:div w:id="1127892358">
              <w:marLeft w:val="0"/>
              <w:marRight w:val="0"/>
              <w:marTop w:val="0"/>
              <w:marBottom w:val="0"/>
              <w:divBdr>
                <w:top w:val="none" w:sz="0" w:space="0" w:color="auto"/>
                <w:left w:val="none" w:sz="0" w:space="0" w:color="auto"/>
                <w:bottom w:val="none" w:sz="0" w:space="0" w:color="auto"/>
                <w:right w:val="none" w:sz="0" w:space="0" w:color="auto"/>
              </w:divBdr>
            </w:div>
            <w:div w:id="1134451183">
              <w:marLeft w:val="0"/>
              <w:marRight w:val="0"/>
              <w:marTop w:val="0"/>
              <w:marBottom w:val="0"/>
              <w:divBdr>
                <w:top w:val="none" w:sz="0" w:space="0" w:color="auto"/>
                <w:left w:val="none" w:sz="0" w:space="0" w:color="auto"/>
                <w:bottom w:val="none" w:sz="0" w:space="0" w:color="auto"/>
                <w:right w:val="none" w:sz="0" w:space="0" w:color="auto"/>
              </w:divBdr>
            </w:div>
            <w:div w:id="1148741462">
              <w:marLeft w:val="0"/>
              <w:marRight w:val="0"/>
              <w:marTop w:val="0"/>
              <w:marBottom w:val="0"/>
              <w:divBdr>
                <w:top w:val="none" w:sz="0" w:space="0" w:color="auto"/>
                <w:left w:val="none" w:sz="0" w:space="0" w:color="auto"/>
                <w:bottom w:val="none" w:sz="0" w:space="0" w:color="auto"/>
                <w:right w:val="none" w:sz="0" w:space="0" w:color="auto"/>
              </w:divBdr>
            </w:div>
            <w:div w:id="1184592417">
              <w:marLeft w:val="0"/>
              <w:marRight w:val="0"/>
              <w:marTop w:val="0"/>
              <w:marBottom w:val="0"/>
              <w:divBdr>
                <w:top w:val="none" w:sz="0" w:space="0" w:color="auto"/>
                <w:left w:val="none" w:sz="0" w:space="0" w:color="auto"/>
                <w:bottom w:val="none" w:sz="0" w:space="0" w:color="auto"/>
                <w:right w:val="none" w:sz="0" w:space="0" w:color="auto"/>
              </w:divBdr>
            </w:div>
            <w:div w:id="1185023965">
              <w:marLeft w:val="0"/>
              <w:marRight w:val="0"/>
              <w:marTop w:val="0"/>
              <w:marBottom w:val="0"/>
              <w:divBdr>
                <w:top w:val="none" w:sz="0" w:space="0" w:color="auto"/>
                <w:left w:val="none" w:sz="0" w:space="0" w:color="auto"/>
                <w:bottom w:val="none" w:sz="0" w:space="0" w:color="auto"/>
                <w:right w:val="none" w:sz="0" w:space="0" w:color="auto"/>
              </w:divBdr>
            </w:div>
            <w:div w:id="1196699604">
              <w:marLeft w:val="0"/>
              <w:marRight w:val="0"/>
              <w:marTop w:val="0"/>
              <w:marBottom w:val="0"/>
              <w:divBdr>
                <w:top w:val="none" w:sz="0" w:space="0" w:color="auto"/>
                <w:left w:val="none" w:sz="0" w:space="0" w:color="auto"/>
                <w:bottom w:val="none" w:sz="0" w:space="0" w:color="auto"/>
                <w:right w:val="none" w:sz="0" w:space="0" w:color="auto"/>
              </w:divBdr>
            </w:div>
            <w:div w:id="1223516761">
              <w:marLeft w:val="0"/>
              <w:marRight w:val="0"/>
              <w:marTop w:val="0"/>
              <w:marBottom w:val="0"/>
              <w:divBdr>
                <w:top w:val="none" w:sz="0" w:space="0" w:color="auto"/>
                <w:left w:val="none" w:sz="0" w:space="0" w:color="auto"/>
                <w:bottom w:val="none" w:sz="0" w:space="0" w:color="auto"/>
                <w:right w:val="none" w:sz="0" w:space="0" w:color="auto"/>
              </w:divBdr>
            </w:div>
            <w:div w:id="1233199112">
              <w:marLeft w:val="0"/>
              <w:marRight w:val="0"/>
              <w:marTop w:val="0"/>
              <w:marBottom w:val="0"/>
              <w:divBdr>
                <w:top w:val="none" w:sz="0" w:space="0" w:color="auto"/>
                <w:left w:val="none" w:sz="0" w:space="0" w:color="auto"/>
                <w:bottom w:val="none" w:sz="0" w:space="0" w:color="auto"/>
                <w:right w:val="none" w:sz="0" w:space="0" w:color="auto"/>
              </w:divBdr>
            </w:div>
            <w:div w:id="1250188127">
              <w:marLeft w:val="0"/>
              <w:marRight w:val="0"/>
              <w:marTop w:val="0"/>
              <w:marBottom w:val="0"/>
              <w:divBdr>
                <w:top w:val="none" w:sz="0" w:space="0" w:color="auto"/>
                <w:left w:val="none" w:sz="0" w:space="0" w:color="auto"/>
                <w:bottom w:val="none" w:sz="0" w:space="0" w:color="auto"/>
                <w:right w:val="none" w:sz="0" w:space="0" w:color="auto"/>
              </w:divBdr>
            </w:div>
            <w:div w:id="1254894341">
              <w:marLeft w:val="0"/>
              <w:marRight w:val="0"/>
              <w:marTop w:val="0"/>
              <w:marBottom w:val="0"/>
              <w:divBdr>
                <w:top w:val="none" w:sz="0" w:space="0" w:color="auto"/>
                <w:left w:val="none" w:sz="0" w:space="0" w:color="auto"/>
                <w:bottom w:val="none" w:sz="0" w:space="0" w:color="auto"/>
                <w:right w:val="none" w:sz="0" w:space="0" w:color="auto"/>
              </w:divBdr>
            </w:div>
            <w:div w:id="1261571994">
              <w:marLeft w:val="0"/>
              <w:marRight w:val="0"/>
              <w:marTop w:val="0"/>
              <w:marBottom w:val="0"/>
              <w:divBdr>
                <w:top w:val="none" w:sz="0" w:space="0" w:color="auto"/>
                <w:left w:val="none" w:sz="0" w:space="0" w:color="auto"/>
                <w:bottom w:val="none" w:sz="0" w:space="0" w:color="auto"/>
                <w:right w:val="none" w:sz="0" w:space="0" w:color="auto"/>
              </w:divBdr>
            </w:div>
            <w:div w:id="1267495411">
              <w:marLeft w:val="0"/>
              <w:marRight w:val="0"/>
              <w:marTop w:val="0"/>
              <w:marBottom w:val="0"/>
              <w:divBdr>
                <w:top w:val="none" w:sz="0" w:space="0" w:color="auto"/>
                <w:left w:val="none" w:sz="0" w:space="0" w:color="auto"/>
                <w:bottom w:val="none" w:sz="0" w:space="0" w:color="auto"/>
                <w:right w:val="none" w:sz="0" w:space="0" w:color="auto"/>
              </w:divBdr>
            </w:div>
            <w:div w:id="1269697855">
              <w:marLeft w:val="0"/>
              <w:marRight w:val="0"/>
              <w:marTop w:val="0"/>
              <w:marBottom w:val="0"/>
              <w:divBdr>
                <w:top w:val="none" w:sz="0" w:space="0" w:color="auto"/>
                <w:left w:val="none" w:sz="0" w:space="0" w:color="auto"/>
                <w:bottom w:val="none" w:sz="0" w:space="0" w:color="auto"/>
                <w:right w:val="none" w:sz="0" w:space="0" w:color="auto"/>
              </w:divBdr>
            </w:div>
            <w:div w:id="1271818765">
              <w:marLeft w:val="0"/>
              <w:marRight w:val="0"/>
              <w:marTop w:val="0"/>
              <w:marBottom w:val="0"/>
              <w:divBdr>
                <w:top w:val="none" w:sz="0" w:space="0" w:color="auto"/>
                <w:left w:val="none" w:sz="0" w:space="0" w:color="auto"/>
                <w:bottom w:val="none" w:sz="0" w:space="0" w:color="auto"/>
                <w:right w:val="none" w:sz="0" w:space="0" w:color="auto"/>
              </w:divBdr>
            </w:div>
            <w:div w:id="1283150916">
              <w:marLeft w:val="0"/>
              <w:marRight w:val="0"/>
              <w:marTop w:val="0"/>
              <w:marBottom w:val="0"/>
              <w:divBdr>
                <w:top w:val="none" w:sz="0" w:space="0" w:color="auto"/>
                <w:left w:val="none" w:sz="0" w:space="0" w:color="auto"/>
                <w:bottom w:val="none" w:sz="0" w:space="0" w:color="auto"/>
                <w:right w:val="none" w:sz="0" w:space="0" w:color="auto"/>
              </w:divBdr>
            </w:div>
            <w:div w:id="1283607522">
              <w:marLeft w:val="0"/>
              <w:marRight w:val="0"/>
              <w:marTop w:val="0"/>
              <w:marBottom w:val="0"/>
              <w:divBdr>
                <w:top w:val="none" w:sz="0" w:space="0" w:color="auto"/>
                <w:left w:val="none" w:sz="0" w:space="0" w:color="auto"/>
                <w:bottom w:val="none" w:sz="0" w:space="0" w:color="auto"/>
                <w:right w:val="none" w:sz="0" w:space="0" w:color="auto"/>
              </w:divBdr>
            </w:div>
            <w:div w:id="1301183801">
              <w:marLeft w:val="0"/>
              <w:marRight w:val="0"/>
              <w:marTop w:val="0"/>
              <w:marBottom w:val="0"/>
              <w:divBdr>
                <w:top w:val="none" w:sz="0" w:space="0" w:color="auto"/>
                <w:left w:val="none" w:sz="0" w:space="0" w:color="auto"/>
                <w:bottom w:val="none" w:sz="0" w:space="0" w:color="auto"/>
                <w:right w:val="none" w:sz="0" w:space="0" w:color="auto"/>
              </w:divBdr>
            </w:div>
            <w:div w:id="1322464483">
              <w:marLeft w:val="0"/>
              <w:marRight w:val="0"/>
              <w:marTop w:val="0"/>
              <w:marBottom w:val="0"/>
              <w:divBdr>
                <w:top w:val="none" w:sz="0" w:space="0" w:color="auto"/>
                <w:left w:val="none" w:sz="0" w:space="0" w:color="auto"/>
                <w:bottom w:val="none" w:sz="0" w:space="0" w:color="auto"/>
                <w:right w:val="none" w:sz="0" w:space="0" w:color="auto"/>
              </w:divBdr>
            </w:div>
            <w:div w:id="1331758842">
              <w:marLeft w:val="0"/>
              <w:marRight w:val="0"/>
              <w:marTop w:val="0"/>
              <w:marBottom w:val="0"/>
              <w:divBdr>
                <w:top w:val="none" w:sz="0" w:space="0" w:color="auto"/>
                <w:left w:val="none" w:sz="0" w:space="0" w:color="auto"/>
                <w:bottom w:val="none" w:sz="0" w:space="0" w:color="auto"/>
                <w:right w:val="none" w:sz="0" w:space="0" w:color="auto"/>
              </w:divBdr>
            </w:div>
            <w:div w:id="1349870265">
              <w:marLeft w:val="0"/>
              <w:marRight w:val="0"/>
              <w:marTop w:val="0"/>
              <w:marBottom w:val="0"/>
              <w:divBdr>
                <w:top w:val="none" w:sz="0" w:space="0" w:color="auto"/>
                <w:left w:val="none" w:sz="0" w:space="0" w:color="auto"/>
                <w:bottom w:val="none" w:sz="0" w:space="0" w:color="auto"/>
                <w:right w:val="none" w:sz="0" w:space="0" w:color="auto"/>
              </w:divBdr>
            </w:div>
            <w:div w:id="1363164728">
              <w:marLeft w:val="0"/>
              <w:marRight w:val="0"/>
              <w:marTop w:val="0"/>
              <w:marBottom w:val="0"/>
              <w:divBdr>
                <w:top w:val="none" w:sz="0" w:space="0" w:color="auto"/>
                <w:left w:val="none" w:sz="0" w:space="0" w:color="auto"/>
                <w:bottom w:val="none" w:sz="0" w:space="0" w:color="auto"/>
                <w:right w:val="none" w:sz="0" w:space="0" w:color="auto"/>
              </w:divBdr>
            </w:div>
            <w:div w:id="1407724569">
              <w:marLeft w:val="0"/>
              <w:marRight w:val="0"/>
              <w:marTop w:val="0"/>
              <w:marBottom w:val="0"/>
              <w:divBdr>
                <w:top w:val="none" w:sz="0" w:space="0" w:color="auto"/>
                <w:left w:val="none" w:sz="0" w:space="0" w:color="auto"/>
                <w:bottom w:val="none" w:sz="0" w:space="0" w:color="auto"/>
                <w:right w:val="none" w:sz="0" w:space="0" w:color="auto"/>
              </w:divBdr>
            </w:div>
            <w:div w:id="1410735246">
              <w:marLeft w:val="0"/>
              <w:marRight w:val="0"/>
              <w:marTop w:val="0"/>
              <w:marBottom w:val="0"/>
              <w:divBdr>
                <w:top w:val="none" w:sz="0" w:space="0" w:color="auto"/>
                <w:left w:val="none" w:sz="0" w:space="0" w:color="auto"/>
                <w:bottom w:val="none" w:sz="0" w:space="0" w:color="auto"/>
                <w:right w:val="none" w:sz="0" w:space="0" w:color="auto"/>
              </w:divBdr>
            </w:div>
            <w:div w:id="1425683383">
              <w:marLeft w:val="0"/>
              <w:marRight w:val="0"/>
              <w:marTop w:val="0"/>
              <w:marBottom w:val="0"/>
              <w:divBdr>
                <w:top w:val="none" w:sz="0" w:space="0" w:color="auto"/>
                <w:left w:val="none" w:sz="0" w:space="0" w:color="auto"/>
                <w:bottom w:val="none" w:sz="0" w:space="0" w:color="auto"/>
                <w:right w:val="none" w:sz="0" w:space="0" w:color="auto"/>
              </w:divBdr>
            </w:div>
            <w:div w:id="1433815080">
              <w:marLeft w:val="0"/>
              <w:marRight w:val="0"/>
              <w:marTop w:val="0"/>
              <w:marBottom w:val="0"/>
              <w:divBdr>
                <w:top w:val="none" w:sz="0" w:space="0" w:color="auto"/>
                <w:left w:val="none" w:sz="0" w:space="0" w:color="auto"/>
                <w:bottom w:val="none" w:sz="0" w:space="0" w:color="auto"/>
                <w:right w:val="none" w:sz="0" w:space="0" w:color="auto"/>
              </w:divBdr>
            </w:div>
            <w:div w:id="1444567416">
              <w:marLeft w:val="0"/>
              <w:marRight w:val="0"/>
              <w:marTop w:val="0"/>
              <w:marBottom w:val="0"/>
              <w:divBdr>
                <w:top w:val="none" w:sz="0" w:space="0" w:color="auto"/>
                <w:left w:val="none" w:sz="0" w:space="0" w:color="auto"/>
                <w:bottom w:val="none" w:sz="0" w:space="0" w:color="auto"/>
                <w:right w:val="none" w:sz="0" w:space="0" w:color="auto"/>
              </w:divBdr>
            </w:div>
            <w:div w:id="1446191048">
              <w:marLeft w:val="0"/>
              <w:marRight w:val="0"/>
              <w:marTop w:val="0"/>
              <w:marBottom w:val="0"/>
              <w:divBdr>
                <w:top w:val="none" w:sz="0" w:space="0" w:color="auto"/>
                <w:left w:val="none" w:sz="0" w:space="0" w:color="auto"/>
                <w:bottom w:val="none" w:sz="0" w:space="0" w:color="auto"/>
                <w:right w:val="none" w:sz="0" w:space="0" w:color="auto"/>
              </w:divBdr>
            </w:div>
            <w:div w:id="1452431757">
              <w:marLeft w:val="0"/>
              <w:marRight w:val="0"/>
              <w:marTop w:val="0"/>
              <w:marBottom w:val="0"/>
              <w:divBdr>
                <w:top w:val="none" w:sz="0" w:space="0" w:color="auto"/>
                <w:left w:val="none" w:sz="0" w:space="0" w:color="auto"/>
                <w:bottom w:val="none" w:sz="0" w:space="0" w:color="auto"/>
                <w:right w:val="none" w:sz="0" w:space="0" w:color="auto"/>
              </w:divBdr>
            </w:div>
            <w:div w:id="1453288226">
              <w:marLeft w:val="0"/>
              <w:marRight w:val="0"/>
              <w:marTop w:val="0"/>
              <w:marBottom w:val="0"/>
              <w:divBdr>
                <w:top w:val="none" w:sz="0" w:space="0" w:color="auto"/>
                <w:left w:val="none" w:sz="0" w:space="0" w:color="auto"/>
                <w:bottom w:val="none" w:sz="0" w:space="0" w:color="auto"/>
                <w:right w:val="none" w:sz="0" w:space="0" w:color="auto"/>
              </w:divBdr>
            </w:div>
            <w:div w:id="1489440530">
              <w:marLeft w:val="0"/>
              <w:marRight w:val="0"/>
              <w:marTop w:val="0"/>
              <w:marBottom w:val="0"/>
              <w:divBdr>
                <w:top w:val="none" w:sz="0" w:space="0" w:color="auto"/>
                <w:left w:val="none" w:sz="0" w:space="0" w:color="auto"/>
                <w:bottom w:val="none" w:sz="0" w:space="0" w:color="auto"/>
                <w:right w:val="none" w:sz="0" w:space="0" w:color="auto"/>
              </w:divBdr>
            </w:div>
            <w:div w:id="1505439289">
              <w:marLeft w:val="0"/>
              <w:marRight w:val="0"/>
              <w:marTop w:val="0"/>
              <w:marBottom w:val="0"/>
              <w:divBdr>
                <w:top w:val="none" w:sz="0" w:space="0" w:color="auto"/>
                <w:left w:val="none" w:sz="0" w:space="0" w:color="auto"/>
                <w:bottom w:val="none" w:sz="0" w:space="0" w:color="auto"/>
                <w:right w:val="none" w:sz="0" w:space="0" w:color="auto"/>
              </w:divBdr>
            </w:div>
            <w:div w:id="1510368773">
              <w:marLeft w:val="0"/>
              <w:marRight w:val="0"/>
              <w:marTop w:val="0"/>
              <w:marBottom w:val="0"/>
              <w:divBdr>
                <w:top w:val="none" w:sz="0" w:space="0" w:color="auto"/>
                <w:left w:val="none" w:sz="0" w:space="0" w:color="auto"/>
                <w:bottom w:val="none" w:sz="0" w:space="0" w:color="auto"/>
                <w:right w:val="none" w:sz="0" w:space="0" w:color="auto"/>
              </w:divBdr>
            </w:div>
            <w:div w:id="1517233149">
              <w:marLeft w:val="0"/>
              <w:marRight w:val="0"/>
              <w:marTop w:val="0"/>
              <w:marBottom w:val="0"/>
              <w:divBdr>
                <w:top w:val="none" w:sz="0" w:space="0" w:color="auto"/>
                <w:left w:val="none" w:sz="0" w:space="0" w:color="auto"/>
                <w:bottom w:val="none" w:sz="0" w:space="0" w:color="auto"/>
                <w:right w:val="none" w:sz="0" w:space="0" w:color="auto"/>
              </w:divBdr>
            </w:div>
            <w:div w:id="1519269542">
              <w:marLeft w:val="0"/>
              <w:marRight w:val="0"/>
              <w:marTop w:val="0"/>
              <w:marBottom w:val="0"/>
              <w:divBdr>
                <w:top w:val="none" w:sz="0" w:space="0" w:color="auto"/>
                <w:left w:val="none" w:sz="0" w:space="0" w:color="auto"/>
                <w:bottom w:val="none" w:sz="0" w:space="0" w:color="auto"/>
                <w:right w:val="none" w:sz="0" w:space="0" w:color="auto"/>
              </w:divBdr>
            </w:div>
            <w:div w:id="1546331962">
              <w:marLeft w:val="0"/>
              <w:marRight w:val="0"/>
              <w:marTop w:val="0"/>
              <w:marBottom w:val="0"/>
              <w:divBdr>
                <w:top w:val="none" w:sz="0" w:space="0" w:color="auto"/>
                <w:left w:val="none" w:sz="0" w:space="0" w:color="auto"/>
                <w:bottom w:val="none" w:sz="0" w:space="0" w:color="auto"/>
                <w:right w:val="none" w:sz="0" w:space="0" w:color="auto"/>
              </w:divBdr>
            </w:div>
            <w:div w:id="1554265828">
              <w:marLeft w:val="0"/>
              <w:marRight w:val="0"/>
              <w:marTop w:val="0"/>
              <w:marBottom w:val="0"/>
              <w:divBdr>
                <w:top w:val="none" w:sz="0" w:space="0" w:color="auto"/>
                <w:left w:val="none" w:sz="0" w:space="0" w:color="auto"/>
                <w:bottom w:val="none" w:sz="0" w:space="0" w:color="auto"/>
                <w:right w:val="none" w:sz="0" w:space="0" w:color="auto"/>
              </w:divBdr>
            </w:div>
            <w:div w:id="1558201881">
              <w:marLeft w:val="0"/>
              <w:marRight w:val="0"/>
              <w:marTop w:val="0"/>
              <w:marBottom w:val="0"/>
              <w:divBdr>
                <w:top w:val="none" w:sz="0" w:space="0" w:color="auto"/>
                <w:left w:val="none" w:sz="0" w:space="0" w:color="auto"/>
                <w:bottom w:val="none" w:sz="0" w:space="0" w:color="auto"/>
                <w:right w:val="none" w:sz="0" w:space="0" w:color="auto"/>
              </w:divBdr>
            </w:div>
            <w:div w:id="1588342220">
              <w:marLeft w:val="0"/>
              <w:marRight w:val="0"/>
              <w:marTop w:val="0"/>
              <w:marBottom w:val="0"/>
              <w:divBdr>
                <w:top w:val="none" w:sz="0" w:space="0" w:color="auto"/>
                <w:left w:val="none" w:sz="0" w:space="0" w:color="auto"/>
                <w:bottom w:val="none" w:sz="0" w:space="0" w:color="auto"/>
                <w:right w:val="none" w:sz="0" w:space="0" w:color="auto"/>
              </w:divBdr>
            </w:div>
            <w:div w:id="1597135722">
              <w:marLeft w:val="0"/>
              <w:marRight w:val="0"/>
              <w:marTop w:val="0"/>
              <w:marBottom w:val="0"/>
              <w:divBdr>
                <w:top w:val="none" w:sz="0" w:space="0" w:color="auto"/>
                <w:left w:val="none" w:sz="0" w:space="0" w:color="auto"/>
                <w:bottom w:val="none" w:sz="0" w:space="0" w:color="auto"/>
                <w:right w:val="none" w:sz="0" w:space="0" w:color="auto"/>
              </w:divBdr>
            </w:div>
            <w:div w:id="1598250297">
              <w:marLeft w:val="0"/>
              <w:marRight w:val="0"/>
              <w:marTop w:val="0"/>
              <w:marBottom w:val="0"/>
              <w:divBdr>
                <w:top w:val="none" w:sz="0" w:space="0" w:color="auto"/>
                <w:left w:val="none" w:sz="0" w:space="0" w:color="auto"/>
                <w:bottom w:val="none" w:sz="0" w:space="0" w:color="auto"/>
                <w:right w:val="none" w:sz="0" w:space="0" w:color="auto"/>
              </w:divBdr>
            </w:div>
            <w:div w:id="1599825394">
              <w:marLeft w:val="0"/>
              <w:marRight w:val="0"/>
              <w:marTop w:val="0"/>
              <w:marBottom w:val="0"/>
              <w:divBdr>
                <w:top w:val="none" w:sz="0" w:space="0" w:color="auto"/>
                <w:left w:val="none" w:sz="0" w:space="0" w:color="auto"/>
                <w:bottom w:val="none" w:sz="0" w:space="0" w:color="auto"/>
                <w:right w:val="none" w:sz="0" w:space="0" w:color="auto"/>
              </w:divBdr>
            </w:div>
            <w:div w:id="1600985882">
              <w:marLeft w:val="0"/>
              <w:marRight w:val="0"/>
              <w:marTop w:val="0"/>
              <w:marBottom w:val="0"/>
              <w:divBdr>
                <w:top w:val="none" w:sz="0" w:space="0" w:color="auto"/>
                <w:left w:val="none" w:sz="0" w:space="0" w:color="auto"/>
                <w:bottom w:val="none" w:sz="0" w:space="0" w:color="auto"/>
                <w:right w:val="none" w:sz="0" w:space="0" w:color="auto"/>
              </w:divBdr>
            </w:div>
            <w:div w:id="1604146362">
              <w:marLeft w:val="0"/>
              <w:marRight w:val="0"/>
              <w:marTop w:val="0"/>
              <w:marBottom w:val="0"/>
              <w:divBdr>
                <w:top w:val="none" w:sz="0" w:space="0" w:color="auto"/>
                <w:left w:val="none" w:sz="0" w:space="0" w:color="auto"/>
                <w:bottom w:val="none" w:sz="0" w:space="0" w:color="auto"/>
                <w:right w:val="none" w:sz="0" w:space="0" w:color="auto"/>
              </w:divBdr>
            </w:div>
            <w:div w:id="1635604096">
              <w:marLeft w:val="0"/>
              <w:marRight w:val="0"/>
              <w:marTop w:val="0"/>
              <w:marBottom w:val="0"/>
              <w:divBdr>
                <w:top w:val="none" w:sz="0" w:space="0" w:color="auto"/>
                <w:left w:val="none" w:sz="0" w:space="0" w:color="auto"/>
                <w:bottom w:val="none" w:sz="0" w:space="0" w:color="auto"/>
                <w:right w:val="none" w:sz="0" w:space="0" w:color="auto"/>
              </w:divBdr>
            </w:div>
            <w:div w:id="1682275761">
              <w:marLeft w:val="0"/>
              <w:marRight w:val="0"/>
              <w:marTop w:val="0"/>
              <w:marBottom w:val="0"/>
              <w:divBdr>
                <w:top w:val="none" w:sz="0" w:space="0" w:color="auto"/>
                <w:left w:val="none" w:sz="0" w:space="0" w:color="auto"/>
                <w:bottom w:val="none" w:sz="0" w:space="0" w:color="auto"/>
                <w:right w:val="none" w:sz="0" w:space="0" w:color="auto"/>
              </w:divBdr>
            </w:div>
            <w:div w:id="1687898109">
              <w:marLeft w:val="0"/>
              <w:marRight w:val="0"/>
              <w:marTop w:val="0"/>
              <w:marBottom w:val="0"/>
              <w:divBdr>
                <w:top w:val="none" w:sz="0" w:space="0" w:color="auto"/>
                <w:left w:val="none" w:sz="0" w:space="0" w:color="auto"/>
                <w:bottom w:val="none" w:sz="0" w:space="0" w:color="auto"/>
                <w:right w:val="none" w:sz="0" w:space="0" w:color="auto"/>
              </w:divBdr>
            </w:div>
            <w:div w:id="1692756542">
              <w:marLeft w:val="0"/>
              <w:marRight w:val="0"/>
              <w:marTop w:val="0"/>
              <w:marBottom w:val="0"/>
              <w:divBdr>
                <w:top w:val="none" w:sz="0" w:space="0" w:color="auto"/>
                <w:left w:val="none" w:sz="0" w:space="0" w:color="auto"/>
                <w:bottom w:val="none" w:sz="0" w:space="0" w:color="auto"/>
                <w:right w:val="none" w:sz="0" w:space="0" w:color="auto"/>
              </w:divBdr>
            </w:div>
            <w:div w:id="1707755761">
              <w:marLeft w:val="0"/>
              <w:marRight w:val="0"/>
              <w:marTop w:val="0"/>
              <w:marBottom w:val="0"/>
              <w:divBdr>
                <w:top w:val="none" w:sz="0" w:space="0" w:color="auto"/>
                <w:left w:val="none" w:sz="0" w:space="0" w:color="auto"/>
                <w:bottom w:val="none" w:sz="0" w:space="0" w:color="auto"/>
                <w:right w:val="none" w:sz="0" w:space="0" w:color="auto"/>
              </w:divBdr>
            </w:div>
            <w:div w:id="1715501595">
              <w:marLeft w:val="0"/>
              <w:marRight w:val="0"/>
              <w:marTop w:val="0"/>
              <w:marBottom w:val="0"/>
              <w:divBdr>
                <w:top w:val="none" w:sz="0" w:space="0" w:color="auto"/>
                <w:left w:val="none" w:sz="0" w:space="0" w:color="auto"/>
                <w:bottom w:val="none" w:sz="0" w:space="0" w:color="auto"/>
                <w:right w:val="none" w:sz="0" w:space="0" w:color="auto"/>
              </w:divBdr>
            </w:div>
            <w:div w:id="1720666874">
              <w:marLeft w:val="0"/>
              <w:marRight w:val="0"/>
              <w:marTop w:val="0"/>
              <w:marBottom w:val="0"/>
              <w:divBdr>
                <w:top w:val="none" w:sz="0" w:space="0" w:color="auto"/>
                <w:left w:val="none" w:sz="0" w:space="0" w:color="auto"/>
                <w:bottom w:val="none" w:sz="0" w:space="0" w:color="auto"/>
                <w:right w:val="none" w:sz="0" w:space="0" w:color="auto"/>
              </w:divBdr>
            </w:div>
            <w:div w:id="1724207872">
              <w:marLeft w:val="0"/>
              <w:marRight w:val="0"/>
              <w:marTop w:val="0"/>
              <w:marBottom w:val="0"/>
              <w:divBdr>
                <w:top w:val="none" w:sz="0" w:space="0" w:color="auto"/>
                <w:left w:val="none" w:sz="0" w:space="0" w:color="auto"/>
                <w:bottom w:val="none" w:sz="0" w:space="0" w:color="auto"/>
                <w:right w:val="none" w:sz="0" w:space="0" w:color="auto"/>
              </w:divBdr>
            </w:div>
            <w:div w:id="1728845584">
              <w:marLeft w:val="0"/>
              <w:marRight w:val="0"/>
              <w:marTop w:val="0"/>
              <w:marBottom w:val="0"/>
              <w:divBdr>
                <w:top w:val="none" w:sz="0" w:space="0" w:color="auto"/>
                <w:left w:val="none" w:sz="0" w:space="0" w:color="auto"/>
                <w:bottom w:val="none" w:sz="0" w:space="0" w:color="auto"/>
                <w:right w:val="none" w:sz="0" w:space="0" w:color="auto"/>
              </w:divBdr>
            </w:div>
            <w:div w:id="1732464403">
              <w:marLeft w:val="0"/>
              <w:marRight w:val="0"/>
              <w:marTop w:val="0"/>
              <w:marBottom w:val="0"/>
              <w:divBdr>
                <w:top w:val="none" w:sz="0" w:space="0" w:color="auto"/>
                <w:left w:val="none" w:sz="0" w:space="0" w:color="auto"/>
                <w:bottom w:val="none" w:sz="0" w:space="0" w:color="auto"/>
                <w:right w:val="none" w:sz="0" w:space="0" w:color="auto"/>
              </w:divBdr>
            </w:div>
            <w:div w:id="1734624795">
              <w:marLeft w:val="0"/>
              <w:marRight w:val="0"/>
              <w:marTop w:val="0"/>
              <w:marBottom w:val="0"/>
              <w:divBdr>
                <w:top w:val="none" w:sz="0" w:space="0" w:color="auto"/>
                <w:left w:val="none" w:sz="0" w:space="0" w:color="auto"/>
                <w:bottom w:val="none" w:sz="0" w:space="0" w:color="auto"/>
                <w:right w:val="none" w:sz="0" w:space="0" w:color="auto"/>
              </w:divBdr>
            </w:div>
            <w:div w:id="1734813231">
              <w:marLeft w:val="0"/>
              <w:marRight w:val="0"/>
              <w:marTop w:val="0"/>
              <w:marBottom w:val="0"/>
              <w:divBdr>
                <w:top w:val="none" w:sz="0" w:space="0" w:color="auto"/>
                <w:left w:val="none" w:sz="0" w:space="0" w:color="auto"/>
                <w:bottom w:val="none" w:sz="0" w:space="0" w:color="auto"/>
                <w:right w:val="none" w:sz="0" w:space="0" w:color="auto"/>
              </w:divBdr>
            </w:div>
            <w:div w:id="1735932219">
              <w:marLeft w:val="0"/>
              <w:marRight w:val="0"/>
              <w:marTop w:val="0"/>
              <w:marBottom w:val="0"/>
              <w:divBdr>
                <w:top w:val="none" w:sz="0" w:space="0" w:color="auto"/>
                <w:left w:val="none" w:sz="0" w:space="0" w:color="auto"/>
                <w:bottom w:val="none" w:sz="0" w:space="0" w:color="auto"/>
                <w:right w:val="none" w:sz="0" w:space="0" w:color="auto"/>
              </w:divBdr>
            </w:div>
            <w:div w:id="1736195528">
              <w:marLeft w:val="0"/>
              <w:marRight w:val="0"/>
              <w:marTop w:val="0"/>
              <w:marBottom w:val="0"/>
              <w:divBdr>
                <w:top w:val="none" w:sz="0" w:space="0" w:color="auto"/>
                <w:left w:val="none" w:sz="0" w:space="0" w:color="auto"/>
                <w:bottom w:val="none" w:sz="0" w:space="0" w:color="auto"/>
                <w:right w:val="none" w:sz="0" w:space="0" w:color="auto"/>
              </w:divBdr>
            </w:div>
            <w:div w:id="1759447289">
              <w:marLeft w:val="0"/>
              <w:marRight w:val="0"/>
              <w:marTop w:val="0"/>
              <w:marBottom w:val="0"/>
              <w:divBdr>
                <w:top w:val="none" w:sz="0" w:space="0" w:color="auto"/>
                <w:left w:val="none" w:sz="0" w:space="0" w:color="auto"/>
                <w:bottom w:val="none" w:sz="0" w:space="0" w:color="auto"/>
                <w:right w:val="none" w:sz="0" w:space="0" w:color="auto"/>
              </w:divBdr>
            </w:div>
            <w:div w:id="1766880421">
              <w:marLeft w:val="0"/>
              <w:marRight w:val="0"/>
              <w:marTop w:val="0"/>
              <w:marBottom w:val="0"/>
              <w:divBdr>
                <w:top w:val="none" w:sz="0" w:space="0" w:color="auto"/>
                <w:left w:val="none" w:sz="0" w:space="0" w:color="auto"/>
                <w:bottom w:val="none" w:sz="0" w:space="0" w:color="auto"/>
                <w:right w:val="none" w:sz="0" w:space="0" w:color="auto"/>
              </w:divBdr>
            </w:div>
            <w:div w:id="1774938949">
              <w:marLeft w:val="0"/>
              <w:marRight w:val="0"/>
              <w:marTop w:val="0"/>
              <w:marBottom w:val="0"/>
              <w:divBdr>
                <w:top w:val="none" w:sz="0" w:space="0" w:color="auto"/>
                <w:left w:val="none" w:sz="0" w:space="0" w:color="auto"/>
                <w:bottom w:val="none" w:sz="0" w:space="0" w:color="auto"/>
                <w:right w:val="none" w:sz="0" w:space="0" w:color="auto"/>
              </w:divBdr>
            </w:div>
            <w:div w:id="1775636510">
              <w:marLeft w:val="0"/>
              <w:marRight w:val="0"/>
              <w:marTop w:val="0"/>
              <w:marBottom w:val="0"/>
              <w:divBdr>
                <w:top w:val="none" w:sz="0" w:space="0" w:color="auto"/>
                <w:left w:val="none" w:sz="0" w:space="0" w:color="auto"/>
                <w:bottom w:val="none" w:sz="0" w:space="0" w:color="auto"/>
                <w:right w:val="none" w:sz="0" w:space="0" w:color="auto"/>
              </w:divBdr>
            </w:div>
            <w:div w:id="1796215809">
              <w:marLeft w:val="0"/>
              <w:marRight w:val="0"/>
              <w:marTop w:val="0"/>
              <w:marBottom w:val="0"/>
              <w:divBdr>
                <w:top w:val="none" w:sz="0" w:space="0" w:color="auto"/>
                <w:left w:val="none" w:sz="0" w:space="0" w:color="auto"/>
                <w:bottom w:val="none" w:sz="0" w:space="0" w:color="auto"/>
                <w:right w:val="none" w:sz="0" w:space="0" w:color="auto"/>
              </w:divBdr>
            </w:div>
            <w:div w:id="1803380754">
              <w:marLeft w:val="0"/>
              <w:marRight w:val="0"/>
              <w:marTop w:val="0"/>
              <w:marBottom w:val="0"/>
              <w:divBdr>
                <w:top w:val="none" w:sz="0" w:space="0" w:color="auto"/>
                <w:left w:val="none" w:sz="0" w:space="0" w:color="auto"/>
                <w:bottom w:val="none" w:sz="0" w:space="0" w:color="auto"/>
                <w:right w:val="none" w:sz="0" w:space="0" w:color="auto"/>
              </w:divBdr>
            </w:div>
            <w:div w:id="1808081524">
              <w:marLeft w:val="0"/>
              <w:marRight w:val="0"/>
              <w:marTop w:val="0"/>
              <w:marBottom w:val="0"/>
              <w:divBdr>
                <w:top w:val="none" w:sz="0" w:space="0" w:color="auto"/>
                <w:left w:val="none" w:sz="0" w:space="0" w:color="auto"/>
                <w:bottom w:val="none" w:sz="0" w:space="0" w:color="auto"/>
                <w:right w:val="none" w:sz="0" w:space="0" w:color="auto"/>
              </w:divBdr>
            </w:div>
            <w:div w:id="1809321471">
              <w:marLeft w:val="0"/>
              <w:marRight w:val="0"/>
              <w:marTop w:val="0"/>
              <w:marBottom w:val="0"/>
              <w:divBdr>
                <w:top w:val="none" w:sz="0" w:space="0" w:color="auto"/>
                <w:left w:val="none" w:sz="0" w:space="0" w:color="auto"/>
                <w:bottom w:val="none" w:sz="0" w:space="0" w:color="auto"/>
                <w:right w:val="none" w:sz="0" w:space="0" w:color="auto"/>
              </w:divBdr>
            </w:div>
            <w:div w:id="1814517866">
              <w:marLeft w:val="0"/>
              <w:marRight w:val="0"/>
              <w:marTop w:val="0"/>
              <w:marBottom w:val="0"/>
              <w:divBdr>
                <w:top w:val="none" w:sz="0" w:space="0" w:color="auto"/>
                <w:left w:val="none" w:sz="0" w:space="0" w:color="auto"/>
                <w:bottom w:val="none" w:sz="0" w:space="0" w:color="auto"/>
                <w:right w:val="none" w:sz="0" w:space="0" w:color="auto"/>
              </w:divBdr>
            </w:div>
            <w:div w:id="1837957651">
              <w:marLeft w:val="0"/>
              <w:marRight w:val="0"/>
              <w:marTop w:val="0"/>
              <w:marBottom w:val="0"/>
              <w:divBdr>
                <w:top w:val="none" w:sz="0" w:space="0" w:color="auto"/>
                <w:left w:val="none" w:sz="0" w:space="0" w:color="auto"/>
                <w:bottom w:val="none" w:sz="0" w:space="0" w:color="auto"/>
                <w:right w:val="none" w:sz="0" w:space="0" w:color="auto"/>
              </w:divBdr>
            </w:div>
            <w:div w:id="1841236301">
              <w:marLeft w:val="0"/>
              <w:marRight w:val="0"/>
              <w:marTop w:val="0"/>
              <w:marBottom w:val="0"/>
              <w:divBdr>
                <w:top w:val="none" w:sz="0" w:space="0" w:color="auto"/>
                <w:left w:val="none" w:sz="0" w:space="0" w:color="auto"/>
                <w:bottom w:val="none" w:sz="0" w:space="0" w:color="auto"/>
                <w:right w:val="none" w:sz="0" w:space="0" w:color="auto"/>
              </w:divBdr>
            </w:div>
            <w:div w:id="1842886084">
              <w:marLeft w:val="0"/>
              <w:marRight w:val="0"/>
              <w:marTop w:val="0"/>
              <w:marBottom w:val="0"/>
              <w:divBdr>
                <w:top w:val="none" w:sz="0" w:space="0" w:color="auto"/>
                <w:left w:val="none" w:sz="0" w:space="0" w:color="auto"/>
                <w:bottom w:val="none" w:sz="0" w:space="0" w:color="auto"/>
                <w:right w:val="none" w:sz="0" w:space="0" w:color="auto"/>
              </w:divBdr>
            </w:div>
            <w:div w:id="1857961172">
              <w:marLeft w:val="0"/>
              <w:marRight w:val="0"/>
              <w:marTop w:val="0"/>
              <w:marBottom w:val="0"/>
              <w:divBdr>
                <w:top w:val="none" w:sz="0" w:space="0" w:color="auto"/>
                <w:left w:val="none" w:sz="0" w:space="0" w:color="auto"/>
                <w:bottom w:val="none" w:sz="0" w:space="0" w:color="auto"/>
                <w:right w:val="none" w:sz="0" w:space="0" w:color="auto"/>
              </w:divBdr>
            </w:div>
            <w:div w:id="1877044152">
              <w:marLeft w:val="0"/>
              <w:marRight w:val="0"/>
              <w:marTop w:val="0"/>
              <w:marBottom w:val="0"/>
              <w:divBdr>
                <w:top w:val="none" w:sz="0" w:space="0" w:color="auto"/>
                <w:left w:val="none" w:sz="0" w:space="0" w:color="auto"/>
                <w:bottom w:val="none" w:sz="0" w:space="0" w:color="auto"/>
                <w:right w:val="none" w:sz="0" w:space="0" w:color="auto"/>
              </w:divBdr>
            </w:div>
            <w:div w:id="1879778473">
              <w:marLeft w:val="0"/>
              <w:marRight w:val="0"/>
              <w:marTop w:val="0"/>
              <w:marBottom w:val="0"/>
              <w:divBdr>
                <w:top w:val="none" w:sz="0" w:space="0" w:color="auto"/>
                <w:left w:val="none" w:sz="0" w:space="0" w:color="auto"/>
                <w:bottom w:val="none" w:sz="0" w:space="0" w:color="auto"/>
                <w:right w:val="none" w:sz="0" w:space="0" w:color="auto"/>
              </w:divBdr>
            </w:div>
            <w:div w:id="1882595752">
              <w:marLeft w:val="0"/>
              <w:marRight w:val="0"/>
              <w:marTop w:val="0"/>
              <w:marBottom w:val="0"/>
              <w:divBdr>
                <w:top w:val="none" w:sz="0" w:space="0" w:color="auto"/>
                <w:left w:val="none" w:sz="0" w:space="0" w:color="auto"/>
                <w:bottom w:val="none" w:sz="0" w:space="0" w:color="auto"/>
                <w:right w:val="none" w:sz="0" w:space="0" w:color="auto"/>
              </w:divBdr>
            </w:div>
            <w:div w:id="1883398311">
              <w:marLeft w:val="0"/>
              <w:marRight w:val="0"/>
              <w:marTop w:val="0"/>
              <w:marBottom w:val="0"/>
              <w:divBdr>
                <w:top w:val="none" w:sz="0" w:space="0" w:color="auto"/>
                <w:left w:val="none" w:sz="0" w:space="0" w:color="auto"/>
                <w:bottom w:val="none" w:sz="0" w:space="0" w:color="auto"/>
                <w:right w:val="none" w:sz="0" w:space="0" w:color="auto"/>
              </w:divBdr>
            </w:div>
            <w:div w:id="1883441172">
              <w:marLeft w:val="0"/>
              <w:marRight w:val="0"/>
              <w:marTop w:val="0"/>
              <w:marBottom w:val="0"/>
              <w:divBdr>
                <w:top w:val="none" w:sz="0" w:space="0" w:color="auto"/>
                <w:left w:val="none" w:sz="0" w:space="0" w:color="auto"/>
                <w:bottom w:val="none" w:sz="0" w:space="0" w:color="auto"/>
                <w:right w:val="none" w:sz="0" w:space="0" w:color="auto"/>
              </w:divBdr>
            </w:div>
            <w:div w:id="1884171097">
              <w:marLeft w:val="0"/>
              <w:marRight w:val="0"/>
              <w:marTop w:val="0"/>
              <w:marBottom w:val="0"/>
              <w:divBdr>
                <w:top w:val="none" w:sz="0" w:space="0" w:color="auto"/>
                <w:left w:val="none" w:sz="0" w:space="0" w:color="auto"/>
                <w:bottom w:val="none" w:sz="0" w:space="0" w:color="auto"/>
                <w:right w:val="none" w:sz="0" w:space="0" w:color="auto"/>
              </w:divBdr>
            </w:div>
            <w:div w:id="1886983445">
              <w:marLeft w:val="0"/>
              <w:marRight w:val="0"/>
              <w:marTop w:val="0"/>
              <w:marBottom w:val="0"/>
              <w:divBdr>
                <w:top w:val="none" w:sz="0" w:space="0" w:color="auto"/>
                <w:left w:val="none" w:sz="0" w:space="0" w:color="auto"/>
                <w:bottom w:val="none" w:sz="0" w:space="0" w:color="auto"/>
                <w:right w:val="none" w:sz="0" w:space="0" w:color="auto"/>
              </w:divBdr>
            </w:div>
            <w:div w:id="1916697863">
              <w:marLeft w:val="0"/>
              <w:marRight w:val="0"/>
              <w:marTop w:val="0"/>
              <w:marBottom w:val="0"/>
              <w:divBdr>
                <w:top w:val="none" w:sz="0" w:space="0" w:color="auto"/>
                <w:left w:val="none" w:sz="0" w:space="0" w:color="auto"/>
                <w:bottom w:val="none" w:sz="0" w:space="0" w:color="auto"/>
                <w:right w:val="none" w:sz="0" w:space="0" w:color="auto"/>
              </w:divBdr>
            </w:div>
            <w:div w:id="1917743499">
              <w:marLeft w:val="0"/>
              <w:marRight w:val="0"/>
              <w:marTop w:val="0"/>
              <w:marBottom w:val="0"/>
              <w:divBdr>
                <w:top w:val="none" w:sz="0" w:space="0" w:color="auto"/>
                <w:left w:val="none" w:sz="0" w:space="0" w:color="auto"/>
                <w:bottom w:val="none" w:sz="0" w:space="0" w:color="auto"/>
                <w:right w:val="none" w:sz="0" w:space="0" w:color="auto"/>
              </w:divBdr>
            </w:div>
            <w:div w:id="1919048643">
              <w:marLeft w:val="0"/>
              <w:marRight w:val="0"/>
              <w:marTop w:val="0"/>
              <w:marBottom w:val="0"/>
              <w:divBdr>
                <w:top w:val="none" w:sz="0" w:space="0" w:color="auto"/>
                <w:left w:val="none" w:sz="0" w:space="0" w:color="auto"/>
                <w:bottom w:val="none" w:sz="0" w:space="0" w:color="auto"/>
                <w:right w:val="none" w:sz="0" w:space="0" w:color="auto"/>
              </w:divBdr>
            </w:div>
            <w:div w:id="1920824605">
              <w:marLeft w:val="0"/>
              <w:marRight w:val="0"/>
              <w:marTop w:val="0"/>
              <w:marBottom w:val="0"/>
              <w:divBdr>
                <w:top w:val="none" w:sz="0" w:space="0" w:color="auto"/>
                <w:left w:val="none" w:sz="0" w:space="0" w:color="auto"/>
                <w:bottom w:val="none" w:sz="0" w:space="0" w:color="auto"/>
                <w:right w:val="none" w:sz="0" w:space="0" w:color="auto"/>
              </w:divBdr>
            </w:div>
            <w:div w:id="1928071476">
              <w:marLeft w:val="0"/>
              <w:marRight w:val="0"/>
              <w:marTop w:val="0"/>
              <w:marBottom w:val="0"/>
              <w:divBdr>
                <w:top w:val="none" w:sz="0" w:space="0" w:color="auto"/>
                <w:left w:val="none" w:sz="0" w:space="0" w:color="auto"/>
                <w:bottom w:val="none" w:sz="0" w:space="0" w:color="auto"/>
                <w:right w:val="none" w:sz="0" w:space="0" w:color="auto"/>
              </w:divBdr>
            </w:div>
            <w:div w:id="1955743613">
              <w:marLeft w:val="0"/>
              <w:marRight w:val="0"/>
              <w:marTop w:val="0"/>
              <w:marBottom w:val="0"/>
              <w:divBdr>
                <w:top w:val="none" w:sz="0" w:space="0" w:color="auto"/>
                <w:left w:val="none" w:sz="0" w:space="0" w:color="auto"/>
                <w:bottom w:val="none" w:sz="0" w:space="0" w:color="auto"/>
                <w:right w:val="none" w:sz="0" w:space="0" w:color="auto"/>
              </w:divBdr>
            </w:div>
            <w:div w:id="1964728424">
              <w:marLeft w:val="0"/>
              <w:marRight w:val="0"/>
              <w:marTop w:val="0"/>
              <w:marBottom w:val="0"/>
              <w:divBdr>
                <w:top w:val="none" w:sz="0" w:space="0" w:color="auto"/>
                <w:left w:val="none" w:sz="0" w:space="0" w:color="auto"/>
                <w:bottom w:val="none" w:sz="0" w:space="0" w:color="auto"/>
                <w:right w:val="none" w:sz="0" w:space="0" w:color="auto"/>
              </w:divBdr>
            </w:div>
            <w:div w:id="1968856088">
              <w:marLeft w:val="0"/>
              <w:marRight w:val="0"/>
              <w:marTop w:val="0"/>
              <w:marBottom w:val="0"/>
              <w:divBdr>
                <w:top w:val="none" w:sz="0" w:space="0" w:color="auto"/>
                <w:left w:val="none" w:sz="0" w:space="0" w:color="auto"/>
                <w:bottom w:val="none" w:sz="0" w:space="0" w:color="auto"/>
                <w:right w:val="none" w:sz="0" w:space="0" w:color="auto"/>
              </w:divBdr>
            </w:div>
            <w:div w:id="1982492700">
              <w:marLeft w:val="0"/>
              <w:marRight w:val="0"/>
              <w:marTop w:val="0"/>
              <w:marBottom w:val="0"/>
              <w:divBdr>
                <w:top w:val="none" w:sz="0" w:space="0" w:color="auto"/>
                <w:left w:val="none" w:sz="0" w:space="0" w:color="auto"/>
                <w:bottom w:val="none" w:sz="0" w:space="0" w:color="auto"/>
                <w:right w:val="none" w:sz="0" w:space="0" w:color="auto"/>
              </w:divBdr>
            </w:div>
            <w:div w:id="1988389404">
              <w:marLeft w:val="0"/>
              <w:marRight w:val="0"/>
              <w:marTop w:val="0"/>
              <w:marBottom w:val="0"/>
              <w:divBdr>
                <w:top w:val="none" w:sz="0" w:space="0" w:color="auto"/>
                <w:left w:val="none" w:sz="0" w:space="0" w:color="auto"/>
                <w:bottom w:val="none" w:sz="0" w:space="0" w:color="auto"/>
                <w:right w:val="none" w:sz="0" w:space="0" w:color="auto"/>
              </w:divBdr>
            </w:div>
            <w:div w:id="1998684008">
              <w:marLeft w:val="0"/>
              <w:marRight w:val="0"/>
              <w:marTop w:val="0"/>
              <w:marBottom w:val="0"/>
              <w:divBdr>
                <w:top w:val="none" w:sz="0" w:space="0" w:color="auto"/>
                <w:left w:val="none" w:sz="0" w:space="0" w:color="auto"/>
                <w:bottom w:val="none" w:sz="0" w:space="0" w:color="auto"/>
                <w:right w:val="none" w:sz="0" w:space="0" w:color="auto"/>
              </w:divBdr>
            </w:div>
            <w:div w:id="2005694460">
              <w:marLeft w:val="0"/>
              <w:marRight w:val="0"/>
              <w:marTop w:val="0"/>
              <w:marBottom w:val="0"/>
              <w:divBdr>
                <w:top w:val="none" w:sz="0" w:space="0" w:color="auto"/>
                <w:left w:val="none" w:sz="0" w:space="0" w:color="auto"/>
                <w:bottom w:val="none" w:sz="0" w:space="0" w:color="auto"/>
                <w:right w:val="none" w:sz="0" w:space="0" w:color="auto"/>
              </w:divBdr>
            </w:div>
            <w:div w:id="2018193253">
              <w:marLeft w:val="0"/>
              <w:marRight w:val="0"/>
              <w:marTop w:val="0"/>
              <w:marBottom w:val="0"/>
              <w:divBdr>
                <w:top w:val="none" w:sz="0" w:space="0" w:color="auto"/>
                <w:left w:val="none" w:sz="0" w:space="0" w:color="auto"/>
                <w:bottom w:val="none" w:sz="0" w:space="0" w:color="auto"/>
                <w:right w:val="none" w:sz="0" w:space="0" w:color="auto"/>
              </w:divBdr>
            </w:div>
            <w:div w:id="2025283735">
              <w:marLeft w:val="0"/>
              <w:marRight w:val="0"/>
              <w:marTop w:val="0"/>
              <w:marBottom w:val="0"/>
              <w:divBdr>
                <w:top w:val="none" w:sz="0" w:space="0" w:color="auto"/>
                <w:left w:val="none" w:sz="0" w:space="0" w:color="auto"/>
                <w:bottom w:val="none" w:sz="0" w:space="0" w:color="auto"/>
                <w:right w:val="none" w:sz="0" w:space="0" w:color="auto"/>
              </w:divBdr>
            </w:div>
            <w:div w:id="2030981315">
              <w:marLeft w:val="0"/>
              <w:marRight w:val="0"/>
              <w:marTop w:val="0"/>
              <w:marBottom w:val="0"/>
              <w:divBdr>
                <w:top w:val="none" w:sz="0" w:space="0" w:color="auto"/>
                <w:left w:val="none" w:sz="0" w:space="0" w:color="auto"/>
                <w:bottom w:val="none" w:sz="0" w:space="0" w:color="auto"/>
                <w:right w:val="none" w:sz="0" w:space="0" w:color="auto"/>
              </w:divBdr>
            </w:div>
            <w:div w:id="2062825261">
              <w:marLeft w:val="0"/>
              <w:marRight w:val="0"/>
              <w:marTop w:val="0"/>
              <w:marBottom w:val="0"/>
              <w:divBdr>
                <w:top w:val="none" w:sz="0" w:space="0" w:color="auto"/>
                <w:left w:val="none" w:sz="0" w:space="0" w:color="auto"/>
                <w:bottom w:val="none" w:sz="0" w:space="0" w:color="auto"/>
                <w:right w:val="none" w:sz="0" w:space="0" w:color="auto"/>
              </w:divBdr>
            </w:div>
            <w:div w:id="2064865050">
              <w:marLeft w:val="0"/>
              <w:marRight w:val="0"/>
              <w:marTop w:val="0"/>
              <w:marBottom w:val="0"/>
              <w:divBdr>
                <w:top w:val="none" w:sz="0" w:space="0" w:color="auto"/>
                <w:left w:val="none" w:sz="0" w:space="0" w:color="auto"/>
                <w:bottom w:val="none" w:sz="0" w:space="0" w:color="auto"/>
                <w:right w:val="none" w:sz="0" w:space="0" w:color="auto"/>
              </w:divBdr>
            </w:div>
            <w:div w:id="2070224417">
              <w:marLeft w:val="0"/>
              <w:marRight w:val="0"/>
              <w:marTop w:val="0"/>
              <w:marBottom w:val="0"/>
              <w:divBdr>
                <w:top w:val="none" w:sz="0" w:space="0" w:color="auto"/>
                <w:left w:val="none" w:sz="0" w:space="0" w:color="auto"/>
                <w:bottom w:val="none" w:sz="0" w:space="0" w:color="auto"/>
                <w:right w:val="none" w:sz="0" w:space="0" w:color="auto"/>
              </w:divBdr>
            </w:div>
            <w:div w:id="2072075481">
              <w:marLeft w:val="0"/>
              <w:marRight w:val="0"/>
              <w:marTop w:val="0"/>
              <w:marBottom w:val="0"/>
              <w:divBdr>
                <w:top w:val="none" w:sz="0" w:space="0" w:color="auto"/>
                <w:left w:val="none" w:sz="0" w:space="0" w:color="auto"/>
                <w:bottom w:val="none" w:sz="0" w:space="0" w:color="auto"/>
                <w:right w:val="none" w:sz="0" w:space="0" w:color="auto"/>
              </w:divBdr>
            </w:div>
            <w:div w:id="2093894407">
              <w:marLeft w:val="0"/>
              <w:marRight w:val="0"/>
              <w:marTop w:val="0"/>
              <w:marBottom w:val="0"/>
              <w:divBdr>
                <w:top w:val="none" w:sz="0" w:space="0" w:color="auto"/>
                <w:left w:val="none" w:sz="0" w:space="0" w:color="auto"/>
                <w:bottom w:val="none" w:sz="0" w:space="0" w:color="auto"/>
                <w:right w:val="none" w:sz="0" w:space="0" w:color="auto"/>
              </w:divBdr>
            </w:div>
            <w:div w:id="2096702277">
              <w:marLeft w:val="0"/>
              <w:marRight w:val="0"/>
              <w:marTop w:val="0"/>
              <w:marBottom w:val="0"/>
              <w:divBdr>
                <w:top w:val="none" w:sz="0" w:space="0" w:color="auto"/>
                <w:left w:val="none" w:sz="0" w:space="0" w:color="auto"/>
                <w:bottom w:val="none" w:sz="0" w:space="0" w:color="auto"/>
                <w:right w:val="none" w:sz="0" w:space="0" w:color="auto"/>
              </w:divBdr>
            </w:div>
            <w:div w:id="2129816958">
              <w:marLeft w:val="0"/>
              <w:marRight w:val="0"/>
              <w:marTop w:val="0"/>
              <w:marBottom w:val="0"/>
              <w:divBdr>
                <w:top w:val="none" w:sz="0" w:space="0" w:color="auto"/>
                <w:left w:val="none" w:sz="0" w:space="0" w:color="auto"/>
                <w:bottom w:val="none" w:sz="0" w:space="0" w:color="auto"/>
                <w:right w:val="none" w:sz="0" w:space="0" w:color="auto"/>
              </w:divBdr>
            </w:div>
            <w:div w:id="2134444596">
              <w:marLeft w:val="0"/>
              <w:marRight w:val="0"/>
              <w:marTop w:val="0"/>
              <w:marBottom w:val="0"/>
              <w:divBdr>
                <w:top w:val="none" w:sz="0" w:space="0" w:color="auto"/>
                <w:left w:val="none" w:sz="0" w:space="0" w:color="auto"/>
                <w:bottom w:val="none" w:sz="0" w:space="0" w:color="auto"/>
                <w:right w:val="none" w:sz="0" w:space="0" w:color="auto"/>
              </w:divBdr>
            </w:div>
          </w:divsChild>
        </w:div>
        <w:div w:id="1706061450">
          <w:marLeft w:val="0"/>
          <w:marRight w:val="0"/>
          <w:marTop w:val="0"/>
          <w:marBottom w:val="0"/>
          <w:divBdr>
            <w:top w:val="none" w:sz="0" w:space="0" w:color="auto"/>
            <w:left w:val="none" w:sz="0" w:space="0" w:color="auto"/>
            <w:bottom w:val="none" w:sz="0" w:space="0" w:color="auto"/>
            <w:right w:val="none" w:sz="0" w:space="0" w:color="auto"/>
          </w:divBdr>
          <w:divsChild>
            <w:div w:id="254826828">
              <w:marLeft w:val="0"/>
              <w:marRight w:val="0"/>
              <w:marTop w:val="0"/>
              <w:marBottom w:val="0"/>
              <w:divBdr>
                <w:top w:val="none" w:sz="0" w:space="0" w:color="auto"/>
                <w:left w:val="none" w:sz="0" w:space="0" w:color="auto"/>
                <w:bottom w:val="none" w:sz="0" w:space="0" w:color="auto"/>
                <w:right w:val="none" w:sz="0" w:space="0" w:color="auto"/>
              </w:divBdr>
            </w:div>
            <w:div w:id="266425318">
              <w:marLeft w:val="0"/>
              <w:marRight w:val="0"/>
              <w:marTop w:val="0"/>
              <w:marBottom w:val="0"/>
              <w:divBdr>
                <w:top w:val="none" w:sz="0" w:space="0" w:color="auto"/>
                <w:left w:val="none" w:sz="0" w:space="0" w:color="auto"/>
                <w:bottom w:val="none" w:sz="0" w:space="0" w:color="auto"/>
                <w:right w:val="none" w:sz="0" w:space="0" w:color="auto"/>
              </w:divBdr>
            </w:div>
            <w:div w:id="290134422">
              <w:marLeft w:val="0"/>
              <w:marRight w:val="0"/>
              <w:marTop w:val="0"/>
              <w:marBottom w:val="0"/>
              <w:divBdr>
                <w:top w:val="none" w:sz="0" w:space="0" w:color="auto"/>
                <w:left w:val="none" w:sz="0" w:space="0" w:color="auto"/>
                <w:bottom w:val="none" w:sz="0" w:space="0" w:color="auto"/>
                <w:right w:val="none" w:sz="0" w:space="0" w:color="auto"/>
              </w:divBdr>
            </w:div>
            <w:div w:id="305819061">
              <w:marLeft w:val="0"/>
              <w:marRight w:val="0"/>
              <w:marTop w:val="0"/>
              <w:marBottom w:val="0"/>
              <w:divBdr>
                <w:top w:val="none" w:sz="0" w:space="0" w:color="auto"/>
                <w:left w:val="none" w:sz="0" w:space="0" w:color="auto"/>
                <w:bottom w:val="none" w:sz="0" w:space="0" w:color="auto"/>
                <w:right w:val="none" w:sz="0" w:space="0" w:color="auto"/>
              </w:divBdr>
            </w:div>
            <w:div w:id="453257197">
              <w:marLeft w:val="0"/>
              <w:marRight w:val="0"/>
              <w:marTop w:val="0"/>
              <w:marBottom w:val="0"/>
              <w:divBdr>
                <w:top w:val="none" w:sz="0" w:space="0" w:color="auto"/>
                <w:left w:val="none" w:sz="0" w:space="0" w:color="auto"/>
                <w:bottom w:val="none" w:sz="0" w:space="0" w:color="auto"/>
                <w:right w:val="none" w:sz="0" w:space="0" w:color="auto"/>
              </w:divBdr>
            </w:div>
            <w:div w:id="469127599">
              <w:marLeft w:val="0"/>
              <w:marRight w:val="0"/>
              <w:marTop w:val="0"/>
              <w:marBottom w:val="0"/>
              <w:divBdr>
                <w:top w:val="none" w:sz="0" w:space="0" w:color="auto"/>
                <w:left w:val="none" w:sz="0" w:space="0" w:color="auto"/>
                <w:bottom w:val="none" w:sz="0" w:space="0" w:color="auto"/>
                <w:right w:val="none" w:sz="0" w:space="0" w:color="auto"/>
              </w:divBdr>
            </w:div>
            <w:div w:id="520776805">
              <w:marLeft w:val="0"/>
              <w:marRight w:val="0"/>
              <w:marTop w:val="0"/>
              <w:marBottom w:val="0"/>
              <w:divBdr>
                <w:top w:val="none" w:sz="0" w:space="0" w:color="auto"/>
                <w:left w:val="none" w:sz="0" w:space="0" w:color="auto"/>
                <w:bottom w:val="none" w:sz="0" w:space="0" w:color="auto"/>
                <w:right w:val="none" w:sz="0" w:space="0" w:color="auto"/>
              </w:divBdr>
            </w:div>
            <w:div w:id="522935902">
              <w:marLeft w:val="0"/>
              <w:marRight w:val="0"/>
              <w:marTop w:val="0"/>
              <w:marBottom w:val="0"/>
              <w:divBdr>
                <w:top w:val="none" w:sz="0" w:space="0" w:color="auto"/>
                <w:left w:val="none" w:sz="0" w:space="0" w:color="auto"/>
                <w:bottom w:val="none" w:sz="0" w:space="0" w:color="auto"/>
                <w:right w:val="none" w:sz="0" w:space="0" w:color="auto"/>
              </w:divBdr>
            </w:div>
            <w:div w:id="541670585">
              <w:marLeft w:val="0"/>
              <w:marRight w:val="0"/>
              <w:marTop w:val="0"/>
              <w:marBottom w:val="0"/>
              <w:divBdr>
                <w:top w:val="none" w:sz="0" w:space="0" w:color="auto"/>
                <w:left w:val="none" w:sz="0" w:space="0" w:color="auto"/>
                <w:bottom w:val="none" w:sz="0" w:space="0" w:color="auto"/>
                <w:right w:val="none" w:sz="0" w:space="0" w:color="auto"/>
              </w:divBdr>
            </w:div>
            <w:div w:id="551624986">
              <w:marLeft w:val="0"/>
              <w:marRight w:val="0"/>
              <w:marTop w:val="0"/>
              <w:marBottom w:val="0"/>
              <w:divBdr>
                <w:top w:val="none" w:sz="0" w:space="0" w:color="auto"/>
                <w:left w:val="none" w:sz="0" w:space="0" w:color="auto"/>
                <w:bottom w:val="none" w:sz="0" w:space="0" w:color="auto"/>
                <w:right w:val="none" w:sz="0" w:space="0" w:color="auto"/>
              </w:divBdr>
            </w:div>
            <w:div w:id="626621396">
              <w:marLeft w:val="0"/>
              <w:marRight w:val="0"/>
              <w:marTop w:val="0"/>
              <w:marBottom w:val="0"/>
              <w:divBdr>
                <w:top w:val="none" w:sz="0" w:space="0" w:color="auto"/>
                <w:left w:val="none" w:sz="0" w:space="0" w:color="auto"/>
                <w:bottom w:val="none" w:sz="0" w:space="0" w:color="auto"/>
                <w:right w:val="none" w:sz="0" w:space="0" w:color="auto"/>
              </w:divBdr>
            </w:div>
            <w:div w:id="732896396">
              <w:marLeft w:val="0"/>
              <w:marRight w:val="0"/>
              <w:marTop w:val="0"/>
              <w:marBottom w:val="0"/>
              <w:divBdr>
                <w:top w:val="none" w:sz="0" w:space="0" w:color="auto"/>
                <w:left w:val="none" w:sz="0" w:space="0" w:color="auto"/>
                <w:bottom w:val="none" w:sz="0" w:space="0" w:color="auto"/>
                <w:right w:val="none" w:sz="0" w:space="0" w:color="auto"/>
              </w:divBdr>
            </w:div>
            <w:div w:id="809205309">
              <w:marLeft w:val="0"/>
              <w:marRight w:val="0"/>
              <w:marTop w:val="0"/>
              <w:marBottom w:val="0"/>
              <w:divBdr>
                <w:top w:val="none" w:sz="0" w:space="0" w:color="auto"/>
                <w:left w:val="none" w:sz="0" w:space="0" w:color="auto"/>
                <w:bottom w:val="none" w:sz="0" w:space="0" w:color="auto"/>
                <w:right w:val="none" w:sz="0" w:space="0" w:color="auto"/>
              </w:divBdr>
            </w:div>
            <w:div w:id="869952600">
              <w:marLeft w:val="0"/>
              <w:marRight w:val="0"/>
              <w:marTop w:val="0"/>
              <w:marBottom w:val="0"/>
              <w:divBdr>
                <w:top w:val="none" w:sz="0" w:space="0" w:color="auto"/>
                <w:left w:val="none" w:sz="0" w:space="0" w:color="auto"/>
                <w:bottom w:val="none" w:sz="0" w:space="0" w:color="auto"/>
                <w:right w:val="none" w:sz="0" w:space="0" w:color="auto"/>
              </w:divBdr>
            </w:div>
            <w:div w:id="895822154">
              <w:marLeft w:val="0"/>
              <w:marRight w:val="0"/>
              <w:marTop w:val="0"/>
              <w:marBottom w:val="0"/>
              <w:divBdr>
                <w:top w:val="none" w:sz="0" w:space="0" w:color="auto"/>
                <w:left w:val="none" w:sz="0" w:space="0" w:color="auto"/>
                <w:bottom w:val="none" w:sz="0" w:space="0" w:color="auto"/>
                <w:right w:val="none" w:sz="0" w:space="0" w:color="auto"/>
              </w:divBdr>
            </w:div>
            <w:div w:id="1044988118">
              <w:marLeft w:val="0"/>
              <w:marRight w:val="0"/>
              <w:marTop w:val="0"/>
              <w:marBottom w:val="0"/>
              <w:divBdr>
                <w:top w:val="none" w:sz="0" w:space="0" w:color="auto"/>
                <w:left w:val="none" w:sz="0" w:space="0" w:color="auto"/>
                <w:bottom w:val="none" w:sz="0" w:space="0" w:color="auto"/>
                <w:right w:val="none" w:sz="0" w:space="0" w:color="auto"/>
              </w:divBdr>
            </w:div>
            <w:div w:id="1071736505">
              <w:marLeft w:val="0"/>
              <w:marRight w:val="0"/>
              <w:marTop w:val="0"/>
              <w:marBottom w:val="0"/>
              <w:divBdr>
                <w:top w:val="none" w:sz="0" w:space="0" w:color="auto"/>
                <w:left w:val="none" w:sz="0" w:space="0" w:color="auto"/>
                <w:bottom w:val="none" w:sz="0" w:space="0" w:color="auto"/>
                <w:right w:val="none" w:sz="0" w:space="0" w:color="auto"/>
              </w:divBdr>
            </w:div>
            <w:div w:id="1181747885">
              <w:marLeft w:val="0"/>
              <w:marRight w:val="0"/>
              <w:marTop w:val="0"/>
              <w:marBottom w:val="0"/>
              <w:divBdr>
                <w:top w:val="none" w:sz="0" w:space="0" w:color="auto"/>
                <w:left w:val="none" w:sz="0" w:space="0" w:color="auto"/>
                <w:bottom w:val="none" w:sz="0" w:space="0" w:color="auto"/>
                <w:right w:val="none" w:sz="0" w:space="0" w:color="auto"/>
              </w:divBdr>
            </w:div>
            <w:div w:id="1189609867">
              <w:marLeft w:val="0"/>
              <w:marRight w:val="0"/>
              <w:marTop w:val="0"/>
              <w:marBottom w:val="0"/>
              <w:divBdr>
                <w:top w:val="none" w:sz="0" w:space="0" w:color="auto"/>
                <w:left w:val="none" w:sz="0" w:space="0" w:color="auto"/>
                <w:bottom w:val="none" w:sz="0" w:space="0" w:color="auto"/>
                <w:right w:val="none" w:sz="0" w:space="0" w:color="auto"/>
              </w:divBdr>
            </w:div>
            <w:div w:id="1191457412">
              <w:marLeft w:val="0"/>
              <w:marRight w:val="0"/>
              <w:marTop w:val="0"/>
              <w:marBottom w:val="0"/>
              <w:divBdr>
                <w:top w:val="none" w:sz="0" w:space="0" w:color="auto"/>
                <w:left w:val="none" w:sz="0" w:space="0" w:color="auto"/>
                <w:bottom w:val="none" w:sz="0" w:space="0" w:color="auto"/>
                <w:right w:val="none" w:sz="0" w:space="0" w:color="auto"/>
              </w:divBdr>
            </w:div>
            <w:div w:id="1649237460">
              <w:marLeft w:val="0"/>
              <w:marRight w:val="0"/>
              <w:marTop w:val="0"/>
              <w:marBottom w:val="0"/>
              <w:divBdr>
                <w:top w:val="none" w:sz="0" w:space="0" w:color="auto"/>
                <w:left w:val="none" w:sz="0" w:space="0" w:color="auto"/>
                <w:bottom w:val="none" w:sz="0" w:space="0" w:color="auto"/>
                <w:right w:val="none" w:sz="0" w:space="0" w:color="auto"/>
              </w:divBdr>
            </w:div>
            <w:div w:id="1663005929">
              <w:marLeft w:val="0"/>
              <w:marRight w:val="0"/>
              <w:marTop w:val="0"/>
              <w:marBottom w:val="0"/>
              <w:divBdr>
                <w:top w:val="none" w:sz="0" w:space="0" w:color="auto"/>
                <w:left w:val="none" w:sz="0" w:space="0" w:color="auto"/>
                <w:bottom w:val="none" w:sz="0" w:space="0" w:color="auto"/>
                <w:right w:val="none" w:sz="0" w:space="0" w:color="auto"/>
              </w:divBdr>
            </w:div>
            <w:div w:id="1664889213">
              <w:marLeft w:val="0"/>
              <w:marRight w:val="0"/>
              <w:marTop w:val="0"/>
              <w:marBottom w:val="0"/>
              <w:divBdr>
                <w:top w:val="none" w:sz="0" w:space="0" w:color="auto"/>
                <w:left w:val="none" w:sz="0" w:space="0" w:color="auto"/>
                <w:bottom w:val="none" w:sz="0" w:space="0" w:color="auto"/>
                <w:right w:val="none" w:sz="0" w:space="0" w:color="auto"/>
              </w:divBdr>
            </w:div>
            <w:div w:id="1684625944">
              <w:marLeft w:val="0"/>
              <w:marRight w:val="0"/>
              <w:marTop w:val="0"/>
              <w:marBottom w:val="0"/>
              <w:divBdr>
                <w:top w:val="none" w:sz="0" w:space="0" w:color="auto"/>
                <w:left w:val="none" w:sz="0" w:space="0" w:color="auto"/>
                <w:bottom w:val="none" w:sz="0" w:space="0" w:color="auto"/>
                <w:right w:val="none" w:sz="0" w:space="0" w:color="auto"/>
              </w:divBdr>
            </w:div>
            <w:div w:id="1781336152">
              <w:marLeft w:val="0"/>
              <w:marRight w:val="0"/>
              <w:marTop w:val="0"/>
              <w:marBottom w:val="0"/>
              <w:divBdr>
                <w:top w:val="none" w:sz="0" w:space="0" w:color="auto"/>
                <w:left w:val="none" w:sz="0" w:space="0" w:color="auto"/>
                <w:bottom w:val="none" w:sz="0" w:space="0" w:color="auto"/>
                <w:right w:val="none" w:sz="0" w:space="0" w:color="auto"/>
              </w:divBdr>
            </w:div>
            <w:div w:id="1821338018">
              <w:marLeft w:val="0"/>
              <w:marRight w:val="0"/>
              <w:marTop w:val="0"/>
              <w:marBottom w:val="0"/>
              <w:divBdr>
                <w:top w:val="none" w:sz="0" w:space="0" w:color="auto"/>
                <w:left w:val="none" w:sz="0" w:space="0" w:color="auto"/>
                <w:bottom w:val="none" w:sz="0" w:space="0" w:color="auto"/>
                <w:right w:val="none" w:sz="0" w:space="0" w:color="auto"/>
              </w:divBdr>
            </w:div>
            <w:div w:id="1935436990">
              <w:marLeft w:val="0"/>
              <w:marRight w:val="0"/>
              <w:marTop w:val="0"/>
              <w:marBottom w:val="0"/>
              <w:divBdr>
                <w:top w:val="none" w:sz="0" w:space="0" w:color="auto"/>
                <w:left w:val="none" w:sz="0" w:space="0" w:color="auto"/>
                <w:bottom w:val="none" w:sz="0" w:space="0" w:color="auto"/>
                <w:right w:val="none" w:sz="0" w:space="0" w:color="auto"/>
              </w:divBdr>
            </w:div>
            <w:div w:id="1968462845">
              <w:marLeft w:val="0"/>
              <w:marRight w:val="0"/>
              <w:marTop w:val="0"/>
              <w:marBottom w:val="0"/>
              <w:divBdr>
                <w:top w:val="none" w:sz="0" w:space="0" w:color="auto"/>
                <w:left w:val="none" w:sz="0" w:space="0" w:color="auto"/>
                <w:bottom w:val="none" w:sz="0" w:space="0" w:color="auto"/>
                <w:right w:val="none" w:sz="0" w:space="0" w:color="auto"/>
              </w:divBdr>
            </w:div>
            <w:div w:id="1998266497">
              <w:marLeft w:val="0"/>
              <w:marRight w:val="0"/>
              <w:marTop w:val="0"/>
              <w:marBottom w:val="0"/>
              <w:divBdr>
                <w:top w:val="none" w:sz="0" w:space="0" w:color="auto"/>
                <w:left w:val="none" w:sz="0" w:space="0" w:color="auto"/>
                <w:bottom w:val="none" w:sz="0" w:space="0" w:color="auto"/>
                <w:right w:val="none" w:sz="0" w:space="0" w:color="auto"/>
              </w:divBdr>
            </w:div>
            <w:div w:id="2063362847">
              <w:marLeft w:val="0"/>
              <w:marRight w:val="0"/>
              <w:marTop w:val="0"/>
              <w:marBottom w:val="0"/>
              <w:divBdr>
                <w:top w:val="none" w:sz="0" w:space="0" w:color="auto"/>
                <w:left w:val="none" w:sz="0" w:space="0" w:color="auto"/>
                <w:bottom w:val="none" w:sz="0" w:space="0" w:color="auto"/>
                <w:right w:val="none" w:sz="0" w:space="0" w:color="auto"/>
              </w:divBdr>
            </w:div>
            <w:div w:id="2071341243">
              <w:marLeft w:val="0"/>
              <w:marRight w:val="0"/>
              <w:marTop w:val="0"/>
              <w:marBottom w:val="0"/>
              <w:divBdr>
                <w:top w:val="none" w:sz="0" w:space="0" w:color="auto"/>
                <w:left w:val="none" w:sz="0" w:space="0" w:color="auto"/>
                <w:bottom w:val="none" w:sz="0" w:space="0" w:color="auto"/>
                <w:right w:val="none" w:sz="0" w:space="0" w:color="auto"/>
              </w:divBdr>
            </w:div>
            <w:div w:id="2102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476">
      <w:bodyDiv w:val="1"/>
      <w:marLeft w:val="0"/>
      <w:marRight w:val="0"/>
      <w:marTop w:val="0"/>
      <w:marBottom w:val="0"/>
      <w:divBdr>
        <w:top w:val="none" w:sz="0" w:space="0" w:color="auto"/>
        <w:left w:val="none" w:sz="0" w:space="0" w:color="auto"/>
        <w:bottom w:val="none" w:sz="0" w:space="0" w:color="auto"/>
        <w:right w:val="none" w:sz="0" w:space="0" w:color="auto"/>
      </w:divBdr>
      <w:divsChild>
        <w:div w:id="130562095">
          <w:marLeft w:val="0"/>
          <w:marRight w:val="0"/>
          <w:marTop w:val="0"/>
          <w:marBottom w:val="0"/>
          <w:divBdr>
            <w:top w:val="none" w:sz="0" w:space="0" w:color="auto"/>
            <w:left w:val="none" w:sz="0" w:space="0" w:color="auto"/>
            <w:bottom w:val="none" w:sz="0" w:space="0" w:color="auto"/>
            <w:right w:val="none" w:sz="0" w:space="0" w:color="auto"/>
          </w:divBdr>
          <w:divsChild>
            <w:div w:id="116946273">
              <w:marLeft w:val="0"/>
              <w:marRight w:val="0"/>
              <w:marTop w:val="0"/>
              <w:marBottom w:val="0"/>
              <w:divBdr>
                <w:top w:val="none" w:sz="0" w:space="0" w:color="auto"/>
                <w:left w:val="none" w:sz="0" w:space="0" w:color="auto"/>
                <w:bottom w:val="none" w:sz="0" w:space="0" w:color="auto"/>
                <w:right w:val="none" w:sz="0" w:space="0" w:color="auto"/>
              </w:divBdr>
            </w:div>
            <w:div w:id="149641997">
              <w:marLeft w:val="0"/>
              <w:marRight w:val="0"/>
              <w:marTop w:val="0"/>
              <w:marBottom w:val="0"/>
              <w:divBdr>
                <w:top w:val="none" w:sz="0" w:space="0" w:color="auto"/>
                <w:left w:val="none" w:sz="0" w:space="0" w:color="auto"/>
                <w:bottom w:val="none" w:sz="0" w:space="0" w:color="auto"/>
                <w:right w:val="none" w:sz="0" w:space="0" w:color="auto"/>
              </w:divBdr>
            </w:div>
            <w:div w:id="225606565">
              <w:marLeft w:val="0"/>
              <w:marRight w:val="0"/>
              <w:marTop w:val="0"/>
              <w:marBottom w:val="0"/>
              <w:divBdr>
                <w:top w:val="none" w:sz="0" w:space="0" w:color="auto"/>
                <w:left w:val="none" w:sz="0" w:space="0" w:color="auto"/>
                <w:bottom w:val="none" w:sz="0" w:space="0" w:color="auto"/>
                <w:right w:val="none" w:sz="0" w:space="0" w:color="auto"/>
              </w:divBdr>
            </w:div>
            <w:div w:id="376247603">
              <w:marLeft w:val="0"/>
              <w:marRight w:val="0"/>
              <w:marTop w:val="0"/>
              <w:marBottom w:val="0"/>
              <w:divBdr>
                <w:top w:val="none" w:sz="0" w:space="0" w:color="auto"/>
                <w:left w:val="none" w:sz="0" w:space="0" w:color="auto"/>
                <w:bottom w:val="none" w:sz="0" w:space="0" w:color="auto"/>
                <w:right w:val="none" w:sz="0" w:space="0" w:color="auto"/>
              </w:divBdr>
            </w:div>
            <w:div w:id="384067094">
              <w:marLeft w:val="0"/>
              <w:marRight w:val="0"/>
              <w:marTop w:val="0"/>
              <w:marBottom w:val="0"/>
              <w:divBdr>
                <w:top w:val="none" w:sz="0" w:space="0" w:color="auto"/>
                <w:left w:val="none" w:sz="0" w:space="0" w:color="auto"/>
                <w:bottom w:val="none" w:sz="0" w:space="0" w:color="auto"/>
                <w:right w:val="none" w:sz="0" w:space="0" w:color="auto"/>
              </w:divBdr>
            </w:div>
            <w:div w:id="470563253">
              <w:marLeft w:val="0"/>
              <w:marRight w:val="0"/>
              <w:marTop w:val="0"/>
              <w:marBottom w:val="0"/>
              <w:divBdr>
                <w:top w:val="none" w:sz="0" w:space="0" w:color="auto"/>
                <w:left w:val="none" w:sz="0" w:space="0" w:color="auto"/>
                <w:bottom w:val="none" w:sz="0" w:space="0" w:color="auto"/>
                <w:right w:val="none" w:sz="0" w:space="0" w:color="auto"/>
              </w:divBdr>
            </w:div>
            <w:div w:id="515778391">
              <w:marLeft w:val="0"/>
              <w:marRight w:val="0"/>
              <w:marTop w:val="0"/>
              <w:marBottom w:val="0"/>
              <w:divBdr>
                <w:top w:val="none" w:sz="0" w:space="0" w:color="auto"/>
                <w:left w:val="none" w:sz="0" w:space="0" w:color="auto"/>
                <w:bottom w:val="none" w:sz="0" w:space="0" w:color="auto"/>
                <w:right w:val="none" w:sz="0" w:space="0" w:color="auto"/>
              </w:divBdr>
            </w:div>
            <w:div w:id="656344940">
              <w:marLeft w:val="0"/>
              <w:marRight w:val="0"/>
              <w:marTop w:val="0"/>
              <w:marBottom w:val="0"/>
              <w:divBdr>
                <w:top w:val="none" w:sz="0" w:space="0" w:color="auto"/>
                <w:left w:val="none" w:sz="0" w:space="0" w:color="auto"/>
                <w:bottom w:val="none" w:sz="0" w:space="0" w:color="auto"/>
                <w:right w:val="none" w:sz="0" w:space="0" w:color="auto"/>
              </w:divBdr>
            </w:div>
            <w:div w:id="676156054">
              <w:marLeft w:val="0"/>
              <w:marRight w:val="0"/>
              <w:marTop w:val="0"/>
              <w:marBottom w:val="0"/>
              <w:divBdr>
                <w:top w:val="none" w:sz="0" w:space="0" w:color="auto"/>
                <w:left w:val="none" w:sz="0" w:space="0" w:color="auto"/>
                <w:bottom w:val="none" w:sz="0" w:space="0" w:color="auto"/>
                <w:right w:val="none" w:sz="0" w:space="0" w:color="auto"/>
              </w:divBdr>
            </w:div>
            <w:div w:id="735469786">
              <w:marLeft w:val="0"/>
              <w:marRight w:val="0"/>
              <w:marTop w:val="0"/>
              <w:marBottom w:val="0"/>
              <w:divBdr>
                <w:top w:val="none" w:sz="0" w:space="0" w:color="auto"/>
                <w:left w:val="none" w:sz="0" w:space="0" w:color="auto"/>
                <w:bottom w:val="none" w:sz="0" w:space="0" w:color="auto"/>
                <w:right w:val="none" w:sz="0" w:space="0" w:color="auto"/>
              </w:divBdr>
            </w:div>
            <w:div w:id="745110348">
              <w:marLeft w:val="0"/>
              <w:marRight w:val="0"/>
              <w:marTop w:val="0"/>
              <w:marBottom w:val="0"/>
              <w:divBdr>
                <w:top w:val="none" w:sz="0" w:space="0" w:color="auto"/>
                <w:left w:val="none" w:sz="0" w:space="0" w:color="auto"/>
                <w:bottom w:val="none" w:sz="0" w:space="0" w:color="auto"/>
                <w:right w:val="none" w:sz="0" w:space="0" w:color="auto"/>
              </w:divBdr>
            </w:div>
            <w:div w:id="852378242">
              <w:marLeft w:val="0"/>
              <w:marRight w:val="0"/>
              <w:marTop w:val="0"/>
              <w:marBottom w:val="0"/>
              <w:divBdr>
                <w:top w:val="none" w:sz="0" w:space="0" w:color="auto"/>
                <w:left w:val="none" w:sz="0" w:space="0" w:color="auto"/>
                <w:bottom w:val="none" w:sz="0" w:space="0" w:color="auto"/>
                <w:right w:val="none" w:sz="0" w:space="0" w:color="auto"/>
              </w:divBdr>
            </w:div>
            <w:div w:id="862203440">
              <w:marLeft w:val="0"/>
              <w:marRight w:val="0"/>
              <w:marTop w:val="0"/>
              <w:marBottom w:val="0"/>
              <w:divBdr>
                <w:top w:val="none" w:sz="0" w:space="0" w:color="auto"/>
                <w:left w:val="none" w:sz="0" w:space="0" w:color="auto"/>
                <w:bottom w:val="none" w:sz="0" w:space="0" w:color="auto"/>
                <w:right w:val="none" w:sz="0" w:space="0" w:color="auto"/>
              </w:divBdr>
            </w:div>
            <w:div w:id="911548327">
              <w:marLeft w:val="0"/>
              <w:marRight w:val="0"/>
              <w:marTop w:val="0"/>
              <w:marBottom w:val="0"/>
              <w:divBdr>
                <w:top w:val="none" w:sz="0" w:space="0" w:color="auto"/>
                <w:left w:val="none" w:sz="0" w:space="0" w:color="auto"/>
                <w:bottom w:val="none" w:sz="0" w:space="0" w:color="auto"/>
                <w:right w:val="none" w:sz="0" w:space="0" w:color="auto"/>
              </w:divBdr>
            </w:div>
            <w:div w:id="1012686680">
              <w:marLeft w:val="0"/>
              <w:marRight w:val="0"/>
              <w:marTop w:val="0"/>
              <w:marBottom w:val="0"/>
              <w:divBdr>
                <w:top w:val="none" w:sz="0" w:space="0" w:color="auto"/>
                <w:left w:val="none" w:sz="0" w:space="0" w:color="auto"/>
                <w:bottom w:val="none" w:sz="0" w:space="0" w:color="auto"/>
                <w:right w:val="none" w:sz="0" w:space="0" w:color="auto"/>
              </w:divBdr>
            </w:div>
            <w:div w:id="1053504622">
              <w:marLeft w:val="0"/>
              <w:marRight w:val="0"/>
              <w:marTop w:val="0"/>
              <w:marBottom w:val="0"/>
              <w:divBdr>
                <w:top w:val="none" w:sz="0" w:space="0" w:color="auto"/>
                <w:left w:val="none" w:sz="0" w:space="0" w:color="auto"/>
                <w:bottom w:val="none" w:sz="0" w:space="0" w:color="auto"/>
                <w:right w:val="none" w:sz="0" w:space="0" w:color="auto"/>
              </w:divBdr>
            </w:div>
            <w:div w:id="1103185932">
              <w:marLeft w:val="0"/>
              <w:marRight w:val="0"/>
              <w:marTop w:val="0"/>
              <w:marBottom w:val="0"/>
              <w:divBdr>
                <w:top w:val="none" w:sz="0" w:space="0" w:color="auto"/>
                <w:left w:val="none" w:sz="0" w:space="0" w:color="auto"/>
                <w:bottom w:val="none" w:sz="0" w:space="0" w:color="auto"/>
                <w:right w:val="none" w:sz="0" w:space="0" w:color="auto"/>
              </w:divBdr>
            </w:div>
            <w:div w:id="1120954070">
              <w:marLeft w:val="0"/>
              <w:marRight w:val="0"/>
              <w:marTop w:val="0"/>
              <w:marBottom w:val="0"/>
              <w:divBdr>
                <w:top w:val="none" w:sz="0" w:space="0" w:color="auto"/>
                <w:left w:val="none" w:sz="0" w:space="0" w:color="auto"/>
                <w:bottom w:val="none" w:sz="0" w:space="0" w:color="auto"/>
                <w:right w:val="none" w:sz="0" w:space="0" w:color="auto"/>
              </w:divBdr>
            </w:div>
            <w:div w:id="1229683847">
              <w:marLeft w:val="0"/>
              <w:marRight w:val="0"/>
              <w:marTop w:val="0"/>
              <w:marBottom w:val="0"/>
              <w:divBdr>
                <w:top w:val="none" w:sz="0" w:space="0" w:color="auto"/>
                <w:left w:val="none" w:sz="0" w:space="0" w:color="auto"/>
                <w:bottom w:val="none" w:sz="0" w:space="0" w:color="auto"/>
                <w:right w:val="none" w:sz="0" w:space="0" w:color="auto"/>
              </w:divBdr>
            </w:div>
            <w:div w:id="1283732807">
              <w:marLeft w:val="0"/>
              <w:marRight w:val="0"/>
              <w:marTop w:val="0"/>
              <w:marBottom w:val="0"/>
              <w:divBdr>
                <w:top w:val="none" w:sz="0" w:space="0" w:color="auto"/>
                <w:left w:val="none" w:sz="0" w:space="0" w:color="auto"/>
                <w:bottom w:val="none" w:sz="0" w:space="0" w:color="auto"/>
                <w:right w:val="none" w:sz="0" w:space="0" w:color="auto"/>
              </w:divBdr>
            </w:div>
            <w:div w:id="1284727208">
              <w:marLeft w:val="0"/>
              <w:marRight w:val="0"/>
              <w:marTop w:val="0"/>
              <w:marBottom w:val="0"/>
              <w:divBdr>
                <w:top w:val="none" w:sz="0" w:space="0" w:color="auto"/>
                <w:left w:val="none" w:sz="0" w:space="0" w:color="auto"/>
                <w:bottom w:val="none" w:sz="0" w:space="0" w:color="auto"/>
                <w:right w:val="none" w:sz="0" w:space="0" w:color="auto"/>
              </w:divBdr>
            </w:div>
            <w:div w:id="1508909175">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601835248">
              <w:marLeft w:val="0"/>
              <w:marRight w:val="0"/>
              <w:marTop w:val="0"/>
              <w:marBottom w:val="0"/>
              <w:divBdr>
                <w:top w:val="none" w:sz="0" w:space="0" w:color="auto"/>
                <w:left w:val="none" w:sz="0" w:space="0" w:color="auto"/>
                <w:bottom w:val="none" w:sz="0" w:space="0" w:color="auto"/>
                <w:right w:val="none" w:sz="0" w:space="0" w:color="auto"/>
              </w:divBdr>
            </w:div>
            <w:div w:id="1628506706">
              <w:marLeft w:val="0"/>
              <w:marRight w:val="0"/>
              <w:marTop w:val="0"/>
              <w:marBottom w:val="0"/>
              <w:divBdr>
                <w:top w:val="none" w:sz="0" w:space="0" w:color="auto"/>
                <w:left w:val="none" w:sz="0" w:space="0" w:color="auto"/>
                <w:bottom w:val="none" w:sz="0" w:space="0" w:color="auto"/>
                <w:right w:val="none" w:sz="0" w:space="0" w:color="auto"/>
              </w:divBdr>
            </w:div>
            <w:div w:id="1749157701">
              <w:marLeft w:val="0"/>
              <w:marRight w:val="0"/>
              <w:marTop w:val="0"/>
              <w:marBottom w:val="0"/>
              <w:divBdr>
                <w:top w:val="none" w:sz="0" w:space="0" w:color="auto"/>
                <w:left w:val="none" w:sz="0" w:space="0" w:color="auto"/>
                <w:bottom w:val="none" w:sz="0" w:space="0" w:color="auto"/>
                <w:right w:val="none" w:sz="0" w:space="0" w:color="auto"/>
              </w:divBdr>
            </w:div>
            <w:div w:id="1831561735">
              <w:marLeft w:val="0"/>
              <w:marRight w:val="0"/>
              <w:marTop w:val="0"/>
              <w:marBottom w:val="0"/>
              <w:divBdr>
                <w:top w:val="none" w:sz="0" w:space="0" w:color="auto"/>
                <w:left w:val="none" w:sz="0" w:space="0" w:color="auto"/>
                <w:bottom w:val="none" w:sz="0" w:space="0" w:color="auto"/>
                <w:right w:val="none" w:sz="0" w:space="0" w:color="auto"/>
              </w:divBdr>
            </w:div>
            <w:div w:id="1930851164">
              <w:marLeft w:val="0"/>
              <w:marRight w:val="0"/>
              <w:marTop w:val="0"/>
              <w:marBottom w:val="0"/>
              <w:divBdr>
                <w:top w:val="none" w:sz="0" w:space="0" w:color="auto"/>
                <w:left w:val="none" w:sz="0" w:space="0" w:color="auto"/>
                <w:bottom w:val="none" w:sz="0" w:space="0" w:color="auto"/>
                <w:right w:val="none" w:sz="0" w:space="0" w:color="auto"/>
              </w:divBdr>
            </w:div>
            <w:div w:id="1955556465">
              <w:marLeft w:val="0"/>
              <w:marRight w:val="0"/>
              <w:marTop w:val="0"/>
              <w:marBottom w:val="0"/>
              <w:divBdr>
                <w:top w:val="none" w:sz="0" w:space="0" w:color="auto"/>
                <w:left w:val="none" w:sz="0" w:space="0" w:color="auto"/>
                <w:bottom w:val="none" w:sz="0" w:space="0" w:color="auto"/>
                <w:right w:val="none" w:sz="0" w:space="0" w:color="auto"/>
              </w:divBdr>
            </w:div>
            <w:div w:id="2033266593">
              <w:marLeft w:val="0"/>
              <w:marRight w:val="0"/>
              <w:marTop w:val="0"/>
              <w:marBottom w:val="0"/>
              <w:divBdr>
                <w:top w:val="none" w:sz="0" w:space="0" w:color="auto"/>
                <w:left w:val="none" w:sz="0" w:space="0" w:color="auto"/>
                <w:bottom w:val="none" w:sz="0" w:space="0" w:color="auto"/>
                <w:right w:val="none" w:sz="0" w:space="0" w:color="auto"/>
              </w:divBdr>
            </w:div>
            <w:div w:id="2136294576">
              <w:marLeft w:val="0"/>
              <w:marRight w:val="0"/>
              <w:marTop w:val="0"/>
              <w:marBottom w:val="0"/>
              <w:divBdr>
                <w:top w:val="none" w:sz="0" w:space="0" w:color="auto"/>
                <w:left w:val="none" w:sz="0" w:space="0" w:color="auto"/>
                <w:bottom w:val="none" w:sz="0" w:space="0" w:color="auto"/>
                <w:right w:val="none" w:sz="0" w:space="0" w:color="auto"/>
              </w:divBdr>
            </w:div>
          </w:divsChild>
        </w:div>
        <w:div w:id="1356687501">
          <w:marLeft w:val="0"/>
          <w:marRight w:val="0"/>
          <w:marTop w:val="0"/>
          <w:marBottom w:val="0"/>
          <w:divBdr>
            <w:top w:val="none" w:sz="0" w:space="0" w:color="auto"/>
            <w:left w:val="none" w:sz="0" w:space="0" w:color="auto"/>
            <w:bottom w:val="none" w:sz="0" w:space="0" w:color="auto"/>
            <w:right w:val="none" w:sz="0" w:space="0" w:color="auto"/>
          </w:divBdr>
          <w:divsChild>
            <w:div w:id="2053205">
              <w:marLeft w:val="0"/>
              <w:marRight w:val="0"/>
              <w:marTop w:val="0"/>
              <w:marBottom w:val="0"/>
              <w:divBdr>
                <w:top w:val="none" w:sz="0" w:space="0" w:color="auto"/>
                <w:left w:val="none" w:sz="0" w:space="0" w:color="auto"/>
                <w:bottom w:val="none" w:sz="0" w:space="0" w:color="auto"/>
                <w:right w:val="none" w:sz="0" w:space="0" w:color="auto"/>
              </w:divBdr>
            </w:div>
            <w:div w:id="3629431">
              <w:marLeft w:val="0"/>
              <w:marRight w:val="0"/>
              <w:marTop w:val="0"/>
              <w:marBottom w:val="0"/>
              <w:divBdr>
                <w:top w:val="none" w:sz="0" w:space="0" w:color="auto"/>
                <w:left w:val="none" w:sz="0" w:space="0" w:color="auto"/>
                <w:bottom w:val="none" w:sz="0" w:space="0" w:color="auto"/>
                <w:right w:val="none" w:sz="0" w:space="0" w:color="auto"/>
              </w:divBdr>
            </w:div>
            <w:div w:id="8260587">
              <w:marLeft w:val="0"/>
              <w:marRight w:val="0"/>
              <w:marTop w:val="0"/>
              <w:marBottom w:val="0"/>
              <w:divBdr>
                <w:top w:val="none" w:sz="0" w:space="0" w:color="auto"/>
                <w:left w:val="none" w:sz="0" w:space="0" w:color="auto"/>
                <w:bottom w:val="none" w:sz="0" w:space="0" w:color="auto"/>
                <w:right w:val="none" w:sz="0" w:space="0" w:color="auto"/>
              </w:divBdr>
            </w:div>
            <w:div w:id="15010416">
              <w:marLeft w:val="0"/>
              <w:marRight w:val="0"/>
              <w:marTop w:val="0"/>
              <w:marBottom w:val="0"/>
              <w:divBdr>
                <w:top w:val="none" w:sz="0" w:space="0" w:color="auto"/>
                <w:left w:val="none" w:sz="0" w:space="0" w:color="auto"/>
                <w:bottom w:val="none" w:sz="0" w:space="0" w:color="auto"/>
                <w:right w:val="none" w:sz="0" w:space="0" w:color="auto"/>
              </w:divBdr>
            </w:div>
            <w:div w:id="16779259">
              <w:marLeft w:val="0"/>
              <w:marRight w:val="0"/>
              <w:marTop w:val="0"/>
              <w:marBottom w:val="0"/>
              <w:divBdr>
                <w:top w:val="none" w:sz="0" w:space="0" w:color="auto"/>
                <w:left w:val="none" w:sz="0" w:space="0" w:color="auto"/>
                <w:bottom w:val="none" w:sz="0" w:space="0" w:color="auto"/>
                <w:right w:val="none" w:sz="0" w:space="0" w:color="auto"/>
              </w:divBdr>
            </w:div>
            <w:div w:id="18821702">
              <w:marLeft w:val="0"/>
              <w:marRight w:val="0"/>
              <w:marTop w:val="0"/>
              <w:marBottom w:val="0"/>
              <w:divBdr>
                <w:top w:val="none" w:sz="0" w:space="0" w:color="auto"/>
                <w:left w:val="none" w:sz="0" w:space="0" w:color="auto"/>
                <w:bottom w:val="none" w:sz="0" w:space="0" w:color="auto"/>
                <w:right w:val="none" w:sz="0" w:space="0" w:color="auto"/>
              </w:divBdr>
            </w:div>
            <w:div w:id="19553832">
              <w:marLeft w:val="0"/>
              <w:marRight w:val="0"/>
              <w:marTop w:val="0"/>
              <w:marBottom w:val="0"/>
              <w:divBdr>
                <w:top w:val="none" w:sz="0" w:space="0" w:color="auto"/>
                <w:left w:val="none" w:sz="0" w:space="0" w:color="auto"/>
                <w:bottom w:val="none" w:sz="0" w:space="0" w:color="auto"/>
                <w:right w:val="none" w:sz="0" w:space="0" w:color="auto"/>
              </w:divBdr>
            </w:div>
            <w:div w:id="19555474">
              <w:marLeft w:val="0"/>
              <w:marRight w:val="0"/>
              <w:marTop w:val="0"/>
              <w:marBottom w:val="0"/>
              <w:divBdr>
                <w:top w:val="none" w:sz="0" w:space="0" w:color="auto"/>
                <w:left w:val="none" w:sz="0" w:space="0" w:color="auto"/>
                <w:bottom w:val="none" w:sz="0" w:space="0" w:color="auto"/>
                <w:right w:val="none" w:sz="0" w:space="0" w:color="auto"/>
              </w:divBdr>
            </w:div>
            <w:div w:id="20057112">
              <w:marLeft w:val="0"/>
              <w:marRight w:val="0"/>
              <w:marTop w:val="0"/>
              <w:marBottom w:val="0"/>
              <w:divBdr>
                <w:top w:val="none" w:sz="0" w:space="0" w:color="auto"/>
                <w:left w:val="none" w:sz="0" w:space="0" w:color="auto"/>
                <w:bottom w:val="none" w:sz="0" w:space="0" w:color="auto"/>
                <w:right w:val="none" w:sz="0" w:space="0" w:color="auto"/>
              </w:divBdr>
            </w:div>
            <w:div w:id="20665792">
              <w:marLeft w:val="0"/>
              <w:marRight w:val="0"/>
              <w:marTop w:val="0"/>
              <w:marBottom w:val="0"/>
              <w:divBdr>
                <w:top w:val="none" w:sz="0" w:space="0" w:color="auto"/>
                <w:left w:val="none" w:sz="0" w:space="0" w:color="auto"/>
                <w:bottom w:val="none" w:sz="0" w:space="0" w:color="auto"/>
                <w:right w:val="none" w:sz="0" w:space="0" w:color="auto"/>
              </w:divBdr>
            </w:div>
            <w:div w:id="22367149">
              <w:marLeft w:val="0"/>
              <w:marRight w:val="0"/>
              <w:marTop w:val="0"/>
              <w:marBottom w:val="0"/>
              <w:divBdr>
                <w:top w:val="none" w:sz="0" w:space="0" w:color="auto"/>
                <w:left w:val="none" w:sz="0" w:space="0" w:color="auto"/>
                <w:bottom w:val="none" w:sz="0" w:space="0" w:color="auto"/>
                <w:right w:val="none" w:sz="0" w:space="0" w:color="auto"/>
              </w:divBdr>
            </w:div>
            <w:div w:id="23677074">
              <w:marLeft w:val="0"/>
              <w:marRight w:val="0"/>
              <w:marTop w:val="0"/>
              <w:marBottom w:val="0"/>
              <w:divBdr>
                <w:top w:val="none" w:sz="0" w:space="0" w:color="auto"/>
                <w:left w:val="none" w:sz="0" w:space="0" w:color="auto"/>
                <w:bottom w:val="none" w:sz="0" w:space="0" w:color="auto"/>
                <w:right w:val="none" w:sz="0" w:space="0" w:color="auto"/>
              </w:divBdr>
            </w:div>
            <w:div w:id="24647707">
              <w:marLeft w:val="0"/>
              <w:marRight w:val="0"/>
              <w:marTop w:val="0"/>
              <w:marBottom w:val="0"/>
              <w:divBdr>
                <w:top w:val="none" w:sz="0" w:space="0" w:color="auto"/>
                <w:left w:val="none" w:sz="0" w:space="0" w:color="auto"/>
                <w:bottom w:val="none" w:sz="0" w:space="0" w:color="auto"/>
                <w:right w:val="none" w:sz="0" w:space="0" w:color="auto"/>
              </w:divBdr>
            </w:div>
            <w:div w:id="24673851">
              <w:marLeft w:val="0"/>
              <w:marRight w:val="0"/>
              <w:marTop w:val="0"/>
              <w:marBottom w:val="0"/>
              <w:divBdr>
                <w:top w:val="none" w:sz="0" w:space="0" w:color="auto"/>
                <w:left w:val="none" w:sz="0" w:space="0" w:color="auto"/>
                <w:bottom w:val="none" w:sz="0" w:space="0" w:color="auto"/>
                <w:right w:val="none" w:sz="0" w:space="0" w:color="auto"/>
              </w:divBdr>
            </w:div>
            <w:div w:id="24986710">
              <w:marLeft w:val="0"/>
              <w:marRight w:val="0"/>
              <w:marTop w:val="0"/>
              <w:marBottom w:val="0"/>
              <w:divBdr>
                <w:top w:val="none" w:sz="0" w:space="0" w:color="auto"/>
                <w:left w:val="none" w:sz="0" w:space="0" w:color="auto"/>
                <w:bottom w:val="none" w:sz="0" w:space="0" w:color="auto"/>
                <w:right w:val="none" w:sz="0" w:space="0" w:color="auto"/>
              </w:divBdr>
            </w:div>
            <w:div w:id="28992037">
              <w:marLeft w:val="0"/>
              <w:marRight w:val="0"/>
              <w:marTop w:val="0"/>
              <w:marBottom w:val="0"/>
              <w:divBdr>
                <w:top w:val="none" w:sz="0" w:space="0" w:color="auto"/>
                <w:left w:val="none" w:sz="0" w:space="0" w:color="auto"/>
                <w:bottom w:val="none" w:sz="0" w:space="0" w:color="auto"/>
                <w:right w:val="none" w:sz="0" w:space="0" w:color="auto"/>
              </w:divBdr>
            </w:div>
            <w:div w:id="32316810">
              <w:marLeft w:val="0"/>
              <w:marRight w:val="0"/>
              <w:marTop w:val="0"/>
              <w:marBottom w:val="0"/>
              <w:divBdr>
                <w:top w:val="none" w:sz="0" w:space="0" w:color="auto"/>
                <w:left w:val="none" w:sz="0" w:space="0" w:color="auto"/>
                <w:bottom w:val="none" w:sz="0" w:space="0" w:color="auto"/>
                <w:right w:val="none" w:sz="0" w:space="0" w:color="auto"/>
              </w:divBdr>
            </w:div>
            <w:div w:id="33626630">
              <w:marLeft w:val="0"/>
              <w:marRight w:val="0"/>
              <w:marTop w:val="0"/>
              <w:marBottom w:val="0"/>
              <w:divBdr>
                <w:top w:val="none" w:sz="0" w:space="0" w:color="auto"/>
                <w:left w:val="none" w:sz="0" w:space="0" w:color="auto"/>
                <w:bottom w:val="none" w:sz="0" w:space="0" w:color="auto"/>
                <w:right w:val="none" w:sz="0" w:space="0" w:color="auto"/>
              </w:divBdr>
            </w:div>
            <w:div w:id="36319603">
              <w:marLeft w:val="0"/>
              <w:marRight w:val="0"/>
              <w:marTop w:val="0"/>
              <w:marBottom w:val="0"/>
              <w:divBdr>
                <w:top w:val="none" w:sz="0" w:space="0" w:color="auto"/>
                <w:left w:val="none" w:sz="0" w:space="0" w:color="auto"/>
                <w:bottom w:val="none" w:sz="0" w:space="0" w:color="auto"/>
                <w:right w:val="none" w:sz="0" w:space="0" w:color="auto"/>
              </w:divBdr>
            </w:div>
            <w:div w:id="39912736">
              <w:marLeft w:val="0"/>
              <w:marRight w:val="0"/>
              <w:marTop w:val="0"/>
              <w:marBottom w:val="0"/>
              <w:divBdr>
                <w:top w:val="none" w:sz="0" w:space="0" w:color="auto"/>
                <w:left w:val="none" w:sz="0" w:space="0" w:color="auto"/>
                <w:bottom w:val="none" w:sz="0" w:space="0" w:color="auto"/>
                <w:right w:val="none" w:sz="0" w:space="0" w:color="auto"/>
              </w:divBdr>
            </w:div>
            <w:div w:id="41831531">
              <w:marLeft w:val="0"/>
              <w:marRight w:val="0"/>
              <w:marTop w:val="0"/>
              <w:marBottom w:val="0"/>
              <w:divBdr>
                <w:top w:val="none" w:sz="0" w:space="0" w:color="auto"/>
                <w:left w:val="none" w:sz="0" w:space="0" w:color="auto"/>
                <w:bottom w:val="none" w:sz="0" w:space="0" w:color="auto"/>
                <w:right w:val="none" w:sz="0" w:space="0" w:color="auto"/>
              </w:divBdr>
            </w:div>
            <w:div w:id="41908791">
              <w:marLeft w:val="0"/>
              <w:marRight w:val="0"/>
              <w:marTop w:val="0"/>
              <w:marBottom w:val="0"/>
              <w:divBdr>
                <w:top w:val="none" w:sz="0" w:space="0" w:color="auto"/>
                <w:left w:val="none" w:sz="0" w:space="0" w:color="auto"/>
                <w:bottom w:val="none" w:sz="0" w:space="0" w:color="auto"/>
                <w:right w:val="none" w:sz="0" w:space="0" w:color="auto"/>
              </w:divBdr>
            </w:div>
            <w:div w:id="44262250">
              <w:marLeft w:val="0"/>
              <w:marRight w:val="0"/>
              <w:marTop w:val="0"/>
              <w:marBottom w:val="0"/>
              <w:divBdr>
                <w:top w:val="none" w:sz="0" w:space="0" w:color="auto"/>
                <w:left w:val="none" w:sz="0" w:space="0" w:color="auto"/>
                <w:bottom w:val="none" w:sz="0" w:space="0" w:color="auto"/>
                <w:right w:val="none" w:sz="0" w:space="0" w:color="auto"/>
              </w:divBdr>
            </w:div>
            <w:div w:id="44986321">
              <w:marLeft w:val="0"/>
              <w:marRight w:val="0"/>
              <w:marTop w:val="0"/>
              <w:marBottom w:val="0"/>
              <w:divBdr>
                <w:top w:val="none" w:sz="0" w:space="0" w:color="auto"/>
                <w:left w:val="none" w:sz="0" w:space="0" w:color="auto"/>
                <w:bottom w:val="none" w:sz="0" w:space="0" w:color="auto"/>
                <w:right w:val="none" w:sz="0" w:space="0" w:color="auto"/>
              </w:divBdr>
            </w:div>
            <w:div w:id="45377675">
              <w:marLeft w:val="0"/>
              <w:marRight w:val="0"/>
              <w:marTop w:val="0"/>
              <w:marBottom w:val="0"/>
              <w:divBdr>
                <w:top w:val="none" w:sz="0" w:space="0" w:color="auto"/>
                <w:left w:val="none" w:sz="0" w:space="0" w:color="auto"/>
                <w:bottom w:val="none" w:sz="0" w:space="0" w:color="auto"/>
                <w:right w:val="none" w:sz="0" w:space="0" w:color="auto"/>
              </w:divBdr>
            </w:div>
            <w:div w:id="46154046">
              <w:marLeft w:val="0"/>
              <w:marRight w:val="0"/>
              <w:marTop w:val="0"/>
              <w:marBottom w:val="0"/>
              <w:divBdr>
                <w:top w:val="none" w:sz="0" w:space="0" w:color="auto"/>
                <w:left w:val="none" w:sz="0" w:space="0" w:color="auto"/>
                <w:bottom w:val="none" w:sz="0" w:space="0" w:color="auto"/>
                <w:right w:val="none" w:sz="0" w:space="0" w:color="auto"/>
              </w:divBdr>
            </w:div>
            <w:div w:id="47806792">
              <w:marLeft w:val="0"/>
              <w:marRight w:val="0"/>
              <w:marTop w:val="0"/>
              <w:marBottom w:val="0"/>
              <w:divBdr>
                <w:top w:val="none" w:sz="0" w:space="0" w:color="auto"/>
                <w:left w:val="none" w:sz="0" w:space="0" w:color="auto"/>
                <w:bottom w:val="none" w:sz="0" w:space="0" w:color="auto"/>
                <w:right w:val="none" w:sz="0" w:space="0" w:color="auto"/>
              </w:divBdr>
            </w:div>
            <w:div w:id="50153148">
              <w:marLeft w:val="0"/>
              <w:marRight w:val="0"/>
              <w:marTop w:val="0"/>
              <w:marBottom w:val="0"/>
              <w:divBdr>
                <w:top w:val="none" w:sz="0" w:space="0" w:color="auto"/>
                <w:left w:val="none" w:sz="0" w:space="0" w:color="auto"/>
                <w:bottom w:val="none" w:sz="0" w:space="0" w:color="auto"/>
                <w:right w:val="none" w:sz="0" w:space="0" w:color="auto"/>
              </w:divBdr>
            </w:div>
            <w:div w:id="51659977">
              <w:marLeft w:val="0"/>
              <w:marRight w:val="0"/>
              <w:marTop w:val="0"/>
              <w:marBottom w:val="0"/>
              <w:divBdr>
                <w:top w:val="none" w:sz="0" w:space="0" w:color="auto"/>
                <w:left w:val="none" w:sz="0" w:space="0" w:color="auto"/>
                <w:bottom w:val="none" w:sz="0" w:space="0" w:color="auto"/>
                <w:right w:val="none" w:sz="0" w:space="0" w:color="auto"/>
              </w:divBdr>
            </w:div>
            <w:div w:id="53165650">
              <w:marLeft w:val="0"/>
              <w:marRight w:val="0"/>
              <w:marTop w:val="0"/>
              <w:marBottom w:val="0"/>
              <w:divBdr>
                <w:top w:val="none" w:sz="0" w:space="0" w:color="auto"/>
                <w:left w:val="none" w:sz="0" w:space="0" w:color="auto"/>
                <w:bottom w:val="none" w:sz="0" w:space="0" w:color="auto"/>
                <w:right w:val="none" w:sz="0" w:space="0" w:color="auto"/>
              </w:divBdr>
            </w:div>
            <w:div w:id="53818053">
              <w:marLeft w:val="0"/>
              <w:marRight w:val="0"/>
              <w:marTop w:val="0"/>
              <w:marBottom w:val="0"/>
              <w:divBdr>
                <w:top w:val="none" w:sz="0" w:space="0" w:color="auto"/>
                <w:left w:val="none" w:sz="0" w:space="0" w:color="auto"/>
                <w:bottom w:val="none" w:sz="0" w:space="0" w:color="auto"/>
                <w:right w:val="none" w:sz="0" w:space="0" w:color="auto"/>
              </w:divBdr>
            </w:div>
            <w:div w:id="55668410">
              <w:marLeft w:val="0"/>
              <w:marRight w:val="0"/>
              <w:marTop w:val="0"/>
              <w:marBottom w:val="0"/>
              <w:divBdr>
                <w:top w:val="none" w:sz="0" w:space="0" w:color="auto"/>
                <w:left w:val="none" w:sz="0" w:space="0" w:color="auto"/>
                <w:bottom w:val="none" w:sz="0" w:space="0" w:color="auto"/>
                <w:right w:val="none" w:sz="0" w:space="0" w:color="auto"/>
              </w:divBdr>
            </w:div>
            <w:div w:id="57944615">
              <w:marLeft w:val="0"/>
              <w:marRight w:val="0"/>
              <w:marTop w:val="0"/>
              <w:marBottom w:val="0"/>
              <w:divBdr>
                <w:top w:val="none" w:sz="0" w:space="0" w:color="auto"/>
                <w:left w:val="none" w:sz="0" w:space="0" w:color="auto"/>
                <w:bottom w:val="none" w:sz="0" w:space="0" w:color="auto"/>
                <w:right w:val="none" w:sz="0" w:space="0" w:color="auto"/>
              </w:divBdr>
            </w:div>
            <w:div w:id="59911949">
              <w:marLeft w:val="0"/>
              <w:marRight w:val="0"/>
              <w:marTop w:val="0"/>
              <w:marBottom w:val="0"/>
              <w:divBdr>
                <w:top w:val="none" w:sz="0" w:space="0" w:color="auto"/>
                <w:left w:val="none" w:sz="0" w:space="0" w:color="auto"/>
                <w:bottom w:val="none" w:sz="0" w:space="0" w:color="auto"/>
                <w:right w:val="none" w:sz="0" w:space="0" w:color="auto"/>
              </w:divBdr>
            </w:div>
            <w:div w:id="63451010">
              <w:marLeft w:val="0"/>
              <w:marRight w:val="0"/>
              <w:marTop w:val="0"/>
              <w:marBottom w:val="0"/>
              <w:divBdr>
                <w:top w:val="none" w:sz="0" w:space="0" w:color="auto"/>
                <w:left w:val="none" w:sz="0" w:space="0" w:color="auto"/>
                <w:bottom w:val="none" w:sz="0" w:space="0" w:color="auto"/>
                <w:right w:val="none" w:sz="0" w:space="0" w:color="auto"/>
              </w:divBdr>
            </w:div>
            <w:div w:id="64454203">
              <w:marLeft w:val="0"/>
              <w:marRight w:val="0"/>
              <w:marTop w:val="0"/>
              <w:marBottom w:val="0"/>
              <w:divBdr>
                <w:top w:val="none" w:sz="0" w:space="0" w:color="auto"/>
                <w:left w:val="none" w:sz="0" w:space="0" w:color="auto"/>
                <w:bottom w:val="none" w:sz="0" w:space="0" w:color="auto"/>
                <w:right w:val="none" w:sz="0" w:space="0" w:color="auto"/>
              </w:divBdr>
            </w:div>
            <w:div w:id="67193525">
              <w:marLeft w:val="0"/>
              <w:marRight w:val="0"/>
              <w:marTop w:val="0"/>
              <w:marBottom w:val="0"/>
              <w:divBdr>
                <w:top w:val="none" w:sz="0" w:space="0" w:color="auto"/>
                <w:left w:val="none" w:sz="0" w:space="0" w:color="auto"/>
                <w:bottom w:val="none" w:sz="0" w:space="0" w:color="auto"/>
                <w:right w:val="none" w:sz="0" w:space="0" w:color="auto"/>
              </w:divBdr>
            </w:div>
            <w:div w:id="67920858">
              <w:marLeft w:val="0"/>
              <w:marRight w:val="0"/>
              <w:marTop w:val="0"/>
              <w:marBottom w:val="0"/>
              <w:divBdr>
                <w:top w:val="none" w:sz="0" w:space="0" w:color="auto"/>
                <w:left w:val="none" w:sz="0" w:space="0" w:color="auto"/>
                <w:bottom w:val="none" w:sz="0" w:space="0" w:color="auto"/>
                <w:right w:val="none" w:sz="0" w:space="0" w:color="auto"/>
              </w:divBdr>
            </w:div>
            <w:div w:id="67965035">
              <w:marLeft w:val="0"/>
              <w:marRight w:val="0"/>
              <w:marTop w:val="0"/>
              <w:marBottom w:val="0"/>
              <w:divBdr>
                <w:top w:val="none" w:sz="0" w:space="0" w:color="auto"/>
                <w:left w:val="none" w:sz="0" w:space="0" w:color="auto"/>
                <w:bottom w:val="none" w:sz="0" w:space="0" w:color="auto"/>
                <w:right w:val="none" w:sz="0" w:space="0" w:color="auto"/>
              </w:divBdr>
            </w:div>
            <w:div w:id="68114039">
              <w:marLeft w:val="0"/>
              <w:marRight w:val="0"/>
              <w:marTop w:val="0"/>
              <w:marBottom w:val="0"/>
              <w:divBdr>
                <w:top w:val="none" w:sz="0" w:space="0" w:color="auto"/>
                <w:left w:val="none" w:sz="0" w:space="0" w:color="auto"/>
                <w:bottom w:val="none" w:sz="0" w:space="0" w:color="auto"/>
                <w:right w:val="none" w:sz="0" w:space="0" w:color="auto"/>
              </w:divBdr>
            </w:div>
            <w:div w:id="72626624">
              <w:marLeft w:val="0"/>
              <w:marRight w:val="0"/>
              <w:marTop w:val="0"/>
              <w:marBottom w:val="0"/>
              <w:divBdr>
                <w:top w:val="none" w:sz="0" w:space="0" w:color="auto"/>
                <w:left w:val="none" w:sz="0" w:space="0" w:color="auto"/>
                <w:bottom w:val="none" w:sz="0" w:space="0" w:color="auto"/>
                <w:right w:val="none" w:sz="0" w:space="0" w:color="auto"/>
              </w:divBdr>
            </w:div>
            <w:div w:id="73208295">
              <w:marLeft w:val="0"/>
              <w:marRight w:val="0"/>
              <w:marTop w:val="360"/>
              <w:marBottom w:val="0"/>
              <w:divBdr>
                <w:top w:val="single" w:sz="6" w:space="0" w:color="auto"/>
                <w:left w:val="single" w:sz="6" w:space="0" w:color="auto"/>
                <w:bottom w:val="single" w:sz="6" w:space="0" w:color="auto"/>
                <w:right w:val="single" w:sz="6" w:space="0" w:color="auto"/>
              </w:divBdr>
            </w:div>
            <w:div w:id="80034104">
              <w:marLeft w:val="0"/>
              <w:marRight w:val="0"/>
              <w:marTop w:val="0"/>
              <w:marBottom w:val="0"/>
              <w:divBdr>
                <w:top w:val="none" w:sz="0" w:space="0" w:color="auto"/>
                <w:left w:val="none" w:sz="0" w:space="0" w:color="auto"/>
                <w:bottom w:val="none" w:sz="0" w:space="0" w:color="auto"/>
                <w:right w:val="none" w:sz="0" w:space="0" w:color="auto"/>
              </w:divBdr>
            </w:div>
            <w:div w:id="81725237">
              <w:marLeft w:val="0"/>
              <w:marRight w:val="0"/>
              <w:marTop w:val="0"/>
              <w:marBottom w:val="0"/>
              <w:divBdr>
                <w:top w:val="none" w:sz="0" w:space="0" w:color="auto"/>
                <w:left w:val="none" w:sz="0" w:space="0" w:color="auto"/>
                <w:bottom w:val="none" w:sz="0" w:space="0" w:color="auto"/>
                <w:right w:val="none" w:sz="0" w:space="0" w:color="auto"/>
              </w:divBdr>
            </w:div>
            <w:div w:id="84766960">
              <w:marLeft w:val="0"/>
              <w:marRight w:val="0"/>
              <w:marTop w:val="0"/>
              <w:marBottom w:val="0"/>
              <w:divBdr>
                <w:top w:val="none" w:sz="0" w:space="0" w:color="auto"/>
                <w:left w:val="none" w:sz="0" w:space="0" w:color="auto"/>
                <w:bottom w:val="none" w:sz="0" w:space="0" w:color="auto"/>
                <w:right w:val="none" w:sz="0" w:space="0" w:color="auto"/>
              </w:divBdr>
            </w:div>
            <w:div w:id="84883027">
              <w:marLeft w:val="0"/>
              <w:marRight w:val="0"/>
              <w:marTop w:val="0"/>
              <w:marBottom w:val="0"/>
              <w:divBdr>
                <w:top w:val="none" w:sz="0" w:space="0" w:color="auto"/>
                <w:left w:val="none" w:sz="0" w:space="0" w:color="auto"/>
                <w:bottom w:val="none" w:sz="0" w:space="0" w:color="auto"/>
                <w:right w:val="none" w:sz="0" w:space="0" w:color="auto"/>
              </w:divBdr>
            </w:div>
            <w:div w:id="88237238">
              <w:marLeft w:val="0"/>
              <w:marRight w:val="0"/>
              <w:marTop w:val="0"/>
              <w:marBottom w:val="0"/>
              <w:divBdr>
                <w:top w:val="none" w:sz="0" w:space="0" w:color="auto"/>
                <w:left w:val="none" w:sz="0" w:space="0" w:color="auto"/>
                <w:bottom w:val="none" w:sz="0" w:space="0" w:color="auto"/>
                <w:right w:val="none" w:sz="0" w:space="0" w:color="auto"/>
              </w:divBdr>
            </w:div>
            <w:div w:id="88240341">
              <w:marLeft w:val="0"/>
              <w:marRight w:val="0"/>
              <w:marTop w:val="0"/>
              <w:marBottom w:val="0"/>
              <w:divBdr>
                <w:top w:val="none" w:sz="0" w:space="0" w:color="auto"/>
                <w:left w:val="none" w:sz="0" w:space="0" w:color="auto"/>
                <w:bottom w:val="none" w:sz="0" w:space="0" w:color="auto"/>
                <w:right w:val="none" w:sz="0" w:space="0" w:color="auto"/>
              </w:divBdr>
            </w:div>
            <w:div w:id="90786930">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93136305">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94057440">
              <w:marLeft w:val="0"/>
              <w:marRight w:val="0"/>
              <w:marTop w:val="0"/>
              <w:marBottom w:val="0"/>
              <w:divBdr>
                <w:top w:val="none" w:sz="0" w:space="0" w:color="auto"/>
                <w:left w:val="none" w:sz="0" w:space="0" w:color="auto"/>
                <w:bottom w:val="none" w:sz="0" w:space="0" w:color="auto"/>
                <w:right w:val="none" w:sz="0" w:space="0" w:color="auto"/>
              </w:divBdr>
            </w:div>
            <w:div w:id="94912084">
              <w:marLeft w:val="0"/>
              <w:marRight w:val="0"/>
              <w:marTop w:val="0"/>
              <w:marBottom w:val="0"/>
              <w:divBdr>
                <w:top w:val="none" w:sz="0" w:space="0" w:color="auto"/>
                <w:left w:val="none" w:sz="0" w:space="0" w:color="auto"/>
                <w:bottom w:val="none" w:sz="0" w:space="0" w:color="auto"/>
                <w:right w:val="none" w:sz="0" w:space="0" w:color="auto"/>
              </w:divBdr>
            </w:div>
            <w:div w:id="95640404">
              <w:marLeft w:val="0"/>
              <w:marRight w:val="0"/>
              <w:marTop w:val="0"/>
              <w:marBottom w:val="0"/>
              <w:divBdr>
                <w:top w:val="none" w:sz="0" w:space="0" w:color="auto"/>
                <w:left w:val="none" w:sz="0" w:space="0" w:color="auto"/>
                <w:bottom w:val="none" w:sz="0" w:space="0" w:color="auto"/>
                <w:right w:val="none" w:sz="0" w:space="0" w:color="auto"/>
              </w:divBdr>
            </w:div>
            <w:div w:id="96800268">
              <w:marLeft w:val="0"/>
              <w:marRight w:val="0"/>
              <w:marTop w:val="0"/>
              <w:marBottom w:val="0"/>
              <w:divBdr>
                <w:top w:val="none" w:sz="0" w:space="0" w:color="auto"/>
                <w:left w:val="none" w:sz="0" w:space="0" w:color="auto"/>
                <w:bottom w:val="none" w:sz="0" w:space="0" w:color="auto"/>
                <w:right w:val="none" w:sz="0" w:space="0" w:color="auto"/>
              </w:divBdr>
            </w:div>
            <w:div w:id="101919862">
              <w:marLeft w:val="0"/>
              <w:marRight w:val="0"/>
              <w:marTop w:val="0"/>
              <w:marBottom w:val="0"/>
              <w:divBdr>
                <w:top w:val="none" w:sz="0" w:space="0" w:color="auto"/>
                <w:left w:val="none" w:sz="0" w:space="0" w:color="auto"/>
                <w:bottom w:val="none" w:sz="0" w:space="0" w:color="auto"/>
                <w:right w:val="none" w:sz="0" w:space="0" w:color="auto"/>
              </w:divBdr>
            </w:div>
            <w:div w:id="103812410">
              <w:marLeft w:val="0"/>
              <w:marRight w:val="0"/>
              <w:marTop w:val="0"/>
              <w:marBottom w:val="0"/>
              <w:divBdr>
                <w:top w:val="none" w:sz="0" w:space="0" w:color="auto"/>
                <w:left w:val="none" w:sz="0" w:space="0" w:color="auto"/>
                <w:bottom w:val="none" w:sz="0" w:space="0" w:color="auto"/>
                <w:right w:val="none" w:sz="0" w:space="0" w:color="auto"/>
              </w:divBdr>
            </w:div>
            <w:div w:id="103966451">
              <w:marLeft w:val="0"/>
              <w:marRight w:val="0"/>
              <w:marTop w:val="0"/>
              <w:marBottom w:val="0"/>
              <w:divBdr>
                <w:top w:val="none" w:sz="0" w:space="0" w:color="auto"/>
                <w:left w:val="none" w:sz="0" w:space="0" w:color="auto"/>
                <w:bottom w:val="none" w:sz="0" w:space="0" w:color="auto"/>
                <w:right w:val="none" w:sz="0" w:space="0" w:color="auto"/>
              </w:divBdr>
            </w:div>
            <w:div w:id="108935754">
              <w:marLeft w:val="0"/>
              <w:marRight w:val="0"/>
              <w:marTop w:val="0"/>
              <w:marBottom w:val="0"/>
              <w:divBdr>
                <w:top w:val="none" w:sz="0" w:space="0" w:color="auto"/>
                <w:left w:val="none" w:sz="0" w:space="0" w:color="auto"/>
                <w:bottom w:val="none" w:sz="0" w:space="0" w:color="auto"/>
                <w:right w:val="none" w:sz="0" w:space="0" w:color="auto"/>
              </w:divBdr>
            </w:div>
            <w:div w:id="110634183">
              <w:marLeft w:val="0"/>
              <w:marRight w:val="0"/>
              <w:marTop w:val="0"/>
              <w:marBottom w:val="0"/>
              <w:divBdr>
                <w:top w:val="none" w:sz="0" w:space="0" w:color="auto"/>
                <w:left w:val="none" w:sz="0" w:space="0" w:color="auto"/>
                <w:bottom w:val="none" w:sz="0" w:space="0" w:color="auto"/>
                <w:right w:val="none" w:sz="0" w:space="0" w:color="auto"/>
              </w:divBdr>
            </w:div>
            <w:div w:id="111092750">
              <w:marLeft w:val="0"/>
              <w:marRight w:val="0"/>
              <w:marTop w:val="0"/>
              <w:marBottom w:val="0"/>
              <w:divBdr>
                <w:top w:val="none" w:sz="0" w:space="0" w:color="auto"/>
                <w:left w:val="none" w:sz="0" w:space="0" w:color="auto"/>
                <w:bottom w:val="none" w:sz="0" w:space="0" w:color="auto"/>
                <w:right w:val="none" w:sz="0" w:space="0" w:color="auto"/>
              </w:divBdr>
            </w:div>
            <w:div w:id="111367475">
              <w:marLeft w:val="0"/>
              <w:marRight w:val="0"/>
              <w:marTop w:val="0"/>
              <w:marBottom w:val="0"/>
              <w:divBdr>
                <w:top w:val="none" w:sz="0" w:space="0" w:color="auto"/>
                <w:left w:val="none" w:sz="0" w:space="0" w:color="auto"/>
                <w:bottom w:val="none" w:sz="0" w:space="0" w:color="auto"/>
                <w:right w:val="none" w:sz="0" w:space="0" w:color="auto"/>
              </w:divBdr>
            </w:div>
            <w:div w:id="113985338">
              <w:marLeft w:val="0"/>
              <w:marRight w:val="0"/>
              <w:marTop w:val="0"/>
              <w:marBottom w:val="0"/>
              <w:divBdr>
                <w:top w:val="none" w:sz="0" w:space="0" w:color="auto"/>
                <w:left w:val="none" w:sz="0" w:space="0" w:color="auto"/>
                <w:bottom w:val="none" w:sz="0" w:space="0" w:color="auto"/>
                <w:right w:val="none" w:sz="0" w:space="0" w:color="auto"/>
              </w:divBdr>
            </w:div>
            <w:div w:id="115178009">
              <w:marLeft w:val="0"/>
              <w:marRight w:val="0"/>
              <w:marTop w:val="0"/>
              <w:marBottom w:val="0"/>
              <w:divBdr>
                <w:top w:val="none" w:sz="0" w:space="0" w:color="auto"/>
                <w:left w:val="none" w:sz="0" w:space="0" w:color="auto"/>
                <w:bottom w:val="none" w:sz="0" w:space="0" w:color="auto"/>
                <w:right w:val="none" w:sz="0" w:space="0" w:color="auto"/>
              </w:divBdr>
            </w:div>
            <w:div w:id="117649802">
              <w:marLeft w:val="0"/>
              <w:marRight w:val="0"/>
              <w:marTop w:val="0"/>
              <w:marBottom w:val="0"/>
              <w:divBdr>
                <w:top w:val="none" w:sz="0" w:space="0" w:color="auto"/>
                <w:left w:val="none" w:sz="0" w:space="0" w:color="auto"/>
                <w:bottom w:val="none" w:sz="0" w:space="0" w:color="auto"/>
                <w:right w:val="none" w:sz="0" w:space="0" w:color="auto"/>
              </w:divBdr>
            </w:div>
            <w:div w:id="118690848">
              <w:marLeft w:val="0"/>
              <w:marRight w:val="0"/>
              <w:marTop w:val="0"/>
              <w:marBottom w:val="0"/>
              <w:divBdr>
                <w:top w:val="none" w:sz="0" w:space="0" w:color="auto"/>
                <w:left w:val="none" w:sz="0" w:space="0" w:color="auto"/>
                <w:bottom w:val="none" w:sz="0" w:space="0" w:color="auto"/>
                <w:right w:val="none" w:sz="0" w:space="0" w:color="auto"/>
              </w:divBdr>
              <w:divsChild>
                <w:div w:id="570585552">
                  <w:marLeft w:val="0"/>
                  <w:marRight w:val="0"/>
                  <w:marTop w:val="0"/>
                  <w:marBottom w:val="0"/>
                  <w:divBdr>
                    <w:top w:val="none" w:sz="0" w:space="0" w:color="auto"/>
                    <w:left w:val="none" w:sz="0" w:space="0" w:color="auto"/>
                    <w:bottom w:val="none" w:sz="0" w:space="0" w:color="auto"/>
                    <w:right w:val="none" w:sz="0" w:space="0" w:color="auto"/>
                  </w:divBdr>
                </w:div>
                <w:div w:id="581449422">
                  <w:marLeft w:val="0"/>
                  <w:marRight w:val="0"/>
                  <w:marTop w:val="0"/>
                  <w:marBottom w:val="0"/>
                  <w:divBdr>
                    <w:top w:val="none" w:sz="0" w:space="0" w:color="auto"/>
                    <w:left w:val="none" w:sz="0" w:space="0" w:color="auto"/>
                    <w:bottom w:val="none" w:sz="0" w:space="0" w:color="auto"/>
                    <w:right w:val="none" w:sz="0" w:space="0" w:color="auto"/>
                  </w:divBdr>
                </w:div>
                <w:div w:id="704868841">
                  <w:marLeft w:val="0"/>
                  <w:marRight w:val="0"/>
                  <w:marTop w:val="0"/>
                  <w:marBottom w:val="0"/>
                  <w:divBdr>
                    <w:top w:val="none" w:sz="0" w:space="0" w:color="auto"/>
                    <w:left w:val="none" w:sz="0" w:space="0" w:color="auto"/>
                    <w:bottom w:val="none" w:sz="0" w:space="0" w:color="auto"/>
                    <w:right w:val="none" w:sz="0" w:space="0" w:color="auto"/>
                  </w:divBdr>
                </w:div>
                <w:div w:id="1739208031">
                  <w:marLeft w:val="0"/>
                  <w:marRight w:val="0"/>
                  <w:marTop w:val="0"/>
                  <w:marBottom w:val="0"/>
                  <w:divBdr>
                    <w:top w:val="none" w:sz="0" w:space="0" w:color="auto"/>
                    <w:left w:val="none" w:sz="0" w:space="0" w:color="auto"/>
                    <w:bottom w:val="none" w:sz="0" w:space="0" w:color="auto"/>
                    <w:right w:val="none" w:sz="0" w:space="0" w:color="auto"/>
                  </w:divBdr>
                </w:div>
              </w:divsChild>
            </w:div>
            <w:div w:id="120805184">
              <w:marLeft w:val="0"/>
              <w:marRight w:val="0"/>
              <w:marTop w:val="0"/>
              <w:marBottom w:val="0"/>
              <w:divBdr>
                <w:top w:val="none" w:sz="0" w:space="0" w:color="auto"/>
                <w:left w:val="none" w:sz="0" w:space="0" w:color="auto"/>
                <w:bottom w:val="none" w:sz="0" w:space="0" w:color="auto"/>
                <w:right w:val="none" w:sz="0" w:space="0" w:color="auto"/>
              </w:divBdr>
            </w:div>
            <w:div w:id="120998515">
              <w:marLeft w:val="0"/>
              <w:marRight w:val="0"/>
              <w:marTop w:val="0"/>
              <w:marBottom w:val="0"/>
              <w:divBdr>
                <w:top w:val="none" w:sz="0" w:space="0" w:color="auto"/>
                <w:left w:val="none" w:sz="0" w:space="0" w:color="auto"/>
                <w:bottom w:val="none" w:sz="0" w:space="0" w:color="auto"/>
                <w:right w:val="none" w:sz="0" w:space="0" w:color="auto"/>
              </w:divBdr>
            </w:div>
            <w:div w:id="122387290">
              <w:marLeft w:val="0"/>
              <w:marRight w:val="0"/>
              <w:marTop w:val="0"/>
              <w:marBottom w:val="0"/>
              <w:divBdr>
                <w:top w:val="none" w:sz="0" w:space="0" w:color="auto"/>
                <w:left w:val="none" w:sz="0" w:space="0" w:color="auto"/>
                <w:bottom w:val="none" w:sz="0" w:space="0" w:color="auto"/>
                <w:right w:val="none" w:sz="0" w:space="0" w:color="auto"/>
              </w:divBdr>
            </w:div>
            <w:div w:id="124129018">
              <w:marLeft w:val="0"/>
              <w:marRight w:val="0"/>
              <w:marTop w:val="0"/>
              <w:marBottom w:val="0"/>
              <w:divBdr>
                <w:top w:val="none" w:sz="0" w:space="0" w:color="auto"/>
                <w:left w:val="none" w:sz="0" w:space="0" w:color="auto"/>
                <w:bottom w:val="none" w:sz="0" w:space="0" w:color="auto"/>
                <w:right w:val="none" w:sz="0" w:space="0" w:color="auto"/>
              </w:divBdr>
            </w:div>
            <w:div w:id="124392436">
              <w:marLeft w:val="0"/>
              <w:marRight w:val="0"/>
              <w:marTop w:val="0"/>
              <w:marBottom w:val="0"/>
              <w:divBdr>
                <w:top w:val="none" w:sz="0" w:space="0" w:color="auto"/>
                <w:left w:val="none" w:sz="0" w:space="0" w:color="auto"/>
                <w:bottom w:val="none" w:sz="0" w:space="0" w:color="auto"/>
                <w:right w:val="none" w:sz="0" w:space="0" w:color="auto"/>
              </w:divBdr>
            </w:div>
            <w:div w:id="124737342">
              <w:marLeft w:val="0"/>
              <w:marRight w:val="0"/>
              <w:marTop w:val="0"/>
              <w:marBottom w:val="0"/>
              <w:divBdr>
                <w:top w:val="none" w:sz="0" w:space="0" w:color="auto"/>
                <w:left w:val="none" w:sz="0" w:space="0" w:color="auto"/>
                <w:bottom w:val="none" w:sz="0" w:space="0" w:color="auto"/>
                <w:right w:val="none" w:sz="0" w:space="0" w:color="auto"/>
              </w:divBdr>
            </w:div>
            <w:div w:id="124936106">
              <w:marLeft w:val="0"/>
              <w:marRight w:val="0"/>
              <w:marTop w:val="0"/>
              <w:marBottom w:val="0"/>
              <w:divBdr>
                <w:top w:val="none" w:sz="0" w:space="0" w:color="auto"/>
                <w:left w:val="none" w:sz="0" w:space="0" w:color="auto"/>
                <w:bottom w:val="none" w:sz="0" w:space="0" w:color="auto"/>
                <w:right w:val="none" w:sz="0" w:space="0" w:color="auto"/>
              </w:divBdr>
            </w:div>
            <w:div w:id="126897462">
              <w:marLeft w:val="0"/>
              <w:marRight w:val="0"/>
              <w:marTop w:val="0"/>
              <w:marBottom w:val="0"/>
              <w:divBdr>
                <w:top w:val="none" w:sz="0" w:space="0" w:color="auto"/>
                <w:left w:val="none" w:sz="0" w:space="0" w:color="auto"/>
                <w:bottom w:val="none" w:sz="0" w:space="0" w:color="auto"/>
                <w:right w:val="none" w:sz="0" w:space="0" w:color="auto"/>
              </w:divBdr>
              <w:divsChild>
                <w:div w:id="277956512">
                  <w:marLeft w:val="0"/>
                  <w:marRight w:val="0"/>
                  <w:marTop w:val="0"/>
                  <w:marBottom w:val="0"/>
                  <w:divBdr>
                    <w:top w:val="none" w:sz="0" w:space="0" w:color="auto"/>
                    <w:left w:val="none" w:sz="0" w:space="0" w:color="auto"/>
                    <w:bottom w:val="none" w:sz="0" w:space="0" w:color="auto"/>
                    <w:right w:val="none" w:sz="0" w:space="0" w:color="auto"/>
                  </w:divBdr>
                </w:div>
                <w:div w:id="679812554">
                  <w:marLeft w:val="0"/>
                  <w:marRight w:val="0"/>
                  <w:marTop w:val="0"/>
                  <w:marBottom w:val="0"/>
                  <w:divBdr>
                    <w:top w:val="none" w:sz="0" w:space="0" w:color="auto"/>
                    <w:left w:val="none" w:sz="0" w:space="0" w:color="auto"/>
                    <w:bottom w:val="none" w:sz="0" w:space="0" w:color="auto"/>
                    <w:right w:val="none" w:sz="0" w:space="0" w:color="auto"/>
                  </w:divBdr>
                </w:div>
                <w:div w:id="729886761">
                  <w:marLeft w:val="0"/>
                  <w:marRight w:val="0"/>
                  <w:marTop w:val="0"/>
                  <w:marBottom w:val="0"/>
                  <w:divBdr>
                    <w:top w:val="none" w:sz="0" w:space="0" w:color="auto"/>
                    <w:left w:val="none" w:sz="0" w:space="0" w:color="auto"/>
                    <w:bottom w:val="none" w:sz="0" w:space="0" w:color="auto"/>
                    <w:right w:val="none" w:sz="0" w:space="0" w:color="auto"/>
                  </w:divBdr>
                </w:div>
                <w:div w:id="850752721">
                  <w:marLeft w:val="0"/>
                  <w:marRight w:val="0"/>
                  <w:marTop w:val="0"/>
                  <w:marBottom w:val="0"/>
                  <w:divBdr>
                    <w:top w:val="none" w:sz="0" w:space="0" w:color="auto"/>
                    <w:left w:val="none" w:sz="0" w:space="0" w:color="auto"/>
                    <w:bottom w:val="none" w:sz="0" w:space="0" w:color="auto"/>
                    <w:right w:val="none" w:sz="0" w:space="0" w:color="auto"/>
                  </w:divBdr>
                </w:div>
                <w:div w:id="1273979881">
                  <w:marLeft w:val="0"/>
                  <w:marRight w:val="0"/>
                  <w:marTop w:val="0"/>
                  <w:marBottom w:val="0"/>
                  <w:divBdr>
                    <w:top w:val="none" w:sz="0" w:space="0" w:color="auto"/>
                    <w:left w:val="none" w:sz="0" w:space="0" w:color="auto"/>
                    <w:bottom w:val="none" w:sz="0" w:space="0" w:color="auto"/>
                    <w:right w:val="none" w:sz="0" w:space="0" w:color="auto"/>
                  </w:divBdr>
                </w:div>
                <w:div w:id="1746102732">
                  <w:marLeft w:val="0"/>
                  <w:marRight w:val="0"/>
                  <w:marTop w:val="0"/>
                  <w:marBottom w:val="0"/>
                  <w:divBdr>
                    <w:top w:val="none" w:sz="0" w:space="0" w:color="auto"/>
                    <w:left w:val="none" w:sz="0" w:space="0" w:color="auto"/>
                    <w:bottom w:val="none" w:sz="0" w:space="0" w:color="auto"/>
                    <w:right w:val="none" w:sz="0" w:space="0" w:color="auto"/>
                  </w:divBdr>
                </w:div>
                <w:div w:id="1917133099">
                  <w:marLeft w:val="0"/>
                  <w:marRight w:val="0"/>
                  <w:marTop w:val="0"/>
                  <w:marBottom w:val="0"/>
                  <w:divBdr>
                    <w:top w:val="none" w:sz="0" w:space="0" w:color="auto"/>
                    <w:left w:val="none" w:sz="0" w:space="0" w:color="auto"/>
                    <w:bottom w:val="none" w:sz="0" w:space="0" w:color="auto"/>
                    <w:right w:val="none" w:sz="0" w:space="0" w:color="auto"/>
                  </w:divBdr>
                </w:div>
              </w:divsChild>
            </w:div>
            <w:div w:id="126974121">
              <w:marLeft w:val="0"/>
              <w:marRight w:val="0"/>
              <w:marTop w:val="0"/>
              <w:marBottom w:val="0"/>
              <w:divBdr>
                <w:top w:val="none" w:sz="0" w:space="0" w:color="auto"/>
                <w:left w:val="none" w:sz="0" w:space="0" w:color="auto"/>
                <w:bottom w:val="none" w:sz="0" w:space="0" w:color="auto"/>
                <w:right w:val="none" w:sz="0" w:space="0" w:color="auto"/>
              </w:divBdr>
            </w:div>
            <w:div w:id="127750598">
              <w:marLeft w:val="0"/>
              <w:marRight w:val="0"/>
              <w:marTop w:val="0"/>
              <w:marBottom w:val="0"/>
              <w:divBdr>
                <w:top w:val="none" w:sz="0" w:space="0" w:color="auto"/>
                <w:left w:val="none" w:sz="0" w:space="0" w:color="auto"/>
                <w:bottom w:val="none" w:sz="0" w:space="0" w:color="auto"/>
                <w:right w:val="none" w:sz="0" w:space="0" w:color="auto"/>
              </w:divBdr>
            </w:div>
            <w:div w:id="128516371">
              <w:marLeft w:val="0"/>
              <w:marRight w:val="0"/>
              <w:marTop w:val="0"/>
              <w:marBottom w:val="0"/>
              <w:divBdr>
                <w:top w:val="none" w:sz="0" w:space="0" w:color="auto"/>
                <w:left w:val="none" w:sz="0" w:space="0" w:color="auto"/>
                <w:bottom w:val="none" w:sz="0" w:space="0" w:color="auto"/>
                <w:right w:val="none" w:sz="0" w:space="0" w:color="auto"/>
              </w:divBdr>
            </w:div>
            <w:div w:id="129514807">
              <w:marLeft w:val="0"/>
              <w:marRight w:val="0"/>
              <w:marTop w:val="0"/>
              <w:marBottom w:val="0"/>
              <w:divBdr>
                <w:top w:val="none" w:sz="0" w:space="0" w:color="auto"/>
                <w:left w:val="none" w:sz="0" w:space="0" w:color="auto"/>
                <w:bottom w:val="none" w:sz="0" w:space="0" w:color="auto"/>
                <w:right w:val="none" w:sz="0" w:space="0" w:color="auto"/>
              </w:divBdr>
            </w:div>
            <w:div w:id="132916088">
              <w:marLeft w:val="0"/>
              <w:marRight w:val="0"/>
              <w:marTop w:val="0"/>
              <w:marBottom w:val="0"/>
              <w:divBdr>
                <w:top w:val="none" w:sz="0" w:space="0" w:color="auto"/>
                <w:left w:val="none" w:sz="0" w:space="0" w:color="auto"/>
                <w:bottom w:val="none" w:sz="0" w:space="0" w:color="auto"/>
                <w:right w:val="none" w:sz="0" w:space="0" w:color="auto"/>
              </w:divBdr>
            </w:div>
            <w:div w:id="133179983">
              <w:marLeft w:val="0"/>
              <w:marRight w:val="0"/>
              <w:marTop w:val="0"/>
              <w:marBottom w:val="0"/>
              <w:divBdr>
                <w:top w:val="none" w:sz="0" w:space="0" w:color="auto"/>
                <w:left w:val="none" w:sz="0" w:space="0" w:color="auto"/>
                <w:bottom w:val="none" w:sz="0" w:space="0" w:color="auto"/>
                <w:right w:val="none" w:sz="0" w:space="0" w:color="auto"/>
              </w:divBdr>
            </w:div>
            <w:div w:id="134565434">
              <w:marLeft w:val="0"/>
              <w:marRight w:val="0"/>
              <w:marTop w:val="0"/>
              <w:marBottom w:val="0"/>
              <w:divBdr>
                <w:top w:val="none" w:sz="0" w:space="0" w:color="auto"/>
                <w:left w:val="none" w:sz="0" w:space="0" w:color="auto"/>
                <w:bottom w:val="none" w:sz="0" w:space="0" w:color="auto"/>
                <w:right w:val="none" w:sz="0" w:space="0" w:color="auto"/>
              </w:divBdr>
            </w:div>
            <w:div w:id="134880415">
              <w:marLeft w:val="0"/>
              <w:marRight w:val="0"/>
              <w:marTop w:val="0"/>
              <w:marBottom w:val="0"/>
              <w:divBdr>
                <w:top w:val="none" w:sz="0" w:space="0" w:color="auto"/>
                <w:left w:val="none" w:sz="0" w:space="0" w:color="auto"/>
                <w:bottom w:val="none" w:sz="0" w:space="0" w:color="auto"/>
                <w:right w:val="none" w:sz="0" w:space="0" w:color="auto"/>
              </w:divBdr>
            </w:div>
            <w:div w:id="135295708">
              <w:marLeft w:val="0"/>
              <w:marRight w:val="0"/>
              <w:marTop w:val="0"/>
              <w:marBottom w:val="0"/>
              <w:divBdr>
                <w:top w:val="none" w:sz="0" w:space="0" w:color="auto"/>
                <w:left w:val="none" w:sz="0" w:space="0" w:color="auto"/>
                <w:bottom w:val="none" w:sz="0" w:space="0" w:color="auto"/>
                <w:right w:val="none" w:sz="0" w:space="0" w:color="auto"/>
              </w:divBdr>
            </w:div>
            <w:div w:id="137578296">
              <w:marLeft w:val="0"/>
              <w:marRight w:val="0"/>
              <w:marTop w:val="0"/>
              <w:marBottom w:val="0"/>
              <w:divBdr>
                <w:top w:val="none" w:sz="0" w:space="0" w:color="auto"/>
                <w:left w:val="none" w:sz="0" w:space="0" w:color="auto"/>
                <w:bottom w:val="none" w:sz="0" w:space="0" w:color="auto"/>
                <w:right w:val="none" w:sz="0" w:space="0" w:color="auto"/>
              </w:divBdr>
            </w:div>
            <w:div w:id="138306251">
              <w:marLeft w:val="0"/>
              <w:marRight w:val="0"/>
              <w:marTop w:val="0"/>
              <w:marBottom w:val="0"/>
              <w:divBdr>
                <w:top w:val="none" w:sz="0" w:space="0" w:color="auto"/>
                <w:left w:val="none" w:sz="0" w:space="0" w:color="auto"/>
                <w:bottom w:val="none" w:sz="0" w:space="0" w:color="auto"/>
                <w:right w:val="none" w:sz="0" w:space="0" w:color="auto"/>
              </w:divBdr>
            </w:div>
            <w:div w:id="148863924">
              <w:marLeft w:val="0"/>
              <w:marRight w:val="0"/>
              <w:marTop w:val="0"/>
              <w:marBottom w:val="0"/>
              <w:divBdr>
                <w:top w:val="none" w:sz="0" w:space="0" w:color="auto"/>
                <w:left w:val="none" w:sz="0" w:space="0" w:color="auto"/>
                <w:bottom w:val="none" w:sz="0" w:space="0" w:color="auto"/>
                <w:right w:val="none" w:sz="0" w:space="0" w:color="auto"/>
              </w:divBdr>
            </w:div>
            <w:div w:id="149561839">
              <w:marLeft w:val="0"/>
              <w:marRight w:val="0"/>
              <w:marTop w:val="0"/>
              <w:marBottom w:val="0"/>
              <w:divBdr>
                <w:top w:val="none" w:sz="0" w:space="0" w:color="auto"/>
                <w:left w:val="none" w:sz="0" w:space="0" w:color="auto"/>
                <w:bottom w:val="none" w:sz="0" w:space="0" w:color="auto"/>
                <w:right w:val="none" w:sz="0" w:space="0" w:color="auto"/>
              </w:divBdr>
            </w:div>
            <w:div w:id="150605124">
              <w:marLeft w:val="0"/>
              <w:marRight w:val="0"/>
              <w:marTop w:val="0"/>
              <w:marBottom w:val="0"/>
              <w:divBdr>
                <w:top w:val="none" w:sz="0" w:space="0" w:color="auto"/>
                <w:left w:val="none" w:sz="0" w:space="0" w:color="auto"/>
                <w:bottom w:val="none" w:sz="0" w:space="0" w:color="auto"/>
                <w:right w:val="none" w:sz="0" w:space="0" w:color="auto"/>
              </w:divBdr>
            </w:div>
            <w:div w:id="151793652">
              <w:marLeft w:val="0"/>
              <w:marRight w:val="0"/>
              <w:marTop w:val="0"/>
              <w:marBottom w:val="0"/>
              <w:divBdr>
                <w:top w:val="none" w:sz="0" w:space="0" w:color="auto"/>
                <w:left w:val="none" w:sz="0" w:space="0" w:color="auto"/>
                <w:bottom w:val="none" w:sz="0" w:space="0" w:color="auto"/>
                <w:right w:val="none" w:sz="0" w:space="0" w:color="auto"/>
              </w:divBdr>
            </w:div>
            <w:div w:id="151799717">
              <w:marLeft w:val="0"/>
              <w:marRight w:val="0"/>
              <w:marTop w:val="0"/>
              <w:marBottom w:val="0"/>
              <w:divBdr>
                <w:top w:val="none" w:sz="0" w:space="0" w:color="auto"/>
                <w:left w:val="none" w:sz="0" w:space="0" w:color="auto"/>
                <w:bottom w:val="none" w:sz="0" w:space="0" w:color="auto"/>
                <w:right w:val="none" w:sz="0" w:space="0" w:color="auto"/>
              </w:divBdr>
            </w:div>
            <w:div w:id="153375728">
              <w:marLeft w:val="0"/>
              <w:marRight w:val="0"/>
              <w:marTop w:val="0"/>
              <w:marBottom w:val="0"/>
              <w:divBdr>
                <w:top w:val="none" w:sz="0" w:space="0" w:color="auto"/>
                <w:left w:val="none" w:sz="0" w:space="0" w:color="auto"/>
                <w:bottom w:val="none" w:sz="0" w:space="0" w:color="auto"/>
                <w:right w:val="none" w:sz="0" w:space="0" w:color="auto"/>
              </w:divBdr>
            </w:div>
            <w:div w:id="156655574">
              <w:marLeft w:val="0"/>
              <w:marRight w:val="0"/>
              <w:marTop w:val="0"/>
              <w:marBottom w:val="0"/>
              <w:divBdr>
                <w:top w:val="none" w:sz="0" w:space="0" w:color="auto"/>
                <w:left w:val="none" w:sz="0" w:space="0" w:color="auto"/>
                <w:bottom w:val="none" w:sz="0" w:space="0" w:color="auto"/>
                <w:right w:val="none" w:sz="0" w:space="0" w:color="auto"/>
              </w:divBdr>
            </w:div>
            <w:div w:id="158427751">
              <w:marLeft w:val="0"/>
              <w:marRight w:val="0"/>
              <w:marTop w:val="0"/>
              <w:marBottom w:val="0"/>
              <w:divBdr>
                <w:top w:val="none" w:sz="0" w:space="0" w:color="auto"/>
                <w:left w:val="none" w:sz="0" w:space="0" w:color="auto"/>
                <w:bottom w:val="none" w:sz="0" w:space="0" w:color="auto"/>
                <w:right w:val="none" w:sz="0" w:space="0" w:color="auto"/>
              </w:divBdr>
            </w:div>
            <w:div w:id="160195789">
              <w:marLeft w:val="0"/>
              <w:marRight w:val="0"/>
              <w:marTop w:val="0"/>
              <w:marBottom w:val="0"/>
              <w:divBdr>
                <w:top w:val="none" w:sz="0" w:space="0" w:color="auto"/>
                <w:left w:val="none" w:sz="0" w:space="0" w:color="auto"/>
                <w:bottom w:val="none" w:sz="0" w:space="0" w:color="auto"/>
                <w:right w:val="none" w:sz="0" w:space="0" w:color="auto"/>
              </w:divBdr>
            </w:div>
            <w:div w:id="162164179">
              <w:marLeft w:val="0"/>
              <w:marRight w:val="0"/>
              <w:marTop w:val="0"/>
              <w:marBottom w:val="0"/>
              <w:divBdr>
                <w:top w:val="none" w:sz="0" w:space="0" w:color="auto"/>
                <w:left w:val="none" w:sz="0" w:space="0" w:color="auto"/>
                <w:bottom w:val="none" w:sz="0" w:space="0" w:color="auto"/>
                <w:right w:val="none" w:sz="0" w:space="0" w:color="auto"/>
              </w:divBdr>
            </w:div>
            <w:div w:id="163515312">
              <w:marLeft w:val="0"/>
              <w:marRight w:val="0"/>
              <w:marTop w:val="0"/>
              <w:marBottom w:val="0"/>
              <w:divBdr>
                <w:top w:val="none" w:sz="0" w:space="0" w:color="auto"/>
                <w:left w:val="none" w:sz="0" w:space="0" w:color="auto"/>
                <w:bottom w:val="none" w:sz="0" w:space="0" w:color="auto"/>
                <w:right w:val="none" w:sz="0" w:space="0" w:color="auto"/>
              </w:divBdr>
            </w:div>
            <w:div w:id="165749863">
              <w:marLeft w:val="0"/>
              <w:marRight w:val="0"/>
              <w:marTop w:val="0"/>
              <w:marBottom w:val="0"/>
              <w:divBdr>
                <w:top w:val="none" w:sz="0" w:space="0" w:color="auto"/>
                <w:left w:val="none" w:sz="0" w:space="0" w:color="auto"/>
                <w:bottom w:val="none" w:sz="0" w:space="0" w:color="auto"/>
                <w:right w:val="none" w:sz="0" w:space="0" w:color="auto"/>
              </w:divBdr>
            </w:div>
            <w:div w:id="167529509">
              <w:marLeft w:val="0"/>
              <w:marRight w:val="0"/>
              <w:marTop w:val="0"/>
              <w:marBottom w:val="0"/>
              <w:divBdr>
                <w:top w:val="none" w:sz="0" w:space="0" w:color="auto"/>
                <w:left w:val="none" w:sz="0" w:space="0" w:color="auto"/>
                <w:bottom w:val="none" w:sz="0" w:space="0" w:color="auto"/>
                <w:right w:val="none" w:sz="0" w:space="0" w:color="auto"/>
              </w:divBdr>
            </w:div>
            <w:div w:id="170881091">
              <w:marLeft w:val="0"/>
              <w:marRight w:val="0"/>
              <w:marTop w:val="0"/>
              <w:marBottom w:val="0"/>
              <w:divBdr>
                <w:top w:val="none" w:sz="0" w:space="0" w:color="auto"/>
                <w:left w:val="none" w:sz="0" w:space="0" w:color="auto"/>
                <w:bottom w:val="none" w:sz="0" w:space="0" w:color="auto"/>
                <w:right w:val="none" w:sz="0" w:space="0" w:color="auto"/>
              </w:divBdr>
            </w:div>
            <w:div w:id="172380844">
              <w:marLeft w:val="0"/>
              <w:marRight w:val="0"/>
              <w:marTop w:val="0"/>
              <w:marBottom w:val="0"/>
              <w:divBdr>
                <w:top w:val="none" w:sz="0" w:space="0" w:color="auto"/>
                <w:left w:val="none" w:sz="0" w:space="0" w:color="auto"/>
                <w:bottom w:val="none" w:sz="0" w:space="0" w:color="auto"/>
                <w:right w:val="none" w:sz="0" w:space="0" w:color="auto"/>
              </w:divBdr>
            </w:div>
            <w:div w:id="176583349">
              <w:marLeft w:val="0"/>
              <w:marRight w:val="0"/>
              <w:marTop w:val="0"/>
              <w:marBottom w:val="0"/>
              <w:divBdr>
                <w:top w:val="none" w:sz="0" w:space="0" w:color="auto"/>
                <w:left w:val="none" w:sz="0" w:space="0" w:color="auto"/>
                <w:bottom w:val="none" w:sz="0" w:space="0" w:color="auto"/>
                <w:right w:val="none" w:sz="0" w:space="0" w:color="auto"/>
              </w:divBdr>
            </w:div>
            <w:div w:id="177044522">
              <w:marLeft w:val="0"/>
              <w:marRight w:val="0"/>
              <w:marTop w:val="0"/>
              <w:marBottom w:val="0"/>
              <w:divBdr>
                <w:top w:val="none" w:sz="0" w:space="0" w:color="auto"/>
                <w:left w:val="none" w:sz="0" w:space="0" w:color="auto"/>
                <w:bottom w:val="none" w:sz="0" w:space="0" w:color="auto"/>
                <w:right w:val="none" w:sz="0" w:space="0" w:color="auto"/>
              </w:divBdr>
            </w:div>
            <w:div w:id="181747698">
              <w:marLeft w:val="0"/>
              <w:marRight w:val="0"/>
              <w:marTop w:val="0"/>
              <w:marBottom w:val="0"/>
              <w:divBdr>
                <w:top w:val="none" w:sz="0" w:space="0" w:color="auto"/>
                <w:left w:val="none" w:sz="0" w:space="0" w:color="auto"/>
                <w:bottom w:val="none" w:sz="0" w:space="0" w:color="auto"/>
                <w:right w:val="none" w:sz="0" w:space="0" w:color="auto"/>
              </w:divBdr>
            </w:div>
            <w:div w:id="182133247">
              <w:marLeft w:val="0"/>
              <w:marRight w:val="0"/>
              <w:marTop w:val="0"/>
              <w:marBottom w:val="0"/>
              <w:divBdr>
                <w:top w:val="none" w:sz="0" w:space="0" w:color="auto"/>
                <w:left w:val="none" w:sz="0" w:space="0" w:color="auto"/>
                <w:bottom w:val="none" w:sz="0" w:space="0" w:color="auto"/>
                <w:right w:val="none" w:sz="0" w:space="0" w:color="auto"/>
              </w:divBdr>
            </w:div>
            <w:div w:id="182519134">
              <w:marLeft w:val="0"/>
              <w:marRight w:val="0"/>
              <w:marTop w:val="0"/>
              <w:marBottom w:val="0"/>
              <w:divBdr>
                <w:top w:val="none" w:sz="0" w:space="0" w:color="auto"/>
                <w:left w:val="none" w:sz="0" w:space="0" w:color="auto"/>
                <w:bottom w:val="none" w:sz="0" w:space="0" w:color="auto"/>
                <w:right w:val="none" w:sz="0" w:space="0" w:color="auto"/>
              </w:divBdr>
            </w:div>
            <w:div w:id="183324765">
              <w:marLeft w:val="0"/>
              <w:marRight w:val="0"/>
              <w:marTop w:val="0"/>
              <w:marBottom w:val="0"/>
              <w:divBdr>
                <w:top w:val="none" w:sz="0" w:space="0" w:color="auto"/>
                <w:left w:val="none" w:sz="0" w:space="0" w:color="auto"/>
                <w:bottom w:val="none" w:sz="0" w:space="0" w:color="auto"/>
                <w:right w:val="none" w:sz="0" w:space="0" w:color="auto"/>
              </w:divBdr>
            </w:div>
            <w:div w:id="185408859">
              <w:marLeft w:val="0"/>
              <w:marRight w:val="0"/>
              <w:marTop w:val="0"/>
              <w:marBottom w:val="0"/>
              <w:divBdr>
                <w:top w:val="none" w:sz="0" w:space="0" w:color="auto"/>
                <w:left w:val="none" w:sz="0" w:space="0" w:color="auto"/>
                <w:bottom w:val="none" w:sz="0" w:space="0" w:color="auto"/>
                <w:right w:val="none" w:sz="0" w:space="0" w:color="auto"/>
              </w:divBdr>
            </w:div>
            <w:div w:id="185484307">
              <w:marLeft w:val="0"/>
              <w:marRight w:val="0"/>
              <w:marTop w:val="0"/>
              <w:marBottom w:val="0"/>
              <w:divBdr>
                <w:top w:val="none" w:sz="0" w:space="0" w:color="auto"/>
                <w:left w:val="none" w:sz="0" w:space="0" w:color="auto"/>
                <w:bottom w:val="none" w:sz="0" w:space="0" w:color="auto"/>
                <w:right w:val="none" w:sz="0" w:space="0" w:color="auto"/>
              </w:divBdr>
            </w:div>
            <w:div w:id="186599145">
              <w:marLeft w:val="0"/>
              <w:marRight w:val="0"/>
              <w:marTop w:val="0"/>
              <w:marBottom w:val="0"/>
              <w:divBdr>
                <w:top w:val="none" w:sz="0" w:space="0" w:color="auto"/>
                <w:left w:val="none" w:sz="0" w:space="0" w:color="auto"/>
                <w:bottom w:val="none" w:sz="0" w:space="0" w:color="auto"/>
                <w:right w:val="none" w:sz="0" w:space="0" w:color="auto"/>
              </w:divBdr>
            </w:div>
            <w:div w:id="187984976">
              <w:marLeft w:val="0"/>
              <w:marRight w:val="0"/>
              <w:marTop w:val="0"/>
              <w:marBottom w:val="0"/>
              <w:divBdr>
                <w:top w:val="none" w:sz="0" w:space="0" w:color="auto"/>
                <w:left w:val="none" w:sz="0" w:space="0" w:color="auto"/>
                <w:bottom w:val="none" w:sz="0" w:space="0" w:color="auto"/>
                <w:right w:val="none" w:sz="0" w:space="0" w:color="auto"/>
              </w:divBdr>
            </w:div>
            <w:div w:id="190728294">
              <w:marLeft w:val="0"/>
              <w:marRight w:val="0"/>
              <w:marTop w:val="0"/>
              <w:marBottom w:val="0"/>
              <w:divBdr>
                <w:top w:val="none" w:sz="0" w:space="0" w:color="auto"/>
                <w:left w:val="none" w:sz="0" w:space="0" w:color="auto"/>
                <w:bottom w:val="none" w:sz="0" w:space="0" w:color="auto"/>
                <w:right w:val="none" w:sz="0" w:space="0" w:color="auto"/>
              </w:divBdr>
            </w:div>
            <w:div w:id="193082993">
              <w:marLeft w:val="0"/>
              <w:marRight w:val="0"/>
              <w:marTop w:val="0"/>
              <w:marBottom w:val="0"/>
              <w:divBdr>
                <w:top w:val="none" w:sz="0" w:space="0" w:color="auto"/>
                <w:left w:val="none" w:sz="0" w:space="0" w:color="auto"/>
                <w:bottom w:val="none" w:sz="0" w:space="0" w:color="auto"/>
                <w:right w:val="none" w:sz="0" w:space="0" w:color="auto"/>
              </w:divBdr>
            </w:div>
            <w:div w:id="195125970">
              <w:marLeft w:val="0"/>
              <w:marRight w:val="0"/>
              <w:marTop w:val="0"/>
              <w:marBottom w:val="0"/>
              <w:divBdr>
                <w:top w:val="none" w:sz="0" w:space="0" w:color="auto"/>
                <w:left w:val="none" w:sz="0" w:space="0" w:color="auto"/>
                <w:bottom w:val="none" w:sz="0" w:space="0" w:color="auto"/>
                <w:right w:val="none" w:sz="0" w:space="0" w:color="auto"/>
              </w:divBdr>
            </w:div>
            <w:div w:id="195505668">
              <w:marLeft w:val="0"/>
              <w:marRight w:val="0"/>
              <w:marTop w:val="0"/>
              <w:marBottom w:val="0"/>
              <w:divBdr>
                <w:top w:val="none" w:sz="0" w:space="0" w:color="auto"/>
                <w:left w:val="none" w:sz="0" w:space="0" w:color="auto"/>
                <w:bottom w:val="none" w:sz="0" w:space="0" w:color="auto"/>
                <w:right w:val="none" w:sz="0" w:space="0" w:color="auto"/>
              </w:divBdr>
            </w:div>
            <w:div w:id="198278507">
              <w:marLeft w:val="0"/>
              <w:marRight w:val="0"/>
              <w:marTop w:val="0"/>
              <w:marBottom w:val="0"/>
              <w:divBdr>
                <w:top w:val="none" w:sz="0" w:space="0" w:color="auto"/>
                <w:left w:val="none" w:sz="0" w:space="0" w:color="auto"/>
                <w:bottom w:val="none" w:sz="0" w:space="0" w:color="auto"/>
                <w:right w:val="none" w:sz="0" w:space="0" w:color="auto"/>
              </w:divBdr>
            </w:div>
            <w:div w:id="201982334">
              <w:marLeft w:val="0"/>
              <w:marRight w:val="0"/>
              <w:marTop w:val="0"/>
              <w:marBottom w:val="0"/>
              <w:divBdr>
                <w:top w:val="none" w:sz="0" w:space="0" w:color="auto"/>
                <w:left w:val="none" w:sz="0" w:space="0" w:color="auto"/>
                <w:bottom w:val="none" w:sz="0" w:space="0" w:color="auto"/>
                <w:right w:val="none" w:sz="0" w:space="0" w:color="auto"/>
              </w:divBdr>
            </w:div>
            <w:div w:id="202524927">
              <w:marLeft w:val="0"/>
              <w:marRight w:val="0"/>
              <w:marTop w:val="0"/>
              <w:marBottom w:val="0"/>
              <w:divBdr>
                <w:top w:val="none" w:sz="0" w:space="0" w:color="auto"/>
                <w:left w:val="none" w:sz="0" w:space="0" w:color="auto"/>
                <w:bottom w:val="none" w:sz="0" w:space="0" w:color="auto"/>
                <w:right w:val="none" w:sz="0" w:space="0" w:color="auto"/>
              </w:divBdr>
            </w:div>
            <w:div w:id="203103054">
              <w:marLeft w:val="0"/>
              <w:marRight w:val="0"/>
              <w:marTop w:val="0"/>
              <w:marBottom w:val="0"/>
              <w:divBdr>
                <w:top w:val="none" w:sz="0" w:space="0" w:color="auto"/>
                <w:left w:val="none" w:sz="0" w:space="0" w:color="auto"/>
                <w:bottom w:val="none" w:sz="0" w:space="0" w:color="auto"/>
                <w:right w:val="none" w:sz="0" w:space="0" w:color="auto"/>
              </w:divBdr>
            </w:div>
            <w:div w:id="203179079">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5067505">
              <w:marLeft w:val="0"/>
              <w:marRight w:val="0"/>
              <w:marTop w:val="0"/>
              <w:marBottom w:val="0"/>
              <w:divBdr>
                <w:top w:val="none" w:sz="0" w:space="0" w:color="auto"/>
                <w:left w:val="none" w:sz="0" w:space="0" w:color="auto"/>
                <w:bottom w:val="none" w:sz="0" w:space="0" w:color="auto"/>
                <w:right w:val="none" w:sz="0" w:space="0" w:color="auto"/>
              </w:divBdr>
            </w:div>
            <w:div w:id="206070192">
              <w:marLeft w:val="0"/>
              <w:marRight w:val="0"/>
              <w:marTop w:val="0"/>
              <w:marBottom w:val="0"/>
              <w:divBdr>
                <w:top w:val="none" w:sz="0" w:space="0" w:color="auto"/>
                <w:left w:val="none" w:sz="0" w:space="0" w:color="auto"/>
                <w:bottom w:val="none" w:sz="0" w:space="0" w:color="auto"/>
                <w:right w:val="none" w:sz="0" w:space="0" w:color="auto"/>
              </w:divBdr>
            </w:div>
            <w:div w:id="206527274">
              <w:marLeft w:val="0"/>
              <w:marRight w:val="0"/>
              <w:marTop w:val="0"/>
              <w:marBottom w:val="0"/>
              <w:divBdr>
                <w:top w:val="none" w:sz="0" w:space="0" w:color="auto"/>
                <w:left w:val="none" w:sz="0" w:space="0" w:color="auto"/>
                <w:bottom w:val="none" w:sz="0" w:space="0" w:color="auto"/>
                <w:right w:val="none" w:sz="0" w:space="0" w:color="auto"/>
              </w:divBdr>
            </w:div>
            <w:div w:id="206719244">
              <w:marLeft w:val="0"/>
              <w:marRight w:val="0"/>
              <w:marTop w:val="0"/>
              <w:marBottom w:val="0"/>
              <w:divBdr>
                <w:top w:val="none" w:sz="0" w:space="0" w:color="auto"/>
                <w:left w:val="none" w:sz="0" w:space="0" w:color="auto"/>
                <w:bottom w:val="none" w:sz="0" w:space="0" w:color="auto"/>
                <w:right w:val="none" w:sz="0" w:space="0" w:color="auto"/>
              </w:divBdr>
            </w:div>
            <w:div w:id="209538386">
              <w:marLeft w:val="0"/>
              <w:marRight w:val="0"/>
              <w:marTop w:val="0"/>
              <w:marBottom w:val="0"/>
              <w:divBdr>
                <w:top w:val="none" w:sz="0" w:space="0" w:color="auto"/>
                <w:left w:val="none" w:sz="0" w:space="0" w:color="auto"/>
                <w:bottom w:val="none" w:sz="0" w:space="0" w:color="auto"/>
                <w:right w:val="none" w:sz="0" w:space="0" w:color="auto"/>
              </w:divBdr>
            </w:div>
            <w:div w:id="211574323">
              <w:marLeft w:val="0"/>
              <w:marRight w:val="0"/>
              <w:marTop w:val="0"/>
              <w:marBottom w:val="0"/>
              <w:divBdr>
                <w:top w:val="none" w:sz="0" w:space="0" w:color="auto"/>
                <w:left w:val="none" w:sz="0" w:space="0" w:color="auto"/>
                <w:bottom w:val="none" w:sz="0" w:space="0" w:color="auto"/>
                <w:right w:val="none" w:sz="0" w:space="0" w:color="auto"/>
              </w:divBdr>
            </w:div>
            <w:div w:id="212499822">
              <w:marLeft w:val="0"/>
              <w:marRight w:val="0"/>
              <w:marTop w:val="0"/>
              <w:marBottom w:val="0"/>
              <w:divBdr>
                <w:top w:val="none" w:sz="0" w:space="0" w:color="auto"/>
                <w:left w:val="none" w:sz="0" w:space="0" w:color="auto"/>
                <w:bottom w:val="none" w:sz="0" w:space="0" w:color="auto"/>
                <w:right w:val="none" w:sz="0" w:space="0" w:color="auto"/>
              </w:divBdr>
            </w:div>
            <w:div w:id="212884961">
              <w:marLeft w:val="0"/>
              <w:marRight w:val="0"/>
              <w:marTop w:val="0"/>
              <w:marBottom w:val="0"/>
              <w:divBdr>
                <w:top w:val="none" w:sz="0" w:space="0" w:color="auto"/>
                <w:left w:val="none" w:sz="0" w:space="0" w:color="auto"/>
                <w:bottom w:val="none" w:sz="0" w:space="0" w:color="auto"/>
                <w:right w:val="none" w:sz="0" w:space="0" w:color="auto"/>
              </w:divBdr>
            </w:div>
            <w:div w:id="213548304">
              <w:marLeft w:val="0"/>
              <w:marRight w:val="0"/>
              <w:marTop w:val="0"/>
              <w:marBottom w:val="0"/>
              <w:divBdr>
                <w:top w:val="none" w:sz="0" w:space="0" w:color="auto"/>
                <w:left w:val="none" w:sz="0" w:space="0" w:color="auto"/>
                <w:bottom w:val="none" w:sz="0" w:space="0" w:color="auto"/>
                <w:right w:val="none" w:sz="0" w:space="0" w:color="auto"/>
              </w:divBdr>
            </w:div>
            <w:div w:id="213778575">
              <w:marLeft w:val="0"/>
              <w:marRight w:val="0"/>
              <w:marTop w:val="0"/>
              <w:marBottom w:val="0"/>
              <w:divBdr>
                <w:top w:val="none" w:sz="0" w:space="0" w:color="auto"/>
                <w:left w:val="none" w:sz="0" w:space="0" w:color="auto"/>
                <w:bottom w:val="none" w:sz="0" w:space="0" w:color="auto"/>
                <w:right w:val="none" w:sz="0" w:space="0" w:color="auto"/>
              </w:divBdr>
            </w:div>
            <w:div w:id="214436847">
              <w:marLeft w:val="0"/>
              <w:marRight w:val="0"/>
              <w:marTop w:val="0"/>
              <w:marBottom w:val="0"/>
              <w:divBdr>
                <w:top w:val="none" w:sz="0" w:space="0" w:color="auto"/>
                <w:left w:val="none" w:sz="0" w:space="0" w:color="auto"/>
                <w:bottom w:val="none" w:sz="0" w:space="0" w:color="auto"/>
                <w:right w:val="none" w:sz="0" w:space="0" w:color="auto"/>
              </w:divBdr>
            </w:div>
            <w:div w:id="215241190">
              <w:marLeft w:val="0"/>
              <w:marRight w:val="0"/>
              <w:marTop w:val="0"/>
              <w:marBottom w:val="0"/>
              <w:divBdr>
                <w:top w:val="none" w:sz="0" w:space="0" w:color="auto"/>
                <w:left w:val="none" w:sz="0" w:space="0" w:color="auto"/>
                <w:bottom w:val="none" w:sz="0" w:space="0" w:color="auto"/>
                <w:right w:val="none" w:sz="0" w:space="0" w:color="auto"/>
              </w:divBdr>
            </w:div>
            <w:div w:id="215436716">
              <w:marLeft w:val="0"/>
              <w:marRight w:val="0"/>
              <w:marTop w:val="0"/>
              <w:marBottom w:val="0"/>
              <w:divBdr>
                <w:top w:val="none" w:sz="0" w:space="0" w:color="auto"/>
                <w:left w:val="none" w:sz="0" w:space="0" w:color="auto"/>
                <w:bottom w:val="none" w:sz="0" w:space="0" w:color="auto"/>
                <w:right w:val="none" w:sz="0" w:space="0" w:color="auto"/>
              </w:divBdr>
            </w:div>
            <w:div w:id="216858728">
              <w:marLeft w:val="0"/>
              <w:marRight w:val="0"/>
              <w:marTop w:val="0"/>
              <w:marBottom w:val="0"/>
              <w:divBdr>
                <w:top w:val="none" w:sz="0" w:space="0" w:color="auto"/>
                <w:left w:val="none" w:sz="0" w:space="0" w:color="auto"/>
                <w:bottom w:val="none" w:sz="0" w:space="0" w:color="auto"/>
                <w:right w:val="none" w:sz="0" w:space="0" w:color="auto"/>
              </w:divBdr>
            </w:div>
            <w:div w:id="218396437">
              <w:marLeft w:val="0"/>
              <w:marRight w:val="0"/>
              <w:marTop w:val="0"/>
              <w:marBottom w:val="0"/>
              <w:divBdr>
                <w:top w:val="none" w:sz="0" w:space="0" w:color="auto"/>
                <w:left w:val="none" w:sz="0" w:space="0" w:color="auto"/>
                <w:bottom w:val="none" w:sz="0" w:space="0" w:color="auto"/>
                <w:right w:val="none" w:sz="0" w:space="0" w:color="auto"/>
              </w:divBdr>
            </w:div>
            <w:div w:id="218398519">
              <w:marLeft w:val="0"/>
              <w:marRight w:val="0"/>
              <w:marTop w:val="0"/>
              <w:marBottom w:val="0"/>
              <w:divBdr>
                <w:top w:val="none" w:sz="0" w:space="0" w:color="auto"/>
                <w:left w:val="none" w:sz="0" w:space="0" w:color="auto"/>
                <w:bottom w:val="none" w:sz="0" w:space="0" w:color="auto"/>
                <w:right w:val="none" w:sz="0" w:space="0" w:color="auto"/>
              </w:divBdr>
            </w:div>
            <w:div w:id="219100507">
              <w:marLeft w:val="0"/>
              <w:marRight w:val="0"/>
              <w:marTop w:val="0"/>
              <w:marBottom w:val="0"/>
              <w:divBdr>
                <w:top w:val="none" w:sz="0" w:space="0" w:color="auto"/>
                <w:left w:val="none" w:sz="0" w:space="0" w:color="auto"/>
                <w:bottom w:val="none" w:sz="0" w:space="0" w:color="auto"/>
                <w:right w:val="none" w:sz="0" w:space="0" w:color="auto"/>
              </w:divBdr>
            </w:div>
            <w:div w:id="219682003">
              <w:marLeft w:val="0"/>
              <w:marRight w:val="0"/>
              <w:marTop w:val="0"/>
              <w:marBottom w:val="0"/>
              <w:divBdr>
                <w:top w:val="none" w:sz="0" w:space="0" w:color="auto"/>
                <w:left w:val="none" w:sz="0" w:space="0" w:color="auto"/>
                <w:bottom w:val="none" w:sz="0" w:space="0" w:color="auto"/>
                <w:right w:val="none" w:sz="0" w:space="0" w:color="auto"/>
              </w:divBdr>
            </w:div>
            <w:div w:id="219949191">
              <w:marLeft w:val="0"/>
              <w:marRight w:val="0"/>
              <w:marTop w:val="0"/>
              <w:marBottom w:val="0"/>
              <w:divBdr>
                <w:top w:val="none" w:sz="0" w:space="0" w:color="auto"/>
                <w:left w:val="none" w:sz="0" w:space="0" w:color="auto"/>
                <w:bottom w:val="none" w:sz="0" w:space="0" w:color="auto"/>
                <w:right w:val="none" w:sz="0" w:space="0" w:color="auto"/>
              </w:divBdr>
            </w:div>
            <w:div w:id="220410208">
              <w:marLeft w:val="0"/>
              <w:marRight w:val="0"/>
              <w:marTop w:val="0"/>
              <w:marBottom w:val="0"/>
              <w:divBdr>
                <w:top w:val="none" w:sz="0" w:space="0" w:color="auto"/>
                <w:left w:val="none" w:sz="0" w:space="0" w:color="auto"/>
                <w:bottom w:val="none" w:sz="0" w:space="0" w:color="auto"/>
                <w:right w:val="none" w:sz="0" w:space="0" w:color="auto"/>
              </w:divBdr>
            </w:div>
            <w:div w:id="220606164">
              <w:marLeft w:val="0"/>
              <w:marRight w:val="0"/>
              <w:marTop w:val="0"/>
              <w:marBottom w:val="0"/>
              <w:divBdr>
                <w:top w:val="none" w:sz="0" w:space="0" w:color="auto"/>
                <w:left w:val="none" w:sz="0" w:space="0" w:color="auto"/>
                <w:bottom w:val="none" w:sz="0" w:space="0" w:color="auto"/>
                <w:right w:val="none" w:sz="0" w:space="0" w:color="auto"/>
              </w:divBdr>
            </w:div>
            <w:div w:id="223412401">
              <w:marLeft w:val="0"/>
              <w:marRight w:val="0"/>
              <w:marTop w:val="0"/>
              <w:marBottom w:val="0"/>
              <w:divBdr>
                <w:top w:val="none" w:sz="0" w:space="0" w:color="auto"/>
                <w:left w:val="none" w:sz="0" w:space="0" w:color="auto"/>
                <w:bottom w:val="none" w:sz="0" w:space="0" w:color="auto"/>
                <w:right w:val="none" w:sz="0" w:space="0" w:color="auto"/>
              </w:divBdr>
              <w:divsChild>
                <w:div w:id="40374135">
                  <w:marLeft w:val="0"/>
                  <w:marRight w:val="0"/>
                  <w:marTop w:val="0"/>
                  <w:marBottom w:val="0"/>
                  <w:divBdr>
                    <w:top w:val="none" w:sz="0" w:space="0" w:color="auto"/>
                    <w:left w:val="none" w:sz="0" w:space="0" w:color="auto"/>
                    <w:bottom w:val="none" w:sz="0" w:space="0" w:color="auto"/>
                    <w:right w:val="none" w:sz="0" w:space="0" w:color="auto"/>
                  </w:divBdr>
                </w:div>
                <w:div w:id="261885058">
                  <w:marLeft w:val="0"/>
                  <w:marRight w:val="0"/>
                  <w:marTop w:val="0"/>
                  <w:marBottom w:val="0"/>
                  <w:divBdr>
                    <w:top w:val="none" w:sz="0" w:space="0" w:color="auto"/>
                    <w:left w:val="none" w:sz="0" w:space="0" w:color="auto"/>
                    <w:bottom w:val="none" w:sz="0" w:space="0" w:color="auto"/>
                    <w:right w:val="none" w:sz="0" w:space="0" w:color="auto"/>
                  </w:divBdr>
                </w:div>
                <w:div w:id="338851525">
                  <w:marLeft w:val="0"/>
                  <w:marRight w:val="0"/>
                  <w:marTop w:val="0"/>
                  <w:marBottom w:val="0"/>
                  <w:divBdr>
                    <w:top w:val="none" w:sz="0" w:space="0" w:color="auto"/>
                    <w:left w:val="none" w:sz="0" w:space="0" w:color="auto"/>
                    <w:bottom w:val="none" w:sz="0" w:space="0" w:color="auto"/>
                    <w:right w:val="none" w:sz="0" w:space="0" w:color="auto"/>
                  </w:divBdr>
                </w:div>
                <w:div w:id="347608771">
                  <w:marLeft w:val="0"/>
                  <w:marRight w:val="0"/>
                  <w:marTop w:val="0"/>
                  <w:marBottom w:val="0"/>
                  <w:divBdr>
                    <w:top w:val="none" w:sz="0" w:space="0" w:color="auto"/>
                    <w:left w:val="none" w:sz="0" w:space="0" w:color="auto"/>
                    <w:bottom w:val="none" w:sz="0" w:space="0" w:color="auto"/>
                    <w:right w:val="none" w:sz="0" w:space="0" w:color="auto"/>
                  </w:divBdr>
                </w:div>
                <w:div w:id="694162732">
                  <w:marLeft w:val="0"/>
                  <w:marRight w:val="0"/>
                  <w:marTop w:val="0"/>
                  <w:marBottom w:val="0"/>
                  <w:divBdr>
                    <w:top w:val="none" w:sz="0" w:space="0" w:color="auto"/>
                    <w:left w:val="none" w:sz="0" w:space="0" w:color="auto"/>
                    <w:bottom w:val="none" w:sz="0" w:space="0" w:color="auto"/>
                    <w:right w:val="none" w:sz="0" w:space="0" w:color="auto"/>
                  </w:divBdr>
                </w:div>
                <w:div w:id="773284193">
                  <w:marLeft w:val="0"/>
                  <w:marRight w:val="0"/>
                  <w:marTop w:val="0"/>
                  <w:marBottom w:val="0"/>
                  <w:divBdr>
                    <w:top w:val="none" w:sz="0" w:space="0" w:color="auto"/>
                    <w:left w:val="none" w:sz="0" w:space="0" w:color="auto"/>
                    <w:bottom w:val="none" w:sz="0" w:space="0" w:color="auto"/>
                    <w:right w:val="none" w:sz="0" w:space="0" w:color="auto"/>
                  </w:divBdr>
                </w:div>
                <w:div w:id="982855652">
                  <w:marLeft w:val="0"/>
                  <w:marRight w:val="0"/>
                  <w:marTop w:val="0"/>
                  <w:marBottom w:val="0"/>
                  <w:divBdr>
                    <w:top w:val="none" w:sz="0" w:space="0" w:color="auto"/>
                    <w:left w:val="none" w:sz="0" w:space="0" w:color="auto"/>
                    <w:bottom w:val="none" w:sz="0" w:space="0" w:color="auto"/>
                    <w:right w:val="none" w:sz="0" w:space="0" w:color="auto"/>
                  </w:divBdr>
                </w:div>
                <w:div w:id="992022050">
                  <w:marLeft w:val="0"/>
                  <w:marRight w:val="0"/>
                  <w:marTop w:val="0"/>
                  <w:marBottom w:val="0"/>
                  <w:divBdr>
                    <w:top w:val="none" w:sz="0" w:space="0" w:color="auto"/>
                    <w:left w:val="none" w:sz="0" w:space="0" w:color="auto"/>
                    <w:bottom w:val="none" w:sz="0" w:space="0" w:color="auto"/>
                    <w:right w:val="none" w:sz="0" w:space="0" w:color="auto"/>
                  </w:divBdr>
                </w:div>
                <w:div w:id="1045375361">
                  <w:marLeft w:val="0"/>
                  <w:marRight w:val="0"/>
                  <w:marTop w:val="0"/>
                  <w:marBottom w:val="0"/>
                  <w:divBdr>
                    <w:top w:val="none" w:sz="0" w:space="0" w:color="auto"/>
                    <w:left w:val="none" w:sz="0" w:space="0" w:color="auto"/>
                    <w:bottom w:val="none" w:sz="0" w:space="0" w:color="auto"/>
                    <w:right w:val="none" w:sz="0" w:space="0" w:color="auto"/>
                  </w:divBdr>
                </w:div>
                <w:div w:id="1099445647">
                  <w:marLeft w:val="0"/>
                  <w:marRight w:val="0"/>
                  <w:marTop w:val="0"/>
                  <w:marBottom w:val="0"/>
                  <w:divBdr>
                    <w:top w:val="none" w:sz="0" w:space="0" w:color="auto"/>
                    <w:left w:val="none" w:sz="0" w:space="0" w:color="auto"/>
                    <w:bottom w:val="none" w:sz="0" w:space="0" w:color="auto"/>
                    <w:right w:val="none" w:sz="0" w:space="0" w:color="auto"/>
                  </w:divBdr>
                </w:div>
                <w:div w:id="1108887635">
                  <w:marLeft w:val="0"/>
                  <w:marRight w:val="0"/>
                  <w:marTop w:val="0"/>
                  <w:marBottom w:val="0"/>
                  <w:divBdr>
                    <w:top w:val="none" w:sz="0" w:space="0" w:color="auto"/>
                    <w:left w:val="none" w:sz="0" w:space="0" w:color="auto"/>
                    <w:bottom w:val="none" w:sz="0" w:space="0" w:color="auto"/>
                    <w:right w:val="none" w:sz="0" w:space="0" w:color="auto"/>
                  </w:divBdr>
                </w:div>
                <w:div w:id="1266112049">
                  <w:marLeft w:val="0"/>
                  <w:marRight w:val="0"/>
                  <w:marTop w:val="0"/>
                  <w:marBottom w:val="0"/>
                  <w:divBdr>
                    <w:top w:val="none" w:sz="0" w:space="0" w:color="auto"/>
                    <w:left w:val="none" w:sz="0" w:space="0" w:color="auto"/>
                    <w:bottom w:val="none" w:sz="0" w:space="0" w:color="auto"/>
                    <w:right w:val="none" w:sz="0" w:space="0" w:color="auto"/>
                  </w:divBdr>
                </w:div>
                <w:div w:id="1486241867">
                  <w:marLeft w:val="0"/>
                  <w:marRight w:val="0"/>
                  <w:marTop w:val="0"/>
                  <w:marBottom w:val="0"/>
                  <w:divBdr>
                    <w:top w:val="none" w:sz="0" w:space="0" w:color="auto"/>
                    <w:left w:val="none" w:sz="0" w:space="0" w:color="auto"/>
                    <w:bottom w:val="none" w:sz="0" w:space="0" w:color="auto"/>
                    <w:right w:val="none" w:sz="0" w:space="0" w:color="auto"/>
                  </w:divBdr>
                </w:div>
                <w:div w:id="1502619347">
                  <w:marLeft w:val="0"/>
                  <w:marRight w:val="0"/>
                  <w:marTop w:val="0"/>
                  <w:marBottom w:val="0"/>
                  <w:divBdr>
                    <w:top w:val="none" w:sz="0" w:space="0" w:color="auto"/>
                    <w:left w:val="none" w:sz="0" w:space="0" w:color="auto"/>
                    <w:bottom w:val="none" w:sz="0" w:space="0" w:color="auto"/>
                    <w:right w:val="none" w:sz="0" w:space="0" w:color="auto"/>
                  </w:divBdr>
                </w:div>
                <w:div w:id="1593390310">
                  <w:marLeft w:val="0"/>
                  <w:marRight w:val="0"/>
                  <w:marTop w:val="0"/>
                  <w:marBottom w:val="0"/>
                  <w:divBdr>
                    <w:top w:val="none" w:sz="0" w:space="0" w:color="auto"/>
                    <w:left w:val="none" w:sz="0" w:space="0" w:color="auto"/>
                    <w:bottom w:val="none" w:sz="0" w:space="0" w:color="auto"/>
                    <w:right w:val="none" w:sz="0" w:space="0" w:color="auto"/>
                  </w:divBdr>
                </w:div>
                <w:div w:id="1680500624">
                  <w:marLeft w:val="0"/>
                  <w:marRight w:val="0"/>
                  <w:marTop w:val="0"/>
                  <w:marBottom w:val="0"/>
                  <w:divBdr>
                    <w:top w:val="none" w:sz="0" w:space="0" w:color="auto"/>
                    <w:left w:val="none" w:sz="0" w:space="0" w:color="auto"/>
                    <w:bottom w:val="none" w:sz="0" w:space="0" w:color="auto"/>
                    <w:right w:val="none" w:sz="0" w:space="0" w:color="auto"/>
                  </w:divBdr>
                </w:div>
                <w:div w:id="1745567021">
                  <w:marLeft w:val="0"/>
                  <w:marRight w:val="0"/>
                  <w:marTop w:val="0"/>
                  <w:marBottom w:val="0"/>
                  <w:divBdr>
                    <w:top w:val="none" w:sz="0" w:space="0" w:color="auto"/>
                    <w:left w:val="none" w:sz="0" w:space="0" w:color="auto"/>
                    <w:bottom w:val="none" w:sz="0" w:space="0" w:color="auto"/>
                    <w:right w:val="none" w:sz="0" w:space="0" w:color="auto"/>
                  </w:divBdr>
                </w:div>
                <w:div w:id="1995209589">
                  <w:marLeft w:val="0"/>
                  <w:marRight w:val="0"/>
                  <w:marTop w:val="0"/>
                  <w:marBottom w:val="0"/>
                  <w:divBdr>
                    <w:top w:val="none" w:sz="0" w:space="0" w:color="auto"/>
                    <w:left w:val="none" w:sz="0" w:space="0" w:color="auto"/>
                    <w:bottom w:val="none" w:sz="0" w:space="0" w:color="auto"/>
                    <w:right w:val="none" w:sz="0" w:space="0" w:color="auto"/>
                  </w:divBdr>
                </w:div>
              </w:divsChild>
            </w:div>
            <w:div w:id="224343162">
              <w:marLeft w:val="0"/>
              <w:marRight w:val="0"/>
              <w:marTop w:val="0"/>
              <w:marBottom w:val="0"/>
              <w:divBdr>
                <w:top w:val="none" w:sz="0" w:space="0" w:color="auto"/>
                <w:left w:val="none" w:sz="0" w:space="0" w:color="auto"/>
                <w:bottom w:val="none" w:sz="0" w:space="0" w:color="auto"/>
                <w:right w:val="none" w:sz="0" w:space="0" w:color="auto"/>
              </w:divBdr>
            </w:div>
            <w:div w:id="224920745">
              <w:marLeft w:val="0"/>
              <w:marRight w:val="0"/>
              <w:marTop w:val="0"/>
              <w:marBottom w:val="0"/>
              <w:divBdr>
                <w:top w:val="none" w:sz="0" w:space="0" w:color="auto"/>
                <w:left w:val="none" w:sz="0" w:space="0" w:color="auto"/>
                <w:bottom w:val="none" w:sz="0" w:space="0" w:color="auto"/>
                <w:right w:val="none" w:sz="0" w:space="0" w:color="auto"/>
              </w:divBdr>
            </w:div>
            <w:div w:id="225260997">
              <w:marLeft w:val="0"/>
              <w:marRight w:val="0"/>
              <w:marTop w:val="0"/>
              <w:marBottom w:val="0"/>
              <w:divBdr>
                <w:top w:val="none" w:sz="0" w:space="0" w:color="auto"/>
                <w:left w:val="none" w:sz="0" w:space="0" w:color="auto"/>
                <w:bottom w:val="none" w:sz="0" w:space="0" w:color="auto"/>
                <w:right w:val="none" w:sz="0" w:space="0" w:color="auto"/>
              </w:divBdr>
            </w:div>
            <w:div w:id="225459026">
              <w:marLeft w:val="0"/>
              <w:marRight w:val="0"/>
              <w:marTop w:val="0"/>
              <w:marBottom w:val="0"/>
              <w:divBdr>
                <w:top w:val="none" w:sz="0" w:space="0" w:color="auto"/>
                <w:left w:val="none" w:sz="0" w:space="0" w:color="auto"/>
                <w:bottom w:val="none" w:sz="0" w:space="0" w:color="auto"/>
                <w:right w:val="none" w:sz="0" w:space="0" w:color="auto"/>
              </w:divBdr>
            </w:div>
            <w:div w:id="226382631">
              <w:marLeft w:val="0"/>
              <w:marRight w:val="0"/>
              <w:marTop w:val="0"/>
              <w:marBottom w:val="0"/>
              <w:divBdr>
                <w:top w:val="none" w:sz="0" w:space="0" w:color="auto"/>
                <w:left w:val="none" w:sz="0" w:space="0" w:color="auto"/>
                <w:bottom w:val="none" w:sz="0" w:space="0" w:color="auto"/>
                <w:right w:val="none" w:sz="0" w:space="0" w:color="auto"/>
              </w:divBdr>
            </w:div>
            <w:div w:id="227889751">
              <w:marLeft w:val="0"/>
              <w:marRight w:val="0"/>
              <w:marTop w:val="0"/>
              <w:marBottom w:val="0"/>
              <w:divBdr>
                <w:top w:val="none" w:sz="0" w:space="0" w:color="auto"/>
                <w:left w:val="none" w:sz="0" w:space="0" w:color="auto"/>
                <w:bottom w:val="none" w:sz="0" w:space="0" w:color="auto"/>
                <w:right w:val="none" w:sz="0" w:space="0" w:color="auto"/>
              </w:divBdr>
            </w:div>
            <w:div w:id="229927075">
              <w:marLeft w:val="0"/>
              <w:marRight w:val="0"/>
              <w:marTop w:val="0"/>
              <w:marBottom w:val="0"/>
              <w:divBdr>
                <w:top w:val="none" w:sz="0" w:space="0" w:color="auto"/>
                <w:left w:val="none" w:sz="0" w:space="0" w:color="auto"/>
                <w:bottom w:val="none" w:sz="0" w:space="0" w:color="auto"/>
                <w:right w:val="none" w:sz="0" w:space="0" w:color="auto"/>
              </w:divBdr>
            </w:div>
            <w:div w:id="230039946">
              <w:marLeft w:val="0"/>
              <w:marRight w:val="0"/>
              <w:marTop w:val="0"/>
              <w:marBottom w:val="0"/>
              <w:divBdr>
                <w:top w:val="none" w:sz="0" w:space="0" w:color="auto"/>
                <w:left w:val="none" w:sz="0" w:space="0" w:color="auto"/>
                <w:bottom w:val="none" w:sz="0" w:space="0" w:color="auto"/>
                <w:right w:val="none" w:sz="0" w:space="0" w:color="auto"/>
              </w:divBdr>
            </w:div>
            <w:div w:id="230971762">
              <w:marLeft w:val="0"/>
              <w:marRight w:val="0"/>
              <w:marTop w:val="0"/>
              <w:marBottom w:val="0"/>
              <w:divBdr>
                <w:top w:val="none" w:sz="0" w:space="0" w:color="auto"/>
                <w:left w:val="none" w:sz="0" w:space="0" w:color="auto"/>
                <w:bottom w:val="none" w:sz="0" w:space="0" w:color="auto"/>
                <w:right w:val="none" w:sz="0" w:space="0" w:color="auto"/>
              </w:divBdr>
            </w:div>
            <w:div w:id="232550507">
              <w:marLeft w:val="0"/>
              <w:marRight w:val="0"/>
              <w:marTop w:val="0"/>
              <w:marBottom w:val="0"/>
              <w:divBdr>
                <w:top w:val="none" w:sz="0" w:space="0" w:color="auto"/>
                <w:left w:val="none" w:sz="0" w:space="0" w:color="auto"/>
                <w:bottom w:val="none" w:sz="0" w:space="0" w:color="auto"/>
                <w:right w:val="none" w:sz="0" w:space="0" w:color="auto"/>
              </w:divBdr>
            </w:div>
            <w:div w:id="233508942">
              <w:marLeft w:val="0"/>
              <w:marRight w:val="0"/>
              <w:marTop w:val="0"/>
              <w:marBottom w:val="0"/>
              <w:divBdr>
                <w:top w:val="none" w:sz="0" w:space="0" w:color="auto"/>
                <w:left w:val="none" w:sz="0" w:space="0" w:color="auto"/>
                <w:bottom w:val="none" w:sz="0" w:space="0" w:color="auto"/>
                <w:right w:val="none" w:sz="0" w:space="0" w:color="auto"/>
              </w:divBdr>
            </w:div>
            <w:div w:id="234703662">
              <w:marLeft w:val="0"/>
              <w:marRight w:val="0"/>
              <w:marTop w:val="0"/>
              <w:marBottom w:val="0"/>
              <w:divBdr>
                <w:top w:val="none" w:sz="0" w:space="0" w:color="auto"/>
                <w:left w:val="none" w:sz="0" w:space="0" w:color="auto"/>
                <w:bottom w:val="none" w:sz="0" w:space="0" w:color="auto"/>
                <w:right w:val="none" w:sz="0" w:space="0" w:color="auto"/>
              </w:divBdr>
            </w:div>
            <w:div w:id="241531618">
              <w:marLeft w:val="0"/>
              <w:marRight w:val="0"/>
              <w:marTop w:val="0"/>
              <w:marBottom w:val="0"/>
              <w:divBdr>
                <w:top w:val="none" w:sz="0" w:space="0" w:color="auto"/>
                <w:left w:val="none" w:sz="0" w:space="0" w:color="auto"/>
                <w:bottom w:val="none" w:sz="0" w:space="0" w:color="auto"/>
                <w:right w:val="none" w:sz="0" w:space="0" w:color="auto"/>
              </w:divBdr>
            </w:div>
            <w:div w:id="241989380">
              <w:marLeft w:val="0"/>
              <w:marRight w:val="0"/>
              <w:marTop w:val="0"/>
              <w:marBottom w:val="0"/>
              <w:divBdr>
                <w:top w:val="none" w:sz="0" w:space="0" w:color="auto"/>
                <w:left w:val="none" w:sz="0" w:space="0" w:color="auto"/>
                <w:bottom w:val="none" w:sz="0" w:space="0" w:color="auto"/>
                <w:right w:val="none" w:sz="0" w:space="0" w:color="auto"/>
              </w:divBdr>
            </w:div>
            <w:div w:id="243147060">
              <w:marLeft w:val="0"/>
              <w:marRight w:val="0"/>
              <w:marTop w:val="0"/>
              <w:marBottom w:val="0"/>
              <w:divBdr>
                <w:top w:val="none" w:sz="0" w:space="0" w:color="auto"/>
                <w:left w:val="none" w:sz="0" w:space="0" w:color="auto"/>
                <w:bottom w:val="none" w:sz="0" w:space="0" w:color="auto"/>
                <w:right w:val="none" w:sz="0" w:space="0" w:color="auto"/>
              </w:divBdr>
            </w:div>
            <w:div w:id="244077626">
              <w:marLeft w:val="0"/>
              <w:marRight w:val="0"/>
              <w:marTop w:val="0"/>
              <w:marBottom w:val="0"/>
              <w:divBdr>
                <w:top w:val="none" w:sz="0" w:space="0" w:color="auto"/>
                <w:left w:val="none" w:sz="0" w:space="0" w:color="auto"/>
                <w:bottom w:val="none" w:sz="0" w:space="0" w:color="auto"/>
                <w:right w:val="none" w:sz="0" w:space="0" w:color="auto"/>
              </w:divBdr>
            </w:div>
            <w:div w:id="244148172">
              <w:marLeft w:val="0"/>
              <w:marRight w:val="0"/>
              <w:marTop w:val="0"/>
              <w:marBottom w:val="0"/>
              <w:divBdr>
                <w:top w:val="none" w:sz="0" w:space="0" w:color="auto"/>
                <w:left w:val="none" w:sz="0" w:space="0" w:color="auto"/>
                <w:bottom w:val="none" w:sz="0" w:space="0" w:color="auto"/>
                <w:right w:val="none" w:sz="0" w:space="0" w:color="auto"/>
              </w:divBdr>
            </w:div>
            <w:div w:id="245192811">
              <w:marLeft w:val="0"/>
              <w:marRight w:val="0"/>
              <w:marTop w:val="0"/>
              <w:marBottom w:val="0"/>
              <w:divBdr>
                <w:top w:val="none" w:sz="0" w:space="0" w:color="auto"/>
                <w:left w:val="none" w:sz="0" w:space="0" w:color="auto"/>
                <w:bottom w:val="none" w:sz="0" w:space="0" w:color="auto"/>
                <w:right w:val="none" w:sz="0" w:space="0" w:color="auto"/>
              </w:divBdr>
            </w:div>
            <w:div w:id="248276526">
              <w:marLeft w:val="0"/>
              <w:marRight w:val="0"/>
              <w:marTop w:val="0"/>
              <w:marBottom w:val="0"/>
              <w:divBdr>
                <w:top w:val="none" w:sz="0" w:space="0" w:color="auto"/>
                <w:left w:val="none" w:sz="0" w:space="0" w:color="auto"/>
                <w:bottom w:val="none" w:sz="0" w:space="0" w:color="auto"/>
                <w:right w:val="none" w:sz="0" w:space="0" w:color="auto"/>
              </w:divBdr>
            </w:div>
            <w:div w:id="248852596">
              <w:marLeft w:val="0"/>
              <w:marRight w:val="0"/>
              <w:marTop w:val="0"/>
              <w:marBottom w:val="0"/>
              <w:divBdr>
                <w:top w:val="none" w:sz="0" w:space="0" w:color="auto"/>
                <w:left w:val="none" w:sz="0" w:space="0" w:color="auto"/>
                <w:bottom w:val="none" w:sz="0" w:space="0" w:color="auto"/>
                <w:right w:val="none" w:sz="0" w:space="0" w:color="auto"/>
              </w:divBdr>
            </w:div>
            <w:div w:id="249169614">
              <w:marLeft w:val="0"/>
              <w:marRight w:val="0"/>
              <w:marTop w:val="0"/>
              <w:marBottom w:val="0"/>
              <w:divBdr>
                <w:top w:val="none" w:sz="0" w:space="0" w:color="auto"/>
                <w:left w:val="none" w:sz="0" w:space="0" w:color="auto"/>
                <w:bottom w:val="none" w:sz="0" w:space="0" w:color="auto"/>
                <w:right w:val="none" w:sz="0" w:space="0" w:color="auto"/>
              </w:divBdr>
            </w:div>
            <w:div w:id="249434561">
              <w:marLeft w:val="0"/>
              <w:marRight w:val="0"/>
              <w:marTop w:val="0"/>
              <w:marBottom w:val="0"/>
              <w:divBdr>
                <w:top w:val="none" w:sz="0" w:space="0" w:color="auto"/>
                <w:left w:val="none" w:sz="0" w:space="0" w:color="auto"/>
                <w:bottom w:val="none" w:sz="0" w:space="0" w:color="auto"/>
                <w:right w:val="none" w:sz="0" w:space="0" w:color="auto"/>
              </w:divBdr>
            </w:div>
            <w:div w:id="253637161">
              <w:marLeft w:val="0"/>
              <w:marRight w:val="0"/>
              <w:marTop w:val="0"/>
              <w:marBottom w:val="0"/>
              <w:divBdr>
                <w:top w:val="none" w:sz="0" w:space="0" w:color="auto"/>
                <w:left w:val="none" w:sz="0" w:space="0" w:color="auto"/>
                <w:bottom w:val="none" w:sz="0" w:space="0" w:color="auto"/>
                <w:right w:val="none" w:sz="0" w:space="0" w:color="auto"/>
              </w:divBdr>
            </w:div>
            <w:div w:id="254099394">
              <w:marLeft w:val="0"/>
              <w:marRight w:val="0"/>
              <w:marTop w:val="0"/>
              <w:marBottom w:val="0"/>
              <w:divBdr>
                <w:top w:val="none" w:sz="0" w:space="0" w:color="auto"/>
                <w:left w:val="none" w:sz="0" w:space="0" w:color="auto"/>
                <w:bottom w:val="none" w:sz="0" w:space="0" w:color="auto"/>
                <w:right w:val="none" w:sz="0" w:space="0" w:color="auto"/>
              </w:divBdr>
            </w:div>
            <w:div w:id="256908361">
              <w:marLeft w:val="0"/>
              <w:marRight w:val="0"/>
              <w:marTop w:val="0"/>
              <w:marBottom w:val="0"/>
              <w:divBdr>
                <w:top w:val="none" w:sz="0" w:space="0" w:color="auto"/>
                <w:left w:val="none" w:sz="0" w:space="0" w:color="auto"/>
                <w:bottom w:val="none" w:sz="0" w:space="0" w:color="auto"/>
                <w:right w:val="none" w:sz="0" w:space="0" w:color="auto"/>
              </w:divBdr>
            </w:div>
            <w:div w:id="258025205">
              <w:marLeft w:val="0"/>
              <w:marRight w:val="0"/>
              <w:marTop w:val="0"/>
              <w:marBottom w:val="0"/>
              <w:divBdr>
                <w:top w:val="none" w:sz="0" w:space="0" w:color="auto"/>
                <w:left w:val="none" w:sz="0" w:space="0" w:color="auto"/>
                <w:bottom w:val="none" w:sz="0" w:space="0" w:color="auto"/>
                <w:right w:val="none" w:sz="0" w:space="0" w:color="auto"/>
              </w:divBdr>
            </w:div>
            <w:div w:id="259989984">
              <w:marLeft w:val="0"/>
              <w:marRight w:val="0"/>
              <w:marTop w:val="0"/>
              <w:marBottom w:val="0"/>
              <w:divBdr>
                <w:top w:val="none" w:sz="0" w:space="0" w:color="auto"/>
                <w:left w:val="none" w:sz="0" w:space="0" w:color="auto"/>
                <w:bottom w:val="none" w:sz="0" w:space="0" w:color="auto"/>
                <w:right w:val="none" w:sz="0" w:space="0" w:color="auto"/>
              </w:divBdr>
            </w:div>
            <w:div w:id="260064301">
              <w:marLeft w:val="0"/>
              <w:marRight w:val="0"/>
              <w:marTop w:val="0"/>
              <w:marBottom w:val="0"/>
              <w:divBdr>
                <w:top w:val="none" w:sz="0" w:space="0" w:color="auto"/>
                <w:left w:val="none" w:sz="0" w:space="0" w:color="auto"/>
                <w:bottom w:val="none" w:sz="0" w:space="0" w:color="auto"/>
                <w:right w:val="none" w:sz="0" w:space="0" w:color="auto"/>
              </w:divBdr>
            </w:div>
            <w:div w:id="262568851">
              <w:marLeft w:val="0"/>
              <w:marRight w:val="0"/>
              <w:marTop w:val="0"/>
              <w:marBottom w:val="0"/>
              <w:divBdr>
                <w:top w:val="none" w:sz="0" w:space="0" w:color="auto"/>
                <w:left w:val="none" w:sz="0" w:space="0" w:color="auto"/>
                <w:bottom w:val="none" w:sz="0" w:space="0" w:color="auto"/>
                <w:right w:val="none" w:sz="0" w:space="0" w:color="auto"/>
              </w:divBdr>
            </w:div>
            <w:div w:id="263732911">
              <w:marLeft w:val="0"/>
              <w:marRight w:val="0"/>
              <w:marTop w:val="0"/>
              <w:marBottom w:val="0"/>
              <w:divBdr>
                <w:top w:val="none" w:sz="0" w:space="0" w:color="auto"/>
                <w:left w:val="none" w:sz="0" w:space="0" w:color="auto"/>
                <w:bottom w:val="none" w:sz="0" w:space="0" w:color="auto"/>
                <w:right w:val="none" w:sz="0" w:space="0" w:color="auto"/>
              </w:divBdr>
            </w:div>
            <w:div w:id="264657946">
              <w:marLeft w:val="0"/>
              <w:marRight w:val="0"/>
              <w:marTop w:val="0"/>
              <w:marBottom w:val="0"/>
              <w:divBdr>
                <w:top w:val="none" w:sz="0" w:space="0" w:color="auto"/>
                <w:left w:val="none" w:sz="0" w:space="0" w:color="auto"/>
                <w:bottom w:val="none" w:sz="0" w:space="0" w:color="auto"/>
                <w:right w:val="none" w:sz="0" w:space="0" w:color="auto"/>
              </w:divBdr>
            </w:div>
            <w:div w:id="265427526">
              <w:marLeft w:val="0"/>
              <w:marRight w:val="0"/>
              <w:marTop w:val="0"/>
              <w:marBottom w:val="0"/>
              <w:divBdr>
                <w:top w:val="none" w:sz="0" w:space="0" w:color="auto"/>
                <w:left w:val="none" w:sz="0" w:space="0" w:color="auto"/>
                <w:bottom w:val="none" w:sz="0" w:space="0" w:color="auto"/>
                <w:right w:val="none" w:sz="0" w:space="0" w:color="auto"/>
              </w:divBdr>
            </w:div>
            <w:div w:id="266087882">
              <w:marLeft w:val="0"/>
              <w:marRight w:val="0"/>
              <w:marTop w:val="0"/>
              <w:marBottom w:val="0"/>
              <w:divBdr>
                <w:top w:val="none" w:sz="0" w:space="0" w:color="auto"/>
                <w:left w:val="none" w:sz="0" w:space="0" w:color="auto"/>
                <w:bottom w:val="none" w:sz="0" w:space="0" w:color="auto"/>
                <w:right w:val="none" w:sz="0" w:space="0" w:color="auto"/>
              </w:divBdr>
            </w:div>
            <w:div w:id="266666573">
              <w:marLeft w:val="0"/>
              <w:marRight w:val="0"/>
              <w:marTop w:val="0"/>
              <w:marBottom w:val="0"/>
              <w:divBdr>
                <w:top w:val="none" w:sz="0" w:space="0" w:color="auto"/>
                <w:left w:val="none" w:sz="0" w:space="0" w:color="auto"/>
                <w:bottom w:val="none" w:sz="0" w:space="0" w:color="auto"/>
                <w:right w:val="none" w:sz="0" w:space="0" w:color="auto"/>
              </w:divBdr>
            </w:div>
            <w:div w:id="271985486">
              <w:marLeft w:val="0"/>
              <w:marRight w:val="0"/>
              <w:marTop w:val="0"/>
              <w:marBottom w:val="0"/>
              <w:divBdr>
                <w:top w:val="none" w:sz="0" w:space="0" w:color="auto"/>
                <w:left w:val="none" w:sz="0" w:space="0" w:color="auto"/>
                <w:bottom w:val="none" w:sz="0" w:space="0" w:color="auto"/>
                <w:right w:val="none" w:sz="0" w:space="0" w:color="auto"/>
              </w:divBdr>
            </w:div>
            <w:div w:id="274337436">
              <w:marLeft w:val="0"/>
              <w:marRight w:val="0"/>
              <w:marTop w:val="0"/>
              <w:marBottom w:val="0"/>
              <w:divBdr>
                <w:top w:val="none" w:sz="0" w:space="0" w:color="auto"/>
                <w:left w:val="none" w:sz="0" w:space="0" w:color="auto"/>
                <w:bottom w:val="none" w:sz="0" w:space="0" w:color="auto"/>
                <w:right w:val="none" w:sz="0" w:space="0" w:color="auto"/>
              </w:divBdr>
            </w:div>
            <w:div w:id="275870081">
              <w:marLeft w:val="0"/>
              <w:marRight w:val="0"/>
              <w:marTop w:val="0"/>
              <w:marBottom w:val="0"/>
              <w:divBdr>
                <w:top w:val="none" w:sz="0" w:space="0" w:color="auto"/>
                <w:left w:val="none" w:sz="0" w:space="0" w:color="auto"/>
                <w:bottom w:val="none" w:sz="0" w:space="0" w:color="auto"/>
                <w:right w:val="none" w:sz="0" w:space="0" w:color="auto"/>
              </w:divBdr>
            </w:div>
            <w:div w:id="277026662">
              <w:marLeft w:val="0"/>
              <w:marRight w:val="0"/>
              <w:marTop w:val="0"/>
              <w:marBottom w:val="0"/>
              <w:divBdr>
                <w:top w:val="none" w:sz="0" w:space="0" w:color="auto"/>
                <w:left w:val="none" w:sz="0" w:space="0" w:color="auto"/>
                <w:bottom w:val="none" w:sz="0" w:space="0" w:color="auto"/>
                <w:right w:val="none" w:sz="0" w:space="0" w:color="auto"/>
              </w:divBdr>
            </w:div>
            <w:div w:id="277874953">
              <w:marLeft w:val="0"/>
              <w:marRight w:val="0"/>
              <w:marTop w:val="0"/>
              <w:marBottom w:val="0"/>
              <w:divBdr>
                <w:top w:val="none" w:sz="0" w:space="0" w:color="auto"/>
                <w:left w:val="none" w:sz="0" w:space="0" w:color="auto"/>
                <w:bottom w:val="none" w:sz="0" w:space="0" w:color="auto"/>
                <w:right w:val="none" w:sz="0" w:space="0" w:color="auto"/>
              </w:divBdr>
            </w:div>
            <w:div w:id="281349148">
              <w:marLeft w:val="0"/>
              <w:marRight w:val="0"/>
              <w:marTop w:val="0"/>
              <w:marBottom w:val="0"/>
              <w:divBdr>
                <w:top w:val="none" w:sz="0" w:space="0" w:color="auto"/>
                <w:left w:val="none" w:sz="0" w:space="0" w:color="auto"/>
                <w:bottom w:val="none" w:sz="0" w:space="0" w:color="auto"/>
                <w:right w:val="none" w:sz="0" w:space="0" w:color="auto"/>
              </w:divBdr>
            </w:div>
            <w:div w:id="284045020">
              <w:marLeft w:val="0"/>
              <w:marRight w:val="0"/>
              <w:marTop w:val="0"/>
              <w:marBottom w:val="0"/>
              <w:divBdr>
                <w:top w:val="none" w:sz="0" w:space="0" w:color="auto"/>
                <w:left w:val="none" w:sz="0" w:space="0" w:color="auto"/>
                <w:bottom w:val="none" w:sz="0" w:space="0" w:color="auto"/>
                <w:right w:val="none" w:sz="0" w:space="0" w:color="auto"/>
              </w:divBdr>
            </w:div>
            <w:div w:id="286207840">
              <w:marLeft w:val="0"/>
              <w:marRight w:val="0"/>
              <w:marTop w:val="0"/>
              <w:marBottom w:val="0"/>
              <w:divBdr>
                <w:top w:val="none" w:sz="0" w:space="0" w:color="auto"/>
                <w:left w:val="none" w:sz="0" w:space="0" w:color="auto"/>
                <w:bottom w:val="none" w:sz="0" w:space="0" w:color="auto"/>
                <w:right w:val="none" w:sz="0" w:space="0" w:color="auto"/>
              </w:divBdr>
            </w:div>
            <w:div w:id="287782409">
              <w:marLeft w:val="0"/>
              <w:marRight w:val="0"/>
              <w:marTop w:val="0"/>
              <w:marBottom w:val="0"/>
              <w:divBdr>
                <w:top w:val="none" w:sz="0" w:space="0" w:color="auto"/>
                <w:left w:val="none" w:sz="0" w:space="0" w:color="auto"/>
                <w:bottom w:val="none" w:sz="0" w:space="0" w:color="auto"/>
                <w:right w:val="none" w:sz="0" w:space="0" w:color="auto"/>
              </w:divBdr>
            </w:div>
            <w:div w:id="289362462">
              <w:marLeft w:val="0"/>
              <w:marRight w:val="0"/>
              <w:marTop w:val="0"/>
              <w:marBottom w:val="0"/>
              <w:divBdr>
                <w:top w:val="none" w:sz="0" w:space="0" w:color="auto"/>
                <w:left w:val="none" w:sz="0" w:space="0" w:color="auto"/>
                <w:bottom w:val="none" w:sz="0" w:space="0" w:color="auto"/>
                <w:right w:val="none" w:sz="0" w:space="0" w:color="auto"/>
              </w:divBdr>
            </w:div>
            <w:div w:id="294215749">
              <w:marLeft w:val="0"/>
              <w:marRight w:val="0"/>
              <w:marTop w:val="0"/>
              <w:marBottom w:val="0"/>
              <w:divBdr>
                <w:top w:val="none" w:sz="0" w:space="0" w:color="auto"/>
                <w:left w:val="none" w:sz="0" w:space="0" w:color="auto"/>
                <w:bottom w:val="none" w:sz="0" w:space="0" w:color="auto"/>
                <w:right w:val="none" w:sz="0" w:space="0" w:color="auto"/>
              </w:divBdr>
            </w:div>
            <w:div w:id="295913379">
              <w:marLeft w:val="0"/>
              <w:marRight w:val="0"/>
              <w:marTop w:val="0"/>
              <w:marBottom w:val="0"/>
              <w:divBdr>
                <w:top w:val="none" w:sz="0" w:space="0" w:color="auto"/>
                <w:left w:val="none" w:sz="0" w:space="0" w:color="auto"/>
                <w:bottom w:val="none" w:sz="0" w:space="0" w:color="auto"/>
                <w:right w:val="none" w:sz="0" w:space="0" w:color="auto"/>
              </w:divBdr>
            </w:div>
            <w:div w:id="298461089">
              <w:marLeft w:val="0"/>
              <w:marRight w:val="0"/>
              <w:marTop w:val="0"/>
              <w:marBottom w:val="0"/>
              <w:divBdr>
                <w:top w:val="none" w:sz="0" w:space="0" w:color="auto"/>
                <w:left w:val="none" w:sz="0" w:space="0" w:color="auto"/>
                <w:bottom w:val="none" w:sz="0" w:space="0" w:color="auto"/>
                <w:right w:val="none" w:sz="0" w:space="0" w:color="auto"/>
              </w:divBdr>
            </w:div>
            <w:div w:id="298613835">
              <w:marLeft w:val="0"/>
              <w:marRight w:val="0"/>
              <w:marTop w:val="0"/>
              <w:marBottom w:val="0"/>
              <w:divBdr>
                <w:top w:val="none" w:sz="0" w:space="0" w:color="auto"/>
                <w:left w:val="none" w:sz="0" w:space="0" w:color="auto"/>
                <w:bottom w:val="none" w:sz="0" w:space="0" w:color="auto"/>
                <w:right w:val="none" w:sz="0" w:space="0" w:color="auto"/>
              </w:divBdr>
            </w:div>
            <w:div w:id="299648548">
              <w:marLeft w:val="0"/>
              <w:marRight w:val="0"/>
              <w:marTop w:val="0"/>
              <w:marBottom w:val="0"/>
              <w:divBdr>
                <w:top w:val="none" w:sz="0" w:space="0" w:color="auto"/>
                <w:left w:val="none" w:sz="0" w:space="0" w:color="auto"/>
                <w:bottom w:val="none" w:sz="0" w:space="0" w:color="auto"/>
                <w:right w:val="none" w:sz="0" w:space="0" w:color="auto"/>
              </w:divBdr>
            </w:div>
            <w:div w:id="300229247">
              <w:marLeft w:val="0"/>
              <w:marRight w:val="0"/>
              <w:marTop w:val="0"/>
              <w:marBottom w:val="0"/>
              <w:divBdr>
                <w:top w:val="none" w:sz="0" w:space="0" w:color="auto"/>
                <w:left w:val="none" w:sz="0" w:space="0" w:color="auto"/>
                <w:bottom w:val="none" w:sz="0" w:space="0" w:color="auto"/>
                <w:right w:val="none" w:sz="0" w:space="0" w:color="auto"/>
              </w:divBdr>
            </w:div>
            <w:div w:id="300312037">
              <w:marLeft w:val="0"/>
              <w:marRight w:val="0"/>
              <w:marTop w:val="0"/>
              <w:marBottom w:val="0"/>
              <w:divBdr>
                <w:top w:val="none" w:sz="0" w:space="0" w:color="auto"/>
                <w:left w:val="none" w:sz="0" w:space="0" w:color="auto"/>
                <w:bottom w:val="none" w:sz="0" w:space="0" w:color="auto"/>
                <w:right w:val="none" w:sz="0" w:space="0" w:color="auto"/>
              </w:divBdr>
            </w:div>
            <w:div w:id="303967291">
              <w:marLeft w:val="0"/>
              <w:marRight w:val="0"/>
              <w:marTop w:val="0"/>
              <w:marBottom w:val="0"/>
              <w:divBdr>
                <w:top w:val="none" w:sz="0" w:space="0" w:color="auto"/>
                <w:left w:val="none" w:sz="0" w:space="0" w:color="auto"/>
                <w:bottom w:val="none" w:sz="0" w:space="0" w:color="auto"/>
                <w:right w:val="none" w:sz="0" w:space="0" w:color="auto"/>
              </w:divBdr>
            </w:div>
            <w:div w:id="304701707">
              <w:marLeft w:val="0"/>
              <w:marRight w:val="0"/>
              <w:marTop w:val="0"/>
              <w:marBottom w:val="0"/>
              <w:divBdr>
                <w:top w:val="none" w:sz="0" w:space="0" w:color="auto"/>
                <w:left w:val="none" w:sz="0" w:space="0" w:color="auto"/>
                <w:bottom w:val="none" w:sz="0" w:space="0" w:color="auto"/>
                <w:right w:val="none" w:sz="0" w:space="0" w:color="auto"/>
              </w:divBdr>
            </w:div>
            <w:div w:id="305862993">
              <w:marLeft w:val="0"/>
              <w:marRight w:val="0"/>
              <w:marTop w:val="0"/>
              <w:marBottom w:val="0"/>
              <w:divBdr>
                <w:top w:val="none" w:sz="0" w:space="0" w:color="auto"/>
                <w:left w:val="none" w:sz="0" w:space="0" w:color="auto"/>
                <w:bottom w:val="none" w:sz="0" w:space="0" w:color="auto"/>
                <w:right w:val="none" w:sz="0" w:space="0" w:color="auto"/>
              </w:divBdr>
            </w:div>
            <w:div w:id="307130986">
              <w:marLeft w:val="0"/>
              <w:marRight w:val="0"/>
              <w:marTop w:val="0"/>
              <w:marBottom w:val="0"/>
              <w:divBdr>
                <w:top w:val="none" w:sz="0" w:space="0" w:color="auto"/>
                <w:left w:val="none" w:sz="0" w:space="0" w:color="auto"/>
                <w:bottom w:val="none" w:sz="0" w:space="0" w:color="auto"/>
                <w:right w:val="none" w:sz="0" w:space="0" w:color="auto"/>
              </w:divBdr>
            </w:div>
            <w:div w:id="307901605">
              <w:marLeft w:val="0"/>
              <w:marRight w:val="0"/>
              <w:marTop w:val="0"/>
              <w:marBottom w:val="0"/>
              <w:divBdr>
                <w:top w:val="none" w:sz="0" w:space="0" w:color="auto"/>
                <w:left w:val="none" w:sz="0" w:space="0" w:color="auto"/>
                <w:bottom w:val="none" w:sz="0" w:space="0" w:color="auto"/>
                <w:right w:val="none" w:sz="0" w:space="0" w:color="auto"/>
              </w:divBdr>
            </w:div>
            <w:div w:id="313415470">
              <w:marLeft w:val="0"/>
              <w:marRight w:val="0"/>
              <w:marTop w:val="0"/>
              <w:marBottom w:val="0"/>
              <w:divBdr>
                <w:top w:val="none" w:sz="0" w:space="0" w:color="auto"/>
                <w:left w:val="none" w:sz="0" w:space="0" w:color="auto"/>
                <w:bottom w:val="none" w:sz="0" w:space="0" w:color="auto"/>
                <w:right w:val="none" w:sz="0" w:space="0" w:color="auto"/>
              </w:divBdr>
            </w:div>
            <w:div w:id="317154775">
              <w:marLeft w:val="0"/>
              <w:marRight w:val="0"/>
              <w:marTop w:val="0"/>
              <w:marBottom w:val="0"/>
              <w:divBdr>
                <w:top w:val="none" w:sz="0" w:space="0" w:color="auto"/>
                <w:left w:val="none" w:sz="0" w:space="0" w:color="auto"/>
                <w:bottom w:val="none" w:sz="0" w:space="0" w:color="auto"/>
                <w:right w:val="none" w:sz="0" w:space="0" w:color="auto"/>
              </w:divBdr>
            </w:div>
            <w:div w:id="317659112">
              <w:marLeft w:val="0"/>
              <w:marRight w:val="0"/>
              <w:marTop w:val="0"/>
              <w:marBottom w:val="0"/>
              <w:divBdr>
                <w:top w:val="none" w:sz="0" w:space="0" w:color="auto"/>
                <w:left w:val="none" w:sz="0" w:space="0" w:color="auto"/>
                <w:bottom w:val="none" w:sz="0" w:space="0" w:color="auto"/>
                <w:right w:val="none" w:sz="0" w:space="0" w:color="auto"/>
              </w:divBdr>
            </w:div>
            <w:div w:id="318274330">
              <w:marLeft w:val="0"/>
              <w:marRight w:val="0"/>
              <w:marTop w:val="0"/>
              <w:marBottom w:val="0"/>
              <w:divBdr>
                <w:top w:val="none" w:sz="0" w:space="0" w:color="auto"/>
                <w:left w:val="none" w:sz="0" w:space="0" w:color="auto"/>
                <w:bottom w:val="none" w:sz="0" w:space="0" w:color="auto"/>
                <w:right w:val="none" w:sz="0" w:space="0" w:color="auto"/>
              </w:divBdr>
            </w:div>
            <w:div w:id="318340163">
              <w:marLeft w:val="0"/>
              <w:marRight w:val="0"/>
              <w:marTop w:val="0"/>
              <w:marBottom w:val="0"/>
              <w:divBdr>
                <w:top w:val="none" w:sz="0" w:space="0" w:color="auto"/>
                <w:left w:val="none" w:sz="0" w:space="0" w:color="auto"/>
                <w:bottom w:val="none" w:sz="0" w:space="0" w:color="auto"/>
                <w:right w:val="none" w:sz="0" w:space="0" w:color="auto"/>
              </w:divBdr>
            </w:div>
            <w:div w:id="320545099">
              <w:marLeft w:val="0"/>
              <w:marRight w:val="0"/>
              <w:marTop w:val="0"/>
              <w:marBottom w:val="0"/>
              <w:divBdr>
                <w:top w:val="none" w:sz="0" w:space="0" w:color="auto"/>
                <w:left w:val="none" w:sz="0" w:space="0" w:color="auto"/>
                <w:bottom w:val="none" w:sz="0" w:space="0" w:color="auto"/>
                <w:right w:val="none" w:sz="0" w:space="0" w:color="auto"/>
              </w:divBdr>
            </w:div>
            <w:div w:id="321933554">
              <w:marLeft w:val="0"/>
              <w:marRight w:val="0"/>
              <w:marTop w:val="0"/>
              <w:marBottom w:val="0"/>
              <w:divBdr>
                <w:top w:val="none" w:sz="0" w:space="0" w:color="auto"/>
                <w:left w:val="none" w:sz="0" w:space="0" w:color="auto"/>
                <w:bottom w:val="none" w:sz="0" w:space="0" w:color="auto"/>
                <w:right w:val="none" w:sz="0" w:space="0" w:color="auto"/>
              </w:divBdr>
            </w:div>
            <w:div w:id="326905183">
              <w:marLeft w:val="0"/>
              <w:marRight w:val="0"/>
              <w:marTop w:val="0"/>
              <w:marBottom w:val="0"/>
              <w:divBdr>
                <w:top w:val="none" w:sz="0" w:space="0" w:color="auto"/>
                <w:left w:val="none" w:sz="0" w:space="0" w:color="auto"/>
                <w:bottom w:val="none" w:sz="0" w:space="0" w:color="auto"/>
                <w:right w:val="none" w:sz="0" w:space="0" w:color="auto"/>
              </w:divBdr>
            </w:div>
            <w:div w:id="326907916">
              <w:marLeft w:val="0"/>
              <w:marRight w:val="0"/>
              <w:marTop w:val="0"/>
              <w:marBottom w:val="0"/>
              <w:divBdr>
                <w:top w:val="none" w:sz="0" w:space="0" w:color="auto"/>
                <w:left w:val="none" w:sz="0" w:space="0" w:color="auto"/>
                <w:bottom w:val="none" w:sz="0" w:space="0" w:color="auto"/>
                <w:right w:val="none" w:sz="0" w:space="0" w:color="auto"/>
              </w:divBdr>
            </w:div>
            <w:div w:id="331110220">
              <w:marLeft w:val="0"/>
              <w:marRight w:val="0"/>
              <w:marTop w:val="0"/>
              <w:marBottom w:val="0"/>
              <w:divBdr>
                <w:top w:val="none" w:sz="0" w:space="0" w:color="auto"/>
                <w:left w:val="none" w:sz="0" w:space="0" w:color="auto"/>
                <w:bottom w:val="none" w:sz="0" w:space="0" w:color="auto"/>
                <w:right w:val="none" w:sz="0" w:space="0" w:color="auto"/>
              </w:divBdr>
            </w:div>
            <w:div w:id="333727111">
              <w:marLeft w:val="0"/>
              <w:marRight w:val="0"/>
              <w:marTop w:val="0"/>
              <w:marBottom w:val="0"/>
              <w:divBdr>
                <w:top w:val="none" w:sz="0" w:space="0" w:color="auto"/>
                <w:left w:val="none" w:sz="0" w:space="0" w:color="auto"/>
                <w:bottom w:val="none" w:sz="0" w:space="0" w:color="auto"/>
                <w:right w:val="none" w:sz="0" w:space="0" w:color="auto"/>
              </w:divBdr>
            </w:div>
            <w:div w:id="333921919">
              <w:marLeft w:val="0"/>
              <w:marRight w:val="0"/>
              <w:marTop w:val="0"/>
              <w:marBottom w:val="0"/>
              <w:divBdr>
                <w:top w:val="none" w:sz="0" w:space="0" w:color="auto"/>
                <w:left w:val="none" w:sz="0" w:space="0" w:color="auto"/>
                <w:bottom w:val="none" w:sz="0" w:space="0" w:color="auto"/>
                <w:right w:val="none" w:sz="0" w:space="0" w:color="auto"/>
              </w:divBdr>
            </w:div>
            <w:div w:id="334770855">
              <w:marLeft w:val="0"/>
              <w:marRight w:val="0"/>
              <w:marTop w:val="0"/>
              <w:marBottom w:val="0"/>
              <w:divBdr>
                <w:top w:val="none" w:sz="0" w:space="0" w:color="auto"/>
                <w:left w:val="none" w:sz="0" w:space="0" w:color="auto"/>
                <w:bottom w:val="none" w:sz="0" w:space="0" w:color="auto"/>
                <w:right w:val="none" w:sz="0" w:space="0" w:color="auto"/>
              </w:divBdr>
            </w:div>
            <w:div w:id="335807257">
              <w:marLeft w:val="0"/>
              <w:marRight w:val="0"/>
              <w:marTop w:val="0"/>
              <w:marBottom w:val="0"/>
              <w:divBdr>
                <w:top w:val="none" w:sz="0" w:space="0" w:color="auto"/>
                <w:left w:val="none" w:sz="0" w:space="0" w:color="auto"/>
                <w:bottom w:val="none" w:sz="0" w:space="0" w:color="auto"/>
                <w:right w:val="none" w:sz="0" w:space="0" w:color="auto"/>
              </w:divBdr>
            </w:div>
            <w:div w:id="336080791">
              <w:marLeft w:val="0"/>
              <w:marRight w:val="0"/>
              <w:marTop w:val="0"/>
              <w:marBottom w:val="0"/>
              <w:divBdr>
                <w:top w:val="none" w:sz="0" w:space="0" w:color="auto"/>
                <w:left w:val="none" w:sz="0" w:space="0" w:color="auto"/>
                <w:bottom w:val="none" w:sz="0" w:space="0" w:color="auto"/>
                <w:right w:val="none" w:sz="0" w:space="0" w:color="auto"/>
              </w:divBdr>
            </w:div>
            <w:div w:id="336159256">
              <w:marLeft w:val="0"/>
              <w:marRight w:val="0"/>
              <w:marTop w:val="0"/>
              <w:marBottom w:val="0"/>
              <w:divBdr>
                <w:top w:val="none" w:sz="0" w:space="0" w:color="auto"/>
                <w:left w:val="none" w:sz="0" w:space="0" w:color="auto"/>
                <w:bottom w:val="none" w:sz="0" w:space="0" w:color="auto"/>
                <w:right w:val="none" w:sz="0" w:space="0" w:color="auto"/>
              </w:divBdr>
            </w:div>
            <w:div w:id="336738291">
              <w:marLeft w:val="0"/>
              <w:marRight w:val="0"/>
              <w:marTop w:val="0"/>
              <w:marBottom w:val="0"/>
              <w:divBdr>
                <w:top w:val="none" w:sz="0" w:space="0" w:color="auto"/>
                <w:left w:val="none" w:sz="0" w:space="0" w:color="auto"/>
                <w:bottom w:val="none" w:sz="0" w:space="0" w:color="auto"/>
                <w:right w:val="none" w:sz="0" w:space="0" w:color="auto"/>
              </w:divBdr>
            </w:div>
            <w:div w:id="337779850">
              <w:marLeft w:val="0"/>
              <w:marRight w:val="0"/>
              <w:marTop w:val="0"/>
              <w:marBottom w:val="0"/>
              <w:divBdr>
                <w:top w:val="none" w:sz="0" w:space="0" w:color="auto"/>
                <w:left w:val="none" w:sz="0" w:space="0" w:color="auto"/>
                <w:bottom w:val="none" w:sz="0" w:space="0" w:color="auto"/>
                <w:right w:val="none" w:sz="0" w:space="0" w:color="auto"/>
              </w:divBdr>
            </w:div>
            <w:div w:id="339629209">
              <w:marLeft w:val="0"/>
              <w:marRight w:val="0"/>
              <w:marTop w:val="0"/>
              <w:marBottom w:val="0"/>
              <w:divBdr>
                <w:top w:val="none" w:sz="0" w:space="0" w:color="auto"/>
                <w:left w:val="none" w:sz="0" w:space="0" w:color="auto"/>
                <w:bottom w:val="none" w:sz="0" w:space="0" w:color="auto"/>
                <w:right w:val="none" w:sz="0" w:space="0" w:color="auto"/>
              </w:divBdr>
            </w:div>
            <w:div w:id="340082013">
              <w:marLeft w:val="0"/>
              <w:marRight w:val="0"/>
              <w:marTop w:val="0"/>
              <w:marBottom w:val="0"/>
              <w:divBdr>
                <w:top w:val="none" w:sz="0" w:space="0" w:color="auto"/>
                <w:left w:val="none" w:sz="0" w:space="0" w:color="auto"/>
                <w:bottom w:val="none" w:sz="0" w:space="0" w:color="auto"/>
                <w:right w:val="none" w:sz="0" w:space="0" w:color="auto"/>
              </w:divBdr>
            </w:div>
            <w:div w:id="340283576">
              <w:marLeft w:val="0"/>
              <w:marRight w:val="0"/>
              <w:marTop w:val="0"/>
              <w:marBottom w:val="0"/>
              <w:divBdr>
                <w:top w:val="none" w:sz="0" w:space="0" w:color="auto"/>
                <w:left w:val="none" w:sz="0" w:space="0" w:color="auto"/>
                <w:bottom w:val="none" w:sz="0" w:space="0" w:color="auto"/>
                <w:right w:val="none" w:sz="0" w:space="0" w:color="auto"/>
              </w:divBdr>
            </w:div>
            <w:div w:id="340858407">
              <w:marLeft w:val="0"/>
              <w:marRight w:val="0"/>
              <w:marTop w:val="0"/>
              <w:marBottom w:val="0"/>
              <w:divBdr>
                <w:top w:val="none" w:sz="0" w:space="0" w:color="auto"/>
                <w:left w:val="none" w:sz="0" w:space="0" w:color="auto"/>
                <w:bottom w:val="none" w:sz="0" w:space="0" w:color="auto"/>
                <w:right w:val="none" w:sz="0" w:space="0" w:color="auto"/>
              </w:divBdr>
            </w:div>
            <w:div w:id="342558409">
              <w:marLeft w:val="0"/>
              <w:marRight w:val="0"/>
              <w:marTop w:val="0"/>
              <w:marBottom w:val="0"/>
              <w:divBdr>
                <w:top w:val="none" w:sz="0" w:space="0" w:color="auto"/>
                <w:left w:val="none" w:sz="0" w:space="0" w:color="auto"/>
                <w:bottom w:val="none" w:sz="0" w:space="0" w:color="auto"/>
                <w:right w:val="none" w:sz="0" w:space="0" w:color="auto"/>
              </w:divBdr>
            </w:div>
            <w:div w:id="346097476">
              <w:marLeft w:val="0"/>
              <w:marRight w:val="0"/>
              <w:marTop w:val="0"/>
              <w:marBottom w:val="0"/>
              <w:divBdr>
                <w:top w:val="none" w:sz="0" w:space="0" w:color="auto"/>
                <w:left w:val="none" w:sz="0" w:space="0" w:color="auto"/>
                <w:bottom w:val="none" w:sz="0" w:space="0" w:color="auto"/>
                <w:right w:val="none" w:sz="0" w:space="0" w:color="auto"/>
              </w:divBdr>
            </w:div>
            <w:div w:id="347214463">
              <w:marLeft w:val="0"/>
              <w:marRight w:val="0"/>
              <w:marTop w:val="0"/>
              <w:marBottom w:val="0"/>
              <w:divBdr>
                <w:top w:val="none" w:sz="0" w:space="0" w:color="auto"/>
                <w:left w:val="none" w:sz="0" w:space="0" w:color="auto"/>
                <w:bottom w:val="none" w:sz="0" w:space="0" w:color="auto"/>
                <w:right w:val="none" w:sz="0" w:space="0" w:color="auto"/>
              </w:divBdr>
            </w:div>
            <w:div w:id="350452615">
              <w:marLeft w:val="0"/>
              <w:marRight w:val="0"/>
              <w:marTop w:val="0"/>
              <w:marBottom w:val="0"/>
              <w:divBdr>
                <w:top w:val="none" w:sz="0" w:space="0" w:color="auto"/>
                <w:left w:val="none" w:sz="0" w:space="0" w:color="auto"/>
                <w:bottom w:val="none" w:sz="0" w:space="0" w:color="auto"/>
                <w:right w:val="none" w:sz="0" w:space="0" w:color="auto"/>
              </w:divBdr>
            </w:div>
            <w:div w:id="353305338">
              <w:marLeft w:val="0"/>
              <w:marRight w:val="0"/>
              <w:marTop w:val="0"/>
              <w:marBottom w:val="0"/>
              <w:divBdr>
                <w:top w:val="none" w:sz="0" w:space="0" w:color="auto"/>
                <w:left w:val="none" w:sz="0" w:space="0" w:color="auto"/>
                <w:bottom w:val="none" w:sz="0" w:space="0" w:color="auto"/>
                <w:right w:val="none" w:sz="0" w:space="0" w:color="auto"/>
              </w:divBdr>
            </w:div>
            <w:div w:id="356859340">
              <w:marLeft w:val="0"/>
              <w:marRight w:val="0"/>
              <w:marTop w:val="0"/>
              <w:marBottom w:val="0"/>
              <w:divBdr>
                <w:top w:val="none" w:sz="0" w:space="0" w:color="auto"/>
                <w:left w:val="none" w:sz="0" w:space="0" w:color="auto"/>
                <w:bottom w:val="none" w:sz="0" w:space="0" w:color="auto"/>
                <w:right w:val="none" w:sz="0" w:space="0" w:color="auto"/>
              </w:divBdr>
            </w:div>
            <w:div w:id="357632650">
              <w:marLeft w:val="0"/>
              <w:marRight w:val="0"/>
              <w:marTop w:val="0"/>
              <w:marBottom w:val="0"/>
              <w:divBdr>
                <w:top w:val="none" w:sz="0" w:space="0" w:color="auto"/>
                <w:left w:val="none" w:sz="0" w:space="0" w:color="auto"/>
                <w:bottom w:val="none" w:sz="0" w:space="0" w:color="auto"/>
                <w:right w:val="none" w:sz="0" w:space="0" w:color="auto"/>
              </w:divBdr>
            </w:div>
            <w:div w:id="357704440">
              <w:marLeft w:val="0"/>
              <w:marRight w:val="0"/>
              <w:marTop w:val="0"/>
              <w:marBottom w:val="0"/>
              <w:divBdr>
                <w:top w:val="none" w:sz="0" w:space="0" w:color="auto"/>
                <w:left w:val="none" w:sz="0" w:space="0" w:color="auto"/>
                <w:bottom w:val="none" w:sz="0" w:space="0" w:color="auto"/>
                <w:right w:val="none" w:sz="0" w:space="0" w:color="auto"/>
              </w:divBdr>
            </w:div>
            <w:div w:id="359402743">
              <w:marLeft w:val="0"/>
              <w:marRight w:val="0"/>
              <w:marTop w:val="0"/>
              <w:marBottom w:val="0"/>
              <w:divBdr>
                <w:top w:val="none" w:sz="0" w:space="0" w:color="auto"/>
                <w:left w:val="none" w:sz="0" w:space="0" w:color="auto"/>
                <w:bottom w:val="none" w:sz="0" w:space="0" w:color="auto"/>
                <w:right w:val="none" w:sz="0" w:space="0" w:color="auto"/>
              </w:divBdr>
            </w:div>
            <w:div w:id="360135473">
              <w:marLeft w:val="0"/>
              <w:marRight w:val="0"/>
              <w:marTop w:val="0"/>
              <w:marBottom w:val="0"/>
              <w:divBdr>
                <w:top w:val="none" w:sz="0" w:space="0" w:color="auto"/>
                <w:left w:val="none" w:sz="0" w:space="0" w:color="auto"/>
                <w:bottom w:val="none" w:sz="0" w:space="0" w:color="auto"/>
                <w:right w:val="none" w:sz="0" w:space="0" w:color="auto"/>
              </w:divBdr>
            </w:div>
            <w:div w:id="362096496">
              <w:marLeft w:val="0"/>
              <w:marRight w:val="0"/>
              <w:marTop w:val="0"/>
              <w:marBottom w:val="0"/>
              <w:divBdr>
                <w:top w:val="none" w:sz="0" w:space="0" w:color="auto"/>
                <w:left w:val="none" w:sz="0" w:space="0" w:color="auto"/>
                <w:bottom w:val="none" w:sz="0" w:space="0" w:color="auto"/>
                <w:right w:val="none" w:sz="0" w:space="0" w:color="auto"/>
              </w:divBdr>
            </w:div>
            <w:div w:id="362748398">
              <w:marLeft w:val="0"/>
              <w:marRight w:val="0"/>
              <w:marTop w:val="0"/>
              <w:marBottom w:val="0"/>
              <w:divBdr>
                <w:top w:val="none" w:sz="0" w:space="0" w:color="auto"/>
                <w:left w:val="none" w:sz="0" w:space="0" w:color="auto"/>
                <w:bottom w:val="none" w:sz="0" w:space="0" w:color="auto"/>
                <w:right w:val="none" w:sz="0" w:space="0" w:color="auto"/>
              </w:divBdr>
            </w:div>
            <w:div w:id="364064502">
              <w:marLeft w:val="0"/>
              <w:marRight w:val="0"/>
              <w:marTop w:val="0"/>
              <w:marBottom w:val="0"/>
              <w:divBdr>
                <w:top w:val="none" w:sz="0" w:space="0" w:color="auto"/>
                <w:left w:val="none" w:sz="0" w:space="0" w:color="auto"/>
                <w:bottom w:val="none" w:sz="0" w:space="0" w:color="auto"/>
                <w:right w:val="none" w:sz="0" w:space="0" w:color="auto"/>
              </w:divBdr>
            </w:div>
            <w:div w:id="364984424">
              <w:marLeft w:val="0"/>
              <w:marRight w:val="0"/>
              <w:marTop w:val="0"/>
              <w:marBottom w:val="0"/>
              <w:divBdr>
                <w:top w:val="none" w:sz="0" w:space="0" w:color="auto"/>
                <w:left w:val="none" w:sz="0" w:space="0" w:color="auto"/>
                <w:bottom w:val="none" w:sz="0" w:space="0" w:color="auto"/>
                <w:right w:val="none" w:sz="0" w:space="0" w:color="auto"/>
              </w:divBdr>
            </w:div>
            <w:div w:id="374162594">
              <w:marLeft w:val="0"/>
              <w:marRight w:val="0"/>
              <w:marTop w:val="0"/>
              <w:marBottom w:val="0"/>
              <w:divBdr>
                <w:top w:val="none" w:sz="0" w:space="0" w:color="auto"/>
                <w:left w:val="none" w:sz="0" w:space="0" w:color="auto"/>
                <w:bottom w:val="none" w:sz="0" w:space="0" w:color="auto"/>
                <w:right w:val="none" w:sz="0" w:space="0" w:color="auto"/>
              </w:divBdr>
            </w:div>
            <w:div w:id="374350593">
              <w:marLeft w:val="0"/>
              <w:marRight w:val="0"/>
              <w:marTop w:val="0"/>
              <w:marBottom w:val="0"/>
              <w:divBdr>
                <w:top w:val="none" w:sz="0" w:space="0" w:color="auto"/>
                <w:left w:val="none" w:sz="0" w:space="0" w:color="auto"/>
                <w:bottom w:val="none" w:sz="0" w:space="0" w:color="auto"/>
                <w:right w:val="none" w:sz="0" w:space="0" w:color="auto"/>
              </w:divBdr>
            </w:div>
            <w:div w:id="376273484">
              <w:marLeft w:val="0"/>
              <w:marRight w:val="0"/>
              <w:marTop w:val="0"/>
              <w:marBottom w:val="0"/>
              <w:divBdr>
                <w:top w:val="none" w:sz="0" w:space="0" w:color="auto"/>
                <w:left w:val="none" w:sz="0" w:space="0" w:color="auto"/>
                <w:bottom w:val="none" w:sz="0" w:space="0" w:color="auto"/>
                <w:right w:val="none" w:sz="0" w:space="0" w:color="auto"/>
              </w:divBdr>
            </w:div>
            <w:div w:id="377821469">
              <w:marLeft w:val="0"/>
              <w:marRight w:val="0"/>
              <w:marTop w:val="0"/>
              <w:marBottom w:val="0"/>
              <w:divBdr>
                <w:top w:val="none" w:sz="0" w:space="0" w:color="auto"/>
                <w:left w:val="none" w:sz="0" w:space="0" w:color="auto"/>
                <w:bottom w:val="none" w:sz="0" w:space="0" w:color="auto"/>
                <w:right w:val="none" w:sz="0" w:space="0" w:color="auto"/>
              </w:divBdr>
            </w:div>
            <w:div w:id="378866198">
              <w:marLeft w:val="0"/>
              <w:marRight w:val="0"/>
              <w:marTop w:val="0"/>
              <w:marBottom w:val="0"/>
              <w:divBdr>
                <w:top w:val="none" w:sz="0" w:space="0" w:color="auto"/>
                <w:left w:val="none" w:sz="0" w:space="0" w:color="auto"/>
                <w:bottom w:val="none" w:sz="0" w:space="0" w:color="auto"/>
                <w:right w:val="none" w:sz="0" w:space="0" w:color="auto"/>
              </w:divBdr>
            </w:div>
            <w:div w:id="379869169">
              <w:marLeft w:val="0"/>
              <w:marRight w:val="0"/>
              <w:marTop w:val="0"/>
              <w:marBottom w:val="0"/>
              <w:divBdr>
                <w:top w:val="none" w:sz="0" w:space="0" w:color="auto"/>
                <w:left w:val="none" w:sz="0" w:space="0" w:color="auto"/>
                <w:bottom w:val="none" w:sz="0" w:space="0" w:color="auto"/>
                <w:right w:val="none" w:sz="0" w:space="0" w:color="auto"/>
              </w:divBdr>
            </w:div>
            <w:div w:id="380372636">
              <w:marLeft w:val="0"/>
              <w:marRight w:val="0"/>
              <w:marTop w:val="0"/>
              <w:marBottom w:val="0"/>
              <w:divBdr>
                <w:top w:val="none" w:sz="0" w:space="0" w:color="auto"/>
                <w:left w:val="none" w:sz="0" w:space="0" w:color="auto"/>
                <w:bottom w:val="none" w:sz="0" w:space="0" w:color="auto"/>
                <w:right w:val="none" w:sz="0" w:space="0" w:color="auto"/>
              </w:divBdr>
            </w:div>
            <w:div w:id="384645964">
              <w:marLeft w:val="0"/>
              <w:marRight w:val="0"/>
              <w:marTop w:val="0"/>
              <w:marBottom w:val="0"/>
              <w:divBdr>
                <w:top w:val="none" w:sz="0" w:space="0" w:color="auto"/>
                <w:left w:val="none" w:sz="0" w:space="0" w:color="auto"/>
                <w:bottom w:val="none" w:sz="0" w:space="0" w:color="auto"/>
                <w:right w:val="none" w:sz="0" w:space="0" w:color="auto"/>
              </w:divBdr>
            </w:div>
            <w:div w:id="384985120">
              <w:marLeft w:val="0"/>
              <w:marRight w:val="0"/>
              <w:marTop w:val="0"/>
              <w:marBottom w:val="0"/>
              <w:divBdr>
                <w:top w:val="none" w:sz="0" w:space="0" w:color="auto"/>
                <w:left w:val="none" w:sz="0" w:space="0" w:color="auto"/>
                <w:bottom w:val="none" w:sz="0" w:space="0" w:color="auto"/>
                <w:right w:val="none" w:sz="0" w:space="0" w:color="auto"/>
              </w:divBdr>
            </w:div>
            <w:div w:id="385644070">
              <w:marLeft w:val="0"/>
              <w:marRight w:val="0"/>
              <w:marTop w:val="0"/>
              <w:marBottom w:val="0"/>
              <w:divBdr>
                <w:top w:val="none" w:sz="0" w:space="0" w:color="auto"/>
                <w:left w:val="none" w:sz="0" w:space="0" w:color="auto"/>
                <w:bottom w:val="none" w:sz="0" w:space="0" w:color="auto"/>
                <w:right w:val="none" w:sz="0" w:space="0" w:color="auto"/>
              </w:divBdr>
            </w:div>
            <w:div w:id="386342466">
              <w:marLeft w:val="0"/>
              <w:marRight w:val="0"/>
              <w:marTop w:val="0"/>
              <w:marBottom w:val="0"/>
              <w:divBdr>
                <w:top w:val="none" w:sz="0" w:space="0" w:color="auto"/>
                <w:left w:val="none" w:sz="0" w:space="0" w:color="auto"/>
                <w:bottom w:val="none" w:sz="0" w:space="0" w:color="auto"/>
                <w:right w:val="none" w:sz="0" w:space="0" w:color="auto"/>
              </w:divBdr>
            </w:div>
            <w:div w:id="386999038">
              <w:marLeft w:val="0"/>
              <w:marRight w:val="0"/>
              <w:marTop w:val="0"/>
              <w:marBottom w:val="0"/>
              <w:divBdr>
                <w:top w:val="none" w:sz="0" w:space="0" w:color="auto"/>
                <w:left w:val="none" w:sz="0" w:space="0" w:color="auto"/>
                <w:bottom w:val="none" w:sz="0" w:space="0" w:color="auto"/>
                <w:right w:val="none" w:sz="0" w:space="0" w:color="auto"/>
              </w:divBdr>
            </w:div>
            <w:div w:id="388530115">
              <w:marLeft w:val="0"/>
              <w:marRight w:val="0"/>
              <w:marTop w:val="0"/>
              <w:marBottom w:val="0"/>
              <w:divBdr>
                <w:top w:val="none" w:sz="0" w:space="0" w:color="auto"/>
                <w:left w:val="none" w:sz="0" w:space="0" w:color="auto"/>
                <w:bottom w:val="none" w:sz="0" w:space="0" w:color="auto"/>
                <w:right w:val="none" w:sz="0" w:space="0" w:color="auto"/>
              </w:divBdr>
            </w:div>
            <w:div w:id="391391788">
              <w:marLeft w:val="0"/>
              <w:marRight w:val="0"/>
              <w:marTop w:val="0"/>
              <w:marBottom w:val="0"/>
              <w:divBdr>
                <w:top w:val="none" w:sz="0" w:space="0" w:color="auto"/>
                <w:left w:val="none" w:sz="0" w:space="0" w:color="auto"/>
                <w:bottom w:val="none" w:sz="0" w:space="0" w:color="auto"/>
                <w:right w:val="none" w:sz="0" w:space="0" w:color="auto"/>
              </w:divBdr>
            </w:div>
            <w:div w:id="392195579">
              <w:marLeft w:val="0"/>
              <w:marRight w:val="0"/>
              <w:marTop w:val="0"/>
              <w:marBottom w:val="0"/>
              <w:divBdr>
                <w:top w:val="none" w:sz="0" w:space="0" w:color="auto"/>
                <w:left w:val="none" w:sz="0" w:space="0" w:color="auto"/>
                <w:bottom w:val="none" w:sz="0" w:space="0" w:color="auto"/>
                <w:right w:val="none" w:sz="0" w:space="0" w:color="auto"/>
              </w:divBdr>
            </w:div>
            <w:div w:id="392854057">
              <w:marLeft w:val="0"/>
              <w:marRight w:val="0"/>
              <w:marTop w:val="0"/>
              <w:marBottom w:val="0"/>
              <w:divBdr>
                <w:top w:val="none" w:sz="0" w:space="0" w:color="auto"/>
                <w:left w:val="none" w:sz="0" w:space="0" w:color="auto"/>
                <w:bottom w:val="none" w:sz="0" w:space="0" w:color="auto"/>
                <w:right w:val="none" w:sz="0" w:space="0" w:color="auto"/>
              </w:divBdr>
            </w:div>
            <w:div w:id="393236747">
              <w:marLeft w:val="0"/>
              <w:marRight w:val="0"/>
              <w:marTop w:val="0"/>
              <w:marBottom w:val="0"/>
              <w:divBdr>
                <w:top w:val="none" w:sz="0" w:space="0" w:color="auto"/>
                <w:left w:val="none" w:sz="0" w:space="0" w:color="auto"/>
                <w:bottom w:val="none" w:sz="0" w:space="0" w:color="auto"/>
                <w:right w:val="none" w:sz="0" w:space="0" w:color="auto"/>
              </w:divBdr>
            </w:div>
            <w:div w:id="394205622">
              <w:marLeft w:val="0"/>
              <w:marRight w:val="0"/>
              <w:marTop w:val="0"/>
              <w:marBottom w:val="0"/>
              <w:divBdr>
                <w:top w:val="none" w:sz="0" w:space="0" w:color="auto"/>
                <w:left w:val="none" w:sz="0" w:space="0" w:color="auto"/>
                <w:bottom w:val="none" w:sz="0" w:space="0" w:color="auto"/>
                <w:right w:val="none" w:sz="0" w:space="0" w:color="auto"/>
              </w:divBdr>
            </w:div>
            <w:div w:id="394399715">
              <w:marLeft w:val="0"/>
              <w:marRight w:val="0"/>
              <w:marTop w:val="0"/>
              <w:marBottom w:val="0"/>
              <w:divBdr>
                <w:top w:val="none" w:sz="0" w:space="0" w:color="auto"/>
                <w:left w:val="none" w:sz="0" w:space="0" w:color="auto"/>
                <w:bottom w:val="none" w:sz="0" w:space="0" w:color="auto"/>
                <w:right w:val="none" w:sz="0" w:space="0" w:color="auto"/>
              </w:divBdr>
            </w:div>
            <w:div w:id="398093297">
              <w:marLeft w:val="0"/>
              <w:marRight w:val="0"/>
              <w:marTop w:val="0"/>
              <w:marBottom w:val="0"/>
              <w:divBdr>
                <w:top w:val="none" w:sz="0" w:space="0" w:color="auto"/>
                <w:left w:val="none" w:sz="0" w:space="0" w:color="auto"/>
                <w:bottom w:val="none" w:sz="0" w:space="0" w:color="auto"/>
                <w:right w:val="none" w:sz="0" w:space="0" w:color="auto"/>
              </w:divBdr>
              <w:divsChild>
                <w:div w:id="21244228">
                  <w:marLeft w:val="0"/>
                  <w:marRight w:val="0"/>
                  <w:marTop w:val="0"/>
                  <w:marBottom w:val="0"/>
                  <w:divBdr>
                    <w:top w:val="none" w:sz="0" w:space="0" w:color="auto"/>
                    <w:left w:val="none" w:sz="0" w:space="0" w:color="auto"/>
                    <w:bottom w:val="none" w:sz="0" w:space="0" w:color="auto"/>
                    <w:right w:val="none" w:sz="0" w:space="0" w:color="auto"/>
                  </w:divBdr>
                </w:div>
                <w:div w:id="40250949">
                  <w:marLeft w:val="0"/>
                  <w:marRight w:val="0"/>
                  <w:marTop w:val="0"/>
                  <w:marBottom w:val="0"/>
                  <w:divBdr>
                    <w:top w:val="none" w:sz="0" w:space="0" w:color="auto"/>
                    <w:left w:val="none" w:sz="0" w:space="0" w:color="auto"/>
                    <w:bottom w:val="none" w:sz="0" w:space="0" w:color="auto"/>
                    <w:right w:val="none" w:sz="0" w:space="0" w:color="auto"/>
                  </w:divBdr>
                </w:div>
                <w:div w:id="70275930">
                  <w:marLeft w:val="0"/>
                  <w:marRight w:val="0"/>
                  <w:marTop w:val="0"/>
                  <w:marBottom w:val="0"/>
                  <w:divBdr>
                    <w:top w:val="none" w:sz="0" w:space="0" w:color="auto"/>
                    <w:left w:val="none" w:sz="0" w:space="0" w:color="auto"/>
                    <w:bottom w:val="none" w:sz="0" w:space="0" w:color="auto"/>
                    <w:right w:val="none" w:sz="0" w:space="0" w:color="auto"/>
                  </w:divBdr>
                </w:div>
                <w:div w:id="142280774">
                  <w:marLeft w:val="0"/>
                  <w:marRight w:val="0"/>
                  <w:marTop w:val="0"/>
                  <w:marBottom w:val="0"/>
                  <w:divBdr>
                    <w:top w:val="none" w:sz="0" w:space="0" w:color="auto"/>
                    <w:left w:val="none" w:sz="0" w:space="0" w:color="auto"/>
                    <w:bottom w:val="none" w:sz="0" w:space="0" w:color="auto"/>
                    <w:right w:val="none" w:sz="0" w:space="0" w:color="auto"/>
                  </w:divBdr>
                </w:div>
                <w:div w:id="245726344">
                  <w:marLeft w:val="0"/>
                  <w:marRight w:val="0"/>
                  <w:marTop w:val="0"/>
                  <w:marBottom w:val="0"/>
                  <w:divBdr>
                    <w:top w:val="none" w:sz="0" w:space="0" w:color="auto"/>
                    <w:left w:val="none" w:sz="0" w:space="0" w:color="auto"/>
                    <w:bottom w:val="none" w:sz="0" w:space="0" w:color="auto"/>
                    <w:right w:val="none" w:sz="0" w:space="0" w:color="auto"/>
                  </w:divBdr>
                </w:div>
                <w:div w:id="348875633">
                  <w:marLeft w:val="0"/>
                  <w:marRight w:val="0"/>
                  <w:marTop w:val="0"/>
                  <w:marBottom w:val="0"/>
                  <w:divBdr>
                    <w:top w:val="none" w:sz="0" w:space="0" w:color="auto"/>
                    <w:left w:val="none" w:sz="0" w:space="0" w:color="auto"/>
                    <w:bottom w:val="none" w:sz="0" w:space="0" w:color="auto"/>
                    <w:right w:val="none" w:sz="0" w:space="0" w:color="auto"/>
                  </w:divBdr>
                </w:div>
                <w:div w:id="349647700">
                  <w:marLeft w:val="0"/>
                  <w:marRight w:val="0"/>
                  <w:marTop w:val="0"/>
                  <w:marBottom w:val="0"/>
                  <w:divBdr>
                    <w:top w:val="none" w:sz="0" w:space="0" w:color="auto"/>
                    <w:left w:val="none" w:sz="0" w:space="0" w:color="auto"/>
                    <w:bottom w:val="none" w:sz="0" w:space="0" w:color="auto"/>
                    <w:right w:val="none" w:sz="0" w:space="0" w:color="auto"/>
                  </w:divBdr>
                </w:div>
                <w:div w:id="355084953">
                  <w:marLeft w:val="0"/>
                  <w:marRight w:val="0"/>
                  <w:marTop w:val="0"/>
                  <w:marBottom w:val="0"/>
                  <w:divBdr>
                    <w:top w:val="none" w:sz="0" w:space="0" w:color="auto"/>
                    <w:left w:val="none" w:sz="0" w:space="0" w:color="auto"/>
                    <w:bottom w:val="none" w:sz="0" w:space="0" w:color="auto"/>
                    <w:right w:val="none" w:sz="0" w:space="0" w:color="auto"/>
                  </w:divBdr>
                </w:div>
                <w:div w:id="404298293">
                  <w:marLeft w:val="0"/>
                  <w:marRight w:val="0"/>
                  <w:marTop w:val="0"/>
                  <w:marBottom w:val="0"/>
                  <w:divBdr>
                    <w:top w:val="none" w:sz="0" w:space="0" w:color="auto"/>
                    <w:left w:val="none" w:sz="0" w:space="0" w:color="auto"/>
                    <w:bottom w:val="none" w:sz="0" w:space="0" w:color="auto"/>
                    <w:right w:val="none" w:sz="0" w:space="0" w:color="auto"/>
                  </w:divBdr>
                </w:div>
                <w:div w:id="410201960">
                  <w:marLeft w:val="0"/>
                  <w:marRight w:val="0"/>
                  <w:marTop w:val="0"/>
                  <w:marBottom w:val="0"/>
                  <w:divBdr>
                    <w:top w:val="none" w:sz="0" w:space="0" w:color="auto"/>
                    <w:left w:val="none" w:sz="0" w:space="0" w:color="auto"/>
                    <w:bottom w:val="none" w:sz="0" w:space="0" w:color="auto"/>
                    <w:right w:val="none" w:sz="0" w:space="0" w:color="auto"/>
                  </w:divBdr>
                </w:div>
                <w:div w:id="462388438">
                  <w:marLeft w:val="0"/>
                  <w:marRight w:val="0"/>
                  <w:marTop w:val="0"/>
                  <w:marBottom w:val="0"/>
                  <w:divBdr>
                    <w:top w:val="none" w:sz="0" w:space="0" w:color="auto"/>
                    <w:left w:val="none" w:sz="0" w:space="0" w:color="auto"/>
                    <w:bottom w:val="none" w:sz="0" w:space="0" w:color="auto"/>
                    <w:right w:val="none" w:sz="0" w:space="0" w:color="auto"/>
                  </w:divBdr>
                </w:div>
                <w:div w:id="463429048">
                  <w:marLeft w:val="0"/>
                  <w:marRight w:val="0"/>
                  <w:marTop w:val="0"/>
                  <w:marBottom w:val="0"/>
                  <w:divBdr>
                    <w:top w:val="none" w:sz="0" w:space="0" w:color="auto"/>
                    <w:left w:val="none" w:sz="0" w:space="0" w:color="auto"/>
                    <w:bottom w:val="none" w:sz="0" w:space="0" w:color="auto"/>
                    <w:right w:val="none" w:sz="0" w:space="0" w:color="auto"/>
                  </w:divBdr>
                </w:div>
                <w:div w:id="539518654">
                  <w:marLeft w:val="0"/>
                  <w:marRight w:val="0"/>
                  <w:marTop w:val="0"/>
                  <w:marBottom w:val="0"/>
                  <w:divBdr>
                    <w:top w:val="none" w:sz="0" w:space="0" w:color="auto"/>
                    <w:left w:val="none" w:sz="0" w:space="0" w:color="auto"/>
                    <w:bottom w:val="none" w:sz="0" w:space="0" w:color="auto"/>
                    <w:right w:val="none" w:sz="0" w:space="0" w:color="auto"/>
                  </w:divBdr>
                </w:div>
                <w:div w:id="578100047">
                  <w:marLeft w:val="0"/>
                  <w:marRight w:val="0"/>
                  <w:marTop w:val="0"/>
                  <w:marBottom w:val="0"/>
                  <w:divBdr>
                    <w:top w:val="none" w:sz="0" w:space="0" w:color="auto"/>
                    <w:left w:val="none" w:sz="0" w:space="0" w:color="auto"/>
                    <w:bottom w:val="none" w:sz="0" w:space="0" w:color="auto"/>
                    <w:right w:val="none" w:sz="0" w:space="0" w:color="auto"/>
                  </w:divBdr>
                </w:div>
                <w:div w:id="584386315">
                  <w:marLeft w:val="0"/>
                  <w:marRight w:val="0"/>
                  <w:marTop w:val="0"/>
                  <w:marBottom w:val="0"/>
                  <w:divBdr>
                    <w:top w:val="none" w:sz="0" w:space="0" w:color="auto"/>
                    <w:left w:val="none" w:sz="0" w:space="0" w:color="auto"/>
                    <w:bottom w:val="none" w:sz="0" w:space="0" w:color="auto"/>
                    <w:right w:val="none" w:sz="0" w:space="0" w:color="auto"/>
                  </w:divBdr>
                </w:div>
                <w:div w:id="626593045">
                  <w:marLeft w:val="0"/>
                  <w:marRight w:val="0"/>
                  <w:marTop w:val="0"/>
                  <w:marBottom w:val="0"/>
                  <w:divBdr>
                    <w:top w:val="none" w:sz="0" w:space="0" w:color="auto"/>
                    <w:left w:val="none" w:sz="0" w:space="0" w:color="auto"/>
                    <w:bottom w:val="none" w:sz="0" w:space="0" w:color="auto"/>
                    <w:right w:val="none" w:sz="0" w:space="0" w:color="auto"/>
                  </w:divBdr>
                </w:div>
                <w:div w:id="674383032">
                  <w:marLeft w:val="0"/>
                  <w:marRight w:val="0"/>
                  <w:marTop w:val="0"/>
                  <w:marBottom w:val="0"/>
                  <w:divBdr>
                    <w:top w:val="none" w:sz="0" w:space="0" w:color="auto"/>
                    <w:left w:val="none" w:sz="0" w:space="0" w:color="auto"/>
                    <w:bottom w:val="none" w:sz="0" w:space="0" w:color="auto"/>
                    <w:right w:val="none" w:sz="0" w:space="0" w:color="auto"/>
                  </w:divBdr>
                </w:div>
                <w:div w:id="723064508">
                  <w:marLeft w:val="0"/>
                  <w:marRight w:val="0"/>
                  <w:marTop w:val="0"/>
                  <w:marBottom w:val="0"/>
                  <w:divBdr>
                    <w:top w:val="none" w:sz="0" w:space="0" w:color="auto"/>
                    <w:left w:val="none" w:sz="0" w:space="0" w:color="auto"/>
                    <w:bottom w:val="none" w:sz="0" w:space="0" w:color="auto"/>
                    <w:right w:val="none" w:sz="0" w:space="0" w:color="auto"/>
                  </w:divBdr>
                </w:div>
                <w:div w:id="876241452">
                  <w:marLeft w:val="0"/>
                  <w:marRight w:val="0"/>
                  <w:marTop w:val="0"/>
                  <w:marBottom w:val="0"/>
                  <w:divBdr>
                    <w:top w:val="none" w:sz="0" w:space="0" w:color="auto"/>
                    <w:left w:val="none" w:sz="0" w:space="0" w:color="auto"/>
                    <w:bottom w:val="none" w:sz="0" w:space="0" w:color="auto"/>
                    <w:right w:val="none" w:sz="0" w:space="0" w:color="auto"/>
                  </w:divBdr>
                </w:div>
                <w:div w:id="960111322">
                  <w:marLeft w:val="0"/>
                  <w:marRight w:val="0"/>
                  <w:marTop w:val="0"/>
                  <w:marBottom w:val="0"/>
                  <w:divBdr>
                    <w:top w:val="none" w:sz="0" w:space="0" w:color="auto"/>
                    <w:left w:val="none" w:sz="0" w:space="0" w:color="auto"/>
                    <w:bottom w:val="none" w:sz="0" w:space="0" w:color="auto"/>
                    <w:right w:val="none" w:sz="0" w:space="0" w:color="auto"/>
                  </w:divBdr>
                </w:div>
                <w:div w:id="961418148">
                  <w:marLeft w:val="0"/>
                  <w:marRight w:val="0"/>
                  <w:marTop w:val="0"/>
                  <w:marBottom w:val="0"/>
                  <w:divBdr>
                    <w:top w:val="none" w:sz="0" w:space="0" w:color="auto"/>
                    <w:left w:val="none" w:sz="0" w:space="0" w:color="auto"/>
                    <w:bottom w:val="none" w:sz="0" w:space="0" w:color="auto"/>
                    <w:right w:val="none" w:sz="0" w:space="0" w:color="auto"/>
                  </w:divBdr>
                </w:div>
                <w:div w:id="990013594">
                  <w:marLeft w:val="0"/>
                  <w:marRight w:val="0"/>
                  <w:marTop w:val="0"/>
                  <w:marBottom w:val="0"/>
                  <w:divBdr>
                    <w:top w:val="none" w:sz="0" w:space="0" w:color="auto"/>
                    <w:left w:val="none" w:sz="0" w:space="0" w:color="auto"/>
                    <w:bottom w:val="none" w:sz="0" w:space="0" w:color="auto"/>
                    <w:right w:val="none" w:sz="0" w:space="0" w:color="auto"/>
                  </w:divBdr>
                </w:div>
                <w:div w:id="1000504406">
                  <w:marLeft w:val="0"/>
                  <w:marRight w:val="0"/>
                  <w:marTop w:val="0"/>
                  <w:marBottom w:val="0"/>
                  <w:divBdr>
                    <w:top w:val="none" w:sz="0" w:space="0" w:color="auto"/>
                    <w:left w:val="none" w:sz="0" w:space="0" w:color="auto"/>
                    <w:bottom w:val="none" w:sz="0" w:space="0" w:color="auto"/>
                    <w:right w:val="none" w:sz="0" w:space="0" w:color="auto"/>
                  </w:divBdr>
                </w:div>
                <w:div w:id="1027484113">
                  <w:marLeft w:val="0"/>
                  <w:marRight w:val="0"/>
                  <w:marTop w:val="0"/>
                  <w:marBottom w:val="0"/>
                  <w:divBdr>
                    <w:top w:val="none" w:sz="0" w:space="0" w:color="auto"/>
                    <w:left w:val="none" w:sz="0" w:space="0" w:color="auto"/>
                    <w:bottom w:val="none" w:sz="0" w:space="0" w:color="auto"/>
                    <w:right w:val="none" w:sz="0" w:space="0" w:color="auto"/>
                  </w:divBdr>
                </w:div>
                <w:div w:id="1053889310">
                  <w:marLeft w:val="0"/>
                  <w:marRight w:val="0"/>
                  <w:marTop w:val="0"/>
                  <w:marBottom w:val="0"/>
                  <w:divBdr>
                    <w:top w:val="none" w:sz="0" w:space="0" w:color="auto"/>
                    <w:left w:val="none" w:sz="0" w:space="0" w:color="auto"/>
                    <w:bottom w:val="none" w:sz="0" w:space="0" w:color="auto"/>
                    <w:right w:val="none" w:sz="0" w:space="0" w:color="auto"/>
                  </w:divBdr>
                </w:div>
                <w:div w:id="1061639479">
                  <w:marLeft w:val="0"/>
                  <w:marRight w:val="0"/>
                  <w:marTop w:val="0"/>
                  <w:marBottom w:val="0"/>
                  <w:divBdr>
                    <w:top w:val="none" w:sz="0" w:space="0" w:color="auto"/>
                    <w:left w:val="none" w:sz="0" w:space="0" w:color="auto"/>
                    <w:bottom w:val="none" w:sz="0" w:space="0" w:color="auto"/>
                    <w:right w:val="none" w:sz="0" w:space="0" w:color="auto"/>
                  </w:divBdr>
                </w:div>
                <w:div w:id="1069156517">
                  <w:marLeft w:val="0"/>
                  <w:marRight w:val="0"/>
                  <w:marTop w:val="0"/>
                  <w:marBottom w:val="0"/>
                  <w:divBdr>
                    <w:top w:val="none" w:sz="0" w:space="0" w:color="auto"/>
                    <w:left w:val="none" w:sz="0" w:space="0" w:color="auto"/>
                    <w:bottom w:val="none" w:sz="0" w:space="0" w:color="auto"/>
                    <w:right w:val="none" w:sz="0" w:space="0" w:color="auto"/>
                  </w:divBdr>
                </w:div>
                <w:div w:id="1082917545">
                  <w:marLeft w:val="0"/>
                  <w:marRight w:val="0"/>
                  <w:marTop w:val="0"/>
                  <w:marBottom w:val="0"/>
                  <w:divBdr>
                    <w:top w:val="none" w:sz="0" w:space="0" w:color="auto"/>
                    <w:left w:val="none" w:sz="0" w:space="0" w:color="auto"/>
                    <w:bottom w:val="none" w:sz="0" w:space="0" w:color="auto"/>
                    <w:right w:val="none" w:sz="0" w:space="0" w:color="auto"/>
                  </w:divBdr>
                </w:div>
                <w:div w:id="1123769171">
                  <w:marLeft w:val="0"/>
                  <w:marRight w:val="0"/>
                  <w:marTop w:val="0"/>
                  <w:marBottom w:val="0"/>
                  <w:divBdr>
                    <w:top w:val="none" w:sz="0" w:space="0" w:color="auto"/>
                    <w:left w:val="none" w:sz="0" w:space="0" w:color="auto"/>
                    <w:bottom w:val="none" w:sz="0" w:space="0" w:color="auto"/>
                    <w:right w:val="none" w:sz="0" w:space="0" w:color="auto"/>
                  </w:divBdr>
                </w:div>
                <w:div w:id="1128430586">
                  <w:marLeft w:val="0"/>
                  <w:marRight w:val="0"/>
                  <w:marTop w:val="0"/>
                  <w:marBottom w:val="0"/>
                  <w:divBdr>
                    <w:top w:val="none" w:sz="0" w:space="0" w:color="auto"/>
                    <w:left w:val="none" w:sz="0" w:space="0" w:color="auto"/>
                    <w:bottom w:val="none" w:sz="0" w:space="0" w:color="auto"/>
                    <w:right w:val="none" w:sz="0" w:space="0" w:color="auto"/>
                  </w:divBdr>
                </w:div>
                <w:div w:id="1150175885">
                  <w:marLeft w:val="0"/>
                  <w:marRight w:val="0"/>
                  <w:marTop w:val="0"/>
                  <w:marBottom w:val="0"/>
                  <w:divBdr>
                    <w:top w:val="none" w:sz="0" w:space="0" w:color="auto"/>
                    <w:left w:val="none" w:sz="0" w:space="0" w:color="auto"/>
                    <w:bottom w:val="none" w:sz="0" w:space="0" w:color="auto"/>
                    <w:right w:val="none" w:sz="0" w:space="0" w:color="auto"/>
                  </w:divBdr>
                </w:div>
                <w:div w:id="1185559751">
                  <w:marLeft w:val="0"/>
                  <w:marRight w:val="0"/>
                  <w:marTop w:val="0"/>
                  <w:marBottom w:val="0"/>
                  <w:divBdr>
                    <w:top w:val="none" w:sz="0" w:space="0" w:color="auto"/>
                    <w:left w:val="none" w:sz="0" w:space="0" w:color="auto"/>
                    <w:bottom w:val="none" w:sz="0" w:space="0" w:color="auto"/>
                    <w:right w:val="none" w:sz="0" w:space="0" w:color="auto"/>
                  </w:divBdr>
                </w:div>
                <w:div w:id="1222713916">
                  <w:marLeft w:val="0"/>
                  <w:marRight w:val="0"/>
                  <w:marTop w:val="0"/>
                  <w:marBottom w:val="0"/>
                  <w:divBdr>
                    <w:top w:val="none" w:sz="0" w:space="0" w:color="auto"/>
                    <w:left w:val="none" w:sz="0" w:space="0" w:color="auto"/>
                    <w:bottom w:val="none" w:sz="0" w:space="0" w:color="auto"/>
                    <w:right w:val="none" w:sz="0" w:space="0" w:color="auto"/>
                  </w:divBdr>
                </w:div>
                <w:div w:id="1240627862">
                  <w:marLeft w:val="0"/>
                  <w:marRight w:val="0"/>
                  <w:marTop w:val="0"/>
                  <w:marBottom w:val="0"/>
                  <w:divBdr>
                    <w:top w:val="none" w:sz="0" w:space="0" w:color="auto"/>
                    <w:left w:val="none" w:sz="0" w:space="0" w:color="auto"/>
                    <w:bottom w:val="none" w:sz="0" w:space="0" w:color="auto"/>
                    <w:right w:val="none" w:sz="0" w:space="0" w:color="auto"/>
                  </w:divBdr>
                </w:div>
                <w:div w:id="1263536437">
                  <w:marLeft w:val="0"/>
                  <w:marRight w:val="0"/>
                  <w:marTop w:val="0"/>
                  <w:marBottom w:val="0"/>
                  <w:divBdr>
                    <w:top w:val="none" w:sz="0" w:space="0" w:color="auto"/>
                    <w:left w:val="none" w:sz="0" w:space="0" w:color="auto"/>
                    <w:bottom w:val="none" w:sz="0" w:space="0" w:color="auto"/>
                    <w:right w:val="none" w:sz="0" w:space="0" w:color="auto"/>
                  </w:divBdr>
                </w:div>
                <w:div w:id="1289773436">
                  <w:marLeft w:val="0"/>
                  <w:marRight w:val="0"/>
                  <w:marTop w:val="0"/>
                  <w:marBottom w:val="0"/>
                  <w:divBdr>
                    <w:top w:val="none" w:sz="0" w:space="0" w:color="auto"/>
                    <w:left w:val="none" w:sz="0" w:space="0" w:color="auto"/>
                    <w:bottom w:val="none" w:sz="0" w:space="0" w:color="auto"/>
                    <w:right w:val="none" w:sz="0" w:space="0" w:color="auto"/>
                  </w:divBdr>
                </w:div>
                <w:div w:id="1373339388">
                  <w:marLeft w:val="0"/>
                  <w:marRight w:val="0"/>
                  <w:marTop w:val="0"/>
                  <w:marBottom w:val="0"/>
                  <w:divBdr>
                    <w:top w:val="none" w:sz="0" w:space="0" w:color="auto"/>
                    <w:left w:val="none" w:sz="0" w:space="0" w:color="auto"/>
                    <w:bottom w:val="none" w:sz="0" w:space="0" w:color="auto"/>
                    <w:right w:val="none" w:sz="0" w:space="0" w:color="auto"/>
                  </w:divBdr>
                </w:div>
                <w:div w:id="1378119448">
                  <w:marLeft w:val="0"/>
                  <w:marRight w:val="0"/>
                  <w:marTop w:val="0"/>
                  <w:marBottom w:val="0"/>
                  <w:divBdr>
                    <w:top w:val="none" w:sz="0" w:space="0" w:color="auto"/>
                    <w:left w:val="none" w:sz="0" w:space="0" w:color="auto"/>
                    <w:bottom w:val="none" w:sz="0" w:space="0" w:color="auto"/>
                    <w:right w:val="none" w:sz="0" w:space="0" w:color="auto"/>
                  </w:divBdr>
                </w:div>
                <w:div w:id="1429885955">
                  <w:marLeft w:val="0"/>
                  <w:marRight w:val="0"/>
                  <w:marTop w:val="0"/>
                  <w:marBottom w:val="0"/>
                  <w:divBdr>
                    <w:top w:val="none" w:sz="0" w:space="0" w:color="auto"/>
                    <w:left w:val="none" w:sz="0" w:space="0" w:color="auto"/>
                    <w:bottom w:val="none" w:sz="0" w:space="0" w:color="auto"/>
                    <w:right w:val="none" w:sz="0" w:space="0" w:color="auto"/>
                  </w:divBdr>
                </w:div>
                <w:div w:id="1470784510">
                  <w:marLeft w:val="0"/>
                  <w:marRight w:val="0"/>
                  <w:marTop w:val="0"/>
                  <w:marBottom w:val="0"/>
                  <w:divBdr>
                    <w:top w:val="none" w:sz="0" w:space="0" w:color="auto"/>
                    <w:left w:val="none" w:sz="0" w:space="0" w:color="auto"/>
                    <w:bottom w:val="none" w:sz="0" w:space="0" w:color="auto"/>
                    <w:right w:val="none" w:sz="0" w:space="0" w:color="auto"/>
                  </w:divBdr>
                </w:div>
                <w:div w:id="1576738771">
                  <w:marLeft w:val="0"/>
                  <w:marRight w:val="0"/>
                  <w:marTop w:val="0"/>
                  <w:marBottom w:val="0"/>
                  <w:divBdr>
                    <w:top w:val="none" w:sz="0" w:space="0" w:color="auto"/>
                    <w:left w:val="none" w:sz="0" w:space="0" w:color="auto"/>
                    <w:bottom w:val="none" w:sz="0" w:space="0" w:color="auto"/>
                    <w:right w:val="none" w:sz="0" w:space="0" w:color="auto"/>
                  </w:divBdr>
                </w:div>
                <w:div w:id="1581789494">
                  <w:marLeft w:val="0"/>
                  <w:marRight w:val="0"/>
                  <w:marTop w:val="0"/>
                  <w:marBottom w:val="0"/>
                  <w:divBdr>
                    <w:top w:val="none" w:sz="0" w:space="0" w:color="auto"/>
                    <w:left w:val="none" w:sz="0" w:space="0" w:color="auto"/>
                    <w:bottom w:val="none" w:sz="0" w:space="0" w:color="auto"/>
                    <w:right w:val="none" w:sz="0" w:space="0" w:color="auto"/>
                  </w:divBdr>
                </w:div>
                <w:div w:id="1672217592">
                  <w:marLeft w:val="0"/>
                  <w:marRight w:val="0"/>
                  <w:marTop w:val="0"/>
                  <w:marBottom w:val="0"/>
                  <w:divBdr>
                    <w:top w:val="none" w:sz="0" w:space="0" w:color="auto"/>
                    <w:left w:val="none" w:sz="0" w:space="0" w:color="auto"/>
                    <w:bottom w:val="none" w:sz="0" w:space="0" w:color="auto"/>
                    <w:right w:val="none" w:sz="0" w:space="0" w:color="auto"/>
                  </w:divBdr>
                </w:div>
                <w:div w:id="1722361490">
                  <w:marLeft w:val="0"/>
                  <w:marRight w:val="0"/>
                  <w:marTop w:val="0"/>
                  <w:marBottom w:val="0"/>
                  <w:divBdr>
                    <w:top w:val="none" w:sz="0" w:space="0" w:color="auto"/>
                    <w:left w:val="none" w:sz="0" w:space="0" w:color="auto"/>
                    <w:bottom w:val="none" w:sz="0" w:space="0" w:color="auto"/>
                    <w:right w:val="none" w:sz="0" w:space="0" w:color="auto"/>
                  </w:divBdr>
                </w:div>
                <w:div w:id="1736929919">
                  <w:marLeft w:val="0"/>
                  <w:marRight w:val="0"/>
                  <w:marTop w:val="0"/>
                  <w:marBottom w:val="0"/>
                  <w:divBdr>
                    <w:top w:val="none" w:sz="0" w:space="0" w:color="auto"/>
                    <w:left w:val="none" w:sz="0" w:space="0" w:color="auto"/>
                    <w:bottom w:val="none" w:sz="0" w:space="0" w:color="auto"/>
                    <w:right w:val="none" w:sz="0" w:space="0" w:color="auto"/>
                  </w:divBdr>
                </w:div>
                <w:div w:id="1822233505">
                  <w:marLeft w:val="0"/>
                  <w:marRight w:val="0"/>
                  <w:marTop w:val="0"/>
                  <w:marBottom w:val="0"/>
                  <w:divBdr>
                    <w:top w:val="none" w:sz="0" w:space="0" w:color="auto"/>
                    <w:left w:val="none" w:sz="0" w:space="0" w:color="auto"/>
                    <w:bottom w:val="none" w:sz="0" w:space="0" w:color="auto"/>
                    <w:right w:val="none" w:sz="0" w:space="0" w:color="auto"/>
                  </w:divBdr>
                </w:div>
                <w:div w:id="1853761204">
                  <w:marLeft w:val="0"/>
                  <w:marRight w:val="0"/>
                  <w:marTop w:val="0"/>
                  <w:marBottom w:val="0"/>
                  <w:divBdr>
                    <w:top w:val="none" w:sz="0" w:space="0" w:color="auto"/>
                    <w:left w:val="none" w:sz="0" w:space="0" w:color="auto"/>
                    <w:bottom w:val="none" w:sz="0" w:space="0" w:color="auto"/>
                    <w:right w:val="none" w:sz="0" w:space="0" w:color="auto"/>
                  </w:divBdr>
                </w:div>
                <w:div w:id="1868711053">
                  <w:marLeft w:val="0"/>
                  <w:marRight w:val="0"/>
                  <w:marTop w:val="0"/>
                  <w:marBottom w:val="0"/>
                  <w:divBdr>
                    <w:top w:val="none" w:sz="0" w:space="0" w:color="auto"/>
                    <w:left w:val="none" w:sz="0" w:space="0" w:color="auto"/>
                    <w:bottom w:val="none" w:sz="0" w:space="0" w:color="auto"/>
                    <w:right w:val="none" w:sz="0" w:space="0" w:color="auto"/>
                  </w:divBdr>
                </w:div>
                <w:div w:id="1922525377">
                  <w:marLeft w:val="0"/>
                  <w:marRight w:val="0"/>
                  <w:marTop w:val="0"/>
                  <w:marBottom w:val="0"/>
                  <w:divBdr>
                    <w:top w:val="none" w:sz="0" w:space="0" w:color="auto"/>
                    <w:left w:val="none" w:sz="0" w:space="0" w:color="auto"/>
                    <w:bottom w:val="none" w:sz="0" w:space="0" w:color="auto"/>
                    <w:right w:val="none" w:sz="0" w:space="0" w:color="auto"/>
                  </w:divBdr>
                </w:div>
                <w:div w:id="1949923234">
                  <w:marLeft w:val="0"/>
                  <w:marRight w:val="0"/>
                  <w:marTop w:val="0"/>
                  <w:marBottom w:val="0"/>
                  <w:divBdr>
                    <w:top w:val="none" w:sz="0" w:space="0" w:color="auto"/>
                    <w:left w:val="none" w:sz="0" w:space="0" w:color="auto"/>
                    <w:bottom w:val="none" w:sz="0" w:space="0" w:color="auto"/>
                    <w:right w:val="none" w:sz="0" w:space="0" w:color="auto"/>
                  </w:divBdr>
                </w:div>
                <w:div w:id="1992557838">
                  <w:marLeft w:val="0"/>
                  <w:marRight w:val="0"/>
                  <w:marTop w:val="0"/>
                  <w:marBottom w:val="0"/>
                  <w:divBdr>
                    <w:top w:val="none" w:sz="0" w:space="0" w:color="auto"/>
                    <w:left w:val="none" w:sz="0" w:space="0" w:color="auto"/>
                    <w:bottom w:val="none" w:sz="0" w:space="0" w:color="auto"/>
                    <w:right w:val="none" w:sz="0" w:space="0" w:color="auto"/>
                  </w:divBdr>
                </w:div>
                <w:div w:id="1997956935">
                  <w:marLeft w:val="0"/>
                  <w:marRight w:val="0"/>
                  <w:marTop w:val="0"/>
                  <w:marBottom w:val="0"/>
                  <w:divBdr>
                    <w:top w:val="none" w:sz="0" w:space="0" w:color="auto"/>
                    <w:left w:val="none" w:sz="0" w:space="0" w:color="auto"/>
                    <w:bottom w:val="none" w:sz="0" w:space="0" w:color="auto"/>
                    <w:right w:val="none" w:sz="0" w:space="0" w:color="auto"/>
                  </w:divBdr>
                </w:div>
                <w:div w:id="2029485403">
                  <w:marLeft w:val="0"/>
                  <w:marRight w:val="0"/>
                  <w:marTop w:val="0"/>
                  <w:marBottom w:val="0"/>
                  <w:divBdr>
                    <w:top w:val="none" w:sz="0" w:space="0" w:color="auto"/>
                    <w:left w:val="none" w:sz="0" w:space="0" w:color="auto"/>
                    <w:bottom w:val="none" w:sz="0" w:space="0" w:color="auto"/>
                    <w:right w:val="none" w:sz="0" w:space="0" w:color="auto"/>
                  </w:divBdr>
                </w:div>
                <w:div w:id="2032292396">
                  <w:marLeft w:val="0"/>
                  <w:marRight w:val="0"/>
                  <w:marTop w:val="0"/>
                  <w:marBottom w:val="0"/>
                  <w:divBdr>
                    <w:top w:val="none" w:sz="0" w:space="0" w:color="auto"/>
                    <w:left w:val="none" w:sz="0" w:space="0" w:color="auto"/>
                    <w:bottom w:val="none" w:sz="0" w:space="0" w:color="auto"/>
                    <w:right w:val="none" w:sz="0" w:space="0" w:color="auto"/>
                  </w:divBdr>
                </w:div>
                <w:div w:id="2072993556">
                  <w:marLeft w:val="0"/>
                  <w:marRight w:val="0"/>
                  <w:marTop w:val="0"/>
                  <w:marBottom w:val="0"/>
                  <w:divBdr>
                    <w:top w:val="none" w:sz="0" w:space="0" w:color="auto"/>
                    <w:left w:val="none" w:sz="0" w:space="0" w:color="auto"/>
                    <w:bottom w:val="none" w:sz="0" w:space="0" w:color="auto"/>
                    <w:right w:val="none" w:sz="0" w:space="0" w:color="auto"/>
                  </w:divBdr>
                </w:div>
              </w:divsChild>
            </w:div>
            <w:div w:id="399056128">
              <w:marLeft w:val="0"/>
              <w:marRight w:val="0"/>
              <w:marTop w:val="0"/>
              <w:marBottom w:val="0"/>
              <w:divBdr>
                <w:top w:val="none" w:sz="0" w:space="0" w:color="auto"/>
                <w:left w:val="none" w:sz="0" w:space="0" w:color="auto"/>
                <w:bottom w:val="none" w:sz="0" w:space="0" w:color="auto"/>
                <w:right w:val="none" w:sz="0" w:space="0" w:color="auto"/>
              </w:divBdr>
            </w:div>
            <w:div w:id="400719801">
              <w:marLeft w:val="0"/>
              <w:marRight w:val="0"/>
              <w:marTop w:val="0"/>
              <w:marBottom w:val="0"/>
              <w:divBdr>
                <w:top w:val="none" w:sz="0" w:space="0" w:color="auto"/>
                <w:left w:val="none" w:sz="0" w:space="0" w:color="auto"/>
                <w:bottom w:val="none" w:sz="0" w:space="0" w:color="auto"/>
                <w:right w:val="none" w:sz="0" w:space="0" w:color="auto"/>
              </w:divBdr>
            </w:div>
            <w:div w:id="406541569">
              <w:marLeft w:val="0"/>
              <w:marRight w:val="0"/>
              <w:marTop w:val="0"/>
              <w:marBottom w:val="0"/>
              <w:divBdr>
                <w:top w:val="none" w:sz="0" w:space="0" w:color="auto"/>
                <w:left w:val="none" w:sz="0" w:space="0" w:color="auto"/>
                <w:bottom w:val="none" w:sz="0" w:space="0" w:color="auto"/>
                <w:right w:val="none" w:sz="0" w:space="0" w:color="auto"/>
              </w:divBdr>
            </w:div>
            <w:div w:id="407266119">
              <w:marLeft w:val="0"/>
              <w:marRight w:val="0"/>
              <w:marTop w:val="0"/>
              <w:marBottom w:val="0"/>
              <w:divBdr>
                <w:top w:val="none" w:sz="0" w:space="0" w:color="auto"/>
                <w:left w:val="none" w:sz="0" w:space="0" w:color="auto"/>
                <w:bottom w:val="none" w:sz="0" w:space="0" w:color="auto"/>
                <w:right w:val="none" w:sz="0" w:space="0" w:color="auto"/>
              </w:divBdr>
            </w:div>
            <w:div w:id="407852637">
              <w:marLeft w:val="0"/>
              <w:marRight w:val="0"/>
              <w:marTop w:val="0"/>
              <w:marBottom w:val="0"/>
              <w:divBdr>
                <w:top w:val="none" w:sz="0" w:space="0" w:color="auto"/>
                <w:left w:val="none" w:sz="0" w:space="0" w:color="auto"/>
                <w:bottom w:val="none" w:sz="0" w:space="0" w:color="auto"/>
                <w:right w:val="none" w:sz="0" w:space="0" w:color="auto"/>
              </w:divBdr>
            </w:div>
            <w:div w:id="408187312">
              <w:marLeft w:val="0"/>
              <w:marRight w:val="0"/>
              <w:marTop w:val="0"/>
              <w:marBottom w:val="0"/>
              <w:divBdr>
                <w:top w:val="none" w:sz="0" w:space="0" w:color="auto"/>
                <w:left w:val="none" w:sz="0" w:space="0" w:color="auto"/>
                <w:bottom w:val="none" w:sz="0" w:space="0" w:color="auto"/>
                <w:right w:val="none" w:sz="0" w:space="0" w:color="auto"/>
              </w:divBdr>
            </w:div>
            <w:div w:id="408623664">
              <w:marLeft w:val="0"/>
              <w:marRight w:val="0"/>
              <w:marTop w:val="0"/>
              <w:marBottom w:val="0"/>
              <w:divBdr>
                <w:top w:val="none" w:sz="0" w:space="0" w:color="auto"/>
                <w:left w:val="none" w:sz="0" w:space="0" w:color="auto"/>
                <w:bottom w:val="none" w:sz="0" w:space="0" w:color="auto"/>
                <w:right w:val="none" w:sz="0" w:space="0" w:color="auto"/>
              </w:divBdr>
            </w:div>
            <w:div w:id="409012533">
              <w:marLeft w:val="0"/>
              <w:marRight w:val="0"/>
              <w:marTop w:val="0"/>
              <w:marBottom w:val="0"/>
              <w:divBdr>
                <w:top w:val="none" w:sz="0" w:space="0" w:color="auto"/>
                <w:left w:val="none" w:sz="0" w:space="0" w:color="auto"/>
                <w:bottom w:val="none" w:sz="0" w:space="0" w:color="auto"/>
                <w:right w:val="none" w:sz="0" w:space="0" w:color="auto"/>
              </w:divBdr>
            </w:div>
            <w:div w:id="409621503">
              <w:marLeft w:val="0"/>
              <w:marRight w:val="0"/>
              <w:marTop w:val="0"/>
              <w:marBottom w:val="0"/>
              <w:divBdr>
                <w:top w:val="none" w:sz="0" w:space="0" w:color="auto"/>
                <w:left w:val="none" w:sz="0" w:space="0" w:color="auto"/>
                <w:bottom w:val="none" w:sz="0" w:space="0" w:color="auto"/>
                <w:right w:val="none" w:sz="0" w:space="0" w:color="auto"/>
              </w:divBdr>
            </w:div>
            <w:div w:id="411122381">
              <w:marLeft w:val="0"/>
              <w:marRight w:val="0"/>
              <w:marTop w:val="0"/>
              <w:marBottom w:val="0"/>
              <w:divBdr>
                <w:top w:val="none" w:sz="0" w:space="0" w:color="auto"/>
                <w:left w:val="none" w:sz="0" w:space="0" w:color="auto"/>
                <w:bottom w:val="none" w:sz="0" w:space="0" w:color="auto"/>
                <w:right w:val="none" w:sz="0" w:space="0" w:color="auto"/>
              </w:divBdr>
            </w:div>
            <w:div w:id="415638693">
              <w:marLeft w:val="0"/>
              <w:marRight w:val="0"/>
              <w:marTop w:val="0"/>
              <w:marBottom w:val="0"/>
              <w:divBdr>
                <w:top w:val="none" w:sz="0" w:space="0" w:color="auto"/>
                <w:left w:val="none" w:sz="0" w:space="0" w:color="auto"/>
                <w:bottom w:val="none" w:sz="0" w:space="0" w:color="auto"/>
                <w:right w:val="none" w:sz="0" w:space="0" w:color="auto"/>
              </w:divBdr>
            </w:div>
            <w:div w:id="419377707">
              <w:marLeft w:val="0"/>
              <w:marRight w:val="0"/>
              <w:marTop w:val="0"/>
              <w:marBottom w:val="0"/>
              <w:divBdr>
                <w:top w:val="none" w:sz="0" w:space="0" w:color="auto"/>
                <w:left w:val="none" w:sz="0" w:space="0" w:color="auto"/>
                <w:bottom w:val="none" w:sz="0" w:space="0" w:color="auto"/>
                <w:right w:val="none" w:sz="0" w:space="0" w:color="auto"/>
              </w:divBdr>
            </w:div>
            <w:div w:id="419832340">
              <w:marLeft w:val="0"/>
              <w:marRight w:val="0"/>
              <w:marTop w:val="0"/>
              <w:marBottom w:val="0"/>
              <w:divBdr>
                <w:top w:val="none" w:sz="0" w:space="0" w:color="auto"/>
                <w:left w:val="none" w:sz="0" w:space="0" w:color="auto"/>
                <w:bottom w:val="none" w:sz="0" w:space="0" w:color="auto"/>
                <w:right w:val="none" w:sz="0" w:space="0" w:color="auto"/>
              </w:divBdr>
            </w:div>
            <w:div w:id="422647132">
              <w:marLeft w:val="0"/>
              <w:marRight w:val="0"/>
              <w:marTop w:val="0"/>
              <w:marBottom w:val="0"/>
              <w:divBdr>
                <w:top w:val="none" w:sz="0" w:space="0" w:color="auto"/>
                <w:left w:val="none" w:sz="0" w:space="0" w:color="auto"/>
                <w:bottom w:val="none" w:sz="0" w:space="0" w:color="auto"/>
                <w:right w:val="none" w:sz="0" w:space="0" w:color="auto"/>
              </w:divBdr>
            </w:div>
            <w:div w:id="423380056">
              <w:marLeft w:val="0"/>
              <w:marRight w:val="0"/>
              <w:marTop w:val="0"/>
              <w:marBottom w:val="0"/>
              <w:divBdr>
                <w:top w:val="none" w:sz="0" w:space="0" w:color="auto"/>
                <w:left w:val="none" w:sz="0" w:space="0" w:color="auto"/>
                <w:bottom w:val="none" w:sz="0" w:space="0" w:color="auto"/>
                <w:right w:val="none" w:sz="0" w:space="0" w:color="auto"/>
              </w:divBdr>
            </w:div>
            <w:div w:id="426540305">
              <w:marLeft w:val="0"/>
              <w:marRight w:val="0"/>
              <w:marTop w:val="0"/>
              <w:marBottom w:val="0"/>
              <w:divBdr>
                <w:top w:val="none" w:sz="0" w:space="0" w:color="auto"/>
                <w:left w:val="none" w:sz="0" w:space="0" w:color="auto"/>
                <w:bottom w:val="none" w:sz="0" w:space="0" w:color="auto"/>
                <w:right w:val="none" w:sz="0" w:space="0" w:color="auto"/>
              </w:divBdr>
            </w:div>
            <w:div w:id="427124172">
              <w:marLeft w:val="0"/>
              <w:marRight w:val="0"/>
              <w:marTop w:val="0"/>
              <w:marBottom w:val="0"/>
              <w:divBdr>
                <w:top w:val="none" w:sz="0" w:space="0" w:color="auto"/>
                <w:left w:val="none" w:sz="0" w:space="0" w:color="auto"/>
                <w:bottom w:val="none" w:sz="0" w:space="0" w:color="auto"/>
                <w:right w:val="none" w:sz="0" w:space="0" w:color="auto"/>
              </w:divBdr>
            </w:div>
            <w:div w:id="427508138">
              <w:marLeft w:val="0"/>
              <w:marRight w:val="0"/>
              <w:marTop w:val="0"/>
              <w:marBottom w:val="0"/>
              <w:divBdr>
                <w:top w:val="none" w:sz="0" w:space="0" w:color="auto"/>
                <w:left w:val="none" w:sz="0" w:space="0" w:color="auto"/>
                <w:bottom w:val="none" w:sz="0" w:space="0" w:color="auto"/>
                <w:right w:val="none" w:sz="0" w:space="0" w:color="auto"/>
              </w:divBdr>
            </w:div>
            <w:div w:id="433987033">
              <w:marLeft w:val="0"/>
              <w:marRight w:val="0"/>
              <w:marTop w:val="0"/>
              <w:marBottom w:val="0"/>
              <w:divBdr>
                <w:top w:val="none" w:sz="0" w:space="0" w:color="auto"/>
                <w:left w:val="none" w:sz="0" w:space="0" w:color="auto"/>
                <w:bottom w:val="none" w:sz="0" w:space="0" w:color="auto"/>
                <w:right w:val="none" w:sz="0" w:space="0" w:color="auto"/>
              </w:divBdr>
            </w:div>
            <w:div w:id="436943707">
              <w:marLeft w:val="0"/>
              <w:marRight w:val="0"/>
              <w:marTop w:val="0"/>
              <w:marBottom w:val="0"/>
              <w:divBdr>
                <w:top w:val="none" w:sz="0" w:space="0" w:color="auto"/>
                <w:left w:val="none" w:sz="0" w:space="0" w:color="auto"/>
                <w:bottom w:val="none" w:sz="0" w:space="0" w:color="auto"/>
                <w:right w:val="none" w:sz="0" w:space="0" w:color="auto"/>
              </w:divBdr>
            </w:div>
            <w:div w:id="437650231">
              <w:marLeft w:val="0"/>
              <w:marRight w:val="0"/>
              <w:marTop w:val="0"/>
              <w:marBottom w:val="0"/>
              <w:divBdr>
                <w:top w:val="none" w:sz="0" w:space="0" w:color="auto"/>
                <w:left w:val="none" w:sz="0" w:space="0" w:color="auto"/>
                <w:bottom w:val="none" w:sz="0" w:space="0" w:color="auto"/>
                <w:right w:val="none" w:sz="0" w:space="0" w:color="auto"/>
              </w:divBdr>
            </w:div>
            <w:div w:id="437719645">
              <w:marLeft w:val="0"/>
              <w:marRight w:val="0"/>
              <w:marTop w:val="0"/>
              <w:marBottom w:val="0"/>
              <w:divBdr>
                <w:top w:val="none" w:sz="0" w:space="0" w:color="auto"/>
                <w:left w:val="none" w:sz="0" w:space="0" w:color="auto"/>
                <w:bottom w:val="none" w:sz="0" w:space="0" w:color="auto"/>
                <w:right w:val="none" w:sz="0" w:space="0" w:color="auto"/>
              </w:divBdr>
            </w:div>
            <w:div w:id="437799934">
              <w:marLeft w:val="0"/>
              <w:marRight w:val="0"/>
              <w:marTop w:val="0"/>
              <w:marBottom w:val="0"/>
              <w:divBdr>
                <w:top w:val="none" w:sz="0" w:space="0" w:color="auto"/>
                <w:left w:val="none" w:sz="0" w:space="0" w:color="auto"/>
                <w:bottom w:val="none" w:sz="0" w:space="0" w:color="auto"/>
                <w:right w:val="none" w:sz="0" w:space="0" w:color="auto"/>
              </w:divBdr>
            </w:div>
            <w:div w:id="437801387">
              <w:marLeft w:val="0"/>
              <w:marRight w:val="0"/>
              <w:marTop w:val="0"/>
              <w:marBottom w:val="0"/>
              <w:divBdr>
                <w:top w:val="none" w:sz="0" w:space="0" w:color="auto"/>
                <w:left w:val="none" w:sz="0" w:space="0" w:color="auto"/>
                <w:bottom w:val="none" w:sz="0" w:space="0" w:color="auto"/>
                <w:right w:val="none" w:sz="0" w:space="0" w:color="auto"/>
              </w:divBdr>
            </w:div>
            <w:div w:id="438457157">
              <w:marLeft w:val="0"/>
              <w:marRight w:val="0"/>
              <w:marTop w:val="0"/>
              <w:marBottom w:val="0"/>
              <w:divBdr>
                <w:top w:val="none" w:sz="0" w:space="0" w:color="auto"/>
                <w:left w:val="none" w:sz="0" w:space="0" w:color="auto"/>
                <w:bottom w:val="none" w:sz="0" w:space="0" w:color="auto"/>
                <w:right w:val="none" w:sz="0" w:space="0" w:color="auto"/>
              </w:divBdr>
            </w:div>
            <w:div w:id="438992857">
              <w:marLeft w:val="0"/>
              <w:marRight w:val="0"/>
              <w:marTop w:val="0"/>
              <w:marBottom w:val="0"/>
              <w:divBdr>
                <w:top w:val="none" w:sz="0" w:space="0" w:color="auto"/>
                <w:left w:val="none" w:sz="0" w:space="0" w:color="auto"/>
                <w:bottom w:val="none" w:sz="0" w:space="0" w:color="auto"/>
                <w:right w:val="none" w:sz="0" w:space="0" w:color="auto"/>
              </w:divBdr>
            </w:div>
            <w:div w:id="43911091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439683765">
              <w:marLeft w:val="0"/>
              <w:marRight w:val="0"/>
              <w:marTop w:val="0"/>
              <w:marBottom w:val="0"/>
              <w:divBdr>
                <w:top w:val="none" w:sz="0" w:space="0" w:color="auto"/>
                <w:left w:val="none" w:sz="0" w:space="0" w:color="auto"/>
                <w:bottom w:val="none" w:sz="0" w:space="0" w:color="auto"/>
                <w:right w:val="none" w:sz="0" w:space="0" w:color="auto"/>
              </w:divBdr>
            </w:div>
            <w:div w:id="442263306">
              <w:marLeft w:val="0"/>
              <w:marRight w:val="0"/>
              <w:marTop w:val="0"/>
              <w:marBottom w:val="0"/>
              <w:divBdr>
                <w:top w:val="none" w:sz="0" w:space="0" w:color="auto"/>
                <w:left w:val="none" w:sz="0" w:space="0" w:color="auto"/>
                <w:bottom w:val="none" w:sz="0" w:space="0" w:color="auto"/>
                <w:right w:val="none" w:sz="0" w:space="0" w:color="auto"/>
              </w:divBdr>
            </w:div>
            <w:div w:id="445121426">
              <w:marLeft w:val="0"/>
              <w:marRight w:val="0"/>
              <w:marTop w:val="0"/>
              <w:marBottom w:val="0"/>
              <w:divBdr>
                <w:top w:val="none" w:sz="0" w:space="0" w:color="auto"/>
                <w:left w:val="none" w:sz="0" w:space="0" w:color="auto"/>
                <w:bottom w:val="none" w:sz="0" w:space="0" w:color="auto"/>
                <w:right w:val="none" w:sz="0" w:space="0" w:color="auto"/>
              </w:divBdr>
            </w:div>
            <w:div w:id="445779312">
              <w:marLeft w:val="0"/>
              <w:marRight w:val="0"/>
              <w:marTop w:val="0"/>
              <w:marBottom w:val="0"/>
              <w:divBdr>
                <w:top w:val="none" w:sz="0" w:space="0" w:color="auto"/>
                <w:left w:val="none" w:sz="0" w:space="0" w:color="auto"/>
                <w:bottom w:val="none" w:sz="0" w:space="0" w:color="auto"/>
                <w:right w:val="none" w:sz="0" w:space="0" w:color="auto"/>
              </w:divBdr>
            </w:div>
            <w:div w:id="452402765">
              <w:marLeft w:val="0"/>
              <w:marRight w:val="0"/>
              <w:marTop w:val="0"/>
              <w:marBottom w:val="0"/>
              <w:divBdr>
                <w:top w:val="none" w:sz="0" w:space="0" w:color="auto"/>
                <w:left w:val="none" w:sz="0" w:space="0" w:color="auto"/>
                <w:bottom w:val="none" w:sz="0" w:space="0" w:color="auto"/>
                <w:right w:val="none" w:sz="0" w:space="0" w:color="auto"/>
              </w:divBdr>
            </w:div>
            <w:div w:id="453015556">
              <w:marLeft w:val="0"/>
              <w:marRight w:val="0"/>
              <w:marTop w:val="0"/>
              <w:marBottom w:val="0"/>
              <w:divBdr>
                <w:top w:val="none" w:sz="0" w:space="0" w:color="auto"/>
                <w:left w:val="none" w:sz="0" w:space="0" w:color="auto"/>
                <w:bottom w:val="none" w:sz="0" w:space="0" w:color="auto"/>
                <w:right w:val="none" w:sz="0" w:space="0" w:color="auto"/>
              </w:divBdr>
            </w:div>
            <w:div w:id="454060712">
              <w:marLeft w:val="0"/>
              <w:marRight w:val="0"/>
              <w:marTop w:val="0"/>
              <w:marBottom w:val="0"/>
              <w:divBdr>
                <w:top w:val="none" w:sz="0" w:space="0" w:color="auto"/>
                <w:left w:val="none" w:sz="0" w:space="0" w:color="auto"/>
                <w:bottom w:val="none" w:sz="0" w:space="0" w:color="auto"/>
                <w:right w:val="none" w:sz="0" w:space="0" w:color="auto"/>
              </w:divBdr>
            </w:div>
            <w:div w:id="459347309">
              <w:marLeft w:val="0"/>
              <w:marRight w:val="0"/>
              <w:marTop w:val="0"/>
              <w:marBottom w:val="0"/>
              <w:divBdr>
                <w:top w:val="none" w:sz="0" w:space="0" w:color="auto"/>
                <w:left w:val="none" w:sz="0" w:space="0" w:color="auto"/>
                <w:bottom w:val="none" w:sz="0" w:space="0" w:color="auto"/>
                <w:right w:val="none" w:sz="0" w:space="0" w:color="auto"/>
              </w:divBdr>
            </w:div>
            <w:div w:id="459809824">
              <w:marLeft w:val="0"/>
              <w:marRight w:val="0"/>
              <w:marTop w:val="0"/>
              <w:marBottom w:val="0"/>
              <w:divBdr>
                <w:top w:val="none" w:sz="0" w:space="0" w:color="auto"/>
                <w:left w:val="none" w:sz="0" w:space="0" w:color="auto"/>
                <w:bottom w:val="none" w:sz="0" w:space="0" w:color="auto"/>
                <w:right w:val="none" w:sz="0" w:space="0" w:color="auto"/>
              </w:divBdr>
            </w:div>
            <w:div w:id="462188533">
              <w:marLeft w:val="0"/>
              <w:marRight w:val="0"/>
              <w:marTop w:val="0"/>
              <w:marBottom w:val="0"/>
              <w:divBdr>
                <w:top w:val="none" w:sz="0" w:space="0" w:color="auto"/>
                <w:left w:val="none" w:sz="0" w:space="0" w:color="auto"/>
                <w:bottom w:val="none" w:sz="0" w:space="0" w:color="auto"/>
                <w:right w:val="none" w:sz="0" w:space="0" w:color="auto"/>
              </w:divBdr>
            </w:div>
            <w:div w:id="462576572">
              <w:marLeft w:val="0"/>
              <w:marRight w:val="0"/>
              <w:marTop w:val="0"/>
              <w:marBottom w:val="0"/>
              <w:divBdr>
                <w:top w:val="none" w:sz="0" w:space="0" w:color="auto"/>
                <w:left w:val="none" w:sz="0" w:space="0" w:color="auto"/>
                <w:bottom w:val="none" w:sz="0" w:space="0" w:color="auto"/>
                <w:right w:val="none" w:sz="0" w:space="0" w:color="auto"/>
              </w:divBdr>
            </w:div>
            <w:div w:id="462890099">
              <w:marLeft w:val="0"/>
              <w:marRight w:val="0"/>
              <w:marTop w:val="0"/>
              <w:marBottom w:val="0"/>
              <w:divBdr>
                <w:top w:val="none" w:sz="0" w:space="0" w:color="auto"/>
                <w:left w:val="none" w:sz="0" w:space="0" w:color="auto"/>
                <w:bottom w:val="none" w:sz="0" w:space="0" w:color="auto"/>
                <w:right w:val="none" w:sz="0" w:space="0" w:color="auto"/>
              </w:divBdr>
            </w:div>
            <w:div w:id="463279245">
              <w:marLeft w:val="0"/>
              <w:marRight w:val="0"/>
              <w:marTop w:val="0"/>
              <w:marBottom w:val="0"/>
              <w:divBdr>
                <w:top w:val="none" w:sz="0" w:space="0" w:color="auto"/>
                <w:left w:val="none" w:sz="0" w:space="0" w:color="auto"/>
                <w:bottom w:val="none" w:sz="0" w:space="0" w:color="auto"/>
                <w:right w:val="none" w:sz="0" w:space="0" w:color="auto"/>
              </w:divBdr>
            </w:div>
            <w:div w:id="464473642">
              <w:marLeft w:val="0"/>
              <w:marRight w:val="0"/>
              <w:marTop w:val="0"/>
              <w:marBottom w:val="0"/>
              <w:divBdr>
                <w:top w:val="none" w:sz="0" w:space="0" w:color="auto"/>
                <w:left w:val="none" w:sz="0" w:space="0" w:color="auto"/>
                <w:bottom w:val="none" w:sz="0" w:space="0" w:color="auto"/>
                <w:right w:val="none" w:sz="0" w:space="0" w:color="auto"/>
              </w:divBdr>
            </w:div>
            <w:div w:id="464660066">
              <w:marLeft w:val="0"/>
              <w:marRight w:val="0"/>
              <w:marTop w:val="0"/>
              <w:marBottom w:val="0"/>
              <w:divBdr>
                <w:top w:val="none" w:sz="0" w:space="0" w:color="auto"/>
                <w:left w:val="none" w:sz="0" w:space="0" w:color="auto"/>
                <w:bottom w:val="none" w:sz="0" w:space="0" w:color="auto"/>
                <w:right w:val="none" w:sz="0" w:space="0" w:color="auto"/>
              </w:divBdr>
            </w:div>
            <w:div w:id="465859071">
              <w:marLeft w:val="0"/>
              <w:marRight w:val="0"/>
              <w:marTop w:val="0"/>
              <w:marBottom w:val="0"/>
              <w:divBdr>
                <w:top w:val="none" w:sz="0" w:space="0" w:color="auto"/>
                <w:left w:val="none" w:sz="0" w:space="0" w:color="auto"/>
                <w:bottom w:val="none" w:sz="0" w:space="0" w:color="auto"/>
                <w:right w:val="none" w:sz="0" w:space="0" w:color="auto"/>
              </w:divBdr>
            </w:div>
            <w:div w:id="468087706">
              <w:marLeft w:val="0"/>
              <w:marRight w:val="0"/>
              <w:marTop w:val="0"/>
              <w:marBottom w:val="0"/>
              <w:divBdr>
                <w:top w:val="none" w:sz="0" w:space="0" w:color="auto"/>
                <w:left w:val="none" w:sz="0" w:space="0" w:color="auto"/>
                <w:bottom w:val="none" w:sz="0" w:space="0" w:color="auto"/>
                <w:right w:val="none" w:sz="0" w:space="0" w:color="auto"/>
              </w:divBdr>
            </w:div>
            <w:div w:id="470366493">
              <w:marLeft w:val="0"/>
              <w:marRight w:val="0"/>
              <w:marTop w:val="0"/>
              <w:marBottom w:val="0"/>
              <w:divBdr>
                <w:top w:val="none" w:sz="0" w:space="0" w:color="auto"/>
                <w:left w:val="none" w:sz="0" w:space="0" w:color="auto"/>
                <w:bottom w:val="none" w:sz="0" w:space="0" w:color="auto"/>
                <w:right w:val="none" w:sz="0" w:space="0" w:color="auto"/>
              </w:divBdr>
            </w:div>
            <w:div w:id="470833012">
              <w:marLeft w:val="0"/>
              <w:marRight w:val="0"/>
              <w:marTop w:val="0"/>
              <w:marBottom w:val="0"/>
              <w:divBdr>
                <w:top w:val="none" w:sz="0" w:space="0" w:color="auto"/>
                <w:left w:val="none" w:sz="0" w:space="0" w:color="auto"/>
                <w:bottom w:val="none" w:sz="0" w:space="0" w:color="auto"/>
                <w:right w:val="none" w:sz="0" w:space="0" w:color="auto"/>
              </w:divBdr>
            </w:div>
            <w:div w:id="472792376">
              <w:marLeft w:val="0"/>
              <w:marRight w:val="0"/>
              <w:marTop w:val="0"/>
              <w:marBottom w:val="0"/>
              <w:divBdr>
                <w:top w:val="none" w:sz="0" w:space="0" w:color="auto"/>
                <w:left w:val="none" w:sz="0" w:space="0" w:color="auto"/>
                <w:bottom w:val="none" w:sz="0" w:space="0" w:color="auto"/>
                <w:right w:val="none" w:sz="0" w:space="0" w:color="auto"/>
              </w:divBdr>
            </w:div>
            <w:div w:id="476072754">
              <w:marLeft w:val="0"/>
              <w:marRight w:val="0"/>
              <w:marTop w:val="0"/>
              <w:marBottom w:val="0"/>
              <w:divBdr>
                <w:top w:val="none" w:sz="0" w:space="0" w:color="auto"/>
                <w:left w:val="none" w:sz="0" w:space="0" w:color="auto"/>
                <w:bottom w:val="none" w:sz="0" w:space="0" w:color="auto"/>
                <w:right w:val="none" w:sz="0" w:space="0" w:color="auto"/>
              </w:divBdr>
            </w:div>
            <w:div w:id="477692043">
              <w:marLeft w:val="0"/>
              <w:marRight w:val="0"/>
              <w:marTop w:val="0"/>
              <w:marBottom w:val="0"/>
              <w:divBdr>
                <w:top w:val="none" w:sz="0" w:space="0" w:color="auto"/>
                <w:left w:val="none" w:sz="0" w:space="0" w:color="auto"/>
                <w:bottom w:val="none" w:sz="0" w:space="0" w:color="auto"/>
                <w:right w:val="none" w:sz="0" w:space="0" w:color="auto"/>
              </w:divBdr>
            </w:div>
            <w:div w:id="478697218">
              <w:marLeft w:val="0"/>
              <w:marRight w:val="0"/>
              <w:marTop w:val="0"/>
              <w:marBottom w:val="0"/>
              <w:divBdr>
                <w:top w:val="none" w:sz="0" w:space="0" w:color="auto"/>
                <w:left w:val="none" w:sz="0" w:space="0" w:color="auto"/>
                <w:bottom w:val="none" w:sz="0" w:space="0" w:color="auto"/>
                <w:right w:val="none" w:sz="0" w:space="0" w:color="auto"/>
              </w:divBdr>
            </w:div>
            <w:div w:id="480149327">
              <w:marLeft w:val="0"/>
              <w:marRight w:val="0"/>
              <w:marTop w:val="0"/>
              <w:marBottom w:val="0"/>
              <w:divBdr>
                <w:top w:val="none" w:sz="0" w:space="0" w:color="auto"/>
                <w:left w:val="none" w:sz="0" w:space="0" w:color="auto"/>
                <w:bottom w:val="none" w:sz="0" w:space="0" w:color="auto"/>
                <w:right w:val="none" w:sz="0" w:space="0" w:color="auto"/>
              </w:divBdr>
            </w:div>
            <w:div w:id="482232571">
              <w:marLeft w:val="0"/>
              <w:marRight w:val="0"/>
              <w:marTop w:val="0"/>
              <w:marBottom w:val="0"/>
              <w:divBdr>
                <w:top w:val="none" w:sz="0" w:space="0" w:color="auto"/>
                <w:left w:val="none" w:sz="0" w:space="0" w:color="auto"/>
                <w:bottom w:val="none" w:sz="0" w:space="0" w:color="auto"/>
                <w:right w:val="none" w:sz="0" w:space="0" w:color="auto"/>
              </w:divBdr>
              <w:divsChild>
                <w:div w:id="50079971">
                  <w:marLeft w:val="0"/>
                  <w:marRight w:val="0"/>
                  <w:marTop w:val="0"/>
                  <w:marBottom w:val="0"/>
                  <w:divBdr>
                    <w:top w:val="none" w:sz="0" w:space="0" w:color="auto"/>
                    <w:left w:val="none" w:sz="0" w:space="0" w:color="auto"/>
                    <w:bottom w:val="none" w:sz="0" w:space="0" w:color="auto"/>
                    <w:right w:val="none" w:sz="0" w:space="0" w:color="auto"/>
                  </w:divBdr>
                </w:div>
                <w:div w:id="571235478">
                  <w:marLeft w:val="0"/>
                  <w:marRight w:val="0"/>
                  <w:marTop w:val="0"/>
                  <w:marBottom w:val="0"/>
                  <w:divBdr>
                    <w:top w:val="none" w:sz="0" w:space="0" w:color="auto"/>
                    <w:left w:val="none" w:sz="0" w:space="0" w:color="auto"/>
                    <w:bottom w:val="none" w:sz="0" w:space="0" w:color="auto"/>
                    <w:right w:val="none" w:sz="0" w:space="0" w:color="auto"/>
                  </w:divBdr>
                </w:div>
                <w:div w:id="699086622">
                  <w:marLeft w:val="0"/>
                  <w:marRight w:val="0"/>
                  <w:marTop w:val="0"/>
                  <w:marBottom w:val="0"/>
                  <w:divBdr>
                    <w:top w:val="none" w:sz="0" w:space="0" w:color="auto"/>
                    <w:left w:val="none" w:sz="0" w:space="0" w:color="auto"/>
                    <w:bottom w:val="none" w:sz="0" w:space="0" w:color="auto"/>
                    <w:right w:val="none" w:sz="0" w:space="0" w:color="auto"/>
                  </w:divBdr>
                </w:div>
                <w:div w:id="1655716824">
                  <w:marLeft w:val="0"/>
                  <w:marRight w:val="0"/>
                  <w:marTop w:val="0"/>
                  <w:marBottom w:val="0"/>
                  <w:divBdr>
                    <w:top w:val="none" w:sz="0" w:space="0" w:color="auto"/>
                    <w:left w:val="none" w:sz="0" w:space="0" w:color="auto"/>
                    <w:bottom w:val="none" w:sz="0" w:space="0" w:color="auto"/>
                    <w:right w:val="none" w:sz="0" w:space="0" w:color="auto"/>
                  </w:divBdr>
                </w:div>
                <w:div w:id="1697538599">
                  <w:marLeft w:val="0"/>
                  <w:marRight w:val="0"/>
                  <w:marTop w:val="0"/>
                  <w:marBottom w:val="0"/>
                  <w:divBdr>
                    <w:top w:val="none" w:sz="0" w:space="0" w:color="auto"/>
                    <w:left w:val="none" w:sz="0" w:space="0" w:color="auto"/>
                    <w:bottom w:val="none" w:sz="0" w:space="0" w:color="auto"/>
                    <w:right w:val="none" w:sz="0" w:space="0" w:color="auto"/>
                  </w:divBdr>
                </w:div>
                <w:div w:id="2011450017">
                  <w:marLeft w:val="0"/>
                  <w:marRight w:val="0"/>
                  <w:marTop w:val="0"/>
                  <w:marBottom w:val="0"/>
                  <w:divBdr>
                    <w:top w:val="none" w:sz="0" w:space="0" w:color="auto"/>
                    <w:left w:val="none" w:sz="0" w:space="0" w:color="auto"/>
                    <w:bottom w:val="none" w:sz="0" w:space="0" w:color="auto"/>
                    <w:right w:val="none" w:sz="0" w:space="0" w:color="auto"/>
                  </w:divBdr>
                </w:div>
              </w:divsChild>
            </w:div>
            <w:div w:id="483818472">
              <w:marLeft w:val="0"/>
              <w:marRight w:val="0"/>
              <w:marTop w:val="0"/>
              <w:marBottom w:val="0"/>
              <w:divBdr>
                <w:top w:val="none" w:sz="0" w:space="0" w:color="auto"/>
                <w:left w:val="none" w:sz="0" w:space="0" w:color="auto"/>
                <w:bottom w:val="none" w:sz="0" w:space="0" w:color="auto"/>
                <w:right w:val="none" w:sz="0" w:space="0" w:color="auto"/>
              </w:divBdr>
            </w:div>
            <w:div w:id="484468765">
              <w:marLeft w:val="0"/>
              <w:marRight w:val="0"/>
              <w:marTop w:val="0"/>
              <w:marBottom w:val="0"/>
              <w:divBdr>
                <w:top w:val="none" w:sz="0" w:space="0" w:color="auto"/>
                <w:left w:val="none" w:sz="0" w:space="0" w:color="auto"/>
                <w:bottom w:val="none" w:sz="0" w:space="0" w:color="auto"/>
                <w:right w:val="none" w:sz="0" w:space="0" w:color="auto"/>
              </w:divBdr>
            </w:div>
            <w:div w:id="484855213">
              <w:marLeft w:val="0"/>
              <w:marRight w:val="0"/>
              <w:marTop w:val="0"/>
              <w:marBottom w:val="0"/>
              <w:divBdr>
                <w:top w:val="none" w:sz="0" w:space="0" w:color="auto"/>
                <w:left w:val="none" w:sz="0" w:space="0" w:color="auto"/>
                <w:bottom w:val="none" w:sz="0" w:space="0" w:color="auto"/>
                <w:right w:val="none" w:sz="0" w:space="0" w:color="auto"/>
              </w:divBdr>
            </w:div>
            <w:div w:id="484974470">
              <w:marLeft w:val="0"/>
              <w:marRight w:val="0"/>
              <w:marTop w:val="0"/>
              <w:marBottom w:val="0"/>
              <w:divBdr>
                <w:top w:val="none" w:sz="0" w:space="0" w:color="auto"/>
                <w:left w:val="none" w:sz="0" w:space="0" w:color="auto"/>
                <w:bottom w:val="none" w:sz="0" w:space="0" w:color="auto"/>
                <w:right w:val="none" w:sz="0" w:space="0" w:color="auto"/>
              </w:divBdr>
            </w:div>
            <w:div w:id="485127028">
              <w:marLeft w:val="0"/>
              <w:marRight w:val="0"/>
              <w:marTop w:val="0"/>
              <w:marBottom w:val="0"/>
              <w:divBdr>
                <w:top w:val="none" w:sz="0" w:space="0" w:color="auto"/>
                <w:left w:val="none" w:sz="0" w:space="0" w:color="auto"/>
                <w:bottom w:val="none" w:sz="0" w:space="0" w:color="auto"/>
                <w:right w:val="none" w:sz="0" w:space="0" w:color="auto"/>
              </w:divBdr>
            </w:div>
            <w:div w:id="485168460">
              <w:marLeft w:val="0"/>
              <w:marRight w:val="0"/>
              <w:marTop w:val="0"/>
              <w:marBottom w:val="0"/>
              <w:divBdr>
                <w:top w:val="none" w:sz="0" w:space="0" w:color="auto"/>
                <w:left w:val="none" w:sz="0" w:space="0" w:color="auto"/>
                <w:bottom w:val="none" w:sz="0" w:space="0" w:color="auto"/>
                <w:right w:val="none" w:sz="0" w:space="0" w:color="auto"/>
              </w:divBdr>
            </w:div>
            <w:div w:id="490023274">
              <w:marLeft w:val="0"/>
              <w:marRight w:val="0"/>
              <w:marTop w:val="0"/>
              <w:marBottom w:val="0"/>
              <w:divBdr>
                <w:top w:val="none" w:sz="0" w:space="0" w:color="auto"/>
                <w:left w:val="none" w:sz="0" w:space="0" w:color="auto"/>
                <w:bottom w:val="none" w:sz="0" w:space="0" w:color="auto"/>
                <w:right w:val="none" w:sz="0" w:space="0" w:color="auto"/>
              </w:divBdr>
            </w:div>
            <w:div w:id="492187133">
              <w:marLeft w:val="0"/>
              <w:marRight w:val="0"/>
              <w:marTop w:val="0"/>
              <w:marBottom w:val="0"/>
              <w:divBdr>
                <w:top w:val="none" w:sz="0" w:space="0" w:color="auto"/>
                <w:left w:val="none" w:sz="0" w:space="0" w:color="auto"/>
                <w:bottom w:val="none" w:sz="0" w:space="0" w:color="auto"/>
                <w:right w:val="none" w:sz="0" w:space="0" w:color="auto"/>
              </w:divBdr>
            </w:div>
            <w:div w:id="494421855">
              <w:marLeft w:val="0"/>
              <w:marRight w:val="0"/>
              <w:marTop w:val="0"/>
              <w:marBottom w:val="0"/>
              <w:divBdr>
                <w:top w:val="none" w:sz="0" w:space="0" w:color="auto"/>
                <w:left w:val="none" w:sz="0" w:space="0" w:color="auto"/>
                <w:bottom w:val="none" w:sz="0" w:space="0" w:color="auto"/>
                <w:right w:val="none" w:sz="0" w:space="0" w:color="auto"/>
              </w:divBdr>
            </w:div>
            <w:div w:id="496961052">
              <w:marLeft w:val="0"/>
              <w:marRight w:val="0"/>
              <w:marTop w:val="0"/>
              <w:marBottom w:val="0"/>
              <w:divBdr>
                <w:top w:val="none" w:sz="0" w:space="0" w:color="auto"/>
                <w:left w:val="none" w:sz="0" w:space="0" w:color="auto"/>
                <w:bottom w:val="none" w:sz="0" w:space="0" w:color="auto"/>
                <w:right w:val="none" w:sz="0" w:space="0" w:color="auto"/>
              </w:divBdr>
            </w:div>
            <w:div w:id="497698838">
              <w:marLeft w:val="0"/>
              <w:marRight w:val="0"/>
              <w:marTop w:val="0"/>
              <w:marBottom w:val="0"/>
              <w:divBdr>
                <w:top w:val="none" w:sz="0" w:space="0" w:color="auto"/>
                <w:left w:val="none" w:sz="0" w:space="0" w:color="auto"/>
                <w:bottom w:val="none" w:sz="0" w:space="0" w:color="auto"/>
                <w:right w:val="none" w:sz="0" w:space="0" w:color="auto"/>
              </w:divBdr>
            </w:div>
            <w:div w:id="498542393">
              <w:marLeft w:val="0"/>
              <w:marRight w:val="0"/>
              <w:marTop w:val="0"/>
              <w:marBottom w:val="0"/>
              <w:divBdr>
                <w:top w:val="none" w:sz="0" w:space="0" w:color="auto"/>
                <w:left w:val="none" w:sz="0" w:space="0" w:color="auto"/>
                <w:bottom w:val="none" w:sz="0" w:space="0" w:color="auto"/>
                <w:right w:val="none" w:sz="0" w:space="0" w:color="auto"/>
              </w:divBdr>
            </w:div>
            <w:div w:id="502277640">
              <w:marLeft w:val="0"/>
              <w:marRight w:val="0"/>
              <w:marTop w:val="0"/>
              <w:marBottom w:val="0"/>
              <w:divBdr>
                <w:top w:val="none" w:sz="0" w:space="0" w:color="auto"/>
                <w:left w:val="none" w:sz="0" w:space="0" w:color="auto"/>
                <w:bottom w:val="none" w:sz="0" w:space="0" w:color="auto"/>
                <w:right w:val="none" w:sz="0" w:space="0" w:color="auto"/>
              </w:divBdr>
            </w:div>
            <w:div w:id="503474757">
              <w:marLeft w:val="0"/>
              <w:marRight w:val="0"/>
              <w:marTop w:val="0"/>
              <w:marBottom w:val="0"/>
              <w:divBdr>
                <w:top w:val="none" w:sz="0" w:space="0" w:color="auto"/>
                <w:left w:val="none" w:sz="0" w:space="0" w:color="auto"/>
                <w:bottom w:val="none" w:sz="0" w:space="0" w:color="auto"/>
                <w:right w:val="none" w:sz="0" w:space="0" w:color="auto"/>
              </w:divBdr>
            </w:div>
            <w:div w:id="504324282">
              <w:marLeft w:val="0"/>
              <w:marRight w:val="0"/>
              <w:marTop w:val="0"/>
              <w:marBottom w:val="0"/>
              <w:divBdr>
                <w:top w:val="none" w:sz="0" w:space="0" w:color="auto"/>
                <w:left w:val="none" w:sz="0" w:space="0" w:color="auto"/>
                <w:bottom w:val="none" w:sz="0" w:space="0" w:color="auto"/>
                <w:right w:val="none" w:sz="0" w:space="0" w:color="auto"/>
              </w:divBdr>
            </w:div>
            <w:div w:id="505097578">
              <w:marLeft w:val="0"/>
              <w:marRight w:val="0"/>
              <w:marTop w:val="0"/>
              <w:marBottom w:val="0"/>
              <w:divBdr>
                <w:top w:val="none" w:sz="0" w:space="0" w:color="auto"/>
                <w:left w:val="none" w:sz="0" w:space="0" w:color="auto"/>
                <w:bottom w:val="none" w:sz="0" w:space="0" w:color="auto"/>
                <w:right w:val="none" w:sz="0" w:space="0" w:color="auto"/>
              </w:divBdr>
            </w:div>
            <w:div w:id="509027399">
              <w:marLeft w:val="0"/>
              <w:marRight w:val="0"/>
              <w:marTop w:val="0"/>
              <w:marBottom w:val="0"/>
              <w:divBdr>
                <w:top w:val="none" w:sz="0" w:space="0" w:color="auto"/>
                <w:left w:val="none" w:sz="0" w:space="0" w:color="auto"/>
                <w:bottom w:val="none" w:sz="0" w:space="0" w:color="auto"/>
                <w:right w:val="none" w:sz="0" w:space="0" w:color="auto"/>
              </w:divBdr>
            </w:div>
            <w:div w:id="513108828">
              <w:marLeft w:val="0"/>
              <w:marRight w:val="0"/>
              <w:marTop w:val="0"/>
              <w:marBottom w:val="0"/>
              <w:divBdr>
                <w:top w:val="none" w:sz="0" w:space="0" w:color="auto"/>
                <w:left w:val="none" w:sz="0" w:space="0" w:color="auto"/>
                <w:bottom w:val="none" w:sz="0" w:space="0" w:color="auto"/>
                <w:right w:val="none" w:sz="0" w:space="0" w:color="auto"/>
              </w:divBdr>
            </w:div>
            <w:div w:id="514267684">
              <w:marLeft w:val="0"/>
              <w:marRight w:val="0"/>
              <w:marTop w:val="0"/>
              <w:marBottom w:val="0"/>
              <w:divBdr>
                <w:top w:val="none" w:sz="0" w:space="0" w:color="auto"/>
                <w:left w:val="none" w:sz="0" w:space="0" w:color="auto"/>
                <w:bottom w:val="none" w:sz="0" w:space="0" w:color="auto"/>
                <w:right w:val="none" w:sz="0" w:space="0" w:color="auto"/>
              </w:divBdr>
            </w:div>
            <w:div w:id="515654127">
              <w:marLeft w:val="0"/>
              <w:marRight w:val="0"/>
              <w:marTop w:val="0"/>
              <w:marBottom w:val="0"/>
              <w:divBdr>
                <w:top w:val="none" w:sz="0" w:space="0" w:color="auto"/>
                <w:left w:val="none" w:sz="0" w:space="0" w:color="auto"/>
                <w:bottom w:val="none" w:sz="0" w:space="0" w:color="auto"/>
                <w:right w:val="none" w:sz="0" w:space="0" w:color="auto"/>
              </w:divBdr>
            </w:div>
            <w:div w:id="520320328">
              <w:marLeft w:val="0"/>
              <w:marRight w:val="0"/>
              <w:marTop w:val="0"/>
              <w:marBottom w:val="0"/>
              <w:divBdr>
                <w:top w:val="none" w:sz="0" w:space="0" w:color="auto"/>
                <w:left w:val="none" w:sz="0" w:space="0" w:color="auto"/>
                <w:bottom w:val="none" w:sz="0" w:space="0" w:color="auto"/>
                <w:right w:val="none" w:sz="0" w:space="0" w:color="auto"/>
              </w:divBdr>
            </w:div>
            <w:div w:id="520512462">
              <w:marLeft w:val="0"/>
              <w:marRight w:val="0"/>
              <w:marTop w:val="0"/>
              <w:marBottom w:val="0"/>
              <w:divBdr>
                <w:top w:val="none" w:sz="0" w:space="0" w:color="auto"/>
                <w:left w:val="none" w:sz="0" w:space="0" w:color="auto"/>
                <w:bottom w:val="none" w:sz="0" w:space="0" w:color="auto"/>
                <w:right w:val="none" w:sz="0" w:space="0" w:color="auto"/>
              </w:divBdr>
            </w:div>
            <w:div w:id="520777260">
              <w:marLeft w:val="0"/>
              <w:marRight w:val="0"/>
              <w:marTop w:val="0"/>
              <w:marBottom w:val="0"/>
              <w:divBdr>
                <w:top w:val="none" w:sz="0" w:space="0" w:color="auto"/>
                <w:left w:val="none" w:sz="0" w:space="0" w:color="auto"/>
                <w:bottom w:val="none" w:sz="0" w:space="0" w:color="auto"/>
                <w:right w:val="none" w:sz="0" w:space="0" w:color="auto"/>
              </w:divBdr>
            </w:div>
            <w:div w:id="524174219">
              <w:marLeft w:val="0"/>
              <w:marRight w:val="0"/>
              <w:marTop w:val="0"/>
              <w:marBottom w:val="0"/>
              <w:divBdr>
                <w:top w:val="none" w:sz="0" w:space="0" w:color="auto"/>
                <w:left w:val="none" w:sz="0" w:space="0" w:color="auto"/>
                <w:bottom w:val="none" w:sz="0" w:space="0" w:color="auto"/>
                <w:right w:val="none" w:sz="0" w:space="0" w:color="auto"/>
              </w:divBdr>
            </w:div>
            <w:div w:id="524439911">
              <w:marLeft w:val="0"/>
              <w:marRight w:val="0"/>
              <w:marTop w:val="0"/>
              <w:marBottom w:val="0"/>
              <w:divBdr>
                <w:top w:val="none" w:sz="0" w:space="0" w:color="auto"/>
                <w:left w:val="none" w:sz="0" w:space="0" w:color="auto"/>
                <w:bottom w:val="none" w:sz="0" w:space="0" w:color="auto"/>
                <w:right w:val="none" w:sz="0" w:space="0" w:color="auto"/>
              </w:divBdr>
            </w:div>
            <w:div w:id="530730573">
              <w:marLeft w:val="0"/>
              <w:marRight w:val="0"/>
              <w:marTop w:val="0"/>
              <w:marBottom w:val="0"/>
              <w:divBdr>
                <w:top w:val="none" w:sz="0" w:space="0" w:color="auto"/>
                <w:left w:val="none" w:sz="0" w:space="0" w:color="auto"/>
                <w:bottom w:val="none" w:sz="0" w:space="0" w:color="auto"/>
                <w:right w:val="none" w:sz="0" w:space="0" w:color="auto"/>
              </w:divBdr>
            </w:div>
            <w:div w:id="530847364">
              <w:marLeft w:val="0"/>
              <w:marRight w:val="0"/>
              <w:marTop w:val="0"/>
              <w:marBottom w:val="0"/>
              <w:divBdr>
                <w:top w:val="none" w:sz="0" w:space="0" w:color="auto"/>
                <w:left w:val="none" w:sz="0" w:space="0" w:color="auto"/>
                <w:bottom w:val="none" w:sz="0" w:space="0" w:color="auto"/>
                <w:right w:val="none" w:sz="0" w:space="0" w:color="auto"/>
              </w:divBdr>
            </w:div>
            <w:div w:id="533664169">
              <w:marLeft w:val="0"/>
              <w:marRight w:val="0"/>
              <w:marTop w:val="0"/>
              <w:marBottom w:val="0"/>
              <w:divBdr>
                <w:top w:val="none" w:sz="0" w:space="0" w:color="auto"/>
                <w:left w:val="none" w:sz="0" w:space="0" w:color="auto"/>
                <w:bottom w:val="none" w:sz="0" w:space="0" w:color="auto"/>
                <w:right w:val="none" w:sz="0" w:space="0" w:color="auto"/>
              </w:divBdr>
            </w:div>
            <w:div w:id="538008220">
              <w:marLeft w:val="0"/>
              <w:marRight w:val="0"/>
              <w:marTop w:val="0"/>
              <w:marBottom w:val="0"/>
              <w:divBdr>
                <w:top w:val="none" w:sz="0" w:space="0" w:color="auto"/>
                <w:left w:val="none" w:sz="0" w:space="0" w:color="auto"/>
                <w:bottom w:val="none" w:sz="0" w:space="0" w:color="auto"/>
                <w:right w:val="none" w:sz="0" w:space="0" w:color="auto"/>
              </w:divBdr>
            </w:div>
            <w:div w:id="540751150">
              <w:marLeft w:val="0"/>
              <w:marRight w:val="0"/>
              <w:marTop w:val="0"/>
              <w:marBottom w:val="0"/>
              <w:divBdr>
                <w:top w:val="none" w:sz="0" w:space="0" w:color="auto"/>
                <w:left w:val="none" w:sz="0" w:space="0" w:color="auto"/>
                <w:bottom w:val="none" w:sz="0" w:space="0" w:color="auto"/>
                <w:right w:val="none" w:sz="0" w:space="0" w:color="auto"/>
              </w:divBdr>
            </w:div>
            <w:div w:id="540901134">
              <w:marLeft w:val="0"/>
              <w:marRight w:val="0"/>
              <w:marTop w:val="0"/>
              <w:marBottom w:val="0"/>
              <w:divBdr>
                <w:top w:val="none" w:sz="0" w:space="0" w:color="auto"/>
                <w:left w:val="none" w:sz="0" w:space="0" w:color="auto"/>
                <w:bottom w:val="none" w:sz="0" w:space="0" w:color="auto"/>
                <w:right w:val="none" w:sz="0" w:space="0" w:color="auto"/>
              </w:divBdr>
            </w:div>
            <w:div w:id="541597672">
              <w:marLeft w:val="0"/>
              <w:marRight w:val="0"/>
              <w:marTop w:val="0"/>
              <w:marBottom w:val="0"/>
              <w:divBdr>
                <w:top w:val="none" w:sz="0" w:space="0" w:color="auto"/>
                <w:left w:val="none" w:sz="0" w:space="0" w:color="auto"/>
                <w:bottom w:val="none" w:sz="0" w:space="0" w:color="auto"/>
                <w:right w:val="none" w:sz="0" w:space="0" w:color="auto"/>
              </w:divBdr>
            </w:div>
            <w:div w:id="541868150">
              <w:marLeft w:val="0"/>
              <w:marRight w:val="0"/>
              <w:marTop w:val="0"/>
              <w:marBottom w:val="0"/>
              <w:divBdr>
                <w:top w:val="none" w:sz="0" w:space="0" w:color="auto"/>
                <w:left w:val="none" w:sz="0" w:space="0" w:color="auto"/>
                <w:bottom w:val="none" w:sz="0" w:space="0" w:color="auto"/>
                <w:right w:val="none" w:sz="0" w:space="0" w:color="auto"/>
              </w:divBdr>
            </w:div>
            <w:div w:id="545290078">
              <w:marLeft w:val="0"/>
              <w:marRight w:val="0"/>
              <w:marTop w:val="0"/>
              <w:marBottom w:val="0"/>
              <w:divBdr>
                <w:top w:val="none" w:sz="0" w:space="0" w:color="auto"/>
                <w:left w:val="none" w:sz="0" w:space="0" w:color="auto"/>
                <w:bottom w:val="none" w:sz="0" w:space="0" w:color="auto"/>
                <w:right w:val="none" w:sz="0" w:space="0" w:color="auto"/>
              </w:divBdr>
            </w:div>
            <w:div w:id="552933663">
              <w:marLeft w:val="0"/>
              <w:marRight w:val="0"/>
              <w:marTop w:val="0"/>
              <w:marBottom w:val="0"/>
              <w:divBdr>
                <w:top w:val="none" w:sz="0" w:space="0" w:color="auto"/>
                <w:left w:val="none" w:sz="0" w:space="0" w:color="auto"/>
                <w:bottom w:val="none" w:sz="0" w:space="0" w:color="auto"/>
                <w:right w:val="none" w:sz="0" w:space="0" w:color="auto"/>
              </w:divBdr>
            </w:div>
            <w:div w:id="553585214">
              <w:marLeft w:val="0"/>
              <w:marRight w:val="0"/>
              <w:marTop w:val="0"/>
              <w:marBottom w:val="0"/>
              <w:divBdr>
                <w:top w:val="none" w:sz="0" w:space="0" w:color="auto"/>
                <w:left w:val="none" w:sz="0" w:space="0" w:color="auto"/>
                <w:bottom w:val="none" w:sz="0" w:space="0" w:color="auto"/>
                <w:right w:val="none" w:sz="0" w:space="0" w:color="auto"/>
              </w:divBdr>
            </w:div>
            <w:div w:id="557521876">
              <w:marLeft w:val="0"/>
              <w:marRight w:val="0"/>
              <w:marTop w:val="0"/>
              <w:marBottom w:val="0"/>
              <w:divBdr>
                <w:top w:val="none" w:sz="0" w:space="0" w:color="auto"/>
                <w:left w:val="none" w:sz="0" w:space="0" w:color="auto"/>
                <w:bottom w:val="none" w:sz="0" w:space="0" w:color="auto"/>
                <w:right w:val="none" w:sz="0" w:space="0" w:color="auto"/>
              </w:divBdr>
            </w:div>
            <w:div w:id="557789894">
              <w:marLeft w:val="0"/>
              <w:marRight w:val="0"/>
              <w:marTop w:val="0"/>
              <w:marBottom w:val="0"/>
              <w:divBdr>
                <w:top w:val="none" w:sz="0" w:space="0" w:color="auto"/>
                <w:left w:val="none" w:sz="0" w:space="0" w:color="auto"/>
                <w:bottom w:val="none" w:sz="0" w:space="0" w:color="auto"/>
                <w:right w:val="none" w:sz="0" w:space="0" w:color="auto"/>
              </w:divBdr>
            </w:div>
            <w:div w:id="558631108">
              <w:marLeft w:val="0"/>
              <w:marRight w:val="0"/>
              <w:marTop w:val="0"/>
              <w:marBottom w:val="0"/>
              <w:divBdr>
                <w:top w:val="none" w:sz="0" w:space="0" w:color="auto"/>
                <w:left w:val="none" w:sz="0" w:space="0" w:color="auto"/>
                <w:bottom w:val="none" w:sz="0" w:space="0" w:color="auto"/>
                <w:right w:val="none" w:sz="0" w:space="0" w:color="auto"/>
              </w:divBdr>
            </w:div>
            <w:div w:id="560486496">
              <w:marLeft w:val="0"/>
              <w:marRight w:val="0"/>
              <w:marTop w:val="0"/>
              <w:marBottom w:val="0"/>
              <w:divBdr>
                <w:top w:val="none" w:sz="0" w:space="0" w:color="auto"/>
                <w:left w:val="none" w:sz="0" w:space="0" w:color="auto"/>
                <w:bottom w:val="none" w:sz="0" w:space="0" w:color="auto"/>
                <w:right w:val="none" w:sz="0" w:space="0" w:color="auto"/>
              </w:divBdr>
            </w:div>
            <w:div w:id="561722456">
              <w:marLeft w:val="0"/>
              <w:marRight w:val="0"/>
              <w:marTop w:val="0"/>
              <w:marBottom w:val="0"/>
              <w:divBdr>
                <w:top w:val="none" w:sz="0" w:space="0" w:color="auto"/>
                <w:left w:val="none" w:sz="0" w:space="0" w:color="auto"/>
                <w:bottom w:val="none" w:sz="0" w:space="0" w:color="auto"/>
                <w:right w:val="none" w:sz="0" w:space="0" w:color="auto"/>
              </w:divBdr>
            </w:div>
            <w:div w:id="561987963">
              <w:marLeft w:val="0"/>
              <w:marRight w:val="0"/>
              <w:marTop w:val="0"/>
              <w:marBottom w:val="0"/>
              <w:divBdr>
                <w:top w:val="none" w:sz="0" w:space="0" w:color="auto"/>
                <w:left w:val="none" w:sz="0" w:space="0" w:color="auto"/>
                <w:bottom w:val="none" w:sz="0" w:space="0" w:color="auto"/>
                <w:right w:val="none" w:sz="0" w:space="0" w:color="auto"/>
              </w:divBdr>
            </w:div>
            <w:div w:id="563178023">
              <w:marLeft w:val="0"/>
              <w:marRight w:val="0"/>
              <w:marTop w:val="0"/>
              <w:marBottom w:val="0"/>
              <w:divBdr>
                <w:top w:val="none" w:sz="0" w:space="0" w:color="auto"/>
                <w:left w:val="none" w:sz="0" w:space="0" w:color="auto"/>
                <w:bottom w:val="none" w:sz="0" w:space="0" w:color="auto"/>
                <w:right w:val="none" w:sz="0" w:space="0" w:color="auto"/>
              </w:divBdr>
            </w:div>
            <w:div w:id="564295614">
              <w:marLeft w:val="0"/>
              <w:marRight w:val="0"/>
              <w:marTop w:val="0"/>
              <w:marBottom w:val="0"/>
              <w:divBdr>
                <w:top w:val="none" w:sz="0" w:space="0" w:color="auto"/>
                <w:left w:val="none" w:sz="0" w:space="0" w:color="auto"/>
                <w:bottom w:val="none" w:sz="0" w:space="0" w:color="auto"/>
                <w:right w:val="none" w:sz="0" w:space="0" w:color="auto"/>
              </w:divBdr>
            </w:div>
            <w:div w:id="564493113">
              <w:marLeft w:val="0"/>
              <w:marRight w:val="0"/>
              <w:marTop w:val="0"/>
              <w:marBottom w:val="0"/>
              <w:divBdr>
                <w:top w:val="none" w:sz="0" w:space="0" w:color="auto"/>
                <w:left w:val="none" w:sz="0" w:space="0" w:color="auto"/>
                <w:bottom w:val="none" w:sz="0" w:space="0" w:color="auto"/>
                <w:right w:val="none" w:sz="0" w:space="0" w:color="auto"/>
              </w:divBdr>
            </w:div>
            <w:div w:id="567229065">
              <w:marLeft w:val="0"/>
              <w:marRight w:val="0"/>
              <w:marTop w:val="0"/>
              <w:marBottom w:val="0"/>
              <w:divBdr>
                <w:top w:val="none" w:sz="0" w:space="0" w:color="auto"/>
                <w:left w:val="none" w:sz="0" w:space="0" w:color="auto"/>
                <w:bottom w:val="none" w:sz="0" w:space="0" w:color="auto"/>
                <w:right w:val="none" w:sz="0" w:space="0" w:color="auto"/>
              </w:divBdr>
            </w:div>
            <w:div w:id="567694552">
              <w:marLeft w:val="0"/>
              <w:marRight w:val="0"/>
              <w:marTop w:val="0"/>
              <w:marBottom w:val="0"/>
              <w:divBdr>
                <w:top w:val="none" w:sz="0" w:space="0" w:color="auto"/>
                <w:left w:val="none" w:sz="0" w:space="0" w:color="auto"/>
                <w:bottom w:val="none" w:sz="0" w:space="0" w:color="auto"/>
                <w:right w:val="none" w:sz="0" w:space="0" w:color="auto"/>
              </w:divBdr>
            </w:div>
            <w:div w:id="567694572">
              <w:marLeft w:val="0"/>
              <w:marRight w:val="0"/>
              <w:marTop w:val="0"/>
              <w:marBottom w:val="0"/>
              <w:divBdr>
                <w:top w:val="none" w:sz="0" w:space="0" w:color="auto"/>
                <w:left w:val="none" w:sz="0" w:space="0" w:color="auto"/>
                <w:bottom w:val="none" w:sz="0" w:space="0" w:color="auto"/>
                <w:right w:val="none" w:sz="0" w:space="0" w:color="auto"/>
              </w:divBdr>
            </w:div>
            <w:div w:id="567882495">
              <w:marLeft w:val="0"/>
              <w:marRight w:val="0"/>
              <w:marTop w:val="0"/>
              <w:marBottom w:val="0"/>
              <w:divBdr>
                <w:top w:val="none" w:sz="0" w:space="0" w:color="auto"/>
                <w:left w:val="none" w:sz="0" w:space="0" w:color="auto"/>
                <w:bottom w:val="none" w:sz="0" w:space="0" w:color="auto"/>
                <w:right w:val="none" w:sz="0" w:space="0" w:color="auto"/>
              </w:divBdr>
            </w:div>
            <w:div w:id="568422631">
              <w:marLeft w:val="0"/>
              <w:marRight w:val="0"/>
              <w:marTop w:val="0"/>
              <w:marBottom w:val="0"/>
              <w:divBdr>
                <w:top w:val="none" w:sz="0" w:space="0" w:color="auto"/>
                <w:left w:val="none" w:sz="0" w:space="0" w:color="auto"/>
                <w:bottom w:val="none" w:sz="0" w:space="0" w:color="auto"/>
                <w:right w:val="none" w:sz="0" w:space="0" w:color="auto"/>
              </w:divBdr>
            </w:div>
            <w:div w:id="568535427">
              <w:marLeft w:val="0"/>
              <w:marRight w:val="0"/>
              <w:marTop w:val="0"/>
              <w:marBottom w:val="0"/>
              <w:divBdr>
                <w:top w:val="none" w:sz="0" w:space="0" w:color="auto"/>
                <w:left w:val="none" w:sz="0" w:space="0" w:color="auto"/>
                <w:bottom w:val="none" w:sz="0" w:space="0" w:color="auto"/>
                <w:right w:val="none" w:sz="0" w:space="0" w:color="auto"/>
              </w:divBdr>
            </w:div>
            <w:div w:id="573390763">
              <w:marLeft w:val="0"/>
              <w:marRight w:val="0"/>
              <w:marTop w:val="0"/>
              <w:marBottom w:val="0"/>
              <w:divBdr>
                <w:top w:val="none" w:sz="0" w:space="0" w:color="auto"/>
                <w:left w:val="none" w:sz="0" w:space="0" w:color="auto"/>
                <w:bottom w:val="none" w:sz="0" w:space="0" w:color="auto"/>
                <w:right w:val="none" w:sz="0" w:space="0" w:color="auto"/>
              </w:divBdr>
            </w:div>
            <w:div w:id="573508521">
              <w:marLeft w:val="0"/>
              <w:marRight w:val="0"/>
              <w:marTop w:val="360"/>
              <w:marBottom w:val="0"/>
              <w:divBdr>
                <w:top w:val="single" w:sz="6" w:space="0" w:color="auto"/>
                <w:left w:val="single" w:sz="6" w:space="0" w:color="auto"/>
                <w:bottom w:val="single" w:sz="6" w:space="0" w:color="auto"/>
                <w:right w:val="single" w:sz="6" w:space="0" w:color="auto"/>
              </w:divBdr>
            </w:div>
            <w:div w:id="574121198">
              <w:marLeft w:val="0"/>
              <w:marRight w:val="0"/>
              <w:marTop w:val="0"/>
              <w:marBottom w:val="0"/>
              <w:divBdr>
                <w:top w:val="none" w:sz="0" w:space="0" w:color="auto"/>
                <w:left w:val="none" w:sz="0" w:space="0" w:color="auto"/>
                <w:bottom w:val="none" w:sz="0" w:space="0" w:color="auto"/>
                <w:right w:val="none" w:sz="0" w:space="0" w:color="auto"/>
              </w:divBdr>
            </w:div>
            <w:div w:id="575939249">
              <w:marLeft w:val="0"/>
              <w:marRight w:val="0"/>
              <w:marTop w:val="0"/>
              <w:marBottom w:val="0"/>
              <w:divBdr>
                <w:top w:val="none" w:sz="0" w:space="0" w:color="auto"/>
                <w:left w:val="none" w:sz="0" w:space="0" w:color="auto"/>
                <w:bottom w:val="none" w:sz="0" w:space="0" w:color="auto"/>
                <w:right w:val="none" w:sz="0" w:space="0" w:color="auto"/>
              </w:divBdr>
            </w:div>
            <w:div w:id="576093458">
              <w:marLeft w:val="0"/>
              <w:marRight w:val="0"/>
              <w:marTop w:val="0"/>
              <w:marBottom w:val="0"/>
              <w:divBdr>
                <w:top w:val="none" w:sz="0" w:space="0" w:color="auto"/>
                <w:left w:val="none" w:sz="0" w:space="0" w:color="auto"/>
                <w:bottom w:val="none" w:sz="0" w:space="0" w:color="auto"/>
                <w:right w:val="none" w:sz="0" w:space="0" w:color="auto"/>
              </w:divBdr>
            </w:div>
            <w:div w:id="576326212">
              <w:marLeft w:val="0"/>
              <w:marRight w:val="0"/>
              <w:marTop w:val="0"/>
              <w:marBottom w:val="0"/>
              <w:divBdr>
                <w:top w:val="none" w:sz="0" w:space="0" w:color="auto"/>
                <w:left w:val="none" w:sz="0" w:space="0" w:color="auto"/>
                <w:bottom w:val="none" w:sz="0" w:space="0" w:color="auto"/>
                <w:right w:val="none" w:sz="0" w:space="0" w:color="auto"/>
              </w:divBdr>
            </w:div>
            <w:div w:id="581262329">
              <w:marLeft w:val="0"/>
              <w:marRight w:val="0"/>
              <w:marTop w:val="0"/>
              <w:marBottom w:val="0"/>
              <w:divBdr>
                <w:top w:val="none" w:sz="0" w:space="0" w:color="auto"/>
                <w:left w:val="none" w:sz="0" w:space="0" w:color="auto"/>
                <w:bottom w:val="none" w:sz="0" w:space="0" w:color="auto"/>
                <w:right w:val="none" w:sz="0" w:space="0" w:color="auto"/>
              </w:divBdr>
            </w:div>
            <w:div w:id="581647458">
              <w:marLeft w:val="0"/>
              <w:marRight w:val="0"/>
              <w:marTop w:val="0"/>
              <w:marBottom w:val="0"/>
              <w:divBdr>
                <w:top w:val="none" w:sz="0" w:space="0" w:color="auto"/>
                <w:left w:val="none" w:sz="0" w:space="0" w:color="auto"/>
                <w:bottom w:val="none" w:sz="0" w:space="0" w:color="auto"/>
                <w:right w:val="none" w:sz="0" w:space="0" w:color="auto"/>
              </w:divBdr>
            </w:div>
            <w:div w:id="583075902">
              <w:marLeft w:val="0"/>
              <w:marRight w:val="0"/>
              <w:marTop w:val="0"/>
              <w:marBottom w:val="0"/>
              <w:divBdr>
                <w:top w:val="none" w:sz="0" w:space="0" w:color="auto"/>
                <w:left w:val="none" w:sz="0" w:space="0" w:color="auto"/>
                <w:bottom w:val="none" w:sz="0" w:space="0" w:color="auto"/>
                <w:right w:val="none" w:sz="0" w:space="0" w:color="auto"/>
              </w:divBdr>
            </w:div>
            <w:div w:id="583803879">
              <w:marLeft w:val="0"/>
              <w:marRight w:val="0"/>
              <w:marTop w:val="0"/>
              <w:marBottom w:val="0"/>
              <w:divBdr>
                <w:top w:val="none" w:sz="0" w:space="0" w:color="auto"/>
                <w:left w:val="none" w:sz="0" w:space="0" w:color="auto"/>
                <w:bottom w:val="none" w:sz="0" w:space="0" w:color="auto"/>
                <w:right w:val="none" w:sz="0" w:space="0" w:color="auto"/>
              </w:divBdr>
            </w:div>
            <w:div w:id="585112780">
              <w:marLeft w:val="0"/>
              <w:marRight w:val="0"/>
              <w:marTop w:val="0"/>
              <w:marBottom w:val="0"/>
              <w:divBdr>
                <w:top w:val="none" w:sz="0" w:space="0" w:color="auto"/>
                <w:left w:val="none" w:sz="0" w:space="0" w:color="auto"/>
                <w:bottom w:val="none" w:sz="0" w:space="0" w:color="auto"/>
                <w:right w:val="none" w:sz="0" w:space="0" w:color="auto"/>
              </w:divBdr>
            </w:div>
            <w:div w:id="587613658">
              <w:marLeft w:val="0"/>
              <w:marRight w:val="0"/>
              <w:marTop w:val="0"/>
              <w:marBottom w:val="0"/>
              <w:divBdr>
                <w:top w:val="none" w:sz="0" w:space="0" w:color="auto"/>
                <w:left w:val="none" w:sz="0" w:space="0" w:color="auto"/>
                <w:bottom w:val="none" w:sz="0" w:space="0" w:color="auto"/>
                <w:right w:val="none" w:sz="0" w:space="0" w:color="auto"/>
              </w:divBdr>
            </w:div>
            <w:div w:id="592130961">
              <w:marLeft w:val="0"/>
              <w:marRight w:val="0"/>
              <w:marTop w:val="360"/>
              <w:marBottom w:val="0"/>
              <w:divBdr>
                <w:top w:val="single" w:sz="6" w:space="0" w:color="auto"/>
                <w:left w:val="single" w:sz="6" w:space="0" w:color="auto"/>
                <w:bottom w:val="single" w:sz="6" w:space="0" w:color="auto"/>
                <w:right w:val="single" w:sz="6" w:space="0" w:color="auto"/>
              </w:divBdr>
            </w:div>
            <w:div w:id="592204058">
              <w:marLeft w:val="0"/>
              <w:marRight w:val="0"/>
              <w:marTop w:val="0"/>
              <w:marBottom w:val="0"/>
              <w:divBdr>
                <w:top w:val="none" w:sz="0" w:space="0" w:color="auto"/>
                <w:left w:val="none" w:sz="0" w:space="0" w:color="auto"/>
                <w:bottom w:val="none" w:sz="0" w:space="0" w:color="auto"/>
                <w:right w:val="none" w:sz="0" w:space="0" w:color="auto"/>
              </w:divBdr>
            </w:div>
            <w:div w:id="592709114">
              <w:marLeft w:val="0"/>
              <w:marRight w:val="0"/>
              <w:marTop w:val="0"/>
              <w:marBottom w:val="0"/>
              <w:divBdr>
                <w:top w:val="none" w:sz="0" w:space="0" w:color="auto"/>
                <w:left w:val="none" w:sz="0" w:space="0" w:color="auto"/>
                <w:bottom w:val="none" w:sz="0" w:space="0" w:color="auto"/>
                <w:right w:val="none" w:sz="0" w:space="0" w:color="auto"/>
              </w:divBdr>
            </w:div>
            <w:div w:id="597519745">
              <w:marLeft w:val="0"/>
              <w:marRight w:val="0"/>
              <w:marTop w:val="0"/>
              <w:marBottom w:val="0"/>
              <w:divBdr>
                <w:top w:val="none" w:sz="0" w:space="0" w:color="auto"/>
                <w:left w:val="none" w:sz="0" w:space="0" w:color="auto"/>
                <w:bottom w:val="none" w:sz="0" w:space="0" w:color="auto"/>
                <w:right w:val="none" w:sz="0" w:space="0" w:color="auto"/>
              </w:divBdr>
            </w:div>
            <w:div w:id="599071993">
              <w:marLeft w:val="0"/>
              <w:marRight w:val="0"/>
              <w:marTop w:val="0"/>
              <w:marBottom w:val="0"/>
              <w:divBdr>
                <w:top w:val="none" w:sz="0" w:space="0" w:color="auto"/>
                <w:left w:val="none" w:sz="0" w:space="0" w:color="auto"/>
                <w:bottom w:val="none" w:sz="0" w:space="0" w:color="auto"/>
                <w:right w:val="none" w:sz="0" w:space="0" w:color="auto"/>
              </w:divBdr>
            </w:div>
            <w:div w:id="601299453">
              <w:marLeft w:val="0"/>
              <w:marRight w:val="0"/>
              <w:marTop w:val="0"/>
              <w:marBottom w:val="0"/>
              <w:divBdr>
                <w:top w:val="none" w:sz="0" w:space="0" w:color="auto"/>
                <w:left w:val="none" w:sz="0" w:space="0" w:color="auto"/>
                <w:bottom w:val="none" w:sz="0" w:space="0" w:color="auto"/>
                <w:right w:val="none" w:sz="0" w:space="0" w:color="auto"/>
              </w:divBdr>
            </w:div>
            <w:div w:id="602036341">
              <w:marLeft w:val="0"/>
              <w:marRight w:val="0"/>
              <w:marTop w:val="0"/>
              <w:marBottom w:val="0"/>
              <w:divBdr>
                <w:top w:val="none" w:sz="0" w:space="0" w:color="auto"/>
                <w:left w:val="none" w:sz="0" w:space="0" w:color="auto"/>
                <w:bottom w:val="none" w:sz="0" w:space="0" w:color="auto"/>
                <w:right w:val="none" w:sz="0" w:space="0" w:color="auto"/>
              </w:divBdr>
            </w:div>
            <w:div w:id="602154647">
              <w:marLeft w:val="0"/>
              <w:marRight w:val="0"/>
              <w:marTop w:val="0"/>
              <w:marBottom w:val="0"/>
              <w:divBdr>
                <w:top w:val="none" w:sz="0" w:space="0" w:color="auto"/>
                <w:left w:val="none" w:sz="0" w:space="0" w:color="auto"/>
                <w:bottom w:val="none" w:sz="0" w:space="0" w:color="auto"/>
                <w:right w:val="none" w:sz="0" w:space="0" w:color="auto"/>
              </w:divBdr>
            </w:div>
            <w:div w:id="602224208">
              <w:marLeft w:val="0"/>
              <w:marRight w:val="0"/>
              <w:marTop w:val="0"/>
              <w:marBottom w:val="0"/>
              <w:divBdr>
                <w:top w:val="none" w:sz="0" w:space="0" w:color="auto"/>
                <w:left w:val="none" w:sz="0" w:space="0" w:color="auto"/>
                <w:bottom w:val="none" w:sz="0" w:space="0" w:color="auto"/>
                <w:right w:val="none" w:sz="0" w:space="0" w:color="auto"/>
              </w:divBdr>
            </w:div>
            <w:div w:id="602494324">
              <w:marLeft w:val="0"/>
              <w:marRight w:val="0"/>
              <w:marTop w:val="0"/>
              <w:marBottom w:val="0"/>
              <w:divBdr>
                <w:top w:val="none" w:sz="0" w:space="0" w:color="auto"/>
                <w:left w:val="none" w:sz="0" w:space="0" w:color="auto"/>
                <w:bottom w:val="none" w:sz="0" w:space="0" w:color="auto"/>
                <w:right w:val="none" w:sz="0" w:space="0" w:color="auto"/>
              </w:divBdr>
            </w:div>
            <w:div w:id="603266619">
              <w:marLeft w:val="0"/>
              <w:marRight w:val="0"/>
              <w:marTop w:val="0"/>
              <w:marBottom w:val="0"/>
              <w:divBdr>
                <w:top w:val="none" w:sz="0" w:space="0" w:color="auto"/>
                <w:left w:val="none" w:sz="0" w:space="0" w:color="auto"/>
                <w:bottom w:val="none" w:sz="0" w:space="0" w:color="auto"/>
                <w:right w:val="none" w:sz="0" w:space="0" w:color="auto"/>
              </w:divBdr>
            </w:div>
            <w:div w:id="608390210">
              <w:marLeft w:val="0"/>
              <w:marRight w:val="0"/>
              <w:marTop w:val="0"/>
              <w:marBottom w:val="0"/>
              <w:divBdr>
                <w:top w:val="none" w:sz="0" w:space="0" w:color="auto"/>
                <w:left w:val="none" w:sz="0" w:space="0" w:color="auto"/>
                <w:bottom w:val="none" w:sz="0" w:space="0" w:color="auto"/>
                <w:right w:val="none" w:sz="0" w:space="0" w:color="auto"/>
              </w:divBdr>
            </w:div>
            <w:div w:id="609510118">
              <w:marLeft w:val="0"/>
              <w:marRight w:val="0"/>
              <w:marTop w:val="0"/>
              <w:marBottom w:val="0"/>
              <w:divBdr>
                <w:top w:val="none" w:sz="0" w:space="0" w:color="auto"/>
                <w:left w:val="none" w:sz="0" w:space="0" w:color="auto"/>
                <w:bottom w:val="none" w:sz="0" w:space="0" w:color="auto"/>
                <w:right w:val="none" w:sz="0" w:space="0" w:color="auto"/>
              </w:divBdr>
            </w:div>
            <w:div w:id="611130939">
              <w:marLeft w:val="0"/>
              <w:marRight w:val="0"/>
              <w:marTop w:val="0"/>
              <w:marBottom w:val="0"/>
              <w:divBdr>
                <w:top w:val="none" w:sz="0" w:space="0" w:color="auto"/>
                <w:left w:val="none" w:sz="0" w:space="0" w:color="auto"/>
                <w:bottom w:val="none" w:sz="0" w:space="0" w:color="auto"/>
                <w:right w:val="none" w:sz="0" w:space="0" w:color="auto"/>
              </w:divBdr>
            </w:div>
            <w:div w:id="611933730">
              <w:marLeft w:val="0"/>
              <w:marRight w:val="0"/>
              <w:marTop w:val="0"/>
              <w:marBottom w:val="0"/>
              <w:divBdr>
                <w:top w:val="none" w:sz="0" w:space="0" w:color="auto"/>
                <w:left w:val="none" w:sz="0" w:space="0" w:color="auto"/>
                <w:bottom w:val="none" w:sz="0" w:space="0" w:color="auto"/>
                <w:right w:val="none" w:sz="0" w:space="0" w:color="auto"/>
              </w:divBdr>
            </w:div>
            <w:div w:id="612785200">
              <w:marLeft w:val="0"/>
              <w:marRight w:val="0"/>
              <w:marTop w:val="0"/>
              <w:marBottom w:val="0"/>
              <w:divBdr>
                <w:top w:val="none" w:sz="0" w:space="0" w:color="auto"/>
                <w:left w:val="none" w:sz="0" w:space="0" w:color="auto"/>
                <w:bottom w:val="none" w:sz="0" w:space="0" w:color="auto"/>
                <w:right w:val="none" w:sz="0" w:space="0" w:color="auto"/>
              </w:divBdr>
            </w:div>
            <w:div w:id="615602927">
              <w:marLeft w:val="0"/>
              <w:marRight w:val="0"/>
              <w:marTop w:val="0"/>
              <w:marBottom w:val="0"/>
              <w:divBdr>
                <w:top w:val="none" w:sz="0" w:space="0" w:color="auto"/>
                <w:left w:val="none" w:sz="0" w:space="0" w:color="auto"/>
                <w:bottom w:val="none" w:sz="0" w:space="0" w:color="auto"/>
                <w:right w:val="none" w:sz="0" w:space="0" w:color="auto"/>
              </w:divBdr>
            </w:div>
            <w:div w:id="615870101">
              <w:marLeft w:val="0"/>
              <w:marRight w:val="0"/>
              <w:marTop w:val="0"/>
              <w:marBottom w:val="0"/>
              <w:divBdr>
                <w:top w:val="none" w:sz="0" w:space="0" w:color="auto"/>
                <w:left w:val="none" w:sz="0" w:space="0" w:color="auto"/>
                <w:bottom w:val="none" w:sz="0" w:space="0" w:color="auto"/>
                <w:right w:val="none" w:sz="0" w:space="0" w:color="auto"/>
              </w:divBdr>
            </w:div>
            <w:div w:id="617420497">
              <w:marLeft w:val="0"/>
              <w:marRight w:val="0"/>
              <w:marTop w:val="0"/>
              <w:marBottom w:val="0"/>
              <w:divBdr>
                <w:top w:val="none" w:sz="0" w:space="0" w:color="auto"/>
                <w:left w:val="none" w:sz="0" w:space="0" w:color="auto"/>
                <w:bottom w:val="none" w:sz="0" w:space="0" w:color="auto"/>
                <w:right w:val="none" w:sz="0" w:space="0" w:color="auto"/>
              </w:divBdr>
            </w:div>
            <w:div w:id="617639393">
              <w:marLeft w:val="0"/>
              <w:marRight w:val="0"/>
              <w:marTop w:val="0"/>
              <w:marBottom w:val="0"/>
              <w:divBdr>
                <w:top w:val="none" w:sz="0" w:space="0" w:color="auto"/>
                <w:left w:val="none" w:sz="0" w:space="0" w:color="auto"/>
                <w:bottom w:val="none" w:sz="0" w:space="0" w:color="auto"/>
                <w:right w:val="none" w:sz="0" w:space="0" w:color="auto"/>
              </w:divBdr>
            </w:div>
            <w:div w:id="621494239">
              <w:marLeft w:val="0"/>
              <w:marRight w:val="0"/>
              <w:marTop w:val="0"/>
              <w:marBottom w:val="0"/>
              <w:divBdr>
                <w:top w:val="none" w:sz="0" w:space="0" w:color="auto"/>
                <w:left w:val="none" w:sz="0" w:space="0" w:color="auto"/>
                <w:bottom w:val="none" w:sz="0" w:space="0" w:color="auto"/>
                <w:right w:val="none" w:sz="0" w:space="0" w:color="auto"/>
              </w:divBdr>
            </w:div>
            <w:div w:id="621620831">
              <w:marLeft w:val="0"/>
              <w:marRight w:val="0"/>
              <w:marTop w:val="0"/>
              <w:marBottom w:val="0"/>
              <w:divBdr>
                <w:top w:val="none" w:sz="0" w:space="0" w:color="auto"/>
                <w:left w:val="none" w:sz="0" w:space="0" w:color="auto"/>
                <w:bottom w:val="none" w:sz="0" w:space="0" w:color="auto"/>
                <w:right w:val="none" w:sz="0" w:space="0" w:color="auto"/>
              </w:divBdr>
            </w:div>
            <w:div w:id="623466315">
              <w:marLeft w:val="0"/>
              <w:marRight w:val="0"/>
              <w:marTop w:val="0"/>
              <w:marBottom w:val="0"/>
              <w:divBdr>
                <w:top w:val="none" w:sz="0" w:space="0" w:color="auto"/>
                <w:left w:val="none" w:sz="0" w:space="0" w:color="auto"/>
                <w:bottom w:val="none" w:sz="0" w:space="0" w:color="auto"/>
                <w:right w:val="none" w:sz="0" w:space="0" w:color="auto"/>
              </w:divBdr>
            </w:div>
            <w:div w:id="623776729">
              <w:marLeft w:val="0"/>
              <w:marRight w:val="0"/>
              <w:marTop w:val="0"/>
              <w:marBottom w:val="0"/>
              <w:divBdr>
                <w:top w:val="none" w:sz="0" w:space="0" w:color="auto"/>
                <w:left w:val="none" w:sz="0" w:space="0" w:color="auto"/>
                <w:bottom w:val="none" w:sz="0" w:space="0" w:color="auto"/>
                <w:right w:val="none" w:sz="0" w:space="0" w:color="auto"/>
              </w:divBdr>
            </w:div>
            <w:div w:id="623971533">
              <w:marLeft w:val="0"/>
              <w:marRight w:val="0"/>
              <w:marTop w:val="0"/>
              <w:marBottom w:val="0"/>
              <w:divBdr>
                <w:top w:val="none" w:sz="0" w:space="0" w:color="auto"/>
                <w:left w:val="none" w:sz="0" w:space="0" w:color="auto"/>
                <w:bottom w:val="none" w:sz="0" w:space="0" w:color="auto"/>
                <w:right w:val="none" w:sz="0" w:space="0" w:color="auto"/>
              </w:divBdr>
            </w:div>
            <w:div w:id="625281966">
              <w:marLeft w:val="0"/>
              <w:marRight w:val="0"/>
              <w:marTop w:val="0"/>
              <w:marBottom w:val="0"/>
              <w:divBdr>
                <w:top w:val="none" w:sz="0" w:space="0" w:color="auto"/>
                <w:left w:val="none" w:sz="0" w:space="0" w:color="auto"/>
                <w:bottom w:val="none" w:sz="0" w:space="0" w:color="auto"/>
                <w:right w:val="none" w:sz="0" w:space="0" w:color="auto"/>
              </w:divBdr>
            </w:div>
            <w:div w:id="626005344">
              <w:marLeft w:val="0"/>
              <w:marRight w:val="0"/>
              <w:marTop w:val="0"/>
              <w:marBottom w:val="0"/>
              <w:divBdr>
                <w:top w:val="none" w:sz="0" w:space="0" w:color="auto"/>
                <w:left w:val="none" w:sz="0" w:space="0" w:color="auto"/>
                <w:bottom w:val="none" w:sz="0" w:space="0" w:color="auto"/>
                <w:right w:val="none" w:sz="0" w:space="0" w:color="auto"/>
              </w:divBdr>
            </w:div>
            <w:div w:id="629282848">
              <w:marLeft w:val="0"/>
              <w:marRight w:val="0"/>
              <w:marTop w:val="0"/>
              <w:marBottom w:val="0"/>
              <w:divBdr>
                <w:top w:val="none" w:sz="0" w:space="0" w:color="auto"/>
                <w:left w:val="none" w:sz="0" w:space="0" w:color="auto"/>
                <w:bottom w:val="none" w:sz="0" w:space="0" w:color="auto"/>
                <w:right w:val="none" w:sz="0" w:space="0" w:color="auto"/>
              </w:divBdr>
            </w:div>
            <w:div w:id="629672620">
              <w:marLeft w:val="0"/>
              <w:marRight w:val="0"/>
              <w:marTop w:val="0"/>
              <w:marBottom w:val="0"/>
              <w:divBdr>
                <w:top w:val="none" w:sz="0" w:space="0" w:color="auto"/>
                <w:left w:val="none" w:sz="0" w:space="0" w:color="auto"/>
                <w:bottom w:val="none" w:sz="0" w:space="0" w:color="auto"/>
                <w:right w:val="none" w:sz="0" w:space="0" w:color="auto"/>
              </w:divBdr>
            </w:div>
            <w:div w:id="631055761">
              <w:marLeft w:val="0"/>
              <w:marRight w:val="0"/>
              <w:marTop w:val="0"/>
              <w:marBottom w:val="0"/>
              <w:divBdr>
                <w:top w:val="none" w:sz="0" w:space="0" w:color="auto"/>
                <w:left w:val="none" w:sz="0" w:space="0" w:color="auto"/>
                <w:bottom w:val="none" w:sz="0" w:space="0" w:color="auto"/>
                <w:right w:val="none" w:sz="0" w:space="0" w:color="auto"/>
              </w:divBdr>
            </w:div>
            <w:div w:id="631716614">
              <w:marLeft w:val="0"/>
              <w:marRight w:val="0"/>
              <w:marTop w:val="0"/>
              <w:marBottom w:val="0"/>
              <w:divBdr>
                <w:top w:val="none" w:sz="0" w:space="0" w:color="auto"/>
                <w:left w:val="none" w:sz="0" w:space="0" w:color="auto"/>
                <w:bottom w:val="none" w:sz="0" w:space="0" w:color="auto"/>
                <w:right w:val="none" w:sz="0" w:space="0" w:color="auto"/>
              </w:divBdr>
            </w:div>
            <w:div w:id="633173427">
              <w:marLeft w:val="0"/>
              <w:marRight w:val="0"/>
              <w:marTop w:val="0"/>
              <w:marBottom w:val="0"/>
              <w:divBdr>
                <w:top w:val="none" w:sz="0" w:space="0" w:color="auto"/>
                <w:left w:val="none" w:sz="0" w:space="0" w:color="auto"/>
                <w:bottom w:val="none" w:sz="0" w:space="0" w:color="auto"/>
                <w:right w:val="none" w:sz="0" w:space="0" w:color="auto"/>
              </w:divBdr>
            </w:div>
            <w:div w:id="633215802">
              <w:marLeft w:val="0"/>
              <w:marRight w:val="0"/>
              <w:marTop w:val="0"/>
              <w:marBottom w:val="0"/>
              <w:divBdr>
                <w:top w:val="none" w:sz="0" w:space="0" w:color="auto"/>
                <w:left w:val="none" w:sz="0" w:space="0" w:color="auto"/>
                <w:bottom w:val="none" w:sz="0" w:space="0" w:color="auto"/>
                <w:right w:val="none" w:sz="0" w:space="0" w:color="auto"/>
              </w:divBdr>
            </w:div>
            <w:div w:id="635380965">
              <w:marLeft w:val="0"/>
              <w:marRight w:val="0"/>
              <w:marTop w:val="0"/>
              <w:marBottom w:val="0"/>
              <w:divBdr>
                <w:top w:val="none" w:sz="0" w:space="0" w:color="auto"/>
                <w:left w:val="none" w:sz="0" w:space="0" w:color="auto"/>
                <w:bottom w:val="none" w:sz="0" w:space="0" w:color="auto"/>
                <w:right w:val="none" w:sz="0" w:space="0" w:color="auto"/>
              </w:divBdr>
            </w:div>
            <w:div w:id="636683554">
              <w:marLeft w:val="0"/>
              <w:marRight w:val="0"/>
              <w:marTop w:val="0"/>
              <w:marBottom w:val="0"/>
              <w:divBdr>
                <w:top w:val="none" w:sz="0" w:space="0" w:color="auto"/>
                <w:left w:val="none" w:sz="0" w:space="0" w:color="auto"/>
                <w:bottom w:val="none" w:sz="0" w:space="0" w:color="auto"/>
                <w:right w:val="none" w:sz="0" w:space="0" w:color="auto"/>
              </w:divBdr>
            </w:div>
            <w:div w:id="638806080">
              <w:marLeft w:val="0"/>
              <w:marRight w:val="0"/>
              <w:marTop w:val="0"/>
              <w:marBottom w:val="0"/>
              <w:divBdr>
                <w:top w:val="none" w:sz="0" w:space="0" w:color="auto"/>
                <w:left w:val="none" w:sz="0" w:space="0" w:color="auto"/>
                <w:bottom w:val="none" w:sz="0" w:space="0" w:color="auto"/>
                <w:right w:val="none" w:sz="0" w:space="0" w:color="auto"/>
              </w:divBdr>
            </w:div>
            <w:div w:id="639916805">
              <w:marLeft w:val="0"/>
              <w:marRight w:val="0"/>
              <w:marTop w:val="0"/>
              <w:marBottom w:val="0"/>
              <w:divBdr>
                <w:top w:val="none" w:sz="0" w:space="0" w:color="auto"/>
                <w:left w:val="none" w:sz="0" w:space="0" w:color="auto"/>
                <w:bottom w:val="none" w:sz="0" w:space="0" w:color="auto"/>
                <w:right w:val="none" w:sz="0" w:space="0" w:color="auto"/>
              </w:divBdr>
            </w:div>
            <w:div w:id="641236217">
              <w:marLeft w:val="0"/>
              <w:marRight w:val="0"/>
              <w:marTop w:val="0"/>
              <w:marBottom w:val="0"/>
              <w:divBdr>
                <w:top w:val="none" w:sz="0" w:space="0" w:color="auto"/>
                <w:left w:val="none" w:sz="0" w:space="0" w:color="auto"/>
                <w:bottom w:val="none" w:sz="0" w:space="0" w:color="auto"/>
                <w:right w:val="none" w:sz="0" w:space="0" w:color="auto"/>
              </w:divBdr>
            </w:div>
            <w:div w:id="641347357">
              <w:marLeft w:val="0"/>
              <w:marRight w:val="0"/>
              <w:marTop w:val="0"/>
              <w:marBottom w:val="0"/>
              <w:divBdr>
                <w:top w:val="none" w:sz="0" w:space="0" w:color="auto"/>
                <w:left w:val="none" w:sz="0" w:space="0" w:color="auto"/>
                <w:bottom w:val="none" w:sz="0" w:space="0" w:color="auto"/>
                <w:right w:val="none" w:sz="0" w:space="0" w:color="auto"/>
              </w:divBdr>
            </w:div>
            <w:div w:id="642007818">
              <w:marLeft w:val="0"/>
              <w:marRight w:val="0"/>
              <w:marTop w:val="0"/>
              <w:marBottom w:val="0"/>
              <w:divBdr>
                <w:top w:val="none" w:sz="0" w:space="0" w:color="auto"/>
                <w:left w:val="none" w:sz="0" w:space="0" w:color="auto"/>
                <w:bottom w:val="none" w:sz="0" w:space="0" w:color="auto"/>
                <w:right w:val="none" w:sz="0" w:space="0" w:color="auto"/>
              </w:divBdr>
            </w:div>
            <w:div w:id="643700687">
              <w:marLeft w:val="0"/>
              <w:marRight w:val="0"/>
              <w:marTop w:val="0"/>
              <w:marBottom w:val="0"/>
              <w:divBdr>
                <w:top w:val="none" w:sz="0" w:space="0" w:color="auto"/>
                <w:left w:val="none" w:sz="0" w:space="0" w:color="auto"/>
                <w:bottom w:val="none" w:sz="0" w:space="0" w:color="auto"/>
                <w:right w:val="none" w:sz="0" w:space="0" w:color="auto"/>
              </w:divBdr>
            </w:div>
            <w:div w:id="647437139">
              <w:marLeft w:val="0"/>
              <w:marRight w:val="0"/>
              <w:marTop w:val="0"/>
              <w:marBottom w:val="0"/>
              <w:divBdr>
                <w:top w:val="none" w:sz="0" w:space="0" w:color="auto"/>
                <w:left w:val="none" w:sz="0" w:space="0" w:color="auto"/>
                <w:bottom w:val="none" w:sz="0" w:space="0" w:color="auto"/>
                <w:right w:val="none" w:sz="0" w:space="0" w:color="auto"/>
              </w:divBdr>
            </w:div>
            <w:div w:id="647587590">
              <w:marLeft w:val="0"/>
              <w:marRight w:val="0"/>
              <w:marTop w:val="0"/>
              <w:marBottom w:val="0"/>
              <w:divBdr>
                <w:top w:val="none" w:sz="0" w:space="0" w:color="auto"/>
                <w:left w:val="none" w:sz="0" w:space="0" w:color="auto"/>
                <w:bottom w:val="none" w:sz="0" w:space="0" w:color="auto"/>
                <w:right w:val="none" w:sz="0" w:space="0" w:color="auto"/>
              </w:divBdr>
            </w:div>
            <w:div w:id="647634684">
              <w:marLeft w:val="0"/>
              <w:marRight w:val="0"/>
              <w:marTop w:val="0"/>
              <w:marBottom w:val="0"/>
              <w:divBdr>
                <w:top w:val="none" w:sz="0" w:space="0" w:color="auto"/>
                <w:left w:val="none" w:sz="0" w:space="0" w:color="auto"/>
                <w:bottom w:val="none" w:sz="0" w:space="0" w:color="auto"/>
                <w:right w:val="none" w:sz="0" w:space="0" w:color="auto"/>
              </w:divBdr>
            </w:div>
            <w:div w:id="648752519">
              <w:marLeft w:val="0"/>
              <w:marRight w:val="0"/>
              <w:marTop w:val="0"/>
              <w:marBottom w:val="0"/>
              <w:divBdr>
                <w:top w:val="none" w:sz="0" w:space="0" w:color="auto"/>
                <w:left w:val="none" w:sz="0" w:space="0" w:color="auto"/>
                <w:bottom w:val="none" w:sz="0" w:space="0" w:color="auto"/>
                <w:right w:val="none" w:sz="0" w:space="0" w:color="auto"/>
              </w:divBdr>
            </w:div>
            <w:div w:id="649480122">
              <w:marLeft w:val="0"/>
              <w:marRight w:val="0"/>
              <w:marTop w:val="0"/>
              <w:marBottom w:val="0"/>
              <w:divBdr>
                <w:top w:val="none" w:sz="0" w:space="0" w:color="auto"/>
                <w:left w:val="none" w:sz="0" w:space="0" w:color="auto"/>
                <w:bottom w:val="none" w:sz="0" w:space="0" w:color="auto"/>
                <w:right w:val="none" w:sz="0" w:space="0" w:color="auto"/>
              </w:divBdr>
            </w:div>
            <w:div w:id="649596682">
              <w:marLeft w:val="0"/>
              <w:marRight w:val="0"/>
              <w:marTop w:val="0"/>
              <w:marBottom w:val="0"/>
              <w:divBdr>
                <w:top w:val="none" w:sz="0" w:space="0" w:color="auto"/>
                <w:left w:val="none" w:sz="0" w:space="0" w:color="auto"/>
                <w:bottom w:val="none" w:sz="0" w:space="0" w:color="auto"/>
                <w:right w:val="none" w:sz="0" w:space="0" w:color="auto"/>
              </w:divBdr>
            </w:div>
            <w:div w:id="649746012">
              <w:marLeft w:val="0"/>
              <w:marRight w:val="0"/>
              <w:marTop w:val="0"/>
              <w:marBottom w:val="0"/>
              <w:divBdr>
                <w:top w:val="none" w:sz="0" w:space="0" w:color="auto"/>
                <w:left w:val="none" w:sz="0" w:space="0" w:color="auto"/>
                <w:bottom w:val="none" w:sz="0" w:space="0" w:color="auto"/>
                <w:right w:val="none" w:sz="0" w:space="0" w:color="auto"/>
              </w:divBdr>
            </w:div>
            <w:div w:id="650645459">
              <w:marLeft w:val="0"/>
              <w:marRight w:val="0"/>
              <w:marTop w:val="0"/>
              <w:marBottom w:val="0"/>
              <w:divBdr>
                <w:top w:val="none" w:sz="0" w:space="0" w:color="auto"/>
                <w:left w:val="none" w:sz="0" w:space="0" w:color="auto"/>
                <w:bottom w:val="none" w:sz="0" w:space="0" w:color="auto"/>
                <w:right w:val="none" w:sz="0" w:space="0" w:color="auto"/>
              </w:divBdr>
            </w:div>
            <w:div w:id="651982499">
              <w:marLeft w:val="0"/>
              <w:marRight w:val="0"/>
              <w:marTop w:val="0"/>
              <w:marBottom w:val="0"/>
              <w:divBdr>
                <w:top w:val="none" w:sz="0" w:space="0" w:color="auto"/>
                <w:left w:val="none" w:sz="0" w:space="0" w:color="auto"/>
                <w:bottom w:val="none" w:sz="0" w:space="0" w:color="auto"/>
                <w:right w:val="none" w:sz="0" w:space="0" w:color="auto"/>
              </w:divBdr>
            </w:div>
            <w:div w:id="653333462">
              <w:marLeft w:val="0"/>
              <w:marRight w:val="0"/>
              <w:marTop w:val="0"/>
              <w:marBottom w:val="0"/>
              <w:divBdr>
                <w:top w:val="none" w:sz="0" w:space="0" w:color="auto"/>
                <w:left w:val="none" w:sz="0" w:space="0" w:color="auto"/>
                <w:bottom w:val="none" w:sz="0" w:space="0" w:color="auto"/>
                <w:right w:val="none" w:sz="0" w:space="0" w:color="auto"/>
              </w:divBdr>
            </w:div>
            <w:div w:id="655380500">
              <w:marLeft w:val="0"/>
              <w:marRight w:val="0"/>
              <w:marTop w:val="0"/>
              <w:marBottom w:val="0"/>
              <w:divBdr>
                <w:top w:val="none" w:sz="0" w:space="0" w:color="auto"/>
                <w:left w:val="none" w:sz="0" w:space="0" w:color="auto"/>
                <w:bottom w:val="none" w:sz="0" w:space="0" w:color="auto"/>
                <w:right w:val="none" w:sz="0" w:space="0" w:color="auto"/>
              </w:divBdr>
            </w:div>
            <w:div w:id="656107726">
              <w:marLeft w:val="0"/>
              <w:marRight w:val="0"/>
              <w:marTop w:val="0"/>
              <w:marBottom w:val="0"/>
              <w:divBdr>
                <w:top w:val="none" w:sz="0" w:space="0" w:color="auto"/>
                <w:left w:val="none" w:sz="0" w:space="0" w:color="auto"/>
                <w:bottom w:val="none" w:sz="0" w:space="0" w:color="auto"/>
                <w:right w:val="none" w:sz="0" w:space="0" w:color="auto"/>
              </w:divBdr>
            </w:div>
            <w:div w:id="657415606">
              <w:marLeft w:val="0"/>
              <w:marRight w:val="0"/>
              <w:marTop w:val="0"/>
              <w:marBottom w:val="0"/>
              <w:divBdr>
                <w:top w:val="none" w:sz="0" w:space="0" w:color="auto"/>
                <w:left w:val="none" w:sz="0" w:space="0" w:color="auto"/>
                <w:bottom w:val="none" w:sz="0" w:space="0" w:color="auto"/>
                <w:right w:val="none" w:sz="0" w:space="0" w:color="auto"/>
              </w:divBdr>
            </w:div>
            <w:div w:id="658075913">
              <w:marLeft w:val="0"/>
              <w:marRight w:val="0"/>
              <w:marTop w:val="0"/>
              <w:marBottom w:val="0"/>
              <w:divBdr>
                <w:top w:val="none" w:sz="0" w:space="0" w:color="auto"/>
                <w:left w:val="none" w:sz="0" w:space="0" w:color="auto"/>
                <w:bottom w:val="none" w:sz="0" w:space="0" w:color="auto"/>
                <w:right w:val="none" w:sz="0" w:space="0" w:color="auto"/>
              </w:divBdr>
              <w:divsChild>
                <w:div w:id="3483129">
                  <w:marLeft w:val="0"/>
                  <w:marRight w:val="0"/>
                  <w:marTop w:val="0"/>
                  <w:marBottom w:val="0"/>
                  <w:divBdr>
                    <w:top w:val="none" w:sz="0" w:space="0" w:color="auto"/>
                    <w:left w:val="none" w:sz="0" w:space="0" w:color="auto"/>
                    <w:bottom w:val="none" w:sz="0" w:space="0" w:color="auto"/>
                    <w:right w:val="none" w:sz="0" w:space="0" w:color="auto"/>
                  </w:divBdr>
                </w:div>
                <w:div w:id="3868555">
                  <w:marLeft w:val="0"/>
                  <w:marRight w:val="0"/>
                  <w:marTop w:val="0"/>
                  <w:marBottom w:val="0"/>
                  <w:divBdr>
                    <w:top w:val="none" w:sz="0" w:space="0" w:color="auto"/>
                    <w:left w:val="none" w:sz="0" w:space="0" w:color="auto"/>
                    <w:bottom w:val="none" w:sz="0" w:space="0" w:color="auto"/>
                    <w:right w:val="none" w:sz="0" w:space="0" w:color="auto"/>
                  </w:divBdr>
                </w:div>
                <w:div w:id="8027065">
                  <w:marLeft w:val="0"/>
                  <w:marRight w:val="0"/>
                  <w:marTop w:val="0"/>
                  <w:marBottom w:val="0"/>
                  <w:divBdr>
                    <w:top w:val="none" w:sz="0" w:space="0" w:color="auto"/>
                    <w:left w:val="none" w:sz="0" w:space="0" w:color="auto"/>
                    <w:bottom w:val="none" w:sz="0" w:space="0" w:color="auto"/>
                    <w:right w:val="none" w:sz="0" w:space="0" w:color="auto"/>
                  </w:divBdr>
                </w:div>
                <w:div w:id="9915304">
                  <w:marLeft w:val="0"/>
                  <w:marRight w:val="0"/>
                  <w:marTop w:val="0"/>
                  <w:marBottom w:val="0"/>
                  <w:divBdr>
                    <w:top w:val="none" w:sz="0" w:space="0" w:color="auto"/>
                    <w:left w:val="none" w:sz="0" w:space="0" w:color="auto"/>
                    <w:bottom w:val="none" w:sz="0" w:space="0" w:color="auto"/>
                    <w:right w:val="none" w:sz="0" w:space="0" w:color="auto"/>
                  </w:divBdr>
                </w:div>
                <w:div w:id="11228241">
                  <w:marLeft w:val="0"/>
                  <w:marRight w:val="0"/>
                  <w:marTop w:val="0"/>
                  <w:marBottom w:val="0"/>
                  <w:divBdr>
                    <w:top w:val="none" w:sz="0" w:space="0" w:color="auto"/>
                    <w:left w:val="none" w:sz="0" w:space="0" w:color="auto"/>
                    <w:bottom w:val="none" w:sz="0" w:space="0" w:color="auto"/>
                    <w:right w:val="none" w:sz="0" w:space="0" w:color="auto"/>
                  </w:divBdr>
                </w:div>
                <w:div w:id="11299858">
                  <w:marLeft w:val="0"/>
                  <w:marRight w:val="0"/>
                  <w:marTop w:val="0"/>
                  <w:marBottom w:val="0"/>
                  <w:divBdr>
                    <w:top w:val="none" w:sz="0" w:space="0" w:color="auto"/>
                    <w:left w:val="none" w:sz="0" w:space="0" w:color="auto"/>
                    <w:bottom w:val="none" w:sz="0" w:space="0" w:color="auto"/>
                    <w:right w:val="none" w:sz="0" w:space="0" w:color="auto"/>
                  </w:divBdr>
                </w:div>
                <w:div w:id="13190662">
                  <w:marLeft w:val="0"/>
                  <w:marRight w:val="0"/>
                  <w:marTop w:val="0"/>
                  <w:marBottom w:val="0"/>
                  <w:divBdr>
                    <w:top w:val="none" w:sz="0" w:space="0" w:color="auto"/>
                    <w:left w:val="none" w:sz="0" w:space="0" w:color="auto"/>
                    <w:bottom w:val="none" w:sz="0" w:space="0" w:color="auto"/>
                    <w:right w:val="none" w:sz="0" w:space="0" w:color="auto"/>
                  </w:divBdr>
                </w:div>
                <w:div w:id="19473880">
                  <w:marLeft w:val="0"/>
                  <w:marRight w:val="0"/>
                  <w:marTop w:val="0"/>
                  <w:marBottom w:val="0"/>
                  <w:divBdr>
                    <w:top w:val="none" w:sz="0" w:space="0" w:color="auto"/>
                    <w:left w:val="none" w:sz="0" w:space="0" w:color="auto"/>
                    <w:bottom w:val="none" w:sz="0" w:space="0" w:color="auto"/>
                    <w:right w:val="none" w:sz="0" w:space="0" w:color="auto"/>
                  </w:divBdr>
                </w:div>
                <w:div w:id="22025219">
                  <w:marLeft w:val="0"/>
                  <w:marRight w:val="0"/>
                  <w:marTop w:val="0"/>
                  <w:marBottom w:val="0"/>
                  <w:divBdr>
                    <w:top w:val="none" w:sz="0" w:space="0" w:color="auto"/>
                    <w:left w:val="none" w:sz="0" w:space="0" w:color="auto"/>
                    <w:bottom w:val="none" w:sz="0" w:space="0" w:color="auto"/>
                    <w:right w:val="none" w:sz="0" w:space="0" w:color="auto"/>
                  </w:divBdr>
                </w:div>
                <w:div w:id="24598465">
                  <w:marLeft w:val="0"/>
                  <w:marRight w:val="0"/>
                  <w:marTop w:val="0"/>
                  <w:marBottom w:val="0"/>
                  <w:divBdr>
                    <w:top w:val="none" w:sz="0" w:space="0" w:color="auto"/>
                    <w:left w:val="none" w:sz="0" w:space="0" w:color="auto"/>
                    <w:bottom w:val="none" w:sz="0" w:space="0" w:color="auto"/>
                    <w:right w:val="none" w:sz="0" w:space="0" w:color="auto"/>
                  </w:divBdr>
                </w:div>
                <w:div w:id="28921612">
                  <w:marLeft w:val="0"/>
                  <w:marRight w:val="0"/>
                  <w:marTop w:val="0"/>
                  <w:marBottom w:val="0"/>
                  <w:divBdr>
                    <w:top w:val="none" w:sz="0" w:space="0" w:color="auto"/>
                    <w:left w:val="none" w:sz="0" w:space="0" w:color="auto"/>
                    <w:bottom w:val="none" w:sz="0" w:space="0" w:color="auto"/>
                    <w:right w:val="none" w:sz="0" w:space="0" w:color="auto"/>
                  </w:divBdr>
                </w:div>
                <w:div w:id="29381243">
                  <w:marLeft w:val="0"/>
                  <w:marRight w:val="0"/>
                  <w:marTop w:val="0"/>
                  <w:marBottom w:val="0"/>
                  <w:divBdr>
                    <w:top w:val="none" w:sz="0" w:space="0" w:color="auto"/>
                    <w:left w:val="none" w:sz="0" w:space="0" w:color="auto"/>
                    <w:bottom w:val="none" w:sz="0" w:space="0" w:color="auto"/>
                    <w:right w:val="none" w:sz="0" w:space="0" w:color="auto"/>
                  </w:divBdr>
                </w:div>
                <w:div w:id="29426760">
                  <w:marLeft w:val="0"/>
                  <w:marRight w:val="0"/>
                  <w:marTop w:val="0"/>
                  <w:marBottom w:val="0"/>
                  <w:divBdr>
                    <w:top w:val="none" w:sz="0" w:space="0" w:color="auto"/>
                    <w:left w:val="none" w:sz="0" w:space="0" w:color="auto"/>
                    <w:bottom w:val="none" w:sz="0" w:space="0" w:color="auto"/>
                    <w:right w:val="none" w:sz="0" w:space="0" w:color="auto"/>
                  </w:divBdr>
                </w:div>
                <w:div w:id="29764870">
                  <w:marLeft w:val="0"/>
                  <w:marRight w:val="0"/>
                  <w:marTop w:val="0"/>
                  <w:marBottom w:val="0"/>
                  <w:divBdr>
                    <w:top w:val="none" w:sz="0" w:space="0" w:color="auto"/>
                    <w:left w:val="none" w:sz="0" w:space="0" w:color="auto"/>
                    <w:bottom w:val="none" w:sz="0" w:space="0" w:color="auto"/>
                    <w:right w:val="none" w:sz="0" w:space="0" w:color="auto"/>
                  </w:divBdr>
                </w:div>
                <w:div w:id="31423754">
                  <w:marLeft w:val="0"/>
                  <w:marRight w:val="0"/>
                  <w:marTop w:val="0"/>
                  <w:marBottom w:val="0"/>
                  <w:divBdr>
                    <w:top w:val="none" w:sz="0" w:space="0" w:color="auto"/>
                    <w:left w:val="none" w:sz="0" w:space="0" w:color="auto"/>
                    <w:bottom w:val="none" w:sz="0" w:space="0" w:color="auto"/>
                    <w:right w:val="none" w:sz="0" w:space="0" w:color="auto"/>
                  </w:divBdr>
                </w:div>
                <w:div w:id="31998327">
                  <w:marLeft w:val="0"/>
                  <w:marRight w:val="0"/>
                  <w:marTop w:val="0"/>
                  <w:marBottom w:val="0"/>
                  <w:divBdr>
                    <w:top w:val="none" w:sz="0" w:space="0" w:color="auto"/>
                    <w:left w:val="none" w:sz="0" w:space="0" w:color="auto"/>
                    <w:bottom w:val="none" w:sz="0" w:space="0" w:color="auto"/>
                    <w:right w:val="none" w:sz="0" w:space="0" w:color="auto"/>
                  </w:divBdr>
                </w:div>
                <w:div w:id="33623629">
                  <w:marLeft w:val="0"/>
                  <w:marRight w:val="0"/>
                  <w:marTop w:val="0"/>
                  <w:marBottom w:val="0"/>
                  <w:divBdr>
                    <w:top w:val="none" w:sz="0" w:space="0" w:color="auto"/>
                    <w:left w:val="none" w:sz="0" w:space="0" w:color="auto"/>
                    <w:bottom w:val="none" w:sz="0" w:space="0" w:color="auto"/>
                    <w:right w:val="none" w:sz="0" w:space="0" w:color="auto"/>
                  </w:divBdr>
                </w:div>
                <w:div w:id="33701220">
                  <w:marLeft w:val="0"/>
                  <w:marRight w:val="0"/>
                  <w:marTop w:val="0"/>
                  <w:marBottom w:val="0"/>
                  <w:divBdr>
                    <w:top w:val="none" w:sz="0" w:space="0" w:color="auto"/>
                    <w:left w:val="none" w:sz="0" w:space="0" w:color="auto"/>
                    <w:bottom w:val="none" w:sz="0" w:space="0" w:color="auto"/>
                    <w:right w:val="none" w:sz="0" w:space="0" w:color="auto"/>
                  </w:divBdr>
                </w:div>
                <w:div w:id="34670021">
                  <w:marLeft w:val="0"/>
                  <w:marRight w:val="0"/>
                  <w:marTop w:val="0"/>
                  <w:marBottom w:val="0"/>
                  <w:divBdr>
                    <w:top w:val="none" w:sz="0" w:space="0" w:color="auto"/>
                    <w:left w:val="none" w:sz="0" w:space="0" w:color="auto"/>
                    <w:bottom w:val="none" w:sz="0" w:space="0" w:color="auto"/>
                    <w:right w:val="none" w:sz="0" w:space="0" w:color="auto"/>
                  </w:divBdr>
                </w:div>
                <w:div w:id="37124849">
                  <w:marLeft w:val="0"/>
                  <w:marRight w:val="0"/>
                  <w:marTop w:val="0"/>
                  <w:marBottom w:val="0"/>
                  <w:divBdr>
                    <w:top w:val="none" w:sz="0" w:space="0" w:color="auto"/>
                    <w:left w:val="none" w:sz="0" w:space="0" w:color="auto"/>
                    <w:bottom w:val="none" w:sz="0" w:space="0" w:color="auto"/>
                    <w:right w:val="none" w:sz="0" w:space="0" w:color="auto"/>
                  </w:divBdr>
                </w:div>
                <w:div w:id="37559966">
                  <w:marLeft w:val="0"/>
                  <w:marRight w:val="0"/>
                  <w:marTop w:val="0"/>
                  <w:marBottom w:val="0"/>
                  <w:divBdr>
                    <w:top w:val="none" w:sz="0" w:space="0" w:color="auto"/>
                    <w:left w:val="none" w:sz="0" w:space="0" w:color="auto"/>
                    <w:bottom w:val="none" w:sz="0" w:space="0" w:color="auto"/>
                    <w:right w:val="none" w:sz="0" w:space="0" w:color="auto"/>
                  </w:divBdr>
                </w:div>
                <w:div w:id="37902575">
                  <w:marLeft w:val="0"/>
                  <w:marRight w:val="0"/>
                  <w:marTop w:val="0"/>
                  <w:marBottom w:val="0"/>
                  <w:divBdr>
                    <w:top w:val="none" w:sz="0" w:space="0" w:color="auto"/>
                    <w:left w:val="none" w:sz="0" w:space="0" w:color="auto"/>
                    <w:bottom w:val="none" w:sz="0" w:space="0" w:color="auto"/>
                    <w:right w:val="none" w:sz="0" w:space="0" w:color="auto"/>
                  </w:divBdr>
                </w:div>
                <w:div w:id="38163590">
                  <w:marLeft w:val="0"/>
                  <w:marRight w:val="0"/>
                  <w:marTop w:val="0"/>
                  <w:marBottom w:val="0"/>
                  <w:divBdr>
                    <w:top w:val="none" w:sz="0" w:space="0" w:color="auto"/>
                    <w:left w:val="none" w:sz="0" w:space="0" w:color="auto"/>
                    <w:bottom w:val="none" w:sz="0" w:space="0" w:color="auto"/>
                    <w:right w:val="none" w:sz="0" w:space="0" w:color="auto"/>
                  </w:divBdr>
                </w:div>
                <w:div w:id="40176713">
                  <w:marLeft w:val="0"/>
                  <w:marRight w:val="0"/>
                  <w:marTop w:val="0"/>
                  <w:marBottom w:val="0"/>
                  <w:divBdr>
                    <w:top w:val="none" w:sz="0" w:space="0" w:color="auto"/>
                    <w:left w:val="none" w:sz="0" w:space="0" w:color="auto"/>
                    <w:bottom w:val="none" w:sz="0" w:space="0" w:color="auto"/>
                    <w:right w:val="none" w:sz="0" w:space="0" w:color="auto"/>
                  </w:divBdr>
                </w:div>
                <w:div w:id="40328601">
                  <w:marLeft w:val="0"/>
                  <w:marRight w:val="0"/>
                  <w:marTop w:val="0"/>
                  <w:marBottom w:val="0"/>
                  <w:divBdr>
                    <w:top w:val="none" w:sz="0" w:space="0" w:color="auto"/>
                    <w:left w:val="none" w:sz="0" w:space="0" w:color="auto"/>
                    <w:bottom w:val="none" w:sz="0" w:space="0" w:color="auto"/>
                    <w:right w:val="none" w:sz="0" w:space="0" w:color="auto"/>
                  </w:divBdr>
                </w:div>
                <w:div w:id="42097911">
                  <w:marLeft w:val="0"/>
                  <w:marRight w:val="0"/>
                  <w:marTop w:val="0"/>
                  <w:marBottom w:val="0"/>
                  <w:divBdr>
                    <w:top w:val="none" w:sz="0" w:space="0" w:color="auto"/>
                    <w:left w:val="none" w:sz="0" w:space="0" w:color="auto"/>
                    <w:bottom w:val="none" w:sz="0" w:space="0" w:color="auto"/>
                    <w:right w:val="none" w:sz="0" w:space="0" w:color="auto"/>
                  </w:divBdr>
                </w:div>
                <w:div w:id="43339309">
                  <w:marLeft w:val="0"/>
                  <w:marRight w:val="0"/>
                  <w:marTop w:val="0"/>
                  <w:marBottom w:val="0"/>
                  <w:divBdr>
                    <w:top w:val="none" w:sz="0" w:space="0" w:color="auto"/>
                    <w:left w:val="none" w:sz="0" w:space="0" w:color="auto"/>
                    <w:bottom w:val="none" w:sz="0" w:space="0" w:color="auto"/>
                    <w:right w:val="none" w:sz="0" w:space="0" w:color="auto"/>
                  </w:divBdr>
                </w:div>
                <w:div w:id="44065651">
                  <w:marLeft w:val="0"/>
                  <w:marRight w:val="0"/>
                  <w:marTop w:val="0"/>
                  <w:marBottom w:val="0"/>
                  <w:divBdr>
                    <w:top w:val="none" w:sz="0" w:space="0" w:color="auto"/>
                    <w:left w:val="none" w:sz="0" w:space="0" w:color="auto"/>
                    <w:bottom w:val="none" w:sz="0" w:space="0" w:color="auto"/>
                    <w:right w:val="none" w:sz="0" w:space="0" w:color="auto"/>
                  </w:divBdr>
                </w:div>
                <w:div w:id="45641414">
                  <w:marLeft w:val="0"/>
                  <w:marRight w:val="0"/>
                  <w:marTop w:val="0"/>
                  <w:marBottom w:val="0"/>
                  <w:divBdr>
                    <w:top w:val="none" w:sz="0" w:space="0" w:color="auto"/>
                    <w:left w:val="none" w:sz="0" w:space="0" w:color="auto"/>
                    <w:bottom w:val="none" w:sz="0" w:space="0" w:color="auto"/>
                    <w:right w:val="none" w:sz="0" w:space="0" w:color="auto"/>
                  </w:divBdr>
                </w:div>
                <w:div w:id="49694664">
                  <w:marLeft w:val="0"/>
                  <w:marRight w:val="0"/>
                  <w:marTop w:val="0"/>
                  <w:marBottom w:val="0"/>
                  <w:divBdr>
                    <w:top w:val="none" w:sz="0" w:space="0" w:color="auto"/>
                    <w:left w:val="none" w:sz="0" w:space="0" w:color="auto"/>
                    <w:bottom w:val="none" w:sz="0" w:space="0" w:color="auto"/>
                    <w:right w:val="none" w:sz="0" w:space="0" w:color="auto"/>
                  </w:divBdr>
                </w:div>
                <w:div w:id="50689543">
                  <w:marLeft w:val="0"/>
                  <w:marRight w:val="0"/>
                  <w:marTop w:val="0"/>
                  <w:marBottom w:val="0"/>
                  <w:divBdr>
                    <w:top w:val="none" w:sz="0" w:space="0" w:color="auto"/>
                    <w:left w:val="none" w:sz="0" w:space="0" w:color="auto"/>
                    <w:bottom w:val="none" w:sz="0" w:space="0" w:color="auto"/>
                    <w:right w:val="none" w:sz="0" w:space="0" w:color="auto"/>
                  </w:divBdr>
                </w:div>
                <w:div w:id="51387115">
                  <w:marLeft w:val="0"/>
                  <w:marRight w:val="0"/>
                  <w:marTop w:val="0"/>
                  <w:marBottom w:val="0"/>
                  <w:divBdr>
                    <w:top w:val="none" w:sz="0" w:space="0" w:color="auto"/>
                    <w:left w:val="none" w:sz="0" w:space="0" w:color="auto"/>
                    <w:bottom w:val="none" w:sz="0" w:space="0" w:color="auto"/>
                    <w:right w:val="none" w:sz="0" w:space="0" w:color="auto"/>
                  </w:divBdr>
                </w:div>
                <w:div w:id="51658650">
                  <w:marLeft w:val="0"/>
                  <w:marRight w:val="0"/>
                  <w:marTop w:val="0"/>
                  <w:marBottom w:val="0"/>
                  <w:divBdr>
                    <w:top w:val="none" w:sz="0" w:space="0" w:color="auto"/>
                    <w:left w:val="none" w:sz="0" w:space="0" w:color="auto"/>
                    <w:bottom w:val="none" w:sz="0" w:space="0" w:color="auto"/>
                    <w:right w:val="none" w:sz="0" w:space="0" w:color="auto"/>
                  </w:divBdr>
                </w:div>
                <w:div w:id="53436208">
                  <w:marLeft w:val="0"/>
                  <w:marRight w:val="0"/>
                  <w:marTop w:val="0"/>
                  <w:marBottom w:val="0"/>
                  <w:divBdr>
                    <w:top w:val="none" w:sz="0" w:space="0" w:color="auto"/>
                    <w:left w:val="none" w:sz="0" w:space="0" w:color="auto"/>
                    <w:bottom w:val="none" w:sz="0" w:space="0" w:color="auto"/>
                    <w:right w:val="none" w:sz="0" w:space="0" w:color="auto"/>
                  </w:divBdr>
                </w:div>
                <w:div w:id="53546751">
                  <w:marLeft w:val="0"/>
                  <w:marRight w:val="0"/>
                  <w:marTop w:val="0"/>
                  <w:marBottom w:val="0"/>
                  <w:divBdr>
                    <w:top w:val="none" w:sz="0" w:space="0" w:color="auto"/>
                    <w:left w:val="none" w:sz="0" w:space="0" w:color="auto"/>
                    <w:bottom w:val="none" w:sz="0" w:space="0" w:color="auto"/>
                    <w:right w:val="none" w:sz="0" w:space="0" w:color="auto"/>
                  </w:divBdr>
                </w:div>
                <w:div w:id="54738875">
                  <w:marLeft w:val="0"/>
                  <w:marRight w:val="0"/>
                  <w:marTop w:val="0"/>
                  <w:marBottom w:val="0"/>
                  <w:divBdr>
                    <w:top w:val="none" w:sz="0" w:space="0" w:color="auto"/>
                    <w:left w:val="none" w:sz="0" w:space="0" w:color="auto"/>
                    <w:bottom w:val="none" w:sz="0" w:space="0" w:color="auto"/>
                    <w:right w:val="none" w:sz="0" w:space="0" w:color="auto"/>
                  </w:divBdr>
                </w:div>
                <w:div w:id="55278316">
                  <w:marLeft w:val="0"/>
                  <w:marRight w:val="0"/>
                  <w:marTop w:val="0"/>
                  <w:marBottom w:val="0"/>
                  <w:divBdr>
                    <w:top w:val="none" w:sz="0" w:space="0" w:color="auto"/>
                    <w:left w:val="none" w:sz="0" w:space="0" w:color="auto"/>
                    <w:bottom w:val="none" w:sz="0" w:space="0" w:color="auto"/>
                    <w:right w:val="none" w:sz="0" w:space="0" w:color="auto"/>
                  </w:divBdr>
                </w:div>
                <w:div w:id="56363237">
                  <w:marLeft w:val="0"/>
                  <w:marRight w:val="0"/>
                  <w:marTop w:val="0"/>
                  <w:marBottom w:val="0"/>
                  <w:divBdr>
                    <w:top w:val="none" w:sz="0" w:space="0" w:color="auto"/>
                    <w:left w:val="none" w:sz="0" w:space="0" w:color="auto"/>
                    <w:bottom w:val="none" w:sz="0" w:space="0" w:color="auto"/>
                    <w:right w:val="none" w:sz="0" w:space="0" w:color="auto"/>
                  </w:divBdr>
                </w:div>
                <w:div w:id="60257059">
                  <w:marLeft w:val="0"/>
                  <w:marRight w:val="0"/>
                  <w:marTop w:val="0"/>
                  <w:marBottom w:val="0"/>
                  <w:divBdr>
                    <w:top w:val="none" w:sz="0" w:space="0" w:color="auto"/>
                    <w:left w:val="none" w:sz="0" w:space="0" w:color="auto"/>
                    <w:bottom w:val="none" w:sz="0" w:space="0" w:color="auto"/>
                    <w:right w:val="none" w:sz="0" w:space="0" w:color="auto"/>
                  </w:divBdr>
                </w:div>
                <w:div w:id="62677890">
                  <w:marLeft w:val="0"/>
                  <w:marRight w:val="0"/>
                  <w:marTop w:val="0"/>
                  <w:marBottom w:val="0"/>
                  <w:divBdr>
                    <w:top w:val="none" w:sz="0" w:space="0" w:color="auto"/>
                    <w:left w:val="none" w:sz="0" w:space="0" w:color="auto"/>
                    <w:bottom w:val="none" w:sz="0" w:space="0" w:color="auto"/>
                    <w:right w:val="none" w:sz="0" w:space="0" w:color="auto"/>
                  </w:divBdr>
                </w:div>
                <w:div w:id="64956352">
                  <w:marLeft w:val="0"/>
                  <w:marRight w:val="0"/>
                  <w:marTop w:val="0"/>
                  <w:marBottom w:val="0"/>
                  <w:divBdr>
                    <w:top w:val="none" w:sz="0" w:space="0" w:color="auto"/>
                    <w:left w:val="none" w:sz="0" w:space="0" w:color="auto"/>
                    <w:bottom w:val="none" w:sz="0" w:space="0" w:color="auto"/>
                    <w:right w:val="none" w:sz="0" w:space="0" w:color="auto"/>
                  </w:divBdr>
                </w:div>
                <w:div w:id="65418174">
                  <w:marLeft w:val="0"/>
                  <w:marRight w:val="0"/>
                  <w:marTop w:val="0"/>
                  <w:marBottom w:val="0"/>
                  <w:divBdr>
                    <w:top w:val="none" w:sz="0" w:space="0" w:color="auto"/>
                    <w:left w:val="none" w:sz="0" w:space="0" w:color="auto"/>
                    <w:bottom w:val="none" w:sz="0" w:space="0" w:color="auto"/>
                    <w:right w:val="none" w:sz="0" w:space="0" w:color="auto"/>
                  </w:divBdr>
                </w:div>
                <w:div w:id="67003398">
                  <w:marLeft w:val="0"/>
                  <w:marRight w:val="0"/>
                  <w:marTop w:val="0"/>
                  <w:marBottom w:val="0"/>
                  <w:divBdr>
                    <w:top w:val="none" w:sz="0" w:space="0" w:color="auto"/>
                    <w:left w:val="none" w:sz="0" w:space="0" w:color="auto"/>
                    <w:bottom w:val="none" w:sz="0" w:space="0" w:color="auto"/>
                    <w:right w:val="none" w:sz="0" w:space="0" w:color="auto"/>
                  </w:divBdr>
                </w:div>
                <w:div w:id="67966230">
                  <w:marLeft w:val="0"/>
                  <w:marRight w:val="0"/>
                  <w:marTop w:val="0"/>
                  <w:marBottom w:val="0"/>
                  <w:divBdr>
                    <w:top w:val="none" w:sz="0" w:space="0" w:color="auto"/>
                    <w:left w:val="none" w:sz="0" w:space="0" w:color="auto"/>
                    <w:bottom w:val="none" w:sz="0" w:space="0" w:color="auto"/>
                    <w:right w:val="none" w:sz="0" w:space="0" w:color="auto"/>
                  </w:divBdr>
                </w:div>
                <w:div w:id="69281306">
                  <w:marLeft w:val="0"/>
                  <w:marRight w:val="0"/>
                  <w:marTop w:val="0"/>
                  <w:marBottom w:val="0"/>
                  <w:divBdr>
                    <w:top w:val="none" w:sz="0" w:space="0" w:color="auto"/>
                    <w:left w:val="none" w:sz="0" w:space="0" w:color="auto"/>
                    <w:bottom w:val="none" w:sz="0" w:space="0" w:color="auto"/>
                    <w:right w:val="none" w:sz="0" w:space="0" w:color="auto"/>
                  </w:divBdr>
                </w:div>
                <w:div w:id="70280914">
                  <w:marLeft w:val="0"/>
                  <w:marRight w:val="0"/>
                  <w:marTop w:val="0"/>
                  <w:marBottom w:val="0"/>
                  <w:divBdr>
                    <w:top w:val="none" w:sz="0" w:space="0" w:color="auto"/>
                    <w:left w:val="none" w:sz="0" w:space="0" w:color="auto"/>
                    <w:bottom w:val="none" w:sz="0" w:space="0" w:color="auto"/>
                    <w:right w:val="none" w:sz="0" w:space="0" w:color="auto"/>
                  </w:divBdr>
                </w:div>
                <w:div w:id="71854627">
                  <w:marLeft w:val="0"/>
                  <w:marRight w:val="0"/>
                  <w:marTop w:val="0"/>
                  <w:marBottom w:val="0"/>
                  <w:divBdr>
                    <w:top w:val="none" w:sz="0" w:space="0" w:color="auto"/>
                    <w:left w:val="none" w:sz="0" w:space="0" w:color="auto"/>
                    <w:bottom w:val="none" w:sz="0" w:space="0" w:color="auto"/>
                    <w:right w:val="none" w:sz="0" w:space="0" w:color="auto"/>
                  </w:divBdr>
                </w:div>
                <w:div w:id="73863850">
                  <w:marLeft w:val="0"/>
                  <w:marRight w:val="0"/>
                  <w:marTop w:val="0"/>
                  <w:marBottom w:val="0"/>
                  <w:divBdr>
                    <w:top w:val="none" w:sz="0" w:space="0" w:color="auto"/>
                    <w:left w:val="none" w:sz="0" w:space="0" w:color="auto"/>
                    <w:bottom w:val="none" w:sz="0" w:space="0" w:color="auto"/>
                    <w:right w:val="none" w:sz="0" w:space="0" w:color="auto"/>
                  </w:divBdr>
                </w:div>
                <w:div w:id="81879528">
                  <w:marLeft w:val="0"/>
                  <w:marRight w:val="0"/>
                  <w:marTop w:val="0"/>
                  <w:marBottom w:val="0"/>
                  <w:divBdr>
                    <w:top w:val="none" w:sz="0" w:space="0" w:color="auto"/>
                    <w:left w:val="none" w:sz="0" w:space="0" w:color="auto"/>
                    <w:bottom w:val="none" w:sz="0" w:space="0" w:color="auto"/>
                    <w:right w:val="none" w:sz="0" w:space="0" w:color="auto"/>
                  </w:divBdr>
                </w:div>
                <w:div w:id="85351221">
                  <w:marLeft w:val="0"/>
                  <w:marRight w:val="0"/>
                  <w:marTop w:val="0"/>
                  <w:marBottom w:val="0"/>
                  <w:divBdr>
                    <w:top w:val="none" w:sz="0" w:space="0" w:color="auto"/>
                    <w:left w:val="none" w:sz="0" w:space="0" w:color="auto"/>
                    <w:bottom w:val="none" w:sz="0" w:space="0" w:color="auto"/>
                    <w:right w:val="none" w:sz="0" w:space="0" w:color="auto"/>
                  </w:divBdr>
                </w:div>
                <w:div w:id="86003546">
                  <w:marLeft w:val="0"/>
                  <w:marRight w:val="0"/>
                  <w:marTop w:val="0"/>
                  <w:marBottom w:val="0"/>
                  <w:divBdr>
                    <w:top w:val="none" w:sz="0" w:space="0" w:color="auto"/>
                    <w:left w:val="none" w:sz="0" w:space="0" w:color="auto"/>
                    <w:bottom w:val="none" w:sz="0" w:space="0" w:color="auto"/>
                    <w:right w:val="none" w:sz="0" w:space="0" w:color="auto"/>
                  </w:divBdr>
                </w:div>
                <w:div w:id="92286313">
                  <w:marLeft w:val="0"/>
                  <w:marRight w:val="0"/>
                  <w:marTop w:val="0"/>
                  <w:marBottom w:val="0"/>
                  <w:divBdr>
                    <w:top w:val="none" w:sz="0" w:space="0" w:color="auto"/>
                    <w:left w:val="none" w:sz="0" w:space="0" w:color="auto"/>
                    <w:bottom w:val="none" w:sz="0" w:space="0" w:color="auto"/>
                    <w:right w:val="none" w:sz="0" w:space="0" w:color="auto"/>
                  </w:divBdr>
                </w:div>
                <w:div w:id="93673830">
                  <w:marLeft w:val="0"/>
                  <w:marRight w:val="0"/>
                  <w:marTop w:val="0"/>
                  <w:marBottom w:val="0"/>
                  <w:divBdr>
                    <w:top w:val="none" w:sz="0" w:space="0" w:color="auto"/>
                    <w:left w:val="none" w:sz="0" w:space="0" w:color="auto"/>
                    <w:bottom w:val="none" w:sz="0" w:space="0" w:color="auto"/>
                    <w:right w:val="none" w:sz="0" w:space="0" w:color="auto"/>
                  </w:divBdr>
                </w:div>
                <w:div w:id="93745594">
                  <w:marLeft w:val="0"/>
                  <w:marRight w:val="0"/>
                  <w:marTop w:val="0"/>
                  <w:marBottom w:val="0"/>
                  <w:divBdr>
                    <w:top w:val="none" w:sz="0" w:space="0" w:color="auto"/>
                    <w:left w:val="none" w:sz="0" w:space="0" w:color="auto"/>
                    <w:bottom w:val="none" w:sz="0" w:space="0" w:color="auto"/>
                    <w:right w:val="none" w:sz="0" w:space="0" w:color="auto"/>
                  </w:divBdr>
                </w:div>
                <w:div w:id="99878285">
                  <w:marLeft w:val="0"/>
                  <w:marRight w:val="0"/>
                  <w:marTop w:val="0"/>
                  <w:marBottom w:val="0"/>
                  <w:divBdr>
                    <w:top w:val="none" w:sz="0" w:space="0" w:color="auto"/>
                    <w:left w:val="none" w:sz="0" w:space="0" w:color="auto"/>
                    <w:bottom w:val="none" w:sz="0" w:space="0" w:color="auto"/>
                    <w:right w:val="none" w:sz="0" w:space="0" w:color="auto"/>
                  </w:divBdr>
                </w:div>
                <w:div w:id="104426260">
                  <w:marLeft w:val="0"/>
                  <w:marRight w:val="0"/>
                  <w:marTop w:val="0"/>
                  <w:marBottom w:val="0"/>
                  <w:divBdr>
                    <w:top w:val="none" w:sz="0" w:space="0" w:color="auto"/>
                    <w:left w:val="none" w:sz="0" w:space="0" w:color="auto"/>
                    <w:bottom w:val="none" w:sz="0" w:space="0" w:color="auto"/>
                    <w:right w:val="none" w:sz="0" w:space="0" w:color="auto"/>
                  </w:divBdr>
                </w:div>
                <w:div w:id="105195715">
                  <w:marLeft w:val="0"/>
                  <w:marRight w:val="0"/>
                  <w:marTop w:val="0"/>
                  <w:marBottom w:val="0"/>
                  <w:divBdr>
                    <w:top w:val="none" w:sz="0" w:space="0" w:color="auto"/>
                    <w:left w:val="none" w:sz="0" w:space="0" w:color="auto"/>
                    <w:bottom w:val="none" w:sz="0" w:space="0" w:color="auto"/>
                    <w:right w:val="none" w:sz="0" w:space="0" w:color="auto"/>
                  </w:divBdr>
                </w:div>
                <w:div w:id="108283603">
                  <w:marLeft w:val="0"/>
                  <w:marRight w:val="0"/>
                  <w:marTop w:val="0"/>
                  <w:marBottom w:val="0"/>
                  <w:divBdr>
                    <w:top w:val="none" w:sz="0" w:space="0" w:color="auto"/>
                    <w:left w:val="none" w:sz="0" w:space="0" w:color="auto"/>
                    <w:bottom w:val="none" w:sz="0" w:space="0" w:color="auto"/>
                    <w:right w:val="none" w:sz="0" w:space="0" w:color="auto"/>
                  </w:divBdr>
                </w:div>
                <w:div w:id="109931704">
                  <w:marLeft w:val="0"/>
                  <w:marRight w:val="0"/>
                  <w:marTop w:val="0"/>
                  <w:marBottom w:val="0"/>
                  <w:divBdr>
                    <w:top w:val="none" w:sz="0" w:space="0" w:color="auto"/>
                    <w:left w:val="none" w:sz="0" w:space="0" w:color="auto"/>
                    <w:bottom w:val="none" w:sz="0" w:space="0" w:color="auto"/>
                    <w:right w:val="none" w:sz="0" w:space="0" w:color="auto"/>
                  </w:divBdr>
                </w:div>
                <w:div w:id="110167964">
                  <w:marLeft w:val="0"/>
                  <w:marRight w:val="0"/>
                  <w:marTop w:val="0"/>
                  <w:marBottom w:val="0"/>
                  <w:divBdr>
                    <w:top w:val="none" w:sz="0" w:space="0" w:color="auto"/>
                    <w:left w:val="none" w:sz="0" w:space="0" w:color="auto"/>
                    <w:bottom w:val="none" w:sz="0" w:space="0" w:color="auto"/>
                    <w:right w:val="none" w:sz="0" w:space="0" w:color="auto"/>
                  </w:divBdr>
                </w:div>
                <w:div w:id="110711577">
                  <w:marLeft w:val="0"/>
                  <w:marRight w:val="0"/>
                  <w:marTop w:val="0"/>
                  <w:marBottom w:val="0"/>
                  <w:divBdr>
                    <w:top w:val="none" w:sz="0" w:space="0" w:color="auto"/>
                    <w:left w:val="none" w:sz="0" w:space="0" w:color="auto"/>
                    <w:bottom w:val="none" w:sz="0" w:space="0" w:color="auto"/>
                    <w:right w:val="none" w:sz="0" w:space="0" w:color="auto"/>
                  </w:divBdr>
                </w:div>
                <w:div w:id="111753707">
                  <w:marLeft w:val="0"/>
                  <w:marRight w:val="0"/>
                  <w:marTop w:val="0"/>
                  <w:marBottom w:val="0"/>
                  <w:divBdr>
                    <w:top w:val="none" w:sz="0" w:space="0" w:color="auto"/>
                    <w:left w:val="none" w:sz="0" w:space="0" w:color="auto"/>
                    <w:bottom w:val="none" w:sz="0" w:space="0" w:color="auto"/>
                    <w:right w:val="none" w:sz="0" w:space="0" w:color="auto"/>
                  </w:divBdr>
                </w:div>
                <w:div w:id="112138332">
                  <w:marLeft w:val="0"/>
                  <w:marRight w:val="0"/>
                  <w:marTop w:val="0"/>
                  <w:marBottom w:val="0"/>
                  <w:divBdr>
                    <w:top w:val="none" w:sz="0" w:space="0" w:color="auto"/>
                    <w:left w:val="none" w:sz="0" w:space="0" w:color="auto"/>
                    <w:bottom w:val="none" w:sz="0" w:space="0" w:color="auto"/>
                    <w:right w:val="none" w:sz="0" w:space="0" w:color="auto"/>
                  </w:divBdr>
                </w:div>
                <w:div w:id="118688639">
                  <w:marLeft w:val="0"/>
                  <w:marRight w:val="0"/>
                  <w:marTop w:val="0"/>
                  <w:marBottom w:val="0"/>
                  <w:divBdr>
                    <w:top w:val="none" w:sz="0" w:space="0" w:color="auto"/>
                    <w:left w:val="none" w:sz="0" w:space="0" w:color="auto"/>
                    <w:bottom w:val="none" w:sz="0" w:space="0" w:color="auto"/>
                    <w:right w:val="none" w:sz="0" w:space="0" w:color="auto"/>
                  </w:divBdr>
                </w:div>
                <w:div w:id="119346804">
                  <w:marLeft w:val="0"/>
                  <w:marRight w:val="0"/>
                  <w:marTop w:val="0"/>
                  <w:marBottom w:val="0"/>
                  <w:divBdr>
                    <w:top w:val="none" w:sz="0" w:space="0" w:color="auto"/>
                    <w:left w:val="none" w:sz="0" w:space="0" w:color="auto"/>
                    <w:bottom w:val="none" w:sz="0" w:space="0" w:color="auto"/>
                    <w:right w:val="none" w:sz="0" w:space="0" w:color="auto"/>
                  </w:divBdr>
                </w:div>
                <w:div w:id="121265024">
                  <w:marLeft w:val="0"/>
                  <w:marRight w:val="0"/>
                  <w:marTop w:val="0"/>
                  <w:marBottom w:val="0"/>
                  <w:divBdr>
                    <w:top w:val="none" w:sz="0" w:space="0" w:color="auto"/>
                    <w:left w:val="none" w:sz="0" w:space="0" w:color="auto"/>
                    <w:bottom w:val="none" w:sz="0" w:space="0" w:color="auto"/>
                    <w:right w:val="none" w:sz="0" w:space="0" w:color="auto"/>
                  </w:divBdr>
                </w:div>
                <w:div w:id="122702035">
                  <w:marLeft w:val="0"/>
                  <w:marRight w:val="0"/>
                  <w:marTop w:val="0"/>
                  <w:marBottom w:val="0"/>
                  <w:divBdr>
                    <w:top w:val="none" w:sz="0" w:space="0" w:color="auto"/>
                    <w:left w:val="none" w:sz="0" w:space="0" w:color="auto"/>
                    <w:bottom w:val="none" w:sz="0" w:space="0" w:color="auto"/>
                    <w:right w:val="none" w:sz="0" w:space="0" w:color="auto"/>
                  </w:divBdr>
                </w:div>
                <w:div w:id="124085564">
                  <w:marLeft w:val="0"/>
                  <w:marRight w:val="0"/>
                  <w:marTop w:val="0"/>
                  <w:marBottom w:val="0"/>
                  <w:divBdr>
                    <w:top w:val="none" w:sz="0" w:space="0" w:color="auto"/>
                    <w:left w:val="none" w:sz="0" w:space="0" w:color="auto"/>
                    <w:bottom w:val="none" w:sz="0" w:space="0" w:color="auto"/>
                    <w:right w:val="none" w:sz="0" w:space="0" w:color="auto"/>
                  </w:divBdr>
                </w:div>
                <w:div w:id="127430835">
                  <w:marLeft w:val="0"/>
                  <w:marRight w:val="0"/>
                  <w:marTop w:val="0"/>
                  <w:marBottom w:val="0"/>
                  <w:divBdr>
                    <w:top w:val="none" w:sz="0" w:space="0" w:color="auto"/>
                    <w:left w:val="none" w:sz="0" w:space="0" w:color="auto"/>
                    <w:bottom w:val="none" w:sz="0" w:space="0" w:color="auto"/>
                    <w:right w:val="none" w:sz="0" w:space="0" w:color="auto"/>
                  </w:divBdr>
                </w:div>
                <w:div w:id="127630039">
                  <w:marLeft w:val="0"/>
                  <w:marRight w:val="0"/>
                  <w:marTop w:val="0"/>
                  <w:marBottom w:val="0"/>
                  <w:divBdr>
                    <w:top w:val="none" w:sz="0" w:space="0" w:color="auto"/>
                    <w:left w:val="none" w:sz="0" w:space="0" w:color="auto"/>
                    <w:bottom w:val="none" w:sz="0" w:space="0" w:color="auto"/>
                    <w:right w:val="none" w:sz="0" w:space="0" w:color="auto"/>
                  </w:divBdr>
                </w:div>
                <w:div w:id="128978276">
                  <w:marLeft w:val="0"/>
                  <w:marRight w:val="0"/>
                  <w:marTop w:val="0"/>
                  <w:marBottom w:val="0"/>
                  <w:divBdr>
                    <w:top w:val="none" w:sz="0" w:space="0" w:color="auto"/>
                    <w:left w:val="none" w:sz="0" w:space="0" w:color="auto"/>
                    <w:bottom w:val="none" w:sz="0" w:space="0" w:color="auto"/>
                    <w:right w:val="none" w:sz="0" w:space="0" w:color="auto"/>
                  </w:divBdr>
                </w:div>
                <w:div w:id="129131226">
                  <w:marLeft w:val="0"/>
                  <w:marRight w:val="0"/>
                  <w:marTop w:val="0"/>
                  <w:marBottom w:val="0"/>
                  <w:divBdr>
                    <w:top w:val="none" w:sz="0" w:space="0" w:color="auto"/>
                    <w:left w:val="none" w:sz="0" w:space="0" w:color="auto"/>
                    <w:bottom w:val="none" w:sz="0" w:space="0" w:color="auto"/>
                    <w:right w:val="none" w:sz="0" w:space="0" w:color="auto"/>
                  </w:divBdr>
                </w:div>
                <w:div w:id="129250402">
                  <w:marLeft w:val="0"/>
                  <w:marRight w:val="0"/>
                  <w:marTop w:val="0"/>
                  <w:marBottom w:val="0"/>
                  <w:divBdr>
                    <w:top w:val="none" w:sz="0" w:space="0" w:color="auto"/>
                    <w:left w:val="none" w:sz="0" w:space="0" w:color="auto"/>
                    <w:bottom w:val="none" w:sz="0" w:space="0" w:color="auto"/>
                    <w:right w:val="none" w:sz="0" w:space="0" w:color="auto"/>
                  </w:divBdr>
                </w:div>
                <w:div w:id="133061070">
                  <w:marLeft w:val="0"/>
                  <w:marRight w:val="0"/>
                  <w:marTop w:val="0"/>
                  <w:marBottom w:val="0"/>
                  <w:divBdr>
                    <w:top w:val="none" w:sz="0" w:space="0" w:color="auto"/>
                    <w:left w:val="none" w:sz="0" w:space="0" w:color="auto"/>
                    <w:bottom w:val="none" w:sz="0" w:space="0" w:color="auto"/>
                    <w:right w:val="none" w:sz="0" w:space="0" w:color="auto"/>
                  </w:divBdr>
                </w:div>
                <w:div w:id="135537650">
                  <w:marLeft w:val="0"/>
                  <w:marRight w:val="0"/>
                  <w:marTop w:val="0"/>
                  <w:marBottom w:val="0"/>
                  <w:divBdr>
                    <w:top w:val="none" w:sz="0" w:space="0" w:color="auto"/>
                    <w:left w:val="none" w:sz="0" w:space="0" w:color="auto"/>
                    <w:bottom w:val="none" w:sz="0" w:space="0" w:color="auto"/>
                    <w:right w:val="none" w:sz="0" w:space="0" w:color="auto"/>
                  </w:divBdr>
                </w:div>
                <w:div w:id="138306966">
                  <w:marLeft w:val="0"/>
                  <w:marRight w:val="0"/>
                  <w:marTop w:val="0"/>
                  <w:marBottom w:val="0"/>
                  <w:divBdr>
                    <w:top w:val="none" w:sz="0" w:space="0" w:color="auto"/>
                    <w:left w:val="none" w:sz="0" w:space="0" w:color="auto"/>
                    <w:bottom w:val="none" w:sz="0" w:space="0" w:color="auto"/>
                    <w:right w:val="none" w:sz="0" w:space="0" w:color="auto"/>
                  </w:divBdr>
                </w:div>
                <w:div w:id="139081237">
                  <w:marLeft w:val="0"/>
                  <w:marRight w:val="0"/>
                  <w:marTop w:val="0"/>
                  <w:marBottom w:val="0"/>
                  <w:divBdr>
                    <w:top w:val="none" w:sz="0" w:space="0" w:color="auto"/>
                    <w:left w:val="none" w:sz="0" w:space="0" w:color="auto"/>
                    <w:bottom w:val="none" w:sz="0" w:space="0" w:color="auto"/>
                    <w:right w:val="none" w:sz="0" w:space="0" w:color="auto"/>
                  </w:divBdr>
                </w:div>
                <w:div w:id="140270691">
                  <w:marLeft w:val="0"/>
                  <w:marRight w:val="0"/>
                  <w:marTop w:val="0"/>
                  <w:marBottom w:val="0"/>
                  <w:divBdr>
                    <w:top w:val="none" w:sz="0" w:space="0" w:color="auto"/>
                    <w:left w:val="none" w:sz="0" w:space="0" w:color="auto"/>
                    <w:bottom w:val="none" w:sz="0" w:space="0" w:color="auto"/>
                    <w:right w:val="none" w:sz="0" w:space="0" w:color="auto"/>
                  </w:divBdr>
                </w:div>
                <w:div w:id="143663335">
                  <w:marLeft w:val="0"/>
                  <w:marRight w:val="0"/>
                  <w:marTop w:val="0"/>
                  <w:marBottom w:val="0"/>
                  <w:divBdr>
                    <w:top w:val="none" w:sz="0" w:space="0" w:color="auto"/>
                    <w:left w:val="none" w:sz="0" w:space="0" w:color="auto"/>
                    <w:bottom w:val="none" w:sz="0" w:space="0" w:color="auto"/>
                    <w:right w:val="none" w:sz="0" w:space="0" w:color="auto"/>
                  </w:divBdr>
                </w:div>
                <w:div w:id="144663513">
                  <w:marLeft w:val="0"/>
                  <w:marRight w:val="0"/>
                  <w:marTop w:val="0"/>
                  <w:marBottom w:val="0"/>
                  <w:divBdr>
                    <w:top w:val="none" w:sz="0" w:space="0" w:color="auto"/>
                    <w:left w:val="none" w:sz="0" w:space="0" w:color="auto"/>
                    <w:bottom w:val="none" w:sz="0" w:space="0" w:color="auto"/>
                    <w:right w:val="none" w:sz="0" w:space="0" w:color="auto"/>
                  </w:divBdr>
                </w:div>
                <w:div w:id="144711218">
                  <w:marLeft w:val="0"/>
                  <w:marRight w:val="0"/>
                  <w:marTop w:val="0"/>
                  <w:marBottom w:val="0"/>
                  <w:divBdr>
                    <w:top w:val="none" w:sz="0" w:space="0" w:color="auto"/>
                    <w:left w:val="none" w:sz="0" w:space="0" w:color="auto"/>
                    <w:bottom w:val="none" w:sz="0" w:space="0" w:color="auto"/>
                    <w:right w:val="none" w:sz="0" w:space="0" w:color="auto"/>
                  </w:divBdr>
                </w:div>
                <w:div w:id="145826424">
                  <w:marLeft w:val="0"/>
                  <w:marRight w:val="0"/>
                  <w:marTop w:val="0"/>
                  <w:marBottom w:val="0"/>
                  <w:divBdr>
                    <w:top w:val="none" w:sz="0" w:space="0" w:color="auto"/>
                    <w:left w:val="none" w:sz="0" w:space="0" w:color="auto"/>
                    <w:bottom w:val="none" w:sz="0" w:space="0" w:color="auto"/>
                    <w:right w:val="none" w:sz="0" w:space="0" w:color="auto"/>
                  </w:divBdr>
                </w:div>
                <w:div w:id="148177855">
                  <w:marLeft w:val="0"/>
                  <w:marRight w:val="0"/>
                  <w:marTop w:val="0"/>
                  <w:marBottom w:val="0"/>
                  <w:divBdr>
                    <w:top w:val="none" w:sz="0" w:space="0" w:color="auto"/>
                    <w:left w:val="none" w:sz="0" w:space="0" w:color="auto"/>
                    <w:bottom w:val="none" w:sz="0" w:space="0" w:color="auto"/>
                    <w:right w:val="none" w:sz="0" w:space="0" w:color="auto"/>
                  </w:divBdr>
                </w:div>
                <w:div w:id="151720515">
                  <w:marLeft w:val="0"/>
                  <w:marRight w:val="0"/>
                  <w:marTop w:val="0"/>
                  <w:marBottom w:val="0"/>
                  <w:divBdr>
                    <w:top w:val="none" w:sz="0" w:space="0" w:color="auto"/>
                    <w:left w:val="none" w:sz="0" w:space="0" w:color="auto"/>
                    <w:bottom w:val="none" w:sz="0" w:space="0" w:color="auto"/>
                    <w:right w:val="none" w:sz="0" w:space="0" w:color="auto"/>
                  </w:divBdr>
                </w:div>
                <w:div w:id="153111479">
                  <w:marLeft w:val="0"/>
                  <w:marRight w:val="0"/>
                  <w:marTop w:val="0"/>
                  <w:marBottom w:val="0"/>
                  <w:divBdr>
                    <w:top w:val="none" w:sz="0" w:space="0" w:color="auto"/>
                    <w:left w:val="none" w:sz="0" w:space="0" w:color="auto"/>
                    <w:bottom w:val="none" w:sz="0" w:space="0" w:color="auto"/>
                    <w:right w:val="none" w:sz="0" w:space="0" w:color="auto"/>
                  </w:divBdr>
                </w:div>
                <w:div w:id="157232072">
                  <w:marLeft w:val="0"/>
                  <w:marRight w:val="0"/>
                  <w:marTop w:val="0"/>
                  <w:marBottom w:val="0"/>
                  <w:divBdr>
                    <w:top w:val="none" w:sz="0" w:space="0" w:color="auto"/>
                    <w:left w:val="none" w:sz="0" w:space="0" w:color="auto"/>
                    <w:bottom w:val="none" w:sz="0" w:space="0" w:color="auto"/>
                    <w:right w:val="none" w:sz="0" w:space="0" w:color="auto"/>
                  </w:divBdr>
                </w:div>
                <w:div w:id="159152313">
                  <w:marLeft w:val="0"/>
                  <w:marRight w:val="0"/>
                  <w:marTop w:val="0"/>
                  <w:marBottom w:val="0"/>
                  <w:divBdr>
                    <w:top w:val="none" w:sz="0" w:space="0" w:color="auto"/>
                    <w:left w:val="none" w:sz="0" w:space="0" w:color="auto"/>
                    <w:bottom w:val="none" w:sz="0" w:space="0" w:color="auto"/>
                    <w:right w:val="none" w:sz="0" w:space="0" w:color="auto"/>
                  </w:divBdr>
                </w:div>
                <w:div w:id="160506920">
                  <w:marLeft w:val="0"/>
                  <w:marRight w:val="0"/>
                  <w:marTop w:val="0"/>
                  <w:marBottom w:val="0"/>
                  <w:divBdr>
                    <w:top w:val="none" w:sz="0" w:space="0" w:color="auto"/>
                    <w:left w:val="none" w:sz="0" w:space="0" w:color="auto"/>
                    <w:bottom w:val="none" w:sz="0" w:space="0" w:color="auto"/>
                    <w:right w:val="none" w:sz="0" w:space="0" w:color="auto"/>
                  </w:divBdr>
                </w:div>
                <w:div w:id="160585803">
                  <w:marLeft w:val="0"/>
                  <w:marRight w:val="0"/>
                  <w:marTop w:val="0"/>
                  <w:marBottom w:val="0"/>
                  <w:divBdr>
                    <w:top w:val="none" w:sz="0" w:space="0" w:color="auto"/>
                    <w:left w:val="none" w:sz="0" w:space="0" w:color="auto"/>
                    <w:bottom w:val="none" w:sz="0" w:space="0" w:color="auto"/>
                    <w:right w:val="none" w:sz="0" w:space="0" w:color="auto"/>
                  </w:divBdr>
                </w:div>
                <w:div w:id="160658044">
                  <w:marLeft w:val="0"/>
                  <w:marRight w:val="0"/>
                  <w:marTop w:val="0"/>
                  <w:marBottom w:val="0"/>
                  <w:divBdr>
                    <w:top w:val="none" w:sz="0" w:space="0" w:color="auto"/>
                    <w:left w:val="none" w:sz="0" w:space="0" w:color="auto"/>
                    <w:bottom w:val="none" w:sz="0" w:space="0" w:color="auto"/>
                    <w:right w:val="none" w:sz="0" w:space="0" w:color="auto"/>
                  </w:divBdr>
                </w:div>
                <w:div w:id="163864686">
                  <w:marLeft w:val="0"/>
                  <w:marRight w:val="0"/>
                  <w:marTop w:val="0"/>
                  <w:marBottom w:val="0"/>
                  <w:divBdr>
                    <w:top w:val="none" w:sz="0" w:space="0" w:color="auto"/>
                    <w:left w:val="none" w:sz="0" w:space="0" w:color="auto"/>
                    <w:bottom w:val="none" w:sz="0" w:space="0" w:color="auto"/>
                    <w:right w:val="none" w:sz="0" w:space="0" w:color="auto"/>
                  </w:divBdr>
                </w:div>
                <w:div w:id="166294381">
                  <w:marLeft w:val="0"/>
                  <w:marRight w:val="0"/>
                  <w:marTop w:val="0"/>
                  <w:marBottom w:val="0"/>
                  <w:divBdr>
                    <w:top w:val="none" w:sz="0" w:space="0" w:color="auto"/>
                    <w:left w:val="none" w:sz="0" w:space="0" w:color="auto"/>
                    <w:bottom w:val="none" w:sz="0" w:space="0" w:color="auto"/>
                    <w:right w:val="none" w:sz="0" w:space="0" w:color="auto"/>
                  </w:divBdr>
                </w:div>
                <w:div w:id="167256544">
                  <w:marLeft w:val="0"/>
                  <w:marRight w:val="0"/>
                  <w:marTop w:val="0"/>
                  <w:marBottom w:val="0"/>
                  <w:divBdr>
                    <w:top w:val="none" w:sz="0" w:space="0" w:color="auto"/>
                    <w:left w:val="none" w:sz="0" w:space="0" w:color="auto"/>
                    <w:bottom w:val="none" w:sz="0" w:space="0" w:color="auto"/>
                    <w:right w:val="none" w:sz="0" w:space="0" w:color="auto"/>
                  </w:divBdr>
                </w:div>
                <w:div w:id="167330518">
                  <w:marLeft w:val="0"/>
                  <w:marRight w:val="0"/>
                  <w:marTop w:val="0"/>
                  <w:marBottom w:val="0"/>
                  <w:divBdr>
                    <w:top w:val="none" w:sz="0" w:space="0" w:color="auto"/>
                    <w:left w:val="none" w:sz="0" w:space="0" w:color="auto"/>
                    <w:bottom w:val="none" w:sz="0" w:space="0" w:color="auto"/>
                    <w:right w:val="none" w:sz="0" w:space="0" w:color="auto"/>
                  </w:divBdr>
                </w:div>
                <w:div w:id="169491866">
                  <w:marLeft w:val="0"/>
                  <w:marRight w:val="0"/>
                  <w:marTop w:val="0"/>
                  <w:marBottom w:val="0"/>
                  <w:divBdr>
                    <w:top w:val="none" w:sz="0" w:space="0" w:color="auto"/>
                    <w:left w:val="none" w:sz="0" w:space="0" w:color="auto"/>
                    <w:bottom w:val="none" w:sz="0" w:space="0" w:color="auto"/>
                    <w:right w:val="none" w:sz="0" w:space="0" w:color="auto"/>
                  </w:divBdr>
                </w:div>
                <w:div w:id="170265498">
                  <w:marLeft w:val="0"/>
                  <w:marRight w:val="0"/>
                  <w:marTop w:val="0"/>
                  <w:marBottom w:val="0"/>
                  <w:divBdr>
                    <w:top w:val="none" w:sz="0" w:space="0" w:color="auto"/>
                    <w:left w:val="none" w:sz="0" w:space="0" w:color="auto"/>
                    <w:bottom w:val="none" w:sz="0" w:space="0" w:color="auto"/>
                    <w:right w:val="none" w:sz="0" w:space="0" w:color="auto"/>
                  </w:divBdr>
                </w:div>
                <w:div w:id="171381423">
                  <w:marLeft w:val="0"/>
                  <w:marRight w:val="0"/>
                  <w:marTop w:val="0"/>
                  <w:marBottom w:val="0"/>
                  <w:divBdr>
                    <w:top w:val="none" w:sz="0" w:space="0" w:color="auto"/>
                    <w:left w:val="none" w:sz="0" w:space="0" w:color="auto"/>
                    <w:bottom w:val="none" w:sz="0" w:space="0" w:color="auto"/>
                    <w:right w:val="none" w:sz="0" w:space="0" w:color="auto"/>
                  </w:divBdr>
                </w:div>
                <w:div w:id="174072726">
                  <w:marLeft w:val="0"/>
                  <w:marRight w:val="0"/>
                  <w:marTop w:val="0"/>
                  <w:marBottom w:val="0"/>
                  <w:divBdr>
                    <w:top w:val="none" w:sz="0" w:space="0" w:color="auto"/>
                    <w:left w:val="none" w:sz="0" w:space="0" w:color="auto"/>
                    <w:bottom w:val="none" w:sz="0" w:space="0" w:color="auto"/>
                    <w:right w:val="none" w:sz="0" w:space="0" w:color="auto"/>
                  </w:divBdr>
                </w:div>
                <w:div w:id="175391870">
                  <w:marLeft w:val="0"/>
                  <w:marRight w:val="0"/>
                  <w:marTop w:val="0"/>
                  <w:marBottom w:val="0"/>
                  <w:divBdr>
                    <w:top w:val="none" w:sz="0" w:space="0" w:color="auto"/>
                    <w:left w:val="none" w:sz="0" w:space="0" w:color="auto"/>
                    <w:bottom w:val="none" w:sz="0" w:space="0" w:color="auto"/>
                    <w:right w:val="none" w:sz="0" w:space="0" w:color="auto"/>
                  </w:divBdr>
                </w:div>
                <w:div w:id="181826833">
                  <w:marLeft w:val="0"/>
                  <w:marRight w:val="0"/>
                  <w:marTop w:val="0"/>
                  <w:marBottom w:val="0"/>
                  <w:divBdr>
                    <w:top w:val="none" w:sz="0" w:space="0" w:color="auto"/>
                    <w:left w:val="none" w:sz="0" w:space="0" w:color="auto"/>
                    <w:bottom w:val="none" w:sz="0" w:space="0" w:color="auto"/>
                    <w:right w:val="none" w:sz="0" w:space="0" w:color="auto"/>
                  </w:divBdr>
                </w:div>
                <w:div w:id="183136781">
                  <w:marLeft w:val="0"/>
                  <w:marRight w:val="0"/>
                  <w:marTop w:val="0"/>
                  <w:marBottom w:val="0"/>
                  <w:divBdr>
                    <w:top w:val="none" w:sz="0" w:space="0" w:color="auto"/>
                    <w:left w:val="none" w:sz="0" w:space="0" w:color="auto"/>
                    <w:bottom w:val="none" w:sz="0" w:space="0" w:color="auto"/>
                    <w:right w:val="none" w:sz="0" w:space="0" w:color="auto"/>
                  </w:divBdr>
                </w:div>
                <w:div w:id="185674187">
                  <w:marLeft w:val="0"/>
                  <w:marRight w:val="0"/>
                  <w:marTop w:val="0"/>
                  <w:marBottom w:val="0"/>
                  <w:divBdr>
                    <w:top w:val="none" w:sz="0" w:space="0" w:color="auto"/>
                    <w:left w:val="none" w:sz="0" w:space="0" w:color="auto"/>
                    <w:bottom w:val="none" w:sz="0" w:space="0" w:color="auto"/>
                    <w:right w:val="none" w:sz="0" w:space="0" w:color="auto"/>
                  </w:divBdr>
                </w:div>
                <w:div w:id="188566007">
                  <w:marLeft w:val="0"/>
                  <w:marRight w:val="0"/>
                  <w:marTop w:val="0"/>
                  <w:marBottom w:val="0"/>
                  <w:divBdr>
                    <w:top w:val="none" w:sz="0" w:space="0" w:color="auto"/>
                    <w:left w:val="none" w:sz="0" w:space="0" w:color="auto"/>
                    <w:bottom w:val="none" w:sz="0" w:space="0" w:color="auto"/>
                    <w:right w:val="none" w:sz="0" w:space="0" w:color="auto"/>
                  </w:divBdr>
                </w:div>
                <w:div w:id="191772255">
                  <w:marLeft w:val="0"/>
                  <w:marRight w:val="0"/>
                  <w:marTop w:val="0"/>
                  <w:marBottom w:val="0"/>
                  <w:divBdr>
                    <w:top w:val="none" w:sz="0" w:space="0" w:color="auto"/>
                    <w:left w:val="none" w:sz="0" w:space="0" w:color="auto"/>
                    <w:bottom w:val="none" w:sz="0" w:space="0" w:color="auto"/>
                    <w:right w:val="none" w:sz="0" w:space="0" w:color="auto"/>
                  </w:divBdr>
                </w:div>
                <w:div w:id="192808938">
                  <w:marLeft w:val="0"/>
                  <w:marRight w:val="0"/>
                  <w:marTop w:val="0"/>
                  <w:marBottom w:val="0"/>
                  <w:divBdr>
                    <w:top w:val="none" w:sz="0" w:space="0" w:color="auto"/>
                    <w:left w:val="none" w:sz="0" w:space="0" w:color="auto"/>
                    <w:bottom w:val="none" w:sz="0" w:space="0" w:color="auto"/>
                    <w:right w:val="none" w:sz="0" w:space="0" w:color="auto"/>
                  </w:divBdr>
                </w:div>
                <w:div w:id="195317490">
                  <w:marLeft w:val="0"/>
                  <w:marRight w:val="0"/>
                  <w:marTop w:val="0"/>
                  <w:marBottom w:val="0"/>
                  <w:divBdr>
                    <w:top w:val="none" w:sz="0" w:space="0" w:color="auto"/>
                    <w:left w:val="none" w:sz="0" w:space="0" w:color="auto"/>
                    <w:bottom w:val="none" w:sz="0" w:space="0" w:color="auto"/>
                    <w:right w:val="none" w:sz="0" w:space="0" w:color="auto"/>
                  </w:divBdr>
                </w:div>
                <w:div w:id="195431453">
                  <w:marLeft w:val="0"/>
                  <w:marRight w:val="0"/>
                  <w:marTop w:val="0"/>
                  <w:marBottom w:val="0"/>
                  <w:divBdr>
                    <w:top w:val="none" w:sz="0" w:space="0" w:color="auto"/>
                    <w:left w:val="none" w:sz="0" w:space="0" w:color="auto"/>
                    <w:bottom w:val="none" w:sz="0" w:space="0" w:color="auto"/>
                    <w:right w:val="none" w:sz="0" w:space="0" w:color="auto"/>
                  </w:divBdr>
                </w:div>
                <w:div w:id="195974122">
                  <w:marLeft w:val="0"/>
                  <w:marRight w:val="0"/>
                  <w:marTop w:val="0"/>
                  <w:marBottom w:val="0"/>
                  <w:divBdr>
                    <w:top w:val="none" w:sz="0" w:space="0" w:color="auto"/>
                    <w:left w:val="none" w:sz="0" w:space="0" w:color="auto"/>
                    <w:bottom w:val="none" w:sz="0" w:space="0" w:color="auto"/>
                    <w:right w:val="none" w:sz="0" w:space="0" w:color="auto"/>
                  </w:divBdr>
                </w:div>
                <w:div w:id="197744073">
                  <w:marLeft w:val="0"/>
                  <w:marRight w:val="0"/>
                  <w:marTop w:val="0"/>
                  <w:marBottom w:val="0"/>
                  <w:divBdr>
                    <w:top w:val="none" w:sz="0" w:space="0" w:color="auto"/>
                    <w:left w:val="none" w:sz="0" w:space="0" w:color="auto"/>
                    <w:bottom w:val="none" w:sz="0" w:space="0" w:color="auto"/>
                    <w:right w:val="none" w:sz="0" w:space="0" w:color="auto"/>
                  </w:divBdr>
                </w:div>
                <w:div w:id="200676302">
                  <w:marLeft w:val="0"/>
                  <w:marRight w:val="0"/>
                  <w:marTop w:val="0"/>
                  <w:marBottom w:val="0"/>
                  <w:divBdr>
                    <w:top w:val="none" w:sz="0" w:space="0" w:color="auto"/>
                    <w:left w:val="none" w:sz="0" w:space="0" w:color="auto"/>
                    <w:bottom w:val="none" w:sz="0" w:space="0" w:color="auto"/>
                    <w:right w:val="none" w:sz="0" w:space="0" w:color="auto"/>
                  </w:divBdr>
                </w:div>
                <w:div w:id="202788713">
                  <w:marLeft w:val="0"/>
                  <w:marRight w:val="0"/>
                  <w:marTop w:val="0"/>
                  <w:marBottom w:val="0"/>
                  <w:divBdr>
                    <w:top w:val="none" w:sz="0" w:space="0" w:color="auto"/>
                    <w:left w:val="none" w:sz="0" w:space="0" w:color="auto"/>
                    <w:bottom w:val="none" w:sz="0" w:space="0" w:color="auto"/>
                    <w:right w:val="none" w:sz="0" w:space="0" w:color="auto"/>
                  </w:divBdr>
                </w:div>
                <w:div w:id="204023106">
                  <w:marLeft w:val="0"/>
                  <w:marRight w:val="0"/>
                  <w:marTop w:val="0"/>
                  <w:marBottom w:val="0"/>
                  <w:divBdr>
                    <w:top w:val="none" w:sz="0" w:space="0" w:color="auto"/>
                    <w:left w:val="none" w:sz="0" w:space="0" w:color="auto"/>
                    <w:bottom w:val="none" w:sz="0" w:space="0" w:color="auto"/>
                    <w:right w:val="none" w:sz="0" w:space="0" w:color="auto"/>
                  </w:divBdr>
                </w:div>
                <w:div w:id="209848061">
                  <w:marLeft w:val="0"/>
                  <w:marRight w:val="0"/>
                  <w:marTop w:val="0"/>
                  <w:marBottom w:val="0"/>
                  <w:divBdr>
                    <w:top w:val="none" w:sz="0" w:space="0" w:color="auto"/>
                    <w:left w:val="none" w:sz="0" w:space="0" w:color="auto"/>
                    <w:bottom w:val="none" w:sz="0" w:space="0" w:color="auto"/>
                    <w:right w:val="none" w:sz="0" w:space="0" w:color="auto"/>
                  </w:divBdr>
                </w:div>
                <w:div w:id="210187740">
                  <w:marLeft w:val="0"/>
                  <w:marRight w:val="0"/>
                  <w:marTop w:val="0"/>
                  <w:marBottom w:val="0"/>
                  <w:divBdr>
                    <w:top w:val="none" w:sz="0" w:space="0" w:color="auto"/>
                    <w:left w:val="none" w:sz="0" w:space="0" w:color="auto"/>
                    <w:bottom w:val="none" w:sz="0" w:space="0" w:color="auto"/>
                    <w:right w:val="none" w:sz="0" w:space="0" w:color="auto"/>
                  </w:divBdr>
                </w:div>
                <w:div w:id="211499564">
                  <w:marLeft w:val="0"/>
                  <w:marRight w:val="0"/>
                  <w:marTop w:val="0"/>
                  <w:marBottom w:val="0"/>
                  <w:divBdr>
                    <w:top w:val="none" w:sz="0" w:space="0" w:color="auto"/>
                    <w:left w:val="none" w:sz="0" w:space="0" w:color="auto"/>
                    <w:bottom w:val="none" w:sz="0" w:space="0" w:color="auto"/>
                    <w:right w:val="none" w:sz="0" w:space="0" w:color="auto"/>
                  </w:divBdr>
                </w:div>
                <w:div w:id="211768574">
                  <w:marLeft w:val="0"/>
                  <w:marRight w:val="0"/>
                  <w:marTop w:val="0"/>
                  <w:marBottom w:val="0"/>
                  <w:divBdr>
                    <w:top w:val="none" w:sz="0" w:space="0" w:color="auto"/>
                    <w:left w:val="none" w:sz="0" w:space="0" w:color="auto"/>
                    <w:bottom w:val="none" w:sz="0" w:space="0" w:color="auto"/>
                    <w:right w:val="none" w:sz="0" w:space="0" w:color="auto"/>
                  </w:divBdr>
                </w:div>
                <w:div w:id="213349759">
                  <w:marLeft w:val="0"/>
                  <w:marRight w:val="0"/>
                  <w:marTop w:val="0"/>
                  <w:marBottom w:val="0"/>
                  <w:divBdr>
                    <w:top w:val="none" w:sz="0" w:space="0" w:color="auto"/>
                    <w:left w:val="none" w:sz="0" w:space="0" w:color="auto"/>
                    <w:bottom w:val="none" w:sz="0" w:space="0" w:color="auto"/>
                    <w:right w:val="none" w:sz="0" w:space="0" w:color="auto"/>
                  </w:divBdr>
                </w:div>
                <w:div w:id="214239221">
                  <w:marLeft w:val="0"/>
                  <w:marRight w:val="0"/>
                  <w:marTop w:val="0"/>
                  <w:marBottom w:val="0"/>
                  <w:divBdr>
                    <w:top w:val="none" w:sz="0" w:space="0" w:color="auto"/>
                    <w:left w:val="none" w:sz="0" w:space="0" w:color="auto"/>
                    <w:bottom w:val="none" w:sz="0" w:space="0" w:color="auto"/>
                    <w:right w:val="none" w:sz="0" w:space="0" w:color="auto"/>
                  </w:divBdr>
                </w:div>
                <w:div w:id="215969442">
                  <w:marLeft w:val="0"/>
                  <w:marRight w:val="0"/>
                  <w:marTop w:val="0"/>
                  <w:marBottom w:val="0"/>
                  <w:divBdr>
                    <w:top w:val="none" w:sz="0" w:space="0" w:color="auto"/>
                    <w:left w:val="none" w:sz="0" w:space="0" w:color="auto"/>
                    <w:bottom w:val="none" w:sz="0" w:space="0" w:color="auto"/>
                    <w:right w:val="none" w:sz="0" w:space="0" w:color="auto"/>
                  </w:divBdr>
                </w:div>
                <w:div w:id="216207566">
                  <w:marLeft w:val="0"/>
                  <w:marRight w:val="0"/>
                  <w:marTop w:val="0"/>
                  <w:marBottom w:val="0"/>
                  <w:divBdr>
                    <w:top w:val="none" w:sz="0" w:space="0" w:color="auto"/>
                    <w:left w:val="none" w:sz="0" w:space="0" w:color="auto"/>
                    <w:bottom w:val="none" w:sz="0" w:space="0" w:color="auto"/>
                    <w:right w:val="none" w:sz="0" w:space="0" w:color="auto"/>
                  </w:divBdr>
                </w:div>
                <w:div w:id="217475978">
                  <w:marLeft w:val="0"/>
                  <w:marRight w:val="0"/>
                  <w:marTop w:val="0"/>
                  <w:marBottom w:val="0"/>
                  <w:divBdr>
                    <w:top w:val="none" w:sz="0" w:space="0" w:color="auto"/>
                    <w:left w:val="none" w:sz="0" w:space="0" w:color="auto"/>
                    <w:bottom w:val="none" w:sz="0" w:space="0" w:color="auto"/>
                    <w:right w:val="none" w:sz="0" w:space="0" w:color="auto"/>
                  </w:divBdr>
                </w:div>
                <w:div w:id="218057712">
                  <w:marLeft w:val="0"/>
                  <w:marRight w:val="0"/>
                  <w:marTop w:val="0"/>
                  <w:marBottom w:val="0"/>
                  <w:divBdr>
                    <w:top w:val="none" w:sz="0" w:space="0" w:color="auto"/>
                    <w:left w:val="none" w:sz="0" w:space="0" w:color="auto"/>
                    <w:bottom w:val="none" w:sz="0" w:space="0" w:color="auto"/>
                    <w:right w:val="none" w:sz="0" w:space="0" w:color="auto"/>
                  </w:divBdr>
                </w:div>
                <w:div w:id="220335220">
                  <w:marLeft w:val="0"/>
                  <w:marRight w:val="0"/>
                  <w:marTop w:val="0"/>
                  <w:marBottom w:val="0"/>
                  <w:divBdr>
                    <w:top w:val="none" w:sz="0" w:space="0" w:color="auto"/>
                    <w:left w:val="none" w:sz="0" w:space="0" w:color="auto"/>
                    <w:bottom w:val="none" w:sz="0" w:space="0" w:color="auto"/>
                    <w:right w:val="none" w:sz="0" w:space="0" w:color="auto"/>
                  </w:divBdr>
                </w:div>
                <w:div w:id="220556646">
                  <w:marLeft w:val="0"/>
                  <w:marRight w:val="0"/>
                  <w:marTop w:val="0"/>
                  <w:marBottom w:val="0"/>
                  <w:divBdr>
                    <w:top w:val="none" w:sz="0" w:space="0" w:color="auto"/>
                    <w:left w:val="none" w:sz="0" w:space="0" w:color="auto"/>
                    <w:bottom w:val="none" w:sz="0" w:space="0" w:color="auto"/>
                    <w:right w:val="none" w:sz="0" w:space="0" w:color="auto"/>
                  </w:divBdr>
                </w:div>
                <w:div w:id="221716970">
                  <w:marLeft w:val="0"/>
                  <w:marRight w:val="0"/>
                  <w:marTop w:val="0"/>
                  <w:marBottom w:val="0"/>
                  <w:divBdr>
                    <w:top w:val="none" w:sz="0" w:space="0" w:color="auto"/>
                    <w:left w:val="none" w:sz="0" w:space="0" w:color="auto"/>
                    <w:bottom w:val="none" w:sz="0" w:space="0" w:color="auto"/>
                    <w:right w:val="none" w:sz="0" w:space="0" w:color="auto"/>
                  </w:divBdr>
                </w:div>
                <w:div w:id="221988227">
                  <w:marLeft w:val="0"/>
                  <w:marRight w:val="0"/>
                  <w:marTop w:val="0"/>
                  <w:marBottom w:val="0"/>
                  <w:divBdr>
                    <w:top w:val="none" w:sz="0" w:space="0" w:color="auto"/>
                    <w:left w:val="none" w:sz="0" w:space="0" w:color="auto"/>
                    <w:bottom w:val="none" w:sz="0" w:space="0" w:color="auto"/>
                    <w:right w:val="none" w:sz="0" w:space="0" w:color="auto"/>
                  </w:divBdr>
                </w:div>
                <w:div w:id="222567432">
                  <w:marLeft w:val="0"/>
                  <w:marRight w:val="0"/>
                  <w:marTop w:val="0"/>
                  <w:marBottom w:val="0"/>
                  <w:divBdr>
                    <w:top w:val="none" w:sz="0" w:space="0" w:color="auto"/>
                    <w:left w:val="none" w:sz="0" w:space="0" w:color="auto"/>
                    <w:bottom w:val="none" w:sz="0" w:space="0" w:color="auto"/>
                    <w:right w:val="none" w:sz="0" w:space="0" w:color="auto"/>
                  </w:divBdr>
                </w:div>
                <w:div w:id="224412069">
                  <w:marLeft w:val="0"/>
                  <w:marRight w:val="0"/>
                  <w:marTop w:val="0"/>
                  <w:marBottom w:val="0"/>
                  <w:divBdr>
                    <w:top w:val="none" w:sz="0" w:space="0" w:color="auto"/>
                    <w:left w:val="none" w:sz="0" w:space="0" w:color="auto"/>
                    <w:bottom w:val="none" w:sz="0" w:space="0" w:color="auto"/>
                    <w:right w:val="none" w:sz="0" w:space="0" w:color="auto"/>
                  </w:divBdr>
                </w:div>
                <w:div w:id="228418852">
                  <w:marLeft w:val="0"/>
                  <w:marRight w:val="0"/>
                  <w:marTop w:val="0"/>
                  <w:marBottom w:val="0"/>
                  <w:divBdr>
                    <w:top w:val="none" w:sz="0" w:space="0" w:color="auto"/>
                    <w:left w:val="none" w:sz="0" w:space="0" w:color="auto"/>
                    <w:bottom w:val="none" w:sz="0" w:space="0" w:color="auto"/>
                    <w:right w:val="none" w:sz="0" w:space="0" w:color="auto"/>
                  </w:divBdr>
                </w:div>
                <w:div w:id="231621140">
                  <w:marLeft w:val="0"/>
                  <w:marRight w:val="0"/>
                  <w:marTop w:val="0"/>
                  <w:marBottom w:val="0"/>
                  <w:divBdr>
                    <w:top w:val="none" w:sz="0" w:space="0" w:color="auto"/>
                    <w:left w:val="none" w:sz="0" w:space="0" w:color="auto"/>
                    <w:bottom w:val="none" w:sz="0" w:space="0" w:color="auto"/>
                    <w:right w:val="none" w:sz="0" w:space="0" w:color="auto"/>
                  </w:divBdr>
                </w:div>
                <w:div w:id="233513487">
                  <w:marLeft w:val="0"/>
                  <w:marRight w:val="0"/>
                  <w:marTop w:val="0"/>
                  <w:marBottom w:val="0"/>
                  <w:divBdr>
                    <w:top w:val="none" w:sz="0" w:space="0" w:color="auto"/>
                    <w:left w:val="none" w:sz="0" w:space="0" w:color="auto"/>
                    <w:bottom w:val="none" w:sz="0" w:space="0" w:color="auto"/>
                    <w:right w:val="none" w:sz="0" w:space="0" w:color="auto"/>
                  </w:divBdr>
                </w:div>
                <w:div w:id="233665652">
                  <w:marLeft w:val="0"/>
                  <w:marRight w:val="0"/>
                  <w:marTop w:val="0"/>
                  <w:marBottom w:val="0"/>
                  <w:divBdr>
                    <w:top w:val="none" w:sz="0" w:space="0" w:color="auto"/>
                    <w:left w:val="none" w:sz="0" w:space="0" w:color="auto"/>
                    <w:bottom w:val="none" w:sz="0" w:space="0" w:color="auto"/>
                    <w:right w:val="none" w:sz="0" w:space="0" w:color="auto"/>
                  </w:divBdr>
                </w:div>
                <w:div w:id="234317913">
                  <w:marLeft w:val="0"/>
                  <w:marRight w:val="0"/>
                  <w:marTop w:val="0"/>
                  <w:marBottom w:val="0"/>
                  <w:divBdr>
                    <w:top w:val="none" w:sz="0" w:space="0" w:color="auto"/>
                    <w:left w:val="none" w:sz="0" w:space="0" w:color="auto"/>
                    <w:bottom w:val="none" w:sz="0" w:space="0" w:color="auto"/>
                    <w:right w:val="none" w:sz="0" w:space="0" w:color="auto"/>
                  </w:divBdr>
                </w:div>
                <w:div w:id="234629642">
                  <w:marLeft w:val="0"/>
                  <w:marRight w:val="0"/>
                  <w:marTop w:val="0"/>
                  <w:marBottom w:val="0"/>
                  <w:divBdr>
                    <w:top w:val="none" w:sz="0" w:space="0" w:color="auto"/>
                    <w:left w:val="none" w:sz="0" w:space="0" w:color="auto"/>
                    <w:bottom w:val="none" w:sz="0" w:space="0" w:color="auto"/>
                    <w:right w:val="none" w:sz="0" w:space="0" w:color="auto"/>
                  </w:divBdr>
                </w:div>
                <w:div w:id="235214961">
                  <w:marLeft w:val="0"/>
                  <w:marRight w:val="0"/>
                  <w:marTop w:val="0"/>
                  <w:marBottom w:val="0"/>
                  <w:divBdr>
                    <w:top w:val="none" w:sz="0" w:space="0" w:color="auto"/>
                    <w:left w:val="none" w:sz="0" w:space="0" w:color="auto"/>
                    <w:bottom w:val="none" w:sz="0" w:space="0" w:color="auto"/>
                    <w:right w:val="none" w:sz="0" w:space="0" w:color="auto"/>
                  </w:divBdr>
                </w:div>
                <w:div w:id="240992013">
                  <w:marLeft w:val="0"/>
                  <w:marRight w:val="0"/>
                  <w:marTop w:val="0"/>
                  <w:marBottom w:val="0"/>
                  <w:divBdr>
                    <w:top w:val="none" w:sz="0" w:space="0" w:color="auto"/>
                    <w:left w:val="none" w:sz="0" w:space="0" w:color="auto"/>
                    <w:bottom w:val="none" w:sz="0" w:space="0" w:color="auto"/>
                    <w:right w:val="none" w:sz="0" w:space="0" w:color="auto"/>
                  </w:divBdr>
                </w:div>
                <w:div w:id="241766904">
                  <w:marLeft w:val="0"/>
                  <w:marRight w:val="0"/>
                  <w:marTop w:val="0"/>
                  <w:marBottom w:val="0"/>
                  <w:divBdr>
                    <w:top w:val="none" w:sz="0" w:space="0" w:color="auto"/>
                    <w:left w:val="none" w:sz="0" w:space="0" w:color="auto"/>
                    <w:bottom w:val="none" w:sz="0" w:space="0" w:color="auto"/>
                    <w:right w:val="none" w:sz="0" w:space="0" w:color="auto"/>
                  </w:divBdr>
                </w:div>
                <w:div w:id="243222663">
                  <w:marLeft w:val="0"/>
                  <w:marRight w:val="0"/>
                  <w:marTop w:val="0"/>
                  <w:marBottom w:val="0"/>
                  <w:divBdr>
                    <w:top w:val="none" w:sz="0" w:space="0" w:color="auto"/>
                    <w:left w:val="none" w:sz="0" w:space="0" w:color="auto"/>
                    <w:bottom w:val="none" w:sz="0" w:space="0" w:color="auto"/>
                    <w:right w:val="none" w:sz="0" w:space="0" w:color="auto"/>
                  </w:divBdr>
                </w:div>
                <w:div w:id="244649603">
                  <w:marLeft w:val="0"/>
                  <w:marRight w:val="0"/>
                  <w:marTop w:val="0"/>
                  <w:marBottom w:val="0"/>
                  <w:divBdr>
                    <w:top w:val="none" w:sz="0" w:space="0" w:color="auto"/>
                    <w:left w:val="none" w:sz="0" w:space="0" w:color="auto"/>
                    <w:bottom w:val="none" w:sz="0" w:space="0" w:color="auto"/>
                    <w:right w:val="none" w:sz="0" w:space="0" w:color="auto"/>
                  </w:divBdr>
                </w:div>
                <w:div w:id="246966308">
                  <w:marLeft w:val="0"/>
                  <w:marRight w:val="0"/>
                  <w:marTop w:val="0"/>
                  <w:marBottom w:val="0"/>
                  <w:divBdr>
                    <w:top w:val="none" w:sz="0" w:space="0" w:color="auto"/>
                    <w:left w:val="none" w:sz="0" w:space="0" w:color="auto"/>
                    <w:bottom w:val="none" w:sz="0" w:space="0" w:color="auto"/>
                    <w:right w:val="none" w:sz="0" w:space="0" w:color="auto"/>
                  </w:divBdr>
                </w:div>
                <w:div w:id="247930214">
                  <w:marLeft w:val="0"/>
                  <w:marRight w:val="0"/>
                  <w:marTop w:val="0"/>
                  <w:marBottom w:val="0"/>
                  <w:divBdr>
                    <w:top w:val="none" w:sz="0" w:space="0" w:color="auto"/>
                    <w:left w:val="none" w:sz="0" w:space="0" w:color="auto"/>
                    <w:bottom w:val="none" w:sz="0" w:space="0" w:color="auto"/>
                    <w:right w:val="none" w:sz="0" w:space="0" w:color="auto"/>
                  </w:divBdr>
                </w:div>
                <w:div w:id="251428777">
                  <w:marLeft w:val="0"/>
                  <w:marRight w:val="0"/>
                  <w:marTop w:val="0"/>
                  <w:marBottom w:val="0"/>
                  <w:divBdr>
                    <w:top w:val="none" w:sz="0" w:space="0" w:color="auto"/>
                    <w:left w:val="none" w:sz="0" w:space="0" w:color="auto"/>
                    <w:bottom w:val="none" w:sz="0" w:space="0" w:color="auto"/>
                    <w:right w:val="none" w:sz="0" w:space="0" w:color="auto"/>
                  </w:divBdr>
                </w:div>
                <w:div w:id="254025079">
                  <w:marLeft w:val="0"/>
                  <w:marRight w:val="0"/>
                  <w:marTop w:val="0"/>
                  <w:marBottom w:val="0"/>
                  <w:divBdr>
                    <w:top w:val="none" w:sz="0" w:space="0" w:color="auto"/>
                    <w:left w:val="none" w:sz="0" w:space="0" w:color="auto"/>
                    <w:bottom w:val="none" w:sz="0" w:space="0" w:color="auto"/>
                    <w:right w:val="none" w:sz="0" w:space="0" w:color="auto"/>
                  </w:divBdr>
                </w:div>
                <w:div w:id="256602726">
                  <w:marLeft w:val="0"/>
                  <w:marRight w:val="0"/>
                  <w:marTop w:val="0"/>
                  <w:marBottom w:val="0"/>
                  <w:divBdr>
                    <w:top w:val="none" w:sz="0" w:space="0" w:color="auto"/>
                    <w:left w:val="none" w:sz="0" w:space="0" w:color="auto"/>
                    <w:bottom w:val="none" w:sz="0" w:space="0" w:color="auto"/>
                    <w:right w:val="none" w:sz="0" w:space="0" w:color="auto"/>
                  </w:divBdr>
                </w:div>
                <w:div w:id="259876364">
                  <w:marLeft w:val="0"/>
                  <w:marRight w:val="0"/>
                  <w:marTop w:val="0"/>
                  <w:marBottom w:val="0"/>
                  <w:divBdr>
                    <w:top w:val="none" w:sz="0" w:space="0" w:color="auto"/>
                    <w:left w:val="none" w:sz="0" w:space="0" w:color="auto"/>
                    <w:bottom w:val="none" w:sz="0" w:space="0" w:color="auto"/>
                    <w:right w:val="none" w:sz="0" w:space="0" w:color="auto"/>
                  </w:divBdr>
                </w:div>
                <w:div w:id="261881870">
                  <w:marLeft w:val="0"/>
                  <w:marRight w:val="0"/>
                  <w:marTop w:val="0"/>
                  <w:marBottom w:val="0"/>
                  <w:divBdr>
                    <w:top w:val="none" w:sz="0" w:space="0" w:color="auto"/>
                    <w:left w:val="none" w:sz="0" w:space="0" w:color="auto"/>
                    <w:bottom w:val="none" w:sz="0" w:space="0" w:color="auto"/>
                    <w:right w:val="none" w:sz="0" w:space="0" w:color="auto"/>
                  </w:divBdr>
                </w:div>
                <w:div w:id="262148776">
                  <w:marLeft w:val="0"/>
                  <w:marRight w:val="0"/>
                  <w:marTop w:val="0"/>
                  <w:marBottom w:val="0"/>
                  <w:divBdr>
                    <w:top w:val="none" w:sz="0" w:space="0" w:color="auto"/>
                    <w:left w:val="none" w:sz="0" w:space="0" w:color="auto"/>
                    <w:bottom w:val="none" w:sz="0" w:space="0" w:color="auto"/>
                    <w:right w:val="none" w:sz="0" w:space="0" w:color="auto"/>
                  </w:divBdr>
                </w:div>
                <w:div w:id="265432151">
                  <w:marLeft w:val="0"/>
                  <w:marRight w:val="0"/>
                  <w:marTop w:val="0"/>
                  <w:marBottom w:val="0"/>
                  <w:divBdr>
                    <w:top w:val="none" w:sz="0" w:space="0" w:color="auto"/>
                    <w:left w:val="none" w:sz="0" w:space="0" w:color="auto"/>
                    <w:bottom w:val="none" w:sz="0" w:space="0" w:color="auto"/>
                    <w:right w:val="none" w:sz="0" w:space="0" w:color="auto"/>
                  </w:divBdr>
                </w:div>
                <w:div w:id="268973296">
                  <w:marLeft w:val="0"/>
                  <w:marRight w:val="0"/>
                  <w:marTop w:val="0"/>
                  <w:marBottom w:val="0"/>
                  <w:divBdr>
                    <w:top w:val="none" w:sz="0" w:space="0" w:color="auto"/>
                    <w:left w:val="none" w:sz="0" w:space="0" w:color="auto"/>
                    <w:bottom w:val="none" w:sz="0" w:space="0" w:color="auto"/>
                    <w:right w:val="none" w:sz="0" w:space="0" w:color="auto"/>
                  </w:divBdr>
                </w:div>
                <w:div w:id="269162557">
                  <w:marLeft w:val="0"/>
                  <w:marRight w:val="0"/>
                  <w:marTop w:val="0"/>
                  <w:marBottom w:val="0"/>
                  <w:divBdr>
                    <w:top w:val="none" w:sz="0" w:space="0" w:color="auto"/>
                    <w:left w:val="none" w:sz="0" w:space="0" w:color="auto"/>
                    <w:bottom w:val="none" w:sz="0" w:space="0" w:color="auto"/>
                    <w:right w:val="none" w:sz="0" w:space="0" w:color="auto"/>
                  </w:divBdr>
                </w:div>
                <w:div w:id="273828987">
                  <w:marLeft w:val="0"/>
                  <w:marRight w:val="0"/>
                  <w:marTop w:val="0"/>
                  <w:marBottom w:val="0"/>
                  <w:divBdr>
                    <w:top w:val="none" w:sz="0" w:space="0" w:color="auto"/>
                    <w:left w:val="none" w:sz="0" w:space="0" w:color="auto"/>
                    <w:bottom w:val="none" w:sz="0" w:space="0" w:color="auto"/>
                    <w:right w:val="none" w:sz="0" w:space="0" w:color="auto"/>
                  </w:divBdr>
                </w:div>
                <w:div w:id="275795111">
                  <w:marLeft w:val="0"/>
                  <w:marRight w:val="0"/>
                  <w:marTop w:val="0"/>
                  <w:marBottom w:val="0"/>
                  <w:divBdr>
                    <w:top w:val="none" w:sz="0" w:space="0" w:color="auto"/>
                    <w:left w:val="none" w:sz="0" w:space="0" w:color="auto"/>
                    <w:bottom w:val="none" w:sz="0" w:space="0" w:color="auto"/>
                    <w:right w:val="none" w:sz="0" w:space="0" w:color="auto"/>
                  </w:divBdr>
                </w:div>
                <w:div w:id="277373583">
                  <w:marLeft w:val="0"/>
                  <w:marRight w:val="0"/>
                  <w:marTop w:val="0"/>
                  <w:marBottom w:val="0"/>
                  <w:divBdr>
                    <w:top w:val="none" w:sz="0" w:space="0" w:color="auto"/>
                    <w:left w:val="none" w:sz="0" w:space="0" w:color="auto"/>
                    <w:bottom w:val="none" w:sz="0" w:space="0" w:color="auto"/>
                    <w:right w:val="none" w:sz="0" w:space="0" w:color="auto"/>
                  </w:divBdr>
                </w:div>
                <w:div w:id="280769945">
                  <w:marLeft w:val="0"/>
                  <w:marRight w:val="0"/>
                  <w:marTop w:val="0"/>
                  <w:marBottom w:val="0"/>
                  <w:divBdr>
                    <w:top w:val="none" w:sz="0" w:space="0" w:color="auto"/>
                    <w:left w:val="none" w:sz="0" w:space="0" w:color="auto"/>
                    <w:bottom w:val="none" w:sz="0" w:space="0" w:color="auto"/>
                    <w:right w:val="none" w:sz="0" w:space="0" w:color="auto"/>
                  </w:divBdr>
                </w:div>
                <w:div w:id="280844620">
                  <w:marLeft w:val="0"/>
                  <w:marRight w:val="0"/>
                  <w:marTop w:val="0"/>
                  <w:marBottom w:val="0"/>
                  <w:divBdr>
                    <w:top w:val="none" w:sz="0" w:space="0" w:color="auto"/>
                    <w:left w:val="none" w:sz="0" w:space="0" w:color="auto"/>
                    <w:bottom w:val="none" w:sz="0" w:space="0" w:color="auto"/>
                    <w:right w:val="none" w:sz="0" w:space="0" w:color="auto"/>
                  </w:divBdr>
                </w:div>
                <w:div w:id="281809385">
                  <w:marLeft w:val="0"/>
                  <w:marRight w:val="0"/>
                  <w:marTop w:val="0"/>
                  <w:marBottom w:val="0"/>
                  <w:divBdr>
                    <w:top w:val="none" w:sz="0" w:space="0" w:color="auto"/>
                    <w:left w:val="none" w:sz="0" w:space="0" w:color="auto"/>
                    <w:bottom w:val="none" w:sz="0" w:space="0" w:color="auto"/>
                    <w:right w:val="none" w:sz="0" w:space="0" w:color="auto"/>
                  </w:divBdr>
                </w:div>
                <w:div w:id="282150266">
                  <w:marLeft w:val="0"/>
                  <w:marRight w:val="0"/>
                  <w:marTop w:val="0"/>
                  <w:marBottom w:val="0"/>
                  <w:divBdr>
                    <w:top w:val="none" w:sz="0" w:space="0" w:color="auto"/>
                    <w:left w:val="none" w:sz="0" w:space="0" w:color="auto"/>
                    <w:bottom w:val="none" w:sz="0" w:space="0" w:color="auto"/>
                    <w:right w:val="none" w:sz="0" w:space="0" w:color="auto"/>
                  </w:divBdr>
                </w:div>
                <w:div w:id="286354660">
                  <w:marLeft w:val="0"/>
                  <w:marRight w:val="0"/>
                  <w:marTop w:val="0"/>
                  <w:marBottom w:val="0"/>
                  <w:divBdr>
                    <w:top w:val="none" w:sz="0" w:space="0" w:color="auto"/>
                    <w:left w:val="none" w:sz="0" w:space="0" w:color="auto"/>
                    <w:bottom w:val="none" w:sz="0" w:space="0" w:color="auto"/>
                    <w:right w:val="none" w:sz="0" w:space="0" w:color="auto"/>
                  </w:divBdr>
                </w:div>
                <w:div w:id="286812362">
                  <w:marLeft w:val="0"/>
                  <w:marRight w:val="0"/>
                  <w:marTop w:val="0"/>
                  <w:marBottom w:val="0"/>
                  <w:divBdr>
                    <w:top w:val="none" w:sz="0" w:space="0" w:color="auto"/>
                    <w:left w:val="none" w:sz="0" w:space="0" w:color="auto"/>
                    <w:bottom w:val="none" w:sz="0" w:space="0" w:color="auto"/>
                    <w:right w:val="none" w:sz="0" w:space="0" w:color="auto"/>
                  </w:divBdr>
                </w:div>
                <w:div w:id="287322072">
                  <w:marLeft w:val="0"/>
                  <w:marRight w:val="0"/>
                  <w:marTop w:val="0"/>
                  <w:marBottom w:val="0"/>
                  <w:divBdr>
                    <w:top w:val="none" w:sz="0" w:space="0" w:color="auto"/>
                    <w:left w:val="none" w:sz="0" w:space="0" w:color="auto"/>
                    <w:bottom w:val="none" w:sz="0" w:space="0" w:color="auto"/>
                    <w:right w:val="none" w:sz="0" w:space="0" w:color="auto"/>
                  </w:divBdr>
                </w:div>
                <w:div w:id="288363292">
                  <w:marLeft w:val="0"/>
                  <w:marRight w:val="0"/>
                  <w:marTop w:val="0"/>
                  <w:marBottom w:val="0"/>
                  <w:divBdr>
                    <w:top w:val="none" w:sz="0" w:space="0" w:color="auto"/>
                    <w:left w:val="none" w:sz="0" w:space="0" w:color="auto"/>
                    <w:bottom w:val="none" w:sz="0" w:space="0" w:color="auto"/>
                    <w:right w:val="none" w:sz="0" w:space="0" w:color="auto"/>
                  </w:divBdr>
                </w:div>
                <w:div w:id="288627624">
                  <w:marLeft w:val="0"/>
                  <w:marRight w:val="0"/>
                  <w:marTop w:val="0"/>
                  <w:marBottom w:val="0"/>
                  <w:divBdr>
                    <w:top w:val="none" w:sz="0" w:space="0" w:color="auto"/>
                    <w:left w:val="none" w:sz="0" w:space="0" w:color="auto"/>
                    <w:bottom w:val="none" w:sz="0" w:space="0" w:color="auto"/>
                    <w:right w:val="none" w:sz="0" w:space="0" w:color="auto"/>
                  </w:divBdr>
                </w:div>
                <w:div w:id="289674603">
                  <w:marLeft w:val="0"/>
                  <w:marRight w:val="0"/>
                  <w:marTop w:val="0"/>
                  <w:marBottom w:val="0"/>
                  <w:divBdr>
                    <w:top w:val="none" w:sz="0" w:space="0" w:color="auto"/>
                    <w:left w:val="none" w:sz="0" w:space="0" w:color="auto"/>
                    <w:bottom w:val="none" w:sz="0" w:space="0" w:color="auto"/>
                    <w:right w:val="none" w:sz="0" w:space="0" w:color="auto"/>
                  </w:divBdr>
                </w:div>
                <w:div w:id="293565493">
                  <w:marLeft w:val="0"/>
                  <w:marRight w:val="0"/>
                  <w:marTop w:val="0"/>
                  <w:marBottom w:val="0"/>
                  <w:divBdr>
                    <w:top w:val="none" w:sz="0" w:space="0" w:color="auto"/>
                    <w:left w:val="none" w:sz="0" w:space="0" w:color="auto"/>
                    <w:bottom w:val="none" w:sz="0" w:space="0" w:color="auto"/>
                    <w:right w:val="none" w:sz="0" w:space="0" w:color="auto"/>
                  </w:divBdr>
                </w:div>
                <w:div w:id="293951614">
                  <w:marLeft w:val="0"/>
                  <w:marRight w:val="0"/>
                  <w:marTop w:val="0"/>
                  <w:marBottom w:val="0"/>
                  <w:divBdr>
                    <w:top w:val="none" w:sz="0" w:space="0" w:color="auto"/>
                    <w:left w:val="none" w:sz="0" w:space="0" w:color="auto"/>
                    <w:bottom w:val="none" w:sz="0" w:space="0" w:color="auto"/>
                    <w:right w:val="none" w:sz="0" w:space="0" w:color="auto"/>
                  </w:divBdr>
                </w:div>
                <w:div w:id="294793091">
                  <w:marLeft w:val="0"/>
                  <w:marRight w:val="0"/>
                  <w:marTop w:val="0"/>
                  <w:marBottom w:val="0"/>
                  <w:divBdr>
                    <w:top w:val="none" w:sz="0" w:space="0" w:color="auto"/>
                    <w:left w:val="none" w:sz="0" w:space="0" w:color="auto"/>
                    <w:bottom w:val="none" w:sz="0" w:space="0" w:color="auto"/>
                    <w:right w:val="none" w:sz="0" w:space="0" w:color="auto"/>
                  </w:divBdr>
                </w:div>
                <w:div w:id="296378722">
                  <w:marLeft w:val="0"/>
                  <w:marRight w:val="0"/>
                  <w:marTop w:val="0"/>
                  <w:marBottom w:val="0"/>
                  <w:divBdr>
                    <w:top w:val="none" w:sz="0" w:space="0" w:color="auto"/>
                    <w:left w:val="none" w:sz="0" w:space="0" w:color="auto"/>
                    <w:bottom w:val="none" w:sz="0" w:space="0" w:color="auto"/>
                    <w:right w:val="none" w:sz="0" w:space="0" w:color="auto"/>
                  </w:divBdr>
                </w:div>
                <w:div w:id="298650797">
                  <w:marLeft w:val="0"/>
                  <w:marRight w:val="0"/>
                  <w:marTop w:val="0"/>
                  <w:marBottom w:val="0"/>
                  <w:divBdr>
                    <w:top w:val="none" w:sz="0" w:space="0" w:color="auto"/>
                    <w:left w:val="none" w:sz="0" w:space="0" w:color="auto"/>
                    <w:bottom w:val="none" w:sz="0" w:space="0" w:color="auto"/>
                    <w:right w:val="none" w:sz="0" w:space="0" w:color="auto"/>
                  </w:divBdr>
                </w:div>
                <w:div w:id="299186480">
                  <w:marLeft w:val="0"/>
                  <w:marRight w:val="0"/>
                  <w:marTop w:val="0"/>
                  <w:marBottom w:val="0"/>
                  <w:divBdr>
                    <w:top w:val="none" w:sz="0" w:space="0" w:color="auto"/>
                    <w:left w:val="none" w:sz="0" w:space="0" w:color="auto"/>
                    <w:bottom w:val="none" w:sz="0" w:space="0" w:color="auto"/>
                    <w:right w:val="none" w:sz="0" w:space="0" w:color="auto"/>
                  </w:divBdr>
                </w:div>
                <w:div w:id="302270534">
                  <w:marLeft w:val="0"/>
                  <w:marRight w:val="0"/>
                  <w:marTop w:val="0"/>
                  <w:marBottom w:val="0"/>
                  <w:divBdr>
                    <w:top w:val="none" w:sz="0" w:space="0" w:color="auto"/>
                    <w:left w:val="none" w:sz="0" w:space="0" w:color="auto"/>
                    <w:bottom w:val="none" w:sz="0" w:space="0" w:color="auto"/>
                    <w:right w:val="none" w:sz="0" w:space="0" w:color="auto"/>
                  </w:divBdr>
                </w:div>
                <w:div w:id="304311932">
                  <w:marLeft w:val="0"/>
                  <w:marRight w:val="0"/>
                  <w:marTop w:val="0"/>
                  <w:marBottom w:val="0"/>
                  <w:divBdr>
                    <w:top w:val="none" w:sz="0" w:space="0" w:color="auto"/>
                    <w:left w:val="none" w:sz="0" w:space="0" w:color="auto"/>
                    <w:bottom w:val="none" w:sz="0" w:space="0" w:color="auto"/>
                    <w:right w:val="none" w:sz="0" w:space="0" w:color="auto"/>
                  </w:divBdr>
                </w:div>
                <w:div w:id="304355626">
                  <w:marLeft w:val="0"/>
                  <w:marRight w:val="0"/>
                  <w:marTop w:val="0"/>
                  <w:marBottom w:val="0"/>
                  <w:divBdr>
                    <w:top w:val="none" w:sz="0" w:space="0" w:color="auto"/>
                    <w:left w:val="none" w:sz="0" w:space="0" w:color="auto"/>
                    <w:bottom w:val="none" w:sz="0" w:space="0" w:color="auto"/>
                    <w:right w:val="none" w:sz="0" w:space="0" w:color="auto"/>
                  </w:divBdr>
                </w:div>
                <w:div w:id="309484952">
                  <w:marLeft w:val="0"/>
                  <w:marRight w:val="0"/>
                  <w:marTop w:val="0"/>
                  <w:marBottom w:val="0"/>
                  <w:divBdr>
                    <w:top w:val="none" w:sz="0" w:space="0" w:color="auto"/>
                    <w:left w:val="none" w:sz="0" w:space="0" w:color="auto"/>
                    <w:bottom w:val="none" w:sz="0" w:space="0" w:color="auto"/>
                    <w:right w:val="none" w:sz="0" w:space="0" w:color="auto"/>
                  </w:divBdr>
                </w:div>
                <w:div w:id="310789777">
                  <w:marLeft w:val="0"/>
                  <w:marRight w:val="0"/>
                  <w:marTop w:val="0"/>
                  <w:marBottom w:val="0"/>
                  <w:divBdr>
                    <w:top w:val="none" w:sz="0" w:space="0" w:color="auto"/>
                    <w:left w:val="none" w:sz="0" w:space="0" w:color="auto"/>
                    <w:bottom w:val="none" w:sz="0" w:space="0" w:color="auto"/>
                    <w:right w:val="none" w:sz="0" w:space="0" w:color="auto"/>
                  </w:divBdr>
                </w:div>
                <w:div w:id="311258530">
                  <w:marLeft w:val="0"/>
                  <w:marRight w:val="0"/>
                  <w:marTop w:val="0"/>
                  <w:marBottom w:val="0"/>
                  <w:divBdr>
                    <w:top w:val="none" w:sz="0" w:space="0" w:color="auto"/>
                    <w:left w:val="none" w:sz="0" w:space="0" w:color="auto"/>
                    <w:bottom w:val="none" w:sz="0" w:space="0" w:color="auto"/>
                    <w:right w:val="none" w:sz="0" w:space="0" w:color="auto"/>
                  </w:divBdr>
                </w:div>
                <w:div w:id="313949648">
                  <w:marLeft w:val="0"/>
                  <w:marRight w:val="0"/>
                  <w:marTop w:val="0"/>
                  <w:marBottom w:val="0"/>
                  <w:divBdr>
                    <w:top w:val="none" w:sz="0" w:space="0" w:color="auto"/>
                    <w:left w:val="none" w:sz="0" w:space="0" w:color="auto"/>
                    <w:bottom w:val="none" w:sz="0" w:space="0" w:color="auto"/>
                    <w:right w:val="none" w:sz="0" w:space="0" w:color="auto"/>
                  </w:divBdr>
                </w:div>
                <w:div w:id="319820774">
                  <w:marLeft w:val="0"/>
                  <w:marRight w:val="0"/>
                  <w:marTop w:val="0"/>
                  <w:marBottom w:val="0"/>
                  <w:divBdr>
                    <w:top w:val="none" w:sz="0" w:space="0" w:color="auto"/>
                    <w:left w:val="none" w:sz="0" w:space="0" w:color="auto"/>
                    <w:bottom w:val="none" w:sz="0" w:space="0" w:color="auto"/>
                    <w:right w:val="none" w:sz="0" w:space="0" w:color="auto"/>
                  </w:divBdr>
                </w:div>
                <w:div w:id="322202456">
                  <w:marLeft w:val="0"/>
                  <w:marRight w:val="0"/>
                  <w:marTop w:val="0"/>
                  <w:marBottom w:val="0"/>
                  <w:divBdr>
                    <w:top w:val="none" w:sz="0" w:space="0" w:color="auto"/>
                    <w:left w:val="none" w:sz="0" w:space="0" w:color="auto"/>
                    <w:bottom w:val="none" w:sz="0" w:space="0" w:color="auto"/>
                    <w:right w:val="none" w:sz="0" w:space="0" w:color="auto"/>
                  </w:divBdr>
                </w:div>
                <w:div w:id="323705700">
                  <w:marLeft w:val="0"/>
                  <w:marRight w:val="0"/>
                  <w:marTop w:val="0"/>
                  <w:marBottom w:val="0"/>
                  <w:divBdr>
                    <w:top w:val="none" w:sz="0" w:space="0" w:color="auto"/>
                    <w:left w:val="none" w:sz="0" w:space="0" w:color="auto"/>
                    <w:bottom w:val="none" w:sz="0" w:space="0" w:color="auto"/>
                    <w:right w:val="none" w:sz="0" w:space="0" w:color="auto"/>
                  </w:divBdr>
                </w:div>
                <w:div w:id="323899920">
                  <w:marLeft w:val="0"/>
                  <w:marRight w:val="0"/>
                  <w:marTop w:val="0"/>
                  <w:marBottom w:val="0"/>
                  <w:divBdr>
                    <w:top w:val="none" w:sz="0" w:space="0" w:color="auto"/>
                    <w:left w:val="none" w:sz="0" w:space="0" w:color="auto"/>
                    <w:bottom w:val="none" w:sz="0" w:space="0" w:color="auto"/>
                    <w:right w:val="none" w:sz="0" w:space="0" w:color="auto"/>
                  </w:divBdr>
                </w:div>
                <w:div w:id="327025366">
                  <w:marLeft w:val="0"/>
                  <w:marRight w:val="0"/>
                  <w:marTop w:val="0"/>
                  <w:marBottom w:val="0"/>
                  <w:divBdr>
                    <w:top w:val="none" w:sz="0" w:space="0" w:color="auto"/>
                    <w:left w:val="none" w:sz="0" w:space="0" w:color="auto"/>
                    <w:bottom w:val="none" w:sz="0" w:space="0" w:color="auto"/>
                    <w:right w:val="none" w:sz="0" w:space="0" w:color="auto"/>
                  </w:divBdr>
                </w:div>
                <w:div w:id="327749602">
                  <w:marLeft w:val="0"/>
                  <w:marRight w:val="0"/>
                  <w:marTop w:val="0"/>
                  <w:marBottom w:val="0"/>
                  <w:divBdr>
                    <w:top w:val="none" w:sz="0" w:space="0" w:color="auto"/>
                    <w:left w:val="none" w:sz="0" w:space="0" w:color="auto"/>
                    <w:bottom w:val="none" w:sz="0" w:space="0" w:color="auto"/>
                    <w:right w:val="none" w:sz="0" w:space="0" w:color="auto"/>
                  </w:divBdr>
                </w:div>
                <w:div w:id="329796114">
                  <w:marLeft w:val="0"/>
                  <w:marRight w:val="0"/>
                  <w:marTop w:val="0"/>
                  <w:marBottom w:val="0"/>
                  <w:divBdr>
                    <w:top w:val="none" w:sz="0" w:space="0" w:color="auto"/>
                    <w:left w:val="none" w:sz="0" w:space="0" w:color="auto"/>
                    <w:bottom w:val="none" w:sz="0" w:space="0" w:color="auto"/>
                    <w:right w:val="none" w:sz="0" w:space="0" w:color="auto"/>
                  </w:divBdr>
                </w:div>
                <w:div w:id="332075577">
                  <w:marLeft w:val="0"/>
                  <w:marRight w:val="0"/>
                  <w:marTop w:val="0"/>
                  <w:marBottom w:val="0"/>
                  <w:divBdr>
                    <w:top w:val="none" w:sz="0" w:space="0" w:color="auto"/>
                    <w:left w:val="none" w:sz="0" w:space="0" w:color="auto"/>
                    <w:bottom w:val="none" w:sz="0" w:space="0" w:color="auto"/>
                    <w:right w:val="none" w:sz="0" w:space="0" w:color="auto"/>
                  </w:divBdr>
                </w:div>
                <w:div w:id="332992391">
                  <w:marLeft w:val="0"/>
                  <w:marRight w:val="0"/>
                  <w:marTop w:val="0"/>
                  <w:marBottom w:val="0"/>
                  <w:divBdr>
                    <w:top w:val="none" w:sz="0" w:space="0" w:color="auto"/>
                    <w:left w:val="none" w:sz="0" w:space="0" w:color="auto"/>
                    <w:bottom w:val="none" w:sz="0" w:space="0" w:color="auto"/>
                    <w:right w:val="none" w:sz="0" w:space="0" w:color="auto"/>
                  </w:divBdr>
                </w:div>
                <w:div w:id="335769847">
                  <w:marLeft w:val="0"/>
                  <w:marRight w:val="0"/>
                  <w:marTop w:val="0"/>
                  <w:marBottom w:val="0"/>
                  <w:divBdr>
                    <w:top w:val="none" w:sz="0" w:space="0" w:color="auto"/>
                    <w:left w:val="none" w:sz="0" w:space="0" w:color="auto"/>
                    <w:bottom w:val="none" w:sz="0" w:space="0" w:color="auto"/>
                    <w:right w:val="none" w:sz="0" w:space="0" w:color="auto"/>
                  </w:divBdr>
                </w:div>
                <w:div w:id="335961787">
                  <w:marLeft w:val="0"/>
                  <w:marRight w:val="0"/>
                  <w:marTop w:val="0"/>
                  <w:marBottom w:val="0"/>
                  <w:divBdr>
                    <w:top w:val="none" w:sz="0" w:space="0" w:color="auto"/>
                    <w:left w:val="none" w:sz="0" w:space="0" w:color="auto"/>
                    <w:bottom w:val="none" w:sz="0" w:space="0" w:color="auto"/>
                    <w:right w:val="none" w:sz="0" w:space="0" w:color="auto"/>
                  </w:divBdr>
                </w:div>
                <w:div w:id="336856135">
                  <w:marLeft w:val="0"/>
                  <w:marRight w:val="0"/>
                  <w:marTop w:val="0"/>
                  <w:marBottom w:val="0"/>
                  <w:divBdr>
                    <w:top w:val="none" w:sz="0" w:space="0" w:color="auto"/>
                    <w:left w:val="none" w:sz="0" w:space="0" w:color="auto"/>
                    <w:bottom w:val="none" w:sz="0" w:space="0" w:color="auto"/>
                    <w:right w:val="none" w:sz="0" w:space="0" w:color="auto"/>
                  </w:divBdr>
                </w:div>
                <w:div w:id="337972025">
                  <w:marLeft w:val="0"/>
                  <w:marRight w:val="0"/>
                  <w:marTop w:val="0"/>
                  <w:marBottom w:val="0"/>
                  <w:divBdr>
                    <w:top w:val="none" w:sz="0" w:space="0" w:color="auto"/>
                    <w:left w:val="none" w:sz="0" w:space="0" w:color="auto"/>
                    <w:bottom w:val="none" w:sz="0" w:space="0" w:color="auto"/>
                    <w:right w:val="none" w:sz="0" w:space="0" w:color="auto"/>
                  </w:divBdr>
                </w:div>
                <w:div w:id="340620197">
                  <w:marLeft w:val="0"/>
                  <w:marRight w:val="0"/>
                  <w:marTop w:val="0"/>
                  <w:marBottom w:val="0"/>
                  <w:divBdr>
                    <w:top w:val="none" w:sz="0" w:space="0" w:color="auto"/>
                    <w:left w:val="none" w:sz="0" w:space="0" w:color="auto"/>
                    <w:bottom w:val="none" w:sz="0" w:space="0" w:color="auto"/>
                    <w:right w:val="none" w:sz="0" w:space="0" w:color="auto"/>
                  </w:divBdr>
                </w:div>
                <w:div w:id="341013254">
                  <w:marLeft w:val="0"/>
                  <w:marRight w:val="0"/>
                  <w:marTop w:val="0"/>
                  <w:marBottom w:val="0"/>
                  <w:divBdr>
                    <w:top w:val="none" w:sz="0" w:space="0" w:color="auto"/>
                    <w:left w:val="none" w:sz="0" w:space="0" w:color="auto"/>
                    <w:bottom w:val="none" w:sz="0" w:space="0" w:color="auto"/>
                    <w:right w:val="none" w:sz="0" w:space="0" w:color="auto"/>
                  </w:divBdr>
                </w:div>
                <w:div w:id="341854350">
                  <w:marLeft w:val="0"/>
                  <w:marRight w:val="0"/>
                  <w:marTop w:val="0"/>
                  <w:marBottom w:val="0"/>
                  <w:divBdr>
                    <w:top w:val="none" w:sz="0" w:space="0" w:color="auto"/>
                    <w:left w:val="none" w:sz="0" w:space="0" w:color="auto"/>
                    <w:bottom w:val="none" w:sz="0" w:space="0" w:color="auto"/>
                    <w:right w:val="none" w:sz="0" w:space="0" w:color="auto"/>
                  </w:divBdr>
                </w:div>
                <w:div w:id="345910973">
                  <w:marLeft w:val="0"/>
                  <w:marRight w:val="0"/>
                  <w:marTop w:val="0"/>
                  <w:marBottom w:val="0"/>
                  <w:divBdr>
                    <w:top w:val="none" w:sz="0" w:space="0" w:color="auto"/>
                    <w:left w:val="none" w:sz="0" w:space="0" w:color="auto"/>
                    <w:bottom w:val="none" w:sz="0" w:space="0" w:color="auto"/>
                    <w:right w:val="none" w:sz="0" w:space="0" w:color="auto"/>
                  </w:divBdr>
                </w:div>
                <w:div w:id="346030597">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347221110">
                  <w:marLeft w:val="0"/>
                  <w:marRight w:val="0"/>
                  <w:marTop w:val="0"/>
                  <w:marBottom w:val="0"/>
                  <w:divBdr>
                    <w:top w:val="none" w:sz="0" w:space="0" w:color="auto"/>
                    <w:left w:val="none" w:sz="0" w:space="0" w:color="auto"/>
                    <w:bottom w:val="none" w:sz="0" w:space="0" w:color="auto"/>
                    <w:right w:val="none" w:sz="0" w:space="0" w:color="auto"/>
                  </w:divBdr>
                </w:div>
                <w:div w:id="349769557">
                  <w:marLeft w:val="0"/>
                  <w:marRight w:val="0"/>
                  <w:marTop w:val="0"/>
                  <w:marBottom w:val="0"/>
                  <w:divBdr>
                    <w:top w:val="none" w:sz="0" w:space="0" w:color="auto"/>
                    <w:left w:val="none" w:sz="0" w:space="0" w:color="auto"/>
                    <w:bottom w:val="none" w:sz="0" w:space="0" w:color="auto"/>
                    <w:right w:val="none" w:sz="0" w:space="0" w:color="auto"/>
                  </w:divBdr>
                </w:div>
                <w:div w:id="352997879">
                  <w:marLeft w:val="0"/>
                  <w:marRight w:val="0"/>
                  <w:marTop w:val="0"/>
                  <w:marBottom w:val="0"/>
                  <w:divBdr>
                    <w:top w:val="none" w:sz="0" w:space="0" w:color="auto"/>
                    <w:left w:val="none" w:sz="0" w:space="0" w:color="auto"/>
                    <w:bottom w:val="none" w:sz="0" w:space="0" w:color="auto"/>
                    <w:right w:val="none" w:sz="0" w:space="0" w:color="auto"/>
                  </w:divBdr>
                </w:div>
                <w:div w:id="355544063">
                  <w:marLeft w:val="0"/>
                  <w:marRight w:val="0"/>
                  <w:marTop w:val="0"/>
                  <w:marBottom w:val="0"/>
                  <w:divBdr>
                    <w:top w:val="none" w:sz="0" w:space="0" w:color="auto"/>
                    <w:left w:val="none" w:sz="0" w:space="0" w:color="auto"/>
                    <w:bottom w:val="none" w:sz="0" w:space="0" w:color="auto"/>
                    <w:right w:val="none" w:sz="0" w:space="0" w:color="auto"/>
                  </w:divBdr>
                </w:div>
                <w:div w:id="356852465">
                  <w:marLeft w:val="0"/>
                  <w:marRight w:val="0"/>
                  <w:marTop w:val="0"/>
                  <w:marBottom w:val="0"/>
                  <w:divBdr>
                    <w:top w:val="none" w:sz="0" w:space="0" w:color="auto"/>
                    <w:left w:val="none" w:sz="0" w:space="0" w:color="auto"/>
                    <w:bottom w:val="none" w:sz="0" w:space="0" w:color="auto"/>
                    <w:right w:val="none" w:sz="0" w:space="0" w:color="auto"/>
                  </w:divBdr>
                </w:div>
                <w:div w:id="360932972">
                  <w:marLeft w:val="0"/>
                  <w:marRight w:val="0"/>
                  <w:marTop w:val="0"/>
                  <w:marBottom w:val="0"/>
                  <w:divBdr>
                    <w:top w:val="none" w:sz="0" w:space="0" w:color="auto"/>
                    <w:left w:val="none" w:sz="0" w:space="0" w:color="auto"/>
                    <w:bottom w:val="none" w:sz="0" w:space="0" w:color="auto"/>
                    <w:right w:val="none" w:sz="0" w:space="0" w:color="auto"/>
                  </w:divBdr>
                </w:div>
                <w:div w:id="360976821">
                  <w:marLeft w:val="0"/>
                  <w:marRight w:val="0"/>
                  <w:marTop w:val="0"/>
                  <w:marBottom w:val="0"/>
                  <w:divBdr>
                    <w:top w:val="none" w:sz="0" w:space="0" w:color="auto"/>
                    <w:left w:val="none" w:sz="0" w:space="0" w:color="auto"/>
                    <w:bottom w:val="none" w:sz="0" w:space="0" w:color="auto"/>
                    <w:right w:val="none" w:sz="0" w:space="0" w:color="auto"/>
                  </w:divBdr>
                </w:div>
                <w:div w:id="362945128">
                  <w:marLeft w:val="0"/>
                  <w:marRight w:val="0"/>
                  <w:marTop w:val="0"/>
                  <w:marBottom w:val="0"/>
                  <w:divBdr>
                    <w:top w:val="none" w:sz="0" w:space="0" w:color="auto"/>
                    <w:left w:val="none" w:sz="0" w:space="0" w:color="auto"/>
                    <w:bottom w:val="none" w:sz="0" w:space="0" w:color="auto"/>
                    <w:right w:val="none" w:sz="0" w:space="0" w:color="auto"/>
                  </w:divBdr>
                </w:div>
                <w:div w:id="364330729">
                  <w:marLeft w:val="0"/>
                  <w:marRight w:val="0"/>
                  <w:marTop w:val="0"/>
                  <w:marBottom w:val="0"/>
                  <w:divBdr>
                    <w:top w:val="none" w:sz="0" w:space="0" w:color="auto"/>
                    <w:left w:val="none" w:sz="0" w:space="0" w:color="auto"/>
                    <w:bottom w:val="none" w:sz="0" w:space="0" w:color="auto"/>
                    <w:right w:val="none" w:sz="0" w:space="0" w:color="auto"/>
                  </w:divBdr>
                </w:div>
                <w:div w:id="368720762">
                  <w:marLeft w:val="0"/>
                  <w:marRight w:val="0"/>
                  <w:marTop w:val="0"/>
                  <w:marBottom w:val="0"/>
                  <w:divBdr>
                    <w:top w:val="none" w:sz="0" w:space="0" w:color="auto"/>
                    <w:left w:val="none" w:sz="0" w:space="0" w:color="auto"/>
                    <w:bottom w:val="none" w:sz="0" w:space="0" w:color="auto"/>
                    <w:right w:val="none" w:sz="0" w:space="0" w:color="auto"/>
                  </w:divBdr>
                </w:div>
                <w:div w:id="372003917">
                  <w:marLeft w:val="0"/>
                  <w:marRight w:val="0"/>
                  <w:marTop w:val="0"/>
                  <w:marBottom w:val="0"/>
                  <w:divBdr>
                    <w:top w:val="none" w:sz="0" w:space="0" w:color="auto"/>
                    <w:left w:val="none" w:sz="0" w:space="0" w:color="auto"/>
                    <w:bottom w:val="none" w:sz="0" w:space="0" w:color="auto"/>
                    <w:right w:val="none" w:sz="0" w:space="0" w:color="auto"/>
                  </w:divBdr>
                </w:div>
                <w:div w:id="375593966">
                  <w:marLeft w:val="0"/>
                  <w:marRight w:val="0"/>
                  <w:marTop w:val="0"/>
                  <w:marBottom w:val="0"/>
                  <w:divBdr>
                    <w:top w:val="none" w:sz="0" w:space="0" w:color="auto"/>
                    <w:left w:val="none" w:sz="0" w:space="0" w:color="auto"/>
                    <w:bottom w:val="none" w:sz="0" w:space="0" w:color="auto"/>
                    <w:right w:val="none" w:sz="0" w:space="0" w:color="auto"/>
                  </w:divBdr>
                </w:div>
                <w:div w:id="377361047">
                  <w:marLeft w:val="0"/>
                  <w:marRight w:val="0"/>
                  <w:marTop w:val="0"/>
                  <w:marBottom w:val="0"/>
                  <w:divBdr>
                    <w:top w:val="none" w:sz="0" w:space="0" w:color="auto"/>
                    <w:left w:val="none" w:sz="0" w:space="0" w:color="auto"/>
                    <w:bottom w:val="none" w:sz="0" w:space="0" w:color="auto"/>
                    <w:right w:val="none" w:sz="0" w:space="0" w:color="auto"/>
                  </w:divBdr>
                </w:div>
                <w:div w:id="380398096">
                  <w:marLeft w:val="0"/>
                  <w:marRight w:val="0"/>
                  <w:marTop w:val="0"/>
                  <w:marBottom w:val="0"/>
                  <w:divBdr>
                    <w:top w:val="none" w:sz="0" w:space="0" w:color="auto"/>
                    <w:left w:val="none" w:sz="0" w:space="0" w:color="auto"/>
                    <w:bottom w:val="none" w:sz="0" w:space="0" w:color="auto"/>
                    <w:right w:val="none" w:sz="0" w:space="0" w:color="auto"/>
                  </w:divBdr>
                </w:div>
                <w:div w:id="380592305">
                  <w:marLeft w:val="0"/>
                  <w:marRight w:val="0"/>
                  <w:marTop w:val="0"/>
                  <w:marBottom w:val="0"/>
                  <w:divBdr>
                    <w:top w:val="none" w:sz="0" w:space="0" w:color="auto"/>
                    <w:left w:val="none" w:sz="0" w:space="0" w:color="auto"/>
                    <w:bottom w:val="none" w:sz="0" w:space="0" w:color="auto"/>
                    <w:right w:val="none" w:sz="0" w:space="0" w:color="auto"/>
                  </w:divBdr>
                </w:div>
                <w:div w:id="384259008">
                  <w:marLeft w:val="0"/>
                  <w:marRight w:val="0"/>
                  <w:marTop w:val="0"/>
                  <w:marBottom w:val="0"/>
                  <w:divBdr>
                    <w:top w:val="none" w:sz="0" w:space="0" w:color="auto"/>
                    <w:left w:val="none" w:sz="0" w:space="0" w:color="auto"/>
                    <w:bottom w:val="none" w:sz="0" w:space="0" w:color="auto"/>
                    <w:right w:val="none" w:sz="0" w:space="0" w:color="auto"/>
                  </w:divBdr>
                </w:div>
                <w:div w:id="387648585">
                  <w:marLeft w:val="0"/>
                  <w:marRight w:val="0"/>
                  <w:marTop w:val="0"/>
                  <w:marBottom w:val="0"/>
                  <w:divBdr>
                    <w:top w:val="none" w:sz="0" w:space="0" w:color="auto"/>
                    <w:left w:val="none" w:sz="0" w:space="0" w:color="auto"/>
                    <w:bottom w:val="none" w:sz="0" w:space="0" w:color="auto"/>
                    <w:right w:val="none" w:sz="0" w:space="0" w:color="auto"/>
                  </w:divBdr>
                </w:div>
                <w:div w:id="389112356">
                  <w:marLeft w:val="0"/>
                  <w:marRight w:val="0"/>
                  <w:marTop w:val="0"/>
                  <w:marBottom w:val="0"/>
                  <w:divBdr>
                    <w:top w:val="none" w:sz="0" w:space="0" w:color="auto"/>
                    <w:left w:val="none" w:sz="0" w:space="0" w:color="auto"/>
                    <w:bottom w:val="none" w:sz="0" w:space="0" w:color="auto"/>
                    <w:right w:val="none" w:sz="0" w:space="0" w:color="auto"/>
                  </w:divBdr>
                </w:div>
                <w:div w:id="391781694">
                  <w:marLeft w:val="0"/>
                  <w:marRight w:val="0"/>
                  <w:marTop w:val="0"/>
                  <w:marBottom w:val="0"/>
                  <w:divBdr>
                    <w:top w:val="none" w:sz="0" w:space="0" w:color="auto"/>
                    <w:left w:val="none" w:sz="0" w:space="0" w:color="auto"/>
                    <w:bottom w:val="none" w:sz="0" w:space="0" w:color="auto"/>
                    <w:right w:val="none" w:sz="0" w:space="0" w:color="auto"/>
                  </w:divBdr>
                </w:div>
                <w:div w:id="392580988">
                  <w:marLeft w:val="0"/>
                  <w:marRight w:val="0"/>
                  <w:marTop w:val="0"/>
                  <w:marBottom w:val="0"/>
                  <w:divBdr>
                    <w:top w:val="none" w:sz="0" w:space="0" w:color="auto"/>
                    <w:left w:val="none" w:sz="0" w:space="0" w:color="auto"/>
                    <w:bottom w:val="none" w:sz="0" w:space="0" w:color="auto"/>
                    <w:right w:val="none" w:sz="0" w:space="0" w:color="auto"/>
                  </w:divBdr>
                </w:div>
                <w:div w:id="393889511">
                  <w:marLeft w:val="0"/>
                  <w:marRight w:val="0"/>
                  <w:marTop w:val="0"/>
                  <w:marBottom w:val="0"/>
                  <w:divBdr>
                    <w:top w:val="none" w:sz="0" w:space="0" w:color="auto"/>
                    <w:left w:val="none" w:sz="0" w:space="0" w:color="auto"/>
                    <w:bottom w:val="none" w:sz="0" w:space="0" w:color="auto"/>
                    <w:right w:val="none" w:sz="0" w:space="0" w:color="auto"/>
                  </w:divBdr>
                </w:div>
                <w:div w:id="396126829">
                  <w:marLeft w:val="0"/>
                  <w:marRight w:val="0"/>
                  <w:marTop w:val="0"/>
                  <w:marBottom w:val="0"/>
                  <w:divBdr>
                    <w:top w:val="none" w:sz="0" w:space="0" w:color="auto"/>
                    <w:left w:val="none" w:sz="0" w:space="0" w:color="auto"/>
                    <w:bottom w:val="none" w:sz="0" w:space="0" w:color="auto"/>
                    <w:right w:val="none" w:sz="0" w:space="0" w:color="auto"/>
                  </w:divBdr>
                </w:div>
                <w:div w:id="396362367">
                  <w:marLeft w:val="0"/>
                  <w:marRight w:val="0"/>
                  <w:marTop w:val="0"/>
                  <w:marBottom w:val="0"/>
                  <w:divBdr>
                    <w:top w:val="none" w:sz="0" w:space="0" w:color="auto"/>
                    <w:left w:val="none" w:sz="0" w:space="0" w:color="auto"/>
                    <w:bottom w:val="none" w:sz="0" w:space="0" w:color="auto"/>
                    <w:right w:val="none" w:sz="0" w:space="0" w:color="auto"/>
                  </w:divBdr>
                </w:div>
                <w:div w:id="399252618">
                  <w:marLeft w:val="0"/>
                  <w:marRight w:val="0"/>
                  <w:marTop w:val="0"/>
                  <w:marBottom w:val="0"/>
                  <w:divBdr>
                    <w:top w:val="none" w:sz="0" w:space="0" w:color="auto"/>
                    <w:left w:val="none" w:sz="0" w:space="0" w:color="auto"/>
                    <w:bottom w:val="none" w:sz="0" w:space="0" w:color="auto"/>
                    <w:right w:val="none" w:sz="0" w:space="0" w:color="auto"/>
                  </w:divBdr>
                </w:div>
                <w:div w:id="403189293">
                  <w:marLeft w:val="0"/>
                  <w:marRight w:val="0"/>
                  <w:marTop w:val="0"/>
                  <w:marBottom w:val="0"/>
                  <w:divBdr>
                    <w:top w:val="none" w:sz="0" w:space="0" w:color="auto"/>
                    <w:left w:val="none" w:sz="0" w:space="0" w:color="auto"/>
                    <w:bottom w:val="none" w:sz="0" w:space="0" w:color="auto"/>
                    <w:right w:val="none" w:sz="0" w:space="0" w:color="auto"/>
                  </w:divBdr>
                </w:div>
                <w:div w:id="403650427">
                  <w:marLeft w:val="0"/>
                  <w:marRight w:val="0"/>
                  <w:marTop w:val="0"/>
                  <w:marBottom w:val="0"/>
                  <w:divBdr>
                    <w:top w:val="none" w:sz="0" w:space="0" w:color="auto"/>
                    <w:left w:val="none" w:sz="0" w:space="0" w:color="auto"/>
                    <w:bottom w:val="none" w:sz="0" w:space="0" w:color="auto"/>
                    <w:right w:val="none" w:sz="0" w:space="0" w:color="auto"/>
                  </w:divBdr>
                </w:div>
                <w:div w:id="407851277">
                  <w:marLeft w:val="0"/>
                  <w:marRight w:val="0"/>
                  <w:marTop w:val="0"/>
                  <w:marBottom w:val="0"/>
                  <w:divBdr>
                    <w:top w:val="none" w:sz="0" w:space="0" w:color="auto"/>
                    <w:left w:val="none" w:sz="0" w:space="0" w:color="auto"/>
                    <w:bottom w:val="none" w:sz="0" w:space="0" w:color="auto"/>
                    <w:right w:val="none" w:sz="0" w:space="0" w:color="auto"/>
                  </w:divBdr>
                </w:div>
                <w:div w:id="409544047">
                  <w:marLeft w:val="0"/>
                  <w:marRight w:val="0"/>
                  <w:marTop w:val="0"/>
                  <w:marBottom w:val="0"/>
                  <w:divBdr>
                    <w:top w:val="none" w:sz="0" w:space="0" w:color="auto"/>
                    <w:left w:val="none" w:sz="0" w:space="0" w:color="auto"/>
                    <w:bottom w:val="none" w:sz="0" w:space="0" w:color="auto"/>
                    <w:right w:val="none" w:sz="0" w:space="0" w:color="auto"/>
                  </w:divBdr>
                </w:div>
                <w:div w:id="409885643">
                  <w:marLeft w:val="0"/>
                  <w:marRight w:val="0"/>
                  <w:marTop w:val="0"/>
                  <w:marBottom w:val="0"/>
                  <w:divBdr>
                    <w:top w:val="none" w:sz="0" w:space="0" w:color="auto"/>
                    <w:left w:val="none" w:sz="0" w:space="0" w:color="auto"/>
                    <w:bottom w:val="none" w:sz="0" w:space="0" w:color="auto"/>
                    <w:right w:val="none" w:sz="0" w:space="0" w:color="auto"/>
                  </w:divBdr>
                </w:div>
                <w:div w:id="413284731">
                  <w:marLeft w:val="0"/>
                  <w:marRight w:val="0"/>
                  <w:marTop w:val="0"/>
                  <w:marBottom w:val="0"/>
                  <w:divBdr>
                    <w:top w:val="none" w:sz="0" w:space="0" w:color="auto"/>
                    <w:left w:val="none" w:sz="0" w:space="0" w:color="auto"/>
                    <w:bottom w:val="none" w:sz="0" w:space="0" w:color="auto"/>
                    <w:right w:val="none" w:sz="0" w:space="0" w:color="auto"/>
                  </w:divBdr>
                </w:div>
                <w:div w:id="419103787">
                  <w:marLeft w:val="0"/>
                  <w:marRight w:val="0"/>
                  <w:marTop w:val="0"/>
                  <w:marBottom w:val="0"/>
                  <w:divBdr>
                    <w:top w:val="none" w:sz="0" w:space="0" w:color="auto"/>
                    <w:left w:val="none" w:sz="0" w:space="0" w:color="auto"/>
                    <w:bottom w:val="none" w:sz="0" w:space="0" w:color="auto"/>
                    <w:right w:val="none" w:sz="0" w:space="0" w:color="auto"/>
                  </w:divBdr>
                </w:div>
                <w:div w:id="422073148">
                  <w:marLeft w:val="0"/>
                  <w:marRight w:val="0"/>
                  <w:marTop w:val="0"/>
                  <w:marBottom w:val="0"/>
                  <w:divBdr>
                    <w:top w:val="none" w:sz="0" w:space="0" w:color="auto"/>
                    <w:left w:val="none" w:sz="0" w:space="0" w:color="auto"/>
                    <w:bottom w:val="none" w:sz="0" w:space="0" w:color="auto"/>
                    <w:right w:val="none" w:sz="0" w:space="0" w:color="auto"/>
                  </w:divBdr>
                </w:div>
                <w:div w:id="424303468">
                  <w:marLeft w:val="0"/>
                  <w:marRight w:val="0"/>
                  <w:marTop w:val="0"/>
                  <w:marBottom w:val="0"/>
                  <w:divBdr>
                    <w:top w:val="none" w:sz="0" w:space="0" w:color="auto"/>
                    <w:left w:val="none" w:sz="0" w:space="0" w:color="auto"/>
                    <w:bottom w:val="none" w:sz="0" w:space="0" w:color="auto"/>
                    <w:right w:val="none" w:sz="0" w:space="0" w:color="auto"/>
                  </w:divBdr>
                </w:div>
                <w:div w:id="424811061">
                  <w:marLeft w:val="0"/>
                  <w:marRight w:val="0"/>
                  <w:marTop w:val="0"/>
                  <w:marBottom w:val="0"/>
                  <w:divBdr>
                    <w:top w:val="none" w:sz="0" w:space="0" w:color="auto"/>
                    <w:left w:val="none" w:sz="0" w:space="0" w:color="auto"/>
                    <w:bottom w:val="none" w:sz="0" w:space="0" w:color="auto"/>
                    <w:right w:val="none" w:sz="0" w:space="0" w:color="auto"/>
                  </w:divBdr>
                </w:div>
                <w:div w:id="427430675">
                  <w:marLeft w:val="0"/>
                  <w:marRight w:val="0"/>
                  <w:marTop w:val="0"/>
                  <w:marBottom w:val="0"/>
                  <w:divBdr>
                    <w:top w:val="none" w:sz="0" w:space="0" w:color="auto"/>
                    <w:left w:val="none" w:sz="0" w:space="0" w:color="auto"/>
                    <w:bottom w:val="none" w:sz="0" w:space="0" w:color="auto"/>
                    <w:right w:val="none" w:sz="0" w:space="0" w:color="auto"/>
                  </w:divBdr>
                </w:div>
                <w:div w:id="428158749">
                  <w:marLeft w:val="0"/>
                  <w:marRight w:val="0"/>
                  <w:marTop w:val="0"/>
                  <w:marBottom w:val="0"/>
                  <w:divBdr>
                    <w:top w:val="none" w:sz="0" w:space="0" w:color="auto"/>
                    <w:left w:val="none" w:sz="0" w:space="0" w:color="auto"/>
                    <w:bottom w:val="none" w:sz="0" w:space="0" w:color="auto"/>
                    <w:right w:val="none" w:sz="0" w:space="0" w:color="auto"/>
                  </w:divBdr>
                </w:div>
                <w:div w:id="428161221">
                  <w:marLeft w:val="0"/>
                  <w:marRight w:val="0"/>
                  <w:marTop w:val="0"/>
                  <w:marBottom w:val="0"/>
                  <w:divBdr>
                    <w:top w:val="none" w:sz="0" w:space="0" w:color="auto"/>
                    <w:left w:val="none" w:sz="0" w:space="0" w:color="auto"/>
                    <w:bottom w:val="none" w:sz="0" w:space="0" w:color="auto"/>
                    <w:right w:val="none" w:sz="0" w:space="0" w:color="auto"/>
                  </w:divBdr>
                </w:div>
                <w:div w:id="434136653">
                  <w:marLeft w:val="0"/>
                  <w:marRight w:val="0"/>
                  <w:marTop w:val="0"/>
                  <w:marBottom w:val="0"/>
                  <w:divBdr>
                    <w:top w:val="none" w:sz="0" w:space="0" w:color="auto"/>
                    <w:left w:val="none" w:sz="0" w:space="0" w:color="auto"/>
                    <w:bottom w:val="none" w:sz="0" w:space="0" w:color="auto"/>
                    <w:right w:val="none" w:sz="0" w:space="0" w:color="auto"/>
                  </w:divBdr>
                </w:div>
                <w:div w:id="434403257">
                  <w:marLeft w:val="0"/>
                  <w:marRight w:val="0"/>
                  <w:marTop w:val="0"/>
                  <w:marBottom w:val="0"/>
                  <w:divBdr>
                    <w:top w:val="none" w:sz="0" w:space="0" w:color="auto"/>
                    <w:left w:val="none" w:sz="0" w:space="0" w:color="auto"/>
                    <w:bottom w:val="none" w:sz="0" w:space="0" w:color="auto"/>
                    <w:right w:val="none" w:sz="0" w:space="0" w:color="auto"/>
                  </w:divBdr>
                </w:div>
                <w:div w:id="437530586">
                  <w:marLeft w:val="0"/>
                  <w:marRight w:val="0"/>
                  <w:marTop w:val="0"/>
                  <w:marBottom w:val="0"/>
                  <w:divBdr>
                    <w:top w:val="none" w:sz="0" w:space="0" w:color="auto"/>
                    <w:left w:val="none" w:sz="0" w:space="0" w:color="auto"/>
                    <w:bottom w:val="none" w:sz="0" w:space="0" w:color="auto"/>
                    <w:right w:val="none" w:sz="0" w:space="0" w:color="auto"/>
                  </w:divBdr>
                </w:div>
                <w:div w:id="437608363">
                  <w:marLeft w:val="0"/>
                  <w:marRight w:val="0"/>
                  <w:marTop w:val="0"/>
                  <w:marBottom w:val="0"/>
                  <w:divBdr>
                    <w:top w:val="none" w:sz="0" w:space="0" w:color="auto"/>
                    <w:left w:val="none" w:sz="0" w:space="0" w:color="auto"/>
                    <w:bottom w:val="none" w:sz="0" w:space="0" w:color="auto"/>
                    <w:right w:val="none" w:sz="0" w:space="0" w:color="auto"/>
                  </w:divBdr>
                </w:div>
                <w:div w:id="437944104">
                  <w:marLeft w:val="0"/>
                  <w:marRight w:val="0"/>
                  <w:marTop w:val="0"/>
                  <w:marBottom w:val="0"/>
                  <w:divBdr>
                    <w:top w:val="none" w:sz="0" w:space="0" w:color="auto"/>
                    <w:left w:val="none" w:sz="0" w:space="0" w:color="auto"/>
                    <w:bottom w:val="none" w:sz="0" w:space="0" w:color="auto"/>
                    <w:right w:val="none" w:sz="0" w:space="0" w:color="auto"/>
                  </w:divBdr>
                </w:div>
                <w:div w:id="439759498">
                  <w:marLeft w:val="0"/>
                  <w:marRight w:val="0"/>
                  <w:marTop w:val="0"/>
                  <w:marBottom w:val="0"/>
                  <w:divBdr>
                    <w:top w:val="none" w:sz="0" w:space="0" w:color="auto"/>
                    <w:left w:val="none" w:sz="0" w:space="0" w:color="auto"/>
                    <w:bottom w:val="none" w:sz="0" w:space="0" w:color="auto"/>
                    <w:right w:val="none" w:sz="0" w:space="0" w:color="auto"/>
                  </w:divBdr>
                </w:div>
                <w:div w:id="439960444">
                  <w:marLeft w:val="0"/>
                  <w:marRight w:val="0"/>
                  <w:marTop w:val="0"/>
                  <w:marBottom w:val="0"/>
                  <w:divBdr>
                    <w:top w:val="none" w:sz="0" w:space="0" w:color="auto"/>
                    <w:left w:val="none" w:sz="0" w:space="0" w:color="auto"/>
                    <w:bottom w:val="none" w:sz="0" w:space="0" w:color="auto"/>
                    <w:right w:val="none" w:sz="0" w:space="0" w:color="auto"/>
                  </w:divBdr>
                </w:div>
                <w:div w:id="440880895">
                  <w:marLeft w:val="0"/>
                  <w:marRight w:val="0"/>
                  <w:marTop w:val="0"/>
                  <w:marBottom w:val="0"/>
                  <w:divBdr>
                    <w:top w:val="none" w:sz="0" w:space="0" w:color="auto"/>
                    <w:left w:val="none" w:sz="0" w:space="0" w:color="auto"/>
                    <w:bottom w:val="none" w:sz="0" w:space="0" w:color="auto"/>
                    <w:right w:val="none" w:sz="0" w:space="0" w:color="auto"/>
                  </w:divBdr>
                </w:div>
                <w:div w:id="441264083">
                  <w:marLeft w:val="0"/>
                  <w:marRight w:val="0"/>
                  <w:marTop w:val="0"/>
                  <w:marBottom w:val="0"/>
                  <w:divBdr>
                    <w:top w:val="none" w:sz="0" w:space="0" w:color="auto"/>
                    <w:left w:val="none" w:sz="0" w:space="0" w:color="auto"/>
                    <w:bottom w:val="none" w:sz="0" w:space="0" w:color="auto"/>
                    <w:right w:val="none" w:sz="0" w:space="0" w:color="auto"/>
                  </w:divBdr>
                </w:div>
                <w:div w:id="442069864">
                  <w:marLeft w:val="0"/>
                  <w:marRight w:val="0"/>
                  <w:marTop w:val="0"/>
                  <w:marBottom w:val="0"/>
                  <w:divBdr>
                    <w:top w:val="none" w:sz="0" w:space="0" w:color="auto"/>
                    <w:left w:val="none" w:sz="0" w:space="0" w:color="auto"/>
                    <w:bottom w:val="none" w:sz="0" w:space="0" w:color="auto"/>
                    <w:right w:val="none" w:sz="0" w:space="0" w:color="auto"/>
                  </w:divBdr>
                </w:div>
                <w:div w:id="442267944">
                  <w:marLeft w:val="0"/>
                  <w:marRight w:val="0"/>
                  <w:marTop w:val="0"/>
                  <w:marBottom w:val="0"/>
                  <w:divBdr>
                    <w:top w:val="none" w:sz="0" w:space="0" w:color="auto"/>
                    <w:left w:val="none" w:sz="0" w:space="0" w:color="auto"/>
                    <w:bottom w:val="none" w:sz="0" w:space="0" w:color="auto"/>
                    <w:right w:val="none" w:sz="0" w:space="0" w:color="auto"/>
                  </w:divBdr>
                </w:div>
                <w:div w:id="443891825">
                  <w:marLeft w:val="0"/>
                  <w:marRight w:val="0"/>
                  <w:marTop w:val="0"/>
                  <w:marBottom w:val="0"/>
                  <w:divBdr>
                    <w:top w:val="none" w:sz="0" w:space="0" w:color="auto"/>
                    <w:left w:val="none" w:sz="0" w:space="0" w:color="auto"/>
                    <w:bottom w:val="none" w:sz="0" w:space="0" w:color="auto"/>
                    <w:right w:val="none" w:sz="0" w:space="0" w:color="auto"/>
                  </w:divBdr>
                </w:div>
                <w:div w:id="444889611">
                  <w:marLeft w:val="0"/>
                  <w:marRight w:val="0"/>
                  <w:marTop w:val="0"/>
                  <w:marBottom w:val="0"/>
                  <w:divBdr>
                    <w:top w:val="none" w:sz="0" w:space="0" w:color="auto"/>
                    <w:left w:val="none" w:sz="0" w:space="0" w:color="auto"/>
                    <w:bottom w:val="none" w:sz="0" w:space="0" w:color="auto"/>
                    <w:right w:val="none" w:sz="0" w:space="0" w:color="auto"/>
                  </w:divBdr>
                </w:div>
                <w:div w:id="454445500">
                  <w:marLeft w:val="0"/>
                  <w:marRight w:val="0"/>
                  <w:marTop w:val="0"/>
                  <w:marBottom w:val="0"/>
                  <w:divBdr>
                    <w:top w:val="none" w:sz="0" w:space="0" w:color="auto"/>
                    <w:left w:val="none" w:sz="0" w:space="0" w:color="auto"/>
                    <w:bottom w:val="none" w:sz="0" w:space="0" w:color="auto"/>
                    <w:right w:val="none" w:sz="0" w:space="0" w:color="auto"/>
                  </w:divBdr>
                </w:div>
                <w:div w:id="455100239">
                  <w:marLeft w:val="0"/>
                  <w:marRight w:val="0"/>
                  <w:marTop w:val="0"/>
                  <w:marBottom w:val="0"/>
                  <w:divBdr>
                    <w:top w:val="none" w:sz="0" w:space="0" w:color="auto"/>
                    <w:left w:val="none" w:sz="0" w:space="0" w:color="auto"/>
                    <w:bottom w:val="none" w:sz="0" w:space="0" w:color="auto"/>
                    <w:right w:val="none" w:sz="0" w:space="0" w:color="auto"/>
                  </w:divBdr>
                </w:div>
                <w:div w:id="456263487">
                  <w:marLeft w:val="0"/>
                  <w:marRight w:val="0"/>
                  <w:marTop w:val="0"/>
                  <w:marBottom w:val="0"/>
                  <w:divBdr>
                    <w:top w:val="none" w:sz="0" w:space="0" w:color="auto"/>
                    <w:left w:val="none" w:sz="0" w:space="0" w:color="auto"/>
                    <w:bottom w:val="none" w:sz="0" w:space="0" w:color="auto"/>
                    <w:right w:val="none" w:sz="0" w:space="0" w:color="auto"/>
                  </w:divBdr>
                </w:div>
                <w:div w:id="463012126">
                  <w:marLeft w:val="0"/>
                  <w:marRight w:val="0"/>
                  <w:marTop w:val="0"/>
                  <w:marBottom w:val="0"/>
                  <w:divBdr>
                    <w:top w:val="none" w:sz="0" w:space="0" w:color="auto"/>
                    <w:left w:val="none" w:sz="0" w:space="0" w:color="auto"/>
                    <w:bottom w:val="none" w:sz="0" w:space="0" w:color="auto"/>
                    <w:right w:val="none" w:sz="0" w:space="0" w:color="auto"/>
                  </w:divBdr>
                </w:div>
                <w:div w:id="464471383">
                  <w:marLeft w:val="0"/>
                  <w:marRight w:val="0"/>
                  <w:marTop w:val="0"/>
                  <w:marBottom w:val="0"/>
                  <w:divBdr>
                    <w:top w:val="none" w:sz="0" w:space="0" w:color="auto"/>
                    <w:left w:val="none" w:sz="0" w:space="0" w:color="auto"/>
                    <w:bottom w:val="none" w:sz="0" w:space="0" w:color="auto"/>
                    <w:right w:val="none" w:sz="0" w:space="0" w:color="auto"/>
                  </w:divBdr>
                </w:div>
                <w:div w:id="465317297">
                  <w:marLeft w:val="0"/>
                  <w:marRight w:val="0"/>
                  <w:marTop w:val="0"/>
                  <w:marBottom w:val="0"/>
                  <w:divBdr>
                    <w:top w:val="none" w:sz="0" w:space="0" w:color="auto"/>
                    <w:left w:val="none" w:sz="0" w:space="0" w:color="auto"/>
                    <w:bottom w:val="none" w:sz="0" w:space="0" w:color="auto"/>
                    <w:right w:val="none" w:sz="0" w:space="0" w:color="auto"/>
                  </w:divBdr>
                </w:div>
                <w:div w:id="465970677">
                  <w:marLeft w:val="0"/>
                  <w:marRight w:val="0"/>
                  <w:marTop w:val="0"/>
                  <w:marBottom w:val="0"/>
                  <w:divBdr>
                    <w:top w:val="none" w:sz="0" w:space="0" w:color="auto"/>
                    <w:left w:val="none" w:sz="0" w:space="0" w:color="auto"/>
                    <w:bottom w:val="none" w:sz="0" w:space="0" w:color="auto"/>
                    <w:right w:val="none" w:sz="0" w:space="0" w:color="auto"/>
                  </w:divBdr>
                </w:div>
                <w:div w:id="466237964">
                  <w:marLeft w:val="0"/>
                  <w:marRight w:val="0"/>
                  <w:marTop w:val="0"/>
                  <w:marBottom w:val="0"/>
                  <w:divBdr>
                    <w:top w:val="none" w:sz="0" w:space="0" w:color="auto"/>
                    <w:left w:val="none" w:sz="0" w:space="0" w:color="auto"/>
                    <w:bottom w:val="none" w:sz="0" w:space="0" w:color="auto"/>
                    <w:right w:val="none" w:sz="0" w:space="0" w:color="auto"/>
                  </w:divBdr>
                </w:div>
                <w:div w:id="468206273">
                  <w:marLeft w:val="0"/>
                  <w:marRight w:val="0"/>
                  <w:marTop w:val="0"/>
                  <w:marBottom w:val="0"/>
                  <w:divBdr>
                    <w:top w:val="none" w:sz="0" w:space="0" w:color="auto"/>
                    <w:left w:val="none" w:sz="0" w:space="0" w:color="auto"/>
                    <w:bottom w:val="none" w:sz="0" w:space="0" w:color="auto"/>
                    <w:right w:val="none" w:sz="0" w:space="0" w:color="auto"/>
                  </w:divBdr>
                </w:div>
                <w:div w:id="468667818">
                  <w:marLeft w:val="0"/>
                  <w:marRight w:val="0"/>
                  <w:marTop w:val="0"/>
                  <w:marBottom w:val="0"/>
                  <w:divBdr>
                    <w:top w:val="none" w:sz="0" w:space="0" w:color="auto"/>
                    <w:left w:val="none" w:sz="0" w:space="0" w:color="auto"/>
                    <w:bottom w:val="none" w:sz="0" w:space="0" w:color="auto"/>
                    <w:right w:val="none" w:sz="0" w:space="0" w:color="auto"/>
                  </w:divBdr>
                </w:div>
                <w:div w:id="471337430">
                  <w:marLeft w:val="0"/>
                  <w:marRight w:val="0"/>
                  <w:marTop w:val="0"/>
                  <w:marBottom w:val="0"/>
                  <w:divBdr>
                    <w:top w:val="none" w:sz="0" w:space="0" w:color="auto"/>
                    <w:left w:val="none" w:sz="0" w:space="0" w:color="auto"/>
                    <w:bottom w:val="none" w:sz="0" w:space="0" w:color="auto"/>
                    <w:right w:val="none" w:sz="0" w:space="0" w:color="auto"/>
                  </w:divBdr>
                </w:div>
                <w:div w:id="472792700">
                  <w:marLeft w:val="0"/>
                  <w:marRight w:val="0"/>
                  <w:marTop w:val="0"/>
                  <w:marBottom w:val="0"/>
                  <w:divBdr>
                    <w:top w:val="none" w:sz="0" w:space="0" w:color="auto"/>
                    <w:left w:val="none" w:sz="0" w:space="0" w:color="auto"/>
                    <w:bottom w:val="none" w:sz="0" w:space="0" w:color="auto"/>
                    <w:right w:val="none" w:sz="0" w:space="0" w:color="auto"/>
                  </w:divBdr>
                </w:div>
                <w:div w:id="473332851">
                  <w:marLeft w:val="0"/>
                  <w:marRight w:val="0"/>
                  <w:marTop w:val="0"/>
                  <w:marBottom w:val="0"/>
                  <w:divBdr>
                    <w:top w:val="none" w:sz="0" w:space="0" w:color="auto"/>
                    <w:left w:val="none" w:sz="0" w:space="0" w:color="auto"/>
                    <w:bottom w:val="none" w:sz="0" w:space="0" w:color="auto"/>
                    <w:right w:val="none" w:sz="0" w:space="0" w:color="auto"/>
                  </w:divBdr>
                </w:div>
                <w:div w:id="477265865">
                  <w:marLeft w:val="0"/>
                  <w:marRight w:val="0"/>
                  <w:marTop w:val="0"/>
                  <w:marBottom w:val="0"/>
                  <w:divBdr>
                    <w:top w:val="none" w:sz="0" w:space="0" w:color="auto"/>
                    <w:left w:val="none" w:sz="0" w:space="0" w:color="auto"/>
                    <w:bottom w:val="none" w:sz="0" w:space="0" w:color="auto"/>
                    <w:right w:val="none" w:sz="0" w:space="0" w:color="auto"/>
                  </w:divBdr>
                </w:div>
                <w:div w:id="477460465">
                  <w:marLeft w:val="0"/>
                  <w:marRight w:val="0"/>
                  <w:marTop w:val="0"/>
                  <w:marBottom w:val="0"/>
                  <w:divBdr>
                    <w:top w:val="none" w:sz="0" w:space="0" w:color="auto"/>
                    <w:left w:val="none" w:sz="0" w:space="0" w:color="auto"/>
                    <w:bottom w:val="none" w:sz="0" w:space="0" w:color="auto"/>
                    <w:right w:val="none" w:sz="0" w:space="0" w:color="auto"/>
                  </w:divBdr>
                </w:div>
                <w:div w:id="477964218">
                  <w:marLeft w:val="0"/>
                  <w:marRight w:val="0"/>
                  <w:marTop w:val="0"/>
                  <w:marBottom w:val="0"/>
                  <w:divBdr>
                    <w:top w:val="none" w:sz="0" w:space="0" w:color="auto"/>
                    <w:left w:val="none" w:sz="0" w:space="0" w:color="auto"/>
                    <w:bottom w:val="none" w:sz="0" w:space="0" w:color="auto"/>
                    <w:right w:val="none" w:sz="0" w:space="0" w:color="auto"/>
                  </w:divBdr>
                </w:div>
                <w:div w:id="479419320">
                  <w:marLeft w:val="0"/>
                  <w:marRight w:val="0"/>
                  <w:marTop w:val="0"/>
                  <w:marBottom w:val="0"/>
                  <w:divBdr>
                    <w:top w:val="none" w:sz="0" w:space="0" w:color="auto"/>
                    <w:left w:val="none" w:sz="0" w:space="0" w:color="auto"/>
                    <w:bottom w:val="none" w:sz="0" w:space="0" w:color="auto"/>
                    <w:right w:val="none" w:sz="0" w:space="0" w:color="auto"/>
                  </w:divBdr>
                </w:div>
                <w:div w:id="479614453">
                  <w:marLeft w:val="0"/>
                  <w:marRight w:val="0"/>
                  <w:marTop w:val="0"/>
                  <w:marBottom w:val="0"/>
                  <w:divBdr>
                    <w:top w:val="none" w:sz="0" w:space="0" w:color="auto"/>
                    <w:left w:val="none" w:sz="0" w:space="0" w:color="auto"/>
                    <w:bottom w:val="none" w:sz="0" w:space="0" w:color="auto"/>
                    <w:right w:val="none" w:sz="0" w:space="0" w:color="auto"/>
                  </w:divBdr>
                </w:div>
                <w:div w:id="481116783">
                  <w:marLeft w:val="0"/>
                  <w:marRight w:val="0"/>
                  <w:marTop w:val="0"/>
                  <w:marBottom w:val="0"/>
                  <w:divBdr>
                    <w:top w:val="none" w:sz="0" w:space="0" w:color="auto"/>
                    <w:left w:val="none" w:sz="0" w:space="0" w:color="auto"/>
                    <w:bottom w:val="none" w:sz="0" w:space="0" w:color="auto"/>
                    <w:right w:val="none" w:sz="0" w:space="0" w:color="auto"/>
                  </w:divBdr>
                </w:div>
                <w:div w:id="487477409">
                  <w:marLeft w:val="0"/>
                  <w:marRight w:val="0"/>
                  <w:marTop w:val="0"/>
                  <w:marBottom w:val="0"/>
                  <w:divBdr>
                    <w:top w:val="none" w:sz="0" w:space="0" w:color="auto"/>
                    <w:left w:val="none" w:sz="0" w:space="0" w:color="auto"/>
                    <w:bottom w:val="none" w:sz="0" w:space="0" w:color="auto"/>
                    <w:right w:val="none" w:sz="0" w:space="0" w:color="auto"/>
                  </w:divBdr>
                </w:div>
                <w:div w:id="493570922">
                  <w:marLeft w:val="0"/>
                  <w:marRight w:val="0"/>
                  <w:marTop w:val="0"/>
                  <w:marBottom w:val="0"/>
                  <w:divBdr>
                    <w:top w:val="none" w:sz="0" w:space="0" w:color="auto"/>
                    <w:left w:val="none" w:sz="0" w:space="0" w:color="auto"/>
                    <w:bottom w:val="none" w:sz="0" w:space="0" w:color="auto"/>
                    <w:right w:val="none" w:sz="0" w:space="0" w:color="auto"/>
                  </w:divBdr>
                </w:div>
                <w:div w:id="494492849">
                  <w:marLeft w:val="0"/>
                  <w:marRight w:val="0"/>
                  <w:marTop w:val="0"/>
                  <w:marBottom w:val="0"/>
                  <w:divBdr>
                    <w:top w:val="none" w:sz="0" w:space="0" w:color="auto"/>
                    <w:left w:val="none" w:sz="0" w:space="0" w:color="auto"/>
                    <w:bottom w:val="none" w:sz="0" w:space="0" w:color="auto"/>
                    <w:right w:val="none" w:sz="0" w:space="0" w:color="auto"/>
                  </w:divBdr>
                </w:div>
                <w:div w:id="494732117">
                  <w:marLeft w:val="0"/>
                  <w:marRight w:val="0"/>
                  <w:marTop w:val="0"/>
                  <w:marBottom w:val="0"/>
                  <w:divBdr>
                    <w:top w:val="none" w:sz="0" w:space="0" w:color="auto"/>
                    <w:left w:val="none" w:sz="0" w:space="0" w:color="auto"/>
                    <w:bottom w:val="none" w:sz="0" w:space="0" w:color="auto"/>
                    <w:right w:val="none" w:sz="0" w:space="0" w:color="auto"/>
                  </w:divBdr>
                </w:div>
                <w:div w:id="495269102">
                  <w:marLeft w:val="0"/>
                  <w:marRight w:val="0"/>
                  <w:marTop w:val="0"/>
                  <w:marBottom w:val="0"/>
                  <w:divBdr>
                    <w:top w:val="none" w:sz="0" w:space="0" w:color="auto"/>
                    <w:left w:val="none" w:sz="0" w:space="0" w:color="auto"/>
                    <w:bottom w:val="none" w:sz="0" w:space="0" w:color="auto"/>
                    <w:right w:val="none" w:sz="0" w:space="0" w:color="auto"/>
                  </w:divBdr>
                </w:div>
                <w:div w:id="498040776">
                  <w:marLeft w:val="0"/>
                  <w:marRight w:val="0"/>
                  <w:marTop w:val="0"/>
                  <w:marBottom w:val="0"/>
                  <w:divBdr>
                    <w:top w:val="none" w:sz="0" w:space="0" w:color="auto"/>
                    <w:left w:val="none" w:sz="0" w:space="0" w:color="auto"/>
                    <w:bottom w:val="none" w:sz="0" w:space="0" w:color="auto"/>
                    <w:right w:val="none" w:sz="0" w:space="0" w:color="auto"/>
                  </w:divBdr>
                </w:div>
                <w:div w:id="498472258">
                  <w:marLeft w:val="0"/>
                  <w:marRight w:val="0"/>
                  <w:marTop w:val="0"/>
                  <w:marBottom w:val="0"/>
                  <w:divBdr>
                    <w:top w:val="none" w:sz="0" w:space="0" w:color="auto"/>
                    <w:left w:val="none" w:sz="0" w:space="0" w:color="auto"/>
                    <w:bottom w:val="none" w:sz="0" w:space="0" w:color="auto"/>
                    <w:right w:val="none" w:sz="0" w:space="0" w:color="auto"/>
                  </w:divBdr>
                </w:div>
                <w:div w:id="500585517">
                  <w:marLeft w:val="0"/>
                  <w:marRight w:val="0"/>
                  <w:marTop w:val="0"/>
                  <w:marBottom w:val="0"/>
                  <w:divBdr>
                    <w:top w:val="none" w:sz="0" w:space="0" w:color="auto"/>
                    <w:left w:val="none" w:sz="0" w:space="0" w:color="auto"/>
                    <w:bottom w:val="none" w:sz="0" w:space="0" w:color="auto"/>
                    <w:right w:val="none" w:sz="0" w:space="0" w:color="auto"/>
                  </w:divBdr>
                </w:div>
                <w:div w:id="505561628">
                  <w:marLeft w:val="0"/>
                  <w:marRight w:val="0"/>
                  <w:marTop w:val="0"/>
                  <w:marBottom w:val="0"/>
                  <w:divBdr>
                    <w:top w:val="none" w:sz="0" w:space="0" w:color="auto"/>
                    <w:left w:val="none" w:sz="0" w:space="0" w:color="auto"/>
                    <w:bottom w:val="none" w:sz="0" w:space="0" w:color="auto"/>
                    <w:right w:val="none" w:sz="0" w:space="0" w:color="auto"/>
                  </w:divBdr>
                </w:div>
                <w:div w:id="505945988">
                  <w:marLeft w:val="0"/>
                  <w:marRight w:val="0"/>
                  <w:marTop w:val="0"/>
                  <w:marBottom w:val="0"/>
                  <w:divBdr>
                    <w:top w:val="none" w:sz="0" w:space="0" w:color="auto"/>
                    <w:left w:val="none" w:sz="0" w:space="0" w:color="auto"/>
                    <w:bottom w:val="none" w:sz="0" w:space="0" w:color="auto"/>
                    <w:right w:val="none" w:sz="0" w:space="0" w:color="auto"/>
                  </w:divBdr>
                </w:div>
                <w:div w:id="512957859">
                  <w:marLeft w:val="0"/>
                  <w:marRight w:val="0"/>
                  <w:marTop w:val="0"/>
                  <w:marBottom w:val="0"/>
                  <w:divBdr>
                    <w:top w:val="none" w:sz="0" w:space="0" w:color="auto"/>
                    <w:left w:val="none" w:sz="0" w:space="0" w:color="auto"/>
                    <w:bottom w:val="none" w:sz="0" w:space="0" w:color="auto"/>
                    <w:right w:val="none" w:sz="0" w:space="0" w:color="auto"/>
                  </w:divBdr>
                </w:div>
                <w:div w:id="514266865">
                  <w:marLeft w:val="0"/>
                  <w:marRight w:val="0"/>
                  <w:marTop w:val="0"/>
                  <w:marBottom w:val="0"/>
                  <w:divBdr>
                    <w:top w:val="none" w:sz="0" w:space="0" w:color="auto"/>
                    <w:left w:val="none" w:sz="0" w:space="0" w:color="auto"/>
                    <w:bottom w:val="none" w:sz="0" w:space="0" w:color="auto"/>
                    <w:right w:val="none" w:sz="0" w:space="0" w:color="auto"/>
                  </w:divBdr>
                </w:div>
                <w:div w:id="518278087">
                  <w:marLeft w:val="0"/>
                  <w:marRight w:val="0"/>
                  <w:marTop w:val="0"/>
                  <w:marBottom w:val="0"/>
                  <w:divBdr>
                    <w:top w:val="none" w:sz="0" w:space="0" w:color="auto"/>
                    <w:left w:val="none" w:sz="0" w:space="0" w:color="auto"/>
                    <w:bottom w:val="none" w:sz="0" w:space="0" w:color="auto"/>
                    <w:right w:val="none" w:sz="0" w:space="0" w:color="auto"/>
                  </w:divBdr>
                </w:div>
                <w:div w:id="526914412">
                  <w:marLeft w:val="0"/>
                  <w:marRight w:val="0"/>
                  <w:marTop w:val="0"/>
                  <w:marBottom w:val="0"/>
                  <w:divBdr>
                    <w:top w:val="none" w:sz="0" w:space="0" w:color="auto"/>
                    <w:left w:val="none" w:sz="0" w:space="0" w:color="auto"/>
                    <w:bottom w:val="none" w:sz="0" w:space="0" w:color="auto"/>
                    <w:right w:val="none" w:sz="0" w:space="0" w:color="auto"/>
                  </w:divBdr>
                </w:div>
                <w:div w:id="527328463">
                  <w:marLeft w:val="0"/>
                  <w:marRight w:val="0"/>
                  <w:marTop w:val="0"/>
                  <w:marBottom w:val="0"/>
                  <w:divBdr>
                    <w:top w:val="none" w:sz="0" w:space="0" w:color="auto"/>
                    <w:left w:val="none" w:sz="0" w:space="0" w:color="auto"/>
                    <w:bottom w:val="none" w:sz="0" w:space="0" w:color="auto"/>
                    <w:right w:val="none" w:sz="0" w:space="0" w:color="auto"/>
                  </w:divBdr>
                </w:div>
                <w:div w:id="529151806">
                  <w:marLeft w:val="0"/>
                  <w:marRight w:val="0"/>
                  <w:marTop w:val="0"/>
                  <w:marBottom w:val="0"/>
                  <w:divBdr>
                    <w:top w:val="none" w:sz="0" w:space="0" w:color="auto"/>
                    <w:left w:val="none" w:sz="0" w:space="0" w:color="auto"/>
                    <w:bottom w:val="none" w:sz="0" w:space="0" w:color="auto"/>
                    <w:right w:val="none" w:sz="0" w:space="0" w:color="auto"/>
                  </w:divBdr>
                </w:div>
                <w:div w:id="529999516">
                  <w:marLeft w:val="0"/>
                  <w:marRight w:val="0"/>
                  <w:marTop w:val="0"/>
                  <w:marBottom w:val="0"/>
                  <w:divBdr>
                    <w:top w:val="none" w:sz="0" w:space="0" w:color="auto"/>
                    <w:left w:val="none" w:sz="0" w:space="0" w:color="auto"/>
                    <w:bottom w:val="none" w:sz="0" w:space="0" w:color="auto"/>
                    <w:right w:val="none" w:sz="0" w:space="0" w:color="auto"/>
                  </w:divBdr>
                </w:div>
                <w:div w:id="536041506">
                  <w:marLeft w:val="0"/>
                  <w:marRight w:val="0"/>
                  <w:marTop w:val="0"/>
                  <w:marBottom w:val="0"/>
                  <w:divBdr>
                    <w:top w:val="none" w:sz="0" w:space="0" w:color="auto"/>
                    <w:left w:val="none" w:sz="0" w:space="0" w:color="auto"/>
                    <w:bottom w:val="none" w:sz="0" w:space="0" w:color="auto"/>
                    <w:right w:val="none" w:sz="0" w:space="0" w:color="auto"/>
                  </w:divBdr>
                </w:div>
                <w:div w:id="539243898">
                  <w:marLeft w:val="0"/>
                  <w:marRight w:val="0"/>
                  <w:marTop w:val="0"/>
                  <w:marBottom w:val="0"/>
                  <w:divBdr>
                    <w:top w:val="none" w:sz="0" w:space="0" w:color="auto"/>
                    <w:left w:val="none" w:sz="0" w:space="0" w:color="auto"/>
                    <w:bottom w:val="none" w:sz="0" w:space="0" w:color="auto"/>
                    <w:right w:val="none" w:sz="0" w:space="0" w:color="auto"/>
                  </w:divBdr>
                </w:div>
                <w:div w:id="539778438">
                  <w:marLeft w:val="0"/>
                  <w:marRight w:val="0"/>
                  <w:marTop w:val="0"/>
                  <w:marBottom w:val="0"/>
                  <w:divBdr>
                    <w:top w:val="none" w:sz="0" w:space="0" w:color="auto"/>
                    <w:left w:val="none" w:sz="0" w:space="0" w:color="auto"/>
                    <w:bottom w:val="none" w:sz="0" w:space="0" w:color="auto"/>
                    <w:right w:val="none" w:sz="0" w:space="0" w:color="auto"/>
                  </w:divBdr>
                </w:div>
                <w:div w:id="540364330">
                  <w:marLeft w:val="0"/>
                  <w:marRight w:val="0"/>
                  <w:marTop w:val="0"/>
                  <w:marBottom w:val="0"/>
                  <w:divBdr>
                    <w:top w:val="none" w:sz="0" w:space="0" w:color="auto"/>
                    <w:left w:val="none" w:sz="0" w:space="0" w:color="auto"/>
                    <w:bottom w:val="none" w:sz="0" w:space="0" w:color="auto"/>
                    <w:right w:val="none" w:sz="0" w:space="0" w:color="auto"/>
                  </w:divBdr>
                </w:div>
                <w:div w:id="541213680">
                  <w:marLeft w:val="0"/>
                  <w:marRight w:val="0"/>
                  <w:marTop w:val="0"/>
                  <w:marBottom w:val="0"/>
                  <w:divBdr>
                    <w:top w:val="none" w:sz="0" w:space="0" w:color="auto"/>
                    <w:left w:val="none" w:sz="0" w:space="0" w:color="auto"/>
                    <w:bottom w:val="none" w:sz="0" w:space="0" w:color="auto"/>
                    <w:right w:val="none" w:sz="0" w:space="0" w:color="auto"/>
                  </w:divBdr>
                </w:div>
                <w:div w:id="543177569">
                  <w:marLeft w:val="0"/>
                  <w:marRight w:val="0"/>
                  <w:marTop w:val="0"/>
                  <w:marBottom w:val="0"/>
                  <w:divBdr>
                    <w:top w:val="none" w:sz="0" w:space="0" w:color="auto"/>
                    <w:left w:val="none" w:sz="0" w:space="0" w:color="auto"/>
                    <w:bottom w:val="none" w:sz="0" w:space="0" w:color="auto"/>
                    <w:right w:val="none" w:sz="0" w:space="0" w:color="auto"/>
                  </w:divBdr>
                </w:div>
                <w:div w:id="543564866">
                  <w:marLeft w:val="0"/>
                  <w:marRight w:val="0"/>
                  <w:marTop w:val="0"/>
                  <w:marBottom w:val="0"/>
                  <w:divBdr>
                    <w:top w:val="none" w:sz="0" w:space="0" w:color="auto"/>
                    <w:left w:val="none" w:sz="0" w:space="0" w:color="auto"/>
                    <w:bottom w:val="none" w:sz="0" w:space="0" w:color="auto"/>
                    <w:right w:val="none" w:sz="0" w:space="0" w:color="auto"/>
                  </w:divBdr>
                </w:div>
                <w:div w:id="549533295">
                  <w:marLeft w:val="0"/>
                  <w:marRight w:val="0"/>
                  <w:marTop w:val="0"/>
                  <w:marBottom w:val="0"/>
                  <w:divBdr>
                    <w:top w:val="none" w:sz="0" w:space="0" w:color="auto"/>
                    <w:left w:val="none" w:sz="0" w:space="0" w:color="auto"/>
                    <w:bottom w:val="none" w:sz="0" w:space="0" w:color="auto"/>
                    <w:right w:val="none" w:sz="0" w:space="0" w:color="auto"/>
                  </w:divBdr>
                </w:div>
                <w:div w:id="552546499">
                  <w:marLeft w:val="0"/>
                  <w:marRight w:val="0"/>
                  <w:marTop w:val="0"/>
                  <w:marBottom w:val="0"/>
                  <w:divBdr>
                    <w:top w:val="none" w:sz="0" w:space="0" w:color="auto"/>
                    <w:left w:val="none" w:sz="0" w:space="0" w:color="auto"/>
                    <w:bottom w:val="none" w:sz="0" w:space="0" w:color="auto"/>
                    <w:right w:val="none" w:sz="0" w:space="0" w:color="auto"/>
                  </w:divBdr>
                </w:div>
                <w:div w:id="554580908">
                  <w:marLeft w:val="0"/>
                  <w:marRight w:val="0"/>
                  <w:marTop w:val="0"/>
                  <w:marBottom w:val="0"/>
                  <w:divBdr>
                    <w:top w:val="none" w:sz="0" w:space="0" w:color="auto"/>
                    <w:left w:val="none" w:sz="0" w:space="0" w:color="auto"/>
                    <w:bottom w:val="none" w:sz="0" w:space="0" w:color="auto"/>
                    <w:right w:val="none" w:sz="0" w:space="0" w:color="auto"/>
                  </w:divBdr>
                </w:div>
                <w:div w:id="558980908">
                  <w:marLeft w:val="0"/>
                  <w:marRight w:val="0"/>
                  <w:marTop w:val="0"/>
                  <w:marBottom w:val="0"/>
                  <w:divBdr>
                    <w:top w:val="none" w:sz="0" w:space="0" w:color="auto"/>
                    <w:left w:val="none" w:sz="0" w:space="0" w:color="auto"/>
                    <w:bottom w:val="none" w:sz="0" w:space="0" w:color="auto"/>
                    <w:right w:val="none" w:sz="0" w:space="0" w:color="auto"/>
                  </w:divBdr>
                </w:div>
                <w:div w:id="559248960">
                  <w:marLeft w:val="0"/>
                  <w:marRight w:val="0"/>
                  <w:marTop w:val="0"/>
                  <w:marBottom w:val="0"/>
                  <w:divBdr>
                    <w:top w:val="none" w:sz="0" w:space="0" w:color="auto"/>
                    <w:left w:val="none" w:sz="0" w:space="0" w:color="auto"/>
                    <w:bottom w:val="none" w:sz="0" w:space="0" w:color="auto"/>
                    <w:right w:val="none" w:sz="0" w:space="0" w:color="auto"/>
                  </w:divBdr>
                </w:div>
                <w:div w:id="564071150">
                  <w:marLeft w:val="0"/>
                  <w:marRight w:val="0"/>
                  <w:marTop w:val="0"/>
                  <w:marBottom w:val="0"/>
                  <w:divBdr>
                    <w:top w:val="none" w:sz="0" w:space="0" w:color="auto"/>
                    <w:left w:val="none" w:sz="0" w:space="0" w:color="auto"/>
                    <w:bottom w:val="none" w:sz="0" w:space="0" w:color="auto"/>
                    <w:right w:val="none" w:sz="0" w:space="0" w:color="auto"/>
                  </w:divBdr>
                </w:div>
                <w:div w:id="564494174">
                  <w:marLeft w:val="0"/>
                  <w:marRight w:val="0"/>
                  <w:marTop w:val="0"/>
                  <w:marBottom w:val="0"/>
                  <w:divBdr>
                    <w:top w:val="none" w:sz="0" w:space="0" w:color="auto"/>
                    <w:left w:val="none" w:sz="0" w:space="0" w:color="auto"/>
                    <w:bottom w:val="none" w:sz="0" w:space="0" w:color="auto"/>
                    <w:right w:val="none" w:sz="0" w:space="0" w:color="auto"/>
                  </w:divBdr>
                </w:div>
                <w:div w:id="564603280">
                  <w:marLeft w:val="0"/>
                  <w:marRight w:val="0"/>
                  <w:marTop w:val="0"/>
                  <w:marBottom w:val="0"/>
                  <w:divBdr>
                    <w:top w:val="none" w:sz="0" w:space="0" w:color="auto"/>
                    <w:left w:val="none" w:sz="0" w:space="0" w:color="auto"/>
                    <w:bottom w:val="none" w:sz="0" w:space="0" w:color="auto"/>
                    <w:right w:val="none" w:sz="0" w:space="0" w:color="auto"/>
                  </w:divBdr>
                </w:div>
                <w:div w:id="564806090">
                  <w:marLeft w:val="0"/>
                  <w:marRight w:val="0"/>
                  <w:marTop w:val="0"/>
                  <w:marBottom w:val="0"/>
                  <w:divBdr>
                    <w:top w:val="none" w:sz="0" w:space="0" w:color="auto"/>
                    <w:left w:val="none" w:sz="0" w:space="0" w:color="auto"/>
                    <w:bottom w:val="none" w:sz="0" w:space="0" w:color="auto"/>
                    <w:right w:val="none" w:sz="0" w:space="0" w:color="auto"/>
                  </w:divBdr>
                </w:div>
                <w:div w:id="566190156">
                  <w:marLeft w:val="0"/>
                  <w:marRight w:val="0"/>
                  <w:marTop w:val="0"/>
                  <w:marBottom w:val="0"/>
                  <w:divBdr>
                    <w:top w:val="none" w:sz="0" w:space="0" w:color="auto"/>
                    <w:left w:val="none" w:sz="0" w:space="0" w:color="auto"/>
                    <w:bottom w:val="none" w:sz="0" w:space="0" w:color="auto"/>
                    <w:right w:val="none" w:sz="0" w:space="0" w:color="auto"/>
                  </w:divBdr>
                </w:div>
                <w:div w:id="566570826">
                  <w:marLeft w:val="0"/>
                  <w:marRight w:val="0"/>
                  <w:marTop w:val="0"/>
                  <w:marBottom w:val="0"/>
                  <w:divBdr>
                    <w:top w:val="none" w:sz="0" w:space="0" w:color="auto"/>
                    <w:left w:val="none" w:sz="0" w:space="0" w:color="auto"/>
                    <w:bottom w:val="none" w:sz="0" w:space="0" w:color="auto"/>
                    <w:right w:val="none" w:sz="0" w:space="0" w:color="auto"/>
                  </w:divBdr>
                </w:div>
                <w:div w:id="566840580">
                  <w:marLeft w:val="0"/>
                  <w:marRight w:val="0"/>
                  <w:marTop w:val="0"/>
                  <w:marBottom w:val="0"/>
                  <w:divBdr>
                    <w:top w:val="none" w:sz="0" w:space="0" w:color="auto"/>
                    <w:left w:val="none" w:sz="0" w:space="0" w:color="auto"/>
                    <w:bottom w:val="none" w:sz="0" w:space="0" w:color="auto"/>
                    <w:right w:val="none" w:sz="0" w:space="0" w:color="auto"/>
                  </w:divBdr>
                </w:div>
                <w:div w:id="567962263">
                  <w:marLeft w:val="0"/>
                  <w:marRight w:val="0"/>
                  <w:marTop w:val="0"/>
                  <w:marBottom w:val="0"/>
                  <w:divBdr>
                    <w:top w:val="none" w:sz="0" w:space="0" w:color="auto"/>
                    <w:left w:val="none" w:sz="0" w:space="0" w:color="auto"/>
                    <w:bottom w:val="none" w:sz="0" w:space="0" w:color="auto"/>
                    <w:right w:val="none" w:sz="0" w:space="0" w:color="auto"/>
                  </w:divBdr>
                </w:div>
                <w:div w:id="574780761">
                  <w:marLeft w:val="0"/>
                  <w:marRight w:val="0"/>
                  <w:marTop w:val="0"/>
                  <w:marBottom w:val="0"/>
                  <w:divBdr>
                    <w:top w:val="none" w:sz="0" w:space="0" w:color="auto"/>
                    <w:left w:val="none" w:sz="0" w:space="0" w:color="auto"/>
                    <w:bottom w:val="none" w:sz="0" w:space="0" w:color="auto"/>
                    <w:right w:val="none" w:sz="0" w:space="0" w:color="auto"/>
                  </w:divBdr>
                </w:div>
                <w:div w:id="577516767">
                  <w:marLeft w:val="0"/>
                  <w:marRight w:val="0"/>
                  <w:marTop w:val="0"/>
                  <w:marBottom w:val="0"/>
                  <w:divBdr>
                    <w:top w:val="none" w:sz="0" w:space="0" w:color="auto"/>
                    <w:left w:val="none" w:sz="0" w:space="0" w:color="auto"/>
                    <w:bottom w:val="none" w:sz="0" w:space="0" w:color="auto"/>
                    <w:right w:val="none" w:sz="0" w:space="0" w:color="auto"/>
                  </w:divBdr>
                </w:div>
                <w:div w:id="579290216">
                  <w:marLeft w:val="0"/>
                  <w:marRight w:val="0"/>
                  <w:marTop w:val="0"/>
                  <w:marBottom w:val="0"/>
                  <w:divBdr>
                    <w:top w:val="none" w:sz="0" w:space="0" w:color="auto"/>
                    <w:left w:val="none" w:sz="0" w:space="0" w:color="auto"/>
                    <w:bottom w:val="none" w:sz="0" w:space="0" w:color="auto"/>
                    <w:right w:val="none" w:sz="0" w:space="0" w:color="auto"/>
                  </w:divBdr>
                </w:div>
                <w:div w:id="581258635">
                  <w:marLeft w:val="0"/>
                  <w:marRight w:val="0"/>
                  <w:marTop w:val="0"/>
                  <w:marBottom w:val="0"/>
                  <w:divBdr>
                    <w:top w:val="none" w:sz="0" w:space="0" w:color="auto"/>
                    <w:left w:val="none" w:sz="0" w:space="0" w:color="auto"/>
                    <w:bottom w:val="none" w:sz="0" w:space="0" w:color="auto"/>
                    <w:right w:val="none" w:sz="0" w:space="0" w:color="auto"/>
                  </w:divBdr>
                </w:div>
                <w:div w:id="582490075">
                  <w:marLeft w:val="0"/>
                  <w:marRight w:val="0"/>
                  <w:marTop w:val="0"/>
                  <w:marBottom w:val="0"/>
                  <w:divBdr>
                    <w:top w:val="none" w:sz="0" w:space="0" w:color="auto"/>
                    <w:left w:val="none" w:sz="0" w:space="0" w:color="auto"/>
                    <w:bottom w:val="none" w:sz="0" w:space="0" w:color="auto"/>
                    <w:right w:val="none" w:sz="0" w:space="0" w:color="auto"/>
                  </w:divBdr>
                </w:div>
                <w:div w:id="586496577">
                  <w:marLeft w:val="0"/>
                  <w:marRight w:val="0"/>
                  <w:marTop w:val="0"/>
                  <w:marBottom w:val="0"/>
                  <w:divBdr>
                    <w:top w:val="none" w:sz="0" w:space="0" w:color="auto"/>
                    <w:left w:val="none" w:sz="0" w:space="0" w:color="auto"/>
                    <w:bottom w:val="none" w:sz="0" w:space="0" w:color="auto"/>
                    <w:right w:val="none" w:sz="0" w:space="0" w:color="auto"/>
                  </w:divBdr>
                </w:div>
                <w:div w:id="587079723">
                  <w:marLeft w:val="0"/>
                  <w:marRight w:val="0"/>
                  <w:marTop w:val="0"/>
                  <w:marBottom w:val="0"/>
                  <w:divBdr>
                    <w:top w:val="none" w:sz="0" w:space="0" w:color="auto"/>
                    <w:left w:val="none" w:sz="0" w:space="0" w:color="auto"/>
                    <w:bottom w:val="none" w:sz="0" w:space="0" w:color="auto"/>
                    <w:right w:val="none" w:sz="0" w:space="0" w:color="auto"/>
                  </w:divBdr>
                </w:div>
                <w:div w:id="592278610">
                  <w:marLeft w:val="0"/>
                  <w:marRight w:val="0"/>
                  <w:marTop w:val="0"/>
                  <w:marBottom w:val="0"/>
                  <w:divBdr>
                    <w:top w:val="none" w:sz="0" w:space="0" w:color="auto"/>
                    <w:left w:val="none" w:sz="0" w:space="0" w:color="auto"/>
                    <w:bottom w:val="none" w:sz="0" w:space="0" w:color="auto"/>
                    <w:right w:val="none" w:sz="0" w:space="0" w:color="auto"/>
                  </w:divBdr>
                </w:div>
                <w:div w:id="595989544">
                  <w:marLeft w:val="0"/>
                  <w:marRight w:val="0"/>
                  <w:marTop w:val="0"/>
                  <w:marBottom w:val="0"/>
                  <w:divBdr>
                    <w:top w:val="none" w:sz="0" w:space="0" w:color="auto"/>
                    <w:left w:val="none" w:sz="0" w:space="0" w:color="auto"/>
                    <w:bottom w:val="none" w:sz="0" w:space="0" w:color="auto"/>
                    <w:right w:val="none" w:sz="0" w:space="0" w:color="auto"/>
                  </w:divBdr>
                </w:div>
                <w:div w:id="596448093">
                  <w:marLeft w:val="0"/>
                  <w:marRight w:val="0"/>
                  <w:marTop w:val="0"/>
                  <w:marBottom w:val="0"/>
                  <w:divBdr>
                    <w:top w:val="none" w:sz="0" w:space="0" w:color="auto"/>
                    <w:left w:val="none" w:sz="0" w:space="0" w:color="auto"/>
                    <w:bottom w:val="none" w:sz="0" w:space="0" w:color="auto"/>
                    <w:right w:val="none" w:sz="0" w:space="0" w:color="auto"/>
                  </w:divBdr>
                </w:div>
                <w:div w:id="596527523">
                  <w:marLeft w:val="0"/>
                  <w:marRight w:val="0"/>
                  <w:marTop w:val="0"/>
                  <w:marBottom w:val="0"/>
                  <w:divBdr>
                    <w:top w:val="none" w:sz="0" w:space="0" w:color="auto"/>
                    <w:left w:val="none" w:sz="0" w:space="0" w:color="auto"/>
                    <w:bottom w:val="none" w:sz="0" w:space="0" w:color="auto"/>
                    <w:right w:val="none" w:sz="0" w:space="0" w:color="auto"/>
                  </w:divBdr>
                </w:div>
                <w:div w:id="597757939">
                  <w:marLeft w:val="0"/>
                  <w:marRight w:val="0"/>
                  <w:marTop w:val="0"/>
                  <w:marBottom w:val="0"/>
                  <w:divBdr>
                    <w:top w:val="none" w:sz="0" w:space="0" w:color="auto"/>
                    <w:left w:val="none" w:sz="0" w:space="0" w:color="auto"/>
                    <w:bottom w:val="none" w:sz="0" w:space="0" w:color="auto"/>
                    <w:right w:val="none" w:sz="0" w:space="0" w:color="auto"/>
                  </w:divBdr>
                </w:div>
                <w:div w:id="599726294">
                  <w:marLeft w:val="0"/>
                  <w:marRight w:val="0"/>
                  <w:marTop w:val="0"/>
                  <w:marBottom w:val="0"/>
                  <w:divBdr>
                    <w:top w:val="none" w:sz="0" w:space="0" w:color="auto"/>
                    <w:left w:val="none" w:sz="0" w:space="0" w:color="auto"/>
                    <w:bottom w:val="none" w:sz="0" w:space="0" w:color="auto"/>
                    <w:right w:val="none" w:sz="0" w:space="0" w:color="auto"/>
                  </w:divBdr>
                </w:div>
                <w:div w:id="600602260">
                  <w:marLeft w:val="0"/>
                  <w:marRight w:val="0"/>
                  <w:marTop w:val="0"/>
                  <w:marBottom w:val="0"/>
                  <w:divBdr>
                    <w:top w:val="none" w:sz="0" w:space="0" w:color="auto"/>
                    <w:left w:val="none" w:sz="0" w:space="0" w:color="auto"/>
                    <w:bottom w:val="none" w:sz="0" w:space="0" w:color="auto"/>
                    <w:right w:val="none" w:sz="0" w:space="0" w:color="auto"/>
                  </w:divBdr>
                </w:div>
                <w:div w:id="600992624">
                  <w:marLeft w:val="0"/>
                  <w:marRight w:val="0"/>
                  <w:marTop w:val="0"/>
                  <w:marBottom w:val="0"/>
                  <w:divBdr>
                    <w:top w:val="none" w:sz="0" w:space="0" w:color="auto"/>
                    <w:left w:val="none" w:sz="0" w:space="0" w:color="auto"/>
                    <w:bottom w:val="none" w:sz="0" w:space="0" w:color="auto"/>
                    <w:right w:val="none" w:sz="0" w:space="0" w:color="auto"/>
                  </w:divBdr>
                </w:div>
                <w:div w:id="602684107">
                  <w:marLeft w:val="0"/>
                  <w:marRight w:val="0"/>
                  <w:marTop w:val="0"/>
                  <w:marBottom w:val="0"/>
                  <w:divBdr>
                    <w:top w:val="none" w:sz="0" w:space="0" w:color="auto"/>
                    <w:left w:val="none" w:sz="0" w:space="0" w:color="auto"/>
                    <w:bottom w:val="none" w:sz="0" w:space="0" w:color="auto"/>
                    <w:right w:val="none" w:sz="0" w:space="0" w:color="auto"/>
                  </w:divBdr>
                </w:div>
                <w:div w:id="604385690">
                  <w:marLeft w:val="0"/>
                  <w:marRight w:val="0"/>
                  <w:marTop w:val="0"/>
                  <w:marBottom w:val="0"/>
                  <w:divBdr>
                    <w:top w:val="none" w:sz="0" w:space="0" w:color="auto"/>
                    <w:left w:val="none" w:sz="0" w:space="0" w:color="auto"/>
                    <w:bottom w:val="none" w:sz="0" w:space="0" w:color="auto"/>
                    <w:right w:val="none" w:sz="0" w:space="0" w:color="auto"/>
                  </w:divBdr>
                </w:div>
                <w:div w:id="606159684">
                  <w:marLeft w:val="0"/>
                  <w:marRight w:val="0"/>
                  <w:marTop w:val="0"/>
                  <w:marBottom w:val="0"/>
                  <w:divBdr>
                    <w:top w:val="none" w:sz="0" w:space="0" w:color="auto"/>
                    <w:left w:val="none" w:sz="0" w:space="0" w:color="auto"/>
                    <w:bottom w:val="none" w:sz="0" w:space="0" w:color="auto"/>
                    <w:right w:val="none" w:sz="0" w:space="0" w:color="auto"/>
                  </w:divBdr>
                </w:div>
                <w:div w:id="606426676">
                  <w:marLeft w:val="0"/>
                  <w:marRight w:val="0"/>
                  <w:marTop w:val="0"/>
                  <w:marBottom w:val="0"/>
                  <w:divBdr>
                    <w:top w:val="none" w:sz="0" w:space="0" w:color="auto"/>
                    <w:left w:val="none" w:sz="0" w:space="0" w:color="auto"/>
                    <w:bottom w:val="none" w:sz="0" w:space="0" w:color="auto"/>
                    <w:right w:val="none" w:sz="0" w:space="0" w:color="auto"/>
                  </w:divBdr>
                </w:div>
                <w:div w:id="606960143">
                  <w:marLeft w:val="0"/>
                  <w:marRight w:val="0"/>
                  <w:marTop w:val="0"/>
                  <w:marBottom w:val="0"/>
                  <w:divBdr>
                    <w:top w:val="none" w:sz="0" w:space="0" w:color="auto"/>
                    <w:left w:val="none" w:sz="0" w:space="0" w:color="auto"/>
                    <w:bottom w:val="none" w:sz="0" w:space="0" w:color="auto"/>
                    <w:right w:val="none" w:sz="0" w:space="0" w:color="auto"/>
                  </w:divBdr>
                </w:div>
                <w:div w:id="608858471">
                  <w:marLeft w:val="0"/>
                  <w:marRight w:val="0"/>
                  <w:marTop w:val="0"/>
                  <w:marBottom w:val="0"/>
                  <w:divBdr>
                    <w:top w:val="none" w:sz="0" w:space="0" w:color="auto"/>
                    <w:left w:val="none" w:sz="0" w:space="0" w:color="auto"/>
                    <w:bottom w:val="none" w:sz="0" w:space="0" w:color="auto"/>
                    <w:right w:val="none" w:sz="0" w:space="0" w:color="auto"/>
                  </w:divBdr>
                </w:div>
                <w:div w:id="609898921">
                  <w:marLeft w:val="0"/>
                  <w:marRight w:val="0"/>
                  <w:marTop w:val="0"/>
                  <w:marBottom w:val="0"/>
                  <w:divBdr>
                    <w:top w:val="none" w:sz="0" w:space="0" w:color="auto"/>
                    <w:left w:val="none" w:sz="0" w:space="0" w:color="auto"/>
                    <w:bottom w:val="none" w:sz="0" w:space="0" w:color="auto"/>
                    <w:right w:val="none" w:sz="0" w:space="0" w:color="auto"/>
                  </w:divBdr>
                </w:div>
                <w:div w:id="611012190">
                  <w:marLeft w:val="0"/>
                  <w:marRight w:val="0"/>
                  <w:marTop w:val="0"/>
                  <w:marBottom w:val="0"/>
                  <w:divBdr>
                    <w:top w:val="none" w:sz="0" w:space="0" w:color="auto"/>
                    <w:left w:val="none" w:sz="0" w:space="0" w:color="auto"/>
                    <w:bottom w:val="none" w:sz="0" w:space="0" w:color="auto"/>
                    <w:right w:val="none" w:sz="0" w:space="0" w:color="auto"/>
                  </w:divBdr>
                </w:div>
                <w:div w:id="611978549">
                  <w:marLeft w:val="0"/>
                  <w:marRight w:val="0"/>
                  <w:marTop w:val="0"/>
                  <w:marBottom w:val="0"/>
                  <w:divBdr>
                    <w:top w:val="none" w:sz="0" w:space="0" w:color="auto"/>
                    <w:left w:val="none" w:sz="0" w:space="0" w:color="auto"/>
                    <w:bottom w:val="none" w:sz="0" w:space="0" w:color="auto"/>
                    <w:right w:val="none" w:sz="0" w:space="0" w:color="auto"/>
                  </w:divBdr>
                </w:div>
                <w:div w:id="613294912">
                  <w:marLeft w:val="0"/>
                  <w:marRight w:val="0"/>
                  <w:marTop w:val="0"/>
                  <w:marBottom w:val="0"/>
                  <w:divBdr>
                    <w:top w:val="none" w:sz="0" w:space="0" w:color="auto"/>
                    <w:left w:val="none" w:sz="0" w:space="0" w:color="auto"/>
                    <w:bottom w:val="none" w:sz="0" w:space="0" w:color="auto"/>
                    <w:right w:val="none" w:sz="0" w:space="0" w:color="auto"/>
                  </w:divBdr>
                </w:div>
                <w:div w:id="614755245">
                  <w:marLeft w:val="0"/>
                  <w:marRight w:val="0"/>
                  <w:marTop w:val="0"/>
                  <w:marBottom w:val="0"/>
                  <w:divBdr>
                    <w:top w:val="none" w:sz="0" w:space="0" w:color="auto"/>
                    <w:left w:val="none" w:sz="0" w:space="0" w:color="auto"/>
                    <w:bottom w:val="none" w:sz="0" w:space="0" w:color="auto"/>
                    <w:right w:val="none" w:sz="0" w:space="0" w:color="auto"/>
                  </w:divBdr>
                </w:div>
                <w:div w:id="617183431">
                  <w:marLeft w:val="0"/>
                  <w:marRight w:val="0"/>
                  <w:marTop w:val="0"/>
                  <w:marBottom w:val="0"/>
                  <w:divBdr>
                    <w:top w:val="none" w:sz="0" w:space="0" w:color="auto"/>
                    <w:left w:val="none" w:sz="0" w:space="0" w:color="auto"/>
                    <w:bottom w:val="none" w:sz="0" w:space="0" w:color="auto"/>
                    <w:right w:val="none" w:sz="0" w:space="0" w:color="auto"/>
                  </w:divBdr>
                </w:div>
                <w:div w:id="617839086">
                  <w:marLeft w:val="0"/>
                  <w:marRight w:val="0"/>
                  <w:marTop w:val="0"/>
                  <w:marBottom w:val="0"/>
                  <w:divBdr>
                    <w:top w:val="none" w:sz="0" w:space="0" w:color="auto"/>
                    <w:left w:val="none" w:sz="0" w:space="0" w:color="auto"/>
                    <w:bottom w:val="none" w:sz="0" w:space="0" w:color="auto"/>
                    <w:right w:val="none" w:sz="0" w:space="0" w:color="auto"/>
                  </w:divBdr>
                </w:div>
                <w:div w:id="623923268">
                  <w:marLeft w:val="0"/>
                  <w:marRight w:val="0"/>
                  <w:marTop w:val="0"/>
                  <w:marBottom w:val="0"/>
                  <w:divBdr>
                    <w:top w:val="none" w:sz="0" w:space="0" w:color="auto"/>
                    <w:left w:val="none" w:sz="0" w:space="0" w:color="auto"/>
                    <w:bottom w:val="none" w:sz="0" w:space="0" w:color="auto"/>
                    <w:right w:val="none" w:sz="0" w:space="0" w:color="auto"/>
                  </w:divBdr>
                </w:div>
                <w:div w:id="624045430">
                  <w:marLeft w:val="0"/>
                  <w:marRight w:val="0"/>
                  <w:marTop w:val="0"/>
                  <w:marBottom w:val="0"/>
                  <w:divBdr>
                    <w:top w:val="none" w:sz="0" w:space="0" w:color="auto"/>
                    <w:left w:val="none" w:sz="0" w:space="0" w:color="auto"/>
                    <w:bottom w:val="none" w:sz="0" w:space="0" w:color="auto"/>
                    <w:right w:val="none" w:sz="0" w:space="0" w:color="auto"/>
                  </w:divBdr>
                </w:div>
                <w:div w:id="624628139">
                  <w:marLeft w:val="0"/>
                  <w:marRight w:val="0"/>
                  <w:marTop w:val="0"/>
                  <w:marBottom w:val="0"/>
                  <w:divBdr>
                    <w:top w:val="none" w:sz="0" w:space="0" w:color="auto"/>
                    <w:left w:val="none" w:sz="0" w:space="0" w:color="auto"/>
                    <w:bottom w:val="none" w:sz="0" w:space="0" w:color="auto"/>
                    <w:right w:val="none" w:sz="0" w:space="0" w:color="auto"/>
                  </w:divBdr>
                </w:div>
                <w:div w:id="626199224">
                  <w:marLeft w:val="0"/>
                  <w:marRight w:val="0"/>
                  <w:marTop w:val="0"/>
                  <w:marBottom w:val="0"/>
                  <w:divBdr>
                    <w:top w:val="none" w:sz="0" w:space="0" w:color="auto"/>
                    <w:left w:val="none" w:sz="0" w:space="0" w:color="auto"/>
                    <w:bottom w:val="none" w:sz="0" w:space="0" w:color="auto"/>
                    <w:right w:val="none" w:sz="0" w:space="0" w:color="auto"/>
                  </w:divBdr>
                </w:div>
                <w:div w:id="632515603">
                  <w:marLeft w:val="0"/>
                  <w:marRight w:val="0"/>
                  <w:marTop w:val="0"/>
                  <w:marBottom w:val="0"/>
                  <w:divBdr>
                    <w:top w:val="none" w:sz="0" w:space="0" w:color="auto"/>
                    <w:left w:val="none" w:sz="0" w:space="0" w:color="auto"/>
                    <w:bottom w:val="none" w:sz="0" w:space="0" w:color="auto"/>
                    <w:right w:val="none" w:sz="0" w:space="0" w:color="auto"/>
                  </w:divBdr>
                </w:div>
                <w:div w:id="633215223">
                  <w:marLeft w:val="0"/>
                  <w:marRight w:val="0"/>
                  <w:marTop w:val="0"/>
                  <w:marBottom w:val="0"/>
                  <w:divBdr>
                    <w:top w:val="none" w:sz="0" w:space="0" w:color="auto"/>
                    <w:left w:val="none" w:sz="0" w:space="0" w:color="auto"/>
                    <w:bottom w:val="none" w:sz="0" w:space="0" w:color="auto"/>
                    <w:right w:val="none" w:sz="0" w:space="0" w:color="auto"/>
                  </w:divBdr>
                </w:div>
                <w:div w:id="634723456">
                  <w:marLeft w:val="0"/>
                  <w:marRight w:val="0"/>
                  <w:marTop w:val="0"/>
                  <w:marBottom w:val="0"/>
                  <w:divBdr>
                    <w:top w:val="none" w:sz="0" w:space="0" w:color="auto"/>
                    <w:left w:val="none" w:sz="0" w:space="0" w:color="auto"/>
                    <w:bottom w:val="none" w:sz="0" w:space="0" w:color="auto"/>
                    <w:right w:val="none" w:sz="0" w:space="0" w:color="auto"/>
                  </w:divBdr>
                </w:div>
                <w:div w:id="636448185">
                  <w:marLeft w:val="0"/>
                  <w:marRight w:val="0"/>
                  <w:marTop w:val="0"/>
                  <w:marBottom w:val="0"/>
                  <w:divBdr>
                    <w:top w:val="none" w:sz="0" w:space="0" w:color="auto"/>
                    <w:left w:val="none" w:sz="0" w:space="0" w:color="auto"/>
                    <w:bottom w:val="none" w:sz="0" w:space="0" w:color="auto"/>
                    <w:right w:val="none" w:sz="0" w:space="0" w:color="auto"/>
                  </w:divBdr>
                </w:div>
                <w:div w:id="636570353">
                  <w:marLeft w:val="0"/>
                  <w:marRight w:val="0"/>
                  <w:marTop w:val="0"/>
                  <w:marBottom w:val="0"/>
                  <w:divBdr>
                    <w:top w:val="none" w:sz="0" w:space="0" w:color="auto"/>
                    <w:left w:val="none" w:sz="0" w:space="0" w:color="auto"/>
                    <w:bottom w:val="none" w:sz="0" w:space="0" w:color="auto"/>
                    <w:right w:val="none" w:sz="0" w:space="0" w:color="auto"/>
                  </w:divBdr>
                </w:div>
                <w:div w:id="638075991">
                  <w:marLeft w:val="0"/>
                  <w:marRight w:val="0"/>
                  <w:marTop w:val="0"/>
                  <w:marBottom w:val="0"/>
                  <w:divBdr>
                    <w:top w:val="none" w:sz="0" w:space="0" w:color="auto"/>
                    <w:left w:val="none" w:sz="0" w:space="0" w:color="auto"/>
                    <w:bottom w:val="none" w:sz="0" w:space="0" w:color="auto"/>
                    <w:right w:val="none" w:sz="0" w:space="0" w:color="auto"/>
                  </w:divBdr>
                </w:div>
                <w:div w:id="640161323">
                  <w:marLeft w:val="0"/>
                  <w:marRight w:val="0"/>
                  <w:marTop w:val="0"/>
                  <w:marBottom w:val="0"/>
                  <w:divBdr>
                    <w:top w:val="none" w:sz="0" w:space="0" w:color="auto"/>
                    <w:left w:val="none" w:sz="0" w:space="0" w:color="auto"/>
                    <w:bottom w:val="none" w:sz="0" w:space="0" w:color="auto"/>
                    <w:right w:val="none" w:sz="0" w:space="0" w:color="auto"/>
                  </w:divBdr>
                </w:div>
                <w:div w:id="640690814">
                  <w:marLeft w:val="0"/>
                  <w:marRight w:val="0"/>
                  <w:marTop w:val="0"/>
                  <w:marBottom w:val="0"/>
                  <w:divBdr>
                    <w:top w:val="none" w:sz="0" w:space="0" w:color="auto"/>
                    <w:left w:val="none" w:sz="0" w:space="0" w:color="auto"/>
                    <w:bottom w:val="none" w:sz="0" w:space="0" w:color="auto"/>
                    <w:right w:val="none" w:sz="0" w:space="0" w:color="auto"/>
                  </w:divBdr>
                </w:div>
                <w:div w:id="641351104">
                  <w:marLeft w:val="0"/>
                  <w:marRight w:val="0"/>
                  <w:marTop w:val="0"/>
                  <w:marBottom w:val="0"/>
                  <w:divBdr>
                    <w:top w:val="none" w:sz="0" w:space="0" w:color="auto"/>
                    <w:left w:val="none" w:sz="0" w:space="0" w:color="auto"/>
                    <w:bottom w:val="none" w:sz="0" w:space="0" w:color="auto"/>
                    <w:right w:val="none" w:sz="0" w:space="0" w:color="auto"/>
                  </w:divBdr>
                </w:div>
                <w:div w:id="642273114">
                  <w:marLeft w:val="0"/>
                  <w:marRight w:val="0"/>
                  <w:marTop w:val="0"/>
                  <w:marBottom w:val="0"/>
                  <w:divBdr>
                    <w:top w:val="none" w:sz="0" w:space="0" w:color="auto"/>
                    <w:left w:val="none" w:sz="0" w:space="0" w:color="auto"/>
                    <w:bottom w:val="none" w:sz="0" w:space="0" w:color="auto"/>
                    <w:right w:val="none" w:sz="0" w:space="0" w:color="auto"/>
                  </w:divBdr>
                </w:div>
                <w:div w:id="647245281">
                  <w:marLeft w:val="0"/>
                  <w:marRight w:val="0"/>
                  <w:marTop w:val="0"/>
                  <w:marBottom w:val="0"/>
                  <w:divBdr>
                    <w:top w:val="none" w:sz="0" w:space="0" w:color="auto"/>
                    <w:left w:val="none" w:sz="0" w:space="0" w:color="auto"/>
                    <w:bottom w:val="none" w:sz="0" w:space="0" w:color="auto"/>
                    <w:right w:val="none" w:sz="0" w:space="0" w:color="auto"/>
                  </w:divBdr>
                </w:div>
                <w:div w:id="647637966">
                  <w:marLeft w:val="0"/>
                  <w:marRight w:val="0"/>
                  <w:marTop w:val="0"/>
                  <w:marBottom w:val="0"/>
                  <w:divBdr>
                    <w:top w:val="none" w:sz="0" w:space="0" w:color="auto"/>
                    <w:left w:val="none" w:sz="0" w:space="0" w:color="auto"/>
                    <w:bottom w:val="none" w:sz="0" w:space="0" w:color="auto"/>
                    <w:right w:val="none" w:sz="0" w:space="0" w:color="auto"/>
                  </w:divBdr>
                </w:div>
                <w:div w:id="650447865">
                  <w:marLeft w:val="0"/>
                  <w:marRight w:val="0"/>
                  <w:marTop w:val="0"/>
                  <w:marBottom w:val="0"/>
                  <w:divBdr>
                    <w:top w:val="none" w:sz="0" w:space="0" w:color="auto"/>
                    <w:left w:val="none" w:sz="0" w:space="0" w:color="auto"/>
                    <w:bottom w:val="none" w:sz="0" w:space="0" w:color="auto"/>
                    <w:right w:val="none" w:sz="0" w:space="0" w:color="auto"/>
                  </w:divBdr>
                </w:div>
                <w:div w:id="652149243">
                  <w:marLeft w:val="0"/>
                  <w:marRight w:val="0"/>
                  <w:marTop w:val="0"/>
                  <w:marBottom w:val="0"/>
                  <w:divBdr>
                    <w:top w:val="none" w:sz="0" w:space="0" w:color="auto"/>
                    <w:left w:val="none" w:sz="0" w:space="0" w:color="auto"/>
                    <w:bottom w:val="none" w:sz="0" w:space="0" w:color="auto"/>
                    <w:right w:val="none" w:sz="0" w:space="0" w:color="auto"/>
                  </w:divBdr>
                </w:div>
                <w:div w:id="652442929">
                  <w:marLeft w:val="0"/>
                  <w:marRight w:val="0"/>
                  <w:marTop w:val="0"/>
                  <w:marBottom w:val="0"/>
                  <w:divBdr>
                    <w:top w:val="none" w:sz="0" w:space="0" w:color="auto"/>
                    <w:left w:val="none" w:sz="0" w:space="0" w:color="auto"/>
                    <w:bottom w:val="none" w:sz="0" w:space="0" w:color="auto"/>
                    <w:right w:val="none" w:sz="0" w:space="0" w:color="auto"/>
                  </w:divBdr>
                </w:div>
                <w:div w:id="654990530">
                  <w:marLeft w:val="0"/>
                  <w:marRight w:val="0"/>
                  <w:marTop w:val="0"/>
                  <w:marBottom w:val="0"/>
                  <w:divBdr>
                    <w:top w:val="none" w:sz="0" w:space="0" w:color="auto"/>
                    <w:left w:val="none" w:sz="0" w:space="0" w:color="auto"/>
                    <w:bottom w:val="none" w:sz="0" w:space="0" w:color="auto"/>
                    <w:right w:val="none" w:sz="0" w:space="0" w:color="auto"/>
                  </w:divBdr>
                </w:div>
                <w:div w:id="655184703">
                  <w:marLeft w:val="0"/>
                  <w:marRight w:val="0"/>
                  <w:marTop w:val="0"/>
                  <w:marBottom w:val="0"/>
                  <w:divBdr>
                    <w:top w:val="none" w:sz="0" w:space="0" w:color="auto"/>
                    <w:left w:val="none" w:sz="0" w:space="0" w:color="auto"/>
                    <w:bottom w:val="none" w:sz="0" w:space="0" w:color="auto"/>
                    <w:right w:val="none" w:sz="0" w:space="0" w:color="auto"/>
                  </w:divBdr>
                </w:div>
                <w:div w:id="655258938">
                  <w:marLeft w:val="0"/>
                  <w:marRight w:val="0"/>
                  <w:marTop w:val="0"/>
                  <w:marBottom w:val="0"/>
                  <w:divBdr>
                    <w:top w:val="none" w:sz="0" w:space="0" w:color="auto"/>
                    <w:left w:val="none" w:sz="0" w:space="0" w:color="auto"/>
                    <w:bottom w:val="none" w:sz="0" w:space="0" w:color="auto"/>
                    <w:right w:val="none" w:sz="0" w:space="0" w:color="auto"/>
                  </w:divBdr>
                </w:div>
                <w:div w:id="656112431">
                  <w:marLeft w:val="0"/>
                  <w:marRight w:val="0"/>
                  <w:marTop w:val="0"/>
                  <w:marBottom w:val="0"/>
                  <w:divBdr>
                    <w:top w:val="none" w:sz="0" w:space="0" w:color="auto"/>
                    <w:left w:val="none" w:sz="0" w:space="0" w:color="auto"/>
                    <w:bottom w:val="none" w:sz="0" w:space="0" w:color="auto"/>
                    <w:right w:val="none" w:sz="0" w:space="0" w:color="auto"/>
                  </w:divBdr>
                </w:div>
                <w:div w:id="658702496">
                  <w:marLeft w:val="0"/>
                  <w:marRight w:val="0"/>
                  <w:marTop w:val="0"/>
                  <w:marBottom w:val="0"/>
                  <w:divBdr>
                    <w:top w:val="none" w:sz="0" w:space="0" w:color="auto"/>
                    <w:left w:val="none" w:sz="0" w:space="0" w:color="auto"/>
                    <w:bottom w:val="none" w:sz="0" w:space="0" w:color="auto"/>
                    <w:right w:val="none" w:sz="0" w:space="0" w:color="auto"/>
                  </w:divBdr>
                </w:div>
                <w:div w:id="659652055">
                  <w:marLeft w:val="0"/>
                  <w:marRight w:val="0"/>
                  <w:marTop w:val="0"/>
                  <w:marBottom w:val="0"/>
                  <w:divBdr>
                    <w:top w:val="none" w:sz="0" w:space="0" w:color="auto"/>
                    <w:left w:val="none" w:sz="0" w:space="0" w:color="auto"/>
                    <w:bottom w:val="none" w:sz="0" w:space="0" w:color="auto"/>
                    <w:right w:val="none" w:sz="0" w:space="0" w:color="auto"/>
                  </w:divBdr>
                </w:div>
                <w:div w:id="660079689">
                  <w:marLeft w:val="0"/>
                  <w:marRight w:val="0"/>
                  <w:marTop w:val="0"/>
                  <w:marBottom w:val="0"/>
                  <w:divBdr>
                    <w:top w:val="none" w:sz="0" w:space="0" w:color="auto"/>
                    <w:left w:val="none" w:sz="0" w:space="0" w:color="auto"/>
                    <w:bottom w:val="none" w:sz="0" w:space="0" w:color="auto"/>
                    <w:right w:val="none" w:sz="0" w:space="0" w:color="auto"/>
                  </w:divBdr>
                </w:div>
                <w:div w:id="661154496">
                  <w:marLeft w:val="0"/>
                  <w:marRight w:val="0"/>
                  <w:marTop w:val="0"/>
                  <w:marBottom w:val="0"/>
                  <w:divBdr>
                    <w:top w:val="none" w:sz="0" w:space="0" w:color="auto"/>
                    <w:left w:val="none" w:sz="0" w:space="0" w:color="auto"/>
                    <w:bottom w:val="none" w:sz="0" w:space="0" w:color="auto"/>
                    <w:right w:val="none" w:sz="0" w:space="0" w:color="auto"/>
                  </w:divBdr>
                </w:div>
                <w:div w:id="662316634">
                  <w:marLeft w:val="0"/>
                  <w:marRight w:val="0"/>
                  <w:marTop w:val="0"/>
                  <w:marBottom w:val="0"/>
                  <w:divBdr>
                    <w:top w:val="none" w:sz="0" w:space="0" w:color="auto"/>
                    <w:left w:val="none" w:sz="0" w:space="0" w:color="auto"/>
                    <w:bottom w:val="none" w:sz="0" w:space="0" w:color="auto"/>
                    <w:right w:val="none" w:sz="0" w:space="0" w:color="auto"/>
                  </w:divBdr>
                </w:div>
                <w:div w:id="662659641">
                  <w:marLeft w:val="0"/>
                  <w:marRight w:val="0"/>
                  <w:marTop w:val="0"/>
                  <w:marBottom w:val="0"/>
                  <w:divBdr>
                    <w:top w:val="none" w:sz="0" w:space="0" w:color="auto"/>
                    <w:left w:val="none" w:sz="0" w:space="0" w:color="auto"/>
                    <w:bottom w:val="none" w:sz="0" w:space="0" w:color="auto"/>
                    <w:right w:val="none" w:sz="0" w:space="0" w:color="auto"/>
                  </w:divBdr>
                </w:div>
                <w:div w:id="663357718">
                  <w:marLeft w:val="0"/>
                  <w:marRight w:val="0"/>
                  <w:marTop w:val="0"/>
                  <w:marBottom w:val="0"/>
                  <w:divBdr>
                    <w:top w:val="none" w:sz="0" w:space="0" w:color="auto"/>
                    <w:left w:val="none" w:sz="0" w:space="0" w:color="auto"/>
                    <w:bottom w:val="none" w:sz="0" w:space="0" w:color="auto"/>
                    <w:right w:val="none" w:sz="0" w:space="0" w:color="auto"/>
                  </w:divBdr>
                </w:div>
                <w:div w:id="663507001">
                  <w:marLeft w:val="0"/>
                  <w:marRight w:val="0"/>
                  <w:marTop w:val="0"/>
                  <w:marBottom w:val="0"/>
                  <w:divBdr>
                    <w:top w:val="none" w:sz="0" w:space="0" w:color="auto"/>
                    <w:left w:val="none" w:sz="0" w:space="0" w:color="auto"/>
                    <w:bottom w:val="none" w:sz="0" w:space="0" w:color="auto"/>
                    <w:right w:val="none" w:sz="0" w:space="0" w:color="auto"/>
                  </w:divBdr>
                </w:div>
                <w:div w:id="665672217">
                  <w:marLeft w:val="0"/>
                  <w:marRight w:val="0"/>
                  <w:marTop w:val="0"/>
                  <w:marBottom w:val="0"/>
                  <w:divBdr>
                    <w:top w:val="none" w:sz="0" w:space="0" w:color="auto"/>
                    <w:left w:val="none" w:sz="0" w:space="0" w:color="auto"/>
                    <w:bottom w:val="none" w:sz="0" w:space="0" w:color="auto"/>
                    <w:right w:val="none" w:sz="0" w:space="0" w:color="auto"/>
                  </w:divBdr>
                </w:div>
                <w:div w:id="665741384">
                  <w:marLeft w:val="0"/>
                  <w:marRight w:val="0"/>
                  <w:marTop w:val="0"/>
                  <w:marBottom w:val="0"/>
                  <w:divBdr>
                    <w:top w:val="none" w:sz="0" w:space="0" w:color="auto"/>
                    <w:left w:val="none" w:sz="0" w:space="0" w:color="auto"/>
                    <w:bottom w:val="none" w:sz="0" w:space="0" w:color="auto"/>
                    <w:right w:val="none" w:sz="0" w:space="0" w:color="auto"/>
                  </w:divBdr>
                </w:div>
                <w:div w:id="665940641">
                  <w:marLeft w:val="0"/>
                  <w:marRight w:val="0"/>
                  <w:marTop w:val="0"/>
                  <w:marBottom w:val="0"/>
                  <w:divBdr>
                    <w:top w:val="none" w:sz="0" w:space="0" w:color="auto"/>
                    <w:left w:val="none" w:sz="0" w:space="0" w:color="auto"/>
                    <w:bottom w:val="none" w:sz="0" w:space="0" w:color="auto"/>
                    <w:right w:val="none" w:sz="0" w:space="0" w:color="auto"/>
                  </w:divBdr>
                </w:div>
                <w:div w:id="671295388">
                  <w:marLeft w:val="0"/>
                  <w:marRight w:val="0"/>
                  <w:marTop w:val="0"/>
                  <w:marBottom w:val="0"/>
                  <w:divBdr>
                    <w:top w:val="none" w:sz="0" w:space="0" w:color="auto"/>
                    <w:left w:val="none" w:sz="0" w:space="0" w:color="auto"/>
                    <w:bottom w:val="none" w:sz="0" w:space="0" w:color="auto"/>
                    <w:right w:val="none" w:sz="0" w:space="0" w:color="auto"/>
                  </w:divBdr>
                </w:div>
                <w:div w:id="672494369">
                  <w:marLeft w:val="0"/>
                  <w:marRight w:val="0"/>
                  <w:marTop w:val="0"/>
                  <w:marBottom w:val="0"/>
                  <w:divBdr>
                    <w:top w:val="none" w:sz="0" w:space="0" w:color="auto"/>
                    <w:left w:val="none" w:sz="0" w:space="0" w:color="auto"/>
                    <w:bottom w:val="none" w:sz="0" w:space="0" w:color="auto"/>
                    <w:right w:val="none" w:sz="0" w:space="0" w:color="auto"/>
                  </w:divBdr>
                </w:div>
                <w:div w:id="673070071">
                  <w:marLeft w:val="0"/>
                  <w:marRight w:val="0"/>
                  <w:marTop w:val="0"/>
                  <w:marBottom w:val="0"/>
                  <w:divBdr>
                    <w:top w:val="none" w:sz="0" w:space="0" w:color="auto"/>
                    <w:left w:val="none" w:sz="0" w:space="0" w:color="auto"/>
                    <w:bottom w:val="none" w:sz="0" w:space="0" w:color="auto"/>
                    <w:right w:val="none" w:sz="0" w:space="0" w:color="auto"/>
                  </w:divBdr>
                </w:div>
                <w:div w:id="674110423">
                  <w:marLeft w:val="0"/>
                  <w:marRight w:val="0"/>
                  <w:marTop w:val="0"/>
                  <w:marBottom w:val="0"/>
                  <w:divBdr>
                    <w:top w:val="none" w:sz="0" w:space="0" w:color="auto"/>
                    <w:left w:val="none" w:sz="0" w:space="0" w:color="auto"/>
                    <w:bottom w:val="none" w:sz="0" w:space="0" w:color="auto"/>
                    <w:right w:val="none" w:sz="0" w:space="0" w:color="auto"/>
                  </w:divBdr>
                </w:div>
                <w:div w:id="677776373">
                  <w:marLeft w:val="0"/>
                  <w:marRight w:val="0"/>
                  <w:marTop w:val="0"/>
                  <w:marBottom w:val="0"/>
                  <w:divBdr>
                    <w:top w:val="none" w:sz="0" w:space="0" w:color="auto"/>
                    <w:left w:val="none" w:sz="0" w:space="0" w:color="auto"/>
                    <w:bottom w:val="none" w:sz="0" w:space="0" w:color="auto"/>
                    <w:right w:val="none" w:sz="0" w:space="0" w:color="auto"/>
                  </w:divBdr>
                </w:div>
                <w:div w:id="678196206">
                  <w:marLeft w:val="0"/>
                  <w:marRight w:val="0"/>
                  <w:marTop w:val="0"/>
                  <w:marBottom w:val="0"/>
                  <w:divBdr>
                    <w:top w:val="none" w:sz="0" w:space="0" w:color="auto"/>
                    <w:left w:val="none" w:sz="0" w:space="0" w:color="auto"/>
                    <w:bottom w:val="none" w:sz="0" w:space="0" w:color="auto"/>
                    <w:right w:val="none" w:sz="0" w:space="0" w:color="auto"/>
                  </w:divBdr>
                </w:div>
                <w:div w:id="678654768">
                  <w:marLeft w:val="0"/>
                  <w:marRight w:val="0"/>
                  <w:marTop w:val="0"/>
                  <w:marBottom w:val="0"/>
                  <w:divBdr>
                    <w:top w:val="none" w:sz="0" w:space="0" w:color="auto"/>
                    <w:left w:val="none" w:sz="0" w:space="0" w:color="auto"/>
                    <w:bottom w:val="none" w:sz="0" w:space="0" w:color="auto"/>
                    <w:right w:val="none" w:sz="0" w:space="0" w:color="auto"/>
                  </w:divBdr>
                </w:div>
                <w:div w:id="680739872">
                  <w:marLeft w:val="0"/>
                  <w:marRight w:val="0"/>
                  <w:marTop w:val="0"/>
                  <w:marBottom w:val="0"/>
                  <w:divBdr>
                    <w:top w:val="none" w:sz="0" w:space="0" w:color="auto"/>
                    <w:left w:val="none" w:sz="0" w:space="0" w:color="auto"/>
                    <w:bottom w:val="none" w:sz="0" w:space="0" w:color="auto"/>
                    <w:right w:val="none" w:sz="0" w:space="0" w:color="auto"/>
                  </w:divBdr>
                </w:div>
                <w:div w:id="680862859">
                  <w:marLeft w:val="0"/>
                  <w:marRight w:val="0"/>
                  <w:marTop w:val="0"/>
                  <w:marBottom w:val="0"/>
                  <w:divBdr>
                    <w:top w:val="none" w:sz="0" w:space="0" w:color="auto"/>
                    <w:left w:val="none" w:sz="0" w:space="0" w:color="auto"/>
                    <w:bottom w:val="none" w:sz="0" w:space="0" w:color="auto"/>
                    <w:right w:val="none" w:sz="0" w:space="0" w:color="auto"/>
                  </w:divBdr>
                </w:div>
                <w:div w:id="681321154">
                  <w:marLeft w:val="0"/>
                  <w:marRight w:val="0"/>
                  <w:marTop w:val="0"/>
                  <w:marBottom w:val="0"/>
                  <w:divBdr>
                    <w:top w:val="none" w:sz="0" w:space="0" w:color="auto"/>
                    <w:left w:val="none" w:sz="0" w:space="0" w:color="auto"/>
                    <w:bottom w:val="none" w:sz="0" w:space="0" w:color="auto"/>
                    <w:right w:val="none" w:sz="0" w:space="0" w:color="auto"/>
                  </w:divBdr>
                </w:div>
                <w:div w:id="684982316">
                  <w:marLeft w:val="0"/>
                  <w:marRight w:val="0"/>
                  <w:marTop w:val="0"/>
                  <w:marBottom w:val="0"/>
                  <w:divBdr>
                    <w:top w:val="none" w:sz="0" w:space="0" w:color="auto"/>
                    <w:left w:val="none" w:sz="0" w:space="0" w:color="auto"/>
                    <w:bottom w:val="none" w:sz="0" w:space="0" w:color="auto"/>
                    <w:right w:val="none" w:sz="0" w:space="0" w:color="auto"/>
                  </w:divBdr>
                </w:div>
                <w:div w:id="685641157">
                  <w:marLeft w:val="0"/>
                  <w:marRight w:val="0"/>
                  <w:marTop w:val="0"/>
                  <w:marBottom w:val="0"/>
                  <w:divBdr>
                    <w:top w:val="none" w:sz="0" w:space="0" w:color="auto"/>
                    <w:left w:val="none" w:sz="0" w:space="0" w:color="auto"/>
                    <w:bottom w:val="none" w:sz="0" w:space="0" w:color="auto"/>
                    <w:right w:val="none" w:sz="0" w:space="0" w:color="auto"/>
                  </w:divBdr>
                </w:div>
                <w:div w:id="686446739">
                  <w:marLeft w:val="0"/>
                  <w:marRight w:val="0"/>
                  <w:marTop w:val="0"/>
                  <w:marBottom w:val="0"/>
                  <w:divBdr>
                    <w:top w:val="none" w:sz="0" w:space="0" w:color="auto"/>
                    <w:left w:val="none" w:sz="0" w:space="0" w:color="auto"/>
                    <w:bottom w:val="none" w:sz="0" w:space="0" w:color="auto"/>
                    <w:right w:val="none" w:sz="0" w:space="0" w:color="auto"/>
                  </w:divBdr>
                </w:div>
                <w:div w:id="688870644">
                  <w:marLeft w:val="0"/>
                  <w:marRight w:val="0"/>
                  <w:marTop w:val="0"/>
                  <w:marBottom w:val="0"/>
                  <w:divBdr>
                    <w:top w:val="none" w:sz="0" w:space="0" w:color="auto"/>
                    <w:left w:val="none" w:sz="0" w:space="0" w:color="auto"/>
                    <w:bottom w:val="none" w:sz="0" w:space="0" w:color="auto"/>
                    <w:right w:val="none" w:sz="0" w:space="0" w:color="auto"/>
                  </w:divBdr>
                </w:div>
                <w:div w:id="691104739">
                  <w:marLeft w:val="0"/>
                  <w:marRight w:val="0"/>
                  <w:marTop w:val="0"/>
                  <w:marBottom w:val="0"/>
                  <w:divBdr>
                    <w:top w:val="none" w:sz="0" w:space="0" w:color="auto"/>
                    <w:left w:val="none" w:sz="0" w:space="0" w:color="auto"/>
                    <w:bottom w:val="none" w:sz="0" w:space="0" w:color="auto"/>
                    <w:right w:val="none" w:sz="0" w:space="0" w:color="auto"/>
                  </w:divBdr>
                </w:div>
                <w:div w:id="695279033">
                  <w:marLeft w:val="0"/>
                  <w:marRight w:val="0"/>
                  <w:marTop w:val="0"/>
                  <w:marBottom w:val="0"/>
                  <w:divBdr>
                    <w:top w:val="none" w:sz="0" w:space="0" w:color="auto"/>
                    <w:left w:val="none" w:sz="0" w:space="0" w:color="auto"/>
                    <w:bottom w:val="none" w:sz="0" w:space="0" w:color="auto"/>
                    <w:right w:val="none" w:sz="0" w:space="0" w:color="auto"/>
                  </w:divBdr>
                </w:div>
                <w:div w:id="695888338">
                  <w:marLeft w:val="0"/>
                  <w:marRight w:val="0"/>
                  <w:marTop w:val="0"/>
                  <w:marBottom w:val="0"/>
                  <w:divBdr>
                    <w:top w:val="none" w:sz="0" w:space="0" w:color="auto"/>
                    <w:left w:val="none" w:sz="0" w:space="0" w:color="auto"/>
                    <w:bottom w:val="none" w:sz="0" w:space="0" w:color="auto"/>
                    <w:right w:val="none" w:sz="0" w:space="0" w:color="auto"/>
                  </w:divBdr>
                </w:div>
                <w:div w:id="697318971">
                  <w:marLeft w:val="0"/>
                  <w:marRight w:val="0"/>
                  <w:marTop w:val="0"/>
                  <w:marBottom w:val="0"/>
                  <w:divBdr>
                    <w:top w:val="none" w:sz="0" w:space="0" w:color="auto"/>
                    <w:left w:val="none" w:sz="0" w:space="0" w:color="auto"/>
                    <w:bottom w:val="none" w:sz="0" w:space="0" w:color="auto"/>
                    <w:right w:val="none" w:sz="0" w:space="0" w:color="auto"/>
                  </w:divBdr>
                </w:div>
                <w:div w:id="697895982">
                  <w:marLeft w:val="0"/>
                  <w:marRight w:val="0"/>
                  <w:marTop w:val="0"/>
                  <w:marBottom w:val="0"/>
                  <w:divBdr>
                    <w:top w:val="none" w:sz="0" w:space="0" w:color="auto"/>
                    <w:left w:val="none" w:sz="0" w:space="0" w:color="auto"/>
                    <w:bottom w:val="none" w:sz="0" w:space="0" w:color="auto"/>
                    <w:right w:val="none" w:sz="0" w:space="0" w:color="auto"/>
                  </w:divBdr>
                </w:div>
                <w:div w:id="698435816">
                  <w:marLeft w:val="0"/>
                  <w:marRight w:val="0"/>
                  <w:marTop w:val="0"/>
                  <w:marBottom w:val="0"/>
                  <w:divBdr>
                    <w:top w:val="none" w:sz="0" w:space="0" w:color="auto"/>
                    <w:left w:val="none" w:sz="0" w:space="0" w:color="auto"/>
                    <w:bottom w:val="none" w:sz="0" w:space="0" w:color="auto"/>
                    <w:right w:val="none" w:sz="0" w:space="0" w:color="auto"/>
                  </w:divBdr>
                </w:div>
                <w:div w:id="698549155">
                  <w:marLeft w:val="0"/>
                  <w:marRight w:val="0"/>
                  <w:marTop w:val="0"/>
                  <w:marBottom w:val="0"/>
                  <w:divBdr>
                    <w:top w:val="none" w:sz="0" w:space="0" w:color="auto"/>
                    <w:left w:val="none" w:sz="0" w:space="0" w:color="auto"/>
                    <w:bottom w:val="none" w:sz="0" w:space="0" w:color="auto"/>
                    <w:right w:val="none" w:sz="0" w:space="0" w:color="auto"/>
                  </w:divBdr>
                </w:div>
                <w:div w:id="699478548">
                  <w:marLeft w:val="0"/>
                  <w:marRight w:val="0"/>
                  <w:marTop w:val="0"/>
                  <w:marBottom w:val="0"/>
                  <w:divBdr>
                    <w:top w:val="none" w:sz="0" w:space="0" w:color="auto"/>
                    <w:left w:val="none" w:sz="0" w:space="0" w:color="auto"/>
                    <w:bottom w:val="none" w:sz="0" w:space="0" w:color="auto"/>
                    <w:right w:val="none" w:sz="0" w:space="0" w:color="auto"/>
                  </w:divBdr>
                </w:div>
                <w:div w:id="700009544">
                  <w:marLeft w:val="0"/>
                  <w:marRight w:val="0"/>
                  <w:marTop w:val="0"/>
                  <w:marBottom w:val="0"/>
                  <w:divBdr>
                    <w:top w:val="none" w:sz="0" w:space="0" w:color="auto"/>
                    <w:left w:val="none" w:sz="0" w:space="0" w:color="auto"/>
                    <w:bottom w:val="none" w:sz="0" w:space="0" w:color="auto"/>
                    <w:right w:val="none" w:sz="0" w:space="0" w:color="auto"/>
                  </w:divBdr>
                </w:div>
                <w:div w:id="700402872">
                  <w:marLeft w:val="0"/>
                  <w:marRight w:val="0"/>
                  <w:marTop w:val="0"/>
                  <w:marBottom w:val="0"/>
                  <w:divBdr>
                    <w:top w:val="none" w:sz="0" w:space="0" w:color="auto"/>
                    <w:left w:val="none" w:sz="0" w:space="0" w:color="auto"/>
                    <w:bottom w:val="none" w:sz="0" w:space="0" w:color="auto"/>
                    <w:right w:val="none" w:sz="0" w:space="0" w:color="auto"/>
                  </w:divBdr>
                </w:div>
                <w:div w:id="701367577">
                  <w:marLeft w:val="0"/>
                  <w:marRight w:val="0"/>
                  <w:marTop w:val="0"/>
                  <w:marBottom w:val="0"/>
                  <w:divBdr>
                    <w:top w:val="none" w:sz="0" w:space="0" w:color="auto"/>
                    <w:left w:val="none" w:sz="0" w:space="0" w:color="auto"/>
                    <w:bottom w:val="none" w:sz="0" w:space="0" w:color="auto"/>
                    <w:right w:val="none" w:sz="0" w:space="0" w:color="auto"/>
                  </w:divBdr>
                </w:div>
                <w:div w:id="702945545">
                  <w:marLeft w:val="0"/>
                  <w:marRight w:val="0"/>
                  <w:marTop w:val="0"/>
                  <w:marBottom w:val="0"/>
                  <w:divBdr>
                    <w:top w:val="none" w:sz="0" w:space="0" w:color="auto"/>
                    <w:left w:val="none" w:sz="0" w:space="0" w:color="auto"/>
                    <w:bottom w:val="none" w:sz="0" w:space="0" w:color="auto"/>
                    <w:right w:val="none" w:sz="0" w:space="0" w:color="auto"/>
                  </w:divBdr>
                </w:div>
                <w:div w:id="706609243">
                  <w:marLeft w:val="0"/>
                  <w:marRight w:val="0"/>
                  <w:marTop w:val="0"/>
                  <w:marBottom w:val="0"/>
                  <w:divBdr>
                    <w:top w:val="none" w:sz="0" w:space="0" w:color="auto"/>
                    <w:left w:val="none" w:sz="0" w:space="0" w:color="auto"/>
                    <w:bottom w:val="none" w:sz="0" w:space="0" w:color="auto"/>
                    <w:right w:val="none" w:sz="0" w:space="0" w:color="auto"/>
                  </w:divBdr>
                </w:div>
                <w:div w:id="706687545">
                  <w:marLeft w:val="0"/>
                  <w:marRight w:val="0"/>
                  <w:marTop w:val="0"/>
                  <w:marBottom w:val="0"/>
                  <w:divBdr>
                    <w:top w:val="none" w:sz="0" w:space="0" w:color="auto"/>
                    <w:left w:val="none" w:sz="0" w:space="0" w:color="auto"/>
                    <w:bottom w:val="none" w:sz="0" w:space="0" w:color="auto"/>
                    <w:right w:val="none" w:sz="0" w:space="0" w:color="auto"/>
                  </w:divBdr>
                </w:div>
                <w:div w:id="711346186">
                  <w:marLeft w:val="0"/>
                  <w:marRight w:val="0"/>
                  <w:marTop w:val="0"/>
                  <w:marBottom w:val="0"/>
                  <w:divBdr>
                    <w:top w:val="none" w:sz="0" w:space="0" w:color="auto"/>
                    <w:left w:val="none" w:sz="0" w:space="0" w:color="auto"/>
                    <w:bottom w:val="none" w:sz="0" w:space="0" w:color="auto"/>
                    <w:right w:val="none" w:sz="0" w:space="0" w:color="auto"/>
                  </w:divBdr>
                </w:div>
                <w:div w:id="711809146">
                  <w:marLeft w:val="0"/>
                  <w:marRight w:val="0"/>
                  <w:marTop w:val="0"/>
                  <w:marBottom w:val="0"/>
                  <w:divBdr>
                    <w:top w:val="none" w:sz="0" w:space="0" w:color="auto"/>
                    <w:left w:val="none" w:sz="0" w:space="0" w:color="auto"/>
                    <w:bottom w:val="none" w:sz="0" w:space="0" w:color="auto"/>
                    <w:right w:val="none" w:sz="0" w:space="0" w:color="auto"/>
                  </w:divBdr>
                </w:div>
                <w:div w:id="712114861">
                  <w:marLeft w:val="0"/>
                  <w:marRight w:val="0"/>
                  <w:marTop w:val="0"/>
                  <w:marBottom w:val="0"/>
                  <w:divBdr>
                    <w:top w:val="none" w:sz="0" w:space="0" w:color="auto"/>
                    <w:left w:val="none" w:sz="0" w:space="0" w:color="auto"/>
                    <w:bottom w:val="none" w:sz="0" w:space="0" w:color="auto"/>
                    <w:right w:val="none" w:sz="0" w:space="0" w:color="auto"/>
                  </w:divBdr>
                </w:div>
                <w:div w:id="712343361">
                  <w:marLeft w:val="0"/>
                  <w:marRight w:val="0"/>
                  <w:marTop w:val="0"/>
                  <w:marBottom w:val="0"/>
                  <w:divBdr>
                    <w:top w:val="none" w:sz="0" w:space="0" w:color="auto"/>
                    <w:left w:val="none" w:sz="0" w:space="0" w:color="auto"/>
                    <w:bottom w:val="none" w:sz="0" w:space="0" w:color="auto"/>
                    <w:right w:val="none" w:sz="0" w:space="0" w:color="auto"/>
                  </w:divBdr>
                </w:div>
                <w:div w:id="712655966">
                  <w:marLeft w:val="0"/>
                  <w:marRight w:val="0"/>
                  <w:marTop w:val="0"/>
                  <w:marBottom w:val="0"/>
                  <w:divBdr>
                    <w:top w:val="none" w:sz="0" w:space="0" w:color="auto"/>
                    <w:left w:val="none" w:sz="0" w:space="0" w:color="auto"/>
                    <w:bottom w:val="none" w:sz="0" w:space="0" w:color="auto"/>
                    <w:right w:val="none" w:sz="0" w:space="0" w:color="auto"/>
                  </w:divBdr>
                </w:div>
                <w:div w:id="713500822">
                  <w:marLeft w:val="0"/>
                  <w:marRight w:val="0"/>
                  <w:marTop w:val="0"/>
                  <w:marBottom w:val="0"/>
                  <w:divBdr>
                    <w:top w:val="none" w:sz="0" w:space="0" w:color="auto"/>
                    <w:left w:val="none" w:sz="0" w:space="0" w:color="auto"/>
                    <w:bottom w:val="none" w:sz="0" w:space="0" w:color="auto"/>
                    <w:right w:val="none" w:sz="0" w:space="0" w:color="auto"/>
                  </w:divBdr>
                </w:div>
                <w:div w:id="714038841">
                  <w:marLeft w:val="0"/>
                  <w:marRight w:val="0"/>
                  <w:marTop w:val="0"/>
                  <w:marBottom w:val="0"/>
                  <w:divBdr>
                    <w:top w:val="none" w:sz="0" w:space="0" w:color="auto"/>
                    <w:left w:val="none" w:sz="0" w:space="0" w:color="auto"/>
                    <w:bottom w:val="none" w:sz="0" w:space="0" w:color="auto"/>
                    <w:right w:val="none" w:sz="0" w:space="0" w:color="auto"/>
                  </w:divBdr>
                </w:div>
                <w:div w:id="714232905">
                  <w:marLeft w:val="0"/>
                  <w:marRight w:val="0"/>
                  <w:marTop w:val="0"/>
                  <w:marBottom w:val="0"/>
                  <w:divBdr>
                    <w:top w:val="none" w:sz="0" w:space="0" w:color="auto"/>
                    <w:left w:val="none" w:sz="0" w:space="0" w:color="auto"/>
                    <w:bottom w:val="none" w:sz="0" w:space="0" w:color="auto"/>
                    <w:right w:val="none" w:sz="0" w:space="0" w:color="auto"/>
                  </w:divBdr>
                </w:div>
                <w:div w:id="719524821">
                  <w:marLeft w:val="0"/>
                  <w:marRight w:val="0"/>
                  <w:marTop w:val="0"/>
                  <w:marBottom w:val="0"/>
                  <w:divBdr>
                    <w:top w:val="none" w:sz="0" w:space="0" w:color="auto"/>
                    <w:left w:val="none" w:sz="0" w:space="0" w:color="auto"/>
                    <w:bottom w:val="none" w:sz="0" w:space="0" w:color="auto"/>
                    <w:right w:val="none" w:sz="0" w:space="0" w:color="auto"/>
                  </w:divBdr>
                </w:div>
                <w:div w:id="723404351">
                  <w:marLeft w:val="0"/>
                  <w:marRight w:val="0"/>
                  <w:marTop w:val="0"/>
                  <w:marBottom w:val="0"/>
                  <w:divBdr>
                    <w:top w:val="none" w:sz="0" w:space="0" w:color="auto"/>
                    <w:left w:val="none" w:sz="0" w:space="0" w:color="auto"/>
                    <w:bottom w:val="none" w:sz="0" w:space="0" w:color="auto"/>
                    <w:right w:val="none" w:sz="0" w:space="0" w:color="auto"/>
                  </w:divBdr>
                </w:div>
                <w:div w:id="728773076">
                  <w:marLeft w:val="0"/>
                  <w:marRight w:val="0"/>
                  <w:marTop w:val="0"/>
                  <w:marBottom w:val="0"/>
                  <w:divBdr>
                    <w:top w:val="none" w:sz="0" w:space="0" w:color="auto"/>
                    <w:left w:val="none" w:sz="0" w:space="0" w:color="auto"/>
                    <w:bottom w:val="none" w:sz="0" w:space="0" w:color="auto"/>
                    <w:right w:val="none" w:sz="0" w:space="0" w:color="auto"/>
                  </w:divBdr>
                </w:div>
                <w:div w:id="730273657">
                  <w:marLeft w:val="0"/>
                  <w:marRight w:val="0"/>
                  <w:marTop w:val="0"/>
                  <w:marBottom w:val="0"/>
                  <w:divBdr>
                    <w:top w:val="none" w:sz="0" w:space="0" w:color="auto"/>
                    <w:left w:val="none" w:sz="0" w:space="0" w:color="auto"/>
                    <w:bottom w:val="none" w:sz="0" w:space="0" w:color="auto"/>
                    <w:right w:val="none" w:sz="0" w:space="0" w:color="auto"/>
                  </w:divBdr>
                </w:div>
                <w:div w:id="731926896">
                  <w:marLeft w:val="0"/>
                  <w:marRight w:val="0"/>
                  <w:marTop w:val="0"/>
                  <w:marBottom w:val="0"/>
                  <w:divBdr>
                    <w:top w:val="none" w:sz="0" w:space="0" w:color="auto"/>
                    <w:left w:val="none" w:sz="0" w:space="0" w:color="auto"/>
                    <w:bottom w:val="none" w:sz="0" w:space="0" w:color="auto"/>
                    <w:right w:val="none" w:sz="0" w:space="0" w:color="auto"/>
                  </w:divBdr>
                </w:div>
                <w:div w:id="738943664">
                  <w:marLeft w:val="0"/>
                  <w:marRight w:val="0"/>
                  <w:marTop w:val="0"/>
                  <w:marBottom w:val="0"/>
                  <w:divBdr>
                    <w:top w:val="none" w:sz="0" w:space="0" w:color="auto"/>
                    <w:left w:val="none" w:sz="0" w:space="0" w:color="auto"/>
                    <w:bottom w:val="none" w:sz="0" w:space="0" w:color="auto"/>
                    <w:right w:val="none" w:sz="0" w:space="0" w:color="auto"/>
                  </w:divBdr>
                </w:div>
                <w:div w:id="742801972">
                  <w:marLeft w:val="0"/>
                  <w:marRight w:val="0"/>
                  <w:marTop w:val="0"/>
                  <w:marBottom w:val="0"/>
                  <w:divBdr>
                    <w:top w:val="none" w:sz="0" w:space="0" w:color="auto"/>
                    <w:left w:val="none" w:sz="0" w:space="0" w:color="auto"/>
                    <w:bottom w:val="none" w:sz="0" w:space="0" w:color="auto"/>
                    <w:right w:val="none" w:sz="0" w:space="0" w:color="auto"/>
                  </w:divBdr>
                </w:div>
                <w:div w:id="746420505">
                  <w:marLeft w:val="0"/>
                  <w:marRight w:val="0"/>
                  <w:marTop w:val="0"/>
                  <w:marBottom w:val="0"/>
                  <w:divBdr>
                    <w:top w:val="none" w:sz="0" w:space="0" w:color="auto"/>
                    <w:left w:val="none" w:sz="0" w:space="0" w:color="auto"/>
                    <w:bottom w:val="none" w:sz="0" w:space="0" w:color="auto"/>
                    <w:right w:val="none" w:sz="0" w:space="0" w:color="auto"/>
                  </w:divBdr>
                </w:div>
                <w:div w:id="749542483">
                  <w:marLeft w:val="0"/>
                  <w:marRight w:val="0"/>
                  <w:marTop w:val="0"/>
                  <w:marBottom w:val="0"/>
                  <w:divBdr>
                    <w:top w:val="none" w:sz="0" w:space="0" w:color="auto"/>
                    <w:left w:val="none" w:sz="0" w:space="0" w:color="auto"/>
                    <w:bottom w:val="none" w:sz="0" w:space="0" w:color="auto"/>
                    <w:right w:val="none" w:sz="0" w:space="0" w:color="auto"/>
                  </w:divBdr>
                </w:div>
                <w:div w:id="753354057">
                  <w:marLeft w:val="0"/>
                  <w:marRight w:val="0"/>
                  <w:marTop w:val="0"/>
                  <w:marBottom w:val="0"/>
                  <w:divBdr>
                    <w:top w:val="none" w:sz="0" w:space="0" w:color="auto"/>
                    <w:left w:val="none" w:sz="0" w:space="0" w:color="auto"/>
                    <w:bottom w:val="none" w:sz="0" w:space="0" w:color="auto"/>
                    <w:right w:val="none" w:sz="0" w:space="0" w:color="auto"/>
                  </w:divBdr>
                </w:div>
                <w:div w:id="753669114">
                  <w:marLeft w:val="0"/>
                  <w:marRight w:val="0"/>
                  <w:marTop w:val="0"/>
                  <w:marBottom w:val="0"/>
                  <w:divBdr>
                    <w:top w:val="none" w:sz="0" w:space="0" w:color="auto"/>
                    <w:left w:val="none" w:sz="0" w:space="0" w:color="auto"/>
                    <w:bottom w:val="none" w:sz="0" w:space="0" w:color="auto"/>
                    <w:right w:val="none" w:sz="0" w:space="0" w:color="auto"/>
                  </w:divBdr>
                </w:div>
                <w:div w:id="755516873">
                  <w:marLeft w:val="0"/>
                  <w:marRight w:val="0"/>
                  <w:marTop w:val="0"/>
                  <w:marBottom w:val="0"/>
                  <w:divBdr>
                    <w:top w:val="none" w:sz="0" w:space="0" w:color="auto"/>
                    <w:left w:val="none" w:sz="0" w:space="0" w:color="auto"/>
                    <w:bottom w:val="none" w:sz="0" w:space="0" w:color="auto"/>
                    <w:right w:val="none" w:sz="0" w:space="0" w:color="auto"/>
                  </w:divBdr>
                </w:div>
                <w:div w:id="761340025">
                  <w:marLeft w:val="0"/>
                  <w:marRight w:val="0"/>
                  <w:marTop w:val="0"/>
                  <w:marBottom w:val="0"/>
                  <w:divBdr>
                    <w:top w:val="none" w:sz="0" w:space="0" w:color="auto"/>
                    <w:left w:val="none" w:sz="0" w:space="0" w:color="auto"/>
                    <w:bottom w:val="none" w:sz="0" w:space="0" w:color="auto"/>
                    <w:right w:val="none" w:sz="0" w:space="0" w:color="auto"/>
                  </w:divBdr>
                </w:div>
                <w:div w:id="761534362">
                  <w:marLeft w:val="0"/>
                  <w:marRight w:val="0"/>
                  <w:marTop w:val="0"/>
                  <w:marBottom w:val="0"/>
                  <w:divBdr>
                    <w:top w:val="none" w:sz="0" w:space="0" w:color="auto"/>
                    <w:left w:val="none" w:sz="0" w:space="0" w:color="auto"/>
                    <w:bottom w:val="none" w:sz="0" w:space="0" w:color="auto"/>
                    <w:right w:val="none" w:sz="0" w:space="0" w:color="auto"/>
                  </w:divBdr>
                </w:div>
                <w:div w:id="762721063">
                  <w:marLeft w:val="0"/>
                  <w:marRight w:val="0"/>
                  <w:marTop w:val="0"/>
                  <w:marBottom w:val="0"/>
                  <w:divBdr>
                    <w:top w:val="none" w:sz="0" w:space="0" w:color="auto"/>
                    <w:left w:val="none" w:sz="0" w:space="0" w:color="auto"/>
                    <w:bottom w:val="none" w:sz="0" w:space="0" w:color="auto"/>
                    <w:right w:val="none" w:sz="0" w:space="0" w:color="auto"/>
                  </w:divBdr>
                </w:div>
                <w:div w:id="764107207">
                  <w:marLeft w:val="0"/>
                  <w:marRight w:val="0"/>
                  <w:marTop w:val="0"/>
                  <w:marBottom w:val="0"/>
                  <w:divBdr>
                    <w:top w:val="none" w:sz="0" w:space="0" w:color="auto"/>
                    <w:left w:val="none" w:sz="0" w:space="0" w:color="auto"/>
                    <w:bottom w:val="none" w:sz="0" w:space="0" w:color="auto"/>
                    <w:right w:val="none" w:sz="0" w:space="0" w:color="auto"/>
                  </w:divBdr>
                </w:div>
                <w:div w:id="765230761">
                  <w:marLeft w:val="0"/>
                  <w:marRight w:val="0"/>
                  <w:marTop w:val="0"/>
                  <w:marBottom w:val="0"/>
                  <w:divBdr>
                    <w:top w:val="none" w:sz="0" w:space="0" w:color="auto"/>
                    <w:left w:val="none" w:sz="0" w:space="0" w:color="auto"/>
                    <w:bottom w:val="none" w:sz="0" w:space="0" w:color="auto"/>
                    <w:right w:val="none" w:sz="0" w:space="0" w:color="auto"/>
                  </w:divBdr>
                </w:div>
                <w:div w:id="765616733">
                  <w:marLeft w:val="0"/>
                  <w:marRight w:val="0"/>
                  <w:marTop w:val="0"/>
                  <w:marBottom w:val="0"/>
                  <w:divBdr>
                    <w:top w:val="none" w:sz="0" w:space="0" w:color="auto"/>
                    <w:left w:val="none" w:sz="0" w:space="0" w:color="auto"/>
                    <w:bottom w:val="none" w:sz="0" w:space="0" w:color="auto"/>
                    <w:right w:val="none" w:sz="0" w:space="0" w:color="auto"/>
                  </w:divBdr>
                </w:div>
                <w:div w:id="768887077">
                  <w:marLeft w:val="0"/>
                  <w:marRight w:val="0"/>
                  <w:marTop w:val="0"/>
                  <w:marBottom w:val="0"/>
                  <w:divBdr>
                    <w:top w:val="none" w:sz="0" w:space="0" w:color="auto"/>
                    <w:left w:val="none" w:sz="0" w:space="0" w:color="auto"/>
                    <w:bottom w:val="none" w:sz="0" w:space="0" w:color="auto"/>
                    <w:right w:val="none" w:sz="0" w:space="0" w:color="auto"/>
                  </w:divBdr>
                </w:div>
                <w:div w:id="768892805">
                  <w:marLeft w:val="0"/>
                  <w:marRight w:val="0"/>
                  <w:marTop w:val="0"/>
                  <w:marBottom w:val="0"/>
                  <w:divBdr>
                    <w:top w:val="none" w:sz="0" w:space="0" w:color="auto"/>
                    <w:left w:val="none" w:sz="0" w:space="0" w:color="auto"/>
                    <w:bottom w:val="none" w:sz="0" w:space="0" w:color="auto"/>
                    <w:right w:val="none" w:sz="0" w:space="0" w:color="auto"/>
                  </w:divBdr>
                </w:div>
                <w:div w:id="769811994">
                  <w:marLeft w:val="0"/>
                  <w:marRight w:val="0"/>
                  <w:marTop w:val="0"/>
                  <w:marBottom w:val="0"/>
                  <w:divBdr>
                    <w:top w:val="none" w:sz="0" w:space="0" w:color="auto"/>
                    <w:left w:val="none" w:sz="0" w:space="0" w:color="auto"/>
                    <w:bottom w:val="none" w:sz="0" w:space="0" w:color="auto"/>
                    <w:right w:val="none" w:sz="0" w:space="0" w:color="auto"/>
                  </w:divBdr>
                </w:div>
                <w:div w:id="772670188">
                  <w:marLeft w:val="0"/>
                  <w:marRight w:val="0"/>
                  <w:marTop w:val="0"/>
                  <w:marBottom w:val="0"/>
                  <w:divBdr>
                    <w:top w:val="none" w:sz="0" w:space="0" w:color="auto"/>
                    <w:left w:val="none" w:sz="0" w:space="0" w:color="auto"/>
                    <w:bottom w:val="none" w:sz="0" w:space="0" w:color="auto"/>
                    <w:right w:val="none" w:sz="0" w:space="0" w:color="auto"/>
                  </w:divBdr>
                </w:div>
                <w:div w:id="773788122">
                  <w:marLeft w:val="0"/>
                  <w:marRight w:val="0"/>
                  <w:marTop w:val="0"/>
                  <w:marBottom w:val="0"/>
                  <w:divBdr>
                    <w:top w:val="none" w:sz="0" w:space="0" w:color="auto"/>
                    <w:left w:val="none" w:sz="0" w:space="0" w:color="auto"/>
                    <w:bottom w:val="none" w:sz="0" w:space="0" w:color="auto"/>
                    <w:right w:val="none" w:sz="0" w:space="0" w:color="auto"/>
                  </w:divBdr>
                </w:div>
                <w:div w:id="773793579">
                  <w:marLeft w:val="0"/>
                  <w:marRight w:val="0"/>
                  <w:marTop w:val="0"/>
                  <w:marBottom w:val="0"/>
                  <w:divBdr>
                    <w:top w:val="none" w:sz="0" w:space="0" w:color="auto"/>
                    <w:left w:val="none" w:sz="0" w:space="0" w:color="auto"/>
                    <w:bottom w:val="none" w:sz="0" w:space="0" w:color="auto"/>
                    <w:right w:val="none" w:sz="0" w:space="0" w:color="auto"/>
                  </w:divBdr>
                </w:div>
                <w:div w:id="774399898">
                  <w:marLeft w:val="0"/>
                  <w:marRight w:val="0"/>
                  <w:marTop w:val="0"/>
                  <w:marBottom w:val="0"/>
                  <w:divBdr>
                    <w:top w:val="none" w:sz="0" w:space="0" w:color="auto"/>
                    <w:left w:val="none" w:sz="0" w:space="0" w:color="auto"/>
                    <w:bottom w:val="none" w:sz="0" w:space="0" w:color="auto"/>
                    <w:right w:val="none" w:sz="0" w:space="0" w:color="auto"/>
                  </w:divBdr>
                </w:div>
                <w:div w:id="776868150">
                  <w:marLeft w:val="0"/>
                  <w:marRight w:val="0"/>
                  <w:marTop w:val="0"/>
                  <w:marBottom w:val="0"/>
                  <w:divBdr>
                    <w:top w:val="none" w:sz="0" w:space="0" w:color="auto"/>
                    <w:left w:val="none" w:sz="0" w:space="0" w:color="auto"/>
                    <w:bottom w:val="none" w:sz="0" w:space="0" w:color="auto"/>
                    <w:right w:val="none" w:sz="0" w:space="0" w:color="auto"/>
                  </w:divBdr>
                </w:div>
                <w:div w:id="777139814">
                  <w:marLeft w:val="0"/>
                  <w:marRight w:val="0"/>
                  <w:marTop w:val="0"/>
                  <w:marBottom w:val="0"/>
                  <w:divBdr>
                    <w:top w:val="none" w:sz="0" w:space="0" w:color="auto"/>
                    <w:left w:val="none" w:sz="0" w:space="0" w:color="auto"/>
                    <w:bottom w:val="none" w:sz="0" w:space="0" w:color="auto"/>
                    <w:right w:val="none" w:sz="0" w:space="0" w:color="auto"/>
                  </w:divBdr>
                </w:div>
                <w:div w:id="782922057">
                  <w:marLeft w:val="0"/>
                  <w:marRight w:val="0"/>
                  <w:marTop w:val="0"/>
                  <w:marBottom w:val="0"/>
                  <w:divBdr>
                    <w:top w:val="none" w:sz="0" w:space="0" w:color="auto"/>
                    <w:left w:val="none" w:sz="0" w:space="0" w:color="auto"/>
                    <w:bottom w:val="none" w:sz="0" w:space="0" w:color="auto"/>
                    <w:right w:val="none" w:sz="0" w:space="0" w:color="auto"/>
                  </w:divBdr>
                </w:div>
                <w:div w:id="784812720">
                  <w:marLeft w:val="0"/>
                  <w:marRight w:val="0"/>
                  <w:marTop w:val="0"/>
                  <w:marBottom w:val="0"/>
                  <w:divBdr>
                    <w:top w:val="none" w:sz="0" w:space="0" w:color="auto"/>
                    <w:left w:val="none" w:sz="0" w:space="0" w:color="auto"/>
                    <w:bottom w:val="none" w:sz="0" w:space="0" w:color="auto"/>
                    <w:right w:val="none" w:sz="0" w:space="0" w:color="auto"/>
                  </w:divBdr>
                </w:div>
                <w:div w:id="786772711">
                  <w:marLeft w:val="0"/>
                  <w:marRight w:val="0"/>
                  <w:marTop w:val="0"/>
                  <w:marBottom w:val="0"/>
                  <w:divBdr>
                    <w:top w:val="none" w:sz="0" w:space="0" w:color="auto"/>
                    <w:left w:val="none" w:sz="0" w:space="0" w:color="auto"/>
                    <w:bottom w:val="none" w:sz="0" w:space="0" w:color="auto"/>
                    <w:right w:val="none" w:sz="0" w:space="0" w:color="auto"/>
                  </w:divBdr>
                </w:div>
                <w:div w:id="790132104">
                  <w:marLeft w:val="0"/>
                  <w:marRight w:val="0"/>
                  <w:marTop w:val="0"/>
                  <w:marBottom w:val="0"/>
                  <w:divBdr>
                    <w:top w:val="none" w:sz="0" w:space="0" w:color="auto"/>
                    <w:left w:val="none" w:sz="0" w:space="0" w:color="auto"/>
                    <w:bottom w:val="none" w:sz="0" w:space="0" w:color="auto"/>
                    <w:right w:val="none" w:sz="0" w:space="0" w:color="auto"/>
                  </w:divBdr>
                </w:div>
                <w:div w:id="791825422">
                  <w:marLeft w:val="0"/>
                  <w:marRight w:val="0"/>
                  <w:marTop w:val="0"/>
                  <w:marBottom w:val="0"/>
                  <w:divBdr>
                    <w:top w:val="none" w:sz="0" w:space="0" w:color="auto"/>
                    <w:left w:val="none" w:sz="0" w:space="0" w:color="auto"/>
                    <w:bottom w:val="none" w:sz="0" w:space="0" w:color="auto"/>
                    <w:right w:val="none" w:sz="0" w:space="0" w:color="auto"/>
                  </w:divBdr>
                </w:div>
                <w:div w:id="792553989">
                  <w:marLeft w:val="0"/>
                  <w:marRight w:val="0"/>
                  <w:marTop w:val="0"/>
                  <w:marBottom w:val="0"/>
                  <w:divBdr>
                    <w:top w:val="none" w:sz="0" w:space="0" w:color="auto"/>
                    <w:left w:val="none" w:sz="0" w:space="0" w:color="auto"/>
                    <w:bottom w:val="none" w:sz="0" w:space="0" w:color="auto"/>
                    <w:right w:val="none" w:sz="0" w:space="0" w:color="auto"/>
                  </w:divBdr>
                </w:div>
                <w:div w:id="792938558">
                  <w:marLeft w:val="0"/>
                  <w:marRight w:val="0"/>
                  <w:marTop w:val="0"/>
                  <w:marBottom w:val="0"/>
                  <w:divBdr>
                    <w:top w:val="none" w:sz="0" w:space="0" w:color="auto"/>
                    <w:left w:val="none" w:sz="0" w:space="0" w:color="auto"/>
                    <w:bottom w:val="none" w:sz="0" w:space="0" w:color="auto"/>
                    <w:right w:val="none" w:sz="0" w:space="0" w:color="auto"/>
                  </w:divBdr>
                </w:div>
                <w:div w:id="795026362">
                  <w:marLeft w:val="0"/>
                  <w:marRight w:val="0"/>
                  <w:marTop w:val="0"/>
                  <w:marBottom w:val="0"/>
                  <w:divBdr>
                    <w:top w:val="none" w:sz="0" w:space="0" w:color="auto"/>
                    <w:left w:val="none" w:sz="0" w:space="0" w:color="auto"/>
                    <w:bottom w:val="none" w:sz="0" w:space="0" w:color="auto"/>
                    <w:right w:val="none" w:sz="0" w:space="0" w:color="auto"/>
                  </w:divBdr>
                </w:div>
                <w:div w:id="795370693">
                  <w:marLeft w:val="0"/>
                  <w:marRight w:val="0"/>
                  <w:marTop w:val="0"/>
                  <w:marBottom w:val="0"/>
                  <w:divBdr>
                    <w:top w:val="none" w:sz="0" w:space="0" w:color="auto"/>
                    <w:left w:val="none" w:sz="0" w:space="0" w:color="auto"/>
                    <w:bottom w:val="none" w:sz="0" w:space="0" w:color="auto"/>
                    <w:right w:val="none" w:sz="0" w:space="0" w:color="auto"/>
                  </w:divBdr>
                </w:div>
                <w:div w:id="797840641">
                  <w:marLeft w:val="0"/>
                  <w:marRight w:val="0"/>
                  <w:marTop w:val="0"/>
                  <w:marBottom w:val="0"/>
                  <w:divBdr>
                    <w:top w:val="none" w:sz="0" w:space="0" w:color="auto"/>
                    <w:left w:val="none" w:sz="0" w:space="0" w:color="auto"/>
                    <w:bottom w:val="none" w:sz="0" w:space="0" w:color="auto"/>
                    <w:right w:val="none" w:sz="0" w:space="0" w:color="auto"/>
                  </w:divBdr>
                </w:div>
                <w:div w:id="799881822">
                  <w:marLeft w:val="0"/>
                  <w:marRight w:val="0"/>
                  <w:marTop w:val="0"/>
                  <w:marBottom w:val="0"/>
                  <w:divBdr>
                    <w:top w:val="none" w:sz="0" w:space="0" w:color="auto"/>
                    <w:left w:val="none" w:sz="0" w:space="0" w:color="auto"/>
                    <w:bottom w:val="none" w:sz="0" w:space="0" w:color="auto"/>
                    <w:right w:val="none" w:sz="0" w:space="0" w:color="auto"/>
                  </w:divBdr>
                </w:div>
                <w:div w:id="800801658">
                  <w:marLeft w:val="0"/>
                  <w:marRight w:val="0"/>
                  <w:marTop w:val="0"/>
                  <w:marBottom w:val="0"/>
                  <w:divBdr>
                    <w:top w:val="none" w:sz="0" w:space="0" w:color="auto"/>
                    <w:left w:val="none" w:sz="0" w:space="0" w:color="auto"/>
                    <w:bottom w:val="none" w:sz="0" w:space="0" w:color="auto"/>
                    <w:right w:val="none" w:sz="0" w:space="0" w:color="auto"/>
                  </w:divBdr>
                </w:div>
                <w:div w:id="801120549">
                  <w:marLeft w:val="0"/>
                  <w:marRight w:val="0"/>
                  <w:marTop w:val="0"/>
                  <w:marBottom w:val="0"/>
                  <w:divBdr>
                    <w:top w:val="none" w:sz="0" w:space="0" w:color="auto"/>
                    <w:left w:val="none" w:sz="0" w:space="0" w:color="auto"/>
                    <w:bottom w:val="none" w:sz="0" w:space="0" w:color="auto"/>
                    <w:right w:val="none" w:sz="0" w:space="0" w:color="auto"/>
                  </w:divBdr>
                </w:div>
                <w:div w:id="801390918">
                  <w:marLeft w:val="0"/>
                  <w:marRight w:val="0"/>
                  <w:marTop w:val="0"/>
                  <w:marBottom w:val="0"/>
                  <w:divBdr>
                    <w:top w:val="none" w:sz="0" w:space="0" w:color="auto"/>
                    <w:left w:val="none" w:sz="0" w:space="0" w:color="auto"/>
                    <w:bottom w:val="none" w:sz="0" w:space="0" w:color="auto"/>
                    <w:right w:val="none" w:sz="0" w:space="0" w:color="auto"/>
                  </w:divBdr>
                </w:div>
                <w:div w:id="807554536">
                  <w:marLeft w:val="0"/>
                  <w:marRight w:val="0"/>
                  <w:marTop w:val="0"/>
                  <w:marBottom w:val="0"/>
                  <w:divBdr>
                    <w:top w:val="none" w:sz="0" w:space="0" w:color="auto"/>
                    <w:left w:val="none" w:sz="0" w:space="0" w:color="auto"/>
                    <w:bottom w:val="none" w:sz="0" w:space="0" w:color="auto"/>
                    <w:right w:val="none" w:sz="0" w:space="0" w:color="auto"/>
                  </w:divBdr>
                </w:div>
                <w:div w:id="807748023">
                  <w:marLeft w:val="0"/>
                  <w:marRight w:val="0"/>
                  <w:marTop w:val="0"/>
                  <w:marBottom w:val="0"/>
                  <w:divBdr>
                    <w:top w:val="none" w:sz="0" w:space="0" w:color="auto"/>
                    <w:left w:val="none" w:sz="0" w:space="0" w:color="auto"/>
                    <w:bottom w:val="none" w:sz="0" w:space="0" w:color="auto"/>
                    <w:right w:val="none" w:sz="0" w:space="0" w:color="auto"/>
                  </w:divBdr>
                </w:div>
                <w:div w:id="808013128">
                  <w:marLeft w:val="0"/>
                  <w:marRight w:val="0"/>
                  <w:marTop w:val="0"/>
                  <w:marBottom w:val="0"/>
                  <w:divBdr>
                    <w:top w:val="none" w:sz="0" w:space="0" w:color="auto"/>
                    <w:left w:val="none" w:sz="0" w:space="0" w:color="auto"/>
                    <w:bottom w:val="none" w:sz="0" w:space="0" w:color="auto"/>
                    <w:right w:val="none" w:sz="0" w:space="0" w:color="auto"/>
                  </w:divBdr>
                </w:div>
                <w:div w:id="810055198">
                  <w:marLeft w:val="0"/>
                  <w:marRight w:val="0"/>
                  <w:marTop w:val="0"/>
                  <w:marBottom w:val="0"/>
                  <w:divBdr>
                    <w:top w:val="none" w:sz="0" w:space="0" w:color="auto"/>
                    <w:left w:val="none" w:sz="0" w:space="0" w:color="auto"/>
                    <w:bottom w:val="none" w:sz="0" w:space="0" w:color="auto"/>
                    <w:right w:val="none" w:sz="0" w:space="0" w:color="auto"/>
                  </w:divBdr>
                </w:div>
                <w:div w:id="810055255">
                  <w:marLeft w:val="0"/>
                  <w:marRight w:val="0"/>
                  <w:marTop w:val="0"/>
                  <w:marBottom w:val="0"/>
                  <w:divBdr>
                    <w:top w:val="none" w:sz="0" w:space="0" w:color="auto"/>
                    <w:left w:val="none" w:sz="0" w:space="0" w:color="auto"/>
                    <w:bottom w:val="none" w:sz="0" w:space="0" w:color="auto"/>
                    <w:right w:val="none" w:sz="0" w:space="0" w:color="auto"/>
                  </w:divBdr>
                </w:div>
                <w:div w:id="812017861">
                  <w:marLeft w:val="0"/>
                  <w:marRight w:val="0"/>
                  <w:marTop w:val="0"/>
                  <w:marBottom w:val="0"/>
                  <w:divBdr>
                    <w:top w:val="none" w:sz="0" w:space="0" w:color="auto"/>
                    <w:left w:val="none" w:sz="0" w:space="0" w:color="auto"/>
                    <w:bottom w:val="none" w:sz="0" w:space="0" w:color="auto"/>
                    <w:right w:val="none" w:sz="0" w:space="0" w:color="auto"/>
                  </w:divBdr>
                </w:div>
                <w:div w:id="812600406">
                  <w:marLeft w:val="0"/>
                  <w:marRight w:val="0"/>
                  <w:marTop w:val="0"/>
                  <w:marBottom w:val="0"/>
                  <w:divBdr>
                    <w:top w:val="none" w:sz="0" w:space="0" w:color="auto"/>
                    <w:left w:val="none" w:sz="0" w:space="0" w:color="auto"/>
                    <w:bottom w:val="none" w:sz="0" w:space="0" w:color="auto"/>
                    <w:right w:val="none" w:sz="0" w:space="0" w:color="auto"/>
                  </w:divBdr>
                </w:div>
                <w:div w:id="812789588">
                  <w:marLeft w:val="0"/>
                  <w:marRight w:val="0"/>
                  <w:marTop w:val="0"/>
                  <w:marBottom w:val="0"/>
                  <w:divBdr>
                    <w:top w:val="none" w:sz="0" w:space="0" w:color="auto"/>
                    <w:left w:val="none" w:sz="0" w:space="0" w:color="auto"/>
                    <w:bottom w:val="none" w:sz="0" w:space="0" w:color="auto"/>
                    <w:right w:val="none" w:sz="0" w:space="0" w:color="auto"/>
                  </w:divBdr>
                </w:div>
                <w:div w:id="814448622">
                  <w:marLeft w:val="0"/>
                  <w:marRight w:val="0"/>
                  <w:marTop w:val="0"/>
                  <w:marBottom w:val="0"/>
                  <w:divBdr>
                    <w:top w:val="none" w:sz="0" w:space="0" w:color="auto"/>
                    <w:left w:val="none" w:sz="0" w:space="0" w:color="auto"/>
                    <w:bottom w:val="none" w:sz="0" w:space="0" w:color="auto"/>
                    <w:right w:val="none" w:sz="0" w:space="0" w:color="auto"/>
                  </w:divBdr>
                </w:div>
                <w:div w:id="816410637">
                  <w:marLeft w:val="0"/>
                  <w:marRight w:val="0"/>
                  <w:marTop w:val="0"/>
                  <w:marBottom w:val="0"/>
                  <w:divBdr>
                    <w:top w:val="none" w:sz="0" w:space="0" w:color="auto"/>
                    <w:left w:val="none" w:sz="0" w:space="0" w:color="auto"/>
                    <w:bottom w:val="none" w:sz="0" w:space="0" w:color="auto"/>
                    <w:right w:val="none" w:sz="0" w:space="0" w:color="auto"/>
                  </w:divBdr>
                </w:div>
                <w:div w:id="817767646">
                  <w:marLeft w:val="0"/>
                  <w:marRight w:val="0"/>
                  <w:marTop w:val="0"/>
                  <w:marBottom w:val="0"/>
                  <w:divBdr>
                    <w:top w:val="none" w:sz="0" w:space="0" w:color="auto"/>
                    <w:left w:val="none" w:sz="0" w:space="0" w:color="auto"/>
                    <w:bottom w:val="none" w:sz="0" w:space="0" w:color="auto"/>
                    <w:right w:val="none" w:sz="0" w:space="0" w:color="auto"/>
                  </w:divBdr>
                </w:div>
                <w:div w:id="818890006">
                  <w:marLeft w:val="0"/>
                  <w:marRight w:val="0"/>
                  <w:marTop w:val="0"/>
                  <w:marBottom w:val="0"/>
                  <w:divBdr>
                    <w:top w:val="none" w:sz="0" w:space="0" w:color="auto"/>
                    <w:left w:val="none" w:sz="0" w:space="0" w:color="auto"/>
                    <w:bottom w:val="none" w:sz="0" w:space="0" w:color="auto"/>
                    <w:right w:val="none" w:sz="0" w:space="0" w:color="auto"/>
                  </w:divBdr>
                </w:div>
                <w:div w:id="819275039">
                  <w:marLeft w:val="0"/>
                  <w:marRight w:val="0"/>
                  <w:marTop w:val="0"/>
                  <w:marBottom w:val="0"/>
                  <w:divBdr>
                    <w:top w:val="none" w:sz="0" w:space="0" w:color="auto"/>
                    <w:left w:val="none" w:sz="0" w:space="0" w:color="auto"/>
                    <w:bottom w:val="none" w:sz="0" w:space="0" w:color="auto"/>
                    <w:right w:val="none" w:sz="0" w:space="0" w:color="auto"/>
                  </w:divBdr>
                </w:div>
                <w:div w:id="821696770">
                  <w:marLeft w:val="0"/>
                  <w:marRight w:val="0"/>
                  <w:marTop w:val="0"/>
                  <w:marBottom w:val="0"/>
                  <w:divBdr>
                    <w:top w:val="none" w:sz="0" w:space="0" w:color="auto"/>
                    <w:left w:val="none" w:sz="0" w:space="0" w:color="auto"/>
                    <w:bottom w:val="none" w:sz="0" w:space="0" w:color="auto"/>
                    <w:right w:val="none" w:sz="0" w:space="0" w:color="auto"/>
                  </w:divBdr>
                </w:div>
                <w:div w:id="822620024">
                  <w:marLeft w:val="0"/>
                  <w:marRight w:val="0"/>
                  <w:marTop w:val="0"/>
                  <w:marBottom w:val="0"/>
                  <w:divBdr>
                    <w:top w:val="none" w:sz="0" w:space="0" w:color="auto"/>
                    <w:left w:val="none" w:sz="0" w:space="0" w:color="auto"/>
                    <w:bottom w:val="none" w:sz="0" w:space="0" w:color="auto"/>
                    <w:right w:val="none" w:sz="0" w:space="0" w:color="auto"/>
                  </w:divBdr>
                </w:div>
                <w:div w:id="824661071">
                  <w:marLeft w:val="0"/>
                  <w:marRight w:val="0"/>
                  <w:marTop w:val="0"/>
                  <w:marBottom w:val="0"/>
                  <w:divBdr>
                    <w:top w:val="none" w:sz="0" w:space="0" w:color="auto"/>
                    <w:left w:val="none" w:sz="0" w:space="0" w:color="auto"/>
                    <w:bottom w:val="none" w:sz="0" w:space="0" w:color="auto"/>
                    <w:right w:val="none" w:sz="0" w:space="0" w:color="auto"/>
                  </w:divBdr>
                </w:div>
                <w:div w:id="824783590">
                  <w:marLeft w:val="0"/>
                  <w:marRight w:val="0"/>
                  <w:marTop w:val="0"/>
                  <w:marBottom w:val="0"/>
                  <w:divBdr>
                    <w:top w:val="none" w:sz="0" w:space="0" w:color="auto"/>
                    <w:left w:val="none" w:sz="0" w:space="0" w:color="auto"/>
                    <w:bottom w:val="none" w:sz="0" w:space="0" w:color="auto"/>
                    <w:right w:val="none" w:sz="0" w:space="0" w:color="auto"/>
                  </w:divBdr>
                </w:div>
                <w:div w:id="825361377">
                  <w:marLeft w:val="0"/>
                  <w:marRight w:val="0"/>
                  <w:marTop w:val="0"/>
                  <w:marBottom w:val="0"/>
                  <w:divBdr>
                    <w:top w:val="none" w:sz="0" w:space="0" w:color="auto"/>
                    <w:left w:val="none" w:sz="0" w:space="0" w:color="auto"/>
                    <w:bottom w:val="none" w:sz="0" w:space="0" w:color="auto"/>
                    <w:right w:val="none" w:sz="0" w:space="0" w:color="auto"/>
                  </w:divBdr>
                </w:div>
                <w:div w:id="827330086">
                  <w:marLeft w:val="0"/>
                  <w:marRight w:val="0"/>
                  <w:marTop w:val="0"/>
                  <w:marBottom w:val="0"/>
                  <w:divBdr>
                    <w:top w:val="none" w:sz="0" w:space="0" w:color="auto"/>
                    <w:left w:val="none" w:sz="0" w:space="0" w:color="auto"/>
                    <w:bottom w:val="none" w:sz="0" w:space="0" w:color="auto"/>
                    <w:right w:val="none" w:sz="0" w:space="0" w:color="auto"/>
                  </w:divBdr>
                </w:div>
                <w:div w:id="830876150">
                  <w:marLeft w:val="0"/>
                  <w:marRight w:val="0"/>
                  <w:marTop w:val="0"/>
                  <w:marBottom w:val="0"/>
                  <w:divBdr>
                    <w:top w:val="none" w:sz="0" w:space="0" w:color="auto"/>
                    <w:left w:val="none" w:sz="0" w:space="0" w:color="auto"/>
                    <w:bottom w:val="none" w:sz="0" w:space="0" w:color="auto"/>
                    <w:right w:val="none" w:sz="0" w:space="0" w:color="auto"/>
                  </w:divBdr>
                </w:div>
                <w:div w:id="831412110">
                  <w:marLeft w:val="0"/>
                  <w:marRight w:val="0"/>
                  <w:marTop w:val="0"/>
                  <w:marBottom w:val="0"/>
                  <w:divBdr>
                    <w:top w:val="none" w:sz="0" w:space="0" w:color="auto"/>
                    <w:left w:val="none" w:sz="0" w:space="0" w:color="auto"/>
                    <w:bottom w:val="none" w:sz="0" w:space="0" w:color="auto"/>
                    <w:right w:val="none" w:sz="0" w:space="0" w:color="auto"/>
                  </w:divBdr>
                </w:div>
                <w:div w:id="833640267">
                  <w:marLeft w:val="0"/>
                  <w:marRight w:val="0"/>
                  <w:marTop w:val="0"/>
                  <w:marBottom w:val="0"/>
                  <w:divBdr>
                    <w:top w:val="none" w:sz="0" w:space="0" w:color="auto"/>
                    <w:left w:val="none" w:sz="0" w:space="0" w:color="auto"/>
                    <w:bottom w:val="none" w:sz="0" w:space="0" w:color="auto"/>
                    <w:right w:val="none" w:sz="0" w:space="0" w:color="auto"/>
                  </w:divBdr>
                </w:div>
                <w:div w:id="833956288">
                  <w:marLeft w:val="0"/>
                  <w:marRight w:val="0"/>
                  <w:marTop w:val="0"/>
                  <w:marBottom w:val="0"/>
                  <w:divBdr>
                    <w:top w:val="none" w:sz="0" w:space="0" w:color="auto"/>
                    <w:left w:val="none" w:sz="0" w:space="0" w:color="auto"/>
                    <w:bottom w:val="none" w:sz="0" w:space="0" w:color="auto"/>
                    <w:right w:val="none" w:sz="0" w:space="0" w:color="auto"/>
                  </w:divBdr>
                </w:div>
                <w:div w:id="839002575">
                  <w:marLeft w:val="0"/>
                  <w:marRight w:val="0"/>
                  <w:marTop w:val="0"/>
                  <w:marBottom w:val="0"/>
                  <w:divBdr>
                    <w:top w:val="none" w:sz="0" w:space="0" w:color="auto"/>
                    <w:left w:val="none" w:sz="0" w:space="0" w:color="auto"/>
                    <w:bottom w:val="none" w:sz="0" w:space="0" w:color="auto"/>
                    <w:right w:val="none" w:sz="0" w:space="0" w:color="auto"/>
                  </w:divBdr>
                </w:div>
                <w:div w:id="840200211">
                  <w:marLeft w:val="0"/>
                  <w:marRight w:val="0"/>
                  <w:marTop w:val="0"/>
                  <w:marBottom w:val="0"/>
                  <w:divBdr>
                    <w:top w:val="none" w:sz="0" w:space="0" w:color="auto"/>
                    <w:left w:val="none" w:sz="0" w:space="0" w:color="auto"/>
                    <w:bottom w:val="none" w:sz="0" w:space="0" w:color="auto"/>
                    <w:right w:val="none" w:sz="0" w:space="0" w:color="auto"/>
                  </w:divBdr>
                </w:div>
                <w:div w:id="844513848">
                  <w:marLeft w:val="0"/>
                  <w:marRight w:val="0"/>
                  <w:marTop w:val="0"/>
                  <w:marBottom w:val="0"/>
                  <w:divBdr>
                    <w:top w:val="none" w:sz="0" w:space="0" w:color="auto"/>
                    <w:left w:val="none" w:sz="0" w:space="0" w:color="auto"/>
                    <w:bottom w:val="none" w:sz="0" w:space="0" w:color="auto"/>
                    <w:right w:val="none" w:sz="0" w:space="0" w:color="auto"/>
                  </w:divBdr>
                </w:div>
                <w:div w:id="845680212">
                  <w:marLeft w:val="0"/>
                  <w:marRight w:val="0"/>
                  <w:marTop w:val="0"/>
                  <w:marBottom w:val="0"/>
                  <w:divBdr>
                    <w:top w:val="none" w:sz="0" w:space="0" w:color="auto"/>
                    <w:left w:val="none" w:sz="0" w:space="0" w:color="auto"/>
                    <w:bottom w:val="none" w:sz="0" w:space="0" w:color="auto"/>
                    <w:right w:val="none" w:sz="0" w:space="0" w:color="auto"/>
                  </w:divBdr>
                </w:div>
                <w:div w:id="848984797">
                  <w:marLeft w:val="0"/>
                  <w:marRight w:val="0"/>
                  <w:marTop w:val="0"/>
                  <w:marBottom w:val="0"/>
                  <w:divBdr>
                    <w:top w:val="none" w:sz="0" w:space="0" w:color="auto"/>
                    <w:left w:val="none" w:sz="0" w:space="0" w:color="auto"/>
                    <w:bottom w:val="none" w:sz="0" w:space="0" w:color="auto"/>
                    <w:right w:val="none" w:sz="0" w:space="0" w:color="auto"/>
                  </w:divBdr>
                </w:div>
                <w:div w:id="851189400">
                  <w:marLeft w:val="0"/>
                  <w:marRight w:val="0"/>
                  <w:marTop w:val="0"/>
                  <w:marBottom w:val="0"/>
                  <w:divBdr>
                    <w:top w:val="none" w:sz="0" w:space="0" w:color="auto"/>
                    <w:left w:val="none" w:sz="0" w:space="0" w:color="auto"/>
                    <w:bottom w:val="none" w:sz="0" w:space="0" w:color="auto"/>
                    <w:right w:val="none" w:sz="0" w:space="0" w:color="auto"/>
                  </w:divBdr>
                </w:div>
                <w:div w:id="851526190">
                  <w:marLeft w:val="0"/>
                  <w:marRight w:val="0"/>
                  <w:marTop w:val="0"/>
                  <w:marBottom w:val="0"/>
                  <w:divBdr>
                    <w:top w:val="none" w:sz="0" w:space="0" w:color="auto"/>
                    <w:left w:val="none" w:sz="0" w:space="0" w:color="auto"/>
                    <w:bottom w:val="none" w:sz="0" w:space="0" w:color="auto"/>
                    <w:right w:val="none" w:sz="0" w:space="0" w:color="auto"/>
                  </w:divBdr>
                </w:div>
                <w:div w:id="853419997">
                  <w:marLeft w:val="0"/>
                  <w:marRight w:val="0"/>
                  <w:marTop w:val="0"/>
                  <w:marBottom w:val="0"/>
                  <w:divBdr>
                    <w:top w:val="none" w:sz="0" w:space="0" w:color="auto"/>
                    <w:left w:val="none" w:sz="0" w:space="0" w:color="auto"/>
                    <w:bottom w:val="none" w:sz="0" w:space="0" w:color="auto"/>
                    <w:right w:val="none" w:sz="0" w:space="0" w:color="auto"/>
                  </w:divBdr>
                </w:div>
                <w:div w:id="853499585">
                  <w:marLeft w:val="0"/>
                  <w:marRight w:val="0"/>
                  <w:marTop w:val="0"/>
                  <w:marBottom w:val="0"/>
                  <w:divBdr>
                    <w:top w:val="none" w:sz="0" w:space="0" w:color="auto"/>
                    <w:left w:val="none" w:sz="0" w:space="0" w:color="auto"/>
                    <w:bottom w:val="none" w:sz="0" w:space="0" w:color="auto"/>
                    <w:right w:val="none" w:sz="0" w:space="0" w:color="auto"/>
                  </w:divBdr>
                </w:div>
                <w:div w:id="853500239">
                  <w:marLeft w:val="0"/>
                  <w:marRight w:val="0"/>
                  <w:marTop w:val="0"/>
                  <w:marBottom w:val="0"/>
                  <w:divBdr>
                    <w:top w:val="none" w:sz="0" w:space="0" w:color="auto"/>
                    <w:left w:val="none" w:sz="0" w:space="0" w:color="auto"/>
                    <w:bottom w:val="none" w:sz="0" w:space="0" w:color="auto"/>
                    <w:right w:val="none" w:sz="0" w:space="0" w:color="auto"/>
                  </w:divBdr>
                </w:div>
                <w:div w:id="854150485">
                  <w:marLeft w:val="0"/>
                  <w:marRight w:val="0"/>
                  <w:marTop w:val="0"/>
                  <w:marBottom w:val="0"/>
                  <w:divBdr>
                    <w:top w:val="none" w:sz="0" w:space="0" w:color="auto"/>
                    <w:left w:val="none" w:sz="0" w:space="0" w:color="auto"/>
                    <w:bottom w:val="none" w:sz="0" w:space="0" w:color="auto"/>
                    <w:right w:val="none" w:sz="0" w:space="0" w:color="auto"/>
                  </w:divBdr>
                </w:div>
                <w:div w:id="854883583">
                  <w:marLeft w:val="0"/>
                  <w:marRight w:val="0"/>
                  <w:marTop w:val="0"/>
                  <w:marBottom w:val="0"/>
                  <w:divBdr>
                    <w:top w:val="none" w:sz="0" w:space="0" w:color="auto"/>
                    <w:left w:val="none" w:sz="0" w:space="0" w:color="auto"/>
                    <w:bottom w:val="none" w:sz="0" w:space="0" w:color="auto"/>
                    <w:right w:val="none" w:sz="0" w:space="0" w:color="auto"/>
                  </w:divBdr>
                </w:div>
                <w:div w:id="856886652">
                  <w:marLeft w:val="0"/>
                  <w:marRight w:val="0"/>
                  <w:marTop w:val="0"/>
                  <w:marBottom w:val="0"/>
                  <w:divBdr>
                    <w:top w:val="none" w:sz="0" w:space="0" w:color="auto"/>
                    <w:left w:val="none" w:sz="0" w:space="0" w:color="auto"/>
                    <w:bottom w:val="none" w:sz="0" w:space="0" w:color="auto"/>
                    <w:right w:val="none" w:sz="0" w:space="0" w:color="auto"/>
                  </w:divBdr>
                </w:div>
                <w:div w:id="863595376">
                  <w:marLeft w:val="0"/>
                  <w:marRight w:val="0"/>
                  <w:marTop w:val="0"/>
                  <w:marBottom w:val="0"/>
                  <w:divBdr>
                    <w:top w:val="none" w:sz="0" w:space="0" w:color="auto"/>
                    <w:left w:val="none" w:sz="0" w:space="0" w:color="auto"/>
                    <w:bottom w:val="none" w:sz="0" w:space="0" w:color="auto"/>
                    <w:right w:val="none" w:sz="0" w:space="0" w:color="auto"/>
                  </w:divBdr>
                </w:div>
                <w:div w:id="863784442">
                  <w:marLeft w:val="0"/>
                  <w:marRight w:val="0"/>
                  <w:marTop w:val="0"/>
                  <w:marBottom w:val="0"/>
                  <w:divBdr>
                    <w:top w:val="none" w:sz="0" w:space="0" w:color="auto"/>
                    <w:left w:val="none" w:sz="0" w:space="0" w:color="auto"/>
                    <w:bottom w:val="none" w:sz="0" w:space="0" w:color="auto"/>
                    <w:right w:val="none" w:sz="0" w:space="0" w:color="auto"/>
                  </w:divBdr>
                </w:div>
                <w:div w:id="864053851">
                  <w:marLeft w:val="0"/>
                  <w:marRight w:val="0"/>
                  <w:marTop w:val="0"/>
                  <w:marBottom w:val="0"/>
                  <w:divBdr>
                    <w:top w:val="none" w:sz="0" w:space="0" w:color="auto"/>
                    <w:left w:val="none" w:sz="0" w:space="0" w:color="auto"/>
                    <w:bottom w:val="none" w:sz="0" w:space="0" w:color="auto"/>
                    <w:right w:val="none" w:sz="0" w:space="0" w:color="auto"/>
                  </w:divBdr>
                </w:div>
                <w:div w:id="866408873">
                  <w:marLeft w:val="0"/>
                  <w:marRight w:val="0"/>
                  <w:marTop w:val="0"/>
                  <w:marBottom w:val="0"/>
                  <w:divBdr>
                    <w:top w:val="none" w:sz="0" w:space="0" w:color="auto"/>
                    <w:left w:val="none" w:sz="0" w:space="0" w:color="auto"/>
                    <w:bottom w:val="none" w:sz="0" w:space="0" w:color="auto"/>
                    <w:right w:val="none" w:sz="0" w:space="0" w:color="auto"/>
                  </w:divBdr>
                </w:div>
                <w:div w:id="870335450">
                  <w:marLeft w:val="0"/>
                  <w:marRight w:val="0"/>
                  <w:marTop w:val="0"/>
                  <w:marBottom w:val="0"/>
                  <w:divBdr>
                    <w:top w:val="none" w:sz="0" w:space="0" w:color="auto"/>
                    <w:left w:val="none" w:sz="0" w:space="0" w:color="auto"/>
                    <w:bottom w:val="none" w:sz="0" w:space="0" w:color="auto"/>
                    <w:right w:val="none" w:sz="0" w:space="0" w:color="auto"/>
                  </w:divBdr>
                </w:div>
                <w:div w:id="874537153">
                  <w:marLeft w:val="0"/>
                  <w:marRight w:val="0"/>
                  <w:marTop w:val="0"/>
                  <w:marBottom w:val="0"/>
                  <w:divBdr>
                    <w:top w:val="none" w:sz="0" w:space="0" w:color="auto"/>
                    <w:left w:val="none" w:sz="0" w:space="0" w:color="auto"/>
                    <w:bottom w:val="none" w:sz="0" w:space="0" w:color="auto"/>
                    <w:right w:val="none" w:sz="0" w:space="0" w:color="auto"/>
                  </w:divBdr>
                </w:div>
                <w:div w:id="877742909">
                  <w:marLeft w:val="0"/>
                  <w:marRight w:val="0"/>
                  <w:marTop w:val="0"/>
                  <w:marBottom w:val="0"/>
                  <w:divBdr>
                    <w:top w:val="none" w:sz="0" w:space="0" w:color="auto"/>
                    <w:left w:val="none" w:sz="0" w:space="0" w:color="auto"/>
                    <w:bottom w:val="none" w:sz="0" w:space="0" w:color="auto"/>
                    <w:right w:val="none" w:sz="0" w:space="0" w:color="auto"/>
                  </w:divBdr>
                </w:div>
                <w:div w:id="879132021">
                  <w:marLeft w:val="0"/>
                  <w:marRight w:val="0"/>
                  <w:marTop w:val="0"/>
                  <w:marBottom w:val="0"/>
                  <w:divBdr>
                    <w:top w:val="none" w:sz="0" w:space="0" w:color="auto"/>
                    <w:left w:val="none" w:sz="0" w:space="0" w:color="auto"/>
                    <w:bottom w:val="none" w:sz="0" w:space="0" w:color="auto"/>
                    <w:right w:val="none" w:sz="0" w:space="0" w:color="auto"/>
                  </w:divBdr>
                </w:div>
                <w:div w:id="879438411">
                  <w:marLeft w:val="0"/>
                  <w:marRight w:val="0"/>
                  <w:marTop w:val="0"/>
                  <w:marBottom w:val="0"/>
                  <w:divBdr>
                    <w:top w:val="none" w:sz="0" w:space="0" w:color="auto"/>
                    <w:left w:val="none" w:sz="0" w:space="0" w:color="auto"/>
                    <w:bottom w:val="none" w:sz="0" w:space="0" w:color="auto"/>
                    <w:right w:val="none" w:sz="0" w:space="0" w:color="auto"/>
                  </w:divBdr>
                </w:div>
                <w:div w:id="880170332">
                  <w:marLeft w:val="0"/>
                  <w:marRight w:val="0"/>
                  <w:marTop w:val="0"/>
                  <w:marBottom w:val="0"/>
                  <w:divBdr>
                    <w:top w:val="none" w:sz="0" w:space="0" w:color="auto"/>
                    <w:left w:val="none" w:sz="0" w:space="0" w:color="auto"/>
                    <w:bottom w:val="none" w:sz="0" w:space="0" w:color="auto"/>
                    <w:right w:val="none" w:sz="0" w:space="0" w:color="auto"/>
                  </w:divBdr>
                </w:div>
                <w:div w:id="882985388">
                  <w:marLeft w:val="0"/>
                  <w:marRight w:val="0"/>
                  <w:marTop w:val="0"/>
                  <w:marBottom w:val="0"/>
                  <w:divBdr>
                    <w:top w:val="none" w:sz="0" w:space="0" w:color="auto"/>
                    <w:left w:val="none" w:sz="0" w:space="0" w:color="auto"/>
                    <w:bottom w:val="none" w:sz="0" w:space="0" w:color="auto"/>
                    <w:right w:val="none" w:sz="0" w:space="0" w:color="auto"/>
                  </w:divBdr>
                </w:div>
                <w:div w:id="883836100">
                  <w:marLeft w:val="0"/>
                  <w:marRight w:val="0"/>
                  <w:marTop w:val="0"/>
                  <w:marBottom w:val="0"/>
                  <w:divBdr>
                    <w:top w:val="none" w:sz="0" w:space="0" w:color="auto"/>
                    <w:left w:val="none" w:sz="0" w:space="0" w:color="auto"/>
                    <w:bottom w:val="none" w:sz="0" w:space="0" w:color="auto"/>
                    <w:right w:val="none" w:sz="0" w:space="0" w:color="auto"/>
                  </w:divBdr>
                </w:div>
                <w:div w:id="887179786">
                  <w:marLeft w:val="0"/>
                  <w:marRight w:val="0"/>
                  <w:marTop w:val="0"/>
                  <w:marBottom w:val="0"/>
                  <w:divBdr>
                    <w:top w:val="none" w:sz="0" w:space="0" w:color="auto"/>
                    <w:left w:val="none" w:sz="0" w:space="0" w:color="auto"/>
                    <w:bottom w:val="none" w:sz="0" w:space="0" w:color="auto"/>
                    <w:right w:val="none" w:sz="0" w:space="0" w:color="auto"/>
                  </w:divBdr>
                </w:div>
                <w:div w:id="888955578">
                  <w:marLeft w:val="0"/>
                  <w:marRight w:val="0"/>
                  <w:marTop w:val="0"/>
                  <w:marBottom w:val="0"/>
                  <w:divBdr>
                    <w:top w:val="none" w:sz="0" w:space="0" w:color="auto"/>
                    <w:left w:val="none" w:sz="0" w:space="0" w:color="auto"/>
                    <w:bottom w:val="none" w:sz="0" w:space="0" w:color="auto"/>
                    <w:right w:val="none" w:sz="0" w:space="0" w:color="auto"/>
                  </w:divBdr>
                </w:div>
                <w:div w:id="890773684">
                  <w:marLeft w:val="0"/>
                  <w:marRight w:val="0"/>
                  <w:marTop w:val="0"/>
                  <w:marBottom w:val="0"/>
                  <w:divBdr>
                    <w:top w:val="none" w:sz="0" w:space="0" w:color="auto"/>
                    <w:left w:val="none" w:sz="0" w:space="0" w:color="auto"/>
                    <w:bottom w:val="none" w:sz="0" w:space="0" w:color="auto"/>
                    <w:right w:val="none" w:sz="0" w:space="0" w:color="auto"/>
                  </w:divBdr>
                </w:div>
                <w:div w:id="891426616">
                  <w:marLeft w:val="0"/>
                  <w:marRight w:val="0"/>
                  <w:marTop w:val="0"/>
                  <w:marBottom w:val="0"/>
                  <w:divBdr>
                    <w:top w:val="none" w:sz="0" w:space="0" w:color="auto"/>
                    <w:left w:val="none" w:sz="0" w:space="0" w:color="auto"/>
                    <w:bottom w:val="none" w:sz="0" w:space="0" w:color="auto"/>
                    <w:right w:val="none" w:sz="0" w:space="0" w:color="auto"/>
                  </w:divBdr>
                </w:div>
                <w:div w:id="900409829">
                  <w:marLeft w:val="0"/>
                  <w:marRight w:val="0"/>
                  <w:marTop w:val="0"/>
                  <w:marBottom w:val="0"/>
                  <w:divBdr>
                    <w:top w:val="none" w:sz="0" w:space="0" w:color="auto"/>
                    <w:left w:val="none" w:sz="0" w:space="0" w:color="auto"/>
                    <w:bottom w:val="none" w:sz="0" w:space="0" w:color="auto"/>
                    <w:right w:val="none" w:sz="0" w:space="0" w:color="auto"/>
                  </w:divBdr>
                </w:div>
                <w:div w:id="906037889">
                  <w:marLeft w:val="0"/>
                  <w:marRight w:val="0"/>
                  <w:marTop w:val="0"/>
                  <w:marBottom w:val="0"/>
                  <w:divBdr>
                    <w:top w:val="none" w:sz="0" w:space="0" w:color="auto"/>
                    <w:left w:val="none" w:sz="0" w:space="0" w:color="auto"/>
                    <w:bottom w:val="none" w:sz="0" w:space="0" w:color="auto"/>
                    <w:right w:val="none" w:sz="0" w:space="0" w:color="auto"/>
                  </w:divBdr>
                </w:div>
                <w:div w:id="906182998">
                  <w:marLeft w:val="0"/>
                  <w:marRight w:val="0"/>
                  <w:marTop w:val="0"/>
                  <w:marBottom w:val="0"/>
                  <w:divBdr>
                    <w:top w:val="none" w:sz="0" w:space="0" w:color="auto"/>
                    <w:left w:val="none" w:sz="0" w:space="0" w:color="auto"/>
                    <w:bottom w:val="none" w:sz="0" w:space="0" w:color="auto"/>
                    <w:right w:val="none" w:sz="0" w:space="0" w:color="auto"/>
                  </w:divBdr>
                </w:div>
                <w:div w:id="909465966">
                  <w:marLeft w:val="0"/>
                  <w:marRight w:val="0"/>
                  <w:marTop w:val="0"/>
                  <w:marBottom w:val="0"/>
                  <w:divBdr>
                    <w:top w:val="none" w:sz="0" w:space="0" w:color="auto"/>
                    <w:left w:val="none" w:sz="0" w:space="0" w:color="auto"/>
                    <w:bottom w:val="none" w:sz="0" w:space="0" w:color="auto"/>
                    <w:right w:val="none" w:sz="0" w:space="0" w:color="auto"/>
                  </w:divBdr>
                </w:div>
                <w:div w:id="909729153">
                  <w:marLeft w:val="0"/>
                  <w:marRight w:val="0"/>
                  <w:marTop w:val="0"/>
                  <w:marBottom w:val="0"/>
                  <w:divBdr>
                    <w:top w:val="none" w:sz="0" w:space="0" w:color="auto"/>
                    <w:left w:val="none" w:sz="0" w:space="0" w:color="auto"/>
                    <w:bottom w:val="none" w:sz="0" w:space="0" w:color="auto"/>
                    <w:right w:val="none" w:sz="0" w:space="0" w:color="auto"/>
                  </w:divBdr>
                </w:div>
                <w:div w:id="910578313">
                  <w:marLeft w:val="0"/>
                  <w:marRight w:val="0"/>
                  <w:marTop w:val="0"/>
                  <w:marBottom w:val="0"/>
                  <w:divBdr>
                    <w:top w:val="none" w:sz="0" w:space="0" w:color="auto"/>
                    <w:left w:val="none" w:sz="0" w:space="0" w:color="auto"/>
                    <w:bottom w:val="none" w:sz="0" w:space="0" w:color="auto"/>
                    <w:right w:val="none" w:sz="0" w:space="0" w:color="auto"/>
                  </w:divBdr>
                </w:div>
                <w:div w:id="913049494">
                  <w:marLeft w:val="0"/>
                  <w:marRight w:val="0"/>
                  <w:marTop w:val="0"/>
                  <w:marBottom w:val="0"/>
                  <w:divBdr>
                    <w:top w:val="none" w:sz="0" w:space="0" w:color="auto"/>
                    <w:left w:val="none" w:sz="0" w:space="0" w:color="auto"/>
                    <w:bottom w:val="none" w:sz="0" w:space="0" w:color="auto"/>
                    <w:right w:val="none" w:sz="0" w:space="0" w:color="auto"/>
                  </w:divBdr>
                </w:div>
                <w:div w:id="913393385">
                  <w:marLeft w:val="0"/>
                  <w:marRight w:val="0"/>
                  <w:marTop w:val="0"/>
                  <w:marBottom w:val="0"/>
                  <w:divBdr>
                    <w:top w:val="none" w:sz="0" w:space="0" w:color="auto"/>
                    <w:left w:val="none" w:sz="0" w:space="0" w:color="auto"/>
                    <w:bottom w:val="none" w:sz="0" w:space="0" w:color="auto"/>
                    <w:right w:val="none" w:sz="0" w:space="0" w:color="auto"/>
                  </w:divBdr>
                </w:div>
                <w:div w:id="917665590">
                  <w:marLeft w:val="0"/>
                  <w:marRight w:val="0"/>
                  <w:marTop w:val="0"/>
                  <w:marBottom w:val="0"/>
                  <w:divBdr>
                    <w:top w:val="none" w:sz="0" w:space="0" w:color="auto"/>
                    <w:left w:val="none" w:sz="0" w:space="0" w:color="auto"/>
                    <w:bottom w:val="none" w:sz="0" w:space="0" w:color="auto"/>
                    <w:right w:val="none" w:sz="0" w:space="0" w:color="auto"/>
                  </w:divBdr>
                </w:div>
                <w:div w:id="919869812">
                  <w:marLeft w:val="0"/>
                  <w:marRight w:val="0"/>
                  <w:marTop w:val="0"/>
                  <w:marBottom w:val="0"/>
                  <w:divBdr>
                    <w:top w:val="none" w:sz="0" w:space="0" w:color="auto"/>
                    <w:left w:val="none" w:sz="0" w:space="0" w:color="auto"/>
                    <w:bottom w:val="none" w:sz="0" w:space="0" w:color="auto"/>
                    <w:right w:val="none" w:sz="0" w:space="0" w:color="auto"/>
                  </w:divBdr>
                </w:div>
                <w:div w:id="921179405">
                  <w:marLeft w:val="0"/>
                  <w:marRight w:val="0"/>
                  <w:marTop w:val="0"/>
                  <w:marBottom w:val="0"/>
                  <w:divBdr>
                    <w:top w:val="none" w:sz="0" w:space="0" w:color="auto"/>
                    <w:left w:val="none" w:sz="0" w:space="0" w:color="auto"/>
                    <w:bottom w:val="none" w:sz="0" w:space="0" w:color="auto"/>
                    <w:right w:val="none" w:sz="0" w:space="0" w:color="auto"/>
                  </w:divBdr>
                </w:div>
                <w:div w:id="922226750">
                  <w:marLeft w:val="0"/>
                  <w:marRight w:val="0"/>
                  <w:marTop w:val="0"/>
                  <w:marBottom w:val="0"/>
                  <w:divBdr>
                    <w:top w:val="none" w:sz="0" w:space="0" w:color="auto"/>
                    <w:left w:val="none" w:sz="0" w:space="0" w:color="auto"/>
                    <w:bottom w:val="none" w:sz="0" w:space="0" w:color="auto"/>
                    <w:right w:val="none" w:sz="0" w:space="0" w:color="auto"/>
                  </w:divBdr>
                </w:div>
                <w:div w:id="924265541">
                  <w:marLeft w:val="0"/>
                  <w:marRight w:val="0"/>
                  <w:marTop w:val="0"/>
                  <w:marBottom w:val="0"/>
                  <w:divBdr>
                    <w:top w:val="none" w:sz="0" w:space="0" w:color="auto"/>
                    <w:left w:val="none" w:sz="0" w:space="0" w:color="auto"/>
                    <w:bottom w:val="none" w:sz="0" w:space="0" w:color="auto"/>
                    <w:right w:val="none" w:sz="0" w:space="0" w:color="auto"/>
                  </w:divBdr>
                </w:div>
                <w:div w:id="924652224">
                  <w:marLeft w:val="0"/>
                  <w:marRight w:val="0"/>
                  <w:marTop w:val="0"/>
                  <w:marBottom w:val="0"/>
                  <w:divBdr>
                    <w:top w:val="none" w:sz="0" w:space="0" w:color="auto"/>
                    <w:left w:val="none" w:sz="0" w:space="0" w:color="auto"/>
                    <w:bottom w:val="none" w:sz="0" w:space="0" w:color="auto"/>
                    <w:right w:val="none" w:sz="0" w:space="0" w:color="auto"/>
                  </w:divBdr>
                </w:div>
                <w:div w:id="925531869">
                  <w:marLeft w:val="0"/>
                  <w:marRight w:val="0"/>
                  <w:marTop w:val="0"/>
                  <w:marBottom w:val="0"/>
                  <w:divBdr>
                    <w:top w:val="none" w:sz="0" w:space="0" w:color="auto"/>
                    <w:left w:val="none" w:sz="0" w:space="0" w:color="auto"/>
                    <w:bottom w:val="none" w:sz="0" w:space="0" w:color="auto"/>
                    <w:right w:val="none" w:sz="0" w:space="0" w:color="auto"/>
                  </w:divBdr>
                </w:div>
                <w:div w:id="926576090">
                  <w:marLeft w:val="0"/>
                  <w:marRight w:val="0"/>
                  <w:marTop w:val="0"/>
                  <w:marBottom w:val="0"/>
                  <w:divBdr>
                    <w:top w:val="none" w:sz="0" w:space="0" w:color="auto"/>
                    <w:left w:val="none" w:sz="0" w:space="0" w:color="auto"/>
                    <w:bottom w:val="none" w:sz="0" w:space="0" w:color="auto"/>
                    <w:right w:val="none" w:sz="0" w:space="0" w:color="auto"/>
                  </w:divBdr>
                </w:div>
                <w:div w:id="928083484">
                  <w:marLeft w:val="0"/>
                  <w:marRight w:val="0"/>
                  <w:marTop w:val="0"/>
                  <w:marBottom w:val="0"/>
                  <w:divBdr>
                    <w:top w:val="none" w:sz="0" w:space="0" w:color="auto"/>
                    <w:left w:val="none" w:sz="0" w:space="0" w:color="auto"/>
                    <w:bottom w:val="none" w:sz="0" w:space="0" w:color="auto"/>
                    <w:right w:val="none" w:sz="0" w:space="0" w:color="auto"/>
                  </w:divBdr>
                </w:div>
                <w:div w:id="928931445">
                  <w:marLeft w:val="0"/>
                  <w:marRight w:val="0"/>
                  <w:marTop w:val="0"/>
                  <w:marBottom w:val="0"/>
                  <w:divBdr>
                    <w:top w:val="none" w:sz="0" w:space="0" w:color="auto"/>
                    <w:left w:val="none" w:sz="0" w:space="0" w:color="auto"/>
                    <w:bottom w:val="none" w:sz="0" w:space="0" w:color="auto"/>
                    <w:right w:val="none" w:sz="0" w:space="0" w:color="auto"/>
                  </w:divBdr>
                </w:div>
                <w:div w:id="930088470">
                  <w:marLeft w:val="0"/>
                  <w:marRight w:val="0"/>
                  <w:marTop w:val="0"/>
                  <w:marBottom w:val="0"/>
                  <w:divBdr>
                    <w:top w:val="none" w:sz="0" w:space="0" w:color="auto"/>
                    <w:left w:val="none" w:sz="0" w:space="0" w:color="auto"/>
                    <w:bottom w:val="none" w:sz="0" w:space="0" w:color="auto"/>
                    <w:right w:val="none" w:sz="0" w:space="0" w:color="auto"/>
                  </w:divBdr>
                </w:div>
                <w:div w:id="930970083">
                  <w:marLeft w:val="0"/>
                  <w:marRight w:val="0"/>
                  <w:marTop w:val="0"/>
                  <w:marBottom w:val="0"/>
                  <w:divBdr>
                    <w:top w:val="none" w:sz="0" w:space="0" w:color="auto"/>
                    <w:left w:val="none" w:sz="0" w:space="0" w:color="auto"/>
                    <w:bottom w:val="none" w:sz="0" w:space="0" w:color="auto"/>
                    <w:right w:val="none" w:sz="0" w:space="0" w:color="auto"/>
                  </w:divBdr>
                </w:div>
                <w:div w:id="935409330">
                  <w:marLeft w:val="0"/>
                  <w:marRight w:val="0"/>
                  <w:marTop w:val="0"/>
                  <w:marBottom w:val="0"/>
                  <w:divBdr>
                    <w:top w:val="none" w:sz="0" w:space="0" w:color="auto"/>
                    <w:left w:val="none" w:sz="0" w:space="0" w:color="auto"/>
                    <w:bottom w:val="none" w:sz="0" w:space="0" w:color="auto"/>
                    <w:right w:val="none" w:sz="0" w:space="0" w:color="auto"/>
                  </w:divBdr>
                </w:div>
                <w:div w:id="939803063">
                  <w:marLeft w:val="0"/>
                  <w:marRight w:val="0"/>
                  <w:marTop w:val="0"/>
                  <w:marBottom w:val="0"/>
                  <w:divBdr>
                    <w:top w:val="none" w:sz="0" w:space="0" w:color="auto"/>
                    <w:left w:val="none" w:sz="0" w:space="0" w:color="auto"/>
                    <w:bottom w:val="none" w:sz="0" w:space="0" w:color="auto"/>
                    <w:right w:val="none" w:sz="0" w:space="0" w:color="auto"/>
                  </w:divBdr>
                </w:div>
                <w:div w:id="943540193">
                  <w:marLeft w:val="0"/>
                  <w:marRight w:val="0"/>
                  <w:marTop w:val="0"/>
                  <w:marBottom w:val="0"/>
                  <w:divBdr>
                    <w:top w:val="none" w:sz="0" w:space="0" w:color="auto"/>
                    <w:left w:val="none" w:sz="0" w:space="0" w:color="auto"/>
                    <w:bottom w:val="none" w:sz="0" w:space="0" w:color="auto"/>
                    <w:right w:val="none" w:sz="0" w:space="0" w:color="auto"/>
                  </w:divBdr>
                </w:div>
                <w:div w:id="944074595">
                  <w:marLeft w:val="0"/>
                  <w:marRight w:val="0"/>
                  <w:marTop w:val="0"/>
                  <w:marBottom w:val="0"/>
                  <w:divBdr>
                    <w:top w:val="none" w:sz="0" w:space="0" w:color="auto"/>
                    <w:left w:val="none" w:sz="0" w:space="0" w:color="auto"/>
                    <w:bottom w:val="none" w:sz="0" w:space="0" w:color="auto"/>
                    <w:right w:val="none" w:sz="0" w:space="0" w:color="auto"/>
                  </w:divBdr>
                </w:div>
                <w:div w:id="944846140">
                  <w:marLeft w:val="0"/>
                  <w:marRight w:val="0"/>
                  <w:marTop w:val="0"/>
                  <w:marBottom w:val="0"/>
                  <w:divBdr>
                    <w:top w:val="none" w:sz="0" w:space="0" w:color="auto"/>
                    <w:left w:val="none" w:sz="0" w:space="0" w:color="auto"/>
                    <w:bottom w:val="none" w:sz="0" w:space="0" w:color="auto"/>
                    <w:right w:val="none" w:sz="0" w:space="0" w:color="auto"/>
                  </w:divBdr>
                </w:div>
                <w:div w:id="945115702">
                  <w:marLeft w:val="0"/>
                  <w:marRight w:val="0"/>
                  <w:marTop w:val="0"/>
                  <w:marBottom w:val="0"/>
                  <w:divBdr>
                    <w:top w:val="none" w:sz="0" w:space="0" w:color="auto"/>
                    <w:left w:val="none" w:sz="0" w:space="0" w:color="auto"/>
                    <w:bottom w:val="none" w:sz="0" w:space="0" w:color="auto"/>
                    <w:right w:val="none" w:sz="0" w:space="0" w:color="auto"/>
                  </w:divBdr>
                </w:div>
                <w:div w:id="949514644">
                  <w:marLeft w:val="0"/>
                  <w:marRight w:val="0"/>
                  <w:marTop w:val="0"/>
                  <w:marBottom w:val="0"/>
                  <w:divBdr>
                    <w:top w:val="none" w:sz="0" w:space="0" w:color="auto"/>
                    <w:left w:val="none" w:sz="0" w:space="0" w:color="auto"/>
                    <w:bottom w:val="none" w:sz="0" w:space="0" w:color="auto"/>
                    <w:right w:val="none" w:sz="0" w:space="0" w:color="auto"/>
                  </w:divBdr>
                </w:div>
                <w:div w:id="950017529">
                  <w:marLeft w:val="0"/>
                  <w:marRight w:val="0"/>
                  <w:marTop w:val="0"/>
                  <w:marBottom w:val="0"/>
                  <w:divBdr>
                    <w:top w:val="none" w:sz="0" w:space="0" w:color="auto"/>
                    <w:left w:val="none" w:sz="0" w:space="0" w:color="auto"/>
                    <w:bottom w:val="none" w:sz="0" w:space="0" w:color="auto"/>
                    <w:right w:val="none" w:sz="0" w:space="0" w:color="auto"/>
                  </w:divBdr>
                </w:div>
                <w:div w:id="951328877">
                  <w:marLeft w:val="0"/>
                  <w:marRight w:val="0"/>
                  <w:marTop w:val="0"/>
                  <w:marBottom w:val="0"/>
                  <w:divBdr>
                    <w:top w:val="none" w:sz="0" w:space="0" w:color="auto"/>
                    <w:left w:val="none" w:sz="0" w:space="0" w:color="auto"/>
                    <w:bottom w:val="none" w:sz="0" w:space="0" w:color="auto"/>
                    <w:right w:val="none" w:sz="0" w:space="0" w:color="auto"/>
                  </w:divBdr>
                </w:div>
                <w:div w:id="958101905">
                  <w:marLeft w:val="0"/>
                  <w:marRight w:val="0"/>
                  <w:marTop w:val="0"/>
                  <w:marBottom w:val="0"/>
                  <w:divBdr>
                    <w:top w:val="none" w:sz="0" w:space="0" w:color="auto"/>
                    <w:left w:val="none" w:sz="0" w:space="0" w:color="auto"/>
                    <w:bottom w:val="none" w:sz="0" w:space="0" w:color="auto"/>
                    <w:right w:val="none" w:sz="0" w:space="0" w:color="auto"/>
                  </w:divBdr>
                </w:div>
                <w:div w:id="959603160">
                  <w:marLeft w:val="0"/>
                  <w:marRight w:val="0"/>
                  <w:marTop w:val="0"/>
                  <w:marBottom w:val="0"/>
                  <w:divBdr>
                    <w:top w:val="none" w:sz="0" w:space="0" w:color="auto"/>
                    <w:left w:val="none" w:sz="0" w:space="0" w:color="auto"/>
                    <w:bottom w:val="none" w:sz="0" w:space="0" w:color="auto"/>
                    <w:right w:val="none" w:sz="0" w:space="0" w:color="auto"/>
                  </w:divBdr>
                </w:div>
                <w:div w:id="960115689">
                  <w:marLeft w:val="0"/>
                  <w:marRight w:val="0"/>
                  <w:marTop w:val="0"/>
                  <w:marBottom w:val="0"/>
                  <w:divBdr>
                    <w:top w:val="none" w:sz="0" w:space="0" w:color="auto"/>
                    <w:left w:val="none" w:sz="0" w:space="0" w:color="auto"/>
                    <w:bottom w:val="none" w:sz="0" w:space="0" w:color="auto"/>
                    <w:right w:val="none" w:sz="0" w:space="0" w:color="auto"/>
                  </w:divBdr>
                </w:div>
                <w:div w:id="961502394">
                  <w:marLeft w:val="0"/>
                  <w:marRight w:val="0"/>
                  <w:marTop w:val="0"/>
                  <w:marBottom w:val="0"/>
                  <w:divBdr>
                    <w:top w:val="none" w:sz="0" w:space="0" w:color="auto"/>
                    <w:left w:val="none" w:sz="0" w:space="0" w:color="auto"/>
                    <w:bottom w:val="none" w:sz="0" w:space="0" w:color="auto"/>
                    <w:right w:val="none" w:sz="0" w:space="0" w:color="auto"/>
                  </w:divBdr>
                </w:div>
                <w:div w:id="975065441">
                  <w:marLeft w:val="0"/>
                  <w:marRight w:val="0"/>
                  <w:marTop w:val="0"/>
                  <w:marBottom w:val="0"/>
                  <w:divBdr>
                    <w:top w:val="none" w:sz="0" w:space="0" w:color="auto"/>
                    <w:left w:val="none" w:sz="0" w:space="0" w:color="auto"/>
                    <w:bottom w:val="none" w:sz="0" w:space="0" w:color="auto"/>
                    <w:right w:val="none" w:sz="0" w:space="0" w:color="auto"/>
                  </w:divBdr>
                </w:div>
                <w:div w:id="976451120">
                  <w:marLeft w:val="0"/>
                  <w:marRight w:val="0"/>
                  <w:marTop w:val="0"/>
                  <w:marBottom w:val="0"/>
                  <w:divBdr>
                    <w:top w:val="none" w:sz="0" w:space="0" w:color="auto"/>
                    <w:left w:val="none" w:sz="0" w:space="0" w:color="auto"/>
                    <w:bottom w:val="none" w:sz="0" w:space="0" w:color="auto"/>
                    <w:right w:val="none" w:sz="0" w:space="0" w:color="auto"/>
                  </w:divBdr>
                </w:div>
                <w:div w:id="977760173">
                  <w:marLeft w:val="0"/>
                  <w:marRight w:val="0"/>
                  <w:marTop w:val="0"/>
                  <w:marBottom w:val="0"/>
                  <w:divBdr>
                    <w:top w:val="none" w:sz="0" w:space="0" w:color="auto"/>
                    <w:left w:val="none" w:sz="0" w:space="0" w:color="auto"/>
                    <w:bottom w:val="none" w:sz="0" w:space="0" w:color="auto"/>
                    <w:right w:val="none" w:sz="0" w:space="0" w:color="auto"/>
                  </w:divBdr>
                </w:div>
                <w:div w:id="977801348">
                  <w:marLeft w:val="0"/>
                  <w:marRight w:val="0"/>
                  <w:marTop w:val="0"/>
                  <w:marBottom w:val="0"/>
                  <w:divBdr>
                    <w:top w:val="none" w:sz="0" w:space="0" w:color="auto"/>
                    <w:left w:val="none" w:sz="0" w:space="0" w:color="auto"/>
                    <w:bottom w:val="none" w:sz="0" w:space="0" w:color="auto"/>
                    <w:right w:val="none" w:sz="0" w:space="0" w:color="auto"/>
                  </w:divBdr>
                </w:div>
                <w:div w:id="982005587">
                  <w:marLeft w:val="0"/>
                  <w:marRight w:val="0"/>
                  <w:marTop w:val="0"/>
                  <w:marBottom w:val="0"/>
                  <w:divBdr>
                    <w:top w:val="none" w:sz="0" w:space="0" w:color="auto"/>
                    <w:left w:val="none" w:sz="0" w:space="0" w:color="auto"/>
                    <w:bottom w:val="none" w:sz="0" w:space="0" w:color="auto"/>
                    <w:right w:val="none" w:sz="0" w:space="0" w:color="auto"/>
                  </w:divBdr>
                </w:div>
                <w:div w:id="983584633">
                  <w:marLeft w:val="0"/>
                  <w:marRight w:val="0"/>
                  <w:marTop w:val="0"/>
                  <w:marBottom w:val="0"/>
                  <w:divBdr>
                    <w:top w:val="none" w:sz="0" w:space="0" w:color="auto"/>
                    <w:left w:val="none" w:sz="0" w:space="0" w:color="auto"/>
                    <w:bottom w:val="none" w:sz="0" w:space="0" w:color="auto"/>
                    <w:right w:val="none" w:sz="0" w:space="0" w:color="auto"/>
                  </w:divBdr>
                </w:div>
                <w:div w:id="986786023">
                  <w:marLeft w:val="0"/>
                  <w:marRight w:val="0"/>
                  <w:marTop w:val="0"/>
                  <w:marBottom w:val="0"/>
                  <w:divBdr>
                    <w:top w:val="none" w:sz="0" w:space="0" w:color="auto"/>
                    <w:left w:val="none" w:sz="0" w:space="0" w:color="auto"/>
                    <w:bottom w:val="none" w:sz="0" w:space="0" w:color="auto"/>
                    <w:right w:val="none" w:sz="0" w:space="0" w:color="auto"/>
                  </w:divBdr>
                </w:div>
                <w:div w:id="988442104">
                  <w:marLeft w:val="0"/>
                  <w:marRight w:val="0"/>
                  <w:marTop w:val="0"/>
                  <w:marBottom w:val="0"/>
                  <w:divBdr>
                    <w:top w:val="none" w:sz="0" w:space="0" w:color="auto"/>
                    <w:left w:val="none" w:sz="0" w:space="0" w:color="auto"/>
                    <w:bottom w:val="none" w:sz="0" w:space="0" w:color="auto"/>
                    <w:right w:val="none" w:sz="0" w:space="0" w:color="auto"/>
                  </w:divBdr>
                </w:div>
                <w:div w:id="990670070">
                  <w:marLeft w:val="0"/>
                  <w:marRight w:val="0"/>
                  <w:marTop w:val="0"/>
                  <w:marBottom w:val="0"/>
                  <w:divBdr>
                    <w:top w:val="none" w:sz="0" w:space="0" w:color="auto"/>
                    <w:left w:val="none" w:sz="0" w:space="0" w:color="auto"/>
                    <w:bottom w:val="none" w:sz="0" w:space="0" w:color="auto"/>
                    <w:right w:val="none" w:sz="0" w:space="0" w:color="auto"/>
                  </w:divBdr>
                </w:div>
                <w:div w:id="993727373">
                  <w:marLeft w:val="0"/>
                  <w:marRight w:val="0"/>
                  <w:marTop w:val="0"/>
                  <w:marBottom w:val="0"/>
                  <w:divBdr>
                    <w:top w:val="none" w:sz="0" w:space="0" w:color="auto"/>
                    <w:left w:val="none" w:sz="0" w:space="0" w:color="auto"/>
                    <w:bottom w:val="none" w:sz="0" w:space="0" w:color="auto"/>
                    <w:right w:val="none" w:sz="0" w:space="0" w:color="auto"/>
                  </w:divBdr>
                </w:div>
                <w:div w:id="994529953">
                  <w:marLeft w:val="0"/>
                  <w:marRight w:val="0"/>
                  <w:marTop w:val="0"/>
                  <w:marBottom w:val="0"/>
                  <w:divBdr>
                    <w:top w:val="none" w:sz="0" w:space="0" w:color="auto"/>
                    <w:left w:val="none" w:sz="0" w:space="0" w:color="auto"/>
                    <w:bottom w:val="none" w:sz="0" w:space="0" w:color="auto"/>
                    <w:right w:val="none" w:sz="0" w:space="0" w:color="auto"/>
                  </w:divBdr>
                </w:div>
                <w:div w:id="999692441">
                  <w:marLeft w:val="0"/>
                  <w:marRight w:val="0"/>
                  <w:marTop w:val="0"/>
                  <w:marBottom w:val="0"/>
                  <w:divBdr>
                    <w:top w:val="none" w:sz="0" w:space="0" w:color="auto"/>
                    <w:left w:val="none" w:sz="0" w:space="0" w:color="auto"/>
                    <w:bottom w:val="none" w:sz="0" w:space="0" w:color="auto"/>
                    <w:right w:val="none" w:sz="0" w:space="0" w:color="auto"/>
                  </w:divBdr>
                </w:div>
                <w:div w:id="1000082525">
                  <w:marLeft w:val="0"/>
                  <w:marRight w:val="0"/>
                  <w:marTop w:val="0"/>
                  <w:marBottom w:val="0"/>
                  <w:divBdr>
                    <w:top w:val="none" w:sz="0" w:space="0" w:color="auto"/>
                    <w:left w:val="none" w:sz="0" w:space="0" w:color="auto"/>
                    <w:bottom w:val="none" w:sz="0" w:space="0" w:color="auto"/>
                    <w:right w:val="none" w:sz="0" w:space="0" w:color="auto"/>
                  </w:divBdr>
                </w:div>
                <w:div w:id="1000278654">
                  <w:marLeft w:val="0"/>
                  <w:marRight w:val="0"/>
                  <w:marTop w:val="0"/>
                  <w:marBottom w:val="0"/>
                  <w:divBdr>
                    <w:top w:val="none" w:sz="0" w:space="0" w:color="auto"/>
                    <w:left w:val="none" w:sz="0" w:space="0" w:color="auto"/>
                    <w:bottom w:val="none" w:sz="0" w:space="0" w:color="auto"/>
                    <w:right w:val="none" w:sz="0" w:space="0" w:color="auto"/>
                  </w:divBdr>
                </w:div>
                <w:div w:id="1007558105">
                  <w:marLeft w:val="0"/>
                  <w:marRight w:val="0"/>
                  <w:marTop w:val="0"/>
                  <w:marBottom w:val="0"/>
                  <w:divBdr>
                    <w:top w:val="none" w:sz="0" w:space="0" w:color="auto"/>
                    <w:left w:val="none" w:sz="0" w:space="0" w:color="auto"/>
                    <w:bottom w:val="none" w:sz="0" w:space="0" w:color="auto"/>
                    <w:right w:val="none" w:sz="0" w:space="0" w:color="auto"/>
                  </w:divBdr>
                </w:div>
                <w:div w:id="1007708448">
                  <w:marLeft w:val="0"/>
                  <w:marRight w:val="0"/>
                  <w:marTop w:val="0"/>
                  <w:marBottom w:val="0"/>
                  <w:divBdr>
                    <w:top w:val="none" w:sz="0" w:space="0" w:color="auto"/>
                    <w:left w:val="none" w:sz="0" w:space="0" w:color="auto"/>
                    <w:bottom w:val="none" w:sz="0" w:space="0" w:color="auto"/>
                    <w:right w:val="none" w:sz="0" w:space="0" w:color="auto"/>
                  </w:divBdr>
                </w:div>
                <w:div w:id="1014914661">
                  <w:marLeft w:val="0"/>
                  <w:marRight w:val="0"/>
                  <w:marTop w:val="0"/>
                  <w:marBottom w:val="0"/>
                  <w:divBdr>
                    <w:top w:val="none" w:sz="0" w:space="0" w:color="auto"/>
                    <w:left w:val="none" w:sz="0" w:space="0" w:color="auto"/>
                    <w:bottom w:val="none" w:sz="0" w:space="0" w:color="auto"/>
                    <w:right w:val="none" w:sz="0" w:space="0" w:color="auto"/>
                  </w:divBdr>
                </w:div>
                <w:div w:id="1019551019">
                  <w:marLeft w:val="0"/>
                  <w:marRight w:val="0"/>
                  <w:marTop w:val="0"/>
                  <w:marBottom w:val="0"/>
                  <w:divBdr>
                    <w:top w:val="none" w:sz="0" w:space="0" w:color="auto"/>
                    <w:left w:val="none" w:sz="0" w:space="0" w:color="auto"/>
                    <w:bottom w:val="none" w:sz="0" w:space="0" w:color="auto"/>
                    <w:right w:val="none" w:sz="0" w:space="0" w:color="auto"/>
                  </w:divBdr>
                </w:div>
                <w:div w:id="1021708489">
                  <w:marLeft w:val="0"/>
                  <w:marRight w:val="0"/>
                  <w:marTop w:val="0"/>
                  <w:marBottom w:val="0"/>
                  <w:divBdr>
                    <w:top w:val="none" w:sz="0" w:space="0" w:color="auto"/>
                    <w:left w:val="none" w:sz="0" w:space="0" w:color="auto"/>
                    <w:bottom w:val="none" w:sz="0" w:space="0" w:color="auto"/>
                    <w:right w:val="none" w:sz="0" w:space="0" w:color="auto"/>
                  </w:divBdr>
                </w:div>
                <w:div w:id="1022124563">
                  <w:marLeft w:val="0"/>
                  <w:marRight w:val="0"/>
                  <w:marTop w:val="0"/>
                  <w:marBottom w:val="0"/>
                  <w:divBdr>
                    <w:top w:val="none" w:sz="0" w:space="0" w:color="auto"/>
                    <w:left w:val="none" w:sz="0" w:space="0" w:color="auto"/>
                    <w:bottom w:val="none" w:sz="0" w:space="0" w:color="auto"/>
                    <w:right w:val="none" w:sz="0" w:space="0" w:color="auto"/>
                  </w:divBdr>
                </w:div>
                <w:div w:id="1023361668">
                  <w:marLeft w:val="0"/>
                  <w:marRight w:val="0"/>
                  <w:marTop w:val="0"/>
                  <w:marBottom w:val="0"/>
                  <w:divBdr>
                    <w:top w:val="none" w:sz="0" w:space="0" w:color="auto"/>
                    <w:left w:val="none" w:sz="0" w:space="0" w:color="auto"/>
                    <w:bottom w:val="none" w:sz="0" w:space="0" w:color="auto"/>
                    <w:right w:val="none" w:sz="0" w:space="0" w:color="auto"/>
                  </w:divBdr>
                </w:div>
                <w:div w:id="1023896788">
                  <w:marLeft w:val="0"/>
                  <w:marRight w:val="0"/>
                  <w:marTop w:val="0"/>
                  <w:marBottom w:val="0"/>
                  <w:divBdr>
                    <w:top w:val="none" w:sz="0" w:space="0" w:color="auto"/>
                    <w:left w:val="none" w:sz="0" w:space="0" w:color="auto"/>
                    <w:bottom w:val="none" w:sz="0" w:space="0" w:color="auto"/>
                    <w:right w:val="none" w:sz="0" w:space="0" w:color="auto"/>
                  </w:divBdr>
                </w:div>
                <w:div w:id="1023899511">
                  <w:marLeft w:val="0"/>
                  <w:marRight w:val="0"/>
                  <w:marTop w:val="0"/>
                  <w:marBottom w:val="0"/>
                  <w:divBdr>
                    <w:top w:val="none" w:sz="0" w:space="0" w:color="auto"/>
                    <w:left w:val="none" w:sz="0" w:space="0" w:color="auto"/>
                    <w:bottom w:val="none" w:sz="0" w:space="0" w:color="auto"/>
                    <w:right w:val="none" w:sz="0" w:space="0" w:color="auto"/>
                  </w:divBdr>
                </w:div>
                <w:div w:id="1026829918">
                  <w:marLeft w:val="0"/>
                  <w:marRight w:val="0"/>
                  <w:marTop w:val="0"/>
                  <w:marBottom w:val="0"/>
                  <w:divBdr>
                    <w:top w:val="none" w:sz="0" w:space="0" w:color="auto"/>
                    <w:left w:val="none" w:sz="0" w:space="0" w:color="auto"/>
                    <w:bottom w:val="none" w:sz="0" w:space="0" w:color="auto"/>
                    <w:right w:val="none" w:sz="0" w:space="0" w:color="auto"/>
                  </w:divBdr>
                </w:div>
                <w:div w:id="1027950205">
                  <w:marLeft w:val="0"/>
                  <w:marRight w:val="0"/>
                  <w:marTop w:val="0"/>
                  <w:marBottom w:val="0"/>
                  <w:divBdr>
                    <w:top w:val="none" w:sz="0" w:space="0" w:color="auto"/>
                    <w:left w:val="none" w:sz="0" w:space="0" w:color="auto"/>
                    <w:bottom w:val="none" w:sz="0" w:space="0" w:color="auto"/>
                    <w:right w:val="none" w:sz="0" w:space="0" w:color="auto"/>
                  </w:divBdr>
                </w:div>
                <w:div w:id="1028608174">
                  <w:marLeft w:val="0"/>
                  <w:marRight w:val="0"/>
                  <w:marTop w:val="0"/>
                  <w:marBottom w:val="0"/>
                  <w:divBdr>
                    <w:top w:val="none" w:sz="0" w:space="0" w:color="auto"/>
                    <w:left w:val="none" w:sz="0" w:space="0" w:color="auto"/>
                    <w:bottom w:val="none" w:sz="0" w:space="0" w:color="auto"/>
                    <w:right w:val="none" w:sz="0" w:space="0" w:color="auto"/>
                  </w:divBdr>
                </w:div>
                <w:div w:id="1030298148">
                  <w:marLeft w:val="0"/>
                  <w:marRight w:val="0"/>
                  <w:marTop w:val="0"/>
                  <w:marBottom w:val="0"/>
                  <w:divBdr>
                    <w:top w:val="none" w:sz="0" w:space="0" w:color="auto"/>
                    <w:left w:val="none" w:sz="0" w:space="0" w:color="auto"/>
                    <w:bottom w:val="none" w:sz="0" w:space="0" w:color="auto"/>
                    <w:right w:val="none" w:sz="0" w:space="0" w:color="auto"/>
                  </w:divBdr>
                </w:div>
                <w:div w:id="1033312803">
                  <w:marLeft w:val="0"/>
                  <w:marRight w:val="0"/>
                  <w:marTop w:val="0"/>
                  <w:marBottom w:val="0"/>
                  <w:divBdr>
                    <w:top w:val="none" w:sz="0" w:space="0" w:color="auto"/>
                    <w:left w:val="none" w:sz="0" w:space="0" w:color="auto"/>
                    <w:bottom w:val="none" w:sz="0" w:space="0" w:color="auto"/>
                    <w:right w:val="none" w:sz="0" w:space="0" w:color="auto"/>
                  </w:divBdr>
                </w:div>
                <w:div w:id="1033771506">
                  <w:marLeft w:val="0"/>
                  <w:marRight w:val="0"/>
                  <w:marTop w:val="0"/>
                  <w:marBottom w:val="0"/>
                  <w:divBdr>
                    <w:top w:val="none" w:sz="0" w:space="0" w:color="auto"/>
                    <w:left w:val="none" w:sz="0" w:space="0" w:color="auto"/>
                    <w:bottom w:val="none" w:sz="0" w:space="0" w:color="auto"/>
                    <w:right w:val="none" w:sz="0" w:space="0" w:color="auto"/>
                  </w:divBdr>
                </w:div>
                <w:div w:id="1034114369">
                  <w:marLeft w:val="0"/>
                  <w:marRight w:val="0"/>
                  <w:marTop w:val="0"/>
                  <w:marBottom w:val="0"/>
                  <w:divBdr>
                    <w:top w:val="none" w:sz="0" w:space="0" w:color="auto"/>
                    <w:left w:val="none" w:sz="0" w:space="0" w:color="auto"/>
                    <w:bottom w:val="none" w:sz="0" w:space="0" w:color="auto"/>
                    <w:right w:val="none" w:sz="0" w:space="0" w:color="auto"/>
                  </w:divBdr>
                </w:div>
                <w:div w:id="1034694531">
                  <w:marLeft w:val="0"/>
                  <w:marRight w:val="0"/>
                  <w:marTop w:val="0"/>
                  <w:marBottom w:val="0"/>
                  <w:divBdr>
                    <w:top w:val="none" w:sz="0" w:space="0" w:color="auto"/>
                    <w:left w:val="none" w:sz="0" w:space="0" w:color="auto"/>
                    <w:bottom w:val="none" w:sz="0" w:space="0" w:color="auto"/>
                    <w:right w:val="none" w:sz="0" w:space="0" w:color="auto"/>
                  </w:divBdr>
                </w:div>
                <w:div w:id="1039473291">
                  <w:marLeft w:val="0"/>
                  <w:marRight w:val="0"/>
                  <w:marTop w:val="0"/>
                  <w:marBottom w:val="0"/>
                  <w:divBdr>
                    <w:top w:val="none" w:sz="0" w:space="0" w:color="auto"/>
                    <w:left w:val="none" w:sz="0" w:space="0" w:color="auto"/>
                    <w:bottom w:val="none" w:sz="0" w:space="0" w:color="auto"/>
                    <w:right w:val="none" w:sz="0" w:space="0" w:color="auto"/>
                  </w:divBdr>
                </w:div>
                <w:div w:id="1039743762">
                  <w:marLeft w:val="0"/>
                  <w:marRight w:val="0"/>
                  <w:marTop w:val="0"/>
                  <w:marBottom w:val="0"/>
                  <w:divBdr>
                    <w:top w:val="none" w:sz="0" w:space="0" w:color="auto"/>
                    <w:left w:val="none" w:sz="0" w:space="0" w:color="auto"/>
                    <w:bottom w:val="none" w:sz="0" w:space="0" w:color="auto"/>
                    <w:right w:val="none" w:sz="0" w:space="0" w:color="auto"/>
                  </w:divBdr>
                </w:div>
                <w:div w:id="1040319288">
                  <w:marLeft w:val="0"/>
                  <w:marRight w:val="0"/>
                  <w:marTop w:val="0"/>
                  <w:marBottom w:val="0"/>
                  <w:divBdr>
                    <w:top w:val="none" w:sz="0" w:space="0" w:color="auto"/>
                    <w:left w:val="none" w:sz="0" w:space="0" w:color="auto"/>
                    <w:bottom w:val="none" w:sz="0" w:space="0" w:color="auto"/>
                    <w:right w:val="none" w:sz="0" w:space="0" w:color="auto"/>
                  </w:divBdr>
                </w:div>
                <w:div w:id="1044520862">
                  <w:marLeft w:val="0"/>
                  <w:marRight w:val="0"/>
                  <w:marTop w:val="0"/>
                  <w:marBottom w:val="0"/>
                  <w:divBdr>
                    <w:top w:val="none" w:sz="0" w:space="0" w:color="auto"/>
                    <w:left w:val="none" w:sz="0" w:space="0" w:color="auto"/>
                    <w:bottom w:val="none" w:sz="0" w:space="0" w:color="auto"/>
                    <w:right w:val="none" w:sz="0" w:space="0" w:color="auto"/>
                  </w:divBdr>
                </w:div>
                <w:div w:id="1045838392">
                  <w:marLeft w:val="0"/>
                  <w:marRight w:val="0"/>
                  <w:marTop w:val="0"/>
                  <w:marBottom w:val="0"/>
                  <w:divBdr>
                    <w:top w:val="none" w:sz="0" w:space="0" w:color="auto"/>
                    <w:left w:val="none" w:sz="0" w:space="0" w:color="auto"/>
                    <w:bottom w:val="none" w:sz="0" w:space="0" w:color="auto"/>
                    <w:right w:val="none" w:sz="0" w:space="0" w:color="auto"/>
                  </w:divBdr>
                </w:div>
                <w:div w:id="1046028957">
                  <w:marLeft w:val="0"/>
                  <w:marRight w:val="0"/>
                  <w:marTop w:val="0"/>
                  <w:marBottom w:val="0"/>
                  <w:divBdr>
                    <w:top w:val="none" w:sz="0" w:space="0" w:color="auto"/>
                    <w:left w:val="none" w:sz="0" w:space="0" w:color="auto"/>
                    <w:bottom w:val="none" w:sz="0" w:space="0" w:color="auto"/>
                    <w:right w:val="none" w:sz="0" w:space="0" w:color="auto"/>
                  </w:divBdr>
                </w:div>
                <w:div w:id="1046106940">
                  <w:marLeft w:val="0"/>
                  <w:marRight w:val="0"/>
                  <w:marTop w:val="0"/>
                  <w:marBottom w:val="0"/>
                  <w:divBdr>
                    <w:top w:val="none" w:sz="0" w:space="0" w:color="auto"/>
                    <w:left w:val="none" w:sz="0" w:space="0" w:color="auto"/>
                    <w:bottom w:val="none" w:sz="0" w:space="0" w:color="auto"/>
                    <w:right w:val="none" w:sz="0" w:space="0" w:color="auto"/>
                  </w:divBdr>
                </w:div>
                <w:div w:id="1046176174">
                  <w:marLeft w:val="0"/>
                  <w:marRight w:val="0"/>
                  <w:marTop w:val="0"/>
                  <w:marBottom w:val="0"/>
                  <w:divBdr>
                    <w:top w:val="none" w:sz="0" w:space="0" w:color="auto"/>
                    <w:left w:val="none" w:sz="0" w:space="0" w:color="auto"/>
                    <w:bottom w:val="none" w:sz="0" w:space="0" w:color="auto"/>
                    <w:right w:val="none" w:sz="0" w:space="0" w:color="auto"/>
                  </w:divBdr>
                </w:div>
                <w:div w:id="1046566621">
                  <w:marLeft w:val="0"/>
                  <w:marRight w:val="0"/>
                  <w:marTop w:val="0"/>
                  <w:marBottom w:val="0"/>
                  <w:divBdr>
                    <w:top w:val="none" w:sz="0" w:space="0" w:color="auto"/>
                    <w:left w:val="none" w:sz="0" w:space="0" w:color="auto"/>
                    <w:bottom w:val="none" w:sz="0" w:space="0" w:color="auto"/>
                    <w:right w:val="none" w:sz="0" w:space="0" w:color="auto"/>
                  </w:divBdr>
                </w:div>
                <w:div w:id="1048913959">
                  <w:marLeft w:val="0"/>
                  <w:marRight w:val="0"/>
                  <w:marTop w:val="0"/>
                  <w:marBottom w:val="0"/>
                  <w:divBdr>
                    <w:top w:val="none" w:sz="0" w:space="0" w:color="auto"/>
                    <w:left w:val="none" w:sz="0" w:space="0" w:color="auto"/>
                    <w:bottom w:val="none" w:sz="0" w:space="0" w:color="auto"/>
                    <w:right w:val="none" w:sz="0" w:space="0" w:color="auto"/>
                  </w:divBdr>
                </w:div>
                <w:div w:id="1052846239">
                  <w:marLeft w:val="0"/>
                  <w:marRight w:val="0"/>
                  <w:marTop w:val="0"/>
                  <w:marBottom w:val="0"/>
                  <w:divBdr>
                    <w:top w:val="none" w:sz="0" w:space="0" w:color="auto"/>
                    <w:left w:val="none" w:sz="0" w:space="0" w:color="auto"/>
                    <w:bottom w:val="none" w:sz="0" w:space="0" w:color="auto"/>
                    <w:right w:val="none" w:sz="0" w:space="0" w:color="auto"/>
                  </w:divBdr>
                </w:div>
                <w:div w:id="1054084370">
                  <w:marLeft w:val="0"/>
                  <w:marRight w:val="0"/>
                  <w:marTop w:val="0"/>
                  <w:marBottom w:val="0"/>
                  <w:divBdr>
                    <w:top w:val="none" w:sz="0" w:space="0" w:color="auto"/>
                    <w:left w:val="none" w:sz="0" w:space="0" w:color="auto"/>
                    <w:bottom w:val="none" w:sz="0" w:space="0" w:color="auto"/>
                    <w:right w:val="none" w:sz="0" w:space="0" w:color="auto"/>
                  </w:divBdr>
                </w:div>
                <w:div w:id="1054232369">
                  <w:marLeft w:val="0"/>
                  <w:marRight w:val="0"/>
                  <w:marTop w:val="0"/>
                  <w:marBottom w:val="0"/>
                  <w:divBdr>
                    <w:top w:val="none" w:sz="0" w:space="0" w:color="auto"/>
                    <w:left w:val="none" w:sz="0" w:space="0" w:color="auto"/>
                    <w:bottom w:val="none" w:sz="0" w:space="0" w:color="auto"/>
                    <w:right w:val="none" w:sz="0" w:space="0" w:color="auto"/>
                  </w:divBdr>
                </w:div>
                <w:div w:id="1055662952">
                  <w:marLeft w:val="0"/>
                  <w:marRight w:val="0"/>
                  <w:marTop w:val="0"/>
                  <w:marBottom w:val="0"/>
                  <w:divBdr>
                    <w:top w:val="none" w:sz="0" w:space="0" w:color="auto"/>
                    <w:left w:val="none" w:sz="0" w:space="0" w:color="auto"/>
                    <w:bottom w:val="none" w:sz="0" w:space="0" w:color="auto"/>
                    <w:right w:val="none" w:sz="0" w:space="0" w:color="auto"/>
                  </w:divBdr>
                </w:div>
                <w:div w:id="1055665755">
                  <w:marLeft w:val="0"/>
                  <w:marRight w:val="0"/>
                  <w:marTop w:val="0"/>
                  <w:marBottom w:val="0"/>
                  <w:divBdr>
                    <w:top w:val="none" w:sz="0" w:space="0" w:color="auto"/>
                    <w:left w:val="none" w:sz="0" w:space="0" w:color="auto"/>
                    <w:bottom w:val="none" w:sz="0" w:space="0" w:color="auto"/>
                    <w:right w:val="none" w:sz="0" w:space="0" w:color="auto"/>
                  </w:divBdr>
                </w:div>
                <w:div w:id="1056196564">
                  <w:marLeft w:val="0"/>
                  <w:marRight w:val="0"/>
                  <w:marTop w:val="0"/>
                  <w:marBottom w:val="0"/>
                  <w:divBdr>
                    <w:top w:val="none" w:sz="0" w:space="0" w:color="auto"/>
                    <w:left w:val="none" w:sz="0" w:space="0" w:color="auto"/>
                    <w:bottom w:val="none" w:sz="0" w:space="0" w:color="auto"/>
                    <w:right w:val="none" w:sz="0" w:space="0" w:color="auto"/>
                  </w:divBdr>
                </w:div>
                <w:div w:id="1058632486">
                  <w:marLeft w:val="0"/>
                  <w:marRight w:val="0"/>
                  <w:marTop w:val="0"/>
                  <w:marBottom w:val="0"/>
                  <w:divBdr>
                    <w:top w:val="none" w:sz="0" w:space="0" w:color="auto"/>
                    <w:left w:val="none" w:sz="0" w:space="0" w:color="auto"/>
                    <w:bottom w:val="none" w:sz="0" w:space="0" w:color="auto"/>
                    <w:right w:val="none" w:sz="0" w:space="0" w:color="auto"/>
                  </w:divBdr>
                </w:div>
                <w:div w:id="1058825101">
                  <w:marLeft w:val="0"/>
                  <w:marRight w:val="0"/>
                  <w:marTop w:val="0"/>
                  <w:marBottom w:val="0"/>
                  <w:divBdr>
                    <w:top w:val="none" w:sz="0" w:space="0" w:color="auto"/>
                    <w:left w:val="none" w:sz="0" w:space="0" w:color="auto"/>
                    <w:bottom w:val="none" w:sz="0" w:space="0" w:color="auto"/>
                    <w:right w:val="none" w:sz="0" w:space="0" w:color="auto"/>
                  </w:divBdr>
                </w:div>
                <w:div w:id="1059209140">
                  <w:marLeft w:val="0"/>
                  <w:marRight w:val="0"/>
                  <w:marTop w:val="0"/>
                  <w:marBottom w:val="0"/>
                  <w:divBdr>
                    <w:top w:val="none" w:sz="0" w:space="0" w:color="auto"/>
                    <w:left w:val="none" w:sz="0" w:space="0" w:color="auto"/>
                    <w:bottom w:val="none" w:sz="0" w:space="0" w:color="auto"/>
                    <w:right w:val="none" w:sz="0" w:space="0" w:color="auto"/>
                  </w:divBdr>
                </w:div>
                <w:div w:id="1059288453">
                  <w:marLeft w:val="0"/>
                  <w:marRight w:val="0"/>
                  <w:marTop w:val="0"/>
                  <w:marBottom w:val="0"/>
                  <w:divBdr>
                    <w:top w:val="none" w:sz="0" w:space="0" w:color="auto"/>
                    <w:left w:val="none" w:sz="0" w:space="0" w:color="auto"/>
                    <w:bottom w:val="none" w:sz="0" w:space="0" w:color="auto"/>
                    <w:right w:val="none" w:sz="0" w:space="0" w:color="auto"/>
                  </w:divBdr>
                </w:div>
                <w:div w:id="1062211895">
                  <w:marLeft w:val="0"/>
                  <w:marRight w:val="0"/>
                  <w:marTop w:val="0"/>
                  <w:marBottom w:val="0"/>
                  <w:divBdr>
                    <w:top w:val="none" w:sz="0" w:space="0" w:color="auto"/>
                    <w:left w:val="none" w:sz="0" w:space="0" w:color="auto"/>
                    <w:bottom w:val="none" w:sz="0" w:space="0" w:color="auto"/>
                    <w:right w:val="none" w:sz="0" w:space="0" w:color="auto"/>
                  </w:divBdr>
                </w:div>
                <w:div w:id="1063874599">
                  <w:marLeft w:val="0"/>
                  <w:marRight w:val="0"/>
                  <w:marTop w:val="0"/>
                  <w:marBottom w:val="0"/>
                  <w:divBdr>
                    <w:top w:val="none" w:sz="0" w:space="0" w:color="auto"/>
                    <w:left w:val="none" w:sz="0" w:space="0" w:color="auto"/>
                    <w:bottom w:val="none" w:sz="0" w:space="0" w:color="auto"/>
                    <w:right w:val="none" w:sz="0" w:space="0" w:color="auto"/>
                  </w:divBdr>
                </w:div>
                <w:div w:id="1064335721">
                  <w:marLeft w:val="0"/>
                  <w:marRight w:val="0"/>
                  <w:marTop w:val="0"/>
                  <w:marBottom w:val="0"/>
                  <w:divBdr>
                    <w:top w:val="none" w:sz="0" w:space="0" w:color="auto"/>
                    <w:left w:val="none" w:sz="0" w:space="0" w:color="auto"/>
                    <w:bottom w:val="none" w:sz="0" w:space="0" w:color="auto"/>
                    <w:right w:val="none" w:sz="0" w:space="0" w:color="auto"/>
                  </w:divBdr>
                </w:div>
                <w:div w:id="1065294292">
                  <w:marLeft w:val="0"/>
                  <w:marRight w:val="0"/>
                  <w:marTop w:val="0"/>
                  <w:marBottom w:val="0"/>
                  <w:divBdr>
                    <w:top w:val="none" w:sz="0" w:space="0" w:color="auto"/>
                    <w:left w:val="none" w:sz="0" w:space="0" w:color="auto"/>
                    <w:bottom w:val="none" w:sz="0" w:space="0" w:color="auto"/>
                    <w:right w:val="none" w:sz="0" w:space="0" w:color="auto"/>
                  </w:divBdr>
                </w:div>
                <w:div w:id="1066957304">
                  <w:marLeft w:val="0"/>
                  <w:marRight w:val="0"/>
                  <w:marTop w:val="0"/>
                  <w:marBottom w:val="0"/>
                  <w:divBdr>
                    <w:top w:val="none" w:sz="0" w:space="0" w:color="auto"/>
                    <w:left w:val="none" w:sz="0" w:space="0" w:color="auto"/>
                    <w:bottom w:val="none" w:sz="0" w:space="0" w:color="auto"/>
                    <w:right w:val="none" w:sz="0" w:space="0" w:color="auto"/>
                  </w:divBdr>
                </w:div>
                <w:div w:id="1068655296">
                  <w:marLeft w:val="0"/>
                  <w:marRight w:val="0"/>
                  <w:marTop w:val="0"/>
                  <w:marBottom w:val="0"/>
                  <w:divBdr>
                    <w:top w:val="none" w:sz="0" w:space="0" w:color="auto"/>
                    <w:left w:val="none" w:sz="0" w:space="0" w:color="auto"/>
                    <w:bottom w:val="none" w:sz="0" w:space="0" w:color="auto"/>
                    <w:right w:val="none" w:sz="0" w:space="0" w:color="auto"/>
                  </w:divBdr>
                </w:div>
                <w:div w:id="1070152560">
                  <w:marLeft w:val="0"/>
                  <w:marRight w:val="0"/>
                  <w:marTop w:val="0"/>
                  <w:marBottom w:val="0"/>
                  <w:divBdr>
                    <w:top w:val="none" w:sz="0" w:space="0" w:color="auto"/>
                    <w:left w:val="none" w:sz="0" w:space="0" w:color="auto"/>
                    <w:bottom w:val="none" w:sz="0" w:space="0" w:color="auto"/>
                    <w:right w:val="none" w:sz="0" w:space="0" w:color="auto"/>
                  </w:divBdr>
                </w:div>
                <w:div w:id="1070543584">
                  <w:marLeft w:val="0"/>
                  <w:marRight w:val="0"/>
                  <w:marTop w:val="0"/>
                  <w:marBottom w:val="0"/>
                  <w:divBdr>
                    <w:top w:val="none" w:sz="0" w:space="0" w:color="auto"/>
                    <w:left w:val="none" w:sz="0" w:space="0" w:color="auto"/>
                    <w:bottom w:val="none" w:sz="0" w:space="0" w:color="auto"/>
                    <w:right w:val="none" w:sz="0" w:space="0" w:color="auto"/>
                  </w:divBdr>
                </w:div>
                <w:div w:id="1071001352">
                  <w:marLeft w:val="0"/>
                  <w:marRight w:val="0"/>
                  <w:marTop w:val="0"/>
                  <w:marBottom w:val="0"/>
                  <w:divBdr>
                    <w:top w:val="none" w:sz="0" w:space="0" w:color="auto"/>
                    <w:left w:val="none" w:sz="0" w:space="0" w:color="auto"/>
                    <w:bottom w:val="none" w:sz="0" w:space="0" w:color="auto"/>
                    <w:right w:val="none" w:sz="0" w:space="0" w:color="auto"/>
                  </w:divBdr>
                </w:div>
                <w:div w:id="1071658432">
                  <w:marLeft w:val="0"/>
                  <w:marRight w:val="0"/>
                  <w:marTop w:val="0"/>
                  <w:marBottom w:val="0"/>
                  <w:divBdr>
                    <w:top w:val="none" w:sz="0" w:space="0" w:color="auto"/>
                    <w:left w:val="none" w:sz="0" w:space="0" w:color="auto"/>
                    <w:bottom w:val="none" w:sz="0" w:space="0" w:color="auto"/>
                    <w:right w:val="none" w:sz="0" w:space="0" w:color="auto"/>
                  </w:divBdr>
                </w:div>
                <w:div w:id="1076171672">
                  <w:marLeft w:val="0"/>
                  <w:marRight w:val="0"/>
                  <w:marTop w:val="0"/>
                  <w:marBottom w:val="0"/>
                  <w:divBdr>
                    <w:top w:val="none" w:sz="0" w:space="0" w:color="auto"/>
                    <w:left w:val="none" w:sz="0" w:space="0" w:color="auto"/>
                    <w:bottom w:val="none" w:sz="0" w:space="0" w:color="auto"/>
                    <w:right w:val="none" w:sz="0" w:space="0" w:color="auto"/>
                  </w:divBdr>
                </w:div>
                <w:div w:id="1077089682">
                  <w:marLeft w:val="0"/>
                  <w:marRight w:val="0"/>
                  <w:marTop w:val="0"/>
                  <w:marBottom w:val="0"/>
                  <w:divBdr>
                    <w:top w:val="none" w:sz="0" w:space="0" w:color="auto"/>
                    <w:left w:val="none" w:sz="0" w:space="0" w:color="auto"/>
                    <w:bottom w:val="none" w:sz="0" w:space="0" w:color="auto"/>
                    <w:right w:val="none" w:sz="0" w:space="0" w:color="auto"/>
                  </w:divBdr>
                </w:div>
                <w:div w:id="1078402478">
                  <w:marLeft w:val="0"/>
                  <w:marRight w:val="0"/>
                  <w:marTop w:val="0"/>
                  <w:marBottom w:val="0"/>
                  <w:divBdr>
                    <w:top w:val="none" w:sz="0" w:space="0" w:color="auto"/>
                    <w:left w:val="none" w:sz="0" w:space="0" w:color="auto"/>
                    <w:bottom w:val="none" w:sz="0" w:space="0" w:color="auto"/>
                    <w:right w:val="none" w:sz="0" w:space="0" w:color="auto"/>
                  </w:divBdr>
                </w:div>
                <w:div w:id="1079257772">
                  <w:marLeft w:val="0"/>
                  <w:marRight w:val="0"/>
                  <w:marTop w:val="0"/>
                  <w:marBottom w:val="0"/>
                  <w:divBdr>
                    <w:top w:val="none" w:sz="0" w:space="0" w:color="auto"/>
                    <w:left w:val="none" w:sz="0" w:space="0" w:color="auto"/>
                    <w:bottom w:val="none" w:sz="0" w:space="0" w:color="auto"/>
                    <w:right w:val="none" w:sz="0" w:space="0" w:color="auto"/>
                  </w:divBdr>
                </w:div>
                <w:div w:id="1080710393">
                  <w:marLeft w:val="0"/>
                  <w:marRight w:val="0"/>
                  <w:marTop w:val="0"/>
                  <w:marBottom w:val="0"/>
                  <w:divBdr>
                    <w:top w:val="none" w:sz="0" w:space="0" w:color="auto"/>
                    <w:left w:val="none" w:sz="0" w:space="0" w:color="auto"/>
                    <w:bottom w:val="none" w:sz="0" w:space="0" w:color="auto"/>
                    <w:right w:val="none" w:sz="0" w:space="0" w:color="auto"/>
                  </w:divBdr>
                </w:div>
                <w:div w:id="1082067008">
                  <w:marLeft w:val="0"/>
                  <w:marRight w:val="0"/>
                  <w:marTop w:val="0"/>
                  <w:marBottom w:val="0"/>
                  <w:divBdr>
                    <w:top w:val="none" w:sz="0" w:space="0" w:color="auto"/>
                    <w:left w:val="none" w:sz="0" w:space="0" w:color="auto"/>
                    <w:bottom w:val="none" w:sz="0" w:space="0" w:color="auto"/>
                    <w:right w:val="none" w:sz="0" w:space="0" w:color="auto"/>
                  </w:divBdr>
                </w:div>
                <w:div w:id="1082142117">
                  <w:marLeft w:val="0"/>
                  <w:marRight w:val="0"/>
                  <w:marTop w:val="0"/>
                  <w:marBottom w:val="0"/>
                  <w:divBdr>
                    <w:top w:val="none" w:sz="0" w:space="0" w:color="auto"/>
                    <w:left w:val="none" w:sz="0" w:space="0" w:color="auto"/>
                    <w:bottom w:val="none" w:sz="0" w:space="0" w:color="auto"/>
                    <w:right w:val="none" w:sz="0" w:space="0" w:color="auto"/>
                  </w:divBdr>
                </w:div>
                <w:div w:id="1082876884">
                  <w:marLeft w:val="0"/>
                  <w:marRight w:val="0"/>
                  <w:marTop w:val="0"/>
                  <w:marBottom w:val="0"/>
                  <w:divBdr>
                    <w:top w:val="none" w:sz="0" w:space="0" w:color="auto"/>
                    <w:left w:val="none" w:sz="0" w:space="0" w:color="auto"/>
                    <w:bottom w:val="none" w:sz="0" w:space="0" w:color="auto"/>
                    <w:right w:val="none" w:sz="0" w:space="0" w:color="auto"/>
                  </w:divBdr>
                </w:div>
                <w:div w:id="1084037268">
                  <w:marLeft w:val="0"/>
                  <w:marRight w:val="0"/>
                  <w:marTop w:val="0"/>
                  <w:marBottom w:val="0"/>
                  <w:divBdr>
                    <w:top w:val="none" w:sz="0" w:space="0" w:color="auto"/>
                    <w:left w:val="none" w:sz="0" w:space="0" w:color="auto"/>
                    <w:bottom w:val="none" w:sz="0" w:space="0" w:color="auto"/>
                    <w:right w:val="none" w:sz="0" w:space="0" w:color="auto"/>
                  </w:divBdr>
                </w:div>
                <w:div w:id="1085032168">
                  <w:marLeft w:val="0"/>
                  <w:marRight w:val="0"/>
                  <w:marTop w:val="0"/>
                  <w:marBottom w:val="0"/>
                  <w:divBdr>
                    <w:top w:val="none" w:sz="0" w:space="0" w:color="auto"/>
                    <w:left w:val="none" w:sz="0" w:space="0" w:color="auto"/>
                    <w:bottom w:val="none" w:sz="0" w:space="0" w:color="auto"/>
                    <w:right w:val="none" w:sz="0" w:space="0" w:color="auto"/>
                  </w:divBdr>
                </w:div>
                <w:div w:id="1086077293">
                  <w:marLeft w:val="0"/>
                  <w:marRight w:val="0"/>
                  <w:marTop w:val="0"/>
                  <w:marBottom w:val="0"/>
                  <w:divBdr>
                    <w:top w:val="none" w:sz="0" w:space="0" w:color="auto"/>
                    <w:left w:val="none" w:sz="0" w:space="0" w:color="auto"/>
                    <w:bottom w:val="none" w:sz="0" w:space="0" w:color="auto"/>
                    <w:right w:val="none" w:sz="0" w:space="0" w:color="auto"/>
                  </w:divBdr>
                </w:div>
                <w:div w:id="1086346932">
                  <w:marLeft w:val="0"/>
                  <w:marRight w:val="0"/>
                  <w:marTop w:val="0"/>
                  <w:marBottom w:val="0"/>
                  <w:divBdr>
                    <w:top w:val="none" w:sz="0" w:space="0" w:color="auto"/>
                    <w:left w:val="none" w:sz="0" w:space="0" w:color="auto"/>
                    <w:bottom w:val="none" w:sz="0" w:space="0" w:color="auto"/>
                    <w:right w:val="none" w:sz="0" w:space="0" w:color="auto"/>
                  </w:divBdr>
                </w:div>
                <w:div w:id="1088305421">
                  <w:marLeft w:val="0"/>
                  <w:marRight w:val="0"/>
                  <w:marTop w:val="0"/>
                  <w:marBottom w:val="0"/>
                  <w:divBdr>
                    <w:top w:val="none" w:sz="0" w:space="0" w:color="auto"/>
                    <w:left w:val="none" w:sz="0" w:space="0" w:color="auto"/>
                    <w:bottom w:val="none" w:sz="0" w:space="0" w:color="auto"/>
                    <w:right w:val="none" w:sz="0" w:space="0" w:color="auto"/>
                  </w:divBdr>
                </w:div>
                <w:div w:id="1088504917">
                  <w:marLeft w:val="0"/>
                  <w:marRight w:val="0"/>
                  <w:marTop w:val="0"/>
                  <w:marBottom w:val="0"/>
                  <w:divBdr>
                    <w:top w:val="none" w:sz="0" w:space="0" w:color="auto"/>
                    <w:left w:val="none" w:sz="0" w:space="0" w:color="auto"/>
                    <w:bottom w:val="none" w:sz="0" w:space="0" w:color="auto"/>
                    <w:right w:val="none" w:sz="0" w:space="0" w:color="auto"/>
                  </w:divBdr>
                </w:div>
                <w:div w:id="1090389225">
                  <w:marLeft w:val="0"/>
                  <w:marRight w:val="0"/>
                  <w:marTop w:val="0"/>
                  <w:marBottom w:val="0"/>
                  <w:divBdr>
                    <w:top w:val="none" w:sz="0" w:space="0" w:color="auto"/>
                    <w:left w:val="none" w:sz="0" w:space="0" w:color="auto"/>
                    <w:bottom w:val="none" w:sz="0" w:space="0" w:color="auto"/>
                    <w:right w:val="none" w:sz="0" w:space="0" w:color="auto"/>
                  </w:divBdr>
                </w:div>
                <w:div w:id="1090850616">
                  <w:marLeft w:val="0"/>
                  <w:marRight w:val="0"/>
                  <w:marTop w:val="0"/>
                  <w:marBottom w:val="0"/>
                  <w:divBdr>
                    <w:top w:val="none" w:sz="0" w:space="0" w:color="auto"/>
                    <w:left w:val="none" w:sz="0" w:space="0" w:color="auto"/>
                    <w:bottom w:val="none" w:sz="0" w:space="0" w:color="auto"/>
                    <w:right w:val="none" w:sz="0" w:space="0" w:color="auto"/>
                  </w:divBdr>
                </w:div>
                <w:div w:id="1091124597">
                  <w:marLeft w:val="0"/>
                  <w:marRight w:val="0"/>
                  <w:marTop w:val="0"/>
                  <w:marBottom w:val="0"/>
                  <w:divBdr>
                    <w:top w:val="none" w:sz="0" w:space="0" w:color="auto"/>
                    <w:left w:val="none" w:sz="0" w:space="0" w:color="auto"/>
                    <w:bottom w:val="none" w:sz="0" w:space="0" w:color="auto"/>
                    <w:right w:val="none" w:sz="0" w:space="0" w:color="auto"/>
                  </w:divBdr>
                </w:div>
                <w:div w:id="1091194364">
                  <w:marLeft w:val="0"/>
                  <w:marRight w:val="0"/>
                  <w:marTop w:val="0"/>
                  <w:marBottom w:val="0"/>
                  <w:divBdr>
                    <w:top w:val="none" w:sz="0" w:space="0" w:color="auto"/>
                    <w:left w:val="none" w:sz="0" w:space="0" w:color="auto"/>
                    <w:bottom w:val="none" w:sz="0" w:space="0" w:color="auto"/>
                    <w:right w:val="none" w:sz="0" w:space="0" w:color="auto"/>
                  </w:divBdr>
                </w:div>
                <w:div w:id="1091390423">
                  <w:marLeft w:val="0"/>
                  <w:marRight w:val="0"/>
                  <w:marTop w:val="0"/>
                  <w:marBottom w:val="0"/>
                  <w:divBdr>
                    <w:top w:val="none" w:sz="0" w:space="0" w:color="auto"/>
                    <w:left w:val="none" w:sz="0" w:space="0" w:color="auto"/>
                    <w:bottom w:val="none" w:sz="0" w:space="0" w:color="auto"/>
                    <w:right w:val="none" w:sz="0" w:space="0" w:color="auto"/>
                  </w:divBdr>
                </w:div>
                <w:div w:id="1092512696">
                  <w:marLeft w:val="0"/>
                  <w:marRight w:val="0"/>
                  <w:marTop w:val="0"/>
                  <w:marBottom w:val="0"/>
                  <w:divBdr>
                    <w:top w:val="none" w:sz="0" w:space="0" w:color="auto"/>
                    <w:left w:val="none" w:sz="0" w:space="0" w:color="auto"/>
                    <w:bottom w:val="none" w:sz="0" w:space="0" w:color="auto"/>
                    <w:right w:val="none" w:sz="0" w:space="0" w:color="auto"/>
                  </w:divBdr>
                </w:div>
                <w:div w:id="1092818607">
                  <w:marLeft w:val="0"/>
                  <w:marRight w:val="0"/>
                  <w:marTop w:val="0"/>
                  <w:marBottom w:val="0"/>
                  <w:divBdr>
                    <w:top w:val="none" w:sz="0" w:space="0" w:color="auto"/>
                    <w:left w:val="none" w:sz="0" w:space="0" w:color="auto"/>
                    <w:bottom w:val="none" w:sz="0" w:space="0" w:color="auto"/>
                    <w:right w:val="none" w:sz="0" w:space="0" w:color="auto"/>
                  </w:divBdr>
                </w:div>
                <w:div w:id="1097824097">
                  <w:marLeft w:val="0"/>
                  <w:marRight w:val="0"/>
                  <w:marTop w:val="0"/>
                  <w:marBottom w:val="0"/>
                  <w:divBdr>
                    <w:top w:val="none" w:sz="0" w:space="0" w:color="auto"/>
                    <w:left w:val="none" w:sz="0" w:space="0" w:color="auto"/>
                    <w:bottom w:val="none" w:sz="0" w:space="0" w:color="auto"/>
                    <w:right w:val="none" w:sz="0" w:space="0" w:color="auto"/>
                  </w:divBdr>
                </w:div>
                <w:div w:id="1103570701">
                  <w:marLeft w:val="0"/>
                  <w:marRight w:val="0"/>
                  <w:marTop w:val="0"/>
                  <w:marBottom w:val="0"/>
                  <w:divBdr>
                    <w:top w:val="none" w:sz="0" w:space="0" w:color="auto"/>
                    <w:left w:val="none" w:sz="0" w:space="0" w:color="auto"/>
                    <w:bottom w:val="none" w:sz="0" w:space="0" w:color="auto"/>
                    <w:right w:val="none" w:sz="0" w:space="0" w:color="auto"/>
                  </w:divBdr>
                </w:div>
                <w:div w:id="1104954584">
                  <w:marLeft w:val="0"/>
                  <w:marRight w:val="0"/>
                  <w:marTop w:val="0"/>
                  <w:marBottom w:val="0"/>
                  <w:divBdr>
                    <w:top w:val="none" w:sz="0" w:space="0" w:color="auto"/>
                    <w:left w:val="none" w:sz="0" w:space="0" w:color="auto"/>
                    <w:bottom w:val="none" w:sz="0" w:space="0" w:color="auto"/>
                    <w:right w:val="none" w:sz="0" w:space="0" w:color="auto"/>
                  </w:divBdr>
                </w:div>
                <w:div w:id="1105879734">
                  <w:marLeft w:val="0"/>
                  <w:marRight w:val="0"/>
                  <w:marTop w:val="0"/>
                  <w:marBottom w:val="0"/>
                  <w:divBdr>
                    <w:top w:val="none" w:sz="0" w:space="0" w:color="auto"/>
                    <w:left w:val="none" w:sz="0" w:space="0" w:color="auto"/>
                    <w:bottom w:val="none" w:sz="0" w:space="0" w:color="auto"/>
                    <w:right w:val="none" w:sz="0" w:space="0" w:color="auto"/>
                  </w:divBdr>
                </w:div>
                <w:div w:id="1110586330">
                  <w:marLeft w:val="0"/>
                  <w:marRight w:val="0"/>
                  <w:marTop w:val="0"/>
                  <w:marBottom w:val="0"/>
                  <w:divBdr>
                    <w:top w:val="none" w:sz="0" w:space="0" w:color="auto"/>
                    <w:left w:val="none" w:sz="0" w:space="0" w:color="auto"/>
                    <w:bottom w:val="none" w:sz="0" w:space="0" w:color="auto"/>
                    <w:right w:val="none" w:sz="0" w:space="0" w:color="auto"/>
                  </w:divBdr>
                </w:div>
                <w:div w:id="1111825391">
                  <w:marLeft w:val="0"/>
                  <w:marRight w:val="0"/>
                  <w:marTop w:val="0"/>
                  <w:marBottom w:val="0"/>
                  <w:divBdr>
                    <w:top w:val="none" w:sz="0" w:space="0" w:color="auto"/>
                    <w:left w:val="none" w:sz="0" w:space="0" w:color="auto"/>
                    <w:bottom w:val="none" w:sz="0" w:space="0" w:color="auto"/>
                    <w:right w:val="none" w:sz="0" w:space="0" w:color="auto"/>
                  </w:divBdr>
                </w:div>
                <w:div w:id="1113598398">
                  <w:marLeft w:val="0"/>
                  <w:marRight w:val="0"/>
                  <w:marTop w:val="0"/>
                  <w:marBottom w:val="0"/>
                  <w:divBdr>
                    <w:top w:val="none" w:sz="0" w:space="0" w:color="auto"/>
                    <w:left w:val="none" w:sz="0" w:space="0" w:color="auto"/>
                    <w:bottom w:val="none" w:sz="0" w:space="0" w:color="auto"/>
                    <w:right w:val="none" w:sz="0" w:space="0" w:color="auto"/>
                  </w:divBdr>
                </w:div>
                <w:div w:id="1116488666">
                  <w:marLeft w:val="0"/>
                  <w:marRight w:val="0"/>
                  <w:marTop w:val="0"/>
                  <w:marBottom w:val="0"/>
                  <w:divBdr>
                    <w:top w:val="none" w:sz="0" w:space="0" w:color="auto"/>
                    <w:left w:val="none" w:sz="0" w:space="0" w:color="auto"/>
                    <w:bottom w:val="none" w:sz="0" w:space="0" w:color="auto"/>
                    <w:right w:val="none" w:sz="0" w:space="0" w:color="auto"/>
                  </w:divBdr>
                </w:div>
                <w:div w:id="1116755114">
                  <w:marLeft w:val="0"/>
                  <w:marRight w:val="0"/>
                  <w:marTop w:val="0"/>
                  <w:marBottom w:val="0"/>
                  <w:divBdr>
                    <w:top w:val="none" w:sz="0" w:space="0" w:color="auto"/>
                    <w:left w:val="none" w:sz="0" w:space="0" w:color="auto"/>
                    <w:bottom w:val="none" w:sz="0" w:space="0" w:color="auto"/>
                    <w:right w:val="none" w:sz="0" w:space="0" w:color="auto"/>
                  </w:divBdr>
                </w:div>
                <w:div w:id="1119495417">
                  <w:marLeft w:val="0"/>
                  <w:marRight w:val="0"/>
                  <w:marTop w:val="0"/>
                  <w:marBottom w:val="0"/>
                  <w:divBdr>
                    <w:top w:val="none" w:sz="0" w:space="0" w:color="auto"/>
                    <w:left w:val="none" w:sz="0" w:space="0" w:color="auto"/>
                    <w:bottom w:val="none" w:sz="0" w:space="0" w:color="auto"/>
                    <w:right w:val="none" w:sz="0" w:space="0" w:color="auto"/>
                  </w:divBdr>
                </w:div>
                <w:div w:id="1119959013">
                  <w:marLeft w:val="0"/>
                  <w:marRight w:val="0"/>
                  <w:marTop w:val="0"/>
                  <w:marBottom w:val="0"/>
                  <w:divBdr>
                    <w:top w:val="none" w:sz="0" w:space="0" w:color="auto"/>
                    <w:left w:val="none" w:sz="0" w:space="0" w:color="auto"/>
                    <w:bottom w:val="none" w:sz="0" w:space="0" w:color="auto"/>
                    <w:right w:val="none" w:sz="0" w:space="0" w:color="auto"/>
                  </w:divBdr>
                </w:div>
                <w:div w:id="1125582742">
                  <w:marLeft w:val="0"/>
                  <w:marRight w:val="0"/>
                  <w:marTop w:val="0"/>
                  <w:marBottom w:val="0"/>
                  <w:divBdr>
                    <w:top w:val="none" w:sz="0" w:space="0" w:color="auto"/>
                    <w:left w:val="none" w:sz="0" w:space="0" w:color="auto"/>
                    <w:bottom w:val="none" w:sz="0" w:space="0" w:color="auto"/>
                    <w:right w:val="none" w:sz="0" w:space="0" w:color="auto"/>
                  </w:divBdr>
                </w:div>
                <w:div w:id="1127352449">
                  <w:marLeft w:val="0"/>
                  <w:marRight w:val="0"/>
                  <w:marTop w:val="0"/>
                  <w:marBottom w:val="0"/>
                  <w:divBdr>
                    <w:top w:val="none" w:sz="0" w:space="0" w:color="auto"/>
                    <w:left w:val="none" w:sz="0" w:space="0" w:color="auto"/>
                    <w:bottom w:val="none" w:sz="0" w:space="0" w:color="auto"/>
                    <w:right w:val="none" w:sz="0" w:space="0" w:color="auto"/>
                  </w:divBdr>
                </w:div>
                <w:div w:id="1129709805">
                  <w:marLeft w:val="0"/>
                  <w:marRight w:val="0"/>
                  <w:marTop w:val="0"/>
                  <w:marBottom w:val="0"/>
                  <w:divBdr>
                    <w:top w:val="none" w:sz="0" w:space="0" w:color="auto"/>
                    <w:left w:val="none" w:sz="0" w:space="0" w:color="auto"/>
                    <w:bottom w:val="none" w:sz="0" w:space="0" w:color="auto"/>
                    <w:right w:val="none" w:sz="0" w:space="0" w:color="auto"/>
                  </w:divBdr>
                </w:div>
                <w:div w:id="1136532461">
                  <w:marLeft w:val="0"/>
                  <w:marRight w:val="0"/>
                  <w:marTop w:val="0"/>
                  <w:marBottom w:val="0"/>
                  <w:divBdr>
                    <w:top w:val="none" w:sz="0" w:space="0" w:color="auto"/>
                    <w:left w:val="none" w:sz="0" w:space="0" w:color="auto"/>
                    <w:bottom w:val="none" w:sz="0" w:space="0" w:color="auto"/>
                    <w:right w:val="none" w:sz="0" w:space="0" w:color="auto"/>
                  </w:divBdr>
                </w:div>
                <w:div w:id="1136995345">
                  <w:marLeft w:val="0"/>
                  <w:marRight w:val="0"/>
                  <w:marTop w:val="0"/>
                  <w:marBottom w:val="0"/>
                  <w:divBdr>
                    <w:top w:val="none" w:sz="0" w:space="0" w:color="auto"/>
                    <w:left w:val="none" w:sz="0" w:space="0" w:color="auto"/>
                    <w:bottom w:val="none" w:sz="0" w:space="0" w:color="auto"/>
                    <w:right w:val="none" w:sz="0" w:space="0" w:color="auto"/>
                  </w:divBdr>
                </w:div>
                <w:div w:id="1138958266">
                  <w:marLeft w:val="0"/>
                  <w:marRight w:val="0"/>
                  <w:marTop w:val="0"/>
                  <w:marBottom w:val="0"/>
                  <w:divBdr>
                    <w:top w:val="none" w:sz="0" w:space="0" w:color="auto"/>
                    <w:left w:val="none" w:sz="0" w:space="0" w:color="auto"/>
                    <w:bottom w:val="none" w:sz="0" w:space="0" w:color="auto"/>
                    <w:right w:val="none" w:sz="0" w:space="0" w:color="auto"/>
                  </w:divBdr>
                </w:div>
                <w:div w:id="1139108299">
                  <w:marLeft w:val="0"/>
                  <w:marRight w:val="0"/>
                  <w:marTop w:val="0"/>
                  <w:marBottom w:val="0"/>
                  <w:divBdr>
                    <w:top w:val="none" w:sz="0" w:space="0" w:color="auto"/>
                    <w:left w:val="none" w:sz="0" w:space="0" w:color="auto"/>
                    <w:bottom w:val="none" w:sz="0" w:space="0" w:color="auto"/>
                    <w:right w:val="none" w:sz="0" w:space="0" w:color="auto"/>
                  </w:divBdr>
                </w:div>
                <w:div w:id="1139490721">
                  <w:marLeft w:val="0"/>
                  <w:marRight w:val="0"/>
                  <w:marTop w:val="0"/>
                  <w:marBottom w:val="0"/>
                  <w:divBdr>
                    <w:top w:val="none" w:sz="0" w:space="0" w:color="auto"/>
                    <w:left w:val="none" w:sz="0" w:space="0" w:color="auto"/>
                    <w:bottom w:val="none" w:sz="0" w:space="0" w:color="auto"/>
                    <w:right w:val="none" w:sz="0" w:space="0" w:color="auto"/>
                  </w:divBdr>
                </w:div>
                <w:div w:id="1141655427">
                  <w:marLeft w:val="0"/>
                  <w:marRight w:val="0"/>
                  <w:marTop w:val="0"/>
                  <w:marBottom w:val="0"/>
                  <w:divBdr>
                    <w:top w:val="none" w:sz="0" w:space="0" w:color="auto"/>
                    <w:left w:val="none" w:sz="0" w:space="0" w:color="auto"/>
                    <w:bottom w:val="none" w:sz="0" w:space="0" w:color="auto"/>
                    <w:right w:val="none" w:sz="0" w:space="0" w:color="auto"/>
                  </w:divBdr>
                </w:div>
                <w:div w:id="1144616506">
                  <w:marLeft w:val="0"/>
                  <w:marRight w:val="0"/>
                  <w:marTop w:val="0"/>
                  <w:marBottom w:val="0"/>
                  <w:divBdr>
                    <w:top w:val="none" w:sz="0" w:space="0" w:color="auto"/>
                    <w:left w:val="none" w:sz="0" w:space="0" w:color="auto"/>
                    <w:bottom w:val="none" w:sz="0" w:space="0" w:color="auto"/>
                    <w:right w:val="none" w:sz="0" w:space="0" w:color="auto"/>
                  </w:divBdr>
                </w:div>
                <w:div w:id="1144617018">
                  <w:marLeft w:val="0"/>
                  <w:marRight w:val="0"/>
                  <w:marTop w:val="0"/>
                  <w:marBottom w:val="0"/>
                  <w:divBdr>
                    <w:top w:val="none" w:sz="0" w:space="0" w:color="auto"/>
                    <w:left w:val="none" w:sz="0" w:space="0" w:color="auto"/>
                    <w:bottom w:val="none" w:sz="0" w:space="0" w:color="auto"/>
                    <w:right w:val="none" w:sz="0" w:space="0" w:color="auto"/>
                  </w:divBdr>
                </w:div>
                <w:div w:id="1145315993">
                  <w:marLeft w:val="0"/>
                  <w:marRight w:val="0"/>
                  <w:marTop w:val="0"/>
                  <w:marBottom w:val="0"/>
                  <w:divBdr>
                    <w:top w:val="none" w:sz="0" w:space="0" w:color="auto"/>
                    <w:left w:val="none" w:sz="0" w:space="0" w:color="auto"/>
                    <w:bottom w:val="none" w:sz="0" w:space="0" w:color="auto"/>
                    <w:right w:val="none" w:sz="0" w:space="0" w:color="auto"/>
                  </w:divBdr>
                </w:div>
                <w:div w:id="1146318065">
                  <w:marLeft w:val="0"/>
                  <w:marRight w:val="0"/>
                  <w:marTop w:val="0"/>
                  <w:marBottom w:val="0"/>
                  <w:divBdr>
                    <w:top w:val="none" w:sz="0" w:space="0" w:color="auto"/>
                    <w:left w:val="none" w:sz="0" w:space="0" w:color="auto"/>
                    <w:bottom w:val="none" w:sz="0" w:space="0" w:color="auto"/>
                    <w:right w:val="none" w:sz="0" w:space="0" w:color="auto"/>
                  </w:divBdr>
                </w:div>
                <w:div w:id="1150903524">
                  <w:marLeft w:val="0"/>
                  <w:marRight w:val="0"/>
                  <w:marTop w:val="0"/>
                  <w:marBottom w:val="0"/>
                  <w:divBdr>
                    <w:top w:val="none" w:sz="0" w:space="0" w:color="auto"/>
                    <w:left w:val="none" w:sz="0" w:space="0" w:color="auto"/>
                    <w:bottom w:val="none" w:sz="0" w:space="0" w:color="auto"/>
                    <w:right w:val="none" w:sz="0" w:space="0" w:color="auto"/>
                  </w:divBdr>
                </w:div>
                <w:div w:id="1153059226">
                  <w:marLeft w:val="0"/>
                  <w:marRight w:val="0"/>
                  <w:marTop w:val="0"/>
                  <w:marBottom w:val="0"/>
                  <w:divBdr>
                    <w:top w:val="none" w:sz="0" w:space="0" w:color="auto"/>
                    <w:left w:val="none" w:sz="0" w:space="0" w:color="auto"/>
                    <w:bottom w:val="none" w:sz="0" w:space="0" w:color="auto"/>
                    <w:right w:val="none" w:sz="0" w:space="0" w:color="auto"/>
                  </w:divBdr>
                </w:div>
                <w:div w:id="1153059482">
                  <w:marLeft w:val="0"/>
                  <w:marRight w:val="0"/>
                  <w:marTop w:val="0"/>
                  <w:marBottom w:val="0"/>
                  <w:divBdr>
                    <w:top w:val="none" w:sz="0" w:space="0" w:color="auto"/>
                    <w:left w:val="none" w:sz="0" w:space="0" w:color="auto"/>
                    <w:bottom w:val="none" w:sz="0" w:space="0" w:color="auto"/>
                    <w:right w:val="none" w:sz="0" w:space="0" w:color="auto"/>
                  </w:divBdr>
                </w:div>
                <w:div w:id="1154181168">
                  <w:marLeft w:val="0"/>
                  <w:marRight w:val="0"/>
                  <w:marTop w:val="0"/>
                  <w:marBottom w:val="0"/>
                  <w:divBdr>
                    <w:top w:val="none" w:sz="0" w:space="0" w:color="auto"/>
                    <w:left w:val="none" w:sz="0" w:space="0" w:color="auto"/>
                    <w:bottom w:val="none" w:sz="0" w:space="0" w:color="auto"/>
                    <w:right w:val="none" w:sz="0" w:space="0" w:color="auto"/>
                  </w:divBdr>
                </w:div>
                <w:div w:id="1154832535">
                  <w:marLeft w:val="0"/>
                  <w:marRight w:val="0"/>
                  <w:marTop w:val="0"/>
                  <w:marBottom w:val="0"/>
                  <w:divBdr>
                    <w:top w:val="none" w:sz="0" w:space="0" w:color="auto"/>
                    <w:left w:val="none" w:sz="0" w:space="0" w:color="auto"/>
                    <w:bottom w:val="none" w:sz="0" w:space="0" w:color="auto"/>
                    <w:right w:val="none" w:sz="0" w:space="0" w:color="auto"/>
                  </w:divBdr>
                </w:div>
                <w:div w:id="1160848134">
                  <w:marLeft w:val="0"/>
                  <w:marRight w:val="0"/>
                  <w:marTop w:val="0"/>
                  <w:marBottom w:val="0"/>
                  <w:divBdr>
                    <w:top w:val="none" w:sz="0" w:space="0" w:color="auto"/>
                    <w:left w:val="none" w:sz="0" w:space="0" w:color="auto"/>
                    <w:bottom w:val="none" w:sz="0" w:space="0" w:color="auto"/>
                    <w:right w:val="none" w:sz="0" w:space="0" w:color="auto"/>
                  </w:divBdr>
                </w:div>
                <w:div w:id="1163935540">
                  <w:marLeft w:val="0"/>
                  <w:marRight w:val="0"/>
                  <w:marTop w:val="0"/>
                  <w:marBottom w:val="0"/>
                  <w:divBdr>
                    <w:top w:val="none" w:sz="0" w:space="0" w:color="auto"/>
                    <w:left w:val="none" w:sz="0" w:space="0" w:color="auto"/>
                    <w:bottom w:val="none" w:sz="0" w:space="0" w:color="auto"/>
                    <w:right w:val="none" w:sz="0" w:space="0" w:color="auto"/>
                  </w:divBdr>
                </w:div>
                <w:div w:id="1165170200">
                  <w:marLeft w:val="0"/>
                  <w:marRight w:val="0"/>
                  <w:marTop w:val="0"/>
                  <w:marBottom w:val="0"/>
                  <w:divBdr>
                    <w:top w:val="none" w:sz="0" w:space="0" w:color="auto"/>
                    <w:left w:val="none" w:sz="0" w:space="0" w:color="auto"/>
                    <w:bottom w:val="none" w:sz="0" w:space="0" w:color="auto"/>
                    <w:right w:val="none" w:sz="0" w:space="0" w:color="auto"/>
                  </w:divBdr>
                </w:div>
                <w:div w:id="1166360079">
                  <w:marLeft w:val="0"/>
                  <w:marRight w:val="0"/>
                  <w:marTop w:val="0"/>
                  <w:marBottom w:val="0"/>
                  <w:divBdr>
                    <w:top w:val="none" w:sz="0" w:space="0" w:color="auto"/>
                    <w:left w:val="none" w:sz="0" w:space="0" w:color="auto"/>
                    <w:bottom w:val="none" w:sz="0" w:space="0" w:color="auto"/>
                    <w:right w:val="none" w:sz="0" w:space="0" w:color="auto"/>
                  </w:divBdr>
                </w:div>
                <w:div w:id="1166826318">
                  <w:marLeft w:val="0"/>
                  <w:marRight w:val="0"/>
                  <w:marTop w:val="0"/>
                  <w:marBottom w:val="0"/>
                  <w:divBdr>
                    <w:top w:val="none" w:sz="0" w:space="0" w:color="auto"/>
                    <w:left w:val="none" w:sz="0" w:space="0" w:color="auto"/>
                    <w:bottom w:val="none" w:sz="0" w:space="0" w:color="auto"/>
                    <w:right w:val="none" w:sz="0" w:space="0" w:color="auto"/>
                  </w:divBdr>
                </w:div>
                <w:div w:id="1166898165">
                  <w:marLeft w:val="0"/>
                  <w:marRight w:val="0"/>
                  <w:marTop w:val="0"/>
                  <w:marBottom w:val="0"/>
                  <w:divBdr>
                    <w:top w:val="none" w:sz="0" w:space="0" w:color="auto"/>
                    <w:left w:val="none" w:sz="0" w:space="0" w:color="auto"/>
                    <w:bottom w:val="none" w:sz="0" w:space="0" w:color="auto"/>
                    <w:right w:val="none" w:sz="0" w:space="0" w:color="auto"/>
                  </w:divBdr>
                </w:div>
                <w:div w:id="1167672136">
                  <w:marLeft w:val="0"/>
                  <w:marRight w:val="0"/>
                  <w:marTop w:val="0"/>
                  <w:marBottom w:val="0"/>
                  <w:divBdr>
                    <w:top w:val="none" w:sz="0" w:space="0" w:color="auto"/>
                    <w:left w:val="none" w:sz="0" w:space="0" w:color="auto"/>
                    <w:bottom w:val="none" w:sz="0" w:space="0" w:color="auto"/>
                    <w:right w:val="none" w:sz="0" w:space="0" w:color="auto"/>
                  </w:divBdr>
                </w:div>
                <w:div w:id="1168252435">
                  <w:marLeft w:val="0"/>
                  <w:marRight w:val="0"/>
                  <w:marTop w:val="0"/>
                  <w:marBottom w:val="0"/>
                  <w:divBdr>
                    <w:top w:val="none" w:sz="0" w:space="0" w:color="auto"/>
                    <w:left w:val="none" w:sz="0" w:space="0" w:color="auto"/>
                    <w:bottom w:val="none" w:sz="0" w:space="0" w:color="auto"/>
                    <w:right w:val="none" w:sz="0" w:space="0" w:color="auto"/>
                  </w:divBdr>
                </w:div>
                <w:div w:id="1169250405">
                  <w:marLeft w:val="0"/>
                  <w:marRight w:val="0"/>
                  <w:marTop w:val="0"/>
                  <w:marBottom w:val="0"/>
                  <w:divBdr>
                    <w:top w:val="none" w:sz="0" w:space="0" w:color="auto"/>
                    <w:left w:val="none" w:sz="0" w:space="0" w:color="auto"/>
                    <w:bottom w:val="none" w:sz="0" w:space="0" w:color="auto"/>
                    <w:right w:val="none" w:sz="0" w:space="0" w:color="auto"/>
                  </w:divBdr>
                </w:div>
                <w:div w:id="1169370467">
                  <w:marLeft w:val="0"/>
                  <w:marRight w:val="0"/>
                  <w:marTop w:val="0"/>
                  <w:marBottom w:val="0"/>
                  <w:divBdr>
                    <w:top w:val="none" w:sz="0" w:space="0" w:color="auto"/>
                    <w:left w:val="none" w:sz="0" w:space="0" w:color="auto"/>
                    <w:bottom w:val="none" w:sz="0" w:space="0" w:color="auto"/>
                    <w:right w:val="none" w:sz="0" w:space="0" w:color="auto"/>
                  </w:divBdr>
                </w:div>
                <w:div w:id="1171605227">
                  <w:marLeft w:val="0"/>
                  <w:marRight w:val="0"/>
                  <w:marTop w:val="0"/>
                  <w:marBottom w:val="0"/>
                  <w:divBdr>
                    <w:top w:val="none" w:sz="0" w:space="0" w:color="auto"/>
                    <w:left w:val="none" w:sz="0" w:space="0" w:color="auto"/>
                    <w:bottom w:val="none" w:sz="0" w:space="0" w:color="auto"/>
                    <w:right w:val="none" w:sz="0" w:space="0" w:color="auto"/>
                  </w:divBdr>
                </w:div>
                <w:div w:id="1171918077">
                  <w:marLeft w:val="0"/>
                  <w:marRight w:val="0"/>
                  <w:marTop w:val="0"/>
                  <w:marBottom w:val="0"/>
                  <w:divBdr>
                    <w:top w:val="none" w:sz="0" w:space="0" w:color="auto"/>
                    <w:left w:val="none" w:sz="0" w:space="0" w:color="auto"/>
                    <w:bottom w:val="none" w:sz="0" w:space="0" w:color="auto"/>
                    <w:right w:val="none" w:sz="0" w:space="0" w:color="auto"/>
                  </w:divBdr>
                </w:div>
                <w:div w:id="1172135845">
                  <w:marLeft w:val="0"/>
                  <w:marRight w:val="0"/>
                  <w:marTop w:val="0"/>
                  <w:marBottom w:val="0"/>
                  <w:divBdr>
                    <w:top w:val="none" w:sz="0" w:space="0" w:color="auto"/>
                    <w:left w:val="none" w:sz="0" w:space="0" w:color="auto"/>
                    <w:bottom w:val="none" w:sz="0" w:space="0" w:color="auto"/>
                    <w:right w:val="none" w:sz="0" w:space="0" w:color="auto"/>
                  </w:divBdr>
                </w:div>
                <w:div w:id="1175268632">
                  <w:marLeft w:val="0"/>
                  <w:marRight w:val="0"/>
                  <w:marTop w:val="0"/>
                  <w:marBottom w:val="0"/>
                  <w:divBdr>
                    <w:top w:val="none" w:sz="0" w:space="0" w:color="auto"/>
                    <w:left w:val="none" w:sz="0" w:space="0" w:color="auto"/>
                    <w:bottom w:val="none" w:sz="0" w:space="0" w:color="auto"/>
                    <w:right w:val="none" w:sz="0" w:space="0" w:color="auto"/>
                  </w:divBdr>
                </w:div>
                <w:div w:id="1175420784">
                  <w:marLeft w:val="0"/>
                  <w:marRight w:val="0"/>
                  <w:marTop w:val="0"/>
                  <w:marBottom w:val="0"/>
                  <w:divBdr>
                    <w:top w:val="none" w:sz="0" w:space="0" w:color="auto"/>
                    <w:left w:val="none" w:sz="0" w:space="0" w:color="auto"/>
                    <w:bottom w:val="none" w:sz="0" w:space="0" w:color="auto"/>
                    <w:right w:val="none" w:sz="0" w:space="0" w:color="auto"/>
                  </w:divBdr>
                </w:div>
                <w:div w:id="1176261964">
                  <w:marLeft w:val="0"/>
                  <w:marRight w:val="0"/>
                  <w:marTop w:val="0"/>
                  <w:marBottom w:val="0"/>
                  <w:divBdr>
                    <w:top w:val="none" w:sz="0" w:space="0" w:color="auto"/>
                    <w:left w:val="none" w:sz="0" w:space="0" w:color="auto"/>
                    <w:bottom w:val="none" w:sz="0" w:space="0" w:color="auto"/>
                    <w:right w:val="none" w:sz="0" w:space="0" w:color="auto"/>
                  </w:divBdr>
                </w:div>
                <w:div w:id="1180704491">
                  <w:marLeft w:val="0"/>
                  <w:marRight w:val="0"/>
                  <w:marTop w:val="0"/>
                  <w:marBottom w:val="0"/>
                  <w:divBdr>
                    <w:top w:val="none" w:sz="0" w:space="0" w:color="auto"/>
                    <w:left w:val="none" w:sz="0" w:space="0" w:color="auto"/>
                    <w:bottom w:val="none" w:sz="0" w:space="0" w:color="auto"/>
                    <w:right w:val="none" w:sz="0" w:space="0" w:color="auto"/>
                  </w:divBdr>
                </w:div>
                <w:div w:id="1180779972">
                  <w:marLeft w:val="0"/>
                  <w:marRight w:val="0"/>
                  <w:marTop w:val="0"/>
                  <w:marBottom w:val="0"/>
                  <w:divBdr>
                    <w:top w:val="none" w:sz="0" w:space="0" w:color="auto"/>
                    <w:left w:val="none" w:sz="0" w:space="0" w:color="auto"/>
                    <w:bottom w:val="none" w:sz="0" w:space="0" w:color="auto"/>
                    <w:right w:val="none" w:sz="0" w:space="0" w:color="auto"/>
                  </w:divBdr>
                </w:div>
                <w:div w:id="1182351983">
                  <w:marLeft w:val="0"/>
                  <w:marRight w:val="0"/>
                  <w:marTop w:val="0"/>
                  <w:marBottom w:val="0"/>
                  <w:divBdr>
                    <w:top w:val="none" w:sz="0" w:space="0" w:color="auto"/>
                    <w:left w:val="none" w:sz="0" w:space="0" w:color="auto"/>
                    <w:bottom w:val="none" w:sz="0" w:space="0" w:color="auto"/>
                    <w:right w:val="none" w:sz="0" w:space="0" w:color="auto"/>
                  </w:divBdr>
                </w:div>
                <w:div w:id="1182358845">
                  <w:marLeft w:val="0"/>
                  <w:marRight w:val="0"/>
                  <w:marTop w:val="0"/>
                  <w:marBottom w:val="0"/>
                  <w:divBdr>
                    <w:top w:val="none" w:sz="0" w:space="0" w:color="auto"/>
                    <w:left w:val="none" w:sz="0" w:space="0" w:color="auto"/>
                    <w:bottom w:val="none" w:sz="0" w:space="0" w:color="auto"/>
                    <w:right w:val="none" w:sz="0" w:space="0" w:color="auto"/>
                  </w:divBdr>
                </w:div>
                <w:div w:id="1186558383">
                  <w:marLeft w:val="0"/>
                  <w:marRight w:val="0"/>
                  <w:marTop w:val="0"/>
                  <w:marBottom w:val="0"/>
                  <w:divBdr>
                    <w:top w:val="none" w:sz="0" w:space="0" w:color="auto"/>
                    <w:left w:val="none" w:sz="0" w:space="0" w:color="auto"/>
                    <w:bottom w:val="none" w:sz="0" w:space="0" w:color="auto"/>
                    <w:right w:val="none" w:sz="0" w:space="0" w:color="auto"/>
                  </w:divBdr>
                </w:div>
                <w:div w:id="1191411625">
                  <w:marLeft w:val="0"/>
                  <w:marRight w:val="0"/>
                  <w:marTop w:val="0"/>
                  <w:marBottom w:val="0"/>
                  <w:divBdr>
                    <w:top w:val="none" w:sz="0" w:space="0" w:color="auto"/>
                    <w:left w:val="none" w:sz="0" w:space="0" w:color="auto"/>
                    <w:bottom w:val="none" w:sz="0" w:space="0" w:color="auto"/>
                    <w:right w:val="none" w:sz="0" w:space="0" w:color="auto"/>
                  </w:divBdr>
                </w:div>
                <w:div w:id="1191532439">
                  <w:marLeft w:val="0"/>
                  <w:marRight w:val="0"/>
                  <w:marTop w:val="0"/>
                  <w:marBottom w:val="0"/>
                  <w:divBdr>
                    <w:top w:val="none" w:sz="0" w:space="0" w:color="auto"/>
                    <w:left w:val="none" w:sz="0" w:space="0" w:color="auto"/>
                    <w:bottom w:val="none" w:sz="0" w:space="0" w:color="auto"/>
                    <w:right w:val="none" w:sz="0" w:space="0" w:color="auto"/>
                  </w:divBdr>
                </w:div>
                <w:div w:id="1192843963">
                  <w:marLeft w:val="0"/>
                  <w:marRight w:val="0"/>
                  <w:marTop w:val="0"/>
                  <w:marBottom w:val="0"/>
                  <w:divBdr>
                    <w:top w:val="none" w:sz="0" w:space="0" w:color="auto"/>
                    <w:left w:val="none" w:sz="0" w:space="0" w:color="auto"/>
                    <w:bottom w:val="none" w:sz="0" w:space="0" w:color="auto"/>
                    <w:right w:val="none" w:sz="0" w:space="0" w:color="auto"/>
                  </w:divBdr>
                </w:div>
                <w:div w:id="1195463193">
                  <w:marLeft w:val="0"/>
                  <w:marRight w:val="0"/>
                  <w:marTop w:val="0"/>
                  <w:marBottom w:val="0"/>
                  <w:divBdr>
                    <w:top w:val="none" w:sz="0" w:space="0" w:color="auto"/>
                    <w:left w:val="none" w:sz="0" w:space="0" w:color="auto"/>
                    <w:bottom w:val="none" w:sz="0" w:space="0" w:color="auto"/>
                    <w:right w:val="none" w:sz="0" w:space="0" w:color="auto"/>
                  </w:divBdr>
                </w:div>
                <w:div w:id="1197813935">
                  <w:marLeft w:val="0"/>
                  <w:marRight w:val="0"/>
                  <w:marTop w:val="0"/>
                  <w:marBottom w:val="0"/>
                  <w:divBdr>
                    <w:top w:val="none" w:sz="0" w:space="0" w:color="auto"/>
                    <w:left w:val="none" w:sz="0" w:space="0" w:color="auto"/>
                    <w:bottom w:val="none" w:sz="0" w:space="0" w:color="auto"/>
                    <w:right w:val="none" w:sz="0" w:space="0" w:color="auto"/>
                  </w:divBdr>
                </w:div>
                <w:div w:id="1200053362">
                  <w:marLeft w:val="0"/>
                  <w:marRight w:val="0"/>
                  <w:marTop w:val="0"/>
                  <w:marBottom w:val="0"/>
                  <w:divBdr>
                    <w:top w:val="none" w:sz="0" w:space="0" w:color="auto"/>
                    <w:left w:val="none" w:sz="0" w:space="0" w:color="auto"/>
                    <w:bottom w:val="none" w:sz="0" w:space="0" w:color="auto"/>
                    <w:right w:val="none" w:sz="0" w:space="0" w:color="auto"/>
                  </w:divBdr>
                </w:div>
                <w:div w:id="1200388019">
                  <w:marLeft w:val="0"/>
                  <w:marRight w:val="0"/>
                  <w:marTop w:val="0"/>
                  <w:marBottom w:val="0"/>
                  <w:divBdr>
                    <w:top w:val="none" w:sz="0" w:space="0" w:color="auto"/>
                    <w:left w:val="none" w:sz="0" w:space="0" w:color="auto"/>
                    <w:bottom w:val="none" w:sz="0" w:space="0" w:color="auto"/>
                    <w:right w:val="none" w:sz="0" w:space="0" w:color="auto"/>
                  </w:divBdr>
                </w:div>
                <w:div w:id="1202283498">
                  <w:marLeft w:val="0"/>
                  <w:marRight w:val="0"/>
                  <w:marTop w:val="0"/>
                  <w:marBottom w:val="0"/>
                  <w:divBdr>
                    <w:top w:val="none" w:sz="0" w:space="0" w:color="auto"/>
                    <w:left w:val="none" w:sz="0" w:space="0" w:color="auto"/>
                    <w:bottom w:val="none" w:sz="0" w:space="0" w:color="auto"/>
                    <w:right w:val="none" w:sz="0" w:space="0" w:color="auto"/>
                  </w:divBdr>
                </w:div>
                <w:div w:id="1203133878">
                  <w:marLeft w:val="0"/>
                  <w:marRight w:val="0"/>
                  <w:marTop w:val="0"/>
                  <w:marBottom w:val="0"/>
                  <w:divBdr>
                    <w:top w:val="none" w:sz="0" w:space="0" w:color="auto"/>
                    <w:left w:val="none" w:sz="0" w:space="0" w:color="auto"/>
                    <w:bottom w:val="none" w:sz="0" w:space="0" w:color="auto"/>
                    <w:right w:val="none" w:sz="0" w:space="0" w:color="auto"/>
                  </w:divBdr>
                </w:div>
                <w:div w:id="1203134062">
                  <w:marLeft w:val="0"/>
                  <w:marRight w:val="0"/>
                  <w:marTop w:val="0"/>
                  <w:marBottom w:val="0"/>
                  <w:divBdr>
                    <w:top w:val="none" w:sz="0" w:space="0" w:color="auto"/>
                    <w:left w:val="none" w:sz="0" w:space="0" w:color="auto"/>
                    <w:bottom w:val="none" w:sz="0" w:space="0" w:color="auto"/>
                    <w:right w:val="none" w:sz="0" w:space="0" w:color="auto"/>
                  </w:divBdr>
                </w:div>
                <w:div w:id="1203399387">
                  <w:marLeft w:val="0"/>
                  <w:marRight w:val="0"/>
                  <w:marTop w:val="0"/>
                  <w:marBottom w:val="0"/>
                  <w:divBdr>
                    <w:top w:val="none" w:sz="0" w:space="0" w:color="auto"/>
                    <w:left w:val="none" w:sz="0" w:space="0" w:color="auto"/>
                    <w:bottom w:val="none" w:sz="0" w:space="0" w:color="auto"/>
                    <w:right w:val="none" w:sz="0" w:space="0" w:color="auto"/>
                  </w:divBdr>
                </w:div>
                <w:div w:id="1204289894">
                  <w:marLeft w:val="0"/>
                  <w:marRight w:val="0"/>
                  <w:marTop w:val="0"/>
                  <w:marBottom w:val="0"/>
                  <w:divBdr>
                    <w:top w:val="none" w:sz="0" w:space="0" w:color="auto"/>
                    <w:left w:val="none" w:sz="0" w:space="0" w:color="auto"/>
                    <w:bottom w:val="none" w:sz="0" w:space="0" w:color="auto"/>
                    <w:right w:val="none" w:sz="0" w:space="0" w:color="auto"/>
                  </w:divBdr>
                </w:div>
                <w:div w:id="1204556345">
                  <w:marLeft w:val="0"/>
                  <w:marRight w:val="0"/>
                  <w:marTop w:val="0"/>
                  <w:marBottom w:val="0"/>
                  <w:divBdr>
                    <w:top w:val="none" w:sz="0" w:space="0" w:color="auto"/>
                    <w:left w:val="none" w:sz="0" w:space="0" w:color="auto"/>
                    <w:bottom w:val="none" w:sz="0" w:space="0" w:color="auto"/>
                    <w:right w:val="none" w:sz="0" w:space="0" w:color="auto"/>
                  </w:divBdr>
                </w:div>
                <w:div w:id="1210843294">
                  <w:marLeft w:val="0"/>
                  <w:marRight w:val="0"/>
                  <w:marTop w:val="0"/>
                  <w:marBottom w:val="0"/>
                  <w:divBdr>
                    <w:top w:val="none" w:sz="0" w:space="0" w:color="auto"/>
                    <w:left w:val="none" w:sz="0" w:space="0" w:color="auto"/>
                    <w:bottom w:val="none" w:sz="0" w:space="0" w:color="auto"/>
                    <w:right w:val="none" w:sz="0" w:space="0" w:color="auto"/>
                  </w:divBdr>
                </w:div>
                <w:div w:id="1215198165">
                  <w:marLeft w:val="0"/>
                  <w:marRight w:val="0"/>
                  <w:marTop w:val="0"/>
                  <w:marBottom w:val="0"/>
                  <w:divBdr>
                    <w:top w:val="none" w:sz="0" w:space="0" w:color="auto"/>
                    <w:left w:val="none" w:sz="0" w:space="0" w:color="auto"/>
                    <w:bottom w:val="none" w:sz="0" w:space="0" w:color="auto"/>
                    <w:right w:val="none" w:sz="0" w:space="0" w:color="auto"/>
                  </w:divBdr>
                </w:div>
                <w:div w:id="1216624528">
                  <w:marLeft w:val="0"/>
                  <w:marRight w:val="0"/>
                  <w:marTop w:val="0"/>
                  <w:marBottom w:val="0"/>
                  <w:divBdr>
                    <w:top w:val="none" w:sz="0" w:space="0" w:color="auto"/>
                    <w:left w:val="none" w:sz="0" w:space="0" w:color="auto"/>
                    <w:bottom w:val="none" w:sz="0" w:space="0" w:color="auto"/>
                    <w:right w:val="none" w:sz="0" w:space="0" w:color="auto"/>
                  </w:divBdr>
                </w:div>
                <w:div w:id="1218278779">
                  <w:marLeft w:val="0"/>
                  <w:marRight w:val="0"/>
                  <w:marTop w:val="0"/>
                  <w:marBottom w:val="0"/>
                  <w:divBdr>
                    <w:top w:val="none" w:sz="0" w:space="0" w:color="auto"/>
                    <w:left w:val="none" w:sz="0" w:space="0" w:color="auto"/>
                    <w:bottom w:val="none" w:sz="0" w:space="0" w:color="auto"/>
                    <w:right w:val="none" w:sz="0" w:space="0" w:color="auto"/>
                  </w:divBdr>
                </w:div>
                <w:div w:id="1218857208">
                  <w:marLeft w:val="0"/>
                  <w:marRight w:val="0"/>
                  <w:marTop w:val="0"/>
                  <w:marBottom w:val="0"/>
                  <w:divBdr>
                    <w:top w:val="none" w:sz="0" w:space="0" w:color="auto"/>
                    <w:left w:val="none" w:sz="0" w:space="0" w:color="auto"/>
                    <w:bottom w:val="none" w:sz="0" w:space="0" w:color="auto"/>
                    <w:right w:val="none" w:sz="0" w:space="0" w:color="auto"/>
                  </w:divBdr>
                </w:div>
                <w:div w:id="1219435590">
                  <w:marLeft w:val="0"/>
                  <w:marRight w:val="0"/>
                  <w:marTop w:val="0"/>
                  <w:marBottom w:val="0"/>
                  <w:divBdr>
                    <w:top w:val="none" w:sz="0" w:space="0" w:color="auto"/>
                    <w:left w:val="none" w:sz="0" w:space="0" w:color="auto"/>
                    <w:bottom w:val="none" w:sz="0" w:space="0" w:color="auto"/>
                    <w:right w:val="none" w:sz="0" w:space="0" w:color="auto"/>
                  </w:divBdr>
                </w:div>
                <w:div w:id="1221601718">
                  <w:marLeft w:val="0"/>
                  <w:marRight w:val="0"/>
                  <w:marTop w:val="0"/>
                  <w:marBottom w:val="0"/>
                  <w:divBdr>
                    <w:top w:val="none" w:sz="0" w:space="0" w:color="auto"/>
                    <w:left w:val="none" w:sz="0" w:space="0" w:color="auto"/>
                    <w:bottom w:val="none" w:sz="0" w:space="0" w:color="auto"/>
                    <w:right w:val="none" w:sz="0" w:space="0" w:color="auto"/>
                  </w:divBdr>
                </w:div>
                <w:div w:id="1221790094">
                  <w:marLeft w:val="0"/>
                  <w:marRight w:val="0"/>
                  <w:marTop w:val="0"/>
                  <w:marBottom w:val="0"/>
                  <w:divBdr>
                    <w:top w:val="none" w:sz="0" w:space="0" w:color="auto"/>
                    <w:left w:val="none" w:sz="0" w:space="0" w:color="auto"/>
                    <w:bottom w:val="none" w:sz="0" w:space="0" w:color="auto"/>
                    <w:right w:val="none" w:sz="0" w:space="0" w:color="auto"/>
                  </w:divBdr>
                </w:div>
                <w:div w:id="1223835155">
                  <w:marLeft w:val="0"/>
                  <w:marRight w:val="0"/>
                  <w:marTop w:val="0"/>
                  <w:marBottom w:val="0"/>
                  <w:divBdr>
                    <w:top w:val="none" w:sz="0" w:space="0" w:color="auto"/>
                    <w:left w:val="none" w:sz="0" w:space="0" w:color="auto"/>
                    <w:bottom w:val="none" w:sz="0" w:space="0" w:color="auto"/>
                    <w:right w:val="none" w:sz="0" w:space="0" w:color="auto"/>
                  </w:divBdr>
                </w:div>
                <w:div w:id="1229413034">
                  <w:marLeft w:val="0"/>
                  <w:marRight w:val="0"/>
                  <w:marTop w:val="0"/>
                  <w:marBottom w:val="0"/>
                  <w:divBdr>
                    <w:top w:val="none" w:sz="0" w:space="0" w:color="auto"/>
                    <w:left w:val="none" w:sz="0" w:space="0" w:color="auto"/>
                    <w:bottom w:val="none" w:sz="0" w:space="0" w:color="auto"/>
                    <w:right w:val="none" w:sz="0" w:space="0" w:color="auto"/>
                  </w:divBdr>
                </w:div>
                <w:div w:id="1229807212">
                  <w:marLeft w:val="0"/>
                  <w:marRight w:val="0"/>
                  <w:marTop w:val="0"/>
                  <w:marBottom w:val="0"/>
                  <w:divBdr>
                    <w:top w:val="none" w:sz="0" w:space="0" w:color="auto"/>
                    <w:left w:val="none" w:sz="0" w:space="0" w:color="auto"/>
                    <w:bottom w:val="none" w:sz="0" w:space="0" w:color="auto"/>
                    <w:right w:val="none" w:sz="0" w:space="0" w:color="auto"/>
                  </w:divBdr>
                </w:div>
                <w:div w:id="1230842992">
                  <w:marLeft w:val="0"/>
                  <w:marRight w:val="0"/>
                  <w:marTop w:val="0"/>
                  <w:marBottom w:val="0"/>
                  <w:divBdr>
                    <w:top w:val="none" w:sz="0" w:space="0" w:color="auto"/>
                    <w:left w:val="none" w:sz="0" w:space="0" w:color="auto"/>
                    <w:bottom w:val="none" w:sz="0" w:space="0" w:color="auto"/>
                    <w:right w:val="none" w:sz="0" w:space="0" w:color="auto"/>
                  </w:divBdr>
                </w:div>
                <w:div w:id="1233853175">
                  <w:marLeft w:val="0"/>
                  <w:marRight w:val="0"/>
                  <w:marTop w:val="0"/>
                  <w:marBottom w:val="0"/>
                  <w:divBdr>
                    <w:top w:val="none" w:sz="0" w:space="0" w:color="auto"/>
                    <w:left w:val="none" w:sz="0" w:space="0" w:color="auto"/>
                    <w:bottom w:val="none" w:sz="0" w:space="0" w:color="auto"/>
                    <w:right w:val="none" w:sz="0" w:space="0" w:color="auto"/>
                  </w:divBdr>
                </w:div>
                <w:div w:id="1235772594">
                  <w:marLeft w:val="0"/>
                  <w:marRight w:val="0"/>
                  <w:marTop w:val="0"/>
                  <w:marBottom w:val="0"/>
                  <w:divBdr>
                    <w:top w:val="none" w:sz="0" w:space="0" w:color="auto"/>
                    <w:left w:val="none" w:sz="0" w:space="0" w:color="auto"/>
                    <w:bottom w:val="none" w:sz="0" w:space="0" w:color="auto"/>
                    <w:right w:val="none" w:sz="0" w:space="0" w:color="auto"/>
                  </w:divBdr>
                </w:div>
                <w:div w:id="1236471726">
                  <w:marLeft w:val="0"/>
                  <w:marRight w:val="0"/>
                  <w:marTop w:val="0"/>
                  <w:marBottom w:val="0"/>
                  <w:divBdr>
                    <w:top w:val="none" w:sz="0" w:space="0" w:color="auto"/>
                    <w:left w:val="none" w:sz="0" w:space="0" w:color="auto"/>
                    <w:bottom w:val="none" w:sz="0" w:space="0" w:color="auto"/>
                    <w:right w:val="none" w:sz="0" w:space="0" w:color="auto"/>
                  </w:divBdr>
                </w:div>
                <w:div w:id="1239754042">
                  <w:marLeft w:val="0"/>
                  <w:marRight w:val="0"/>
                  <w:marTop w:val="0"/>
                  <w:marBottom w:val="0"/>
                  <w:divBdr>
                    <w:top w:val="none" w:sz="0" w:space="0" w:color="auto"/>
                    <w:left w:val="none" w:sz="0" w:space="0" w:color="auto"/>
                    <w:bottom w:val="none" w:sz="0" w:space="0" w:color="auto"/>
                    <w:right w:val="none" w:sz="0" w:space="0" w:color="auto"/>
                  </w:divBdr>
                </w:div>
                <w:div w:id="1242372657">
                  <w:marLeft w:val="0"/>
                  <w:marRight w:val="0"/>
                  <w:marTop w:val="0"/>
                  <w:marBottom w:val="0"/>
                  <w:divBdr>
                    <w:top w:val="none" w:sz="0" w:space="0" w:color="auto"/>
                    <w:left w:val="none" w:sz="0" w:space="0" w:color="auto"/>
                    <w:bottom w:val="none" w:sz="0" w:space="0" w:color="auto"/>
                    <w:right w:val="none" w:sz="0" w:space="0" w:color="auto"/>
                  </w:divBdr>
                </w:div>
                <w:div w:id="1242833420">
                  <w:marLeft w:val="0"/>
                  <w:marRight w:val="0"/>
                  <w:marTop w:val="0"/>
                  <w:marBottom w:val="0"/>
                  <w:divBdr>
                    <w:top w:val="none" w:sz="0" w:space="0" w:color="auto"/>
                    <w:left w:val="none" w:sz="0" w:space="0" w:color="auto"/>
                    <w:bottom w:val="none" w:sz="0" w:space="0" w:color="auto"/>
                    <w:right w:val="none" w:sz="0" w:space="0" w:color="auto"/>
                  </w:divBdr>
                </w:div>
                <w:div w:id="1243029466">
                  <w:marLeft w:val="0"/>
                  <w:marRight w:val="0"/>
                  <w:marTop w:val="0"/>
                  <w:marBottom w:val="0"/>
                  <w:divBdr>
                    <w:top w:val="none" w:sz="0" w:space="0" w:color="auto"/>
                    <w:left w:val="none" w:sz="0" w:space="0" w:color="auto"/>
                    <w:bottom w:val="none" w:sz="0" w:space="0" w:color="auto"/>
                    <w:right w:val="none" w:sz="0" w:space="0" w:color="auto"/>
                  </w:divBdr>
                </w:div>
                <w:div w:id="1247878333">
                  <w:marLeft w:val="0"/>
                  <w:marRight w:val="0"/>
                  <w:marTop w:val="0"/>
                  <w:marBottom w:val="0"/>
                  <w:divBdr>
                    <w:top w:val="none" w:sz="0" w:space="0" w:color="auto"/>
                    <w:left w:val="none" w:sz="0" w:space="0" w:color="auto"/>
                    <w:bottom w:val="none" w:sz="0" w:space="0" w:color="auto"/>
                    <w:right w:val="none" w:sz="0" w:space="0" w:color="auto"/>
                  </w:divBdr>
                </w:div>
                <w:div w:id="1250116117">
                  <w:marLeft w:val="0"/>
                  <w:marRight w:val="0"/>
                  <w:marTop w:val="0"/>
                  <w:marBottom w:val="0"/>
                  <w:divBdr>
                    <w:top w:val="none" w:sz="0" w:space="0" w:color="auto"/>
                    <w:left w:val="none" w:sz="0" w:space="0" w:color="auto"/>
                    <w:bottom w:val="none" w:sz="0" w:space="0" w:color="auto"/>
                    <w:right w:val="none" w:sz="0" w:space="0" w:color="auto"/>
                  </w:divBdr>
                </w:div>
                <w:div w:id="1250699316">
                  <w:marLeft w:val="0"/>
                  <w:marRight w:val="0"/>
                  <w:marTop w:val="0"/>
                  <w:marBottom w:val="0"/>
                  <w:divBdr>
                    <w:top w:val="none" w:sz="0" w:space="0" w:color="auto"/>
                    <w:left w:val="none" w:sz="0" w:space="0" w:color="auto"/>
                    <w:bottom w:val="none" w:sz="0" w:space="0" w:color="auto"/>
                    <w:right w:val="none" w:sz="0" w:space="0" w:color="auto"/>
                  </w:divBdr>
                </w:div>
                <w:div w:id="1253127570">
                  <w:marLeft w:val="0"/>
                  <w:marRight w:val="0"/>
                  <w:marTop w:val="0"/>
                  <w:marBottom w:val="0"/>
                  <w:divBdr>
                    <w:top w:val="none" w:sz="0" w:space="0" w:color="auto"/>
                    <w:left w:val="none" w:sz="0" w:space="0" w:color="auto"/>
                    <w:bottom w:val="none" w:sz="0" w:space="0" w:color="auto"/>
                    <w:right w:val="none" w:sz="0" w:space="0" w:color="auto"/>
                  </w:divBdr>
                </w:div>
                <w:div w:id="1253776990">
                  <w:marLeft w:val="0"/>
                  <w:marRight w:val="0"/>
                  <w:marTop w:val="0"/>
                  <w:marBottom w:val="0"/>
                  <w:divBdr>
                    <w:top w:val="none" w:sz="0" w:space="0" w:color="auto"/>
                    <w:left w:val="none" w:sz="0" w:space="0" w:color="auto"/>
                    <w:bottom w:val="none" w:sz="0" w:space="0" w:color="auto"/>
                    <w:right w:val="none" w:sz="0" w:space="0" w:color="auto"/>
                  </w:divBdr>
                </w:div>
                <w:div w:id="1255287200">
                  <w:marLeft w:val="0"/>
                  <w:marRight w:val="0"/>
                  <w:marTop w:val="0"/>
                  <w:marBottom w:val="0"/>
                  <w:divBdr>
                    <w:top w:val="none" w:sz="0" w:space="0" w:color="auto"/>
                    <w:left w:val="none" w:sz="0" w:space="0" w:color="auto"/>
                    <w:bottom w:val="none" w:sz="0" w:space="0" w:color="auto"/>
                    <w:right w:val="none" w:sz="0" w:space="0" w:color="auto"/>
                  </w:divBdr>
                </w:div>
                <w:div w:id="1256596277">
                  <w:marLeft w:val="0"/>
                  <w:marRight w:val="0"/>
                  <w:marTop w:val="0"/>
                  <w:marBottom w:val="0"/>
                  <w:divBdr>
                    <w:top w:val="none" w:sz="0" w:space="0" w:color="auto"/>
                    <w:left w:val="none" w:sz="0" w:space="0" w:color="auto"/>
                    <w:bottom w:val="none" w:sz="0" w:space="0" w:color="auto"/>
                    <w:right w:val="none" w:sz="0" w:space="0" w:color="auto"/>
                  </w:divBdr>
                </w:div>
                <w:div w:id="1257324068">
                  <w:marLeft w:val="0"/>
                  <w:marRight w:val="0"/>
                  <w:marTop w:val="0"/>
                  <w:marBottom w:val="0"/>
                  <w:divBdr>
                    <w:top w:val="none" w:sz="0" w:space="0" w:color="auto"/>
                    <w:left w:val="none" w:sz="0" w:space="0" w:color="auto"/>
                    <w:bottom w:val="none" w:sz="0" w:space="0" w:color="auto"/>
                    <w:right w:val="none" w:sz="0" w:space="0" w:color="auto"/>
                  </w:divBdr>
                </w:div>
                <w:div w:id="1259101284">
                  <w:marLeft w:val="0"/>
                  <w:marRight w:val="0"/>
                  <w:marTop w:val="0"/>
                  <w:marBottom w:val="0"/>
                  <w:divBdr>
                    <w:top w:val="none" w:sz="0" w:space="0" w:color="auto"/>
                    <w:left w:val="none" w:sz="0" w:space="0" w:color="auto"/>
                    <w:bottom w:val="none" w:sz="0" w:space="0" w:color="auto"/>
                    <w:right w:val="none" w:sz="0" w:space="0" w:color="auto"/>
                  </w:divBdr>
                </w:div>
                <w:div w:id="1259757898">
                  <w:marLeft w:val="0"/>
                  <w:marRight w:val="0"/>
                  <w:marTop w:val="0"/>
                  <w:marBottom w:val="0"/>
                  <w:divBdr>
                    <w:top w:val="none" w:sz="0" w:space="0" w:color="auto"/>
                    <w:left w:val="none" w:sz="0" w:space="0" w:color="auto"/>
                    <w:bottom w:val="none" w:sz="0" w:space="0" w:color="auto"/>
                    <w:right w:val="none" w:sz="0" w:space="0" w:color="auto"/>
                  </w:divBdr>
                </w:div>
                <w:div w:id="1260798724">
                  <w:marLeft w:val="0"/>
                  <w:marRight w:val="0"/>
                  <w:marTop w:val="0"/>
                  <w:marBottom w:val="0"/>
                  <w:divBdr>
                    <w:top w:val="none" w:sz="0" w:space="0" w:color="auto"/>
                    <w:left w:val="none" w:sz="0" w:space="0" w:color="auto"/>
                    <w:bottom w:val="none" w:sz="0" w:space="0" w:color="auto"/>
                    <w:right w:val="none" w:sz="0" w:space="0" w:color="auto"/>
                  </w:divBdr>
                </w:div>
                <w:div w:id="1260867022">
                  <w:marLeft w:val="0"/>
                  <w:marRight w:val="0"/>
                  <w:marTop w:val="0"/>
                  <w:marBottom w:val="0"/>
                  <w:divBdr>
                    <w:top w:val="none" w:sz="0" w:space="0" w:color="auto"/>
                    <w:left w:val="none" w:sz="0" w:space="0" w:color="auto"/>
                    <w:bottom w:val="none" w:sz="0" w:space="0" w:color="auto"/>
                    <w:right w:val="none" w:sz="0" w:space="0" w:color="auto"/>
                  </w:divBdr>
                </w:div>
                <w:div w:id="1261834238">
                  <w:marLeft w:val="0"/>
                  <w:marRight w:val="0"/>
                  <w:marTop w:val="0"/>
                  <w:marBottom w:val="0"/>
                  <w:divBdr>
                    <w:top w:val="none" w:sz="0" w:space="0" w:color="auto"/>
                    <w:left w:val="none" w:sz="0" w:space="0" w:color="auto"/>
                    <w:bottom w:val="none" w:sz="0" w:space="0" w:color="auto"/>
                    <w:right w:val="none" w:sz="0" w:space="0" w:color="auto"/>
                  </w:divBdr>
                </w:div>
                <w:div w:id="1262226835">
                  <w:marLeft w:val="0"/>
                  <w:marRight w:val="0"/>
                  <w:marTop w:val="0"/>
                  <w:marBottom w:val="0"/>
                  <w:divBdr>
                    <w:top w:val="none" w:sz="0" w:space="0" w:color="auto"/>
                    <w:left w:val="none" w:sz="0" w:space="0" w:color="auto"/>
                    <w:bottom w:val="none" w:sz="0" w:space="0" w:color="auto"/>
                    <w:right w:val="none" w:sz="0" w:space="0" w:color="auto"/>
                  </w:divBdr>
                </w:div>
                <w:div w:id="1264344100">
                  <w:marLeft w:val="0"/>
                  <w:marRight w:val="0"/>
                  <w:marTop w:val="0"/>
                  <w:marBottom w:val="0"/>
                  <w:divBdr>
                    <w:top w:val="none" w:sz="0" w:space="0" w:color="auto"/>
                    <w:left w:val="none" w:sz="0" w:space="0" w:color="auto"/>
                    <w:bottom w:val="none" w:sz="0" w:space="0" w:color="auto"/>
                    <w:right w:val="none" w:sz="0" w:space="0" w:color="auto"/>
                  </w:divBdr>
                </w:div>
                <w:div w:id="1266424925">
                  <w:marLeft w:val="0"/>
                  <w:marRight w:val="0"/>
                  <w:marTop w:val="0"/>
                  <w:marBottom w:val="0"/>
                  <w:divBdr>
                    <w:top w:val="none" w:sz="0" w:space="0" w:color="auto"/>
                    <w:left w:val="none" w:sz="0" w:space="0" w:color="auto"/>
                    <w:bottom w:val="none" w:sz="0" w:space="0" w:color="auto"/>
                    <w:right w:val="none" w:sz="0" w:space="0" w:color="auto"/>
                  </w:divBdr>
                </w:div>
                <w:div w:id="1266693814">
                  <w:marLeft w:val="0"/>
                  <w:marRight w:val="0"/>
                  <w:marTop w:val="0"/>
                  <w:marBottom w:val="0"/>
                  <w:divBdr>
                    <w:top w:val="none" w:sz="0" w:space="0" w:color="auto"/>
                    <w:left w:val="none" w:sz="0" w:space="0" w:color="auto"/>
                    <w:bottom w:val="none" w:sz="0" w:space="0" w:color="auto"/>
                    <w:right w:val="none" w:sz="0" w:space="0" w:color="auto"/>
                  </w:divBdr>
                </w:div>
                <w:div w:id="1267274441">
                  <w:marLeft w:val="0"/>
                  <w:marRight w:val="0"/>
                  <w:marTop w:val="0"/>
                  <w:marBottom w:val="0"/>
                  <w:divBdr>
                    <w:top w:val="none" w:sz="0" w:space="0" w:color="auto"/>
                    <w:left w:val="none" w:sz="0" w:space="0" w:color="auto"/>
                    <w:bottom w:val="none" w:sz="0" w:space="0" w:color="auto"/>
                    <w:right w:val="none" w:sz="0" w:space="0" w:color="auto"/>
                  </w:divBdr>
                </w:div>
                <w:div w:id="1269969695">
                  <w:marLeft w:val="0"/>
                  <w:marRight w:val="0"/>
                  <w:marTop w:val="0"/>
                  <w:marBottom w:val="0"/>
                  <w:divBdr>
                    <w:top w:val="none" w:sz="0" w:space="0" w:color="auto"/>
                    <w:left w:val="none" w:sz="0" w:space="0" w:color="auto"/>
                    <w:bottom w:val="none" w:sz="0" w:space="0" w:color="auto"/>
                    <w:right w:val="none" w:sz="0" w:space="0" w:color="auto"/>
                  </w:divBdr>
                </w:div>
                <w:div w:id="1272516086">
                  <w:marLeft w:val="0"/>
                  <w:marRight w:val="0"/>
                  <w:marTop w:val="0"/>
                  <w:marBottom w:val="0"/>
                  <w:divBdr>
                    <w:top w:val="none" w:sz="0" w:space="0" w:color="auto"/>
                    <w:left w:val="none" w:sz="0" w:space="0" w:color="auto"/>
                    <w:bottom w:val="none" w:sz="0" w:space="0" w:color="auto"/>
                    <w:right w:val="none" w:sz="0" w:space="0" w:color="auto"/>
                  </w:divBdr>
                </w:div>
                <w:div w:id="1273126739">
                  <w:marLeft w:val="0"/>
                  <w:marRight w:val="0"/>
                  <w:marTop w:val="0"/>
                  <w:marBottom w:val="0"/>
                  <w:divBdr>
                    <w:top w:val="none" w:sz="0" w:space="0" w:color="auto"/>
                    <w:left w:val="none" w:sz="0" w:space="0" w:color="auto"/>
                    <w:bottom w:val="none" w:sz="0" w:space="0" w:color="auto"/>
                    <w:right w:val="none" w:sz="0" w:space="0" w:color="auto"/>
                  </w:divBdr>
                </w:div>
                <w:div w:id="1273512727">
                  <w:marLeft w:val="0"/>
                  <w:marRight w:val="0"/>
                  <w:marTop w:val="0"/>
                  <w:marBottom w:val="0"/>
                  <w:divBdr>
                    <w:top w:val="none" w:sz="0" w:space="0" w:color="auto"/>
                    <w:left w:val="none" w:sz="0" w:space="0" w:color="auto"/>
                    <w:bottom w:val="none" w:sz="0" w:space="0" w:color="auto"/>
                    <w:right w:val="none" w:sz="0" w:space="0" w:color="auto"/>
                  </w:divBdr>
                </w:div>
                <w:div w:id="1275597028">
                  <w:marLeft w:val="0"/>
                  <w:marRight w:val="0"/>
                  <w:marTop w:val="0"/>
                  <w:marBottom w:val="0"/>
                  <w:divBdr>
                    <w:top w:val="none" w:sz="0" w:space="0" w:color="auto"/>
                    <w:left w:val="none" w:sz="0" w:space="0" w:color="auto"/>
                    <w:bottom w:val="none" w:sz="0" w:space="0" w:color="auto"/>
                    <w:right w:val="none" w:sz="0" w:space="0" w:color="auto"/>
                  </w:divBdr>
                </w:div>
                <w:div w:id="1275600941">
                  <w:marLeft w:val="0"/>
                  <w:marRight w:val="0"/>
                  <w:marTop w:val="0"/>
                  <w:marBottom w:val="0"/>
                  <w:divBdr>
                    <w:top w:val="none" w:sz="0" w:space="0" w:color="auto"/>
                    <w:left w:val="none" w:sz="0" w:space="0" w:color="auto"/>
                    <w:bottom w:val="none" w:sz="0" w:space="0" w:color="auto"/>
                    <w:right w:val="none" w:sz="0" w:space="0" w:color="auto"/>
                  </w:divBdr>
                </w:div>
                <w:div w:id="1279139949">
                  <w:marLeft w:val="0"/>
                  <w:marRight w:val="0"/>
                  <w:marTop w:val="0"/>
                  <w:marBottom w:val="0"/>
                  <w:divBdr>
                    <w:top w:val="none" w:sz="0" w:space="0" w:color="auto"/>
                    <w:left w:val="none" w:sz="0" w:space="0" w:color="auto"/>
                    <w:bottom w:val="none" w:sz="0" w:space="0" w:color="auto"/>
                    <w:right w:val="none" w:sz="0" w:space="0" w:color="auto"/>
                  </w:divBdr>
                </w:div>
                <w:div w:id="1279987507">
                  <w:marLeft w:val="0"/>
                  <w:marRight w:val="0"/>
                  <w:marTop w:val="0"/>
                  <w:marBottom w:val="0"/>
                  <w:divBdr>
                    <w:top w:val="none" w:sz="0" w:space="0" w:color="auto"/>
                    <w:left w:val="none" w:sz="0" w:space="0" w:color="auto"/>
                    <w:bottom w:val="none" w:sz="0" w:space="0" w:color="auto"/>
                    <w:right w:val="none" w:sz="0" w:space="0" w:color="auto"/>
                  </w:divBdr>
                </w:div>
                <w:div w:id="1280452266">
                  <w:marLeft w:val="0"/>
                  <w:marRight w:val="0"/>
                  <w:marTop w:val="0"/>
                  <w:marBottom w:val="0"/>
                  <w:divBdr>
                    <w:top w:val="none" w:sz="0" w:space="0" w:color="auto"/>
                    <w:left w:val="none" w:sz="0" w:space="0" w:color="auto"/>
                    <w:bottom w:val="none" w:sz="0" w:space="0" w:color="auto"/>
                    <w:right w:val="none" w:sz="0" w:space="0" w:color="auto"/>
                  </w:divBdr>
                </w:div>
                <w:div w:id="1280989043">
                  <w:marLeft w:val="0"/>
                  <w:marRight w:val="0"/>
                  <w:marTop w:val="0"/>
                  <w:marBottom w:val="0"/>
                  <w:divBdr>
                    <w:top w:val="none" w:sz="0" w:space="0" w:color="auto"/>
                    <w:left w:val="none" w:sz="0" w:space="0" w:color="auto"/>
                    <w:bottom w:val="none" w:sz="0" w:space="0" w:color="auto"/>
                    <w:right w:val="none" w:sz="0" w:space="0" w:color="auto"/>
                  </w:divBdr>
                </w:div>
                <w:div w:id="1281063684">
                  <w:marLeft w:val="0"/>
                  <w:marRight w:val="0"/>
                  <w:marTop w:val="0"/>
                  <w:marBottom w:val="0"/>
                  <w:divBdr>
                    <w:top w:val="none" w:sz="0" w:space="0" w:color="auto"/>
                    <w:left w:val="none" w:sz="0" w:space="0" w:color="auto"/>
                    <w:bottom w:val="none" w:sz="0" w:space="0" w:color="auto"/>
                    <w:right w:val="none" w:sz="0" w:space="0" w:color="auto"/>
                  </w:divBdr>
                </w:div>
                <w:div w:id="1281110126">
                  <w:marLeft w:val="0"/>
                  <w:marRight w:val="0"/>
                  <w:marTop w:val="0"/>
                  <w:marBottom w:val="0"/>
                  <w:divBdr>
                    <w:top w:val="none" w:sz="0" w:space="0" w:color="auto"/>
                    <w:left w:val="none" w:sz="0" w:space="0" w:color="auto"/>
                    <w:bottom w:val="none" w:sz="0" w:space="0" w:color="auto"/>
                    <w:right w:val="none" w:sz="0" w:space="0" w:color="auto"/>
                  </w:divBdr>
                </w:div>
                <w:div w:id="1283464869">
                  <w:marLeft w:val="0"/>
                  <w:marRight w:val="0"/>
                  <w:marTop w:val="0"/>
                  <w:marBottom w:val="0"/>
                  <w:divBdr>
                    <w:top w:val="none" w:sz="0" w:space="0" w:color="auto"/>
                    <w:left w:val="none" w:sz="0" w:space="0" w:color="auto"/>
                    <w:bottom w:val="none" w:sz="0" w:space="0" w:color="auto"/>
                    <w:right w:val="none" w:sz="0" w:space="0" w:color="auto"/>
                  </w:divBdr>
                </w:div>
                <w:div w:id="1285501001">
                  <w:marLeft w:val="0"/>
                  <w:marRight w:val="0"/>
                  <w:marTop w:val="0"/>
                  <w:marBottom w:val="0"/>
                  <w:divBdr>
                    <w:top w:val="none" w:sz="0" w:space="0" w:color="auto"/>
                    <w:left w:val="none" w:sz="0" w:space="0" w:color="auto"/>
                    <w:bottom w:val="none" w:sz="0" w:space="0" w:color="auto"/>
                    <w:right w:val="none" w:sz="0" w:space="0" w:color="auto"/>
                  </w:divBdr>
                </w:div>
                <w:div w:id="1289434630">
                  <w:marLeft w:val="0"/>
                  <w:marRight w:val="0"/>
                  <w:marTop w:val="0"/>
                  <w:marBottom w:val="0"/>
                  <w:divBdr>
                    <w:top w:val="none" w:sz="0" w:space="0" w:color="auto"/>
                    <w:left w:val="none" w:sz="0" w:space="0" w:color="auto"/>
                    <w:bottom w:val="none" w:sz="0" w:space="0" w:color="auto"/>
                    <w:right w:val="none" w:sz="0" w:space="0" w:color="auto"/>
                  </w:divBdr>
                </w:div>
                <w:div w:id="1291059586">
                  <w:marLeft w:val="0"/>
                  <w:marRight w:val="0"/>
                  <w:marTop w:val="0"/>
                  <w:marBottom w:val="0"/>
                  <w:divBdr>
                    <w:top w:val="none" w:sz="0" w:space="0" w:color="auto"/>
                    <w:left w:val="none" w:sz="0" w:space="0" w:color="auto"/>
                    <w:bottom w:val="none" w:sz="0" w:space="0" w:color="auto"/>
                    <w:right w:val="none" w:sz="0" w:space="0" w:color="auto"/>
                  </w:divBdr>
                </w:div>
                <w:div w:id="1294094571">
                  <w:marLeft w:val="0"/>
                  <w:marRight w:val="0"/>
                  <w:marTop w:val="0"/>
                  <w:marBottom w:val="0"/>
                  <w:divBdr>
                    <w:top w:val="none" w:sz="0" w:space="0" w:color="auto"/>
                    <w:left w:val="none" w:sz="0" w:space="0" w:color="auto"/>
                    <w:bottom w:val="none" w:sz="0" w:space="0" w:color="auto"/>
                    <w:right w:val="none" w:sz="0" w:space="0" w:color="auto"/>
                  </w:divBdr>
                </w:div>
                <w:div w:id="1296377893">
                  <w:marLeft w:val="0"/>
                  <w:marRight w:val="0"/>
                  <w:marTop w:val="0"/>
                  <w:marBottom w:val="0"/>
                  <w:divBdr>
                    <w:top w:val="none" w:sz="0" w:space="0" w:color="auto"/>
                    <w:left w:val="none" w:sz="0" w:space="0" w:color="auto"/>
                    <w:bottom w:val="none" w:sz="0" w:space="0" w:color="auto"/>
                    <w:right w:val="none" w:sz="0" w:space="0" w:color="auto"/>
                  </w:divBdr>
                </w:div>
                <w:div w:id="1297560987">
                  <w:marLeft w:val="0"/>
                  <w:marRight w:val="0"/>
                  <w:marTop w:val="0"/>
                  <w:marBottom w:val="0"/>
                  <w:divBdr>
                    <w:top w:val="none" w:sz="0" w:space="0" w:color="auto"/>
                    <w:left w:val="none" w:sz="0" w:space="0" w:color="auto"/>
                    <w:bottom w:val="none" w:sz="0" w:space="0" w:color="auto"/>
                    <w:right w:val="none" w:sz="0" w:space="0" w:color="auto"/>
                  </w:divBdr>
                </w:div>
                <w:div w:id="1299601985">
                  <w:marLeft w:val="0"/>
                  <w:marRight w:val="0"/>
                  <w:marTop w:val="0"/>
                  <w:marBottom w:val="0"/>
                  <w:divBdr>
                    <w:top w:val="none" w:sz="0" w:space="0" w:color="auto"/>
                    <w:left w:val="none" w:sz="0" w:space="0" w:color="auto"/>
                    <w:bottom w:val="none" w:sz="0" w:space="0" w:color="auto"/>
                    <w:right w:val="none" w:sz="0" w:space="0" w:color="auto"/>
                  </w:divBdr>
                </w:div>
                <w:div w:id="1299724658">
                  <w:marLeft w:val="0"/>
                  <w:marRight w:val="0"/>
                  <w:marTop w:val="0"/>
                  <w:marBottom w:val="0"/>
                  <w:divBdr>
                    <w:top w:val="none" w:sz="0" w:space="0" w:color="auto"/>
                    <w:left w:val="none" w:sz="0" w:space="0" w:color="auto"/>
                    <w:bottom w:val="none" w:sz="0" w:space="0" w:color="auto"/>
                    <w:right w:val="none" w:sz="0" w:space="0" w:color="auto"/>
                  </w:divBdr>
                </w:div>
                <w:div w:id="1300771050">
                  <w:marLeft w:val="0"/>
                  <w:marRight w:val="0"/>
                  <w:marTop w:val="0"/>
                  <w:marBottom w:val="0"/>
                  <w:divBdr>
                    <w:top w:val="none" w:sz="0" w:space="0" w:color="auto"/>
                    <w:left w:val="none" w:sz="0" w:space="0" w:color="auto"/>
                    <w:bottom w:val="none" w:sz="0" w:space="0" w:color="auto"/>
                    <w:right w:val="none" w:sz="0" w:space="0" w:color="auto"/>
                  </w:divBdr>
                </w:div>
                <w:div w:id="1301303838">
                  <w:marLeft w:val="0"/>
                  <w:marRight w:val="0"/>
                  <w:marTop w:val="0"/>
                  <w:marBottom w:val="0"/>
                  <w:divBdr>
                    <w:top w:val="none" w:sz="0" w:space="0" w:color="auto"/>
                    <w:left w:val="none" w:sz="0" w:space="0" w:color="auto"/>
                    <w:bottom w:val="none" w:sz="0" w:space="0" w:color="auto"/>
                    <w:right w:val="none" w:sz="0" w:space="0" w:color="auto"/>
                  </w:divBdr>
                </w:div>
                <w:div w:id="1302808560">
                  <w:marLeft w:val="0"/>
                  <w:marRight w:val="0"/>
                  <w:marTop w:val="0"/>
                  <w:marBottom w:val="0"/>
                  <w:divBdr>
                    <w:top w:val="none" w:sz="0" w:space="0" w:color="auto"/>
                    <w:left w:val="none" w:sz="0" w:space="0" w:color="auto"/>
                    <w:bottom w:val="none" w:sz="0" w:space="0" w:color="auto"/>
                    <w:right w:val="none" w:sz="0" w:space="0" w:color="auto"/>
                  </w:divBdr>
                </w:div>
                <w:div w:id="1303972456">
                  <w:marLeft w:val="0"/>
                  <w:marRight w:val="0"/>
                  <w:marTop w:val="0"/>
                  <w:marBottom w:val="0"/>
                  <w:divBdr>
                    <w:top w:val="none" w:sz="0" w:space="0" w:color="auto"/>
                    <w:left w:val="none" w:sz="0" w:space="0" w:color="auto"/>
                    <w:bottom w:val="none" w:sz="0" w:space="0" w:color="auto"/>
                    <w:right w:val="none" w:sz="0" w:space="0" w:color="auto"/>
                  </w:divBdr>
                </w:div>
                <w:div w:id="1306735745">
                  <w:marLeft w:val="0"/>
                  <w:marRight w:val="0"/>
                  <w:marTop w:val="0"/>
                  <w:marBottom w:val="0"/>
                  <w:divBdr>
                    <w:top w:val="none" w:sz="0" w:space="0" w:color="auto"/>
                    <w:left w:val="none" w:sz="0" w:space="0" w:color="auto"/>
                    <w:bottom w:val="none" w:sz="0" w:space="0" w:color="auto"/>
                    <w:right w:val="none" w:sz="0" w:space="0" w:color="auto"/>
                  </w:divBdr>
                </w:div>
                <w:div w:id="1308050785">
                  <w:marLeft w:val="0"/>
                  <w:marRight w:val="0"/>
                  <w:marTop w:val="0"/>
                  <w:marBottom w:val="0"/>
                  <w:divBdr>
                    <w:top w:val="none" w:sz="0" w:space="0" w:color="auto"/>
                    <w:left w:val="none" w:sz="0" w:space="0" w:color="auto"/>
                    <w:bottom w:val="none" w:sz="0" w:space="0" w:color="auto"/>
                    <w:right w:val="none" w:sz="0" w:space="0" w:color="auto"/>
                  </w:divBdr>
                </w:div>
                <w:div w:id="1311523085">
                  <w:marLeft w:val="0"/>
                  <w:marRight w:val="0"/>
                  <w:marTop w:val="0"/>
                  <w:marBottom w:val="0"/>
                  <w:divBdr>
                    <w:top w:val="none" w:sz="0" w:space="0" w:color="auto"/>
                    <w:left w:val="none" w:sz="0" w:space="0" w:color="auto"/>
                    <w:bottom w:val="none" w:sz="0" w:space="0" w:color="auto"/>
                    <w:right w:val="none" w:sz="0" w:space="0" w:color="auto"/>
                  </w:divBdr>
                </w:div>
                <w:div w:id="1312442366">
                  <w:marLeft w:val="0"/>
                  <w:marRight w:val="0"/>
                  <w:marTop w:val="0"/>
                  <w:marBottom w:val="0"/>
                  <w:divBdr>
                    <w:top w:val="none" w:sz="0" w:space="0" w:color="auto"/>
                    <w:left w:val="none" w:sz="0" w:space="0" w:color="auto"/>
                    <w:bottom w:val="none" w:sz="0" w:space="0" w:color="auto"/>
                    <w:right w:val="none" w:sz="0" w:space="0" w:color="auto"/>
                  </w:divBdr>
                </w:div>
                <w:div w:id="1313756587">
                  <w:marLeft w:val="0"/>
                  <w:marRight w:val="0"/>
                  <w:marTop w:val="0"/>
                  <w:marBottom w:val="0"/>
                  <w:divBdr>
                    <w:top w:val="none" w:sz="0" w:space="0" w:color="auto"/>
                    <w:left w:val="none" w:sz="0" w:space="0" w:color="auto"/>
                    <w:bottom w:val="none" w:sz="0" w:space="0" w:color="auto"/>
                    <w:right w:val="none" w:sz="0" w:space="0" w:color="auto"/>
                  </w:divBdr>
                </w:div>
                <w:div w:id="1314021437">
                  <w:marLeft w:val="0"/>
                  <w:marRight w:val="0"/>
                  <w:marTop w:val="0"/>
                  <w:marBottom w:val="0"/>
                  <w:divBdr>
                    <w:top w:val="none" w:sz="0" w:space="0" w:color="auto"/>
                    <w:left w:val="none" w:sz="0" w:space="0" w:color="auto"/>
                    <w:bottom w:val="none" w:sz="0" w:space="0" w:color="auto"/>
                    <w:right w:val="none" w:sz="0" w:space="0" w:color="auto"/>
                  </w:divBdr>
                </w:div>
                <w:div w:id="1315718990">
                  <w:marLeft w:val="0"/>
                  <w:marRight w:val="0"/>
                  <w:marTop w:val="0"/>
                  <w:marBottom w:val="0"/>
                  <w:divBdr>
                    <w:top w:val="none" w:sz="0" w:space="0" w:color="auto"/>
                    <w:left w:val="none" w:sz="0" w:space="0" w:color="auto"/>
                    <w:bottom w:val="none" w:sz="0" w:space="0" w:color="auto"/>
                    <w:right w:val="none" w:sz="0" w:space="0" w:color="auto"/>
                  </w:divBdr>
                </w:div>
                <w:div w:id="1316764192">
                  <w:marLeft w:val="0"/>
                  <w:marRight w:val="0"/>
                  <w:marTop w:val="0"/>
                  <w:marBottom w:val="0"/>
                  <w:divBdr>
                    <w:top w:val="none" w:sz="0" w:space="0" w:color="auto"/>
                    <w:left w:val="none" w:sz="0" w:space="0" w:color="auto"/>
                    <w:bottom w:val="none" w:sz="0" w:space="0" w:color="auto"/>
                    <w:right w:val="none" w:sz="0" w:space="0" w:color="auto"/>
                  </w:divBdr>
                </w:div>
                <w:div w:id="1322810586">
                  <w:marLeft w:val="0"/>
                  <w:marRight w:val="0"/>
                  <w:marTop w:val="0"/>
                  <w:marBottom w:val="0"/>
                  <w:divBdr>
                    <w:top w:val="none" w:sz="0" w:space="0" w:color="auto"/>
                    <w:left w:val="none" w:sz="0" w:space="0" w:color="auto"/>
                    <w:bottom w:val="none" w:sz="0" w:space="0" w:color="auto"/>
                    <w:right w:val="none" w:sz="0" w:space="0" w:color="auto"/>
                  </w:divBdr>
                </w:div>
                <w:div w:id="1329597418">
                  <w:marLeft w:val="0"/>
                  <w:marRight w:val="0"/>
                  <w:marTop w:val="0"/>
                  <w:marBottom w:val="0"/>
                  <w:divBdr>
                    <w:top w:val="none" w:sz="0" w:space="0" w:color="auto"/>
                    <w:left w:val="none" w:sz="0" w:space="0" w:color="auto"/>
                    <w:bottom w:val="none" w:sz="0" w:space="0" w:color="auto"/>
                    <w:right w:val="none" w:sz="0" w:space="0" w:color="auto"/>
                  </w:divBdr>
                </w:div>
                <w:div w:id="1331644469">
                  <w:marLeft w:val="0"/>
                  <w:marRight w:val="0"/>
                  <w:marTop w:val="0"/>
                  <w:marBottom w:val="0"/>
                  <w:divBdr>
                    <w:top w:val="none" w:sz="0" w:space="0" w:color="auto"/>
                    <w:left w:val="none" w:sz="0" w:space="0" w:color="auto"/>
                    <w:bottom w:val="none" w:sz="0" w:space="0" w:color="auto"/>
                    <w:right w:val="none" w:sz="0" w:space="0" w:color="auto"/>
                  </w:divBdr>
                </w:div>
                <w:div w:id="1332414133">
                  <w:marLeft w:val="0"/>
                  <w:marRight w:val="0"/>
                  <w:marTop w:val="0"/>
                  <w:marBottom w:val="0"/>
                  <w:divBdr>
                    <w:top w:val="none" w:sz="0" w:space="0" w:color="auto"/>
                    <w:left w:val="none" w:sz="0" w:space="0" w:color="auto"/>
                    <w:bottom w:val="none" w:sz="0" w:space="0" w:color="auto"/>
                    <w:right w:val="none" w:sz="0" w:space="0" w:color="auto"/>
                  </w:divBdr>
                </w:div>
                <w:div w:id="1332610568">
                  <w:marLeft w:val="0"/>
                  <w:marRight w:val="0"/>
                  <w:marTop w:val="0"/>
                  <w:marBottom w:val="0"/>
                  <w:divBdr>
                    <w:top w:val="none" w:sz="0" w:space="0" w:color="auto"/>
                    <w:left w:val="none" w:sz="0" w:space="0" w:color="auto"/>
                    <w:bottom w:val="none" w:sz="0" w:space="0" w:color="auto"/>
                    <w:right w:val="none" w:sz="0" w:space="0" w:color="auto"/>
                  </w:divBdr>
                </w:div>
                <w:div w:id="1332757292">
                  <w:marLeft w:val="0"/>
                  <w:marRight w:val="0"/>
                  <w:marTop w:val="0"/>
                  <w:marBottom w:val="0"/>
                  <w:divBdr>
                    <w:top w:val="none" w:sz="0" w:space="0" w:color="auto"/>
                    <w:left w:val="none" w:sz="0" w:space="0" w:color="auto"/>
                    <w:bottom w:val="none" w:sz="0" w:space="0" w:color="auto"/>
                    <w:right w:val="none" w:sz="0" w:space="0" w:color="auto"/>
                  </w:divBdr>
                </w:div>
                <w:div w:id="1333138725">
                  <w:marLeft w:val="0"/>
                  <w:marRight w:val="0"/>
                  <w:marTop w:val="0"/>
                  <w:marBottom w:val="0"/>
                  <w:divBdr>
                    <w:top w:val="none" w:sz="0" w:space="0" w:color="auto"/>
                    <w:left w:val="none" w:sz="0" w:space="0" w:color="auto"/>
                    <w:bottom w:val="none" w:sz="0" w:space="0" w:color="auto"/>
                    <w:right w:val="none" w:sz="0" w:space="0" w:color="auto"/>
                  </w:divBdr>
                </w:div>
                <w:div w:id="1334069205">
                  <w:marLeft w:val="0"/>
                  <w:marRight w:val="0"/>
                  <w:marTop w:val="0"/>
                  <w:marBottom w:val="0"/>
                  <w:divBdr>
                    <w:top w:val="none" w:sz="0" w:space="0" w:color="auto"/>
                    <w:left w:val="none" w:sz="0" w:space="0" w:color="auto"/>
                    <w:bottom w:val="none" w:sz="0" w:space="0" w:color="auto"/>
                    <w:right w:val="none" w:sz="0" w:space="0" w:color="auto"/>
                  </w:divBdr>
                </w:div>
                <w:div w:id="1339500400">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1342732469">
                  <w:marLeft w:val="0"/>
                  <w:marRight w:val="0"/>
                  <w:marTop w:val="0"/>
                  <w:marBottom w:val="0"/>
                  <w:divBdr>
                    <w:top w:val="none" w:sz="0" w:space="0" w:color="auto"/>
                    <w:left w:val="none" w:sz="0" w:space="0" w:color="auto"/>
                    <w:bottom w:val="none" w:sz="0" w:space="0" w:color="auto"/>
                    <w:right w:val="none" w:sz="0" w:space="0" w:color="auto"/>
                  </w:divBdr>
                </w:div>
                <w:div w:id="1350836980">
                  <w:marLeft w:val="0"/>
                  <w:marRight w:val="0"/>
                  <w:marTop w:val="0"/>
                  <w:marBottom w:val="0"/>
                  <w:divBdr>
                    <w:top w:val="none" w:sz="0" w:space="0" w:color="auto"/>
                    <w:left w:val="none" w:sz="0" w:space="0" w:color="auto"/>
                    <w:bottom w:val="none" w:sz="0" w:space="0" w:color="auto"/>
                    <w:right w:val="none" w:sz="0" w:space="0" w:color="auto"/>
                  </w:divBdr>
                </w:div>
                <w:div w:id="1353217411">
                  <w:marLeft w:val="0"/>
                  <w:marRight w:val="0"/>
                  <w:marTop w:val="0"/>
                  <w:marBottom w:val="0"/>
                  <w:divBdr>
                    <w:top w:val="none" w:sz="0" w:space="0" w:color="auto"/>
                    <w:left w:val="none" w:sz="0" w:space="0" w:color="auto"/>
                    <w:bottom w:val="none" w:sz="0" w:space="0" w:color="auto"/>
                    <w:right w:val="none" w:sz="0" w:space="0" w:color="auto"/>
                  </w:divBdr>
                </w:div>
                <w:div w:id="1357580221">
                  <w:marLeft w:val="0"/>
                  <w:marRight w:val="0"/>
                  <w:marTop w:val="0"/>
                  <w:marBottom w:val="0"/>
                  <w:divBdr>
                    <w:top w:val="none" w:sz="0" w:space="0" w:color="auto"/>
                    <w:left w:val="none" w:sz="0" w:space="0" w:color="auto"/>
                    <w:bottom w:val="none" w:sz="0" w:space="0" w:color="auto"/>
                    <w:right w:val="none" w:sz="0" w:space="0" w:color="auto"/>
                  </w:divBdr>
                </w:div>
                <w:div w:id="1357850638">
                  <w:marLeft w:val="0"/>
                  <w:marRight w:val="0"/>
                  <w:marTop w:val="0"/>
                  <w:marBottom w:val="0"/>
                  <w:divBdr>
                    <w:top w:val="none" w:sz="0" w:space="0" w:color="auto"/>
                    <w:left w:val="none" w:sz="0" w:space="0" w:color="auto"/>
                    <w:bottom w:val="none" w:sz="0" w:space="0" w:color="auto"/>
                    <w:right w:val="none" w:sz="0" w:space="0" w:color="auto"/>
                  </w:divBdr>
                </w:div>
                <w:div w:id="1362899849">
                  <w:marLeft w:val="0"/>
                  <w:marRight w:val="0"/>
                  <w:marTop w:val="0"/>
                  <w:marBottom w:val="0"/>
                  <w:divBdr>
                    <w:top w:val="none" w:sz="0" w:space="0" w:color="auto"/>
                    <w:left w:val="none" w:sz="0" w:space="0" w:color="auto"/>
                    <w:bottom w:val="none" w:sz="0" w:space="0" w:color="auto"/>
                    <w:right w:val="none" w:sz="0" w:space="0" w:color="auto"/>
                  </w:divBdr>
                </w:div>
                <w:div w:id="1363477192">
                  <w:marLeft w:val="0"/>
                  <w:marRight w:val="0"/>
                  <w:marTop w:val="0"/>
                  <w:marBottom w:val="0"/>
                  <w:divBdr>
                    <w:top w:val="none" w:sz="0" w:space="0" w:color="auto"/>
                    <w:left w:val="none" w:sz="0" w:space="0" w:color="auto"/>
                    <w:bottom w:val="none" w:sz="0" w:space="0" w:color="auto"/>
                    <w:right w:val="none" w:sz="0" w:space="0" w:color="auto"/>
                  </w:divBdr>
                </w:div>
                <w:div w:id="1365204550">
                  <w:marLeft w:val="0"/>
                  <w:marRight w:val="0"/>
                  <w:marTop w:val="0"/>
                  <w:marBottom w:val="0"/>
                  <w:divBdr>
                    <w:top w:val="none" w:sz="0" w:space="0" w:color="auto"/>
                    <w:left w:val="none" w:sz="0" w:space="0" w:color="auto"/>
                    <w:bottom w:val="none" w:sz="0" w:space="0" w:color="auto"/>
                    <w:right w:val="none" w:sz="0" w:space="0" w:color="auto"/>
                  </w:divBdr>
                </w:div>
                <w:div w:id="1366444181">
                  <w:marLeft w:val="0"/>
                  <w:marRight w:val="0"/>
                  <w:marTop w:val="0"/>
                  <w:marBottom w:val="0"/>
                  <w:divBdr>
                    <w:top w:val="none" w:sz="0" w:space="0" w:color="auto"/>
                    <w:left w:val="none" w:sz="0" w:space="0" w:color="auto"/>
                    <w:bottom w:val="none" w:sz="0" w:space="0" w:color="auto"/>
                    <w:right w:val="none" w:sz="0" w:space="0" w:color="auto"/>
                  </w:divBdr>
                </w:div>
                <w:div w:id="1368870039">
                  <w:marLeft w:val="0"/>
                  <w:marRight w:val="0"/>
                  <w:marTop w:val="0"/>
                  <w:marBottom w:val="0"/>
                  <w:divBdr>
                    <w:top w:val="none" w:sz="0" w:space="0" w:color="auto"/>
                    <w:left w:val="none" w:sz="0" w:space="0" w:color="auto"/>
                    <w:bottom w:val="none" w:sz="0" w:space="0" w:color="auto"/>
                    <w:right w:val="none" w:sz="0" w:space="0" w:color="auto"/>
                  </w:divBdr>
                </w:div>
                <w:div w:id="1369139830">
                  <w:marLeft w:val="0"/>
                  <w:marRight w:val="0"/>
                  <w:marTop w:val="0"/>
                  <w:marBottom w:val="0"/>
                  <w:divBdr>
                    <w:top w:val="none" w:sz="0" w:space="0" w:color="auto"/>
                    <w:left w:val="none" w:sz="0" w:space="0" w:color="auto"/>
                    <w:bottom w:val="none" w:sz="0" w:space="0" w:color="auto"/>
                    <w:right w:val="none" w:sz="0" w:space="0" w:color="auto"/>
                  </w:divBdr>
                </w:div>
                <w:div w:id="1370258165">
                  <w:marLeft w:val="0"/>
                  <w:marRight w:val="0"/>
                  <w:marTop w:val="0"/>
                  <w:marBottom w:val="0"/>
                  <w:divBdr>
                    <w:top w:val="none" w:sz="0" w:space="0" w:color="auto"/>
                    <w:left w:val="none" w:sz="0" w:space="0" w:color="auto"/>
                    <w:bottom w:val="none" w:sz="0" w:space="0" w:color="auto"/>
                    <w:right w:val="none" w:sz="0" w:space="0" w:color="auto"/>
                  </w:divBdr>
                </w:div>
                <w:div w:id="1371952527">
                  <w:marLeft w:val="0"/>
                  <w:marRight w:val="0"/>
                  <w:marTop w:val="0"/>
                  <w:marBottom w:val="0"/>
                  <w:divBdr>
                    <w:top w:val="none" w:sz="0" w:space="0" w:color="auto"/>
                    <w:left w:val="none" w:sz="0" w:space="0" w:color="auto"/>
                    <w:bottom w:val="none" w:sz="0" w:space="0" w:color="auto"/>
                    <w:right w:val="none" w:sz="0" w:space="0" w:color="auto"/>
                  </w:divBdr>
                </w:div>
                <w:div w:id="1375037980">
                  <w:marLeft w:val="0"/>
                  <w:marRight w:val="0"/>
                  <w:marTop w:val="0"/>
                  <w:marBottom w:val="0"/>
                  <w:divBdr>
                    <w:top w:val="none" w:sz="0" w:space="0" w:color="auto"/>
                    <w:left w:val="none" w:sz="0" w:space="0" w:color="auto"/>
                    <w:bottom w:val="none" w:sz="0" w:space="0" w:color="auto"/>
                    <w:right w:val="none" w:sz="0" w:space="0" w:color="auto"/>
                  </w:divBdr>
                </w:div>
                <w:div w:id="1375155414">
                  <w:marLeft w:val="0"/>
                  <w:marRight w:val="0"/>
                  <w:marTop w:val="0"/>
                  <w:marBottom w:val="0"/>
                  <w:divBdr>
                    <w:top w:val="none" w:sz="0" w:space="0" w:color="auto"/>
                    <w:left w:val="none" w:sz="0" w:space="0" w:color="auto"/>
                    <w:bottom w:val="none" w:sz="0" w:space="0" w:color="auto"/>
                    <w:right w:val="none" w:sz="0" w:space="0" w:color="auto"/>
                  </w:divBdr>
                </w:div>
                <w:div w:id="1377244668">
                  <w:marLeft w:val="0"/>
                  <w:marRight w:val="0"/>
                  <w:marTop w:val="0"/>
                  <w:marBottom w:val="0"/>
                  <w:divBdr>
                    <w:top w:val="none" w:sz="0" w:space="0" w:color="auto"/>
                    <w:left w:val="none" w:sz="0" w:space="0" w:color="auto"/>
                    <w:bottom w:val="none" w:sz="0" w:space="0" w:color="auto"/>
                    <w:right w:val="none" w:sz="0" w:space="0" w:color="auto"/>
                  </w:divBdr>
                </w:div>
                <w:div w:id="1380782982">
                  <w:marLeft w:val="0"/>
                  <w:marRight w:val="0"/>
                  <w:marTop w:val="0"/>
                  <w:marBottom w:val="0"/>
                  <w:divBdr>
                    <w:top w:val="none" w:sz="0" w:space="0" w:color="auto"/>
                    <w:left w:val="none" w:sz="0" w:space="0" w:color="auto"/>
                    <w:bottom w:val="none" w:sz="0" w:space="0" w:color="auto"/>
                    <w:right w:val="none" w:sz="0" w:space="0" w:color="auto"/>
                  </w:divBdr>
                </w:div>
                <w:div w:id="1382512782">
                  <w:marLeft w:val="0"/>
                  <w:marRight w:val="0"/>
                  <w:marTop w:val="0"/>
                  <w:marBottom w:val="0"/>
                  <w:divBdr>
                    <w:top w:val="none" w:sz="0" w:space="0" w:color="auto"/>
                    <w:left w:val="none" w:sz="0" w:space="0" w:color="auto"/>
                    <w:bottom w:val="none" w:sz="0" w:space="0" w:color="auto"/>
                    <w:right w:val="none" w:sz="0" w:space="0" w:color="auto"/>
                  </w:divBdr>
                </w:div>
                <w:div w:id="1382824608">
                  <w:marLeft w:val="0"/>
                  <w:marRight w:val="0"/>
                  <w:marTop w:val="0"/>
                  <w:marBottom w:val="0"/>
                  <w:divBdr>
                    <w:top w:val="none" w:sz="0" w:space="0" w:color="auto"/>
                    <w:left w:val="none" w:sz="0" w:space="0" w:color="auto"/>
                    <w:bottom w:val="none" w:sz="0" w:space="0" w:color="auto"/>
                    <w:right w:val="none" w:sz="0" w:space="0" w:color="auto"/>
                  </w:divBdr>
                </w:div>
                <w:div w:id="1385375131">
                  <w:marLeft w:val="0"/>
                  <w:marRight w:val="0"/>
                  <w:marTop w:val="0"/>
                  <w:marBottom w:val="0"/>
                  <w:divBdr>
                    <w:top w:val="none" w:sz="0" w:space="0" w:color="auto"/>
                    <w:left w:val="none" w:sz="0" w:space="0" w:color="auto"/>
                    <w:bottom w:val="none" w:sz="0" w:space="0" w:color="auto"/>
                    <w:right w:val="none" w:sz="0" w:space="0" w:color="auto"/>
                  </w:divBdr>
                </w:div>
                <w:div w:id="1386836367">
                  <w:marLeft w:val="0"/>
                  <w:marRight w:val="0"/>
                  <w:marTop w:val="0"/>
                  <w:marBottom w:val="0"/>
                  <w:divBdr>
                    <w:top w:val="none" w:sz="0" w:space="0" w:color="auto"/>
                    <w:left w:val="none" w:sz="0" w:space="0" w:color="auto"/>
                    <w:bottom w:val="none" w:sz="0" w:space="0" w:color="auto"/>
                    <w:right w:val="none" w:sz="0" w:space="0" w:color="auto"/>
                  </w:divBdr>
                </w:div>
                <w:div w:id="1387291621">
                  <w:marLeft w:val="0"/>
                  <w:marRight w:val="0"/>
                  <w:marTop w:val="0"/>
                  <w:marBottom w:val="0"/>
                  <w:divBdr>
                    <w:top w:val="none" w:sz="0" w:space="0" w:color="auto"/>
                    <w:left w:val="none" w:sz="0" w:space="0" w:color="auto"/>
                    <w:bottom w:val="none" w:sz="0" w:space="0" w:color="auto"/>
                    <w:right w:val="none" w:sz="0" w:space="0" w:color="auto"/>
                  </w:divBdr>
                </w:div>
                <w:div w:id="1387727734">
                  <w:marLeft w:val="0"/>
                  <w:marRight w:val="0"/>
                  <w:marTop w:val="0"/>
                  <w:marBottom w:val="0"/>
                  <w:divBdr>
                    <w:top w:val="none" w:sz="0" w:space="0" w:color="auto"/>
                    <w:left w:val="none" w:sz="0" w:space="0" w:color="auto"/>
                    <w:bottom w:val="none" w:sz="0" w:space="0" w:color="auto"/>
                    <w:right w:val="none" w:sz="0" w:space="0" w:color="auto"/>
                  </w:divBdr>
                </w:div>
                <w:div w:id="1388918050">
                  <w:marLeft w:val="0"/>
                  <w:marRight w:val="0"/>
                  <w:marTop w:val="0"/>
                  <w:marBottom w:val="0"/>
                  <w:divBdr>
                    <w:top w:val="none" w:sz="0" w:space="0" w:color="auto"/>
                    <w:left w:val="none" w:sz="0" w:space="0" w:color="auto"/>
                    <w:bottom w:val="none" w:sz="0" w:space="0" w:color="auto"/>
                    <w:right w:val="none" w:sz="0" w:space="0" w:color="auto"/>
                  </w:divBdr>
                </w:div>
                <w:div w:id="1391735280">
                  <w:marLeft w:val="0"/>
                  <w:marRight w:val="0"/>
                  <w:marTop w:val="0"/>
                  <w:marBottom w:val="0"/>
                  <w:divBdr>
                    <w:top w:val="none" w:sz="0" w:space="0" w:color="auto"/>
                    <w:left w:val="none" w:sz="0" w:space="0" w:color="auto"/>
                    <w:bottom w:val="none" w:sz="0" w:space="0" w:color="auto"/>
                    <w:right w:val="none" w:sz="0" w:space="0" w:color="auto"/>
                  </w:divBdr>
                </w:div>
                <w:div w:id="1401444257">
                  <w:marLeft w:val="0"/>
                  <w:marRight w:val="0"/>
                  <w:marTop w:val="0"/>
                  <w:marBottom w:val="0"/>
                  <w:divBdr>
                    <w:top w:val="none" w:sz="0" w:space="0" w:color="auto"/>
                    <w:left w:val="none" w:sz="0" w:space="0" w:color="auto"/>
                    <w:bottom w:val="none" w:sz="0" w:space="0" w:color="auto"/>
                    <w:right w:val="none" w:sz="0" w:space="0" w:color="auto"/>
                  </w:divBdr>
                </w:div>
                <w:div w:id="1404765868">
                  <w:marLeft w:val="0"/>
                  <w:marRight w:val="0"/>
                  <w:marTop w:val="0"/>
                  <w:marBottom w:val="0"/>
                  <w:divBdr>
                    <w:top w:val="none" w:sz="0" w:space="0" w:color="auto"/>
                    <w:left w:val="none" w:sz="0" w:space="0" w:color="auto"/>
                    <w:bottom w:val="none" w:sz="0" w:space="0" w:color="auto"/>
                    <w:right w:val="none" w:sz="0" w:space="0" w:color="auto"/>
                  </w:divBdr>
                </w:div>
                <w:div w:id="1405570917">
                  <w:marLeft w:val="0"/>
                  <w:marRight w:val="0"/>
                  <w:marTop w:val="0"/>
                  <w:marBottom w:val="0"/>
                  <w:divBdr>
                    <w:top w:val="none" w:sz="0" w:space="0" w:color="auto"/>
                    <w:left w:val="none" w:sz="0" w:space="0" w:color="auto"/>
                    <w:bottom w:val="none" w:sz="0" w:space="0" w:color="auto"/>
                    <w:right w:val="none" w:sz="0" w:space="0" w:color="auto"/>
                  </w:divBdr>
                </w:div>
                <w:div w:id="1407341893">
                  <w:marLeft w:val="0"/>
                  <w:marRight w:val="0"/>
                  <w:marTop w:val="0"/>
                  <w:marBottom w:val="0"/>
                  <w:divBdr>
                    <w:top w:val="none" w:sz="0" w:space="0" w:color="auto"/>
                    <w:left w:val="none" w:sz="0" w:space="0" w:color="auto"/>
                    <w:bottom w:val="none" w:sz="0" w:space="0" w:color="auto"/>
                    <w:right w:val="none" w:sz="0" w:space="0" w:color="auto"/>
                  </w:divBdr>
                </w:div>
                <w:div w:id="1408452237">
                  <w:marLeft w:val="0"/>
                  <w:marRight w:val="0"/>
                  <w:marTop w:val="0"/>
                  <w:marBottom w:val="0"/>
                  <w:divBdr>
                    <w:top w:val="none" w:sz="0" w:space="0" w:color="auto"/>
                    <w:left w:val="none" w:sz="0" w:space="0" w:color="auto"/>
                    <w:bottom w:val="none" w:sz="0" w:space="0" w:color="auto"/>
                    <w:right w:val="none" w:sz="0" w:space="0" w:color="auto"/>
                  </w:divBdr>
                </w:div>
                <w:div w:id="1410617328">
                  <w:marLeft w:val="0"/>
                  <w:marRight w:val="0"/>
                  <w:marTop w:val="0"/>
                  <w:marBottom w:val="0"/>
                  <w:divBdr>
                    <w:top w:val="none" w:sz="0" w:space="0" w:color="auto"/>
                    <w:left w:val="none" w:sz="0" w:space="0" w:color="auto"/>
                    <w:bottom w:val="none" w:sz="0" w:space="0" w:color="auto"/>
                    <w:right w:val="none" w:sz="0" w:space="0" w:color="auto"/>
                  </w:divBdr>
                </w:div>
                <w:div w:id="1411196660">
                  <w:marLeft w:val="0"/>
                  <w:marRight w:val="0"/>
                  <w:marTop w:val="0"/>
                  <w:marBottom w:val="0"/>
                  <w:divBdr>
                    <w:top w:val="none" w:sz="0" w:space="0" w:color="auto"/>
                    <w:left w:val="none" w:sz="0" w:space="0" w:color="auto"/>
                    <w:bottom w:val="none" w:sz="0" w:space="0" w:color="auto"/>
                    <w:right w:val="none" w:sz="0" w:space="0" w:color="auto"/>
                  </w:divBdr>
                </w:div>
                <w:div w:id="1412503468">
                  <w:marLeft w:val="0"/>
                  <w:marRight w:val="0"/>
                  <w:marTop w:val="0"/>
                  <w:marBottom w:val="0"/>
                  <w:divBdr>
                    <w:top w:val="none" w:sz="0" w:space="0" w:color="auto"/>
                    <w:left w:val="none" w:sz="0" w:space="0" w:color="auto"/>
                    <w:bottom w:val="none" w:sz="0" w:space="0" w:color="auto"/>
                    <w:right w:val="none" w:sz="0" w:space="0" w:color="auto"/>
                  </w:divBdr>
                </w:div>
                <w:div w:id="1412699953">
                  <w:marLeft w:val="0"/>
                  <w:marRight w:val="0"/>
                  <w:marTop w:val="0"/>
                  <w:marBottom w:val="0"/>
                  <w:divBdr>
                    <w:top w:val="none" w:sz="0" w:space="0" w:color="auto"/>
                    <w:left w:val="none" w:sz="0" w:space="0" w:color="auto"/>
                    <w:bottom w:val="none" w:sz="0" w:space="0" w:color="auto"/>
                    <w:right w:val="none" w:sz="0" w:space="0" w:color="auto"/>
                  </w:divBdr>
                </w:div>
                <w:div w:id="1415516715">
                  <w:marLeft w:val="0"/>
                  <w:marRight w:val="0"/>
                  <w:marTop w:val="0"/>
                  <w:marBottom w:val="0"/>
                  <w:divBdr>
                    <w:top w:val="none" w:sz="0" w:space="0" w:color="auto"/>
                    <w:left w:val="none" w:sz="0" w:space="0" w:color="auto"/>
                    <w:bottom w:val="none" w:sz="0" w:space="0" w:color="auto"/>
                    <w:right w:val="none" w:sz="0" w:space="0" w:color="auto"/>
                  </w:divBdr>
                </w:div>
                <w:div w:id="1416627308">
                  <w:marLeft w:val="0"/>
                  <w:marRight w:val="0"/>
                  <w:marTop w:val="0"/>
                  <w:marBottom w:val="0"/>
                  <w:divBdr>
                    <w:top w:val="none" w:sz="0" w:space="0" w:color="auto"/>
                    <w:left w:val="none" w:sz="0" w:space="0" w:color="auto"/>
                    <w:bottom w:val="none" w:sz="0" w:space="0" w:color="auto"/>
                    <w:right w:val="none" w:sz="0" w:space="0" w:color="auto"/>
                  </w:divBdr>
                </w:div>
                <w:div w:id="1418097246">
                  <w:marLeft w:val="0"/>
                  <w:marRight w:val="0"/>
                  <w:marTop w:val="0"/>
                  <w:marBottom w:val="0"/>
                  <w:divBdr>
                    <w:top w:val="none" w:sz="0" w:space="0" w:color="auto"/>
                    <w:left w:val="none" w:sz="0" w:space="0" w:color="auto"/>
                    <w:bottom w:val="none" w:sz="0" w:space="0" w:color="auto"/>
                    <w:right w:val="none" w:sz="0" w:space="0" w:color="auto"/>
                  </w:divBdr>
                </w:div>
                <w:div w:id="1418743703">
                  <w:marLeft w:val="0"/>
                  <w:marRight w:val="0"/>
                  <w:marTop w:val="0"/>
                  <w:marBottom w:val="0"/>
                  <w:divBdr>
                    <w:top w:val="none" w:sz="0" w:space="0" w:color="auto"/>
                    <w:left w:val="none" w:sz="0" w:space="0" w:color="auto"/>
                    <w:bottom w:val="none" w:sz="0" w:space="0" w:color="auto"/>
                    <w:right w:val="none" w:sz="0" w:space="0" w:color="auto"/>
                  </w:divBdr>
                </w:div>
                <w:div w:id="1422291708">
                  <w:marLeft w:val="0"/>
                  <w:marRight w:val="0"/>
                  <w:marTop w:val="0"/>
                  <w:marBottom w:val="0"/>
                  <w:divBdr>
                    <w:top w:val="none" w:sz="0" w:space="0" w:color="auto"/>
                    <w:left w:val="none" w:sz="0" w:space="0" w:color="auto"/>
                    <w:bottom w:val="none" w:sz="0" w:space="0" w:color="auto"/>
                    <w:right w:val="none" w:sz="0" w:space="0" w:color="auto"/>
                  </w:divBdr>
                </w:div>
                <w:div w:id="1426262413">
                  <w:marLeft w:val="0"/>
                  <w:marRight w:val="0"/>
                  <w:marTop w:val="0"/>
                  <w:marBottom w:val="0"/>
                  <w:divBdr>
                    <w:top w:val="none" w:sz="0" w:space="0" w:color="auto"/>
                    <w:left w:val="none" w:sz="0" w:space="0" w:color="auto"/>
                    <w:bottom w:val="none" w:sz="0" w:space="0" w:color="auto"/>
                    <w:right w:val="none" w:sz="0" w:space="0" w:color="auto"/>
                  </w:divBdr>
                </w:div>
                <w:div w:id="1429621768">
                  <w:marLeft w:val="0"/>
                  <w:marRight w:val="0"/>
                  <w:marTop w:val="0"/>
                  <w:marBottom w:val="0"/>
                  <w:divBdr>
                    <w:top w:val="none" w:sz="0" w:space="0" w:color="auto"/>
                    <w:left w:val="none" w:sz="0" w:space="0" w:color="auto"/>
                    <w:bottom w:val="none" w:sz="0" w:space="0" w:color="auto"/>
                    <w:right w:val="none" w:sz="0" w:space="0" w:color="auto"/>
                  </w:divBdr>
                </w:div>
                <w:div w:id="1430080910">
                  <w:marLeft w:val="0"/>
                  <w:marRight w:val="0"/>
                  <w:marTop w:val="0"/>
                  <w:marBottom w:val="0"/>
                  <w:divBdr>
                    <w:top w:val="none" w:sz="0" w:space="0" w:color="auto"/>
                    <w:left w:val="none" w:sz="0" w:space="0" w:color="auto"/>
                    <w:bottom w:val="none" w:sz="0" w:space="0" w:color="auto"/>
                    <w:right w:val="none" w:sz="0" w:space="0" w:color="auto"/>
                  </w:divBdr>
                </w:div>
                <w:div w:id="1433161351">
                  <w:marLeft w:val="0"/>
                  <w:marRight w:val="0"/>
                  <w:marTop w:val="0"/>
                  <w:marBottom w:val="0"/>
                  <w:divBdr>
                    <w:top w:val="none" w:sz="0" w:space="0" w:color="auto"/>
                    <w:left w:val="none" w:sz="0" w:space="0" w:color="auto"/>
                    <w:bottom w:val="none" w:sz="0" w:space="0" w:color="auto"/>
                    <w:right w:val="none" w:sz="0" w:space="0" w:color="auto"/>
                  </w:divBdr>
                </w:div>
                <w:div w:id="1434398372">
                  <w:marLeft w:val="0"/>
                  <w:marRight w:val="0"/>
                  <w:marTop w:val="0"/>
                  <w:marBottom w:val="0"/>
                  <w:divBdr>
                    <w:top w:val="none" w:sz="0" w:space="0" w:color="auto"/>
                    <w:left w:val="none" w:sz="0" w:space="0" w:color="auto"/>
                    <w:bottom w:val="none" w:sz="0" w:space="0" w:color="auto"/>
                    <w:right w:val="none" w:sz="0" w:space="0" w:color="auto"/>
                  </w:divBdr>
                </w:div>
                <w:div w:id="1434742809">
                  <w:marLeft w:val="0"/>
                  <w:marRight w:val="0"/>
                  <w:marTop w:val="0"/>
                  <w:marBottom w:val="0"/>
                  <w:divBdr>
                    <w:top w:val="none" w:sz="0" w:space="0" w:color="auto"/>
                    <w:left w:val="none" w:sz="0" w:space="0" w:color="auto"/>
                    <w:bottom w:val="none" w:sz="0" w:space="0" w:color="auto"/>
                    <w:right w:val="none" w:sz="0" w:space="0" w:color="auto"/>
                  </w:divBdr>
                </w:div>
                <w:div w:id="1434935892">
                  <w:marLeft w:val="0"/>
                  <w:marRight w:val="0"/>
                  <w:marTop w:val="0"/>
                  <w:marBottom w:val="0"/>
                  <w:divBdr>
                    <w:top w:val="none" w:sz="0" w:space="0" w:color="auto"/>
                    <w:left w:val="none" w:sz="0" w:space="0" w:color="auto"/>
                    <w:bottom w:val="none" w:sz="0" w:space="0" w:color="auto"/>
                    <w:right w:val="none" w:sz="0" w:space="0" w:color="auto"/>
                  </w:divBdr>
                </w:div>
                <w:div w:id="1436558654">
                  <w:marLeft w:val="0"/>
                  <w:marRight w:val="0"/>
                  <w:marTop w:val="0"/>
                  <w:marBottom w:val="0"/>
                  <w:divBdr>
                    <w:top w:val="none" w:sz="0" w:space="0" w:color="auto"/>
                    <w:left w:val="none" w:sz="0" w:space="0" w:color="auto"/>
                    <w:bottom w:val="none" w:sz="0" w:space="0" w:color="auto"/>
                    <w:right w:val="none" w:sz="0" w:space="0" w:color="auto"/>
                  </w:divBdr>
                </w:div>
                <w:div w:id="1438332084">
                  <w:marLeft w:val="0"/>
                  <w:marRight w:val="0"/>
                  <w:marTop w:val="0"/>
                  <w:marBottom w:val="0"/>
                  <w:divBdr>
                    <w:top w:val="none" w:sz="0" w:space="0" w:color="auto"/>
                    <w:left w:val="none" w:sz="0" w:space="0" w:color="auto"/>
                    <w:bottom w:val="none" w:sz="0" w:space="0" w:color="auto"/>
                    <w:right w:val="none" w:sz="0" w:space="0" w:color="auto"/>
                  </w:divBdr>
                </w:div>
                <w:div w:id="1439252335">
                  <w:marLeft w:val="0"/>
                  <w:marRight w:val="0"/>
                  <w:marTop w:val="0"/>
                  <w:marBottom w:val="0"/>
                  <w:divBdr>
                    <w:top w:val="none" w:sz="0" w:space="0" w:color="auto"/>
                    <w:left w:val="none" w:sz="0" w:space="0" w:color="auto"/>
                    <w:bottom w:val="none" w:sz="0" w:space="0" w:color="auto"/>
                    <w:right w:val="none" w:sz="0" w:space="0" w:color="auto"/>
                  </w:divBdr>
                </w:div>
                <w:div w:id="1439526109">
                  <w:marLeft w:val="0"/>
                  <w:marRight w:val="0"/>
                  <w:marTop w:val="0"/>
                  <w:marBottom w:val="0"/>
                  <w:divBdr>
                    <w:top w:val="none" w:sz="0" w:space="0" w:color="auto"/>
                    <w:left w:val="none" w:sz="0" w:space="0" w:color="auto"/>
                    <w:bottom w:val="none" w:sz="0" w:space="0" w:color="auto"/>
                    <w:right w:val="none" w:sz="0" w:space="0" w:color="auto"/>
                  </w:divBdr>
                </w:div>
                <w:div w:id="1441561494">
                  <w:marLeft w:val="0"/>
                  <w:marRight w:val="0"/>
                  <w:marTop w:val="0"/>
                  <w:marBottom w:val="0"/>
                  <w:divBdr>
                    <w:top w:val="none" w:sz="0" w:space="0" w:color="auto"/>
                    <w:left w:val="none" w:sz="0" w:space="0" w:color="auto"/>
                    <w:bottom w:val="none" w:sz="0" w:space="0" w:color="auto"/>
                    <w:right w:val="none" w:sz="0" w:space="0" w:color="auto"/>
                  </w:divBdr>
                </w:div>
                <w:div w:id="1441997398">
                  <w:marLeft w:val="0"/>
                  <w:marRight w:val="0"/>
                  <w:marTop w:val="0"/>
                  <w:marBottom w:val="0"/>
                  <w:divBdr>
                    <w:top w:val="none" w:sz="0" w:space="0" w:color="auto"/>
                    <w:left w:val="none" w:sz="0" w:space="0" w:color="auto"/>
                    <w:bottom w:val="none" w:sz="0" w:space="0" w:color="auto"/>
                    <w:right w:val="none" w:sz="0" w:space="0" w:color="auto"/>
                  </w:divBdr>
                </w:div>
                <w:div w:id="1443643791">
                  <w:marLeft w:val="0"/>
                  <w:marRight w:val="0"/>
                  <w:marTop w:val="0"/>
                  <w:marBottom w:val="0"/>
                  <w:divBdr>
                    <w:top w:val="none" w:sz="0" w:space="0" w:color="auto"/>
                    <w:left w:val="none" w:sz="0" w:space="0" w:color="auto"/>
                    <w:bottom w:val="none" w:sz="0" w:space="0" w:color="auto"/>
                    <w:right w:val="none" w:sz="0" w:space="0" w:color="auto"/>
                  </w:divBdr>
                </w:div>
                <w:div w:id="1444812699">
                  <w:marLeft w:val="0"/>
                  <w:marRight w:val="0"/>
                  <w:marTop w:val="0"/>
                  <w:marBottom w:val="0"/>
                  <w:divBdr>
                    <w:top w:val="none" w:sz="0" w:space="0" w:color="auto"/>
                    <w:left w:val="none" w:sz="0" w:space="0" w:color="auto"/>
                    <w:bottom w:val="none" w:sz="0" w:space="0" w:color="auto"/>
                    <w:right w:val="none" w:sz="0" w:space="0" w:color="auto"/>
                  </w:divBdr>
                </w:div>
                <w:div w:id="1447961522">
                  <w:marLeft w:val="0"/>
                  <w:marRight w:val="0"/>
                  <w:marTop w:val="0"/>
                  <w:marBottom w:val="0"/>
                  <w:divBdr>
                    <w:top w:val="none" w:sz="0" w:space="0" w:color="auto"/>
                    <w:left w:val="none" w:sz="0" w:space="0" w:color="auto"/>
                    <w:bottom w:val="none" w:sz="0" w:space="0" w:color="auto"/>
                    <w:right w:val="none" w:sz="0" w:space="0" w:color="auto"/>
                  </w:divBdr>
                </w:div>
                <w:div w:id="1449550281">
                  <w:marLeft w:val="0"/>
                  <w:marRight w:val="0"/>
                  <w:marTop w:val="0"/>
                  <w:marBottom w:val="0"/>
                  <w:divBdr>
                    <w:top w:val="none" w:sz="0" w:space="0" w:color="auto"/>
                    <w:left w:val="none" w:sz="0" w:space="0" w:color="auto"/>
                    <w:bottom w:val="none" w:sz="0" w:space="0" w:color="auto"/>
                    <w:right w:val="none" w:sz="0" w:space="0" w:color="auto"/>
                  </w:divBdr>
                </w:div>
                <w:div w:id="1452213109">
                  <w:marLeft w:val="0"/>
                  <w:marRight w:val="0"/>
                  <w:marTop w:val="0"/>
                  <w:marBottom w:val="0"/>
                  <w:divBdr>
                    <w:top w:val="none" w:sz="0" w:space="0" w:color="auto"/>
                    <w:left w:val="none" w:sz="0" w:space="0" w:color="auto"/>
                    <w:bottom w:val="none" w:sz="0" w:space="0" w:color="auto"/>
                    <w:right w:val="none" w:sz="0" w:space="0" w:color="auto"/>
                  </w:divBdr>
                </w:div>
                <w:div w:id="1453207557">
                  <w:marLeft w:val="0"/>
                  <w:marRight w:val="0"/>
                  <w:marTop w:val="0"/>
                  <w:marBottom w:val="0"/>
                  <w:divBdr>
                    <w:top w:val="none" w:sz="0" w:space="0" w:color="auto"/>
                    <w:left w:val="none" w:sz="0" w:space="0" w:color="auto"/>
                    <w:bottom w:val="none" w:sz="0" w:space="0" w:color="auto"/>
                    <w:right w:val="none" w:sz="0" w:space="0" w:color="auto"/>
                  </w:divBdr>
                </w:div>
                <w:div w:id="1454397979">
                  <w:marLeft w:val="0"/>
                  <w:marRight w:val="0"/>
                  <w:marTop w:val="0"/>
                  <w:marBottom w:val="0"/>
                  <w:divBdr>
                    <w:top w:val="none" w:sz="0" w:space="0" w:color="auto"/>
                    <w:left w:val="none" w:sz="0" w:space="0" w:color="auto"/>
                    <w:bottom w:val="none" w:sz="0" w:space="0" w:color="auto"/>
                    <w:right w:val="none" w:sz="0" w:space="0" w:color="auto"/>
                  </w:divBdr>
                </w:div>
                <w:div w:id="1455708282">
                  <w:marLeft w:val="0"/>
                  <w:marRight w:val="0"/>
                  <w:marTop w:val="0"/>
                  <w:marBottom w:val="0"/>
                  <w:divBdr>
                    <w:top w:val="none" w:sz="0" w:space="0" w:color="auto"/>
                    <w:left w:val="none" w:sz="0" w:space="0" w:color="auto"/>
                    <w:bottom w:val="none" w:sz="0" w:space="0" w:color="auto"/>
                    <w:right w:val="none" w:sz="0" w:space="0" w:color="auto"/>
                  </w:divBdr>
                </w:div>
                <w:div w:id="1457067362">
                  <w:marLeft w:val="0"/>
                  <w:marRight w:val="0"/>
                  <w:marTop w:val="0"/>
                  <w:marBottom w:val="0"/>
                  <w:divBdr>
                    <w:top w:val="none" w:sz="0" w:space="0" w:color="auto"/>
                    <w:left w:val="none" w:sz="0" w:space="0" w:color="auto"/>
                    <w:bottom w:val="none" w:sz="0" w:space="0" w:color="auto"/>
                    <w:right w:val="none" w:sz="0" w:space="0" w:color="auto"/>
                  </w:divBdr>
                </w:div>
                <w:div w:id="1458723652">
                  <w:marLeft w:val="0"/>
                  <w:marRight w:val="0"/>
                  <w:marTop w:val="0"/>
                  <w:marBottom w:val="0"/>
                  <w:divBdr>
                    <w:top w:val="none" w:sz="0" w:space="0" w:color="auto"/>
                    <w:left w:val="none" w:sz="0" w:space="0" w:color="auto"/>
                    <w:bottom w:val="none" w:sz="0" w:space="0" w:color="auto"/>
                    <w:right w:val="none" w:sz="0" w:space="0" w:color="auto"/>
                  </w:divBdr>
                </w:div>
                <w:div w:id="1460031524">
                  <w:marLeft w:val="0"/>
                  <w:marRight w:val="0"/>
                  <w:marTop w:val="0"/>
                  <w:marBottom w:val="0"/>
                  <w:divBdr>
                    <w:top w:val="none" w:sz="0" w:space="0" w:color="auto"/>
                    <w:left w:val="none" w:sz="0" w:space="0" w:color="auto"/>
                    <w:bottom w:val="none" w:sz="0" w:space="0" w:color="auto"/>
                    <w:right w:val="none" w:sz="0" w:space="0" w:color="auto"/>
                  </w:divBdr>
                </w:div>
                <w:div w:id="1465584037">
                  <w:marLeft w:val="0"/>
                  <w:marRight w:val="0"/>
                  <w:marTop w:val="0"/>
                  <w:marBottom w:val="0"/>
                  <w:divBdr>
                    <w:top w:val="none" w:sz="0" w:space="0" w:color="auto"/>
                    <w:left w:val="none" w:sz="0" w:space="0" w:color="auto"/>
                    <w:bottom w:val="none" w:sz="0" w:space="0" w:color="auto"/>
                    <w:right w:val="none" w:sz="0" w:space="0" w:color="auto"/>
                  </w:divBdr>
                </w:div>
                <w:div w:id="1466893581">
                  <w:marLeft w:val="0"/>
                  <w:marRight w:val="0"/>
                  <w:marTop w:val="0"/>
                  <w:marBottom w:val="0"/>
                  <w:divBdr>
                    <w:top w:val="none" w:sz="0" w:space="0" w:color="auto"/>
                    <w:left w:val="none" w:sz="0" w:space="0" w:color="auto"/>
                    <w:bottom w:val="none" w:sz="0" w:space="0" w:color="auto"/>
                    <w:right w:val="none" w:sz="0" w:space="0" w:color="auto"/>
                  </w:divBdr>
                </w:div>
                <w:div w:id="1471632379">
                  <w:marLeft w:val="0"/>
                  <w:marRight w:val="0"/>
                  <w:marTop w:val="0"/>
                  <w:marBottom w:val="0"/>
                  <w:divBdr>
                    <w:top w:val="none" w:sz="0" w:space="0" w:color="auto"/>
                    <w:left w:val="none" w:sz="0" w:space="0" w:color="auto"/>
                    <w:bottom w:val="none" w:sz="0" w:space="0" w:color="auto"/>
                    <w:right w:val="none" w:sz="0" w:space="0" w:color="auto"/>
                  </w:divBdr>
                </w:div>
                <w:div w:id="1471903525">
                  <w:marLeft w:val="0"/>
                  <w:marRight w:val="0"/>
                  <w:marTop w:val="0"/>
                  <w:marBottom w:val="0"/>
                  <w:divBdr>
                    <w:top w:val="none" w:sz="0" w:space="0" w:color="auto"/>
                    <w:left w:val="none" w:sz="0" w:space="0" w:color="auto"/>
                    <w:bottom w:val="none" w:sz="0" w:space="0" w:color="auto"/>
                    <w:right w:val="none" w:sz="0" w:space="0" w:color="auto"/>
                  </w:divBdr>
                </w:div>
                <w:div w:id="1473062795">
                  <w:marLeft w:val="0"/>
                  <w:marRight w:val="0"/>
                  <w:marTop w:val="0"/>
                  <w:marBottom w:val="0"/>
                  <w:divBdr>
                    <w:top w:val="none" w:sz="0" w:space="0" w:color="auto"/>
                    <w:left w:val="none" w:sz="0" w:space="0" w:color="auto"/>
                    <w:bottom w:val="none" w:sz="0" w:space="0" w:color="auto"/>
                    <w:right w:val="none" w:sz="0" w:space="0" w:color="auto"/>
                  </w:divBdr>
                </w:div>
                <w:div w:id="1474129910">
                  <w:marLeft w:val="0"/>
                  <w:marRight w:val="0"/>
                  <w:marTop w:val="0"/>
                  <w:marBottom w:val="0"/>
                  <w:divBdr>
                    <w:top w:val="none" w:sz="0" w:space="0" w:color="auto"/>
                    <w:left w:val="none" w:sz="0" w:space="0" w:color="auto"/>
                    <w:bottom w:val="none" w:sz="0" w:space="0" w:color="auto"/>
                    <w:right w:val="none" w:sz="0" w:space="0" w:color="auto"/>
                  </w:divBdr>
                </w:div>
                <w:div w:id="1475441159">
                  <w:marLeft w:val="0"/>
                  <w:marRight w:val="0"/>
                  <w:marTop w:val="0"/>
                  <w:marBottom w:val="0"/>
                  <w:divBdr>
                    <w:top w:val="none" w:sz="0" w:space="0" w:color="auto"/>
                    <w:left w:val="none" w:sz="0" w:space="0" w:color="auto"/>
                    <w:bottom w:val="none" w:sz="0" w:space="0" w:color="auto"/>
                    <w:right w:val="none" w:sz="0" w:space="0" w:color="auto"/>
                  </w:divBdr>
                </w:div>
                <w:div w:id="1476097583">
                  <w:marLeft w:val="0"/>
                  <w:marRight w:val="0"/>
                  <w:marTop w:val="0"/>
                  <w:marBottom w:val="0"/>
                  <w:divBdr>
                    <w:top w:val="none" w:sz="0" w:space="0" w:color="auto"/>
                    <w:left w:val="none" w:sz="0" w:space="0" w:color="auto"/>
                    <w:bottom w:val="none" w:sz="0" w:space="0" w:color="auto"/>
                    <w:right w:val="none" w:sz="0" w:space="0" w:color="auto"/>
                  </w:divBdr>
                </w:div>
                <w:div w:id="1478109154">
                  <w:marLeft w:val="0"/>
                  <w:marRight w:val="0"/>
                  <w:marTop w:val="0"/>
                  <w:marBottom w:val="0"/>
                  <w:divBdr>
                    <w:top w:val="none" w:sz="0" w:space="0" w:color="auto"/>
                    <w:left w:val="none" w:sz="0" w:space="0" w:color="auto"/>
                    <w:bottom w:val="none" w:sz="0" w:space="0" w:color="auto"/>
                    <w:right w:val="none" w:sz="0" w:space="0" w:color="auto"/>
                  </w:divBdr>
                </w:div>
                <w:div w:id="1484934828">
                  <w:marLeft w:val="0"/>
                  <w:marRight w:val="0"/>
                  <w:marTop w:val="0"/>
                  <w:marBottom w:val="0"/>
                  <w:divBdr>
                    <w:top w:val="none" w:sz="0" w:space="0" w:color="auto"/>
                    <w:left w:val="none" w:sz="0" w:space="0" w:color="auto"/>
                    <w:bottom w:val="none" w:sz="0" w:space="0" w:color="auto"/>
                    <w:right w:val="none" w:sz="0" w:space="0" w:color="auto"/>
                  </w:divBdr>
                </w:div>
                <w:div w:id="1487748110">
                  <w:marLeft w:val="0"/>
                  <w:marRight w:val="0"/>
                  <w:marTop w:val="0"/>
                  <w:marBottom w:val="0"/>
                  <w:divBdr>
                    <w:top w:val="none" w:sz="0" w:space="0" w:color="auto"/>
                    <w:left w:val="none" w:sz="0" w:space="0" w:color="auto"/>
                    <w:bottom w:val="none" w:sz="0" w:space="0" w:color="auto"/>
                    <w:right w:val="none" w:sz="0" w:space="0" w:color="auto"/>
                  </w:divBdr>
                </w:div>
                <w:div w:id="1491405555">
                  <w:marLeft w:val="0"/>
                  <w:marRight w:val="0"/>
                  <w:marTop w:val="0"/>
                  <w:marBottom w:val="0"/>
                  <w:divBdr>
                    <w:top w:val="none" w:sz="0" w:space="0" w:color="auto"/>
                    <w:left w:val="none" w:sz="0" w:space="0" w:color="auto"/>
                    <w:bottom w:val="none" w:sz="0" w:space="0" w:color="auto"/>
                    <w:right w:val="none" w:sz="0" w:space="0" w:color="auto"/>
                  </w:divBdr>
                </w:div>
                <w:div w:id="1493373402">
                  <w:marLeft w:val="0"/>
                  <w:marRight w:val="0"/>
                  <w:marTop w:val="0"/>
                  <w:marBottom w:val="0"/>
                  <w:divBdr>
                    <w:top w:val="none" w:sz="0" w:space="0" w:color="auto"/>
                    <w:left w:val="none" w:sz="0" w:space="0" w:color="auto"/>
                    <w:bottom w:val="none" w:sz="0" w:space="0" w:color="auto"/>
                    <w:right w:val="none" w:sz="0" w:space="0" w:color="auto"/>
                  </w:divBdr>
                </w:div>
                <w:div w:id="1494492198">
                  <w:marLeft w:val="0"/>
                  <w:marRight w:val="0"/>
                  <w:marTop w:val="0"/>
                  <w:marBottom w:val="0"/>
                  <w:divBdr>
                    <w:top w:val="none" w:sz="0" w:space="0" w:color="auto"/>
                    <w:left w:val="none" w:sz="0" w:space="0" w:color="auto"/>
                    <w:bottom w:val="none" w:sz="0" w:space="0" w:color="auto"/>
                    <w:right w:val="none" w:sz="0" w:space="0" w:color="auto"/>
                  </w:divBdr>
                </w:div>
                <w:div w:id="1494832592">
                  <w:marLeft w:val="0"/>
                  <w:marRight w:val="0"/>
                  <w:marTop w:val="0"/>
                  <w:marBottom w:val="0"/>
                  <w:divBdr>
                    <w:top w:val="none" w:sz="0" w:space="0" w:color="auto"/>
                    <w:left w:val="none" w:sz="0" w:space="0" w:color="auto"/>
                    <w:bottom w:val="none" w:sz="0" w:space="0" w:color="auto"/>
                    <w:right w:val="none" w:sz="0" w:space="0" w:color="auto"/>
                  </w:divBdr>
                </w:div>
                <w:div w:id="1494876751">
                  <w:marLeft w:val="0"/>
                  <w:marRight w:val="0"/>
                  <w:marTop w:val="0"/>
                  <w:marBottom w:val="0"/>
                  <w:divBdr>
                    <w:top w:val="none" w:sz="0" w:space="0" w:color="auto"/>
                    <w:left w:val="none" w:sz="0" w:space="0" w:color="auto"/>
                    <w:bottom w:val="none" w:sz="0" w:space="0" w:color="auto"/>
                    <w:right w:val="none" w:sz="0" w:space="0" w:color="auto"/>
                  </w:divBdr>
                </w:div>
                <w:div w:id="1497916584">
                  <w:marLeft w:val="0"/>
                  <w:marRight w:val="0"/>
                  <w:marTop w:val="0"/>
                  <w:marBottom w:val="0"/>
                  <w:divBdr>
                    <w:top w:val="none" w:sz="0" w:space="0" w:color="auto"/>
                    <w:left w:val="none" w:sz="0" w:space="0" w:color="auto"/>
                    <w:bottom w:val="none" w:sz="0" w:space="0" w:color="auto"/>
                    <w:right w:val="none" w:sz="0" w:space="0" w:color="auto"/>
                  </w:divBdr>
                </w:div>
                <w:div w:id="1501965473">
                  <w:marLeft w:val="0"/>
                  <w:marRight w:val="0"/>
                  <w:marTop w:val="0"/>
                  <w:marBottom w:val="0"/>
                  <w:divBdr>
                    <w:top w:val="none" w:sz="0" w:space="0" w:color="auto"/>
                    <w:left w:val="none" w:sz="0" w:space="0" w:color="auto"/>
                    <w:bottom w:val="none" w:sz="0" w:space="0" w:color="auto"/>
                    <w:right w:val="none" w:sz="0" w:space="0" w:color="auto"/>
                  </w:divBdr>
                </w:div>
                <w:div w:id="1503466861">
                  <w:marLeft w:val="0"/>
                  <w:marRight w:val="0"/>
                  <w:marTop w:val="0"/>
                  <w:marBottom w:val="0"/>
                  <w:divBdr>
                    <w:top w:val="none" w:sz="0" w:space="0" w:color="auto"/>
                    <w:left w:val="none" w:sz="0" w:space="0" w:color="auto"/>
                    <w:bottom w:val="none" w:sz="0" w:space="0" w:color="auto"/>
                    <w:right w:val="none" w:sz="0" w:space="0" w:color="auto"/>
                  </w:divBdr>
                </w:div>
                <w:div w:id="1503936532">
                  <w:marLeft w:val="0"/>
                  <w:marRight w:val="0"/>
                  <w:marTop w:val="0"/>
                  <w:marBottom w:val="0"/>
                  <w:divBdr>
                    <w:top w:val="none" w:sz="0" w:space="0" w:color="auto"/>
                    <w:left w:val="none" w:sz="0" w:space="0" w:color="auto"/>
                    <w:bottom w:val="none" w:sz="0" w:space="0" w:color="auto"/>
                    <w:right w:val="none" w:sz="0" w:space="0" w:color="auto"/>
                  </w:divBdr>
                </w:div>
                <w:div w:id="1506440041">
                  <w:marLeft w:val="0"/>
                  <w:marRight w:val="0"/>
                  <w:marTop w:val="0"/>
                  <w:marBottom w:val="0"/>
                  <w:divBdr>
                    <w:top w:val="none" w:sz="0" w:space="0" w:color="auto"/>
                    <w:left w:val="none" w:sz="0" w:space="0" w:color="auto"/>
                    <w:bottom w:val="none" w:sz="0" w:space="0" w:color="auto"/>
                    <w:right w:val="none" w:sz="0" w:space="0" w:color="auto"/>
                  </w:divBdr>
                </w:div>
                <w:div w:id="1506900811">
                  <w:marLeft w:val="0"/>
                  <w:marRight w:val="0"/>
                  <w:marTop w:val="0"/>
                  <w:marBottom w:val="0"/>
                  <w:divBdr>
                    <w:top w:val="none" w:sz="0" w:space="0" w:color="auto"/>
                    <w:left w:val="none" w:sz="0" w:space="0" w:color="auto"/>
                    <w:bottom w:val="none" w:sz="0" w:space="0" w:color="auto"/>
                    <w:right w:val="none" w:sz="0" w:space="0" w:color="auto"/>
                  </w:divBdr>
                </w:div>
                <w:div w:id="1507280492">
                  <w:marLeft w:val="0"/>
                  <w:marRight w:val="0"/>
                  <w:marTop w:val="0"/>
                  <w:marBottom w:val="0"/>
                  <w:divBdr>
                    <w:top w:val="none" w:sz="0" w:space="0" w:color="auto"/>
                    <w:left w:val="none" w:sz="0" w:space="0" w:color="auto"/>
                    <w:bottom w:val="none" w:sz="0" w:space="0" w:color="auto"/>
                    <w:right w:val="none" w:sz="0" w:space="0" w:color="auto"/>
                  </w:divBdr>
                </w:div>
                <w:div w:id="1507479732">
                  <w:marLeft w:val="0"/>
                  <w:marRight w:val="0"/>
                  <w:marTop w:val="0"/>
                  <w:marBottom w:val="0"/>
                  <w:divBdr>
                    <w:top w:val="none" w:sz="0" w:space="0" w:color="auto"/>
                    <w:left w:val="none" w:sz="0" w:space="0" w:color="auto"/>
                    <w:bottom w:val="none" w:sz="0" w:space="0" w:color="auto"/>
                    <w:right w:val="none" w:sz="0" w:space="0" w:color="auto"/>
                  </w:divBdr>
                </w:div>
                <w:div w:id="1509321814">
                  <w:marLeft w:val="0"/>
                  <w:marRight w:val="0"/>
                  <w:marTop w:val="0"/>
                  <w:marBottom w:val="0"/>
                  <w:divBdr>
                    <w:top w:val="none" w:sz="0" w:space="0" w:color="auto"/>
                    <w:left w:val="none" w:sz="0" w:space="0" w:color="auto"/>
                    <w:bottom w:val="none" w:sz="0" w:space="0" w:color="auto"/>
                    <w:right w:val="none" w:sz="0" w:space="0" w:color="auto"/>
                  </w:divBdr>
                </w:div>
                <w:div w:id="1511948149">
                  <w:marLeft w:val="0"/>
                  <w:marRight w:val="0"/>
                  <w:marTop w:val="0"/>
                  <w:marBottom w:val="0"/>
                  <w:divBdr>
                    <w:top w:val="none" w:sz="0" w:space="0" w:color="auto"/>
                    <w:left w:val="none" w:sz="0" w:space="0" w:color="auto"/>
                    <w:bottom w:val="none" w:sz="0" w:space="0" w:color="auto"/>
                    <w:right w:val="none" w:sz="0" w:space="0" w:color="auto"/>
                  </w:divBdr>
                </w:div>
                <w:div w:id="1514803921">
                  <w:marLeft w:val="0"/>
                  <w:marRight w:val="0"/>
                  <w:marTop w:val="0"/>
                  <w:marBottom w:val="0"/>
                  <w:divBdr>
                    <w:top w:val="none" w:sz="0" w:space="0" w:color="auto"/>
                    <w:left w:val="none" w:sz="0" w:space="0" w:color="auto"/>
                    <w:bottom w:val="none" w:sz="0" w:space="0" w:color="auto"/>
                    <w:right w:val="none" w:sz="0" w:space="0" w:color="auto"/>
                  </w:divBdr>
                </w:div>
                <w:div w:id="1515343164">
                  <w:marLeft w:val="0"/>
                  <w:marRight w:val="0"/>
                  <w:marTop w:val="0"/>
                  <w:marBottom w:val="0"/>
                  <w:divBdr>
                    <w:top w:val="none" w:sz="0" w:space="0" w:color="auto"/>
                    <w:left w:val="none" w:sz="0" w:space="0" w:color="auto"/>
                    <w:bottom w:val="none" w:sz="0" w:space="0" w:color="auto"/>
                    <w:right w:val="none" w:sz="0" w:space="0" w:color="auto"/>
                  </w:divBdr>
                </w:div>
                <w:div w:id="1517227952">
                  <w:marLeft w:val="0"/>
                  <w:marRight w:val="0"/>
                  <w:marTop w:val="0"/>
                  <w:marBottom w:val="0"/>
                  <w:divBdr>
                    <w:top w:val="none" w:sz="0" w:space="0" w:color="auto"/>
                    <w:left w:val="none" w:sz="0" w:space="0" w:color="auto"/>
                    <w:bottom w:val="none" w:sz="0" w:space="0" w:color="auto"/>
                    <w:right w:val="none" w:sz="0" w:space="0" w:color="auto"/>
                  </w:divBdr>
                </w:div>
                <w:div w:id="1521116186">
                  <w:marLeft w:val="0"/>
                  <w:marRight w:val="0"/>
                  <w:marTop w:val="0"/>
                  <w:marBottom w:val="0"/>
                  <w:divBdr>
                    <w:top w:val="none" w:sz="0" w:space="0" w:color="auto"/>
                    <w:left w:val="none" w:sz="0" w:space="0" w:color="auto"/>
                    <w:bottom w:val="none" w:sz="0" w:space="0" w:color="auto"/>
                    <w:right w:val="none" w:sz="0" w:space="0" w:color="auto"/>
                  </w:divBdr>
                </w:div>
                <w:div w:id="1525745717">
                  <w:marLeft w:val="0"/>
                  <w:marRight w:val="0"/>
                  <w:marTop w:val="0"/>
                  <w:marBottom w:val="0"/>
                  <w:divBdr>
                    <w:top w:val="none" w:sz="0" w:space="0" w:color="auto"/>
                    <w:left w:val="none" w:sz="0" w:space="0" w:color="auto"/>
                    <w:bottom w:val="none" w:sz="0" w:space="0" w:color="auto"/>
                    <w:right w:val="none" w:sz="0" w:space="0" w:color="auto"/>
                  </w:divBdr>
                </w:div>
                <w:div w:id="1527864130">
                  <w:marLeft w:val="0"/>
                  <w:marRight w:val="0"/>
                  <w:marTop w:val="0"/>
                  <w:marBottom w:val="0"/>
                  <w:divBdr>
                    <w:top w:val="none" w:sz="0" w:space="0" w:color="auto"/>
                    <w:left w:val="none" w:sz="0" w:space="0" w:color="auto"/>
                    <w:bottom w:val="none" w:sz="0" w:space="0" w:color="auto"/>
                    <w:right w:val="none" w:sz="0" w:space="0" w:color="auto"/>
                  </w:divBdr>
                </w:div>
                <w:div w:id="1530341290">
                  <w:marLeft w:val="0"/>
                  <w:marRight w:val="0"/>
                  <w:marTop w:val="0"/>
                  <w:marBottom w:val="0"/>
                  <w:divBdr>
                    <w:top w:val="none" w:sz="0" w:space="0" w:color="auto"/>
                    <w:left w:val="none" w:sz="0" w:space="0" w:color="auto"/>
                    <w:bottom w:val="none" w:sz="0" w:space="0" w:color="auto"/>
                    <w:right w:val="none" w:sz="0" w:space="0" w:color="auto"/>
                  </w:divBdr>
                </w:div>
                <w:div w:id="1531382738">
                  <w:marLeft w:val="0"/>
                  <w:marRight w:val="0"/>
                  <w:marTop w:val="0"/>
                  <w:marBottom w:val="0"/>
                  <w:divBdr>
                    <w:top w:val="none" w:sz="0" w:space="0" w:color="auto"/>
                    <w:left w:val="none" w:sz="0" w:space="0" w:color="auto"/>
                    <w:bottom w:val="none" w:sz="0" w:space="0" w:color="auto"/>
                    <w:right w:val="none" w:sz="0" w:space="0" w:color="auto"/>
                  </w:divBdr>
                </w:div>
                <w:div w:id="1531603109">
                  <w:marLeft w:val="0"/>
                  <w:marRight w:val="0"/>
                  <w:marTop w:val="0"/>
                  <w:marBottom w:val="0"/>
                  <w:divBdr>
                    <w:top w:val="none" w:sz="0" w:space="0" w:color="auto"/>
                    <w:left w:val="none" w:sz="0" w:space="0" w:color="auto"/>
                    <w:bottom w:val="none" w:sz="0" w:space="0" w:color="auto"/>
                    <w:right w:val="none" w:sz="0" w:space="0" w:color="auto"/>
                  </w:divBdr>
                </w:div>
                <w:div w:id="1532181573">
                  <w:marLeft w:val="0"/>
                  <w:marRight w:val="0"/>
                  <w:marTop w:val="0"/>
                  <w:marBottom w:val="0"/>
                  <w:divBdr>
                    <w:top w:val="none" w:sz="0" w:space="0" w:color="auto"/>
                    <w:left w:val="none" w:sz="0" w:space="0" w:color="auto"/>
                    <w:bottom w:val="none" w:sz="0" w:space="0" w:color="auto"/>
                    <w:right w:val="none" w:sz="0" w:space="0" w:color="auto"/>
                  </w:divBdr>
                </w:div>
                <w:div w:id="1532914840">
                  <w:marLeft w:val="0"/>
                  <w:marRight w:val="0"/>
                  <w:marTop w:val="0"/>
                  <w:marBottom w:val="0"/>
                  <w:divBdr>
                    <w:top w:val="none" w:sz="0" w:space="0" w:color="auto"/>
                    <w:left w:val="none" w:sz="0" w:space="0" w:color="auto"/>
                    <w:bottom w:val="none" w:sz="0" w:space="0" w:color="auto"/>
                    <w:right w:val="none" w:sz="0" w:space="0" w:color="auto"/>
                  </w:divBdr>
                </w:div>
                <w:div w:id="1535120420">
                  <w:marLeft w:val="0"/>
                  <w:marRight w:val="0"/>
                  <w:marTop w:val="0"/>
                  <w:marBottom w:val="0"/>
                  <w:divBdr>
                    <w:top w:val="none" w:sz="0" w:space="0" w:color="auto"/>
                    <w:left w:val="none" w:sz="0" w:space="0" w:color="auto"/>
                    <w:bottom w:val="none" w:sz="0" w:space="0" w:color="auto"/>
                    <w:right w:val="none" w:sz="0" w:space="0" w:color="auto"/>
                  </w:divBdr>
                </w:div>
                <w:div w:id="1538156925">
                  <w:marLeft w:val="0"/>
                  <w:marRight w:val="0"/>
                  <w:marTop w:val="0"/>
                  <w:marBottom w:val="0"/>
                  <w:divBdr>
                    <w:top w:val="none" w:sz="0" w:space="0" w:color="auto"/>
                    <w:left w:val="none" w:sz="0" w:space="0" w:color="auto"/>
                    <w:bottom w:val="none" w:sz="0" w:space="0" w:color="auto"/>
                    <w:right w:val="none" w:sz="0" w:space="0" w:color="auto"/>
                  </w:divBdr>
                </w:div>
                <w:div w:id="1538859988">
                  <w:marLeft w:val="0"/>
                  <w:marRight w:val="0"/>
                  <w:marTop w:val="0"/>
                  <w:marBottom w:val="0"/>
                  <w:divBdr>
                    <w:top w:val="none" w:sz="0" w:space="0" w:color="auto"/>
                    <w:left w:val="none" w:sz="0" w:space="0" w:color="auto"/>
                    <w:bottom w:val="none" w:sz="0" w:space="0" w:color="auto"/>
                    <w:right w:val="none" w:sz="0" w:space="0" w:color="auto"/>
                  </w:divBdr>
                </w:div>
                <w:div w:id="1541014483">
                  <w:marLeft w:val="0"/>
                  <w:marRight w:val="0"/>
                  <w:marTop w:val="0"/>
                  <w:marBottom w:val="0"/>
                  <w:divBdr>
                    <w:top w:val="none" w:sz="0" w:space="0" w:color="auto"/>
                    <w:left w:val="none" w:sz="0" w:space="0" w:color="auto"/>
                    <w:bottom w:val="none" w:sz="0" w:space="0" w:color="auto"/>
                    <w:right w:val="none" w:sz="0" w:space="0" w:color="auto"/>
                  </w:divBdr>
                </w:div>
                <w:div w:id="1541866894">
                  <w:marLeft w:val="0"/>
                  <w:marRight w:val="0"/>
                  <w:marTop w:val="0"/>
                  <w:marBottom w:val="0"/>
                  <w:divBdr>
                    <w:top w:val="none" w:sz="0" w:space="0" w:color="auto"/>
                    <w:left w:val="none" w:sz="0" w:space="0" w:color="auto"/>
                    <w:bottom w:val="none" w:sz="0" w:space="0" w:color="auto"/>
                    <w:right w:val="none" w:sz="0" w:space="0" w:color="auto"/>
                  </w:divBdr>
                </w:div>
                <w:div w:id="1544441854">
                  <w:marLeft w:val="0"/>
                  <w:marRight w:val="0"/>
                  <w:marTop w:val="0"/>
                  <w:marBottom w:val="0"/>
                  <w:divBdr>
                    <w:top w:val="none" w:sz="0" w:space="0" w:color="auto"/>
                    <w:left w:val="none" w:sz="0" w:space="0" w:color="auto"/>
                    <w:bottom w:val="none" w:sz="0" w:space="0" w:color="auto"/>
                    <w:right w:val="none" w:sz="0" w:space="0" w:color="auto"/>
                  </w:divBdr>
                </w:div>
                <w:div w:id="1544749497">
                  <w:marLeft w:val="0"/>
                  <w:marRight w:val="0"/>
                  <w:marTop w:val="0"/>
                  <w:marBottom w:val="0"/>
                  <w:divBdr>
                    <w:top w:val="none" w:sz="0" w:space="0" w:color="auto"/>
                    <w:left w:val="none" w:sz="0" w:space="0" w:color="auto"/>
                    <w:bottom w:val="none" w:sz="0" w:space="0" w:color="auto"/>
                    <w:right w:val="none" w:sz="0" w:space="0" w:color="auto"/>
                  </w:divBdr>
                </w:div>
                <w:div w:id="1545362000">
                  <w:marLeft w:val="0"/>
                  <w:marRight w:val="0"/>
                  <w:marTop w:val="0"/>
                  <w:marBottom w:val="0"/>
                  <w:divBdr>
                    <w:top w:val="none" w:sz="0" w:space="0" w:color="auto"/>
                    <w:left w:val="none" w:sz="0" w:space="0" w:color="auto"/>
                    <w:bottom w:val="none" w:sz="0" w:space="0" w:color="auto"/>
                    <w:right w:val="none" w:sz="0" w:space="0" w:color="auto"/>
                  </w:divBdr>
                </w:div>
                <w:div w:id="1546016867">
                  <w:marLeft w:val="0"/>
                  <w:marRight w:val="0"/>
                  <w:marTop w:val="0"/>
                  <w:marBottom w:val="0"/>
                  <w:divBdr>
                    <w:top w:val="none" w:sz="0" w:space="0" w:color="auto"/>
                    <w:left w:val="none" w:sz="0" w:space="0" w:color="auto"/>
                    <w:bottom w:val="none" w:sz="0" w:space="0" w:color="auto"/>
                    <w:right w:val="none" w:sz="0" w:space="0" w:color="auto"/>
                  </w:divBdr>
                </w:div>
                <w:div w:id="1546478747">
                  <w:marLeft w:val="0"/>
                  <w:marRight w:val="0"/>
                  <w:marTop w:val="0"/>
                  <w:marBottom w:val="0"/>
                  <w:divBdr>
                    <w:top w:val="none" w:sz="0" w:space="0" w:color="auto"/>
                    <w:left w:val="none" w:sz="0" w:space="0" w:color="auto"/>
                    <w:bottom w:val="none" w:sz="0" w:space="0" w:color="auto"/>
                    <w:right w:val="none" w:sz="0" w:space="0" w:color="auto"/>
                  </w:divBdr>
                </w:div>
                <w:div w:id="1546525702">
                  <w:marLeft w:val="0"/>
                  <w:marRight w:val="0"/>
                  <w:marTop w:val="0"/>
                  <w:marBottom w:val="0"/>
                  <w:divBdr>
                    <w:top w:val="none" w:sz="0" w:space="0" w:color="auto"/>
                    <w:left w:val="none" w:sz="0" w:space="0" w:color="auto"/>
                    <w:bottom w:val="none" w:sz="0" w:space="0" w:color="auto"/>
                    <w:right w:val="none" w:sz="0" w:space="0" w:color="auto"/>
                  </w:divBdr>
                </w:div>
                <w:div w:id="1546677752">
                  <w:marLeft w:val="0"/>
                  <w:marRight w:val="0"/>
                  <w:marTop w:val="0"/>
                  <w:marBottom w:val="0"/>
                  <w:divBdr>
                    <w:top w:val="none" w:sz="0" w:space="0" w:color="auto"/>
                    <w:left w:val="none" w:sz="0" w:space="0" w:color="auto"/>
                    <w:bottom w:val="none" w:sz="0" w:space="0" w:color="auto"/>
                    <w:right w:val="none" w:sz="0" w:space="0" w:color="auto"/>
                  </w:divBdr>
                </w:div>
                <w:div w:id="1550068767">
                  <w:marLeft w:val="0"/>
                  <w:marRight w:val="0"/>
                  <w:marTop w:val="0"/>
                  <w:marBottom w:val="0"/>
                  <w:divBdr>
                    <w:top w:val="none" w:sz="0" w:space="0" w:color="auto"/>
                    <w:left w:val="none" w:sz="0" w:space="0" w:color="auto"/>
                    <w:bottom w:val="none" w:sz="0" w:space="0" w:color="auto"/>
                    <w:right w:val="none" w:sz="0" w:space="0" w:color="auto"/>
                  </w:divBdr>
                </w:div>
                <w:div w:id="1551114476">
                  <w:marLeft w:val="0"/>
                  <w:marRight w:val="0"/>
                  <w:marTop w:val="0"/>
                  <w:marBottom w:val="0"/>
                  <w:divBdr>
                    <w:top w:val="none" w:sz="0" w:space="0" w:color="auto"/>
                    <w:left w:val="none" w:sz="0" w:space="0" w:color="auto"/>
                    <w:bottom w:val="none" w:sz="0" w:space="0" w:color="auto"/>
                    <w:right w:val="none" w:sz="0" w:space="0" w:color="auto"/>
                  </w:divBdr>
                </w:div>
                <w:div w:id="1556116196">
                  <w:marLeft w:val="0"/>
                  <w:marRight w:val="0"/>
                  <w:marTop w:val="0"/>
                  <w:marBottom w:val="0"/>
                  <w:divBdr>
                    <w:top w:val="none" w:sz="0" w:space="0" w:color="auto"/>
                    <w:left w:val="none" w:sz="0" w:space="0" w:color="auto"/>
                    <w:bottom w:val="none" w:sz="0" w:space="0" w:color="auto"/>
                    <w:right w:val="none" w:sz="0" w:space="0" w:color="auto"/>
                  </w:divBdr>
                </w:div>
                <w:div w:id="1556431996">
                  <w:marLeft w:val="0"/>
                  <w:marRight w:val="0"/>
                  <w:marTop w:val="0"/>
                  <w:marBottom w:val="0"/>
                  <w:divBdr>
                    <w:top w:val="none" w:sz="0" w:space="0" w:color="auto"/>
                    <w:left w:val="none" w:sz="0" w:space="0" w:color="auto"/>
                    <w:bottom w:val="none" w:sz="0" w:space="0" w:color="auto"/>
                    <w:right w:val="none" w:sz="0" w:space="0" w:color="auto"/>
                  </w:divBdr>
                </w:div>
                <w:div w:id="1557161059">
                  <w:marLeft w:val="0"/>
                  <w:marRight w:val="0"/>
                  <w:marTop w:val="0"/>
                  <w:marBottom w:val="0"/>
                  <w:divBdr>
                    <w:top w:val="none" w:sz="0" w:space="0" w:color="auto"/>
                    <w:left w:val="none" w:sz="0" w:space="0" w:color="auto"/>
                    <w:bottom w:val="none" w:sz="0" w:space="0" w:color="auto"/>
                    <w:right w:val="none" w:sz="0" w:space="0" w:color="auto"/>
                  </w:divBdr>
                </w:div>
                <w:div w:id="1558929628">
                  <w:marLeft w:val="0"/>
                  <w:marRight w:val="0"/>
                  <w:marTop w:val="0"/>
                  <w:marBottom w:val="0"/>
                  <w:divBdr>
                    <w:top w:val="none" w:sz="0" w:space="0" w:color="auto"/>
                    <w:left w:val="none" w:sz="0" w:space="0" w:color="auto"/>
                    <w:bottom w:val="none" w:sz="0" w:space="0" w:color="auto"/>
                    <w:right w:val="none" w:sz="0" w:space="0" w:color="auto"/>
                  </w:divBdr>
                </w:div>
                <w:div w:id="1559710048">
                  <w:marLeft w:val="0"/>
                  <w:marRight w:val="0"/>
                  <w:marTop w:val="0"/>
                  <w:marBottom w:val="0"/>
                  <w:divBdr>
                    <w:top w:val="none" w:sz="0" w:space="0" w:color="auto"/>
                    <w:left w:val="none" w:sz="0" w:space="0" w:color="auto"/>
                    <w:bottom w:val="none" w:sz="0" w:space="0" w:color="auto"/>
                    <w:right w:val="none" w:sz="0" w:space="0" w:color="auto"/>
                  </w:divBdr>
                </w:div>
                <w:div w:id="1560631706">
                  <w:marLeft w:val="0"/>
                  <w:marRight w:val="0"/>
                  <w:marTop w:val="0"/>
                  <w:marBottom w:val="0"/>
                  <w:divBdr>
                    <w:top w:val="none" w:sz="0" w:space="0" w:color="auto"/>
                    <w:left w:val="none" w:sz="0" w:space="0" w:color="auto"/>
                    <w:bottom w:val="none" w:sz="0" w:space="0" w:color="auto"/>
                    <w:right w:val="none" w:sz="0" w:space="0" w:color="auto"/>
                  </w:divBdr>
                </w:div>
                <w:div w:id="1563523347">
                  <w:marLeft w:val="0"/>
                  <w:marRight w:val="0"/>
                  <w:marTop w:val="0"/>
                  <w:marBottom w:val="0"/>
                  <w:divBdr>
                    <w:top w:val="none" w:sz="0" w:space="0" w:color="auto"/>
                    <w:left w:val="none" w:sz="0" w:space="0" w:color="auto"/>
                    <w:bottom w:val="none" w:sz="0" w:space="0" w:color="auto"/>
                    <w:right w:val="none" w:sz="0" w:space="0" w:color="auto"/>
                  </w:divBdr>
                </w:div>
                <w:div w:id="1564295055">
                  <w:marLeft w:val="0"/>
                  <w:marRight w:val="0"/>
                  <w:marTop w:val="0"/>
                  <w:marBottom w:val="0"/>
                  <w:divBdr>
                    <w:top w:val="none" w:sz="0" w:space="0" w:color="auto"/>
                    <w:left w:val="none" w:sz="0" w:space="0" w:color="auto"/>
                    <w:bottom w:val="none" w:sz="0" w:space="0" w:color="auto"/>
                    <w:right w:val="none" w:sz="0" w:space="0" w:color="auto"/>
                  </w:divBdr>
                </w:div>
                <w:div w:id="1564557562">
                  <w:marLeft w:val="0"/>
                  <w:marRight w:val="0"/>
                  <w:marTop w:val="0"/>
                  <w:marBottom w:val="0"/>
                  <w:divBdr>
                    <w:top w:val="none" w:sz="0" w:space="0" w:color="auto"/>
                    <w:left w:val="none" w:sz="0" w:space="0" w:color="auto"/>
                    <w:bottom w:val="none" w:sz="0" w:space="0" w:color="auto"/>
                    <w:right w:val="none" w:sz="0" w:space="0" w:color="auto"/>
                  </w:divBdr>
                </w:div>
                <w:div w:id="1569805923">
                  <w:marLeft w:val="0"/>
                  <w:marRight w:val="0"/>
                  <w:marTop w:val="0"/>
                  <w:marBottom w:val="0"/>
                  <w:divBdr>
                    <w:top w:val="none" w:sz="0" w:space="0" w:color="auto"/>
                    <w:left w:val="none" w:sz="0" w:space="0" w:color="auto"/>
                    <w:bottom w:val="none" w:sz="0" w:space="0" w:color="auto"/>
                    <w:right w:val="none" w:sz="0" w:space="0" w:color="auto"/>
                  </w:divBdr>
                </w:div>
                <w:div w:id="1572236427">
                  <w:marLeft w:val="0"/>
                  <w:marRight w:val="0"/>
                  <w:marTop w:val="0"/>
                  <w:marBottom w:val="0"/>
                  <w:divBdr>
                    <w:top w:val="none" w:sz="0" w:space="0" w:color="auto"/>
                    <w:left w:val="none" w:sz="0" w:space="0" w:color="auto"/>
                    <w:bottom w:val="none" w:sz="0" w:space="0" w:color="auto"/>
                    <w:right w:val="none" w:sz="0" w:space="0" w:color="auto"/>
                  </w:divBdr>
                </w:div>
                <w:div w:id="1574662047">
                  <w:marLeft w:val="0"/>
                  <w:marRight w:val="0"/>
                  <w:marTop w:val="0"/>
                  <w:marBottom w:val="0"/>
                  <w:divBdr>
                    <w:top w:val="none" w:sz="0" w:space="0" w:color="auto"/>
                    <w:left w:val="none" w:sz="0" w:space="0" w:color="auto"/>
                    <w:bottom w:val="none" w:sz="0" w:space="0" w:color="auto"/>
                    <w:right w:val="none" w:sz="0" w:space="0" w:color="auto"/>
                  </w:divBdr>
                </w:div>
                <w:div w:id="1574968962">
                  <w:marLeft w:val="0"/>
                  <w:marRight w:val="0"/>
                  <w:marTop w:val="0"/>
                  <w:marBottom w:val="0"/>
                  <w:divBdr>
                    <w:top w:val="none" w:sz="0" w:space="0" w:color="auto"/>
                    <w:left w:val="none" w:sz="0" w:space="0" w:color="auto"/>
                    <w:bottom w:val="none" w:sz="0" w:space="0" w:color="auto"/>
                    <w:right w:val="none" w:sz="0" w:space="0" w:color="auto"/>
                  </w:divBdr>
                </w:div>
                <w:div w:id="1577714134">
                  <w:marLeft w:val="0"/>
                  <w:marRight w:val="0"/>
                  <w:marTop w:val="0"/>
                  <w:marBottom w:val="0"/>
                  <w:divBdr>
                    <w:top w:val="none" w:sz="0" w:space="0" w:color="auto"/>
                    <w:left w:val="none" w:sz="0" w:space="0" w:color="auto"/>
                    <w:bottom w:val="none" w:sz="0" w:space="0" w:color="auto"/>
                    <w:right w:val="none" w:sz="0" w:space="0" w:color="auto"/>
                  </w:divBdr>
                </w:div>
                <w:div w:id="1587879144">
                  <w:marLeft w:val="0"/>
                  <w:marRight w:val="0"/>
                  <w:marTop w:val="0"/>
                  <w:marBottom w:val="0"/>
                  <w:divBdr>
                    <w:top w:val="none" w:sz="0" w:space="0" w:color="auto"/>
                    <w:left w:val="none" w:sz="0" w:space="0" w:color="auto"/>
                    <w:bottom w:val="none" w:sz="0" w:space="0" w:color="auto"/>
                    <w:right w:val="none" w:sz="0" w:space="0" w:color="auto"/>
                  </w:divBdr>
                </w:div>
                <w:div w:id="1589191171">
                  <w:marLeft w:val="0"/>
                  <w:marRight w:val="0"/>
                  <w:marTop w:val="0"/>
                  <w:marBottom w:val="0"/>
                  <w:divBdr>
                    <w:top w:val="none" w:sz="0" w:space="0" w:color="auto"/>
                    <w:left w:val="none" w:sz="0" w:space="0" w:color="auto"/>
                    <w:bottom w:val="none" w:sz="0" w:space="0" w:color="auto"/>
                    <w:right w:val="none" w:sz="0" w:space="0" w:color="auto"/>
                  </w:divBdr>
                </w:div>
                <w:div w:id="1591887300">
                  <w:marLeft w:val="0"/>
                  <w:marRight w:val="0"/>
                  <w:marTop w:val="0"/>
                  <w:marBottom w:val="0"/>
                  <w:divBdr>
                    <w:top w:val="none" w:sz="0" w:space="0" w:color="auto"/>
                    <w:left w:val="none" w:sz="0" w:space="0" w:color="auto"/>
                    <w:bottom w:val="none" w:sz="0" w:space="0" w:color="auto"/>
                    <w:right w:val="none" w:sz="0" w:space="0" w:color="auto"/>
                  </w:divBdr>
                </w:div>
                <w:div w:id="1598518672">
                  <w:marLeft w:val="0"/>
                  <w:marRight w:val="0"/>
                  <w:marTop w:val="0"/>
                  <w:marBottom w:val="0"/>
                  <w:divBdr>
                    <w:top w:val="none" w:sz="0" w:space="0" w:color="auto"/>
                    <w:left w:val="none" w:sz="0" w:space="0" w:color="auto"/>
                    <w:bottom w:val="none" w:sz="0" w:space="0" w:color="auto"/>
                    <w:right w:val="none" w:sz="0" w:space="0" w:color="auto"/>
                  </w:divBdr>
                </w:div>
                <w:div w:id="1601520645">
                  <w:marLeft w:val="0"/>
                  <w:marRight w:val="0"/>
                  <w:marTop w:val="0"/>
                  <w:marBottom w:val="0"/>
                  <w:divBdr>
                    <w:top w:val="none" w:sz="0" w:space="0" w:color="auto"/>
                    <w:left w:val="none" w:sz="0" w:space="0" w:color="auto"/>
                    <w:bottom w:val="none" w:sz="0" w:space="0" w:color="auto"/>
                    <w:right w:val="none" w:sz="0" w:space="0" w:color="auto"/>
                  </w:divBdr>
                </w:div>
                <w:div w:id="1605723368">
                  <w:marLeft w:val="0"/>
                  <w:marRight w:val="0"/>
                  <w:marTop w:val="0"/>
                  <w:marBottom w:val="0"/>
                  <w:divBdr>
                    <w:top w:val="none" w:sz="0" w:space="0" w:color="auto"/>
                    <w:left w:val="none" w:sz="0" w:space="0" w:color="auto"/>
                    <w:bottom w:val="none" w:sz="0" w:space="0" w:color="auto"/>
                    <w:right w:val="none" w:sz="0" w:space="0" w:color="auto"/>
                  </w:divBdr>
                </w:div>
                <w:div w:id="1605916084">
                  <w:marLeft w:val="0"/>
                  <w:marRight w:val="0"/>
                  <w:marTop w:val="0"/>
                  <w:marBottom w:val="0"/>
                  <w:divBdr>
                    <w:top w:val="none" w:sz="0" w:space="0" w:color="auto"/>
                    <w:left w:val="none" w:sz="0" w:space="0" w:color="auto"/>
                    <w:bottom w:val="none" w:sz="0" w:space="0" w:color="auto"/>
                    <w:right w:val="none" w:sz="0" w:space="0" w:color="auto"/>
                  </w:divBdr>
                </w:div>
                <w:div w:id="1607541076">
                  <w:marLeft w:val="0"/>
                  <w:marRight w:val="0"/>
                  <w:marTop w:val="0"/>
                  <w:marBottom w:val="0"/>
                  <w:divBdr>
                    <w:top w:val="none" w:sz="0" w:space="0" w:color="auto"/>
                    <w:left w:val="none" w:sz="0" w:space="0" w:color="auto"/>
                    <w:bottom w:val="none" w:sz="0" w:space="0" w:color="auto"/>
                    <w:right w:val="none" w:sz="0" w:space="0" w:color="auto"/>
                  </w:divBdr>
                </w:div>
                <w:div w:id="1609120550">
                  <w:marLeft w:val="0"/>
                  <w:marRight w:val="0"/>
                  <w:marTop w:val="0"/>
                  <w:marBottom w:val="0"/>
                  <w:divBdr>
                    <w:top w:val="none" w:sz="0" w:space="0" w:color="auto"/>
                    <w:left w:val="none" w:sz="0" w:space="0" w:color="auto"/>
                    <w:bottom w:val="none" w:sz="0" w:space="0" w:color="auto"/>
                    <w:right w:val="none" w:sz="0" w:space="0" w:color="auto"/>
                  </w:divBdr>
                </w:div>
                <w:div w:id="1611084277">
                  <w:marLeft w:val="0"/>
                  <w:marRight w:val="0"/>
                  <w:marTop w:val="0"/>
                  <w:marBottom w:val="0"/>
                  <w:divBdr>
                    <w:top w:val="none" w:sz="0" w:space="0" w:color="auto"/>
                    <w:left w:val="none" w:sz="0" w:space="0" w:color="auto"/>
                    <w:bottom w:val="none" w:sz="0" w:space="0" w:color="auto"/>
                    <w:right w:val="none" w:sz="0" w:space="0" w:color="auto"/>
                  </w:divBdr>
                </w:div>
                <w:div w:id="1611203073">
                  <w:marLeft w:val="0"/>
                  <w:marRight w:val="0"/>
                  <w:marTop w:val="0"/>
                  <w:marBottom w:val="0"/>
                  <w:divBdr>
                    <w:top w:val="none" w:sz="0" w:space="0" w:color="auto"/>
                    <w:left w:val="none" w:sz="0" w:space="0" w:color="auto"/>
                    <w:bottom w:val="none" w:sz="0" w:space="0" w:color="auto"/>
                    <w:right w:val="none" w:sz="0" w:space="0" w:color="auto"/>
                  </w:divBdr>
                </w:div>
                <w:div w:id="1611470568">
                  <w:marLeft w:val="0"/>
                  <w:marRight w:val="0"/>
                  <w:marTop w:val="0"/>
                  <w:marBottom w:val="0"/>
                  <w:divBdr>
                    <w:top w:val="none" w:sz="0" w:space="0" w:color="auto"/>
                    <w:left w:val="none" w:sz="0" w:space="0" w:color="auto"/>
                    <w:bottom w:val="none" w:sz="0" w:space="0" w:color="auto"/>
                    <w:right w:val="none" w:sz="0" w:space="0" w:color="auto"/>
                  </w:divBdr>
                </w:div>
                <w:div w:id="1612518126">
                  <w:marLeft w:val="0"/>
                  <w:marRight w:val="0"/>
                  <w:marTop w:val="0"/>
                  <w:marBottom w:val="0"/>
                  <w:divBdr>
                    <w:top w:val="none" w:sz="0" w:space="0" w:color="auto"/>
                    <w:left w:val="none" w:sz="0" w:space="0" w:color="auto"/>
                    <w:bottom w:val="none" w:sz="0" w:space="0" w:color="auto"/>
                    <w:right w:val="none" w:sz="0" w:space="0" w:color="auto"/>
                  </w:divBdr>
                </w:div>
                <w:div w:id="1614629737">
                  <w:marLeft w:val="0"/>
                  <w:marRight w:val="0"/>
                  <w:marTop w:val="0"/>
                  <w:marBottom w:val="0"/>
                  <w:divBdr>
                    <w:top w:val="none" w:sz="0" w:space="0" w:color="auto"/>
                    <w:left w:val="none" w:sz="0" w:space="0" w:color="auto"/>
                    <w:bottom w:val="none" w:sz="0" w:space="0" w:color="auto"/>
                    <w:right w:val="none" w:sz="0" w:space="0" w:color="auto"/>
                  </w:divBdr>
                </w:div>
                <w:div w:id="1619753239">
                  <w:marLeft w:val="0"/>
                  <w:marRight w:val="0"/>
                  <w:marTop w:val="0"/>
                  <w:marBottom w:val="0"/>
                  <w:divBdr>
                    <w:top w:val="none" w:sz="0" w:space="0" w:color="auto"/>
                    <w:left w:val="none" w:sz="0" w:space="0" w:color="auto"/>
                    <w:bottom w:val="none" w:sz="0" w:space="0" w:color="auto"/>
                    <w:right w:val="none" w:sz="0" w:space="0" w:color="auto"/>
                  </w:divBdr>
                </w:div>
                <w:div w:id="1626035586">
                  <w:marLeft w:val="0"/>
                  <w:marRight w:val="0"/>
                  <w:marTop w:val="0"/>
                  <w:marBottom w:val="0"/>
                  <w:divBdr>
                    <w:top w:val="none" w:sz="0" w:space="0" w:color="auto"/>
                    <w:left w:val="none" w:sz="0" w:space="0" w:color="auto"/>
                    <w:bottom w:val="none" w:sz="0" w:space="0" w:color="auto"/>
                    <w:right w:val="none" w:sz="0" w:space="0" w:color="auto"/>
                  </w:divBdr>
                </w:div>
                <w:div w:id="1628781429">
                  <w:marLeft w:val="0"/>
                  <w:marRight w:val="0"/>
                  <w:marTop w:val="0"/>
                  <w:marBottom w:val="0"/>
                  <w:divBdr>
                    <w:top w:val="none" w:sz="0" w:space="0" w:color="auto"/>
                    <w:left w:val="none" w:sz="0" w:space="0" w:color="auto"/>
                    <w:bottom w:val="none" w:sz="0" w:space="0" w:color="auto"/>
                    <w:right w:val="none" w:sz="0" w:space="0" w:color="auto"/>
                  </w:divBdr>
                </w:div>
                <w:div w:id="1633251625">
                  <w:marLeft w:val="0"/>
                  <w:marRight w:val="0"/>
                  <w:marTop w:val="0"/>
                  <w:marBottom w:val="0"/>
                  <w:divBdr>
                    <w:top w:val="none" w:sz="0" w:space="0" w:color="auto"/>
                    <w:left w:val="none" w:sz="0" w:space="0" w:color="auto"/>
                    <w:bottom w:val="none" w:sz="0" w:space="0" w:color="auto"/>
                    <w:right w:val="none" w:sz="0" w:space="0" w:color="auto"/>
                  </w:divBdr>
                </w:div>
                <w:div w:id="1635938586">
                  <w:marLeft w:val="0"/>
                  <w:marRight w:val="0"/>
                  <w:marTop w:val="0"/>
                  <w:marBottom w:val="0"/>
                  <w:divBdr>
                    <w:top w:val="none" w:sz="0" w:space="0" w:color="auto"/>
                    <w:left w:val="none" w:sz="0" w:space="0" w:color="auto"/>
                    <w:bottom w:val="none" w:sz="0" w:space="0" w:color="auto"/>
                    <w:right w:val="none" w:sz="0" w:space="0" w:color="auto"/>
                  </w:divBdr>
                </w:div>
                <w:div w:id="1636721339">
                  <w:marLeft w:val="0"/>
                  <w:marRight w:val="0"/>
                  <w:marTop w:val="0"/>
                  <w:marBottom w:val="0"/>
                  <w:divBdr>
                    <w:top w:val="none" w:sz="0" w:space="0" w:color="auto"/>
                    <w:left w:val="none" w:sz="0" w:space="0" w:color="auto"/>
                    <w:bottom w:val="none" w:sz="0" w:space="0" w:color="auto"/>
                    <w:right w:val="none" w:sz="0" w:space="0" w:color="auto"/>
                  </w:divBdr>
                </w:div>
                <w:div w:id="1637837951">
                  <w:marLeft w:val="0"/>
                  <w:marRight w:val="0"/>
                  <w:marTop w:val="0"/>
                  <w:marBottom w:val="0"/>
                  <w:divBdr>
                    <w:top w:val="none" w:sz="0" w:space="0" w:color="auto"/>
                    <w:left w:val="none" w:sz="0" w:space="0" w:color="auto"/>
                    <w:bottom w:val="none" w:sz="0" w:space="0" w:color="auto"/>
                    <w:right w:val="none" w:sz="0" w:space="0" w:color="auto"/>
                  </w:divBdr>
                </w:div>
                <w:div w:id="1639919867">
                  <w:marLeft w:val="0"/>
                  <w:marRight w:val="0"/>
                  <w:marTop w:val="0"/>
                  <w:marBottom w:val="0"/>
                  <w:divBdr>
                    <w:top w:val="none" w:sz="0" w:space="0" w:color="auto"/>
                    <w:left w:val="none" w:sz="0" w:space="0" w:color="auto"/>
                    <w:bottom w:val="none" w:sz="0" w:space="0" w:color="auto"/>
                    <w:right w:val="none" w:sz="0" w:space="0" w:color="auto"/>
                  </w:divBdr>
                </w:div>
                <w:div w:id="1643342877">
                  <w:marLeft w:val="0"/>
                  <w:marRight w:val="0"/>
                  <w:marTop w:val="0"/>
                  <w:marBottom w:val="0"/>
                  <w:divBdr>
                    <w:top w:val="none" w:sz="0" w:space="0" w:color="auto"/>
                    <w:left w:val="none" w:sz="0" w:space="0" w:color="auto"/>
                    <w:bottom w:val="none" w:sz="0" w:space="0" w:color="auto"/>
                    <w:right w:val="none" w:sz="0" w:space="0" w:color="auto"/>
                  </w:divBdr>
                </w:div>
                <w:div w:id="1643652952">
                  <w:marLeft w:val="0"/>
                  <w:marRight w:val="0"/>
                  <w:marTop w:val="0"/>
                  <w:marBottom w:val="0"/>
                  <w:divBdr>
                    <w:top w:val="none" w:sz="0" w:space="0" w:color="auto"/>
                    <w:left w:val="none" w:sz="0" w:space="0" w:color="auto"/>
                    <w:bottom w:val="none" w:sz="0" w:space="0" w:color="auto"/>
                    <w:right w:val="none" w:sz="0" w:space="0" w:color="auto"/>
                  </w:divBdr>
                </w:div>
                <w:div w:id="1644045754">
                  <w:marLeft w:val="0"/>
                  <w:marRight w:val="0"/>
                  <w:marTop w:val="0"/>
                  <w:marBottom w:val="0"/>
                  <w:divBdr>
                    <w:top w:val="none" w:sz="0" w:space="0" w:color="auto"/>
                    <w:left w:val="none" w:sz="0" w:space="0" w:color="auto"/>
                    <w:bottom w:val="none" w:sz="0" w:space="0" w:color="auto"/>
                    <w:right w:val="none" w:sz="0" w:space="0" w:color="auto"/>
                  </w:divBdr>
                </w:div>
                <w:div w:id="1649824388">
                  <w:marLeft w:val="0"/>
                  <w:marRight w:val="0"/>
                  <w:marTop w:val="0"/>
                  <w:marBottom w:val="0"/>
                  <w:divBdr>
                    <w:top w:val="none" w:sz="0" w:space="0" w:color="auto"/>
                    <w:left w:val="none" w:sz="0" w:space="0" w:color="auto"/>
                    <w:bottom w:val="none" w:sz="0" w:space="0" w:color="auto"/>
                    <w:right w:val="none" w:sz="0" w:space="0" w:color="auto"/>
                  </w:divBdr>
                </w:div>
                <w:div w:id="1650356017">
                  <w:marLeft w:val="0"/>
                  <w:marRight w:val="0"/>
                  <w:marTop w:val="0"/>
                  <w:marBottom w:val="0"/>
                  <w:divBdr>
                    <w:top w:val="none" w:sz="0" w:space="0" w:color="auto"/>
                    <w:left w:val="none" w:sz="0" w:space="0" w:color="auto"/>
                    <w:bottom w:val="none" w:sz="0" w:space="0" w:color="auto"/>
                    <w:right w:val="none" w:sz="0" w:space="0" w:color="auto"/>
                  </w:divBdr>
                </w:div>
                <w:div w:id="1650746433">
                  <w:marLeft w:val="0"/>
                  <w:marRight w:val="0"/>
                  <w:marTop w:val="0"/>
                  <w:marBottom w:val="0"/>
                  <w:divBdr>
                    <w:top w:val="none" w:sz="0" w:space="0" w:color="auto"/>
                    <w:left w:val="none" w:sz="0" w:space="0" w:color="auto"/>
                    <w:bottom w:val="none" w:sz="0" w:space="0" w:color="auto"/>
                    <w:right w:val="none" w:sz="0" w:space="0" w:color="auto"/>
                  </w:divBdr>
                </w:div>
                <w:div w:id="1651709239">
                  <w:marLeft w:val="0"/>
                  <w:marRight w:val="0"/>
                  <w:marTop w:val="0"/>
                  <w:marBottom w:val="0"/>
                  <w:divBdr>
                    <w:top w:val="none" w:sz="0" w:space="0" w:color="auto"/>
                    <w:left w:val="none" w:sz="0" w:space="0" w:color="auto"/>
                    <w:bottom w:val="none" w:sz="0" w:space="0" w:color="auto"/>
                    <w:right w:val="none" w:sz="0" w:space="0" w:color="auto"/>
                  </w:divBdr>
                </w:div>
                <w:div w:id="1651983842">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654530724">
                  <w:marLeft w:val="0"/>
                  <w:marRight w:val="0"/>
                  <w:marTop w:val="0"/>
                  <w:marBottom w:val="0"/>
                  <w:divBdr>
                    <w:top w:val="none" w:sz="0" w:space="0" w:color="auto"/>
                    <w:left w:val="none" w:sz="0" w:space="0" w:color="auto"/>
                    <w:bottom w:val="none" w:sz="0" w:space="0" w:color="auto"/>
                    <w:right w:val="none" w:sz="0" w:space="0" w:color="auto"/>
                  </w:divBdr>
                </w:div>
                <w:div w:id="1655066005">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 w:id="1655717353">
                  <w:marLeft w:val="0"/>
                  <w:marRight w:val="0"/>
                  <w:marTop w:val="0"/>
                  <w:marBottom w:val="0"/>
                  <w:divBdr>
                    <w:top w:val="none" w:sz="0" w:space="0" w:color="auto"/>
                    <w:left w:val="none" w:sz="0" w:space="0" w:color="auto"/>
                    <w:bottom w:val="none" w:sz="0" w:space="0" w:color="auto"/>
                    <w:right w:val="none" w:sz="0" w:space="0" w:color="auto"/>
                  </w:divBdr>
                </w:div>
                <w:div w:id="1656184922">
                  <w:marLeft w:val="0"/>
                  <w:marRight w:val="0"/>
                  <w:marTop w:val="0"/>
                  <w:marBottom w:val="0"/>
                  <w:divBdr>
                    <w:top w:val="none" w:sz="0" w:space="0" w:color="auto"/>
                    <w:left w:val="none" w:sz="0" w:space="0" w:color="auto"/>
                    <w:bottom w:val="none" w:sz="0" w:space="0" w:color="auto"/>
                    <w:right w:val="none" w:sz="0" w:space="0" w:color="auto"/>
                  </w:divBdr>
                </w:div>
                <w:div w:id="1658654767">
                  <w:marLeft w:val="0"/>
                  <w:marRight w:val="0"/>
                  <w:marTop w:val="0"/>
                  <w:marBottom w:val="0"/>
                  <w:divBdr>
                    <w:top w:val="none" w:sz="0" w:space="0" w:color="auto"/>
                    <w:left w:val="none" w:sz="0" w:space="0" w:color="auto"/>
                    <w:bottom w:val="none" w:sz="0" w:space="0" w:color="auto"/>
                    <w:right w:val="none" w:sz="0" w:space="0" w:color="auto"/>
                  </w:divBdr>
                </w:div>
                <w:div w:id="1664622936">
                  <w:marLeft w:val="0"/>
                  <w:marRight w:val="0"/>
                  <w:marTop w:val="0"/>
                  <w:marBottom w:val="0"/>
                  <w:divBdr>
                    <w:top w:val="none" w:sz="0" w:space="0" w:color="auto"/>
                    <w:left w:val="none" w:sz="0" w:space="0" w:color="auto"/>
                    <w:bottom w:val="none" w:sz="0" w:space="0" w:color="auto"/>
                    <w:right w:val="none" w:sz="0" w:space="0" w:color="auto"/>
                  </w:divBdr>
                </w:div>
                <w:div w:id="1664817500">
                  <w:marLeft w:val="0"/>
                  <w:marRight w:val="0"/>
                  <w:marTop w:val="0"/>
                  <w:marBottom w:val="0"/>
                  <w:divBdr>
                    <w:top w:val="none" w:sz="0" w:space="0" w:color="auto"/>
                    <w:left w:val="none" w:sz="0" w:space="0" w:color="auto"/>
                    <w:bottom w:val="none" w:sz="0" w:space="0" w:color="auto"/>
                    <w:right w:val="none" w:sz="0" w:space="0" w:color="auto"/>
                  </w:divBdr>
                </w:div>
                <w:div w:id="1668751307">
                  <w:marLeft w:val="0"/>
                  <w:marRight w:val="0"/>
                  <w:marTop w:val="0"/>
                  <w:marBottom w:val="0"/>
                  <w:divBdr>
                    <w:top w:val="none" w:sz="0" w:space="0" w:color="auto"/>
                    <w:left w:val="none" w:sz="0" w:space="0" w:color="auto"/>
                    <w:bottom w:val="none" w:sz="0" w:space="0" w:color="auto"/>
                    <w:right w:val="none" w:sz="0" w:space="0" w:color="auto"/>
                  </w:divBdr>
                </w:div>
                <w:div w:id="1669557631">
                  <w:marLeft w:val="0"/>
                  <w:marRight w:val="0"/>
                  <w:marTop w:val="0"/>
                  <w:marBottom w:val="0"/>
                  <w:divBdr>
                    <w:top w:val="none" w:sz="0" w:space="0" w:color="auto"/>
                    <w:left w:val="none" w:sz="0" w:space="0" w:color="auto"/>
                    <w:bottom w:val="none" w:sz="0" w:space="0" w:color="auto"/>
                    <w:right w:val="none" w:sz="0" w:space="0" w:color="auto"/>
                  </w:divBdr>
                </w:div>
                <w:div w:id="1670474656">
                  <w:marLeft w:val="0"/>
                  <w:marRight w:val="0"/>
                  <w:marTop w:val="0"/>
                  <w:marBottom w:val="0"/>
                  <w:divBdr>
                    <w:top w:val="none" w:sz="0" w:space="0" w:color="auto"/>
                    <w:left w:val="none" w:sz="0" w:space="0" w:color="auto"/>
                    <w:bottom w:val="none" w:sz="0" w:space="0" w:color="auto"/>
                    <w:right w:val="none" w:sz="0" w:space="0" w:color="auto"/>
                  </w:divBdr>
                </w:div>
                <w:div w:id="1671716912">
                  <w:marLeft w:val="0"/>
                  <w:marRight w:val="0"/>
                  <w:marTop w:val="0"/>
                  <w:marBottom w:val="0"/>
                  <w:divBdr>
                    <w:top w:val="none" w:sz="0" w:space="0" w:color="auto"/>
                    <w:left w:val="none" w:sz="0" w:space="0" w:color="auto"/>
                    <w:bottom w:val="none" w:sz="0" w:space="0" w:color="auto"/>
                    <w:right w:val="none" w:sz="0" w:space="0" w:color="auto"/>
                  </w:divBdr>
                </w:div>
                <w:div w:id="1676567920">
                  <w:marLeft w:val="0"/>
                  <w:marRight w:val="0"/>
                  <w:marTop w:val="0"/>
                  <w:marBottom w:val="0"/>
                  <w:divBdr>
                    <w:top w:val="none" w:sz="0" w:space="0" w:color="auto"/>
                    <w:left w:val="none" w:sz="0" w:space="0" w:color="auto"/>
                    <w:bottom w:val="none" w:sz="0" w:space="0" w:color="auto"/>
                    <w:right w:val="none" w:sz="0" w:space="0" w:color="auto"/>
                  </w:divBdr>
                </w:div>
                <w:div w:id="1677685643">
                  <w:marLeft w:val="0"/>
                  <w:marRight w:val="0"/>
                  <w:marTop w:val="0"/>
                  <w:marBottom w:val="0"/>
                  <w:divBdr>
                    <w:top w:val="none" w:sz="0" w:space="0" w:color="auto"/>
                    <w:left w:val="none" w:sz="0" w:space="0" w:color="auto"/>
                    <w:bottom w:val="none" w:sz="0" w:space="0" w:color="auto"/>
                    <w:right w:val="none" w:sz="0" w:space="0" w:color="auto"/>
                  </w:divBdr>
                </w:div>
                <w:div w:id="1682275048">
                  <w:marLeft w:val="0"/>
                  <w:marRight w:val="0"/>
                  <w:marTop w:val="0"/>
                  <w:marBottom w:val="0"/>
                  <w:divBdr>
                    <w:top w:val="none" w:sz="0" w:space="0" w:color="auto"/>
                    <w:left w:val="none" w:sz="0" w:space="0" w:color="auto"/>
                    <w:bottom w:val="none" w:sz="0" w:space="0" w:color="auto"/>
                    <w:right w:val="none" w:sz="0" w:space="0" w:color="auto"/>
                  </w:divBdr>
                </w:div>
                <w:div w:id="1682924785">
                  <w:marLeft w:val="0"/>
                  <w:marRight w:val="0"/>
                  <w:marTop w:val="0"/>
                  <w:marBottom w:val="0"/>
                  <w:divBdr>
                    <w:top w:val="none" w:sz="0" w:space="0" w:color="auto"/>
                    <w:left w:val="none" w:sz="0" w:space="0" w:color="auto"/>
                    <w:bottom w:val="none" w:sz="0" w:space="0" w:color="auto"/>
                    <w:right w:val="none" w:sz="0" w:space="0" w:color="auto"/>
                  </w:divBdr>
                </w:div>
                <w:div w:id="1688213142">
                  <w:marLeft w:val="0"/>
                  <w:marRight w:val="0"/>
                  <w:marTop w:val="0"/>
                  <w:marBottom w:val="0"/>
                  <w:divBdr>
                    <w:top w:val="none" w:sz="0" w:space="0" w:color="auto"/>
                    <w:left w:val="none" w:sz="0" w:space="0" w:color="auto"/>
                    <w:bottom w:val="none" w:sz="0" w:space="0" w:color="auto"/>
                    <w:right w:val="none" w:sz="0" w:space="0" w:color="auto"/>
                  </w:divBdr>
                </w:div>
                <w:div w:id="1689410845">
                  <w:marLeft w:val="0"/>
                  <w:marRight w:val="0"/>
                  <w:marTop w:val="0"/>
                  <w:marBottom w:val="0"/>
                  <w:divBdr>
                    <w:top w:val="none" w:sz="0" w:space="0" w:color="auto"/>
                    <w:left w:val="none" w:sz="0" w:space="0" w:color="auto"/>
                    <w:bottom w:val="none" w:sz="0" w:space="0" w:color="auto"/>
                    <w:right w:val="none" w:sz="0" w:space="0" w:color="auto"/>
                  </w:divBdr>
                </w:div>
                <w:div w:id="1689911660">
                  <w:marLeft w:val="0"/>
                  <w:marRight w:val="0"/>
                  <w:marTop w:val="0"/>
                  <w:marBottom w:val="0"/>
                  <w:divBdr>
                    <w:top w:val="none" w:sz="0" w:space="0" w:color="auto"/>
                    <w:left w:val="none" w:sz="0" w:space="0" w:color="auto"/>
                    <w:bottom w:val="none" w:sz="0" w:space="0" w:color="auto"/>
                    <w:right w:val="none" w:sz="0" w:space="0" w:color="auto"/>
                  </w:divBdr>
                </w:div>
                <w:div w:id="1692801418">
                  <w:marLeft w:val="0"/>
                  <w:marRight w:val="0"/>
                  <w:marTop w:val="0"/>
                  <w:marBottom w:val="0"/>
                  <w:divBdr>
                    <w:top w:val="none" w:sz="0" w:space="0" w:color="auto"/>
                    <w:left w:val="none" w:sz="0" w:space="0" w:color="auto"/>
                    <w:bottom w:val="none" w:sz="0" w:space="0" w:color="auto"/>
                    <w:right w:val="none" w:sz="0" w:space="0" w:color="auto"/>
                  </w:divBdr>
                </w:div>
                <w:div w:id="1695306937">
                  <w:marLeft w:val="0"/>
                  <w:marRight w:val="0"/>
                  <w:marTop w:val="0"/>
                  <w:marBottom w:val="0"/>
                  <w:divBdr>
                    <w:top w:val="none" w:sz="0" w:space="0" w:color="auto"/>
                    <w:left w:val="none" w:sz="0" w:space="0" w:color="auto"/>
                    <w:bottom w:val="none" w:sz="0" w:space="0" w:color="auto"/>
                    <w:right w:val="none" w:sz="0" w:space="0" w:color="auto"/>
                  </w:divBdr>
                </w:div>
                <w:div w:id="1701932986">
                  <w:marLeft w:val="0"/>
                  <w:marRight w:val="0"/>
                  <w:marTop w:val="0"/>
                  <w:marBottom w:val="0"/>
                  <w:divBdr>
                    <w:top w:val="none" w:sz="0" w:space="0" w:color="auto"/>
                    <w:left w:val="none" w:sz="0" w:space="0" w:color="auto"/>
                    <w:bottom w:val="none" w:sz="0" w:space="0" w:color="auto"/>
                    <w:right w:val="none" w:sz="0" w:space="0" w:color="auto"/>
                  </w:divBdr>
                </w:div>
                <w:div w:id="1703357144">
                  <w:marLeft w:val="0"/>
                  <w:marRight w:val="0"/>
                  <w:marTop w:val="0"/>
                  <w:marBottom w:val="0"/>
                  <w:divBdr>
                    <w:top w:val="none" w:sz="0" w:space="0" w:color="auto"/>
                    <w:left w:val="none" w:sz="0" w:space="0" w:color="auto"/>
                    <w:bottom w:val="none" w:sz="0" w:space="0" w:color="auto"/>
                    <w:right w:val="none" w:sz="0" w:space="0" w:color="auto"/>
                  </w:divBdr>
                </w:div>
                <w:div w:id="1709331347">
                  <w:marLeft w:val="0"/>
                  <w:marRight w:val="0"/>
                  <w:marTop w:val="0"/>
                  <w:marBottom w:val="0"/>
                  <w:divBdr>
                    <w:top w:val="none" w:sz="0" w:space="0" w:color="auto"/>
                    <w:left w:val="none" w:sz="0" w:space="0" w:color="auto"/>
                    <w:bottom w:val="none" w:sz="0" w:space="0" w:color="auto"/>
                    <w:right w:val="none" w:sz="0" w:space="0" w:color="auto"/>
                  </w:divBdr>
                </w:div>
                <w:div w:id="1712149418">
                  <w:marLeft w:val="0"/>
                  <w:marRight w:val="0"/>
                  <w:marTop w:val="0"/>
                  <w:marBottom w:val="0"/>
                  <w:divBdr>
                    <w:top w:val="none" w:sz="0" w:space="0" w:color="auto"/>
                    <w:left w:val="none" w:sz="0" w:space="0" w:color="auto"/>
                    <w:bottom w:val="none" w:sz="0" w:space="0" w:color="auto"/>
                    <w:right w:val="none" w:sz="0" w:space="0" w:color="auto"/>
                  </w:divBdr>
                </w:div>
                <w:div w:id="1714034789">
                  <w:marLeft w:val="0"/>
                  <w:marRight w:val="0"/>
                  <w:marTop w:val="0"/>
                  <w:marBottom w:val="0"/>
                  <w:divBdr>
                    <w:top w:val="none" w:sz="0" w:space="0" w:color="auto"/>
                    <w:left w:val="none" w:sz="0" w:space="0" w:color="auto"/>
                    <w:bottom w:val="none" w:sz="0" w:space="0" w:color="auto"/>
                    <w:right w:val="none" w:sz="0" w:space="0" w:color="auto"/>
                  </w:divBdr>
                </w:div>
                <w:div w:id="1719743695">
                  <w:marLeft w:val="0"/>
                  <w:marRight w:val="0"/>
                  <w:marTop w:val="0"/>
                  <w:marBottom w:val="0"/>
                  <w:divBdr>
                    <w:top w:val="none" w:sz="0" w:space="0" w:color="auto"/>
                    <w:left w:val="none" w:sz="0" w:space="0" w:color="auto"/>
                    <w:bottom w:val="none" w:sz="0" w:space="0" w:color="auto"/>
                    <w:right w:val="none" w:sz="0" w:space="0" w:color="auto"/>
                  </w:divBdr>
                </w:div>
                <w:div w:id="1722050714">
                  <w:marLeft w:val="0"/>
                  <w:marRight w:val="0"/>
                  <w:marTop w:val="0"/>
                  <w:marBottom w:val="0"/>
                  <w:divBdr>
                    <w:top w:val="none" w:sz="0" w:space="0" w:color="auto"/>
                    <w:left w:val="none" w:sz="0" w:space="0" w:color="auto"/>
                    <w:bottom w:val="none" w:sz="0" w:space="0" w:color="auto"/>
                    <w:right w:val="none" w:sz="0" w:space="0" w:color="auto"/>
                  </w:divBdr>
                </w:div>
                <w:div w:id="1723021314">
                  <w:marLeft w:val="0"/>
                  <w:marRight w:val="0"/>
                  <w:marTop w:val="0"/>
                  <w:marBottom w:val="0"/>
                  <w:divBdr>
                    <w:top w:val="none" w:sz="0" w:space="0" w:color="auto"/>
                    <w:left w:val="none" w:sz="0" w:space="0" w:color="auto"/>
                    <w:bottom w:val="none" w:sz="0" w:space="0" w:color="auto"/>
                    <w:right w:val="none" w:sz="0" w:space="0" w:color="auto"/>
                  </w:divBdr>
                </w:div>
                <w:div w:id="1725333304">
                  <w:marLeft w:val="0"/>
                  <w:marRight w:val="0"/>
                  <w:marTop w:val="0"/>
                  <w:marBottom w:val="0"/>
                  <w:divBdr>
                    <w:top w:val="none" w:sz="0" w:space="0" w:color="auto"/>
                    <w:left w:val="none" w:sz="0" w:space="0" w:color="auto"/>
                    <w:bottom w:val="none" w:sz="0" w:space="0" w:color="auto"/>
                    <w:right w:val="none" w:sz="0" w:space="0" w:color="auto"/>
                  </w:divBdr>
                </w:div>
                <w:div w:id="1727534655">
                  <w:marLeft w:val="0"/>
                  <w:marRight w:val="0"/>
                  <w:marTop w:val="0"/>
                  <w:marBottom w:val="0"/>
                  <w:divBdr>
                    <w:top w:val="none" w:sz="0" w:space="0" w:color="auto"/>
                    <w:left w:val="none" w:sz="0" w:space="0" w:color="auto"/>
                    <w:bottom w:val="none" w:sz="0" w:space="0" w:color="auto"/>
                    <w:right w:val="none" w:sz="0" w:space="0" w:color="auto"/>
                  </w:divBdr>
                </w:div>
                <w:div w:id="1727609332">
                  <w:marLeft w:val="0"/>
                  <w:marRight w:val="0"/>
                  <w:marTop w:val="0"/>
                  <w:marBottom w:val="0"/>
                  <w:divBdr>
                    <w:top w:val="none" w:sz="0" w:space="0" w:color="auto"/>
                    <w:left w:val="none" w:sz="0" w:space="0" w:color="auto"/>
                    <w:bottom w:val="none" w:sz="0" w:space="0" w:color="auto"/>
                    <w:right w:val="none" w:sz="0" w:space="0" w:color="auto"/>
                  </w:divBdr>
                </w:div>
                <w:div w:id="1728408987">
                  <w:marLeft w:val="0"/>
                  <w:marRight w:val="0"/>
                  <w:marTop w:val="0"/>
                  <w:marBottom w:val="0"/>
                  <w:divBdr>
                    <w:top w:val="none" w:sz="0" w:space="0" w:color="auto"/>
                    <w:left w:val="none" w:sz="0" w:space="0" w:color="auto"/>
                    <w:bottom w:val="none" w:sz="0" w:space="0" w:color="auto"/>
                    <w:right w:val="none" w:sz="0" w:space="0" w:color="auto"/>
                  </w:divBdr>
                </w:div>
                <w:div w:id="1730768001">
                  <w:marLeft w:val="0"/>
                  <w:marRight w:val="0"/>
                  <w:marTop w:val="0"/>
                  <w:marBottom w:val="0"/>
                  <w:divBdr>
                    <w:top w:val="none" w:sz="0" w:space="0" w:color="auto"/>
                    <w:left w:val="none" w:sz="0" w:space="0" w:color="auto"/>
                    <w:bottom w:val="none" w:sz="0" w:space="0" w:color="auto"/>
                    <w:right w:val="none" w:sz="0" w:space="0" w:color="auto"/>
                  </w:divBdr>
                </w:div>
                <w:div w:id="1731224133">
                  <w:marLeft w:val="0"/>
                  <w:marRight w:val="0"/>
                  <w:marTop w:val="0"/>
                  <w:marBottom w:val="0"/>
                  <w:divBdr>
                    <w:top w:val="none" w:sz="0" w:space="0" w:color="auto"/>
                    <w:left w:val="none" w:sz="0" w:space="0" w:color="auto"/>
                    <w:bottom w:val="none" w:sz="0" w:space="0" w:color="auto"/>
                    <w:right w:val="none" w:sz="0" w:space="0" w:color="auto"/>
                  </w:divBdr>
                </w:div>
                <w:div w:id="1733503180">
                  <w:marLeft w:val="0"/>
                  <w:marRight w:val="0"/>
                  <w:marTop w:val="0"/>
                  <w:marBottom w:val="0"/>
                  <w:divBdr>
                    <w:top w:val="none" w:sz="0" w:space="0" w:color="auto"/>
                    <w:left w:val="none" w:sz="0" w:space="0" w:color="auto"/>
                    <w:bottom w:val="none" w:sz="0" w:space="0" w:color="auto"/>
                    <w:right w:val="none" w:sz="0" w:space="0" w:color="auto"/>
                  </w:divBdr>
                </w:div>
                <w:div w:id="1733769456">
                  <w:marLeft w:val="0"/>
                  <w:marRight w:val="0"/>
                  <w:marTop w:val="0"/>
                  <w:marBottom w:val="0"/>
                  <w:divBdr>
                    <w:top w:val="none" w:sz="0" w:space="0" w:color="auto"/>
                    <w:left w:val="none" w:sz="0" w:space="0" w:color="auto"/>
                    <w:bottom w:val="none" w:sz="0" w:space="0" w:color="auto"/>
                    <w:right w:val="none" w:sz="0" w:space="0" w:color="auto"/>
                  </w:divBdr>
                </w:div>
                <w:div w:id="1735155926">
                  <w:marLeft w:val="0"/>
                  <w:marRight w:val="0"/>
                  <w:marTop w:val="0"/>
                  <w:marBottom w:val="0"/>
                  <w:divBdr>
                    <w:top w:val="none" w:sz="0" w:space="0" w:color="auto"/>
                    <w:left w:val="none" w:sz="0" w:space="0" w:color="auto"/>
                    <w:bottom w:val="none" w:sz="0" w:space="0" w:color="auto"/>
                    <w:right w:val="none" w:sz="0" w:space="0" w:color="auto"/>
                  </w:divBdr>
                </w:div>
                <w:div w:id="1737049965">
                  <w:marLeft w:val="0"/>
                  <w:marRight w:val="0"/>
                  <w:marTop w:val="0"/>
                  <w:marBottom w:val="0"/>
                  <w:divBdr>
                    <w:top w:val="none" w:sz="0" w:space="0" w:color="auto"/>
                    <w:left w:val="none" w:sz="0" w:space="0" w:color="auto"/>
                    <w:bottom w:val="none" w:sz="0" w:space="0" w:color="auto"/>
                    <w:right w:val="none" w:sz="0" w:space="0" w:color="auto"/>
                  </w:divBdr>
                </w:div>
                <w:div w:id="1737389515">
                  <w:marLeft w:val="0"/>
                  <w:marRight w:val="0"/>
                  <w:marTop w:val="0"/>
                  <w:marBottom w:val="0"/>
                  <w:divBdr>
                    <w:top w:val="none" w:sz="0" w:space="0" w:color="auto"/>
                    <w:left w:val="none" w:sz="0" w:space="0" w:color="auto"/>
                    <w:bottom w:val="none" w:sz="0" w:space="0" w:color="auto"/>
                    <w:right w:val="none" w:sz="0" w:space="0" w:color="auto"/>
                  </w:divBdr>
                </w:div>
                <w:div w:id="1738244010">
                  <w:marLeft w:val="0"/>
                  <w:marRight w:val="0"/>
                  <w:marTop w:val="0"/>
                  <w:marBottom w:val="0"/>
                  <w:divBdr>
                    <w:top w:val="none" w:sz="0" w:space="0" w:color="auto"/>
                    <w:left w:val="none" w:sz="0" w:space="0" w:color="auto"/>
                    <w:bottom w:val="none" w:sz="0" w:space="0" w:color="auto"/>
                    <w:right w:val="none" w:sz="0" w:space="0" w:color="auto"/>
                  </w:divBdr>
                </w:div>
                <w:div w:id="1741321111">
                  <w:marLeft w:val="0"/>
                  <w:marRight w:val="0"/>
                  <w:marTop w:val="0"/>
                  <w:marBottom w:val="0"/>
                  <w:divBdr>
                    <w:top w:val="none" w:sz="0" w:space="0" w:color="auto"/>
                    <w:left w:val="none" w:sz="0" w:space="0" w:color="auto"/>
                    <w:bottom w:val="none" w:sz="0" w:space="0" w:color="auto"/>
                    <w:right w:val="none" w:sz="0" w:space="0" w:color="auto"/>
                  </w:divBdr>
                </w:div>
                <w:div w:id="1745833116">
                  <w:marLeft w:val="0"/>
                  <w:marRight w:val="0"/>
                  <w:marTop w:val="0"/>
                  <w:marBottom w:val="0"/>
                  <w:divBdr>
                    <w:top w:val="none" w:sz="0" w:space="0" w:color="auto"/>
                    <w:left w:val="none" w:sz="0" w:space="0" w:color="auto"/>
                    <w:bottom w:val="none" w:sz="0" w:space="0" w:color="auto"/>
                    <w:right w:val="none" w:sz="0" w:space="0" w:color="auto"/>
                  </w:divBdr>
                </w:div>
                <w:div w:id="1746757300">
                  <w:marLeft w:val="0"/>
                  <w:marRight w:val="0"/>
                  <w:marTop w:val="0"/>
                  <w:marBottom w:val="0"/>
                  <w:divBdr>
                    <w:top w:val="none" w:sz="0" w:space="0" w:color="auto"/>
                    <w:left w:val="none" w:sz="0" w:space="0" w:color="auto"/>
                    <w:bottom w:val="none" w:sz="0" w:space="0" w:color="auto"/>
                    <w:right w:val="none" w:sz="0" w:space="0" w:color="auto"/>
                  </w:divBdr>
                </w:div>
                <w:div w:id="1748770615">
                  <w:marLeft w:val="0"/>
                  <w:marRight w:val="0"/>
                  <w:marTop w:val="0"/>
                  <w:marBottom w:val="0"/>
                  <w:divBdr>
                    <w:top w:val="none" w:sz="0" w:space="0" w:color="auto"/>
                    <w:left w:val="none" w:sz="0" w:space="0" w:color="auto"/>
                    <w:bottom w:val="none" w:sz="0" w:space="0" w:color="auto"/>
                    <w:right w:val="none" w:sz="0" w:space="0" w:color="auto"/>
                  </w:divBdr>
                </w:div>
                <w:div w:id="1750417265">
                  <w:marLeft w:val="0"/>
                  <w:marRight w:val="0"/>
                  <w:marTop w:val="0"/>
                  <w:marBottom w:val="0"/>
                  <w:divBdr>
                    <w:top w:val="none" w:sz="0" w:space="0" w:color="auto"/>
                    <w:left w:val="none" w:sz="0" w:space="0" w:color="auto"/>
                    <w:bottom w:val="none" w:sz="0" w:space="0" w:color="auto"/>
                    <w:right w:val="none" w:sz="0" w:space="0" w:color="auto"/>
                  </w:divBdr>
                </w:div>
                <w:div w:id="1752581041">
                  <w:marLeft w:val="0"/>
                  <w:marRight w:val="0"/>
                  <w:marTop w:val="0"/>
                  <w:marBottom w:val="0"/>
                  <w:divBdr>
                    <w:top w:val="none" w:sz="0" w:space="0" w:color="auto"/>
                    <w:left w:val="none" w:sz="0" w:space="0" w:color="auto"/>
                    <w:bottom w:val="none" w:sz="0" w:space="0" w:color="auto"/>
                    <w:right w:val="none" w:sz="0" w:space="0" w:color="auto"/>
                  </w:divBdr>
                </w:div>
                <w:div w:id="1753354415">
                  <w:marLeft w:val="0"/>
                  <w:marRight w:val="0"/>
                  <w:marTop w:val="0"/>
                  <w:marBottom w:val="0"/>
                  <w:divBdr>
                    <w:top w:val="none" w:sz="0" w:space="0" w:color="auto"/>
                    <w:left w:val="none" w:sz="0" w:space="0" w:color="auto"/>
                    <w:bottom w:val="none" w:sz="0" w:space="0" w:color="auto"/>
                    <w:right w:val="none" w:sz="0" w:space="0" w:color="auto"/>
                  </w:divBdr>
                </w:div>
                <w:div w:id="1754425026">
                  <w:marLeft w:val="0"/>
                  <w:marRight w:val="0"/>
                  <w:marTop w:val="0"/>
                  <w:marBottom w:val="0"/>
                  <w:divBdr>
                    <w:top w:val="none" w:sz="0" w:space="0" w:color="auto"/>
                    <w:left w:val="none" w:sz="0" w:space="0" w:color="auto"/>
                    <w:bottom w:val="none" w:sz="0" w:space="0" w:color="auto"/>
                    <w:right w:val="none" w:sz="0" w:space="0" w:color="auto"/>
                  </w:divBdr>
                </w:div>
                <w:div w:id="1756127828">
                  <w:marLeft w:val="0"/>
                  <w:marRight w:val="0"/>
                  <w:marTop w:val="0"/>
                  <w:marBottom w:val="0"/>
                  <w:divBdr>
                    <w:top w:val="none" w:sz="0" w:space="0" w:color="auto"/>
                    <w:left w:val="none" w:sz="0" w:space="0" w:color="auto"/>
                    <w:bottom w:val="none" w:sz="0" w:space="0" w:color="auto"/>
                    <w:right w:val="none" w:sz="0" w:space="0" w:color="auto"/>
                  </w:divBdr>
                </w:div>
                <w:div w:id="1756395219">
                  <w:marLeft w:val="0"/>
                  <w:marRight w:val="0"/>
                  <w:marTop w:val="0"/>
                  <w:marBottom w:val="0"/>
                  <w:divBdr>
                    <w:top w:val="none" w:sz="0" w:space="0" w:color="auto"/>
                    <w:left w:val="none" w:sz="0" w:space="0" w:color="auto"/>
                    <w:bottom w:val="none" w:sz="0" w:space="0" w:color="auto"/>
                    <w:right w:val="none" w:sz="0" w:space="0" w:color="auto"/>
                  </w:divBdr>
                </w:div>
                <w:div w:id="1756658673">
                  <w:marLeft w:val="0"/>
                  <w:marRight w:val="0"/>
                  <w:marTop w:val="0"/>
                  <w:marBottom w:val="0"/>
                  <w:divBdr>
                    <w:top w:val="none" w:sz="0" w:space="0" w:color="auto"/>
                    <w:left w:val="none" w:sz="0" w:space="0" w:color="auto"/>
                    <w:bottom w:val="none" w:sz="0" w:space="0" w:color="auto"/>
                    <w:right w:val="none" w:sz="0" w:space="0" w:color="auto"/>
                  </w:divBdr>
                </w:div>
                <w:div w:id="1757625719">
                  <w:marLeft w:val="0"/>
                  <w:marRight w:val="0"/>
                  <w:marTop w:val="0"/>
                  <w:marBottom w:val="0"/>
                  <w:divBdr>
                    <w:top w:val="none" w:sz="0" w:space="0" w:color="auto"/>
                    <w:left w:val="none" w:sz="0" w:space="0" w:color="auto"/>
                    <w:bottom w:val="none" w:sz="0" w:space="0" w:color="auto"/>
                    <w:right w:val="none" w:sz="0" w:space="0" w:color="auto"/>
                  </w:divBdr>
                </w:div>
                <w:div w:id="1759789067">
                  <w:marLeft w:val="0"/>
                  <w:marRight w:val="0"/>
                  <w:marTop w:val="0"/>
                  <w:marBottom w:val="0"/>
                  <w:divBdr>
                    <w:top w:val="none" w:sz="0" w:space="0" w:color="auto"/>
                    <w:left w:val="none" w:sz="0" w:space="0" w:color="auto"/>
                    <w:bottom w:val="none" w:sz="0" w:space="0" w:color="auto"/>
                    <w:right w:val="none" w:sz="0" w:space="0" w:color="auto"/>
                  </w:divBdr>
                </w:div>
                <w:div w:id="1762919479">
                  <w:marLeft w:val="0"/>
                  <w:marRight w:val="0"/>
                  <w:marTop w:val="0"/>
                  <w:marBottom w:val="0"/>
                  <w:divBdr>
                    <w:top w:val="none" w:sz="0" w:space="0" w:color="auto"/>
                    <w:left w:val="none" w:sz="0" w:space="0" w:color="auto"/>
                    <w:bottom w:val="none" w:sz="0" w:space="0" w:color="auto"/>
                    <w:right w:val="none" w:sz="0" w:space="0" w:color="auto"/>
                  </w:divBdr>
                </w:div>
                <w:div w:id="1765102816">
                  <w:marLeft w:val="0"/>
                  <w:marRight w:val="0"/>
                  <w:marTop w:val="0"/>
                  <w:marBottom w:val="0"/>
                  <w:divBdr>
                    <w:top w:val="none" w:sz="0" w:space="0" w:color="auto"/>
                    <w:left w:val="none" w:sz="0" w:space="0" w:color="auto"/>
                    <w:bottom w:val="none" w:sz="0" w:space="0" w:color="auto"/>
                    <w:right w:val="none" w:sz="0" w:space="0" w:color="auto"/>
                  </w:divBdr>
                </w:div>
                <w:div w:id="1765491746">
                  <w:marLeft w:val="0"/>
                  <w:marRight w:val="0"/>
                  <w:marTop w:val="0"/>
                  <w:marBottom w:val="0"/>
                  <w:divBdr>
                    <w:top w:val="none" w:sz="0" w:space="0" w:color="auto"/>
                    <w:left w:val="none" w:sz="0" w:space="0" w:color="auto"/>
                    <w:bottom w:val="none" w:sz="0" w:space="0" w:color="auto"/>
                    <w:right w:val="none" w:sz="0" w:space="0" w:color="auto"/>
                  </w:divBdr>
                </w:div>
                <w:div w:id="1765806627">
                  <w:marLeft w:val="0"/>
                  <w:marRight w:val="0"/>
                  <w:marTop w:val="0"/>
                  <w:marBottom w:val="0"/>
                  <w:divBdr>
                    <w:top w:val="none" w:sz="0" w:space="0" w:color="auto"/>
                    <w:left w:val="none" w:sz="0" w:space="0" w:color="auto"/>
                    <w:bottom w:val="none" w:sz="0" w:space="0" w:color="auto"/>
                    <w:right w:val="none" w:sz="0" w:space="0" w:color="auto"/>
                  </w:divBdr>
                </w:div>
                <w:div w:id="1765957667">
                  <w:marLeft w:val="0"/>
                  <w:marRight w:val="0"/>
                  <w:marTop w:val="0"/>
                  <w:marBottom w:val="0"/>
                  <w:divBdr>
                    <w:top w:val="none" w:sz="0" w:space="0" w:color="auto"/>
                    <w:left w:val="none" w:sz="0" w:space="0" w:color="auto"/>
                    <w:bottom w:val="none" w:sz="0" w:space="0" w:color="auto"/>
                    <w:right w:val="none" w:sz="0" w:space="0" w:color="auto"/>
                  </w:divBdr>
                </w:div>
                <w:div w:id="1767768547">
                  <w:marLeft w:val="0"/>
                  <w:marRight w:val="0"/>
                  <w:marTop w:val="0"/>
                  <w:marBottom w:val="0"/>
                  <w:divBdr>
                    <w:top w:val="none" w:sz="0" w:space="0" w:color="auto"/>
                    <w:left w:val="none" w:sz="0" w:space="0" w:color="auto"/>
                    <w:bottom w:val="none" w:sz="0" w:space="0" w:color="auto"/>
                    <w:right w:val="none" w:sz="0" w:space="0" w:color="auto"/>
                  </w:divBdr>
                </w:div>
                <w:div w:id="1772779961">
                  <w:marLeft w:val="0"/>
                  <w:marRight w:val="0"/>
                  <w:marTop w:val="0"/>
                  <w:marBottom w:val="0"/>
                  <w:divBdr>
                    <w:top w:val="none" w:sz="0" w:space="0" w:color="auto"/>
                    <w:left w:val="none" w:sz="0" w:space="0" w:color="auto"/>
                    <w:bottom w:val="none" w:sz="0" w:space="0" w:color="auto"/>
                    <w:right w:val="none" w:sz="0" w:space="0" w:color="auto"/>
                  </w:divBdr>
                </w:div>
                <w:div w:id="1774132353">
                  <w:marLeft w:val="0"/>
                  <w:marRight w:val="0"/>
                  <w:marTop w:val="0"/>
                  <w:marBottom w:val="0"/>
                  <w:divBdr>
                    <w:top w:val="none" w:sz="0" w:space="0" w:color="auto"/>
                    <w:left w:val="none" w:sz="0" w:space="0" w:color="auto"/>
                    <w:bottom w:val="none" w:sz="0" w:space="0" w:color="auto"/>
                    <w:right w:val="none" w:sz="0" w:space="0" w:color="auto"/>
                  </w:divBdr>
                </w:div>
                <w:div w:id="1783958786">
                  <w:marLeft w:val="0"/>
                  <w:marRight w:val="0"/>
                  <w:marTop w:val="0"/>
                  <w:marBottom w:val="0"/>
                  <w:divBdr>
                    <w:top w:val="none" w:sz="0" w:space="0" w:color="auto"/>
                    <w:left w:val="none" w:sz="0" w:space="0" w:color="auto"/>
                    <w:bottom w:val="none" w:sz="0" w:space="0" w:color="auto"/>
                    <w:right w:val="none" w:sz="0" w:space="0" w:color="auto"/>
                  </w:divBdr>
                </w:div>
                <w:div w:id="1784181314">
                  <w:marLeft w:val="0"/>
                  <w:marRight w:val="0"/>
                  <w:marTop w:val="0"/>
                  <w:marBottom w:val="0"/>
                  <w:divBdr>
                    <w:top w:val="none" w:sz="0" w:space="0" w:color="auto"/>
                    <w:left w:val="none" w:sz="0" w:space="0" w:color="auto"/>
                    <w:bottom w:val="none" w:sz="0" w:space="0" w:color="auto"/>
                    <w:right w:val="none" w:sz="0" w:space="0" w:color="auto"/>
                  </w:divBdr>
                </w:div>
                <w:div w:id="1785343245">
                  <w:marLeft w:val="0"/>
                  <w:marRight w:val="0"/>
                  <w:marTop w:val="0"/>
                  <w:marBottom w:val="0"/>
                  <w:divBdr>
                    <w:top w:val="none" w:sz="0" w:space="0" w:color="auto"/>
                    <w:left w:val="none" w:sz="0" w:space="0" w:color="auto"/>
                    <w:bottom w:val="none" w:sz="0" w:space="0" w:color="auto"/>
                    <w:right w:val="none" w:sz="0" w:space="0" w:color="auto"/>
                  </w:divBdr>
                </w:div>
                <w:div w:id="1785688750">
                  <w:marLeft w:val="0"/>
                  <w:marRight w:val="0"/>
                  <w:marTop w:val="0"/>
                  <w:marBottom w:val="0"/>
                  <w:divBdr>
                    <w:top w:val="none" w:sz="0" w:space="0" w:color="auto"/>
                    <w:left w:val="none" w:sz="0" w:space="0" w:color="auto"/>
                    <w:bottom w:val="none" w:sz="0" w:space="0" w:color="auto"/>
                    <w:right w:val="none" w:sz="0" w:space="0" w:color="auto"/>
                  </w:divBdr>
                </w:div>
                <w:div w:id="1785809196">
                  <w:marLeft w:val="0"/>
                  <w:marRight w:val="0"/>
                  <w:marTop w:val="0"/>
                  <w:marBottom w:val="0"/>
                  <w:divBdr>
                    <w:top w:val="none" w:sz="0" w:space="0" w:color="auto"/>
                    <w:left w:val="none" w:sz="0" w:space="0" w:color="auto"/>
                    <w:bottom w:val="none" w:sz="0" w:space="0" w:color="auto"/>
                    <w:right w:val="none" w:sz="0" w:space="0" w:color="auto"/>
                  </w:divBdr>
                </w:div>
                <w:div w:id="1788812774">
                  <w:marLeft w:val="0"/>
                  <w:marRight w:val="0"/>
                  <w:marTop w:val="0"/>
                  <w:marBottom w:val="0"/>
                  <w:divBdr>
                    <w:top w:val="none" w:sz="0" w:space="0" w:color="auto"/>
                    <w:left w:val="none" w:sz="0" w:space="0" w:color="auto"/>
                    <w:bottom w:val="none" w:sz="0" w:space="0" w:color="auto"/>
                    <w:right w:val="none" w:sz="0" w:space="0" w:color="auto"/>
                  </w:divBdr>
                </w:div>
                <w:div w:id="1790470917">
                  <w:marLeft w:val="0"/>
                  <w:marRight w:val="0"/>
                  <w:marTop w:val="0"/>
                  <w:marBottom w:val="0"/>
                  <w:divBdr>
                    <w:top w:val="none" w:sz="0" w:space="0" w:color="auto"/>
                    <w:left w:val="none" w:sz="0" w:space="0" w:color="auto"/>
                    <w:bottom w:val="none" w:sz="0" w:space="0" w:color="auto"/>
                    <w:right w:val="none" w:sz="0" w:space="0" w:color="auto"/>
                  </w:divBdr>
                </w:div>
                <w:div w:id="1790473344">
                  <w:marLeft w:val="0"/>
                  <w:marRight w:val="0"/>
                  <w:marTop w:val="0"/>
                  <w:marBottom w:val="0"/>
                  <w:divBdr>
                    <w:top w:val="none" w:sz="0" w:space="0" w:color="auto"/>
                    <w:left w:val="none" w:sz="0" w:space="0" w:color="auto"/>
                    <w:bottom w:val="none" w:sz="0" w:space="0" w:color="auto"/>
                    <w:right w:val="none" w:sz="0" w:space="0" w:color="auto"/>
                  </w:divBdr>
                </w:div>
                <w:div w:id="1790513413">
                  <w:marLeft w:val="0"/>
                  <w:marRight w:val="0"/>
                  <w:marTop w:val="0"/>
                  <w:marBottom w:val="0"/>
                  <w:divBdr>
                    <w:top w:val="none" w:sz="0" w:space="0" w:color="auto"/>
                    <w:left w:val="none" w:sz="0" w:space="0" w:color="auto"/>
                    <w:bottom w:val="none" w:sz="0" w:space="0" w:color="auto"/>
                    <w:right w:val="none" w:sz="0" w:space="0" w:color="auto"/>
                  </w:divBdr>
                </w:div>
                <w:div w:id="1792673262">
                  <w:marLeft w:val="0"/>
                  <w:marRight w:val="0"/>
                  <w:marTop w:val="0"/>
                  <w:marBottom w:val="0"/>
                  <w:divBdr>
                    <w:top w:val="none" w:sz="0" w:space="0" w:color="auto"/>
                    <w:left w:val="none" w:sz="0" w:space="0" w:color="auto"/>
                    <w:bottom w:val="none" w:sz="0" w:space="0" w:color="auto"/>
                    <w:right w:val="none" w:sz="0" w:space="0" w:color="auto"/>
                  </w:divBdr>
                </w:div>
                <w:div w:id="1793479361">
                  <w:marLeft w:val="0"/>
                  <w:marRight w:val="0"/>
                  <w:marTop w:val="0"/>
                  <w:marBottom w:val="0"/>
                  <w:divBdr>
                    <w:top w:val="none" w:sz="0" w:space="0" w:color="auto"/>
                    <w:left w:val="none" w:sz="0" w:space="0" w:color="auto"/>
                    <w:bottom w:val="none" w:sz="0" w:space="0" w:color="auto"/>
                    <w:right w:val="none" w:sz="0" w:space="0" w:color="auto"/>
                  </w:divBdr>
                </w:div>
                <w:div w:id="1799369985">
                  <w:marLeft w:val="0"/>
                  <w:marRight w:val="0"/>
                  <w:marTop w:val="0"/>
                  <w:marBottom w:val="0"/>
                  <w:divBdr>
                    <w:top w:val="none" w:sz="0" w:space="0" w:color="auto"/>
                    <w:left w:val="none" w:sz="0" w:space="0" w:color="auto"/>
                    <w:bottom w:val="none" w:sz="0" w:space="0" w:color="auto"/>
                    <w:right w:val="none" w:sz="0" w:space="0" w:color="auto"/>
                  </w:divBdr>
                </w:div>
                <w:div w:id="1799839155">
                  <w:marLeft w:val="0"/>
                  <w:marRight w:val="0"/>
                  <w:marTop w:val="0"/>
                  <w:marBottom w:val="0"/>
                  <w:divBdr>
                    <w:top w:val="none" w:sz="0" w:space="0" w:color="auto"/>
                    <w:left w:val="none" w:sz="0" w:space="0" w:color="auto"/>
                    <w:bottom w:val="none" w:sz="0" w:space="0" w:color="auto"/>
                    <w:right w:val="none" w:sz="0" w:space="0" w:color="auto"/>
                  </w:divBdr>
                </w:div>
                <w:div w:id="1804541258">
                  <w:marLeft w:val="0"/>
                  <w:marRight w:val="0"/>
                  <w:marTop w:val="0"/>
                  <w:marBottom w:val="0"/>
                  <w:divBdr>
                    <w:top w:val="none" w:sz="0" w:space="0" w:color="auto"/>
                    <w:left w:val="none" w:sz="0" w:space="0" w:color="auto"/>
                    <w:bottom w:val="none" w:sz="0" w:space="0" w:color="auto"/>
                    <w:right w:val="none" w:sz="0" w:space="0" w:color="auto"/>
                  </w:divBdr>
                </w:div>
                <w:div w:id="1804761973">
                  <w:marLeft w:val="0"/>
                  <w:marRight w:val="0"/>
                  <w:marTop w:val="0"/>
                  <w:marBottom w:val="0"/>
                  <w:divBdr>
                    <w:top w:val="none" w:sz="0" w:space="0" w:color="auto"/>
                    <w:left w:val="none" w:sz="0" w:space="0" w:color="auto"/>
                    <w:bottom w:val="none" w:sz="0" w:space="0" w:color="auto"/>
                    <w:right w:val="none" w:sz="0" w:space="0" w:color="auto"/>
                  </w:divBdr>
                </w:div>
                <w:div w:id="1804811312">
                  <w:marLeft w:val="0"/>
                  <w:marRight w:val="0"/>
                  <w:marTop w:val="0"/>
                  <w:marBottom w:val="0"/>
                  <w:divBdr>
                    <w:top w:val="none" w:sz="0" w:space="0" w:color="auto"/>
                    <w:left w:val="none" w:sz="0" w:space="0" w:color="auto"/>
                    <w:bottom w:val="none" w:sz="0" w:space="0" w:color="auto"/>
                    <w:right w:val="none" w:sz="0" w:space="0" w:color="auto"/>
                  </w:divBdr>
                </w:div>
                <w:div w:id="1805541993">
                  <w:marLeft w:val="0"/>
                  <w:marRight w:val="0"/>
                  <w:marTop w:val="0"/>
                  <w:marBottom w:val="0"/>
                  <w:divBdr>
                    <w:top w:val="none" w:sz="0" w:space="0" w:color="auto"/>
                    <w:left w:val="none" w:sz="0" w:space="0" w:color="auto"/>
                    <w:bottom w:val="none" w:sz="0" w:space="0" w:color="auto"/>
                    <w:right w:val="none" w:sz="0" w:space="0" w:color="auto"/>
                  </w:divBdr>
                </w:div>
                <w:div w:id="1815634829">
                  <w:marLeft w:val="0"/>
                  <w:marRight w:val="0"/>
                  <w:marTop w:val="0"/>
                  <w:marBottom w:val="0"/>
                  <w:divBdr>
                    <w:top w:val="none" w:sz="0" w:space="0" w:color="auto"/>
                    <w:left w:val="none" w:sz="0" w:space="0" w:color="auto"/>
                    <w:bottom w:val="none" w:sz="0" w:space="0" w:color="auto"/>
                    <w:right w:val="none" w:sz="0" w:space="0" w:color="auto"/>
                  </w:divBdr>
                </w:div>
                <w:div w:id="1818260397">
                  <w:marLeft w:val="0"/>
                  <w:marRight w:val="0"/>
                  <w:marTop w:val="0"/>
                  <w:marBottom w:val="0"/>
                  <w:divBdr>
                    <w:top w:val="none" w:sz="0" w:space="0" w:color="auto"/>
                    <w:left w:val="none" w:sz="0" w:space="0" w:color="auto"/>
                    <w:bottom w:val="none" w:sz="0" w:space="0" w:color="auto"/>
                    <w:right w:val="none" w:sz="0" w:space="0" w:color="auto"/>
                  </w:divBdr>
                </w:div>
                <w:div w:id="1819957735">
                  <w:marLeft w:val="0"/>
                  <w:marRight w:val="0"/>
                  <w:marTop w:val="0"/>
                  <w:marBottom w:val="0"/>
                  <w:divBdr>
                    <w:top w:val="none" w:sz="0" w:space="0" w:color="auto"/>
                    <w:left w:val="none" w:sz="0" w:space="0" w:color="auto"/>
                    <w:bottom w:val="none" w:sz="0" w:space="0" w:color="auto"/>
                    <w:right w:val="none" w:sz="0" w:space="0" w:color="auto"/>
                  </w:divBdr>
                </w:div>
                <w:div w:id="1826819581">
                  <w:marLeft w:val="0"/>
                  <w:marRight w:val="0"/>
                  <w:marTop w:val="0"/>
                  <w:marBottom w:val="0"/>
                  <w:divBdr>
                    <w:top w:val="none" w:sz="0" w:space="0" w:color="auto"/>
                    <w:left w:val="none" w:sz="0" w:space="0" w:color="auto"/>
                    <w:bottom w:val="none" w:sz="0" w:space="0" w:color="auto"/>
                    <w:right w:val="none" w:sz="0" w:space="0" w:color="auto"/>
                  </w:divBdr>
                </w:div>
                <w:div w:id="1827358218">
                  <w:marLeft w:val="0"/>
                  <w:marRight w:val="0"/>
                  <w:marTop w:val="0"/>
                  <w:marBottom w:val="0"/>
                  <w:divBdr>
                    <w:top w:val="none" w:sz="0" w:space="0" w:color="auto"/>
                    <w:left w:val="none" w:sz="0" w:space="0" w:color="auto"/>
                    <w:bottom w:val="none" w:sz="0" w:space="0" w:color="auto"/>
                    <w:right w:val="none" w:sz="0" w:space="0" w:color="auto"/>
                  </w:divBdr>
                </w:div>
                <w:div w:id="1829589345">
                  <w:marLeft w:val="0"/>
                  <w:marRight w:val="0"/>
                  <w:marTop w:val="0"/>
                  <w:marBottom w:val="0"/>
                  <w:divBdr>
                    <w:top w:val="none" w:sz="0" w:space="0" w:color="auto"/>
                    <w:left w:val="none" w:sz="0" w:space="0" w:color="auto"/>
                    <w:bottom w:val="none" w:sz="0" w:space="0" w:color="auto"/>
                    <w:right w:val="none" w:sz="0" w:space="0" w:color="auto"/>
                  </w:divBdr>
                </w:div>
                <w:div w:id="1833249921">
                  <w:marLeft w:val="0"/>
                  <w:marRight w:val="0"/>
                  <w:marTop w:val="0"/>
                  <w:marBottom w:val="0"/>
                  <w:divBdr>
                    <w:top w:val="none" w:sz="0" w:space="0" w:color="auto"/>
                    <w:left w:val="none" w:sz="0" w:space="0" w:color="auto"/>
                    <w:bottom w:val="none" w:sz="0" w:space="0" w:color="auto"/>
                    <w:right w:val="none" w:sz="0" w:space="0" w:color="auto"/>
                  </w:divBdr>
                </w:div>
                <w:div w:id="1836528539">
                  <w:marLeft w:val="0"/>
                  <w:marRight w:val="0"/>
                  <w:marTop w:val="0"/>
                  <w:marBottom w:val="0"/>
                  <w:divBdr>
                    <w:top w:val="none" w:sz="0" w:space="0" w:color="auto"/>
                    <w:left w:val="none" w:sz="0" w:space="0" w:color="auto"/>
                    <w:bottom w:val="none" w:sz="0" w:space="0" w:color="auto"/>
                    <w:right w:val="none" w:sz="0" w:space="0" w:color="auto"/>
                  </w:divBdr>
                </w:div>
                <w:div w:id="1837499152">
                  <w:marLeft w:val="0"/>
                  <w:marRight w:val="0"/>
                  <w:marTop w:val="0"/>
                  <w:marBottom w:val="0"/>
                  <w:divBdr>
                    <w:top w:val="none" w:sz="0" w:space="0" w:color="auto"/>
                    <w:left w:val="none" w:sz="0" w:space="0" w:color="auto"/>
                    <w:bottom w:val="none" w:sz="0" w:space="0" w:color="auto"/>
                    <w:right w:val="none" w:sz="0" w:space="0" w:color="auto"/>
                  </w:divBdr>
                </w:div>
                <w:div w:id="1845243853">
                  <w:marLeft w:val="0"/>
                  <w:marRight w:val="0"/>
                  <w:marTop w:val="0"/>
                  <w:marBottom w:val="0"/>
                  <w:divBdr>
                    <w:top w:val="none" w:sz="0" w:space="0" w:color="auto"/>
                    <w:left w:val="none" w:sz="0" w:space="0" w:color="auto"/>
                    <w:bottom w:val="none" w:sz="0" w:space="0" w:color="auto"/>
                    <w:right w:val="none" w:sz="0" w:space="0" w:color="auto"/>
                  </w:divBdr>
                </w:div>
                <w:div w:id="1848669487">
                  <w:marLeft w:val="0"/>
                  <w:marRight w:val="0"/>
                  <w:marTop w:val="0"/>
                  <w:marBottom w:val="0"/>
                  <w:divBdr>
                    <w:top w:val="none" w:sz="0" w:space="0" w:color="auto"/>
                    <w:left w:val="none" w:sz="0" w:space="0" w:color="auto"/>
                    <w:bottom w:val="none" w:sz="0" w:space="0" w:color="auto"/>
                    <w:right w:val="none" w:sz="0" w:space="0" w:color="auto"/>
                  </w:divBdr>
                </w:div>
                <w:div w:id="1848980120">
                  <w:marLeft w:val="0"/>
                  <w:marRight w:val="0"/>
                  <w:marTop w:val="0"/>
                  <w:marBottom w:val="0"/>
                  <w:divBdr>
                    <w:top w:val="none" w:sz="0" w:space="0" w:color="auto"/>
                    <w:left w:val="none" w:sz="0" w:space="0" w:color="auto"/>
                    <w:bottom w:val="none" w:sz="0" w:space="0" w:color="auto"/>
                    <w:right w:val="none" w:sz="0" w:space="0" w:color="auto"/>
                  </w:divBdr>
                </w:div>
                <w:div w:id="1853520701">
                  <w:marLeft w:val="0"/>
                  <w:marRight w:val="0"/>
                  <w:marTop w:val="0"/>
                  <w:marBottom w:val="0"/>
                  <w:divBdr>
                    <w:top w:val="none" w:sz="0" w:space="0" w:color="auto"/>
                    <w:left w:val="none" w:sz="0" w:space="0" w:color="auto"/>
                    <w:bottom w:val="none" w:sz="0" w:space="0" w:color="auto"/>
                    <w:right w:val="none" w:sz="0" w:space="0" w:color="auto"/>
                  </w:divBdr>
                </w:div>
                <w:div w:id="1858423541">
                  <w:marLeft w:val="0"/>
                  <w:marRight w:val="0"/>
                  <w:marTop w:val="0"/>
                  <w:marBottom w:val="0"/>
                  <w:divBdr>
                    <w:top w:val="none" w:sz="0" w:space="0" w:color="auto"/>
                    <w:left w:val="none" w:sz="0" w:space="0" w:color="auto"/>
                    <w:bottom w:val="none" w:sz="0" w:space="0" w:color="auto"/>
                    <w:right w:val="none" w:sz="0" w:space="0" w:color="auto"/>
                  </w:divBdr>
                </w:div>
                <w:div w:id="1859006120">
                  <w:marLeft w:val="0"/>
                  <w:marRight w:val="0"/>
                  <w:marTop w:val="0"/>
                  <w:marBottom w:val="0"/>
                  <w:divBdr>
                    <w:top w:val="none" w:sz="0" w:space="0" w:color="auto"/>
                    <w:left w:val="none" w:sz="0" w:space="0" w:color="auto"/>
                    <w:bottom w:val="none" w:sz="0" w:space="0" w:color="auto"/>
                    <w:right w:val="none" w:sz="0" w:space="0" w:color="auto"/>
                  </w:divBdr>
                </w:div>
                <w:div w:id="1859923297">
                  <w:marLeft w:val="0"/>
                  <w:marRight w:val="0"/>
                  <w:marTop w:val="0"/>
                  <w:marBottom w:val="0"/>
                  <w:divBdr>
                    <w:top w:val="none" w:sz="0" w:space="0" w:color="auto"/>
                    <w:left w:val="none" w:sz="0" w:space="0" w:color="auto"/>
                    <w:bottom w:val="none" w:sz="0" w:space="0" w:color="auto"/>
                    <w:right w:val="none" w:sz="0" w:space="0" w:color="auto"/>
                  </w:divBdr>
                </w:div>
                <w:div w:id="1860704820">
                  <w:marLeft w:val="0"/>
                  <w:marRight w:val="0"/>
                  <w:marTop w:val="0"/>
                  <w:marBottom w:val="0"/>
                  <w:divBdr>
                    <w:top w:val="none" w:sz="0" w:space="0" w:color="auto"/>
                    <w:left w:val="none" w:sz="0" w:space="0" w:color="auto"/>
                    <w:bottom w:val="none" w:sz="0" w:space="0" w:color="auto"/>
                    <w:right w:val="none" w:sz="0" w:space="0" w:color="auto"/>
                  </w:divBdr>
                </w:div>
                <w:div w:id="1861311593">
                  <w:marLeft w:val="0"/>
                  <w:marRight w:val="0"/>
                  <w:marTop w:val="0"/>
                  <w:marBottom w:val="0"/>
                  <w:divBdr>
                    <w:top w:val="none" w:sz="0" w:space="0" w:color="auto"/>
                    <w:left w:val="none" w:sz="0" w:space="0" w:color="auto"/>
                    <w:bottom w:val="none" w:sz="0" w:space="0" w:color="auto"/>
                    <w:right w:val="none" w:sz="0" w:space="0" w:color="auto"/>
                  </w:divBdr>
                </w:div>
                <w:div w:id="1864128084">
                  <w:marLeft w:val="0"/>
                  <w:marRight w:val="0"/>
                  <w:marTop w:val="0"/>
                  <w:marBottom w:val="0"/>
                  <w:divBdr>
                    <w:top w:val="none" w:sz="0" w:space="0" w:color="auto"/>
                    <w:left w:val="none" w:sz="0" w:space="0" w:color="auto"/>
                    <w:bottom w:val="none" w:sz="0" w:space="0" w:color="auto"/>
                    <w:right w:val="none" w:sz="0" w:space="0" w:color="auto"/>
                  </w:divBdr>
                </w:div>
                <w:div w:id="1865707507">
                  <w:marLeft w:val="0"/>
                  <w:marRight w:val="0"/>
                  <w:marTop w:val="0"/>
                  <w:marBottom w:val="0"/>
                  <w:divBdr>
                    <w:top w:val="none" w:sz="0" w:space="0" w:color="auto"/>
                    <w:left w:val="none" w:sz="0" w:space="0" w:color="auto"/>
                    <w:bottom w:val="none" w:sz="0" w:space="0" w:color="auto"/>
                    <w:right w:val="none" w:sz="0" w:space="0" w:color="auto"/>
                  </w:divBdr>
                </w:div>
                <w:div w:id="1874147246">
                  <w:marLeft w:val="0"/>
                  <w:marRight w:val="0"/>
                  <w:marTop w:val="0"/>
                  <w:marBottom w:val="0"/>
                  <w:divBdr>
                    <w:top w:val="none" w:sz="0" w:space="0" w:color="auto"/>
                    <w:left w:val="none" w:sz="0" w:space="0" w:color="auto"/>
                    <w:bottom w:val="none" w:sz="0" w:space="0" w:color="auto"/>
                    <w:right w:val="none" w:sz="0" w:space="0" w:color="auto"/>
                  </w:divBdr>
                </w:div>
                <w:div w:id="1877235978">
                  <w:marLeft w:val="0"/>
                  <w:marRight w:val="0"/>
                  <w:marTop w:val="0"/>
                  <w:marBottom w:val="0"/>
                  <w:divBdr>
                    <w:top w:val="none" w:sz="0" w:space="0" w:color="auto"/>
                    <w:left w:val="none" w:sz="0" w:space="0" w:color="auto"/>
                    <w:bottom w:val="none" w:sz="0" w:space="0" w:color="auto"/>
                    <w:right w:val="none" w:sz="0" w:space="0" w:color="auto"/>
                  </w:divBdr>
                </w:div>
                <w:div w:id="1880194555">
                  <w:marLeft w:val="0"/>
                  <w:marRight w:val="0"/>
                  <w:marTop w:val="0"/>
                  <w:marBottom w:val="0"/>
                  <w:divBdr>
                    <w:top w:val="none" w:sz="0" w:space="0" w:color="auto"/>
                    <w:left w:val="none" w:sz="0" w:space="0" w:color="auto"/>
                    <w:bottom w:val="none" w:sz="0" w:space="0" w:color="auto"/>
                    <w:right w:val="none" w:sz="0" w:space="0" w:color="auto"/>
                  </w:divBdr>
                </w:div>
                <w:div w:id="1880318617">
                  <w:marLeft w:val="0"/>
                  <w:marRight w:val="0"/>
                  <w:marTop w:val="0"/>
                  <w:marBottom w:val="0"/>
                  <w:divBdr>
                    <w:top w:val="none" w:sz="0" w:space="0" w:color="auto"/>
                    <w:left w:val="none" w:sz="0" w:space="0" w:color="auto"/>
                    <w:bottom w:val="none" w:sz="0" w:space="0" w:color="auto"/>
                    <w:right w:val="none" w:sz="0" w:space="0" w:color="auto"/>
                  </w:divBdr>
                </w:div>
                <w:div w:id="1881816643">
                  <w:marLeft w:val="0"/>
                  <w:marRight w:val="0"/>
                  <w:marTop w:val="0"/>
                  <w:marBottom w:val="0"/>
                  <w:divBdr>
                    <w:top w:val="none" w:sz="0" w:space="0" w:color="auto"/>
                    <w:left w:val="none" w:sz="0" w:space="0" w:color="auto"/>
                    <w:bottom w:val="none" w:sz="0" w:space="0" w:color="auto"/>
                    <w:right w:val="none" w:sz="0" w:space="0" w:color="auto"/>
                  </w:divBdr>
                </w:div>
                <w:div w:id="1884364305">
                  <w:marLeft w:val="0"/>
                  <w:marRight w:val="0"/>
                  <w:marTop w:val="0"/>
                  <w:marBottom w:val="0"/>
                  <w:divBdr>
                    <w:top w:val="none" w:sz="0" w:space="0" w:color="auto"/>
                    <w:left w:val="none" w:sz="0" w:space="0" w:color="auto"/>
                    <w:bottom w:val="none" w:sz="0" w:space="0" w:color="auto"/>
                    <w:right w:val="none" w:sz="0" w:space="0" w:color="auto"/>
                  </w:divBdr>
                </w:div>
                <w:div w:id="1885099180">
                  <w:marLeft w:val="0"/>
                  <w:marRight w:val="0"/>
                  <w:marTop w:val="0"/>
                  <w:marBottom w:val="0"/>
                  <w:divBdr>
                    <w:top w:val="none" w:sz="0" w:space="0" w:color="auto"/>
                    <w:left w:val="none" w:sz="0" w:space="0" w:color="auto"/>
                    <w:bottom w:val="none" w:sz="0" w:space="0" w:color="auto"/>
                    <w:right w:val="none" w:sz="0" w:space="0" w:color="auto"/>
                  </w:divBdr>
                </w:div>
                <w:div w:id="1888951465">
                  <w:marLeft w:val="0"/>
                  <w:marRight w:val="0"/>
                  <w:marTop w:val="0"/>
                  <w:marBottom w:val="0"/>
                  <w:divBdr>
                    <w:top w:val="none" w:sz="0" w:space="0" w:color="auto"/>
                    <w:left w:val="none" w:sz="0" w:space="0" w:color="auto"/>
                    <w:bottom w:val="none" w:sz="0" w:space="0" w:color="auto"/>
                    <w:right w:val="none" w:sz="0" w:space="0" w:color="auto"/>
                  </w:divBdr>
                </w:div>
                <w:div w:id="1890654117">
                  <w:marLeft w:val="0"/>
                  <w:marRight w:val="0"/>
                  <w:marTop w:val="0"/>
                  <w:marBottom w:val="0"/>
                  <w:divBdr>
                    <w:top w:val="none" w:sz="0" w:space="0" w:color="auto"/>
                    <w:left w:val="none" w:sz="0" w:space="0" w:color="auto"/>
                    <w:bottom w:val="none" w:sz="0" w:space="0" w:color="auto"/>
                    <w:right w:val="none" w:sz="0" w:space="0" w:color="auto"/>
                  </w:divBdr>
                </w:div>
                <w:div w:id="1891646515">
                  <w:marLeft w:val="0"/>
                  <w:marRight w:val="0"/>
                  <w:marTop w:val="0"/>
                  <w:marBottom w:val="0"/>
                  <w:divBdr>
                    <w:top w:val="none" w:sz="0" w:space="0" w:color="auto"/>
                    <w:left w:val="none" w:sz="0" w:space="0" w:color="auto"/>
                    <w:bottom w:val="none" w:sz="0" w:space="0" w:color="auto"/>
                    <w:right w:val="none" w:sz="0" w:space="0" w:color="auto"/>
                  </w:divBdr>
                </w:div>
                <w:div w:id="1891723132">
                  <w:marLeft w:val="0"/>
                  <w:marRight w:val="0"/>
                  <w:marTop w:val="0"/>
                  <w:marBottom w:val="0"/>
                  <w:divBdr>
                    <w:top w:val="none" w:sz="0" w:space="0" w:color="auto"/>
                    <w:left w:val="none" w:sz="0" w:space="0" w:color="auto"/>
                    <w:bottom w:val="none" w:sz="0" w:space="0" w:color="auto"/>
                    <w:right w:val="none" w:sz="0" w:space="0" w:color="auto"/>
                  </w:divBdr>
                </w:div>
                <w:div w:id="1894658315">
                  <w:marLeft w:val="0"/>
                  <w:marRight w:val="0"/>
                  <w:marTop w:val="0"/>
                  <w:marBottom w:val="0"/>
                  <w:divBdr>
                    <w:top w:val="none" w:sz="0" w:space="0" w:color="auto"/>
                    <w:left w:val="none" w:sz="0" w:space="0" w:color="auto"/>
                    <w:bottom w:val="none" w:sz="0" w:space="0" w:color="auto"/>
                    <w:right w:val="none" w:sz="0" w:space="0" w:color="auto"/>
                  </w:divBdr>
                </w:div>
                <w:div w:id="1895770004">
                  <w:marLeft w:val="0"/>
                  <w:marRight w:val="0"/>
                  <w:marTop w:val="0"/>
                  <w:marBottom w:val="0"/>
                  <w:divBdr>
                    <w:top w:val="none" w:sz="0" w:space="0" w:color="auto"/>
                    <w:left w:val="none" w:sz="0" w:space="0" w:color="auto"/>
                    <w:bottom w:val="none" w:sz="0" w:space="0" w:color="auto"/>
                    <w:right w:val="none" w:sz="0" w:space="0" w:color="auto"/>
                  </w:divBdr>
                </w:div>
                <w:div w:id="1897156123">
                  <w:marLeft w:val="0"/>
                  <w:marRight w:val="0"/>
                  <w:marTop w:val="0"/>
                  <w:marBottom w:val="0"/>
                  <w:divBdr>
                    <w:top w:val="none" w:sz="0" w:space="0" w:color="auto"/>
                    <w:left w:val="none" w:sz="0" w:space="0" w:color="auto"/>
                    <w:bottom w:val="none" w:sz="0" w:space="0" w:color="auto"/>
                    <w:right w:val="none" w:sz="0" w:space="0" w:color="auto"/>
                  </w:divBdr>
                </w:div>
                <w:div w:id="1899243160">
                  <w:marLeft w:val="0"/>
                  <w:marRight w:val="0"/>
                  <w:marTop w:val="0"/>
                  <w:marBottom w:val="0"/>
                  <w:divBdr>
                    <w:top w:val="none" w:sz="0" w:space="0" w:color="auto"/>
                    <w:left w:val="none" w:sz="0" w:space="0" w:color="auto"/>
                    <w:bottom w:val="none" w:sz="0" w:space="0" w:color="auto"/>
                    <w:right w:val="none" w:sz="0" w:space="0" w:color="auto"/>
                  </w:divBdr>
                </w:div>
                <w:div w:id="1902717743">
                  <w:marLeft w:val="0"/>
                  <w:marRight w:val="0"/>
                  <w:marTop w:val="0"/>
                  <w:marBottom w:val="0"/>
                  <w:divBdr>
                    <w:top w:val="none" w:sz="0" w:space="0" w:color="auto"/>
                    <w:left w:val="none" w:sz="0" w:space="0" w:color="auto"/>
                    <w:bottom w:val="none" w:sz="0" w:space="0" w:color="auto"/>
                    <w:right w:val="none" w:sz="0" w:space="0" w:color="auto"/>
                  </w:divBdr>
                </w:div>
                <w:div w:id="1904636709">
                  <w:marLeft w:val="0"/>
                  <w:marRight w:val="0"/>
                  <w:marTop w:val="0"/>
                  <w:marBottom w:val="0"/>
                  <w:divBdr>
                    <w:top w:val="none" w:sz="0" w:space="0" w:color="auto"/>
                    <w:left w:val="none" w:sz="0" w:space="0" w:color="auto"/>
                    <w:bottom w:val="none" w:sz="0" w:space="0" w:color="auto"/>
                    <w:right w:val="none" w:sz="0" w:space="0" w:color="auto"/>
                  </w:divBdr>
                </w:div>
                <w:div w:id="1907061598">
                  <w:marLeft w:val="0"/>
                  <w:marRight w:val="0"/>
                  <w:marTop w:val="0"/>
                  <w:marBottom w:val="0"/>
                  <w:divBdr>
                    <w:top w:val="none" w:sz="0" w:space="0" w:color="auto"/>
                    <w:left w:val="none" w:sz="0" w:space="0" w:color="auto"/>
                    <w:bottom w:val="none" w:sz="0" w:space="0" w:color="auto"/>
                    <w:right w:val="none" w:sz="0" w:space="0" w:color="auto"/>
                  </w:divBdr>
                </w:div>
                <w:div w:id="1907841898">
                  <w:marLeft w:val="0"/>
                  <w:marRight w:val="0"/>
                  <w:marTop w:val="0"/>
                  <w:marBottom w:val="0"/>
                  <w:divBdr>
                    <w:top w:val="none" w:sz="0" w:space="0" w:color="auto"/>
                    <w:left w:val="none" w:sz="0" w:space="0" w:color="auto"/>
                    <w:bottom w:val="none" w:sz="0" w:space="0" w:color="auto"/>
                    <w:right w:val="none" w:sz="0" w:space="0" w:color="auto"/>
                  </w:divBdr>
                </w:div>
                <w:div w:id="1908346166">
                  <w:marLeft w:val="0"/>
                  <w:marRight w:val="0"/>
                  <w:marTop w:val="0"/>
                  <w:marBottom w:val="0"/>
                  <w:divBdr>
                    <w:top w:val="none" w:sz="0" w:space="0" w:color="auto"/>
                    <w:left w:val="none" w:sz="0" w:space="0" w:color="auto"/>
                    <w:bottom w:val="none" w:sz="0" w:space="0" w:color="auto"/>
                    <w:right w:val="none" w:sz="0" w:space="0" w:color="auto"/>
                  </w:divBdr>
                </w:div>
                <w:div w:id="1910455684">
                  <w:marLeft w:val="0"/>
                  <w:marRight w:val="0"/>
                  <w:marTop w:val="0"/>
                  <w:marBottom w:val="0"/>
                  <w:divBdr>
                    <w:top w:val="none" w:sz="0" w:space="0" w:color="auto"/>
                    <w:left w:val="none" w:sz="0" w:space="0" w:color="auto"/>
                    <w:bottom w:val="none" w:sz="0" w:space="0" w:color="auto"/>
                    <w:right w:val="none" w:sz="0" w:space="0" w:color="auto"/>
                  </w:divBdr>
                </w:div>
                <w:div w:id="1912080895">
                  <w:marLeft w:val="0"/>
                  <w:marRight w:val="0"/>
                  <w:marTop w:val="0"/>
                  <w:marBottom w:val="0"/>
                  <w:divBdr>
                    <w:top w:val="none" w:sz="0" w:space="0" w:color="auto"/>
                    <w:left w:val="none" w:sz="0" w:space="0" w:color="auto"/>
                    <w:bottom w:val="none" w:sz="0" w:space="0" w:color="auto"/>
                    <w:right w:val="none" w:sz="0" w:space="0" w:color="auto"/>
                  </w:divBdr>
                </w:div>
                <w:div w:id="1912081588">
                  <w:marLeft w:val="0"/>
                  <w:marRight w:val="0"/>
                  <w:marTop w:val="0"/>
                  <w:marBottom w:val="0"/>
                  <w:divBdr>
                    <w:top w:val="none" w:sz="0" w:space="0" w:color="auto"/>
                    <w:left w:val="none" w:sz="0" w:space="0" w:color="auto"/>
                    <w:bottom w:val="none" w:sz="0" w:space="0" w:color="auto"/>
                    <w:right w:val="none" w:sz="0" w:space="0" w:color="auto"/>
                  </w:divBdr>
                </w:div>
                <w:div w:id="1912689149">
                  <w:marLeft w:val="0"/>
                  <w:marRight w:val="0"/>
                  <w:marTop w:val="0"/>
                  <w:marBottom w:val="0"/>
                  <w:divBdr>
                    <w:top w:val="none" w:sz="0" w:space="0" w:color="auto"/>
                    <w:left w:val="none" w:sz="0" w:space="0" w:color="auto"/>
                    <w:bottom w:val="none" w:sz="0" w:space="0" w:color="auto"/>
                    <w:right w:val="none" w:sz="0" w:space="0" w:color="auto"/>
                  </w:divBdr>
                </w:div>
                <w:div w:id="1913467661">
                  <w:marLeft w:val="0"/>
                  <w:marRight w:val="0"/>
                  <w:marTop w:val="0"/>
                  <w:marBottom w:val="0"/>
                  <w:divBdr>
                    <w:top w:val="none" w:sz="0" w:space="0" w:color="auto"/>
                    <w:left w:val="none" w:sz="0" w:space="0" w:color="auto"/>
                    <w:bottom w:val="none" w:sz="0" w:space="0" w:color="auto"/>
                    <w:right w:val="none" w:sz="0" w:space="0" w:color="auto"/>
                  </w:divBdr>
                </w:div>
                <w:div w:id="1917586167">
                  <w:marLeft w:val="0"/>
                  <w:marRight w:val="0"/>
                  <w:marTop w:val="0"/>
                  <w:marBottom w:val="0"/>
                  <w:divBdr>
                    <w:top w:val="none" w:sz="0" w:space="0" w:color="auto"/>
                    <w:left w:val="none" w:sz="0" w:space="0" w:color="auto"/>
                    <w:bottom w:val="none" w:sz="0" w:space="0" w:color="auto"/>
                    <w:right w:val="none" w:sz="0" w:space="0" w:color="auto"/>
                  </w:divBdr>
                </w:div>
                <w:div w:id="1917589697">
                  <w:marLeft w:val="0"/>
                  <w:marRight w:val="0"/>
                  <w:marTop w:val="0"/>
                  <w:marBottom w:val="0"/>
                  <w:divBdr>
                    <w:top w:val="none" w:sz="0" w:space="0" w:color="auto"/>
                    <w:left w:val="none" w:sz="0" w:space="0" w:color="auto"/>
                    <w:bottom w:val="none" w:sz="0" w:space="0" w:color="auto"/>
                    <w:right w:val="none" w:sz="0" w:space="0" w:color="auto"/>
                  </w:divBdr>
                </w:div>
                <w:div w:id="1921135952">
                  <w:marLeft w:val="0"/>
                  <w:marRight w:val="0"/>
                  <w:marTop w:val="0"/>
                  <w:marBottom w:val="0"/>
                  <w:divBdr>
                    <w:top w:val="none" w:sz="0" w:space="0" w:color="auto"/>
                    <w:left w:val="none" w:sz="0" w:space="0" w:color="auto"/>
                    <w:bottom w:val="none" w:sz="0" w:space="0" w:color="auto"/>
                    <w:right w:val="none" w:sz="0" w:space="0" w:color="auto"/>
                  </w:divBdr>
                </w:div>
                <w:div w:id="1921404993">
                  <w:marLeft w:val="0"/>
                  <w:marRight w:val="0"/>
                  <w:marTop w:val="0"/>
                  <w:marBottom w:val="0"/>
                  <w:divBdr>
                    <w:top w:val="none" w:sz="0" w:space="0" w:color="auto"/>
                    <w:left w:val="none" w:sz="0" w:space="0" w:color="auto"/>
                    <w:bottom w:val="none" w:sz="0" w:space="0" w:color="auto"/>
                    <w:right w:val="none" w:sz="0" w:space="0" w:color="auto"/>
                  </w:divBdr>
                </w:div>
                <w:div w:id="1921407025">
                  <w:marLeft w:val="0"/>
                  <w:marRight w:val="0"/>
                  <w:marTop w:val="0"/>
                  <w:marBottom w:val="0"/>
                  <w:divBdr>
                    <w:top w:val="none" w:sz="0" w:space="0" w:color="auto"/>
                    <w:left w:val="none" w:sz="0" w:space="0" w:color="auto"/>
                    <w:bottom w:val="none" w:sz="0" w:space="0" w:color="auto"/>
                    <w:right w:val="none" w:sz="0" w:space="0" w:color="auto"/>
                  </w:divBdr>
                </w:div>
                <w:div w:id="1924534019">
                  <w:marLeft w:val="0"/>
                  <w:marRight w:val="0"/>
                  <w:marTop w:val="0"/>
                  <w:marBottom w:val="0"/>
                  <w:divBdr>
                    <w:top w:val="none" w:sz="0" w:space="0" w:color="auto"/>
                    <w:left w:val="none" w:sz="0" w:space="0" w:color="auto"/>
                    <w:bottom w:val="none" w:sz="0" w:space="0" w:color="auto"/>
                    <w:right w:val="none" w:sz="0" w:space="0" w:color="auto"/>
                  </w:divBdr>
                </w:div>
                <w:div w:id="1928997732">
                  <w:marLeft w:val="0"/>
                  <w:marRight w:val="0"/>
                  <w:marTop w:val="0"/>
                  <w:marBottom w:val="0"/>
                  <w:divBdr>
                    <w:top w:val="none" w:sz="0" w:space="0" w:color="auto"/>
                    <w:left w:val="none" w:sz="0" w:space="0" w:color="auto"/>
                    <w:bottom w:val="none" w:sz="0" w:space="0" w:color="auto"/>
                    <w:right w:val="none" w:sz="0" w:space="0" w:color="auto"/>
                  </w:divBdr>
                </w:div>
                <w:div w:id="1931044459">
                  <w:marLeft w:val="0"/>
                  <w:marRight w:val="0"/>
                  <w:marTop w:val="0"/>
                  <w:marBottom w:val="0"/>
                  <w:divBdr>
                    <w:top w:val="none" w:sz="0" w:space="0" w:color="auto"/>
                    <w:left w:val="none" w:sz="0" w:space="0" w:color="auto"/>
                    <w:bottom w:val="none" w:sz="0" w:space="0" w:color="auto"/>
                    <w:right w:val="none" w:sz="0" w:space="0" w:color="auto"/>
                  </w:divBdr>
                </w:div>
                <w:div w:id="1938752565">
                  <w:marLeft w:val="0"/>
                  <w:marRight w:val="0"/>
                  <w:marTop w:val="0"/>
                  <w:marBottom w:val="0"/>
                  <w:divBdr>
                    <w:top w:val="none" w:sz="0" w:space="0" w:color="auto"/>
                    <w:left w:val="none" w:sz="0" w:space="0" w:color="auto"/>
                    <w:bottom w:val="none" w:sz="0" w:space="0" w:color="auto"/>
                    <w:right w:val="none" w:sz="0" w:space="0" w:color="auto"/>
                  </w:divBdr>
                </w:div>
                <w:div w:id="1939219100">
                  <w:marLeft w:val="0"/>
                  <w:marRight w:val="0"/>
                  <w:marTop w:val="0"/>
                  <w:marBottom w:val="0"/>
                  <w:divBdr>
                    <w:top w:val="none" w:sz="0" w:space="0" w:color="auto"/>
                    <w:left w:val="none" w:sz="0" w:space="0" w:color="auto"/>
                    <w:bottom w:val="none" w:sz="0" w:space="0" w:color="auto"/>
                    <w:right w:val="none" w:sz="0" w:space="0" w:color="auto"/>
                  </w:divBdr>
                </w:div>
                <w:div w:id="1939558716">
                  <w:marLeft w:val="0"/>
                  <w:marRight w:val="0"/>
                  <w:marTop w:val="0"/>
                  <w:marBottom w:val="0"/>
                  <w:divBdr>
                    <w:top w:val="none" w:sz="0" w:space="0" w:color="auto"/>
                    <w:left w:val="none" w:sz="0" w:space="0" w:color="auto"/>
                    <w:bottom w:val="none" w:sz="0" w:space="0" w:color="auto"/>
                    <w:right w:val="none" w:sz="0" w:space="0" w:color="auto"/>
                  </w:divBdr>
                </w:div>
                <w:div w:id="1942643512">
                  <w:marLeft w:val="0"/>
                  <w:marRight w:val="0"/>
                  <w:marTop w:val="0"/>
                  <w:marBottom w:val="0"/>
                  <w:divBdr>
                    <w:top w:val="none" w:sz="0" w:space="0" w:color="auto"/>
                    <w:left w:val="none" w:sz="0" w:space="0" w:color="auto"/>
                    <w:bottom w:val="none" w:sz="0" w:space="0" w:color="auto"/>
                    <w:right w:val="none" w:sz="0" w:space="0" w:color="auto"/>
                  </w:divBdr>
                </w:div>
                <w:div w:id="1949965873">
                  <w:marLeft w:val="0"/>
                  <w:marRight w:val="0"/>
                  <w:marTop w:val="0"/>
                  <w:marBottom w:val="0"/>
                  <w:divBdr>
                    <w:top w:val="none" w:sz="0" w:space="0" w:color="auto"/>
                    <w:left w:val="none" w:sz="0" w:space="0" w:color="auto"/>
                    <w:bottom w:val="none" w:sz="0" w:space="0" w:color="auto"/>
                    <w:right w:val="none" w:sz="0" w:space="0" w:color="auto"/>
                  </w:divBdr>
                </w:div>
                <w:div w:id="1952079621">
                  <w:marLeft w:val="0"/>
                  <w:marRight w:val="0"/>
                  <w:marTop w:val="0"/>
                  <w:marBottom w:val="0"/>
                  <w:divBdr>
                    <w:top w:val="none" w:sz="0" w:space="0" w:color="auto"/>
                    <w:left w:val="none" w:sz="0" w:space="0" w:color="auto"/>
                    <w:bottom w:val="none" w:sz="0" w:space="0" w:color="auto"/>
                    <w:right w:val="none" w:sz="0" w:space="0" w:color="auto"/>
                  </w:divBdr>
                </w:div>
                <w:div w:id="1952086395">
                  <w:marLeft w:val="0"/>
                  <w:marRight w:val="0"/>
                  <w:marTop w:val="0"/>
                  <w:marBottom w:val="0"/>
                  <w:divBdr>
                    <w:top w:val="none" w:sz="0" w:space="0" w:color="auto"/>
                    <w:left w:val="none" w:sz="0" w:space="0" w:color="auto"/>
                    <w:bottom w:val="none" w:sz="0" w:space="0" w:color="auto"/>
                    <w:right w:val="none" w:sz="0" w:space="0" w:color="auto"/>
                  </w:divBdr>
                </w:div>
                <w:div w:id="1952588357">
                  <w:marLeft w:val="0"/>
                  <w:marRight w:val="0"/>
                  <w:marTop w:val="0"/>
                  <w:marBottom w:val="0"/>
                  <w:divBdr>
                    <w:top w:val="none" w:sz="0" w:space="0" w:color="auto"/>
                    <w:left w:val="none" w:sz="0" w:space="0" w:color="auto"/>
                    <w:bottom w:val="none" w:sz="0" w:space="0" w:color="auto"/>
                    <w:right w:val="none" w:sz="0" w:space="0" w:color="auto"/>
                  </w:divBdr>
                </w:div>
                <w:div w:id="1953171595">
                  <w:marLeft w:val="0"/>
                  <w:marRight w:val="0"/>
                  <w:marTop w:val="0"/>
                  <w:marBottom w:val="0"/>
                  <w:divBdr>
                    <w:top w:val="none" w:sz="0" w:space="0" w:color="auto"/>
                    <w:left w:val="none" w:sz="0" w:space="0" w:color="auto"/>
                    <w:bottom w:val="none" w:sz="0" w:space="0" w:color="auto"/>
                    <w:right w:val="none" w:sz="0" w:space="0" w:color="auto"/>
                  </w:divBdr>
                </w:div>
                <w:div w:id="1955818911">
                  <w:marLeft w:val="0"/>
                  <w:marRight w:val="0"/>
                  <w:marTop w:val="0"/>
                  <w:marBottom w:val="0"/>
                  <w:divBdr>
                    <w:top w:val="none" w:sz="0" w:space="0" w:color="auto"/>
                    <w:left w:val="none" w:sz="0" w:space="0" w:color="auto"/>
                    <w:bottom w:val="none" w:sz="0" w:space="0" w:color="auto"/>
                    <w:right w:val="none" w:sz="0" w:space="0" w:color="auto"/>
                  </w:divBdr>
                </w:div>
                <w:div w:id="1957369679">
                  <w:marLeft w:val="0"/>
                  <w:marRight w:val="0"/>
                  <w:marTop w:val="0"/>
                  <w:marBottom w:val="0"/>
                  <w:divBdr>
                    <w:top w:val="none" w:sz="0" w:space="0" w:color="auto"/>
                    <w:left w:val="none" w:sz="0" w:space="0" w:color="auto"/>
                    <w:bottom w:val="none" w:sz="0" w:space="0" w:color="auto"/>
                    <w:right w:val="none" w:sz="0" w:space="0" w:color="auto"/>
                  </w:divBdr>
                </w:div>
                <w:div w:id="1957635045">
                  <w:marLeft w:val="0"/>
                  <w:marRight w:val="0"/>
                  <w:marTop w:val="0"/>
                  <w:marBottom w:val="0"/>
                  <w:divBdr>
                    <w:top w:val="none" w:sz="0" w:space="0" w:color="auto"/>
                    <w:left w:val="none" w:sz="0" w:space="0" w:color="auto"/>
                    <w:bottom w:val="none" w:sz="0" w:space="0" w:color="auto"/>
                    <w:right w:val="none" w:sz="0" w:space="0" w:color="auto"/>
                  </w:divBdr>
                </w:div>
                <w:div w:id="1959409916">
                  <w:marLeft w:val="0"/>
                  <w:marRight w:val="0"/>
                  <w:marTop w:val="0"/>
                  <w:marBottom w:val="0"/>
                  <w:divBdr>
                    <w:top w:val="none" w:sz="0" w:space="0" w:color="auto"/>
                    <w:left w:val="none" w:sz="0" w:space="0" w:color="auto"/>
                    <w:bottom w:val="none" w:sz="0" w:space="0" w:color="auto"/>
                    <w:right w:val="none" w:sz="0" w:space="0" w:color="auto"/>
                  </w:divBdr>
                </w:div>
                <w:div w:id="1959990040">
                  <w:marLeft w:val="0"/>
                  <w:marRight w:val="0"/>
                  <w:marTop w:val="0"/>
                  <w:marBottom w:val="0"/>
                  <w:divBdr>
                    <w:top w:val="none" w:sz="0" w:space="0" w:color="auto"/>
                    <w:left w:val="none" w:sz="0" w:space="0" w:color="auto"/>
                    <w:bottom w:val="none" w:sz="0" w:space="0" w:color="auto"/>
                    <w:right w:val="none" w:sz="0" w:space="0" w:color="auto"/>
                  </w:divBdr>
                </w:div>
                <w:div w:id="1960917946">
                  <w:marLeft w:val="0"/>
                  <w:marRight w:val="0"/>
                  <w:marTop w:val="0"/>
                  <w:marBottom w:val="0"/>
                  <w:divBdr>
                    <w:top w:val="none" w:sz="0" w:space="0" w:color="auto"/>
                    <w:left w:val="none" w:sz="0" w:space="0" w:color="auto"/>
                    <w:bottom w:val="none" w:sz="0" w:space="0" w:color="auto"/>
                    <w:right w:val="none" w:sz="0" w:space="0" w:color="auto"/>
                  </w:divBdr>
                </w:div>
                <w:div w:id="1960987961">
                  <w:marLeft w:val="0"/>
                  <w:marRight w:val="0"/>
                  <w:marTop w:val="0"/>
                  <w:marBottom w:val="0"/>
                  <w:divBdr>
                    <w:top w:val="none" w:sz="0" w:space="0" w:color="auto"/>
                    <w:left w:val="none" w:sz="0" w:space="0" w:color="auto"/>
                    <w:bottom w:val="none" w:sz="0" w:space="0" w:color="auto"/>
                    <w:right w:val="none" w:sz="0" w:space="0" w:color="auto"/>
                  </w:divBdr>
                </w:div>
                <w:div w:id="1967160389">
                  <w:marLeft w:val="0"/>
                  <w:marRight w:val="0"/>
                  <w:marTop w:val="0"/>
                  <w:marBottom w:val="0"/>
                  <w:divBdr>
                    <w:top w:val="none" w:sz="0" w:space="0" w:color="auto"/>
                    <w:left w:val="none" w:sz="0" w:space="0" w:color="auto"/>
                    <w:bottom w:val="none" w:sz="0" w:space="0" w:color="auto"/>
                    <w:right w:val="none" w:sz="0" w:space="0" w:color="auto"/>
                  </w:divBdr>
                </w:div>
                <w:div w:id="1968392913">
                  <w:marLeft w:val="0"/>
                  <w:marRight w:val="0"/>
                  <w:marTop w:val="0"/>
                  <w:marBottom w:val="0"/>
                  <w:divBdr>
                    <w:top w:val="none" w:sz="0" w:space="0" w:color="auto"/>
                    <w:left w:val="none" w:sz="0" w:space="0" w:color="auto"/>
                    <w:bottom w:val="none" w:sz="0" w:space="0" w:color="auto"/>
                    <w:right w:val="none" w:sz="0" w:space="0" w:color="auto"/>
                  </w:divBdr>
                </w:div>
                <w:div w:id="1968778650">
                  <w:marLeft w:val="0"/>
                  <w:marRight w:val="0"/>
                  <w:marTop w:val="0"/>
                  <w:marBottom w:val="0"/>
                  <w:divBdr>
                    <w:top w:val="none" w:sz="0" w:space="0" w:color="auto"/>
                    <w:left w:val="none" w:sz="0" w:space="0" w:color="auto"/>
                    <w:bottom w:val="none" w:sz="0" w:space="0" w:color="auto"/>
                    <w:right w:val="none" w:sz="0" w:space="0" w:color="auto"/>
                  </w:divBdr>
                </w:div>
                <w:div w:id="1973166837">
                  <w:marLeft w:val="0"/>
                  <w:marRight w:val="0"/>
                  <w:marTop w:val="0"/>
                  <w:marBottom w:val="0"/>
                  <w:divBdr>
                    <w:top w:val="none" w:sz="0" w:space="0" w:color="auto"/>
                    <w:left w:val="none" w:sz="0" w:space="0" w:color="auto"/>
                    <w:bottom w:val="none" w:sz="0" w:space="0" w:color="auto"/>
                    <w:right w:val="none" w:sz="0" w:space="0" w:color="auto"/>
                  </w:divBdr>
                </w:div>
                <w:div w:id="1974364418">
                  <w:marLeft w:val="0"/>
                  <w:marRight w:val="0"/>
                  <w:marTop w:val="0"/>
                  <w:marBottom w:val="0"/>
                  <w:divBdr>
                    <w:top w:val="none" w:sz="0" w:space="0" w:color="auto"/>
                    <w:left w:val="none" w:sz="0" w:space="0" w:color="auto"/>
                    <w:bottom w:val="none" w:sz="0" w:space="0" w:color="auto"/>
                    <w:right w:val="none" w:sz="0" w:space="0" w:color="auto"/>
                  </w:divBdr>
                </w:div>
                <w:div w:id="1977176735">
                  <w:marLeft w:val="0"/>
                  <w:marRight w:val="0"/>
                  <w:marTop w:val="0"/>
                  <w:marBottom w:val="0"/>
                  <w:divBdr>
                    <w:top w:val="none" w:sz="0" w:space="0" w:color="auto"/>
                    <w:left w:val="none" w:sz="0" w:space="0" w:color="auto"/>
                    <w:bottom w:val="none" w:sz="0" w:space="0" w:color="auto"/>
                    <w:right w:val="none" w:sz="0" w:space="0" w:color="auto"/>
                  </w:divBdr>
                </w:div>
                <w:div w:id="1978602786">
                  <w:marLeft w:val="0"/>
                  <w:marRight w:val="0"/>
                  <w:marTop w:val="0"/>
                  <w:marBottom w:val="0"/>
                  <w:divBdr>
                    <w:top w:val="none" w:sz="0" w:space="0" w:color="auto"/>
                    <w:left w:val="none" w:sz="0" w:space="0" w:color="auto"/>
                    <w:bottom w:val="none" w:sz="0" w:space="0" w:color="auto"/>
                    <w:right w:val="none" w:sz="0" w:space="0" w:color="auto"/>
                  </w:divBdr>
                </w:div>
                <w:div w:id="1979871429">
                  <w:marLeft w:val="0"/>
                  <w:marRight w:val="0"/>
                  <w:marTop w:val="0"/>
                  <w:marBottom w:val="0"/>
                  <w:divBdr>
                    <w:top w:val="none" w:sz="0" w:space="0" w:color="auto"/>
                    <w:left w:val="none" w:sz="0" w:space="0" w:color="auto"/>
                    <w:bottom w:val="none" w:sz="0" w:space="0" w:color="auto"/>
                    <w:right w:val="none" w:sz="0" w:space="0" w:color="auto"/>
                  </w:divBdr>
                </w:div>
                <w:div w:id="1980107114">
                  <w:marLeft w:val="0"/>
                  <w:marRight w:val="0"/>
                  <w:marTop w:val="0"/>
                  <w:marBottom w:val="0"/>
                  <w:divBdr>
                    <w:top w:val="none" w:sz="0" w:space="0" w:color="auto"/>
                    <w:left w:val="none" w:sz="0" w:space="0" w:color="auto"/>
                    <w:bottom w:val="none" w:sz="0" w:space="0" w:color="auto"/>
                    <w:right w:val="none" w:sz="0" w:space="0" w:color="auto"/>
                  </w:divBdr>
                </w:div>
                <w:div w:id="1983073418">
                  <w:marLeft w:val="0"/>
                  <w:marRight w:val="0"/>
                  <w:marTop w:val="0"/>
                  <w:marBottom w:val="0"/>
                  <w:divBdr>
                    <w:top w:val="none" w:sz="0" w:space="0" w:color="auto"/>
                    <w:left w:val="none" w:sz="0" w:space="0" w:color="auto"/>
                    <w:bottom w:val="none" w:sz="0" w:space="0" w:color="auto"/>
                    <w:right w:val="none" w:sz="0" w:space="0" w:color="auto"/>
                  </w:divBdr>
                </w:div>
                <w:div w:id="1985116487">
                  <w:marLeft w:val="0"/>
                  <w:marRight w:val="0"/>
                  <w:marTop w:val="0"/>
                  <w:marBottom w:val="0"/>
                  <w:divBdr>
                    <w:top w:val="none" w:sz="0" w:space="0" w:color="auto"/>
                    <w:left w:val="none" w:sz="0" w:space="0" w:color="auto"/>
                    <w:bottom w:val="none" w:sz="0" w:space="0" w:color="auto"/>
                    <w:right w:val="none" w:sz="0" w:space="0" w:color="auto"/>
                  </w:divBdr>
                </w:div>
                <w:div w:id="1985239385">
                  <w:marLeft w:val="0"/>
                  <w:marRight w:val="0"/>
                  <w:marTop w:val="0"/>
                  <w:marBottom w:val="0"/>
                  <w:divBdr>
                    <w:top w:val="none" w:sz="0" w:space="0" w:color="auto"/>
                    <w:left w:val="none" w:sz="0" w:space="0" w:color="auto"/>
                    <w:bottom w:val="none" w:sz="0" w:space="0" w:color="auto"/>
                    <w:right w:val="none" w:sz="0" w:space="0" w:color="auto"/>
                  </w:divBdr>
                </w:div>
                <w:div w:id="1985625459">
                  <w:marLeft w:val="0"/>
                  <w:marRight w:val="0"/>
                  <w:marTop w:val="0"/>
                  <w:marBottom w:val="0"/>
                  <w:divBdr>
                    <w:top w:val="none" w:sz="0" w:space="0" w:color="auto"/>
                    <w:left w:val="none" w:sz="0" w:space="0" w:color="auto"/>
                    <w:bottom w:val="none" w:sz="0" w:space="0" w:color="auto"/>
                    <w:right w:val="none" w:sz="0" w:space="0" w:color="auto"/>
                  </w:divBdr>
                </w:div>
                <w:div w:id="1990330313">
                  <w:marLeft w:val="0"/>
                  <w:marRight w:val="0"/>
                  <w:marTop w:val="0"/>
                  <w:marBottom w:val="0"/>
                  <w:divBdr>
                    <w:top w:val="none" w:sz="0" w:space="0" w:color="auto"/>
                    <w:left w:val="none" w:sz="0" w:space="0" w:color="auto"/>
                    <w:bottom w:val="none" w:sz="0" w:space="0" w:color="auto"/>
                    <w:right w:val="none" w:sz="0" w:space="0" w:color="auto"/>
                  </w:divBdr>
                </w:div>
                <w:div w:id="1992829822">
                  <w:marLeft w:val="0"/>
                  <w:marRight w:val="0"/>
                  <w:marTop w:val="0"/>
                  <w:marBottom w:val="0"/>
                  <w:divBdr>
                    <w:top w:val="none" w:sz="0" w:space="0" w:color="auto"/>
                    <w:left w:val="none" w:sz="0" w:space="0" w:color="auto"/>
                    <w:bottom w:val="none" w:sz="0" w:space="0" w:color="auto"/>
                    <w:right w:val="none" w:sz="0" w:space="0" w:color="auto"/>
                  </w:divBdr>
                </w:div>
                <w:div w:id="1994531027">
                  <w:marLeft w:val="0"/>
                  <w:marRight w:val="0"/>
                  <w:marTop w:val="0"/>
                  <w:marBottom w:val="0"/>
                  <w:divBdr>
                    <w:top w:val="none" w:sz="0" w:space="0" w:color="auto"/>
                    <w:left w:val="none" w:sz="0" w:space="0" w:color="auto"/>
                    <w:bottom w:val="none" w:sz="0" w:space="0" w:color="auto"/>
                    <w:right w:val="none" w:sz="0" w:space="0" w:color="auto"/>
                  </w:divBdr>
                </w:div>
                <w:div w:id="2003964621">
                  <w:marLeft w:val="0"/>
                  <w:marRight w:val="0"/>
                  <w:marTop w:val="0"/>
                  <w:marBottom w:val="0"/>
                  <w:divBdr>
                    <w:top w:val="none" w:sz="0" w:space="0" w:color="auto"/>
                    <w:left w:val="none" w:sz="0" w:space="0" w:color="auto"/>
                    <w:bottom w:val="none" w:sz="0" w:space="0" w:color="auto"/>
                    <w:right w:val="none" w:sz="0" w:space="0" w:color="auto"/>
                  </w:divBdr>
                </w:div>
                <w:div w:id="2007593105">
                  <w:marLeft w:val="0"/>
                  <w:marRight w:val="0"/>
                  <w:marTop w:val="0"/>
                  <w:marBottom w:val="0"/>
                  <w:divBdr>
                    <w:top w:val="none" w:sz="0" w:space="0" w:color="auto"/>
                    <w:left w:val="none" w:sz="0" w:space="0" w:color="auto"/>
                    <w:bottom w:val="none" w:sz="0" w:space="0" w:color="auto"/>
                    <w:right w:val="none" w:sz="0" w:space="0" w:color="auto"/>
                  </w:divBdr>
                </w:div>
                <w:div w:id="2007785390">
                  <w:marLeft w:val="0"/>
                  <w:marRight w:val="0"/>
                  <w:marTop w:val="0"/>
                  <w:marBottom w:val="0"/>
                  <w:divBdr>
                    <w:top w:val="none" w:sz="0" w:space="0" w:color="auto"/>
                    <w:left w:val="none" w:sz="0" w:space="0" w:color="auto"/>
                    <w:bottom w:val="none" w:sz="0" w:space="0" w:color="auto"/>
                    <w:right w:val="none" w:sz="0" w:space="0" w:color="auto"/>
                  </w:divBdr>
                </w:div>
                <w:div w:id="2008096253">
                  <w:marLeft w:val="0"/>
                  <w:marRight w:val="0"/>
                  <w:marTop w:val="0"/>
                  <w:marBottom w:val="0"/>
                  <w:divBdr>
                    <w:top w:val="none" w:sz="0" w:space="0" w:color="auto"/>
                    <w:left w:val="none" w:sz="0" w:space="0" w:color="auto"/>
                    <w:bottom w:val="none" w:sz="0" w:space="0" w:color="auto"/>
                    <w:right w:val="none" w:sz="0" w:space="0" w:color="auto"/>
                  </w:divBdr>
                </w:div>
                <w:div w:id="2008629049">
                  <w:marLeft w:val="0"/>
                  <w:marRight w:val="0"/>
                  <w:marTop w:val="0"/>
                  <w:marBottom w:val="0"/>
                  <w:divBdr>
                    <w:top w:val="none" w:sz="0" w:space="0" w:color="auto"/>
                    <w:left w:val="none" w:sz="0" w:space="0" w:color="auto"/>
                    <w:bottom w:val="none" w:sz="0" w:space="0" w:color="auto"/>
                    <w:right w:val="none" w:sz="0" w:space="0" w:color="auto"/>
                  </w:divBdr>
                </w:div>
                <w:div w:id="2010254936">
                  <w:marLeft w:val="0"/>
                  <w:marRight w:val="0"/>
                  <w:marTop w:val="0"/>
                  <w:marBottom w:val="0"/>
                  <w:divBdr>
                    <w:top w:val="none" w:sz="0" w:space="0" w:color="auto"/>
                    <w:left w:val="none" w:sz="0" w:space="0" w:color="auto"/>
                    <w:bottom w:val="none" w:sz="0" w:space="0" w:color="auto"/>
                    <w:right w:val="none" w:sz="0" w:space="0" w:color="auto"/>
                  </w:divBdr>
                </w:div>
                <w:div w:id="2011104284">
                  <w:marLeft w:val="0"/>
                  <w:marRight w:val="0"/>
                  <w:marTop w:val="0"/>
                  <w:marBottom w:val="0"/>
                  <w:divBdr>
                    <w:top w:val="none" w:sz="0" w:space="0" w:color="auto"/>
                    <w:left w:val="none" w:sz="0" w:space="0" w:color="auto"/>
                    <w:bottom w:val="none" w:sz="0" w:space="0" w:color="auto"/>
                    <w:right w:val="none" w:sz="0" w:space="0" w:color="auto"/>
                  </w:divBdr>
                </w:div>
                <w:div w:id="2014255140">
                  <w:marLeft w:val="0"/>
                  <w:marRight w:val="0"/>
                  <w:marTop w:val="0"/>
                  <w:marBottom w:val="0"/>
                  <w:divBdr>
                    <w:top w:val="none" w:sz="0" w:space="0" w:color="auto"/>
                    <w:left w:val="none" w:sz="0" w:space="0" w:color="auto"/>
                    <w:bottom w:val="none" w:sz="0" w:space="0" w:color="auto"/>
                    <w:right w:val="none" w:sz="0" w:space="0" w:color="auto"/>
                  </w:divBdr>
                </w:div>
                <w:div w:id="2014263167">
                  <w:marLeft w:val="0"/>
                  <w:marRight w:val="0"/>
                  <w:marTop w:val="0"/>
                  <w:marBottom w:val="0"/>
                  <w:divBdr>
                    <w:top w:val="none" w:sz="0" w:space="0" w:color="auto"/>
                    <w:left w:val="none" w:sz="0" w:space="0" w:color="auto"/>
                    <w:bottom w:val="none" w:sz="0" w:space="0" w:color="auto"/>
                    <w:right w:val="none" w:sz="0" w:space="0" w:color="auto"/>
                  </w:divBdr>
                </w:div>
                <w:div w:id="2015110648">
                  <w:marLeft w:val="0"/>
                  <w:marRight w:val="0"/>
                  <w:marTop w:val="0"/>
                  <w:marBottom w:val="0"/>
                  <w:divBdr>
                    <w:top w:val="none" w:sz="0" w:space="0" w:color="auto"/>
                    <w:left w:val="none" w:sz="0" w:space="0" w:color="auto"/>
                    <w:bottom w:val="none" w:sz="0" w:space="0" w:color="auto"/>
                    <w:right w:val="none" w:sz="0" w:space="0" w:color="auto"/>
                  </w:divBdr>
                </w:div>
                <w:div w:id="2015571911">
                  <w:marLeft w:val="0"/>
                  <w:marRight w:val="0"/>
                  <w:marTop w:val="0"/>
                  <w:marBottom w:val="0"/>
                  <w:divBdr>
                    <w:top w:val="none" w:sz="0" w:space="0" w:color="auto"/>
                    <w:left w:val="none" w:sz="0" w:space="0" w:color="auto"/>
                    <w:bottom w:val="none" w:sz="0" w:space="0" w:color="auto"/>
                    <w:right w:val="none" w:sz="0" w:space="0" w:color="auto"/>
                  </w:divBdr>
                </w:div>
                <w:div w:id="2017221466">
                  <w:marLeft w:val="0"/>
                  <w:marRight w:val="0"/>
                  <w:marTop w:val="0"/>
                  <w:marBottom w:val="0"/>
                  <w:divBdr>
                    <w:top w:val="none" w:sz="0" w:space="0" w:color="auto"/>
                    <w:left w:val="none" w:sz="0" w:space="0" w:color="auto"/>
                    <w:bottom w:val="none" w:sz="0" w:space="0" w:color="auto"/>
                    <w:right w:val="none" w:sz="0" w:space="0" w:color="auto"/>
                  </w:divBdr>
                </w:div>
                <w:div w:id="2017608193">
                  <w:marLeft w:val="0"/>
                  <w:marRight w:val="0"/>
                  <w:marTop w:val="0"/>
                  <w:marBottom w:val="0"/>
                  <w:divBdr>
                    <w:top w:val="none" w:sz="0" w:space="0" w:color="auto"/>
                    <w:left w:val="none" w:sz="0" w:space="0" w:color="auto"/>
                    <w:bottom w:val="none" w:sz="0" w:space="0" w:color="auto"/>
                    <w:right w:val="none" w:sz="0" w:space="0" w:color="auto"/>
                  </w:divBdr>
                </w:div>
                <w:div w:id="2018147449">
                  <w:marLeft w:val="0"/>
                  <w:marRight w:val="0"/>
                  <w:marTop w:val="0"/>
                  <w:marBottom w:val="0"/>
                  <w:divBdr>
                    <w:top w:val="none" w:sz="0" w:space="0" w:color="auto"/>
                    <w:left w:val="none" w:sz="0" w:space="0" w:color="auto"/>
                    <w:bottom w:val="none" w:sz="0" w:space="0" w:color="auto"/>
                    <w:right w:val="none" w:sz="0" w:space="0" w:color="auto"/>
                  </w:divBdr>
                </w:div>
                <w:div w:id="2019654842">
                  <w:marLeft w:val="0"/>
                  <w:marRight w:val="0"/>
                  <w:marTop w:val="0"/>
                  <w:marBottom w:val="0"/>
                  <w:divBdr>
                    <w:top w:val="none" w:sz="0" w:space="0" w:color="auto"/>
                    <w:left w:val="none" w:sz="0" w:space="0" w:color="auto"/>
                    <w:bottom w:val="none" w:sz="0" w:space="0" w:color="auto"/>
                    <w:right w:val="none" w:sz="0" w:space="0" w:color="auto"/>
                  </w:divBdr>
                </w:div>
                <w:div w:id="2021926326">
                  <w:marLeft w:val="0"/>
                  <w:marRight w:val="0"/>
                  <w:marTop w:val="0"/>
                  <w:marBottom w:val="0"/>
                  <w:divBdr>
                    <w:top w:val="none" w:sz="0" w:space="0" w:color="auto"/>
                    <w:left w:val="none" w:sz="0" w:space="0" w:color="auto"/>
                    <w:bottom w:val="none" w:sz="0" w:space="0" w:color="auto"/>
                    <w:right w:val="none" w:sz="0" w:space="0" w:color="auto"/>
                  </w:divBdr>
                </w:div>
                <w:div w:id="2023779051">
                  <w:marLeft w:val="0"/>
                  <w:marRight w:val="0"/>
                  <w:marTop w:val="0"/>
                  <w:marBottom w:val="0"/>
                  <w:divBdr>
                    <w:top w:val="none" w:sz="0" w:space="0" w:color="auto"/>
                    <w:left w:val="none" w:sz="0" w:space="0" w:color="auto"/>
                    <w:bottom w:val="none" w:sz="0" w:space="0" w:color="auto"/>
                    <w:right w:val="none" w:sz="0" w:space="0" w:color="auto"/>
                  </w:divBdr>
                </w:div>
                <w:div w:id="2023848086">
                  <w:marLeft w:val="0"/>
                  <w:marRight w:val="0"/>
                  <w:marTop w:val="0"/>
                  <w:marBottom w:val="0"/>
                  <w:divBdr>
                    <w:top w:val="none" w:sz="0" w:space="0" w:color="auto"/>
                    <w:left w:val="none" w:sz="0" w:space="0" w:color="auto"/>
                    <w:bottom w:val="none" w:sz="0" w:space="0" w:color="auto"/>
                    <w:right w:val="none" w:sz="0" w:space="0" w:color="auto"/>
                  </w:divBdr>
                </w:div>
                <w:div w:id="2026705526">
                  <w:marLeft w:val="0"/>
                  <w:marRight w:val="0"/>
                  <w:marTop w:val="0"/>
                  <w:marBottom w:val="0"/>
                  <w:divBdr>
                    <w:top w:val="none" w:sz="0" w:space="0" w:color="auto"/>
                    <w:left w:val="none" w:sz="0" w:space="0" w:color="auto"/>
                    <w:bottom w:val="none" w:sz="0" w:space="0" w:color="auto"/>
                    <w:right w:val="none" w:sz="0" w:space="0" w:color="auto"/>
                  </w:divBdr>
                </w:div>
                <w:div w:id="2026784513">
                  <w:marLeft w:val="0"/>
                  <w:marRight w:val="0"/>
                  <w:marTop w:val="0"/>
                  <w:marBottom w:val="0"/>
                  <w:divBdr>
                    <w:top w:val="none" w:sz="0" w:space="0" w:color="auto"/>
                    <w:left w:val="none" w:sz="0" w:space="0" w:color="auto"/>
                    <w:bottom w:val="none" w:sz="0" w:space="0" w:color="auto"/>
                    <w:right w:val="none" w:sz="0" w:space="0" w:color="auto"/>
                  </w:divBdr>
                </w:div>
                <w:div w:id="2028630468">
                  <w:marLeft w:val="0"/>
                  <w:marRight w:val="0"/>
                  <w:marTop w:val="0"/>
                  <w:marBottom w:val="0"/>
                  <w:divBdr>
                    <w:top w:val="none" w:sz="0" w:space="0" w:color="auto"/>
                    <w:left w:val="none" w:sz="0" w:space="0" w:color="auto"/>
                    <w:bottom w:val="none" w:sz="0" w:space="0" w:color="auto"/>
                    <w:right w:val="none" w:sz="0" w:space="0" w:color="auto"/>
                  </w:divBdr>
                </w:div>
                <w:div w:id="2029747739">
                  <w:marLeft w:val="0"/>
                  <w:marRight w:val="0"/>
                  <w:marTop w:val="0"/>
                  <w:marBottom w:val="0"/>
                  <w:divBdr>
                    <w:top w:val="none" w:sz="0" w:space="0" w:color="auto"/>
                    <w:left w:val="none" w:sz="0" w:space="0" w:color="auto"/>
                    <w:bottom w:val="none" w:sz="0" w:space="0" w:color="auto"/>
                    <w:right w:val="none" w:sz="0" w:space="0" w:color="auto"/>
                  </w:divBdr>
                </w:div>
                <w:div w:id="2031029709">
                  <w:marLeft w:val="0"/>
                  <w:marRight w:val="0"/>
                  <w:marTop w:val="0"/>
                  <w:marBottom w:val="0"/>
                  <w:divBdr>
                    <w:top w:val="none" w:sz="0" w:space="0" w:color="auto"/>
                    <w:left w:val="none" w:sz="0" w:space="0" w:color="auto"/>
                    <w:bottom w:val="none" w:sz="0" w:space="0" w:color="auto"/>
                    <w:right w:val="none" w:sz="0" w:space="0" w:color="auto"/>
                  </w:divBdr>
                </w:div>
                <w:div w:id="2031635923">
                  <w:marLeft w:val="0"/>
                  <w:marRight w:val="0"/>
                  <w:marTop w:val="0"/>
                  <w:marBottom w:val="0"/>
                  <w:divBdr>
                    <w:top w:val="none" w:sz="0" w:space="0" w:color="auto"/>
                    <w:left w:val="none" w:sz="0" w:space="0" w:color="auto"/>
                    <w:bottom w:val="none" w:sz="0" w:space="0" w:color="auto"/>
                    <w:right w:val="none" w:sz="0" w:space="0" w:color="auto"/>
                  </w:divBdr>
                </w:div>
                <w:div w:id="2032485091">
                  <w:marLeft w:val="0"/>
                  <w:marRight w:val="0"/>
                  <w:marTop w:val="0"/>
                  <w:marBottom w:val="0"/>
                  <w:divBdr>
                    <w:top w:val="none" w:sz="0" w:space="0" w:color="auto"/>
                    <w:left w:val="none" w:sz="0" w:space="0" w:color="auto"/>
                    <w:bottom w:val="none" w:sz="0" w:space="0" w:color="auto"/>
                    <w:right w:val="none" w:sz="0" w:space="0" w:color="auto"/>
                  </w:divBdr>
                </w:div>
                <w:div w:id="2033797563">
                  <w:marLeft w:val="0"/>
                  <w:marRight w:val="0"/>
                  <w:marTop w:val="0"/>
                  <w:marBottom w:val="0"/>
                  <w:divBdr>
                    <w:top w:val="none" w:sz="0" w:space="0" w:color="auto"/>
                    <w:left w:val="none" w:sz="0" w:space="0" w:color="auto"/>
                    <w:bottom w:val="none" w:sz="0" w:space="0" w:color="auto"/>
                    <w:right w:val="none" w:sz="0" w:space="0" w:color="auto"/>
                  </w:divBdr>
                </w:div>
                <w:div w:id="2039157933">
                  <w:marLeft w:val="0"/>
                  <w:marRight w:val="0"/>
                  <w:marTop w:val="0"/>
                  <w:marBottom w:val="0"/>
                  <w:divBdr>
                    <w:top w:val="none" w:sz="0" w:space="0" w:color="auto"/>
                    <w:left w:val="none" w:sz="0" w:space="0" w:color="auto"/>
                    <w:bottom w:val="none" w:sz="0" w:space="0" w:color="auto"/>
                    <w:right w:val="none" w:sz="0" w:space="0" w:color="auto"/>
                  </w:divBdr>
                </w:div>
                <w:div w:id="2040085917">
                  <w:marLeft w:val="0"/>
                  <w:marRight w:val="0"/>
                  <w:marTop w:val="0"/>
                  <w:marBottom w:val="0"/>
                  <w:divBdr>
                    <w:top w:val="none" w:sz="0" w:space="0" w:color="auto"/>
                    <w:left w:val="none" w:sz="0" w:space="0" w:color="auto"/>
                    <w:bottom w:val="none" w:sz="0" w:space="0" w:color="auto"/>
                    <w:right w:val="none" w:sz="0" w:space="0" w:color="auto"/>
                  </w:divBdr>
                </w:div>
                <w:div w:id="2041273716">
                  <w:marLeft w:val="0"/>
                  <w:marRight w:val="0"/>
                  <w:marTop w:val="0"/>
                  <w:marBottom w:val="0"/>
                  <w:divBdr>
                    <w:top w:val="none" w:sz="0" w:space="0" w:color="auto"/>
                    <w:left w:val="none" w:sz="0" w:space="0" w:color="auto"/>
                    <w:bottom w:val="none" w:sz="0" w:space="0" w:color="auto"/>
                    <w:right w:val="none" w:sz="0" w:space="0" w:color="auto"/>
                  </w:divBdr>
                </w:div>
                <w:div w:id="2042901067">
                  <w:marLeft w:val="0"/>
                  <w:marRight w:val="0"/>
                  <w:marTop w:val="0"/>
                  <w:marBottom w:val="0"/>
                  <w:divBdr>
                    <w:top w:val="none" w:sz="0" w:space="0" w:color="auto"/>
                    <w:left w:val="none" w:sz="0" w:space="0" w:color="auto"/>
                    <w:bottom w:val="none" w:sz="0" w:space="0" w:color="auto"/>
                    <w:right w:val="none" w:sz="0" w:space="0" w:color="auto"/>
                  </w:divBdr>
                </w:div>
                <w:div w:id="2043480207">
                  <w:marLeft w:val="0"/>
                  <w:marRight w:val="0"/>
                  <w:marTop w:val="0"/>
                  <w:marBottom w:val="0"/>
                  <w:divBdr>
                    <w:top w:val="none" w:sz="0" w:space="0" w:color="auto"/>
                    <w:left w:val="none" w:sz="0" w:space="0" w:color="auto"/>
                    <w:bottom w:val="none" w:sz="0" w:space="0" w:color="auto"/>
                    <w:right w:val="none" w:sz="0" w:space="0" w:color="auto"/>
                  </w:divBdr>
                </w:div>
                <w:div w:id="2044165985">
                  <w:marLeft w:val="0"/>
                  <w:marRight w:val="0"/>
                  <w:marTop w:val="0"/>
                  <w:marBottom w:val="0"/>
                  <w:divBdr>
                    <w:top w:val="none" w:sz="0" w:space="0" w:color="auto"/>
                    <w:left w:val="none" w:sz="0" w:space="0" w:color="auto"/>
                    <w:bottom w:val="none" w:sz="0" w:space="0" w:color="auto"/>
                    <w:right w:val="none" w:sz="0" w:space="0" w:color="auto"/>
                  </w:divBdr>
                </w:div>
                <w:div w:id="2047951651">
                  <w:marLeft w:val="0"/>
                  <w:marRight w:val="0"/>
                  <w:marTop w:val="0"/>
                  <w:marBottom w:val="0"/>
                  <w:divBdr>
                    <w:top w:val="none" w:sz="0" w:space="0" w:color="auto"/>
                    <w:left w:val="none" w:sz="0" w:space="0" w:color="auto"/>
                    <w:bottom w:val="none" w:sz="0" w:space="0" w:color="auto"/>
                    <w:right w:val="none" w:sz="0" w:space="0" w:color="auto"/>
                  </w:divBdr>
                </w:div>
                <w:div w:id="2053647585">
                  <w:marLeft w:val="0"/>
                  <w:marRight w:val="0"/>
                  <w:marTop w:val="0"/>
                  <w:marBottom w:val="0"/>
                  <w:divBdr>
                    <w:top w:val="none" w:sz="0" w:space="0" w:color="auto"/>
                    <w:left w:val="none" w:sz="0" w:space="0" w:color="auto"/>
                    <w:bottom w:val="none" w:sz="0" w:space="0" w:color="auto"/>
                    <w:right w:val="none" w:sz="0" w:space="0" w:color="auto"/>
                  </w:divBdr>
                </w:div>
                <w:div w:id="2055621788">
                  <w:marLeft w:val="0"/>
                  <w:marRight w:val="0"/>
                  <w:marTop w:val="0"/>
                  <w:marBottom w:val="0"/>
                  <w:divBdr>
                    <w:top w:val="none" w:sz="0" w:space="0" w:color="auto"/>
                    <w:left w:val="none" w:sz="0" w:space="0" w:color="auto"/>
                    <w:bottom w:val="none" w:sz="0" w:space="0" w:color="auto"/>
                    <w:right w:val="none" w:sz="0" w:space="0" w:color="auto"/>
                  </w:divBdr>
                </w:div>
                <w:div w:id="2062048844">
                  <w:marLeft w:val="0"/>
                  <w:marRight w:val="0"/>
                  <w:marTop w:val="0"/>
                  <w:marBottom w:val="0"/>
                  <w:divBdr>
                    <w:top w:val="none" w:sz="0" w:space="0" w:color="auto"/>
                    <w:left w:val="none" w:sz="0" w:space="0" w:color="auto"/>
                    <w:bottom w:val="none" w:sz="0" w:space="0" w:color="auto"/>
                    <w:right w:val="none" w:sz="0" w:space="0" w:color="auto"/>
                  </w:divBdr>
                </w:div>
                <w:div w:id="2063138825">
                  <w:marLeft w:val="0"/>
                  <w:marRight w:val="0"/>
                  <w:marTop w:val="0"/>
                  <w:marBottom w:val="0"/>
                  <w:divBdr>
                    <w:top w:val="none" w:sz="0" w:space="0" w:color="auto"/>
                    <w:left w:val="none" w:sz="0" w:space="0" w:color="auto"/>
                    <w:bottom w:val="none" w:sz="0" w:space="0" w:color="auto"/>
                    <w:right w:val="none" w:sz="0" w:space="0" w:color="auto"/>
                  </w:divBdr>
                </w:div>
                <w:div w:id="2064713526">
                  <w:marLeft w:val="0"/>
                  <w:marRight w:val="0"/>
                  <w:marTop w:val="0"/>
                  <w:marBottom w:val="0"/>
                  <w:divBdr>
                    <w:top w:val="none" w:sz="0" w:space="0" w:color="auto"/>
                    <w:left w:val="none" w:sz="0" w:space="0" w:color="auto"/>
                    <w:bottom w:val="none" w:sz="0" w:space="0" w:color="auto"/>
                    <w:right w:val="none" w:sz="0" w:space="0" w:color="auto"/>
                  </w:divBdr>
                </w:div>
                <w:div w:id="2066294326">
                  <w:marLeft w:val="0"/>
                  <w:marRight w:val="0"/>
                  <w:marTop w:val="0"/>
                  <w:marBottom w:val="0"/>
                  <w:divBdr>
                    <w:top w:val="none" w:sz="0" w:space="0" w:color="auto"/>
                    <w:left w:val="none" w:sz="0" w:space="0" w:color="auto"/>
                    <w:bottom w:val="none" w:sz="0" w:space="0" w:color="auto"/>
                    <w:right w:val="none" w:sz="0" w:space="0" w:color="auto"/>
                  </w:divBdr>
                </w:div>
                <w:div w:id="2067951954">
                  <w:marLeft w:val="0"/>
                  <w:marRight w:val="0"/>
                  <w:marTop w:val="0"/>
                  <w:marBottom w:val="0"/>
                  <w:divBdr>
                    <w:top w:val="none" w:sz="0" w:space="0" w:color="auto"/>
                    <w:left w:val="none" w:sz="0" w:space="0" w:color="auto"/>
                    <w:bottom w:val="none" w:sz="0" w:space="0" w:color="auto"/>
                    <w:right w:val="none" w:sz="0" w:space="0" w:color="auto"/>
                  </w:divBdr>
                </w:div>
                <w:div w:id="2068414140">
                  <w:marLeft w:val="0"/>
                  <w:marRight w:val="0"/>
                  <w:marTop w:val="0"/>
                  <w:marBottom w:val="0"/>
                  <w:divBdr>
                    <w:top w:val="none" w:sz="0" w:space="0" w:color="auto"/>
                    <w:left w:val="none" w:sz="0" w:space="0" w:color="auto"/>
                    <w:bottom w:val="none" w:sz="0" w:space="0" w:color="auto"/>
                    <w:right w:val="none" w:sz="0" w:space="0" w:color="auto"/>
                  </w:divBdr>
                </w:div>
                <w:div w:id="2074767672">
                  <w:marLeft w:val="0"/>
                  <w:marRight w:val="0"/>
                  <w:marTop w:val="0"/>
                  <w:marBottom w:val="0"/>
                  <w:divBdr>
                    <w:top w:val="none" w:sz="0" w:space="0" w:color="auto"/>
                    <w:left w:val="none" w:sz="0" w:space="0" w:color="auto"/>
                    <w:bottom w:val="none" w:sz="0" w:space="0" w:color="auto"/>
                    <w:right w:val="none" w:sz="0" w:space="0" w:color="auto"/>
                  </w:divBdr>
                </w:div>
                <w:div w:id="2081053985">
                  <w:marLeft w:val="0"/>
                  <w:marRight w:val="0"/>
                  <w:marTop w:val="0"/>
                  <w:marBottom w:val="0"/>
                  <w:divBdr>
                    <w:top w:val="none" w:sz="0" w:space="0" w:color="auto"/>
                    <w:left w:val="none" w:sz="0" w:space="0" w:color="auto"/>
                    <w:bottom w:val="none" w:sz="0" w:space="0" w:color="auto"/>
                    <w:right w:val="none" w:sz="0" w:space="0" w:color="auto"/>
                  </w:divBdr>
                </w:div>
                <w:div w:id="2082287002">
                  <w:marLeft w:val="0"/>
                  <w:marRight w:val="0"/>
                  <w:marTop w:val="0"/>
                  <w:marBottom w:val="0"/>
                  <w:divBdr>
                    <w:top w:val="none" w:sz="0" w:space="0" w:color="auto"/>
                    <w:left w:val="none" w:sz="0" w:space="0" w:color="auto"/>
                    <w:bottom w:val="none" w:sz="0" w:space="0" w:color="auto"/>
                    <w:right w:val="none" w:sz="0" w:space="0" w:color="auto"/>
                  </w:divBdr>
                </w:div>
                <w:div w:id="2086099982">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2094744324">
                  <w:marLeft w:val="0"/>
                  <w:marRight w:val="0"/>
                  <w:marTop w:val="0"/>
                  <w:marBottom w:val="0"/>
                  <w:divBdr>
                    <w:top w:val="none" w:sz="0" w:space="0" w:color="auto"/>
                    <w:left w:val="none" w:sz="0" w:space="0" w:color="auto"/>
                    <w:bottom w:val="none" w:sz="0" w:space="0" w:color="auto"/>
                    <w:right w:val="none" w:sz="0" w:space="0" w:color="auto"/>
                  </w:divBdr>
                </w:div>
                <w:div w:id="2095124969">
                  <w:marLeft w:val="0"/>
                  <w:marRight w:val="0"/>
                  <w:marTop w:val="0"/>
                  <w:marBottom w:val="0"/>
                  <w:divBdr>
                    <w:top w:val="none" w:sz="0" w:space="0" w:color="auto"/>
                    <w:left w:val="none" w:sz="0" w:space="0" w:color="auto"/>
                    <w:bottom w:val="none" w:sz="0" w:space="0" w:color="auto"/>
                    <w:right w:val="none" w:sz="0" w:space="0" w:color="auto"/>
                  </w:divBdr>
                </w:div>
                <w:div w:id="2096900734">
                  <w:marLeft w:val="0"/>
                  <w:marRight w:val="0"/>
                  <w:marTop w:val="0"/>
                  <w:marBottom w:val="0"/>
                  <w:divBdr>
                    <w:top w:val="none" w:sz="0" w:space="0" w:color="auto"/>
                    <w:left w:val="none" w:sz="0" w:space="0" w:color="auto"/>
                    <w:bottom w:val="none" w:sz="0" w:space="0" w:color="auto"/>
                    <w:right w:val="none" w:sz="0" w:space="0" w:color="auto"/>
                  </w:divBdr>
                </w:div>
                <w:div w:id="2098482584">
                  <w:marLeft w:val="0"/>
                  <w:marRight w:val="0"/>
                  <w:marTop w:val="0"/>
                  <w:marBottom w:val="0"/>
                  <w:divBdr>
                    <w:top w:val="none" w:sz="0" w:space="0" w:color="auto"/>
                    <w:left w:val="none" w:sz="0" w:space="0" w:color="auto"/>
                    <w:bottom w:val="none" w:sz="0" w:space="0" w:color="auto"/>
                    <w:right w:val="none" w:sz="0" w:space="0" w:color="auto"/>
                  </w:divBdr>
                </w:div>
                <w:div w:id="2098935723">
                  <w:marLeft w:val="0"/>
                  <w:marRight w:val="0"/>
                  <w:marTop w:val="0"/>
                  <w:marBottom w:val="0"/>
                  <w:divBdr>
                    <w:top w:val="none" w:sz="0" w:space="0" w:color="auto"/>
                    <w:left w:val="none" w:sz="0" w:space="0" w:color="auto"/>
                    <w:bottom w:val="none" w:sz="0" w:space="0" w:color="auto"/>
                    <w:right w:val="none" w:sz="0" w:space="0" w:color="auto"/>
                  </w:divBdr>
                </w:div>
                <w:div w:id="2099669924">
                  <w:marLeft w:val="0"/>
                  <w:marRight w:val="0"/>
                  <w:marTop w:val="0"/>
                  <w:marBottom w:val="0"/>
                  <w:divBdr>
                    <w:top w:val="none" w:sz="0" w:space="0" w:color="auto"/>
                    <w:left w:val="none" w:sz="0" w:space="0" w:color="auto"/>
                    <w:bottom w:val="none" w:sz="0" w:space="0" w:color="auto"/>
                    <w:right w:val="none" w:sz="0" w:space="0" w:color="auto"/>
                  </w:divBdr>
                </w:div>
                <w:div w:id="2101439284">
                  <w:marLeft w:val="0"/>
                  <w:marRight w:val="0"/>
                  <w:marTop w:val="0"/>
                  <w:marBottom w:val="0"/>
                  <w:divBdr>
                    <w:top w:val="none" w:sz="0" w:space="0" w:color="auto"/>
                    <w:left w:val="none" w:sz="0" w:space="0" w:color="auto"/>
                    <w:bottom w:val="none" w:sz="0" w:space="0" w:color="auto"/>
                    <w:right w:val="none" w:sz="0" w:space="0" w:color="auto"/>
                  </w:divBdr>
                </w:div>
                <w:div w:id="2102296163">
                  <w:marLeft w:val="0"/>
                  <w:marRight w:val="0"/>
                  <w:marTop w:val="0"/>
                  <w:marBottom w:val="0"/>
                  <w:divBdr>
                    <w:top w:val="none" w:sz="0" w:space="0" w:color="auto"/>
                    <w:left w:val="none" w:sz="0" w:space="0" w:color="auto"/>
                    <w:bottom w:val="none" w:sz="0" w:space="0" w:color="auto"/>
                    <w:right w:val="none" w:sz="0" w:space="0" w:color="auto"/>
                  </w:divBdr>
                </w:div>
                <w:div w:id="2105177091">
                  <w:marLeft w:val="0"/>
                  <w:marRight w:val="0"/>
                  <w:marTop w:val="0"/>
                  <w:marBottom w:val="0"/>
                  <w:divBdr>
                    <w:top w:val="none" w:sz="0" w:space="0" w:color="auto"/>
                    <w:left w:val="none" w:sz="0" w:space="0" w:color="auto"/>
                    <w:bottom w:val="none" w:sz="0" w:space="0" w:color="auto"/>
                    <w:right w:val="none" w:sz="0" w:space="0" w:color="auto"/>
                  </w:divBdr>
                </w:div>
                <w:div w:id="2107262125">
                  <w:marLeft w:val="0"/>
                  <w:marRight w:val="0"/>
                  <w:marTop w:val="0"/>
                  <w:marBottom w:val="0"/>
                  <w:divBdr>
                    <w:top w:val="none" w:sz="0" w:space="0" w:color="auto"/>
                    <w:left w:val="none" w:sz="0" w:space="0" w:color="auto"/>
                    <w:bottom w:val="none" w:sz="0" w:space="0" w:color="auto"/>
                    <w:right w:val="none" w:sz="0" w:space="0" w:color="auto"/>
                  </w:divBdr>
                </w:div>
                <w:div w:id="2116436363">
                  <w:marLeft w:val="0"/>
                  <w:marRight w:val="0"/>
                  <w:marTop w:val="0"/>
                  <w:marBottom w:val="0"/>
                  <w:divBdr>
                    <w:top w:val="none" w:sz="0" w:space="0" w:color="auto"/>
                    <w:left w:val="none" w:sz="0" w:space="0" w:color="auto"/>
                    <w:bottom w:val="none" w:sz="0" w:space="0" w:color="auto"/>
                    <w:right w:val="none" w:sz="0" w:space="0" w:color="auto"/>
                  </w:divBdr>
                </w:div>
                <w:div w:id="2117089402">
                  <w:marLeft w:val="0"/>
                  <w:marRight w:val="0"/>
                  <w:marTop w:val="0"/>
                  <w:marBottom w:val="0"/>
                  <w:divBdr>
                    <w:top w:val="none" w:sz="0" w:space="0" w:color="auto"/>
                    <w:left w:val="none" w:sz="0" w:space="0" w:color="auto"/>
                    <w:bottom w:val="none" w:sz="0" w:space="0" w:color="auto"/>
                    <w:right w:val="none" w:sz="0" w:space="0" w:color="auto"/>
                  </w:divBdr>
                </w:div>
                <w:div w:id="2118140274">
                  <w:marLeft w:val="0"/>
                  <w:marRight w:val="0"/>
                  <w:marTop w:val="0"/>
                  <w:marBottom w:val="0"/>
                  <w:divBdr>
                    <w:top w:val="none" w:sz="0" w:space="0" w:color="auto"/>
                    <w:left w:val="none" w:sz="0" w:space="0" w:color="auto"/>
                    <w:bottom w:val="none" w:sz="0" w:space="0" w:color="auto"/>
                    <w:right w:val="none" w:sz="0" w:space="0" w:color="auto"/>
                  </w:divBdr>
                </w:div>
                <w:div w:id="2120836790">
                  <w:marLeft w:val="0"/>
                  <w:marRight w:val="0"/>
                  <w:marTop w:val="0"/>
                  <w:marBottom w:val="0"/>
                  <w:divBdr>
                    <w:top w:val="none" w:sz="0" w:space="0" w:color="auto"/>
                    <w:left w:val="none" w:sz="0" w:space="0" w:color="auto"/>
                    <w:bottom w:val="none" w:sz="0" w:space="0" w:color="auto"/>
                    <w:right w:val="none" w:sz="0" w:space="0" w:color="auto"/>
                  </w:divBdr>
                </w:div>
                <w:div w:id="2122992558">
                  <w:marLeft w:val="0"/>
                  <w:marRight w:val="0"/>
                  <w:marTop w:val="0"/>
                  <w:marBottom w:val="0"/>
                  <w:divBdr>
                    <w:top w:val="none" w:sz="0" w:space="0" w:color="auto"/>
                    <w:left w:val="none" w:sz="0" w:space="0" w:color="auto"/>
                    <w:bottom w:val="none" w:sz="0" w:space="0" w:color="auto"/>
                    <w:right w:val="none" w:sz="0" w:space="0" w:color="auto"/>
                  </w:divBdr>
                </w:div>
                <w:div w:id="2126577860">
                  <w:marLeft w:val="0"/>
                  <w:marRight w:val="0"/>
                  <w:marTop w:val="0"/>
                  <w:marBottom w:val="0"/>
                  <w:divBdr>
                    <w:top w:val="none" w:sz="0" w:space="0" w:color="auto"/>
                    <w:left w:val="none" w:sz="0" w:space="0" w:color="auto"/>
                    <w:bottom w:val="none" w:sz="0" w:space="0" w:color="auto"/>
                    <w:right w:val="none" w:sz="0" w:space="0" w:color="auto"/>
                  </w:divBdr>
                </w:div>
                <w:div w:id="2129005715">
                  <w:marLeft w:val="0"/>
                  <w:marRight w:val="0"/>
                  <w:marTop w:val="0"/>
                  <w:marBottom w:val="0"/>
                  <w:divBdr>
                    <w:top w:val="none" w:sz="0" w:space="0" w:color="auto"/>
                    <w:left w:val="none" w:sz="0" w:space="0" w:color="auto"/>
                    <w:bottom w:val="none" w:sz="0" w:space="0" w:color="auto"/>
                    <w:right w:val="none" w:sz="0" w:space="0" w:color="auto"/>
                  </w:divBdr>
                </w:div>
                <w:div w:id="2129466178">
                  <w:marLeft w:val="0"/>
                  <w:marRight w:val="0"/>
                  <w:marTop w:val="0"/>
                  <w:marBottom w:val="0"/>
                  <w:divBdr>
                    <w:top w:val="none" w:sz="0" w:space="0" w:color="auto"/>
                    <w:left w:val="none" w:sz="0" w:space="0" w:color="auto"/>
                    <w:bottom w:val="none" w:sz="0" w:space="0" w:color="auto"/>
                    <w:right w:val="none" w:sz="0" w:space="0" w:color="auto"/>
                  </w:divBdr>
                </w:div>
                <w:div w:id="2129859992">
                  <w:marLeft w:val="0"/>
                  <w:marRight w:val="0"/>
                  <w:marTop w:val="0"/>
                  <w:marBottom w:val="0"/>
                  <w:divBdr>
                    <w:top w:val="none" w:sz="0" w:space="0" w:color="auto"/>
                    <w:left w:val="none" w:sz="0" w:space="0" w:color="auto"/>
                    <w:bottom w:val="none" w:sz="0" w:space="0" w:color="auto"/>
                    <w:right w:val="none" w:sz="0" w:space="0" w:color="auto"/>
                  </w:divBdr>
                </w:div>
                <w:div w:id="2134008698">
                  <w:marLeft w:val="0"/>
                  <w:marRight w:val="0"/>
                  <w:marTop w:val="0"/>
                  <w:marBottom w:val="0"/>
                  <w:divBdr>
                    <w:top w:val="none" w:sz="0" w:space="0" w:color="auto"/>
                    <w:left w:val="none" w:sz="0" w:space="0" w:color="auto"/>
                    <w:bottom w:val="none" w:sz="0" w:space="0" w:color="auto"/>
                    <w:right w:val="none" w:sz="0" w:space="0" w:color="auto"/>
                  </w:divBdr>
                </w:div>
                <w:div w:id="2136369396">
                  <w:marLeft w:val="0"/>
                  <w:marRight w:val="0"/>
                  <w:marTop w:val="0"/>
                  <w:marBottom w:val="0"/>
                  <w:divBdr>
                    <w:top w:val="none" w:sz="0" w:space="0" w:color="auto"/>
                    <w:left w:val="none" w:sz="0" w:space="0" w:color="auto"/>
                    <w:bottom w:val="none" w:sz="0" w:space="0" w:color="auto"/>
                    <w:right w:val="none" w:sz="0" w:space="0" w:color="auto"/>
                  </w:divBdr>
                </w:div>
                <w:div w:id="2136562271">
                  <w:marLeft w:val="0"/>
                  <w:marRight w:val="0"/>
                  <w:marTop w:val="0"/>
                  <w:marBottom w:val="0"/>
                  <w:divBdr>
                    <w:top w:val="none" w:sz="0" w:space="0" w:color="auto"/>
                    <w:left w:val="none" w:sz="0" w:space="0" w:color="auto"/>
                    <w:bottom w:val="none" w:sz="0" w:space="0" w:color="auto"/>
                    <w:right w:val="none" w:sz="0" w:space="0" w:color="auto"/>
                  </w:divBdr>
                </w:div>
                <w:div w:id="2141338153">
                  <w:marLeft w:val="0"/>
                  <w:marRight w:val="0"/>
                  <w:marTop w:val="0"/>
                  <w:marBottom w:val="0"/>
                  <w:divBdr>
                    <w:top w:val="none" w:sz="0" w:space="0" w:color="auto"/>
                    <w:left w:val="none" w:sz="0" w:space="0" w:color="auto"/>
                    <w:bottom w:val="none" w:sz="0" w:space="0" w:color="auto"/>
                    <w:right w:val="none" w:sz="0" w:space="0" w:color="auto"/>
                  </w:divBdr>
                </w:div>
                <w:div w:id="2141411534">
                  <w:marLeft w:val="0"/>
                  <w:marRight w:val="0"/>
                  <w:marTop w:val="0"/>
                  <w:marBottom w:val="0"/>
                  <w:divBdr>
                    <w:top w:val="none" w:sz="0" w:space="0" w:color="auto"/>
                    <w:left w:val="none" w:sz="0" w:space="0" w:color="auto"/>
                    <w:bottom w:val="none" w:sz="0" w:space="0" w:color="auto"/>
                    <w:right w:val="none" w:sz="0" w:space="0" w:color="auto"/>
                  </w:divBdr>
                </w:div>
                <w:div w:id="2141416514">
                  <w:marLeft w:val="0"/>
                  <w:marRight w:val="0"/>
                  <w:marTop w:val="0"/>
                  <w:marBottom w:val="0"/>
                  <w:divBdr>
                    <w:top w:val="none" w:sz="0" w:space="0" w:color="auto"/>
                    <w:left w:val="none" w:sz="0" w:space="0" w:color="auto"/>
                    <w:bottom w:val="none" w:sz="0" w:space="0" w:color="auto"/>
                    <w:right w:val="none" w:sz="0" w:space="0" w:color="auto"/>
                  </w:divBdr>
                </w:div>
                <w:div w:id="2142917130">
                  <w:marLeft w:val="0"/>
                  <w:marRight w:val="0"/>
                  <w:marTop w:val="0"/>
                  <w:marBottom w:val="0"/>
                  <w:divBdr>
                    <w:top w:val="none" w:sz="0" w:space="0" w:color="auto"/>
                    <w:left w:val="none" w:sz="0" w:space="0" w:color="auto"/>
                    <w:bottom w:val="none" w:sz="0" w:space="0" w:color="auto"/>
                    <w:right w:val="none" w:sz="0" w:space="0" w:color="auto"/>
                  </w:divBdr>
                </w:div>
                <w:div w:id="2143233038">
                  <w:marLeft w:val="0"/>
                  <w:marRight w:val="0"/>
                  <w:marTop w:val="0"/>
                  <w:marBottom w:val="0"/>
                  <w:divBdr>
                    <w:top w:val="none" w:sz="0" w:space="0" w:color="auto"/>
                    <w:left w:val="none" w:sz="0" w:space="0" w:color="auto"/>
                    <w:bottom w:val="none" w:sz="0" w:space="0" w:color="auto"/>
                    <w:right w:val="none" w:sz="0" w:space="0" w:color="auto"/>
                  </w:divBdr>
                </w:div>
                <w:div w:id="2145001307">
                  <w:marLeft w:val="0"/>
                  <w:marRight w:val="0"/>
                  <w:marTop w:val="0"/>
                  <w:marBottom w:val="0"/>
                  <w:divBdr>
                    <w:top w:val="none" w:sz="0" w:space="0" w:color="auto"/>
                    <w:left w:val="none" w:sz="0" w:space="0" w:color="auto"/>
                    <w:bottom w:val="none" w:sz="0" w:space="0" w:color="auto"/>
                    <w:right w:val="none" w:sz="0" w:space="0" w:color="auto"/>
                  </w:divBdr>
                </w:div>
                <w:div w:id="2146849615">
                  <w:marLeft w:val="0"/>
                  <w:marRight w:val="0"/>
                  <w:marTop w:val="0"/>
                  <w:marBottom w:val="0"/>
                  <w:divBdr>
                    <w:top w:val="none" w:sz="0" w:space="0" w:color="auto"/>
                    <w:left w:val="none" w:sz="0" w:space="0" w:color="auto"/>
                    <w:bottom w:val="none" w:sz="0" w:space="0" w:color="auto"/>
                    <w:right w:val="none" w:sz="0" w:space="0" w:color="auto"/>
                  </w:divBdr>
                </w:div>
              </w:divsChild>
            </w:div>
            <w:div w:id="659238951">
              <w:marLeft w:val="0"/>
              <w:marRight w:val="0"/>
              <w:marTop w:val="0"/>
              <w:marBottom w:val="0"/>
              <w:divBdr>
                <w:top w:val="none" w:sz="0" w:space="0" w:color="auto"/>
                <w:left w:val="none" w:sz="0" w:space="0" w:color="auto"/>
                <w:bottom w:val="none" w:sz="0" w:space="0" w:color="auto"/>
                <w:right w:val="none" w:sz="0" w:space="0" w:color="auto"/>
              </w:divBdr>
            </w:div>
            <w:div w:id="659768640">
              <w:marLeft w:val="0"/>
              <w:marRight w:val="0"/>
              <w:marTop w:val="0"/>
              <w:marBottom w:val="0"/>
              <w:divBdr>
                <w:top w:val="none" w:sz="0" w:space="0" w:color="auto"/>
                <w:left w:val="none" w:sz="0" w:space="0" w:color="auto"/>
                <w:bottom w:val="none" w:sz="0" w:space="0" w:color="auto"/>
                <w:right w:val="none" w:sz="0" w:space="0" w:color="auto"/>
              </w:divBdr>
            </w:div>
            <w:div w:id="660230180">
              <w:marLeft w:val="0"/>
              <w:marRight w:val="0"/>
              <w:marTop w:val="0"/>
              <w:marBottom w:val="0"/>
              <w:divBdr>
                <w:top w:val="none" w:sz="0" w:space="0" w:color="auto"/>
                <w:left w:val="none" w:sz="0" w:space="0" w:color="auto"/>
                <w:bottom w:val="none" w:sz="0" w:space="0" w:color="auto"/>
                <w:right w:val="none" w:sz="0" w:space="0" w:color="auto"/>
              </w:divBdr>
            </w:div>
            <w:div w:id="660738637">
              <w:marLeft w:val="0"/>
              <w:marRight w:val="0"/>
              <w:marTop w:val="0"/>
              <w:marBottom w:val="0"/>
              <w:divBdr>
                <w:top w:val="none" w:sz="0" w:space="0" w:color="auto"/>
                <w:left w:val="none" w:sz="0" w:space="0" w:color="auto"/>
                <w:bottom w:val="none" w:sz="0" w:space="0" w:color="auto"/>
                <w:right w:val="none" w:sz="0" w:space="0" w:color="auto"/>
              </w:divBdr>
            </w:div>
            <w:div w:id="660818677">
              <w:marLeft w:val="0"/>
              <w:marRight w:val="0"/>
              <w:marTop w:val="0"/>
              <w:marBottom w:val="0"/>
              <w:divBdr>
                <w:top w:val="none" w:sz="0" w:space="0" w:color="auto"/>
                <w:left w:val="none" w:sz="0" w:space="0" w:color="auto"/>
                <w:bottom w:val="none" w:sz="0" w:space="0" w:color="auto"/>
                <w:right w:val="none" w:sz="0" w:space="0" w:color="auto"/>
              </w:divBdr>
            </w:div>
            <w:div w:id="661399074">
              <w:marLeft w:val="0"/>
              <w:marRight w:val="0"/>
              <w:marTop w:val="0"/>
              <w:marBottom w:val="0"/>
              <w:divBdr>
                <w:top w:val="none" w:sz="0" w:space="0" w:color="auto"/>
                <w:left w:val="none" w:sz="0" w:space="0" w:color="auto"/>
                <w:bottom w:val="none" w:sz="0" w:space="0" w:color="auto"/>
                <w:right w:val="none" w:sz="0" w:space="0" w:color="auto"/>
              </w:divBdr>
            </w:div>
            <w:div w:id="662703050">
              <w:marLeft w:val="0"/>
              <w:marRight w:val="0"/>
              <w:marTop w:val="0"/>
              <w:marBottom w:val="0"/>
              <w:divBdr>
                <w:top w:val="none" w:sz="0" w:space="0" w:color="auto"/>
                <w:left w:val="none" w:sz="0" w:space="0" w:color="auto"/>
                <w:bottom w:val="none" w:sz="0" w:space="0" w:color="auto"/>
                <w:right w:val="none" w:sz="0" w:space="0" w:color="auto"/>
              </w:divBdr>
            </w:div>
            <w:div w:id="663122735">
              <w:marLeft w:val="0"/>
              <w:marRight w:val="0"/>
              <w:marTop w:val="0"/>
              <w:marBottom w:val="0"/>
              <w:divBdr>
                <w:top w:val="none" w:sz="0" w:space="0" w:color="auto"/>
                <w:left w:val="none" w:sz="0" w:space="0" w:color="auto"/>
                <w:bottom w:val="none" w:sz="0" w:space="0" w:color="auto"/>
                <w:right w:val="none" w:sz="0" w:space="0" w:color="auto"/>
              </w:divBdr>
            </w:div>
            <w:div w:id="664433109">
              <w:marLeft w:val="0"/>
              <w:marRight w:val="0"/>
              <w:marTop w:val="0"/>
              <w:marBottom w:val="0"/>
              <w:divBdr>
                <w:top w:val="none" w:sz="0" w:space="0" w:color="auto"/>
                <w:left w:val="none" w:sz="0" w:space="0" w:color="auto"/>
                <w:bottom w:val="none" w:sz="0" w:space="0" w:color="auto"/>
                <w:right w:val="none" w:sz="0" w:space="0" w:color="auto"/>
              </w:divBdr>
            </w:div>
            <w:div w:id="666245670">
              <w:marLeft w:val="0"/>
              <w:marRight w:val="0"/>
              <w:marTop w:val="0"/>
              <w:marBottom w:val="0"/>
              <w:divBdr>
                <w:top w:val="none" w:sz="0" w:space="0" w:color="auto"/>
                <w:left w:val="none" w:sz="0" w:space="0" w:color="auto"/>
                <w:bottom w:val="none" w:sz="0" w:space="0" w:color="auto"/>
                <w:right w:val="none" w:sz="0" w:space="0" w:color="auto"/>
              </w:divBdr>
            </w:div>
            <w:div w:id="672805259">
              <w:marLeft w:val="0"/>
              <w:marRight w:val="0"/>
              <w:marTop w:val="0"/>
              <w:marBottom w:val="0"/>
              <w:divBdr>
                <w:top w:val="none" w:sz="0" w:space="0" w:color="auto"/>
                <w:left w:val="none" w:sz="0" w:space="0" w:color="auto"/>
                <w:bottom w:val="none" w:sz="0" w:space="0" w:color="auto"/>
                <w:right w:val="none" w:sz="0" w:space="0" w:color="auto"/>
              </w:divBdr>
            </w:div>
            <w:div w:id="672955294">
              <w:marLeft w:val="0"/>
              <w:marRight w:val="0"/>
              <w:marTop w:val="0"/>
              <w:marBottom w:val="0"/>
              <w:divBdr>
                <w:top w:val="none" w:sz="0" w:space="0" w:color="auto"/>
                <w:left w:val="none" w:sz="0" w:space="0" w:color="auto"/>
                <w:bottom w:val="none" w:sz="0" w:space="0" w:color="auto"/>
                <w:right w:val="none" w:sz="0" w:space="0" w:color="auto"/>
              </w:divBdr>
            </w:div>
            <w:div w:id="675770373">
              <w:marLeft w:val="0"/>
              <w:marRight w:val="0"/>
              <w:marTop w:val="0"/>
              <w:marBottom w:val="0"/>
              <w:divBdr>
                <w:top w:val="none" w:sz="0" w:space="0" w:color="auto"/>
                <w:left w:val="none" w:sz="0" w:space="0" w:color="auto"/>
                <w:bottom w:val="none" w:sz="0" w:space="0" w:color="auto"/>
                <w:right w:val="none" w:sz="0" w:space="0" w:color="auto"/>
              </w:divBdr>
            </w:div>
            <w:div w:id="678238679">
              <w:marLeft w:val="0"/>
              <w:marRight w:val="0"/>
              <w:marTop w:val="0"/>
              <w:marBottom w:val="0"/>
              <w:divBdr>
                <w:top w:val="none" w:sz="0" w:space="0" w:color="auto"/>
                <w:left w:val="none" w:sz="0" w:space="0" w:color="auto"/>
                <w:bottom w:val="none" w:sz="0" w:space="0" w:color="auto"/>
                <w:right w:val="none" w:sz="0" w:space="0" w:color="auto"/>
              </w:divBdr>
            </w:div>
            <w:div w:id="679549559">
              <w:marLeft w:val="0"/>
              <w:marRight w:val="0"/>
              <w:marTop w:val="0"/>
              <w:marBottom w:val="0"/>
              <w:divBdr>
                <w:top w:val="none" w:sz="0" w:space="0" w:color="auto"/>
                <w:left w:val="none" w:sz="0" w:space="0" w:color="auto"/>
                <w:bottom w:val="none" w:sz="0" w:space="0" w:color="auto"/>
                <w:right w:val="none" w:sz="0" w:space="0" w:color="auto"/>
              </w:divBdr>
            </w:div>
            <w:div w:id="682053019">
              <w:marLeft w:val="0"/>
              <w:marRight w:val="0"/>
              <w:marTop w:val="0"/>
              <w:marBottom w:val="0"/>
              <w:divBdr>
                <w:top w:val="none" w:sz="0" w:space="0" w:color="auto"/>
                <w:left w:val="none" w:sz="0" w:space="0" w:color="auto"/>
                <w:bottom w:val="none" w:sz="0" w:space="0" w:color="auto"/>
                <w:right w:val="none" w:sz="0" w:space="0" w:color="auto"/>
              </w:divBdr>
            </w:div>
            <w:div w:id="682324612">
              <w:marLeft w:val="0"/>
              <w:marRight w:val="0"/>
              <w:marTop w:val="0"/>
              <w:marBottom w:val="0"/>
              <w:divBdr>
                <w:top w:val="none" w:sz="0" w:space="0" w:color="auto"/>
                <w:left w:val="none" w:sz="0" w:space="0" w:color="auto"/>
                <w:bottom w:val="none" w:sz="0" w:space="0" w:color="auto"/>
                <w:right w:val="none" w:sz="0" w:space="0" w:color="auto"/>
              </w:divBdr>
            </w:div>
            <w:div w:id="684088275">
              <w:marLeft w:val="0"/>
              <w:marRight w:val="0"/>
              <w:marTop w:val="0"/>
              <w:marBottom w:val="0"/>
              <w:divBdr>
                <w:top w:val="none" w:sz="0" w:space="0" w:color="auto"/>
                <w:left w:val="none" w:sz="0" w:space="0" w:color="auto"/>
                <w:bottom w:val="none" w:sz="0" w:space="0" w:color="auto"/>
                <w:right w:val="none" w:sz="0" w:space="0" w:color="auto"/>
              </w:divBdr>
            </w:div>
            <w:div w:id="684482022">
              <w:marLeft w:val="0"/>
              <w:marRight w:val="0"/>
              <w:marTop w:val="0"/>
              <w:marBottom w:val="0"/>
              <w:divBdr>
                <w:top w:val="none" w:sz="0" w:space="0" w:color="auto"/>
                <w:left w:val="none" w:sz="0" w:space="0" w:color="auto"/>
                <w:bottom w:val="none" w:sz="0" w:space="0" w:color="auto"/>
                <w:right w:val="none" w:sz="0" w:space="0" w:color="auto"/>
              </w:divBdr>
            </w:div>
            <w:div w:id="684598527">
              <w:marLeft w:val="0"/>
              <w:marRight w:val="0"/>
              <w:marTop w:val="0"/>
              <w:marBottom w:val="0"/>
              <w:divBdr>
                <w:top w:val="none" w:sz="0" w:space="0" w:color="auto"/>
                <w:left w:val="none" w:sz="0" w:space="0" w:color="auto"/>
                <w:bottom w:val="none" w:sz="0" w:space="0" w:color="auto"/>
                <w:right w:val="none" w:sz="0" w:space="0" w:color="auto"/>
              </w:divBdr>
            </w:div>
            <w:div w:id="684669030">
              <w:marLeft w:val="0"/>
              <w:marRight w:val="0"/>
              <w:marTop w:val="0"/>
              <w:marBottom w:val="0"/>
              <w:divBdr>
                <w:top w:val="none" w:sz="0" w:space="0" w:color="auto"/>
                <w:left w:val="none" w:sz="0" w:space="0" w:color="auto"/>
                <w:bottom w:val="none" w:sz="0" w:space="0" w:color="auto"/>
                <w:right w:val="none" w:sz="0" w:space="0" w:color="auto"/>
              </w:divBdr>
            </w:div>
            <w:div w:id="685601561">
              <w:marLeft w:val="0"/>
              <w:marRight w:val="0"/>
              <w:marTop w:val="0"/>
              <w:marBottom w:val="0"/>
              <w:divBdr>
                <w:top w:val="none" w:sz="0" w:space="0" w:color="auto"/>
                <w:left w:val="none" w:sz="0" w:space="0" w:color="auto"/>
                <w:bottom w:val="none" w:sz="0" w:space="0" w:color="auto"/>
                <w:right w:val="none" w:sz="0" w:space="0" w:color="auto"/>
              </w:divBdr>
            </w:div>
            <w:div w:id="686055549">
              <w:marLeft w:val="0"/>
              <w:marRight w:val="0"/>
              <w:marTop w:val="0"/>
              <w:marBottom w:val="0"/>
              <w:divBdr>
                <w:top w:val="none" w:sz="0" w:space="0" w:color="auto"/>
                <w:left w:val="none" w:sz="0" w:space="0" w:color="auto"/>
                <w:bottom w:val="none" w:sz="0" w:space="0" w:color="auto"/>
                <w:right w:val="none" w:sz="0" w:space="0" w:color="auto"/>
              </w:divBdr>
            </w:div>
            <w:div w:id="687831656">
              <w:marLeft w:val="0"/>
              <w:marRight w:val="0"/>
              <w:marTop w:val="0"/>
              <w:marBottom w:val="0"/>
              <w:divBdr>
                <w:top w:val="none" w:sz="0" w:space="0" w:color="auto"/>
                <w:left w:val="none" w:sz="0" w:space="0" w:color="auto"/>
                <w:bottom w:val="none" w:sz="0" w:space="0" w:color="auto"/>
                <w:right w:val="none" w:sz="0" w:space="0" w:color="auto"/>
              </w:divBdr>
            </w:div>
            <w:div w:id="689911717">
              <w:marLeft w:val="0"/>
              <w:marRight w:val="0"/>
              <w:marTop w:val="0"/>
              <w:marBottom w:val="0"/>
              <w:divBdr>
                <w:top w:val="none" w:sz="0" w:space="0" w:color="auto"/>
                <w:left w:val="none" w:sz="0" w:space="0" w:color="auto"/>
                <w:bottom w:val="none" w:sz="0" w:space="0" w:color="auto"/>
                <w:right w:val="none" w:sz="0" w:space="0" w:color="auto"/>
              </w:divBdr>
            </w:div>
            <w:div w:id="690034176">
              <w:marLeft w:val="0"/>
              <w:marRight w:val="0"/>
              <w:marTop w:val="0"/>
              <w:marBottom w:val="0"/>
              <w:divBdr>
                <w:top w:val="none" w:sz="0" w:space="0" w:color="auto"/>
                <w:left w:val="none" w:sz="0" w:space="0" w:color="auto"/>
                <w:bottom w:val="none" w:sz="0" w:space="0" w:color="auto"/>
                <w:right w:val="none" w:sz="0" w:space="0" w:color="auto"/>
              </w:divBdr>
            </w:div>
            <w:div w:id="691536750">
              <w:marLeft w:val="0"/>
              <w:marRight w:val="0"/>
              <w:marTop w:val="0"/>
              <w:marBottom w:val="0"/>
              <w:divBdr>
                <w:top w:val="none" w:sz="0" w:space="0" w:color="auto"/>
                <w:left w:val="none" w:sz="0" w:space="0" w:color="auto"/>
                <w:bottom w:val="none" w:sz="0" w:space="0" w:color="auto"/>
                <w:right w:val="none" w:sz="0" w:space="0" w:color="auto"/>
              </w:divBdr>
            </w:div>
            <w:div w:id="692266220">
              <w:marLeft w:val="0"/>
              <w:marRight w:val="0"/>
              <w:marTop w:val="0"/>
              <w:marBottom w:val="0"/>
              <w:divBdr>
                <w:top w:val="none" w:sz="0" w:space="0" w:color="auto"/>
                <w:left w:val="none" w:sz="0" w:space="0" w:color="auto"/>
                <w:bottom w:val="none" w:sz="0" w:space="0" w:color="auto"/>
                <w:right w:val="none" w:sz="0" w:space="0" w:color="auto"/>
              </w:divBdr>
            </w:div>
            <w:div w:id="693773965">
              <w:marLeft w:val="0"/>
              <w:marRight w:val="0"/>
              <w:marTop w:val="0"/>
              <w:marBottom w:val="0"/>
              <w:divBdr>
                <w:top w:val="none" w:sz="0" w:space="0" w:color="auto"/>
                <w:left w:val="none" w:sz="0" w:space="0" w:color="auto"/>
                <w:bottom w:val="none" w:sz="0" w:space="0" w:color="auto"/>
                <w:right w:val="none" w:sz="0" w:space="0" w:color="auto"/>
              </w:divBdr>
            </w:div>
            <w:div w:id="695543557">
              <w:marLeft w:val="0"/>
              <w:marRight w:val="0"/>
              <w:marTop w:val="0"/>
              <w:marBottom w:val="0"/>
              <w:divBdr>
                <w:top w:val="none" w:sz="0" w:space="0" w:color="auto"/>
                <w:left w:val="none" w:sz="0" w:space="0" w:color="auto"/>
                <w:bottom w:val="none" w:sz="0" w:space="0" w:color="auto"/>
                <w:right w:val="none" w:sz="0" w:space="0" w:color="auto"/>
              </w:divBdr>
            </w:div>
            <w:div w:id="696001208">
              <w:marLeft w:val="0"/>
              <w:marRight w:val="0"/>
              <w:marTop w:val="0"/>
              <w:marBottom w:val="0"/>
              <w:divBdr>
                <w:top w:val="none" w:sz="0" w:space="0" w:color="auto"/>
                <w:left w:val="none" w:sz="0" w:space="0" w:color="auto"/>
                <w:bottom w:val="none" w:sz="0" w:space="0" w:color="auto"/>
                <w:right w:val="none" w:sz="0" w:space="0" w:color="auto"/>
              </w:divBdr>
            </w:div>
            <w:div w:id="696395480">
              <w:marLeft w:val="0"/>
              <w:marRight w:val="0"/>
              <w:marTop w:val="0"/>
              <w:marBottom w:val="0"/>
              <w:divBdr>
                <w:top w:val="none" w:sz="0" w:space="0" w:color="auto"/>
                <w:left w:val="none" w:sz="0" w:space="0" w:color="auto"/>
                <w:bottom w:val="none" w:sz="0" w:space="0" w:color="auto"/>
                <w:right w:val="none" w:sz="0" w:space="0" w:color="auto"/>
              </w:divBdr>
            </w:div>
            <w:div w:id="697437197">
              <w:marLeft w:val="0"/>
              <w:marRight w:val="0"/>
              <w:marTop w:val="0"/>
              <w:marBottom w:val="0"/>
              <w:divBdr>
                <w:top w:val="none" w:sz="0" w:space="0" w:color="auto"/>
                <w:left w:val="none" w:sz="0" w:space="0" w:color="auto"/>
                <w:bottom w:val="none" w:sz="0" w:space="0" w:color="auto"/>
                <w:right w:val="none" w:sz="0" w:space="0" w:color="auto"/>
              </w:divBdr>
            </w:div>
            <w:div w:id="697587115">
              <w:marLeft w:val="0"/>
              <w:marRight w:val="0"/>
              <w:marTop w:val="0"/>
              <w:marBottom w:val="0"/>
              <w:divBdr>
                <w:top w:val="none" w:sz="0" w:space="0" w:color="auto"/>
                <w:left w:val="none" w:sz="0" w:space="0" w:color="auto"/>
                <w:bottom w:val="none" w:sz="0" w:space="0" w:color="auto"/>
                <w:right w:val="none" w:sz="0" w:space="0" w:color="auto"/>
              </w:divBdr>
            </w:div>
            <w:div w:id="699358234">
              <w:marLeft w:val="0"/>
              <w:marRight w:val="0"/>
              <w:marTop w:val="0"/>
              <w:marBottom w:val="0"/>
              <w:divBdr>
                <w:top w:val="none" w:sz="0" w:space="0" w:color="auto"/>
                <w:left w:val="none" w:sz="0" w:space="0" w:color="auto"/>
                <w:bottom w:val="none" w:sz="0" w:space="0" w:color="auto"/>
                <w:right w:val="none" w:sz="0" w:space="0" w:color="auto"/>
              </w:divBdr>
            </w:div>
            <w:div w:id="704526068">
              <w:marLeft w:val="0"/>
              <w:marRight w:val="0"/>
              <w:marTop w:val="0"/>
              <w:marBottom w:val="0"/>
              <w:divBdr>
                <w:top w:val="none" w:sz="0" w:space="0" w:color="auto"/>
                <w:left w:val="none" w:sz="0" w:space="0" w:color="auto"/>
                <w:bottom w:val="none" w:sz="0" w:space="0" w:color="auto"/>
                <w:right w:val="none" w:sz="0" w:space="0" w:color="auto"/>
              </w:divBdr>
            </w:div>
            <w:div w:id="705837012">
              <w:marLeft w:val="0"/>
              <w:marRight w:val="0"/>
              <w:marTop w:val="0"/>
              <w:marBottom w:val="0"/>
              <w:divBdr>
                <w:top w:val="none" w:sz="0" w:space="0" w:color="auto"/>
                <w:left w:val="none" w:sz="0" w:space="0" w:color="auto"/>
                <w:bottom w:val="none" w:sz="0" w:space="0" w:color="auto"/>
                <w:right w:val="none" w:sz="0" w:space="0" w:color="auto"/>
              </w:divBdr>
            </w:div>
            <w:div w:id="707416632">
              <w:marLeft w:val="0"/>
              <w:marRight w:val="0"/>
              <w:marTop w:val="0"/>
              <w:marBottom w:val="0"/>
              <w:divBdr>
                <w:top w:val="none" w:sz="0" w:space="0" w:color="auto"/>
                <w:left w:val="none" w:sz="0" w:space="0" w:color="auto"/>
                <w:bottom w:val="none" w:sz="0" w:space="0" w:color="auto"/>
                <w:right w:val="none" w:sz="0" w:space="0" w:color="auto"/>
              </w:divBdr>
            </w:div>
            <w:div w:id="708384605">
              <w:marLeft w:val="0"/>
              <w:marRight w:val="0"/>
              <w:marTop w:val="0"/>
              <w:marBottom w:val="0"/>
              <w:divBdr>
                <w:top w:val="none" w:sz="0" w:space="0" w:color="auto"/>
                <w:left w:val="none" w:sz="0" w:space="0" w:color="auto"/>
                <w:bottom w:val="none" w:sz="0" w:space="0" w:color="auto"/>
                <w:right w:val="none" w:sz="0" w:space="0" w:color="auto"/>
              </w:divBdr>
            </w:div>
            <w:div w:id="709106485">
              <w:marLeft w:val="0"/>
              <w:marRight w:val="0"/>
              <w:marTop w:val="0"/>
              <w:marBottom w:val="0"/>
              <w:divBdr>
                <w:top w:val="none" w:sz="0" w:space="0" w:color="auto"/>
                <w:left w:val="none" w:sz="0" w:space="0" w:color="auto"/>
                <w:bottom w:val="none" w:sz="0" w:space="0" w:color="auto"/>
                <w:right w:val="none" w:sz="0" w:space="0" w:color="auto"/>
              </w:divBdr>
            </w:div>
            <w:div w:id="709577486">
              <w:marLeft w:val="0"/>
              <w:marRight w:val="0"/>
              <w:marTop w:val="0"/>
              <w:marBottom w:val="0"/>
              <w:divBdr>
                <w:top w:val="none" w:sz="0" w:space="0" w:color="auto"/>
                <w:left w:val="none" w:sz="0" w:space="0" w:color="auto"/>
                <w:bottom w:val="none" w:sz="0" w:space="0" w:color="auto"/>
                <w:right w:val="none" w:sz="0" w:space="0" w:color="auto"/>
              </w:divBdr>
            </w:div>
            <w:div w:id="716781446">
              <w:marLeft w:val="0"/>
              <w:marRight w:val="0"/>
              <w:marTop w:val="0"/>
              <w:marBottom w:val="0"/>
              <w:divBdr>
                <w:top w:val="none" w:sz="0" w:space="0" w:color="auto"/>
                <w:left w:val="none" w:sz="0" w:space="0" w:color="auto"/>
                <w:bottom w:val="none" w:sz="0" w:space="0" w:color="auto"/>
                <w:right w:val="none" w:sz="0" w:space="0" w:color="auto"/>
              </w:divBdr>
            </w:div>
            <w:div w:id="716978996">
              <w:marLeft w:val="0"/>
              <w:marRight w:val="0"/>
              <w:marTop w:val="0"/>
              <w:marBottom w:val="0"/>
              <w:divBdr>
                <w:top w:val="none" w:sz="0" w:space="0" w:color="auto"/>
                <w:left w:val="none" w:sz="0" w:space="0" w:color="auto"/>
                <w:bottom w:val="none" w:sz="0" w:space="0" w:color="auto"/>
                <w:right w:val="none" w:sz="0" w:space="0" w:color="auto"/>
              </w:divBdr>
            </w:div>
            <w:div w:id="718866083">
              <w:marLeft w:val="0"/>
              <w:marRight w:val="0"/>
              <w:marTop w:val="0"/>
              <w:marBottom w:val="0"/>
              <w:divBdr>
                <w:top w:val="none" w:sz="0" w:space="0" w:color="auto"/>
                <w:left w:val="none" w:sz="0" w:space="0" w:color="auto"/>
                <w:bottom w:val="none" w:sz="0" w:space="0" w:color="auto"/>
                <w:right w:val="none" w:sz="0" w:space="0" w:color="auto"/>
              </w:divBdr>
            </w:div>
            <w:div w:id="719327635">
              <w:marLeft w:val="0"/>
              <w:marRight w:val="0"/>
              <w:marTop w:val="0"/>
              <w:marBottom w:val="0"/>
              <w:divBdr>
                <w:top w:val="none" w:sz="0" w:space="0" w:color="auto"/>
                <w:left w:val="none" w:sz="0" w:space="0" w:color="auto"/>
                <w:bottom w:val="none" w:sz="0" w:space="0" w:color="auto"/>
                <w:right w:val="none" w:sz="0" w:space="0" w:color="auto"/>
              </w:divBdr>
            </w:div>
            <w:div w:id="721057707">
              <w:marLeft w:val="0"/>
              <w:marRight w:val="0"/>
              <w:marTop w:val="0"/>
              <w:marBottom w:val="0"/>
              <w:divBdr>
                <w:top w:val="none" w:sz="0" w:space="0" w:color="auto"/>
                <w:left w:val="none" w:sz="0" w:space="0" w:color="auto"/>
                <w:bottom w:val="none" w:sz="0" w:space="0" w:color="auto"/>
                <w:right w:val="none" w:sz="0" w:space="0" w:color="auto"/>
              </w:divBdr>
            </w:div>
            <w:div w:id="722631120">
              <w:marLeft w:val="0"/>
              <w:marRight w:val="0"/>
              <w:marTop w:val="0"/>
              <w:marBottom w:val="0"/>
              <w:divBdr>
                <w:top w:val="none" w:sz="0" w:space="0" w:color="auto"/>
                <w:left w:val="none" w:sz="0" w:space="0" w:color="auto"/>
                <w:bottom w:val="none" w:sz="0" w:space="0" w:color="auto"/>
                <w:right w:val="none" w:sz="0" w:space="0" w:color="auto"/>
              </w:divBdr>
            </w:div>
            <w:div w:id="724110000">
              <w:marLeft w:val="0"/>
              <w:marRight w:val="0"/>
              <w:marTop w:val="0"/>
              <w:marBottom w:val="0"/>
              <w:divBdr>
                <w:top w:val="none" w:sz="0" w:space="0" w:color="auto"/>
                <w:left w:val="none" w:sz="0" w:space="0" w:color="auto"/>
                <w:bottom w:val="none" w:sz="0" w:space="0" w:color="auto"/>
                <w:right w:val="none" w:sz="0" w:space="0" w:color="auto"/>
              </w:divBdr>
            </w:div>
            <w:div w:id="724261132">
              <w:marLeft w:val="0"/>
              <w:marRight w:val="0"/>
              <w:marTop w:val="0"/>
              <w:marBottom w:val="0"/>
              <w:divBdr>
                <w:top w:val="none" w:sz="0" w:space="0" w:color="auto"/>
                <w:left w:val="none" w:sz="0" w:space="0" w:color="auto"/>
                <w:bottom w:val="none" w:sz="0" w:space="0" w:color="auto"/>
                <w:right w:val="none" w:sz="0" w:space="0" w:color="auto"/>
              </w:divBdr>
            </w:div>
            <w:div w:id="726418577">
              <w:marLeft w:val="0"/>
              <w:marRight w:val="0"/>
              <w:marTop w:val="0"/>
              <w:marBottom w:val="0"/>
              <w:divBdr>
                <w:top w:val="none" w:sz="0" w:space="0" w:color="auto"/>
                <w:left w:val="none" w:sz="0" w:space="0" w:color="auto"/>
                <w:bottom w:val="none" w:sz="0" w:space="0" w:color="auto"/>
                <w:right w:val="none" w:sz="0" w:space="0" w:color="auto"/>
              </w:divBdr>
            </w:div>
            <w:div w:id="727803412">
              <w:marLeft w:val="0"/>
              <w:marRight w:val="0"/>
              <w:marTop w:val="0"/>
              <w:marBottom w:val="0"/>
              <w:divBdr>
                <w:top w:val="none" w:sz="0" w:space="0" w:color="auto"/>
                <w:left w:val="none" w:sz="0" w:space="0" w:color="auto"/>
                <w:bottom w:val="none" w:sz="0" w:space="0" w:color="auto"/>
                <w:right w:val="none" w:sz="0" w:space="0" w:color="auto"/>
              </w:divBdr>
            </w:div>
            <w:div w:id="728461009">
              <w:marLeft w:val="0"/>
              <w:marRight w:val="0"/>
              <w:marTop w:val="0"/>
              <w:marBottom w:val="0"/>
              <w:divBdr>
                <w:top w:val="none" w:sz="0" w:space="0" w:color="auto"/>
                <w:left w:val="none" w:sz="0" w:space="0" w:color="auto"/>
                <w:bottom w:val="none" w:sz="0" w:space="0" w:color="auto"/>
                <w:right w:val="none" w:sz="0" w:space="0" w:color="auto"/>
              </w:divBdr>
            </w:div>
            <w:div w:id="728766418">
              <w:marLeft w:val="0"/>
              <w:marRight w:val="0"/>
              <w:marTop w:val="0"/>
              <w:marBottom w:val="0"/>
              <w:divBdr>
                <w:top w:val="none" w:sz="0" w:space="0" w:color="auto"/>
                <w:left w:val="none" w:sz="0" w:space="0" w:color="auto"/>
                <w:bottom w:val="none" w:sz="0" w:space="0" w:color="auto"/>
                <w:right w:val="none" w:sz="0" w:space="0" w:color="auto"/>
              </w:divBdr>
            </w:div>
            <w:div w:id="732892779">
              <w:marLeft w:val="0"/>
              <w:marRight w:val="0"/>
              <w:marTop w:val="0"/>
              <w:marBottom w:val="0"/>
              <w:divBdr>
                <w:top w:val="none" w:sz="0" w:space="0" w:color="auto"/>
                <w:left w:val="none" w:sz="0" w:space="0" w:color="auto"/>
                <w:bottom w:val="none" w:sz="0" w:space="0" w:color="auto"/>
                <w:right w:val="none" w:sz="0" w:space="0" w:color="auto"/>
              </w:divBdr>
            </w:div>
            <w:div w:id="733161395">
              <w:marLeft w:val="0"/>
              <w:marRight w:val="0"/>
              <w:marTop w:val="0"/>
              <w:marBottom w:val="0"/>
              <w:divBdr>
                <w:top w:val="none" w:sz="0" w:space="0" w:color="auto"/>
                <w:left w:val="none" w:sz="0" w:space="0" w:color="auto"/>
                <w:bottom w:val="none" w:sz="0" w:space="0" w:color="auto"/>
                <w:right w:val="none" w:sz="0" w:space="0" w:color="auto"/>
              </w:divBdr>
            </w:div>
            <w:div w:id="733742915">
              <w:marLeft w:val="0"/>
              <w:marRight w:val="0"/>
              <w:marTop w:val="0"/>
              <w:marBottom w:val="0"/>
              <w:divBdr>
                <w:top w:val="none" w:sz="0" w:space="0" w:color="auto"/>
                <w:left w:val="none" w:sz="0" w:space="0" w:color="auto"/>
                <w:bottom w:val="none" w:sz="0" w:space="0" w:color="auto"/>
                <w:right w:val="none" w:sz="0" w:space="0" w:color="auto"/>
              </w:divBdr>
            </w:div>
            <w:div w:id="739981871">
              <w:marLeft w:val="0"/>
              <w:marRight w:val="0"/>
              <w:marTop w:val="0"/>
              <w:marBottom w:val="0"/>
              <w:divBdr>
                <w:top w:val="none" w:sz="0" w:space="0" w:color="auto"/>
                <w:left w:val="none" w:sz="0" w:space="0" w:color="auto"/>
                <w:bottom w:val="none" w:sz="0" w:space="0" w:color="auto"/>
                <w:right w:val="none" w:sz="0" w:space="0" w:color="auto"/>
              </w:divBdr>
            </w:div>
            <w:div w:id="740443688">
              <w:marLeft w:val="0"/>
              <w:marRight w:val="0"/>
              <w:marTop w:val="0"/>
              <w:marBottom w:val="0"/>
              <w:divBdr>
                <w:top w:val="none" w:sz="0" w:space="0" w:color="auto"/>
                <w:left w:val="none" w:sz="0" w:space="0" w:color="auto"/>
                <w:bottom w:val="none" w:sz="0" w:space="0" w:color="auto"/>
                <w:right w:val="none" w:sz="0" w:space="0" w:color="auto"/>
              </w:divBdr>
            </w:div>
            <w:div w:id="740643257">
              <w:marLeft w:val="0"/>
              <w:marRight w:val="0"/>
              <w:marTop w:val="0"/>
              <w:marBottom w:val="0"/>
              <w:divBdr>
                <w:top w:val="none" w:sz="0" w:space="0" w:color="auto"/>
                <w:left w:val="none" w:sz="0" w:space="0" w:color="auto"/>
                <w:bottom w:val="none" w:sz="0" w:space="0" w:color="auto"/>
                <w:right w:val="none" w:sz="0" w:space="0" w:color="auto"/>
              </w:divBdr>
            </w:div>
            <w:div w:id="744647945">
              <w:marLeft w:val="0"/>
              <w:marRight w:val="0"/>
              <w:marTop w:val="0"/>
              <w:marBottom w:val="0"/>
              <w:divBdr>
                <w:top w:val="none" w:sz="0" w:space="0" w:color="auto"/>
                <w:left w:val="none" w:sz="0" w:space="0" w:color="auto"/>
                <w:bottom w:val="none" w:sz="0" w:space="0" w:color="auto"/>
                <w:right w:val="none" w:sz="0" w:space="0" w:color="auto"/>
              </w:divBdr>
            </w:div>
            <w:div w:id="745419132">
              <w:marLeft w:val="0"/>
              <w:marRight w:val="0"/>
              <w:marTop w:val="0"/>
              <w:marBottom w:val="0"/>
              <w:divBdr>
                <w:top w:val="none" w:sz="0" w:space="0" w:color="auto"/>
                <w:left w:val="none" w:sz="0" w:space="0" w:color="auto"/>
                <w:bottom w:val="none" w:sz="0" w:space="0" w:color="auto"/>
                <w:right w:val="none" w:sz="0" w:space="0" w:color="auto"/>
              </w:divBdr>
              <w:divsChild>
                <w:div w:id="72314917">
                  <w:marLeft w:val="0"/>
                  <w:marRight w:val="0"/>
                  <w:marTop w:val="0"/>
                  <w:marBottom w:val="0"/>
                  <w:divBdr>
                    <w:top w:val="none" w:sz="0" w:space="0" w:color="auto"/>
                    <w:left w:val="none" w:sz="0" w:space="0" w:color="auto"/>
                    <w:bottom w:val="none" w:sz="0" w:space="0" w:color="auto"/>
                    <w:right w:val="none" w:sz="0" w:space="0" w:color="auto"/>
                  </w:divBdr>
                </w:div>
                <w:div w:id="1281953166">
                  <w:marLeft w:val="0"/>
                  <w:marRight w:val="0"/>
                  <w:marTop w:val="0"/>
                  <w:marBottom w:val="0"/>
                  <w:divBdr>
                    <w:top w:val="none" w:sz="0" w:space="0" w:color="auto"/>
                    <w:left w:val="none" w:sz="0" w:space="0" w:color="auto"/>
                    <w:bottom w:val="none" w:sz="0" w:space="0" w:color="auto"/>
                    <w:right w:val="none" w:sz="0" w:space="0" w:color="auto"/>
                  </w:divBdr>
                </w:div>
                <w:div w:id="1798061939">
                  <w:marLeft w:val="0"/>
                  <w:marRight w:val="0"/>
                  <w:marTop w:val="0"/>
                  <w:marBottom w:val="0"/>
                  <w:divBdr>
                    <w:top w:val="none" w:sz="0" w:space="0" w:color="auto"/>
                    <w:left w:val="none" w:sz="0" w:space="0" w:color="auto"/>
                    <w:bottom w:val="none" w:sz="0" w:space="0" w:color="auto"/>
                    <w:right w:val="none" w:sz="0" w:space="0" w:color="auto"/>
                  </w:divBdr>
                </w:div>
                <w:div w:id="1857887409">
                  <w:marLeft w:val="0"/>
                  <w:marRight w:val="0"/>
                  <w:marTop w:val="0"/>
                  <w:marBottom w:val="0"/>
                  <w:divBdr>
                    <w:top w:val="none" w:sz="0" w:space="0" w:color="auto"/>
                    <w:left w:val="none" w:sz="0" w:space="0" w:color="auto"/>
                    <w:bottom w:val="none" w:sz="0" w:space="0" w:color="auto"/>
                    <w:right w:val="none" w:sz="0" w:space="0" w:color="auto"/>
                  </w:divBdr>
                </w:div>
              </w:divsChild>
            </w:div>
            <w:div w:id="749543814">
              <w:marLeft w:val="0"/>
              <w:marRight w:val="0"/>
              <w:marTop w:val="0"/>
              <w:marBottom w:val="0"/>
              <w:divBdr>
                <w:top w:val="none" w:sz="0" w:space="0" w:color="auto"/>
                <w:left w:val="none" w:sz="0" w:space="0" w:color="auto"/>
                <w:bottom w:val="none" w:sz="0" w:space="0" w:color="auto"/>
                <w:right w:val="none" w:sz="0" w:space="0" w:color="auto"/>
              </w:divBdr>
            </w:div>
            <w:div w:id="750081189">
              <w:marLeft w:val="0"/>
              <w:marRight w:val="0"/>
              <w:marTop w:val="0"/>
              <w:marBottom w:val="0"/>
              <w:divBdr>
                <w:top w:val="none" w:sz="0" w:space="0" w:color="auto"/>
                <w:left w:val="none" w:sz="0" w:space="0" w:color="auto"/>
                <w:bottom w:val="none" w:sz="0" w:space="0" w:color="auto"/>
                <w:right w:val="none" w:sz="0" w:space="0" w:color="auto"/>
              </w:divBdr>
            </w:div>
            <w:div w:id="751465823">
              <w:marLeft w:val="0"/>
              <w:marRight w:val="0"/>
              <w:marTop w:val="0"/>
              <w:marBottom w:val="0"/>
              <w:divBdr>
                <w:top w:val="none" w:sz="0" w:space="0" w:color="auto"/>
                <w:left w:val="none" w:sz="0" w:space="0" w:color="auto"/>
                <w:bottom w:val="none" w:sz="0" w:space="0" w:color="auto"/>
                <w:right w:val="none" w:sz="0" w:space="0" w:color="auto"/>
              </w:divBdr>
            </w:div>
            <w:div w:id="754859102">
              <w:marLeft w:val="0"/>
              <w:marRight w:val="0"/>
              <w:marTop w:val="0"/>
              <w:marBottom w:val="0"/>
              <w:divBdr>
                <w:top w:val="none" w:sz="0" w:space="0" w:color="auto"/>
                <w:left w:val="none" w:sz="0" w:space="0" w:color="auto"/>
                <w:bottom w:val="none" w:sz="0" w:space="0" w:color="auto"/>
                <w:right w:val="none" w:sz="0" w:space="0" w:color="auto"/>
              </w:divBdr>
            </w:div>
            <w:div w:id="755592054">
              <w:marLeft w:val="0"/>
              <w:marRight w:val="0"/>
              <w:marTop w:val="0"/>
              <w:marBottom w:val="0"/>
              <w:divBdr>
                <w:top w:val="none" w:sz="0" w:space="0" w:color="auto"/>
                <w:left w:val="none" w:sz="0" w:space="0" w:color="auto"/>
                <w:bottom w:val="none" w:sz="0" w:space="0" w:color="auto"/>
                <w:right w:val="none" w:sz="0" w:space="0" w:color="auto"/>
              </w:divBdr>
            </w:div>
            <w:div w:id="759330632">
              <w:marLeft w:val="0"/>
              <w:marRight w:val="0"/>
              <w:marTop w:val="0"/>
              <w:marBottom w:val="0"/>
              <w:divBdr>
                <w:top w:val="none" w:sz="0" w:space="0" w:color="auto"/>
                <w:left w:val="none" w:sz="0" w:space="0" w:color="auto"/>
                <w:bottom w:val="none" w:sz="0" w:space="0" w:color="auto"/>
                <w:right w:val="none" w:sz="0" w:space="0" w:color="auto"/>
              </w:divBdr>
            </w:div>
            <w:div w:id="759571466">
              <w:marLeft w:val="0"/>
              <w:marRight w:val="0"/>
              <w:marTop w:val="0"/>
              <w:marBottom w:val="0"/>
              <w:divBdr>
                <w:top w:val="none" w:sz="0" w:space="0" w:color="auto"/>
                <w:left w:val="none" w:sz="0" w:space="0" w:color="auto"/>
                <w:bottom w:val="none" w:sz="0" w:space="0" w:color="auto"/>
                <w:right w:val="none" w:sz="0" w:space="0" w:color="auto"/>
              </w:divBdr>
            </w:div>
            <w:div w:id="759712850">
              <w:marLeft w:val="0"/>
              <w:marRight w:val="0"/>
              <w:marTop w:val="0"/>
              <w:marBottom w:val="0"/>
              <w:divBdr>
                <w:top w:val="none" w:sz="0" w:space="0" w:color="auto"/>
                <w:left w:val="none" w:sz="0" w:space="0" w:color="auto"/>
                <w:bottom w:val="none" w:sz="0" w:space="0" w:color="auto"/>
                <w:right w:val="none" w:sz="0" w:space="0" w:color="auto"/>
              </w:divBdr>
            </w:div>
            <w:div w:id="759915490">
              <w:marLeft w:val="0"/>
              <w:marRight w:val="0"/>
              <w:marTop w:val="0"/>
              <w:marBottom w:val="0"/>
              <w:divBdr>
                <w:top w:val="none" w:sz="0" w:space="0" w:color="auto"/>
                <w:left w:val="none" w:sz="0" w:space="0" w:color="auto"/>
                <w:bottom w:val="none" w:sz="0" w:space="0" w:color="auto"/>
                <w:right w:val="none" w:sz="0" w:space="0" w:color="auto"/>
              </w:divBdr>
            </w:div>
            <w:div w:id="762453899">
              <w:marLeft w:val="0"/>
              <w:marRight w:val="0"/>
              <w:marTop w:val="0"/>
              <w:marBottom w:val="0"/>
              <w:divBdr>
                <w:top w:val="none" w:sz="0" w:space="0" w:color="auto"/>
                <w:left w:val="none" w:sz="0" w:space="0" w:color="auto"/>
                <w:bottom w:val="none" w:sz="0" w:space="0" w:color="auto"/>
                <w:right w:val="none" w:sz="0" w:space="0" w:color="auto"/>
              </w:divBdr>
            </w:div>
            <w:div w:id="762646676">
              <w:marLeft w:val="0"/>
              <w:marRight w:val="0"/>
              <w:marTop w:val="0"/>
              <w:marBottom w:val="0"/>
              <w:divBdr>
                <w:top w:val="none" w:sz="0" w:space="0" w:color="auto"/>
                <w:left w:val="none" w:sz="0" w:space="0" w:color="auto"/>
                <w:bottom w:val="none" w:sz="0" w:space="0" w:color="auto"/>
                <w:right w:val="none" w:sz="0" w:space="0" w:color="auto"/>
              </w:divBdr>
            </w:div>
            <w:div w:id="768503246">
              <w:marLeft w:val="0"/>
              <w:marRight w:val="0"/>
              <w:marTop w:val="0"/>
              <w:marBottom w:val="0"/>
              <w:divBdr>
                <w:top w:val="none" w:sz="0" w:space="0" w:color="auto"/>
                <w:left w:val="none" w:sz="0" w:space="0" w:color="auto"/>
                <w:bottom w:val="none" w:sz="0" w:space="0" w:color="auto"/>
                <w:right w:val="none" w:sz="0" w:space="0" w:color="auto"/>
              </w:divBdr>
            </w:div>
            <w:div w:id="769936546">
              <w:marLeft w:val="0"/>
              <w:marRight w:val="0"/>
              <w:marTop w:val="0"/>
              <w:marBottom w:val="0"/>
              <w:divBdr>
                <w:top w:val="none" w:sz="0" w:space="0" w:color="auto"/>
                <w:left w:val="none" w:sz="0" w:space="0" w:color="auto"/>
                <w:bottom w:val="none" w:sz="0" w:space="0" w:color="auto"/>
                <w:right w:val="none" w:sz="0" w:space="0" w:color="auto"/>
              </w:divBdr>
            </w:div>
            <w:div w:id="777142078">
              <w:marLeft w:val="0"/>
              <w:marRight w:val="0"/>
              <w:marTop w:val="0"/>
              <w:marBottom w:val="0"/>
              <w:divBdr>
                <w:top w:val="none" w:sz="0" w:space="0" w:color="auto"/>
                <w:left w:val="none" w:sz="0" w:space="0" w:color="auto"/>
                <w:bottom w:val="none" w:sz="0" w:space="0" w:color="auto"/>
                <w:right w:val="none" w:sz="0" w:space="0" w:color="auto"/>
              </w:divBdr>
            </w:div>
            <w:div w:id="777721073">
              <w:marLeft w:val="0"/>
              <w:marRight w:val="0"/>
              <w:marTop w:val="0"/>
              <w:marBottom w:val="0"/>
              <w:divBdr>
                <w:top w:val="none" w:sz="0" w:space="0" w:color="auto"/>
                <w:left w:val="none" w:sz="0" w:space="0" w:color="auto"/>
                <w:bottom w:val="none" w:sz="0" w:space="0" w:color="auto"/>
                <w:right w:val="none" w:sz="0" w:space="0" w:color="auto"/>
              </w:divBdr>
            </w:div>
            <w:div w:id="779225703">
              <w:marLeft w:val="0"/>
              <w:marRight w:val="0"/>
              <w:marTop w:val="0"/>
              <w:marBottom w:val="0"/>
              <w:divBdr>
                <w:top w:val="none" w:sz="0" w:space="0" w:color="auto"/>
                <w:left w:val="none" w:sz="0" w:space="0" w:color="auto"/>
                <w:bottom w:val="none" w:sz="0" w:space="0" w:color="auto"/>
                <w:right w:val="none" w:sz="0" w:space="0" w:color="auto"/>
              </w:divBdr>
            </w:div>
            <w:div w:id="782923326">
              <w:marLeft w:val="0"/>
              <w:marRight w:val="0"/>
              <w:marTop w:val="0"/>
              <w:marBottom w:val="0"/>
              <w:divBdr>
                <w:top w:val="none" w:sz="0" w:space="0" w:color="auto"/>
                <w:left w:val="none" w:sz="0" w:space="0" w:color="auto"/>
                <w:bottom w:val="none" w:sz="0" w:space="0" w:color="auto"/>
                <w:right w:val="none" w:sz="0" w:space="0" w:color="auto"/>
              </w:divBdr>
              <w:divsChild>
                <w:div w:id="384179978">
                  <w:marLeft w:val="0"/>
                  <w:marRight w:val="0"/>
                  <w:marTop w:val="0"/>
                  <w:marBottom w:val="0"/>
                  <w:divBdr>
                    <w:top w:val="none" w:sz="0" w:space="0" w:color="auto"/>
                    <w:left w:val="none" w:sz="0" w:space="0" w:color="auto"/>
                    <w:bottom w:val="none" w:sz="0" w:space="0" w:color="auto"/>
                    <w:right w:val="none" w:sz="0" w:space="0" w:color="auto"/>
                  </w:divBdr>
                </w:div>
                <w:div w:id="431166944">
                  <w:marLeft w:val="0"/>
                  <w:marRight w:val="0"/>
                  <w:marTop w:val="0"/>
                  <w:marBottom w:val="0"/>
                  <w:divBdr>
                    <w:top w:val="none" w:sz="0" w:space="0" w:color="auto"/>
                    <w:left w:val="none" w:sz="0" w:space="0" w:color="auto"/>
                    <w:bottom w:val="none" w:sz="0" w:space="0" w:color="auto"/>
                    <w:right w:val="none" w:sz="0" w:space="0" w:color="auto"/>
                  </w:divBdr>
                </w:div>
                <w:div w:id="537201939">
                  <w:marLeft w:val="0"/>
                  <w:marRight w:val="0"/>
                  <w:marTop w:val="0"/>
                  <w:marBottom w:val="0"/>
                  <w:divBdr>
                    <w:top w:val="none" w:sz="0" w:space="0" w:color="auto"/>
                    <w:left w:val="none" w:sz="0" w:space="0" w:color="auto"/>
                    <w:bottom w:val="none" w:sz="0" w:space="0" w:color="auto"/>
                    <w:right w:val="none" w:sz="0" w:space="0" w:color="auto"/>
                  </w:divBdr>
                </w:div>
                <w:div w:id="1658608407">
                  <w:marLeft w:val="0"/>
                  <w:marRight w:val="0"/>
                  <w:marTop w:val="0"/>
                  <w:marBottom w:val="0"/>
                  <w:divBdr>
                    <w:top w:val="none" w:sz="0" w:space="0" w:color="auto"/>
                    <w:left w:val="none" w:sz="0" w:space="0" w:color="auto"/>
                    <w:bottom w:val="none" w:sz="0" w:space="0" w:color="auto"/>
                    <w:right w:val="none" w:sz="0" w:space="0" w:color="auto"/>
                  </w:divBdr>
                </w:div>
              </w:divsChild>
            </w:div>
            <w:div w:id="784888108">
              <w:marLeft w:val="0"/>
              <w:marRight w:val="0"/>
              <w:marTop w:val="0"/>
              <w:marBottom w:val="0"/>
              <w:divBdr>
                <w:top w:val="none" w:sz="0" w:space="0" w:color="auto"/>
                <w:left w:val="none" w:sz="0" w:space="0" w:color="auto"/>
                <w:bottom w:val="none" w:sz="0" w:space="0" w:color="auto"/>
                <w:right w:val="none" w:sz="0" w:space="0" w:color="auto"/>
              </w:divBdr>
            </w:div>
            <w:div w:id="785657483">
              <w:marLeft w:val="0"/>
              <w:marRight w:val="0"/>
              <w:marTop w:val="0"/>
              <w:marBottom w:val="0"/>
              <w:divBdr>
                <w:top w:val="none" w:sz="0" w:space="0" w:color="auto"/>
                <w:left w:val="none" w:sz="0" w:space="0" w:color="auto"/>
                <w:bottom w:val="none" w:sz="0" w:space="0" w:color="auto"/>
                <w:right w:val="none" w:sz="0" w:space="0" w:color="auto"/>
              </w:divBdr>
            </w:div>
            <w:div w:id="786855896">
              <w:marLeft w:val="0"/>
              <w:marRight w:val="0"/>
              <w:marTop w:val="0"/>
              <w:marBottom w:val="0"/>
              <w:divBdr>
                <w:top w:val="none" w:sz="0" w:space="0" w:color="auto"/>
                <w:left w:val="none" w:sz="0" w:space="0" w:color="auto"/>
                <w:bottom w:val="none" w:sz="0" w:space="0" w:color="auto"/>
                <w:right w:val="none" w:sz="0" w:space="0" w:color="auto"/>
              </w:divBdr>
            </w:div>
            <w:div w:id="787049720">
              <w:marLeft w:val="0"/>
              <w:marRight w:val="0"/>
              <w:marTop w:val="0"/>
              <w:marBottom w:val="0"/>
              <w:divBdr>
                <w:top w:val="none" w:sz="0" w:space="0" w:color="auto"/>
                <w:left w:val="none" w:sz="0" w:space="0" w:color="auto"/>
                <w:bottom w:val="none" w:sz="0" w:space="0" w:color="auto"/>
                <w:right w:val="none" w:sz="0" w:space="0" w:color="auto"/>
              </w:divBdr>
            </w:div>
            <w:div w:id="787511865">
              <w:marLeft w:val="0"/>
              <w:marRight w:val="0"/>
              <w:marTop w:val="0"/>
              <w:marBottom w:val="0"/>
              <w:divBdr>
                <w:top w:val="none" w:sz="0" w:space="0" w:color="auto"/>
                <w:left w:val="none" w:sz="0" w:space="0" w:color="auto"/>
                <w:bottom w:val="none" w:sz="0" w:space="0" w:color="auto"/>
                <w:right w:val="none" w:sz="0" w:space="0" w:color="auto"/>
              </w:divBdr>
            </w:div>
            <w:div w:id="788859759">
              <w:marLeft w:val="0"/>
              <w:marRight w:val="0"/>
              <w:marTop w:val="0"/>
              <w:marBottom w:val="0"/>
              <w:divBdr>
                <w:top w:val="none" w:sz="0" w:space="0" w:color="auto"/>
                <w:left w:val="none" w:sz="0" w:space="0" w:color="auto"/>
                <w:bottom w:val="none" w:sz="0" w:space="0" w:color="auto"/>
                <w:right w:val="none" w:sz="0" w:space="0" w:color="auto"/>
              </w:divBdr>
            </w:div>
            <w:div w:id="791479334">
              <w:marLeft w:val="0"/>
              <w:marRight w:val="0"/>
              <w:marTop w:val="0"/>
              <w:marBottom w:val="0"/>
              <w:divBdr>
                <w:top w:val="none" w:sz="0" w:space="0" w:color="auto"/>
                <w:left w:val="none" w:sz="0" w:space="0" w:color="auto"/>
                <w:bottom w:val="none" w:sz="0" w:space="0" w:color="auto"/>
                <w:right w:val="none" w:sz="0" w:space="0" w:color="auto"/>
              </w:divBdr>
            </w:div>
            <w:div w:id="797799319">
              <w:marLeft w:val="0"/>
              <w:marRight w:val="0"/>
              <w:marTop w:val="0"/>
              <w:marBottom w:val="0"/>
              <w:divBdr>
                <w:top w:val="none" w:sz="0" w:space="0" w:color="auto"/>
                <w:left w:val="none" w:sz="0" w:space="0" w:color="auto"/>
                <w:bottom w:val="none" w:sz="0" w:space="0" w:color="auto"/>
                <w:right w:val="none" w:sz="0" w:space="0" w:color="auto"/>
              </w:divBdr>
            </w:div>
            <w:div w:id="797800750">
              <w:marLeft w:val="0"/>
              <w:marRight w:val="0"/>
              <w:marTop w:val="0"/>
              <w:marBottom w:val="0"/>
              <w:divBdr>
                <w:top w:val="none" w:sz="0" w:space="0" w:color="auto"/>
                <w:left w:val="none" w:sz="0" w:space="0" w:color="auto"/>
                <w:bottom w:val="none" w:sz="0" w:space="0" w:color="auto"/>
                <w:right w:val="none" w:sz="0" w:space="0" w:color="auto"/>
              </w:divBdr>
            </w:div>
            <w:div w:id="798031911">
              <w:marLeft w:val="0"/>
              <w:marRight w:val="0"/>
              <w:marTop w:val="0"/>
              <w:marBottom w:val="0"/>
              <w:divBdr>
                <w:top w:val="none" w:sz="0" w:space="0" w:color="auto"/>
                <w:left w:val="none" w:sz="0" w:space="0" w:color="auto"/>
                <w:bottom w:val="none" w:sz="0" w:space="0" w:color="auto"/>
                <w:right w:val="none" w:sz="0" w:space="0" w:color="auto"/>
              </w:divBdr>
            </w:div>
            <w:div w:id="800852521">
              <w:marLeft w:val="0"/>
              <w:marRight w:val="0"/>
              <w:marTop w:val="0"/>
              <w:marBottom w:val="0"/>
              <w:divBdr>
                <w:top w:val="none" w:sz="0" w:space="0" w:color="auto"/>
                <w:left w:val="none" w:sz="0" w:space="0" w:color="auto"/>
                <w:bottom w:val="none" w:sz="0" w:space="0" w:color="auto"/>
                <w:right w:val="none" w:sz="0" w:space="0" w:color="auto"/>
              </w:divBdr>
            </w:div>
            <w:div w:id="801269300">
              <w:marLeft w:val="0"/>
              <w:marRight w:val="0"/>
              <w:marTop w:val="0"/>
              <w:marBottom w:val="0"/>
              <w:divBdr>
                <w:top w:val="none" w:sz="0" w:space="0" w:color="auto"/>
                <w:left w:val="none" w:sz="0" w:space="0" w:color="auto"/>
                <w:bottom w:val="none" w:sz="0" w:space="0" w:color="auto"/>
                <w:right w:val="none" w:sz="0" w:space="0" w:color="auto"/>
              </w:divBdr>
            </w:div>
            <w:div w:id="801726073">
              <w:marLeft w:val="0"/>
              <w:marRight w:val="0"/>
              <w:marTop w:val="0"/>
              <w:marBottom w:val="0"/>
              <w:divBdr>
                <w:top w:val="none" w:sz="0" w:space="0" w:color="auto"/>
                <w:left w:val="none" w:sz="0" w:space="0" w:color="auto"/>
                <w:bottom w:val="none" w:sz="0" w:space="0" w:color="auto"/>
                <w:right w:val="none" w:sz="0" w:space="0" w:color="auto"/>
              </w:divBdr>
            </w:div>
            <w:div w:id="802313734">
              <w:marLeft w:val="0"/>
              <w:marRight w:val="0"/>
              <w:marTop w:val="0"/>
              <w:marBottom w:val="0"/>
              <w:divBdr>
                <w:top w:val="none" w:sz="0" w:space="0" w:color="auto"/>
                <w:left w:val="none" w:sz="0" w:space="0" w:color="auto"/>
                <w:bottom w:val="none" w:sz="0" w:space="0" w:color="auto"/>
                <w:right w:val="none" w:sz="0" w:space="0" w:color="auto"/>
              </w:divBdr>
            </w:div>
            <w:div w:id="805046678">
              <w:marLeft w:val="0"/>
              <w:marRight w:val="0"/>
              <w:marTop w:val="0"/>
              <w:marBottom w:val="0"/>
              <w:divBdr>
                <w:top w:val="none" w:sz="0" w:space="0" w:color="auto"/>
                <w:left w:val="none" w:sz="0" w:space="0" w:color="auto"/>
                <w:bottom w:val="none" w:sz="0" w:space="0" w:color="auto"/>
                <w:right w:val="none" w:sz="0" w:space="0" w:color="auto"/>
              </w:divBdr>
            </w:div>
            <w:div w:id="805397259">
              <w:marLeft w:val="0"/>
              <w:marRight w:val="0"/>
              <w:marTop w:val="0"/>
              <w:marBottom w:val="0"/>
              <w:divBdr>
                <w:top w:val="none" w:sz="0" w:space="0" w:color="auto"/>
                <w:left w:val="none" w:sz="0" w:space="0" w:color="auto"/>
                <w:bottom w:val="none" w:sz="0" w:space="0" w:color="auto"/>
                <w:right w:val="none" w:sz="0" w:space="0" w:color="auto"/>
              </w:divBdr>
            </w:div>
            <w:div w:id="808859609">
              <w:marLeft w:val="0"/>
              <w:marRight w:val="0"/>
              <w:marTop w:val="0"/>
              <w:marBottom w:val="0"/>
              <w:divBdr>
                <w:top w:val="none" w:sz="0" w:space="0" w:color="auto"/>
                <w:left w:val="none" w:sz="0" w:space="0" w:color="auto"/>
                <w:bottom w:val="none" w:sz="0" w:space="0" w:color="auto"/>
                <w:right w:val="none" w:sz="0" w:space="0" w:color="auto"/>
              </w:divBdr>
              <w:divsChild>
                <w:div w:id="69741059">
                  <w:marLeft w:val="0"/>
                  <w:marRight w:val="0"/>
                  <w:marTop w:val="0"/>
                  <w:marBottom w:val="0"/>
                  <w:divBdr>
                    <w:top w:val="none" w:sz="0" w:space="0" w:color="auto"/>
                    <w:left w:val="none" w:sz="0" w:space="0" w:color="auto"/>
                    <w:bottom w:val="none" w:sz="0" w:space="0" w:color="auto"/>
                    <w:right w:val="none" w:sz="0" w:space="0" w:color="auto"/>
                  </w:divBdr>
                </w:div>
                <w:div w:id="77219139">
                  <w:marLeft w:val="0"/>
                  <w:marRight w:val="0"/>
                  <w:marTop w:val="0"/>
                  <w:marBottom w:val="0"/>
                  <w:divBdr>
                    <w:top w:val="none" w:sz="0" w:space="0" w:color="auto"/>
                    <w:left w:val="none" w:sz="0" w:space="0" w:color="auto"/>
                    <w:bottom w:val="none" w:sz="0" w:space="0" w:color="auto"/>
                    <w:right w:val="none" w:sz="0" w:space="0" w:color="auto"/>
                  </w:divBdr>
                </w:div>
                <w:div w:id="284431160">
                  <w:marLeft w:val="0"/>
                  <w:marRight w:val="0"/>
                  <w:marTop w:val="0"/>
                  <w:marBottom w:val="0"/>
                  <w:divBdr>
                    <w:top w:val="none" w:sz="0" w:space="0" w:color="auto"/>
                    <w:left w:val="none" w:sz="0" w:space="0" w:color="auto"/>
                    <w:bottom w:val="none" w:sz="0" w:space="0" w:color="auto"/>
                    <w:right w:val="none" w:sz="0" w:space="0" w:color="auto"/>
                  </w:divBdr>
                </w:div>
                <w:div w:id="299186397">
                  <w:marLeft w:val="0"/>
                  <w:marRight w:val="0"/>
                  <w:marTop w:val="0"/>
                  <w:marBottom w:val="0"/>
                  <w:divBdr>
                    <w:top w:val="none" w:sz="0" w:space="0" w:color="auto"/>
                    <w:left w:val="none" w:sz="0" w:space="0" w:color="auto"/>
                    <w:bottom w:val="none" w:sz="0" w:space="0" w:color="auto"/>
                    <w:right w:val="none" w:sz="0" w:space="0" w:color="auto"/>
                  </w:divBdr>
                </w:div>
                <w:div w:id="430513042">
                  <w:marLeft w:val="0"/>
                  <w:marRight w:val="0"/>
                  <w:marTop w:val="0"/>
                  <w:marBottom w:val="0"/>
                  <w:divBdr>
                    <w:top w:val="none" w:sz="0" w:space="0" w:color="auto"/>
                    <w:left w:val="none" w:sz="0" w:space="0" w:color="auto"/>
                    <w:bottom w:val="none" w:sz="0" w:space="0" w:color="auto"/>
                    <w:right w:val="none" w:sz="0" w:space="0" w:color="auto"/>
                  </w:divBdr>
                </w:div>
                <w:div w:id="438841424">
                  <w:marLeft w:val="0"/>
                  <w:marRight w:val="0"/>
                  <w:marTop w:val="0"/>
                  <w:marBottom w:val="0"/>
                  <w:divBdr>
                    <w:top w:val="none" w:sz="0" w:space="0" w:color="auto"/>
                    <w:left w:val="none" w:sz="0" w:space="0" w:color="auto"/>
                    <w:bottom w:val="none" w:sz="0" w:space="0" w:color="auto"/>
                    <w:right w:val="none" w:sz="0" w:space="0" w:color="auto"/>
                  </w:divBdr>
                </w:div>
                <w:div w:id="627130978">
                  <w:marLeft w:val="0"/>
                  <w:marRight w:val="0"/>
                  <w:marTop w:val="0"/>
                  <w:marBottom w:val="0"/>
                  <w:divBdr>
                    <w:top w:val="none" w:sz="0" w:space="0" w:color="auto"/>
                    <w:left w:val="none" w:sz="0" w:space="0" w:color="auto"/>
                    <w:bottom w:val="none" w:sz="0" w:space="0" w:color="auto"/>
                    <w:right w:val="none" w:sz="0" w:space="0" w:color="auto"/>
                  </w:divBdr>
                </w:div>
                <w:div w:id="643195397">
                  <w:marLeft w:val="0"/>
                  <w:marRight w:val="0"/>
                  <w:marTop w:val="0"/>
                  <w:marBottom w:val="0"/>
                  <w:divBdr>
                    <w:top w:val="none" w:sz="0" w:space="0" w:color="auto"/>
                    <w:left w:val="none" w:sz="0" w:space="0" w:color="auto"/>
                    <w:bottom w:val="none" w:sz="0" w:space="0" w:color="auto"/>
                    <w:right w:val="none" w:sz="0" w:space="0" w:color="auto"/>
                  </w:divBdr>
                </w:div>
                <w:div w:id="813451485">
                  <w:marLeft w:val="0"/>
                  <w:marRight w:val="0"/>
                  <w:marTop w:val="0"/>
                  <w:marBottom w:val="0"/>
                  <w:divBdr>
                    <w:top w:val="none" w:sz="0" w:space="0" w:color="auto"/>
                    <w:left w:val="none" w:sz="0" w:space="0" w:color="auto"/>
                    <w:bottom w:val="none" w:sz="0" w:space="0" w:color="auto"/>
                    <w:right w:val="none" w:sz="0" w:space="0" w:color="auto"/>
                  </w:divBdr>
                </w:div>
                <w:div w:id="884679170">
                  <w:marLeft w:val="0"/>
                  <w:marRight w:val="0"/>
                  <w:marTop w:val="0"/>
                  <w:marBottom w:val="0"/>
                  <w:divBdr>
                    <w:top w:val="none" w:sz="0" w:space="0" w:color="auto"/>
                    <w:left w:val="none" w:sz="0" w:space="0" w:color="auto"/>
                    <w:bottom w:val="none" w:sz="0" w:space="0" w:color="auto"/>
                    <w:right w:val="none" w:sz="0" w:space="0" w:color="auto"/>
                  </w:divBdr>
                </w:div>
                <w:div w:id="930041930">
                  <w:marLeft w:val="0"/>
                  <w:marRight w:val="0"/>
                  <w:marTop w:val="0"/>
                  <w:marBottom w:val="0"/>
                  <w:divBdr>
                    <w:top w:val="none" w:sz="0" w:space="0" w:color="auto"/>
                    <w:left w:val="none" w:sz="0" w:space="0" w:color="auto"/>
                    <w:bottom w:val="none" w:sz="0" w:space="0" w:color="auto"/>
                    <w:right w:val="none" w:sz="0" w:space="0" w:color="auto"/>
                  </w:divBdr>
                </w:div>
                <w:div w:id="930316135">
                  <w:marLeft w:val="0"/>
                  <w:marRight w:val="0"/>
                  <w:marTop w:val="0"/>
                  <w:marBottom w:val="0"/>
                  <w:divBdr>
                    <w:top w:val="none" w:sz="0" w:space="0" w:color="auto"/>
                    <w:left w:val="none" w:sz="0" w:space="0" w:color="auto"/>
                    <w:bottom w:val="none" w:sz="0" w:space="0" w:color="auto"/>
                    <w:right w:val="none" w:sz="0" w:space="0" w:color="auto"/>
                  </w:divBdr>
                </w:div>
                <w:div w:id="1090734077">
                  <w:marLeft w:val="0"/>
                  <w:marRight w:val="0"/>
                  <w:marTop w:val="0"/>
                  <w:marBottom w:val="0"/>
                  <w:divBdr>
                    <w:top w:val="none" w:sz="0" w:space="0" w:color="auto"/>
                    <w:left w:val="none" w:sz="0" w:space="0" w:color="auto"/>
                    <w:bottom w:val="none" w:sz="0" w:space="0" w:color="auto"/>
                    <w:right w:val="none" w:sz="0" w:space="0" w:color="auto"/>
                  </w:divBdr>
                </w:div>
                <w:div w:id="1117138647">
                  <w:marLeft w:val="0"/>
                  <w:marRight w:val="0"/>
                  <w:marTop w:val="0"/>
                  <w:marBottom w:val="0"/>
                  <w:divBdr>
                    <w:top w:val="none" w:sz="0" w:space="0" w:color="auto"/>
                    <w:left w:val="none" w:sz="0" w:space="0" w:color="auto"/>
                    <w:bottom w:val="none" w:sz="0" w:space="0" w:color="auto"/>
                    <w:right w:val="none" w:sz="0" w:space="0" w:color="auto"/>
                  </w:divBdr>
                </w:div>
                <w:div w:id="1216116170">
                  <w:marLeft w:val="0"/>
                  <w:marRight w:val="0"/>
                  <w:marTop w:val="0"/>
                  <w:marBottom w:val="0"/>
                  <w:divBdr>
                    <w:top w:val="none" w:sz="0" w:space="0" w:color="auto"/>
                    <w:left w:val="none" w:sz="0" w:space="0" w:color="auto"/>
                    <w:bottom w:val="none" w:sz="0" w:space="0" w:color="auto"/>
                    <w:right w:val="none" w:sz="0" w:space="0" w:color="auto"/>
                  </w:divBdr>
                </w:div>
                <w:div w:id="1222209875">
                  <w:marLeft w:val="0"/>
                  <w:marRight w:val="0"/>
                  <w:marTop w:val="0"/>
                  <w:marBottom w:val="0"/>
                  <w:divBdr>
                    <w:top w:val="none" w:sz="0" w:space="0" w:color="auto"/>
                    <w:left w:val="none" w:sz="0" w:space="0" w:color="auto"/>
                    <w:bottom w:val="none" w:sz="0" w:space="0" w:color="auto"/>
                    <w:right w:val="none" w:sz="0" w:space="0" w:color="auto"/>
                  </w:divBdr>
                </w:div>
                <w:div w:id="1318462743">
                  <w:marLeft w:val="0"/>
                  <w:marRight w:val="0"/>
                  <w:marTop w:val="0"/>
                  <w:marBottom w:val="0"/>
                  <w:divBdr>
                    <w:top w:val="none" w:sz="0" w:space="0" w:color="auto"/>
                    <w:left w:val="none" w:sz="0" w:space="0" w:color="auto"/>
                    <w:bottom w:val="none" w:sz="0" w:space="0" w:color="auto"/>
                    <w:right w:val="none" w:sz="0" w:space="0" w:color="auto"/>
                  </w:divBdr>
                </w:div>
                <w:div w:id="1372611410">
                  <w:marLeft w:val="0"/>
                  <w:marRight w:val="0"/>
                  <w:marTop w:val="0"/>
                  <w:marBottom w:val="0"/>
                  <w:divBdr>
                    <w:top w:val="none" w:sz="0" w:space="0" w:color="auto"/>
                    <w:left w:val="none" w:sz="0" w:space="0" w:color="auto"/>
                    <w:bottom w:val="none" w:sz="0" w:space="0" w:color="auto"/>
                    <w:right w:val="none" w:sz="0" w:space="0" w:color="auto"/>
                  </w:divBdr>
                </w:div>
                <w:div w:id="1410956166">
                  <w:marLeft w:val="0"/>
                  <w:marRight w:val="0"/>
                  <w:marTop w:val="0"/>
                  <w:marBottom w:val="0"/>
                  <w:divBdr>
                    <w:top w:val="none" w:sz="0" w:space="0" w:color="auto"/>
                    <w:left w:val="none" w:sz="0" w:space="0" w:color="auto"/>
                    <w:bottom w:val="none" w:sz="0" w:space="0" w:color="auto"/>
                    <w:right w:val="none" w:sz="0" w:space="0" w:color="auto"/>
                  </w:divBdr>
                </w:div>
                <w:div w:id="1418789247">
                  <w:marLeft w:val="0"/>
                  <w:marRight w:val="0"/>
                  <w:marTop w:val="0"/>
                  <w:marBottom w:val="0"/>
                  <w:divBdr>
                    <w:top w:val="none" w:sz="0" w:space="0" w:color="auto"/>
                    <w:left w:val="none" w:sz="0" w:space="0" w:color="auto"/>
                    <w:bottom w:val="none" w:sz="0" w:space="0" w:color="auto"/>
                    <w:right w:val="none" w:sz="0" w:space="0" w:color="auto"/>
                  </w:divBdr>
                </w:div>
                <w:div w:id="1454211068">
                  <w:marLeft w:val="0"/>
                  <w:marRight w:val="0"/>
                  <w:marTop w:val="0"/>
                  <w:marBottom w:val="0"/>
                  <w:divBdr>
                    <w:top w:val="none" w:sz="0" w:space="0" w:color="auto"/>
                    <w:left w:val="none" w:sz="0" w:space="0" w:color="auto"/>
                    <w:bottom w:val="none" w:sz="0" w:space="0" w:color="auto"/>
                    <w:right w:val="none" w:sz="0" w:space="0" w:color="auto"/>
                  </w:divBdr>
                </w:div>
                <w:div w:id="1506090130">
                  <w:marLeft w:val="0"/>
                  <w:marRight w:val="0"/>
                  <w:marTop w:val="0"/>
                  <w:marBottom w:val="0"/>
                  <w:divBdr>
                    <w:top w:val="none" w:sz="0" w:space="0" w:color="auto"/>
                    <w:left w:val="none" w:sz="0" w:space="0" w:color="auto"/>
                    <w:bottom w:val="none" w:sz="0" w:space="0" w:color="auto"/>
                    <w:right w:val="none" w:sz="0" w:space="0" w:color="auto"/>
                  </w:divBdr>
                </w:div>
                <w:div w:id="1633555112">
                  <w:marLeft w:val="0"/>
                  <w:marRight w:val="0"/>
                  <w:marTop w:val="0"/>
                  <w:marBottom w:val="0"/>
                  <w:divBdr>
                    <w:top w:val="none" w:sz="0" w:space="0" w:color="auto"/>
                    <w:left w:val="none" w:sz="0" w:space="0" w:color="auto"/>
                    <w:bottom w:val="none" w:sz="0" w:space="0" w:color="auto"/>
                    <w:right w:val="none" w:sz="0" w:space="0" w:color="auto"/>
                  </w:divBdr>
                </w:div>
                <w:div w:id="1653635903">
                  <w:marLeft w:val="0"/>
                  <w:marRight w:val="0"/>
                  <w:marTop w:val="0"/>
                  <w:marBottom w:val="0"/>
                  <w:divBdr>
                    <w:top w:val="none" w:sz="0" w:space="0" w:color="auto"/>
                    <w:left w:val="none" w:sz="0" w:space="0" w:color="auto"/>
                    <w:bottom w:val="none" w:sz="0" w:space="0" w:color="auto"/>
                    <w:right w:val="none" w:sz="0" w:space="0" w:color="auto"/>
                  </w:divBdr>
                </w:div>
                <w:div w:id="1681658898">
                  <w:marLeft w:val="0"/>
                  <w:marRight w:val="0"/>
                  <w:marTop w:val="0"/>
                  <w:marBottom w:val="0"/>
                  <w:divBdr>
                    <w:top w:val="none" w:sz="0" w:space="0" w:color="auto"/>
                    <w:left w:val="none" w:sz="0" w:space="0" w:color="auto"/>
                    <w:bottom w:val="none" w:sz="0" w:space="0" w:color="auto"/>
                    <w:right w:val="none" w:sz="0" w:space="0" w:color="auto"/>
                  </w:divBdr>
                </w:div>
                <w:div w:id="1734547846">
                  <w:marLeft w:val="0"/>
                  <w:marRight w:val="0"/>
                  <w:marTop w:val="0"/>
                  <w:marBottom w:val="0"/>
                  <w:divBdr>
                    <w:top w:val="none" w:sz="0" w:space="0" w:color="auto"/>
                    <w:left w:val="none" w:sz="0" w:space="0" w:color="auto"/>
                    <w:bottom w:val="none" w:sz="0" w:space="0" w:color="auto"/>
                    <w:right w:val="none" w:sz="0" w:space="0" w:color="auto"/>
                  </w:divBdr>
                </w:div>
                <w:div w:id="1896620166">
                  <w:marLeft w:val="0"/>
                  <w:marRight w:val="0"/>
                  <w:marTop w:val="0"/>
                  <w:marBottom w:val="0"/>
                  <w:divBdr>
                    <w:top w:val="none" w:sz="0" w:space="0" w:color="auto"/>
                    <w:left w:val="none" w:sz="0" w:space="0" w:color="auto"/>
                    <w:bottom w:val="none" w:sz="0" w:space="0" w:color="auto"/>
                    <w:right w:val="none" w:sz="0" w:space="0" w:color="auto"/>
                  </w:divBdr>
                </w:div>
                <w:div w:id="1899785365">
                  <w:marLeft w:val="0"/>
                  <w:marRight w:val="0"/>
                  <w:marTop w:val="0"/>
                  <w:marBottom w:val="0"/>
                  <w:divBdr>
                    <w:top w:val="none" w:sz="0" w:space="0" w:color="auto"/>
                    <w:left w:val="none" w:sz="0" w:space="0" w:color="auto"/>
                    <w:bottom w:val="none" w:sz="0" w:space="0" w:color="auto"/>
                    <w:right w:val="none" w:sz="0" w:space="0" w:color="auto"/>
                  </w:divBdr>
                </w:div>
                <w:div w:id="2128425406">
                  <w:marLeft w:val="0"/>
                  <w:marRight w:val="0"/>
                  <w:marTop w:val="0"/>
                  <w:marBottom w:val="0"/>
                  <w:divBdr>
                    <w:top w:val="none" w:sz="0" w:space="0" w:color="auto"/>
                    <w:left w:val="none" w:sz="0" w:space="0" w:color="auto"/>
                    <w:bottom w:val="none" w:sz="0" w:space="0" w:color="auto"/>
                    <w:right w:val="none" w:sz="0" w:space="0" w:color="auto"/>
                  </w:divBdr>
                </w:div>
                <w:div w:id="2132357363">
                  <w:marLeft w:val="0"/>
                  <w:marRight w:val="0"/>
                  <w:marTop w:val="0"/>
                  <w:marBottom w:val="0"/>
                  <w:divBdr>
                    <w:top w:val="none" w:sz="0" w:space="0" w:color="auto"/>
                    <w:left w:val="none" w:sz="0" w:space="0" w:color="auto"/>
                    <w:bottom w:val="none" w:sz="0" w:space="0" w:color="auto"/>
                    <w:right w:val="none" w:sz="0" w:space="0" w:color="auto"/>
                  </w:divBdr>
                </w:div>
              </w:divsChild>
            </w:div>
            <w:div w:id="810292117">
              <w:marLeft w:val="0"/>
              <w:marRight w:val="0"/>
              <w:marTop w:val="0"/>
              <w:marBottom w:val="0"/>
              <w:divBdr>
                <w:top w:val="none" w:sz="0" w:space="0" w:color="auto"/>
                <w:left w:val="none" w:sz="0" w:space="0" w:color="auto"/>
                <w:bottom w:val="none" w:sz="0" w:space="0" w:color="auto"/>
                <w:right w:val="none" w:sz="0" w:space="0" w:color="auto"/>
              </w:divBdr>
            </w:div>
            <w:div w:id="811169857">
              <w:marLeft w:val="0"/>
              <w:marRight w:val="0"/>
              <w:marTop w:val="0"/>
              <w:marBottom w:val="0"/>
              <w:divBdr>
                <w:top w:val="none" w:sz="0" w:space="0" w:color="auto"/>
                <w:left w:val="none" w:sz="0" w:space="0" w:color="auto"/>
                <w:bottom w:val="none" w:sz="0" w:space="0" w:color="auto"/>
                <w:right w:val="none" w:sz="0" w:space="0" w:color="auto"/>
              </w:divBdr>
            </w:div>
            <w:div w:id="817309471">
              <w:marLeft w:val="0"/>
              <w:marRight w:val="0"/>
              <w:marTop w:val="0"/>
              <w:marBottom w:val="0"/>
              <w:divBdr>
                <w:top w:val="none" w:sz="0" w:space="0" w:color="auto"/>
                <w:left w:val="none" w:sz="0" w:space="0" w:color="auto"/>
                <w:bottom w:val="none" w:sz="0" w:space="0" w:color="auto"/>
                <w:right w:val="none" w:sz="0" w:space="0" w:color="auto"/>
              </w:divBdr>
            </w:div>
            <w:div w:id="818032695">
              <w:marLeft w:val="0"/>
              <w:marRight w:val="0"/>
              <w:marTop w:val="0"/>
              <w:marBottom w:val="0"/>
              <w:divBdr>
                <w:top w:val="none" w:sz="0" w:space="0" w:color="auto"/>
                <w:left w:val="none" w:sz="0" w:space="0" w:color="auto"/>
                <w:bottom w:val="none" w:sz="0" w:space="0" w:color="auto"/>
                <w:right w:val="none" w:sz="0" w:space="0" w:color="auto"/>
              </w:divBdr>
            </w:div>
            <w:div w:id="818808641">
              <w:marLeft w:val="0"/>
              <w:marRight w:val="0"/>
              <w:marTop w:val="0"/>
              <w:marBottom w:val="0"/>
              <w:divBdr>
                <w:top w:val="none" w:sz="0" w:space="0" w:color="auto"/>
                <w:left w:val="none" w:sz="0" w:space="0" w:color="auto"/>
                <w:bottom w:val="none" w:sz="0" w:space="0" w:color="auto"/>
                <w:right w:val="none" w:sz="0" w:space="0" w:color="auto"/>
              </w:divBdr>
              <w:divsChild>
                <w:div w:id="663317124">
                  <w:marLeft w:val="0"/>
                  <w:marRight w:val="0"/>
                  <w:marTop w:val="0"/>
                  <w:marBottom w:val="0"/>
                  <w:divBdr>
                    <w:top w:val="none" w:sz="0" w:space="0" w:color="auto"/>
                    <w:left w:val="none" w:sz="0" w:space="0" w:color="auto"/>
                    <w:bottom w:val="none" w:sz="0" w:space="0" w:color="auto"/>
                    <w:right w:val="none" w:sz="0" w:space="0" w:color="auto"/>
                  </w:divBdr>
                </w:div>
                <w:div w:id="1369451858">
                  <w:marLeft w:val="0"/>
                  <w:marRight w:val="0"/>
                  <w:marTop w:val="0"/>
                  <w:marBottom w:val="0"/>
                  <w:divBdr>
                    <w:top w:val="none" w:sz="0" w:space="0" w:color="auto"/>
                    <w:left w:val="none" w:sz="0" w:space="0" w:color="auto"/>
                    <w:bottom w:val="none" w:sz="0" w:space="0" w:color="auto"/>
                    <w:right w:val="none" w:sz="0" w:space="0" w:color="auto"/>
                  </w:divBdr>
                </w:div>
                <w:div w:id="1778215988">
                  <w:marLeft w:val="0"/>
                  <w:marRight w:val="0"/>
                  <w:marTop w:val="0"/>
                  <w:marBottom w:val="0"/>
                  <w:divBdr>
                    <w:top w:val="none" w:sz="0" w:space="0" w:color="auto"/>
                    <w:left w:val="none" w:sz="0" w:space="0" w:color="auto"/>
                    <w:bottom w:val="none" w:sz="0" w:space="0" w:color="auto"/>
                    <w:right w:val="none" w:sz="0" w:space="0" w:color="auto"/>
                  </w:divBdr>
                </w:div>
              </w:divsChild>
            </w:div>
            <w:div w:id="820117574">
              <w:marLeft w:val="0"/>
              <w:marRight w:val="0"/>
              <w:marTop w:val="0"/>
              <w:marBottom w:val="0"/>
              <w:divBdr>
                <w:top w:val="none" w:sz="0" w:space="0" w:color="auto"/>
                <w:left w:val="none" w:sz="0" w:space="0" w:color="auto"/>
                <w:bottom w:val="none" w:sz="0" w:space="0" w:color="auto"/>
                <w:right w:val="none" w:sz="0" w:space="0" w:color="auto"/>
              </w:divBdr>
            </w:div>
            <w:div w:id="823202822">
              <w:marLeft w:val="0"/>
              <w:marRight w:val="0"/>
              <w:marTop w:val="0"/>
              <w:marBottom w:val="0"/>
              <w:divBdr>
                <w:top w:val="none" w:sz="0" w:space="0" w:color="auto"/>
                <w:left w:val="none" w:sz="0" w:space="0" w:color="auto"/>
                <w:bottom w:val="none" w:sz="0" w:space="0" w:color="auto"/>
                <w:right w:val="none" w:sz="0" w:space="0" w:color="auto"/>
              </w:divBdr>
            </w:div>
            <w:div w:id="826559273">
              <w:marLeft w:val="0"/>
              <w:marRight w:val="0"/>
              <w:marTop w:val="0"/>
              <w:marBottom w:val="0"/>
              <w:divBdr>
                <w:top w:val="none" w:sz="0" w:space="0" w:color="auto"/>
                <w:left w:val="none" w:sz="0" w:space="0" w:color="auto"/>
                <w:bottom w:val="none" w:sz="0" w:space="0" w:color="auto"/>
                <w:right w:val="none" w:sz="0" w:space="0" w:color="auto"/>
              </w:divBdr>
            </w:div>
            <w:div w:id="826826702">
              <w:marLeft w:val="0"/>
              <w:marRight w:val="0"/>
              <w:marTop w:val="0"/>
              <w:marBottom w:val="0"/>
              <w:divBdr>
                <w:top w:val="none" w:sz="0" w:space="0" w:color="auto"/>
                <w:left w:val="none" w:sz="0" w:space="0" w:color="auto"/>
                <w:bottom w:val="none" w:sz="0" w:space="0" w:color="auto"/>
                <w:right w:val="none" w:sz="0" w:space="0" w:color="auto"/>
              </w:divBdr>
            </w:div>
            <w:div w:id="827403473">
              <w:marLeft w:val="0"/>
              <w:marRight w:val="0"/>
              <w:marTop w:val="0"/>
              <w:marBottom w:val="0"/>
              <w:divBdr>
                <w:top w:val="none" w:sz="0" w:space="0" w:color="auto"/>
                <w:left w:val="none" w:sz="0" w:space="0" w:color="auto"/>
                <w:bottom w:val="none" w:sz="0" w:space="0" w:color="auto"/>
                <w:right w:val="none" w:sz="0" w:space="0" w:color="auto"/>
              </w:divBdr>
            </w:div>
            <w:div w:id="827937143">
              <w:marLeft w:val="0"/>
              <w:marRight w:val="0"/>
              <w:marTop w:val="0"/>
              <w:marBottom w:val="0"/>
              <w:divBdr>
                <w:top w:val="none" w:sz="0" w:space="0" w:color="auto"/>
                <w:left w:val="none" w:sz="0" w:space="0" w:color="auto"/>
                <w:bottom w:val="none" w:sz="0" w:space="0" w:color="auto"/>
                <w:right w:val="none" w:sz="0" w:space="0" w:color="auto"/>
              </w:divBdr>
            </w:div>
            <w:div w:id="828594220">
              <w:marLeft w:val="0"/>
              <w:marRight w:val="0"/>
              <w:marTop w:val="0"/>
              <w:marBottom w:val="0"/>
              <w:divBdr>
                <w:top w:val="none" w:sz="0" w:space="0" w:color="auto"/>
                <w:left w:val="none" w:sz="0" w:space="0" w:color="auto"/>
                <w:bottom w:val="none" w:sz="0" w:space="0" w:color="auto"/>
                <w:right w:val="none" w:sz="0" w:space="0" w:color="auto"/>
              </w:divBdr>
            </w:div>
            <w:div w:id="829715088">
              <w:marLeft w:val="0"/>
              <w:marRight w:val="0"/>
              <w:marTop w:val="0"/>
              <w:marBottom w:val="0"/>
              <w:divBdr>
                <w:top w:val="none" w:sz="0" w:space="0" w:color="auto"/>
                <w:left w:val="none" w:sz="0" w:space="0" w:color="auto"/>
                <w:bottom w:val="none" w:sz="0" w:space="0" w:color="auto"/>
                <w:right w:val="none" w:sz="0" w:space="0" w:color="auto"/>
              </w:divBdr>
            </w:div>
            <w:div w:id="830103435">
              <w:marLeft w:val="0"/>
              <w:marRight w:val="0"/>
              <w:marTop w:val="0"/>
              <w:marBottom w:val="0"/>
              <w:divBdr>
                <w:top w:val="none" w:sz="0" w:space="0" w:color="auto"/>
                <w:left w:val="none" w:sz="0" w:space="0" w:color="auto"/>
                <w:bottom w:val="none" w:sz="0" w:space="0" w:color="auto"/>
                <w:right w:val="none" w:sz="0" w:space="0" w:color="auto"/>
              </w:divBdr>
            </w:div>
            <w:div w:id="830953290">
              <w:marLeft w:val="0"/>
              <w:marRight w:val="0"/>
              <w:marTop w:val="0"/>
              <w:marBottom w:val="0"/>
              <w:divBdr>
                <w:top w:val="none" w:sz="0" w:space="0" w:color="auto"/>
                <w:left w:val="none" w:sz="0" w:space="0" w:color="auto"/>
                <w:bottom w:val="none" w:sz="0" w:space="0" w:color="auto"/>
                <w:right w:val="none" w:sz="0" w:space="0" w:color="auto"/>
              </w:divBdr>
            </w:div>
            <w:div w:id="831606236">
              <w:marLeft w:val="0"/>
              <w:marRight w:val="0"/>
              <w:marTop w:val="0"/>
              <w:marBottom w:val="0"/>
              <w:divBdr>
                <w:top w:val="none" w:sz="0" w:space="0" w:color="auto"/>
                <w:left w:val="none" w:sz="0" w:space="0" w:color="auto"/>
                <w:bottom w:val="none" w:sz="0" w:space="0" w:color="auto"/>
                <w:right w:val="none" w:sz="0" w:space="0" w:color="auto"/>
              </w:divBdr>
            </w:div>
            <w:div w:id="831678893">
              <w:marLeft w:val="0"/>
              <w:marRight w:val="0"/>
              <w:marTop w:val="0"/>
              <w:marBottom w:val="0"/>
              <w:divBdr>
                <w:top w:val="none" w:sz="0" w:space="0" w:color="auto"/>
                <w:left w:val="none" w:sz="0" w:space="0" w:color="auto"/>
                <w:bottom w:val="none" w:sz="0" w:space="0" w:color="auto"/>
                <w:right w:val="none" w:sz="0" w:space="0" w:color="auto"/>
              </w:divBdr>
            </w:div>
            <w:div w:id="831873297">
              <w:marLeft w:val="0"/>
              <w:marRight w:val="0"/>
              <w:marTop w:val="0"/>
              <w:marBottom w:val="0"/>
              <w:divBdr>
                <w:top w:val="none" w:sz="0" w:space="0" w:color="auto"/>
                <w:left w:val="none" w:sz="0" w:space="0" w:color="auto"/>
                <w:bottom w:val="none" w:sz="0" w:space="0" w:color="auto"/>
                <w:right w:val="none" w:sz="0" w:space="0" w:color="auto"/>
              </w:divBdr>
            </w:div>
            <w:div w:id="835262602">
              <w:marLeft w:val="0"/>
              <w:marRight w:val="0"/>
              <w:marTop w:val="0"/>
              <w:marBottom w:val="0"/>
              <w:divBdr>
                <w:top w:val="none" w:sz="0" w:space="0" w:color="auto"/>
                <w:left w:val="none" w:sz="0" w:space="0" w:color="auto"/>
                <w:bottom w:val="none" w:sz="0" w:space="0" w:color="auto"/>
                <w:right w:val="none" w:sz="0" w:space="0" w:color="auto"/>
              </w:divBdr>
            </w:div>
            <w:div w:id="837575632">
              <w:marLeft w:val="0"/>
              <w:marRight w:val="0"/>
              <w:marTop w:val="0"/>
              <w:marBottom w:val="0"/>
              <w:divBdr>
                <w:top w:val="none" w:sz="0" w:space="0" w:color="auto"/>
                <w:left w:val="none" w:sz="0" w:space="0" w:color="auto"/>
                <w:bottom w:val="none" w:sz="0" w:space="0" w:color="auto"/>
                <w:right w:val="none" w:sz="0" w:space="0" w:color="auto"/>
              </w:divBdr>
            </w:div>
            <w:div w:id="838428400">
              <w:marLeft w:val="0"/>
              <w:marRight w:val="0"/>
              <w:marTop w:val="0"/>
              <w:marBottom w:val="0"/>
              <w:divBdr>
                <w:top w:val="none" w:sz="0" w:space="0" w:color="auto"/>
                <w:left w:val="none" w:sz="0" w:space="0" w:color="auto"/>
                <w:bottom w:val="none" w:sz="0" w:space="0" w:color="auto"/>
                <w:right w:val="none" w:sz="0" w:space="0" w:color="auto"/>
              </w:divBdr>
            </w:div>
            <w:div w:id="839199847">
              <w:marLeft w:val="0"/>
              <w:marRight w:val="0"/>
              <w:marTop w:val="0"/>
              <w:marBottom w:val="0"/>
              <w:divBdr>
                <w:top w:val="none" w:sz="0" w:space="0" w:color="auto"/>
                <w:left w:val="none" w:sz="0" w:space="0" w:color="auto"/>
                <w:bottom w:val="none" w:sz="0" w:space="0" w:color="auto"/>
                <w:right w:val="none" w:sz="0" w:space="0" w:color="auto"/>
              </w:divBdr>
            </w:div>
            <w:div w:id="839349620">
              <w:marLeft w:val="0"/>
              <w:marRight w:val="0"/>
              <w:marTop w:val="0"/>
              <w:marBottom w:val="0"/>
              <w:divBdr>
                <w:top w:val="none" w:sz="0" w:space="0" w:color="auto"/>
                <w:left w:val="none" w:sz="0" w:space="0" w:color="auto"/>
                <w:bottom w:val="none" w:sz="0" w:space="0" w:color="auto"/>
                <w:right w:val="none" w:sz="0" w:space="0" w:color="auto"/>
              </w:divBdr>
            </w:div>
            <w:div w:id="843133694">
              <w:marLeft w:val="0"/>
              <w:marRight w:val="0"/>
              <w:marTop w:val="0"/>
              <w:marBottom w:val="0"/>
              <w:divBdr>
                <w:top w:val="none" w:sz="0" w:space="0" w:color="auto"/>
                <w:left w:val="none" w:sz="0" w:space="0" w:color="auto"/>
                <w:bottom w:val="none" w:sz="0" w:space="0" w:color="auto"/>
                <w:right w:val="none" w:sz="0" w:space="0" w:color="auto"/>
              </w:divBdr>
            </w:div>
            <w:div w:id="846092018">
              <w:marLeft w:val="0"/>
              <w:marRight w:val="0"/>
              <w:marTop w:val="0"/>
              <w:marBottom w:val="0"/>
              <w:divBdr>
                <w:top w:val="none" w:sz="0" w:space="0" w:color="auto"/>
                <w:left w:val="none" w:sz="0" w:space="0" w:color="auto"/>
                <w:bottom w:val="none" w:sz="0" w:space="0" w:color="auto"/>
                <w:right w:val="none" w:sz="0" w:space="0" w:color="auto"/>
              </w:divBdr>
            </w:div>
            <w:div w:id="846137771">
              <w:marLeft w:val="0"/>
              <w:marRight w:val="0"/>
              <w:marTop w:val="0"/>
              <w:marBottom w:val="0"/>
              <w:divBdr>
                <w:top w:val="none" w:sz="0" w:space="0" w:color="auto"/>
                <w:left w:val="none" w:sz="0" w:space="0" w:color="auto"/>
                <w:bottom w:val="none" w:sz="0" w:space="0" w:color="auto"/>
                <w:right w:val="none" w:sz="0" w:space="0" w:color="auto"/>
              </w:divBdr>
            </w:div>
            <w:div w:id="852842889">
              <w:marLeft w:val="0"/>
              <w:marRight w:val="0"/>
              <w:marTop w:val="0"/>
              <w:marBottom w:val="0"/>
              <w:divBdr>
                <w:top w:val="none" w:sz="0" w:space="0" w:color="auto"/>
                <w:left w:val="none" w:sz="0" w:space="0" w:color="auto"/>
                <w:bottom w:val="none" w:sz="0" w:space="0" w:color="auto"/>
                <w:right w:val="none" w:sz="0" w:space="0" w:color="auto"/>
              </w:divBdr>
            </w:div>
            <w:div w:id="860316121">
              <w:marLeft w:val="0"/>
              <w:marRight w:val="0"/>
              <w:marTop w:val="0"/>
              <w:marBottom w:val="0"/>
              <w:divBdr>
                <w:top w:val="none" w:sz="0" w:space="0" w:color="auto"/>
                <w:left w:val="none" w:sz="0" w:space="0" w:color="auto"/>
                <w:bottom w:val="none" w:sz="0" w:space="0" w:color="auto"/>
                <w:right w:val="none" w:sz="0" w:space="0" w:color="auto"/>
              </w:divBdr>
            </w:div>
            <w:div w:id="864443123">
              <w:marLeft w:val="0"/>
              <w:marRight w:val="0"/>
              <w:marTop w:val="0"/>
              <w:marBottom w:val="0"/>
              <w:divBdr>
                <w:top w:val="none" w:sz="0" w:space="0" w:color="auto"/>
                <w:left w:val="none" w:sz="0" w:space="0" w:color="auto"/>
                <w:bottom w:val="none" w:sz="0" w:space="0" w:color="auto"/>
                <w:right w:val="none" w:sz="0" w:space="0" w:color="auto"/>
              </w:divBdr>
            </w:div>
            <w:div w:id="865021695">
              <w:marLeft w:val="0"/>
              <w:marRight w:val="0"/>
              <w:marTop w:val="0"/>
              <w:marBottom w:val="0"/>
              <w:divBdr>
                <w:top w:val="none" w:sz="0" w:space="0" w:color="auto"/>
                <w:left w:val="none" w:sz="0" w:space="0" w:color="auto"/>
                <w:bottom w:val="none" w:sz="0" w:space="0" w:color="auto"/>
                <w:right w:val="none" w:sz="0" w:space="0" w:color="auto"/>
              </w:divBdr>
            </w:div>
            <w:div w:id="868178486">
              <w:marLeft w:val="0"/>
              <w:marRight w:val="0"/>
              <w:marTop w:val="0"/>
              <w:marBottom w:val="0"/>
              <w:divBdr>
                <w:top w:val="none" w:sz="0" w:space="0" w:color="auto"/>
                <w:left w:val="none" w:sz="0" w:space="0" w:color="auto"/>
                <w:bottom w:val="none" w:sz="0" w:space="0" w:color="auto"/>
                <w:right w:val="none" w:sz="0" w:space="0" w:color="auto"/>
              </w:divBdr>
            </w:div>
            <w:div w:id="868570453">
              <w:marLeft w:val="0"/>
              <w:marRight w:val="0"/>
              <w:marTop w:val="0"/>
              <w:marBottom w:val="0"/>
              <w:divBdr>
                <w:top w:val="none" w:sz="0" w:space="0" w:color="auto"/>
                <w:left w:val="none" w:sz="0" w:space="0" w:color="auto"/>
                <w:bottom w:val="none" w:sz="0" w:space="0" w:color="auto"/>
                <w:right w:val="none" w:sz="0" w:space="0" w:color="auto"/>
              </w:divBdr>
            </w:div>
            <w:div w:id="870414053">
              <w:marLeft w:val="0"/>
              <w:marRight w:val="0"/>
              <w:marTop w:val="0"/>
              <w:marBottom w:val="0"/>
              <w:divBdr>
                <w:top w:val="none" w:sz="0" w:space="0" w:color="auto"/>
                <w:left w:val="none" w:sz="0" w:space="0" w:color="auto"/>
                <w:bottom w:val="none" w:sz="0" w:space="0" w:color="auto"/>
                <w:right w:val="none" w:sz="0" w:space="0" w:color="auto"/>
              </w:divBdr>
            </w:div>
            <w:div w:id="871377564">
              <w:marLeft w:val="0"/>
              <w:marRight w:val="0"/>
              <w:marTop w:val="0"/>
              <w:marBottom w:val="0"/>
              <w:divBdr>
                <w:top w:val="none" w:sz="0" w:space="0" w:color="auto"/>
                <w:left w:val="none" w:sz="0" w:space="0" w:color="auto"/>
                <w:bottom w:val="none" w:sz="0" w:space="0" w:color="auto"/>
                <w:right w:val="none" w:sz="0" w:space="0" w:color="auto"/>
              </w:divBdr>
            </w:div>
            <w:div w:id="872574027">
              <w:marLeft w:val="0"/>
              <w:marRight w:val="0"/>
              <w:marTop w:val="0"/>
              <w:marBottom w:val="0"/>
              <w:divBdr>
                <w:top w:val="none" w:sz="0" w:space="0" w:color="auto"/>
                <w:left w:val="none" w:sz="0" w:space="0" w:color="auto"/>
                <w:bottom w:val="none" w:sz="0" w:space="0" w:color="auto"/>
                <w:right w:val="none" w:sz="0" w:space="0" w:color="auto"/>
              </w:divBdr>
            </w:div>
            <w:div w:id="873076587">
              <w:marLeft w:val="0"/>
              <w:marRight w:val="0"/>
              <w:marTop w:val="0"/>
              <w:marBottom w:val="0"/>
              <w:divBdr>
                <w:top w:val="none" w:sz="0" w:space="0" w:color="auto"/>
                <w:left w:val="none" w:sz="0" w:space="0" w:color="auto"/>
                <w:bottom w:val="none" w:sz="0" w:space="0" w:color="auto"/>
                <w:right w:val="none" w:sz="0" w:space="0" w:color="auto"/>
              </w:divBdr>
            </w:div>
            <w:div w:id="873270327">
              <w:marLeft w:val="0"/>
              <w:marRight w:val="0"/>
              <w:marTop w:val="0"/>
              <w:marBottom w:val="0"/>
              <w:divBdr>
                <w:top w:val="none" w:sz="0" w:space="0" w:color="auto"/>
                <w:left w:val="none" w:sz="0" w:space="0" w:color="auto"/>
                <w:bottom w:val="none" w:sz="0" w:space="0" w:color="auto"/>
                <w:right w:val="none" w:sz="0" w:space="0" w:color="auto"/>
              </w:divBdr>
            </w:div>
            <w:div w:id="874388234">
              <w:marLeft w:val="0"/>
              <w:marRight w:val="0"/>
              <w:marTop w:val="0"/>
              <w:marBottom w:val="0"/>
              <w:divBdr>
                <w:top w:val="none" w:sz="0" w:space="0" w:color="auto"/>
                <w:left w:val="none" w:sz="0" w:space="0" w:color="auto"/>
                <w:bottom w:val="none" w:sz="0" w:space="0" w:color="auto"/>
                <w:right w:val="none" w:sz="0" w:space="0" w:color="auto"/>
              </w:divBdr>
            </w:div>
            <w:div w:id="874586322">
              <w:marLeft w:val="0"/>
              <w:marRight w:val="0"/>
              <w:marTop w:val="0"/>
              <w:marBottom w:val="0"/>
              <w:divBdr>
                <w:top w:val="none" w:sz="0" w:space="0" w:color="auto"/>
                <w:left w:val="none" w:sz="0" w:space="0" w:color="auto"/>
                <w:bottom w:val="none" w:sz="0" w:space="0" w:color="auto"/>
                <w:right w:val="none" w:sz="0" w:space="0" w:color="auto"/>
              </w:divBdr>
            </w:div>
            <w:div w:id="874731259">
              <w:marLeft w:val="0"/>
              <w:marRight w:val="0"/>
              <w:marTop w:val="0"/>
              <w:marBottom w:val="0"/>
              <w:divBdr>
                <w:top w:val="none" w:sz="0" w:space="0" w:color="auto"/>
                <w:left w:val="none" w:sz="0" w:space="0" w:color="auto"/>
                <w:bottom w:val="none" w:sz="0" w:space="0" w:color="auto"/>
                <w:right w:val="none" w:sz="0" w:space="0" w:color="auto"/>
              </w:divBdr>
            </w:div>
            <w:div w:id="875433220">
              <w:marLeft w:val="0"/>
              <w:marRight w:val="0"/>
              <w:marTop w:val="0"/>
              <w:marBottom w:val="0"/>
              <w:divBdr>
                <w:top w:val="none" w:sz="0" w:space="0" w:color="auto"/>
                <w:left w:val="none" w:sz="0" w:space="0" w:color="auto"/>
                <w:bottom w:val="none" w:sz="0" w:space="0" w:color="auto"/>
                <w:right w:val="none" w:sz="0" w:space="0" w:color="auto"/>
              </w:divBdr>
            </w:div>
            <w:div w:id="879394319">
              <w:marLeft w:val="0"/>
              <w:marRight w:val="0"/>
              <w:marTop w:val="0"/>
              <w:marBottom w:val="0"/>
              <w:divBdr>
                <w:top w:val="none" w:sz="0" w:space="0" w:color="auto"/>
                <w:left w:val="none" w:sz="0" w:space="0" w:color="auto"/>
                <w:bottom w:val="none" w:sz="0" w:space="0" w:color="auto"/>
                <w:right w:val="none" w:sz="0" w:space="0" w:color="auto"/>
              </w:divBdr>
            </w:div>
            <w:div w:id="881986972">
              <w:marLeft w:val="0"/>
              <w:marRight w:val="0"/>
              <w:marTop w:val="0"/>
              <w:marBottom w:val="0"/>
              <w:divBdr>
                <w:top w:val="none" w:sz="0" w:space="0" w:color="auto"/>
                <w:left w:val="none" w:sz="0" w:space="0" w:color="auto"/>
                <w:bottom w:val="none" w:sz="0" w:space="0" w:color="auto"/>
                <w:right w:val="none" w:sz="0" w:space="0" w:color="auto"/>
              </w:divBdr>
            </w:div>
            <w:div w:id="883054000">
              <w:marLeft w:val="0"/>
              <w:marRight w:val="0"/>
              <w:marTop w:val="0"/>
              <w:marBottom w:val="0"/>
              <w:divBdr>
                <w:top w:val="none" w:sz="0" w:space="0" w:color="auto"/>
                <w:left w:val="none" w:sz="0" w:space="0" w:color="auto"/>
                <w:bottom w:val="none" w:sz="0" w:space="0" w:color="auto"/>
                <w:right w:val="none" w:sz="0" w:space="0" w:color="auto"/>
              </w:divBdr>
            </w:div>
            <w:div w:id="885607215">
              <w:marLeft w:val="0"/>
              <w:marRight w:val="0"/>
              <w:marTop w:val="0"/>
              <w:marBottom w:val="0"/>
              <w:divBdr>
                <w:top w:val="none" w:sz="0" w:space="0" w:color="auto"/>
                <w:left w:val="none" w:sz="0" w:space="0" w:color="auto"/>
                <w:bottom w:val="none" w:sz="0" w:space="0" w:color="auto"/>
                <w:right w:val="none" w:sz="0" w:space="0" w:color="auto"/>
              </w:divBdr>
            </w:div>
            <w:div w:id="885800330">
              <w:marLeft w:val="0"/>
              <w:marRight w:val="0"/>
              <w:marTop w:val="0"/>
              <w:marBottom w:val="0"/>
              <w:divBdr>
                <w:top w:val="none" w:sz="0" w:space="0" w:color="auto"/>
                <w:left w:val="none" w:sz="0" w:space="0" w:color="auto"/>
                <w:bottom w:val="none" w:sz="0" w:space="0" w:color="auto"/>
                <w:right w:val="none" w:sz="0" w:space="0" w:color="auto"/>
              </w:divBdr>
            </w:div>
            <w:div w:id="886377902">
              <w:marLeft w:val="0"/>
              <w:marRight w:val="0"/>
              <w:marTop w:val="0"/>
              <w:marBottom w:val="0"/>
              <w:divBdr>
                <w:top w:val="none" w:sz="0" w:space="0" w:color="auto"/>
                <w:left w:val="none" w:sz="0" w:space="0" w:color="auto"/>
                <w:bottom w:val="none" w:sz="0" w:space="0" w:color="auto"/>
                <w:right w:val="none" w:sz="0" w:space="0" w:color="auto"/>
              </w:divBdr>
            </w:div>
            <w:div w:id="887109970">
              <w:marLeft w:val="0"/>
              <w:marRight w:val="0"/>
              <w:marTop w:val="0"/>
              <w:marBottom w:val="0"/>
              <w:divBdr>
                <w:top w:val="none" w:sz="0" w:space="0" w:color="auto"/>
                <w:left w:val="none" w:sz="0" w:space="0" w:color="auto"/>
                <w:bottom w:val="none" w:sz="0" w:space="0" w:color="auto"/>
                <w:right w:val="none" w:sz="0" w:space="0" w:color="auto"/>
              </w:divBdr>
            </w:div>
            <w:div w:id="888032117">
              <w:marLeft w:val="0"/>
              <w:marRight w:val="0"/>
              <w:marTop w:val="0"/>
              <w:marBottom w:val="0"/>
              <w:divBdr>
                <w:top w:val="none" w:sz="0" w:space="0" w:color="auto"/>
                <w:left w:val="none" w:sz="0" w:space="0" w:color="auto"/>
                <w:bottom w:val="none" w:sz="0" w:space="0" w:color="auto"/>
                <w:right w:val="none" w:sz="0" w:space="0" w:color="auto"/>
              </w:divBdr>
            </w:div>
            <w:div w:id="889999169">
              <w:marLeft w:val="0"/>
              <w:marRight w:val="0"/>
              <w:marTop w:val="0"/>
              <w:marBottom w:val="0"/>
              <w:divBdr>
                <w:top w:val="none" w:sz="0" w:space="0" w:color="auto"/>
                <w:left w:val="none" w:sz="0" w:space="0" w:color="auto"/>
                <w:bottom w:val="none" w:sz="0" w:space="0" w:color="auto"/>
                <w:right w:val="none" w:sz="0" w:space="0" w:color="auto"/>
              </w:divBdr>
              <w:divsChild>
                <w:div w:id="1707730">
                  <w:marLeft w:val="0"/>
                  <w:marRight w:val="0"/>
                  <w:marTop w:val="0"/>
                  <w:marBottom w:val="0"/>
                  <w:divBdr>
                    <w:top w:val="none" w:sz="0" w:space="0" w:color="auto"/>
                    <w:left w:val="none" w:sz="0" w:space="0" w:color="auto"/>
                    <w:bottom w:val="none" w:sz="0" w:space="0" w:color="auto"/>
                    <w:right w:val="none" w:sz="0" w:space="0" w:color="auto"/>
                  </w:divBdr>
                </w:div>
                <w:div w:id="557909105">
                  <w:marLeft w:val="0"/>
                  <w:marRight w:val="0"/>
                  <w:marTop w:val="0"/>
                  <w:marBottom w:val="0"/>
                  <w:divBdr>
                    <w:top w:val="none" w:sz="0" w:space="0" w:color="auto"/>
                    <w:left w:val="none" w:sz="0" w:space="0" w:color="auto"/>
                    <w:bottom w:val="none" w:sz="0" w:space="0" w:color="auto"/>
                    <w:right w:val="none" w:sz="0" w:space="0" w:color="auto"/>
                  </w:divBdr>
                </w:div>
                <w:div w:id="636491775">
                  <w:marLeft w:val="0"/>
                  <w:marRight w:val="0"/>
                  <w:marTop w:val="0"/>
                  <w:marBottom w:val="0"/>
                  <w:divBdr>
                    <w:top w:val="none" w:sz="0" w:space="0" w:color="auto"/>
                    <w:left w:val="none" w:sz="0" w:space="0" w:color="auto"/>
                    <w:bottom w:val="none" w:sz="0" w:space="0" w:color="auto"/>
                    <w:right w:val="none" w:sz="0" w:space="0" w:color="auto"/>
                  </w:divBdr>
                </w:div>
                <w:div w:id="1952543663">
                  <w:marLeft w:val="0"/>
                  <w:marRight w:val="0"/>
                  <w:marTop w:val="0"/>
                  <w:marBottom w:val="0"/>
                  <w:divBdr>
                    <w:top w:val="none" w:sz="0" w:space="0" w:color="auto"/>
                    <w:left w:val="none" w:sz="0" w:space="0" w:color="auto"/>
                    <w:bottom w:val="none" w:sz="0" w:space="0" w:color="auto"/>
                    <w:right w:val="none" w:sz="0" w:space="0" w:color="auto"/>
                  </w:divBdr>
                </w:div>
              </w:divsChild>
            </w:div>
            <w:div w:id="890111779">
              <w:marLeft w:val="0"/>
              <w:marRight w:val="0"/>
              <w:marTop w:val="0"/>
              <w:marBottom w:val="0"/>
              <w:divBdr>
                <w:top w:val="none" w:sz="0" w:space="0" w:color="auto"/>
                <w:left w:val="none" w:sz="0" w:space="0" w:color="auto"/>
                <w:bottom w:val="none" w:sz="0" w:space="0" w:color="auto"/>
                <w:right w:val="none" w:sz="0" w:space="0" w:color="auto"/>
              </w:divBdr>
            </w:div>
            <w:div w:id="890654381">
              <w:marLeft w:val="0"/>
              <w:marRight w:val="0"/>
              <w:marTop w:val="0"/>
              <w:marBottom w:val="0"/>
              <w:divBdr>
                <w:top w:val="none" w:sz="0" w:space="0" w:color="auto"/>
                <w:left w:val="none" w:sz="0" w:space="0" w:color="auto"/>
                <w:bottom w:val="none" w:sz="0" w:space="0" w:color="auto"/>
                <w:right w:val="none" w:sz="0" w:space="0" w:color="auto"/>
              </w:divBdr>
            </w:div>
            <w:div w:id="891960717">
              <w:marLeft w:val="0"/>
              <w:marRight w:val="0"/>
              <w:marTop w:val="0"/>
              <w:marBottom w:val="0"/>
              <w:divBdr>
                <w:top w:val="none" w:sz="0" w:space="0" w:color="auto"/>
                <w:left w:val="none" w:sz="0" w:space="0" w:color="auto"/>
                <w:bottom w:val="none" w:sz="0" w:space="0" w:color="auto"/>
                <w:right w:val="none" w:sz="0" w:space="0" w:color="auto"/>
              </w:divBdr>
            </w:div>
            <w:div w:id="893544945">
              <w:marLeft w:val="0"/>
              <w:marRight w:val="0"/>
              <w:marTop w:val="0"/>
              <w:marBottom w:val="0"/>
              <w:divBdr>
                <w:top w:val="none" w:sz="0" w:space="0" w:color="auto"/>
                <w:left w:val="none" w:sz="0" w:space="0" w:color="auto"/>
                <w:bottom w:val="none" w:sz="0" w:space="0" w:color="auto"/>
                <w:right w:val="none" w:sz="0" w:space="0" w:color="auto"/>
              </w:divBdr>
            </w:div>
            <w:div w:id="895241550">
              <w:marLeft w:val="0"/>
              <w:marRight w:val="0"/>
              <w:marTop w:val="0"/>
              <w:marBottom w:val="0"/>
              <w:divBdr>
                <w:top w:val="none" w:sz="0" w:space="0" w:color="auto"/>
                <w:left w:val="none" w:sz="0" w:space="0" w:color="auto"/>
                <w:bottom w:val="none" w:sz="0" w:space="0" w:color="auto"/>
                <w:right w:val="none" w:sz="0" w:space="0" w:color="auto"/>
              </w:divBdr>
            </w:div>
            <w:div w:id="895242766">
              <w:marLeft w:val="0"/>
              <w:marRight w:val="0"/>
              <w:marTop w:val="0"/>
              <w:marBottom w:val="0"/>
              <w:divBdr>
                <w:top w:val="none" w:sz="0" w:space="0" w:color="auto"/>
                <w:left w:val="none" w:sz="0" w:space="0" w:color="auto"/>
                <w:bottom w:val="none" w:sz="0" w:space="0" w:color="auto"/>
                <w:right w:val="none" w:sz="0" w:space="0" w:color="auto"/>
              </w:divBdr>
            </w:div>
            <w:div w:id="899555480">
              <w:marLeft w:val="0"/>
              <w:marRight w:val="0"/>
              <w:marTop w:val="0"/>
              <w:marBottom w:val="0"/>
              <w:divBdr>
                <w:top w:val="none" w:sz="0" w:space="0" w:color="auto"/>
                <w:left w:val="none" w:sz="0" w:space="0" w:color="auto"/>
                <w:bottom w:val="none" w:sz="0" w:space="0" w:color="auto"/>
                <w:right w:val="none" w:sz="0" w:space="0" w:color="auto"/>
              </w:divBdr>
            </w:div>
            <w:div w:id="901595620">
              <w:marLeft w:val="0"/>
              <w:marRight w:val="0"/>
              <w:marTop w:val="0"/>
              <w:marBottom w:val="0"/>
              <w:divBdr>
                <w:top w:val="none" w:sz="0" w:space="0" w:color="auto"/>
                <w:left w:val="none" w:sz="0" w:space="0" w:color="auto"/>
                <w:bottom w:val="none" w:sz="0" w:space="0" w:color="auto"/>
                <w:right w:val="none" w:sz="0" w:space="0" w:color="auto"/>
              </w:divBdr>
            </w:div>
            <w:div w:id="901983595">
              <w:marLeft w:val="0"/>
              <w:marRight w:val="0"/>
              <w:marTop w:val="0"/>
              <w:marBottom w:val="0"/>
              <w:divBdr>
                <w:top w:val="none" w:sz="0" w:space="0" w:color="auto"/>
                <w:left w:val="none" w:sz="0" w:space="0" w:color="auto"/>
                <w:bottom w:val="none" w:sz="0" w:space="0" w:color="auto"/>
                <w:right w:val="none" w:sz="0" w:space="0" w:color="auto"/>
              </w:divBdr>
            </w:div>
            <w:div w:id="908080626">
              <w:marLeft w:val="0"/>
              <w:marRight w:val="0"/>
              <w:marTop w:val="0"/>
              <w:marBottom w:val="0"/>
              <w:divBdr>
                <w:top w:val="none" w:sz="0" w:space="0" w:color="auto"/>
                <w:left w:val="none" w:sz="0" w:space="0" w:color="auto"/>
                <w:bottom w:val="none" w:sz="0" w:space="0" w:color="auto"/>
                <w:right w:val="none" w:sz="0" w:space="0" w:color="auto"/>
              </w:divBdr>
            </w:div>
            <w:div w:id="909001424">
              <w:marLeft w:val="0"/>
              <w:marRight w:val="0"/>
              <w:marTop w:val="0"/>
              <w:marBottom w:val="0"/>
              <w:divBdr>
                <w:top w:val="none" w:sz="0" w:space="0" w:color="auto"/>
                <w:left w:val="none" w:sz="0" w:space="0" w:color="auto"/>
                <w:bottom w:val="none" w:sz="0" w:space="0" w:color="auto"/>
                <w:right w:val="none" w:sz="0" w:space="0" w:color="auto"/>
              </w:divBdr>
            </w:div>
            <w:div w:id="909079714">
              <w:marLeft w:val="0"/>
              <w:marRight w:val="0"/>
              <w:marTop w:val="0"/>
              <w:marBottom w:val="0"/>
              <w:divBdr>
                <w:top w:val="none" w:sz="0" w:space="0" w:color="auto"/>
                <w:left w:val="none" w:sz="0" w:space="0" w:color="auto"/>
                <w:bottom w:val="none" w:sz="0" w:space="0" w:color="auto"/>
                <w:right w:val="none" w:sz="0" w:space="0" w:color="auto"/>
              </w:divBdr>
            </w:div>
            <w:div w:id="910773467">
              <w:marLeft w:val="0"/>
              <w:marRight w:val="0"/>
              <w:marTop w:val="0"/>
              <w:marBottom w:val="0"/>
              <w:divBdr>
                <w:top w:val="none" w:sz="0" w:space="0" w:color="auto"/>
                <w:left w:val="none" w:sz="0" w:space="0" w:color="auto"/>
                <w:bottom w:val="none" w:sz="0" w:space="0" w:color="auto"/>
                <w:right w:val="none" w:sz="0" w:space="0" w:color="auto"/>
              </w:divBdr>
            </w:div>
            <w:div w:id="911895272">
              <w:marLeft w:val="0"/>
              <w:marRight w:val="0"/>
              <w:marTop w:val="0"/>
              <w:marBottom w:val="0"/>
              <w:divBdr>
                <w:top w:val="none" w:sz="0" w:space="0" w:color="auto"/>
                <w:left w:val="none" w:sz="0" w:space="0" w:color="auto"/>
                <w:bottom w:val="none" w:sz="0" w:space="0" w:color="auto"/>
                <w:right w:val="none" w:sz="0" w:space="0" w:color="auto"/>
              </w:divBdr>
            </w:div>
            <w:div w:id="912660763">
              <w:marLeft w:val="0"/>
              <w:marRight w:val="0"/>
              <w:marTop w:val="0"/>
              <w:marBottom w:val="0"/>
              <w:divBdr>
                <w:top w:val="none" w:sz="0" w:space="0" w:color="auto"/>
                <w:left w:val="none" w:sz="0" w:space="0" w:color="auto"/>
                <w:bottom w:val="none" w:sz="0" w:space="0" w:color="auto"/>
                <w:right w:val="none" w:sz="0" w:space="0" w:color="auto"/>
              </w:divBdr>
            </w:div>
            <w:div w:id="913853658">
              <w:marLeft w:val="0"/>
              <w:marRight w:val="0"/>
              <w:marTop w:val="0"/>
              <w:marBottom w:val="0"/>
              <w:divBdr>
                <w:top w:val="none" w:sz="0" w:space="0" w:color="auto"/>
                <w:left w:val="none" w:sz="0" w:space="0" w:color="auto"/>
                <w:bottom w:val="none" w:sz="0" w:space="0" w:color="auto"/>
                <w:right w:val="none" w:sz="0" w:space="0" w:color="auto"/>
              </w:divBdr>
            </w:div>
            <w:div w:id="914440667">
              <w:marLeft w:val="0"/>
              <w:marRight w:val="0"/>
              <w:marTop w:val="0"/>
              <w:marBottom w:val="0"/>
              <w:divBdr>
                <w:top w:val="none" w:sz="0" w:space="0" w:color="auto"/>
                <w:left w:val="none" w:sz="0" w:space="0" w:color="auto"/>
                <w:bottom w:val="none" w:sz="0" w:space="0" w:color="auto"/>
                <w:right w:val="none" w:sz="0" w:space="0" w:color="auto"/>
              </w:divBdr>
            </w:div>
            <w:div w:id="917792977">
              <w:marLeft w:val="0"/>
              <w:marRight w:val="0"/>
              <w:marTop w:val="0"/>
              <w:marBottom w:val="0"/>
              <w:divBdr>
                <w:top w:val="none" w:sz="0" w:space="0" w:color="auto"/>
                <w:left w:val="none" w:sz="0" w:space="0" w:color="auto"/>
                <w:bottom w:val="none" w:sz="0" w:space="0" w:color="auto"/>
                <w:right w:val="none" w:sz="0" w:space="0" w:color="auto"/>
              </w:divBdr>
            </w:div>
            <w:div w:id="920528825">
              <w:marLeft w:val="0"/>
              <w:marRight w:val="0"/>
              <w:marTop w:val="0"/>
              <w:marBottom w:val="0"/>
              <w:divBdr>
                <w:top w:val="none" w:sz="0" w:space="0" w:color="auto"/>
                <w:left w:val="none" w:sz="0" w:space="0" w:color="auto"/>
                <w:bottom w:val="none" w:sz="0" w:space="0" w:color="auto"/>
                <w:right w:val="none" w:sz="0" w:space="0" w:color="auto"/>
              </w:divBdr>
            </w:div>
            <w:div w:id="923299732">
              <w:marLeft w:val="0"/>
              <w:marRight w:val="0"/>
              <w:marTop w:val="0"/>
              <w:marBottom w:val="0"/>
              <w:divBdr>
                <w:top w:val="none" w:sz="0" w:space="0" w:color="auto"/>
                <w:left w:val="none" w:sz="0" w:space="0" w:color="auto"/>
                <w:bottom w:val="none" w:sz="0" w:space="0" w:color="auto"/>
                <w:right w:val="none" w:sz="0" w:space="0" w:color="auto"/>
              </w:divBdr>
            </w:div>
            <w:div w:id="923762307">
              <w:marLeft w:val="0"/>
              <w:marRight w:val="0"/>
              <w:marTop w:val="0"/>
              <w:marBottom w:val="0"/>
              <w:divBdr>
                <w:top w:val="none" w:sz="0" w:space="0" w:color="auto"/>
                <w:left w:val="none" w:sz="0" w:space="0" w:color="auto"/>
                <w:bottom w:val="none" w:sz="0" w:space="0" w:color="auto"/>
                <w:right w:val="none" w:sz="0" w:space="0" w:color="auto"/>
              </w:divBdr>
            </w:div>
            <w:div w:id="926965645">
              <w:marLeft w:val="0"/>
              <w:marRight w:val="0"/>
              <w:marTop w:val="0"/>
              <w:marBottom w:val="0"/>
              <w:divBdr>
                <w:top w:val="none" w:sz="0" w:space="0" w:color="auto"/>
                <w:left w:val="none" w:sz="0" w:space="0" w:color="auto"/>
                <w:bottom w:val="none" w:sz="0" w:space="0" w:color="auto"/>
                <w:right w:val="none" w:sz="0" w:space="0" w:color="auto"/>
              </w:divBdr>
            </w:div>
            <w:div w:id="928193690">
              <w:marLeft w:val="0"/>
              <w:marRight w:val="0"/>
              <w:marTop w:val="0"/>
              <w:marBottom w:val="0"/>
              <w:divBdr>
                <w:top w:val="none" w:sz="0" w:space="0" w:color="auto"/>
                <w:left w:val="none" w:sz="0" w:space="0" w:color="auto"/>
                <w:bottom w:val="none" w:sz="0" w:space="0" w:color="auto"/>
                <w:right w:val="none" w:sz="0" w:space="0" w:color="auto"/>
              </w:divBdr>
            </w:div>
            <w:div w:id="928777107">
              <w:marLeft w:val="0"/>
              <w:marRight w:val="0"/>
              <w:marTop w:val="0"/>
              <w:marBottom w:val="0"/>
              <w:divBdr>
                <w:top w:val="none" w:sz="0" w:space="0" w:color="auto"/>
                <w:left w:val="none" w:sz="0" w:space="0" w:color="auto"/>
                <w:bottom w:val="none" w:sz="0" w:space="0" w:color="auto"/>
                <w:right w:val="none" w:sz="0" w:space="0" w:color="auto"/>
              </w:divBdr>
            </w:div>
            <w:div w:id="929118082">
              <w:marLeft w:val="0"/>
              <w:marRight w:val="0"/>
              <w:marTop w:val="0"/>
              <w:marBottom w:val="0"/>
              <w:divBdr>
                <w:top w:val="none" w:sz="0" w:space="0" w:color="auto"/>
                <w:left w:val="none" w:sz="0" w:space="0" w:color="auto"/>
                <w:bottom w:val="none" w:sz="0" w:space="0" w:color="auto"/>
                <w:right w:val="none" w:sz="0" w:space="0" w:color="auto"/>
              </w:divBdr>
            </w:div>
            <w:div w:id="930162866">
              <w:marLeft w:val="0"/>
              <w:marRight w:val="0"/>
              <w:marTop w:val="0"/>
              <w:marBottom w:val="0"/>
              <w:divBdr>
                <w:top w:val="none" w:sz="0" w:space="0" w:color="auto"/>
                <w:left w:val="none" w:sz="0" w:space="0" w:color="auto"/>
                <w:bottom w:val="none" w:sz="0" w:space="0" w:color="auto"/>
                <w:right w:val="none" w:sz="0" w:space="0" w:color="auto"/>
              </w:divBdr>
            </w:div>
            <w:div w:id="930627273">
              <w:marLeft w:val="0"/>
              <w:marRight w:val="0"/>
              <w:marTop w:val="0"/>
              <w:marBottom w:val="0"/>
              <w:divBdr>
                <w:top w:val="none" w:sz="0" w:space="0" w:color="auto"/>
                <w:left w:val="none" w:sz="0" w:space="0" w:color="auto"/>
                <w:bottom w:val="none" w:sz="0" w:space="0" w:color="auto"/>
                <w:right w:val="none" w:sz="0" w:space="0" w:color="auto"/>
              </w:divBdr>
            </w:div>
            <w:div w:id="931202584">
              <w:marLeft w:val="0"/>
              <w:marRight w:val="0"/>
              <w:marTop w:val="0"/>
              <w:marBottom w:val="0"/>
              <w:divBdr>
                <w:top w:val="none" w:sz="0" w:space="0" w:color="auto"/>
                <w:left w:val="none" w:sz="0" w:space="0" w:color="auto"/>
                <w:bottom w:val="none" w:sz="0" w:space="0" w:color="auto"/>
                <w:right w:val="none" w:sz="0" w:space="0" w:color="auto"/>
              </w:divBdr>
            </w:div>
            <w:div w:id="931739507">
              <w:marLeft w:val="0"/>
              <w:marRight w:val="0"/>
              <w:marTop w:val="0"/>
              <w:marBottom w:val="0"/>
              <w:divBdr>
                <w:top w:val="none" w:sz="0" w:space="0" w:color="auto"/>
                <w:left w:val="none" w:sz="0" w:space="0" w:color="auto"/>
                <w:bottom w:val="none" w:sz="0" w:space="0" w:color="auto"/>
                <w:right w:val="none" w:sz="0" w:space="0" w:color="auto"/>
              </w:divBdr>
            </w:div>
            <w:div w:id="933056880">
              <w:marLeft w:val="0"/>
              <w:marRight w:val="0"/>
              <w:marTop w:val="0"/>
              <w:marBottom w:val="0"/>
              <w:divBdr>
                <w:top w:val="none" w:sz="0" w:space="0" w:color="auto"/>
                <w:left w:val="none" w:sz="0" w:space="0" w:color="auto"/>
                <w:bottom w:val="none" w:sz="0" w:space="0" w:color="auto"/>
                <w:right w:val="none" w:sz="0" w:space="0" w:color="auto"/>
              </w:divBdr>
            </w:div>
            <w:div w:id="933250509">
              <w:marLeft w:val="0"/>
              <w:marRight w:val="0"/>
              <w:marTop w:val="0"/>
              <w:marBottom w:val="0"/>
              <w:divBdr>
                <w:top w:val="none" w:sz="0" w:space="0" w:color="auto"/>
                <w:left w:val="none" w:sz="0" w:space="0" w:color="auto"/>
                <w:bottom w:val="none" w:sz="0" w:space="0" w:color="auto"/>
                <w:right w:val="none" w:sz="0" w:space="0" w:color="auto"/>
              </w:divBdr>
            </w:div>
            <w:div w:id="938754183">
              <w:marLeft w:val="0"/>
              <w:marRight w:val="0"/>
              <w:marTop w:val="0"/>
              <w:marBottom w:val="0"/>
              <w:divBdr>
                <w:top w:val="none" w:sz="0" w:space="0" w:color="auto"/>
                <w:left w:val="none" w:sz="0" w:space="0" w:color="auto"/>
                <w:bottom w:val="none" w:sz="0" w:space="0" w:color="auto"/>
                <w:right w:val="none" w:sz="0" w:space="0" w:color="auto"/>
              </w:divBdr>
            </w:div>
            <w:div w:id="939218235">
              <w:marLeft w:val="0"/>
              <w:marRight w:val="0"/>
              <w:marTop w:val="0"/>
              <w:marBottom w:val="0"/>
              <w:divBdr>
                <w:top w:val="none" w:sz="0" w:space="0" w:color="auto"/>
                <w:left w:val="none" w:sz="0" w:space="0" w:color="auto"/>
                <w:bottom w:val="none" w:sz="0" w:space="0" w:color="auto"/>
                <w:right w:val="none" w:sz="0" w:space="0" w:color="auto"/>
              </w:divBdr>
            </w:div>
            <w:div w:id="942956030">
              <w:marLeft w:val="0"/>
              <w:marRight w:val="0"/>
              <w:marTop w:val="0"/>
              <w:marBottom w:val="0"/>
              <w:divBdr>
                <w:top w:val="none" w:sz="0" w:space="0" w:color="auto"/>
                <w:left w:val="none" w:sz="0" w:space="0" w:color="auto"/>
                <w:bottom w:val="none" w:sz="0" w:space="0" w:color="auto"/>
                <w:right w:val="none" w:sz="0" w:space="0" w:color="auto"/>
              </w:divBdr>
            </w:div>
            <w:div w:id="945233581">
              <w:marLeft w:val="0"/>
              <w:marRight w:val="0"/>
              <w:marTop w:val="0"/>
              <w:marBottom w:val="0"/>
              <w:divBdr>
                <w:top w:val="none" w:sz="0" w:space="0" w:color="auto"/>
                <w:left w:val="none" w:sz="0" w:space="0" w:color="auto"/>
                <w:bottom w:val="none" w:sz="0" w:space="0" w:color="auto"/>
                <w:right w:val="none" w:sz="0" w:space="0" w:color="auto"/>
              </w:divBdr>
            </w:div>
            <w:div w:id="945384779">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947200276">
              <w:marLeft w:val="0"/>
              <w:marRight w:val="0"/>
              <w:marTop w:val="0"/>
              <w:marBottom w:val="0"/>
              <w:divBdr>
                <w:top w:val="none" w:sz="0" w:space="0" w:color="auto"/>
                <w:left w:val="none" w:sz="0" w:space="0" w:color="auto"/>
                <w:bottom w:val="none" w:sz="0" w:space="0" w:color="auto"/>
                <w:right w:val="none" w:sz="0" w:space="0" w:color="auto"/>
              </w:divBdr>
            </w:div>
            <w:div w:id="948779327">
              <w:marLeft w:val="0"/>
              <w:marRight w:val="0"/>
              <w:marTop w:val="0"/>
              <w:marBottom w:val="0"/>
              <w:divBdr>
                <w:top w:val="none" w:sz="0" w:space="0" w:color="auto"/>
                <w:left w:val="none" w:sz="0" w:space="0" w:color="auto"/>
                <w:bottom w:val="none" w:sz="0" w:space="0" w:color="auto"/>
                <w:right w:val="none" w:sz="0" w:space="0" w:color="auto"/>
              </w:divBdr>
            </w:div>
            <w:div w:id="948857993">
              <w:marLeft w:val="0"/>
              <w:marRight w:val="0"/>
              <w:marTop w:val="0"/>
              <w:marBottom w:val="0"/>
              <w:divBdr>
                <w:top w:val="none" w:sz="0" w:space="0" w:color="auto"/>
                <w:left w:val="none" w:sz="0" w:space="0" w:color="auto"/>
                <w:bottom w:val="none" w:sz="0" w:space="0" w:color="auto"/>
                <w:right w:val="none" w:sz="0" w:space="0" w:color="auto"/>
              </w:divBdr>
            </w:div>
            <w:div w:id="950209847">
              <w:marLeft w:val="0"/>
              <w:marRight w:val="0"/>
              <w:marTop w:val="0"/>
              <w:marBottom w:val="0"/>
              <w:divBdr>
                <w:top w:val="none" w:sz="0" w:space="0" w:color="auto"/>
                <w:left w:val="none" w:sz="0" w:space="0" w:color="auto"/>
                <w:bottom w:val="none" w:sz="0" w:space="0" w:color="auto"/>
                <w:right w:val="none" w:sz="0" w:space="0" w:color="auto"/>
              </w:divBdr>
            </w:div>
            <w:div w:id="954025288">
              <w:marLeft w:val="0"/>
              <w:marRight w:val="0"/>
              <w:marTop w:val="0"/>
              <w:marBottom w:val="0"/>
              <w:divBdr>
                <w:top w:val="none" w:sz="0" w:space="0" w:color="auto"/>
                <w:left w:val="none" w:sz="0" w:space="0" w:color="auto"/>
                <w:bottom w:val="none" w:sz="0" w:space="0" w:color="auto"/>
                <w:right w:val="none" w:sz="0" w:space="0" w:color="auto"/>
              </w:divBdr>
            </w:div>
            <w:div w:id="954362043">
              <w:marLeft w:val="0"/>
              <w:marRight w:val="0"/>
              <w:marTop w:val="0"/>
              <w:marBottom w:val="0"/>
              <w:divBdr>
                <w:top w:val="none" w:sz="0" w:space="0" w:color="auto"/>
                <w:left w:val="none" w:sz="0" w:space="0" w:color="auto"/>
                <w:bottom w:val="none" w:sz="0" w:space="0" w:color="auto"/>
                <w:right w:val="none" w:sz="0" w:space="0" w:color="auto"/>
              </w:divBdr>
            </w:div>
            <w:div w:id="956370292">
              <w:marLeft w:val="0"/>
              <w:marRight w:val="0"/>
              <w:marTop w:val="0"/>
              <w:marBottom w:val="0"/>
              <w:divBdr>
                <w:top w:val="none" w:sz="0" w:space="0" w:color="auto"/>
                <w:left w:val="none" w:sz="0" w:space="0" w:color="auto"/>
                <w:bottom w:val="none" w:sz="0" w:space="0" w:color="auto"/>
                <w:right w:val="none" w:sz="0" w:space="0" w:color="auto"/>
              </w:divBdr>
            </w:div>
            <w:div w:id="957222300">
              <w:marLeft w:val="0"/>
              <w:marRight w:val="0"/>
              <w:marTop w:val="0"/>
              <w:marBottom w:val="0"/>
              <w:divBdr>
                <w:top w:val="none" w:sz="0" w:space="0" w:color="auto"/>
                <w:left w:val="none" w:sz="0" w:space="0" w:color="auto"/>
                <w:bottom w:val="none" w:sz="0" w:space="0" w:color="auto"/>
                <w:right w:val="none" w:sz="0" w:space="0" w:color="auto"/>
              </w:divBdr>
            </w:div>
            <w:div w:id="957377036">
              <w:marLeft w:val="0"/>
              <w:marRight w:val="0"/>
              <w:marTop w:val="0"/>
              <w:marBottom w:val="0"/>
              <w:divBdr>
                <w:top w:val="none" w:sz="0" w:space="0" w:color="auto"/>
                <w:left w:val="none" w:sz="0" w:space="0" w:color="auto"/>
                <w:bottom w:val="none" w:sz="0" w:space="0" w:color="auto"/>
                <w:right w:val="none" w:sz="0" w:space="0" w:color="auto"/>
              </w:divBdr>
            </w:div>
            <w:div w:id="958411593">
              <w:marLeft w:val="0"/>
              <w:marRight w:val="0"/>
              <w:marTop w:val="0"/>
              <w:marBottom w:val="0"/>
              <w:divBdr>
                <w:top w:val="none" w:sz="0" w:space="0" w:color="auto"/>
                <w:left w:val="none" w:sz="0" w:space="0" w:color="auto"/>
                <w:bottom w:val="none" w:sz="0" w:space="0" w:color="auto"/>
                <w:right w:val="none" w:sz="0" w:space="0" w:color="auto"/>
              </w:divBdr>
            </w:div>
            <w:div w:id="961811912">
              <w:marLeft w:val="0"/>
              <w:marRight w:val="0"/>
              <w:marTop w:val="0"/>
              <w:marBottom w:val="0"/>
              <w:divBdr>
                <w:top w:val="none" w:sz="0" w:space="0" w:color="auto"/>
                <w:left w:val="none" w:sz="0" w:space="0" w:color="auto"/>
                <w:bottom w:val="none" w:sz="0" w:space="0" w:color="auto"/>
                <w:right w:val="none" w:sz="0" w:space="0" w:color="auto"/>
              </w:divBdr>
            </w:div>
            <w:div w:id="964190963">
              <w:marLeft w:val="0"/>
              <w:marRight w:val="0"/>
              <w:marTop w:val="0"/>
              <w:marBottom w:val="0"/>
              <w:divBdr>
                <w:top w:val="none" w:sz="0" w:space="0" w:color="auto"/>
                <w:left w:val="none" w:sz="0" w:space="0" w:color="auto"/>
                <w:bottom w:val="none" w:sz="0" w:space="0" w:color="auto"/>
                <w:right w:val="none" w:sz="0" w:space="0" w:color="auto"/>
              </w:divBdr>
            </w:div>
            <w:div w:id="964775685">
              <w:marLeft w:val="0"/>
              <w:marRight w:val="0"/>
              <w:marTop w:val="0"/>
              <w:marBottom w:val="0"/>
              <w:divBdr>
                <w:top w:val="none" w:sz="0" w:space="0" w:color="auto"/>
                <w:left w:val="none" w:sz="0" w:space="0" w:color="auto"/>
                <w:bottom w:val="none" w:sz="0" w:space="0" w:color="auto"/>
                <w:right w:val="none" w:sz="0" w:space="0" w:color="auto"/>
              </w:divBdr>
            </w:div>
            <w:div w:id="966593889">
              <w:marLeft w:val="0"/>
              <w:marRight w:val="0"/>
              <w:marTop w:val="0"/>
              <w:marBottom w:val="0"/>
              <w:divBdr>
                <w:top w:val="none" w:sz="0" w:space="0" w:color="auto"/>
                <w:left w:val="none" w:sz="0" w:space="0" w:color="auto"/>
                <w:bottom w:val="none" w:sz="0" w:space="0" w:color="auto"/>
                <w:right w:val="none" w:sz="0" w:space="0" w:color="auto"/>
              </w:divBdr>
            </w:div>
            <w:div w:id="968705657">
              <w:marLeft w:val="0"/>
              <w:marRight w:val="0"/>
              <w:marTop w:val="0"/>
              <w:marBottom w:val="0"/>
              <w:divBdr>
                <w:top w:val="none" w:sz="0" w:space="0" w:color="auto"/>
                <w:left w:val="none" w:sz="0" w:space="0" w:color="auto"/>
                <w:bottom w:val="none" w:sz="0" w:space="0" w:color="auto"/>
                <w:right w:val="none" w:sz="0" w:space="0" w:color="auto"/>
              </w:divBdr>
            </w:div>
            <w:div w:id="970744442">
              <w:marLeft w:val="0"/>
              <w:marRight w:val="0"/>
              <w:marTop w:val="0"/>
              <w:marBottom w:val="0"/>
              <w:divBdr>
                <w:top w:val="none" w:sz="0" w:space="0" w:color="auto"/>
                <w:left w:val="none" w:sz="0" w:space="0" w:color="auto"/>
                <w:bottom w:val="none" w:sz="0" w:space="0" w:color="auto"/>
                <w:right w:val="none" w:sz="0" w:space="0" w:color="auto"/>
              </w:divBdr>
            </w:div>
            <w:div w:id="972561374">
              <w:marLeft w:val="0"/>
              <w:marRight w:val="0"/>
              <w:marTop w:val="360"/>
              <w:marBottom w:val="0"/>
              <w:divBdr>
                <w:top w:val="single" w:sz="6" w:space="0" w:color="auto"/>
                <w:left w:val="single" w:sz="6" w:space="0" w:color="auto"/>
                <w:bottom w:val="single" w:sz="6" w:space="0" w:color="auto"/>
                <w:right w:val="single" w:sz="6" w:space="0" w:color="auto"/>
              </w:divBdr>
            </w:div>
            <w:div w:id="973606087">
              <w:marLeft w:val="0"/>
              <w:marRight w:val="0"/>
              <w:marTop w:val="0"/>
              <w:marBottom w:val="0"/>
              <w:divBdr>
                <w:top w:val="none" w:sz="0" w:space="0" w:color="auto"/>
                <w:left w:val="none" w:sz="0" w:space="0" w:color="auto"/>
                <w:bottom w:val="none" w:sz="0" w:space="0" w:color="auto"/>
                <w:right w:val="none" w:sz="0" w:space="0" w:color="auto"/>
              </w:divBdr>
            </w:div>
            <w:div w:id="973871774">
              <w:marLeft w:val="0"/>
              <w:marRight w:val="0"/>
              <w:marTop w:val="0"/>
              <w:marBottom w:val="0"/>
              <w:divBdr>
                <w:top w:val="none" w:sz="0" w:space="0" w:color="auto"/>
                <w:left w:val="none" w:sz="0" w:space="0" w:color="auto"/>
                <w:bottom w:val="none" w:sz="0" w:space="0" w:color="auto"/>
                <w:right w:val="none" w:sz="0" w:space="0" w:color="auto"/>
              </w:divBdr>
            </w:div>
            <w:div w:id="974721311">
              <w:marLeft w:val="0"/>
              <w:marRight w:val="0"/>
              <w:marTop w:val="0"/>
              <w:marBottom w:val="0"/>
              <w:divBdr>
                <w:top w:val="none" w:sz="0" w:space="0" w:color="auto"/>
                <w:left w:val="none" w:sz="0" w:space="0" w:color="auto"/>
                <w:bottom w:val="none" w:sz="0" w:space="0" w:color="auto"/>
                <w:right w:val="none" w:sz="0" w:space="0" w:color="auto"/>
              </w:divBdr>
            </w:div>
            <w:div w:id="975067661">
              <w:marLeft w:val="0"/>
              <w:marRight w:val="0"/>
              <w:marTop w:val="0"/>
              <w:marBottom w:val="0"/>
              <w:divBdr>
                <w:top w:val="none" w:sz="0" w:space="0" w:color="auto"/>
                <w:left w:val="none" w:sz="0" w:space="0" w:color="auto"/>
                <w:bottom w:val="none" w:sz="0" w:space="0" w:color="auto"/>
                <w:right w:val="none" w:sz="0" w:space="0" w:color="auto"/>
              </w:divBdr>
            </w:div>
            <w:div w:id="977493587">
              <w:marLeft w:val="0"/>
              <w:marRight w:val="0"/>
              <w:marTop w:val="0"/>
              <w:marBottom w:val="0"/>
              <w:divBdr>
                <w:top w:val="none" w:sz="0" w:space="0" w:color="auto"/>
                <w:left w:val="none" w:sz="0" w:space="0" w:color="auto"/>
                <w:bottom w:val="none" w:sz="0" w:space="0" w:color="auto"/>
                <w:right w:val="none" w:sz="0" w:space="0" w:color="auto"/>
              </w:divBdr>
            </w:div>
            <w:div w:id="977875293">
              <w:marLeft w:val="0"/>
              <w:marRight w:val="0"/>
              <w:marTop w:val="0"/>
              <w:marBottom w:val="0"/>
              <w:divBdr>
                <w:top w:val="none" w:sz="0" w:space="0" w:color="auto"/>
                <w:left w:val="none" w:sz="0" w:space="0" w:color="auto"/>
                <w:bottom w:val="none" w:sz="0" w:space="0" w:color="auto"/>
                <w:right w:val="none" w:sz="0" w:space="0" w:color="auto"/>
              </w:divBdr>
            </w:div>
            <w:div w:id="978219949">
              <w:marLeft w:val="0"/>
              <w:marRight w:val="0"/>
              <w:marTop w:val="0"/>
              <w:marBottom w:val="0"/>
              <w:divBdr>
                <w:top w:val="none" w:sz="0" w:space="0" w:color="auto"/>
                <w:left w:val="none" w:sz="0" w:space="0" w:color="auto"/>
                <w:bottom w:val="none" w:sz="0" w:space="0" w:color="auto"/>
                <w:right w:val="none" w:sz="0" w:space="0" w:color="auto"/>
              </w:divBdr>
            </w:div>
            <w:div w:id="980383792">
              <w:marLeft w:val="0"/>
              <w:marRight w:val="0"/>
              <w:marTop w:val="0"/>
              <w:marBottom w:val="0"/>
              <w:divBdr>
                <w:top w:val="none" w:sz="0" w:space="0" w:color="auto"/>
                <w:left w:val="none" w:sz="0" w:space="0" w:color="auto"/>
                <w:bottom w:val="none" w:sz="0" w:space="0" w:color="auto"/>
                <w:right w:val="none" w:sz="0" w:space="0" w:color="auto"/>
              </w:divBdr>
            </w:div>
            <w:div w:id="981613768">
              <w:marLeft w:val="0"/>
              <w:marRight w:val="0"/>
              <w:marTop w:val="0"/>
              <w:marBottom w:val="0"/>
              <w:divBdr>
                <w:top w:val="none" w:sz="0" w:space="0" w:color="auto"/>
                <w:left w:val="none" w:sz="0" w:space="0" w:color="auto"/>
                <w:bottom w:val="none" w:sz="0" w:space="0" w:color="auto"/>
                <w:right w:val="none" w:sz="0" w:space="0" w:color="auto"/>
              </w:divBdr>
            </w:div>
            <w:div w:id="982194068">
              <w:marLeft w:val="0"/>
              <w:marRight w:val="0"/>
              <w:marTop w:val="0"/>
              <w:marBottom w:val="0"/>
              <w:divBdr>
                <w:top w:val="none" w:sz="0" w:space="0" w:color="auto"/>
                <w:left w:val="none" w:sz="0" w:space="0" w:color="auto"/>
                <w:bottom w:val="none" w:sz="0" w:space="0" w:color="auto"/>
                <w:right w:val="none" w:sz="0" w:space="0" w:color="auto"/>
              </w:divBdr>
            </w:div>
            <w:div w:id="982655800">
              <w:marLeft w:val="0"/>
              <w:marRight w:val="0"/>
              <w:marTop w:val="0"/>
              <w:marBottom w:val="0"/>
              <w:divBdr>
                <w:top w:val="none" w:sz="0" w:space="0" w:color="auto"/>
                <w:left w:val="none" w:sz="0" w:space="0" w:color="auto"/>
                <w:bottom w:val="none" w:sz="0" w:space="0" w:color="auto"/>
                <w:right w:val="none" w:sz="0" w:space="0" w:color="auto"/>
              </w:divBdr>
            </w:div>
            <w:div w:id="984312211">
              <w:marLeft w:val="0"/>
              <w:marRight w:val="0"/>
              <w:marTop w:val="0"/>
              <w:marBottom w:val="0"/>
              <w:divBdr>
                <w:top w:val="none" w:sz="0" w:space="0" w:color="auto"/>
                <w:left w:val="none" w:sz="0" w:space="0" w:color="auto"/>
                <w:bottom w:val="none" w:sz="0" w:space="0" w:color="auto"/>
                <w:right w:val="none" w:sz="0" w:space="0" w:color="auto"/>
              </w:divBdr>
            </w:div>
            <w:div w:id="984312922">
              <w:marLeft w:val="0"/>
              <w:marRight w:val="0"/>
              <w:marTop w:val="0"/>
              <w:marBottom w:val="0"/>
              <w:divBdr>
                <w:top w:val="none" w:sz="0" w:space="0" w:color="auto"/>
                <w:left w:val="none" w:sz="0" w:space="0" w:color="auto"/>
                <w:bottom w:val="none" w:sz="0" w:space="0" w:color="auto"/>
                <w:right w:val="none" w:sz="0" w:space="0" w:color="auto"/>
              </w:divBdr>
            </w:div>
            <w:div w:id="985477976">
              <w:marLeft w:val="0"/>
              <w:marRight w:val="0"/>
              <w:marTop w:val="0"/>
              <w:marBottom w:val="0"/>
              <w:divBdr>
                <w:top w:val="none" w:sz="0" w:space="0" w:color="auto"/>
                <w:left w:val="none" w:sz="0" w:space="0" w:color="auto"/>
                <w:bottom w:val="none" w:sz="0" w:space="0" w:color="auto"/>
                <w:right w:val="none" w:sz="0" w:space="0" w:color="auto"/>
              </w:divBdr>
            </w:div>
            <w:div w:id="986595162">
              <w:marLeft w:val="0"/>
              <w:marRight w:val="0"/>
              <w:marTop w:val="0"/>
              <w:marBottom w:val="0"/>
              <w:divBdr>
                <w:top w:val="none" w:sz="0" w:space="0" w:color="auto"/>
                <w:left w:val="none" w:sz="0" w:space="0" w:color="auto"/>
                <w:bottom w:val="none" w:sz="0" w:space="0" w:color="auto"/>
                <w:right w:val="none" w:sz="0" w:space="0" w:color="auto"/>
              </w:divBdr>
            </w:div>
            <w:div w:id="990064892">
              <w:marLeft w:val="0"/>
              <w:marRight w:val="0"/>
              <w:marTop w:val="0"/>
              <w:marBottom w:val="0"/>
              <w:divBdr>
                <w:top w:val="none" w:sz="0" w:space="0" w:color="auto"/>
                <w:left w:val="none" w:sz="0" w:space="0" w:color="auto"/>
                <w:bottom w:val="none" w:sz="0" w:space="0" w:color="auto"/>
                <w:right w:val="none" w:sz="0" w:space="0" w:color="auto"/>
              </w:divBdr>
            </w:div>
            <w:div w:id="990406865">
              <w:marLeft w:val="0"/>
              <w:marRight w:val="0"/>
              <w:marTop w:val="0"/>
              <w:marBottom w:val="0"/>
              <w:divBdr>
                <w:top w:val="none" w:sz="0" w:space="0" w:color="auto"/>
                <w:left w:val="none" w:sz="0" w:space="0" w:color="auto"/>
                <w:bottom w:val="none" w:sz="0" w:space="0" w:color="auto"/>
                <w:right w:val="none" w:sz="0" w:space="0" w:color="auto"/>
              </w:divBdr>
            </w:div>
            <w:div w:id="991061252">
              <w:marLeft w:val="0"/>
              <w:marRight w:val="0"/>
              <w:marTop w:val="0"/>
              <w:marBottom w:val="0"/>
              <w:divBdr>
                <w:top w:val="none" w:sz="0" w:space="0" w:color="auto"/>
                <w:left w:val="none" w:sz="0" w:space="0" w:color="auto"/>
                <w:bottom w:val="none" w:sz="0" w:space="0" w:color="auto"/>
                <w:right w:val="none" w:sz="0" w:space="0" w:color="auto"/>
              </w:divBdr>
            </w:div>
            <w:div w:id="991521597">
              <w:marLeft w:val="0"/>
              <w:marRight w:val="0"/>
              <w:marTop w:val="0"/>
              <w:marBottom w:val="0"/>
              <w:divBdr>
                <w:top w:val="none" w:sz="0" w:space="0" w:color="auto"/>
                <w:left w:val="none" w:sz="0" w:space="0" w:color="auto"/>
                <w:bottom w:val="none" w:sz="0" w:space="0" w:color="auto"/>
                <w:right w:val="none" w:sz="0" w:space="0" w:color="auto"/>
              </w:divBdr>
            </w:div>
            <w:div w:id="992761686">
              <w:marLeft w:val="0"/>
              <w:marRight w:val="0"/>
              <w:marTop w:val="0"/>
              <w:marBottom w:val="0"/>
              <w:divBdr>
                <w:top w:val="none" w:sz="0" w:space="0" w:color="auto"/>
                <w:left w:val="none" w:sz="0" w:space="0" w:color="auto"/>
                <w:bottom w:val="none" w:sz="0" w:space="0" w:color="auto"/>
                <w:right w:val="none" w:sz="0" w:space="0" w:color="auto"/>
              </w:divBdr>
            </w:div>
            <w:div w:id="992955177">
              <w:marLeft w:val="0"/>
              <w:marRight w:val="0"/>
              <w:marTop w:val="0"/>
              <w:marBottom w:val="0"/>
              <w:divBdr>
                <w:top w:val="none" w:sz="0" w:space="0" w:color="auto"/>
                <w:left w:val="none" w:sz="0" w:space="0" w:color="auto"/>
                <w:bottom w:val="none" w:sz="0" w:space="0" w:color="auto"/>
                <w:right w:val="none" w:sz="0" w:space="0" w:color="auto"/>
              </w:divBdr>
            </w:div>
            <w:div w:id="993794977">
              <w:marLeft w:val="0"/>
              <w:marRight w:val="0"/>
              <w:marTop w:val="0"/>
              <w:marBottom w:val="0"/>
              <w:divBdr>
                <w:top w:val="none" w:sz="0" w:space="0" w:color="auto"/>
                <w:left w:val="none" w:sz="0" w:space="0" w:color="auto"/>
                <w:bottom w:val="none" w:sz="0" w:space="0" w:color="auto"/>
                <w:right w:val="none" w:sz="0" w:space="0" w:color="auto"/>
              </w:divBdr>
            </w:div>
            <w:div w:id="995498396">
              <w:marLeft w:val="0"/>
              <w:marRight w:val="0"/>
              <w:marTop w:val="0"/>
              <w:marBottom w:val="0"/>
              <w:divBdr>
                <w:top w:val="none" w:sz="0" w:space="0" w:color="auto"/>
                <w:left w:val="none" w:sz="0" w:space="0" w:color="auto"/>
                <w:bottom w:val="none" w:sz="0" w:space="0" w:color="auto"/>
                <w:right w:val="none" w:sz="0" w:space="0" w:color="auto"/>
              </w:divBdr>
            </w:div>
            <w:div w:id="996806417">
              <w:marLeft w:val="0"/>
              <w:marRight w:val="0"/>
              <w:marTop w:val="0"/>
              <w:marBottom w:val="0"/>
              <w:divBdr>
                <w:top w:val="none" w:sz="0" w:space="0" w:color="auto"/>
                <w:left w:val="none" w:sz="0" w:space="0" w:color="auto"/>
                <w:bottom w:val="none" w:sz="0" w:space="0" w:color="auto"/>
                <w:right w:val="none" w:sz="0" w:space="0" w:color="auto"/>
              </w:divBdr>
            </w:div>
            <w:div w:id="1002970764">
              <w:marLeft w:val="0"/>
              <w:marRight w:val="0"/>
              <w:marTop w:val="0"/>
              <w:marBottom w:val="0"/>
              <w:divBdr>
                <w:top w:val="none" w:sz="0" w:space="0" w:color="auto"/>
                <w:left w:val="none" w:sz="0" w:space="0" w:color="auto"/>
                <w:bottom w:val="none" w:sz="0" w:space="0" w:color="auto"/>
                <w:right w:val="none" w:sz="0" w:space="0" w:color="auto"/>
              </w:divBdr>
            </w:div>
            <w:div w:id="1006057049">
              <w:marLeft w:val="0"/>
              <w:marRight w:val="0"/>
              <w:marTop w:val="0"/>
              <w:marBottom w:val="0"/>
              <w:divBdr>
                <w:top w:val="none" w:sz="0" w:space="0" w:color="auto"/>
                <w:left w:val="none" w:sz="0" w:space="0" w:color="auto"/>
                <w:bottom w:val="none" w:sz="0" w:space="0" w:color="auto"/>
                <w:right w:val="none" w:sz="0" w:space="0" w:color="auto"/>
              </w:divBdr>
            </w:div>
            <w:div w:id="1006900281">
              <w:marLeft w:val="0"/>
              <w:marRight w:val="0"/>
              <w:marTop w:val="0"/>
              <w:marBottom w:val="0"/>
              <w:divBdr>
                <w:top w:val="none" w:sz="0" w:space="0" w:color="auto"/>
                <w:left w:val="none" w:sz="0" w:space="0" w:color="auto"/>
                <w:bottom w:val="none" w:sz="0" w:space="0" w:color="auto"/>
                <w:right w:val="none" w:sz="0" w:space="0" w:color="auto"/>
              </w:divBdr>
            </w:div>
            <w:div w:id="1007908916">
              <w:marLeft w:val="0"/>
              <w:marRight w:val="0"/>
              <w:marTop w:val="0"/>
              <w:marBottom w:val="0"/>
              <w:divBdr>
                <w:top w:val="none" w:sz="0" w:space="0" w:color="auto"/>
                <w:left w:val="none" w:sz="0" w:space="0" w:color="auto"/>
                <w:bottom w:val="none" w:sz="0" w:space="0" w:color="auto"/>
                <w:right w:val="none" w:sz="0" w:space="0" w:color="auto"/>
              </w:divBdr>
            </w:div>
            <w:div w:id="1008141551">
              <w:marLeft w:val="0"/>
              <w:marRight w:val="0"/>
              <w:marTop w:val="0"/>
              <w:marBottom w:val="0"/>
              <w:divBdr>
                <w:top w:val="none" w:sz="0" w:space="0" w:color="auto"/>
                <w:left w:val="none" w:sz="0" w:space="0" w:color="auto"/>
                <w:bottom w:val="none" w:sz="0" w:space="0" w:color="auto"/>
                <w:right w:val="none" w:sz="0" w:space="0" w:color="auto"/>
              </w:divBdr>
            </w:div>
            <w:div w:id="1008677055">
              <w:marLeft w:val="0"/>
              <w:marRight w:val="0"/>
              <w:marTop w:val="0"/>
              <w:marBottom w:val="0"/>
              <w:divBdr>
                <w:top w:val="none" w:sz="0" w:space="0" w:color="auto"/>
                <w:left w:val="none" w:sz="0" w:space="0" w:color="auto"/>
                <w:bottom w:val="none" w:sz="0" w:space="0" w:color="auto"/>
                <w:right w:val="none" w:sz="0" w:space="0" w:color="auto"/>
              </w:divBdr>
            </w:div>
            <w:div w:id="1008677462">
              <w:marLeft w:val="0"/>
              <w:marRight w:val="0"/>
              <w:marTop w:val="0"/>
              <w:marBottom w:val="0"/>
              <w:divBdr>
                <w:top w:val="none" w:sz="0" w:space="0" w:color="auto"/>
                <w:left w:val="none" w:sz="0" w:space="0" w:color="auto"/>
                <w:bottom w:val="none" w:sz="0" w:space="0" w:color="auto"/>
                <w:right w:val="none" w:sz="0" w:space="0" w:color="auto"/>
              </w:divBdr>
            </w:div>
            <w:div w:id="1008747714">
              <w:marLeft w:val="0"/>
              <w:marRight w:val="0"/>
              <w:marTop w:val="0"/>
              <w:marBottom w:val="0"/>
              <w:divBdr>
                <w:top w:val="none" w:sz="0" w:space="0" w:color="auto"/>
                <w:left w:val="none" w:sz="0" w:space="0" w:color="auto"/>
                <w:bottom w:val="none" w:sz="0" w:space="0" w:color="auto"/>
                <w:right w:val="none" w:sz="0" w:space="0" w:color="auto"/>
              </w:divBdr>
            </w:div>
            <w:div w:id="1008993117">
              <w:marLeft w:val="0"/>
              <w:marRight w:val="0"/>
              <w:marTop w:val="0"/>
              <w:marBottom w:val="0"/>
              <w:divBdr>
                <w:top w:val="none" w:sz="0" w:space="0" w:color="auto"/>
                <w:left w:val="none" w:sz="0" w:space="0" w:color="auto"/>
                <w:bottom w:val="none" w:sz="0" w:space="0" w:color="auto"/>
                <w:right w:val="none" w:sz="0" w:space="0" w:color="auto"/>
              </w:divBdr>
            </w:div>
            <w:div w:id="1009211427">
              <w:marLeft w:val="0"/>
              <w:marRight w:val="0"/>
              <w:marTop w:val="0"/>
              <w:marBottom w:val="0"/>
              <w:divBdr>
                <w:top w:val="none" w:sz="0" w:space="0" w:color="auto"/>
                <w:left w:val="none" w:sz="0" w:space="0" w:color="auto"/>
                <w:bottom w:val="none" w:sz="0" w:space="0" w:color="auto"/>
                <w:right w:val="none" w:sz="0" w:space="0" w:color="auto"/>
              </w:divBdr>
            </w:div>
            <w:div w:id="1012949385">
              <w:marLeft w:val="0"/>
              <w:marRight w:val="0"/>
              <w:marTop w:val="0"/>
              <w:marBottom w:val="0"/>
              <w:divBdr>
                <w:top w:val="none" w:sz="0" w:space="0" w:color="auto"/>
                <w:left w:val="none" w:sz="0" w:space="0" w:color="auto"/>
                <w:bottom w:val="none" w:sz="0" w:space="0" w:color="auto"/>
                <w:right w:val="none" w:sz="0" w:space="0" w:color="auto"/>
              </w:divBdr>
            </w:div>
            <w:div w:id="1013342719">
              <w:marLeft w:val="0"/>
              <w:marRight w:val="0"/>
              <w:marTop w:val="0"/>
              <w:marBottom w:val="0"/>
              <w:divBdr>
                <w:top w:val="none" w:sz="0" w:space="0" w:color="auto"/>
                <w:left w:val="none" w:sz="0" w:space="0" w:color="auto"/>
                <w:bottom w:val="none" w:sz="0" w:space="0" w:color="auto"/>
                <w:right w:val="none" w:sz="0" w:space="0" w:color="auto"/>
              </w:divBdr>
            </w:div>
            <w:div w:id="1013412812">
              <w:marLeft w:val="0"/>
              <w:marRight w:val="0"/>
              <w:marTop w:val="0"/>
              <w:marBottom w:val="0"/>
              <w:divBdr>
                <w:top w:val="none" w:sz="0" w:space="0" w:color="auto"/>
                <w:left w:val="none" w:sz="0" w:space="0" w:color="auto"/>
                <w:bottom w:val="none" w:sz="0" w:space="0" w:color="auto"/>
                <w:right w:val="none" w:sz="0" w:space="0" w:color="auto"/>
              </w:divBdr>
            </w:div>
            <w:div w:id="1014649897">
              <w:marLeft w:val="0"/>
              <w:marRight w:val="0"/>
              <w:marTop w:val="0"/>
              <w:marBottom w:val="0"/>
              <w:divBdr>
                <w:top w:val="none" w:sz="0" w:space="0" w:color="auto"/>
                <w:left w:val="none" w:sz="0" w:space="0" w:color="auto"/>
                <w:bottom w:val="none" w:sz="0" w:space="0" w:color="auto"/>
                <w:right w:val="none" w:sz="0" w:space="0" w:color="auto"/>
              </w:divBdr>
            </w:div>
            <w:div w:id="1014722893">
              <w:marLeft w:val="0"/>
              <w:marRight w:val="0"/>
              <w:marTop w:val="0"/>
              <w:marBottom w:val="0"/>
              <w:divBdr>
                <w:top w:val="none" w:sz="0" w:space="0" w:color="auto"/>
                <w:left w:val="none" w:sz="0" w:space="0" w:color="auto"/>
                <w:bottom w:val="none" w:sz="0" w:space="0" w:color="auto"/>
                <w:right w:val="none" w:sz="0" w:space="0" w:color="auto"/>
              </w:divBdr>
            </w:div>
            <w:div w:id="1014768092">
              <w:marLeft w:val="0"/>
              <w:marRight w:val="0"/>
              <w:marTop w:val="0"/>
              <w:marBottom w:val="0"/>
              <w:divBdr>
                <w:top w:val="none" w:sz="0" w:space="0" w:color="auto"/>
                <w:left w:val="none" w:sz="0" w:space="0" w:color="auto"/>
                <w:bottom w:val="none" w:sz="0" w:space="0" w:color="auto"/>
                <w:right w:val="none" w:sz="0" w:space="0" w:color="auto"/>
              </w:divBdr>
            </w:div>
            <w:div w:id="1015352740">
              <w:marLeft w:val="0"/>
              <w:marRight w:val="0"/>
              <w:marTop w:val="0"/>
              <w:marBottom w:val="0"/>
              <w:divBdr>
                <w:top w:val="none" w:sz="0" w:space="0" w:color="auto"/>
                <w:left w:val="none" w:sz="0" w:space="0" w:color="auto"/>
                <w:bottom w:val="none" w:sz="0" w:space="0" w:color="auto"/>
                <w:right w:val="none" w:sz="0" w:space="0" w:color="auto"/>
              </w:divBdr>
            </w:div>
            <w:div w:id="1020424727">
              <w:marLeft w:val="0"/>
              <w:marRight w:val="0"/>
              <w:marTop w:val="0"/>
              <w:marBottom w:val="0"/>
              <w:divBdr>
                <w:top w:val="none" w:sz="0" w:space="0" w:color="auto"/>
                <w:left w:val="none" w:sz="0" w:space="0" w:color="auto"/>
                <w:bottom w:val="none" w:sz="0" w:space="0" w:color="auto"/>
                <w:right w:val="none" w:sz="0" w:space="0" w:color="auto"/>
              </w:divBdr>
            </w:div>
            <w:div w:id="1020814795">
              <w:marLeft w:val="0"/>
              <w:marRight w:val="0"/>
              <w:marTop w:val="0"/>
              <w:marBottom w:val="0"/>
              <w:divBdr>
                <w:top w:val="none" w:sz="0" w:space="0" w:color="auto"/>
                <w:left w:val="none" w:sz="0" w:space="0" w:color="auto"/>
                <w:bottom w:val="none" w:sz="0" w:space="0" w:color="auto"/>
                <w:right w:val="none" w:sz="0" w:space="0" w:color="auto"/>
              </w:divBdr>
            </w:div>
            <w:div w:id="1021013517">
              <w:marLeft w:val="0"/>
              <w:marRight w:val="0"/>
              <w:marTop w:val="0"/>
              <w:marBottom w:val="0"/>
              <w:divBdr>
                <w:top w:val="none" w:sz="0" w:space="0" w:color="auto"/>
                <w:left w:val="none" w:sz="0" w:space="0" w:color="auto"/>
                <w:bottom w:val="none" w:sz="0" w:space="0" w:color="auto"/>
                <w:right w:val="none" w:sz="0" w:space="0" w:color="auto"/>
              </w:divBdr>
            </w:div>
            <w:div w:id="1021130668">
              <w:marLeft w:val="0"/>
              <w:marRight w:val="0"/>
              <w:marTop w:val="0"/>
              <w:marBottom w:val="0"/>
              <w:divBdr>
                <w:top w:val="none" w:sz="0" w:space="0" w:color="auto"/>
                <w:left w:val="none" w:sz="0" w:space="0" w:color="auto"/>
                <w:bottom w:val="none" w:sz="0" w:space="0" w:color="auto"/>
                <w:right w:val="none" w:sz="0" w:space="0" w:color="auto"/>
              </w:divBdr>
            </w:div>
            <w:div w:id="1021393457">
              <w:marLeft w:val="0"/>
              <w:marRight w:val="0"/>
              <w:marTop w:val="0"/>
              <w:marBottom w:val="0"/>
              <w:divBdr>
                <w:top w:val="none" w:sz="0" w:space="0" w:color="auto"/>
                <w:left w:val="none" w:sz="0" w:space="0" w:color="auto"/>
                <w:bottom w:val="none" w:sz="0" w:space="0" w:color="auto"/>
                <w:right w:val="none" w:sz="0" w:space="0" w:color="auto"/>
              </w:divBdr>
            </w:div>
            <w:div w:id="1026715316">
              <w:marLeft w:val="0"/>
              <w:marRight w:val="0"/>
              <w:marTop w:val="0"/>
              <w:marBottom w:val="0"/>
              <w:divBdr>
                <w:top w:val="none" w:sz="0" w:space="0" w:color="auto"/>
                <w:left w:val="none" w:sz="0" w:space="0" w:color="auto"/>
                <w:bottom w:val="none" w:sz="0" w:space="0" w:color="auto"/>
                <w:right w:val="none" w:sz="0" w:space="0" w:color="auto"/>
              </w:divBdr>
              <w:divsChild>
                <w:div w:id="521407461">
                  <w:marLeft w:val="0"/>
                  <w:marRight w:val="0"/>
                  <w:marTop w:val="0"/>
                  <w:marBottom w:val="0"/>
                  <w:divBdr>
                    <w:top w:val="none" w:sz="0" w:space="0" w:color="auto"/>
                    <w:left w:val="none" w:sz="0" w:space="0" w:color="auto"/>
                    <w:bottom w:val="none" w:sz="0" w:space="0" w:color="auto"/>
                    <w:right w:val="none" w:sz="0" w:space="0" w:color="auto"/>
                  </w:divBdr>
                </w:div>
                <w:div w:id="609361138">
                  <w:marLeft w:val="0"/>
                  <w:marRight w:val="0"/>
                  <w:marTop w:val="0"/>
                  <w:marBottom w:val="0"/>
                  <w:divBdr>
                    <w:top w:val="none" w:sz="0" w:space="0" w:color="auto"/>
                    <w:left w:val="none" w:sz="0" w:space="0" w:color="auto"/>
                    <w:bottom w:val="none" w:sz="0" w:space="0" w:color="auto"/>
                    <w:right w:val="none" w:sz="0" w:space="0" w:color="auto"/>
                  </w:divBdr>
                </w:div>
                <w:div w:id="1080906413">
                  <w:marLeft w:val="0"/>
                  <w:marRight w:val="0"/>
                  <w:marTop w:val="0"/>
                  <w:marBottom w:val="0"/>
                  <w:divBdr>
                    <w:top w:val="none" w:sz="0" w:space="0" w:color="auto"/>
                    <w:left w:val="none" w:sz="0" w:space="0" w:color="auto"/>
                    <w:bottom w:val="none" w:sz="0" w:space="0" w:color="auto"/>
                    <w:right w:val="none" w:sz="0" w:space="0" w:color="auto"/>
                  </w:divBdr>
                </w:div>
                <w:div w:id="1145313793">
                  <w:marLeft w:val="0"/>
                  <w:marRight w:val="0"/>
                  <w:marTop w:val="0"/>
                  <w:marBottom w:val="0"/>
                  <w:divBdr>
                    <w:top w:val="none" w:sz="0" w:space="0" w:color="auto"/>
                    <w:left w:val="none" w:sz="0" w:space="0" w:color="auto"/>
                    <w:bottom w:val="none" w:sz="0" w:space="0" w:color="auto"/>
                    <w:right w:val="none" w:sz="0" w:space="0" w:color="auto"/>
                  </w:divBdr>
                </w:div>
                <w:div w:id="1162163836">
                  <w:marLeft w:val="0"/>
                  <w:marRight w:val="0"/>
                  <w:marTop w:val="0"/>
                  <w:marBottom w:val="0"/>
                  <w:divBdr>
                    <w:top w:val="none" w:sz="0" w:space="0" w:color="auto"/>
                    <w:left w:val="none" w:sz="0" w:space="0" w:color="auto"/>
                    <w:bottom w:val="none" w:sz="0" w:space="0" w:color="auto"/>
                    <w:right w:val="none" w:sz="0" w:space="0" w:color="auto"/>
                  </w:divBdr>
                </w:div>
                <w:div w:id="1165435131">
                  <w:marLeft w:val="0"/>
                  <w:marRight w:val="0"/>
                  <w:marTop w:val="0"/>
                  <w:marBottom w:val="0"/>
                  <w:divBdr>
                    <w:top w:val="none" w:sz="0" w:space="0" w:color="auto"/>
                    <w:left w:val="none" w:sz="0" w:space="0" w:color="auto"/>
                    <w:bottom w:val="none" w:sz="0" w:space="0" w:color="auto"/>
                    <w:right w:val="none" w:sz="0" w:space="0" w:color="auto"/>
                  </w:divBdr>
                </w:div>
                <w:div w:id="1477987069">
                  <w:marLeft w:val="0"/>
                  <w:marRight w:val="0"/>
                  <w:marTop w:val="0"/>
                  <w:marBottom w:val="0"/>
                  <w:divBdr>
                    <w:top w:val="none" w:sz="0" w:space="0" w:color="auto"/>
                    <w:left w:val="none" w:sz="0" w:space="0" w:color="auto"/>
                    <w:bottom w:val="none" w:sz="0" w:space="0" w:color="auto"/>
                    <w:right w:val="none" w:sz="0" w:space="0" w:color="auto"/>
                  </w:divBdr>
                </w:div>
                <w:div w:id="1480414257">
                  <w:marLeft w:val="0"/>
                  <w:marRight w:val="0"/>
                  <w:marTop w:val="0"/>
                  <w:marBottom w:val="0"/>
                  <w:divBdr>
                    <w:top w:val="none" w:sz="0" w:space="0" w:color="auto"/>
                    <w:left w:val="none" w:sz="0" w:space="0" w:color="auto"/>
                    <w:bottom w:val="none" w:sz="0" w:space="0" w:color="auto"/>
                    <w:right w:val="none" w:sz="0" w:space="0" w:color="auto"/>
                  </w:divBdr>
                </w:div>
                <w:div w:id="1508901873">
                  <w:marLeft w:val="0"/>
                  <w:marRight w:val="0"/>
                  <w:marTop w:val="0"/>
                  <w:marBottom w:val="0"/>
                  <w:divBdr>
                    <w:top w:val="none" w:sz="0" w:space="0" w:color="auto"/>
                    <w:left w:val="none" w:sz="0" w:space="0" w:color="auto"/>
                    <w:bottom w:val="none" w:sz="0" w:space="0" w:color="auto"/>
                    <w:right w:val="none" w:sz="0" w:space="0" w:color="auto"/>
                  </w:divBdr>
                </w:div>
                <w:div w:id="1852990876">
                  <w:marLeft w:val="0"/>
                  <w:marRight w:val="0"/>
                  <w:marTop w:val="0"/>
                  <w:marBottom w:val="0"/>
                  <w:divBdr>
                    <w:top w:val="none" w:sz="0" w:space="0" w:color="auto"/>
                    <w:left w:val="none" w:sz="0" w:space="0" w:color="auto"/>
                    <w:bottom w:val="none" w:sz="0" w:space="0" w:color="auto"/>
                    <w:right w:val="none" w:sz="0" w:space="0" w:color="auto"/>
                  </w:divBdr>
                </w:div>
                <w:div w:id="2068189467">
                  <w:marLeft w:val="0"/>
                  <w:marRight w:val="0"/>
                  <w:marTop w:val="0"/>
                  <w:marBottom w:val="0"/>
                  <w:divBdr>
                    <w:top w:val="none" w:sz="0" w:space="0" w:color="auto"/>
                    <w:left w:val="none" w:sz="0" w:space="0" w:color="auto"/>
                    <w:bottom w:val="none" w:sz="0" w:space="0" w:color="auto"/>
                    <w:right w:val="none" w:sz="0" w:space="0" w:color="auto"/>
                  </w:divBdr>
                </w:div>
                <w:div w:id="2092963222">
                  <w:marLeft w:val="0"/>
                  <w:marRight w:val="0"/>
                  <w:marTop w:val="0"/>
                  <w:marBottom w:val="0"/>
                  <w:divBdr>
                    <w:top w:val="none" w:sz="0" w:space="0" w:color="auto"/>
                    <w:left w:val="none" w:sz="0" w:space="0" w:color="auto"/>
                    <w:bottom w:val="none" w:sz="0" w:space="0" w:color="auto"/>
                    <w:right w:val="none" w:sz="0" w:space="0" w:color="auto"/>
                  </w:divBdr>
                </w:div>
              </w:divsChild>
            </w:div>
            <w:div w:id="1027872463">
              <w:marLeft w:val="0"/>
              <w:marRight w:val="0"/>
              <w:marTop w:val="0"/>
              <w:marBottom w:val="0"/>
              <w:divBdr>
                <w:top w:val="none" w:sz="0" w:space="0" w:color="auto"/>
                <w:left w:val="none" w:sz="0" w:space="0" w:color="auto"/>
                <w:bottom w:val="none" w:sz="0" w:space="0" w:color="auto"/>
                <w:right w:val="none" w:sz="0" w:space="0" w:color="auto"/>
              </w:divBdr>
            </w:div>
            <w:div w:id="1028411593">
              <w:marLeft w:val="0"/>
              <w:marRight w:val="0"/>
              <w:marTop w:val="0"/>
              <w:marBottom w:val="0"/>
              <w:divBdr>
                <w:top w:val="none" w:sz="0" w:space="0" w:color="auto"/>
                <w:left w:val="none" w:sz="0" w:space="0" w:color="auto"/>
                <w:bottom w:val="none" w:sz="0" w:space="0" w:color="auto"/>
                <w:right w:val="none" w:sz="0" w:space="0" w:color="auto"/>
              </w:divBdr>
            </w:div>
            <w:div w:id="1029719914">
              <w:marLeft w:val="0"/>
              <w:marRight w:val="0"/>
              <w:marTop w:val="0"/>
              <w:marBottom w:val="0"/>
              <w:divBdr>
                <w:top w:val="none" w:sz="0" w:space="0" w:color="auto"/>
                <w:left w:val="none" w:sz="0" w:space="0" w:color="auto"/>
                <w:bottom w:val="none" w:sz="0" w:space="0" w:color="auto"/>
                <w:right w:val="none" w:sz="0" w:space="0" w:color="auto"/>
              </w:divBdr>
            </w:div>
            <w:div w:id="1033503392">
              <w:marLeft w:val="0"/>
              <w:marRight w:val="0"/>
              <w:marTop w:val="0"/>
              <w:marBottom w:val="0"/>
              <w:divBdr>
                <w:top w:val="none" w:sz="0" w:space="0" w:color="auto"/>
                <w:left w:val="none" w:sz="0" w:space="0" w:color="auto"/>
                <w:bottom w:val="none" w:sz="0" w:space="0" w:color="auto"/>
                <w:right w:val="none" w:sz="0" w:space="0" w:color="auto"/>
              </w:divBdr>
            </w:div>
            <w:div w:id="1035614688">
              <w:marLeft w:val="0"/>
              <w:marRight w:val="0"/>
              <w:marTop w:val="0"/>
              <w:marBottom w:val="0"/>
              <w:divBdr>
                <w:top w:val="none" w:sz="0" w:space="0" w:color="auto"/>
                <w:left w:val="none" w:sz="0" w:space="0" w:color="auto"/>
                <w:bottom w:val="none" w:sz="0" w:space="0" w:color="auto"/>
                <w:right w:val="none" w:sz="0" w:space="0" w:color="auto"/>
              </w:divBdr>
            </w:div>
            <w:div w:id="1036269245">
              <w:marLeft w:val="0"/>
              <w:marRight w:val="0"/>
              <w:marTop w:val="0"/>
              <w:marBottom w:val="0"/>
              <w:divBdr>
                <w:top w:val="none" w:sz="0" w:space="0" w:color="auto"/>
                <w:left w:val="none" w:sz="0" w:space="0" w:color="auto"/>
                <w:bottom w:val="none" w:sz="0" w:space="0" w:color="auto"/>
                <w:right w:val="none" w:sz="0" w:space="0" w:color="auto"/>
              </w:divBdr>
            </w:div>
            <w:div w:id="1036584900">
              <w:marLeft w:val="0"/>
              <w:marRight w:val="0"/>
              <w:marTop w:val="0"/>
              <w:marBottom w:val="0"/>
              <w:divBdr>
                <w:top w:val="none" w:sz="0" w:space="0" w:color="auto"/>
                <w:left w:val="none" w:sz="0" w:space="0" w:color="auto"/>
                <w:bottom w:val="none" w:sz="0" w:space="0" w:color="auto"/>
                <w:right w:val="none" w:sz="0" w:space="0" w:color="auto"/>
              </w:divBdr>
            </w:div>
            <w:div w:id="1037199527">
              <w:marLeft w:val="0"/>
              <w:marRight w:val="0"/>
              <w:marTop w:val="0"/>
              <w:marBottom w:val="0"/>
              <w:divBdr>
                <w:top w:val="none" w:sz="0" w:space="0" w:color="auto"/>
                <w:left w:val="none" w:sz="0" w:space="0" w:color="auto"/>
                <w:bottom w:val="none" w:sz="0" w:space="0" w:color="auto"/>
                <w:right w:val="none" w:sz="0" w:space="0" w:color="auto"/>
              </w:divBdr>
            </w:div>
            <w:div w:id="1037313193">
              <w:marLeft w:val="0"/>
              <w:marRight w:val="0"/>
              <w:marTop w:val="0"/>
              <w:marBottom w:val="0"/>
              <w:divBdr>
                <w:top w:val="none" w:sz="0" w:space="0" w:color="auto"/>
                <w:left w:val="none" w:sz="0" w:space="0" w:color="auto"/>
                <w:bottom w:val="none" w:sz="0" w:space="0" w:color="auto"/>
                <w:right w:val="none" w:sz="0" w:space="0" w:color="auto"/>
              </w:divBdr>
            </w:div>
            <w:div w:id="1040400437">
              <w:marLeft w:val="0"/>
              <w:marRight w:val="0"/>
              <w:marTop w:val="0"/>
              <w:marBottom w:val="0"/>
              <w:divBdr>
                <w:top w:val="none" w:sz="0" w:space="0" w:color="auto"/>
                <w:left w:val="none" w:sz="0" w:space="0" w:color="auto"/>
                <w:bottom w:val="none" w:sz="0" w:space="0" w:color="auto"/>
                <w:right w:val="none" w:sz="0" w:space="0" w:color="auto"/>
              </w:divBdr>
            </w:div>
            <w:div w:id="1040856543">
              <w:marLeft w:val="0"/>
              <w:marRight w:val="0"/>
              <w:marTop w:val="0"/>
              <w:marBottom w:val="0"/>
              <w:divBdr>
                <w:top w:val="none" w:sz="0" w:space="0" w:color="auto"/>
                <w:left w:val="none" w:sz="0" w:space="0" w:color="auto"/>
                <w:bottom w:val="none" w:sz="0" w:space="0" w:color="auto"/>
                <w:right w:val="none" w:sz="0" w:space="0" w:color="auto"/>
              </w:divBdr>
            </w:div>
            <w:div w:id="1049568521">
              <w:marLeft w:val="0"/>
              <w:marRight w:val="0"/>
              <w:marTop w:val="0"/>
              <w:marBottom w:val="0"/>
              <w:divBdr>
                <w:top w:val="none" w:sz="0" w:space="0" w:color="auto"/>
                <w:left w:val="none" w:sz="0" w:space="0" w:color="auto"/>
                <w:bottom w:val="none" w:sz="0" w:space="0" w:color="auto"/>
                <w:right w:val="none" w:sz="0" w:space="0" w:color="auto"/>
              </w:divBdr>
            </w:div>
            <w:div w:id="1049957952">
              <w:marLeft w:val="0"/>
              <w:marRight w:val="0"/>
              <w:marTop w:val="0"/>
              <w:marBottom w:val="0"/>
              <w:divBdr>
                <w:top w:val="none" w:sz="0" w:space="0" w:color="auto"/>
                <w:left w:val="none" w:sz="0" w:space="0" w:color="auto"/>
                <w:bottom w:val="none" w:sz="0" w:space="0" w:color="auto"/>
                <w:right w:val="none" w:sz="0" w:space="0" w:color="auto"/>
              </w:divBdr>
            </w:div>
            <w:div w:id="1050375435">
              <w:marLeft w:val="0"/>
              <w:marRight w:val="0"/>
              <w:marTop w:val="0"/>
              <w:marBottom w:val="0"/>
              <w:divBdr>
                <w:top w:val="none" w:sz="0" w:space="0" w:color="auto"/>
                <w:left w:val="none" w:sz="0" w:space="0" w:color="auto"/>
                <w:bottom w:val="none" w:sz="0" w:space="0" w:color="auto"/>
                <w:right w:val="none" w:sz="0" w:space="0" w:color="auto"/>
              </w:divBdr>
            </w:div>
            <w:div w:id="1054353830">
              <w:marLeft w:val="0"/>
              <w:marRight w:val="0"/>
              <w:marTop w:val="0"/>
              <w:marBottom w:val="0"/>
              <w:divBdr>
                <w:top w:val="none" w:sz="0" w:space="0" w:color="auto"/>
                <w:left w:val="none" w:sz="0" w:space="0" w:color="auto"/>
                <w:bottom w:val="none" w:sz="0" w:space="0" w:color="auto"/>
                <w:right w:val="none" w:sz="0" w:space="0" w:color="auto"/>
              </w:divBdr>
            </w:div>
            <w:div w:id="1054356414">
              <w:marLeft w:val="0"/>
              <w:marRight w:val="0"/>
              <w:marTop w:val="0"/>
              <w:marBottom w:val="0"/>
              <w:divBdr>
                <w:top w:val="none" w:sz="0" w:space="0" w:color="auto"/>
                <w:left w:val="none" w:sz="0" w:space="0" w:color="auto"/>
                <w:bottom w:val="none" w:sz="0" w:space="0" w:color="auto"/>
                <w:right w:val="none" w:sz="0" w:space="0" w:color="auto"/>
              </w:divBdr>
            </w:div>
            <w:div w:id="1055665892">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58668732">
              <w:marLeft w:val="0"/>
              <w:marRight w:val="0"/>
              <w:marTop w:val="0"/>
              <w:marBottom w:val="0"/>
              <w:divBdr>
                <w:top w:val="none" w:sz="0" w:space="0" w:color="auto"/>
                <w:left w:val="none" w:sz="0" w:space="0" w:color="auto"/>
                <w:bottom w:val="none" w:sz="0" w:space="0" w:color="auto"/>
                <w:right w:val="none" w:sz="0" w:space="0" w:color="auto"/>
              </w:divBdr>
            </w:div>
            <w:div w:id="1058818804">
              <w:marLeft w:val="0"/>
              <w:marRight w:val="0"/>
              <w:marTop w:val="0"/>
              <w:marBottom w:val="0"/>
              <w:divBdr>
                <w:top w:val="none" w:sz="0" w:space="0" w:color="auto"/>
                <w:left w:val="none" w:sz="0" w:space="0" w:color="auto"/>
                <w:bottom w:val="none" w:sz="0" w:space="0" w:color="auto"/>
                <w:right w:val="none" w:sz="0" w:space="0" w:color="auto"/>
              </w:divBdr>
            </w:div>
            <w:div w:id="1060860573">
              <w:marLeft w:val="0"/>
              <w:marRight w:val="0"/>
              <w:marTop w:val="0"/>
              <w:marBottom w:val="0"/>
              <w:divBdr>
                <w:top w:val="none" w:sz="0" w:space="0" w:color="auto"/>
                <w:left w:val="none" w:sz="0" w:space="0" w:color="auto"/>
                <w:bottom w:val="none" w:sz="0" w:space="0" w:color="auto"/>
                <w:right w:val="none" w:sz="0" w:space="0" w:color="auto"/>
              </w:divBdr>
            </w:div>
            <w:div w:id="1061561933">
              <w:marLeft w:val="0"/>
              <w:marRight w:val="0"/>
              <w:marTop w:val="0"/>
              <w:marBottom w:val="0"/>
              <w:divBdr>
                <w:top w:val="none" w:sz="0" w:space="0" w:color="auto"/>
                <w:left w:val="none" w:sz="0" w:space="0" w:color="auto"/>
                <w:bottom w:val="none" w:sz="0" w:space="0" w:color="auto"/>
                <w:right w:val="none" w:sz="0" w:space="0" w:color="auto"/>
              </w:divBdr>
            </w:div>
            <w:div w:id="1064449009">
              <w:marLeft w:val="0"/>
              <w:marRight w:val="0"/>
              <w:marTop w:val="0"/>
              <w:marBottom w:val="0"/>
              <w:divBdr>
                <w:top w:val="none" w:sz="0" w:space="0" w:color="auto"/>
                <w:left w:val="none" w:sz="0" w:space="0" w:color="auto"/>
                <w:bottom w:val="none" w:sz="0" w:space="0" w:color="auto"/>
                <w:right w:val="none" w:sz="0" w:space="0" w:color="auto"/>
              </w:divBdr>
            </w:div>
            <w:div w:id="1067805371">
              <w:marLeft w:val="0"/>
              <w:marRight w:val="0"/>
              <w:marTop w:val="0"/>
              <w:marBottom w:val="0"/>
              <w:divBdr>
                <w:top w:val="none" w:sz="0" w:space="0" w:color="auto"/>
                <w:left w:val="none" w:sz="0" w:space="0" w:color="auto"/>
                <w:bottom w:val="none" w:sz="0" w:space="0" w:color="auto"/>
                <w:right w:val="none" w:sz="0" w:space="0" w:color="auto"/>
              </w:divBdr>
            </w:div>
            <w:div w:id="1068770547">
              <w:marLeft w:val="0"/>
              <w:marRight w:val="0"/>
              <w:marTop w:val="0"/>
              <w:marBottom w:val="0"/>
              <w:divBdr>
                <w:top w:val="none" w:sz="0" w:space="0" w:color="auto"/>
                <w:left w:val="none" w:sz="0" w:space="0" w:color="auto"/>
                <w:bottom w:val="none" w:sz="0" w:space="0" w:color="auto"/>
                <w:right w:val="none" w:sz="0" w:space="0" w:color="auto"/>
              </w:divBdr>
            </w:div>
            <w:div w:id="1068919638">
              <w:marLeft w:val="0"/>
              <w:marRight w:val="0"/>
              <w:marTop w:val="0"/>
              <w:marBottom w:val="0"/>
              <w:divBdr>
                <w:top w:val="none" w:sz="0" w:space="0" w:color="auto"/>
                <w:left w:val="none" w:sz="0" w:space="0" w:color="auto"/>
                <w:bottom w:val="none" w:sz="0" w:space="0" w:color="auto"/>
                <w:right w:val="none" w:sz="0" w:space="0" w:color="auto"/>
              </w:divBdr>
            </w:div>
            <w:div w:id="1070615656">
              <w:marLeft w:val="0"/>
              <w:marRight w:val="0"/>
              <w:marTop w:val="0"/>
              <w:marBottom w:val="0"/>
              <w:divBdr>
                <w:top w:val="none" w:sz="0" w:space="0" w:color="auto"/>
                <w:left w:val="none" w:sz="0" w:space="0" w:color="auto"/>
                <w:bottom w:val="none" w:sz="0" w:space="0" w:color="auto"/>
                <w:right w:val="none" w:sz="0" w:space="0" w:color="auto"/>
              </w:divBdr>
            </w:div>
            <w:div w:id="1070805390">
              <w:marLeft w:val="0"/>
              <w:marRight w:val="0"/>
              <w:marTop w:val="0"/>
              <w:marBottom w:val="0"/>
              <w:divBdr>
                <w:top w:val="none" w:sz="0" w:space="0" w:color="auto"/>
                <w:left w:val="none" w:sz="0" w:space="0" w:color="auto"/>
                <w:bottom w:val="none" w:sz="0" w:space="0" w:color="auto"/>
                <w:right w:val="none" w:sz="0" w:space="0" w:color="auto"/>
              </w:divBdr>
            </w:div>
            <w:div w:id="1071276038">
              <w:marLeft w:val="0"/>
              <w:marRight w:val="0"/>
              <w:marTop w:val="0"/>
              <w:marBottom w:val="0"/>
              <w:divBdr>
                <w:top w:val="none" w:sz="0" w:space="0" w:color="auto"/>
                <w:left w:val="none" w:sz="0" w:space="0" w:color="auto"/>
                <w:bottom w:val="none" w:sz="0" w:space="0" w:color="auto"/>
                <w:right w:val="none" w:sz="0" w:space="0" w:color="auto"/>
              </w:divBdr>
            </w:div>
            <w:div w:id="1076054581">
              <w:marLeft w:val="0"/>
              <w:marRight w:val="0"/>
              <w:marTop w:val="0"/>
              <w:marBottom w:val="0"/>
              <w:divBdr>
                <w:top w:val="none" w:sz="0" w:space="0" w:color="auto"/>
                <w:left w:val="none" w:sz="0" w:space="0" w:color="auto"/>
                <w:bottom w:val="none" w:sz="0" w:space="0" w:color="auto"/>
                <w:right w:val="none" w:sz="0" w:space="0" w:color="auto"/>
              </w:divBdr>
            </w:div>
            <w:div w:id="1076777937">
              <w:marLeft w:val="0"/>
              <w:marRight w:val="0"/>
              <w:marTop w:val="0"/>
              <w:marBottom w:val="0"/>
              <w:divBdr>
                <w:top w:val="none" w:sz="0" w:space="0" w:color="auto"/>
                <w:left w:val="none" w:sz="0" w:space="0" w:color="auto"/>
                <w:bottom w:val="none" w:sz="0" w:space="0" w:color="auto"/>
                <w:right w:val="none" w:sz="0" w:space="0" w:color="auto"/>
              </w:divBdr>
            </w:div>
            <w:div w:id="1076782088">
              <w:marLeft w:val="0"/>
              <w:marRight w:val="0"/>
              <w:marTop w:val="0"/>
              <w:marBottom w:val="0"/>
              <w:divBdr>
                <w:top w:val="none" w:sz="0" w:space="0" w:color="auto"/>
                <w:left w:val="none" w:sz="0" w:space="0" w:color="auto"/>
                <w:bottom w:val="none" w:sz="0" w:space="0" w:color="auto"/>
                <w:right w:val="none" w:sz="0" w:space="0" w:color="auto"/>
              </w:divBdr>
            </w:div>
            <w:div w:id="1078013852">
              <w:marLeft w:val="0"/>
              <w:marRight w:val="0"/>
              <w:marTop w:val="0"/>
              <w:marBottom w:val="0"/>
              <w:divBdr>
                <w:top w:val="none" w:sz="0" w:space="0" w:color="auto"/>
                <w:left w:val="none" w:sz="0" w:space="0" w:color="auto"/>
                <w:bottom w:val="none" w:sz="0" w:space="0" w:color="auto"/>
                <w:right w:val="none" w:sz="0" w:space="0" w:color="auto"/>
              </w:divBdr>
            </w:div>
            <w:div w:id="1079058555">
              <w:marLeft w:val="0"/>
              <w:marRight w:val="0"/>
              <w:marTop w:val="0"/>
              <w:marBottom w:val="0"/>
              <w:divBdr>
                <w:top w:val="none" w:sz="0" w:space="0" w:color="auto"/>
                <w:left w:val="none" w:sz="0" w:space="0" w:color="auto"/>
                <w:bottom w:val="none" w:sz="0" w:space="0" w:color="auto"/>
                <w:right w:val="none" w:sz="0" w:space="0" w:color="auto"/>
              </w:divBdr>
            </w:div>
            <w:div w:id="1081029227">
              <w:marLeft w:val="0"/>
              <w:marRight w:val="0"/>
              <w:marTop w:val="0"/>
              <w:marBottom w:val="0"/>
              <w:divBdr>
                <w:top w:val="none" w:sz="0" w:space="0" w:color="auto"/>
                <w:left w:val="none" w:sz="0" w:space="0" w:color="auto"/>
                <w:bottom w:val="none" w:sz="0" w:space="0" w:color="auto"/>
                <w:right w:val="none" w:sz="0" w:space="0" w:color="auto"/>
              </w:divBdr>
            </w:div>
            <w:div w:id="1084113218">
              <w:marLeft w:val="0"/>
              <w:marRight w:val="0"/>
              <w:marTop w:val="0"/>
              <w:marBottom w:val="0"/>
              <w:divBdr>
                <w:top w:val="none" w:sz="0" w:space="0" w:color="auto"/>
                <w:left w:val="none" w:sz="0" w:space="0" w:color="auto"/>
                <w:bottom w:val="none" w:sz="0" w:space="0" w:color="auto"/>
                <w:right w:val="none" w:sz="0" w:space="0" w:color="auto"/>
              </w:divBdr>
            </w:div>
            <w:div w:id="1085418439">
              <w:marLeft w:val="0"/>
              <w:marRight w:val="0"/>
              <w:marTop w:val="0"/>
              <w:marBottom w:val="0"/>
              <w:divBdr>
                <w:top w:val="none" w:sz="0" w:space="0" w:color="auto"/>
                <w:left w:val="none" w:sz="0" w:space="0" w:color="auto"/>
                <w:bottom w:val="none" w:sz="0" w:space="0" w:color="auto"/>
                <w:right w:val="none" w:sz="0" w:space="0" w:color="auto"/>
              </w:divBdr>
            </w:div>
            <w:div w:id="1086657184">
              <w:marLeft w:val="0"/>
              <w:marRight w:val="0"/>
              <w:marTop w:val="0"/>
              <w:marBottom w:val="0"/>
              <w:divBdr>
                <w:top w:val="none" w:sz="0" w:space="0" w:color="auto"/>
                <w:left w:val="none" w:sz="0" w:space="0" w:color="auto"/>
                <w:bottom w:val="none" w:sz="0" w:space="0" w:color="auto"/>
                <w:right w:val="none" w:sz="0" w:space="0" w:color="auto"/>
              </w:divBdr>
            </w:div>
            <w:div w:id="1087115678">
              <w:marLeft w:val="0"/>
              <w:marRight w:val="0"/>
              <w:marTop w:val="0"/>
              <w:marBottom w:val="0"/>
              <w:divBdr>
                <w:top w:val="none" w:sz="0" w:space="0" w:color="auto"/>
                <w:left w:val="none" w:sz="0" w:space="0" w:color="auto"/>
                <w:bottom w:val="none" w:sz="0" w:space="0" w:color="auto"/>
                <w:right w:val="none" w:sz="0" w:space="0" w:color="auto"/>
              </w:divBdr>
            </w:div>
            <w:div w:id="1088502385">
              <w:marLeft w:val="0"/>
              <w:marRight w:val="0"/>
              <w:marTop w:val="0"/>
              <w:marBottom w:val="0"/>
              <w:divBdr>
                <w:top w:val="none" w:sz="0" w:space="0" w:color="auto"/>
                <w:left w:val="none" w:sz="0" w:space="0" w:color="auto"/>
                <w:bottom w:val="none" w:sz="0" w:space="0" w:color="auto"/>
                <w:right w:val="none" w:sz="0" w:space="0" w:color="auto"/>
              </w:divBdr>
            </w:div>
            <w:div w:id="1088885107">
              <w:marLeft w:val="0"/>
              <w:marRight w:val="0"/>
              <w:marTop w:val="0"/>
              <w:marBottom w:val="0"/>
              <w:divBdr>
                <w:top w:val="none" w:sz="0" w:space="0" w:color="auto"/>
                <w:left w:val="none" w:sz="0" w:space="0" w:color="auto"/>
                <w:bottom w:val="none" w:sz="0" w:space="0" w:color="auto"/>
                <w:right w:val="none" w:sz="0" w:space="0" w:color="auto"/>
              </w:divBdr>
            </w:div>
            <w:div w:id="1090812658">
              <w:marLeft w:val="0"/>
              <w:marRight w:val="0"/>
              <w:marTop w:val="0"/>
              <w:marBottom w:val="0"/>
              <w:divBdr>
                <w:top w:val="none" w:sz="0" w:space="0" w:color="auto"/>
                <w:left w:val="none" w:sz="0" w:space="0" w:color="auto"/>
                <w:bottom w:val="none" w:sz="0" w:space="0" w:color="auto"/>
                <w:right w:val="none" w:sz="0" w:space="0" w:color="auto"/>
              </w:divBdr>
            </w:div>
            <w:div w:id="1092553323">
              <w:marLeft w:val="0"/>
              <w:marRight w:val="0"/>
              <w:marTop w:val="0"/>
              <w:marBottom w:val="0"/>
              <w:divBdr>
                <w:top w:val="none" w:sz="0" w:space="0" w:color="auto"/>
                <w:left w:val="none" w:sz="0" w:space="0" w:color="auto"/>
                <w:bottom w:val="none" w:sz="0" w:space="0" w:color="auto"/>
                <w:right w:val="none" w:sz="0" w:space="0" w:color="auto"/>
              </w:divBdr>
            </w:div>
            <w:div w:id="1093553585">
              <w:marLeft w:val="0"/>
              <w:marRight w:val="0"/>
              <w:marTop w:val="0"/>
              <w:marBottom w:val="0"/>
              <w:divBdr>
                <w:top w:val="none" w:sz="0" w:space="0" w:color="auto"/>
                <w:left w:val="none" w:sz="0" w:space="0" w:color="auto"/>
                <w:bottom w:val="none" w:sz="0" w:space="0" w:color="auto"/>
                <w:right w:val="none" w:sz="0" w:space="0" w:color="auto"/>
              </w:divBdr>
            </w:div>
            <w:div w:id="1097022787">
              <w:marLeft w:val="0"/>
              <w:marRight w:val="0"/>
              <w:marTop w:val="0"/>
              <w:marBottom w:val="0"/>
              <w:divBdr>
                <w:top w:val="none" w:sz="0" w:space="0" w:color="auto"/>
                <w:left w:val="none" w:sz="0" w:space="0" w:color="auto"/>
                <w:bottom w:val="none" w:sz="0" w:space="0" w:color="auto"/>
                <w:right w:val="none" w:sz="0" w:space="0" w:color="auto"/>
              </w:divBdr>
            </w:div>
            <w:div w:id="1097553343">
              <w:marLeft w:val="0"/>
              <w:marRight w:val="0"/>
              <w:marTop w:val="0"/>
              <w:marBottom w:val="0"/>
              <w:divBdr>
                <w:top w:val="none" w:sz="0" w:space="0" w:color="auto"/>
                <w:left w:val="none" w:sz="0" w:space="0" w:color="auto"/>
                <w:bottom w:val="none" w:sz="0" w:space="0" w:color="auto"/>
                <w:right w:val="none" w:sz="0" w:space="0" w:color="auto"/>
              </w:divBdr>
            </w:div>
            <w:div w:id="1097797438">
              <w:marLeft w:val="0"/>
              <w:marRight w:val="0"/>
              <w:marTop w:val="0"/>
              <w:marBottom w:val="0"/>
              <w:divBdr>
                <w:top w:val="none" w:sz="0" w:space="0" w:color="auto"/>
                <w:left w:val="none" w:sz="0" w:space="0" w:color="auto"/>
                <w:bottom w:val="none" w:sz="0" w:space="0" w:color="auto"/>
                <w:right w:val="none" w:sz="0" w:space="0" w:color="auto"/>
              </w:divBdr>
            </w:div>
            <w:div w:id="1099058518">
              <w:marLeft w:val="0"/>
              <w:marRight w:val="0"/>
              <w:marTop w:val="0"/>
              <w:marBottom w:val="0"/>
              <w:divBdr>
                <w:top w:val="none" w:sz="0" w:space="0" w:color="auto"/>
                <w:left w:val="none" w:sz="0" w:space="0" w:color="auto"/>
                <w:bottom w:val="none" w:sz="0" w:space="0" w:color="auto"/>
                <w:right w:val="none" w:sz="0" w:space="0" w:color="auto"/>
              </w:divBdr>
            </w:div>
            <w:div w:id="1099104449">
              <w:marLeft w:val="0"/>
              <w:marRight w:val="0"/>
              <w:marTop w:val="0"/>
              <w:marBottom w:val="0"/>
              <w:divBdr>
                <w:top w:val="none" w:sz="0" w:space="0" w:color="auto"/>
                <w:left w:val="none" w:sz="0" w:space="0" w:color="auto"/>
                <w:bottom w:val="none" w:sz="0" w:space="0" w:color="auto"/>
                <w:right w:val="none" w:sz="0" w:space="0" w:color="auto"/>
              </w:divBdr>
            </w:div>
            <w:div w:id="1100106724">
              <w:marLeft w:val="0"/>
              <w:marRight w:val="0"/>
              <w:marTop w:val="0"/>
              <w:marBottom w:val="0"/>
              <w:divBdr>
                <w:top w:val="none" w:sz="0" w:space="0" w:color="auto"/>
                <w:left w:val="none" w:sz="0" w:space="0" w:color="auto"/>
                <w:bottom w:val="none" w:sz="0" w:space="0" w:color="auto"/>
                <w:right w:val="none" w:sz="0" w:space="0" w:color="auto"/>
              </w:divBdr>
            </w:div>
            <w:div w:id="1101298258">
              <w:marLeft w:val="0"/>
              <w:marRight w:val="0"/>
              <w:marTop w:val="0"/>
              <w:marBottom w:val="0"/>
              <w:divBdr>
                <w:top w:val="none" w:sz="0" w:space="0" w:color="auto"/>
                <w:left w:val="none" w:sz="0" w:space="0" w:color="auto"/>
                <w:bottom w:val="none" w:sz="0" w:space="0" w:color="auto"/>
                <w:right w:val="none" w:sz="0" w:space="0" w:color="auto"/>
              </w:divBdr>
            </w:div>
            <w:div w:id="1101686655">
              <w:marLeft w:val="0"/>
              <w:marRight w:val="0"/>
              <w:marTop w:val="0"/>
              <w:marBottom w:val="0"/>
              <w:divBdr>
                <w:top w:val="none" w:sz="0" w:space="0" w:color="auto"/>
                <w:left w:val="none" w:sz="0" w:space="0" w:color="auto"/>
                <w:bottom w:val="none" w:sz="0" w:space="0" w:color="auto"/>
                <w:right w:val="none" w:sz="0" w:space="0" w:color="auto"/>
              </w:divBdr>
            </w:div>
            <w:div w:id="1104300234">
              <w:marLeft w:val="0"/>
              <w:marRight w:val="0"/>
              <w:marTop w:val="0"/>
              <w:marBottom w:val="0"/>
              <w:divBdr>
                <w:top w:val="none" w:sz="0" w:space="0" w:color="auto"/>
                <w:left w:val="none" w:sz="0" w:space="0" w:color="auto"/>
                <w:bottom w:val="none" w:sz="0" w:space="0" w:color="auto"/>
                <w:right w:val="none" w:sz="0" w:space="0" w:color="auto"/>
              </w:divBdr>
            </w:div>
            <w:div w:id="1106465873">
              <w:marLeft w:val="0"/>
              <w:marRight w:val="0"/>
              <w:marTop w:val="0"/>
              <w:marBottom w:val="0"/>
              <w:divBdr>
                <w:top w:val="none" w:sz="0" w:space="0" w:color="auto"/>
                <w:left w:val="none" w:sz="0" w:space="0" w:color="auto"/>
                <w:bottom w:val="none" w:sz="0" w:space="0" w:color="auto"/>
                <w:right w:val="none" w:sz="0" w:space="0" w:color="auto"/>
              </w:divBdr>
            </w:div>
            <w:div w:id="1108232697">
              <w:marLeft w:val="0"/>
              <w:marRight w:val="0"/>
              <w:marTop w:val="0"/>
              <w:marBottom w:val="0"/>
              <w:divBdr>
                <w:top w:val="none" w:sz="0" w:space="0" w:color="auto"/>
                <w:left w:val="none" w:sz="0" w:space="0" w:color="auto"/>
                <w:bottom w:val="none" w:sz="0" w:space="0" w:color="auto"/>
                <w:right w:val="none" w:sz="0" w:space="0" w:color="auto"/>
              </w:divBdr>
            </w:div>
            <w:div w:id="1108625590">
              <w:marLeft w:val="0"/>
              <w:marRight w:val="0"/>
              <w:marTop w:val="0"/>
              <w:marBottom w:val="0"/>
              <w:divBdr>
                <w:top w:val="none" w:sz="0" w:space="0" w:color="auto"/>
                <w:left w:val="none" w:sz="0" w:space="0" w:color="auto"/>
                <w:bottom w:val="none" w:sz="0" w:space="0" w:color="auto"/>
                <w:right w:val="none" w:sz="0" w:space="0" w:color="auto"/>
              </w:divBdr>
            </w:div>
            <w:div w:id="1110008912">
              <w:marLeft w:val="0"/>
              <w:marRight w:val="0"/>
              <w:marTop w:val="0"/>
              <w:marBottom w:val="0"/>
              <w:divBdr>
                <w:top w:val="none" w:sz="0" w:space="0" w:color="auto"/>
                <w:left w:val="none" w:sz="0" w:space="0" w:color="auto"/>
                <w:bottom w:val="none" w:sz="0" w:space="0" w:color="auto"/>
                <w:right w:val="none" w:sz="0" w:space="0" w:color="auto"/>
              </w:divBdr>
            </w:div>
            <w:div w:id="1113481323">
              <w:marLeft w:val="0"/>
              <w:marRight w:val="0"/>
              <w:marTop w:val="0"/>
              <w:marBottom w:val="0"/>
              <w:divBdr>
                <w:top w:val="none" w:sz="0" w:space="0" w:color="auto"/>
                <w:left w:val="none" w:sz="0" w:space="0" w:color="auto"/>
                <w:bottom w:val="none" w:sz="0" w:space="0" w:color="auto"/>
                <w:right w:val="none" w:sz="0" w:space="0" w:color="auto"/>
              </w:divBdr>
            </w:div>
            <w:div w:id="1116021156">
              <w:marLeft w:val="0"/>
              <w:marRight w:val="0"/>
              <w:marTop w:val="0"/>
              <w:marBottom w:val="0"/>
              <w:divBdr>
                <w:top w:val="none" w:sz="0" w:space="0" w:color="auto"/>
                <w:left w:val="none" w:sz="0" w:space="0" w:color="auto"/>
                <w:bottom w:val="none" w:sz="0" w:space="0" w:color="auto"/>
                <w:right w:val="none" w:sz="0" w:space="0" w:color="auto"/>
              </w:divBdr>
            </w:div>
            <w:div w:id="1116561256">
              <w:marLeft w:val="0"/>
              <w:marRight w:val="0"/>
              <w:marTop w:val="0"/>
              <w:marBottom w:val="0"/>
              <w:divBdr>
                <w:top w:val="none" w:sz="0" w:space="0" w:color="auto"/>
                <w:left w:val="none" w:sz="0" w:space="0" w:color="auto"/>
                <w:bottom w:val="none" w:sz="0" w:space="0" w:color="auto"/>
                <w:right w:val="none" w:sz="0" w:space="0" w:color="auto"/>
              </w:divBdr>
            </w:div>
            <w:div w:id="1116755237">
              <w:marLeft w:val="0"/>
              <w:marRight w:val="0"/>
              <w:marTop w:val="0"/>
              <w:marBottom w:val="0"/>
              <w:divBdr>
                <w:top w:val="none" w:sz="0" w:space="0" w:color="auto"/>
                <w:left w:val="none" w:sz="0" w:space="0" w:color="auto"/>
                <w:bottom w:val="none" w:sz="0" w:space="0" w:color="auto"/>
                <w:right w:val="none" w:sz="0" w:space="0" w:color="auto"/>
              </w:divBdr>
            </w:div>
            <w:div w:id="1117522393">
              <w:marLeft w:val="0"/>
              <w:marRight w:val="0"/>
              <w:marTop w:val="0"/>
              <w:marBottom w:val="0"/>
              <w:divBdr>
                <w:top w:val="none" w:sz="0" w:space="0" w:color="auto"/>
                <w:left w:val="none" w:sz="0" w:space="0" w:color="auto"/>
                <w:bottom w:val="none" w:sz="0" w:space="0" w:color="auto"/>
                <w:right w:val="none" w:sz="0" w:space="0" w:color="auto"/>
              </w:divBdr>
            </w:div>
            <w:div w:id="1117792093">
              <w:marLeft w:val="0"/>
              <w:marRight w:val="0"/>
              <w:marTop w:val="0"/>
              <w:marBottom w:val="0"/>
              <w:divBdr>
                <w:top w:val="none" w:sz="0" w:space="0" w:color="auto"/>
                <w:left w:val="none" w:sz="0" w:space="0" w:color="auto"/>
                <w:bottom w:val="none" w:sz="0" w:space="0" w:color="auto"/>
                <w:right w:val="none" w:sz="0" w:space="0" w:color="auto"/>
              </w:divBdr>
            </w:div>
            <w:div w:id="1118061487">
              <w:marLeft w:val="0"/>
              <w:marRight w:val="0"/>
              <w:marTop w:val="0"/>
              <w:marBottom w:val="0"/>
              <w:divBdr>
                <w:top w:val="none" w:sz="0" w:space="0" w:color="auto"/>
                <w:left w:val="none" w:sz="0" w:space="0" w:color="auto"/>
                <w:bottom w:val="none" w:sz="0" w:space="0" w:color="auto"/>
                <w:right w:val="none" w:sz="0" w:space="0" w:color="auto"/>
              </w:divBdr>
            </w:div>
            <w:div w:id="1121726132">
              <w:marLeft w:val="0"/>
              <w:marRight w:val="0"/>
              <w:marTop w:val="0"/>
              <w:marBottom w:val="0"/>
              <w:divBdr>
                <w:top w:val="none" w:sz="0" w:space="0" w:color="auto"/>
                <w:left w:val="none" w:sz="0" w:space="0" w:color="auto"/>
                <w:bottom w:val="none" w:sz="0" w:space="0" w:color="auto"/>
                <w:right w:val="none" w:sz="0" w:space="0" w:color="auto"/>
              </w:divBdr>
            </w:div>
            <w:div w:id="1123109566">
              <w:marLeft w:val="0"/>
              <w:marRight w:val="0"/>
              <w:marTop w:val="0"/>
              <w:marBottom w:val="0"/>
              <w:divBdr>
                <w:top w:val="none" w:sz="0" w:space="0" w:color="auto"/>
                <w:left w:val="none" w:sz="0" w:space="0" w:color="auto"/>
                <w:bottom w:val="none" w:sz="0" w:space="0" w:color="auto"/>
                <w:right w:val="none" w:sz="0" w:space="0" w:color="auto"/>
              </w:divBdr>
            </w:div>
            <w:div w:id="1124033649">
              <w:marLeft w:val="0"/>
              <w:marRight w:val="0"/>
              <w:marTop w:val="0"/>
              <w:marBottom w:val="0"/>
              <w:divBdr>
                <w:top w:val="none" w:sz="0" w:space="0" w:color="auto"/>
                <w:left w:val="none" w:sz="0" w:space="0" w:color="auto"/>
                <w:bottom w:val="none" w:sz="0" w:space="0" w:color="auto"/>
                <w:right w:val="none" w:sz="0" w:space="0" w:color="auto"/>
              </w:divBdr>
            </w:div>
            <w:div w:id="1126006157">
              <w:marLeft w:val="0"/>
              <w:marRight w:val="0"/>
              <w:marTop w:val="0"/>
              <w:marBottom w:val="0"/>
              <w:divBdr>
                <w:top w:val="none" w:sz="0" w:space="0" w:color="auto"/>
                <w:left w:val="none" w:sz="0" w:space="0" w:color="auto"/>
                <w:bottom w:val="none" w:sz="0" w:space="0" w:color="auto"/>
                <w:right w:val="none" w:sz="0" w:space="0" w:color="auto"/>
              </w:divBdr>
            </w:div>
            <w:div w:id="1127889072">
              <w:marLeft w:val="0"/>
              <w:marRight w:val="0"/>
              <w:marTop w:val="0"/>
              <w:marBottom w:val="0"/>
              <w:divBdr>
                <w:top w:val="none" w:sz="0" w:space="0" w:color="auto"/>
                <w:left w:val="none" w:sz="0" w:space="0" w:color="auto"/>
                <w:bottom w:val="none" w:sz="0" w:space="0" w:color="auto"/>
                <w:right w:val="none" w:sz="0" w:space="0" w:color="auto"/>
              </w:divBdr>
            </w:div>
            <w:div w:id="1130320004">
              <w:marLeft w:val="0"/>
              <w:marRight w:val="0"/>
              <w:marTop w:val="0"/>
              <w:marBottom w:val="0"/>
              <w:divBdr>
                <w:top w:val="none" w:sz="0" w:space="0" w:color="auto"/>
                <w:left w:val="none" w:sz="0" w:space="0" w:color="auto"/>
                <w:bottom w:val="none" w:sz="0" w:space="0" w:color="auto"/>
                <w:right w:val="none" w:sz="0" w:space="0" w:color="auto"/>
              </w:divBdr>
            </w:div>
            <w:div w:id="1130392925">
              <w:marLeft w:val="0"/>
              <w:marRight w:val="0"/>
              <w:marTop w:val="0"/>
              <w:marBottom w:val="0"/>
              <w:divBdr>
                <w:top w:val="none" w:sz="0" w:space="0" w:color="auto"/>
                <w:left w:val="none" w:sz="0" w:space="0" w:color="auto"/>
                <w:bottom w:val="none" w:sz="0" w:space="0" w:color="auto"/>
                <w:right w:val="none" w:sz="0" w:space="0" w:color="auto"/>
              </w:divBdr>
            </w:div>
            <w:div w:id="1130511434">
              <w:marLeft w:val="0"/>
              <w:marRight w:val="0"/>
              <w:marTop w:val="0"/>
              <w:marBottom w:val="0"/>
              <w:divBdr>
                <w:top w:val="none" w:sz="0" w:space="0" w:color="auto"/>
                <w:left w:val="none" w:sz="0" w:space="0" w:color="auto"/>
                <w:bottom w:val="none" w:sz="0" w:space="0" w:color="auto"/>
                <w:right w:val="none" w:sz="0" w:space="0" w:color="auto"/>
              </w:divBdr>
            </w:div>
            <w:div w:id="1132597281">
              <w:marLeft w:val="0"/>
              <w:marRight w:val="0"/>
              <w:marTop w:val="0"/>
              <w:marBottom w:val="0"/>
              <w:divBdr>
                <w:top w:val="none" w:sz="0" w:space="0" w:color="auto"/>
                <w:left w:val="none" w:sz="0" w:space="0" w:color="auto"/>
                <w:bottom w:val="none" w:sz="0" w:space="0" w:color="auto"/>
                <w:right w:val="none" w:sz="0" w:space="0" w:color="auto"/>
              </w:divBdr>
            </w:div>
            <w:div w:id="1136023238">
              <w:marLeft w:val="0"/>
              <w:marRight w:val="0"/>
              <w:marTop w:val="0"/>
              <w:marBottom w:val="0"/>
              <w:divBdr>
                <w:top w:val="none" w:sz="0" w:space="0" w:color="auto"/>
                <w:left w:val="none" w:sz="0" w:space="0" w:color="auto"/>
                <w:bottom w:val="none" w:sz="0" w:space="0" w:color="auto"/>
                <w:right w:val="none" w:sz="0" w:space="0" w:color="auto"/>
              </w:divBdr>
            </w:div>
            <w:div w:id="1137181179">
              <w:marLeft w:val="0"/>
              <w:marRight w:val="0"/>
              <w:marTop w:val="0"/>
              <w:marBottom w:val="0"/>
              <w:divBdr>
                <w:top w:val="none" w:sz="0" w:space="0" w:color="auto"/>
                <w:left w:val="none" w:sz="0" w:space="0" w:color="auto"/>
                <w:bottom w:val="none" w:sz="0" w:space="0" w:color="auto"/>
                <w:right w:val="none" w:sz="0" w:space="0" w:color="auto"/>
              </w:divBdr>
            </w:div>
            <w:div w:id="1137331798">
              <w:marLeft w:val="0"/>
              <w:marRight w:val="0"/>
              <w:marTop w:val="0"/>
              <w:marBottom w:val="0"/>
              <w:divBdr>
                <w:top w:val="none" w:sz="0" w:space="0" w:color="auto"/>
                <w:left w:val="none" w:sz="0" w:space="0" w:color="auto"/>
                <w:bottom w:val="none" w:sz="0" w:space="0" w:color="auto"/>
                <w:right w:val="none" w:sz="0" w:space="0" w:color="auto"/>
              </w:divBdr>
            </w:div>
            <w:div w:id="1138064739">
              <w:marLeft w:val="0"/>
              <w:marRight w:val="0"/>
              <w:marTop w:val="0"/>
              <w:marBottom w:val="0"/>
              <w:divBdr>
                <w:top w:val="none" w:sz="0" w:space="0" w:color="auto"/>
                <w:left w:val="none" w:sz="0" w:space="0" w:color="auto"/>
                <w:bottom w:val="none" w:sz="0" w:space="0" w:color="auto"/>
                <w:right w:val="none" w:sz="0" w:space="0" w:color="auto"/>
              </w:divBdr>
            </w:div>
            <w:div w:id="1138767645">
              <w:marLeft w:val="0"/>
              <w:marRight w:val="0"/>
              <w:marTop w:val="0"/>
              <w:marBottom w:val="0"/>
              <w:divBdr>
                <w:top w:val="none" w:sz="0" w:space="0" w:color="auto"/>
                <w:left w:val="none" w:sz="0" w:space="0" w:color="auto"/>
                <w:bottom w:val="none" w:sz="0" w:space="0" w:color="auto"/>
                <w:right w:val="none" w:sz="0" w:space="0" w:color="auto"/>
              </w:divBdr>
            </w:div>
            <w:div w:id="1139492786">
              <w:marLeft w:val="0"/>
              <w:marRight w:val="0"/>
              <w:marTop w:val="0"/>
              <w:marBottom w:val="0"/>
              <w:divBdr>
                <w:top w:val="none" w:sz="0" w:space="0" w:color="auto"/>
                <w:left w:val="none" w:sz="0" w:space="0" w:color="auto"/>
                <w:bottom w:val="none" w:sz="0" w:space="0" w:color="auto"/>
                <w:right w:val="none" w:sz="0" w:space="0" w:color="auto"/>
              </w:divBdr>
            </w:div>
            <w:div w:id="1139615115">
              <w:marLeft w:val="0"/>
              <w:marRight w:val="0"/>
              <w:marTop w:val="0"/>
              <w:marBottom w:val="0"/>
              <w:divBdr>
                <w:top w:val="none" w:sz="0" w:space="0" w:color="auto"/>
                <w:left w:val="none" w:sz="0" w:space="0" w:color="auto"/>
                <w:bottom w:val="none" w:sz="0" w:space="0" w:color="auto"/>
                <w:right w:val="none" w:sz="0" w:space="0" w:color="auto"/>
              </w:divBdr>
            </w:div>
            <w:div w:id="1143043200">
              <w:marLeft w:val="0"/>
              <w:marRight w:val="0"/>
              <w:marTop w:val="0"/>
              <w:marBottom w:val="0"/>
              <w:divBdr>
                <w:top w:val="none" w:sz="0" w:space="0" w:color="auto"/>
                <w:left w:val="none" w:sz="0" w:space="0" w:color="auto"/>
                <w:bottom w:val="none" w:sz="0" w:space="0" w:color="auto"/>
                <w:right w:val="none" w:sz="0" w:space="0" w:color="auto"/>
              </w:divBdr>
            </w:div>
            <w:div w:id="1143347733">
              <w:marLeft w:val="0"/>
              <w:marRight w:val="0"/>
              <w:marTop w:val="0"/>
              <w:marBottom w:val="0"/>
              <w:divBdr>
                <w:top w:val="none" w:sz="0" w:space="0" w:color="auto"/>
                <w:left w:val="none" w:sz="0" w:space="0" w:color="auto"/>
                <w:bottom w:val="none" w:sz="0" w:space="0" w:color="auto"/>
                <w:right w:val="none" w:sz="0" w:space="0" w:color="auto"/>
              </w:divBdr>
            </w:div>
            <w:div w:id="1143700241">
              <w:marLeft w:val="0"/>
              <w:marRight w:val="0"/>
              <w:marTop w:val="0"/>
              <w:marBottom w:val="0"/>
              <w:divBdr>
                <w:top w:val="none" w:sz="0" w:space="0" w:color="auto"/>
                <w:left w:val="none" w:sz="0" w:space="0" w:color="auto"/>
                <w:bottom w:val="none" w:sz="0" w:space="0" w:color="auto"/>
                <w:right w:val="none" w:sz="0" w:space="0" w:color="auto"/>
              </w:divBdr>
            </w:div>
            <w:div w:id="1144732508">
              <w:marLeft w:val="0"/>
              <w:marRight w:val="0"/>
              <w:marTop w:val="0"/>
              <w:marBottom w:val="0"/>
              <w:divBdr>
                <w:top w:val="none" w:sz="0" w:space="0" w:color="auto"/>
                <w:left w:val="none" w:sz="0" w:space="0" w:color="auto"/>
                <w:bottom w:val="none" w:sz="0" w:space="0" w:color="auto"/>
                <w:right w:val="none" w:sz="0" w:space="0" w:color="auto"/>
              </w:divBdr>
            </w:div>
            <w:div w:id="1145048186">
              <w:marLeft w:val="0"/>
              <w:marRight w:val="0"/>
              <w:marTop w:val="0"/>
              <w:marBottom w:val="0"/>
              <w:divBdr>
                <w:top w:val="none" w:sz="0" w:space="0" w:color="auto"/>
                <w:left w:val="none" w:sz="0" w:space="0" w:color="auto"/>
                <w:bottom w:val="none" w:sz="0" w:space="0" w:color="auto"/>
                <w:right w:val="none" w:sz="0" w:space="0" w:color="auto"/>
              </w:divBdr>
            </w:div>
            <w:div w:id="1145928357">
              <w:marLeft w:val="0"/>
              <w:marRight w:val="0"/>
              <w:marTop w:val="0"/>
              <w:marBottom w:val="0"/>
              <w:divBdr>
                <w:top w:val="none" w:sz="0" w:space="0" w:color="auto"/>
                <w:left w:val="none" w:sz="0" w:space="0" w:color="auto"/>
                <w:bottom w:val="none" w:sz="0" w:space="0" w:color="auto"/>
                <w:right w:val="none" w:sz="0" w:space="0" w:color="auto"/>
              </w:divBdr>
            </w:div>
            <w:div w:id="1146239472">
              <w:marLeft w:val="0"/>
              <w:marRight w:val="0"/>
              <w:marTop w:val="0"/>
              <w:marBottom w:val="0"/>
              <w:divBdr>
                <w:top w:val="none" w:sz="0" w:space="0" w:color="auto"/>
                <w:left w:val="none" w:sz="0" w:space="0" w:color="auto"/>
                <w:bottom w:val="none" w:sz="0" w:space="0" w:color="auto"/>
                <w:right w:val="none" w:sz="0" w:space="0" w:color="auto"/>
              </w:divBdr>
            </w:div>
            <w:div w:id="1146355796">
              <w:marLeft w:val="0"/>
              <w:marRight w:val="0"/>
              <w:marTop w:val="0"/>
              <w:marBottom w:val="0"/>
              <w:divBdr>
                <w:top w:val="none" w:sz="0" w:space="0" w:color="auto"/>
                <w:left w:val="none" w:sz="0" w:space="0" w:color="auto"/>
                <w:bottom w:val="none" w:sz="0" w:space="0" w:color="auto"/>
                <w:right w:val="none" w:sz="0" w:space="0" w:color="auto"/>
              </w:divBdr>
            </w:div>
            <w:div w:id="1148328828">
              <w:marLeft w:val="0"/>
              <w:marRight w:val="0"/>
              <w:marTop w:val="0"/>
              <w:marBottom w:val="0"/>
              <w:divBdr>
                <w:top w:val="none" w:sz="0" w:space="0" w:color="auto"/>
                <w:left w:val="none" w:sz="0" w:space="0" w:color="auto"/>
                <w:bottom w:val="none" w:sz="0" w:space="0" w:color="auto"/>
                <w:right w:val="none" w:sz="0" w:space="0" w:color="auto"/>
              </w:divBdr>
            </w:div>
            <w:div w:id="1149705901">
              <w:marLeft w:val="0"/>
              <w:marRight w:val="0"/>
              <w:marTop w:val="0"/>
              <w:marBottom w:val="0"/>
              <w:divBdr>
                <w:top w:val="none" w:sz="0" w:space="0" w:color="auto"/>
                <w:left w:val="none" w:sz="0" w:space="0" w:color="auto"/>
                <w:bottom w:val="none" w:sz="0" w:space="0" w:color="auto"/>
                <w:right w:val="none" w:sz="0" w:space="0" w:color="auto"/>
              </w:divBdr>
            </w:div>
            <w:div w:id="1150443128">
              <w:marLeft w:val="0"/>
              <w:marRight w:val="0"/>
              <w:marTop w:val="0"/>
              <w:marBottom w:val="0"/>
              <w:divBdr>
                <w:top w:val="none" w:sz="0" w:space="0" w:color="auto"/>
                <w:left w:val="none" w:sz="0" w:space="0" w:color="auto"/>
                <w:bottom w:val="none" w:sz="0" w:space="0" w:color="auto"/>
                <w:right w:val="none" w:sz="0" w:space="0" w:color="auto"/>
              </w:divBdr>
            </w:div>
            <w:div w:id="1151748612">
              <w:marLeft w:val="0"/>
              <w:marRight w:val="0"/>
              <w:marTop w:val="0"/>
              <w:marBottom w:val="0"/>
              <w:divBdr>
                <w:top w:val="none" w:sz="0" w:space="0" w:color="auto"/>
                <w:left w:val="none" w:sz="0" w:space="0" w:color="auto"/>
                <w:bottom w:val="none" w:sz="0" w:space="0" w:color="auto"/>
                <w:right w:val="none" w:sz="0" w:space="0" w:color="auto"/>
              </w:divBdr>
            </w:div>
            <w:div w:id="1151946007">
              <w:marLeft w:val="0"/>
              <w:marRight w:val="0"/>
              <w:marTop w:val="0"/>
              <w:marBottom w:val="0"/>
              <w:divBdr>
                <w:top w:val="none" w:sz="0" w:space="0" w:color="auto"/>
                <w:left w:val="none" w:sz="0" w:space="0" w:color="auto"/>
                <w:bottom w:val="none" w:sz="0" w:space="0" w:color="auto"/>
                <w:right w:val="none" w:sz="0" w:space="0" w:color="auto"/>
              </w:divBdr>
            </w:div>
            <w:div w:id="1154645845">
              <w:marLeft w:val="0"/>
              <w:marRight w:val="0"/>
              <w:marTop w:val="0"/>
              <w:marBottom w:val="0"/>
              <w:divBdr>
                <w:top w:val="none" w:sz="0" w:space="0" w:color="auto"/>
                <w:left w:val="none" w:sz="0" w:space="0" w:color="auto"/>
                <w:bottom w:val="none" w:sz="0" w:space="0" w:color="auto"/>
                <w:right w:val="none" w:sz="0" w:space="0" w:color="auto"/>
              </w:divBdr>
            </w:div>
            <w:div w:id="1156799864">
              <w:marLeft w:val="0"/>
              <w:marRight w:val="0"/>
              <w:marTop w:val="0"/>
              <w:marBottom w:val="0"/>
              <w:divBdr>
                <w:top w:val="none" w:sz="0" w:space="0" w:color="auto"/>
                <w:left w:val="none" w:sz="0" w:space="0" w:color="auto"/>
                <w:bottom w:val="none" w:sz="0" w:space="0" w:color="auto"/>
                <w:right w:val="none" w:sz="0" w:space="0" w:color="auto"/>
              </w:divBdr>
            </w:div>
            <w:div w:id="1157040083">
              <w:marLeft w:val="0"/>
              <w:marRight w:val="0"/>
              <w:marTop w:val="0"/>
              <w:marBottom w:val="0"/>
              <w:divBdr>
                <w:top w:val="none" w:sz="0" w:space="0" w:color="auto"/>
                <w:left w:val="none" w:sz="0" w:space="0" w:color="auto"/>
                <w:bottom w:val="none" w:sz="0" w:space="0" w:color="auto"/>
                <w:right w:val="none" w:sz="0" w:space="0" w:color="auto"/>
              </w:divBdr>
            </w:div>
            <w:div w:id="1157644955">
              <w:marLeft w:val="0"/>
              <w:marRight w:val="0"/>
              <w:marTop w:val="0"/>
              <w:marBottom w:val="0"/>
              <w:divBdr>
                <w:top w:val="none" w:sz="0" w:space="0" w:color="auto"/>
                <w:left w:val="none" w:sz="0" w:space="0" w:color="auto"/>
                <w:bottom w:val="none" w:sz="0" w:space="0" w:color="auto"/>
                <w:right w:val="none" w:sz="0" w:space="0" w:color="auto"/>
              </w:divBdr>
            </w:div>
            <w:div w:id="1159275325">
              <w:marLeft w:val="0"/>
              <w:marRight w:val="0"/>
              <w:marTop w:val="0"/>
              <w:marBottom w:val="0"/>
              <w:divBdr>
                <w:top w:val="none" w:sz="0" w:space="0" w:color="auto"/>
                <w:left w:val="none" w:sz="0" w:space="0" w:color="auto"/>
                <w:bottom w:val="none" w:sz="0" w:space="0" w:color="auto"/>
                <w:right w:val="none" w:sz="0" w:space="0" w:color="auto"/>
              </w:divBdr>
            </w:div>
            <w:div w:id="1160854882">
              <w:marLeft w:val="0"/>
              <w:marRight w:val="0"/>
              <w:marTop w:val="0"/>
              <w:marBottom w:val="0"/>
              <w:divBdr>
                <w:top w:val="none" w:sz="0" w:space="0" w:color="auto"/>
                <w:left w:val="none" w:sz="0" w:space="0" w:color="auto"/>
                <w:bottom w:val="none" w:sz="0" w:space="0" w:color="auto"/>
                <w:right w:val="none" w:sz="0" w:space="0" w:color="auto"/>
              </w:divBdr>
            </w:div>
            <w:div w:id="1162308727">
              <w:marLeft w:val="0"/>
              <w:marRight w:val="0"/>
              <w:marTop w:val="360"/>
              <w:marBottom w:val="0"/>
              <w:divBdr>
                <w:top w:val="single" w:sz="6" w:space="0" w:color="auto"/>
                <w:left w:val="single" w:sz="6" w:space="0" w:color="auto"/>
                <w:bottom w:val="single" w:sz="6" w:space="0" w:color="auto"/>
                <w:right w:val="single" w:sz="6" w:space="0" w:color="auto"/>
              </w:divBdr>
            </w:div>
            <w:div w:id="1163551201">
              <w:marLeft w:val="0"/>
              <w:marRight w:val="0"/>
              <w:marTop w:val="0"/>
              <w:marBottom w:val="0"/>
              <w:divBdr>
                <w:top w:val="none" w:sz="0" w:space="0" w:color="auto"/>
                <w:left w:val="none" w:sz="0" w:space="0" w:color="auto"/>
                <w:bottom w:val="none" w:sz="0" w:space="0" w:color="auto"/>
                <w:right w:val="none" w:sz="0" w:space="0" w:color="auto"/>
              </w:divBdr>
            </w:div>
            <w:div w:id="1163735650">
              <w:marLeft w:val="0"/>
              <w:marRight w:val="0"/>
              <w:marTop w:val="0"/>
              <w:marBottom w:val="0"/>
              <w:divBdr>
                <w:top w:val="none" w:sz="0" w:space="0" w:color="auto"/>
                <w:left w:val="none" w:sz="0" w:space="0" w:color="auto"/>
                <w:bottom w:val="none" w:sz="0" w:space="0" w:color="auto"/>
                <w:right w:val="none" w:sz="0" w:space="0" w:color="auto"/>
              </w:divBdr>
            </w:div>
            <w:div w:id="1164010920">
              <w:marLeft w:val="0"/>
              <w:marRight w:val="0"/>
              <w:marTop w:val="0"/>
              <w:marBottom w:val="0"/>
              <w:divBdr>
                <w:top w:val="none" w:sz="0" w:space="0" w:color="auto"/>
                <w:left w:val="none" w:sz="0" w:space="0" w:color="auto"/>
                <w:bottom w:val="none" w:sz="0" w:space="0" w:color="auto"/>
                <w:right w:val="none" w:sz="0" w:space="0" w:color="auto"/>
              </w:divBdr>
            </w:div>
            <w:div w:id="1164974102">
              <w:marLeft w:val="0"/>
              <w:marRight w:val="0"/>
              <w:marTop w:val="0"/>
              <w:marBottom w:val="0"/>
              <w:divBdr>
                <w:top w:val="none" w:sz="0" w:space="0" w:color="auto"/>
                <w:left w:val="none" w:sz="0" w:space="0" w:color="auto"/>
                <w:bottom w:val="none" w:sz="0" w:space="0" w:color="auto"/>
                <w:right w:val="none" w:sz="0" w:space="0" w:color="auto"/>
              </w:divBdr>
            </w:div>
            <w:div w:id="1166553992">
              <w:marLeft w:val="0"/>
              <w:marRight w:val="0"/>
              <w:marTop w:val="0"/>
              <w:marBottom w:val="0"/>
              <w:divBdr>
                <w:top w:val="none" w:sz="0" w:space="0" w:color="auto"/>
                <w:left w:val="none" w:sz="0" w:space="0" w:color="auto"/>
                <w:bottom w:val="none" w:sz="0" w:space="0" w:color="auto"/>
                <w:right w:val="none" w:sz="0" w:space="0" w:color="auto"/>
              </w:divBdr>
            </w:div>
            <w:div w:id="1169060790">
              <w:marLeft w:val="0"/>
              <w:marRight w:val="0"/>
              <w:marTop w:val="0"/>
              <w:marBottom w:val="0"/>
              <w:divBdr>
                <w:top w:val="none" w:sz="0" w:space="0" w:color="auto"/>
                <w:left w:val="none" w:sz="0" w:space="0" w:color="auto"/>
                <w:bottom w:val="none" w:sz="0" w:space="0" w:color="auto"/>
                <w:right w:val="none" w:sz="0" w:space="0" w:color="auto"/>
              </w:divBdr>
            </w:div>
            <w:div w:id="1169637161">
              <w:marLeft w:val="0"/>
              <w:marRight w:val="0"/>
              <w:marTop w:val="0"/>
              <w:marBottom w:val="0"/>
              <w:divBdr>
                <w:top w:val="none" w:sz="0" w:space="0" w:color="auto"/>
                <w:left w:val="none" w:sz="0" w:space="0" w:color="auto"/>
                <w:bottom w:val="none" w:sz="0" w:space="0" w:color="auto"/>
                <w:right w:val="none" w:sz="0" w:space="0" w:color="auto"/>
              </w:divBdr>
            </w:div>
            <w:div w:id="1170023169">
              <w:marLeft w:val="0"/>
              <w:marRight w:val="0"/>
              <w:marTop w:val="0"/>
              <w:marBottom w:val="0"/>
              <w:divBdr>
                <w:top w:val="none" w:sz="0" w:space="0" w:color="auto"/>
                <w:left w:val="none" w:sz="0" w:space="0" w:color="auto"/>
                <w:bottom w:val="none" w:sz="0" w:space="0" w:color="auto"/>
                <w:right w:val="none" w:sz="0" w:space="0" w:color="auto"/>
              </w:divBdr>
            </w:div>
            <w:div w:id="1171218436">
              <w:marLeft w:val="0"/>
              <w:marRight w:val="0"/>
              <w:marTop w:val="0"/>
              <w:marBottom w:val="0"/>
              <w:divBdr>
                <w:top w:val="none" w:sz="0" w:space="0" w:color="auto"/>
                <w:left w:val="none" w:sz="0" w:space="0" w:color="auto"/>
                <w:bottom w:val="none" w:sz="0" w:space="0" w:color="auto"/>
                <w:right w:val="none" w:sz="0" w:space="0" w:color="auto"/>
              </w:divBdr>
            </w:div>
            <w:div w:id="1172262507">
              <w:marLeft w:val="0"/>
              <w:marRight w:val="0"/>
              <w:marTop w:val="0"/>
              <w:marBottom w:val="0"/>
              <w:divBdr>
                <w:top w:val="none" w:sz="0" w:space="0" w:color="auto"/>
                <w:left w:val="none" w:sz="0" w:space="0" w:color="auto"/>
                <w:bottom w:val="none" w:sz="0" w:space="0" w:color="auto"/>
                <w:right w:val="none" w:sz="0" w:space="0" w:color="auto"/>
              </w:divBdr>
            </w:div>
            <w:div w:id="1172645692">
              <w:marLeft w:val="0"/>
              <w:marRight w:val="0"/>
              <w:marTop w:val="0"/>
              <w:marBottom w:val="0"/>
              <w:divBdr>
                <w:top w:val="none" w:sz="0" w:space="0" w:color="auto"/>
                <w:left w:val="none" w:sz="0" w:space="0" w:color="auto"/>
                <w:bottom w:val="none" w:sz="0" w:space="0" w:color="auto"/>
                <w:right w:val="none" w:sz="0" w:space="0" w:color="auto"/>
              </w:divBdr>
            </w:div>
            <w:div w:id="1174878956">
              <w:marLeft w:val="0"/>
              <w:marRight w:val="0"/>
              <w:marTop w:val="0"/>
              <w:marBottom w:val="0"/>
              <w:divBdr>
                <w:top w:val="none" w:sz="0" w:space="0" w:color="auto"/>
                <w:left w:val="none" w:sz="0" w:space="0" w:color="auto"/>
                <w:bottom w:val="none" w:sz="0" w:space="0" w:color="auto"/>
                <w:right w:val="none" w:sz="0" w:space="0" w:color="auto"/>
              </w:divBdr>
            </w:div>
            <w:div w:id="1178890477">
              <w:marLeft w:val="0"/>
              <w:marRight w:val="0"/>
              <w:marTop w:val="0"/>
              <w:marBottom w:val="0"/>
              <w:divBdr>
                <w:top w:val="none" w:sz="0" w:space="0" w:color="auto"/>
                <w:left w:val="none" w:sz="0" w:space="0" w:color="auto"/>
                <w:bottom w:val="none" w:sz="0" w:space="0" w:color="auto"/>
                <w:right w:val="none" w:sz="0" w:space="0" w:color="auto"/>
              </w:divBdr>
            </w:div>
            <w:div w:id="1180313634">
              <w:marLeft w:val="0"/>
              <w:marRight w:val="0"/>
              <w:marTop w:val="360"/>
              <w:marBottom w:val="0"/>
              <w:divBdr>
                <w:top w:val="single" w:sz="6" w:space="0" w:color="auto"/>
                <w:left w:val="single" w:sz="6" w:space="0" w:color="auto"/>
                <w:bottom w:val="single" w:sz="6" w:space="0" w:color="auto"/>
                <w:right w:val="single" w:sz="6" w:space="0" w:color="auto"/>
              </w:divBdr>
            </w:div>
            <w:div w:id="1180854394">
              <w:marLeft w:val="0"/>
              <w:marRight w:val="0"/>
              <w:marTop w:val="0"/>
              <w:marBottom w:val="0"/>
              <w:divBdr>
                <w:top w:val="none" w:sz="0" w:space="0" w:color="auto"/>
                <w:left w:val="none" w:sz="0" w:space="0" w:color="auto"/>
                <w:bottom w:val="none" w:sz="0" w:space="0" w:color="auto"/>
                <w:right w:val="none" w:sz="0" w:space="0" w:color="auto"/>
              </w:divBdr>
            </w:div>
            <w:div w:id="1181551479">
              <w:marLeft w:val="0"/>
              <w:marRight w:val="0"/>
              <w:marTop w:val="0"/>
              <w:marBottom w:val="0"/>
              <w:divBdr>
                <w:top w:val="none" w:sz="0" w:space="0" w:color="auto"/>
                <w:left w:val="none" w:sz="0" w:space="0" w:color="auto"/>
                <w:bottom w:val="none" w:sz="0" w:space="0" w:color="auto"/>
                <w:right w:val="none" w:sz="0" w:space="0" w:color="auto"/>
              </w:divBdr>
            </w:div>
            <w:div w:id="1183322742">
              <w:marLeft w:val="0"/>
              <w:marRight w:val="0"/>
              <w:marTop w:val="0"/>
              <w:marBottom w:val="0"/>
              <w:divBdr>
                <w:top w:val="none" w:sz="0" w:space="0" w:color="auto"/>
                <w:left w:val="none" w:sz="0" w:space="0" w:color="auto"/>
                <w:bottom w:val="none" w:sz="0" w:space="0" w:color="auto"/>
                <w:right w:val="none" w:sz="0" w:space="0" w:color="auto"/>
              </w:divBdr>
            </w:div>
            <w:div w:id="1183861584">
              <w:marLeft w:val="0"/>
              <w:marRight w:val="0"/>
              <w:marTop w:val="0"/>
              <w:marBottom w:val="0"/>
              <w:divBdr>
                <w:top w:val="none" w:sz="0" w:space="0" w:color="auto"/>
                <w:left w:val="none" w:sz="0" w:space="0" w:color="auto"/>
                <w:bottom w:val="none" w:sz="0" w:space="0" w:color="auto"/>
                <w:right w:val="none" w:sz="0" w:space="0" w:color="auto"/>
              </w:divBdr>
            </w:div>
            <w:div w:id="1184901982">
              <w:marLeft w:val="0"/>
              <w:marRight w:val="0"/>
              <w:marTop w:val="0"/>
              <w:marBottom w:val="0"/>
              <w:divBdr>
                <w:top w:val="none" w:sz="0" w:space="0" w:color="auto"/>
                <w:left w:val="none" w:sz="0" w:space="0" w:color="auto"/>
                <w:bottom w:val="none" w:sz="0" w:space="0" w:color="auto"/>
                <w:right w:val="none" w:sz="0" w:space="0" w:color="auto"/>
              </w:divBdr>
            </w:div>
            <w:div w:id="1185440377">
              <w:marLeft w:val="0"/>
              <w:marRight w:val="0"/>
              <w:marTop w:val="0"/>
              <w:marBottom w:val="0"/>
              <w:divBdr>
                <w:top w:val="none" w:sz="0" w:space="0" w:color="auto"/>
                <w:left w:val="none" w:sz="0" w:space="0" w:color="auto"/>
                <w:bottom w:val="none" w:sz="0" w:space="0" w:color="auto"/>
                <w:right w:val="none" w:sz="0" w:space="0" w:color="auto"/>
              </w:divBdr>
            </w:div>
            <w:div w:id="1187019512">
              <w:marLeft w:val="0"/>
              <w:marRight w:val="0"/>
              <w:marTop w:val="0"/>
              <w:marBottom w:val="0"/>
              <w:divBdr>
                <w:top w:val="none" w:sz="0" w:space="0" w:color="auto"/>
                <w:left w:val="none" w:sz="0" w:space="0" w:color="auto"/>
                <w:bottom w:val="none" w:sz="0" w:space="0" w:color="auto"/>
                <w:right w:val="none" w:sz="0" w:space="0" w:color="auto"/>
              </w:divBdr>
            </w:div>
            <w:div w:id="1190413064">
              <w:marLeft w:val="0"/>
              <w:marRight w:val="0"/>
              <w:marTop w:val="0"/>
              <w:marBottom w:val="0"/>
              <w:divBdr>
                <w:top w:val="none" w:sz="0" w:space="0" w:color="auto"/>
                <w:left w:val="none" w:sz="0" w:space="0" w:color="auto"/>
                <w:bottom w:val="none" w:sz="0" w:space="0" w:color="auto"/>
                <w:right w:val="none" w:sz="0" w:space="0" w:color="auto"/>
              </w:divBdr>
            </w:div>
            <w:div w:id="1194227813">
              <w:marLeft w:val="0"/>
              <w:marRight w:val="0"/>
              <w:marTop w:val="0"/>
              <w:marBottom w:val="0"/>
              <w:divBdr>
                <w:top w:val="none" w:sz="0" w:space="0" w:color="auto"/>
                <w:left w:val="none" w:sz="0" w:space="0" w:color="auto"/>
                <w:bottom w:val="none" w:sz="0" w:space="0" w:color="auto"/>
                <w:right w:val="none" w:sz="0" w:space="0" w:color="auto"/>
              </w:divBdr>
            </w:div>
            <w:div w:id="1195578825">
              <w:marLeft w:val="0"/>
              <w:marRight w:val="0"/>
              <w:marTop w:val="0"/>
              <w:marBottom w:val="0"/>
              <w:divBdr>
                <w:top w:val="none" w:sz="0" w:space="0" w:color="auto"/>
                <w:left w:val="none" w:sz="0" w:space="0" w:color="auto"/>
                <w:bottom w:val="none" w:sz="0" w:space="0" w:color="auto"/>
                <w:right w:val="none" w:sz="0" w:space="0" w:color="auto"/>
              </w:divBdr>
            </w:div>
            <w:div w:id="1198158969">
              <w:marLeft w:val="0"/>
              <w:marRight w:val="0"/>
              <w:marTop w:val="0"/>
              <w:marBottom w:val="0"/>
              <w:divBdr>
                <w:top w:val="none" w:sz="0" w:space="0" w:color="auto"/>
                <w:left w:val="none" w:sz="0" w:space="0" w:color="auto"/>
                <w:bottom w:val="none" w:sz="0" w:space="0" w:color="auto"/>
                <w:right w:val="none" w:sz="0" w:space="0" w:color="auto"/>
              </w:divBdr>
            </w:div>
            <w:div w:id="1198472751">
              <w:marLeft w:val="0"/>
              <w:marRight w:val="0"/>
              <w:marTop w:val="0"/>
              <w:marBottom w:val="0"/>
              <w:divBdr>
                <w:top w:val="none" w:sz="0" w:space="0" w:color="auto"/>
                <w:left w:val="none" w:sz="0" w:space="0" w:color="auto"/>
                <w:bottom w:val="none" w:sz="0" w:space="0" w:color="auto"/>
                <w:right w:val="none" w:sz="0" w:space="0" w:color="auto"/>
              </w:divBdr>
            </w:div>
            <w:div w:id="1198540826">
              <w:marLeft w:val="0"/>
              <w:marRight w:val="0"/>
              <w:marTop w:val="0"/>
              <w:marBottom w:val="0"/>
              <w:divBdr>
                <w:top w:val="none" w:sz="0" w:space="0" w:color="auto"/>
                <w:left w:val="none" w:sz="0" w:space="0" w:color="auto"/>
                <w:bottom w:val="none" w:sz="0" w:space="0" w:color="auto"/>
                <w:right w:val="none" w:sz="0" w:space="0" w:color="auto"/>
              </w:divBdr>
            </w:div>
            <w:div w:id="1198667346">
              <w:marLeft w:val="0"/>
              <w:marRight w:val="0"/>
              <w:marTop w:val="0"/>
              <w:marBottom w:val="0"/>
              <w:divBdr>
                <w:top w:val="none" w:sz="0" w:space="0" w:color="auto"/>
                <w:left w:val="none" w:sz="0" w:space="0" w:color="auto"/>
                <w:bottom w:val="none" w:sz="0" w:space="0" w:color="auto"/>
                <w:right w:val="none" w:sz="0" w:space="0" w:color="auto"/>
              </w:divBdr>
            </w:div>
            <w:div w:id="1198739994">
              <w:marLeft w:val="0"/>
              <w:marRight w:val="0"/>
              <w:marTop w:val="0"/>
              <w:marBottom w:val="0"/>
              <w:divBdr>
                <w:top w:val="none" w:sz="0" w:space="0" w:color="auto"/>
                <w:left w:val="none" w:sz="0" w:space="0" w:color="auto"/>
                <w:bottom w:val="none" w:sz="0" w:space="0" w:color="auto"/>
                <w:right w:val="none" w:sz="0" w:space="0" w:color="auto"/>
              </w:divBdr>
            </w:div>
            <w:div w:id="1202788069">
              <w:marLeft w:val="0"/>
              <w:marRight w:val="0"/>
              <w:marTop w:val="0"/>
              <w:marBottom w:val="0"/>
              <w:divBdr>
                <w:top w:val="none" w:sz="0" w:space="0" w:color="auto"/>
                <w:left w:val="none" w:sz="0" w:space="0" w:color="auto"/>
                <w:bottom w:val="none" w:sz="0" w:space="0" w:color="auto"/>
                <w:right w:val="none" w:sz="0" w:space="0" w:color="auto"/>
              </w:divBdr>
            </w:div>
            <w:div w:id="1205748273">
              <w:marLeft w:val="0"/>
              <w:marRight w:val="0"/>
              <w:marTop w:val="0"/>
              <w:marBottom w:val="0"/>
              <w:divBdr>
                <w:top w:val="none" w:sz="0" w:space="0" w:color="auto"/>
                <w:left w:val="none" w:sz="0" w:space="0" w:color="auto"/>
                <w:bottom w:val="none" w:sz="0" w:space="0" w:color="auto"/>
                <w:right w:val="none" w:sz="0" w:space="0" w:color="auto"/>
              </w:divBdr>
            </w:div>
            <w:div w:id="1207454483">
              <w:marLeft w:val="0"/>
              <w:marRight w:val="0"/>
              <w:marTop w:val="0"/>
              <w:marBottom w:val="0"/>
              <w:divBdr>
                <w:top w:val="none" w:sz="0" w:space="0" w:color="auto"/>
                <w:left w:val="none" w:sz="0" w:space="0" w:color="auto"/>
                <w:bottom w:val="none" w:sz="0" w:space="0" w:color="auto"/>
                <w:right w:val="none" w:sz="0" w:space="0" w:color="auto"/>
              </w:divBdr>
            </w:div>
            <w:div w:id="1209336509">
              <w:marLeft w:val="0"/>
              <w:marRight w:val="0"/>
              <w:marTop w:val="0"/>
              <w:marBottom w:val="0"/>
              <w:divBdr>
                <w:top w:val="none" w:sz="0" w:space="0" w:color="auto"/>
                <w:left w:val="none" w:sz="0" w:space="0" w:color="auto"/>
                <w:bottom w:val="none" w:sz="0" w:space="0" w:color="auto"/>
                <w:right w:val="none" w:sz="0" w:space="0" w:color="auto"/>
              </w:divBdr>
            </w:div>
            <w:div w:id="1216047553">
              <w:marLeft w:val="0"/>
              <w:marRight w:val="0"/>
              <w:marTop w:val="0"/>
              <w:marBottom w:val="0"/>
              <w:divBdr>
                <w:top w:val="none" w:sz="0" w:space="0" w:color="auto"/>
                <w:left w:val="none" w:sz="0" w:space="0" w:color="auto"/>
                <w:bottom w:val="none" w:sz="0" w:space="0" w:color="auto"/>
                <w:right w:val="none" w:sz="0" w:space="0" w:color="auto"/>
              </w:divBdr>
            </w:div>
            <w:div w:id="1216353371">
              <w:marLeft w:val="0"/>
              <w:marRight w:val="0"/>
              <w:marTop w:val="0"/>
              <w:marBottom w:val="0"/>
              <w:divBdr>
                <w:top w:val="none" w:sz="0" w:space="0" w:color="auto"/>
                <w:left w:val="none" w:sz="0" w:space="0" w:color="auto"/>
                <w:bottom w:val="none" w:sz="0" w:space="0" w:color="auto"/>
                <w:right w:val="none" w:sz="0" w:space="0" w:color="auto"/>
              </w:divBdr>
            </w:div>
            <w:div w:id="1218469438">
              <w:marLeft w:val="0"/>
              <w:marRight w:val="0"/>
              <w:marTop w:val="0"/>
              <w:marBottom w:val="0"/>
              <w:divBdr>
                <w:top w:val="none" w:sz="0" w:space="0" w:color="auto"/>
                <w:left w:val="none" w:sz="0" w:space="0" w:color="auto"/>
                <w:bottom w:val="none" w:sz="0" w:space="0" w:color="auto"/>
                <w:right w:val="none" w:sz="0" w:space="0" w:color="auto"/>
              </w:divBdr>
            </w:div>
            <w:div w:id="1218979633">
              <w:marLeft w:val="0"/>
              <w:marRight w:val="0"/>
              <w:marTop w:val="0"/>
              <w:marBottom w:val="0"/>
              <w:divBdr>
                <w:top w:val="none" w:sz="0" w:space="0" w:color="auto"/>
                <w:left w:val="none" w:sz="0" w:space="0" w:color="auto"/>
                <w:bottom w:val="none" w:sz="0" w:space="0" w:color="auto"/>
                <w:right w:val="none" w:sz="0" w:space="0" w:color="auto"/>
              </w:divBdr>
            </w:div>
            <w:div w:id="1220366058">
              <w:marLeft w:val="0"/>
              <w:marRight w:val="0"/>
              <w:marTop w:val="0"/>
              <w:marBottom w:val="0"/>
              <w:divBdr>
                <w:top w:val="none" w:sz="0" w:space="0" w:color="auto"/>
                <w:left w:val="none" w:sz="0" w:space="0" w:color="auto"/>
                <w:bottom w:val="none" w:sz="0" w:space="0" w:color="auto"/>
                <w:right w:val="none" w:sz="0" w:space="0" w:color="auto"/>
              </w:divBdr>
            </w:div>
            <w:div w:id="1220557245">
              <w:marLeft w:val="0"/>
              <w:marRight w:val="0"/>
              <w:marTop w:val="0"/>
              <w:marBottom w:val="0"/>
              <w:divBdr>
                <w:top w:val="none" w:sz="0" w:space="0" w:color="auto"/>
                <w:left w:val="none" w:sz="0" w:space="0" w:color="auto"/>
                <w:bottom w:val="none" w:sz="0" w:space="0" w:color="auto"/>
                <w:right w:val="none" w:sz="0" w:space="0" w:color="auto"/>
              </w:divBdr>
            </w:div>
            <w:div w:id="1222979206">
              <w:marLeft w:val="0"/>
              <w:marRight w:val="0"/>
              <w:marTop w:val="0"/>
              <w:marBottom w:val="0"/>
              <w:divBdr>
                <w:top w:val="none" w:sz="0" w:space="0" w:color="auto"/>
                <w:left w:val="none" w:sz="0" w:space="0" w:color="auto"/>
                <w:bottom w:val="none" w:sz="0" w:space="0" w:color="auto"/>
                <w:right w:val="none" w:sz="0" w:space="0" w:color="auto"/>
              </w:divBdr>
            </w:div>
            <w:div w:id="1224560483">
              <w:marLeft w:val="0"/>
              <w:marRight w:val="0"/>
              <w:marTop w:val="0"/>
              <w:marBottom w:val="0"/>
              <w:divBdr>
                <w:top w:val="none" w:sz="0" w:space="0" w:color="auto"/>
                <w:left w:val="none" w:sz="0" w:space="0" w:color="auto"/>
                <w:bottom w:val="none" w:sz="0" w:space="0" w:color="auto"/>
                <w:right w:val="none" w:sz="0" w:space="0" w:color="auto"/>
              </w:divBdr>
            </w:div>
            <w:div w:id="1225916839">
              <w:marLeft w:val="0"/>
              <w:marRight w:val="0"/>
              <w:marTop w:val="0"/>
              <w:marBottom w:val="0"/>
              <w:divBdr>
                <w:top w:val="none" w:sz="0" w:space="0" w:color="auto"/>
                <w:left w:val="none" w:sz="0" w:space="0" w:color="auto"/>
                <w:bottom w:val="none" w:sz="0" w:space="0" w:color="auto"/>
                <w:right w:val="none" w:sz="0" w:space="0" w:color="auto"/>
              </w:divBdr>
            </w:div>
            <w:div w:id="1231110259">
              <w:marLeft w:val="0"/>
              <w:marRight w:val="0"/>
              <w:marTop w:val="0"/>
              <w:marBottom w:val="0"/>
              <w:divBdr>
                <w:top w:val="none" w:sz="0" w:space="0" w:color="auto"/>
                <w:left w:val="none" w:sz="0" w:space="0" w:color="auto"/>
                <w:bottom w:val="none" w:sz="0" w:space="0" w:color="auto"/>
                <w:right w:val="none" w:sz="0" w:space="0" w:color="auto"/>
              </w:divBdr>
            </w:div>
            <w:div w:id="1233003442">
              <w:marLeft w:val="0"/>
              <w:marRight w:val="0"/>
              <w:marTop w:val="0"/>
              <w:marBottom w:val="0"/>
              <w:divBdr>
                <w:top w:val="none" w:sz="0" w:space="0" w:color="auto"/>
                <w:left w:val="none" w:sz="0" w:space="0" w:color="auto"/>
                <w:bottom w:val="none" w:sz="0" w:space="0" w:color="auto"/>
                <w:right w:val="none" w:sz="0" w:space="0" w:color="auto"/>
              </w:divBdr>
            </w:div>
            <w:div w:id="1239487118">
              <w:marLeft w:val="0"/>
              <w:marRight w:val="0"/>
              <w:marTop w:val="0"/>
              <w:marBottom w:val="0"/>
              <w:divBdr>
                <w:top w:val="none" w:sz="0" w:space="0" w:color="auto"/>
                <w:left w:val="none" w:sz="0" w:space="0" w:color="auto"/>
                <w:bottom w:val="none" w:sz="0" w:space="0" w:color="auto"/>
                <w:right w:val="none" w:sz="0" w:space="0" w:color="auto"/>
              </w:divBdr>
            </w:div>
            <w:div w:id="1240170264">
              <w:marLeft w:val="0"/>
              <w:marRight w:val="0"/>
              <w:marTop w:val="0"/>
              <w:marBottom w:val="0"/>
              <w:divBdr>
                <w:top w:val="none" w:sz="0" w:space="0" w:color="auto"/>
                <w:left w:val="none" w:sz="0" w:space="0" w:color="auto"/>
                <w:bottom w:val="none" w:sz="0" w:space="0" w:color="auto"/>
                <w:right w:val="none" w:sz="0" w:space="0" w:color="auto"/>
              </w:divBdr>
            </w:div>
            <w:div w:id="1240363669">
              <w:marLeft w:val="0"/>
              <w:marRight w:val="0"/>
              <w:marTop w:val="0"/>
              <w:marBottom w:val="0"/>
              <w:divBdr>
                <w:top w:val="none" w:sz="0" w:space="0" w:color="auto"/>
                <w:left w:val="none" w:sz="0" w:space="0" w:color="auto"/>
                <w:bottom w:val="none" w:sz="0" w:space="0" w:color="auto"/>
                <w:right w:val="none" w:sz="0" w:space="0" w:color="auto"/>
              </w:divBdr>
            </w:div>
            <w:div w:id="1244756049">
              <w:marLeft w:val="0"/>
              <w:marRight w:val="0"/>
              <w:marTop w:val="0"/>
              <w:marBottom w:val="0"/>
              <w:divBdr>
                <w:top w:val="none" w:sz="0" w:space="0" w:color="auto"/>
                <w:left w:val="none" w:sz="0" w:space="0" w:color="auto"/>
                <w:bottom w:val="none" w:sz="0" w:space="0" w:color="auto"/>
                <w:right w:val="none" w:sz="0" w:space="0" w:color="auto"/>
              </w:divBdr>
            </w:div>
            <w:div w:id="1246378534">
              <w:marLeft w:val="0"/>
              <w:marRight w:val="0"/>
              <w:marTop w:val="0"/>
              <w:marBottom w:val="0"/>
              <w:divBdr>
                <w:top w:val="none" w:sz="0" w:space="0" w:color="auto"/>
                <w:left w:val="none" w:sz="0" w:space="0" w:color="auto"/>
                <w:bottom w:val="none" w:sz="0" w:space="0" w:color="auto"/>
                <w:right w:val="none" w:sz="0" w:space="0" w:color="auto"/>
              </w:divBdr>
            </w:div>
            <w:div w:id="1246841280">
              <w:marLeft w:val="0"/>
              <w:marRight w:val="0"/>
              <w:marTop w:val="0"/>
              <w:marBottom w:val="0"/>
              <w:divBdr>
                <w:top w:val="none" w:sz="0" w:space="0" w:color="auto"/>
                <w:left w:val="none" w:sz="0" w:space="0" w:color="auto"/>
                <w:bottom w:val="none" w:sz="0" w:space="0" w:color="auto"/>
                <w:right w:val="none" w:sz="0" w:space="0" w:color="auto"/>
              </w:divBdr>
            </w:div>
            <w:div w:id="1248881816">
              <w:marLeft w:val="0"/>
              <w:marRight w:val="0"/>
              <w:marTop w:val="0"/>
              <w:marBottom w:val="0"/>
              <w:divBdr>
                <w:top w:val="none" w:sz="0" w:space="0" w:color="auto"/>
                <w:left w:val="none" w:sz="0" w:space="0" w:color="auto"/>
                <w:bottom w:val="none" w:sz="0" w:space="0" w:color="auto"/>
                <w:right w:val="none" w:sz="0" w:space="0" w:color="auto"/>
              </w:divBdr>
            </w:div>
            <w:div w:id="1249464645">
              <w:marLeft w:val="0"/>
              <w:marRight w:val="0"/>
              <w:marTop w:val="0"/>
              <w:marBottom w:val="0"/>
              <w:divBdr>
                <w:top w:val="none" w:sz="0" w:space="0" w:color="auto"/>
                <w:left w:val="none" w:sz="0" w:space="0" w:color="auto"/>
                <w:bottom w:val="none" w:sz="0" w:space="0" w:color="auto"/>
                <w:right w:val="none" w:sz="0" w:space="0" w:color="auto"/>
              </w:divBdr>
            </w:div>
            <w:div w:id="1254974629">
              <w:marLeft w:val="0"/>
              <w:marRight w:val="0"/>
              <w:marTop w:val="0"/>
              <w:marBottom w:val="0"/>
              <w:divBdr>
                <w:top w:val="none" w:sz="0" w:space="0" w:color="auto"/>
                <w:left w:val="none" w:sz="0" w:space="0" w:color="auto"/>
                <w:bottom w:val="none" w:sz="0" w:space="0" w:color="auto"/>
                <w:right w:val="none" w:sz="0" w:space="0" w:color="auto"/>
              </w:divBdr>
            </w:div>
            <w:div w:id="1255825277">
              <w:marLeft w:val="0"/>
              <w:marRight w:val="0"/>
              <w:marTop w:val="0"/>
              <w:marBottom w:val="0"/>
              <w:divBdr>
                <w:top w:val="none" w:sz="0" w:space="0" w:color="auto"/>
                <w:left w:val="none" w:sz="0" w:space="0" w:color="auto"/>
                <w:bottom w:val="none" w:sz="0" w:space="0" w:color="auto"/>
                <w:right w:val="none" w:sz="0" w:space="0" w:color="auto"/>
              </w:divBdr>
            </w:div>
            <w:div w:id="1257052630">
              <w:marLeft w:val="0"/>
              <w:marRight w:val="0"/>
              <w:marTop w:val="0"/>
              <w:marBottom w:val="0"/>
              <w:divBdr>
                <w:top w:val="none" w:sz="0" w:space="0" w:color="auto"/>
                <w:left w:val="none" w:sz="0" w:space="0" w:color="auto"/>
                <w:bottom w:val="none" w:sz="0" w:space="0" w:color="auto"/>
                <w:right w:val="none" w:sz="0" w:space="0" w:color="auto"/>
              </w:divBdr>
            </w:div>
            <w:div w:id="1257440421">
              <w:marLeft w:val="0"/>
              <w:marRight w:val="0"/>
              <w:marTop w:val="0"/>
              <w:marBottom w:val="0"/>
              <w:divBdr>
                <w:top w:val="none" w:sz="0" w:space="0" w:color="auto"/>
                <w:left w:val="none" w:sz="0" w:space="0" w:color="auto"/>
                <w:bottom w:val="none" w:sz="0" w:space="0" w:color="auto"/>
                <w:right w:val="none" w:sz="0" w:space="0" w:color="auto"/>
              </w:divBdr>
            </w:div>
            <w:div w:id="1257714333">
              <w:marLeft w:val="0"/>
              <w:marRight w:val="0"/>
              <w:marTop w:val="0"/>
              <w:marBottom w:val="0"/>
              <w:divBdr>
                <w:top w:val="none" w:sz="0" w:space="0" w:color="auto"/>
                <w:left w:val="none" w:sz="0" w:space="0" w:color="auto"/>
                <w:bottom w:val="none" w:sz="0" w:space="0" w:color="auto"/>
                <w:right w:val="none" w:sz="0" w:space="0" w:color="auto"/>
              </w:divBdr>
            </w:div>
            <w:div w:id="1261336622">
              <w:marLeft w:val="0"/>
              <w:marRight w:val="0"/>
              <w:marTop w:val="0"/>
              <w:marBottom w:val="0"/>
              <w:divBdr>
                <w:top w:val="none" w:sz="0" w:space="0" w:color="auto"/>
                <w:left w:val="none" w:sz="0" w:space="0" w:color="auto"/>
                <w:bottom w:val="none" w:sz="0" w:space="0" w:color="auto"/>
                <w:right w:val="none" w:sz="0" w:space="0" w:color="auto"/>
              </w:divBdr>
            </w:div>
            <w:div w:id="1264454409">
              <w:marLeft w:val="0"/>
              <w:marRight w:val="0"/>
              <w:marTop w:val="0"/>
              <w:marBottom w:val="0"/>
              <w:divBdr>
                <w:top w:val="none" w:sz="0" w:space="0" w:color="auto"/>
                <w:left w:val="none" w:sz="0" w:space="0" w:color="auto"/>
                <w:bottom w:val="none" w:sz="0" w:space="0" w:color="auto"/>
                <w:right w:val="none" w:sz="0" w:space="0" w:color="auto"/>
              </w:divBdr>
            </w:div>
            <w:div w:id="1264454412">
              <w:marLeft w:val="0"/>
              <w:marRight w:val="0"/>
              <w:marTop w:val="0"/>
              <w:marBottom w:val="0"/>
              <w:divBdr>
                <w:top w:val="none" w:sz="0" w:space="0" w:color="auto"/>
                <w:left w:val="none" w:sz="0" w:space="0" w:color="auto"/>
                <w:bottom w:val="none" w:sz="0" w:space="0" w:color="auto"/>
                <w:right w:val="none" w:sz="0" w:space="0" w:color="auto"/>
              </w:divBdr>
            </w:div>
            <w:div w:id="1267154110">
              <w:marLeft w:val="0"/>
              <w:marRight w:val="0"/>
              <w:marTop w:val="0"/>
              <w:marBottom w:val="0"/>
              <w:divBdr>
                <w:top w:val="none" w:sz="0" w:space="0" w:color="auto"/>
                <w:left w:val="none" w:sz="0" w:space="0" w:color="auto"/>
                <w:bottom w:val="none" w:sz="0" w:space="0" w:color="auto"/>
                <w:right w:val="none" w:sz="0" w:space="0" w:color="auto"/>
              </w:divBdr>
            </w:div>
            <w:div w:id="1268273957">
              <w:marLeft w:val="0"/>
              <w:marRight w:val="0"/>
              <w:marTop w:val="0"/>
              <w:marBottom w:val="0"/>
              <w:divBdr>
                <w:top w:val="none" w:sz="0" w:space="0" w:color="auto"/>
                <w:left w:val="none" w:sz="0" w:space="0" w:color="auto"/>
                <w:bottom w:val="none" w:sz="0" w:space="0" w:color="auto"/>
                <w:right w:val="none" w:sz="0" w:space="0" w:color="auto"/>
              </w:divBdr>
            </w:div>
            <w:div w:id="1270046393">
              <w:marLeft w:val="0"/>
              <w:marRight w:val="0"/>
              <w:marTop w:val="0"/>
              <w:marBottom w:val="0"/>
              <w:divBdr>
                <w:top w:val="none" w:sz="0" w:space="0" w:color="auto"/>
                <w:left w:val="none" w:sz="0" w:space="0" w:color="auto"/>
                <w:bottom w:val="none" w:sz="0" w:space="0" w:color="auto"/>
                <w:right w:val="none" w:sz="0" w:space="0" w:color="auto"/>
              </w:divBdr>
            </w:div>
            <w:div w:id="1275941640">
              <w:marLeft w:val="0"/>
              <w:marRight w:val="0"/>
              <w:marTop w:val="0"/>
              <w:marBottom w:val="0"/>
              <w:divBdr>
                <w:top w:val="none" w:sz="0" w:space="0" w:color="auto"/>
                <w:left w:val="none" w:sz="0" w:space="0" w:color="auto"/>
                <w:bottom w:val="none" w:sz="0" w:space="0" w:color="auto"/>
                <w:right w:val="none" w:sz="0" w:space="0" w:color="auto"/>
              </w:divBdr>
            </w:div>
            <w:div w:id="1276130976">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1277374748">
              <w:marLeft w:val="0"/>
              <w:marRight w:val="0"/>
              <w:marTop w:val="0"/>
              <w:marBottom w:val="0"/>
              <w:divBdr>
                <w:top w:val="none" w:sz="0" w:space="0" w:color="auto"/>
                <w:left w:val="none" w:sz="0" w:space="0" w:color="auto"/>
                <w:bottom w:val="none" w:sz="0" w:space="0" w:color="auto"/>
                <w:right w:val="none" w:sz="0" w:space="0" w:color="auto"/>
              </w:divBdr>
            </w:div>
            <w:div w:id="1277443259">
              <w:marLeft w:val="0"/>
              <w:marRight w:val="0"/>
              <w:marTop w:val="0"/>
              <w:marBottom w:val="0"/>
              <w:divBdr>
                <w:top w:val="none" w:sz="0" w:space="0" w:color="auto"/>
                <w:left w:val="none" w:sz="0" w:space="0" w:color="auto"/>
                <w:bottom w:val="none" w:sz="0" w:space="0" w:color="auto"/>
                <w:right w:val="none" w:sz="0" w:space="0" w:color="auto"/>
              </w:divBdr>
            </w:div>
            <w:div w:id="1278685705">
              <w:marLeft w:val="0"/>
              <w:marRight w:val="0"/>
              <w:marTop w:val="0"/>
              <w:marBottom w:val="0"/>
              <w:divBdr>
                <w:top w:val="none" w:sz="0" w:space="0" w:color="auto"/>
                <w:left w:val="none" w:sz="0" w:space="0" w:color="auto"/>
                <w:bottom w:val="none" w:sz="0" w:space="0" w:color="auto"/>
                <w:right w:val="none" w:sz="0" w:space="0" w:color="auto"/>
              </w:divBdr>
            </w:div>
            <w:div w:id="1278758558">
              <w:marLeft w:val="0"/>
              <w:marRight w:val="0"/>
              <w:marTop w:val="0"/>
              <w:marBottom w:val="0"/>
              <w:divBdr>
                <w:top w:val="none" w:sz="0" w:space="0" w:color="auto"/>
                <w:left w:val="none" w:sz="0" w:space="0" w:color="auto"/>
                <w:bottom w:val="none" w:sz="0" w:space="0" w:color="auto"/>
                <w:right w:val="none" w:sz="0" w:space="0" w:color="auto"/>
              </w:divBdr>
            </w:div>
            <w:div w:id="1279798375">
              <w:marLeft w:val="0"/>
              <w:marRight w:val="0"/>
              <w:marTop w:val="0"/>
              <w:marBottom w:val="0"/>
              <w:divBdr>
                <w:top w:val="none" w:sz="0" w:space="0" w:color="auto"/>
                <w:left w:val="none" w:sz="0" w:space="0" w:color="auto"/>
                <w:bottom w:val="none" w:sz="0" w:space="0" w:color="auto"/>
                <w:right w:val="none" w:sz="0" w:space="0" w:color="auto"/>
              </w:divBdr>
            </w:div>
            <w:div w:id="1282689928">
              <w:marLeft w:val="0"/>
              <w:marRight w:val="0"/>
              <w:marTop w:val="0"/>
              <w:marBottom w:val="0"/>
              <w:divBdr>
                <w:top w:val="none" w:sz="0" w:space="0" w:color="auto"/>
                <w:left w:val="none" w:sz="0" w:space="0" w:color="auto"/>
                <w:bottom w:val="none" w:sz="0" w:space="0" w:color="auto"/>
                <w:right w:val="none" w:sz="0" w:space="0" w:color="auto"/>
              </w:divBdr>
            </w:div>
            <w:div w:id="1282692635">
              <w:marLeft w:val="0"/>
              <w:marRight w:val="0"/>
              <w:marTop w:val="0"/>
              <w:marBottom w:val="0"/>
              <w:divBdr>
                <w:top w:val="none" w:sz="0" w:space="0" w:color="auto"/>
                <w:left w:val="none" w:sz="0" w:space="0" w:color="auto"/>
                <w:bottom w:val="none" w:sz="0" w:space="0" w:color="auto"/>
                <w:right w:val="none" w:sz="0" w:space="0" w:color="auto"/>
              </w:divBdr>
            </w:div>
            <w:div w:id="1289361660">
              <w:marLeft w:val="0"/>
              <w:marRight w:val="0"/>
              <w:marTop w:val="0"/>
              <w:marBottom w:val="0"/>
              <w:divBdr>
                <w:top w:val="none" w:sz="0" w:space="0" w:color="auto"/>
                <w:left w:val="none" w:sz="0" w:space="0" w:color="auto"/>
                <w:bottom w:val="none" w:sz="0" w:space="0" w:color="auto"/>
                <w:right w:val="none" w:sz="0" w:space="0" w:color="auto"/>
              </w:divBdr>
            </w:div>
            <w:div w:id="1289510897">
              <w:marLeft w:val="0"/>
              <w:marRight w:val="0"/>
              <w:marTop w:val="0"/>
              <w:marBottom w:val="0"/>
              <w:divBdr>
                <w:top w:val="none" w:sz="0" w:space="0" w:color="auto"/>
                <w:left w:val="none" w:sz="0" w:space="0" w:color="auto"/>
                <w:bottom w:val="none" w:sz="0" w:space="0" w:color="auto"/>
                <w:right w:val="none" w:sz="0" w:space="0" w:color="auto"/>
              </w:divBdr>
            </w:div>
            <w:div w:id="1291091507">
              <w:marLeft w:val="0"/>
              <w:marRight w:val="0"/>
              <w:marTop w:val="0"/>
              <w:marBottom w:val="0"/>
              <w:divBdr>
                <w:top w:val="none" w:sz="0" w:space="0" w:color="auto"/>
                <w:left w:val="none" w:sz="0" w:space="0" w:color="auto"/>
                <w:bottom w:val="none" w:sz="0" w:space="0" w:color="auto"/>
                <w:right w:val="none" w:sz="0" w:space="0" w:color="auto"/>
              </w:divBdr>
            </w:div>
            <w:div w:id="1291863807">
              <w:marLeft w:val="0"/>
              <w:marRight w:val="0"/>
              <w:marTop w:val="0"/>
              <w:marBottom w:val="0"/>
              <w:divBdr>
                <w:top w:val="none" w:sz="0" w:space="0" w:color="auto"/>
                <w:left w:val="none" w:sz="0" w:space="0" w:color="auto"/>
                <w:bottom w:val="none" w:sz="0" w:space="0" w:color="auto"/>
                <w:right w:val="none" w:sz="0" w:space="0" w:color="auto"/>
              </w:divBdr>
            </w:div>
            <w:div w:id="1292637431">
              <w:marLeft w:val="0"/>
              <w:marRight w:val="0"/>
              <w:marTop w:val="0"/>
              <w:marBottom w:val="0"/>
              <w:divBdr>
                <w:top w:val="none" w:sz="0" w:space="0" w:color="auto"/>
                <w:left w:val="none" w:sz="0" w:space="0" w:color="auto"/>
                <w:bottom w:val="none" w:sz="0" w:space="0" w:color="auto"/>
                <w:right w:val="none" w:sz="0" w:space="0" w:color="auto"/>
              </w:divBdr>
            </w:div>
            <w:div w:id="1293096490">
              <w:marLeft w:val="0"/>
              <w:marRight w:val="0"/>
              <w:marTop w:val="0"/>
              <w:marBottom w:val="0"/>
              <w:divBdr>
                <w:top w:val="none" w:sz="0" w:space="0" w:color="auto"/>
                <w:left w:val="none" w:sz="0" w:space="0" w:color="auto"/>
                <w:bottom w:val="none" w:sz="0" w:space="0" w:color="auto"/>
                <w:right w:val="none" w:sz="0" w:space="0" w:color="auto"/>
              </w:divBdr>
            </w:div>
            <w:div w:id="1293943143">
              <w:marLeft w:val="0"/>
              <w:marRight w:val="0"/>
              <w:marTop w:val="0"/>
              <w:marBottom w:val="0"/>
              <w:divBdr>
                <w:top w:val="none" w:sz="0" w:space="0" w:color="auto"/>
                <w:left w:val="none" w:sz="0" w:space="0" w:color="auto"/>
                <w:bottom w:val="none" w:sz="0" w:space="0" w:color="auto"/>
                <w:right w:val="none" w:sz="0" w:space="0" w:color="auto"/>
              </w:divBdr>
            </w:div>
            <w:div w:id="1294172029">
              <w:marLeft w:val="0"/>
              <w:marRight w:val="0"/>
              <w:marTop w:val="0"/>
              <w:marBottom w:val="0"/>
              <w:divBdr>
                <w:top w:val="none" w:sz="0" w:space="0" w:color="auto"/>
                <w:left w:val="none" w:sz="0" w:space="0" w:color="auto"/>
                <w:bottom w:val="none" w:sz="0" w:space="0" w:color="auto"/>
                <w:right w:val="none" w:sz="0" w:space="0" w:color="auto"/>
              </w:divBdr>
            </w:div>
            <w:div w:id="1298295916">
              <w:marLeft w:val="0"/>
              <w:marRight w:val="0"/>
              <w:marTop w:val="0"/>
              <w:marBottom w:val="0"/>
              <w:divBdr>
                <w:top w:val="none" w:sz="0" w:space="0" w:color="auto"/>
                <w:left w:val="none" w:sz="0" w:space="0" w:color="auto"/>
                <w:bottom w:val="none" w:sz="0" w:space="0" w:color="auto"/>
                <w:right w:val="none" w:sz="0" w:space="0" w:color="auto"/>
              </w:divBdr>
            </w:div>
            <w:div w:id="1301425745">
              <w:marLeft w:val="0"/>
              <w:marRight w:val="0"/>
              <w:marTop w:val="0"/>
              <w:marBottom w:val="0"/>
              <w:divBdr>
                <w:top w:val="none" w:sz="0" w:space="0" w:color="auto"/>
                <w:left w:val="none" w:sz="0" w:space="0" w:color="auto"/>
                <w:bottom w:val="none" w:sz="0" w:space="0" w:color="auto"/>
                <w:right w:val="none" w:sz="0" w:space="0" w:color="auto"/>
              </w:divBdr>
            </w:div>
            <w:div w:id="1304460174">
              <w:marLeft w:val="0"/>
              <w:marRight w:val="0"/>
              <w:marTop w:val="0"/>
              <w:marBottom w:val="0"/>
              <w:divBdr>
                <w:top w:val="none" w:sz="0" w:space="0" w:color="auto"/>
                <w:left w:val="none" w:sz="0" w:space="0" w:color="auto"/>
                <w:bottom w:val="none" w:sz="0" w:space="0" w:color="auto"/>
                <w:right w:val="none" w:sz="0" w:space="0" w:color="auto"/>
              </w:divBdr>
            </w:div>
            <w:div w:id="1305307465">
              <w:marLeft w:val="0"/>
              <w:marRight w:val="0"/>
              <w:marTop w:val="0"/>
              <w:marBottom w:val="0"/>
              <w:divBdr>
                <w:top w:val="none" w:sz="0" w:space="0" w:color="auto"/>
                <w:left w:val="none" w:sz="0" w:space="0" w:color="auto"/>
                <w:bottom w:val="none" w:sz="0" w:space="0" w:color="auto"/>
                <w:right w:val="none" w:sz="0" w:space="0" w:color="auto"/>
              </w:divBdr>
            </w:div>
            <w:div w:id="1306423852">
              <w:marLeft w:val="0"/>
              <w:marRight w:val="0"/>
              <w:marTop w:val="0"/>
              <w:marBottom w:val="0"/>
              <w:divBdr>
                <w:top w:val="none" w:sz="0" w:space="0" w:color="auto"/>
                <w:left w:val="none" w:sz="0" w:space="0" w:color="auto"/>
                <w:bottom w:val="none" w:sz="0" w:space="0" w:color="auto"/>
                <w:right w:val="none" w:sz="0" w:space="0" w:color="auto"/>
              </w:divBdr>
            </w:div>
            <w:div w:id="1308362052">
              <w:marLeft w:val="0"/>
              <w:marRight w:val="0"/>
              <w:marTop w:val="0"/>
              <w:marBottom w:val="0"/>
              <w:divBdr>
                <w:top w:val="none" w:sz="0" w:space="0" w:color="auto"/>
                <w:left w:val="none" w:sz="0" w:space="0" w:color="auto"/>
                <w:bottom w:val="none" w:sz="0" w:space="0" w:color="auto"/>
                <w:right w:val="none" w:sz="0" w:space="0" w:color="auto"/>
              </w:divBdr>
            </w:div>
            <w:div w:id="1310668036">
              <w:marLeft w:val="0"/>
              <w:marRight w:val="0"/>
              <w:marTop w:val="0"/>
              <w:marBottom w:val="0"/>
              <w:divBdr>
                <w:top w:val="none" w:sz="0" w:space="0" w:color="auto"/>
                <w:left w:val="none" w:sz="0" w:space="0" w:color="auto"/>
                <w:bottom w:val="none" w:sz="0" w:space="0" w:color="auto"/>
                <w:right w:val="none" w:sz="0" w:space="0" w:color="auto"/>
              </w:divBdr>
            </w:div>
            <w:div w:id="1310675654">
              <w:marLeft w:val="0"/>
              <w:marRight w:val="0"/>
              <w:marTop w:val="0"/>
              <w:marBottom w:val="0"/>
              <w:divBdr>
                <w:top w:val="none" w:sz="0" w:space="0" w:color="auto"/>
                <w:left w:val="none" w:sz="0" w:space="0" w:color="auto"/>
                <w:bottom w:val="none" w:sz="0" w:space="0" w:color="auto"/>
                <w:right w:val="none" w:sz="0" w:space="0" w:color="auto"/>
              </w:divBdr>
            </w:div>
            <w:div w:id="1315988018">
              <w:marLeft w:val="0"/>
              <w:marRight w:val="0"/>
              <w:marTop w:val="0"/>
              <w:marBottom w:val="0"/>
              <w:divBdr>
                <w:top w:val="none" w:sz="0" w:space="0" w:color="auto"/>
                <w:left w:val="none" w:sz="0" w:space="0" w:color="auto"/>
                <w:bottom w:val="none" w:sz="0" w:space="0" w:color="auto"/>
                <w:right w:val="none" w:sz="0" w:space="0" w:color="auto"/>
              </w:divBdr>
            </w:div>
            <w:div w:id="1316107742">
              <w:marLeft w:val="0"/>
              <w:marRight w:val="0"/>
              <w:marTop w:val="0"/>
              <w:marBottom w:val="0"/>
              <w:divBdr>
                <w:top w:val="none" w:sz="0" w:space="0" w:color="auto"/>
                <w:left w:val="none" w:sz="0" w:space="0" w:color="auto"/>
                <w:bottom w:val="none" w:sz="0" w:space="0" w:color="auto"/>
                <w:right w:val="none" w:sz="0" w:space="0" w:color="auto"/>
              </w:divBdr>
            </w:div>
            <w:div w:id="1321928397">
              <w:marLeft w:val="0"/>
              <w:marRight w:val="0"/>
              <w:marTop w:val="0"/>
              <w:marBottom w:val="0"/>
              <w:divBdr>
                <w:top w:val="none" w:sz="0" w:space="0" w:color="auto"/>
                <w:left w:val="none" w:sz="0" w:space="0" w:color="auto"/>
                <w:bottom w:val="none" w:sz="0" w:space="0" w:color="auto"/>
                <w:right w:val="none" w:sz="0" w:space="0" w:color="auto"/>
              </w:divBdr>
            </w:div>
            <w:div w:id="1323317845">
              <w:marLeft w:val="0"/>
              <w:marRight w:val="0"/>
              <w:marTop w:val="0"/>
              <w:marBottom w:val="0"/>
              <w:divBdr>
                <w:top w:val="none" w:sz="0" w:space="0" w:color="auto"/>
                <w:left w:val="none" w:sz="0" w:space="0" w:color="auto"/>
                <w:bottom w:val="none" w:sz="0" w:space="0" w:color="auto"/>
                <w:right w:val="none" w:sz="0" w:space="0" w:color="auto"/>
              </w:divBdr>
            </w:div>
            <w:div w:id="1324239065">
              <w:marLeft w:val="0"/>
              <w:marRight w:val="0"/>
              <w:marTop w:val="0"/>
              <w:marBottom w:val="0"/>
              <w:divBdr>
                <w:top w:val="none" w:sz="0" w:space="0" w:color="auto"/>
                <w:left w:val="none" w:sz="0" w:space="0" w:color="auto"/>
                <w:bottom w:val="none" w:sz="0" w:space="0" w:color="auto"/>
                <w:right w:val="none" w:sz="0" w:space="0" w:color="auto"/>
              </w:divBdr>
            </w:div>
            <w:div w:id="1325014874">
              <w:marLeft w:val="0"/>
              <w:marRight w:val="0"/>
              <w:marTop w:val="0"/>
              <w:marBottom w:val="0"/>
              <w:divBdr>
                <w:top w:val="none" w:sz="0" w:space="0" w:color="auto"/>
                <w:left w:val="none" w:sz="0" w:space="0" w:color="auto"/>
                <w:bottom w:val="none" w:sz="0" w:space="0" w:color="auto"/>
                <w:right w:val="none" w:sz="0" w:space="0" w:color="auto"/>
              </w:divBdr>
            </w:div>
            <w:div w:id="1325278591">
              <w:marLeft w:val="0"/>
              <w:marRight w:val="0"/>
              <w:marTop w:val="0"/>
              <w:marBottom w:val="0"/>
              <w:divBdr>
                <w:top w:val="none" w:sz="0" w:space="0" w:color="auto"/>
                <w:left w:val="none" w:sz="0" w:space="0" w:color="auto"/>
                <w:bottom w:val="none" w:sz="0" w:space="0" w:color="auto"/>
                <w:right w:val="none" w:sz="0" w:space="0" w:color="auto"/>
              </w:divBdr>
            </w:div>
            <w:div w:id="1328707759">
              <w:marLeft w:val="0"/>
              <w:marRight w:val="0"/>
              <w:marTop w:val="0"/>
              <w:marBottom w:val="0"/>
              <w:divBdr>
                <w:top w:val="none" w:sz="0" w:space="0" w:color="auto"/>
                <w:left w:val="none" w:sz="0" w:space="0" w:color="auto"/>
                <w:bottom w:val="none" w:sz="0" w:space="0" w:color="auto"/>
                <w:right w:val="none" w:sz="0" w:space="0" w:color="auto"/>
              </w:divBdr>
            </w:div>
            <w:div w:id="1329749101">
              <w:marLeft w:val="0"/>
              <w:marRight w:val="0"/>
              <w:marTop w:val="0"/>
              <w:marBottom w:val="0"/>
              <w:divBdr>
                <w:top w:val="none" w:sz="0" w:space="0" w:color="auto"/>
                <w:left w:val="none" w:sz="0" w:space="0" w:color="auto"/>
                <w:bottom w:val="none" w:sz="0" w:space="0" w:color="auto"/>
                <w:right w:val="none" w:sz="0" w:space="0" w:color="auto"/>
              </w:divBdr>
            </w:div>
            <w:div w:id="1332027800">
              <w:marLeft w:val="0"/>
              <w:marRight w:val="0"/>
              <w:marTop w:val="0"/>
              <w:marBottom w:val="0"/>
              <w:divBdr>
                <w:top w:val="none" w:sz="0" w:space="0" w:color="auto"/>
                <w:left w:val="none" w:sz="0" w:space="0" w:color="auto"/>
                <w:bottom w:val="none" w:sz="0" w:space="0" w:color="auto"/>
                <w:right w:val="none" w:sz="0" w:space="0" w:color="auto"/>
              </w:divBdr>
            </w:div>
            <w:div w:id="1333407943">
              <w:marLeft w:val="0"/>
              <w:marRight w:val="0"/>
              <w:marTop w:val="0"/>
              <w:marBottom w:val="0"/>
              <w:divBdr>
                <w:top w:val="none" w:sz="0" w:space="0" w:color="auto"/>
                <w:left w:val="none" w:sz="0" w:space="0" w:color="auto"/>
                <w:bottom w:val="none" w:sz="0" w:space="0" w:color="auto"/>
                <w:right w:val="none" w:sz="0" w:space="0" w:color="auto"/>
              </w:divBdr>
            </w:div>
            <w:div w:id="1334336745">
              <w:marLeft w:val="0"/>
              <w:marRight w:val="0"/>
              <w:marTop w:val="0"/>
              <w:marBottom w:val="0"/>
              <w:divBdr>
                <w:top w:val="none" w:sz="0" w:space="0" w:color="auto"/>
                <w:left w:val="none" w:sz="0" w:space="0" w:color="auto"/>
                <w:bottom w:val="none" w:sz="0" w:space="0" w:color="auto"/>
                <w:right w:val="none" w:sz="0" w:space="0" w:color="auto"/>
              </w:divBdr>
            </w:div>
            <w:div w:id="1334455413">
              <w:marLeft w:val="0"/>
              <w:marRight w:val="0"/>
              <w:marTop w:val="0"/>
              <w:marBottom w:val="0"/>
              <w:divBdr>
                <w:top w:val="none" w:sz="0" w:space="0" w:color="auto"/>
                <w:left w:val="none" w:sz="0" w:space="0" w:color="auto"/>
                <w:bottom w:val="none" w:sz="0" w:space="0" w:color="auto"/>
                <w:right w:val="none" w:sz="0" w:space="0" w:color="auto"/>
              </w:divBdr>
            </w:div>
            <w:div w:id="1341615023">
              <w:marLeft w:val="0"/>
              <w:marRight w:val="0"/>
              <w:marTop w:val="0"/>
              <w:marBottom w:val="0"/>
              <w:divBdr>
                <w:top w:val="none" w:sz="0" w:space="0" w:color="auto"/>
                <w:left w:val="none" w:sz="0" w:space="0" w:color="auto"/>
                <w:bottom w:val="none" w:sz="0" w:space="0" w:color="auto"/>
                <w:right w:val="none" w:sz="0" w:space="0" w:color="auto"/>
              </w:divBdr>
            </w:div>
            <w:div w:id="1342203920">
              <w:marLeft w:val="0"/>
              <w:marRight w:val="0"/>
              <w:marTop w:val="0"/>
              <w:marBottom w:val="0"/>
              <w:divBdr>
                <w:top w:val="none" w:sz="0" w:space="0" w:color="auto"/>
                <w:left w:val="none" w:sz="0" w:space="0" w:color="auto"/>
                <w:bottom w:val="none" w:sz="0" w:space="0" w:color="auto"/>
                <w:right w:val="none" w:sz="0" w:space="0" w:color="auto"/>
              </w:divBdr>
            </w:div>
            <w:div w:id="1343892205">
              <w:marLeft w:val="0"/>
              <w:marRight w:val="0"/>
              <w:marTop w:val="0"/>
              <w:marBottom w:val="0"/>
              <w:divBdr>
                <w:top w:val="none" w:sz="0" w:space="0" w:color="auto"/>
                <w:left w:val="none" w:sz="0" w:space="0" w:color="auto"/>
                <w:bottom w:val="none" w:sz="0" w:space="0" w:color="auto"/>
                <w:right w:val="none" w:sz="0" w:space="0" w:color="auto"/>
              </w:divBdr>
            </w:div>
            <w:div w:id="1346861987">
              <w:marLeft w:val="0"/>
              <w:marRight w:val="0"/>
              <w:marTop w:val="0"/>
              <w:marBottom w:val="0"/>
              <w:divBdr>
                <w:top w:val="none" w:sz="0" w:space="0" w:color="auto"/>
                <w:left w:val="none" w:sz="0" w:space="0" w:color="auto"/>
                <w:bottom w:val="none" w:sz="0" w:space="0" w:color="auto"/>
                <w:right w:val="none" w:sz="0" w:space="0" w:color="auto"/>
              </w:divBdr>
            </w:div>
            <w:div w:id="1349716695">
              <w:marLeft w:val="0"/>
              <w:marRight w:val="0"/>
              <w:marTop w:val="0"/>
              <w:marBottom w:val="0"/>
              <w:divBdr>
                <w:top w:val="none" w:sz="0" w:space="0" w:color="auto"/>
                <w:left w:val="none" w:sz="0" w:space="0" w:color="auto"/>
                <w:bottom w:val="none" w:sz="0" w:space="0" w:color="auto"/>
                <w:right w:val="none" w:sz="0" w:space="0" w:color="auto"/>
              </w:divBdr>
            </w:div>
            <w:div w:id="1351830932">
              <w:marLeft w:val="0"/>
              <w:marRight w:val="0"/>
              <w:marTop w:val="0"/>
              <w:marBottom w:val="0"/>
              <w:divBdr>
                <w:top w:val="none" w:sz="0" w:space="0" w:color="auto"/>
                <w:left w:val="none" w:sz="0" w:space="0" w:color="auto"/>
                <w:bottom w:val="none" w:sz="0" w:space="0" w:color="auto"/>
                <w:right w:val="none" w:sz="0" w:space="0" w:color="auto"/>
              </w:divBdr>
            </w:div>
            <w:div w:id="1351956625">
              <w:marLeft w:val="0"/>
              <w:marRight w:val="0"/>
              <w:marTop w:val="0"/>
              <w:marBottom w:val="0"/>
              <w:divBdr>
                <w:top w:val="none" w:sz="0" w:space="0" w:color="auto"/>
                <w:left w:val="none" w:sz="0" w:space="0" w:color="auto"/>
                <w:bottom w:val="none" w:sz="0" w:space="0" w:color="auto"/>
                <w:right w:val="none" w:sz="0" w:space="0" w:color="auto"/>
              </w:divBdr>
            </w:div>
            <w:div w:id="1352759724">
              <w:marLeft w:val="0"/>
              <w:marRight w:val="0"/>
              <w:marTop w:val="0"/>
              <w:marBottom w:val="0"/>
              <w:divBdr>
                <w:top w:val="none" w:sz="0" w:space="0" w:color="auto"/>
                <w:left w:val="none" w:sz="0" w:space="0" w:color="auto"/>
                <w:bottom w:val="none" w:sz="0" w:space="0" w:color="auto"/>
                <w:right w:val="none" w:sz="0" w:space="0" w:color="auto"/>
              </w:divBdr>
            </w:div>
            <w:div w:id="1353334118">
              <w:marLeft w:val="0"/>
              <w:marRight w:val="0"/>
              <w:marTop w:val="0"/>
              <w:marBottom w:val="0"/>
              <w:divBdr>
                <w:top w:val="none" w:sz="0" w:space="0" w:color="auto"/>
                <w:left w:val="none" w:sz="0" w:space="0" w:color="auto"/>
                <w:bottom w:val="none" w:sz="0" w:space="0" w:color="auto"/>
                <w:right w:val="none" w:sz="0" w:space="0" w:color="auto"/>
              </w:divBdr>
            </w:div>
            <w:div w:id="1353921939">
              <w:marLeft w:val="0"/>
              <w:marRight w:val="0"/>
              <w:marTop w:val="0"/>
              <w:marBottom w:val="0"/>
              <w:divBdr>
                <w:top w:val="none" w:sz="0" w:space="0" w:color="auto"/>
                <w:left w:val="none" w:sz="0" w:space="0" w:color="auto"/>
                <w:bottom w:val="none" w:sz="0" w:space="0" w:color="auto"/>
                <w:right w:val="none" w:sz="0" w:space="0" w:color="auto"/>
              </w:divBdr>
            </w:div>
            <w:div w:id="1354576264">
              <w:marLeft w:val="0"/>
              <w:marRight w:val="0"/>
              <w:marTop w:val="0"/>
              <w:marBottom w:val="0"/>
              <w:divBdr>
                <w:top w:val="none" w:sz="0" w:space="0" w:color="auto"/>
                <w:left w:val="none" w:sz="0" w:space="0" w:color="auto"/>
                <w:bottom w:val="none" w:sz="0" w:space="0" w:color="auto"/>
                <w:right w:val="none" w:sz="0" w:space="0" w:color="auto"/>
              </w:divBdr>
            </w:div>
            <w:div w:id="1354963473">
              <w:marLeft w:val="0"/>
              <w:marRight w:val="0"/>
              <w:marTop w:val="0"/>
              <w:marBottom w:val="0"/>
              <w:divBdr>
                <w:top w:val="none" w:sz="0" w:space="0" w:color="auto"/>
                <w:left w:val="none" w:sz="0" w:space="0" w:color="auto"/>
                <w:bottom w:val="none" w:sz="0" w:space="0" w:color="auto"/>
                <w:right w:val="none" w:sz="0" w:space="0" w:color="auto"/>
              </w:divBdr>
            </w:div>
            <w:div w:id="1357391440">
              <w:marLeft w:val="0"/>
              <w:marRight w:val="0"/>
              <w:marTop w:val="0"/>
              <w:marBottom w:val="0"/>
              <w:divBdr>
                <w:top w:val="none" w:sz="0" w:space="0" w:color="auto"/>
                <w:left w:val="none" w:sz="0" w:space="0" w:color="auto"/>
                <w:bottom w:val="none" w:sz="0" w:space="0" w:color="auto"/>
                <w:right w:val="none" w:sz="0" w:space="0" w:color="auto"/>
              </w:divBdr>
            </w:div>
            <w:div w:id="1358040340">
              <w:marLeft w:val="0"/>
              <w:marRight w:val="0"/>
              <w:marTop w:val="0"/>
              <w:marBottom w:val="0"/>
              <w:divBdr>
                <w:top w:val="none" w:sz="0" w:space="0" w:color="auto"/>
                <w:left w:val="none" w:sz="0" w:space="0" w:color="auto"/>
                <w:bottom w:val="none" w:sz="0" w:space="0" w:color="auto"/>
                <w:right w:val="none" w:sz="0" w:space="0" w:color="auto"/>
              </w:divBdr>
            </w:div>
            <w:div w:id="1358192006">
              <w:marLeft w:val="0"/>
              <w:marRight w:val="0"/>
              <w:marTop w:val="0"/>
              <w:marBottom w:val="0"/>
              <w:divBdr>
                <w:top w:val="none" w:sz="0" w:space="0" w:color="auto"/>
                <w:left w:val="none" w:sz="0" w:space="0" w:color="auto"/>
                <w:bottom w:val="none" w:sz="0" w:space="0" w:color="auto"/>
                <w:right w:val="none" w:sz="0" w:space="0" w:color="auto"/>
              </w:divBdr>
            </w:div>
            <w:div w:id="1359500723">
              <w:marLeft w:val="0"/>
              <w:marRight w:val="0"/>
              <w:marTop w:val="0"/>
              <w:marBottom w:val="0"/>
              <w:divBdr>
                <w:top w:val="none" w:sz="0" w:space="0" w:color="auto"/>
                <w:left w:val="none" w:sz="0" w:space="0" w:color="auto"/>
                <w:bottom w:val="none" w:sz="0" w:space="0" w:color="auto"/>
                <w:right w:val="none" w:sz="0" w:space="0" w:color="auto"/>
              </w:divBdr>
            </w:div>
            <w:div w:id="1359694647">
              <w:marLeft w:val="0"/>
              <w:marRight w:val="0"/>
              <w:marTop w:val="0"/>
              <w:marBottom w:val="0"/>
              <w:divBdr>
                <w:top w:val="none" w:sz="0" w:space="0" w:color="auto"/>
                <w:left w:val="none" w:sz="0" w:space="0" w:color="auto"/>
                <w:bottom w:val="none" w:sz="0" w:space="0" w:color="auto"/>
                <w:right w:val="none" w:sz="0" w:space="0" w:color="auto"/>
              </w:divBdr>
            </w:div>
            <w:div w:id="1360859192">
              <w:marLeft w:val="0"/>
              <w:marRight w:val="0"/>
              <w:marTop w:val="0"/>
              <w:marBottom w:val="0"/>
              <w:divBdr>
                <w:top w:val="none" w:sz="0" w:space="0" w:color="auto"/>
                <w:left w:val="none" w:sz="0" w:space="0" w:color="auto"/>
                <w:bottom w:val="none" w:sz="0" w:space="0" w:color="auto"/>
                <w:right w:val="none" w:sz="0" w:space="0" w:color="auto"/>
              </w:divBdr>
            </w:div>
            <w:div w:id="1360936099">
              <w:marLeft w:val="0"/>
              <w:marRight w:val="0"/>
              <w:marTop w:val="0"/>
              <w:marBottom w:val="0"/>
              <w:divBdr>
                <w:top w:val="none" w:sz="0" w:space="0" w:color="auto"/>
                <w:left w:val="none" w:sz="0" w:space="0" w:color="auto"/>
                <w:bottom w:val="none" w:sz="0" w:space="0" w:color="auto"/>
                <w:right w:val="none" w:sz="0" w:space="0" w:color="auto"/>
              </w:divBdr>
            </w:div>
            <w:div w:id="1361084105">
              <w:marLeft w:val="0"/>
              <w:marRight w:val="0"/>
              <w:marTop w:val="0"/>
              <w:marBottom w:val="0"/>
              <w:divBdr>
                <w:top w:val="none" w:sz="0" w:space="0" w:color="auto"/>
                <w:left w:val="none" w:sz="0" w:space="0" w:color="auto"/>
                <w:bottom w:val="none" w:sz="0" w:space="0" w:color="auto"/>
                <w:right w:val="none" w:sz="0" w:space="0" w:color="auto"/>
              </w:divBdr>
            </w:div>
            <w:div w:id="1361852537">
              <w:marLeft w:val="0"/>
              <w:marRight w:val="0"/>
              <w:marTop w:val="0"/>
              <w:marBottom w:val="0"/>
              <w:divBdr>
                <w:top w:val="none" w:sz="0" w:space="0" w:color="auto"/>
                <w:left w:val="none" w:sz="0" w:space="0" w:color="auto"/>
                <w:bottom w:val="none" w:sz="0" w:space="0" w:color="auto"/>
                <w:right w:val="none" w:sz="0" w:space="0" w:color="auto"/>
              </w:divBdr>
            </w:div>
            <w:div w:id="1364213745">
              <w:marLeft w:val="0"/>
              <w:marRight w:val="0"/>
              <w:marTop w:val="0"/>
              <w:marBottom w:val="0"/>
              <w:divBdr>
                <w:top w:val="none" w:sz="0" w:space="0" w:color="auto"/>
                <w:left w:val="none" w:sz="0" w:space="0" w:color="auto"/>
                <w:bottom w:val="none" w:sz="0" w:space="0" w:color="auto"/>
                <w:right w:val="none" w:sz="0" w:space="0" w:color="auto"/>
              </w:divBdr>
            </w:div>
            <w:div w:id="1365209214">
              <w:marLeft w:val="0"/>
              <w:marRight w:val="0"/>
              <w:marTop w:val="0"/>
              <w:marBottom w:val="0"/>
              <w:divBdr>
                <w:top w:val="none" w:sz="0" w:space="0" w:color="auto"/>
                <w:left w:val="none" w:sz="0" w:space="0" w:color="auto"/>
                <w:bottom w:val="none" w:sz="0" w:space="0" w:color="auto"/>
                <w:right w:val="none" w:sz="0" w:space="0" w:color="auto"/>
              </w:divBdr>
            </w:div>
            <w:div w:id="1368411003">
              <w:marLeft w:val="0"/>
              <w:marRight w:val="0"/>
              <w:marTop w:val="0"/>
              <w:marBottom w:val="0"/>
              <w:divBdr>
                <w:top w:val="none" w:sz="0" w:space="0" w:color="auto"/>
                <w:left w:val="none" w:sz="0" w:space="0" w:color="auto"/>
                <w:bottom w:val="none" w:sz="0" w:space="0" w:color="auto"/>
                <w:right w:val="none" w:sz="0" w:space="0" w:color="auto"/>
              </w:divBdr>
            </w:div>
            <w:div w:id="1373577289">
              <w:marLeft w:val="0"/>
              <w:marRight w:val="0"/>
              <w:marTop w:val="0"/>
              <w:marBottom w:val="0"/>
              <w:divBdr>
                <w:top w:val="none" w:sz="0" w:space="0" w:color="auto"/>
                <w:left w:val="none" w:sz="0" w:space="0" w:color="auto"/>
                <w:bottom w:val="none" w:sz="0" w:space="0" w:color="auto"/>
                <w:right w:val="none" w:sz="0" w:space="0" w:color="auto"/>
              </w:divBdr>
            </w:div>
            <w:div w:id="1378117782">
              <w:marLeft w:val="0"/>
              <w:marRight w:val="0"/>
              <w:marTop w:val="0"/>
              <w:marBottom w:val="0"/>
              <w:divBdr>
                <w:top w:val="none" w:sz="0" w:space="0" w:color="auto"/>
                <w:left w:val="none" w:sz="0" w:space="0" w:color="auto"/>
                <w:bottom w:val="none" w:sz="0" w:space="0" w:color="auto"/>
                <w:right w:val="none" w:sz="0" w:space="0" w:color="auto"/>
              </w:divBdr>
            </w:div>
            <w:div w:id="1378507689">
              <w:marLeft w:val="0"/>
              <w:marRight w:val="0"/>
              <w:marTop w:val="0"/>
              <w:marBottom w:val="0"/>
              <w:divBdr>
                <w:top w:val="none" w:sz="0" w:space="0" w:color="auto"/>
                <w:left w:val="none" w:sz="0" w:space="0" w:color="auto"/>
                <w:bottom w:val="none" w:sz="0" w:space="0" w:color="auto"/>
                <w:right w:val="none" w:sz="0" w:space="0" w:color="auto"/>
              </w:divBdr>
            </w:div>
            <w:div w:id="1382024432">
              <w:marLeft w:val="0"/>
              <w:marRight w:val="0"/>
              <w:marTop w:val="0"/>
              <w:marBottom w:val="0"/>
              <w:divBdr>
                <w:top w:val="none" w:sz="0" w:space="0" w:color="auto"/>
                <w:left w:val="none" w:sz="0" w:space="0" w:color="auto"/>
                <w:bottom w:val="none" w:sz="0" w:space="0" w:color="auto"/>
                <w:right w:val="none" w:sz="0" w:space="0" w:color="auto"/>
              </w:divBdr>
            </w:div>
            <w:div w:id="1382942795">
              <w:marLeft w:val="0"/>
              <w:marRight w:val="0"/>
              <w:marTop w:val="0"/>
              <w:marBottom w:val="0"/>
              <w:divBdr>
                <w:top w:val="none" w:sz="0" w:space="0" w:color="auto"/>
                <w:left w:val="none" w:sz="0" w:space="0" w:color="auto"/>
                <w:bottom w:val="none" w:sz="0" w:space="0" w:color="auto"/>
                <w:right w:val="none" w:sz="0" w:space="0" w:color="auto"/>
              </w:divBdr>
            </w:div>
            <w:div w:id="1383168750">
              <w:marLeft w:val="0"/>
              <w:marRight w:val="0"/>
              <w:marTop w:val="0"/>
              <w:marBottom w:val="0"/>
              <w:divBdr>
                <w:top w:val="none" w:sz="0" w:space="0" w:color="auto"/>
                <w:left w:val="none" w:sz="0" w:space="0" w:color="auto"/>
                <w:bottom w:val="none" w:sz="0" w:space="0" w:color="auto"/>
                <w:right w:val="none" w:sz="0" w:space="0" w:color="auto"/>
              </w:divBdr>
            </w:div>
            <w:div w:id="1383363858">
              <w:marLeft w:val="0"/>
              <w:marRight w:val="0"/>
              <w:marTop w:val="0"/>
              <w:marBottom w:val="0"/>
              <w:divBdr>
                <w:top w:val="none" w:sz="0" w:space="0" w:color="auto"/>
                <w:left w:val="none" w:sz="0" w:space="0" w:color="auto"/>
                <w:bottom w:val="none" w:sz="0" w:space="0" w:color="auto"/>
                <w:right w:val="none" w:sz="0" w:space="0" w:color="auto"/>
              </w:divBdr>
            </w:div>
            <w:div w:id="1386682323">
              <w:marLeft w:val="0"/>
              <w:marRight w:val="0"/>
              <w:marTop w:val="0"/>
              <w:marBottom w:val="0"/>
              <w:divBdr>
                <w:top w:val="none" w:sz="0" w:space="0" w:color="auto"/>
                <w:left w:val="none" w:sz="0" w:space="0" w:color="auto"/>
                <w:bottom w:val="none" w:sz="0" w:space="0" w:color="auto"/>
                <w:right w:val="none" w:sz="0" w:space="0" w:color="auto"/>
              </w:divBdr>
            </w:div>
            <w:div w:id="1387148015">
              <w:marLeft w:val="0"/>
              <w:marRight w:val="0"/>
              <w:marTop w:val="0"/>
              <w:marBottom w:val="0"/>
              <w:divBdr>
                <w:top w:val="none" w:sz="0" w:space="0" w:color="auto"/>
                <w:left w:val="none" w:sz="0" w:space="0" w:color="auto"/>
                <w:bottom w:val="none" w:sz="0" w:space="0" w:color="auto"/>
                <w:right w:val="none" w:sz="0" w:space="0" w:color="auto"/>
              </w:divBdr>
            </w:div>
            <w:div w:id="1391613675">
              <w:marLeft w:val="0"/>
              <w:marRight w:val="0"/>
              <w:marTop w:val="0"/>
              <w:marBottom w:val="0"/>
              <w:divBdr>
                <w:top w:val="none" w:sz="0" w:space="0" w:color="auto"/>
                <w:left w:val="none" w:sz="0" w:space="0" w:color="auto"/>
                <w:bottom w:val="none" w:sz="0" w:space="0" w:color="auto"/>
                <w:right w:val="none" w:sz="0" w:space="0" w:color="auto"/>
              </w:divBdr>
            </w:div>
            <w:div w:id="1393698593">
              <w:marLeft w:val="0"/>
              <w:marRight w:val="0"/>
              <w:marTop w:val="0"/>
              <w:marBottom w:val="0"/>
              <w:divBdr>
                <w:top w:val="none" w:sz="0" w:space="0" w:color="auto"/>
                <w:left w:val="none" w:sz="0" w:space="0" w:color="auto"/>
                <w:bottom w:val="none" w:sz="0" w:space="0" w:color="auto"/>
                <w:right w:val="none" w:sz="0" w:space="0" w:color="auto"/>
              </w:divBdr>
            </w:div>
            <w:div w:id="1393845692">
              <w:marLeft w:val="0"/>
              <w:marRight w:val="0"/>
              <w:marTop w:val="0"/>
              <w:marBottom w:val="0"/>
              <w:divBdr>
                <w:top w:val="none" w:sz="0" w:space="0" w:color="auto"/>
                <w:left w:val="none" w:sz="0" w:space="0" w:color="auto"/>
                <w:bottom w:val="none" w:sz="0" w:space="0" w:color="auto"/>
                <w:right w:val="none" w:sz="0" w:space="0" w:color="auto"/>
              </w:divBdr>
            </w:div>
            <w:div w:id="1394237787">
              <w:marLeft w:val="0"/>
              <w:marRight w:val="0"/>
              <w:marTop w:val="0"/>
              <w:marBottom w:val="0"/>
              <w:divBdr>
                <w:top w:val="none" w:sz="0" w:space="0" w:color="auto"/>
                <w:left w:val="none" w:sz="0" w:space="0" w:color="auto"/>
                <w:bottom w:val="none" w:sz="0" w:space="0" w:color="auto"/>
                <w:right w:val="none" w:sz="0" w:space="0" w:color="auto"/>
              </w:divBdr>
            </w:div>
            <w:div w:id="1398898172">
              <w:marLeft w:val="0"/>
              <w:marRight w:val="0"/>
              <w:marTop w:val="0"/>
              <w:marBottom w:val="0"/>
              <w:divBdr>
                <w:top w:val="none" w:sz="0" w:space="0" w:color="auto"/>
                <w:left w:val="none" w:sz="0" w:space="0" w:color="auto"/>
                <w:bottom w:val="none" w:sz="0" w:space="0" w:color="auto"/>
                <w:right w:val="none" w:sz="0" w:space="0" w:color="auto"/>
              </w:divBdr>
            </w:div>
            <w:div w:id="1400786537">
              <w:marLeft w:val="0"/>
              <w:marRight w:val="0"/>
              <w:marTop w:val="0"/>
              <w:marBottom w:val="0"/>
              <w:divBdr>
                <w:top w:val="none" w:sz="0" w:space="0" w:color="auto"/>
                <w:left w:val="none" w:sz="0" w:space="0" w:color="auto"/>
                <w:bottom w:val="none" w:sz="0" w:space="0" w:color="auto"/>
                <w:right w:val="none" w:sz="0" w:space="0" w:color="auto"/>
              </w:divBdr>
            </w:div>
            <w:div w:id="1401050771">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403336443">
              <w:marLeft w:val="0"/>
              <w:marRight w:val="0"/>
              <w:marTop w:val="0"/>
              <w:marBottom w:val="0"/>
              <w:divBdr>
                <w:top w:val="none" w:sz="0" w:space="0" w:color="auto"/>
                <w:left w:val="none" w:sz="0" w:space="0" w:color="auto"/>
                <w:bottom w:val="none" w:sz="0" w:space="0" w:color="auto"/>
                <w:right w:val="none" w:sz="0" w:space="0" w:color="auto"/>
              </w:divBdr>
            </w:div>
            <w:div w:id="1404713938">
              <w:marLeft w:val="0"/>
              <w:marRight w:val="0"/>
              <w:marTop w:val="0"/>
              <w:marBottom w:val="0"/>
              <w:divBdr>
                <w:top w:val="none" w:sz="0" w:space="0" w:color="auto"/>
                <w:left w:val="none" w:sz="0" w:space="0" w:color="auto"/>
                <w:bottom w:val="none" w:sz="0" w:space="0" w:color="auto"/>
                <w:right w:val="none" w:sz="0" w:space="0" w:color="auto"/>
              </w:divBdr>
            </w:div>
            <w:div w:id="1407729613">
              <w:marLeft w:val="0"/>
              <w:marRight w:val="0"/>
              <w:marTop w:val="0"/>
              <w:marBottom w:val="0"/>
              <w:divBdr>
                <w:top w:val="none" w:sz="0" w:space="0" w:color="auto"/>
                <w:left w:val="none" w:sz="0" w:space="0" w:color="auto"/>
                <w:bottom w:val="none" w:sz="0" w:space="0" w:color="auto"/>
                <w:right w:val="none" w:sz="0" w:space="0" w:color="auto"/>
              </w:divBdr>
            </w:div>
            <w:div w:id="1408649766">
              <w:marLeft w:val="0"/>
              <w:marRight w:val="0"/>
              <w:marTop w:val="0"/>
              <w:marBottom w:val="0"/>
              <w:divBdr>
                <w:top w:val="none" w:sz="0" w:space="0" w:color="auto"/>
                <w:left w:val="none" w:sz="0" w:space="0" w:color="auto"/>
                <w:bottom w:val="none" w:sz="0" w:space="0" w:color="auto"/>
                <w:right w:val="none" w:sz="0" w:space="0" w:color="auto"/>
              </w:divBdr>
            </w:div>
            <w:div w:id="1408839446">
              <w:marLeft w:val="0"/>
              <w:marRight w:val="0"/>
              <w:marTop w:val="0"/>
              <w:marBottom w:val="0"/>
              <w:divBdr>
                <w:top w:val="none" w:sz="0" w:space="0" w:color="auto"/>
                <w:left w:val="none" w:sz="0" w:space="0" w:color="auto"/>
                <w:bottom w:val="none" w:sz="0" w:space="0" w:color="auto"/>
                <w:right w:val="none" w:sz="0" w:space="0" w:color="auto"/>
              </w:divBdr>
            </w:div>
            <w:div w:id="1409964701">
              <w:marLeft w:val="0"/>
              <w:marRight w:val="0"/>
              <w:marTop w:val="0"/>
              <w:marBottom w:val="0"/>
              <w:divBdr>
                <w:top w:val="none" w:sz="0" w:space="0" w:color="auto"/>
                <w:left w:val="none" w:sz="0" w:space="0" w:color="auto"/>
                <w:bottom w:val="none" w:sz="0" w:space="0" w:color="auto"/>
                <w:right w:val="none" w:sz="0" w:space="0" w:color="auto"/>
              </w:divBdr>
            </w:div>
            <w:div w:id="1411856019">
              <w:marLeft w:val="0"/>
              <w:marRight w:val="0"/>
              <w:marTop w:val="0"/>
              <w:marBottom w:val="0"/>
              <w:divBdr>
                <w:top w:val="none" w:sz="0" w:space="0" w:color="auto"/>
                <w:left w:val="none" w:sz="0" w:space="0" w:color="auto"/>
                <w:bottom w:val="none" w:sz="0" w:space="0" w:color="auto"/>
                <w:right w:val="none" w:sz="0" w:space="0" w:color="auto"/>
              </w:divBdr>
            </w:div>
            <w:div w:id="1412392186">
              <w:marLeft w:val="0"/>
              <w:marRight w:val="0"/>
              <w:marTop w:val="0"/>
              <w:marBottom w:val="0"/>
              <w:divBdr>
                <w:top w:val="none" w:sz="0" w:space="0" w:color="auto"/>
                <w:left w:val="none" w:sz="0" w:space="0" w:color="auto"/>
                <w:bottom w:val="none" w:sz="0" w:space="0" w:color="auto"/>
                <w:right w:val="none" w:sz="0" w:space="0" w:color="auto"/>
              </w:divBdr>
            </w:div>
            <w:div w:id="1414741112">
              <w:marLeft w:val="0"/>
              <w:marRight w:val="0"/>
              <w:marTop w:val="0"/>
              <w:marBottom w:val="0"/>
              <w:divBdr>
                <w:top w:val="none" w:sz="0" w:space="0" w:color="auto"/>
                <w:left w:val="none" w:sz="0" w:space="0" w:color="auto"/>
                <w:bottom w:val="none" w:sz="0" w:space="0" w:color="auto"/>
                <w:right w:val="none" w:sz="0" w:space="0" w:color="auto"/>
              </w:divBdr>
            </w:div>
            <w:div w:id="1415325293">
              <w:marLeft w:val="0"/>
              <w:marRight w:val="0"/>
              <w:marTop w:val="0"/>
              <w:marBottom w:val="0"/>
              <w:divBdr>
                <w:top w:val="none" w:sz="0" w:space="0" w:color="auto"/>
                <w:left w:val="none" w:sz="0" w:space="0" w:color="auto"/>
                <w:bottom w:val="none" w:sz="0" w:space="0" w:color="auto"/>
                <w:right w:val="none" w:sz="0" w:space="0" w:color="auto"/>
              </w:divBdr>
            </w:div>
            <w:div w:id="1420712459">
              <w:marLeft w:val="0"/>
              <w:marRight w:val="0"/>
              <w:marTop w:val="0"/>
              <w:marBottom w:val="0"/>
              <w:divBdr>
                <w:top w:val="none" w:sz="0" w:space="0" w:color="auto"/>
                <w:left w:val="none" w:sz="0" w:space="0" w:color="auto"/>
                <w:bottom w:val="none" w:sz="0" w:space="0" w:color="auto"/>
                <w:right w:val="none" w:sz="0" w:space="0" w:color="auto"/>
              </w:divBdr>
            </w:div>
            <w:div w:id="1423913327">
              <w:marLeft w:val="0"/>
              <w:marRight w:val="0"/>
              <w:marTop w:val="0"/>
              <w:marBottom w:val="0"/>
              <w:divBdr>
                <w:top w:val="none" w:sz="0" w:space="0" w:color="auto"/>
                <w:left w:val="none" w:sz="0" w:space="0" w:color="auto"/>
                <w:bottom w:val="none" w:sz="0" w:space="0" w:color="auto"/>
                <w:right w:val="none" w:sz="0" w:space="0" w:color="auto"/>
              </w:divBdr>
            </w:div>
            <w:div w:id="1425224488">
              <w:marLeft w:val="0"/>
              <w:marRight w:val="0"/>
              <w:marTop w:val="0"/>
              <w:marBottom w:val="0"/>
              <w:divBdr>
                <w:top w:val="none" w:sz="0" w:space="0" w:color="auto"/>
                <w:left w:val="none" w:sz="0" w:space="0" w:color="auto"/>
                <w:bottom w:val="none" w:sz="0" w:space="0" w:color="auto"/>
                <w:right w:val="none" w:sz="0" w:space="0" w:color="auto"/>
              </w:divBdr>
            </w:div>
            <w:div w:id="1426461944">
              <w:marLeft w:val="0"/>
              <w:marRight w:val="0"/>
              <w:marTop w:val="0"/>
              <w:marBottom w:val="0"/>
              <w:divBdr>
                <w:top w:val="none" w:sz="0" w:space="0" w:color="auto"/>
                <w:left w:val="none" w:sz="0" w:space="0" w:color="auto"/>
                <w:bottom w:val="none" w:sz="0" w:space="0" w:color="auto"/>
                <w:right w:val="none" w:sz="0" w:space="0" w:color="auto"/>
              </w:divBdr>
            </w:div>
            <w:div w:id="1427271127">
              <w:marLeft w:val="0"/>
              <w:marRight w:val="0"/>
              <w:marTop w:val="0"/>
              <w:marBottom w:val="0"/>
              <w:divBdr>
                <w:top w:val="none" w:sz="0" w:space="0" w:color="auto"/>
                <w:left w:val="none" w:sz="0" w:space="0" w:color="auto"/>
                <w:bottom w:val="none" w:sz="0" w:space="0" w:color="auto"/>
                <w:right w:val="none" w:sz="0" w:space="0" w:color="auto"/>
              </w:divBdr>
            </w:div>
            <w:div w:id="1427847033">
              <w:marLeft w:val="0"/>
              <w:marRight w:val="0"/>
              <w:marTop w:val="0"/>
              <w:marBottom w:val="0"/>
              <w:divBdr>
                <w:top w:val="none" w:sz="0" w:space="0" w:color="auto"/>
                <w:left w:val="none" w:sz="0" w:space="0" w:color="auto"/>
                <w:bottom w:val="none" w:sz="0" w:space="0" w:color="auto"/>
                <w:right w:val="none" w:sz="0" w:space="0" w:color="auto"/>
              </w:divBdr>
            </w:div>
            <w:div w:id="1429428096">
              <w:marLeft w:val="0"/>
              <w:marRight w:val="0"/>
              <w:marTop w:val="0"/>
              <w:marBottom w:val="0"/>
              <w:divBdr>
                <w:top w:val="none" w:sz="0" w:space="0" w:color="auto"/>
                <w:left w:val="none" w:sz="0" w:space="0" w:color="auto"/>
                <w:bottom w:val="none" w:sz="0" w:space="0" w:color="auto"/>
                <w:right w:val="none" w:sz="0" w:space="0" w:color="auto"/>
              </w:divBdr>
            </w:div>
            <w:div w:id="1430352322">
              <w:marLeft w:val="0"/>
              <w:marRight w:val="0"/>
              <w:marTop w:val="0"/>
              <w:marBottom w:val="0"/>
              <w:divBdr>
                <w:top w:val="none" w:sz="0" w:space="0" w:color="auto"/>
                <w:left w:val="none" w:sz="0" w:space="0" w:color="auto"/>
                <w:bottom w:val="none" w:sz="0" w:space="0" w:color="auto"/>
                <w:right w:val="none" w:sz="0" w:space="0" w:color="auto"/>
              </w:divBdr>
            </w:div>
            <w:div w:id="1430660258">
              <w:marLeft w:val="0"/>
              <w:marRight w:val="0"/>
              <w:marTop w:val="0"/>
              <w:marBottom w:val="0"/>
              <w:divBdr>
                <w:top w:val="none" w:sz="0" w:space="0" w:color="auto"/>
                <w:left w:val="none" w:sz="0" w:space="0" w:color="auto"/>
                <w:bottom w:val="none" w:sz="0" w:space="0" w:color="auto"/>
                <w:right w:val="none" w:sz="0" w:space="0" w:color="auto"/>
              </w:divBdr>
            </w:div>
            <w:div w:id="1430814270">
              <w:marLeft w:val="0"/>
              <w:marRight w:val="0"/>
              <w:marTop w:val="0"/>
              <w:marBottom w:val="0"/>
              <w:divBdr>
                <w:top w:val="none" w:sz="0" w:space="0" w:color="auto"/>
                <w:left w:val="none" w:sz="0" w:space="0" w:color="auto"/>
                <w:bottom w:val="none" w:sz="0" w:space="0" w:color="auto"/>
                <w:right w:val="none" w:sz="0" w:space="0" w:color="auto"/>
              </w:divBdr>
            </w:div>
            <w:div w:id="1432628456">
              <w:marLeft w:val="0"/>
              <w:marRight w:val="0"/>
              <w:marTop w:val="0"/>
              <w:marBottom w:val="0"/>
              <w:divBdr>
                <w:top w:val="none" w:sz="0" w:space="0" w:color="auto"/>
                <w:left w:val="none" w:sz="0" w:space="0" w:color="auto"/>
                <w:bottom w:val="none" w:sz="0" w:space="0" w:color="auto"/>
                <w:right w:val="none" w:sz="0" w:space="0" w:color="auto"/>
              </w:divBdr>
            </w:div>
            <w:div w:id="1434787375">
              <w:marLeft w:val="0"/>
              <w:marRight w:val="0"/>
              <w:marTop w:val="0"/>
              <w:marBottom w:val="0"/>
              <w:divBdr>
                <w:top w:val="none" w:sz="0" w:space="0" w:color="auto"/>
                <w:left w:val="none" w:sz="0" w:space="0" w:color="auto"/>
                <w:bottom w:val="none" w:sz="0" w:space="0" w:color="auto"/>
                <w:right w:val="none" w:sz="0" w:space="0" w:color="auto"/>
              </w:divBdr>
            </w:div>
            <w:div w:id="1435905136">
              <w:marLeft w:val="0"/>
              <w:marRight w:val="0"/>
              <w:marTop w:val="0"/>
              <w:marBottom w:val="0"/>
              <w:divBdr>
                <w:top w:val="none" w:sz="0" w:space="0" w:color="auto"/>
                <w:left w:val="none" w:sz="0" w:space="0" w:color="auto"/>
                <w:bottom w:val="none" w:sz="0" w:space="0" w:color="auto"/>
                <w:right w:val="none" w:sz="0" w:space="0" w:color="auto"/>
              </w:divBdr>
            </w:div>
            <w:div w:id="1440760428">
              <w:marLeft w:val="0"/>
              <w:marRight w:val="0"/>
              <w:marTop w:val="0"/>
              <w:marBottom w:val="0"/>
              <w:divBdr>
                <w:top w:val="none" w:sz="0" w:space="0" w:color="auto"/>
                <w:left w:val="none" w:sz="0" w:space="0" w:color="auto"/>
                <w:bottom w:val="none" w:sz="0" w:space="0" w:color="auto"/>
                <w:right w:val="none" w:sz="0" w:space="0" w:color="auto"/>
              </w:divBdr>
            </w:div>
            <w:div w:id="1442142392">
              <w:marLeft w:val="0"/>
              <w:marRight w:val="0"/>
              <w:marTop w:val="0"/>
              <w:marBottom w:val="0"/>
              <w:divBdr>
                <w:top w:val="none" w:sz="0" w:space="0" w:color="auto"/>
                <w:left w:val="none" w:sz="0" w:space="0" w:color="auto"/>
                <w:bottom w:val="none" w:sz="0" w:space="0" w:color="auto"/>
                <w:right w:val="none" w:sz="0" w:space="0" w:color="auto"/>
              </w:divBdr>
            </w:div>
            <w:div w:id="1445997191">
              <w:marLeft w:val="0"/>
              <w:marRight w:val="0"/>
              <w:marTop w:val="0"/>
              <w:marBottom w:val="0"/>
              <w:divBdr>
                <w:top w:val="none" w:sz="0" w:space="0" w:color="auto"/>
                <w:left w:val="none" w:sz="0" w:space="0" w:color="auto"/>
                <w:bottom w:val="none" w:sz="0" w:space="0" w:color="auto"/>
                <w:right w:val="none" w:sz="0" w:space="0" w:color="auto"/>
              </w:divBdr>
            </w:div>
            <w:div w:id="1450589517">
              <w:marLeft w:val="0"/>
              <w:marRight w:val="0"/>
              <w:marTop w:val="0"/>
              <w:marBottom w:val="0"/>
              <w:divBdr>
                <w:top w:val="none" w:sz="0" w:space="0" w:color="auto"/>
                <w:left w:val="none" w:sz="0" w:space="0" w:color="auto"/>
                <w:bottom w:val="none" w:sz="0" w:space="0" w:color="auto"/>
                <w:right w:val="none" w:sz="0" w:space="0" w:color="auto"/>
              </w:divBdr>
            </w:div>
            <w:div w:id="1451509352">
              <w:marLeft w:val="0"/>
              <w:marRight w:val="0"/>
              <w:marTop w:val="0"/>
              <w:marBottom w:val="0"/>
              <w:divBdr>
                <w:top w:val="none" w:sz="0" w:space="0" w:color="auto"/>
                <w:left w:val="none" w:sz="0" w:space="0" w:color="auto"/>
                <w:bottom w:val="none" w:sz="0" w:space="0" w:color="auto"/>
                <w:right w:val="none" w:sz="0" w:space="0" w:color="auto"/>
              </w:divBdr>
            </w:div>
            <w:div w:id="1455715159">
              <w:marLeft w:val="0"/>
              <w:marRight w:val="0"/>
              <w:marTop w:val="0"/>
              <w:marBottom w:val="0"/>
              <w:divBdr>
                <w:top w:val="none" w:sz="0" w:space="0" w:color="auto"/>
                <w:left w:val="none" w:sz="0" w:space="0" w:color="auto"/>
                <w:bottom w:val="none" w:sz="0" w:space="0" w:color="auto"/>
                <w:right w:val="none" w:sz="0" w:space="0" w:color="auto"/>
              </w:divBdr>
            </w:div>
            <w:div w:id="1457406943">
              <w:marLeft w:val="0"/>
              <w:marRight w:val="0"/>
              <w:marTop w:val="0"/>
              <w:marBottom w:val="0"/>
              <w:divBdr>
                <w:top w:val="none" w:sz="0" w:space="0" w:color="auto"/>
                <w:left w:val="none" w:sz="0" w:space="0" w:color="auto"/>
                <w:bottom w:val="none" w:sz="0" w:space="0" w:color="auto"/>
                <w:right w:val="none" w:sz="0" w:space="0" w:color="auto"/>
              </w:divBdr>
            </w:div>
            <w:div w:id="1457672781">
              <w:marLeft w:val="0"/>
              <w:marRight w:val="0"/>
              <w:marTop w:val="0"/>
              <w:marBottom w:val="0"/>
              <w:divBdr>
                <w:top w:val="none" w:sz="0" w:space="0" w:color="auto"/>
                <w:left w:val="none" w:sz="0" w:space="0" w:color="auto"/>
                <w:bottom w:val="none" w:sz="0" w:space="0" w:color="auto"/>
                <w:right w:val="none" w:sz="0" w:space="0" w:color="auto"/>
              </w:divBdr>
            </w:div>
            <w:div w:id="1459110432">
              <w:marLeft w:val="0"/>
              <w:marRight w:val="0"/>
              <w:marTop w:val="0"/>
              <w:marBottom w:val="0"/>
              <w:divBdr>
                <w:top w:val="none" w:sz="0" w:space="0" w:color="auto"/>
                <w:left w:val="none" w:sz="0" w:space="0" w:color="auto"/>
                <w:bottom w:val="none" w:sz="0" w:space="0" w:color="auto"/>
                <w:right w:val="none" w:sz="0" w:space="0" w:color="auto"/>
              </w:divBdr>
            </w:div>
            <w:div w:id="1459181575">
              <w:marLeft w:val="0"/>
              <w:marRight w:val="0"/>
              <w:marTop w:val="0"/>
              <w:marBottom w:val="0"/>
              <w:divBdr>
                <w:top w:val="none" w:sz="0" w:space="0" w:color="auto"/>
                <w:left w:val="none" w:sz="0" w:space="0" w:color="auto"/>
                <w:bottom w:val="none" w:sz="0" w:space="0" w:color="auto"/>
                <w:right w:val="none" w:sz="0" w:space="0" w:color="auto"/>
              </w:divBdr>
            </w:div>
            <w:div w:id="1461846192">
              <w:marLeft w:val="0"/>
              <w:marRight w:val="0"/>
              <w:marTop w:val="0"/>
              <w:marBottom w:val="0"/>
              <w:divBdr>
                <w:top w:val="none" w:sz="0" w:space="0" w:color="auto"/>
                <w:left w:val="none" w:sz="0" w:space="0" w:color="auto"/>
                <w:bottom w:val="none" w:sz="0" w:space="0" w:color="auto"/>
                <w:right w:val="none" w:sz="0" w:space="0" w:color="auto"/>
              </w:divBdr>
            </w:div>
            <w:div w:id="1464231005">
              <w:marLeft w:val="0"/>
              <w:marRight w:val="0"/>
              <w:marTop w:val="0"/>
              <w:marBottom w:val="0"/>
              <w:divBdr>
                <w:top w:val="none" w:sz="0" w:space="0" w:color="auto"/>
                <w:left w:val="none" w:sz="0" w:space="0" w:color="auto"/>
                <w:bottom w:val="none" w:sz="0" w:space="0" w:color="auto"/>
                <w:right w:val="none" w:sz="0" w:space="0" w:color="auto"/>
              </w:divBdr>
            </w:div>
            <w:div w:id="1464620586">
              <w:marLeft w:val="0"/>
              <w:marRight w:val="0"/>
              <w:marTop w:val="0"/>
              <w:marBottom w:val="0"/>
              <w:divBdr>
                <w:top w:val="none" w:sz="0" w:space="0" w:color="auto"/>
                <w:left w:val="none" w:sz="0" w:space="0" w:color="auto"/>
                <w:bottom w:val="none" w:sz="0" w:space="0" w:color="auto"/>
                <w:right w:val="none" w:sz="0" w:space="0" w:color="auto"/>
              </w:divBdr>
            </w:div>
            <w:div w:id="1467356860">
              <w:marLeft w:val="0"/>
              <w:marRight w:val="0"/>
              <w:marTop w:val="0"/>
              <w:marBottom w:val="0"/>
              <w:divBdr>
                <w:top w:val="none" w:sz="0" w:space="0" w:color="auto"/>
                <w:left w:val="none" w:sz="0" w:space="0" w:color="auto"/>
                <w:bottom w:val="none" w:sz="0" w:space="0" w:color="auto"/>
                <w:right w:val="none" w:sz="0" w:space="0" w:color="auto"/>
              </w:divBdr>
            </w:div>
            <w:div w:id="1467772843">
              <w:marLeft w:val="0"/>
              <w:marRight w:val="0"/>
              <w:marTop w:val="0"/>
              <w:marBottom w:val="0"/>
              <w:divBdr>
                <w:top w:val="none" w:sz="0" w:space="0" w:color="auto"/>
                <w:left w:val="none" w:sz="0" w:space="0" w:color="auto"/>
                <w:bottom w:val="none" w:sz="0" w:space="0" w:color="auto"/>
                <w:right w:val="none" w:sz="0" w:space="0" w:color="auto"/>
              </w:divBdr>
            </w:div>
            <w:div w:id="1469392854">
              <w:marLeft w:val="0"/>
              <w:marRight w:val="0"/>
              <w:marTop w:val="0"/>
              <w:marBottom w:val="0"/>
              <w:divBdr>
                <w:top w:val="none" w:sz="0" w:space="0" w:color="auto"/>
                <w:left w:val="none" w:sz="0" w:space="0" w:color="auto"/>
                <w:bottom w:val="none" w:sz="0" w:space="0" w:color="auto"/>
                <w:right w:val="none" w:sz="0" w:space="0" w:color="auto"/>
              </w:divBdr>
            </w:div>
            <w:div w:id="1469741949">
              <w:marLeft w:val="0"/>
              <w:marRight w:val="0"/>
              <w:marTop w:val="0"/>
              <w:marBottom w:val="0"/>
              <w:divBdr>
                <w:top w:val="none" w:sz="0" w:space="0" w:color="auto"/>
                <w:left w:val="none" w:sz="0" w:space="0" w:color="auto"/>
                <w:bottom w:val="none" w:sz="0" w:space="0" w:color="auto"/>
                <w:right w:val="none" w:sz="0" w:space="0" w:color="auto"/>
              </w:divBdr>
            </w:div>
            <w:div w:id="1470244892">
              <w:marLeft w:val="0"/>
              <w:marRight w:val="0"/>
              <w:marTop w:val="0"/>
              <w:marBottom w:val="0"/>
              <w:divBdr>
                <w:top w:val="none" w:sz="0" w:space="0" w:color="auto"/>
                <w:left w:val="none" w:sz="0" w:space="0" w:color="auto"/>
                <w:bottom w:val="none" w:sz="0" w:space="0" w:color="auto"/>
                <w:right w:val="none" w:sz="0" w:space="0" w:color="auto"/>
              </w:divBdr>
            </w:div>
            <w:div w:id="1472091064">
              <w:marLeft w:val="0"/>
              <w:marRight w:val="0"/>
              <w:marTop w:val="0"/>
              <w:marBottom w:val="0"/>
              <w:divBdr>
                <w:top w:val="none" w:sz="0" w:space="0" w:color="auto"/>
                <w:left w:val="none" w:sz="0" w:space="0" w:color="auto"/>
                <w:bottom w:val="none" w:sz="0" w:space="0" w:color="auto"/>
                <w:right w:val="none" w:sz="0" w:space="0" w:color="auto"/>
              </w:divBdr>
            </w:div>
            <w:div w:id="1474370471">
              <w:marLeft w:val="0"/>
              <w:marRight w:val="0"/>
              <w:marTop w:val="0"/>
              <w:marBottom w:val="0"/>
              <w:divBdr>
                <w:top w:val="none" w:sz="0" w:space="0" w:color="auto"/>
                <w:left w:val="none" w:sz="0" w:space="0" w:color="auto"/>
                <w:bottom w:val="none" w:sz="0" w:space="0" w:color="auto"/>
                <w:right w:val="none" w:sz="0" w:space="0" w:color="auto"/>
              </w:divBdr>
            </w:div>
            <w:div w:id="1475950590">
              <w:marLeft w:val="0"/>
              <w:marRight w:val="0"/>
              <w:marTop w:val="0"/>
              <w:marBottom w:val="0"/>
              <w:divBdr>
                <w:top w:val="none" w:sz="0" w:space="0" w:color="auto"/>
                <w:left w:val="none" w:sz="0" w:space="0" w:color="auto"/>
                <w:bottom w:val="none" w:sz="0" w:space="0" w:color="auto"/>
                <w:right w:val="none" w:sz="0" w:space="0" w:color="auto"/>
              </w:divBdr>
            </w:div>
            <w:div w:id="1476290088">
              <w:marLeft w:val="0"/>
              <w:marRight w:val="0"/>
              <w:marTop w:val="0"/>
              <w:marBottom w:val="0"/>
              <w:divBdr>
                <w:top w:val="none" w:sz="0" w:space="0" w:color="auto"/>
                <w:left w:val="none" w:sz="0" w:space="0" w:color="auto"/>
                <w:bottom w:val="none" w:sz="0" w:space="0" w:color="auto"/>
                <w:right w:val="none" w:sz="0" w:space="0" w:color="auto"/>
              </w:divBdr>
            </w:div>
            <w:div w:id="1478524436">
              <w:marLeft w:val="0"/>
              <w:marRight w:val="0"/>
              <w:marTop w:val="0"/>
              <w:marBottom w:val="0"/>
              <w:divBdr>
                <w:top w:val="none" w:sz="0" w:space="0" w:color="auto"/>
                <w:left w:val="none" w:sz="0" w:space="0" w:color="auto"/>
                <w:bottom w:val="none" w:sz="0" w:space="0" w:color="auto"/>
                <w:right w:val="none" w:sz="0" w:space="0" w:color="auto"/>
              </w:divBdr>
            </w:div>
            <w:div w:id="1479493357">
              <w:marLeft w:val="0"/>
              <w:marRight w:val="0"/>
              <w:marTop w:val="0"/>
              <w:marBottom w:val="0"/>
              <w:divBdr>
                <w:top w:val="none" w:sz="0" w:space="0" w:color="auto"/>
                <w:left w:val="none" w:sz="0" w:space="0" w:color="auto"/>
                <w:bottom w:val="none" w:sz="0" w:space="0" w:color="auto"/>
                <w:right w:val="none" w:sz="0" w:space="0" w:color="auto"/>
              </w:divBdr>
            </w:div>
            <w:div w:id="1480464019">
              <w:marLeft w:val="0"/>
              <w:marRight w:val="0"/>
              <w:marTop w:val="0"/>
              <w:marBottom w:val="0"/>
              <w:divBdr>
                <w:top w:val="none" w:sz="0" w:space="0" w:color="auto"/>
                <w:left w:val="none" w:sz="0" w:space="0" w:color="auto"/>
                <w:bottom w:val="none" w:sz="0" w:space="0" w:color="auto"/>
                <w:right w:val="none" w:sz="0" w:space="0" w:color="auto"/>
              </w:divBdr>
            </w:div>
            <w:div w:id="1482231474">
              <w:marLeft w:val="0"/>
              <w:marRight w:val="0"/>
              <w:marTop w:val="0"/>
              <w:marBottom w:val="0"/>
              <w:divBdr>
                <w:top w:val="none" w:sz="0" w:space="0" w:color="auto"/>
                <w:left w:val="none" w:sz="0" w:space="0" w:color="auto"/>
                <w:bottom w:val="none" w:sz="0" w:space="0" w:color="auto"/>
                <w:right w:val="none" w:sz="0" w:space="0" w:color="auto"/>
              </w:divBdr>
            </w:div>
            <w:div w:id="1484392875">
              <w:marLeft w:val="0"/>
              <w:marRight w:val="0"/>
              <w:marTop w:val="0"/>
              <w:marBottom w:val="0"/>
              <w:divBdr>
                <w:top w:val="none" w:sz="0" w:space="0" w:color="auto"/>
                <w:left w:val="none" w:sz="0" w:space="0" w:color="auto"/>
                <w:bottom w:val="none" w:sz="0" w:space="0" w:color="auto"/>
                <w:right w:val="none" w:sz="0" w:space="0" w:color="auto"/>
              </w:divBdr>
            </w:div>
            <w:div w:id="1485970357">
              <w:marLeft w:val="0"/>
              <w:marRight w:val="0"/>
              <w:marTop w:val="0"/>
              <w:marBottom w:val="0"/>
              <w:divBdr>
                <w:top w:val="none" w:sz="0" w:space="0" w:color="auto"/>
                <w:left w:val="none" w:sz="0" w:space="0" w:color="auto"/>
                <w:bottom w:val="none" w:sz="0" w:space="0" w:color="auto"/>
                <w:right w:val="none" w:sz="0" w:space="0" w:color="auto"/>
              </w:divBdr>
            </w:div>
            <w:div w:id="1487672685">
              <w:marLeft w:val="0"/>
              <w:marRight w:val="0"/>
              <w:marTop w:val="0"/>
              <w:marBottom w:val="0"/>
              <w:divBdr>
                <w:top w:val="none" w:sz="0" w:space="0" w:color="auto"/>
                <w:left w:val="none" w:sz="0" w:space="0" w:color="auto"/>
                <w:bottom w:val="none" w:sz="0" w:space="0" w:color="auto"/>
                <w:right w:val="none" w:sz="0" w:space="0" w:color="auto"/>
              </w:divBdr>
            </w:div>
            <w:div w:id="1491016005">
              <w:marLeft w:val="0"/>
              <w:marRight w:val="0"/>
              <w:marTop w:val="0"/>
              <w:marBottom w:val="0"/>
              <w:divBdr>
                <w:top w:val="none" w:sz="0" w:space="0" w:color="auto"/>
                <w:left w:val="none" w:sz="0" w:space="0" w:color="auto"/>
                <w:bottom w:val="none" w:sz="0" w:space="0" w:color="auto"/>
                <w:right w:val="none" w:sz="0" w:space="0" w:color="auto"/>
              </w:divBdr>
            </w:div>
            <w:div w:id="1492864043">
              <w:marLeft w:val="0"/>
              <w:marRight w:val="0"/>
              <w:marTop w:val="0"/>
              <w:marBottom w:val="0"/>
              <w:divBdr>
                <w:top w:val="none" w:sz="0" w:space="0" w:color="auto"/>
                <w:left w:val="none" w:sz="0" w:space="0" w:color="auto"/>
                <w:bottom w:val="none" w:sz="0" w:space="0" w:color="auto"/>
                <w:right w:val="none" w:sz="0" w:space="0" w:color="auto"/>
              </w:divBdr>
            </w:div>
            <w:div w:id="1493524830">
              <w:marLeft w:val="0"/>
              <w:marRight w:val="0"/>
              <w:marTop w:val="0"/>
              <w:marBottom w:val="0"/>
              <w:divBdr>
                <w:top w:val="none" w:sz="0" w:space="0" w:color="auto"/>
                <w:left w:val="none" w:sz="0" w:space="0" w:color="auto"/>
                <w:bottom w:val="none" w:sz="0" w:space="0" w:color="auto"/>
                <w:right w:val="none" w:sz="0" w:space="0" w:color="auto"/>
              </w:divBdr>
            </w:div>
            <w:div w:id="1494493454">
              <w:marLeft w:val="0"/>
              <w:marRight w:val="0"/>
              <w:marTop w:val="0"/>
              <w:marBottom w:val="0"/>
              <w:divBdr>
                <w:top w:val="none" w:sz="0" w:space="0" w:color="auto"/>
                <w:left w:val="none" w:sz="0" w:space="0" w:color="auto"/>
                <w:bottom w:val="none" w:sz="0" w:space="0" w:color="auto"/>
                <w:right w:val="none" w:sz="0" w:space="0" w:color="auto"/>
              </w:divBdr>
            </w:div>
            <w:div w:id="1494711613">
              <w:marLeft w:val="0"/>
              <w:marRight w:val="0"/>
              <w:marTop w:val="0"/>
              <w:marBottom w:val="0"/>
              <w:divBdr>
                <w:top w:val="none" w:sz="0" w:space="0" w:color="auto"/>
                <w:left w:val="none" w:sz="0" w:space="0" w:color="auto"/>
                <w:bottom w:val="none" w:sz="0" w:space="0" w:color="auto"/>
                <w:right w:val="none" w:sz="0" w:space="0" w:color="auto"/>
              </w:divBdr>
            </w:div>
            <w:div w:id="1495603635">
              <w:marLeft w:val="0"/>
              <w:marRight w:val="0"/>
              <w:marTop w:val="0"/>
              <w:marBottom w:val="0"/>
              <w:divBdr>
                <w:top w:val="none" w:sz="0" w:space="0" w:color="auto"/>
                <w:left w:val="none" w:sz="0" w:space="0" w:color="auto"/>
                <w:bottom w:val="none" w:sz="0" w:space="0" w:color="auto"/>
                <w:right w:val="none" w:sz="0" w:space="0" w:color="auto"/>
              </w:divBdr>
            </w:div>
            <w:div w:id="1495684708">
              <w:marLeft w:val="0"/>
              <w:marRight w:val="0"/>
              <w:marTop w:val="0"/>
              <w:marBottom w:val="0"/>
              <w:divBdr>
                <w:top w:val="none" w:sz="0" w:space="0" w:color="auto"/>
                <w:left w:val="none" w:sz="0" w:space="0" w:color="auto"/>
                <w:bottom w:val="none" w:sz="0" w:space="0" w:color="auto"/>
                <w:right w:val="none" w:sz="0" w:space="0" w:color="auto"/>
              </w:divBdr>
            </w:div>
            <w:div w:id="1496913299">
              <w:marLeft w:val="0"/>
              <w:marRight w:val="0"/>
              <w:marTop w:val="0"/>
              <w:marBottom w:val="0"/>
              <w:divBdr>
                <w:top w:val="none" w:sz="0" w:space="0" w:color="auto"/>
                <w:left w:val="none" w:sz="0" w:space="0" w:color="auto"/>
                <w:bottom w:val="none" w:sz="0" w:space="0" w:color="auto"/>
                <w:right w:val="none" w:sz="0" w:space="0" w:color="auto"/>
              </w:divBdr>
            </w:div>
            <w:div w:id="1497456873">
              <w:marLeft w:val="0"/>
              <w:marRight w:val="0"/>
              <w:marTop w:val="0"/>
              <w:marBottom w:val="0"/>
              <w:divBdr>
                <w:top w:val="none" w:sz="0" w:space="0" w:color="auto"/>
                <w:left w:val="none" w:sz="0" w:space="0" w:color="auto"/>
                <w:bottom w:val="none" w:sz="0" w:space="0" w:color="auto"/>
                <w:right w:val="none" w:sz="0" w:space="0" w:color="auto"/>
              </w:divBdr>
            </w:div>
            <w:div w:id="1500122679">
              <w:marLeft w:val="0"/>
              <w:marRight w:val="0"/>
              <w:marTop w:val="0"/>
              <w:marBottom w:val="0"/>
              <w:divBdr>
                <w:top w:val="none" w:sz="0" w:space="0" w:color="auto"/>
                <w:left w:val="none" w:sz="0" w:space="0" w:color="auto"/>
                <w:bottom w:val="none" w:sz="0" w:space="0" w:color="auto"/>
                <w:right w:val="none" w:sz="0" w:space="0" w:color="auto"/>
              </w:divBdr>
            </w:div>
            <w:div w:id="1501970530">
              <w:marLeft w:val="0"/>
              <w:marRight w:val="0"/>
              <w:marTop w:val="0"/>
              <w:marBottom w:val="0"/>
              <w:divBdr>
                <w:top w:val="none" w:sz="0" w:space="0" w:color="auto"/>
                <w:left w:val="none" w:sz="0" w:space="0" w:color="auto"/>
                <w:bottom w:val="none" w:sz="0" w:space="0" w:color="auto"/>
                <w:right w:val="none" w:sz="0" w:space="0" w:color="auto"/>
              </w:divBdr>
            </w:div>
            <w:div w:id="1502937626">
              <w:marLeft w:val="0"/>
              <w:marRight w:val="0"/>
              <w:marTop w:val="0"/>
              <w:marBottom w:val="0"/>
              <w:divBdr>
                <w:top w:val="none" w:sz="0" w:space="0" w:color="auto"/>
                <w:left w:val="none" w:sz="0" w:space="0" w:color="auto"/>
                <w:bottom w:val="none" w:sz="0" w:space="0" w:color="auto"/>
                <w:right w:val="none" w:sz="0" w:space="0" w:color="auto"/>
              </w:divBdr>
            </w:div>
            <w:div w:id="1504661215">
              <w:marLeft w:val="0"/>
              <w:marRight w:val="0"/>
              <w:marTop w:val="0"/>
              <w:marBottom w:val="0"/>
              <w:divBdr>
                <w:top w:val="none" w:sz="0" w:space="0" w:color="auto"/>
                <w:left w:val="none" w:sz="0" w:space="0" w:color="auto"/>
                <w:bottom w:val="none" w:sz="0" w:space="0" w:color="auto"/>
                <w:right w:val="none" w:sz="0" w:space="0" w:color="auto"/>
              </w:divBdr>
            </w:div>
            <w:div w:id="1505318602">
              <w:marLeft w:val="0"/>
              <w:marRight w:val="0"/>
              <w:marTop w:val="0"/>
              <w:marBottom w:val="0"/>
              <w:divBdr>
                <w:top w:val="none" w:sz="0" w:space="0" w:color="auto"/>
                <w:left w:val="none" w:sz="0" w:space="0" w:color="auto"/>
                <w:bottom w:val="none" w:sz="0" w:space="0" w:color="auto"/>
                <w:right w:val="none" w:sz="0" w:space="0" w:color="auto"/>
              </w:divBdr>
            </w:div>
            <w:div w:id="1506827062">
              <w:marLeft w:val="0"/>
              <w:marRight w:val="0"/>
              <w:marTop w:val="0"/>
              <w:marBottom w:val="0"/>
              <w:divBdr>
                <w:top w:val="none" w:sz="0" w:space="0" w:color="auto"/>
                <w:left w:val="none" w:sz="0" w:space="0" w:color="auto"/>
                <w:bottom w:val="none" w:sz="0" w:space="0" w:color="auto"/>
                <w:right w:val="none" w:sz="0" w:space="0" w:color="auto"/>
              </w:divBdr>
            </w:div>
            <w:div w:id="1508594482">
              <w:marLeft w:val="0"/>
              <w:marRight w:val="0"/>
              <w:marTop w:val="0"/>
              <w:marBottom w:val="0"/>
              <w:divBdr>
                <w:top w:val="none" w:sz="0" w:space="0" w:color="auto"/>
                <w:left w:val="none" w:sz="0" w:space="0" w:color="auto"/>
                <w:bottom w:val="none" w:sz="0" w:space="0" w:color="auto"/>
                <w:right w:val="none" w:sz="0" w:space="0" w:color="auto"/>
              </w:divBdr>
            </w:div>
            <w:div w:id="1508598836">
              <w:marLeft w:val="0"/>
              <w:marRight w:val="0"/>
              <w:marTop w:val="360"/>
              <w:marBottom w:val="0"/>
              <w:divBdr>
                <w:top w:val="single" w:sz="6" w:space="0" w:color="auto"/>
                <w:left w:val="single" w:sz="6" w:space="0" w:color="auto"/>
                <w:bottom w:val="single" w:sz="6" w:space="0" w:color="auto"/>
                <w:right w:val="single" w:sz="6" w:space="0" w:color="auto"/>
              </w:divBdr>
            </w:div>
            <w:div w:id="1508716288">
              <w:marLeft w:val="0"/>
              <w:marRight w:val="0"/>
              <w:marTop w:val="0"/>
              <w:marBottom w:val="0"/>
              <w:divBdr>
                <w:top w:val="none" w:sz="0" w:space="0" w:color="auto"/>
                <w:left w:val="none" w:sz="0" w:space="0" w:color="auto"/>
                <w:bottom w:val="none" w:sz="0" w:space="0" w:color="auto"/>
                <w:right w:val="none" w:sz="0" w:space="0" w:color="auto"/>
              </w:divBdr>
            </w:div>
            <w:div w:id="1509296862">
              <w:marLeft w:val="0"/>
              <w:marRight w:val="0"/>
              <w:marTop w:val="0"/>
              <w:marBottom w:val="0"/>
              <w:divBdr>
                <w:top w:val="none" w:sz="0" w:space="0" w:color="auto"/>
                <w:left w:val="none" w:sz="0" w:space="0" w:color="auto"/>
                <w:bottom w:val="none" w:sz="0" w:space="0" w:color="auto"/>
                <w:right w:val="none" w:sz="0" w:space="0" w:color="auto"/>
              </w:divBdr>
            </w:div>
            <w:div w:id="1509559771">
              <w:marLeft w:val="0"/>
              <w:marRight w:val="0"/>
              <w:marTop w:val="0"/>
              <w:marBottom w:val="0"/>
              <w:divBdr>
                <w:top w:val="none" w:sz="0" w:space="0" w:color="auto"/>
                <w:left w:val="none" w:sz="0" w:space="0" w:color="auto"/>
                <w:bottom w:val="none" w:sz="0" w:space="0" w:color="auto"/>
                <w:right w:val="none" w:sz="0" w:space="0" w:color="auto"/>
              </w:divBdr>
            </w:div>
            <w:div w:id="1510871102">
              <w:marLeft w:val="0"/>
              <w:marRight w:val="0"/>
              <w:marTop w:val="0"/>
              <w:marBottom w:val="0"/>
              <w:divBdr>
                <w:top w:val="none" w:sz="0" w:space="0" w:color="auto"/>
                <w:left w:val="none" w:sz="0" w:space="0" w:color="auto"/>
                <w:bottom w:val="none" w:sz="0" w:space="0" w:color="auto"/>
                <w:right w:val="none" w:sz="0" w:space="0" w:color="auto"/>
              </w:divBdr>
            </w:div>
            <w:div w:id="1511680790">
              <w:marLeft w:val="0"/>
              <w:marRight w:val="0"/>
              <w:marTop w:val="0"/>
              <w:marBottom w:val="0"/>
              <w:divBdr>
                <w:top w:val="none" w:sz="0" w:space="0" w:color="auto"/>
                <w:left w:val="none" w:sz="0" w:space="0" w:color="auto"/>
                <w:bottom w:val="none" w:sz="0" w:space="0" w:color="auto"/>
                <w:right w:val="none" w:sz="0" w:space="0" w:color="auto"/>
              </w:divBdr>
            </w:div>
            <w:div w:id="1514028566">
              <w:marLeft w:val="0"/>
              <w:marRight w:val="0"/>
              <w:marTop w:val="0"/>
              <w:marBottom w:val="0"/>
              <w:divBdr>
                <w:top w:val="none" w:sz="0" w:space="0" w:color="auto"/>
                <w:left w:val="none" w:sz="0" w:space="0" w:color="auto"/>
                <w:bottom w:val="none" w:sz="0" w:space="0" w:color="auto"/>
                <w:right w:val="none" w:sz="0" w:space="0" w:color="auto"/>
              </w:divBdr>
            </w:div>
            <w:div w:id="1516765543">
              <w:marLeft w:val="0"/>
              <w:marRight w:val="0"/>
              <w:marTop w:val="0"/>
              <w:marBottom w:val="0"/>
              <w:divBdr>
                <w:top w:val="none" w:sz="0" w:space="0" w:color="auto"/>
                <w:left w:val="none" w:sz="0" w:space="0" w:color="auto"/>
                <w:bottom w:val="none" w:sz="0" w:space="0" w:color="auto"/>
                <w:right w:val="none" w:sz="0" w:space="0" w:color="auto"/>
              </w:divBdr>
            </w:div>
            <w:div w:id="1518539415">
              <w:marLeft w:val="0"/>
              <w:marRight w:val="0"/>
              <w:marTop w:val="0"/>
              <w:marBottom w:val="0"/>
              <w:divBdr>
                <w:top w:val="none" w:sz="0" w:space="0" w:color="auto"/>
                <w:left w:val="none" w:sz="0" w:space="0" w:color="auto"/>
                <w:bottom w:val="none" w:sz="0" w:space="0" w:color="auto"/>
                <w:right w:val="none" w:sz="0" w:space="0" w:color="auto"/>
              </w:divBdr>
            </w:div>
            <w:div w:id="1525747928">
              <w:marLeft w:val="0"/>
              <w:marRight w:val="0"/>
              <w:marTop w:val="0"/>
              <w:marBottom w:val="0"/>
              <w:divBdr>
                <w:top w:val="none" w:sz="0" w:space="0" w:color="auto"/>
                <w:left w:val="none" w:sz="0" w:space="0" w:color="auto"/>
                <w:bottom w:val="none" w:sz="0" w:space="0" w:color="auto"/>
                <w:right w:val="none" w:sz="0" w:space="0" w:color="auto"/>
              </w:divBdr>
            </w:div>
            <w:div w:id="1530490261">
              <w:marLeft w:val="0"/>
              <w:marRight w:val="0"/>
              <w:marTop w:val="0"/>
              <w:marBottom w:val="0"/>
              <w:divBdr>
                <w:top w:val="none" w:sz="0" w:space="0" w:color="auto"/>
                <w:left w:val="none" w:sz="0" w:space="0" w:color="auto"/>
                <w:bottom w:val="none" w:sz="0" w:space="0" w:color="auto"/>
                <w:right w:val="none" w:sz="0" w:space="0" w:color="auto"/>
              </w:divBdr>
            </w:div>
            <w:div w:id="1530685235">
              <w:marLeft w:val="0"/>
              <w:marRight w:val="0"/>
              <w:marTop w:val="0"/>
              <w:marBottom w:val="0"/>
              <w:divBdr>
                <w:top w:val="none" w:sz="0" w:space="0" w:color="auto"/>
                <w:left w:val="none" w:sz="0" w:space="0" w:color="auto"/>
                <w:bottom w:val="none" w:sz="0" w:space="0" w:color="auto"/>
                <w:right w:val="none" w:sz="0" w:space="0" w:color="auto"/>
              </w:divBdr>
            </w:div>
            <w:div w:id="1530754209">
              <w:marLeft w:val="0"/>
              <w:marRight w:val="0"/>
              <w:marTop w:val="0"/>
              <w:marBottom w:val="0"/>
              <w:divBdr>
                <w:top w:val="none" w:sz="0" w:space="0" w:color="auto"/>
                <w:left w:val="none" w:sz="0" w:space="0" w:color="auto"/>
                <w:bottom w:val="none" w:sz="0" w:space="0" w:color="auto"/>
                <w:right w:val="none" w:sz="0" w:space="0" w:color="auto"/>
              </w:divBdr>
            </w:div>
            <w:div w:id="1532382323">
              <w:marLeft w:val="0"/>
              <w:marRight w:val="0"/>
              <w:marTop w:val="0"/>
              <w:marBottom w:val="0"/>
              <w:divBdr>
                <w:top w:val="none" w:sz="0" w:space="0" w:color="auto"/>
                <w:left w:val="none" w:sz="0" w:space="0" w:color="auto"/>
                <w:bottom w:val="none" w:sz="0" w:space="0" w:color="auto"/>
                <w:right w:val="none" w:sz="0" w:space="0" w:color="auto"/>
              </w:divBdr>
            </w:div>
            <w:div w:id="1533149588">
              <w:marLeft w:val="0"/>
              <w:marRight w:val="0"/>
              <w:marTop w:val="0"/>
              <w:marBottom w:val="0"/>
              <w:divBdr>
                <w:top w:val="none" w:sz="0" w:space="0" w:color="auto"/>
                <w:left w:val="none" w:sz="0" w:space="0" w:color="auto"/>
                <w:bottom w:val="none" w:sz="0" w:space="0" w:color="auto"/>
                <w:right w:val="none" w:sz="0" w:space="0" w:color="auto"/>
              </w:divBdr>
            </w:div>
            <w:div w:id="1533806021">
              <w:marLeft w:val="0"/>
              <w:marRight w:val="0"/>
              <w:marTop w:val="0"/>
              <w:marBottom w:val="0"/>
              <w:divBdr>
                <w:top w:val="none" w:sz="0" w:space="0" w:color="auto"/>
                <w:left w:val="none" w:sz="0" w:space="0" w:color="auto"/>
                <w:bottom w:val="none" w:sz="0" w:space="0" w:color="auto"/>
                <w:right w:val="none" w:sz="0" w:space="0" w:color="auto"/>
              </w:divBdr>
            </w:div>
            <w:div w:id="1533810080">
              <w:marLeft w:val="0"/>
              <w:marRight w:val="0"/>
              <w:marTop w:val="0"/>
              <w:marBottom w:val="0"/>
              <w:divBdr>
                <w:top w:val="none" w:sz="0" w:space="0" w:color="auto"/>
                <w:left w:val="none" w:sz="0" w:space="0" w:color="auto"/>
                <w:bottom w:val="none" w:sz="0" w:space="0" w:color="auto"/>
                <w:right w:val="none" w:sz="0" w:space="0" w:color="auto"/>
              </w:divBdr>
            </w:div>
            <w:div w:id="1535343449">
              <w:marLeft w:val="0"/>
              <w:marRight w:val="0"/>
              <w:marTop w:val="0"/>
              <w:marBottom w:val="0"/>
              <w:divBdr>
                <w:top w:val="none" w:sz="0" w:space="0" w:color="auto"/>
                <w:left w:val="none" w:sz="0" w:space="0" w:color="auto"/>
                <w:bottom w:val="none" w:sz="0" w:space="0" w:color="auto"/>
                <w:right w:val="none" w:sz="0" w:space="0" w:color="auto"/>
              </w:divBdr>
            </w:div>
            <w:div w:id="1535464609">
              <w:marLeft w:val="0"/>
              <w:marRight w:val="0"/>
              <w:marTop w:val="0"/>
              <w:marBottom w:val="0"/>
              <w:divBdr>
                <w:top w:val="none" w:sz="0" w:space="0" w:color="auto"/>
                <w:left w:val="none" w:sz="0" w:space="0" w:color="auto"/>
                <w:bottom w:val="none" w:sz="0" w:space="0" w:color="auto"/>
                <w:right w:val="none" w:sz="0" w:space="0" w:color="auto"/>
              </w:divBdr>
            </w:div>
            <w:div w:id="1538160111">
              <w:marLeft w:val="0"/>
              <w:marRight w:val="0"/>
              <w:marTop w:val="0"/>
              <w:marBottom w:val="0"/>
              <w:divBdr>
                <w:top w:val="none" w:sz="0" w:space="0" w:color="auto"/>
                <w:left w:val="none" w:sz="0" w:space="0" w:color="auto"/>
                <w:bottom w:val="none" w:sz="0" w:space="0" w:color="auto"/>
                <w:right w:val="none" w:sz="0" w:space="0" w:color="auto"/>
              </w:divBdr>
            </w:div>
            <w:div w:id="1541018268">
              <w:marLeft w:val="0"/>
              <w:marRight w:val="0"/>
              <w:marTop w:val="0"/>
              <w:marBottom w:val="0"/>
              <w:divBdr>
                <w:top w:val="none" w:sz="0" w:space="0" w:color="auto"/>
                <w:left w:val="none" w:sz="0" w:space="0" w:color="auto"/>
                <w:bottom w:val="none" w:sz="0" w:space="0" w:color="auto"/>
                <w:right w:val="none" w:sz="0" w:space="0" w:color="auto"/>
              </w:divBdr>
            </w:div>
            <w:div w:id="1546137149">
              <w:marLeft w:val="0"/>
              <w:marRight w:val="0"/>
              <w:marTop w:val="0"/>
              <w:marBottom w:val="0"/>
              <w:divBdr>
                <w:top w:val="none" w:sz="0" w:space="0" w:color="auto"/>
                <w:left w:val="none" w:sz="0" w:space="0" w:color="auto"/>
                <w:bottom w:val="none" w:sz="0" w:space="0" w:color="auto"/>
                <w:right w:val="none" w:sz="0" w:space="0" w:color="auto"/>
              </w:divBdr>
            </w:div>
            <w:div w:id="1546211849">
              <w:marLeft w:val="0"/>
              <w:marRight w:val="0"/>
              <w:marTop w:val="0"/>
              <w:marBottom w:val="0"/>
              <w:divBdr>
                <w:top w:val="none" w:sz="0" w:space="0" w:color="auto"/>
                <w:left w:val="none" w:sz="0" w:space="0" w:color="auto"/>
                <w:bottom w:val="none" w:sz="0" w:space="0" w:color="auto"/>
                <w:right w:val="none" w:sz="0" w:space="0" w:color="auto"/>
              </w:divBdr>
            </w:div>
            <w:div w:id="1546674606">
              <w:marLeft w:val="0"/>
              <w:marRight w:val="0"/>
              <w:marTop w:val="0"/>
              <w:marBottom w:val="0"/>
              <w:divBdr>
                <w:top w:val="none" w:sz="0" w:space="0" w:color="auto"/>
                <w:left w:val="none" w:sz="0" w:space="0" w:color="auto"/>
                <w:bottom w:val="none" w:sz="0" w:space="0" w:color="auto"/>
                <w:right w:val="none" w:sz="0" w:space="0" w:color="auto"/>
              </w:divBdr>
            </w:div>
            <w:div w:id="1547333803">
              <w:marLeft w:val="0"/>
              <w:marRight w:val="0"/>
              <w:marTop w:val="0"/>
              <w:marBottom w:val="0"/>
              <w:divBdr>
                <w:top w:val="none" w:sz="0" w:space="0" w:color="auto"/>
                <w:left w:val="none" w:sz="0" w:space="0" w:color="auto"/>
                <w:bottom w:val="none" w:sz="0" w:space="0" w:color="auto"/>
                <w:right w:val="none" w:sz="0" w:space="0" w:color="auto"/>
              </w:divBdr>
            </w:div>
            <w:div w:id="1547984068">
              <w:marLeft w:val="0"/>
              <w:marRight w:val="0"/>
              <w:marTop w:val="0"/>
              <w:marBottom w:val="0"/>
              <w:divBdr>
                <w:top w:val="none" w:sz="0" w:space="0" w:color="auto"/>
                <w:left w:val="none" w:sz="0" w:space="0" w:color="auto"/>
                <w:bottom w:val="none" w:sz="0" w:space="0" w:color="auto"/>
                <w:right w:val="none" w:sz="0" w:space="0" w:color="auto"/>
              </w:divBdr>
            </w:div>
            <w:div w:id="1548681917">
              <w:marLeft w:val="0"/>
              <w:marRight w:val="0"/>
              <w:marTop w:val="0"/>
              <w:marBottom w:val="0"/>
              <w:divBdr>
                <w:top w:val="none" w:sz="0" w:space="0" w:color="auto"/>
                <w:left w:val="none" w:sz="0" w:space="0" w:color="auto"/>
                <w:bottom w:val="none" w:sz="0" w:space="0" w:color="auto"/>
                <w:right w:val="none" w:sz="0" w:space="0" w:color="auto"/>
              </w:divBdr>
            </w:div>
            <w:div w:id="1549561673">
              <w:marLeft w:val="0"/>
              <w:marRight w:val="0"/>
              <w:marTop w:val="0"/>
              <w:marBottom w:val="0"/>
              <w:divBdr>
                <w:top w:val="none" w:sz="0" w:space="0" w:color="auto"/>
                <w:left w:val="none" w:sz="0" w:space="0" w:color="auto"/>
                <w:bottom w:val="none" w:sz="0" w:space="0" w:color="auto"/>
                <w:right w:val="none" w:sz="0" w:space="0" w:color="auto"/>
              </w:divBdr>
            </w:div>
            <w:div w:id="1549761528">
              <w:marLeft w:val="0"/>
              <w:marRight w:val="0"/>
              <w:marTop w:val="0"/>
              <w:marBottom w:val="0"/>
              <w:divBdr>
                <w:top w:val="none" w:sz="0" w:space="0" w:color="auto"/>
                <w:left w:val="none" w:sz="0" w:space="0" w:color="auto"/>
                <w:bottom w:val="none" w:sz="0" w:space="0" w:color="auto"/>
                <w:right w:val="none" w:sz="0" w:space="0" w:color="auto"/>
              </w:divBdr>
            </w:div>
            <w:div w:id="1549799398">
              <w:marLeft w:val="0"/>
              <w:marRight w:val="0"/>
              <w:marTop w:val="0"/>
              <w:marBottom w:val="0"/>
              <w:divBdr>
                <w:top w:val="none" w:sz="0" w:space="0" w:color="auto"/>
                <w:left w:val="none" w:sz="0" w:space="0" w:color="auto"/>
                <w:bottom w:val="none" w:sz="0" w:space="0" w:color="auto"/>
                <w:right w:val="none" w:sz="0" w:space="0" w:color="auto"/>
              </w:divBdr>
            </w:div>
            <w:div w:id="1552303174">
              <w:marLeft w:val="0"/>
              <w:marRight w:val="0"/>
              <w:marTop w:val="0"/>
              <w:marBottom w:val="0"/>
              <w:divBdr>
                <w:top w:val="none" w:sz="0" w:space="0" w:color="auto"/>
                <w:left w:val="none" w:sz="0" w:space="0" w:color="auto"/>
                <w:bottom w:val="none" w:sz="0" w:space="0" w:color="auto"/>
                <w:right w:val="none" w:sz="0" w:space="0" w:color="auto"/>
              </w:divBdr>
            </w:div>
            <w:div w:id="1553612165">
              <w:marLeft w:val="0"/>
              <w:marRight w:val="0"/>
              <w:marTop w:val="0"/>
              <w:marBottom w:val="0"/>
              <w:divBdr>
                <w:top w:val="none" w:sz="0" w:space="0" w:color="auto"/>
                <w:left w:val="none" w:sz="0" w:space="0" w:color="auto"/>
                <w:bottom w:val="none" w:sz="0" w:space="0" w:color="auto"/>
                <w:right w:val="none" w:sz="0" w:space="0" w:color="auto"/>
              </w:divBdr>
            </w:div>
            <w:div w:id="1556697277">
              <w:marLeft w:val="0"/>
              <w:marRight w:val="0"/>
              <w:marTop w:val="0"/>
              <w:marBottom w:val="0"/>
              <w:divBdr>
                <w:top w:val="none" w:sz="0" w:space="0" w:color="auto"/>
                <w:left w:val="none" w:sz="0" w:space="0" w:color="auto"/>
                <w:bottom w:val="none" w:sz="0" w:space="0" w:color="auto"/>
                <w:right w:val="none" w:sz="0" w:space="0" w:color="auto"/>
              </w:divBdr>
            </w:div>
            <w:div w:id="1559168004">
              <w:marLeft w:val="0"/>
              <w:marRight w:val="0"/>
              <w:marTop w:val="0"/>
              <w:marBottom w:val="0"/>
              <w:divBdr>
                <w:top w:val="none" w:sz="0" w:space="0" w:color="auto"/>
                <w:left w:val="none" w:sz="0" w:space="0" w:color="auto"/>
                <w:bottom w:val="none" w:sz="0" w:space="0" w:color="auto"/>
                <w:right w:val="none" w:sz="0" w:space="0" w:color="auto"/>
              </w:divBdr>
            </w:div>
            <w:div w:id="1559635061">
              <w:marLeft w:val="0"/>
              <w:marRight w:val="0"/>
              <w:marTop w:val="0"/>
              <w:marBottom w:val="0"/>
              <w:divBdr>
                <w:top w:val="none" w:sz="0" w:space="0" w:color="auto"/>
                <w:left w:val="none" w:sz="0" w:space="0" w:color="auto"/>
                <w:bottom w:val="none" w:sz="0" w:space="0" w:color="auto"/>
                <w:right w:val="none" w:sz="0" w:space="0" w:color="auto"/>
              </w:divBdr>
            </w:div>
            <w:div w:id="1560088616">
              <w:marLeft w:val="0"/>
              <w:marRight w:val="0"/>
              <w:marTop w:val="0"/>
              <w:marBottom w:val="0"/>
              <w:divBdr>
                <w:top w:val="none" w:sz="0" w:space="0" w:color="auto"/>
                <w:left w:val="none" w:sz="0" w:space="0" w:color="auto"/>
                <w:bottom w:val="none" w:sz="0" w:space="0" w:color="auto"/>
                <w:right w:val="none" w:sz="0" w:space="0" w:color="auto"/>
              </w:divBdr>
            </w:div>
            <w:div w:id="1560557231">
              <w:marLeft w:val="0"/>
              <w:marRight w:val="0"/>
              <w:marTop w:val="0"/>
              <w:marBottom w:val="0"/>
              <w:divBdr>
                <w:top w:val="none" w:sz="0" w:space="0" w:color="auto"/>
                <w:left w:val="none" w:sz="0" w:space="0" w:color="auto"/>
                <w:bottom w:val="none" w:sz="0" w:space="0" w:color="auto"/>
                <w:right w:val="none" w:sz="0" w:space="0" w:color="auto"/>
              </w:divBdr>
            </w:div>
            <w:div w:id="1561205927">
              <w:marLeft w:val="0"/>
              <w:marRight w:val="0"/>
              <w:marTop w:val="0"/>
              <w:marBottom w:val="0"/>
              <w:divBdr>
                <w:top w:val="none" w:sz="0" w:space="0" w:color="auto"/>
                <w:left w:val="none" w:sz="0" w:space="0" w:color="auto"/>
                <w:bottom w:val="none" w:sz="0" w:space="0" w:color="auto"/>
                <w:right w:val="none" w:sz="0" w:space="0" w:color="auto"/>
              </w:divBdr>
            </w:div>
            <w:div w:id="1561288232">
              <w:marLeft w:val="0"/>
              <w:marRight w:val="0"/>
              <w:marTop w:val="0"/>
              <w:marBottom w:val="0"/>
              <w:divBdr>
                <w:top w:val="none" w:sz="0" w:space="0" w:color="auto"/>
                <w:left w:val="none" w:sz="0" w:space="0" w:color="auto"/>
                <w:bottom w:val="none" w:sz="0" w:space="0" w:color="auto"/>
                <w:right w:val="none" w:sz="0" w:space="0" w:color="auto"/>
              </w:divBdr>
            </w:div>
            <w:div w:id="1563904113">
              <w:marLeft w:val="0"/>
              <w:marRight w:val="0"/>
              <w:marTop w:val="0"/>
              <w:marBottom w:val="0"/>
              <w:divBdr>
                <w:top w:val="none" w:sz="0" w:space="0" w:color="auto"/>
                <w:left w:val="none" w:sz="0" w:space="0" w:color="auto"/>
                <w:bottom w:val="none" w:sz="0" w:space="0" w:color="auto"/>
                <w:right w:val="none" w:sz="0" w:space="0" w:color="auto"/>
              </w:divBdr>
            </w:div>
            <w:div w:id="1564368477">
              <w:marLeft w:val="0"/>
              <w:marRight w:val="0"/>
              <w:marTop w:val="0"/>
              <w:marBottom w:val="0"/>
              <w:divBdr>
                <w:top w:val="none" w:sz="0" w:space="0" w:color="auto"/>
                <w:left w:val="none" w:sz="0" w:space="0" w:color="auto"/>
                <w:bottom w:val="none" w:sz="0" w:space="0" w:color="auto"/>
                <w:right w:val="none" w:sz="0" w:space="0" w:color="auto"/>
              </w:divBdr>
            </w:div>
            <w:div w:id="1564482453">
              <w:marLeft w:val="0"/>
              <w:marRight w:val="0"/>
              <w:marTop w:val="0"/>
              <w:marBottom w:val="0"/>
              <w:divBdr>
                <w:top w:val="none" w:sz="0" w:space="0" w:color="auto"/>
                <w:left w:val="none" w:sz="0" w:space="0" w:color="auto"/>
                <w:bottom w:val="none" w:sz="0" w:space="0" w:color="auto"/>
                <w:right w:val="none" w:sz="0" w:space="0" w:color="auto"/>
              </w:divBdr>
            </w:div>
            <w:div w:id="1564608303">
              <w:marLeft w:val="0"/>
              <w:marRight w:val="0"/>
              <w:marTop w:val="0"/>
              <w:marBottom w:val="0"/>
              <w:divBdr>
                <w:top w:val="none" w:sz="0" w:space="0" w:color="auto"/>
                <w:left w:val="none" w:sz="0" w:space="0" w:color="auto"/>
                <w:bottom w:val="none" w:sz="0" w:space="0" w:color="auto"/>
                <w:right w:val="none" w:sz="0" w:space="0" w:color="auto"/>
              </w:divBdr>
            </w:div>
            <w:div w:id="1565723584">
              <w:marLeft w:val="0"/>
              <w:marRight w:val="0"/>
              <w:marTop w:val="0"/>
              <w:marBottom w:val="0"/>
              <w:divBdr>
                <w:top w:val="none" w:sz="0" w:space="0" w:color="auto"/>
                <w:left w:val="none" w:sz="0" w:space="0" w:color="auto"/>
                <w:bottom w:val="none" w:sz="0" w:space="0" w:color="auto"/>
                <w:right w:val="none" w:sz="0" w:space="0" w:color="auto"/>
              </w:divBdr>
            </w:div>
            <w:div w:id="1566185335">
              <w:marLeft w:val="0"/>
              <w:marRight w:val="0"/>
              <w:marTop w:val="0"/>
              <w:marBottom w:val="0"/>
              <w:divBdr>
                <w:top w:val="none" w:sz="0" w:space="0" w:color="auto"/>
                <w:left w:val="none" w:sz="0" w:space="0" w:color="auto"/>
                <w:bottom w:val="none" w:sz="0" w:space="0" w:color="auto"/>
                <w:right w:val="none" w:sz="0" w:space="0" w:color="auto"/>
              </w:divBdr>
            </w:div>
            <w:div w:id="1567035664">
              <w:marLeft w:val="0"/>
              <w:marRight w:val="0"/>
              <w:marTop w:val="0"/>
              <w:marBottom w:val="0"/>
              <w:divBdr>
                <w:top w:val="none" w:sz="0" w:space="0" w:color="auto"/>
                <w:left w:val="none" w:sz="0" w:space="0" w:color="auto"/>
                <w:bottom w:val="none" w:sz="0" w:space="0" w:color="auto"/>
                <w:right w:val="none" w:sz="0" w:space="0" w:color="auto"/>
              </w:divBdr>
            </w:div>
            <w:div w:id="1569338376">
              <w:marLeft w:val="0"/>
              <w:marRight w:val="0"/>
              <w:marTop w:val="0"/>
              <w:marBottom w:val="0"/>
              <w:divBdr>
                <w:top w:val="none" w:sz="0" w:space="0" w:color="auto"/>
                <w:left w:val="none" w:sz="0" w:space="0" w:color="auto"/>
                <w:bottom w:val="none" w:sz="0" w:space="0" w:color="auto"/>
                <w:right w:val="none" w:sz="0" w:space="0" w:color="auto"/>
              </w:divBdr>
            </w:div>
            <w:div w:id="1570261432">
              <w:marLeft w:val="0"/>
              <w:marRight w:val="0"/>
              <w:marTop w:val="0"/>
              <w:marBottom w:val="0"/>
              <w:divBdr>
                <w:top w:val="none" w:sz="0" w:space="0" w:color="auto"/>
                <w:left w:val="none" w:sz="0" w:space="0" w:color="auto"/>
                <w:bottom w:val="none" w:sz="0" w:space="0" w:color="auto"/>
                <w:right w:val="none" w:sz="0" w:space="0" w:color="auto"/>
              </w:divBdr>
            </w:div>
            <w:div w:id="1570728156">
              <w:marLeft w:val="0"/>
              <w:marRight w:val="0"/>
              <w:marTop w:val="0"/>
              <w:marBottom w:val="0"/>
              <w:divBdr>
                <w:top w:val="none" w:sz="0" w:space="0" w:color="auto"/>
                <w:left w:val="none" w:sz="0" w:space="0" w:color="auto"/>
                <w:bottom w:val="none" w:sz="0" w:space="0" w:color="auto"/>
                <w:right w:val="none" w:sz="0" w:space="0" w:color="auto"/>
              </w:divBdr>
            </w:div>
            <w:div w:id="1572085104">
              <w:marLeft w:val="0"/>
              <w:marRight w:val="0"/>
              <w:marTop w:val="0"/>
              <w:marBottom w:val="0"/>
              <w:divBdr>
                <w:top w:val="none" w:sz="0" w:space="0" w:color="auto"/>
                <w:left w:val="none" w:sz="0" w:space="0" w:color="auto"/>
                <w:bottom w:val="none" w:sz="0" w:space="0" w:color="auto"/>
                <w:right w:val="none" w:sz="0" w:space="0" w:color="auto"/>
              </w:divBdr>
            </w:div>
            <w:div w:id="1574123609">
              <w:marLeft w:val="0"/>
              <w:marRight w:val="0"/>
              <w:marTop w:val="0"/>
              <w:marBottom w:val="0"/>
              <w:divBdr>
                <w:top w:val="none" w:sz="0" w:space="0" w:color="auto"/>
                <w:left w:val="none" w:sz="0" w:space="0" w:color="auto"/>
                <w:bottom w:val="none" w:sz="0" w:space="0" w:color="auto"/>
                <w:right w:val="none" w:sz="0" w:space="0" w:color="auto"/>
              </w:divBdr>
            </w:div>
            <w:div w:id="1575164059">
              <w:marLeft w:val="0"/>
              <w:marRight w:val="0"/>
              <w:marTop w:val="0"/>
              <w:marBottom w:val="0"/>
              <w:divBdr>
                <w:top w:val="none" w:sz="0" w:space="0" w:color="auto"/>
                <w:left w:val="none" w:sz="0" w:space="0" w:color="auto"/>
                <w:bottom w:val="none" w:sz="0" w:space="0" w:color="auto"/>
                <w:right w:val="none" w:sz="0" w:space="0" w:color="auto"/>
              </w:divBdr>
            </w:div>
            <w:div w:id="1575510288">
              <w:marLeft w:val="0"/>
              <w:marRight w:val="0"/>
              <w:marTop w:val="0"/>
              <w:marBottom w:val="0"/>
              <w:divBdr>
                <w:top w:val="none" w:sz="0" w:space="0" w:color="auto"/>
                <w:left w:val="none" w:sz="0" w:space="0" w:color="auto"/>
                <w:bottom w:val="none" w:sz="0" w:space="0" w:color="auto"/>
                <w:right w:val="none" w:sz="0" w:space="0" w:color="auto"/>
              </w:divBdr>
            </w:div>
            <w:div w:id="1575778715">
              <w:marLeft w:val="0"/>
              <w:marRight w:val="0"/>
              <w:marTop w:val="0"/>
              <w:marBottom w:val="0"/>
              <w:divBdr>
                <w:top w:val="none" w:sz="0" w:space="0" w:color="auto"/>
                <w:left w:val="none" w:sz="0" w:space="0" w:color="auto"/>
                <w:bottom w:val="none" w:sz="0" w:space="0" w:color="auto"/>
                <w:right w:val="none" w:sz="0" w:space="0" w:color="auto"/>
              </w:divBdr>
            </w:div>
            <w:div w:id="1579170540">
              <w:marLeft w:val="0"/>
              <w:marRight w:val="0"/>
              <w:marTop w:val="360"/>
              <w:marBottom w:val="0"/>
              <w:divBdr>
                <w:top w:val="single" w:sz="6" w:space="0" w:color="auto"/>
                <w:left w:val="single" w:sz="6" w:space="0" w:color="auto"/>
                <w:bottom w:val="single" w:sz="6" w:space="0" w:color="auto"/>
                <w:right w:val="single" w:sz="6" w:space="0" w:color="auto"/>
              </w:divBdr>
            </w:div>
            <w:div w:id="1580478804">
              <w:marLeft w:val="0"/>
              <w:marRight w:val="0"/>
              <w:marTop w:val="0"/>
              <w:marBottom w:val="0"/>
              <w:divBdr>
                <w:top w:val="none" w:sz="0" w:space="0" w:color="auto"/>
                <w:left w:val="none" w:sz="0" w:space="0" w:color="auto"/>
                <w:bottom w:val="none" w:sz="0" w:space="0" w:color="auto"/>
                <w:right w:val="none" w:sz="0" w:space="0" w:color="auto"/>
              </w:divBdr>
            </w:div>
            <w:div w:id="1581333507">
              <w:marLeft w:val="0"/>
              <w:marRight w:val="0"/>
              <w:marTop w:val="0"/>
              <w:marBottom w:val="0"/>
              <w:divBdr>
                <w:top w:val="none" w:sz="0" w:space="0" w:color="auto"/>
                <w:left w:val="none" w:sz="0" w:space="0" w:color="auto"/>
                <w:bottom w:val="none" w:sz="0" w:space="0" w:color="auto"/>
                <w:right w:val="none" w:sz="0" w:space="0" w:color="auto"/>
              </w:divBdr>
            </w:div>
            <w:div w:id="1583683806">
              <w:marLeft w:val="0"/>
              <w:marRight w:val="0"/>
              <w:marTop w:val="0"/>
              <w:marBottom w:val="0"/>
              <w:divBdr>
                <w:top w:val="none" w:sz="0" w:space="0" w:color="auto"/>
                <w:left w:val="none" w:sz="0" w:space="0" w:color="auto"/>
                <w:bottom w:val="none" w:sz="0" w:space="0" w:color="auto"/>
                <w:right w:val="none" w:sz="0" w:space="0" w:color="auto"/>
              </w:divBdr>
            </w:div>
            <w:div w:id="1586063477">
              <w:marLeft w:val="0"/>
              <w:marRight w:val="0"/>
              <w:marTop w:val="0"/>
              <w:marBottom w:val="0"/>
              <w:divBdr>
                <w:top w:val="none" w:sz="0" w:space="0" w:color="auto"/>
                <w:left w:val="none" w:sz="0" w:space="0" w:color="auto"/>
                <w:bottom w:val="none" w:sz="0" w:space="0" w:color="auto"/>
                <w:right w:val="none" w:sz="0" w:space="0" w:color="auto"/>
              </w:divBdr>
            </w:div>
            <w:div w:id="1586961135">
              <w:marLeft w:val="0"/>
              <w:marRight w:val="0"/>
              <w:marTop w:val="0"/>
              <w:marBottom w:val="0"/>
              <w:divBdr>
                <w:top w:val="none" w:sz="0" w:space="0" w:color="auto"/>
                <w:left w:val="none" w:sz="0" w:space="0" w:color="auto"/>
                <w:bottom w:val="none" w:sz="0" w:space="0" w:color="auto"/>
                <w:right w:val="none" w:sz="0" w:space="0" w:color="auto"/>
              </w:divBdr>
            </w:div>
            <w:div w:id="1588034131">
              <w:marLeft w:val="0"/>
              <w:marRight w:val="0"/>
              <w:marTop w:val="0"/>
              <w:marBottom w:val="0"/>
              <w:divBdr>
                <w:top w:val="none" w:sz="0" w:space="0" w:color="auto"/>
                <w:left w:val="none" w:sz="0" w:space="0" w:color="auto"/>
                <w:bottom w:val="none" w:sz="0" w:space="0" w:color="auto"/>
                <w:right w:val="none" w:sz="0" w:space="0" w:color="auto"/>
              </w:divBdr>
            </w:div>
            <w:div w:id="1588224090">
              <w:marLeft w:val="0"/>
              <w:marRight w:val="0"/>
              <w:marTop w:val="0"/>
              <w:marBottom w:val="0"/>
              <w:divBdr>
                <w:top w:val="none" w:sz="0" w:space="0" w:color="auto"/>
                <w:left w:val="none" w:sz="0" w:space="0" w:color="auto"/>
                <w:bottom w:val="none" w:sz="0" w:space="0" w:color="auto"/>
                <w:right w:val="none" w:sz="0" w:space="0" w:color="auto"/>
              </w:divBdr>
            </w:div>
            <w:div w:id="1588996207">
              <w:marLeft w:val="0"/>
              <w:marRight w:val="0"/>
              <w:marTop w:val="0"/>
              <w:marBottom w:val="0"/>
              <w:divBdr>
                <w:top w:val="none" w:sz="0" w:space="0" w:color="auto"/>
                <w:left w:val="none" w:sz="0" w:space="0" w:color="auto"/>
                <w:bottom w:val="none" w:sz="0" w:space="0" w:color="auto"/>
                <w:right w:val="none" w:sz="0" w:space="0" w:color="auto"/>
              </w:divBdr>
            </w:div>
            <w:div w:id="1591544230">
              <w:marLeft w:val="0"/>
              <w:marRight w:val="0"/>
              <w:marTop w:val="0"/>
              <w:marBottom w:val="0"/>
              <w:divBdr>
                <w:top w:val="none" w:sz="0" w:space="0" w:color="auto"/>
                <w:left w:val="none" w:sz="0" w:space="0" w:color="auto"/>
                <w:bottom w:val="none" w:sz="0" w:space="0" w:color="auto"/>
                <w:right w:val="none" w:sz="0" w:space="0" w:color="auto"/>
              </w:divBdr>
            </w:div>
            <w:div w:id="1593128017">
              <w:marLeft w:val="0"/>
              <w:marRight w:val="0"/>
              <w:marTop w:val="0"/>
              <w:marBottom w:val="0"/>
              <w:divBdr>
                <w:top w:val="none" w:sz="0" w:space="0" w:color="auto"/>
                <w:left w:val="none" w:sz="0" w:space="0" w:color="auto"/>
                <w:bottom w:val="none" w:sz="0" w:space="0" w:color="auto"/>
                <w:right w:val="none" w:sz="0" w:space="0" w:color="auto"/>
              </w:divBdr>
            </w:div>
            <w:div w:id="1593666207">
              <w:marLeft w:val="0"/>
              <w:marRight w:val="0"/>
              <w:marTop w:val="0"/>
              <w:marBottom w:val="0"/>
              <w:divBdr>
                <w:top w:val="none" w:sz="0" w:space="0" w:color="auto"/>
                <w:left w:val="none" w:sz="0" w:space="0" w:color="auto"/>
                <w:bottom w:val="none" w:sz="0" w:space="0" w:color="auto"/>
                <w:right w:val="none" w:sz="0" w:space="0" w:color="auto"/>
              </w:divBdr>
            </w:div>
            <w:div w:id="1595624513">
              <w:marLeft w:val="0"/>
              <w:marRight w:val="0"/>
              <w:marTop w:val="0"/>
              <w:marBottom w:val="0"/>
              <w:divBdr>
                <w:top w:val="none" w:sz="0" w:space="0" w:color="auto"/>
                <w:left w:val="none" w:sz="0" w:space="0" w:color="auto"/>
                <w:bottom w:val="none" w:sz="0" w:space="0" w:color="auto"/>
                <w:right w:val="none" w:sz="0" w:space="0" w:color="auto"/>
              </w:divBdr>
            </w:div>
            <w:div w:id="1595699846">
              <w:marLeft w:val="0"/>
              <w:marRight w:val="0"/>
              <w:marTop w:val="0"/>
              <w:marBottom w:val="0"/>
              <w:divBdr>
                <w:top w:val="none" w:sz="0" w:space="0" w:color="auto"/>
                <w:left w:val="none" w:sz="0" w:space="0" w:color="auto"/>
                <w:bottom w:val="none" w:sz="0" w:space="0" w:color="auto"/>
                <w:right w:val="none" w:sz="0" w:space="0" w:color="auto"/>
              </w:divBdr>
            </w:div>
            <w:div w:id="1596670634">
              <w:marLeft w:val="0"/>
              <w:marRight w:val="0"/>
              <w:marTop w:val="0"/>
              <w:marBottom w:val="0"/>
              <w:divBdr>
                <w:top w:val="none" w:sz="0" w:space="0" w:color="auto"/>
                <w:left w:val="none" w:sz="0" w:space="0" w:color="auto"/>
                <w:bottom w:val="none" w:sz="0" w:space="0" w:color="auto"/>
                <w:right w:val="none" w:sz="0" w:space="0" w:color="auto"/>
              </w:divBdr>
            </w:div>
            <w:div w:id="1599755678">
              <w:marLeft w:val="0"/>
              <w:marRight w:val="0"/>
              <w:marTop w:val="0"/>
              <w:marBottom w:val="0"/>
              <w:divBdr>
                <w:top w:val="none" w:sz="0" w:space="0" w:color="auto"/>
                <w:left w:val="none" w:sz="0" w:space="0" w:color="auto"/>
                <w:bottom w:val="none" w:sz="0" w:space="0" w:color="auto"/>
                <w:right w:val="none" w:sz="0" w:space="0" w:color="auto"/>
              </w:divBdr>
            </w:div>
            <w:div w:id="1601141944">
              <w:marLeft w:val="0"/>
              <w:marRight w:val="0"/>
              <w:marTop w:val="0"/>
              <w:marBottom w:val="0"/>
              <w:divBdr>
                <w:top w:val="none" w:sz="0" w:space="0" w:color="auto"/>
                <w:left w:val="none" w:sz="0" w:space="0" w:color="auto"/>
                <w:bottom w:val="none" w:sz="0" w:space="0" w:color="auto"/>
                <w:right w:val="none" w:sz="0" w:space="0" w:color="auto"/>
              </w:divBdr>
            </w:div>
            <w:div w:id="1601332806">
              <w:marLeft w:val="0"/>
              <w:marRight w:val="0"/>
              <w:marTop w:val="0"/>
              <w:marBottom w:val="0"/>
              <w:divBdr>
                <w:top w:val="none" w:sz="0" w:space="0" w:color="auto"/>
                <w:left w:val="none" w:sz="0" w:space="0" w:color="auto"/>
                <w:bottom w:val="none" w:sz="0" w:space="0" w:color="auto"/>
                <w:right w:val="none" w:sz="0" w:space="0" w:color="auto"/>
              </w:divBdr>
            </w:div>
            <w:div w:id="1603953094">
              <w:marLeft w:val="0"/>
              <w:marRight w:val="0"/>
              <w:marTop w:val="0"/>
              <w:marBottom w:val="0"/>
              <w:divBdr>
                <w:top w:val="none" w:sz="0" w:space="0" w:color="auto"/>
                <w:left w:val="none" w:sz="0" w:space="0" w:color="auto"/>
                <w:bottom w:val="none" w:sz="0" w:space="0" w:color="auto"/>
                <w:right w:val="none" w:sz="0" w:space="0" w:color="auto"/>
              </w:divBdr>
            </w:div>
            <w:div w:id="1607928659">
              <w:marLeft w:val="0"/>
              <w:marRight w:val="0"/>
              <w:marTop w:val="0"/>
              <w:marBottom w:val="0"/>
              <w:divBdr>
                <w:top w:val="none" w:sz="0" w:space="0" w:color="auto"/>
                <w:left w:val="none" w:sz="0" w:space="0" w:color="auto"/>
                <w:bottom w:val="none" w:sz="0" w:space="0" w:color="auto"/>
                <w:right w:val="none" w:sz="0" w:space="0" w:color="auto"/>
              </w:divBdr>
            </w:div>
            <w:div w:id="1610700894">
              <w:marLeft w:val="0"/>
              <w:marRight w:val="0"/>
              <w:marTop w:val="0"/>
              <w:marBottom w:val="0"/>
              <w:divBdr>
                <w:top w:val="none" w:sz="0" w:space="0" w:color="auto"/>
                <w:left w:val="none" w:sz="0" w:space="0" w:color="auto"/>
                <w:bottom w:val="none" w:sz="0" w:space="0" w:color="auto"/>
                <w:right w:val="none" w:sz="0" w:space="0" w:color="auto"/>
              </w:divBdr>
            </w:div>
            <w:div w:id="1612054883">
              <w:marLeft w:val="0"/>
              <w:marRight w:val="0"/>
              <w:marTop w:val="0"/>
              <w:marBottom w:val="0"/>
              <w:divBdr>
                <w:top w:val="none" w:sz="0" w:space="0" w:color="auto"/>
                <w:left w:val="none" w:sz="0" w:space="0" w:color="auto"/>
                <w:bottom w:val="none" w:sz="0" w:space="0" w:color="auto"/>
                <w:right w:val="none" w:sz="0" w:space="0" w:color="auto"/>
              </w:divBdr>
            </w:div>
            <w:div w:id="1612397307">
              <w:marLeft w:val="0"/>
              <w:marRight w:val="0"/>
              <w:marTop w:val="0"/>
              <w:marBottom w:val="0"/>
              <w:divBdr>
                <w:top w:val="none" w:sz="0" w:space="0" w:color="auto"/>
                <w:left w:val="none" w:sz="0" w:space="0" w:color="auto"/>
                <w:bottom w:val="none" w:sz="0" w:space="0" w:color="auto"/>
                <w:right w:val="none" w:sz="0" w:space="0" w:color="auto"/>
              </w:divBdr>
            </w:div>
            <w:div w:id="1616520297">
              <w:marLeft w:val="0"/>
              <w:marRight w:val="0"/>
              <w:marTop w:val="0"/>
              <w:marBottom w:val="0"/>
              <w:divBdr>
                <w:top w:val="none" w:sz="0" w:space="0" w:color="auto"/>
                <w:left w:val="none" w:sz="0" w:space="0" w:color="auto"/>
                <w:bottom w:val="none" w:sz="0" w:space="0" w:color="auto"/>
                <w:right w:val="none" w:sz="0" w:space="0" w:color="auto"/>
              </w:divBdr>
            </w:div>
            <w:div w:id="1616911634">
              <w:marLeft w:val="0"/>
              <w:marRight w:val="0"/>
              <w:marTop w:val="0"/>
              <w:marBottom w:val="0"/>
              <w:divBdr>
                <w:top w:val="none" w:sz="0" w:space="0" w:color="auto"/>
                <w:left w:val="none" w:sz="0" w:space="0" w:color="auto"/>
                <w:bottom w:val="none" w:sz="0" w:space="0" w:color="auto"/>
                <w:right w:val="none" w:sz="0" w:space="0" w:color="auto"/>
              </w:divBdr>
            </w:div>
            <w:div w:id="1619096625">
              <w:marLeft w:val="0"/>
              <w:marRight w:val="0"/>
              <w:marTop w:val="0"/>
              <w:marBottom w:val="0"/>
              <w:divBdr>
                <w:top w:val="none" w:sz="0" w:space="0" w:color="auto"/>
                <w:left w:val="none" w:sz="0" w:space="0" w:color="auto"/>
                <w:bottom w:val="none" w:sz="0" w:space="0" w:color="auto"/>
                <w:right w:val="none" w:sz="0" w:space="0" w:color="auto"/>
              </w:divBdr>
              <w:divsChild>
                <w:div w:id="4288211">
                  <w:marLeft w:val="0"/>
                  <w:marRight w:val="0"/>
                  <w:marTop w:val="0"/>
                  <w:marBottom w:val="0"/>
                  <w:divBdr>
                    <w:top w:val="none" w:sz="0" w:space="0" w:color="auto"/>
                    <w:left w:val="none" w:sz="0" w:space="0" w:color="auto"/>
                    <w:bottom w:val="none" w:sz="0" w:space="0" w:color="auto"/>
                    <w:right w:val="none" w:sz="0" w:space="0" w:color="auto"/>
                  </w:divBdr>
                </w:div>
                <w:div w:id="53897705">
                  <w:marLeft w:val="0"/>
                  <w:marRight w:val="0"/>
                  <w:marTop w:val="0"/>
                  <w:marBottom w:val="0"/>
                  <w:divBdr>
                    <w:top w:val="none" w:sz="0" w:space="0" w:color="auto"/>
                    <w:left w:val="none" w:sz="0" w:space="0" w:color="auto"/>
                    <w:bottom w:val="none" w:sz="0" w:space="0" w:color="auto"/>
                    <w:right w:val="none" w:sz="0" w:space="0" w:color="auto"/>
                  </w:divBdr>
                </w:div>
                <w:div w:id="57947986">
                  <w:marLeft w:val="0"/>
                  <w:marRight w:val="0"/>
                  <w:marTop w:val="0"/>
                  <w:marBottom w:val="0"/>
                  <w:divBdr>
                    <w:top w:val="none" w:sz="0" w:space="0" w:color="auto"/>
                    <w:left w:val="none" w:sz="0" w:space="0" w:color="auto"/>
                    <w:bottom w:val="none" w:sz="0" w:space="0" w:color="auto"/>
                    <w:right w:val="none" w:sz="0" w:space="0" w:color="auto"/>
                  </w:divBdr>
                </w:div>
                <w:div w:id="80689697">
                  <w:marLeft w:val="0"/>
                  <w:marRight w:val="0"/>
                  <w:marTop w:val="0"/>
                  <w:marBottom w:val="0"/>
                  <w:divBdr>
                    <w:top w:val="none" w:sz="0" w:space="0" w:color="auto"/>
                    <w:left w:val="none" w:sz="0" w:space="0" w:color="auto"/>
                    <w:bottom w:val="none" w:sz="0" w:space="0" w:color="auto"/>
                    <w:right w:val="none" w:sz="0" w:space="0" w:color="auto"/>
                  </w:divBdr>
                </w:div>
                <w:div w:id="127940819">
                  <w:marLeft w:val="0"/>
                  <w:marRight w:val="0"/>
                  <w:marTop w:val="0"/>
                  <w:marBottom w:val="0"/>
                  <w:divBdr>
                    <w:top w:val="none" w:sz="0" w:space="0" w:color="auto"/>
                    <w:left w:val="none" w:sz="0" w:space="0" w:color="auto"/>
                    <w:bottom w:val="none" w:sz="0" w:space="0" w:color="auto"/>
                    <w:right w:val="none" w:sz="0" w:space="0" w:color="auto"/>
                  </w:divBdr>
                </w:div>
                <w:div w:id="153224267">
                  <w:marLeft w:val="0"/>
                  <w:marRight w:val="0"/>
                  <w:marTop w:val="0"/>
                  <w:marBottom w:val="0"/>
                  <w:divBdr>
                    <w:top w:val="none" w:sz="0" w:space="0" w:color="auto"/>
                    <w:left w:val="none" w:sz="0" w:space="0" w:color="auto"/>
                    <w:bottom w:val="none" w:sz="0" w:space="0" w:color="auto"/>
                    <w:right w:val="none" w:sz="0" w:space="0" w:color="auto"/>
                  </w:divBdr>
                </w:div>
                <w:div w:id="174461834">
                  <w:marLeft w:val="0"/>
                  <w:marRight w:val="0"/>
                  <w:marTop w:val="0"/>
                  <w:marBottom w:val="0"/>
                  <w:divBdr>
                    <w:top w:val="none" w:sz="0" w:space="0" w:color="auto"/>
                    <w:left w:val="none" w:sz="0" w:space="0" w:color="auto"/>
                    <w:bottom w:val="none" w:sz="0" w:space="0" w:color="auto"/>
                    <w:right w:val="none" w:sz="0" w:space="0" w:color="auto"/>
                  </w:divBdr>
                </w:div>
                <w:div w:id="194461845">
                  <w:marLeft w:val="0"/>
                  <w:marRight w:val="0"/>
                  <w:marTop w:val="0"/>
                  <w:marBottom w:val="0"/>
                  <w:divBdr>
                    <w:top w:val="none" w:sz="0" w:space="0" w:color="auto"/>
                    <w:left w:val="none" w:sz="0" w:space="0" w:color="auto"/>
                    <w:bottom w:val="none" w:sz="0" w:space="0" w:color="auto"/>
                    <w:right w:val="none" w:sz="0" w:space="0" w:color="auto"/>
                  </w:divBdr>
                </w:div>
                <w:div w:id="214977311">
                  <w:marLeft w:val="0"/>
                  <w:marRight w:val="0"/>
                  <w:marTop w:val="0"/>
                  <w:marBottom w:val="0"/>
                  <w:divBdr>
                    <w:top w:val="none" w:sz="0" w:space="0" w:color="auto"/>
                    <w:left w:val="none" w:sz="0" w:space="0" w:color="auto"/>
                    <w:bottom w:val="none" w:sz="0" w:space="0" w:color="auto"/>
                    <w:right w:val="none" w:sz="0" w:space="0" w:color="auto"/>
                  </w:divBdr>
                </w:div>
                <w:div w:id="224073504">
                  <w:marLeft w:val="0"/>
                  <w:marRight w:val="0"/>
                  <w:marTop w:val="0"/>
                  <w:marBottom w:val="0"/>
                  <w:divBdr>
                    <w:top w:val="none" w:sz="0" w:space="0" w:color="auto"/>
                    <w:left w:val="none" w:sz="0" w:space="0" w:color="auto"/>
                    <w:bottom w:val="none" w:sz="0" w:space="0" w:color="auto"/>
                    <w:right w:val="none" w:sz="0" w:space="0" w:color="auto"/>
                  </w:divBdr>
                </w:div>
                <w:div w:id="240527661">
                  <w:marLeft w:val="0"/>
                  <w:marRight w:val="0"/>
                  <w:marTop w:val="0"/>
                  <w:marBottom w:val="0"/>
                  <w:divBdr>
                    <w:top w:val="none" w:sz="0" w:space="0" w:color="auto"/>
                    <w:left w:val="none" w:sz="0" w:space="0" w:color="auto"/>
                    <w:bottom w:val="none" w:sz="0" w:space="0" w:color="auto"/>
                    <w:right w:val="none" w:sz="0" w:space="0" w:color="auto"/>
                  </w:divBdr>
                </w:div>
                <w:div w:id="241915564">
                  <w:marLeft w:val="0"/>
                  <w:marRight w:val="0"/>
                  <w:marTop w:val="0"/>
                  <w:marBottom w:val="0"/>
                  <w:divBdr>
                    <w:top w:val="none" w:sz="0" w:space="0" w:color="auto"/>
                    <w:left w:val="none" w:sz="0" w:space="0" w:color="auto"/>
                    <w:bottom w:val="none" w:sz="0" w:space="0" w:color="auto"/>
                    <w:right w:val="none" w:sz="0" w:space="0" w:color="auto"/>
                  </w:divBdr>
                </w:div>
                <w:div w:id="271524166">
                  <w:marLeft w:val="0"/>
                  <w:marRight w:val="0"/>
                  <w:marTop w:val="0"/>
                  <w:marBottom w:val="0"/>
                  <w:divBdr>
                    <w:top w:val="none" w:sz="0" w:space="0" w:color="auto"/>
                    <w:left w:val="none" w:sz="0" w:space="0" w:color="auto"/>
                    <w:bottom w:val="none" w:sz="0" w:space="0" w:color="auto"/>
                    <w:right w:val="none" w:sz="0" w:space="0" w:color="auto"/>
                  </w:divBdr>
                </w:div>
                <w:div w:id="316106938">
                  <w:marLeft w:val="0"/>
                  <w:marRight w:val="0"/>
                  <w:marTop w:val="0"/>
                  <w:marBottom w:val="0"/>
                  <w:divBdr>
                    <w:top w:val="none" w:sz="0" w:space="0" w:color="auto"/>
                    <w:left w:val="none" w:sz="0" w:space="0" w:color="auto"/>
                    <w:bottom w:val="none" w:sz="0" w:space="0" w:color="auto"/>
                    <w:right w:val="none" w:sz="0" w:space="0" w:color="auto"/>
                  </w:divBdr>
                </w:div>
                <w:div w:id="334116710">
                  <w:marLeft w:val="0"/>
                  <w:marRight w:val="0"/>
                  <w:marTop w:val="0"/>
                  <w:marBottom w:val="0"/>
                  <w:divBdr>
                    <w:top w:val="none" w:sz="0" w:space="0" w:color="auto"/>
                    <w:left w:val="none" w:sz="0" w:space="0" w:color="auto"/>
                    <w:bottom w:val="none" w:sz="0" w:space="0" w:color="auto"/>
                    <w:right w:val="none" w:sz="0" w:space="0" w:color="auto"/>
                  </w:divBdr>
                </w:div>
                <w:div w:id="397099768">
                  <w:marLeft w:val="0"/>
                  <w:marRight w:val="0"/>
                  <w:marTop w:val="0"/>
                  <w:marBottom w:val="0"/>
                  <w:divBdr>
                    <w:top w:val="none" w:sz="0" w:space="0" w:color="auto"/>
                    <w:left w:val="none" w:sz="0" w:space="0" w:color="auto"/>
                    <w:bottom w:val="none" w:sz="0" w:space="0" w:color="auto"/>
                    <w:right w:val="none" w:sz="0" w:space="0" w:color="auto"/>
                  </w:divBdr>
                </w:div>
                <w:div w:id="427242055">
                  <w:marLeft w:val="0"/>
                  <w:marRight w:val="0"/>
                  <w:marTop w:val="0"/>
                  <w:marBottom w:val="0"/>
                  <w:divBdr>
                    <w:top w:val="none" w:sz="0" w:space="0" w:color="auto"/>
                    <w:left w:val="none" w:sz="0" w:space="0" w:color="auto"/>
                    <w:bottom w:val="none" w:sz="0" w:space="0" w:color="auto"/>
                    <w:right w:val="none" w:sz="0" w:space="0" w:color="auto"/>
                  </w:divBdr>
                </w:div>
                <w:div w:id="429662768">
                  <w:marLeft w:val="0"/>
                  <w:marRight w:val="0"/>
                  <w:marTop w:val="0"/>
                  <w:marBottom w:val="0"/>
                  <w:divBdr>
                    <w:top w:val="none" w:sz="0" w:space="0" w:color="auto"/>
                    <w:left w:val="none" w:sz="0" w:space="0" w:color="auto"/>
                    <w:bottom w:val="none" w:sz="0" w:space="0" w:color="auto"/>
                    <w:right w:val="none" w:sz="0" w:space="0" w:color="auto"/>
                  </w:divBdr>
                </w:div>
                <w:div w:id="466973347">
                  <w:marLeft w:val="0"/>
                  <w:marRight w:val="0"/>
                  <w:marTop w:val="0"/>
                  <w:marBottom w:val="0"/>
                  <w:divBdr>
                    <w:top w:val="none" w:sz="0" w:space="0" w:color="auto"/>
                    <w:left w:val="none" w:sz="0" w:space="0" w:color="auto"/>
                    <w:bottom w:val="none" w:sz="0" w:space="0" w:color="auto"/>
                    <w:right w:val="none" w:sz="0" w:space="0" w:color="auto"/>
                  </w:divBdr>
                </w:div>
                <w:div w:id="496000577">
                  <w:marLeft w:val="0"/>
                  <w:marRight w:val="0"/>
                  <w:marTop w:val="0"/>
                  <w:marBottom w:val="0"/>
                  <w:divBdr>
                    <w:top w:val="none" w:sz="0" w:space="0" w:color="auto"/>
                    <w:left w:val="none" w:sz="0" w:space="0" w:color="auto"/>
                    <w:bottom w:val="none" w:sz="0" w:space="0" w:color="auto"/>
                    <w:right w:val="none" w:sz="0" w:space="0" w:color="auto"/>
                  </w:divBdr>
                </w:div>
                <w:div w:id="518853048">
                  <w:marLeft w:val="0"/>
                  <w:marRight w:val="0"/>
                  <w:marTop w:val="0"/>
                  <w:marBottom w:val="0"/>
                  <w:divBdr>
                    <w:top w:val="none" w:sz="0" w:space="0" w:color="auto"/>
                    <w:left w:val="none" w:sz="0" w:space="0" w:color="auto"/>
                    <w:bottom w:val="none" w:sz="0" w:space="0" w:color="auto"/>
                    <w:right w:val="none" w:sz="0" w:space="0" w:color="auto"/>
                  </w:divBdr>
                </w:div>
                <w:div w:id="532427211">
                  <w:marLeft w:val="0"/>
                  <w:marRight w:val="0"/>
                  <w:marTop w:val="0"/>
                  <w:marBottom w:val="0"/>
                  <w:divBdr>
                    <w:top w:val="none" w:sz="0" w:space="0" w:color="auto"/>
                    <w:left w:val="none" w:sz="0" w:space="0" w:color="auto"/>
                    <w:bottom w:val="none" w:sz="0" w:space="0" w:color="auto"/>
                    <w:right w:val="none" w:sz="0" w:space="0" w:color="auto"/>
                  </w:divBdr>
                </w:div>
                <w:div w:id="539704233">
                  <w:marLeft w:val="0"/>
                  <w:marRight w:val="0"/>
                  <w:marTop w:val="0"/>
                  <w:marBottom w:val="0"/>
                  <w:divBdr>
                    <w:top w:val="none" w:sz="0" w:space="0" w:color="auto"/>
                    <w:left w:val="none" w:sz="0" w:space="0" w:color="auto"/>
                    <w:bottom w:val="none" w:sz="0" w:space="0" w:color="auto"/>
                    <w:right w:val="none" w:sz="0" w:space="0" w:color="auto"/>
                  </w:divBdr>
                </w:div>
                <w:div w:id="553658156">
                  <w:marLeft w:val="0"/>
                  <w:marRight w:val="0"/>
                  <w:marTop w:val="0"/>
                  <w:marBottom w:val="0"/>
                  <w:divBdr>
                    <w:top w:val="none" w:sz="0" w:space="0" w:color="auto"/>
                    <w:left w:val="none" w:sz="0" w:space="0" w:color="auto"/>
                    <w:bottom w:val="none" w:sz="0" w:space="0" w:color="auto"/>
                    <w:right w:val="none" w:sz="0" w:space="0" w:color="auto"/>
                  </w:divBdr>
                </w:div>
                <w:div w:id="568617859">
                  <w:marLeft w:val="0"/>
                  <w:marRight w:val="0"/>
                  <w:marTop w:val="0"/>
                  <w:marBottom w:val="0"/>
                  <w:divBdr>
                    <w:top w:val="none" w:sz="0" w:space="0" w:color="auto"/>
                    <w:left w:val="none" w:sz="0" w:space="0" w:color="auto"/>
                    <w:bottom w:val="none" w:sz="0" w:space="0" w:color="auto"/>
                    <w:right w:val="none" w:sz="0" w:space="0" w:color="auto"/>
                  </w:divBdr>
                </w:div>
                <w:div w:id="575093465">
                  <w:marLeft w:val="0"/>
                  <w:marRight w:val="0"/>
                  <w:marTop w:val="0"/>
                  <w:marBottom w:val="0"/>
                  <w:divBdr>
                    <w:top w:val="none" w:sz="0" w:space="0" w:color="auto"/>
                    <w:left w:val="none" w:sz="0" w:space="0" w:color="auto"/>
                    <w:bottom w:val="none" w:sz="0" w:space="0" w:color="auto"/>
                    <w:right w:val="none" w:sz="0" w:space="0" w:color="auto"/>
                  </w:divBdr>
                </w:div>
                <w:div w:id="582300562">
                  <w:marLeft w:val="0"/>
                  <w:marRight w:val="0"/>
                  <w:marTop w:val="0"/>
                  <w:marBottom w:val="0"/>
                  <w:divBdr>
                    <w:top w:val="none" w:sz="0" w:space="0" w:color="auto"/>
                    <w:left w:val="none" w:sz="0" w:space="0" w:color="auto"/>
                    <w:bottom w:val="none" w:sz="0" w:space="0" w:color="auto"/>
                    <w:right w:val="none" w:sz="0" w:space="0" w:color="auto"/>
                  </w:divBdr>
                </w:div>
                <w:div w:id="585115780">
                  <w:marLeft w:val="0"/>
                  <w:marRight w:val="0"/>
                  <w:marTop w:val="0"/>
                  <w:marBottom w:val="0"/>
                  <w:divBdr>
                    <w:top w:val="none" w:sz="0" w:space="0" w:color="auto"/>
                    <w:left w:val="none" w:sz="0" w:space="0" w:color="auto"/>
                    <w:bottom w:val="none" w:sz="0" w:space="0" w:color="auto"/>
                    <w:right w:val="none" w:sz="0" w:space="0" w:color="auto"/>
                  </w:divBdr>
                </w:div>
                <w:div w:id="597176640">
                  <w:marLeft w:val="0"/>
                  <w:marRight w:val="0"/>
                  <w:marTop w:val="0"/>
                  <w:marBottom w:val="0"/>
                  <w:divBdr>
                    <w:top w:val="none" w:sz="0" w:space="0" w:color="auto"/>
                    <w:left w:val="none" w:sz="0" w:space="0" w:color="auto"/>
                    <w:bottom w:val="none" w:sz="0" w:space="0" w:color="auto"/>
                    <w:right w:val="none" w:sz="0" w:space="0" w:color="auto"/>
                  </w:divBdr>
                </w:div>
                <w:div w:id="628365083">
                  <w:marLeft w:val="0"/>
                  <w:marRight w:val="0"/>
                  <w:marTop w:val="0"/>
                  <w:marBottom w:val="0"/>
                  <w:divBdr>
                    <w:top w:val="none" w:sz="0" w:space="0" w:color="auto"/>
                    <w:left w:val="none" w:sz="0" w:space="0" w:color="auto"/>
                    <w:bottom w:val="none" w:sz="0" w:space="0" w:color="auto"/>
                    <w:right w:val="none" w:sz="0" w:space="0" w:color="auto"/>
                  </w:divBdr>
                </w:div>
                <w:div w:id="635835312">
                  <w:marLeft w:val="0"/>
                  <w:marRight w:val="0"/>
                  <w:marTop w:val="0"/>
                  <w:marBottom w:val="0"/>
                  <w:divBdr>
                    <w:top w:val="none" w:sz="0" w:space="0" w:color="auto"/>
                    <w:left w:val="none" w:sz="0" w:space="0" w:color="auto"/>
                    <w:bottom w:val="none" w:sz="0" w:space="0" w:color="auto"/>
                    <w:right w:val="none" w:sz="0" w:space="0" w:color="auto"/>
                  </w:divBdr>
                </w:div>
                <w:div w:id="672755927">
                  <w:marLeft w:val="0"/>
                  <w:marRight w:val="0"/>
                  <w:marTop w:val="0"/>
                  <w:marBottom w:val="0"/>
                  <w:divBdr>
                    <w:top w:val="none" w:sz="0" w:space="0" w:color="auto"/>
                    <w:left w:val="none" w:sz="0" w:space="0" w:color="auto"/>
                    <w:bottom w:val="none" w:sz="0" w:space="0" w:color="auto"/>
                    <w:right w:val="none" w:sz="0" w:space="0" w:color="auto"/>
                  </w:divBdr>
                </w:div>
                <w:div w:id="678895712">
                  <w:marLeft w:val="0"/>
                  <w:marRight w:val="0"/>
                  <w:marTop w:val="0"/>
                  <w:marBottom w:val="0"/>
                  <w:divBdr>
                    <w:top w:val="none" w:sz="0" w:space="0" w:color="auto"/>
                    <w:left w:val="none" w:sz="0" w:space="0" w:color="auto"/>
                    <w:bottom w:val="none" w:sz="0" w:space="0" w:color="auto"/>
                    <w:right w:val="none" w:sz="0" w:space="0" w:color="auto"/>
                  </w:divBdr>
                </w:div>
                <w:div w:id="700858632">
                  <w:marLeft w:val="0"/>
                  <w:marRight w:val="0"/>
                  <w:marTop w:val="0"/>
                  <w:marBottom w:val="0"/>
                  <w:divBdr>
                    <w:top w:val="none" w:sz="0" w:space="0" w:color="auto"/>
                    <w:left w:val="none" w:sz="0" w:space="0" w:color="auto"/>
                    <w:bottom w:val="none" w:sz="0" w:space="0" w:color="auto"/>
                    <w:right w:val="none" w:sz="0" w:space="0" w:color="auto"/>
                  </w:divBdr>
                </w:div>
                <w:div w:id="701175565">
                  <w:marLeft w:val="0"/>
                  <w:marRight w:val="0"/>
                  <w:marTop w:val="0"/>
                  <w:marBottom w:val="0"/>
                  <w:divBdr>
                    <w:top w:val="none" w:sz="0" w:space="0" w:color="auto"/>
                    <w:left w:val="none" w:sz="0" w:space="0" w:color="auto"/>
                    <w:bottom w:val="none" w:sz="0" w:space="0" w:color="auto"/>
                    <w:right w:val="none" w:sz="0" w:space="0" w:color="auto"/>
                  </w:divBdr>
                </w:div>
                <w:div w:id="727457536">
                  <w:marLeft w:val="0"/>
                  <w:marRight w:val="0"/>
                  <w:marTop w:val="0"/>
                  <w:marBottom w:val="0"/>
                  <w:divBdr>
                    <w:top w:val="none" w:sz="0" w:space="0" w:color="auto"/>
                    <w:left w:val="none" w:sz="0" w:space="0" w:color="auto"/>
                    <w:bottom w:val="none" w:sz="0" w:space="0" w:color="auto"/>
                    <w:right w:val="none" w:sz="0" w:space="0" w:color="auto"/>
                  </w:divBdr>
                </w:div>
                <w:div w:id="744768364">
                  <w:marLeft w:val="0"/>
                  <w:marRight w:val="0"/>
                  <w:marTop w:val="0"/>
                  <w:marBottom w:val="0"/>
                  <w:divBdr>
                    <w:top w:val="none" w:sz="0" w:space="0" w:color="auto"/>
                    <w:left w:val="none" w:sz="0" w:space="0" w:color="auto"/>
                    <w:bottom w:val="none" w:sz="0" w:space="0" w:color="auto"/>
                    <w:right w:val="none" w:sz="0" w:space="0" w:color="auto"/>
                  </w:divBdr>
                </w:div>
                <w:div w:id="787504430">
                  <w:marLeft w:val="0"/>
                  <w:marRight w:val="0"/>
                  <w:marTop w:val="0"/>
                  <w:marBottom w:val="0"/>
                  <w:divBdr>
                    <w:top w:val="none" w:sz="0" w:space="0" w:color="auto"/>
                    <w:left w:val="none" w:sz="0" w:space="0" w:color="auto"/>
                    <w:bottom w:val="none" w:sz="0" w:space="0" w:color="auto"/>
                    <w:right w:val="none" w:sz="0" w:space="0" w:color="auto"/>
                  </w:divBdr>
                </w:div>
                <w:div w:id="795367777">
                  <w:marLeft w:val="0"/>
                  <w:marRight w:val="0"/>
                  <w:marTop w:val="0"/>
                  <w:marBottom w:val="0"/>
                  <w:divBdr>
                    <w:top w:val="none" w:sz="0" w:space="0" w:color="auto"/>
                    <w:left w:val="none" w:sz="0" w:space="0" w:color="auto"/>
                    <w:bottom w:val="none" w:sz="0" w:space="0" w:color="auto"/>
                    <w:right w:val="none" w:sz="0" w:space="0" w:color="auto"/>
                  </w:divBdr>
                </w:div>
                <w:div w:id="828716697">
                  <w:marLeft w:val="0"/>
                  <w:marRight w:val="0"/>
                  <w:marTop w:val="0"/>
                  <w:marBottom w:val="0"/>
                  <w:divBdr>
                    <w:top w:val="none" w:sz="0" w:space="0" w:color="auto"/>
                    <w:left w:val="none" w:sz="0" w:space="0" w:color="auto"/>
                    <w:bottom w:val="none" w:sz="0" w:space="0" w:color="auto"/>
                    <w:right w:val="none" w:sz="0" w:space="0" w:color="auto"/>
                  </w:divBdr>
                </w:div>
                <w:div w:id="835347063">
                  <w:marLeft w:val="0"/>
                  <w:marRight w:val="0"/>
                  <w:marTop w:val="0"/>
                  <w:marBottom w:val="0"/>
                  <w:divBdr>
                    <w:top w:val="none" w:sz="0" w:space="0" w:color="auto"/>
                    <w:left w:val="none" w:sz="0" w:space="0" w:color="auto"/>
                    <w:bottom w:val="none" w:sz="0" w:space="0" w:color="auto"/>
                    <w:right w:val="none" w:sz="0" w:space="0" w:color="auto"/>
                  </w:divBdr>
                </w:div>
                <w:div w:id="878515422">
                  <w:marLeft w:val="0"/>
                  <w:marRight w:val="0"/>
                  <w:marTop w:val="0"/>
                  <w:marBottom w:val="0"/>
                  <w:divBdr>
                    <w:top w:val="none" w:sz="0" w:space="0" w:color="auto"/>
                    <w:left w:val="none" w:sz="0" w:space="0" w:color="auto"/>
                    <w:bottom w:val="none" w:sz="0" w:space="0" w:color="auto"/>
                    <w:right w:val="none" w:sz="0" w:space="0" w:color="auto"/>
                  </w:divBdr>
                </w:div>
                <w:div w:id="993025888">
                  <w:marLeft w:val="0"/>
                  <w:marRight w:val="0"/>
                  <w:marTop w:val="0"/>
                  <w:marBottom w:val="0"/>
                  <w:divBdr>
                    <w:top w:val="none" w:sz="0" w:space="0" w:color="auto"/>
                    <w:left w:val="none" w:sz="0" w:space="0" w:color="auto"/>
                    <w:bottom w:val="none" w:sz="0" w:space="0" w:color="auto"/>
                    <w:right w:val="none" w:sz="0" w:space="0" w:color="auto"/>
                  </w:divBdr>
                </w:div>
                <w:div w:id="1037463280">
                  <w:marLeft w:val="0"/>
                  <w:marRight w:val="0"/>
                  <w:marTop w:val="0"/>
                  <w:marBottom w:val="0"/>
                  <w:divBdr>
                    <w:top w:val="none" w:sz="0" w:space="0" w:color="auto"/>
                    <w:left w:val="none" w:sz="0" w:space="0" w:color="auto"/>
                    <w:bottom w:val="none" w:sz="0" w:space="0" w:color="auto"/>
                    <w:right w:val="none" w:sz="0" w:space="0" w:color="auto"/>
                  </w:divBdr>
                </w:div>
                <w:div w:id="1038093170">
                  <w:marLeft w:val="0"/>
                  <w:marRight w:val="0"/>
                  <w:marTop w:val="0"/>
                  <w:marBottom w:val="0"/>
                  <w:divBdr>
                    <w:top w:val="none" w:sz="0" w:space="0" w:color="auto"/>
                    <w:left w:val="none" w:sz="0" w:space="0" w:color="auto"/>
                    <w:bottom w:val="none" w:sz="0" w:space="0" w:color="auto"/>
                    <w:right w:val="none" w:sz="0" w:space="0" w:color="auto"/>
                  </w:divBdr>
                </w:div>
                <w:div w:id="1042172156">
                  <w:marLeft w:val="0"/>
                  <w:marRight w:val="0"/>
                  <w:marTop w:val="0"/>
                  <w:marBottom w:val="0"/>
                  <w:divBdr>
                    <w:top w:val="none" w:sz="0" w:space="0" w:color="auto"/>
                    <w:left w:val="none" w:sz="0" w:space="0" w:color="auto"/>
                    <w:bottom w:val="none" w:sz="0" w:space="0" w:color="auto"/>
                    <w:right w:val="none" w:sz="0" w:space="0" w:color="auto"/>
                  </w:divBdr>
                </w:div>
                <w:div w:id="1072238241">
                  <w:marLeft w:val="0"/>
                  <w:marRight w:val="0"/>
                  <w:marTop w:val="0"/>
                  <w:marBottom w:val="0"/>
                  <w:divBdr>
                    <w:top w:val="none" w:sz="0" w:space="0" w:color="auto"/>
                    <w:left w:val="none" w:sz="0" w:space="0" w:color="auto"/>
                    <w:bottom w:val="none" w:sz="0" w:space="0" w:color="auto"/>
                    <w:right w:val="none" w:sz="0" w:space="0" w:color="auto"/>
                  </w:divBdr>
                </w:div>
                <w:div w:id="1073505759">
                  <w:marLeft w:val="0"/>
                  <w:marRight w:val="0"/>
                  <w:marTop w:val="0"/>
                  <w:marBottom w:val="0"/>
                  <w:divBdr>
                    <w:top w:val="none" w:sz="0" w:space="0" w:color="auto"/>
                    <w:left w:val="none" w:sz="0" w:space="0" w:color="auto"/>
                    <w:bottom w:val="none" w:sz="0" w:space="0" w:color="auto"/>
                    <w:right w:val="none" w:sz="0" w:space="0" w:color="auto"/>
                  </w:divBdr>
                </w:div>
                <w:div w:id="1077440300">
                  <w:marLeft w:val="0"/>
                  <w:marRight w:val="0"/>
                  <w:marTop w:val="0"/>
                  <w:marBottom w:val="0"/>
                  <w:divBdr>
                    <w:top w:val="none" w:sz="0" w:space="0" w:color="auto"/>
                    <w:left w:val="none" w:sz="0" w:space="0" w:color="auto"/>
                    <w:bottom w:val="none" w:sz="0" w:space="0" w:color="auto"/>
                    <w:right w:val="none" w:sz="0" w:space="0" w:color="auto"/>
                  </w:divBdr>
                </w:div>
                <w:div w:id="1164198248">
                  <w:marLeft w:val="0"/>
                  <w:marRight w:val="0"/>
                  <w:marTop w:val="0"/>
                  <w:marBottom w:val="0"/>
                  <w:divBdr>
                    <w:top w:val="none" w:sz="0" w:space="0" w:color="auto"/>
                    <w:left w:val="none" w:sz="0" w:space="0" w:color="auto"/>
                    <w:bottom w:val="none" w:sz="0" w:space="0" w:color="auto"/>
                    <w:right w:val="none" w:sz="0" w:space="0" w:color="auto"/>
                  </w:divBdr>
                </w:div>
                <w:div w:id="1180126007">
                  <w:marLeft w:val="0"/>
                  <w:marRight w:val="0"/>
                  <w:marTop w:val="0"/>
                  <w:marBottom w:val="0"/>
                  <w:divBdr>
                    <w:top w:val="none" w:sz="0" w:space="0" w:color="auto"/>
                    <w:left w:val="none" w:sz="0" w:space="0" w:color="auto"/>
                    <w:bottom w:val="none" w:sz="0" w:space="0" w:color="auto"/>
                    <w:right w:val="none" w:sz="0" w:space="0" w:color="auto"/>
                  </w:divBdr>
                </w:div>
                <w:div w:id="1214006474">
                  <w:marLeft w:val="0"/>
                  <w:marRight w:val="0"/>
                  <w:marTop w:val="0"/>
                  <w:marBottom w:val="0"/>
                  <w:divBdr>
                    <w:top w:val="none" w:sz="0" w:space="0" w:color="auto"/>
                    <w:left w:val="none" w:sz="0" w:space="0" w:color="auto"/>
                    <w:bottom w:val="none" w:sz="0" w:space="0" w:color="auto"/>
                    <w:right w:val="none" w:sz="0" w:space="0" w:color="auto"/>
                  </w:divBdr>
                </w:div>
                <w:div w:id="1217861005">
                  <w:marLeft w:val="0"/>
                  <w:marRight w:val="0"/>
                  <w:marTop w:val="0"/>
                  <w:marBottom w:val="0"/>
                  <w:divBdr>
                    <w:top w:val="none" w:sz="0" w:space="0" w:color="auto"/>
                    <w:left w:val="none" w:sz="0" w:space="0" w:color="auto"/>
                    <w:bottom w:val="none" w:sz="0" w:space="0" w:color="auto"/>
                    <w:right w:val="none" w:sz="0" w:space="0" w:color="auto"/>
                  </w:divBdr>
                </w:div>
                <w:div w:id="1237278364">
                  <w:marLeft w:val="0"/>
                  <w:marRight w:val="0"/>
                  <w:marTop w:val="0"/>
                  <w:marBottom w:val="0"/>
                  <w:divBdr>
                    <w:top w:val="none" w:sz="0" w:space="0" w:color="auto"/>
                    <w:left w:val="none" w:sz="0" w:space="0" w:color="auto"/>
                    <w:bottom w:val="none" w:sz="0" w:space="0" w:color="auto"/>
                    <w:right w:val="none" w:sz="0" w:space="0" w:color="auto"/>
                  </w:divBdr>
                </w:div>
                <w:div w:id="1288007495">
                  <w:marLeft w:val="0"/>
                  <w:marRight w:val="0"/>
                  <w:marTop w:val="0"/>
                  <w:marBottom w:val="0"/>
                  <w:divBdr>
                    <w:top w:val="none" w:sz="0" w:space="0" w:color="auto"/>
                    <w:left w:val="none" w:sz="0" w:space="0" w:color="auto"/>
                    <w:bottom w:val="none" w:sz="0" w:space="0" w:color="auto"/>
                    <w:right w:val="none" w:sz="0" w:space="0" w:color="auto"/>
                  </w:divBdr>
                </w:div>
                <w:div w:id="1427995981">
                  <w:marLeft w:val="0"/>
                  <w:marRight w:val="0"/>
                  <w:marTop w:val="0"/>
                  <w:marBottom w:val="0"/>
                  <w:divBdr>
                    <w:top w:val="none" w:sz="0" w:space="0" w:color="auto"/>
                    <w:left w:val="none" w:sz="0" w:space="0" w:color="auto"/>
                    <w:bottom w:val="none" w:sz="0" w:space="0" w:color="auto"/>
                    <w:right w:val="none" w:sz="0" w:space="0" w:color="auto"/>
                  </w:divBdr>
                </w:div>
                <w:div w:id="1478764155">
                  <w:marLeft w:val="0"/>
                  <w:marRight w:val="0"/>
                  <w:marTop w:val="0"/>
                  <w:marBottom w:val="0"/>
                  <w:divBdr>
                    <w:top w:val="none" w:sz="0" w:space="0" w:color="auto"/>
                    <w:left w:val="none" w:sz="0" w:space="0" w:color="auto"/>
                    <w:bottom w:val="none" w:sz="0" w:space="0" w:color="auto"/>
                    <w:right w:val="none" w:sz="0" w:space="0" w:color="auto"/>
                  </w:divBdr>
                </w:div>
                <w:div w:id="1482307699">
                  <w:marLeft w:val="0"/>
                  <w:marRight w:val="0"/>
                  <w:marTop w:val="0"/>
                  <w:marBottom w:val="0"/>
                  <w:divBdr>
                    <w:top w:val="none" w:sz="0" w:space="0" w:color="auto"/>
                    <w:left w:val="none" w:sz="0" w:space="0" w:color="auto"/>
                    <w:bottom w:val="none" w:sz="0" w:space="0" w:color="auto"/>
                    <w:right w:val="none" w:sz="0" w:space="0" w:color="auto"/>
                  </w:divBdr>
                </w:div>
                <w:div w:id="1483739094">
                  <w:marLeft w:val="0"/>
                  <w:marRight w:val="0"/>
                  <w:marTop w:val="0"/>
                  <w:marBottom w:val="0"/>
                  <w:divBdr>
                    <w:top w:val="none" w:sz="0" w:space="0" w:color="auto"/>
                    <w:left w:val="none" w:sz="0" w:space="0" w:color="auto"/>
                    <w:bottom w:val="none" w:sz="0" w:space="0" w:color="auto"/>
                    <w:right w:val="none" w:sz="0" w:space="0" w:color="auto"/>
                  </w:divBdr>
                </w:div>
                <w:div w:id="1485467680">
                  <w:marLeft w:val="0"/>
                  <w:marRight w:val="0"/>
                  <w:marTop w:val="0"/>
                  <w:marBottom w:val="0"/>
                  <w:divBdr>
                    <w:top w:val="none" w:sz="0" w:space="0" w:color="auto"/>
                    <w:left w:val="none" w:sz="0" w:space="0" w:color="auto"/>
                    <w:bottom w:val="none" w:sz="0" w:space="0" w:color="auto"/>
                    <w:right w:val="none" w:sz="0" w:space="0" w:color="auto"/>
                  </w:divBdr>
                </w:div>
                <w:div w:id="1526409989">
                  <w:marLeft w:val="0"/>
                  <w:marRight w:val="0"/>
                  <w:marTop w:val="0"/>
                  <w:marBottom w:val="0"/>
                  <w:divBdr>
                    <w:top w:val="none" w:sz="0" w:space="0" w:color="auto"/>
                    <w:left w:val="none" w:sz="0" w:space="0" w:color="auto"/>
                    <w:bottom w:val="none" w:sz="0" w:space="0" w:color="auto"/>
                    <w:right w:val="none" w:sz="0" w:space="0" w:color="auto"/>
                  </w:divBdr>
                </w:div>
                <w:div w:id="1566449946">
                  <w:marLeft w:val="0"/>
                  <w:marRight w:val="0"/>
                  <w:marTop w:val="0"/>
                  <w:marBottom w:val="0"/>
                  <w:divBdr>
                    <w:top w:val="none" w:sz="0" w:space="0" w:color="auto"/>
                    <w:left w:val="none" w:sz="0" w:space="0" w:color="auto"/>
                    <w:bottom w:val="none" w:sz="0" w:space="0" w:color="auto"/>
                    <w:right w:val="none" w:sz="0" w:space="0" w:color="auto"/>
                  </w:divBdr>
                </w:div>
                <w:div w:id="1616136317">
                  <w:marLeft w:val="0"/>
                  <w:marRight w:val="0"/>
                  <w:marTop w:val="0"/>
                  <w:marBottom w:val="0"/>
                  <w:divBdr>
                    <w:top w:val="none" w:sz="0" w:space="0" w:color="auto"/>
                    <w:left w:val="none" w:sz="0" w:space="0" w:color="auto"/>
                    <w:bottom w:val="none" w:sz="0" w:space="0" w:color="auto"/>
                    <w:right w:val="none" w:sz="0" w:space="0" w:color="auto"/>
                  </w:divBdr>
                </w:div>
                <w:div w:id="1619557721">
                  <w:marLeft w:val="0"/>
                  <w:marRight w:val="0"/>
                  <w:marTop w:val="0"/>
                  <w:marBottom w:val="0"/>
                  <w:divBdr>
                    <w:top w:val="none" w:sz="0" w:space="0" w:color="auto"/>
                    <w:left w:val="none" w:sz="0" w:space="0" w:color="auto"/>
                    <w:bottom w:val="none" w:sz="0" w:space="0" w:color="auto"/>
                    <w:right w:val="none" w:sz="0" w:space="0" w:color="auto"/>
                  </w:divBdr>
                </w:div>
                <w:div w:id="1687321215">
                  <w:marLeft w:val="0"/>
                  <w:marRight w:val="0"/>
                  <w:marTop w:val="0"/>
                  <w:marBottom w:val="0"/>
                  <w:divBdr>
                    <w:top w:val="none" w:sz="0" w:space="0" w:color="auto"/>
                    <w:left w:val="none" w:sz="0" w:space="0" w:color="auto"/>
                    <w:bottom w:val="none" w:sz="0" w:space="0" w:color="auto"/>
                    <w:right w:val="none" w:sz="0" w:space="0" w:color="auto"/>
                  </w:divBdr>
                </w:div>
                <w:div w:id="1687902755">
                  <w:marLeft w:val="0"/>
                  <w:marRight w:val="0"/>
                  <w:marTop w:val="0"/>
                  <w:marBottom w:val="0"/>
                  <w:divBdr>
                    <w:top w:val="none" w:sz="0" w:space="0" w:color="auto"/>
                    <w:left w:val="none" w:sz="0" w:space="0" w:color="auto"/>
                    <w:bottom w:val="none" w:sz="0" w:space="0" w:color="auto"/>
                    <w:right w:val="none" w:sz="0" w:space="0" w:color="auto"/>
                  </w:divBdr>
                </w:div>
                <w:div w:id="1824269780">
                  <w:marLeft w:val="0"/>
                  <w:marRight w:val="0"/>
                  <w:marTop w:val="0"/>
                  <w:marBottom w:val="0"/>
                  <w:divBdr>
                    <w:top w:val="none" w:sz="0" w:space="0" w:color="auto"/>
                    <w:left w:val="none" w:sz="0" w:space="0" w:color="auto"/>
                    <w:bottom w:val="none" w:sz="0" w:space="0" w:color="auto"/>
                    <w:right w:val="none" w:sz="0" w:space="0" w:color="auto"/>
                  </w:divBdr>
                </w:div>
                <w:div w:id="1839540238">
                  <w:marLeft w:val="0"/>
                  <w:marRight w:val="0"/>
                  <w:marTop w:val="0"/>
                  <w:marBottom w:val="0"/>
                  <w:divBdr>
                    <w:top w:val="none" w:sz="0" w:space="0" w:color="auto"/>
                    <w:left w:val="none" w:sz="0" w:space="0" w:color="auto"/>
                    <w:bottom w:val="none" w:sz="0" w:space="0" w:color="auto"/>
                    <w:right w:val="none" w:sz="0" w:space="0" w:color="auto"/>
                  </w:divBdr>
                </w:div>
                <w:div w:id="1860776850">
                  <w:marLeft w:val="0"/>
                  <w:marRight w:val="0"/>
                  <w:marTop w:val="0"/>
                  <w:marBottom w:val="0"/>
                  <w:divBdr>
                    <w:top w:val="none" w:sz="0" w:space="0" w:color="auto"/>
                    <w:left w:val="none" w:sz="0" w:space="0" w:color="auto"/>
                    <w:bottom w:val="none" w:sz="0" w:space="0" w:color="auto"/>
                    <w:right w:val="none" w:sz="0" w:space="0" w:color="auto"/>
                  </w:divBdr>
                </w:div>
                <w:div w:id="1862863159">
                  <w:marLeft w:val="0"/>
                  <w:marRight w:val="0"/>
                  <w:marTop w:val="0"/>
                  <w:marBottom w:val="0"/>
                  <w:divBdr>
                    <w:top w:val="none" w:sz="0" w:space="0" w:color="auto"/>
                    <w:left w:val="none" w:sz="0" w:space="0" w:color="auto"/>
                    <w:bottom w:val="none" w:sz="0" w:space="0" w:color="auto"/>
                    <w:right w:val="none" w:sz="0" w:space="0" w:color="auto"/>
                  </w:divBdr>
                </w:div>
                <w:div w:id="1935937675">
                  <w:marLeft w:val="0"/>
                  <w:marRight w:val="0"/>
                  <w:marTop w:val="0"/>
                  <w:marBottom w:val="0"/>
                  <w:divBdr>
                    <w:top w:val="none" w:sz="0" w:space="0" w:color="auto"/>
                    <w:left w:val="none" w:sz="0" w:space="0" w:color="auto"/>
                    <w:bottom w:val="none" w:sz="0" w:space="0" w:color="auto"/>
                    <w:right w:val="none" w:sz="0" w:space="0" w:color="auto"/>
                  </w:divBdr>
                </w:div>
                <w:div w:id="1943342706">
                  <w:marLeft w:val="0"/>
                  <w:marRight w:val="0"/>
                  <w:marTop w:val="0"/>
                  <w:marBottom w:val="0"/>
                  <w:divBdr>
                    <w:top w:val="none" w:sz="0" w:space="0" w:color="auto"/>
                    <w:left w:val="none" w:sz="0" w:space="0" w:color="auto"/>
                    <w:bottom w:val="none" w:sz="0" w:space="0" w:color="auto"/>
                    <w:right w:val="none" w:sz="0" w:space="0" w:color="auto"/>
                  </w:divBdr>
                </w:div>
                <w:div w:id="1971862155">
                  <w:marLeft w:val="0"/>
                  <w:marRight w:val="0"/>
                  <w:marTop w:val="0"/>
                  <w:marBottom w:val="0"/>
                  <w:divBdr>
                    <w:top w:val="none" w:sz="0" w:space="0" w:color="auto"/>
                    <w:left w:val="none" w:sz="0" w:space="0" w:color="auto"/>
                    <w:bottom w:val="none" w:sz="0" w:space="0" w:color="auto"/>
                    <w:right w:val="none" w:sz="0" w:space="0" w:color="auto"/>
                  </w:divBdr>
                </w:div>
                <w:div w:id="1978105608">
                  <w:marLeft w:val="0"/>
                  <w:marRight w:val="0"/>
                  <w:marTop w:val="0"/>
                  <w:marBottom w:val="0"/>
                  <w:divBdr>
                    <w:top w:val="none" w:sz="0" w:space="0" w:color="auto"/>
                    <w:left w:val="none" w:sz="0" w:space="0" w:color="auto"/>
                    <w:bottom w:val="none" w:sz="0" w:space="0" w:color="auto"/>
                    <w:right w:val="none" w:sz="0" w:space="0" w:color="auto"/>
                  </w:divBdr>
                </w:div>
                <w:div w:id="2029985288">
                  <w:marLeft w:val="0"/>
                  <w:marRight w:val="0"/>
                  <w:marTop w:val="0"/>
                  <w:marBottom w:val="0"/>
                  <w:divBdr>
                    <w:top w:val="none" w:sz="0" w:space="0" w:color="auto"/>
                    <w:left w:val="none" w:sz="0" w:space="0" w:color="auto"/>
                    <w:bottom w:val="none" w:sz="0" w:space="0" w:color="auto"/>
                    <w:right w:val="none" w:sz="0" w:space="0" w:color="auto"/>
                  </w:divBdr>
                </w:div>
                <w:div w:id="2128693096">
                  <w:marLeft w:val="0"/>
                  <w:marRight w:val="0"/>
                  <w:marTop w:val="0"/>
                  <w:marBottom w:val="0"/>
                  <w:divBdr>
                    <w:top w:val="none" w:sz="0" w:space="0" w:color="auto"/>
                    <w:left w:val="none" w:sz="0" w:space="0" w:color="auto"/>
                    <w:bottom w:val="none" w:sz="0" w:space="0" w:color="auto"/>
                    <w:right w:val="none" w:sz="0" w:space="0" w:color="auto"/>
                  </w:divBdr>
                </w:div>
                <w:div w:id="2139100205">
                  <w:marLeft w:val="0"/>
                  <w:marRight w:val="0"/>
                  <w:marTop w:val="0"/>
                  <w:marBottom w:val="0"/>
                  <w:divBdr>
                    <w:top w:val="none" w:sz="0" w:space="0" w:color="auto"/>
                    <w:left w:val="none" w:sz="0" w:space="0" w:color="auto"/>
                    <w:bottom w:val="none" w:sz="0" w:space="0" w:color="auto"/>
                    <w:right w:val="none" w:sz="0" w:space="0" w:color="auto"/>
                  </w:divBdr>
                </w:div>
              </w:divsChild>
            </w:div>
            <w:div w:id="1620183516">
              <w:marLeft w:val="0"/>
              <w:marRight w:val="0"/>
              <w:marTop w:val="0"/>
              <w:marBottom w:val="0"/>
              <w:divBdr>
                <w:top w:val="none" w:sz="0" w:space="0" w:color="auto"/>
                <w:left w:val="none" w:sz="0" w:space="0" w:color="auto"/>
                <w:bottom w:val="none" w:sz="0" w:space="0" w:color="auto"/>
                <w:right w:val="none" w:sz="0" w:space="0" w:color="auto"/>
              </w:divBdr>
            </w:div>
            <w:div w:id="1620604259">
              <w:marLeft w:val="0"/>
              <w:marRight w:val="0"/>
              <w:marTop w:val="0"/>
              <w:marBottom w:val="0"/>
              <w:divBdr>
                <w:top w:val="none" w:sz="0" w:space="0" w:color="auto"/>
                <w:left w:val="none" w:sz="0" w:space="0" w:color="auto"/>
                <w:bottom w:val="none" w:sz="0" w:space="0" w:color="auto"/>
                <w:right w:val="none" w:sz="0" w:space="0" w:color="auto"/>
              </w:divBdr>
            </w:div>
            <w:div w:id="1620989405">
              <w:marLeft w:val="0"/>
              <w:marRight w:val="0"/>
              <w:marTop w:val="0"/>
              <w:marBottom w:val="0"/>
              <w:divBdr>
                <w:top w:val="none" w:sz="0" w:space="0" w:color="auto"/>
                <w:left w:val="none" w:sz="0" w:space="0" w:color="auto"/>
                <w:bottom w:val="none" w:sz="0" w:space="0" w:color="auto"/>
                <w:right w:val="none" w:sz="0" w:space="0" w:color="auto"/>
              </w:divBdr>
            </w:div>
            <w:div w:id="1621647645">
              <w:marLeft w:val="0"/>
              <w:marRight w:val="0"/>
              <w:marTop w:val="0"/>
              <w:marBottom w:val="0"/>
              <w:divBdr>
                <w:top w:val="none" w:sz="0" w:space="0" w:color="auto"/>
                <w:left w:val="none" w:sz="0" w:space="0" w:color="auto"/>
                <w:bottom w:val="none" w:sz="0" w:space="0" w:color="auto"/>
                <w:right w:val="none" w:sz="0" w:space="0" w:color="auto"/>
              </w:divBdr>
            </w:div>
            <w:div w:id="1622764177">
              <w:marLeft w:val="0"/>
              <w:marRight w:val="0"/>
              <w:marTop w:val="0"/>
              <w:marBottom w:val="0"/>
              <w:divBdr>
                <w:top w:val="none" w:sz="0" w:space="0" w:color="auto"/>
                <w:left w:val="none" w:sz="0" w:space="0" w:color="auto"/>
                <w:bottom w:val="none" w:sz="0" w:space="0" w:color="auto"/>
                <w:right w:val="none" w:sz="0" w:space="0" w:color="auto"/>
              </w:divBdr>
            </w:div>
            <w:div w:id="1622805824">
              <w:marLeft w:val="0"/>
              <w:marRight w:val="0"/>
              <w:marTop w:val="0"/>
              <w:marBottom w:val="0"/>
              <w:divBdr>
                <w:top w:val="none" w:sz="0" w:space="0" w:color="auto"/>
                <w:left w:val="none" w:sz="0" w:space="0" w:color="auto"/>
                <w:bottom w:val="none" w:sz="0" w:space="0" w:color="auto"/>
                <w:right w:val="none" w:sz="0" w:space="0" w:color="auto"/>
              </w:divBdr>
            </w:div>
            <w:div w:id="1623488373">
              <w:marLeft w:val="0"/>
              <w:marRight w:val="0"/>
              <w:marTop w:val="0"/>
              <w:marBottom w:val="0"/>
              <w:divBdr>
                <w:top w:val="none" w:sz="0" w:space="0" w:color="auto"/>
                <w:left w:val="none" w:sz="0" w:space="0" w:color="auto"/>
                <w:bottom w:val="none" w:sz="0" w:space="0" w:color="auto"/>
                <w:right w:val="none" w:sz="0" w:space="0" w:color="auto"/>
              </w:divBdr>
            </w:div>
            <w:div w:id="1624530398">
              <w:marLeft w:val="0"/>
              <w:marRight w:val="0"/>
              <w:marTop w:val="0"/>
              <w:marBottom w:val="0"/>
              <w:divBdr>
                <w:top w:val="none" w:sz="0" w:space="0" w:color="auto"/>
                <w:left w:val="none" w:sz="0" w:space="0" w:color="auto"/>
                <w:bottom w:val="none" w:sz="0" w:space="0" w:color="auto"/>
                <w:right w:val="none" w:sz="0" w:space="0" w:color="auto"/>
              </w:divBdr>
            </w:div>
            <w:div w:id="1627665398">
              <w:marLeft w:val="0"/>
              <w:marRight w:val="0"/>
              <w:marTop w:val="0"/>
              <w:marBottom w:val="0"/>
              <w:divBdr>
                <w:top w:val="none" w:sz="0" w:space="0" w:color="auto"/>
                <w:left w:val="none" w:sz="0" w:space="0" w:color="auto"/>
                <w:bottom w:val="none" w:sz="0" w:space="0" w:color="auto"/>
                <w:right w:val="none" w:sz="0" w:space="0" w:color="auto"/>
              </w:divBdr>
            </w:div>
            <w:div w:id="1628050309">
              <w:marLeft w:val="0"/>
              <w:marRight w:val="0"/>
              <w:marTop w:val="0"/>
              <w:marBottom w:val="0"/>
              <w:divBdr>
                <w:top w:val="none" w:sz="0" w:space="0" w:color="auto"/>
                <w:left w:val="none" w:sz="0" w:space="0" w:color="auto"/>
                <w:bottom w:val="none" w:sz="0" w:space="0" w:color="auto"/>
                <w:right w:val="none" w:sz="0" w:space="0" w:color="auto"/>
              </w:divBdr>
            </w:div>
            <w:div w:id="1628077843">
              <w:marLeft w:val="0"/>
              <w:marRight w:val="0"/>
              <w:marTop w:val="0"/>
              <w:marBottom w:val="0"/>
              <w:divBdr>
                <w:top w:val="none" w:sz="0" w:space="0" w:color="auto"/>
                <w:left w:val="none" w:sz="0" w:space="0" w:color="auto"/>
                <w:bottom w:val="none" w:sz="0" w:space="0" w:color="auto"/>
                <w:right w:val="none" w:sz="0" w:space="0" w:color="auto"/>
              </w:divBdr>
            </w:div>
            <w:div w:id="1628930031">
              <w:marLeft w:val="0"/>
              <w:marRight w:val="0"/>
              <w:marTop w:val="0"/>
              <w:marBottom w:val="0"/>
              <w:divBdr>
                <w:top w:val="none" w:sz="0" w:space="0" w:color="auto"/>
                <w:left w:val="none" w:sz="0" w:space="0" w:color="auto"/>
                <w:bottom w:val="none" w:sz="0" w:space="0" w:color="auto"/>
                <w:right w:val="none" w:sz="0" w:space="0" w:color="auto"/>
              </w:divBdr>
            </w:div>
            <w:div w:id="1630554871">
              <w:marLeft w:val="0"/>
              <w:marRight w:val="0"/>
              <w:marTop w:val="0"/>
              <w:marBottom w:val="0"/>
              <w:divBdr>
                <w:top w:val="none" w:sz="0" w:space="0" w:color="auto"/>
                <w:left w:val="none" w:sz="0" w:space="0" w:color="auto"/>
                <w:bottom w:val="none" w:sz="0" w:space="0" w:color="auto"/>
                <w:right w:val="none" w:sz="0" w:space="0" w:color="auto"/>
              </w:divBdr>
            </w:div>
            <w:div w:id="1630698915">
              <w:marLeft w:val="0"/>
              <w:marRight w:val="0"/>
              <w:marTop w:val="0"/>
              <w:marBottom w:val="0"/>
              <w:divBdr>
                <w:top w:val="none" w:sz="0" w:space="0" w:color="auto"/>
                <w:left w:val="none" w:sz="0" w:space="0" w:color="auto"/>
                <w:bottom w:val="none" w:sz="0" w:space="0" w:color="auto"/>
                <w:right w:val="none" w:sz="0" w:space="0" w:color="auto"/>
              </w:divBdr>
            </w:div>
            <w:div w:id="1632176886">
              <w:marLeft w:val="0"/>
              <w:marRight w:val="0"/>
              <w:marTop w:val="0"/>
              <w:marBottom w:val="0"/>
              <w:divBdr>
                <w:top w:val="none" w:sz="0" w:space="0" w:color="auto"/>
                <w:left w:val="none" w:sz="0" w:space="0" w:color="auto"/>
                <w:bottom w:val="none" w:sz="0" w:space="0" w:color="auto"/>
                <w:right w:val="none" w:sz="0" w:space="0" w:color="auto"/>
              </w:divBdr>
            </w:div>
            <w:div w:id="1635599136">
              <w:marLeft w:val="0"/>
              <w:marRight w:val="0"/>
              <w:marTop w:val="0"/>
              <w:marBottom w:val="0"/>
              <w:divBdr>
                <w:top w:val="none" w:sz="0" w:space="0" w:color="auto"/>
                <w:left w:val="none" w:sz="0" w:space="0" w:color="auto"/>
                <w:bottom w:val="none" w:sz="0" w:space="0" w:color="auto"/>
                <w:right w:val="none" w:sz="0" w:space="0" w:color="auto"/>
              </w:divBdr>
            </w:div>
            <w:div w:id="1636983259">
              <w:marLeft w:val="0"/>
              <w:marRight w:val="0"/>
              <w:marTop w:val="0"/>
              <w:marBottom w:val="0"/>
              <w:divBdr>
                <w:top w:val="none" w:sz="0" w:space="0" w:color="auto"/>
                <w:left w:val="none" w:sz="0" w:space="0" w:color="auto"/>
                <w:bottom w:val="none" w:sz="0" w:space="0" w:color="auto"/>
                <w:right w:val="none" w:sz="0" w:space="0" w:color="auto"/>
              </w:divBdr>
            </w:div>
            <w:div w:id="1637031617">
              <w:marLeft w:val="0"/>
              <w:marRight w:val="0"/>
              <w:marTop w:val="0"/>
              <w:marBottom w:val="0"/>
              <w:divBdr>
                <w:top w:val="none" w:sz="0" w:space="0" w:color="auto"/>
                <w:left w:val="none" w:sz="0" w:space="0" w:color="auto"/>
                <w:bottom w:val="none" w:sz="0" w:space="0" w:color="auto"/>
                <w:right w:val="none" w:sz="0" w:space="0" w:color="auto"/>
              </w:divBdr>
            </w:div>
            <w:div w:id="1637293721">
              <w:marLeft w:val="0"/>
              <w:marRight w:val="0"/>
              <w:marTop w:val="0"/>
              <w:marBottom w:val="0"/>
              <w:divBdr>
                <w:top w:val="none" w:sz="0" w:space="0" w:color="auto"/>
                <w:left w:val="none" w:sz="0" w:space="0" w:color="auto"/>
                <w:bottom w:val="none" w:sz="0" w:space="0" w:color="auto"/>
                <w:right w:val="none" w:sz="0" w:space="0" w:color="auto"/>
              </w:divBdr>
            </w:div>
            <w:div w:id="1641305068">
              <w:marLeft w:val="0"/>
              <w:marRight w:val="0"/>
              <w:marTop w:val="0"/>
              <w:marBottom w:val="0"/>
              <w:divBdr>
                <w:top w:val="none" w:sz="0" w:space="0" w:color="auto"/>
                <w:left w:val="none" w:sz="0" w:space="0" w:color="auto"/>
                <w:bottom w:val="none" w:sz="0" w:space="0" w:color="auto"/>
                <w:right w:val="none" w:sz="0" w:space="0" w:color="auto"/>
              </w:divBdr>
            </w:div>
            <w:div w:id="1643775500">
              <w:marLeft w:val="0"/>
              <w:marRight w:val="0"/>
              <w:marTop w:val="0"/>
              <w:marBottom w:val="0"/>
              <w:divBdr>
                <w:top w:val="none" w:sz="0" w:space="0" w:color="auto"/>
                <w:left w:val="none" w:sz="0" w:space="0" w:color="auto"/>
                <w:bottom w:val="none" w:sz="0" w:space="0" w:color="auto"/>
                <w:right w:val="none" w:sz="0" w:space="0" w:color="auto"/>
              </w:divBdr>
            </w:div>
            <w:div w:id="1644263972">
              <w:marLeft w:val="0"/>
              <w:marRight w:val="0"/>
              <w:marTop w:val="0"/>
              <w:marBottom w:val="0"/>
              <w:divBdr>
                <w:top w:val="none" w:sz="0" w:space="0" w:color="auto"/>
                <w:left w:val="none" w:sz="0" w:space="0" w:color="auto"/>
                <w:bottom w:val="none" w:sz="0" w:space="0" w:color="auto"/>
                <w:right w:val="none" w:sz="0" w:space="0" w:color="auto"/>
              </w:divBdr>
            </w:div>
            <w:div w:id="1645310542">
              <w:marLeft w:val="0"/>
              <w:marRight w:val="0"/>
              <w:marTop w:val="0"/>
              <w:marBottom w:val="0"/>
              <w:divBdr>
                <w:top w:val="none" w:sz="0" w:space="0" w:color="auto"/>
                <w:left w:val="none" w:sz="0" w:space="0" w:color="auto"/>
                <w:bottom w:val="none" w:sz="0" w:space="0" w:color="auto"/>
                <w:right w:val="none" w:sz="0" w:space="0" w:color="auto"/>
              </w:divBdr>
            </w:div>
            <w:div w:id="1646348918">
              <w:marLeft w:val="0"/>
              <w:marRight w:val="0"/>
              <w:marTop w:val="0"/>
              <w:marBottom w:val="0"/>
              <w:divBdr>
                <w:top w:val="none" w:sz="0" w:space="0" w:color="auto"/>
                <w:left w:val="none" w:sz="0" w:space="0" w:color="auto"/>
                <w:bottom w:val="none" w:sz="0" w:space="0" w:color="auto"/>
                <w:right w:val="none" w:sz="0" w:space="0" w:color="auto"/>
              </w:divBdr>
            </w:div>
            <w:div w:id="1647972386">
              <w:marLeft w:val="0"/>
              <w:marRight w:val="0"/>
              <w:marTop w:val="0"/>
              <w:marBottom w:val="0"/>
              <w:divBdr>
                <w:top w:val="none" w:sz="0" w:space="0" w:color="auto"/>
                <w:left w:val="none" w:sz="0" w:space="0" w:color="auto"/>
                <w:bottom w:val="none" w:sz="0" w:space="0" w:color="auto"/>
                <w:right w:val="none" w:sz="0" w:space="0" w:color="auto"/>
              </w:divBdr>
            </w:div>
            <w:div w:id="1648365215">
              <w:marLeft w:val="0"/>
              <w:marRight w:val="0"/>
              <w:marTop w:val="0"/>
              <w:marBottom w:val="0"/>
              <w:divBdr>
                <w:top w:val="none" w:sz="0" w:space="0" w:color="auto"/>
                <w:left w:val="none" w:sz="0" w:space="0" w:color="auto"/>
                <w:bottom w:val="none" w:sz="0" w:space="0" w:color="auto"/>
                <w:right w:val="none" w:sz="0" w:space="0" w:color="auto"/>
              </w:divBdr>
            </w:div>
            <w:div w:id="1649094083">
              <w:marLeft w:val="0"/>
              <w:marRight w:val="0"/>
              <w:marTop w:val="0"/>
              <w:marBottom w:val="0"/>
              <w:divBdr>
                <w:top w:val="none" w:sz="0" w:space="0" w:color="auto"/>
                <w:left w:val="none" w:sz="0" w:space="0" w:color="auto"/>
                <w:bottom w:val="none" w:sz="0" w:space="0" w:color="auto"/>
                <w:right w:val="none" w:sz="0" w:space="0" w:color="auto"/>
              </w:divBdr>
            </w:div>
            <w:div w:id="1651398716">
              <w:marLeft w:val="0"/>
              <w:marRight w:val="0"/>
              <w:marTop w:val="0"/>
              <w:marBottom w:val="0"/>
              <w:divBdr>
                <w:top w:val="none" w:sz="0" w:space="0" w:color="auto"/>
                <w:left w:val="none" w:sz="0" w:space="0" w:color="auto"/>
                <w:bottom w:val="none" w:sz="0" w:space="0" w:color="auto"/>
                <w:right w:val="none" w:sz="0" w:space="0" w:color="auto"/>
              </w:divBdr>
            </w:div>
            <w:div w:id="1651519284">
              <w:marLeft w:val="0"/>
              <w:marRight w:val="0"/>
              <w:marTop w:val="0"/>
              <w:marBottom w:val="0"/>
              <w:divBdr>
                <w:top w:val="none" w:sz="0" w:space="0" w:color="auto"/>
                <w:left w:val="none" w:sz="0" w:space="0" w:color="auto"/>
                <w:bottom w:val="none" w:sz="0" w:space="0" w:color="auto"/>
                <w:right w:val="none" w:sz="0" w:space="0" w:color="auto"/>
              </w:divBdr>
            </w:div>
            <w:div w:id="1654140835">
              <w:marLeft w:val="0"/>
              <w:marRight w:val="0"/>
              <w:marTop w:val="0"/>
              <w:marBottom w:val="0"/>
              <w:divBdr>
                <w:top w:val="none" w:sz="0" w:space="0" w:color="auto"/>
                <w:left w:val="none" w:sz="0" w:space="0" w:color="auto"/>
                <w:bottom w:val="none" w:sz="0" w:space="0" w:color="auto"/>
                <w:right w:val="none" w:sz="0" w:space="0" w:color="auto"/>
              </w:divBdr>
            </w:div>
            <w:div w:id="1657341515">
              <w:marLeft w:val="0"/>
              <w:marRight w:val="0"/>
              <w:marTop w:val="0"/>
              <w:marBottom w:val="0"/>
              <w:divBdr>
                <w:top w:val="none" w:sz="0" w:space="0" w:color="auto"/>
                <w:left w:val="none" w:sz="0" w:space="0" w:color="auto"/>
                <w:bottom w:val="none" w:sz="0" w:space="0" w:color="auto"/>
                <w:right w:val="none" w:sz="0" w:space="0" w:color="auto"/>
              </w:divBdr>
            </w:div>
            <w:div w:id="1657415520">
              <w:marLeft w:val="0"/>
              <w:marRight w:val="0"/>
              <w:marTop w:val="0"/>
              <w:marBottom w:val="0"/>
              <w:divBdr>
                <w:top w:val="none" w:sz="0" w:space="0" w:color="auto"/>
                <w:left w:val="none" w:sz="0" w:space="0" w:color="auto"/>
                <w:bottom w:val="none" w:sz="0" w:space="0" w:color="auto"/>
                <w:right w:val="none" w:sz="0" w:space="0" w:color="auto"/>
              </w:divBdr>
            </w:div>
            <w:div w:id="1661809024">
              <w:marLeft w:val="0"/>
              <w:marRight w:val="0"/>
              <w:marTop w:val="0"/>
              <w:marBottom w:val="0"/>
              <w:divBdr>
                <w:top w:val="none" w:sz="0" w:space="0" w:color="auto"/>
                <w:left w:val="none" w:sz="0" w:space="0" w:color="auto"/>
                <w:bottom w:val="none" w:sz="0" w:space="0" w:color="auto"/>
                <w:right w:val="none" w:sz="0" w:space="0" w:color="auto"/>
              </w:divBdr>
            </w:div>
            <w:div w:id="1662352017">
              <w:marLeft w:val="0"/>
              <w:marRight w:val="0"/>
              <w:marTop w:val="360"/>
              <w:marBottom w:val="0"/>
              <w:divBdr>
                <w:top w:val="single" w:sz="6" w:space="0" w:color="auto"/>
                <w:left w:val="single" w:sz="6" w:space="0" w:color="auto"/>
                <w:bottom w:val="single" w:sz="6" w:space="0" w:color="auto"/>
                <w:right w:val="single" w:sz="6" w:space="0" w:color="auto"/>
              </w:divBdr>
            </w:div>
            <w:div w:id="1667710634">
              <w:marLeft w:val="0"/>
              <w:marRight w:val="0"/>
              <w:marTop w:val="0"/>
              <w:marBottom w:val="0"/>
              <w:divBdr>
                <w:top w:val="none" w:sz="0" w:space="0" w:color="auto"/>
                <w:left w:val="none" w:sz="0" w:space="0" w:color="auto"/>
                <w:bottom w:val="none" w:sz="0" w:space="0" w:color="auto"/>
                <w:right w:val="none" w:sz="0" w:space="0" w:color="auto"/>
              </w:divBdr>
            </w:div>
            <w:div w:id="1667711977">
              <w:marLeft w:val="0"/>
              <w:marRight w:val="0"/>
              <w:marTop w:val="0"/>
              <w:marBottom w:val="0"/>
              <w:divBdr>
                <w:top w:val="none" w:sz="0" w:space="0" w:color="auto"/>
                <w:left w:val="none" w:sz="0" w:space="0" w:color="auto"/>
                <w:bottom w:val="none" w:sz="0" w:space="0" w:color="auto"/>
                <w:right w:val="none" w:sz="0" w:space="0" w:color="auto"/>
              </w:divBdr>
            </w:div>
            <w:div w:id="1668285447">
              <w:marLeft w:val="0"/>
              <w:marRight w:val="0"/>
              <w:marTop w:val="0"/>
              <w:marBottom w:val="0"/>
              <w:divBdr>
                <w:top w:val="none" w:sz="0" w:space="0" w:color="auto"/>
                <w:left w:val="none" w:sz="0" w:space="0" w:color="auto"/>
                <w:bottom w:val="none" w:sz="0" w:space="0" w:color="auto"/>
                <w:right w:val="none" w:sz="0" w:space="0" w:color="auto"/>
              </w:divBdr>
            </w:div>
            <w:div w:id="1669289545">
              <w:marLeft w:val="0"/>
              <w:marRight w:val="0"/>
              <w:marTop w:val="0"/>
              <w:marBottom w:val="0"/>
              <w:divBdr>
                <w:top w:val="none" w:sz="0" w:space="0" w:color="auto"/>
                <w:left w:val="none" w:sz="0" w:space="0" w:color="auto"/>
                <w:bottom w:val="none" w:sz="0" w:space="0" w:color="auto"/>
                <w:right w:val="none" w:sz="0" w:space="0" w:color="auto"/>
              </w:divBdr>
            </w:div>
            <w:div w:id="1669939654">
              <w:marLeft w:val="0"/>
              <w:marRight w:val="0"/>
              <w:marTop w:val="0"/>
              <w:marBottom w:val="0"/>
              <w:divBdr>
                <w:top w:val="none" w:sz="0" w:space="0" w:color="auto"/>
                <w:left w:val="none" w:sz="0" w:space="0" w:color="auto"/>
                <w:bottom w:val="none" w:sz="0" w:space="0" w:color="auto"/>
                <w:right w:val="none" w:sz="0" w:space="0" w:color="auto"/>
              </w:divBdr>
            </w:div>
            <w:div w:id="1671637022">
              <w:marLeft w:val="0"/>
              <w:marRight w:val="0"/>
              <w:marTop w:val="0"/>
              <w:marBottom w:val="0"/>
              <w:divBdr>
                <w:top w:val="none" w:sz="0" w:space="0" w:color="auto"/>
                <w:left w:val="none" w:sz="0" w:space="0" w:color="auto"/>
                <w:bottom w:val="none" w:sz="0" w:space="0" w:color="auto"/>
                <w:right w:val="none" w:sz="0" w:space="0" w:color="auto"/>
              </w:divBdr>
            </w:div>
            <w:div w:id="1673022434">
              <w:marLeft w:val="0"/>
              <w:marRight w:val="0"/>
              <w:marTop w:val="0"/>
              <w:marBottom w:val="0"/>
              <w:divBdr>
                <w:top w:val="none" w:sz="0" w:space="0" w:color="auto"/>
                <w:left w:val="none" w:sz="0" w:space="0" w:color="auto"/>
                <w:bottom w:val="none" w:sz="0" w:space="0" w:color="auto"/>
                <w:right w:val="none" w:sz="0" w:space="0" w:color="auto"/>
              </w:divBdr>
              <w:divsChild>
                <w:div w:id="11037813">
                  <w:marLeft w:val="0"/>
                  <w:marRight w:val="0"/>
                  <w:marTop w:val="0"/>
                  <w:marBottom w:val="0"/>
                  <w:divBdr>
                    <w:top w:val="none" w:sz="0" w:space="0" w:color="auto"/>
                    <w:left w:val="none" w:sz="0" w:space="0" w:color="auto"/>
                    <w:bottom w:val="none" w:sz="0" w:space="0" w:color="auto"/>
                    <w:right w:val="none" w:sz="0" w:space="0" w:color="auto"/>
                  </w:divBdr>
                </w:div>
                <w:div w:id="380639337">
                  <w:marLeft w:val="0"/>
                  <w:marRight w:val="0"/>
                  <w:marTop w:val="0"/>
                  <w:marBottom w:val="0"/>
                  <w:divBdr>
                    <w:top w:val="none" w:sz="0" w:space="0" w:color="auto"/>
                    <w:left w:val="none" w:sz="0" w:space="0" w:color="auto"/>
                    <w:bottom w:val="none" w:sz="0" w:space="0" w:color="auto"/>
                    <w:right w:val="none" w:sz="0" w:space="0" w:color="auto"/>
                  </w:divBdr>
                </w:div>
                <w:div w:id="380909142">
                  <w:marLeft w:val="0"/>
                  <w:marRight w:val="0"/>
                  <w:marTop w:val="0"/>
                  <w:marBottom w:val="0"/>
                  <w:divBdr>
                    <w:top w:val="none" w:sz="0" w:space="0" w:color="auto"/>
                    <w:left w:val="none" w:sz="0" w:space="0" w:color="auto"/>
                    <w:bottom w:val="none" w:sz="0" w:space="0" w:color="auto"/>
                    <w:right w:val="none" w:sz="0" w:space="0" w:color="auto"/>
                  </w:divBdr>
                </w:div>
                <w:div w:id="742220663">
                  <w:marLeft w:val="0"/>
                  <w:marRight w:val="0"/>
                  <w:marTop w:val="0"/>
                  <w:marBottom w:val="0"/>
                  <w:divBdr>
                    <w:top w:val="none" w:sz="0" w:space="0" w:color="auto"/>
                    <w:left w:val="none" w:sz="0" w:space="0" w:color="auto"/>
                    <w:bottom w:val="none" w:sz="0" w:space="0" w:color="auto"/>
                    <w:right w:val="none" w:sz="0" w:space="0" w:color="auto"/>
                  </w:divBdr>
                </w:div>
                <w:div w:id="806632885">
                  <w:marLeft w:val="0"/>
                  <w:marRight w:val="0"/>
                  <w:marTop w:val="0"/>
                  <w:marBottom w:val="0"/>
                  <w:divBdr>
                    <w:top w:val="none" w:sz="0" w:space="0" w:color="auto"/>
                    <w:left w:val="none" w:sz="0" w:space="0" w:color="auto"/>
                    <w:bottom w:val="none" w:sz="0" w:space="0" w:color="auto"/>
                    <w:right w:val="none" w:sz="0" w:space="0" w:color="auto"/>
                  </w:divBdr>
                </w:div>
                <w:div w:id="1510221326">
                  <w:marLeft w:val="0"/>
                  <w:marRight w:val="0"/>
                  <w:marTop w:val="0"/>
                  <w:marBottom w:val="0"/>
                  <w:divBdr>
                    <w:top w:val="none" w:sz="0" w:space="0" w:color="auto"/>
                    <w:left w:val="none" w:sz="0" w:space="0" w:color="auto"/>
                    <w:bottom w:val="none" w:sz="0" w:space="0" w:color="auto"/>
                    <w:right w:val="none" w:sz="0" w:space="0" w:color="auto"/>
                  </w:divBdr>
                </w:div>
                <w:div w:id="1799372712">
                  <w:marLeft w:val="0"/>
                  <w:marRight w:val="0"/>
                  <w:marTop w:val="0"/>
                  <w:marBottom w:val="0"/>
                  <w:divBdr>
                    <w:top w:val="none" w:sz="0" w:space="0" w:color="auto"/>
                    <w:left w:val="none" w:sz="0" w:space="0" w:color="auto"/>
                    <w:bottom w:val="none" w:sz="0" w:space="0" w:color="auto"/>
                    <w:right w:val="none" w:sz="0" w:space="0" w:color="auto"/>
                  </w:divBdr>
                </w:div>
                <w:div w:id="1921258702">
                  <w:marLeft w:val="0"/>
                  <w:marRight w:val="0"/>
                  <w:marTop w:val="0"/>
                  <w:marBottom w:val="0"/>
                  <w:divBdr>
                    <w:top w:val="none" w:sz="0" w:space="0" w:color="auto"/>
                    <w:left w:val="none" w:sz="0" w:space="0" w:color="auto"/>
                    <w:bottom w:val="none" w:sz="0" w:space="0" w:color="auto"/>
                    <w:right w:val="none" w:sz="0" w:space="0" w:color="auto"/>
                  </w:divBdr>
                </w:div>
                <w:div w:id="2001346514">
                  <w:marLeft w:val="0"/>
                  <w:marRight w:val="0"/>
                  <w:marTop w:val="0"/>
                  <w:marBottom w:val="0"/>
                  <w:divBdr>
                    <w:top w:val="none" w:sz="0" w:space="0" w:color="auto"/>
                    <w:left w:val="none" w:sz="0" w:space="0" w:color="auto"/>
                    <w:bottom w:val="none" w:sz="0" w:space="0" w:color="auto"/>
                    <w:right w:val="none" w:sz="0" w:space="0" w:color="auto"/>
                  </w:divBdr>
                </w:div>
                <w:div w:id="2081635106">
                  <w:marLeft w:val="0"/>
                  <w:marRight w:val="0"/>
                  <w:marTop w:val="0"/>
                  <w:marBottom w:val="0"/>
                  <w:divBdr>
                    <w:top w:val="none" w:sz="0" w:space="0" w:color="auto"/>
                    <w:left w:val="none" w:sz="0" w:space="0" w:color="auto"/>
                    <w:bottom w:val="none" w:sz="0" w:space="0" w:color="auto"/>
                    <w:right w:val="none" w:sz="0" w:space="0" w:color="auto"/>
                  </w:divBdr>
                </w:div>
              </w:divsChild>
            </w:div>
            <w:div w:id="1674451786">
              <w:marLeft w:val="0"/>
              <w:marRight w:val="0"/>
              <w:marTop w:val="0"/>
              <w:marBottom w:val="0"/>
              <w:divBdr>
                <w:top w:val="none" w:sz="0" w:space="0" w:color="auto"/>
                <w:left w:val="none" w:sz="0" w:space="0" w:color="auto"/>
                <w:bottom w:val="none" w:sz="0" w:space="0" w:color="auto"/>
                <w:right w:val="none" w:sz="0" w:space="0" w:color="auto"/>
              </w:divBdr>
            </w:div>
            <w:div w:id="1676301853">
              <w:marLeft w:val="0"/>
              <w:marRight w:val="0"/>
              <w:marTop w:val="0"/>
              <w:marBottom w:val="0"/>
              <w:divBdr>
                <w:top w:val="none" w:sz="0" w:space="0" w:color="auto"/>
                <w:left w:val="none" w:sz="0" w:space="0" w:color="auto"/>
                <w:bottom w:val="none" w:sz="0" w:space="0" w:color="auto"/>
                <w:right w:val="none" w:sz="0" w:space="0" w:color="auto"/>
              </w:divBdr>
            </w:div>
            <w:div w:id="1677419077">
              <w:marLeft w:val="0"/>
              <w:marRight w:val="0"/>
              <w:marTop w:val="0"/>
              <w:marBottom w:val="0"/>
              <w:divBdr>
                <w:top w:val="none" w:sz="0" w:space="0" w:color="auto"/>
                <w:left w:val="none" w:sz="0" w:space="0" w:color="auto"/>
                <w:bottom w:val="none" w:sz="0" w:space="0" w:color="auto"/>
                <w:right w:val="none" w:sz="0" w:space="0" w:color="auto"/>
              </w:divBdr>
            </w:div>
            <w:div w:id="1680813442">
              <w:marLeft w:val="0"/>
              <w:marRight w:val="0"/>
              <w:marTop w:val="0"/>
              <w:marBottom w:val="0"/>
              <w:divBdr>
                <w:top w:val="none" w:sz="0" w:space="0" w:color="auto"/>
                <w:left w:val="none" w:sz="0" w:space="0" w:color="auto"/>
                <w:bottom w:val="none" w:sz="0" w:space="0" w:color="auto"/>
                <w:right w:val="none" w:sz="0" w:space="0" w:color="auto"/>
              </w:divBdr>
            </w:div>
            <w:div w:id="1682394666">
              <w:marLeft w:val="0"/>
              <w:marRight w:val="0"/>
              <w:marTop w:val="0"/>
              <w:marBottom w:val="0"/>
              <w:divBdr>
                <w:top w:val="none" w:sz="0" w:space="0" w:color="auto"/>
                <w:left w:val="none" w:sz="0" w:space="0" w:color="auto"/>
                <w:bottom w:val="none" w:sz="0" w:space="0" w:color="auto"/>
                <w:right w:val="none" w:sz="0" w:space="0" w:color="auto"/>
              </w:divBdr>
            </w:div>
            <w:div w:id="1683314101">
              <w:marLeft w:val="0"/>
              <w:marRight w:val="0"/>
              <w:marTop w:val="0"/>
              <w:marBottom w:val="0"/>
              <w:divBdr>
                <w:top w:val="none" w:sz="0" w:space="0" w:color="auto"/>
                <w:left w:val="none" w:sz="0" w:space="0" w:color="auto"/>
                <w:bottom w:val="none" w:sz="0" w:space="0" w:color="auto"/>
                <w:right w:val="none" w:sz="0" w:space="0" w:color="auto"/>
              </w:divBdr>
            </w:div>
            <w:div w:id="1684818269">
              <w:marLeft w:val="0"/>
              <w:marRight w:val="0"/>
              <w:marTop w:val="0"/>
              <w:marBottom w:val="0"/>
              <w:divBdr>
                <w:top w:val="none" w:sz="0" w:space="0" w:color="auto"/>
                <w:left w:val="none" w:sz="0" w:space="0" w:color="auto"/>
                <w:bottom w:val="none" w:sz="0" w:space="0" w:color="auto"/>
                <w:right w:val="none" w:sz="0" w:space="0" w:color="auto"/>
              </w:divBdr>
            </w:div>
            <w:div w:id="1685210436">
              <w:marLeft w:val="0"/>
              <w:marRight w:val="0"/>
              <w:marTop w:val="0"/>
              <w:marBottom w:val="0"/>
              <w:divBdr>
                <w:top w:val="none" w:sz="0" w:space="0" w:color="auto"/>
                <w:left w:val="none" w:sz="0" w:space="0" w:color="auto"/>
                <w:bottom w:val="none" w:sz="0" w:space="0" w:color="auto"/>
                <w:right w:val="none" w:sz="0" w:space="0" w:color="auto"/>
              </w:divBdr>
            </w:div>
            <w:div w:id="1686707512">
              <w:marLeft w:val="0"/>
              <w:marRight w:val="0"/>
              <w:marTop w:val="0"/>
              <w:marBottom w:val="0"/>
              <w:divBdr>
                <w:top w:val="none" w:sz="0" w:space="0" w:color="auto"/>
                <w:left w:val="none" w:sz="0" w:space="0" w:color="auto"/>
                <w:bottom w:val="none" w:sz="0" w:space="0" w:color="auto"/>
                <w:right w:val="none" w:sz="0" w:space="0" w:color="auto"/>
              </w:divBdr>
            </w:div>
            <w:div w:id="1687709784">
              <w:marLeft w:val="0"/>
              <w:marRight w:val="0"/>
              <w:marTop w:val="0"/>
              <w:marBottom w:val="0"/>
              <w:divBdr>
                <w:top w:val="none" w:sz="0" w:space="0" w:color="auto"/>
                <w:left w:val="none" w:sz="0" w:space="0" w:color="auto"/>
                <w:bottom w:val="none" w:sz="0" w:space="0" w:color="auto"/>
                <w:right w:val="none" w:sz="0" w:space="0" w:color="auto"/>
              </w:divBdr>
            </w:div>
            <w:div w:id="1688828777">
              <w:marLeft w:val="0"/>
              <w:marRight w:val="0"/>
              <w:marTop w:val="0"/>
              <w:marBottom w:val="0"/>
              <w:divBdr>
                <w:top w:val="none" w:sz="0" w:space="0" w:color="auto"/>
                <w:left w:val="none" w:sz="0" w:space="0" w:color="auto"/>
                <w:bottom w:val="none" w:sz="0" w:space="0" w:color="auto"/>
                <w:right w:val="none" w:sz="0" w:space="0" w:color="auto"/>
              </w:divBdr>
            </w:div>
            <w:div w:id="1689066504">
              <w:marLeft w:val="0"/>
              <w:marRight w:val="0"/>
              <w:marTop w:val="0"/>
              <w:marBottom w:val="0"/>
              <w:divBdr>
                <w:top w:val="none" w:sz="0" w:space="0" w:color="auto"/>
                <w:left w:val="none" w:sz="0" w:space="0" w:color="auto"/>
                <w:bottom w:val="none" w:sz="0" w:space="0" w:color="auto"/>
                <w:right w:val="none" w:sz="0" w:space="0" w:color="auto"/>
              </w:divBdr>
            </w:div>
            <w:div w:id="1690181319">
              <w:marLeft w:val="0"/>
              <w:marRight w:val="0"/>
              <w:marTop w:val="0"/>
              <w:marBottom w:val="0"/>
              <w:divBdr>
                <w:top w:val="none" w:sz="0" w:space="0" w:color="auto"/>
                <w:left w:val="none" w:sz="0" w:space="0" w:color="auto"/>
                <w:bottom w:val="none" w:sz="0" w:space="0" w:color="auto"/>
                <w:right w:val="none" w:sz="0" w:space="0" w:color="auto"/>
              </w:divBdr>
            </w:div>
            <w:div w:id="1691106263">
              <w:marLeft w:val="0"/>
              <w:marRight w:val="0"/>
              <w:marTop w:val="0"/>
              <w:marBottom w:val="0"/>
              <w:divBdr>
                <w:top w:val="none" w:sz="0" w:space="0" w:color="auto"/>
                <w:left w:val="none" w:sz="0" w:space="0" w:color="auto"/>
                <w:bottom w:val="none" w:sz="0" w:space="0" w:color="auto"/>
                <w:right w:val="none" w:sz="0" w:space="0" w:color="auto"/>
              </w:divBdr>
            </w:div>
            <w:div w:id="1691293414">
              <w:marLeft w:val="0"/>
              <w:marRight w:val="0"/>
              <w:marTop w:val="0"/>
              <w:marBottom w:val="0"/>
              <w:divBdr>
                <w:top w:val="none" w:sz="0" w:space="0" w:color="auto"/>
                <w:left w:val="none" w:sz="0" w:space="0" w:color="auto"/>
                <w:bottom w:val="none" w:sz="0" w:space="0" w:color="auto"/>
                <w:right w:val="none" w:sz="0" w:space="0" w:color="auto"/>
              </w:divBdr>
            </w:div>
            <w:div w:id="1691493963">
              <w:marLeft w:val="0"/>
              <w:marRight w:val="0"/>
              <w:marTop w:val="0"/>
              <w:marBottom w:val="0"/>
              <w:divBdr>
                <w:top w:val="none" w:sz="0" w:space="0" w:color="auto"/>
                <w:left w:val="none" w:sz="0" w:space="0" w:color="auto"/>
                <w:bottom w:val="none" w:sz="0" w:space="0" w:color="auto"/>
                <w:right w:val="none" w:sz="0" w:space="0" w:color="auto"/>
              </w:divBdr>
            </w:div>
            <w:div w:id="1691686885">
              <w:marLeft w:val="0"/>
              <w:marRight w:val="0"/>
              <w:marTop w:val="0"/>
              <w:marBottom w:val="0"/>
              <w:divBdr>
                <w:top w:val="none" w:sz="0" w:space="0" w:color="auto"/>
                <w:left w:val="none" w:sz="0" w:space="0" w:color="auto"/>
                <w:bottom w:val="none" w:sz="0" w:space="0" w:color="auto"/>
                <w:right w:val="none" w:sz="0" w:space="0" w:color="auto"/>
              </w:divBdr>
            </w:div>
            <w:div w:id="1691950639">
              <w:marLeft w:val="0"/>
              <w:marRight w:val="0"/>
              <w:marTop w:val="0"/>
              <w:marBottom w:val="0"/>
              <w:divBdr>
                <w:top w:val="none" w:sz="0" w:space="0" w:color="auto"/>
                <w:left w:val="none" w:sz="0" w:space="0" w:color="auto"/>
                <w:bottom w:val="none" w:sz="0" w:space="0" w:color="auto"/>
                <w:right w:val="none" w:sz="0" w:space="0" w:color="auto"/>
              </w:divBdr>
            </w:div>
            <w:div w:id="1693922153">
              <w:marLeft w:val="0"/>
              <w:marRight w:val="0"/>
              <w:marTop w:val="0"/>
              <w:marBottom w:val="0"/>
              <w:divBdr>
                <w:top w:val="none" w:sz="0" w:space="0" w:color="auto"/>
                <w:left w:val="none" w:sz="0" w:space="0" w:color="auto"/>
                <w:bottom w:val="none" w:sz="0" w:space="0" w:color="auto"/>
                <w:right w:val="none" w:sz="0" w:space="0" w:color="auto"/>
              </w:divBdr>
            </w:div>
            <w:div w:id="1695224885">
              <w:marLeft w:val="0"/>
              <w:marRight w:val="0"/>
              <w:marTop w:val="0"/>
              <w:marBottom w:val="0"/>
              <w:divBdr>
                <w:top w:val="none" w:sz="0" w:space="0" w:color="auto"/>
                <w:left w:val="none" w:sz="0" w:space="0" w:color="auto"/>
                <w:bottom w:val="none" w:sz="0" w:space="0" w:color="auto"/>
                <w:right w:val="none" w:sz="0" w:space="0" w:color="auto"/>
              </w:divBdr>
            </w:div>
            <w:div w:id="1696350259">
              <w:marLeft w:val="0"/>
              <w:marRight w:val="0"/>
              <w:marTop w:val="0"/>
              <w:marBottom w:val="0"/>
              <w:divBdr>
                <w:top w:val="none" w:sz="0" w:space="0" w:color="auto"/>
                <w:left w:val="none" w:sz="0" w:space="0" w:color="auto"/>
                <w:bottom w:val="none" w:sz="0" w:space="0" w:color="auto"/>
                <w:right w:val="none" w:sz="0" w:space="0" w:color="auto"/>
              </w:divBdr>
            </w:div>
            <w:div w:id="1697078827">
              <w:marLeft w:val="0"/>
              <w:marRight w:val="0"/>
              <w:marTop w:val="0"/>
              <w:marBottom w:val="0"/>
              <w:divBdr>
                <w:top w:val="none" w:sz="0" w:space="0" w:color="auto"/>
                <w:left w:val="none" w:sz="0" w:space="0" w:color="auto"/>
                <w:bottom w:val="none" w:sz="0" w:space="0" w:color="auto"/>
                <w:right w:val="none" w:sz="0" w:space="0" w:color="auto"/>
              </w:divBdr>
            </w:div>
            <w:div w:id="1697777727">
              <w:marLeft w:val="0"/>
              <w:marRight w:val="0"/>
              <w:marTop w:val="0"/>
              <w:marBottom w:val="0"/>
              <w:divBdr>
                <w:top w:val="none" w:sz="0" w:space="0" w:color="auto"/>
                <w:left w:val="none" w:sz="0" w:space="0" w:color="auto"/>
                <w:bottom w:val="none" w:sz="0" w:space="0" w:color="auto"/>
                <w:right w:val="none" w:sz="0" w:space="0" w:color="auto"/>
              </w:divBdr>
            </w:div>
            <w:div w:id="1698041565">
              <w:marLeft w:val="0"/>
              <w:marRight w:val="0"/>
              <w:marTop w:val="0"/>
              <w:marBottom w:val="0"/>
              <w:divBdr>
                <w:top w:val="none" w:sz="0" w:space="0" w:color="auto"/>
                <w:left w:val="none" w:sz="0" w:space="0" w:color="auto"/>
                <w:bottom w:val="none" w:sz="0" w:space="0" w:color="auto"/>
                <w:right w:val="none" w:sz="0" w:space="0" w:color="auto"/>
              </w:divBdr>
            </w:div>
            <w:div w:id="1702169730">
              <w:marLeft w:val="0"/>
              <w:marRight w:val="0"/>
              <w:marTop w:val="0"/>
              <w:marBottom w:val="0"/>
              <w:divBdr>
                <w:top w:val="none" w:sz="0" w:space="0" w:color="auto"/>
                <w:left w:val="none" w:sz="0" w:space="0" w:color="auto"/>
                <w:bottom w:val="none" w:sz="0" w:space="0" w:color="auto"/>
                <w:right w:val="none" w:sz="0" w:space="0" w:color="auto"/>
              </w:divBdr>
            </w:div>
            <w:div w:id="1704667322">
              <w:marLeft w:val="0"/>
              <w:marRight w:val="0"/>
              <w:marTop w:val="0"/>
              <w:marBottom w:val="0"/>
              <w:divBdr>
                <w:top w:val="none" w:sz="0" w:space="0" w:color="auto"/>
                <w:left w:val="none" w:sz="0" w:space="0" w:color="auto"/>
                <w:bottom w:val="none" w:sz="0" w:space="0" w:color="auto"/>
                <w:right w:val="none" w:sz="0" w:space="0" w:color="auto"/>
              </w:divBdr>
            </w:div>
            <w:div w:id="1710299723">
              <w:marLeft w:val="0"/>
              <w:marRight w:val="0"/>
              <w:marTop w:val="0"/>
              <w:marBottom w:val="0"/>
              <w:divBdr>
                <w:top w:val="none" w:sz="0" w:space="0" w:color="auto"/>
                <w:left w:val="none" w:sz="0" w:space="0" w:color="auto"/>
                <w:bottom w:val="none" w:sz="0" w:space="0" w:color="auto"/>
                <w:right w:val="none" w:sz="0" w:space="0" w:color="auto"/>
              </w:divBdr>
            </w:div>
            <w:div w:id="1711153037">
              <w:marLeft w:val="0"/>
              <w:marRight w:val="0"/>
              <w:marTop w:val="0"/>
              <w:marBottom w:val="0"/>
              <w:divBdr>
                <w:top w:val="none" w:sz="0" w:space="0" w:color="auto"/>
                <w:left w:val="none" w:sz="0" w:space="0" w:color="auto"/>
                <w:bottom w:val="none" w:sz="0" w:space="0" w:color="auto"/>
                <w:right w:val="none" w:sz="0" w:space="0" w:color="auto"/>
              </w:divBdr>
            </w:div>
            <w:div w:id="1711688094">
              <w:marLeft w:val="0"/>
              <w:marRight w:val="0"/>
              <w:marTop w:val="0"/>
              <w:marBottom w:val="0"/>
              <w:divBdr>
                <w:top w:val="none" w:sz="0" w:space="0" w:color="auto"/>
                <w:left w:val="none" w:sz="0" w:space="0" w:color="auto"/>
                <w:bottom w:val="none" w:sz="0" w:space="0" w:color="auto"/>
                <w:right w:val="none" w:sz="0" w:space="0" w:color="auto"/>
              </w:divBdr>
            </w:div>
            <w:div w:id="1712223123">
              <w:marLeft w:val="0"/>
              <w:marRight w:val="0"/>
              <w:marTop w:val="0"/>
              <w:marBottom w:val="0"/>
              <w:divBdr>
                <w:top w:val="none" w:sz="0" w:space="0" w:color="auto"/>
                <w:left w:val="none" w:sz="0" w:space="0" w:color="auto"/>
                <w:bottom w:val="none" w:sz="0" w:space="0" w:color="auto"/>
                <w:right w:val="none" w:sz="0" w:space="0" w:color="auto"/>
              </w:divBdr>
            </w:div>
            <w:div w:id="1713579091">
              <w:marLeft w:val="0"/>
              <w:marRight w:val="0"/>
              <w:marTop w:val="0"/>
              <w:marBottom w:val="0"/>
              <w:divBdr>
                <w:top w:val="none" w:sz="0" w:space="0" w:color="auto"/>
                <w:left w:val="none" w:sz="0" w:space="0" w:color="auto"/>
                <w:bottom w:val="none" w:sz="0" w:space="0" w:color="auto"/>
                <w:right w:val="none" w:sz="0" w:space="0" w:color="auto"/>
              </w:divBdr>
            </w:div>
            <w:div w:id="1715037289">
              <w:marLeft w:val="0"/>
              <w:marRight w:val="0"/>
              <w:marTop w:val="0"/>
              <w:marBottom w:val="0"/>
              <w:divBdr>
                <w:top w:val="none" w:sz="0" w:space="0" w:color="auto"/>
                <w:left w:val="none" w:sz="0" w:space="0" w:color="auto"/>
                <w:bottom w:val="none" w:sz="0" w:space="0" w:color="auto"/>
                <w:right w:val="none" w:sz="0" w:space="0" w:color="auto"/>
              </w:divBdr>
            </w:div>
            <w:div w:id="1722945350">
              <w:marLeft w:val="0"/>
              <w:marRight w:val="0"/>
              <w:marTop w:val="0"/>
              <w:marBottom w:val="0"/>
              <w:divBdr>
                <w:top w:val="none" w:sz="0" w:space="0" w:color="auto"/>
                <w:left w:val="none" w:sz="0" w:space="0" w:color="auto"/>
                <w:bottom w:val="none" w:sz="0" w:space="0" w:color="auto"/>
                <w:right w:val="none" w:sz="0" w:space="0" w:color="auto"/>
              </w:divBdr>
            </w:div>
            <w:div w:id="1723168023">
              <w:marLeft w:val="0"/>
              <w:marRight w:val="0"/>
              <w:marTop w:val="0"/>
              <w:marBottom w:val="0"/>
              <w:divBdr>
                <w:top w:val="none" w:sz="0" w:space="0" w:color="auto"/>
                <w:left w:val="none" w:sz="0" w:space="0" w:color="auto"/>
                <w:bottom w:val="none" w:sz="0" w:space="0" w:color="auto"/>
                <w:right w:val="none" w:sz="0" w:space="0" w:color="auto"/>
              </w:divBdr>
            </w:div>
            <w:div w:id="1723401689">
              <w:marLeft w:val="0"/>
              <w:marRight w:val="0"/>
              <w:marTop w:val="0"/>
              <w:marBottom w:val="0"/>
              <w:divBdr>
                <w:top w:val="none" w:sz="0" w:space="0" w:color="auto"/>
                <w:left w:val="none" w:sz="0" w:space="0" w:color="auto"/>
                <w:bottom w:val="none" w:sz="0" w:space="0" w:color="auto"/>
                <w:right w:val="none" w:sz="0" w:space="0" w:color="auto"/>
              </w:divBdr>
            </w:div>
            <w:div w:id="1724868713">
              <w:marLeft w:val="0"/>
              <w:marRight w:val="0"/>
              <w:marTop w:val="0"/>
              <w:marBottom w:val="0"/>
              <w:divBdr>
                <w:top w:val="none" w:sz="0" w:space="0" w:color="auto"/>
                <w:left w:val="none" w:sz="0" w:space="0" w:color="auto"/>
                <w:bottom w:val="none" w:sz="0" w:space="0" w:color="auto"/>
                <w:right w:val="none" w:sz="0" w:space="0" w:color="auto"/>
              </w:divBdr>
            </w:div>
            <w:div w:id="1725449710">
              <w:marLeft w:val="0"/>
              <w:marRight w:val="0"/>
              <w:marTop w:val="0"/>
              <w:marBottom w:val="0"/>
              <w:divBdr>
                <w:top w:val="none" w:sz="0" w:space="0" w:color="auto"/>
                <w:left w:val="none" w:sz="0" w:space="0" w:color="auto"/>
                <w:bottom w:val="none" w:sz="0" w:space="0" w:color="auto"/>
                <w:right w:val="none" w:sz="0" w:space="0" w:color="auto"/>
              </w:divBdr>
            </w:div>
            <w:div w:id="1726173885">
              <w:marLeft w:val="0"/>
              <w:marRight w:val="0"/>
              <w:marTop w:val="0"/>
              <w:marBottom w:val="0"/>
              <w:divBdr>
                <w:top w:val="none" w:sz="0" w:space="0" w:color="auto"/>
                <w:left w:val="none" w:sz="0" w:space="0" w:color="auto"/>
                <w:bottom w:val="none" w:sz="0" w:space="0" w:color="auto"/>
                <w:right w:val="none" w:sz="0" w:space="0" w:color="auto"/>
              </w:divBdr>
            </w:div>
            <w:div w:id="1726374826">
              <w:marLeft w:val="0"/>
              <w:marRight w:val="0"/>
              <w:marTop w:val="0"/>
              <w:marBottom w:val="0"/>
              <w:divBdr>
                <w:top w:val="none" w:sz="0" w:space="0" w:color="auto"/>
                <w:left w:val="none" w:sz="0" w:space="0" w:color="auto"/>
                <w:bottom w:val="none" w:sz="0" w:space="0" w:color="auto"/>
                <w:right w:val="none" w:sz="0" w:space="0" w:color="auto"/>
              </w:divBdr>
            </w:div>
            <w:div w:id="1727026178">
              <w:marLeft w:val="0"/>
              <w:marRight w:val="0"/>
              <w:marTop w:val="0"/>
              <w:marBottom w:val="0"/>
              <w:divBdr>
                <w:top w:val="none" w:sz="0" w:space="0" w:color="auto"/>
                <w:left w:val="none" w:sz="0" w:space="0" w:color="auto"/>
                <w:bottom w:val="none" w:sz="0" w:space="0" w:color="auto"/>
                <w:right w:val="none" w:sz="0" w:space="0" w:color="auto"/>
              </w:divBdr>
            </w:div>
            <w:div w:id="1728987866">
              <w:marLeft w:val="0"/>
              <w:marRight w:val="0"/>
              <w:marTop w:val="0"/>
              <w:marBottom w:val="0"/>
              <w:divBdr>
                <w:top w:val="none" w:sz="0" w:space="0" w:color="auto"/>
                <w:left w:val="none" w:sz="0" w:space="0" w:color="auto"/>
                <w:bottom w:val="none" w:sz="0" w:space="0" w:color="auto"/>
                <w:right w:val="none" w:sz="0" w:space="0" w:color="auto"/>
              </w:divBdr>
            </w:div>
            <w:div w:id="1730491845">
              <w:marLeft w:val="0"/>
              <w:marRight w:val="0"/>
              <w:marTop w:val="0"/>
              <w:marBottom w:val="0"/>
              <w:divBdr>
                <w:top w:val="none" w:sz="0" w:space="0" w:color="auto"/>
                <w:left w:val="none" w:sz="0" w:space="0" w:color="auto"/>
                <w:bottom w:val="none" w:sz="0" w:space="0" w:color="auto"/>
                <w:right w:val="none" w:sz="0" w:space="0" w:color="auto"/>
              </w:divBdr>
            </w:div>
            <w:div w:id="1731340113">
              <w:marLeft w:val="0"/>
              <w:marRight w:val="0"/>
              <w:marTop w:val="0"/>
              <w:marBottom w:val="0"/>
              <w:divBdr>
                <w:top w:val="none" w:sz="0" w:space="0" w:color="auto"/>
                <w:left w:val="none" w:sz="0" w:space="0" w:color="auto"/>
                <w:bottom w:val="none" w:sz="0" w:space="0" w:color="auto"/>
                <w:right w:val="none" w:sz="0" w:space="0" w:color="auto"/>
              </w:divBdr>
            </w:div>
            <w:div w:id="1732339758">
              <w:marLeft w:val="0"/>
              <w:marRight w:val="0"/>
              <w:marTop w:val="0"/>
              <w:marBottom w:val="0"/>
              <w:divBdr>
                <w:top w:val="none" w:sz="0" w:space="0" w:color="auto"/>
                <w:left w:val="none" w:sz="0" w:space="0" w:color="auto"/>
                <w:bottom w:val="none" w:sz="0" w:space="0" w:color="auto"/>
                <w:right w:val="none" w:sz="0" w:space="0" w:color="auto"/>
              </w:divBdr>
            </w:div>
            <w:div w:id="1734959919">
              <w:marLeft w:val="0"/>
              <w:marRight w:val="0"/>
              <w:marTop w:val="0"/>
              <w:marBottom w:val="0"/>
              <w:divBdr>
                <w:top w:val="none" w:sz="0" w:space="0" w:color="auto"/>
                <w:left w:val="none" w:sz="0" w:space="0" w:color="auto"/>
                <w:bottom w:val="none" w:sz="0" w:space="0" w:color="auto"/>
                <w:right w:val="none" w:sz="0" w:space="0" w:color="auto"/>
              </w:divBdr>
            </w:div>
            <w:div w:id="1736395295">
              <w:marLeft w:val="0"/>
              <w:marRight w:val="0"/>
              <w:marTop w:val="0"/>
              <w:marBottom w:val="0"/>
              <w:divBdr>
                <w:top w:val="none" w:sz="0" w:space="0" w:color="auto"/>
                <w:left w:val="none" w:sz="0" w:space="0" w:color="auto"/>
                <w:bottom w:val="none" w:sz="0" w:space="0" w:color="auto"/>
                <w:right w:val="none" w:sz="0" w:space="0" w:color="auto"/>
              </w:divBdr>
            </w:div>
            <w:div w:id="1740322951">
              <w:marLeft w:val="0"/>
              <w:marRight w:val="0"/>
              <w:marTop w:val="0"/>
              <w:marBottom w:val="0"/>
              <w:divBdr>
                <w:top w:val="none" w:sz="0" w:space="0" w:color="auto"/>
                <w:left w:val="none" w:sz="0" w:space="0" w:color="auto"/>
                <w:bottom w:val="none" w:sz="0" w:space="0" w:color="auto"/>
                <w:right w:val="none" w:sz="0" w:space="0" w:color="auto"/>
              </w:divBdr>
              <w:divsChild>
                <w:div w:id="822161270">
                  <w:marLeft w:val="0"/>
                  <w:marRight w:val="0"/>
                  <w:marTop w:val="0"/>
                  <w:marBottom w:val="0"/>
                  <w:divBdr>
                    <w:top w:val="none" w:sz="0" w:space="0" w:color="auto"/>
                    <w:left w:val="none" w:sz="0" w:space="0" w:color="auto"/>
                    <w:bottom w:val="none" w:sz="0" w:space="0" w:color="auto"/>
                    <w:right w:val="none" w:sz="0" w:space="0" w:color="auto"/>
                  </w:divBdr>
                </w:div>
                <w:div w:id="1300114668">
                  <w:marLeft w:val="0"/>
                  <w:marRight w:val="0"/>
                  <w:marTop w:val="0"/>
                  <w:marBottom w:val="0"/>
                  <w:divBdr>
                    <w:top w:val="none" w:sz="0" w:space="0" w:color="auto"/>
                    <w:left w:val="none" w:sz="0" w:space="0" w:color="auto"/>
                    <w:bottom w:val="none" w:sz="0" w:space="0" w:color="auto"/>
                    <w:right w:val="none" w:sz="0" w:space="0" w:color="auto"/>
                  </w:divBdr>
                </w:div>
                <w:div w:id="1605305700">
                  <w:marLeft w:val="0"/>
                  <w:marRight w:val="0"/>
                  <w:marTop w:val="0"/>
                  <w:marBottom w:val="0"/>
                  <w:divBdr>
                    <w:top w:val="none" w:sz="0" w:space="0" w:color="auto"/>
                    <w:left w:val="none" w:sz="0" w:space="0" w:color="auto"/>
                    <w:bottom w:val="none" w:sz="0" w:space="0" w:color="auto"/>
                    <w:right w:val="none" w:sz="0" w:space="0" w:color="auto"/>
                  </w:divBdr>
                </w:div>
              </w:divsChild>
            </w:div>
            <w:div w:id="1745254748">
              <w:marLeft w:val="0"/>
              <w:marRight w:val="0"/>
              <w:marTop w:val="0"/>
              <w:marBottom w:val="0"/>
              <w:divBdr>
                <w:top w:val="none" w:sz="0" w:space="0" w:color="auto"/>
                <w:left w:val="none" w:sz="0" w:space="0" w:color="auto"/>
                <w:bottom w:val="none" w:sz="0" w:space="0" w:color="auto"/>
                <w:right w:val="none" w:sz="0" w:space="0" w:color="auto"/>
              </w:divBdr>
            </w:div>
            <w:div w:id="1745881805">
              <w:marLeft w:val="0"/>
              <w:marRight w:val="0"/>
              <w:marTop w:val="0"/>
              <w:marBottom w:val="0"/>
              <w:divBdr>
                <w:top w:val="none" w:sz="0" w:space="0" w:color="auto"/>
                <w:left w:val="none" w:sz="0" w:space="0" w:color="auto"/>
                <w:bottom w:val="none" w:sz="0" w:space="0" w:color="auto"/>
                <w:right w:val="none" w:sz="0" w:space="0" w:color="auto"/>
              </w:divBdr>
            </w:div>
            <w:div w:id="1746149121">
              <w:marLeft w:val="0"/>
              <w:marRight w:val="0"/>
              <w:marTop w:val="0"/>
              <w:marBottom w:val="0"/>
              <w:divBdr>
                <w:top w:val="none" w:sz="0" w:space="0" w:color="auto"/>
                <w:left w:val="none" w:sz="0" w:space="0" w:color="auto"/>
                <w:bottom w:val="none" w:sz="0" w:space="0" w:color="auto"/>
                <w:right w:val="none" w:sz="0" w:space="0" w:color="auto"/>
              </w:divBdr>
            </w:div>
            <w:div w:id="1746220299">
              <w:marLeft w:val="0"/>
              <w:marRight w:val="0"/>
              <w:marTop w:val="0"/>
              <w:marBottom w:val="0"/>
              <w:divBdr>
                <w:top w:val="none" w:sz="0" w:space="0" w:color="auto"/>
                <w:left w:val="none" w:sz="0" w:space="0" w:color="auto"/>
                <w:bottom w:val="none" w:sz="0" w:space="0" w:color="auto"/>
                <w:right w:val="none" w:sz="0" w:space="0" w:color="auto"/>
              </w:divBdr>
            </w:div>
            <w:div w:id="1748188955">
              <w:marLeft w:val="0"/>
              <w:marRight w:val="0"/>
              <w:marTop w:val="360"/>
              <w:marBottom w:val="0"/>
              <w:divBdr>
                <w:top w:val="single" w:sz="6" w:space="0" w:color="auto"/>
                <w:left w:val="single" w:sz="6" w:space="0" w:color="auto"/>
                <w:bottom w:val="single" w:sz="6" w:space="0" w:color="auto"/>
                <w:right w:val="single" w:sz="6" w:space="0" w:color="auto"/>
              </w:divBdr>
            </w:div>
            <w:div w:id="1749376870">
              <w:marLeft w:val="0"/>
              <w:marRight w:val="0"/>
              <w:marTop w:val="0"/>
              <w:marBottom w:val="0"/>
              <w:divBdr>
                <w:top w:val="none" w:sz="0" w:space="0" w:color="auto"/>
                <w:left w:val="none" w:sz="0" w:space="0" w:color="auto"/>
                <w:bottom w:val="none" w:sz="0" w:space="0" w:color="auto"/>
                <w:right w:val="none" w:sz="0" w:space="0" w:color="auto"/>
              </w:divBdr>
            </w:div>
            <w:div w:id="1749427136">
              <w:marLeft w:val="0"/>
              <w:marRight w:val="0"/>
              <w:marTop w:val="0"/>
              <w:marBottom w:val="0"/>
              <w:divBdr>
                <w:top w:val="none" w:sz="0" w:space="0" w:color="auto"/>
                <w:left w:val="none" w:sz="0" w:space="0" w:color="auto"/>
                <w:bottom w:val="none" w:sz="0" w:space="0" w:color="auto"/>
                <w:right w:val="none" w:sz="0" w:space="0" w:color="auto"/>
              </w:divBdr>
            </w:div>
            <w:div w:id="1749883142">
              <w:marLeft w:val="0"/>
              <w:marRight w:val="0"/>
              <w:marTop w:val="0"/>
              <w:marBottom w:val="0"/>
              <w:divBdr>
                <w:top w:val="none" w:sz="0" w:space="0" w:color="auto"/>
                <w:left w:val="none" w:sz="0" w:space="0" w:color="auto"/>
                <w:bottom w:val="none" w:sz="0" w:space="0" w:color="auto"/>
                <w:right w:val="none" w:sz="0" w:space="0" w:color="auto"/>
              </w:divBdr>
            </w:div>
            <w:div w:id="1750499135">
              <w:marLeft w:val="0"/>
              <w:marRight w:val="0"/>
              <w:marTop w:val="0"/>
              <w:marBottom w:val="0"/>
              <w:divBdr>
                <w:top w:val="none" w:sz="0" w:space="0" w:color="auto"/>
                <w:left w:val="none" w:sz="0" w:space="0" w:color="auto"/>
                <w:bottom w:val="none" w:sz="0" w:space="0" w:color="auto"/>
                <w:right w:val="none" w:sz="0" w:space="0" w:color="auto"/>
              </w:divBdr>
            </w:div>
            <w:div w:id="1750619617">
              <w:marLeft w:val="0"/>
              <w:marRight w:val="0"/>
              <w:marTop w:val="0"/>
              <w:marBottom w:val="0"/>
              <w:divBdr>
                <w:top w:val="none" w:sz="0" w:space="0" w:color="auto"/>
                <w:left w:val="none" w:sz="0" w:space="0" w:color="auto"/>
                <w:bottom w:val="none" w:sz="0" w:space="0" w:color="auto"/>
                <w:right w:val="none" w:sz="0" w:space="0" w:color="auto"/>
              </w:divBdr>
            </w:div>
            <w:div w:id="1751805757">
              <w:marLeft w:val="0"/>
              <w:marRight w:val="0"/>
              <w:marTop w:val="0"/>
              <w:marBottom w:val="0"/>
              <w:divBdr>
                <w:top w:val="none" w:sz="0" w:space="0" w:color="auto"/>
                <w:left w:val="none" w:sz="0" w:space="0" w:color="auto"/>
                <w:bottom w:val="none" w:sz="0" w:space="0" w:color="auto"/>
                <w:right w:val="none" w:sz="0" w:space="0" w:color="auto"/>
              </w:divBdr>
            </w:div>
            <w:div w:id="1753314725">
              <w:marLeft w:val="0"/>
              <w:marRight w:val="0"/>
              <w:marTop w:val="0"/>
              <w:marBottom w:val="0"/>
              <w:divBdr>
                <w:top w:val="none" w:sz="0" w:space="0" w:color="auto"/>
                <w:left w:val="none" w:sz="0" w:space="0" w:color="auto"/>
                <w:bottom w:val="none" w:sz="0" w:space="0" w:color="auto"/>
                <w:right w:val="none" w:sz="0" w:space="0" w:color="auto"/>
              </w:divBdr>
            </w:div>
            <w:div w:id="1756824827">
              <w:marLeft w:val="0"/>
              <w:marRight w:val="0"/>
              <w:marTop w:val="0"/>
              <w:marBottom w:val="0"/>
              <w:divBdr>
                <w:top w:val="none" w:sz="0" w:space="0" w:color="auto"/>
                <w:left w:val="none" w:sz="0" w:space="0" w:color="auto"/>
                <w:bottom w:val="none" w:sz="0" w:space="0" w:color="auto"/>
                <w:right w:val="none" w:sz="0" w:space="0" w:color="auto"/>
              </w:divBdr>
            </w:div>
            <w:div w:id="1759449110">
              <w:marLeft w:val="0"/>
              <w:marRight w:val="0"/>
              <w:marTop w:val="0"/>
              <w:marBottom w:val="0"/>
              <w:divBdr>
                <w:top w:val="none" w:sz="0" w:space="0" w:color="auto"/>
                <w:left w:val="none" w:sz="0" w:space="0" w:color="auto"/>
                <w:bottom w:val="none" w:sz="0" w:space="0" w:color="auto"/>
                <w:right w:val="none" w:sz="0" w:space="0" w:color="auto"/>
              </w:divBdr>
            </w:div>
            <w:div w:id="1760246766">
              <w:marLeft w:val="0"/>
              <w:marRight w:val="0"/>
              <w:marTop w:val="0"/>
              <w:marBottom w:val="0"/>
              <w:divBdr>
                <w:top w:val="none" w:sz="0" w:space="0" w:color="auto"/>
                <w:left w:val="none" w:sz="0" w:space="0" w:color="auto"/>
                <w:bottom w:val="none" w:sz="0" w:space="0" w:color="auto"/>
                <w:right w:val="none" w:sz="0" w:space="0" w:color="auto"/>
              </w:divBdr>
            </w:div>
            <w:div w:id="1762096892">
              <w:marLeft w:val="0"/>
              <w:marRight w:val="0"/>
              <w:marTop w:val="0"/>
              <w:marBottom w:val="0"/>
              <w:divBdr>
                <w:top w:val="none" w:sz="0" w:space="0" w:color="auto"/>
                <w:left w:val="none" w:sz="0" w:space="0" w:color="auto"/>
                <w:bottom w:val="none" w:sz="0" w:space="0" w:color="auto"/>
                <w:right w:val="none" w:sz="0" w:space="0" w:color="auto"/>
              </w:divBdr>
            </w:div>
            <w:div w:id="1762139113">
              <w:marLeft w:val="0"/>
              <w:marRight w:val="0"/>
              <w:marTop w:val="0"/>
              <w:marBottom w:val="0"/>
              <w:divBdr>
                <w:top w:val="none" w:sz="0" w:space="0" w:color="auto"/>
                <w:left w:val="none" w:sz="0" w:space="0" w:color="auto"/>
                <w:bottom w:val="none" w:sz="0" w:space="0" w:color="auto"/>
                <w:right w:val="none" w:sz="0" w:space="0" w:color="auto"/>
              </w:divBdr>
            </w:div>
            <w:div w:id="1762336801">
              <w:marLeft w:val="0"/>
              <w:marRight w:val="0"/>
              <w:marTop w:val="0"/>
              <w:marBottom w:val="0"/>
              <w:divBdr>
                <w:top w:val="none" w:sz="0" w:space="0" w:color="auto"/>
                <w:left w:val="none" w:sz="0" w:space="0" w:color="auto"/>
                <w:bottom w:val="none" w:sz="0" w:space="0" w:color="auto"/>
                <w:right w:val="none" w:sz="0" w:space="0" w:color="auto"/>
              </w:divBdr>
            </w:div>
            <w:div w:id="1762945300">
              <w:marLeft w:val="0"/>
              <w:marRight w:val="0"/>
              <w:marTop w:val="360"/>
              <w:marBottom w:val="0"/>
              <w:divBdr>
                <w:top w:val="single" w:sz="6" w:space="0" w:color="auto"/>
                <w:left w:val="single" w:sz="6" w:space="0" w:color="auto"/>
                <w:bottom w:val="single" w:sz="6" w:space="0" w:color="auto"/>
                <w:right w:val="single" w:sz="6" w:space="0" w:color="auto"/>
              </w:divBdr>
            </w:div>
            <w:div w:id="1762987210">
              <w:marLeft w:val="0"/>
              <w:marRight w:val="0"/>
              <w:marTop w:val="0"/>
              <w:marBottom w:val="0"/>
              <w:divBdr>
                <w:top w:val="none" w:sz="0" w:space="0" w:color="auto"/>
                <w:left w:val="none" w:sz="0" w:space="0" w:color="auto"/>
                <w:bottom w:val="none" w:sz="0" w:space="0" w:color="auto"/>
                <w:right w:val="none" w:sz="0" w:space="0" w:color="auto"/>
              </w:divBdr>
            </w:div>
            <w:div w:id="1765106003">
              <w:marLeft w:val="0"/>
              <w:marRight w:val="0"/>
              <w:marTop w:val="360"/>
              <w:marBottom w:val="0"/>
              <w:divBdr>
                <w:top w:val="single" w:sz="6" w:space="0" w:color="auto"/>
                <w:left w:val="single" w:sz="6" w:space="0" w:color="auto"/>
                <w:bottom w:val="single" w:sz="6" w:space="0" w:color="auto"/>
                <w:right w:val="single" w:sz="6" w:space="0" w:color="auto"/>
              </w:divBdr>
            </w:div>
            <w:div w:id="1767919336">
              <w:marLeft w:val="0"/>
              <w:marRight w:val="0"/>
              <w:marTop w:val="0"/>
              <w:marBottom w:val="0"/>
              <w:divBdr>
                <w:top w:val="none" w:sz="0" w:space="0" w:color="auto"/>
                <w:left w:val="none" w:sz="0" w:space="0" w:color="auto"/>
                <w:bottom w:val="none" w:sz="0" w:space="0" w:color="auto"/>
                <w:right w:val="none" w:sz="0" w:space="0" w:color="auto"/>
              </w:divBdr>
            </w:div>
            <w:div w:id="1768227785">
              <w:marLeft w:val="0"/>
              <w:marRight w:val="0"/>
              <w:marTop w:val="0"/>
              <w:marBottom w:val="0"/>
              <w:divBdr>
                <w:top w:val="none" w:sz="0" w:space="0" w:color="auto"/>
                <w:left w:val="none" w:sz="0" w:space="0" w:color="auto"/>
                <w:bottom w:val="none" w:sz="0" w:space="0" w:color="auto"/>
                <w:right w:val="none" w:sz="0" w:space="0" w:color="auto"/>
              </w:divBdr>
            </w:div>
            <w:div w:id="1769085634">
              <w:marLeft w:val="0"/>
              <w:marRight w:val="0"/>
              <w:marTop w:val="0"/>
              <w:marBottom w:val="0"/>
              <w:divBdr>
                <w:top w:val="none" w:sz="0" w:space="0" w:color="auto"/>
                <w:left w:val="none" w:sz="0" w:space="0" w:color="auto"/>
                <w:bottom w:val="none" w:sz="0" w:space="0" w:color="auto"/>
                <w:right w:val="none" w:sz="0" w:space="0" w:color="auto"/>
              </w:divBdr>
            </w:div>
            <w:div w:id="1769277456">
              <w:marLeft w:val="0"/>
              <w:marRight w:val="0"/>
              <w:marTop w:val="0"/>
              <w:marBottom w:val="0"/>
              <w:divBdr>
                <w:top w:val="none" w:sz="0" w:space="0" w:color="auto"/>
                <w:left w:val="none" w:sz="0" w:space="0" w:color="auto"/>
                <w:bottom w:val="none" w:sz="0" w:space="0" w:color="auto"/>
                <w:right w:val="none" w:sz="0" w:space="0" w:color="auto"/>
              </w:divBdr>
            </w:div>
            <w:div w:id="1769740161">
              <w:marLeft w:val="0"/>
              <w:marRight w:val="0"/>
              <w:marTop w:val="0"/>
              <w:marBottom w:val="0"/>
              <w:divBdr>
                <w:top w:val="none" w:sz="0" w:space="0" w:color="auto"/>
                <w:left w:val="none" w:sz="0" w:space="0" w:color="auto"/>
                <w:bottom w:val="none" w:sz="0" w:space="0" w:color="auto"/>
                <w:right w:val="none" w:sz="0" w:space="0" w:color="auto"/>
              </w:divBdr>
            </w:div>
            <w:div w:id="1770082608">
              <w:marLeft w:val="0"/>
              <w:marRight w:val="0"/>
              <w:marTop w:val="0"/>
              <w:marBottom w:val="0"/>
              <w:divBdr>
                <w:top w:val="none" w:sz="0" w:space="0" w:color="auto"/>
                <w:left w:val="none" w:sz="0" w:space="0" w:color="auto"/>
                <w:bottom w:val="none" w:sz="0" w:space="0" w:color="auto"/>
                <w:right w:val="none" w:sz="0" w:space="0" w:color="auto"/>
              </w:divBdr>
            </w:div>
            <w:div w:id="1771465418">
              <w:marLeft w:val="0"/>
              <w:marRight w:val="0"/>
              <w:marTop w:val="0"/>
              <w:marBottom w:val="0"/>
              <w:divBdr>
                <w:top w:val="none" w:sz="0" w:space="0" w:color="auto"/>
                <w:left w:val="none" w:sz="0" w:space="0" w:color="auto"/>
                <w:bottom w:val="none" w:sz="0" w:space="0" w:color="auto"/>
                <w:right w:val="none" w:sz="0" w:space="0" w:color="auto"/>
              </w:divBdr>
            </w:div>
            <w:div w:id="1772972117">
              <w:marLeft w:val="0"/>
              <w:marRight w:val="0"/>
              <w:marTop w:val="0"/>
              <w:marBottom w:val="0"/>
              <w:divBdr>
                <w:top w:val="none" w:sz="0" w:space="0" w:color="auto"/>
                <w:left w:val="none" w:sz="0" w:space="0" w:color="auto"/>
                <w:bottom w:val="none" w:sz="0" w:space="0" w:color="auto"/>
                <w:right w:val="none" w:sz="0" w:space="0" w:color="auto"/>
              </w:divBdr>
            </w:div>
            <w:div w:id="1774133633">
              <w:marLeft w:val="0"/>
              <w:marRight w:val="0"/>
              <w:marTop w:val="0"/>
              <w:marBottom w:val="0"/>
              <w:divBdr>
                <w:top w:val="none" w:sz="0" w:space="0" w:color="auto"/>
                <w:left w:val="none" w:sz="0" w:space="0" w:color="auto"/>
                <w:bottom w:val="none" w:sz="0" w:space="0" w:color="auto"/>
                <w:right w:val="none" w:sz="0" w:space="0" w:color="auto"/>
              </w:divBdr>
            </w:div>
            <w:div w:id="1775787765">
              <w:marLeft w:val="0"/>
              <w:marRight w:val="0"/>
              <w:marTop w:val="0"/>
              <w:marBottom w:val="0"/>
              <w:divBdr>
                <w:top w:val="none" w:sz="0" w:space="0" w:color="auto"/>
                <w:left w:val="none" w:sz="0" w:space="0" w:color="auto"/>
                <w:bottom w:val="none" w:sz="0" w:space="0" w:color="auto"/>
                <w:right w:val="none" w:sz="0" w:space="0" w:color="auto"/>
              </w:divBdr>
            </w:div>
            <w:div w:id="1780220507">
              <w:marLeft w:val="0"/>
              <w:marRight w:val="0"/>
              <w:marTop w:val="0"/>
              <w:marBottom w:val="0"/>
              <w:divBdr>
                <w:top w:val="none" w:sz="0" w:space="0" w:color="auto"/>
                <w:left w:val="none" w:sz="0" w:space="0" w:color="auto"/>
                <w:bottom w:val="none" w:sz="0" w:space="0" w:color="auto"/>
                <w:right w:val="none" w:sz="0" w:space="0" w:color="auto"/>
              </w:divBdr>
            </w:div>
            <w:div w:id="1782990309">
              <w:marLeft w:val="0"/>
              <w:marRight w:val="0"/>
              <w:marTop w:val="0"/>
              <w:marBottom w:val="0"/>
              <w:divBdr>
                <w:top w:val="none" w:sz="0" w:space="0" w:color="auto"/>
                <w:left w:val="none" w:sz="0" w:space="0" w:color="auto"/>
                <w:bottom w:val="none" w:sz="0" w:space="0" w:color="auto"/>
                <w:right w:val="none" w:sz="0" w:space="0" w:color="auto"/>
              </w:divBdr>
            </w:div>
            <w:div w:id="1784032353">
              <w:marLeft w:val="0"/>
              <w:marRight w:val="0"/>
              <w:marTop w:val="0"/>
              <w:marBottom w:val="0"/>
              <w:divBdr>
                <w:top w:val="none" w:sz="0" w:space="0" w:color="auto"/>
                <w:left w:val="none" w:sz="0" w:space="0" w:color="auto"/>
                <w:bottom w:val="none" w:sz="0" w:space="0" w:color="auto"/>
                <w:right w:val="none" w:sz="0" w:space="0" w:color="auto"/>
              </w:divBdr>
            </w:div>
            <w:div w:id="1785342071">
              <w:marLeft w:val="0"/>
              <w:marRight w:val="0"/>
              <w:marTop w:val="0"/>
              <w:marBottom w:val="0"/>
              <w:divBdr>
                <w:top w:val="none" w:sz="0" w:space="0" w:color="auto"/>
                <w:left w:val="none" w:sz="0" w:space="0" w:color="auto"/>
                <w:bottom w:val="none" w:sz="0" w:space="0" w:color="auto"/>
                <w:right w:val="none" w:sz="0" w:space="0" w:color="auto"/>
              </w:divBdr>
            </w:div>
            <w:div w:id="1785343231">
              <w:marLeft w:val="0"/>
              <w:marRight w:val="0"/>
              <w:marTop w:val="0"/>
              <w:marBottom w:val="0"/>
              <w:divBdr>
                <w:top w:val="none" w:sz="0" w:space="0" w:color="auto"/>
                <w:left w:val="none" w:sz="0" w:space="0" w:color="auto"/>
                <w:bottom w:val="none" w:sz="0" w:space="0" w:color="auto"/>
                <w:right w:val="none" w:sz="0" w:space="0" w:color="auto"/>
              </w:divBdr>
            </w:div>
            <w:div w:id="1785343362">
              <w:marLeft w:val="0"/>
              <w:marRight w:val="0"/>
              <w:marTop w:val="0"/>
              <w:marBottom w:val="0"/>
              <w:divBdr>
                <w:top w:val="none" w:sz="0" w:space="0" w:color="auto"/>
                <w:left w:val="none" w:sz="0" w:space="0" w:color="auto"/>
                <w:bottom w:val="none" w:sz="0" w:space="0" w:color="auto"/>
                <w:right w:val="none" w:sz="0" w:space="0" w:color="auto"/>
              </w:divBdr>
            </w:div>
            <w:div w:id="1785536664">
              <w:marLeft w:val="0"/>
              <w:marRight w:val="0"/>
              <w:marTop w:val="0"/>
              <w:marBottom w:val="0"/>
              <w:divBdr>
                <w:top w:val="none" w:sz="0" w:space="0" w:color="auto"/>
                <w:left w:val="none" w:sz="0" w:space="0" w:color="auto"/>
                <w:bottom w:val="none" w:sz="0" w:space="0" w:color="auto"/>
                <w:right w:val="none" w:sz="0" w:space="0" w:color="auto"/>
              </w:divBdr>
            </w:div>
            <w:div w:id="1787581046">
              <w:marLeft w:val="0"/>
              <w:marRight w:val="0"/>
              <w:marTop w:val="0"/>
              <w:marBottom w:val="0"/>
              <w:divBdr>
                <w:top w:val="none" w:sz="0" w:space="0" w:color="auto"/>
                <w:left w:val="none" w:sz="0" w:space="0" w:color="auto"/>
                <w:bottom w:val="none" w:sz="0" w:space="0" w:color="auto"/>
                <w:right w:val="none" w:sz="0" w:space="0" w:color="auto"/>
              </w:divBdr>
            </w:div>
            <w:div w:id="1791238254">
              <w:marLeft w:val="0"/>
              <w:marRight w:val="0"/>
              <w:marTop w:val="0"/>
              <w:marBottom w:val="0"/>
              <w:divBdr>
                <w:top w:val="none" w:sz="0" w:space="0" w:color="auto"/>
                <w:left w:val="none" w:sz="0" w:space="0" w:color="auto"/>
                <w:bottom w:val="none" w:sz="0" w:space="0" w:color="auto"/>
                <w:right w:val="none" w:sz="0" w:space="0" w:color="auto"/>
              </w:divBdr>
            </w:div>
            <w:div w:id="1791782672">
              <w:marLeft w:val="0"/>
              <w:marRight w:val="0"/>
              <w:marTop w:val="0"/>
              <w:marBottom w:val="0"/>
              <w:divBdr>
                <w:top w:val="none" w:sz="0" w:space="0" w:color="auto"/>
                <w:left w:val="none" w:sz="0" w:space="0" w:color="auto"/>
                <w:bottom w:val="none" w:sz="0" w:space="0" w:color="auto"/>
                <w:right w:val="none" w:sz="0" w:space="0" w:color="auto"/>
              </w:divBdr>
            </w:div>
            <w:div w:id="1792477685">
              <w:marLeft w:val="0"/>
              <w:marRight w:val="0"/>
              <w:marTop w:val="0"/>
              <w:marBottom w:val="0"/>
              <w:divBdr>
                <w:top w:val="none" w:sz="0" w:space="0" w:color="auto"/>
                <w:left w:val="none" w:sz="0" w:space="0" w:color="auto"/>
                <w:bottom w:val="none" w:sz="0" w:space="0" w:color="auto"/>
                <w:right w:val="none" w:sz="0" w:space="0" w:color="auto"/>
              </w:divBdr>
            </w:div>
            <w:div w:id="1792552401">
              <w:marLeft w:val="0"/>
              <w:marRight w:val="0"/>
              <w:marTop w:val="0"/>
              <w:marBottom w:val="0"/>
              <w:divBdr>
                <w:top w:val="none" w:sz="0" w:space="0" w:color="auto"/>
                <w:left w:val="none" w:sz="0" w:space="0" w:color="auto"/>
                <w:bottom w:val="none" w:sz="0" w:space="0" w:color="auto"/>
                <w:right w:val="none" w:sz="0" w:space="0" w:color="auto"/>
              </w:divBdr>
            </w:div>
            <w:div w:id="1796555642">
              <w:marLeft w:val="0"/>
              <w:marRight w:val="0"/>
              <w:marTop w:val="0"/>
              <w:marBottom w:val="0"/>
              <w:divBdr>
                <w:top w:val="none" w:sz="0" w:space="0" w:color="auto"/>
                <w:left w:val="none" w:sz="0" w:space="0" w:color="auto"/>
                <w:bottom w:val="none" w:sz="0" w:space="0" w:color="auto"/>
                <w:right w:val="none" w:sz="0" w:space="0" w:color="auto"/>
              </w:divBdr>
            </w:div>
            <w:div w:id="1798403462">
              <w:marLeft w:val="0"/>
              <w:marRight w:val="0"/>
              <w:marTop w:val="0"/>
              <w:marBottom w:val="0"/>
              <w:divBdr>
                <w:top w:val="none" w:sz="0" w:space="0" w:color="auto"/>
                <w:left w:val="none" w:sz="0" w:space="0" w:color="auto"/>
                <w:bottom w:val="none" w:sz="0" w:space="0" w:color="auto"/>
                <w:right w:val="none" w:sz="0" w:space="0" w:color="auto"/>
              </w:divBdr>
            </w:div>
            <w:div w:id="1798527250">
              <w:marLeft w:val="0"/>
              <w:marRight w:val="0"/>
              <w:marTop w:val="0"/>
              <w:marBottom w:val="0"/>
              <w:divBdr>
                <w:top w:val="none" w:sz="0" w:space="0" w:color="auto"/>
                <w:left w:val="none" w:sz="0" w:space="0" w:color="auto"/>
                <w:bottom w:val="none" w:sz="0" w:space="0" w:color="auto"/>
                <w:right w:val="none" w:sz="0" w:space="0" w:color="auto"/>
              </w:divBdr>
            </w:div>
            <w:div w:id="1799175989">
              <w:marLeft w:val="0"/>
              <w:marRight w:val="0"/>
              <w:marTop w:val="0"/>
              <w:marBottom w:val="0"/>
              <w:divBdr>
                <w:top w:val="none" w:sz="0" w:space="0" w:color="auto"/>
                <w:left w:val="none" w:sz="0" w:space="0" w:color="auto"/>
                <w:bottom w:val="none" w:sz="0" w:space="0" w:color="auto"/>
                <w:right w:val="none" w:sz="0" w:space="0" w:color="auto"/>
              </w:divBdr>
            </w:div>
            <w:div w:id="1800033427">
              <w:marLeft w:val="0"/>
              <w:marRight w:val="0"/>
              <w:marTop w:val="0"/>
              <w:marBottom w:val="0"/>
              <w:divBdr>
                <w:top w:val="none" w:sz="0" w:space="0" w:color="auto"/>
                <w:left w:val="none" w:sz="0" w:space="0" w:color="auto"/>
                <w:bottom w:val="none" w:sz="0" w:space="0" w:color="auto"/>
                <w:right w:val="none" w:sz="0" w:space="0" w:color="auto"/>
              </w:divBdr>
            </w:div>
            <w:div w:id="1804034997">
              <w:marLeft w:val="0"/>
              <w:marRight w:val="0"/>
              <w:marTop w:val="0"/>
              <w:marBottom w:val="0"/>
              <w:divBdr>
                <w:top w:val="none" w:sz="0" w:space="0" w:color="auto"/>
                <w:left w:val="none" w:sz="0" w:space="0" w:color="auto"/>
                <w:bottom w:val="none" w:sz="0" w:space="0" w:color="auto"/>
                <w:right w:val="none" w:sz="0" w:space="0" w:color="auto"/>
              </w:divBdr>
            </w:div>
            <w:div w:id="1806852027">
              <w:marLeft w:val="0"/>
              <w:marRight w:val="0"/>
              <w:marTop w:val="0"/>
              <w:marBottom w:val="0"/>
              <w:divBdr>
                <w:top w:val="none" w:sz="0" w:space="0" w:color="auto"/>
                <w:left w:val="none" w:sz="0" w:space="0" w:color="auto"/>
                <w:bottom w:val="none" w:sz="0" w:space="0" w:color="auto"/>
                <w:right w:val="none" w:sz="0" w:space="0" w:color="auto"/>
              </w:divBdr>
            </w:div>
            <w:div w:id="1806966631">
              <w:marLeft w:val="0"/>
              <w:marRight w:val="0"/>
              <w:marTop w:val="0"/>
              <w:marBottom w:val="0"/>
              <w:divBdr>
                <w:top w:val="none" w:sz="0" w:space="0" w:color="auto"/>
                <w:left w:val="none" w:sz="0" w:space="0" w:color="auto"/>
                <w:bottom w:val="none" w:sz="0" w:space="0" w:color="auto"/>
                <w:right w:val="none" w:sz="0" w:space="0" w:color="auto"/>
              </w:divBdr>
            </w:div>
            <w:div w:id="1809546229">
              <w:marLeft w:val="0"/>
              <w:marRight w:val="0"/>
              <w:marTop w:val="0"/>
              <w:marBottom w:val="0"/>
              <w:divBdr>
                <w:top w:val="none" w:sz="0" w:space="0" w:color="auto"/>
                <w:left w:val="none" w:sz="0" w:space="0" w:color="auto"/>
                <w:bottom w:val="none" w:sz="0" w:space="0" w:color="auto"/>
                <w:right w:val="none" w:sz="0" w:space="0" w:color="auto"/>
              </w:divBdr>
            </w:div>
            <w:div w:id="1812552472">
              <w:marLeft w:val="0"/>
              <w:marRight w:val="0"/>
              <w:marTop w:val="0"/>
              <w:marBottom w:val="0"/>
              <w:divBdr>
                <w:top w:val="none" w:sz="0" w:space="0" w:color="auto"/>
                <w:left w:val="none" w:sz="0" w:space="0" w:color="auto"/>
                <w:bottom w:val="none" w:sz="0" w:space="0" w:color="auto"/>
                <w:right w:val="none" w:sz="0" w:space="0" w:color="auto"/>
              </w:divBdr>
            </w:div>
            <w:div w:id="1813399429">
              <w:marLeft w:val="0"/>
              <w:marRight w:val="0"/>
              <w:marTop w:val="0"/>
              <w:marBottom w:val="0"/>
              <w:divBdr>
                <w:top w:val="none" w:sz="0" w:space="0" w:color="auto"/>
                <w:left w:val="none" w:sz="0" w:space="0" w:color="auto"/>
                <w:bottom w:val="none" w:sz="0" w:space="0" w:color="auto"/>
                <w:right w:val="none" w:sz="0" w:space="0" w:color="auto"/>
              </w:divBdr>
            </w:div>
            <w:div w:id="1813450454">
              <w:marLeft w:val="0"/>
              <w:marRight w:val="0"/>
              <w:marTop w:val="0"/>
              <w:marBottom w:val="0"/>
              <w:divBdr>
                <w:top w:val="none" w:sz="0" w:space="0" w:color="auto"/>
                <w:left w:val="none" w:sz="0" w:space="0" w:color="auto"/>
                <w:bottom w:val="none" w:sz="0" w:space="0" w:color="auto"/>
                <w:right w:val="none" w:sz="0" w:space="0" w:color="auto"/>
              </w:divBdr>
            </w:div>
            <w:div w:id="1814641792">
              <w:marLeft w:val="0"/>
              <w:marRight w:val="0"/>
              <w:marTop w:val="0"/>
              <w:marBottom w:val="0"/>
              <w:divBdr>
                <w:top w:val="none" w:sz="0" w:space="0" w:color="auto"/>
                <w:left w:val="none" w:sz="0" w:space="0" w:color="auto"/>
                <w:bottom w:val="none" w:sz="0" w:space="0" w:color="auto"/>
                <w:right w:val="none" w:sz="0" w:space="0" w:color="auto"/>
              </w:divBdr>
            </w:div>
            <w:div w:id="1814789483">
              <w:marLeft w:val="0"/>
              <w:marRight w:val="0"/>
              <w:marTop w:val="0"/>
              <w:marBottom w:val="0"/>
              <w:divBdr>
                <w:top w:val="none" w:sz="0" w:space="0" w:color="auto"/>
                <w:left w:val="none" w:sz="0" w:space="0" w:color="auto"/>
                <w:bottom w:val="none" w:sz="0" w:space="0" w:color="auto"/>
                <w:right w:val="none" w:sz="0" w:space="0" w:color="auto"/>
              </w:divBdr>
            </w:div>
            <w:div w:id="1815634274">
              <w:marLeft w:val="0"/>
              <w:marRight w:val="0"/>
              <w:marTop w:val="0"/>
              <w:marBottom w:val="0"/>
              <w:divBdr>
                <w:top w:val="none" w:sz="0" w:space="0" w:color="auto"/>
                <w:left w:val="none" w:sz="0" w:space="0" w:color="auto"/>
                <w:bottom w:val="none" w:sz="0" w:space="0" w:color="auto"/>
                <w:right w:val="none" w:sz="0" w:space="0" w:color="auto"/>
              </w:divBdr>
            </w:div>
            <w:div w:id="1815827346">
              <w:marLeft w:val="0"/>
              <w:marRight w:val="0"/>
              <w:marTop w:val="0"/>
              <w:marBottom w:val="0"/>
              <w:divBdr>
                <w:top w:val="none" w:sz="0" w:space="0" w:color="auto"/>
                <w:left w:val="none" w:sz="0" w:space="0" w:color="auto"/>
                <w:bottom w:val="none" w:sz="0" w:space="0" w:color="auto"/>
                <w:right w:val="none" w:sz="0" w:space="0" w:color="auto"/>
              </w:divBdr>
            </w:div>
            <w:div w:id="1816137897">
              <w:marLeft w:val="0"/>
              <w:marRight w:val="0"/>
              <w:marTop w:val="0"/>
              <w:marBottom w:val="0"/>
              <w:divBdr>
                <w:top w:val="none" w:sz="0" w:space="0" w:color="auto"/>
                <w:left w:val="none" w:sz="0" w:space="0" w:color="auto"/>
                <w:bottom w:val="none" w:sz="0" w:space="0" w:color="auto"/>
                <w:right w:val="none" w:sz="0" w:space="0" w:color="auto"/>
              </w:divBdr>
            </w:div>
            <w:div w:id="1817798354">
              <w:marLeft w:val="0"/>
              <w:marRight w:val="0"/>
              <w:marTop w:val="0"/>
              <w:marBottom w:val="0"/>
              <w:divBdr>
                <w:top w:val="none" w:sz="0" w:space="0" w:color="auto"/>
                <w:left w:val="none" w:sz="0" w:space="0" w:color="auto"/>
                <w:bottom w:val="none" w:sz="0" w:space="0" w:color="auto"/>
                <w:right w:val="none" w:sz="0" w:space="0" w:color="auto"/>
              </w:divBdr>
            </w:div>
            <w:div w:id="1818188235">
              <w:marLeft w:val="0"/>
              <w:marRight w:val="0"/>
              <w:marTop w:val="0"/>
              <w:marBottom w:val="0"/>
              <w:divBdr>
                <w:top w:val="none" w:sz="0" w:space="0" w:color="auto"/>
                <w:left w:val="none" w:sz="0" w:space="0" w:color="auto"/>
                <w:bottom w:val="none" w:sz="0" w:space="0" w:color="auto"/>
                <w:right w:val="none" w:sz="0" w:space="0" w:color="auto"/>
              </w:divBdr>
            </w:div>
            <w:div w:id="1818379728">
              <w:marLeft w:val="0"/>
              <w:marRight w:val="0"/>
              <w:marTop w:val="0"/>
              <w:marBottom w:val="0"/>
              <w:divBdr>
                <w:top w:val="none" w:sz="0" w:space="0" w:color="auto"/>
                <w:left w:val="none" w:sz="0" w:space="0" w:color="auto"/>
                <w:bottom w:val="none" w:sz="0" w:space="0" w:color="auto"/>
                <w:right w:val="none" w:sz="0" w:space="0" w:color="auto"/>
              </w:divBdr>
            </w:div>
            <w:div w:id="1819806505">
              <w:marLeft w:val="0"/>
              <w:marRight w:val="0"/>
              <w:marTop w:val="0"/>
              <w:marBottom w:val="0"/>
              <w:divBdr>
                <w:top w:val="none" w:sz="0" w:space="0" w:color="auto"/>
                <w:left w:val="none" w:sz="0" w:space="0" w:color="auto"/>
                <w:bottom w:val="none" w:sz="0" w:space="0" w:color="auto"/>
                <w:right w:val="none" w:sz="0" w:space="0" w:color="auto"/>
              </w:divBdr>
            </w:div>
            <w:div w:id="1823082030">
              <w:marLeft w:val="0"/>
              <w:marRight w:val="0"/>
              <w:marTop w:val="0"/>
              <w:marBottom w:val="0"/>
              <w:divBdr>
                <w:top w:val="none" w:sz="0" w:space="0" w:color="auto"/>
                <w:left w:val="none" w:sz="0" w:space="0" w:color="auto"/>
                <w:bottom w:val="none" w:sz="0" w:space="0" w:color="auto"/>
                <w:right w:val="none" w:sz="0" w:space="0" w:color="auto"/>
              </w:divBdr>
            </w:div>
            <w:div w:id="1824393564">
              <w:marLeft w:val="0"/>
              <w:marRight w:val="0"/>
              <w:marTop w:val="0"/>
              <w:marBottom w:val="0"/>
              <w:divBdr>
                <w:top w:val="none" w:sz="0" w:space="0" w:color="auto"/>
                <w:left w:val="none" w:sz="0" w:space="0" w:color="auto"/>
                <w:bottom w:val="none" w:sz="0" w:space="0" w:color="auto"/>
                <w:right w:val="none" w:sz="0" w:space="0" w:color="auto"/>
              </w:divBdr>
            </w:div>
            <w:div w:id="1825079018">
              <w:marLeft w:val="0"/>
              <w:marRight w:val="0"/>
              <w:marTop w:val="0"/>
              <w:marBottom w:val="0"/>
              <w:divBdr>
                <w:top w:val="none" w:sz="0" w:space="0" w:color="auto"/>
                <w:left w:val="none" w:sz="0" w:space="0" w:color="auto"/>
                <w:bottom w:val="none" w:sz="0" w:space="0" w:color="auto"/>
                <w:right w:val="none" w:sz="0" w:space="0" w:color="auto"/>
              </w:divBdr>
            </w:div>
            <w:div w:id="1825125932">
              <w:marLeft w:val="0"/>
              <w:marRight w:val="0"/>
              <w:marTop w:val="0"/>
              <w:marBottom w:val="0"/>
              <w:divBdr>
                <w:top w:val="none" w:sz="0" w:space="0" w:color="auto"/>
                <w:left w:val="none" w:sz="0" w:space="0" w:color="auto"/>
                <w:bottom w:val="none" w:sz="0" w:space="0" w:color="auto"/>
                <w:right w:val="none" w:sz="0" w:space="0" w:color="auto"/>
              </w:divBdr>
            </w:div>
            <w:div w:id="1825853003">
              <w:marLeft w:val="0"/>
              <w:marRight w:val="0"/>
              <w:marTop w:val="0"/>
              <w:marBottom w:val="0"/>
              <w:divBdr>
                <w:top w:val="none" w:sz="0" w:space="0" w:color="auto"/>
                <w:left w:val="none" w:sz="0" w:space="0" w:color="auto"/>
                <w:bottom w:val="none" w:sz="0" w:space="0" w:color="auto"/>
                <w:right w:val="none" w:sz="0" w:space="0" w:color="auto"/>
              </w:divBdr>
            </w:div>
            <w:div w:id="1827093097">
              <w:marLeft w:val="0"/>
              <w:marRight w:val="0"/>
              <w:marTop w:val="0"/>
              <w:marBottom w:val="0"/>
              <w:divBdr>
                <w:top w:val="none" w:sz="0" w:space="0" w:color="auto"/>
                <w:left w:val="none" w:sz="0" w:space="0" w:color="auto"/>
                <w:bottom w:val="none" w:sz="0" w:space="0" w:color="auto"/>
                <w:right w:val="none" w:sz="0" w:space="0" w:color="auto"/>
              </w:divBdr>
            </w:div>
            <w:div w:id="1828402310">
              <w:marLeft w:val="0"/>
              <w:marRight w:val="0"/>
              <w:marTop w:val="0"/>
              <w:marBottom w:val="0"/>
              <w:divBdr>
                <w:top w:val="none" w:sz="0" w:space="0" w:color="auto"/>
                <w:left w:val="none" w:sz="0" w:space="0" w:color="auto"/>
                <w:bottom w:val="none" w:sz="0" w:space="0" w:color="auto"/>
                <w:right w:val="none" w:sz="0" w:space="0" w:color="auto"/>
              </w:divBdr>
            </w:div>
            <w:div w:id="1829439588">
              <w:marLeft w:val="0"/>
              <w:marRight w:val="0"/>
              <w:marTop w:val="0"/>
              <w:marBottom w:val="0"/>
              <w:divBdr>
                <w:top w:val="none" w:sz="0" w:space="0" w:color="auto"/>
                <w:left w:val="none" w:sz="0" w:space="0" w:color="auto"/>
                <w:bottom w:val="none" w:sz="0" w:space="0" w:color="auto"/>
                <w:right w:val="none" w:sz="0" w:space="0" w:color="auto"/>
              </w:divBdr>
            </w:div>
            <w:div w:id="1829591014">
              <w:marLeft w:val="0"/>
              <w:marRight w:val="0"/>
              <w:marTop w:val="0"/>
              <w:marBottom w:val="0"/>
              <w:divBdr>
                <w:top w:val="none" w:sz="0" w:space="0" w:color="auto"/>
                <w:left w:val="none" w:sz="0" w:space="0" w:color="auto"/>
                <w:bottom w:val="none" w:sz="0" w:space="0" w:color="auto"/>
                <w:right w:val="none" w:sz="0" w:space="0" w:color="auto"/>
              </w:divBdr>
            </w:div>
            <w:div w:id="1832675247">
              <w:marLeft w:val="0"/>
              <w:marRight w:val="0"/>
              <w:marTop w:val="0"/>
              <w:marBottom w:val="0"/>
              <w:divBdr>
                <w:top w:val="none" w:sz="0" w:space="0" w:color="auto"/>
                <w:left w:val="none" w:sz="0" w:space="0" w:color="auto"/>
                <w:bottom w:val="none" w:sz="0" w:space="0" w:color="auto"/>
                <w:right w:val="none" w:sz="0" w:space="0" w:color="auto"/>
              </w:divBdr>
            </w:div>
            <w:div w:id="1832790142">
              <w:marLeft w:val="0"/>
              <w:marRight w:val="0"/>
              <w:marTop w:val="0"/>
              <w:marBottom w:val="0"/>
              <w:divBdr>
                <w:top w:val="none" w:sz="0" w:space="0" w:color="auto"/>
                <w:left w:val="none" w:sz="0" w:space="0" w:color="auto"/>
                <w:bottom w:val="none" w:sz="0" w:space="0" w:color="auto"/>
                <w:right w:val="none" w:sz="0" w:space="0" w:color="auto"/>
              </w:divBdr>
            </w:div>
            <w:div w:id="1834638984">
              <w:marLeft w:val="0"/>
              <w:marRight w:val="0"/>
              <w:marTop w:val="0"/>
              <w:marBottom w:val="0"/>
              <w:divBdr>
                <w:top w:val="none" w:sz="0" w:space="0" w:color="auto"/>
                <w:left w:val="none" w:sz="0" w:space="0" w:color="auto"/>
                <w:bottom w:val="none" w:sz="0" w:space="0" w:color="auto"/>
                <w:right w:val="none" w:sz="0" w:space="0" w:color="auto"/>
              </w:divBdr>
            </w:div>
            <w:div w:id="1836259076">
              <w:marLeft w:val="0"/>
              <w:marRight w:val="0"/>
              <w:marTop w:val="0"/>
              <w:marBottom w:val="0"/>
              <w:divBdr>
                <w:top w:val="none" w:sz="0" w:space="0" w:color="auto"/>
                <w:left w:val="none" w:sz="0" w:space="0" w:color="auto"/>
                <w:bottom w:val="none" w:sz="0" w:space="0" w:color="auto"/>
                <w:right w:val="none" w:sz="0" w:space="0" w:color="auto"/>
              </w:divBdr>
            </w:div>
            <w:div w:id="1836263087">
              <w:marLeft w:val="0"/>
              <w:marRight w:val="0"/>
              <w:marTop w:val="0"/>
              <w:marBottom w:val="0"/>
              <w:divBdr>
                <w:top w:val="none" w:sz="0" w:space="0" w:color="auto"/>
                <w:left w:val="none" w:sz="0" w:space="0" w:color="auto"/>
                <w:bottom w:val="none" w:sz="0" w:space="0" w:color="auto"/>
                <w:right w:val="none" w:sz="0" w:space="0" w:color="auto"/>
              </w:divBdr>
            </w:div>
            <w:div w:id="1836528601">
              <w:marLeft w:val="0"/>
              <w:marRight w:val="0"/>
              <w:marTop w:val="0"/>
              <w:marBottom w:val="0"/>
              <w:divBdr>
                <w:top w:val="none" w:sz="0" w:space="0" w:color="auto"/>
                <w:left w:val="none" w:sz="0" w:space="0" w:color="auto"/>
                <w:bottom w:val="none" w:sz="0" w:space="0" w:color="auto"/>
                <w:right w:val="none" w:sz="0" w:space="0" w:color="auto"/>
              </w:divBdr>
            </w:div>
            <w:div w:id="1836921962">
              <w:marLeft w:val="0"/>
              <w:marRight w:val="0"/>
              <w:marTop w:val="0"/>
              <w:marBottom w:val="0"/>
              <w:divBdr>
                <w:top w:val="none" w:sz="0" w:space="0" w:color="auto"/>
                <w:left w:val="none" w:sz="0" w:space="0" w:color="auto"/>
                <w:bottom w:val="none" w:sz="0" w:space="0" w:color="auto"/>
                <w:right w:val="none" w:sz="0" w:space="0" w:color="auto"/>
              </w:divBdr>
            </w:div>
            <w:div w:id="1836988833">
              <w:marLeft w:val="0"/>
              <w:marRight w:val="0"/>
              <w:marTop w:val="0"/>
              <w:marBottom w:val="0"/>
              <w:divBdr>
                <w:top w:val="none" w:sz="0" w:space="0" w:color="auto"/>
                <w:left w:val="none" w:sz="0" w:space="0" w:color="auto"/>
                <w:bottom w:val="none" w:sz="0" w:space="0" w:color="auto"/>
                <w:right w:val="none" w:sz="0" w:space="0" w:color="auto"/>
              </w:divBdr>
            </w:div>
            <w:div w:id="1838376015">
              <w:marLeft w:val="0"/>
              <w:marRight w:val="0"/>
              <w:marTop w:val="0"/>
              <w:marBottom w:val="0"/>
              <w:divBdr>
                <w:top w:val="none" w:sz="0" w:space="0" w:color="auto"/>
                <w:left w:val="none" w:sz="0" w:space="0" w:color="auto"/>
                <w:bottom w:val="none" w:sz="0" w:space="0" w:color="auto"/>
                <w:right w:val="none" w:sz="0" w:space="0" w:color="auto"/>
              </w:divBdr>
            </w:div>
            <w:div w:id="1838644907">
              <w:marLeft w:val="0"/>
              <w:marRight w:val="0"/>
              <w:marTop w:val="0"/>
              <w:marBottom w:val="0"/>
              <w:divBdr>
                <w:top w:val="none" w:sz="0" w:space="0" w:color="auto"/>
                <w:left w:val="none" w:sz="0" w:space="0" w:color="auto"/>
                <w:bottom w:val="none" w:sz="0" w:space="0" w:color="auto"/>
                <w:right w:val="none" w:sz="0" w:space="0" w:color="auto"/>
              </w:divBdr>
            </w:div>
            <w:div w:id="1839727816">
              <w:marLeft w:val="0"/>
              <w:marRight w:val="0"/>
              <w:marTop w:val="0"/>
              <w:marBottom w:val="0"/>
              <w:divBdr>
                <w:top w:val="none" w:sz="0" w:space="0" w:color="auto"/>
                <w:left w:val="none" w:sz="0" w:space="0" w:color="auto"/>
                <w:bottom w:val="none" w:sz="0" w:space="0" w:color="auto"/>
                <w:right w:val="none" w:sz="0" w:space="0" w:color="auto"/>
              </w:divBdr>
            </w:div>
            <w:div w:id="1841433051">
              <w:marLeft w:val="0"/>
              <w:marRight w:val="0"/>
              <w:marTop w:val="0"/>
              <w:marBottom w:val="0"/>
              <w:divBdr>
                <w:top w:val="none" w:sz="0" w:space="0" w:color="auto"/>
                <w:left w:val="none" w:sz="0" w:space="0" w:color="auto"/>
                <w:bottom w:val="none" w:sz="0" w:space="0" w:color="auto"/>
                <w:right w:val="none" w:sz="0" w:space="0" w:color="auto"/>
              </w:divBdr>
            </w:div>
            <w:div w:id="1845124100">
              <w:marLeft w:val="0"/>
              <w:marRight w:val="0"/>
              <w:marTop w:val="0"/>
              <w:marBottom w:val="0"/>
              <w:divBdr>
                <w:top w:val="none" w:sz="0" w:space="0" w:color="auto"/>
                <w:left w:val="none" w:sz="0" w:space="0" w:color="auto"/>
                <w:bottom w:val="none" w:sz="0" w:space="0" w:color="auto"/>
                <w:right w:val="none" w:sz="0" w:space="0" w:color="auto"/>
              </w:divBdr>
            </w:div>
            <w:div w:id="1848982637">
              <w:marLeft w:val="0"/>
              <w:marRight w:val="0"/>
              <w:marTop w:val="0"/>
              <w:marBottom w:val="0"/>
              <w:divBdr>
                <w:top w:val="none" w:sz="0" w:space="0" w:color="auto"/>
                <w:left w:val="none" w:sz="0" w:space="0" w:color="auto"/>
                <w:bottom w:val="none" w:sz="0" w:space="0" w:color="auto"/>
                <w:right w:val="none" w:sz="0" w:space="0" w:color="auto"/>
              </w:divBdr>
            </w:div>
            <w:div w:id="1851674840">
              <w:marLeft w:val="0"/>
              <w:marRight w:val="0"/>
              <w:marTop w:val="0"/>
              <w:marBottom w:val="0"/>
              <w:divBdr>
                <w:top w:val="none" w:sz="0" w:space="0" w:color="auto"/>
                <w:left w:val="none" w:sz="0" w:space="0" w:color="auto"/>
                <w:bottom w:val="none" w:sz="0" w:space="0" w:color="auto"/>
                <w:right w:val="none" w:sz="0" w:space="0" w:color="auto"/>
              </w:divBdr>
            </w:div>
            <w:div w:id="1851942539">
              <w:marLeft w:val="0"/>
              <w:marRight w:val="0"/>
              <w:marTop w:val="0"/>
              <w:marBottom w:val="0"/>
              <w:divBdr>
                <w:top w:val="none" w:sz="0" w:space="0" w:color="auto"/>
                <w:left w:val="none" w:sz="0" w:space="0" w:color="auto"/>
                <w:bottom w:val="none" w:sz="0" w:space="0" w:color="auto"/>
                <w:right w:val="none" w:sz="0" w:space="0" w:color="auto"/>
              </w:divBdr>
            </w:div>
            <w:div w:id="1854294379">
              <w:marLeft w:val="0"/>
              <w:marRight w:val="0"/>
              <w:marTop w:val="0"/>
              <w:marBottom w:val="0"/>
              <w:divBdr>
                <w:top w:val="none" w:sz="0" w:space="0" w:color="auto"/>
                <w:left w:val="none" w:sz="0" w:space="0" w:color="auto"/>
                <w:bottom w:val="none" w:sz="0" w:space="0" w:color="auto"/>
                <w:right w:val="none" w:sz="0" w:space="0" w:color="auto"/>
              </w:divBdr>
            </w:div>
            <w:div w:id="1858616054">
              <w:marLeft w:val="0"/>
              <w:marRight w:val="0"/>
              <w:marTop w:val="0"/>
              <w:marBottom w:val="0"/>
              <w:divBdr>
                <w:top w:val="none" w:sz="0" w:space="0" w:color="auto"/>
                <w:left w:val="none" w:sz="0" w:space="0" w:color="auto"/>
                <w:bottom w:val="none" w:sz="0" w:space="0" w:color="auto"/>
                <w:right w:val="none" w:sz="0" w:space="0" w:color="auto"/>
              </w:divBdr>
            </w:div>
            <w:div w:id="1860505734">
              <w:marLeft w:val="0"/>
              <w:marRight w:val="0"/>
              <w:marTop w:val="0"/>
              <w:marBottom w:val="0"/>
              <w:divBdr>
                <w:top w:val="none" w:sz="0" w:space="0" w:color="auto"/>
                <w:left w:val="none" w:sz="0" w:space="0" w:color="auto"/>
                <w:bottom w:val="none" w:sz="0" w:space="0" w:color="auto"/>
                <w:right w:val="none" w:sz="0" w:space="0" w:color="auto"/>
              </w:divBdr>
            </w:div>
            <w:div w:id="1861776363">
              <w:marLeft w:val="0"/>
              <w:marRight w:val="0"/>
              <w:marTop w:val="360"/>
              <w:marBottom w:val="0"/>
              <w:divBdr>
                <w:top w:val="single" w:sz="6" w:space="0" w:color="auto"/>
                <w:left w:val="single" w:sz="6" w:space="0" w:color="auto"/>
                <w:bottom w:val="single" w:sz="6" w:space="0" w:color="auto"/>
                <w:right w:val="single" w:sz="6" w:space="0" w:color="auto"/>
              </w:divBdr>
            </w:div>
            <w:div w:id="1862425812">
              <w:marLeft w:val="0"/>
              <w:marRight w:val="0"/>
              <w:marTop w:val="0"/>
              <w:marBottom w:val="0"/>
              <w:divBdr>
                <w:top w:val="none" w:sz="0" w:space="0" w:color="auto"/>
                <w:left w:val="none" w:sz="0" w:space="0" w:color="auto"/>
                <w:bottom w:val="none" w:sz="0" w:space="0" w:color="auto"/>
                <w:right w:val="none" w:sz="0" w:space="0" w:color="auto"/>
              </w:divBdr>
            </w:div>
            <w:div w:id="1863320461">
              <w:marLeft w:val="0"/>
              <w:marRight w:val="0"/>
              <w:marTop w:val="360"/>
              <w:marBottom w:val="0"/>
              <w:divBdr>
                <w:top w:val="single" w:sz="6" w:space="0" w:color="auto"/>
                <w:left w:val="single" w:sz="6" w:space="0" w:color="auto"/>
                <w:bottom w:val="single" w:sz="6" w:space="0" w:color="auto"/>
                <w:right w:val="single" w:sz="6" w:space="0" w:color="auto"/>
              </w:divBdr>
            </w:div>
            <w:div w:id="1865434136">
              <w:marLeft w:val="0"/>
              <w:marRight w:val="0"/>
              <w:marTop w:val="0"/>
              <w:marBottom w:val="0"/>
              <w:divBdr>
                <w:top w:val="none" w:sz="0" w:space="0" w:color="auto"/>
                <w:left w:val="none" w:sz="0" w:space="0" w:color="auto"/>
                <w:bottom w:val="none" w:sz="0" w:space="0" w:color="auto"/>
                <w:right w:val="none" w:sz="0" w:space="0" w:color="auto"/>
              </w:divBdr>
            </w:div>
            <w:div w:id="1865554503">
              <w:marLeft w:val="0"/>
              <w:marRight w:val="0"/>
              <w:marTop w:val="0"/>
              <w:marBottom w:val="0"/>
              <w:divBdr>
                <w:top w:val="none" w:sz="0" w:space="0" w:color="auto"/>
                <w:left w:val="none" w:sz="0" w:space="0" w:color="auto"/>
                <w:bottom w:val="none" w:sz="0" w:space="0" w:color="auto"/>
                <w:right w:val="none" w:sz="0" w:space="0" w:color="auto"/>
              </w:divBdr>
            </w:div>
            <w:div w:id="1866137965">
              <w:marLeft w:val="0"/>
              <w:marRight w:val="0"/>
              <w:marTop w:val="0"/>
              <w:marBottom w:val="0"/>
              <w:divBdr>
                <w:top w:val="none" w:sz="0" w:space="0" w:color="auto"/>
                <w:left w:val="none" w:sz="0" w:space="0" w:color="auto"/>
                <w:bottom w:val="none" w:sz="0" w:space="0" w:color="auto"/>
                <w:right w:val="none" w:sz="0" w:space="0" w:color="auto"/>
              </w:divBdr>
            </w:div>
            <w:div w:id="1867865961">
              <w:marLeft w:val="0"/>
              <w:marRight w:val="0"/>
              <w:marTop w:val="0"/>
              <w:marBottom w:val="0"/>
              <w:divBdr>
                <w:top w:val="none" w:sz="0" w:space="0" w:color="auto"/>
                <w:left w:val="none" w:sz="0" w:space="0" w:color="auto"/>
                <w:bottom w:val="none" w:sz="0" w:space="0" w:color="auto"/>
                <w:right w:val="none" w:sz="0" w:space="0" w:color="auto"/>
              </w:divBdr>
            </w:div>
            <w:div w:id="1868324933">
              <w:marLeft w:val="0"/>
              <w:marRight w:val="0"/>
              <w:marTop w:val="0"/>
              <w:marBottom w:val="0"/>
              <w:divBdr>
                <w:top w:val="none" w:sz="0" w:space="0" w:color="auto"/>
                <w:left w:val="none" w:sz="0" w:space="0" w:color="auto"/>
                <w:bottom w:val="none" w:sz="0" w:space="0" w:color="auto"/>
                <w:right w:val="none" w:sz="0" w:space="0" w:color="auto"/>
              </w:divBdr>
            </w:div>
            <w:div w:id="1872183961">
              <w:marLeft w:val="0"/>
              <w:marRight w:val="0"/>
              <w:marTop w:val="0"/>
              <w:marBottom w:val="0"/>
              <w:divBdr>
                <w:top w:val="none" w:sz="0" w:space="0" w:color="auto"/>
                <w:left w:val="none" w:sz="0" w:space="0" w:color="auto"/>
                <w:bottom w:val="none" w:sz="0" w:space="0" w:color="auto"/>
                <w:right w:val="none" w:sz="0" w:space="0" w:color="auto"/>
              </w:divBdr>
            </w:div>
            <w:div w:id="1872985479">
              <w:marLeft w:val="0"/>
              <w:marRight w:val="0"/>
              <w:marTop w:val="0"/>
              <w:marBottom w:val="0"/>
              <w:divBdr>
                <w:top w:val="none" w:sz="0" w:space="0" w:color="auto"/>
                <w:left w:val="none" w:sz="0" w:space="0" w:color="auto"/>
                <w:bottom w:val="none" w:sz="0" w:space="0" w:color="auto"/>
                <w:right w:val="none" w:sz="0" w:space="0" w:color="auto"/>
              </w:divBdr>
            </w:div>
            <w:div w:id="1875458278">
              <w:marLeft w:val="0"/>
              <w:marRight w:val="0"/>
              <w:marTop w:val="0"/>
              <w:marBottom w:val="0"/>
              <w:divBdr>
                <w:top w:val="none" w:sz="0" w:space="0" w:color="auto"/>
                <w:left w:val="none" w:sz="0" w:space="0" w:color="auto"/>
                <w:bottom w:val="none" w:sz="0" w:space="0" w:color="auto"/>
                <w:right w:val="none" w:sz="0" w:space="0" w:color="auto"/>
              </w:divBdr>
            </w:div>
            <w:div w:id="1875994844">
              <w:marLeft w:val="0"/>
              <w:marRight w:val="0"/>
              <w:marTop w:val="0"/>
              <w:marBottom w:val="0"/>
              <w:divBdr>
                <w:top w:val="none" w:sz="0" w:space="0" w:color="auto"/>
                <w:left w:val="none" w:sz="0" w:space="0" w:color="auto"/>
                <w:bottom w:val="none" w:sz="0" w:space="0" w:color="auto"/>
                <w:right w:val="none" w:sz="0" w:space="0" w:color="auto"/>
              </w:divBdr>
            </w:div>
            <w:div w:id="1876430158">
              <w:marLeft w:val="0"/>
              <w:marRight w:val="0"/>
              <w:marTop w:val="0"/>
              <w:marBottom w:val="0"/>
              <w:divBdr>
                <w:top w:val="none" w:sz="0" w:space="0" w:color="auto"/>
                <w:left w:val="none" w:sz="0" w:space="0" w:color="auto"/>
                <w:bottom w:val="none" w:sz="0" w:space="0" w:color="auto"/>
                <w:right w:val="none" w:sz="0" w:space="0" w:color="auto"/>
              </w:divBdr>
            </w:div>
            <w:div w:id="1877741074">
              <w:marLeft w:val="0"/>
              <w:marRight w:val="0"/>
              <w:marTop w:val="0"/>
              <w:marBottom w:val="0"/>
              <w:divBdr>
                <w:top w:val="none" w:sz="0" w:space="0" w:color="auto"/>
                <w:left w:val="none" w:sz="0" w:space="0" w:color="auto"/>
                <w:bottom w:val="none" w:sz="0" w:space="0" w:color="auto"/>
                <w:right w:val="none" w:sz="0" w:space="0" w:color="auto"/>
              </w:divBdr>
            </w:div>
            <w:div w:id="1879008682">
              <w:marLeft w:val="0"/>
              <w:marRight w:val="0"/>
              <w:marTop w:val="0"/>
              <w:marBottom w:val="0"/>
              <w:divBdr>
                <w:top w:val="none" w:sz="0" w:space="0" w:color="auto"/>
                <w:left w:val="none" w:sz="0" w:space="0" w:color="auto"/>
                <w:bottom w:val="none" w:sz="0" w:space="0" w:color="auto"/>
                <w:right w:val="none" w:sz="0" w:space="0" w:color="auto"/>
              </w:divBdr>
            </w:div>
            <w:div w:id="1880118411">
              <w:marLeft w:val="0"/>
              <w:marRight w:val="0"/>
              <w:marTop w:val="0"/>
              <w:marBottom w:val="0"/>
              <w:divBdr>
                <w:top w:val="none" w:sz="0" w:space="0" w:color="auto"/>
                <w:left w:val="none" w:sz="0" w:space="0" w:color="auto"/>
                <w:bottom w:val="none" w:sz="0" w:space="0" w:color="auto"/>
                <w:right w:val="none" w:sz="0" w:space="0" w:color="auto"/>
              </w:divBdr>
            </w:div>
            <w:div w:id="1881354093">
              <w:marLeft w:val="0"/>
              <w:marRight w:val="0"/>
              <w:marTop w:val="0"/>
              <w:marBottom w:val="0"/>
              <w:divBdr>
                <w:top w:val="none" w:sz="0" w:space="0" w:color="auto"/>
                <w:left w:val="none" w:sz="0" w:space="0" w:color="auto"/>
                <w:bottom w:val="none" w:sz="0" w:space="0" w:color="auto"/>
                <w:right w:val="none" w:sz="0" w:space="0" w:color="auto"/>
              </w:divBdr>
            </w:div>
            <w:div w:id="1888836748">
              <w:marLeft w:val="0"/>
              <w:marRight w:val="0"/>
              <w:marTop w:val="0"/>
              <w:marBottom w:val="0"/>
              <w:divBdr>
                <w:top w:val="none" w:sz="0" w:space="0" w:color="auto"/>
                <w:left w:val="none" w:sz="0" w:space="0" w:color="auto"/>
                <w:bottom w:val="none" w:sz="0" w:space="0" w:color="auto"/>
                <w:right w:val="none" w:sz="0" w:space="0" w:color="auto"/>
              </w:divBdr>
            </w:div>
            <w:div w:id="1889878047">
              <w:marLeft w:val="0"/>
              <w:marRight w:val="0"/>
              <w:marTop w:val="0"/>
              <w:marBottom w:val="0"/>
              <w:divBdr>
                <w:top w:val="none" w:sz="0" w:space="0" w:color="auto"/>
                <w:left w:val="none" w:sz="0" w:space="0" w:color="auto"/>
                <w:bottom w:val="none" w:sz="0" w:space="0" w:color="auto"/>
                <w:right w:val="none" w:sz="0" w:space="0" w:color="auto"/>
              </w:divBdr>
            </w:div>
            <w:div w:id="1890066732">
              <w:marLeft w:val="0"/>
              <w:marRight w:val="0"/>
              <w:marTop w:val="0"/>
              <w:marBottom w:val="0"/>
              <w:divBdr>
                <w:top w:val="none" w:sz="0" w:space="0" w:color="auto"/>
                <w:left w:val="none" w:sz="0" w:space="0" w:color="auto"/>
                <w:bottom w:val="none" w:sz="0" w:space="0" w:color="auto"/>
                <w:right w:val="none" w:sz="0" w:space="0" w:color="auto"/>
              </w:divBdr>
            </w:div>
            <w:div w:id="1890068416">
              <w:marLeft w:val="0"/>
              <w:marRight w:val="0"/>
              <w:marTop w:val="0"/>
              <w:marBottom w:val="0"/>
              <w:divBdr>
                <w:top w:val="none" w:sz="0" w:space="0" w:color="auto"/>
                <w:left w:val="none" w:sz="0" w:space="0" w:color="auto"/>
                <w:bottom w:val="none" w:sz="0" w:space="0" w:color="auto"/>
                <w:right w:val="none" w:sz="0" w:space="0" w:color="auto"/>
              </w:divBdr>
            </w:div>
            <w:div w:id="1895773157">
              <w:marLeft w:val="0"/>
              <w:marRight w:val="0"/>
              <w:marTop w:val="0"/>
              <w:marBottom w:val="0"/>
              <w:divBdr>
                <w:top w:val="none" w:sz="0" w:space="0" w:color="auto"/>
                <w:left w:val="none" w:sz="0" w:space="0" w:color="auto"/>
                <w:bottom w:val="none" w:sz="0" w:space="0" w:color="auto"/>
                <w:right w:val="none" w:sz="0" w:space="0" w:color="auto"/>
              </w:divBdr>
            </w:div>
            <w:div w:id="1897425514">
              <w:marLeft w:val="0"/>
              <w:marRight w:val="0"/>
              <w:marTop w:val="0"/>
              <w:marBottom w:val="0"/>
              <w:divBdr>
                <w:top w:val="none" w:sz="0" w:space="0" w:color="auto"/>
                <w:left w:val="none" w:sz="0" w:space="0" w:color="auto"/>
                <w:bottom w:val="none" w:sz="0" w:space="0" w:color="auto"/>
                <w:right w:val="none" w:sz="0" w:space="0" w:color="auto"/>
              </w:divBdr>
            </w:div>
            <w:div w:id="1897735558">
              <w:marLeft w:val="0"/>
              <w:marRight w:val="0"/>
              <w:marTop w:val="0"/>
              <w:marBottom w:val="0"/>
              <w:divBdr>
                <w:top w:val="none" w:sz="0" w:space="0" w:color="auto"/>
                <w:left w:val="none" w:sz="0" w:space="0" w:color="auto"/>
                <w:bottom w:val="none" w:sz="0" w:space="0" w:color="auto"/>
                <w:right w:val="none" w:sz="0" w:space="0" w:color="auto"/>
              </w:divBdr>
            </w:div>
            <w:div w:id="1902978525">
              <w:marLeft w:val="0"/>
              <w:marRight w:val="0"/>
              <w:marTop w:val="0"/>
              <w:marBottom w:val="0"/>
              <w:divBdr>
                <w:top w:val="none" w:sz="0" w:space="0" w:color="auto"/>
                <w:left w:val="none" w:sz="0" w:space="0" w:color="auto"/>
                <w:bottom w:val="none" w:sz="0" w:space="0" w:color="auto"/>
                <w:right w:val="none" w:sz="0" w:space="0" w:color="auto"/>
              </w:divBdr>
            </w:div>
            <w:div w:id="1903783374">
              <w:marLeft w:val="0"/>
              <w:marRight w:val="0"/>
              <w:marTop w:val="0"/>
              <w:marBottom w:val="0"/>
              <w:divBdr>
                <w:top w:val="none" w:sz="0" w:space="0" w:color="auto"/>
                <w:left w:val="none" w:sz="0" w:space="0" w:color="auto"/>
                <w:bottom w:val="none" w:sz="0" w:space="0" w:color="auto"/>
                <w:right w:val="none" w:sz="0" w:space="0" w:color="auto"/>
              </w:divBdr>
            </w:div>
            <w:div w:id="1904756506">
              <w:marLeft w:val="0"/>
              <w:marRight w:val="0"/>
              <w:marTop w:val="0"/>
              <w:marBottom w:val="0"/>
              <w:divBdr>
                <w:top w:val="none" w:sz="0" w:space="0" w:color="auto"/>
                <w:left w:val="none" w:sz="0" w:space="0" w:color="auto"/>
                <w:bottom w:val="none" w:sz="0" w:space="0" w:color="auto"/>
                <w:right w:val="none" w:sz="0" w:space="0" w:color="auto"/>
              </w:divBdr>
            </w:div>
            <w:div w:id="1905022043">
              <w:marLeft w:val="0"/>
              <w:marRight w:val="0"/>
              <w:marTop w:val="0"/>
              <w:marBottom w:val="0"/>
              <w:divBdr>
                <w:top w:val="none" w:sz="0" w:space="0" w:color="auto"/>
                <w:left w:val="none" w:sz="0" w:space="0" w:color="auto"/>
                <w:bottom w:val="none" w:sz="0" w:space="0" w:color="auto"/>
                <w:right w:val="none" w:sz="0" w:space="0" w:color="auto"/>
              </w:divBdr>
            </w:div>
            <w:div w:id="1905990784">
              <w:marLeft w:val="0"/>
              <w:marRight w:val="0"/>
              <w:marTop w:val="0"/>
              <w:marBottom w:val="0"/>
              <w:divBdr>
                <w:top w:val="none" w:sz="0" w:space="0" w:color="auto"/>
                <w:left w:val="none" w:sz="0" w:space="0" w:color="auto"/>
                <w:bottom w:val="none" w:sz="0" w:space="0" w:color="auto"/>
                <w:right w:val="none" w:sz="0" w:space="0" w:color="auto"/>
              </w:divBdr>
            </w:div>
            <w:div w:id="1906180861">
              <w:marLeft w:val="0"/>
              <w:marRight w:val="0"/>
              <w:marTop w:val="0"/>
              <w:marBottom w:val="0"/>
              <w:divBdr>
                <w:top w:val="none" w:sz="0" w:space="0" w:color="auto"/>
                <w:left w:val="none" w:sz="0" w:space="0" w:color="auto"/>
                <w:bottom w:val="none" w:sz="0" w:space="0" w:color="auto"/>
                <w:right w:val="none" w:sz="0" w:space="0" w:color="auto"/>
              </w:divBdr>
            </w:div>
            <w:div w:id="1906984105">
              <w:marLeft w:val="0"/>
              <w:marRight w:val="0"/>
              <w:marTop w:val="0"/>
              <w:marBottom w:val="0"/>
              <w:divBdr>
                <w:top w:val="none" w:sz="0" w:space="0" w:color="auto"/>
                <w:left w:val="none" w:sz="0" w:space="0" w:color="auto"/>
                <w:bottom w:val="none" w:sz="0" w:space="0" w:color="auto"/>
                <w:right w:val="none" w:sz="0" w:space="0" w:color="auto"/>
              </w:divBdr>
            </w:div>
            <w:div w:id="1908419096">
              <w:marLeft w:val="0"/>
              <w:marRight w:val="0"/>
              <w:marTop w:val="0"/>
              <w:marBottom w:val="0"/>
              <w:divBdr>
                <w:top w:val="none" w:sz="0" w:space="0" w:color="auto"/>
                <w:left w:val="none" w:sz="0" w:space="0" w:color="auto"/>
                <w:bottom w:val="none" w:sz="0" w:space="0" w:color="auto"/>
                <w:right w:val="none" w:sz="0" w:space="0" w:color="auto"/>
              </w:divBdr>
            </w:div>
            <w:div w:id="1908952198">
              <w:marLeft w:val="0"/>
              <w:marRight w:val="0"/>
              <w:marTop w:val="0"/>
              <w:marBottom w:val="0"/>
              <w:divBdr>
                <w:top w:val="none" w:sz="0" w:space="0" w:color="auto"/>
                <w:left w:val="none" w:sz="0" w:space="0" w:color="auto"/>
                <w:bottom w:val="none" w:sz="0" w:space="0" w:color="auto"/>
                <w:right w:val="none" w:sz="0" w:space="0" w:color="auto"/>
              </w:divBdr>
            </w:div>
            <w:div w:id="1913271702">
              <w:marLeft w:val="0"/>
              <w:marRight w:val="0"/>
              <w:marTop w:val="360"/>
              <w:marBottom w:val="0"/>
              <w:divBdr>
                <w:top w:val="single" w:sz="6" w:space="0" w:color="auto"/>
                <w:left w:val="single" w:sz="6" w:space="0" w:color="auto"/>
                <w:bottom w:val="single" w:sz="6" w:space="0" w:color="auto"/>
                <w:right w:val="single" w:sz="6" w:space="0" w:color="auto"/>
              </w:divBdr>
            </w:div>
            <w:div w:id="1913924408">
              <w:marLeft w:val="0"/>
              <w:marRight w:val="0"/>
              <w:marTop w:val="0"/>
              <w:marBottom w:val="0"/>
              <w:divBdr>
                <w:top w:val="none" w:sz="0" w:space="0" w:color="auto"/>
                <w:left w:val="none" w:sz="0" w:space="0" w:color="auto"/>
                <w:bottom w:val="none" w:sz="0" w:space="0" w:color="auto"/>
                <w:right w:val="none" w:sz="0" w:space="0" w:color="auto"/>
              </w:divBdr>
            </w:div>
            <w:div w:id="1914394554">
              <w:marLeft w:val="0"/>
              <w:marRight w:val="0"/>
              <w:marTop w:val="0"/>
              <w:marBottom w:val="0"/>
              <w:divBdr>
                <w:top w:val="none" w:sz="0" w:space="0" w:color="auto"/>
                <w:left w:val="none" w:sz="0" w:space="0" w:color="auto"/>
                <w:bottom w:val="none" w:sz="0" w:space="0" w:color="auto"/>
                <w:right w:val="none" w:sz="0" w:space="0" w:color="auto"/>
              </w:divBdr>
            </w:div>
            <w:div w:id="1914462724">
              <w:marLeft w:val="0"/>
              <w:marRight w:val="0"/>
              <w:marTop w:val="0"/>
              <w:marBottom w:val="0"/>
              <w:divBdr>
                <w:top w:val="none" w:sz="0" w:space="0" w:color="auto"/>
                <w:left w:val="none" w:sz="0" w:space="0" w:color="auto"/>
                <w:bottom w:val="none" w:sz="0" w:space="0" w:color="auto"/>
                <w:right w:val="none" w:sz="0" w:space="0" w:color="auto"/>
              </w:divBdr>
            </w:div>
            <w:div w:id="1914927978">
              <w:marLeft w:val="0"/>
              <w:marRight w:val="0"/>
              <w:marTop w:val="0"/>
              <w:marBottom w:val="0"/>
              <w:divBdr>
                <w:top w:val="none" w:sz="0" w:space="0" w:color="auto"/>
                <w:left w:val="none" w:sz="0" w:space="0" w:color="auto"/>
                <w:bottom w:val="none" w:sz="0" w:space="0" w:color="auto"/>
                <w:right w:val="none" w:sz="0" w:space="0" w:color="auto"/>
              </w:divBdr>
            </w:div>
            <w:div w:id="1915314376">
              <w:marLeft w:val="0"/>
              <w:marRight w:val="0"/>
              <w:marTop w:val="0"/>
              <w:marBottom w:val="0"/>
              <w:divBdr>
                <w:top w:val="none" w:sz="0" w:space="0" w:color="auto"/>
                <w:left w:val="none" w:sz="0" w:space="0" w:color="auto"/>
                <w:bottom w:val="none" w:sz="0" w:space="0" w:color="auto"/>
                <w:right w:val="none" w:sz="0" w:space="0" w:color="auto"/>
              </w:divBdr>
            </w:div>
            <w:div w:id="1916014204">
              <w:marLeft w:val="0"/>
              <w:marRight w:val="0"/>
              <w:marTop w:val="0"/>
              <w:marBottom w:val="0"/>
              <w:divBdr>
                <w:top w:val="none" w:sz="0" w:space="0" w:color="auto"/>
                <w:left w:val="none" w:sz="0" w:space="0" w:color="auto"/>
                <w:bottom w:val="none" w:sz="0" w:space="0" w:color="auto"/>
                <w:right w:val="none" w:sz="0" w:space="0" w:color="auto"/>
              </w:divBdr>
            </w:div>
            <w:div w:id="1920477361">
              <w:marLeft w:val="0"/>
              <w:marRight w:val="0"/>
              <w:marTop w:val="0"/>
              <w:marBottom w:val="0"/>
              <w:divBdr>
                <w:top w:val="none" w:sz="0" w:space="0" w:color="auto"/>
                <w:left w:val="none" w:sz="0" w:space="0" w:color="auto"/>
                <w:bottom w:val="none" w:sz="0" w:space="0" w:color="auto"/>
                <w:right w:val="none" w:sz="0" w:space="0" w:color="auto"/>
              </w:divBdr>
            </w:div>
            <w:div w:id="1920483477">
              <w:marLeft w:val="0"/>
              <w:marRight w:val="0"/>
              <w:marTop w:val="0"/>
              <w:marBottom w:val="0"/>
              <w:divBdr>
                <w:top w:val="none" w:sz="0" w:space="0" w:color="auto"/>
                <w:left w:val="none" w:sz="0" w:space="0" w:color="auto"/>
                <w:bottom w:val="none" w:sz="0" w:space="0" w:color="auto"/>
                <w:right w:val="none" w:sz="0" w:space="0" w:color="auto"/>
              </w:divBdr>
            </w:div>
            <w:div w:id="1923175738">
              <w:marLeft w:val="0"/>
              <w:marRight w:val="0"/>
              <w:marTop w:val="360"/>
              <w:marBottom w:val="0"/>
              <w:divBdr>
                <w:top w:val="single" w:sz="6" w:space="0" w:color="auto"/>
                <w:left w:val="single" w:sz="6" w:space="0" w:color="auto"/>
                <w:bottom w:val="single" w:sz="6" w:space="0" w:color="auto"/>
                <w:right w:val="single" w:sz="6" w:space="0" w:color="auto"/>
              </w:divBdr>
            </w:div>
            <w:div w:id="1926382303">
              <w:marLeft w:val="0"/>
              <w:marRight w:val="0"/>
              <w:marTop w:val="0"/>
              <w:marBottom w:val="0"/>
              <w:divBdr>
                <w:top w:val="none" w:sz="0" w:space="0" w:color="auto"/>
                <w:left w:val="none" w:sz="0" w:space="0" w:color="auto"/>
                <w:bottom w:val="none" w:sz="0" w:space="0" w:color="auto"/>
                <w:right w:val="none" w:sz="0" w:space="0" w:color="auto"/>
              </w:divBdr>
            </w:div>
            <w:div w:id="1926451326">
              <w:marLeft w:val="0"/>
              <w:marRight w:val="0"/>
              <w:marTop w:val="0"/>
              <w:marBottom w:val="0"/>
              <w:divBdr>
                <w:top w:val="none" w:sz="0" w:space="0" w:color="auto"/>
                <w:left w:val="none" w:sz="0" w:space="0" w:color="auto"/>
                <w:bottom w:val="none" w:sz="0" w:space="0" w:color="auto"/>
                <w:right w:val="none" w:sz="0" w:space="0" w:color="auto"/>
              </w:divBdr>
            </w:div>
            <w:div w:id="1933396114">
              <w:marLeft w:val="0"/>
              <w:marRight w:val="0"/>
              <w:marTop w:val="0"/>
              <w:marBottom w:val="0"/>
              <w:divBdr>
                <w:top w:val="none" w:sz="0" w:space="0" w:color="auto"/>
                <w:left w:val="none" w:sz="0" w:space="0" w:color="auto"/>
                <w:bottom w:val="none" w:sz="0" w:space="0" w:color="auto"/>
                <w:right w:val="none" w:sz="0" w:space="0" w:color="auto"/>
              </w:divBdr>
            </w:div>
            <w:div w:id="1933974911">
              <w:marLeft w:val="0"/>
              <w:marRight w:val="0"/>
              <w:marTop w:val="0"/>
              <w:marBottom w:val="0"/>
              <w:divBdr>
                <w:top w:val="none" w:sz="0" w:space="0" w:color="auto"/>
                <w:left w:val="none" w:sz="0" w:space="0" w:color="auto"/>
                <w:bottom w:val="none" w:sz="0" w:space="0" w:color="auto"/>
                <w:right w:val="none" w:sz="0" w:space="0" w:color="auto"/>
              </w:divBdr>
            </w:div>
            <w:div w:id="1934896414">
              <w:marLeft w:val="0"/>
              <w:marRight w:val="0"/>
              <w:marTop w:val="0"/>
              <w:marBottom w:val="0"/>
              <w:divBdr>
                <w:top w:val="none" w:sz="0" w:space="0" w:color="auto"/>
                <w:left w:val="none" w:sz="0" w:space="0" w:color="auto"/>
                <w:bottom w:val="none" w:sz="0" w:space="0" w:color="auto"/>
                <w:right w:val="none" w:sz="0" w:space="0" w:color="auto"/>
              </w:divBdr>
            </w:div>
            <w:div w:id="1935623646">
              <w:marLeft w:val="0"/>
              <w:marRight w:val="0"/>
              <w:marTop w:val="0"/>
              <w:marBottom w:val="0"/>
              <w:divBdr>
                <w:top w:val="none" w:sz="0" w:space="0" w:color="auto"/>
                <w:left w:val="none" w:sz="0" w:space="0" w:color="auto"/>
                <w:bottom w:val="none" w:sz="0" w:space="0" w:color="auto"/>
                <w:right w:val="none" w:sz="0" w:space="0" w:color="auto"/>
              </w:divBdr>
            </w:div>
            <w:div w:id="1935745715">
              <w:marLeft w:val="0"/>
              <w:marRight w:val="0"/>
              <w:marTop w:val="0"/>
              <w:marBottom w:val="0"/>
              <w:divBdr>
                <w:top w:val="none" w:sz="0" w:space="0" w:color="auto"/>
                <w:left w:val="none" w:sz="0" w:space="0" w:color="auto"/>
                <w:bottom w:val="none" w:sz="0" w:space="0" w:color="auto"/>
                <w:right w:val="none" w:sz="0" w:space="0" w:color="auto"/>
              </w:divBdr>
            </w:div>
            <w:div w:id="1936327763">
              <w:marLeft w:val="0"/>
              <w:marRight w:val="0"/>
              <w:marTop w:val="0"/>
              <w:marBottom w:val="0"/>
              <w:divBdr>
                <w:top w:val="none" w:sz="0" w:space="0" w:color="auto"/>
                <w:left w:val="none" w:sz="0" w:space="0" w:color="auto"/>
                <w:bottom w:val="none" w:sz="0" w:space="0" w:color="auto"/>
                <w:right w:val="none" w:sz="0" w:space="0" w:color="auto"/>
              </w:divBdr>
            </w:div>
            <w:div w:id="1936933627">
              <w:marLeft w:val="0"/>
              <w:marRight w:val="0"/>
              <w:marTop w:val="0"/>
              <w:marBottom w:val="0"/>
              <w:divBdr>
                <w:top w:val="none" w:sz="0" w:space="0" w:color="auto"/>
                <w:left w:val="none" w:sz="0" w:space="0" w:color="auto"/>
                <w:bottom w:val="none" w:sz="0" w:space="0" w:color="auto"/>
                <w:right w:val="none" w:sz="0" w:space="0" w:color="auto"/>
              </w:divBdr>
            </w:div>
            <w:div w:id="1939673837">
              <w:marLeft w:val="0"/>
              <w:marRight w:val="0"/>
              <w:marTop w:val="0"/>
              <w:marBottom w:val="0"/>
              <w:divBdr>
                <w:top w:val="none" w:sz="0" w:space="0" w:color="auto"/>
                <w:left w:val="none" w:sz="0" w:space="0" w:color="auto"/>
                <w:bottom w:val="none" w:sz="0" w:space="0" w:color="auto"/>
                <w:right w:val="none" w:sz="0" w:space="0" w:color="auto"/>
              </w:divBdr>
            </w:div>
            <w:div w:id="1943108510">
              <w:marLeft w:val="0"/>
              <w:marRight w:val="0"/>
              <w:marTop w:val="0"/>
              <w:marBottom w:val="0"/>
              <w:divBdr>
                <w:top w:val="none" w:sz="0" w:space="0" w:color="auto"/>
                <w:left w:val="none" w:sz="0" w:space="0" w:color="auto"/>
                <w:bottom w:val="none" w:sz="0" w:space="0" w:color="auto"/>
                <w:right w:val="none" w:sz="0" w:space="0" w:color="auto"/>
              </w:divBdr>
              <w:divsChild>
                <w:div w:id="123546823">
                  <w:marLeft w:val="0"/>
                  <w:marRight w:val="0"/>
                  <w:marTop w:val="0"/>
                  <w:marBottom w:val="0"/>
                  <w:divBdr>
                    <w:top w:val="none" w:sz="0" w:space="0" w:color="auto"/>
                    <w:left w:val="none" w:sz="0" w:space="0" w:color="auto"/>
                    <w:bottom w:val="none" w:sz="0" w:space="0" w:color="auto"/>
                    <w:right w:val="none" w:sz="0" w:space="0" w:color="auto"/>
                  </w:divBdr>
                </w:div>
                <w:div w:id="264845647">
                  <w:marLeft w:val="0"/>
                  <w:marRight w:val="0"/>
                  <w:marTop w:val="0"/>
                  <w:marBottom w:val="0"/>
                  <w:divBdr>
                    <w:top w:val="none" w:sz="0" w:space="0" w:color="auto"/>
                    <w:left w:val="none" w:sz="0" w:space="0" w:color="auto"/>
                    <w:bottom w:val="none" w:sz="0" w:space="0" w:color="auto"/>
                    <w:right w:val="none" w:sz="0" w:space="0" w:color="auto"/>
                  </w:divBdr>
                </w:div>
                <w:div w:id="348066251">
                  <w:marLeft w:val="0"/>
                  <w:marRight w:val="0"/>
                  <w:marTop w:val="0"/>
                  <w:marBottom w:val="0"/>
                  <w:divBdr>
                    <w:top w:val="none" w:sz="0" w:space="0" w:color="auto"/>
                    <w:left w:val="none" w:sz="0" w:space="0" w:color="auto"/>
                    <w:bottom w:val="none" w:sz="0" w:space="0" w:color="auto"/>
                    <w:right w:val="none" w:sz="0" w:space="0" w:color="auto"/>
                  </w:divBdr>
                </w:div>
                <w:div w:id="548879161">
                  <w:marLeft w:val="0"/>
                  <w:marRight w:val="0"/>
                  <w:marTop w:val="0"/>
                  <w:marBottom w:val="0"/>
                  <w:divBdr>
                    <w:top w:val="none" w:sz="0" w:space="0" w:color="auto"/>
                    <w:left w:val="none" w:sz="0" w:space="0" w:color="auto"/>
                    <w:bottom w:val="none" w:sz="0" w:space="0" w:color="auto"/>
                    <w:right w:val="none" w:sz="0" w:space="0" w:color="auto"/>
                  </w:divBdr>
                </w:div>
                <w:div w:id="614479648">
                  <w:marLeft w:val="0"/>
                  <w:marRight w:val="0"/>
                  <w:marTop w:val="0"/>
                  <w:marBottom w:val="0"/>
                  <w:divBdr>
                    <w:top w:val="none" w:sz="0" w:space="0" w:color="auto"/>
                    <w:left w:val="none" w:sz="0" w:space="0" w:color="auto"/>
                    <w:bottom w:val="none" w:sz="0" w:space="0" w:color="auto"/>
                    <w:right w:val="none" w:sz="0" w:space="0" w:color="auto"/>
                  </w:divBdr>
                </w:div>
                <w:div w:id="694160274">
                  <w:marLeft w:val="0"/>
                  <w:marRight w:val="0"/>
                  <w:marTop w:val="0"/>
                  <w:marBottom w:val="0"/>
                  <w:divBdr>
                    <w:top w:val="none" w:sz="0" w:space="0" w:color="auto"/>
                    <w:left w:val="none" w:sz="0" w:space="0" w:color="auto"/>
                    <w:bottom w:val="none" w:sz="0" w:space="0" w:color="auto"/>
                    <w:right w:val="none" w:sz="0" w:space="0" w:color="auto"/>
                  </w:divBdr>
                </w:div>
                <w:div w:id="759983555">
                  <w:marLeft w:val="0"/>
                  <w:marRight w:val="0"/>
                  <w:marTop w:val="0"/>
                  <w:marBottom w:val="0"/>
                  <w:divBdr>
                    <w:top w:val="none" w:sz="0" w:space="0" w:color="auto"/>
                    <w:left w:val="none" w:sz="0" w:space="0" w:color="auto"/>
                    <w:bottom w:val="none" w:sz="0" w:space="0" w:color="auto"/>
                    <w:right w:val="none" w:sz="0" w:space="0" w:color="auto"/>
                  </w:divBdr>
                </w:div>
                <w:div w:id="785588295">
                  <w:marLeft w:val="0"/>
                  <w:marRight w:val="0"/>
                  <w:marTop w:val="0"/>
                  <w:marBottom w:val="0"/>
                  <w:divBdr>
                    <w:top w:val="none" w:sz="0" w:space="0" w:color="auto"/>
                    <w:left w:val="none" w:sz="0" w:space="0" w:color="auto"/>
                    <w:bottom w:val="none" w:sz="0" w:space="0" w:color="auto"/>
                    <w:right w:val="none" w:sz="0" w:space="0" w:color="auto"/>
                  </w:divBdr>
                </w:div>
                <w:div w:id="795102094">
                  <w:marLeft w:val="0"/>
                  <w:marRight w:val="0"/>
                  <w:marTop w:val="0"/>
                  <w:marBottom w:val="0"/>
                  <w:divBdr>
                    <w:top w:val="none" w:sz="0" w:space="0" w:color="auto"/>
                    <w:left w:val="none" w:sz="0" w:space="0" w:color="auto"/>
                    <w:bottom w:val="none" w:sz="0" w:space="0" w:color="auto"/>
                    <w:right w:val="none" w:sz="0" w:space="0" w:color="auto"/>
                  </w:divBdr>
                </w:div>
                <w:div w:id="855268496">
                  <w:marLeft w:val="0"/>
                  <w:marRight w:val="0"/>
                  <w:marTop w:val="0"/>
                  <w:marBottom w:val="0"/>
                  <w:divBdr>
                    <w:top w:val="none" w:sz="0" w:space="0" w:color="auto"/>
                    <w:left w:val="none" w:sz="0" w:space="0" w:color="auto"/>
                    <w:bottom w:val="none" w:sz="0" w:space="0" w:color="auto"/>
                    <w:right w:val="none" w:sz="0" w:space="0" w:color="auto"/>
                  </w:divBdr>
                </w:div>
                <w:div w:id="979454100">
                  <w:marLeft w:val="0"/>
                  <w:marRight w:val="0"/>
                  <w:marTop w:val="0"/>
                  <w:marBottom w:val="0"/>
                  <w:divBdr>
                    <w:top w:val="none" w:sz="0" w:space="0" w:color="auto"/>
                    <w:left w:val="none" w:sz="0" w:space="0" w:color="auto"/>
                    <w:bottom w:val="none" w:sz="0" w:space="0" w:color="auto"/>
                    <w:right w:val="none" w:sz="0" w:space="0" w:color="auto"/>
                  </w:divBdr>
                </w:div>
                <w:div w:id="1409230757">
                  <w:marLeft w:val="0"/>
                  <w:marRight w:val="0"/>
                  <w:marTop w:val="0"/>
                  <w:marBottom w:val="0"/>
                  <w:divBdr>
                    <w:top w:val="none" w:sz="0" w:space="0" w:color="auto"/>
                    <w:left w:val="none" w:sz="0" w:space="0" w:color="auto"/>
                    <w:bottom w:val="none" w:sz="0" w:space="0" w:color="auto"/>
                    <w:right w:val="none" w:sz="0" w:space="0" w:color="auto"/>
                  </w:divBdr>
                </w:div>
                <w:div w:id="1480881795">
                  <w:marLeft w:val="0"/>
                  <w:marRight w:val="0"/>
                  <w:marTop w:val="0"/>
                  <w:marBottom w:val="0"/>
                  <w:divBdr>
                    <w:top w:val="none" w:sz="0" w:space="0" w:color="auto"/>
                    <w:left w:val="none" w:sz="0" w:space="0" w:color="auto"/>
                    <w:bottom w:val="none" w:sz="0" w:space="0" w:color="auto"/>
                    <w:right w:val="none" w:sz="0" w:space="0" w:color="auto"/>
                  </w:divBdr>
                </w:div>
                <w:div w:id="1800226849">
                  <w:marLeft w:val="0"/>
                  <w:marRight w:val="0"/>
                  <w:marTop w:val="0"/>
                  <w:marBottom w:val="0"/>
                  <w:divBdr>
                    <w:top w:val="none" w:sz="0" w:space="0" w:color="auto"/>
                    <w:left w:val="none" w:sz="0" w:space="0" w:color="auto"/>
                    <w:bottom w:val="none" w:sz="0" w:space="0" w:color="auto"/>
                    <w:right w:val="none" w:sz="0" w:space="0" w:color="auto"/>
                  </w:divBdr>
                </w:div>
                <w:div w:id="1815028505">
                  <w:marLeft w:val="0"/>
                  <w:marRight w:val="0"/>
                  <w:marTop w:val="0"/>
                  <w:marBottom w:val="0"/>
                  <w:divBdr>
                    <w:top w:val="none" w:sz="0" w:space="0" w:color="auto"/>
                    <w:left w:val="none" w:sz="0" w:space="0" w:color="auto"/>
                    <w:bottom w:val="none" w:sz="0" w:space="0" w:color="auto"/>
                    <w:right w:val="none" w:sz="0" w:space="0" w:color="auto"/>
                  </w:divBdr>
                </w:div>
                <w:div w:id="1882940899">
                  <w:marLeft w:val="0"/>
                  <w:marRight w:val="0"/>
                  <w:marTop w:val="0"/>
                  <w:marBottom w:val="0"/>
                  <w:divBdr>
                    <w:top w:val="none" w:sz="0" w:space="0" w:color="auto"/>
                    <w:left w:val="none" w:sz="0" w:space="0" w:color="auto"/>
                    <w:bottom w:val="none" w:sz="0" w:space="0" w:color="auto"/>
                    <w:right w:val="none" w:sz="0" w:space="0" w:color="auto"/>
                  </w:divBdr>
                </w:div>
                <w:div w:id="1940212759">
                  <w:marLeft w:val="0"/>
                  <w:marRight w:val="0"/>
                  <w:marTop w:val="0"/>
                  <w:marBottom w:val="0"/>
                  <w:divBdr>
                    <w:top w:val="none" w:sz="0" w:space="0" w:color="auto"/>
                    <w:left w:val="none" w:sz="0" w:space="0" w:color="auto"/>
                    <w:bottom w:val="none" w:sz="0" w:space="0" w:color="auto"/>
                    <w:right w:val="none" w:sz="0" w:space="0" w:color="auto"/>
                  </w:divBdr>
                </w:div>
                <w:div w:id="1978794863">
                  <w:marLeft w:val="0"/>
                  <w:marRight w:val="0"/>
                  <w:marTop w:val="0"/>
                  <w:marBottom w:val="0"/>
                  <w:divBdr>
                    <w:top w:val="none" w:sz="0" w:space="0" w:color="auto"/>
                    <w:left w:val="none" w:sz="0" w:space="0" w:color="auto"/>
                    <w:bottom w:val="none" w:sz="0" w:space="0" w:color="auto"/>
                    <w:right w:val="none" w:sz="0" w:space="0" w:color="auto"/>
                  </w:divBdr>
                </w:div>
                <w:div w:id="2035306532">
                  <w:marLeft w:val="0"/>
                  <w:marRight w:val="0"/>
                  <w:marTop w:val="0"/>
                  <w:marBottom w:val="0"/>
                  <w:divBdr>
                    <w:top w:val="none" w:sz="0" w:space="0" w:color="auto"/>
                    <w:left w:val="none" w:sz="0" w:space="0" w:color="auto"/>
                    <w:bottom w:val="none" w:sz="0" w:space="0" w:color="auto"/>
                    <w:right w:val="none" w:sz="0" w:space="0" w:color="auto"/>
                  </w:divBdr>
                </w:div>
              </w:divsChild>
            </w:div>
            <w:div w:id="1943340995">
              <w:marLeft w:val="0"/>
              <w:marRight w:val="0"/>
              <w:marTop w:val="0"/>
              <w:marBottom w:val="0"/>
              <w:divBdr>
                <w:top w:val="none" w:sz="0" w:space="0" w:color="auto"/>
                <w:left w:val="none" w:sz="0" w:space="0" w:color="auto"/>
                <w:bottom w:val="none" w:sz="0" w:space="0" w:color="auto"/>
                <w:right w:val="none" w:sz="0" w:space="0" w:color="auto"/>
              </w:divBdr>
            </w:div>
            <w:div w:id="1944073175">
              <w:marLeft w:val="0"/>
              <w:marRight w:val="0"/>
              <w:marTop w:val="0"/>
              <w:marBottom w:val="0"/>
              <w:divBdr>
                <w:top w:val="none" w:sz="0" w:space="0" w:color="auto"/>
                <w:left w:val="none" w:sz="0" w:space="0" w:color="auto"/>
                <w:bottom w:val="none" w:sz="0" w:space="0" w:color="auto"/>
                <w:right w:val="none" w:sz="0" w:space="0" w:color="auto"/>
              </w:divBdr>
            </w:div>
            <w:div w:id="1944678587">
              <w:marLeft w:val="0"/>
              <w:marRight w:val="0"/>
              <w:marTop w:val="0"/>
              <w:marBottom w:val="0"/>
              <w:divBdr>
                <w:top w:val="none" w:sz="0" w:space="0" w:color="auto"/>
                <w:left w:val="none" w:sz="0" w:space="0" w:color="auto"/>
                <w:bottom w:val="none" w:sz="0" w:space="0" w:color="auto"/>
                <w:right w:val="none" w:sz="0" w:space="0" w:color="auto"/>
              </w:divBdr>
            </w:div>
            <w:div w:id="1944878794">
              <w:marLeft w:val="0"/>
              <w:marRight w:val="0"/>
              <w:marTop w:val="0"/>
              <w:marBottom w:val="0"/>
              <w:divBdr>
                <w:top w:val="none" w:sz="0" w:space="0" w:color="auto"/>
                <w:left w:val="none" w:sz="0" w:space="0" w:color="auto"/>
                <w:bottom w:val="none" w:sz="0" w:space="0" w:color="auto"/>
                <w:right w:val="none" w:sz="0" w:space="0" w:color="auto"/>
              </w:divBdr>
            </w:div>
            <w:div w:id="1947927636">
              <w:marLeft w:val="0"/>
              <w:marRight w:val="0"/>
              <w:marTop w:val="0"/>
              <w:marBottom w:val="0"/>
              <w:divBdr>
                <w:top w:val="none" w:sz="0" w:space="0" w:color="auto"/>
                <w:left w:val="none" w:sz="0" w:space="0" w:color="auto"/>
                <w:bottom w:val="none" w:sz="0" w:space="0" w:color="auto"/>
                <w:right w:val="none" w:sz="0" w:space="0" w:color="auto"/>
              </w:divBdr>
            </w:div>
            <w:div w:id="1950971678">
              <w:marLeft w:val="0"/>
              <w:marRight w:val="0"/>
              <w:marTop w:val="0"/>
              <w:marBottom w:val="0"/>
              <w:divBdr>
                <w:top w:val="none" w:sz="0" w:space="0" w:color="auto"/>
                <w:left w:val="none" w:sz="0" w:space="0" w:color="auto"/>
                <w:bottom w:val="none" w:sz="0" w:space="0" w:color="auto"/>
                <w:right w:val="none" w:sz="0" w:space="0" w:color="auto"/>
              </w:divBdr>
            </w:div>
            <w:div w:id="1953508149">
              <w:marLeft w:val="0"/>
              <w:marRight w:val="0"/>
              <w:marTop w:val="0"/>
              <w:marBottom w:val="0"/>
              <w:divBdr>
                <w:top w:val="none" w:sz="0" w:space="0" w:color="auto"/>
                <w:left w:val="none" w:sz="0" w:space="0" w:color="auto"/>
                <w:bottom w:val="none" w:sz="0" w:space="0" w:color="auto"/>
                <w:right w:val="none" w:sz="0" w:space="0" w:color="auto"/>
              </w:divBdr>
            </w:div>
            <w:div w:id="1953900178">
              <w:marLeft w:val="0"/>
              <w:marRight w:val="0"/>
              <w:marTop w:val="0"/>
              <w:marBottom w:val="0"/>
              <w:divBdr>
                <w:top w:val="none" w:sz="0" w:space="0" w:color="auto"/>
                <w:left w:val="none" w:sz="0" w:space="0" w:color="auto"/>
                <w:bottom w:val="none" w:sz="0" w:space="0" w:color="auto"/>
                <w:right w:val="none" w:sz="0" w:space="0" w:color="auto"/>
              </w:divBdr>
            </w:div>
            <w:div w:id="1954481069">
              <w:marLeft w:val="0"/>
              <w:marRight w:val="0"/>
              <w:marTop w:val="0"/>
              <w:marBottom w:val="0"/>
              <w:divBdr>
                <w:top w:val="none" w:sz="0" w:space="0" w:color="auto"/>
                <w:left w:val="none" w:sz="0" w:space="0" w:color="auto"/>
                <w:bottom w:val="none" w:sz="0" w:space="0" w:color="auto"/>
                <w:right w:val="none" w:sz="0" w:space="0" w:color="auto"/>
              </w:divBdr>
            </w:div>
            <w:div w:id="1955743589">
              <w:marLeft w:val="0"/>
              <w:marRight w:val="0"/>
              <w:marTop w:val="0"/>
              <w:marBottom w:val="0"/>
              <w:divBdr>
                <w:top w:val="none" w:sz="0" w:space="0" w:color="auto"/>
                <w:left w:val="none" w:sz="0" w:space="0" w:color="auto"/>
                <w:bottom w:val="none" w:sz="0" w:space="0" w:color="auto"/>
                <w:right w:val="none" w:sz="0" w:space="0" w:color="auto"/>
              </w:divBdr>
            </w:div>
            <w:div w:id="1958297535">
              <w:marLeft w:val="0"/>
              <w:marRight w:val="0"/>
              <w:marTop w:val="0"/>
              <w:marBottom w:val="0"/>
              <w:divBdr>
                <w:top w:val="none" w:sz="0" w:space="0" w:color="auto"/>
                <w:left w:val="none" w:sz="0" w:space="0" w:color="auto"/>
                <w:bottom w:val="none" w:sz="0" w:space="0" w:color="auto"/>
                <w:right w:val="none" w:sz="0" w:space="0" w:color="auto"/>
              </w:divBdr>
            </w:div>
            <w:div w:id="1958560024">
              <w:marLeft w:val="0"/>
              <w:marRight w:val="0"/>
              <w:marTop w:val="0"/>
              <w:marBottom w:val="0"/>
              <w:divBdr>
                <w:top w:val="none" w:sz="0" w:space="0" w:color="auto"/>
                <w:left w:val="none" w:sz="0" w:space="0" w:color="auto"/>
                <w:bottom w:val="none" w:sz="0" w:space="0" w:color="auto"/>
                <w:right w:val="none" w:sz="0" w:space="0" w:color="auto"/>
              </w:divBdr>
            </w:div>
            <w:div w:id="1959876584">
              <w:marLeft w:val="0"/>
              <w:marRight w:val="0"/>
              <w:marTop w:val="0"/>
              <w:marBottom w:val="0"/>
              <w:divBdr>
                <w:top w:val="none" w:sz="0" w:space="0" w:color="auto"/>
                <w:left w:val="none" w:sz="0" w:space="0" w:color="auto"/>
                <w:bottom w:val="none" w:sz="0" w:space="0" w:color="auto"/>
                <w:right w:val="none" w:sz="0" w:space="0" w:color="auto"/>
              </w:divBdr>
            </w:div>
            <w:div w:id="1960332825">
              <w:marLeft w:val="0"/>
              <w:marRight w:val="0"/>
              <w:marTop w:val="0"/>
              <w:marBottom w:val="0"/>
              <w:divBdr>
                <w:top w:val="none" w:sz="0" w:space="0" w:color="auto"/>
                <w:left w:val="none" w:sz="0" w:space="0" w:color="auto"/>
                <w:bottom w:val="none" w:sz="0" w:space="0" w:color="auto"/>
                <w:right w:val="none" w:sz="0" w:space="0" w:color="auto"/>
              </w:divBdr>
            </w:div>
            <w:div w:id="1962148776">
              <w:marLeft w:val="0"/>
              <w:marRight w:val="0"/>
              <w:marTop w:val="0"/>
              <w:marBottom w:val="0"/>
              <w:divBdr>
                <w:top w:val="none" w:sz="0" w:space="0" w:color="auto"/>
                <w:left w:val="none" w:sz="0" w:space="0" w:color="auto"/>
                <w:bottom w:val="none" w:sz="0" w:space="0" w:color="auto"/>
                <w:right w:val="none" w:sz="0" w:space="0" w:color="auto"/>
              </w:divBdr>
            </w:div>
            <w:div w:id="1962832662">
              <w:marLeft w:val="0"/>
              <w:marRight w:val="0"/>
              <w:marTop w:val="0"/>
              <w:marBottom w:val="0"/>
              <w:divBdr>
                <w:top w:val="none" w:sz="0" w:space="0" w:color="auto"/>
                <w:left w:val="none" w:sz="0" w:space="0" w:color="auto"/>
                <w:bottom w:val="none" w:sz="0" w:space="0" w:color="auto"/>
                <w:right w:val="none" w:sz="0" w:space="0" w:color="auto"/>
              </w:divBdr>
            </w:div>
            <w:div w:id="1965502956">
              <w:marLeft w:val="0"/>
              <w:marRight w:val="0"/>
              <w:marTop w:val="0"/>
              <w:marBottom w:val="0"/>
              <w:divBdr>
                <w:top w:val="none" w:sz="0" w:space="0" w:color="auto"/>
                <w:left w:val="none" w:sz="0" w:space="0" w:color="auto"/>
                <w:bottom w:val="none" w:sz="0" w:space="0" w:color="auto"/>
                <w:right w:val="none" w:sz="0" w:space="0" w:color="auto"/>
              </w:divBdr>
            </w:div>
            <w:div w:id="1965840508">
              <w:marLeft w:val="0"/>
              <w:marRight w:val="0"/>
              <w:marTop w:val="0"/>
              <w:marBottom w:val="0"/>
              <w:divBdr>
                <w:top w:val="none" w:sz="0" w:space="0" w:color="auto"/>
                <w:left w:val="none" w:sz="0" w:space="0" w:color="auto"/>
                <w:bottom w:val="none" w:sz="0" w:space="0" w:color="auto"/>
                <w:right w:val="none" w:sz="0" w:space="0" w:color="auto"/>
              </w:divBdr>
            </w:div>
            <w:div w:id="1967275159">
              <w:marLeft w:val="0"/>
              <w:marRight w:val="0"/>
              <w:marTop w:val="0"/>
              <w:marBottom w:val="0"/>
              <w:divBdr>
                <w:top w:val="none" w:sz="0" w:space="0" w:color="auto"/>
                <w:left w:val="none" w:sz="0" w:space="0" w:color="auto"/>
                <w:bottom w:val="none" w:sz="0" w:space="0" w:color="auto"/>
                <w:right w:val="none" w:sz="0" w:space="0" w:color="auto"/>
              </w:divBdr>
            </w:div>
            <w:div w:id="1969238694">
              <w:marLeft w:val="0"/>
              <w:marRight w:val="0"/>
              <w:marTop w:val="0"/>
              <w:marBottom w:val="0"/>
              <w:divBdr>
                <w:top w:val="none" w:sz="0" w:space="0" w:color="auto"/>
                <w:left w:val="none" w:sz="0" w:space="0" w:color="auto"/>
                <w:bottom w:val="none" w:sz="0" w:space="0" w:color="auto"/>
                <w:right w:val="none" w:sz="0" w:space="0" w:color="auto"/>
              </w:divBdr>
            </w:div>
            <w:div w:id="1970894418">
              <w:marLeft w:val="0"/>
              <w:marRight w:val="0"/>
              <w:marTop w:val="0"/>
              <w:marBottom w:val="0"/>
              <w:divBdr>
                <w:top w:val="none" w:sz="0" w:space="0" w:color="auto"/>
                <w:left w:val="none" w:sz="0" w:space="0" w:color="auto"/>
                <w:bottom w:val="none" w:sz="0" w:space="0" w:color="auto"/>
                <w:right w:val="none" w:sz="0" w:space="0" w:color="auto"/>
              </w:divBdr>
            </w:div>
            <w:div w:id="1971668093">
              <w:marLeft w:val="0"/>
              <w:marRight w:val="0"/>
              <w:marTop w:val="0"/>
              <w:marBottom w:val="0"/>
              <w:divBdr>
                <w:top w:val="none" w:sz="0" w:space="0" w:color="auto"/>
                <w:left w:val="none" w:sz="0" w:space="0" w:color="auto"/>
                <w:bottom w:val="none" w:sz="0" w:space="0" w:color="auto"/>
                <w:right w:val="none" w:sz="0" w:space="0" w:color="auto"/>
              </w:divBdr>
            </w:div>
            <w:div w:id="1973096040">
              <w:marLeft w:val="0"/>
              <w:marRight w:val="0"/>
              <w:marTop w:val="0"/>
              <w:marBottom w:val="0"/>
              <w:divBdr>
                <w:top w:val="none" w:sz="0" w:space="0" w:color="auto"/>
                <w:left w:val="none" w:sz="0" w:space="0" w:color="auto"/>
                <w:bottom w:val="none" w:sz="0" w:space="0" w:color="auto"/>
                <w:right w:val="none" w:sz="0" w:space="0" w:color="auto"/>
              </w:divBdr>
            </w:div>
            <w:div w:id="1980765189">
              <w:marLeft w:val="0"/>
              <w:marRight w:val="0"/>
              <w:marTop w:val="0"/>
              <w:marBottom w:val="0"/>
              <w:divBdr>
                <w:top w:val="none" w:sz="0" w:space="0" w:color="auto"/>
                <w:left w:val="none" w:sz="0" w:space="0" w:color="auto"/>
                <w:bottom w:val="none" w:sz="0" w:space="0" w:color="auto"/>
                <w:right w:val="none" w:sz="0" w:space="0" w:color="auto"/>
              </w:divBdr>
            </w:div>
            <w:div w:id="1985038061">
              <w:marLeft w:val="0"/>
              <w:marRight w:val="0"/>
              <w:marTop w:val="0"/>
              <w:marBottom w:val="0"/>
              <w:divBdr>
                <w:top w:val="none" w:sz="0" w:space="0" w:color="auto"/>
                <w:left w:val="none" w:sz="0" w:space="0" w:color="auto"/>
                <w:bottom w:val="none" w:sz="0" w:space="0" w:color="auto"/>
                <w:right w:val="none" w:sz="0" w:space="0" w:color="auto"/>
              </w:divBdr>
            </w:div>
            <w:div w:id="1985158745">
              <w:marLeft w:val="0"/>
              <w:marRight w:val="0"/>
              <w:marTop w:val="0"/>
              <w:marBottom w:val="0"/>
              <w:divBdr>
                <w:top w:val="none" w:sz="0" w:space="0" w:color="auto"/>
                <w:left w:val="none" w:sz="0" w:space="0" w:color="auto"/>
                <w:bottom w:val="none" w:sz="0" w:space="0" w:color="auto"/>
                <w:right w:val="none" w:sz="0" w:space="0" w:color="auto"/>
              </w:divBdr>
            </w:div>
            <w:div w:id="1988584367">
              <w:marLeft w:val="0"/>
              <w:marRight w:val="0"/>
              <w:marTop w:val="0"/>
              <w:marBottom w:val="0"/>
              <w:divBdr>
                <w:top w:val="none" w:sz="0" w:space="0" w:color="auto"/>
                <w:left w:val="none" w:sz="0" w:space="0" w:color="auto"/>
                <w:bottom w:val="none" w:sz="0" w:space="0" w:color="auto"/>
                <w:right w:val="none" w:sz="0" w:space="0" w:color="auto"/>
              </w:divBdr>
            </w:div>
            <w:div w:id="1989432428">
              <w:marLeft w:val="0"/>
              <w:marRight w:val="0"/>
              <w:marTop w:val="0"/>
              <w:marBottom w:val="0"/>
              <w:divBdr>
                <w:top w:val="none" w:sz="0" w:space="0" w:color="auto"/>
                <w:left w:val="none" w:sz="0" w:space="0" w:color="auto"/>
                <w:bottom w:val="none" w:sz="0" w:space="0" w:color="auto"/>
                <w:right w:val="none" w:sz="0" w:space="0" w:color="auto"/>
              </w:divBdr>
            </w:div>
            <w:div w:id="1994211354">
              <w:marLeft w:val="0"/>
              <w:marRight w:val="0"/>
              <w:marTop w:val="0"/>
              <w:marBottom w:val="0"/>
              <w:divBdr>
                <w:top w:val="none" w:sz="0" w:space="0" w:color="auto"/>
                <w:left w:val="none" w:sz="0" w:space="0" w:color="auto"/>
                <w:bottom w:val="none" w:sz="0" w:space="0" w:color="auto"/>
                <w:right w:val="none" w:sz="0" w:space="0" w:color="auto"/>
              </w:divBdr>
            </w:div>
            <w:div w:id="1994985449">
              <w:marLeft w:val="0"/>
              <w:marRight w:val="0"/>
              <w:marTop w:val="0"/>
              <w:marBottom w:val="0"/>
              <w:divBdr>
                <w:top w:val="none" w:sz="0" w:space="0" w:color="auto"/>
                <w:left w:val="none" w:sz="0" w:space="0" w:color="auto"/>
                <w:bottom w:val="none" w:sz="0" w:space="0" w:color="auto"/>
                <w:right w:val="none" w:sz="0" w:space="0" w:color="auto"/>
              </w:divBdr>
            </w:div>
            <w:div w:id="1995253833">
              <w:marLeft w:val="0"/>
              <w:marRight w:val="0"/>
              <w:marTop w:val="0"/>
              <w:marBottom w:val="0"/>
              <w:divBdr>
                <w:top w:val="none" w:sz="0" w:space="0" w:color="auto"/>
                <w:left w:val="none" w:sz="0" w:space="0" w:color="auto"/>
                <w:bottom w:val="none" w:sz="0" w:space="0" w:color="auto"/>
                <w:right w:val="none" w:sz="0" w:space="0" w:color="auto"/>
              </w:divBdr>
            </w:div>
            <w:div w:id="1995376207">
              <w:marLeft w:val="0"/>
              <w:marRight w:val="0"/>
              <w:marTop w:val="0"/>
              <w:marBottom w:val="0"/>
              <w:divBdr>
                <w:top w:val="none" w:sz="0" w:space="0" w:color="auto"/>
                <w:left w:val="none" w:sz="0" w:space="0" w:color="auto"/>
                <w:bottom w:val="none" w:sz="0" w:space="0" w:color="auto"/>
                <w:right w:val="none" w:sz="0" w:space="0" w:color="auto"/>
              </w:divBdr>
            </w:div>
            <w:div w:id="1995792835">
              <w:marLeft w:val="0"/>
              <w:marRight w:val="0"/>
              <w:marTop w:val="0"/>
              <w:marBottom w:val="0"/>
              <w:divBdr>
                <w:top w:val="none" w:sz="0" w:space="0" w:color="auto"/>
                <w:left w:val="none" w:sz="0" w:space="0" w:color="auto"/>
                <w:bottom w:val="none" w:sz="0" w:space="0" w:color="auto"/>
                <w:right w:val="none" w:sz="0" w:space="0" w:color="auto"/>
              </w:divBdr>
            </w:div>
            <w:div w:id="1998655537">
              <w:marLeft w:val="0"/>
              <w:marRight w:val="0"/>
              <w:marTop w:val="0"/>
              <w:marBottom w:val="0"/>
              <w:divBdr>
                <w:top w:val="none" w:sz="0" w:space="0" w:color="auto"/>
                <w:left w:val="none" w:sz="0" w:space="0" w:color="auto"/>
                <w:bottom w:val="none" w:sz="0" w:space="0" w:color="auto"/>
                <w:right w:val="none" w:sz="0" w:space="0" w:color="auto"/>
              </w:divBdr>
            </w:div>
            <w:div w:id="1998683807">
              <w:marLeft w:val="0"/>
              <w:marRight w:val="0"/>
              <w:marTop w:val="0"/>
              <w:marBottom w:val="0"/>
              <w:divBdr>
                <w:top w:val="none" w:sz="0" w:space="0" w:color="auto"/>
                <w:left w:val="none" w:sz="0" w:space="0" w:color="auto"/>
                <w:bottom w:val="none" w:sz="0" w:space="0" w:color="auto"/>
                <w:right w:val="none" w:sz="0" w:space="0" w:color="auto"/>
              </w:divBdr>
            </w:div>
            <w:div w:id="2000379090">
              <w:marLeft w:val="0"/>
              <w:marRight w:val="0"/>
              <w:marTop w:val="0"/>
              <w:marBottom w:val="0"/>
              <w:divBdr>
                <w:top w:val="none" w:sz="0" w:space="0" w:color="auto"/>
                <w:left w:val="none" w:sz="0" w:space="0" w:color="auto"/>
                <w:bottom w:val="none" w:sz="0" w:space="0" w:color="auto"/>
                <w:right w:val="none" w:sz="0" w:space="0" w:color="auto"/>
              </w:divBdr>
            </w:div>
            <w:div w:id="2002387246">
              <w:marLeft w:val="0"/>
              <w:marRight w:val="0"/>
              <w:marTop w:val="0"/>
              <w:marBottom w:val="0"/>
              <w:divBdr>
                <w:top w:val="none" w:sz="0" w:space="0" w:color="auto"/>
                <w:left w:val="none" w:sz="0" w:space="0" w:color="auto"/>
                <w:bottom w:val="none" w:sz="0" w:space="0" w:color="auto"/>
                <w:right w:val="none" w:sz="0" w:space="0" w:color="auto"/>
              </w:divBdr>
            </w:div>
            <w:div w:id="2003045579">
              <w:marLeft w:val="0"/>
              <w:marRight w:val="0"/>
              <w:marTop w:val="0"/>
              <w:marBottom w:val="0"/>
              <w:divBdr>
                <w:top w:val="none" w:sz="0" w:space="0" w:color="auto"/>
                <w:left w:val="none" w:sz="0" w:space="0" w:color="auto"/>
                <w:bottom w:val="none" w:sz="0" w:space="0" w:color="auto"/>
                <w:right w:val="none" w:sz="0" w:space="0" w:color="auto"/>
              </w:divBdr>
            </w:div>
            <w:div w:id="2004237955">
              <w:marLeft w:val="0"/>
              <w:marRight w:val="0"/>
              <w:marTop w:val="0"/>
              <w:marBottom w:val="0"/>
              <w:divBdr>
                <w:top w:val="none" w:sz="0" w:space="0" w:color="auto"/>
                <w:left w:val="none" w:sz="0" w:space="0" w:color="auto"/>
                <w:bottom w:val="none" w:sz="0" w:space="0" w:color="auto"/>
                <w:right w:val="none" w:sz="0" w:space="0" w:color="auto"/>
              </w:divBdr>
            </w:div>
            <w:div w:id="2007786089">
              <w:marLeft w:val="0"/>
              <w:marRight w:val="0"/>
              <w:marTop w:val="0"/>
              <w:marBottom w:val="0"/>
              <w:divBdr>
                <w:top w:val="none" w:sz="0" w:space="0" w:color="auto"/>
                <w:left w:val="none" w:sz="0" w:space="0" w:color="auto"/>
                <w:bottom w:val="none" w:sz="0" w:space="0" w:color="auto"/>
                <w:right w:val="none" w:sz="0" w:space="0" w:color="auto"/>
              </w:divBdr>
            </w:div>
            <w:div w:id="2009626344">
              <w:marLeft w:val="0"/>
              <w:marRight w:val="0"/>
              <w:marTop w:val="0"/>
              <w:marBottom w:val="0"/>
              <w:divBdr>
                <w:top w:val="none" w:sz="0" w:space="0" w:color="auto"/>
                <w:left w:val="none" w:sz="0" w:space="0" w:color="auto"/>
                <w:bottom w:val="none" w:sz="0" w:space="0" w:color="auto"/>
                <w:right w:val="none" w:sz="0" w:space="0" w:color="auto"/>
              </w:divBdr>
            </w:div>
            <w:div w:id="2009671094">
              <w:marLeft w:val="0"/>
              <w:marRight w:val="0"/>
              <w:marTop w:val="0"/>
              <w:marBottom w:val="0"/>
              <w:divBdr>
                <w:top w:val="none" w:sz="0" w:space="0" w:color="auto"/>
                <w:left w:val="none" w:sz="0" w:space="0" w:color="auto"/>
                <w:bottom w:val="none" w:sz="0" w:space="0" w:color="auto"/>
                <w:right w:val="none" w:sz="0" w:space="0" w:color="auto"/>
              </w:divBdr>
            </w:div>
            <w:div w:id="2014795488">
              <w:marLeft w:val="0"/>
              <w:marRight w:val="0"/>
              <w:marTop w:val="0"/>
              <w:marBottom w:val="0"/>
              <w:divBdr>
                <w:top w:val="none" w:sz="0" w:space="0" w:color="auto"/>
                <w:left w:val="none" w:sz="0" w:space="0" w:color="auto"/>
                <w:bottom w:val="none" w:sz="0" w:space="0" w:color="auto"/>
                <w:right w:val="none" w:sz="0" w:space="0" w:color="auto"/>
              </w:divBdr>
            </w:div>
            <w:div w:id="2015110647">
              <w:marLeft w:val="0"/>
              <w:marRight w:val="0"/>
              <w:marTop w:val="0"/>
              <w:marBottom w:val="0"/>
              <w:divBdr>
                <w:top w:val="none" w:sz="0" w:space="0" w:color="auto"/>
                <w:left w:val="none" w:sz="0" w:space="0" w:color="auto"/>
                <w:bottom w:val="none" w:sz="0" w:space="0" w:color="auto"/>
                <w:right w:val="none" w:sz="0" w:space="0" w:color="auto"/>
              </w:divBdr>
            </w:div>
            <w:div w:id="2016490365">
              <w:marLeft w:val="0"/>
              <w:marRight w:val="0"/>
              <w:marTop w:val="0"/>
              <w:marBottom w:val="0"/>
              <w:divBdr>
                <w:top w:val="none" w:sz="0" w:space="0" w:color="auto"/>
                <w:left w:val="none" w:sz="0" w:space="0" w:color="auto"/>
                <w:bottom w:val="none" w:sz="0" w:space="0" w:color="auto"/>
                <w:right w:val="none" w:sz="0" w:space="0" w:color="auto"/>
              </w:divBdr>
            </w:div>
            <w:div w:id="2017073003">
              <w:marLeft w:val="0"/>
              <w:marRight w:val="0"/>
              <w:marTop w:val="0"/>
              <w:marBottom w:val="0"/>
              <w:divBdr>
                <w:top w:val="none" w:sz="0" w:space="0" w:color="auto"/>
                <w:left w:val="none" w:sz="0" w:space="0" w:color="auto"/>
                <w:bottom w:val="none" w:sz="0" w:space="0" w:color="auto"/>
                <w:right w:val="none" w:sz="0" w:space="0" w:color="auto"/>
              </w:divBdr>
            </w:div>
            <w:div w:id="2017415559">
              <w:marLeft w:val="0"/>
              <w:marRight w:val="0"/>
              <w:marTop w:val="0"/>
              <w:marBottom w:val="0"/>
              <w:divBdr>
                <w:top w:val="none" w:sz="0" w:space="0" w:color="auto"/>
                <w:left w:val="none" w:sz="0" w:space="0" w:color="auto"/>
                <w:bottom w:val="none" w:sz="0" w:space="0" w:color="auto"/>
                <w:right w:val="none" w:sz="0" w:space="0" w:color="auto"/>
              </w:divBdr>
            </w:div>
            <w:div w:id="2023315975">
              <w:marLeft w:val="0"/>
              <w:marRight w:val="0"/>
              <w:marTop w:val="0"/>
              <w:marBottom w:val="0"/>
              <w:divBdr>
                <w:top w:val="none" w:sz="0" w:space="0" w:color="auto"/>
                <w:left w:val="none" w:sz="0" w:space="0" w:color="auto"/>
                <w:bottom w:val="none" w:sz="0" w:space="0" w:color="auto"/>
                <w:right w:val="none" w:sz="0" w:space="0" w:color="auto"/>
              </w:divBdr>
            </w:div>
            <w:div w:id="2023705473">
              <w:marLeft w:val="0"/>
              <w:marRight w:val="0"/>
              <w:marTop w:val="0"/>
              <w:marBottom w:val="0"/>
              <w:divBdr>
                <w:top w:val="none" w:sz="0" w:space="0" w:color="auto"/>
                <w:left w:val="none" w:sz="0" w:space="0" w:color="auto"/>
                <w:bottom w:val="none" w:sz="0" w:space="0" w:color="auto"/>
                <w:right w:val="none" w:sz="0" w:space="0" w:color="auto"/>
              </w:divBdr>
            </w:div>
            <w:div w:id="2023820279">
              <w:marLeft w:val="0"/>
              <w:marRight w:val="0"/>
              <w:marTop w:val="0"/>
              <w:marBottom w:val="0"/>
              <w:divBdr>
                <w:top w:val="none" w:sz="0" w:space="0" w:color="auto"/>
                <w:left w:val="none" w:sz="0" w:space="0" w:color="auto"/>
                <w:bottom w:val="none" w:sz="0" w:space="0" w:color="auto"/>
                <w:right w:val="none" w:sz="0" w:space="0" w:color="auto"/>
              </w:divBdr>
            </w:div>
            <w:div w:id="2025130000">
              <w:marLeft w:val="0"/>
              <w:marRight w:val="0"/>
              <w:marTop w:val="0"/>
              <w:marBottom w:val="0"/>
              <w:divBdr>
                <w:top w:val="none" w:sz="0" w:space="0" w:color="auto"/>
                <w:left w:val="none" w:sz="0" w:space="0" w:color="auto"/>
                <w:bottom w:val="none" w:sz="0" w:space="0" w:color="auto"/>
                <w:right w:val="none" w:sz="0" w:space="0" w:color="auto"/>
              </w:divBdr>
            </w:div>
            <w:div w:id="2026862448">
              <w:marLeft w:val="0"/>
              <w:marRight w:val="0"/>
              <w:marTop w:val="0"/>
              <w:marBottom w:val="0"/>
              <w:divBdr>
                <w:top w:val="none" w:sz="0" w:space="0" w:color="auto"/>
                <w:left w:val="none" w:sz="0" w:space="0" w:color="auto"/>
                <w:bottom w:val="none" w:sz="0" w:space="0" w:color="auto"/>
                <w:right w:val="none" w:sz="0" w:space="0" w:color="auto"/>
              </w:divBdr>
            </w:div>
            <w:div w:id="2026899626">
              <w:marLeft w:val="0"/>
              <w:marRight w:val="0"/>
              <w:marTop w:val="0"/>
              <w:marBottom w:val="0"/>
              <w:divBdr>
                <w:top w:val="none" w:sz="0" w:space="0" w:color="auto"/>
                <w:left w:val="none" w:sz="0" w:space="0" w:color="auto"/>
                <w:bottom w:val="none" w:sz="0" w:space="0" w:color="auto"/>
                <w:right w:val="none" w:sz="0" w:space="0" w:color="auto"/>
              </w:divBdr>
            </w:div>
            <w:div w:id="2027825460">
              <w:marLeft w:val="0"/>
              <w:marRight w:val="0"/>
              <w:marTop w:val="0"/>
              <w:marBottom w:val="0"/>
              <w:divBdr>
                <w:top w:val="none" w:sz="0" w:space="0" w:color="auto"/>
                <w:left w:val="none" w:sz="0" w:space="0" w:color="auto"/>
                <w:bottom w:val="none" w:sz="0" w:space="0" w:color="auto"/>
                <w:right w:val="none" w:sz="0" w:space="0" w:color="auto"/>
              </w:divBdr>
            </w:div>
            <w:div w:id="2028486223">
              <w:marLeft w:val="0"/>
              <w:marRight w:val="0"/>
              <w:marTop w:val="0"/>
              <w:marBottom w:val="0"/>
              <w:divBdr>
                <w:top w:val="none" w:sz="0" w:space="0" w:color="auto"/>
                <w:left w:val="none" w:sz="0" w:space="0" w:color="auto"/>
                <w:bottom w:val="none" w:sz="0" w:space="0" w:color="auto"/>
                <w:right w:val="none" w:sz="0" w:space="0" w:color="auto"/>
              </w:divBdr>
            </w:div>
            <w:div w:id="2028870880">
              <w:marLeft w:val="0"/>
              <w:marRight w:val="0"/>
              <w:marTop w:val="0"/>
              <w:marBottom w:val="0"/>
              <w:divBdr>
                <w:top w:val="none" w:sz="0" w:space="0" w:color="auto"/>
                <w:left w:val="none" w:sz="0" w:space="0" w:color="auto"/>
                <w:bottom w:val="none" w:sz="0" w:space="0" w:color="auto"/>
                <w:right w:val="none" w:sz="0" w:space="0" w:color="auto"/>
              </w:divBdr>
            </w:div>
            <w:div w:id="2029024435">
              <w:marLeft w:val="0"/>
              <w:marRight w:val="0"/>
              <w:marTop w:val="0"/>
              <w:marBottom w:val="0"/>
              <w:divBdr>
                <w:top w:val="none" w:sz="0" w:space="0" w:color="auto"/>
                <w:left w:val="none" w:sz="0" w:space="0" w:color="auto"/>
                <w:bottom w:val="none" w:sz="0" w:space="0" w:color="auto"/>
                <w:right w:val="none" w:sz="0" w:space="0" w:color="auto"/>
              </w:divBdr>
            </w:div>
            <w:div w:id="2032410309">
              <w:marLeft w:val="0"/>
              <w:marRight w:val="0"/>
              <w:marTop w:val="0"/>
              <w:marBottom w:val="0"/>
              <w:divBdr>
                <w:top w:val="none" w:sz="0" w:space="0" w:color="auto"/>
                <w:left w:val="none" w:sz="0" w:space="0" w:color="auto"/>
                <w:bottom w:val="none" w:sz="0" w:space="0" w:color="auto"/>
                <w:right w:val="none" w:sz="0" w:space="0" w:color="auto"/>
              </w:divBdr>
            </w:div>
            <w:div w:id="2035449594">
              <w:marLeft w:val="0"/>
              <w:marRight w:val="0"/>
              <w:marTop w:val="0"/>
              <w:marBottom w:val="0"/>
              <w:divBdr>
                <w:top w:val="none" w:sz="0" w:space="0" w:color="auto"/>
                <w:left w:val="none" w:sz="0" w:space="0" w:color="auto"/>
                <w:bottom w:val="none" w:sz="0" w:space="0" w:color="auto"/>
                <w:right w:val="none" w:sz="0" w:space="0" w:color="auto"/>
              </w:divBdr>
            </w:div>
            <w:div w:id="2035811304">
              <w:marLeft w:val="0"/>
              <w:marRight w:val="0"/>
              <w:marTop w:val="0"/>
              <w:marBottom w:val="0"/>
              <w:divBdr>
                <w:top w:val="none" w:sz="0" w:space="0" w:color="auto"/>
                <w:left w:val="none" w:sz="0" w:space="0" w:color="auto"/>
                <w:bottom w:val="none" w:sz="0" w:space="0" w:color="auto"/>
                <w:right w:val="none" w:sz="0" w:space="0" w:color="auto"/>
              </w:divBdr>
            </w:div>
            <w:div w:id="2037582731">
              <w:marLeft w:val="0"/>
              <w:marRight w:val="0"/>
              <w:marTop w:val="0"/>
              <w:marBottom w:val="0"/>
              <w:divBdr>
                <w:top w:val="none" w:sz="0" w:space="0" w:color="auto"/>
                <w:left w:val="none" w:sz="0" w:space="0" w:color="auto"/>
                <w:bottom w:val="none" w:sz="0" w:space="0" w:color="auto"/>
                <w:right w:val="none" w:sz="0" w:space="0" w:color="auto"/>
              </w:divBdr>
            </w:div>
            <w:div w:id="2038071010">
              <w:marLeft w:val="0"/>
              <w:marRight w:val="0"/>
              <w:marTop w:val="0"/>
              <w:marBottom w:val="0"/>
              <w:divBdr>
                <w:top w:val="none" w:sz="0" w:space="0" w:color="auto"/>
                <w:left w:val="none" w:sz="0" w:space="0" w:color="auto"/>
                <w:bottom w:val="none" w:sz="0" w:space="0" w:color="auto"/>
                <w:right w:val="none" w:sz="0" w:space="0" w:color="auto"/>
              </w:divBdr>
            </w:div>
            <w:div w:id="2038117597">
              <w:marLeft w:val="0"/>
              <w:marRight w:val="0"/>
              <w:marTop w:val="0"/>
              <w:marBottom w:val="0"/>
              <w:divBdr>
                <w:top w:val="none" w:sz="0" w:space="0" w:color="auto"/>
                <w:left w:val="none" w:sz="0" w:space="0" w:color="auto"/>
                <w:bottom w:val="none" w:sz="0" w:space="0" w:color="auto"/>
                <w:right w:val="none" w:sz="0" w:space="0" w:color="auto"/>
              </w:divBdr>
            </w:div>
            <w:div w:id="2040279592">
              <w:marLeft w:val="0"/>
              <w:marRight w:val="0"/>
              <w:marTop w:val="0"/>
              <w:marBottom w:val="0"/>
              <w:divBdr>
                <w:top w:val="none" w:sz="0" w:space="0" w:color="auto"/>
                <w:left w:val="none" w:sz="0" w:space="0" w:color="auto"/>
                <w:bottom w:val="none" w:sz="0" w:space="0" w:color="auto"/>
                <w:right w:val="none" w:sz="0" w:space="0" w:color="auto"/>
              </w:divBdr>
            </w:div>
            <w:div w:id="2041277804">
              <w:marLeft w:val="0"/>
              <w:marRight w:val="0"/>
              <w:marTop w:val="0"/>
              <w:marBottom w:val="0"/>
              <w:divBdr>
                <w:top w:val="none" w:sz="0" w:space="0" w:color="auto"/>
                <w:left w:val="none" w:sz="0" w:space="0" w:color="auto"/>
                <w:bottom w:val="none" w:sz="0" w:space="0" w:color="auto"/>
                <w:right w:val="none" w:sz="0" w:space="0" w:color="auto"/>
              </w:divBdr>
            </w:div>
            <w:div w:id="2041469908">
              <w:marLeft w:val="0"/>
              <w:marRight w:val="0"/>
              <w:marTop w:val="0"/>
              <w:marBottom w:val="0"/>
              <w:divBdr>
                <w:top w:val="none" w:sz="0" w:space="0" w:color="auto"/>
                <w:left w:val="none" w:sz="0" w:space="0" w:color="auto"/>
                <w:bottom w:val="none" w:sz="0" w:space="0" w:color="auto"/>
                <w:right w:val="none" w:sz="0" w:space="0" w:color="auto"/>
              </w:divBdr>
            </w:div>
            <w:div w:id="2042626058">
              <w:marLeft w:val="0"/>
              <w:marRight w:val="0"/>
              <w:marTop w:val="0"/>
              <w:marBottom w:val="0"/>
              <w:divBdr>
                <w:top w:val="none" w:sz="0" w:space="0" w:color="auto"/>
                <w:left w:val="none" w:sz="0" w:space="0" w:color="auto"/>
                <w:bottom w:val="none" w:sz="0" w:space="0" w:color="auto"/>
                <w:right w:val="none" w:sz="0" w:space="0" w:color="auto"/>
              </w:divBdr>
              <w:divsChild>
                <w:div w:id="99956183">
                  <w:marLeft w:val="0"/>
                  <w:marRight w:val="0"/>
                  <w:marTop w:val="0"/>
                  <w:marBottom w:val="0"/>
                  <w:divBdr>
                    <w:top w:val="none" w:sz="0" w:space="0" w:color="auto"/>
                    <w:left w:val="none" w:sz="0" w:space="0" w:color="auto"/>
                    <w:bottom w:val="none" w:sz="0" w:space="0" w:color="auto"/>
                    <w:right w:val="none" w:sz="0" w:space="0" w:color="auto"/>
                  </w:divBdr>
                </w:div>
                <w:div w:id="394427794">
                  <w:marLeft w:val="0"/>
                  <w:marRight w:val="0"/>
                  <w:marTop w:val="0"/>
                  <w:marBottom w:val="0"/>
                  <w:divBdr>
                    <w:top w:val="none" w:sz="0" w:space="0" w:color="auto"/>
                    <w:left w:val="none" w:sz="0" w:space="0" w:color="auto"/>
                    <w:bottom w:val="none" w:sz="0" w:space="0" w:color="auto"/>
                    <w:right w:val="none" w:sz="0" w:space="0" w:color="auto"/>
                  </w:divBdr>
                </w:div>
                <w:div w:id="1263225607">
                  <w:marLeft w:val="0"/>
                  <w:marRight w:val="0"/>
                  <w:marTop w:val="0"/>
                  <w:marBottom w:val="0"/>
                  <w:divBdr>
                    <w:top w:val="none" w:sz="0" w:space="0" w:color="auto"/>
                    <w:left w:val="none" w:sz="0" w:space="0" w:color="auto"/>
                    <w:bottom w:val="none" w:sz="0" w:space="0" w:color="auto"/>
                    <w:right w:val="none" w:sz="0" w:space="0" w:color="auto"/>
                  </w:divBdr>
                </w:div>
                <w:div w:id="1802961069">
                  <w:marLeft w:val="0"/>
                  <w:marRight w:val="0"/>
                  <w:marTop w:val="0"/>
                  <w:marBottom w:val="0"/>
                  <w:divBdr>
                    <w:top w:val="none" w:sz="0" w:space="0" w:color="auto"/>
                    <w:left w:val="none" w:sz="0" w:space="0" w:color="auto"/>
                    <w:bottom w:val="none" w:sz="0" w:space="0" w:color="auto"/>
                    <w:right w:val="none" w:sz="0" w:space="0" w:color="auto"/>
                  </w:divBdr>
                </w:div>
              </w:divsChild>
            </w:div>
            <w:div w:id="2046515601">
              <w:marLeft w:val="0"/>
              <w:marRight w:val="0"/>
              <w:marTop w:val="0"/>
              <w:marBottom w:val="0"/>
              <w:divBdr>
                <w:top w:val="none" w:sz="0" w:space="0" w:color="auto"/>
                <w:left w:val="none" w:sz="0" w:space="0" w:color="auto"/>
                <w:bottom w:val="none" w:sz="0" w:space="0" w:color="auto"/>
                <w:right w:val="none" w:sz="0" w:space="0" w:color="auto"/>
              </w:divBdr>
            </w:div>
            <w:div w:id="2047564677">
              <w:marLeft w:val="0"/>
              <w:marRight w:val="0"/>
              <w:marTop w:val="0"/>
              <w:marBottom w:val="0"/>
              <w:divBdr>
                <w:top w:val="none" w:sz="0" w:space="0" w:color="auto"/>
                <w:left w:val="none" w:sz="0" w:space="0" w:color="auto"/>
                <w:bottom w:val="none" w:sz="0" w:space="0" w:color="auto"/>
                <w:right w:val="none" w:sz="0" w:space="0" w:color="auto"/>
              </w:divBdr>
            </w:div>
            <w:div w:id="2048411216">
              <w:marLeft w:val="0"/>
              <w:marRight w:val="0"/>
              <w:marTop w:val="0"/>
              <w:marBottom w:val="0"/>
              <w:divBdr>
                <w:top w:val="none" w:sz="0" w:space="0" w:color="auto"/>
                <w:left w:val="none" w:sz="0" w:space="0" w:color="auto"/>
                <w:bottom w:val="none" w:sz="0" w:space="0" w:color="auto"/>
                <w:right w:val="none" w:sz="0" w:space="0" w:color="auto"/>
              </w:divBdr>
            </w:div>
            <w:div w:id="2048793399">
              <w:marLeft w:val="0"/>
              <w:marRight w:val="0"/>
              <w:marTop w:val="0"/>
              <w:marBottom w:val="0"/>
              <w:divBdr>
                <w:top w:val="none" w:sz="0" w:space="0" w:color="auto"/>
                <w:left w:val="none" w:sz="0" w:space="0" w:color="auto"/>
                <w:bottom w:val="none" w:sz="0" w:space="0" w:color="auto"/>
                <w:right w:val="none" w:sz="0" w:space="0" w:color="auto"/>
              </w:divBdr>
            </w:div>
            <w:div w:id="2055765948">
              <w:marLeft w:val="0"/>
              <w:marRight w:val="0"/>
              <w:marTop w:val="0"/>
              <w:marBottom w:val="0"/>
              <w:divBdr>
                <w:top w:val="none" w:sz="0" w:space="0" w:color="auto"/>
                <w:left w:val="none" w:sz="0" w:space="0" w:color="auto"/>
                <w:bottom w:val="none" w:sz="0" w:space="0" w:color="auto"/>
                <w:right w:val="none" w:sz="0" w:space="0" w:color="auto"/>
              </w:divBdr>
            </w:div>
            <w:div w:id="2056537664">
              <w:marLeft w:val="0"/>
              <w:marRight w:val="0"/>
              <w:marTop w:val="0"/>
              <w:marBottom w:val="0"/>
              <w:divBdr>
                <w:top w:val="none" w:sz="0" w:space="0" w:color="auto"/>
                <w:left w:val="none" w:sz="0" w:space="0" w:color="auto"/>
                <w:bottom w:val="none" w:sz="0" w:space="0" w:color="auto"/>
                <w:right w:val="none" w:sz="0" w:space="0" w:color="auto"/>
              </w:divBdr>
            </w:div>
            <w:div w:id="2062046935">
              <w:marLeft w:val="0"/>
              <w:marRight w:val="0"/>
              <w:marTop w:val="0"/>
              <w:marBottom w:val="0"/>
              <w:divBdr>
                <w:top w:val="none" w:sz="0" w:space="0" w:color="auto"/>
                <w:left w:val="none" w:sz="0" w:space="0" w:color="auto"/>
                <w:bottom w:val="none" w:sz="0" w:space="0" w:color="auto"/>
                <w:right w:val="none" w:sz="0" w:space="0" w:color="auto"/>
              </w:divBdr>
            </w:div>
            <w:div w:id="2063020399">
              <w:marLeft w:val="0"/>
              <w:marRight w:val="0"/>
              <w:marTop w:val="0"/>
              <w:marBottom w:val="0"/>
              <w:divBdr>
                <w:top w:val="none" w:sz="0" w:space="0" w:color="auto"/>
                <w:left w:val="none" w:sz="0" w:space="0" w:color="auto"/>
                <w:bottom w:val="none" w:sz="0" w:space="0" w:color="auto"/>
                <w:right w:val="none" w:sz="0" w:space="0" w:color="auto"/>
              </w:divBdr>
            </w:div>
            <w:div w:id="2063288240">
              <w:marLeft w:val="0"/>
              <w:marRight w:val="0"/>
              <w:marTop w:val="360"/>
              <w:marBottom w:val="0"/>
              <w:divBdr>
                <w:top w:val="single" w:sz="6" w:space="0" w:color="auto"/>
                <w:left w:val="single" w:sz="6" w:space="0" w:color="auto"/>
                <w:bottom w:val="single" w:sz="6" w:space="0" w:color="auto"/>
                <w:right w:val="single" w:sz="6" w:space="0" w:color="auto"/>
              </w:divBdr>
            </w:div>
            <w:div w:id="2064256846">
              <w:marLeft w:val="0"/>
              <w:marRight w:val="0"/>
              <w:marTop w:val="0"/>
              <w:marBottom w:val="0"/>
              <w:divBdr>
                <w:top w:val="none" w:sz="0" w:space="0" w:color="auto"/>
                <w:left w:val="none" w:sz="0" w:space="0" w:color="auto"/>
                <w:bottom w:val="none" w:sz="0" w:space="0" w:color="auto"/>
                <w:right w:val="none" w:sz="0" w:space="0" w:color="auto"/>
              </w:divBdr>
            </w:div>
            <w:div w:id="2065829008">
              <w:marLeft w:val="0"/>
              <w:marRight w:val="0"/>
              <w:marTop w:val="0"/>
              <w:marBottom w:val="0"/>
              <w:divBdr>
                <w:top w:val="none" w:sz="0" w:space="0" w:color="auto"/>
                <w:left w:val="none" w:sz="0" w:space="0" w:color="auto"/>
                <w:bottom w:val="none" w:sz="0" w:space="0" w:color="auto"/>
                <w:right w:val="none" w:sz="0" w:space="0" w:color="auto"/>
              </w:divBdr>
            </w:div>
            <w:div w:id="2066443805">
              <w:marLeft w:val="0"/>
              <w:marRight w:val="0"/>
              <w:marTop w:val="0"/>
              <w:marBottom w:val="0"/>
              <w:divBdr>
                <w:top w:val="none" w:sz="0" w:space="0" w:color="auto"/>
                <w:left w:val="none" w:sz="0" w:space="0" w:color="auto"/>
                <w:bottom w:val="none" w:sz="0" w:space="0" w:color="auto"/>
                <w:right w:val="none" w:sz="0" w:space="0" w:color="auto"/>
              </w:divBdr>
            </w:div>
            <w:div w:id="2070611384">
              <w:marLeft w:val="0"/>
              <w:marRight w:val="0"/>
              <w:marTop w:val="0"/>
              <w:marBottom w:val="0"/>
              <w:divBdr>
                <w:top w:val="none" w:sz="0" w:space="0" w:color="auto"/>
                <w:left w:val="none" w:sz="0" w:space="0" w:color="auto"/>
                <w:bottom w:val="none" w:sz="0" w:space="0" w:color="auto"/>
                <w:right w:val="none" w:sz="0" w:space="0" w:color="auto"/>
              </w:divBdr>
            </w:div>
            <w:div w:id="2071539049">
              <w:marLeft w:val="0"/>
              <w:marRight w:val="0"/>
              <w:marTop w:val="0"/>
              <w:marBottom w:val="0"/>
              <w:divBdr>
                <w:top w:val="none" w:sz="0" w:space="0" w:color="auto"/>
                <w:left w:val="none" w:sz="0" w:space="0" w:color="auto"/>
                <w:bottom w:val="none" w:sz="0" w:space="0" w:color="auto"/>
                <w:right w:val="none" w:sz="0" w:space="0" w:color="auto"/>
              </w:divBdr>
            </w:div>
            <w:div w:id="2072388379">
              <w:marLeft w:val="0"/>
              <w:marRight w:val="0"/>
              <w:marTop w:val="0"/>
              <w:marBottom w:val="0"/>
              <w:divBdr>
                <w:top w:val="none" w:sz="0" w:space="0" w:color="auto"/>
                <w:left w:val="none" w:sz="0" w:space="0" w:color="auto"/>
                <w:bottom w:val="none" w:sz="0" w:space="0" w:color="auto"/>
                <w:right w:val="none" w:sz="0" w:space="0" w:color="auto"/>
              </w:divBdr>
            </w:div>
            <w:div w:id="2072535138">
              <w:marLeft w:val="0"/>
              <w:marRight w:val="0"/>
              <w:marTop w:val="0"/>
              <w:marBottom w:val="0"/>
              <w:divBdr>
                <w:top w:val="none" w:sz="0" w:space="0" w:color="auto"/>
                <w:left w:val="none" w:sz="0" w:space="0" w:color="auto"/>
                <w:bottom w:val="none" w:sz="0" w:space="0" w:color="auto"/>
                <w:right w:val="none" w:sz="0" w:space="0" w:color="auto"/>
              </w:divBdr>
            </w:div>
            <w:div w:id="2074111774">
              <w:marLeft w:val="0"/>
              <w:marRight w:val="0"/>
              <w:marTop w:val="0"/>
              <w:marBottom w:val="0"/>
              <w:divBdr>
                <w:top w:val="none" w:sz="0" w:space="0" w:color="auto"/>
                <w:left w:val="none" w:sz="0" w:space="0" w:color="auto"/>
                <w:bottom w:val="none" w:sz="0" w:space="0" w:color="auto"/>
                <w:right w:val="none" w:sz="0" w:space="0" w:color="auto"/>
              </w:divBdr>
            </w:div>
            <w:div w:id="2074617591">
              <w:marLeft w:val="0"/>
              <w:marRight w:val="0"/>
              <w:marTop w:val="0"/>
              <w:marBottom w:val="0"/>
              <w:divBdr>
                <w:top w:val="none" w:sz="0" w:space="0" w:color="auto"/>
                <w:left w:val="none" w:sz="0" w:space="0" w:color="auto"/>
                <w:bottom w:val="none" w:sz="0" w:space="0" w:color="auto"/>
                <w:right w:val="none" w:sz="0" w:space="0" w:color="auto"/>
              </w:divBdr>
            </w:div>
            <w:div w:id="2074889408">
              <w:marLeft w:val="0"/>
              <w:marRight w:val="0"/>
              <w:marTop w:val="0"/>
              <w:marBottom w:val="0"/>
              <w:divBdr>
                <w:top w:val="none" w:sz="0" w:space="0" w:color="auto"/>
                <w:left w:val="none" w:sz="0" w:space="0" w:color="auto"/>
                <w:bottom w:val="none" w:sz="0" w:space="0" w:color="auto"/>
                <w:right w:val="none" w:sz="0" w:space="0" w:color="auto"/>
              </w:divBdr>
            </w:div>
            <w:div w:id="2075010684">
              <w:marLeft w:val="0"/>
              <w:marRight w:val="0"/>
              <w:marTop w:val="0"/>
              <w:marBottom w:val="0"/>
              <w:divBdr>
                <w:top w:val="none" w:sz="0" w:space="0" w:color="auto"/>
                <w:left w:val="none" w:sz="0" w:space="0" w:color="auto"/>
                <w:bottom w:val="none" w:sz="0" w:space="0" w:color="auto"/>
                <w:right w:val="none" w:sz="0" w:space="0" w:color="auto"/>
              </w:divBdr>
            </w:div>
            <w:div w:id="2076277494">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079130000">
              <w:marLeft w:val="0"/>
              <w:marRight w:val="0"/>
              <w:marTop w:val="0"/>
              <w:marBottom w:val="0"/>
              <w:divBdr>
                <w:top w:val="none" w:sz="0" w:space="0" w:color="auto"/>
                <w:left w:val="none" w:sz="0" w:space="0" w:color="auto"/>
                <w:bottom w:val="none" w:sz="0" w:space="0" w:color="auto"/>
                <w:right w:val="none" w:sz="0" w:space="0" w:color="auto"/>
              </w:divBdr>
            </w:div>
            <w:div w:id="2081756772">
              <w:marLeft w:val="0"/>
              <w:marRight w:val="0"/>
              <w:marTop w:val="0"/>
              <w:marBottom w:val="0"/>
              <w:divBdr>
                <w:top w:val="none" w:sz="0" w:space="0" w:color="auto"/>
                <w:left w:val="none" w:sz="0" w:space="0" w:color="auto"/>
                <w:bottom w:val="none" w:sz="0" w:space="0" w:color="auto"/>
                <w:right w:val="none" w:sz="0" w:space="0" w:color="auto"/>
              </w:divBdr>
            </w:div>
            <w:div w:id="2082360944">
              <w:marLeft w:val="0"/>
              <w:marRight w:val="0"/>
              <w:marTop w:val="0"/>
              <w:marBottom w:val="0"/>
              <w:divBdr>
                <w:top w:val="none" w:sz="0" w:space="0" w:color="auto"/>
                <w:left w:val="none" w:sz="0" w:space="0" w:color="auto"/>
                <w:bottom w:val="none" w:sz="0" w:space="0" w:color="auto"/>
                <w:right w:val="none" w:sz="0" w:space="0" w:color="auto"/>
              </w:divBdr>
            </w:div>
            <w:div w:id="2083870107">
              <w:marLeft w:val="0"/>
              <w:marRight w:val="0"/>
              <w:marTop w:val="0"/>
              <w:marBottom w:val="0"/>
              <w:divBdr>
                <w:top w:val="none" w:sz="0" w:space="0" w:color="auto"/>
                <w:left w:val="none" w:sz="0" w:space="0" w:color="auto"/>
                <w:bottom w:val="none" w:sz="0" w:space="0" w:color="auto"/>
                <w:right w:val="none" w:sz="0" w:space="0" w:color="auto"/>
              </w:divBdr>
            </w:div>
            <w:div w:id="2084176191">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2085715083">
              <w:marLeft w:val="0"/>
              <w:marRight w:val="0"/>
              <w:marTop w:val="0"/>
              <w:marBottom w:val="0"/>
              <w:divBdr>
                <w:top w:val="none" w:sz="0" w:space="0" w:color="auto"/>
                <w:left w:val="none" w:sz="0" w:space="0" w:color="auto"/>
                <w:bottom w:val="none" w:sz="0" w:space="0" w:color="auto"/>
                <w:right w:val="none" w:sz="0" w:space="0" w:color="auto"/>
              </w:divBdr>
            </w:div>
            <w:div w:id="2086953552">
              <w:marLeft w:val="0"/>
              <w:marRight w:val="0"/>
              <w:marTop w:val="0"/>
              <w:marBottom w:val="0"/>
              <w:divBdr>
                <w:top w:val="none" w:sz="0" w:space="0" w:color="auto"/>
                <w:left w:val="none" w:sz="0" w:space="0" w:color="auto"/>
                <w:bottom w:val="none" w:sz="0" w:space="0" w:color="auto"/>
                <w:right w:val="none" w:sz="0" w:space="0" w:color="auto"/>
              </w:divBdr>
            </w:div>
            <w:div w:id="2088257720">
              <w:marLeft w:val="0"/>
              <w:marRight w:val="0"/>
              <w:marTop w:val="0"/>
              <w:marBottom w:val="0"/>
              <w:divBdr>
                <w:top w:val="none" w:sz="0" w:space="0" w:color="auto"/>
                <w:left w:val="none" w:sz="0" w:space="0" w:color="auto"/>
                <w:bottom w:val="none" w:sz="0" w:space="0" w:color="auto"/>
                <w:right w:val="none" w:sz="0" w:space="0" w:color="auto"/>
              </w:divBdr>
            </w:div>
            <w:div w:id="2088964518">
              <w:marLeft w:val="0"/>
              <w:marRight w:val="0"/>
              <w:marTop w:val="0"/>
              <w:marBottom w:val="0"/>
              <w:divBdr>
                <w:top w:val="none" w:sz="0" w:space="0" w:color="auto"/>
                <w:left w:val="none" w:sz="0" w:space="0" w:color="auto"/>
                <w:bottom w:val="none" w:sz="0" w:space="0" w:color="auto"/>
                <w:right w:val="none" w:sz="0" w:space="0" w:color="auto"/>
              </w:divBdr>
            </w:div>
            <w:div w:id="2091810000">
              <w:marLeft w:val="0"/>
              <w:marRight w:val="0"/>
              <w:marTop w:val="0"/>
              <w:marBottom w:val="0"/>
              <w:divBdr>
                <w:top w:val="none" w:sz="0" w:space="0" w:color="auto"/>
                <w:left w:val="none" w:sz="0" w:space="0" w:color="auto"/>
                <w:bottom w:val="none" w:sz="0" w:space="0" w:color="auto"/>
                <w:right w:val="none" w:sz="0" w:space="0" w:color="auto"/>
              </w:divBdr>
            </w:div>
            <w:div w:id="2093156936">
              <w:marLeft w:val="0"/>
              <w:marRight w:val="0"/>
              <w:marTop w:val="0"/>
              <w:marBottom w:val="0"/>
              <w:divBdr>
                <w:top w:val="none" w:sz="0" w:space="0" w:color="auto"/>
                <w:left w:val="none" w:sz="0" w:space="0" w:color="auto"/>
                <w:bottom w:val="none" w:sz="0" w:space="0" w:color="auto"/>
                <w:right w:val="none" w:sz="0" w:space="0" w:color="auto"/>
              </w:divBdr>
            </w:div>
            <w:div w:id="2093776336">
              <w:marLeft w:val="0"/>
              <w:marRight w:val="0"/>
              <w:marTop w:val="0"/>
              <w:marBottom w:val="0"/>
              <w:divBdr>
                <w:top w:val="none" w:sz="0" w:space="0" w:color="auto"/>
                <w:left w:val="none" w:sz="0" w:space="0" w:color="auto"/>
                <w:bottom w:val="none" w:sz="0" w:space="0" w:color="auto"/>
                <w:right w:val="none" w:sz="0" w:space="0" w:color="auto"/>
              </w:divBdr>
            </w:div>
            <w:div w:id="2094279459">
              <w:marLeft w:val="0"/>
              <w:marRight w:val="0"/>
              <w:marTop w:val="0"/>
              <w:marBottom w:val="0"/>
              <w:divBdr>
                <w:top w:val="none" w:sz="0" w:space="0" w:color="auto"/>
                <w:left w:val="none" w:sz="0" w:space="0" w:color="auto"/>
                <w:bottom w:val="none" w:sz="0" w:space="0" w:color="auto"/>
                <w:right w:val="none" w:sz="0" w:space="0" w:color="auto"/>
              </w:divBdr>
            </w:div>
            <w:div w:id="2096633960">
              <w:marLeft w:val="0"/>
              <w:marRight w:val="0"/>
              <w:marTop w:val="0"/>
              <w:marBottom w:val="0"/>
              <w:divBdr>
                <w:top w:val="none" w:sz="0" w:space="0" w:color="auto"/>
                <w:left w:val="none" w:sz="0" w:space="0" w:color="auto"/>
                <w:bottom w:val="none" w:sz="0" w:space="0" w:color="auto"/>
                <w:right w:val="none" w:sz="0" w:space="0" w:color="auto"/>
              </w:divBdr>
            </w:div>
            <w:div w:id="2098401417">
              <w:marLeft w:val="0"/>
              <w:marRight w:val="0"/>
              <w:marTop w:val="0"/>
              <w:marBottom w:val="0"/>
              <w:divBdr>
                <w:top w:val="none" w:sz="0" w:space="0" w:color="auto"/>
                <w:left w:val="none" w:sz="0" w:space="0" w:color="auto"/>
                <w:bottom w:val="none" w:sz="0" w:space="0" w:color="auto"/>
                <w:right w:val="none" w:sz="0" w:space="0" w:color="auto"/>
              </w:divBdr>
            </w:div>
            <w:div w:id="2098944000">
              <w:marLeft w:val="0"/>
              <w:marRight w:val="0"/>
              <w:marTop w:val="0"/>
              <w:marBottom w:val="0"/>
              <w:divBdr>
                <w:top w:val="none" w:sz="0" w:space="0" w:color="auto"/>
                <w:left w:val="none" w:sz="0" w:space="0" w:color="auto"/>
                <w:bottom w:val="none" w:sz="0" w:space="0" w:color="auto"/>
                <w:right w:val="none" w:sz="0" w:space="0" w:color="auto"/>
              </w:divBdr>
            </w:div>
            <w:div w:id="2101021871">
              <w:marLeft w:val="0"/>
              <w:marRight w:val="0"/>
              <w:marTop w:val="0"/>
              <w:marBottom w:val="0"/>
              <w:divBdr>
                <w:top w:val="none" w:sz="0" w:space="0" w:color="auto"/>
                <w:left w:val="none" w:sz="0" w:space="0" w:color="auto"/>
                <w:bottom w:val="none" w:sz="0" w:space="0" w:color="auto"/>
                <w:right w:val="none" w:sz="0" w:space="0" w:color="auto"/>
              </w:divBdr>
            </w:div>
            <w:div w:id="2101674427">
              <w:marLeft w:val="0"/>
              <w:marRight w:val="0"/>
              <w:marTop w:val="0"/>
              <w:marBottom w:val="0"/>
              <w:divBdr>
                <w:top w:val="none" w:sz="0" w:space="0" w:color="auto"/>
                <w:left w:val="none" w:sz="0" w:space="0" w:color="auto"/>
                <w:bottom w:val="none" w:sz="0" w:space="0" w:color="auto"/>
                <w:right w:val="none" w:sz="0" w:space="0" w:color="auto"/>
              </w:divBdr>
            </w:div>
            <w:div w:id="2101681272">
              <w:marLeft w:val="0"/>
              <w:marRight w:val="0"/>
              <w:marTop w:val="0"/>
              <w:marBottom w:val="0"/>
              <w:divBdr>
                <w:top w:val="none" w:sz="0" w:space="0" w:color="auto"/>
                <w:left w:val="none" w:sz="0" w:space="0" w:color="auto"/>
                <w:bottom w:val="none" w:sz="0" w:space="0" w:color="auto"/>
                <w:right w:val="none" w:sz="0" w:space="0" w:color="auto"/>
              </w:divBdr>
            </w:div>
            <w:div w:id="2104642143">
              <w:marLeft w:val="0"/>
              <w:marRight w:val="0"/>
              <w:marTop w:val="0"/>
              <w:marBottom w:val="0"/>
              <w:divBdr>
                <w:top w:val="none" w:sz="0" w:space="0" w:color="auto"/>
                <w:left w:val="none" w:sz="0" w:space="0" w:color="auto"/>
                <w:bottom w:val="none" w:sz="0" w:space="0" w:color="auto"/>
                <w:right w:val="none" w:sz="0" w:space="0" w:color="auto"/>
              </w:divBdr>
            </w:div>
            <w:div w:id="2105608381">
              <w:marLeft w:val="0"/>
              <w:marRight w:val="0"/>
              <w:marTop w:val="0"/>
              <w:marBottom w:val="0"/>
              <w:divBdr>
                <w:top w:val="none" w:sz="0" w:space="0" w:color="auto"/>
                <w:left w:val="none" w:sz="0" w:space="0" w:color="auto"/>
                <w:bottom w:val="none" w:sz="0" w:space="0" w:color="auto"/>
                <w:right w:val="none" w:sz="0" w:space="0" w:color="auto"/>
              </w:divBdr>
            </w:div>
            <w:div w:id="2106265334">
              <w:marLeft w:val="0"/>
              <w:marRight w:val="0"/>
              <w:marTop w:val="0"/>
              <w:marBottom w:val="0"/>
              <w:divBdr>
                <w:top w:val="none" w:sz="0" w:space="0" w:color="auto"/>
                <w:left w:val="none" w:sz="0" w:space="0" w:color="auto"/>
                <w:bottom w:val="none" w:sz="0" w:space="0" w:color="auto"/>
                <w:right w:val="none" w:sz="0" w:space="0" w:color="auto"/>
              </w:divBdr>
            </w:div>
            <w:div w:id="2107849582">
              <w:marLeft w:val="0"/>
              <w:marRight w:val="0"/>
              <w:marTop w:val="0"/>
              <w:marBottom w:val="0"/>
              <w:divBdr>
                <w:top w:val="none" w:sz="0" w:space="0" w:color="auto"/>
                <w:left w:val="none" w:sz="0" w:space="0" w:color="auto"/>
                <w:bottom w:val="none" w:sz="0" w:space="0" w:color="auto"/>
                <w:right w:val="none" w:sz="0" w:space="0" w:color="auto"/>
              </w:divBdr>
            </w:div>
            <w:div w:id="2112119360">
              <w:marLeft w:val="0"/>
              <w:marRight w:val="0"/>
              <w:marTop w:val="0"/>
              <w:marBottom w:val="0"/>
              <w:divBdr>
                <w:top w:val="none" w:sz="0" w:space="0" w:color="auto"/>
                <w:left w:val="none" w:sz="0" w:space="0" w:color="auto"/>
                <w:bottom w:val="none" w:sz="0" w:space="0" w:color="auto"/>
                <w:right w:val="none" w:sz="0" w:space="0" w:color="auto"/>
              </w:divBdr>
            </w:div>
            <w:div w:id="2112160397">
              <w:marLeft w:val="0"/>
              <w:marRight w:val="0"/>
              <w:marTop w:val="360"/>
              <w:marBottom w:val="0"/>
              <w:divBdr>
                <w:top w:val="single" w:sz="6" w:space="0" w:color="auto"/>
                <w:left w:val="single" w:sz="6" w:space="0" w:color="auto"/>
                <w:bottom w:val="single" w:sz="6" w:space="0" w:color="auto"/>
                <w:right w:val="single" w:sz="6" w:space="0" w:color="auto"/>
              </w:divBdr>
            </w:div>
            <w:div w:id="2114399704">
              <w:marLeft w:val="0"/>
              <w:marRight w:val="0"/>
              <w:marTop w:val="0"/>
              <w:marBottom w:val="0"/>
              <w:divBdr>
                <w:top w:val="none" w:sz="0" w:space="0" w:color="auto"/>
                <w:left w:val="none" w:sz="0" w:space="0" w:color="auto"/>
                <w:bottom w:val="none" w:sz="0" w:space="0" w:color="auto"/>
                <w:right w:val="none" w:sz="0" w:space="0" w:color="auto"/>
              </w:divBdr>
            </w:div>
            <w:div w:id="2117748223">
              <w:marLeft w:val="0"/>
              <w:marRight w:val="0"/>
              <w:marTop w:val="0"/>
              <w:marBottom w:val="0"/>
              <w:divBdr>
                <w:top w:val="none" w:sz="0" w:space="0" w:color="auto"/>
                <w:left w:val="none" w:sz="0" w:space="0" w:color="auto"/>
                <w:bottom w:val="none" w:sz="0" w:space="0" w:color="auto"/>
                <w:right w:val="none" w:sz="0" w:space="0" w:color="auto"/>
              </w:divBdr>
            </w:div>
            <w:div w:id="2117863769">
              <w:marLeft w:val="0"/>
              <w:marRight w:val="0"/>
              <w:marTop w:val="0"/>
              <w:marBottom w:val="0"/>
              <w:divBdr>
                <w:top w:val="none" w:sz="0" w:space="0" w:color="auto"/>
                <w:left w:val="none" w:sz="0" w:space="0" w:color="auto"/>
                <w:bottom w:val="none" w:sz="0" w:space="0" w:color="auto"/>
                <w:right w:val="none" w:sz="0" w:space="0" w:color="auto"/>
              </w:divBdr>
            </w:div>
            <w:div w:id="2118214490">
              <w:marLeft w:val="0"/>
              <w:marRight w:val="0"/>
              <w:marTop w:val="0"/>
              <w:marBottom w:val="0"/>
              <w:divBdr>
                <w:top w:val="none" w:sz="0" w:space="0" w:color="auto"/>
                <w:left w:val="none" w:sz="0" w:space="0" w:color="auto"/>
                <w:bottom w:val="none" w:sz="0" w:space="0" w:color="auto"/>
                <w:right w:val="none" w:sz="0" w:space="0" w:color="auto"/>
              </w:divBdr>
            </w:div>
            <w:div w:id="2120835138">
              <w:marLeft w:val="0"/>
              <w:marRight w:val="0"/>
              <w:marTop w:val="0"/>
              <w:marBottom w:val="0"/>
              <w:divBdr>
                <w:top w:val="none" w:sz="0" w:space="0" w:color="auto"/>
                <w:left w:val="none" w:sz="0" w:space="0" w:color="auto"/>
                <w:bottom w:val="none" w:sz="0" w:space="0" w:color="auto"/>
                <w:right w:val="none" w:sz="0" w:space="0" w:color="auto"/>
              </w:divBdr>
            </w:div>
            <w:div w:id="2121024592">
              <w:marLeft w:val="0"/>
              <w:marRight w:val="0"/>
              <w:marTop w:val="0"/>
              <w:marBottom w:val="0"/>
              <w:divBdr>
                <w:top w:val="none" w:sz="0" w:space="0" w:color="auto"/>
                <w:left w:val="none" w:sz="0" w:space="0" w:color="auto"/>
                <w:bottom w:val="none" w:sz="0" w:space="0" w:color="auto"/>
                <w:right w:val="none" w:sz="0" w:space="0" w:color="auto"/>
              </w:divBdr>
            </w:div>
            <w:div w:id="2121760498">
              <w:marLeft w:val="0"/>
              <w:marRight w:val="0"/>
              <w:marTop w:val="0"/>
              <w:marBottom w:val="0"/>
              <w:divBdr>
                <w:top w:val="none" w:sz="0" w:space="0" w:color="auto"/>
                <w:left w:val="none" w:sz="0" w:space="0" w:color="auto"/>
                <w:bottom w:val="none" w:sz="0" w:space="0" w:color="auto"/>
                <w:right w:val="none" w:sz="0" w:space="0" w:color="auto"/>
              </w:divBdr>
            </w:div>
            <w:div w:id="2122649103">
              <w:marLeft w:val="0"/>
              <w:marRight w:val="0"/>
              <w:marTop w:val="0"/>
              <w:marBottom w:val="0"/>
              <w:divBdr>
                <w:top w:val="none" w:sz="0" w:space="0" w:color="auto"/>
                <w:left w:val="none" w:sz="0" w:space="0" w:color="auto"/>
                <w:bottom w:val="none" w:sz="0" w:space="0" w:color="auto"/>
                <w:right w:val="none" w:sz="0" w:space="0" w:color="auto"/>
              </w:divBdr>
            </w:div>
            <w:div w:id="2123527806">
              <w:marLeft w:val="0"/>
              <w:marRight w:val="0"/>
              <w:marTop w:val="0"/>
              <w:marBottom w:val="0"/>
              <w:divBdr>
                <w:top w:val="none" w:sz="0" w:space="0" w:color="auto"/>
                <w:left w:val="none" w:sz="0" w:space="0" w:color="auto"/>
                <w:bottom w:val="none" w:sz="0" w:space="0" w:color="auto"/>
                <w:right w:val="none" w:sz="0" w:space="0" w:color="auto"/>
              </w:divBdr>
            </w:div>
            <w:div w:id="2125155673">
              <w:marLeft w:val="0"/>
              <w:marRight w:val="0"/>
              <w:marTop w:val="0"/>
              <w:marBottom w:val="0"/>
              <w:divBdr>
                <w:top w:val="none" w:sz="0" w:space="0" w:color="auto"/>
                <w:left w:val="none" w:sz="0" w:space="0" w:color="auto"/>
                <w:bottom w:val="none" w:sz="0" w:space="0" w:color="auto"/>
                <w:right w:val="none" w:sz="0" w:space="0" w:color="auto"/>
              </w:divBdr>
            </w:div>
            <w:div w:id="2125465292">
              <w:marLeft w:val="0"/>
              <w:marRight w:val="0"/>
              <w:marTop w:val="0"/>
              <w:marBottom w:val="0"/>
              <w:divBdr>
                <w:top w:val="none" w:sz="0" w:space="0" w:color="auto"/>
                <w:left w:val="none" w:sz="0" w:space="0" w:color="auto"/>
                <w:bottom w:val="none" w:sz="0" w:space="0" w:color="auto"/>
                <w:right w:val="none" w:sz="0" w:space="0" w:color="auto"/>
              </w:divBdr>
            </w:div>
            <w:div w:id="2125884228">
              <w:marLeft w:val="0"/>
              <w:marRight w:val="0"/>
              <w:marTop w:val="0"/>
              <w:marBottom w:val="0"/>
              <w:divBdr>
                <w:top w:val="none" w:sz="0" w:space="0" w:color="auto"/>
                <w:left w:val="none" w:sz="0" w:space="0" w:color="auto"/>
                <w:bottom w:val="none" w:sz="0" w:space="0" w:color="auto"/>
                <w:right w:val="none" w:sz="0" w:space="0" w:color="auto"/>
              </w:divBdr>
            </w:div>
            <w:div w:id="2126534089">
              <w:marLeft w:val="0"/>
              <w:marRight w:val="0"/>
              <w:marTop w:val="0"/>
              <w:marBottom w:val="0"/>
              <w:divBdr>
                <w:top w:val="none" w:sz="0" w:space="0" w:color="auto"/>
                <w:left w:val="none" w:sz="0" w:space="0" w:color="auto"/>
                <w:bottom w:val="none" w:sz="0" w:space="0" w:color="auto"/>
                <w:right w:val="none" w:sz="0" w:space="0" w:color="auto"/>
              </w:divBdr>
            </w:div>
            <w:div w:id="2128423827">
              <w:marLeft w:val="0"/>
              <w:marRight w:val="0"/>
              <w:marTop w:val="0"/>
              <w:marBottom w:val="0"/>
              <w:divBdr>
                <w:top w:val="none" w:sz="0" w:space="0" w:color="auto"/>
                <w:left w:val="none" w:sz="0" w:space="0" w:color="auto"/>
                <w:bottom w:val="none" w:sz="0" w:space="0" w:color="auto"/>
                <w:right w:val="none" w:sz="0" w:space="0" w:color="auto"/>
              </w:divBdr>
            </w:div>
            <w:div w:id="2129278320">
              <w:marLeft w:val="0"/>
              <w:marRight w:val="0"/>
              <w:marTop w:val="0"/>
              <w:marBottom w:val="0"/>
              <w:divBdr>
                <w:top w:val="none" w:sz="0" w:space="0" w:color="auto"/>
                <w:left w:val="none" w:sz="0" w:space="0" w:color="auto"/>
                <w:bottom w:val="none" w:sz="0" w:space="0" w:color="auto"/>
                <w:right w:val="none" w:sz="0" w:space="0" w:color="auto"/>
              </w:divBdr>
            </w:div>
            <w:div w:id="2129426468">
              <w:marLeft w:val="0"/>
              <w:marRight w:val="0"/>
              <w:marTop w:val="0"/>
              <w:marBottom w:val="0"/>
              <w:divBdr>
                <w:top w:val="none" w:sz="0" w:space="0" w:color="auto"/>
                <w:left w:val="none" w:sz="0" w:space="0" w:color="auto"/>
                <w:bottom w:val="none" w:sz="0" w:space="0" w:color="auto"/>
                <w:right w:val="none" w:sz="0" w:space="0" w:color="auto"/>
              </w:divBdr>
            </w:div>
            <w:div w:id="2130463682">
              <w:marLeft w:val="0"/>
              <w:marRight w:val="0"/>
              <w:marTop w:val="0"/>
              <w:marBottom w:val="0"/>
              <w:divBdr>
                <w:top w:val="none" w:sz="0" w:space="0" w:color="auto"/>
                <w:left w:val="none" w:sz="0" w:space="0" w:color="auto"/>
                <w:bottom w:val="none" w:sz="0" w:space="0" w:color="auto"/>
                <w:right w:val="none" w:sz="0" w:space="0" w:color="auto"/>
              </w:divBdr>
            </w:div>
            <w:div w:id="2132361600">
              <w:marLeft w:val="0"/>
              <w:marRight w:val="0"/>
              <w:marTop w:val="0"/>
              <w:marBottom w:val="0"/>
              <w:divBdr>
                <w:top w:val="none" w:sz="0" w:space="0" w:color="auto"/>
                <w:left w:val="none" w:sz="0" w:space="0" w:color="auto"/>
                <w:bottom w:val="none" w:sz="0" w:space="0" w:color="auto"/>
                <w:right w:val="none" w:sz="0" w:space="0" w:color="auto"/>
              </w:divBdr>
            </w:div>
            <w:div w:id="2135905538">
              <w:marLeft w:val="0"/>
              <w:marRight w:val="0"/>
              <w:marTop w:val="0"/>
              <w:marBottom w:val="0"/>
              <w:divBdr>
                <w:top w:val="none" w:sz="0" w:space="0" w:color="auto"/>
                <w:left w:val="none" w:sz="0" w:space="0" w:color="auto"/>
                <w:bottom w:val="none" w:sz="0" w:space="0" w:color="auto"/>
                <w:right w:val="none" w:sz="0" w:space="0" w:color="auto"/>
              </w:divBdr>
            </w:div>
            <w:div w:id="2137134788">
              <w:marLeft w:val="0"/>
              <w:marRight w:val="0"/>
              <w:marTop w:val="0"/>
              <w:marBottom w:val="0"/>
              <w:divBdr>
                <w:top w:val="none" w:sz="0" w:space="0" w:color="auto"/>
                <w:left w:val="none" w:sz="0" w:space="0" w:color="auto"/>
                <w:bottom w:val="none" w:sz="0" w:space="0" w:color="auto"/>
                <w:right w:val="none" w:sz="0" w:space="0" w:color="auto"/>
              </w:divBdr>
            </w:div>
            <w:div w:id="2137286505">
              <w:marLeft w:val="0"/>
              <w:marRight w:val="0"/>
              <w:marTop w:val="0"/>
              <w:marBottom w:val="0"/>
              <w:divBdr>
                <w:top w:val="none" w:sz="0" w:space="0" w:color="auto"/>
                <w:left w:val="none" w:sz="0" w:space="0" w:color="auto"/>
                <w:bottom w:val="none" w:sz="0" w:space="0" w:color="auto"/>
                <w:right w:val="none" w:sz="0" w:space="0" w:color="auto"/>
              </w:divBdr>
            </w:div>
            <w:div w:id="2137487785">
              <w:marLeft w:val="0"/>
              <w:marRight w:val="0"/>
              <w:marTop w:val="0"/>
              <w:marBottom w:val="0"/>
              <w:divBdr>
                <w:top w:val="none" w:sz="0" w:space="0" w:color="auto"/>
                <w:left w:val="none" w:sz="0" w:space="0" w:color="auto"/>
                <w:bottom w:val="none" w:sz="0" w:space="0" w:color="auto"/>
                <w:right w:val="none" w:sz="0" w:space="0" w:color="auto"/>
              </w:divBdr>
            </w:div>
            <w:div w:id="2138599534">
              <w:marLeft w:val="0"/>
              <w:marRight w:val="0"/>
              <w:marTop w:val="0"/>
              <w:marBottom w:val="0"/>
              <w:divBdr>
                <w:top w:val="none" w:sz="0" w:space="0" w:color="auto"/>
                <w:left w:val="none" w:sz="0" w:space="0" w:color="auto"/>
                <w:bottom w:val="none" w:sz="0" w:space="0" w:color="auto"/>
                <w:right w:val="none" w:sz="0" w:space="0" w:color="auto"/>
              </w:divBdr>
            </w:div>
            <w:div w:id="2139258422">
              <w:marLeft w:val="0"/>
              <w:marRight w:val="0"/>
              <w:marTop w:val="0"/>
              <w:marBottom w:val="0"/>
              <w:divBdr>
                <w:top w:val="none" w:sz="0" w:space="0" w:color="auto"/>
                <w:left w:val="none" w:sz="0" w:space="0" w:color="auto"/>
                <w:bottom w:val="none" w:sz="0" w:space="0" w:color="auto"/>
                <w:right w:val="none" w:sz="0" w:space="0" w:color="auto"/>
              </w:divBdr>
            </w:div>
            <w:div w:id="2141150810">
              <w:marLeft w:val="0"/>
              <w:marRight w:val="0"/>
              <w:marTop w:val="0"/>
              <w:marBottom w:val="0"/>
              <w:divBdr>
                <w:top w:val="none" w:sz="0" w:space="0" w:color="auto"/>
                <w:left w:val="none" w:sz="0" w:space="0" w:color="auto"/>
                <w:bottom w:val="none" w:sz="0" w:space="0" w:color="auto"/>
                <w:right w:val="none" w:sz="0" w:space="0" w:color="auto"/>
              </w:divBdr>
            </w:div>
            <w:div w:id="2146192674">
              <w:marLeft w:val="0"/>
              <w:marRight w:val="0"/>
              <w:marTop w:val="0"/>
              <w:marBottom w:val="0"/>
              <w:divBdr>
                <w:top w:val="none" w:sz="0" w:space="0" w:color="auto"/>
                <w:left w:val="none" w:sz="0" w:space="0" w:color="auto"/>
                <w:bottom w:val="none" w:sz="0" w:space="0" w:color="auto"/>
                <w:right w:val="none" w:sz="0" w:space="0" w:color="auto"/>
              </w:divBdr>
            </w:div>
          </w:divsChild>
        </w:div>
        <w:div w:id="1844542185">
          <w:marLeft w:val="0"/>
          <w:marRight w:val="0"/>
          <w:marTop w:val="0"/>
          <w:marBottom w:val="0"/>
          <w:divBdr>
            <w:top w:val="none" w:sz="0" w:space="0" w:color="auto"/>
            <w:left w:val="none" w:sz="0" w:space="0" w:color="auto"/>
            <w:bottom w:val="none" w:sz="0" w:space="0" w:color="auto"/>
            <w:right w:val="none" w:sz="0" w:space="0" w:color="auto"/>
          </w:divBdr>
          <w:divsChild>
            <w:div w:id="3364607">
              <w:marLeft w:val="0"/>
              <w:marRight w:val="0"/>
              <w:marTop w:val="0"/>
              <w:marBottom w:val="0"/>
              <w:divBdr>
                <w:top w:val="none" w:sz="0" w:space="0" w:color="auto"/>
                <w:left w:val="none" w:sz="0" w:space="0" w:color="auto"/>
                <w:bottom w:val="none" w:sz="0" w:space="0" w:color="auto"/>
                <w:right w:val="none" w:sz="0" w:space="0" w:color="auto"/>
              </w:divBdr>
            </w:div>
            <w:div w:id="25065946">
              <w:marLeft w:val="0"/>
              <w:marRight w:val="0"/>
              <w:marTop w:val="0"/>
              <w:marBottom w:val="0"/>
              <w:divBdr>
                <w:top w:val="none" w:sz="0" w:space="0" w:color="auto"/>
                <w:left w:val="none" w:sz="0" w:space="0" w:color="auto"/>
                <w:bottom w:val="none" w:sz="0" w:space="0" w:color="auto"/>
                <w:right w:val="none" w:sz="0" w:space="0" w:color="auto"/>
              </w:divBdr>
            </w:div>
            <w:div w:id="27800770">
              <w:marLeft w:val="0"/>
              <w:marRight w:val="0"/>
              <w:marTop w:val="0"/>
              <w:marBottom w:val="0"/>
              <w:divBdr>
                <w:top w:val="none" w:sz="0" w:space="0" w:color="auto"/>
                <w:left w:val="none" w:sz="0" w:space="0" w:color="auto"/>
                <w:bottom w:val="none" w:sz="0" w:space="0" w:color="auto"/>
                <w:right w:val="none" w:sz="0" w:space="0" w:color="auto"/>
              </w:divBdr>
            </w:div>
            <w:div w:id="32509249">
              <w:marLeft w:val="0"/>
              <w:marRight w:val="0"/>
              <w:marTop w:val="0"/>
              <w:marBottom w:val="0"/>
              <w:divBdr>
                <w:top w:val="none" w:sz="0" w:space="0" w:color="auto"/>
                <w:left w:val="none" w:sz="0" w:space="0" w:color="auto"/>
                <w:bottom w:val="none" w:sz="0" w:space="0" w:color="auto"/>
                <w:right w:val="none" w:sz="0" w:space="0" w:color="auto"/>
              </w:divBdr>
            </w:div>
            <w:div w:id="45223117">
              <w:marLeft w:val="0"/>
              <w:marRight w:val="0"/>
              <w:marTop w:val="0"/>
              <w:marBottom w:val="0"/>
              <w:divBdr>
                <w:top w:val="none" w:sz="0" w:space="0" w:color="auto"/>
                <w:left w:val="none" w:sz="0" w:space="0" w:color="auto"/>
                <w:bottom w:val="none" w:sz="0" w:space="0" w:color="auto"/>
                <w:right w:val="none" w:sz="0" w:space="0" w:color="auto"/>
              </w:divBdr>
            </w:div>
            <w:div w:id="68117673">
              <w:marLeft w:val="0"/>
              <w:marRight w:val="0"/>
              <w:marTop w:val="0"/>
              <w:marBottom w:val="0"/>
              <w:divBdr>
                <w:top w:val="none" w:sz="0" w:space="0" w:color="auto"/>
                <w:left w:val="none" w:sz="0" w:space="0" w:color="auto"/>
                <w:bottom w:val="none" w:sz="0" w:space="0" w:color="auto"/>
                <w:right w:val="none" w:sz="0" w:space="0" w:color="auto"/>
              </w:divBdr>
            </w:div>
            <w:div w:id="80221614">
              <w:marLeft w:val="0"/>
              <w:marRight w:val="0"/>
              <w:marTop w:val="0"/>
              <w:marBottom w:val="0"/>
              <w:divBdr>
                <w:top w:val="none" w:sz="0" w:space="0" w:color="auto"/>
                <w:left w:val="none" w:sz="0" w:space="0" w:color="auto"/>
                <w:bottom w:val="none" w:sz="0" w:space="0" w:color="auto"/>
                <w:right w:val="none" w:sz="0" w:space="0" w:color="auto"/>
              </w:divBdr>
            </w:div>
            <w:div w:id="89620044">
              <w:marLeft w:val="0"/>
              <w:marRight w:val="0"/>
              <w:marTop w:val="0"/>
              <w:marBottom w:val="0"/>
              <w:divBdr>
                <w:top w:val="none" w:sz="0" w:space="0" w:color="auto"/>
                <w:left w:val="none" w:sz="0" w:space="0" w:color="auto"/>
                <w:bottom w:val="none" w:sz="0" w:space="0" w:color="auto"/>
                <w:right w:val="none" w:sz="0" w:space="0" w:color="auto"/>
              </w:divBdr>
            </w:div>
            <w:div w:id="97263117">
              <w:marLeft w:val="0"/>
              <w:marRight w:val="0"/>
              <w:marTop w:val="0"/>
              <w:marBottom w:val="0"/>
              <w:divBdr>
                <w:top w:val="none" w:sz="0" w:space="0" w:color="auto"/>
                <w:left w:val="none" w:sz="0" w:space="0" w:color="auto"/>
                <w:bottom w:val="none" w:sz="0" w:space="0" w:color="auto"/>
                <w:right w:val="none" w:sz="0" w:space="0" w:color="auto"/>
              </w:divBdr>
            </w:div>
            <w:div w:id="101190652">
              <w:marLeft w:val="0"/>
              <w:marRight w:val="0"/>
              <w:marTop w:val="0"/>
              <w:marBottom w:val="0"/>
              <w:divBdr>
                <w:top w:val="none" w:sz="0" w:space="0" w:color="auto"/>
                <w:left w:val="none" w:sz="0" w:space="0" w:color="auto"/>
                <w:bottom w:val="none" w:sz="0" w:space="0" w:color="auto"/>
                <w:right w:val="none" w:sz="0" w:space="0" w:color="auto"/>
              </w:divBdr>
            </w:div>
            <w:div w:id="102266405">
              <w:marLeft w:val="0"/>
              <w:marRight w:val="0"/>
              <w:marTop w:val="0"/>
              <w:marBottom w:val="0"/>
              <w:divBdr>
                <w:top w:val="none" w:sz="0" w:space="0" w:color="auto"/>
                <w:left w:val="none" w:sz="0" w:space="0" w:color="auto"/>
                <w:bottom w:val="none" w:sz="0" w:space="0" w:color="auto"/>
                <w:right w:val="none" w:sz="0" w:space="0" w:color="auto"/>
              </w:divBdr>
            </w:div>
            <w:div w:id="116067661">
              <w:marLeft w:val="0"/>
              <w:marRight w:val="0"/>
              <w:marTop w:val="0"/>
              <w:marBottom w:val="0"/>
              <w:divBdr>
                <w:top w:val="none" w:sz="0" w:space="0" w:color="auto"/>
                <w:left w:val="none" w:sz="0" w:space="0" w:color="auto"/>
                <w:bottom w:val="none" w:sz="0" w:space="0" w:color="auto"/>
                <w:right w:val="none" w:sz="0" w:space="0" w:color="auto"/>
              </w:divBdr>
            </w:div>
            <w:div w:id="128279542">
              <w:marLeft w:val="0"/>
              <w:marRight w:val="0"/>
              <w:marTop w:val="0"/>
              <w:marBottom w:val="0"/>
              <w:divBdr>
                <w:top w:val="none" w:sz="0" w:space="0" w:color="auto"/>
                <w:left w:val="none" w:sz="0" w:space="0" w:color="auto"/>
                <w:bottom w:val="none" w:sz="0" w:space="0" w:color="auto"/>
                <w:right w:val="none" w:sz="0" w:space="0" w:color="auto"/>
              </w:divBdr>
            </w:div>
            <w:div w:id="129565438">
              <w:marLeft w:val="0"/>
              <w:marRight w:val="0"/>
              <w:marTop w:val="0"/>
              <w:marBottom w:val="0"/>
              <w:divBdr>
                <w:top w:val="none" w:sz="0" w:space="0" w:color="auto"/>
                <w:left w:val="none" w:sz="0" w:space="0" w:color="auto"/>
                <w:bottom w:val="none" w:sz="0" w:space="0" w:color="auto"/>
                <w:right w:val="none" w:sz="0" w:space="0" w:color="auto"/>
              </w:divBdr>
            </w:div>
            <w:div w:id="137764703">
              <w:marLeft w:val="0"/>
              <w:marRight w:val="0"/>
              <w:marTop w:val="0"/>
              <w:marBottom w:val="0"/>
              <w:divBdr>
                <w:top w:val="none" w:sz="0" w:space="0" w:color="auto"/>
                <w:left w:val="none" w:sz="0" w:space="0" w:color="auto"/>
                <w:bottom w:val="none" w:sz="0" w:space="0" w:color="auto"/>
                <w:right w:val="none" w:sz="0" w:space="0" w:color="auto"/>
              </w:divBdr>
            </w:div>
            <w:div w:id="140117086">
              <w:marLeft w:val="0"/>
              <w:marRight w:val="0"/>
              <w:marTop w:val="0"/>
              <w:marBottom w:val="0"/>
              <w:divBdr>
                <w:top w:val="none" w:sz="0" w:space="0" w:color="auto"/>
                <w:left w:val="none" w:sz="0" w:space="0" w:color="auto"/>
                <w:bottom w:val="none" w:sz="0" w:space="0" w:color="auto"/>
                <w:right w:val="none" w:sz="0" w:space="0" w:color="auto"/>
              </w:divBdr>
            </w:div>
            <w:div w:id="151605285">
              <w:marLeft w:val="0"/>
              <w:marRight w:val="0"/>
              <w:marTop w:val="0"/>
              <w:marBottom w:val="0"/>
              <w:divBdr>
                <w:top w:val="none" w:sz="0" w:space="0" w:color="auto"/>
                <w:left w:val="none" w:sz="0" w:space="0" w:color="auto"/>
                <w:bottom w:val="none" w:sz="0" w:space="0" w:color="auto"/>
                <w:right w:val="none" w:sz="0" w:space="0" w:color="auto"/>
              </w:divBdr>
            </w:div>
            <w:div w:id="176310718">
              <w:marLeft w:val="0"/>
              <w:marRight w:val="0"/>
              <w:marTop w:val="0"/>
              <w:marBottom w:val="0"/>
              <w:divBdr>
                <w:top w:val="none" w:sz="0" w:space="0" w:color="auto"/>
                <w:left w:val="none" w:sz="0" w:space="0" w:color="auto"/>
                <w:bottom w:val="none" w:sz="0" w:space="0" w:color="auto"/>
                <w:right w:val="none" w:sz="0" w:space="0" w:color="auto"/>
              </w:divBdr>
            </w:div>
            <w:div w:id="184829402">
              <w:marLeft w:val="0"/>
              <w:marRight w:val="0"/>
              <w:marTop w:val="0"/>
              <w:marBottom w:val="0"/>
              <w:divBdr>
                <w:top w:val="none" w:sz="0" w:space="0" w:color="auto"/>
                <w:left w:val="none" w:sz="0" w:space="0" w:color="auto"/>
                <w:bottom w:val="none" w:sz="0" w:space="0" w:color="auto"/>
                <w:right w:val="none" w:sz="0" w:space="0" w:color="auto"/>
              </w:divBdr>
            </w:div>
            <w:div w:id="186335943">
              <w:marLeft w:val="0"/>
              <w:marRight w:val="0"/>
              <w:marTop w:val="0"/>
              <w:marBottom w:val="0"/>
              <w:divBdr>
                <w:top w:val="none" w:sz="0" w:space="0" w:color="auto"/>
                <w:left w:val="none" w:sz="0" w:space="0" w:color="auto"/>
                <w:bottom w:val="none" w:sz="0" w:space="0" w:color="auto"/>
                <w:right w:val="none" w:sz="0" w:space="0" w:color="auto"/>
              </w:divBdr>
            </w:div>
            <w:div w:id="195965359">
              <w:marLeft w:val="0"/>
              <w:marRight w:val="0"/>
              <w:marTop w:val="0"/>
              <w:marBottom w:val="0"/>
              <w:divBdr>
                <w:top w:val="none" w:sz="0" w:space="0" w:color="auto"/>
                <w:left w:val="none" w:sz="0" w:space="0" w:color="auto"/>
                <w:bottom w:val="none" w:sz="0" w:space="0" w:color="auto"/>
                <w:right w:val="none" w:sz="0" w:space="0" w:color="auto"/>
              </w:divBdr>
            </w:div>
            <w:div w:id="220797619">
              <w:marLeft w:val="0"/>
              <w:marRight w:val="0"/>
              <w:marTop w:val="0"/>
              <w:marBottom w:val="0"/>
              <w:divBdr>
                <w:top w:val="none" w:sz="0" w:space="0" w:color="auto"/>
                <w:left w:val="none" w:sz="0" w:space="0" w:color="auto"/>
                <w:bottom w:val="none" w:sz="0" w:space="0" w:color="auto"/>
                <w:right w:val="none" w:sz="0" w:space="0" w:color="auto"/>
              </w:divBdr>
            </w:div>
            <w:div w:id="224293039">
              <w:marLeft w:val="0"/>
              <w:marRight w:val="0"/>
              <w:marTop w:val="0"/>
              <w:marBottom w:val="0"/>
              <w:divBdr>
                <w:top w:val="none" w:sz="0" w:space="0" w:color="auto"/>
                <w:left w:val="none" w:sz="0" w:space="0" w:color="auto"/>
                <w:bottom w:val="none" w:sz="0" w:space="0" w:color="auto"/>
                <w:right w:val="none" w:sz="0" w:space="0" w:color="auto"/>
              </w:divBdr>
            </w:div>
            <w:div w:id="235941641">
              <w:marLeft w:val="0"/>
              <w:marRight w:val="0"/>
              <w:marTop w:val="0"/>
              <w:marBottom w:val="0"/>
              <w:divBdr>
                <w:top w:val="none" w:sz="0" w:space="0" w:color="auto"/>
                <w:left w:val="none" w:sz="0" w:space="0" w:color="auto"/>
                <w:bottom w:val="none" w:sz="0" w:space="0" w:color="auto"/>
                <w:right w:val="none" w:sz="0" w:space="0" w:color="auto"/>
              </w:divBdr>
            </w:div>
            <w:div w:id="260646035">
              <w:marLeft w:val="0"/>
              <w:marRight w:val="0"/>
              <w:marTop w:val="0"/>
              <w:marBottom w:val="0"/>
              <w:divBdr>
                <w:top w:val="none" w:sz="0" w:space="0" w:color="auto"/>
                <w:left w:val="none" w:sz="0" w:space="0" w:color="auto"/>
                <w:bottom w:val="none" w:sz="0" w:space="0" w:color="auto"/>
                <w:right w:val="none" w:sz="0" w:space="0" w:color="auto"/>
              </w:divBdr>
            </w:div>
            <w:div w:id="267205155">
              <w:marLeft w:val="0"/>
              <w:marRight w:val="0"/>
              <w:marTop w:val="0"/>
              <w:marBottom w:val="0"/>
              <w:divBdr>
                <w:top w:val="none" w:sz="0" w:space="0" w:color="auto"/>
                <w:left w:val="none" w:sz="0" w:space="0" w:color="auto"/>
                <w:bottom w:val="none" w:sz="0" w:space="0" w:color="auto"/>
                <w:right w:val="none" w:sz="0" w:space="0" w:color="auto"/>
              </w:divBdr>
            </w:div>
            <w:div w:id="294600125">
              <w:marLeft w:val="0"/>
              <w:marRight w:val="0"/>
              <w:marTop w:val="0"/>
              <w:marBottom w:val="0"/>
              <w:divBdr>
                <w:top w:val="none" w:sz="0" w:space="0" w:color="auto"/>
                <w:left w:val="none" w:sz="0" w:space="0" w:color="auto"/>
                <w:bottom w:val="none" w:sz="0" w:space="0" w:color="auto"/>
                <w:right w:val="none" w:sz="0" w:space="0" w:color="auto"/>
              </w:divBdr>
            </w:div>
            <w:div w:id="312416131">
              <w:marLeft w:val="0"/>
              <w:marRight w:val="0"/>
              <w:marTop w:val="0"/>
              <w:marBottom w:val="0"/>
              <w:divBdr>
                <w:top w:val="none" w:sz="0" w:space="0" w:color="auto"/>
                <w:left w:val="none" w:sz="0" w:space="0" w:color="auto"/>
                <w:bottom w:val="none" w:sz="0" w:space="0" w:color="auto"/>
                <w:right w:val="none" w:sz="0" w:space="0" w:color="auto"/>
              </w:divBdr>
            </w:div>
            <w:div w:id="316882550">
              <w:marLeft w:val="0"/>
              <w:marRight w:val="0"/>
              <w:marTop w:val="0"/>
              <w:marBottom w:val="0"/>
              <w:divBdr>
                <w:top w:val="none" w:sz="0" w:space="0" w:color="auto"/>
                <w:left w:val="none" w:sz="0" w:space="0" w:color="auto"/>
                <w:bottom w:val="none" w:sz="0" w:space="0" w:color="auto"/>
                <w:right w:val="none" w:sz="0" w:space="0" w:color="auto"/>
              </w:divBdr>
            </w:div>
            <w:div w:id="319114720">
              <w:marLeft w:val="0"/>
              <w:marRight w:val="0"/>
              <w:marTop w:val="0"/>
              <w:marBottom w:val="0"/>
              <w:divBdr>
                <w:top w:val="none" w:sz="0" w:space="0" w:color="auto"/>
                <w:left w:val="none" w:sz="0" w:space="0" w:color="auto"/>
                <w:bottom w:val="none" w:sz="0" w:space="0" w:color="auto"/>
                <w:right w:val="none" w:sz="0" w:space="0" w:color="auto"/>
              </w:divBdr>
            </w:div>
            <w:div w:id="335307587">
              <w:marLeft w:val="0"/>
              <w:marRight w:val="0"/>
              <w:marTop w:val="0"/>
              <w:marBottom w:val="0"/>
              <w:divBdr>
                <w:top w:val="none" w:sz="0" w:space="0" w:color="auto"/>
                <w:left w:val="none" w:sz="0" w:space="0" w:color="auto"/>
                <w:bottom w:val="none" w:sz="0" w:space="0" w:color="auto"/>
                <w:right w:val="none" w:sz="0" w:space="0" w:color="auto"/>
              </w:divBdr>
            </w:div>
            <w:div w:id="336536957">
              <w:marLeft w:val="0"/>
              <w:marRight w:val="0"/>
              <w:marTop w:val="0"/>
              <w:marBottom w:val="0"/>
              <w:divBdr>
                <w:top w:val="none" w:sz="0" w:space="0" w:color="auto"/>
                <w:left w:val="none" w:sz="0" w:space="0" w:color="auto"/>
                <w:bottom w:val="none" w:sz="0" w:space="0" w:color="auto"/>
                <w:right w:val="none" w:sz="0" w:space="0" w:color="auto"/>
              </w:divBdr>
            </w:div>
            <w:div w:id="348070379">
              <w:marLeft w:val="0"/>
              <w:marRight w:val="0"/>
              <w:marTop w:val="0"/>
              <w:marBottom w:val="0"/>
              <w:divBdr>
                <w:top w:val="none" w:sz="0" w:space="0" w:color="auto"/>
                <w:left w:val="none" w:sz="0" w:space="0" w:color="auto"/>
                <w:bottom w:val="none" w:sz="0" w:space="0" w:color="auto"/>
                <w:right w:val="none" w:sz="0" w:space="0" w:color="auto"/>
              </w:divBdr>
            </w:div>
            <w:div w:id="350496206">
              <w:marLeft w:val="0"/>
              <w:marRight w:val="0"/>
              <w:marTop w:val="0"/>
              <w:marBottom w:val="0"/>
              <w:divBdr>
                <w:top w:val="none" w:sz="0" w:space="0" w:color="auto"/>
                <w:left w:val="none" w:sz="0" w:space="0" w:color="auto"/>
                <w:bottom w:val="none" w:sz="0" w:space="0" w:color="auto"/>
                <w:right w:val="none" w:sz="0" w:space="0" w:color="auto"/>
              </w:divBdr>
            </w:div>
            <w:div w:id="375744022">
              <w:marLeft w:val="0"/>
              <w:marRight w:val="0"/>
              <w:marTop w:val="0"/>
              <w:marBottom w:val="0"/>
              <w:divBdr>
                <w:top w:val="none" w:sz="0" w:space="0" w:color="auto"/>
                <w:left w:val="none" w:sz="0" w:space="0" w:color="auto"/>
                <w:bottom w:val="none" w:sz="0" w:space="0" w:color="auto"/>
                <w:right w:val="none" w:sz="0" w:space="0" w:color="auto"/>
              </w:divBdr>
            </w:div>
            <w:div w:id="379978728">
              <w:marLeft w:val="0"/>
              <w:marRight w:val="0"/>
              <w:marTop w:val="0"/>
              <w:marBottom w:val="0"/>
              <w:divBdr>
                <w:top w:val="none" w:sz="0" w:space="0" w:color="auto"/>
                <w:left w:val="none" w:sz="0" w:space="0" w:color="auto"/>
                <w:bottom w:val="none" w:sz="0" w:space="0" w:color="auto"/>
                <w:right w:val="none" w:sz="0" w:space="0" w:color="auto"/>
              </w:divBdr>
            </w:div>
            <w:div w:id="396057480">
              <w:marLeft w:val="0"/>
              <w:marRight w:val="0"/>
              <w:marTop w:val="0"/>
              <w:marBottom w:val="0"/>
              <w:divBdr>
                <w:top w:val="none" w:sz="0" w:space="0" w:color="auto"/>
                <w:left w:val="none" w:sz="0" w:space="0" w:color="auto"/>
                <w:bottom w:val="none" w:sz="0" w:space="0" w:color="auto"/>
                <w:right w:val="none" w:sz="0" w:space="0" w:color="auto"/>
              </w:divBdr>
            </w:div>
            <w:div w:id="397165556">
              <w:marLeft w:val="0"/>
              <w:marRight w:val="0"/>
              <w:marTop w:val="0"/>
              <w:marBottom w:val="0"/>
              <w:divBdr>
                <w:top w:val="none" w:sz="0" w:space="0" w:color="auto"/>
                <w:left w:val="none" w:sz="0" w:space="0" w:color="auto"/>
                <w:bottom w:val="none" w:sz="0" w:space="0" w:color="auto"/>
                <w:right w:val="none" w:sz="0" w:space="0" w:color="auto"/>
              </w:divBdr>
            </w:div>
            <w:div w:id="401029887">
              <w:marLeft w:val="0"/>
              <w:marRight w:val="0"/>
              <w:marTop w:val="0"/>
              <w:marBottom w:val="0"/>
              <w:divBdr>
                <w:top w:val="none" w:sz="0" w:space="0" w:color="auto"/>
                <w:left w:val="none" w:sz="0" w:space="0" w:color="auto"/>
                <w:bottom w:val="none" w:sz="0" w:space="0" w:color="auto"/>
                <w:right w:val="none" w:sz="0" w:space="0" w:color="auto"/>
              </w:divBdr>
            </w:div>
            <w:div w:id="403336106">
              <w:marLeft w:val="0"/>
              <w:marRight w:val="0"/>
              <w:marTop w:val="0"/>
              <w:marBottom w:val="0"/>
              <w:divBdr>
                <w:top w:val="none" w:sz="0" w:space="0" w:color="auto"/>
                <w:left w:val="none" w:sz="0" w:space="0" w:color="auto"/>
                <w:bottom w:val="none" w:sz="0" w:space="0" w:color="auto"/>
                <w:right w:val="none" w:sz="0" w:space="0" w:color="auto"/>
              </w:divBdr>
            </w:div>
            <w:div w:id="420877861">
              <w:marLeft w:val="0"/>
              <w:marRight w:val="0"/>
              <w:marTop w:val="0"/>
              <w:marBottom w:val="0"/>
              <w:divBdr>
                <w:top w:val="none" w:sz="0" w:space="0" w:color="auto"/>
                <w:left w:val="none" w:sz="0" w:space="0" w:color="auto"/>
                <w:bottom w:val="none" w:sz="0" w:space="0" w:color="auto"/>
                <w:right w:val="none" w:sz="0" w:space="0" w:color="auto"/>
              </w:divBdr>
            </w:div>
            <w:div w:id="426001097">
              <w:marLeft w:val="0"/>
              <w:marRight w:val="0"/>
              <w:marTop w:val="0"/>
              <w:marBottom w:val="0"/>
              <w:divBdr>
                <w:top w:val="none" w:sz="0" w:space="0" w:color="auto"/>
                <w:left w:val="none" w:sz="0" w:space="0" w:color="auto"/>
                <w:bottom w:val="none" w:sz="0" w:space="0" w:color="auto"/>
                <w:right w:val="none" w:sz="0" w:space="0" w:color="auto"/>
              </w:divBdr>
            </w:div>
            <w:div w:id="437482122">
              <w:marLeft w:val="0"/>
              <w:marRight w:val="0"/>
              <w:marTop w:val="0"/>
              <w:marBottom w:val="0"/>
              <w:divBdr>
                <w:top w:val="none" w:sz="0" w:space="0" w:color="auto"/>
                <w:left w:val="none" w:sz="0" w:space="0" w:color="auto"/>
                <w:bottom w:val="none" w:sz="0" w:space="0" w:color="auto"/>
                <w:right w:val="none" w:sz="0" w:space="0" w:color="auto"/>
              </w:divBdr>
            </w:div>
            <w:div w:id="439374781">
              <w:marLeft w:val="0"/>
              <w:marRight w:val="0"/>
              <w:marTop w:val="0"/>
              <w:marBottom w:val="0"/>
              <w:divBdr>
                <w:top w:val="none" w:sz="0" w:space="0" w:color="auto"/>
                <w:left w:val="none" w:sz="0" w:space="0" w:color="auto"/>
                <w:bottom w:val="none" w:sz="0" w:space="0" w:color="auto"/>
                <w:right w:val="none" w:sz="0" w:space="0" w:color="auto"/>
              </w:divBdr>
            </w:div>
            <w:div w:id="455678766">
              <w:marLeft w:val="0"/>
              <w:marRight w:val="0"/>
              <w:marTop w:val="0"/>
              <w:marBottom w:val="0"/>
              <w:divBdr>
                <w:top w:val="none" w:sz="0" w:space="0" w:color="auto"/>
                <w:left w:val="none" w:sz="0" w:space="0" w:color="auto"/>
                <w:bottom w:val="none" w:sz="0" w:space="0" w:color="auto"/>
                <w:right w:val="none" w:sz="0" w:space="0" w:color="auto"/>
              </w:divBdr>
            </w:div>
            <w:div w:id="460347942">
              <w:marLeft w:val="0"/>
              <w:marRight w:val="0"/>
              <w:marTop w:val="0"/>
              <w:marBottom w:val="0"/>
              <w:divBdr>
                <w:top w:val="none" w:sz="0" w:space="0" w:color="auto"/>
                <w:left w:val="none" w:sz="0" w:space="0" w:color="auto"/>
                <w:bottom w:val="none" w:sz="0" w:space="0" w:color="auto"/>
                <w:right w:val="none" w:sz="0" w:space="0" w:color="auto"/>
              </w:divBdr>
            </w:div>
            <w:div w:id="493106352">
              <w:marLeft w:val="0"/>
              <w:marRight w:val="0"/>
              <w:marTop w:val="0"/>
              <w:marBottom w:val="0"/>
              <w:divBdr>
                <w:top w:val="none" w:sz="0" w:space="0" w:color="auto"/>
                <w:left w:val="none" w:sz="0" w:space="0" w:color="auto"/>
                <w:bottom w:val="none" w:sz="0" w:space="0" w:color="auto"/>
                <w:right w:val="none" w:sz="0" w:space="0" w:color="auto"/>
              </w:divBdr>
            </w:div>
            <w:div w:id="496462672">
              <w:marLeft w:val="0"/>
              <w:marRight w:val="0"/>
              <w:marTop w:val="480"/>
              <w:marBottom w:val="0"/>
              <w:divBdr>
                <w:top w:val="single" w:sz="6" w:space="0" w:color="auto"/>
                <w:left w:val="single" w:sz="6" w:space="0" w:color="auto"/>
                <w:bottom w:val="single" w:sz="6" w:space="0" w:color="auto"/>
                <w:right w:val="single" w:sz="6" w:space="0" w:color="auto"/>
              </w:divBdr>
            </w:div>
            <w:div w:id="518351182">
              <w:marLeft w:val="0"/>
              <w:marRight w:val="0"/>
              <w:marTop w:val="0"/>
              <w:marBottom w:val="0"/>
              <w:divBdr>
                <w:top w:val="none" w:sz="0" w:space="0" w:color="auto"/>
                <w:left w:val="none" w:sz="0" w:space="0" w:color="auto"/>
                <w:bottom w:val="none" w:sz="0" w:space="0" w:color="auto"/>
                <w:right w:val="none" w:sz="0" w:space="0" w:color="auto"/>
              </w:divBdr>
            </w:div>
            <w:div w:id="533233352">
              <w:marLeft w:val="0"/>
              <w:marRight w:val="0"/>
              <w:marTop w:val="0"/>
              <w:marBottom w:val="0"/>
              <w:divBdr>
                <w:top w:val="none" w:sz="0" w:space="0" w:color="auto"/>
                <w:left w:val="none" w:sz="0" w:space="0" w:color="auto"/>
                <w:bottom w:val="none" w:sz="0" w:space="0" w:color="auto"/>
                <w:right w:val="none" w:sz="0" w:space="0" w:color="auto"/>
              </w:divBdr>
            </w:div>
            <w:div w:id="537813292">
              <w:marLeft w:val="0"/>
              <w:marRight w:val="0"/>
              <w:marTop w:val="0"/>
              <w:marBottom w:val="0"/>
              <w:divBdr>
                <w:top w:val="none" w:sz="0" w:space="0" w:color="auto"/>
                <w:left w:val="none" w:sz="0" w:space="0" w:color="auto"/>
                <w:bottom w:val="none" w:sz="0" w:space="0" w:color="auto"/>
                <w:right w:val="none" w:sz="0" w:space="0" w:color="auto"/>
              </w:divBdr>
            </w:div>
            <w:div w:id="564949902">
              <w:marLeft w:val="0"/>
              <w:marRight w:val="0"/>
              <w:marTop w:val="480"/>
              <w:marBottom w:val="0"/>
              <w:divBdr>
                <w:top w:val="single" w:sz="6" w:space="0" w:color="auto"/>
                <w:left w:val="single" w:sz="6" w:space="0" w:color="auto"/>
                <w:bottom w:val="single" w:sz="6" w:space="0" w:color="auto"/>
                <w:right w:val="single" w:sz="6" w:space="0" w:color="auto"/>
              </w:divBdr>
            </w:div>
            <w:div w:id="567038738">
              <w:marLeft w:val="0"/>
              <w:marRight w:val="0"/>
              <w:marTop w:val="0"/>
              <w:marBottom w:val="0"/>
              <w:divBdr>
                <w:top w:val="none" w:sz="0" w:space="0" w:color="auto"/>
                <w:left w:val="none" w:sz="0" w:space="0" w:color="auto"/>
                <w:bottom w:val="none" w:sz="0" w:space="0" w:color="auto"/>
                <w:right w:val="none" w:sz="0" w:space="0" w:color="auto"/>
              </w:divBdr>
            </w:div>
            <w:div w:id="575095008">
              <w:marLeft w:val="0"/>
              <w:marRight w:val="0"/>
              <w:marTop w:val="0"/>
              <w:marBottom w:val="0"/>
              <w:divBdr>
                <w:top w:val="none" w:sz="0" w:space="0" w:color="auto"/>
                <w:left w:val="none" w:sz="0" w:space="0" w:color="auto"/>
                <w:bottom w:val="none" w:sz="0" w:space="0" w:color="auto"/>
                <w:right w:val="none" w:sz="0" w:space="0" w:color="auto"/>
              </w:divBdr>
            </w:div>
            <w:div w:id="587663028">
              <w:marLeft w:val="0"/>
              <w:marRight w:val="0"/>
              <w:marTop w:val="0"/>
              <w:marBottom w:val="0"/>
              <w:divBdr>
                <w:top w:val="none" w:sz="0" w:space="0" w:color="auto"/>
                <w:left w:val="none" w:sz="0" w:space="0" w:color="auto"/>
                <w:bottom w:val="none" w:sz="0" w:space="0" w:color="auto"/>
                <w:right w:val="none" w:sz="0" w:space="0" w:color="auto"/>
              </w:divBdr>
            </w:div>
            <w:div w:id="597180782">
              <w:marLeft w:val="0"/>
              <w:marRight w:val="0"/>
              <w:marTop w:val="0"/>
              <w:marBottom w:val="0"/>
              <w:divBdr>
                <w:top w:val="none" w:sz="0" w:space="0" w:color="auto"/>
                <w:left w:val="none" w:sz="0" w:space="0" w:color="auto"/>
                <w:bottom w:val="none" w:sz="0" w:space="0" w:color="auto"/>
                <w:right w:val="none" w:sz="0" w:space="0" w:color="auto"/>
              </w:divBdr>
            </w:div>
            <w:div w:id="604504110">
              <w:marLeft w:val="0"/>
              <w:marRight w:val="0"/>
              <w:marTop w:val="0"/>
              <w:marBottom w:val="0"/>
              <w:divBdr>
                <w:top w:val="none" w:sz="0" w:space="0" w:color="auto"/>
                <w:left w:val="none" w:sz="0" w:space="0" w:color="auto"/>
                <w:bottom w:val="none" w:sz="0" w:space="0" w:color="auto"/>
                <w:right w:val="none" w:sz="0" w:space="0" w:color="auto"/>
              </w:divBdr>
            </w:div>
            <w:div w:id="614362648">
              <w:marLeft w:val="0"/>
              <w:marRight w:val="0"/>
              <w:marTop w:val="0"/>
              <w:marBottom w:val="0"/>
              <w:divBdr>
                <w:top w:val="none" w:sz="0" w:space="0" w:color="auto"/>
                <w:left w:val="none" w:sz="0" w:space="0" w:color="auto"/>
                <w:bottom w:val="none" w:sz="0" w:space="0" w:color="auto"/>
                <w:right w:val="none" w:sz="0" w:space="0" w:color="auto"/>
              </w:divBdr>
            </w:div>
            <w:div w:id="620654247">
              <w:marLeft w:val="0"/>
              <w:marRight w:val="0"/>
              <w:marTop w:val="0"/>
              <w:marBottom w:val="0"/>
              <w:divBdr>
                <w:top w:val="none" w:sz="0" w:space="0" w:color="auto"/>
                <w:left w:val="none" w:sz="0" w:space="0" w:color="auto"/>
                <w:bottom w:val="none" w:sz="0" w:space="0" w:color="auto"/>
                <w:right w:val="none" w:sz="0" w:space="0" w:color="auto"/>
              </w:divBdr>
            </w:div>
            <w:div w:id="655492223">
              <w:marLeft w:val="0"/>
              <w:marRight w:val="0"/>
              <w:marTop w:val="0"/>
              <w:marBottom w:val="0"/>
              <w:divBdr>
                <w:top w:val="none" w:sz="0" w:space="0" w:color="auto"/>
                <w:left w:val="none" w:sz="0" w:space="0" w:color="auto"/>
                <w:bottom w:val="none" w:sz="0" w:space="0" w:color="auto"/>
                <w:right w:val="none" w:sz="0" w:space="0" w:color="auto"/>
              </w:divBdr>
            </w:div>
            <w:div w:id="658047660">
              <w:marLeft w:val="0"/>
              <w:marRight w:val="0"/>
              <w:marTop w:val="0"/>
              <w:marBottom w:val="0"/>
              <w:divBdr>
                <w:top w:val="none" w:sz="0" w:space="0" w:color="auto"/>
                <w:left w:val="none" w:sz="0" w:space="0" w:color="auto"/>
                <w:bottom w:val="none" w:sz="0" w:space="0" w:color="auto"/>
                <w:right w:val="none" w:sz="0" w:space="0" w:color="auto"/>
              </w:divBdr>
            </w:div>
            <w:div w:id="660162805">
              <w:marLeft w:val="0"/>
              <w:marRight w:val="0"/>
              <w:marTop w:val="0"/>
              <w:marBottom w:val="0"/>
              <w:divBdr>
                <w:top w:val="none" w:sz="0" w:space="0" w:color="auto"/>
                <w:left w:val="none" w:sz="0" w:space="0" w:color="auto"/>
                <w:bottom w:val="none" w:sz="0" w:space="0" w:color="auto"/>
                <w:right w:val="none" w:sz="0" w:space="0" w:color="auto"/>
              </w:divBdr>
            </w:div>
            <w:div w:id="669410333">
              <w:marLeft w:val="0"/>
              <w:marRight w:val="0"/>
              <w:marTop w:val="0"/>
              <w:marBottom w:val="0"/>
              <w:divBdr>
                <w:top w:val="none" w:sz="0" w:space="0" w:color="auto"/>
                <w:left w:val="none" w:sz="0" w:space="0" w:color="auto"/>
                <w:bottom w:val="none" w:sz="0" w:space="0" w:color="auto"/>
                <w:right w:val="none" w:sz="0" w:space="0" w:color="auto"/>
              </w:divBdr>
            </w:div>
            <w:div w:id="695077598">
              <w:marLeft w:val="0"/>
              <w:marRight w:val="0"/>
              <w:marTop w:val="0"/>
              <w:marBottom w:val="0"/>
              <w:divBdr>
                <w:top w:val="none" w:sz="0" w:space="0" w:color="auto"/>
                <w:left w:val="none" w:sz="0" w:space="0" w:color="auto"/>
                <w:bottom w:val="none" w:sz="0" w:space="0" w:color="auto"/>
                <w:right w:val="none" w:sz="0" w:space="0" w:color="auto"/>
              </w:divBdr>
            </w:div>
            <w:div w:id="698242688">
              <w:marLeft w:val="0"/>
              <w:marRight w:val="0"/>
              <w:marTop w:val="0"/>
              <w:marBottom w:val="0"/>
              <w:divBdr>
                <w:top w:val="none" w:sz="0" w:space="0" w:color="auto"/>
                <w:left w:val="none" w:sz="0" w:space="0" w:color="auto"/>
                <w:bottom w:val="none" w:sz="0" w:space="0" w:color="auto"/>
                <w:right w:val="none" w:sz="0" w:space="0" w:color="auto"/>
              </w:divBdr>
            </w:div>
            <w:div w:id="714355529">
              <w:marLeft w:val="0"/>
              <w:marRight w:val="0"/>
              <w:marTop w:val="0"/>
              <w:marBottom w:val="0"/>
              <w:divBdr>
                <w:top w:val="none" w:sz="0" w:space="0" w:color="auto"/>
                <w:left w:val="none" w:sz="0" w:space="0" w:color="auto"/>
                <w:bottom w:val="none" w:sz="0" w:space="0" w:color="auto"/>
                <w:right w:val="none" w:sz="0" w:space="0" w:color="auto"/>
              </w:divBdr>
            </w:div>
            <w:div w:id="716855598">
              <w:marLeft w:val="0"/>
              <w:marRight w:val="0"/>
              <w:marTop w:val="480"/>
              <w:marBottom w:val="0"/>
              <w:divBdr>
                <w:top w:val="single" w:sz="6" w:space="0" w:color="auto"/>
                <w:left w:val="single" w:sz="6" w:space="0" w:color="auto"/>
                <w:bottom w:val="single" w:sz="6" w:space="0" w:color="auto"/>
                <w:right w:val="single" w:sz="6" w:space="0" w:color="auto"/>
              </w:divBdr>
            </w:div>
            <w:div w:id="721560678">
              <w:marLeft w:val="0"/>
              <w:marRight w:val="0"/>
              <w:marTop w:val="480"/>
              <w:marBottom w:val="0"/>
              <w:divBdr>
                <w:top w:val="single" w:sz="6" w:space="0" w:color="auto"/>
                <w:left w:val="single" w:sz="6" w:space="0" w:color="auto"/>
                <w:bottom w:val="single" w:sz="6" w:space="0" w:color="auto"/>
                <w:right w:val="single" w:sz="6" w:space="0" w:color="auto"/>
              </w:divBdr>
            </w:div>
            <w:div w:id="732892262">
              <w:marLeft w:val="0"/>
              <w:marRight w:val="0"/>
              <w:marTop w:val="0"/>
              <w:marBottom w:val="0"/>
              <w:divBdr>
                <w:top w:val="none" w:sz="0" w:space="0" w:color="auto"/>
                <w:left w:val="none" w:sz="0" w:space="0" w:color="auto"/>
                <w:bottom w:val="none" w:sz="0" w:space="0" w:color="auto"/>
                <w:right w:val="none" w:sz="0" w:space="0" w:color="auto"/>
              </w:divBdr>
            </w:div>
            <w:div w:id="740564763">
              <w:marLeft w:val="0"/>
              <w:marRight w:val="0"/>
              <w:marTop w:val="0"/>
              <w:marBottom w:val="0"/>
              <w:divBdr>
                <w:top w:val="none" w:sz="0" w:space="0" w:color="auto"/>
                <w:left w:val="none" w:sz="0" w:space="0" w:color="auto"/>
                <w:bottom w:val="none" w:sz="0" w:space="0" w:color="auto"/>
                <w:right w:val="none" w:sz="0" w:space="0" w:color="auto"/>
              </w:divBdr>
            </w:div>
            <w:div w:id="761490393">
              <w:marLeft w:val="0"/>
              <w:marRight w:val="0"/>
              <w:marTop w:val="0"/>
              <w:marBottom w:val="0"/>
              <w:divBdr>
                <w:top w:val="none" w:sz="0" w:space="0" w:color="auto"/>
                <w:left w:val="none" w:sz="0" w:space="0" w:color="auto"/>
                <w:bottom w:val="none" w:sz="0" w:space="0" w:color="auto"/>
                <w:right w:val="none" w:sz="0" w:space="0" w:color="auto"/>
              </w:divBdr>
            </w:div>
            <w:div w:id="771238936">
              <w:marLeft w:val="0"/>
              <w:marRight w:val="0"/>
              <w:marTop w:val="480"/>
              <w:marBottom w:val="0"/>
              <w:divBdr>
                <w:top w:val="single" w:sz="6" w:space="0" w:color="auto"/>
                <w:left w:val="single" w:sz="6" w:space="0" w:color="auto"/>
                <w:bottom w:val="single" w:sz="6" w:space="0" w:color="auto"/>
                <w:right w:val="single" w:sz="6" w:space="0" w:color="auto"/>
              </w:divBdr>
            </w:div>
            <w:div w:id="787548685">
              <w:marLeft w:val="0"/>
              <w:marRight w:val="0"/>
              <w:marTop w:val="0"/>
              <w:marBottom w:val="0"/>
              <w:divBdr>
                <w:top w:val="none" w:sz="0" w:space="0" w:color="auto"/>
                <w:left w:val="none" w:sz="0" w:space="0" w:color="auto"/>
                <w:bottom w:val="none" w:sz="0" w:space="0" w:color="auto"/>
                <w:right w:val="none" w:sz="0" w:space="0" w:color="auto"/>
              </w:divBdr>
            </w:div>
            <w:div w:id="798884906">
              <w:marLeft w:val="0"/>
              <w:marRight w:val="0"/>
              <w:marTop w:val="0"/>
              <w:marBottom w:val="0"/>
              <w:divBdr>
                <w:top w:val="none" w:sz="0" w:space="0" w:color="auto"/>
                <w:left w:val="none" w:sz="0" w:space="0" w:color="auto"/>
                <w:bottom w:val="none" w:sz="0" w:space="0" w:color="auto"/>
                <w:right w:val="none" w:sz="0" w:space="0" w:color="auto"/>
              </w:divBdr>
            </w:div>
            <w:div w:id="799106219">
              <w:marLeft w:val="0"/>
              <w:marRight w:val="0"/>
              <w:marTop w:val="0"/>
              <w:marBottom w:val="0"/>
              <w:divBdr>
                <w:top w:val="none" w:sz="0" w:space="0" w:color="auto"/>
                <w:left w:val="none" w:sz="0" w:space="0" w:color="auto"/>
                <w:bottom w:val="none" w:sz="0" w:space="0" w:color="auto"/>
                <w:right w:val="none" w:sz="0" w:space="0" w:color="auto"/>
              </w:divBdr>
            </w:div>
            <w:div w:id="805273078">
              <w:marLeft w:val="0"/>
              <w:marRight w:val="0"/>
              <w:marTop w:val="0"/>
              <w:marBottom w:val="0"/>
              <w:divBdr>
                <w:top w:val="none" w:sz="0" w:space="0" w:color="auto"/>
                <w:left w:val="none" w:sz="0" w:space="0" w:color="auto"/>
                <w:bottom w:val="none" w:sz="0" w:space="0" w:color="auto"/>
                <w:right w:val="none" w:sz="0" w:space="0" w:color="auto"/>
              </w:divBdr>
            </w:div>
            <w:div w:id="810098303">
              <w:marLeft w:val="0"/>
              <w:marRight w:val="0"/>
              <w:marTop w:val="0"/>
              <w:marBottom w:val="0"/>
              <w:divBdr>
                <w:top w:val="none" w:sz="0" w:space="0" w:color="auto"/>
                <w:left w:val="none" w:sz="0" w:space="0" w:color="auto"/>
                <w:bottom w:val="none" w:sz="0" w:space="0" w:color="auto"/>
                <w:right w:val="none" w:sz="0" w:space="0" w:color="auto"/>
              </w:divBdr>
            </w:div>
            <w:div w:id="814417516">
              <w:marLeft w:val="0"/>
              <w:marRight w:val="0"/>
              <w:marTop w:val="0"/>
              <w:marBottom w:val="0"/>
              <w:divBdr>
                <w:top w:val="none" w:sz="0" w:space="0" w:color="auto"/>
                <w:left w:val="none" w:sz="0" w:space="0" w:color="auto"/>
                <w:bottom w:val="none" w:sz="0" w:space="0" w:color="auto"/>
                <w:right w:val="none" w:sz="0" w:space="0" w:color="auto"/>
              </w:divBdr>
            </w:div>
            <w:div w:id="824325002">
              <w:marLeft w:val="0"/>
              <w:marRight w:val="0"/>
              <w:marTop w:val="0"/>
              <w:marBottom w:val="0"/>
              <w:divBdr>
                <w:top w:val="none" w:sz="0" w:space="0" w:color="auto"/>
                <w:left w:val="none" w:sz="0" w:space="0" w:color="auto"/>
                <w:bottom w:val="none" w:sz="0" w:space="0" w:color="auto"/>
                <w:right w:val="none" w:sz="0" w:space="0" w:color="auto"/>
              </w:divBdr>
            </w:div>
            <w:div w:id="835462665">
              <w:marLeft w:val="0"/>
              <w:marRight w:val="0"/>
              <w:marTop w:val="0"/>
              <w:marBottom w:val="0"/>
              <w:divBdr>
                <w:top w:val="none" w:sz="0" w:space="0" w:color="auto"/>
                <w:left w:val="none" w:sz="0" w:space="0" w:color="auto"/>
                <w:bottom w:val="none" w:sz="0" w:space="0" w:color="auto"/>
                <w:right w:val="none" w:sz="0" w:space="0" w:color="auto"/>
              </w:divBdr>
            </w:div>
            <w:div w:id="837227869">
              <w:marLeft w:val="0"/>
              <w:marRight w:val="0"/>
              <w:marTop w:val="0"/>
              <w:marBottom w:val="0"/>
              <w:divBdr>
                <w:top w:val="none" w:sz="0" w:space="0" w:color="auto"/>
                <w:left w:val="none" w:sz="0" w:space="0" w:color="auto"/>
                <w:bottom w:val="none" w:sz="0" w:space="0" w:color="auto"/>
                <w:right w:val="none" w:sz="0" w:space="0" w:color="auto"/>
              </w:divBdr>
            </w:div>
            <w:div w:id="860700804">
              <w:marLeft w:val="0"/>
              <w:marRight w:val="0"/>
              <w:marTop w:val="0"/>
              <w:marBottom w:val="0"/>
              <w:divBdr>
                <w:top w:val="none" w:sz="0" w:space="0" w:color="auto"/>
                <w:left w:val="none" w:sz="0" w:space="0" w:color="auto"/>
                <w:bottom w:val="none" w:sz="0" w:space="0" w:color="auto"/>
                <w:right w:val="none" w:sz="0" w:space="0" w:color="auto"/>
              </w:divBdr>
            </w:div>
            <w:div w:id="862672906">
              <w:marLeft w:val="0"/>
              <w:marRight w:val="0"/>
              <w:marTop w:val="0"/>
              <w:marBottom w:val="0"/>
              <w:divBdr>
                <w:top w:val="none" w:sz="0" w:space="0" w:color="auto"/>
                <w:left w:val="none" w:sz="0" w:space="0" w:color="auto"/>
                <w:bottom w:val="none" w:sz="0" w:space="0" w:color="auto"/>
                <w:right w:val="none" w:sz="0" w:space="0" w:color="auto"/>
              </w:divBdr>
            </w:div>
            <w:div w:id="870803119">
              <w:marLeft w:val="0"/>
              <w:marRight w:val="0"/>
              <w:marTop w:val="0"/>
              <w:marBottom w:val="0"/>
              <w:divBdr>
                <w:top w:val="none" w:sz="0" w:space="0" w:color="auto"/>
                <w:left w:val="none" w:sz="0" w:space="0" w:color="auto"/>
                <w:bottom w:val="none" w:sz="0" w:space="0" w:color="auto"/>
                <w:right w:val="none" w:sz="0" w:space="0" w:color="auto"/>
              </w:divBdr>
            </w:div>
            <w:div w:id="870991709">
              <w:marLeft w:val="0"/>
              <w:marRight w:val="0"/>
              <w:marTop w:val="0"/>
              <w:marBottom w:val="0"/>
              <w:divBdr>
                <w:top w:val="none" w:sz="0" w:space="0" w:color="auto"/>
                <w:left w:val="none" w:sz="0" w:space="0" w:color="auto"/>
                <w:bottom w:val="none" w:sz="0" w:space="0" w:color="auto"/>
                <w:right w:val="none" w:sz="0" w:space="0" w:color="auto"/>
              </w:divBdr>
            </w:div>
            <w:div w:id="871457443">
              <w:marLeft w:val="0"/>
              <w:marRight w:val="0"/>
              <w:marTop w:val="0"/>
              <w:marBottom w:val="0"/>
              <w:divBdr>
                <w:top w:val="none" w:sz="0" w:space="0" w:color="auto"/>
                <w:left w:val="none" w:sz="0" w:space="0" w:color="auto"/>
                <w:bottom w:val="none" w:sz="0" w:space="0" w:color="auto"/>
                <w:right w:val="none" w:sz="0" w:space="0" w:color="auto"/>
              </w:divBdr>
            </w:div>
            <w:div w:id="875045223">
              <w:marLeft w:val="0"/>
              <w:marRight w:val="0"/>
              <w:marTop w:val="0"/>
              <w:marBottom w:val="0"/>
              <w:divBdr>
                <w:top w:val="none" w:sz="0" w:space="0" w:color="auto"/>
                <w:left w:val="none" w:sz="0" w:space="0" w:color="auto"/>
                <w:bottom w:val="none" w:sz="0" w:space="0" w:color="auto"/>
                <w:right w:val="none" w:sz="0" w:space="0" w:color="auto"/>
              </w:divBdr>
            </w:div>
            <w:div w:id="885066581">
              <w:marLeft w:val="0"/>
              <w:marRight w:val="0"/>
              <w:marTop w:val="0"/>
              <w:marBottom w:val="0"/>
              <w:divBdr>
                <w:top w:val="none" w:sz="0" w:space="0" w:color="auto"/>
                <w:left w:val="none" w:sz="0" w:space="0" w:color="auto"/>
                <w:bottom w:val="none" w:sz="0" w:space="0" w:color="auto"/>
                <w:right w:val="none" w:sz="0" w:space="0" w:color="auto"/>
              </w:divBdr>
            </w:div>
            <w:div w:id="892497894">
              <w:marLeft w:val="0"/>
              <w:marRight w:val="0"/>
              <w:marTop w:val="0"/>
              <w:marBottom w:val="0"/>
              <w:divBdr>
                <w:top w:val="none" w:sz="0" w:space="0" w:color="auto"/>
                <w:left w:val="none" w:sz="0" w:space="0" w:color="auto"/>
                <w:bottom w:val="none" w:sz="0" w:space="0" w:color="auto"/>
                <w:right w:val="none" w:sz="0" w:space="0" w:color="auto"/>
              </w:divBdr>
            </w:div>
            <w:div w:id="892690285">
              <w:marLeft w:val="0"/>
              <w:marRight w:val="0"/>
              <w:marTop w:val="0"/>
              <w:marBottom w:val="0"/>
              <w:divBdr>
                <w:top w:val="none" w:sz="0" w:space="0" w:color="auto"/>
                <w:left w:val="none" w:sz="0" w:space="0" w:color="auto"/>
                <w:bottom w:val="none" w:sz="0" w:space="0" w:color="auto"/>
                <w:right w:val="none" w:sz="0" w:space="0" w:color="auto"/>
              </w:divBdr>
            </w:div>
            <w:div w:id="904492487">
              <w:marLeft w:val="0"/>
              <w:marRight w:val="0"/>
              <w:marTop w:val="0"/>
              <w:marBottom w:val="0"/>
              <w:divBdr>
                <w:top w:val="none" w:sz="0" w:space="0" w:color="auto"/>
                <w:left w:val="none" w:sz="0" w:space="0" w:color="auto"/>
                <w:bottom w:val="none" w:sz="0" w:space="0" w:color="auto"/>
                <w:right w:val="none" w:sz="0" w:space="0" w:color="auto"/>
              </w:divBdr>
            </w:div>
            <w:div w:id="928465206">
              <w:marLeft w:val="0"/>
              <w:marRight w:val="0"/>
              <w:marTop w:val="0"/>
              <w:marBottom w:val="0"/>
              <w:divBdr>
                <w:top w:val="none" w:sz="0" w:space="0" w:color="auto"/>
                <w:left w:val="none" w:sz="0" w:space="0" w:color="auto"/>
                <w:bottom w:val="none" w:sz="0" w:space="0" w:color="auto"/>
                <w:right w:val="none" w:sz="0" w:space="0" w:color="auto"/>
              </w:divBdr>
            </w:div>
            <w:div w:id="929042967">
              <w:marLeft w:val="0"/>
              <w:marRight w:val="0"/>
              <w:marTop w:val="0"/>
              <w:marBottom w:val="0"/>
              <w:divBdr>
                <w:top w:val="none" w:sz="0" w:space="0" w:color="auto"/>
                <w:left w:val="none" w:sz="0" w:space="0" w:color="auto"/>
                <w:bottom w:val="none" w:sz="0" w:space="0" w:color="auto"/>
                <w:right w:val="none" w:sz="0" w:space="0" w:color="auto"/>
              </w:divBdr>
            </w:div>
            <w:div w:id="989477521">
              <w:marLeft w:val="0"/>
              <w:marRight w:val="0"/>
              <w:marTop w:val="0"/>
              <w:marBottom w:val="0"/>
              <w:divBdr>
                <w:top w:val="none" w:sz="0" w:space="0" w:color="auto"/>
                <w:left w:val="none" w:sz="0" w:space="0" w:color="auto"/>
                <w:bottom w:val="none" w:sz="0" w:space="0" w:color="auto"/>
                <w:right w:val="none" w:sz="0" w:space="0" w:color="auto"/>
              </w:divBdr>
            </w:div>
            <w:div w:id="998923071">
              <w:marLeft w:val="0"/>
              <w:marRight w:val="0"/>
              <w:marTop w:val="0"/>
              <w:marBottom w:val="0"/>
              <w:divBdr>
                <w:top w:val="none" w:sz="0" w:space="0" w:color="auto"/>
                <w:left w:val="none" w:sz="0" w:space="0" w:color="auto"/>
                <w:bottom w:val="none" w:sz="0" w:space="0" w:color="auto"/>
                <w:right w:val="none" w:sz="0" w:space="0" w:color="auto"/>
              </w:divBdr>
            </w:div>
            <w:div w:id="1001591441">
              <w:marLeft w:val="0"/>
              <w:marRight w:val="0"/>
              <w:marTop w:val="0"/>
              <w:marBottom w:val="0"/>
              <w:divBdr>
                <w:top w:val="none" w:sz="0" w:space="0" w:color="auto"/>
                <w:left w:val="none" w:sz="0" w:space="0" w:color="auto"/>
                <w:bottom w:val="none" w:sz="0" w:space="0" w:color="auto"/>
                <w:right w:val="none" w:sz="0" w:space="0" w:color="auto"/>
              </w:divBdr>
            </w:div>
            <w:div w:id="1006253688">
              <w:marLeft w:val="0"/>
              <w:marRight w:val="0"/>
              <w:marTop w:val="0"/>
              <w:marBottom w:val="0"/>
              <w:divBdr>
                <w:top w:val="none" w:sz="0" w:space="0" w:color="auto"/>
                <w:left w:val="none" w:sz="0" w:space="0" w:color="auto"/>
                <w:bottom w:val="none" w:sz="0" w:space="0" w:color="auto"/>
                <w:right w:val="none" w:sz="0" w:space="0" w:color="auto"/>
              </w:divBdr>
            </w:div>
            <w:div w:id="1008866097">
              <w:marLeft w:val="0"/>
              <w:marRight w:val="0"/>
              <w:marTop w:val="0"/>
              <w:marBottom w:val="0"/>
              <w:divBdr>
                <w:top w:val="none" w:sz="0" w:space="0" w:color="auto"/>
                <w:left w:val="none" w:sz="0" w:space="0" w:color="auto"/>
                <w:bottom w:val="none" w:sz="0" w:space="0" w:color="auto"/>
                <w:right w:val="none" w:sz="0" w:space="0" w:color="auto"/>
              </w:divBdr>
            </w:div>
            <w:div w:id="1016233871">
              <w:marLeft w:val="0"/>
              <w:marRight w:val="0"/>
              <w:marTop w:val="0"/>
              <w:marBottom w:val="0"/>
              <w:divBdr>
                <w:top w:val="none" w:sz="0" w:space="0" w:color="auto"/>
                <w:left w:val="none" w:sz="0" w:space="0" w:color="auto"/>
                <w:bottom w:val="none" w:sz="0" w:space="0" w:color="auto"/>
                <w:right w:val="none" w:sz="0" w:space="0" w:color="auto"/>
              </w:divBdr>
            </w:div>
            <w:div w:id="1022363937">
              <w:marLeft w:val="0"/>
              <w:marRight w:val="0"/>
              <w:marTop w:val="0"/>
              <w:marBottom w:val="0"/>
              <w:divBdr>
                <w:top w:val="none" w:sz="0" w:space="0" w:color="auto"/>
                <w:left w:val="none" w:sz="0" w:space="0" w:color="auto"/>
                <w:bottom w:val="none" w:sz="0" w:space="0" w:color="auto"/>
                <w:right w:val="none" w:sz="0" w:space="0" w:color="auto"/>
              </w:divBdr>
            </w:div>
            <w:div w:id="1035496566">
              <w:marLeft w:val="0"/>
              <w:marRight w:val="0"/>
              <w:marTop w:val="0"/>
              <w:marBottom w:val="0"/>
              <w:divBdr>
                <w:top w:val="none" w:sz="0" w:space="0" w:color="auto"/>
                <w:left w:val="none" w:sz="0" w:space="0" w:color="auto"/>
                <w:bottom w:val="none" w:sz="0" w:space="0" w:color="auto"/>
                <w:right w:val="none" w:sz="0" w:space="0" w:color="auto"/>
              </w:divBdr>
            </w:div>
            <w:div w:id="1067338929">
              <w:marLeft w:val="0"/>
              <w:marRight w:val="0"/>
              <w:marTop w:val="0"/>
              <w:marBottom w:val="0"/>
              <w:divBdr>
                <w:top w:val="none" w:sz="0" w:space="0" w:color="auto"/>
                <w:left w:val="none" w:sz="0" w:space="0" w:color="auto"/>
                <w:bottom w:val="none" w:sz="0" w:space="0" w:color="auto"/>
                <w:right w:val="none" w:sz="0" w:space="0" w:color="auto"/>
              </w:divBdr>
            </w:div>
            <w:div w:id="1077556516">
              <w:marLeft w:val="0"/>
              <w:marRight w:val="0"/>
              <w:marTop w:val="0"/>
              <w:marBottom w:val="0"/>
              <w:divBdr>
                <w:top w:val="none" w:sz="0" w:space="0" w:color="auto"/>
                <w:left w:val="none" w:sz="0" w:space="0" w:color="auto"/>
                <w:bottom w:val="none" w:sz="0" w:space="0" w:color="auto"/>
                <w:right w:val="none" w:sz="0" w:space="0" w:color="auto"/>
              </w:divBdr>
            </w:div>
            <w:div w:id="1101950138">
              <w:marLeft w:val="0"/>
              <w:marRight w:val="0"/>
              <w:marTop w:val="0"/>
              <w:marBottom w:val="0"/>
              <w:divBdr>
                <w:top w:val="none" w:sz="0" w:space="0" w:color="auto"/>
                <w:left w:val="none" w:sz="0" w:space="0" w:color="auto"/>
                <w:bottom w:val="none" w:sz="0" w:space="0" w:color="auto"/>
                <w:right w:val="none" w:sz="0" w:space="0" w:color="auto"/>
              </w:divBdr>
            </w:div>
            <w:div w:id="1126393668">
              <w:marLeft w:val="0"/>
              <w:marRight w:val="0"/>
              <w:marTop w:val="0"/>
              <w:marBottom w:val="0"/>
              <w:divBdr>
                <w:top w:val="none" w:sz="0" w:space="0" w:color="auto"/>
                <w:left w:val="none" w:sz="0" w:space="0" w:color="auto"/>
                <w:bottom w:val="none" w:sz="0" w:space="0" w:color="auto"/>
                <w:right w:val="none" w:sz="0" w:space="0" w:color="auto"/>
              </w:divBdr>
            </w:div>
            <w:div w:id="1136096535">
              <w:marLeft w:val="0"/>
              <w:marRight w:val="0"/>
              <w:marTop w:val="0"/>
              <w:marBottom w:val="0"/>
              <w:divBdr>
                <w:top w:val="none" w:sz="0" w:space="0" w:color="auto"/>
                <w:left w:val="none" w:sz="0" w:space="0" w:color="auto"/>
                <w:bottom w:val="none" w:sz="0" w:space="0" w:color="auto"/>
                <w:right w:val="none" w:sz="0" w:space="0" w:color="auto"/>
              </w:divBdr>
            </w:div>
            <w:div w:id="1137919566">
              <w:marLeft w:val="0"/>
              <w:marRight w:val="0"/>
              <w:marTop w:val="0"/>
              <w:marBottom w:val="0"/>
              <w:divBdr>
                <w:top w:val="none" w:sz="0" w:space="0" w:color="auto"/>
                <w:left w:val="none" w:sz="0" w:space="0" w:color="auto"/>
                <w:bottom w:val="none" w:sz="0" w:space="0" w:color="auto"/>
                <w:right w:val="none" w:sz="0" w:space="0" w:color="auto"/>
              </w:divBdr>
            </w:div>
            <w:div w:id="1165123595">
              <w:marLeft w:val="0"/>
              <w:marRight w:val="0"/>
              <w:marTop w:val="0"/>
              <w:marBottom w:val="0"/>
              <w:divBdr>
                <w:top w:val="none" w:sz="0" w:space="0" w:color="auto"/>
                <w:left w:val="none" w:sz="0" w:space="0" w:color="auto"/>
                <w:bottom w:val="none" w:sz="0" w:space="0" w:color="auto"/>
                <w:right w:val="none" w:sz="0" w:space="0" w:color="auto"/>
              </w:divBdr>
            </w:div>
            <w:div w:id="1168978541">
              <w:marLeft w:val="0"/>
              <w:marRight w:val="0"/>
              <w:marTop w:val="0"/>
              <w:marBottom w:val="0"/>
              <w:divBdr>
                <w:top w:val="none" w:sz="0" w:space="0" w:color="auto"/>
                <w:left w:val="none" w:sz="0" w:space="0" w:color="auto"/>
                <w:bottom w:val="none" w:sz="0" w:space="0" w:color="auto"/>
                <w:right w:val="none" w:sz="0" w:space="0" w:color="auto"/>
              </w:divBdr>
            </w:div>
            <w:div w:id="1169565711">
              <w:marLeft w:val="0"/>
              <w:marRight w:val="0"/>
              <w:marTop w:val="0"/>
              <w:marBottom w:val="0"/>
              <w:divBdr>
                <w:top w:val="none" w:sz="0" w:space="0" w:color="auto"/>
                <w:left w:val="none" w:sz="0" w:space="0" w:color="auto"/>
                <w:bottom w:val="none" w:sz="0" w:space="0" w:color="auto"/>
                <w:right w:val="none" w:sz="0" w:space="0" w:color="auto"/>
              </w:divBdr>
            </w:div>
            <w:div w:id="1172140417">
              <w:marLeft w:val="0"/>
              <w:marRight w:val="0"/>
              <w:marTop w:val="0"/>
              <w:marBottom w:val="0"/>
              <w:divBdr>
                <w:top w:val="none" w:sz="0" w:space="0" w:color="auto"/>
                <w:left w:val="none" w:sz="0" w:space="0" w:color="auto"/>
                <w:bottom w:val="none" w:sz="0" w:space="0" w:color="auto"/>
                <w:right w:val="none" w:sz="0" w:space="0" w:color="auto"/>
              </w:divBdr>
            </w:div>
            <w:div w:id="1176768030">
              <w:marLeft w:val="0"/>
              <w:marRight w:val="0"/>
              <w:marTop w:val="0"/>
              <w:marBottom w:val="0"/>
              <w:divBdr>
                <w:top w:val="none" w:sz="0" w:space="0" w:color="auto"/>
                <w:left w:val="none" w:sz="0" w:space="0" w:color="auto"/>
                <w:bottom w:val="none" w:sz="0" w:space="0" w:color="auto"/>
                <w:right w:val="none" w:sz="0" w:space="0" w:color="auto"/>
              </w:divBdr>
            </w:div>
            <w:div w:id="1191920506">
              <w:marLeft w:val="0"/>
              <w:marRight w:val="0"/>
              <w:marTop w:val="0"/>
              <w:marBottom w:val="0"/>
              <w:divBdr>
                <w:top w:val="none" w:sz="0" w:space="0" w:color="auto"/>
                <w:left w:val="none" w:sz="0" w:space="0" w:color="auto"/>
                <w:bottom w:val="none" w:sz="0" w:space="0" w:color="auto"/>
                <w:right w:val="none" w:sz="0" w:space="0" w:color="auto"/>
              </w:divBdr>
            </w:div>
            <w:div w:id="1197278806">
              <w:marLeft w:val="0"/>
              <w:marRight w:val="0"/>
              <w:marTop w:val="0"/>
              <w:marBottom w:val="0"/>
              <w:divBdr>
                <w:top w:val="none" w:sz="0" w:space="0" w:color="auto"/>
                <w:left w:val="none" w:sz="0" w:space="0" w:color="auto"/>
                <w:bottom w:val="none" w:sz="0" w:space="0" w:color="auto"/>
                <w:right w:val="none" w:sz="0" w:space="0" w:color="auto"/>
              </w:divBdr>
            </w:div>
            <w:div w:id="1199317287">
              <w:marLeft w:val="0"/>
              <w:marRight w:val="0"/>
              <w:marTop w:val="0"/>
              <w:marBottom w:val="0"/>
              <w:divBdr>
                <w:top w:val="none" w:sz="0" w:space="0" w:color="auto"/>
                <w:left w:val="none" w:sz="0" w:space="0" w:color="auto"/>
                <w:bottom w:val="none" w:sz="0" w:space="0" w:color="auto"/>
                <w:right w:val="none" w:sz="0" w:space="0" w:color="auto"/>
              </w:divBdr>
            </w:div>
            <w:div w:id="1204557536">
              <w:marLeft w:val="0"/>
              <w:marRight w:val="0"/>
              <w:marTop w:val="0"/>
              <w:marBottom w:val="0"/>
              <w:divBdr>
                <w:top w:val="none" w:sz="0" w:space="0" w:color="auto"/>
                <w:left w:val="none" w:sz="0" w:space="0" w:color="auto"/>
                <w:bottom w:val="none" w:sz="0" w:space="0" w:color="auto"/>
                <w:right w:val="none" w:sz="0" w:space="0" w:color="auto"/>
              </w:divBdr>
            </w:div>
            <w:div w:id="1209490100">
              <w:marLeft w:val="0"/>
              <w:marRight w:val="0"/>
              <w:marTop w:val="0"/>
              <w:marBottom w:val="0"/>
              <w:divBdr>
                <w:top w:val="none" w:sz="0" w:space="0" w:color="auto"/>
                <w:left w:val="none" w:sz="0" w:space="0" w:color="auto"/>
                <w:bottom w:val="none" w:sz="0" w:space="0" w:color="auto"/>
                <w:right w:val="none" w:sz="0" w:space="0" w:color="auto"/>
              </w:divBdr>
            </w:div>
            <w:div w:id="1217276817">
              <w:marLeft w:val="0"/>
              <w:marRight w:val="0"/>
              <w:marTop w:val="0"/>
              <w:marBottom w:val="0"/>
              <w:divBdr>
                <w:top w:val="none" w:sz="0" w:space="0" w:color="auto"/>
                <w:left w:val="none" w:sz="0" w:space="0" w:color="auto"/>
                <w:bottom w:val="none" w:sz="0" w:space="0" w:color="auto"/>
                <w:right w:val="none" w:sz="0" w:space="0" w:color="auto"/>
              </w:divBdr>
            </w:div>
            <w:div w:id="1218738493">
              <w:marLeft w:val="0"/>
              <w:marRight w:val="0"/>
              <w:marTop w:val="0"/>
              <w:marBottom w:val="0"/>
              <w:divBdr>
                <w:top w:val="none" w:sz="0" w:space="0" w:color="auto"/>
                <w:left w:val="none" w:sz="0" w:space="0" w:color="auto"/>
                <w:bottom w:val="none" w:sz="0" w:space="0" w:color="auto"/>
                <w:right w:val="none" w:sz="0" w:space="0" w:color="auto"/>
              </w:divBdr>
            </w:div>
            <w:div w:id="1220244979">
              <w:marLeft w:val="0"/>
              <w:marRight w:val="0"/>
              <w:marTop w:val="0"/>
              <w:marBottom w:val="0"/>
              <w:divBdr>
                <w:top w:val="none" w:sz="0" w:space="0" w:color="auto"/>
                <w:left w:val="none" w:sz="0" w:space="0" w:color="auto"/>
                <w:bottom w:val="none" w:sz="0" w:space="0" w:color="auto"/>
                <w:right w:val="none" w:sz="0" w:space="0" w:color="auto"/>
              </w:divBdr>
            </w:div>
            <w:div w:id="1237590500">
              <w:marLeft w:val="0"/>
              <w:marRight w:val="0"/>
              <w:marTop w:val="0"/>
              <w:marBottom w:val="0"/>
              <w:divBdr>
                <w:top w:val="none" w:sz="0" w:space="0" w:color="auto"/>
                <w:left w:val="none" w:sz="0" w:space="0" w:color="auto"/>
                <w:bottom w:val="none" w:sz="0" w:space="0" w:color="auto"/>
                <w:right w:val="none" w:sz="0" w:space="0" w:color="auto"/>
              </w:divBdr>
            </w:div>
            <w:div w:id="1252155423">
              <w:marLeft w:val="0"/>
              <w:marRight w:val="0"/>
              <w:marTop w:val="0"/>
              <w:marBottom w:val="0"/>
              <w:divBdr>
                <w:top w:val="none" w:sz="0" w:space="0" w:color="auto"/>
                <w:left w:val="none" w:sz="0" w:space="0" w:color="auto"/>
                <w:bottom w:val="none" w:sz="0" w:space="0" w:color="auto"/>
                <w:right w:val="none" w:sz="0" w:space="0" w:color="auto"/>
              </w:divBdr>
            </w:div>
            <w:div w:id="1259754984">
              <w:marLeft w:val="0"/>
              <w:marRight w:val="0"/>
              <w:marTop w:val="480"/>
              <w:marBottom w:val="0"/>
              <w:divBdr>
                <w:top w:val="single" w:sz="6" w:space="0" w:color="auto"/>
                <w:left w:val="single" w:sz="6" w:space="0" w:color="auto"/>
                <w:bottom w:val="single" w:sz="6" w:space="0" w:color="auto"/>
                <w:right w:val="single" w:sz="6" w:space="0" w:color="auto"/>
              </w:divBdr>
            </w:div>
            <w:div w:id="1260405533">
              <w:marLeft w:val="0"/>
              <w:marRight w:val="0"/>
              <w:marTop w:val="0"/>
              <w:marBottom w:val="0"/>
              <w:divBdr>
                <w:top w:val="none" w:sz="0" w:space="0" w:color="auto"/>
                <w:left w:val="none" w:sz="0" w:space="0" w:color="auto"/>
                <w:bottom w:val="none" w:sz="0" w:space="0" w:color="auto"/>
                <w:right w:val="none" w:sz="0" w:space="0" w:color="auto"/>
              </w:divBdr>
            </w:div>
            <w:div w:id="1268319324">
              <w:marLeft w:val="0"/>
              <w:marRight w:val="0"/>
              <w:marTop w:val="0"/>
              <w:marBottom w:val="0"/>
              <w:divBdr>
                <w:top w:val="none" w:sz="0" w:space="0" w:color="auto"/>
                <w:left w:val="none" w:sz="0" w:space="0" w:color="auto"/>
                <w:bottom w:val="none" w:sz="0" w:space="0" w:color="auto"/>
                <w:right w:val="none" w:sz="0" w:space="0" w:color="auto"/>
              </w:divBdr>
            </w:div>
            <w:div w:id="1270166336">
              <w:marLeft w:val="0"/>
              <w:marRight w:val="0"/>
              <w:marTop w:val="0"/>
              <w:marBottom w:val="0"/>
              <w:divBdr>
                <w:top w:val="none" w:sz="0" w:space="0" w:color="auto"/>
                <w:left w:val="none" w:sz="0" w:space="0" w:color="auto"/>
                <w:bottom w:val="none" w:sz="0" w:space="0" w:color="auto"/>
                <w:right w:val="none" w:sz="0" w:space="0" w:color="auto"/>
              </w:divBdr>
            </w:div>
            <w:div w:id="1288857044">
              <w:marLeft w:val="0"/>
              <w:marRight w:val="0"/>
              <w:marTop w:val="0"/>
              <w:marBottom w:val="0"/>
              <w:divBdr>
                <w:top w:val="none" w:sz="0" w:space="0" w:color="auto"/>
                <w:left w:val="none" w:sz="0" w:space="0" w:color="auto"/>
                <w:bottom w:val="none" w:sz="0" w:space="0" w:color="auto"/>
                <w:right w:val="none" w:sz="0" w:space="0" w:color="auto"/>
              </w:divBdr>
            </w:div>
            <w:div w:id="1323043175">
              <w:marLeft w:val="0"/>
              <w:marRight w:val="0"/>
              <w:marTop w:val="0"/>
              <w:marBottom w:val="0"/>
              <w:divBdr>
                <w:top w:val="none" w:sz="0" w:space="0" w:color="auto"/>
                <w:left w:val="none" w:sz="0" w:space="0" w:color="auto"/>
                <w:bottom w:val="none" w:sz="0" w:space="0" w:color="auto"/>
                <w:right w:val="none" w:sz="0" w:space="0" w:color="auto"/>
              </w:divBdr>
            </w:div>
            <w:div w:id="1335762715">
              <w:marLeft w:val="0"/>
              <w:marRight w:val="0"/>
              <w:marTop w:val="0"/>
              <w:marBottom w:val="0"/>
              <w:divBdr>
                <w:top w:val="none" w:sz="0" w:space="0" w:color="auto"/>
                <w:left w:val="none" w:sz="0" w:space="0" w:color="auto"/>
                <w:bottom w:val="none" w:sz="0" w:space="0" w:color="auto"/>
                <w:right w:val="none" w:sz="0" w:space="0" w:color="auto"/>
              </w:divBdr>
            </w:div>
            <w:div w:id="1356931138">
              <w:marLeft w:val="0"/>
              <w:marRight w:val="0"/>
              <w:marTop w:val="0"/>
              <w:marBottom w:val="0"/>
              <w:divBdr>
                <w:top w:val="none" w:sz="0" w:space="0" w:color="auto"/>
                <w:left w:val="none" w:sz="0" w:space="0" w:color="auto"/>
                <w:bottom w:val="none" w:sz="0" w:space="0" w:color="auto"/>
                <w:right w:val="none" w:sz="0" w:space="0" w:color="auto"/>
              </w:divBdr>
            </w:div>
            <w:div w:id="1357392144">
              <w:marLeft w:val="0"/>
              <w:marRight w:val="0"/>
              <w:marTop w:val="0"/>
              <w:marBottom w:val="0"/>
              <w:divBdr>
                <w:top w:val="none" w:sz="0" w:space="0" w:color="auto"/>
                <w:left w:val="none" w:sz="0" w:space="0" w:color="auto"/>
                <w:bottom w:val="none" w:sz="0" w:space="0" w:color="auto"/>
                <w:right w:val="none" w:sz="0" w:space="0" w:color="auto"/>
              </w:divBdr>
            </w:div>
            <w:div w:id="1366255283">
              <w:marLeft w:val="0"/>
              <w:marRight w:val="0"/>
              <w:marTop w:val="0"/>
              <w:marBottom w:val="0"/>
              <w:divBdr>
                <w:top w:val="none" w:sz="0" w:space="0" w:color="auto"/>
                <w:left w:val="none" w:sz="0" w:space="0" w:color="auto"/>
                <w:bottom w:val="none" w:sz="0" w:space="0" w:color="auto"/>
                <w:right w:val="none" w:sz="0" w:space="0" w:color="auto"/>
              </w:divBdr>
            </w:div>
            <w:div w:id="1390689475">
              <w:marLeft w:val="0"/>
              <w:marRight w:val="0"/>
              <w:marTop w:val="0"/>
              <w:marBottom w:val="0"/>
              <w:divBdr>
                <w:top w:val="none" w:sz="0" w:space="0" w:color="auto"/>
                <w:left w:val="none" w:sz="0" w:space="0" w:color="auto"/>
                <w:bottom w:val="none" w:sz="0" w:space="0" w:color="auto"/>
                <w:right w:val="none" w:sz="0" w:space="0" w:color="auto"/>
              </w:divBdr>
            </w:div>
            <w:div w:id="1408962600">
              <w:marLeft w:val="0"/>
              <w:marRight w:val="0"/>
              <w:marTop w:val="0"/>
              <w:marBottom w:val="0"/>
              <w:divBdr>
                <w:top w:val="none" w:sz="0" w:space="0" w:color="auto"/>
                <w:left w:val="none" w:sz="0" w:space="0" w:color="auto"/>
                <w:bottom w:val="none" w:sz="0" w:space="0" w:color="auto"/>
                <w:right w:val="none" w:sz="0" w:space="0" w:color="auto"/>
              </w:divBdr>
            </w:div>
            <w:div w:id="1416393418">
              <w:marLeft w:val="0"/>
              <w:marRight w:val="0"/>
              <w:marTop w:val="0"/>
              <w:marBottom w:val="0"/>
              <w:divBdr>
                <w:top w:val="none" w:sz="0" w:space="0" w:color="auto"/>
                <w:left w:val="none" w:sz="0" w:space="0" w:color="auto"/>
                <w:bottom w:val="none" w:sz="0" w:space="0" w:color="auto"/>
                <w:right w:val="none" w:sz="0" w:space="0" w:color="auto"/>
              </w:divBdr>
            </w:div>
            <w:div w:id="1428161119">
              <w:marLeft w:val="0"/>
              <w:marRight w:val="0"/>
              <w:marTop w:val="0"/>
              <w:marBottom w:val="0"/>
              <w:divBdr>
                <w:top w:val="none" w:sz="0" w:space="0" w:color="auto"/>
                <w:left w:val="none" w:sz="0" w:space="0" w:color="auto"/>
                <w:bottom w:val="none" w:sz="0" w:space="0" w:color="auto"/>
                <w:right w:val="none" w:sz="0" w:space="0" w:color="auto"/>
              </w:divBdr>
            </w:div>
            <w:div w:id="1428575357">
              <w:marLeft w:val="0"/>
              <w:marRight w:val="0"/>
              <w:marTop w:val="480"/>
              <w:marBottom w:val="0"/>
              <w:divBdr>
                <w:top w:val="single" w:sz="6" w:space="0" w:color="auto"/>
                <w:left w:val="single" w:sz="6" w:space="0" w:color="auto"/>
                <w:bottom w:val="single" w:sz="6" w:space="0" w:color="auto"/>
                <w:right w:val="single" w:sz="6" w:space="0" w:color="auto"/>
              </w:divBdr>
            </w:div>
            <w:div w:id="1440568314">
              <w:marLeft w:val="0"/>
              <w:marRight w:val="0"/>
              <w:marTop w:val="0"/>
              <w:marBottom w:val="0"/>
              <w:divBdr>
                <w:top w:val="none" w:sz="0" w:space="0" w:color="auto"/>
                <w:left w:val="none" w:sz="0" w:space="0" w:color="auto"/>
                <w:bottom w:val="none" w:sz="0" w:space="0" w:color="auto"/>
                <w:right w:val="none" w:sz="0" w:space="0" w:color="auto"/>
              </w:divBdr>
            </w:div>
            <w:div w:id="1444380500">
              <w:marLeft w:val="0"/>
              <w:marRight w:val="0"/>
              <w:marTop w:val="0"/>
              <w:marBottom w:val="0"/>
              <w:divBdr>
                <w:top w:val="none" w:sz="0" w:space="0" w:color="auto"/>
                <w:left w:val="none" w:sz="0" w:space="0" w:color="auto"/>
                <w:bottom w:val="none" w:sz="0" w:space="0" w:color="auto"/>
                <w:right w:val="none" w:sz="0" w:space="0" w:color="auto"/>
              </w:divBdr>
            </w:div>
            <w:div w:id="1451361035">
              <w:marLeft w:val="0"/>
              <w:marRight w:val="0"/>
              <w:marTop w:val="0"/>
              <w:marBottom w:val="0"/>
              <w:divBdr>
                <w:top w:val="none" w:sz="0" w:space="0" w:color="auto"/>
                <w:left w:val="none" w:sz="0" w:space="0" w:color="auto"/>
                <w:bottom w:val="none" w:sz="0" w:space="0" w:color="auto"/>
                <w:right w:val="none" w:sz="0" w:space="0" w:color="auto"/>
              </w:divBdr>
            </w:div>
            <w:div w:id="1468624898">
              <w:marLeft w:val="0"/>
              <w:marRight w:val="0"/>
              <w:marTop w:val="0"/>
              <w:marBottom w:val="0"/>
              <w:divBdr>
                <w:top w:val="none" w:sz="0" w:space="0" w:color="auto"/>
                <w:left w:val="none" w:sz="0" w:space="0" w:color="auto"/>
                <w:bottom w:val="none" w:sz="0" w:space="0" w:color="auto"/>
                <w:right w:val="none" w:sz="0" w:space="0" w:color="auto"/>
              </w:divBdr>
            </w:div>
            <w:div w:id="1472013619">
              <w:marLeft w:val="0"/>
              <w:marRight w:val="0"/>
              <w:marTop w:val="0"/>
              <w:marBottom w:val="0"/>
              <w:divBdr>
                <w:top w:val="none" w:sz="0" w:space="0" w:color="auto"/>
                <w:left w:val="none" w:sz="0" w:space="0" w:color="auto"/>
                <w:bottom w:val="none" w:sz="0" w:space="0" w:color="auto"/>
                <w:right w:val="none" w:sz="0" w:space="0" w:color="auto"/>
              </w:divBdr>
            </w:div>
            <w:div w:id="1474906646">
              <w:marLeft w:val="0"/>
              <w:marRight w:val="0"/>
              <w:marTop w:val="0"/>
              <w:marBottom w:val="0"/>
              <w:divBdr>
                <w:top w:val="none" w:sz="0" w:space="0" w:color="auto"/>
                <w:left w:val="none" w:sz="0" w:space="0" w:color="auto"/>
                <w:bottom w:val="none" w:sz="0" w:space="0" w:color="auto"/>
                <w:right w:val="none" w:sz="0" w:space="0" w:color="auto"/>
              </w:divBdr>
            </w:div>
            <w:div w:id="1478452371">
              <w:marLeft w:val="0"/>
              <w:marRight w:val="0"/>
              <w:marTop w:val="0"/>
              <w:marBottom w:val="0"/>
              <w:divBdr>
                <w:top w:val="none" w:sz="0" w:space="0" w:color="auto"/>
                <w:left w:val="none" w:sz="0" w:space="0" w:color="auto"/>
                <w:bottom w:val="none" w:sz="0" w:space="0" w:color="auto"/>
                <w:right w:val="none" w:sz="0" w:space="0" w:color="auto"/>
              </w:divBdr>
            </w:div>
            <w:div w:id="1492598430">
              <w:marLeft w:val="0"/>
              <w:marRight w:val="0"/>
              <w:marTop w:val="480"/>
              <w:marBottom w:val="0"/>
              <w:divBdr>
                <w:top w:val="single" w:sz="6" w:space="0" w:color="auto"/>
                <w:left w:val="single" w:sz="6" w:space="0" w:color="auto"/>
                <w:bottom w:val="single" w:sz="6" w:space="0" w:color="auto"/>
                <w:right w:val="single" w:sz="6" w:space="0" w:color="auto"/>
              </w:divBdr>
            </w:div>
            <w:div w:id="1493908331">
              <w:marLeft w:val="0"/>
              <w:marRight w:val="0"/>
              <w:marTop w:val="0"/>
              <w:marBottom w:val="0"/>
              <w:divBdr>
                <w:top w:val="none" w:sz="0" w:space="0" w:color="auto"/>
                <w:left w:val="none" w:sz="0" w:space="0" w:color="auto"/>
                <w:bottom w:val="none" w:sz="0" w:space="0" w:color="auto"/>
                <w:right w:val="none" w:sz="0" w:space="0" w:color="auto"/>
              </w:divBdr>
            </w:div>
            <w:div w:id="1494712055">
              <w:marLeft w:val="0"/>
              <w:marRight w:val="0"/>
              <w:marTop w:val="0"/>
              <w:marBottom w:val="0"/>
              <w:divBdr>
                <w:top w:val="none" w:sz="0" w:space="0" w:color="auto"/>
                <w:left w:val="none" w:sz="0" w:space="0" w:color="auto"/>
                <w:bottom w:val="none" w:sz="0" w:space="0" w:color="auto"/>
                <w:right w:val="none" w:sz="0" w:space="0" w:color="auto"/>
              </w:divBdr>
            </w:div>
            <w:div w:id="1515220925">
              <w:marLeft w:val="0"/>
              <w:marRight w:val="0"/>
              <w:marTop w:val="0"/>
              <w:marBottom w:val="0"/>
              <w:divBdr>
                <w:top w:val="none" w:sz="0" w:space="0" w:color="auto"/>
                <w:left w:val="none" w:sz="0" w:space="0" w:color="auto"/>
                <w:bottom w:val="none" w:sz="0" w:space="0" w:color="auto"/>
                <w:right w:val="none" w:sz="0" w:space="0" w:color="auto"/>
              </w:divBdr>
            </w:div>
            <w:div w:id="1545170988">
              <w:marLeft w:val="0"/>
              <w:marRight w:val="0"/>
              <w:marTop w:val="0"/>
              <w:marBottom w:val="0"/>
              <w:divBdr>
                <w:top w:val="none" w:sz="0" w:space="0" w:color="auto"/>
                <w:left w:val="none" w:sz="0" w:space="0" w:color="auto"/>
                <w:bottom w:val="none" w:sz="0" w:space="0" w:color="auto"/>
                <w:right w:val="none" w:sz="0" w:space="0" w:color="auto"/>
              </w:divBdr>
            </w:div>
            <w:div w:id="1549149228">
              <w:marLeft w:val="0"/>
              <w:marRight w:val="0"/>
              <w:marTop w:val="0"/>
              <w:marBottom w:val="0"/>
              <w:divBdr>
                <w:top w:val="none" w:sz="0" w:space="0" w:color="auto"/>
                <w:left w:val="none" w:sz="0" w:space="0" w:color="auto"/>
                <w:bottom w:val="none" w:sz="0" w:space="0" w:color="auto"/>
                <w:right w:val="none" w:sz="0" w:space="0" w:color="auto"/>
              </w:divBdr>
            </w:div>
            <w:div w:id="1553036394">
              <w:marLeft w:val="0"/>
              <w:marRight w:val="0"/>
              <w:marTop w:val="0"/>
              <w:marBottom w:val="0"/>
              <w:divBdr>
                <w:top w:val="none" w:sz="0" w:space="0" w:color="auto"/>
                <w:left w:val="none" w:sz="0" w:space="0" w:color="auto"/>
                <w:bottom w:val="none" w:sz="0" w:space="0" w:color="auto"/>
                <w:right w:val="none" w:sz="0" w:space="0" w:color="auto"/>
              </w:divBdr>
            </w:div>
            <w:div w:id="1556743061">
              <w:marLeft w:val="0"/>
              <w:marRight w:val="0"/>
              <w:marTop w:val="0"/>
              <w:marBottom w:val="0"/>
              <w:divBdr>
                <w:top w:val="none" w:sz="0" w:space="0" w:color="auto"/>
                <w:left w:val="none" w:sz="0" w:space="0" w:color="auto"/>
                <w:bottom w:val="none" w:sz="0" w:space="0" w:color="auto"/>
                <w:right w:val="none" w:sz="0" w:space="0" w:color="auto"/>
              </w:divBdr>
            </w:div>
            <w:div w:id="1562667541">
              <w:marLeft w:val="0"/>
              <w:marRight w:val="0"/>
              <w:marTop w:val="0"/>
              <w:marBottom w:val="0"/>
              <w:divBdr>
                <w:top w:val="none" w:sz="0" w:space="0" w:color="auto"/>
                <w:left w:val="none" w:sz="0" w:space="0" w:color="auto"/>
                <w:bottom w:val="none" w:sz="0" w:space="0" w:color="auto"/>
                <w:right w:val="none" w:sz="0" w:space="0" w:color="auto"/>
              </w:divBdr>
            </w:div>
            <w:div w:id="1567060145">
              <w:marLeft w:val="0"/>
              <w:marRight w:val="0"/>
              <w:marTop w:val="0"/>
              <w:marBottom w:val="0"/>
              <w:divBdr>
                <w:top w:val="none" w:sz="0" w:space="0" w:color="auto"/>
                <w:left w:val="none" w:sz="0" w:space="0" w:color="auto"/>
                <w:bottom w:val="none" w:sz="0" w:space="0" w:color="auto"/>
                <w:right w:val="none" w:sz="0" w:space="0" w:color="auto"/>
              </w:divBdr>
            </w:div>
            <w:div w:id="1570337348">
              <w:marLeft w:val="0"/>
              <w:marRight w:val="0"/>
              <w:marTop w:val="0"/>
              <w:marBottom w:val="0"/>
              <w:divBdr>
                <w:top w:val="none" w:sz="0" w:space="0" w:color="auto"/>
                <w:left w:val="none" w:sz="0" w:space="0" w:color="auto"/>
                <w:bottom w:val="none" w:sz="0" w:space="0" w:color="auto"/>
                <w:right w:val="none" w:sz="0" w:space="0" w:color="auto"/>
              </w:divBdr>
            </w:div>
            <w:div w:id="1570463205">
              <w:marLeft w:val="0"/>
              <w:marRight w:val="0"/>
              <w:marTop w:val="0"/>
              <w:marBottom w:val="0"/>
              <w:divBdr>
                <w:top w:val="none" w:sz="0" w:space="0" w:color="auto"/>
                <w:left w:val="none" w:sz="0" w:space="0" w:color="auto"/>
                <w:bottom w:val="none" w:sz="0" w:space="0" w:color="auto"/>
                <w:right w:val="none" w:sz="0" w:space="0" w:color="auto"/>
              </w:divBdr>
            </w:div>
            <w:div w:id="1585726925">
              <w:marLeft w:val="0"/>
              <w:marRight w:val="0"/>
              <w:marTop w:val="480"/>
              <w:marBottom w:val="0"/>
              <w:divBdr>
                <w:top w:val="single" w:sz="6" w:space="0" w:color="auto"/>
                <w:left w:val="single" w:sz="6" w:space="0" w:color="auto"/>
                <w:bottom w:val="single" w:sz="6" w:space="0" w:color="auto"/>
                <w:right w:val="single" w:sz="6" w:space="0" w:color="auto"/>
              </w:divBdr>
            </w:div>
            <w:div w:id="1590427728">
              <w:marLeft w:val="0"/>
              <w:marRight w:val="0"/>
              <w:marTop w:val="0"/>
              <w:marBottom w:val="0"/>
              <w:divBdr>
                <w:top w:val="none" w:sz="0" w:space="0" w:color="auto"/>
                <w:left w:val="none" w:sz="0" w:space="0" w:color="auto"/>
                <w:bottom w:val="none" w:sz="0" w:space="0" w:color="auto"/>
                <w:right w:val="none" w:sz="0" w:space="0" w:color="auto"/>
              </w:divBdr>
            </w:div>
            <w:div w:id="1598442120">
              <w:marLeft w:val="0"/>
              <w:marRight w:val="0"/>
              <w:marTop w:val="0"/>
              <w:marBottom w:val="0"/>
              <w:divBdr>
                <w:top w:val="none" w:sz="0" w:space="0" w:color="auto"/>
                <w:left w:val="none" w:sz="0" w:space="0" w:color="auto"/>
                <w:bottom w:val="none" w:sz="0" w:space="0" w:color="auto"/>
                <w:right w:val="none" w:sz="0" w:space="0" w:color="auto"/>
              </w:divBdr>
            </w:div>
            <w:div w:id="1641838341">
              <w:marLeft w:val="0"/>
              <w:marRight w:val="0"/>
              <w:marTop w:val="0"/>
              <w:marBottom w:val="0"/>
              <w:divBdr>
                <w:top w:val="none" w:sz="0" w:space="0" w:color="auto"/>
                <w:left w:val="none" w:sz="0" w:space="0" w:color="auto"/>
                <w:bottom w:val="none" w:sz="0" w:space="0" w:color="auto"/>
                <w:right w:val="none" w:sz="0" w:space="0" w:color="auto"/>
              </w:divBdr>
            </w:div>
            <w:div w:id="1644776012">
              <w:marLeft w:val="0"/>
              <w:marRight w:val="0"/>
              <w:marTop w:val="0"/>
              <w:marBottom w:val="0"/>
              <w:divBdr>
                <w:top w:val="none" w:sz="0" w:space="0" w:color="auto"/>
                <w:left w:val="none" w:sz="0" w:space="0" w:color="auto"/>
                <w:bottom w:val="none" w:sz="0" w:space="0" w:color="auto"/>
                <w:right w:val="none" w:sz="0" w:space="0" w:color="auto"/>
              </w:divBdr>
            </w:div>
            <w:div w:id="1650092294">
              <w:marLeft w:val="0"/>
              <w:marRight w:val="0"/>
              <w:marTop w:val="0"/>
              <w:marBottom w:val="0"/>
              <w:divBdr>
                <w:top w:val="none" w:sz="0" w:space="0" w:color="auto"/>
                <w:left w:val="none" w:sz="0" w:space="0" w:color="auto"/>
                <w:bottom w:val="none" w:sz="0" w:space="0" w:color="auto"/>
                <w:right w:val="none" w:sz="0" w:space="0" w:color="auto"/>
              </w:divBdr>
            </w:div>
            <w:div w:id="1706635834">
              <w:marLeft w:val="0"/>
              <w:marRight w:val="0"/>
              <w:marTop w:val="0"/>
              <w:marBottom w:val="0"/>
              <w:divBdr>
                <w:top w:val="none" w:sz="0" w:space="0" w:color="auto"/>
                <w:left w:val="none" w:sz="0" w:space="0" w:color="auto"/>
                <w:bottom w:val="none" w:sz="0" w:space="0" w:color="auto"/>
                <w:right w:val="none" w:sz="0" w:space="0" w:color="auto"/>
              </w:divBdr>
            </w:div>
            <w:div w:id="1716001279">
              <w:marLeft w:val="0"/>
              <w:marRight w:val="0"/>
              <w:marTop w:val="0"/>
              <w:marBottom w:val="0"/>
              <w:divBdr>
                <w:top w:val="none" w:sz="0" w:space="0" w:color="auto"/>
                <w:left w:val="none" w:sz="0" w:space="0" w:color="auto"/>
                <w:bottom w:val="none" w:sz="0" w:space="0" w:color="auto"/>
                <w:right w:val="none" w:sz="0" w:space="0" w:color="auto"/>
              </w:divBdr>
            </w:div>
            <w:div w:id="1725904378">
              <w:marLeft w:val="0"/>
              <w:marRight w:val="0"/>
              <w:marTop w:val="0"/>
              <w:marBottom w:val="0"/>
              <w:divBdr>
                <w:top w:val="none" w:sz="0" w:space="0" w:color="auto"/>
                <w:left w:val="none" w:sz="0" w:space="0" w:color="auto"/>
                <w:bottom w:val="none" w:sz="0" w:space="0" w:color="auto"/>
                <w:right w:val="none" w:sz="0" w:space="0" w:color="auto"/>
              </w:divBdr>
            </w:div>
            <w:div w:id="1726219629">
              <w:marLeft w:val="0"/>
              <w:marRight w:val="0"/>
              <w:marTop w:val="0"/>
              <w:marBottom w:val="0"/>
              <w:divBdr>
                <w:top w:val="none" w:sz="0" w:space="0" w:color="auto"/>
                <w:left w:val="none" w:sz="0" w:space="0" w:color="auto"/>
                <w:bottom w:val="none" w:sz="0" w:space="0" w:color="auto"/>
                <w:right w:val="none" w:sz="0" w:space="0" w:color="auto"/>
              </w:divBdr>
            </w:div>
            <w:div w:id="1727797552">
              <w:marLeft w:val="0"/>
              <w:marRight w:val="0"/>
              <w:marTop w:val="0"/>
              <w:marBottom w:val="0"/>
              <w:divBdr>
                <w:top w:val="none" w:sz="0" w:space="0" w:color="auto"/>
                <w:left w:val="none" w:sz="0" w:space="0" w:color="auto"/>
                <w:bottom w:val="none" w:sz="0" w:space="0" w:color="auto"/>
                <w:right w:val="none" w:sz="0" w:space="0" w:color="auto"/>
              </w:divBdr>
            </w:div>
            <w:div w:id="1730767387">
              <w:marLeft w:val="0"/>
              <w:marRight w:val="0"/>
              <w:marTop w:val="0"/>
              <w:marBottom w:val="0"/>
              <w:divBdr>
                <w:top w:val="none" w:sz="0" w:space="0" w:color="auto"/>
                <w:left w:val="none" w:sz="0" w:space="0" w:color="auto"/>
                <w:bottom w:val="none" w:sz="0" w:space="0" w:color="auto"/>
                <w:right w:val="none" w:sz="0" w:space="0" w:color="auto"/>
              </w:divBdr>
            </w:div>
            <w:div w:id="1732146426">
              <w:marLeft w:val="0"/>
              <w:marRight w:val="0"/>
              <w:marTop w:val="0"/>
              <w:marBottom w:val="0"/>
              <w:divBdr>
                <w:top w:val="none" w:sz="0" w:space="0" w:color="auto"/>
                <w:left w:val="none" w:sz="0" w:space="0" w:color="auto"/>
                <w:bottom w:val="none" w:sz="0" w:space="0" w:color="auto"/>
                <w:right w:val="none" w:sz="0" w:space="0" w:color="auto"/>
              </w:divBdr>
            </w:div>
            <w:div w:id="1732146930">
              <w:marLeft w:val="0"/>
              <w:marRight w:val="0"/>
              <w:marTop w:val="0"/>
              <w:marBottom w:val="0"/>
              <w:divBdr>
                <w:top w:val="none" w:sz="0" w:space="0" w:color="auto"/>
                <w:left w:val="none" w:sz="0" w:space="0" w:color="auto"/>
                <w:bottom w:val="none" w:sz="0" w:space="0" w:color="auto"/>
                <w:right w:val="none" w:sz="0" w:space="0" w:color="auto"/>
              </w:divBdr>
            </w:div>
            <w:div w:id="1736735831">
              <w:marLeft w:val="0"/>
              <w:marRight w:val="0"/>
              <w:marTop w:val="0"/>
              <w:marBottom w:val="0"/>
              <w:divBdr>
                <w:top w:val="none" w:sz="0" w:space="0" w:color="auto"/>
                <w:left w:val="none" w:sz="0" w:space="0" w:color="auto"/>
                <w:bottom w:val="none" w:sz="0" w:space="0" w:color="auto"/>
                <w:right w:val="none" w:sz="0" w:space="0" w:color="auto"/>
              </w:divBdr>
            </w:div>
            <w:div w:id="1747066486">
              <w:marLeft w:val="0"/>
              <w:marRight w:val="0"/>
              <w:marTop w:val="0"/>
              <w:marBottom w:val="0"/>
              <w:divBdr>
                <w:top w:val="none" w:sz="0" w:space="0" w:color="auto"/>
                <w:left w:val="none" w:sz="0" w:space="0" w:color="auto"/>
                <w:bottom w:val="none" w:sz="0" w:space="0" w:color="auto"/>
                <w:right w:val="none" w:sz="0" w:space="0" w:color="auto"/>
              </w:divBdr>
            </w:div>
            <w:div w:id="1751197638">
              <w:marLeft w:val="0"/>
              <w:marRight w:val="0"/>
              <w:marTop w:val="0"/>
              <w:marBottom w:val="0"/>
              <w:divBdr>
                <w:top w:val="none" w:sz="0" w:space="0" w:color="auto"/>
                <w:left w:val="none" w:sz="0" w:space="0" w:color="auto"/>
                <w:bottom w:val="none" w:sz="0" w:space="0" w:color="auto"/>
                <w:right w:val="none" w:sz="0" w:space="0" w:color="auto"/>
              </w:divBdr>
            </w:div>
            <w:div w:id="1761830218">
              <w:marLeft w:val="0"/>
              <w:marRight w:val="0"/>
              <w:marTop w:val="0"/>
              <w:marBottom w:val="0"/>
              <w:divBdr>
                <w:top w:val="none" w:sz="0" w:space="0" w:color="auto"/>
                <w:left w:val="none" w:sz="0" w:space="0" w:color="auto"/>
                <w:bottom w:val="none" w:sz="0" w:space="0" w:color="auto"/>
                <w:right w:val="none" w:sz="0" w:space="0" w:color="auto"/>
              </w:divBdr>
            </w:div>
            <w:div w:id="1769425201">
              <w:marLeft w:val="0"/>
              <w:marRight w:val="0"/>
              <w:marTop w:val="0"/>
              <w:marBottom w:val="0"/>
              <w:divBdr>
                <w:top w:val="none" w:sz="0" w:space="0" w:color="auto"/>
                <w:left w:val="none" w:sz="0" w:space="0" w:color="auto"/>
                <w:bottom w:val="none" w:sz="0" w:space="0" w:color="auto"/>
                <w:right w:val="none" w:sz="0" w:space="0" w:color="auto"/>
              </w:divBdr>
            </w:div>
            <w:div w:id="1803692277">
              <w:marLeft w:val="0"/>
              <w:marRight w:val="0"/>
              <w:marTop w:val="0"/>
              <w:marBottom w:val="0"/>
              <w:divBdr>
                <w:top w:val="none" w:sz="0" w:space="0" w:color="auto"/>
                <w:left w:val="none" w:sz="0" w:space="0" w:color="auto"/>
                <w:bottom w:val="none" w:sz="0" w:space="0" w:color="auto"/>
                <w:right w:val="none" w:sz="0" w:space="0" w:color="auto"/>
              </w:divBdr>
            </w:div>
            <w:div w:id="1812088653">
              <w:marLeft w:val="0"/>
              <w:marRight w:val="0"/>
              <w:marTop w:val="0"/>
              <w:marBottom w:val="0"/>
              <w:divBdr>
                <w:top w:val="none" w:sz="0" w:space="0" w:color="auto"/>
                <w:left w:val="none" w:sz="0" w:space="0" w:color="auto"/>
                <w:bottom w:val="none" w:sz="0" w:space="0" w:color="auto"/>
                <w:right w:val="none" w:sz="0" w:space="0" w:color="auto"/>
              </w:divBdr>
            </w:div>
            <w:div w:id="1817529871">
              <w:marLeft w:val="0"/>
              <w:marRight w:val="0"/>
              <w:marTop w:val="0"/>
              <w:marBottom w:val="0"/>
              <w:divBdr>
                <w:top w:val="none" w:sz="0" w:space="0" w:color="auto"/>
                <w:left w:val="none" w:sz="0" w:space="0" w:color="auto"/>
                <w:bottom w:val="none" w:sz="0" w:space="0" w:color="auto"/>
                <w:right w:val="none" w:sz="0" w:space="0" w:color="auto"/>
              </w:divBdr>
            </w:div>
            <w:div w:id="1823035278">
              <w:marLeft w:val="0"/>
              <w:marRight w:val="0"/>
              <w:marTop w:val="0"/>
              <w:marBottom w:val="0"/>
              <w:divBdr>
                <w:top w:val="none" w:sz="0" w:space="0" w:color="auto"/>
                <w:left w:val="none" w:sz="0" w:space="0" w:color="auto"/>
                <w:bottom w:val="none" w:sz="0" w:space="0" w:color="auto"/>
                <w:right w:val="none" w:sz="0" w:space="0" w:color="auto"/>
              </w:divBdr>
            </w:div>
            <w:div w:id="1853569164">
              <w:marLeft w:val="0"/>
              <w:marRight w:val="0"/>
              <w:marTop w:val="0"/>
              <w:marBottom w:val="0"/>
              <w:divBdr>
                <w:top w:val="none" w:sz="0" w:space="0" w:color="auto"/>
                <w:left w:val="none" w:sz="0" w:space="0" w:color="auto"/>
                <w:bottom w:val="none" w:sz="0" w:space="0" w:color="auto"/>
                <w:right w:val="none" w:sz="0" w:space="0" w:color="auto"/>
              </w:divBdr>
            </w:div>
            <w:div w:id="1857498768">
              <w:marLeft w:val="0"/>
              <w:marRight w:val="0"/>
              <w:marTop w:val="0"/>
              <w:marBottom w:val="0"/>
              <w:divBdr>
                <w:top w:val="none" w:sz="0" w:space="0" w:color="auto"/>
                <w:left w:val="none" w:sz="0" w:space="0" w:color="auto"/>
                <w:bottom w:val="none" w:sz="0" w:space="0" w:color="auto"/>
                <w:right w:val="none" w:sz="0" w:space="0" w:color="auto"/>
              </w:divBdr>
            </w:div>
            <w:div w:id="1879270024">
              <w:marLeft w:val="0"/>
              <w:marRight w:val="0"/>
              <w:marTop w:val="0"/>
              <w:marBottom w:val="0"/>
              <w:divBdr>
                <w:top w:val="none" w:sz="0" w:space="0" w:color="auto"/>
                <w:left w:val="none" w:sz="0" w:space="0" w:color="auto"/>
                <w:bottom w:val="none" w:sz="0" w:space="0" w:color="auto"/>
                <w:right w:val="none" w:sz="0" w:space="0" w:color="auto"/>
              </w:divBdr>
            </w:div>
            <w:div w:id="1880044364">
              <w:marLeft w:val="0"/>
              <w:marRight w:val="0"/>
              <w:marTop w:val="0"/>
              <w:marBottom w:val="0"/>
              <w:divBdr>
                <w:top w:val="none" w:sz="0" w:space="0" w:color="auto"/>
                <w:left w:val="none" w:sz="0" w:space="0" w:color="auto"/>
                <w:bottom w:val="none" w:sz="0" w:space="0" w:color="auto"/>
                <w:right w:val="none" w:sz="0" w:space="0" w:color="auto"/>
              </w:divBdr>
            </w:div>
            <w:div w:id="1881701136">
              <w:marLeft w:val="0"/>
              <w:marRight w:val="0"/>
              <w:marTop w:val="0"/>
              <w:marBottom w:val="0"/>
              <w:divBdr>
                <w:top w:val="none" w:sz="0" w:space="0" w:color="auto"/>
                <w:left w:val="none" w:sz="0" w:space="0" w:color="auto"/>
                <w:bottom w:val="none" w:sz="0" w:space="0" w:color="auto"/>
                <w:right w:val="none" w:sz="0" w:space="0" w:color="auto"/>
              </w:divBdr>
            </w:div>
            <w:div w:id="1884171368">
              <w:marLeft w:val="0"/>
              <w:marRight w:val="0"/>
              <w:marTop w:val="0"/>
              <w:marBottom w:val="0"/>
              <w:divBdr>
                <w:top w:val="none" w:sz="0" w:space="0" w:color="auto"/>
                <w:left w:val="none" w:sz="0" w:space="0" w:color="auto"/>
                <w:bottom w:val="none" w:sz="0" w:space="0" w:color="auto"/>
                <w:right w:val="none" w:sz="0" w:space="0" w:color="auto"/>
              </w:divBdr>
            </w:div>
            <w:div w:id="1898398423">
              <w:marLeft w:val="0"/>
              <w:marRight w:val="0"/>
              <w:marTop w:val="0"/>
              <w:marBottom w:val="0"/>
              <w:divBdr>
                <w:top w:val="none" w:sz="0" w:space="0" w:color="auto"/>
                <w:left w:val="none" w:sz="0" w:space="0" w:color="auto"/>
                <w:bottom w:val="none" w:sz="0" w:space="0" w:color="auto"/>
                <w:right w:val="none" w:sz="0" w:space="0" w:color="auto"/>
              </w:divBdr>
            </w:div>
            <w:div w:id="1922717842">
              <w:marLeft w:val="0"/>
              <w:marRight w:val="0"/>
              <w:marTop w:val="480"/>
              <w:marBottom w:val="0"/>
              <w:divBdr>
                <w:top w:val="single" w:sz="6" w:space="0" w:color="auto"/>
                <w:left w:val="single" w:sz="6" w:space="0" w:color="auto"/>
                <w:bottom w:val="single" w:sz="6" w:space="0" w:color="auto"/>
                <w:right w:val="single" w:sz="6" w:space="0" w:color="auto"/>
              </w:divBdr>
            </w:div>
            <w:div w:id="1949043536">
              <w:marLeft w:val="0"/>
              <w:marRight w:val="0"/>
              <w:marTop w:val="0"/>
              <w:marBottom w:val="0"/>
              <w:divBdr>
                <w:top w:val="none" w:sz="0" w:space="0" w:color="auto"/>
                <w:left w:val="none" w:sz="0" w:space="0" w:color="auto"/>
                <w:bottom w:val="none" w:sz="0" w:space="0" w:color="auto"/>
                <w:right w:val="none" w:sz="0" w:space="0" w:color="auto"/>
              </w:divBdr>
            </w:div>
            <w:div w:id="1962493701">
              <w:marLeft w:val="0"/>
              <w:marRight w:val="0"/>
              <w:marTop w:val="0"/>
              <w:marBottom w:val="0"/>
              <w:divBdr>
                <w:top w:val="none" w:sz="0" w:space="0" w:color="auto"/>
                <w:left w:val="none" w:sz="0" w:space="0" w:color="auto"/>
                <w:bottom w:val="none" w:sz="0" w:space="0" w:color="auto"/>
                <w:right w:val="none" w:sz="0" w:space="0" w:color="auto"/>
              </w:divBdr>
            </w:div>
            <w:div w:id="1965766245">
              <w:marLeft w:val="0"/>
              <w:marRight w:val="0"/>
              <w:marTop w:val="0"/>
              <w:marBottom w:val="0"/>
              <w:divBdr>
                <w:top w:val="none" w:sz="0" w:space="0" w:color="auto"/>
                <w:left w:val="none" w:sz="0" w:space="0" w:color="auto"/>
                <w:bottom w:val="none" w:sz="0" w:space="0" w:color="auto"/>
                <w:right w:val="none" w:sz="0" w:space="0" w:color="auto"/>
              </w:divBdr>
            </w:div>
            <w:div w:id="1975870246">
              <w:marLeft w:val="0"/>
              <w:marRight w:val="0"/>
              <w:marTop w:val="0"/>
              <w:marBottom w:val="0"/>
              <w:divBdr>
                <w:top w:val="none" w:sz="0" w:space="0" w:color="auto"/>
                <w:left w:val="none" w:sz="0" w:space="0" w:color="auto"/>
                <w:bottom w:val="none" w:sz="0" w:space="0" w:color="auto"/>
                <w:right w:val="none" w:sz="0" w:space="0" w:color="auto"/>
              </w:divBdr>
            </w:div>
            <w:div w:id="1979528552">
              <w:marLeft w:val="0"/>
              <w:marRight w:val="0"/>
              <w:marTop w:val="0"/>
              <w:marBottom w:val="0"/>
              <w:divBdr>
                <w:top w:val="none" w:sz="0" w:space="0" w:color="auto"/>
                <w:left w:val="none" w:sz="0" w:space="0" w:color="auto"/>
                <w:bottom w:val="none" w:sz="0" w:space="0" w:color="auto"/>
                <w:right w:val="none" w:sz="0" w:space="0" w:color="auto"/>
              </w:divBdr>
            </w:div>
            <w:div w:id="1985768677">
              <w:marLeft w:val="0"/>
              <w:marRight w:val="0"/>
              <w:marTop w:val="0"/>
              <w:marBottom w:val="0"/>
              <w:divBdr>
                <w:top w:val="none" w:sz="0" w:space="0" w:color="auto"/>
                <w:left w:val="none" w:sz="0" w:space="0" w:color="auto"/>
                <w:bottom w:val="none" w:sz="0" w:space="0" w:color="auto"/>
                <w:right w:val="none" w:sz="0" w:space="0" w:color="auto"/>
              </w:divBdr>
            </w:div>
            <w:div w:id="1991592755">
              <w:marLeft w:val="0"/>
              <w:marRight w:val="0"/>
              <w:marTop w:val="0"/>
              <w:marBottom w:val="0"/>
              <w:divBdr>
                <w:top w:val="none" w:sz="0" w:space="0" w:color="auto"/>
                <w:left w:val="none" w:sz="0" w:space="0" w:color="auto"/>
                <w:bottom w:val="none" w:sz="0" w:space="0" w:color="auto"/>
                <w:right w:val="none" w:sz="0" w:space="0" w:color="auto"/>
              </w:divBdr>
            </w:div>
            <w:div w:id="1994530718">
              <w:marLeft w:val="0"/>
              <w:marRight w:val="0"/>
              <w:marTop w:val="0"/>
              <w:marBottom w:val="0"/>
              <w:divBdr>
                <w:top w:val="none" w:sz="0" w:space="0" w:color="auto"/>
                <w:left w:val="none" w:sz="0" w:space="0" w:color="auto"/>
                <w:bottom w:val="none" w:sz="0" w:space="0" w:color="auto"/>
                <w:right w:val="none" w:sz="0" w:space="0" w:color="auto"/>
              </w:divBdr>
            </w:div>
            <w:div w:id="2001276235">
              <w:marLeft w:val="0"/>
              <w:marRight w:val="0"/>
              <w:marTop w:val="0"/>
              <w:marBottom w:val="0"/>
              <w:divBdr>
                <w:top w:val="none" w:sz="0" w:space="0" w:color="auto"/>
                <w:left w:val="none" w:sz="0" w:space="0" w:color="auto"/>
                <w:bottom w:val="none" w:sz="0" w:space="0" w:color="auto"/>
                <w:right w:val="none" w:sz="0" w:space="0" w:color="auto"/>
              </w:divBdr>
            </w:div>
            <w:div w:id="2015301762">
              <w:marLeft w:val="0"/>
              <w:marRight w:val="0"/>
              <w:marTop w:val="0"/>
              <w:marBottom w:val="0"/>
              <w:divBdr>
                <w:top w:val="none" w:sz="0" w:space="0" w:color="auto"/>
                <w:left w:val="none" w:sz="0" w:space="0" w:color="auto"/>
                <w:bottom w:val="none" w:sz="0" w:space="0" w:color="auto"/>
                <w:right w:val="none" w:sz="0" w:space="0" w:color="auto"/>
              </w:divBdr>
            </w:div>
            <w:div w:id="2043357594">
              <w:marLeft w:val="0"/>
              <w:marRight w:val="0"/>
              <w:marTop w:val="0"/>
              <w:marBottom w:val="0"/>
              <w:divBdr>
                <w:top w:val="none" w:sz="0" w:space="0" w:color="auto"/>
                <w:left w:val="none" w:sz="0" w:space="0" w:color="auto"/>
                <w:bottom w:val="none" w:sz="0" w:space="0" w:color="auto"/>
                <w:right w:val="none" w:sz="0" w:space="0" w:color="auto"/>
              </w:divBdr>
            </w:div>
            <w:div w:id="2043700366">
              <w:marLeft w:val="0"/>
              <w:marRight w:val="0"/>
              <w:marTop w:val="0"/>
              <w:marBottom w:val="0"/>
              <w:divBdr>
                <w:top w:val="none" w:sz="0" w:space="0" w:color="auto"/>
                <w:left w:val="none" w:sz="0" w:space="0" w:color="auto"/>
                <w:bottom w:val="none" w:sz="0" w:space="0" w:color="auto"/>
                <w:right w:val="none" w:sz="0" w:space="0" w:color="auto"/>
              </w:divBdr>
            </w:div>
            <w:div w:id="2050915706">
              <w:marLeft w:val="0"/>
              <w:marRight w:val="0"/>
              <w:marTop w:val="0"/>
              <w:marBottom w:val="0"/>
              <w:divBdr>
                <w:top w:val="none" w:sz="0" w:space="0" w:color="auto"/>
                <w:left w:val="none" w:sz="0" w:space="0" w:color="auto"/>
                <w:bottom w:val="none" w:sz="0" w:space="0" w:color="auto"/>
                <w:right w:val="none" w:sz="0" w:space="0" w:color="auto"/>
              </w:divBdr>
            </w:div>
            <w:div w:id="2053069696">
              <w:marLeft w:val="0"/>
              <w:marRight w:val="0"/>
              <w:marTop w:val="0"/>
              <w:marBottom w:val="0"/>
              <w:divBdr>
                <w:top w:val="none" w:sz="0" w:space="0" w:color="auto"/>
                <w:left w:val="none" w:sz="0" w:space="0" w:color="auto"/>
                <w:bottom w:val="none" w:sz="0" w:space="0" w:color="auto"/>
                <w:right w:val="none" w:sz="0" w:space="0" w:color="auto"/>
              </w:divBdr>
            </w:div>
            <w:div w:id="2073692264">
              <w:marLeft w:val="0"/>
              <w:marRight w:val="0"/>
              <w:marTop w:val="0"/>
              <w:marBottom w:val="0"/>
              <w:divBdr>
                <w:top w:val="none" w:sz="0" w:space="0" w:color="auto"/>
                <w:left w:val="none" w:sz="0" w:space="0" w:color="auto"/>
                <w:bottom w:val="none" w:sz="0" w:space="0" w:color="auto"/>
                <w:right w:val="none" w:sz="0" w:space="0" w:color="auto"/>
              </w:divBdr>
            </w:div>
            <w:div w:id="2091196346">
              <w:marLeft w:val="0"/>
              <w:marRight w:val="0"/>
              <w:marTop w:val="0"/>
              <w:marBottom w:val="0"/>
              <w:divBdr>
                <w:top w:val="none" w:sz="0" w:space="0" w:color="auto"/>
                <w:left w:val="none" w:sz="0" w:space="0" w:color="auto"/>
                <w:bottom w:val="none" w:sz="0" w:space="0" w:color="auto"/>
                <w:right w:val="none" w:sz="0" w:space="0" w:color="auto"/>
              </w:divBdr>
            </w:div>
            <w:div w:id="2098550784">
              <w:marLeft w:val="0"/>
              <w:marRight w:val="0"/>
              <w:marTop w:val="0"/>
              <w:marBottom w:val="0"/>
              <w:divBdr>
                <w:top w:val="none" w:sz="0" w:space="0" w:color="auto"/>
                <w:left w:val="none" w:sz="0" w:space="0" w:color="auto"/>
                <w:bottom w:val="none" w:sz="0" w:space="0" w:color="auto"/>
                <w:right w:val="none" w:sz="0" w:space="0" w:color="auto"/>
              </w:divBdr>
            </w:div>
            <w:div w:id="2098744335">
              <w:marLeft w:val="0"/>
              <w:marRight w:val="0"/>
              <w:marTop w:val="0"/>
              <w:marBottom w:val="0"/>
              <w:divBdr>
                <w:top w:val="none" w:sz="0" w:space="0" w:color="auto"/>
                <w:left w:val="none" w:sz="0" w:space="0" w:color="auto"/>
                <w:bottom w:val="none" w:sz="0" w:space="0" w:color="auto"/>
                <w:right w:val="none" w:sz="0" w:space="0" w:color="auto"/>
              </w:divBdr>
            </w:div>
            <w:div w:id="2109307061">
              <w:marLeft w:val="0"/>
              <w:marRight w:val="0"/>
              <w:marTop w:val="0"/>
              <w:marBottom w:val="0"/>
              <w:divBdr>
                <w:top w:val="none" w:sz="0" w:space="0" w:color="auto"/>
                <w:left w:val="none" w:sz="0" w:space="0" w:color="auto"/>
                <w:bottom w:val="none" w:sz="0" w:space="0" w:color="auto"/>
                <w:right w:val="none" w:sz="0" w:space="0" w:color="auto"/>
              </w:divBdr>
            </w:div>
            <w:div w:id="2140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4967">
      <w:bodyDiv w:val="1"/>
      <w:marLeft w:val="0"/>
      <w:marRight w:val="0"/>
      <w:marTop w:val="0"/>
      <w:marBottom w:val="0"/>
      <w:divBdr>
        <w:top w:val="none" w:sz="0" w:space="0" w:color="auto"/>
        <w:left w:val="none" w:sz="0" w:space="0" w:color="auto"/>
        <w:bottom w:val="none" w:sz="0" w:space="0" w:color="auto"/>
        <w:right w:val="none" w:sz="0" w:space="0" w:color="auto"/>
      </w:divBdr>
      <w:divsChild>
        <w:div w:id="402023020">
          <w:marLeft w:val="0"/>
          <w:marRight w:val="0"/>
          <w:marTop w:val="0"/>
          <w:marBottom w:val="0"/>
          <w:divBdr>
            <w:top w:val="none" w:sz="0" w:space="0" w:color="auto"/>
            <w:left w:val="none" w:sz="0" w:space="0" w:color="auto"/>
            <w:bottom w:val="none" w:sz="0" w:space="0" w:color="auto"/>
            <w:right w:val="none" w:sz="0" w:space="0" w:color="auto"/>
          </w:divBdr>
          <w:divsChild>
            <w:div w:id="1062824227">
              <w:marLeft w:val="0"/>
              <w:marRight w:val="0"/>
              <w:marTop w:val="0"/>
              <w:marBottom w:val="0"/>
              <w:divBdr>
                <w:top w:val="none" w:sz="0" w:space="0" w:color="auto"/>
                <w:left w:val="none" w:sz="0" w:space="0" w:color="auto"/>
                <w:bottom w:val="none" w:sz="0" w:space="0" w:color="auto"/>
                <w:right w:val="none" w:sz="0" w:space="0" w:color="auto"/>
              </w:divBdr>
            </w:div>
          </w:divsChild>
        </w:div>
        <w:div w:id="480464334">
          <w:marLeft w:val="0"/>
          <w:marRight w:val="0"/>
          <w:marTop w:val="0"/>
          <w:marBottom w:val="0"/>
          <w:divBdr>
            <w:top w:val="none" w:sz="0" w:space="0" w:color="auto"/>
            <w:left w:val="none" w:sz="0" w:space="0" w:color="auto"/>
            <w:bottom w:val="none" w:sz="0" w:space="0" w:color="auto"/>
            <w:right w:val="none" w:sz="0" w:space="0" w:color="auto"/>
          </w:divBdr>
          <w:divsChild>
            <w:div w:id="548098">
              <w:marLeft w:val="0"/>
              <w:marRight w:val="0"/>
              <w:marTop w:val="0"/>
              <w:marBottom w:val="0"/>
              <w:divBdr>
                <w:top w:val="none" w:sz="0" w:space="0" w:color="auto"/>
                <w:left w:val="none" w:sz="0" w:space="0" w:color="auto"/>
                <w:bottom w:val="none" w:sz="0" w:space="0" w:color="auto"/>
                <w:right w:val="none" w:sz="0" w:space="0" w:color="auto"/>
              </w:divBdr>
            </w:div>
            <w:div w:id="59443378">
              <w:marLeft w:val="0"/>
              <w:marRight w:val="0"/>
              <w:marTop w:val="0"/>
              <w:marBottom w:val="0"/>
              <w:divBdr>
                <w:top w:val="none" w:sz="0" w:space="0" w:color="auto"/>
                <w:left w:val="none" w:sz="0" w:space="0" w:color="auto"/>
                <w:bottom w:val="none" w:sz="0" w:space="0" w:color="auto"/>
                <w:right w:val="none" w:sz="0" w:space="0" w:color="auto"/>
              </w:divBdr>
            </w:div>
            <w:div w:id="147942922">
              <w:marLeft w:val="0"/>
              <w:marRight w:val="0"/>
              <w:marTop w:val="0"/>
              <w:marBottom w:val="0"/>
              <w:divBdr>
                <w:top w:val="none" w:sz="0" w:space="0" w:color="auto"/>
                <w:left w:val="none" w:sz="0" w:space="0" w:color="auto"/>
                <w:bottom w:val="none" w:sz="0" w:space="0" w:color="auto"/>
                <w:right w:val="none" w:sz="0" w:space="0" w:color="auto"/>
              </w:divBdr>
            </w:div>
            <w:div w:id="270750482">
              <w:marLeft w:val="0"/>
              <w:marRight w:val="0"/>
              <w:marTop w:val="0"/>
              <w:marBottom w:val="0"/>
              <w:divBdr>
                <w:top w:val="none" w:sz="0" w:space="0" w:color="auto"/>
                <w:left w:val="none" w:sz="0" w:space="0" w:color="auto"/>
                <w:bottom w:val="none" w:sz="0" w:space="0" w:color="auto"/>
                <w:right w:val="none" w:sz="0" w:space="0" w:color="auto"/>
              </w:divBdr>
            </w:div>
            <w:div w:id="300160826">
              <w:marLeft w:val="0"/>
              <w:marRight w:val="0"/>
              <w:marTop w:val="0"/>
              <w:marBottom w:val="0"/>
              <w:divBdr>
                <w:top w:val="none" w:sz="0" w:space="0" w:color="auto"/>
                <w:left w:val="none" w:sz="0" w:space="0" w:color="auto"/>
                <w:bottom w:val="none" w:sz="0" w:space="0" w:color="auto"/>
                <w:right w:val="none" w:sz="0" w:space="0" w:color="auto"/>
              </w:divBdr>
            </w:div>
            <w:div w:id="319700038">
              <w:marLeft w:val="0"/>
              <w:marRight w:val="0"/>
              <w:marTop w:val="0"/>
              <w:marBottom w:val="0"/>
              <w:divBdr>
                <w:top w:val="none" w:sz="0" w:space="0" w:color="auto"/>
                <w:left w:val="none" w:sz="0" w:space="0" w:color="auto"/>
                <w:bottom w:val="none" w:sz="0" w:space="0" w:color="auto"/>
                <w:right w:val="none" w:sz="0" w:space="0" w:color="auto"/>
              </w:divBdr>
            </w:div>
            <w:div w:id="371656373">
              <w:marLeft w:val="0"/>
              <w:marRight w:val="0"/>
              <w:marTop w:val="0"/>
              <w:marBottom w:val="0"/>
              <w:divBdr>
                <w:top w:val="none" w:sz="0" w:space="0" w:color="auto"/>
                <w:left w:val="none" w:sz="0" w:space="0" w:color="auto"/>
                <w:bottom w:val="none" w:sz="0" w:space="0" w:color="auto"/>
                <w:right w:val="none" w:sz="0" w:space="0" w:color="auto"/>
              </w:divBdr>
            </w:div>
            <w:div w:id="413087122">
              <w:marLeft w:val="0"/>
              <w:marRight w:val="0"/>
              <w:marTop w:val="0"/>
              <w:marBottom w:val="0"/>
              <w:divBdr>
                <w:top w:val="none" w:sz="0" w:space="0" w:color="auto"/>
                <w:left w:val="none" w:sz="0" w:space="0" w:color="auto"/>
                <w:bottom w:val="none" w:sz="0" w:space="0" w:color="auto"/>
                <w:right w:val="none" w:sz="0" w:space="0" w:color="auto"/>
              </w:divBdr>
            </w:div>
            <w:div w:id="432089287">
              <w:marLeft w:val="0"/>
              <w:marRight w:val="0"/>
              <w:marTop w:val="0"/>
              <w:marBottom w:val="0"/>
              <w:divBdr>
                <w:top w:val="none" w:sz="0" w:space="0" w:color="auto"/>
                <w:left w:val="none" w:sz="0" w:space="0" w:color="auto"/>
                <w:bottom w:val="none" w:sz="0" w:space="0" w:color="auto"/>
                <w:right w:val="none" w:sz="0" w:space="0" w:color="auto"/>
              </w:divBdr>
            </w:div>
            <w:div w:id="749814472">
              <w:marLeft w:val="0"/>
              <w:marRight w:val="0"/>
              <w:marTop w:val="0"/>
              <w:marBottom w:val="0"/>
              <w:divBdr>
                <w:top w:val="none" w:sz="0" w:space="0" w:color="auto"/>
                <w:left w:val="none" w:sz="0" w:space="0" w:color="auto"/>
                <w:bottom w:val="none" w:sz="0" w:space="0" w:color="auto"/>
                <w:right w:val="none" w:sz="0" w:space="0" w:color="auto"/>
              </w:divBdr>
            </w:div>
            <w:div w:id="781532401">
              <w:marLeft w:val="0"/>
              <w:marRight w:val="0"/>
              <w:marTop w:val="0"/>
              <w:marBottom w:val="0"/>
              <w:divBdr>
                <w:top w:val="none" w:sz="0" w:space="0" w:color="auto"/>
                <w:left w:val="none" w:sz="0" w:space="0" w:color="auto"/>
                <w:bottom w:val="none" w:sz="0" w:space="0" w:color="auto"/>
                <w:right w:val="none" w:sz="0" w:space="0" w:color="auto"/>
              </w:divBdr>
            </w:div>
            <w:div w:id="802624294">
              <w:marLeft w:val="0"/>
              <w:marRight w:val="0"/>
              <w:marTop w:val="0"/>
              <w:marBottom w:val="0"/>
              <w:divBdr>
                <w:top w:val="none" w:sz="0" w:space="0" w:color="auto"/>
                <w:left w:val="none" w:sz="0" w:space="0" w:color="auto"/>
                <w:bottom w:val="none" w:sz="0" w:space="0" w:color="auto"/>
                <w:right w:val="none" w:sz="0" w:space="0" w:color="auto"/>
              </w:divBdr>
            </w:div>
            <w:div w:id="807550250">
              <w:marLeft w:val="0"/>
              <w:marRight w:val="0"/>
              <w:marTop w:val="0"/>
              <w:marBottom w:val="0"/>
              <w:divBdr>
                <w:top w:val="none" w:sz="0" w:space="0" w:color="auto"/>
                <w:left w:val="none" w:sz="0" w:space="0" w:color="auto"/>
                <w:bottom w:val="none" w:sz="0" w:space="0" w:color="auto"/>
                <w:right w:val="none" w:sz="0" w:space="0" w:color="auto"/>
              </w:divBdr>
            </w:div>
            <w:div w:id="847984439">
              <w:marLeft w:val="0"/>
              <w:marRight w:val="0"/>
              <w:marTop w:val="0"/>
              <w:marBottom w:val="0"/>
              <w:divBdr>
                <w:top w:val="none" w:sz="0" w:space="0" w:color="auto"/>
                <w:left w:val="none" w:sz="0" w:space="0" w:color="auto"/>
                <w:bottom w:val="none" w:sz="0" w:space="0" w:color="auto"/>
                <w:right w:val="none" w:sz="0" w:space="0" w:color="auto"/>
              </w:divBdr>
            </w:div>
            <w:div w:id="868838377">
              <w:marLeft w:val="0"/>
              <w:marRight w:val="0"/>
              <w:marTop w:val="0"/>
              <w:marBottom w:val="0"/>
              <w:divBdr>
                <w:top w:val="none" w:sz="0" w:space="0" w:color="auto"/>
                <w:left w:val="none" w:sz="0" w:space="0" w:color="auto"/>
                <w:bottom w:val="none" w:sz="0" w:space="0" w:color="auto"/>
                <w:right w:val="none" w:sz="0" w:space="0" w:color="auto"/>
              </w:divBdr>
            </w:div>
            <w:div w:id="918825479">
              <w:marLeft w:val="0"/>
              <w:marRight w:val="0"/>
              <w:marTop w:val="0"/>
              <w:marBottom w:val="0"/>
              <w:divBdr>
                <w:top w:val="none" w:sz="0" w:space="0" w:color="auto"/>
                <w:left w:val="none" w:sz="0" w:space="0" w:color="auto"/>
                <w:bottom w:val="none" w:sz="0" w:space="0" w:color="auto"/>
                <w:right w:val="none" w:sz="0" w:space="0" w:color="auto"/>
              </w:divBdr>
            </w:div>
            <w:div w:id="956057930">
              <w:marLeft w:val="0"/>
              <w:marRight w:val="0"/>
              <w:marTop w:val="0"/>
              <w:marBottom w:val="0"/>
              <w:divBdr>
                <w:top w:val="none" w:sz="0" w:space="0" w:color="auto"/>
                <w:left w:val="none" w:sz="0" w:space="0" w:color="auto"/>
                <w:bottom w:val="none" w:sz="0" w:space="0" w:color="auto"/>
                <w:right w:val="none" w:sz="0" w:space="0" w:color="auto"/>
              </w:divBdr>
            </w:div>
            <w:div w:id="1580754108">
              <w:marLeft w:val="0"/>
              <w:marRight w:val="0"/>
              <w:marTop w:val="0"/>
              <w:marBottom w:val="0"/>
              <w:divBdr>
                <w:top w:val="none" w:sz="0" w:space="0" w:color="auto"/>
                <w:left w:val="none" w:sz="0" w:space="0" w:color="auto"/>
                <w:bottom w:val="none" w:sz="0" w:space="0" w:color="auto"/>
                <w:right w:val="none" w:sz="0" w:space="0" w:color="auto"/>
              </w:divBdr>
            </w:div>
            <w:div w:id="1606964733">
              <w:marLeft w:val="0"/>
              <w:marRight w:val="0"/>
              <w:marTop w:val="0"/>
              <w:marBottom w:val="0"/>
              <w:divBdr>
                <w:top w:val="none" w:sz="0" w:space="0" w:color="auto"/>
                <w:left w:val="none" w:sz="0" w:space="0" w:color="auto"/>
                <w:bottom w:val="none" w:sz="0" w:space="0" w:color="auto"/>
                <w:right w:val="none" w:sz="0" w:space="0" w:color="auto"/>
              </w:divBdr>
            </w:div>
            <w:div w:id="1671061597">
              <w:marLeft w:val="0"/>
              <w:marRight w:val="0"/>
              <w:marTop w:val="0"/>
              <w:marBottom w:val="0"/>
              <w:divBdr>
                <w:top w:val="none" w:sz="0" w:space="0" w:color="auto"/>
                <w:left w:val="none" w:sz="0" w:space="0" w:color="auto"/>
                <w:bottom w:val="none" w:sz="0" w:space="0" w:color="auto"/>
                <w:right w:val="none" w:sz="0" w:space="0" w:color="auto"/>
              </w:divBdr>
            </w:div>
            <w:div w:id="1772896979">
              <w:marLeft w:val="0"/>
              <w:marRight w:val="0"/>
              <w:marTop w:val="0"/>
              <w:marBottom w:val="0"/>
              <w:divBdr>
                <w:top w:val="none" w:sz="0" w:space="0" w:color="auto"/>
                <w:left w:val="none" w:sz="0" w:space="0" w:color="auto"/>
                <w:bottom w:val="none" w:sz="0" w:space="0" w:color="auto"/>
                <w:right w:val="none" w:sz="0" w:space="0" w:color="auto"/>
              </w:divBdr>
            </w:div>
            <w:div w:id="1937444766">
              <w:marLeft w:val="0"/>
              <w:marRight w:val="0"/>
              <w:marTop w:val="0"/>
              <w:marBottom w:val="0"/>
              <w:divBdr>
                <w:top w:val="none" w:sz="0" w:space="0" w:color="auto"/>
                <w:left w:val="none" w:sz="0" w:space="0" w:color="auto"/>
                <w:bottom w:val="none" w:sz="0" w:space="0" w:color="auto"/>
                <w:right w:val="none" w:sz="0" w:space="0" w:color="auto"/>
              </w:divBdr>
            </w:div>
            <w:div w:id="1955282909">
              <w:marLeft w:val="0"/>
              <w:marRight w:val="0"/>
              <w:marTop w:val="0"/>
              <w:marBottom w:val="0"/>
              <w:divBdr>
                <w:top w:val="none" w:sz="0" w:space="0" w:color="auto"/>
                <w:left w:val="none" w:sz="0" w:space="0" w:color="auto"/>
                <w:bottom w:val="none" w:sz="0" w:space="0" w:color="auto"/>
                <w:right w:val="none" w:sz="0" w:space="0" w:color="auto"/>
              </w:divBdr>
              <w:divsChild>
                <w:div w:id="433597032">
                  <w:marLeft w:val="0"/>
                  <w:marRight w:val="0"/>
                  <w:marTop w:val="0"/>
                  <w:marBottom w:val="0"/>
                  <w:divBdr>
                    <w:top w:val="none" w:sz="0" w:space="0" w:color="auto"/>
                    <w:left w:val="none" w:sz="0" w:space="0" w:color="auto"/>
                    <w:bottom w:val="none" w:sz="0" w:space="0" w:color="auto"/>
                    <w:right w:val="none" w:sz="0" w:space="0" w:color="auto"/>
                  </w:divBdr>
                </w:div>
                <w:div w:id="506166388">
                  <w:marLeft w:val="0"/>
                  <w:marRight w:val="0"/>
                  <w:marTop w:val="0"/>
                  <w:marBottom w:val="0"/>
                  <w:divBdr>
                    <w:top w:val="none" w:sz="0" w:space="0" w:color="auto"/>
                    <w:left w:val="none" w:sz="0" w:space="0" w:color="auto"/>
                    <w:bottom w:val="none" w:sz="0" w:space="0" w:color="auto"/>
                    <w:right w:val="none" w:sz="0" w:space="0" w:color="auto"/>
                  </w:divBdr>
                </w:div>
                <w:div w:id="661004741">
                  <w:marLeft w:val="0"/>
                  <w:marRight w:val="0"/>
                  <w:marTop w:val="0"/>
                  <w:marBottom w:val="0"/>
                  <w:divBdr>
                    <w:top w:val="none" w:sz="0" w:space="0" w:color="auto"/>
                    <w:left w:val="none" w:sz="0" w:space="0" w:color="auto"/>
                    <w:bottom w:val="none" w:sz="0" w:space="0" w:color="auto"/>
                    <w:right w:val="none" w:sz="0" w:space="0" w:color="auto"/>
                  </w:divBdr>
                </w:div>
                <w:div w:id="1958291773">
                  <w:marLeft w:val="0"/>
                  <w:marRight w:val="0"/>
                  <w:marTop w:val="0"/>
                  <w:marBottom w:val="0"/>
                  <w:divBdr>
                    <w:top w:val="none" w:sz="0" w:space="0" w:color="auto"/>
                    <w:left w:val="none" w:sz="0" w:space="0" w:color="auto"/>
                    <w:bottom w:val="none" w:sz="0" w:space="0" w:color="auto"/>
                    <w:right w:val="none" w:sz="0" w:space="0" w:color="auto"/>
                  </w:divBdr>
                </w:div>
              </w:divsChild>
            </w:div>
            <w:div w:id="2122256576">
              <w:marLeft w:val="0"/>
              <w:marRight w:val="0"/>
              <w:marTop w:val="0"/>
              <w:marBottom w:val="0"/>
              <w:divBdr>
                <w:top w:val="none" w:sz="0" w:space="0" w:color="auto"/>
                <w:left w:val="none" w:sz="0" w:space="0" w:color="auto"/>
                <w:bottom w:val="none" w:sz="0" w:space="0" w:color="auto"/>
                <w:right w:val="none" w:sz="0" w:space="0" w:color="auto"/>
              </w:divBdr>
            </w:div>
          </w:divsChild>
        </w:div>
        <w:div w:id="541215738">
          <w:marLeft w:val="0"/>
          <w:marRight w:val="0"/>
          <w:marTop w:val="0"/>
          <w:marBottom w:val="0"/>
          <w:divBdr>
            <w:top w:val="none" w:sz="0" w:space="0" w:color="auto"/>
            <w:left w:val="none" w:sz="0" w:space="0" w:color="auto"/>
            <w:bottom w:val="none" w:sz="0" w:space="0" w:color="auto"/>
            <w:right w:val="none" w:sz="0" w:space="0" w:color="auto"/>
          </w:divBdr>
          <w:divsChild>
            <w:div w:id="27879727">
              <w:marLeft w:val="0"/>
              <w:marRight w:val="0"/>
              <w:marTop w:val="0"/>
              <w:marBottom w:val="0"/>
              <w:divBdr>
                <w:top w:val="none" w:sz="0" w:space="0" w:color="auto"/>
                <w:left w:val="none" w:sz="0" w:space="0" w:color="auto"/>
                <w:bottom w:val="none" w:sz="0" w:space="0" w:color="auto"/>
                <w:right w:val="none" w:sz="0" w:space="0" w:color="auto"/>
              </w:divBdr>
            </w:div>
            <w:div w:id="34356062">
              <w:marLeft w:val="0"/>
              <w:marRight w:val="0"/>
              <w:marTop w:val="0"/>
              <w:marBottom w:val="0"/>
              <w:divBdr>
                <w:top w:val="none" w:sz="0" w:space="0" w:color="auto"/>
                <w:left w:val="none" w:sz="0" w:space="0" w:color="auto"/>
                <w:bottom w:val="none" w:sz="0" w:space="0" w:color="auto"/>
                <w:right w:val="none" w:sz="0" w:space="0" w:color="auto"/>
              </w:divBdr>
            </w:div>
            <w:div w:id="49354572">
              <w:marLeft w:val="0"/>
              <w:marRight w:val="0"/>
              <w:marTop w:val="0"/>
              <w:marBottom w:val="0"/>
              <w:divBdr>
                <w:top w:val="none" w:sz="0" w:space="0" w:color="auto"/>
                <w:left w:val="none" w:sz="0" w:space="0" w:color="auto"/>
                <w:bottom w:val="none" w:sz="0" w:space="0" w:color="auto"/>
                <w:right w:val="none" w:sz="0" w:space="0" w:color="auto"/>
              </w:divBdr>
            </w:div>
            <w:div w:id="82260735">
              <w:marLeft w:val="0"/>
              <w:marRight w:val="0"/>
              <w:marTop w:val="0"/>
              <w:marBottom w:val="0"/>
              <w:divBdr>
                <w:top w:val="none" w:sz="0" w:space="0" w:color="auto"/>
                <w:left w:val="none" w:sz="0" w:space="0" w:color="auto"/>
                <w:bottom w:val="none" w:sz="0" w:space="0" w:color="auto"/>
                <w:right w:val="none" w:sz="0" w:space="0" w:color="auto"/>
              </w:divBdr>
            </w:div>
            <w:div w:id="88746107">
              <w:marLeft w:val="0"/>
              <w:marRight w:val="0"/>
              <w:marTop w:val="0"/>
              <w:marBottom w:val="0"/>
              <w:divBdr>
                <w:top w:val="none" w:sz="0" w:space="0" w:color="auto"/>
                <w:left w:val="none" w:sz="0" w:space="0" w:color="auto"/>
                <w:bottom w:val="none" w:sz="0" w:space="0" w:color="auto"/>
                <w:right w:val="none" w:sz="0" w:space="0" w:color="auto"/>
              </w:divBdr>
            </w:div>
            <w:div w:id="105202819">
              <w:marLeft w:val="0"/>
              <w:marRight w:val="0"/>
              <w:marTop w:val="0"/>
              <w:marBottom w:val="0"/>
              <w:divBdr>
                <w:top w:val="none" w:sz="0" w:space="0" w:color="auto"/>
                <w:left w:val="none" w:sz="0" w:space="0" w:color="auto"/>
                <w:bottom w:val="none" w:sz="0" w:space="0" w:color="auto"/>
                <w:right w:val="none" w:sz="0" w:space="0" w:color="auto"/>
              </w:divBdr>
            </w:div>
            <w:div w:id="139545093">
              <w:marLeft w:val="0"/>
              <w:marRight w:val="0"/>
              <w:marTop w:val="0"/>
              <w:marBottom w:val="0"/>
              <w:divBdr>
                <w:top w:val="none" w:sz="0" w:space="0" w:color="auto"/>
                <w:left w:val="none" w:sz="0" w:space="0" w:color="auto"/>
                <w:bottom w:val="none" w:sz="0" w:space="0" w:color="auto"/>
                <w:right w:val="none" w:sz="0" w:space="0" w:color="auto"/>
              </w:divBdr>
            </w:div>
            <w:div w:id="160043860">
              <w:marLeft w:val="0"/>
              <w:marRight w:val="0"/>
              <w:marTop w:val="0"/>
              <w:marBottom w:val="0"/>
              <w:divBdr>
                <w:top w:val="none" w:sz="0" w:space="0" w:color="auto"/>
                <w:left w:val="none" w:sz="0" w:space="0" w:color="auto"/>
                <w:bottom w:val="none" w:sz="0" w:space="0" w:color="auto"/>
                <w:right w:val="none" w:sz="0" w:space="0" w:color="auto"/>
              </w:divBdr>
            </w:div>
            <w:div w:id="180314462">
              <w:marLeft w:val="0"/>
              <w:marRight w:val="0"/>
              <w:marTop w:val="0"/>
              <w:marBottom w:val="0"/>
              <w:divBdr>
                <w:top w:val="none" w:sz="0" w:space="0" w:color="auto"/>
                <w:left w:val="none" w:sz="0" w:space="0" w:color="auto"/>
                <w:bottom w:val="none" w:sz="0" w:space="0" w:color="auto"/>
                <w:right w:val="none" w:sz="0" w:space="0" w:color="auto"/>
              </w:divBdr>
            </w:div>
            <w:div w:id="216547456">
              <w:marLeft w:val="0"/>
              <w:marRight w:val="0"/>
              <w:marTop w:val="0"/>
              <w:marBottom w:val="0"/>
              <w:divBdr>
                <w:top w:val="none" w:sz="0" w:space="0" w:color="auto"/>
                <w:left w:val="none" w:sz="0" w:space="0" w:color="auto"/>
                <w:bottom w:val="none" w:sz="0" w:space="0" w:color="auto"/>
                <w:right w:val="none" w:sz="0" w:space="0" w:color="auto"/>
              </w:divBdr>
            </w:div>
            <w:div w:id="234903928">
              <w:marLeft w:val="0"/>
              <w:marRight w:val="0"/>
              <w:marTop w:val="0"/>
              <w:marBottom w:val="0"/>
              <w:divBdr>
                <w:top w:val="none" w:sz="0" w:space="0" w:color="auto"/>
                <w:left w:val="none" w:sz="0" w:space="0" w:color="auto"/>
                <w:bottom w:val="none" w:sz="0" w:space="0" w:color="auto"/>
                <w:right w:val="none" w:sz="0" w:space="0" w:color="auto"/>
              </w:divBdr>
            </w:div>
            <w:div w:id="302662457">
              <w:marLeft w:val="0"/>
              <w:marRight w:val="0"/>
              <w:marTop w:val="0"/>
              <w:marBottom w:val="0"/>
              <w:divBdr>
                <w:top w:val="none" w:sz="0" w:space="0" w:color="auto"/>
                <w:left w:val="none" w:sz="0" w:space="0" w:color="auto"/>
                <w:bottom w:val="none" w:sz="0" w:space="0" w:color="auto"/>
                <w:right w:val="none" w:sz="0" w:space="0" w:color="auto"/>
              </w:divBdr>
            </w:div>
            <w:div w:id="306512919">
              <w:marLeft w:val="0"/>
              <w:marRight w:val="0"/>
              <w:marTop w:val="0"/>
              <w:marBottom w:val="0"/>
              <w:divBdr>
                <w:top w:val="none" w:sz="0" w:space="0" w:color="auto"/>
                <w:left w:val="none" w:sz="0" w:space="0" w:color="auto"/>
                <w:bottom w:val="none" w:sz="0" w:space="0" w:color="auto"/>
                <w:right w:val="none" w:sz="0" w:space="0" w:color="auto"/>
              </w:divBdr>
            </w:div>
            <w:div w:id="324166245">
              <w:marLeft w:val="0"/>
              <w:marRight w:val="0"/>
              <w:marTop w:val="0"/>
              <w:marBottom w:val="0"/>
              <w:divBdr>
                <w:top w:val="none" w:sz="0" w:space="0" w:color="auto"/>
                <w:left w:val="none" w:sz="0" w:space="0" w:color="auto"/>
                <w:bottom w:val="none" w:sz="0" w:space="0" w:color="auto"/>
                <w:right w:val="none" w:sz="0" w:space="0" w:color="auto"/>
              </w:divBdr>
            </w:div>
            <w:div w:id="347290039">
              <w:marLeft w:val="0"/>
              <w:marRight w:val="0"/>
              <w:marTop w:val="0"/>
              <w:marBottom w:val="0"/>
              <w:divBdr>
                <w:top w:val="none" w:sz="0" w:space="0" w:color="auto"/>
                <w:left w:val="none" w:sz="0" w:space="0" w:color="auto"/>
                <w:bottom w:val="none" w:sz="0" w:space="0" w:color="auto"/>
                <w:right w:val="none" w:sz="0" w:space="0" w:color="auto"/>
              </w:divBdr>
            </w:div>
            <w:div w:id="374354153">
              <w:marLeft w:val="0"/>
              <w:marRight w:val="0"/>
              <w:marTop w:val="0"/>
              <w:marBottom w:val="0"/>
              <w:divBdr>
                <w:top w:val="none" w:sz="0" w:space="0" w:color="auto"/>
                <w:left w:val="none" w:sz="0" w:space="0" w:color="auto"/>
                <w:bottom w:val="none" w:sz="0" w:space="0" w:color="auto"/>
                <w:right w:val="none" w:sz="0" w:space="0" w:color="auto"/>
              </w:divBdr>
            </w:div>
            <w:div w:id="383719949">
              <w:marLeft w:val="0"/>
              <w:marRight w:val="0"/>
              <w:marTop w:val="0"/>
              <w:marBottom w:val="0"/>
              <w:divBdr>
                <w:top w:val="none" w:sz="0" w:space="0" w:color="auto"/>
                <w:left w:val="none" w:sz="0" w:space="0" w:color="auto"/>
                <w:bottom w:val="none" w:sz="0" w:space="0" w:color="auto"/>
                <w:right w:val="none" w:sz="0" w:space="0" w:color="auto"/>
              </w:divBdr>
            </w:div>
            <w:div w:id="384379008">
              <w:marLeft w:val="0"/>
              <w:marRight w:val="0"/>
              <w:marTop w:val="0"/>
              <w:marBottom w:val="0"/>
              <w:divBdr>
                <w:top w:val="none" w:sz="0" w:space="0" w:color="auto"/>
                <w:left w:val="none" w:sz="0" w:space="0" w:color="auto"/>
                <w:bottom w:val="none" w:sz="0" w:space="0" w:color="auto"/>
                <w:right w:val="none" w:sz="0" w:space="0" w:color="auto"/>
              </w:divBdr>
            </w:div>
            <w:div w:id="384990096">
              <w:marLeft w:val="0"/>
              <w:marRight w:val="0"/>
              <w:marTop w:val="0"/>
              <w:marBottom w:val="0"/>
              <w:divBdr>
                <w:top w:val="none" w:sz="0" w:space="0" w:color="auto"/>
                <w:left w:val="none" w:sz="0" w:space="0" w:color="auto"/>
                <w:bottom w:val="none" w:sz="0" w:space="0" w:color="auto"/>
                <w:right w:val="none" w:sz="0" w:space="0" w:color="auto"/>
              </w:divBdr>
            </w:div>
            <w:div w:id="401413360">
              <w:marLeft w:val="0"/>
              <w:marRight w:val="0"/>
              <w:marTop w:val="0"/>
              <w:marBottom w:val="0"/>
              <w:divBdr>
                <w:top w:val="none" w:sz="0" w:space="0" w:color="auto"/>
                <w:left w:val="none" w:sz="0" w:space="0" w:color="auto"/>
                <w:bottom w:val="none" w:sz="0" w:space="0" w:color="auto"/>
                <w:right w:val="none" w:sz="0" w:space="0" w:color="auto"/>
              </w:divBdr>
            </w:div>
            <w:div w:id="406466204">
              <w:marLeft w:val="0"/>
              <w:marRight w:val="0"/>
              <w:marTop w:val="0"/>
              <w:marBottom w:val="0"/>
              <w:divBdr>
                <w:top w:val="none" w:sz="0" w:space="0" w:color="auto"/>
                <w:left w:val="none" w:sz="0" w:space="0" w:color="auto"/>
                <w:bottom w:val="none" w:sz="0" w:space="0" w:color="auto"/>
                <w:right w:val="none" w:sz="0" w:space="0" w:color="auto"/>
              </w:divBdr>
            </w:div>
            <w:div w:id="429739490">
              <w:marLeft w:val="0"/>
              <w:marRight w:val="0"/>
              <w:marTop w:val="0"/>
              <w:marBottom w:val="0"/>
              <w:divBdr>
                <w:top w:val="none" w:sz="0" w:space="0" w:color="auto"/>
                <w:left w:val="none" w:sz="0" w:space="0" w:color="auto"/>
                <w:bottom w:val="none" w:sz="0" w:space="0" w:color="auto"/>
                <w:right w:val="none" w:sz="0" w:space="0" w:color="auto"/>
              </w:divBdr>
            </w:div>
            <w:div w:id="436601434">
              <w:marLeft w:val="0"/>
              <w:marRight w:val="0"/>
              <w:marTop w:val="0"/>
              <w:marBottom w:val="0"/>
              <w:divBdr>
                <w:top w:val="none" w:sz="0" w:space="0" w:color="auto"/>
                <w:left w:val="none" w:sz="0" w:space="0" w:color="auto"/>
                <w:bottom w:val="none" w:sz="0" w:space="0" w:color="auto"/>
                <w:right w:val="none" w:sz="0" w:space="0" w:color="auto"/>
              </w:divBdr>
            </w:div>
            <w:div w:id="532352934">
              <w:marLeft w:val="0"/>
              <w:marRight w:val="0"/>
              <w:marTop w:val="0"/>
              <w:marBottom w:val="0"/>
              <w:divBdr>
                <w:top w:val="none" w:sz="0" w:space="0" w:color="auto"/>
                <w:left w:val="none" w:sz="0" w:space="0" w:color="auto"/>
                <w:bottom w:val="none" w:sz="0" w:space="0" w:color="auto"/>
                <w:right w:val="none" w:sz="0" w:space="0" w:color="auto"/>
              </w:divBdr>
            </w:div>
            <w:div w:id="558051600">
              <w:marLeft w:val="0"/>
              <w:marRight w:val="0"/>
              <w:marTop w:val="0"/>
              <w:marBottom w:val="0"/>
              <w:divBdr>
                <w:top w:val="none" w:sz="0" w:space="0" w:color="auto"/>
                <w:left w:val="none" w:sz="0" w:space="0" w:color="auto"/>
                <w:bottom w:val="none" w:sz="0" w:space="0" w:color="auto"/>
                <w:right w:val="none" w:sz="0" w:space="0" w:color="auto"/>
              </w:divBdr>
            </w:div>
            <w:div w:id="579339827">
              <w:marLeft w:val="0"/>
              <w:marRight w:val="0"/>
              <w:marTop w:val="0"/>
              <w:marBottom w:val="0"/>
              <w:divBdr>
                <w:top w:val="none" w:sz="0" w:space="0" w:color="auto"/>
                <w:left w:val="none" w:sz="0" w:space="0" w:color="auto"/>
                <w:bottom w:val="none" w:sz="0" w:space="0" w:color="auto"/>
                <w:right w:val="none" w:sz="0" w:space="0" w:color="auto"/>
              </w:divBdr>
            </w:div>
            <w:div w:id="592934047">
              <w:marLeft w:val="0"/>
              <w:marRight w:val="0"/>
              <w:marTop w:val="0"/>
              <w:marBottom w:val="0"/>
              <w:divBdr>
                <w:top w:val="none" w:sz="0" w:space="0" w:color="auto"/>
                <w:left w:val="none" w:sz="0" w:space="0" w:color="auto"/>
                <w:bottom w:val="none" w:sz="0" w:space="0" w:color="auto"/>
                <w:right w:val="none" w:sz="0" w:space="0" w:color="auto"/>
              </w:divBdr>
            </w:div>
            <w:div w:id="608701385">
              <w:marLeft w:val="0"/>
              <w:marRight w:val="0"/>
              <w:marTop w:val="0"/>
              <w:marBottom w:val="0"/>
              <w:divBdr>
                <w:top w:val="none" w:sz="0" w:space="0" w:color="auto"/>
                <w:left w:val="none" w:sz="0" w:space="0" w:color="auto"/>
                <w:bottom w:val="none" w:sz="0" w:space="0" w:color="auto"/>
                <w:right w:val="none" w:sz="0" w:space="0" w:color="auto"/>
              </w:divBdr>
            </w:div>
            <w:div w:id="621308331">
              <w:marLeft w:val="0"/>
              <w:marRight w:val="0"/>
              <w:marTop w:val="0"/>
              <w:marBottom w:val="0"/>
              <w:divBdr>
                <w:top w:val="none" w:sz="0" w:space="0" w:color="auto"/>
                <w:left w:val="none" w:sz="0" w:space="0" w:color="auto"/>
                <w:bottom w:val="none" w:sz="0" w:space="0" w:color="auto"/>
                <w:right w:val="none" w:sz="0" w:space="0" w:color="auto"/>
              </w:divBdr>
            </w:div>
            <w:div w:id="704450860">
              <w:marLeft w:val="0"/>
              <w:marRight w:val="0"/>
              <w:marTop w:val="0"/>
              <w:marBottom w:val="0"/>
              <w:divBdr>
                <w:top w:val="none" w:sz="0" w:space="0" w:color="auto"/>
                <w:left w:val="none" w:sz="0" w:space="0" w:color="auto"/>
                <w:bottom w:val="none" w:sz="0" w:space="0" w:color="auto"/>
                <w:right w:val="none" w:sz="0" w:space="0" w:color="auto"/>
              </w:divBdr>
            </w:div>
            <w:div w:id="733744701">
              <w:marLeft w:val="0"/>
              <w:marRight w:val="0"/>
              <w:marTop w:val="0"/>
              <w:marBottom w:val="0"/>
              <w:divBdr>
                <w:top w:val="none" w:sz="0" w:space="0" w:color="auto"/>
                <w:left w:val="none" w:sz="0" w:space="0" w:color="auto"/>
                <w:bottom w:val="none" w:sz="0" w:space="0" w:color="auto"/>
                <w:right w:val="none" w:sz="0" w:space="0" w:color="auto"/>
              </w:divBdr>
            </w:div>
            <w:div w:id="738284203">
              <w:marLeft w:val="0"/>
              <w:marRight w:val="0"/>
              <w:marTop w:val="0"/>
              <w:marBottom w:val="0"/>
              <w:divBdr>
                <w:top w:val="none" w:sz="0" w:space="0" w:color="auto"/>
                <w:left w:val="none" w:sz="0" w:space="0" w:color="auto"/>
                <w:bottom w:val="none" w:sz="0" w:space="0" w:color="auto"/>
                <w:right w:val="none" w:sz="0" w:space="0" w:color="auto"/>
              </w:divBdr>
            </w:div>
            <w:div w:id="756830550">
              <w:marLeft w:val="0"/>
              <w:marRight w:val="0"/>
              <w:marTop w:val="0"/>
              <w:marBottom w:val="0"/>
              <w:divBdr>
                <w:top w:val="none" w:sz="0" w:space="0" w:color="auto"/>
                <w:left w:val="none" w:sz="0" w:space="0" w:color="auto"/>
                <w:bottom w:val="none" w:sz="0" w:space="0" w:color="auto"/>
                <w:right w:val="none" w:sz="0" w:space="0" w:color="auto"/>
              </w:divBdr>
            </w:div>
            <w:div w:id="763186942">
              <w:marLeft w:val="0"/>
              <w:marRight w:val="0"/>
              <w:marTop w:val="0"/>
              <w:marBottom w:val="0"/>
              <w:divBdr>
                <w:top w:val="none" w:sz="0" w:space="0" w:color="auto"/>
                <w:left w:val="none" w:sz="0" w:space="0" w:color="auto"/>
                <w:bottom w:val="none" w:sz="0" w:space="0" w:color="auto"/>
                <w:right w:val="none" w:sz="0" w:space="0" w:color="auto"/>
              </w:divBdr>
            </w:div>
            <w:div w:id="763451365">
              <w:marLeft w:val="0"/>
              <w:marRight w:val="0"/>
              <w:marTop w:val="0"/>
              <w:marBottom w:val="0"/>
              <w:divBdr>
                <w:top w:val="none" w:sz="0" w:space="0" w:color="auto"/>
                <w:left w:val="none" w:sz="0" w:space="0" w:color="auto"/>
                <w:bottom w:val="none" w:sz="0" w:space="0" w:color="auto"/>
                <w:right w:val="none" w:sz="0" w:space="0" w:color="auto"/>
              </w:divBdr>
            </w:div>
            <w:div w:id="807013901">
              <w:marLeft w:val="0"/>
              <w:marRight w:val="0"/>
              <w:marTop w:val="0"/>
              <w:marBottom w:val="0"/>
              <w:divBdr>
                <w:top w:val="none" w:sz="0" w:space="0" w:color="auto"/>
                <w:left w:val="none" w:sz="0" w:space="0" w:color="auto"/>
                <w:bottom w:val="none" w:sz="0" w:space="0" w:color="auto"/>
                <w:right w:val="none" w:sz="0" w:space="0" w:color="auto"/>
              </w:divBdr>
            </w:div>
            <w:div w:id="864826641">
              <w:marLeft w:val="0"/>
              <w:marRight w:val="0"/>
              <w:marTop w:val="0"/>
              <w:marBottom w:val="0"/>
              <w:divBdr>
                <w:top w:val="none" w:sz="0" w:space="0" w:color="auto"/>
                <w:left w:val="none" w:sz="0" w:space="0" w:color="auto"/>
                <w:bottom w:val="none" w:sz="0" w:space="0" w:color="auto"/>
                <w:right w:val="none" w:sz="0" w:space="0" w:color="auto"/>
              </w:divBdr>
            </w:div>
            <w:div w:id="882210360">
              <w:marLeft w:val="0"/>
              <w:marRight w:val="0"/>
              <w:marTop w:val="0"/>
              <w:marBottom w:val="0"/>
              <w:divBdr>
                <w:top w:val="none" w:sz="0" w:space="0" w:color="auto"/>
                <w:left w:val="none" w:sz="0" w:space="0" w:color="auto"/>
                <w:bottom w:val="none" w:sz="0" w:space="0" w:color="auto"/>
                <w:right w:val="none" w:sz="0" w:space="0" w:color="auto"/>
              </w:divBdr>
            </w:div>
            <w:div w:id="894582185">
              <w:marLeft w:val="0"/>
              <w:marRight w:val="0"/>
              <w:marTop w:val="0"/>
              <w:marBottom w:val="0"/>
              <w:divBdr>
                <w:top w:val="none" w:sz="0" w:space="0" w:color="auto"/>
                <w:left w:val="none" w:sz="0" w:space="0" w:color="auto"/>
                <w:bottom w:val="none" w:sz="0" w:space="0" w:color="auto"/>
                <w:right w:val="none" w:sz="0" w:space="0" w:color="auto"/>
              </w:divBdr>
            </w:div>
            <w:div w:id="922488756">
              <w:marLeft w:val="0"/>
              <w:marRight w:val="0"/>
              <w:marTop w:val="0"/>
              <w:marBottom w:val="0"/>
              <w:divBdr>
                <w:top w:val="none" w:sz="0" w:space="0" w:color="auto"/>
                <w:left w:val="none" w:sz="0" w:space="0" w:color="auto"/>
                <w:bottom w:val="none" w:sz="0" w:space="0" w:color="auto"/>
                <w:right w:val="none" w:sz="0" w:space="0" w:color="auto"/>
              </w:divBdr>
            </w:div>
            <w:div w:id="939030329">
              <w:marLeft w:val="0"/>
              <w:marRight w:val="0"/>
              <w:marTop w:val="0"/>
              <w:marBottom w:val="0"/>
              <w:divBdr>
                <w:top w:val="none" w:sz="0" w:space="0" w:color="auto"/>
                <w:left w:val="none" w:sz="0" w:space="0" w:color="auto"/>
                <w:bottom w:val="none" w:sz="0" w:space="0" w:color="auto"/>
                <w:right w:val="none" w:sz="0" w:space="0" w:color="auto"/>
              </w:divBdr>
            </w:div>
            <w:div w:id="942416526">
              <w:marLeft w:val="0"/>
              <w:marRight w:val="0"/>
              <w:marTop w:val="0"/>
              <w:marBottom w:val="0"/>
              <w:divBdr>
                <w:top w:val="none" w:sz="0" w:space="0" w:color="auto"/>
                <w:left w:val="none" w:sz="0" w:space="0" w:color="auto"/>
                <w:bottom w:val="none" w:sz="0" w:space="0" w:color="auto"/>
                <w:right w:val="none" w:sz="0" w:space="0" w:color="auto"/>
              </w:divBdr>
            </w:div>
            <w:div w:id="986513412">
              <w:marLeft w:val="0"/>
              <w:marRight w:val="0"/>
              <w:marTop w:val="0"/>
              <w:marBottom w:val="0"/>
              <w:divBdr>
                <w:top w:val="none" w:sz="0" w:space="0" w:color="auto"/>
                <w:left w:val="none" w:sz="0" w:space="0" w:color="auto"/>
                <w:bottom w:val="none" w:sz="0" w:space="0" w:color="auto"/>
                <w:right w:val="none" w:sz="0" w:space="0" w:color="auto"/>
              </w:divBdr>
            </w:div>
            <w:div w:id="987248229">
              <w:marLeft w:val="0"/>
              <w:marRight w:val="0"/>
              <w:marTop w:val="0"/>
              <w:marBottom w:val="0"/>
              <w:divBdr>
                <w:top w:val="none" w:sz="0" w:space="0" w:color="auto"/>
                <w:left w:val="none" w:sz="0" w:space="0" w:color="auto"/>
                <w:bottom w:val="none" w:sz="0" w:space="0" w:color="auto"/>
                <w:right w:val="none" w:sz="0" w:space="0" w:color="auto"/>
              </w:divBdr>
            </w:div>
            <w:div w:id="1027220690">
              <w:marLeft w:val="0"/>
              <w:marRight w:val="0"/>
              <w:marTop w:val="0"/>
              <w:marBottom w:val="0"/>
              <w:divBdr>
                <w:top w:val="none" w:sz="0" w:space="0" w:color="auto"/>
                <w:left w:val="none" w:sz="0" w:space="0" w:color="auto"/>
                <w:bottom w:val="none" w:sz="0" w:space="0" w:color="auto"/>
                <w:right w:val="none" w:sz="0" w:space="0" w:color="auto"/>
              </w:divBdr>
            </w:div>
            <w:div w:id="1058431687">
              <w:marLeft w:val="0"/>
              <w:marRight w:val="0"/>
              <w:marTop w:val="0"/>
              <w:marBottom w:val="0"/>
              <w:divBdr>
                <w:top w:val="none" w:sz="0" w:space="0" w:color="auto"/>
                <w:left w:val="none" w:sz="0" w:space="0" w:color="auto"/>
                <w:bottom w:val="none" w:sz="0" w:space="0" w:color="auto"/>
                <w:right w:val="none" w:sz="0" w:space="0" w:color="auto"/>
              </w:divBdr>
            </w:div>
            <w:div w:id="1108744101">
              <w:marLeft w:val="0"/>
              <w:marRight w:val="0"/>
              <w:marTop w:val="0"/>
              <w:marBottom w:val="0"/>
              <w:divBdr>
                <w:top w:val="none" w:sz="0" w:space="0" w:color="auto"/>
                <w:left w:val="none" w:sz="0" w:space="0" w:color="auto"/>
                <w:bottom w:val="none" w:sz="0" w:space="0" w:color="auto"/>
                <w:right w:val="none" w:sz="0" w:space="0" w:color="auto"/>
              </w:divBdr>
            </w:div>
            <w:div w:id="1214267402">
              <w:marLeft w:val="0"/>
              <w:marRight w:val="0"/>
              <w:marTop w:val="0"/>
              <w:marBottom w:val="0"/>
              <w:divBdr>
                <w:top w:val="none" w:sz="0" w:space="0" w:color="auto"/>
                <w:left w:val="none" w:sz="0" w:space="0" w:color="auto"/>
                <w:bottom w:val="none" w:sz="0" w:space="0" w:color="auto"/>
                <w:right w:val="none" w:sz="0" w:space="0" w:color="auto"/>
              </w:divBdr>
            </w:div>
            <w:div w:id="1217276474">
              <w:marLeft w:val="0"/>
              <w:marRight w:val="0"/>
              <w:marTop w:val="0"/>
              <w:marBottom w:val="0"/>
              <w:divBdr>
                <w:top w:val="none" w:sz="0" w:space="0" w:color="auto"/>
                <w:left w:val="none" w:sz="0" w:space="0" w:color="auto"/>
                <w:bottom w:val="none" w:sz="0" w:space="0" w:color="auto"/>
                <w:right w:val="none" w:sz="0" w:space="0" w:color="auto"/>
              </w:divBdr>
            </w:div>
            <w:div w:id="1219125451">
              <w:marLeft w:val="0"/>
              <w:marRight w:val="0"/>
              <w:marTop w:val="0"/>
              <w:marBottom w:val="0"/>
              <w:divBdr>
                <w:top w:val="none" w:sz="0" w:space="0" w:color="auto"/>
                <w:left w:val="none" w:sz="0" w:space="0" w:color="auto"/>
                <w:bottom w:val="none" w:sz="0" w:space="0" w:color="auto"/>
                <w:right w:val="none" w:sz="0" w:space="0" w:color="auto"/>
              </w:divBdr>
            </w:div>
            <w:div w:id="1302541560">
              <w:marLeft w:val="0"/>
              <w:marRight w:val="0"/>
              <w:marTop w:val="0"/>
              <w:marBottom w:val="0"/>
              <w:divBdr>
                <w:top w:val="none" w:sz="0" w:space="0" w:color="auto"/>
                <w:left w:val="none" w:sz="0" w:space="0" w:color="auto"/>
                <w:bottom w:val="none" w:sz="0" w:space="0" w:color="auto"/>
                <w:right w:val="none" w:sz="0" w:space="0" w:color="auto"/>
              </w:divBdr>
            </w:div>
            <w:div w:id="1307782838">
              <w:marLeft w:val="0"/>
              <w:marRight w:val="0"/>
              <w:marTop w:val="0"/>
              <w:marBottom w:val="0"/>
              <w:divBdr>
                <w:top w:val="none" w:sz="0" w:space="0" w:color="auto"/>
                <w:left w:val="none" w:sz="0" w:space="0" w:color="auto"/>
                <w:bottom w:val="none" w:sz="0" w:space="0" w:color="auto"/>
                <w:right w:val="none" w:sz="0" w:space="0" w:color="auto"/>
              </w:divBdr>
            </w:div>
            <w:div w:id="1341273417">
              <w:marLeft w:val="0"/>
              <w:marRight w:val="0"/>
              <w:marTop w:val="0"/>
              <w:marBottom w:val="0"/>
              <w:divBdr>
                <w:top w:val="none" w:sz="0" w:space="0" w:color="auto"/>
                <w:left w:val="none" w:sz="0" w:space="0" w:color="auto"/>
                <w:bottom w:val="none" w:sz="0" w:space="0" w:color="auto"/>
                <w:right w:val="none" w:sz="0" w:space="0" w:color="auto"/>
              </w:divBdr>
            </w:div>
            <w:div w:id="1391688943">
              <w:marLeft w:val="0"/>
              <w:marRight w:val="0"/>
              <w:marTop w:val="0"/>
              <w:marBottom w:val="0"/>
              <w:divBdr>
                <w:top w:val="none" w:sz="0" w:space="0" w:color="auto"/>
                <w:left w:val="none" w:sz="0" w:space="0" w:color="auto"/>
                <w:bottom w:val="none" w:sz="0" w:space="0" w:color="auto"/>
                <w:right w:val="none" w:sz="0" w:space="0" w:color="auto"/>
              </w:divBdr>
            </w:div>
            <w:div w:id="1402175219">
              <w:marLeft w:val="0"/>
              <w:marRight w:val="0"/>
              <w:marTop w:val="0"/>
              <w:marBottom w:val="0"/>
              <w:divBdr>
                <w:top w:val="none" w:sz="0" w:space="0" w:color="auto"/>
                <w:left w:val="none" w:sz="0" w:space="0" w:color="auto"/>
                <w:bottom w:val="none" w:sz="0" w:space="0" w:color="auto"/>
                <w:right w:val="none" w:sz="0" w:space="0" w:color="auto"/>
              </w:divBdr>
            </w:div>
            <w:div w:id="1524203489">
              <w:marLeft w:val="0"/>
              <w:marRight w:val="0"/>
              <w:marTop w:val="0"/>
              <w:marBottom w:val="0"/>
              <w:divBdr>
                <w:top w:val="none" w:sz="0" w:space="0" w:color="auto"/>
                <w:left w:val="none" w:sz="0" w:space="0" w:color="auto"/>
                <w:bottom w:val="none" w:sz="0" w:space="0" w:color="auto"/>
                <w:right w:val="none" w:sz="0" w:space="0" w:color="auto"/>
              </w:divBdr>
            </w:div>
            <w:div w:id="1532456664">
              <w:marLeft w:val="0"/>
              <w:marRight w:val="0"/>
              <w:marTop w:val="0"/>
              <w:marBottom w:val="0"/>
              <w:divBdr>
                <w:top w:val="none" w:sz="0" w:space="0" w:color="auto"/>
                <w:left w:val="none" w:sz="0" w:space="0" w:color="auto"/>
                <w:bottom w:val="none" w:sz="0" w:space="0" w:color="auto"/>
                <w:right w:val="none" w:sz="0" w:space="0" w:color="auto"/>
              </w:divBdr>
            </w:div>
            <w:div w:id="1606425423">
              <w:marLeft w:val="0"/>
              <w:marRight w:val="0"/>
              <w:marTop w:val="0"/>
              <w:marBottom w:val="0"/>
              <w:divBdr>
                <w:top w:val="none" w:sz="0" w:space="0" w:color="auto"/>
                <w:left w:val="none" w:sz="0" w:space="0" w:color="auto"/>
                <w:bottom w:val="none" w:sz="0" w:space="0" w:color="auto"/>
                <w:right w:val="none" w:sz="0" w:space="0" w:color="auto"/>
              </w:divBdr>
            </w:div>
            <w:div w:id="1617441866">
              <w:marLeft w:val="0"/>
              <w:marRight w:val="0"/>
              <w:marTop w:val="0"/>
              <w:marBottom w:val="0"/>
              <w:divBdr>
                <w:top w:val="none" w:sz="0" w:space="0" w:color="auto"/>
                <w:left w:val="none" w:sz="0" w:space="0" w:color="auto"/>
                <w:bottom w:val="none" w:sz="0" w:space="0" w:color="auto"/>
                <w:right w:val="none" w:sz="0" w:space="0" w:color="auto"/>
              </w:divBdr>
            </w:div>
            <w:div w:id="1647782941">
              <w:marLeft w:val="0"/>
              <w:marRight w:val="0"/>
              <w:marTop w:val="0"/>
              <w:marBottom w:val="0"/>
              <w:divBdr>
                <w:top w:val="none" w:sz="0" w:space="0" w:color="auto"/>
                <w:left w:val="none" w:sz="0" w:space="0" w:color="auto"/>
                <w:bottom w:val="none" w:sz="0" w:space="0" w:color="auto"/>
                <w:right w:val="none" w:sz="0" w:space="0" w:color="auto"/>
              </w:divBdr>
            </w:div>
            <w:div w:id="1649895119">
              <w:marLeft w:val="0"/>
              <w:marRight w:val="0"/>
              <w:marTop w:val="0"/>
              <w:marBottom w:val="0"/>
              <w:divBdr>
                <w:top w:val="none" w:sz="0" w:space="0" w:color="auto"/>
                <w:left w:val="none" w:sz="0" w:space="0" w:color="auto"/>
                <w:bottom w:val="none" w:sz="0" w:space="0" w:color="auto"/>
                <w:right w:val="none" w:sz="0" w:space="0" w:color="auto"/>
              </w:divBdr>
            </w:div>
            <w:div w:id="1658801365">
              <w:marLeft w:val="0"/>
              <w:marRight w:val="0"/>
              <w:marTop w:val="0"/>
              <w:marBottom w:val="0"/>
              <w:divBdr>
                <w:top w:val="none" w:sz="0" w:space="0" w:color="auto"/>
                <w:left w:val="none" w:sz="0" w:space="0" w:color="auto"/>
                <w:bottom w:val="none" w:sz="0" w:space="0" w:color="auto"/>
                <w:right w:val="none" w:sz="0" w:space="0" w:color="auto"/>
              </w:divBdr>
            </w:div>
            <w:div w:id="1659335054">
              <w:marLeft w:val="0"/>
              <w:marRight w:val="0"/>
              <w:marTop w:val="0"/>
              <w:marBottom w:val="0"/>
              <w:divBdr>
                <w:top w:val="none" w:sz="0" w:space="0" w:color="auto"/>
                <w:left w:val="none" w:sz="0" w:space="0" w:color="auto"/>
                <w:bottom w:val="none" w:sz="0" w:space="0" w:color="auto"/>
                <w:right w:val="none" w:sz="0" w:space="0" w:color="auto"/>
              </w:divBdr>
            </w:div>
            <w:div w:id="1687440459">
              <w:marLeft w:val="0"/>
              <w:marRight w:val="0"/>
              <w:marTop w:val="0"/>
              <w:marBottom w:val="0"/>
              <w:divBdr>
                <w:top w:val="none" w:sz="0" w:space="0" w:color="auto"/>
                <w:left w:val="none" w:sz="0" w:space="0" w:color="auto"/>
                <w:bottom w:val="none" w:sz="0" w:space="0" w:color="auto"/>
                <w:right w:val="none" w:sz="0" w:space="0" w:color="auto"/>
              </w:divBdr>
            </w:div>
            <w:div w:id="1707870723">
              <w:marLeft w:val="0"/>
              <w:marRight w:val="0"/>
              <w:marTop w:val="0"/>
              <w:marBottom w:val="0"/>
              <w:divBdr>
                <w:top w:val="none" w:sz="0" w:space="0" w:color="auto"/>
                <w:left w:val="none" w:sz="0" w:space="0" w:color="auto"/>
                <w:bottom w:val="none" w:sz="0" w:space="0" w:color="auto"/>
                <w:right w:val="none" w:sz="0" w:space="0" w:color="auto"/>
              </w:divBdr>
            </w:div>
            <w:div w:id="1716660447">
              <w:marLeft w:val="0"/>
              <w:marRight w:val="0"/>
              <w:marTop w:val="0"/>
              <w:marBottom w:val="0"/>
              <w:divBdr>
                <w:top w:val="none" w:sz="0" w:space="0" w:color="auto"/>
                <w:left w:val="none" w:sz="0" w:space="0" w:color="auto"/>
                <w:bottom w:val="none" w:sz="0" w:space="0" w:color="auto"/>
                <w:right w:val="none" w:sz="0" w:space="0" w:color="auto"/>
              </w:divBdr>
            </w:div>
            <w:div w:id="1747652658">
              <w:marLeft w:val="0"/>
              <w:marRight w:val="0"/>
              <w:marTop w:val="0"/>
              <w:marBottom w:val="0"/>
              <w:divBdr>
                <w:top w:val="none" w:sz="0" w:space="0" w:color="auto"/>
                <w:left w:val="none" w:sz="0" w:space="0" w:color="auto"/>
                <w:bottom w:val="none" w:sz="0" w:space="0" w:color="auto"/>
                <w:right w:val="none" w:sz="0" w:space="0" w:color="auto"/>
              </w:divBdr>
            </w:div>
            <w:div w:id="1771583664">
              <w:marLeft w:val="0"/>
              <w:marRight w:val="0"/>
              <w:marTop w:val="480"/>
              <w:marBottom w:val="0"/>
              <w:divBdr>
                <w:top w:val="single" w:sz="6" w:space="0" w:color="auto"/>
                <w:left w:val="single" w:sz="6" w:space="0" w:color="auto"/>
                <w:bottom w:val="single" w:sz="6" w:space="0" w:color="auto"/>
                <w:right w:val="single" w:sz="6" w:space="0" w:color="auto"/>
              </w:divBdr>
            </w:div>
            <w:div w:id="1782912086">
              <w:marLeft w:val="0"/>
              <w:marRight w:val="0"/>
              <w:marTop w:val="0"/>
              <w:marBottom w:val="0"/>
              <w:divBdr>
                <w:top w:val="none" w:sz="0" w:space="0" w:color="auto"/>
                <w:left w:val="none" w:sz="0" w:space="0" w:color="auto"/>
                <w:bottom w:val="none" w:sz="0" w:space="0" w:color="auto"/>
                <w:right w:val="none" w:sz="0" w:space="0" w:color="auto"/>
              </w:divBdr>
            </w:div>
            <w:div w:id="1797675478">
              <w:marLeft w:val="0"/>
              <w:marRight w:val="0"/>
              <w:marTop w:val="0"/>
              <w:marBottom w:val="0"/>
              <w:divBdr>
                <w:top w:val="none" w:sz="0" w:space="0" w:color="auto"/>
                <w:left w:val="none" w:sz="0" w:space="0" w:color="auto"/>
                <w:bottom w:val="none" w:sz="0" w:space="0" w:color="auto"/>
                <w:right w:val="none" w:sz="0" w:space="0" w:color="auto"/>
              </w:divBdr>
            </w:div>
            <w:div w:id="1804273722">
              <w:marLeft w:val="0"/>
              <w:marRight w:val="0"/>
              <w:marTop w:val="0"/>
              <w:marBottom w:val="0"/>
              <w:divBdr>
                <w:top w:val="none" w:sz="0" w:space="0" w:color="auto"/>
                <w:left w:val="none" w:sz="0" w:space="0" w:color="auto"/>
                <w:bottom w:val="none" w:sz="0" w:space="0" w:color="auto"/>
                <w:right w:val="none" w:sz="0" w:space="0" w:color="auto"/>
              </w:divBdr>
            </w:div>
            <w:div w:id="1815951101">
              <w:marLeft w:val="0"/>
              <w:marRight w:val="0"/>
              <w:marTop w:val="0"/>
              <w:marBottom w:val="0"/>
              <w:divBdr>
                <w:top w:val="none" w:sz="0" w:space="0" w:color="auto"/>
                <w:left w:val="none" w:sz="0" w:space="0" w:color="auto"/>
                <w:bottom w:val="none" w:sz="0" w:space="0" w:color="auto"/>
                <w:right w:val="none" w:sz="0" w:space="0" w:color="auto"/>
              </w:divBdr>
            </w:div>
            <w:div w:id="1818376382">
              <w:marLeft w:val="0"/>
              <w:marRight w:val="0"/>
              <w:marTop w:val="0"/>
              <w:marBottom w:val="0"/>
              <w:divBdr>
                <w:top w:val="none" w:sz="0" w:space="0" w:color="auto"/>
                <w:left w:val="none" w:sz="0" w:space="0" w:color="auto"/>
                <w:bottom w:val="none" w:sz="0" w:space="0" w:color="auto"/>
                <w:right w:val="none" w:sz="0" w:space="0" w:color="auto"/>
              </w:divBdr>
            </w:div>
            <w:div w:id="1822580533">
              <w:marLeft w:val="0"/>
              <w:marRight w:val="0"/>
              <w:marTop w:val="0"/>
              <w:marBottom w:val="0"/>
              <w:divBdr>
                <w:top w:val="none" w:sz="0" w:space="0" w:color="auto"/>
                <w:left w:val="none" w:sz="0" w:space="0" w:color="auto"/>
                <w:bottom w:val="none" w:sz="0" w:space="0" w:color="auto"/>
                <w:right w:val="none" w:sz="0" w:space="0" w:color="auto"/>
              </w:divBdr>
            </w:div>
            <w:div w:id="1855416593">
              <w:marLeft w:val="0"/>
              <w:marRight w:val="0"/>
              <w:marTop w:val="0"/>
              <w:marBottom w:val="0"/>
              <w:divBdr>
                <w:top w:val="none" w:sz="0" w:space="0" w:color="auto"/>
                <w:left w:val="none" w:sz="0" w:space="0" w:color="auto"/>
                <w:bottom w:val="none" w:sz="0" w:space="0" w:color="auto"/>
                <w:right w:val="none" w:sz="0" w:space="0" w:color="auto"/>
              </w:divBdr>
            </w:div>
            <w:div w:id="1857579207">
              <w:marLeft w:val="0"/>
              <w:marRight w:val="0"/>
              <w:marTop w:val="0"/>
              <w:marBottom w:val="0"/>
              <w:divBdr>
                <w:top w:val="none" w:sz="0" w:space="0" w:color="auto"/>
                <w:left w:val="none" w:sz="0" w:space="0" w:color="auto"/>
                <w:bottom w:val="none" w:sz="0" w:space="0" w:color="auto"/>
                <w:right w:val="none" w:sz="0" w:space="0" w:color="auto"/>
              </w:divBdr>
            </w:div>
            <w:div w:id="1864438137">
              <w:marLeft w:val="0"/>
              <w:marRight w:val="0"/>
              <w:marTop w:val="0"/>
              <w:marBottom w:val="0"/>
              <w:divBdr>
                <w:top w:val="none" w:sz="0" w:space="0" w:color="auto"/>
                <w:left w:val="none" w:sz="0" w:space="0" w:color="auto"/>
                <w:bottom w:val="none" w:sz="0" w:space="0" w:color="auto"/>
                <w:right w:val="none" w:sz="0" w:space="0" w:color="auto"/>
              </w:divBdr>
            </w:div>
            <w:div w:id="1885605200">
              <w:marLeft w:val="0"/>
              <w:marRight w:val="0"/>
              <w:marTop w:val="0"/>
              <w:marBottom w:val="0"/>
              <w:divBdr>
                <w:top w:val="none" w:sz="0" w:space="0" w:color="auto"/>
                <w:left w:val="none" w:sz="0" w:space="0" w:color="auto"/>
                <w:bottom w:val="none" w:sz="0" w:space="0" w:color="auto"/>
                <w:right w:val="none" w:sz="0" w:space="0" w:color="auto"/>
              </w:divBdr>
            </w:div>
            <w:div w:id="1923950275">
              <w:marLeft w:val="0"/>
              <w:marRight w:val="0"/>
              <w:marTop w:val="0"/>
              <w:marBottom w:val="0"/>
              <w:divBdr>
                <w:top w:val="none" w:sz="0" w:space="0" w:color="auto"/>
                <w:left w:val="none" w:sz="0" w:space="0" w:color="auto"/>
                <w:bottom w:val="none" w:sz="0" w:space="0" w:color="auto"/>
                <w:right w:val="none" w:sz="0" w:space="0" w:color="auto"/>
              </w:divBdr>
            </w:div>
            <w:div w:id="1931428495">
              <w:marLeft w:val="0"/>
              <w:marRight w:val="0"/>
              <w:marTop w:val="0"/>
              <w:marBottom w:val="0"/>
              <w:divBdr>
                <w:top w:val="none" w:sz="0" w:space="0" w:color="auto"/>
                <w:left w:val="none" w:sz="0" w:space="0" w:color="auto"/>
                <w:bottom w:val="none" w:sz="0" w:space="0" w:color="auto"/>
                <w:right w:val="none" w:sz="0" w:space="0" w:color="auto"/>
              </w:divBdr>
            </w:div>
            <w:div w:id="1952083380">
              <w:marLeft w:val="0"/>
              <w:marRight w:val="0"/>
              <w:marTop w:val="0"/>
              <w:marBottom w:val="0"/>
              <w:divBdr>
                <w:top w:val="none" w:sz="0" w:space="0" w:color="auto"/>
                <w:left w:val="none" w:sz="0" w:space="0" w:color="auto"/>
                <w:bottom w:val="none" w:sz="0" w:space="0" w:color="auto"/>
                <w:right w:val="none" w:sz="0" w:space="0" w:color="auto"/>
              </w:divBdr>
            </w:div>
            <w:div w:id="1966499013">
              <w:marLeft w:val="0"/>
              <w:marRight w:val="0"/>
              <w:marTop w:val="0"/>
              <w:marBottom w:val="0"/>
              <w:divBdr>
                <w:top w:val="none" w:sz="0" w:space="0" w:color="auto"/>
                <w:left w:val="none" w:sz="0" w:space="0" w:color="auto"/>
                <w:bottom w:val="none" w:sz="0" w:space="0" w:color="auto"/>
                <w:right w:val="none" w:sz="0" w:space="0" w:color="auto"/>
              </w:divBdr>
            </w:div>
            <w:div w:id="1981305046">
              <w:marLeft w:val="0"/>
              <w:marRight w:val="0"/>
              <w:marTop w:val="0"/>
              <w:marBottom w:val="0"/>
              <w:divBdr>
                <w:top w:val="none" w:sz="0" w:space="0" w:color="auto"/>
                <w:left w:val="none" w:sz="0" w:space="0" w:color="auto"/>
                <w:bottom w:val="none" w:sz="0" w:space="0" w:color="auto"/>
                <w:right w:val="none" w:sz="0" w:space="0" w:color="auto"/>
              </w:divBdr>
            </w:div>
            <w:div w:id="2015499606">
              <w:marLeft w:val="0"/>
              <w:marRight w:val="0"/>
              <w:marTop w:val="0"/>
              <w:marBottom w:val="0"/>
              <w:divBdr>
                <w:top w:val="none" w:sz="0" w:space="0" w:color="auto"/>
                <w:left w:val="none" w:sz="0" w:space="0" w:color="auto"/>
                <w:bottom w:val="none" w:sz="0" w:space="0" w:color="auto"/>
                <w:right w:val="none" w:sz="0" w:space="0" w:color="auto"/>
              </w:divBdr>
            </w:div>
            <w:div w:id="2030139895">
              <w:marLeft w:val="0"/>
              <w:marRight w:val="0"/>
              <w:marTop w:val="0"/>
              <w:marBottom w:val="0"/>
              <w:divBdr>
                <w:top w:val="none" w:sz="0" w:space="0" w:color="auto"/>
                <w:left w:val="none" w:sz="0" w:space="0" w:color="auto"/>
                <w:bottom w:val="none" w:sz="0" w:space="0" w:color="auto"/>
                <w:right w:val="none" w:sz="0" w:space="0" w:color="auto"/>
              </w:divBdr>
            </w:div>
            <w:div w:id="2042513154">
              <w:marLeft w:val="0"/>
              <w:marRight w:val="0"/>
              <w:marTop w:val="0"/>
              <w:marBottom w:val="0"/>
              <w:divBdr>
                <w:top w:val="none" w:sz="0" w:space="0" w:color="auto"/>
                <w:left w:val="none" w:sz="0" w:space="0" w:color="auto"/>
                <w:bottom w:val="none" w:sz="0" w:space="0" w:color="auto"/>
                <w:right w:val="none" w:sz="0" w:space="0" w:color="auto"/>
              </w:divBdr>
            </w:div>
            <w:div w:id="2115123956">
              <w:marLeft w:val="0"/>
              <w:marRight w:val="0"/>
              <w:marTop w:val="0"/>
              <w:marBottom w:val="0"/>
              <w:divBdr>
                <w:top w:val="none" w:sz="0" w:space="0" w:color="auto"/>
                <w:left w:val="none" w:sz="0" w:space="0" w:color="auto"/>
                <w:bottom w:val="none" w:sz="0" w:space="0" w:color="auto"/>
                <w:right w:val="none" w:sz="0" w:space="0" w:color="auto"/>
              </w:divBdr>
            </w:div>
            <w:div w:id="2137016266">
              <w:marLeft w:val="0"/>
              <w:marRight w:val="0"/>
              <w:marTop w:val="0"/>
              <w:marBottom w:val="0"/>
              <w:divBdr>
                <w:top w:val="none" w:sz="0" w:space="0" w:color="auto"/>
                <w:left w:val="none" w:sz="0" w:space="0" w:color="auto"/>
                <w:bottom w:val="none" w:sz="0" w:space="0" w:color="auto"/>
                <w:right w:val="none" w:sz="0" w:space="0" w:color="auto"/>
              </w:divBdr>
            </w:div>
          </w:divsChild>
        </w:div>
        <w:div w:id="1321733648">
          <w:marLeft w:val="0"/>
          <w:marRight w:val="0"/>
          <w:marTop w:val="0"/>
          <w:marBottom w:val="0"/>
          <w:divBdr>
            <w:top w:val="none" w:sz="0" w:space="0" w:color="auto"/>
            <w:left w:val="none" w:sz="0" w:space="0" w:color="auto"/>
            <w:bottom w:val="none" w:sz="0" w:space="0" w:color="auto"/>
            <w:right w:val="none" w:sz="0" w:space="0" w:color="auto"/>
          </w:divBdr>
          <w:divsChild>
            <w:div w:id="12801522">
              <w:marLeft w:val="0"/>
              <w:marRight w:val="0"/>
              <w:marTop w:val="0"/>
              <w:marBottom w:val="0"/>
              <w:divBdr>
                <w:top w:val="none" w:sz="0" w:space="0" w:color="auto"/>
                <w:left w:val="none" w:sz="0" w:space="0" w:color="auto"/>
                <w:bottom w:val="none" w:sz="0" w:space="0" w:color="auto"/>
                <w:right w:val="none" w:sz="0" w:space="0" w:color="auto"/>
              </w:divBdr>
            </w:div>
            <w:div w:id="34354260">
              <w:marLeft w:val="0"/>
              <w:marRight w:val="0"/>
              <w:marTop w:val="0"/>
              <w:marBottom w:val="0"/>
              <w:divBdr>
                <w:top w:val="none" w:sz="0" w:space="0" w:color="auto"/>
                <w:left w:val="none" w:sz="0" w:space="0" w:color="auto"/>
                <w:bottom w:val="none" w:sz="0" w:space="0" w:color="auto"/>
                <w:right w:val="none" w:sz="0" w:space="0" w:color="auto"/>
              </w:divBdr>
            </w:div>
            <w:div w:id="44377370">
              <w:marLeft w:val="0"/>
              <w:marRight w:val="0"/>
              <w:marTop w:val="0"/>
              <w:marBottom w:val="0"/>
              <w:divBdr>
                <w:top w:val="none" w:sz="0" w:space="0" w:color="auto"/>
                <w:left w:val="none" w:sz="0" w:space="0" w:color="auto"/>
                <w:bottom w:val="none" w:sz="0" w:space="0" w:color="auto"/>
                <w:right w:val="none" w:sz="0" w:space="0" w:color="auto"/>
              </w:divBdr>
            </w:div>
            <w:div w:id="59602329">
              <w:marLeft w:val="0"/>
              <w:marRight w:val="0"/>
              <w:marTop w:val="0"/>
              <w:marBottom w:val="0"/>
              <w:divBdr>
                <w:top w:val="none" w:sz="0" w:space="0" w:color="auto"/>
                <w:left w:val="none" w:sz="0" w:space="0" w:color="auto"/>
                <w:bottom w:val="none" w:sz="0" w:space="0" w:color="auto"/>
                <w:right w:val="none" w:sz="0" w:space="0" w:color="auto"/>
              </w:divBdr>
            </w:div>
            <w:div w:id="60177625">
              <w:marLeft w:val="0"/>
              <w:marRight w:val="0"/>
              <w:marTop w:val="0"/>
              <w:marBottom w:val="0"/>
              <w:divBdr>
                <w:top w:val="none" w:sz="0" w:space="0" w:color="auto"/>
                <w:left w:val="none" w:sz="0" w:space="0" w:color="auto"/>
                <w:bottom w:val="none" w:sz="0" w:space="0" w:color="auto"/>
                <w:right w:val="none" w:sz="0" w:space="0" w:color="auto"/>
              </w:divBdr>
            </w:div>
            <w:div w:id="130025118">
              <w:marLeft w:val="0"/>
              <w:marRight w:val="0"/>
              <w:marTop w:val="0"/>
              <w:marBottom w:val="0"/>
              <w:divBdr>
                <w:top w:val="none" w:sz="0" w:space="0" w:color="auto"/>
                <w:left w:val="none" w:sz="0" w:space="0" w:color="auto"/>
                <w:bottom w:val="none" w:sz="0" w:space="0" w:color="auto"/>
                <w:right w:val="none" w:sz="0" w:space="0" w:color="auto"/>
              </w:divBdr>
            </w:div>
            <w:div w:id="146366745">
              <w:marLeft w:val="0"/>
              <w:marRight w:val="0"/>
              <w:marTop w:val="0"/>
              <w:marBottom w:val="0"/>
              <w:divBdr>
                <w:top w:val="none" w:sz="0" w:space="0" w:color="auto"/>
                <w:left w:val="none" w:sz="0" w:space="0" w:color="auto"/>
                <w:bottom w:val="none" w:sz="0" w:space="0" w:color="auto"/>
                <w:right w:val="none" w:sz="0" w:space="0" w:color="auto"/>
              </w:divBdr>
            </w:div>
            <w:div w:id="151722055">
              <w:marLeft w:val="0"/>
              <w:marRight w:val="0"/>
              <w:marTop w:val="0"/>
              <w:marBottom w:val="0"/>
              <w:divBdr>
                <w:top w:val="none" w:sz="0" w:space="0" w:color="auto"/>
                <w:left w:val="none" w:sz="0" w:space="0" w:color="auto"/>
                <w:bottom w:val="none" w:sz="0" w:space="0" w:color="auto"/>
                <w:right w:val="none" w:sz="0" w:space="0" w:color="auto"/>
              </w:divBdr>
            </w:div>
            <w:div w:id="184100110">
              <w:marLeft w:val="0"/>
              <w:marRight w:val="0"/>
              <w:marTop w:val="0"/>
              <w:marBottom w:val="0"/>
              <w:divBdr>
                <w:top w:val="none" w:sz="0" w:space="0" w:color="auto"/>
                <w:left w:val="none" w:sz="0" w:space="0" w:color="auto"/>
                <w:bottom w:val="none" w:sz="0" w:space="0" w:color="auto"/>
                <w:right w:val="none" w:sz="0" w:space="0" w:color="auto"/>
              </w:divBdr>
            </w:div>
            <w:div w:id="233399892">
              <w:marLeft w:val="0"/>
              <w:marRight w:val="0"/>
              <w:marTop w:val="0"/>
              <w:marBottom w:val="0"/>
              <w:divBdr>
                <w:top w:val="none" w:sz="0" w:space="0" w:color="auto"/>
                <w:left w:val="none" w:sz="0" w:space="0" w:color="auto"/>
                <w:bottom w:val="none" w:sz="0" w:space="0" w:color="auto"/>
                <w:right w:val="none" w:sz="0" w:space="0" w:color="auto"/>
              </w:divBdr>
            </w:div>
            <w:div w:id="240650732">
              <w:marLeft w:val="0"/>
              <w:marRight w:val="0"/>
              <w:marTop w:val="0"/>
              <w:marBottom w:val="0"/>
              <w:divBdr>
                <w:top w:val="none" w:sz="0" w:space="0" w:color="auto"/>
                <w:left w:val="none" w:sz="0" w:space="0" w:color="auto"/>
                <w:bottom w:val="none" w:sz="0" w:space="0" w:color="auto"/>
                <w:right w:val="none" w:sz="0" w:space="0" w:color="auto"/>
              </w:divBdr>
            </w:div>
            <w:div w:id="268313433">
              <w:marLeft w:val="0"/>
              <w:marRight w:val="0"/>
              <w:marTop w:val="0"/>
              <w:marBottom w:val="0"/>
              <w:divBdr>
                <w:top w:val="none" w:sz="0" w:space="0" w:color="auto"/>
                <w:left w:val="none" w:sz="0" w:space="0" w:color="auto"/>
                <w:bottom w:val="none" w:sz="0" w:space="0" w:color="auto"/>
                <w:right w:val="none" w:sz="0" w:space="0" w:color="auto"/>
              </w:divBdr>
            </w:div>
            <w:div w:id="280764148">
              <w:marLeft w:val="0"/>
              <w:marRight w:val="0"/>
              <w:marTop w:val="0"/>
              <w:marBottom w:val="0"/>
              <w:divBdr>
                <w:top w:val="none" w:sz="0" w:space="0" w:color="auto"/>
                <w:left w:val="none" w:sz="0" w:space="0" w:color="auto"/>
                <w:bottom w:val="none" w:sz="0" w:space="0" w:color="auto"/>
                <w:right w:val="none" w:sz="0" w:space="0" w:color="auto"/>
              </w:divBdr>
            </w:div>
            <w:div w:id="315688878">
              <w:marLeft w:val="0"/>
              <w:marRight w:val="0"/>
              <w:marTop w:val="0"/>
              <w:marBottom w:val="0"/>
              <w:divBdr>
                <w:top w:val="none" w:sz="0" w:space="0" w:color="auto"/>
                <w:left w:val="none" w:sz="0" w:space="0" w:color="auto"/>
                <w:bottom w:val="none" w:sz="0" w:space="0" w:color="auto"/>
                <w:right w:val="none" w:sz="0" w:space="0" w:color="auto"/>
              </w:divBdr>
            </w:div>
            <w:div w:id="317617658">
              <w:marLeft w:val="0"/>
              <w:marRight w:val="0"/>
              <w:marTop w:val="0"/>
              <w:marBottom w:val="0"/>
              <w:divBdr>
                <w:top w:val="none" w:sz="0" w:space="0" w:color="auto"/>
                <w:left w:val="none" w:sz="0" w:space="0" w:color="auto"/>
                <w:bottom w:val="none" w:sz="0" w:space="0" w:color="auto"/>
                <w:right w:val="none" w:sz="0" w:space="0" w:color="auto"/>
              </w:divBdr>
            </w:div>
            <w:div w:id="341205418">
              <w:marLeft w:val="0"/>
              <w:marRight w:val="0"/>
              <w:marTop w:val="0"/>
              <w:marBottom w:val="0"/>
              <w:divBdr>
                <w:top w:val="none" w:sz="0" w:space="0" w:color="auto"/>
                <w:left w:val="none" w:sz="0" w:space="0" w:color="auto"/>
                <w:bottom w:val="none" w:sz="0" w:space="0" w:color="auto"/>
                <w:right w:val="none" w:sz="0" w:space="0" w:color="auto"/>
              </w:divBdr>
            </w:div>
            <w:div w:id="359823248">
              <w:marLeft w:val="0"/>
              <w:marRight w:val="0"/>
              <w:marTop w:val="0"/>
              <w:marBottom w:val="0"/>
              <w:divBdr>
                <w:top w:val="none" w:sz="0" w:space="0" w:color="auto"/>
                <w:left w:val="none" w:sz="0" w:space="0" w:color="auto"/>
                <w:bottom w:val="none" w:sz="0" w:space="0" w:color="auto"/>
                <w:right w:val="none" w:sz="0" w:space="0" w:color="auto"/>
              </w:divBdr>
            </w:div>
            <w:div w:id="362634180">
              <w:marLeft w:val="0"/>
              <w:marRight w:val="0"/>
              <w:marTop w:val="0"/>
              <w:marBottom w:val="0"/>
              <w:divBdr>
                <w:top w:val="none" w:sz="0" w:space="0" w:color="auto"/>
                <w:left w:val="none" w:sz="0" w:space="0" w:color="auto"/>
                <w:bottom w:val="none" w:sz="0" w:space="0" w:color="auto"/>
                <w:right w:val="none" w:sz="0" w:space="0" w:color="auto"/>
              </w:divBdr>
            </w:div>
            <w:div w:id="372507661">
              <w:marLeft w:val="0"/>
              <w:marRight w:val="0"/>
              <w:marTop w:val="0"/>
              <w:marBottom w:val="0"/>
              <w:divBdr>
                <w:top w:val="none" w:sz="0" w:space="0" w:color="auto"/>
                <w:left w:val="none" w:sz="0" w:space="0" w:color="auto"/>
                <w:bottom w:val="none" w:sz="0" w:space="0" w:color="auto"/>
                <w:right w:val="none" w:sz="0" w:space="0" w:color="auto"/>
              </w:divBdr>
            </w:div>
            <w:div w:id="373502011">
              <w:marLeft w:val="0"/>
              <w:marRight w:val="0"/>
              <w:marTop w:val="0"/>
              <w:marBottom w:val="0"/>
              <w:divBdr>
                <w:top w:val="none" w:sz="0" w:space="0" w:color="auto"/>
                <w:left w:val="none" w:sz="0" w:space="0" w:color="auto"/>
                <w:bottom w:val="none" w:sz="0" w:space="0" w:color="auto"/>
                <w:right w:val="none" w:sz="0" w:space="0" w:color="auto"/>
              </w:divBdr>
            </w:div>
            <w:div w:id="391853103">
              <w:marLeft w:val="0"/>
              <w:marRight w:val="0"/>
              <w:marTop w:val="0"/>
              <w:marBottom w:val="0"/>
              <w:divBdr>
                <w:top w:val="none" w:sz="0" w:space="0" w:color="auto"/>
                <w:left w:val="none" w:sz="0" w:space="0" w:color="auto"/>
                <w:bottom w:val="none" w:sz="0" w:space="0" w:color="auto"/>
                <w:right w:val="none" w:sz="0" w:space="0" w:color="auto"/>
              </w:divBdr>
            </w:div>
            <w:div w:id="400180440">
              <w:marLeft w:val="0"/>
              <w:marRight w:val="0"/>
              <w:marTop w:val="0"/>
              <w:marBottom w:val="0"/>
              <w:divBdr>
                <w:top w:val="none" w:sz="0" w:space="0" w:color="auto"/>
                <w:left w:val="none" w:sz="0" w:space="0" w:color="auto"/>
                <w:bottom w:val="none" w:sz="0" w:space="0" w:color="auto"/>
                <w:right w:val="none" w:sz="0" w:space="0" w:color="auto"/>
              </w:divBdr>
            </w:div>
            <w:div w:id="402221629">
              <w:marLeft w:val="0"/>
              <w:marRight w:val="0"/>
              <w:marTop w:val="0"/>
              <w:marBottom w:val="0"/>
              <w:divBdr>
                <w:top w:val="none" w:sz="0" w:space="0" w:color="auto"/>
                <w:left w:val="none" w:sz="0" w:space="0" w:color="auto"/>
                <w:bottom w:val="none" w:sz="0" w:space="0" w:color="auto"/>
                <w:right w:val="none" w:sz="0" w:space="0" w:color="auto"/>
              </w:divBdr>
            </w:div>
            <w:div w:id="430854529">
              <w:marLeft w:val="0"/>
              <w:marRight w:val="0"/>
              <w:marTop w:val="0"/>
              <w:marBottom w:val="0"/>
              <w:divBdr>
                <w:top w:val="none" w:sz="0" w:space="0" w:color="auto"/>
                <w:left w:val="none" w:sz="0" w:space="0" w:color="auto"/>
                <w:bottom w:val="none" w:sz="0" w:space="0" w:color="auto"/>
                <w:right w:val="none" w:sz="0" w:space="0" w:color="auto"/>
              </w:divBdr>
            </w:div>
            <w:div w:id="438335673">
              <w:marLeft w:val="0"/>
              <w:marRight w:val="0"/>
              <w:marTop w:val="0"/>
              <w:marBottom w:val="0"/>
              <w:divBdr>
                <w:top w:val="none" w:sz="0" w:space="0" w:color="auto"/>
                <w:left w:val="none" w:sz="0" w:space="0" w:color="auto"/>
                <w:bottom w:val="none" w:sz="0" w:space="0" w:color="auto"/>
                <w:right w:val="none" w:sz="0" w:space="0" w:color="auto"/>
              </w:divBdr>
            </w:div>
            <w:div w:id="450368464">
              <w:marLeft w:val="0"/>
              <w:marRight w:val="0"/>
              <w:marTop w:val="0"/>
              <w:marBottom w:val="0"/>
              <w:divBdr>
                <w:top w:val="none" w:sz="0" w:space="0" w:color="auto"/>
                <w:left w:val="none" w:sz="0" w:space="0" w:color="auto"/>
                <w:bottom w:val="none" w:sz="0" w:space="0" w:color="auto"/>
                <w:right w:val="none" w:sz="0" w:space="0" w:color="auto"/>
              </w:divBdr>
            </w:div>
            <w:div w:id="453214174">
              <w:marLeft w:val="0"/>
              <w:marRight w:val="0"/>
              <w:marTop w:val="0"/>
              <w:marBottom w:val="0"/>
              <w:divBdr>
                <w:top w:val="none" w:sz="0" w:space="0" w:color="auto"/>
                <w:left w:val="none" w:sz="0" w:space="0" w:color="auto"/>
                <w:bottom w:val="none" w:sz="0" w:space="0" w:color="auto"/>
                <w:right w:val="none" w:sz="0" w:space="0" w:color="auto"/>
              </w:divBdr>
            </w:div>
            <w:div w:id="487524255">
              <w:marLeft w:val="0"/>
              <w:marRight w:val="0"/>
              <w:marTop w:val="0"/>
              <w:marBottom w:val="0"/>
              <w:divBdr>
                <w:top w:val="none" w:sz="0" w:space="0" w:color="auto"/>
                <w:left w:val="none" w:sz="0" w:space="0" w:color="auto"/>
                <w:bottom w:val="none" w:sz="0" w:space="0" w:color="auto"/>
                <w:right w:val="none" w:sz="0" w:space="0" w:color="auto"/>
              </w:divBdr>
            </w:div>
            <w:div w:id="487525425">
              <w:marLeft w:val="0"/>
              <w:marRight w:val="0"/>
              <w:marTop w:val="0"/>
              <w:marBottom w:val="0"/>
              <w:divBdr>
                <w:top w:val="none" w:sz="0" w:space="0" w:color="auto"/>
                <w:left w:val="none" w:sz="0" w:space="0" w:color="auto"/>
                <w:bottom w:val="none" w:sz="0" w:space="0" w:color="auto"/>
                <w:right w:val="none" w:sz="0" w:space="0" w:color="auto"/>
              </w:divBdr>
            </w:div>
            <w:div w:id="491143518">
              <w:marLeft w:val="0"/>
              <w:marRight w:val="0"/>
              <w:marTop w:val="0"/>
              <w:marBottom w:val="0"/>
              <w:divBdr>
                <w:top w:val="none" w:sz="0" w:space="0" w:color="auto"/>
                <w:left w:val="none" w:sz="0" w:space="0" w:color="auto"/>
                <w:bottom w:val="none" w:sz="0" w:space="0" w:color="auto"/>
                <w:right w:val="none" w:sz="0" w:space="0" w:color="auto"/>
              </w:divBdr>
            </w:div>
            <w:div w:id="495196895">
              <w:marLeft w:val="0"/>
              <w:marRight w:val="0"/>
              <w:marTop w:val="0"/>
              <w:marBottom w:val="0"/>
              <w:divBdr>
                <w:top w:val="none" w:sz="0" w:space="0" w:color="auto"/>
                <w:left w:val="none" w:sz="0" w:space="0" w:color="auto"/>
                <w:bottom w:val="none" w:sz="0" w:space="0" w:color="auto"/>
                <w:right w:val="none" w:sz="0" w:space="0" w:color="auto"/>
              </w:divBdr>
            </w:div>
            <w:div w:id="505171014">
              <w:marLeft w:val="0"/>
              <w:marRight w:val="0"/>
              <w:marTop w:val="0"/>
              <w:marBottom w:val="0"/>
              <w:divBdr>
                <w:top w:val="none" w:sz="0" w:space="0" w:color="auto"/>
                <w:left w:val="none" w:sz="0" w:space="0" w:color="auto"/>
                <w:bottom w:val="none" w:sz="0" w:space="0" w:color="auto"/>
                <w:right w:val="none" w:sz="0" w:space="0" w:color="auto"/>
              </w:divBdr>
            </w:div>
            <w:div w:id="556279416">
              <w:marLeft w:val="0"/>
              <w:marRight w:val="0"/>
              <w:marTop w:val="0"/>
              <w:marBottom w:val="0"/>
              <w:divBdr>
                <w:top w:val="none" w:sz="0" w:space="0" w:color="auto"/>
                <w:left w:val="none" w:sz="0" w:space="0" w:color="auto"/>
                <w:bottom w:val="none" w:sz="0" w:space="0" w:color="auto"/>
                <w:right w:val="none" w:sz="0" w:space="0" w:color="auto"/>
              </w:divBdr>
            </w:div>
            <w:div w:id="570576061">
              <w:marLeft w:val="0"/>
              <w:marRight w:val="0"/>
              <w:marTop w:val="0"/>
              <w:marBottom w:val="0"/>
              <w:divBdr>
                <w:top w:val="none" w:sz="0" w:space="0" w:color="auto"/>
                <w:left w:val="none" w:sz="0" w:space="0" w:color="auto"/>
                <w:bottom w:val="none" w:sz="0" w:space="0" w:color="auto"/>
                <w:right w:val="none" w:sz="0" w:space="0" w:color="auto"/>
              </w:divBdr>
            </w:div>
            <w:div w:id="625428991">
              <w:marLeft w:val="0"/>
              <w:marRight w:val="0"/>
              <w:marTop w:val="0"/>
              <w:marBottom w:val="0"/>
              <w:divBdr>
                <w:top w:val="none" w:sz="0" w:space="0" w:color="auto"/>
                <w:left w:val="none" w:sz="0" w:space="0" w:color="auto"/>
                <w:bottom w:val="none" w:sz="0" w:space="0" w:color="auto"/>
                <w:right w:val="none" w:sz="0" w:space="0" w:color="auto"/>
              </w:divBdr>
            </w:div>
            <w:div w:id="646126411">
              <w:marLeft w:val="0"/>
              <w:marRight w:val="0"/>
              <w:marTop w:val="0"/>
              <w:marBottom w:val="0"/>
              <w:divBdr>
                <w:top w:val="none" w:sz="0" w:space="0" w:color="auto"/>
                <w:left w:val="none" w:sz="0" w:space="0" w:color="auto"/>
                <w:bottom w:val="none" w:sz="0" w:space="0" w:color="auto"/>
                <w:right w:val="none" w:sz="0" w:space="0" w:color="auto"/>
              </w:divBdr>
            </w:div>
            <w:div w:id="724180268">
              <w:marLeft w:val="0"/>
              <w:marRight w:val="0"/>
              <w:marTop w:val="0"/>
              <w:marBottom w:val="0"/>
              <w:divBdr>
                <w:top w:val="none" w:sz="0" w:space="0" w:color="auto"/>
                <w:left w:val="none" w:sz="0" w:space="0" w:color="auto"/>
                <w:bottom w:val="none" w:sz="0" w:space="0" w:color="auto"/>
                <w:right w:val="none" w:sz="0" w:space="0" w:color="auto"/>
              </w:divBdr>
            </w:div>
            <w:div w:id="736587639">
              <w:marLeft w:val="0"/>
              <w:marRight w:val="0"/>
              <w:marTop w:val="0"/>
              <w:marBottom w:val="0"/>
              <w:divBdr>
                <w:top w:val="none" w:sz="0" w:space="0" w:color="auto"/>
                <w:left w:val="none" w:sz="0" w:space="0" w:color="auto"/>
                <w:bottom w:val="none" w:sz="0" w:space="0" w:color="auto"/>
                <w:right w:val="none" w:sz="0" w:space="0" w:color="auto"/>
              </w:divBdr>
            </w:div>
            <w:div w:id="747196783">
              <w:marLeft w:val="0"/>
              <w:marRight w:val="0"/>
              <w:marTop w:val="0"/>
              <w:marBottom w:val="0"/>
              <w:divBdr>
                <w:top w:val="none" w:sz="0" w:space="0" w:color="auto"/>
                <w:left w:val="none" w:sz="0" w:space="0" w:color="auto"/>
                <w:bottom w:val="none" w:sz="0" w:space="0" w:color="auto"/>
                <w:right w:val="none" w:sz="0" w:space="0" w:color="auto"/>
              </w:divBdr>
            </w:div>
            <w:div w:id="751705393">
              <w:marLeft w:val="0"/>
              <w:marRight w:val="0"/>
              <w:marTop w:val="0"/>
              <w:marBottom w:val="0"/>
              <w:divBdr>
                <w:top w:val="none" w:sz="0" w:space="0" w:color="auto"/>
                <w:left w:val="none" w:sz="0" w:space="0" w:color="auto"/>
                <w:bottom w:val="none" w:sz="0" w:space="0" w:color="auto"/>
                <w:right w:val="none" w:sz="0" w:space="0" w:color="auto"/>
              </w:divBdr>
            </w:div>
            <w:div w:id="847603917">
              <w:marLeft w:val="0"/>
              <w:marRight w:val="0"/>
              <w:marTop w:val="0"/>
              <w:marBottom w:val="0"/>
              <w:divBdr>
                <w:top w:val="none" w:sz="0" w:space="0" w:color="auto"/>
                <w:left w:val="none" w:sz="0" w:space="0" w:color="auto"/>
                <w:bottom w:val="none" w:sz="0" w:space="0" w:color="auto"/>
                <w:right w:val="none" w:sz="0" w:space="0" w:color="auto"/>
              </w:divBdr>
            </w:div>
            <w:div w:id="856313009">
              <w:marLeft w:val="0"/>
              <w:marRight w:val="0"/>
              <w:marTop w:val="0"/>
              <w:marBottom w:val="0"/>
              <w:divBdr>
                <w:top w:val="none" w:sz="0" w:space="0" w:color="auto"/>
                <w:left w:val="none" w:sz="0" w:space="0" w:color="auto"/>
                <w:bottom w:val="none" w:sz="0" w:space="0" w:color="auto"/>
                <w:right w:val="none" w:sz="0" w:space="0" w:color="auto"/>
              </w:divBdr>
            </w:div>
            <w:div w:id="858662157">
              <w:marLeft w:val="0"/>
              <w:marRight w:val="0"/>
              <w:marTop w:val="0"/>
              <w:marBottom w:val="0"/>
              <w:divBdr>
                <w:top w:val="none" w:sz="0" w:space="0" w:color="auto"/>
                <w:left w:val="none" w:sz="0" w:space="0" w:color="auto"/>
                <w:bottom w:val="none" w:sz="0" w:space="0" w:color="auto"/>
                <w:right w:val="none" w:sz="0" w:space="0" w:color="auto"/>
              </w:divBdr>
            </w:div>
            <w:div w:id="884562187">
              <w:marLeft w:val="0"/>
              <w:marRight w:val="0"/>
              <w:marTop w:val="0"/>
              <w:marBottom w:val="0"/>
              <w:divBdr>
                <w:top w:val="none" w:sz="0" w:space="0" w:color="auto"/>
                <w:left w:val="none" w:sz="0" w:space="0" w:color="auto"/>
                <w:bottom w:val="none" w:sz="0" w:space="0" w:color="auto"/>
                <w:right w:val="none" w:sz="0" w:space="0" w:color="auto"/>
              </w:divBdr>
            </w:div>
            <w:div w:id="891500283">
              <w:marLeft w:val="0"/>
              <w:marRight w:val="0"/>
              <w:marTop w:val="0"/>
              <w:marBottom w:val="0"/>
              <w:divBdr>
                <w:top w:val="none" w:sz="0" w:space="0" w:color="auto"/>
                <w:left w:val="none" w:sz="0" w:space="0" w:color="auto"/>
                <w:bottom w:val="none" w:sz="0" w:space="0" w:color="auto"/>
                <w:right w:val="none" w:sz="0" w:space="0" w:color="auto"/>
              </w:divBdr>
            </w:div>
            <w:div w:id="891620154">
              <w:marLeft w:val="0"/>
              <w:marRight w:val="0"/>
              <w:marTop w:val="0"/>
              <w:marBottom w:val="0"/>
              <w:divBdr>
                <w:top w:val="none" w:sz="0" w:space="0" w:color="auto"/>
                <w:left w:val="none" w:sz="0" w:space="0" w:color="auto"/>
                <w:bottom w:val="none" w:sz="0" w:space="0" w:color="auto"/>
                <w:right w:val="none" w:sz="0" w:space="0" w:color="auto"/>
              </w:divBdr>
            </w:div>
            <w:div w:id="942224776">
              <w:marLeft w:val="0"/>
              <w:marRight w:val="0"/>
              <w:marTop w:val="0"/>
              <w:marBottom w:val="0"/>
              <w:divBdr>
                <w:top w:val="none" w:sz="0" w:space="0" w:color="auto"/>
                <w:left w:val="none" w:sz="0" w:space="0" w:color="auto"/>
                <w:bottom w:val="none" w:sz="0" w:space="0" w:color="auto"/>
                <w:right w:val="none" w:sz="0" w:space="0" w:color="auto"/>
              </w:divBdr>
            </w:div>
            <w:div w:id="948783582">
              <w:marLeft w:val="0"/>
              <w:marRight w:val="0"/>
              <w:marTop w:val="0"/>
              <w:marBottom w:val="0"/>
              <w:divBdr>
                <w:top w:val="none" w:sz="0" w:space="0" w:color="auto"/>
                <w:left w:val="none" w:sz="0" w:space="0" w:color="auto"/>
                <w:bottom w:val="none" w:sz="0" w:space="0" w:color="auto"/>
                <w:right w:val="none" w:sz="0" w:space="0" w:color="auto"/>
              </w:divBdr>
            </w:div>
            <w:div w:id="949318735">
              <w:marLeft w:val="0"/>
              <w:marRight w:val="0"/>
              <w:marTop w:val="0"/>
              <w:marBottom w:val="0"/>
              <w:divBdr>
                <w:top w:val="none" w:sz="0" w:space="0" w:color="auto"/>
                <w:left w:val="none" w:sz="0" w:space="0" w:color="auto"/>
                <w:bottom w:val="none" w:sz="0" w:space="0" w:color="auto"/>
                <w:right w:val="none" w:sz="0" w:space="0" w:color="auto"/>
              </w:divBdr>
            </w:div>
            <w:div w:id="967079966">
              <w:marLeft w:val="0"/>
              <w:marRight w:val="0"/>
              <w:marTop w:val="0"/>
              <w:marBottom w:val="0"/>
              <w:divBdr>
                <w:top w:val="none" w:sz="0" w:space="0" w:color="auto"/>
                <w:left w:val="none" w:sz="0" w:space="0" w:color="auto"/>
                <w:bottom w:val="none" w:sz="0" w:space="0" w:color="auto"/>
                <w:right w:val="none" w:sz="0" w:space="0" w:color="auto"/>
              </w:divBdr>
            </w:div>
            <w:div w:id="969940673">
              <w:marLeft w:val="0"/>
              <w:marRight w:val="0"/>
              <w:marTop w:val="0"/>
              <w:marBottom w:val="0"/>
              <w:divBdr>
                <w:top w:val="none" w:sz="0" w:space="0" w:color="auto"/>
                <w:left w:val="none" w:sz="0" w:space="0" w:color="auto"/>
                <w:bottom w:val="none" w:sz="0" w:space="0" w:color="auto"/>
                <w:right w:val="none" w:sz="0" w:space="0" w:color="auto"/>
              </w:divBdr>
            </w:div>
            <w:div w:id="1045759966">
              <w:marLeft w:val="0"/>
              <w:marRight w:val="0"/>
              <w:marTop w:val="0"/>
              <w:marBottom w:val="0"/>
              <w:divBdr>
                <w:top w:val="none" w:sz="0" w:space="0" w:color="auto"/>
                <w:left w:val="none" w:sz="0" w:space="0" w:color="auto"/>
                <w:bottom w:val="none" w:sz="0" w:space="0" w:color="auto"/>
                <w:right w:val="none" w:sz="0" w:space="0" w:color="auto"/>
              </w:divBdr>
            </w:div>
            <w:div w:id="1051461282">
              <w:marLeft w:val="0"/>
              <w:marRight w:val="0"/>
              <w:marTop w:val="0"/>
              <w:marBottom w:val="0"/>
              <w:divBdr>
                <w:top w:val="none" w:sz="0" w:space="0" w:color="auto"/>
                <w:left w:val="none" w:sz="0" w:space="0" w:color="auto"/>
                <w:bottom w:val="none" w:sz="0" w:space="0" w:color="auto"/>
                <w:right w:val="none" w:sz="0" w:space="0" w:color="auto"/>
              </w:divBdr>
            </w:div>
            <w:div w:id="1055011425">
              <w:marLeft w:val="0"/>
              <w:marRight w:val="0"/>
              <w:marTop w:val="0"/>
              <w:marBottom w:val="0"/>
              <w:divBdr>
                <w:top w:val="none" w:sz="0" w:space="0" w:color="auto"/>
                <w:left w:val="none" w:sz="0" w:space="0" w:color="auto"/>
                <w:bottom w:val="none" w:sz="0" w:space="0" w:color="auto"/>
                <w:right w:val="none" w:sz="0" w:space="0" w:color="auto"/>
              </w:divBdr>
            </w:div>
            <w:div w:id="1070080768">
              <w:marLeft w:val="0"/>
              <w:marRight w:val="0"/>
              <w:marTop w:val="0"/>
              <w:marBottom w:val="0"/>
              <w:divBdr>
                <w:top w:val="none" w:sz="0" w:space="0" w:color="auto"/>
                <w:left w:val="none" w:sz="0" w:space="0" w:color="auto"/>
                <w:bottom w:val="none" w:sz="0" w:space="0" w:color="auto"/>
                <w:right w:val="none" w:sz="0" w:space="0" w:color="auto"/>
              </w:divBdr>
            </w:div>
            <w:div w:id="1105153541">
              <w:marLeft w:val="0"/>
              <w:marRight w:val="0"/>
              <w:marTop w:val="0"/>
              <w:marBottom w:val="0"/>
              <w:divBdr>
                <w:top w:val="none" w:sz="0" w:space="0" w:color="auto"/>
                <w:left w:val="none" w:sz="0" w:space="0" w:color="auto"/>
                <w:bottom w:val="none" w:sz="0" w:space="0" w:color="auto"/>
                <w:right w:val="none" w:sz="0" w:space="0" w:color="auto"/>
              </w:divBdr>
            </w:div>
            <w:div w:id="1129323839">
              <w:marLeft w:val="0"/>
              <w:marRight w:val="0"/>
              <w:marTop w:val="0"/>
              <w:marBottom w:val="0"/>
              <w:divBdr>
                <w:top w:val="none" w:sz="0" w:space="0" w:color="auto"/>
                <w:left w:val="none" w:sz="0" w:space="0" w:color="auto"/>
                <w:bottom w:val="none" w:sz="0" w:space="0" w:color="auto"/>
                <w:right w:val="none" w:sz="0" w:space="0" w:color="auto"/>
              </w:divBdr>
            </w:div>
            <w:div w:id="1139417112">
              <w:marLeft w:val="0"/>
              <w:marRight w:val="0"/>
              <w:marTop w:val="0"/>
              <w:marBottom w:val="0"/>
              <w:divBdr>
                <w:top w:val="none" w:sz="0" w:space="0" w:color="auto"/>
                <w:left w:val="none" w:sz="0" w:space="0" w:color="auto"/>
                <w:bottom w:val="none" w:sz="0" w:space="0" w:color="auto"/>
                <w:right w:val="none" w:sz="0" w:space="0" w:color="auto"/>
              </w:divBdr>
            </w:div>
            <w:div w:id="1150753635">
              <w:marLeft w:val="0"/>
              <w:marRight w:val="0"/>
              <w:marTop w:val="0"/>
              <w:marBottom w:val="0"/>
              <w:divBdr>
                <w:top w:val="none" w:sz="0" w:space="0" w:color="auto"/>
                <w:left w:val="none" w:sz="0" w:space="0" w:color="auto"/>
                <w:bottom w:val="none" w:sz="0" w:space="0" w:color="auto"/>
                <w:right w:val="none" w:sz="0" w:space="0" w:color="auto"/>
              </w:divBdr>
            </w:div>
            <w:div w:id="1164785669">
              <w:marLeft w:val="0"/>
              <w:marRight w:val="0"/>
              <w:marTop w:val="0"/>
              <w:marBottom w:val="0"/>
              <w:divBdr>
                <w:top w:val="none" w:sz="0" w:space="0" w:color="auto"/>
                <w:left w:val="none" w:sz="0" w:space="0" w:color="auto"/>
                <w:bottom w:val="none" w:sz="0" w:space="0" w:color="auto"/>
                <w:right w:val="none" w:sz="0" w:space="0" w:color="auto"/>
              </w:divBdr>
            </w:div>
            <w:div w:id="1165632004">
              <w:marLeft w:val="0"/>
              <w:marRight w:val="0"/>
              <w:marTop w:val="0"/>
              <w:marBottom w:val="0"/>
              <w:divBdr>
                <w:top w:val="none" w:sz="0" w:space="0" w:color="auto"/>
                <w:left w:val="none" w:sz="0" w:space="0" w:color="auto"/>
                <w:bottom w:val="none" w:sz="0" w:space="0" w:color="auto"/>
                <w:right w:val="none" w:sz="0" w:space="0" w:color="auto"/>
              </w:divBdr>
            </w:div>
            <w:div w:id="1191870025">
              <w:marLeft w:val="0"/>
              <w:marRight w:val="0"/>
              <w:marTop w:val="0"/>
              <w:marBottom w:val="0"/>
              <w:divBdr>
                <w:top w:val="none" w:sz="0" w:space="0" w:color="auto"/>
                <w:left w:val="none" w:sz="0" w:space="0" w:color="auto"/>
                <w:bottom w:val="none" w:sz="0" w:space="0" w:color="auto"/>
                <w:right w:val="none" w:sz="0" w:space="0" w:color="auto"/>
              </w:divBdr>
            </w:div>
            <w:div w:id="1215849512">
              <w:marLeft w:val="0"/>
              <w:marRight w:val="0"/>
              <w:marTop w:val="0"/>
              <w:marBottom w:val="0"/>
              <w:divBdr>
                <w:top w:val="none" w:sz="0" w:space="0" w:color="auto"/>
                <w:left w:val="none" w:sz="0" w:space="0" w:color="auto"/>
                <w:bottom w:val="none" w:sz="0" w:space="0" w:color="auto"/>
                <w:right w:val="none" w:sz="0" w:space="0" w:color="auto"/>
              </w:divBdr>
            </w:div>
            <w:div w:id="1229610306">
              <w:marLeft w:val="0"/>
              <w:marRight w:val="0"/>
              <w:marTop w:val="0"/>
              <w:marBottom w:val="0"/>
              <w:divBdr>
                <w:top w:val="none" w:sz="0" w:space="0" w:color="auto"/>
                <w:left w:val="none" w:sz="0" w:space="0" w:color="auto"/>
                <w:bottom w:val="none" w:sz="0" w:space="0" w:color="auto"/>
                <w:right w:val="none" w:sz="0" w:space="0" w:color="auto"/>
              </w:divBdr>
            </w:div>
            <w:div w:id="1248224189">
              <w:marLeft w:val="0"/>
              <w:marRight w:val="0"/>
              <w:marTop w:val="0"/>
              <w:marBottom w:val="0"/>
              <w:divBdr>
                <w:top w:val="none" w:sz="0" w:space="0" w:color="auto"/>
                <w:left w:val="none" w:sz="0" w:space="0" w:color="auto"/>
                <w:bottom w:val="none" w:sz="0" w:space="0" w:color="auto"/>
                <w:right w:val="none" w:sz="0" w:space="0" w:color="auto"/>
              </w:divBdr>
            </w:div>
            <w:div w:id="1257712582">
              <w:marLeft w:val="0"/>
              <w:marRight w:val="0"/>
              <w:marTop w:val="0"/>
              <w:marBottom w:val="0"/>
              <w:divBdr>
                <w:top w:val="none" w:sz="0" w:space="0" w:color="auto"/>
                <w:left w:val="none" w:sz="0" w:space="0" w:color="auto"/>
                <w:bottom w:val="none" w:sz="0" w:space="0" w:color="auto"/>
                <w:right w:val="none" w:sz="0" w:space="0" w:color="auto"/>
              </w:divBdr>
            </w:div>
            <w:div w:id="1262294503">
              <w:marLeft w:val="0"/>
              <w:marRight w:val="0"/>
              <w:marTop w:val="0"/>
              <w:marBottom w:val="0"/>
              <w:divBdr>
                <w:top w:val="none" w:sz="0" w:space="0" w:color="auto"/>
                <w:left w:val="none" w:sz="0" w:space="0" w:color="auto"/>
                <w:bottom w:val="none" w:sz="0" w:space="0" w:color="auto"/>
                <w:right w:val="none" w:sz="0" w:space="0" w:color="auto"/>
              </w:divBdr>
            </w:div>
            <w:div w:id="1268662890">
              <w:marLeft w:val="0"/>
              <w:marRight w:val="0"/>
              <w:marTop w:val="0"/>
              <w:marBottom w:val="0"/>
              <w:divBdr>
                <w:top w:val="none" w:sz="0" w:space="0" w:color="auto"/>
                <w:left w:val="none" w:sz="0" w:space="0" w:color="auto"/>
                <w:bottom w:val="none" w:sz="0" w:space="0" w:color="auto"/>
                <w:right w:val="none" w:sz="0" w:space="0" w:color="auto"/>
              </w:divBdr>
            </w:div>
            <w:div w:id="1275938129">
              <w:marLeft w:val="0"/>
              <w:marRight w:val="0"/>
              <w:marTop w:val="0"/>
              <w:marBottom w:val="0"/>
              <w:divBdr>
                <w:top w:val="none" w:sz="0" w:space="0" w:color="auto"/>
                <w:left w:val="none" w:sz="0" w:space="0" w:color="auto"/>
                <w:bottom w:val="none" w:sz="0" w:space="0" w:color="auto"/>
                <w:right w:val="none" w:sz="0" w:space="0" w:color="auto"/>
              </w:divBdr>
            </w:div>
            <w:div w:id="1298878537">
              <w:marLeft w:val="0"/>
              <w:marRight w:val="0"/>
              <w:marTop w:val="0"/>
              <w:marBottom w:val="0"/>
              <w:divBdr>
                <w:top w:val="none" w:sz="0" w:space="0" w:color="auto"/>
                <w:left w:val="none" w:sz="0" w:space="0" w:color="auto"/>
                <w:bottom w:val="none" w:sz="0" w:space="0" w:color="auto"/>
                <w:right w:val="none" w:sz="0" w:space="0" w:color="auto"/>
              </w:divBdr>
            </w:div>
            <w:div w:id="1324822798">
              <w:marLeft w:val="0"/>
              <w:marRight w:val="0"/>
              <w:marTop w:val="0"/>
              <w:marBottom w:val="0"/>
              <w:divBdr>
                <w:top w:val="none" w:sz="0" w:space="0" w:color="auto"/>
                <w:left w:val="none" w:sz="0" w:space="0" w:color="auto"/>
                <w:bottom w:val="none" w:sz="0" w:space="0" w:color="auto"/>
                <w:right w:val="none" w:sz="0" w:space="0" w:color="auto"/>
              </w:divBdr>
            </w:div>
            <w:div w:id="1325864400">
              <w:marLeft w:val="0"/>
              <w:marRight w:val="0"/>
              <w:marTop w:val="0"/>
              <w:marBottom w:val="0"/>
              <w:divBdr>
                <w:top w:val="none" w:sz="0" w:space="0" w:color="auto"/>
                <w:left w:val="none" w:sz="0" w:space="0" w:color="auto"/>
                <w:bottom w:val="none" w:sz="0" w:space="0" w:color="auto"/>
                <w:right w:val="none" w:sz="0" w:space="0" w:color="auto"/>
              </w:divBdr>
            </w:div>
            <w:div w:id="1348216481">
              <w:marLeft w:val="0"/>
              <w:marRight w:val="0"/>
              <w:marTop w:val="0"/>
              <w:marBottom w:val="0"/>
              <w:divBdr>
                <w:top w:val="none" w:sz="0" w:space="0" w:color="auto"/>
                <w:left w:val="none" w:sz="0" w:space="0" w:color="auto"/>
                <w:bottom w:val="none" w:sz="0" w:space="0" w:color="auto"/>
                <w:right w:val="none" w:sz="0" w:space="0" w:color="auto"/>
              </w:divBdr>
            </w:div>
            <w:div w:id="1349287570">
              <w:marLeft w:val="0"/>
              <w:marRight w:val="0"/>
              <w:marTop w:val="0"/>
              <w:marBottom w:val="0"/>
              <w:divBdr>
                <w:top w:val="none" w:sz="0" w:space="0" w:color="auto"/>
                <w:left w:val="none" w:sz="0" w:space="0" w:color="auto"/>
                <w:bottom w:val="none" w:sz="0" w:space="0" w:color="auto"/>
                <w:right w:val="none" w:sz="0" w:space="0" w:color="auto"/>
              </w:divBdr>
            </w:div>
            <w:div w:id="1385253820">
              <w:marLeft w:val="0"/>
              <w:marRight w:val="0"/>
              <w:marTop w:val="0"/>
              <w:marBottom w:val="0"/>
              <w:divBdr>
                <w:top w:val="none" w:sz="0" w:space="0" w:color="auto"/>
                <w:left w:val="none" w:sz="0" w:space="0" w:color="auto"/>
                <w:bottom w:val="none" w:sz="0" w:space="0" w:color="auto"/>
                <w:right w:val="none" w:sz="0" w:space="0" w:color="auto"/>
              </w:divBdr>
              <w:divsChild>
                <w:div w:id="54554406">
                  <w:marLeft w:val="0"/>
                  <w:marRight w:val="0"/>
                  <w:marTop w:val="0"/>
                  <w:marBottom w:val="0"/>
                  <w:divBdr>
                    <w:top w:val="none" w:sz="0" w:space="0" w:color="auto"/>
                    <w:left w:val="none" w:sz="0" w:space="0" w:color="auto"/>
                    <w:bottom w:val="none" w:sz="0" w:space="0" w:color="auto"/>
                    <w:right w:val="none" w:sz="0" w:space="0" w:color="auto"/>
                  </w:divBdr>
                </w:div>
                <w:div w:id="62795881">
                  <w:marLeft w:val="0"/>
                  <w:marRight w:val="0"/>
                  <w:marTop w:val="0"/>
                  <w:marBottom w:val="0"/>
                  <w:divBdr>
                    <w:top w:val="none" w:sz="0" w:space="0" w:color="auto"/>
                    <w:left w:val="none" w:sz="0" w:space="0" w:color="auto"/>
                    <w:bottom w:val="none" w:sz="0" w:space="0" w:color="auto"/>
                    <w:right w:val="none" w:sz="0" w:space="0" w:color="auto"/>
                  </w:divBdr>
                </w:div>
                <w:div w:id="88161861">
                  <w:marLeft w:val="0"/>
                  <w:marRight w:val="0"/>
                  <w:marTop w:val="0"/>
                  <w:marBottom w:val="0"/>
                  <w:divBdr>
                    <w:top w:val="none" w:sz="0" w:space="0" w:color="auto"/>
                    <w:left w:val="none" w:sz="0" w:space="0" w:color="auto"/>
                    <w:bottom w:val="none" w:sz="0" w:space="0" w:color="auto"/>
                    <w:right w:val="none" w:sz="0" w:space="0" w:color="auto"/>
                  </w:divBdr>
                </w:div>
                <w:div w:id="99882991">
                  <w:marLeft w:val="0"/>
                  <w:marRight w:val="0"/>
                  <w:marTop w:val="0"/>
                  <w:marBottom w:val="0"/>
                  <w:divBdr>
                    <w:top w:val="none" w:sz="0" w:space="0" w:color="auto"/>
                    <w:left w:val="none" w:sz="0" w:space="0" w:color="auto"/>
                    <w:bottom w:val="none" w:sz="0" w:space="0" w:color="auto"/>
                    <w:right w:val="none" w:sz="0" w:space="0" w:color="auto"/>
                  </w:divBdr>
                </w:div>
                <w:div w:id="122774347">
                  <w:marLeft w:val="0"/>
                  <w:marRight w:val="0"/>
                  <w:marTop w:val="0"/>
                  <w:marBottom w:val="0"/>
                  <w:divBdr>
                    <w:top w:val="none" w:sz="0" w:space="0" w:color="auto"/>
                    <w:left w:val="none" w:sz="0" w:space="0" w:color="auto"/>
                    <w:bottom w:val="none" w:sz="0" w:space="0" w:color="auto"/>
                    <w:right w:val="none" w:sz="0" w:space="0" w:color="auto"/>
                  </w:divBdr>
                </w:div>
                <w:div w:id="156461846">
                  <w:marLeft w:val="0"/>
                  <w:marRight w:val="0"/>
                  <w:marTop w:val="0"/>
                  <w:marBottom w:val="0"/>
                  <w:divBdr>
                    <w:top w:val="none" w:sz="0" w:space="0" w:color="auto"/>
                    <w:left w:val="none" w:sz="0" w:space="0" w:color="auto"/>
                    <w:bottom w:val="none" w:sz="0" w:space="0" w:color="auto"/>
                    <w:right w:val="none" w:sz="0" w:space="0" w:color="auto"/>
                  </w:divBdr>
                </w:div>
                <w:div w:id="163282142">
                  <w:marLeft w:val="0"/>
                  <w:marRight w:val="0"/>
                  <w:marTop w:val="0"/>
                  <w:marBottom w:val="0"/>
                  <w:divBdr>
                    <w:top w:val="none" w:sz="0" w:space="0" w:color="auto"/>
                    <w:left w:val="none" w:sz="0" w:space="0" w:color="auto"/>
                    <w:bottom w:val="none" w:sz="0" w:space="0" w:color="auto"/>
                    <w:right w:val="none" w:sz="0" w:space="0" w:color="auto"/>
                  </w:divBdr>
                </w:div>
                <w:div w:id="166091591">
                  <w:marLeft w:val="0"/>
                  <w:marRight w:val="0"/>
                  <w:marTop w:val="0"/>
                  <w:marBottom w:val="0"/>
                  <w:divBdr>
                    <w:top w:val="none" w:sz="0" w:space="0" w:color="auto"/>
                    <w:left w:val="none" w:sz="0" w:space="0" w:color="auto"/>
                    <w:bottom w:val="none" w:sz="0" w:space="0" w:color="auto"/>
                    <w:right w:val="none" w:sz="0" w:space="0" w:color="auto"/>
                  </w:divBdr>
                </w:div>
                <w:div w:id="168064404">
                  <w:marLeft w:val="0"/>
                  <w:marRight w:val="0"/>
                  <w:marTop w:val="0"/>
                  <w:marBottom w:val="0"/>
                  <w:divBdr>
                    <w:top w:val="none" w:sz="0" w:space="0" w:color="auto"/>
                    <w:left w:val="none" w:sz="0" w:space="0" w:color="auto"/>
                    <w:bottom w:val="none" w:sz="0" w:space="0" w:color="auto"/>
                    <w:right w:val="none" w:sz="0" w:space="0" w:color="auto"/>
                  </w:divBdr>
                </w:div>
                <w:div w:id="172964343">
                  <w:marLeft w:val="0"/>
                  <w:marRight w:val="0"/>
                  <w:marTop w:val="0"/>
                  <w:marBottom w:val="0"/>
                  <w:divBdr>
                    <w:top w:val="none" w:sz="0" w:space="0" w:color="auto"/>
                    <w:left w:val="none" w:sz="0" w:space="0" w:color="auto"/>
                    <w:bottom w:val="none" w:sz="0" w:space="0" w:color="auto"/>
                    <w:right w:val="none" w:sz="0" w:space="0" w:color="auto"/>
                  </w:divBdr>
                </w:div>
                <w:div w:id="195510574">
                  <w:marLeft w:val="0"/>
                  <w:marRight w:val="0"/>
                  <w:marTop w:val="0"/>
                  <w:marBottom w:val="0"/>
                  <w:divBdr>
                    <w:top w:val="none" w:sz="0" w:space="0" w:color="auto"/>
                    <w:left w:val="none" w:sz="0" w:space="0" w:color="auto"/>
                    <w:bottom w:val="none" w:sz="0" w:space="0" w:color="auto"/>
                    <w:right w:val="none" w:sz="0" w:space="0" w:color="auto"/>
                  </w:divBdr>
                </w:div>
                <w:div w:id="196819867">
                  <w:marLeft w:val="0"/>
                  <w:marRight w:val="0"/>
                  <w:marTop w:val="0"/>
                  <w:marBottom w:val="0"/>
                  <w:divBdr>
                    <w:top w:val="none" w:sz="0" w:space="0" w:color="auto"/>
                    <w:left w:val="none" w:sz="0" w:space="0" w:color="auto"/>
                    <w:bottom w:val="none" w:sz="0" w:space="0" w:color="auto"/>
                    <w:right w:val="none" w:sz="0" w:space="0" w:color="auto"/>
                  </w:divBdr>
                </w:div>
                <w:div w:id="197619818">
                  <w:marLeft w:val="0"/>
                  <w:marRight w:val="0"/>
                  <w:marTop w:val="0"/>
                  <w:marBottom w:val="0"/>
                  <w:divBdr>
                    <w:top w:val="none" w:sz="0" w:space="0" w:color="auto"/>
                    <w:left w:val="none" w:sz="0" w:space="0" w:color="auto"/>
                    <w:bottom w:val="none" w:sz="0" w:space="0" w:color="auto"/>
                    <w:right w:val="none" w:sz="0" w:space="0" w:color="auto"/>
                  </w:divBdr>
                </w:div>
                <w:div w:id="199249599">
                  <w:marLeft w:val="0"/>
                  <w:marRight w:val="0"/>
                  <w:marTop w:val="0"/>
                  <w:marBottom w:val="0"/>
                  <w:divBdr>
                    <w:top w:val="none" w:sz="0" w:space="0" w:color="auto"/>
                    <w:left w:val="none" w:sz="0" w:space="0" w:color="auto"/>
                    <w:bottom w:val="none" w:sz="0" w:space="0" w:color="auto"/>
                    <w:right w:val="none" w:sz="0" w:space="0" w:color="auto"/>
                  </w:divBdr>
                </w:div>
                <w:div w:id="230236943">
                  <w:marLeft w:val="0"/>
                  <w:marRight w:val="0"/>
                  <w:marTop w:val="0"/>
                  <w:marBottom w:val="0"/>
                  <w:divBdr>
                    <w:top w:val="none" w:sz="0" w:space="0" w:color="auto"/>
                    <w:left w:val="none" w:sz="0" w:space="0" w:color="auto"/>
                    <w:bottom w:val="none" w:sz="0" w:space="0" w:color="auto"/>
                    <w:right w:val="none" w:sz="0" w:space="0" w:color="auto"/>
                  </w:divBdr>
                </w:div>
                <w:div w:id="333841276">
                  <w:marLeft w:val="0"/>
                  <w:marRight w:val="0"/>
                  <w:marTop w:val="0"/>
                  <w:marBottom w:val="0"/>
                  <w:divBdr>
                    <w:top w:val="none" w:sz="0" w:space="0" w:color="auto"/>
                    <w:left w:val="none" w:sz="0" w:space="0" w:color="auto"/>
                    <w:bottom w:val="none" w:sz="0" w:space="0" w:color="auto"/>
                    <w:right w:val="none" w:sz="0" w:space="0" w:color="auto"/>
                  </w:divBdr>
                </w:div>
                <w:div w:id="382141213">
                  <w:marLeft w:val="0"/>
                  <w:marRight w:val="0"/>
                  <w:marTop w:val="0"/>
                  <w:marBottom w:val="0"/>
                  <w:divBdr>
                    <w:top w:val="none" w:sz="0" w:space="0" w:color="auto"/>
                    <w:left w:val="none" w:sz="0" w:space="0" w:color="auto"/>
                    <w:bottom w:val="none" w:sz="0" w:space="0" w:color="auto"/>
                    <w:right w:val="none" w:sz="0" w:space="0" w:color="auto"/>
                  </w:divBdr>
                </w:div>
                <w:div w:id="412312763">
                  <w:marLeft w:val="0"/>
                  <w:marRight w:val="0"/>
                  <w:marTop w:val="0"/>
                  <w:marBottom w:val="0"/>
                  <w:divBdr>
                    <w:top w:val="none" w:sz="0" w:space="0" w:color="auto"/>
                    <w:left w:val="none" w:sz="0" w:space="0" w:color="auto"/>
                    <w:bottom w:val="none" w:sz="0" w:space="0" w:color="auto"/>
                    <w:right w:val="none" w:sz="0" w:space="0" w:color="auto"/>
                  </w:divBdr>
                </w:div>
                <w:div w:id="454063737">
                  <w:marLeft w:val="0"/>
                  <w:marRight w:val="0"/>
                  <w:marTop w:val="0"/>
                  <w:marBottom w:val="0"/>
                  <w:divBdr>
                    <w:top w:val="none" w:sz="0" w:space="0" w:color="auto"/>
                    <w:left w:val="none" w:sz="0" w:space="0" w:color="auto"/>
                    <w:bottom w:val="none" w:sz="0" w:space="0" w:color="auto"/>
                    <w:right w:val="none" w:sz="0" w:space="0" w:color="auto"/>
                  </w:divBdr>
                </w:div>
                <w:div w:id="481430658">
                  <w:marLeft w:val="0"/>
                  <w:marRight w:val="0"/>
                  <w:marTop w:val="0"/>
                  <w:marBottom w:val="0"/>
                  <w:divBdr>
                    <w:top w:val="none" w:sz="0" w:space="0" w:color="auto"/>
                    <w:left w:val="none" w:sz="0" w:space="0" w:color="auto"/>
                    <w:bottom w:val="none" w:sz="0" w:space="0" w:color="auto"/>
                    <w:right w:val="none" w:sz="0" w:space="0" w:color="auto"/>
                  </w:divBdr>
                </w:div>
                <w:div w:id="501240697">
                  <w:marLeft w:val="0"/>
                  <w:marRight w:val="0"/>
                  <w:marTop w:val="0"/>
                  <w:marBottom w:val="0"/>
                  <w:divBdr>
                    <w:top w:val="none" w:sz="0" w:space="0" w:color="auto"/>
                    <w:left w:val="none" w:sz="0" w:space="0" w:color="auto"/>
                    <w:bottom w:val="none" w:sz="0" w:space="0" w:color="auto"/>
                    <w:right w:val="none" w:sz="0" w:space="0" w:color="auto"/>
                  </w:divBdr>
                </w:div>
                <w:div w:id="520702042">
                  <w:marLeft w:val="0"/>
                  <w:marRight w:val="0"/>
                  <w:marTop w:val="0"/>
                  <w:marBottom w:val="0"/>
                  <w:divBdr>
                    <w:top w:val="none" w:sz="0" w:space="0" w:color="auto"/>
                    <w:left w:val="none" w:sz="0" w:space="0" w:color="auto"/>
                    <w:bottom w:val="none" w:sz="0" w:space="0" w:color="auto"/>
                    <w:right w:val="none" w:sz="0" w:space="0" w:color="auto"/>
                  </w:divBdr>
                </w:div>
                <w:div w:id="662011476">
                  <w:marLeft w:val="0"/>
                  <w:marRight w:val="0"/>
                  <w:marTop w:val="0"/>
                  <w:marBottom w:val="0"/>
                  <w:divBdr>
                    <w:top w:val="none" w:sz="0" w:space="0" w:color="auto"/>
                    <w:left w:val="none" w:sz="0" w:space="0" w:color="auto"/>
                    <w:bottom w:val="none" w:sz="0" w:space="0" w:color="auto"/>
                    <w:right w:val="none" w:sz="0" w:space="0" w:color="auto"/>
                  </w:divBdr>
                </w:div>
                <w:div w:id="666521655">
                  <w:marLeft w:val="0"/>
                  <w:marRight w:val="0"/>
                  <w:marTop w:val="0"/>
                  <w:marBottom w:val="0"/>
                  <w:divBdr>
                    <w:top w:val="none" w:sz="0" w:space="0" w:color="auto"/>
                    <w:left w:val="none" w:sz="0" w:space="0" w:color="auto"/>
                    <w:bottom w:val="none" w:sz="0" w:space="0" w:color="auto"/>
                    <w:right w:val="none" w:sz="0" w:space="0" w:color="auto"/>
                  </w:divBdr>
                </w:div>
                <w:div w:id="676079659">
                  <w:marLeft w:val="0"/>
                  <w:marRight w:val="0"/>
                  <w:marTop w:val="0"/>
                  <w:marBottom w:val="0"/>
                  <w:divBdr>
                    <w:top w:val="none" w:sz="0" w:space="0" w:color="auto"/>
                    <w:left w:val="none" w:sz="0" w:space="0" w:color="auto"/>
                    <w:bottom w:val="none" w:sz="0" w:space="0" w:color="auto"/>
                    <w:right w:val="none" w:sz="0" w:space="0" w:color="auto"/>
                  </w:divBdr>
                </w:div>
                <w:div w:id="681931264">
                  <w:marLeft w:val="0"/>
                  <w:marRight w:val="0"/>
                  <w:marTop w:val="0"/>
                  <w:marBottom w:val="0"/>
                  <w:divBdr>
                    <w:top w:val="none" w:sz="0" w:space="0" w:color="auto"/>
                    <w:left w:val="none" w:sz="0" w:space="0" w:color="auto"/>
                    <w:bottom w:val="none" w:sz="0" w:space="0" w:color="auto"/>
                    <w:right w:val="none" w:sz="0" w:space="0" w:color="auto"/>
                  </w:divBdr>
                </w:div>
                <w:div w:id="686635474">
                  <w:marLeft w:val="0"/>
                  <w:marRight w:val="0"/>
                  <w:marTop w:val="0"/>
                  <w:marBottom w:val="0"/>
                  <w:divBdr>
                    <w:top w:val="none" w:sz="0" w:space="0" w:color="auto"/>
                    <w:left w:val="none" w:sz="0" w:space="0" w:color="auto"/>
                    <w:bottom w:val="none" w:sz="0" w:space="0" w:color="auto"/>
                    <w:right w:val="none" w:sz="0" w:space="0" w:color="auto"/>
                  </w:divBdr>
                </w:div>
                <w:div w:id="731008055">
                  <w:marLeft w:val="0"/>
                  <w:marRight w:val="0"/>
                  <w:marTop w:val="0"/>
                  <w:marBottom w:val="0"/>
                  <w:divBdr>
                    <w:top w:val="none" w:sz="0" w:space="0" w:color="auto"/>
                    <w:left w:val="none" w:sz="0" w:space="0" w:color="auto"/>
                    <w:bottom w:val="none" w:sz="0" w:space="0" w:color="auto"/>
                    <w:right w:val="none" w:sz="0" w:space="0" w:color="auto"/>
                  </w:divBdr>
                </w:div>
                <w:div w:id="734359010">
                  <w:marLeft w:val="0"/>
                  <w:marRight w:val="0"/>
                  <w:marTop w:val="0"/>
                  <w:marBottom w:val="0"/>
                  <w:divBdr>
                    <w:top w:val="none" w:sz="0" w:space="0" w:color="auto"/>
                    <w:left w:val="none" w:sz="0" w:space="0" w:color="auto"/>
                    <w:bottom w:val="none" w:sz="0" w:space="0" w:color="auto"/>
                    <w:right w:val="none" w:sz="0" w:space="0" w:color="auto"/>
                  </w:divBdr>
                </w:div>
                <w:div w:id="785464924">
                  <w:marLeft w:val="0"/>
                  <w:marRight w:val="0"/>
                  <w:marTop w:val="0"/>
                  <w:marBottom w:val="0"/>
                  <w:divBdr>
                    <w:top w:val="none" w:sz="0" w:space="0" w:color="auto"/>
                    <w:left w:val="none" w:sz="0" w:space="0" w:color="auto"/>
                    <w:bottom w:val="none" w:sz="0" w:space="0" w:color="auto"/>
                    <w:right w:val="none" w:sz="0" w:space="0" w:color="auto"/>
                  </w:divBdr>
                </w:div>
                <w:div w:id="847525600">
                  <w:marLeft w:val="0"/>
                  <w:marRight w:val="0"/>
                  <w:marTop w:val="0"/>
                  <w:marBottom w:val="0"/>
                  <w:divBdr>
                    <w:top w:val="none" w:sz="0" w:space="0" w:color="auto"/>
                    <w:left w:val="none" w:sz="0" w:space="0" w:color="auto"/>
                    <w:bottom w:val="none" w:sz="0" w:space="0" w:color="auto"/>
                    <w:right w:val="none" w:sz="0" w:space="0" w:color="auto"/>
                  </w:divBdr>
                </w:div>
                <w:div w:id="889539594">
                  <w:marLeft w:val="0"/>
                  <w:marRight w:val="0"/>
                  <w:marTop w:val="0"/>
                  <w:marBottom w:val="0"/>
                  <w:divBdr>
                    <w:top w:val="none" w:sz="0" w:space="0" w:color="auto"/>
                    <w:left w:val="none" w:sz="0" w:space="0" w:color="auto"/>
                    <w:bottom w:val="none" w:sz="0" w:space="0" w:color="auto"/>
                    <w:right w:val="none" w:sz="0" w:space="0" w:color="auto"/>
                  </w:divBdr>
                </w:div>
                <w:div w:id="925918712">
                  <w:marLeft w:val="0"/>
                  <w:marRight w:val="0"/>
                  <w:marTop w:val="0"/>
                  <w:marBottom w:val="0"/>
                  <w:divBdr>
                    <w:top w:val="none" w:sz="0" w:space="0" w:color="auto"/>
                    <w:left w:val="none" w:sz="0" w:space="0" w:color="auto"/>
                    <w:bottom w:val="none" w:sz="0" w:space="0" w:color="auto"/>
                    <w:right w:val="none" w:sz="0" w:space="0" w:color="auto"/>
                  </w:divBdr>
                </w:div>
                <w:div w:id="969744362">
                  <w:marLeft w:val="0"/>
                  <w:marRight w:val="0"/>
                  <w:marTop w:val="0"/>
                  <w:marBottom w:val="0"/>
                  <w:divBdr>
                    <w:top w:val="none" w:sz="0" w:space="0" w:color="auto"/>
                    <w:left w:val="none" w:sz="0" w:space="0" w:color="auto"/>
                    <w:bottom w:val="none" w:sz="0" w:space="0" w:color="auto"/>
                    <w:right w:val="none" w:sz="0" w:space="0" w:color="auto"/>
                  </w:divBdr>
                </w:div>
                <w:div w:id="994340824">
                  <w:marLeft w:val="0"/>
                  <w:marRight w:val="0"/>
                  <w:marTop w:val="0"/>
                  <w:marBottom w:val="0"/>
                  <w:divBdr>
                    <w:top w:val="none" w:sz="0" w:space="0" w:color="auto"/>
                    <w:left w:val="none" w:sz="0" w:space="0" w:color="auto"/>
                    <w:bottom w:val="none" w:sz="0" w:space="0" w:color="auto"/>
                    <w:right w:val="none" w:sz="0" w:space="0" w:color="auto"/>
                  </w:divBdr>
                </w:div>
                <w:div w:id="1014263508">
                  <w:marLeft w:val="0"/>
                  <w:marRight w:val="0"/>
                  <w:marTop w:val="0"/>
                  <w:marBottom w:val="0"/>
                  <w:divBdr>
                    <w:top w:val="none" w:sz="0" w:space="0" w:color="auto"/>
                    <w:left w:val="none" w:sz="0" w:space="0" w:color="auto"/>
                    <w:bottom w:val="none" w:sz="0" w:space="0" w:color="auto"/>
                    <w:right w:val="none" w:sz="0" w:space="0" w:color="auto"/>
                  </w:divBdr>
                </w:div>
                <w:div w:id="1016343739">
                  <w:marLeft w:val="0"/>
                  <w:marRight w:val="0"/>
                  <w:marTop w:val="0"/>
                  <w:marBottom w:val="0"/>
                  <w:divBdr>
                    <w:top w:val="none" w:sz="0" w:space="0" w:color="auto"/>
                    <w:left w:val="none" w:sz="0" w:space="0" w:color="auto"/>
                    <w:bottom w:val="none" w:sz="0" w:space="0" w:color="auto"/>
                    <w:right w:val="none" w:sz="0" w:space="0" w:color="auto"/>
                  </w:divBdr>
                </w:div>
                <w:div w:id="1029257072">
                  <w:marLeft w:val="0"/>
                  <w:marRight w:val="0"/>
                  <w:marTop w:val="0"/>
                  <w:marBottom w:val="0"/>
                  <w:divBdr>
                    <w:top w:val="none" w:sz="0" w:space="0" w:color="auto"/>
                    <w:left w:val="none" w:sz="0" w:space="0" w:color="auto"/>
                    <w:bottom w:val="none" w:sz="0" w:space="0" w:color="auto"/>
                    <w:right w:val="none" w:sz="0" w:space="0" w:color="auto"/>
                  </w:divBdr>
                </w:div>
                <w:div w:id="1056199324">
                  <w:marLeft w:val="0"/>
                  <w:marRight w:val="0"/>
                  <w:marTop w:val="0"/>
                  <w:marBottom w:val="0"/>
                  <w:divBdr>
                    <w:top w:val="none" w:sz="0" w:space="0" w:color="auto"/>
                    <w:left w:val="none" w:sz="0" w:space="0" w:color="auto"/>
                    <w:bottom w:val="none" w:sz="0" w:space="0" w:color="auto"/>
                    <w:right w:val="none" w:sz="0" w:space="0" w:color="auto"/>
                  </w:divBdr>
                </w:div>
                <w:div w:id="1071539473">
                  <w:marLeft w:val="0"/>
                  <w:marRight w:val="0"/>
                  <w:marTop w:val="0"/>
                  <w:marBottom w:val="0"/>
                  <w:divBdr>
                    <w:top w:val="none" w:sz="0" w:space="0" w:color="auto"/>
                    <w:left w:val="none" w:sz="0" w:space="0" w:color="auto"/>
                    <w:bottom w:val="none" w:sz="0" w:space="0" w:color="auto"/>
                    <w:right w:val="none" w:sz="0" w:space="0" w:color="auto"/>
                  </w:divBdr>
                </w:div>
                <w:div w:id="1078290479">
                  <w:marLeft w:val="0"/>
                  <w:marRight w:val="0"/>
                  <w:marTop w:val="0"/>
                  <w:marBottom w:val="0"/>
                  <w:divBdr>
                    <w:top w:val="none" w:sz="0" w:space="0" w:color="auto"/>
                    <w:left w:val="none" w:sz="0" w:space="0" w:color="auto"/>
                    <w:bottom w:val="none" w:sz="0" w:space="0" w:color="auto"/>
                    <w:right w:val="none" w:sz="0" w:space="0" w:color="auto"/>
                  </w:divBdr>
                </w:div>
                <w:div w:id="1116176263">
                  <w:marLeft w:val="0"/>
                  <w:marRight w:val="0"/>
                  <w:marTop w:val="0"/>
                  <w:marBottom w:val="0"/>
                  <w:divBdr>
                    <w:top w:val="none" w:sz="0" w:space="0" w:color="auto"/>
                    <w:left w:val="none" w:sz="0" w:space="0" w:color="auto"/>
                    <w:bottom w:val="none" w:sz="0" w:space="0" w:color="auto"/>
                    <w:right w:val="none" w:sz="0" w:space="0" w:color="auto"/>
                  </w:divBdr>
                </w:div>
                <w:div w:id="1122187764">
                  <w:marLeft w:val="0"/>
                  <w:marRight w:val="0"/>
                  <w:marTop w:val="0"/>
                  <w:marBottom w:val="0"/>
                  <w:divBdr>
                    <w:top w:val="none" w:sz="0" w:space="0" w:color="auto"/>
                    <w:left w:val="none" w:sz="0" w:space="0" w:color="auto"/>
                    <w:bottom w:val="none" w:sz="0" w:space="0" w:color="auto"/>
                    <w:right w:val="none" w:sz="0" w:space="0" w:color="auto"/>
                  </w:divBdr>
                </w:div>
                <w:div w:id="1124928340">
                  <w:marLeft w:val="0"/>
                  <w:marRight w:val="0"/>
                  <w:marTop w:val="0"/>
                  <w:marBottom w:val="0"/>
                  <w:divBdr>
                    <w:top w:val="none" w:sz="0" w:space="0" w:color="auto"/>
                    <w:left w:val="none" w:sz="0" w:space="0" w:color="auto"/>
                    <w:bottom w:val="none" w:sz="0" w:space="0" w:color="auto"/>
                    <w:right w:val="none" w:sz="0" w:space="0" w:color="auto"/>
                  </w:divBdr>
                </w:div>
                <w:div w:id="1171915847">
                  <w:marLeft w:val="0"/>
                  <w:marRight w:val="0"/>
                  <w:marTop w:val="0"/>
                  <w:marBottom w:val="0"/>
                  <w:divBdr>
                    <w:top w:val="none" w:sz="0" w:space="0" w:color="auto"/>
                    <w:left w:val="none" w:sz="0" w:space="0" w:color="auto"/>
                    <w:bottom w:val="none" w:sz="0" w:space="0" w:color="auto"/>
                    <w:right w:val="none" w:sz="0" w:space="0" w:color="auto"/>
                  </w:divBdr>
                </w:div>
                <w:div w:id="1174223107">
                  <w:marLeft w:val="0"/>
                  <w:marRight w:val="0"/>
                  <w:marTop w:val="0"/>
                  <w:marBottom w:val="0"/>
                  <w:divBdr>
                    <w:top w:val="none" w:sz="0" w:space="0" w:color="auto"/>
                    <w:left w:val="none" w:sz="0" w:space="0" w:color="auto"/>
                    <w:bottom w:val="none" w:sz="0" w:space="0" w:color="auto"/>
                    <w:right w:val="none" w:sz="0" w:space="0" w:color="auto"/>
                  </w:divBdr>
                </w:div>
                <w:div w:id="1176923696">
                  <w:marLeft w:val="0"/>
                  <w:marRight w:val="0"/>
                  <w:marTop w:val="0"/>
                  <w:marBottom w:val="0"/>
                  <w:divBdr>
                    <w:top w:val="none" w:sz="0" w:space="0" w:color="auto"/>
                    <w:left w:val="none" w:sz="0" w:space="0" w:color="auto"/>
                    <w:bottom w:val="none" w:sz="0" w:space="0" w:color="auto"/>
                    <w:right w:val="none" w:sz="0" w:space="0" w:color="auto"/>
                  </w:divBdr>
                </w:div>
                <w:div w:id="1182164508">
                  <w:marLeft w:val="0"/>
                  <w:marRight w:val="0"/>
                  <w:marTop w:val="0"/>
                  <w:marBottom w:val="0"/>
                  <w:divBdr>
                    <w:top w:val="none" w:sz="0" w:space="0" w:color="auto"/>
                    <w:left w:val="none" w:sz="0" w:space="0" w:color="auto"/>
                    <w:bottom w:val="none" w:sz="0" w:space="0" w:color="auto"/>
                    <w:right w:val="none" w:sz="0" w:space="0" w:color="auto"/>
                  </w:divBdr>
                </w:div>
                <w:div w:id="1198591653">
                  <w:marLeft w:val="0"/>
                  <w:marRight w:val="0"/>
                  <w:marTop w:val="0"/>
                  <w:marBottom w:val="0"/>
                  <w:divBdr>
                    <w:top w:val="none" w:sz="0" w:space="0" w:color="auto"/>
                    <w:left w:val="none" w:sz="0" w:space="0" w:color="auto"/>
                    <w:bottom w:val="none" w:sz="0" w:space="0" w:color="auto"/>
                    <w:right w:val="none" w:sz="0" w:space="0" w:color="auto"/>
                  </w:divBdr>
                </w:div>
                <w:div w:id="1203903746">
                  <w:marLeft w:val="0"/>
                  <w:marRight w:val="0"/>
                  <w:marTop w:val="0"/>
                  <w:marBottom w:val="0"/>
                  <w:divBdr>
                    <w:top w:val="none" w:sz="0" w:space="0" w:color="auto"/>
                    <w:left w:val="none" w:sz="0" w:space="0" w:color="auto"/>
                    <w:bottom w:val="none" w:sz="0" w:space="0" w:color="auto"/>
                    <w:right w:val="none" w:sz="0" w:space="0" w:color="auto"/>
                  </w:divBdr>
                </w:div>
                <w:div w:id="1273591486">
                  <w:marLeft w:val="0"/>
                  <w:marRight w:val="0"/>
                  <w:marTop w:val="0"/>
                  <w:marBottom w:val="0"/>
                  <w:divBdr>
                    <w:top w:val="none" w:sz="0" w:space="0" w:color="auto"/>
                    <w:left w:val="none" w:sz="0" w:space="0" w:color="auto"/>
                    <w:bottom w:val="none" w:sz="0" w:space="0" w:color="auto"/>
                    <w:right w:val="none" w:sz="0" w:space="0" w:color="auto"/>
                  </w:divBdr>
                </w:div>
                <w:div w:id="1279215243">
                  <w:marLeft w:val="0"/>
                  <w:marRight w:val="0"/>
                  <w:marTop w:val="0"/>
                  <w:marBottom w:val="0"/>
                  <w:divBdr>
                    <w:top w:val="none" w:sz="0" w:space="0" w:color="auto"/>
                    <w:left w:val="none" w:sz="0" w:space="0" w:color="auto"/>
                    <w:bottom w:val="none" w:sz="0" w:space="0" w:color="auto"/>
                    <w:right w:val="none" w:sz="0" w:space="0" w:color="auto"/>
                  </w:divBdr>
                </w:div>
                <w:div w:id="1279797633">
                  <w:marLeft w:val="0"/>
                  <w:marRight w:val="0"/>
                  <w:marTop w:val="0"/>
                  <w:marBottom w:val="0"/>
                  <w:divBdr>
                    <w:top w:val="none" w:sz="0" w:space="0" w:color="auto"/>
                    <w:left w:val="none" w:sz="0" w:space="0" w:color="auto"/>
                    <w:bottom w:val="none" w:sz="0" w:space="0" w:color="auto"/>
                    <w:right w:val="none" w:sz="0" w:space="0" w:color="auto"/>
                  </w:divBdr>
                </w:div>
                <w:div w:id="1331368402">
                  <w:marLeft w:val="0"/>
                  <w:marRight w:val="0"/>
                  <w:marTop w:val="0"/>
                  <w:marBottom w:val="0"/>
                  <w:divBdr>
                    <w:top w:val="none" w:sz="0" w:space="0" w:color="auto"/>
                    <w:left w:val="none" w:sz="0" w:space="0" w:color="auto"/>
                    <w:bottom w:val="none" w:sz="0" w:space="0" w:color="auto"/>
                    <w:right w:val="none" w:sz="0" w:space="0" w:color="auto"/>
                  </w:divBdr>
                </w:div>
                <w:div w:id="1343051072">
                  <w:marLeft w:val="0"/>
                  <w:marRight w:val="0"/>
                  <w:marTop w:val="0"/>
                  <w:marBottom w:val="0"/>
                  <w:divBdr>
                    <w:top w:val="none" w:sz="0" w:space="0" w:color="auto"/>
                    <w:left w:val="none" w:sz="0" w:space="0" w:color="auto"/>
                    <w:bottom w:val="none" w:sz="0" w:space="0" w:color="auto"/>
                    <w:right w:val="none" w:sz="0" w:space="0" w:color="auto"/>
                  </w:divBdr>
                </w:div>
                <w:div w:id="1413042865">
                  <w:marLeft w:val="0"/>
                  <w:marRight w:val="0"/>
                  <w:marTop w:val="0"/>
                  <w:marBottom w:val="0"/>
                  <w:divBdr>
                    <w:top w:val="none" w:sz="0" w:space="0" w:color="auto"/>
                    <w:left w:val="none" w:sz="0" w:space="0" w:color="auto"/>
                    <w:bottom w:val="none" w:sz="0" w:space="0" w:color="auto"/>
                    <w:right w:val="none" w:sz="0" w:space="0" w:color="auto"/>
                  </w:divBdr>
                </w:div>
                <w:div w:id="1428036670">
                  <w:marLeft w:val="0"/>
                  <w:marRight w:val="0"/>
                  <w:marTop w:val="0"/>
                  <w:marBottom w:val="0"/>
                  <w:divBdr>
                    <w:top w:val="none" w:sz="0" w:space="0" w:color="auto"/>
                    <w:left w:val="none" w:sz="0" w:space="0" w:color="auto"/>
                    <w:bottom w:val="none" w:sz="0" w:space="0" w:color="auto"/>
                    <w:right w:val="none" w:sz="0" w:space="0" w:color="auto"/>
                  </w:divBdr>
                </w:div>
                <w:div w:id="1432700832">
                  <w:marLeft w:val="0"/>
                  <w:marRight w:val="0"/>
                  <w:marTop w:val="0"/>
                  <w:marBottom w:val="0"/>
                  <w:divBdr>
                    <w:top w:val="none" w:sz="0" w:space="0" w:color="auto"/>
                    <w:left w:val="none" w:sz="0" w:space="0" w:color="auto"/>
                    <w:bottom w:val="none" w:sz="0" w:space="0" w:color="auto"/>
                    <w:right w:val="none" w:sz="0" w:space="0" w:color="auto"/>
                  </w:divBdr>
                </w:div>
                <w:div w:id="1444809048">
                  <w:marLeft w:val="0"/>
                  <w:marRight w:val="0"/>
                  <w:marTop w:val="0"/>
                  <w:marBottom w:val="0"/>
                  <w:divBdr>
                    <w:top w:val="none" w:sz="0" w:space="0" w:color="auto"/>
                    <w:left w:val="none" w:sz="0" w:space="0" w:color="auto"/>
                    <w:bottom w:val="none" w:sz="0" w:space="0" w:color="auto"/>
                    <w:right w:val="none" w:sz="0" w:space="0" w:color="auto"/>
                  </w:divBdr>
                </w:div>
                <w:div w:id="1485585013">
                  <w:marLeft w:val="0"/>
                  <w:marRight w:val="0"/>
                  <w:marTop w:val="0"/>
                  <w:marBottom w:val="0"/>
                  <w:divBdr>
                    <w:top w:val="none" w:sz="0" w:space="0" w:color="auto"/>
                    <w:left w:val="none" w:sz="0" w:space="0" w:color="auto"/>
                    <w:bottom w:val="none" w:sz="0" w:space="0" w:color="auto"/>
                    <w:right w:val="none" w:sz="0" w:space="0" w:color="auto"/>
                  </w:divBdr>
                </w:div>
                <w:div w:id="1486583923">
                  <w:marLeft w:val="0"/>
                  <w:marRight w:val="0"/>
                  <w:marTop w:val="0"/>
                  <w:marBottom w:val="0"/>
                  <w:divBdr>
                    <w:top w:val="none" w:sz="0" w:space="0" w:color="auto"/>
                    <w:left w:val="none" w:sz="0" w:space="0" w:color="auto"/>
                    <w:bottom w:val="none" w:sz="0" w:space="0" w:color="auto"/>
                    <w:right w:val="none" w:sz="0" w:space="0" w:color="auto"/>
                  </w:divBdr>
                </w:div>
                <w:div w:id="1503399906">
                  <w:marLeft w:val="0"/>
                  <w:marRight w:val="0"/>
                  <w:marTop w:val="0"/>
                  <w:marBottom w:val="0"/>
                  <w:divBdr>
                    <w:top w:val="none" w:sz="0" w:space="0" w:color="auto"/>
                    <w:left w:val="none" w:sz="0" w:space="0" w:color="auto"/>
                    <w:bottom w:val="none" w:sz="0" w:space="0" w:color="auto"/>
                    <w:right w:val="none" w:sz="0" w:space="0" w:color="auto"/>
                  </w:divBdr>
                </w:div>
                <w:div w:id="1540967492">
                  <w:marLeft w:val="0"/>
                  <w:marRight w:val="0"/>
                  <w:marTop w:val="0"/>
                  <w:marBottom w:val="0"/>
                  <w:divBdr>
                    <w:top w:val="none" w:sz="0" w:space="0" w:color="auto"/>
                    <w:left w:val="none" w:sz="0" w:space="0" w:color="auto"/>
                    <w:bottom w:val="none" w:sz="0" w:space="0" w:color="auto"/>
                    <w:right w:val="none" w:sz="0" w:space="0" w:color="auto"/>
                  </w:divBdr>
                </w:div>
                <w:div w:id="1555005220">
                  <w:marLeft w:val="0"/>
                  <w:marRight w:val="0"/>
                  <w:marTop w:val="0"/>
                  <w:marBottom w:val="0"/>
                  <w:divBdr>
                    <w:top w:val="none" w:sz="0" w:space="0" w:color="auto"/>
                    <w:left w:val="none" w:sz="0" w:space="0" w:color="auto"/>
                    <w:bottom w:val="none" w:sz="0" w:space="0" w:color="auto"/>
                    <w:right w:val="none" w:sz="0" w:space="0" w:color="auto"/>
                  </w:divBdr>
                </w:div>
                <w:div w:id="1600526658">
                  <w:marLeft w:val="0"/>
                  <w:marRight w:val="0"/>
                  <w:marTop w:val="0"/>
                  <w:marBottom w:val="0"/>
                  <w:divBdr>
                    <w:top w:val="none" w:sz="0" w:space="0" w:color="auto"/>
                    <w:left w:val="none" w:sz="0" w:space="0" w:color="auto"/>
                    <w:bottom w:val="none" w:sz="0" w:space="0" w:color="auto"/>
                    <w:right w:val="none" w:sz="0" w:space="0" w:color="auto"/>
                  </w:divBdr>
                </w:div>
                <w:div w:id="1628589428">
                  <w:marLeft w:val="0"/>
                  <w:marRight w:val="0"/>
                  <w:marTop w:val="0"/>
                  <w:marBottom w:val="0"/>
                  <w:divBdr>
                    <w:top w:val="none" w:sz="0" w:space="0" w:color="auto"/>
                    <w:left w:val="none" w:sz="0" w:space="0" w:color="auto"/>
                    <w:bottom w:val="none" w:sz="0" w:space="0" w:color="auto"/>
                    <w:right w:val="none" w:sz="0" w:space="0" w:color="auto"/>
                  </w:divBdr>
                </w:div>
                <w:div w:id="1629966066">
                  <w:marLeft w:val="0"/>
                  <w:marRight w:val="0"/>
                  <w:marTop w:val="0"/>
                  <w:marBottom w:val="0"/>
                  <w:divBdr>
                    <w:top w:val="none" w:sz="0" w:space="0" w:color="auto"/>
                    <w:left w:val="none" w:sz="0" w:space="0" w:color="auto"/>
                    <w:bottom w:val="none" w:sz="0" w:space="0" w:color="auto"/>
                    <w:right w:val="none" w:sz="0" w:space="0" w:color="auto"/>
                  </w:divBdr>
                </w:div>
                <w:div w:id="1687363447">
                  <w:marLeft w:val="0"/>
                  <w:marRight w:val="0"/>
                  <w:marTop w:val="0"/>
                  <w:marBottom w:val="0"/>
                  <w:divBdr>
                    <w:top w:val="none" w:sz="0" w:space="0" w:color="auto"/>
                    <w:left w:val="none" w:sz="0" w:space="0" w:color="auto"/>
                    <w:bottom w:val="none" w:sz="0" w:space="0" w:color="auto"/>
                    <w:right w:val="none" w:sz="0" w:space="0" w:color="auto"/>
                  </w:divBdr>
                </w:div>
                <w:div w:id="1723796088">
                  <w:marLeft w:val="0"/>
                  <w:marRight w:val="0"/>
                  <w:marTop w:val="0"/>
                  <w:marBottom w:val="0"/>
                  <w:divBdr>
                    <w:top w:val="none" w:sz="0" w:space="0" w:color="auto"/>
                    <w:left w:val="none" w:sz="0" w:space="0" w:color="auto"/>
                    <w:bottom w:val="none" w:sz="0" w:space="0" w:color="auto"/>
                    <w:right w:val="none" w:sz="0" w:space="0" w:color="auto"/>
                  </w:divBdr>
                </w:div>
                <w:div w:id="1731535456">
                  <w:marLeft w:val="0"/>
                  <w:marRight w:val="0"/>
                  <w:marTop w:val="0"/>
                  <w:marBottom w:val="0"/>
                  <w:divBdr>
                    <w:top w:val="none" w:sz="0" w:space="0" w:color="auto"/>
                    <w:left w:val="none" w:sz="0" w:space="0" w:color="auto"/>
                    <w:bottom w:val="none" w:sz="0" w:space="0" w:color="auto"/>
                    <w:right w:val="none" w:sz="0" w:space="0" w:color="auto"/>
                  </w:divBdr>
                </w:div>
                <w:div w:id="1770006464">
                  <w:marLeft w:val="0"/>
                  <w:marRight w:val="0"/>
                  <w:marTop w:val="0"/>
                  <w:marBottom w:val="0"/>
                  <w:divBdr>
                    <w:top w:val="none" w:sz="0" w:space="0" w:color="auto"/>
                    <w:left w:val="none" w:sz="0" w:space="0" w:color="auto"/>
                    <w:bottom w:val="none" w:sz="0" w:space="0" w:color="auto"/>
                    <w:right w:val="none" w:sz="0" w:space="0" w:color="auto"/>
                  </w:divBdr>
                </w:div>
                <w:div w:id="1775857086">
                  <w:marLeft w:val="0"/>
                  <w:marRight w:val="0"/>
                  <w:marTop w:val="0"/>
                  <w:marBottom w:val="0"/>
                  <w:divBdr>
                    <w:top w:val="none" w:sz="0" w:space="0" w:color="auto"/>
                    <w:left w:val="none" w:sz="0" w:space="0" w:color="auto"/>
                    <w:bottom w:val="none" w:sz="0" w:space="0" w:color="auto"/>
                    <w:right w:val="none" w:sz="0" w:space="0" w:color="auto"/>
                  </w:divBdr>
                </w:div>
                <w:div w:id="1790272186">
                  <w:marLeft w:val="0"/>
                  <w:marRight w:val="0"/>
                  <w:marTop w:val="0"/>
                  <w:marBottom w:val="0"/>
                  <w:divBdr>
                    <w:top w:val="none" w:sz="0" w:space="0" w:color="auto"/>
                    <w:left w:val="none" w:sz="0" w:space="0" w:color="auto"/>
                    <w:bottom w:val="none" w:sz="0" w:space="0" w:color="auto"/>
                    <w:right w:val="none" w:sz="0" w:space="0" w:color="auto"/>
                  </w:divBdr>
                </w:div>
                <w:div w:id="1796678140">
                  <w:marLeft w:val="0"/>
                  <w:marRight w:val="0"/>
                  <w:marTop w:val="0"/>
                  <w:marBottom w:val="0"/>
                  <w:divBdr>
                    <w:top w:val="none" w:sz="0" w:space="0" w:color="auto"/>
                    <w:left w:val="none" w:sz="0" w:space="0" w:color="auto"/>
                    <w:bottom w:val="none" w:sz="0" w:space="0" w:color="auto"/>
                    <w:right w:val="none" w:sz="0" w:space="0" w:color="auto"/>
                  </w:divBdr>
                </w:div>
                <w:div w:id="1807697566">
                  <w:marLeft w:val="0"/>
                  <w:marRight w:val="0"/>
                  <w:marTop w:val="0"/>
                  <w:marBottom w:val="0"/>
                  <w:divBdr>
                    <w:top w:val="none" w:sz="0" w:space="0" w:color="auto"/>
                    <w:left w:val="none" w:sz="0" w:space="0" w:color="auto"/>
                    <w:bottom w:val="none" w:sz="0" w:space="0" w:color="auto"/>
                    <w:right w:val="none" w:sz="0" w:space="0" w:color="auto"/>
                  </w:divBdr>
                </w:div>
                <w:div w:id="1859156399">
                  <w:marLeft w:val="0"/>
                  <w:marRight w:val="0"/>
                  <w:marTop w:val="0"/>
                  <w:marBottom w:val="0"/>
                  <w:divBdr>
                    <w:top w:val="none" w:sz="0" w:space="0" w:color="auto"/>
                    <w:left w:val="none" w:sz="0" w:space="0" w:color="auto"/>
                    <w:bottom w:val="none" w:sz="0" w:space="0" w:color="auto"/>
                    <w:right w:val="none" w:sz="0" w:space="0" w:color="auto"/>
                  </w:divBdr>
                </w:div>
                <w:div w:id="1874610560">
                  <w:marLeft w:val="0"/>
                  <w:marRight w:val="0"/>
                  <w:marTop w:val="0"/>
                  <w:marBottom w:val="0"/>
                  <w:divBdr>
                    <w:top w:val="none" w:sz="0" w:space="0" w:color="auto"/>
                    <w:left w:val="none" w:sz="0" w:space="0" w:color="auto"/>
                    <w:bottom w:val="none" w:sz="0" w:space="0" w:color="auto"/>
                    <w:right w:val="none" w:sz="0" w:space="0" w:color="auto"/>
                  </w:divBdr>
                </w:div>
                <w:div w:id="1886258786">
                  <w:marLeft w:val="0"/>
                  <w:marRight w:val="0"/>
                  <w:marTop w:val="0"/>
                  <w:marBottom w:val="0"/>
                  <w:divBdr>
                    <w:top w:val="none" w:sz="0" w:space="0" w:color="auto"/>
                    <w:left w:val="none" w:sz="0" w:space="0" w:color="auto"/>
                    <w:bottom w:val="none" w:sz="0" w:space="0" w:color="auto"/>
                    <w:right w:val="none" w:sz="0" w:space="0" w:color="auto"/>
                  </w:divBdr>
                </w:div>
                <w:div w:id="1920670388">
                  <w:marLeft w:val="0"/>
                  <w:marRight w:val="0"/>
                  <w:marTop w:val="0"/>
                  <w:marBottom w:val="0"/>
                  <w:divBdr>
                    <w:top w:val="none" w:sz="0" w:space="0" w:color="auto"/>
                    <w:left w:val="none" w:sz="0" w:space="0" w:color="auto"/>
                    <w:bottom w:val="none" w:sz="0" w:space="0" w:color="auto"/>
                    <w:right w:val="none" w:sz="0" w:space="0" w:color="auto"/>
                  </w:divBdr>
                </w:div>
                <w:div w:id="1999190205">
                  <w:marLeft w:val="0"/>
                  <w:marRight w:val="0"/>
                  <w:marTop w:val="0"/>
                  <w:marBottom w:val="0"/>
                  <w:divBdr>
                    <w:top w:val="none" w:sz="0" w:space="0" w:color="auto"/>
                    <w:left w:val="none" w:sz="0" w:space="0" w:color="auto"/>
                    <w:bottom w:val="none" w:sz="0" w:space="0" w:color="auto"/>
                    <w:right w:val="none" w:sz="0" w:space="0" w:color="auto"/>
                  </w:divBdr>
                </w:div>
                <w:div w:id="2018997341">
                  <w:marLeft w:val="0"/>
                  <w:marRight w:val="0"/>
                  <w:marTop w:val="0"/>
                  <w:marBottom w:val="0"/>
                  <w:divBdr>
                    <w:top w:val="none" w:sz="0" w:space="0" w:color="auto"/>
                    <w:left w:val="none" w:sz="0" w:space="0" w:color="auto"/>
                    <w:bottom w:val="none" w:sz="0" w:space="0" w:color="auto"/>
                    <w:right w:val="none" w:sz="0" w:space="0" w:color="auto"/>
                  </w:divBdr>
                </w:div>
                <w:div w:id="2065446631">
                  <w:marLeft w:val="0"/>
                  <w:marRight w:val="0"/>
                  <w:marTop w:val="0"/>
                  <w:marBottom w:val="0"/>
                  <w:divBdr>
                    <w:top w:val="none" w:sz="0" w:space="0" w:color="auto"/>
                    <w:left w:val="none" w:sz="0" w:space="0" w:color="auto"/>
                    <w:bottom w:val="none" w:sz="0" w:space="0" w:color="auto"/>
                    <w:right w:val="none" w:sz="0" w:space="0" w:color="auto"/>
                  </w:divBdr>
                </w:div>
                <w:div w:id="2071687705">
                  <w:marLeft w:val="0"/>
                  <w:marRight w:val="0"/>
                  <w:marTop w:val="0"/>
                  <w:marBottom w:val="0"/>
                  <w:divBdr>
                    <w:top w:val="none" w:sz="0" w:space="0" w:color="auto"/>
                    <w:left w:val="none" w:sz="0" w:space="0" w:color="auto"/>
                    <w:bottom w:val="none" w:sz="0" w:space="0" w:color="auto"/>
                    <w:right w:val="none" w:sz="0" w:space="0" w:color="auto"/>
                  </w:divBdr>
                </w:div>
              </w:divsChild>
            </w:div>
            <w:div w:id="1395007536">
              <w:marLeft w:val="0"/>
              <w:marRight w:val="0"/>
              <w:marTop w:val="0"/>
              <w:marBottom w:val="0"/>
              <w:divBdr>
                <w:top w:val="none" w:sz="0" w:space="0" w:color="auto"/>
                <w:left w:val="none" w:sz="0" w:space="0" w:color="auto"/>
                <w:bottom w:val="none" w:sz="0" w:space="0" w:color="auto"/>
                <w:right w:val="none" w:sz="0" w:space="0" w:color="auto"/>
              </w:divBdr>
            </w:div>
            <w:div w:id="1398166501">
              <w:marLeft w:val="0"/>
              <w:marRight w:val="0"/>
              <w:marTop w:val="0"/>
              <w:marBottom w:val="0"/>
              <w:divBdr>
                <w:top w:val="none" w:sz="0" w:space="0" w:color="auto"/>
                <w:left w:val="none" w:sz="0" w:space="0" w:color="auto"/>
                <w:bottom w:val="none" w:sz="0" w:space="0" w:color="auto"/>
                <w:right w:val="none" w:sz="0" w:space="0" w:color="auto"/>
              </w:divBdr>
            </w:div>
            <w:div w:id="1405950275">
              <w:marLeft w:val="0"/>
              <w:marRight w:val="0"/>
              <w:marTop w:val="0"/>
              <w:marBottom w:val="0"/>
              <w:divBdr>
                <w:top w:val="none" w:sz="0" w:space="0" w:color="auto"/>
                <w:left w:val="none" w:sz="0" w:space="0" w:color="auto"/>
                <w:bottom w:val="none" w:sz="0" w:space="0" w:color="auto"/>
                <w:right w:val="none" w:sz="0" w:space="0" w:color="auto"/>
              </w:divBdr>
            </w:div>
            <w:div w:id="1413508028">
              <w:marLeft w:val="0"/>
              <w:marRight w:val="0"/>
              <w:marTop w:val="0"/>
              <w:marBottom w:val="0"/>
              <w:divBdr>
                <w:top w:val="none" w:sz="0" w:space="0" w:color="auto"/>
                <w:left w:val="none" w:sz="0" w:space="0" w:color="auto"/>
                <w:bottom w:val="none" w:sz="0" w:space="0" w:color="auto"/>
                <w:right w:val="none" w:sz="0" w:space="0" w:color="auto"/>
              </w:divBdr>
            </w:div>
            <w:div w:id="1460801485">
              <w:marLeft w:val="0"/>
              <w:marRight w:val="0"/>
              <w:marTop w:val="0"/>
              <w:marBottom w:val="0"/>
              <w:divBdr>
                <w:top w:val="none" w:sz="0" w:space="0" w:color="auto"/>
                <w:left w:val="none" w:sz="0" w:space="0" w:color="auto"/>
                <w:bottom w:val="none" w:sz="0" w:space="0" w:color="auto"/>
                <w:right w:val="none" w:sz="0" w:space="0" w:color="auto"/>
              </w:divBdr>
            </w:div>
            <w:div w:id="1483539603">
              <w:marLeft w:val="0"/>
              <w:marRight w:val="0"/>
              <w:marTop w:val="0"/>
              <w:marBottom w:val="0"/>
              <w:divBdr>
                <w:top w:val="none" w:sz="0" w:space="0" w:color="auto"/>
                <w:left w:val="none" w:sz="0" w:space="0" w:color="auto"/>
                <w:bottom w:val="none" w:sz="0" w:space="0" w:color="auto"/>
                <w:right w:val="none" w:sz="0" w:space="0" w:color="auto"/>
              </w:divBdr>
            </w:div>
            <w:div w:id="1512182202">
              <w:marLeft w:val="0"/>
              <w:marRight w:val="0"/>
              <w:marTop w:val="0"/>
              <w:marBottom w:val="0"/>
              <w:divBdr>
                <w:top w:val="none" w:sz="0" w:space="0" w:color="auto"/>
                <w:left w:val="none" w:sz="0" w:space="0" w:color="auto"/>
                <w:bottom w:val="none" w:sz="0" w:space="0" w:color="auto"/>
                <w:right w:val="none" w:sz="0" w:space="0" w:color="auto"/>
              </w:divBdr>
            </w:div>
            <w:div w:id="1526408936">
              <w:marLeft w:val="0"/>
              <w:marRight w:val="0"/>
              <w:marTop w:val="0"/>
              <w:marBottom w:val="0"/>
              <w:divBdr>
                <w:top w:val="none" w:sz="0" w:space="0" w:color="auto"/>
                <w:left w:val="none" w:sz="0" w:space="0" w:color="auto"/>
                <w:bottom w:val="none" w:sz="0" w:space="0" w:color="auto"/>
                <w:right w:val="none" w:sz="0" w:space="0" w:color="auto"/>
              </w:divBdr>
            </w:div>
            <w:div w:id="1528257038">
              <w:marLeft w:val="0"/>
              <w:marRight w:val="0"/>
              <w:marTop w:val="0"/>
              <w:marBottom w:val="0"/>
              <w:divBdr>
                <w:top w:val="none" w:sz="0" w:space="0" w:color="auto"/>
                <w:left w:val="none" w:sz="0" w:space="0" w:color="auto"/>
                <w:bottom w:val="none" w:sz="0" w:space="0" w:color="auto"/>
                <w:right w:val="none" w:sz="0" w:space="0" w:color="auto"/>
              </w:divBdr>
            </w:div>
            <w:div w:id="1534149143">
              <w:marLeft w:val="0"/>
              <w:marRight w:val="0"/>
              <w:marTop w:val="0"/>
              <w:marBottom w:val="0"/>
              <w:divBdr>
                <w:top w:val="none" w:sz="0" w:space="0" w:color="auto"/>
                <w:left w:val="none" w:sz="0" w:space="0" w:color="auto"/>
                <w:bottom w:val="none" w:sz="0" w:space="0" w:color="auto"/>
                <w:right w:val="none" w:sz="0" w:space="0" w:color="auto"/>
              </w:divBdr>
            </w:div>
            <w:div w:id="1546213819">
              <w:marLeft w:val="0"/>
              <w:marRight w:val="0"/>
              <w:marTop w:val="0"/>
              <w:marBottom w:val="0"/>
              <w:divBdr>
                <w:top w:val="none" w:sz="0" w:space="0" w:color="auto"/>
                <w:left w:val="none" w:sz="0" w:space="0" w:color="auto"/>
                <w:bottom w:val="none" w:sz="0" w:space="0" w:color="auto"/>
                <w:right w:val="none" w:sz="0" w:space="0" w:color="auto"/>
              </w:divBdr>
            </w:div>
            <w:div w:id="1577739179">
              <w:marLeft w:val="0"/>
              <w:marRight w:val="0"/>
              <w:marTop w:val="0"/>
              <w:marBottom w:val="0"/>
              <w:divBdr>
                <w:top w:val="none" w:sz="0" w:space="0" w:color="auto"/>
                <w:left w:val="none" w:sz="0" w:space="0" w:color="auto"/>
                <w:bottom w:val="none" w:sz="0" w:space="0" w:color="auto"/>
                <w:right w:val="none" w:sz="0" w:space="0" w:color="auto"/>
              </w:divBdr>
            </w:div>
            <w:div w:id="1590263221">
              <w:marLeft w:val="0"/>
              <w:marRight w:val="0"/>
              <w:marTop w:val="0"/>
              <w:marBottom w:val="0"/>
              <w:divBdr>
                <w:top w:val="none" w:sz="0" w:space="0" w:color="auto"/>
                <w:left w:val="none" w:sz="0" w:space="0" w:color="auto"/>
                <w:bottom w:val="none" w:sz="0" w:space="0" w:color="auto"/>
                <w:right w:val="none" w:sz="0" w:space="0" w:color="auto"/>
              </w:divBdr>
            </w:div>
            <w:div w:id="1605380919">
              <w:marLeft w:val="0"/>
              <w:marRight w:val="0"/>
              <w:marTop w:val="0"/>
              <w:marBottom w:val="0"/>
              <w:divBdr>
                <w:top w:val="none" w:sz="0" w:space="0" w:color="auto"/>
                <w:left w:val="none" w:sz="0" w:space="0" w:color="auto"/>
                <w:bottom w:val="none" w:sz="0" w:space="0" w:color="auto"/>
                <w:right w:val="none" w:sz="0" w:space="0" w:color="auto"/>
              </w:divBdr>
            </w:div>
            <w:div w:id="1620184298">
              <w:marLeft w:val="0"/>
              <w:marRight w:val="0"/>
              <w:marTop w:val="0"/>
              <w:marBottom w:val="0"/>
              <w:divBdr>
                <w:top w:val="none" w:sz="0" w:space="0" w:color="auto"/>
                <w:left w:val="none" w:sz="0" w:space="0" w:color="auto"/>
                <w:bottom w:val="none" w:sz="0" w:space="0" w:color="auto"/>
                <w:right w:val="none" w:sz="0" w:space="0" w:color="auto"/>
              </w:divBdr>
            </w:div>
            <w:div w:id="1658075131">
              <w:marLeft w:val="0"/>
              <w:marRight w:val="0"/>
              <w:marTop w:val="0"/>
              <w:marBottom w:val="0"/>
              <w:divBdr>
                <w:top w:val="none" w:sz="0" w:space="0" w:color="auto"/>
                <w:left w:val="none" w:sz="0" w:space="0" w:color="auto"/>
                <w:bottom w:val="none" w:sz="0" w:space="0" w:color="auto"/>
                <w:right w:val="none" w:sz="0" w:space="0" w:color="auto"/>
              </w:divBdr>
            </w:div>
            <w:div w:id="1670061778">
              <w:marLeft w:val="0"/>
              <w:marRight w:val="0"/>
              <w:marTop w:val="0"/>
              <w:marBottom w:val="0"/>
              <w:divBdr>
                <w:top w:val="none" w:sz="0" w:space="0" w:color="auto"/>
                <w:left w:val="none" w:sz="0" w:space="0" w:color="auto"/>
                <w:bottom w:val="none" w:sz="0" w:space="0" w:color="auto"/>
                <w:right w:val="none" w:sz="0" w:space="0" w:color="auto"/>
              </w:divBdr>
            </w:div>
            <w:div w:id="1676569267">
              <w:marLeft w:val="0"/>
              <w:marRight w:val="0"/>
              <w:marTop w:val="0"/>
              <w:marBottom w:val="0"/>
              <w:divBdr>
                <w:top w:val="none" w:sz="0" w:space="0" w:color="auto"/>
                <w:left w:val="none" w:sz="0" w:space="0" w:color="auto"/>
                <w:bottom w:val="none" w:sz="0" w:space="0" w:color="auto"/>
                <w:right w:val="none" w:sz="0" w:space="0" w:color="auto"/>
              </w:divBdr>
            </w:div>
            <w:div w:id="1680424943">
              <w:marLeft w:val="0"/>
              <w:marRight w:val="0"/>
              <w:marTop w:val="0"/>
              <w:marBottom w:val="0"/>
              <w:divBdr>
                <w:top w:val="none" w:sz="0" w:space="0" w:color="auto"/>
                <w:left w:val="none" w:sz="0" w:space="0" w:color="auto"/>
                <w:bottom w:val="none" w:sz="0" w:space="0" w:color="auto"/>
                <w:right w:val="none" w:sz="0" w:space="0" w:color="auto"/>
              </w:divBdr>
            </w:div>
            <w:div w:id="1684160441">
              <w:marLeft w:val="0"/>
              <w:marRight w:val="0"/>
              <w:marTop w:val="0"/>
              <w:marBottom w:val="0"/>
              <w:divBdr>
                <w:top w:val="none" w:sz="0" w:space="0" w:color="auto"/>
                <w:left w:val="none" w:sz="0" w:space="0" w:color="auto"/>
                <w:bottom w:val="none" w:sz="0" w:space="0" w:color="auto"/>
                <w:right w:val="none" w:sz="0" w:space="0" w:color="auto"/>
              </w:divBdr>
            </w:div>
            <w:div w:id="1748964433">
              <w:marLeft w:val="0"/>
              <w:marRight w:val="0"/>
              <w:marTop w:val="0"/>
              <w:marBottom w:val="0"/>
              <w:divBdr>
                <w:top w:val="none" w:sz="0" w:space="0" w:color="auto"/>
                <w:left w:val="none" w:sz="0" w:space="0" w:color="auto"/>
                <w:bottom w:val="none" w:sz="0" w:space="0" w:color="auto"/>
                <w:right w:val="none" w:sz="0" w:space="0" w:color="auto"/>
              </w:divBdr>
            </w:div>
            <w:div w:id="1755739591">
              <w:marLeft w:val="0"/>
              <w:marRight w:val="0"/>
              <w:marTop w:val="0"/>
              <w:marBottom w:val="0"/>
              <w:divBdr>
                <w:top w:val="none" w:sz="0" w:space="0" w:color="auto"/>
                <w:left w:val="none" w:sz="0" w:space="0" w:color="auto"/>
                <w:bottom w:val="none" w:sz="0" w:space="0" w:color="auto"/>
                <w:right w:val="none" w:sz="0" w:space="0" w:color="auto"/>
              </w:divBdr>
            </w:div>
            <w:div w:id="1828983678">
              <w:marLeft w:val="0"/>
              <w:marRight w:val="0"/>
              <w:marTop w:val="0"/>
              <w:marBottom w:val="0"/>
              <w:divBdr>
                <w:top w:val="none" w:sz="0" w:space="0" w:color="auto"/>
                <w:left w:val="none" w:sz="0" w:space="0" w:color="auto"/>
                <w:bottom w:val="none" w:sz="0" w:space="0" w:color="auto"/>
                <w:right w:val="none" w:sz="0" w:space="0" w:color="auto"/>
              </w:divBdr>
            </w:div>
            <w:div w:id="1873612679">
              <w:marLeft w:val="0"/>
              <w:marRight w:val="0"/>
              <w:marTop w:val="0"/>
              <w:marBottom w:val="0"/>
              <w:divBdr>
                <w:top w:val="none" w:sz="0" w:space="0" w:color="auto"/>
                <w:left w:val="none" w:sz="0" w:space="0" w:color="auto"/>
                <w:bottom w:val="none" w:sz="0" w:space="0" w:color="auto"/>
                <w:right w:val="none" w:sz="0" w:space="0" w:color="auto"/>
              </w:divBdr>
            </w:div>
            <w:div w:id="1877159699">
              <w:marLeft w:val="0"/>
              <w:marRight w:val="0"/>
              <w:marTop w:val="0"/>
              <w:marBottom w:val="0"/>
              <w:divBdr>
                <w:top w:val="none" w:sz="0" w:space="0" w:color="auto"/>
                <w:left w:val="none" w:sz="0" w:space="0" w:color="auto"/>
                <w:bottom w:val="none" w:sz="0" w:space="0" w:color="auto"/>
                <w:right w:val="none" w:sz="0" w:space="0" w:color="auto"/>
              </w:divBdr>
            </w:div>
            <w:div w:id="1881700189">
              <w:marLeft w:val="0"/>
              <w:marRight w:val="0"/>
              <w:marTop w:val="0"/>
              <w:marBottom w:val="0"/>
              <w:divBdr>
                <w:top w:val="none" w:sz="0" w:space="0" w:color="auto"/>
                <w:left w:val="none" w:sz="0" w:space="0" w:color="auto"/>
                <w:bottom w:val="none" w:sz="0" w:space="0" w:color="auto"/>
                <w:right w:val="none" w:sz="0" w:space="0" w:color="auto"/>
              </w:divBdr>
            </w:div>
            <w:div w:id="1908416449">
              <w:marLeft w:val="0"/>
              <w:marRight w:val="0"/>
              <w:marTop w:val="0"/>
              <w:marBottom w:val="0"/>
              <w:divBdr>
                <w:top w:val="none" w:sz="0" w:space="0" w:color="auto"/>
                <w:left w:val="none" w:sz="0" w:space="0" w:color="auto"/>
                <w:bottom w:val="none" w:sz="0" w:space="0" w:color="auto"/>
                <w:right w:val="none" w:sz="0" w:space="0" w:color="auto"/>
              </w:divBdr>
            </w:div>
            <w:div w:id="1927034669">
              <w:marLeft w:val="0"/>
              <w:marRight w:val="0"/>
              <w:marTop w:val="0"/>
              <w:marBottom w:val="0"/>
              <w:divBdr>
                <w:top w:val="none" w:sz="0" w:space="0" w:color="auto"/>
                <w:left w:val="none" w:sz="0" w:space="0" w:color="auto"/>
                <w:bottom w:val="none" w:sz="0" w:space="0" w:color="auto"/>
                <w:right w:val="none" w:sz="0" w:space="0" w:color="auto"/>
              </w:divBdr>
            </w:div>
            <w:div w:id="1950619995">
              <w:marLeft w:val="0"/>
              <w:marRight w:val="0"/>
              <w:marTop w:val="0"/>
              <w:marBottom w:val="0"/>
              <w:divBdr>
                <w:top w:val="none" w:sz="0" w:space="0" w:color="auto"/>
                <w:left w:val="none" w:sz="0" w:space="0" w:color="auto"/>
                <w:bottom w:val="none" w:sz="0" w:space="0" w:color="auto"/>
                <w:right w:val="none" w:sz="0" w:space="0" w:color="auto"/>
              </w:divBdr>
            </w:div>
            <w:div w:id="1961379534">
              <w:marLeft w:val="0"/>
              <w:marRight w:val="0"/>
              <w:marTop w:val="0"/>
              <w:marBottom w:val="0"/>
              <w:divBdr>
                <w:top w:val="none" w:sz="0" w:space="0" w:color="auto"/>
                <w:left w:val="none" w:sz="0" w:space="0" w:color="auto"/>
                <w:bottom w:val="none" w:sz="0" w:space="0" w:color="auto"/>
                <w:right w:val="none" w:sz="0" w:space="0" w:color="auto"/>
              </w:divBdr>
            </w:div>
            <w:div w:id="1963612067">
              <w:marLeft w:val="0"/>
              <w:marRight w:val="0"/>
              <w:marTop w:val="0"/>
              <w:marBottom w:val="0"/>
              <w:divBdr>
                <w:top w:val="none" w:sz="0" w:space="0" w:color="auto"/>
                <w:left w:val="none" w:sz="0" w:space="0" w:color="auto"/>
                <w:bottom w:val="none" w:sz="0" w:space="0" w:color="auto"/>
                <w:right w:val="none" w:sz="0" w:space="0" w:color="auto"/>
              </w:divBdr>
            </w:div>
            <w:div w:id="1963805529">
              <w:marLeft w:val="0"/>
              <w:marRight w:val="0"/>
              <w:marTop w:val="0"/>
              <w:marBottom w:val="0"/>
              <w:divBdr>
                <w:top w:val="none" w:sz="0" w:space="0" w:color="auto"/>
                <w:left w:val="none" w:sz="0" w:space="0" w:color="auto"/>
                <w:bottom w:val="none" w:sz="0" w:space="0" w:color="auto"/>
                <w:right w:val="none" w:sz="0" w:space="0" w:color="auto"/>
              </w:divBdr>
            </w:div>
            <w:div w:id="2010057911">
              <w:marLeft w:val="0"/>
              <w:marRight w:val="0"/>
              <w:marTop w:val="0"/>
              <w:marBottom w:val="0"/>
              <w:divBdr>
                <w:top w:val="none" w:sz="0" w:space="0" w:color="auto"/>
                <w:left w:val="none" w:sz="0" w:space="0" w:color="auto"/>
                <w:bottom w:val="none" w:sz="0" w:space="0" w:color="auto"/>
                <w:right w:val="none" w:sz="0" w:space="0" w:color="auto"/>
              </w:divBdr>
            </w:div>
            <w:div w:id="2024892847">
              <w:marLeft w:val="0"/>
              <w:marRight w:val="0"/>
              <w:marTop w:val="0"/>
              <w:marBottom w:val="0"/>
              <w:divBdr>
                <w:top w:val="none" w:sz="0" w:space="0" w:color="auto"/>
                <w:left w:val="none" w:sz="0" w:space="0" w:color="auto"/>
                <w:bottom w:val="none" w:sz="0" w:space="0" w:color="auto"/>
                <w:right w:val="none" w:sz="0" w:space="0" w:color="auto"/>
              </w:divBdr>
            </w:div>
            <w:div w:id="2028674414">
              <w:marLeft w:val="0"/>
              <w:marRight w:val="0"/>
              <w:marTop w:val="0"/>
              <w:marBottom w:val="0"/>
              <w:divBdr>
                <w:top w:val="none" w:sz="0" w:space="0" w:color="auto"/>
                <w:left w:val="none" w:sz="0" w:space="0" w:color="auto"/>
                <w:bottom w:val="none" w:sz="0" w:space="0" w:color="auto"/>
                <w:right w:val="none" w:sz="0" w:space="0" w:color="auto"/>
              </w:divBdr>
            </w:div>
            <w:div w:id="2041588642">
              <w:marLeft w:val="0"/>
              <w:marRight w:val="0"/>
              <w:marTop w:val="0"/>
              <w:marBottom w:val="0"/>
              <w:divBdr>
                <w:top w:val="none" w:sz="0" w:space="0" w:color="auto"/>
                <w:left w:val="none" w:sz="0" w:space="0" w:color="auto"/>
                <w:bottom w:val="none" w:sz="0" w:space="0" w:color="auto"/>
                <w:right w:val="none" w:sz="0" w:space="0" w:color="auto"/>
              </w:divBdr>
            </w:div>
            <w:div w:id="2047366502">
              <w:marLeft w:val="0"/>
              <w:marRight w:val="0"/>
              <w:marTop w:val="0"/>
              <w:marBottom w:val="0"/>
              <w:divBdr>
                <w:top w:val="none" w:sz="0" w:space="0" w:color="auto"/>
                <w:left w:val="none" w:sz="0" w:space="0" w:color="auto"/>
                <w:bottom w:val="none" w:sz="0" w:space="0" w:color="auto"/>
                <w:right w:val="none" w:sz="0" w:space="0" w:color="auto"/>
              </w:divBdr>
            </w:div>
            <w:div w:id="2063821169">
              <w:marLeft w:val="0"/>
              <w:marRight w:val="0"/>
              <w:marTop w:val="0"/>
              <w:marBottom w:val="0"/>
              <w:divBdr>
                <w:top w:val="none" w:sz="0" w:space="0" w:color="auto"/>
                <w:left w:val="none" w:sz="0" w:space="0" w:color="auto"/>
                <w:bottom w:val="none" w:sz="0" w:space="0" w:color="auto"/>
                <w:right w:val="none" w:sz="0" w:space="0" w:color="auto"/>
              </w:divBdr>
            </w:div>
            <w:div w:id="2065247956">
              <w:marLeft w:val="0"/>
              <w:marRight w:val="0"/>
              <w:marTop w:val="0"/>
              <w:marBottom w:val="0"/>
              <w:divBdr>
                <w:top w:val="none" w:sz="0" w:space="0" w:color="auto"/>
                <w:left w:val="none" w:sz="0" w:space="0" w:color="auto"/>
                <w:bottom w:val="none" w:sz="0" w:space="0" w:color="auto"/>
                <w:right w:val="none" w:sz="0" w:space="0" w:color="auto"/>
              </w:divBdr>
            </w:div>
            <w:div w:id="2071419460">
              <w:marLeft w:val="0"/>
              <w:marRight w:val="0"/>
              <w:marTop w:val="0"/>
              <w:marBottom w:val="0"/>
              <w:divBdr>
                <w:top w:val="none" w:sz="0" w:space="0" w:color="auto"/>
                <w:left w:val="none" w:sz="0" w:space="0" w:color="auto"/>
                <w:bottom w:val="none" w:sz="0" w:space="0" w:color="auto"/>
                <w:right w:val="none" w:sz="0" w:space="0" w:color="auto"/>
              </w:divBdr>
            </w:div>
            <w:div w:id="2089886759">
              <w:marLeft w:val="0"/>
              <w:marRight w:val="0"/>
              <w:marTop w:val="0"/>
              <w:marBottom w:val="0"/>
              <w:divBdr>
                <w:top w:val="none" w:sz="0" w:space="0" w:color="auto"/>
                <w:left w:val="none" w:sz="0" w:space="0" w:color="auto"/>
                <w:bottom w:val="none" w:sz="0" w:space="0" w:color="auto"/>
                <w:right w:val="none" w:sz="0" w:space="0" w:color="auto"/>
              </w:divBdr>
            </w:div>
            <w:div w:id="2093163964">
              <w:marLeft w:val="0"/>
              <w:marRight w:val="0"/>
              <w:marTop w:val="0"/>
              <w:marBottom w:val="0"/>
              <w:divBdr>
                <w:top w:val="none" w:sz="0" w:space="0" w:color="auto"/>
                <w:left w:val="none" w:sz="0" w:space="0" w:color="auto"/>
                <w:bottom w:val="none" w:sz="0" w:space="0" w:color="auto"/>
                <w:right w:val="none" w:sz="0" w:space="0" w:color="auto"/>
              </w:divBdr>
            </w:div>
            <w:div w:id="2095279338">
              <w:marLeft w:val="0"/>
              <w:marRight w:val="0"/>
              <w:marTop w:val="0"/>
              <w:marBottom w:val="0"/>
              <w:divBdr>
                <w:top w:val="none" w:sz="0" w:space="0" w:color="auto"/>
                <w:left w:val="none" w:sz="0" w:space="0" w:color="auto"/>
                <w:bottom w:val="none" w:sz="0" w:space="0" w:color="auto"/>
                <w:right w:val="none" w:sz="0" w:space="0" w:color="auto"/>
              </w:divBdr>
            </w:div>
            <w:div w:id="2133858320">
              <w:marLeft w:val="0"/>
              <w:marRight w:val="0"/>
              <w:marTop w:val="0"/>
              <w:marBottom w:val="0"/>
              <w:divBdr>
                <w:top w:val="none" w:sz="0" w:space="0" w:color="auto"/>
                <w:left w:val="none" w:sz="0" w:space="0" w:color="auto"/>
                <w:bottom w:val="none" w:sz="0" w:space="0" w:color="auto"/>
                <w:right w:val="none" w:sz="0" w:space="0" w:color="auto"/>
              </w:divBdr>
            </w:div>
          </w:divsChild>
        </w:div>
        <w:div w:id="1343701196">
          <w:marLeft w:val="0"/>
          <w:marRight w:val="0"/>
          <w:marTop w:val="0"/>
          <w:marBottom w:val="0"/>
          <w:divBdr>
            <w:top w:val="none" w:sz="0" w:space="0" w:color="auto"/>
            <w:left w:val="none" w:sz="0" w:space="0" w:color="auto"/>
            <w:bottom w:val="none" w:sz="0" w:space="0" w:color="auto"/>
            <w:right w:val="none" w:sz="0" w:space="0" w:color="auto"/>
          </w:divBdr>
          <w:divsChild>
            <w:div w:id="3015429">
              <w:marLeft w:val="0"/>
              <w:marRight w:val="0"/>
              <w:marTop w:val="0"/>
              <w:marBottom w:val="0"/>
              <w:divBdr>
                <w:top w:val="none" w:sz="0" w:space="0" w:color="auto"/>
                <w:left w:val="none" w:sz="0" w:space="0" w:color="auto"/>
                <w:bottom w:val="none" w:sz="0" w:space="0" w:color="auto"/>
                <w:right w:val="none" w:sz="0" w:space="0" w:color="auto"/>
              </w:divBdr>
            </w:div>
            <w:div w:id="15888889">
              <w:marLeft w:val="0"/>
              <w:marRight w:val="0"/>
              <w:marTop w:val="0"/>
              <w:marBottom w:val="0"/>
              <w:divBdr>
                <w:top w:val="none" w:sz="0" w:space="0" w:color="auto"/>
                <w:left w:val="none" w:sz="0" w:space="0" w:color="auto"/>
                <w:bottom w:val="none" w:sz="0" w:space="0" w:color="auto"/>
                <w:right w:val="none" w:sz="0" w:space="0" w:color="auto"/>
              </w:divBdr>
            </w:div>
            <w:div w:id="34812586">
              <w:marLeft w:val="0"/>
              <w:marRight w:val="0"/>
              <w:marTop w:val="0"/>
              <w:marBottom w:val="0"/>
              <w:divBdr>
                <w:top w:val="none" w:sz="0" w:space="0" w:color="auto"/>
                <w:left w:val="none" w:sz="0" w:space="0" w:color="auto"/>
                <w:bottom w:val="none" w:sz="0" w:space="0" w:color="auto"/>
                <w:right w:val="none" w:sz="0" w:space="0" w:color="auto"/>
              </w:divBdr>
            </w:div>
            <w:div w:id="40981388">
              <w:marLeft w:val="0"/>
              <w:marRight w:val="0"/>
              <w:marTop w:val="0"/>
              <w:marBottom w:val="0"/>
              <w:divBdr>
                <w:top w:val="none" w:sz="0" w:space="0" w:color="auto"/>
                <w:left w:val="none" w:sz="0" w:space="0" w:color="auto"/>
                <w:bottom w:val="none" w:sz="0" w:space="0" w:color="auto"/>
                <w:right w:val="none" w:sz="0" w:space="0" w:color="auto"/>
              </w:divBdr>
            </w:div>
            <w:div w:id="41448403">
              <w:marLeft w:val="0"/>
              <w:marRight w:val="0"/>
              <w:marTop w:val="0"/>
              <w:marBottom w:val="0"/>
              <w:divBdr>
                <w:top w:val="none" w:sz="0" w:space="0" w:color="auto"/>
                <w:left w:val="none" w:sz="0" w:space="0" w:color="auto"/>
                <w:bottom w:val="none" w:sz="0" w:space="0" w:color="auto"/>
                <w:right w:val="none" w:sz="0" w:space="0" w:color="auto"/>
              </w:divBdr>
            </w:div>
            <w:div w:id="45615661">
              <w:marLeft w:val="0"/>
              <w:marRight w:val="0"/>
              <w:marTop w:val="0"/>
              <w:marBottom w:val="0"/>
              <w:divBdr>
                <w:top w:val="none" w:sz="0" w:space="0" w:color="auto"/>
                <w:left w:val="none" w:sz="0" w:space="0" w:color="auto"/>
                <w:bottom w:val="none" w:sz="0" w:space="0" w:color="auto"/>
                <w:right w:val="none" w:sz="0" w:space="0" w:color="auto"/>
              </w:divBdr>
            </w:div>
            <w:div w:id="47266340">
              <w:marLeft w:val="0"/>
              <w:marRight w:val="0"/>
              <w:marTop w:val="0"/>
              <w:marBottom w:val="0"/>
              <w:divBdr>
                <w:top w:val="none" w:sz="0" w:space="0" w:color="auto"/>
                <w:left w:val="none" w:sz="0" w:space="0" w:color="auto"/>
                <w:bottom w:val="none" w:sz="0" w:space="0" w:color="auto"/>
                <w:right w:val="none" w:sz="0" w:space="0" w:color="auto"/>
              </w:divBdr>
            </w:div>
            <w:div w:id="54134959">
              <w:marLeft w:val="0"/>
              <w:marRight w:val="0"/>
              <w:marTop w:val="0"/>
              <w:marBottom w:val="0"/>
              <w:divBdr>
                <w:top w:val="none" w:sz="0" w:space="0" w:color="auto"/>
                <w:left w:val="none" w:sz="0" w:space="0" w:color="auto"/>
                <w:bottom w:val="none" w:sz="0" w:space="0" w:color="auto"/>
                <w:right w:val="none" w:sz="0" w:space="0" w:color="auto"/>
              </w:divBdr>
            </w:div>
            <w:div w:id="54547210">
              <w:marLeft w:val="0"/>
              <w:marRight w:val="0"/>
              <w:marTop w:val="0"/>
              <w:marBottom w:val="0"/>
              <w:divBdr>
                <w:top w:val="none" w:sz="0" w:space="0" w:color="auto"/>
                <w:left w:val="none" w:sz="0" w:space="0" w:color="auto"/>
                <w:bottom w:val="none" w:sz="0" w:space="0" w:color="auto"/>
                <w:right w:val="none" w:sz="0" w:space="0" w:color="auto"/>
              </w:divBdr>
            </w:div>
            <w:div w:id="58595327">
              <w:marLeft w:val="0"/>
              <w:marRight w:val="0"/>
              <w:marTop w:val="0"/>
              <w:marBottom w:val="0"/>
              <w:divBdr>
                <w:top w:val="none" w:sz="0" w:space="0" w:color="auto"/>
                <w:left w:val="none" w:sz="0" w:space="0" w:color="auto"/>
                <w:bottom w:val="none" w:sz="0" w:space="0" w:color="auto"/>
                <w:right w:val="none" w:sz="0" w:space="0" w:color="auto"/>
              </w:divBdr>
            </w:div>
            <w:div w:id="64107573">
              <w:marLeft w:val="0"/>
              <w:marRight w:val="0"/>
              <w:marTop w:val="0"/>
              <w:marBottom w:val="0"/>
              <w:divBdr>
                <w:top w:val="none" w:sz="0" w:space="0" w:color="auto"/>
                <w:left w:val="none" w:sz="0" w:space="0" w:color="auto"/>
                <w:bottom w:val="none" w:sz="0" w:space="0" w:color="auto"/>
                <w:right w:val="none" w:sz="0" w:space="0" w:color="auto"/>
              </w:divBdr>
            </w:div>
            <w:div w:id="72360522">
              <w:marLeft w:val="0"/>
              <w:marRight w:val="0"/>
              <w:marTop w:val="0"/>
              <w:marBottom w:val="0"/>
              <w:divBdr>
                <w:top w:val="none" w:sz="0" w:space="0" w:color="auto"/>
                <w:left w:val="none" w:sz="0" w:space="0" w:color="auto"/>
                <w:bottom w:val="none" w:sz="0" w:space="0" w:color="auto"/>
                <w:right w:val="none" w:sz="0" w:space="0" w:color="auto"/>
              </w:divBdr>
            </w:div>
            <w:div w:id="72745558">
              <w:marLeft w:val="0"/>
              <w:marRight w:val="0"/>
              <w:marTop w:val="0"/>
              <w:marBottom w:val="0"/>
              <w:divBdr>
                <w:top w:val="none" w:sz="0" w:space="0" w:color="auto"/>
                <w:left w:val="none" w:sz="0" w:space="0" w:color="auto"/>
                <w:bottom w:val="none" w:sz="0" w:space="0" w:color="auto"/>
                <w:right w:val="none" w:sz="0" w:space="0" w:color="auto"/>
              </w:divBdr>
            </w:div>
            <w:div w:id="74324790">
              <w:marLeft w:val="0"/>
              <w:marRight w:val="0"/>
              <w:marTop w:val="0"/>
              <w:marBottom w:val="0"/>
              <w:divBdr>
                <w:top w:val="none" w:sz="0" w:space="0" w:color="auto"/>
                <w:left w:val="none" w:sz="0" w:space="0" w:color="auto"/>
                <w:bottom w:val="none" w:sz="0" w:space="0" w:color="auto"/>
                <w:right w:val="none" w:sz="0" w:space="0" w:color="auto"/>
              </w:divBdr>
            </w:div>
            <w:div w:id="85468956">
              <w:marLeft w:val="0"/>
              <w:marRight w:val="0"/>
              <w:marTop w:val="0"/>
              <w:marBottom w:val="0"/>
              <w:divBdr>
                <w:top w:val="none" w:sz="0" w:space="0" w:color="auto"/>
                <w:left w:val="none" w:sz="0" w:space="0" w:color="auto"/>
                <w:bottom w:val="none" w:sz="0" w:space="0" w:color="auto"/>
                <w:right w:val="none" w:sz="0" w:space="0" w:color="auto"/>
              </w:divBdr>
            </w:div>
            <w:div w:id="91053121">
              <w:marLeft w:val="0"/>
              <w:marRight w:val="0"/>
              <w:marTop w:val="0"/>
              <w:marBottom w:val="0"/>
              <w:divBdr>
                <w:top w:val="none" w:sz="0" w:space="0" w:color="auto"/>
                <w:left w:val="none" w:sz="0" w:space="0" w:color="auto"/>
                <w:bottom w:val="none" w:sz="0" w:space="0" w:color="auto"/>
                <w:right w:val="none" w:sz="0" w:space="0" w:color="auto"/>
              </w:divBdr>
            </w:div>
            <w:div w:id="96752329">
              <w:marLeft w:val="0"/>
              <w:marRight w:val="0"/>
              <w:marTop w:val="0"/>
              <w:marBottom w:val="0"/>
              <w:divBdr>
                <w:top w:val="none" w:sz="0" w:space="0" w:color="auto"/>
                <w:left w:val="none" w:sz="0" w:space="0" w:color="auto"/>
                <w:bottom w:val="none" w:sz="0" w:space="0" w:color="auto"/>
                <w:right w:val="none" w:sz="0" w:space="0" w:color="auto"/>
              </w:divBdr>
            </w:div>
            <w:div w:id="101993263">
              <w:marLeft w:val="0"/>
              <w:marRight w:val="0"/>
              <w:marTop w:val="0"/>
              <w:marBottom w:val="0"/>
              <w:divBdr>
                <w:top w:val="none" w:sz="0" w:space="0" w:color="auto"/>
                <w:left w:val="none" w:sz="0" w:space="0" w:color="auto"/>
                <w:bottom w:val="none" w:sz="0" w:space="0" w:color="auto"/>
                <w:right w:val="none" w:sz="0" w:space="0" w:color="auto"/>
              </w:divBdr>
            </w:div>
            <w:div w:id="102459764">
              <w:marLeft w:val="0"/>
              <w:marRight w:val="0"/>
              <w:marTop w:val="0"/>
              <w:marBottom w:val="0"/>
              <w:divBdr>
                <w:top w:val="none" w:sz="0" w:space="0" w:color="auto"/>
                <w:left w:val="none" w:sz="0" w:space="0" w:color="auto"/>
                <w:bottom w:val="none" w:sz="0" w:space="0" w:color="auto"/>
                <w:right w:val="none" w:sz="0" w:space="0" w:color="auto"/>
              </w:divBdr>
            </w:div>
            <w:div w:id="108820491">
              <w:marLeft w:val="0"/>
              <w:marRight w:val="0"/>
              <w:marTop w:val="0"/>
              <w:marBottom w:val="0"/>
              <w:divBdr>
                <w:top w:val="none" w:sz="0" w:space="0" w:color="auto"/>
                <w:left w:val="none" w:sz="0" w:space="0" w:color="auto"/>
                <w:bottom w:val="none" w:sz="0" w:space="0" w:color="auto"/>
                <w:right w:val="none" w:sz="0" w:space="0" w:color="auto"/>
              </w:divBdr>
            </w:div>
            <w:div w:id="112796356">
              <w:marLeft w:val="0"/>
              <w:marRight w:val="0"/>
              <w:marTop w:val="0"/>
              <w:marBottom w:val="0"/>
              <w:divBdr>
                <w:top w:val="none" w:sz="0" w:space="0" w:color="auto"/>
                <w:left w:val="none" w:sz="0" w:space="0" w:color="auto"/>
                <w:bottom w:val="none" w:sz="0" w:space="0" w:color="auto"/>
                <w:right w:val="none" w:sz="0" w:space="0" w:color="auto"/>
              </w:divBdr>
            </w:div>
            <w:div w:id="118033856">
              <w:marLeft w:val="0"/>
              <w:marRight w:val="0"/>
              <w:marTop w:val="0"/>
              <w:marBottom w:val="0"/>
              <w:divBdr>
                <w:top w:val="none" w:sz="0" w:space="0" w:color="auto"/>
                <w:left w:val="none" w:sz="0" w:space="0" w:color="auto"/>
                <w:bottom w:val="none" w:sz="0" w:space="0" w:color="auto"/>
                <w:right w:val="none" w:sz="0" w:space="0" w:color="auto"/>
              </w:divBdr>
            </w:div>
            <w:div w:id="125589797">
              <w:marLeft w:val="0"/>
              <w:marRight w:val="0"/>
              <w:marTop w:val="0"/>
              <w:marBottom w:val="0"/>
              <w:divBdr>
                <w:top w:val="none" w:sz="0" w:space="0" w:color="auto"/>
                <w:left w:val="none" w:sz="0" w:space="0" w:color="auto"/>
                <w:bottom w:val="none" w:sz="0" w:space="0" w:color="auto"/>
                <w:right w:val="none" w:sz="0" w:space="0" w:color="auto"/>
              </w:divBdr>
            </w:div>
            <w:div w:id="149755252">
              <w:marLeft w:val="0"/>
              <w:marRight w:val="0"/>
              <w:marTop w:val="0"/>
              <w:marBottom w:val="0"/>
              <w:divBdr>
                <w:top w:val="none" w:sz="0" w:space="0" w:color="auto"/>
                <w:left w:val="none" w:sz="0" w:space="0" w:color="auto"/>
                <w:bottom w:val="none" w:sz="0" w:space="0" w:color="auto"/>
                <w:right w:val="none" w:sz="0" w:space="0" w:color="auto"/>
              </w:divBdr>
            </w:div>
            <w:div w:id="151995098">
              <w:marLeft w:val="0"/>
              <w:marRight w:val="0"/>
              <w:marTop w:val="0"/>
              <w:marBottom w:val="0"/>
              <w:divBdr>
                <w:top w:val="none" w:sz="0" w:space="0" w:color="auto"/>
                <w:left w:val="none" w:sz="0" w:space="0" w:color="auto"/>
                <w:bottom w:val="none" w:sz="0" w:space="0" w:color="auto"/>
                <w:right w:val="none" w:sz="0" w:space="0" w:color="auto"/>
              </w:divBdr>
            </w:div>
            <w:div w:id="158155529">
              <w:marLeft w:val="0"/>
              <w:marRight w:val="0"/>
              <w:marTop w:val="0"/>
              <w:marBottom w:val="0"/>
              <w:divBdr>
                <w:top w:val="none" w:sz="0" w:space="0" w:color="auto"/>
                <w:left w:val="none" w:sz="0" w:space="0" w:color="auto"/>
                <w:bottom w:val="none" w:sz="0" w:space="0" w:color="auto"/>
                <w:right w:val="none" w:sz="0" w:space="0" w:color="auto"/>
              </w:divBdr>
            </w:div>
            <w:div w:id="164244258">
              <w:marLeft w:val="0"/>
              <w:marRight w:val="0"/>
              <w:marTop w:val="0"/>
              <w:marBottom w:val="0"/>
              <w:divBdr>
                <w:top w:val="none" w:sz="0" w:space="0" w:color="auto"/>
                <w:left w:val="none" w:sz="0" w:space="0" w:color="auto"/>
                <w:bottom w:val="none" w:sz="0" w:space="0" w:color="auto"/>
                <w:right w:val="none" w:sz="0" w:space="0" w:color="auto"/>
              </w:divBdr>
            </w:div>
            <w:div w:id="190067872">
              <w:marLeft w:val="0"/>
              <w:marRight w:val="0"/>
              <w:marTop w:val="0"/>
              <w:marBottom w:val="0"/>
              <w:divBdr>
                <w:top w:val="none" w:sz="0" w:space="0" w:color="auto"/>
                <w:left w:val="none" w:sz="0" w:space="0" w:color="auto"/>
                <w:bottom w:val="none" w:sz="0" w:space="0" w:color="auto"/>
                <w:right w:val="none" w:sz="0" w:space="0" w:color="auto"/>
              </w:divBdr>
            </w:div>
            <w:div w:id="191068213">
              <w:marLeft w:val="0"/>
              <w:marRight w:val="0"/>
              <w:marTop w:val="0"/>
              <w:marBottom w:val="0"/>
              <w:divBdr>
                <w:top w:val="none" w:sz="0" w:space="0" w:color="auto"/>
                <w:left w:val="none" w:sz="0" w:space="0" w:color="auto"/>
                <w:bottom w:val="none" w:sz="0" w:space="0" w:color="auto"/>
                <w:right w:val="none" w:sz="0" w:space="0" w:color="auto"/>
              </w:divBdr>
            </w:div>
            <w:div w:id="192501313">
              <w:marLeft w:val="0"/>
              <w:marRight w:val="0"/>
              <w:marTop w:val="0"/>
              <w:marBottom w:val="0"/>
              <w:divBdr>
                <w:top w:val="none" w:sz="0" w:space="0" w:color="auto"/>
                <w:left w:val="none" w:sz="0" w:space="0" w:color="auto"/>
                <w:bottom w:val="none" w:sz="0" w:space="0" w:color="auto"/>
                <w:right w:val="none" w:sz="0" w:space="0" w:color="auto"/>
              </w:divBdr>
            </w:div>
            <w:div w:id="193270678">
              <w:marLeft w:val="0"/>
              <w:marRight w:val="0"/>
              <w:marTop w:val="0"/>
              <w:marBottom w:val="0"/>
              <w:divBdr>
                <w:top w:val="none" w:sz="0" w:space="0" w:color="auto"/>
                <w:left w:val="none" w:sz="0" w:space="0" w:color="auto"/>
                <w:bottom w:val="none" w:sz="0" w:space="0" w:color="auto"/>
                <w:right w:val="none" w:sz="0" w:space="0" w:color="auto"/>
              </w:divBdr>
            </w:div>
            <w:div w:id="193928712">
              <w:marLeft w:val="0"/>
              <w:marRight w:val="0"/>
              <w:marTop w:val="0"/>
              <w:marBottom w:val="0"/>
              <w:divBdr>
                <w:top w:val="none" w:sz="0" w:space="0" w:color="auto"/>
                <w:left w:val="none" w:sz="0" w:space="0" w:color="auto"/>
                <w:bottom w:val="none" w:sz="0" w:space="0" w:color="auto"/>
                <w:right w:val="none" w:sz="0" w:space="0" w:color="auto"/>
              </w:divBdr>
            </w:div>
            <w:div w:id="212430727">
              <w:marLeft w:val="0"/>
              <w:marRight w:val="0"/>
              <w:marTop w:val="0"/>
              <w:marBottom w:val="0"/>
              <w:divBdr>
                <w:top w:val="none" w:sz="0" w:space="0" w:color="auto"/>
                <w:left w:val="none" w:sz="0" w:space="0" w:color="auto"/>
                <w:bottom w:val="none" w:sz="0" w:space="0" w:color="auto"/>
                <w:right w:val="none" w:sz="0" w:space="0" w:color="auto"/>
              </w:divBdr>
            </w:div>
            <w:div w:id="216936929">
              <w:marLeft w:val="0"/>
              <w:marRight w:val="0"/>
              <w:marTop w:val="0"/>
              <w:marBottom w:val="0"/>
              <w:divBdr>
                <w:top w:val="none" w:sz="0" w:space="0" w:color="auto"/>
                <w:left w:val="none" w:sz="0" w:space="0" w:color="auto"/>
                <w:bottom w:val="none" w:sz="0" w:space="0" w:color="auto"/>
                <w:right w:val="none" w:sz="0" w:space="0" w:color="auto"/>
              </w:divBdr>
            </w:div>
            <w:div w:id="217130685">
              <w:marLeft w:val="0"/>
              <w:marRight w:val="0"/>
              <w:marTop w:val="0"/>
              <w:marBottom w:val="0"/>
              <w:divBdr>
                <w:top w:val="none" w:sz="0" w:space="0" w:color="auto"/>
                <w:left w:val="none" w:sz="0" w:space="0" w:color="auto"/>
                <w:bottom w:val="none" w:sz="0" w:space="0" w:color="auto"/>
                <w:right w:val="none" w:sz="0" w:space="0" w:color="auto"/>
              </w:divBdr>
            </w:div>
            <w:div w:id="226496126">
              <w:marLeft w:val="0"/>
              <w:marRight w:val="0"/>
              <w:marTop w:val="0"/>
              <w:marBottom w:val="0"/>
              <w:divBdr>
                <w:top w:val="none" w:sz="0" w:space="0" w:color="auto"/>
                <w:left w:val="none" w:sz="0" w:space="0" w:color="auto"/>
                <w:bottom w:val="none" w:sz="0" w:space="0" w:color="auto"/>
                <w:right w:val="none" w:sz="0" w:space="0" w:color="auto"/>
              </w:divBdr>
            </w:div>
            <w:div w:id="229774820">
              <w:marLeft w:val="0"/>
              <w:marRight w:val="0"/>
              <w:marTop w:val="0"/>
              <w:marBottom w:val="0"/>
              <w:divBdr>
                <w:top w:val="none" w:sz="0" w:space="0" w:color="auto"/>
                <w:left w:val="none" w:sz="0" w:space="0" w:color="auto"/>
                <w:bottom w:val="none" w:sz="0" w:space="0" w:color="auto"/>
                <w:right w:val="none" w:sz="0" w:space="0" w:color="auto"/>
              </w:divBdr>
            </w:div>
            <w:div w:id="236476480">
              <w:marLeft w:val="0"/>
              <w:marRight w:val="0"/>
              <w:marTop w:val="0"/>
              <w:marBottom w:val="0"/>
              <w:divBdr>
                <w:top w:val="none" w:sz="0" w:space="0" w:color="auto"/>
                <w:left w:val="none" w:sz="0" w:space="0" w:color="auto"/>
                <w:bottom w:val="none" w:sz="0" w:space="0" w:color="auto"/>
                <w:right w:val="none" w:sz="0" w:space="0" w:color="auto"/>
              </w:divBdr>
            </w:div>
            <w:div w:id="245312251">
              <w:marLeft w:val="0"/>
              <w:marRight w:val="0"/>
              <w:marTop w:val="0"/>
              <w:marBottom w:val="0"/>
              <w:divBdr>
                <w:top w:val="none" w:sz="0" w:space="0" w:color="auto"/>
                <w:left w:val="none" w:sz="0" w:space="0" w:color="auto"/>
                <w:bottom w:val="none" w:sz="0" w:space="0" w:color="auto"/>
                <w:right w:val="none" w:sz="0" w:space="0" w:color="auto"/>
              </w:divBdr>
            </w:div>
            <w:div w:id="245498396">
              <w:marLeft w:val="0"/>
              <w:marRight w:val="0"/>
              <w:marTop w:val="0"/>
              <w:marBottom w:val="0"/>
              <w:divBdr>
                <w:top w:val="none" w:sz="0" w:space="0" w:color="auto"/>
                <w:left w:val="none" w:sz="0" w:space="0" w:color="auto"/>
                <w:bottom w:val="none" w:sz="0" w:space="0" w:color="auto"/>
                <w:right w:val="none" w:sz="0" w:space="0" w:color="auto"/>
              </w:divBdr>
            </w:div>
            <w:div w:id="250820585">
              <w:marLeft w:val="0"/>
              <w:marRight w:val="0"/>
              <w:marTop w:val="0"/>
              <w:marBottom w:val="0"/>
              <w:divBdr>
                <w:top w:val="none" w:sz="0" w:space="0" w:color="auto"/>
                <w:left w:val="none" w:sz="0" w:space="0" w:color="auto"/>
                <w:bottom w:val="none" w:sz="0" w:space="0" w:color="auto"/>
                <w:right w:val="none" w:sz="0" w:space="0" w:color="auto"/>
              </w:divBdr>
            </w:div>
            <w:div w:id="283922151">
              <w:marLeft w:val="0"/>
              <w:marRight w:val="0"/>
              <w:marTop w:val="0"/>
              <w:marBottom w:val="0"/>
              <w:divBdr>
                <w:top w:val="none" w:sz="0" w:space="0" w:color="auto"/>
                <w:left w:val="none" w:sz="0" w:space="0" w:color="auto"/>
                <w:bottom w:val="none" w:sz="0" w:space="0" w:color="auto"/>
                <w:right w:val="none" w:sz="0" w:space="0" w:color="auto"/>
              </w:divBdr>
            </w:div>
            <w:div w:id="288319924">
              <w:marLeft w:val="0"/>
              <w:marRight w:val="0"/>
              <w:marTop w:val="0"/>
              <w:marBottom w:val="0"/>
              <w:divBdr>
                <w:top w:val="none" w:sz="0" w:space="0" w:color="auto"/>
                <w:left w:val="none" w:sz="0" w:space="0" w:color="auto"/>
                <w:bottom w:val="none" w:sz="0" w:space="0" w:color="auto"/>
                <w:right w:val="none" w:sz="0" w:space="0" w:color="auto"/>
              </w:divBdr>
            </w:div>
            <w:div w:id="299460836">
              <w:marLeft w:val="0"/>
              <w:marRight w:val="0"/>
              <w:marTop w:val="0"/>
              <w:marBottom w:val="0"/>
              <w:divBdr>
                <w:top w:val="none" w:sz="0" w:space="0" w:color="auto"/>
                <w:left w:val="none" w:sz="0" w:space="0" w:color="auto"/>
                <w:bottom w:val="none" w:sz="0" w:space="0" w:color="auto"/>
                <w:right w:val="none" w:sz="0" w:space="0" w:color="auto"/>
              </w:divBdr>
            </w:div>
            <w:div w:id="306738528">
              <w:marLeft w:val="0"/>
              <w:marRight w:val="0"/>
              <w:marTop w:val="0"/>
              <w:marBottom w:val="0"/>
              <w:divBdr>
                <w:top w:val="none" w:sz="0" w:space="0" w:color="auto"/>
                <w:left w:val="none" w:sz="0" w:space="0" w:color="auto"/>
                <w:bottom w:val="none" w:sz="0" w:space="0" w:color="auto"/>
                <w:right w:val="none" w:sz="0" w:space="0" w:color="auto"/>
              </w:divBdr>
            </w:div>
            <w:div w:id="308367826">
              <w:marLeft w:val="0"/>
              <w:marRight w:val="0"/>
              <w:marTop w:val="0"/>
              <w:marBottom w:val="0"/>
              <w:divBdr>
                <w:top w:val="none" w:sz="0" w:space="0" w:color="auto"/>
                <w:left w:val="none" w:sz="0" w:space="0" w:color="auto"/>
                <w:bottom w:val="none" w:sz="0" w:space="0" w:color="auto"/>
                <w:right w:val="none" w:sz="0" w:space="0" w:color="auto"/>
              </w:divBdr>
            </w:div>
            <w:div w:id="313922959">
              <w:marLeft w:val="0"/>
              <w:marRight w:val="0"/>
              <w:marTop w:val="0"/>
              <w:marBottom w:val="0"/>
              <w:divBdr>
                <w:top w:val="none" w:sz="0" w:space="0" w:color="auto"/>
                <w:left w:val="none" w:sz="0" w:space="0" w:color="auto"/>
                <w:bottom w:val="none" w:sz="0" w:space="0" w:color="auto"/>
                <w:right w:val="none" w:sz="0" w:space="0" w:color="auto"/>
              </w:divBdr>
            </w:div>
            <w:div w:id="347372289">
              <w:marLeft w:val="0"/>
              <w:marRight w:val="0"/>
              <w:marTop w:val="0"/>
              <w:marBottom w:val="0"/>
              <w:divBdr>
                <w:top w:val="none" w:sz="0" w:space="0" w:color="auto"/>
                <w:left w:val="none" w:sz="0" w:space="0" w:color="auto"/>
                <w:bottom w:val="none" w:sz="0" w:space="0" w:color="auto"/>
                <w:right w:val="none" w:sz="0" w:space="0" w:color="auto"/>
              </w:divBdr>
            </w:div>
            <w:div w:id="350566279">
              <w:marLeft w:val="0"/>
              <w:marRight w:val="0"/>
              <w:marTop w:val="0"/>
              <w:marBottom w:val="0"/>
              <w:divBdr>
                <w:top w:val="none" w:sz="0" w:space="0" w:color="auto"/>
                <w:left w:val="none" w:sz="0" w:space="0" w:color="auto"/>
                <w:bottom w:val="none" w:sz="0" w:space="0" w:color="auto"/>
                <w:right w:val="none" w:sz="0" w:space="0" w:color="auto"/>
              </w:divBdr>
            </w:div>
            <w:div w:id="352846663">
              <w:marLeft w:val="0"/>
              <w:marRight w:val="0"/>
              <w:marTop w:val="0"/>
              <w:marBottom w:val="0"/>
              <w:divBdr>
                <w:top w:val="none" w:sz="0" w:space="0" w:color="auto"/>
                <w:left w:val="none" w:sz="0" w:space="0" w:color="auto"/>
                <w:bottom w:val="none" w:sz="0" w:space="0" w:color="auto"/>
                <w:right w:val="none" w:sz="0" w:space="0" w:color="auto"/>
              </w:divBdr>
            </w:div>
            <w:div w:id="380057359">
              <w:marLeft w:val="0"/>
              <w:marRight w:val="0"/>
              <w:marTop w:val="0"/>
              <w:marBottom w:val="0"/>
              <w:divBdr>
                <w:top w:val="none" w:sz="0" w:space="0" w:color="auto"/>
                <w:left w:val="none" w:sz="0" w:space="0" w:color="auto"/>
                <w:bottom w:val="none" w:sz="0" w:space="0" w:color="auto"/>
                <w:right w:val="none" w:sz="0" w:space="0" w:color="auto"/>
              </w:divBdr>
            </w:div>
            <w:div w:id="401098156">
              <w:marLeft w:val="0"/>
              <w:marRight w:val="0"/>
              <w:marTop w:val="0"/>
              <w:marBottom w:val="0"/>
              <w:divBdr>
                <w:top w:val="none" w:sz="0" w:space="0" w:color="auto"/>
                <w:left w:val="none" w:sz="0" w:space="0" w:color="auto"/>
                <w:bottom w:val="none" w:sz="0" w:space="0" w:color="auto"/>
                <w:right w:val="none" w:sz="0" w:space="0" w:color="auto"/>
              </w:divBdr>
            </w:div>
            <w:div w:id="415203129">
              <w:marLeft w:val="0"/>
              <w:marRight w:val="0"/>
              <w:marTop w:val="0"/>
              <w:marBottom w:val="0"/>
              <w:divBdr>
                <w:top w:val="none" w:sz="0" w:space="0" w:color="auto"/>
                <w:left w:val="none" w:sz="0" w:space="0" w:color="auto"/>
                <w:bottom w:val="none" w:sz="0" w:space="0" w:color="auto"/>
                <w:right w:val="none" w:sz="0" w:space="0" w:color="auto"/>
              </w:divBdr>
            </w:div>
            <w:div w:id="421530929">
              <w:marLeft w:val="0"/>
              <w:marRight w:val="0"/>
              <w:marTop w:val="0"/>
              <w:marBottom w:val="0"/>
              <w:divBdr>
                <w:top w:val="none" w:sz="0" w:space="0" w:color="auto"/>
                <w:left w:val="none" w:sz="0" w:space="0" w:color="auto"/>
                <w:bottom w:val="none" w:sz="0" w:space="0" w:color="auto"/>
                <w:right w:val="none" w:sz="0" w:space="0" w:color="auto"/>
              </w:divBdr>
            </w:div>
            <w:div w:id="427432938">
              <w:marLeft w:val="0"/>
              <w:marRight w:val="0"/>
              <w:marTop w:val="0"/>
              <w:marBottom w:val="0"/>
              <w:divBdr>
                <w:top w:val="none" w:sz="0" w:space="0" w:color="auto"/>
                <w:left w:val="none" w:sz="0" w:space="0" w:color="auto"/>
                <w:bottom w:val="none" w:sz="0" w:space="0" w:color="auto"/>
                <w:right w:val="none" w:sz="0" w:space="0" w:color="auto"/>
              </w:divBdr>
            </w:div>
            <w:div w:id="431511688">
              <w:marLeft w:val="0"/>
              <w:marRight w:val="0"/>
              <w:marTop w:val="0"/>
              <w:marBottom w:val="0"/>
              <w:divBdr>
                <w:top w:val="none" w:sz="0" w:space="0" w:color="auto"/>
                <w:left w:val="none" w:sz="0" w:space="0" w:color="auto"/>
                <w:bottom w:val="none" w:sz="0" w:space="0" w:color="auto"/>
                <w:right w:val="none" w:sz="0" w:space="0" w:color="auto"/>
              </w:divBdr>
            </w:div>
            <w:div w:id="441068806">
              <w:marLeft w:val="0"/>
              <w:marRight w:val="0"/>
              <w:marTop w:val="0"/>
              <w:marBottom w:val="0"/>
              <w:divBdr>
                <w:top w:val="none" w:sz="0" w:space="0" w:color="auto"/>
                <w:left w:val="none" w:sz="0" w:space="0" w:color="auto"/>
                <w:bottom w:val="none" w:sz="0" w:space="0" w:color="auto"/>
                <w:right w:val="none" w:sz="0" w:space="0" w:color="auto"/>
              </w:divBdr>
            </w:div>
            <w:div w:id="448162450">
              <w:marLeft w:val="0"/>
              <w:marRight w:val="0"/>
              <w:marTop w:val="0"/>
              <w:marBottom w:val="0"/>
              <w:divBdr>
                <w:top w:val="none" w:sz="0" w:space="0" w:color="auto"/>
                <w:left w:val="none" w:sz="0" w:space="0" w:color="auto"/>
                <w:bottom w:val="none" w:sz="0" w:space="0" w:color="auto"/>
                <w:right w:val="none" w:sz="0" w:space="0" w:color="auto"/>
              </w:divBdr>
            </w:div>
            <w:div w:id="469252705">
              <w:marLeft w:val="0"/>
              <w:marRight w:val="0"/>
              <w:marTop w:val="0"/>
              <w:marBottom w:val="0"/>
              <w:divBdr>
                <w:top w:val="none" w:sz="0" w:space="0" w:color="auto"/>
                <w:left w:val="none" w:sz="0" w:space="0" w:color="auto"/>
                <w:bottom w:val="none" w:sz="0" w:space="0" w:color="auto"/>
                <w:right w:val="none" w:sz="0" w:space="0" w:color="auto"/>
              </w:divBdr>
            </w:div>
            <w:div w:id="481428626">
              <w:marLeft w:val="0"/>
              <w:marRight w:val="0"/>
              <w:marTop w:val="0"/>
              <w:marBottom w:val="0"/>
              <w:divBdr>
                <w:top w:val="none" w:sz="0" w:space="0" w:color="auto"/>
                <w:left w:val="none" w:sz="0" w:space="0" w:color="auto"/>
                <w:bottom w:val="none" w:sz="0" w:space="0" w:color="auto"/>
                <w:right w:val="none" w:sz="0" w:space="0" w:color="auto"/>
              </w:divBdr>
            </w:div>
            <w:div w:id="484129839">
              <w:marLeft w:val="0"/>
              <w:marRight w:val="0"/>
              <w:marTop w:val="0"/>
              <w:marBottom w:val="0"/>
              <w:divBdr>
                <w:top w:val="none" w:sz="0" w:space="0" w:color="auto"/>
                <w:left w:val="none" w:sz="0" w:space="0" w:color="auto"/>
                <w:bottom w:val="none" w:sz="0" w:space="0" w:color="auto"/>
                <w:right w:val="none" w:sz="0" w:space="0" w:color="auto"/>
              </w:divBdr>
            </w:div>
            <w:div w:id="492182733">
              <w:marLeft w:val="0"/>
              <w:marRight w:val="0"/>
              <w:marTop w:val="0"/>
              <w:marBottom w:val="0"/>
              <w:divBdr>
                <w:top w:val="none" w:sz="0" w:space="0" w:color="auto"/>
                <w:left w:val="none" w:sz="0" w:space="0" w:color="auto"/>
                <w:bottom w:val="none" w:sz="0" w:space="0" w:color="auto"/>
                <w:right w:val="none" w:sz="0" w:space="0" w:color="auto"/>
              </w:divBdr>
            </w:div>
            <w:div w:id="495461355">
              <w:marLeft w:val="0"/>
              <w:marRight w:val="0"/>
              <w:marTop w:val="0"/>
              <w:marBottom w:val="0"/>
              <w:divBdr>
                <w:top w:val="none" w:sz="0" w:space="0" w:color="auto"/>
                <w:left w:val="none" w:sz="0" w:space="0" w:color="auto"/>
                <w:bottom w:val="none" w:sz="0" w:space="0" w:color="auto"/>
                <w:right w:val="none" w:sz="0" w:space="0" w:color="auto"/>
              </w:divBdr>
            </w:div>
            <w:div w:id="497118070">
              <w:marLeft w:val="0"/>
              <w:marRight w:val="0"/>
              <w:marTop w:val="0"/>
              <w:marBottom w:val="0"/>
              <w:divBdr>
                <w:top w:val="none" w:sz="0" w:space="0" w:color="auto"/>
                <w:left w:val="none" w:sz="0" w:space="0" w:color="auto"/>
                <w:bottom w:val="none" w:sz="0" w:space="0" w:color="auto"/>
                <w:right w:val="none" w:sz="0" w:space="0" w:color="auto"/>
              </w:divBdr>
            </w:div>
            <w:div w:id="521668420">
              <w:marLeft w:val="0"/>
              <w:marRight w:val="0"/>
              <w:marTop w:val="0"/>
              <w:marBottom w:val="0"/>
              <w:divBdr>
                <w:top w:val="none" w:sz="0" w:space="0" w:color="auto"/>
                <w:left w:val="none" w:sz="0" w:space="0" w:color="auto"/>
                <w:bottom w:val="none" w:sz="0" w:space="0" w:color="auto"/>
                <w:right w:val="none" w:sz="0" w:space="0" w:color="auto"/>
              </w:divBdr>
            </w:div>
            <w:div w:id="523328075">
              <w:marLeft w:val="0"/>
              <w:marRight w:val="0"/>
              <w:marTop w:val="0"/>
              <w:marBottom w:val="0"/>
              <w:divBdr>
                <w:top w:val="none" w:sz="0" w:space="0" w:color="auto"/>
                <w:left w:val="none" w:sz="0" w:space="0" w:color="auto"/>
                <w:bottom w:val="none" w:sz="0" w:space="0" w:color="auto"/>
                <w:right w:val="none" w:sz="0" w:space="0" w:color="auto"/>
              </w:divBdr>
            </w:div>
            <w:div w:id="530150486">
              <w:marLeft w:val="0"/>
              <w:marRight w:val="0"/>
              <w:marTop w:val="0"/>
              <w:marBottom w:val="0"/>
              <w:divBdr>
                <w:top w:val="none" w:sz="0" w:space="0" w:color="auto"/>
                <w:left w:val="none" w:sz="0" w:space="0" w:color="auto"/>
                <w:bottom w:val="none" w:sz="0" w:space="0" w:color="auto"/>
                <w:right w:val="none" w:sz="0" w:space="0" w:color="auto"/>
              </w:divBdr>
            </w:div>
            <w:div w:id="536772319">
              <w:marLeft w:val="0"/>
              <w:marRight w:val="0"/>
              <w:marTop w:val="0"/>
              <w:marBottom w:val="0"/>
              <w:divBdr>
                <w:top w:val="none" w:sz="0" w:space="0" w:color="auto"/>
                <w:left w:val="none" w:sz="0" w:space="0" w:color="auto"/>
                <w:bottom w:val="none" w:sz="0" w:space="0" w:color="auto"/>
                <w:right w:val="none" w:sz="0" w:space="0" w:color="auto"/>
              </w:divBdr>
            </w:div>
            <w:div w:id="537670451">
              <w:marLeft w:val="0"/>
              <w:marRight w:val="0"/>
              <w:marTop w:val="0"/>
              <w:marBottom w:val="0"/>
              <w:divBdr>
                <w:top w:val="none" w:sz="0" w:space="0" w:color="auto"/>
                <w:left w:val="none" w:sz="0" w:space="0" w:color="auto"/>
                <w:bottom w:val="none" w:sz="0" w:space="0" w:color="auto"/>
                <w:right w:val="none" w:sz="0" w:space="0" w:color="auto"/>
              </w:divBdr>
            </w:div>
            <w:div w:id="552469758">
              <w:marLeft w:val="0"/>
              <w:marRight w:val="0"/>
              <w:marTop w:val="0"/>
              <w:marBottom w:val="0"/>
              <w:divBdr>
                <w:top w:val="none" w:sz="0" w:space="0" w:color="auto"/>
                <w:left w:val="none" w:sz="0" w:space="0" w:color="auto"/>
                <w:bottom w:val="none" w:sz="0" w:space="0" w:color="auto"/>
                <w:right w:val="none" w:sz="0" w:space="0" w:color="auto"/>
              </w:divBdr>
            </w:div>
            <w:div w:id="554200469">
              <w:marLeft w:val="0"/>
              <w:marRight w:val="0"/>
              <w:marTop w:val="0"/>
              <w:marBottom w:val="0"/>
              <w:divBdr>
                <w:top w:val="none" w:sz="0" w:space="0" w:color="auto"/>
                <w:left w:val="none" w:sz="0" w:space="0" w:color="auto"/>
                <w:bottom w:val="none" w:sz="0" w:space="0" w:color="auto"/>
                <w:right w:val="none" w:sz="0" w:space="0" w:color="auto"/>
              </w:divBdr>
            </w:div>
            <w:div w:id="562066465">
              <w:marLeft w:val="0"/>
              <w:marRight w:val="0"/>
              <w:marTop w:val="0"/>
              <w:marBottom w:val="0"/>
              <w:divBdr>
                <w:top w:val="none" w:sz="0" w:space="0" w:color="auto"/>
                <w:left w:val="none" w:sz="0" w:space="0" w:color="auto"/>
                <w:bottom w:val="none" w:sz="0" w:space="0" w:color="auto"/>
                <w:right w:val="none" w:sz="0" w:space="0" w:color="auto"/>
              </w:divBdr>
            </w:div>
            <w:div w:id="576355366">
              <w:marLeft w:val="0"/>
              <w:marRight w:val="0"/>
              <w:marTop w:val="0"/>
              <w:marBottom w:val="0"/>
              <w:divBdr>
                <w:top w:val="none" w:sz="0" w:space="0" w:color="auto"/>
                <w:left w:val="none" w:sz="0" w:space="0" w:color="auto"/>
                <w:bottom w:val="none" w:sz="0" w:space="0" w:color="auto"/>
                <w:right w:val="none" w:sz="0" w:space="0" w:color="auto"/>
              </w:divBdr>
            </w:div>
            <w:div w:id="578558900">
              <w:marLeft w:val="0"/>
              <w:marRight w:val="0"/>
              <w:marTop w:val="0"/>
              <w:marBottom w:val="0"/>
              <w:divBdr>
                <w:top w:val="none" w:sz="0" w:space="0" w:color="auto"/>
                <w:left w:val="none" w:sz="0" w:space="0" w:color="auto"/>
                <w:bottom w:val="none" w:sz="0" w:space="0" w:color="auto"/>
                <w:right w:val="none" w:sz="0" w:space="0" w:color="auto"/>
              </w:divBdr>
            </w:div>
            <w:div w:id="582687712">
              <w:marLeft w:val="0"/>
              <w:marRight w:val="0"/>
              <w:marTop w:val="0"/>
              <w:marBottom w:val="0"/>
              <w:divBdr>
                <w:top w:val="none" w:sz="0" w:space="0" w:color="auto"/>
                <w:left w:val="none" w:sz="0" w:space="0" w:color="auto"/>
                <w:bottom w:val="none" w:sz="0" w:space="0" w:color="auto"/>
                <w:right w:val="none" w:sz="0" w:space="0" w:color="auto"/>
              </w:divBdr>
            </w:div>
            <w:div w:id="585456878">
              <w:marLeft w:val="0"/>
              <w:marRight w:val="0"/>
              <w:marTop w:val="0"/>
              <w:marBottom w:val="0"/>
              <w:divBdr>
                <w:top w:val="none" w:sz="0" w:space="0" w:color="auto"/>
                <w:left w:val="none" w:sz="0" w:space="0" w:color="auto"/>
                <w:bottom w:val="none" w:sz="0" w:space="0" w:color="auto"/>
                <w:right w:val="none" w:sz="0" w:space="0" w:color="auto"/>
              </w:divBdr>
            </w:div>
            <w:div w:id="591550124">
              <w:marLeft w:val="0"/>
              <w:marRight w:val="0"/>
              <w:marTop w:val="0"/>
              <w:marBottom w:val="0"/>
              <w:divBdr>
                <w:top w:val="none" w:sz="0" w:space="0" w:color="auto"/>
                <w:left w:val="none" w:sz="0" w:space="0" w:color="auto"/>
                <w:bottom w:val="none" w:sz="0" w:space="0" w:color="auto"/>
                <w:right w:val="none" w:sz="0" w:space="0" w:color="auto"/>
              </w:divBdr>
            </w:div>
            <w:div w:id="607389716">
              <w:marLeft w:val="0"/>
              <w:marRight w:val="0"/>
              <w:marTop w:val="0"/>
              <w:marBottom w:val="0"/>
              <w:divBdr>
                <w:top w:val="none" w:sz="0" w:space="0" w:color="auto"/>
                <w:left w:val="none" w:sz="0" w:space="0" w:color="auto"/>
                <w:bottom w:val="none" w:sz="0" w:space="0" w:color="auto"/>
                <w:right w:val="none" w:sz="0" w:space="0" w:color="auto"/>
              </w:divBdr>
            </w:div>
            <w:div w:id="637999303">
              <w:marLeft w:val="0"/>
              <w:marRight w:val="0"/>
              <w:marTop w:val="0"/>
              <w:marBottom w:val="0"/>
              <w:divBdr>
                <w:top w:val="none" w:sz="0" w:space="0" w:color="auto"/>
                <w:left w:val="none" w:sz="0" w:space="0" w:color="auto"/>
                <w:bottom w:val="none" w:sz="0" w:space="0" w:color="auto"/>
                <w:right w:val="none" w:sz="0" w:space="0" w:color="auto"/>
              </w:divBdr>
            </w:div>
            <w:div w:id="639657572">
              <w:marLeft w:val="0"/>
              <w:marRight w:val="0"/>
              <w:marTop w:val="0"/>
              <w:marBottom w:val="0"/>
              <w:divBdr>
                <w:top w:val="none" w:sz="0" w:space="0" w:color="auto"/>
                <w:left w:val="none" w:sz="0" w:space="0" w:color="auto"/>
                <w:bottom w:val="none" w:sz="0" w:space="0" w:color="auto"/>
                <w:right w:val="none" w:sz="0" w:space="0" w:color="auto"/>
              </w:divBdr>
            </w:div>
            <w:div w:id="653988533">
              <w:marLeft w:val="0"/>
              <w:marRight w:val="0"/>
              <w:marTop w:val="0"/>
              <w:marBottom w:val="0"/>
              <w:divBdr>
                <w:top w:val="none" w:sz="0" w:space="0" w:color="auto"/>
                <w:left w:val="none" w:sz="0" w:space="0" w:color="auto"/>
                <w:bottom w:val="none" w:sz="0" w:space="0" w:color="auto"/>
                <w:right w:val="none" w:sz="0" w:space="0" w:color="auto"/>
              </w:divBdr>
            </w:div>
            <w:div w:id="655457873">
              <w:marLeft w:val="0"/>
              <w:marRight w:val="0"/>
              <w:marTop w:val="0"/>
              <w:marBottom w:val="0"/>
              <w:divBdr>
                <w:top w:val="none" w:sz="0" w:space="0" w:color="auto"/>
                <w:left w:val="none" w:sz="0" w:space="0" w:color="auto"/>
                <w:bottom w:val="none" w:sz="0" w:space="0" w:color="auto"/>
                <w:right w:val="none" w:sz="0" w:space="0" w:color="auto"/>
              </w:divBdr>
            </w:div>
            <w:div w:id="668678128">
              <w:marLeft w:val="0"/>
              <w:marRight w:val="0"/>
              <w:marTop w:val="0"/>
              <w:marBottom w:val="0"/>
              <w:divBdr>
                <w:top w:val="none" w:sz="0" w:space="0" w:color="auto"/>
                <w:left w:val="none" w:sz="0" w:space="0" w:color="auto"/>
                <w:bottom w:val="none" w:sz="0" w:space="0" w:color="auto"/>
                <w:right w:val="none" w:sz="0" w:space="0" w:color="auto"/>
              </w:divBdr>
            </w:div>
            <w:div w:id="671251512">
              <w:marLeft w:val="0"/>
              <w:marRight w:val="0"/>
              <w:marTop w:val="0"/>
              <w:marBottom w:val="0"/>
              <w:divBdr>
                <w:top w:val="none" w:sz="0" w:space="0" w:color="auto"/>
                <w:left w:val="none" w:sz="0" w:space="0" w:color="auto"/>
                <w:bottom w:val="none" w:sz="0" w:space="0" w:color="auto"/>
                <w:right w:val="none" w:sz="0" w:space="0" w:color="auto"/>
              </w:divBdr>
            </w:div>
            <w:div w:id="695352390">
              <w:marLeft w:val="0"/>
              <w:marRight w:val="0"/>
              <w:marTop w:val="0"/>
              <w:marBottom w:val="0"/>
              <w:divBdr>
                <w:top w:val="none" w:sz="0" w:space="0" w:color="auto"/>
                <w:left w:val="none" w:sz="0" w:space="0" w:color="auto"/>
                <w:bottom w:val="none" w:sz="0" w:space="0" w:color="auto"/>
                <w:right w:val="none" w:sz="0" w:space="0" w:color="auto"/>
              </w:divBdr>
            </w:div>
            <w:div w:id="697656090">
              <w:marLeft w:val="0"/>
              <w:marRight w:val="0"/>
              <w:marTop w:val="0"/>
              <w:marBottom w:val="0"/>
              <w:divBdr>
                <w:top w:val="none" w:sz="0" w:space="0" w:color="auto"/>
                <w:left w:val="none" w:sz="0" w:space="0" w:color="auto"/>
                <w:bottom w:val="none" w:sz="0" w:space="0" w:color="auto"/>
                <w:right w:val="none" w:sz="0" w:space="0" w:color="auto"/>
              </w:divBdr>
            </w:div>
            <w:div w:id="698360538">
              <w:marLeft w:val="0"/>
              <w:marRight w:val="0"/>
              <w:marTop w:val="0"/>
              <w:marBottom w:val="0"/>
              <w:divBdr>
                <w:top w:val="none" w:sz="0" w:space="0" w:color="auto"/>
                <w:left w:val="none" w:sz="0" w:space="0" w:color="auto"/>
                <w:bottom w:val="none" w:sz="0" w:space="0" w:color="auto"/>
                <w:right w:val="none" w:sz="0" w:space="0" w:color="auto"/>
              </w:divBdr>
            </w:div>
            <w:div w:id="707608275">
              <w:marLeft w:val="0"/>
              <w:marRight w:val="0"/>
              <w:marTop w:val="0"/>
              <w:marBottom w:val="0"/>
              <w:divBdr>
                <w:top w:val="none" w:sz="0" w:space="0" w:color="auto"/>
                <w:left w:val="none" w:sz="0" w:space="0" w:color="auto"/>
                <w:bottom w:val="none" w:sz="0" w:space="0" w:color="auto"/>
                <w:right w:val="none" w:sz="0" w:space="0" w:color="auto"/>
              </w:divBdr>
            </w:div>
            <w:div w:id="712462984">
              <w:marLeft w:val="0"/>
              <w:marRight w:val="0"/>
              <w:marTop w:val="0"/>
              <w:marBottom w:val="0"/>
              <w:divBdr>
                <w:top w:val="none" w:sz="0" w:space="0" w:color="auto"/>
                <w:left w:val="none" w:sz="0" w:space="0" w:color="auto"/>
                <w:bottom w:val="none" w:sz="0" w:space="0" w:color="auto"/>
                <w:right w:val="none" w:sz="0" w:space="0" w:color="auto"/>
              </w:divBdr>
            </w:div>
            <w:div w:id="727461229">
              <w:marLeft w:val="0"/>
              <w:marRight w:val="0"/>
              <w:marTop w:val="0"/>
              <w:marBottom w:val="0"/>
              <w:divBdr>
                <w:top w:val="none" w:sz="0" w:space="0" w:color="auto"/>
                <w:left w:val="none" w:sz="0" w:space="0" w:color="auto"/>
                <w:bottom w:val="none" w:sz="0" w:space="0" w:color="auto"/>
                <w:right w:val="none" w:sz="0" w:space="0" w:color="auto"/>
              </w:divBdr>
            </w:div>
            <w:div w:id="730159170">
              <w:marLeft w:val="0"/>
              <w:marRight w:val="0"/>
              <w:marTop w:val="0"/>
              <w:marBottom w:val="0"/>
              <w:divBdr>
                <w:top w:val="none" w:sz="0" w:space="0" w:color="auto"/>
                <w:left w:val="none" w:sz="0" w:space="0" w:color="auto"/>
                <w:bottom w:val="none" w:sz="0" w:space="0" w:color="auto"/>
                <w:right w:val="none" w:sz="0" w:space="0" w:color="auto"/>
              </w:divBdr>
            </w:div>
            <w:div w:id="742217722">
              <w:marLeft w:val="0"/>
              <w:marRight w:val="0"/>
              <w:marTop w:val="0"/>
              <w:marBottom w:val="0"/>
              <w:divBdr>
                <w:top w:val="none" w:sz="0" w:space="0" w:color="auto"/>
                <w:left w:val="none" w:sz="0" w:space="0" w:color="auto"/>
                <w:bottom w:val="none" w:sz="0" w:space="0" w:color="auto"/>
                <w:right w:val="none" w:sz="0" w:space="0" w:color="auto"/>
              </w:divBdr>
            </w:div>
            <w:div w:id="757294242">
              <w:marLeft w:val="0"/>
              <w:marRight w:val="0"/>
              <w:marTop w:val="0"/>
              <w:marBottom w:val="0"/>
              <w:divBdr>
                <w:top w:val="none" w:sz="0" w:space="0" w:color="auto"/>
                <w:left w:val="none" w:sz="0" w:space="0" w:color="auto"/>
                <w:bottom w:val="none" w:sz="0" w:space="0" w:color="auto"/>
                <w:right w:val="none" w:sz="0" w:space="0" w:color="auto"/>
              </w:divBdr>
            </w:div>
            <w:div w:id="759721648">
              <w:marLeft w:val="0"/>
              <w:marRight w:val="0"/>
              <w:marTop w:val="0"/>
              <w:marBottom w:val="0"/>
              <w:divBdr>
                <w:top w:val="none" w:sz="0" w:space="0" w:color="auto"/>
                <w:left w:val="none" w:sz="0" w:space="0" w:color="auto"/>
                <w:bottom w:val="none" w:sz="0" w:space="0" w:color="auto"/>
                <w:right w:val="none" w:sz="0" w:space="0" w:color="auto"/>
              </w:divBdr>
            </w:div>
            <w:div w:id="784621387">
              <w:marLeft w:val="0"/>
              <w:marRight w:val="0"/>
              <w:marTop w:val="0"/>
              <w:marBottom w:val="0"/>
              <w:divBdr>
                <w:top w:val="none" w:sz="0" w:space="0" w:color="auto"/>
                <w:left w:val="none" w:sz="0" w:space="0" w:color="auto"/>
                <w:bottom w:val="none" w:sz="0" w:space="0" w:color="auto"/>
                <w:right w:val="none" w:sz="0" w:space="0" w:color="auto"/>
              </w:divBdr>
            </w:div>
            <w:div w:id="820654177">
              <w:marLeft w:val="0"/>
              <w:marRight w:val="0"/>
              <w:marTop w:val="0"/>
              <w:marBottom w:val="0"/>
              <w:divBdr>
                <w:top w:val="none" w:sz="0" w:space="0" w:color="auto"/>
                <w:left w:val="none" w:sz="0" w:space="0" w:color="auto"/>
                <w:bottom w:val="none" w:sz="0" w:space="0" w:color="auto"/>
                <w:right w:val="none" w:sz="0" w:space="0" w:color="auto"/>
              </w:divBdr>
            </w:div>
            <w:div w:id="826820082">
              <w:marLeft w:val="0"/>
              <w:marRight w:val="0"/>
              <w:marTop w:val="0"/>
              <w:marBottom w:val="0"/>
              <w:divBdr>
                <w:top w:val="none" w:sz="0" w:space="0" w:color="auto"/>
                <w:left w:val="none" w:sz="0" w:space="0" w:color="auto"/>
                <w:bottom w:val="none" w:sz="0" w:space="0" w:color="auto"/>
                <w:right w:val="none" w:sz="0" w:space="0" w:color="auto"/>
              </w:divBdr>
            </w:div>
            <w:div w:id="855847639">
              <w:marLeft w:val="0"/>
              <w:marRight w:val="0"/>
              <w:marTop w:val="0"/>
              <w:marBottom w:val="0"/>
              <w:divBdr>
                <w:top w:val="none" w:sz="0" w:space="0" w:color="auto"/>
                <w:left w:val="none" w:sz="0" w:space="0" w:color="auto"/>
                <w:bottom w:val="none" w:sz="0" w:space="0" w:color="auto"/>
                <w:right w:val="none" w:sz="0" w:space="0" w:color="auto"/>
              </w:divBdr>
            </w:div>
            <w:div w:id="860775384">
              <w:marLeft w:val="0"/>
              <w:marRight w:val="0"/>
              <w:marTop w:val="0"/>
              <w:marBottom w:val="0"/>
              <w:divBdr>
                <w:top w:val="none" w:sz="0" w:space="0" w:color="auto"/>
                <w:left w:val="none" w:sz="0" w:space="0" w:color="auto"/>
                <w:bottom w:val="none" w:sz="0" w:space="0" w:color="auto"/>
                <w:right w:val="none" w:sz="0" w:space="0" w:color="auto"/>
              </w:divBdr>
            </w:div>
            <w:div w:id="894004280">
              <w:marLeft w:val="0"/>
              <w:marRight w:val="0"/>
              <w:marTop w:val="0"/>
              <w:marBottom w:val="0"/>
              <w:divBdr>
                <w:top w:val="none" w:sz="0" w:space="0" w:color="auto"/>
                <w:left w:val="none" w:sz="0" w:space="0" w:color="auto"/>
                <w:bottom w:val="none" w:sz="0" w:space="0" w:color="auto"/>
                <w:right w:val="none" w:sz="0" w:space="0" w:color="auto"/>
              </w:divBdr>
            </w:div>
            <w:div w:id="895550542">
              <w:marLeft w:val="0"/>
              <w:marRight w:val="0"/>
              <w:marTop w:val="0"/>
              <w:marBottom w:val="0"/>
              <w:divBdr>
                <w:top w:val="none" w:sz="0" w:space="0" w:color="auto"/>
                <w:left w:val="none" w:sz="0" w:space="0" w:color="auto"/>
                <w:bottom w:val="none" w:sz="0" w:space="0" w:color="auto"/>
                <w:right w:val="none" w:sz="0" w:space="0" w:color="auto"/>
              </w:divBdr>
            </w:div>
            <w:div w:id="901790369">
              <w:marLeft w:val="0"/>
              <w:marRight w:val="0"/>
              <w:marTop w:val="0"/>
              <w:marBottom w:val="0"/>
              <w:divBdr>
                <w:top w:val="none" w:sz="0" w:space="0" w:color="auto"/>
                <w:left w:val="none" w:sz="0" w:space="0" w:color="auto"/>
                <w:bottom w:val="none" w:sz="0" w:space="0" w:color="auto"/>
                <w:right w:val="none" w:sz="0" w:space="0" w:color="auto"/>
              </w:divBdr>
            </w:div>
            <w:div w:id="906305883">
              <w:marLeft w:val="0"/>
              <w:marRight w:val="0"/>
              <w:marTop w:val="0"/>
              <w:marBottom w:val="0"/>
              <w:divBdr>
                <w:top w:val="none" w:sz="0" w:space="0" w:color="auto"/>
                <w:left w:val="none" w:sz="0" w:space="0" w:color="auto"/>
                <w:bottom w:val="none" w:sz="0" w:space="0" w:color="auto"/>
                <w:right w:val="none" w:sz="0" w:space="0" w:color="auto"/>
              </w:divBdr>
            </w:div>
            <w:div w:id="916403672">
              <w:marLeft w:val="0"/>
              <w:marRight w:val="0"/>
              <w:marTop w:val="0"/>
              <w:marBottom w:val="0"/>
              <w:divBdr>
                <w:top w:val="none" w:sz="0" w:space="0" w:color="auto"/>
                <w:left w:val="none" w:sz="0" w:space="0" w:color="auto"/>
                <w:bottom w:val="none" w:sz="0" w:space="0" w:color="auto"/>
                <w:right w:val="none" w:sz="0" w:space="0" w:color="auto"/>
              </w:divBdr>
            </w:div>
            <w:div w:id="923222522">
              <w:marLeft w:val="0"/>
              <w:marRight w:val="0"/>
              <w:marTop w:val="0"/>
              <w:marBottom w:val="0"/>
              <w:divBdr>
                <w:top w:val="none" w:sz="0" w:space="0" w:color="auto"/>
                <w:left w:val="none" w:sz="0" w:space="0" w:color="auto"/>
                <w:bottom w:val="none" w:sz="0" w:space="0" w:color="auto"/>
                <w:right w:val="none" w:sz="0" w:space="0" w:color="auto"/>
              </w:divBdr>
            </w:div>
            <w:div w:id="923759142">
              <w:marLeft w:val="0"/>
              <w:marRight w:val="0"/>
              <w:marTop w:val="0"/>
              <w:marBottom w:val="0"/>
              <w:divBdr>
                <w:top w:val="none" w:sz="0" w:space="0" w:color="auto"/>
                <w:left w:val="none" w:sz="0" w:space="0" w:color="auto"/>
                <w:bottom w:val="none" w:sz="0" w:space="0" w:color="auto"/>
                <w:right w:val="none" w:sz="0" w:space="0" w:color="auto"/>
              </w:divBdr>
            </w:div>
            <w:div w:id="929971171">
              <w:marLeft w:val="0"/>
              <w:marRight w:val="0"/>
              <w:marTop w:val="0"/>
              <w:marBottom w:val="0"/>
              <w:divBdr>
                <w:top w:val="none" w:sz="0" w:space="0" w:color="auto"/>
                <w:left w:val="none" w:sz="0" w:space="0" w:color="auto"/>
                <w:bottom w:val="none" w:sz="0" w:space="0" w:color="auto"/>
                <w:right w:val="none" w:sz="0" w:space="0" w:color="auto"/>
              </w:divBdr>
            </w:div>
            <w:div w:id="938368323">
              <w:marLeft w:val="0"/>
              <w:marRight w:val="0"/>
              <w:marTop w:val="0"/>
              <w:marBottom w:val="0"/>
              <w:divBdr>
                <w:top w:val="none" w:sz="0" w:space="0" w:color="auto"/>
                <w:left w:val="none" w:sz="0" w:space="0" w:color="auto"/>
                <w:bottom w:val="none" w:sz="0" w:space="0" w:color="auto"/>
                <w:right w:val="none" w:sz="0" w:space="0" w:color="auto"/>
              </w:divBdr>
            </w:div>
            <w:div w:id="956716598">
              <w:marLeft w:val="0"/>
              <w:marRight w:val="0"/>
              <w:marTop w:val="0"/>
              <w:marBottom w:val="0"/>
              <w:divBdr>
                <w:top w:val="none" w:sz="0" w:space="0" w:color="auto"/>
                <w:left w:val="none" w:sz="0" w:space="0" w:color="auto"/>
                <w:bottom w:val="none" w:sz="0" w:space="0" w:color="auto"/>
                <w:right w:val="none" w:sz="0" w:space="0" w:color="auto"/>
              </w:divBdr>
            </w:div>
            <w:div w:id="970936526">
              <w:marLeft w:val="0"/>
              <w:marRight w:val="0"/>
              <w:marTop w:val="0"/>
              <w:marBottom w:val="0"/>
              <w:divBdr>
                <w:top w:val="none" w:sz="0" w:space="0" w:color="auto"/>
                <w:left w:val="none" w:sz="0" w:space="0" w:color="auto"/>
                <w:bottom w:val="none" w:sz="0" w:space="0" w:color="auto"/>
                <w:right w:val="none" w:sz="0" w:space="0" w:color="auto"/>
              </w:divBdr>
            </w:div>
            <w:div w:id="975793554">
              <w:marLeft w:val="0"/>
              <w:marRight w:val="0"/>
              <w:marTop w:val="0"/>
              <w:marBottom w:val="0"/>
              <w:divBdr>
                <w:top w:val="none" w:sz="0" w:space="0" w:color="auto"/>
                <w:left w:val="none" w:sz="0" w:space="0" w:color="auto"/>
                <w:bottom w:val="none" w:sz="0" w:space="0" w:color="auto"/>
                <w:right w:val="none" w:sz="0" w:space="0" w:color="auto"/>
              </w:divBdr>
            </w:div>
            <w:div w:id="979656563">
              <w:marLeft w:val="0"/>
              <w:marRight w:val="0"/>
              <w:marTop w:val="0"/>
              <w:marBottom w:val="0"/>
              <w:divBdr>
                <w:top w:val="none" w:sz="0" w:space="0" w:color="auto"/>
                <w:left w:val="none" w:sz="0" w:space="0" w:color="auto"/>
                <w:bottom w:val="none" w:sz="0" w:space="0" w:color="auto"/>
                <w:right w:val="none" w:sz="0" w:space="0" w:color="auto"/>
              </w:divBdr>
            </w:div>
            <w:div w:id="982927649">
              <w:marLeft w:val="0"/>
              <w:marRight w:val="0"/>
              <w:marTop w:val="0"/>
              <w:marBottom w:val="0"/>
              <w:divBdr>
                <w:top w:val="none" w:sz="0" w:space="0" w:color="auto"/>
                <w:left w:val="none" w:sz="0" w:space="0" w:color="auto"/>
                <w:bottom w:val="none" w:sz="0" w:space="0" w:color="auto"/>
                <w:right w:val="none" w:sz="0" w:space="0" w:color="auto"/>
              </w:divBdr>
            </w:div>
            <w:div w:id="995646046">
              <w:marLeft w:val="0"/>
              <w:marRight w:val="0"/>
              <w:marTop w:val="0"/>
              <w:marBottom w:val="0"/>
              <w:divBdr>
                <w:top w:val="none" w:sz="0" w:space="0" w:color="auto"/>
                <w:left w:val="none" w:sz="0" w:space="0" w:color="auto"/>
                <w:bottom w:val="none" w:sz="0" w:space="0" w:color="auto"/>
                <w:right w:val="none" w:sz="0" w:space="0" w:color="auto"/>
              </w:divBdr>
            </w:div>
            <w:div w:id="1006983934">
              <w:marLeft w:val="0"/>
              <w:marRight w:val="0"/>
              <w:marTop w:val="0"/>
              <w:marBottom w:val="0"/>
              <w:divBdr>
                <w:top w:val="none" w:sz="0" w:space="0" w:color="auto"/>
                <w:left w:val="none" w:sz="0" w:space="0" w:color="auto"/>
                <w:bottom w:val="none" w:sz="0" w:space="0" w:color="auto"/>
                <w:right w:val="none" w:sz="0" w:space="0" w:color="auto"/>
              </w:divBdr>
            </w:div>
            <w:div w:id="1033847418">
              <w:marLeft w:val="0"/>
              <w:marRight w:val="0"/>
              <w:marTop w:val="0"/>
              <w:marBottom w:val="0"/>
              <w:divBdr>
                <w:top w:val="none" w:sz="0" w:space="0" w:color="auto"/>
                <w:left w:val="none" w:sz="0" w:space="0" w:color="auto"/>
                <w:bottom w:val="none" w:sz="0" w:space="0" w:color="auto"/>
                <w:right w:val="none" w:sz="0" w:space="0" w:color="auto"/>
              </w:divBdr>
            </w:div>
            <w:div w:id="1042176066">
              <w:marLeft w:val="0"/>
              <w:marRight w:val="0"/>
              <w:marTop w:val="0"/>
              <w:marBottom w:val="0"/>
              <w:divBdr>
                <w:top w:val="none" w:sz="0" w:space="0" w:color="auto"/>
                <w:left w:val="none" w:sz="0" w:space="0" w:color="auto"/>
                <w:bottom w:val="none" w:sz="0" w:space="0" w:color="auto"/>
                <w:right w:val="none" w:sz="0" w:space="0" w:color="auto"/>
              </w:divBdr>
            </w:div>
            <w:div w:id="1051880615">
              <w:marLeft w:val="0"/>
              <w:marRight w:val="0"/>
              <w:marTop w:val="0"/>
              <w:marBottom w:val="0"/>
              <w:divBdr>
                <w:top w:val="none" w:sz="0" w:space="0" w:color="auto"/>
                <w:left w:val="none" w:sz="0" w:space="0" w:color="auto"/>
                <w:bottom w:val="none" w:sz="0" w:space="0" w:color="auto"/>
                <w:right w:val="none" w:sz="0" w:space="0" w:color="auto"/>
              </w:divBdr>
            </w:div>
            <w:div w:id="1052000445">
              <w:marLeft w:val="0"/>
              <w:marRight w:val="0"/>
              <w:marTop w:val="0"/>
              <w:marBottom w:val="0"/>
              <w:divBdr>
                <w:top w:val="none" w:sz="0" w:space="0" w:color="auto"/>
                <w:left w:val="none" w:sz="0" w:space="0" w:color="auto"/>
                <w:bottom w:val="none" w:sz="0" w:space="0" w:color="auto"/>
                <w:right w:val="none" w:sz="0" w:space="0" w:color="auto"/>
              </w:divBdr>
            </w:div>
            <w:div w:id="1056128531">
              <w:marLeft w:val="0"/>
              <w:marRight w:val="0"/>
              <w:marTop w:val="0"/>
              <w:marBottom w:val="0"/>
              <w:divBdr>
                <w:top w:val="none" w:sz="0" w:space="0" w:color="auto"/>
                <w:left w:val="none" w:sz="0" w:space="0" w:color="auto"/>
                <w:bottom w:val="none" w:sz="0" w:space="0" w:color="auto"/>
                <w:right w:val="none" w:sz="0" w:space="0" w:color="auto"/>
              </w:divBdr>
            </w:div>
            <w:div w:id="1069881609">
              <w:marLeft w:val="0"/>
              <w:marRight w:val="0"/>
              <w:marTop w:val="0"/>
              <w:marBottom w:val="0"/>
              <w:divBdr>
                <w:top w:val="none" w:sz="0" w:space="0" w:color="auto"/>
                <w:left w:val="none" w:sz="0" w:space="0" w:color="auto"/>
                <w:bottom w:val="none" w:sz="0" w:space="0" w:color="auto"/>
                <w:right w:val="none" w:sz="0" w:space="0" w:color="auto"/>
              </w:divBdr>
            </w:div>
            <w:div w:id="1081953556">
              <w:marLeft w:val="0"/>
              <w:marRight w:val="0"/>
              <w:marTop w:val="0"/>
              <w:marBottom w:val="0"/>
              <w:divBdr>
                <w:top w:val="none" w:sz="0" w:space="0" w:color="auto"/>
                <w:left w:val="none" w:sz="0" w:space="0" w:color="auto"/>
                <w:bottom w:val="none" w:sz="0" w:space="0" w:color="auto"/>
                <w:right w:val="none" w:sz="0" w:space="0" w:color="auto"/>
              </w:divBdr>
            </w:div>
            <w:div w:id="1090155056">
              <w:marLeft w:val="0"/>
              <w:marRight w:val="0"/>
              <w:marTop w:val="0"/>
              <w:marBottom w:val="0"/>
              <w:divBdr>
                <w:top w:val="none" w:sz="0" w:space="0" w:color="auto"/>
                <w:left w:val="none" w:sz="0" w:space="0" w:color="auto"/>
                <w:bottom w:val="none" w:sz="0" w:space="0" w:color="auto"/>
                <w:right w:val="none" w:sz="0" w:space="0" w:color="auto"/>
              </w:divBdr>
            </w:div>
            <w:div w:id="1109466710">
              <w:marLeft w:val="0"/>
              <w:marRight w:val="0"/>
              <w:marTop w:val="0"/>
              <w:marBottom w:val="0"/>
              <w:divBdr>
                <w:top w:val="none" w:sz="0" w:space="0" w:color="auto"/>
                <w:left w:val="none" w:sz="0" w:space="0" w:color="auto"/>
                <w:bottom w:val="none" w:sz="0" w:space="0" w:color="auto"/>
                <w:right w:val="none" w:sz="0" w:space="0" w:color="auto"/>
              </w:divBdr>
            </w:div>
            <w:div w:id="1118181244">
              <w:marLeft w:val="0"/>
              <w:marRight w:val="0"/>
              <w:marTop w:val="0"/>
              <w:marBottom w:val="0"/>
              <w:divBdr>
                <w:top w:val="none" w:sz="0" w:space="0" w:color="auto"/>
                <w:left w:val="none" w:sz="0" w:space="0" w:color="auto"/>
                <w:bottom w:val="none" w:sz="0" w:space="0" w:color="auto"/>
                <w:right w:val="none" w:sz="0" w:space="0" w:color="auto"/>
              </w:divBdr>
            </w:div>
            <w:div w:id="1128359531">
              <w:marLeft w:val="0"/>
              <w:marRight w:val="0"/>
              <w:marTop w:val="0"/>
              <w:marBottom w:val="0"/>
              <w:divBdr>
                <w:top w:val="none" w:sz="0" w:space="0" w:color="auto"/>
                <w:left w:val="none" w:sz="0" w:space="0" w:color="auto"/>
                <w:bottom w:val="none" w:sz="0" w:space="0" w:color="auto"/>
                <w:right w:val="none" w:sz="0" w:space="0" w:color="auto"/>
              </w:divBdr>
            </w:div>
            <w:div w:id="1135178978">
              <w:marLeft w:val="0"/>
              <w:marRight w:val="0"/>
              <w:marTop w:val="0"/>
              <w:marBottom w:val="0"/>
              <w:divBdr>
                <w:top w:val="none" w:sz="0" w:space="0" w:color="auto"/>
                <w:left w:val="none" w:sz="0" w:space="0" w:color="auto"/>
                <w:bottom w:val="none" w:sz="0" w:space="0" w:color="auto"/>
                <w:right w:val="none" w:sz="0" w:space="0" w:color="auto"/>
              </w:divBdr>
            </w:div>
            <w:div w:id="1137644009">
              <w:marLeft w:val="0"/>
              <w:marRight w:val="0"/>
              <w:marTop w:val="0"/>
              <w:marBottom w:val="0"/>
              <w:divBdr>
                <w:top w:val="none" w:sz="0" w:space="0" w:color="auto"/>
                <w:left w:val="none" w:sz="0" w:space="0" w:color="auto"/>
                <w:bottom w:val="none" w:sz="0" w:space="0" w:color="auto"/>
                <w:right w:val="none" w:sz="0" w:space="0" w:color="auto"/>
              </w:divBdr>
            </w:div>
            <w:div w:id="1146554619">
              <w:marLeft w:val="0"/>
              <w:marRight w:val="0"/>
              <w:marTop w:val="0"/>
              <w:marBottom w:val="0"/>
              <w:divBdr>
                <w:top w:val="none" w:sz="0" w:space="0" w:color="auto"/>
                <w:left w:val="none" w:sz="0" w:space="0" w:color="auto"/>
                <w:bottom w:val="none" w:sz="0" w:space="0" w:color="auto"/>
                <w:right w:val="none" w:sz="0" w:space="0" w:color="auto"/>
              </w:divBdr>
            </w:div>
            <w:div w:id="1148549878">
              <w:marLeft w:val="0"/>
              <w:marRight w:val="0"/>
              <w:marTop w:val="0"/>
              <w:marBottom w:val="0"/>
              <w:divBdr>
                <w:top w:val="none" w:sz="0" w:space="0" w:color="auto"/>
                <w:left w:val="none" w:sz="0" w:space="0" w:color="auto"/>
                <w:bottom w:val="none" w:sz="0" w:space="0" w:color="auto"/>
                <w:right w:val="none" w:sz="0" w:space="0" w:color="auto"/>
              </w:divBdr>
            </w:div>
            <w:div w:id="1155683055">
              <w:marLeft w:val="0"/>
              <w:marRight w:val="0"/>
              <w:marTop w:val="0"/>
              <w:marBottom w:val="0"/>
              <w:divBdr>
                <w:top w:val="none" w:sz="0" w:space="0" w:color="auto"/>
                <w:left w:val="none" w:sz="0" w:space="0" w:color="auto"/>
                <w:bottom w:val="none" w:sz="0" w:space="0" w:color="auto"/>
                <w:right w:val="none" w:sz="0" w:space="0" w:color="auto"/>
              </w:divBdr>
            </w:div>
            <w:div w:id="1184897187">
              <w:marLeft w:val="0"/>
              <w:marRight w:val="0"/>
              <w:marTop w:val="0"/>
              <w:marBottom w:val="0"/>
              <w:divBdr>
                <w:top w:val="none" w:sz="0" w:space="0" w:color="auto"/>
                <w:left w:val="none" w:sz="0" w:space="0" w:color="auto"/>
                <w:bottom w:val="none" w:sz="0" w:space="0" w:color="auto"/>
                <w:right w:val="none" w:sz="0" w:space="0" w:color="auto"/>
              </w:divBdr>
            </w:div>
            <w:div w:id="1195191720">
              <w:marLeft w:val="0"/>
              <w:marRight w:val="0"/>
              <w:marTop w:val="0"/>
              <w:marBottom w:val="0"/>
              <w:divBdr>
                <w:top w:val="none" w:sz="0" w:space="0" w:color="auto"/>
                <w:left w:val="none" w:sz="0" w:space="0" w:color="auto"/>
                <w:bottom w:val="none" w:sz="0" w:space="0" w:color="auto"/>
                <w:right w:val="none" w:sz="0" w:space="0" w:color="auto"/>
              </w:divBdr>
            </w:div>
            <w:div w:id="1221743253">
              <w:marLeft w:val="0"/>
              <w:marRight w:val="0"/>
              <w:marTop w:val="0"/>
              <w:marBottom w:val="0"/>
              <w:divBdr>
                <w:top w:val="none" w:sz="0" w:space="0" w:color="auto"/>
                <w:left w:val="none" w:sz="0" w:space="0" w:color="auto"/>
                <w:bottom w:val="none" w:sz="0" w:space="0" w:color="auto"/>
                <w:right w:val="none" w:sz="0" w:space="0" w:color="auto"/>
              </w:divBdr>
            </w:div>
            <w:div w:id="1223057263">
              <w:marLeft w:val="0"/>
              <w:marRight w:val="0"/>
              <w:marTop w:val="0"/>
              <w:marBottom w:val="0"/>
              <w:divBdr>
                <w:top w:val="none" w:sz="0" w:space="0" w:color="auto"/>
                <w:left w:val="none" w:sz="0" w:space="0" w:color="auto"/>
                <w:bottom w:val="none" w:sz="0" w:space="0" w:color="auto"/>
                <w:right w:val="none" w:sz="0" w:space="0" w:color="auto"/>
              </w:divBdr>
            </w:div>
            <w:div w:id="1223717052">
              <w:marLeft w:val="0"/>
              <w:marRight w:val="0"/>
              <w:marTop w:val="0"/>
              <w:marBottom w:val="0"/>
              <w:divBdr>
                <w:top w:val="none" w:sz="0" w:space="0" w:color="auto"/>
                <w:left w:val="none" w:sz="0" w:space="0" w:color="auto"/>
                <w:bottom w:val="none" w:sz="0" w:space="0" w:color="auto"/>
                <w:right w:val="none" w:sz="0" w:space="0" w:color="auto"/>
              </w:divBdr>
            </w:div>
            <w:div w:id="1228343884">
              <w:marLeft w:val="0"/>
              <w:marRight w:val="0"/>
              <w:marTop w:val="0"/>
              <w:marBottom w:val="0"/>
              <w:divBdr>
                <w:top w:val="none" w:sz="0" w:space="0" w:color="auto"/>
                <w:left w:val="none" w:sz="0" w:space="0" w:color="auto"/>
                <w:bottom w:val="none" w:sz="0" w:space="0" w:color="auto"/>
                <w:right w:val="none" w:sz="0" w:space="0" w:color="auto"/>
              </w:divBdr>
            </w:div>
            <w:div w:id="1230380546">
              <w:marLeft w:val="0"/>
              <w:marRight w:val="0"/>
              <w:marTop w:val="0"/>
              <w:marBottom w:val="0"/>
              <w:divBdr>
                <w:top w:val="none" w:sz="0" w:space="0" w:color="auto"/>
                <w:left w:val="none" w:sz="0" w:space="0" w:color="auto"/>
                <w:bottom w:val="none" w:sz="0" w:space="0" w:color="auto"/>
                <w:right w:val="none" w:sz="0" w:space="0" w:color="auto"/>
              </w:divBdr>
            </w:div>
            <w:div w:id="1233735506">
              <w:marLeft w:val="0"/>
              <w:marRight w:val="0"/>
              <w:marTop w:val="0"/>
              <w:marBottom w:val="0"/>
              <w:divBdr>
                <w:top w:val="none" w:sz="0" w:space="0" w:color="auto"/>
                <w:left w:val="none" w:sz="0" w:space="0" w:color="auto"/>
                <w:bottom w:val="none" w:sz="0" w:space="0" w:color="auto"/>
                <w:right w:val="none" w:sz="0" w:space="0" w:color="auto"/>
              </w:divBdr>
            </w:div>
            <w:div w:id="1235510369">
              <w:marLeft w:val="0"/>
              <w:marRight w:val="0"/>
              <w:marTop w:val="0"/>
              <w:marBottom w:val="0"/>
              <w:divBdr>
                <w:top w:val="none" w:sz="0" w:space="0" w:color="auto"/>
                <w:left w:val="none" w:sz="0" w:space="0" w:color="auto"/>
                <w:bottom w:val="none" w:sz="0" w:space="0" w:color="auto"/>
                <w:right w:val="none" w:sz="0" w:space="0" w:color="auto"/>
              </w:divBdr>
            </w:div>
            <w:div w:id="1235581111">
              <w:marLeft w:val="0"/>
              <w:marRight w:val="0"/>
              <w:marTop w:val="0"/>
              <w:marBottom w:val="0"/>
              <w:divBdr>
                <w:top w:val="none" w:sz="0" w:space="0" w:color="auto"/>
                <w:left w:val="none" w:sz="0" w:space="0" w:color="auto"/>
                <w:bottom w:val="none" w:sz="0" w:space="0" w:color="auto"/>
                <w:right w:val="none" w:sz="0" w:space="0" w:color="auto"/>
              </w:divBdr>
            </w:div>
            <w:div w:id="1254587978">
              <w:marLeft w:val="0"/>
              <w:marRight w:val="0"/>
              <w:marTop w:val="0"/>
              <w:marBottom w:val="0"/>
              <w:divBdr>
                <w:top w:val="none" w:sz="0" w:space="0" w:color="auto"/>
                <w:left w:val="none" w:sz="0" w:space="0" w:color="auto"/>
                <w:bottom w:val="none" w:sz="0" w:space="0" w:color="auto"/>
                <w:right w:val="none" w:sz="0" w:space="0" w:color="auto"/>
              </w:divBdr>
            </w:div>
            <w:div w:id="1265921019">
              <w:marLeft w:val="0"/>
              <w:marRight w:val="0"/>
              <w:marTop w:val="0"/>
              <w:marBottom w:val="0"/>
              <w:divBdr>
                <w:top w:val="none" w:sz="0" w:space="0" w:color="auto"/>
                <w:left w:val="none" w:sz="0" w:space="0" w:color="auto"/>
                <w:bottom w:val="none" w:sz="0" w:space="0" w:color="auto"/>
                <w:right w:val="none" w:sz="0" w:space="0" w:color="auto"/>
              </w:divBdr>
            </w:div>
            <w:div w:id="1271623591">
              <w:marLeft w:val="0"/>
              <w:marRight w:val="0"/>
              <w:marTop w:val="0"/>
              <w:marBottom w:val="0"/>
              <w:divBdr>
                <w:top w:val="none" w:sz="0" w:space="0" w:color="auto"/>
                <w:left w:val="none" w:sz="0" w:space="0" w:color="auto"/>
                <w:bottom w:val="none" w:sz="0" w:space="0" w:color="auto"/>
                <w:right w:val="none" w:sz="0" w:space="0" w:color="auto"/>
              </w:divBdr>
            </w:div>
            <w:div w:id="1274362178">
              <w:marLeft w:val="0"/>
              <w:marRight w:val="0"/>
              <w:marTop w:val="0"/>
              <w:marBottom w:val="0"/>
              <w:divBdr>
                <w:top w:val="none" w:sz="0" w:space="0" w:color="auto"/>
                <w:left w:val="none" w:sz="0" w:space="0" w:color="auto"/>
                <w:bottom w:val="none" w:sz="0" w:space="0" w:color="auto"/>
                <w:right w:val="none" w:sz="0" w:space="0" w:color="auto"/>
              </w:divBdr>
            </w:div>
            <w:div w:id="1280718857">
              <w:marLeft w:val="0"/>
              <w:marRight w:val="0"/>
              <w:marTop w:val="0"/>
              <w:marBottom w:val="0"/>
              <w:divBdr>
                <w:top w:val="none" w:sz="0" w:space="0" w:color="auto"/>
                <w:left w:val="none" w:sz="0" w:space="0" w:color="auto"/>
                <w:bottom w:val="none" w:sz="0" w:space="0" w:color="auto"/>
                <w:right w:val="none" w:sz="0" w:space="0" w:color="auto"/>
              </w:divBdr>
            </w:div>
            <w:div w:id="1295596369">
              <w:marLeft w:val="0"/>
              <w:marRight w:val="0"/>
              <w:marTop w:val="0"/>
              <w:marBottom w:val="0"/>
              <w:divBdr>
                <w:top w:val="none" w:sz="0" w:space="0" w:color="auto"/>
                <w:left w:val="none" w:sz="0" w:space="0" w:color="auto"/>
                <w:bottom w:val="none" w:sz="0" w:space="0" w:color="auto"/>
                <w:right w:val="none" w:sz="0" w:space="0" w:color="auto"/>
              </w:divBdr>
            </w:div>
            <w:div w:id="1311903526">
              <w:marLeft w:val="0"/>
              <w:marRight w:val="0"/>
              <w:marTop w:val="0"/>
              <w:marBottom w:val="0"/>
              <w:divBdr>
                <w:top w:val="none" w:sz="0" w:space="0" w:color="auto"/>
                <w:left w:val="none" w:sz="0" w:space="0" w:color="auto"/>
                <w:bottom w:val="none" w:sz="0" w:space="0" w:color="auto"/>
                <w:right w:val="none" w:sz="0" w:space="0" w:color="auto"/>
              </w:divBdr>
            </w:div>
            <w:div w:id="1327393955">
              <w:marLeft w:val="0"/>
              <w:marRight w:val="0"/>
              <w:marTop w:val="0"/>
              <w:marBottom w:val="0"/>
              <w:divBdr>
                <w:top w:val="none" w:sz="0" w:space="0" w:color="auto"/>
                <w:left w:val="none" w:sz="0" w:space="0" w:color="auto"/>
                <w:bottom w:val="none" w:sz="0" w:space="0" w:color="auto"/>
                <w:right w:val="none" w:sz="0" w:space="0" w:color="auto"/>
              </w:divBdr>
            </w:div>
            <w:div w:id="1332374612">
              <w:marLeft w:val="0"/>
              <w:marRight w:val="0"/>
              <w:marTop w:val="0"/>
              <w:marBottom w:val="0"/>
              <w:divBdr>
                <w:top w:val="none" w:sz="0" w:space="0" w:color="auto"/>
                <w:left w:val="none" w:sz="0" w:space="0" w:color="auto"/>
                <w:bottom w:val="none" w:sz="0" w:space="0" w:color="auto"/>
                <w:right w:val="none" w:sz="0" w:space="0" w:color="auto"/>
              </w:divBdr>
            </w:div>
            <w:div w:id="1348826729">
              <w:marLeft w:val="0"/>
              <w:marRight w:val="0"/>
              <w:marTop w:val="0"/>
              <w:marBottom w:val="0"/>
              <w:divBdr>
                <w:top w:val="none" w:sz="0" w:space="0" w:color="auto"/>
                <w:left w:val="none" w:sz="0" w:space="0" w:color="auto"/>
                <w:bottom w:val="none" w:sz="0" w:space="0" w:color="auto"/>
                <w:right w:val="none" w:sz="0" w:space="0" w:color="auto"/>
              </w:divBdr>
            </w:div>
            <w:div w:id="1395080087">
              <w:marLeft w:val="0"/>
              <w:marRight w:val="0"/>
              <w:marTop w:val="0"/>
              <w:marBottom w:val="0"/>
              <w:divBdr>
                <w:top w:val="none" w:sz="0" w:space="0" w:color="auto"/>
                <w:left w:val="none" w:sz="0" w:space="0" w:color="auto"/>
                <w:bottom w:val="none" w:sz="0" w:space="0" w:color="auto"/>
                <w:right w:val="none" w:sz="0" w:space="0" w:color="auto"/>
              </w:divBdr>
            </w:div>
            <w:div w:id="1409690714">
              <w:marLeft w:val="0"/>
              <w:marRight w:val="0"/>
              <w:marTop w:val="0"/>
              <w:marBottom w:val="0"/>
              <w:divBdr>
                <w:top w:val="none" w:sz="0" w:space="0" w:color="auto"/>
                <w:left w:val="none" w:sz="0" w:space="0" w:color="auto"/>
                <w:bottom w:val="none" w:sz="0" w:space="0" w:color="auto"/>
                <w:right w:val="none" w:sz="0" w:space="0" w:color="auto"/>
              </w:divBdr>
            </w:div>
            <w:div w:id="1415778599">
              <w:marLeft w:val="0"/>
              <w:marRight w:val="0"/>
              <w:marTop w:val="0"/>
              <w:marBottom w:val="0"/>
              <w:divBdr>
                <w:top w:val="none" w:sz="0" w:space="0" w:color="auto"/>
                <w:left w:val="none" w:sz="0" w:space="0" w:color="auto"/>
                <w:bottom w:val="none" w:sz="0" w:space="0" w:color="auto"/>
                <w:right w:val="none" w:sz="0" w:space="0" w:color="auto"/>
              </w:divBdr>
            </w:div>
            <w:div w:id="1418553747">
              <w:marLeft w:val="0"/>
              <w:marRight w:val="0"/>
              <w:marTop w:val="0"/>
              <w:marBottom w:val="0"/>
              <w:divBdr>
                <w:top w:val="none" w:sz="0" w:space="0" w:color="auto"/>
                <w:left w:val="none" w:sz="0" w:space="0" w:color="auto"/>
                <w:bottom w:val="none" w:sz="0" w:space="0" w:color="auto"/>
                <w:right w:val="none" w:sz="0" w:space="0" w:color="auto"/>
              </w:divBdr>
            </w:div>
            <w:div w:id="1426459438">
              <w:marLeft w:val="0"/>
              <w:marRight w:val="0"/>
              <w:marTop w:val="0"/>
              <w:marBottom w:val="0"/>
              <w:divBdr>
                <w:top w:val="none" w:sz="0" w:space="0" w:color="auto"/>
                <w:left w:val="none" w:sz="0" w:space="0" w:color="auto"/>
                <w:bottom w:val="none" w:sz="0" w:space="0" w:color="auto"/>
                <w:right w:val="none" w:sz="0" w:space="0" w:color="auto"/>
              </w:divBdr>
            </w:div>
            <w:div w:id="1434664981">
              <w:marLeft w:val="0"/>
              <w:marRight w:val="0"/>
              <w:marTop w:val="0"/>
              <w:marBottom w:val="0"/>
              <w:divBdr>
                <w:top w:val="none" w:sz="0" w:space="0" w:color="auto"/>
                <w:left w:val="none" w:sz="0" w:space="0" w:color="auto"/>
                <w:bottom w:val="none" w:sz="0" w:space="0" w:color="auto"/>
                <w:right w:val="none" w:sz="0" w:space="0" w:color="auto"/>
              </w:divBdr>
            </w:div>
            <w:div w:id="1435632696">
              <w:marLeft w:val="0"/>
              <w:marRight w:val="0"/>
              <w:marTop w:val="0"/>
              <w:marBottom w:val="0"/>
              <w:divBdr>
                <w:top w:val="none" w:sz="0" w:space="0" w:color="auto"/>
                <w:left w:val="none" w:sz="0" w:space="0" w:color="auto"/>
                <w:bottom w:val="none" w:sz="0" w:space="0" w:color="auto"/>
                <w:right w:val="none" w:sz="0" w:space="0" w:color="auto"/>
              </w:divBdr>
            </w:div>
            <w:div w:id="1450275023">
              <w:marLeft w:val="0"/>
              <w:marRight w:val="0"/>
              <w:marTop w:val="0"/>
              <w:marBottom w:val="0"/>
              <w:divBdr>
                <w:top w:val="none" w:sz="0" w:space="0" w:color="auto"/>
                <w:left w:val="none" w:sz="0" w:space="0" w:color="auto"/>
                <w:bottom w:val="none" w:sz="0" w:space="0" w:color="auto"/>
                <w:right w:val="none" w:sz="0" w:space="0" w:color="auto"/>
              </w:divBdr>
            </w:div>
            <w:div w:id="1463157789">
              <w:marLeft w:val="0"/>
              <w:marRight w:val="0"/>
              <w:marTop w:val="0"/>
              <w:marBottom w:val="0"/>
              <w:divBdr>
                <w:top w:val="none" w:sz="0" w:space="0" w:color="auto"/>
                <w:left w:val="none" w:sz="0" w:space="0" w:color="auto"/>
                <w:bottom w:val="none" w:sz="0" w:space="0" w:color="auto"/>
                <w:right w:val="none" w:sz="0" w:space="0" w:color="auto"/>
              </w:divBdr>
            </w:div>
            <w:div w:id="1464348872">
              <w:marLeft w:val="0"/>
              <w:marRight w:val="0"/>
              <w:marTop w:val="0"/>
              <w:marBottom w:val="0"/>
              <w:divBdr>
                <w:top w:val="none" w:sz="0" w:space="0" w:color="auto"/>
                <w:left w:val="none" w:sz="0" w:space="0" w:color="auto"/>
                <w:bottom w:val="none" w:sz="0" w:space="0" w:color="auto"/>
                <w:right w:val="none" w:sz="0" w:space="0" w:color="auto"/>
              </w:divBdr>
            </w:div>
            <w:div w:id="1475022955">
              <w:marLeft w:val="0"/>
              <w:marRight w:val="0"/>
              <w:marTop w:val="0"/>
              <w:marBottom w:val="0"/>
              <w:divBdr>
                <w:top w:val="none" w:sz="0" w:space="0" w:color="auto"/>
                <w:left w:val="none" w:sz="0" w:space="0" w:color="auto"/>
                <w:bottom w:val="none" w:sz="0" w:space="0" w:color="auto"/>
                <w:right w:val="none" w:sz="0" w:space="0" w:color="auto"/>
              </w:divBdr>
            </w:div>
            <w:div w:id="1538397504">
              <w:marLeft w:val="0"/>
              <w:marRight w:val="0"/>
              <w:marTop w:val="0"/>
              <w:marBottom w:val="0"/>
              <w:divBdr>
                <w:top w:val="none" w:sz="0" w:space="0" w:color="auto"/>
                <w:left w:val="none" w:sz="0" w:space="0" w:color="auto"/>
                <w:bottom w:val="none" w:sz="0" w:space="0" w:color="auto"/>
                <w:right w:val="none" w:sz="0" w:space="0" w:color="auto"/>
              </w:divBdr>
            </w:div>
            <w:div w:id="1551258728">
              <w:marLeft w:val="0"/>
              <w:marRight w:val="0"/>
              <w:marTop w:val="0"/>
              <w:marBottom w:val="0"/>
              <w:divBdr>
                <w:top w:val="none" w:sz="0" w:space="0" w:color="auto"/>
                <w:left w:val="none" w:sz="0" w:space="0" w:color="auto"/>
                <w:bottom w:val="none" w:sz="0" w:space="0" w:color="auto"/>
                <w:right w:val="none" w:sz="0" w:space="0" w:color="auto"/>
              </w:divBdr>
            </w:div>
            <w:div w:id="1564216959">
              <w:marLeft w:val="0"/>
              <w:marRight w:val="0"/>
              <w:marTop w:val="0"/>
              <w:marBottom w:val="0"/>
              <w:divBdr>
                <w:top w:val="none" w:sz="0" w:space="0" w:color="auto"/>
                <w:left w:val="none" w:sz="0" w:space="0" w:color="auto"/>
                <w:bottom w:val="none" w:sz="0" w:space="0" w:color="auto"/>
                <w:right w:val="none" w:sz="0" w:space="0" w:color="auto"/>
              </w:divBdr>
            </w:div>
            <w:div w:id="1571503147">
              <w:marLeft w:val="0"/>
              <w:marRight w:val="0"/>
              <w:marTop w:val="0"/>
              <w:marBottom w:val="0"/>
              <w:divBdr>
                <w:top w:val="none" w:sz="0" w:space="0" w:color="auto"/>
                <w:left w:val="none" w:sz="0" w:space="0" w:color="auto"/>
                <w:bottom w:val="none" w:sz="0" w:space="0" w:color="auto"/>
                <w:right w:val="none" w:sz="0" w:space="0" w:color="auto"/>
              </w:divBdr>
            </w:div>
            <w:div w:id="1600915917">
              <w:marLeft w:val="0"/>
              <w:marRight w:val="0"/>
              <w:marTop w:val="0"/>
              <w:marBottom w:val="0"/>
              <w:divBdr>
                <w:top w:val="none" w:sz="0" w:space="0" w:color="auto"/>
                <w:left w:val="none" w:sz="0" w:space="0" w:color="auto"/>
                <w:bottom w:val="none" w:sz="0" w:space="0" w:color="auto"/>
                <w:right w:val="none" w:sz="0" w:space="0" w:color="auto"/>
              </w:divBdr>
            </w:div>
            <w:div w:id="1608271295">
              <w:marLeft w:val="0"/>
              <w:marRight w:val="0"/>
              <w:marTop w:val="0"/>
              <w:marBottom w:val="0"/>
              <w:divBdr>
                <w:top w:val="none" w:sz="0" w:space="0" w:color="auto"/>
                <w:left w:val="none" w:sz="0" w:space="0" w:color="auto"/>
                <w:bottom w:val="none" w:sz="0" w:space="0" w:color="auto"/>
                <w:right w:val="none" w:sz="0" w:space="0" w:color="auto"/>
              </w:divBdr>
            </w:div>
            <w:div w:id="1619263996">
              <w:marLeft w:val="0"/>
              <w:marRight w:val="0"/>
              <w:marTop w:val="0"/>
              <w:marBottom w:val="0"/>
              <w:divBdr>
                <w:top w:val="none" w:sz="0" w:space="0" w:color="auto"/>
                <w:left w:val="none" w:sz="0" w:space="0" w:color="auto"/>
                <w:bottom w:val="none" w:sz="0" w:space="0" w:color="auto"/>
                <w:right w:val="none" w:sz="0" w:space="0" w:color="auto"/>
              </w:divBdr>
            </w:div>
            <w:div w:id="1637904456">
              <w:marLeft w:val="0"/>
              <w:marRight w:val="0"/>
              <w:marTop w:val="0"/>
              <w:marBottom w:val="0"/>
              <w:divBdr>
                <w:top w:val="none" w:sz="0" w:space="0" w:color="auto"/>
                <w:left w:val="none" w:sz="0" w:space="0" w:color="auto"/>
                <w:bottom w:val="none" w:sz="0" w:space="0" w:color="auto"/>
                <w:right w:val="none" w:sz="0" w:space="0" w:color="auto"/>
              </w:divBdr>
            </w:div>
            <w:div w:id="1643581575">
              <w:marLeft w:val="0"/>
              <w:marRight w:val="0"/>
              <w:marTop w:val="0"/>
              <w:marBottom w:val="0"/>
              <w:divBdr>
                <w:top w:val="none" w:sz="0" w:space="0" w:color="auto"/>
                <w:left w:val="none" w:sz="0" w:space="0" w:color="auto"/>
                <w:bottom w:val="none" w:sz="0" w:space="0" w:color="auto"/>
                <w:right w:val="none" w:sz="0" w:space="0" w:color="auto"/>
              </w:divBdr>
            </w:div>
            <w:div w:id="1656756419">
              <w:marLeft w:val="0"/>
              <w:marRight w:val="0"/>
              <w:marTop w:val="0"/>
              <w:marBottom w:val="0"/>
              <w:divBdr>
                <w:top w:val="none" w:sz="0" w:space="0" w:color="auto"/>
                <w:left w:val="none" w:sz="0" w:space="0" w:color="auto"/>
                <w:bottom w:val="none" w:sz="0" w:space="0" w:color="auto"/>
                <w:right w:val="none" w:sz="0" w:space="0" w:color="auto"/>
              </w:divBdr>
            </w:div>
            <w:div w:id="1661230770">
              <w:marLeft w:val="0"/>
              <w:marRight w:val="0"/>
              <w:marTop w:val="0"/>
              <w:marBottom w:val="0"/>
              <w:divBdr>
                <w:top w:val="none" w:sz="0" w:space="0" w:color="auto"/>
                <w:left w:val="none" w:sz="0" w:space="0" w:color="auto"/>
                <w:bottom w:val="none" w:sz="0" w:space="0" w:color="auto"/>
                <w:right w:val="none" w:sz="0" w:space="0" w:color="auto"/>
              </w:divBdr>
            </w:div>
            <w:div w:id="1664353808">
              <w:marLeft w:val="0"/>
              <w:marRight w:val="0"/>
              <w:marTop w:val="0"/>
              <w:marBottom w:val="0"/>
              <w:divBdr>
                <w:top w:val="none" w:sz="0" w:space="0" w:color="auto"/>
                <w:left w:val="none" w:sz="0" w:space="0" w:color="auto"/>
                <w:bottom w:val="none" w:sz="0" w:space="0" w:color="auto"/>
                <w:right w:val="none" w:sz="0" w:space="0" w:color="auto"/>
              </w:divBdr>
            </w:div>
            <w:div w:id="1671323172">
              <w:marLeft w:val="0"/>
              <w:marRight w:val="0"/>
              <w:marTop w:val="0"/>
              <w:marBottom w:val="0"/>
              <w:divBdr>
                <w:top w:val="none" w:sz="0" w:space="0" w:color="auto"/>
                <w:left w:val="none" w:sz="0" w:space="0" w:color="auto"/>
                <w:bottom w:val="none" w:sz="0" w:space="0" w:color="auto"/>
                <w:right w:val="none" w:sz="0" w:space="0" w:color="auto"/>
              </w:divBdr>
            </w:div>
            <w:div w:id="1675184039">
              <w:marLeft w:val="0"/>
              <w:marRight w:val="0"/>
              <w:marTop w:val="0"/>
              <w:marBottom w:val="0"/>
              <w:divBdr>
                <w:top w:val="none" w:sz="0" w:space="0" w:color="auto"/>
                <w:left w:val="none" w:sz="0" w:space="0" w:color="auto"/>
                <w:bottom w:val="none" w:sz="0" w:space="0" w:color="auto"/>
                <w:right w:val="none" w:sz="0" w:space="0" w:color="auto"/>
              </w:divBdr>
            </w:div>
            <w:div w:id="1686131156">
              <w:marLeft w:val="0"/>
              <w:marRight w:val="0"/>
              <w:marTop w:val="0"/>
              <w:marBottom w:val="0"/>
              <w:divBdr>
                <w:top w:val="none" w:sz="0" w:space="0" w:color="auto"/>
                <w:left w:val="none" w:sz="0" w:space="0" w:color="auto"/>
                <w:bottom w:val="none" w:sz="0" w:space="0" w:color="auto"/>
                <w:right w:val="none" w:sz="0" w:space="0" w:color="auto"/>
              </w:divBdr>
            </w:div>
            <w:div w:id="1695033561">
              <w:marLeft w:val="0"/>
              <w:marRight w:val="0"/>
              <w:marTop w:val="0"/>
              <w:marBottom w:val="0"/>
              <w:divBdr>
                <w:top w:val="none" w:sz="0" w:space="0" w:color="auto"/>
                <w:left w:val="none" w:sz="0" w:space="0" w:color="auto"/>
                <w:bottom w:val="none" w:sz="0" w:space="0" w:color="auto"/>
                <w:right w:val="none" w:sz="0" w:space="0" w:color="auto"/>
              </w:divBdr>
            </w:div>
            <w:div w:id="1705210242">
              <w:marLeft w:val="0"/>
              <w:marRight w:val="0"/>
              <w:marTop w:val="0"/>
              <w:marBottom w:val="0"/>
              <w:divBdr>
                <w:top w:val="none" w:sz="0" w:space="0" w:color="auto"/>
                <w:left w:val="none" w:sz="0" w:space="0" w:color="auto"/>
                <w:bottom w:val="none" w:sz="0" w:space="0" w:color="auto"/>
                <w:right w:val="none" w:sz="0" w:space="0" w:color="auto"/>
              </w:divBdr>
            </w:div>
            <w:div w:id="1729185717">
              <w:marLeft w:val="0"/>
              <w:marRight w:val="0"/>
              <w:marTop w:val="0"/>
              <w:marBottom w:val="0"/>
              <w:divBdr>
                <w:top w:val="none" w:sz="0" w:space="0" w:color="auto"/>
                <w:left w:val="none" w:sz="0" w:space="0" w:color="auto"/>
                <w:bottom w:val="none" w:sz="0" w:space="0" w:color="auto"/>
                <w:right w:val="none" w:sz="0" w:space="0" w:color="auto"/>
              </w:divBdr>
            </w:div>
            <w:div w:id="1740327910">
              <w:marLeft w:val="0"/>
              <w:marRight w:val="0"/>
              <w:marTop w:val="0"/>
              <w:marBottom w:val="0"/>
              <w:divBdr>
                <w:top w:val="none" w:sz="0" w:space="0" w:color="auto"/>
                <w:left w:val="none" w:sz="0" w:space="0" w:color="auto"/>
                <w:bottom w:val="none" w:sz="0" w:space="0" w:color="auto"/>
                <w:right w:val="none" w:sz="0" w:space="0" w:color="auto"/>
              </w:divBdr>
            </w:div>
            <w:div w:id="1779134224">
              <w:marLeft w:val="0"/>
              <w:marRight w:val="0"/>
              <w:marTop w:val="0"/>
              <w:marBottom w:val="0"/>
              <w:divBdr>
                <w:top w:val="none" w:sz="0" w:space="0" w:color="auto"/>
                <w:left w:val="none" w:sz="0" w:space="0" w:color="auto"/>
                <w:bottom w:val="none" w:sz="0" w:space="0" w:color="auto"/>
                <w:right w:val="none" w:sz="0" w:space="0" w:color="auto"/>
              </w:divBdr>
            </w:div>
            <w:div w:id="1783113418">
              <w:marLeft w:val="0"/>
              <w:marRight w:val="0"/>
              <w:marTop w:val="0"/>
              <w:marBottom w:val="0"/>
              <w:divBdr>
                <w:top w:val="none" w:sz="0" w:space="0" w:color="auto"/>
                <w:left w:val="none" w:sz="0" w:space="0" w:color="auto"/>
                <w:bottom w:val="none" w:sz="0" w:space="0" w:color="auto"/>
                <w:right w:val="none" w:sz="0" w:space="0" w:color="auto"/>
              </w:divBdr>
            </w:div>
            <w:div w:id="1785611434">
              <w:marLeft w:val="0"/>
              <w:marRight w:val="0"/>
              <w:marTop w:val="0"/>
              <w:marBottom w:val="0"/>
              <w:divBdr>
                <w:top w:val="none" w:sz="0" w:space="0" w:color="auto"/>
                <w:left w:val="none" w:sz="0" w:space="0" w:color="auto"/>
                <w:bottom w:val="none" w:sz="0" w:space="0" w:color="auto"/>
                <w:right w:val="none" w:sz="0" w:space="0" w:color="auto"/>
              </w:divBdr>
            </w:div>
            <w:div w:id="1787581598">
              <w:marLeft w:val="0"/>
              <w:marRight w:val="0"/>
              <w:marTop w:val="0"/>
              <w:marBottom w:val="0"/>
              <w:divBdr>
                <w:top w:val="none" w:sz="0" w:space="0" w:color="auto"/>
                <w:left w:val="none" w:sz="0" w:space="0" w:color="auto"/>
                <w:bottom w:val="none" w:sz="0" w:space="0" w:color="auto"/>
                <w:right w:val="none" w:sz="0" w:space="0" w:color="auto"/>
              </w:divBdr>
            </w:div>
            <w:div w:id="1812483544">
              <w:marLeft w:val="0"/>
              <w:marRight w:val="0"/>
              <w:marTop w:val="0"/>
              <w:marBottom w:val="0"/>
              <w:divBdr>
                <w:top w:val="none" w:sz="0" w:space="0" w:color="auto"/>
                <w:left w:val="none" w:sz="0" w:space="0" w:color="auto"/>
                <w:bottom w:val="none" w:sz="0" w:space="0" w:color="auto"/>
                <w:right w:val="none" w:sz="0" w:space="0" w:color="auto"/>
              </w:divBdr>
            </w:div>
            <w:div w:id="1821076197">
              <w:marLeft w:val="0"/>
              <w:marRight w:val="0"/>
              <w:marTop w:val="0"/>
              <w:marBottom w:val="0"/>
              <w:divBdr>
                <w:top w:val="none" w:sz="0" w:space="0" w:color="auto"/>
                <w:left w:val="none" w:sz="0" w:space="0" w:color="auto"/>
                <w:bottom w:val="none" w:sz="0" w:space="0" w:color="auto"/>
                <w:right w:val="none" w:sz="0" w:space="0" w:color="auto"/>
              </w:divBdr>
            </w:div>
            <w:div w:id="1831481602">
              <w:marLeft w:val="0"/>
              <w:marRight w:val="0"/>
              <w:marTop w:val="0"/>
              <w:marBottom w:val="0"/>
              <w:divBdr>
                <w:top w:val="none" w:sz="0" w:space="0" w:color="auto"/>
                <w:left w:val="none" w:sz="0" w:space="0" w:color="auto"/>
                <w:bottom w:val="none" w:sz="0" w:space="0" w:color="auto"/>
                <w:right w:val="none" w:sz="0" w:space="0" w:color="auto"/>
              </w:divBdr>
            </w:div>
            <w:div w:id="1847674323">
              <w:marLeft w:val="0"/>
              <w:marRight w:val="0"/>
              <w:marTop w:val="0"/>
              <w:marBottom w:val="0"/>
              <w:divBdr>
                <w:top w:val="none" w:sz="0" w:space="0" w:color="auto"/>
                <w:left w:val="none" w:sz="0" w:space="0" w:color="auto"/>
                <w:bottom w:val="none" w:sz="0" w:space="0" w:color="auto"/>
                <w:right w:val="none" w:sz="0" w:space="0" w:color="auto"/>
              </w:divBdr>
            </w:div>
            <w:div w:id="1849982208">
              <w:marLeft w:val="0"/>
              <w:marRight w:val="0"/>
              <w:marTop w:val="0"/>
              <w:marBottom w:val="0"/>
              <w:divBdr>
                <w:top w:val="none" w:sz="0" w:space="0" w:color="auto"/>
                <w:left w:val="none" w:sz="0" w:space="0" w:color="auto"/>
                <w:bottom w:val="none" w:sz="0" w:space="0" w:color="auto"/>
                <w:right w:val="none" w:sz="0" w:space="0" w:color="auto"/>
              </w:divBdr>
            </w:div>
            <w:div w:id="1860510399">
              <w:marLeft w:val="0"/>
              <w:marRight w:val="0"/>
              <w:marTop w:val="0"/>
              <w:marBottom w:val="0"/>
              <w:divBdr>
                <w:top w:val="none" w:sz="0" w:space="0" w:color="auto"/>
                <w:left w:val="none" w:sz="0" w:space="0" w:color="auto"/>
                <w:bottom w:val="none" w:sz="0" w:space="0" w:color="auto"/>
                <w:right w:val="none" w:sz="0" w:space="0" w:color="auto"/>
              </w:divBdr>
            </w:div>
            <w:div w:id="1867787964">
              <w:marLeft w:val="0"/>
              <w:marRight w:val="0"/>
              <w:marTop w:val="0"/>
              <w:marBottom w:val="0"/>
              <w:divBdr>
                <w:top w:val="none" w:sz="0" w:space="0" w:color="auto"/>
                <w:left w:val="none" w:sz="0" w:space="0" w:color="auto"/>
                <w:bottom w:val="none" w:sz="0" w:space="0" w:color="auto"/>
                <w:right w:val="none" w:sz="0" w:space="0" w:color="auto"/>
              </w:divBdr>
            </w:div>
            <w:div w:id="1870680990">
              <w:marLeft w:val="0"/>
              <w:marRight w:val="0"/>
              <w:marTop w:val="0"/>
              <w:marBottom w:val="0"/>
              <w:divBdr>
                <w:top w:val="none" w:sz="0" w:space="0" w:color="auto"/>
                <w:left w:val="none" w:sz="0" w:space="0" w:color="auto"/>
                <w:bottom w:val="none" w:sz="0" w:space="0" w:color="auto"/>
                <w:right w:val="none" w:sz="0" w:space="0" w:color="auto"/>
              </w:divBdr>
            </w:div>
            <w:div w:id="1885557878">
              <w:marLeft w:val="0"/>
              <w:marRight w:val="0"/>
              <w:marTop w:val="0"/>
              <w:marBottom w:val="0"/>
              <w:divBdr>
                <w:top w:val="none" w:sz="0" w:space="0" w:color="auto"/>
                <w:left w:val="none" w:sz="0" w:space="0" w:color="auto"/>
                <w:bottom w:val="none" w:sz="0" w:space="0" w:color="auto"/>
                <w:right w:val="none" w:sz="0" w:space="0" w:color="auto"/>
              </w:divBdr>
            </w:div>
            <w:div w:id="1886868660">
              <w:marLeft w:val="0"/>
              <w:marRight w:val="0"/>
              <w:marTop w:val="0"/>
              <w:marBottom w:val="0"/>
              <w:divBdr>
                <w:top w:val="none" w:sz="0" w:space="0" w:color="auto"/>
                <w:left w:val="none" w:sz="0" w:space="0" w:color="auto"/>
                <w:bottom w:val="none" w:sz="0" w:space="0" w:color="auto"/>
                <w:right w:val="none" w:sz="0" w:space="0" w:color="auto"/>
              </w:divBdr>
            </w:div>
            <w:div w:id="1909918727">
              <w:marLeft w:val="0"/>
              <w:marRight w:val="0"/>
              <w:marTop w:val="0"/>
              <w:marBottom w:val="0"/>
              <w:divBdr>
                <w:top w:val="none" w:sz="0" w:space="0" w:color="auto"/>
                <w:left w:val="none" w:sz="0" w:space="0" w:color="auto"/>
                <w:bottom w:val="none" w:sz="0" w:space="0" w:color="auto"/>
                <w:right w:val="none" w:sz="0" w:space="0" w:color="auto"/>
              </w:divBdr>
            </w:div>
            <w:div w:id="1917089910">
              <w:marLeft w:val="0"/>
              <w:marRight w:val="0"/>
              <w:marTop w:val="0"/>
              <w:marBottom w:val="0"/>
              <w:divBdr>
                <w:top w:val="none" w:sz="0" w:space="0" w:color="auto"/>
                <w:left w:val="none" w:sz="0" w:space="0" w:color="auto"/>
                <w:bottom w:val="none" w:sz="0" w:space="0" w:color="auto"/>
                <w:right w:val="none" w:sz="0" w:space="0" w:color="auto"/>
              </w:divBdr>
            </w:div>
            <w:div w:id="1929192560">
              <w:marLeft w:val="0"/>
              <w:marRight w:val="0"/>
              <w:marTop w:val="0"/>
              <w:marBottom w:val="0"/>
              <w:divBdr>
                <w:top w:val="none" w:sz="0" w:space="0" w:color="auto"/>
                <w:left w:val="none" w:sz="0" w:space="0" w:color="auto"/>
                <w:bottom w:val="none" w:sz="0" w:space="0" w:color="auto"/>
                <w:right w:val="none" w:sz="0" w:space="0" w:color="auto"/>
              </w:divBdr>
            </w:div>
            <w:div w:id="1933390578">
              <w:marLeft w:val="0"/>
              <w:marRight w:val="0"/>
              <w:marTop w:val="0"/>
              <w:marBottom w:val="0"/>
              <w:divBdr>
                <w:top w:val="none" w:sz="0" w:space="0" w:color="auto"/>
                <w:left w:val="none" w:sz="0" w:space="0" w:color="auto"/>
                <w:bottom w:val="none" w:sz="0" w:space="0" w:color="auto"/>
                <w:right w:val="none" w:sz="0" w:space="0" w:color="auto"/>
              </w:divBdr>
            </w:div>
            <w:div w:id="1962687503">
              <w:marLeft w:val="0"/>
              <w:marRight w:val="0"/>
              <w:marTop w:val="0"/>
              <w:marBottom w:val="0"/>
              <w:divBdr>
                <w:top w:val="none" w:sz="0" w:space="0" w:color="auto"/>
                <w:left w:val="none" w:sz="0" w:space="0" w:color="auto"/>
                <w:bottom w:val="none" w:sz="0" w:space="0" w:color="auto"/>
                <w:right w:val="none" w:sz="0" w:space="0" w:color="auto"/>
              </w:divBdr>
            </w:div>
            <w:div w:id="1979063546">
              <w:marLeft w:val="0"/>
              <w:marRight w:val="0"/>
              <w:marTop w:val="0"/>
              <w:marBottom w:val="0"/>
              <w:divBdr>
                <w:top w:val="none" w:sz="0" w:space="0" w:color="auto"/>
                <w:left w:val="none" w:sz="0" w:space="0" w:color="auto"/>
                <w:bottom w:val="none" w:sz="0" w:space="0" w:color="auto"/>
                <w:right w:val="none" w:sz="0" w:space="0" w:color="auto"/>
              </w:divBdr>
            </w:div>
            <w:div w:id="1987202672">
              <w:marLeft w:val="0"/>
              <w:marRight w:val="0"/>
              <w:marTop w:val="0"/>
              <w:marBottom w:val="0"/>
              <w:divBdr>
                <w:top w:val="none" w:sz="0" w:space="0" w:color="auto"/>
                <w:left w:val="none" w:sz="0" w:space="0" w:color="auto"/>
                <w:bottom w:val="none" w:sz="0" w:space="0" w:color="auto"/>
                <w:right w:val="none" w:sz="0" w:space="0" w:color="auto"/>
              </w:divBdr>
            </w:div>
            <w:div w:id="2004317322">
              <w:marLeft w:val="0"/>
              <w:marRight w:val="0"/>
              <w:marTop w:val="0"/>
              <w:marBottom w:val="0"/>
              <w:divBdr>
                <w:top w:val="none" w:sz="0" w:space="0" w:color="auto"/>
                <w:left w:val="none" w:sz="0" w:space="0" w:color="auto"/>
                <w:bottom w:val="none" w:sz="0" w:space="0" w:color="auto"/>
                <w:right w:val="none" w:sz="0" w:space="0" w:color="auto"/>
              </w:divBdr>
            </w:div>
            <w:div w:id="2011831395">
              <w:marLeft w:val="0"/>
              <w:marRight w:val="0"/>
              <w:marTop w:val="0"/>
              <w:marBottom w:val="0"/>
              <w:divBdr>
                <w:top w:val="none" w:sz="0" w:space="0" w:color="auto"/>
                <w:left w:val="none" w:sz="0" w:space="0" w:color="auto"/>
                <w:bottom w:val="none" w:sz="0" w:space="0" w:color="auto"/>
                <w:right w:val="none" w:sz="0" w:space="0" w:color="auto"/>
              </w:divBdr>
            </w:div>
            <w:div w:id="2016498784">
              <w:marLeft w:val="0"/>
              <w:marRight w:val="0"/>
              <w:marTop w:val="0"/>
              <w:marBottom w:val="0"/>
              <w:divBdr>
                <w:top w:val="none" w:sz="0" w:space="0" w:color="auto"/>
                <w:left w:val="none" w:sz="0" w:space="0" w:color="auto"/>
                <w:bottom w:val="none" w:sz="0" w:space="0" w:color="auto"/>
                <w:right w:val="none" w:sz="0" w:space="0" w:color="auto"/>
              </w:divBdr>
            </w:div>
            <w:div w:id="2038046751">
              <w:marLeft w:val="0"/>
              <w:marRight w:val="0"/>
              <w:marTop w:val="0"/>
              <w:marBottom w:val="0"/>
              <w:divBdr>
                <w:top w:val="none" w:sz="0" w:space="0" w:color="auto"/>
                <w:left w:val="none" w:sz="0" w:space="0" w:color="auto"/>
                <w:bottom w:val="none" w:sz="0" w:space="0" w:color="auto"/>
                <w:right w:val="none" w:sz="0" w:space="0" w:color="auto"/>
              </w:divBdr>
            </w:div>
            <w:div w:id="2038388775">
              <w:marLeft w:val="0"/>
              <w:marRight w:val="0"/>
              <w:marTop w:val="0"/>
              <w:marBottom w:val="0"/>
              <w:divBdr>
                <w:top w:val="none" w:sz="0" w:space="0" w:color="auto"/>
                <w:left w:val="none" w:sz="0" w:space="0" w:color="auto"/>
                <w:bottom w:val="none" w:sz="0" w:space="0" w:color="auto"/>
                <w:right w:val="none" w:sz="0" w:space="0" w:color="auto"/>
              </w:divBdr>
            </w:div>
            <w:div w:id="2051614258">
              <w:marLeft w:val="0"/>
              <w:marRight w:val="0"/>
              <w:marTop w:val="0"/>
              <w:marBottom w:val="0"/>
              <w:divBdr>
                <w:top w:val="none" w:sz="0" w:space="0" w:color="auto"/>
                <w:left w:val="none" w:sz="0" w:space="0" w:color="auto"/>
                <w:bottom w:val="none" w:sz="0" w:space="0" w:color="auto"/>
                <w:right w:val="none" w:sz="0" w:space="0" w:color="auto"/>
              </w:divBdr>
            </w:div>
            <w:div w:id="2054381922">
              <w:marLeft w:val="0"/>
              <w:marRight w:val="0"/>
              <w:marTop w:val="0"/>
              <w:marBottom w:val="0"/>
              <w:divBdr>
                <w:top w:val="none" w:sz="0" w:space="0" w:color="auto"/>
                <w:left w:val="none" w:sz="0" w:space="0" w:color="auto"/>
                <w:bottom w:val="none" w:sz="0" w:space="0" w:color="auto"/>
                <w:right w:val="none" w:sz="0" w:space="0" w:color="auto"/>
              </w:divBdr>
            </w:div>
            <w:div w:id="2063212321">
              <w:marLeft w:val="0"/>
              <w:marRight w:val="0"/>
              <w:marTop w:val="0"/>
              <w:marBottom w:val="0"/>
              <w:divBdr>
                <w:top w:val="none" w:sz="0" w:space="0" w:color="auto"/>
                <w:left w:val="none" w:sz="0" w:space="0" w:color="auto"/>
                <w:bottom w:val="none" w:sz="0" w:space="0" w:color="auto"/>
                <w:right w:val="none" w:sz="0" w:space="0" w:color="auto"/>
              </w:divBdr>
            </w:div>
            <w:div w:id="2065132259">
              <w:marLeft w:val="0"/>
              <w:marRight w:val="0"/>
              <w:marTop w:val="0"/>
              <w:marBottom w:val="0"/>
              <w:divBdr>
                <w:top w:val="none" w:sz="0" w:space="0" w:color="auto"/>
                <w:left w:val="none" w:sz="0" w:space="0" w:color="auto"/>
                <w:bottom w:val="none" w:sz="0" w:space="0" w:color="auto"/>
                <w:right w:val="none" w:sz="0" w:space="0" w:color="auto"/>
              </w:divBdr>
            </w:div>
            <w:div w:id="2076472095">
              <w:marLeft w:val="0"/>
              <w:marRight w:val="0"/>
              <w:marTop w:val="0"/>
              <w:marBottom w:val="0"/>
              <w:divBdr>
                <w:top w:val="none" w:sz="0" w:space="0" w:color="auto"/>
                <w:left w:val="none" w:sz="0" w:space="0" w:color="auto"/>
                <w:bottom w:val="none" w:sz="0" w:space="0" w:color="auto"/>
                <w:right w:val="none" w:sz="0" w:space="0" w:color="auto"/>
              </w:divBdr>
            </w:div>
            <w:div w:id="2087141448">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2121021639">
              <w:marLeft w:val="0"/>
              <w:marRight w:val="0"/>
              <w:marTop w:val="0"/>
              <w:marBottom w:val="0"/>
              <w:divBdr>
                <w:top w:val="none" w:sz="0" w:space="0" w:color="auto"/>
                <w:left w:val="none" w:sz="0" w:space="0" w:color="auto"/>
                <w:bottom w:val="none" w:sz="0" w:space="0" w:color="auto"/>
                <w:right w:val="none" w:sz="0" w:space="0" w:color="auto"/>
              </w:divBdr>
            </w:div>
            <w:div w:id="2126339716">
              <w:marLeft w:val="0"/>
              <w:marRight w:val="0"/>
              <w:marTop w:val="0"/>
              <w:marBottom w:val="0"/>
              <w:divBdr>
                <w:top w:val="none" w:sz="0" w:space="0" w:color="auto"/>
                <w:left w:val="none" w:sz="0" w:space="0" w:color="auto"/>
                <w:bottom w:val="none" w:sz="0" w:space="0" w:color="auto"/>
                <w:right w:val="none" w:sz="0" w:space="0" w:color="auto"/>
              </w:divBdr>
            </w:div>
          </w:divsChild>
        </w:div>
        <w:div w:id="1428036191">
          <w:marLeft w:val="0"/>
          <w:marRight w:val="0"/>
          <w:marTop w:val="0"/>
          <w:marBottom w:val="0"/>
          <w:divBdr>
            <w:top w:val="none" w:sz="0" w:space="0" w:color="auto"/>
            <w:left w:val="none" w:sz="0" w:space="0" w:color="auto"/>
            <w:bottom w:val="none" w:sz="0" w:space="0" w:color="auto"/>
            <w:right w:val="none" w:sz="0" w:space="0" w:color="auto"/>
          </w:divBdr>
          <w:divsChild>
            <w:div w:id="2094546163">
              <w:marLeft w:val="0"/>
              <w:marRight w:val="0"/>
              <w:marTop w:val="0"/>
              <w:marBottom w:val="0"/>
              <w:divBdr>
                <w:top w:val="none" w:sz="0" w:space="0" w:color="auto"/>
                <w:left w:val="none" w:sz="0" w:space="0" w:color="auto"/>
                <w:bottom w:val="none" w:sz="0" w:space="0" w:color="auto"/>
                <w:right w:val="none" w:sz="0" w:space="0" w:color="auto"/>
              </w:divBdr>
            </w:div>
          </w:divsChild>
        </w:div>
        <w:div w:id="1443067371">
          <w:marLeft w:val="0"/>
          <w:marRight w:val="0"/>
          <w:marTop w:val="0"/>
          <w:marBottom w:val="0"/>
          <w:divBdr>
            <w:top w:val="none" w:sz="0" w:space="0" w:color="auto"/>
            <w:left w:val="none" w:sz="0" w:space="0" w:color="auto"/>
            <w:bottom w:val="none" w:sz="0" w:space="0" w:color="auto"/>
            <w:right w:val="none" w:sz="0" w:space="0" w:color="auto"/>
          </w:divBdr>
          <w:divsChild>
            <w:div w:id="7222748">
              <w:marLeft w:val="0"/>
              <w:marRight w:val="0"/>
              <w:marTop w:val="0"/>
              <w:marBottom w:val="0"/>
              <w:divBdr>
                <w:top w:val="none" w:sz="0" w:space="0" w:color="auto"/>
                <w:left w:val="none" w:sz="0" w:space="0" w:color="auto"/>
                <w:bottom w:val="none" w:sz="0" w:space="0" w:color="auto"/>
                <w:right w:val="none" w:sz="0" w:space="0" w:color="auto"/>
              </w:divBdr>
            </w:div>
            <w:div w:id="12343166">
              <w:marLeft w:val="0"/>
              <w:marRight w:val="0"/>
              <w:marTop w:val="0"/>
              <w:marBottom w:val="0"/>
              <w:divBdr>
                <w:top w:val="none" w:sz="0" w:space="0" w:color="auto"/>
                <w:left w:val="none" w:sz="0" w:space="0" w:color="auto"/>
                <w:bottom w:val="none" w:sz="0" w:space="0" w:color="auto"/>
                <w:right w:val="none" w:sz="0" w:space="0" w:color="auto"/>
              </w:divBdr>
            </w:div>
            <w:div w:id="22094387">
              <w:marLeft w:val="0"/>
              <w:marRight w:val="0"/>
              <w:marTop w:val="0"/>
              <w:marBottom w:val="0"/>
              <w:divBdr>
                <w:top w:val="none" w:sz="0" w:space="0" w:color="auto"/>
                <w:left w:val="none" w:sz="0" w:space="0" w:color="auto"/>
                <w:bottom w:val="none" w:sz="0" w:space="0" w:color="auto"/>
                <w:right w:val="none" w:sz="0" w:space="0" w:color="auto"/>
              </w:divBdr>
            </w:div>
            <w:div w:id="26949622">
              <w:marLeft w:val="0"/>
              <w:marRight w:val="0"/>
              <w:marTop w:val="0"/>
              <w:marBottom w:val="0"/>
              <w:divBdr>
                <w:top w:val="none" w:sz="0" w:space="0" w:color="auto"/>
                <w:left w:val="none" w:sz="0" w:space="0" w:color="auto"/>
                <w:bottom w:val="none" w:sz="0" w:space="0" w:color="auto"/>
                <w:right w:val="none" w:sz="0" w:space="0" w:color="auto"/>
              </w:divBdr>
            </w:div>
            <w:div w:id="32927648">
              <w:marLeft w:val="0"/>
              <w:marRight w:val="0"/>
              <w:marTop w:val="0"/>
              <w:marBottom w:val="0"/>
              <w:divBdr>
                <w:top w:val="none" w:sz="0" w:space="0" w:color="auto"/>
                <w:left w:val="none" w:sz="0" w:space="0" w:color="auto"/>
                <w:bottom w:val="none" w:sz="0" w:space="0" w:color="auto"/>
                <w:right w:val="none" w:sz="0" w:space="0" w:color="auto"/>
              </w:divBdr>
            </w:div>
            <w:div w:id="38940871">
              <w:marLeft w:val="0"/>
              <w:marRight w:val="0"/>
              <w:marTop w:val="0"/>
              <w:marBottom w:val="0"/>
              <w:divBdr>
                <w:top w:val="none" w:sz="0" w:space="0" w:color="auto"/>
                <w:left w:val="none" w:sz="0" w:space="0" w:color="auto"/>
                <w:bottom w:val="none" w:sz="0" w:space="0" w:color="auto"/>
                <w:right w:val="none" w:sz="0" w:space="0" w:color="auto"/>
              </w:divBdr>
            </w:div>
            <w:div w:id="57629455">
              <w:marLeft w:val="0"/>
              <w:marRight w:val="0"/>
              <w:marTop w:val="0"/>
              <w:marBottom w:val="0"/>
              <w:divBdr>
                <w:top w:val="none" w:sz="0" w:space="0" w:color="auto"/>
                <w:left w:val="none" w:sz="0" w:space="0" w:color="auto"/>
                <w:bottom w:val="none" w:sz="0" w:space="0" w:color="auto"/>
                <w:right w:val="none" w:sz="0" w:space="0" w:color="auto"/>
              </w:divBdr>
            </w:div>
            <w:div w:id="76633578">
              <w:marLeft w:val="0"/>
              <w:marRight w:val="0"/>
              <w:marTop w:val="0"/>
              <w:marBottom w:val="0"/>
              <w:divBdr>
                <w:top w:val="none" w:sz="0" w:space="0" w:color="auto"/>
                <w:left w:val="none" w:sz="0" w:space="0" w:color="auto"/>
                <w:bottom w:val="none" w:sz="0" w:space="0" w:color="auto"/>
                <w:right w:val="none" w:sz="0" w:space="0" w:color="auto"/>
              </w:divBdr>
            </w:div>
            <w:div w:id="78865803">
              <w:marLeft w:val="0"/>
              <w:marRight w:val="0"/>
              <w:marTop w:val="0"/>
              <w:marBottom w:val="0"/>
              <w:divBdr>
                <w:top w:val="none" w:sz="0" w:space="0" w:color="auto"/>
                <w:left w:val="none" w:sz="0" w:space="0" w:color="auto"/>
                <w:bottom w:val="none" w:sz="0" w:space="0" w:color="auto"/>
                <w:right w:val="none" w:sz="0" w:space="0" w:color="auto"/>
              </w:divBdr>
            </w:div>
            <w:div w:id="85462056">
              <w:marLeft w:val="0"/>
              <w:marRight w:val="0"/>
              <w:marTop w:val="0"/>
              <w:marBottom w:val="0"/>
              <w:divBdr>
                <w:top w:val="none" w:sz="0" w:space="0" w:color="auto"/>
                <w:left w:val="none" w:sz="0" w:space="0" w:color="auto"/>
                <w:bottom w:val="none" w:sz="0" w:space="0" w:color="auto"/>
                <w:right w:val="none" w:sz="0" w:space="0" w:color="auto"/>
              </w:divBdr>
            </w:div>
            <w:div w:id="88744430">
              <w:marLeft w:val="0"/>
              <w:marRight w:val="0"/>
              <w:marTop w:val="0"/>
              <w:marBottom w:val="0"/>
              <w:divBdr>
                <w:top w:val="none" w:sz="0" w:space="0" w:color="auto"/>
                <w:left w:val="none" w:sz="0" w:space="0" w:color="auto"/>
                <w:bottom w:val="none" w:sz="0" w:space="0" w:color="auto"/>
                <w:right w:val="none" w:sz="0" w:space="0" w:color="auto"/>
              </w:divBdr>
            </w:div>
            <w:div w:id="104738522">
              <w:marLeft w:val="0"/>
              <w:marRight w:val="0"/>
              <w:marTop w:val="0"/>
              <w:marBottom w:val="0"/>
              <w:divBdr>
                <w:top w:val="none" w:sz="0" w:space="0" w:color="auto"/>
                <w:left w:val="none" w:sz="0" w:space="0" w:color="auto"/>
                <w:bottom w:val="none" w:sz="0" w:space="0" w:color="auto"/>
                <w:right w:val="none" w:sz="0" w:space="0" w:color="auto"/>
              </w:divBdr>
            </w:div>
            <w:div w:id="108594544">
              <w:marLeft w:val="0"/>
              <w:marRight w:val="0"/>
              <w:marTop w:val="0"/>
              <w:marBottom w:val="0"/>
              <w:divBdr>
                <w:top w:val="none" w:sz="0" w:space="0" w:color="auto"/>
                <w:left w:val="none" w:sz="0" w:space="0" w:color="auto"/>
                <w:bottom w:val="none" w:sz="0" w:space="0" w:color="auto"/>
                <w:right w:val="none" w:sz="0" w:space="0" w:color="auto"/>
              </w:divBdr>
            </w:div>
            <w:div w:id="123432152">
              <w:marLeft w:val="0"/>
              <w:marRight w:val="0"/>
              <w:marTop w:val="0"/>
              <w:marBottom w:val="0"/>
              <w:divBdr>
                <w:top w:val="none" w:sz="0" w:space="0" w:color="auto"/>
                <w:left w:val="none" w:sz="0" w:space="0" w:color="auto"/>
                <w:bottom w:val="none" w:sz="0" w:space="0" w:color="auto"/>
                <w:right w:val="none" w:sz="0" w:space="0" w:color="auto"/>
              </w:divBdr>
            </w:div>
            <w:div w:id="128013647">
              <w:marLeft w:val="0"/>
              <w:marRight w:val="0"/>
              <w:marTop w:val="0"/>
              <w:marBottom w:val="0"/>
              <w:divBdr>
                <w:top w:val="none" w:sz="0" w:space="0" w:color="auto"/>
                <w:left w:val="none" w:sz="0" w:space="0" w:color="auto"/>
                <w:bottom w:val="none" w:sz="0" w:space="0" w:color="auto"/>
                <w:right w:val="none" w:sz="0" w:space="0" w:color="auto"/>
              </w:divBdr>
            </w:div>
            <w:div w:id="132531571">
              <w:marLeft w:val="0"/>
              <w:marRight w:val="0"/>
              <w:marTop w:val="0"/>
              <w:marBottom w:val="0"/>
              <w:divBdr>
                <w:top w:val="none" w:sz="0" w:space="0" w:color="auto"/>
                <w:left w:val="none" w:sz="0" w:space="0" w:color="auto"/>
                <w:bottom w:val="none" w:sz="0" w:space="0" w:color="auto"/>
                <w:right w:val="none" w:sz="0" w:space="0" w:color="auto"/>
              </w:divBdr>
            </w:div>
            <w:div w:id="135149556">
              <w:marLeft w:val="0"/>
              <w:marRight w:val="0"/>
              <w:marTop w:val="0"/>
              <w:marBottom w:val="0"/>
              <w:divBdr>
                <w:top w:val="none" w:sz="0" w:space="0" w:color="auto"/>
                <w:left w:val="none" w:sz="0" w:space="0" w:color="auto"/>
                <w:bottom w:val="none" w:sz="0" w:space="0" w:color="auto"/>
                <w:right w:val="none" w:sz="0" w:space="0" w:color="auto"/>
              </w:divBdr>
            </w:div>
            <w:div w:id="137773439">
              <w:marLeft w:val="0"/>
              <w:marRight w:val="0"/>
              <w:marTop w:val="0"/>
              <w:marBottom w:val="0"/>
              <w:divBdr>
                <w:top w:val="none" w:sz="0" w:space="0" w:color="auto"/>
                <w:left w:val="none" w:sz="0" w:space="0" w:color="auto"/>
                <w:bottom w:val="none" w:sz="0" w:space="0" w:color="auto"/>
                <w:right w:val="none" w:sz="0" w:space="0" w:color="auto"/>
              </w:divBdr>
            </w:div>
            <w:div w:id="139076153">
              <w:marLeft w:val="0"/>
              <w:marRight w:val="0"/>
              <w:marTop w:val="0"/>
              <w:marBottom w:val="0"/>
              <w:divBdr>
                <w:top w:val="none" w:sz="0" w:space="0" w:color="auto"/>
                <w:left w:val="none" w:sz="0" w:space="0" w:color="auto"/>
                <w:bottom w:val="none" w:sz="0" w:space="0" w:color="auto"/>
                <w:right w:val="none" w:sz="0" w:space="0" w:color="auto"/>
              </w:divBdr>
            </w:div>
            <w:div w:id="141118252">
              <w:marLeft w:val="0"/>
              <w:marRight w:val="0"/>
              <w:marTop w:val="0"/>
              <w:marBottom w:val="0"/>
              <w:divBdr>
                <w:top w:val="none" w:sz="0" w:space="0" w:color="auto"/>
                <w:left w:val="none" w:sz="0" w:space="0" w:color="auto"/>
                <w:bottom w:val="none" w:sz="0" w:space="0" w:color="auto"/>
                <w:right w:val="none" w:sz="0" w:space="0" w:color="auto"/>
              </w:divBdr>
            </w:div>
            <w:div w:id="163514229">
              <w:marLeft w:val="0"/>
              <w:marRight w:val="0"/>
              <w:marTop w:val="0"/>
              <w:marBottom w:val="0"/>
              <w:divBdr>
                <w:top w:val="none" w:sz="0" w:space="0" w:color="auto"/>
                <w:left w:val="none" w:sz="0" w:space="0" w:color="auto"/>
                <w:bottom w:val="none" w:sz="0" w:space="0" w:color="auto"/>
                <w:right w:val="none" w:sz="0" w:space="0" w:color="auto"/>
              </w:divBdr>
            </w:div>
            <w:div w:id="174275260">
              <w:marLeft w:val="0"/>
              <w:marRight w:val="0"/>
              <w:marTop w:val="0"/>
              <w:marBottom w:val="0"/>
              <w:divBdr>
                <w:top w:val="none" w:sz="0" w:space="0" w:color="auto"/>
                <w:left w:val="none" w:sz="0" w:space="0" w:color="auto"/>
                <w:bottom w:val="none" w:sz="0" w:space="0" w:color="auto"/>
                <w:right w:val="none" w:sz="0" w:space="0" w:color="auto"/>
              </w:divBdr>
            </w:div>
            <w:div w:id="177669942">
              <w:marLeft w:val="0"/>
              <w:marRight w:val="0"/>
              <w:marTop w:val="0"/>
              <w:marBottom w:val="0"/>
              <w:divBdr>
                <w:top w:val="none" w:sz="0" w:space="0" w:color="auto"/>
                <w:left w:val="none" w:sz="0" w:space="0" w:color="auto"/>
                <w:bottom w:val="none" w:sz="0" w:space="0" w:color="auto"/>
                <w:right w:val="none" w:sz="0" w:space="0" w:color="auto"/>
              </w:divBdr>
            </w:div>
            <w:div w:id="181283969">
              <w:marLeft w:val="0"/>
              <w:marRight w:val="0"/>
              <w:marTop w:val="0"/>
              <w:marBottom w:val="0"/>
              <w:divBdr>
                <w:top w:val="none" w:sz="0" w:space="0" w:color="auto"/>
                <w:left w:val="none" w:sz="0" w:space="0" w:color="auto"/>
                <w:bottom w:val="none" w:sz="0" w:space="0" w:color="auto"/>
                <w:right w:val="none" w:sz="0" w:space="0" w:color="auto"/>
              </w:divBdr>
            </w:div>
            <w:div w:id="181670249">
              <w:marLeft w:val="0"/>
              <w:marRight w:val="0"/>
              <w:marTop w:val="0"/>
              <w:marBottom w:val="0"/>
              <w:divBdr>
                <w:top w:val="none" w:sz="0" w:space="0" w:color="auto"/>
                <w:left w:val="none" w:sz="0" w:space="0" w:color="auto"/>
                <w:bottom w:val="none" w:sz="0" w:space="0" w:color="auto"/>
                <w:right w:val="none" w:sz="0" w:space="0" w:color="auto"/>
              </w:divBdr>
            </w:div>
            <w:div w:id="183986329">
              <w:marLeft w:val="0"/>
              <w:marRight w:val="0"/>
              <w:marTop w:val="0"/>
              <w:marBottom w:val="0"/>
              <w:divBdr>
                <w:top w:val="none" w:sz="0" w:space="0" w:color="auto"/>
                <w:left w:val="none" w:sz="0" w:space="0" w:color="auto"/>
                <w:bottom w:val="none" w:sz="0" w:space="0" w:color="auto"/>
                <w:right w:val="none" w:sz="0" w:space="0" w:color="auto"/>
              </w:divBdr>
            </w:div>
            <w:div w:id="186676205">
              <w:marLeft w:val="0"/>
              <w:marRight w:val="0"/>
              <w:marTop w:val="0"/>
              <w:marBottom w:val="0"/>
              <w:divBdr>
                <w:top w:val="none" w:sz="0" w:space="0" w:color="auto"/>
                <w:left w:val="none" w:sz="0" w:space="0" w:color="auto"/>
                <w:bottom w:val="none" w:sz="0" w:space="0" w:color="auto"/>
                <w:right w:val="none" w:sz="0" w:space="0" w:color="auto"/>
              </w:divBdr>
            </w:div>
            <w:div w:id="193612710">
              <w:marLeft w:val="0"/>
              <w:marRight w:val="0"/>
              <w:marTop w:val="0"/>
              <w:marBottom w:val="0"/>
              <w:divBdr>
                <w:top w:val="none" w:sz="0" w:space="0" w:color="auto"/>
                <w:left w:val="none" w:sz="0" w:space="0" w:color="auto"/>
                <w:bottom w:val="none" w:sz="0" w:space="0" w:color="auto"/>
                <w:right w:val="none" w:sz="0" w:space="0" w:color="auto"/>
              </w:divBdr>
            </w:div>
            <w:div w:id="203176442">
              <w:marLeft w:val="0"/>
              <w:marRight w:val="0"/>
              <w:marTop w:val="0"/>
              <w:marBottom w:val="0"/>
              <w:divBdr>
                <w:top w:val="none" w:sz="0" w:space="0" w:color="auto"/>
                <w:left w:val="none" w:sz="0" w:space="0" w:color="auto"/>
                <w:bottom w:val="none" w:sz="0" w:space="0" w:color="auto"/>
                <w:right w:val="none" w:sz="0" w:space="0" w:color="auto"/>
              </w:divBdr>
            </w:div>
            <w:div w:id="204224713">
              <w:marLeft w:val="0"/>
              <w:marRight w:val="0"/>
              <w:marTop w:val="0"/>
              <w:marBottom w:val="0"/>
              <w:divBdr>
                <w:top w:val="none" w:sz="0" w:space="0" w:color="auto"/>
                <w:left w:val="none" w:sz="0" w:space="0" w:color="auto"/>
                <w:bottom w:val="none" w:sz="0" w:space="0" w:color="auto"/>
                <w:right w:val="none" w:sz="0" w:space="0" w:color="auto"/>
              </w:divBdr>
            </w:div>
            <w:div w:id="232738815">
              <w:marLeft w:val="0"/>
              <w:marRight w:val="0"/>
              <w:marTop w:val="0"/>
              <w:marBottom w:val="0"/>
              <w:divBdr>
                <w:top w:val="none" w:sz="0" w:space="0" w:color="auto"/>
                <w:left w:val="none" w:sz="0" w:space="0" w:color="auto"/>
                <w:bottom w:val="none" w:sz="0" w:space="0" w:color="auto"/>
                <w:right w:val="none" w:sz="0" w:space="0" w:color="auto"/>
              </w:divBdr>
            </w:div>
            <w:div w:id="236288239">
              <w:marLeft w:val="0"/>
              <w:marRight w:val="0"/>
              <w:marTop w:val="0"/>
              <w:marBottom w:val="0"/>
              <w:divBdr>
                <w:top w:val="none" w:sz="0" w:space="0" w:color="auto"/>
                <w:left w:val="none" w:sz="0" w:space="0" w:color="auto"/>
                <w:bottom w:val="none" w:sz="0" w:space="0" w:color="auto"/>
                <w:right w:val="none" w:sz="0" w:space="0" w:color="auto"/>
              </w:divBdr>
            </w:div>
            <w:div w:id="241568102">
              <w:marLeft w:val="0"/>
              <w:marRight w:val="0"/>
              <w:marTop w:val="0"/>
              <w:marBottom w:val="0"/>
              <w:divBdr>
                <w:top w:val="none" w:sz="0" w:space="0" w:color="auto"/>
                <w:left w:val="none" w:sz="0" w:space="0" w:color="auto"/>
                <w:bottom w:val="none" w:sz="0" w:space="0" w:color="auto"/>
                <w:right w:val="none" w:sz="0" w:space="0" w:color="auto"/>
              </w:divBdr>
            </w:div>
            <w:div w:id="245529765">
              <w:marLeft w:val="0"/>
              <w:marRight w:val="0"/>
              <w:marTop w:val="0"/>
              <w:marBottom w:val="0"/>
              <w:divBdr>
                <w:top w:val="none" w:sz="0" w:space="0" w:color="auto"/>
                <w:left w:val="none" w:sz="0" w:space="0" w:color="auto"/>
                <w:bottom w:val="none" w:sz="0" w:space="0" w:color="auto"/>
                <w:right w:val="none" w:sz="0" w:space="0" w:color="auto"/>
              </w:divBdr>
            </w:div>
            <w:div w:id="247230206">
              <w:marLeft w:val="0"/>
              <w:marRight w:val="0"/>
              <w:marTop w:val="0"/>
              <w:marBottom w:val="0"/>
              <w:divBdr>
                <w:top w:val="none" w:sz="0" w:space="0" w:color="auto"/>
                <w:left w:val="none" w:sz="0" w:space="0" w:color="auto"/>
                <w:bottom w:val="none" w:sz="0" w:space="0" w:color="auto"/>
                <w:right w:val="none" w:sz="0" w:space="0" w:color="auto"/>
              </w:divBdr>
            </w:div>
            <w:div w:id="250359842">
              <w:marLeft w:val="0"/>
              <w:marRight w:val="0"/>
              <w:marTop w:val="0"/>
              <w:marBottom w:val="0"/>
              <w:divBdr>
                <w:top w:val="none" w:sz="0" w:space="0" w:color="auto"/>
                <w:left w:val="none" w:sz="0" w:space="0" w:color="auto"/>
                <w:bottom w:val="none" w:sz="0" w:space="0" w:color="auto"/>
                <w:right w:val="none" w:sz="0" w:space="0" w:color="auto"/>
              </w:divBdr>
            </w:div>
            <w:div w:id="266236122">
              <w:marLeft w:val="0"/>
              <w:marRight w:val="0"/>
              <w:marTop w:val="0"/>
              <w:marBottom w:val="0"/>
              <w:divBdr>
                <w:top w:val="none" w:sz="0" w:space="0" w:color="auto"/>
                <w:left w:val="none" w:sz="0" w:space="0" w:color="auto"/>
                <w:bottom w:val="none" w:sz="0" w:space="0" w:color="auto"/>
                <w:right w:val="none" w:sz="0" w:space="0" w:color="auto"/>
              </w:divBdr>
            </w:div>
            <w:div w:id="267782651">
              <w:marLeft w:val="0"/>
              <w:marRight w:val="0"/>
              <w:marTop w:val="0"/>
              <w:marBottom w:val="0"/>
              <w:divBdr>
                <w:top w:val="none" w:sz="0" w:space="0" w:color="auto"/>
                <w:left w:val="none" w:sz="0" w:space="0" w:color="auto"/>
                <w:bottom w:val="none" w:sz="0" w:space="0" w:color="auto"/>
                <w:right w:val="none" w:sz="0" w:space="0" w:color="auto"/>
              </w:divBdr>
            </w:div>
            <w:div w:id="289282173">
              <w:marLeft w:val="0"/>
              <w:marRight w:val="0"/>
              <w:marTop w:val="0"/>
              <w:marBottom w:val="0"/>
              <w:divBdr>
                <w:top w:val="none" w:sz="0" w:space="0" w:color="auto"/>
                <w:left w:val="none" w:sz="0" w:space="0" w:color="auto"/>
                <w:bottom w:val="none" w:sz="0" w:space="0" w:color="auto"/>
                <w:right w:val="none" w:sz="0" w:space="0" w:color="auto"/>
              </w:divBdr>
            </w:div>
            <w:div w:id="292173608">
              <w:marLeft w:val="0"/>
              <w:marRight w:val="0"/>
              <w:marTop w:val="0"/>
              <w:marBottom w:val="0"/>
              <w:divBdr>
                <w:top w:val="none" w:sz="0" w:space="0" w:color="auto"/>
                <w:left w:val="none" w:sz="0" w:space="0" w:color="auto"/>
                <w:bottom w:val="none" w:sz="0" w:space="0" w:color="auto"/>
                <w:right w:val="none" w:sz="0" w:space="0" w:color="auto"/>
              </w:divBdr>
            </w:div>
            <w:div w:id="298078313">
              <w:marLeft w:val="0"/>
              <w:marRight w:val="0"/>
              <w:marTop w:val="0"/>
              <w:marBottom w:val="0"/>
              <w:divBdr>
                <w:top w:val="none" w:sz="0" w:space="0" w:color="auto"/>
                <w:left w:val="none" w:sz="0" w:space="0" w:color="auto"/>
                <w:bottom w:val="none" w:sz="0" w:space="0" w:color="auto"/>
                <w:right w:val="none" w:sz="0" w:space="0" w:color="auto"/>
              </w:divBdr>
            </w:div>
            <w:div w:id="301006975">
              <w:marLeft w:val="0"/>
              <w:marRight w:val="0"/>
              <w:marTop w:val="0"/>
              <w:marBottom w:val="0"/>
              <w:divBdr>
                <w:top w:val="none" w:sz="0" w:space="0" w:color="auto"/>
                <w:left w:val="none" w:sz="0" w:space="0" w:color="auto"/>
                <w:bottom w:val="none" w:sz="0" w:space="0" w:color="auto"/>
                <w:right w:val="none" w:sz="0" w:space="0" w:color="auto"/>
              </w:divBdr>
            </w:div>
            <w:div w:id="301815571">
              <w:marLeft w:val="0"/>
              <w:marRight w:val="0"/>
              <w:marTop w:val="0"/>
              <w:marBottom w:val="0"/>
              <w:divBdr>
                <w:top w:val="none" w:sz="0" w:space="0" w:color="auto"/>
                <w:left w:val="none" w:sz="0" w:space="0" w:color="auto"/>
                <w:bottom w:val="none" w:sz="0" w:space="0" w:color="auto"/>
                <w:right w:val="none" w:sz="0" w:space="0" w:color="auto"/>
              </w:divBdr>
            </w:div>
            <w:div w:id="304087966">
              <w:marLeft w:val="0"/>
              <w:marRight w:val="0"/>
              <w:marTop w:val="0"/>
              <w:marBottom w:val="0"/>
              <w:divBdr>
                <w:top w:val="none" w:sz="0" w:space="0" w:color="auto"/>
                <w:left w:val="none" w:sz="0" w:space="0" w:color="auto"/>
                <w:bottom w:val="none" w:sz="0" w:space="0" w:color="auto"/>
                <w:right w:val="none" w:sz="0" w:space="0" w:color="auto"/>
              </w:divBdr>
            </w:div>
            <w:div w:id="305548168">
              <w:marLeft w:val="0"/>
              <w:marRight w:val="0"/>
              <w:marTop w:val="0"/>
              <w:marBottom w:val="0"/>
              <w:divBdr>
                <w:top w:val="none" w:sz="0" w:space="0" w:color="auto"/>
                <w:left w:val="none" w:sz="0" w:space="0" w:color="auto"/>
                <w:bottom w:val="none" w:sz="0" w:space="0" w:color="auto"/>
                <w:right w:val="none" w:sz="0" w:space="0" w:color="auto"/>
              </w:divBdr>
            </w:div>
            <w:div w:id="306935178">
              <w:marLeft w:val="0"/>
              <w:marRight w:val="0"/>
              <w:marTop w:val="0"/>
              <w:marBottom w:val="0"/>
              <w:divBdr>
                <w:top w:val="none" w:sz="0" w:space="0" w:color="auto"/>
                <w:left w:val="none" w:sz="0" w:space="0" w:color="auto"/>
                <w:bottom w:val="none" w:sz="0" w:space="0" w:color="auto"/>
                <w:right w:val="none" w:sz="0" w:space="0" w:color="auto"/>
              </w:divBdr>
            </w:div>
            <w:div w:id="307629749">
              <w:marLeft w:val="0"/>
              <w:marRight w:val="0"/>
              <w:marTop w:val="0"/>
              <w:marBottom w:val="0"/>
              <w:divBdr>
                <w:top w:val="none" w:sz="0" w:space="0" w:color="auto"/>
                <w:left w:val="none" w:sz="0" w:space="0" w:color="auto"/>
                <w:bottom w:val="none" w:sz="0" w:space="0" w:color="auto"/>
                <w:right w:val="none" w:sz="0" w:space="0" w:color="auto"/>
              </w:divBdr>
            </w:div>
            <w:div w:id="308292467">
              <w:marLeft w:val="0"/>
              <w:marRight w:val="0"/>
              <w:marTop w:val="0"/>
              <w:marBottom w:val="0"/>
              <w:divBdr>
                <w:top w:val="none" w:sz="0" w:space="0" w:color="auto"/>
                <w:left w:val="none" w:sz="0" w:space="0" w:color="auto"/>
                <w:bottom w:val="none" w:sz="0" w:space="0" w:color="auto"/>
                <w:right w:val="none" w:sz="0" w:space="0" w:color="auto"/>
              </w:divBdr>
            </w:div>
            <w:div w:id="319693554">
              <w:marLeft w:val="0"/>
              <w:marRight w:val="0"/>
              <w:marTop w:val="0"/>
              <w:marBottom w:val="0"/>
              <w:divBdr>
                <w:top w:val="none" w:sz="0" w:space="0" w:color="auto"/>
                <w:left w:val="none" w:sz="0" w:space="0" w:color="auto"/>
                <w:bottom w:val="none" w:sz="0" w:space="0" w:color="auto"/>
                <w:right w:val="none" w:sz="0" w:space="0" w:color="auto"/>
              </w:divBdr>
            </w:div>
            <w:div w:id="343213483">
              <w:marLeft w:val="0"/>
              <w:marRight w:val="0"/>
              <w:marTop w:val="0"/>
              <w:marBottom w:val="0"/>
              <w:divBdr>
                <w:top w:val="none" w:sz="0" w:space="0" w:color="auto"/>
                <w:left w:val="none" w:sz="0" w:space="0" w:color="auto"/>
                <w:bottom w:val="none" w:sz="0" w:space="0" w:color="auto"/>
                <w:right w:val="none" w:sz="0" w:space="0" w:color="auto"/>
              </w:divBdr>
            </w:div>
            <w:div w:id="346834509">
              <w:marLeft w:val="0"/>
              <w:marRight w:val="0"/>
              <w:marTop w:val="0"/>
              <w:marBottom w:val="0"/>
              <w:divBdr>
                <w:top w:val="none" w:sz="0" w:space="0" w:color="auto"/>
                <w:left w:val="none" w:sz="0" w:space="0" w:color="auto"/>
                <w:bottom w:val="none" w:sz="0" w:space="0" w:color="auto"/>
                <w:right w:val="none" w:sz="0" w:space="0" w:color="auto"/>
              </w:divBdr>
            </w:div>
            <w:div w:id="360472316">
              <w:marLeft w:val="0"/>
              <w:marRight w:val="0"/>
              <w:marTop w:val="0"/>
              <w:marBottom w:val="0"/>
              <w:divBdr>
                <w:top w:val="none" w:sz="0" w:space="0" w:color="auto"/>
                <w:left w:val="none" w:sz="0" w:space="0" w:color="auto"/>
                <w:bottom w:val="none" w:sz="0" w:space="0" w:color="auto"/>
                <w:right w:val="none" w:sz="0" w:space="0" w:color="auto"/>
              </w:divBdr>
            </w:div>
            <w:div w:id="363674869">
              <w:marLeft w:val="0"/>
              <w:marRight w:val="0"/>
              <w:marTop w:val="0"/>
              <w:marBottom w:val="0"/>
              <w:divBdr>
                <w:top w:val="none" w:sz="0" w:space="0" w:color="auto"/>
                <w:left w:val="none" w:sz="0" w:space="0" w:color="auto"/>
                <w:bottom w:val="none" w:sz="0" w:space="0" w:color="auto"/>
                <w:right w:val="none" w:sz="0" w:space="0" w:color="auto"/>
              </w:divBdr>
            </w:div>
            <w:div w:id="367947434">
              <w:marLeft w:val="0"/>
              <w:marRight w:val="0"/>
              <w:marTop w:val="0"/>
              <w:marBottom w:val="0"/>
              <w:divBdr>
                <w:top w:val="none" w:sz="0" w:space="0" w:color="auto"/>
                <w:left w:val="none" w:sz="0" w:space="0" w:color="auto"/>
                <w:bottom w:val="none" w:sz="0" w:space="0" w:color="auto"/>
                <w:right w:val="none" w:sz="0" w:space="0" w:color="auto"/>
              </w:divBdr>
            </w:div>
            <w:div w:id="380515370">
              <w:marLeft w:val="0"/>
              <w:marRight w:val="0"/>
              <w:marTop w:val="0"/>
              <w:marBottom w:val="0"/>
              <w:divBdr>
                <w:top w:val="none" w:sz="0" w:space="0" w:color="auto"/>
                <w:left w:val="none" w:sz="0" w:space="0" w:color="auto"/>
                <w:bottom w:val="none" w:sz="0" w:space="0" w:color="auto"/>
                <w:right w:val="none" w:sz="0" w:space="0" w:color="auto"/>
              </w:divBdr>
            </w:div>
            <w:div w:id="382026380">
              <w:marLeft w:val="0"/>
              <w:marRight w:val="0"/>
              <w:marTop w:val="0"/>
              <w:marBottom w:val="0"/>
              <w:divBdr>
                <w:top w:val="none" w:sz="0" w:space="0" w:color="auto"/>
                <w:left w:val="none" w:sz="0" w:space="0" w:color="auto"/>
                <w:bottom w:val="none" w:sz="0" w:space="0" w:color="auto"/>
                <w:right w:val="none" w:sz="0" w:space="0" w:color="auto"/>
              </w:divBdr>
            </w:div>
            <w:div w:id="396250029">
              <w:marLeft w:val="0"/>
              <w:marRight w:val="0"/>
              <w:marTop w:val="0"/>
              <w:marBottom w:val="0"/>
              <w:divBdr>
                <w:top w:val="none" w:sz="0" w:space="0" w:color="auto"/>
                <w:left w:val="none" w:sz="0" w:space="0" w:color="auto"/>
                <w:bottom w:val="none" w:sz="0" w:space="0" w:color="auto"/>
                <w:right w:val="none" w:sz="0" w:space="0" w:color="auto"/>
              </w:divBdr>
            </w:div>
            <w:div w:id="401100819">
              <w:marLeft w:val="0"/>
              <w:marRight w:val="0"/>
              <w:marTop w:val="0"/>
              <w:marBottom w:val="0"/>
              <w:divBdr>
                <w:top w:val="none" w:sz="0" w:space="0" w:color="auto"/>
                <w:left w:val="none" w:sz="0" w:space="0" w:color="auto"/>
                <w:bottom w:val="none" w:sz="0" w:space="0" w:color="auto"/>
                <w:right w:val="none" w:sz="0" w:space="0" w:color="auto"/>
              </w:divBdr>
            </w:div>
            <w:div w:id="403066204">
              <w:marLeft w:val="0"/>
              <w:marRight w:val="0"/>
              <w:marTop w:val="0"/>
              <w:marBottom w:val="0"/>
              <w:divBdr>
                <w:top w:val="none" w:sz="0" w:space="0" w:color="auto"/>
                <w:left w:val="none" w:sz="0" w:space="0" w:color="auto"/>
                <w:bottom w:val="none" w:sz="0" w:space="0" w:color="auto"/>
                <w:right w:val="none" w:sz="0" w:space="0" w:color="auto"/>
              </w:divBdr>
            </w:div>
            <w:div w:id="406193228">
              <w:marLeft w:val="0"/>
              <w:marRight w:val="0"/>
              <w:marTop w:val="0"/>
              <w:marBottom w:val="0"/>
              <w:divBdr>
                <w:top w:val="none" w:sz="0" w:space="0" w:color="auto"/>
                <w:left w:val="none" w:sz="0" w:space="0" w:color="auto"/>
                <w:bottom w:val="none" w:sz="0" w:space="0" w:color="auto"/>
                <w:right w:val="none" w:sz="0" w:space="0" w:color="auto"/>
              </w:divBdr>
            </w:div>
            <w:div w:id="412052213">
              <w:marLeft w:val="0"/>
              <w:marRight w:val="0"/>
              <w:marTop w:val="0"/>
              <w:marBottom w:val="0"/>
              <w:divBdr>
                <w:top w:val="none" w:sz="0" w:space="0" w:color="auto"/>
                <w:left w:val="none" w:sz="0" w:space="0" w:color="auto"/>
                <w:bottom w:val="none" w:sz="0" w:space="0" w:color="auto"/>
                <w:right w:val="none" w:sz="0" w:space="0" w:color="auto"/>
              </w:divBdr>
            </w:div>
            <w:div w:id="416098371">
              <w:marLeft w:val="0"/>
              <w:marRight w:val="0"/>
              <w:marTop w:val="0"/>
              <w:marBottom w:val="0"/>
              <w:divBdr>
                <w:top w:val="none" w:sz="0" w:space="0" w:color="auto"/>
                <w:left w:val="none" w:sz="0" w:space="0" w:color="auto"/>
                <w:bottom w:val="none" w:sz="0" w:space="0" w:color="auto"/>
                <w:right w:val="none" w:sz="0" w:space="0" w:color="auto"/>
              </w:divBdr>
            </w:div>
            <w:div w:id="421072658">
              <w:marLeft w:val="0"/>
              <w:marRight w:val="0"/>
              <w:marTop w:val="0"/>
              <w:marBottom w:val="0"/>
              <w:divBdr>
                <w:top w:val="none" w:sz="0" w:space="0" w:color="auto"/>
                <w:left w:val="none" w:sz="0" w:space="0" w:color="auto"/>
                <w:bottom w:val="none" w:sz="0" w:space="0" w:color="auto"/>
                <w:right w:val="none" w:sz="0" w:space="0" w:color="auto"/>
              </w:divBdr>
            </w:div>
            <w:div w:id="425813029">
              <w:marLeft w:val="0"/>
              <w:marRight w:val="0"/>
              <w:marTop w:val="0"/>
              <w:marBottom w:val="0"/>
              <w:divBdr>
                <w:top w:val="none" w:sz="0" w:space="0" w:color="auto"/>
                <w:left w:val="none" w:sz="0" w:space="0" w:color="auto"/>
                <w:bottom w:val="none" w:sz="0" w:space="0" w:color="auto"/>
                <w:right w:val="none" w:sz="0" w:space="0" w:color="auto"/>
              </w:divBdr>
            </w:div>
            <w:div w:id="428279275">
              <w:marLeft w:val="0"/>
              <w:marRight w:val="0"/>
              <w:marTop w:val="0"/>
              <w:marBottom w:val="0"/>
              <w:divBdr>
                <w:top w:val="none" w:sz="0" w:space="0" w:color="auto"/>
                <w:left w:val="none" w:sz="0" w:space="0" w:color="auto"/>
                <w:bottom w:val="none" w:sz="0" w:space="0" w:color="auto"/>
                <w:right w:val="none" w:sz="0" w:space="0" w:color="auto"/>
              </w:divBdr>
            </w:div>
            <w:div w:id="430853205">
              <w:marLeft w:val="0"/>
              <w:marRight w:val="0"/>
              <w:marTop w:val="0"/>
              <w:marBottom w:val="0"/>
              <w:divBdr>
                <w:top w:val="none" w:sz="0" w:space="0" w:color="auto"/>
                <w:left w:val="none" w:sz="0" w:space="0" w:color="auto"/>
                <w:bottom w:val="none" w:sz="0" w:space="0" w:color="auto"/>
                <w:right w:val="none" w:sz="0" w:space="0" w:color="auto"/>
              </w:divBdr>
            </w:div>
            <w:div w:id="434207494">
              <w:marLeft w:val="0"/>
              <w:marRight w:val="0"/>
              <w:marTop w:val="0"/>
              <w:marBottom w:val="0"/>
              <w:divBdr>
                <w:top w:val="none" w:sz="0" w:space="0" w:color="auto"/>
                <w:left w:val="none" w:sz="0" w:space="0" w:color="auto"/>
                <w:bottom w:val="none" w:sz="0" w:space="0" w:color="auto"/>
                <w:right w:val="none" w:sz="0" w:space="0" w:color="auto"/>
              </w:divBdr>
            </w:div>
            <w:div w:id="443310165">
              <w:marLeft w:val="0"/>
              <w:marRight w:val="0"/>
              <w:marTop w:val="0"/>
              <w:marBottom w:val="0"/>
              <w:divBdr>
                <w:top w:val="none" w:sz="0" w:space="0" w:color="auto"/>
                <w:left w:val="none" w:sz="0" w:space="0" w:color="auto"/>
                <w:bottom w:val="none" w:sz="0" w:space="0" w:color="auto"/>
                <w:right w:val="none" w:sz="0" w:space="0" w:color="auto"/>
              </w:divBdr>
            </w:div>
            <w:div w:id="443883363">
              <w:marLeft w:val="0"/>
              <w:marRight w:val="0"/>
              <w:marTop w:val="0"/>
              <w:marBottom w:val="0"/>
              <w:divBdr>
                <w:top w:val="none" w:sz="0" w:space="0" w:color="auto"/>
                <w:left w:val="none" w:sz="0" w:space="0" w:color="auto"/>
                <w:bottom w:val="none" w:sz="0" w:space="0" w:color="auto"/>
                <w:right w:val="none" w:sz="0" w:space="0" w:color="auto"/>
              </w:divBdr>
            </w:div>
            <w:div w:id="445200316">
              <w:marLeft w:val="0"/>
              <w:marRight w:val="0"/>
              <w:marTop w:val="0"/>
              <w:marBottom w:val="0"/>
              <w:divBdr>
                <w:top w:val="none" w:sz="0" w:space="0" w:color="auto"/>
                <w:left w:val="none" w:sz="0" w:space="0" w:color="auto"/>
                <w:bottom w:val="none" w:sz="0" w:space="0" w:color="auto"/>
                <w:right w:val="none" w:sz="0" w:space="0" w:color="auto"/>
              </w:divBdr>
            </w:div>
            <w:div w:id="464545093">
              <w:marLeft w:val="0"/>
              <w:marRight w:val="0"/>
              <w:marTop w:val="0"/>
              <w:marBottom w:val="0"/>
              <w:divBdr>
                <w:top w:val="none" w:sz="0" w:space="0" w:color="auto"/>
                <w:left w:val="none" w:sz="0" w:space="0" w:color="auto"/>
                <w:bottom w:val="none" w:sz="0" w:space="0" w:color="auto"/>
                <w:right w:val="none" w:sz="0" w:space="0" w:color="auto"/>
              </w:divBdr>
            </w:div>
            <w:div w:id="469635029">
              <w:marLeft w:val="0"/>
              <w:marRight w:val="0"/>
              <w:marTop w:val="0"/>
              <w:marBottom w:val="0"/>
              <w:divBdr>
                <w:top w:val="none" w:sz="0" w:space="0" w:color="auto"/>
                <w:left w:val="none" w:sz="0" w:space="0" w:color="auto"/>
                <w:bottom w:val="none" w:sz="0" w:space="0" w:color="auto"/>
                <w:right w:val="none" w:sz="0" w:space="0" w:color="auto"/>
              </w:divBdr>
            </w:div>
            <w:div w:id="478110414">
              <w:marLeft w:val="0"/>
              <w:marRight w:val="0"/>
              <w:marTop w:val="0"/>
              <w:marBottom w:val="0"/>
              <w:divBdr>
                <w:top w:val="none" w:sz="0" w:space="0" w:color="auto"/>
                <w:left w:val="none" w:sz="0" w:space="0" w:color="auto"/>
                <w:bottom w:val="none" w:sz="0" w:space="0" w:color="auto"/>
                <w:right w:val="none" w:sz="0" w:space="0" w:color="auto"/>
              </w:divBdr>
            </w:div>
            <w:div w:id="480343739">
              <w:marLeft w:val="0"/>
              <w:marRight w:val="0"/>
              <w:marTop w:val="0"/>
              <w:marBottom w:val="0"/>
              <w:divBdr>
                <w:top w:val="none" w:sz="0" w:space="0" w:color="auto"/>
                <w:left w:val="none" w:sz="0" w:space="0" w:color="auto"/>
                <w:bottom w:val="none" w:sz="0" w:space="0" w:color="auto"/>
                <w:right w:val="none" w:sz="0" w:space="0" w:color="auto"/>
              </w:divBdr>
            </w:div>
            <w:div w:id="483283423">
              <w:marLeft w:val="0"/>
              <w:marRight w:val="0"/>
              <w:marTop w:val="0"/>
              <w:marBottom w:val="0"/>
              <w:divBdr>
                <w:top w:val="none" w:sz="0" w:space="0" w:color="auto"/>
                <w:left w:val="none" w:sz="0" w:space="0" w:color="auto"/>
                <w:bottom w:val="none" w:sz="0" w:space="0" w:color="auto"/>
                <w:right w:val="none" w:sz="0" w:space="0" w:color="auto"/>
              </w:divBdr>
            </w:div>
            <w:div w:id="490871629">
              <w:marLeft w:val="0"/>
              <w:marRight w:val="0"/>
              <w:marTop w:val="0"/>
              <w:marBottom w:val="0"/>
              <w:divBdr>
                <w:top w:val="none" w:sz="0" w:space="0" w:color="auto"/>
                <w:left w:val="none" w:sz="0" w:space="0" w:color="auto"/>
                <w:bottom w:val="none" w:sz="0" w:space="0" w:color="auto"/>
                <w:right w:val="none" w:sz="0" w:space="0" w:color="auto"/>
              </w:divBdr>
            </w:div>
            <w:div w:id="491600762">
              <w:marLeft w:val="0"/>
              <w:marRight w:val="0"/>
              <w:marTop w:val="0"/>
              <w:marBottom w:val="0"/>
              <w:divBdr>
                <w:top w:val="none" w:sz="0" w:space="0" w:color="auto"/>
                <w:left w:val="none" w:sz="0" w:space="0" w:color="auto"/>
                <w:bottom w:val="none" w:sz="0" w:space="0" w:color="auto"/>
                <w:right w:val="none" w:sz="0" w:space="0" w:color="auto"/>
              </w:divBdr>
            </w:div>
            <w:div w:id="521748629">
              <w:marLeft w:val="0"/>
              <w:marRight w:val="0"/>
              <w:marTop w:val="0"/>
              <w:marBottom w:val="0"/>
              <w:divBdr>
                <w:top w:val="none" w:sz="0" w:space="0" w:color="auto"/>
                <w:left w:val="none" w:sz="0" w:space="0" w:color="auto"/>
                <w:bottom w:val="none" w:sz="0" w:space="0" w:color="auto"/>
                <w:right w:val="none" w:sz="0" w:space="0" w:color="auto"/>
              </w:divBdr>
            </w:div>
            <w:div w:id="522479376">
              <w:marLeft w:val="0"/>
              <w:marRight w:val="0"/>
              <w:marTop w:val="0"/>
              <w:marBottom w:val="0"/>
              <w:divBdr>
                <w:top w:val="none" w:sz="0" w:space="0" w:color="auto"/>
                <w:left w:val="none" w:sz="0" w:space="0" w:color="auto"/>
                <w:bottom w:val="none" w:sz="0" w:space="0" w:color="auto"/>
                <w:right w:val="none" w:sz="0" w:space="0" w:color="auto"/>
              </w:divBdr>
            </w:div>
            <w:div w:id="533156410">
              <w:marLeft w:val="0"/>
              <w:marRight w:val="0"/>
              <w:marTop w:val="0"/>
              <w:marBottom w:val="0"/>
              <w:divBdr>
                <w:top w:val="none" w:sz="0" w:space="0" w:color="auto"/>
                <w:left w:val="none" w:sz="0" w:space="0" w:color="auto"/>
                <w:bottom w:val="none" w:sz="0" w:space="0" w:color="auto"/>
                <w:right w:val="none" w:sz="0" w:space="0" w:color="auto"/>
              </w:divBdr>
            </w:div>
            <w:div w:id="536745643">
              <w:marLeft w:val="0"/>
              <w:marRight w:val="0"/>
              <w:marTop w:val="0"/>
              <w:marBottom w:val="0"/>
              <w:divBdr>
                <w:top w:val="none" w:sz="0" w:space="0" w:color="auto"/>
                <w:left w:val="none" w:sz="0" w:space="0" w:color="auto"/>
                <w:bottom w:val="none" w:sz="0" w:space="0" w:color="auto"/>
                <w:right w:val="none" w:sz="0" w:space="0" w:color="auto"/>
              </w:divBdr>
            </w:div>
            <w:div w:id="539172285">
              <w:marLeft w:val="0"/>
              <w:marRight w:val="0"/>
              <w:marTop w:val="0"/>
              <w:marBottom w:val="0"/>
              <w:divBdr>
                <w:top w:val="none" w:sz="0" w:space="0" w:color="auto"/>
                <w:left w:val="none" w:sz="0" w:space="0" w:color="auto"/>
                <w:bottom w:val="none" w:sz="0" w:space="0" w:color="auto"/>
                <w:right w:val="none" w:sz="0" w:space="0" w:color="auto"/>
              </w:divBdr>
            </w:div>
            <w:div w:id="548808981">
              <w:marLeft w:val="0"/>
              <w:marRight w:val="0"/>
              <w:marTop w:val="0"/>
              <w:marBottom w:val="0"/>
              <w:divBdr>
                <w:top w:val="none" w:sz="0" w:space="0" w:color="auto"/>
                <w:left w:val="none" w:sz="0" w:space="0" w:color="auto"/>
                <w:bottom w:val="none" w:sz="0" w:space="0" w:color="auto"/>
                <w:right w:val="none" w:sz="0" w:space="0" w:color="auto"/>
              </w:divBdr>
            </w:div>
            <w:div w:id="551113082">
              <w:marLeft w:val="0"/>
              <w:marRight w:val="0"/>
              <w:marTop w:val="0"/>
              <w:marBottom w:val="0"/>
              <w:divBdr>
                <w:top w:val="none" w:sz="0" w:space="0" w:color="auto"/>
                <w:left w:val="none" w:sz="0" w:space="0" w:color="auto"/>
                <w:bottom w:val="none" w:sz="0" w:space="0" w:color="auto"/>
                <w:right w:val="none" w:sz="0" w:space="0" w:color="auto"/>
              </w:divBdr>
            </w:div>
            <w:div w:id="557476093">
              <w:marLeft w:val="0"/>
              <w:marRight w:val="0"/>
              <w:marTop w:val="0"/>
              <w:marBottom w:val="0"/>
              <w:divBdr>
                <w:top w:val="none" w:sz="0" w:space="0" w:color="auto"/>
                <w:left w:val="none" w:sz="0" w:space="0" w:color="auto"/>
                <w:bottom w:val="none" w:sz="0" w:space="0" w:color="auto"/>
                <w:right w:val="none" w:sz="0" w:space="0" w:color="auto"/>
              </w:divBdr>
            </w:div>
            <w:div w:id="558059858">
              <w:marLeft w:val="0"/>
              <w:marRight w:val="0"/>
              <w:marTop w:val="0"/>
              <w:marBottom w:val="0"/>
              <w:divBdr>
                <w:top w:val="none" w:sz="0" w:space="0" w:color="auto"/>
                <w:left w:val="none" w:sz="0" w:space="0" w:color="auto"/>
                <w:bottom w:val="none" w:sz="0" w:space="0" w:color="auto"/>
                <w:right w:val="none" w:sz="0" w:space="0" w:color="auto"/>
              </w:divBdr>
            </w:div>
            <w:div w:id="562567562">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575865979">
              <w:marLeft w:val="0"/>
              <w:marRight w:val="0"/>
              <w:marTop w:val="0"/>
              <w:marBottom w:val="0"/>
              <w:divBdr>
                <w:top w:val="none" w:sz="0" w:space="0" w:color="auto"/>
                <w:left w:val="none" w:sz="0" w:space="0" w:color="auto"/>
                <w:bottom w:val="none" w:sz="0" w:space="0" w:color="auto"/>
                <w:right w:val="none" w:sz="0" w:space="0" w:color="auto"/>
              </w:divBdr>
            </w:div>
            <w:div w:id="579028123">
              <w:marLeft w:val="0"/>
              <w:marRight w:val="0"/>
              <w:marTop w:val="0"/>
              <w:marBottom w:val="0"/>
              <w:divBdr>
                <w:top w:val="none" w:sz="0" w:space="0" w:color="auto"/>
                <w:left w:val="none" w:sz="0" w:space="0" w:color="auto"/>
                <w:bottom w:val="none" w:sz="0" w:space="0" w:color="auto"/>
                <w:right w:val="none" w:sz="0" w:space="0" w:color="auto"/>
              </w:divBdr>
            </w:div>
            <w:div w:id="583683954">
              <w:marLeft w:val="0"/>
              <w:marRight w:val="0"/>
              <w:marTop w:val="0"/>
              <w:marBottom w:val="0"/>
              <w:divBdr>
                <w:top w:val="none" w:sz="0" w:space="0" w:color="auto"/>
                <w:left w:val="none" w:sz="0" w:space="0" w:color="auto"/>
                <w:bottom w:val="none" w:sz="0" w:space="0" w:color="auto"/>
                <w:right w:val="none" w:sz="0" w:space="0" w:color="auto"/>
              </w:divBdr>
            </w:div>
            <w:div w:id="585530580">
              <w:marLeft w:val="0"/>
              <w:marRight w:val="0"/>
              <w:marTop w:val="0"/>
              <w:marBottom w:val="0"/>
              <w:divBdr>
                <w:top w:val="none" w:sz="0" w:space="0" w:color="auto"/>
                <w:left w:val="none" w:sz="0" w:space="0" w:color="auto"/>
                <w:bottom w:val="none" w:sz="0" w:space="0" w:color="auto"/>
                <w:right w:val="none" w:sz="0" w:space="0" w:color="auto"/>
              </w:divBdr>
            </w:div>
            <w:div w:id="590745437">
              <w:marLeft w:val="0"/>
              <w:marRight w:val="0"/>
              <w:marTop w:val="0"/>
              <w:marBottom w:val="0"/>
              <w:divBdr>
                <w:top w:val="none" w:sz="0" w:space="0" w:color="auto"/>
                <w:left w:val="none" w:sz="0" w:space="0" w:color="auto"/>
                <w:bottom w:val="none" w:sz="0" w:space="0" w:color="auto"/>
                <w:right w:val="none" w:sz="0" w:space="0" w:color="auto"/>
              </w:divBdr>
            </w:div>
            <w:div w:id="597372162">
              <w:marLeft w:val="0"/>
              <w:marRight w:val="0"/>
              <w:marTop w:val="0"/>
              <w:marBottom w:val="0"/>
              <w:divBdr>
                <w:top w:val="none" w:sz="0" w:space="0" w:color="auto"/>
                <w:left w:val="none" w:sz="0" w:space="0" w:color="auto"/>
                <w:bottom w:val="none" w:sz="0" w:space="0" w:color="auto"/>
                <w:right w:val="none" w:sz="0" w:space="0" w:color="auto"/>
              </w:divBdr>
            </w:div>
            <w:div w:id="597980266">
              <w:marLeft w:val="0"/>
              <w:marRight w:val="0"/>
              <w:marTop w:val="0"/>
              <w:marBottom w:val="0"/>
              <w:divBdr>
                <w:top w:val="none" w:sz="0" w:space="0" w:color="auto"/>
                <w:left w:val="none" w:sz="0" w:space="0" w:color="auto"/>
                <w:bottom w:val="none" w:sz="0" w:space="0" w:color="auto"/>
                <w:right w:val="none" w:sz="0" w:space="0" w:color="auto"/>
              </w:divBdr>
            </w:div>
            <w:div w:id="603265821">
              <w:marLeft w:val="0"/>
              <w:marRight w:val="0"/>
              <w:marTop w:val="0"/>
              <w:marBottom w:val="0"/>
              <w:divBdr>
                <w:top w:val="none" w:sz="0" w:space="0" w:color="auto"/>
                <w:left w:val="none" w:sz="0" w:space="0" w:color="auto"/>
                <w:bottom w:val="none" w:sz="0" w:space="0" w:color="auto"/>
                <w:right w:val="none" w:sz="0" w:space="0" w:color="auto"/>
              </w:divBdr>
            </w:div>
            <w:div w:id="605423743">
              <w:marLeft w:val="0"/>
              <w:marRight w:val="0"/>
              <w:marTop w:val="0"/>
              <w:marBottom w:val="0"/>
              <w:divBdr>
                <w:top w:val="none" w:sz="0" w:space="0" w:color="auto"/>
                <w:left w:val="none" w:sz="0" w:space="0" w:color="auto"/>
                <w:bottom w:val="none" w:sz="0" w:space="0" w:color="auto"/>
                <w:right w:val="none" w:sz="0" w:space="0" w:color="auto"/>
              </w:divBdr>
            </w:div>
            <w:div w:id="611133808">
              <w:marLeft w:val="0"/>
              <w:marRight w:val="0"/>
              <w:marTop w:val="0"/>
              <w:marBottom w:val="0"/>
              <w:divBdr>
                <w:top w:val="none" w:sz="0" w:space="0" w:color="auto"/>
                <w:left w:val="none" w:sz="0" w:space="0" w:color="auto"/>
                <w:bottom w:val="none" w:sz="0" w:space="0" w:color="auto"/>
                <w:right w:val="none" w:sz="0" w:space="0" w:color="auto"/>
              </w:divBdr>
            </w:div>
            <w:div w:id="611670416">
              <w:marLeft w:val="0"/>
              <w:marRight w:val="0"/>
              <w:marTop w:val="0"/>
              <w:marBottom w:val="0"/>
              <w:divBdr>
                <w:top w:val="none" w:sz="0" w:space="0" w:color="auto"/>
                <w:left w:val="none" w:sz="0" w:space="0" w:color="auto"/>
                <w:bottom w:val="none" w:sz="0" w:space="0" w:color="auto"/>
                <w:right w:val="none" w:sz="0" w:space="0" w:color="auto"/>
              </w:divBdr>
            </w:div>
            <w:div w:id="618337266">
              <w:marLeft w:val="0"/>
              <w:marRight w:val="0"/>
              <w:marTop w:val="0"/>
              <w:marBottom w:val="0"/>
              <w:divBdr>
                <w:top w:val="none" w:sz="0" w:space="0" w:color="auto"/>
                <w:left w:val="none" w:sz="0" w:space="0" w:color="auto"/>
                <w:bottom w:val="none" w:sz="0" w:space="0" w:color="auto"/>
                <w:right w:val="none" w:sz="0" w:space="0" w:color="auto"/>
              </w:divBdr>
            </w:div>
            <w:div w:id="618416543">
              <w:marLeft w:val="0"/>
              <w:marRight w:val="0"/>
              <w:marTop w:val="0"/>
              <w:marBottom w:val="0"/>
              <w:divBdr>
                <w:top w:val="none" w:sz="0" w:space="0" w:color="auto"/>
                <w:left w:val="none" w:sz="0" w:space="0" w:color="auto"/>
                <w:bottom w:val="none" w:sz="0" w:space="0" w:color="auto"/>
                <w:right w:val="none" w:sz="0" w:space="0" w:color="auto"/>
              </w:divBdr>
            </w:div>
            <w:div w:id="621809035">
              <w:marLeft w:val="0"/>
              <w:marRight w:val="0"/>
              <w:marTop w:val="0"/>
              <w:marBottom w:val="0"/>
              <w:divBdr>
                <w:top w:val="none" w:sz="0" w:space="0" w:color="auto"/>
                <w:left w:val="none" w:sz="0" w:space="0" w:color="auto"/>
                <w:bottom w:val="none" w:sz="0" w:space="0" w:color="auto"/>
                <w:right w:val="none" w:sz="0" w:space="0" w:color="auto"/>
              </w:divBdr>
            </w:div>
            <w:div w:id="626816370">
              <w:marLeft w:val="0"/>
              <w:marRight w:val="0"/>
              <w:marTop w:val="0"/>
              <w:marBottom w:val="0"/>
              <w:divBdr>
                <w:top w:val="none" w:sz="0" w:space="0" w:color="auto"/>
                <w:left w:val="none" w:sz="0" w:space="0" w:color="auto"/>
                <w:bottom w:val="none" w:sz="0" w:space="0" w:color="auto"/>
                <w:right w:val="none" w:sz="0" w:space="0" w:color="auto"/>
              </w:divBdr>
            </w:div>
            <w:div w:id="629018720">
              <w:marLeft w:val="0"/>
              <w:marRight w:val="0"/>
              <w:marTop w:val="0"/>
              <w:marBottom w:val="0"/>
              <w:divBdr>
                <w:top w:val="none" w:sz="0" w:space="0" w:color="auto"/>
                <w:left w:val="none" w:sz="0" w:space="0" w:color="auto"/>
                <w:bottom w:val="none" w:sz="0" w:space="0" w:color="auto"/>
                <w:right w:val="none" w:sz="0" w:space="0" w:color="auto"/>
              </w:divBdr>
            </w:div>
            <w:div w:id="634213642">
              <w:marLeft w:val="0"/>
              <w:marRight w:val="0"/>
              <w:marTop w:val="0"/>
              <w:marBottom w:val="0"/>
              <w:divBdr>
                <w:top w:val="none" w:sz="0" w:space="0" w:color="auto"/>
                <w:left w:val="none" w:sz="0" w:space="0" w:color="auto"/>
                <w:bottom w:val="none" w:sz="0" w:space="0" w:color="auto"/>
                <w:right w:val="none" w:sz="0" w:space="0" w:color="auto"/>
              </w:divBdr>
            </w:div>
            <w:div w:id="637228393">
              <w:marLeft w:val="0"/>
              <w:marRight w:val="0"/>
              <w:marTop w:val="0"/>
              <w:marBottom w:val="0"/>
              <w:divBdr>
                <w:top w:val="none" w:sz="0" w:space="0" w:color="auto"/>
                <w:left w:val="none" w:sz="0" w:space="0" w:color="auto"/>
                <w:bottom w:val="none" w:sz="0" w:space="0" w:color="auto"/>
                <w:right w:val="none" w:sz="0" w:space="0" w:color="auto"/>
              </w:divBdr>
            </w:div>
            <w:div w:id="639455366">
              <w:marLeft w:val="0"/>
              <w:marRight w:val="0"/>
              <w:marTop w:val="0"/>
              <w:marBottom w:val="0"/>
              <w:divBdr>
                <w:top w:val="none" w:sz="0" w:space="0" w:color="auto"/>
                <w:left w:val="none" w:sz="0" w:space="0" w:color="auto"/>
                <w:bottom w:val="none" w:sz="0" w:space="0" w:color="auto"/>
                <w:right w:val="none" w:sz="0" w:space="0" w:color="auto"/>
              </w:divBdr>
            </w:div>
            <w:div w:id="642851490">
              <w:marLeft w:val="0"/>
              <w:marRight w:val="0"/>
              <w:marTop w:val="0"/>
              <w:marBottom w:val="0"/>
              <w:divBdr>
                <w:top w:val="none" w:sz="0" w:space="0" w:color="auto"/>
                <w:left w:val="none" w:sz="0" w:space="0" w:color="auto"/>
                <w:bottom w:val="none" w:sz="0" w:space="0" w:color="auto"/>
                <w:right w:val="none" w:sz="0" w:space="0" w:color="auto"/>
              </w:divBdr>
            </w:div>
            <w:div w:id="652762628">
              <w:marLeft w:val="0"/>
              <w:marRight w:val="0"/>
              <w:marTop w:val="0"/>
              <w:marBottom w:val="0"/>
              <w:divBdr>
                <w:top w:val="none" w:sz="0" w:space="0" w:color="auto"/>
                <w:left w:val="none" w:sz="0" w:space="0" w:color="auto"/>
                <w:bottom w:val="none" w:sz="0" w:space="0" w:color="auto"/>
                <w:right w:val="none" w:sz="0" w:space="0" w:color="auto"/>
              </w:divBdr>
            </w:div>
            <w:div w:id="655500506">
              <w:marLeft w:val="0"/>
              <w:marRight w:val="0"/>
              <w:marTop w:val="0"/>
              <w:marBottom w:val="0"/>
              <w:divBdr>
                <w:top w:val="none" w:sz="0" w:space="0" w:color="auto"/>
                <w:left w:val="none" w:sz="0" w:space="0" w:color="auto"/>
                <w:bottom w:val="none" w:sz="0" w:space="0" w:color="auto"/>
                <w:right w:val="none" w:sz="0" w:space="0" w:color="auto"/>
              </w:divBdr>
            </w:div>
            <w:div w:id="657222606">
              <w:marLeft w:val="0"/>
              <w:marRight w:val="0"/>
              <w:marTop w:val="0"/>
              <w:marBottom w:val="0"/>
              <w:divBdr>
                <w:top w:val="none" w:sz="0" w:space="0" w:color="auto"/>
                <w:left w:val="none" w:sz="0" w:space="0" w:color="auto"/>
                <w:bottom w:val="none" w:sz="0" w:space="0" w:color="auto"/>
                <w:right w:val="none" w:sz="0" w:space="0" w:color="auto"/>
              </w:divBdr>
            </w:div>
            <w:div w:id="674501391">
              <w:marLeft w:val="0"/>
              <w:marRight w:val="0"/>
              <w:marTop w:val="0"/>
              <w:marBottom w:val="0"/>
              <w:divBdr>
                <w:top w:val="none" w:sz="0" w:space="0" w:color="auto"/>
                <w:left w:val="none" w:sz="0" w:space="0" w:color="auto"/>
                <w:bottom w:val="none" w:sz="0" w:space="0" w:color="auto"/>
                <w:right w:val="none" w:sz="0" w:space="0" w:color="auto"/>
              </w:divBdr>
            </w:div>
            <w:div w:id="677540207">
              <w:marLeft w:val="0"/>
              <w:marRight w:val="0"/>
              <w:marTop w:val="0"/>
              <w:marBottom w:val="0"/>
              <w:divBdr>
                <w:top w:val="none" w:sz="0" w:space="0" w:color="auto"/>
                <w:left w:val="none" w:sz="0" w:space="0" w:color="auto"/>
                <w:bottom w:val="none" w:sz="0" w:space="0" w:color="auto"/>
                <w:right w:val="none" w:sz="0" w:space="0" w:color="auto"/>
              </w:divBdr>
            </w:div>
            <w:div w:id="677998167">
              <w:marLeft w:val="0"/>
              <w:marRight w:val="0"/>
              <w:marTop w:val="0"/>
              <w:marBottom w:val="0"/>
              <w:divBdr>
                <w:top w:val="none" w:sz="0" w:space="0" w:color="auto"/>
                <w:left w:val="none" w:sz="0" w:space="0" w:color="auto"/>
                <w:bottom w:val="none" w:sz="0" w:space="0" w:color="auto"/>
                <w:right w:val="none" w:sz="0" w:space="0" w:color="auto"/>
              </w:divBdr>
            </w:div>
            <w:div w:id="678460234">
              <w:marLeft w:val="0"/>
              <w:marRight w:val="0"/>
              <w:marTop w:val="0"/>
              <w:marBottom w:val="0"/>
              <w:divBdr>
                <w:top w:val="none" w:sz="0" w:space="0" w:color="auto"/>
                <w:left w:val="none" w:sz="0" w:space="0" w:color="auto"/>
                <w:bottom w:val="none" w:sz="0" w:space="0" w:color="auto"/>
                <w:right w:val="none" w:sz="0" w:space="0" w:color="auto"/>
              </w:divBdr>
            </w:div>
            <w:div w:id="682325106">
              <w:marLeft w:val="0"/>
              <w:marRight w:val="0"/>
              <w:marTop w:val="0"/>
              <w:marBottom w:val="0"/>
              <w:divBdr>
                <w:top w:val="none" w:sz="0" w:space="0" w:color="auto"/>
                <w:left w:val="none" w:sz="0" w:space="0" w:color="auto"/>
                <w:bottom w:val="none" w:sz="0" w:space="0" w:color="auto"/>
                <w:right w:val="none" w:sz="0" w:space="0" w:color="auto"/>
              </w:divBdr>
            </w:div>
            <w:div w:id="684865051">
              <w:marLeft w:val="0"/>
              <w:marRight w:val="0"/>
              <w:marTop w:val="0"/>
              <w:marBottom w:val="0"/>
              <w:divBdr>
                <w:top w:val="none" w:sz="0" w:space="0" w:color="auto"/>
                <w:left w:val="none" w:sz="0" w:space="0" w:color="auto"/>
                <w:bottom w:val="none" w:sz="0" w:space="0" w:color="auto"/>
                <w:right w:val="none" w:sz="0" w:space="0" w:color="auto"/>
              </w:divBdr>
            </w:div>
            <w:div w:id="685205494">
              <w:marLeft w:val="0"/>
              <w:marRight w:val="0"/>
              <w:marTop w:val="0"/>
              <w:marBottom w:val="0"/>
              <w:divBdr>
                <w:top w:val="none" w:sz="0" w:space="0" w:color="auto"/>
                <w:left w:val="none" w:sz="0" w:space="0" w:color="auto"/>
                <w:bottom w:val="none" w:sz="0" w:space="0" w:color="auto"/>
                <w:right w:val="none" w:sz="0" w:space="0" w:color="auto"/>
              </w:divBdr>
            </w:div>
            <w:div w:id="685787531">
              <w:marLeft w:val="0"/>
              <w:marRight w:val="0"/>
              <w:marTop w:val="0"/>
              <w:marBottom w:val="0"/>
              <w:divBdr>
                <w:top w:val="none" w:sz="0" w:space="0" w:color="auto"/>
                <w:left w:val="none" w:sz="0" w:space="0" w:color="auto"/>
                <w:bottom w:val="none" w:sz="0" w:space="0" w:color="auto"/>
                <w:right w:val="none" w:sz="0" w:space="0" w:color="auto"/>
              </w:divBdr>
            </w:div>
            <w:div w:id="691761996">
              <w:marLeft w:val="0"/>
              <w:marRight w:val="0"/>
              <w:marTop w:val="0"/>
              <w:marBottom w:val="0"/>
              <w:divBdr>
                <w:top w:val="none" w:sz="0" w:space="0" w:color="auto"/>
                <w:left w:val="none" w:sz="0" w:space="0" w:color="auto"/>
                <w:bottom w:val="none" w:sz="0" w:space="0" w:color="auto"/>
                <w:right w:val="none" w:sz="0" w:space="0" w:color="auto"/>
              </w:divBdr>
            </w:div>
            <w:div w:id="699428796">
              <w:marLeft w:val="0"/>
              <w:marRight w:val="0"/>
              <w:marTop w:val="0"/>
              <w:marBottom w:val="0"/>
              <w:divBdr>
                <w:top w:val="none" w:sz="0" w:space="0" w:color="auto"/>
                <w:left w:val="none" w:sz="0" w:space="0" w:color="auto"/>
                <w:bottom w:val="none" w:sz="0" w:space="0" w:color="auto"/>
                <w:right w:val="none" w:sz="0" w:space="0" w:color="auto"/>
              </w:divBdr>
            </w:div>
            <w:div w:id="714500975">
              <w:marLeft w:val="0"/>
              <w:marRight w:val="0"/>
              <w:marTop w:val="0"/>
              <w:marBottom w:val="0"/>
              <w:divBdr>
                <w:top w:val="none" w:sz="0" w:space="0" w:color="auto"/>
                <w:left w:val="none" w:sz="0" w:space="0" w:color="auto"/>
                <w:bottom w:val="none" w:sz="0" w:space="0" w:color="auto"/>
                <w:right w:val="none" w:sz="0" w:space="0" w:color="auto"/>
              </w:divBdr>
            </w:div>
            <w:div w:id="714964275">
              <w:marLeft w:val="0"/>
              <w:marRight w:val="0"/>
              <w:marTop w:val="0"/>
              <w:marBottom w:val="0"/>
              <w:divBdr>
                <w:top w:val="none" w:sz="0" w:space="0" w:color="auto"/>
                <w:left w:val="none" w:sz="0" w:space="0" w:color="auto"/>
                <w:bottom w:val="none" w:sz="0" w:space="0" w:color="auto"/>
                <w:right w:val="none" w:sz="0" w:space="0" w:color="auto"/>
              </w:divBdr>
            </w:div>
            <w:div w:id="716585685">
              <w:marLeft w:val="0"/>
              <w:marRight w:val="0"/>
              <w:marTop w:val="0"/>
              <w:marBottom w:val="0"/>
              <w:divBdr>
                <w:top w:val="none" w:sz="0" w:space="0" w:color="auto"/>
                <w:left w:val="none" w:sz="0" w:space="0" w:color="auto"/>
                <w:bottom w:val="none" w:sz="0" w:space="0" w:color="auto"/>
                <w:right w:val="none" w:sz="0" w:space="0" w:color="auto"/>
              </w:divBdr>
            </w:div>
            <w:div w:id="721753475">
              <w:marLeft w:val="0"/>
              <w:marRight w:val="0"/>
              <w:marTop w:val="0"/>
              <w:marBottom w:val="0"/>
              <w:divBdr>
                <w:top w:val="none" w:sz="0" w:space="0" w:color="auto"/>
                <w:left w:val="none" w:sz="0" w:space="0" w:color="auto"/>
                <w:bottom w:val="none" w:sz="0" w:space="0" w:color="auto"/>
                <w:right w:val="none" w:sz="0" w:space="0" w:color="auto"/>
              </w:divBdr>
            </w:div>
            <w:div w:id="738794947">
              <w:marLeft w:val="0"/>
              <w:marRight w:val="0"/>
              <w:marTop w:val="0"/>
              <w:marBottom w:val="0"/>
              <w:divBdr>
                <w:top w:val="none" w:sz="0" w:space="0" w:color="auto"/>
                <w:left w:val="none" w:sz="0" w:space="0" w:color="auto"/>
                <w:bottom w:val="none" w:sz="0" w:space="0" w:color="auto"/>
                <w:right w:val="none" w:sz="0" w:space="0" w:color="auto"/>
              </w:divBdr>
            </w:div>
            <w:div w:id="749547386">
              <w:marLeft w:val="0"/>
              <w:marRight w:val="0"/>
              <w:marTop w:val="0"/>
              <w:marBottom w:val="0"/>
              <w:divBdr>
                <w:top w:val="none" w:sz="0" w:space="0" w:color="auto"/>
                <w:left w:val="none" w:sz="0" w:space="0" w:color="auto"/>
                <w:bottom w:val="none" w:sz="0" w:space="0" w:color="auto"/>
                <w:right w:val="none" w:sz="0" w:space="0" w:color="auto"/>
              </w:divBdr>
            </w:div>
            <w:div w:id="752894795">
              <w:marLeft w:val="0"/>
              <w:marRight w:val="0"/>
              <w:marTop w:val="0"/>
              <w:marBottom w:val="0"/>
              <w:divBdr>
                <w:top w:val="none" w:sz="0" w:space="0" w:color="auto"/>
                <w:left w:val="none" w:sz="0" w:space="0" w:color="auto"/>
                <w:bottom w:val="none" w:sz="0" w:space="0" w:color="auto"/>
                <w:right w:val="none" w:sz="0" w:space="0" w:color="auto"/>
              </w:divBdr>
            </w:div>
            <w:div w:id="756752055">
              <w:marLeft w:val="0"/>
              <w:marRight w:val="0"/>
              <w:marTop w:val="0"/>
              <w:marBottom w:val="0"/>
              <w:divBdr>
                <w:top w:val="none" w:sz="0" w:space="0" w:color="auto"/>
                <w:left w:val="none" w:sz="0" w:space="0" w:color="auto"/>
                <w:bottom w:val="none" w:sz="0" w:space="0" w:color="auto"/>
                <w:right w:val="none" w:sz="0" w:space="0" w:color="auto"/>
              </w:divBdr>
            </w:div>
            <w:div w:id="761494736">
              <w:marLeft w:val="0"/>
              <w:marRight w:val="0"/>
              <w:marTop w:val="0"/>
              <w:marBottom w:val="0"/>
              <w:divBdr>
                <w:top w:val="none" w:sz="0" w:space="0" w:color="auto"/>
                <w:left w:val="none" w:sz="0" w:space="0" w:color="auto"/>
                <w:bottom w:val="none" w:sz="0" w:space="0" w:color="auto"/>
                <w:right w:val="none" w:sz="0" w:space="0" w:color="auto"/>
              </w:divBdr>
            </w:div>
            <w:div w:id="762530949">
              <w:marLeft w:val="0"/>
              <w:marRight w:val="0"/>
              <w:marTop w:val="0"/>
              <w:marBottom w:val="0"/>
              <w:divBdr>
                <w:top w:val="none" w:sz="0" w:space="0" w:color="auto"/>
                <w:left w:val="none" w:sz="0" w:space="0" w:color="auto"/>
                <w:bottom w:val="none" w:sz="0" w:space="0" w:color="auto"/>
                <w:right w:val="none" w:sz="0" w:space="0" w:color="auto"/>
              </w:divBdr>
            </w:div>
            <w:div w:id="772867291">
              <w:marLeft w:val="0"/>
              <w:marRight w:val="0"/>
              <w:marTop w:val="0"/>
              <w:marBottom w:val="0"/>
              <w:divBdr>
                <w:top w:val="none" w:sz="0" w:space="0" w:color="auto"/>
                <w:left w:val="none" w:sz="0" w:space="0" w:color="auto"/>
                <w:bottom w:val="none" w:sz="0" w:space="0" w:color="auto"/>
                <w:right w:val="none" w:sz="0" w:space="0" w:color="auto"/>
              </w:divBdr>
            </w:div>
            <w:div w:id="776675221">
              <w:marLeft w:val="0"/>
              <w:marRight w:val="0"/>
              <w:marTop w:val="0"/>
              <w:marBottom w:val="0"/>
              <w:divBdr>
                <w:top w:val="none" w:sz="0" w:space="0" w:color="auto"/>
                <w:left w:val="none" w:sz="0" w:space="0" w:color="auto"/>
                <w:bottom w:val="none" w:sz="0" w:space="0" w:color="auto"/>
                <w:right w:val="none" w:sz="0" w:space="0" w:color="auto"/>
              </w:divBdr>
            </w:div>
            <w:div w:id="793671850">
              <w:marLeft w:val="0"/>
              <w:marRight w:val="0"/>
              <w:marTop w:val="0"/>
              <w:marBottom w:val="0"/>
              <w:divBdr>
                <w:top w:val="none" w:sz="0" w:space="0" w:color="auto"/>
                <w:left w:val="none" w:sz="0" w:space="0" w:color="auto"/>
                <w:bottom w:val="none" w:sz="0" w:space="0" w:color="auto"/>
                <w:right w:val="none" w:sz="0" w:space="0" w:color="auto"/>
              </w:divBdr>
            </w:div>
            <w:div w:id="795372811">
              <w:marLeft w:val="0"/>
              <w:marRight w:val="0"/>
              <w:marTop w:val="0"/>
              <w:marBottom w:val="0"/>
              <w:divBdr>
                <w:top w:val="none" w:sz="0" w:space="0" w:color="auto"/>
                <w:left w:val="none" w:sz="0" w:space="0" w:color="auto"/>
                <w:bottom w:val="none" w:sz="0" w:space="0" w:color="auto"/>
                <w:right w:val="none" w:sz="0" w:space="0" w:color="auto"/>
              </w:divBdr>
            </w:div>
            <w:div w:id="795414852">
              <w:marLeft w:val="0"/>
              <w:marRight w:val="0"/>
              <w:marTop w:val="0"/>
              <w:marBottom w:val="0"/>
              <w:divBdr>
                <w:top w:val="none" w:sz="0" w:space="0" w:color="auto"/>
                <w:left w:val="none" w:sz="0" w:space="0" w:color="auto"/>
                <w:bottom w:val="none" w:sz="0" w:space="0" w:color="auto"/>
                <w:right w:val="none" w:sz="0" w:space="0" w:color="auto"/>
              </w:divBdr>
            </w:div>
            <w:div w:id="796221921">
              <w:marLeft w:val="0"/>
              <w:marRight w:val="0"/>
              <w:marTop w:val="0"/>
              <w:marBottom w:val="0"/>
              <w:divBdr>
                <w:top w:val="none" w:sz="0" w:space="0" w:color="auto"/>
                <w:left w:val="none" w:sz="0" w:space="0" w:color="auto"/>
                <w:bottom w:val="none" w:sz="0" w:space="0" w:color="auto"/>
                <w:right w:val="none" w:sz="0" w:space="0" w:color="auto"/>
              </w:divBdr>
            </w:div>
            <w:div w:id="800148657">
              <w:marLeft w:val="0"/>
              <w:marRight w:val="0"/>
              <w:marTop w:val="0"/>
              <w:marBottom w:val="0"/>
              <w:divBdr>
                <w:top w:val="none" w:sz="0" w:space="0" w:color="auto"/>
                <w:left w:val="none" w:sz="0" w:space="0" w:color="auto"/>
                <w:bottom w:val="none" w:sz="0" w:space="0" w:color="auto"/>
                <w:right w:val="none" w:sz="0" w:space="0" w:color="auto"/>
              </w:divBdr>
            </w:div>
            <w:div w:id="805586371">
              <w:marLeft w:val="0"/>
              <w:marRight w:val="0"/>
              <w:marTop w:val="0"/>
              <w:marBottom w:val="0"/>
              <w:divBdr>
                <w:top w:val="none" w:sz="0" w:space="0" w:color="auto"/>
                <w:left w:val="none" w:sz="0" w:space="0" w:color="auto"/>
                <w:bottom w:val="none" w:sz="0" w:space="0" w:color="auto"/>
                <w:right w:val="none" w:sz="0" w:space="0" w:color="auto"/>
              </w:divBdr>
            </w:div>
            <w:div w:id="806360148">
              <w:marLeft w:val="0"/>
              <w:marRight w:val="0"/>
              <w:marTop w:val="0"/>
              <w:marBottom w:val="0"/>
              <w:divBdr>
                <w:top w:val="none" w:sz="0" w:space="0" w:color="auto"/>
                <w:left w:val="none" w:sz="0" w:space="0" w:color="auto"/>
                <w:bottom w:val="none" w:sz="0" w:space="0" w:color="auto"/>
                <w:right w:val="none" w:sz="0" w:space="0" w:color="auto"/>
              </w:divBdr>
            </w:div>
            <w:div w:id="806436157">
              <w:marLeft w:val="0"/>
              <w:marRight w:val="0"/>
              <w:marTop w:val="0"/>
              <w:marBottom w:val="0"/>
              <w:divBdr>
                <w:top w:val="none" w:sz="0" w:space="0" w:color="auto"/>
                <w:left w:val="none" w:sz="0" w:space="0" w:color="auto"/>
                <w:bottom w:val="none" w:sz="0" w:space="0" w:color="auto"/>
                <w:right w:val="none" w:sz="0" w:space="0" w:color="auto"/>
              </w:divBdr>
            </w:div>
            <w:div w:id="806555504">
              <w:marLeft w:val="0"/>
              <w:marRight w:val="0"/>
              <w:marTop w:val="0"/>
              <w:marBottom w:val="0"/>
              <w:divBdr>
                <w:top w:val="none" w:sz="0" w:space="0" w:color="auto"/>
                <w:left w:val="none" w:sz="0" w:space="0" w:color="auto"/>
                <w:bottom w:val="none" w:sz="0" w:space="0" w:color="auto"/>
                <w:right w:val="none" w:sz="0" w:space="0" w:color="auto"/>
              </w:divBdr>
            </w:div>
            <w:div w:id="808670752">
              <w:marLeft w:val="0"/>
              <w:marRight w:val="0"/>
              <w:marTop w:val="0"/>
              <w:marBottom w:val="0"/>
              <w:divBdr>
                <w:top w:val="none" w:sz="0" w:space="0" w:color="auto"/>
                <w:left w:val="none" w:sz="0" w:space="0" w:color="auto"/>
                <w:bottom w:val="none" w:sz="0" w:space="0" w:color="auto"/>
                <w:right w:val="none" w:sz="0" w:space="0" w:color="auto"/>
              </w:divBdr>
            </w:div>
            <w:div w:id="811562675">
              <w:marLeft w:val="0"/>
              <w:marRight w:val="0"/>
              <w:marTop w:val="0"/>
              <w:marBottom w:val="0"/>
              <w:divBdr>
                <w:top w:val="none" w:sz="0" w:space="0" w:color="auto"/>
                <w:left w:val="none" w:sz="0" w:space="0" w:color="auto"/>
                <w:bottom w:val="none" w:sz="0" w:space="0" w:color="auto"/>
                <w:right w:val="none" w:sz="0" w:space="0" w:color="auto"/>
              </w:divBdr>
            </w:div>
            <w:div w:id="814645038">
              <w:marLeft w:val="0"/>
              <w:marRight w:val="0"/>
              <w:marTop w:val="0"/>
              <w:marBottom w:val="0"/>
              <w:divBdr>
                <w:top w:val="none" w:sz="0" w:space="0" w:color="auto"/>
                <w:left w:val="none" w:sz="0" w:space="0" w:color="auto"/>
                <w:bottom w:val="none" w:sz="0" w:space="0" w:color="auto"/>
                <w:right w:val="none" w:sz="0" w:space="0" w:color="auto"/>
              </w:divBdr>
            </w:div>
            <w:div w:id="825098574">
              <w:marLeft w:val="0"/>
              <w:marRight w:val="0"/>
              <w:marTop w:val="0"/>
              <w:marBottom w:val="0"/>
              <w:divBdr>
                <w:top w:val="none" w:sz="0" w:space="0" w:color="auto"/>
                <w:left w:val="none" w:sz="0" w:space="0" w:color="auto"/>
                <w:bottom w:val="none" w:sz="0" w:space="0" w:color="auto"/>
                <w:right w:val="none" w:sz="0" w:space="0" w:color="auto"/>
              </w:divBdr>
            </w:div>
            <w:div w:id="837236486">
              <w:marLeft w:val="0"/>
              <w:marRight w:val="0"/>
              <w:marTop w:val="0"/>
              <w:marBottom w:val="0"/>
              <w:divBdr>
                <w:top w:val="none" w:sz="0" w:space="0" w:color="auto"/>
                <w:left w:val="none" w:sz="0" w:space="0" w:color="auto"/>
                <w:bottom w:val="none" w:sz="0" w:space="0" w:color="auto"/>
                <w:right w:val="none" w:sz="0" w:space="0" w:color="auto"/>
              </w:divBdr>
            </w:div>
            <w:div w:id="848907050">
              <w:marLeft w:val="0"/>
              <w:marRight w:val="0"/>
              <w:marTop w:val="0"/>
              <w:marBottom w:val="0"/>
              <w:divBdr>
                <w:top w:val="none" w:sz="0" w:space="0" w:color="auto"/>
                <w:left w:val="none" w:sz="0" w:space="0" w:color="auto"/>
                <w:bottom w:val="none" w:sz="0" w:space="0" w:color="auto"/>
                <w:right w:val="none" w:sz="0" w:space="0" w:color="auto"/>
              </w:divBdr>
            </w:div>
            <w:div w:id="851797170">
              <w:marLeft w:val="0"/>
              <w:marRight w:val="0"/>
              <w:marTop w:val="0"/>
              <w:marBottom w:val="0"/>
              <w:divBdr>
                <w:top w:val="none" w:sz="0" w:space="0" w:color="auto"/>
                <w:left w:val="none" w:sz="0" w:space="0" w:color="auto"/>
                <w:bottom w:val="none" w:sz="0" w:space="0" w:color="auto"/>
                <w:right w:val="none" w:sz="0" w:space="0" w:color="auto"/>
              </w:divBdr>
            </w:div>
            <w:div w:id="852957805">
              <w:marLeft w:val="0"/>
              <w:marRight w:val="0"/>
              <w:marTop w:val="0"/>
              <w:marBottom w:val="0"/>
              <w:divBdr>
                <w:top w:val="none" w:sz="0" w:space="0" w:color="auto"/>
                <w:left w:val="none" w:sz="0" w:space="0" w:color="auto"/>
                <w:bottom w:val="none" w:sz="0" w:space="0" w:color="auto"/>
                <w:right w:val="none" w:sz="0" w:space="0" w:color="auto"/>
              </w:divBdr>
            </w:div>
            <w:div w:id="862472017">
              <w:marLeft w:val="0"/>
              <w:marRight w:val="0"/>
              <w:marTop w:val="0"/>
              <w:marBottom w:val="0"/>
              <w:divBdr>
                <w:top w:val="none" w:sz="0" w:space="0" w:color="auto"/>
                <w:left w:val="none" w:sz="0" w:space="0" w:color="auto"/>
                <w:bottom w:val="none" w:sz="0" w:space="0" w:color="auto"/>
                <w:right w:val="none" w:sz="0" w:space="0" w:color="auto"/>
              </w:divBdr>
            </w:div>
            <w:div w:id="866255194">
              <w:marLeft w:val="0"/>
              <w:marRight w:val="0"/>
              <w:marTop w:val="0"/>
              <w:marBottom w:val="0"/>
              <w:divBdr>
                <w:top w:val="none" w:sz="0" w:space="0" w:color="auto"/>
                <w:left w:val="none" w:sz="0" w:space="0" w:color="auto"/>
                <w:bottom w:val="none" w:sz="0" w:space="0" w:color="auto"/>
                <w:right w:val="none" w:sz="0" w:space="0" w:color="auto"/>
              </w:divBdr>
            </w:div>
            <w:div w:id="881864156">
              <w:marLeft w:val="0"/>
              <w:marRight w:val="0"/>
              <w:marTop w:val="0"/>
              <w:marBottom w:val="0"/>
              <w:divBdr>
                <w:top w:val="none" w:sz="0" w:space="0" w:color="auto"/>
                <w:left w:val="none" w:sz="0" w:space="0" w:color="auto"/>
                <w:bottom w:val="none" w:sz="0" w:space="0" w:color="auto"/>
                <w:right w:val="none" w:sz="0" w:space="0" w:color="auto"/>
              </w:divBdr>
            </w:div>
            <w:div w:id="884876751">
              <w:marLeft w:val="0"/>
              <w:marRight w:val="0"/>
              <w:marTop w:val="0"/>
              <w:marBottom w:val="0"/>
              <w:divBdr>
                <w:top w:val="none" w:sz="0" w:space="0" w:color="auto"/>
                <w:left w:val="none" w:sz="0" w:space="0" w:color="auto"/>
                <w:bottom w:val="none" w:sz="0" w:space="0" w:color="auto"/>
                <w:right w:val="none" w:sz="0" w:space="0" w:color="auto"/>
              </w:divBdr>
            </w:div>
            <w:div w:id="888225554">
              <w:marLeft w:val="0"/>
              <w:marRight w:val="0"/>
              <w:marTop w:val="0"/>
              <w:marBottom w:val="0"/>
              <w:divBdr>
                <w:top w:val="none" w:sz="0" w:space="0" w:color="auto"/>
                <w:left w:val="none" w:sz="0" w:space="0" w:color="auto"/>
                <w:bottom w:val="none" w:sz="0" w:space="0" w:color="auto"/>
                <w:right w:val="none" w:sz="0" w:space="0" w:color="auto"/>
              </w:divBdr>
            </w:div>
            <w:div w:id="896477975">
              <w:marLeft w:val="0"/>
              <w:marRight w:val="0"/>
              <w:marTop w:val="0"/>
              <w:marBottom w:val="0"/>
              <w:divBdr>
                <w:top w:val="none" w:sz="0" w:space="0" w:color="auto"/>
                <w:left w:val="none" w:sz="0" w:space="0" w:color="auto"/>
                <w:bottom w:val="none" w:sz="0" w:space="0" w:color="auto"/>
                <w:right w:val="none" w:sz="0" w:space="0" w:color="auto"/>
              </w:divBdr>
            </w:div>
            <w:div w:id="901015872">
              <w:marLeft w:val="0"/>
              <w:marRight w:val="0"/>
              <w:marTop w:val="0"/>
              <w:marBottom w:val="0"/>
              <w:divBdr>
                <w:top w:val="none" w:sz="0" w:space="0" w:color="auto"/>
                <w:left w:val="none" w:sz="0" w:space="0" w:color="auto"/>
                <w:bottom w:val="none" w:sz="0" w:space="0" w:color="auto"/>
                <w:right w:val="none" w:sz="0" w:space="0" w:color="auto"/>
              </w:divBdr>
            </w:div>
            <w:div w:id="902057145">
              <w:marLeft w:val="0"/>
              <w:marRight w:val="0"/>
              <w:marTop w:val="0"/>
              <w:marBottom w:val="0"/>
              <w:divBdr>
                <w:top w:val="none" w:sz="0" w:space="0" w:color="auto"/>
                <w:left w:val="none" w:sz="0" w:space="0" w:color="auto"/>
                <w:bottom w:val="none" w:sz="0" w:space="0" w:color="auto"/>
                <w:right w:val="none" w:sz="0" w:space="0" w:color="auto"/>
              </w:divBdr>
            </w:div>
            <w:div w:id="902837012">
              <w:marLeft w:val="0"/>
              <w:marRight w:val="0"/>
              <w:marTop w:val="0"/>
              <w:marBottom w:val="0"/>
              <w:divBdr>
                <w:top w:val="none" w:sz="0" w:space="0" w:color="auto"/>
                <w:left w:val="none" w:sz="0" w:space="0" w:color="auto"/>
                <w:bottom w:val="none" w:sz="0" w:space="0" w:color="auto"/>
                <w:right w:val="none" w:sz="0" w:space="0" w:color="auto"/>
              </w:divBdr>
            </w:div>
            <w:div w:id="904604051">
              <w:marLeft w:val="0"/>
              <w:marRight w:val="0"/>
              <w:marTop w:val="0"/>
              <w:marBottom w:val="0"/>
              <w:divBdr>
                <w:top w:val="none" w:sz="0" w:space="0" w:color="auto"/>
                <w:left w:val="none" w:sz="0" w:space="0" w:color="auto"/>
                <w:bottom w:val="none" w:sz="0" w:space="0" w:color="auto"/>
                <w:right w:val="none" w:sz="0" w:space="0" w:color="auto"/>
              </w:divBdr>
            </w:div>
            <w:div w:id="906646148">
              <w:marLeft w:val="0"/>
              <w:marRight w:val="0"/>
              <w:marTop w:val="0"/>
              <w:marBottom w:val="0"/>
              <w:divBdr>
                <w:top w:val="none" w:sz="0" w:space="0" w:color="auto"/>
                <w:left w:val="none" w:sz="0" w:space="0" w:color="auto"/>
                <w:bottom w:val="none" w:sz="0" w:space="0" w:color="auto"/>
                <w:right w:val="none" w:sz="0" w:space="0" w:color="auto"/>
              </w:divBdr>
            </w:div>
            <w:div w:id="918562723">
              <w:marLeft w:val="0"/>
              <w:marRight w:val="0"/>
              <w:marTop w:val="0"/>
              <w:marBottom w:val="0"/>
              <w:divBdr>
                <w:top w:val="none" w:sz="0" w:space="0" w:color="auto"/>
                <w:left w:val="none" w:sz="0" w:space="0" w:color="auto"/>
                <w:bottom w:val="none" w:sz="0" w:space="0" w:color="auto"/>
                <w:right w:val="none" w:sz="0" w:space="0" w:color="auto"/>
              </w:divBdr>
            </w:div>
            <w:div w:id="922496342">
              <w:marLeft w:val="0"/>
              <w:marRight w:val="0"/>
              <w:marTop w:val="0"/>
              <w:marBottom w:val="0"/>
              <w:divBdr>
                <w:top w:val="none" w:sz="0" w:space="0" w:color="auto"/>
                <w:left w:val="none" w:sz="0" w:space="0" w:color="auto"/>
                <w:bottom w:val="none" w:sz="0" w:space="0" w:color="auto"/>
                <w:right w:val="none" w:sz="0" w:space="0" w:color="auto"/>
              </w:divBdr>
            </w:div>
            <w:div w:id="926689754">
              <w:marLeft w:val="0"/>
              <w:marRight w:val="0"/>
              <w:marTop w:val="0"/>
              <w:marBottom w:val="0"/>
              <w:divBdr>
                <w:top w:val="none" w:sz="0" w:space="0" w:color="auto"/>
                <w:left w:val="none" w:sz="0" w:space="0" w:color="auto"/>
                <w:bottom w:val="none" w:sz="0" w:space="0" w:color="auto"/>
                <w:right w:val="none" w:sz="0" w:space="0" w:color="auto"/>
              </w:divBdr>
            </w:div>
            <w:div w:id="929702198">
              <w:marLeft w:val="0"/>
              <w:marRight w:val="0"/>
              <w:marTop w:val="0"/>
              <w:marBottom w:val="0"/>
              <w:divBdr>
                <w:top w:val="none" w:sz="0" w:space="0" w:color="auto"/>
                <w:left w:val="none" w:sz="0" w:space="0" w:color="auto"/>
                <w:bottom w:val="none" w:sz="0" w:space="0" w:color="auto"/>
                <w:right w:val="none" w:sz="0" w:space="0" w:color="auto"/>
              </w:divBdr>
            </w:div>
            <w:div w:id="932515727">
              <w:marLeft w:val="0"/>
              <w:marRight w:val="0"/>
              <w:marTop w:val="0"/>
              <w:marBottom w:val="0"/>
              <w:divBdr>
                <w:top w:val="none" w:sz="0" w:space="0" w:color="auto"/>
                <w:left w:val="none" w:sz="0" w:space="0" w:color="auto"/>
                <w:bottom w:val="none" w:sz="0" w:space="0" w:color="auto"/>
                <w:right w:val="none" w:sz="0" w:space="0" w:color="auto"/>
              </w:divBdr>
            </w:div>
            <w:div w:id="933704125">
              <w:marLeft w:val="0"/>
              <w:marRight w:val="0"/>
              <w:marTop w:val="0"/>
              <w:marBottom w:val="0"/>
              <w:divBdr>
                <w:top w:val="none" w:sz="0" w:space="0" w:color="auto"/>
                <w:left w:val="none" w:sz="0" w:space="0" w:color="auto"/>
                <w:bottom w:val="none" w:sz="0" w:space="0" w:color="auto"/>
                <w:right w:val="none" w:sz="0" w:space="0" w:color="auto"/>
              </w:divBdr>
            </w:div>
            <w:div w:id="938874534">
              <w:marLeft w:val="0"/>
              <w:marRight w:val="0"/>
              <w:marTop w:val="0"/>
              <w:marBottom w:val="0"/>
              <w:divBdr>
                <w:top w:val="none" w:sz="0" w:space="0" w:color="auto"/>
                <w:left w:val="none" w:sz="0" w:space="0" w:color="auto"/>
                <w:bottom w:val="none" w:sz="0" w:space="0" w:color="auto"/>
                <w:right w:val="none" w:sz="0" w:space="0" w:color="auto"/>
              </w:divBdr>
            </w:div>
            <w:div w:id="946497424">
              <w:marLeft w:val="0"/>
              <w:marRight w:val="0"/>
              <w:marTop w:val="0"/>
              <w:marBottom w:val="0"/>
              <w:divBdr>
                <w:top w:val="none" w:sz="0" w:space="0" w:color="auto"/>
                <w:left w:val="none" w:sz="0" w:space="0" w:color="auto"/>
                <w:bottom w:val="none" w:sz="0" w:space="0" w:color="auto"/>
                <w:right w:val="none" w:sz="0" w:space="0" w:color="auto"/>
              </w:divBdr>
            </w:div>
            <w:div w:id="947005793">
              <w:marLeft w:val="0"/>
              <w:marRight w:val="0"/>
              <w:marTop w:val="0"/>
              <w:marBottom w:val="0"/>
              <w:divBdr>
                <w:top w:val="none" w:sz="0" w:space="0" w:color="auto"/>
                <w:left w:val="none" w:sz="0" w:space="0" w:color="auto"/>
                <w:bottom w:val="none" w:sz="0" w:space="0" w:color="auto"/>
                <w:right w:val="none" w:sz="0" w:space="0" w:color="auto"/>
              </w:divBdr>
            </w:div>
            <w:div w:id="960724272">
              <w:marLeft w:val="0"/>
              <w:marRight w:val="0"/>
              <w:marTop w:val="0"/>
              <w:marBottom w:val="0"/>
              <w:divBdr>
                <w:top w:val="none" w:sz="0" w:space="0" w:color="auto"/>
                <w:left w:val="none" w:sz="0" w:space="0" w:color="auto"/>
                <w:bottom w:val="none" w:sz="0" w:space="0" w:color="auto"/>
                <w:right w:val="none" w:sz="0" w:space="0" w:color="auto"/>
              </w:divBdr>
            </w:div>
            <w:div w:id="971060138">
              <w:marLeft w:val="0"/>
              <w:marRight w:val="0"/>
              <w:marTop w:val="0"/>
              <w:marBottom w:val="0"/>
              <w:divBdr>
                <w:top w:val="none" w:sz="0" w:space="0" w:color="auto"/>
                <w:left w:val="none" w:sz="0" w:space="0" w:color="auto"/>
                <w:bottom w:val="none" w:sz="0" w:space="0" w:color="auto"/>
                <w:right w:val="none" w:sz="0" w:space="0" w:color="auto"/>
              </w:divBdr>
            </w:div>
            <w:div w:id="971207835">
              <w:marLeft w:val="0"/>
              <w:marRight w:val="0"/>
              <w:marTop w:val="0"/>
              <w:marBottom w:val="0"/>
              <w:divBdr>
                <w:top w:val="none" w:sz="0" w:space="0" w:color="auto"/>
                <w:left w:val="none" w:sz="0" w:space="0" w:color="auto"/>
                <w:bottom w:val="none" w:sz="0" w:space="0" w:color="auto"/>
                <w:right w:val="none" w:sz="0" w:space="0" w:color="auto"/>
              </w:divBdr>
            </w:div>
            <w:div w:id="972294053">
              <w:marLeft w:val="0"/>
              <w:marRight w:val="0"/>
              <w:marTop w:val="0"/>
              <w:marBottom w:val="0"/>
              <w:divBdr>
                <w:top w:val="none" w:sz="0" w:space="0" w:color="auto"/>
                <w:left w:val="none" w:sz="0" w:space="0" w:color="auto"/>
                <w:bottom w:val="none" w:sz="0" w:space="0" w:color="auto"/>
                <w:right w:val="none" w:sz="0" w:space="0" w:color="auto"/>
              </w:divBdr>
            </w:div>
            <w:div w:id="985547685">
              <w:marLeft w:val="0"/>
              <w:marRight w:val="0"/>
              <w:marTop w:val="0"/>
              <w:marBottom w:val="0"/>
              <w:divBdr>
                <w:top w:val="none" w:sz="0" w:space="0" w:color="auto"/>
                <w:left w:val="none" w:sz="0" w:space="0" w:color="auto"/>
                <w:bottom w:val="none" w:sz="0" w:space="0" w:color="auto"/>
                <w:right w:val="none" w:sz="0" w:space="0" w:color="auto"/>
              </w:divBdr>
            </w:div>
            <w:div w:id="987708336">
              <w:marLeft w:val="0"/>
              <w:marRight w:val="0"/>
              <w:marTop w:val="0"/>
              <w:marBottom w:val="0"/>
              <w:divBdr>
                <w:top w:val="none" w:sz="0" w:space="0" w:color="auto"/>
                <w:left w:val="none" w:sz="0" w:space="0" w:color="auto"/>
                <w:bottom w:val="none" w:sz="0" w:space="0" w:color="auto"/>
                <w:right w:val="none" w:sz="0" w:space="0" w:color="auto"/>
              </w:divBdr>
            </w:div>
            <w:div w:id="994841707">
              <w:marLeft w:val="0"/>
              <w:marRight w:val="0"/>
              <w:marTop w:val="0"/>
              <w:marBottom w:val="0"/>
              <w:divBdr>
                <w:top w:val="none" w:sz="0" w:space="0" w:color="auto"/>
                <w:left w:val="none" w:sz="0" w:space="0" w:color="auto"/>
                <w:bottom w:val="none" w:sz="0" w:space="0" w:color="auto"/>
                <w:right w:val="none" w:sz="0" w:space="0" w:color="auto"/>
              </w:divBdr>
            </w:div>
            <w:div w:id="994920953">
              <w:marLeft w:val="0"/>
              <w:marRight w:val="0"/>
              <w:marTop w:val="0"/>
              <w:marBottom w:val="0"/>
              <w:divBdr>
                <w:top w:val="none" w:sz="0" w:space="0" w:color="auto"/>
                <w:left w:val="none" w:sz="0" w:space="0" w:color="auto"/>
                <w:bottom w:val="none" w:sz="0" w:space="0" w:color="auto"/>
                <w:right w:val="none" w:sz="0" w:space="0" w:color="auto"/>
              </w:divBdr>
            </w:div>
            <w:div w:id="999506631">
              <w:marLeft w:val="0"/>
              <w:marRight w:val="0"/>
              <w:marTop w:val="0"/>
              <w:marBottom w:val="0"/>
              <w:divBdr>
                <w:top w:val="none" w:sz="0" w:space="0" w:color="auto"/>
                <w:left w:val="none" w:sz="0" w:space="0" w:color="auto"/>
                <w:bottom w:val="none" w:sz="0" w:space="0" w:color="auto"/>
                <w:right w:val="none" w:sz="0" w:space="0" w:color="auto"/>
              </w:divBdr>
            </w:div>
            <w:div w:id="1002274812">
              <w:marLeft w:val="0"/>
              <w:marRight w:val="0"/>
              <w:marTop w:val="0"/>
              <w:marBottom w:val="0"/>
              <w:divBdr>
                <w:top w:val="none" w:sz="0" w:space="0" w:color="auto"/>
                <w:left w:val="none" w:sz="0" w:space="0" w:color="auto"/>
                <w:bottom w:val="none" w:sz="0" w:space="0" w:color="auto"/>
                <w:right w:val="none" w:sz="0" w:space="0" w:color="auto"/>
              </w:divBdr>
            </w:div>
            <w:div w:id="1003433992">
              <w:marLeft w:val="0"/>
              <w:marRight w:val="0"/>
              <w:marTop w:val="0"/>
              <w:marBottom w:val="0"/>
              <w:divBdr>
                <w:top w:val="none" w:sz="0" w:space="0" w:color="auto"/>
                <w:left w:val="none" w:sz="0" w:space="0" w:color="auto"/>
                <w:bottom w:val="none" w:sz="0" w:space="0" w:color="auto"/>
                <w:right w:val="none" w:sz="0" w:space="0" w:color="auto"/>
              </w:divBdr>
            </w:div>
            <w:div w:id="1010181064">
              <w:marLeft w:val="0"/>
              <w:marRight w:val="0"/>
              <w:marTop w:val="0"/>
              <w:marBottom w:val="0"/>
              <w:divBdr>
                <w:top w:val="none" w:sz="0" w:space="0" w:color="auto"/>
                <w:left w:val="none" w:sz="0" w:space="0" w:color="auto"/>
                <w:bottom w:val="none" w:sz="0" w:space="0" w:color="auto"/>
                <w:right w:val="none" w:sz="0" w:space="0" w:color="auto"/>
              </w:divBdr>
            </w:div>
            <w:div w:id="1015233782">
              <w:marLeft w:val="0"/>
              <w:marRight w:val="0"/>
              <w:marTop w:val="0"/>
              <w:marBottom w:val="0"/>
              <w:divBdr>
                <w:top w:val="none" w:sz="0" w:space="0" w:color="auto"/>
                <w:left w:val="none" w:sz="0" w:space="0" w:color="auto"/>
                <w:bottom w:val="none" w:sz="0" w:space="0" w:color="auto"/>
                <w:right w:val="none" w:sz="0" w:space="0" w:color="auto"/>
              </w:divBdr>
            </w:div>
            <w:div w:id="1021203056">
              <w:marLeft w:val="0"/>
              <w:marRight w:val="0"/>
              <w:marTop w:val="0"/>
              <w:marBottom w:val="0"/>
              <w:divBdr>
                <w:top w:val="none" w:sz="0" w:space="0" w:color="auto"/>
                <w:left w:val="none" w:sz="0" w:space="0" w:color="auto"/>
                <w:bottom w:val="none" w:sz="0" w:space="0" w:color="auto"/>
                <w:right w:val="none" w:sz="0" w:space="0" w:color="auto"/>
              </w:divBdr>
            </w:div>
            <w:div w:id="1022245700">
              <w:marLeft w:val="0"/>
              <w:marRight w:val="0"/>
              <w:marTop w:val="0"/>
              <w:marBottom w:val="0"/>
              <w:divBdr>
                <w:top w:val="none" w:sz="0" w:space="0" w:color="auto"/>
                <w:left w:val="none" w:sz="0" w:space="0" w:color="auto"/>
                <w:bottom w:val="none" w:sz="0" w:space="0" w:color="auto"/>
                <w:right w:val="none" w:sz="0" w:space="0" w:color="auto"/>
              </w:divBdr>
            </w:div>
            <w:div w:id="1029720621">
              <w:marLeft w:val="0"/>
              <w:marRight w:val="0"/>
              <w:marTop w:val="0"/>
              <w:marBottom w:val="0"/>
              <w:divBdr>
                <w:top w:val="none" w:sz="0" w:space="0" w:color="auto"/>
                <w:left w:val="none" w:sz="0" w:space="0" w:color="auto"/>
                <w:bottom w:val="none" w:sz="0" w:space="0" w:color="auto"/>
                <w:right w:val="none" w:sz="0" w:space="0" w:color="auto"/>
              </w:divBdr>
            </w:div>
            <w:div w:id="1031608267">
              <w:marLeft w:val="0"/>
              <w:marRight w:val="0"/>
              <w:marTop w:val="0"/>
              <w:marBottom w:val="0"/>
              <w:divBdr>
                <w:top w:val="none" w:sz="0" w:space="0" w:color="auto"/>
                <w:left w:val="none" w:sz="0" w:space="0" w:color="auto"/>
                <w:bottom w:val="none" w:sz="0" w:space="0" w:color="auto"/>
                <w:right w:val="none" w:sz="0" w:space="0" w:color="auto"/>
              </w:divBdr>
            </w:div>
            <w:div w:id="1031611725">
              <w:marLeft w:val="0"/>
              <w:marRight w:val="0"/>
              <w:marTop w:val="0"/>
              <w:marBottom w:val="0"/>
              <w:divBdr>
                <w:top w:val="none" w:sz="0" w:space="0" w:color="auto"/>
                <w:left w:val="none" w:sz="0" w:space="0" w:color="auto"/>
                <w:bottom w:val="none" w:sz="0" w:space="0" w:color="auto"/>
                <w:right w:val="none" w:sz="0" w:space="0" w:color="auto"/>
              </w:divBdr>
            </w:div>
            <w:div w:id="1038118073">
              <w:marLeft w:val="0"/>
              <w:marRight w:val="0"/>
              <w:marTop w:val="0"/>
              <w:marBottom w:val="0"/>
              <w:divBdr>
                <w:top w:val="none" w:sz="0" w:space="0" w:color="auto"/>
                <w:left w:val="none" w:sz="0" w:space="0" w:color="auto"/>
                <w:bottom w:val="none" w:sz="0" w:space="0" w:color="auto"/>
                <w:right w:val="none" w:sz="0" w:space="0" w:color="auto"/>
              </w:divBdr>
            </w:div>
            <w:div w:id="1045443999">
              <w:marLeft w:val="0"/>
              <w:marRight w:val="0"/>
              <w:marTop w:val="0"/>
              <w:marBottom w:val="0"/>
              <w:divBdr>
                <w:top w:val="none" w:sz="0" w:space="0" w:color="auto"/>
                <w:left w:val="none" w:sz="0" w:space="0" w:color="auto"/>
                <w:bottom w:val="none" w:sz="0" w:space="0" w:color="auto"/>
                <w:right w:val="none" w:sz="0" w:space="0" w:color="auto"/>
              </w:divBdr>
            </w:div>
            <w:div w:id="1047950135">
              <w:marLeft w:val="0"/>
              <w:marRight w:val="0"/>
              <w:marTop w:val="0"/>
              <w:marBottom w:val="0"/>
              <w:divBdr>
                <w:top w:val="none" w:sz="0" w:space="0" w:color="auto"/>
                <w:left w:val="none" w:sz="0" w:space="0" w:color="auto"/>
                <w:bottom w:val="none" w:sz="0" w:space="0" w:color="auto"/>
                <w:right w:val="none" w:sz="0" w:space="0" w:color="auto"/>
              </w:divBdr>
            </w:div>
            <w:div w:id="1048919436">
              <w:marLeft w:val="0"/>
              <w:marRight w:val="0"/>
              <w:marTop w:val="0"/>
              <w:marBottom w:val="0"/>
              <w:divBdr>
                <w:top w:val="none" w:sz="0" w:space="0" w:color="auto"/>
                <w:left w:val="none" w:sz="0" w:space="0" w:color="auto"/>
                <w:bottom w:val="none" w:sz="0" w:space="0" w:color="auto"/>
                <w:right w:val="none" w:sz="0" w:space="0" w:color="auto"/>
              </w:divBdr>
            </w:div>
            <w:div w:id="1053382151">
              <w:marLeft w:val="0"/>
              <w:marRight w:val="0"/>
              <w:marTop w:val="0"/>
              <w:marBottom w:val="0"/>
              <w:divBdr>
                <w:top w:val="none" w:sz="0" w:space="0" w:color="auto"/>
                <w:left w:val="none" w:sz="0" w:space="0" w:color="auto"/>
                <w:bottom w:val="none" w:sz="0" w:space="0" w:color="auto"/>
                <w:right w:val="none" w:sz="0" w:space="0" w:color="auto"/>
              </w:divBdr>
            </w:div>
            <w:div w:id="1054351784">
              <w:marLeft w:val="0"/>
              <w:marRight w:val="0"/>
              <w:marTop w:val="0"/>
              <w:marBottom w:val="0"/>
              <w:divBdr>
                <w:top w:val="none" w:sz="0" w:space="0" w:color="auto"/>
                <w:left w:val="none" w:sz="0" w:space="0" w:color="auto"/>
                <w:bottom w:val="none" w:sz="0" w:space="0" w:color="auto"/>
                <w:right w:val="none" w:sz="0" w:space="0" w:color="auto"/>
              </w:divBdr>
            </w:div>
            <w:div w:id="1057359123">
              <w:marLeft w:val="0"/>
              <w:marRight w:val="0"/>
              <w:marTop w:val="0"/>
              <w:marBottom w:val="0"/>
              <w:divBdr>
                <w:top w:val="none" w:sz="0" w:space="0" w:color="auto"/>
                <w:left w:val="none" w:sz="0" w:space="0" w:color="auto"/>
                <w:bottom w:val="none" w:sz="0" w:space="0" w:color="auto"/>
                <w:right w:val="none" w:sz="0" w:space="0" w:color="auto"/>
              </w:divBdr>
            </w:div>
            <w:div w:id="1057707164">
              <w:marLeft w:val="0"/>
              <w:marRight w:val="0"/>
              <w:marTop w:val="0"/>
              <w:marBottom w:val="0"/>
              <w:divBdr>
                <w:top w:val="none" w:sz="0" w:space="0" w:color="auto"/>
                <w:left w:val="none" w:sz="0" w:space="0" w:color="auto"/>
                <w:bottom w:val="none" w:sz="0" w:space="0" w:color="auto"/>
                <w:right w:val="none" w:sz="0" w:space="0" w:color="auto"/>
              </w:divBdr>
            </w:div>
            <w:div w:id="1059203653">
              <w:marLeft w:val="0"/>
              <w:marRight w:val="0"/>
              <w:marTop w:val="0"/>
              <w:marBottom w:val="0"/>
              <w:divBdr>
                <w:top w:val="none" w:sz="0" w:space="0" w:color="auto"/>
                <w:left w:val="none" w:sz="0" w:space="0" w:color="auto"/>
                <w:bottom w:val="none" w:sz="0" w:space="0" w:color="auto"/>
                <w:right w:val="none" w:sz="0" w:space="0" w:color="auto"/>
              </w:divBdr>
            </w:div>
            <w:div w:id="1059668652">
              <w:marLeft w:val="0"/>
              <w:marRight w:val="0"/>
              <w:marTop w:val="0"/>
              <w:marBottom w:val="0"/>
              <w:divBdr>
                <w:top w:val="none" w:sz="0" w:space="0" w:color="auto"/>
                <w:left w:val="none" w:sz="0" w:space="0" w:color="auto"/>
                <w:bottom w:val="none" w:sz="0" w:space="0" w:color="auto"/>
                <w:right w:val="none" w:sz="0" w:space="0" w:color="auto"/>
              </w:divBdr>
            </w:div>
            <w:div w:id="1063479761">
              <w:marLeft w:val="0"/>
              <w:marRight w:val="0"/>
              <w:marTop w:val="0"/>
              <w:marBottom w:val="0"/>
              <w:divBdr>
                <w:top w:val="none" w:sz="0" w:space="0" w:color="auto"/>
                <w:left w:val="none" w:sz="0" w:space="0" w:color="auto"/>
                <w:bottom w:val="none" w:sz="0" w:space="0" w:color="auto"/>
                <w:right w:val="none" w:sz="0" w:space="0" w:color="auto"/>
              </w:divBdr>
            </w:div>
            <w:div w:id="1069419806">
              <w:marLeft w:val="0"/>
              <w:marRight w:val="0"/>
              <w:marTop w:val="0"/>
              <w:marBottom w:val="0"/>
              <w:divBdr>
                <w:top w:val="none" w:sz="0" w:space="0" w:color="auto"/>
                <w:left w:val="none" w:sz="0" w:space="0" w:color="auto"/>
                <w:bottom w:val="none" w:sz="0" w:space="0" w:color="auto"/>
                <w:right w:val="none" w:sz="0" w:space="0" w:color="auto"/>
              </w:divBdr>
            </w:div>
            <w:div w:id="1083451758">
              <w:marLeft w:val="0"/>
              <w:marRight w:val="0"/>
              <w:marTop w:val="0"/>
              <w:marBottom w:val="0"/>
              <w:divBdr>
                <w:top w:val="none" w:sz="0" w:space="0" w:color="auto"/>
                <w:left w:val="none" w:sz="0" w:space="0" w:color="auto"/>
                <w:bottom w:val="none" w:sz="0" w:space="0" w:color="auto"/>
                <w:right w:val="none" w:sz="0" w:space="0" w:color="auto"/>
              </w:divBdr>
            </w:div>
            <w:div w:id="1084104534">
              <w:marLeft w:val="0"/>
              <w:marRight w:val="0"/>
              <w:marTop w:val="0"/>
              <w:marBottom w:val="0"/>
              <w:divBdr>
                <w:top w:val="none" w:sz="0" w:space="0" w:color="auto"/>
                <w:left w:val="none" w:sz="0" w:space="0" w:color="auto"/>
                <w:bottom w:val="none" w:sz="0" w:space="0" w:color="auto"/>
                <w:right w:val="none" w:sz="0" w:space="0" w:color="auto"/>
              </w:divBdr>
            </w:div>
            <w:div w:id="1084424497">
              <w:marLeft w:val="0"/>
              <w:marRight w:val="0"/>
              <w:marTop w:val="0"/>
              <w:marBottom w:val="0"/>
              <w:divBdr>
                <w:top w:val="none" w:sz="0" w:space="0" w:color="auto"/>
                <w:left w:val="none" w:sz="0" w:space="0" w:color="auto"/>
                <w:bottom w:val="none" w:sz="0" w:space="0" w:color="auto"/>
                <w:right w:val="none" w:sz="0" w:space="0" w:color="auto"/>
              </w:divBdr>
            </w:div>
            <w:div w:id="1084688985">
              <w:marLeft w:val="0"/>
              <w:marRight w:val="0"/>
              <w:marTop w:val="0"/>
              <w:marBottom w:val="0"/>
              <w:divBdr>
                <w:top w:val="none" w:sz="0" w:space="0" w:color="auto"/>
                <w:left w:val="none" w:sz="0" w:space="0" w:color="auto"/>
                <w:bottom w:val="none" w:sz="0" w:space="0" w:color="auto"/>
                <w:right w:val="none" w:sz="0" w:space="0" w:color="auto"/>
              </w:divBdr>
            </w:div>
            <w:div w:id="1090661715">
              <w:marLeft w:val="0"/>
              <w:marRight w:val="0"/>
              <w:marTop w:val="0"/>
              <w:marBottom w:val="0"/>
              <w:divBdr>
                <w:top w:val="none" w:sz="0" w:space="0" w:color="auto"/>
                <w:left w:val="none" w:sz="0" w:space="0" w:color="auto"/>
                <w:bottom w:val="none" w:sz="0" w:space="0" w:color="auto"/>
                <w:right w:val="none" w:sz="0" w:space="0" w:color="auto"/>
              </w:divBdr>
            </w:div>
            <w:div w:id="1092436581">
              <w:marLeft w:val="0"/>
              <w:marRight w:val="0"/>
              <w:marTop w:val="0"/>
              <w:marBottom w:val="0"/>
              <w:divBdr>
                <w:top w:val="none" w:sz="0" w:space="0" w:color="auto"/>
                <w:left w:val="none" w:sz="0" w:space="0" w:color="auto"/>
                <w:bottom w:val="none" w:sz="0" w:space="0" w:color="auto"/>
                <w:right w:val="none" w:sz="0" w:space="0" w:color="auto"/>
              </w:divBdr>
            </w:div>
            <w:div w:id="1093429885">
              <w:marLeft w:val="0"/>
              <w:marRight w:val="0"/>
              <w:marTop w:val="0"/>
              <w:marBottom w:val="0"/>
              <w:divBdr>
                <w:top w:val="none" w:sz="0" w:space="0" w:color="auto"/>
                <w:left w:val="none" w:sz="0" w:space="0" w:color="auto"/>
                <w:bottom w:val="none" w:sz="0" w:space="0" w:color="auto"/>
                <w:right w:val="none" w:sz="0" w:space="0" w:color="auto"/>
              </w:divBdr>
            </w:div>
            <w:div w:id="1118260008">
              <w:marLeft w:val="0"/>
              <w:marRight w:val="0"/>
              <w:marTop w:val="0"/>
              <w:marBottom w:val="0"/>
              <w:divBdr>
                <w:top w:val="none" w:sz="0" w:space="0" w:color="auto"/>
                <w:left w:val="none" w:sz="0" w:space="0" w:color="auto"/>
                <w:bottom w:val="none" w:sz="0" w:space="0" w:color="auto"/>
                <w:right w:val="none" w:sz="0" w:space="0" w:color="auto"/>
              </w:divBdr>
            </w:div>
            <w:div w:id="1129973210">
              <w:marLeft w:val="0"/>
              <w:marRight w:val="0"/>
              <w:marTop w:val="0"/>
              <w:marBottom w:val="0"/>
              <w:divBdr>
                <w:top w:val="none" w:sz="0" w:space="0" w:color="auto"/>
                <w:left w:val="none" w:sz="0" w:space="0" w:color="auto"/>
                <w:bottom w:val="none" w:sz="0" w:space="0" w:color="auto"/>
                <w:right w:val="none" w:sz="0" w:space="0" w:color="auto"/>
              </w:divBdr>
            </w:div>
            <w:div w:id="1130392077">
              <w:marLeft w:val="0"/>
              <w:marRight w:val="0"/>
              <w:marTop w:val="0"/>
              <w:marBottom w:val="0"/>
              <w:divBdr>
                <w:top w:val="none" w:sz="0" w:space="0" w:color="auto"/>
                <w:left w:val="none" w:sz="0" w:space="0" w:color="auto"/>
                <w:bottom w:val="none" w:sz="0" w:space="0" w:color="auto"/>
                <w:right w:val="none" w:sz="0" w:space="0" w:color="auto"/>
              </w:divBdr>
            </w:div>
            <w:div w:id="1133403963">
              <w:marLeft w:val="0"/>
              <w:marRight w:val="0"/>
              <w:marTop w:val="0"/>
              <w:marBottom w:val="0"/>
              <w:divBdr>
                <w:top w:val="none" w:sz="0" w:space="0" w:color="auto"/>
                <w:left w:val="none" w:sz="0" w:space="0" w:color="auto"/>
                <w:bottom w:val="none" w:sz="0" w:space="0" w:color="auto"/>
                <w:right w:val="none" w:sz="0" w:space="0" w:color="auto"/>
              </w:divBdr>
            </w:div>
            <w:div w:id="1134756410">
              <w:marLeft w:val="0"/>
              <w:marRight w:val="0"/>
              <w:marTop w:val="0"/>
              <w:marBottom w:val="0"/>
              <w:divBdr>
                <w:top w:val="none" w:sz="0" w:space="0" w:color="auto"/>
                <w:left w:val="none" w:sz="0" w:space="0" w:color="auto"/>
                <w:bottom w:val="none" w:sz="0" w:space="0" w:color="auto"/>
                <w:right w:val="none" w:sz="0" w:space="0" w:color="auto"/>
              </w:divBdr>
            </w:div>
            <w:div w:id="1135876684">
              <w:marLeft w:val="0"/>
              <w:marRight w:val="0"/>
              <w:marTop w:val="0"/>
              <w:marBottom w:val="0"/>
              <w:divBdr>
                <w:top w:val="none" w:sz="0" w:space="0" w:color="auto"/>
                <w:left w:val="none" w:sz="0" w:space="0" w:color="auto"/>
                <w:bottom w:val="none" w:sz="0" w:space="0" w:color="auto"/>
                <w:right w:val="none" w:sz="0" w:space="0" w:color="auto"/>
              </w:divBdr>
            </w:div>
            <w:div w:id="1144741236">
              <w:marLeft w:val="0"/>
              <w:marRight w:val="0"/>
              <w:marTop w:val="0"/>
              <w:marBottom w:val="0"/>
              <w:divBdr>
                <w:top w:val="none" w:sz="0" w:space="0" w:color="auto"/>
                <w:left w:val="none" w:sz="0" w:space="0" w:color="auto"/>
                <w:bottom w:val="none" w:sz="0" w:space="0" w:color="auto"/>
                <w:right w:val="none" w:sz="0" w:space="0" w:color="auto"/>
              </w:divBdr>
            </w:div>
            <w:div w:id="1146749015">
              <w:marLeft w:val="0"/>
              <w:marRight w:val="0"/>
              <w:marTop w:val="0"/>
              <w:marBottom w:val="0"/>
              <w:divBdr>
                <w:top w:val="none" w:sz="0" w:space="0" w:color="auto"/>
                <w:left w:val="none" w:sz="0" w:space="0" w:color="auto"/>
                <w:bottom w:val="none" w:sz="0" w:space="0" w:color="auto"/>
                <w:right w:val="none" w:sz="0" w:space="0" w:color="auto"/>
              </w:divBdr>
            </w:div>
            <w:div w:id="1148550983">
              <w:marLeft w:val="0"/>
              <w:marRight w:val="0"/>
              <w:marTop w:val="0"/>
              <w:marBottom w:val="0"/>
              <w:divBdr>
                <w:top w:val="none" w:sz="0" w:space="0" w:color="auto"/>
                <w:left w:val="none" w:sz="0" w:space="0" w:color="auto"/>
                <w:bottom w:val="none" w:sz="0" w:space="0" w:color="auto"/>
                <w:right w:val="none" w:sz="0" w:space="0" w:color="auto"/>
              </w:divBdr>
            </w:div>
            <w:div w:id="1156871519">
              <w:marLeft w:val="0"/>
              <w:marRight w:val="0"/>
              <w:marTop w:val="0"/>
              <w:marBottom w:val="0"/>
              <w:divBdr>
                <w:top w:val="none" w:sz="0" w:space="0" w:color="auto"/>
                <w:left w:val="none" w:sz="0" w:space="0" w:color="auto"/>
                <w:bottom w:val="none" w:sz="0" w:space="0" w:color="auto"/>
                <w:right w:val="none" w:sz="0" w:space="0" w:color="auto"/>
              </w:divBdr>
            </w:div>
            <w:div w:id="1188761154">
              <w:marLeft w:val="0"/>
              <w:marRight w:val="0"/>
              <w:marTop w:val="0"/>
              <w:marBottom w:val="0"/>
              <w:divBdr>
                <w:top w:val="none" w:sz="0" w:space="0" w:color="auto"/>
                <w:left w:val="none" w:sz="0" w:space="0" w:color="auto"/>
                <w:bottom w:val="none" w:sz="0" w:space="0" w:color="auto"/>
                <w:right w:val="none" w:sz="0" w:space="0" w:color="auto"/>
              </w:divBdr>
            </w:div>
            <w:div w:id="1193609230">
              <w:marLeft w:val="0"/>
              <w:marRight w:val="0"/>
              <w:marTop w:val="0"/>
              <w:marBottom w:val="0"/>
              <w:divBdr>
                <w:top w:val="none" w:sz="0" w:space="0" w:color="auto"/>
                <w:left w:val="none" w:sz="0" w:space="0" w:color="auto"/>
                <w:bottom w:val="none" w:sz="0" w:space="0" w:color="auto"/>
                <w:right w:val="none" w:sz="0" w:space="0" w:color="auto"/>
              </w:divBdr>
            </w:div>
            <w:div w:id="1195576088">
              <w:marLeft w:val="0"/>
              <w:marRight w:val="0"/>
              <w:marTop w:val="0"/>
              <w:marBottom w:val="0"/>
              <w:divBdr>
                <w:top w:val="none" w:sz="0" w:space="0" w:color="auto"/>
                <w:left w:val="none" w:sz="0" w:space="0" w:color="auto"/>
                <w:bottom w:val="none" w:sz="0" w:space="0" w:color="auto"/>
                <w:right w:val="none" w:sz="0" w:space="0" w:color="auto"/>
              </w:divBdr>
            </w:div>
            <w:div w:id="1204175994">
              <w:marLeft w:val="0"/>
              <w:marRight w:val="0"/>
              <w:marTop w:val="0"/>
              <w:marBottom w:val="0"/>
              <w:divBdr>
                <w:top w:val="none" w:sz="0" w:space="0" w:color="auto"/>
                <w:left w:val="none" w:sz="0" w:space="0" w:color="auto"/>
                <w:bottom w:val="none" w:sz="0" w:space="0" w:color="auto"/>
                <w:right w:val="none" w:sz="0" w:space="0" w:color="auto"/>
              </w:divBdr>
            </w:div>
            <w:div w:id="1206214490">
              <w:marLeft w:val="0"/>
              <w:marRight w:val="0"/>
              <w:marTop w:val="0"/>
              <w:marBottom w:val="0"/>
              <w:divBdr>
                <w:top w:val="none" w:sz="0" w:space="0" w:color="auto"/>
                <w:left w:val="none" w:sz="0" w:space="0" w:color="auto"/>
                <w:bottom w:val="none" w:sz="0" w:space="0" w:color="auto"/>
                <w:right w:val="none" w:sz="0" w:space="0" w:color="auto"/>
              </w:divBdr>
            </w:div>
            <w:div w:id="1216896150">
              <w:marLeft w:val="0"/>
              <w:marRight w:val="0"/>
              <w:marTop w:val="0"/>
              <w:marBottom w:val="0"/>
              <w:divBdr>
                <w:top w:val="none" w:sz="0" w:space="0" w:color="auto"/>
                <w:left w:val="none" w:sz="0" w:space="0" w:color="auto"/>
                <w:bottom w:val="none" w:sz="0" w:space="0" w:color="auto"/>
                <w:right w:val="none" w:sz="0" w:space="0" w:color="auto"/>
              </w:divBdr>
            </w:div>
            <w:div w:id="1218474035">
              <w:marLeft w:val="0"/>
              <w:marRight w:val="0"/>
              <w:marTop w:val="0"/>
              <w:marBottom w:val="0"/>
              <w:divBdr>
                <w:top w:val="none" w:sz="0" w:space="0" w:color="auto"/>
                <w:left w:val="none" w:sz="0" w:space="0" w:color="auto"/>
                <w:bottom w:val="none" w:sz="0" w:space="0" w:color="auto"/>
                <w:right w:val="none" w:sz="0" w:space="0" w:color="auto"/>
              </w:divBdr>
            </w:div>
            <w:div w:id="1223324699">
              <w:marLeft w:val="0"/>
              <w:marRight w:val="0"/>
              <w:marTop w:val="0"/>
              <w:marBottom w:val="0"/>
              <w:divBdr>
                <w:top w:val="none" w:sz="0" w:space="0" w:color="auto"/>
                <w:left w:val="none" w:sz="0" w:space="0" w:color="auto"/>
                <w:bottom w:val="none" w:sz="0" w:space="0" w:color="auto"/>
                <w:right w:val="none" w:sz="0" w:space="0" w:color="auto"/>
              </w:divBdr>
            </w:div>
            <w:div w:id="1227112525">
              <w:marLeft w:val="0"/>
              <w:marRight w:val="0"/>
              <w:marTop w:val="0"/>
              <w:marBottom w:val="0"/>
              <w:divBdr>
                <w:top w:val="none" w:sz="0" w:space="0" w:color="auto"/>
                <w:left w:val="none" w:sz="0" w:space="0" w:color="auto"/>
                <w:bottom w:val="none" w:sz="0" w:space="0" w:color="auto"/>
                <w:right w:val="none" w:sz="0" w:space="0" w:color="auto"/>
              </w:divBdr>
            </w:div>
            <w:div w:id="1230724139">
              <w:marLeft w:val="0"/>
              <w:marRight w:val="0"/>
              <w:marTop w:val="0"/>
              <w:marBottom w:val="0"/>
              <w:divBdr>
                <w:top w:val="none" w:sz="0" w:space="0" w:color="auto"/>
                <w:left w:val="none" w:sz="0" w:space="0" w:color="auto"/>
                <w:bottom w:val="none" w:sz="0" w:space="0" w:color="auto"/>
                <w:right w:val="none" w:sz="0" w:space="0" w:color="auto"/>
              </w:divBdr>
            </w:div>
            <w:div w:id="1232084032">
              <w:marLeft w:val="0"/>
              <w:marRight w:val="0"/>
              <w:marTop w:val="0"/>
              <w:marBottom w:val="0"/>
              <w:divBdr>
                <w:top w:val="none" w:sz="0" w:space="0" w:color="auto"/>
                <w:left w:val="none" w:sz="0" w:space="0" w:color="auto"/>
                <w:bottom w:val="none" w:sz="0" w:space="0" w:color="auto"/>
                <w:right w:val="none" w:sz="0" w:space="0" w:color="auto"/>
              </w:divBdr>
            </w:div>
            <w:div w:id="1236359775">
              <w:marLeft w:val="0"/>
              <w:marRight w:val="0"/>
              <w:marTop w:val="0"/>
              <w:marBottom w:val="0"/>
              <w:divBdr>
                <w:top w:val="none" w:sz="0" w:space="0" w:color="auto"/>
                <w:left w:val="none" w:sz="0" w:space="0" w:color="auto"/>
                <w:bottom w:val="none" w:sz="0" w:space="0" w:color="auto"/>
                <w:right w:val="none" w:sz="0" w:space="0" w:color="auto"/>
              </w:divBdr>
            </w:div>
            <w:div w:id="1250045285">
              <w:marLeft w:val="0"/>
              <w:marRight w:val="0"/>
              <w:marTop w:val="0"/>
              <w:marBottom w:val="0"/>
              <w:divBdr>
                <w:top w:val="none" w:sz="0" w:space="0" w:color="auto"/>
                <w:left w:val="none" w:sz="0" w:space="0" w:color="auto"/>
                <w:bottom w:val="none" w:sz="0" w:space="0" w:color="auto"/>
                <w:right w:val="none" w:sz="0" w:space="0" w:color="auto"/>
              </w:divBdr>
            </w:div>
            <w:div w:id="1251889446">
              <w:marLeft w:val="0"/>
              <w:marRight w:val="0"/>
              <w:marTop w:val="0"/>
              <w:marBottom w:val="0"/>
              <w:divBdr>
                <w:top w:val="none" w:sz="0" w:space="0" w:color="auto"/>
                <w:left w:val="none" w:sz="0" w:space="0" w:color="auto"/>
                <w:bottom w:val="none" w:sz="0" w:space="0" w:color="auto"/>
                <w:right w:val="none" w:sz="0" w:space="0" w:color="auto"/>
              </w:divBdr>
            </w:div>
            <w:div w:id="1256668200">
              <w:marLeft w:val="0"/>
              <w:marRight w:val="0"/>
              <w:marTop w:val="0"/>
              <w:marBottom w:val="0"/>
              <w:divBdr>
                <w:top w:val="none" w:sz="0" w:space="0" w:color="auto"/>
                <w:left w:val="none" w:sz="0" w:space="0" w:color="auto"/>
                <w:bottom w:val="none" w:sz="0" w:space="0" w:color="auto"/>
                <w:right w:val="none" w:sz="0" w:space="0" w:color="auto"/>
              </w:divBdr>
            </w:div>
            <w:div w:id="1274747749">
              <w:marLeft w:val="0"/>
              <w:marRight w:val="0"/>
              <w:marTop w:val="0"/>
              <w:marBottom w:val="0"/>
              <w:divBdr>
                <w:top w:val="none" w:sz="0" w:space="0" w:color="auto"/>
                <w:left w:val="none" w:sz="0" w:space="0" w:color="auto"/>
                <w:bottom w:val="none" w:sz="0" w:space="0" w:color="auto"/>
                <w:right w:val="none" w:sz="0" w:space="0" w:color="auto"/>
              </w:divBdr>
            </w:div>
            <w:div w:id="1282418634">
              <w:marLeft w:val="0"/>
              <w:marRight w:val="0"/>
              <w:marTop w:val="0"/>
              <w:marBottom w:val="0"/>
              <w:divBdr>
                <w:top w:val="none" w:sz="0" w:space="0" w:color="auto"/>
                <w:left w:val="none" w:sz="0" w:space="0" w:color="auto"/>
                <w:bottom w:val="none" w:sz="0" w:space="0" w:color="auto"/>
                <w:right w:val="none" w:sz="0" w:space="0" w:color="auto"/>
              </w:divBdr>
            </w:div>
            <w:div w:id="1289358032">
              <w:marLeft w:val="0"/>
              <w:marRight w:val="0"/>
              <w:marTop w:val="0"/>
              <w:marBottom w:val="0"/>
              <w:divBdr>
                <w:top w:val="none" w:sz="0" w:space="0" w:color="auto"/>
                <w:left w:val="none" w:sz="0" w:space="0" w:color="auto"/>
                <w:bottom w:val="none" w:sz="0" w:space="0" w:color="auto"/>
                <w:right w:val="none" w:sz="0" w:space="0" w:color="auto"/>
              </w:divBdr>
            </w:div>
            <w:div w:id="1291745842">
              <w:marLeft w:val="0"/>
              <w:marRight w:val="0"/>
              <w:marTop w:val="0"/>
              <w:marBottom w:val="0"/>
              <w:divBdr>
                <w:top w:val="none" w:sz="0" w:space="0" w:color="auto"/>
                <w:left w:val="none" w:sz="0" w:space="0" w:color="auto"/>
                <w:bottom w:val="none" w:sz="0" w:space="0" w:color="auto"/>
                <w:right w:val="none" w:sz="0" w:space="0" w:color="auto"/>
              </w:divBdr>
            </w:div>
            <w:div w:id="1306735312">
              <w:marLeft w:val="0"/>
              <w:marRight w:val="0"/>
              <w:marTop w:val="0"/>
              <w:marBottom w:val="0"/>
              <w:divBdr>
                <w:top w:val="none" w:sz="0" w:space="0" w:color="auto"/>
                <w:left w:val="none" w:sz="0" w:space="0" w:color="auto"/>
                <w:bottom w:val="none" w:sz="0" w:space="0" w:color="auto"/>
                <w:right w:val="none" w:sz="0" w:space="0" w:color="auto"/>
              </w:divBdr>
            </w:div>
            <w:div w:id="1314676485">
              <w:marLeft w:val="0"/>
              <w:marRight w:val="0"/>
              <w:marTop w:val="0"/>
              <w:marBottom w:val="0"/>
              <w:divBdr>
                <w:top w:val="none" w:sz="0" w:space="0" w:color="auto"/>
                <w:left w:val="none" w:sz="0" w:space="0" w:color="auto"/>
                <w:bottom w:val="none" w:sz="0" w:space="0" w:color="auto"/>
                <w:right w:val="none" w:sz="0" w:space="0" w:color="auto"/>
              </w:divBdr>
            </w:div>
            <w:div w:id="1329675989">
              <w:marLeft w:val="0"/>
              <w:marRight w:val="0"/>
              <w:marTop w:val="0"/>
              <w:marBottom w:val="0"/>
              <w:divBdr>
                <w:top w:val="none" w:sz="0" w:space="0" w:color="auto"/>
                <w:left w:val="none" w:sz="0" w:space="0" w:color="auto"/>
                <w:bottom w:val="none" w:sz="0" w:space="0" w:color="auto"/>
                <w:right w:val="none" w:sz="0" w:space="0" w:color="auto"/>
              </w:divBdr>
            </w:div>
            <w:div w:id="1331982243">
              <w:marLeft w:val="0"/>
              <w:marRight w:val="0"/>
              <w:marTop w:val="0"/>
              <w:marBottom w:val="0"/>
              <w:divBdr>
                <w:top w:val="none" w:sz="0" w:space="0" w:color="auto"/>
                <w:left w:val="none" w:sz="0" w:space="0" w:color="auto"/>
                <w:bottom w:val="none" w:sz="0" w:space="0" w:color="auto"/>
                <w:right w:val="none" w:sz="0" w:space="0" w:color="auto"/>
              </w:divBdr>
            </w:div>
            <w:div w:id="1336037770">
              <w:marLeft w:val="0"/>
              <w:marRight w:val="0"/>
              <w:marTop w:val="0"/>
              <w:marBottom w:val="0"/>
              <w:divBdr>
                <w:top w:val="none" w:sz="0" w:space="0" w:color="auto"/>
                <w:left w:val="none" w:sz="0" w:space="0" w:color="auto"/>
                <w:bottom w:val="none" w:sz="0" w:space="0" w:color="auto"/>
                <w:right w:val="none" w:sz="0" w:space="0" w:color="auto"/>
              </w:divBdr>
            </w:div>
            <w:div w:id="1346862219">
              <w:marLeft w:val="0"/>
              <w:marRight w:val="0"/>
              <w:marTop w:val="0"/>
              <w:marBottom w:val="0"/>
              <w:divBdr>
                <w:top w:val="none" w:sz="0" w:space="0" w:color="auto"/>
                <w:left w:val="none" w:sz="0" w:space="0" w:color="auto"/>
                <w:bottom w:val="none" w:sz="0" w:space="0" w:color="auto"/>
                <w:right w:val="none" w:sz="0" w:space="0" w:color="auto"/>
              </w:divBdr>
            </w:div>
            <w:div w:id="1348293283">
              <w:marLeft w:val="0"/>
              <w:marRight w:val="0"/>
              <w:marTop w:val="0"/>
              <w:marBottom w:val="0"/>
              <w:divBdr>
                <w:top w:val="none" w:sz="0" w:space="0" w:color="auto"/>
                <w:left w:val="none" w:sz="0" w:space="0" w:color="auto"/>
                <w:bottom w:val="none" w:sz="0" w:space="0" w:color="auto"/>
                <w:right w:val="none" w:sz="0" w:space="0" w:color="auto"/>
              </w:divBdr>
            </w:div>
            <w:div w:id="1353066639">
              <w:marLeft w:val="0"/>
              <w:marRight w:val="0"/>
              <w:marTop w:val="0"/>
              <w:marBottom w:val="0"/>
              <w:divBdr>
                <w:top w:val="none" w:sz="0" w:space="0" w:color="auto"/>
                <w:left w:val="none" w:sz="0" w:space="0" w:color="auto"/>
                <w:bottom w:val="none" w:sz="0" w:space="0" w:color="auto"/>
                <w:right w:val="none" w:sz="0" w:space="0" w:color="auto"/>
              </w:divBdr>
            </w:div>
            <w:div w:id="1356687108">
              <w:marLeft w:val="0"/>
              <w:marRight w:val="0"/>
              <w:marTop w:val="0"/>
              <w:marBottom w:val="0"/>
              <w:divBdr>
                <w:top w:val="none" w:sz="0" w:space="0" w:color="auto"/>
                <w:left w:val="none" w:sz="0" w:space="0" w:color="auto"/>
                <w:bottom w:val="none" w:sz="0" w:space="0" w:color="auto"/>
                <w:right w:val="none" w:sz="0" w:space="0" w:color="auto"/>
              </w:divBdr>
            </w:div>
            <w:div w:id="1375613464">
              <w:marLeft w:val="0"/>
              <w:marRight w:val="0"/>
              <w:marTop w:val="0"/>
              <w:marBottom w:val="0"/>
              <w:divBdr>
                <w:top w:val="none" w:sz="0" w:space="0" w:color="auto"/>
                <w:left w:val="none" w:sz="0" w:space="0" w:color="auto"/>
                <w:bottom w:val="none" w:sz="0" w:space="0" w:color="auto"/>
                <w:right w:val="none" w:sz="0" w:space="0" w:color="auto"/>
              </w:divBdr>
            </w:div>
            <w:div w:id="1377779954">
              <w:marLeft w:val="0"/>
              <w:marRight w:val="0"/>
              <w:marTop w:val="0"/>
              <w:marBottom w:val="0"/>
              <w:divBdr>
                <w:top w:val="none" w:sz="0" w:space="0" w:color="auto"/>
                <w:left w:val="none" w:sz="0" w:space="0" w:color="auto"/>
                <w:bottom w:val="none" w:sz="0" w:space="0" w:color="auto"/>
                <w:right w:val="none" w:sz="0" w:space="0" w:color="auto"/>
              </w:divBdr>
            </w:div>
            <w:div w:id="1378158910">
              <w:marLeft w:val="0"/>
              <w:marRight w:val="0"/>
              <w:marTop w:val="0"/>
              <w:marBottom w:val="0"/>
              <w:divBdr>
                <w:top w:val="none" w:sz="0" w:space="0" w:color="auto"/>
                <w:left w:val="none" w:sz="0" w:space="0" w:color="auto"/>
                <w:bottom w:val="none" w:sz="0" w:space="0" w:color="auto"/>
                <w:right w:val="none" w:sz="0" w:space="0" w:color="auto"/>
              </w:divBdr>
            </w:div>
            <w:div w:id="1379428644">
              <w:marLeft w:val="0"/>
              <w:marRight w:val="0"/>
              <w:marTop w:val="0"/>
              <w:marBottom w:val="0"/>
              <w:divBdr>
                <w:top w:val="none" w:sz="0" w:space="0" w:color="auto"/>
                <w:left w:val="none" w:sz="0" w:space="0" w:color="auto"/>
                <w:bottom w:val="none" w:sz="0" w:space="0" w:color="auto"/>
                <w:right w:val="none" w:sz="0" w:space="0" w:color="auto"/>
              </w:divBdr>
            </w:div>
            <w:div w:id="1388650194">
              <w:marLeft w:val="0"/>
              <w:marRight w:val="0"/>
              <w:marTop w:val="0"/>
              <w:marBottom w:val="0"/>
              <w:divBdr>
                <w:top w:val="none" w:sz="0" w:space="0" w:color="auto"/>
                <w:left w:val="none" w:sz="0" w:space="0" w:color="auto"/>
                <w:bottom w:val="none" w:sz="0" w:space="0" w:color="auto"/>
                <w:right w:val="none" w:sz="0" w:space="0" w:color="auto"/>
              </w:divBdr>
            </w:div>
            <w:div w:id="1392576802">
              <w:marLeft w:val="0"/>
              <w:marRight w:val="0"/>
              <w:marTop w:val="0"/>
              <w:marBottom w:val="0"/>
              <w:divBdr>
                <w:top w:val="none" w:sz="0" w:space="0" w:color="auto"/>
                <w:left w:val="none" w:sz="0" w:space="0" w:color="auto"/>
                <w:bottom w:val="none" w:sz="0" w:space="0" w:color="auto"/>
                <w:right w:val="none" w:sz="0" w:space="0" w:color="auto"/>
              </w:divBdr>
            </w:div>
            <w:div w:id="1397973422">
              <w:marLeft w:val="0"/>
              <w:marRight w:val="0"/>
              <w:marTop w:val="0"/>
              <w:marBottom w:val="0"/>
              <w:divBdr>
                <w:top w:val="none" w:sz="0" w:space="0" w:color="auto"/>
                <w:left w:val="none" w:sz="0" w:space="0" w:color="auto"/>
                <w:bottom w:val="none" w:sz="0" w:space="0" w:color="auto"/>
                <w:right w:val="none" w:sz="0" w:space="0" w:color="auto"/>
              </w:divBdr>
            </w:div>
            <w:div w:id="1404259669">
              <w:marLeft w:val="0"/>
              <w:marRight w:val="0"/>
              <w:marTop w:val="0"/>
              <w:marBottom w:val="0"/>
              <w:divBdr>
                <w:top w:val="none" w:sz="0" w:space="0" w:color="auto"/>
                <w:left w:val="none" w:sz="0" w:space="0" w:color="auto"/>
                <w:bottom w:val="none" w:sz="0" w:space="0" w:color="auto"/>
                <w:right w:val="none" w:sz="0" w:space="0" w:color="auto"/>
              </w:divBdr>
            </w:div>
            <w:div w:id="1404982649">
              <w:marLeft w:val="0"/>
              <w:marRight w:val="0"/>
              <w:marTop w:val="0"/>
              <w:marBottom w:val="0"/>
              <w:divBdr>
                <w:top w:val="none" w:sz="0" w:space="0" w:color="auto"/>
                <w:left w:val="none" w:sz="0" w:space="0" w:color="auto"/>
                <w:bottom w:val="none" w:sz="0" w:space="0" w:color="auto"/>
                <w:right w:val="none" w:sz="0" w:space="0" w:color="auto"/>
              </w:divBdr>
            </w:div>
            <w:div w:id="1405444514">
              <w:marLeft w:val="0"/>
              <w:marRight w:val="0"/>
              <w:marTop w:val="0"/>
              <w:marBottom w:val="0"/>
              <w:divBdr>
                <w:top w:val="none" w:sz="0" w:space="0" w:color="auto"/>
                <w:left w:val="none" w:sz="0" w:space="0" w:color="auto"/>
                <w:bottom w:val="none" w:sz="0" w:space="0" w:color="auto"/>
                <w:right w:val="none" w:sz="0" w:space="0" w:color="auto"/>
              </w:divBdr>
            </w:div>
            <w:div w:id="1417939658">
              <w:marLeft w:val="0"/>
              <w:marRight w:val="0"/>
              <w:marTop w:val="0"/>
              <w:marBottom w:val="0"/>
              <w:divBdr>
                <w:top w:val="none" w:sz="0" w:space="0" w:color="auto"/>
                <w:left w:val="none" w:sz="0" w:space="0" w:color="auto"/>
                <w:bottom w:val="none" w:sz="0" w:space="0" w:color="auto"/>
                <w:right w:val="none" w:sz="0" w:space="0" w:color="auto"/>
              </w:divBdr>
            </w:div>
            <w:div w:id="1429733865">
              <w:marLeft w:val="0"/>
              <w:marRight w:val="0"/>
              <w:marTop w:val="0"/>
              <w:marBottom w:val="0"/>
              <w:divBdr>
                <w:top w:val="none" w:sz="0" w:space="0" w:color="auto"/>
                <w:left w:val="none" w:sz="0" w:space="0" w:color="auto"/>
                <w:bottom w:val="none" w:sz="0" w:space="0" w:color="auto"/>
                <w:right w:val="none" w:sz="0" w:space="0" w:color="auto"/>
              </w:divBdr>
            </w:div>
            <w:div w:id="1430858169">
              <w:marLeft w:val="0"/>
              <w:marRight w:val="0"/>
              <w:marTop w:val="0"/>
              <w:marBottom w:val="0"/>
              <w:divBdr>
                <w:top w:val="none" w:sz="0" w:space="0" w:color="auto"/>
                <w:left w:val="none" w:sz="0" w:space="0" w:color="auto"/>
                <w:bottom w:val="none" w:sz="0" w:space="0" w:color="auto"/>
                <w:right w:val="none" w:sz="0" w:space="0" w:color="auto"/>
              </w:divBdr>
            </w:div>
            <w:div w:id="1441026458">
              <w:marLeft w:val="0"/>
              <w:marRight w:val="0"/>
              <w:marTop w:val="0"/>
              <w:marBottom w:val="0"/>
              <w:divBdr>
                <w:top w:val="none" w:sz="0" w:space="0" w:color="auto"/>
                <w:left w:val="none" w:sz="0" w:space="0" w:color="auto"/>
                <w:bottom w:val="none" w:sz="0" w:space="0" w:color="auto"/>
                <w:right w:val="none" w:sz="0" w:space="0" w:color="auto"/>
              </w:divBdr>
            </w:div>
            <w:div w:id="1445462435">
              <w:marLeft w:val="0"/>
              <w:marRight w:val="0"/>
              <w:marTop w:val="0"/>
              <w:marBottom w:val="0"/>
              <w:divBdr>
                <w:top w:val="none" w:sz="0" w:space="0" w:color="auto"/>
                <w:left w:val="none" w:sz="0" w:space="0" w:color="auto"/>
                <w:bottom w:val="none" w:sz="0" w:space="0" w:color="auto"/>
                <w:right w:val="none" w:sz="0" w:space="0" w:color="auto"/>
              </w:divBdr>
            </w:div>
            <w:div w:id="1448350723">
              <w:marLeft w:val="0"/>
              <w:marRight w:val="0"/>
              <w:marTop w:val="0"/>
              <w:marBottom w:val="0"/>
              <w:divBdr>
                <w:top w:val="none" w:sz="0" w:space="0" w:color="auto"/>
                <w:left w:val="none" w:sz="0" w:space="0" w:color="auto"/>
                <w:bottom w:val="none" w:sz="0" w:space="0" w:color="auto"/>
                <w:right w:val="none" w:sz="0" w:space="0" w:color="auto"/>
              </w:divBdr>
            </w:div>
            <w:div w:id="1453014580">
              <w:marLeft w:val="0"/>
              <w:marRight w:val="0"/>
              <w:marTop w:val="0"/>
              <w:marBottom w:val="0"/>
              <w:divBdr>
                <w:top w:val="none" w:sz="0" w:space="0" w:color="auto"/>
                <w:left w:val="none" w:sz="0" w:space="0" w:color="auto"/>
                <w:bottom w:val="none" w:sz="0" w:space="0" w:color="auto"/>
                <w:right w:val="none" w:sz="0" w:space="0" w:color="auto"/>
              </w:divBdr>
            </w:div>
            <w:div w:id="1455320155">
              <w:marLeft w:val="0"/>
              <w:marRight w:val="0"/>
              <w:marTop w:val="0"/>
              <w:marBottom w:val="0"/>
              <w:divBdr>
                <w:top w:val="none" w:sz="0" w:space="0" w:color="auto"/>
                <w:left w:val="none" w:sz="0" w:space="0" w:color="auto"/>
                <w:bottom w:val="none" w:sz="0" w:space="0" w:color="auto"/>
                <w:right w:val="none" w:sz="0" w:space="0" w:color="auto"/>
              </w:divBdr>
            </w:div>
            <w:div w:id="1468628391">
              <w:marLeft w:val="0"/>
              <w:marRight w:val="0"/>
              <w:marTop w:val="0"/>
              <w:marBottom w:val="0"/>
              <w:divBdr>
                <w:top w:val="none" w:sz="0" w:space="0" w:color="auto"/>
                <w:left w:val="none" w:sz="0" w:space="0" w:color="auto"/>
                <w:bottom w:val="none" w:sz="0" w:space="0" w:color="auto"/>
                <w:right w:val="none" w:sz="0" w:space="0" w:color="auto"/>
              </w:divBdr>
            </w:div>
            <w:div w:id="1470588010">
              <w:marLeft w:val="0"/>
              <w:marRight w:val="0"/>
              <w:marTop w:val="0"/>
              <w:marBottom w:val="0"/>
              <w:divBdr>
                <w:top w:val="none" w:sz="0" w:space="0" w:color="auto"/>
                <w:left w:val="none" w:sz="0" w:space="0" w:color="auto"/>
                <w:bottom w:val="none" w:sz="0" w:space="0" w:color="auto"/>
                <w:right w:val="none" w:sz="0" w:space="0" w:color="auto"/>
              </w:divBdr>
            </w:div>
            <w:div w:id="1472290431">
              <w:marLeft w:val="0"/>
              <w:marRight w:val="0"/>
              <w:marTop w:val="0"/>
              <w:marBottom w:val="0"/>
              <w:divBdr>
                <w:top w:val="none" w:sz="0" w:space="0" w:color="auto"/>
                <w:left w:val="none" w:sz="0" w:space="0" w:color="auto"/>
                <w:bottom w:val="none" w:sz="0" w:space="0" w:color="auto"/>
                <w:right w:val="none" w:sz="0" w:space="0" w:color="auto"/>
              </w:divBdr>
            </w:div>
            <w:div w:id="1477642480">
              <w:marLeft w:val="0"/>
              <w:marRight w:val="0"/>
              <w:marTop w:val="0"/>
              <w:marBottom w:val="0"/>
              <w:divBdr>
                <w:top w:val="none" w:sz="0" w:space="0" w:color="auto"/>
                <w:left w:val="none" w:sz="0" w:space="0" w:color="auto"/>
                <w:bottom w:val="none" w:sz="0" w:space="0" w:color="auto"/>
                <w:right w:val="none" w:sz="0" w:space="0" w:color="auto"/>
              </w:divBdr>
            </w:div>
            <w:div w:id="1478689877">
              <w:marLeft w:val="0"/>
              <w:marRight w:val="0"/>
              <w:marTop w:val="0"/>
              <w:marBottom w:val="0"/>
              <w:divBdr>
                <w:top w:val="none" w:sz="0" w:space="0" w:color="auto"/>
                <w:left w:val="none" w:sz="0" w:space="0" w:color="auto"/>
                <w:bottom w:val="none" w:sz="0" w:space="0" w:color="auto"/>
                <w:right w:val="none" w:sz="0" w:space="0" w:color="auto"/>
              </w:divBdr>
            </w:div>
            <w:div w:id="1480851491">
              <w:marLeft w:val="0"/>
              <w:marRight w:val="0"/>
              <w:marTop w:val="0"/>
              <w:marBottom w:val="0"/>
              <w:divBdr>
                <w:top w:val="none" w:sz="0" w:space="0" w:color="auto"/>
                <w:left w:val="none" w:sz="0" w:space="0" w:color="auto"/>
                <w:bottom w:val="none" w:sz="0" w:space="0" w:color="auto"/>
                <w:right w:val="none" w:sz="0" w:space="0" w:color="auto"/>
              </w:divBdr>
            </w:div>
            <w:div w:id="1481271910">
              <w:marLeft w:val="0"/>
              <w:marRight w:val="0"/>
              <w:marTop w:val="0"/>
              <w:marBottom w:val="0"/>
              <w:divBdr>
                <w:top w:val="none" w:sz="0" w:space="0" w:color="auto"/>
                <w:left w:val="none" w:sz="0" w:space="0" w:color="auto"/>
                <w:bottom w:val="none" w:sz="0" w:space="0" w:color="auto"/>
                <w:right w:val="none" w:sz="0" w:space="0" w:color="auto"/>
              </w:divBdr>
            </w:div>
            <w:div w:id="1496651985">
              <w:marLeft w:val="0"/>
              <w:marRight w:val="0"/>
              <w:marTop w:val="0"/>
              <w:marBottom w:val="0"/>
              <w:divBdr>
                <w:top w:val="none" w:sz="0" w:space="0" w:color="auto"/>
                <w:left w:val="none" w:sz="0" w:space="0" w:color="auto"/>
                <w:bottom w:val="none" w:sz="0" w:space="0" w:color="auto"/>
                <w:right w:val="none" w:sz="0" w:space="0" w:color="auto"/>
              </w:divBdr>
            </w:div>
            <w:div w:id="1499685256">
              <w:marLeft w:val="0"/>
              <w:marRight w:val="0"/>
              <w:marTop w:val="0"/>
              <w:marBottom w:val="0"/>
              <w:divBdr>
                <w:top w:val="none" w:sz="0" w:space="0" w:color="auto"/>
                <w:left w:val="none" w:sz="0" w:space="0" w:color="auto"/>
                <w:bottom w:val="none" w:sz="0" w:space="0" w:color="auto"/>
                <w:right w:val="none" w:sz="0" w:space="0" w:color="auto"/>
              </w:divBdr>
            </w:div>
            <w:div w:id="1500150430">
              <w:marLeft w:val="0"/>
              <w:marRight w:val="0"/>
              <w:marTop w:val="0"/>
              <w:marBottom w:val="0"/>
              <w:divBdr>
                <w:top w:val="none" w:sz="0" w:space="0" w:color="auto"/>
                <w:left w:val="none" w:sz="0" w:space="0" w:color="auto"/>
                <w:bottom w:val="none" w:sz="0" w:space="0" w:color="auto"/>
                <w:right w:val="none" w:sz="0" w:space="0" w:color="auto"/>
              </w:divBdr>
            </w:div>
            <w:div w:id="1515342276">
              <w:marLeft w:val="0"/>
              <w:marRight w:val="0"/>
              <w:marTop w:val="0"/>
              <w:marBottom w:val="0"/>
              <w:divBdr>
                <w:top w:val="none" w:sz="0" w:space="0" w:color="auto"/>
                <w:left w:val="none" w:sz="0" w:space="0" w:color="auto"/>
                <w:bottom w:val="none" w:sz="0" w:space="0" w:color="auto"/>
                <w:right w:val="none" w:sz="0" w:space="0" w:color="auto"/>
              </w:divBdr>
            </w:div>
            <w:div w:id="1516535585">
              <w:marLeft w:val="0"/>
              <w:marRight w:val="0"/>
              <w:marTop w:val="0"/>
              <w:marBottom w:val="0"/>
              <w:divBdr>
                <w:top w:val="none" w:sz="0" w:space="0" w:color="auto"/>
                <w:left w:val="none" w:sz="0" w:space="0" w:color="auto"/>
                <w:bottom w:val="none" w:sz="0" w:space="0" w:color="auto"/>
                <w:right w:val="none" w:sz="0" w:space="0" w:color="auto"/>
              </w:divBdr>
            </w:div>
            <w:div w:id="1533807517">
              <w:marLeft w:val="0"/>
              <w:marRight w:val="0"/>
              <w:marTop w:val="0"/>
              <w:marBottom w:val="0"/>
              <w:divBdr>
                <w:top w:val="none" w:sz="0" w:space="0" w:color="auto"/>
                <w:left w:val="none" w:sz="0" w:space="0" w:color="auto"/>
                <w:bottom w:val="none" w:sz="0" w:space="0" w:color="auto"/>
                <w:right w:val="none" w:sz="0" w:space="0" w:color="auto"/>
              </w:divBdr>
            </w:div>
            <w:div w:id="1538393570">
              <w:marLeft w:val="0"/>
              <w:marRight w:val="0"/>
              <w:marTop w:val="0"/>
              <w:marBottom w:val="0"/>
              <w:divBdr>
                <w:top w:val="none" w:sz="0" w:space="0" w:color="auto"/>
                <w:left w:val="none" w:sz="0" w:space="0" w:color="auto"/>
                <w:bottom w:val="none" w:sz="0" w:space="0" w:color="auto"/>
                <w:right w:val="none" w:sz="0" w:space="0" w:color="auto"/>
              </w:divBdr>
            </w:div>
            <w:div w:id="1538616452">
              <w:marLeft w:val="0"/>
              <w:marRight w:val="0"/>
              <w:marTop w:val="0"/>
              <w:marBottom w:val="0"/>
              <w:divBdr>
                <w:top w:val="none" w:sz="0" w:space="0" w:color="auto"/>
                <w:left w:val="none" w:sz="0" w:space="0" w:color="auto"/>
                <w:bottom w:val="none" w:sz="0" w:space="0" w:color="auto"/>
                <w:right w:val="none" w:sz="0" w:space="0" w:color="auto"/>
              </w:divBdr>
            </w:div>
            <w:div w:id="1541357892">
              <w:marLeft w:val="0"/>
              <w:marRight w:val="0"/>
              <w:marTop w:val="0"/>
              <w:marBottom w:val="0"/>
              <w:divBdr>
                <w:top w:val="none" w:sz="0" w:space="0" w:color="auto"/>
                <w:left w:val="none" w:sz="0" w:space="0" w:color="auto"/>
                <w:bottom w:val="none" w:sz="0" w:space="0" w:color="auto"/>
                <w:right w:val="none" w:sz="0" w:space="0" w:color="auto"/>
              </w:divBdr>
            </w:div>
            <w:div w:id="1554806665">
              <w:marLeft w:val="0"/>
              <w:marRight w:val="0"/>
              <w:marTop w:val="0"/>
              <w:marBottom w:val="0"/>
              <w:divBdr>
                <w:top w:val="none" w:sz="0" w:space="0" w:color="auto"/>
                <w:left w:val="none" w:sz="0" w:space="0" w:color="auto"/>
                <w:bottom w:val="none" w:sz="0" w:space="0" w:color="auto"/>
                <w:right w:val="none" w:sz="0" w:space="0" w:color="auto"/>
              </w:divBdr>
            </w:div>
            <w:div w:id="1559366815">
              <w:marLeft w:val="0"/>
              <w:marRight w:val="0"/>
              <w:marTop w:val="0"/>
              <w:marBottom w:val="0"/>
              <w:divBdr>
                <w:top w:val="none" w:sz="0" w:space="0" w:color="auto"/>
                <w:left w:val="none" w:sz="0" w:space="0" w:color="auto"/>
                <w:bottom w:val="none" w:sz="0" w:space="0" w:color="auto"/>
                <w:right w:val="none" w:sz="0" w:space="0" w:color="auto"/>
              </w:divBdr>
            </w:div>
            <w:div w:id="1578631349">
              <w:marLeft w:val="0"/>
              <w:marRight w:val="0"/>
              <w:marTop w:val="0"/>
              <w:marBottom w:val="0"/>
              <w:divBdr>
                <w:top w:val="none" w:sz="0" w:space="0" w:color="auto"/>
                <w:left w:val="none" w:sz="0" w:space="0" w:color="auto"/>
                <w:bottom w:val="none" w:sz="0" w:space="0" w:color="auto"/>
                <w:right w:val="none" w:sz="0" w:space="0" w:color="auto"/>
              </w:divBdr>
            </w:div>
            <w:div w:id="1578975783">
              <w:marLeft w:val="0"/>
              <w:marRight w:val="0"/>
              <w:marTop w:val="0"/>
              <w:marBottom w:val="0"/>
              <w:divBdr>
                <w:top w:val="none" w:sz="0" w:space="0" w:color="auto"/>
                <w:left w:val="none" w:sz="0" w:space="0" w:color="auto"/>
                <w:bottom w:val="none" w:sz="0" w:space="0" w:color="auto"/>
                <w:right w:val="none" w:sz="0" w:space="0" w:color="auto"/>
              </w:divBdr>
            </w:div>
            <w:div w:id="1588072977">
              <w:marLeft w:val="0"/>
              <w:marRight w:val="0"/>
              <w:marTop w:val="0"/>
              <w:marBottom w:val="0"/>
              <w:divBdr>
                <w:top w:val="none" w:sz="0" w:space="0" w:color="auto"/>
                <w:left w:val="none" w:sz="0" w:space="0" w:color="auto"/>
                <w:bottom w:val="none" w:sz="0" w:space="0" w:color="auto"/>
                <w:right w:val="none" w:sz="0" w:space="0" w:color="auto"/>
              </w:divBdr>
              <w:divsChild>
                <w:div w:id="55670071">
                  <w:marLeft w:val="0"/>
                  <w:marRight w:val="0"/>
                  <w:marTop w:val="0"/>
                  <w:marBottom w:val="0"/>
                  <w:divBdr>
                    <w:top w:val="none" w:sz="0" w:space="0" w:color="auto"/>
                    <w:left w:val="none" w:sz="0" w:space="0" w:color="auto"/>
                    <w:bottom w:val="none" w:sz="0" w:space="0" w:color="auto"/>
                    <w:right w:val="none" w:sz="0" w:space="0" w:color="auto"/>
                  </w:divBdr>
                </w:div>
                <w:div w:id="241723417">
                  <w:marLeft w:val="0"/>
                  <w:marRight w:val="0"/>
                  <w:marTop w:val="0"/>
                  <w:marBottom w:val="0"/>
                  <w:divBdr>
                    <w:top w:val="none" w:sz="0" w:space="0" w:color="auto"/>
                    <w:left w:val="none" w:sz="0" w:space="0" w:color="auto"/>
                    <w:bottom w:val="none" w:sz="0" w:space="0" w:color="auto"/>
                    <w:right w:val="none" w:sz="0" w:space="0" w:color="auto"/>
                  </w:divBdr>
                </w:div>
                <w:div w:id="300968280">
                  <w:marLeft w:val="0"/>
                  <w:marRight w:val="0"/>
                  <w:marTop w:val="0"/>
                  <w:marBottom w:val="0"/>
                  <w:divBdr>
                    <w:top w:val="none" w:sz="0" w:space="0" w:color="auto"/>
                    <w:left w:val="none" w:sz="0" w:space="0" w:color="auto"/>
                    <w:bottom w:val="none" w:sz="0" w:space="0" w:color="auto"/>
                    <w:right w:val="none" w:sz="0" w:space="0" w:color="auto"/>
                  </w:divBdr>
                </w:div>
                <w:div w:id="420831047">
                  <w:marLeft w:val="0"/>
                  <w:marRight w:val="0"/>
                  <w:marTop w:val="0"/>
                  <w:marBottom w:val="0"/>
                  <w:divBdr>
                    <w:top w:val="none" w:sz="0" w:space="0" w:color="auto"/>
                    <w:left w:val="none" w:sz="0" w:space="0" w:color="auto"/>
                    <w:bottom w:val="none" w:sz="0" w:space="0" w:color="auto"/>
                    <w:right w:val="none" w:sz="0" w:space="0" w:color="auto"/>
                  </w:divBdr>
                </w:div>
                <w:div w:id="475227187">
                  <w:marLeft w:val="0"/>
                  <w:marRight w:val="0"/>
                  <w:marTop w:val="0"/>
                  <w:marBottom w:val="0"/>
                  <w:divBdr>
                    <w:top w:val="none" w:sz="0" w:space="0" w:color="auto"/>
                    <w:left w:val="none" w:sz="0" w:space="0" w:color="auto"/>
                    <w:bottom w:val="none" w:sz="0" w:space="0" w:color="auto"/>
                    <w:right w:val="none" w:sz="0" w:space="0" w:color="auto"/>
                  </w:divBdr>
                </w:div>
                <w:div w:id="919751057">
                  <w:marLeft w:val="0"/>
                  <w:marRight w:val="0"/>
                  <w:marTop w:val="0"/>
                  <w:marBottom w:val="0"/>
                  <w:divBdr>
                    <w:top w:val="none" w:sz="0" w:space="0" w:color="auto"/>
                    <w:left w:val="none" w:sz="0" w:space="0" w:color="auto"/>
                    <w:bottom w:val="none" w:sz="0" w:space="0" w:color="auto"/>
                    <w:right w:val="none" w:sz="0" w:space="0" w:color="auto"/>
                  </w:divBdr>
                </w:div>
                <w:div w:id="1106969522">
                  <w:marLeft w:val="0"/>
                  <w:marRight w:val="0"/>
                  <w:marTop w:val="0"/>
                  <w:marBottom w:val="0"/>
                  <w:divBdr>
                    <w:top w:val="none" w:sz="0" w:space="0" w:color="auto"/>
                    <w:left w:val="none" w:sz="0" w:space="0" w:color="auto"/>
                    <w:bottom w:val="none" w:sz="0" w:space="0" w:color="auto"/>
                    <w:right w:val="none" w:sz="0" w:space="0" w:color="auto"/>
                  </w:divBdr>
                </w:div>
                <w:div w:id="1339774465">
                  <w:marLeft w:val="0"/>
                  <w:marRight w:val="0"/>
                  <w:marTop w:val="0"/>
                  <w:marBottom w:val="0"/>
                  <w:divBdr>
                    <w:top w:val="none" w:sz="0" w:space="0" w:color="auto"/>
                    <w:left w:val="none" w:sz="0" w:space="0" w:color="auto"/>
                    <w:bottom w:val="none" w:sz="0" w:space="0" w:color="auto"/>
                    <w:right w:val="none" w:sz="0" w:space="0" w:color="auto"/>
                  </w:divBdr>
                </w:div>
                <w:div w:id="2099599908">
                  <w:marLeft w:val="0"/>
                  <w:marRight w:val="0"/>
                  <w:marTop w:val="0"/>
                  <w:marBottom w:val="0"/>
                  <w:divBdr>
                    <w:top w:val="none" w:sz="0" w:space="0" w:color="auto"/>
                    <w:left w:val="none" w:sz="0" w:space="0" w:color="auto"/>
                    <w:bottom w:val="none" w:sz="0" w:space="0" w:color="auto"/>
                    <w:right w:val="none" w:sz="0" w:space="0" w:color="auto"/>
                  </w:divBdr>
                </w:div>
              </w:divsChild>
            </w:div>
            <w:div w:id="1593659517">
              <w:marLeft w:val="0"/>
              <w:marRight w:val="0"/>
              <w:marTop w:val="0"/>
              <w:marBottom w:val="0"/>
              <w:divBdr>
                <w:top w:val="none" w:sz="0" w:space="0" w:color="auto"/>
                <w:left w:val="none" w:sz="0" w:space="0" w:color="auto"/>
                <w:bottom w:val="none" w:sz="0" w:space="0" w:color="auto"/>
                <w:right w:val="none" w:sz="0" w:space="0" w:color="auto"/>
              </w:divBdr>
            </w:div>
            <w:div w:id="1604459312">
              <w:marLeft w:val="0"/>
              <w:marRight w:val="0"/>
              <w:marTop w:val="0"/>
              <w:marBottom w:val="0"/>
              <w:divBdr>
                <w:top w:val="none" w:sz="0" w:space="0" w:color="auto"/>
                <w:left w:val="none" w:sz="0" w:space="0" w:color="auto"/>
                <w:bottom w:val="none" w:sz="0" w:space="0" w:color="auto"/>
                <w:right w:val="none" w:sz="0" w:space="0" w:color="auto"/>
              </w:divBdr>
            </w:div>
            <w:div w:id="1617522753">
              <w:marLeft w:val="0"/>
              <w:marRight w:val="0"/>
              <w:marTop w:val="0"/>
              <w:marBottom w:val="0"/>
              <w:divBdr>
                <w:top w:val="none" w:sz="0" w:space="0" w:color="auto"/>
                <w:left w:val="none" w:sz="0" w:space="0" w:color="auto"/>
                <w:bottom w:val="none" w:sz="0" w:space="0" w:color="auto"/>
                <w:right w:val="none" w:sz="0" w:space="0" w:color="auto"/>
              </w:divBdr>
            </w:div>
            <w:div w:id="1619265093">
              <w:marLeft w:val="0"/>
              <w:marRight w:val="0"/>
              <w:marTop w:val="0"/>
              <w:marBottom w:val="0"/>
              <w:divBdr>
                <w:top w:val="none" w:sz="0" w:space="0" w:color="auto"/>
                <w:left w:val="none" w:sz="0" w:space="0" w:color="auto"/>
                <w:bottom w:val="none" w:sz="0" w:space="0" w:color="auto"/>
                <w:right w:val="none" w:sz="0" w:space="0" w:color="auto"/>
              </w:divBdr>
            </w:div>
            <w:div w:id="1623882189">
              <w:marLeft w:val="0"/>
              <w:marRight w:val="0"/>
              <w:marTop w:val="0"/>
              <w:marBottom w:val="0"/>
              <w:divBdr>
                <w:top w:val="none" w:sz="0" w:space="0" w:color="auto"/>
                <w:left w:val="none" w:sz="0" w:space="0" w:color="auto"/>
                <w:bottom w:val="none" w:sz="0" w:space="0" w:color="auto"/>
                <w:right w:val="none" w:sz="0" w:space="0" w:color="auto"/>
              </w:divBdr>
            </w:div>
            <w:div w:id="1632706599">
              <w:marLeft w:val="0"/>
              <w:marRight w:val="0"/>
              <w:marTop w:val="0"/>
              <w:marBottom w:val="0"/>
              <w:divBdr>
                <w:top w:val="none" w:sz="0" w:space="0" w:color="auto"/>
                <w:left w:val="none" w:sz="0" w:space="0" w:color="auto"/>
                <w:bottom w:val="none" w:sz="0" w:space="0" w:color="auto"/>
                <w:right w:val="none" w:sz="0" w:space="0" w:color="auto"/>
              </w:divBdr>
            </w:div>
            <w:div w:id="1641419715">
              <w:marLeft w:val="0"/>
              <w:marRight w:val="0"/>
              <w:marTop w:val="0"/>
              <w:marBottom w:val="0"/>
              <w:divBdr>
                <w:top w:val="none" w:sz="0" w:space="0" w:color="auto"/>
                <w:left w:val="none" w:sz="0" w:space="0" w:color="auto"/>
                <w:bottom w:val="none" w:sz="0" w:space="0" w:color="auto"/>
                <w:right w:val="none" w:sz="0" w:space="0" w:color="auto"/>
              </w:divBdr>
            </w:div>
            <w:div w:id="1646423412">
              <w:marLeft w:val="0"/>
              <w:marRight w:val="0"/>
              <w:marTop w:val="0"/>
              <w:marBottom w:val="0"/>
              <w:divBdr>
                <w:top w:val="none" w:sz="0" w:space="0" w:color="auto"/>
                <w:left w:val="none" w:sz="0" w:space="0" w:color="auto"/>
                <w:bottom w:val="none" w:sz="0" w:space="0" w:color="auto"/>
                <w:right w:val="none" w:sz="0" w:space="0" w:color="auto"/>
              </w:divBdr>
            </w:div>
            <w:div w:id="1661080836">
              <w:marLeft w:val="0"/>
              <w:marRight w:val="0"/>
              <w:marTop w:val="0"/>
              <w:marBottom w:val="0"/>
              <w:divBdr>
                <w:top w:val="none" w:sz="0" w:space="0" w:color="auto"/>
                <w:left w:val="none" w:sz="0" w:space="0" w:color="auto"/>
                <w:bottom w:val="none" w:sz="0" w:space="0" w:color="auto"/>
                <w:right w:val="none" w:sz="0" w:space="0" w:color="auto"/>
              </w:divBdr>
            </w:div>
            <w:div w:id="1662152834">
              <w:marLeft w:val="0"/>
              <w:marRight w:val="0"/>
              <w:marTop w:val="0"/>
              <w:marBottom w:val="0"/>
              <w:divBdr>
                <w:top w:val="none" w:sz="0" w:space="0" w:color="auto"/>
                <w:left w:val="none" w:sz="0" w:space="0" w:color="auto"/>
                <w:bottom w:val="none" w:sz="0" w:space="0" w:color="auto"/>
                <w:right w:val="none" w:sz="0" w:space="0" w:color="auto"/>
              </w:divBdr>
            </w:div>
            <w:div w:id="1671982743">
              <w:marLeft w:val="0"/>
              <w:marRight w:val="0"/>
              <w:marTop w:val="0"/>
              <w:marBottom w:val="0"/>
              <w:divBdr>
                <w:top w:val="none" w:sz="0" w:space="0" w:color="auto"/>
                <w:left w:val="none" w:sz="0" w:space="0" w:color="auto"/>
                <w:bottom w:val="none" w:sz="0" w:space="0" w:color="auto"/>
                <w:right w:val="none" w:sz="0" w:space="0" w:color="auto"/>
              </w:divBdr>
            </w:div>
            <w:div w:id="1672030102">
              <w:marLeft w:val="0"/>
              <w:marRight w:val="0"/>
              <w:marTop w:val="0"/>
              <w:marBottom w:val="0"/>
              <w:divBdr>
                <w:top w:val="none" w:sz="0" w:space="0" w:color="auto"/>
                <w:left w:val="none" w:sz="0" w:space="0" w:color="auto"/>
                <w:bottom w:val="none" w:sz="0" w:space="0" w:color="auto"/>
                <w:right w:val="none" w:sz="0" w:space="0" w:color="auto"/>
              </w:divBdr>
            </w:div>
            <w:div w:id="1675765094">
              <w:marLeft w:val="0"/>
              <w:marRight w:val="0"/>
              <w:marTop w:val="0"/>
              <w:marBottom w:val="0"/>
              <w:divBdr>
                <w:top w:val="none" w:sz="0" w:space="0" w:color="auto"/>
                <w:left w:val="none" w:sz="0" w:space="0" w:color="auto"/>
                <w:bottom w:val="none" w:sz="0" w:space="0" w:color="auto"/>
                <w:right w:val="none" w:sz="0" w:space="0" w:color="auto"/>
              </w:divBdr>
            </w:div>
            <w:div w:id="1677610531">
              <w:marLeft w:val="0"/>
              <w:marRight w:val="0"/>
              <w:marTop w:val="0"/>
              <w:marBottom w:val="0"/>
              <w:divBdr>
                <w:top w:val="none" w:sz="0" w:space="0" w:color="auto"/>
                <w:left w:val="none" w:sz="0" w:space="0" w:color="auto"/>
                <w:bottom w:val="none" w:sz="0" w:space="0" w:color="auto"/>
                <w:right w:val="none" w:sz="0" w:space="0" w:color="auto"/>
              </w:divBdr>
            </w:div>
            <w:div w:id="1683435474">
              <w:marLeft w:val="0"/>
              <w:marRight w:val="0"/>
              <w:marTop w:val="0"/>
              <w:marBottom w:val="0"/>
              <w:divBdr>
                <w:top w:val="none" w:sz="0" w:space="0" w:color="auto"/>
                <w:left w:val="none" w:sz="0" w:space="0" w:color="auto"/>
                <w:bottom w:val="none" w:sz="0" w:space="0" w:color="auto"/>
                <w:right w:val="none" w:sz="0" w:space="0" w:color="auto"/>
              </w:divBdr>
            </w:div>
            <w:div w:id="1686518843">
              <w:marLeft w:val="0"/>
              <w:marRight w:val="0"/>
              <w:marTop w:val="0"/>
              <w:marBottom w:val="0"/>
              <w:divBdr>
                <w:top w:val="none" w:sz="0" w:space="0" w:color="auto"/>
                <w:left w:val="none" w:sz="0" w:space="0" w:color="auto"/>
                <w:bottom w:val="none" w:sz="0" w:space="0" w:color="auto"/>
                <w:right w:val="none" w:sz="0" w:space="0" w:color="auto"/>
              </w:divBdr>
            </w:div>
            <w:div w:id="1691030619">
              <w:marLeft w:val="0"/>
              <w:marRight w:val="0"/>
              <w:marTop w:val="0"/>
              <w:marBottom w:val="0"/>
              <w:divBdr>
                <w:top w:val="none" w:sz="0" w:space="0" w:color="auto"/>
                <w:left w:val="none" w:sz="0" w:space="0" w:color="auto"/>
                <w:bottom w:val="none" w:sz="0" w:space="0" w:color="auto"/>
                <w:right w:val="none" w:sz="0" w:space="0" w:color="auto"/>
              </w:divBdr>
            </w:div>
            <w:div w:id="1691487637">
              <w:marLeft w:val="0"/>
              <w:marRight w:val="0"/>
              <w:marTop w:val="0"/>
              <w:marBottom w:val="0"/>
              <w:divBdr>
                <w:top w:val="none" w:sz="0" w:space="0" w:color="auto"/>
                <w:left w:val="none" w:sz="0" w:space="0" w:color="auto"/>
                <w:bottom w:val="none" w:sz="0" w:space="0" w:color="auto"/>
                <w:right w:val="none" w:sz="0" w:space="0" w:color="auto"/>
              </w:divBdr>
            </w:div>
            <w:div w:id="1696426037">
              <w:marLeft w:val="0"/>
              <w:marRight w:val="0"/>
              <w:marTop w:val="0"/>
              <w:marBottom w:val="0"/>
              <w:divBdr>
                <w:top w:val="none" w:sz="0" w:space="0" w:color="auto"/>
                <w:left w:val="none" w:sz="0" w:space="0" w:color="auto"/>
                <w:bottom w:val="none" w:sz="0" w:space="0" w:color="auto"/>
                <w:right w:val="none" w:sz="0" w:space="0" w:color="auto"/>
              </w:divBdr>
            </w:div>
            <w:div w:id="1698500239">
              <w:marLeft w:val="0"/>
              <w:marRight w:val="0"/>
              <w:marTop w:val="0"/>
              <w:marBottom w:val="0"/>
              <w:divBdr>
                <w:top w:val="none" w:sz="0" w:space="0" w:color="auto"/>
                <w:left w:val="none" w:sz="0" w:space="0" w:color="auto"/>
                <w:bottom w:val="none" w:sz="0" w:space="0" w:color="auto"/>
                <w:right w:val="none" w:sz="0" w:space="0" w:color="auto"/>
              </w:divBdr>
            </w:div>
            <w:div w:id="1702975586">
              <w:marLeft w:val="0"/>
              <w:marRight w:val="0"/>
              <w:marTop w:val="0"/>
              <w:marBottom w:val="0"/>
              <w:divBdr>
                <w:top w:val="none" w:sz="0" w:space="0" w:color="auto"/>
                <w:left w:val="none" w:sz="0" w:space="0" w:color="auto"/>
                <w:bottom w:val="none" w:sz="0" w:space="0" w:color="auto"/>
                <w:right w:val="none" w:sz="0" w:space="0" w:color="auto"/>
              </w:divBdr>
            </w:div>
            <w:div w:id="1715691211">
              <w:marLeft w:val="0"/>
              <w:marRight w:val="0"/>
              <w:marTop w:val="0"/>
              <w:marBottom w:val="0"/>
              <w:divBdr>
                <w:top w:val="none" w:sz="0" w:space="0" w:color="auto"/>
                <w:left w:val="none" w:sz="0" w:space="0" w:color="auto"/>
                <w:bottom w:val="none" w:sz="0" w:space="0" w:color="auto"/>
                <w:right w:val="none" w:sz="0" w:space="0" w:color="auto"/>
              </w:divBdr>
            </w:div>
            <w:div w:id="1719088722">
              <w:marLeft w:val="0"/>
              <w:marRight w:val="0"/>
              <w:marTop w:val="0"/>
              <w:marBottom w:val="0"/>
              <w:divBdr>
                <w:top w:val="none" w:sz="0" w:space="0" w:color="auto"/>
                <w:left w:val="none" w:sz="0" w:space="0" w:color="auto"/>
                <w:bottom w:val="none" w:sz="0" w:space="0" w:color="auto"/>
                <w:right w:val="none" w:sz="0" w:space="0" w:color="auto"/>
              </w:divBdr>
            </w:div>
            <w:div w:id="1723018241">
              <w:marLeft w:val="0"/>
              <w:marRight w:val="0"/>
              <w:marTop w:val="0"/>
              <w:marBottom w:val="0"/>
              <w:divBdr>
                <w:top w:val="none" w:sz="0" w:space="0" w:color="auto"/>
                <w:left w:val="none" w:sz="0" w:space="0" w:color="auto"/>
                <w:bottom w:val="none" w:sz="0" w:space="0" w:color="auto"/>
                <w:right w:val="none" w:sz="0" w:space="0" w:color="auto"/>
              </w:divBdr>
            </w:div>
            <w:div w:id="1724912776">
              <w:marLeft w:val="0"/>
              <w:marRight w:val="0"/>
              <w:marTop w:val="0"/>
              <w:marBottom w:val="0"/>
              <w:divBdr>
                <w:top w:val="none" w:sz="0" w:space="0" w:color="auto"/>
                <w:left w:val="none" w:sz="0" w:space="0" w:color="auto"/>
                <w:bottom w:val="none" w:sz="0" w:space="0" w:color="auto"/>
                <w:right w:val="none" w:sz="0" w:space="0" w:color="auto"/>
              </w:divBdr>
            </w:div>
            <w:div w:id="1735272027">
              <w:marLeft w:val="0"/>
              <w:marRight w:val="0"/>
              <w:marTop w:val="0"/>
              <w:marBottom w:val="0"/>
              <w:divBdr>
                <w:top w:val="none" w:sz="0" w:space="0" w:color="auto"/>
                <w:left w:val="none" w:sz="0" w:space="0" w:color="auto"/>
                <w:bottom w:val="none" w:sz="0" w:space="0" w:color="auto"/>
                <w:right w:val="none" w:sz="0" w:space="0" w:color="auto"/>
              </w:divBdr>
            </w:div>
            <w:div w:id="1737439564">
              <w:marLeft w:val="0"/>
              <w:marRight w:val="0"/>
              <w:marTop w:val="0"/>
              <w:marBottom w:val="0"/>
              <w:divBdr>
                <w:top w:val="none" w:sz="0" w:space="0" w:color="auto"/>
                <w:left w:val="none" w:sz="0" w:space="0" w:color="auto"/>
                <w:bottom w:val="none" w:sz="0" w:space="0" w:color="auto"/>
                <w:right w:val="none" w:sz="0" w:space="0" w:color="auto"/>
              </w:divBdr>
            </w:div>
            <w:div w:id="1738936483">
              <w:marLeft w:val="0"/>
              <w:marRight w:val="0"/>
              <w:marTop w:val="0"/>
              <w:marBottom w:val="0"/>
              <w:divBdr>
                <w:top w:val="none" w:sz="0" w:space="0" w:color="auto"/>
                <w:left w:val="none" w:sz="0" w:space="0" w:color="auto"/>
                <w:bottom w:val="none" w:sz="0" w:space="0" w:color="auto"/>
                <w:right w:val="none" w:sz="0" w:space="0" w:color="auto"/>
              </w:divBdr>
            </w:div>
            <w:div w:id="1746145169">
              <w:marLeft w:val="0"/>
              <w:marRight w:val="0"/>
              <w:marTop w:val="0"/>
              <w:marBottom w:val="0"/>
              <w:divBdr>
                <w:top w:val="none" w:sz="0" w:space="0" w:color="auto"/>
                <w:left w:val="none" w:sz="0" w:space="0" w:color="auto"/>
                <w:bottom w:val="none" w:sz="0" w:space="0" w:color="auto"/>
                <w:right w:val="none" w:sz="0" w:space="0" w:color="auto"/>
              </w:divBdr>
            </w:div>
            <w:div w:id="1752660554">
              <w:marLeft w:val="0"/>
              <w:marRight w:val="0"/>
              <w:marTop w:val="0"/>
              <w:marBottom w:val="0"/>
              <w:divBdr>
                <w:top w:val="none" w:sz="0" w:space="0" w:color="auto"/>
                <w:left w:val="none" w:sz="0" w:space="0" w:color="auto"/>
                <w:bottom w:val="none" w:sz="0" w:space="0" w:color="auto"/>
                <w:right w:val="none" w:sz="0" w:space="0" w:color="auto"/>
              </w:divBdr>
            </w:div>
            <w:div w:id="1753548712">
              <w:marLeft w:val="0"/>
              <w:marRight w:val="0"/>
              <w:marTop w:val="0"/>
              <w:marBottom w:val="0"/>
              <w:divBdr>
                <w:top w:val="none" w:sz="0" w:space="0" w:color="auto"/>
                <w:left w:val="none" w:sz="0" w:space="0" w:color="auto"/>
                <w:bottom w:val="none" w:sz="0" w:space="0" w:color="auto"/>
                <w:right w:val="none" w:sz="0" w:space="0" w:color="auto"/>
              </w:divBdr>
            </w:div>
            <w:div w:id="1756854975">
              <w:marLeft w:val="0"/>
              <w:marRight w:val="0"/>
              <w:marTop w:val="0"/>
              <w:marBottom w:val="0"/>
              <w:divBdr>
                <w:top w:val="none" w:sz="0" w:space="0" w:color="auto"/>
                <w:left w:val="none" w:sz="0" w:space="0" w:color="auto"/>
                <w:bottom w:val="none" w:sz="0" w:space="0" w:color="auto"/>
                <w:right w:val="none" w:sz="0" w:space="0" w:color="auto"/>
              </w:divBdr>
            </w:div>
            <w:div w:id="1758670873">
              <w:marLeft w:val="0"/>
              <w:marRight w:val="0"/>
              <w:marTop w:val="0"/>
              <w:marBottom w:val="0"/>
              <w:divBdr>
                <w:top w:val="none" w:sz="0" w:space="0" w:color="auto"/>
                <w:left w:val="none" w:sz="0" w:space="0" w:color="auto"/>
                <w:bottom w:val="none" w:sz="0" w:space="0" w:color="auto"/>
                <w:right w:val="none" w:sz="0" w:space="0" w:color="auto"/>
              </w:divBdr>
            </w:div>
            <w:div w:id="1765375179">
              <w:marLeft w:val="0"/>
              <w:marRight w:val="0"/>
              <w:marTop w:val="0"/>
              <w:marBottom w:val="0"/>
              <w:divBdr>
                <w:top w:val="none" w:sz="0" w:space="0" w:color="auto"/>
                <w:left w:val="none" w:sz="0" w:space="0" w:color="auto"/>
                <w:bottom w:val="none" w:sz="0" w:space="0" w:color="auto"/>
                <w:right w:val="none" w:sz="0" w:space="0" w:color="auto"/>
              </w:divBdr>
            </w:div>
            <w:div w:id="1771466238">
              <w:marLeft w:val="0"/>
              <w:marRight w:val="0"/>
              <w:marTop w:val="0"/>
              <w:marBottom w:val="0"/>
              <w:divBdr>
                <w:top w:val="none" w:sz="0" w:space="0" w:color="auto"/>
                <w:left w:val="none" w:sz="0" w:space="0" w:color="auto"/>
                <w:bottom w:val="none" w:sz="0" w:space="0" w:color="auto"/>
                <w:right w:val="none" w:sz="0" w:space="0" w:color="auto"/>
              </w:divBdr>
            </w:div>
            <w:div w:id="1789396794">
              <w:marLeft w:val="0"/>
              <w:marRight w:val="0"/>
              <w:marTop w:val="0"/>
              <w:marBottom w:val="0"/>
              <w:divBdr>
                <w:top w:val="none" w:sz="0" w:space="0" w:color="auto"/>
                <w:left w:val="none" w:sz="0" w:space="0" w:color="auto"/>
                <w:bottom w:val="none" w:sz="0" w:space="0" w:color="auto"/>
                <w:right w:val="none" w:sz="0" w:space="0" w:color="auto"/>
              </w:divBdr>
            </w:div>
            <w:div w:id="1789934639">
              <w:marLeft w:val="0"/>
              <w:marRight w:val="0"/>
              <w:marTop w:val="0"/>
              <w:marBottom w:val="0"/>
              <w:divBdr>
                <w:top w:val="none" w:sz="0" w:space="0" w:color="auto"/>
                <w:left w:val="none" w:sz="0" w:space="0" w:color="auto"/>
                <w:bottom w:val="none" w:sz="0" w:space="0" w:color="auto"/>
                <w:right w:val="none" w:sz="0" w:space="0" w:color="auto"/>
              </w:divBdr>
            </w:div>
            <w:div w:id="1799375605">
              <w:marLeft w:val="0"/>
              <w:marRight w:val="0"/>
              <w:marTop w:val="0"/>
              <w:marBottom w:val="0"/>
              <w:divBdr>
                <w:top w:val="none" w:sz="0" w:space="0" w:color="auto"/>
                <w:left w:val="none" w:sz="0" w:space="0" w:color="auto"/>
                <w:bottom w:val="none" w:sz="0" w:space="0" w:color="auto"/>
                <w:right w:val="none" w:sz="0" w:space="0" w:color="auto"/>
              </w:divBdr>
            </w:div>
            <w:div w:id="1802839737">
              <w:marLeft w:val="0"/>
              <w:marRight w:val="0"/>
              <w:marTop w:val="0"/>
              <w:marBottom w:val="0"/>
              <w:divBdr>
                <w:top w:val="none" w:sz="0" w:space="0" w:color="auto"/>
                <w:left w:val="none" w:sz="0" w:space="0" w:color="auto"/>
                <w:bottom w:val="none" w:sz="0" w:space="0" w:color="auto"/>
                <w:right w:val="none" w:sz="0" w:space="0" w:color="auto"/>
              </w:divBdr>
            </w:div>
            <w:div w:id="1814179304">
              <w:marLeft w:val="0"/>
              <w:marRight w:val="0"/>
              <w:marTop w:val="0"/>
              <w:marBottom w:val="0"/>
              <w:divBdr>
                <w:top w:val="none" w:sz="0" w:space="0" w:color="auto"/>
                <w:left w:val="none" w:sz="0" w:space="0" w:color="auto"/>
                <w:bottom w:val="none" w:sz="0" w:space="0" w:color="auto"/>
                <w:right w:val="none" w:sz="0" w:space="0" w:color="auto"/>
              </w:divBdr>
            </w:div>
            <w:div w:id="1822650454">
              <w:marLeft w:val="0"/>
              <w:marRight w:val="0"/>
              <w:marTop w:val="0"/>
              <w:marBottom w:val="0"/>
              <w:divBdr>
                <w:top w:val="none" w:sz="0" w:space="0" w:color="auto"/>
                <w:left w:val="none" w:sz="0" w:space="0" w:color="auto"/>
                <w:bottom w:val="none" w:sz="0" w:space="0" w:color="auto"/>
                <w:right w:val="none" w:sz="0" w:space="0" w:color="auto"/>
              </w:divBdr>
            </w:div>
            <w:div w:id="1825930741">
              <w:marLeft w:val="0"/>
              <w:marRight w:val="0"/>
              <w:marTop w:val="0"/>
              <w:marBottom w:val="0"/>
              <w:divBdr>
                <w:top w:val="none" w:sz="0" w:space="0" w:color="auto"/>
                <w:left w:val="none" w:sz="0" w:space="0" w:color="auto"/>
                <w:bottom w:val="none" w:sz="0" w:space="0" w:color="auto"/>
                <w:right w:val="none" w:sz="0" w:space="0" w:color="auto"/>
              </w:divBdr>
            </w:div>
            <w:div w:id="1850556098">
              <w:marLeft w:val="0"/>
              <w:marRight w:val="0"/>
              <w:marTop w:val="0"/>
              <w:marBottom w:val="0"/>
              <w:divBdr>
                <w:top w:val="none" w:sz="0" w:space="0" w:color="auto"/>
                <w:left w:val="none" w:sz="0" w:space="0" w:color="auto"/>
                <w:bottom w:val="none" w:sz="0" w:space="0" w:color="auto"/>
                <w:right w:val="none" w:sz="0" w:space="0" w:color="auto"/>
              </w:divBdr>
            </w:div>
            <w:div w:id="1851137260">
              <w:marLeft w:val="0"/>
              <w:marRight w:val="0"/>
              <w:marTop w:val="0"/>
              <w:marBottom w:val="0"/>
              <w:divBdr>
                <w:top w:val="none" w:sz="0" w:space="0" w:color="auto"/>
                <w:left w:val="none" w:sz="0" w:space="0" w:color="auto"/>
                <w:bottom w:val="none" w:sz="0" w:space="0" w:color="auto"/>
                <w:right w:val="none" w:sz="0" w:space="0" w:color="auto"/>
              </w:divBdr>
            </w:div>
            <w:div w:id="1851144785">
              <w:marLeft w:val="0"/>
              <w:marRight w:val="0"/>
              <w:marTop w:val="0"/>
              <w:marBottom w:val="0"/>
              <w:divBdr>
                <w:top w:val="none" w:sz="0" w:space="0" w:color="auto"/>
                <w:left w:val="none" w:sz="0" w:space="0" w:color="auto"/>
                <w:bottom w:val="none" w:sz="0" w:space="0" w:color="auto"/>
                <w:right w:val="none" w:sz="0" w:space="0" w:color="auto"/>
              </w:divBdr>
            </w:div>
            <w:div w:id="1852722651">
              <w:marLeft w:val="0"/>
              <w:marRight w:val="0"/>
              <w:marTop w:val="0"/>
              <w:marBottom w:val="0"/>
              <w:divBdr>
                <w:top w:val="none" w:sz="0" w:space="0" w:color="auto"/>
                <w:left w:val="none" w:sz="0" w:space="0" w:color="auto"/>
                <w:bottom w:val="none" w:sz="0" w:space="0" w:color="auto"/>
                <w:right w:val="none" w:sz="0" w:space="0" w:color="auto"/>
              </w:divBdr>
            </w:div>
            <w:div w:id="1869297120">
              <w:marLeft w:val="0"/>
              <w:marRight w:val="0"/>
              <w:marTop w:val="0"/>
              <w:marBottom w:val="0"/>
              <w:divBdr>
                <w:top w:val="none" w:sz="0" w:space="0" w:color="auto"/>
                <w:left w:val="none" w:sz="0" w:space="0" w:color="auto"/>
                <w:bottom w:val="none" w:sz="0" w:space="0" w:color="auto"/>
                <w:right w:val="none" w:sz="0" w:space="0" w:color="auto"/>
              </w:divBdr>
            </w:div>
            <w:div w:id="1871333587">
              <w:marLeft w:val="0"/>
              <w:marRight w:val="0"/>
              <w:marTop w:val="0"/>
              <w:marBottom w:val="0"/>
              <w:divBdr>
                <w:top w:val="none" w:sz="0" w:space="0" w:color="auto"/>
                <w:left w:val="none" w:sz="0" w:space="0" w:color="auto"/>
                <w:bottom w:val="none" w:sz="0" w:space="0" w:color="auto"/>
                <w:right w:val="none" w:sz="0" w:space="0" w:color="auto"/>
              </w:divBdr>
            </w:div>
            <w:div w:id="1880581075">
              <w:marLeft w:val="0"/>
              <w:marRight w:val="0"/>
              <w:marTop w:val="0"/>
              <w:marBottom w:val="0"/>
              <w:divBdr>
                <w:top w:val="none" w:sz="0" w:space="0" w:color="auto"/>
                <w:left w:val="none" w:sz="0" w:space="0" w:color="auto"/>
                <w:bottom w:val="none" w:sz="0" w:space="0" w:color="auto"/>
                <w:right w:val="none" w:sz="0" w:space="0" w:color="auto"/>
              </w:divBdr>
            </w:div>
            <w:div w:id="1886521842">
              <w:marLeft w:val="0"/>
              <w:marRight w:val="0"/>
              <w:marTop w:val="0"/>
              <w:marBottom w:val="0"/>
              <w:divBdr>
                <w:top w:val="none" w:sz="0" w:space="0" w:color="auto"/>
                <w:left w:val="none" w:sz="0" w:space="0" w:color="auto"/>
                <w:bottom w:val="none" w:sz="0" w:space="0" w:color="auto"/>
                <w:right w:val="none" w:sz="0" w:space="0" w:color="auto"/>
              </w:divBdr>
            </w:div>
            <w:div w:id="1889027839">
              <w:marLeft w:val="0"/>
              <w:marRight w:val="0"/>
              <w:marTop w:val="0"/>
              <w:marBottom w:val="0"/>
              <w:divBdr>
                <w:top w:val="none" w:sz="0" w:space="0" w:color="auto"/>
                <w:left w:val="none" w:sz="0" w:space="0" w:color="auto"/>
                <w:bottom w:val="none" w:sz="0" w:space="0" w:color="auto"/>
                <w:right w:val="none" w:sz="0" w:space="0" w:color="auto"/>
              </w:divBdr>
            </w:div>
            <w:div w:id="1889874953">
              <w:marLeft w:val="0"/>
              <w:marRight w:val="0"/>
              <w:marTop w:val="0"/>
              <w:marBottom w:val="0"/>
              <w:divBdr>
                <w:top w:val="none" w:sz="0" w:space="0" w:color="auto"/>
                <w:left w:val="none" w:sz="0" w:space="0" w:color="auto"/>
                <w:bottom w:val="none" w:sz="0" w:space="0" w:color="auto"/>
                <w:right w:val="none" w:sz="0" w:space="0" w:color="auto"/>
              </w:divBdr>
            </w:div>
            <w:div w:id="1891532140">
              <w:marLeft w:val="0"/>
              <w:marRight w:val="0"/>
              <w:marTop w:val="0"/>
              <w:marBottom w:val="0"/>
              <w:divBdr>
                <w:top w:val="none" w:sz="0" w:space="0" w:color="auto"/>
                <w:left w:val="none" w:sz="0" w:space="0" w:color="auto"/>
                <w:bottom w:val="none" w:sz="0" w:space="0" w:color="auto"/>
                <w:right w:val="none" w:sz="0" w:space="0" w:color="auto"/>
              </w:divBdr>
            </w:div>
            <w:div w:id="1897858363">
              <w:marLeft w:val="0"/>
              <w:marRight w:val="0"/>
              <w:marTop w:val="0"/>
              <w:marBottom w:val="0"/>
              <w:divBdr>
                <w:top w:val="none" w:sz="0" w:space="0" w:color="auto"/>
                <w:left w:val="none" w:sz="0" w:space="0" w:color="auto"/>
                <w:bottom w:val="none" w:sz="0" w:space="0" w:color="auto"/>
                <w:right w:val="none" w:sz="0" w:space="0" w:color="auto"/>
              </w:divBdr>
            </w:div>
            <w:div w:id="1903175990">
              <w:marLeft w:val="0"/>
              <w:marRight w:val="0"/>
              <w:marTop w:val="0"/>
              <w:marBottom w:val="0"/>
              <w:divBdr>
                <w:top w:val="none" w:sz="0" w:space="0" w:color="auto"/>
                <w:left w:val="none" w:sz="0" w:space="0" w:color="auto"/>
                <w:bottom w:val="none" w:sz="0" w:space="0" w:color="auto"/>
                <w:right w:val="none" w:sz="0" w:space="0" w:color="auto"/>
              </w:divBdr>
            </w:div>
            <w:div w:id="1913077373">
              <w:marLeft w:val="0"/>
              <w:marRight w:val="0"/>
              <w:marTop w:val="0"/>
              <w:marBottom w:val="0"/>
              <w:divBdr>
                <w:top w:val="none" w:sz="0" w:space="0" w:color="auto"/>
                <w:left w:val="none" w:sz="0" w:space="0" w:color="auto"/>
                <w:bottom w:val="none" w:sz="0" w:space="0" w:color="auto"/>
                <w:right w:val="none" w:sz="0" w:space="0" w:color="auto"/>
              </w:divBdr>
            </w:div>
            <w:div w:id="1925189751">
              <w:marLeft w:val="0"/>
              <w:marRight w:val="0"/>
              <w:marTop w:val="0"/>
              <w:marBottom w:val="0"/>
              <w:divBdr>
                <w:top w:val="none" w:sz="0" w:space="0" w:color="auto"/>
                <w:left w:val="none" w:sz="0" w:space="0" w:color="auto"/>
                <w:bottom w:val="none" w:sz="0" w:space="0" w:color="auto"/>
                <w:right w:val="none" w:sz="0" w:space="0" w:color="auto"/>
              </w:divBdr>
            </w:div>
            <w:div w:id="1929384374">
              <w:marLeft w:val="0"/>
              <w:marRight w:val="0"/>
              <w:marTop w:val="0"/>
              <w:marBottom w:val="0"/>
              <w:divBdr>
                <w:top w:val="none" w:sz="0" w:space="0" w:color="auto"/>
                <w:left w:val="none" w:sz="0" w:space="0" w:color="auto"/>
                <w:bottom w:val="none" w:sz="0" w:space="0" w:color="auto"/>
                <w:right w:val="none" w:sz="0" w:space="0" w:color="auto"/>
              </w:divBdr>
            </w:div>
            <w:div w:id="1933929630">
              <w:marLeft w:val="0"/>
              <w:marRight w:val="0"/>
              <w:marTop w:val="0"/>
              <w:marBottom w:val="0"/>
              <w:divBdr>
                <w:top w:val="none" w:sz="0" w:space="0" w:color="auto"/>
                <w:left w:val="none" w:sz="0" w:space="0" w:color="auto"/>
                <w:bottom w:val="none" w:sz="0" w:space="0" w:color="auto"/>
                <w:right w:val="none" w:sz="0" w:space="0" w:color="auto"/>
              </w:divBdr>
            </w:div>
            <w:div w:id="1940868795">
              <w:marLeft w:val="0"/>
              <w:marRight w:val="0"/>
              <w:marTop w:val="0"/>
              <w:marBottom w:val="0"/>
              <w:divBdr>
                <w:top w:val="none" w:sz="0" w:space="0" w:color="auto"/>
                <w:left w:val="none" w:sz="0" w:space="0" w:color="auto"/>
                <w:bottom w:val="none" w:sz="0" w:space="0" w:color="auto"/>
                <w:right w:val="none" w:sz="0" w:space="0" w:color="auto"/>
              </w:divBdr>
            </w:div>
            <w:div w:id="1950504888">
              <w:marLeft w:val="0"/>
              <w:marRight w:val="0"/>
              <w:marTop w:val="0"/>
              <w:marBottom w:val="0"/>
              <w:divBdr>
                <w:top w:val="none" w:sz="0" w:space="0" w:color="auto"/>
                <w:left w:val="none" w:sz="0" w:space="0" w:color="auto"/>
                <w:bottom w:val="none" w:sz="0" w:space="0" w:color="auto"/>
                <w:right w:val="none" w:sz="0" w:space="0" w:color="auto"/>
              </w:divBdr>
            </w:div>
            <w:div w:id="1953827734">
              <w:marLeft w:val="0"/>
              <w:marRight w:val="0"/>
              <w:marTop w:val="0"/>
              <w:marBottom w:val="0"/>
              <w:divBdr>
                <w:top w:val="none" w:sz="0" w:space="0" w:color="auto"/>
                <w:left w:val="none" w:sz="0" w:space="0" w:color="auto"/>
                <w:bottom w:val="none" w:sz="0" w:space="0" w:color="auto"/>
                <w:right w:val="none" w:sz="0" w:space="0" w:color="auto"/>
              </w:divBdr>
            </w:div>
            <w:div w:id="1959094177">
              <w:marLeft w:val="0"/>
              <w:marRight w:val="0"/>
              <w:marTop w:val="0"/>
              <w:marBottom w:val="0"/>
              <w:divBdr>
                <w:top w:val="none" w:sz="0" w:space="0" w:color="auto"/>
                <w:left w:val="none" w:sz="0" w:space="0" w:color="auto"/>
                <w:bottom w:val="none" w:sz="0" w:space="0" w:color="auto"/>
                <w:right w:val="none" w:sz="0" w:space="0" w:color="auto"/>
              </w:divBdr>
            </w:div>
            <w:div w:id="1959558027">
              <w:marLeft w:val="0"/>
              <w:marRight w:val="0"/>
              <w:marTop w:val="0"/>
              <w:marBottom w:val="0"/>
              <w:divBdr>
                <w:top w:val="none" w:sz="0" w:space="0" w:color="auto"/>
                <w:left w:val="none" w:sz="0" w:space="0" w:color="auto"/>
                <w:bottom w:val="none" w:sz="0" w:space="0" w:color="auto"/>
                <w:right w:val="none" w:sz="0" w:space="0" w:color="auto"/>
              </w:divBdr>
            </w:div>
            <w:div w:id="1981956712">
              <w:marLeft w:val="0"/>
              <w:marRight w:val="0"/>
              <w:marTop w:val="0"/>
              <w:marBottom w:val="0"/>
              <w:divBdr>
                <w:top w:val="none" w:sz="0" w:space="0" w:color="auto"/>
                <w:left w:val="none" w:sz="0" w:space="0" w:color="auto"/>
                <w:bottom w:val="none" w:sz="0" w:space="0" w:color="auto"/>
                <w:right w:val="none" w:sz="0" w:space="0" w:color="auto"/>
              </w:divBdr>
            </w:div>
            <w:div w:id="1982155455">
              <w:marLeft w:val="0"/>
              <w:marRight w:val="0"/>
              <w:marTop w:val="0"/>
              <w:marBottom w:val="0"/>
              <w:divBdr>
                <w:top w:val="none" w:sz="0" w:space="0" w:color="auto"/>
                <w:left w:val="none" w:sz="0" w:space="0" w:color="auto"/>
                <w:bottom w:val="none" w:sz="0" w:space="0" w:color="auto"/>
                <w:right w:val="none" w:sz="0" w:space="0" w:color="auto"/>
              </w:divBdr>
            </w:div>
            <w:div w:id="2003198261">
              <w:marLeft w:val="0"/>
              <w:marRight w:val="0"/>
              <w:marTop w:val="0"/>
              <w:marBottom w:val="0"/>
              <w:divBdr>
                <w:top w:val="none" w:sz="0" w:space="0" w:color="auto"/>
                <w:left w:val="none" w:sz="0" w:space="0" w:color="auto"/>
                <w:bottom w:val="none" w:sz="0" w:space="0" w:color="auto"/>
                <w:right w:val="none" w:sz="0" w:space="0" w:color="auto"/>
              </w:divBdr>
            </w:div>
            <w:div w:id="2003318157">
              <w:marLeft w:val="0"/>
              <w:marRight w:val="0"/>
              <w:marTop w:val="0"/>
              <w:marBottom w:val="0"/>
              <w:divBdr>
                <w:top w:val="none" w:sz="0" w:space="0" w:color="auto"/>
                <w:left w:val="none" w:sz="0" w:space="0" w:color="auto"/>
                <w:bottom w:val="none" w:sz="0" w:space="0" w:color="auto"/>
                <w:right w:val="none" w:sz="0" w:space="0" w:color="auto"/>
              </w:divBdr>
            </w:div>
            <w:div w:id="2009794192">
              <w:marLeft w:val="0"/>
              <w:marRight w:val="0"/>
              <w:marTop w:val="0"/>
              <w:marBottom w:val="0"/>
              <w:divBdr>
                <w:top w:val="none" w:sz="0" w:space="0" w:color="auto"/>
                <w:left w:val="none" w:sz="0" w:space="0" w:color="auto"/>
                <w:bottom w:val="none" w:sz="0" w:space="0" w:color="auto"/>
                <w:right w:val="none" w:sz="0" w:space="0" w:color="auto"/>
              </w:divBdr>
            </w:div>
            <w:div w:id="2010323204">
              <w:marLeft w:val="0"/>
              <w:marRight w:val="0"/>
              <w:marTop w:val="0"/>
              <w:marBottom w:val="0"/>
              <w:divBdr>
                <w:top w:val="none" w:sz="0" w:space="0" w:color="auto"/>
                <w:left w:val="none" w:sz="0" w:space="0" w:color="auto"/>
                <w:bottom w:val="none" w:sz="0" w:space="0" w:color="auto"/>
                <w:right w:val="none" w:sz="0" w:space="0" w:color="auto"/>
              </w:divBdr>
            </w:div>
            <w:div w:id="2012873015">
              <w:marLeft w:val="0"/>
              <w:marRight w:val="0"/>
              <w:marTop w:val="0"/>
              <w:marBottom w:val="0"/>
              <w:divBdr>
                <w:top w:val="none" w:sz="0" w:space="0" w:color="auto"/>
                <w:left w:val="none" w:sz="0" w:space="0" w:color="auto"/>
                <w:bottom w:val="none" w:sz="0" w:space="0" w:color="auto"/>
                <w:right w:val="none" w:sz="0" w:space="0" w:color="auto"/>
              </w:divBdr>
            </w:div>
            <w:div w:id="2024015107">
              <w:marLeft w:val="0"/>
              <w:marRight w:val="0"/>
              <w:marTop w:val="0"/>
              <w:marBottom w:val="0"/>
              <w:divBdr>
                <w:top w:val="none" w:sz="0" w:space="0" w:color="auto"/>
                <w:left w:val="none" w:sz="0" w:space="0" w:color="auto"/>
                <w:bottom w:val="none" w:sz="0" w:space="0" w:color="auto"/>
                <w:right w:val="none" w:sz="0" w:space="0" w:color="auto"/>
              </w:divBdr>
            </w:div>
            <w:div w:id="2028554740">
              <w:marLeft w:val="0"/>
              <w:marRight w:val="0"/>
              <w:marTop w:val="0"/>
              <w:marBottom w:val="0"/>
              <w:divBdr>
                <w:top w:val="none" w:sz="0" w:space="0" w:color="auto"/>
                <w:left w:val="none" w:sz="0" w:space="0" w:color="auto"/>
                <w:bottom w:val="none" w:sz="0" w:space="0" w:color="auto"/>
                <w:right w:val="none" w:sz="0" w:space="0" w:color="auto"/>
              </w:divBdr>
            </w:div>
            <w:div w:id="2030257639">
              <w:marLeft w:val="0"/>
              <w:marRight w:val="0"/>
              <w:marTop w:val="0"/>
              <w:marBottom w:val="0"/>
              <w:divBdr>
                <w:top w:val="none" w:sz="0" w:space="0" w:color="auto"/>
                <w:left w:val="none" w:sz="0" w:space="0" w:color="auto"/>
                <w:bottom w:val="none" w:sz="0" w:space="0" w:color="auto"/>
                <w:right w:val="none" w:sz="0" w:space="0" w:color="auto"/>
              </w:divBdr>
            </w:div>
            <w:div w:id="2040355377">
              <w:marLeft w:val="0"/>
              <w:marRight w:val="0"/>
              <w:marTop w:val="0"/>
              <w:marBottom w:val="0"/>
              <w:divBdr>
                <w:top w:val="none" w:sz="0" w:space="0" w:color="auto"/>
                <w:left w:val="none" w:sz="0" w:space="0" w:color="auto"/>
                <w:bottom w:val="none" w:sz="0" w:space="0" w:color="auto"/>
                <w:right w:val="none" w:sz="0" w:space="0" w:color="auto"/>
              </w:divBdr>
              <w:divsChild>
                <w:div w:id="6298941">
                  <w:marLeft w:val="0"/>
                  <w:marRight w:val="0"/>
                  <w:marTop w:val="0"/>
                  <w:marBottom w:val="0"/>
                  <w:divBdr>
                    <w:top w:val="none" w:sz="0" w:space="0" w:color="auto"/>
                    <w:left w:val="none" w:sz="0" w:space="0" w:color="auto"/>
                    <w:bottom w:val="none" w:sz="0" w:space="0" w:color="auto"/>
                    <w:right w:val="none" w:sz="0" w:space="0" w:color="auto"/>
                  </w:divBdr>
                </w:div>
                <w:div w:id="15355052">
                  <w:marLeft w:val="0"/>
                  <w:marRight w:val="0"/>
                  <w:marTop w:val="0"/>
                  <w:marBottom w:val="0"/>
                  <w:divBdr>
                    <w:top w:val="none" w:sz="0" w:space="0" w:color="auto"/>
                    <w:left w:val="none" w:sz="0" w:space="0" w:color="auto"/>
                    <w:bottom w:val="none" w:sz="0" w:space="0" w:color="auto"/>
                    <w:right w:val="none" w:sz="0" w:space="0" w:color="auto"/>
                  </w:divBdr>
                </w:div>
                <w:div w:id="15355853">
                  <w:marLeft w:val="0"/>
                  <w:marRight w:val="0"/>
                  <w:marTop w:val="0"/>
                  <w:marBottom w:val="0"/>
                  <w:divBdr>
                    <w:top w:val="none" w:sz="0" w:space="0" w:color="auto"/>
                    <w:left w:val="none" w:sz="0" w:space="0" w:color="auto"/>
                    <w:bottom w:val="none" w:sz="0" w:space="0" w:color="auto"/>
                    <w:right w:val="none" w:sz="0" w:space="0" w:color="auto"/>
                  </w:divBdr>
                </w:div>
                <w:div w:id="15739912">
                  <w:marLeft w:val="0"/>
                  <w:marRight w:val="0"/>
                  <w:marTop w:val="0"/>
                  <w:marBottom w:val="0"/>
                  <w:divBdr>
                    <w:top w:val="none" w:sz="0" w:space="0" w:color="auto"/>
                    <w:left w:val="none" w:sz="0" w:space="0" w:color="auto"/>
                    <w:bottom w:val="none" w:sz="0" w:space="0" w:color="auto"/>
                    <w:right w:val="none" w:sz="0" w:space="0" w:color="auto"/>
                  </w:divBdr>
                </w:div>
                <w:div w:id="36398788">
                  <w:marLeft w:val="0"/>
                  <w:marRight w:val="0"/>
                  <w:marTop w:val="0"/>
                  <w:marBottom w:val="0"/>
                  <w:divBdr>
                    <w:top w:val="none" w:sz="0" w:space="0" w:color="auto"/>
                    <w:left w:val="none" w:sz="0" w:space="0" w:color="auto"/>
                    <w:bottom w:val="none" w:sz="0" w:space="0" w:color="auto"/>
                    <w:right w:val="none" w:sz="0" w:space="0" w:color="auto"/>
                  </w:divBdr>
                </w:div>
                <w:div w:id="43608402">
                  <w:marLeft w:val="0"/>
                  <w:marRight w:val="0"/>
                  <w:marTop w:val="0"/>
                  <w:marBottom w:val="0"/>
                  <w:divBdr>
                    <w:top w:val="none" w:sz="0" w:space="0" w:color="auto"/>
                    <w:left w:val="none" w:sz="0" w:space="0" w:color="auto"/>
                    <w:bottom w:val="none" w:sz="0" w:space="0" w:color="auto"/>
                    <w:right w:val="none" w:sz="0" w:space="0" w:color="auto"/>
                  </w:divBdr>
                </w:div>
                <w:div w:id="44068803">
                  <w:marLeft w:val="0"/>
                  <w:marRight w:val="0"/>
                  <w:marTop w:val="0"/>
                  <w:marBottom w:val="0"/>
                  <w:divBdr>
                    <w:top w:val="none" w:sz="0" w:space="0" w:color="auto"/>
                    <w:left w:val="none" w:sz="0" w:space="0" w:color="auto"/>
                    <w:bottom w:val="none" w:sz="0" w:space="0" w:color="auto"/>
                    <w:right w:val="none" w:sz="0" w:space="0" w:color="auto"/>
                  </w:divBdr>
                </w:div>
                <w:div w:id="53436990">
                  <w:marLeft w:val="0"/>
                  <w:marRight w:val="0"/>
                  <w:marTop w:val="0"/>
                  <w:marBottom w:val="0"/>
                  <w:divBdr>
                    <w:top w:val="none" w:sz="0" w:space="0" w:color="auto"/>
                    <w:left w:val="none" w:sz="0" w:space="0" w:color="auto"/>
                    <w:bottom w:val="none" w:sz="0" w:space="0" w:color="auto"/>
                    <w:right w:val="none" w:sz="0" w:space="0" w:color="auto"/>
                  </w:divBdr>
                </w:div>
                <w:div w:id="58749904">
                  <w:marLeft w:val="0"/>
                  <w:marRight w:val="0"/>
                  <w:marTop w:val="0"/>
                  <w:marBottom w:val="0"/>
                  <w:divBdr>
                    <w:top w:val="none" w:sz="0" w:space="0" w:color="auto"/>
                    <w:left w:val="none" w:sz="0" w:space="0" w:color="auto"/>
                    <w:bottom w:val="none" w:sz="0" w:space="0" w:color="auto"/>
                    <w:right w:val="none" w:sz="0" w:space="0" w:color="auto"/>
                  </w:divBdr>
                </w:div>
                <w:div w:id="59597984">
                  <w:marLeft w:val="0"/>
                  <w:marRight w:val="0"/>
                  <w:marTop w:val="0"/>
                  <w:marBottom w:val="0"/>
                  <w:divBdr>
                    <w:top w:val="none" w:sz="0" w:space="0" w:color="auto"/>
                    <w:left w:val="none" w:sz="0" w:space="0" w:color="auto"/>
                    <w:bottom w:val="none" w:sz="0" w:space="0" w:color="auto"/>
                    <w:right w:val="none" w:sz="0" w:space="0" w:color="auto"/>
                  </w:divBdr>
                </w:div>
                <w:div w:id="65343562">
                  <w:marLeft w:val="0"/>
                  <w:marRight w:val="0"/>
                  <w:marTop w:val="0"/>
                  <w:marBottom w:val="0"/>
                  <w:divBdr>
                    <w:top w:val="none" w:sz="0" w:space="0" w:color="auto"/>
                    <w:left w:val="none" w:sz="0" w:space="0" w:color="auto"/>
                    <w:bottom w:val="none" w:sz="0" w:space="0" w:color="auto"/>
                    <w:right w:val="none" w:sz="0" w:space="0" w:color="auto"/>
                  </w:divBdr>
                </w:div>
                <w:div w:id="66655175">
                  <w:marLeft w:val="0"/>
                  <w:marRight w:val="0"/>
                  <w:marTop w:val="0"/>
                  <w:marBottom w:val="0"/>
                  <w:divBdr>
                    <w:top w:val="none" w:sz="0" w:space="0" w:color="auto"/>
                    <w:left w:val="none" w:sz="0" w:space="0" w:color="auto"/>
                    <w:bottom w:val="none" w:sz="0" w:space="0" w:color="auto"/>
                    <w:right w:val="none" w:sz="0" w:space="0" w:color="auto"/>
                  </w:divBdr>
                </w:div>
                <w:div w:id="79103418">
                  <w:marLeft w:val="0"/>
                  <w:marRight w:val="0"/>
                  <w:marTop w:val="0"/>
                  <w:marBottom w:val="0"/>
                  <w:divBdr>
                    <w:top w:val="none" w:sz="0" w:space="0" w:color="auto"/>
                    <w:left w:val="none" w:sz="0" w:space="0" w:color="auto"/>
                    <w:bottom w:val="none" w:sz="0" w:space="0" w:color="auto"/>
                    <w:right w:val="none" w:sz="0" w:space="0" w:color="auto"/>
                  </w:divBdr>
                </w:div>
                <w:div w:id="80370584">
                  <w:marLeft w:val="0"/>
                  <w:marRight w:val="0"/>
                  <w:marTop w:val="0"/>
                  <w:marBottom w:val="0"/>
                  <w:divBdr>
                    <w:top w:val="none" w:sz="0" w:space="0" w:color="auto"/>
                    <w:left w:val="none" w:sz="0" w:space="0" w:color="auto"/>
                    <w:bottom w:val="none" w:sz="0" w:space="0" w:color="auto"/>
                    <w:right w:val="none" w:sz="0" w:space="0" w:color="auto"/>
                  </w:divBdr>
                </w:div>
                <w:div w:id="82723080">
                  <w:marLeft w:val="0"/>
                  <w:marRight w:val="0"/>
                  <w:marTop w:val="0"/>
                  <w:marBottom w:val="0"/>
                  <w:divBdr>
                    <w:top w:val="none" w:sz="0" w:space="0" w:color="auto"/>
                    <w:left w:val="none" w:sz="0" w:space="0" w:color="auto"/>
                    <w:bottom w:val="none" w:sz="0" w:space="0" w:color="auto"/>
                    <w:right w:val="none" w:sz="0" w:space="0" w:color="auto"/>
                  </w:divBdr>
                </w:div>
                <w:div w:id="86538015">
                  <w:marLeft w:val="0"/>
                  <w:marRight w:val="0"/>
                  <w:marTop w:val="0"/>
                  <w:marBottom w:val="0"/>
                  <w:divBdr>
                    <w:top w:val="none" w:sz="0" w:space="0" w:color="auto"/>
                    <w:left w:val="none" w:sz="0" w:space="0" w:color="auto"/>
                    <w:bottom w:val="none" w:sz="0" w:space="0" w:color="auto"/>
                    <w:right w:val="none" w:sz="0" w:space="0" w:color="auto"/>
                  </w:divBdr>
                </w:div>
                <w:div w:id="94834432">
                  <w:marLeft w:val="0"/>
                  <w:marRight w:val="0"/>
                  <w:marTop w:val="0"/>
                  <w:marBottom w:val="0"/>
                  <w:divBdr>
                    <w:top w:val="none" w:sz="0" w:space="0" w:color="auto"/>
                    <w:left w:val="none" w:sz="0" w:space="0" w:color="auto"/>
                    <w:bottom w:val="none" w:sz="0" w:space="0" w:color="auto"/>
                    <w:right w:val="none" w:sz="0" w:space="0" w:color="auto"/>
                  </w:divBdr>
                </w:div>
                <w:div w:id="99225763">
                  <w:marLeft w:val="0"/>
                  <w:marRight w:val="0"/>
                  <w:marTop w:val="0"/>
                  <w:marBottom w:val="0"/>
                  <w:divBdr>
                    <w:top w:val="none" w:sz="0" w:space="0" w:color="auto"/>
                    <w:left w:val="none" w:sz="0" w:space="0" w:color="auto"/>
                    <w:bottom w:val="none" w:sz="0" w:space="0" w:color="auto"/>
                    <w:right w:val="none" w:sz="0" w:space="0" w:color="auto"/>
                  </w:divBdr>
                </w:div>
                <w:div w:id="100689997">
                  <w:marLeft w:val="0"/>
                  <w:marRight w:val="0"/>
                  <w:marTop w:val="0"/>
                  <w:marBottom w:val="0"/>
                  <w:divBdr>
                    <w:top w:val="none" w:sz="0" w:space="0" w:color="auto"/>
                    <w:left w:val="none" w:sz="0" w:space="0" w:color="auto"/>
                    <w:bottom w:val="none" w:sz="0" w:space="0" w:color="auto"/>
                    <w:right w:val="none" w:sz="0" w:space="0" w:color="auto"/>
                  </w:divBdr>
                </w:div>
                <w:div w:id="101655761">
                  <w:marLeft w:val="0"/>
                  <w:marRight w:val="0"/>
                  <w:marTop w:val="0"/>
                  <w:marBottom w:val="0"/>
                  <w:divBdr>
                    <w:top w:val="none" w:sz="0" w:space="0" w:color="auto"/>
                    <w:left w:val="none" w:sz="0" w:space="0" w:color="auto"/>
                    <w:bottom w:val="none" w:sz="0" w:space="0" w:color="auto"/>
                    <w:right w:val="none" w:sz="0" w:space="0" w:color="auto"/>
                  </w:divBdr>
                </w:div>
                <w:div w:id="102502980">
                  <w:marLeft w:val="0"/>
                  <w:marRight w:val="0"/>
                  <w:marTop w:val="0"/>
                  <w:marBottom w:val="0"/>
                  <w:divBdr>
                    <w:top w:val="none" w:sz="0" w:space="0" w:color="auto"/>
                    <w:left w:val="none" w:sz="0" w:space="0" w:color="auto"/>
                    <w:bottom w:val="none" w:sz="0" w:space="0" w:color="auto"/>
                    <w:right w:val="none" w:sz="0" w:space="0" w:color="auto"/>
                  </w:divBdr>
                </w:div>
                <w:div w:id="108553130">
                  <w:marLeft w:val="0"/>
                  <w:marRight w:val="0"/>
                  <w:marTop w:val="0"/>
                  <w:marBottom w:val="0"/>
                  <w:divBdr>
                    <w:top w:val="none" w:sz="0" w:space="0" w:color="auto"/>
                    <w:left w:val="none" w:sz="0" w:space="0" w:color="auto"/>
                    <w:bottom w:val="none" w:sz="0" w:space="0" w:color="auto"/>
                    <w:right w:val="none" w:sz="0" w:space="0" w:color="auto"/>
                  </w:divBdr>
                </w:div>
                <w:div w:id="108625866">
                  <w:marLeft w:val="0"/>
                  <w:marRight w:val="0"/>
                  <w:marTop w:val="0"/>
                  <w:marBottom w:val="0"/>
                  <w:divBdr>
                    <w:top w:val="none" w:sz="0" w:space="0" w:color="auto"/>
                    <w:left w:val="none" w:sz="0" w:space="0" w:color="auto"/>
                    <w:bottom w:val="none" w:sz="0" w:space="0" w:color="auto"/>
                    <w:right w:val="none" w:sz="0" w:space="0" w:color="auto"/>
                  </w:divBdr>
                </w:div>
                <w:div w:id="112092550">
                  <w:marLeft w:val="0"/>
                  <w:marRight w:val="0"/>
                  <w:marTop w:val="0"/>
                  <w:marBottom w:val="0"/>
                  <w:divBdr>
                    <w:top w:val="none" w:sz="0" w:space="0" w:color="auto"/>
                    <w:left w:val="none" w:sz="0" w:space="0" w:color="auto"/>
                    <w:bottom w:val="none" w:sz="0" w:space="0" w:color="auto"/>
                    <w:right w:val="none" w:sz="0" w:space="0" w:color="auto"/>
                  </w:divBdr>
                </w:div>
                <w:div w:id="125009432">
                  <w:marLeft w:val="0"/>
                  <w:marRight w:val="0"/>
                  <w:marTop w:val="0"/>
                  <w:marBottom w:val="0"/>
                  <w:divBdr>
                    <w:top w:val="none" w:sz="0" w:space="0" w:color="auto"/>
                    <w:left w:val="none" w:sz="0" w:space="0" w:color="auto"/>
                    <w:bottom w:val="none" w:sz="0" w:space="0" w:color="auto"/>
                    <w:right w:val="none" w:sz="0" w:space="0" w:color="auto"/>
                  </w:divBdr>
                </w:div>
                <w:div w:id="129441266">
                  <w:marLeft w:val="0"/>
                  <w:marRight w:val="0"/>
                  <w:marTop w:val="0"/>
                  <w:marBottom w:val="0"/>
                  <w:divBdr>
                    <w:top w:val="none" w:sz="0" w:space="0" w:color="auto"/>
                    <w:left w:val="none" w:sz="0" w:space="0" w:color="auto"/>
                    <w:bottom w:val="none" w:sz="0" w:space="0" w:color="auto"/>
                    <w:right w:val="none" w:sz="0" w:space="0" w:color="auto"/>
                  </w:divBdr>
                </w:div>
                <w:div w:id="130443766">
                  <w:marLeft w:val="0"/>
                  <w:marRight w:val="0"/>
                  <w:marTop w:val="0"/>
                  <w:marBottom w:val="0"/>
                  <w:divBdr>
                    <w:top w:val="none" w:sz="0" w:space="0" w:color="auto"/>
                    <w:left w:val="none" w:sz="0" w:space="0" w:color="auto"/>
                    <w:bottom w:val="none" w:sz="0" w:space="0" w:color="auto"/>
                    <w:right w:val="none" w:sz="0" w:space="0" w:color="auto"/>
                  </w:divBdr>
                </w:div>
                <w:div w:id="144518733">
                  <w:marLeft w:val="0"/>
                  <w:marRight w:val="0"/>
                  <w:marTop w:val="0"/>
                  <w:marBottom w:val="0"/>
                  <w:divBdr>
                    <w:top w:val="none" w:sz="0" w:space="0" w:color="auto"/>
                    <w:left w:val="none" w:sz="0" w:space="0" w:color="auto"/>
                    <w:bottom w:val="none" w:sz="0" w:space="0" w:color="auto"/>
                    <w:right w:val="none" w:sz="0" w:space="0" w:color="auto"/>
                  </w:divBdr>
                </w:div>
                <w:div w:id="153768887">
                  <w:marLeft w:val="0"/>
                  <w:marRight w:val="0"/>
                  <w:marTop w:val="0"/>
                  <w:marBottom w:val="0"/>
                  <w:divBdr>
                    <w:top w:val="none" w:sz="0" w:space="0" w:color="auto"/>
                    <w:left w:val="none" w:sz="0" w:space="0" w:color="auto"/>
                    <w:bottom w:val="none" w:sz="0" w:space="0" w:color="auto"/>
                    <w:right w:val="none" w:sz="0" w:space="0" w:color="auto"/>
                  </w:divBdr>
                </w:div>
                <w:div w:id="158430753">
                  <w:marLeft w:val="0"/>
                  <w:marRight w:val="0"/>
                  <w:marTop w:val="0"/>
                  <w:marBottom w:val="0"/>
                  <w:divBdr>
                    <w:top w:val="none" w:sz="0" w:space="0" w:color="auto"/>
                    <w:left w:val="none" w:sz="0" w:space="0" w:color="auto"/>
                    <w:bottom w:val="none" w:sz="0" w:space="0" w:color="auto"/>
                    <w:right w:val="none" w:sz="0" w:space="0" w:color="auto"/>
                  </w:divBdr>
                </w:div>
                <w:div w:id="159807819">
                  <w:marLeft w:val="0"/>
                  <w:marRight w:val="0"/>
                  <w:marTop w:val="0"/>
                  <w:marBottom w:val="0"/>
                  <w:divBdr>
                    <w:top w:val="none" w:sz="0" w:space="0" w:color="auto"/>
                    <w:left w:val="none" w:sz="0" w:space="0" w:color="auto"/>
                    <w:bottom w:val="none" w:sz="0" w:space="0" w:color="auto"/>
                    <w:right w:val="none" w:sz="0" w:space="0" w:color="auto"/>
                  </w:divBdr>
                </w:div>
                <w:div w:id="177548788">
                  <w:marLeft w:val="0"/>
                  <w:marRight w:val="0"/>
                  <w:marTop w:val="0"/>
                  <w:marBottom w:val="0"/>
                  <w:divBdr>
                    <w:top w:val="none" w:sz="0" w:space="0" w:color="auto"/>
                    <w:left w:val="none" w:sz="0" w:space="0" w:color="auto"/>
                    <w:bottom w:val="none" w:sz="0" w:space="0" w:color="auto"/>
                    <w:right w:val="none" w:sz="0" w:space="0" w:color="auto"/>
                  </w:divBdr>
                </w:div>
                <w:div w:id="178472586">
                  <w:marLeft w:val="0"/>
                  <w:marRight w:val="0"/>
                  <w:marTop w:val="0"/>
                  <w:marBottom w:val="0"/>
                  <w:divBdr>
                    <w:top w:val="none" w:sz="0" w:space="0" w:color="auto"/>
                    <w:left w:val="none" w:sz="0" w:space="0" w:color="auto"/>
                    <w:bottom w:val="none" w:sz="0" w:space="0" w:color="auto"/>
                    <w:right w:val="none" w:sz="0" w:space="0" w:color="auto"/>
                  </w:divBdr>
                </w:div>
                <w:div w:id="206766975">
                  <w:marLeft w:val="0"/>
                  <w:marRight w:val="0"/>
                  <w:marTop w:val="0"/>
                  <w:marBottom w:val="0"/>
                  <w:divBdr>
                    <w:top w:val="none" w:sz="0" w:space="0" w:color="auto"/>
                    <w:left w:val="none" w:sz="0" w:space="0" w:color="auto"/>
                    <w:bottom w:val="none" w:sz="0" w:space="0" w:color="auto"/>
                    <w:right w:val="none" w:sz="0" w:space="0" w:color="auto"/>
                  </w:divBdr>
                </w:div>
                <w:div w:id="209541151">
                  <w:marLeft w:val="0"/>
                  <w:marRight w:val="0"/>
                  <w:marTop w:val="0"/>
                  <w:marBottom w:val="0"/>
                  <w:divBdr>
                    <w:top w:val="none" w:sz="0" w:space="0" w:color="auto"/>
                    <w:left w:val="none" w:sz="0" w:space="0" w:color="auto"/>
                    <w:bottom w:val="none" w:sz="0" w:space="0" w:color="auto"/>
                    <w:right w:val="none" w:sz="0" w:space="0" w:color="auto"/>
                  </w:divBdr>
                </w:div>
                <w:div w:id="217396830">
                  <w:marLeft w:val="0"/>
                  <w:marRight w:val="0"/>
                  <w:marTop w:val="0"/>
                  <w:marBottom w:val="0"/>
                  <w:divBdr>
                    <w:top w:val="none" w:sz="0" w:space="0" w:color="auto"/>
                    <w:left w:val="none" w:sz="0" w:space="0" w:color="auto"/>
                    <w:bottom w:val="none" w:sz="0" w:space="0" w:color="auto"/>
                    <w:right w:val="none" w:sz="0" w:space="0" w:color="auto"/>
                  </w:divBdr>
                </w:div>
                <w:div w:id="217935423">
                  <w:marLeft w:val="0"/>
                  <w:marRight w:val="0"/>
                  <w:marTop w:val="0"/>
                  <w:marBottom w:val="0"/>
                  <w:divBdr>
                    <w:top w:val="none" w:sz="0" w:space="0" w:color="auto"/>
                    <w:left w:val="none" w:sz="0" w:space="0" w:color="auto"/>
                    <w:bottom w:val="none" w:sz="0" w:space="0" w:color="auto"/>
                    <w:right w:val="none" w:sz="0" w:space="0" w:color="auto"/>
                  </w:divBdr>
                </w:div>
                <w:div w:id="228854683">
                  <w:marLeft w:val="0"/>
                  <w:marRight w:val="0"/>
                  <w:marTop w:val="0"/>
                  <w:marBottom w:val="0"/>
                  <w:divBdr>
                    <w:top w:val="none" w:sz="0" w:space="0" w:color="auto"/>
                    <w:left w:val="none" w:sz="0" w:space="0" w:color="auto"/>
                    <w:bottom w:val="none" w:sz="0" w:space="0" w:color="auto"/>
                    <w:right w:val="none" w:sz="0" w:space="0" w:color="auto"/>
                  </w:divBdr>
                </w:div>
                <w:div w:id="233782417">
                  <w:marLeft w:val="0"/>
                  <w:marRight w:val="0"/>
                  <w:marTop w:val="0"/>
                  <w:marBottom w:val="0"/>
                  <w:divBdr>
                    <w:top w:val="none" w:sz="0" w:space="0" w:color="auto"/>
                    <w:left w:val="none" w:sz="0" w:space="0" w:color="auto"/>
                    <w:bottom w:val="none" w:sz="0" w:space="0" w:color="auto"/>
                    <w:right w:val="none" w:sz="0" w:space="0" w:color="auto"/>
                  </w:divBdr>
                </w:div>
                <w:div w:id="236479790">
                  <w:marLeft w:val="0"/>
                  <w:marRight w:val="0"/>
                  <w:marTop w:val="0"/>
                  <w:marBottom w:val="0"/>
                  <w:divBdr>
                    <w:top w:val="none" w:sz="0" w:space="0" w:color="auto"/>
                    <w:left w:val="none" w:sz="0" w:space="0" w:color="auto"/>
                    <w:bottom w:val="none" w:sz="0" w:space="0" w:color="auto"/>
                    <w:right w:val="none" w:sz="0" w:space="0" w:color="auto"/>
                  </w:divBdr>
                </w:div>
                <w:div w:id="236716734">
                  <w:marLeft w:val="0"/>
                  <w:marRight w:val="0"/>
                  <w:marTop w:val="0"/>
                  <w:marBottom w:val="0"/>
                  <w:divBdr>
                    <w:top w:val="none" w:sz="0" w:space="0" w:color="auto"/>
                    <w:left w:val="none" w:sz="0" w:space="0" w:color="auto"/>
                    <w:bottom w:val="none" w:sz="0" w:space="0" w:color="auto"/>
                    <w:right w:val="none" w:sz="0" w:space="0" w:color="auto"/>
                  </w:divBdr>
                </w:div>
                <w:div w:id="251281199">
                  <w:marLeft w:val="0"/>
                  <w:marRight w:val="0"/>
                  <w:marTop w:val="0"/>
                  <w:marBottom w:val="0"/>
                  <w:divBdr>
                    <w:top w:val="none" w:sz="0" w:space="0" w:color="auto"/>
                    <w:left w:val="none" w:sz="0" w:space="0" w:color="auto"/>
                    <w:bottom w:val="none" w:sz="0" w:space="0" w:color="auto"/>
                    <w:right w:val="none" w:sz="0" w:space="0" w:color="auto"/>
                  </w:divBdr>
                </w:div>
                <w:div w:id="251475669">
                  <w:marLeft w:val="0"/>
                  <w:marRight w:val="0"/>
                  <w:marTop w:val="0"/>
                  <w:marBottom w:val="0"/>
                  <w:divBdr>
                    <w:top w:val="none" w:sz="0" w:space="0" w:color="auto"/>
                    <w:left w:val="none" w:sz="0" w:space="0" w:color="auto"/>
                    <w:bottom w:val="none" w:sz="0" w:space="0" w:color="auto"/>
                    <w:right w:val="none" w:sz="0" w:space="0" w:color="auto"/>
                  </w:divBdr>
                </w:div>
                <w:div w:id="256406030">
                  <w:marLeft w:val="0"/>
                  <w:marRight w:val="0"/>
                  <w:marTop w:val="0"/>
                  <w:marBottom w:val="0"/>
                  <w:divBdr>
                    <w:top w:val="none" w:sz="0" w:space="0" w:color="auto"/>
                    <w:left w:val="none" w:sz="0" w:space="0" w:color="auto"/>
                    <w:bottom w:val="none" w:sz="0" w:space="0" w:color="auto"/>
                    <w:right w:val="none" w:sz="0" w:space="0" w:color="auto"/>
                  </w:divBdr>
                </w:div>
                <w:div w:id="257062733">
                  <w:marLeft w:val="0"/>
                  <w:marRight w:val="0"/>
                  <w:marTop w:val="0"/>
                  <w:marBottom w:val="0"/>
                  <w:divBdr>
                    <w:top w:val="none" w:sz="0" w:space="0" w:color="auto"/>
                    <w:left w:val="none" w:sz="0" w:space="0" w:color="auto"/>
                    <w:bottom w:val="none" w:sz="0" w:space="0" w:color="auto"/>
                    <w:right w:val="none" w:sz="0" w:space="0" w:color="auto"/>
                  </w:divBdr>
                </w:div>
                <w:div w:id="273438552">
                  <w:marLeft w:val="0"/>
                  <w:marRight w:val="0"/>
                  <w:marTop w:val="0"/>
                  <w:marBottom w:val="0"/>
                  <w:divBdr>
                    <w:top w:val="none" w:sz="0" w:space="0" w:color="auto"/>
                    <w:left w:val="none" w:sz="0" w:space="0" w:color="auto"/>
                    <w:bottom w:val="none" w:sz="0" w:space="0" w:color="auto"/>
                    <w:right w:val="none" w:sz="0" w:space="0" w:color="auto"/>
                  </w:divBdr>
                </w:div>
                <w:div w:id="275410788">
                  <w:marLeft w:val="0"/>
                  <w:marRight w:val="0"/>
                  <w:marTop w:val="0"/>
                  <w:marBottom w:val="0"/>
                  <w:divBdr>
                    <w:top w:val="none" w:sz="0" w:space="0" w:color="auto"/>
                    <w:left w:val="none" w:sz="0" w:space="0" w:color="auto"/>
                    <w:bottom w:val="none" w:sz="0" w:space="0" w:color="auto"/>
                    <w:right w:val="none" w:sz="0" w:space="0" w:color="auto"/>
                  </w:divBdr>
                </w:div>
                <w:div w:id="289896629">
                  <w:marLeft w:val="0"/>
                  <w:marRight w:val="0"/>
                  <w:marTop w:val="0"/>
                  <w:marBottom w:val="0"/>
                  <w:divBdr>
                    <w:top w:val="none" w:sz="0" w:space="0" w:color="auto"/>
                    <w:left w:val="none" w:sz="0" w:space="0" w:color="auto"/>
                    <w:bottom w:val="none" w:sz="0" w:space="0" w:color="auto"/>
                    <w:right w:val="none" w:sz="0" w:space="0" w:color="auto"/>
                  </w:divBdr>
                </w:div>
                <w:div w:id="299001897">
                  <w:marLeft w:val="0"/>
                  <w:marRight w:val="0"/>
                  <w:marTop w:val="0"/>
                  <w:marBottom w:val="0"/>
                  <w:divBdr>
                    <w:top w:val="none" w:sz="0" w:space="0" w:color="auto"/>
                    <w:left w:val="none" w:sz="0" w:space="0" w:color="auto"/>
                    <w:bottom w:val="none" w:sz="0" w:space="0" w:color="auto"/>
                    <w:right w:val="none" w:sz="0" w:space="0" w:color="auto"/>
                  </w:divBdr>
                </w:div>
                <w:div w:id="305355437">
                  <w:marLeft w:val="0"/>
                  <w:marRight w:val="0"/>
                  <w:marTop w:val="0"/>
                  <w:marBottom w:val="0"/>
                  <w:divBdr>
                    <w:top w:val="none" w:sz="0" w:space="0" w:color="auto"/>
                    <w:left w:val="none" w:sz="0" w:space="0" w:color="auto"/>
                    <w:bottom w:val="none" w:sz="0" w:space="0" w:color="auto"/>
                    <w:right w:val="none" w:sz="0" w:space="0" w:color="auto"/>
                  </w:divBdr>
                </w:div>
                <w:div w:id="307394240">
                  <w:marLeft w:val="0"/>
                  <w:marRight w:val="0"/>
                  <w:marTop w:val="0"/>
                  <w:marBottom w:val="0"/>
                  <w:divBdr>
                    <w:top w:val="none" w:sz="0" w:space="0" w:color="auto"/>
                    <w:left w:val="none" w:sz="0" w:space="0" w:color="auto"/>
                    <w:bottom w:val="none" w:sz="0" w:space="0" w:color="auto"/>
                    <w:right w:val="none" w:sz="0" w:space="0" w:color="auto"/>
                  </w:divBdr>
                </w:div>
                <w:div w:id="312103345">
                  <w:marLeft w:val="0"/>
                  <w:marRight w:val="0"/>
                  <w:marTop w:val="0"/>
                  <w:marBottom w:val="0"/>
                  <w:divBdr>
                    <w:top w:val="none" w:sz="0" w:space="0" w:color="auto"/>
                    <w:left w:val="none" w:sz="0" w:space="0" w:color="auto"/>
                    <w:bottom w:val="none" w:sz="0" w:space="0" w:color="auto"/>
                    <w:right w:val="none" w:sz="0" w:space="0" w:color="auto"/>
                  </w:divBdr>
                </w:div>
                <w:div w:id="317660650">
                  <w:marLeft w:val="0"/>
                  <w:marRight w:val="0"/>
                  <w:marTop w:val="0"/>
                  <w:marBottom w:val="0"/>
                  <w:divBdr>
                    <w:top w:val="none" w:sz="0" w:space="0" w:color="auto"/>
                    <w:left w:val="none" w:sz="0" w:space="0" w:color="auto"/>
                    <w:bottom w:val="none" w:sz="0" w:space="0" w:color="auto"/>
                    <w:right w:val="none" w:sz="0" w:space="0" w:color="auto"/>
                  </w:divBdr>
                </w:div>
                <w:div w:id="329724533">
                  <w:marLeft w:val="0"/>
                  <w:marRight w:val="0"/>
                  <w:marTop w:val="0"/>
                  <w:marBottom w:val="0"/>
                  <w:divBdr>
                    <w:top w:val="none" w:sz="0" w:space="0" w:color="auto"/>
                    <w:left w:val="none" w:sz="0" w:space="0" w:color="auto"/>
                    <w:bottom w:val="none" w:sz="0" w:space="0" w:color="auto"/>
                    <w:right w:val="none" w:sz="0" w:space="0" w:color="auto"/>
                  </w:divBdr>
                </w:div>
                <w:div w:id="332225903">
                  <w:marLeft w:val="0"/>
                  <w:marRight w:val="0"/>
                  <w:marTop w:val="0"/>
                  <w:marBottom w:val="0"/>
                  <w:divBdr>
                    <w:top w:val="none" w:sz="0" w:space="0" w:color="auto"/>
                    <w:left w:val="none" w:sz="0" w:space="0" w:color="auto"/>
                    <w:bottom w:val="none" w:sz="0" w:space="0" w:color="auto"/>
                    <w:right w:val="none" w:sz="0" w:space="0" w:color="auto"/>
                  </w:divBdr>
                </w:div>
                <w:div w:id="335111645">
                  <w:marLeft w:val="0"/>
                  <w:marRight w:val="0"/>
                  <w:marTop w:val="0"/>
                  <w:marBottom w:val="0"/>
                  <w:divBdr>
                    <w:top w:val="none" w:sz="0" w:space="0" w:color="auto"/>
                    <w:left w:val="none" w:sz="0" w:space="0" w:color="auto"/>
                    <w:bottom w:val="none" w:sz="0" w:space="0" w:color="auto"/>
                    <w:right w:val="none" w:sz="0" w:space="0" w:color="auto"/>
                  </w:divBdr>
                </w:div>
                <w:div w:id="335614217">
                  <w:marLeft w:val="0"/>
                  <w:marRight w:val="0"/>
                  <w:marTop w:val="0"/>
                  <w:marBottom w:val="0"/>
                  <w:divBdr>
                    <w:top w:val="none" w:sz="0" w:space="0" w:color="auto"/>
                    <w:left w:val="none" w:sz="0" w:space="0" w:color="auto"/>
                    <w:bottom w:val="none" w:sz="0" w:space="0" w:color="auto"/>
                    <w:right w:val="none" w:sz="0" w:space="0" w:color="auto"/>
                  </w:divBdr>
                </w:div>
                <w:div w:id="341472746">
                  <w:marLeft w:val="0"/>
                  <w:marRight w:val="0"/>
                  <w:marTop w:val="0"/>
                  <w:marBottom w:val="0"/>
                  <w:divBdr>
                    <w:top w:val="none" w:sz="0" w:space="0" w:color="auto"/>
                    <w:left w:val="none" w:sz="0" w:space="0" w:color="auto"/>
                    <w:bottom w:val="none" w:sz="0" w:space="0" w:color="auto"/>
                    <w:right w:val="none" w:sz="0" w:space="0" w:color="auto"/>
                  </w:divBdr>
                </w:div>
                <w:div w:id="342440030">
                  <w:marLeft w:val="0"/>
                  <w:marRight w:val="0"/>
                  <w:marTop w:val="0"/>
                  <w:marBottom w:val="0"/>
                  <w:divBdr>
                    <w:top w:val="none" w:sz="0" w:space="0" w:color="auto"/>
                    <w:left w:val="none" w:sz="0" w:space="0" w:color="auto"/>
                    <w:bottom w:val="none" w:sz="0" w:space="0" w:color="auto"/>
                    <w:right w:val="none" w:sz="0" w:space="0" w:color="auto"/>
                  </w:divBdr>
                </w:div>
                <w:div w:id="342631693">
                  <w:marLeft w:val="0"/>
                  <w:marRight w:val="0"/>
                  <w:marTop w:val="0"/>
                  <w:marBottom w:val="0"/>
                  <w:divBdr>
                    <w:top w:val="none" w:sz="0" w:space="0" w:color="auto"/>
                    <w:left w:val="none" w:sz="0" w:space="0" w:color="auto"/>
                    <w:bottom w:val="none" w:sz="0" w:space="0" w:color="auto"/>
                    <w:right w:val="none" w:sz="0" w:space="0" w:color="auto"/>
                  </w:divBdr>
                </w:div>
                <w:div w:id="345403632">
                  <w:marLeft w:val="0"/>
                  <w:marRight w:val="0"/>
                  <w:marTop w:val="0"/>
                  <w:marBottom w:val="0"/>
                  <w:divBdr>
                    <w:top w:val="none" w:sz="0" w:space="0" w:color="auto"/>
                    <w:left w:val="none" w:sz="0" w:space="0" w:color="auto"/>
                    <w:bottom w:val="none" w:sz="0" w:space="0" w:color="auto"/>
                    <w:right w:val="none" w:sz="0" w:space="0" w:color="auto"/>
                  </w:divBdr>
                </w:div>
                <w:div w:id="355742310">
                  <w:marLeft w:val="0"/>
                  <w:marRight w:val="0"/>
                  <w:marTop w:val="0"/>
                  <w:marBottom w:val="0"/>
                  <w:divBdr>
                    <w:top w:val="none" w:sz="0" w:space="0" w:color="auto"/>
                    <w:left w:val="none" w:sz="0" w:space="0" w:color="auto"/>
                    <w:bottom w:val="none" w:sz="0" w:space="0" w:color="auto"/>
                    <w:right w:val="none" w:sz="0" w:space="0" w:color="auto"/>
                  </w:divBdr>
                </w:div>
                <w:div w:id="359010894">
                  <w:marLeft w:val="0"/>
                  <w:marRight w:val="0"/>
                  <w:marTop w:val="0"/>
                  <w:marBottom w:val="0"/>
                  <w:divBdr>
                    <w:top w:val="none" w:sz="0" w:space="0" w:color="auto"/>
                    <w:left w:val="none" w:sz="0" w:space="0" w:color="auto"/>
                    <w:bottom w:val="none" w:sz="0" w:space="0" w:color="auto"/>
                    <w:right w:val="none" w:sz="0" w:space="0" w:color="auto"/>
                  </w:divBdr>
                </w:div>
                <w:div w:id="360017815">
                  <w:marLeft w:val="0"/>
                  <w:marRight w:val="0"/>
                  <w:marTop w:val="0"/>
                  <w:marBottom w:val="0"/>
                  <w:divBdr>
                    <w:top w:val="none" w:sz="0" w:space="0" w:color="auto"/>
                    <w:left w:val="none" w:sz="0" w:space="0" w:color="auto"/>
                    <w:bottom w:val="none" w:sz="0" w:space="0" w:color="auto"/>
                    <w:right w:val="none" w:sz="0" w:space="0" w:color="auto"/>
                  </w:divBdr>
                </w:div>
                <w:div w:id="364713991">
                  <w:marLeft w:val="0"/>
                  <w:marRight w:val="0"/>
                  <w:marTop w:val="0"/>
                  <w:marBottom w:val="0"/>
                  <w:divBdr>
                    <w:top w:val="none" w:sz="0" w:space="0" w:color="auto"/>
                    <w:left w:val="none" w:sz="0" w:space="0" w:color="auto"/>
                    <w:bottom w:val="none" w:sz="0" w:space="0" w:color="auto"/>
                    <w:right w:val="none" w:sz="0" w:space="0" w:color="auto"/>
                  </w:divBdr>
                </w:div>
                <w:div w:id="376202894">
                  <w:marLeft w:val="0"/>
                  <w:marRight w:val="0"/>
                  <w:marTop w:val="0"/>
                  <w:marBottom w:val="0"/>
                  <w:divBdr>
                    <w:top w:val="none" w:sz="0" w:space="0" w:color="auto"/>
                    <w:left w:val="none" w:sz="0" w:space="0" w:color="auto"/>
                    <w:bottom w:val="none" w:sz="0" w:space="0" w:color="auto"/>
                    <w:right w:val="none" w:sz="0" w:space="0" w:color="auto"/>
                  </w:divBdr>
                </w:div>
                <w:div w:id="386338922">
                  <w:marLeft w:val="0"/>
                  <w:marRight w:val="0"/>
                  <w:marTop w:val="0"/>
                  <w:marBottom w:val="0"/>
                  <w:divBdr>
                    <w:top w:val="none" w:sz="0" w:space="0" w:color="auto"/>
                    <w:left w:val="none" w:sz="0" w:space="0" w:color="auto"/>
                    <w:bottom w:val="none" w:sz="0" w:space="0" w:color="auto"/>
                    <w:right w:val="none" w:sz="0" w:space="0" w:color="auto"/>
                  </w:divBdr>
                </w:div>
                <w:div w:id="388960595">
                  <w:marLeft w:val="0"/>
                  <w:marRight w:val="0"/>
                  <w:marTop w:val="0"/>
                  <w:marBottom w:val="0"/>
                  <w:divBdr>
                    <w:top w:val="none" w:sz="0" w:space="0" w:color="auto"/>
                    <w:left w:val="none" w:sz="0" w:space="0" w:color="auto"/>
                    <w:bottom w:val="none" w:sz="0" w:space="0" w:color="auto"/>
                    <w:right w:val="none" w:sz="0" w:space="0" w:color="auto"/>
                  </w:divBdr>
                </w:div>
                <w:div w:id="398289431">
                  <w:marLeft w:val="0"/>
                  <w:marRight w:val="0"/>
                  <w:marTop w:val="0"/>
                  <w:marBottom w:val="0"/>
                  <w:divBdr>
                    <w:top w:val="none" w:sz="0" w:space="0" w:color="auto"/>
                    <w:left w:val="none" w:sz="0" w:space="0" w:color="auto"/>
                    <w:bottom w:val="none" w:sz="0" w:space="0" w:color="auto"/>
                    <w:right w:val="none" w:sz="0" w:space="0" w:color="auto"/>
                  </w:divBdr>
                </w:div>
                <w:div w:id="399211659">
                  <w:marLeft w:val="0"/>
                  <w:marRight w:val="0"/>
                  <w:marTop w:val="0"/>
                  <w:marBottom w:val="0"/>
                  <w:divBdr>
                    <w:top w:val="none" w:sz="0" w:space="0" w:color="auto"/>
                    <w:left w:val="none" w:sz="0" w:space="0" w:color="auto"/>
                    <w:bottom w:val="none" w:sz="0" w:space="0" w:color="auto"/>
                    <w:right w:val="none" w:sz="0" w:space="0" w:color="auto"/>
                  </w:divBdr>
                </w:div>
                <w:div w:id="400447508">
                  <w:marLeft w:val="0"/>
                  <w:marRight w:val="0"/>
                  <w:marTop w:val="0"/>
                  <w:marBottom w:val="0"/>
                  <w:divBdr>
                    <w:top w:val="none" w:sz="0" w:space="0" w:color="auto"/>
                    <w:left w:val="none" w:sz="0" w:space="0" w:color="auto"/>
                    <w:bottom w:val="none" w:sz="0" w:space="0" w:color="auto"/>
                    <w:right w:val="none" w:sz="0" w:space="0" w:color="auto"/>
                  </w:divBdr>
                </w:div>
                <w:div w:id="404496648">
                  <w:marLeft w:val="0"/>
                  <w:marRight w:val="0"/>
                  <w:marTop w:val="0"/>
                  <w:marBottom w:val="0"/>
                  <w:divBdr>
                    <w:top w:val="none" w:sz="0" w:space="0" w:color="auto"/>
                    <w:left w:val="none" w:sz="0" w:space="0" w:color="auto"/>
                    <w:bottom w:val="none" w:sz="0" w:space="0" w:color="auto"/>
                    <w:right w:val="none" w:sz="0" w:space="0" w:color="auto"/>
                  </w:divBdr>
                </w:div>
                <w:div w:id="404960156">
                  <w:marLeft w:val="0"/>
                  <w:marRight w:val="0"/>
                  <w:marTop w:val="0"/>
                  <w:marBottom w:val="0"/>
                  <w:divBdr>
                    <w:top w:val="none" w:sz="0" w:space="0" w:color="auto"/>
                    <w:left w:val="none" w:sz="0" w:space="0" w:color="auto"/>
                    <w:bottom w:val="none" w:sz="0" w:space="0" w:color="auto"/>
                    <w:right w:val="none" w:sz="0" w:space="0" w:color="auto"/>
                  </w:divBdr>
                </w:div>
                <w:div w:id="406651824">
                  <w:marLeft w:val="0"/>
                  <w:marRight w:val="0"/>
                  <w:marTop w:val="0"/>
                  <w:marBottom w:val="0"/>
                  <w:divBdr>
                    <w:top w:val="none" w:sz="0" w:space="0" w:color="auto"/>
                    <w:left w:val="none" w:sz="0" w:space="0" w:color="auto"/>
                    <w:bottom w:val="none" w:sz="0" w:space="0" w:color="auto"/>
                    <w:right w:val="none" w:sz="0" w:space="0" w:color="auto"/>
                  </w:divBdr>
                </w:div>
                <w:div w:id="409809233">
                  <w:marLeft w:val="0"/>
                  <w:marRight w:val="0"/>
                  <w:marTop w:val="0"/>
                  <w:marBottom w:val="0"/>
                  <w:divBdr>
                    <w:top w:val="none" w:sz="0" w:space="0" w:color="auto"/>
                    <w:left w:val="none" w:sz="0" w:space="0" w:color="auto"/>
                    <w:bottom w:val="none" w:sz="0" w:space="0" w:color="auto"/>
                    <w:right w:val="none" w:sz="0" w:space="0" w:color="auto"/>
                  </w:divBdr>
                </w:div>
                <w:div w:id="410346403">
                  <w:marLeft w:val="0"/>
                  <w:marRight w:val="0"/>
                  <w:marTop w:val="0"/>
                  <w:marBottom w:val="0"/>
                  <w:divBdr>
                    <w:top w:val="none" w:sz="0" w:space="0" w:color="auto"/>
                    <w:left w:val="none" w:sz="0" w:space="0" w:color="auto"/>
                    <w:bottom w:val="none" w:sz="0" w:space="0" w:color="auto"/>
                    <w:right w:val="none" w:sz="0" w:space="0" w:color="auto"/>
                  </w:divBdr>
                </w:div>
                <w:div w:id="414011059">
                  <w:marLeft w:val="0"/>
                  <w:marRight w:val="0"/>
                  <w:marTop w:val="0"/>
                  <w:marBottom w:val="0"/>
                  <w:divBdr>
                    <w:top w:val="none" w:sz="0" w:space="0" w:color="auto"/>
                    <w:left w:val="none" w:sz="0" w:space="0" w:color="auto"/>
                    <w:bottom w:val="none" w:sz="0" w:space="0" w:color="auto"/>
                    <w:right w:val="none" w:sz="0" w:space="0" w:color="auto"/>
                  </w:divBdr>
                </w:div>
                <w:div w:id="414865026">
                  <w:marLeft w:val="0"/>
                  <w:marRight w:val="0"/>
                  <w:marTop w:val="0"/>
                  <w:marBottom w:val="0"/>
                  <w:divBdr>
                    <w:top w:val="none" w:sz="0" w:space="0" w:color="auto"/>
                    <w:left w:val="none" w:sz="0" w:space="0" w:color="auto"/>
                    <w:bottom w:val="none" w:sz="0" w:space="0" w:color="auto"/>
                    <w:right w:val="none" w:sz="0" w:space="0" w:color="auto"/>
                  </w:divBdr>
                </w:div>
                <w:div w:id="415706735">
                  <w:marLeft w:val="0"/>
                  <w:marRight w:val="0"/>
                  <w:marTop w:val="0"/>
                  <w:marBottom w:val="0"/>
                  <w:divBdr>
                    <w:top w:val="none" w:sz="0" w:space="0" w:color="auto"/>
                    <w:left w:val="none" w:sz="0" w:space="0" w:color="auto"/>
                    <w:bottom w:val="none" w:sz="0" w:space="0" w:color="auto"/>
                    <w:right w:val="none" w:sz="0" w:space="0" w:color="auto"/>
                  </w:divBdr>
                </w:div>
                <w:div w:id="418135349">
                  <w:marLeft w:val="0"/>
                  <w:marRight w:val="0"/>
                  <w:marTop w:val="0"/>
                  <w:marBottom w:val="0"/>
                  <w:divBdr>
                    <w:top w:val="none" w:sz="0" w:space="0" w:color="auto"/>
                    <w:left w:val="none" w:sz="0" w:space="0" w:color="auto"/>
                    <w:bottom w:val="none" w:sz="0" w:space="0" w:color="auto"/>
                    <w:right w:val="none" w:sz="0" w:space="0" w:color="auto"/>
                  </w:divBdr>
                </w:div>
                <w:div w:id="421267807">
                  <w:marLeft w:val="0"/>
                  <w:marRight w:val="0"/>
                  <w:marTop w:val="0"/>
                  <w:marBottom w:val="0"/>
                  <w:divBdr>
                    <w:top w:val="none" w:sz="0" w:space="0" w:color="auto"/>
                    <w:left w:val="none" w:sz="0" w:space="0" w:color="auto"/>
                    <w:bottom w:val="none" w:sz="0" w:space="0" w:color="auto"/>
                    <w:right w:val="none" w:sz="0" w:space="0" w:color="auto"/>
                  </w:divBdr>
                </w:div>
                <w:div w:id="421806720">
                  <w:marLeft w:val="0"/>
                  <w:marRight w:val="0"/>
                  <w:marTop w:val="0"/>
                  <w:marBottom w:val="0"/>
                  <w:divBdr>
                    <w:top w:val="none" w:sz="0" w:space="0" w:color="auto"/>
                    <w:left w:val="none" w:sz="0" w:space="0" w:color="auto"/>
                    <w:bottom w:val="none" w:sz="0" w:space="0" w:color="auto"/>
                    <w:right w:val="none" w:sz="0" w:space="0" w:color="auto"/>
                  </w:divBdr>
                </w:div>
                <w:div w:id="429087971">
                  <w:marLeft w:val="0"/>
                  <w:marRight w:val="0"/>
                  <w:marTop w:val="0"/>
                  <w:marBottom w:val="0"/>
                  <w:divBdr>
                    <w:top w:val="none" w:sz="0" w:space="0" w:color="auto"/>
                    <w:left w:val="none" w:sz="0" w:space="0" w:color="auto"/>
                    <w:bottom w:val="none" w:sz="0" w:space="0" w:color="auto"/>
                    <w:right w:val="none" w:sz="0" w:space="0" w:color="auto"/>
                  </w:divBdr>
                </w:div>
                <w:div w:id="434792498">
                  <w:marLeft w:val="0"/>
                  <w:marRight w:val="0"/>
                  <w:marTop w:val="0"/>
                  <w:marBottom w:val="0"/>
                  <w:divBdr>
                    <w:top w:val="none" w:sz="0" w:space="0" w:color="auto"/>
                    <w:left w:val="none" w:sz="0" w:space="0" w:color="auto"/>
                    <w:bottom w:val="none" w:sz="0" w:space="0" w:color="auto"/>
                    <w:right w:val="none" w:sz="0" w:space="0" w:color="auto"/>
                  </w:divBdr>
                </w:div>
                <w:div w:id="434906687">
                  <w:marLeft w:val="0"/>
                  <w:marRight w:val="0"/>
                  <w:marTop w:val="0"/>
                  <w:marBottom w:val="0"/>
                  <w:divBdr>
                    <w:top w:val="none" w:sz="0" w:space="0" w:color="auto"/>
                    <w:left w:val="none" w:sz="0" w:space="0" w:color="auto"/>
                    <w:bottom w:val="none" w:sz="0" w:space="0" w:color="auto"/>
                    <w:right w:val="none" w:sz="0" w:space="0" w:color="auto"/>
                  </w:divBdr>
                </w:div>
                <w:div w:id="437604831">
                  <w:marLeft w:val="0"/>
                  <w:marRight w:val="0"/>
                  <w:marTop w:val="0"/>
                  <w:marBottom w:val="0"/>
                  <w:divBdr>
                    <w:top w:val="none" w:sz="0" w:space="0" w:color="auto"/>
                    <w:left w:val="none" w:sz="0" w:space="0" w:color="auto"/>
                    <w:bottom w:val="none" w:sz="0" w:space="0" w:color="auto"/>
                    <w:right w:val="none" w:sz="0" w:space="0" w:color="auto"/>
                  </w:divBdr>
                </w:div>
                <w:div w:id="442383030">
                  <w:marLeft w:val="0"/>
                  <w:marRight w:val="0"/>
                  <w:marTop w:val="0"/>
                  <w:marBottom w:val="0"/>
                  <w:divBdr>
                    <w:top w:val="none" w:sz="0" w:space="0" w:color="auto"/>
                    <w:left w:val="none" w:sz="0" w:space="0" w:color="auto"/>
                    <w:bottom w:val="none" w:sz="0" w:space="0" w:color="auto"/>
                    <w:right w:val="none" w:sz="0" w:space="0" w:color="auto"/>
                  </w:divBdr>
                </w:div>
                <w:div w:id="446043048">
                  <w:marLeft w:val="0"/>
                  <w:marRight w:val="0"/>
                  <w:marTop w:val="0"/>
                  <w:marBottom w:val="0"/>
                  <w:divBdr>
                    <w:top w:val="none" w:sz="0" w:space="0" w:color="auto"/>
                    <w:left w:val="none" w:sz="0" w:space="0" w:color="auto"/>
                    <w:bottom w:val="none" w:sz="0" w:space="0" w:color="auto"/>
                    <w:right w:val="none" w:sz="0" w:space="0" w:color="auto"/>
                  </w:divBdr>
                </w:div>
                <w:div w:id="452139488">
                  <w:marLeft w:val="0"/>
                  <w:marRight w:val="0"/>
                  <w:marTop w:val="0"/>
                  <w:marBottom w:val="0"/>
                  <w:divBdr>
                    <w:top w:val="none" w:sz="0" w:space="0" w:color="auto"/>
                    <w:left w:val="none" w:sz="0" w:space="0" w:color="auto"/>
                    <w:bottom w:val="none" w:sz="0" w:space="0" w:color="auto"/>
                    <w:right w:val="none" w:sz="0" w:space="0" w:color="auto"/>
                  </w:divBdr>
                </w:div>
                <w:div w:id="459299152">
                  <w:marLeft w:val="0"/>
                  <w:marRight w:val="0"/>
                  <w:marTop w:val="0"/>
                  <w:marBottom w:val="0"/>
                  <w:divBdr>
                    <w:top w:val="none" w:sz="0" w:space="0" w:color="auto"/>
                    <w:left w:val="none" w:sz="0" w:space="0" w:color="auto"/>
                    <w:bottom w:val="none" w:sz="0" w:space="0" w:color="auto"/>
                    <w:right w:val="none" w:sz="0" w:space="0" w:color="auto"/>
                  </w:divBdr>
                </w:div>
                <w:div w:id="460224719">
                  <w:marLeft w:val="0"/>
                  <w:marRight w:val="0"/>
                  <w:marTop w:val="0"/>
                  <w:marBottom w:val="0"/>
                  <w:divBdr>
                    <w:top w:val="none" w:sz="0" w:space="0" w:color="auto"/>
                    <w:left w:val="none" w:sz="0" w:space="0" w:color="auto"/>
                    <w:bottom w:val="none" w:sz="0" w:space="0" w:color="auto"/>
                    <w:right w:val="none" w:sz="0" w:space="0" w:color="auto"/>
                  </w:divBdr>
                </w:div>
                <w:div w:id="460808694">
                  <w:marLeft w:val="0"/>
                  <w:marRight w:val="0"/>
                  <w:marTop w:val="0"/>
                  <w:marBottom w:val="0"/>
                  <w:divBdr>
                    <w:top w:val="none" w:sz="0" w:space="0" w:color="auto"/>
                    <w:left w:val="none" w:sz="0" w:space="0" w:color="auto"/>
                    <w:bottom w:val="none" w:sz="0" w:space="0" w:color="auto"/>
                    <w:right w:val="none" w:sz="0" w:space="0" w:color="auto"/>
                  </w:divBdr>
                </w:div>
                <w:div w:id="480342255">
                  <w:marLeft w:val="0"/>
                  <w:marRight w:val="0"/>
                  <w:marTop w:val="0"/>
                  <w:marBottom w:val="0"/>
                  <w:divBdr>
                    <w:top w:val="none" w:sz="0" w:space="0" w:color="auto"/>
                    <w:left w:val="none" w:sz="0" w:space="0" w:color="auto"/>
                    <w:bottom w:val="none" w:sz="0" w:space="0" w:color="auto"/>
                    <w:right w:val="none" w:sz="0" w:space="0" w:color="auto"/>
                  </w:divBdr>
                </w:div>
                <w:div w:id="484592329">
                  <w:marLeft w:val="0"/>
                  <w:marRight w:val="0"/>
                  <w:marTop w:val="0"/>
                  <w:marBottom w:val="0"/>
                  <w:divBdr>
                    <w:top w:val="none" w:sz="0" w:space="0" w:color="auto"/>
                    <w:left w:val="none" w:sz="0" w:space="0" w:color="auto"/>
                    <w:bottom w:val="none" w:sz="0" w:space="0" w:color="auto"/>
                    <w:right w:val="none" w:sz="0" w:space="0" w:color="auto"/>
                  </w:divBdr>
                </w:div>
                <w:div w:id="487668518">
                  <w:marLeft w:val="0"/>
                  <w:marRight w:val="0"/>
                  <w:marTop w:val="0"/>
                  <w:marBottom w:val="0"/>
                  <w:divBdr>
                    <w:top w:val="none" w:sz="0" w:space="0" w:color="auto"/>
                    <w:left w:val="none" w:sz="0" w:space="0" w:color="auto"/>
                    <w:bottom w:val="none" w:sz="0" w:space="0" w:color="auto"/>
                    <w:right w:val="none" w:sz="0" w:space="0" w:color="auto"/>
                  </w:divBdr>
                </w:div>
                <w:div w:id="487941846">
                  <w:marLeft w:val="0"/>
                  <w:marRight w:val="0"/>
                  <w:marTop w:val="0"/>
                  <w:marBottom w:val="0"/>
                  <w:divBdr>
                    <w:top w:val="none" w:sz="0" w:space="0" w:color="auto"/>
                    <w:left w:val="none" w:sz="0" w:space="0" w:color="auto"/>
                    <w:bottom w:val="none" w:sz="0" w:space="0" w:color="auto"/>
                    <w:right w:val="none" w:sz="0" w:space="0" w:color="auto"/>
                  </w:divBdr>
                </w:div>
                <w:div w:id="497502056">
                  <w:marLeft w:val="0"/>
                  <w:marRight w:val="0"/>
                  <w:marTop w:val="0"/>
                  <w:marBottom w:val="0"/>
                  <w:divBdr>
                    <w:top w:val="none" w:sz="0" w:space="0" w:color="auto"/>
                    <w:left w:val="none" w:sz="0" w:space="0" w:color="auto"/>
                    <w:bottom w:val="none" w:sz="0" w:space="0" w:color="auto"/>
                    <w:right w:val="none" w:sz="0" w:space="0" w:color="auto"/>
                  </w:divBdr>
                </w:div>
                <w:div w:id="506486139">
                  <w:marLeft w:val="0"/>
                  <w:marRight w:val="0"/>
                  <w:marTop w:val="0"/>
                  <w:marBottom w:val="0"/>
                  <w:divBdr>
                    <w:top w:val="none" w:sz="0" w:space="0" w:color="auto"/>
                    <w:left w:val="none" w:sz="0" w:space="0" w:color="auto"/>
                    <w:bottom w:val="none" w:sz="0" w:space="0" w:color="auto"/>
                    <w:right w:val="none" w:sz="0" w:space="0" w:color="auto"/>
                  </w:divBdr>
                </w:div>
                <w:div w:id="511726677">
                  <w:marLeft w:val="0"/>
                  <w:marRight w:val="0"/>
                  <w:marTop w:val="0"/>
                  <w:marBottom w:val="0"/>
                  <w:divBdr>
                    <w:top w:val="none" w:sz="0" w:space="0" w:color="auto"/>
                    <w:left w:val="none" w:sz="0" w:space="0" w:color="auto"/>
                    <w:bottom w:val="none" w:sz="0" w:space="0" w:color="auto"/>
                    <w:right w:val="none" w:sz="0" w:space="0" w:color="auto"/>
                  </w:divBdr>
                </w:div>
                <w:div w:id="515651394">
                  <w:marLeft w:val="0"/>
                  <w:marRight w:val="0"/>
                  <w:marTop w:val="0"/>
                  <w:marBottom w:val="0"/>
                  <w:divBdr>
                    <w:top w:val="none" w:sz="0" w:space="0" w:color="auto"/>
                    <w:left w:val="none" w:sz="0" w:space="0" w:color="auto"/>
                    <w:bottom w:val="none" w:sz="0" w:space="0" w:color="auto"/>
                    <w:right w:val="none" w:sz="0" w:space="0" w:color="auto"/>
                  </w:divBdr>
                </w:div>
                <w:div w:id="517894385">
                  <w:marLeft w:val="0"/>
                  <w:marRight w:val="0"/>
                  <w:marTop w:val="0"/>
                  <w:marBottom w:val="0"/>
                  <w:divBdr>
                    <w:top w:val="none" w:sz="0" w:space="0" w:color="auto"/>
                    <w:left w:val="none" w:sz="0" w:space="0" w:color="auto"/>
                    <w:bottom w:val="none" w:sz="0" w:space="0" w:color="auto"/>
                    <w:right w:val="none" w:sz="0" w:space="0" w:color="auto"/>
                  </w:divBdr>
                </w:div>
                <w:div w:id="518933974">
                  <w:marLeft w:val="0"/>
                  <w:marRight w:val="0"/>
                  <w:marTop w:val="0"/>
                  <w:marBottom w:val="0"/>
                  <w:divBdr>
                    <w:top w:val="none" w:sz="0" w:space="0" w:color="auto"/>
                    <w:left w:val="none" w:sz="0" w:space="0" w:color="auto"/>
                    <w:bottom w:val="none" w:sz="0" w:space="0" w:color="auto"/>
                    <w:right w:val="none" w:sz="0" w:space="0" w:color="auto"/>
                  </w:divBdr>
                </w:div>
                <w:div w:id="546453865">
                  <w:marLeft w:val="0"/>
                  <w:marRight w:val="0"/>
                  <w:marTop w:val="0"/>
                  <w:marBottom w:val="0"/>
                  <w:divBdr>
                    <w:top w:val="none" w:sz="0" w:space="0" w:color="auto"/>
                    <w:left w:val="none" w:sz="0" w:space="0" w:color="auto"/>
                    <w:bottom w:val="none" w:sz="0" w:space="0" w:color="auto"/>
                    <w:right w:val="none" w:sz="0" w:space="0" w:color="auto"/>
                  </w:divBdr>
                </w:div>
                <w:div w:id="552888986">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583801947">
                  <w:marLeft w:val="0"/>
                  <w:marRight w:val="0"/>
                  <w:marTop w:val="0"/>
                  <w:marBottom w:val="0"/>
                  <w:divBdr>
                    <w:top w:val="none" w:sz="0" w:space="0" w:color="auto"/>
                    <w:left w:val="none" w:sz="0" w:space="0" w:color="auto"/>
                    <w:bottom w:val="none" w:sz="0" w:space="0" w:color="auto"/>
                    <w:right w:val="none" w:sz="0" w:space="0" w:color="auto"/>
                  </w:divBdr>
                </w:div>
                <w:div w:id="585191080">
                  <w:marLeft w:val="0"/>
                  <w:marRight w:val="0"/>
                  <w:marTop w:val="0"/>
                  <w:marBottom w:val="0"/>
                  <w:divBdr>
                    <w:top w:val="none" w:sz="0" w:space="0" w:color="auto"/>
                    <w:left w:val="none" w:sz="0" w:space="0" w:color="auto"/>
                    <w:bottom w:val="none" w:sz="0" w:space="0" w:color="auto"/>
                    <w:right w:val="none" w:sz="0" w:space="0" w:color="auto"/>
                  </w:divBdr>
                </w:div>
                <w:div w:id="588126360">
                  <w:marLeft w:val="0"/>
                  <w:marRight w:val="0"/>
                  <w:marTop w:val="0"/>
                  <w:marBottom w:val="0"/>
                  <w:divBdr>
                    <w:top w:val="none" w:sz="0" w:space="0" w:color="auto"/>
                    <w:left w:val="none" w:sz="0" w:space="0" w:color="auto"/>
                    <w:bottom w:val="none" w:sz="0" w:space="0" w:color="auto"/>
                    <w:right w:val="none" w:sz="0" w:space="0" w:color="auto"/>
                  </w:divBdr>
                </w:div>
                <w:div w:id="590432512">
                  <w:marLeft w:val="0"/>
                  <w:marRight w:val="0"/>
                  <w:marTop w:val="0"/>
                  <w:marBottom w:val="0"/>
                  <w:divBdr>
                    <w:top w:val="none" w:sz="0" w:space="0" w:color="auto"/>
                    <w:left w:val="none" w:sz="0" w:space="0" w:color="auto"/>
                    <w:bottom w:val="none" w:sz="0" w:space="0" w:color="auto"/>
                    <w:right w:val="none" w:sz="0" w:space="0" w:color="auto"/>
                  </w:divBdr>
                </w:div>
                <w:div w:id="593712925">
                  <w:marLeft w:val="0"/>
                  <w:marRight w:val="0"/>
                  <w:marTop w:val="0"/>
                  <w:marBottom w:val="0"/>
                  <w:divBdr>
                    <w:top w:val="none" w:sz="0" w:space="0" w:color="auto"/>
                    <w:left w:val="none" w:sz="0" w:space="0" w:color="auto"/>
                    <w:bottom w:val="none" w:sz="0" w:space="0" w:color="auto"/>
                    <w:right w:val="none" w:sz="0" w:space="0" w:color="auto"/>
                  </w:divBdr>
                </w:div>
                <w:div w:id="596402244">
                  <w:marLeft w:val="0"/>
                  <w:marRight w:val="0"/>
                  <w:marTop w:val="0"/>
                  <w:marBottom w:val="0"/>
                  <w:divBdr>
                    <w:top w:val="none" w:sz="0" w:space="0" w:color="auto"/>
                    <w:left w:val="none" w:sz="0" w:space="0" w:color="auto"/>
                    <w:bottom w:val="none" w:sz="0" w:space="0" w:color="auto"/>
                    <w:right w:val="none" w:sz="0" w:space="0" w:color="auto"/>
                  </w:divBdr>
                </w:div>
                <w:div w:id="6106257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632249864">
                  <w:marLeft w:val="0"/>
                  <w:marRight w:val="0"/>
                  <w:marTop w:val="0"/>
                  <w:marBottom w:val="0"/>
                  <w:divBdr>
                    <w:top w:val="none" w:sz="0" w:space="0" w:color="auto"/>
                    <w:left w:val="none" w:sz="0" w:space="0" w:color="auto"/>
                    <w:bottom w:val="none" w:sz="0" w:space="0" w:color="auto"/>
                    <w:right w:val="none" w:sz="0" w:space="0" w:color="auto"/>
                  </w:divBdr>
                </w:div>
                <w:div w:id="639724243">
                  <w:marLeft w:val="0"/>
                  <w:marRight w:val="0"/>
                  <w:marTop w:val="0"/>
                  <w:marBottom w:val="0"/>
                  <w:divBdr>
                    <w:top w:val="none" w:sz="0" w:space="0" w:color="auto"/>
                    <w:left w:val="none" w:sz="0" w:space="0" w:color="auto"/>
                    <w:bottom w:val="none" w:sz="0" w:space="0" w:color="auto"/>
                    <w:right w:val="none" w:sz="0" w:space="0" w:color="auto"/>
                  </w:divBdr>
                </w:div>
                <w:div w:id="647705633">
                  <w:marLeft w:val="0"/>
                  <w:marRight w:val="0"/>
                  <w:marTop w:val="0"/>
                  <w:marBottom w:val="0"/>
                  <w:divBdr>
                    <w:top w:val="none" w:sz="0" w:space="0" w:color="auto"/>
                    <w:left w:val="none" w:sz="0" w:space="0" w:color="auto"/>
                    <w:bottom w:val="none" w:sz="0" w:space="0" w:color="auto"/>
                    <w:right w:val="none" w:sz="0" w:space="0" w:color="auto"/>
                  </w:divBdr>
                </w:div>
                <w:div w:id="652834780">
                  <w:marLeft w:val="0"/>
                  <w:marRight w:val="0"/>
                  <w:marTop w:val="0"/>
                  <w:marBottom w:val="0"/>
                  <w:divBdr>
                    <w:top w:val="none" w:sz="0" w:space="0" w:color="auto"/>
                    <w:left w:val="none" w:sz="0" w:space="0" w:color="auto"/>
                    <w:bottom w:val="none" w:sz="0" w:space="0" w:color="auto"/>
                    <w:right w:val="none" w:sz="0" w:space="0" w:color="auto"/>
                  </w:divBdr>
                </w:div>
                <w:div w:id="654647844">
                  <w:marLeft w:val="0"/>
                  <w:marRight w:val="0"/>
                  <w:marTop w:val="0"/>
                  <w:marBottom w:val="0"/>
                  <w:divBdr>
                    <w:top w:val="none" w:sz="0" w:space="0" w:color="auto"/>
                    <w:left w:val="none" w:sz="0" w:space="0" w:color="auto"/>
                    <w:bottom w:val="none" w:sz="0" w:space="0" w:color="auto"/>
                    <w:right w:val="none" w:sz="0" w:space="0" w:color="auto"/>
                  </w:divBdr>
                </w:div>
                <w:div w:id="668563452">
                  <w:marLeft w:val="0"/>
                  <w:marRight w:val="0"/>
                  <w:marTop w:val="0"/>
                  <w:marBottom w:val="0"/>
                  <w:divBdr>
                    <w:top w:val="none" w:sz="0" w:space="0" w:color="auto"/>
                    <w:left w:val="none" w:sz="0" w:space="0" w:color="auto"/>
                    <w:bottom w:val="none" w:sz="0" w:space="0" w:color="auto"/>
                    <w:right w:val="none" w:sz="0" w:space="0" w:color="auto"/>
                  </w:divBdr>
                </w:div>
                <w:div w:id="675958831">
                  <w:marLeft w:val="0"/>
                  <w:marRight w:val="0"/>
                  <w:marTop w:val="0"/>
                  <w:marBottom w:val="0"/>
                  <w:divBdr>
                    <w:top w:val="none" w:sz="0" w:space="0" w:color="auto"/>
                    <w:left w:val="none" w:sz="0" w:space="0" w:color="auto"/>
                    <w:bottom w:val="none" w:sz="0" w:space="0" w:color="auto"/>
                    <w:right w:val="none" w:sz="0" w:space="0" w:color="auto"/>
                  </w:divBdr>
                </w:div>
                <w:div w:id="690229342">
                  <w:marLeft w:val="0"/>
                  <w:marRight w:val="0"/>
                  <w:marTop w:val="0"/>
                  <w:marBottom w:val="0"/>
                  <w:divBdr>
                    <w:top w:val="none" w:sz="0" w:space="0" w:color="auto"/>
                    <w:left w:val="none" w:sz="0" w:space="0" w:color="auto"/>
                    <w:bottom w:val="none" w:sz="0" w:space="0" w:color="auto"/>
                    <w:right w:val="none" w:sz="0" w:space="0" w:color="auto"/>
                  </w:divBdr>
                </w:div>
                <w:div w:id="698747205">
                  <w:marLeft w:val="0"/>
                  <w:marRight w:val="0"/>
                  <w:marTop w:val="0"/>
                  <w:marBottom w:val="0"/>
                  <w:divBdr>
                    <w:top w:val="none" w:sz="0" w:space="0" w:color="auto"/>
                    <w:left w:val="none" w:sz="0" w:space="0" w:color="auto"/>
                    <w:bottom w:val="none" w:sz="0" w:space="0" w:color="auto"/>
                    <w:right w:val="none" w:sz="0" w:space="0" w:color="auto"/>
                  </w:divBdr>
                </w:div>
                <w:div w:id="710617837">
                  <w:marLeft w:val="0"/>
                  <w:marRight w:val="0"/>
                  <w:marTop w:val="0"/>
                  <w:marBottom w:val="0"/>
                  <w:divBdr>
                    <w:top w:val="none" w:sz="0" w:space="0" w:color="auto"/>
                    <w:left w:val="none" w:sz="0" w:space="0" w:color="auto"/>
                    <w:bottom w:val="none" w:sz="0" w:space="0" w:color="auto"/>
                    <w:right w:val="none" w:sz="0" w:space="0" w:color="auto"/>
                  </w:divBdr>
                </w:div>
                <w:div w:id="715741679">
                  <w:marLeft w:val="0"/>
                  <w:marRight w:val="0"/>
                  <w:marTop w:val="0"/>
                  <w:marBottom w:val="0"/>
                  <w:divBdr>
                    <w:top w:val="none" w:sz="0" w:space="0" w:color="auto"/>
                    <w:left w:val="none" w:sz="0" w:space="0" w:color="auto"/>
                    <w:bottom w:val="none" w:sz="0" w:space="0" w:color="auto"/>
                    <w:right w:val="none" w:sz="0" w:space="0" w:color="auto"/>
                  </w:divBdr>
                </w:div>
                <w:div w:id="722674936">
                  <w:marLeft w:val="0"/>
                  <w:marRight w:val="0"/>
                  <w:marTop w:val="0"/>
                  <w:marBottom w:val="0"/>
                  <w:divBdr>
                    <w:top w:val="none" w:sz="0" w:space="0" w:color="auto"/>
                    <w:left w:val="none" w:sz="0" w:space="0" w:color="auto"/>
                    <w:bottom w:val="none" w:sz="0" w:space="0" w:color="auto"/>
                    <w:right w:val="none" w:sz="0" w:space="0" w:color="auto"/>
                  </w:divBdr>
                </w:div>
                <w:div w:id="726026062">
                  <w:marLeft w:val="0"/>
                  <w:marRight w:val="0"/>
                  <w:marTop w:val="0"/>
                  <w:marBottom w:val="0"/>
                  <w:divBdr>
                    <w:top w:val="none" w:sz="0" w:space="0" w:color="auto"/>
                    <w:left w:val="none" w:sz="0" w:space="0" w:color="auto"/>
                    <w:bottom w:val="none" w:sz="0" w:space="0" w:color="auto"/>
                    <w:right w:val="none" w:sz="0" w:space="0" w:color="auto"/>
                  </w:divBdr>
                </w:div>
                <w:div w:id="735249048">
                  <w:marLeft w:val="0"/>
                  <w:marRight w:val="0"/>
                  <w:marTop w:val="0"/>
                  <w:marBottom w:val="0"/>
                  <w:divBdr>
                    <w:top w:val="none" w:sz="0" w:space="0" w:color="auto"/>
                    <w:left w:val="none" w:sz="0" w:space="0" w:color="auto"/>
                    <w:bottom w:val="none" w:sz="0" w:space="0" w:color="auto"/>
                    <w:right w:val="none" w:sz="0" w:space="0" w:color="auto"/>
                  </w:divBdr>
                </w:div>
                <w:div w:id="735517920">
                  <w:marLeft w:val="0"/>
                  <w:marRight w:val="0"/>
                  <w:marTop w:val="0"/>
                  <w:marBottom w:val="0"/>
                  <w:divBdr>
                    <w:top w:val="none" w:sz="0" w:space="0" w:color="auto"/>
                    <w:left w:val="none" w:sz="0" w:space="0" w:color="auto"/>
                    <w:bottom w:val="none" w:sz="0" w:space="0" w:color="auto"/>
                    <w:right w:val="none" w:sz="0" w:space="0" w:color="auto"/>
                  </w:divBdr>
                </w:div>
                <w:div w:id="736975360">
                  <w:marLeft w:val="0"/>
                  <w:marRight w:val="0"/>
                  <w:marTop w:val="0"/>
                  <w:marBottom w:val="0"/>
                  <w:divBdr>
                    <w:top w:val="none" w:sz="0" w:space="0" w:color="auto"/>
                    <w:left w:val="none" w:sz="0" w:space="0" w:color="auto"/>
                    <w:bottom w:val="none" w:sz="0" w:space="0" w:color="auto"/>
                    <w:right w:val="none" w:sz="0" w:space="0" w:color="auto"/>
                  </w:divBdr>
                </w:div>
                <w:div w:id="739444818">
                  <w:marLeft w:val="0"/>
                  <w:marRight w:val="0"/>
                  <w:marTop w:val="0"/>
                  <w:marBottom w:val="0"/>
                  <w:divBdr>
                    <w:top w:val="none" w:sz="0" w:space="0" w:color="auto"/>
                    <w:left w:val="none" w:sz="0" w:space="0" w:color="auto"/>
                    <w:bottom w:val="none" w:sz="0" w:space="0" w:color="auto"/>
                    <w:right w:val="none" w:sz="0" w:space="0" w:color="auto"/>
                  </w:divBdr>
                </w:div>
                <w:div w:id="742870467">
                  <w:marLeft w:val="0"/>
                  <w:marRight w:val="0"/>
                  <w:marTop w:val="0"/>
                  <w:marBottom w:val="0"/>
                  <w:divBdr>
                    <w:top w:val="none" w:sz="0" w:space="0" w:color="auto"/>
                    <w:left w:val="none" w:sz="0" w:space="0" w:color="auto"/>
                    <w:bottom w:val="none" w:sz="0" w:space="0" w:color="auto"/>
                    <w:right w:val="none" w:sz="0" w:space="0" w:color="auto"/>
                  </w:divBdr>
                </w:div>
                <w:div w:id="744961086">
                  <w:marLeft w:val="0"/>
                  <w:marRight w:val="0"/>
                  <w:marTop w:val="0"/>
                  <w:marBottom w:val="0"/>
                  <w:divBdr>
                    <w:top w:val="none" w:sz="0" w:space="0" w:color="auto"/>
                    <w:left w:val="none" w:sz="0" w:space="0" w:color="auto"/>
                    <w:bottom w:val="none" w:sz="0" w:space="0" w:color="auto"/>
                    <w:right w:val="none" w:sz="0" w:space="0" w:color="auto"/>
                  </w:divBdr>
                </w:div>
                <w:div w:id="751049794">
                  <w:marLeft w:val="0"/>
                  <w:marRight w:val="0"/>
                  <w:marTop w:val="0"/>
                  <w:marBottom w:val="0"/>
                  <w:divBdr>
                    <w:top w:val="none" w:sz="0" w:space="0" w:color="auto"/>
                    <w:left w:val="none" w:sz="0" w:space="0" w:color="auto"/>
                    <w:bottom w:val="none" w:sz="0" w:space="0" w:color="auto"/>
                    <w:right w:val="none" w:sz="0" w:space="0" w:color="auto"/>
                  </w:divBdr>
                </w:div>
                <w:div w:id="752969312">
                  <w:marLeft w:val="0"/>
                  <w:marRight w:val="0"/>
                  <w:marTop w:val="0"/>
                  <w:marBottom w:val="0"/>
                  <w:divBdr>
                    <w:top w:val="none" w:sz="0" w:space="0" w:color="auto"/>
                    <w:left w:val="none" w:sz="0" w:space="0" w:color="auto"/>
                    <w:bottom w:val="none" w:sz="0" w:space="0" w:color="auto"/>
                    <w:right w:val="none" w:sz="0" w:space="0" w:color="auto"/>
                  </w:divBdr>
                </w:div>
                <w:div w:id="755174976">
                  <w:marLeft w:val="0"/>
                  <w:marRight w:val="0"/>
                  <w:marTop w:val="0"/>
                  <w:marBottom w:val="0"/>
                  <w:divBdr>
                    <w:top w:val="none" w:sz="0" w:space="0" w:color="auto"/>
                    <w:left w:val="none" w:sz="0" w:space="0" w:color="auto"/>
                    <w:bottom w:val="none" w:sz="0" w:space="0" w:color="auto"/>
                    <w:right w:val="none" w:sz="0" w:space="0" w:color="auto"/>
                  </w:divBdr>
                </w:div>
                <w:div w:id="756904965">
                  <w:marLeft w:val="0"/>
                  <w:marRight w:val="0"/>
                  <w:marTop w:val="0"/>
                  <w:marBottom w:val="0"/>
                  <w:divBdr>
                    <w:top w:val="none" w:sz="0" w:space="0" w:color="auto"/>
                    <w:left w:val="none" w:sz="0" w:space="0" w:color="auto"/>
                    <w:bottom w:val="none" w:sz="0" w:space="0" w:color="auto"/>
                    <w:right w:val="none" w:sz="0" w:space="0" w:color="auto"/>
                  </w:divBdr>
                </w:div>
                <w:div w:id="758795270">
                  <w:marLeft w:val="0"/>
                  <w:marRight w:val="0"/>
                  <w:marTop w:val="0"/>
                  <w:marBottom w:val="0"/>
                  <w:divBdr>
                    <w:top w:val="none" w:sz="0" w:space="0" w:color="auto"/>
                    <w:left w:val="none" w:sz="0" w:space="0" w:color="auto"/>
                    <w:bottom w:val="none" w:sz="0" w:space="0" w:color="auto"/>
                    <w:right w:val="none" w:sz="0" w:space="0" w:color="auto"/>
                  </w:divBdr>
                </w:div>
                <w:div w:id="772281753">
                  <w:marLeft w:val="0"/>
                  <w:marRight w:val="0"/>
                  <w:marTop w:val="0"/>
                  <w:marBottom w:val="0"/>
                  <w:divBdr>
                    <w:top w:val="none" w:sz="0" w:space="0" w:color="auto"/>
                    <w:left w:val="none" w:sz="0" w:space="0" w:color="auto"/>
                    <w:bottom w:val="none" w:sz="0" w:space="0" w:color="auto"/>
                    <w:right w:val="none" w:sz="0" w:space="0" w:color="auto"/>
                  </w:divBdr>
                </w:div>
                <w:div w:id="776219518">
                  <w:marLeft w:val="0"/>
                  <w:marRight w:val="0"/>
                  <w:marTop w:val="0"/>
                  <w:marBottom w:val="0"/>
                  <w:divBdr>
                    <w:top w:val="none" w:sz="0" w:space="0" w:color="auto"/>
                    <w:left w:val="none" w:sz="0" w:space="0" w:color="auto"/>
                    <w:bottom w:val="none" w:sz="0" w:space="0" w:color="auto"/>
                    <w:right w:val="none" w:sz="0" w:space="0" w:color="auto"/>
                  </w:divBdr>
                </w:div>
                <w:div w:id="777674924">
                  <w:marLeft w:val="0"/>
                  <w:marRight w:val="0"/>
                  <w:marTop w:val="0"/>
                  <w:marBottom w:val="0"/>
                  <w:divBdr>
                    <w:top w:val="none" w:sz="0" w:space="0" w:color="auto"/>
                    <w:left w:val="none" w:sz="0" w:space="0" w:color="auto"/>
                    <w:bottom w:val="none" w:sz="0" w:space="0" w:color="auto"/>
                    <w:right w:val="none" w:sz="0" w:space="0" w:color="auto"/>
                  </w:divBdr>
                </w:div>
                <w:div w:id="777719300">
                  <w:marLeft w:val="0"/>
                  <w:marRight w:val="0"/>
                  <w:marTop w:val="0"/>
                  <w:marBottom w:val="0"/>
                  <w:divBdr>
                    <w:top w:val="none" w:sz="0" w:space="0" w:color="auto"/>
                    <w:left w:val="none" w:sz="0" w:space="0" w:color="auto"/>
                    <w:bottom w:val="none" w:sz="0" w:space="0" w:color="auto"/>
                    <w:right w:val="none" w:sz="0" w:space="0" w:color="auto"/>
                  </w:divBdr>
                </w:div>
                <w:div w:id="779566372">
                  <w:marLeft w:val="0"/>
                  <w:marRight w:val="0"/>
                  <w:marTop w:val="0"/>
                  <w:marBottom w:val="0"/>
                  <w:divBdr>
                    <w:top w:val="none" w:sz="0" w:space="0" w:color="auto"/>
                    <w:left w:val="none" w:sz="0" w:space="0" w:color="auto"/>
                    <w:bottom w:val="none" w:sz="0" w:space="0" w:color="auto"/>
                    <w:right w:val="none" w:sz="0" w:space="0" w:color="auto"/>
                  </w:divBdr>
                </w:div>
                <w:div w:id="787506979">
                  <w:marLeft w:val="0"/>
                  <w:marRight w:val="0"/>
                  <w:marTop w:val="0"/>
                  <w:marBottom w:val="0"/>
                  <w:divBdr>
                    <w:top w:val="none" w:sz="0" w:space="0" w:color="auto"/>
                    <w:left w:val="none" w:sz="0" w:space="0" w:color="auto"/>
                    <w:bottom w:val="none" w:sz="0" w:space="0" w:color="auto"/>
                    <w:right w:val="none" w:sz="0" w:space="0" w:color="auto"/>
                  </w:divBdr>
                </w:div>
                <w:div w:id="789475900">
                  <w:marLeft w:val="0"/>
                  <w:marRight w:val="0"/>
                  <w:marTop w:val="0"/>
                  <w:marBottom w:val="0"/>
                  <w:divBdr>
                    <w:top w:val="none" w:sz="0" w:space="0" w:color="auto"/>
                    <w:left w:val="none" w:sz="0" w:space="0" w:color="auto"/>
                    <w:bottom w:val="none" w:sz="0" w:space="0" w:color="auto"/>
                    <w:right w:val="none" w:sz="0" w:space="0" w:color="auto"/>
                  </w:divBdr>
                </w:div>
                <w:div w:id="798842012">
                  <w:marLeft w:val="0"/>
                  <w:marRight w:val="0"/>
                  <w:marTop w:val="0"/>
                  <w:marBottom w:val="0"/>
                  <w:divBdr>
                    <w:top w:val="none" w:sz="0" w:space="0" w:color="auto"/>
                    <w:left w:val="none" w:sz="0" w:space="0" w:color="auto"/>
                    <w:bottom w:val="none" w:sz="0" w:space="0" w:color="auto"/>
                    <w:right w:val="none" w:sz="0" w:space="0" w:color="auto"/>
                  </w:divBdr>
                </w:div>
                <w:div w:id="814250790">
                  <w:marLeft w:val="0"/>
                  <w:marRight w:val="0"/>
                  <w:marTop w:val="0"/>
                  <w:marBottom w:val="0"/>
                  <w:divBdr>
                    <w:top w:val="none" w:sz="0" w:space="0" w:color="auto"/>
                    <w:left w:val="none" w:sz="0" w:space="0" w:color="auto"/>
                    <w:bottom w:val="none" w:sz="0" w:space="0" w:color="auto"/>
                    <w:right w:val="none" w:sz="0" w:space="0" w:color="auto"/>
                  </w:divBdr>
                </w:div>
                <w:div w:id="814562121">
                  <w:marLeft w:val="0"/>
                  <w:marRight w:val="0"/>
                  <w:marTop w:val="0"/>
                  <w:marBottom w:val="0"/>
                  <w:divBdr>
                    <w:top w:val="none" w:sz="0" w:space="0" w:color="auto"/>
                    <w:left w:val="none" w:sz="0" w:space="0" w:color="auto"/>
                    <w:bottom w:val="none" w:sz="0" w:space="0" w:color="auto"/>
                    <w:right w:val="none" w:sz="0" w:space="0" w:color="auto"/>
                  </w:divBdr>
                </w:div>
                <w:div w:id="815418278">
                  <w:marLeft w:val="0"/>
                  <w:marRight w:val="0"/>
                  <w:marTop w:val="0"/>
                  <w:marBottom w:val="0"/>
                  <w:divBdr>
                    <w:top w:val="none" w:sz="0" w:space="0" w:color="auto"/>
                    <w:left w:val="none" w:sz="0" w:space="0" w:color="auto"/>
                    <w:bottom w:val="none" w:sz="0" w:space="0" w:color="auto"/>
                    <w:right w:val="none" w:sz="0" w:space="0" w:color="auto"/>
                  </w:divBdr>
                </w:div>
                <w:div w:id="821191600">
                  <w:marLeft w:val="0"/>
                  <w:marRight w:val="0"/>
                  <w:marTop w:val="0"/>
                  <w:marBottom w:val="0"/>
                  <w:divBdr>
                    <w:top w:val="none" w:sz="0" w:space="0" w:color="auto"/>
                    <w:left w:val="none" w:sz="0" w:space="0" w:color="auto"/>
                    <w:bottom w:val="none" w:sz="0" w:space="0" w:color="auto"/>
                    <w:right w:val="none" w:sz="0" w:space="0" w:color="auto"/>
                  </w:divBdr>
                </w:div>
                <w:div w:id="845747280">
                  <w:marLeft w:val="0"/>
                  <w:marRight w:val="0"/>
                  <w:marTop w:val="0"/>
                  <w:marBottom w:val="0"/>
                  <w:divBdr>
                    <w:top w:val="none" w:sz="0" w:space="0" w:color="auto"/>
                    <w:left w:val="none" w:sz="0" w:space="0" w:color="auto"/>
                    <w:bottom w:val="none" w:sz="0" w:space="0" w:color="auto"/>
                    <w:right w:val="none" w:sz="0" w:space="0" w:color="auto"/>
                  </w:divBdr>
                </w:div>
                <w:div w:id="856888329">
                  <w:marLeft w:val="0"/>
                  <w:marRight w:val="0"/>
                  <w:marTop w:val="0"/>
                  <w:marBottom w:val="0"/>
                  <w:divBdr>
                    <w:top w:val="none" w:sz="0" w:space="0" w:color="auto"/>
                    <w:left w:val="none" w:sz="0" w:space="0" w:color="auto"/>
                    <w:bottom w:val="none" w:sz="0" w:space="0" w:color="auto"/>
                    <w:right w:val="none" w:sz="0" w:space="0" w:color="auto"/>
                  </w:divBdr>
                </w:div>
                <w:div w:id="859126822">
                  <w:marLeft w:val="0"/>
                  <w:marRight w:val="0"/>
                  <w:marTop w:val="0"/>
                  <w:marBottom w:val="0"/>
                  <w:divBdr>
                    <w:top w:val="none" w:sz="0" w:space="0" w:color="auto"/>
                    <w:left w:val="none" w:sz="0" w:space="0" w:color="auto"/>
                    <w:bottom w:val="none" w:sz="0" w:space="0" w:color="auto"/>
                    <w:right w:val="none" w:sz="0" w:space="0" w:color="auto"/>
                  </w:divBdr>
                </w:div>
                <w:div w:id="869998744">
                  <w:marLeft w:val="0"/>
                  <w:marRight w:val="0"/>
                  <w:marTop w:val="0"/>
                  <w:marBottom w:val="0"/>
                  <w:divBdr>
                    <w:top w:val="none" w:sz="0" w:space="0" w:color="auto"/>
                    <w:left w:val="none" w:sz="0" w:space="0" w:color="auto"/>
                    <w:bottom w:val="none" w:sz="0" w:space="0" w:color="auto"/>
                    <w:right w:val="none" w:sz="0" w:space="0" w:color="auto"/>
                  </w:divBdr>
                </w:div>
                <w:div w:id="874737828">
                  <w:marLeft w:val="0"/>
                  <w:marRight w:val="0"/>
                  <w:marTop w:val="0"/>
                  <w:marBottom w:val="0"/>
                  <w:divBdr>
                    <w:top w:val="none" w:sz="0" w:space="0" w:color="auto"/>
                    <w:left w:val="none" w:sz="0" w:space="0" w:color="auto"/>
                    <w:bottom w:val="none" w:sz="0" w:space="0" w:color="auto"/>
                    <w:right w:val="none" w:sz="0" w:space="0" w:color="auto"/>
                  </w:divBdr>
                </w:div>
                <w:div w:id="874974329">
                  <w:marLeft w:val="0"/>
                  <w:marRight w:val="0"/>
                  <w:marTop w:val="0"/>
                  <w:marBottom w:val="0"/>
                  <w:divBdr>
                    <w:top w:val="none" w:sz="0" w:space="0" w:color="auto"/>
                    <w:left w:val="none" w:sz="0" w:space="0" w:color="auto"/>
                    <w:bottom w:val="none" w:sz="0" w:space="0" w:color="auto"/>
                    <w:right w:val="none" w:sz="0" w:space="0" w:color="auto"/>
                  </w:divBdr>
                </w:div>
                <w:div w:id="885533116">
                  <w:marLeft w:val="0"/>
                  <w:marRight w:val="0"/>
                  <w:marTop w:val="0"/>
                  <w:marBottom w:val="0"/>
                  <w:divBdr>
                    <w:top w:val="none" w:sz="0" w:space="0" w:color="auto"/>
                    <w:left w:val="none" w:sz="0" w:space="0" w:color="auto"/>
                    <w:bottom w:val="none" w:sz="0" w:space="0" w:color="auto"/>
                    <w:right w:val="none" w:sz="0" w:space="0" w:color="auto"/>
                  </w:divBdr>
                </w:div>
                <w:div w:id="895775539">
                  <w:marLeft w:val="0"/>
                  <w:marRight w:val="0"/>
                  <w:marTop w:val="0"/>
                  <w:marBottom w:val="0"/>
                  <w:divBdr>
                    <w:top w:val="none" w:sz="0" w:space="0" w:color="auto"/>
                    <w:left w:val="none" w:sz="0" w:space="0" w:color="auto"/>
                    <w:bottom w:val="none" w:sz="0" w:space="0" w:color="auto"/>
                    <w:right w:val="none" w:sz="0" w:space="0" w:color="auto"/>
                  </w:divBdr>
                </w:div>
                <w:div w:id="901670837">
                  <w:marLeft w:val="0"/>
                  <w:marRight w:val="0"/>
                  <w:marTop w:val="0"/>
                  <w:marBottom w:val="0"/>
                  <w:divBdr>
                    <w:top w:val="none" w:sz="0" w:space="0" w:color="auto"/>
                    <w:left w:val="none" w:sz="0" w:space="0" w:color="auto"/>
                    <w:bottom w:val="none" w:sz="0" w:space="0" w:color="auto"/>
                    <w:right w:val="none" w:sz="0" w:space="0" w:color="auto"/>
                  </w:divBdr>
                </w:div>
                <w:div w:id="902450595">
                  <w:marLeft w:val="0"/>
                  <w:marRight w:val="0"/>
                  <w:marTop w:val="0"/>
                  <w:marBottom w:val="0"/>
                  <w:divBdr>
                    <w:top w:val="none" w:sz="0" w:space="0" w:color="auto"/>
                    <w:left w:val="none" w:sz="0" w:space="0" w:color="auto"/>
                    <w:bottom w:val="none" w:sz="0" w:space="0" w:color="auto"/>
                    <w:right w:val="none" w:sz="0" w:space="0" w:color="auto"/>
                  </w:divBdr>
                </w:div>
                <w:div w:id="906066352">
                  <w:marLeft w:val="0"/>
                  <w:marRight w:val="0"/>
                  <w:marTop w:val="0"/>
                  <w:marBottom w:val="0"/>
                  <w:divBdr>
                    <w:top w:val="none" w:sz="0" w:space="0" w:color="auto"/>
                    <w:left w:val="none" w:sz="0" w:space="0" w:color="auto"/>
                    <w:bottom w:val="none" w:sz="0" w:space="0" w:color="auto"/>
                    <w:right w:val="none" w:sz="0" w:space="0" w:color="auto"/>
                  </w:divBdr>
                </w:div>
                <w:div w:id="907426669">
                  <w:marLeft w:val="0"/>
                  <w:marRight w:val="0"/>
                  <w:marTop w:val="0"/>
                  <w:marBottom w:val="0"/>
                  <w:divBdr>
                    <w:top w:val="none" w:sz="0" w:space="0" w:color="auto"/>
                    <w:left w:val="none" w:sz="0" w:space="0" w:color="auto"/>
                    <w:bottom w:val="none" w:sz="0" w:space="0" w:color="auto"/>
                    <w:right w:val="none" w:sz="0" w:space="0" w:color="auto"/>
                  </w:divBdr>
                </w:div>
                <w:div w:id="912277578">
                  <w:marLeft w:val="0"/>
                  <w:marRight w:val="0"/>
                  <w:marTop w:val="0"/>
                  <w:marBottom w:val="0"/>
                  <w:divBdr>
                    <w:top w:val="none" w:sz="0" w:space="0" w:color="auto"/>
                    <w:left w:val="none" w:sz="0" w:space="0" w:color="auto"/>
                    <w:bottom w:val="none" w:sz="0" w:space="0" w:color="auto"/>
                    <w:right w:val="none" w:sz="0" w:space="0" w:color="auto"/>
                  </w:divBdr>
                </w:div>
                <w:div w:id="916330985">
                  <w:marLeft w:val="0"/>
                  <w:marRight w:val="0"/>
                  <w:marTop w:val="0"/>
                  <w:marBottom w:val="0"/>
                  <w:divBdr>
                    <w:top w:val="none" w:sz="0" w:space="0" w:color="auto"/>
                    <w:left w:val="none" w:sz="0" w:space="0" w:color="auto"/>
                    <w:bottom w:val="none" w:sz="0" w:space="0" w:color="auto"/>
                    <w:right w:val="none" w:sz="0" w:space="0" w:color="auto"/>
                  </w:divBdr>
                </w:div>
                <w:div w:id="918754806">
                  <w:marLeft w:val="0"/>
                  <w:marRight w:val="0"/>
                  <w:marTop w:val="0"/>
                  <w:marBottom w:val="0"/>
                  <w:divBdr>
                    <w:top w:val="none" w:sz="0" w:space="0" w:color="auto"/>
                    <w:left w:val="none" w:sz="0" w:space="0" w:color="auto"/>
                    <w:bottom w:val="none" w:sz="0" w:space="0" w:color="auto"/>
                    <w:right w:val="none" w:sz="0" w:space="0" w:color="auto"/>
                  </w:divBdr>
                </w:div>
                <w:div w:id="927537014">
                  <w:marLeft w:val="0"/>
                  <w:marRight w:val="0"/>
                  <w:marTop w:val="0"/>
                  <w:marBottom w:val="0"/>
                  <w:divBdr>
                    <w:top w:val="none" w:sz="0" w:space="0" w:color="auto"/>
                    <w:left w:val="none" w:sz="0" w:space="0" w:color="auto"/>
                    <w:bottom w:val="none" w:sz="0" w:space="0" w:color="auto"/>
                    <w:right w:val="none" w:sz="0" w:space="0" w:color="auto"/>
                  </w:divBdr>
                </w:div>
                <w:div w:id="928779402">
                  <w:marLeft w:val="0"/>
                  <w:marRight w:val="0"/>
                  <w:marTop w:val="0"/>
                  <w:marBottom w:val="0"/>
                  <w:divBdr>
                    <w:top w:val="none" w:sz="0" w:space="0" w:color="auto"/>
                    <w:left w:val="none" w:sz="0" w:space="0" w:color="auto"/>
                    <w:bottom w:val="none" w:sz="0" w:space="0" w:color="auto"/>
                    <w:right w:val="none" w:sz="0" w:space="0" w:color="auto"/>
                  </w:divBdr>
                </w:div>
                <w:div w:id="931402124">
                  <w:marLeft w:val="0"/>
                  <w:marRight w:val="0"/>
                  <w:marTop w:val="0"/>
                  <w:marBottom w:val="0"/>
                  <w:divBdr>
                    <w:top w:val="none" w:sz="0" w:space="0" w:color="auto"/>
                    <w:left w:val="none" w:sz="0" w:space="0" w:color="auto"/>
                    <w:bottom w:val="none" w:sz="0" w:space="0" w:color="auto"/>
                    <w:right w:val="none" w:sz="0" w:space="0" w:color="auto"/>
                  </w:divBdr>
                </w:div>
                <w:div w:id="932514740">
                  <w:marLeft w:val="0"/>
                  <w:marRight w:val="0"/>
                  <w:marTop w:val="0"/>
                  <w:marBottom w:val="0"/>
                  <w:divBdr>
                    <w:top w:val="none" w:sz="0" w:space="0" w:color="auto"/>
                    <w:left w:val="none" w:sz="0" w:space="0" w:color="auto"/>
                    <w:bottom w:val="none" w:sz="0" w:space="0" w:color="auto"/>
                    <w:right w:val="none" w:sz="0" w:space="0" w:color="auto"/>
                  </w:divBdr>
                </w:div>
                <w:div w:id="940380371">
                  <w:marLeft w:val="0"/>
                  <w:marRight w:val="0"/>
                  <w:marTop w:val="0"/>
                  <w:marBottom w:val="0"/>
                  <w:divBdr>
                    <w:top w:val="none" w:sz="0" w:space="0" w:color="auto"/>
                    <w:left w:val="none" w:sz="0" w:space="0" w:color="auto"/>
                    <w:bottom w:val="none" w:sz="0" w:space="0" w:color="auto"/>
                    <w:right w:val="none" w:sz="0" w:space="0" w:color="auto"/>
                  </w:divBdr>
                </w:div>
                <w:div w:id="949358856">
                  <w:marLeft w:val="0"/>
                  <w:marRight w:val="0"/>
                  <w:marTop w:val="0"/>
                  <w:marBottom w:val="0"/>
                  <w:divBdr>
                    <w:top w:val="none" w:sz="0" w:space="0" w:color="auto"/>
                    <w:left w:val="none" w:sz="0" w:space="0" w:color="auto"/>
                    <w:bottom w:val="none" w:sz="0" w:space="0" w:color="auto"/>
                    <w:right w:val="none" w:sz="0" w:space="0" w:color="auto"/>
                  </w:divBdr>
                </w:div>
                <w:div w:id="955991410">
                  <w:marLeft w:val="0"/>
                  <w:marRight w:val="0"/>
                  <w:marTop w:val="0"/>
                  <w:marBottom w:val="0"/>
                  <w:divBdr>
                    <w:top w:val="none" w:sz="0" w:space="0" w:color="auto"/>
                    <w:left w:val="none" w:sz="0" w:space="0" w:color="auto"/>
                    <w:bottom w:val="none" w:sz="0" w:space="0" w:color="auto"/>
                    <w:right w:val="none" w:sz="0" w:space="0" w:color="auto"/>
                  </w:divBdr>
                </w:div>
                <w:div w:id="971134165">
                  <w:marLeft w:val="0"/>
                  <w:marRight w:val="0"/>
                  <w:marTop w:val="0"/>
                  <w:marBottom w:val="0"/>
                  <w:divBdr>
                    <w:top w:val="none" w:sz="0" w:space="0" w:color="auto"/>
                    <w:left w:val="none" w:sz="0" w:space="0" w:color="auto"/>
                    <w:bottom w:val="none" w:sz="0" w:space="0" w:color="auto"/>
                    <w:right w:val="none" w:sz="0" w:space="0" w:color="auto"/>
                  </w:divBdr>
                </w:div>
                <w:div w:id="977802733">
                  <w:marLeft w:val="0"/>
                  <w:marRight w:val="0"/>
                  <w:marTop w:val="0"/>
                  <w:marBottom w:val="0"/>
                  <w:divBdr>
                    <w:top w:val="none" w:sz="0" w:space="0" w:color="auto"/>
                    <w:left w:val="none" w:sz="0" w:space="0" w:color="auto"/>
                    <w:bottom w:val="none" w:sz="0" w:space="0" w:color="auto"/>
                    <w:right w:val="none" w:sz="0" w:space="0" w:color="auto"/>
                  </w:divBdr>
                </w:div>
                <w:div w:id="978996547">
                  <w:marLeft w:val="0"/>
                  <w:marRight w:val="0"/>
                  <w:marTop w:val="0"/>
                  <w:marBottom w:val="0"/>
                  <w:divBdr>
                    <w:top w:val="none" w:sz="0" w:space="0" w:color="auto"/>
                    <w:left w:val="none" w:sz="0" w:space="0" w:color="auto"/>
                    <w:bottom w:val="none" w:sz="0" w:space="0" w:color="auto"/>
                    <w:right w:val="none" w:sz="0" w:space="0" w:color="auto"/>
                  </w:divBdr>
                </w:div>
                <w:div w:id="979918978">
                  <w:marLeft w:val="0"/>
                  <w:marRight w:val="0"/>
                  <w:marTop w:val="0"/>
                  <w:marBottom w:val="0"/>
                  <w:divBdr>
                    <w:top w:val="none" w:sz="0" w:space="0" w:color="auto"/>
                    <w:left w:val="none" w:sz="0" w:space="0" w:color="auto"/>
                    <w:bottom w:val="none" w:sz="0" w:space="0" w:color="auto"/>
                    <w:right w:val="none" w:sz="0" w:space="0" w:color="auto"/>
                  </w:divBdr>
                </w:div>
                <w:div w:id="986057262">
                  <w:marLeft w:val="0"/>
                  <w:marRight w:val="0"/>
                  <w:marTop w:val="0"/>
                  <w:marBottom w:val="0"/>
                  <w:divBdr>
                    <w:top w:val="none" w:sz="0" w:space="0" w:color="auto"/>
                    <w:left w:val="none" w:sz="0" w:space="0" w:color="auto"/>
                    <w:bottom w:val="none" w:sz="0" w:space="0" w:color="auto"/>
                    <w:right w:val="none" w:sz="0" w:space="0" w:color="auto"/>
                  </w:divBdr>
                </w:div>
                <w:div w:id="986784624">
                  <w:marLeft w:val="0"/>
                  <w:marRight w:val="0"/>
                  <w:marTop w:val="0"/>
                  <w:marBottom w:val="0"/>
                  <w:divBdr>
                    <w:top w:val="none" w:sz="0" w:space="0" w:color="auto"/>
                    <w:left w:val="none" w:sz="0" w:space="0" w:color="auto"/>
                    <w:bottom w:val="none" w:sz="0" w:space="0" w:color="auto"/>
                    <w:right w:val="none" w:sz="0" w:space="0" w:color="auto"/>
                  </w:divBdr>
                </w:div>
                <w:div w:id="995378731">
                  <w:marLeft w:val="0"/>
                  <w:marRight w:val="0"/>
                  <w:marTop w:val="0"/>
                  <w:marBottom w:val="0"/>
                  <w:divBdr>
                    <w:top w:val="none" w:sz="0" w:space="0" w:color="auto"/>
                    <w:left w:val="none" w:sz="0" w:space="0" w:color="auto"/>
                    <w:bottom w:val="none" w:sz="0" w:space="0" w:color="auto"/>
                    <w:right w:val="none" w:sz="0" w:space="0" w:color="auto"/>
                  </w:divBdr>
                </w:div>
                <w:div w:id="997421724">
                  <w:marLeft w:val="0"/>
                  <w:marRight w:val="0"/>
                  <w:marTop w:val="0"/>
                  <w:marBottom w:val="0"/>
                  <w:divBdr>
                    <w:top w:val="none" w:sz="0" w:space="0" w:color="auto"/>
                    <w:left w:val="none" w:sz="0" w:space="0" w:color="auto"/>
                    <w:bottom w:val="none" w:sz="0" w:space="0" w:color="auto"/>
                    <w:right w:val="none" w:sz="0" w:space="0" w:color="auto"/>
                  </w:divBdr>
                </w:div>
                <w:div w:id="999386921">
                  <w:marLeft w:val="0"/>
                  <w:marRight w:val="0"/>
                  <w:marTop w:val="0"/>
                  <w:marBottom w:val="0"/>
                  <w:divBdr>
                    <w:top w:val="none" w:sz="0" w:space="0" w:color="auto"/>
                    <w:left w:val="none" w:sz="0" w:space="0" w:color="auto"/>
                    <w:bottom w:val="none" w:sz="0" w:space="0" w:color="auto"/>
                    <w:right w:val="none" w:sz="0" w:space="0" w:color="auto"/>
                  </w:divBdr>
                </w:div>
                <w:div w:id="1004550851">
                  <w:marLeft w:val="0"/>
                  <w:marRight w:val="0"/>
                  <w:marTop w:val="0"/>
                  <w:marBottom w:val="0"/>
                  <w:divBdr>
                    <w:top w:val="none" w:sz="0" w:space="0" w:color="auto"/>
                    <w:left w:val="none" w:sz="0" w:space="0" w:color="auto"/>
                    <w:bottom w:val="none" w:sz="0" w:space="0" w:color="auto"/>
                    <w:right w:val="none" w:sz="0" w:space="0" w:color="auto"/>
                  </w:divBdr>
                </w:div>
                <w:div w:id="1012531673">
                  <w:marLeft w:val="0"/>
                  <w:marRight w:val="0"/>
                  <w:marTop w:val="0"/>
                  <w:marBottom w:val="0"/>
                  <w:divBdr>
                    <w:top w:val="none" w:sz="0" w:space="0" w:color="auto"/>
                    <w:left w:val="none" w:sz="0" w:space="0" w:color="auto"/>
                    <w:bottom w:val="none" w:sz="0" w:space="0" w:color="auto"/>
                    <w:right w:val="none" w:sz="0" w:space="0" w:color="auto"/>
                  </w:divBdr>
                </w:div>
                <w:div w:id="1016689133">
                  <w:marLeft w:val="0"/>
                  <w:marRight w:val="0"/>
                  <w:marTop w:val="0"/>
                  <w:marBottom w:val="0"/>
                  <w:divBdr>
                    <w:top w:val="none" w:sz="0" w:space="0" w:color="auto"/>
                    <w:left w:val="none" w:sz="0" w:space="0" w:color="auto"/>
                    <w:bottom w:val="none" w:sz="0" w:space="0" w:color="auto"/>
                    <w:right w:val="none" w:sz="0" w:space="0" w:color="auto"/>
                  </w:divBdr>
                </w:div>
                <w:div w:id="1020929349">
                  <w:marLeft w:val="0"/>
                  <w:marRight w:val="0"/>
                  <w:marTop w:val="0"/>
                  <w:marBottom w:val="0"/>
                  <w:divBdr>
                    <w:top w:val="none" w:sz="0" w:space="0" w:color="auto"/>
                    <w:left w:val="none" w:sz="0" w:space="0" w:color="auto"/>
                    <w:bottom w:val="none" w:sz="0" w:space="0" w:color="auto"/>
                    <w:right w:val="none" w:sz="0" w:space="0" w:color="auto"/>
                  </w:divBdr>
                </w:div>
                <w:div w:id="1021004704">
                  <w:marLeft w:val="0"/>
                  <w:marRight w:val="0"/>
                  <w:marTop w:val="0"/>
                  <w:marBottom w:val="0"/>
                  <w:divBdr>
                    <w:top w:val="none" w:sz="0" w:space="0" w:color="auto"/>
                    <w:left w:val="none" w:sz="0" w:space="0" w:color="auto"/>
                    <w:bottom w:val="none" w:sz="0" w:space="0" w:color="auto"/>
                    <w:right w:val="none" w:sz="0" w:space="0" w:color="auto"/>
                  </w:divBdr>
                </w:div>
                <w:div w:id="1026636538">
                  <w:marLeft w:val="0"/>
                  <w:marRight w:val="0"/>
                  <w:marTop w:val="0"/>
                  <w:marBottom w:val="0"/>
                  <w:divBdr>
                    <w:top w:val="none" w:sz="0" w:space="0" w:color="auto"/>
                    <w:left w:val="none" w:sz="0" w:space="0" w:color="auto"/>
                    <w:bottom w:val="none" w:sz="0" w:space="0" w:color="auto"/>
                    <w:right w:val="none" w:sz="0" w:space="0" w:color="auto"/>
                  </w:divBdr>
                </w:div>
                <w:div w:id="1035159420">
                  <w:marLeft w:val="0"/>
                  <w:marRight w:val="0"/>
                  <w:marTop w:val="0"/>
                  <w:marBottom w:val="0"/>
                  <w:divBdr>
                    <w:top w:val="none" w:sz="0" w:space="0" w:color="auto"/>
                    <w:left w:val="none" w:sz="0" w:space="0" w:color="auto"/>
                    <w:bottom w:val="none" w:sz="0" w:space="0" w:color="auto"/>
                    <w:right w:val="none" w:sz="0" w:space="0" w:color="auto"/>
                  </w:divBdr>
                </w:div>
                <w:div w:id="1043293220">
                  <w:marLeft w:val="0"/>
                  <w:marRight w:val="0"/>
                  <w:marTop w:val="0"/>
                  <w:marBottom w:val="0"/>
                  <w:divBdr>
                    <w:top w:val="none" w:sz="0" w:space="0" w:color="auto"/>
                    <w:left w:val="none" w:sz="0" w:space="0" w:color="auto"/>
                    <w:bottom w:val="none" w:sz="0" w:space="0" w:color="auto"/>
                    <w:right w:val="none" w:sz="0" w:space="0" w:color="auto"/>
                  </w:divBdr>
                </w:div>
                <w:div w:id="1047873308">
                  <w:marLeft w:val="0"/>
                  <w:marRight w:val="0"/>
                  <w:marTop w:val="0"/>
                  <w:marBottom w:val="0"/>
                  <w:divBdr>
                    <w:top w:val="none" w:sz="0" w:space="0" w:color="auto"/>
                    <w:left w:val="none" w:sz="0" w:space="0" w:color="auto"/>
                    <w:bottom w:val="none" w:sz="0" w:space="0" w:color="auto"/>
                    <w:right w:val="none" w:sz="0" w:space="0" w:color="auto"/>
                  </w:divBdr>
                </w:div>
                <w:div w:id="1052508708">
                  <w:marLeft w:val="0"/>
                  <w:marRight w:val="0"/>
                  <w:marTop w:val="0"/>
                  <w:marBottom w:val="0"/>
                  <w:divBdr>
                    <w:top w:val="none" w:sz="0" w:space="0" w:color="auto"/>
                    <w:left w:val="none" w:sz="0" w:space="0" w:color="auto"/>
                    <w:bottom w:val="none" w:sz="0" w:space="0" w:color="auto"/>
                    <w:right w:val="none" w:sz="0" w:space="0" w:color="auto"/>
                  </w:divBdr>
                </w:div>
                <w:div w:id="1054237259">
                  <w:marLeft w:val="0"/>
                  <w:marRight w:val="0"/>
                  <w:marTop w:val="0"/>
                  <w:marBottom w:val="0"/>
                  <w:divBdr>
                    <w:top w:val="none" w:sz="0" w:space="0" w:color="auto"/>
                    <w:left w:val="none" w:sz="0" w:space="0" w:color="auto"/>
                    <w:bottom w:val="none" w:sz="0" w:space="0" w:color="auto"/>
                    <w:right w:val="none" w:sz="0" w:space="0" w:color="auto"/>
                  </w:divBdr>
                </w:div>
                <w:div w:id="1054889880">
                  <w:marLeft w:val="0"/>
                  <w:marRight w:val="0"/>
                  <w:marTop w:val="0"/>
                  <w:marBottom w:val="0"/>
                  <w:divBdr>
                    <w:top w:val="none" w:sz="0" w:space="0" w:color="auto"/>
                    <w:left w:val="none" w:sz="0" w:space="0" w:color="auto"/>
                    <w:bottom w:val="none" w:sz="0" w:space="0" w:color="auto"/>
                    <w:right w:val="none" w:sz="0" w:space="0" w:color="auto"/>
                  </w:divBdr>
                </w:div>
                <w:div w:id="1059594695">
                  <w:marLeft w:val="0"/>
                  <w:marRight w:val="0"/>
                  <w:marTop w:val="0"/>
                  <w:marBottom w:val="0"/>
                  <w:divBdr>
                    <w:top w:val="none" w:sz="0" w:space="0" w:color="auto"/>
                    <w:left w:val="none" w:sz="0" w:space="0" w:color="auto"/>
                    <w:bottom w:val="none" w:sz="0" w:space="0" w:color="auto"/>
                    <w:right w:val="none" w:sz="0" w:space="0" w:color="auto"/>
                  </w:divBdr>
                </w:div>
                <w:div w:id="1059666106">
                  <w:marLeft w:val="0"/>
                  <w:marRight w:val="0"/>
                  <w:marTop w:val="0"/>
                  <w:marBottom w:val="0"/>
                  <w:divBdr>
                    <w:top w:val="none" w:sz="0" w:space="0" w:color="auto"/>
                    <w:left w:val="none" w:sz="0" w:space="0" w:color="auto"/>
                    <w:bottom w:val="none" w:sz="0" w:space="0" w:color="auto"/>
                    <w:right w:val="none" w:sz="0" w:space="0" w:color="auto"/>
                  </w:divBdr>
                </w:div>
                <w:div w:id="1066220480">
                  <w:marLeft w:val="0"/>
                  <w:marRight w:val="0"/>
                  <w:marTop w:val="0"/>
                  <w:marBottom w:val="0"/>
                  <w:divBdr>
                    <w:top w:val="none" w:sz="0" w:space="0" w:color="auto"/>
                    <w:left w:val="none" w:sz="0" w:space="0" w:color="auto"/>
                    <w:bottom w:val="none" w:sz="0" w:space="0" w:color="auto"/>
                    <w:right w:val="none" w:sz="0" w:space="0" w:color="auto"/>
                  </w:divBdr>
                </w:div>
                <w:div w:id="1072121523">
                  <w:marLeft w:val="0"/>
                  <w:marRight w:val="0"/>
                  <w:marTop w:val="0"/>
                  <w:marBottom w:val="0"/>
                  <w:divBdr>
                    <w:top w:val="none" w:sz="0" w:space="0" w:color="auto"/>
                    <w:left w:val="none" w:sz="0" w:space="0" w:color="auto"/>
                    <w:bottom w:val="none" w:sz="0" w:space="0" w:color="auto"/>
                    <w:right w:val="none" w:sz="0" w:space="0" w:color="auto"/>
                  </w:divBdr>
                </w:div>
                <w:div w:id="1073968472">
                  <w:marLeft w:val="0"/>
                  <w:marRight w:val="0"/>
                  <w:marTop w:val="0"/>
                  <w:marBottom w:val="0"/>
                  <w:divBdr>
                    <w:top w:val="none" w:sz="0" w:space="0" w:color="auto"/>
                    <w:left w:val="none" w:sz="0" w:space="0" w:color="auto"/>
                    <w:bottom w:val="none" w:sz="0" w:space="0" w:color="auto"/>
                    <w:right w:val="none" w:sz="0" w:space="0" w:color="auto"/>
                  </w:divBdr>
                </w:div>
                <w:div w:id="1074477097">
                  <w:marLeft w:val="0"/>
                  <w:marRight w:val="0"/>
                  <w:marTop w:val="0"/>
                  <w:marBottom w:val="0"/>
                  <w:divBdr>
                    <w:top w:val="none" w:sz="0" w:space="0" w:color="auto"/>
                    <w:left w:val="none" w:sz="0" w:space="0" w:color="auto"/>
                    <w:bottom w:val="none" w:sz="0" w:space="0" w:color="auto"/>
                    <w:right w:val="none" w:sz="0" w:space="0" w:color="auto"/>
                  </w:divBdr>
                </w:div>
                <w:div w:id="1077365277">
                  <w:marLeft w:val="0"/>
                  <w:marRight w:val="0"/>
                  <w:marTop w:val="0"/>
                  <w:marBottom w:val="0"/>
                  <w:divBdr>
                    <w:top w:val="none" w:sz="0" w:space="0" w:color="auto"/>
                    <w:left w:val="none" w:sz="0" w:space="0" w:color="auto"/>
                    <w:bottom w:val="none" w:sz="0" w:space="0" w:color="auto"/>
                    <w:right w:val="none" w:sz="0" w:space="0" w:color="auto"/>
                  </w:divBdr>
                </w:div>
                <w:div w:id="1088310228">
                  <w:marLeft w:val="0"/>
                  <w:marRight w:val="0"/>
                  <w:marTop w:val="0"/>
                  <w:marBottom w:val="0"/>
                  <w:divBdr>
                    <w:top w:val="none" w:sz="0" w:space="0" w:color="auto"/>
                    <w:left w:val="none" w:sz="0" w:space="0" w:color="auto"/>
                    <w:bottom w:val="none" w:sz="0" w:space="0" w:color="auto"/>
                    <w:right w:val="none" w:sz="0" w:space="0" w:color="auto"/>
                  </w:divBdr>
                </w:div>
                <w:div w:id="1090859190">
                  <w:marLeft w:val="0"/>
                  <w:marRight w:val="0"/>
                  <w:marTop w:val="0"/>
                  <w:marBottom w:val="0"/>
                  <w:divBdr>
                    <w:top w:val="none" w:sz="0" w:space="0" w:color="auto"/>
                    <w:left w:val="none" w:sz="0" w:space="0" w:color="auto"/>
                    <w:bottom w:val="none" w:sz="0" w:space="0" w:color="auto"/>
                    <w:right w:val="none" w:sz="0" w:space="0" w:color="auto"/>
                  </w:divBdr>
                </w:div>
                <w:div w:id="1091245576">
                  <w:marLeft w:val="0"/>
                  <w:marRight w:val="0"/>
                  <w:marTop w:val="0"/>
                  <w:marBottom w:val="0"/>
                  <w:divBdr>
                    <w:top w:val="none" w:sz="0" w:space="0" w:color="auto"/>
                    <w:left w:val="none" w:sz="0" w:space="0" w:color="auto"/>
                    <w:bottom w:val="none" w:sz="0" w:space="0" w:color="auto"/>
                    <w:right w:val="none" w:sz="0" w:space="0" w:color="auto"/>
                  </w:divBdr>
                </w:div>
                <w:div w:id="1105926854">
                  <w:marLeft w:val="0"/>
                  <w:marRight w:val="0"/>
                  <w:marTop w:val="0"/>
                  <w:marBottom w:val="0"/>
                  <w:divBdr>
                    <w:top w:val="none" w:sz="0" w:space="0" w:color="auto"/>
                    <w:left w:val="none" w:sz="0" w:space="0" w:color="auto"/>
                    <w:bottom w:val="none" w:sz="0" w:space="0" w:color="auto"/>
                    <w:right w:val="none" w:sz="0" w:space="0" w:color="auto"/>
                  </w:divBdr>
                </w:div>
                <w:div w:id="1106121528">
                  <w:marLeft w:val="0"/>
                  <w:marRight w:val="0"/>
                  <w:marTop w:val="0"/>
                  <w:marBottom w:val="0"/>
                  <w:divBdr>
                    <w:top w:val="none" w:sz="0" w:space="0" w:color="auto"/>
                    <w:left w:val="none" w:sz="0" w:space="0" w:color="auto"/>
                    <w:bottom w:val="none" w:sz="0" w:space="0" w:color="auto"/>
                    <w:right w:val="none" w:sz="0" w:space="0" w:color="auto"/>
                  </w:divBdr>
                </w:div>
                <w:div w:id="1112556759">
                  <w:marLeft w:val="0"/>
                  <w:marRight w:val="0"/>
                  <w:marTop w:val="0"/>
                  <w:marBottom w:val="0"/>
                  <w:divBdr>
                    <w:top w:val="none" w:sz="0" w:space="0" w:color="auto"/>
                    <w:left w:val="none" w:sz="0" w:space="0" w:color="auto"/>
                    <w:bottom w:val="none" w:sz="0" w:space="0" w:color="auto"/>
                    <w:right w:val="none" w:sz="0" w:space="0" w:color="auto"/>
                  </w:divBdr>
                </w:div>
                <w:div w:id="1123035398">
                  <w:marLeft w:val="0"/>
                  <w:marRight w:val="0"/>
                  <w:marTop w:val="0"/>
                  <w:marBottom w:val="0"/>
                  <w:divBdr>
                    <w:top w:val="none" w:sz="0" w:space="0" w:color="auto"/>
                    <w:left w:val="none" w:sz="0" w:space="0" w:color="auto"/>
                    <w:bottom w:val="none" w:sz="0" w:space="0" w:color="auto"/>
                    <w:right w:val="none" w:sz="0" w:space="0" w:color="auto"/>
                  </w:divBdr>
                </w:div>
                <w:div w:id="1130980097">
                  <w:marLeft w:val="0"/>
                  <w:marRight w:val="0"/>
                  <w:marTop w:val="0"/>
                  <w:marBottom w:val="0"/>
                  <w:divBdr>
                    <w:top w:val="none" w:sz="0" w:space="0" w:color="auto"/>
                    <w:left w:val="none" w:sz="0" w:space="0" w:color="auto"/>
                    <w:bottom w:val="none" w:sz="0" w:space="0" w:color="auto"/>
                    <w:right w:val="none" w:sz="0" w:space="0" w:color="auto"/>
                  </w:divBdr>
                </w:div>
                <w:div w:id="1132937622">
                  <w:marLeft w:val="0"/>
                  <w:marRight w:val="0"/>
                  <w:marTop w:val="0"/>
                  <w:marBottom w:val="0"/>
                  <w:divBdr>
                    <w:top w:val="none" w:sz="0" w:space="0" w:color="auto"/>
                    <w:left w:val="none" w:sz="0" w:space="0" w:color="auto"/>
                    <w:bottom w:val="none" w:sz="0" w:space="0" w:color="auto"/>
                    <w:right w:val="none" w:sz="0" w:space="0" w:color="auto"/>
                  </w:divBdr>
                </w:div>
                <w:div w:id="1141309616">
                  <w:marLeft w:val="0"/>
                  <w:marRight w:val="0"/>
                  <w:marTop w:val="0"/>
                  <w:marBottom w:val="0"/>
                  <w:divBdr>
                    <w:top w:val="none" w:sz="0" w:space="0" w:color="auto"/>
                    <w:left w:val="none" w:sz="0" w:space="0" w:color="auto"/>
                    <w:bottom w:val="none" w:sz="0" w:space="0" w:color="auto"/>
                    <w:right w:val="none" w:sz="0" w:space="0" w:color="auto"/>
                  </w:divBdr>
                </w:div>
                <w:div w:id="1146816218">
                  <w:marLeft w:val="0"/>
                  <w:marRight w:val="0"/>
                  <w:marTop w:val="0"/>
                  <w:marBottom w:val="0"/>
                  <w:divBdr>
                    <w:top w:val="none" w:sz="0" w:space="0" w:color="auto"/>
                    <w:left w:val="none" w:sz="0" w:space="0" w:color="auto"/>
                    <w:bottom w:val="none" w:sz="0" w:space="0" w:color="auto"/>
                    <w:right w:val="none" w:sz="0" w:space="0" w:color="auto"/>
                  </w:divBdr>
                </w:div>
                <w:div w:id="1153989902">
                  <w:marLeft w:val="0"/>
                  <w:marRight w:val="0"/>
                  <w:marTop w:val="0"/>
                  <w:marBottom w:val="0"/>
                  <w:divBdr>
                    <w:top w:val="none" w:sz="0" w:space="0" w:color="auto"/>
                    <w:left w:val="none" w:sz="0" w:space="0" w:color="auto"/>
                    <w:bottom w:val="none" w:sz="0" w:space="0" w:color="auto"/>
                    <w:right w:val="none" w:sz="0" w:space="0" w:color="auto"/>
                  </w:divBdr>
                </w:div>
                <w:div w:id="1155336409">
                  <w:marLeft w:val="0"/>
                  <w:marRight w:val="0"/>
                  <w:marTop w:val="0"/>
                  <w:marBottom w:val="0"/>
                  <w:divBdr>
                    <w:top w:val="none" w:sz="0" w:space="0" w:color="auto"/>
                    <w:left w:val="none" w:sz="0" w:space="0" w:color="auto"/>
                    <w:bottom w:val="none" w:sz="0" w:space="0" w:color="auto"/>
                    <w:right w:val="none" w:sz="0" w:space="0" w:color="auto"/>
                  </w:divBdr>
                </w:div>
                <w:div w:id="1164591123">
                  <w:marLeft w:val="0"/>
                  <w:marRight w:val="0"/>
                  <w:marTop w:val="0"/>
                  <w:marBottom w:val="0"/>
                  <w:divBdr>
                    <w:top w:val="none" w:sz="0" w:space="0" w:color="auto"/>
                    <w:left w:val="none" w:sz="0" w:space="0" w:color="auto"/>
                    <w:bottom w:val="none" w:sz="0" w:space="0" w:color="auto"/>
                    <w:right w:val="none" w:sz="0" w:space="0" w:color="auto"/>
                  </w:divBdr>
                </w:div>
                <w:div w:id="1171332651">
                  <w:marLeft w:val="0"/>
                  <w:marRight w:val="0"/>
                  <w:marTop w:val="0"/>
                  <w:marBottom w:val="0"/>
                  <w:divBdr>
                    <w:top w:val="none" w:sz="0" w:space="0" w:color="auto"/>
                    <w:left w:val="none" w:sz="0" w:space="0" w:color="auto"/>
                    <w:bottom w:val="none" w:sz="0" w:space="0" w:color="auto"/>
                    <w:right w:val="none" w:sz="0" w:space="0" w:color="auto"/>
                  </w:divBdr>
                </w:div>
                <w:div w:id="1172375369">
                  <w:marLeft w:val="0"/>
                  <w:marRight w:val="0"/>
                  <w:marTop w:val="0"/>
                  <w:marBottom w:val="0"/>
                  <w:divBdr>
                    <w:top w:val="none" w:sz="0" w:space="0" w:color="auto"/>
                    <w:left w:val="none" w:sz="0" w:space="0" w:color="auto"/>
                    <w:bottom w:val="none" w:sz="0" w:space="0" w:color="auto"/>
                    <w:right w:val="none" w:sz="0" w:space="0" w:color="auto"/>
                  </w:divBdr>
                </w:div>
                <w:div w:id="1174685257">
                  <w:marLeft w:val="0"/>
                  <w:marRight w:val="0"/>
                  <w:marTop w:val="0"/>
                  <w:marBottom w:val="0"/>
                  <w:divBdr>
                    <w:top w:val="none" w:sz="0" w:space="0" w:color="auto"/>
                    <w:left w:val="none" w:sz="0" w:space="0" w:color="auto"/>
                    <w:bottom w:val="none" w:sz="0" w:space="0" w:color="auto"/>
                    <w:right w:val="none" w:sz="0" w:space="0" w:color="auto"/>
                  </w:divBdr>
                </w:div>
                <w:div w:id="1177118580">
                  <w:marLeft w:val="0"/>
                  <w:marRight w:val="0"/>
                  <w:marTop w:val="0"/>
                  <w:marBottom w:val="0"/>
                  <w:divBdr>
                    <w:top w:val="none" w:sz="0" w:space="0" w:color="auto"/>
                    <w:left w:val="none" w:sz="0" w:space="0" w:color="auto"/>
                    <w:bottom w:val="none" w:sz="0" w:space="0" w:color="auto"/>
                    <w:right w:val="none" w:sz="0" w:space="0" w:color="auto"/>
                  </w:divBdr>
                </w:div>
                <w:div w:id="1181311609">
                  <w:marLeft w:val="0"/>
                  <w:marRight w:val="0"/>
                  <w:marTop w:val="0"/>
                  <w:marBottom w:val="0"/>
                  <w:divBdr>
                    <w:top w:val="none" w:sz="0" w:space="0" w:color="auto"/>
                    <w:left w:val="none" w:sz="0" w:space="0" w:color="auto"/>
                    <w:bottom w:val="none" w:sz="0" w:space="0" w:color="auto"/>
                    <w:right w:val="none" w:sz="0" w:space="0" w:color="auto"/>
                  </w:divBdr>
                </w:div>
                <w:div w:id="1208490997">
                  <w:marLeft w:val="0"/>
                  <w:marRight w:val="0"/>
                  <w:marTop w:val="0"/>
                  <w:marBottom w:val="0"/>
                  <w:divBdr>
                    <w:top w:val="none" w:sz="0" w:space="0" w:color="auto"/>
                    <w:left w:val="none" w:sz="0" w:space="0" w:color="auto"/>
                    <w:bottom w:val="none" w:sz="0" w:space="0" w:color="auto"/>
                    <w:right w:val="none" w:sz="0" w:space="0" w:color="auto"/>
                  </w:divBdr>
                </w:div>
                <w:div w:id="1217352017">
                  <w:marLeft w:val="0"/>
                  <w:marRight w:val="0"/>
                  <w:marTop w:val="0"/>
                  <w:marBottom w:val="0"/>
                  <w:divBdr>
                    <w:top w:val="none" w:sz="0" w:space="0" w:color="auto"/>
                    <w:left w:val="none" w:sz="0" w:space="0" w:color="auto"/>
                    <w:bottom w:val="none" w:sz="0" w:space="0" w:color="auto"/>
                    <w:right w:val="none" w:sz="0" w:space="0" w:color="auto"/>
                  </w:divBdr>
                </w:div>
                <w:div w:id="1219240457">
                  <w:marLeft w:val="0"/>
                  <w:marRight w:val="0"/>
                  <w:marTop w:val="0"/>
                  <w:marBottom w:val="0"/>
                  <w:divBdr>
                    <w:top w:val="none" w:sz="0" w:space="0" w:color="auto"/>
                    <w:left w:val="none" w:sz="0" w:space="0" w:color="auto"/>
                    <w:bottom w:val="none" w:sz="0" w:space="0" w:color="auto"/>
                    <w:right w:val="none" w:sz="0" w:space="0" w:color="auto"/>
                  </w:divBdr>
                </w:div>
                <w:div w:id="1220628786">
                  <w:marLeft w:val="0"/>
                  <w:marRight w:val="0"/>
                  <w:marTop w:val="0"/>
                  <w:marBottom w:val="0"/>
                  <w:divBdr>
                    <w:top w:val="none" w:sz="0" w:space="0" w:color="auto"/>
                    <w:left w:val="none" w:sz="0" w:space="0" w:color="auto"/>
                    <w:bottom w:val="none" w:sz="0" w:space="0" w:color="auto"/>
                    <w:right w:val="none" w:sz="0" w:space="0" w:color="auto"/>
                  </w:divBdr>
                </w:div>
                <w:div w:id="1232500027">
                  <w:marLeft w:val="0"/>
                  <w:marRight w:val="0"/>
                  <w:marTop w:val="0"/>
                  <w:marBottom w:val="0"/>
                  <w:divBdr>
                    <w:top w:val="none" w:sz="0" w:space="0" w:color="auto"/>
                    <w:left w:val="none" w:sz="0" w:space="0" w:color="auto"/>
                    <w:bottom w:val="none" w:sz="0" w:space="0" w:color="auto"/>
                    <w:right w:val="none" w:sz="0" w:space="0" w:color="auto"/>
                  </w:divBdr>
                </w:div>
                <w:div w:id="1234312812">
                  <w:marLeft w:val="0"/>
                  <w:marRight w:val="0"/>
                  <w:marTop w:val="0"/>
                  <w:marBottom w:val="0"/>
                  <w:divBdr>
                    <w:top w:val="none" w:sz="0" w:space="0" w:color="auto"/>
                    <w:left w:val="none" w:sz="0" w:space="0" w:color="auto"/>
                    <w:bottom w:val="none" w:sz="0" w:space="0" w:color="auto"/>
                    <w:right w:val="none" w:sz="0" w:space="0" w:color="auto"/>
                  </w:divBdr>
                </w:div>
                <w:div w:id="1236866055">
                  <w:marLeft w:val="0"/>
                  <w:marRight w:val="0"/>
                  <w:marTop w:val="0"/>
                  <w:marBottom w:val="0"/>
                  <w:divBdr>
                    <w:top w:val="none" w:sz="0" w:space="0" w:color="auto"/>
                    <w:left w:val="none" w:sz="0" w:space="0" w:color="auto"/>
                    <w:bottom w:val="none" w:sz="0" w:space="0" w:color="auto"/>
                    <w:right w:val="none" w:sz="0" w:space="0" w:color="auto"/>
                  </w:divBdr>
                </w:div>
                <w:div w:id="1238438488">
                  <w:marLeft w:val="0"/>
                  <w:marRight w:val="0"/>
                  <w:marTop w:val="0"/>
                  <w:marBottom w:val="0"/>
                  <w:divBdr>
                    <w:top w:val="none" w:sz="0" w:space="0" w:color="auto"/>
                    <w:left w:val="none" w:sz="0" w:space="0" w:color="auto"/>
                    <w:bottom w:val="none" w:sz="0" w:space="0" w:color="auto"/>
                    <w:right w:val="none" w:sz="0" w:space="0" w:color="auto"/>
                  </w:divBdr>
                </w:div>
                <w:div w:id="1249997767">
                  <w:marLeft w:val="0"/>
                  <w:marRight w:val="0"/>
                  <w:marTop w:val="0"/>
                  <w:marBottom w:val="0"/>
                  <w:divBdr>
                    <w:top w:val="none" w:sz="0" w:space="0" w:color="auto"/>
                    <w:left w:val="none" w:sz="0" w:space="0" w:color="auto"/>
                    <w:bottom w:val="none" w:sz="0" w:space="0" w:color="auto"/>
                    <w:right w:val="none" w:sz="0" w:space="0" w:color="auto"/>
                  </w:divBdr>
                </w:div>
                <w:div w:id="1255897280">
                  <w:marLeft w:val="0"/>
                  <w:marRight w:val="0"/>
                  <w:marTop w:val="0"/>
                  <w:marBottom w:val="0"/>
                  <w:divBdr>
                    <w:top w:val="none" w:sz="0" w:space="0" w:color="auto"/>
                    <w:left w:val="none" w:sz="0" w:space="0" w:color="auto"/>
                    <w:bottom w:val="none" w:sz="0" w:space="0" w:color="auto"/>
                    <w:right w:val="none" w:sz="0" w:space="0" w:color="auto"/>
                  </w:divBdr>
                </w:div>
                <w:div w:id="1257515246">
                  <w:marLeft w:val="0"/>
                  <w:marRight w:val="0"/>
                  <w:marTop w:val="0"/>
                  <w:marBottom w:val="0"/>
                  <w:divBdr>
                    <w:top w:val="none" w:sz="0" w:space="0" w:color="auto"/>
                    <w:left w:val="none" w:sz="0" w:space="0" w:color="auto"/>
                    <w:bottom w:val="none" w:sz="0" w:space="0" w:color="auto"/>
                    <w:right w:val="none" w:sz="0" w:space="0" w:color="auto"/>
                  </w:divBdr>
                </w:div>
                <w:div w:id="1257519185">
                  <w:marLeft w:val="0"/>
                  <w:marRight w:val="0"/>
                  <w:marTop w:val="0"/>
                  <w:marBottom w:val="0"/>
                  <w:divBdr>
                    <w:top w:val="none" w:sz="0" w:space="0" w:color="auto"/>
                    <w:left w:val="none" w:sz="0" w:space="0" w:color="auto"/>
                    <w:bottom w:val="none" w:sz="0" w:space="0" w:color="auto"/>
                    <w:right w:val="none" w:sz="0" w:space="0" w:color="auto"/>
                  </w:divBdr>
                </w:div>
                <w:div w:id="1264151467">
                  <w:marLeft w:val="0"/>
                  <w:marRight w:val="0"/>
                  <w:marTop w:val="0"/>
                  <w:marBottom w:val="0"/>
                  <w:divBdr>
                    <w:top w:val="none" w:sz="0" w:space="0" w:color="auto"/>
                    <w:left w:val="none" w:sz="0" w:space="0" w:color="auto"/>
                    <w:bottom w:val="none" w:sz="0" w:space="0" w:color="auto"/>
                    <w:right w:val="none" w:sz="0" w:space="0" w:color="auto"/>
                  </w:divBdr>
                </w:div>
                <w:div w:id="1269972270">
                  <w:marLeft w:val="0"/>
                  <w:marRight w:val="0"/>
                  <w:marTop w:val="0"/>
                  <w:marBottom w:val="0"/>
                  <w:divBdr>
                    <w:top w:val="none" w:sz="0" w:space="0" w:color="auto"/>
                    <w:left w:val="none" w:sz="0" w:space="0" w:color="auto"/>
                    <w:bottom w:val="none" w:sz="0" w:space="0" w:color="auto"/>
                    <w:right w:val="none" w:sz="0" w:space="0" w:color="auto"/>
                  </w:divBdr>
                </w:div>
                <w:div w:id="1276400414">
                  <w:marLeft w:val="0"/>
                  <w:marRight w:val="0"/>
                  <w:marTop w:val="0"/>
                  <w:marBottom w:val="0"/>
                  <w:divBdr>
                    <w:top w:val="none" w:sz="0" w:space="0" w:color="auto"/>
                    <w:left w:val="none" w:sz="0" w:space="0" w:color="auto"/>
                    <w:bottom w:val="none" w:sz="0" w:space="0" w:color="auto"/>
                    <w:right w:val="none" w:sz="0" w:space="0" w:color="auto"/>
                  </w:divBdr>
                </w:div>
                <w:div w:id="1278488572">
                  <w:marLeft w:val="0"/>
                  <w:marRight w:val="0"/>
                  <w:marTop w:val="0"/>
                  <w:marBottom w:val="0"/>
                  <w:divBdr>
                    <w:top w:val="none" w:sz="0" w:space="0" w:color="auto"/>
                    <w:left w:val="none" w:sz="0" w:space="0" w:color="auto"/>
                    <w:bottom w:val="none" w:sz="0" w:space="0" w:color="auto"/>
                    <w:right w:val="none" w:sz="0" w:space="0" w:color="auto"/>
                  </w:divBdr>
                </w:div>
                <w:div w:id="1279022859">
                  <w:marLeft w:val="0"/>
                  <w:marRight w:val="0"/>
                  <w:marTop w:val="0"/>
                  <w:marBottom w:val="0"/>
                  <w:divBdr>
                    <w:top w:val="none" w:sz="0" w:space="0" w:color="auto"/>
                    <w:left w:val="none" w:sz="0" w:space="0" w:color="auto"/>
                    <w:bottom w:val="none" w:sz="0" w:space="0" w:color="auto"/>
                    <w:right w:val="none" w:sz="0" w:space="0" w:color="auto"/>
                  </w:divBdr>
                </w:div>
                <w:div w:id="1281961939">
                  <w:marLeft w:val="0"/>
                  <w:marRight w:val="0"/>
                  <w:marTop w:val="0"/>
                  <w:marBottom w:val="0"/>
                  <w:divBdr>
                    <w:top w:val="none" w:sz="0" w:space="0" w:color="auto"/>
                    <w:left w:val="none" w:sz="0" w:space="0" w:color="auto"/>
                    <w:bottom w:val="none" w:sz="0" w:space="0" w:color="auto"/>
                    <w:right w:val="none" w:sz="0" w:space="0" w:color="auto"/>
                  </w:divBdr>
                </w:div>
                <w:div w:id="1311519846">
                  <w:marLeft w:val="0"/>
                  <w:marRight w:val="0"/>
                  <w:marTop w:val="0"/>
                  <w:marBottom w:val="0"/>
                  <w:divBdr>
                    <w:top w:val="none" w:sz="0" w:space="0" w:color="auto"/>
                    <w:left w:val="none" w:sz="0" w:space="0" w:color="auto"/>
                    <w:bottom w:val="none" w:sz="0" w:space="0" w:color="auto"/>
                    <w:right w:val="none" w:sz="0" w:space="0" w:color="auto"/>
                  </w:divBdr>
                </w:div>
                <w:div w:id="1311908711">
                  <w:marLeft w:val="0"/>
                  <w:marRight w:val="0"/>
                  <w:marTop w:val="0"/>
                  <w:marBottom w:val="0"/>
                  <w:divBdr>
                    <w:top w:val="none" w:sz="0" w:space="0" w:color="auto"/>
                    <w:left w:val="none" w:sz="0" w:space="0" w:color="auto"/>
                    <w:bottom w:val="none" w:sz="0" w:space="0" w:color="auto"/>
                    <w:right w:val="none" w:sz="0" w:space="0" w:color="auto"/>
                  </w:divBdr>
                </w:div>
                <w:div w:id="1312564415">
                  <w:marLeft w:val="0"/>
                  <w:marRight w:val="0"/>
                  <w:marTop w:val="0"/>
                  <w:marBottom w:val="0"/>
                  <w:divBdr>
                    <w:top w:val="none" w:sz="0" w:space="0" w:color="auto"/>
                    <w:left w:val="none" w:sz="0" w:space="0" w:color="auto"/>
                    <w:bottom w:val="none" w:sz="0" w:space="0" w:color="auto"/>
                    <w:right w:val="none" w:sz="0" w:space="0" w:color="auto"/>
                  </w:divBdr>
                </w:div>
                <w:div w:id="1313871418">
                  <w:marLeft w:val="0"/>
                  <w:marRight w:val="0"/>
                  <w:marTop w:val="0"/>
                  <w:marBottom w:val="0"/>
                  <w:divBdr>
                    <w:top w:val="none" w:sz="0" w:space="0" w:color="auto"/>
                    <w:left w:val="none" w:sz="0" w:space="0" w:color="auto"/>
                    <w:bottom w:val="none" w:sz="0" w:space="0" w:color="auto"/>
                    <w:right w:val="none" w:sz="0" w:space="0" w:color="auto"/>
                  </w:divBdr>
                </w:div>
                <w:div w:id="1318802760">
                  <w:marLeft w:val="0"/>
                  <w:marRight w:val="0"/>
                  <w:marTop w:val="0"/>
                  <w:marBottom w:val="0"/>
                  <w:divBdr>
                    <w:top w:val="none" w:sz="0" w:space="0" w:color="auto"/>
                    <w:left w:val="none" w:sz="0" w:space="0" w:color="auto"/>
                    <w:bottom w:val="none" w:sz="0" w:space="0" w:color="auto"/>
                    <w:right w:val="none" w:sz="0" w:space="0" w:color="auto"/>
                  </w:divBdr>
                </w:div>
                <w:div w:id="1320575713">
                  <w:marLeft w:val="0"/>
                  <w:marRight w:val="0"/>
                  <w:marTop w:val="0"/>
                  <w:marBottom w:val="0"/>
                  <w:divBdr>
                    <w:top w:val="none" w:sz="0" w:space="0" w:color="auto"/>
                    <w:left w:val="none" w:sz="0" w:space="0" w:color="auto"/>
                    <w:bottom w:val="none" w:sz="0" w:space="0" w:color="auto"/>
                    <w:right w:val="none" w:sz="0" w:space="0" w:color="auto"/>
                  </w:divBdr>
                </w:div>
                <w:div w:id="1324819880">
                  <w:marLeft w:val="0"/>
                  <w:marRight w:val="0"/>
                  <w:marTop w:val="0"/>
                  <w:marBottom w:val="0"/>
                  <w:divBdr>
                    <w:top w:val="none" w:sz="0" w:space="0" w:color="auto"/>
                    <w:left w:val="none" w:sz="0" w:space="0" w:color="auto"/>
                    <w:bottom w:val="none" w:sz="0" w:space="0" w:color="auto"/>
                    <w:right w:val="none" w:sz="0" w:space="0" w:color="auto"/>
                  </w:divBdr>
                </w:div>
                <w:div w:id="1326057926">
                  <w:marLeft w:val="0"/>
                  <w:marRight w:val="0"/>
                  <w:marTop w:val="0"/>
                  <w:marBottom w:val="0"/>
                  <w:divBdr>
                    <w:top w:val="none" w:sz="0" w:space="0" w:color="auto"/>
                    <w:left w:val="none" w:sz="0" w:space="0" w:color="auto"/>
                    <w:bottom w:val="none" w:sz="0" w:space="0" w:color="auto"/>
                    <w:right w:val="none" w:sz="0" w:space="0" w:color="auto"/>
                  </w:divBdr>
                </w:div>
                <w:div w:id="1345092354">
                  <w:marLeft w:val="0"/>
                  <w:marRight w:val="0"/>
                  <w:marTop w:val="0"/>
                  <w:marBottom w:val="0"/>
                  <w:divBdr>
                    <w:top w:val="none" w:sz="0" w:space="0" w:color="auto"/>
                    <w:left w:val="none" w:sz="0" w:space="0" w:color="auto"/>
                    <w:bottom w:val="none" w:sz="0" w:space="0" w:color="auto"/>
                    <w:right w:val="none" w:sz="0" w:space="0" w:color="auto"/>
                  </w:divBdr>
                </w:div>
                <w:div w:id="1346715211">
                  <w:marLeft w:val="0"/>
                  <w:marRight w:val="0"/>
                  <w:marTop w:val="0"/>
                  <w:marBottom w:val="0"/>
                  <w:divBdr>
                    <w:top w:val="none" w:sz="0" w:space="0" w:color="auto"/>
                    <w:left w:val="none" w:sz="0" w:space="0" w:color="auto"/>
                    <w:bottom w:val="none" w:sz="0" w:space="0" w:color="auto"/>
                    <w:right w:val="none" w:sz="0" w:space="0" w:color="auto"/>
                  </w:divBdr>
                </w:div>
                <w:div w:id="1348096755">
                  <w:marLeft w:val="0"/>
                  <w:marRight w:val="0"/>
                  <w:marTop w:val="0"/>
                  <w:marBottom w:val="0"/>
                  <w:divBdr>
                    <w:top w:val="none" w:sz="0" w:space="0" w:color="auto"/>
                    <w:left w:val="none" w:sz="0" w:space="0" w:color="auto"/>
                    <w:bottom w:val="none" w:sz="0" w:space="0" w:color="auto"/>
                    <w:right w:val="none" w:sz="0" w:space="0" w:color="auto"/>
                  </w:divBdr>
                </w:div>
                <w:div w:id="1348632071">
                  <w:marLeft w:val="0"/>
                  <w:marRight w:val="0"/>
                  <w:marTop w:val="0"/>
                  <w:marBottom w:val="0"/>
                  <w:divBdr>
                    <w:top w:val="none" w:sz="0" w:space="0" w:color="auto"/>
                    <w:left w:val="none" w:sz="0" w:space="0" w:color="auto"/>
                    <w:bottom w:val="none" w:sz="0" w:space="0" w:color="auto"/>
                    <w:right w:val="none" w:sz="0" w:space="0" w:color="auto"/>
                  </w:divBdr>
                </w:div>
                <w:div w:id="1366367782">
                  <w:marLeft w:val="0"/>
                  <w:marRight w:val="0"/>
                  <w:marTop w:val="0"/>
                  <w:marBottom w:val="0"/>
                  <w:divBdr>
                    <w:top w:val="none" w:sz="0" w:space="0" w:color="auto"/>
                    <w:left w:val="none" w:sz="0" w:space="0" w:color="auto"/>
                    <w:bottom w:val="none" w:sz="0" w:space="0" w:color="auto"/>
                    <w:right w:val="none" w:sz="0" w:space="0" w:color="auto"/>
                  </w:divBdr>
                </w:div>
                <w:div w:id="1366714966">
                  <w:marLeft w:val="0"/>
                  <w:marRight w:val="0"/>
                  <w:marTop w:val="0"/>
                  <w:marBottom w:val="0"/>
                  <w:divBdr>
                    <w:top w:val="none" w:sz="0" w:space="0" w:color="auto"/>
                    <w:left w:val="none" w:sz="0" w:space="0" w:color="auto"/>
                    <w:bottom w:val="none" w:sz="0" w:space="0" w:color="auto"/>
                    <w:right w:val="none" w:sz="0" w:space="0" w:color="auto"/>
                  </w:divBdr>
                </w:div>
                <w:div w:id="1378511696">
                  <w:marLeft w:val="0"/>
                  <w:marRight w:val="0"/>
                  <w:marTop w:val="0"/>
                  <w:marBottom w:val="0"/>
                  <w:divBdr>
                    <w:top w:val="none" w:sz="0" w:space="0" w:color="auto"/>
                    <w:left w:val="none" w:sz="0" w:space="0" w:color="auto"/>
                    <w:bottom w:val="none" w:sz="0" w:space="0" w:color="auto"/>
                    <w:right w:val="none" w:sz="0" w:space="0" w:color="auto"/>
                  </w:divBdr>
                </w:div>
                <w:div w:id="1382024126">
                  <w:marLeft w:val="0"/>
                  <w:marRight w:val="0"/>
                  <w:marTop w:val="0"/>
                  <w:marBottom w:val="0"/>
                  <w:divBdr>
                    <w:top w:val="none" w:sz="0" w:space="0" w:color="auto"/>
                    <w:left w:val="none" w:sz="0" w:space="0" w:color="auto"/>
                    <w:bottom w:val="none" w:sz="0" w:space="0" w:color="auto"/>
                    <w:right w:val="none" w:sz="0" w:space="0" w:color="auto"/>
                  </w:divBdr>
                </w:div>
                <w:div w:id="1382678977">
                  <w:marLeft w:val="0"/>
                  <w:marRight w:val="0"/>
                  <w:marTop w:val="0"/>
                  <w:marBottom w:val="0"/>
                  <w:divBdr>
                    <w:top w:val="none" w:sz="0" w:space="0" w:color="auto"/>
                    <w:left w:val="none" w:sz="0" w:space="0" w:color="auto"/>
                    <w:bottom w:val="none" w:sz="0" w:space="0" w:color="auto"/>
                    <w:right w:val="none" w:sz="0" w:space="0" w:color="auto"/>
                  </w:divBdr>
                </w:div>
                <w:div w:id="1386296202">
                  <w:marLeft w:val="0"/>
                  <w:marRight w:val="0"/>
                  <w:marTop w:val="0"/>
                  <w:marBottom w:val="0"/>
                  <w:divBdr>
                    <w:top w:val="none" w:sz="0" w:space="0" w:color="auto"/>
                    <w:left w:val="none" w:sz="0" w:space="0" w:color="auto"/>
                    <w:bottom w:val="none" w:sz="0" w:space="0" w:color="auto"/>
                    <w:right w:val="none" w:sz="0" w:space="0" w:color="auto"/>
                  </w:divBdr>
                </w:div>
                <w:div w:id="1389574935">
                  <w:marLeft w:val="0"/>
                  <w:marRight w:val="0"/>
                  <w:marTop w:val="0"/>
                  <w:marBottom w:val="0"/>
                  <w:divBdr>
                    <w:top w:val="none" w:sz="0" w:space="0" w:color="auto"/>
                    <w:left w:val="none" w:sz="0" w:space="0" w:color="auto"/>
                    <w:bottom w:val="none" w:sz="0" w:space="0" w:color="auto"/>
                    <w:right w:val="none" w:sz="0" w:space="0" w:color="auto"/>
                  </w:divBdr>
                </w:div>
                <w:div w:id="1392194469">
                  <w:marLeft w:val="0"/>
                  <w:marRight w:val="0"/>
                  <w:marTop w:val="0"/>
                  <w:marBottom w:val="0"/>
                  <w:divBdr>
                    <w:top w:val="none" w:sz="0" w:space="0" w:color="auto"/>
                    <w:left w:val="none" w:sz="0" w:space="0" w:color="auto"/>
                    <w:bottom w:val="none" w:sz="0" w:space="0" w:color="auto"/>
                    <w:right w:val="none" w:sz="0" w:space="0" w:color="auto"/>
                  </w:divBdr>
                </w:div>
                <w:div w:id="1393305848">
                  <w:marLeft w:val="0"/>
                  <w:marRight w:val="0"/>
                  <w:marTop w:val="0"/>
                  <w:marBottom w:val="0"/>
                  <w:divBdr>
                    <w:top w:val="none" w:sz="0" w:space="0" w:color="auto"/>
                    <w:left w:val="none" w:sz="0" w:space="0" w:color="auto"/>
                    <w:bottom w:val="none" w:sz="0" w:space="0" w:color="auto"/>
                    <w:right w:val="none" w:sz="0" w:space="0" w:color="auto"/>
                  </w:divBdr>
                </w:div>
                <w:div w:id="1397708247">
                  <w:marLeft w:val="0"/>
                  <w:marRight w:val="0"/>
                  <w:marTop w:val="0"/>
                  <w:marBottom w:val="0"/>
                  <w:divBdr>
                    <w:top w:val="none" w:sz="0" w:space="0" w:color="auto"/>
                    <w:left w:val="none" w:sz="0" w:space="0" w:color="auto"/>
                    <w:bottom w:val="none" w:sz="0" w:space="0" w:color="auto"/>
                    <w:right w:val="none" w:sz="0" w:space="0" w:color="auto"/>
                  </w:divBdr>
                </w:div>
                <w:div w:id="1407411282">
                  <w:marLeft w:val="0"/>
                  <w:marRight w:val="0"/>
                  <w:marTop w:val="0"/>
                  <w:marBottom w:val="0"/>
                  <w:divBdr>
                    <w:top w:val="none" w:sz="0" w:space="0" w:color="auto"/>
                    <w:left w:val="none" w:sz="0" w:space="0" w:color="auto"/>
                    <w:bottom w:val="none" w:sz="0" w:space="0" w:color="auto"/>
                    <w:right w:val="none" w:sz="0" w:space="0" w:color="auto"/>
                  </w:divBdr>
                </w:div>
                <w:div w:id="1416391669">
                  <w:marLeft w:val="0"/>
                  <w:marRight w:val="0"/>
                  <w:marTop w:val="0"/>
                  <w:marBottom w:val="0"/>
                  <w:divBdr>
                    <w:top w:val="none" w:sz="0" w:space="0" w:color="auto"/>
                    <w:left w:val="none" w:sz="0" w:space="0" w:color="auto"/>
                    <w:bottom w:val="none" w:sz="0" w:space="0" w:color="auto"/>
                    <w:right w:val="none" w:sz="0" w:space="0" w:color="auto"/>
                  </w:divBdr>
                </w:div>
                <w:div w:id="1439637546">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1445731404">
                  <w:marLeft w:val="0"/>
                  <w:marRight w:val="0"/>
                  <w:marTop w:val="0"/>
                  <w:marBottom w:val="0"/>
                  <w:divBdr>
                    <w:top w:val="none" w:sz="0" w:space="0" w:color="auto"/>
                    <w:left w:val="none" w:sz="0" w:space="0" w:color="auto"/>
                    <w:bottom w:val="none" w:sz="0" w:space="0" w:color="auto"/>
                    <w:right w:val="none" w:sz="0" w:space="0" w:color="auto"/>
                  </w:divBdr>
                </w:div>
                <w:div w:id="1457873131">
                  <w:marLeft w:val="0"/>
                  <w:marRight w:val="0"/>
                  <w:marTop w:val="0"/>
                  <w:marBottom w:val="0"/>
                  <w:divBdr>
                    <w:top w:val="none" w:sz="0" w:space="0" w:color="auto"/>
                    <w:left w:val="none" w:sz="0" w:space="0" w:color="auto"/>
                    <w:bottom w:val="none" w:sz="0" w:space="0" w:color="auto"/>
                    <w:right w:val="none" w:sz="0" w:space="0" w:color="auto"/>
                  </w:divBdr>
                </w:div>
                <w:div w:id="1479229272">
                  <w:marLeft w:val="0"/>
                  <w:marRight w:val="0"/>
                  <w:marTop w:val="0"/>
                  <w:marBottom w:val="0"/>
                  <w:divBdr>
                    <w:top w:val="none" w:sz="0" w:space="0" w:color="auto"/>
                    <w:left w:val="none" w:sz="0" w:space="0" w:color="auto"/>
                    <w:bottom w:val="none" w:sz="0" w:space="0" w:color="auto"/>
                    <w:right w:val="none" w:sz="0" w:space="0" w:color="auto"/>
                  </w:divBdr>
                </w:div>
                <w:div w:id="1481799940">
                  <w:marLeft w:val="0"/>
                  <w:marRight w:val="0"/>
                  <w:marTop w:val="0"/>
                  <w:marBottom w:val="0"/>
                  <w:divBdr>
                    <w:top w:val="none" w:sz="0" w:space="0" w:color="auto"/>
                    <w:left w:val="none" w:sz="0" w:space="0" w:color="auto"/>
                    <w:bottom w:val="none" w:sz="0" w:space="0" w:color="auto"/>
                    <w:right w:val="none" w:sz="0" w:space="0" w:color="auto"/>
                  </w:divBdr>
                </w:div>
                <w:div w:id="1490175608">
                  <w:marLeft w:val="0"/>
                  <w:marRight w:val="0"/>
                  <w:marTop w:val="0"/>
                  <w:marBottom w:val="0"/>
                  <w:divBdr>
                    <w:top w:val="none" w:sz="0" w:space="0" w:color="auto"/>
                    <w:left w:val="none" w:sz="0" w:space="0" w:color="auto"/>
                    <w:bottom w:val="none" w:sz="0" w:space="0" w:color="auto"/>
                    <w:right w:val="none" w:sz="0" w:space="0" w:color="auto"/>
                  </w:divBdr>
                </w:div>
                <w:div w:id="1503885423">
                  <w:marLeft w:val="0"/>
                  <w:marRight w:val="0"/>
                  <w:marTop w:val="0"/>
                  <w:marBottom w:val="0"/>
                  <w:divBdr>
                    <w:top w:val="none" w:sz="0" w:space="0" w:color="auto"/>
                    <w:left w:val="none" w:sz="0" w:space="0" w:color="auto"/>
                    <w:bottom w:val="none" w:sz="0" w:space="0" w:color="auto"/>
                    <w:right w:val="none" w:sz="0" w:space="0" w:color="auto"/>
                  </w:divBdr>
                </w:div>
                <w:div w:id="1509901750">
                  <w:marLeft w:val="0"/>
                  <w:marRight w:val="0"/>
                  <w:marTop w:val="0"/>
                  <w:marBottom w:val="0"/>
                  <w:divBdr>
                    <w:top w:val="none" w:sz="0" w:space="0" w:color="auto"/>
                    <w:left w:val="none" w:sz="0" w:space="0" w:color="auto"/>
                    <w:bottom w:val="none" w:sz="0" w:space="0" w:color="auto"/>
                    <w:right w:val="none" w:sz="0" w:space="0" w:color="auto"/>
                  </w:divBdr>
                </w:div>
                <w:div w:id="1510024772">
                  <w:marLeft w:val="0"/>
                  <w:marRight w:val="0"/>
                  <w:marTop w:val="0"/>
                  <w:marBottom w:val="0"/>
                  <w:divBdr>
                    <w:top w:val="none" w:sz="0" w:space="0" w:color="auto"/>
                    <w:left w:val="none" w:sz="0" w:space="0" w:color="auto"/>
                    <w:bottom w:val="none" w:sz="0" w:space="0" w:color="auto"/>
                    <w:right w:val="none" w:sz="0" w:space="0" w:color="auto"/>
                  </w:divBdr>
                </w:div>
                <w:div w:id="1521971929">
                  <w:marLeft w:val="0"/>
                  <w:marRight w:val="0"/>
                  <w:marTop w:val="0"/>
                  <w:marBottom w:val="0"/>
                  <w:divBdr>
                    <w:top w:val="none" w:sz="0" w:space="0" w:color="auto"/>
                    <w:left w:val="none" w:sz="0" w:space="0" w:color="auto"/>
                    <w:bottom w:val="none" w:sz="0" w:space="0" w:color="auto"/>
                    <w:right w:val="none" w:sz="0" w:space="0" w:color="auto"/>
                  </w:divBdr>
                </w:div>
                <w:div w:id="1524661802">
                  <w:marLeft w:val="0"/>
                  <w:marRight w:val="0"/>
                  <w:marTop w:val="0"/>
                  <w:marBottom w:val="0"/>
                  <w:divBdr>
                    <w:top w:val="none" w:sz="0" w:space="0" w:color="auto"/>
                    <w:left w:val="none" w:sz="0" w:space="0" w:color="auto"/>
                    <w:bottom w:val="none" w:sz="0" w:space="0" w:color="auto"/>
                    <w:right w:val="none" w:sz="0" w:space="0" w:color="auto"/>
                  </w:divBdr>
                </w:div>
                <w:div w:id="1527718537">
                  <w:marLeft w:val="0"/>
                  <w:marRight w:val="0"/>
                  <w:marTop w:val="0"/>
                  <w:marBottom w:val="0"/>
                  <w:divBdr>
                    <w:top w:val="none" w:sz="0" w:space="0" w:color="auto"/>
                    <w:left w:val="none" w:sz="0" w:space="0" w:color="auto"/>
                    <w:bottom w:val="none" w:sz="0" w:space="0" w:color="auto"/>
                    <w:right w:val="none" w:sz="0" w:space="0" w:color="auto"/>
                  </w:divBdr>
                </w:div>
                <w:div w:id="1528173674">
                  <w:marLeft w:val="0"/>
                  <w:marRight w:val="0"/>
                  <w:marTop w:val="0"/>
                  <w:marBottom w:val="0"/>
                  <w:divBdr>
                    <w:top w:val="none" w:sz="0" w:space="0" w:color="auto"/>
                    <w:left w:val="none" w:sz="0" w:space="0" w:color="auto"/>
                    <w:bottom w:val="none" w:sz="0" w:space="0" w:color="auto"/>
                    <w:right w:val="none" w:sz="0" w:space="0" w:color="auto"/>
                  </w:divBdr>
                </w:div>
                <w:div w:id="1550068046">
                  <w:marLeft w:val="0"/>
                  <w:marRight w:val="0"/>
                  <w:marTop w:val="0"/>
                  <w:marBottom w:val="0"/>
                  <w:divBdr>
                    <w:top w:val="none" w:sz="0" w:space="0" w:color="auto"/>
                    <w:left w:val="none" w:sz="0" w:space="0" w:color="auto"/>
                    <w:bottom w:val="none" w:sz="0" w:space="0" w:color="auto"/>
                    <w:right w:val="none" w:sz="0" w:space="0" w:color="auto"/>
                  </w:divBdr>
                </w:div>
                <w:div w:id="1557542573">
                  <w:marLeft w:val="0"/>
                  <w:marRight w:val="0"/>
                  <w:marTop w:val="0"/>
                  <w:marBottom w:val="0"/>
                  <w:divBdr>
                    <w:top w:val="none" w:sz="0" w:space="0" w:color="auto"/>
                    <w:left w:val="none" w:sz="0" w:space="0" w:color="auto"/>
                    <w:bottom w:val="none" w:sz="0" w:space="0" w:color="auto"/>
                    <w:right w:val="none" w:sz="0" w:space="0" w:color="auto"/>
                  </w:divBdr>
                </w:div>
                <w:div w:id="1584335524">
                  <w:marLeft w:val="0"/>
                  <w:marRight w:val="0"/>
                  <w:marTop w:val="0"/>
                  <w:marBottom w:val="0"/>
                  <w:divBdr>
                    <w:top w:val="none" w:sz="0" w:space="0" w:color="auto"/>
                    <w:left w:val="none" w:sz="0" w:space="0" w:color="auto"/>
                    <w:bottom w:val="none" w:sz="0" w:space="0" w:color="auto"/>
                    <w:right w:val="none" w:sz="0" w:space="0" w:color="auto"/>
                  </w:divBdr>
                </w:div>
                <w:div w:id="1588689960">
                  <w:marLeft w:val="0"/>
                  <w:marRight w:val="0"/>
                  <w:marTop w:val="0"/>
                  <w:marBottom w:val="0"/>
                  <w:divBdr>
                    <w:top w:val="none" w:sz="0" w:space="0" w:color="auto"/>
                    <w:left w:val="none" w:sz="0" w:space="0" w:color="auto"/>
                    <w:bottom w:val="none" w:sz="0" w:space="0" w:color="auto"/>
                    <w:right w:val="none" w:sz="0" w:space="0" w:color="auto"/>
                  </w:divBdr>
                </w:div>
                <w:div w:id="1609578795">
                  <w:marLeft w:val="0"/>
                  <w:marRight w:val="0"/>
                  <w:marTop w:val="0"/>
                  <w:marBottom w:val="0"/>
                  <w:divBdr>
                    <w:top w:val="none" w:sz="0" w:space="0" w:color="auto"/>
                    <w:left w:val="none" w:sz="0" w:space="0" w:color="auto"/>
                    <w:bottom w:val="none" w:sz="0" w:space="0" w:color="auto"/>
                    <w:right w:val="none" w:sz="0" w:space="0" w:color="auto"/>
                  </w:divBdr>
                </w:div>
                <w:div w:id="1614089450">
                  <w:marLeft w:val="0"/>
                  <w:marRight w:val="0"/>
                  <w:marTop w:val="0"/>
                  <w:marBottom w:val="0"/>
                  <w:divBdr>
                    <w:top w:val="none" w:sz="0" w:space="0" w:color="auto"/>
                    <w:left w:val="none" w:sz="0" w:space="0" w:color="auto"/>
                    <w:bottom w:val="none" w:sz="0" w:space="0" w:color="auto"/>
                    <w:right w:val="none" w:sz="0" w:space="0" w:color="auto"/>
                  </w:divBdr>
                </w:div>
                <w:div w:id="1622760393">
                  <w:marLeft w:val="0"/>
                  <w:marRight w:val="0"/>
                  <w:marTop w:val="0"/>
                  <w:marBottom w:val="0"/>
                  <w:divBdr>
                    <w:top w:val="none" w:sz="0" w:space="0" w:color="auto"/>
                    <w:left w:val="none" w:sz="0" w:space="0" w:color="auto"/>
                    <w:bottom w:val="none" w:sz="0" w:space="0" w:color="auto"/>
                    <w:right w:val="none" w:sz="0" w:space="0" w:color="auto"/>
                  </w:divBdr>
                </w:div>
                <w:div w:id="1624649278">
                  <w:marLeft w:val="0"/>
                  <w:marRight w:val="0"/>
                  <w:marTop w:val="0"/>
                  <w:marBottom w:val="0"/>
                  <w:divBdr>
                    <w:top w:val="none" w:sz="0" w:space="0" w:color="auto"/>
                    <w:left w:val="none" w:sz="0" w:space="0" w:color="auto"/>
                    <w:bottom w:val="none" w:sz="0" w:space="0" w:color="auto"/>
                    <w:right w:val="none" w:sz="0" w:space="0" w:color="auto"/>
                  </w:divBdr>
                </w:div>
                <w:div w:id="1626737978">
                  <w:marLeft w:val="0"/>
                  <w:marRight w:val="0"/>
                  <w:marTop w:val="0"/>
                  <w:marBottom w:val="0"/>
                  <w:divBdr>
                    <w:top w:val="none" w:sz="0" w:space="0" w:color="auto"/>
                    <w:left w:val="none" w:sz="0" w:space="0" w:color="auto"/>
                    <w:bottom w:val="none" w:sz="0" w:space="0" w:color="auto"/>
                    <w:right w:val="none" w:sz="0" w:space="0" w:color="auto"/>
                  </w:divBdr>
                </w:div>
                <w:div w:id="1628313818">
                  <w:marLeft w:val="0"/>
                  <w:marRight w:val="0"/>
                  <w:marTop w:val="0"/>
                  <w:marBottom w:val="0"/>
                  <w:divBdr>
                    <w:top w:val="none" w:sz="0" w:space="0" w:color="auto"/>
                    <w:left w:val="none" w:sz="0" w:space="0" w:color="auto"/>
                    <w:bottom w:val="none" w:sz="0" w:space="0" w:color="auto"/>
                    <w:right w:val="none" w:sz="0" w:space="0" w:color="auto"/>
                  </w:divBdr>
                </w:div>
                <w:div w:id="1630821138">
                  <w:marLeft w:val="0"/>
                  <w:marRight w:val="0"/>
                  <w:marTop w:val="0"/>
                  <w:marBottom w:val="0"/>
                  <w:divBdr>
                    <w:top w:val="none" w:sz="0" w:space="0" w:color="auto"/>
                    <w:left w:val="none" w:sz="0" w:space="0" w:color="auto"/>
                    <w:bottom w:val="none" w:sz="0" w:space="0" w:color="auto"/>
                    <w:right w:val="none" w:sz="0" w:space="0" w:color="auto"/>
                  </w:divBdr>
                </w:div>
                <w:div w:id="1644850475">
                  <w:marLeft w:val="0"/>
                  <w:marRight w:val="0"/>
                  <w:marTop w:val="0"/>
                  <w:marBottom w:val="0"/>
                  <w:divBdr>
                    <w:top w:val="none" w:sz="0" w:space="0" w:color="auto"/>
                    <w:left w:val="none" w:sz="0" w:space="0" w:color="auto"/>
                    <w:bottom w:val="none" w:sz="0" w:space="0" w:color="auto"/>
                    <w:right w:val="none" w:sz="0" w:space="0" w:color="auto"/>
                  </w:divBdr>
                </w:div>
                <w:div w:id="1645428742">
                  <w:marLeft w:val="0"/>
                  <w:marRight w:val="0"/>
                  <w:marTop w:val="0"/>
                  <w:marBottom w:val="0"/>
                  <w:divBdr>
                    <w:top w:val="none" w:sz="0" w:space="0" w:color="auto"/>
                    <w:left w:val="none" w:sz="0" w:space="0" w:color="auto"/>
                    <w:bottom w:val="none" w:sz="0" w:space="0" w:color="auto"/>
                    <w:right w:val="none" w:sz="0" w:space="0" w:color="auto"/>
                  </w:divBdr>
                </w:div>
                <w:div w:id="1649019332">
                  <w:marLeft w:val="0"/>
                  <w:marRight w:val="0"/>
                  <w:marTop w:val="0"/>
                  <w:marBottom w:val="0"/>
                  <w:divBdr>
                    <w:top w:val="none" w:sz="0" w:space="0" w:color="auto"/>
                    <w:left w:val="none" w:sz="0" w:space="0" w:color="auto"/>
                    <w:bottom w:val="none" w:sz="0" w:space="0" w:color="auto"/>
                    <w:right w:val="none" w:sz="0" w:space="0" w:color="auto"/>
                  </w:divBdr>
                </w:div>
                <w:div w:id="1652129583">
                  <w:marLeft w:val="0"/>
                  <w:marRight w:val="0"/>
                  <w:marTop w:val="0"/>
                  <w:marBottom w:val="0"/>
                  <w:divBdr>
                    <w:top w:val="none" w:sz="0" w:space="0" w:color="auto"/>
                    <w:left w:val="none" w:sz="0" w:space="0" w:color="auto"/>
                    <w:bottom w:val="none" w:sz="0" w:space="0" w:color="auto"/>
                    <w:right w:val="none" w:sz="0" w:space="0" w:color="auto"/>
                  </w:divBdr>
                </w:div>
                <w:div w:id="1661227268">
                  <w:marLeft w:val="0"/>
                  <w:marRight w:val="0"/>
                  <w:marTop w:val="0"/>
                  <w:marBottom w:val="0"/>
                  <w:divBdr>
                    <w:top w:val="none" w:sz="0" w:space="0" w:color="auto"/>
                    <w:left w:val="none" w:sz="0" w:space="0" w:color="auto"/>
                    <w:bottom w:val="none" w:sz="0" w:space="0" w:color="auto"/>
                    <w:right w:val="none" w:sz="0" w:space="0" w:color="auto"/>
                  </w:divBdr>
                </w:div>
                <w:div w:id="1694696289">
                  <w:marLeft w:val="0"/>
                  <w:marRight w:val="0"/>
                  <w:marTop w:val="0"/>
                  <w:marBottom w:val="0"/>
                  <w:divBdr>
                    <w:top w:val="none" w:sz="0" w:space="0" w:color="auto"/>
                    <w:left w:val="none" w:sz="0" w:space="0" w:color="auto"/>
                    <w:bottom w:val="none" w:sz="0" w:space="0" w:color="auto"/>
                    <w:right w:val="none" w:sz="0" w:space="0" w:color="auto"/>
                  </w:divBdr>
                </w:div>
                <w:div w:id="1696147960">
                  <w:marLeft w:val="0"/>
                  <w:marRight w:val="0"/>
                  <w:marTop w:val="0"/>
                  <w:marBottom w:val="0"/>
                  <w:divBdr>
                    <w:top w:val="none" w:sz="0" w:space="0" w:color="auto"/>
                    <w:left w:val="none" w:sz="0" w:space="0" w:color="auto"/>
                    <w:bottom w:val="none" w:sz="0" w:space="0" w:color="auto"/>
                    <w:right w:val="none" w:sz="0" w:space="0" w:color="auto"/>
                  </w:divBdr>
                </w:div>
                <w:div w:id="1715277089">
                  <w:marLeft w:val="0"/>
                  <w:marRight w:val="0"/>
                  <w:marTop w:val="0"/>
                  <w:marBottom w:val="0"/>
                  <w:divBdr>
                    <w:top w:val="none" w:sz="0" w:space="0" w:color="auto"/>
                    <w:left w:val="none" w:sz="0" w:space="0" w:color="auto"/>
                    <w:bottom w:val="none" w:sz="0" w:space="0" w:color="auto"/>
                    <w:right w:val="none" w:sz="0" w:space="0" w:color="auto"/>
                  </w:divBdr>
                </w:div>
                <w:div w:id="1721518083">
                  <w:marLeft w:val="0"/>
                  <w:marRight w:val="0"/>
                  <w:marTop w:val="0"/>
                  <w:marBottom w:val="0"/>
                  <w:divBdr>
                    <w:top w:val="none" w:sz="0" w:space="0" w:color="auto"/>
                    <w:left w:val="none" w:sz="0" w:space="0" w:color="auto"/>
                    <w:bottom w:val="none" w:sz="0" w:space="0" w:color="auto"/>
                    <w:right w:val="none" w:sz="0" w:space="0" w:color="auto"/>
                  </w:divBdr>
                </w:div>
                <w:div w:id="1725058501">
                  <w:marLeft w:val="0"/>
                  <w:marRight w:val="0"/>
                  <w:marTop w:val="0"/>
                  <w:marBottom w:val="0"/>
                  <w:divBdr>
                    <w:top w:val="none" w:sz="0" w:space="0" w:color="auto"/>
                    <w:left w:val="none" w:sz="0" w:space="0" w:color="auto"/>
                    <w:bottom w:val="none" w:sz="0" w:space="0" w:color="auto"/>
                    <w:right w:val="none" w:sz="0" w:space="0" w:color="auto"/>
                  </w:divBdr>
                </w:div>
                <w:div w:id="1725369698">
                  <w:marLeft w:val="0"/>
                  <w:marRight w:val="0"/>
                  <w:marTop w:val="0"/>
                  <w:marBottom w:val="0"/>
                  <w:divBdr>
                    <w:top w:val="none" w:sz="0" w:space="0" w:color="auto"/>
                    <w:left w:val="none" w:sz="0" w:space="0" w:color="auto"/>
                    <w:bottom w:val="none" w:sz="0" w:space="0" w:color="auto"/>
                    <w:right w:val="none" w:sz="0" w:space="0" w:color="auto"/>
                  </w:divBdr>
                </w:div>
                <w:div w:id="1727490795">
                  <w:marLeft w:val="0"/>
                  <w:marRight w:val="0"/>
                  <w:marTop w:val="0"/>
                  <w:marBottom w:val="0"/>
                  <w:divBdr>
                    <w:top w:val="none" w:sz="0" w:space="0" w:color="auto"/>
                    <w:left w:val="none" w:sz="0" w:space="0" w:color="auto"/>
                    <w:bottom w:val="none" w:sz="0" w:space="0" w:color="auto"/>
                    <w:right w:val="none" w:sz="0" w:space="0" w:color="auto"/>
                  </w:divBdr>
                </w:div>
                <w:div w:id="1729112474">
                  <w:marLeft w:val="0"/>
                  <w:marRight w:val="0"/>
                  <w:marTop w:val="0"/>
                  <w:marBottom w:val="0"/>
                  <w:divBdr>
                    <w:top w:val="none" w:sz="0" w:space="0" w:color="auto"/>
                    <w:left w:val="none" w:sz="0" w:space="0" w:color="auto"/>
                    <w:bottom w:val="none" w:sz="0" w:space="0" w:color="auto"/>
                    <w:right w:val="none" w:sz="0" w:space="0" w:color="auto"/>
                  </w:divBdr>
                </w:div>
                <w:div w:id="1732773916">
                  <w:marLeft w:val="0"/>
                  <w:marRight w:val="0"/>
                  <w:marTop w:val="0"/>
                  <w:marBottom w:val="0"/>
                  <w:divBdr>
                    <w:top w:val="none" w:sz="0" w:space="0" w:color="auto"/>
                    <w:left w:val="none" w:sz="0" w:space="0" w:color="auto"/>
                    <w:bottom w:val="none" w:sz="0" w:space="0" w:color="auto"/>
                    <w:right w:val="none" w:sz="0" w:space="0" w:color="auto"/>
                  </w:divBdr>
                </w:div>
                <w:div w:id="1737586106">
                  <w:marLeft w:val="0"/>
                  <w:marRight w:val="0"/>
                  <w:marTop w:val="0"/>
                  <w:marBottom w:val="0"/>
                  <w:divBdr>
                    <w:top w:val="none" w:sz="0" w:space="0" w:color="auto"/>
                    <w:left w:val="none" w:sz="0" w:space="0" w:color="auto"/>
                    <w:bottom w:val="none" w:sz="0" w:space="0" w:color="auto"/>
                    <w:right w:val="none" w:sz="0" w:space="0" w:color="auto"/>
                  </w:divBdr>
                </w:div>
                <w:div w:id="1746344431">
                  <w:marLeft w:val="0"/>
                  <w:marRight w:val="0"/>
                  <w:marTop w:val="0"/>
                  <w:marBottom w:val="0"/>
                  <w:divBdr>
                    <w:top w:val="none" w:sz="0" w:space="0" w:color="auto"/>
                    <w:left w:val="none" w:sz="0" w:space="0" w:color="auto"/>
                    <w:bottom w:val="none" w:sz="0" w:space="0" w:color="auto"/>
                    <w:right w:val="none" w:sz="0" w:space="0" w:color="auto"/>
                  </w:divBdr>
                </w:div>
                <w:div w:id="1747141994">
                  <w:marLeft w:val="0"/>
                  <w:marRight w:val="0"/>
                  <w:marTop w:val="0"/>
                  <w:marBottom w:val="0"/>
                  <w:divBdr>
                    <w:top w:val="none" w:sz="0" w:space="0" w:color="auto"/>
                    <w:left w:val="none" w:sz="0" w:space="0" w:color="auto"/>
                    <w:bottom w:val="none" w:sz="0" w:space="0" w:color="auto"/>
                    <w:right w:val="none" w:sz="0" w:space="0" w:color="auto"/>
                  </w:divBdr>
                </w:div>
                <w:div w:id="1751656298">
                  <w:marLeft w:val="0"/>
                  <w:marRight w:val="0"/>
                  <w:marTop w:val="0"/>
                  <w:marBottom w:val="0"/>
                  <w:divBdr>
                    <w:top w:val="none" w:sz="0" w:space="0" w:color="auto"/>
                    <w:left w:val="none" w:sz="0" w:space="0" w:color="auto"/>
                    <w:bottom w:val="none" w:sz="0" w:space="0" w:color="auto"/>
                    <w:right w:val="none" w:sz="0" w:space="0" w:color="auto"/>
                  </w:divBdr>
                </w:div>
                <w:div w:id="1753164245">
                  <w:marLeft w:val="0"/>
                  <w:marRight w:val="0"/>
                  <w:marTop w:val="0"/>
                  <w:marBottom w:val="0"/>
                  <w:divBdr>
                    <w:top w:val="none" w:sz="0" w:space="0" w:color="auto"/>
                    <w:left w:val="none" w:sz="0" w:space="0" w:color="auto"/>
                    <w:bottom w:val="none" w:sz="0" w:space="0" w:color="auto"/>
                    <w:right w:val="none" w:sz="0" w:space="0" w:color="auto"/>
                  </w:divBdr>
                </w:div>
                <w:div w:id="1778407919">
                  <w:marLeft w:val="0"/>
                  <w:marRight w:val="0"/>
                  <w:marTop w:val="0"/>
                  <w:marBottom w:val="0"/>
                  <w:divBdr>
                    <w:top w:val="none" w:sz="0" w:space="0" w:color="auto"/>
                    <w:left w:val="none" w:sz="0" w:space="0" w:color="auto"/>
                    <w:bottom w:val="none" w:sz="0" w:space="0" w:color="auto"/>
                    <w:right w:val="none" w:sz="0" w:space="0" w:color="auto"/>
                  </w:divBdr>
                </w:div>
                <w:div w:id="1786996887">
                  <w:marLeft w:val="0"/>
                  <w:marRight w:val="0"/>
                  <w:marTop w:val="0"/>
                  <w:marBottom w:val="0"/>
                  <w:divBdr>
                    <w:top w:val="none" w:sz="0" w:space="0" w:color="auto"/>
                    <w:left w:val="none" w:sz="0" w:space="0" w:color="auto"/>
                    <w:bottom w:val="none" w:sz="0" w:space="0" w:color="auto"/>
                    <w:right w:val="none" w:sz="0" w:space="0" w:color="auto"/>
                  </w:divBdr>
                </w:div>
                <w:div w:id="1791705241">
                  <w:marLeft w:val="0"/>
                  <w:marRight w:val="0"/>
                  <w:marTop w:val="0"/>
                  <w:marBottom w:val="0"/>
                  <w:divBdr>
                    <w:top w:val="none" w:sz="0" w:space="0" w:color="auto"/>
                    <w:left w:val="none" w:sz="0" w:space="0" w:color="auto"/>
                    <w:bottom w:val="none" w:sz="0" w:space="0" w:color="auto"/>
                    <w:right w:val="none" w:sz="0" w:space="0" w:color="auto"/>
                  </w:divBdr>
                </w:div>
                <w:div w:id="1812751633">
                  <w:marLeft w:val="0"/>
                  <w:marRight w:val="0"/>
                  <w:marTop w:val="0"/>
                  <w:marBottom w:val="0"/>
                  <w:divBdr>
                    <w:top w:val="none" w:sz="0" w:space="0" w:color="auto"/>
                    <w:left w:val="none" w:sz="0" w:space="0" w:color="auto"/>
                    <w:bottom w:val="none" w:sz="0" w:space="0" w:color="auto"/>
                    <w:right w:val="none" w:sz="0" w:space="0" w:color="auto"/>
                  </w:divBdr>
                </w:div>
                <w:div w:id="1831366935">
                  <w:marLeft w:val="0"/>
                  <w:marRight w:val="0"/>
                  <w:marTop w:val="0"/>
                  <w:marBottom w:val="0"/>
                  <w:divBdr>
                    <w:top w:val="none" w:sz="0" w:space="0" w:color="auto"/>
                    <w:left w:val="none" w:sz="0" w:space="0" w:color="auto"/>
                    <w:bottom w:val="none" w:sz="0" w:space="0" w:color="auto"/>
                    <w:right w:val="none" w:sz="0" w:space="0" w:color="auto"/>
                  </w:divBdr>
                </w:div>
                <w:div w:id="1842620066">
                  <w:marLeft w:val="0"/>
                  <w:marRight w:val="0"/>
                  <w:marTop w:val="0"/>
                  <w:marBottom w:val="0"/>
                  <w:divBdr>
                    <w:top w:val="none" w:sz="0" w:space="0" w:color="auto"/>
                    <w:left w:val="none" w:sz="0" w:space="0" w:color="auto"/>
                    <w:bottom w:val="none" w:sz="0" w:space="0" w:color="auto"/>
                    <w:right w:val="none" w:sz="0" w:space="0" w:color="auto"/>
                  </w:divBdr>
                </w:div>
                <w:div w:id="1849059737">
                  <w:marLeft w:val="0"/>
                  <w:marRight w:val="0"/>
                  <w:marTop w:val="0"/>
                  <w:marBottom w:val="0"/>
                  <w:divBdr>
                    <w:top w:val="none" w:sz="0" w:space="0" w:color="auto"/>
                    <w:left w:val="none" w:sz="0" w:space="0" w:color="auto"/>
                    <w:bottom w:val="none" w:sz="0" w:space="0" w:color="auto"/>
                    <w:right w:val="none" w:sz="0" w:space="0" w:color="auto"/>
                  </w:divBdr>
                </w:div>
                <w:div w:id="1849364014">
                  <w:marLeft w:val="0"/>
                  <w:marRight w:val="0"/>
                  <w:marTop w:val="0"/>
                  <w:marBottom w:val="0"/>
                  <w:divBdr>
                    <w:top w:val="none" w:sz="0" w:space="0" w:color="auto"/>
                    <w:left w:val="none" w:sz="0" w:space="0" w:color="auto"/>
                    <w:bottom w:val="none" w:sz="0" w:space="0" w:color="auto"/>
                    <w:right w:val="none" w:sz="0" w:space="0" w:color="auto"/>
                  </w:divBdr>
                </w:div>
                <w:div w:id="1861315343">
                  <w:marLeft w:val="0"/>
                  <w:marRight w:val="0"/>
                  <w:marTop w:val="0"/>
                  <w:marBottom w:val="0"/>
                  <w:divBdr>
                    <w:top w:val="none" w:sz="0" w:space="0" w:color="auto"/>
                    <w:left w:val="none" w:sz="0" w:space="0" w:color="auto"/>
                    <w:bottom w:val="none" w:sz="0" w:space="0" w:color="auto"/>
                    <w:right w:val="none" w:sz="0" w:space="0" w:color="auto"/>
                  </w:divBdr>
                </w:div>
                <w:div w:id="1871147203">
                  <w:marLeft w:val="0"/>
                  <w:marRight w:val="0"/>
                  <w:marTop w:val="0"/>
                  <w:marBottom w:val="0"/>
                  <w:divBdr>
                    <w:top w:val="none" w:sz="0" w:space="0" w:color="auto"/>
                    <w:left w:val="none" w:sz="0" w:space="0" w:color="auto"/>
                    <w:bottom w:val="none" w:sz="0" w:space="0" w:color="auto"/>
                    <w:right w:val="none" w:sz="0" w:space="0" w:color="auto"/>
                  </w:divBdr>
                </w:div>
                <w:div w:id="1875191411">
                  <w:marLeft w:val="0"/>
                  <w:marRight w:val="0"/>
                  <w:marTop w:val="0"/>
                  <w:marBottom w:val="0"/>
                  <w:divBdr>
                    <w:top w:val="none" w:sz="0" w:space="0" w:color="auto"/>
                    <w:left w:val="none" w:sz="0" w:space="0" w:color="auto"/>
                    <w:bottom w:val="none" w:sz="0" w:space="0" w:color="auto"/>
                    <w:right w:val="none" w:sz="0" w:space="0" w:color="auto"/>
                  </w:divBdr>
                </w:div>
                <w:div w:id="1879778641">
                  <w:marLeft w:val="0"/>
                  <w:marRight w:val="0"/>
                  <w:marTop w:val="0"/>
                  <w:marBottom w:val="0"/>
                  <w:divBdr>
                    <w:top w:val="none" w:sz="0" w:space="0" w:color="auto"/>
                    <w:left w:val="none" w:sz="0" w:space="0" w:color="auto"/>
                    <w:bottom w:val="none" w:sz="0" w:space="0" w:color="auto"/>
                    <w:right w:val="none" w:sz="0" w:space="0" w:color="auto"/>
                  </w:divBdr>
                </w:div>
                <w:div w:id="1884900001">
                  <w:marLeft w:val="0"/>
                  <w:marRight w:val="0"/>
                  <w:marTop w:val="0"/>
                  <w:marBottom w:val="0"/>
                  <w:divBdr>
                    <w:top w:val="none" w:sz="0" w:space="0" w:color="auto"/>
                    <w:left w:val="none" w:sz="0" w:space="0" w:color="auto"/>
                    <w:bottom w:val="none" w:sz="0" w:space="0" w:color="auto"/>
                    <w:right w:val="none" w:sz="0" w:space="0" w:color="auto"/>
                  </w:divBdr>
                </w:div>
                <w:div w:id="1887598027">
                  <w:marLeft w:val="0"/>
                  <w:marRight w:val="0"/>
                  <w:marTop w:val="0"/>
                  <w:marBottom w:val="0"/>
                  <w:divBdr>
                    <w:top w:val="none" w:sz="0" w:space="0" w:color="auto"/>
                    <w:left w:val="none" w:sz="0" w:space="0" w:color="auto"/>
                    <w:bottom w:val="none" w:sz="0" w:space="0" w:color="auto"/>
                    <w:right w:val="none" w:sz="0" w:space="0" w:color="auto"/>
                  </w:divBdr>
                </w:div>
                <w:div w:id="1898003855">
                  <w:marLeft w:val="0"/>
                  <w:marRight w:val="0"/>
                  <w:marTop w:val="0"/>
                  <w:marBottom w:val="0"/>
                  <w:divBdr>
                    <w:top w:val="none" w:sz="0" w:space="0" w:color="auto"/>
                    <w:left w:val="none" w:sz="0" w:space="0" w:color="auto"/>
                    <w:bottom w:val="none" w:sz="0" w:space="0" w:color="auto"/>
                    <w:right w:val="none" w:sz="0" w:space="0" w:color="auto"/>
                  </w:divBdr>
                </w:div>
                <w:div w:id="1903977185">
                  <w:marLeft w:val="0"/>
                  <w:marRight w:val="0"/>
                  <w:marTop w:val="0"/>
                  <w:marBottom w:val="0"/>
                  <w:divBdr>
                    <w:top w:val="none" w:sz="0" w:space="0" w:color="auto"/>
                    <w:left w:val="none" w:sz="0" w:space="0" w:color="auto"/>
                    <w:bottom w:val="none" w:sz="0" w:space="0" w:color="auto"/>
                    <w:right w:val="none" w:sz="0" w:space="0" w:color="auto"/>
                  </w:divBdr>
                </w:div>
                <w:div w:id="1920480489">
                  <w:marLeft w:val="0"/>
                  <w:marRight w:val="0"/>
                  <w:marTop w:val="0"/>
                  <w:marBottom w:val="0"/>
                  <w:divBdr>
                    <w:top w:val="none" w:sz="0" w:space="0" w:color="auto"/>
                    <w:left w:val="none" w:sz="0" w:space="0" w:color="auto"/>
                    <w:bottom w:val="none" w:sz="0" w:space="0" w:color="auto"/>
                    <w:right w:val="none" w:sz="0" w:space="0" w:color="auto"/>
                  </w:divBdr>
                </w:div>
                <w:div w:id="1922057601">
                  <w:marLeft w:val="0"/>
                  <w:marRight w:val="0"/>
                  <w:marTop w:val="0"/>
                  <w:marBottom w:val="0"/>
                  <w:divBdr>
                    <w:top w:val="none" w:sz="0" w:space="0" w:color="auto"/>
                    <w:left w:val="none" w:sz="0" w:space="0" w:color="auto"/>
                    <w:bottom w:val="none" w:sz="0" w:space="0" w:color="auto"/>
                    <w:right w:val="none" w:sz="0" w:space="0" w:color="auto"/>
                  </w:divBdr>
                </w:div>
                <w:div w:id="1923947165">
                  <w:marLeft w:val="0"/>
                  <w:marRight w:val="0"/>
                  <w:marTop w:val="0"/>
                  <w:marBottom w:val="0"/>
                  <w:divBdr>
                    <w:top w:val="none" w:sz="0" w:space="0" w:color="auto"/>
                    <w:left w:val="none" w:sz="0" w:space="0" w:color="auto"/>
                    <w:bottom w:val="none" w:sz="0" w:space="0" w:color="auto"/>
                    <w:right w:val="none" w:sz="0" w:space="0" w:color="auto"/>
                  </w:divBdr>
                </w:div>
                <w:div w:id="1927107505">
                  <w:marLeft w:val="0"/>
                  <w:marRight w:val="0"/>
                  <w:marTop w:val="0"/>
                  <w:marBottom w:val="0"/>
                  <w:divBdr>
                    <w:top w:val="none" w:sz="0" w:space="0" w:color="auto"/>
                    <w:left w:val="none" w:sz="0" w:space="0" w:color="auto"/>
                    <w:bottom w:val="none" w:sz="0" w:space="0" w:color="auto"/>
                    <w:right w:val="none" w:sz="0" w:space="0" w:color="auto"/>
                  </w:divBdr>
                </w:div>
                <w:div w:id="1929538064">
                  <w:marLeft w:val="0"/>
                  <w:marRight w:val="0"/>
                  <w:marTop w:val="0"/>
                  <w:marBottom w:val="0"/>
                  <w:divBdr>
                    <w:top w:val="none" w:sz="0" w:space="0" w:color="auto"/>
                    <w:left w:val="none" w:sz="0" w:space="0" w:color="auto"/>
                    <w:bottom w:val="none" w:sz="0" w:space="0" w:color="auto"/>
                    <w:right w:val="none" w:sz="0" w:space="0" w:color="auto"/>
                  </w:divBdr>
                </w:div>
                <w:div w:id="1934435646">
                  <w:marLeft w:val="0"/>
                  <w:marRight w:val="0"/>
                  <w:marTop w:val="0"/>
                  <w:marBottom w:val="0"/>
                  <w:divBdr>
                    <w:top w:val="none" w:sz="0" w:space="0" w:color="auto"/>
                    <w:left w:val="none" w:sz="0" w:space="0" w:color="auto"/>
                    <w:bottom w:val="none" w:sz="0" w:space="0" w:color="auto"/>
                    <w:right w:val="none" w:sz="0" w:space="0" w:color="auto"/>
                  </w:divBdr>
                </w:div>
                <w:div w:id="1935043334">
                  <w:marLeft w:val="0"/>
                  <w:marRight w:val="0"/>
                  <w:marTop w:val="0"/>
                  <w:marBottom w:val="0"/>
                  <w:divBdr>
                    <w:top w:val="none" w:sz="0" w:space="0" w:color="auto"/>
                    <w:left w:val="none" w:sz="0" w:space="0" w:color="auto"/>
                    <w:bottom w:val="none" w:sz="0" w:space="0" w:color="auto"/>
                    <w:right w:val="none" w:sz="0" w:space="0" w:color="auto"/>
                  </w:divBdr>
                </w:div>
                <w:div w:id="1936202724">
                  <w:marLeft w:val="0"/>
                  <w:marRight w:val="0"/>
                  <w:marTop w:val="0"/>
                  <w:marBottom w:val="0"/>
                  <w:divBdr>
                    <w:top w:val="none" w:sz="0" w:space="0" w:color="auto"/>
                    <w:left w:val="none" w:sz="0" w:space="0" w:color="auto"/>
                    <w:bottom w:val="none" w:sz="0" w:space="0" w:color="auto"/>
                    <w:right w:val="none" w:sz="0" w:space="0" w:color="auto"/>
                  </w:divBdr>
                </w:div>
                <w:div w:id="1943688045">
                  <w:marLeft w:val="0"/>
                  <w:marRight w:val="0"/>
                  <w:marTop w:val="0"/>
                  <w:marBottom w:val="0"/>
                  <w:divBdr>
                    <w:top w:val="none" w:sz="0" w:space="0" w:color="auto"/>
                    <w:left w:val="none" w:sz="0" w:space="0" w:color="auto"/>
                    <w:bottom w:val="none" w:sz="0" w:space="0" w:color="auto"/>
                    <w:right w:val="none" w:sz="0" w:space="0" w:color="auto"/>
                  </w:divBdr>
                </w:div>
                <w:div w:id="1944726199">
                  <w:marLeft w:val="0"/>
                  <w:marRight w:val="0"/>
                  <w:marTop w:val="0"/>
                  <w:marBottom w:val="0"/>
                  <w:divBdr>
                    <w:top w:val="none" w:sz="0" w:space="0" w:color="auto"/>
                    <w:left w:val="none" w:sz="0" w:space="0" w:color="auto"/>
                    <w:bottom w:val="none" w:sz="0" w:space="0" w:color="auto"/>
                    <w:right w:val="none" w:sz="0" w:space="0" w:color="auto"/>
                  </w:divBdr>
                </w:div>
                <w:div w:id="1947888491">
                  <w:marLeft w:val="0"/>
                  <w:marRight w:val="0"/>
                  <w:marTop w:val="0"/>
                  <w:marBottom w:val="0"/>
                  <w:divBdr>
                    <w:top w:val="none" w:sz="0" w:space="0" w:color="auto"/>
                    <w:left w:val="none" w:sz="0" w:space="0" w:color="auto"/>
                    <w:bottom w:val="none" w:sz="0" w:space="0" w:color="auto"/>
                    <w:right w:val="none" w:sz="0" w:space="0" w:color="auto"/>
                  </w:divBdr>
                </w:div>
                <w:div w:id="1954047236">
                  <w:marLeft w:val="0"/>
                  <w:marRight w:val="0"/>
                  <w:marTop w:val="0"/>
                  <w:marBottom w:val="0"/>
                  <w:divBdr>
                    <w:top w:val="none" w:sz="0" w:space="0" w:color="auto"/>
                    <w:left w:val="none" w:sz="0" w:space="0" w:color="auto"/>
                    <w:bottom w:val="none" w:sz="0" w:space="0" w:color="auto"/>
                    <w:right w:val="none" w:sz="0" w:space="0" w:color="auto"/>
                  </w:divBdr>
                </w:div>
                <w:div w:id="1960139842">
                  <w:marLeft w:val="0"/>
                  <w:marRight w:val="0"/>
                  <w:marTop w:val="0"/>
                  <w:marBottom w:val="0"/>
                  <w:divBdr>
                    <w:top w:val="none" w:sz="0" w:space="0" w:color="auto"/>
                    <w:left w:val="none" w:sz="0" w:space="0" w:color="auto"/>
                    <w:bottom w:val="none" w:sz="0" w:space="0" w:color="auto"/>
                    <w:right w:val="none" w:sz="0" w:space="0" w:color="auto"/>
                  </w:divBdr>
                </w:div>
                <w:div w:id="1971671899">
                  <w:marLeft w:val="0"/>
                  <w:marRight w:val="0"/>
                  <w:marTop w:val="0"/>
                  <w:marBottom w:val="0"/>
                  <w:divBdr>
                    <w:top w:val="none" w:sz="0" w:space="0" w:color="auto"/>
                    <w:left w:val="none" w:sz="0" w:space="0" w:color="auto"/>
                    <w:bottom w:val="none" w:sz="0" w:space="0" w:color="auto"/>
                    <w:right w:val="none" w:sz="0" w:space="0" w:color="auto"/>
                  </w:divBdr>
                </w:div>
                <w:div w:id="1982999245">
                  <w:marLeft w:val="0"/>
                  <w:marRight w:val="0"/>
                  <w:marTop w:val="0"/>
                  <w:marBottom w:val="0"/>
                  <w:divBdr>
                    <w:top w:val="none" w:sz="0" w:space="0" w:color="auto"/>
                    <w:left w:val="none" w:sz="0" w:space="0" w:color="auto"/>
                    <w:bottom w:val="none" w:sz="0" w:space="0" w:color="auto"/>
                    <w:right w:val="none" w:sz="0" w:space="0" w:color="auto"/>
                  </w:divBdr>
                </w:div>
                <w:div w:id="1990476499">
                  <w:marLeft w:val="0"/>
                  <w:marRight w:val="0"/>
                  <w:marTop w:val="0"/>
                  <w:marBottom w:val="0"/>
                  <w:divBdr>
                    <w:top w:val="none" w:sz="0" w:space="0" w:color="auto"/>
                    <w:left w:val="none" w:sz="0" w:space="0" w:color="auto"/>
                    <w:bottom w:val="none" w:sz="0" w:space="0" w:color="auto"/>
                    <w:right w:val="none" w:sz="0" w:space="0" w:color="auto"/>
                  </w:divBdr>
                </w:div>
                <w:div w:id="1991865918">
                  <w:marLeft w:val="0"/>
                  <w:marRight w:val="0"/>
                  <w:marTop w:val="0"/>
                  <w:marBottom w:val="0"/>
                  <w:divBdr>
                    <w:top w:val="none" w:sz="0" w:space="0" w:color="auto"/>
                    <w:left w:val="none" w:sz="0" w:space="0" w:color="auto"/>
                    <w:bottom w:val="none" w:sz="0" w:space="0" w:color="auto"/>
                    <w:right w:val="none" w:sz="0" w:space="0" w:color="auto"/>
                  </w:divBdr>
                </w:div>
                <w:div w:id="2004818523">
                  <w:marLeft w:val="0"/>
                  <w:marRight w:val="0"/>
                  <w:marTop w:val="0"/>
                  <w:marBottom w:val="0"/>
                  <w:divBdr>
                    <w:top w:val="none" w:sz="0" w:space="0" w:color="auto"/>
                    <w:left w:val="none" w:sz="0" w:space="0" w:color="auto"/>
                    <w:bottom w:val="none" w:sz="0" w:space="0" w:color="auto"/>
                    <w:right w:val="none" w:sz="0" w:space="0" w:color="auto"/>
                  </w:divBdr>
                </w:div>
                <w:div w:id="2007131762">
                  <w:marLeft w:val="0"/>
                  <w:marRight w:val="0"/>
                  <w:marTop w:val="0"/>
                  <w:marBottom w:val="0"/>
                  <w:divBdr>
                    <w:top w:val="none" w:sz="0" w:space="0" w:color="auto"/>
                    <w:left w:val="none" w:sz="0" w:space="0" w:color="auto"/>
                    <w:bottom w:val="none" w:sz="0" w:space="0" w:color="auto"/>
                    <w:right w:val="none" w:sz="0" w:space="0" w:color="auto"/>
                  </w:divBdr>
                </w:div>
                <w:div w:id="2025472266">
                  <w:marLeft w:val="0"/>
                  <w:marRight w:val="0"/>
                  <w:marTop w:val="0"/>
                  <w:marBottom w:val="0"/>
                  <w:divBdr>
                    <w:top w:val="none" w:sz="0" w:space="0" w:color="auto"/>
                    <w:left w:val="none" w:sz="0" w:space="0" w:color="auto"/>
                    <w:bottom w:val="none" w:sz="0" w:space="0" w:color="auto"/>
                    <w:right w:val="none" w:sz="0" w:space="0" w:color="auto"/>
                  </w:divBdr>
                </w:div>
                <w:div w:id="2036271973">
                  <w:marLeft w:val="0"/>
                  <w:marRight w:val="0"/>
                  <w:marTop w:val="0"/>
                  <w:marBottom w:val="0"/>
                  <w:divBdr>
                    <w:top w:val="none" w:sz="0" w:space="0" w:color="auto"/>
                    <w:left w:val="none" w:sz="0" w:space="0" w:color="auto"/>
                    <w:bottom w:val="none" w:sz="0" w:space="0" w:color="auto"/>
                    <w:right w:val="none" w:sz="0" w:space="0" w:color="auto"/>
                  </w:divBdr>
                </w:div>
                <w:div w:id="2048210776">
                  <w:marLeft w:val="0"/>
                  <w:marRight w:val="0"/>
                  <w:marTop w:val="0"/>
                  <w:marBottom w:val="0"/>
                  <w:divBdr>
                    <w:top w:val="none" w:sz="0" w:space="0" w:color="auto"/>
                    <w:left w:val="none" w:sz="0" w:space="0" w:color="auto"/>
                    <w:bottom w:val="none" w:sz="0" w:space="0" w:color="auto"/>
                    <w:right w:val="none" w:sz="0" w:space="0" w:color="auto"/>
                  </w:divBdr>
                </w:div>
                <w:div w:id="2061902620">
                  <w:marLeft w:val="0"/>
                  <w:marRight w:val="0"/>
                  <w:marTop w:val="0"/>
                  <w:marBottom w:val="0"/>
                  <w:divBdr>
                    <w:top w:val="none" w:sz="0" w:space="0" w:color="auto"/>
                    <w:left w:val="none" w:sz="0" w:space="0" w:color="auto"/>
                    <w:bottom w:val="none" w:sz="0" w:space="0" w:color="auto"/>
                    <w:right w:val="none" w:sz="0" w:space="0" w:color="auto"/>
                  </w:divBdr>
                </w:div>
                <w:div w:id="2062553778">
                  <w:marLeft w:val="0"/>
                  <w:marRight w:val="0"/>
                  <w:marTop w:val="0"/>
                  <w:marBottom w:val="0"/>
                  <w:divBdr>
                    <w:top w:val="none" w:sz="0" w:space="0" w:color="auto"/>
                    <w:left w:val="none" w:sz="0" w:space="0" w:color="auto"/>
                    <w:bottom w:val="none" w:sz="0" w:space="0" w:color="auto"/>
                    <w:right w:val="none" w:sz="0" w:space="0" w:color="auto"/>
                  </w:divBdr>
                </w:div>
                <w:div w:id="2069330590">
                  <w:marLeft w:val="0"/>
                  <w:marRight w:val="0"/>
                  <w:marTop w:val="0"/>
                  <w:marBottom w:val="0"/>
                  <w:divBdr>
                    <w:top w:val="none" w:sz="0" w:space="0" w:color="auto"/>
                    <w:left w:val="none" w:sz="0" w:space="0" w:color="auto"/>
                    <w:bottom w:val="none" w:sz="0" w:space="0" w:color="auto"/>
                    <w:right w:val="none" w:sz="0" w:space="0" w:color="auto"/>
                  </w:divBdr>
                </w:div>
                <w:div w:id="2069457750">
                  <w:marLeft w:val="0"/>
                  <w:marRight w:val="0"/>
                  <w:marTop w:val="0"/>
                  <w:marBottom w:val="0"/>
                  <w:divBdr>
                    <w:top w:val="none" w:sz="0" w:space="0" w:color="auto"/>
                    <w:left w:val="none" w:sz="0" w:space="0" w:color="auto"/>
                    <w:bottom w:val="none" w:sz="0" w:space="0" w:color="auto"/>
                    <w:right w:val="none" w:sz="0" w:space="0" w:color="auto"/>
                  </w:divBdr>
                </w:div>
                <w:div w:id="2069572063">
                  <w:marLeft w:val="0"/>
                  <w:marRight w:val="0"/>
                  <w:marTop w:val="0"/>
                  <w:marBottom w:val="0"/>
                  <w:divBdr>
                    <w:top w:val="none" w:sz="0" w:space="0" w:color="auto"/>
                    <w:left w:val="none" w:sz="0" w:space="0" w:color="auto"/>
                    <w:bottom w:val="none" w:sz="0" w:space="0" w:color="auto"/>
                    <w:right w:val="none" w:sz="0" w:space="0" w:color="auto"/>
                  </w:divBdr>
                </w:div>
                <w:div w:id="2077898739">
                  <w:marLeft w:val="0"/>
                  <w:marRight w:val="0"/>
                  <w:marTop w:val="0"/>
                  <w:marBottom w:val="0"/>
                  <w:divBdr>
                    <w:top w:val="none" w:sz="0" w:space="0" w:color="auto"/>
                    <w:left w:val="none" w:sz="0" w:space="0" w:color="auto"/>
                    <w:bottom w:val="none" w:sz="0" w:space="0" w:color="auto"/>
                    <w:right w:val="none" w:sz="0" w:space="0" w:color="auto"/>
                  </w:divBdr>
                </w:div>
                <w:div w:id="2079015604">
                  <w:marLeft w:val="0"/>
                  <w:marRight w:val="0"/>
                  <w:marTop w:val="0"/>
                  <w:marBottom w:val="0"/>
                  <w:divBdr>
                    <w:top w:val="none" w:sz="0" w:space="0" w:color="auto"/>
                    <w:left w:val="none" w:sz="0" w:space="0" w:color="auto"/>
                    <w:bottom w:val="none" w:sz="0" w:space="0" w:color="auto"/>
                    <w:right w:val="none" w:sz="0" w:space="0" w:color="auto"/>
                  </w:divBdr>
                </w:div>
                <w:div w:id="2080588125">
                  <w:marLeft w:val="0"/>
                  <w:marRight w:val="0"/>
                  <w:marTop w:val="0"/>
                  <w:marBottom w:val="0"/>
                  <w:divBdr>
                    <w:top w:val="none" w:sz="0" w:space="0" w:color="auto"/>
                    <w:left w:val="none" w:sz="0" w:space="0" w:color="auto"/>
                    <w:bottom w:val="none" w:sz="0" w:space="0" w:color="auto"/>
                    <w:right w:val="none" w:sz="0" w:space="0" w:color="auto"/>
                  </w:divBdr>
                </w:div>
                <w:div w:id="2091610893">
                  <w:marLeft w:val="0"/>
                  <w:marRight w:val="0"/>
                  <w:marTop w:val="0"/>
                  <w:marBottom w:val="0"/>
                  <w:divBdr>
                    <w:top w:val="none" w:sz="0" w:space="0" w:color="auto"/>
                    <w:left w:val="none" w:sz="0" w:space="0" w:color="auto"/>
                    <w:bottom w:val="none" w:sz="0" w:space="0" w:color="auto"/>
                    <w:right w:val="none" w:sz="0" w:space="0" w:color="auto"/>
                  </w:divBdr>
                </w:div>
                <w:div w:id="2098017596">
                  <w:marLeft w:val="0"/>
                  <w:marRight w:val="0"/>
                  <w:marTop w:val="0"/>
                  <w:marBottom w:val="0"/>
                  <w:divBdr>
                    <w:top w:val="none" w:sz="0" w:space="0" w:color="auto"/>
                    <w:left w:val="none" w:sz="0" w:space="0" w:color="auto"/>
                    <w:bottom w:val="none" w:sz="0" w:space="0" w:color="auto"/>
                    <w:right w:val="none" w:sz="0" w:space="0" w:color="auto"/>
                  </w:divBdr>
                </w:div>
                <w:div w:id="2103380825">
                  <w:marLeft w:val="0"/>
                  <w:marRight w:val="0"/>
                  <w:marTop w:val="0"/>
                  <w:marBottom w:val="0"/>
                  <w:divBdr>
                    <w:top w:val="none" w:sz="0" w:space="0" w:color="auto"/>
                    <w:left w:val="none" w:sz="0" w:space="0" w:color="auto"/>
                    <w:bottom w:val="none" w:sz="0" w:space="0" w:color="auto"/>
                    <w:right w:val="none" w:sz="0" w:space="0" w:color="auto"/>
                  </w:divBdr>
                </w:div>
                <w:div w:id="2107843413">
                  <w:marLeft w:val="0"/>
                  <w:marRight w:val="0"/>
                  <w:marTop w:val="0"/>
                  <w:marBottom w:val="0"/>
                  <w:divBdr>
                    <w:top w:val="none" w:sz="0" w:space="0" w:color="auto"/>
                    <w:left w:val="none" w:sz="0" w:space="0" w:color="auto"/>
                    <w:bottom w:val="none" w:sz="0" w:space="0" w:color="auto"/>
                    <w:right w:val="none" w:sz="0" w:space="0" w:color="auto"/>
                  </w:divBdr>
                </w:div>
                <w:div w:id="2108691456">
                  <w:marLeft w:val="0"/>
                  <w:marRight w:val="0"/>
                  <w:marTop w:val="0"/>
                  <w:marBottom w:val="0"/>
                  <w:divBdr>
                    <w:top w:val="none" w:sz="0" w:space="0" w:color="auto"/>
                    <w:left w:val="none" w:sz="0" w:space="0" w:color="auto"/>
                    <w:bottom w:val="none" w:sz="0" w:space="0" w:color="auto"/>
                    <w:right w:val="none" w:sz="0" w:space="0" w:color="auto"/>
                  </w:divBdr>
                </w:div>
                <w:div w:id="2113932621">
                  <w:marLeft w:val="0"/>
                  <w:marRight w:val="0"/>
                  <w:marTop w:val="0"/>
                  <w:marBottom w:val="0"/>
                  <w:divBdr>
                    <w:top w:val="none" w:sz="0" w:space="0" w:color="auto"/>
                    <w:left w:val="none" w:sz="0" w:space="0" w:color="auto"/>
                    <w:bottom w:val="none" w:sz="0" w:space="0" w:color="auto"/>
                    <w:right w:val="none" w:sz="0" w:space="0" w:color="auto"/>
                  </w:divBdr>
                </w:div>
                <w:div w:id="2118285246">
                  <w:marLeft w:val="0"/>
                  <w:marRight w:val="0"/>
                  <w:marTop w:val="0"/>
                  <w:marBottom w:val="0"/>
                  <w:divBdr>
                    <w:top w:val="none" w:sz="0" w:space="0" w:color="auto"/>
                    <w:left w:val="none" w:sz="0" w:space="0" w:color="auto"/>
                    <w:bottom w:val="none" w:sz="0" w:space="0" w:color="auto"/>
                    <w:right w:val="none" w:sz="0" w:space="0" w:color="auto"/>
                  </w:divBdr>
                </w:div>
                <w:div w:id="2119057598">
                  <w:marLeft w:val="0"/>
                  <w:marRight w:val="0"/>
                  <w:marTop w:val="0"/>
                  <w:marBottom w:val="0"/>
                  <w:divBdr>
                    <w:top w:val="none" w:sz="0" w:space="0" w:color="auto"/>
                    <w:left w:val="none" w:sz="0" w:space="0" w:color="auto"/>
                    <w:bottom w:val="none" w:sz="0" w:space="0" w:color="auto"/>
                    <w:right w:val="none" w:sz="0" w:space="0" w:color="auto"/>
                  </w:divBdr>
                </w:div>
                <w:div w:id="2127306991">
                  <w:marLeft w:val="0"/>
                  <w:marRight w:val="0"/>
                  <w:marTop w:val="0"/>
                  <w:marBottom w:val="0"/>
                  <w:divBdr>
                    <w:top w:val="none" w:sz="0" w:space="0" w:color="auto"/>
                    <w:left w:val="none" w:sz="0" w:space="0" w:color="auto"/>
                    <w:bottom w:val="none" w:sz="0" w:space="0" w:color="auto"/>
                    <w:right w:val="none" w:sz="0" w:space="0" w:color="auto"/>
                  </w:divBdr>
                </w:div>
                <w:div w:id="2130464684">
                  <w:marLeft w:val="0"/>
                  <w:marRight w:val="0"/>
                  <w:marTop w:val="0"/>
                  <w:marBottom w:val="0"/>
                  <w:divBdr>
                    <w:top w:val="none" w:sz="0" w:space="0" w:color="auto"/>
                    <w:left w:val="none" w:sz="0" w:space="0" w:color="auto"/>
                    <w:bottom w:val="none" w:sz="0" w:space="0" w:color="auto"/>
                    <w:right w:val="none" w:sz="0" w:space="0" w:color="auto"/>
                  </w:divBdr>
                </w:div>
              </w:divsChild>
            </w:div>
            <w:div w:id="2042780819">
              <w:marLeft w:val="0"/>
              <w:marRight w:val="0"/>
              <w:marTop w:val="0"/>
              <w:marBottom w:val="0"/>
              <w:divBdr>
                <w:top w:val="none" w:sz="0" w:space="0" w:color="auto"/>
                <w:left w:val="none" w:sz="0" w:space="0" w:color="auto"/>
                <w:bottom w:val="none" w:sz="0" w:space="0" w:color="auto"/>
                <w:right w:val="none" w:sz="0" w:space="0" w:color="auto"/>
              </w:divBdr>
            </w:div>
            <w:div w:id="2049865601">
              <w:marLeft w:val="0"/>
              <w:marRight w:val="0"/>
              <w:marTop w:val="0"/>
              <w:marBottom w:val="0"/>
              <w:divBdr>
                <w:top w:val="none" w:sz="0" w:space="0" w:color="auto"/>
                <w:left w:val="none" w:sz="0" w:space="0" w:color="auto"/>
                <w:bottom w:val="none" w:sz="0" w:space="0" w:color="auto"/>
                <w:right w:val="none" w:sz="0" w:space="0" w:color="auto"/>
              </w:divBdr>
            </w:div>
            <w:div w:id="2066685124">
              <w:marLeft w:val="0"/>
              <w:marRight w:val="0"/>
              <w:marTop w:val="0"/>
              <w:marBottom w:val="0"/>
              <w:divBdr>
                <w:top w:val="none" w:sz="0" w:space="0" w:color="auto"/>
                <w:left w:val="none" w:sz="0" w:space="0" w:color="auto"/>
                <w:bottom w:val="none" w:sz="0" w:space="0" w:color="auto"/>
                <w:right w:val="none" w:sz="0" w:space="0" w:color="auto"/>
              </w:divBdr>
            </w:div>
            <w:div w:id="2072003109">
              <w:marLeft w:val="0"/>
              <w:marRight w:val="0"/>
              <w:marTop w:val="0"/>
              <w:marBottom w:val="0"/>
              <w:divBdr>
                <w:top w:val="none" w:sz="0" w:space="0" w:color="auto"/>
                <w:left w:val="none" w:sz="0" w:space="0" w:color="auto"/>
                <w:bottom w:val="none" w:sz="0" w:space="0" w:color="auto"/>
                <w:right w:val="none" w:sz="0" w:space="0" w:color="auto"/>
              </w:divBdr>
            </w:div>
            <w:div w:id="2074156602">
              <w:marLeft w:val="0"/>
              <w:marRight w:val="0"/>
              <w:marTop w:val="0"/>
              <w:marBottom w:val="0"/>
              <w:divBdr>
                <w:top w:val="none" w:sz="0" w:space="0" w:color="auto"/>
                <w:left w:val="none" w:sz="0" w:space="0" w:color="auto"/>
                <w:bottom w:val="none" w:sz="0" w:space="0" w:color="auto"/>
                <w:right w:val="none" w:sz="0" w:space="0" w:color="auto"/>
              </w:divBdr>
            </w:div>
            <w:div w:id="2081710732">
              <w:marLeft w:val="0"/>
              <w:marRight w:val="0"/>
              <w:marTop w:val="0"/>
              <w:marBottom w:val="0"/>
              <w:divBdr>
                <w:top w:val="none" w:sz="0" w:space="0" w:color="auto"/>
                <w:left w:val="none" w:sz="0" w:space="0" w:color="auto"/>
                <w:bottom w:val="none" w:sz="0" w:space="0" w:color="auto"/>
                <w:right w:val="none" w:sz="0" w:space="0" w:color="auto"/>
              </w:divBdr>
            </w:div>
            <w:div w:id="2081782193">
              <w:marLeft w:val="0"/>
              <w:marRight w:val="0"/>
              <w:marTop w:val="0"/>
              <w:marBottom w:val="0"/>
              <w:divBdr>
                <w:top w:val="none" w:sz="0" w:space="0" w:color="auto"/>
                <w:left w:val="none" w:sz="0" w:space="0" w:color="auto"/>
                <w:bottom w:val="none" w:sz="0" w:space="0" w:color="auto"/>
                <w:right w:val="none" w:sz="0" w:space="0" w:color="auto"/>
              </w:divBdr>
            </w:div>
            <w:div w:id="2082873257">
              <w:marLeft w:val="0"/>
              <w:marRight w:val="0"/>
              <w:marTop w:val="0"/>
              <w:marBottom w:val="0"/>
              <w:divBdr>
                <w:top w:val="none" w:sz="0" w:space="0" w:color="auto"/>
                <w:left w:val="none" w:sz="0" w:space="0" w:color="auto"/>
                <w:bottom w:val="none" w:sz="0" w:space="0" w:color="auto"/>
                <w:right w:val="none" w:sz="0" w:space="0" w:color="auto"/>
              </w:divBdr>
            </w:div>
            <w:div w:id="2083405326">
              <w:marLeft w:val="0"/>
              <w:marRight w:val="0"/>
              <w:marTop w:val="0"/>
              <w:marBottom w:val="0"/>
              <w:divBdr>
                <w:top w:val="none" w:sz="0" w:space="0" w:color="auto"/>
                <w:left w:val="none" w:sz="0" w:space="0" w:color="auto"/>
                <w:bottom w:val="none" w:sz="0" w:space="0" w:color="auto"/>
                <w:right w:val="none" w:sz="0" w:space="0" w:color="auto"/>
              </w:divBdr>
            </w:div>
            <w:div w:id="2101943786">
              <w:marLeft w:val="0"/>
              <w:marRight w:val="0"/>
              <w:marTop w:val="0"/>
              <w:marBottom w:val="0"/>
              <w:divBdr>
                <w:top w:val="none" w:sz="0" w:space="0" w:color="auto"/>
                <w:left w:val="none" w:sz="0" w:space="0" w:color="auto"/>
                <w:bottom w:val="none" w:sz="0" w:space="0" w:color="auto"/>
                <w:right w:val="none" w:sz="0" w:space="0" w:color="auto"/>
              </w:divBdr>
            </w:div>
            <w:div w:id="2102792108">
              <w:marLeft w:val="0"/>
              <w:marRight w:val="0"/>
              <w:marTop w:val="0"/>
              <w:marBottom w:val="0"/>
              <w:divBdr>
                <w:top w:val="none" w:sz="0" w:space="0" w:color="auto"/>
                <w:left w:val="none" w:sz="0" w:space="0" w:color="auto"/>
                <w:bottom w:val="none" w:sz="0" w:space="0" w:color="auto"/>
                <w:right w:val="none" w:sz="0" w:space="0" w:color="auto"/>
              </w:divBdr>
            </w:div>
            <w:div w:id="2107074753">
              <w:marLeft w:val="0"/>
              <w:marRight w:val="0"/>
              <w:marTop w:val="0"/>
              <w:marBottom w:val="0"/>
              <w:divBdr>
                <w:top w:val="none" w:sz="0" w:space="0" w:color="auto"/>
                <w:left w:val="none" w:sz="0" w:space="0" w:color="auto"/>
                <w:bottom w:val="none" w:sz="0" w:space="0" w:color="auto"/>
                <w:right w:val="none" w:sz="0" w:space="0" w:color="auto"/>
              </w:divBdr>
            </w:div>
            <w:div w:id="2117014877">
              <w:marLeft w:val="0"/>
              <w:marRight w:val="0"/>
              <w:marTop w:val="0"/>
              <w:marBottom w:val="0"/>
              <w:divBdr>
                <w:top w:val="none" w:sz="0" w:space="0" w:color="auto"/>
                <w:left w:val="none" w:sz="0" w:space="0" w:color="auto"/>
                <w:bottom w:val="none" w:sz="0" w:space="0" w:color="auto"/>
                <w:right w:val="none" w:sz="0" w:space="0" w:color="auto"/>
              </w:divBdr>
            </w:div>
            <w:div w:id="2121027777">
              <w:marLeft w:val="0"/>
              <w:marRight w:val="0"/>
              <w:marTop w:val="0"/>
              <w:marBottom w:val="0"/>
              <w:divBdr>
                <w:top w:val="none" w:sz="0" w:space="0" w:color="auto"/>
                <w:left w:val="none" w:sz="0" w:space="0" w:color="auto"/>
                <w:bottom w:val="none" w:sz="0" w:space="0" w:color="auto"/>
                <w:right w:val="none" w:sz="0" w:space="0" w:color="auto"/>
              </w:divBdr>
            </w:div>
            <w:div w:id="2132742531">
              <w:marLeft w:val="0"/>
              <w:marRight w:val="0"/>
              <w:marTop w:val="0"/>
              <w:marBottom w:val="0"/>
              <w:divBdr>
                <w:top w:val="none" w:sz="0" w:space="0" w:color="auto"/>
                <w:left w:val="none" w:sz="0" w:space="0" w:color="auto"/>
                <w:bottom w:val="none" w:sz="0" w:space="0" w:color="auto"/>
                <w:right w:val="none" w:sz="0" w:space="0" w:color="auto"/>
              </w:divBdr>
            </w:div>
            <w:div w:id="2133937427">
              <w:marLeft w:val="0"/>
              <w:marRight w:val="0"/>
              <w:marTop w:val="0"/>
              <w:marBottom w:val="0"/>
              <w:divBdr>
                <w:top w:val="none" w:sz="0" w:space="0" w:color="auto"/>
                <w:left w:val="none" w:sz="0" w:space="0" w:color="auto"/>
                <w:bottom w:val="none" w:sz="0" w:space="0" w:color="auto"/>
                <w:right w:val="none" w:sz="0" w:space="0" w:color="auto"/>
              </w:divBdr>
            </w:div>
            <w:div w:id="2145928461">
              <w:marLeft w:val="0"/>
              <w:marRight w:val="0"/>
              <w:marTop w:val="0"/>
              <w:marBottom w:val="0"/>
              <w:divBdr>
                <w:top w:val="none" w:sz="0" w:space="0" w:color="auto"/>
                <w:left w:val="none" w:sz="0" w:space="0" w:color="auto"/>
                <w:bottom w:val="none" w:sz="0" w:space="0" w:color="auto"/>
                <w:right w:val="none" w:sz="0" w:space="0" w:color="auto"/>
              </w:divBdr>
            </w:div>
          </w:divsChild>
        </w:div>
        <w:div w:id="1711997506">
          <w:marLeft w:val="0"/>
          <w:marRight w:val="0"/>
          <w:marTop w:val="0"/>
          <w:marBottom w:val="0"/>
          <w:divBdr>
            <w:top w:val="none" w:sz="0" w:space="0" w:color="auto"/>
            <w:left w:val="none" w:sz="0" w:space="0" w:color="auto"/>
            <w:bottom w:val="none" w:sz="0" w:space="0" w:color="auto"/>
            <w:right w:val="none" w:sz="0" w:space="0" w:color="auto"/>
          </w:divBdr>
          <w:divsChild>
            <w:div w:id="26684412">
              <w:marLeft w:val="0"/>
              <w:marRight w:val="0"/>
              <w:marTop w:val="0"/>
              <w:marBottom w:val="0"/>
              <w:divBdr>
                <w:top w:val="none" w:sz="0" w:space="0" w:color="auto"/>
                <w:left w:val="none" w:sz="0" w:space="0" w:color="auto"/>
                <w:bottom w:val="none" w:sz="0" w:space="0" w:color="auto"/>
                <w:right w:val="none" w:sz="0" w:space="0" w:color="auto"/>
              </w:divBdr>
            </w:div>
            <w:div w:id="31999605">
              <w:marLeft w:val="0"/>
              <w:marRight w:val="0"/>
              <w:marTop w:val="0"/>
              <w:marBottom w:val="0"/>
              <w:divBdr>
                <w:top w:val="none" w:sz="0" w:space="0" w:color="auto"/>
                <w:left w:val="none" w:sz="0" w:space="0" w:color="auto"/>
                <w:bottom w:val="none" w:sz="0" w:space="0" w:color="auto"/>
                <w:right w:val="none" w:sz="0" w:space="0" w:color="auto"/>
              </w:divBdr>
            </w:div>
            <w:div w:id="38432299">
              <w:marLeft w:val="0"/>
              <w:marRight w:val="0"/>
              <w:marTop w:val="0"/>
              <w:marBottom w:val="0"/>
              <w:divBdr>
                <w:top w:val="none" w:sz="0" w:space="0" w:color="auto"/>
                <w:left w:val="none" w:sz="0" w:space="0" w:color="auto"/>
                <w:bottom w:val="none" w:sz="0" w:space="0" w:color="auto"/>
                <w:right w:val="none" w:sz="0" w:space="0" w:color="auto"/>
              </w:divBdr>
            </w:div>
            <w:div w:id="38553055">
              <w:marLeft w:val="0"/>
              <w:marRight w:val="0"/>
              <w:marTop w:val="0"/>
              <w:marBottom w:val="0"/>
              <w:divBdr>
                <w:top w:val="none" w:sz="0" w:space="0" w:color="auto"/>
                <w:left w:val="none" w:sz="0" w:space="0" w:color="auto"/>
                <w:bottom w:val="none" w:sz="0" w:space="0" w:color="auto"/>
                <w:right w:val="none" w:sz="0" w:space="0" w:color="auto"/>
              </w:divBdr>
            </w:div>
            <w:div w:id="42297486">
              <w:marLeft w:val="0"/>
              <w:marRight w:val="0"/>
              <w:marTop w:val="0"/>
              <w:marBottom w:val="0"/>
              <w:divBdr>
                <w:top w:val="none" w:sz="0" w:space="0" w:color="auto"/>
                <w:left w:val="none" w:sz="0" w:space="0" w:color="auto"/>
                <w:bottom w:val="none" w:sz="0" w:space="0" w:color="auto"/>
                <w:right w:val="none" w:sz="0" w:space="0" w:color="auto"/>
              </w:divBdr>
            </w:div>
            <w:div w:id="44524914">
              <w:marLeft w:val="0"/>
              <w:marRight w:val="0"/>
              <w:marTop w:val="0"/>
              <w:marBottom w:val="0"/>
              <w:divBdr>
                <w:top w:val="none" w:sz="0" w:space="0" w:color="auto"/>
                <w:left w:val="none" w:sz="0" w:space="0" w:color="auto"/>
                <w:bottom w:val="none" w:sz="0" w:space="0" w:color="auto"/>
                <w:right w:val="none" w:sz="0" w:space="0" w:color="auto"/>
              </w:divBdr>
            </w:div>
            <w:div w:id="46883800">
              <w:marLeft w:val="0"/>
              <w:marRight w:val="0"/>
              <w:marTop w:val="0"/>
              <w:marBottom w:val="0"/>
              <w:divBdr>
                <w:top w:val="none" w:sz="0" w:space="0" w:color="auto"/>
                <w:left w:val="none" w:sz="0" w:space="0" w:color="auto"/>
                <w:bottom w:val="none" w:sz="0" w:space="0" w:color="auto"/>
                <w:right w:val="none" w:sz="0" w:space="0" w:color="auto"/>
              </w:divBdr>
            </w:div>
            <w:div w:id="46995350">
              <w:marLeft w:val="0"/>
              <w:marRight w:val="0"/>
              <w:marTop w:val="0"/>
              <w:marBottom w:val="0"/>
              <w:divBdr>
                <w:top w:val="none" w:sz="0" w:space="0" w:color="auto"/>
                <w:left w:val="none" w:sz="0" w:space="0" w:color="auto"/>
                <w:bottom w:val="none" w:sz="0" w:space="0" w:color="auto"/>
                <w:right w:val="none" w:sz="0" w:space="0" w:color="auto"/>
              </w:divBdr>
            </w:div>
            <w:div w:id="49808614">
              <w:marLeft w:val="0"/>
              <w:marRight w:val="0"/>
              <w:marTop w:val="0"/>
              <w:marBottom w:val="0"/>
              <w:divBdr>
                <w:top w:val="none" w:sz="0" w:space="0" w:color="auto"/>
                <w:left w:val="none" w:sz="0" w:space="0" w:color="auto"/>
                <w:bottom w:val="none" w:sz="0" w:space="0" w:color="auto"/>
                <w:right w:val="none" w:sz="0" w:space="0" w:color="auto"/>
              </w:divBdr>
            </w:div>
            <w:div w:id="56054799">
              <w:marLeft w:val="0"/>
              <w:marRight w:val="0"/>
              <w:marTop w:val="0"/>
              <w:marBottom w:val="0"/>
              <w:divBdr>
                <w:top w:val="none" w:sz="0" w:space="0" w:color="auto"/>
                <w:left w:val="none" w:sz="0" w:space="0" w:color="auto"/>
                <w:bottom w:val="none" w:sz="0" w:space="0" w:color="auto"/>
                <w:right w:val="none" w:sz="0" w:space="0" w:color="auto"/>
              </w:divBdr>
            </w:div>
            <w:div w:id="63727390">
              <w:marLeft w:val="0"/>
              <w:marRight w:val="0"/>
              <w:marTop w:val="0"/>
              <w:marBottom w:val="0"/>
              <w:divBdr>
                <w:top w:val="none" w:sz="0" w:space="0" w:color="auto"/>
                <w:left w:val="none" w:sz="0" w:space="0" w:color="auto"/>
                <w:bottom w:val="none" w:sz="0" w:space="0" w:color="auto"/>
                <w:right w:val="none" w:sz="0" w:space="0" w:color="auto"/>
              </w:divBdr>
            </w:div>
            <w:div w:id="74936463">
              <w:marLeft w:val="0"/>
              <w:marRight w:val="0"/>
              <w:marTop w:val="0"/>
              <w:marBottom w:val="0"/>
              <w:divBdr>
                <w:top w:val="none" w:sz="0" w:space="0" w:color="auto"/>
                <w:left w:val="none" w:sz="0" w:space="0" w:color="auto"/>
                <w:bottom w:val="none" w:sz="0" w:space="0" w:color="auto"/>
                <w:right w:val="none" w:sz="0" w:space="0" w:color="auto"/>
              </w:divBdr>
            </w:div>
            <w:div w:id="76943580">
              <w:marLeft w:val="0"/>
              <w:marRight w:val="0"/>
              <w:marTop w:val="0"/>
              <w:marBottom w:val="0"/>
              <w:divBdr>
                <w:top w:val="none" w:sz="0" w:space="0" w:color="auto"/>
                <w:left w:val="none" w:sz="0" w:space="0" w:color="auto"/>
                <w:bottom w:val="none" w:sz="0" w:space="0" w:color="auto"/>
                <w:right w:val="none" w:sz="0" w:space="0" w:color="auto"/>
              </w:divBdr>
            </w:div>
            <w:div w:id="77213410">
              <w:marLeft w:val="0"/>
              <w:marRight w:val="0"/>
              <w:marTop w:val="0"/>
              <w:marBottom w:val="0"/>
              <w:divBdr>
                <w:top w:val="none" w:sz="0" w:space="0" w:color="auto"/>
                <w:left w:val="none" w:sz="0" w:space="0" w:color="auto"/>
                <w:bottom w:val="none" w:sz="0" w:space="0" w:color="auto"/>
                <w:right w:val="none" w:sz="0" w:space="0" w:color="auto"/>
              </w:divBdr>
            </w:div>
            <w:div w:id="82723825">
              <w:marLeft w:val="0"/>
              <w:marRight w:val="0"/>
              <w:marTop w:val="0"/>
              <w:marBottom w:val="0"/>
              <w:divBdr>
                <w:top w:val="none" w:sz="0" w:space="0" w:color="auto"/>
                <w:left w:val="none" w:sz="0" w:space="0" w:color="auto"/>
                <w:bottom w:val="none" w:sz="0" w:space="0" w:color="auto"/>
                <w:right w:val="none" w:sz="0" w:space="0" w:color="auto"/>
              </w:divBdr>
            </w:div>
            <w:div w:id="82804179">
              <w:marLeft w:val="0"/>
              <w:marRight w:val="0"/>
              <w:marTop w:val="0"/>
              <w:marBottom w:val="0"/>
              <w:divBdr>
                <w:top w:val="none" w:sz="0" w:space="0" w:color="auto"/>
                <w:left w:val="none" w:sz="0" w:space="0" w:color="auto"/>
                <w:bottom w:val="none" w:sz="0" w:space="0" w:color="auto"/>
                <w:right w:val="none" w:sz="0" w:space="0" w:color="auto"/>
              </w:divBdr>
            </w:div>
            <w:div w:id="92017520">
              <w:marLeft w:val="0"/>
              <w:marRight w:val="0"/>
              <w:marTop w:val="0"/>
              <w:marBottom w:val="0"/>
              <w:divBdr>
                <w:top w:val="none" w:sz="0" w:space="0" w:color="auto"/>
                <w:left w:val="none" w:sz="0" w:space="0" w:color="auto"/>
                <w:bottom w:val="none" w:sz="0" w:space="0" w:color="auto"/>
                <w:right w:val="none" w:sz="0" w:space="0" w:color="auto"/>
              </w:divBdr>
            </w:div>
            <w:div w:id="94596774">
              <w:marLeft w:val="0"/>
              <w:marRight w:val="0"/>
              <w:marTop w:val="0"/>
              <w:marBottom w:val="0"/>
              <w:divBdr>
                <w:top w:val="none" w:sz="0" w:space="0" w:color="auto"/>
                <w:left w:val="none" w:sz="0" w:space="0" w:color="auto"/>
                <w:bottom w:val="none" w:sz="0" w:space="0" w:color="auto"/>
                <w:right w:val="none" w:sz="0" w:space="0" w:color="auto"/>
              </w:divBdr>
            </w:div>
            <w:div w:id="95559463">
              <w:marLeft w:val="0"/>
              <w:marRight w:val="0"/>
              <w:marTop w:val="0"/>
              <w:marBottom w:val="0"/>
              <w:divBdr>
                <w:top w:val="none" w:sz="0" w:space="0" w:color="auto"/>
                <w:left w:val="none" w:sz="0" w:space="0" w:color="auto"/>
                <w:bottom w:val="none" w:sz="0" w:space="0" w:color="auto"/>
                <w:right w:val="none" w:sz="0" w:space="0" w:color="auto"/>
              </w:divBdr>
            </w:div>
            <w:div w:id="96144950">
              <w:marLeft w:val="0"/>
              <w:marRight w:val="0"/>
              <w:marTop w:val="0"/>
              <w:marBottom w:val="0"/>
              <w:divBdr>
                <w:top w:val="none" w:sz="0" w:space="0" w:color="auto"/>
                <w:left w:val="none" w:sz="0" w:space="0" w:color="auto"/>
                <w:bottom w:val="none" w:sz="0" w:space="0" w:color="auto"/>
                <w:right w:val="none" w:sz="0" w:space="0" w:color="auto"/>
              </w:divBdr>
            </w:div>
            <w:div w:id="96293867">
              <w:marLeft w:val="0"/>
              <w:marRight w:val="0"/>
              <w:marTop w:val="0"/>
              <w:marBottom w:val="0"/>
              <w:divBdr>
                <w:top w:val="none" w:sz="0" w:space="0" w:color="auto"/>
                <w:left w:val="none" w:sz="0" w:space="0" w:color="auto"/>
                <w:bottom w:val="none" w:sz="0" w:space="0" w:color="auto"/>
                <w:right w:val="none" w:sz="0" w:space="0" w:color="auto"/>
              </w:divBdr>
            </w:div>
            <w:div w:id="97213329">
              <w:marLeft w:val="0"/>
              <w:marRight w:val="0"/>
              <w:marTop w:val="0"/>
              <w:marBottom w:val="0"/>
              <w:divBdr>
                <w:top w:val="none" w:sz="0" w:space="0" w:color="auto"/>
                <w:left w:val="none" w:sz="0" w:space="0" w:color="auto"/>
                <w:bottom w:val="none" w:sz="0" w:space="0" w:color="auto"/>
                <w:right w:val="none" w:sz="0" w:space="0" w:color="auto"/>
              </w:divBdr>
            </w:div>
            <w:div w:id="99498695">
              <w:marLeft w:val="0"/>
              <w:marRight w:val="0"/>
              <w:marTop w:val="0"/>
              <w:marBottom w:val="0"/>
              <w:divBdr>
                <w:top w:val="none" w:sz="0" w:space="0" w:color="auto"/>
                <w:left w:val="none" w:sz="0" w:space="0" w:color="auto"/>
                <w:bottom w:val="none" w:sz="0" w:space="0" w:color="auto"/>
                <w:right w:val="none" w:sz="0" w:space="0" w:color="auto"/>
              </w:divBdr>
            </w:div>
            <w:div w:id="100421219">
              <w:marLeft w:val="0"/>
              <w:marRight w:val="0"/>
              <w:marTop w:val="0"/>
              <w:marBottom w:val="0"/>
              <w:divBdr>
                <w:top w:val="none" w:sz="0" w:space="0" w:color="auto"/>
                <w:left w:val="none" w:sz="0" w:space="0" w:color="auto"/>
                <w:bottom w:val="none" w:sz="0" w:space="0" w:color="auto"/>
                <w:right w:val="none" w:sz="0" w:space="0" w:color="auto"/>
              </w:divBdr>
            </w:div>
            <w:div w:id="101146646">
              <w:marLeft w:val="0"/>
              <w:marRight w:val="0"/>
              <w:marTop w:val="0"/>
              <w:marBottom w:val="0"/>
              <w:divBdr>
                <w:top w:val="none" w:sz="0" w:space="0" w:color="auto"/>
                <w:left w:val="none" w:sz="0" w:space="0" w:color="auto"/>
                <w:bottom w:val="none" w:sz="0" w:space="0" w:color="auto"/>
                <w:right w:val="none" w:sz="0" w:space="0" w:color="auto"/>
              </w:divBdr>
            </w:div>
            <w:div w:id="103381704">
              <w:marLeft w:val="0"/>
              <w:marRight w:val="0"/>
              <w:marTop w:val="0"/>
              <w:marBottom w:val="0"/>
              <w:divBdr>
                <w:top w:val="none" w:sz="0" w:space="0" w:color="auto"/>
                <w:left w:val="none" w:sz="0" w:space="0" w:color="auto"/>
                <w:bottom w:val="none" w:sz="0" w:space="0" w:color="auto"/>
                <w:right w:val="none" w:sz="0" w:space="0" w:color="auto"/>
              </w:divBdr>
            </w:div>
            <w:div w:id="104888076">
              <w:marLeft w:val="0"/>
              <w:marRight w:val="0"/>
              <w:marTop w:val="0"/>
              <w:marBottom w:val="0"/>
              <w:divBdr>
                <w:top w:val="none" w:sz="0" w:space="0" w:color="auto"/>
                <w:left w:val="none" w:sz="0" w:space="0" w:color="auto"/>
                <w:bottom w:val="none" w:sz="0" w:space="0" w:color="auto"/>
                <w:right w:val="none" w:sz="0" w:space="0" w:color="auto"/>
              </w:divBdr>
            </w:div>
            <w:div w:id="108865834">
              <w:marLeft w:val="0"/>
              <w:marRight w:val="0"/>
              <w:marTop w:val="0"/>
              <w:marBottom w:val="0"/>
              <w:divBdr>
                <w:top w:val="none" w:sz="0" w:space="0" w:color="auto"/>
                <w:left w:val="none" w:sz="0" w:space="0" w:color="auto"/>
                <w:bottom w:val="none" w:sz="0" w:space="0" w:color="auto"/>
                <w:right w:val="none" w:sz="0" w:space="0" w:color="auto"/>
              </w:divBdr>
            </w:div>
            <w:div w:id="113907532">
              <w:marLeft w:val="0"/>
              <w:marRight w:val="0"/>
              <w:marTop w:val="0"/>
              <w:marBottom w:val="0"/>
              <w:divBdr>
                <w:top w:val="none" w:sz="0" w:space="0" w:color="auto"/>
                <w:left w:val="none" w:sz="0" w:space="0" w:color="auto"/>
                <w:bottom w:val="none" w:sz="0" w:space="0" w:color="auto"/>
                <w:right w:val="none" w:sz="0" w:space="0" w:color="auto"/>
              </w:divBdr>
            </w:div>
            <w:div w:id="123931911">
              <w:marLeft w:val="0"/>
              <w:marRight w:val="0"/>
              <w:marTop w:val="0"/>
              <w:marBottom w:val="0"/>
              <w:divBdr>
                <w:top w:val="none" w:sz="0" w:space="0" w:color="auto"/>
                <w:left w:val="none" w:sz="0" w:space="0" w:color="auto"/>
                <w:bottom w:val="none" w:sz="0" w:space="0" w:color="auto"/>
                <w:right w:val="none" w:sz="0" w:space="0" w:color="auto"/>
              </w:divBdr>
            </w:div>
            <w:div w:id="132717075">
              <w:marLeft w:val="0"/>
              <w:marRight w:val="0"/>
              <w:marTop w:val="0"/>
              <w:marBottom w:val="0"/>
              <w:divBdr>
                <w:top w:val="none" w:sz="0" w:space="0" w:color="auto"/>
                <w:left w:val="none" w:sz="0" w:space="0" w:color="auto"/>
                <w:bottom w:val="none" w:sz="0" w:space="0" w:color="auto"/>
                <w:right w:val="none" w:sz="0" w:space="0" w:color="auto"/>
              </w:divBdr>
            </w:div>
            <w:div w:id="132791428">
              <w:marLeft w:val="0"/>
              <w:marRight w:val="0"/>
              <w:marTop w:val="0"/>
              <w:marBottom w:val="0"/>
              <w:divBdr>
                <w:top w:val="none" w:sz="0" w:space="0" w:color="auto"/>
                <w:left w:val="none" w:sz="0" w:space="0" w:color="auto"/>
                <w:bottom w:val="none" w:sz="0" w:space="0" w:color="auto"/>
                <w:right w:val="none" w:sz="0" w:space="0" w:color="auto"/>
              </w:divBdr>
            </w:div>
            <w:div w:id="140659412">
              <w:marLeft w:val="0"/>
              <w:marRight w:val="0"/>
              <w:marTop w:val="0"/>
              <w:marBottom w:val="0"/>
              <w:divBdr>
                <w:top w:val="none" w:sz="0" w:space="0" w:color="auto"/>
                <w:left w:val="none" w:sz="0" w:space="0" w:color="auto"/>
                <w:bottom w:val="none" w:sz="0" w:space="0" w:color="auto"/>
                <w:right w:val="none" w:sz="0" w:space="0" w:color="auto"/>
              </w:divBdr>
            </w:div>
            <w:div w:id="150029036">
              <w:marLeft w:val="0"/>
              <w:marRight w:val="0"/>
              <w:marTop w:val="0"/>
              <w:marBottom w:val="0"/>
              <w:divBdr>
                <w:top w:val="none" w:sz="0" w:space="0" w:color="auto"/>
                <w:left w:val="none" w:sz="0" w:space="0" w:color="auto"/>
                <w:bottom w:val="none" w:sz="0" w:space="0" w:color="auto"/>
                <w:right w:val="none" w:sz="0" w:space="0" w:color="auto"/>
              </w:divBdr>
            </w:div>
            <w:div w:id="154613217">
              <w:marLeft w:val="0"/>
              <w:marRight w:val="0"/>
              <w:marTop w:val="0"/>
              <w:marBottom w:val="0"/>
              <w:divBdr>
                <w:top w:val="none" w:sz="0" w:space="0" w:color="auto"/>
                <w:left w:val="none" w:sz="0" w:space="0" w:color="auto"/>
                <w:bottom w:val="none" w:sz="0" w:space="0" w:color="auto"/>
                <w:right w:val="none" w:sz="0" w:space="0" w:color="auto"/>
              </w:divBdr>
            </w:div>
            <w:div w:id="154956307">
              <w:marLeft w:val="0"/>
              <w:marRight w:val="0"/>
              <w:marTop w:val="0"/>
              <w:marBottom w:val="0"/>
              <w:divBdr>
                <w:top w:val="none" w:sz="0" w:space="0" w:color="auto"/>
                <w:left w:val="none" w:sz="0" w:space="0" w:color="auto"/>
                <w:bottom w:val="none" w:sz="0" w:space="0" w:color="auto"/>
                <w:right w:val="none" w:sz="0" w:space="0" w:color="auto"/>
              </w:divBdr>
            </w:div>
            <w:div w:id="171073131">
              <w:marLeft w:val="0"/>
              <w:marRight w:val="0"/>
              <w:marTop w:val="0"/>
              <w:marBottom w:val="0"/>
              <w:divBdr>
                <w:top w:val="none" w:sz="0" w:space="0" w:color="auto"/>
                <w:left w:val="none" w:sz="0" w:space="0" w:color="auto"/>
                <w:bottom w:val="none" w:sz="0" w:space="0" w:color="auto"/>
                <w:right w:val="none" w:sz="0" w:space="0" w:color="auto"/>
              </w:divBdr>
            </w:div>
            <w:div w:id="174078788">
              <w:marLeft w:val="0"/>
              <w:marRight w:val="0"/>
              <w:marTop w:val="0"/>
              <w:marBottom w:val="0"/>
              <w:divBdr>
                <w:top w:val="none" w:sz="0" w:space="0" w:color="auto"/>
                <w:left w:val="none" w:sz="0" w:space="0" w:color="auto"/>
                <w:bottom w:val="none" w:sz="0" w:space="0" w:color="auto"/>
                <w:right w:val="none" w:sz="0" w:space="0" w:color="auto"/>
              </w:divBdr>
            </w:div>
            <w:div w:id="194004574">
              <w:marLeft w:val="0"/>
              <w:marRight w:val="0"/>
              <w:marTop w:val="0"/>
              <w:marBottom w:val="0"/>
              <w:divBdr>
                <w:top w:val="none" w:sz="0" w:space="0" w:color="auto"/>
                <w:left w:val="none" w:sz="0" w:space="0" w:color="auto"/>
                <w:bottom w:val="none" w:sz="0" w:space="0" w:color="auto"/>
                <w:right w:val="none" w:sz="0" w:space="0" w:color="auto"/>
              </w:divBdr>
            </w:div>
            <w:div w:id="203100780">
              <w:marLeft w:val="0"/>
              <w:marRight w:val="0"/>
              <w:marTop w:val="0"/>
              <w:marBottom w:val="0"/>
              <w:divBdr>
                <w:top w:val="none" w:sz="0" w:space="0" w:color="auto"/>
                <w:left w:val="none" w:sz="0" w:space="0" w:color="auto"/>
                <w:bottom w:val="none" w:sz="0" w:space="0" w:color="auto"/>
                <w:right w:val="none" w:sz="0" w:space="0" w:color="auto"/>
              </w:divBdr>
            </w:div>
            <w:div w:id="210315487">
              <w:marLeft w:val="0"/>
              <w:marRight w:val="0"/>
              <w:marTop w:val="0"/>
              <w:marBottom w:val="0"/>
              <w:divBdr>
                <w:top w:val="none" w:sz="0" w:space="0" w:color="auto"/>
                <w:left w:val="none" w:sz="0" w:space="0" w:color="auto"/>
                <w:bottom w:val="none" w:sz="0" w:space="0" w:color="auto"/>
                <w:right w:val="none" w:sz="0" w:space="0" w:color="auto"/>
              </w:divBdr>
            </w:div>
            <w:div w:id="211189017">
              <w:marLeft w:val="0"/>
              <w:marRight w:val="0"/>
              <w:marTop w:val="0"/>
              <w:marBottom w:val="0"/>
              <w:divBdr>
                <w:top w:val="none" w:sz="0" w:space="0" w:color="auto"/>
                <w:left w:val="none" w:sz="0" w:space="0" w:color="auto"/>
                <w:bottom w:val="none" w:sz="0" w:space="0" w:color="auto"/>
                <w:right w:val="none" w:sz="0" w:space="0" w:color="auto"/>
              </w:divBdr>
            </w:div>
            <w:div w:id="212892353">
              <w:marLeft w:val="0"/>
              <w:marRight w:val="0"/>
              <w:marTop w:val="0"/>
              <w:marBottom w:val="0"/>
              <w:divBdr>
                <w:top w:val="none" w:sz="0" w:space="0" w:color="auto"/>
                <w:left w:val="none" w:sz="0" w:space="0" w:color="auto"/>
                <w:bottom w:val="none" w:sz="0" w:space="0" w:color="auto"/>
                <w:right w:val="none" w:sz="0" w:space="0" w:color="auto"/>
              </w:divBdr>
            </w:div>
            <w:div w:id="213977625">
              <w:marLeft w:val="0"/>
              <w:marRight w:val="0"/>
              <w:marTop w:val="0"/>
              <w:marBottom w:val="0"/>
              <w:divBdr>
                <w:top w:val="none" w:sz="0" w:space="0" w:color="auto"/>
                <w:left w:val="none" w:sz="0" w:space="0" w:color="auto"/>
                <w:bottom w:val="none" w:sz="0" w:space="0" w:color="auto"/>
                <w:right w:val="none" w:sz="0" w:space="0" w:color="auto"/>
              </w:divBdr>
            </w:div>
            <w:div w:id="233659719">
              <w:marLeft w:val="0"/>
              <w:marRight w:val="0"/>
              <w:marTop w:val="0"/>
              <w:marBottom w:val="0"/>
              <w:divBdr>
                <w:top w:val="none" w:sz="0" w:space="0" w:color="auto"/>
                <w:left w:val="none" w:sz="0" w:space="0" w:color="auto"/>
                <w:bottom w:val="none" w:sz="0" w:space="0" w:color="auto"/>
                <w:right w:val="none" w:sz="0" w:space="0" w:color="auto"/>
              </w:divBdr>
            </w:div>
            <w:div w:id="241334559">
              <w:marLeft w:val="0"/>
              <w:marRight w:val="0"/>
              <w:marTop w:val="0"/>
              <w:marBottom w:val="0"/>
              <w:divBdr>
                <w:top w:val="none" w:sz="0" w:space="0" w:color="auto"/>
                <w:left w:val="none" w:sz="0" w:space="0" w:color="auto"/>
                <w:bottom w:val="none" w:sz="0" w:space="0" w:color="auto"/>
                <w:right w:val="none" w:sz="0" w:space="0" w:color="auto"/>
              </w:divBdr>
            </w:div>
            <w:div w:id="244416364">
              <w:marLeft w:val="0"/>
              <w:marRight w:val="0"/>
              <w:marTop w:val="0"/>
              <w:marBottom w:val="0"/>
              <w:divBdr>
                <w:top w:val="none" w:sz="0" w:space="0" w:color="auto"/>
                <w:left w:val="none" w:sz="0" w:space="0" w:color="auto"/>
                <w:bottom w:val="none" w:sz="0" w:space="0" w:color="auto"/>
                <w:right w:val="none" w:sz="0" w:space="0" w:color="auto"/>
              </w:divBdr>
            </w:div>
            <w:div w:id="255557391">
              <w:marLeft w:val="0"/>
              <w:marRight w:val="0"/>
              <w:marTop w:val="0"/>
              <w:marBottom w:val="0"/>
              <w:divBdr>
                <w:top w:val="none" w:sz="0" w:space="0" w:color="auto"/>
                <w:left w:val="none" w:sz="0" w:space="0" w:color="auto"/>
                <w:bottom w:val="none" w:sz="0" w:space="0" w:color="auto"/>
                <w:right w:val="none" w:sz="0" w:space="0" w:color="auto"/>
              </w:divBdr>
            </w:div>
            <w:div w:id="266885904">
              <w:marLeft w:val="0"/>
              <w:marRight w:val="0"/>
              <w:marTop w:val="0"/>
              <w:marBottom w:val="0"/>
              <w:divBdr>
                <w:top w:val="none" w:sz="0" w:space="0" w:color="auto"/>
                <w:left w:val="none" w:sz="0" w:space="0" w:color="auto"/>
                <w:bottom w:val="none" w:sz="0" w:space="0" w:color="auto"/>
                <w:right w:val="none" w:sz="0" w:space="0" w:color="auto"/>
              </w:divBdr>
            </w:div>
            <w:div w:id="272593968">
              <w:marLeft w:val="0"/>
              <w:marRight w:val="0"/>
              <w:marTop w:val="0"/>
              <w:marBottom w:val="0"/>
              <w:divBdr>
                <w:top w:val="none" w:sz="0" w:space="0" w:color="auto"/>
                <w:left w:val="none" w:sz="0" w:space="0" w:color="auto"/>
                <w:bottom w:val="none" w:sz="0" w:space="0" w:color="auto"/>
                <w:right w:val="none" w:sz="0" w:space="0" w:color="auto"/>
              </w:divBdr>
            </w:div>
            <w:div w:id="275139063">
              <w:marLeft w:val="0"/>
              <w:marRight w:val="0"/>
              <w:marTop w:val="0"/>
              <w:marBottom w:val="0"/>
              <w:divBdr>
                <w:top w:val="none" w:sz="0" w:space="0" w:color="auto"/>
                <w:left w:val="none" w:sz="0" w:space="0" w:color="auto"/>
                <w:bottom w:val="none" w:sz="0" w:space="0" w:color="auto"/>
                <w:right w:val="none" w:sz="0" w:space="0" w:color="auto"/>
              </w:divBdr>
            </w:div>
            <w:div w:id="276722367">
              <w:marLeft w:val="0"/>
              <w:marRight w:val="0"/>
              <w:marTop w:val="0"/>
              <w:marBottom w:val="0"/>
              <w:divBdr>
                <w:top w:val="none" w:sz="0" w:space="0" w:color="auto"/>
                <w:left w:val="none" w:sz="0" w:space="0" w:color="auto"/>
                <w:bottom w:val="none" w:sz="0" w:space="0" w:color="auto"/>
                <w:right w:val="none" w:sz="0" w:space="0" w:color="auto"/>
              </w:divBdr>
            </w:div>
            <w:div w:id="289288422">
              <w:marLeft w:val="0"/>
              <w:marRight w:val="0"/>
              <w:marTop w:val="0"/>
              <w:marBottom w:val="0"/>
              <w:divBdr>
                <w:top w:val="none" w:sz="0" w:space="0" w:color="auto"/>
                <w:left w:val="none" w:sz="0" w:space="0" w:color="auto"/>
                <w:bottom w:val="none" w:sz="0" w:space="0" w:color="auto"/>
                <w:right w:val="none" w:sz="0" w:space="0" w:color="auto"/>
              </w:divBdr>
            </w:div>
            <w:div w:id="303239256">
              <w:marLeft w:val="0"/>
              <w:marRight w:val="0"/>
              <w:marTop w:val="0"/>
              <w:marBottom w:val="0"/>
              <w:divBdr>
                <w:top w:val="none" w:sz="0" w:space="0" w:color="auto"/>
                <w:left w:val="none" w:sz="0" w:space="0" w:color="auto"/>
                <w:bottom w:val="none" w:sz="0" w:space="0" w:color="auto"/>
                <w:right w:val="none" w:sz="0" w:space="0" w:color="auto"/>
              </w:divBdr>
            </w:div>
            <w:div w:id="307327830">
              <w:marLeft w:val="0"/>
              <w:marRight w:val="0"/>
              <w:marTop w:val="0"/>
              <w:marBottom w:val="0"/>
              <w:divBdr>
                <w:top w:val="none" w:sz="0" w:space="0" w:color="auto"/>
                <w:left w:val="none" w:sz="0" w:space="0" w:color="auto"/>
                <w:bottom w:val="none" w:sz="0" w:space="0" w:color="auto"/>
                <w:right w:val="none" w:sz="0" w:space="0" w:color="auto"/>
              </w:divBdr>
            </w:div>
            <w:div w:id="308362864">
              <w:marLeft w:val="0"/>
              <w:marRight w:val="0"/>
              <w:marTop w:val="0"/>
              <w:marBottom w:val="0"/>
              <w:divBdr>
                <w:top w:val="none" w:sz="0" w:space="0" w:color="auto"/>
                <w:left w:val="none" w:sz="0" w:space="0" w:color="auto"/>
                <w:bottom w:val="none" w:sz="0" w:space="0" w:color="auto"/>
                <w:right w:val="none" w:sz="0" w:space="0" w:color="auto"/>
              </w:divBdr>
            </w:div>
            <w:div w:id="310640847">
              <w:marLeft w:val="0"/>
              <w:marRight w:val="0"/>
              <w:marTop w:val="0"/>
              <w:marBottom w:val="0"/>
              <w:divBdr>
                <w:top w:val="none" w:sz="0" w:space="0" w:color="auto"/>
                <w:left w:val="none" w:sz="0" w:space="0" w:color="auto"/>
                <w:bottom w:val="none" w:sz="0" w:space="0" w:color="auto"/>
                <w:right w:val="none" w:sz="0" w:space="0" w:color="auto"/>
              </w:divBdr>
            </w:div>
            <w:div w:id="319115797">
              <w:marLeft w:val="0"/>
              <w:marRight w:val="0"/>
              <w:marTop w:val="0"/>
              <w:marBottom w:val="0"/>
              <w:divBdr>
                <w:top w:val="none" w:sz="0" w:space="0" w:color="auto"/>
                <w:left w:val="none" w:sz="0" w:space="0" w:color="auto"/>
                <w:bottom w:val="none" w:sz="0" w:space="0" w:color="auto"/>
                <w:right w:val="none" w:sz="0" w:space="0" w:color="auto"/>
              </w:divBdr>
            </w:div>
            <w:div w:id="323751413">
              <w:marLeft w:val="0"/>
              <w:marRight w:val="0"/>
              <w:marTop w:val="0"/>
              <w:marBottom w:val="0"/>
              <w:divBdr>
                <w:top w:val="none" w:sz="0" w:space="0" w:color="auto"/>
                <w:left w:val="none" w:sz="0" w:space="0" w:color="auto"/>
                <w:bottom w:val="none" w:sz="0" w:space="0" w:color="auto"/>
                <w:right w:val="none" w:sz="0" w:space="0" w:color="auto"/>
              </w:divBdr>
            </w:div>
            <w:div w:id="330572864">
              <w:marLeft w:val="0"/>
              <w:marRight w:val="0"/>
              <w:marTop w:val="0"/>
              <w:marBottom w:val="0"/>
              <w:divBdr>
                <w:top w:val="none" w:sz="0" w:space="0" w:color="auto"/>
                <w:left w:val="none" w:sz="0" w:space="0" w:color="auto"/>
                <w:bottom w:val="none" w:sz="0" w:space="0" w:color="auto"/>
                <w:right w:val="none" w:sz="0" w:space="0" w:color="auto"/>
              </w:divBdr>
            </w:div>
            <w:div w:id="342705705">
              <w:marLeft w:val="0"/>
              <w:marRight w:val="0"/>
              <w:marTop w:val="0"/>
              <w:marBottom w:val="0"/>
              <w:divBdr>
                <w:top w:val="none" w:sz="0" w:space="0" w:color="auto"/>
                <w:left w:val="none" w:sz="0" w:space="0" w:color="auto"/>
                <w:bottom w:val="none" w:sz="0" w:space="0" w:color="auto"/>
                <w:right w:val="none" w:sz="0" w:space="0" w:color="auto"/>
              </w:divBdr>
            </w:div>
            <w:div w:id="345178978">
              <w:marLeft w:val="0"/>
              <w:marRight w:val="0"/>
              <w:marTop w:val="0"/>
              <w:marBottom w:val="0"/>
              <w:divBdr>
                <w:top w:val="none" w:sz="0" w:space="0" w:color="auto"/>
                <w:left w:val="none" w:sz="0" w:space="0" w:color="auto"/>
                <w:bottom w:val="none" w:sz="0" w:space="0" w:color="auto"/>
                <w:right w:val="none" w:sz="0" w:space="0" w:color="auto"/>
              </w:divBdr>
            </w:div>
            <w:div w:id="352806272">
              <w:marLeft w:val="0"/>
              <w:marRight w:val="0"/>
              <w:marTop w:val="0"/>
              <w:marBottom w:val="0"/>
              <w:divBdr>
                <w:top w:val="none" w:sz="0" w:space="0" w:color="auto"/>
                <w:left w:val="none" w:sz="0" w:space="0" w:color="auto"/>
                <w:bottom w:val="none" w:sz="0" w:space="0" w:color="auto"/>
                <w:right w:val="none" w:sz="0" w:space="0" w:color="auto"/>
              </w:divBdr>
            </w:div>
            <w:div w:id="359474926">
              <w:marLeft w:val="0"/>
              <w:marRight w:val="0"/>
              <w:marTop w:val="0"/>
              <w:marBottom w:val="0"/>
              <w:divBdr>
                <w:top w:val="none" w:sz="0" w:space="0" w:color="auto"/>
                <w:left w:val="none" w:sz="0" w:space="0" w:color="auto"/>
                <w:bottom w:val="none" w:sz="0" w:space="0" w:color="auto"/>
                <w:right w:val="none" w:sz="0" w:space="0" w:color="auto"/>
              </w:divBdr>
            </w:div>
            <w:div w:id="372969231">
              <w:marLeft w:val="0"/>
              <w:marRight w:val="0"/>
              <w:marTop w:val="0"/>
              <w:marBottom w:val="0"/>
              <w:divBdr>
                <w:top w:val="none" w:sz="0" w:space="0" w:color="auto"/>
                <w:left w:val="none" w:sz="0" w:space="0" w:color="auto"/>
                <w:bottom w:val="none" w:sz="0" w:space="0" w:color="auto"/>
                <w:right w:val="none" w:sz="0" w:space="0" w:color="auto"/>
              </w:divBdr>
            </w:div>
            <w:div w:id="373771689">
              <w:marLeft w:val="0"/>
              <w:marRight w:val="0"/>
              <w:marTop w:val="0"/>
              <w:marBottom w:val="0"/>
              <w:divBdr>
                <w:top w:val="none" w:sz="0" w:space="0" w:color="auto"/>
                <w:left w:val="none" w:sz="0" w:space="0" w:color="auto"/>
                <w:bottom w:val="none" w:sz="0" w:space="0" w:color="auto"/>
                <w:right w:val="none" w:sz="0" w:space="0" w:color="auto"/>
              </w:divBdr>
            </w:div>
            <w:div w:id="374350765">
              <w:marLeft w:val="0"/>
              <w:marRight w:val="0"/>
              <w:marTop w:val="0"/>
              <w:marBottom w:val="0"/>
              <w:divBdr>
                <w:top w:val="none" w:sz="0" w:space="0" w:color="auto"/>
                <w:left w:val="none" w:sz="0" w:space="0" w:color="auto"/>
                <w:bottom w:val="none" w:sz="0" w:space="0" w:color="auto"/>
                <w:right w:val="none" w:sz="0" w:space="0" w:color="auto"/>
              </w:divBdr>
            </w:div>
            <w:div w:id="380131207">
              <w:marLeft w:val="0"/>
              <w:marRight w:val="0"/>
              <w:marTop w:val="0"/>
              <w:marBottom w:val="0"/>
              <w:divBdr>
                <w:top w:val="none" w:sz="0" w:space="0" w:color="auto"/>
                <w:left w:val="none" w:sz="0" w:space="0" w:color="auto"/>
                <w:bottom w:val="none" w:sz="0" w:space="0" w:color="auto"/>
                <w:right w:val="none" w:sz="0" w:space="0" w:color="auto"/>
              </w:divBdr>
              <w:divsChild>
                <w:div w:id="20278049">
                  <w:marLeft w:val="0"/>
                  <w:marRight w:val="0"/>
                  <w:marTop w:val="0"/>
                  <w:marBottom w:val="0"/>
                  <w:divBdr>
                    <w:top w:val="none" w:sz="0" w:space="0" w:color="auto"/>
                    <w:left w:val="none" w:sz="0" w:space="0" w:color="auto"/>
                    <w:bottom w:val="none" w:sz="0" w:space="0" w:color="auto"/>
                    <w:right w:val="none" w:sz="0" w:space="0" w:color="auto"/>
                  </w:divBdr>
                </w:div>
                <w:div w:id="24643694">
                  <w:marLeft w:val="0"/>
                  <w:marRight w:val="0"/>
                  <w:marTop w:val="0"/>
                  <w:marBottom w:val="0"/>
                  <w:divBdr>
                    <w:top w:val="none" w:sz="0" w:space="0" w:color="auto"/>
                    <w:left w:val="none" w:sz="0" w:space="0" w:color="auto"/>
                    <w:bottom w:val="none" w:sz="0" w:space="0" w:color="auto"/>
                    <w:right w:val="none" w:sz="0" w:space="0" w:color="auto"/>
                  </w:divBdr>
                </w:div>
                <w:div w:id="27028924">
                  <w:marLeft w:val="0"/>
                  <w:marRight w:val="0"/>
                  <w:marTop w:val="0"/>
                  <w:marBottom w:val="0"/>
                  <w:divBdr>
                    <w:top w:val="none" w:sz="0" w:space="0" w:color="auto"/>
                    <w:left w:val="none" w:sz="0" w:space="0" w:color="auto"/>
                    <w:bottom w:val="none" w:sz="0" w:space="0" w:color="auto"/>
                    <w:right w:val="none" w:sz="0" w:space="0" w:color="auto"/>
                  </w:divBdr>
                </w:div>
                <w:div w:id="28188560">
                  <w:marLeft w:val="0"/>
                  <w:marRight w:val="0"/>
                  <w:marTop w:val="0"/>
                  <w:marBottom w:val="0"/>
                  <w:divBdr>
                    <w:top w:val="none" w:sz="0" w:space="0" w:color="auto"/>
                    <w:left w:val="none" w:sz="0" w:space="0" w:color="auto"/>
                    <w:bottom w:val="none" w:sz="0" w:space="0" w:color="auto"/>
                    <w:right w:val="none" w:sz="0" w:space="0" w:color="auto"/>
                  </w:divBdr>
                </w:div>
                <w:div w:id="35131094">
                  <w:marLeft w:val="0"/>
                  <w:marRight w:val="0"/>
                  <w:marTop w:val="0"/>
                  <w:marBottom w:val="0"/>
                  <w:divBdr>
                    <w:top w:val="none" w:sz="0" w:space="0" w:color="auto"/>
                    <w:left w:val="none" w:sz="0" w:space="0" w:color="auto"/>
                    <w:bottom w:val="none" w:sz="0" w:space="0" w:color="auto"/>
                    <w:right w:val="none" w:sz="0" w:space="0" w:color="auto"/>
                  </w:divBdr>
                </w:div>
                <w:div w:id="44379389">
                  <w:marLeft w:val="0"/>
                  <w:marRight w:val="0"/>
                  <w:marTop w:val="0"/>
                  <w:marBottom w:val="0"/>
                  <w:divBdr>
                    <w:top w:val="none" w:sz="0" w:space="0" w:color="auto"/>
                    <w:left w:val="none" w:sz="0" w:space="0" w:color="auto"/>
                    <w:bottom w:val="none" w:sz="0" w:space="0" w:color="auto"/>
                    <w:right w:val="none" w:sz="0" w:space="0" w:color="auto"/>
                  </w:divBdr>
                </w:div>
                <w:div w:id="52391841">
                  <w:marLeft w:val="0"/>
                  <w:marRight w:val="0"/>
                  <w:marTop w:val="0"/>
                  <w:marBottom w:val="0"/>
                  <w:divBdr>
                    <w:top w:val="none" w:sz="0" w:space="0" w:color="auto"/>
                    <w:left w:val="none" w:sz="0" w:space="0" w:color="auto"/>
                    <w:bottom w:val="none" w:sz="0" w:space="0" w:color="auto"/>
                    <w:right w:val="none" w:sz="0" w:space="0" w:color="auto"/>
                  </w:divBdr>
                </w:div>
                <w:div w:id="73943499">
                  <w:marLeft w:val="0"/>
                  <w:marRight w:val="0"/>
                  <w:marTop w:val="0"/>
                  <w:marBottom w:val="0"/>
                  <w:divBdr>
                    <w:top w:val="none" w:sz="0" w:space="0" w:color="auto"/>
                    <w:left w:val="none" w:sz="0" w:space="0" w:color="auto"/>
                    <w:bottom w:val="none" w:sz="0" w:space="0" w:color="auto"/>
                    <w:right w:val="none" w:sz="0" w:space="0" w:color="auto"/>
                  </w:divBdr>
                </w:div>
                <w:div w:id="75589435">
                  <w:marLeft w:val="0"/>
                  <w:marRight w:val="0"/>
                  <w:marTop w:val="0"/>
                  <w:marBottom w:val="0"/>
                  <w:divBdr>
                    <w:top w:val="none" w:sz="0" w:space="0" w:color="auto"/>
                    <w:left w:val="none" w:sz="0" w:space="0" w:color="auto"/>
                    <w:bottom w:val="none" w:sz="0" w:space="0" w:color="auto"/>
                    <w:right w:val="none" w:sz="0" w:space="0" w:color="auto"/>
                  </w:divBdr>
                </w:div>
                <w:div w:id="76096832">
                  <w:marLeft w:val="0"/>
                  <w:marRight w:val="0"/>
                  <w:marTop w:val="0"/>
                  <w:marBottom w:val="0"/>
                  <w:divBdr>
                    <w:top w:val="none" w:sz="0" w:space="0" w:color="auto"/>
                    <w:left w:val="none" w:sz="0" w:space="0" w:color="auto"/>
                    <w:bottom w:val="none" w:sz="0" w:space="0" w:color="auto"/>
                    <w:right w:val="none" w:sz="0" w:space="0" w:color="auto"/>
                  </w:divBdr>
                </w:div>
                <w:div w:id="82646953">
                  <w:marLeft w:val="0"/>
                  <w:marRight w:val="0"/>
                  <w:marTop w:val="0"/>
                  <w:marBottom w:val="0"/>
                  <w:divBdr>
                    <w:top w:val="none" w:sz="0" w:space="0" w:color="auto"/>
                    <w:left w:val="none" w:sz="0" w:space="0" w:color="auto"/>
                    <w:bottom w:val="none" w:sz="0" w:space="0" w:color="auto"/>
                    <w:right w:val="none" w:sz="0" w:space="0" w:color="auto"/>
                  </w:divBdr>
                </w:div>
                <w:div w:id="90786451">
                  <w:marLeft w:val="0"/>
                  <w:marRight w:val="0"/>
                  <w:marTop w:val="0"/>
                  <w:marBottom w:val="0"/>
                  <w:divBdr>
                    <w:top w:val="none" w:sz="0" w:space="0" w:color="auto"/>
                    <w:left w:val="none" w:sz="0" w:space="0" w:color="auto"/>
                    <w:bottom w:val="none" w:sz="0" w:space="0" w:color="auto"/>
                    <w:right w:val="none" w:sz="0" w:space="0" w:color="auto"/>
                  </w:divBdr>
                </w:div>
                <w:div w:id="103311020">
                  <w:marLeft w:val="0"/>
                  <w:marRight w:val="0"/>
                  <w:marTop w:val="0"/>
                  <w:marBottom w:val="0"/>
                  <w:divBdr>
                    <w:top w:val="none" w:sz="0" w:space="0" w:color="auto"/>
                    <w:left w:val="none" w:sz="0" w:space="0" w:color="auto"/>
                    <w:bottom w:val="none" w:sz="0" w:space="0" w:color="auto"/>
                    <w:right w:val="none" w:sz="0" w:space="0" w:color="auto"/>
                  </w:divBdr>
                </w:div>
                <w:div w:id="108932809">
                  <w:marLeft w:val="0"/>
                  <w:marRight w:val="0"/>
                  <w:marTop w:val="0"/>
                  <w:marBottom w:val="0"/>
                  <w:divBdr>
                    <w:top w:val="none" w:sz="0" w:space="0" w:color="auto"/>
                    <w:left w:val="none" w:sz="0" w:space="0" w:color="auto"/>
                    <w:bottom w:val="none" w:sz="0" w:space="0" w:color="auto"/>
                    <w:right w:val="none" w:sz="0" w:space="0" w:color="auto"/>
                  </w:divBdr>
                </w:div>
                <w:div w:id="110395386">
                  <w:marLeft w:val="0"/>
                  <w:marRight w:val="0"/>
                  <w:marTop w:val="0"/>
                  <w:marBottom w:val="0"/>
                  <w:divBdr>
                    <w:top w:val="none" w:sz="0" w:space="0" w:color="auto"/>
                    <w:left w:val="none" w:sz="0" w:space="0" w:color="auto"/>
                    <w:bottom w:val="none" w:sz="0" w:space="0" w:color="auto"/>
                    <w:right w:val="none" w:sz="0" w:space="0" w:color="auto"/>
                  </w:divBdr>
                </w:div>
                <w:div w:id="136653262">
                  <w:marLeft w:val="0"/>
                  <w:marRight w:val="0"/>
                  <w:marTop w:val="0"/>
                  <w:marBottom w:val="0"/>
                  <w:divBdr>
                    <w:top w:val="none" w:sz="0" w:space="0" w:color="auto"/>
                    <w:left w:val="none" w:sz="0" w:space="0" w:color="auto"/>
                    <w:bottom w:val="none" w:sz="0" w:space="0" w:color="auto"/>
                    <w:right w:val="none" w:sz="0" w:space="0" w:color="auto"/>
                  </w:divBdr>
                </w:div>
                <w:div w:id="140270846">
                  <w:marLeft w:val="0"/>
                  <w:marRight w:val="0"/>
                  <w:marTop w:val="0"/>
                  <w:marBottom w:val="0"/>
                  <w:divBdr>
                    <w:top w:val="none" w:sz="0" w:space="0" w:color="auto"/>
                    <w:left w:val="none" w:sz="0" w:space="0" w:color="auto"/>
                    <w:bottom w:val="none" w:sz="0" w:space="0" w:color="auto"/>
                    <w:right w:val="none" w:sz="0" w:space="0" w:color="auto"/>
                  </w:divBdr>
                </w:div>
                <w:div w:id="148450046">
                  <w:marLeft w:val="0"/>
                  <w:marRight w:val="0"/>
                  <w:marTop w:val="0"/>
                  <w:marBottom w:val="0"/>
                  <w:divBdr>
                    <w:top w:val="none" w:sz="0" w:space="0" w:color="auto"/>
                    <w:left w:val="none" w:sz="0" w:space="0" w:color="auto"/>
                    <w:bottom w:val="none" w:sz="0" w:space="0" w:color="auto"/>
                    <w:right w:val="none" w:sz="0" w:space="0" w:color="auto"/>
                  </w:divBdr>
                </w:div>
                <w:div w:id="156238082">
                  <w:marLeft w:val="0"/>
                  <w:marRight w:val="0"/>
                  <w:marTop w:val="0"/>
                  <w:marBottom w:val="0"/>
                  <w:divBdr>
                    <w:top w:val="none" w:sz="0" w:space="0" w:color="auto"/>
                    <w:left w:val="none" w:sz="0" w:space="0" w:color="auto"/>
                    <w:bottom w:val="none" w:sz="0" w:space="0" w:color="auto"/>
                    <w:right w:val="none" w:sz="0" w:space="0" w:color="auto"/>
                  </w:divBdr>
                </w:div>
                <w:div w:id="159925554">
                  <w:marLeft w:val="0"/>
                  <w:marRight w:val="0"/>
                  <w:marTop w:val="0"/>
                  <w:marBottom w:val="0"/>
                  <w:divBdr>
                    <w:top w:val="none" w:sz="0" w:space="0" w:color="auto"/>
                    <w:left w:val="none" w:sz="0" w:space="0" w:color="auto"/>
                    <w:bottom w:val="none" w:sz="0" w:space="0" w:color="auto"/>
                    <w:right w:val="none" w:sz="0" w:space="0" w:color="auto"/>
                  </w:divBdr>
                </w:div>
                <w:div w:id="164171525">
                  <w:marLeft w:val="0"/>
                  <w:marRight w:val="0"/>
                  <w:marTop w:val="0"/>
                  <w:marBottom w:val="0"/>
                  <w:divBdr>
                    <w:top w:val="none" w:sz="0" w:space="0" w:color="auto"/>
                    <w:left w:val="none" w:sz="0" w:space="0" w:color="auto"/>
                    <w:bottom w:val="none" w:sz="0" w:space="0" w:color="auto"/>
                    <w:right w:val="none" w:sz="0" w:space="0" w:color="auto"/>
                  </w:divBdr>
                </w:div>
                <w:div w:id="166485976">
                  <w:marLeft w:val="0"/>
                  <w:marRight w:val="0"/>
                  <w:marTop w:val="0"/>
                  <w:marBottom w:val="0"/>
                  <w:divBdr>
                    <w:top w:val="none" w:sz="0" w:space="0" w:color="auto"/>
                    <w:left w:val="none" w:sz="0" w:space="0" w:color="auto"/>
                    <w:bottom w:val="none" w:sz="0" w:space="0" w:color="auto"/>
                    <w:right w:val="none" w:sz="0" w:space="0" w:color="auto"/>
                  </w:divBdr>
                </w:div>
                <w:div w:id="169178389">
                  <w:marLeft w:val="0"/>
                  <w:marRight w:val="0"/>
                  <w:marTop w:val="0"/>
                  <w:marBottom w:val="0"/>
                  <w:divBdr>
                    <w:top w:val="none" w:sz="0" w:space="0" w:color="auto"/>
                    <w:left w:val="none" w:sz="0" w:space="0" w:color="auto"/>
                    <w:bottom w:val="none" w:sz="0" w:space="0" w:color="auto"/>
                    <w:right w:val="none" w:sz="0" w:space="0" w:color="auto"/>
                  </w:divBdr>
                </w:div>
                <w:div w:id="175922383">
                  <w:marLeft w:val="0"/>
                  <w:marRight w:val="0"/>
                  <w:marTop w:val="0"/>
                  <w:marBottom w:val="0"/>
                  <w:divBdr>
                    <w:top w:val="none" w:sz="0" w:space="0" w:color="auto"/>
                    <w:left w:val="none" w:sz="0" w:space="0" w:color="auto"/>
                    <w:bottom w:val="none" w:sz="0" w:space="0" w:color="auto"/>
                    <w:right w:val="none" w:sz="0" w:space="0" w:color="auto"/>
                  </w:divBdr>
                </w:div>
                <w:div w:id="187136189">
                  <w:marLeft w:val="0"/>
                  <w:marRight w:val="0"/>
                  <w:marTop w:val="0"/>
                  <w:marBottom w:val="0"/>
                  <w:divBdr>
                    <w:top w:val="none" w:sz="0" w:space="0" w:color="auto"/>
                    <w:left w:val="none" w:sz="0" w:space="0" w:color="auto"/>
                    <w:bottom w:val="none" w:sz="0" w:space="0" w:color="auto"/>
                    <w:right w:val="none" w:sz="0" w:space="0" w:color="auto"/>
                  </w:divBdr>
                </w:div>
                <w:div w:id="193035936">
                  <w:marLeft w:val="0"/>
                  <w:marRight w:val="0"/>
                  <w:marTop w:val="0"/>
                  <w:marBottom w:val="0"/>
                  <w:divBdr>
                    <w:top w:val="none" w:sz="0" w:space="0" w:color="auto"/>
                    <w:left w:val="none" w:sz="0" w:space="0" w:color="auto"/>
                    <w:bottom w:val="none" w:sz="0" w:space="0" w:color="auto"/>
                    <w:right w:val="none" w:sz="0" w:space="0" w:color="auto"/>
                  </w:divBdr>
                </w:div>
                <w:div w:id="196310083">
                  <w:marLeft w:val="0"/>
                  <w:marRight w:val="0"/>
                  <w:marTop w:val="0"/>
                  <w:marBottom w:val="0"/>
                  <w:divBdr>
                    <w:top w:val="none" w:sz="0" w:space="0" w:color="auto"/>
                    <w:left w:val="none" w:sz="0" w:space="0" w:color="auto"/>
                    <w:bottom w:val="none" w:sz="0" w:space="0" w:color="auto"/>
                    <w:right w:val="none" w:sz="0" w:space="0" w:color="auto"/>
                  </w:divBdr>
                </w:div>
                <w:div w:id="198205771">
                  <w:marLeft w:val="0"/>
                  <w:marRight w:val="0"/>
                  <w:marTop w:val="0"/>
                  <w:marBottom w:val="0"/>
                  <w:divBdr>
                    <w:top w:val="none" w:sz="0" w:space="0" w:color="auto"/>
                    <w:left w:val="none" w:sz="0" w:space="0" w:color="auto"/>
                    <w:bottom w:val="none" w:sz="0" w:space="0" w:color="auto"/>
                    <w:right w:val="none" w:sz="0" w:space="0" w:color="auto"/>
                  </w:divBdr>
                </w:div>
                <w:div w:id="198250219">
                  <w:marLeft w:val="0"/>
                  <w:marRight w:val="0"/>
                  <w:marTop w:val="0"/>
                  <w:marBottom w:val="0"/>
                  <w:divBdr>
                    <w:top w:val="none" w:sz="0" w:space="0" w:color="auto"/>
                    <w:left w:val="none" w:sz="0" w:space="0" w:color="auto"/>
                    <w:bottom w:val="none" w:sz="0" w:space="0" w:color="auto"/>
                    <w:right w:val="none" w:sz="0" w:space="0" w:color="auto"/>
                  </w:divBdr>
                </w:div>
                <w:div w:id="200897005">
                  <w:marLeft w:val="0"/>
                  <w:marRight w:val="0"/>
                  <w:marTop w:val="0"/>
                  <w:marBottom w:val="0"/>
                  <w:divBdr>
                    <w:top w:val="none" w:sz="0" w:space="0" w:color="auto"/>
                    <w:left w:val="none" w:sz="0" w:space="0" w:color="auto"/>
                    <w:bottom w:val="none" w:sz="0" w:space="0" w:color="auto"/>
                    <w:right w:val="none" w:sz="0" w:space="0" w:color="auto"/>
                  </w:divBdr>
                </w:div>
                <w:div w:id="204954124">
                  <w:marLeft w:val="0"/>
                  <w:marRight w:val="0"/>
                  <w:marTop w:val="0"/>
                  <w:marBottom w:val="0"/>
                  <w:divBdr>
                    <w:top w:val="none" w:sz="0" w:space="0" w:color="auto"/>
                    <w:left w:val="none" w:sz="0" w:space="0" w:color="auto"/>
                    <w:bottom w:val="none" w:sz="0" w:space="0" w:color="auto"/>
                    <w:right w:val="none" w:sz="0" w:space="0" w:color="auto"/>
                  </w:divBdr>
                </w:div>
                <w:div w:id="224726551">
                  <w:marLeft w:val="0"/>
                  <w:marRight w:val="0"/>
                  <w:marTop w:val="0"/>
                  <w:marBottom w:val="0"/>
                  <w:divBdr>
                    <w:top w:val="none" w:sz="0" w:space="0" w:color="auto"/>
                    <w:left w:val="none" w:sz="0" w:space="0" w:color="auto"/>
                    <w:bottom w:val="none" w:sz="0" w:space="0" w:color="auto"/>
                    <w:right w:val="none" w:sz="0" w:space="0" w:color="auto"/>
                  </w:divBdr>
                </w:div>
                <w:div w:id="227306067">
                  <w:marLeft w:val="0"/>
                  <w:marRight w:val="0"/>
                  <w:marTop w:val="0"/>
                  <w:marBottom w:val="0"/>
                  <w:divBdr>
                    <w:top w:val="none" w:sz="0" w:space="0" w:color="auto"/>
                    <w:left w:val="none" w:sz="0" w:space="0" w:color="auto"/>
                    <w:bottom w:val="none" w:sz="0" w:space="0" w:color="auto"/>
                    <w:right w:val="none" w:sz="0" w:space="0" w:color="auto"/>
                  </w:divBdr>
                </w:div>
                <w:div w:id="231618368">
                  <w:marLeft w:val="0"/>
                  <w:marRight w:val="0"/>
                  <w:marTop w:val="0"/>
                  <w:marBottom w:val="0"/>
                  <w:divBdr>
                    <w:top w:val="none" w:sz="0" w:space="0" w:color="auto"/>
                    <w:left w:val="none" w:sz="0" w:space="0" w:color="auto"/>
                    <w:bottom w:val="none" w:sz="0" w:space="0" w:color="auto"/>
                    <w:right w:val="none" w:sz="0" w:space="0" w:color="auto"/>
                  </w:divBdr>
                </w:div>
                <w:div w:id="240411361">
                  <w:marLeft w:val="0"/>
                  <w:marRight w:val="0"/>
                  <w:marTop w:val="0"/>
                  <w:marBottom w:val="0"/>
                  <w:divBdr>
                    <w:top w:val="none" w:sz="0" w:space="0" w:color="auto"/>
                    <w:left w:val="none" w:sz="0" w:space="0" w:color="auto"/>
                    <w:bottom w:val="none" w:sz="0" w:space="0" w:color="auto"/>
                    <w:right w:val="none" w:sz="0" w:space="0" w:color="auto"/>
                  </w:divBdr>
                </w:div>
                <w:div w:id="276379107">
                  <w:marLeft w:val="0"/>
                  <w:marRight w:val="0"/>
                  <w:marTop w:val="0"/>
                  <w:marBottom w:val="0"/>
                  <w:divBdr>
                    <w:top w:val="none" w:sz="0" w:space="0" w:color="auto"/>
                    <w:left w:val="none" w:sz="0" w:space="0" w:color="auto"/>
                    <w:bottom w:val="none" w:sz="0" w:space="0" w:color="auto"/>
                    <w:right w:val="none" w:sz="0" w:space="0" w:color="auto"/>
                  </w:divBdr>
                </w:div>
                <w:div w:id="282199904">
                  <w:marLeft w:val="0"/>
                  <w:marRight w:val="0"/>
                  <w:marTop w:val="0"/>
                  <w:marBottom w:val="0"/>
                  <w:divBdr>
                    <w:top w:val="none" w:sz="0" w:space="0" w:color="auto"/>
                    <w:left w:val="none" w:sz="0" w:space="0" w:color="auto"/>
                    <w:bottom w:val="none" w:sz="0" w:space="0" w:color="auto"/>
                    <w:right w:val="none" w:sz="0" w:space="0" w:color="auto"/>
                  </w:divBdr>
                </w:div>
                <w:div w:id="293293720">
                  <w:marLeft w:val="0"/>
                  <w:marRight w:val="0"/>
                  <w:marTop w:val="0"/>
                  <w:marBottom w:val="0"/>
                  <w:divBdr>
                    <w:top w:val="none" w:sz="0" w:space="0" w:color="auto"/>
                    <w:left w:val="none" w:sz="0" w:space="0" w:color="auto"/>
                    <w:bottom w:val="none" w:sz="0" w:space="0" w:color="auto"/>
                    <w:right w:val="none" w:sz="0" w:space="0" w:color="auto"/>
                  </w:divBdr>
                </w:div>
                <w:div w:id="298415074">
                  <w:marLeft w:val="0"/>
                  <w:marRight w:val="0"/>
                  <w:marTop w:val="0"/>
                  <w:marBottom w:val="0"/>
                  <w:divBdr>
                    <w:top w:val="none" w:sz="0" w:space="0" w:color="auto"/>
                    <w:left w:val="none" w:sz="0" w:space="0" w:color="auto"/>
                    <w:bottom w:val="none" w:sz="0" w:space="0" w:color="auto"/>
                    <w:right w:val="none" w:sz="0" w:space="0" w:color="auto"/>
                  </w:divBdr>
                </w:div>
                <w:div w:id="313876007">
                  <w:marLeft w:val="0"/>
                  <w:marRight w:val="0"/>
                  <w:marTop w:val="0"/>
                  <w:marBottom w:val="0"/>
                  <w:divBdr>
                    <w:top w:val="none" w:sz="0" w:space="0" w:color="auto"/>
                    <w:left w:val="none" w:sz="0" w:space="0" w:color="auto"/>
                    <w:bottom w:val="none" w:sz="0" w:space="0" w:color="auto"/>
                    <w:right w:val="none" w:sz="0" w:space="0" w:color="auto"/>
                  </w:divBdr>
                </w:div>
                <w:div w:id="330253386">
                  <w:marLeft w:val="0"/>
                  <w:marRight w:val="0"/>
                  <w:marTop w:val="0"/>
                  <w:marBottom w:val="0"/>
                  <w:divBdr>
                    <w:top w:val="none" w:sz="0" w:space="0" w:color="auto"/>
                    <w:left w:val="none" w:sz="0" w:space="0" w:color="auto"/>
                    <w:bottom w:val="none" w:sz="0" w:space="0" w:color="auto"/>
                    <w:right w:val="none" w:sz="0" w:space="0" w:color="auto"/>
                  </w:divBdr>
                </w:div>
                <w:div w:id="336200549">
                  <w:marLeft w:val="0"/>
                  <w:marRight w:val="0"/>
                  <w:marTop w:val="0"/>
                  <w:marBottom w:val="0"/>
                  <w:divBdr>
                    <w:top w:val="none" w:sz="0" w:space="0" w:color="auto"/>
                    <w:left w:val="none" w:sz="0" w:space="0" w:color="auto"/>
                    <w:bottom w:val="none" w:sz="0" w:space="0" w:color="auto"/>
                    <w:right w:val="none" w:sz="0" w:space="0" w:color="auto"/>
                  </w:divBdr>
                </w:div>
                <w:div w:id="350184239">
                  <w:marLeft w:val="0"/>
                  <w:marRight w:val="0"/>
                  <w:marTop w:val="0"/>
                  <w:marBottom w:val="0"/>
                  <w:divBdr>
                    <w:top w:val="none" w:sz="0" w:space="0" w:color="auto"/>
                    <w:left w:val="none" w:sz="0" w:space="0" w:color="auto"/>
                    <w:bottom w:val="none" w:sz="0" w:space="0" w:color="auto"/>
                    <w:right w:val="none" w:sz="0" w:space="0" w:color="auto"/>
                  </w:divBdr>
                </w:div>
                <w:div w:id="364336279">
                  <w:marLeft w:val="0"/>
                  <w:marRight w:val="0"/>
                  <w:marTop w:val="0"/>
                  <w:marBottom w:val="0"/>
                  <w:divBdr>
                    <w:top w:val="none" w:sz="0" w:space="0" w:color="auto"/>
                    <w:left w:val="none" w:sz="0" w:space="0" w:color="auto"/>
                    <w:bottom w:val="none" w:sz="0" w:space="0" w:color="auto"/>
                    <w:right w:val="none" w:sz="0" w:space="0" w:color="auto"/>
                  </w:divBdr>
                </w:div>
                <w:div w:id="368148446">
                  <w:marLeft w:val="0"/>
                  <w:marRight w:val="0"/>
                  <w:marTop w:val="0"/>
                  <w:marBottom w:val="0"/>
                  <w:divBdr>
                    <w:top w:val="none" w:sz="0" w:space="0" w:color="auto"/>
                    <w:left w:val="none" w:sz="0" w:space="0" w:color="auto"/>
                    <w:bottom w:val="none" w:sz="0" w:space="0" w:color="auto"/>
                    <w:right w:val="none" w:sz="0" w:space="0" w:color="auto"/>
                  </w:divBdr>
                </w:div>
                <w:div w:id="394016387">
                  <w:marLeft w:val="0"/>
                  <w:marRight w:val="0"/>
                  <w:marTop w:val="0"/>
                  <w:marBottom w:val="0"/>
                  <w:divBdr>
                    <w:top w:val="none" w:sz="0" w:space="0" w:color="auto"/>
                    <w:left w:val="none" w:sz="0" w:space="0" w:color="auto"/>
                    <w:bottom w:val="none" w:sz="0" w:space="0" w:color="auto"/>
                    <w:right w:val="none" w:sz="0" w:space="0" w:color="auto"/>
                  </w:divBdr>
                </w:div>
                <w:div w:id="394592970">
                  <w:marLeft w:val="0"/>
                  <w:marRight w:val="0"/>
                  <w:marTop w:val="0"/>
                  <w:marBottom w:val="0"/>
                  <w:divBdr>
                    <w:top w:val="none" w:sz="0" w:space="0" w:color="auto"/>
                    <w:left w:val="none" w:sz="0" w:space="0" w:color="auto"/>
                    <w:bottom w:val="none" w:sz="0" w:space="0" w:color="auto"/>
                    <w:right w:val="none" w:sz="0" w:space="0" w:color="auto"/>
                  </w:divBdr>
                </w:div>
                <w:div w:id="408041932">
                  <w:marLeft w:val="0"/>
                  <w:marRight w:val="0"/>
                  <w:marTop w:val="0"/>
                  <w:marBottom w:val="0"/>
                  <w:divBdr>
                    <w:top w:val="none" w:sz="0" w:space="0" w:color="auto"/>
                    <w:left w:val="none" w:sz="0" w:space="0" w:color="auto"/>
                    <w:bottom w:val="none" w:sz="0" w:space="0" w:color="auto"/>
                    <w:right w:val="none" w:sz="0" w:space="0" w:color="auto"/>
                  </w:divBdr>
                </w:div>
                <w:div w:id="417404750">
                  <w:marLeft w:val="0"/>
                  <w:marRight w:val="0"/>
                  <w:marTop w:val="0"/>
                  <w:marBottom w:val="0"/>
                  <w:divBdr>
                    <w:top w:val="none" w:sz="0" w:space="0" w:color="auto"/>
                    <w:left w:val="none" w:sz="0" w:space="0" w:color="auto"/>
                    <w:bottom w:val="none" w:sz="0" w:space="0" w:color="auto"/>
                    <w:right w:val="none" w:sz="0" w:space="0" w:color="auto"/>
                  </w:divBdr>
                </w:div>
                <w:div w:id="431514175">
                  <w:marLeft w:val="0"/>
                  <w:marRight w:val="0"/>
                  <w:marTop w:val="0"/>
                  <w:marBottom w:val="0"/>
                  <w:divBdr>
                    <w:top w:val="none" w:sz="0" w:space="0" w:color="auto"/>
                    <w:left w:val="none" w:sz="0" w:space="0" w:color="auto"/>
                    <w:bottom w:val="none" w:sz="0" w:space="0" w:color="auto"/>
                    <w:right w:val="none" w:sz="0" w:space="0" w:color="auto"/>
                  </w:divBdr>
                </w:div>
                <w:div w:id="435759657">
                  <w:marLeft w:val="0"/>
                  <w:marRight w:val="0"/>
                  <w:marTop w:val="0"/>
                  <w:marBottom w:val="0"/>
                  <w:divBdr>
                    <w:top w:val="none" w:sz="0" w:space="0" w:color="auto"/>
                    <w:left w:val="none" w:sz="0" w:space="0" w:color="auto"/>
                    <w:bottom w:val="none" w:sz="0" w:space="0" w:color="auto"/>
                    <w:right w:val="none" w:sz="0" w:space="0" w:color="auto"/>
                  </w:divBdr>
                </w:div>
                <w:div w:id="436144423">
                  <w:marLeft w:val="0"/>
                  <w:marRight w:val="0"/>
                  <w:marTop w:val="0"/>
                  <w:marBottom w:val="0"/>
                  <w:divBdr>
                    <w:top w:val="none" w:sz="0" w:space="0" w:color="auto"/>
                    <w:left w:val="none" w:sz="0" w:space="0" w:color="auto"/>
                    <w:bottom w:val="none" w:sz="0" w:space="0" w:color="auto"/>
                    <w:right w:val="none" w:sz="0" w:space="0" w:color="auto"/>
                  </w:divBdr>
                </w:div>
                <w:div w:id="441193483">
                  <w:marLeft w:val="0"/>
                  <w:marRight w:val="0"/>
                  <w:marTop w:val="0"/>
                  <w:marBottom w:val="0"/>
                  <w:divBdr>
                    <w:top w:val="none" w:sz="0" w:space="0" w:color="auto"/>
                    <w:left w:val="none" w:sz="0" w:space="0" w:color="auto"/>
                    <w:bottom w:val="none" w:sz="0" w:space="0" w:color="auto"/>
                    <w:right w:val="none" w:sz="0" w:space="0" w:color="auto"/>
                  </w:divBdr>
                </w:div>
                <w:div w:id="442191803">
                  <w:marLeft w:val="0"/>
                  <w:marRight w:val="0"/>
                  <w:marTop w:val="0"/>
                  <w:marBottom w:val="0"/>
                  <w:divBdr>
                    <w:top w:val="none" w:sz="0" w:space="0" w:color="auto"/>
                    <w:left w:val="none" w:sz="0" w:space="0" w:color="auto"/>
                    <w:bottom w:val="none" w:sz="0" w:space="0" w:color="auto"/>
                    <w:right w:val="none" w:sz="0" w:space="0" w:color="auto"/>
                  </w:divBdr>
                </w:div>
                <w:div w:id="442262132">
                  <w:marLeft w:val="0"/>
                  <w:marRight w:val="0"/>
                  <w:marTop w:val="0"/>
                  <w:marBottom w:val="0"/>
                  <w:divBdr>
                    <w:top w:val="none" w:sz="0" w:space="0" w:color="auto"/>
                    <w:left w:val="none" w:sz="0" w:space="0" w:color="auto"/>
                    <w:bottom w:val="none" w:sz="0" w:space="0" w:color="auto"/>
                    <w:right w:val="none" w:sz="0" w:space="0" w:color="auto"/>
                  </w:divBdr>
                </w:div>
                <w:div w:id="446659016">
                  <w:marLeft w:val="0"/>
                  <w:marRight w:val="0"/>
                  <w:marTop w:val="0"/>
                  <w:marBottom w:val="0"/>
                  <w:divBdr>
                    <w:top w:val="none" w:sz="0" w:space="0" w:color="auto"/>
                    <w:left w:val="none" w:sz="0" w:space="0" w:color="auto"/>
                    <w:bottom w:val="none" w:sz="0" w:space="0" w:color="auto"/>
                    <w:right w:val="none" w:sz="0" w:space="0" w:color="auto"/>
                  </w:divBdr>
                </w:div>
                <w:div w:id="446970845">
                  <w:marLeft w:val="0"/>
                  <w:marRight w:val="0"/>
                  <w:marTop w:val="0"/>
                  <w:marBottom w:val="0"/>
                  <w:divBdr>
                    <w:top w:val="none" w:sz="0" w:space="0" w:color="auto"/>
                    <w:left w:val="none" w:sz="0" w:space="0" w:color="auto"/>
                    <w:bottom w:val="none" w:sz="0" w:space="0" w:color="auto"/>
                    <w:right w:val="none" w:sz="0" w:space="0" w:color="auto"/>
                  </w:divBdr>
                </w:div>
                <w:div w:id="451175074">
                  <w:marLeft w:val="0"/>
                  <w:marRight w:val="0"/>
                  <w:marTop w:val="0"/>
                  <w:marBottom w:val="0"/>
                  <w:divBdr>
                    <w:top w:val="none" w:sz="0" w:space="0" w:color="auto"/>
                    <w:left w:val="none" w:sz="0" w:space="0" w:color="auto"/>
                    <w:bottom w:val="none" w:sz="0" w:space="0" w:color="auto"/>
                    <w:right w:val="none" w:sz="0" w:space="0" w:color="auto"/>
                  </w:divBdr>
                </w:div>
                <w:div w:id="476381713">
                  <w:marLeft w:val="0"/>
                  <w:marRight w:val="0"/>
                  <w:marTop w:val="0"/>
                  <w:marBottom w:val="0"/>
                  <w:divBdr>
                    <w:top w:val="none" w:sz="0" w:space="0" w:color="auto"/>
                    <w:left w:val="none" w:sz="0" w:space="0" w:color="auto"/>
                    <w:bottom w:val="none" w:sz="0" w:space="0" w:color="auto"/>
                    <w:right w:val="none" w:sz="0" w:space="0" w:color="auto"/>
                  </w:divBdr>
                </w:div>
                <w:div w:id="476797338">
                  <w:marLeft w:val="0"/>
                  <w:marRight w:val="0"/>
                  <w:marTop w:val="0"/>
                  <w:marBottom w:val="0"/>
                  <w:divBdr>
                    <w:top w:val="none" w:sz="0" w:space="0" w:color="auto"/>
                    <w:left w:val="none" w:sz="0" w:space="0" w:color="auto"/>
                    <w:bottom w:val="none" w:sz="0" w:space="0" w:color="auto"/>
                    <w:right w:val="none" w:sz="0" w:space="0" w:color="auto"/>
                  </w:divBdr>
                </w:div>
                <w:div w:id="476806202">
                  <w:marLeft w:val="0"/>
                  <w:marRight w:val="0"/>
                  <w:marTop w:val="0"/>
                  <w:marBottom w:val="0"/>
                  <w:divBdr>
                    <w:top w:val="none" w:sz="0" w:space="0" w:color="auto"/>
                    <w:left w:val="none" w:sz="0" w:space="0" w:color="auto"/>
                    <w:bottom w:val="none" w:sz="0" w:space="0" w:color="auto"/>
                    <w:right w:val="none" w:sz="0" w:space="0" w:color="auto"/>
                  </w:divBdr>
                </w:div>
                <w:div w:id="481044756">
                  <w:marLeft w:val="0"/>
                  <w:marRight w:val="0"/>
                  <w:marTop w:val="0"/>
                  <w:marBottom w:val="0"/>
                  <w:divBdr>
                    <w:top w:val="none" w:sz="0" w:space="0" w:color="auto"/>
                    <w:left w:val="none" w:sz="0" w:space="0" w:color="auto"/>
                    <w:bottom w:val="none" w:sz="0" w:space="0" w:color="auto"/>
                    <w:right w:val="none" w:sz="0" w:space="0" w:color="auto"/>
                  </w:divBdr>
                </w:div>
                <w:div w:id="487671286">
                  <w:marLeft w:val="0"/>
                  <w:marRight w:val="0"/>
                  <w:marTop w:val="0"/>
                  <w:marBottom w:val="0"/>
                  <w:divBdr>
                    <w:top w:val="none" w:sz="0" w:space="0" w:color="auto"/>
                    <w:left w:val="none" w:sz="0" w:space="0" w:color="auto"/>
                    <w:bottom w:val="none" w:sz="0" w:space="0" w:color="auto"/>
                    <w:right w:val="none" w:sz="0" w:space="0" w:color="auto"/>
                  </w:divBdr>
                </w:div>
                <w:div w:id="494952790">
                  <w:marLeft w:val="0"/>
                  <w:marRight w:val="0"/>
                  <w:marTop w:val="0"/>
                  <w:marBottom w:val="0"/>
                  <w:divBdr>
                    <w:top w:val="none" w:sz="0" w:space="0" w:color="auto"/>
                    <w:left w:val="none" w:sz="0" w:space="0" w:color="auto"/>
                    <w:bottom w:val="none" w:sz="0" w:space="0" w:color="auto"/>
                    <w:right w:val="none" w:sz="0" w:space="0" w:color="auto"/>
                  </w:divBdr>
                </w:div>
                <w:div w:id="498925859">
                  <w:marLeft w:val="0"/>
                  <w:marRight w:val="0"/>
                  <w:marTop w:val="0"/>
                  <w:marBottom w:val="0"/>
                  <w:divBdr>
                    <w:top w:val="none" w:sz="0" w:space="0" w:color="auto"/>
                    <w:left w:val="none" w:sz="0" w:space="0" w:color="auto"/>
                    <w:bottom w:val="none" w:sz="0" w:space="0" w:color="auto"/>
                    <w:right w:val="none" w:sz="0" w:space="0" w:color="auto"/>
                  </w:divBdr>
                </w:div>
                <w:div w:id="504249174">
                  <w:marLeft w:val="0"/>
                  <w:marRight w:val="0"/>
                  <w:marTop w:val="0"/>
                  <w:marBottom w:val="0"/>
                  <w:divBdr>
                    <w:top w:val="none" w:sz="0" w:space="0" w:color="auto"/>
                    <w:left w:val="none" w:sz="0" w:space="0" w:color="auto"/>
                    <w:bottom w:val="none" w:sz="0" w:space="0" w:color="auto"/>
                    <w:right w:val="none" w:sz="0" w:space="0" w:color="auto"/>
                  </w:divBdr>
                </w:div>
                <w:div w:id="506411377">
                  <w:marLeft w:val="0"/>
                  <w:marRight w:val="0"/>
                  <w:marTop w:val="0"/>
                  <w:marBottom w:val="0"/>
                  <w:divBdr>
                    <w:top w:val="none" w:sz="0" w:space="0" w:color="auto"/>
                    <w:left w:val="none" w:sz="0" w:space="0" w:color="auto"/>
                    <w:bottom w:val="none" w:sz="0" w:space="0" w:color="auto"/>
                    <w:right w:val="none" w:sz="0" w:space="0" w:color="auto"/>
                  </w:divBdr>
                </w:div>
                <w:div w:id="507867079">
                  <w:marLeft w:val="0"/>
                  <w:marRight w:val="0"/>
                  <w:marTop w:val="0"/>
                  <w:marBottom w:val="0"/>
                  <w:divBdr>
                    <w:top w:val="none" w:sz="0" w:space="0" w:color="auto"/>
                    <w:left w:val="none" w:sz="0" w:space="0" w:color="auto"/>
                    <w:bottom w:val="none" w:sz="0" w:space="0" w:color="auto"/>
                    <w:right w:val="none" w:sz="0" w:space="0" w:color="auto"/>
                  </w:divBdr>
                </w:div>
                <w:div w:id="510796593">
                  <w:marLeft w:val="0"/>
                  <w:marRight w:val="0"/>
                  <w:marTop w:val="0"/>
                  <w:marBottom w:val="0"/>
                  <w:divBdr>
                    <w:top w:val="none" w:sz="0" w:space="0" w:color="auto"/>
                    <w:left w:val="none" w:sz="0" w:space="0" w:color="auto"/>
                    <w:bottom w:val="none" w:sz="0" w:space="0" w:color="auto"/>
                    <w:right w:val="none" w:sz="0" w:space="0" w:color="auto"/>
                  </w:divBdr>
                </w:div>
                <w:div w:id="512111714">
                  <w:marLeft w:val="0"/>
                  <w:marRight w:val="0"/>
                  <w:marTop w:val="0"/>
                  <w:marBottom w:val="0"/>
                  <w:divBdr>
                    <w:top w:val="none" w:sz="0" w:space="0" w:color="auto"/>
                    <w:left w:val="none" w:sz="0" w:space="0" w:color="auto"/>
                    <w:bottom w:val="none" w:sz="0" w:space="0" w:color="auto"/>
                    <w:right w:val="none" w:sz="0" w:space="0" w:color="auto"/>
                  </w:divBdr>
                </w:div>
                <w:div w:id="532227356">
                  <w:marLeft w:val="0"/>
                  <w:marRight w:val="0"/>
                  <w:marTop w:val="0"/>
                  <w:marBottom w:val="0"/>
                  <w:divBdr>
                    <w:top w:val="none" w:sz="0" w:space="0" w:color="auto"/>
                    <w:left w:val="none" w:sz="0" w:space="0" w:color="auto"/>
                    <w:bottom w:val="none" w:sz="0" w:space="0" w:color="auto"/>
                    <w:right w:val="none" w:sz="0" w:space="0" w:color="auto"/>
                  </w:divBdr>
                </w:div>
                <w:div w:id="532305211">
                  <w:marLeft w:val="0"/>
                  <w:marRight w:val="0"/>
                  <w:marTop w:val="0"/>
                  <w:marBottom w:val="0"/>
                  <w:divBdr>
                    <w:top w:val="none" w:sz="0" w:space="0" w:color="auto"/>
                    <w:left w:val="none" w:sz="0" w:space="0" w:color="auto"/>
                    <w:bottom w:val="none" w:sz="0" w:space="0" w:color="auto"/>
                    <w:right w:val="none" w:sz="0" w:space="0" w:color="auto"/>
                  </w:divBdr>
                </w:div>
                <w:div w:id="544565448">
                  <w:marLeft w:val="0"/>
                  <w:marRight w:val="0"/>
                  <w:marTop w:val="0"/>
                  <w:marBottom w:val="0"/>
                  <w:divBdr>
                    <w:top w:val="none" w:sz="0" w:space="0" w:color="auto"/>
                    <w:left w:val="none" w:sz="0" w:space="0" w:color="auto"/>
                    <w:bottom w:val="none" w:sz="0" w:space="0" w:color="auto"/>
                    <w:right w:val="none" w:sz="0" w:space="0" w:color="auto"/>
                  </w:divBdr>
                </w:div>
                <w:div w:id="553080095">
                  <w:marLeft w:val="0"/>
                  <w:marRight w:val="0"/>
                  <w:marTop w:val="0"/>
                  <w:marBottom w:val="0"/>
                  <w:divBdr>
                    <w:top w:val="none" w:sz="0" w:space="0" w:color="auto"/>
                    <w:left w:val="none" w:sz="0" w:space="0" w:color="auto"/>
                    <w:bottom w:val="none" w:sz="0" w:space="0" w:color="auto"/>
                    <w:right w:val="none" w:sz="0" w:space="0" w:color="auto"/>
                  </w:divBdr>
                </w:div>
                <w:div w:id="566301768">
                  <w:marLeft w:val="0"/>
                  <w:marRight w:val="0"/>
                  <w:marTop w:val="0"/>
                  <w:marBottom w:val="0"/>
                  <w:divBdr>
                    <w:top w:val="none" w:sz="0" w:space="0" w:color="auto"/>
                    <w:left w:val="none" w:sz="0" w:space="0" w:color="auto"/>
                    <w:bottom w:val="none" w:sz="0" w:space="0" w:color="auto"/>
                    <w:right w:val="none" w:sz="0" w:space="0" w:color="auto"/>
                  </w:divBdr>
                </w:div>
                <w:div w:id="577834530">
                  <w:marLeft w:val="0"/>
                  <w:marRight w:val="0"/>
                  <w:marTop w:val="0"/>
                  <w:marBottom w:val="0"/>
                  <w:divBdr>
                    <w:top w:val="none" w:sz="0" w:space="0" w:color="auto"/>
                    <w:left w:val="none" w:sz="0" w:space="0" w:color="auto"/>
                    <w:bottom w:val="none" w:sz="0" w:space="0" w:color="auto"/>
                    <w:right w:val="none" w:sz="0" w:space="0" w:color="auto"/>
                  </w:divBdr>
                </w:div>
                <w:div w:id="593633102">
                  <w:marLeft w:val="0"/>
                  <w:marRight w:val="0"/>
                  <w:marTop w:val="0"/>
                  <w:marBottom w:val="0"/>
                  <w:divBdr>
                    <w:top w:val="none" w:sz="0" w:space="0" w:color="auto"/>
                    <w:left w:val="none" w:sz="0" w:space="0" w:color="auto"/>
                    <w:bottom w:val="none" w:sz="0" w:space="0" w:color="auto"/>
                    <w:right w:val="none" w:sz="0" w:space="0" w:color="auto"/>
                  </w:divBdr>
                </w:div>
                <w:div w:id="602303792">
                  <w:marLeft w:val="0"/>
                  <w:marRight w:val="0"/>
                  <w:marTop w:val="0"/>
                  <w:marBottom w:val="0"/>
                  <w:divBdr>
                    <w:top w:val="none" w:sz="0" w:space="0" w:color="auto"/>
                    <w:left w:val="none" w:sz="0" w:space="0" w:color="auto"/>
                    <w:bottom w:val="none" w:sz="0" w:space="0" w:color="auto"/>
                    <w:right w:val="none" w:sz="0" w:space="0" w:color="auto"/>
                  </w:divBdr>
                </w:div>
                <w:div w:id="602491293">
                  <w:marLeft w:val="0"/>
                  <w:marRight w:val="0"/>
                  <w:marTop w:val="0"/>
                  <w:marBottom w:val="0"/>
                  <w:divBdr>
                    <w:top w:val="none" w:sz="0" w:space="0" w:color="auto"/>
                    <w:left w:val="none" w:sz="0" w:space="0" w:color="auto"/>
                    <w:bottom w:val="none" w:sz="0" w:space="0" w:color="auto"/>
                    <w:right w:val="none" w:sz="0" w:space="0" w:color="auto"/>
                  </w:divBdr>
                </w:div>
                <w:div w:id="604771026">
                  <w:marLeft w:val="0"/>
                  <w:marRight w:val="0"/>
                  <w:marTop w:val="0"/>
                  <w:marBottom w:val="0"/>
                  <w:divBdr>
                    <w:top w:val="none" w:sz="0" w:space="0" w:color="auto"/>
                    <w:left w:val="none" w:sz="0" w:space="0" w:color="auto"/>
                    <w:bottom w:val="none" w:sz="0" w:space="0" w:color="auto"/>
                    <w:right w:val="none" w:sz="0" w:space="0" w:color="auto"/>
                  </w:divBdr>
                </w:div>
                <w:div w:id="615141909">
                  <w:marLeft w:val="0"/>
                  <w:marRight w:val="0"/>
                  <w:marTop w:val="0"/>
                  <w:marBottom w:val="0"/>
                  <w:divBdr>
                    <w:top w:val="none" w:sz="0" w:space="0" w:color="auto"/>
                    <w:left w:val="none" w:sz="0" w:space="0" w:color="auto"/>
                    <w:bottom w:val="none" w:sz="0" w:space="0" w:color="auto"/>
                    <w:right w:val="none" w:sz="0" w:space="0" w:color="auto"/>
                  </w:divBdr>
                </w:div>
                <w:div w:id="625307547">
                  <w:marLeft w:val="0"/>
                  <w:marRight w:val="0"/>
                  <w:marTop w:val="0"/>
                  <w:marBottom w:val="0"/>
                  <w:divBdr>
                    <w:top w:val="none" w:sz="0" w:space="0" w:color="auto"/>
                    <w:left w:val="none" w:sz="0" w:space="0" w:color="auto"/>
                    <w:bottom w:val="none" w:sz="0" w:space="0" w:color="auto"/>
                    <w:right w:val="none" w:sz="0" w:space="0" w:color="auto"/>
                  </w:divBdr>
                </w:div>
                <w:div w:id="628366533">
                  <w:marLeft w:val="0"/>
                  <w:marRight w:val="0"/>
                  <w:marTop w:val="0"/>
                  <w:marBottom w:val="0"/>
                  <w:divBdr>
                    <w:top w:val="none" w:sz="0" w:space="0" w:color="auto"/>
                    <w:left w:val="none" w:sz="0" w:space="0" w:color="auto"/>
                    <w:bottom w:val="none" w:sz="0" w:space="0" w:color="auto"/>
                    <w:right w:val="none" w:sz="0" w:space="0" w:color="auto"/>
                  </w:divBdr>
                </w:div>
                <w:div w:id="633290915">
                  <w:marLeft w:val="0"/>
                  <w:marRight w:val="0"/>
                  <w:marTop w:val="0"/>
                  <w:marBottom w:val="0"/>
                  <w:divBdr>
                    <w:top w:val="none" w:sz="0" w:space="0" w:color="auto"/>
                    <w:left w:val="none" w:sz="0" w:space="0" w:color="auto"/>
                    <w:bottom w:val="none" w:sz="0" w:space="0" w:color="auto"/>
                    <w:right w:val="none" w:sz="0" w:space="0" w:color="auto"/>
                  </w:divBdr>
                </w:div>
                <w:div w:id="653611424">
                  <w:marLeft w:val="0"/>
                  <w:marRight w:val="0"/>
                  <w:marTop w:val="0"/>
                  <w:marBottom w:val="0"/>
                  <w:divBdr>
                    <w:top w:val="none" w:sz="0" w:space="0" w:color="auto"/>
                    <w:left w:val="none" w:sz="0" w:space="0" w:color="auto"/>
                    <w:bottom w:val="none" w:sz="0" w:space="0" w:color="auto"/>
                    <w:right w:val="none" w:sz="0" w:space="0" w:color="auto"/>
                  </w:divBdr>
                </w:div>
                <w:div w:id="660278154">
                  <w:marLeft w:val="0"/>
                  <w:marRight w:val="0"/>
                  <w:marTop w:val="0"/>
                  <w:marBottom w:val="0"/>
                  <w:divBdr>
                    <w:top w:val="none" w:sz="0" w:space="0" w:color="auto"/>
                    <w:left w:val="none" w:sz="0" w:space="0" w:color="auto"/>
                    <w:bottom w:val="none" w:sz="0" w:space="0" w:color="auto"/>
                    <w:right w:val="none" w:sz="0" w:space="0" w:color="auto"/>
                  </w:divBdr>
                </w:div>
                <w:div w:id="674307064">
                  <w:marLeft w:val="0"/>
                  <w:marRight w:val="0"/>
                  <w:marTop w:val="0"/>
                  <w:marBottom w:val="0"/>
                  <w:divBdr>
                    <w:top w:val="none" w:sz="0" w:space="0" w:color="auto"/>
                    <w:left w:val="none" w:sz="0" w:space="0" w:color="auto"/>
                    <w:bottom w:val="none" w:sz="0" w:space="0" w:color="auto"/>
                    <w:right w:val="none" w:sz="0" w:space="0" w:color="auto"/>
                  </w:divBdr>
                </w:div>
                <w:div w:id="679894155">
                  <w:marLeft w:val="0"/>
                  <w:marRight w:val="0"/>
                  <w:marTop w:val="0"/>
                  <w:marBottom w:val="0"/>
                  <w:divBdr>
                    <w:top w:val="none" w:sz="0" w:space="0" w:color="auto"/>
                    <w:left w:val="none" w:sz="0" w:space="0" w:color="auto"/>
                    <w:bottom w:val="none" w:sz="0" w:space="0" w:color="auto"/>
                    <w:right w:val="none" w:sz="0" w:space="0" w:color="auto"/>
                  </w:divBdr>
                </w:div>
                <w:div w:id="685836769">
                  <w:marLeft w:val="0"/>
                  <w:marRight w:val="0"/>
                  <w:marTop w:val="0"/>
                  <w:marBottom w:val="0"/>
                  <w:divBdr>
                    <w:top w:val="none" w:sz="0" w:space="0" w:color="auto"/>
                    <w:left w:val="none" w:sz="0" w:space="0" w:color="auto"/>
                    <w:bottom w:val="none" w:sz="0" w:space="0" w:color="auto"/>
                    <w:right w:val="none" w:sz="0" w:space="0" w:color="auto"/>
                  </w:divBdr>
                </w:div>
                <w:div w:id="688947193">
                  <w:marLeft w:val="0"/>
                  <w:marRight w:val="0"/>
                  <w:marTop w:val="0"/>
                  <w:marBottom w:val="0"/>
                  <w:divBdr>
                    <w:top w:val="none" w:sz="0" w:space="0" w:color="auto"/>
                    <w:left w:val="none" w:sz="0" w:space="0" w:color="auto"/>
                    <w:bottom w:val="none" w:sz="0" w:space="0" w:color="auto"/>
                    <w:right w:val="none" w:sz="0" w:space="0" w:color="auto"/>
                  </w:divBdr>
                </w:div>
                <w:div w:id="693846393">
                  <w:marLeft w:val="0"/>
                  <w:marRight w:val="0"/>
                  <w:marTop w:val="0"/>
                  <w:marBottom w:val="0"/>
                  <w:divBdr>
                    <w:top w:val="none" w:sz="0" w:space="0" w:color="auto"/>
                    <w:left w:val="none" w:sz="0" w:space="0" w:color="auto"/>
                    <w:bottom w:val="none" w:sz="0" w:space="0" w:color="auto"/>
                    <w:right w:val="none" w:sz="0" w:space="0" w:color="auto"/>
                  </w:divBdr>
                </w:div>
                <w:div w:id="697851324">
                  <w:marLeft w:val="0"/>
                  <w:marRight w:val="0"/>
                  <w:marTop w:val="0"/>
                  <w:marBottom w:val="0"/>
                  <w:divBdr>
                    <w:top w:val="none" w:sz="0" w:space="0" w:color="auto"/>
                    <w:left w:val="none" w:sz="0" w:space="0" w:color="auto"/>
                    <w:bottom w:val="none" w:sz="0" w:space="0" w:color="auto"/>
                    <w:right w:val="none" w:sz="0" w:space="0" w:color="auto"/>
                  </w:divBdr>
                </w:div>
                <w:div w:id="706761259">
                  <w:marLeft w:val="0"/>
                  <w:marRight w:val="0"/>
                  <w:marTop w:val="0"/>
                  <w:marBottom w:val="0"/>
                  <w:divBdr>
                    <w:top w:val="none" w:sz="0" w:space="0" w:color="auto"/>
                    <w:left w:val="none" w:sz="0" w:space="0" w:color="auto"/>
                    <w:bottom w:val="none" w:sz="0" w:space="0" w:color="auto"/>
                    <w:right w:val="none" w:sz="0" w:space="0" w:color="auto"/>
                  </w:divBdr>
                </w:div>
                <w:div w:id="707023827">
                  <w:marLeft w:val="0"/>
                  <w:marRight w:val="0"/>
                  <w:marTop w:val="0"/>
                  <w:marBottom w:val="0"/>
                  <w:divBdr>
                    <w:top w:val="none" w:sz="0" w:space="0" w:color="auto"/>
                    <w:left w:val="none" w:sz="0" w:space="0" w:color="auto"/>
                    <w:bottom w:val="none" w:sz="0" w:space="0" w:color="auto"/>
                    <w:right w:val="none" w:sz="0" w:space="0" w:color="auto"/>
                  </w:divBdr>
                </w:div>
                <w:div w:id="713652200">
                  <w:marLeft w:val="0"/>
                  <w:marRight w:val="0"/>
                  <w:marTop w:val="0"/>
                  <w:marBottom w:val="0"/>
                  <w:divBdr>
                    <w:top w:val="none" w:sz="0" w:space="0" w:color="auto"/>
                    <w:left w:val="none" w:sz="0" w:space="0" w:color="auto"/>
                    <w:bottom w:val="none" w:sz="0" w:space="0" w:color="auto"/>
                    <w:right w:val="none" w:sz="0" w:space="0" w:color="auto"/>
                  </w:divBdr>
                </w:div>
                <w:div w:id="736249500">
                  <w:marLeft w:val="0"/>
                  <w:marRight w:val="0"/>
                  <w:marTop w:val="0"/>
                  <w:marBottom w:val="0"/>
                  <w:divBdr>
                    <w:top w:val="none" w:sz="0" w:space="0" w:color="auto"/>
                    <w:left w:val="none" w:sz="0" w:space="0" w:color="auto"/>
                    <w:bottom w:val="none" w:sz="0" w:space="0" w:color="auto"/>
                    <w:right w:val="none" w:sz="0" w:space="0" w:color="auto"/>
                  </w:divBdr>
                </w:div>
                <w:div w:id="747307923">
                  <w:marLeft w:val="0"/>
                  <w:marRight w:val="0"/>
                  <w:marTop w:val="0"/>
                  <w:marBottom w:val="0"/>
                  <w:divBdr>
                    <w:top w:val="none" w:sz="0" w:space="0" w:color="auto"/>
                    <w:left w:val="none" w:sz="0" w:space="0" w:color="auto"/>
                    <w:bottom w:val="none" w:sz="0" w:space="0" w:color="auto"/>
                    <w:right w:val="none" w:sz="0" w:space="0" w:color="auto"/>
                  </w:divBdr>
                </w:div>
                <w:div w:id="747534742">
                  <w:marLeft w:val="0"/>
                  <w:marRight w:val="0"/>
                  <w:marTop w:val="0"/>
                  <w:marBottom w:val="0"/>
                  <w:divBdr>
                    <w:top w:val="none" w:sz="0" w:space="0" w:color="auto"/>
                    <w:left w:val="none" w:sz="0" w:space="0" w:color="auto"/>
                    <w:bottom w:val="none" w:sz="0" w:space="0" w:color="auto"/>
                    <w:right w:val="none" w:sz="0" w:space="0" w:color="auto"/>
                  </w:divBdr>
                </w:div>
                <w:div w:id="747847821">
                  <w:marLeft w:val="0"/>
                  <w:marRight w:val="0"/>
                  <w:marTop w:val="0"/>
                  <w:marBottom w:val="0"/>
                  <w:divBdr>
                    <w:top w:val="none" w:sz="0" w:space="0" w:color="auto"/>
                    <w:left w:val="none" w:sz="0" w:space="0" w:color="auto"/>
                    <w:bottom w:val="none" w:sz="0" w:space="0" w:color="auto"/>
                    <w:right w:val="none" w:sz="0" w:space="0" w:color="auto"/>
                  </w:divBdr>
                </w:div>
                <w:div w:id="753165149">
                  <w:marLeft w:val="0"/>
                  <w:marRight w:val="0"/>
                  <w:marTop w:val="0"/>
                  <w:marBottom w:val="0"/>
                  <w:divBdr>
                    <w:top w:val="none" w:sz="0" w:space="0" w:color="auto"/>
                    <w:left w:val="none" w:sz="0" w:space="0" w:color="auto"/>
                    <w:bottom w:val="none" w:sz="0" w:space="0" w:color="auto"/>
                    <w:right w:val="none" w:sz="0" w:space="0" w:color="auto"/>
                  </w:divBdr>
                </w:div>
                <w:div w:id="760492082">
                  <w:marLeft w:val="0"/>
                  <w:marRight w:val="0"/>
                  <w:marTop w:val="0"/>
                  <w:marBottom w:val="0"/>
                  <w:divBdr>
                    <w:top w:val="none" w:sz="0" w:space="0" w:color="auto"/>
                    <w:left w:val="none" w:sz="0" w:space="0" w:color="auto"/>
                    <w:bottom w:val="none" w:sz="0" w:space="0" w:color="auto"/>
                    <w:right w:val="none" w:sz="0" w:space="0" w:color="auto"/>
                  </w:divBdr>
                </w:div>
                <w:div w:id="762459932">
                  <w:marLeft w:val="0"/>
                  <w:marRight w:val="0"/>
                  <w:marTop w:val="0"/>
                  <w:marBottom w:val="0"/>
                  <w:divBdr>
                    <w:top w:val="none" w:sz="0" w:space="0" w:color="auto"/>
                    <w:left w:val="none" w:sz="0" w:space="0" w:color="auto"/>
                    <w:bottom w:val="none" w:sz="0" w:space="0" w:color="auto"/>
                    <w:right w:val="none" w:sz="0" w:space="0" w:color="auto"/>
                  </w:divBdr>
                </w:div>
                <w:div w:id="770276434">
                  <w:marLeft w:val="0"/>
                  <w:marRight w:val="0"/>
                  <w:marTop w:val="0"/>
                  <w:marBottom w:val="0"/>
                  <w:divBdr>
                    <w:top w:val="none" w:sz="0" w:space="0" w:color="auto"/>
                    <w:left w:val="none" w:sz="0" w:space="0" w:color="auto"/>
                    <w:bottom w:val="none" w:sz="0" w:space="0" w:color="auto"/>
                    <w:right w:val="none" w:sz="0" w:space="0" w:color="auto"/>
                  </w:divBdr>
                </w:div>
                <w:div w:id="777529990">
                  <w:marLeft w:val="0"/>
                  <w:marRight w:val="0"/>
                  <w:marTop w:val="0"/>
                  <w:marBottom w:val="0"/>
                  <w:divBdr>
                    <w:top w:val="none" w:sz="0" w:space="0" w:color="auto"/>
                    <w:left w:val="none" w:sz="0" w:space="0" w:color="auto"/>
                    <w:bottom w:val="none" w:sz="0" w:space="0" w:color="auto"/>
                    <w:right w:val="none" w:sz="0" w:space="0" w:color="auto"/>
                  </w:divBdr>
                </w:div>
                <w:div w:id="780417814">
                  <w:marLeft w:val="0"/>
                  <w:marRight w:val="0"/>
                  <w:marTop w:val="0"/>
                  <w:marBottom w:val="0"/>
                  <w:divBdr>
                    <w:top w:val="none" w:sz="0" w:space="0" w:color="auto"/>
                    <w:left w:val="none" w:sz="0" w:space="0" w:color="auto"/>
                    <w:bottom w:val="none" w:sz="0" w:space="0" w:color="auto"/>
                    <w:right w:val="none" w:sz="0" w:space="0" w:color="auto"/>
                  </w:divBdr>
                </w:div>
                <w:div w:id="806319387">
                  <w:marLeft w:val="0"/>
                  <w:marRight w:val="0"/>
                  <w:marTop w:val="0"/>
                  <w:marBottom w:val="0"/>
                  <w:divBdr>
                    <w:top w:val="none" w:sz="0" w:space="0" w:color="auto"/>
                    <w:left w:val="none" w:sz="0" w:space="0" w:color="auto"/>
                    <w:bottom w:val="none" w:sz="0" w:space="0" w:color="auto"/>
                    <w:right w:val="none" w:sz="0" w:space="0" w:color="auto"/>
                  </w:divBdr>
                </w:div>
                <w:div w:id="809174260">
                  <w:marLeft w:val="0"/>
                  <w:marRight w:val="0"/>
                  <w:marTop w:val="0"/>
                  <w:marBottom w:val="0"/>
                  <w:divBdr>
                    <w:top w:val="none" w:sz="0" w:space="0" w:color="auto"/>
                    <w:left w:val="none" w:sz="0" w:space="0" w:color="auto"/>
                    <w:bottom w:val="none" w:sz="0" w:space="0" w:color="auto"/>
                    <w:right w:val="none" w:sz="0" w:space="0" w:color="auto"/>
                  </w:divBdr>
                </w:div>
                <w:div w:id="812717394">
                  <w:marLeft w:val="0"/>
                  <w:marRight w:val="0"/>
                  <w:marTop w:val="0"/>
                  <w:marBottom w:val="0"/>
                  <w:divBdr>
                    <w:top w:val="none" w:sz="0" w:space="0" w:color="auto"/>
                    <w:left w:val="none" w:sz="0" w:space="0" w:color="auto"/>
                    <w:bottom w:val="none" w:sz="0" w:space="0" w:color="auto"/>
                    <w:right w:val="none" w:sz="0" w:space="0" w:color="auto"/>
                  </w:divBdr>
                </w:div>
                <w:div w:id="815873039">
                  <w:marLeft w:val="0"/>
                  <w:marRight w:val="0"/>
                  <w:marTop w:val="0"/>
                  <w:marBottom w:val="0"/>
                  <w:divBdr>
                    <w:top w:val="none" w:sz="0" w:space="0" w:color="auto"/>
                    <w:left w:val="none" w:sz="0" w:space="0" w:color="auto"/>
                    <w:bottom w:val="none" w:sz="0" w:space="0" w:color="auto"/>
                    <w:right w:val="none" w:sz="0" w:space="0" w:color="auto"/>
                  </w:divBdr>
                </w:div>
                <w:div w:id="816801207">
                  <w:marLeft w:val="0"/>
                  <w:marRight w:val="0"/>
                  <w:marTop w:val="0"/>
                  <w:marBottom w:val="0"/>
                  <w:divBdr>
                    <w:top w:val="none" w:sz="0" w:space="0" w:color="auto"/>
                    <w:left w:val="none" w:sz="0" w:space="0" w:color="auto"/>
                    <w:bottom w:val="none" w:sz="0" w:space="0" w:color="auto"/>
                    <w:right w:val="none" w:sz="0" w:space="0" w:color="auto"/>
                  </w:divBdr>
                </w:div>
                <w:div w:id="820583276">
                  <w:marLeft w:val="0"/>
                  <w:marRight w:val="0"/>
                  <w:marTop w:val="0"/>
                  <w:marBottom w:val="0"/>
                  <w:divBdr>
                    <w:top w:val="none" w:sz="0" w:space="0" w:color="auto"/>
                    <w:left w:val="none" w:sz="0" w:space="0" w:color="auto"/>
                    <w:bottom w:val="none" w:sz="0" w:space="0" w:color="auto"/>
                    <w:right w:val="none" w:sz="0" w:space="0" w:color="auto"/>
                  </w:divBdr>
                </w:div>
                <w:div w:id="820730266">
                  <w:marLeft w:val="0"/>
                  <w:marRight w:val="0"/>
                  <w:marTop w:val="0"/>
                  <w:marBottom w:val="0"/>
                  <w:divBdr>
                    <w:top w:val="none" w:sz="0" w:space="0" w:color="auto"/>
                    <w:left w:val="none" w:sz="0" w:space="0" w:color="auto"/>
                    <w:bottom w:val="none" w:sz="0" w:space="0" w:color="auto"/>
                    <w:right w:val="none" w:sz="0" w:space="0" w:color="auto"/>
                  </w:divBdr>
                </w:div>
                <w:div w:id="827551631">
                  <w:marLeft w:val="0"/>
                  <w:marRight w:val="0"/>
                  <w:marTop w:val="0"/>
                  <w:marBottom w:val="0"/>
                  <w:divBdr>
                    <w:top w:val="none" w:sz="0" w:space="0" w:color="auto"/>
                    <w:left w:val="none" w:sz="0" w:space="0" w:color="auto"/>
                    <w:bottom w:val="none" w:sz="0" w:space="0" w:color="auto"/>
                    <w:right w:val="none" w:sz="0" w:space="0" w:color="auto"/>
                  </w:divBdr>
                </w:div>
                <w:div w:id="832910846">
                  <w:marLeft w:val="0"/>
                  <w:marRight w:val="0"/>
                  <w:marTop w:val="0"/>
                  <w:marBottom w:val="0"/>
                  <w:divBdr>
                    <w:top w:val="none" w:sz="0" w:space="0" w:color="auto"/>
                    <w:left w:val="none" w:sz="0" w:space="0" w:color="auto"/>
                    <w:bottom w:val="none" w:sz="0" w:space="0" w:color="auto"/>
                    <w:right w:val="none" w:sz="0" w:space="0" w:color="auto"/>
                  </w:divBdr>
                </w:div>
                <w:div w:id="834104861">
                  <w:marLeft w:val="0"/>
                  <w:marRight w:val="0"/>
                  <w:marTop w:val="0"/>
                  <w:marBottom w:val="0"/>
                  <w:divBdr>
                    <w:top w:val="none" w:sz="0" w:space="0" w:color="auto"/>
                    <w:left w:val="none" w:sz="0" w:space="0" w:color="auto"/>
                    <w:bottom w:val="none" w:sz="0" w:space="0" w:color="auto"/>
                    <w:right w:val="none" w:sz="0" w:space="0" w:color="auto"/>
                  </w:divBdr>
                </w:div>
                <w:div w:id="856236581">
                  <w:marLeft w:val="0"/>
                  <w:marRight w:val="0"/>
                  <w:marTop w:val="0"/>
                  <w:marBottom w:val="0"/>
                  <w:divBdr>
                    <w:top w:val="none" w:sz="0" w:space="0" w:color="auto"/>
                    <w:left w:val="none" w:sz="0" w:space="0" w:color="auto"/>
                    <w:bottom w:val="none" w:sz="0" w:space="0" w:color="auto"/>
                    <w:right w:val="none" w:sz="0" w:space="0" w:color="auto"/>
                  </w:divBdr>
                </w:div>
                <w:div w:id="860431655">
                  <w:marLeft w:val="0"/>
                  <w:marRight w:val="0"/>
                  <w:marTop w:val="0"/>
                  <w:marBottom w:val="0"/>
                  <w:divBdr>
                    <w:top w:val="none" w:sz="0" w:space="0" w:color="auto"/>
                    <w:left w:val="none" w:sz="0" w:space="0" w:color="auto"/>
                    <w:bottom w:val="none" w:sz="0" w:space="0" w:color="auto"/>
                    <w:right w:val="none" w:sz="0" w:space="0" w:color="auto"/>
                  </w:divBdr>
                </w:div>
                <w:div w:id="867714260">
                  <w:marLeft w:val="0"/>
                  <w:marRight w:val="0"/>
                  <w:marTop w:val="0"/>
                  <w:marBottom w:val="0"/>
                  <w:divBdr>
                    <w:top w:val="none" w:sz="0" w:space="0" w:color="auto"/>
                    <w:left w:val="none" w:sz="0" w:space="0" w:color="auto"/>
                    <w:bottom w:val="none" w:sz="0" w:space="0" w:color="auto"/>
                    <w:right w:val="none" w:sz="0" w:space="0" w:color="auto"/>
                  </w:divBdr>
                </w:div>
                <w:div w:id="871069765">
                  <w:marLeft w:val="0"/>
                  <w:marRight w:val="0"/>
                  <w:marTop w:val="0"/>
                  <w:marBottom w:val="0"/>
                  <w:divBdr>
                    <w:top w:val="none" w:sz="0" w:space="0" w:color="auto"/>
                    <w:left w:val="none" w:sz="0" w:space="0" w:color="auto"/>
                    <w:bottom w:val="none" w:sz="0" w:space="0" w:color="auto"/>
                    <w:right w:val="none" w:sz="0" w:space="0" w:color="auto"/>
                  </w:divBdr>
                </w:div>
                <w:div w:id="876699560">
                  <w:marLeft w:val="0"/>
                  <w:marRight w:val="0"/>
                  <w:marTop w:val="0"/>
                  <w:marBottom w:val="0"/>
                  <w:divBdr>
                    <w:top w:val="none" w:sz="0" w:space="0" w:color="auto"/>
                    <w:left w:val="none" w:sz="0" w:space="0" w:color="auto"/>
                    <w:bottom w:val="none" w:sz="0" w:space="0" w:color="auto"/>
                    <w:right w:val="none" w:sz="0" w:space="0" w:color="auto"/>
                  </w:divBdr>
                </w:div>
                <w:div w:id="879587505">
                  <w:marLeft w:val="0"/>
                  <w:marRight w:val="0"/>
                  <w:marTop w:val="0"/>
                  <w:marBottom w:val="0"/>
                  <w:divBdr>
                    <w:top w:val="none" w:sz="0" w:space="0" w:color="auto"/>
                    <w:left w:val="none" w:sz="0" w:space="0" w:color="auto"/>
                    <w:bottom w:val="none" w:sz="0" w:space="0" w:color="auto"/>
                    <w:right w:val="none" w:sz="0" w:space="0" w:color="auto"/>
                  </w:divBdr>
                </w:div>
                <w:div w:id="885990807">
                  <w:marLeft w:val="0"/>
                  <w:marRight w:val="0"/>
                  <w:marTop w:val="0"/>
                  <w:marBottom w:val="0"/>
                  <w:divBdr>
                    <w:top w:val="none" w:sz="0" w:space="0" w:color="auto"/>
                    <w:left w:val="none" w:sz="0" w:space="0" w:color="auto"/>
                    <w:bottom w:val="none" w:sz="0" w:space="0" w:color="auto"/>
                    <w:right w:val="none" w:sz="0" w:space="0" w:color="auto"/>
                  </w:divBdr>
                </w:div>
                <w:div w:id="888229577">
                  <w:marLeft w:val="0"/>
                  <w:marRight w:val="0"/>
                  <w:marTop w:val="0"/>
                  <w:marBottom w:val="0"/>
                  <w:divBdr>
                    <w:top w:val="none" w:sz="0" w:space="0" w:color="auto"/>
                    <w:left w:val="none" w:sz="0" w:space="0" w:color="auto"/>
                    <w:bottom w:val="none" w:sz="0" w:space="0" w:color="auto"/>
                    <w:right w:val="none" w:sz="0" w:space="0" w:color="auto"/>
                  </w:divBdr>
                </w:div>
                <w:div w:id="908073317">
                  <w:marLeft w:val="0"/>
                  <w:marRight w:val="0"/>
                  <w:marTop w:val="0"/>
                  <w:marBottom w:val="0"/>
                  <w:divBdr>
                    <w:top w:val="none" w:sz="0" w:space="0" w:color="auto"/>
                    <w:left w:val="none" w:sz="0" w:space="0" w:color="auto"/>
                    <w:bottom w:val="none" w:sz="0" w:space="0" w:color="auto"/>
                    <w:right w:val="none" w:sz="0" w:space="0" w:color="auto"/>
                  </w:divBdr>
                </w:div>
                <w:div w:id="915556323">
                  <w:marLeft w:val="0"/>
                  <w:marRight w:val="0"/>
                  <w:marTop w:val="0"/>
                  <w:marBottom w:val="0"/>
                  <w:divBdr>
                    <w:top w:val="none" w:sz="0" w:space="0" w:color="auto"/>
                    <w:left w:val="none" w:sz="0" w:space="0" w:color="auto"/>
                    <w:bottom w:val="none" w:sz="0" w:space="0" w:color="auto"/>
                    <w:right w:val="none" w:sz="0" w:space="0" w:color="auto"/>
                  </w:divBdr>
                </w:div>
                <w:div w:id="917791544">
                  <w:marLeft w:val="0"/>
                  <w:marRight w:val="0"/>
                  <w:marTop w:val="0"/>
                  <w:marBottom w:val="0"/>
                  <w:divBdr>
                    <w:top w:val="none" w:sz="0" w:space="0" w:color="auto"/>
                    <w:left w:val="none" w:sz="0" w:space="0" w:color="auto"/>
                    <w:bottom w:val="none" w:sz="0" w:space="0" w:color="auto"/>
                    <w:right w:val="none" w:sz="0" w:space="0" w:color="auto"/>
                  </w:divBdr>
                </w:div>
                <w:div w:id="919144659">
                  <w:marLeft w:val="0"/>
                  <w:marRight w:val="0"/>
                  <w:marTop w:val="0"/>
                  <w:marBottom w:val="0"/>
                  <w:divBdr>
                    <w:top w:val="none" w:sz="0" w:space="0" w:color="auto"/>
                    <w:left w:val="none" w:sz="0" w:space="0" w:color="auto"/>
                    <w:bottom w:val="none" w:sz="0" w:space="0" w:color="auto"/>
                    <w:right w:val="none" w:sz="0" w:space="0" w:color="auto"/>
                  </w:divBdr>
                </w:div>
                <w:div w:id="925726632">
                  <w:marLeft w:val="0"/>
                  <w:marRight w:val="0"/>
                  <w:marTop w:val="0"/>
                  <w:marBottom w:val="0"/>
                  <w:divBdr>
                    <w:top w:val="none" w:sz="0" w:space="0" w:color="auto"/>
                    <w:left w:val="none" w:sz="0" w:space="0" w:color="auto"/>
                    <w:bottom w:val="none" w:sz="0" w:space="0" w:color="auto"/>
                    <w:right w:val="none" w:sz="0" w:space="0" w:color="auto"/>
                  </w:divBdr>
                </w:div>
                <w:div w:id="929774381">
                  <w:marLeft w:val="0"/>
                  <w:marRight w:val="0"/>
                  <w:marTop w:val="0"/>
                  <w:marBottom w:val="0"/>
                  <w:divBdr>
                    <w:top w:val="none" w:sz="0" w:space="0" w:color="auto"/>
                    <w:left w:val="none" w:sz="0" w:space="0" w:color="auto"/>
                    <w:bottom w:val="none" w:sz="0" w:space="0" w:color="auto"/>
                    <w:right w:val="none" w:sz="0" w:space="0" w:color="auto"/>
                  </w:divBdr>
                </w:div>
                <w:div w:id="936062143">
                  <w:marLeft w:val="0"/>
                  <w:marRight w:val="0"/>
                  <w:marTop w:val="0"/>
                  <w:marBottom w:val="0"/>
                  <w:divBdr>
                    <w:top w:val="none" w:sz="0" w:space="0" w:color="auto"/>
                    <w:left w:val="none" w:sz="0" w:space="0" w:color="auto"/>
                    <w:bottom w:val="none" w:sz="0" w:space="0" w:color="auto"/>
                    <w:right w:val="none" w:sz="0" w:space="0" w:color="auto"/>
                  </w:divBdr>
                </w:div>
                <w:div w:id="937635868">
                  <w:marLeft w:val="0"/>
                  <w:marRight w:val="0"/>
                  <w:marTop w:val="0"/>
                  <w:marBottom w:val="0"/>
                  <w:divBdr>
                    <w:top w:val="none" w:sz="0" w:space="0" w:color="auto"/>
                    <w:left w:val="none" w:sz="0" w:space="0" w:color="auto"/>
                    <w:bottom w:val="none" w:sz="0" w:space="0" w:color="auto"/>
                    <w:right w:val="none" w:sz="0" w:space="0" w:color="auto"/>
                  </w:divBdr>
                </w:div>
                <w:div w:id="945501472">
                  <w:marLeft w:val="0"/>
                  <w:marRight w:val="0"/>
                  <w:marTop w:val="0"/>
                  <w:marBottom w:val="0"/>
                  <w:divBdr>
                    <w:top w:val="none" w:sz="0" w:space="0" w:color="auto"/>
                    <w:left w:val="none" w:sz="0" w:space="0" w:color="auto"/>
                    <w:bottom w:val="none" w:sz="0" w:space="0" w:color="auto"/>
                    <w:right w:val="none" w:sz="0" w:space="0" w:color="auto"/>
                  </w:divBdr>
                </w:div>
                <w:div w:id="948048174">
                  <w:marLeft w:val="0"/>
                  <w:marRight w:val="0"/>
                  <w:marTop w:val="0"/>
                  <w:marBottom w:val="0"/>
                  <w:divBdr>
                    <w:top w:val="none" w:sz="0" w:space="0" w:color="auto"/>
                    <w:left w:val="none" w:sz="0" w:space="0" w:color="auto"/>
                    <w:bottom w:val="none" w:sz="0" w:space="0" w:color="auto"/>
                    <w:right w:val="none" w:sz="0" w:space="0" w:color="auto"/>
                  </w:divBdr>
                </w:div>
                <w:div w:id="976490761">
                  <w:marLeft w:val="0"/>
                  <w:marRight w:val="0"/>
                  <w:marTop w:val="0"/>
                  <w:marBottom w:val="0"/>
                  <w:divBdr>
                    <w:top w:val="none" w:sz="0" w:space="0" w:color="auto"/>
                    <w:left w:val="none" w:sz="0" w:space="0" w:color="auto"/>
                    <w:bottom w:val="none" w:sz="0" w:space="0" w:color="auto"/>
                    <w:right w:val="none" w:sz="0" w:space="0" w:color="auto"/>
                  </w:divBdr>
                </w:div>
                <w:div w:id="982274391">
                  <w:marLeft w:val="0"/>
                  <w:marRight w:val="0"/>
                  <w:marTop w:val="0"/>
                  <w:marBottom w:val="0"/>
                  <w:divBdr>
                    <w:top w:val="none" w:sz="0" w:space="0" w:color="auto"/>
                    <w:left w:val="none" w:sz="0" w:space="0" w:color="auto"/>
                    <w:bottom w:val="none" w:sz="0" w:space="0" w:color="auto"/>
                    <w:right w:val="none" w:sz="0" w:space="0" w:color="auto"/>
                  </w:divBdr>
                </w:div>
                <w:div w:id="1016073834">
                  <w:marLeft w:val="0"/>
                  <w:marRight w:val="0"/>
                  <w:marTop w:val="0"/>
                  <w:marBottom w:val="0"/>
                  <w:divBdr>
                    <w:top w:val="none" w:sz="0" w:space="0" w:color="auto"/>
                    <w:left w:val="none" w:sz="0" w:space="0" w:color="auto"/>
                    <w:bottom w:val="none" w:sz="0" w:space="0" w:color="auto"/>
                    <w:right w:val="none" w:sz="0" w:space="0" w:color="auto"/>
                  </w:divBdr>
                </w:div>
                <w:div w:id="1022391687">
                  <w:marLeft w:val="0"/>
                  <w:marRight w:val="0"/>
                  <w:marTop w:val="0"/>
                  <w:marBottom w:val="0"/>
                  <w:divBdr>
                    <w:top w:val="none" w:sz="0" w:space="0" w:color="auto"/>
                    <w:left w:val="none" w:sz="0" w:space="0" w:color="auto"/>
                    <w:bottom w:val="none" w:sz="0" w:space="0" w:color="auto"/>
                    <w:right w:val="none" w:sz="0" w:space="0" w:color="auto"/>
                  </w:divBdr>
                </w:div>
                <w:div w:id="1042369450">
                  <w:marLeft w:val="0"/>
                  <w:marRight w:val="0"/>
                  <w:marTop w:val="0"/>
                  <w:marBottom w:val="0"/>
                  <w:divBdr>
                    <w:top w:val="none" w:sz="0" w:space="0" w:color="auto"/>
                    <w:left w:val="none" w:sz="0" w:space="0" w:color="auto"/>
                    <w:bottom w:val="none" w:sz="0" w:space="0" w:color="auto"/>
                    <w:right w:val="none" w:sz="0" w:space="0" w:color="auto"/>
                  </w:divBdr>
                </w:div>
                <w:div w:id="1044406972">
                  <w:marLeft w:val="0"/>
                  <w:marRight w:val="0"/>
                  <w:marTop w:val="0"/>
                  <w:marBottom w:val="0"/>
                  <w:divBdr>
                    <w:top w:val="none" w:sz="0" w:space="0" w:color="auto"/>
                    <w:left w:val="none" w:sz="0" w:space="0" w:color="auto"/>
                    <w:bottom w:val="none" w:sz="0" w:space="0" w:color="auto"/>
                    <w:right w:val="none" w:sz="0" w:space="0" w:color="auto"/>
                  </w:divBdr>
                </w:div>
                <w:div w:id="1047685052">
                  <w:marLeft w:val="0"/>
                  <w:marRight w:val="0"/>
                  <w:marTop w:val="0"/>
                  <w:marBottom w:val="0"/>
                  <w:divBdr>
                    <w:top w:val="none" w:sz="0" w:space="0" w:color="auto"/>
                    <w:left w:val="none" w:sz="0" w:space="0" w:color="auto"/>
                    <w:bottom w:val="none" w:sz="0" w:space="0" w:color="auto"/>
                    <w:right w:val="none" w:sz="0" w:space="0" w:color="auto"/>
                  </w:divBdr>
                </w:div>
                <w:div w:id="1075475948">
                  <w:marLeft w:val="0"/>
                  <w:marRight w:val="0"/>
                  <w:marTop w:val="0"/>
                  <w:marBottom w:val="0"/>
                  <w:divBdr>
                    <w:top w:val="none" w:sz="0" w:space="0" w:color="auto"/>
                    <w:left w:val="none" w:sz="0" w:space="0" w:color="auto"/>
                    <w:bottom w:val="none" w:sz="0" w:space="0" w:color="auto"/>
                    <w:right w:val="none" w:sz="0" w:space="0" w:color="auto"/>
                  </w:divBdr>
                </w:div>
                <w:div w:id="1078013653">
                  <w:marLeft w:val="0"/>
                  <w:marRight w:val="0"/>
                  <w:marTop w:val="0"/>
                  <w:marBottom w:val="0"/>
                  <w:divBdr>
                    <w:top w:val="none" w:sz="0" w:space="0" w:color="auto"/>
                    <w:left w:val="none" w:sz="0" w:space="0" w:color="auto"/>
                    <w:bottom w:val="none" w:sz="0" w:space="0" w:color="auto"/>
                    <w:right w:val="none" w:sz="0" w:space="0" w:color="auto"/>
                  </w:divBdr>
                </w:div>
                <w:div w:id="1083576102">
                  <w:marLeft w:val="0"/>
                  <w:marRight w:val="0"/>
                  <w:marTop w:val="0"/>
                  <w:marBottom w:val="0"/>
                  <w:divBdr>
                    <w:top w:val="none" w:sz="0" w:space="0" w:color="auto"/>
                    <w:left w:val="none" w:sz="0" w:space="0" w:color="auto"/>
                    <w:bottom w:val="none" w:sz="0" w:space="0" w:color="auto"/>
                    <w:right w:val="none" w:sz="0" w:space="0" w:color="auto"/>
                  </w:divBdr>
                </w:div>
                <w:div w:id="1091043913">
                  <w:marLeft w:val="0"/>
                  <w:marRight w:val="0"/>
                  <w:marTop w:val="0"/>
                  <w:marBottom w:val="0"/>
                  <w:divBdr>
                    <w:top w:val="none" w:sz="0" w:space="0" w:color="auto"/>
                    <w:left w:val="none" w:sz="0" w:space="0" w:color="auto"/>
                    <w:bottom w:val="none" w:sz="0" w:space="0" w:color="auto"/>
                    <w:right w:val="none" w:sz="0" w:space="0" w:color="auto"/>
                  </w:divBdr>
                </w:div>
                <w:div w:id="1100027480">
                  <w:marLeft w:val="0"/>
                  <w:marRight w:val="0"/>
                  <w:marTop w:val="0"/>
                  <w:marBottom w:val="0"/>
                  <w:divBdr>
                    <w:top w:val="none" w:sz="0" w:space="0" w:color="auto"/>
                    <w:left w:val="none" w:sz="0" w:space="0" w:color="auto"/>
                    <w:bottom w:val="none" w:sz="0" w:space="0" w:color="auto"/>
                    <w:right w:val="none" w:sz="0" w:space="0" w:color="auto"/>
                  </w:divBdr>
                </w:div>
                <w:div w:id="1107432690">
                  <w:marLeft w:val="0"/>
                  <w:marRight w:val="0"/>
                  <w:marTop w:val="0"/>
                  <w:marBottom w:val="0"/>
                  <w:divBdr>
                    <w:top w:val="none" w:sz="0" w:space="0" w:color="auto"/>
                    <w:left w:val="none" w:sz="0" w:space="0" w:color="auto"/>
                    <w:bottom w:val="none" w:sz="0" w:space="0" w:color="auto"/>
                    <w:right w:val="none" w:sz="0" w:space="0" w:color="auto"/>
                  </w:divBdr>
                </w:div>
                <w:div w:id="1109086452">
                  <w:marLeft w:val="0"/>
                  <w:marRight w:val="0"/>
                  <w:marTop w:val="0"/>
                  <w:marBottom w:val="0"/>
                  <w:divBdr>
                    <w:top w:val="none" w:sz="0" w:space="0" w:color="auto"/>
                    <w:left w:val="none" w:sz="0" w:space="0" w:color="auto"/>
                    <w:bottom w:val="none" w:sz="0" w:space="0" w:color="auto"/>
                    <w:right w:val="none" w:sz="0" w:space="0" w:color="auto"/>
                  </w:divBdr>
                </w:div>
                <w:div w:id="1112212832">
                  <w:marLeft w:val="0"/>
                  <w:marRight w:val="0"/>
                  <w:marTop w:val="0"/>
                  <w:marBottom w:val="0"/>
                  <w:divBdr>
                    <w:top w:val="none" w:sz="0" w:space="0" w:color="auto"/>
                    <w:left w:val="none" w:sz="0" w:space="0" w:color="auto"/>
                    <w:bottom w:val="none" w:sz="0" w:space="0" w:color="auto"/>
                    <w:right w:val="none" w:sz="0" w:space="0" w:color="auto"/>
                  </w:divBdr>
                </w:div>
                <w:div w:id="1130174460">
                  <w:marLeft w:val="0"/>
                  <w:marRight w:val="0"/>
                  <w:marTop w:val="0"/>
                  <w:marBottom w:val="0"/>
                  <w:divBdr>
                    <w:top w:val="none" w:sz="0" w:space="0" w:color="auto"/>
                    <w:left w:val="none" w:sz="0" w:space="0" w:color="auto"/>
                    <w:bottom w:val="none" w:sz="0" w:space="0" w:color="auto"/>
                    <w:right w:val="none" w:sz="0" w:space="0" w:color="auto"/>
                  </w:divBdr>
                </w:div>
                <w:div w:id="1140614578">
                  <w:marLeft w:val="0"/>
                  <w:marRight w:val="0"/>
                  <w:marTop w:val="0"/>
                  <w:marBottom w:val="0"/>
                  <w:divBdr>
                    <w:top w:val="none" w:sz="0" w:space="0" w:color="auto"/>
                    <w:left w:val="none" w:sz="0" w:space="0" w:color="auto"/>
                    <w:bottom w:val="none" w:sz="0" w:space="0" w:color="auto"/>
                    <w:right w:val="none" w:sz="0" w:space="0" w:color="auto"/>
                  </w:divBdr>
                </w:div>
                <w:div w:id="1145393354">
                  <w:marLeft w:val="0"/>
                  <w:marRight w:val="0"/>
                  <w:marTop w:val="0"/>
                  <w:marBottom w:val="0"/>
                  <w:divBdr>
                    <w:top w:val="none" w:sz="0" w:space="0" w:color="auto"/>
                    <w:left w:val="none" w:sz="0" w:space="0" w:color="auto"/>
                    <w:bottom w:val="none" w:sz="0" w:space="0" w:color="auto"/>
                    <w:right w:val="none" w:sz="0" w:space="0" w:color="auto"/>
                  </w:divBdr>
                </w:div>
                <w:div w:id="1151870982">
                  <w:marLeft w:val="0"/>
                  <w:marRight w:val="0"/>
                  <w:marTop w:val="0"/>
                  <w:marBottom w:val="0"/>
                  <w:divBdr>
                    <w:top w:val="none" w:sz="0" w:space="0" w:color="auto"/>
                    <w:left w:val="none" w:sz="0" w:space="0" w:color="auto"/>
                    <w:bottom w:val="none" w:sz="0" w:space="0" w:color="auto"/>
                    <w:right w:val="none" w:sz="0" w:space="0" w:color="auto"/>
                  </w:divBdr>
                </w:div>
                <w:div w:id="1151947153">
                  <w:marLeft w:val="0"/>
                  <w:marRight w:val="0"/>
                  <w:marTop w:val="0"/>
                  <w:marBottom w:val="0"/>
                  <w:divBdr>
                    <w:top w:val="none" w:sz="0" w:space="0" w:color="auto"/>
                    <w:left w:val="none" w:sz="0" w:space="0" w:color="auto"/>
                    <w:bottom w:val="none" w:sz="0" w:space="0" w:color="auto"/>
                    <w:right w:val="none" w:sz="0" w:space="0" w:color="auto"/>
                  </w:divBdr>
                </w:div>
                <w:div w:id="1153180689">
                  <w:marLeft w:val="0"/>
                  <w:marRight w:val="0"/>
                  <w:marTop w:val="0"/>
                  <w:marBottom w:val="0"/>
                  <w:divBdr>
                    <w:top w:val="none" w:sz="0" w:space="0" w:color="auto"/>
                    <w:left w:val="none" w:sz="0" w:space="0" w:color="auto"/>
                    <w:bottom w:val="none" w:sz="0" w:space="0" w:color="auto"/>
                    <w:right w:val="none" w:sz="0" w:space="0" w:color="auto"/>
                  </w:divBdr>
                </w:div>
                <w:div w:id="1154684816">
                  <w:marLeft w:val="0"/>
                  <w:marRight w:val="0"/>
                  <w:marTop w:val="0"/>
                  <w:marBottom w:val="0"/>
                  <w:divBdr>
                    <w:top w:val="none" w:sz="0" w:space="0" w:color="auto"/>
                    <w:left w:val="none" w:sz="0" w:space="0" w:color="auto"/>
                    <w:bottom w:val="none" w:sz="0" w:space="0" w:color="auto"/>
                    <w:right w:val="none" w:sz="0" w:space="0" w:color="auto"/>
                  </w:divBdr>
                </w:div>
                <w:div w:id="1157725312">
                  <w:marLeft w:val="0"/>
                  <w:marRight w:val="0"/>
                  <w:marTop w:val="0"/>
                  <w:marBottom w:val="0"/>
                  <w:divBdr>
                    <w:top w:val="none" w:sz="0" w:space="0" w:color="auto"/>
                    <w:left w:val="none" w:sz="0" w:space="0" w:color="auto"/>
                    <w:bottom w:val="none" w:sz="0" w:space="0" w:color="auto"/>
                    <w:right w:val="none" w:sz="0" w:space="0" w:color="auto"/>
                  </w:divBdr>
                </w:div>
                <w:div w:id="1171528743">
                  <w:marLeft w:val="0"/>
                  <w:marRight w:val="0"/>
                  <w:marTop w:val="0"/>
                  <w:marBottom w:val="0"/>
                  <w:divBdr>
                    <w:top w:val="none" w:sz="0" w:space="0" w:color="auto"/>
                    <w:left w:val="none" w:sz="0" w:space="0" w:color="auto"/>
                    <w:bottom w:val="none" w:sz="0" w:space="0" w:color="auto"/>
                    <w:right w:val="none" w:sz="0" w:space="0" w:color="auto"/>
                  </w:divBdr>
                </w:div>
                <w:div w:id="1199586356">
                  <w:marLeft w:val="0"/>
                  <w:marRight w:val="0"/>
                  <w:marTop w:val="0"/>
                  <w:marBottom w:val="0"/>
                  <w:divBdr>
                    <w:top w:val="none" w:sz="0" w:space="0" w:color="auto"/>
                    <w:left w:val="none" w:sz="0" w:space="0" w:color="auto"/>
                    <w:bottom w:val="none" w:sz="0" w:space="0" w:color="auto"/>
                    <w:right w:val="none" w:sz="0" w:space="0" w:color="auto"/>
                  </w:divBdr>
                </w:div>
                <w:div w:id="1205168199">
                  <w:marLeft w:val="0"/>
                  <w:marRight w:val="0"/>
                  <w:marTop w:val="0"/>
                  <w:marBottom w:val="0"/>
                  <w:divBdr>
                    <w:top w:val="none" w:sz="0" w:space="0" w:color="auto"/>
                    <w:left w:val="none" w:sz="0" w:space="0" w:color="auto"/>
                    <w:bottom w:val="none" w:sz="0" w:space="0" w:color="auto"/>
                    <w:right w:val="none" w:sz="0" w:space="0" w:color="auto"/>
                  </w:divBdr>
                </w:div>
                <w:div w:id="1210191170">
                  <w:marLeft w:val="0"/>
                  <w:marRight w:val="0"/>
                  <w:marTop w:val="0"/>
                  <w:marBottom w:val="0"/>
                  <w:divBdr>
                    <w:top w:val="none" w:sz="0" w:space="0" w:color="auto"/>
                    <w:left w:val="none" w:sz="0" w:space="0" w:color="auto"/>
                    <w:bottom w:val="none" w:sz="0" w:space="0" w:color="auto"/>
                    <w:right w:val="none" w:sz="0" w:space="0" w:color="auto"/>
                  </w:divBdr>
                </w:div>
                <w:div w:id="1218737484">
                  <w:marLeft w:val="0"/>
                  <w:marRight w:val="0"/>
                  <w:marTop w:val="0"/>
                  <w:marBottom w:val="0"/>
                  <w:divBdr>
                    <w:top w:val="none" w:sz="0" w:space="0" w:color="auto"/>
                    <w:left w:val="none" w:sz="0" w:space="0" w:color="auto"/>
                    <w:bottom w:val="none" w:sz="0" w:space="0" w:color="auto"/>
                    <w:right w:val="none" w:sz="0" w:space="0" w:color="auto"/>
                  </w:divBdr>
                </w:div>
                <w:div w:id="1219130909">
                  <w:marLeft w:val="0"/>
                  <w:marRight w:val="0"/>
                  <w:marTop w:val="0"/>
                  <w:marBottom w:val="0"/>
                  <w:divBdr>
                    <w:top w:val="none" w:sz="0" w:space="0" w:color="auto"/>
                    <w:left w:val="none" w:sz="0" w:space="0" w:color="auto"/>
                    <w:bottom w:val="none" w:sz="0" w:space="0" w:color="auto"/>
                    <w:right w:val="none" w:sz="0" w:space="0" w:color="auto"/>
                  </w:divBdr>
                </w:div>
                <w:div w:id="1225530614">
                  <w:marLeft w:val="0"/>
                  <w:marRight w:val="0"/>
                  <w:marTop w:val="0"/>
                  <w:marBottom w:val="0"/>
                  <w:divBdr>
                    <w:top w:val="none" w:sz="0" w:space="0" w:color="auto"/>
                    <w:left w:val="none" w:sz="0" w:space="0" w:color="auto"/>
                    <w:bottom w:val="none" w:sz="0" w:space="0" w:color="auto"/>
                    <w:right w:val="none" w:sz="0" w:space="0" w:color="auto"/>
                  </w:divBdr>
                </w:div>
                <w:div w:id="1237007683">
                  <w:marLeft w:val="0"/>
                  <w:marRight w:val="0"/>
                  <w:marTop w:val="0"/>
                  <w:marBottom w:val="0"/>
                  <w:divBdr>
                    <w:top w:val="none" w:sz="0" w:space="0" w:color="auto"/>
                    <w:left w:val="none" w:sz="0" w:space="0" w:color="auto"/>
                    <w:bottom w:val="none" w:sz="0" w:space="0" w:color="auto"/>
                    <w:right w:val="none" w:sz="0" w:space="0" w:color="auto"/>
                  </w:divBdr>
                </w:div>
                <w:div w:id="1237591351">
                  <w:marLeft w:val="0"/>
                  <w:marRight w:val="0"/>
                  <w:marTop w:val="0"/>
                  <w:marBottom w:val="0"/>
                  <w:divBdr>
                    <w:top w:val="none" w:sz="0" w:space="0" w:color="auto"/>
                    <w:left w:val="none" w:sz="0" w:space="0" w:color="auto"/>
                    <w:bottom w:val="none" w:sz="0" w:space="0" w:color="auto"/>
                    <w:right w:val="none" w:sz="0" w:space="0" w:color="auto"/>
                  </w:divBdr>
                </w:div>
                <w:div w:id="1243298423">
                  <w:marLeft w:val="0"/>
                  <w:marRight w:val="0"/>
                  <w:marTop w:val="0"/>
                  <w:marBottom w:val="0"/>
                  <w:divBdr>
                    <w:top w:val="none" w:sz="0" w:space="0" w:color="auto"/>
                    <w:left w:val="none" w:sz="0" w:space="0" w:color="auto"/>
                    <w:bottom w:val="none" w:sz="0" w:space="0" w:color="auto"/>
                    <w:right w:val="none" w:sz="0" w:space="0" w:color="auto"/>
                  </w:divBdr>
                </w:div>
                <w:div w:id="1248273548">
                  <w:marLeft w:val="0"/>
                  <w:marRight w:val="0"/>
                  <w:marTop w:val="0"/>
                  <w:marBottom w:val="0"/>
                  <w:divBdr>
                    <w:top w:val="none" w:sz="0" w:space="0" w:color="auto"/>
                    <w:left w:val="none" w:sz="0" w:space="0" w:color="auto"/>
                    <w:bottom w:val="none" w:sz="0" w:space="0" w:color="auto"/>
                    <w:right w:val="none" w:sz="0" w:space="0" w:color="auto"/>
                  </w:divBdr>
                </w:div>
                <w:div w:id="1296830240">
                  <w:marLeft w:val="0"/>
                  <w:marRight w:val="0"/>
                  <w:marTop w:val="0"/>
                  <w:marBottom w:val="0"/>
                  <w:divBdr>
                    <w:top w:val="none" w:sz="0" w:space="0" w:color="auto"/>
                    <w:left w:val="none" w:sz="0" w:space="0" w:color="auto"/>
                    <w:bottom w:val="none" w:sz="0" w:space="0" w:color="auto"/>
                    <w:right w:val="none" w:sz="0" w:space="0" w:color="auto"/>
                  </w:divBdr>
                </w:div>
                <w:div w:id="1302342704">
                  <w:marLeft w:val="0"/>
                  <w:marRight w:val="0"/>
                  <w:marTop w:val="0"/>
                  <w:marBottom w:val="0"/>
                  <w:divBdr>
                    <w:top w:val="none" w:sz="0" w:space="0" w:color="auto"/>
                    <w:left w:val="none" w:sz="0" w:space="0" w:color="auto"/>
                    <w:bottom w:val="none" w:sz="0" w:space="0" w:color="auto"/>
                    <w:right w:val="none" w:sz="0" w:space="0" w:color="auto"/>
                  </w:divBdr>
                </w:div>
                <w:div w:id="1330207906">
                  <w:marLeft w:val="0"/>
                  <w:marRight w:val="0"/>
                  <w:marTop w:val="0"/>
                  <w:marBottom w:val="0"/>
                  <w:divBdr>
                    <w:top w:val="none" w:sz="0" w:space="0" w:color="auto"/>
                    <w:left w:val="none" w:sz="0" w:space="0" w:color="auto"/>
                    <w:bottom w:val="none" w:sz="0" w:space="0" w:color="auto"/>
                    <w:right w:val="none" w:sz="0" w:space="0" w:color="auto"/>
                  </w:divBdr>
                </w:div>
                <w:div w:id="1365978242">
                  <w:marLeft w:val="0"/>
                  <w:marRight w:val="0"/>
                  <w:marTop w:val="0"/>
                  <w:marBottom w:val="0"/>
                  <w:divBdr>
                    <w:top w:val="none" w:sz="0" w:space="0" w:color="auto"/>
                    <w:left w:val="none" w:sz="0" w:space="0" w:color="auto"/>
                    <w:bottom w:val="none" w:sz="0" w:space="0" w:color="auto"/>
                    <w:right w:val="none" w:sz="0" w:space="0" w:color="auto"/>
                  </w:divBdr>
                </w:div>
                <w:div w:id="1366977551">
                  <w:marLeft w:val="0"/>
                  <w:marRight w:val="0"/>
                  <w:marTop w:val="0"/>
                  <w:marBottom w:val="0"/>
                  <w:divBdr>
                    <w:top w:val="none" w:sz="0" w:space="0" w:color="auto"/>
                    <w:left w:val="none" w:sz="0" w:space="0" w:color="auto"/>
                    <w:bottom w:val="none" w:sz="0" w:space="0" w:color="auto"/>
                    <w:right w:val="none" w:sz="0" w:space="0" w:color="auto"/>
                  </w:divBdr>
                </w:div>
                <w:div w:id="1369724038">
                  <w:marLeft w:val="0"/>
                  <w:marRight w:val="0"/>
                  <w:marTop w:val="0"/>
                  <w:marBottom w:val="0"/>
                  <w:divBdr>
                    <w:top w:val="none" w:sz="0" w:space="0" w:color="auto"/>
                    <w:left w:val="none" w:sz="0" w:space="0" w:color="auto"/>
                    <w:bottom w:val="none" w:sz="0" w:space="0" w:color="auto"/>
                    <w:right w:val="none" w:sz="0" w:space="0" w:color="auto"/>
                  </w:divBdr>
                </w:div>
                <w:div w:id="1385254941">
                  <w:marLeft w:val="0"/>
                  <w:marRight w:val="0"/>
                  <w:marTop w:val="0"/>
                  <w:marBottom w:val="0"/>
                  <w:divBdr>
                    <w:top w:val="none" w:sz="0" w:space="0" w:color="auto"/>
                    <w:left w:val="none" w:sz="0" w:space="0" w:color="auto"/>
                    <w:bottom w:val="none" w:sz="0" w:space="0" w:color="auto"/>
                    <w:right w:val="none" w:sz="0" w:space="0" w:color="auto"/>
                  </w:divBdr>
                </w:div>
                <w:div w:id="1391264709">
                  <w:marLeft w:val="0"/>
                  <w:marRight w:val="0"/>
                  <w:marTop w:val="0"/>
                  <w:marBottom w:val="0"/>
                  <w:divBdr>
                    <w:top w:val="none" w:sz="0" w:space="0" w:color="auto"/>
                    <w:left w:val="none" w:sz="0" w:space="0" w:color="auto"/>
                    <w:bottom w:val="none" w:sz="0" w:space="0" w:color="auto"/>
                    <w:right w:val="none" w:sz="0" w:space="0" w:color="auto"/>
                  </w:divBdr>
                </w:div>
                <w:div w:id="1392847524">
                  <w:marLeft w:val="0"/>
                  <w:marRight w:val="0"/>
                  <w:marTop w:val="0"/>
                  <w:marBottom w:val="0"/>
                  <w:divBdr>
                    <w:top w:val="none" w:sz="0" w:space="0" w:color="auto"/>
                    <w:left w:val="none" w:sz="0" w:space="0" w:color="auto"/>
                    <w:bottom w:val="none" w:sz="0" w:space="0" w:color="auto"/>
                    <w:right w:val="none" w:sz="0" w:space="0" w:color="auto"/>
                  </w:divBdr>
                </w:div>
                <w:div w:id="1394624141">
                  <w:marLeft w:val="0"/>
                  <w:marRight w:val="0"/>
                  <w:marTop w:val="0"/>
                  <w:marBottom w:val="0"/>
                  <w:divBdr>
                    <w:top w:val="none" w:sz="0" w:space="0" w:color="auto"/>
                    <w:left w:val="none" w:sz="0" w:space="0" w:color="auto"/>
                    <w:bottom w:val="none" w:sz="0" w:space="0" w:color="auto"/>
                    <w:right w:val="none" w:sz="0" w:space="0" w:color="auto"/>
                  </w:divBdr>
                </w:div>
                <w:div w:id="1395813105">
                  <w:marLeft w:val="0"/>
                  <w:marRight w:val="0"/>
                  <w:marTop w:val="0"/>
                  <w:marBottom w:val="0"/>
                  <w:divBdr>
                    <w:top w:val="none" w:sz="0" w:space="0" w:color="auto"/>
                    <w:left w:val="none" w:sz="0" w:space="0" w:color="auto"/>
                    <w:bottom w:val="none" w:sz="0" w:space="0" w:color="auto"/>
                    <w:right w:val="none" w:sz="0" w:space="0" w:color="auto"/>
                  </w:divBdr>
                </w:div>
                <w:div w:id="1397431912">
                  <w:marLeft w:val="0"/>
                  <w:marRight w:val="0"/>
                  <w:marTop w:val="0"/>
                  <w:marBottom w:val="0"/>
                  <w:divBdr>
                    <w:top w:val="none" w:sz="0" w:space="0" w:color="auto"/>
                    <w:left w:val="none" w:sz="0" w:space="0" w:color="auto"/>
                    <w:bottom w:val="none" w:sz="0" w:space="0" w:color="auto"/>
                    <w:right w:val="none" w:sz="0" w:space="0" w:color="auto"/>
                  </w:divBdr>
                </w:div>
                <w:div w:id="1404832948">
                  <w:marLeft w:val="0"/>
                  <w:marRight w:val="0"/>
                  <w:marTop w:val="0"/>
                  <w:marBottom w:val="0"/>
                  <w:divBdr>
                    <w:top w:val="none" w:sz="0" w:space="0" w:color="auto"/>
                    <w:left w:val="none" w:sz="0" w:space="0" w:color="auto"/>
                    <w:bottom w:val="none" w:sz="0" w:space="0" w:color="auto"/>
                    <w:right w:val="none" w:sz="0" w:space="0" w:color="auto"/>
                  </w:divBdr>
                </w:div>
                <w:div w:id="1406950055">
                  <w:marLeft w:val="0"/>
                  <w:marRight w:val="0"/>
                  <w:marTop w:val="0"/>
                  <w:marBottom w:val="0"/>
                  <w:divBdr>
                    <w:top w:val="none" w:sz="0" w:space="0" w:color="auto"/>
                    <w:left w:val="none" w:sz="0" w:space="0" w:color="auto"/>
                    <w:bottom w:val="none" w:sz="0" w:space="0" w:color="auto"/>
                    <w:right w:val="none" w:sz="0" w:space="0" w:color="auto"/>
                  </w:divBdr>
                </w:div>
                <w:div w:id="1408577648">
                  <w:marLeft w:val="0"/>
                  <w:marRight w:val="0"/>
                  <w:marTop w:val="0"/>
                  <w:marBottom w:val="0"/>
                  <w:divBdr>
                    <w:top w:val="none" w:sz="0" w:space="0" w:color="auto"/>
                    <w:left w:val="none" w:sz="0" w:space="0" w:color="auto"/>
                    <w:bottom w:val="none" w:sz="0" w:space="0" w:color="auto"/>
                    <w:right w:val="none" w:sz="0" w:space="0" w:color="auto"/>
                  </w:divBdr>
                </w:div>
                <w:div w:id="1412238665">
                  <w:marLeft w:val="0"/>
                  <w:marRight w:val="0"/>
                  <w:marTop w:val="0"/>
                  <w:marBottom w:val="0"/>
                  <w:divBdr>
                    <w:top w:val="none" w:sz="0" w:space="0" w:color="auto"/>
                    <w:left w:val="none" w:sz="0" w:space="0" w:color="auto"/>
                    <w:bottom w:val="none" w:sz="0" w:space="0" w:color="auto"/>
                    <w:right w:val="none" w:sz="0" w:space="0" w:color="auto"/>
                  </w:divBdr>
                </w:div>
                <w:div w:id="1425227779">
                  <w:marLeft w:val="0"/>
                  <w:marRight w:val="0"/>
                  <w:marTop w:val="0"/>
                  <w:marBottom w:val="0"/>
                  <w:divBdr>
                    <w:top w:val="none" w:sz="0" w:space="0" w:color="auto"/>
                    <w:left w:val="none" w:sz="0" w:space="0" w:color="auto"/>
                    <w:bottom w:val="none" w:sz="0" w:space="0" w:color="auto"/>
                    <w:right w:val="none" w:sz="0" w:space="0" w:color="auto"/>
                  </w:divBdr>
                </w:div>
                <w:div w:id="1425806430">
                  <w:marLeft w:val="0"/>
                  <w:marRight w:val="0"/>
                  <w:marTop w:val="0"/>
                  <w:marBottom w:val="0"/>
                  <w:divBdr>
                    <w:top w:val="none" w:sz="0" w:space="0" w:color="auto"/>
                    <w:left w:val="none" w:sz="0" w:space="0" w:color="auto"/>
                    <w:bottom w:val="none" w:sz="0" w:space="0" w:color="auto"/>
                    <w:right w:val="none" w:sz="0" w:space="0" w:color="auto"/>
                  </w:divBdr>
                </w:div>
                <w:div w:id="1440760075">
                  <w:marLeft w:val="0"/>
                  <w:marRight w:val="0"/>
                  <w:marTop w:val="0"/>
                  <w:marBottom w:val="0"/>
                  <w:divBdr>
                    <w:top w:val="none" w:sz="0" w:space="0" w:color="auto"/>
                    <w:left w:val="none" w:sz="0" w:space="0" w:color="auto"/>
                    <w:bottom w:val="none" w:sz="0" w:space="0" w:color="auto"/>
                    <w:right w:val="none" w:sz="0" w:space="0" w:color="auto"/>
                  </w:divBdr>
                </w:div>
                <w:div w:id="1468161545">
                  <w:marLeft w:val="0"/>
                  <w:marRight w:val="0"/>
                  <w:marTop w:val="0"/>
                  <w:marBottom w:val="0"/>
                  <w:divBdr>
                    <w:top w:val="none" w:sz="0" w:space="0" w:color="auto"/>
                    <w:left w:val="none" w:sz="0" w:space="0" w:color="auto"/>
                    <w:bottom w:val="none" w:sz="0" w:space="0" w:color="auto"/>
                    <w:right w:val="none" w:sz="0" w:space="0" w:color="auto"/>
                  </w:divBdr>
                </w:div>
                <w:div w:id="1510171833">
                  <w:marLeft w:val="0"/>
                  <w:marRight w:val="0"/>
                  <w:marTop w:val="0"/>
                  <w:marBottom w:val="0"/>
                  <w:divBdr>
                    <w:top w:val="none" w:sz="0" w:space="0" w:color="auto"/>
                    <w:left w:val="none" w:sz="0" w:space="0" w:color="auto"/>
                    <w:bottom w:val="none" w:sz="0" w:space="0" w:color="auto"/>
                    <w:right w:val="none" w:sz="0" w:space="0" w:color="auto"/>
                  </w:divBdr>
                </w:div>
                <w:div w:id="1532953470">
                  <w:marLeft w:val="0"/>
                  <w:marRight w:val="0"/>
                  <w:marTop w:val="0"/>
                  <w:marBottom w:val="0"/>
                  <w:divBdr>
                    <w:top w:val="none" w:sz="0" w:space="0" w:color="auto"/>
                    <w:left w:val="none" w:sz="0" w:space="0" w:color="auto"/>
                    <w:bottom w:val="none" w:sz="0" w:space="0" w:color="auto"/>
                    <w:right w:val="none" w:sz="0" w:space="0" w:color="auto"/>
                  </w:divBdr>
                </w:div>
                <w:div w:id="1537307164">
                  <w:marLeft w:val="0"/>
                  <w:marRight w:val="0"/>
                  <w:marTop w:val="0"/>
                  <w:marBottom w:val="0"/>
                  <w:divBdr>
                    <w:top w:val="none" w:sz="0" w:space="0" w:color="auto"/>
                    <w:left w:val="none" w:sz="0" w:space="0" w:color="auto"/>
                    <w:bottom w:val="none" w:sz="0" w:space="0" w:color="auto"/>
                    <w:right w:val="none" w:sz="0" w:space="0" w:color="auto"/>
                  </w:divBdr>
                </w:div>
                <w:div w:id="1544948348">
                  <w:marLeft w:val="0"/>
                  <w:marRight w:val="0"/>
                  <w:marTop w:val="0"/>
                  <w:marBottom w:val="0"/>
                  <w:divBdr>
                    <w:top w:val="none" w:sz="0" w:space="0" w:color="auto"/>
                    <w:left w:val="none" w:sz="0" w:space="0" w:color="auto"/>
                    <w:bottom w:val="none" w:sz="0" w:space="0" w:color="auto"/>
                    <w:right w:val="none" w:sz="0" w:space="0" w:color="auto"/>
                  </w:divBdr>
                </w:div>
                <w:div w:id="1552158706">
                  <w:marLeft w:val="0"/>
                  <w:marRight w:val="0"/>
                  <w:marTop w:val="0"/>
                  <w:marBottom w:val="0"/>
                  <w:divBdr>
                    <w:top w:val="none" w:sz="0" w:space="0" w:color="auto"/>
                    <w:left w:val="none" w:sz="0" w:space="0" w:color="auto"/>
                    <w:bottom w:val="none" w:sz="0" w:space="0" w:color="auto"/>
                    <w:right w:val="none" w:sz="0" w:space="0" w:color="auto"/>
                  </w:divBdr>
                </w:div>
                <w:div w:id="1557012223">
                  <w:marLeft w:val="0"/>
                  <w:marRight w:val="0"/>
                  <w:marTop w:val="0"/>
                  <w:marBottom w:val="0"/>
                  <w:divBdr>
                    <w:top w:val="none" w:sz="0" w:space="0" w:color="auto"/>
                    <w:left w:val="none" w:sz="0" w:space="0" w:color="auto"/>
                    <w:bottom w:val="none" w:sz="0" w:space="0" w:color="auto"/>
                    <w:right w:val="none" w:sz="0" w:space="0" w:color="auto"/>
                  </w:divBdr>
                </w:div>
                <w:div w:id="1562715482">
                  <w:marLeft w:val="0"/>
                  <w:marRight w:val="0"/>
                  <w:marTop w:val="0"/>
                  <w:marBottom w:val="0"/>
                  <w:divBdr>
                    <w:top w:val="none" w:sz="0" w:space="0" w:color="auto"/>
                    <w:left w:val="none" w:sz="0" w:space="0" w:color="auto"/>
                    <w:bottom w:val="none" w:sz="0" w:space="0" w:color="auto"/>
                    <w:right w:val="none" w:sz="0" w:space="0" w:color="auto"/>
                  </w:divBdr>
                </w:div>
                <w:div w:id="1597518247">
                  <w:marLeft w:val="0"/>
                  <w:marRight w:val="0"/>
                  <w:marTop w:val="0"/>
                  <w:marBottom w:val="0"/>
                  <w:divBdr>
                    <w:top w:val="none" w:sz="0" w:space="0" w:color="auto"/>
                    <w:left w:val="none" w:sz="0" w:space="0" w:color="auto"/>
                    <w:bottom w:val="none" w:sz="0" w:space="0" w:color="auto"/>
                    <w:right w:val="none" w:sz="0" w:space="0" w:color="auto"/>
                  </w:divBdr>
                </w:div>
                <w:div w:id="1606501051">
                  <w:marLeft w:val="0"/>
                  <w:marRight w:val="0"/>
                  <w:marTop w:val="0"/>
                  <w:marBottom w:val="0"/>
                  <w:divBdr>
                    <w:top w:val="none" w:sz="0" w:space="0" w:color="auto"/>
                    <w:left w:val="none" w:sz="0" w:space="0" w:color="auto"/>
                    <w:bottom w:val="none" w:sz="0" w:space="0" w:color="auto"/>
                    <w:right w:val="none" w:sz="0" w:space="0" w:color="auto"/>
                  </w:divBdr>
                </w:div>
                <w:div w:id="1641379454">
                  <w:marLeft w:val="0"/>
                  <w:marRight w:val="0"/>
                  <w:marTop w:val="0"/>
                  <w:marBottom w:val="0"/>
                  <w:divBdr>
                    <w:top w:val="none" w:sz="0" w:space="0" w:color="auto"/>
                    <w:left w:val="none" w:sz="0" w:space="0" w:color="auto"/>
                    <w:bottom w:val="none" w:sz="0" w:space="0" w:color="auto"/>
                    <w:right w:val="none" w:sz="0" w:space="0" w:color="auto"/>
                  </w:divBdr>
                </w:div>
                <w:div w:id="1650014580">
                  <w:marLeft w:val="0"/>
                  <w:marRight w:val="0"/>
                  <w:marTop w:val="0"/>
                  <w:marBottom w:val="0"/>
                  <w:divBdr>
                    <w:top w:val="none" w:sz="0" w:space="0" w:color="auto"/>
                    <w:left w:val="none" w:sz="0" w:space="0" w:color="auto"/>
                    <w:bottom w:val="none" w:sz="0" w:space="0" w:color="auto"/>
                    <w:right w:val="none" w:sz="0" w:space="0" w:color="auto"/>
                  </w:divBdr>
                </w:div>
                <w:div w:id="1660040845">
                  <w:marLeft w:val="0"/>
                  <w:marRight w:val="0"/>
                  <w:marTop w:val="0"/>
                  <w:marBottom w:val="0"/>
                  <w:divBdr>
                    <w:top w:val="none" w:sz="0" w:space="0" w:color="auto"/>
                    <w:left w:val="none" w:sz="0" w:space="0" w:color="auto"/>
                    <w:bottom w:val="none" w:sz="0" w:space="0" w:color="auto"/>
                    <w:right w:val="none" w:sz="0" w:space="0" w:color="auto"/>
                  </w:divBdr>
                </w:div>
                <w:div w:id="1661033046">
                  <w:marLeft w:val="0"/>
                  <w:marRight w:val="0"/>
                  <w:marTop w:val="0"/>
                  <w:marBottom w:val="0"/>
                  <w:divBdr>
                    <w:top w:val="none" w:sz="0" w:space="0" w:color="auto"/>
                    <w:left w:val="none" w:sz="0" w:space="0" w:color="auto"/>
                    <w:bottom w:val="none" w:sz="0" w:space="0" w:color="auto"/>
                    <w:right w:val="none" w:sz="0" w:space="0" w:color="auto"/>
                  </w:divBdr>
                </w:div>
                <w:div w:id="1669405218">
                  <w:marLeft w:val="0"/>
                  <w:marRight w:val="0"/>
                  <w:marTop w:val="0"/>
                  <w:marBottom w:val="0"/>
                  <w:divBdr>
                    <w:top w:val="none" w:sz="0" w:space="0" w:color="auto"/>
                    <w:left w:val="none" w:sz="0" w:space="0" w:color="auto"/>
                    <w:bottom w:val="none" w:sz="0" w:space="0" w:color="auto"/>
                    <w:right w:val="none" w:sz="0" w:space="0" w:color="auto"/>
                  </w:divBdr>
                </w:div>
                <w:div w:id="1678120547">
                  <w:marLeft w:val="0"/>
                  <w:marRight w:val="0"/>
                  <w:marTop w:val="0"/>
                  <w:marBottom w:val="0"/>
                  <w:divBdr>
                    <w:top w:val="none" w:sz="0" w:space="0" w:color="auto"/>
                    <w:left w:val="none" w:sz="0" w:space="0" w:color="auto"/>
                    <w:bottom w:val="none" w:sz="0" w:space="0" w:color="auto"/>
                    <w:right w:val="none" w:sz="0" w:space="0" w:color="auto"/>
                  </w:divBdr>
                </w:div>
                <w:div w:id="1682274482">
                  <w:marLeft w:val="0"/>
                  <w:marRight w:val="0"/>
                  <w:marTop w:val="0"/>
                  <w:marBottom w:val="0"/>
                  <w:divBdr>
                    <w:top w:val="none" w:sz="0" w:space="0" w:color="auto"/>
                    <w:left w:val="none" w:sz="0" w:space="0" w:color="auto"/>
                    <w:bottom w:val="none" w:sz="0" w:space="0" w:color="auto"/>
                    <w:right w:val="none" w:sz="0" w:space="0" w:color="auto"/>
                  </w:divBdr>
                </w:div>
                <w:div w:id="1687512760">
                  <w:marLeft w:val="0"/>
                  <w:marRight w:val="0"/>
                  <w:marTop w:val="0"/>
                  <w:marBottom w:val="0"/>
                  <w:divBdr>
                    <w:top w:val="none" w:sz="0" w:space="0" w:color="auto"/>
                    <w:left w:val="none" w:sz="0" w:space="0" w:color="auto"/>
                    <w:bottom w:val="none" w:sz="0" w:space="0" w:color="auto"/>
                    <w:right w:val="none" w:sz="0" w:space="0" w:color="auto"/>
                  </w:divBdr>
                </w:div>
                <w:div w:id="1695376274">
                  <w:marLeft w:val="0"/>
                  <w:marRight w:val="0"/>
                  <w:marTop w:val="0"/>
                  <w:marBottom w:val="0"/>
                  <w:divBdr>
                    <w:top w:val="none" w:sz="0" w:space="0" w:color="auto"/>
                    <w:left w:val="none" w:sz="0" w:space="0" w:color="auto"/>
                    <w:bottom w:val="none" w:sz="0" w:space="0" w:color="auto"/>
                    <w:right w:val="none" w:sz="0" w:space="0" w:color="auto"/>
                  </w:divBdr>
                </w:div>
                <w:div w:id="1703244216">
                  <w:marLeft w:val="0"/>
                  <w:marRight w:val="0"/>
                  <w:marTop w:val="0"/>
                  <w:marBottom w:val="0"/>
                  <w:divBdr>
                    <w:top w:val="none" w:sz="0" w:space="0" w:color="auto"/>
                    <w:left w:val="none" w:sz="0" w:space="0" w:color="auto"/>
                    <w:bottom w:val="none" w:sz="0" w:space="0" w:color="auto"/>
                    <w:right w:val="none" w:sz="0" w:space="0" w:color="auto"/>
                  </w:divBdr>
                </w:div>
                <w:div w:id="1708680513">
                  <w:marLeft w:val="0"/>
                  <w:marRight w:val="0"/>
                  <w:marTop w:val="0"/>
                  <w:marBottom w:val="0"/>
                  <w:divBdr>
                    <w:top w:val="none" w:sz="0" w:space="0" w:color="auto"/>
                    <w:left w:val="none" w:sz="0" w:space="0" w:color="auto"/>
                    <w:bottom w:val="none" w:sz="0" w:space="0" w:color="auto"/>
                    <w:right w:val="none" w:sz="0" w:space="0" w:color="auto"/>
                  </w:divBdr>
                </w:div>
                <w:div w:id="1709866782">
                  <w:marLeft w:val="0"/>
                  <w:marRight w:val="0"/>
                  <w:marTop w:val="0"/>
                  <w:marBottom w:val="0"/>
                  <w:divBdr>
                    <w:top w:val="none" w:sz="0" w:space="0" w:color="auto"/>
                    <w:left w:val="none" w:sz="0" w:space="0" w:color="auto"/>
                    <w:bottom w:val="none" w:sz="0" w:space="0" w:color="auto"/>
                    <w:right w:val="none" w:sz="0" w:space="0" w:color="auto"/>
                  </w:divBdr>
                </w:div>
                <w:div w:id="1732919950">
                  <w:marLeft w:val="0"/>
                  <w:marRight w:val="0"/>
                  <w:marTop w:val="0"/>
                  <w:marBottom w:val="0"/>
                  <w:divBdr>
                    <w:top w:val="none" w:sz="0" w:space="0" w:color="auto"/>
                    <w:left w:val="none" w:sz="0" w:space="0" w:color="auto"/>
                    <w:bottom w:val="none" w:sz="0" w:space="0" w:color="auto"/>
                    <w:right w:val="none" w:sz="0" w:space="0" w:color="auto"/>
                  </w:divBdr>
                </w:div>
                <w:div w:id="1738936038">
                  <w:marLeft w:val="0"/>
                  <w:marRight w:val="0"/>
                  <w:marTop w:val="0"/>
                  <w:marBottom w:val="0"/>
                  <w:divBdr>
                    <w:top w:val="none" w:sz="0" w:space="0" w:color="auto"/>
                    <w:left w:val="none" w:sz="0" w:space="0" w:color="auto"/>
                    <w:bottom w:val="none" w:sz="0" w:space="0" w:color="auto"/>
                    <w:right w:val="none" w:sz="0" w:space="0" w:color="auto"/>
                  </w:divBdr>
                </w:div>
                <w:div w:id="1741564150">
                  <w:marLeft w:val="0"/>
                  <w:marRight w:val="0"/>
                  <w:marTop w:val="0"/>
                  <w:marBottom w:val="0"/>
                  <w:divBdr>
                    <w:top w:val="none" w:sz="0" w:space="0" w:color="auto"/>
                    <w:left w:val="none" w:sz="0" w:space="0" w:color="auto"/>
                    <w:bottom w:val="none" w:sz="0" w:space="0" w:color="auto"/>
                    <w:right w:val="none" w:sz="0" w:space="0" w:color="auto"/>
                  </w:divBdr>
                </w:div>
                <w:div w:id="1760444464">
                  <w:marLeft w:val="0"/>
                  <w:marRight w:val="0"/>
                  <w:marTop w:val="0"/>
                  <w:marBottom w:val="0"/>
                  <w:divBdr>
                    <w:top w:val="none" w:sz="0" w:space="0" w:color="auto"/>
                    <w:left w:val="none" w:sz="0" w:space="0" w:color="auto"/>
                    <w:bottom w:val="none" w:sz="0" w:space="0" w:color="auto"/>
                    <w:right w:val="none" w:sz="0" w:space="0" w:color="auto"/>
                  </w:divBdr>
                </w:div>
                <w:div w:id="1768963334">
                  <w:marLeft w:val="0"/>
                  <w:marRight w:val="0"/>
                  <w:marTop w:val="0"/>
                  <w:marBottom w:val="0"/>
                  <w:divBdr>
                    <w:top w:val="none" w:sz="0" w:space="0" w:color="auto"/>
                    <w:left w:val="none" w:sz="0" w:space="0" w:color="auto"/>
                    <w:bottom w:val="none" w:sz="0" w:space="0" w:color="auto"/>
                    <w:right w:val="none" w:sz="0" w:space="0" w:color="auto"/>
                  </w:divBdr>
                </w:div>
                <w:div w:id="1777360883">
                  <w:marLeft w:val="0"/>
                  <w:marRight w:val="0"/>
                  <w:marTop w:val="0"/>
                  <w:marBottom w:val="0"/>
                  <w:divBdr>
                    <w:top w:val="none" w:sz="0" w:space="0" w:color="auto"/>
                    <w:left w:val="none" w:sz="0" w:space="0" w:color="auto"/>
                    <w:bottom w:val="none" w:sz="0" w:space="0" w:color="auto"/>
                    <w:right w:val="none" w:sz="0" w:space="0" w:color="auto"/>
                  </w:divBdr>
                </w:div>
                <w:div w:id="1780566775">
                  <w:marLeft w:val="0"/>
                  <w:marRight w:val="0"/>
                  <w:marTop w:val="0"/>
                  <w:marBottom w:val="0"/>
                  <w:divBdr>
                    <w:top w:val="none" w:sz="0" w:space="0" w:color="auto"/>
                    <w:left w:val="none" w:sz="0" w:space="0" w:color="auto"/>
                    <w:bottom w:val="none" w:sz="0" w:space="0" w:color="auto"/>
                    <w:right w:val="none" w:sz="0" w:space="0" w:color="auto"/>
                  </w:divBdr>
                </w:div>
                <w:div w:id="1781875957">
                  <w:marLeft w:val="0"/>
                  <w:marRight w:val="0"/>
                  <w:marTop w:val="0"/>
                  <w:marBottom w:val="0"/>
                  <w:divBdr>
                    <w:top w:val="none" w:sz="0" w:space="0" w:color="auto"/>
                    <w:left w:val="none" w:sz="0" w:space="0" w:color="auto"/>
                    <w:bottom w:val="none" w:sz="0" w:space="0" w:color="auto"/>
                    <w:right w:val="none" w:sz="0" w:space="0" w:color="auto"/>
                  </w:divBdr>
                </w:div>
                <w:div w:id="1783958677">
                  <w:marLeft w:val="0"/>
                  <w:marRight w:val="0"/>
                  <w:marTop w:val="0"/>
                  <w:marBottom w:val="0"/>
                  <w:divBdr>
                    <w:top w:val="none" w:sz="0" w:space="0" w:color="auto"/>
                    <w:left w:val="none" w:sz="0" w:space="0" w:color="auto"/>
                    <w:bottom w:val="none" w:sz="0" w:space="0" w:color="auto"/>
                    <w:right w:val="none" w:sz="0" w:space="0" w:color="auto"/>
                  </w:divBdr>
                </w:div>
                <w:div w:id="1784614181">
                  <w:marLeft w:val="0"/>
                  <w:marRight w:val="0"/>
                  <w:marTop w:val="0"/>
                  <w:marBottom w:val="0"/>
                  <w:divBdr>
                    <w:top w:val="none" w:sz="0" w:space="0" w:color="auto"/>
                    <w:left w:val="none" w:sz="0" w:space="0" w:color="auto"/>
                    <w:bottom w:val="none" w:sz="0" w:space="0" w:color="auto"/>
                    <w:right w:val="none" w:sz="0" w:space="0" w:color="auto"/>
                  </w:divBdr>
                </w:div>
                <w:div w:id="1791123451">
                  <w:marLeft w:val="0"/>
                  <w:marRight w:val="0"/>
                  <w:marTop w:val="0"/>
                  <w:marBottom w:val="0"/>
                  <w:divBdr>
                    <w:top w:val="none" w:sz="0" w:space="0" w:color="auto"/>
                    <w:left w:val="none" w:sz="0" w:space="0" w:color="auto"/>
                    <w:bottom w:val="none" w:sz="0" w:space="0" w:color="auto"/>
                    <w:right w:val="none" w:sz="0" w:space="0" w:color="auto"/>
                  </w:divBdr>
                </w:div>
                <w:div w:id="1814179316">
                  <w:marLeft w:val="0"/>
                  <w:marRight w:val="0"/>
                  <w:marTop w:val="0"/>
                  <w:marBottom w:val="0"/>
                  <w:divBdr>
                    <w:top w:val="none" w:sz="0" w:space="0" w:color="auto"/>
                    <w:left w:val="none" w:sz="0" w:space="0" w:color="auto"/>
                    <w:bottom w:val="none" w:sz="0" w:space="0" w:color="auto"/>
                    <w:right w:val="none" w:sz="0" w:space="0" w:color="auto"/>
                  </w:divBdr>
                </w:div>
                <w:div w:id="1824544749">
                  <w:marLeft w:val="0"/>
                  <w:marRight w:val="0"/>
                  <w:marTop w:val="0"/>
                  <w:marBottom w:val="0"/>
                  <w:divBdr>
                    <w:top w:val="none" w:sz="0" w:space="0" w:color="auto"/>
                    <w:left w:val="none" w:sz="0" w:space="0" w:color="auto"/>
                    <w:bottom w:val="none" w:sz="0" w:space="0" w:color="auto"/>
                    <w:right w:val="none" w:sz="0" w:space="0" w:color="auto"/>
                  </w:divBdr>
                </w:div>
                <w:div w:id="1831173017">
                  <w:marLeft w:val="0"/>
                  <w:marRight w:val="0"/>
                  <w:marTop w:val="0"/>
                  <w:marBottom w:val="0"/>
                  <w:divBdr>
                    <w:top w:val="none" w:sz="0" w:space="0" w:color="auto"/>
                    <w:left w:val="none" w:sz="0" w:space="0" w:color="auto"/>
                    <w:bottom w:val="none" w:sz="0" w:space="0" w:color="auto"/>
                    <w:right w:val="none" w:sz="0" w:space="0" w:color="auto"/>
                  </w:divBdr>
                </w:div>
                <w:div w:id="1840271133">
                  <w:marLeft w:val="0"/>
                  <w:marRight w:val="0"/>
                  <w:marTop w:val="0"/>
                  <w:marBottom w:val="0"/>
                  <w:divBdr>
                    <w:top w:val="none" w:sz="0" w:space="0" w:color="auto"/>
                    <w:left w:val="none" w:sz="0" w:space="0" w:color="auto"/>
                    <w:bottom w:val="none" w:sz="0" w:space="0" w:color="auto"/>
                    <w:right w:val="none" w:sz="0" w:space="0" w:color="auto"/>
                  </w:divBdr>
                </w:div>
                <w:div w:id="1852841605">
                  <w:marLeft w:val="0"/>
                  <w:marRight w:val="0"/>
                  <w:marTop w:val="0"/>
                  <w:marBottom w:val="0"/>
                  <w:divBdr>
                    <w:top w:val="none" w:sz="0" w:space="0" w:color="auto"/>
                    <w:left w:val="none" w:sz="0" w:space="0" w:color="auto"/>
                    <w:bottom w:val="none" w:sz="0" w:space="0" w:color="auto"/>
                    <w:right w:val="none" w:sz="0" w:space="0" w:color="auto"/>
                  </w:divBdr>
                </w:div>
                <w:div w:id="1854299270">
                  <w:marLeft w:val="0"/>
                  <w:marRight w:val="0"/>
                  <w:marTop w:val="0"/>
                  <w:marBottom w:val="0"/>
                  <w:divBdr>
                    <w:top w:val="none" w:sz="0" w:space="0" w:color="auto"/>
                    <w:left w:val="none" w:sz="0" w:space="0" w:color="auto"/>
                    <w:bottom w:val="none" w:sz="0" w:space="0" w:color="auto"/>
                    <w:right w:val="none" w:sz="0" w:space="0" w:color="auto"/>
                  </w:divBdr>
                </w:div>
                <w:div w:id="1854878878">
                  <w:marLeft w:val="0"/>
                  <w:marRight w:val="0"/>
                  <w:marTop w:val="0"/>
                  <w:marBottom w:val="0"/>
                  <w:divBdr>
                    <w:top w:val="none" w:sz="0" w:space="0" w:color="auto"/>
                    <w:left w:val="none" w:sz="0" w:space="0" w:color="auto"/>
                    <w:bottom w:val="none" w:sz="0" w:space="0" w:color="auto"/>
                    <w:right w:val="none" w:sz="0" w:space="0" w:color="auto"/>
                  </w:divBdr>
                </w:div>
                <w:div w:id="1857228146">
                  <w:marLeft w:val="0"/>
                  <w:marRight w:val="0"/>
                  <w:marTop w:val="0"/>
                  <w:marBottom w:val="0"/>
                  <w:divBdr>
                    <w:top w:val="none" w:sz="0" w:space="0" w:color="auto"/>
                    <w:left w:val="none" w:sz="0" w:space="0" w:color="auto"/>
                    <w:bottom w:val="none" w:sz="0" w:space="0" w:color="auto"/>
                    <w:right w:val="none" w:sz="0" w:space="0" w:color="auto"/>
                  </w:divBdr>
                </w:div>
                <w:div w:id="1868370096">
                  <w:marLeft w:val="0"/>
                  <w:marRight w:val="0"/>
                  <w:marTop w:val="0"/>
                  <w:marBottom w:val="0"/>
                  <w:divBdr>
                    <w:top w:val="none" w:sz="0" w:space="0" w:color="auto"/>
                    <w:left w:val="none" w:sz="0" w:space="0" w:color="auto"/>
                    <w:bottom w:val="none" w:sz="0" w:space="0" w:color="auto"/>
                    <w:right w:val="none" w:sz="0" w:space="0" w:color="auto"/>
                  </w:divBdr>
                </w:div>
                <w:div w:id="1871334930">
                  <w:marLeft w:val="0"/>
                  <w:marRight w:val="0"/>
                  <w:marTop w:val="0"/>
                  <w:marBottom w:val="0"/>
                  <w:divBdr>
                    <w:top w:val="none" w:sz="0" w:space="0" w:color="auto"/>
                    <w:left w:val="none" w:sz="0" w:space="0" w:color="auto"/>
                    <w:bottom w:val="none" w:sz="0" w:space="0" w:color="auto"/>
                    <w:right w:val="none" w:sz="0" w:space="0" w:color="auto"/>
                  </w:divBdr>
                </w:div>
                <w:div w:id="1877152906">
                  <w:marLeft w:val="0"/>
                  <w:marRight w:val="0"/>
                  <w:marTop w:val="0"/>
                  <w:marBottom w:val="0"/>
                  <w:divBdr>
                    <w:top w:val="none" w:sz="0" w:space="0" w:color="auto"/>
                    <w:left w:val="none" w:sz="0" w:space="0" w:color="auto"/>
                    <w:bottom w:val="none" w:sz="0" w:space="0" w:color="auto"/>
                    <w:right w:val="none" w:sz="0" w:space="0" w:color="auto"/>
                  </w:divBdr>
                </w:div>
                <w:div w:id="1912084073">
                  <w:marLeft w:val="0"/>
                  <w:marRight w:val="0"/>
                  <w:marTop w:val="0"/>
                  <w:marBottom w:val="0"/>
                  <w:divBdr>
                    <w:top w:val="none" w:sz="0" w:space="0" w:color="auto"/>
                    <w:left w:val="none" w:sz="0" w:space="0" w:color="auto"/>
                    <w:bottom w:val="none" w:sz="0" w:space="0" w:color="auto"/>
                    <w:right w:val="none" w:sz="0" w:space="0" w:color="auto"/>
                  </w:divBdr>
                </w:div>
                <w:div w:id="1918400811">
                  <w:marLeft w:val="0"/>
                  <w:marRight w:val="0"/>
                  <w:marTop w:val="0"/>
                  <w:marBottom w:val="0"/>
                  <w:divBdr>
                    <w:top w:val="none" w:sz="0" w:space="0" w:color="auto"/>
                    <w:left w:val="none" w:sz="0" w:space="0" w:color="auto"/>
                    <w:bottom w:val="none" w:sz="0" w:space="0" w:color="auto"/>
                    <w:right w:val="none" w:sz="0" w:space="0" w:color="auto"/>
                  </w:divBdr>
                </w:div>
                <w:div w:id="1919293090">
                  <w:marLeft w:val="0"/>
                  <w:marRight w:val="0"/>
                  <w:marTop w:val="0"/>
                  <w:marBottom w:val="0"/>
                  <w:divBdr>
                    <w:top w:val="none" w:sz="0" w:space="0" w:color="auto"/>
                    <w:left w:val="none" w:sz="0" w:space="0" w:color="auto"/>
                    <w:bottom w:val="none" w:sz="0" w:space="0" w:color="auto"/>
                    <w:right w:val="none" w:sz="0" w:space="0" w:color="auto"/>
                  </w:divBdr>
                </w:div>
                <w:div w:id="1942182095">
                  <w:marLeft w:val="0"/>
                  <w:marRight w:val="0"/>
                  <w:marTop w:val="0"/>
                  <w:marBottom w:val="0"/>
                  <w:divBdr>
                    <w:top w:val="none" w:sz="0" w:space="0" w:color="auto"/>
                    <w:left w:val="none" w:sz="0" w:space="0" w:color="auto"/>
                    <w:bottom w:val="none" w:sz="0" w:space="0" w:color="auto"/>
                    <w:right w:val="none" w:sz="0" w:space="0" w:color="auto"/>
                  </w:divBdr>
                </w:div>
                <w:div w:id="1956398979">
                  <w:marLeft w:val="0"/>
                  <w:marRight w:val="0"/>
                  <w:marTop w:val="0"/>
                  <w:marBottom w:val="0"/>
                  <w:divBdr>
                    <w:top w:val="none" w:sz="0" w:space="0" w:color="auto"/>
                    <w:left w:val="none" w:sz="0" w:space="0" w:color="auto"/>
                    <w:bottom w:val="none" w:sz="0" w:space="0" w:color="auto"/>
                    <w:right w:val="none" w:sz="0" w:space="0" w:color="auto"/>
                  </w:divBdr>
                </w:div>
                <w:div w:id="1959677018">
                  <w:marLeft w:val="0"/>
                  <w:marRight w:val="0"/>
                  <w:marTop w:val="0"/>
                  <w:marBottom w:val="0"/>
                  <w:divBdr>
                    <w:top w:val="none" w:sz="0" w:space="0" w:color="auto"/>
                    <w:left w:val="none" w:sz="0" w:space="0" w:color="auto"/>
                    <w:bottom w:val="none" w:sz="0" w:space="0" w:color="auto"/>
                    <w:right w:val="none" w:sz="0" w:space="0" w:color="auto"/>
                  </w:divBdr>
                </w:div>
                <w:div w:id="1986086648">
                  <w:marLeft w:val="0"/>
                  <w:marRight w:val="0"/>
                  <w:marTop w:val="0"/>
                  <w:marBottom w:val="0"/>
                  <w:divBdr>
                    <w:top w:val="none" w:sz="0" w:space="0" w:color="auto"/>
                    <w:left w:val="none" w:sz="0" w:space="0" w:color="auto"/>
                    <w:bottom w:val="none" w:sz="0" w:space="0" w:color="auto"/>
                    <w:right w:val="none" w:sz="0" w:space="0" w:color="auto"/>
                  </w:divBdr>
                </w:div>
                <w:div w:id="1992832909">
                  <w:marLeft w:val="0"/>
                  <w:marRight w:val="0"/>
                  <w:marTop w:val="0"/>
                  <w:marBottom w:val="0"/>
                  <w:divBdr>
                    <w:top w:val="none" w:sz="0" w:space="0" w:color="auto"/>
                    <w:left w:val="none" w:sz="0" w:space="0" w:color="auto"/>
                    <w:bottom w:val="none" w:sz="0" w:space="0" w:color="auto"/>
                    <w:right w:val="none" w:sz="0" w:space="0" w:color="auto"/>
                  </w:divBdr>
                </w:div>
                <w:div w:id="1993093630">
                  <w:marLeft w:val="0"/>
                  <w:marRight w:val="0"/>
                  <w:marTop w:val="0"/>
                  <w:marBottom w:val="0"/>
                  <w:divBdr>
                    <w:top w:val="none" w:sz="0" w:space="0" w:color="auto"/>
                    <w:left w:val="none" w:sz="0" w:space="0" w:color="auto"/>
                    <w:bottom w:val="none" w:sz="0" w:space="0" w:color="auto"/>
                    <w:right w:val="none" w:sz="0" w:space="0" w:color="auto"/>
                  </w:divBdr>
                </w:div>
                <w:div w:id="2014448650">
                  <w:marLeft w:val="0"/>
                  <w:marRight w:val="0"/>
                  <w:marTop w:val="0"/>
                  <w:marBottom w:val="0"/>
                  <w:divBdr>
                    <w:top w:val="none" w:sz="0" w:space="0" w:color="auto"/>
                    <w:left w:val="none" w:sz="0" w:space="0" w:color="auto"/>
                    <w:bottom w:val="none" w:sz="0" w:space="0" w:color="auto"/>
                    <w:right w:val="none" w:sz="0" w:space="0" w:color="auto"/>
                  </w:divBdr>
                </w:div>
                <w:div w:id="2033652338">
                  <w:marLeft w:val="0"/>
                  <w:marRight w:val="0"/>
                  <w:marTop w:val="0"/>
                  <w:marBottom w:val="0"/>
                  <w:divBdr>
                    <w:top w:val="none" w:sz="0" w:space="0" w:color="auto"/>
                    <w:left w:val="none" w:sz="0" w:space="0" w:color="auto"/>
                    <w:bottom w:val="none" w:sz="0" w:space="0" w:color="auto"/>
                    <w:right w:val="none" w:sz="0" w:space="0" w:color="auto"/>
                  </w:divBdr>
                </w:div>
                <w:div w:id="2050687520">
                  <w:marLeft w:val="0"/>
                  <w:marRight w:val="0"/>
                  <w:marTop w:val="0"/>
                  <w:marBottom w:val="0"/>
                  <w:divBdr>
                    <w:top w:val="none" w:sz="0" w:space="0" w:color="auto"/>
                    <w:left w:val="none" w:sz="0" w:space="0" w:color="auto"/>
                    <w:bottom w:val="none" w:sz="0" w:space="0" w:color="auto"/>
                    <w:right w:val="none" w:sz="0" w:space="0" w:color="auto"/>
                  </w:divBdr>
                </w:div>
                <w:div w:id="2056536131">
                  <w:marLeft w:val="0"/>
                  <w:marRight w:val="0"/>
                  <w:marTop w:val="0"/>
                  <w:marBottom w:val="0"/>
                  <w:divBdr>
                    <w:top w:val="none" w:sz="0" w:space="0" w:color="auto"/>
                    <w:left w:val="none" w:sz="0" w:space="0" w:color="auto"/>
                    <w:bottom w:val="none" w:sz="0" w:space="0" w:color="auto"/>
                    <w:right w:val="none" w:sz="0" w:space="0" w:color="auto"/>
                  </w:divBdr>
                </w:div>
                <w:div w:id="2078894389">
                  <w:marLeft w:val="0"/>
                  <w:marRight w:val="0"/>
                  <w:marTop w:val="0"/>
                  <w:marBottom w:val="0"/>
                  <w:divBdr>
                    <w:top w:val="none" w:sz="0" w:space="0" w:color="auto"/>
                    <w:left w:val="none" w:sz="0" w:space="0" w:color="auto"/>
                    <w:bottom w:val="none" w:sz="0" w:space="0" w:color="auto"/>
                    <w:right w:val="none" w:sz="0" w:space="0" w:color="auto"/>
                  </w:divBdr>
                </w:div>
                <w:div w:id="2079353361">
                  <w:marLeft w:val="0"/>
                  <w:marRight w:val="0"/>
                  <w:marTop w:val="0"/>
                  <w:marBottom w:val="0"/>
                  <w:divBdr>
                    <w:top w:val="none" w:sz="0" w:space="0" w:color="auto"/>
                    <w:left w:val="none" w:sz="0" w:space="0" w:color="auto"/>
                    <w:bottom w:val="none" w:sz="0" w:space="0" w:color="auto"/>
                    <w:right w:val="none" w:sz="0" w:space="0" w:color="auto"/>
                  </w:divBdr>
                </w:div>
                <w:div w:id="2099597841">
                  <w:marLeft w:val="0"/>
                  <w:marRight w:val="0"/>
                  <w:marTop w:val="0"/>
                  <w:marBottom w:val="0"/>
                  <w:divBdr>
                    <w:top w:val="none" w:sz="0" w:space="0" w:color="auto"/>
                    <w:left w:val="none" w:sz="0" w:space="0" w:color="auto"/>
                    <w:bottom w:val="none" w:sz="0" w:space="0" w:color="auto"/>
                    <w:right w:val="none" w:sz="0" w:space="0" w:color="auto"/>
                  </w:divBdr>
                </w:div>
                <w:div w:id="2103211368">
                  <w:marLeft w:val="0"/>
                  <w:marRight w:val="0"/>
                  <w:marTop w:val="0"/>
                  <w:marBottom w:val="0"/>
                  <w:divBdr>
                    <w:top w:val="none" w:sz="0" w:space="0" w:color="auto"/>
                    <w:left w:val="none" w:sz="0" w:space="0" w:color="auto"/>
                    <w:bottom w:val="none" w:sz="0" w:space="0" w:color="auto"/>
                    <w:right w:val="none" w:sz="0" w:space="0" w:color="auto"/>
                  </w:divBdr>
                </w:div>
                <w:div w:id="2114595110">
                  <w:marLeft w:val="0"/>
                  <w:marRight w:val="0"/>
                  <w:marTop w:val="0"/>
                  <w:marBottom w:val="0"/>
                  <w:divBdr>
                    <w:top w:val="none" w:sz="0" w:space="0" w:color="auto"/>
                    <w:left w:val="none" w:sz="0" w:space="0" w:color="auto"/>
                    <w:bottom w:val="none" w:sz="0" w:space="0" w:color="auto"/>
                    <w:right w:val="none" w:sz="0" w:space="0" w:color="auto"/>
                  </w:divBdr>
                </w:div>
                <w:div w:id="2133554385">
                  <w:marLeft w:val="0"/>
                  <w:marRight w:val="0"/>
                  <w:marTop w:val="0"/>
                  <w:marBottom w:val="0"/>
                  <w:divBdr>
                    <w:top w:val="none" w:sz="0" w:space="0" w:color="auto"/>
                    <w:left w:val="none" w:sz="0" w:space="0" w:color="auto"/>
                    <w:bottom w:val="none" w:sz="0" w:space="0" w:color="auto"/>
                    <w:right w:val="none" w:sz="0" w:space="0" w:color="auto"/>
                  </w:divBdr>
                </w:div>
                <w:div w:id="2137408691">
                  <w:marLeft w:val="0"/>
                  <w:marRight w:val="0"/>
                  <w:marTop w:val="0"/>
                  <w:marBottom w:val="0"/>
                  <w:divBdr>
                    <w:top w:val="none" w:sz="0" w:space="0" w:color="auto"/>
                    <w:left w:val="none" w:sz="0" w:space="0" w:color="auto"/>
                    <w:bottom w:val="none" w:sz="0" w:space="0" w:color="auto"/>
                    <w:right w:val="none" w:sz="0" w:space="0" w:color="auto"/>
                  </w:divBdr>
                </w:div>
                <w:div w:id="2139492193">
                  <w:marLeft w:val="0"/>
                  <w:marRight w:val="0"/>
                  <w:marTop w:val="0"/>
                  <w:marBottom w:val="0"/>
                  <w:divBdr>
                    <w:top w:val="none" w:sz="0" w:space="0" w:color="auto"/>
                    <w:left w:val="none" w:sz="0" w:space="0" w:color="auto"/>
                    <w:bottom w:val="none" w:sz="0" w:space="0" w:color="auto"/>
                    <w:right w:val="none" w:sz="0" w:space="0" w:color="auto"/>
                  </w:divBdr>
                </w:div>
              </w:divsChild>
            </w:div>
            <w:div w:id="382874150">
              <w:marLeft w:val="0"/>
              <w:marRight w:val="0"/>
              <w:marTop w:val="0"/>
              <w:marBottom w:val="0"/>
              <w:divBdr>
                <w:top w:val="none" w:sz="0" w:space="0" w:color="auto"/>
                <w:left w:val="none" w:sz="0" w:space="0" w:color="auto"/>
                <w:bottom w:val="none" w:sz="0" w:space="0" w:color="auto"/>
                <w:right w:val="none" w:sz="0" w:space="0" w:color="auto"/>
              </w:divBdr>
            </w:div>
            <w:div w:id="390810145">
              <w:marLeft w:val="0"/>
              <w:marRight w:val="0"/>
              <w:marTop w:val="0"/>
              <w:marBottom w:val="0"/>
              <w:divBdr>
                <w:top w:val="none" w:sz="0" w:space="0" w:color="auto"/>
                <w:left w:val="none" w:sz="0" w:space="0" w:color="auto"/>
                <w:bottom w:val="none" w:sz="0" w:space="0" w:color="auto"/>
                <w:right w:val="none" w:sz="0" w:space="0" w:color="auto"/>
              </w:divBdr>
            </w:div>
            <w:div w:id="392658144">
              <w:marLeft w:val="0"/>
              <w:marRight w:val="0"/>
              <w:marTop w:val="0"/>
              <w:marBottom w:val="0"/>
              <w:divBdr>
                <w:top w:val="none" w:sz="0" w:space="0" w:color="auto"/>
                <w:left w:val="none" w:sz="0" w:space="0" w:color="auto"/>
                <w:bottom w:val="none" w:sz="0" w:space="0" w:color="auto"/>
                <w:right w:val="none" w:sz="0" w:space="0" w:color="auto"/>
              </w:divBdr>
            </w:div>
            <w:div w:id="396706374">
              <w:marLeft w:val="0"/>
              <w:marRight w:val="0"/>
              <w:marTop w:val="0"/>
              <w:marBottom w:val="0"/>
              <w:divBdr>
                <w:top w:val="none" w:sz="0" w:space="0" w:color="auto"/>
                <w:left w:val="none" w:sz="0" w:space="0" w:color="auto"/>
                <w:bottom w:val="none" w:sz="0" w:space="0" w:color="auto"/>
                <w:right w:val="none" w:sz="0" w:space="0" w:color="auto"/>
              </w:divBdr>
            </w:div>
            <w:div w:id="401568263">
              <w:marLeft w:val="0"/>
              <w:marRight w:val="0"/>
              <w:marTop w:val="0"/>
              <w:marBottom w:val="0"/>
              <w:divBdr>
                <w:top w:val="none" w:sz="0" w:space="0" w:color="auto"/>
                <w:left w:val="none" w:sz="0" w:space="0" w:color="auto"/>
                <w:bottom w:val="none" w:sz="0" w:space="0" w:color="auto"/>
                <w:right w:val="none" w:sz="0" w:space="0" w:color="auto"/>
              </w:divBdr>
            </w:div>
            <w:div w:id="414204329">
              <w:marLeft w:val="0"/>
              <w:marRight w:val="0"/>
              <w:marTop w:val="0"/>
              <w:marBottom w:val="0"/>
              <w:divBdr>
                <w:top w:val="none" w:sz="0" w:space="0" w:color="auto"/>
                <w:left w:val="none" w:sz="0" w:space="0" w:color="auto"/>
                <w:bottom w:val="none" w:sz="0" w:space="0" w:color="auto"/>
                <w:right w:val="none" w:sz="0" w:space="0" w:color="auto"/>
              </w:divBdr>
            </w:div>
            <w:div w:id="420108075">
              <w:marLeft w:val="0"/>
              <w:marRight w:val="0"/>
              <w:marTop w:val="0"/>
              <w:marBottom w:val="0"/>
              <w:divBdr>
                <w:top w:val="none" w:sz="0" w:space="0" w:color="auto"/>
                <w:left w:val="none" w:sz="0" w:space="0" w:color="auto"/>
                <w:bottom w:val="none" w:sz="0" w:space="0" w:color="auto"/>
                <w:right w:val="none" w:sz="0" w:space="0" w:color="auto"/>
              </w:divBdr>
            </w:div>
            <w:div w:id="420561941">
              <w:marLeft w:val="0"/>
              <w:marRight w:val="0"/>
              <w:marTop w:val="0"/>
              <w:marBottom w:val="0"/>
              <w:divBdr>
                <w:top w:val="none" w:sz="0" w:space="0" w:color="auto"/>
                <w:left w:val="none" w:sz="0" w:space="0" w:color="auto"/>
                <w:bottom w:val="none" w:sz="0" w:space="0" w:color="auto"/>
                <w:right w:val="none" w:sz="0" w:space="0" w:color="auto"/>
              </w:divBdr>
            </w:div>
            <w:div w:id="426266710">
              <w:marLeft w:val="0"/>
              <w:marRight w:val="0"/>
              <w:marTop w:val="0"/>
              <w:marBottom w:val="0"/>
              <w:divBdr>
                <w:top w:val="none" w:sz="0" w:space="0" w:color="auto"/>
                <w:left w:val="none" w:sz="0" w:space="0" w:color="auto"/>
                <w:bottom w:val="none" w:sz="0" w:space="0" w:color="auto"/>
                <w:right w:val="none" w:sz="0" w:space="0" w:color="auto"/>
              </w:divBdr>
            </w:div>
            <w:div w:id="432408805">
              <w:marLeft w:val="0"/>
              <w:marRight w:val="0"/>
              <w:marTop w:val="0"/>
              <w:marBottom w:val="0"/>
              <w:divBdr>
                <w:top w:val="none" w:sz="0" w:space="0" w:color="auto"/>
                <w:left w:val="none" w:sz="0" w:space="0" w:color="auto"/>
                <w:bottom w:val="none" w:sz="0" w:space="0" w:color="auto"/>
                <w:right w:val="none" w:sz="0" w:space="0" w:color="auto"/>
              </w:divBdr>
            </w:div>
            <w:div w:id="455611305">
              <w:marLeft w:val="0"/>
              <w:marRight w:val="0"/>
              <w:marTop w:val="0"/>
              <w:marBottom w:val="0"/>
              <w:divBdr>
                <w:top w:val="none" w:sz="0" w:space="0" w:color="auto"/>
                <w:left w:val="none" w:sz="0" w:space="0" w:color="auto"/>
                <w:bottom w:val="none" w:sz="0" w:space="0" w:color="auto"/>
                <w:right w:val="none" w:sz="0" w:space="0" w:color="auto"/>
              </w:divBdr>
            </w:div>
            <w:div w:id="458568763">
              <w:marLeft w:val="0"/>
              <w:marRight w:val="0"/>
              <w:marTop w:val="0"/>
              <w:marBottom w:val="0"/>
              <w:divBdr>
                <w:top w:val="none" w:sz="0" w:space="0" w:color="auto"/>
                <w:left w:val="none" w:sz="0" w:space="0" w:color="auto"/>
                <w:bottom w:val="none" w:sz="0" w:space="0" w:color="auto"/>
                <w:right w:val="none" w:sz="0" w:space="0" w:color="auto"/>
              </w:divBdr>
            </w:div>
            <w:div w:id="461847231">
              <w:marLeft w:val="0"/>
              <w:marRight w:val="0"/>
              <w:marTop w:val="0"/>
              <w:marBottom w:val="0"/>
              <w:divBdr>
                <w:top w:val="none" w:sz="0" w:space="0" w:color="auto"/>
                <w:left w:val="none" w:sz="0" w:space="0" w:color="auto"/>
                <w:bottom w:val="none" w:sz="0" w:space="0" w:color="auto"/>
                <w:right w:val="none" w:sz="0" w:space="0" w:color="auto"/>
              </w:divBdr>
            </w:div>
            <w:div w:id="465658790">
              <w:marLeft w:val="0"/>
              <w:marRight w:val="0"/>
              <w:marTop w:val="0"/>
              <w:marBottom w:val="0"/>
              <w:divBdr>
                <w:top w:val="none" w:sz="0" w:space="0" w:color="auto"/>
                <w:left w:val="none" w:sz="0" w:space="0" w:color="auto"/>
                <w:bottom w:val="none" w:sz="0" w:space="0" w:color="auto"/>
                <w:right w:val="none" w:sz="0" w:space="0" w:color="auto"/>
              </w:divBdr>
            </w:div>
            <w:div w:id="466245073">
              <w:marLeft w:val="0"/>
              <w:marRight w:val="0"/>
              <w:marTop w:val="0"/>
              <w:marBottom w:val="0"/>
              <w:divBdr>
                <w:top w:val="none" w:sz="0" w:space="0" w:color="auto"/>
                <w:left w:val="none" w:sz="0" w:space="0" w:color="auto"/>
                <w:bottom w:val="none" w:sz="0" w:space="0" w:color="auto"/>
                <w:right w:val="none" w:sz="0" w:space="0" w:color="auto"/>
              </w:divBdr>
            </w:div>
            <w:div w:id="472524404">
              <w:marLeft w:val="0"/>
              <w:marRight w:val="0"/>
              <w:marTop w:val="0"/>
              <w:marBottom w:val="0"/>
              <w:divBdr>
                <w:top w:val="none" w:sz="0" w:space="0" w:color="auto"/>
                <w:left w:val="none" w:sz="0" w:space="0" w:color="auto"/>
                <w:bottom w:val="none" w:sz="0" w:space="0" w:color="auto"/>
                <w:right w:val="none" w:sz="0" w:space="0" w:color="auto"/>
              </w:divBdr>
            </w:div>
            <w:div w:id="472992325">
              <w:marLeft w:val="0"/>
              <w:marRight w:val="0"/>
              <w:marTop w:val="0"/>
              <w:marBottom w:val="0"/>
              <w:divBdr>
                <w:top w:val="none" w:sz="0" w:space="0" w:color="auto"/>
                <w:left w:val="none" w:sz="0" w:space="0" w:color="auto"/>
                <w:bottom w:val="none" w:sz="0" w:space="0" w:color="auto"/>
                <w:right w:val="none" w:sz="0" w:space="0" w:color="auto"/>
              </w:divBdr>
            </w:div>
            <w:div w:id="476799662">
              <w:marLeft w:val="0"/>
              <w:marRight w:val="0"/>
              <w:marTop w:val="0"/>
              <w:marBottom w:val="0"/>
              <w:divBdr>
                <w:top w:val="none" w:sz="0" w:space="0" w:color="auto"/>
                <w:left w:val="none" w:sz="0" w:space="0" w:color="auto"/>
                <w:bottom w:val="none" w:sz="0" w:space="0" w:color="auto"/>
                <w:right w:val="none" w:sz="0" w:space="0" w:color="auto"/>
              </w:divBdr>
            </w:div>
            <w:div w:id="477377983">
              <w:marLeft w:val="0"/>
              <w:marRight w:val="0"/>
              <w:marTop w:val="0"/>
              <w:marBottom w:val="0"/>
              <w:divBdr>
                <w:top w:val="none" w:sz="0" w:space="0" w:color="auto"/>
                <w:left w:val="none" w:sz="0" w:space="0" w:color="auto"/>
                <w:bottom w:val="none" w:sz="0" w:space="0" w:color="auto"/>
                <w:right w:val="none" w:sz="0" w:space="0" w:color="auto"/>
              </w:divBdr>
            </w:div>
            <w:div w:id="484398836">
              <w:marLeft w:val="0"/>
              <w:marRight w:val="0"/>
              <w:marTop w:val="0"/>
              <w:marBottom w:val="0"/>
              <w:divBdr>
                <w:top w:val="none" w:sz="0" w:space="0" w:color="auto"/>
                <w:left w:val="none" w:sz="0" w:space="0" w:color="auto"/>
                <w:bottom w:val="none" w:sz="0" w:space="0" w:color="auto"/>
                <w:right w:val="none" w:sz="0" w:space="0" w:color="auto"/>
              </w:divBdr>
            </w:div>
            <w:div w:id="484709913">
              <w:marLeft w:val="0"/>
              <w:marRight w:val="0"/>
              <w:marTop w:val="0"/>
              <w:marBottom w:val="0"/>
              <w:divBdr>
                <w:top w:val="none" w:sz="0" w:space="0" w:color="auto"/>
                <w:left w:val="none" w:sz="0" w:space="0" w:color="auto"/>
                <w:bottom w:val="none" w:sz="0" w:space="0" w:color="auto"/>
                <w:right w:val="none" w:sz="0" w:space="0" w:color="auto"/>
              </w:divBdr>
            </w:div>
            <w:div w:id="487790448">
              <w:marLeft w:val="0"/>
              <w:marRight w:val="0"/>
              <w:marTop w:val="0"/>
              <w:marBottom w:val="0"/>
              <w:divBdr>
                <w:top w:val="none" w:sz="0" w:space="0" w:color="auto"/>
                <w:left w:val="none" w:sz="0" w:space="0" w:color="auto"/>
                <w:bottom w:val="none" w:sz="0" w:space="0" w:color="auto"/>
                <w:right w:val="none" w:sz="0" w:space="0" w:color="auto"/>
              </w:divBdr>
            </w:div>
            <w:div w:id="487981640">
              <w:marLeft w:val="0"/>
              <w:marRight w:val="0"/>
              <w:marTop w:val="0"/>
              <w:marBottom w:val="0"/>
              <w:divBdr>
                <w:top w:val="none" w:sz="0" w:space="0" w:color="auto"/>
                <w:left w:val="none" w:sz="0" w:space="0" w:color="auto"/>
                <w:bottom w:val="none" w:sz="0" w:space="0" w:color="auto"/>
                <w:right w:val="none" w:sz="0" w:space="0" w:color="auto"/>
              </w:divBdr>
            </w:div>
            <w:div w:id="488785345">
              <w:marLeft w:val="0"/>
              <w:marRight w:val="0"/>
              <w:marTop w:val="0"/>
              <w:marBottom w:val="0"/>
              <w:divBdr>
                <w:top w:val="none" w:sz="0" w:space="0" w:color="auto"/>
                <w:left w:val="none" w:sz="0" w:space="0" w:color="auto"/>
                <w:bottom w:val="none" w:sz="0" w:space="0" w:color="auto"/>
                <w:right w:val="none" w:sz="0" w:space="0" w:color="auto"/>
              </w:divBdr>
            </w:div>
            <w:div w:id="494610496">
              <w:marLeft w:val="0"/>
              <w:marRight w:val="0"/>
              <w:marTop w:val="0"/>
              <w:marBottom w:val="0"/>
              <w:divBdr>
                <w:top w:val="none" w:sz="0" w:space="0" w:color="auto"/>
                <w:left w:val="none" w:sz="0" w:space="0" w:color="auto"/>
                <w:bottom w:val="none" w:sz="0" w:space="0" w:color="auto"/>
                <w:right w:val="none" w:sz="0" w:space="0" w:color="auto"/>
              </w:divBdr>
            </w:div>
            <w:div w:id="496650537">
              <w:marLeft w:val="0"/>
              <w:marRight w:val="0"/>
              <w:marTop w:val="0"/>
              <w:marBottom w:val="0"/>
              <w:divBdr>
                <w:top w:val="none" w:sz="0" w:space="0" w:color="auto"/>
                <w:left w:val="none" w:sz="0" w:space="0" w:color="auto"/>
                <w:bottom w:val="none" w:sz="0" w:space="0" w:color="auto"/>
                <w:right w:val="none" w:sz="0" w:space="0" w:color="auto"/>
              </w:divBdr>
            </w:div>
            <w:div w:id="503861184">
              <w:marLeft w:val="0"/>
              <w:marRight w:val="0"/>
              <w:marTop w:val="0"/>
              <w:marBottom w:val="0"/>
              <w:divBdr>
                <w:top w:val="none" w:sz="0" w:space="0" w:color="auto"/>
                <w:left w:val="none" w:sz="0" w:space="0" w:color="auto"/>
                <w:bottom w:val="none" w:sz="0" w:space="0" w:color="auto"/>
                <w:right w:val="none" w:sz="0" w:space="0" w:color="auto"/>
              </w:divBdr>
            </w:div>
            <w:div w:id="505825313">
              <w:marLeft w:val="0"/>
              <w:marRight w:val="0"/>
              <w:marTop w:val="0"/>
              <w:marBottom w:val="0"/>
              <w:divBdr>
                <w:top w:val="none" w:sz="0" w:space="0" w:color="auto"/>
                <w:left w:val="none" w:sz="0" w:space="0" w:color="auto"/>
                <w:bottom w:val="none" w:sz="0" w:space="0" w:color="auto"/>
                <w:right w:val="none" w:sz="0" w:space="0" w:color="auto"/>
              </w:divBdr>
            </w:div>
            <w:div w:id="510267181">
              <w:marLeft w:val="0"/>
              <w:marRight w:val="0"/>
              <w:marTop w:val="0"/>
              <w:marBottom w:val="0"/>
              <w:divBdr>
                <w:top w:val="none" w:sz="0" w:space="0" w:color="auto"/>
                <w:left w:val="none" w:sz="0" w:space="0" w:color="auto"/>
                <w:bottom w:val="none" w:sz="0" w:space="0" w:color="auto"/>
                <w:right w:val="none" w:sz="0" w:space="0" w:color="auto"/>
              </w:divBdr>
            </w:div>
            <w:div w:id="528374616">
              <w:marLeft w:val="0"/>
              <w:marRight w:val="0"/>
              <w:marTop w:val="0"/>
              <w:marBottom w:val="0"/>
              <w:divBdr>
                <w:top w:val="none" w:sz="0" w:space="0" w:color="auto"/>
                <w:left w:val="none" w:sz="0" w:space="0" w:color="auto"/>
                <w:bottom w:val="none" w:sz="0" w:space="0" w:color="auto"/>
                <w:right w:val="none" w:sz="0" w:space="0" w:color="auto"/>
              </w:divBdr>
            </w:div>
            <w:div w:id="529606434">
              <w:marLeft w:val="0"/>
              <w:marRight w:val="0"/>
              <w:marTop w:val="0"/>
              <w:marBottom w:val="0"/>
              <w:divBdr>
                <w:top w:val="none" w:sz="0" w:space="0" w:color="auto"/>
                <w:left w:val="none" w:sz="0" w:space="0" w:color="auto"/>
                <w:bottom w:val="none" w:sz="0" w:space="0" w:color="auto"/>
                <w:right w:val="none" w:sz="0" w:space="0" w:color="auto"/>
              </w:divBdr>
            </w:div>
            <w:div w:id="535967230">
              <w:marLeft w:val="0"/>
              <w:marRight w:val="0"/>
              <w:marTop w:val="0"/>
              <w:marBottom w:val="0"/>
              <w:divBdr>
                <w:top w:val="none" w:sz="0" w:space="0" w:color="auto"/>
                <w:left w:val="none" w:sz="0" w:space="0" w:color="auto"/>
                <w:bottom w:val="none" w:sz="0" w:space="0" w:color="auto"/>
                <w:right w:val="none" w:sz="0" w:space="0" w:color="auto"/>
              </w:divBdr>
            </w:div>
            <w:div w:id="541752136">
              <w:marLeft w:val="0"/>
              <w:marRight w:val="0"/>
              <w:marTop w:val="0"/>
              <w:marBottom w:val="0"/>
              <w:divBdr>
                <w:top w:val="none" w:sz="0" w:space="0" w:color="auto"/>
                <w:left w:val="none" w:sz="0" w:space="0" w:color="auto"/>
                <w:bottom w:val="none" w:sz="0" w:space="0" w:color="auto"/>
                <w:right w:val="none" w:sz="0" w:space="0" w:color="auto"/>
              </w:divBdr>
            </w:div>
            <w:div w:id="541939441">
              <w:marLeft w:val="0"/>
              <w:marRight w:val="0"/>
              <w:marTop w:val="0"/>
              <w:marBottom w:val="0"/>
              <w:divBdr>
                <w:top w:val="none" w:sz="0" w:space="0" w:color="auto"/>
                <w:left w:val="none" w:sz="0" w:space="0" w:color="auto"/>
                <w:bottom w:val="none" w:sz="0" w:space="0" w:color="auto"/>
                <w:right w:val="none" w:sz="0" w:space="0" w:color="auto"/>
              </w:divBdr>
            </w:div>
            <w:div w:id="542332501">
              <w:marLeft w:val="0"/>
              <w:marRight w:val="0"/>
              <w:marTop w:val="0"/>
              <w:marBottom w:val="0"/>
              <w:divBdr>
                <w:top w:val="none" w:sz="0" w:space="0" w:color="auto"/>
                <w:left w:val="none" w:sz="0" w:space="0" w:color="auto"/>
                <w:bottom w:val="none" w:sz="0" w:space="0" w:color="auto"/>
                <w:right w:val="none" w:sz="0" w:space="0" w:color="auto"/>
              </w:divBdr>
            </w:div>
            <w:div w:id="546374494">
              <w:marLeft w:val="0"/>
              <w:marRight w:val="0"/>
              <w:marTop w:val="0"/>
              <w:marBottom w:val="0"/>
              <w:divBdr>
                <w:top w:val="none" w:sz="0" w:space="0" w:color="auto"/>
                <w:left w:val="none" w:sz="0" w:space="0" w:color="auto"/>
                <w:bottom w:val="none" w:sz="0" w:space="0" w:color="auto"/>
                <w:right w:val="none" w:sz="0" w:space="0" w:color="auto"/>
              </w:divBdr>
            </w:div>
            <w:div w:id="551356045">
              <w:marLeft w:val="0"/>
              <w:marRight w:val="0"/>
              <w:marTop w:val="0"/>
              <w:marBottom w:val="0"/>
              <w:divBdr>
                <w:top w:val="none" w:sz="0" w:space="0" w:color="auto"/>
                <w:left w:val="none" w:sz="0" w:space="0" w:color="auto"/>
                <w:bottom w:val="none" w:sz="0" w:space="0" w:color="auto"/>
                <w:right w:val="none" w:sz="0" w:space="0" w:color="auto"/>
              </w:divBdr>
            </w:div>
            <w:div w:id="553005656">
              <w:marLeft w:val="0"/>
              <w:marRight w:val="0"/>
              <w:marTop w:val="0"/>
              <w:marBottom w:val="0"/>
              <w:divBdr>
                <w:top w:val="none" w:sz="0" w:space="0" w:color="auto"/>
                <w:left w:val="none" w:sz="0" w:space="0" w:color="auto"/>
                <w:bottom w:val="none" w:sz="0" w:space="0" w:color="auto"/>
                <w:right w:val="none" w:sz="0" w:space="0" w:color="auto"/>
              </w:divBdr>
            </w:div>
            <w:div w:id="557396821">
              <w:marLeft w:val="0"/>
              <w:marRight w:val="0"/>
              <w:marTop w:val="0"/>
              <w:marBottom w:val="0"/>
              <w:divBdr>
                <w:top w:val="none" w:sz="0" w:space="0" w:color="auto"/>
                <w:left w:val="none" w:sz="0" w:space="0" w:color="auto"/>
                <w:bottom w:val="none" w:sz="0" w:space="0" w:color="auto"/>
                <w:right w:val="none" w:sz="0" w:space="0" w:color="auto"/>
              </w:divBdr>
            </w:div>
            <w:div w:id="564803314">
              <w:marLeft w:val="0"/>
              <w:marRight w:val="0"/>
              <w:marTop w:val="0"/>
              <w:marBottom w:val="0"/>
              <w:divBdr>
                <w:top w:val="none" w:sz="0" w:space="0" w:color="auto"/>
                <w:left w:val="none" w:sz="0" w:space="0" w:color="auto"/>
                <w:bottom w:val="none" w:sz="0" w:space="0" w:color="auto"/>
                <w:right w:val="none" w:sz="0" w:space="0" w:color="auto"/>
              </w:divBdr>
            </w:div>
            <w:div w:id="565261938">
              <w:marLeft w:val="0"/>
              <w:marRight w:val="0"/>
              <w:marTop w:val="0"/>
              <w:marBottom w:val="0"/>
              <w:divBdr>
                <w:top w:val="none" w:sz="0" w:space="0" w:color="auto"/>
                <w:left w:val="none" w:sz="0" w:space="0" w:color="auto"/>
                <w:bottom w:val="none" w:sz="0" w:space="0" w:color="auto"/>
                <w:right w:val="none" w:sz="0" w:space="0" w:color="auto"/>
              </w:divBdr>
            </w:div>
            <w:div w:id="571038355">
              <w:marLeft w:val="0"/>
              <w:marRight w:val="0"/>
              <w:marTop w:val="0"/>
              <w:marBottom w:val="0"/>
              <w:divBdr>
                <w:top w:val="none" w:sz="0" w:space="0" w:color="auto"/>
                <w:left w:val="none" w:sz="0" w:space="0" w:color="auto"/>
                <w:bottom w:val="none" w:sz="0" w:space="0" w:color="auto"/>
                <w:right w:val="none" w:sz="0" w:space="0" w:color="auto"/>
              </w:divBdr>
            </w:div>
            <w:div w:id="586042267">
              <w:marLeft w:val="0"/>
              <w:marRight w:val="0"/>
              <w:marTop w:val="0"/>
              <w:marBottom w:val="0"/>
              <w:divBdr>
                <w:top w:val="none" w:sz="0" w:space="0" w:color="auto"/>
                <w:left w:val="none" w:sz="0" w:space="0" w:color="auto"/>
                <w:bottom w:val="none" w:sz="0" w:space="0" w:color="auto"/>
                <w:right w:val="none" w:sz="0" w:space="0" w:color="auto"/>
              </w:divBdr>
            </w:div>
            <w:div w:id="586424537">
              <w:marLeft w:val="0"/>
              <w:marRight w:val="0"/>
              <w:marTop w:val="0"/>
              <w:marBottom w:val="0"/>
              <w:divBdr>
                <w:top w:val="none" w:sz="0" w:space="0" w:color="auto"/>
                <w:left w:val="none" w:sz="0" w:space="0" w:color="auto"/>
                <w:bottom w:val="none" w:sz="0" w:space="0" w:color="auto"/>
                <w:right w:val="none" w:sz="0" w:space="0" w:color="auto"/>
              </w:divBdr>
            </w:div>
            <w:div w:id="593977392">
              <w:marLeft w:val="0"/>
              <w:marRight w:val="0"/>
              <w:marTop w:val="0"/>
              <w:marBottom w:val="0"/>
              <w:divBdr>
                <w:top w:val="none" w:sz="0" w:space="0" w:color="auto"/>
                <w:left w:val="none" w:sz="0" w:space="0" w:color="auto"/>
                <w:bottom w:val="none" w:sz="0" w:space="0" w:color="auto"/>
                <w:right w:val="none" w:sz="0" w:space="0" w:color="auto"/>
              </w:divBdr>
            </w:div>
            <w:div w:id="595211271">
              <w:marLeft w:val="0"/>
              <w:marRight w:val="0"/>
              <w:marTop w:val="0"/>
              <w:marBottom w:val="0"/>
              <w:divBdr>
                <w:top w:val="none" w:sz="0" w:space="0" w:color="auto"/>
                <w:left w:val="none" w:sz="0" w:space="0" w:color="auto"/>
                <w:bottom w:val="none" w:sz="0" w:space="0" w:color="auto"/>
                <w:right w:val="none" w:sz="0" w:space="0" w:color="auto"/>
              </w:divBdr>
            </w:div>
            <w:div w:id="596711686">
              <w:marLeft w:val="0"/>
              <w:marRight w:val="0"/>
              <w:marTop w:val="0"/>
              <w:marBottom w:val="0"/>
              <w:divBdr>
                <w:top w:val="none" w:sz="0" w:space="0" w:color="auto"/>
                <w:left w:val="none" w:sz="0" w:space="0" w:color="auto"/>
                <w:bottom w:val="none" w:sz="0" w:space="0" w:color="auto"/>
                <w:right w:val="none" w:sz="0" w:space="0" w:color="auto"/>
              </w:divBdr>
            </w:div>
            <w:div w:id="596714303">
              <w:marLeft w:val="0"/>
              <w:marRight w:val="0"/>
              <w:marTop w:val="0"/>
              <w:marBottom w:val="0"/>
              <w:divBdr>
                <w:top w:val="none" w:sz="0" w:space="0" w:color="auto"/>
                <w:left w:val="none" w:sz="0" w:space="0" w:color="auto"/>
                <w:bottom w:val="none" w:sz="0" w:space="0" w:color="auto"/>
                <w:right w:val="none" w:sz="0" w:space="0" w:color="auto"/>
              </w:divBdr>
            </w:div>
            <w:div w:id="599338187">
              <w:marLeft w:val="0"/>
              <w:marRight w:val="0"/>
              <w:marTop w:val="0"/>
              <w:marBottom w:val="0"/>
              <w:divBdr>
                <w:top w:val="none" w:sz="0" w:space="0" w:color="auto"/>
                <w:left w:val="none" w:sz="0" w:space="0" w:color="auto"/>
                <w:bottom w:val="none" w:sz="0" w:space="0" w:color="auto"/>
                <w:right w:val="none" w:sz="0" w:space="0" w:color="auto"/>
              </w:divBdr>
            </w:div>
            <w:div w:id="602764280">
              <w:marLeft w:val="0"/>
              <w:marRight w:val="0"/>
              <w:marTop w:val="0"/>
              <w:marBottom w:val="0"/>
              <w:divBdr>
                <w:top w:val="none" w:sz="0" w:space="0" w:color="auto"/>
                <w:left w:val="none" w:sz="0" w:space="0" w:color="auto"/>
                <w:bottom w:val="none" w:sz="0" w:space="0" w:color="auto"/>
                <w:right w:val="none" w:sz="0" w:space="0" w:color="auto"/>
              </w:divBdr>
            </w:div>
            <w:div w:id="609242821">
              <w:marLeft w:val="0"/>
              <w:marRight w:val="0"/>
              <w:marTop w:val="0"/>
              <w:marBottom w:val="0"/>
              <w:divBdr>
                <w:top w:val="none" w:sz="0" w:space="0" w:color="auto"/>
                <w:left w:val="none" w:sz="0" w:space="0" w:color="auto"/>
                <w:bottom w:val="none" w:sz="0" w:space="0" w:color="auto"/>
                <w:right w:val="none" w:sz="0" w:space="0" w:color="auto"/>
              </w:divBdr>
            </w:div>
            <w:div w:id="610211789">
              <w:marLeft w:val="0"/>
              <w:marRight w:val="0"/>
              <w:marTop w:val="0"/>
              <w:marBottom w:val="0"/>
              <w:divBdr>
                <w:top w:val="none" w:sz="0" w:space="0" w:color="auto"/>
                <w:left w:val="none" w:sz="0" w:space="0" w:color="auto"/>
                <w:bottom w:val="none" w:sz="0" w:space="0" w:color="auto"/>
                <w:right w:val="none" w:sz="0" w:space="0" w:color="auto"/>
              </w:divBdr>
            </w:div>
            <w:div w:id="616063250">
              <w:marLeft w:val="0"/>
              <w:marRight w:val="0"/>
              <w:marTop w:val="0"/>
              <w:marBottom w:val="0"/>
              <w:divBdr>
                <w:top w:val="none" w:sz="0" w:space="0" w:color="auto"/>
                <w:left w:val="none" w:sz="0" w:space="0" w:color="auto"/>
                <w:bottom w:val="none" w:sz="0" w:space="0" w:color="auto"/>
                <w:right w:val="none" w:sz="0" w:space="0" w:color="auto"/>
              </w:divBdr>
            </w:div>
            <w:div w:id="623733566">
              <w:marLeft w:val="0"/>
              <w:marRight w:val="0"/>
              <w:marTop w:val="0"/>
              <w:marBottom w:val="0"/>
              <w:divBdr>
                <w:top w:val="none" w:sz="0" w:space="0" w:color="auto"/>
                <w:left w:val="none" w:sz="0" w:space="0" w:color="auto"/>
                <w:bottom w:val="none" w:sz="0" w:space="0" w:color="auto"/>
                <w:right w:val="none" w:sz="0" w:space="0" w:color="auto"/>
              </w:divBdr>
            </w:div>
            <w:div w:id="627054441">
              <w:marLeft w:val="0"/>
              <w:marRight w:val="0"/>
              <w:marTop w:val="0"/>
              <w:marBottom w:val="0"/>
              <w:divBdr>
                <w:top w:val="none" w:sz="0" w:space="0" w:color="auto"/>
                <w:left w:val="none" w:sz="0" w:space="0" w:color="auto"/>
                <w:bottom w:val="none" w:sz="0" w:space="0" w:color="auto"/>
                <w:right w:val="none" w:sz="0" w:space="0" w:color="auto"/>
              </w:divBdr>
            </w:div>
            <w:div w:id="630860935">
              <w:marLeft w:val="0"/>
              <w:marRight w:val="0"/>
              <w:marTop w:val="0"/>
              <w:marBottom w:val="0"/>
              <w:divBdr>
                <w:top w:val="none" w:sz="0" w:space="0" w:color="auto"/>
                <w:left w:val="none" w:sz="0" w:space="0" w:color="auto"/>
                <w:bottom w:val="none" w:sz="0" w:space="0" w:color="auto"/>
                <w:right w:val="none" w:sz="0" w:space="0" w:color="auto"/>
              </w:divBdr>
            </w:div>
            <w:div w:id="634064423">
              <w:marLeft w:val="0"/>
              <w:marRight w:val="0"/>
              <w:marTop w:val="0"/>
              <w:marBottom w:val="0"/>
              <w:divBdr>
                <w:top w:val="none" w:sz="0" w:space="0" w:color="auto"/>
                <w:left w:val="none" w:sz="0" w:space="0" w:color="auto"/>
                <w:bottom w:val="none" w:sz="0" w:space="0" w:color="auto"/>
                <w:right w:val="none" w:sz="0" w:space="0" w:color="auto"/>
              </w:divBdr>
            </w:div>
            <w:div w:id="640694989">
              <w:marLeft w:val="0"/>
              <w:marRight w:val="0"/>
              <w:marTop w:val="0"/>
              <w:marBottom w:val="0"/>
              <w:divBdr>
                <w:top w:val="none" w:sz="0" w:space="0" w:color="auto"/>
                <w:left w:val="none" w:sz="0" w:space="0" w:color="auto"/>
                <w:bottom w:val="none" w:sz="0" w:space="0" w:color="auto"/>
                <w:right w:val="none" w:sz="0" w:space="0" w:color="auto"/>
              </w:divBdr>
            </w:div>
            <w:div w:id="647903820">
              <w:marLeft w:val="0"/>
              <w:marRight w:val="0"/>
              <w:marTop w:val="0"/>
              <w:marBottom w:val="0"/>
              <w:divBdr>
                <w:top w:val="none" w:sz="0" w:space="0" w:color="auto"/>
                <w:left w:val="none" w:sz="0" w:space="0" w:color="auto"/>
                <w:bottom w:val="none" w:sz="0" w:space="0" w:color="auto"/>
                <w:right w:val="none" w:sz="0" w:space="0" w:color="auto"/>
              </w:divBdr>
            </w:div>
            <w:div w:id="653724242">
              <w:marLeft w:val="0"/>
              <w:marRight w:val="0"/>
              <w:marTop w:val="0"/>
              <w:marBottom w:val="0"/>
              <w:divBdr>
                <w:top w:val="none" w:sz="0" w:space="0" w:color="auto"/>
                <w:left w:val="none" w:sz="0" w:space="0" w:color="auto"/>
                <w:bottom w:val="none" w:sz="0" w:space="0" w:color="auto"/>
                <w:right w:val="none" w:sz="0" w:space="0" w:color="auto"/>
              </w:divBdr>
            </w:div>
            <w:div w:id="668143645">
              <w:marLeft w:val="0"/>
              <w:marRight w:val="0"/>
              <w:marTop w:val="0"/>
              <w:marBottom w:val="0"/>
              <w:divBdr>
                <w:top w:val="none" w:sz="0" w:space="0" w:color="auto"/>
                <w:left w:val="none" w:sz="0" w:space="0" w:color="auto"/>
                <w:bottom w:val="none" w:sz="0" w:space="0" w:color="auto"/>
                <w:right w:val="none" w:sz="0" w:space="0" w:color="auto"/>
              </w:divBdr>
            </w:div>
            <w:div w:id="677468188">
              <w:marLeft w:val="0"/>
              <w:marRight w:val="0"/>
              <w:marTop w:val="0"/>
              <w:marBottom w:val="0"/>
              <w:divBdr>
                <w:top w:val="none" w:sz="0" w:space="0" w:color="auto"/>
                <w:left w:val="none" w:sz="0" w:space="0" w:color="auto"/>
                <w:bottom w:val="none" w:sz="0" w:space="0" w:color="auto"/>
                <w:right w:val="none" w:sz="0" w:space="0" w:color="auto"/>
              </w:divBdr>
            </w:div>
            <w:div w:id="688870911">
              <w:marLeft w:val="0"/>
              <w:marRight w:val="0"/>
              <w:marTop w:val="0"/>
              <w:marBottom w:val="0"/>
              <w:divBdr>
                <w:top w:val="none" w:sz="0" w:space="0" w:color="auto"/>
                <w:left w:val="none" w:sz="0" w:space="0" w:color="auto"/>
                <w:bottom w:val="none" w:sz="0" w:space="0" w:color="auto"/>
                <w:right w:val="none" w:sz="0" w:space="0" w:color="auto"/>
              </w:divBdr>
            </w:div>
            <w:div w:id="691539108">
              <w:marLeft w:val="0"/>
              <w:marRight w:val="0"/>
              <w:marTop w:val="0"/>
              <w:marBottom w:val="0"/>
              <w:divBdr>
                <w:top w:val="none" w:sz="0" w:space="0" w:color="auto"/>
                <w:left w:val="none" w:sz="0" w:space="0" w:color="auto"/>
                <w:bottom w:val="none" w:sz="0" w:space="0" w:color="auto"/>
                <w:right w:val="none" w:sz="0" w:space="0" w:color="auto"/>
              </w:divBdr>
            </w:div>
            <w:div w:id="692073491">
              <w:marLeft w:val="0"/>
              <w:marRight w:val="0"/>
              <w:marTop w:val="0"/>
              <w:marBottom w:val="0"/>
              <w:divBdr>
                <w:top w:val="none" w:sz="0" w:space="0" w:color="auto"/>
                <w:left w:val="none" w:sz="0" w:space="0" w:color="auto"/>
                <w:bottom w:val="none" w:sz="0" w:space="0" w:color="auto"/>
                <w:right w:val="none" w:sz="0" w:space="0" w:color="auto"/>
              </w:divBdr>
            </w:div>
            <w:div w:id="697777245">
              <w:marLeft w:val="0"/>
              <w:marRight w:val="0"/>
              <w:marTop w:val="0"/>
              <w:marBottom w:val="0"/>
              <w:divBdr>
                <w:top w:val="none" w:sz="0" w:space="0" w:color="auto"/>
                <w:left w:val="none" w:sz="0" w:space="0" w:color="auto"/>
                <w:bottom w:val="none" w:sz="0" w:space="0" w:color="auto"/>
                <w:right w:val="none" w:sz="0" w:space="0" w:color="auto"/>
              </w:divBdr>
            </w:div>
            <w:div w:id="728530896">
              <w:marLeft w:val="0"/>
              <w:marRight w:val="0"/>
              <w:marTop w:val="0"/>
              <w:marBottom w:val="0"/>
              <w:divBdr>
                <w:top w:val="none" w:sz="0" w:space="0" w:color="auto"/>
                <w:left w:val="none" w:sz="0" w:space="0" w:color="auto"/>
                <w:bottom w:val="none" w:sz="0" w:space="0" w:color="auto"/>
                <w:right w:val="none" w:sz="0" w:space="0" w:color="auto"/>
              </w:divBdr>
            </w:div>
            <w:div w:id="729882760">
              <w:marLeft w:val="0"/>
              <w:marRight w:val="0"/>
              <w:marTop w:val="0"/>
              <w:marBottom w:val="0"/>
              <w:divBdr>
                <w:top w:val="none" w:sz="0" w:space="0" w:color="auto"/>
                <w:left w:val="none" w:sz="0" w:space="0" w:color="auto"/>
                <w:bottom w:val="none" w:sz="0" w:space="0" w:color="auto"/>
                <w:right w:val="none" w:sz="0" w:space="0" w:color="auto"/>
              </w:divBdr>
            </w:div>
            <w:div w:id="741218963">
              <w:marLeft w:val="0"/>
              <w:marRight w:val="0"/>
              <w:marTop w:val="0"/>
              <w:marBottom w:val="0"/>
              <w:divBdr>
                <w:top w:val="none" w:sz="0" w:space="0" w:color="auto"/>
                <w:left w:val="none" w:sz="0" w:space="0" w:color="auto"/>
                <w:bottom w:val="none" w:sz="0" w:space="0" w:color="auto"/>
                <w:right w:val="none" w:sz="0" w:space="0" w:color="auto"/>
              </w:divBdr>
            </w:div>
            <w:div w:id="744642737">
              <w:marLeft w:val="0"/>
              <w:marRight w:val="0"/>
              <w:marTop w:val="0"/>
              <w:marBottom w:val="0"/>
              <w:divBdr>
                <w:top w:val="none" w:sz="0" w:space="0" w:color="auto"/>
                <w:left w:val="none" w:sz="0" w:space="0" w:color="auto"/>
                <w:bottom w:val="none" w:sz="0" w:space="0" w:color="auto"/>
                <w:right w:val="none" w:sz="0" w:space="0" w:color="auto"/>
              </w:divBdr>
            </w:div>
            <w:div w:id="751049207">
              <w:marLeft w:val="0"/>
              <w:marRight w:val="0"/>
              <w:marTop w:val="0"/>
              <w:marBottom w:val="0"/>
              <w:divBdr>
                <w:top w:val="none" w:sz="0" w:space="0" w:color="auto"/>
                <w:left w:val="none" w:sz="0" w:space="0" w:color="auto"/>
                <w:bottom w:val="none" w:sz="0" w:space="0" w:color="auto"/>
                <w:right w:val="none" w:sz="0" w:space="0" w:color="auto"/>
              </w:divBdr>
            </w:div>
            <w:div w:id="753624134">
              <w:marLeft w:val="0"/>
              <w:marRight w:val="0"/>
              <w:marTop w:val="0"/>
              <w:marBottom w:val="0"/>
              <w:divBdr>
                <w:top w:val="none" w:sz="0" w:space="0" w:color="auto"/>
                <w:left w:val="none" w:sz="0" w:space="0" w:color="auto"/>
                <w:bottom w:val="none" w:sz="0" w:space="0" w:color="auto"/>
                <w:right w:val="none" w:sz="0" w:space="0" w:color="auto"/>
              </w:divBdr>
            </w:div>
            <w:div w:id="756441340">
              <w:marLeft w:val="0"/>
              <w:marRight w:val="0"/>
              <w:marTop w:val="0"/>
              <w:marBottom w:val="0"/>
              <w:divBdr>
                <w:top w:val="none" w:sz="0" w:space="0" w:color="auto"/>
                <w:left w:val="none" w:sz="0" w:space="0" w:color="auto"/>
                <w:bottom w:val="none" w:sz="0" w:space="0" w:color="auto"/>
                <w:right w:val="none" w:sz="0" w:space="0" w:color="auto"/>
              </w:divBdr>
            </w:div>
            <w:div w:id="773091329">
              <w:marLeft w:val="0"/>
              <w:marRight w:val="0"/>
              <w:marTop w:val="0"/>
              <w:marBottom w:val="0"/>
              <w:divBdr>
                <w:top w:val="none" w:sz="0" w:space="0" w:color="auto"/>
                <w:left w:val="none" w:sz="0" w:space="0" w:color="auto"/>
                <w:bottom w:val="none" w:sz="0" w:space="0" w:color="auto"/>
                <w:right w:val="none" w:sz="0" w:space="0" w:color="auto"/>
              </w:divBdr>
            </w:div>
            <w:div w:id="788359211">
              <w:marLeft w:val="0"/>
              <w:marRight w:val="0"/>
              <w:marTop w:val="0"/>
              <w:marBottom w:val="0"/>
              <w:divBdr>
                <w:top w:val="none" w:sz="0" w:space="0" w:color="auto"/>
                <w:left w:val="none" w:sz="0" w:space="0" w:color="auto"/>
                <w:bottom w:val="none" w:sz="0" w:space="0" w:color="auto"/>
                <w:right w:val="none" w:sz="0" w:space="0" w:color="auto"/>
              </w:divBdr>
            </w:div>
            <w:div w:id="794102666">
              <w:marLeft w:val="0"/>
              <w:marRight w:val="0"/>
              <w:marTop w:val="0"/>
              <w:marBottom w:val="0"/>
              <w:divBdr>
                <w:top w:val="none" w:sz="0" w:space="0" w:color="auto"/>
                <w:left w:val="none" w:sz="0" w:space="0" w:color="auto"/>
                <w:bottom w:val="none" w:sz="0" w:space="0" w:color="auto"/>
                <w:right w:val="none" w:sz="0" w:space="0" w:color="auto"/>
              </w:divBdr>
            </w:div>
            <w:div w:id="799156336">
              <w:marLeft w:val="0"/>
              <w:marRight w:val="0"/>
              <w:marTop w:val="0"/>
              <w:marBottom w:val="0"/>
              <w:divBdr>
                <w:top w:val="none" w:sz="0" w:space="0" w:color="auto"/>
                <w:left w:val="none" w:sz="0" w:space="0" w:color="auto"/>
                <w:bottom w:val="none" w:sz="0" w:space="0" w:color="auto"/>
                <w:right w:val="none" w:sz="0" w:space="0" w:color="auto"/>
              </w:divBdr>
            </w:div>
            <w:div w:id="807211489">
              <w:marLeft w:val="0"/>
              <w:marRight w:val="0"/>
              <w:marTop w:val="0"/>
              <w:marBottom w:val="0"/>
              <w:divBdr>
                <w:top w:val="none" w:sz="0" w:space="0" w:color="auto"/>
                <w:left w:val="none" w:sz="0" w:space="0" w:color="auto"/>
                <w:bottom w:val="none" w:sz="0" w:space="0" w:color="auto"/>
                <w:right w:val="none" w:sz="0" w:space="0" w:color="auto"/>
              </w:divBdr>
            </w:div>
            <w:div w:id="814027628">
              <w:marLeft w:val="0"/>
              <w:marRight w:val="0"/>
              <w:marTop w:val="0"/>
              <w:marBottom w:val="0"/>
              <w:divBdr>
                <w:top w:val="none" w:sz="0" w:space="0" w:color="auto"/>
                <w:left w:val="none" w:sz="0" w:space="0" w:color="auto"/>
                <w:bottom w:val="none" w:sz="0" w:space="0" w:color="auto"/>
                <w:right w:val="none" w:sz="0" w:space="0" w:color="auto"/>
              </w:divBdr>
            </w:div>
            <w:div w:id="815495359">
              <w:marLeft w:val="0"/>
              <w:marRight w:val="0"/>
              <w:marTop w:val="0"/>
              <w:marBottom w:val="0"/>
              <w:divBdr>
                <w:top w:val="none" w:sz="0" w:space="0" w:color="auto"/>
                <w:left w:val="none" w:sz="0" w:space="0" w:color="auto"/>
                <w:bottom w:val="none" w:sz="0" w:space="0" w:color="auto"/>
                <w:right w:val="none" w:sz="0" w:space="0" w:color="auto"/>
              </w:divBdr>
            </w:div>
            <w:div w:id="817189814">
              <w:marLeft w:val="0"/>
              <w:marRight w:val="0"/>
              <w:marTop w:val="0"/>
              <w:marBottom w:val="0"/>
              <w:divBdr>
                <w:top w:val="none" w:sz="0" w:space="0" w:color="auto"/>
                <w:left w:val="none" w:sz="0" w:space="0" w:color="auto"/>
                <w:bottom w:val="none" w:sz="0" w:space="0" w:color="auto"/>
                <w:right w:val="none" w:sz="0" w:space="0" w:color="auto"/>
              </w:divBdr>
            </w:div>
            <w:div w:id="830408444">
              <w:marLeft w:val="0"/>
              <w:marRight w:val="0"/>
              <w:marTop w:val="0"/>
              <w:marBottom w:val="0"/>
              <w:divBdr>
                <w:top w:val="none" w:sz="0" w:space="0" w:color="auto"/>
                <w:left w:val="none" w:sz="0" w:space="0" w:color="auto"/>
                <w:bottom w:val="none" w:sz="0" w:space="0" w:color="auto"/>
                <w:right w:val="none" w:sz="0" w:space="0" w:color="auto"/>
              </w:divBdr>
            </w:div>
            <w:div w:id="833952466">
              <w:marLeft w:val="0"/>
              <w:marRight w:val="0"/>
              <w:marTop w:val="0"/>
              <w:marBottom w:val="0"/>
              <w:divBdr>
                <w:top w:val="none" w:sz="0" w:space="0" w:color="auto"/>
                <w:left w:val="none" w:sz="0" w:space="0" w:color="auto"/>
                <w:bottom w:val="none" w:sz="0" w:space="0" w:color="auto"/>
                <w:right w:val="none" w:sz="0" w:space="0" w:color="auto"/>
              </w:divBdr>
            </w:div>
            <w:div w:id="835926069">
              <w:marLeft w:val="0"/>
              <w:marRight w:val="0"/>
              <w:marTop w:val="0"/>
              <w:marBottom w:val="0"/>
              <w:divBdr>
                <w:top w:val="none" w:sz="0" w:space="0" w:color="auto"/>
                <w:left w:val="none" w:sz="0" w:space="0" w:color="auto"/>
                <w:bottom w:val="none" w:sz="0" w:space="0" w:color="auto"/>
                <w:right w:val="none" w:sz="0" w:space="0" w:color="auto"/>
              </w:divBdr>
            </w:div>
            <w:div w:id="838497375">
              <w:marLeft w:val="0"/>
              <w:marRight w:val="0"/>
              <w:marTop w:val="0"/>
              <w:marBottom w:val="0"/>
              <w:divBdr>
                <w:top w:val="none" w:sz="0" w:space="0" w:color="auto"/>
                <w:left w:val="none" w:sz="0" w:space="0" w:color="auto"/>
                <w:bottom w:val="none" w:sz="0" w:space="0" w:color="auto"/>
                <w:right w:val="none" w:sz="0" w:space="0" w:color="auto"/>
              </w:divBdr>
            </w:div>
            <w:div w:id="855777169">
              <w:marLeft w:val="0"/>
              <w:marRight w:val="0"/>
              <w:marTop w:val="0"/>
              <w:marBottom w:val="0"/>
              <w:divBdr>
                <w:top w:val="none" w:sz="0" w:space="0" w:color="auto"/>
                <w:left w:val="none" w:sz="0" w:space="0" w:color="auto"/>
                <w:bottom w:val="none" w:sz="0" w:space="0" w:color="auto"/>
                <w:right w:val="none" w:sz="0" w:space="0" w:color="auto"/>
              </w:divBdr>
            </w:div>
            <w:div w:id="860822576">
              <w:marLeft w:val="0"/>
              <w:marRight w:val="0"/>
              <w:marTop w:val="0"/>
              <w:marBottom w:val="0"/>
              <w:divBdr>
                <w:top w:val="none" w:sz="0" w:space="0" w:color="auto"/>
                <w:left w:val="none" w:sz="0" w:space="0" w:color="auto"/>
                <w:bottom w:val="none" w:sz="0" w:space="0" w:color="auto"/>
                <w:right w:val="none" w:sz="0" w:space="0" w:color="auto"/>
              </w:divBdr>
            </w:div>
            <w:div w:id="860969926">
              <w:marLeft w:val="0"/>
              <w:marRight w:val="0"/>
              <w:marTop w:val="0"/>
              <w:marBottom w:val="0"/>
              <w:divBdr>
                <w:top w:val="none" w:sz="0" w:space="0" w:color="auto"/>
                <w:left w:val="none" w:sz="0" w:space="0" w:color="auto"/>
                <w:bottom w:val="none" w:sz="0" w:space="0" w:color="auto"/>
                <w:right w:val="none" w:sz="0" w:space="0" w:color="auto"/>
              </w:divBdr>
            </w:div>
            <w:div w:id="865366957">
              <w:marLeft w:val="0"/>
              <w:marRight w:val="0"/>
              <w:marTop w:val="0"/>
              <w:marBottom w:val="0"/>
              <w:divBdr>
                <w:top w:val="none" w:sz="0" w:space="0" w:color="auto"/>
                <w:left w:val="none" w:sz="0" w:space="0" w:color="auto"/>
                <w:bottom w:val="none" w:sz="0" w:space="0" w:color="auto"/>
                <w:right w:val="none" w:sz="0" w:space="0" w:color="auto"/>
              </w:divBdr>
            </w:div>
            <w:div w:id="870537979">
              <w:marLeft w:val="0"/>
              <w:marRight w:val="0"/>
              <w:marTop w:val="0"/>
              <w:marBottom w:val="0"/>
              <w:divBdr>
                <w:top w:val="none" w:sz="0" w:space="0" w:color="auto"/>
                <w:left w:val="none" w:sz="0" w:space="0" w:color="auto"/>
                <w:bottom w:val="none" w:sz="0" w:space="0" w:color="auto"/>
                <w:right w:val="none" w:sz="0" w:space="0" w:color="auto"/>
              </w:divBdr>
            </w:div>
            <w:div w:id="880822871">
              <w:marLeft w:val="0"/>
              <w:marRight w:val="0"/>
              <w:marTop w:val="0"/>
              <w:marBottom w:val="0"/>
              <w:divBdr>
                <w:top w:val="none" w:sz="0" w:space="0" w:color="auto"/>
                <w:left w:val="none" w:sz="0" w:space="0" w:color="auto"/>
                <w:bottom w:val="none" w:sz="0" w:space="0" w:color="auto"/>
                <w:right w:val="none" w:sz="0" w:space="0" w:color="auto"/>
              </w:divBdr>
            </w:div>
            <w:div w:id="890961941">
              <w:marLeft w:val="0"/>
              <w:marRight w:val="0"/>
              <w:marTop w:val="0"/>
              <w:marBottom w:val="0"/>
              <w:divBdr>
                <w:top w:val="none" w:sz="0" w:space="0" w:color="auto"/>
                <w:left w:val="none" w:sz="0" w:space="0" w:color="auto"/>
                <w:bottom w:val="none" w:sz="0" w:space="0" w:color="auto"/>
                <w:right w:val="none" w:sz="0" w:space="0" w:color="auto"/>
              </w:divBdr>
            </w:div>
            <w:div w:id="896354015">
              <w:marLeft w:val="0"/>
              <w:marRight w:val="0"/>
              <w:marTop w:val="0"/>
              <w:marBottom w:val="0"/>
              <w:divBdr>
                <w:top w:val="none" w:sz="0" w:space="0" w:color="auto"/>
                <w:left w:val="none" w:sz="0" w:space="0" w:color="auto"/>
                <w:bottom w:val="none" w:sz="0" w:space="0" w:color="auto"/>
                <w:right w:val="none" w:sz="0" w:space="0" w:color="auto"/>
              </w:divBdr>
            </w:div>
            <w:div w:id="896740668">
              <w:marLeft w:val="0"/>
              <w:marRight w:val="0"/>
              <w:marTop w:val="0"/>
              <w:marBottom w:val="0"/>
              <w:divBdr>
                <w:top w:val="none" w:sz="0" w:space="0" w:color="auto"/>
                <w:left w:val="none" w:sz="0" w:space="0" w:color="auto"/>
                <w:bottom w:val="none" w:sz="0" w:space="0" w:color="auto"/>
                <w:right w:val="none" w:sz="0" w:space="0" w:color="auto"/>
              </w:divBdr>
            </w:div>
            <w:div w:id="905645737">
              <w:marLeft w:val="0"/>
              <w:marRight w:val="0"/>
              <w:marTop w:val="0"/>
              <w:marBottom w:val="0"/>
              <w:divBdr>
                <w:top w:val="none" w:sz="0" w:space="0" w:color="auto"/>
                <w:left w:val="none" w:sz="0" w:space="0" w:color="auto"/>
                <w:bottom w:val="none" w:sz="0" w:space="0" w:color="auto"/>
                <w:right w:val="none" w:sz="0" w:space="0" w:color="auto"/>
              </w:divBdr>
            </w:div>
            <w:div w:id="907034354">
              <w:marLeft w:val="0"/>
              <w:marRight w:val="0"/>
              <w:marTop w:val="0"/>
              <w:marBottom w:val="0"/>
              <w:divBdr>
                <w:top w:val="none" w:sz="0" w:space="0" w:color="auto"/>
                <w:left w:val="none" w:sz="0" w:space="0" w:color="auto"/>
                <w:bottom w:val="none" w:sz="0" w:space="0" w:color="auto"/>
                <w:right w:val="none" w:sz="0" w:space="0" w:color="auto"/>
              </w:divBdr>
            </w:div>
            <w:div w:id="910309519">
              <w:marLeft w:val="0"/>
              <w:marRight w:val="0"/>
              <w:marTop w:val="0"/>
              <w:marBottom w:val="0"/>
              <w:divBdr>
                <w:top w:val="none" w:sz="0" w:space="0" w:color="auto"/>
                <w:left w:val="none" w:sz="0" w:space="0" w:color="auto"/>
                <w:bottom w:val="none" w:sz="0" w:space="0" w:color="auto"/>
                <w:right w:val="none" w:sz="0" w:space="0" w:color="auto"/>
              </w:divBdr>
            </w:div>
            <w:div w:id="913514006">
              <w:marLeft w:val="0"/>
              <w:marRight w:val="0"/>
              <w:marTop w:val="0"/>
              <w:marBottom w:val="0"/>
              <w:divBdr>
                <w:top w:val="none" w:sz="0" w:space="0" w:color="auto"/>
                <w:left w:val="none" w:sz="0" w:space="0" w:color="auto"/>
                <w:bottom w:val="none" w:sz="0" w:space="0" w:color="auto"/>
                <w:right w:val="none" w:sz="0" w:space="0" w:color="auto"/>
              </w:divBdr>
            </w:div>
            <w:div w:id="914321114">
              <w:marLeft w:val="0"/>
              <w:marRight w:val="0"/>
              <w:marTop w:val="0"/>
              <w:marBottom w:val="0"/>
              <w:divBdr>
                <w:top w:val="none" w:sz="0" w:space="0" w:color="auto"/>
                <w:left w:val="none" w:sz="0" w:space="0" w:color="auto"/>
                <w:bottom w:val="none" w:sz="0" w:space="0" w:color="auto"/>
                <w:right w:val="none" w:sz="0" w:space="0" w:color="auto"/>
              </w:divBdr>
            </w:div>
            <w:div w:id="921111789">
              <w:marLeft w:val="0"/>
              <w:marRight w:val="0"/>
              <w:marTop w:val="0"/>
              <w:marBottom w:val="0"/>
              <w:divBdr>
                <w:top w:val="none" w:sz="0" w:space="0" w:color="auto"/>
                <w:left w:val="none" w:sz="0" w:space="0" w:color="auto"/>
                <w:bottom w:val="none" w:sz="0" w:space="0" w:color="auto"/>
                <w:right w:val="none" w:sz="0" w:space="0" w:color="auto"/>
              </w:divBdr>
            </w:div>
            <w:div w:id="925652606">
              <w:marLeft w:val="0"/>
              <w:marRight w:val="0"/>
              <w:marTop w:val="0"/>
              <w:marBottom w:val="0"/>
              <w:divBdr>
                <w:top w:val="none" w:sz="0" w:space="0" w:color="auto"/>
                <w:left w:val="none" w:sz="0" w:space="0" w:color="auto"/>
                <w:bottom w:val="none" w:sz="0" w:space="0" w:color="auto"/>
                <w:right w:val="none" w:sz="0" w:space="0" w:color="auto"/>
              </w:divBdr>
            </w:div>
            <w:div w:id="928779849">
              <w:marLeft w:val="0"/>
              <w:marRight w:val="0"/>
              <w:marTop w:val="0"/>
              <w:marBottom w:val="0"/>
              <w:divBdr>
                <w:top w:val="none" w:sz="0" w:space="0" w:color="auto"/>
                <w:left w:val="none" w:sz="0" w:space="0" w:color="auto"/>
                <w:bottom w:val="none" w:sz="0" w:space="0" w:color="auto"/>
                <w:right w:val="none" w:sz="0" w:space="0" w:color="auto"/>
              </w:divBdr>
            </w:div>
            <w:div w:id="932588297">
              <w:marLeft w:val="0"/>
              <w:marRight w:val="0"/>
              <w:marTop w:val="0"/>
              <w:marBottom w:val="0"/>
              <w:divBdr>
                <w:top w:val="none" w:sz="0" w:space="0" w:color="auto"/>
                <w:left w:val="none" w:sz="0" w:space="0" w:color="auto"/>
                <w:bottom w:val="none" w:sz="0" w:space="0" w:color="auto"/>
                <w:right w:val="none" w:sz="0" w:space="0" w:color="auto"/>
              </w:divBdr>
            </w:div>
            <w:div w:id="937327114">
              <w:marLeft w:val="0"/>
              <w:marRight w:val="0"/>
              <w:marTop w:val="0"/>
              <w:marBottom w:val="0"/>
              <w:divBdr>
                <w:top w:val="none" w:sz="0" w:space="0" w:color="auto"/>
                <w:left w:val="none" w:sz="0" w:space="0" w:color="auto"/>
                <w:bottom w:val="none" w:sz="0" w:space="0" w:color="auto"/>
                <w:right w:val="none" w:sz="0" w:space="0" w:color="auto"/>
              </w:divBdr>
            </w:div>
            <w:div w:id="940643614">
              <w:marLeft w:val="0"/>
              <w:marRight w:val="0"/>
              <w:marTop w:val="0"/>
              <w:marBottom w:val="0"/>
              <w:divBdr>
                <w:top w:val="none" w:sz="0" w:space="0" w:color="auto"/>
                <w:left w:val="none" w:sz="0" w:space="0" w:color="auto"/>
                <w:bottom w:val="none" w:sz="0" w:space="0" w:color="auto"/>
                <w:right w:val="none" w:sz="0" w:space="0" w:color="auto"/>
              </w:divBdr>
            </w:div>
            <w:div w:id="950749244">
              <w:marLeft w:val="0"/>
              <w:marRight w:val="0"/>
              <w:marTop w:val="0"/>
              <w:marBottom w:val="0"/>
              <w:divBdr>
                <w:top w:val="none" w:sz="0" w:space="0" w:color="auto"/>
                <w:left w:val="none" w:sz="0" w:space="0" w:color="auto"/>
                <w:bottom w:val="none" w:sz="0" w:space="0" w:color="auto"/>
                <w:right w:val="none" w:sz="0" w:space="0" w:color="auto"/>
              </w:divBdr>
            </w:div>
            <w:div w:id="958268398">
              <w:marLeft w:val="0"/>
              <w:marRight w:val="0"/>
              <w:marTop w:val="0"/>
              <w:marBottom w:val="0"/>
              <w:divBdr>
                <w:top w:val="none" w:sz="0" w:space="0" w:color="auto"/>
                <w:left w:val="none" w:sz="0" w:space="0" w:color="auto"/>
                <w:bottom w:val="none" w:sz="0" w:space="0" w:color="auto"/>
                <w:right w:val="none" w:sz="0" w:space="0" w:color="auto"/>
              </w:divBdr>
            </w:div>
            <w:div w:id="963736080">
              <w:marLeft w:val="0"/>
              <w:marRight w:val="0"/>
              <w:marTop w:val="0"/>
              <w:marBottom w:val="0"/>
              <w:divBdr>
                <w:top w:val="none" w:sz="0" w:space="0" w:color="auto"/>
                <w:left w:val="none" w:sz="0" w:space="0" w:color="auto"/>
                <w:bottom w:val="none" w:sz="0" w:space="0" w:color="auto"/>
                <w:right w:val="none" w:sz="0" w:space="0" w:color="auto"/>
              </w:divBdr>
            </w:div>
            <w:div w:id="985622071">
              <w:marLeft w:val="0"/>
              <w:marRight w:val="0"/>
              <w:marTop w:val="0"/>
              <w:marBottom w:val="0"/>
              <w:divBdr>
                <w:top w:val="none" w:sz="0" w:space="0" w:color="auto"/>
                <w:left w:val="none" w:sz="0" w:space="0" w:color="auto"/>
                <w:bottom w:val="none" w:sz="0" w:space="0" w:color="auto"/>
                <w:right w:val="none" w:sz="0" w:space="0" w:color="auto"/>
              </w:divBdr>
            </w:div>
            <w:div w:id="987517811">
              <w:marLeft w:val="0"/>
              <w:marRight w:val="0"/>
              <w:marTop w:val="0"/>
              <w:marBottom w:val="0"/>
              <w:divBdr>
                <w:top w:val="none" w:sz="0" w:space="0" w:color="auto"/>
                <w:left w:val="none" w:sz="0" w:space="0" w:color="auto"/>
                <w:bottom w:val="none" w:sz="0" w:space="0" w:color="auto"/>
                <w:right w:val="none" w:sz="0" w:space="0" w:color="auto"/>
              </w:divBdr>
            </w:div>
            <w:div w:id="996615635">
              <w:marLeft w:val="0"/>
              <w:marRight w:val="0"/>
              <w:marTop w:val="0"/>
              <w:marBottom w:val="0"/>
              <w:divBdr>
                <w:top w:val="none" w:sz="0" w:space="0" w:color="auto"/>
                <w:left w:val="none" w:sz="0" w:space="0" w:color="auto"/>
                <w:bottom w:val="none" w:sz="0" w:space="0" w:color="auto"/>
                <w:right w:val="none" w:sz="0" w:space="0" w:color="auto"/>
              </w:divBdr>
            </w:div>
            <w:div w:id="998537809">
              <w:marLeft w:val="0"/>
              <w:marRight w:val="0"/>
              <w:marTop w:val="0"/>
              <w:marBottom w:val="0"/>
              <w:divBdr>
                <w:top w:val="none" w:sz="0" w:space="0" w:color="auto"/>
                <w:left w:val="none" w:sz="0" w:space="0" w:color="auto"/>
                <w:bottom w:val="none" w:sz="0" w:space="0" w:color="auto"/>
                <w:right w:val="none" w:sz="0" w:space="0" w:color="auto"/>
              </w:divBdr>
            </w:div>
            <w:div w:id="1009522180">
              <w:marLeft w:val="0"/>
              <w:marRight w:val="0"/>
              <w:marTop w:val="0"/>
              <w:marBottom w:val="0"/>
              <w:divBdr>
                <w:top w:val="none" w:sz="0" w:space="0" w:color="auto"/>
                <w:left w:val="none" w:sz="0" w:space="0" w:color="auto"/>
                <w:bottom w:val="none" w:sz="0" w:space="0" w:color="auto"/>
                <w:right w:val="none" w:sz="0" w:space="0" w:color="auto"/>
              </w:divBdr>
            </w:div>
            <w:div w:id="1022711341">
              <w:marLeft w:val="0"/>
              <w:marRight w:val="0"/>
              <w:marTop w:val="0"/>
              <w:marBottom w:val="0"/>
              <w:divBdr>
                <w:top w:val="none" w:sz="0" w:space="0" w:color="auto"/>
                <w:left w:val="none" w:sz="0" w:space="0" w:color="auto"/>
                <w:bottom w:val="none" w:sz="0" w:space="0" w:color="auto"/>
                <w:right w:val="none" w:sz="0" w:space="0" w:color="auto"/>
              </w:divBdr>
            </w:div>
            <w:div w:id="1025594311">
              <w:marLeft w:val="0"/>
              <w:marRight w:val="0"/>
              <w:marTop w:val="0"/>
              <w:marBottom w:val="0"/>
              <w:divBdr>
                <w:top w:val="none" w:sz="0" w:space="0" w:color="auto"/>
                <w:left w:val="none" w:sz="0" w:space="0" w:color="auto"/>
                <w:bottom w:val="none" w:sz="0" w:space="0" w:color="auto"/>
                <w:right w:val="none" w:sz="0" w:space="0" w:color="auto"/>
              </w:divBdr>
            </w:div>
            <w:div w:id="1027409216">
              <w:marLeft w:val="0"/>
              <w:marRight w:val="0"/>
              <w:marTop w:val="0"/>
              <w:marBottom w:val="0"/>
              <w:divBdr>
                <w:top w:val="none" w:sz="0" w:space="0" w:color="auto"/>
                <w:left w:val="none" w:sz="0" w:space="0" w:color="auto"/>
                <w:bottom w:val="none" w:sz="0" w:space="0" w:color="auto"/>
                <w:right w:val="none" w:sz="0" w:space="0" w:color="auto"/>
              </w:divBdr>
            </w:div>
            <w:div w:id="1029530363">
              <w:marLeft w:val="0"/>
              <w:marRight w:val="0"/>
              <w:marTop w:val="0"/>
              <w:marBottom w:val="0"/>
              <w:divBdr>
                <w:top w:val="none" w:sz="0" w:space="0" w:color="auto"/>
                <w:left w:val="none" w:sz="0" w:space="0" w:color="auto"/>
                <w:bottom w:val="none" w:sz="0" w:space="0" w:color="auto"/>
                <w:right w:val="none" w:sz="0" w:space="0" w:color="auto"/>
              </w:divBdr>
            </w:div>
            <w:div w:id="1045183410">
              <w:marLeft w:val="0"/>
              <w:marRight w:val="0"/>
              <w:marTop w:val="0"/>
              <w:marBottom w:val="0"/>
              <w:divBdr>
                <w:top w:val="none" w:sz="0" w:space="0" w:color="auto"/>
                <w:left w:val="none" w:sz="0" w:space="0" w:color="auto"/>
                <w:bottom w:val="none" w:sz="0" w:space="0" w:color="auto"/>
                <w:right w:val="none" w:sz="0" w:space="0" w:color="auto"/>
              </w:divBdr>
            </w:div>
            <w:div w:id="1052197014">
              <w:marLeft w:val="0"/>
              <w:marRight w:val="0"/>
              <w:marTop w:val="0"/>
              <w:marBottom w:val="0"/>
              <w:divBdr>
                <w:top w:val="none" w:sz="0" w:space="0" w:color="auto"/>
                <w:left w:val="none" w:sz="0" w:space="0" w:color="auto"/>
                <w:bottom w:val="none" w:sz="0" w:space="0" w:color="auto"/>
                <w:right w:val="none" w:sz="0" w:space="0" w:color="auto"/>
              </w:divBdr>
            </w:div>
            <w:div w:id="1066026581">
              <w:marLeft w:val="0"/>
              <w:marRight w:val="0"/>
              <w:marTop w:val="0"/>
              <w:marBottom w:val="0"/>
              <w:divBdr>
                <w:top w:val="none" w:sz="0" w:space="0" w:color="auto"/>
                <w:left w:val="none" w:sz="0" w:space="0" w:color="auto"/>
                <w:bottom w:val="none" w:sz="0" w:space="0" w:color="auto"/>
                <w:right w:val="none" w:sz="0" w:space="0" w:color="auto"/>
              </w:divBdr>
            </w:div>
            <w:div w:id="1069302064">
              <w:marLeft w:val="0"/>
              <w:marRight w:val="0"/>
              <w:marTop w:val="0"/>
              <w:marBottom w:val="0"/>
              <w:divBdr>
                <w:top w:val="none" w:sz="0" w:space="0" w:color="auto"/>
                <w:left w:val="none" w:sz="0" w:space="0" w:color="auto"/>
                <w:bottom w:val="none" w:sz="0" w:space="0" w:color="auto"/>
                <w:right w:val="none" w:sz="0" w:space="0" w:color="auto"/>
              </w:divBdr>
            </w:div>
            <w:div w:id="1071736105">
              <w:marLeft w:val="0"/>
              <w:marRight w:val="0"/>
              <w:marTop w:val="0"/>
              <w:marBottom w:val="0"/>
              <w:divBdr>
                <w:top w:val="none" w:sz="0" w:space="0" w:color="auto"/>
                <w:left w:val="none" w:sz="0" w:space="0" w:color="auto"/>
                <w:bottom w:val="none" w:sz="0" w:space="0" w:color="auto"/>
                <w:right w:val="none" w:sz="0" w:space="0" w:color="auto"/>
              </w:divBdr>
            </w:div>
            <w:div w:id="1087924611">
              <w:marLeft w:val="0"/>
              <w:marRight w:val="0"/>
              <w:marTop w:val="0"/>
              <w:marBottom w:val="0"/>
              <w:divBdr>
                <w:top w:val="none" w:sz="0" w:space="0" w:color="auto"/>
                <w:left w:val="none" w:sz="0" w:space="0" w:color="auto"/>
                <w:bottom w:val="none" w:sz="0" w:space="0" w:color="auto"/>
                <w:right w:val="none" w:sz="0" w:space="0" w:color="auto"/>
              </w:divBdr>
            </w:div>
            <w:div w:id="1089471048">
              <w:marLeft w:val="0"/>
              <w:marRight w:val="0"/>
              <w:marTop w:val="0"/>
              <w:marBottom w:val="0"/>
              <w:divBdr>
                <w:top w:val="none" w:sz="0" w:space="0" w:color="auto"/>
                <w:left w:val="none" w:sz="0" w:space="0" w:color="auto"/>
                <w:bottom w:val="none" w:sz="0" w:space="0" w:color="auto"/>
                <w:right w:val="none" w:sz="0" w:space="0" w:color="auto"/>
              </w:divBdr>
            </w:div>
            <w:div w:id="1093207898">
              <w:marLeft w:val="0"/>
              <w:marRight w:val="0"/>
              <w:marTop w:val="0"/>
              <w:marBottom w:val="0"/>
              <w:divBdr>
                <w:top w:val="none" w:sz="0" w:space="0" w:color="auto"/>
                <w:left w:val="none" w:sz="0" w:space="0" w:color="auto"/>
                <w:bottom w:val="none" w:sz="0" w:space="0" w:color="auto"/>
                <w:right w:val="none" w:sz="0" w:space="0" w:color="auto"/>
              </w:divBdr>
            </w:div>
            <w:div w:id="1103572270">
              <w:marLeft w:val="0"/>
              <w:marRight w:val="0"/>
              <w:marTop w:val="0"/>
              <w:marBottom w:val="0"/>
              <w:divBdr>
                <w:top w:val="none" w:sz="0" w:space="0" w:color="auto"/>
                <w:left w:val="none" w:sz="0" w:space="0" w:color="auto"/>
                <w:bottom w:val="none" w:sz="0" w:space="0" w:color="auto"/>
                <w:right w:val="none" w:sz="0" w:space="0" w:color="auto"/>
              </w:divBdr>
            </w:div>
            <w:div w:id="1106776234">
              <w:marLeft w:val="0"/>
              <w:marRight w:val="0"/>
              <w:marTop w:val="0"/>
              <w:marBottom w:val="0"/>
              <w:divBdr>
                <w:top w:val="none" w:sz="0" w:space="0" w:color="auto"/>
                <w:left w:val="none" w:sz="0" w:space="0" w:color="auto"/>
                <w:bottom w:val="none" w:sz="0" w:space="0" w:color="auto"/>
                <w:right w:val="none" w:sz="0" w:space="0" w:color="auto"/>
              </w:divBdr>
            </w:div>
            <w:div w:id="1106846141">
              <w:marLeft w:val="0"/>
              <w:marRight w:val="0"/>
              <w:marTop w:val="0"/>
              <w:marBottom w:val="0"/>
              <w:divBdr>
                <w:top w:val="none" w:sz="0" w:space="0" w:color="auto"/>
                <w:left w:val="none" w:sz="0" w:space="0" w:color="auto"/>
                <w:bottom w:val="none" w:sz="0" w:space="0" w:color="auto"/>
                <w:right w:val="none" w:sz="0" w:space="0" w:color="auto"/>
              </w:divBdr>
            </w:div>
            <w:div w:id="1110054943">
              <w:marLeft w:val="0"/>
              <w:marRight w:val="0"/>
              <w:marTop w:val="0"/>
              <w:marBottom w:val="0"/>
              <w:divBdr>
                <w:top w:val="none" w:sz="0" w:space="0" w:color="auto"/>
                <w:left w:val="none" w:sz="0" w:space="0" w:color="auto"/>
                <w:bottom w:val="none" w:sz="0" w:space="0" w:color="auto"/>
                <w:right w:val="none" w:sz="0" w:space="0" w:color="auto"/>
              </w:divBdr>
            </w:div>
            <w:div w:id="1111826247">
              <w:marLeft w:val="0"/>
              <w:marRight w:val="0"/>
              <w:marTop w:val="0"/>
              <w:marBottom w:val="0"/>
              <w:divBdr>
                <w:top w:val="none" w:sz="0" w:space="0" w:color="auto"/>
                <w:left w:val="none" w:sz="0" w:space="0" w:color="auto"/>
                <w:bottom w:val="none" w:sz="0" w:space="0" w:color="auto"/>
                <w:right w:val="none" w:sz="0" w:space="0" w:color="auto"/>
              </w:divBdr>
            </w:div>
            <w:div w:id="1114668605">
              <w:marLeft w:val="0"/>
              <w:marRight w:val="0"/>
              <w:marTop w:val="0"/>
              <w:marBottom w:val="0"/>
              <w:divBdr>
                <w:top w:val="none" w:sz="0" w:space="0" w:color="auto"/>
                <w:left w:val="none" w:sz="0" w:space="0" w:color="auto"/>
                <w:bottom w:val="none" w:sz="0" w:space="0" w:color="auto"/>
                <w:right w:val="none" w:sz="0" w:space="0" w:color="auto"/>
              </w:divBdr>
            </w:div>
            <w:div w:id="1116414092">
              <w:marLeft w:val="0"/>
              <w:marRight w:val="0"/>
              <w:marTop w:val="0"/>
              <w:marBottom w:val="0"/>
              <w:divBdr>
                <w:top w:val="none" w:sz="0" w:space="0" w:color="auto"/>
                <w:left w:val="none" w:sz="0" w:space="0" w:color="auto"/>
                <w:bottom w:val="none" w:sz="0" w:space="0" w:color="auto"/>
                <w:right w:val="none" w:sz="0" w:space="0" w:color="auto"/>
              </w:divBdr>
            </w:div>
            <w:div w:id="1116481039">
              <w:marLeft w:val="0"/>
              <w:marRight w:val="0"/>
              <w:marTop w:val="0"/>
              <w:marBottom w:val="0"/>
              <w:divBdr>
                <w:top w:val="none" w:sz="0" w:space="0" w:color="auto"/>
                <w:left w:val="none" w:sz="0" w:space="0" w:color="auto"/>
                <w:bottom w:val="none" w:sz="0" w:space="0" w:color="auto"/>
                <w:right w:val="none" w:sz="0" w:space="0" w:color="auto"/>
              </w:divBdr>
            </w:div>
            <w:div w:id="1119764057">
              <w:marLeft w:val="0"/>
              <w:marRight w:val="0"/>
              <w:marTop w:val="0"/>
              <w:marBottom w:val="0"/>
              <w:divBdr>
                <w:top w:val="none" w:sz="0" w:space="0" w:color="auto"/>
                <w:left w:val="none" w:sz="0" w:space="0" w:color="auto"/>
                <w:bottom w:val="none" w:sz="0" w:space="0" w:color="auto"/>
                <w:right w:val="none" w:sz="0" w:space="0" w:color="auto"/>
              </w:divBdr>
            </w:div>
            <w:div w:id="1121220492">
              <w:marLeft w:val="0"/>
              <w:marRight w:val="0"/>
              <w:marTop w:val="0"/>
              <w:marBottom w:val="0"/>
              <w:divBdr>
                <w:top w:val="none" w:sz="0" w:space="0" w:color="auto"/>
                <w:left w:val="none" w:sz="0" w:space="0" w:color="auto"/>
                <w:bottom w:val="none" w:sz="0" w:space="0" w:color="auto"/>
                <w:right w:val="none" w:sz="0" w:space="0" w:color="auto"/>
              </w:divBdr>
            </w:div>
            <w:div w:id="1124153967">
              <w:marLeft w:val="0"/>
              <w:marRight w:val="0"/>
              <w:marTop w:val="0"/>
              <w:marBottom w:val="0"/>
              <w:divBdr>
                <w:top w:val="none" w:sz="0" w:space="0" w:color="auto"/>
                <w:left w:val="none" w:sz="0" w:space="0" w:color="auto"/>
                <w:bottom w:val="none" w:sz="0" w:space="0" w:color="auto"/>
                <w:right w:val="none" w:sz="0" w:space="0" w:color="auto"/>
              </w:divBdr>
            </w:div>
            <w:div w:id="1131290898">
              <w:marLeft w:val="0"/>
              <w:marRight w:val="0"/>
              <w:marTop w:val="0"/>
              <w:marBottom w:val="0"/>
              <w:divBdr>
                <w:top w:val="none" w:sz="0" w:space="0" w:color="auto"/>
                <w:left w:val="none" w:sz="0" w:space="0" w:color="auto"/>
                <w:bottom w:val="none" w:sz="0" w:space="0" w:color="auto"/>
                <w:right w:val="none" w:sz="0" w:space="0" w:color="auto"/>
              </w:divBdr>
            </w:div>
            <w:div w:id="1140457631">
              <w:marLeft w:val="0"/>
              <w:marRight w:val="0"/>
              <w:marTop w:val="0"/>
              <w:marBottom w:val="0"/>
              <w:divBdr>
                <w:top w:val="none" w:sz="0" w:space="0" w:color="auto"/>
                <w:left w:val="none" w:sz="0" w:space="0" w:color="auto"/>
                <w:bottom w:val="none" w:sz="0" w:space="0" w:color="auto"/>
                <w:right w:val="none" w:sz="0" w:space="0" w:color="auto"/>
              </w:divBdr>
            </w:div>
            <w:div w:id="1149206340">
              <w:marLeft w:val="0"/>
              <w:marRight w:val="0"/>
              <w:marTop w:val="0"/>
              <w:marBottom w:val="0"/>
              <w:divBdr>
                <w:top w:val="none" w:sz="0" w:space="0" w:color="auto"/>
                <w:left w:val="none" w:sz="0" w:space="0" w:color="auto"/>
                <w:bottom w:val="none" w:sz="0" w:space="0" w:color="auto"/>
                <w:right w:val="none" w:sz="0" w:space="0" w:color="auto"/>
              </w:divBdr>
            </w:div>
            <w:div w:id="1157500307">
              <w:marLeft w:val="0"/>
              <w:marRight w:val="0"/>
              <w:marTop w:val="0"/>
              <w:marBottom w:val="0"/>
              <w:divBdr>
                <w:top w:val="none" w:sz="0" w:space="0" w:color="auto"/>
                <w:left w:val="none" w:sz="0" w:space="0" w:color="auto"/>
                <w:bottom w:val="none" w:sz="0" w:space="0" w:color="auto"/>
                <w:right w:val="none" w:sz="0" w:space="0" w:color="auto"/>
              </w:divBdr>
            </w:div>
            <w:div w:id="1159808869">
              <w:marLeft w:val="0"/>
              <w:marRight w:val="0"/>
              <w:marTop w:val="0"/>
              <w:marBottom w:val="0"/>
              <w:divBdr>
                <w:top w:val="none" w:sz="0" w:space="0" w:color="auto"/>
                <w:left w:val="none" w:sz="0" w:space="0" w:color="auto"/>
                <w:bottom w:val="none" w:sz="0" w:space="0" w:color="auto"/>
                <w:right w:val="none" w:sz="0" w:space="0" w:color="auto"/>
              </w:divBdr>
            </w:div>
            <w:div w:id="1160972061">
              <w:marLeft w:val="0"/>
              <w:marRight w:val="0"/>
              <w:marTop w:val="0"/>
              <w:marBottom w:val="0"/>
              <w:divBdr>
                <w:top w:val="none" w:sz="0" w:space="0" w:color="auto"/>
                <w:left w:val="none" w:sz="0" w:space="0" w:color="auto"/>
                <w:bottom w:val="none" w:sz="0" w:space="0" w:color="auto"/>
                <w:right w:val="none" w:sz="0" w:space="0" w:color="auto"/>
              </w:divBdr>
            </w:div>
            <w:div w:id="1165052551">
              <w:marLeft w:val="0"/>
              <w:marRight w:val="0"/>
              <w:marTop w:val="0"/>
              <w:marBottom w:val="0"/>
              <w:divBdr>
                <w:top w:val="none" w:sz="0" w:space="0" w:color="auto"/>
                <w:left w:val="none" w:sz="0" w:space="0" w:color="auto"/>
                <w:bottom w:val="none" w:sz="0" w:space="0" w:color="auto"/>
                <w:right w:val="none" w:sz="0" w:space="0" w:color="auto"/>
              </w:divBdr>
            </w:div>
            <w:div w:id="1169517794">
              <w:marLeft w:val="0"/>
              <w:marRight w:val="0"/>
              <w:marTop w:val="0"/>
              <w:marBottom w:val="0"/>
              <w:divBdr>
                <w:top w:val="none" w:sz="0" w:space="0" w:color="auto"/>
                <w:left w:val="none" w:sz="0" w:space="0" w:color="auto"/>
                <w:bottom w:val="none" w:sz="0" w:space="0" w:color="auto"/>
                <w:right w:val="none" w:sz="0" w:space="0" w:color="auto"/>
              </w:divBdr>
            </w:div>
            <w:div w:id="1169826041">
              <w:marLeft w:val="0"/>
              <w:marRight w:val="0"/>
              <w:marTop w:val="0"/>
              <w:marBottom w:val="0"/>
              <w:divBdr>
                <w:top w:val="none" w:sz="0" w:space="0" w:color="auto"/>
                <w:left w:val="none" w:sz="0" w:space="0" w:color="auto"/>
                <w:bottom w:val="none" w:sz="0" w:space="0" w:color="auto"/>
                <w:right w:val="none" w:sz="0" w:space="0" w:color="auto"/>
              </w:divBdr>
            </w:div>
            <w:div w:id="1170289044">
              <w:marLeft w:val="0"/>
              <w:marRight w:val="0"/>
              <w:marTop w:val="0"/>
              <w:marBottom w:val="0"/>
              <w:divBdr>
                <w:top w:val="none" w:sz="0" w:space="0" w:color="auto"/>
                <w:left w:val="none" w:sz="0" w:space="0" w:color="auto"/>
                <w:bottom w:val="none" w:sz="0" w:space="0" w:color="auto"/>
                <w:right w:val="none" w:sz="0" w:space="0" w:color="auto"/>
              </w:divBdr>
            </w:div>
            <w:div w:id="1171336412">
              <w:marLeft w:val="0"/>
              <w:marRight w:val="0"/>
              <w:marTop w:val="0"/>
              <w:marBottom w:val="0"/>
              <w:divBdr>
                <w:top w:val="none" w:sz="0" w:space="0" w:color="auto"/>
                <w:left w:val="none" w:sz="0" w:space="0" w:color="auto"/>
                <w:bottom w:val="none" w:sz="0" w:space="0" w:color="auto"/>
                <w:right w:val="none" w:sz="0" w:space="0" w:color="auto"/>
              </w:divBdr>
            </w:div>
            <w:div w:id="1178272069">
              <w:marLeft w:val="0"/>
              <w:marRight w:val="0"/>
              <w:marTop w:val="0"/>
              <w:marBottom w:val="0"/>
              <w:divBdr>
                <w:top w:val="none" w:sz="0" w:space="0" w:color="auto"/>
                <w:left w:val="none" w:sz="0" w:space="0" w:color="auto"/>
                <w:bottom w:val="none" w:sz="0" w:space="0" w:color="auto"/>
                <w:right w:val="none" w:sz="0" w:space="0" w:color="auto"/>
              </w:divBdr>
            </w:div>
            <w:div w:id="1180312560">
              <w:marLeft w:val="0"/>
              <w:marRight w:val="0"/>
              <w:marTop w:val="0"/>
              <w:marBottom w:val="0"/>
              <w:divBdr>
                <w:top w:val="none" w:sz="0" w:space="0" w:color="auto"/>
                <w:left w:val="none" w:sz="0" w:space="0" w:color="auto"/>
                <w:bottom w:val="none" w:sz="0" w:space="0" w:color="auto"/>
                <w:right w:val="none" w:sz="0" w:space="0" w:color="auto"/>
              </w:divBdr>
            </w:div>
            <w:div w:id="1182277539">
              <w:marLeft w:val="0"/>
              <w:marRight w:val="0"/>
              <w:marTop w:val="0"/>
              <w:marBottom w:val="0"/>
              <w:divBdr>
                <w:top w:val="none" w:sz="0" w:space="0" w:color="auto"/>
                <w:left w:val="none" w:sz="0" w:space="0" w:color="auto"/>
                <w:bottom w:val="none" w:sz="0" w:space="0" w:color="auto"/>
                <w:right w:val="none" w:sz="0" w:space="0" w:color="auto"/>
              </w:divBdr>
            </w:div>
            <w:div w:id="1184980744">
              <w:marLeft w:val="0"/>
              <w:marRight w:val="0"/>
              <w:marTop w:val="0"/>
              <w:marBottom w:val="0"/>
              <w:divBdr>
                <w:top w:val="none" w:sz="0" w:space="0" w:color="auto"/>
                <w:left w:val="none" w:sz="0" w:space="0" w:color="auto"/>
                <w:bottom w:val="none" w:sz="0" w:space="0" w:color="auto"/>
                <w:right w:val="none" w:sz="0" w:space="0" w:color="auto"/>
              </w:divBdr>
            </w:div>
            <w:div w:id="1215385073">
              <w:marLeft w:val="0"/>
              <w:marRight w:val="0"/>
              <w:marTop w:val="0"/>
              <w:marBottom w:val="0"/>
              <w:divBdr>
                <w:top w:val="none" w:sz="0" w:space="0" w:color="auto"/>
                <w:left w:val="none" w:sz="0" w:space="0" w:color="auto"/>
                <w:bottom w:val="none" w:sz="0" w:space="0" w:color="auto"/>
                <w:right w:val="none" w:sz="0" w:space="0" w:color="auto"/>
              </w:divBdr>
            </w:div>
            <w:div w:id="1216963494">
              <w:marLeft w:val="0"/>
              <w:marRight w:val="0"/>
              <w:marTop w:val="0"/>
              <w:marBottom w:val="0"/>
              <w:divBdr>
                <w:top w:val="none" w:sz="0" w:space="0" w:color="auto"/>
                <w:left w:val="none" w:sz="0" w:space="0" w:color="auto"/>
                <w:bottom w:val="none" w:sz="0" w:space="0" w:color="auto"/>
                <w:right w:val="none" w:sz="0" w:space="0" w:color="auto"/>
              </w:divBdr>
            </w:div>
            <w:div w:id="1220824002">
              <w:marLeft w:val="0"/>
              <w:marRight w:val="0"/>
              <w:marTop w:val="0"/>
              <w:marBottom w:val="0"/>
              <w:divBdr>
                <w:top w:val="none" w:sz="0" w:space="0" w:color="auto"/>
                <w:left w:val="none" w:sz="0" w:space="0" w:color="auto"/>
                <w:bottom w:val="none" w:sz="0" w:space="0" w:color="auto"/>
                <w:right w:val="none" w:sz="0" w:space="0" w:color="auto"/>
              </w:divBdr>
            </w:div>
            <w:div w:id="1222134484">
              <w:marLeft w:val="0"/>
              <w:marRight w:val="0"/>
              <w:marTop w:val="0"/>
              <w:marBottom w:val="0"/>
              <w:divBdr>
                <w:top w:val="none" w:sz="0" w:space="0" w:color="auto"/>
                <w:left w:val="none" w:sz="0" w:space="0" w:color="auto"/>
                <w:bottom w:val="none" w:sz="0" w:space="0" w:color="auto"/>
                <w:right w:val="none" w:sz="0" w:space="0" w:color="auto"/>
              </w:divBdr>
            </w:div>
            <w:div w:id="1228883934">
              <w:marLeft w:val="0"/>
              <w:marRight w:val="0"/>
              <w:marTop w:val="0"/>
              <w:marBottom w:val="0"/>
              <w:divBdr>
                <w:top w:val="none" w:sz="0" w:space="0" w:color="auto"/>
                <w:left w:val="none" w:sz="0" w:space="0" w:color="auto"/>
                <w:bottom w:val="none" w:sz="0" w:space="0" w:color="auto"/>
                <w:right w:val="none" w:sz="0" w:space="0" w:color="auto"/>
              </w:divBdr>
            </w:div>
            <w:div w:id="1237935161">
              <w:marLeft w:val="0"/>
              <w:marRight w:val="0"/>
              <w:marTop w:val="0"/>
              <w:marBottom w:val="0"/>
              <w:divBdr>
                <w:top w:val="none" w:sz="0" w:space="0" w:color="auto"/>
                <w:left w:val="none" w:sz="0" w:space="0" w:color="auto"/>
                <w:bottom w:val="none" w:sz="0" w:space="0" w:color="auto"/>
                <w:right w:val="none" w:sz="0" w:space="0" w:color="auto"/>
              </w:divBdr>
            </w:div>
            <w:div w:id="1243031670">
              <w:marLeft w:val="0"/>
              <w:marRight w:val="0"/>
              <w:marTop w:val="0"/>
              <w:marBottom w:val="0"/>
              <w:divBdr>
                <w:top w:val="none" w:sz="0" w:space="0" w:color="auto"/>
                <w:left w:val="none" w:sz="0" w:space="0" w:color="auto"/>
                <w:bottom w:val="none" w:sz="0" w:space="0" w:color="auto"/>
                <w:right w:val="none" w:sz="0" w:space="0" w:color="auto"/>
              </w:divBdr>
            </w:div>
            <w:div w:id="1257665065">
              <w:marLeft w:val="0"/>
              <w:marRight w:val="0"/>
              <w:marTop w:val="0"/>
              <w:marBottom w:val="0"/>
              <w:divBdr>
                <w:top w:val="none" w:sz="0" w:space="0" w:color="auto"/>
                <w:left w:val="none" w:sz="0" w:space="0" w:color="auto"/>
                <w:bottom w:val="none" w:sz="0" w:space="0" w:color="auto"/>
                <w:right w:val="none" w:sz="0" w:space="0" w:color="auto"/>
              </w:divBdr>
            </w:div>
            <w:div w:id="1258757736">
              <w:marLeft w:val="0"/>
              <w:marRight w:val="0"/>
              <w:marTop w:val="0"/>
              <w:marBottom w:val="0"/>
              <w:divBdr>
                <w:top w:val="none" w:sz="0" w:space="0" w:color="auto"/>
                <w:left w:val="none" w:sz="0" w:space="0" w:color="auto"/>
                <w:bottom w:val="none" w:sz="0" w:space="0" w:color="auto"/>
                <w:right w:val="none" w:sz="0" w:space="0" w:color="auto"/>
              </w:divBdr>
            </w:div>
            <w:div w:id="1266814891">
              <w:marLeft w:val="0"/>
              <w:marRight w:val="0"/>
              <w:marTop w:val="0"/>
              <w:marBottom w:val="0"/>
              <w:divBdr>
                <w:top w:val="none" w:sz="0" w:space="0" w:color="auto"/>
                <w:left w:val="none" w:sz="0" w:space="0" w:color="auto"/>
                <w:bottom w:val="none" w:sz="0" w:space="0" w:color="auto"/>
                <w:right w:val="none" w:sz="0" w:space="0" w:color="auto"/>
              </w:divBdr>
            </w:div>
            <w:div w:id="1273636130">
              <w:marLeft w:val="0"/>
              <w:marRight w:val="0"/>
              <w:marTop w:val="0"/>
              <w:marBottom w:val="0"/>
              <w:divBdr>
                <w:top w:val="none" w:sz="0" w:space="0" w:color="auto"/>
                <w:left w:val="none" w:sz="0" w:space="0" w:color="auto"/>
                <w:bottom w:val="none" w:sz="0" w:space="0" w:color="auto"/>
                <w:right w:val="none" w:sz="0" w:space="0" w:color="auto"/>
              </w:divBdr>
            </w:div>
            <w:div w:id="1282617120">
              <w:marLeft w:val="0"/>
              <w:marRight w:val="0"/>
              <w:marTop w:val="0"/>
              <w:marBottom w:val="0"/>
              <w:divBdr>
                <w:top w:val="none" w:sz="0" w:space="0" w:color="auto"/>
                <w:left w:val="none" w:sz="0" w:space="0" w:color="auto"/>
                <w:bottom w:val="none" w:sz="0" w:space="0" w:color="auto"/>
                <w:right w:val="none" w:sz="0" w:space="0" w:color="auto"/>
              </w:divBdr>
            </w:div>
            <w:div w:id="1282879912">
              <w:marLeft w:val="0"/>
              <w:marRight w:val="0"/>
              <w:marTop w:val="0"/>
              <w:marBottom w:val="0"/>
              <w:divBdr>
                <w:top w:val="none" w:sz="0" w:space="0" w:color="auto"/>
                <w:left w:val="none" w:sz="0" w:space="0" w:color="auto"/>
                <w:bottom w:val="none" w:sz="0" w:space="0" w:color="auto"/>
                <w:right w:val="none" w:sz="0" w:space="0" w:color="auto"/>
              </w:divBdr>
            </w:div>
            <w:div w:id="1285426237">
              <w:marLeft w:val="0"/>
              <w:marRight w:val="0"/>
              <w:marTop w:val="0"/>
              <w:marBottom w:val="0"/>
              <w:divBdr>
                <w:top w:val="none" w:sz="0" w:space="0" w:color="auto"/>
                <w:left w:val="none" w:sz="0" w:space="0" w:color="auto"/>
                <w:bottom w:val="none" w:sz="0" w:space="0" w:color="auto"/>
                <w:right w:val="none" w:sz="0" w:space="0" w:color="auto"/>
              </w:divBdr>
            </w:div>
            <w:div w:id="1291012849">
              <w:marLeft w:val="0"/>
              <w:marRight w:val="0"/>
              <w:marTop w:val="0"/>
              <w:marBottom w:val="0"/>
              <w:divBdr>
                <w:top w:val="none" w:sz="0" w:space="0" w:color="auto"/>
                <w:left w:val="none" w:sz="0" w:space="0" w:color="auto"/>
                <w:bottom w:val="none" w:sz="0" w:space="0" w:color="auto"/>
                <w:right w:val="none" w:sz="0" w:space="0" w:color="auto"/>
              </w:divBdr>
            </w:div>
            <w:div w:id="1294944121">
              <w:marLeft w:val="0"/>
              <w:marRight w:val="0"/>
              <w:marTop w:val="0"/>
              <w:marBottom w:val="0"/>
              <w:divBdr>
                <w:top w:val="none" w:sz="0" w:space="0" w:color="auto"/>
                <w:left w:val="none" w:sz="0" w:space="0" w:color="auto"/>
                <w:bottom w:val="none" w:sz="0" w:space="0" w:color="auto"/>
                <w:right w:val="none" w:sz="0" w:space="0" w:color="auto"/>
              </w:divBdr>
            </w:div>
            <w:div w:id="1295134180">
              <w:marLeft w:val="0"/>
              <w:marRight w:val="0"/>
              <w:marTop w:val="0"/>
              <w:marBottom w:val="0"/>
              <w:divBdr>
                <w:top w:val="none" w:sz="0" w:space="0" w:color="auto"/>
                <w:left w:val="none" w:sz="0" w:space="0" w:color="auto"/>
                <w:bottom w:val="none" w:sz="0" w:space="0" w:color="auto"/>
                <w:right w:val="none" w:sz="0" w:space="0" w:color="auto"/>
              </w:divBdr>
            </w:div>
            <w:div w:id="1299266366">
              <w:marLeft w:val="0"/>
              <w:marRight w:val="0"/>
              <w:marTop w:val="0"/>
              <w:marBottom w:val="0"/>
              <w:divBdr>
                <w:top w:val="none" w:sz="0" w:space="0" w:color="auto"/>
                <w:left w:val="none" w:sz="0" w:space="0" w:color="auto"/>
                <w:bottom w:val="none" w:sz="0" w:space="0" w:color="auto"/>
                <w:right w:val="none" w:sz="0" w:space="0" w:color="auto"/>
              </w:divBdr>
            </w:div>
            <w:div w:id="1312711723">
              <w:marLeft w:val="0"/>
              <w:marRight w:val="0"/>
              <w:marTop w:val="0"/>
              <w:marBottom w:val="0"/>
              <w:divBdr>
                <w:top w:val="none" w:sz="0" w:space="0" w:color="auto"/>
                <w:left w:val="none" w:sz="0" w:space="0" w:color="auto"/>
                <w:bottom w:val="none" w:sz="0" w:space="0" w:color="auto"/>
                <w:right w:val="none" w:sz="0" w:space="0" w:color="auto"/>
              </w:divBdr>
            </w:div>
            <w:div w:id="1331828805">
              <w:marLeft w:val="0"/>
              <w:marRight w:val="0"/>
              <w:marTop w:val="0"/>
              <w:marBottom w:val="0"/>
              <w:divBdr>
                <w:top w:val="none" w:sz="0" w:space="0" w:color="auto"/>
                <w:left w:val="none" w:sz="0" w:space="0" w:color="auto"/>
                <w:bottom w:val="none" w:sz="0" w:space="0" w:color="auto"/>
                <w:right w:val="none" w:sz="0" w:space="0" w:color="auto"/>
              </w:divBdr>
            </w:div>
            <w:div w:id="1335648473">
              <w:marLeft w:val="0"/>
              <w:marRight w:val="0"/>
              <w:marTop w:val="0"/>
              <w:marBottom w:val="0"/>
              <w:divBdr>
                <w:top w:val="none" w:sz="0" w:space="0" w:color="auto"/>
                <w:left w:val="none" w:sz="0" w:space="0" w:color="auto"/>
                <w:bottom w:val="none" w:sz="0" w:space="0" w:color="auto"/>
                <w:right w:val="none" w:sz="0" w:space="0" w:color="auto"/>
              </w:divBdr>
            </w:div>
            <w:div w:id="1348869863">
              <w:marLeft w:val="0"/>
              <w:marRight w:val="0"/>
              <w:marTop w:val="0"/>
              <w:marBottom w:val="0"/>
              <w:divBdr>
                <w:top w:val="none" w:sz="0" w:space="0" w:color="auto"/>
                <w:left w:val="none" w:sz="0" w:space="0" w:color="auto"/>
                <w:bottom w:val="none" w:sz="0" w:space="0" w:color="auto"/>
                <w:right w:val="none" w:sz="0" w:space="0" w:color="auto"/>
              </w:divBdr>
            </w:div>
            <w:div w:id="1353922537">
              <w:marLeft w:val="0"/>
              <w:marRight w:val="0"/>
              <w:marTop w:val="0"/>
              <w:marBottom w:val="0"/>
              <w:divBdr>
                <w:top w:val="none" w:sz="0" w:space="0" w:color="auto"/>
                <w:left w:val="none" w:sz="0" w:space="0" w:color="auto"/>
                <w:bottom w:val="none" w:sz="0" w:space="0" w:color="auto"/>
                <w:right w:val="none" w:sz="0" w:space="0" w:color="auto"/>
              </w:divBdr>
            </w:div>
            <w:div w:id="1355037684">
              <w:marLeft w:val="0"/>
              <w:marRight w:val="0"/>
              <w:marTop w:val="0"/>
              <w:marBottom w:val="0"/>
              <w:divBdr>
                <w:top w:val="none" w:sz="0" w:space="0" w:color="auto"/>
                <w:left w:val="none" w:sz="0" w:space="0" w:color="auto"/>
                <w:bottom w:val="none" w:sz="0" w:space="0" w:color="auto"/>
                <w:right w:val="none" w:sz="0" w:space="0" w:color="auto"/>
              </w:divBdr>
            </w:div>
            <w:div w:id="1355155713">
              <w:marLeft w:val="0"/>
              <w:marRight w:val="0"/>
              <w:marTop w:val="0"/>
              <w:marBottom w:val="0"/>
              <w:divBdr>
                <w:top w:val="none" w:sz="0" w:space="0" w:color="auto"/>
                <w:left w:val="none" w:sz="0" w:space="0" w:color="auto"/>
                <w:bottom w:val="none" w:sz="0" w:space="0" w:color="auto"/>
                <w:right w:val="none" w:sz="0" w:space="0" w:color="auto"/>
              </w:divBdr>
            </w:div>
            <w:div w:id="1362899105">
              <w:marLeft w:val="0"/>
              <w:marRight w:val="0"/>
              <w:marTop w:val="0"/>
              <w:marBottom w:val="0"/>
              <w:divBdr>
                <w:top w:val="none" w:sz="0" w:space="0" w:color="auto"/>
                <w:left w:val="none" w:sz="0" w:space="0" w:color="auto"/>
                <w:bottom w:val="none" w:sz="0" w:space="0" w:color="auto"/>
                <w:right w:val="none" w:sz="0" w:space="0" w:color="auto"/>
              </w:divBdr>
            </w:div>
            <w:div w:id="1367365505">
              <w:marLeft w:val="0"/>
              <w:marRight w:val="0"/>
              <w:marTop w:val="0"/>
              <w:marBottom w:val="0"/>
              <w:divBdr>
                <w:top w:val="none" w:sz="0" w:space="0" w:color="auto"/>
                <w:left w:val="none" w:sz="0" w:space="0" w:color="auto"/>
                <w:bottom w:val="none" w:sz="0" w:space="0" w:color="auto"/>
                <w:right w:val="none" w:sz="0" w:space="0" w:color="auto"/>
              </w:divBdr>
            </w:div>
            <w:div w:id="1371955964">
              <w:marLeft w:val="0"/>
              <w:marRight w:val="0"/>
              <w:marTop w:val="0"/>
              <w:marBottom w:val="0"/>
              <w:divBdr>
                <w:top w:val="none" w:sz="0" w:space="0" w:color="auto"/>
                <w:left w:val="none" w:sz="0" w:space="0" w:color="auto"/>
                <w:bottom w:val="none" w:sz="0" w:space="0" w:color="auto"/>
                <w:right w:val="none" w:sz="0" w:space="0" w:color="auto"/>
              </w:divBdr>
            </w:div>
            <w:div w:id="1381174199">
              <w:marLeft w:val="0"/>
              <w:marRight w:val="0"/>
              <w:marTop w:val="0"/>
              <w:marBottom w:val="0"/>
              <w:divBdr>
                <w:top w:val="none" w:sz="0" w:space="0" w:color="auto"/>
                <w:left w:val="none" w:sz="0" w:space="0" w:color="auto"/>
                <w:bottom w:val="none" w:sz="0" w:space="0" w:color="auto"/>
                <w:right w:val="none" w:sz="0" w:space="0" w:color="auto"/>
              </w:divBdr>
            </w:div>
            <w:div w:id="1383865230">
              <w:marLeft w:val="0"/>
              <w:marRight w:val="0"/>
              <w:marTop w:val="0"/>
              <w:marBottom w:val="0"/>
              <w:divBdr>
                <w:top w:val="none" w:sz="0" w:space="0" w:color="auto"/>
                <w:left w:val="none" w:sz="0" w:space="0" w:color="auto"/>
                <w:bottom w:val="none" w:sz="0" w:space="0" w:color="auto"/>
                <w:right w:val="none" w:sz="0" w:space="0" w:color="auto"/>
              </w:divBdr>
            </w:div>
            <w:div w:id="1386837717">
              <w:marLeft w:val="0"/>
              <w:marRight w:val="0"/>
              <w:marTop w:val="0"/>
              <w:marBottom w:val="0"/>
              <w:divBdr>
                <w:top w:val="none" w:sz="0" w:space="0" w:color="auto"/>
                <w:left w:val="none" w:sz="0" w:space="0" w:color="auto"/>
                <w:bottom w:val="none" w:sz="0" w:space="0" w:color="auto"/>
                <w:right w:val="none" w:sz="0" w:space="0" w:color="auto"/>
              </w:divBdr>
            </w:div>
            <w:div w:id="1397389402">
              <w:marLeft w:val="0"/>
              <w:marRight w:val="0"/>
              <w:marTop w:val="0"/>
              <w:marBottom w:val="0"/>
              <w:divBdr>
                <w:top w:val="none" w:sz="0" w:space="0" w:color="auto"/>
                <w:left w:val="none" w:sz="0" w:space="0" w:color="auto"/>
                <w:bottom w:val="none" w:sz="0" w:space="0" w:color="auto"/>
                <w:right w:val="none" w:sz="0" w:space="0" w:color="auto"/>
              </w:divBdr>
            </w:div>
            <w:div w:id="1402870563">
              <w:marLeft w:val="0"/>
              <w:marRight w:val="0"/>
              <w:marTop w:val="0"/>
              <w:marBottom w:val="0"/>
              <w:divBdr>
                <w:top w:val="none" w:sz="0" w:space="0" w:color="auto"/>
                <w:left w:val="none" w:sz="0" w:space="0" w:color="auto"/>
                <w:bottom w:val="none" w:sz="0" w:space="0" w:color="auto"/>
                <w:right w:val="none" w:sz="0" w:space="0" w:color="auto"/>
              </w:divBdr>
            </w:div>
            <w:div w:id="1404914283">
              <w:marLeft w:val="0"/>
              <w:marRight w:val="0"/>
              <w:marTop w:val="0"/>
              <w:marBottom w:val="0"/>
              <w:divBdr>
                <w:top w:val="none" w:sz="0" w:space="0" w:color="auto"/>
                <w:left w:val="none" w:sz="0" w:space="0" w:color="auto"/>
                <w:bottom w:val="none" w:sz="0" w:space="0" w:color="auto"/>
                <w:right w:val="none" w:sz="0" w:space="0" w:color="auto"/>
              </w:divBdr>
            </w:div>
            <w:div w:id="1405713294">
              <w:marLeft w:val="0"/>
              <w:marRight w:val="0"/>
              <w:marTop w:val="0"/>
              <w:marBottom w:val="0"/>
              <w:divBdr>
                <w:top w:val="none" w:sz="0" w:space="0" w:color="auto"/>
                <w:left w:val="none" w:sz="0" w:space="0" w:color="auto"/>
                <w:bottom w:val="none" w:sz="0" w:space="0" w:color="auto"/>
                <w:right w:val="none" w:sz="0" w:space="0" w:color="auto"/>
              </w:divBdr>
            </w:div>
            <w:div w:id="1406731717">
              <w:marLeft w:val="0"/>
              <w:marRight w:val="0"/>
              <w:marTop w:val="0"/>
              <w:marBottom w:val="0"/>
              <w:divBdr>
                <w:top w:val="none" w:sz="0" w:space="0" w:color="auto"/>
                <w:left w:val="none" w:sz="0" w:space="0" w:color="auto"/>
                <w:bottom w:val="none" w:sz="0" w:space="0" w:color="auto"/>
                <w:right w:val="none" w:sz="0" w:space="0" w:color="auto"/>
              </w:divBdr>
            </w:div>
            <w:div w:id="1409500803">
              <w:marLeft w:val="0"/>
              <w:marRight w:val="0"/>
              <w:marTop w:val="0"/>
              <w:marBottom w:val="0"/>
              <w:divBdr>
                <w:top w:val="none" w:sz="0" w:space="0" w:color="auto"/>
                <w:left w:val="none" w:sz="0" w:space="0" w:color="auto"/>
                <w:bottom w:val="none" w:sz="0" w:space="0" w:color="auto"/>
                <w:right w:val="none" w:sz="0" w:space="0" w:color="auto"/>
              </w:divBdr>
            </w:div>
            <w:div w:id="1417942337">
              <w:marLeft w:val="0"/>
              <w:marRight w:val="0"/>
              <w:marTop w:val="0"/>
              <w:marBottom w:val="0"/>
              <w:divBdr>
                <w:top w:val="none" w:sz="0" w:space="0" w:color="auto"/>
                <w:left w:val="none" w:sz="0" w:space="0" w:color="auto"/>
                <w:bottom w:val="none" w:sz="0" w:space="0" w:color="auto"/>
                <w:right w:val="none" w:sz="0" w:space="0" w:color="auto"/>
              </w:divBdr>
            </w:div>
            <w:div w:id="1422141527">
              <w:marLeft w:val="0"/>
              <w:marRight w:val="0"/>
              <w:marTop w:val="0"/>
              <w:marBottom w:val="0"/>
              <w:divBdr>
                <w:top w:val="none" w:sz="0" w:space="0" w:color="auto"/>
                <w:left w:val="none" w:sz="0" w:space="0" w:color="auto"/>
                <w:bottom w:val="none" w:sz="0" w:space="0" w:color="auto"/>
                <w:right w:val="none" w:sz="0" w:space="0" w:color="auto"/>
              </w:divBdr>
            </w:div>
            <w:div w:id="1435707987">
              <w:marLeft w:val="0"/>
              <w:marRight w:val="0"/>
              <w:marTop w:val="0"/>
              <w:marBottom w:val="0"/>
              <w:divBdr>
                <w:top w:val="none" w:sz="0" w:space="0" w:color="auto"/>
                <w:left w:val="none" w:sz="0" w:space="0" w:color="auto"/>
                <w:bottom w:val="none" w:sz="0" w:space="0" w:color="auto"/>
                <w:right w:val="none" w:sz="0" w:space="0" w:color="auto"/>
              </w:divBdr>
            </w:div>
            <w:div w:id="1440368660">
              <w:marLeft w:val="0"/>
              <w:marRight w:val="0"/>
              <w:marTop w:val="0"/>
              <w:marBottom w:val="0"/>
              <w:divBdr>
                <w:top w:val="none" w:sz="0" w:space="0" w:color="auto"/>
                <w:left w:val="none" w:sz="0" w:space="0" w:color="auto"/>
                <w:bottom w:val="none" w:sz="0" w:space="0" w:color="auto"/>
                <w:right w:val="none" w:sz="0" w:space="0" w:color="auto"/>
              </w:divBdr>
            </w:div>
            <w:div w:id="1459252139">
              <w:marLeft w:val="0"/>
              <w:marRight w:val="0"/>
              <w:marTop w:val="0"/>
              <w:marBottom w:val="0"/>
              <w:divBdr>
                <w:top w:val="none" w:sz="0" w:space="0" w:color="auto"/>
                <w:left w:val="none" w:sz="0" w:space="0" w:color="auto"/>
                <w:bottom w:val="none" w:sz="0" w:space="0" w:color="auto"/>
                <w:right w:val="none" w:sz="0" w:space="0" w:color="auto"/>
              </w:divBdr>
            </w:div>
            <w:div w:id="1461847222">
              <w:marLeft w:val="0"/>
              <w:marRight w:val="0"/>
              <w:marTop w:val="0"/>
              <w:marBottom w:val="0"/>
              <w:divBdr>
                <w:top w:val="none" w:sz="0" w:space="0" w:color="auto"/>
                <w:left w:val="none" w:sz="0" w:space="0" w:color="auto"/>
                <w:bottom w:val="none" w:sz="0" w:space="0" w:color="auto"/>
                <w:right w:val="none" w:sz="0" w:space="0" w:color="auto"/>
              </w:divBdr>
            </w:div>
            <w:div w:id="1465539852">
              <w:marLeft w:val="0"/>
              <w:marRight w:val="0"/>
              <w:marTop w:val="0"/>
              <w:marBottom w:val="0"/>
              <w:divBdr>
                <w:top w:val="none" w:sz="0" w:space="0" w:color="auto"/>
                <w:left w:val="none" w:sz="0" w:space="0" w:color="auto"/>
                <w:bottom w:val="none" w:sz="0" w:space="0" w:color="auto"/>
                <w:right w:val="none" w:sz="0" w:space="0" w:color="auto"/>
              </w:divBdr>
            </w:div>
            <w:div w:id="1478720895">
              <w:marLeft w:val="0"/>
              <w:marRight w:val="0"/>
              <w:marTop w:val="0"/>
              <w:marBottom w:val="0"/>
              <w:divBdr>
                <w:top w:val="none" w:sz="0" w:space="0" w:color="auto"/>
                <w:left w:val="none" w:sz="0" w:space="0" w:color="auto"/>
                <w:bottom w:val="none" w:sz="0" w:space="0" w:color="auto"/>
                <w:right w:val="none" w:sz="0" w:space="0" w:color="auto"/>
              </w:divBdr>
            </w:div>
            <w:div w:id="1479614862">
              <w:marLeft w:val="0"/>
              <w:marRight w:val="0"/>
              <w:marTop w:val="0"/>
              <w:marBottom w:val="0"/>
              <w:divBdr>
                <w:top w:val="none" w:sz="0" w:space="0" w:color="auto"/>
                <w:left w:val="none" w:sz="0" w:space="0" w:color="auto"/>
                <w:bottom w:val="none" w:sz="0" w:space="0" w:color="auto"/>
                <w:right w:val="none" w:sz="0" w:space="0" w:color="auto"/>
              </w:divBdr>
            </w:div>
            <w:div w:id="1484545276">
              <w:marLeft w:val="0"/>
              <w:marRight w:val="0"/>
              <w:marTop w:val="0"/>
              <w:marBottom w:val="0"/>
              <w:divBdr>
                <w:top w:val="none" w:sz="0" w:space="0" w:color="auto"/>
                <w:left w:val="none" w:sz="0" w:space="0" w:color="auto"/>
                <w:bottom w:val="none" w:sz="0" w:space="0" w:color="auto"/>
                <w:right w:val="none" w:sz="0" w:space="0" w:color="auto"/>
              </w:divBdr>
            </w:div>
            <w:div w:id="1492330250">
              <w:marLeft w:val="0"/>
              <w:marRight w:val="0"/>
              <w:marTop w:val="0"/>
              <w:marBottom w:val="0"/>
              <w:divBdr>
                <w:top w:val="none" w:sz="0" w:space="0" w:color="auto"/>
                <w:left w:val="none" w:sz="0" w:space="0" w:color="auto"/>
                <w:bottom w:val="none" w:sz="0" w:space="0" w:color="auto"/>
                <w:right w:val="none" w:sz="0" w:space="0" w:color="auto"/>
              </w:divBdr>
            </w:div>
            <w:div w:id="1494444362">
              <w:marLeft w:val="0"/>
              <w:marRight w:val="0"/>
              <w:marTop w:val="0"/>
              <w:marBottom w:val="0"/>
              <w:divBdr>
                <w:top w:val="none" w:sz="0" w:space="0" w:color="auto"/>
                <w:left w:val="none" w:sz="0" w:space="0" w:color="auto"/>
                <w:bottom w:val="none" w:sz="0" w:space="0" w:color="auto"/>
                <w:right w:val="none" w:sz="0" w:space="0" w:color="auto"/>
              </w:divBdr>
            </w:div>
            <w:div w:id="1497305572">
              <w:marLeft w:val="0"/>
              <w:marRight w:val="0"/>
              <w:marTop w:val="0"/>
              <w:marBottom w:val="0"/>
              <w:divBdr>
                <w:top w:val="none" w:sz="0" w:space="0" w:color="auto"/>
                <w:left w:val="none" w:sz="0" w:space="0" w:color="auto"/>
                <w:bottom w:val="none" w:sz="0" w:space="0" w:color="auto"/>
                <w:right w:val="none" w:sz="0" w:space="0" w:color="auto"/>
              </w:divBdr>
            </w:div>
            <w:div w:id="1499539376">
              <w:marLeft w:val="0"/>
              <w:marRight w:val="0"/>
              <w:marTop w:val="0"/>
              <w:marBottom w:val="0"/>
              <w:divBdr>
                <w:top w:val="none" w:sz="0" w:space="0" w:color="auto"/>
                <w:left w:val="none" w:sz="0" w:space="0" w:color="auto"/>
                <w:bottom w:val="none" w:sz="0" w:space="0" w:color="auto"/>
                <w:right w:val="none" w:sz="0" w:space="0" w:color="auto"/>
              </w:divBdr>
            </w:div>
            <w:div w:id="1499808264">
              <w:marLeft w:val="0"/>
              <w:marRight w:val="0"/>
              <w:marTop w:val="0"/>
              <w:marBottom w:val="0"/>
              <w:divBdr>
                <w:top w:val="none" w:sz="0" w:space="0" w:color="auto"/>
                <w:left w:val="none" w:sz="0" w:space="0" w:color="auto"/>
                <w:bottom w:val="none" w:sz="0" w:space="0" w:color="auto"/>
                <w:right w:val="none" w:sz="0" w:space="0" w:color="auto"/>
              </w:divBdr>
            </w:div>
            <w:div w:id="1511024733">
              <w:marLeft w:val="0"/>
              <w:marRight w:val="0"/>
              <w:marTop w:val="0"/>
              <w:marBottom w:val="0"/>
              <w:divBdr>
                <w:top w:val="none" w:sz="0" w:space="0" w:color="auto"/>
                <w:left w:val="none" w:sz="0" w:space="0" w:color="auto"/>
                <w:bottom w:val="none" w:sz="0" w:space="0" w:color="auto"/>
                <w:right w:val="none" w:sz="0" w:space="0" w:color="auto"/>
              </w:divBdr>
            </w:div>
            <w:div w:id="1517040971">
              <w:marLeft w:val="0"/>
              <w:marRight w:val="0"/>
              <w:marTop w:val="0"/>
              <w:marBottom w:val="0"/>
              <w:divBdr>
                <w:top w:val="none" w:sz="0" w:space="0" w:color="auto"/>
                <w:left w:val="none" w:sz="0" w:space="0" w:color="auto"/>
                <w:bottom w:val="none" w:sz="0" w:space="0" w:color="auto"/>
                <w:right w:val="none" w:sz="0" w:space="0" w:color="auto"/>
              </w:divBdr>
            </w:div>
            <w:div w:id="1517772124">
              <w:marLeft w:val="0"/>
              <w:marRight w:val="0"/>
              <w:marTop w:val="0"/>
              <w:marBottom w:val="0"/>
              <w:divBdr>
                <w:top w:val="none" w:sz="0" w:space="0" w:color="auto"/>
                <w:left w:val="none" w:sz="0" w:space="0" w:color="auto"/>
                <w:bottom w:val="none" w:sz="0" w:space="0" w:color="auto"/>
                <w:right w:val="none" w:sz="0" w:space="0" w:color="auto"/>
              </w:divBdr>
            </w:div>
            <w:div w:id="1523321808">
              <w:marLeft w:val="0"/>
              <w:marRight w:val="0"/>
              <w:marTop w:val="0"/>
              <w:marBottom w:val="0"/>
              <w:divBdr>
                <w:top w:val="none" w:sz="0" w:space="0" w:color="auto"/>
                <w:left w:val="none" w:sz="0" w:space="0" w:color="auto"/>
                <w:bottom w:val="none" w:sz="0" w:space="0" w:color="auto"/>
                <w:right w:val="none" w:sz="0" w:space="0" w:color="auto"/>
              </w:divBdr>
            </w:div>
            <w:div w:id="1529564832">
              <w:marLeft w:val="0"/>
              <w:marRight w:val="0"/>
              <w:marTop w:val="0"/>
              <w:marBottom w:val="0"/>
              <w:divBdr>
                <w:top w:val="none" w:sz="0" w:space="0" w:color="auto"/>
                <w:left w:val="none" w:sz="0" w:space="0" w:color="auto"/>
                <w:bottom w:val="none" w:sz="0" w:space="0" w:color="auto"/>
                <w:right w:val="none" w:sz="0" w:space="0" w:color="auto"/>
              </w:divBdr>
            </w:div>
            <w:div w:id="1532647070">
              <w:marLeft w:val="0"/>
              <w:marRight w:val="0"/>
              <w:marTop w:val="0"/>
              <w:marBottom w:val="0"/>
              <w:divBdr>
                <w:top w:val="none" w:sz="0" w:space="0" w:color="auto"/>
                <w:left w:val="none" w:sz="0" w:space="0" w:color="auto"/>
                <w:bottom w:val="none" w:sz="0" w:space="0" w:color="auto"/>
                <w:right w:val="none" w:sz="0" w:space="0" w:color="auto"/>
              </w:divBdr>
            </w:div>
            <w:div w:id="1540698470">
              <w:marLeft w:val="0"/>
              <w:marRight w:val="0"/>
              <w:marTop w:val="0"/>
              <w:marBottom w:val="0"/>
              <w:divBdr>
                <w:top w:val="none" w:sz="0" w:space="0" w:color="auto"/>
                <w:left w:val="none" w:sz="0" w:space="0" w:color="auto"/>
                <w:bottom w:val="none" w:sz="0" w:space="0" w:color="auto"/>
                <w:right w:val="none" w:sz="0" w:space="0" w:color="auto"/>
              </w:divBdr>
            </w:div>
            <w:div w:id="1541674358">
              <w:marLeft w:val="0"/>
              <w:marRight w:val="0"/>
              <w:marTop w:val="0"/>
              <w:marBottom w:val="0"/>
              <w:divBdr>
                <w:top w:val="none" w:sz="0" w:space="0" w:color="auto"/>
                <w:left w:val="none" w:sz="0" w:space="0" w:color="auto"/>
                <w:bottom w:val="none" w:sz="0" w:space="0" w:color="auto"/>
                <w:right w:val="none" w:sz="0" w:space="0" w:color="auto"/>
              </w:divBdr>
            </w:div>
            <w:div w:id="1558860505">
              <w:marLeft w:val="0"/>
              <w:marRight w:val="0"/>
              <w:marTop w:val="0"/>
              <w:marBottom w:val="0"/>
              <w:divBdr>
                <w:top w:val="none" w:sz="0" w:space="0" w:color="auto"/>
                <w:left w:val="none" w:sz="0" w:space="0" w:color="auto"/>
                <w:bottom w:val="none" w:sz="0" w:space="0" w:color="auto"/>
                <w:right w:val="none" w:sz="0" w:space="0" w:color="auto"/>
              </w:divBdr>
            </w:div>
            <w:div w:id="1574856629">
              <w:marLeft w:val="0"/>
              <w:marRight w:val="0"/>
              <w:marTop w:val="0"/>
              <w:marBottom w:val="0"/>
              <w:divBdr>
                <w:top w:val="none" w:sz="0" w:space="0" w:color="auto"/>
                <w:left w:val="none" w:sz="0" w:space="0" w:color="auto"/>
                <w:bottom w:val="none" w:sz="0" w:space="0" w:color="auto"/>
                <w:right w:val="none" w:sz="0" w:space="0" w:color="auto"/>
              </w:divBdr>
            </w:div>
            <w:div w:id="1584604532">
              <w:marLeft w:val="0"/>
              <w:marRight w:val="0"/>
              <w:marTop w:val="0"/>
              <w:marBottom w:val="0"/>
              <w:divBdr>
                <w:top w:val="none" w:sz="0" w:space="0" w:color="auto"/>
                <w:left w:val="none" w:sz="0" w:space="0" w:color="auto"/>
                <w:bottom w:val="none" w:sz="0" w:space="0" w:color="auto"/>
                <w:right w:val="none" w:sz="0" w:space="0" w:color="auto"/>
              </w:divBdr>
            </w:div>
            <w:div w:id="1584677520">
              <w:marLeft w:val="0"/>
              <w:marRight w:val="0"/>
              <w:marTop w:val="0"/>
              <w:marBottom w:val="0"/>
              <w:divBdr>
                <w:top w:val="none" w:sz="0" w:space="0" w:color="auto"/>
                <w:left w:val="none" w:sz="0" w:space="0" w:color="auto"/>
                <w:bottom w:val="none" w:sz="0" w:space="0" w:color="auto"/>
                <w:right w:val="none" w:sz="0" w:space="0" w:color="auto"/>
              </w:divBdr>
            </w:div>
            <w:div w:id="1586650085">
              <w:marLeft w:val="0"/>
              <w:marRight w:val="0"/>
              <w:marTop w:val="0"/>
              <w:marBottom w:val="0"/>
              <w:divBdr>
                <w:top w:val="none" w:sz="0" w:space="0" w:color="auto"/>
                <w:left w:val="none" w:sz="0" w:space="0" w:color="auto"/>
                <w:bottom w:val="none" w:sz="0" w:space="0" w:color="auto"/>
                <w:right w:val="none" w:sz="0" w:space="0" w:color="auto"/>
              </w:divBdr>
            </w:div>
            <w:div w:id="1587616710">
              <w:marLeft w:val="0"/>
              <w:marRight w:val="0"/>
              <w:marTop w:val="0"/>
              <w:marBottom w:val="0"/>
              <w:divBdr>
                <w:top w:val="none" w:sz="0" w:space="0" w:color="auto"/>
                <w:left w:val="none" w:sz="0" w:space="0" w:color="auto"/>
                <w:bottom w:val="none" w:sz="0" w:space="0" w:color="auto"/>
                <w:right w:val="none" w:sz="0" w:space="0" w:color="auto"/>
              </w:divBdr>
            </w:div>
            <w:div w:id="1588346887">
              <w:marLeft w:val="0"/>
              <w:marRight w:val="0"/>
              <w:marTop w:val="0"/>
              <w:marBottom w:val="0"/>
              <w:divBdr>
                <w:top w:val="none" w:sz="0" w:space="0" w:color="auto"/>
                <w:left w:val="none" w:sz="0" w:space="0" w:color="auto"/>
                <w:bottom w:val="none" w:sz="0" w:space="0" w:color="auto"/>
                <w:right w:val="none" w:sz="0" w:space="0" w:color="auto"/>
              </w:divBdr>
            </w:div>
            <w:div w:id="1589192125">
              <w:marLeft w:val="0"/>
              <w:marRight w:val="0"/>
              <w:marTop w:val="0"/>
              <w:marBottom w:val="0"/>
              <w:divBdr>
                <w:top w:val="none" w:sz="0" w:space="0" w:color="auto"/>
                <w:left w:val="none" w:sz="0" w:space="0" w:color="auto"/>
                <w:bottom w:val="none" w:sz="0" w:space="0" w:color="auto"/>
                <w:right w:val="none" w:sz="0" w:space="0" w:color="auto"/>
              </w:divBdr>
            </w:div>
            <w:div w:id="1590429384">
              <w:marLeft w:val="0"/>
              <w:marRight w:val="0"/>
              <w:marTop w:val="0"/>
              <w:marBottom w:val="0"/>
              <w:divBdr>
                <w:top w:val="none" w:sz="0" w:space="0" w:color="auto"/>
                <w:left w:val="none" w:sz="0" w:space="0" w:color="auto"/>
                <w:bottom w:val="none" w:sz="0" w:space="0" w:color="auto"/>
                <w:right w:val="none" w:sz="0" w:space="0" w:color="auto"/>
              </w:divBdr>
            </w:div>
            <w:div w:id="1598712485">
              <w:marLeft w:val="0"/>
              <w:marRight w:val="0"/>
              <w:marTop w:val="0"/>
              <w:marBottom w:val="0"/>
              <w:divBdr>
                <w:top w:val="none" w:sz="0" w:space="0" w:color="auto"/>
                <w:left w:val="none" w:sz="0" w:space="0" w:color="auto"/>
                <w:bottom w:val="none" w:sz="0" w:space="0" w:color="auto"/>
                <w:right w:val="none" w:sz="0" w:space="0" w:color="auto"/>
              </w:divBdr>
            </w:div>
            <w:div w:id="1600410385">
              <w:marLeft w:val="0"/>
              <w:marRight w:val="0"/>
              <w:marTop w:val="0"/>
              <w:marBottom w:val="0"/>
              <w:divBdr>
                <w:top w:val="none" w:sz="0" w:space="0" w:color="auto"/>
                <w:left w:val="none" w:sz="0" w:space="0" w:color="auto"/>
                <w:bottom w:val="none" w:sz="0" w:space="0" w:color="auto"/>
                <w:right w:val="none" w:sz="0" w:space="0" w:color="auto"/>
              </w:divBdr>
            </w:div>
            <w:div w:id="1610703468">
              <w:marLeft w:val="0"/>
              <w:marRight w:val="0"/>
              <w:marTop w:val="0"/>
              <w:marBottom w:val="0"/>
              <w:divBdr>
                <w:top w:val="none" w:sz="0" w:space="0" w:color="auto"/>
                <w:left w:val="none" w:sz="0" w:space="0" w:color="auto"/>
                <w:bottom w:val="none" w:sz="0" w:space="0" w:color="auto"/>
                <w:right w:val="none" w:sz="0" w:space="0" w:color="auto"/>
              </w:divBdr>
            </w:div>
            <w:div w:id="1620448477">
              <w:marLeft w:val="0"/>
              <w:marRight w:val="0"/>
              <w:marTop w:val="0"/>
              <w:marBottom w:val="0"/>
              <w:divBdr>
                <w:top w:val="none" w:sz="0" w:space="0" w:color="auto"/>
                <w:left w:val="none" w:sz="0" w:space="0" w:color="auto"/>
                <w:bottom w:val="none" w:sz="0" w:space="0" w:color="auto"/>
                <w:right w:val="none" w:sz="0" w:space="0" w:color="auto"/>
              </w:divBdr>
            </w:div>
            <w:div w:id="1624535401">
              <w:marLeft w:val="0"/>
              <w:marRight w:val="0"/>
              <w:marTop w:val="0"/>
              <w:marBottom w:val="0"/>
              <w:divBdr>
                <w:top w:val="none" w:sz="0" w:space="0" w:color="auto"/>
                <w:left w:val="none" w:sz="0" w:space="0" w:color="auto"/>
                <w:bottom w:val="none" w:sz="0" w:space="0" w:color="auto"/>
                <w:right w:val="none" w:sz="0" w:space="0" w:color="auto"/>
              </w:divBdr>
            </w:div>
            <w:div w:id="1629239698">
              <w:marLeft w:val="0"/>
              <w:marRight w:val="0"/>
              <w:marTop w:val="0"/>
              <w:marBottom w:val="0"/>
              <w:divBdr>
                <w:top w:val="none" w:sz="0" w:space="0" w:color="auto"/>
                <w:left w:val="none" w:sz="0" w:space="0" w:color="auto"/>
                <w:bottom w:val="none" w:sz="0" w:space="0" w:color="auto"/>
                <w:right w:val="none" w:sz="0" w:space="0" w:color="auto"/>
              </w:divBdr>
            </w:div>
            <w:div w:id="1635451533">
              <w:marLeft w:val="0"/>
              <w:marRight w:val="0"/>
              <w:marTop w:val="0"/>
              <w:marBottom w:val="0"/>
              <w:divBdr>
                <w:top w:val="none" w:sz="0" w:space="0" w:color="auto"/>
                <w:left w:val="none" w:sz="0" w:space="0" w:color="auto"/>
                <w:bottom w:val="none" w:sz="0" w:space="0" w:color="auto"/>
                <w:right w:val="none" w:sz="0" w:space="0" w:color="auto"/>
              </w:divBdr>
            </w:div>
            <w:div w:id="1637107282">
              <w:marLeft w:val="0"/>
              <w:marRight w:val="0"/>
              <w:marTop w:val="0"/>
              <w:marBottom w:val="0"/>
              <w:divBdr>
                <w:top w:val="none" w:sz="0" w:space="0" w:color="auto"/>
                <w:left w:val="none" w:sz="0" w:space="0" w:color="auto"/>
                <w:bottom w:val="none" w:sz="0" w:space="0" w:color="auto"/>
                <w:right w:val="none" w:sz="0" w:space="0" w:color="auto"/>
              </w:divBdr>
            </w:div>
            <w:div w:id="1641570450">
              <w:marLeft w:val="0"/>
              <w:marRight w:val="0"/>
              <w:marTop w:val="0"/>
              <w:marBottom w:val="0"/>
              <w:divBdr>
                <w:top w:val="none" w:sz="0" w:space="0" w:color="auto"/>
                <w:left w:val="none" w:sz="0" w:space="0" w:color="auto"/>
                <w:bottom w:val="none" w:sz="0" w:space="0" w:color="auto"/>
                <w:right w:val="none" w:sz="0" w:space="0" w:color="auto"/>
              </w:divBdr>
            </w:div>
            <w:div w:id="1661694201">
              <w:marLeft w:val="0"/>
              <w:marRight w:val="0"/>
              <w:marTop w:val="0"/>
              <w:marBottom w:val="0"/>
              <w:divBdr>
                <w:top w:val="none" w:sz="0" w:space="0" w:color="auto"/>
                <w:left w:val="none" w:sz="0" w:space="0" w:color="auto"/>
                <w:bottom w:val="none" w:sz="0" w:space="0" w:color="auto"/>
                <w:right w:val="none" w:sz="0" w:space="0" w:color="auto"/>
              </w:divBdr>
            </w:div>
            <w:div w:id="1670479577">
              <w:marLeft w:val="0"/>
              <w:marRight w:val="0"/>
              <w:marTop w:val="0"/>
              <w:marBottom w:val="0"/>
              <w:divBdr>
                <w:top w:val="none" w:sz="0" w:space="0" w:color="auto"/>
                <w:left w:val="none" w:sz="0" w:space="0" w:color="auto"/>
                <w:bottom w:val="none" w:sz="0" w:space="0" w:color="auto"/>
                <w:right w:val="none" w:sz="0" w:space="0" w:color="auto"/>
              </w:divBdr>
            </w:div>
            <w:div w:id="1683773687">
              <w:marLeft w:val="0"/>
              <w:marRight w:val="0"/>
              <w:marTop w:val="0"/>
              <w:marBottom w:val="0"/>
              <w:divBdr>
                <w:top w:val="none" w:sz="0" w:space="0" w:color="auto"/>
                <w:left w:val="none" w:sz="0" w:space="0" w:color="auto"/>
                <w:bottom w:val="none" w:sz="0" w:space="0" w:color="auto"/>
                <w:right w:val="none" w:sz="0" w:space="0" w:color="auto"/>
              </w:divBdr>
            </w:div>
            <w:div w:id="1685277208">
              <w:marLeft w:val="0"/>
              <w:marRight w:val="0"/>
              <w:marTop w:val="0"/>
              <w:marBottom w:val="0"/>
              <w:divBdr>
                <w:top w:val="none" w:sz="0" w:space="0" w:color="auto"/>
                <w:left w:val="none" w:sz="0" w:space="0" w:color="auto"/>
                <w:bottom w:val="none" w:sz="0" w:space="0" w:color="auto"/>
                <w:right w:val="none" w:sz="0" w:space="0" w:color="auto"/>
              </w:divBdr>
            </w:div>
            <w:div w:id="1697345775">
              <w:marLeft w:val="0"/>
              <w:marRight w:val="0"/>
              <w:marTop w:val="0"/>
              <w:marBottom w:val="0"/>
              <w:divBdr>
                <w:top w:val="none" w:sz="0" w:space="0" w:color="auto"/>
                <w:left w:val="none" w:sz="0" w:space="0" w:color="auto"/>
                <w:bottom w:val="none" w:sz="0" w:space="0" w:color="auto"/>
                <w:right w:val="none" w:sz="0" w:space="0" w:color="auto"/>
              </w:divBdr>
            </w:div>
            <w:div w:id="1697925167">
              <w:marLeft w:val="0"/>
              <w:marRight w:val="0"/>
              <w:marTop w:val="0"/>
              <w:marBottom w:val="0"/>
              <w:divBdr>
                <w:top w:val="none" w:sz="0" w:space="0" w:color="auto"/>
                <w:left w:val="none" w:sz="0" w:space="0" w:color="auto"/>
                <w:bottom w:val="none" w:sz="0" w:space="0" w:color="auto"/>
                <w:right w:val="none" w:sz="0" w:space="0" w:color="auto"/>
              </w:divBdr>
            </w:div>
            <w:div w:id="1699040569">
              <w:marLeft w:val="0"/>
              <w:marRight w:val="0"/>
              <w:marTop w:val="0"/>
              <w:marBottom w:val="0"/>
              <w:divBdr>
                <w:top w:val="none" w:sz="0" w:space="0" w:color="auto"/>
                <w:left w:val="none" w:sz="0" w:space="0" w:color="auto"/>
                <w:bottom w:val="none" w:sz="0" w:space="0" w:color="auto"/>
                <w:right w:val="none" w:sz="0" w:space="0" w:color="auto"/>
              </w:divBdr>
            </w:div>
            <w:div w:id="1701082146">
              <w:marLeft w:val="0"/>
              <w:marRight w:val="0"/>
              <w:marTop w:val="0"/>
              <w:marBottom w:val="0"/>
              <w:divBdr>
                <w:top w:val="none" w:sz="0" w:space="0" w:color="auto"/>
                <w:left w:val="none" w:sz="0" w:space="0" w:color="auto"/>
                <w:bottom w:val="none" w:sz="0" w:space="0" w:color="auto"/>
                <w:right w:val="none" w:sz="0" w:space="0" w:color="auto"/>
              </w:divBdr>
            </w:div>
            <w:div w:id="1704405112">
              <w:marLeft w:val="0"/>
              <w:marRight w:val="0"/>
              <w:marTop w:val="0"/>
              <w:marBottom w:val="0"/>
              <w:divBdr>
                <w:top w:val="none" w:sz="0" w:space="0" w:color="auto"/>
                <w:left w:val="none" w:sz="0" w:space="0" w:color="auto"/>
                <w:bottom w:val="none" w:sz="0" w:space="0" w:color="auto"/>
                <w:right w:val="none" w:sz="0" w:space="0" w:color="auto"/>
              </w:divBdr>
            </w:div>
            <w:div w:id="1718122757">
              <w:marLeft w:val="0"/>
              <w:marRight w:val="0"/>
              <w:marTop w:val="0"/>
              <w:marBottom w:val="0"/>
              <w:divBdr>
                <w:top w:val="none" w:sz="0" w:space="0" w:color="auto"/>
                <w:left w:val="none" w:sz="0" w:space="0" w:color="auto"/>
                <w:bottom w:val="none" w:sz="0" w:space="0" w:color="auto"/>
                <w:right w:val="none" w:sz="0" w:space="0" w:color="auto"/>
              </w:divBdr>
            </w:div>
            <w:div w:id="1721593383">
              <w:marLeft w:val="0"/>
              <w:marRight w:val="0"/>
              <w:marTop w:val="0"/>
              <w:marBottom w:val="0"/>
              <w:divBdr>
                <w:top w:val="none" w:sz="0" w:space="0" w:color="auto"/>
                <w:left w:val="none" w:sz="0" w:space="0" w:color="auto"/>
                <w:bottom w:val="none" w:sz="0" w:space="0" w:color="auto"/>
                <w:right w:val="none" w:sz="0" w:space="0" w:color="auto"/>
              </w:divBdr>
            </w:div>
            <w:div w:id="1724865054">
              <w:marLeft w:val="0"/>
              <w:marRight w:val="0"/>
              <w:marTop w:val="0"/>
              <w:marBottom w:val="0"/>
              <w:divBdr>
                <w:top w:val="none" w:sz="0" w:space="0" w:color="auto"/>
                <w:left w:val="none" w:sz="0" w:space="0" w:color="auto"/>
                <w:bottom w:val="none" w:sz="0" w:space="0" w:color="auto"/>
                <w:right w:val="none" w:sz="0" w:space="0" w:color="auto"/>
              </w:divBdr>
            </w:div>
            <w:div w:id="1732607474">
              <w:marLeft w:val="0"/>
              <w:marRight w:val="0"/>
              <w:marTop w:val="0"/>
              <w:marBottom w:val="0"/>
              <w:divBdr>
                <w:top w:val="none" w:sz="0" w:space="0" w:color="auto"/>
                <w:left w:val="none" w:sz="0" w:space="0" w:color="auto"/>
                <w:bottom w:val="none" w:sz="0" w:space="0" w:color="auto"/>
                <w:right w:val="none" w:sz="0" w:space="0" w:color="auto"/>
              </w:divBdr>
            </w:div>
            <w:div w:id="1743717387">
              <w:marLeft w:val="0"/>
              <w:marRight w:val="0"/>
              <w:marTop w:val="0"/>
              <w:marBottom w:val="0"/>
              <w:divBdr>
                <w:top w:val="none" w:sz="0" w:space="0" w:color="auto"/>
                <w:left w:val="none" w:sz="0" w:space="0" w:color="auto"/>
                <w:bottom w:val="none" w:sz="0" w:space="0" w:color="auto"/>
                <w:right w:val="none" w:sz="0" w:space="0" w:color="auto"/>
              </w:divBdr>
            </w:div>
            <w:div w:id="1744910204">
              <w:marLeft w:val="0"/>
              <w:marRight w:val="0"/>
              <w:marTop w:val="0"/>
              <w:marBottom w:val="0"/>
              <w:divBdr>
                <w:top w:val="none" w:sz="0" w:space="0" w:color="auto"/>
                <w:left w:val="none" w:sz="0" w:space="0" w:color="auto"/>
                <w:bottom w:val="none" w:sz="0" w:space="0" w:color="auto"/>
                <w:right w:val="none" w:sz="0" w:space="0" w:color="auto"/>
              </w:divBdr>
            </w:div>
            <w:div w:id="1745640862">
              <w:marLeft w:val="0"/>
              <w:marRight w:val="0"/>
              <w:marTop w:val="0"/>
              <w:marBottom w:val="0"/>
              <w:divBdr>
                <w:top w:val="none" w:sz="0" w:space="0" w:color="auto"/>
                <w:left w:val="none" w:sz="0" w:space="0" w:color="auto"/>
                <w:bottom w:val="none" w:sz="0" w:space="0" w:color="auto"/>
                <w:right w:val="none" w:sz="0" w:space="0" w:color="auto"/>
              </w:divBdr>
            </w:div>
            <w:div w:id="1749885333">
              <w:marLeft w:val="0"/>
              <w:marRight w:val="0"/>
              <w:marTop w:val="0"/>
              <w:marBottom w:val="0"/>
              <w:divBdr>
                <w:top w:val="none" w:sz="0" w:space="0" w:color="auto"/>
                <w:left w:val="none" w:sz="0" w:space="0" w:color="auto"/>
                <w:bottom w:val="none" w:sz="0" w:space="0" w:color="auto"/>
                <w:right w:val="none" w:sz="0" w:space="0" w:color="auto"/>
              </w:divBdr>
            </w:div>
            <w:div w:id="1756704934">
              <w:marLeft w:val="0"/>
              <w:marRight w:val="0"/>
              <w:marTop w:val="0"/>
              <w:marBottom w:val="0"/>
              <w:divBdr>
                <w:top w:val="none" w:sz="0" w:space="0" w:color="auto"/>
                <w:left w:val="none" w:sz="0" w:space="0" w:color="auto"/>
                <w:bottom w:val="none" w:sz="0" w:space="0" w:color="auto"/>
                <w:right w:val="none" w:sz="0" w:space="0" w:color="auto"/>
              </w:divBdr>
            </w:div>
            <w:div w:id="1764061334">
              <w:marLeft w:val="0"/>
              <w:marRight w:val="0"/>
              <w:marTop w:val="0"/>
              <w:marBottom w:val="0"/>
              <w:divBdr>
                <w:top w:val="none" w:sz="0" w:space="0" w:color="auto"/>
                <w:left w:val="none" w:sz="0" w:space="0" w:color="auto"/>
                <w:bottom w:val="none" w:sz="0" w:space="0" w:color="auto"/>
                <w:right w:val="none" w:sz="0" w:space="0" w:color="auto"/>
              </w:divBdr>
            </w:div>
            <w:div w:id="1765683137">
              <w:marLeft w:val="0"/>
              <w:marRight w:val="0"/>
              <w:marTop w:val="0"/>
              <w:marBottom w:val="0"/>
              <w:divBdr>
                <w:top w:val="none" w:sz="0" w:space="0" w:color="auto"/>
                <w:left w:val="none" w:sz="0" w:space="0" w:color="auto"/>
                <w:bottom w:val="none" w:sz="0" w:space="0" w:color="auto"/>
                <w:right w:val="none" w:sz="0" w:space="0" w:color="auto"/>
              </w:divBdr>
            </w:div>
            <w:div w:id="1778520803">
              <w:marLeft w:val="0"/>
              <w:marRight w:val="0"/>
              <w:marTop w:val="0"/>
              <w:marBottom w:val="0"/>
              <w:divBdr>
                <w:top w:val="none" w:sz="0" w:space="0" w:color="auto"/>
                <w:left w:val="none" w:sz="0" w:space="0" w:color="auto"/>
                <w:bottom w:val="none" w:sz="0" w:space="0" w:color="auto"/>
                <w:right w:val="none" w:sz="0" w:space="0" w:color="auto"/>
              </w:divBdr>
            </w:div>
            <w:div w:id="1779910918">
              <w:marLeft w:val="0"/>
              <w:marRight w:val="0"/>
              <w:marTop w:val="0"/>
              <w:marBottom w:val="0"/>
              <w:divBdr>
                <w:top w:val="none" w:sz="0" w:space="0" w:color="auto"/>
                <w:left w:val="none" w:sz="0" w:space="0" w:color="auto"/>
                <w:bottom w:val="none" w:sz="0" w:space="0" w:color="auto"/>
                <w:right w:val="none" w:sz="0" w:space="0" w:color="auto"/>
              </w:divBdr>
            </w:div>
            <w:div w:id="1786197446">
              <w:marLeft w:val="0"/>
              <w:marRight w:val="0"/>
              <w:marTop w:val="0"/>
              <w:marBottom w:val="0"/>
              <w:divBdr>
                <w:top w:val="none" w:sz="0" w:space="0" w:color="auto"/>
                <w:left w:val="none" w:sz="0" w:space="0" w:color="auto"/>
                <w:bottom w:val="none" w:sz="0" w:space="0" w:color="auto"/>
                <w:right w:val="none" w:sz="0" w:space="0" w:color="auto"/>
              </w:divBdr>
            </w:div>
            <w:div w:id="1786659420">
              <w:marLeft w:val="0"/>
              <w:marRight w:val="0"/>
              <w:marTop w:val="0"/>
              <w:marBottom w:val="0"/>
              <w:divBdr>
                <w:top w:val="none" w:sz="0" w:space="0" w:color="auto"/>
                <w:left w:val="none" w:sz="0" w:space="0" w:color="auto"/>
                <w:bottom w:val="none" w:sz="0" w:space="0" w:color="auto"/>
                <w:right w:val="none" w:sz="0" w:space="0" w:color="auto"/>
              </w:divBdr>
            </w:div>
            <w:div w:id="1797137212">
              <w:marLeft w:val="0"/>
              <w:marRight w:val="0"/>
              <w:marTop w:val="0"/>
              <w:marBottom w:val="0"/>
              <w:divBdr>
                <w:top w:val="none" w:sz="0" w:space="0" w:color="auto"/>
                <w:left w:val="none" w:sz="0" w:space="0" w:color="auto"/>
                <w:bottom w:val="none" w:sz="0" w:space="0" w:color="auto"/>
                <w:right w:val="none" w:sz="0" w:space="0" w:color="auto"/>
              </w:divBdr>
            </w:div>
            <w:div w:id="1800420656">
              <w:marLeft w:val="0"/>
              <w:marRight w:val="0"/>
              <w:marTop w:val="0"/>
              <w:marBottom w:val="0"/>
              <w:divBdr>
                <w:top w:val="none" w:sz="0" w:space="0" w:color="auto"/>
                <w:left w:val="none" w:sz="0" w:space="0" w:color="auto"/>
                <w:bottom w:val="none" w:sz="0" w:space="0" w:color="auto"/>
                <w:right w:val="none" w:sz="0" w:space="0" w:color="auto"/>
              </w:divBdr>
            </w:div>
            <w:div w:id="1802334186">
              <w:marLeft w:val="0"/>
              <w:marRight w:val="0"/>
              <w:marTop w:val="0"/>
              <w:marBottom w:val="0"/>
              <w:divBdr>
                <w:top w:val="none" w:sz="0" w:space="0" w:color="auto"/>
                <w:left w:val="none" w:sz="0" w:space="0" w:color="auto"/>
                <w:bottom w:val="none" w:sz="0" w:space="0" w:color="auto"/>
                <w:right w:val="none" w:sz="0" w:space="0" w:color="auto"/>
              </w:divBdr>
            </w:div>
            <w:div w:id="1810398184">
              <w:marLeft w:val="0"/>
              <w:marRight w:val="0"/>
              <w:marTop w:val="0"/>
              <w:marBottom w:val="0"/>
              <w:divBdr>
                <w:top w:val="none" w:sz="0" w:space="0" w:color="auto"/>
                <w:left w:val="none" w:sz="0" w:space="0" w:color="auto"/>
                <w:bottom w:val="none" w:sz="0" w:space="0" w:color="auto"/>
                <w:right w:val="none" w:sz="0" w:space="0" w:color="auto"/>
              </w:divBdr>
            </w:div>
            <w:div w:id="1819569319">
              <w:marLeft w:val="0"/>
              <w:marRight w:val="0"/>
              <w:marTop w:val="0"/>
              <w:marBottom w:val="0"/>
              <w:divBdr>
                <w:top w:val="none" w:sz="0" w:space="0" w:color="auto"/>
                <w:left w:val="none" w:sz="0" w:space="0" w:color="auto"/>
                <w:bottom w:val="none" w:sz="0" w:space="0" w:color="auto"/>
                <w:right w:val="none" w:sz="0" w:space="0" w:color="auto"/>
              </w:divBdr>
            </w:div>
            <w:div w:id="1824740908">
              <w:marLeft w:val="0"/>
              <w:marRight w:val="0"/>
              <w:marTop w:val="0"/>
              <w:marBottom w:val="0"/>
              <w:divBdr>
                <w:top w:val="none" w:sz="0" w:space="0" w:color="auto"/>
                <w:left w:val="none" w:sz="0" w:space="0" w:color="auto"/>
                <w:bottom w:val="none" w:sz="0" w:space="0" w:color="auto"/>
                <w:right w:val="none" w:sz="0" w:space="0" w:color="auto"/>
              </w:divBdr>
            </w:div>
            <w:div w:id="1825243746">
              <w:marLeft w:val="0"/>
              <w:marRight w:val="0"/>
              <w:marTop w:val="0"/>
              <w:marBottom w:val="0"/>
              <w:divBdr>
                <w:top w:val="none" w:sz="0" w:space="0" w:color="auto"/>
                <w:left w:val="none" w:sz="0" w:space="0" w:color="auto"/>
                <w:bottom w:val="none" w:sz="0" w:space="0" w:color="auto"/>
                <w:right w:val="none" w:sz="0" w:space="0" w:color="auto"/>
              </w:divBdr>
            </w:div>
            <w:div w:id="1832257113">
              <w:marLeft w:val="0"/>
              <w:marRight w:val="0"/>
              <w:marTop w:val="0"/>
              <w:marBottom w:val="0"/>
              <w:divBdr>
                <w:top w:val="none" w:sz="0" w:space="0" w:color="auto"/>
                <w:left w:val="none" w:sz="0" w:space="0" w:color="auto"/>
                <w:bottom w:val="none" w:sz="0" w:space="0" w:color="auto"/>
                <w:right w:val="none" w:sz="0" w:space="0" w:color="auto"/>
              </w:divBdr>
            </w:div>
            <w:div w:id="1837451418">
              <w:marLeft w:val="0"/>
              <w:marRight w:val="0"/>
              <w:marTop w:val="0"/>
              <w:marBottom w:val="0"/>
              <w:divBdr>
                <w:top w:val="none" w:sz="0" w:space="0" w:color="auto"/>
                <w:left w:val="none" w:sz="0" w:space="0" w:color="auto"/>
                <w:bottom w:val="none" w:sz="0" w:space="0" w:color="auto"/>
                <w:right w:val="none" w:sz="0" w:space="0" w:color="auto"/>
              </w:divBdr>
            </w:div>
            <w:div w:id="1853374786">
              <w:marLeft w:val="0"/>
              <w:marRight w:val="0"/>
              <w:marTop w:val="0"/>
              <w:marBottom w:val="0"/>
              <w:divBdr>
                <w:top w:val="none" w:sz="0" w:space="0" w:color="auto"/>
                <w:left w:val="none" w:sz="0" w:space="0" w:color="auto"/>
                <w:bottom w:val="none" w:sz="0" w:space="0" w:color="auto"/>
                <w:right w:val="none" w:sz="0" w:space="0" w:color="auto"/>
              </w:divBdr>
            </w:div>
            <w:div w:id="1857619704">
              <w:marLeft w:val="0"/>
              <w:marRight w:val="0"/>
              <w:marTop w:val="0"/>
              <w:marBottom w:val="0"/>
              <w:divBdr>
                <w:top w:val="none" w:sz="0" w:space="0" w:color="auto"/>
                <w:left w:val="none" w:sz="0" w:space="0" w:color="auto"/>
                <w:bottom w:val="none" w:sz="0" w:space="0" w:color="auto"/>
                <w:right w:val="none" w:sz="0" w:space="0" w:color="auto"/>
              </w:divBdr>
            </w:div>
            <w:div w:id="1858428372">
              <w:marLeft w:val="0"/>
              <w:marRight w:val="0"/>
              <w:marTop w:val="0"/>
              <w:marBottom w:val="0"/>
              <w:divBdr>
                <w:top w:val="none" w:sz="0" w:space="0" w:color="auto"/>
                <w:left w:val="none" w:sz="0" w:space="0" w:color="auto"/>
                <w:bottom w:val="none" w:sz="0" w:space="0" w:color="auto"/>
                <w:right w:val="none" w:sz="0" w:space="0" w:color="auto"/>
              </w:divBdr>
            </w:div>
            <w:div w:id="1870870591">
              <w:marLeft w:val="0"/>
              <w:marRight w:val="0"/>
              <w:marTop w:val="0"/>
              <w:marBottom w:val="0"/>
              <w:divBdr>
                <w:top w:val="none" w:sz="0" w:space="0" w:color="auto"/>
                <w:left w:val="none" w:sz="0" w:space="0" w:color="auto"/>
                <w:bottom w:val="none" w:sz="0" w:space="0" w:color="auto"/>
                <w:right w:val="none" w:sz="0" w:space="0" w:color="auto"/>
              </w:divBdr>
            </w:div>
            <w:div w:id="1874416878">
              <w:marLeft w:val="0"/>
              <w:marRight w:val="0"/>
              <w:marTop w:val="0"/>
              <w:marBottom w:val="0"/>
              <w:divBdr>
                <w:top w:val="none" w:sz="0" w:space="0" w:color="auto"/>
                <w:left w:val="none" w:sz="0" w:space="0" w:color="auto"/>
                <w:bottom w:val="none" w:sz="0" w:space="0" w:color="auto"/>
                <w:right w:val="none" w:sz="0" w:space="0" w:color="auto"/>
              </w:divBdr>
            </w:div>
            <w:div w:id="1874881047">
              <w:marLeft w:val="0"/>
              <w:marRight w:val="0"/>
              <w:marTop w:val="0"/>
              <w:marBottom w:val="0"/>
              <w:divBdr>
                <w:top w:val="none" w:sz="0" w:space="0" w:color="auto"/>
                <w:left w:val="none" w:sz="0" w:space="0" w:color="auto"/>
                <w:bottom w:val="none" w:sz="0" w:space="0" w:color="auto"/>
                <w:right w:val="none" w:sz="0" w:space="0" w:color="auto"/>
              </w:divBdr>
            </w:div>
            <w:div w:id="1877352932">
              <w:marLeft w:val="0"/>
              <w:marRight w:val="0"/>
              <w:marTop w:val="0"/>
              <w:marBottom w:val="0"/>
              <w:divBdr>
                <w:top w:val="none" w:sz="0" w:space="0" w:color="auto"/>
                <w:left w:val="none" w:sz="0" w:space="0" w:color="auto"/>
                <w:bottom w:val="none" w:sz="0" w:space="0" w:color="auto"/>
                <w:right w:val="none" w:sz="0" w:space="0" w:color="auto"/>
              </w:divBdr>
            </w:div>
            <w:div w:id="1894927299">
              <w:marLeft w:val="0"/>
              <w:marRight w:val="0"/>
              <w:marTop w:val="0"/>
              <w:marBottom w:val="0"/>
              <w:divBdr>
                <w:top w:val="none" w:sz="0" w:space="0" w:color="auto"/>
                <w:left w:val="none" w:sz="0" w:space="0" w:color="auto"/>
                <w:bottom w:val="none" w:sz="0" w:space="0" w:color="auto"/>
                <w:right w:val="none" w:sz="0" w:space="0" w:color="auto"/>
              </w:divBdr>
            </w:div>
            <w:div w:id="1897860609">
              <w:marLeft w:val="0"/>
              <w:marRight w:val="0"/>
              <w:marTop w:val="0"/>
              <w:marBottom w:val="0"/>
              <w:divBdr>
                <w:top w:val="none" w:sz="0" w:space="0" w:color="auto"/>
                <w:left w:val="none" w:sz="0" w:space="0" w:color="auto"/>
                <w:bottom w:val="none" w:sz="0" w:space="0" w:color="auto"/>
                <w:right w:val="none" w:sz="0" w:space="0" w:color="auto"/>
              </w:divBdr>
            </w:div>
            <w:div w:id="1904169865">
              <w:marLeft w:val="0"/>
              <w:marRight w:val="0"/>
              <w:marTop w:val="0"/>
              <w:marBottom w:val="0"/>
              <w:divBdr>
                <w:top w:val="none" w:sz="0" w:space="0" w:color="auto"/>
                <w:left w:val="none" w:sz="0" w:space="0" w:color="auto"/>
                <w:bottom w:val="none" w:sz="0" w:space="0" w:color="auto"/>
                <w:right w:val="none" w:sz="0" w:space="0" w:color="auto"/>
              </w:divBdr>
            </w:div>
            <w:div w:id="1909152101">
              <w:marLeft w:val="0"/>
              <w:marRight w:val="0"/>
              <w:marTop w:val="0"/>
              <w:marBottom w:val="0"/>
              <w:divBdr>
                <w:top w:val="none" w:sz="0" w:space="0" w:color="auto"/>
                <w:left w:val="none" w:sz="0" w:space="0" w:color="auto"/>
                <w:bottom w:val="none" w:sz="0" w:space="0" w:color="auto"/>
                <w:right w:val="none" w:sz="0" w:space="0" w:color="auto"/>
              </w:divBdr>
            </w:div>
            <w:div w:id="1933313123">
              <w:marLeft w:val="0"/>
              <w:marRight w:val="0"/>
              <w:marTop w:val="0"/>
              <w:marBottom w:val="0"/>
              <w:divBdr>
                <w:top w:val="none" w:sz="0" w:space="0" w:color="auto"/>
                <w:left w:val="none" w:sz="0" w:space="0" w:color="auto"/>
                <w:bottom w:val="none" w:sz="0" w:space="0" w:color="auto"/>
                <w:right w:val="none" w:sz="0" w:space="0" w:color="auto"/>
              </w:divBdr>
            </w:div>
            <w:div w:id="1942226123">
              <w:marLeft w:val="0"/>
              <w:marRight w:val="0"/>
              <w:marTop w:val="0"/>
              <w:marBottom w:val="0"/>
              <w:divBdr>
                <w:top w:val="none" w:sz="0" w:space="0" w:color="auto"/>
                <w:left w:val="none" w:sz="0" w:space="0" w:color="auto"/>
                <w:bottom w:val="none" w:sz="0" w:space="0" w:color="auto"/>
                <w:right w:val="none" w:sz="0" w:space="0" w:color="auto"/>
              </w:divBdr>
            </w:div>
            <w:div w:id="1949044727">
              <w:marLeft w:val="0"/>
              <w:marRight w:val="0"/>
              <w:marTop w:val="0"/>
              <w:marBottom w:val="0"/>
              <w:divBdr>
                <w:top w:val="none" w:sz="0" w:space="0" w:color="auto"/>
                <w:left w:val="none" w:sz="0" w:space="0" w:color="auto"/>
                <w:bottom w:val="none" w:sz="0" w:space="0" w:color="auto"/>
                <w:right w:val="none" w:sz="0" w:space="0" w:color="auto"/>
              </w:divBdr>
            </w:div>
            <w:div w:id="1954166791">
              <w:marLeft w:val="0"/>
              <w:marRight w:val="0"/>
              <w:marTop w:val="0"/>
              <w:marBottom w:val="0"/>
              <w:divBdr>
                <w:top w:val="none" w:sz="0" w:space="0" w:color="auto"/>
                <w:left w:val="none" w:sz="0" w:space="0" w:color="auto"/>
                <w:bottom w:val="none" w:sz="0" w:space="0" w:color="auto"/>
                <w:right w:val="none" w:sz="0" w:space="0" w:color="auto"/>
              </w:divBdr>
            </w:div>
            <w:div w:id="1954360773">
              <w:marLeft w:val="0"/>
              <w:marRight w:val="0"/>
              <w:marTop w:val="0"/>
              <w:marBottom w:val="0"/>
              <w:divBdr>
                <w:top w:val="none" w:sz="0" w:space="0" w:color="auto"/>
                <w:left w:val="none" w:sz="0" w:space="0" w:color="auto"/>
                <w:bottom w:val="none" w:sz="0" w:space="0" w:color="auto"/>
                <w:right w:val="none" w:sz="0" w:space="0" w:color="auto"/>
              </w:divBdr>
            </w:div>
            <w:div w:id="1954551070">
              <w:marLeft w:val="0"/>
              <w:marRight w:val="0"/>
              <w:marTop w:val="0"/>
              <w:marBottom w:val="0"/>
              <w:divBdr>
                <w:top w:val="none" w:sz="0" w:space="0" w:color="auto"/>
                <w:left w:val="none" w:sz="0" w:space="0" w:color="auto"/>
                <w:bottom w:val="none" w:sz="0" w:space="0" w:color="auto"/>
                <w:right w:val="none" w:sz="0" w:space="0" w:color="auto"/>
              </w:divBdr>
            </w:div>
            <w:div w:id="1957103654">
              <w:marLeft w:val="0"/>
              <w:marRight w:val="0"/>
              <w:marTop w:val="0"/>
              <w:marBottom w:val="0"/>
              <w:divBdr>
                <w:top w:val="none" w:sz="0" w:space="0" w:color="auto"/>
                <w:left w:val="none" w:sz="0" w:space="0" w:color="auto"/>
                <w:bottom w:val="none" w:sz="0" w:space="0" w:color="auto"/>
                <w:right w:val="none" w:sz="0" w:space="0" w:color="auto"/>
              </w:divBdr>
            </w:div>
            <w:div w:id="1958247896">
              <w:marLeft w:val="0"/>
              <w:marRight w:val="0"/>
              <w:marTop w:val="0"/>
              <w:marBottom w:val="0"/>
              <w:divBdr>
                <w:top w:val="none" w:sz="0" w:space="0" w:color="auto"/>
                <w:left w:val="none" w:sz="0" w:space="0" w:color="auto"/>
                <w:bottom w:val="none" w:sz="0" w:space="0" w:color="auto"/>
                <w:right w:val="none" w:sz="0" w:space="0" w:color="auto"/>
              </w:divBdr>
            </w:div>
            <w:div w:id="1960868647">
              <w:marLeft w:val="0"/>
              <w:marRight w:val="0"/>
              <w:marTop w:val="0"/>
              <w:marBottom w:val="0"/>
              <w:divBdr>
                <w:top w:val="none" w:sz="0" w:space="0" w:color="auto"/>
                <w:left w:val="none" w:sz="0" w:space="0" w:color="auto"/>
                <w:bottom w:val="none" w:sz="0" w:space="0" w:color="auto"/>
                <w:right w:val="none" w:sz="0" w:space="0" w:color="auto"/>
              </w:divBdr>
            </w:div>
            <w:div w:id="1963882121">
              <w:marLeft w:val="0"/>
              <w:marRight w:val="0"/>
              <w:marTop w:val="0"/>
              <w:marBottom w:val="0"/>
              <w:divBdr>
                <w:top w:val="none" w:sz="0" w:space="0" w:color="auto"/>
                <w:left w:val="none" w:sz="0" w:space="0" w:color="auto"/>
                <w:bottom w:val="none" w:sz="0" w:space="0" w:color="auto"/>
                <w:right w:val="none" w:sz="0" w:space="0" w:color="auto"/>
              </w:divBdr>
            </w:div>
            <w:div w:id="1967275470">
              <w:marLeft w:val="0"/>
              <w:marRight w:val="0"/>
              <w:marTop w:val="0"/>
              <w:marBottom w:val="0"/>
              <w:divBdr>
                <w:top w:val="none" w:sz="0" w:space="0" w:color="auto"/>
                <w:left w:val="none" w:sz="0" w:space="0" w:color="auto"/>
                <w:bottom w:val="none" w:sz="0" w:space="0" w:color="auto"/>
                <w:right w:val="none" w:sz="0" w:space="0" w:color="auto"/>
              </w:divBdr>
            </w:div>
            <w:div w:id="1980188865">
              <w:marLeft w:val="0"/>
              <w:marRight w:val="0"/>
              <w:marTop w:val="0"/>
              <w:marBottom w:val="0"/>
              <w:divBdr>
                <w:top w:val="none" w:sz="0" w:space="0" w:color="auto"/>
                <w:left w:val="none" w:sz="0" w:space="0" w:color="auto"/>
                <w:bottom w:val="none" w:sz="0" w:space="0" w:color="auto"/>
                <w:right w:val="none" w:sz="0" w:space="0" w:color="auto"/>
              </w:divBdr>
            </w:div>
            <w:div w:id="1993096833">
              <w:marLeft w:val="0"/>
              <w:marRight w:val="0"/>
              <w:marTop w:val="0"/>
              <w:marBottom w:val="0"/>
              <w:divBdr>
                <w:top w:val="none" w:sz="0" w:space="0" w:color="auto"/>
                <w:left w:val="none" w:sz="0" w:space="0" w:color="auto"/>
                <w:bottom w:val="none" w:sz="0" w:space="0" w:color="auto"/>
                <w:right w:val="none" w:sz="0" w:space="0" w:color="auto"/>
              </w:divBdr>
            </w:div>
            <w:div w:id="1997759705">
              <w:marLeft w:val="0"/>
              <w:marRight w:val="0"/>
              <w:marTop w:val="0"/>
              <w:marBottom w:val="0"/>
              <w:divBdr>
                <w:top w:val="none" w:sz="0" w:space="0" w:color="auto"/>
                <w:left w:val="none" w:sz="0" w:space="0" w:color="auto"/>
                <w:bottom w:val="none" w:sz="0" w:space="0" w:color="auto"/>
                <w:right w:val="none" w:sz="0" w:space="0" w:color="auto"/>
              </w:divBdr>
            </w:div>
            <w:div w:id="2005548480">
              <w:marLeft w:val="0"/>
              <w:marRight w:val="0"/>
              <w:marTop w:val="0"/>
              <w:marBottom w:val="0"/>
              <w:divBdr>
                <w:top w:val="none" w:sz="0" w:space="0" w:color="auto"/>
                <w:left w:val="none" w:sz="0" w:space="0" w:color="auto"/>
                <w:bottom w:val="none" w:sz="0" w:space="0" w:color="auto"/>
                <w:right w:val="none" w:sz="0" w:space="0" w:color="auto"/>
              </w:divBdr>
            </w:div>
            <w:div w:id="2009937074">
              <w:marLeft w:val="0"/>
              <w:marRight w:val="0"/>
              <w:marTop w:val="0"/>
              <w:marBottom w:val="0"/>
              <w:divBdr>
                <w:top w:val="none" w:sz="0" w:space="0" w:color="auto"/>
                <w:left w:val="none" w:sz="0" w:space="0" w:color="auto"/>
                <w:bottom w:val="none" w:sz="0" w:space="0" w:color="auto"/>
                <w:right w:val="none" w:sz="0" w:space="0" w:color="auto"/>
              </w:divBdr>
            </w:div>
            <w:div w:id="2020426466">
              <w:marLeft w:val="0"/>
              <w:marRight w:val="0"/>
              <w:marTop w:val="0"/>
              <w:marBottom w:val="0"/>
              <w:divBdr>
                <w:top w:val="none" w:sz="0" w:space="0" w:color="auto"/>
                <w:left w:val="none" w:sz="0" w:space="0" w:color="auto"/>
                <w:bottom w:val="none" w:sz="0" w:space="0" w:color="auto"/>
                <w:right w:val="none" w:sz="0" w:space="0" w:color="auto"/>
              </w:divBdr>
            </w:div>
            <w:div w:id="2025741952">
              <w:marLeft w:val="0"/>
              <w:marRight w:val="0"/>
              <w:marTop w:val="0"/>
              <w:marBottom w:val="0"/>
              <w:divBdr>
                <w:top w:val="none" w:sz="0" w:space="0" w:color="auto"/>
                <w:left w:val="none" w:sz="0" w:space="0" w:color="auto"/>
                <w:bottom w:val="none" w:sz="0" w:space="0" w:color="auto"/>
                <w:right w:val="none" w:sz="0" w:space="0" w:color="auto"/>
              </w:divBdr>
            </w:div>
            <w:div w:id="2029603139">
              <w:marLeft w:val="0"/>
              <w:marRight w:val="0"/>
              <w:marTop w:val="0"/>
              <w:marBottom w:val="0"/>
              <w:divBdr>
                <w:top w:val="none" w:sz="0" w:space="0" w:color="auto"/>
                <w:left w:val="none" w:sz="0" w:space="0" w:color="auto"/>
                <w:bottom w:val="none" w:sz="0" w:space="0" w:color="auto"/>
                <w:right w:val="none" w:sz="0" w:space="0" w:color="auto"/>
              </w:divBdr>
            </w:div>
            <w:div w:id="2030450877">
              <w:marLeft w:val="0"/>
              <w:marRight w:val="0"/>
              <w:marTop w:val="0"/>
              <w:marBottom w:val="0"/>
              <w:divBdr>
                <w:top w:val="none" w:sz="0" w:space="0" w:color="auto"/>
                <w:left w:val="none" w:sz="0" w:space="0" w:color="auto"/>
                <w:bottom w:val="none" w:sz="0" w:space="0" w:color="auto"/>
                <w:right w:val="none" w:sz="0" w:space="0" w:color="auto"/>
              </w:divBdr>
            </w:div>
            <w:div w:id="2038654860">
              <w:marLeft w:val="0"/>
              <w:marRight w:val="0"/>
              <w:marTop w:val="0"/>
              <w:marBottom w:val="0"/>
              <w:divBdr>
                <w:top w:val="none" w:sz="0" w:space="0" w:color="auto"/>
                <w:left w:val="none" w:sz="0" w:space="0" w:color="auto"/>
                <w:bottom w:val="none" w:sz="0" w:space="0" w:color="auto"/>
                <w:right w:val="none" w:sz="0" w:space="0" w:color="auto"/>
              </w:divBdr>
            </w:div>
            <w:div w:id="2041315450">
              <w:marLeft w:val="0"/>
              <w:marRight w:val="0"/>
              <w:marTop w:val="0"/>
              <w:marBottom w:val="0"/>
              <w:divBdr>
                <w:top w:val="none" w:sz="0" w:space="0" w:color="auto"/>
                <w:left w:val="none" w:sz="0" w:space="0" w:color="auto"/>
                <w:bottom w:val="none" w:sz="0" w:space="0" w:color="auto"/>
                <w:right w:val="none" w:sz="0" w:space="0" w:color="auto"/>
              </w:divBdr>
            </w:div>
            <w:div w:id="2045523825">
              <w:marLeft w:val="0"/>
              <w:marRight w:val="0"/>
              <w:marTop w:val="0"/>
              <w:marBottom w:val="0"/>
              <w:divBdr>
                <w:top w:val="none" w:sz="0" w:space="0" w:color="auto"/>
                <w:left w:val="none" w:sz="0" w:space="0" w:color="auto"/>
                <w:bottom w:val="none" w:sz="0" w:space="0" w:color="auto"/>
                <w:right w:val="none" w:sz="0" w:space="0" w:color="auto"/>
              </w:divBdr>
            </w:div>
            <w:div w:id="2050907401">
              <w:marLeft w:val="0"/>
              <w:marRight w:val="0"/>
              <w:marTop w:val="0"/>
              <w:marBottom w:val="0"/>
              <w:divBdr>
                <w:top w:val="none" w:sz="0" w:space="0" w:color="auto"/>
                <w:left w:val="none" w:sz="0" w:space="0" w:color="auto"/>
                <w:bottom w:val="none" w:sz="0" w:space="0" w:color="auto"/>
                <w:right w:val="none" w:sz="0" w:space="0" w:color="auto"/>
              </w:divBdr>
            </w:div>
            <w:div w:id="2052029258">
              <w:marLeft w:val="0"/>
              <w:marRight w:val="0"/>
              <w:marTop w:val="0"/>
              <w:marBottom w:val="0"/>
              <w:divBdr>
                <w:top w:val="none" w:sz="0" w:space="0" w:color="auto"/>
                <w:left w:val="none" w:sz="0" w:space="0" w:color="auto"/>
                <w:bottom w:val="none" w:sz="0" w:space="0" w:color="auto"/>
                <w:right w:val="none" w:sz="0" w:space="0" w:color="auto"/>
              </w:divBdr>
            </w:div>
            <w:div w:id="2055888063">
              <w:marLeft w:val="0"/>
              <w:marRight w:val="0"/>
              <w:marTop w:val="0"/>
              <w:marBottom w:val="0"/>
              <w:divBdr>
                <w:top w:val="none" w:sz="0" w:space="0" w:color="auto"/>
                <w:left w:val="none" w:sz="0" w:space="0" w:color="auto"/>
                <w:bottom w:val="none" w:sz="0" w:space="0" w:color="auto"/>
                <w:right w:val="none" w:sz="0" w:space="0" w:color="auto"/>
              </w:divBdr>
            </w:div>
            <w:div w:id="2061322957">
              <w:marLeft w:val="0"/>
              <w:marRight w:val="0"/>
              <w:marTop w:val="0"/>
              <w:marBottom w:val="0"/>
              <w:divBdr>
                <w:top w:val="none" w:sz="0" w:space="0" w:color="auto"/>
                <w:left w:val="none" w:sz="0" w:space="0" w:color="auto"/>
                <w:bottom w:val="none" w:sz="0" w:space="0" w:color="auto"/>
                <w:right w:val="none" w:sz="0" w:space="0" w:color="auto"/>
              </w:divBdr>
            </w:div>
            <w:div w:id="2067338891">
              <w:marLeft w:val="0"/>
              <w:marRight w:val="0"/>
              <w:marTop w:val="0"/>
              <w:marBottom w:val="0"/>
              <w:divBdr>
                <w:top w:val="none" w:sz="0" w:space="0" w:color="auto"/>
                <w:left w:val="none" w:sz="0" w:space="0" w:color="auto"/>
                <w:bottom w:val="none" w:sz="0" w:space="0" w:color="auto"/>
                <w:right w:val="none" w:sz="0" w:space="0" w:color="auto"/>
              </w:divBdr>
            </w:div>
            <w:div w:id="2067949866">
              <w:marLeft w:val="0"/>
              <w:marRight w:val="0"/>
              <w:marTop w:val="0"/>
              <w:marBottom w:val="0"/>
              <w:divBdr>
                <w:top w:val="none" w:sz="0" w:space="0" w:color="auto"/>
                <w:left w:val="none" w:sz="0" w:space="0" w:color="auto"/>
                <w:bottom w:val="none" w:sz="0" w:space="0" w:color="auto"/>
                <w:right w:val="none" w:sz="0" w:space="0" w:color="auto"/>
              </w:divBdr>
            </w:div>
            <w:div w:id="2070153499">
              <w:marLeft w:val="0"/>
              <w:marRight w:val="0"/>
              <w:marTop w:val="0"/>
              <w:marBottom w:val="0"/>
              <w:divBdr>
                <w:top w:val="none" w:sz="0" w:space="0" w:color="auto"/>
                <w:left w:val="none" w:sz="0" w:space="0" w:color="auto"/>
                <w:bottom w:val="none" w:sz="0" w:space="0" w:color="auto"/>
                <w:right w:val="none" w:sz="0" w:space="0" w:color="auto"/>
              </w:divBdr>
            </w:div>
            <w:div w:id="2077705763">
              <w:marLeft w:val="0"/>
              <w:marRight w:val="0"/>
              <w:marTop w:val="0"/>
              <w:marBottom w:val="0"/>
              <w:divBdr>
                <w:top w:val="none" w:sz="0" w:space="0" w:color="auto"/>
                <w:left w:val="none" w:sz="0" w:space="0" w:color="auto"/>
                <w:bottom w:val="none" w:sz="0" w:space="0" w:color="auto"/>
                <w:right w:val="none" w:sz="0" w:space="0" w:color="auto"/>
              </w:divBdr>
            </w:div>
            <w:div w:id="2080446664">
              <w:marLeft w:val="0"/>
              <w:marRight w:val="0"/>
              <w:marTop w:val="0"/>
              <w:marBottom w:val="0"/>
              <w:divBdr>
                <w:top w:val="none" w:sz="0" w:space="0" w:color="auto"/>
                <w:left w:val="none" w:sz="0" w:space="0" w:color="auto"/>
                <w:bottom w:val="none" w:sz="0" w:space="0" w:color="auto"/>
                <w:right w:val="none" w:sz="0" w:space="0" w:color="auto"/>
              </w:divBdr>
            </w:div>
            <w:div w:id="2082293424">
              <w:marLeft w:val="0"/>
              <w:marRight w:val="0"/>
              <w:marTop w:val="0"/>
              <w:marBottom w:val="0"/>
              <w:divBdr>
                <w:top w:val="none" w:sz="0" w:space="0" w:color="auto"/>
                <w:left w:val="none" w:sz="0" w:space="0" w:color="auto"/>
                <w:bottom w:val="none" w:sz="0" w:space="0" w:color="auto"/>
                <w:right w:val="none" w:sz="0" w:space="0" w:color="auto"/>
              </w:divBdr>
              <w:divsChild>
                <w:div w:id="15499260">
                  <w:marLeft w:val="0"/>
                  <w:marRight w:val="0"/>
                  <w:marTop w:val="0"/>
                  <w:marBottom w:val="0"/>
                  <w:divBdr>
                    <w:top w:val="none" w:sz="0" w:space="0" w:color="auto"/>
                    <w:left w:val="none" w:sz="0" w:space="0" w:color="auto"/>
                    <w:bottom w:val="none" w:sz="0" w:space="0" w:color="auto"/>
                    <w:right w:val="none" w:sz="0" w:space="0" w:color="auto"/>
                  </w:divBdr>
                </w:div>
                <w:div w:id="22287776">
                  <w:marLeft w:val="0"/>
                  <w:marRight w:val="0"/>
                  <w:marTop w:val="0"/>
                  <w:marBottom w:val="0"/>
                  <w:divBdr>
                    <w:top w:val="none" w:sz="0" w:space="0" w:color="auto"/>
                    <w:left w:val="none" w:sz="0" w:space="0" w:color="auto"/>
                    <w:bottom w:val="none" w:sz="0" w:space="0" w:color="auto"/>
                    <w:right w:val="none" w:sz="0" w:space="0" w:color="auto"/>
                  </w:divBdr>
                </w:div>
                <w:div w:id="25834689">
                  <w:marLeft w:val="0"/>
                  <w:marRight w:val="0"/>
                  <w:marTop w:val="0"/>
                  <w:marBottom w:val="0"/>
                  <w:divBdr>
                    <w:top w:val="none" w:sz="0" w:space="0" w:color="auto"/>
                    <w:left w:val="none" w:sz="0" w:space="0" w:color="auto"/>
                    <w:bottom w:val="none" w:sz="0" w:space="0" w:color="auto"/>
                    <w:right w:val="none" w:sz="0" w:space="0" w:color="auto"/>
                  </w:divBdr>
                </w:div>
                <w:div w:id="37247124">
                  <w:marLeft w:val="0"/>
                  <w:marRight w:val="0"/>
                  <w:marTop w:val="0"/>
                  <w:marBottom w:val="0"/>
                  <w:divBdr>
                    <w:top w:val="none" w:sz="0" w:space="0" w:color="auto"/>
                    <w:left w:val="none" w:sz="0" w:space="0" w:color="auto"/>
                    <w:bottom w:val="none" w:sz="0" w:space="0" w:color="auto"/>
                    <w:right w:val="none" w:sz="0" w:space="0" w:color="auto"/>
                  </w:divBdr>
                </w:div>
                <w:div w:id="38365535">
                  <w:marLeft w:val="0"/>
                  <w:marRight w:val="0"/>
                  <w:marTop w:val="0"/>
                  <w:marBottom w:val="0"/>
                  <w:divBdr>
                    <w:top w:val="none" w:sz="0" w:space="0" w:color="auto"/>
                    <w:left w:val="none" w:sz="0" w:space="0" w:color="auto"/>
                    <w:bottom w:val="none" w:sz="0" w:space="0" w:color="auto"/>
                    <w:right w:val="none" w:sz="0" w:space="0" w:color="auto"/>
                  </w:divBdr>
                </w:div>
                <w:div w:id="40058329">
                  <w:marLeft w:val="0"/>
                  <w:marRight w:val="0"/>
                  <w:marTop w:val="0"/>
                  <w:marBottom w:val="0"/>
                  <w:divBdr>
                    <w:top w:val="none" w:sz="0" w:space="0" w:color="auto"/>
                    <w:left w:val="none" w:sz="0" w:space="0" w:color="auto"/>
                    <w:bottom w:val="none" w:sz="0" w:space="0" w:color="auto"/>
                    <w:right w:val="none" w:sz="0" w:space="0" w:color="auto"/>
                  </w:divBdr>
                </w:div>
                <w:div w:id="42599795">
                  <w:marLeft w:val="0"/>
                  <w:marRight w:val="0"/>
                  <w:marTop w:val="0"/>
                  <w:marBottom w:val="0"/>
                  <w:divBdr>
                    <w:top w:val="none" w:sz="0" w:space="0" w:color="auto"/>
                    <w:left w:val="none" w:sz="0" w:space="0" w:color="auto"/>
                    <w:bottom w:val="none" w:sz="0" w:space="0" w:color="auto"/>
                    <w:right w:val="none" w:sz="0" w:space="0" w:color="auto"/>
                  </w:divBdr>
                </w:div>
                <w:div w:id="55444481">
                  <w:marLeft w:val="0"/>
                  <w:marRight w:val="0"/>
                  <w:marTop w:val="0"/>
                  <w:marBottom w:val="0"/>
                  <w:divBdr>
                    <w:top w:val="none" w:sz="0" w:space="0" w:color="auto"/>
                    <w:left w:val="none" w:sz="0" w:space="0" w:color="auto"/>
                    <w:bottom w:val="none" w:sz="0" w:space="0" w:color="auto"/>
                    <w:right w:val="none" w:sz="0" w:space="0" w:color="auto"/>
                  </w:divBdr>
                </w:div>
                <w:div w:id="70203661">
                  <w:marLeft w:val="0"/>
                  <w:marRight w:val="0"/>
                  <w:marTop w:val="0"/>
                  <w:marBottom w:val="0"/>
                  <w:divBdr>
                    <w:top w:val="none" w:sz="0" w:space="0" w:color="auto"/>
                    <w:left w:val="none" w:sz="0" w:space="0" w:color="auto"/>
                    <w:bottom w:val="none" w:sz="0" w:space="0" w:color="auto"/>
                    <w:right w:val="none" w:sz="0" w:space="0" w:color="auto"/>
                  </w:divBdr>
                </w:div>
                <w:div w:id="70544907">
                  <w:marLeft w:val="0"/>
                  <w:marRight w:val="0"/>
                  <w:marTop w:val="0"/>
                  <w:marBottom w:val="0"/>
                  <w:divBdr>
                    <w:top w:val="none" w:sz="0" w:space="0" w:color="auto"/>
                    <w:left w:val="none" w:sz="0" w:space="0" w:color="auto"/>
                    <w:bottom w:val="none" w:sz="0" w:space="0" w:color="auto"/>
                    <w:right w:val="none" w:sz="0" w:space="0" w:color="auto"/>
                  </w:divBdr>
                </w:div>
                <w:div w:id="71895278">
                  <w:marLeft w:val="0"/>
                  <w:marRight w:val="0"/>
                  <w:marTop w:val="0"/>
                  <w:marBottom w:val="0"/>
                  <w:divBdr>
                    <w:top w:val="none" w:sz="0" w:space="0" w:color="auto"/>
                    <w:left w:val="none" w:sz="0" w:space="0" w:color="auto"/>
                    <w:bottom w:val="none" w:sz="0" w:space="0" w:color="auto"/>
                    <w:right w:val="none" w:sz="0" w:space="0" w:color="auto"/>
                  </w:divBdr>
                </w:div>
                <w:div w:id="72747229">
                  <w:marLeft w:val="0"/>
                  <w:marRight w:val="0"/>
                  <w:marTop w:val="0"/>
                  <w:marBottom w:val="0"/>
                  <w:divBdr>
                    <w:top w:val="none" w:sz="0" w:space="0" w:color="auto"/>
                    <w:left w:val="none" w:sz="0" w:space="0" w:color="auto"/>
                    <w:bottom w:val="none" w:sz="0" w:space="0" w:color="auto"/>
                    <w:right w:val="none" w:sz="0" w:space="0" w:color="auto"/>
                  </w:divBdr>
                </w:div>
                <w:div w:id="78336789">
                  <w:marLeft w:val="0"/>
                  <w:marRight w:val="0"/>
                  <w:marTop w:val="0"/>
                  <w:marBottom w:val="0"/>
                  <w:divBdr>
                    <w:top w:val="none" w:sz="0" w:space="0" w:color="auto"/>
                    <w:left w:val="none" w:sz="0" w:space="0" w:color="auto"/>
                    <w:bottom w:val="none" w:sz="0" w:space="0" w:color="auto"/>
                    <w:right w:val="none" w:sz="0" w:space="0" w:color="auto"/>
                  </w:divBdr>
                </w:div>
                <w:div w:id="87581651">
                  <w:marLeft w:val="0"/>
                  <w:marRight w:val="0"/>
                  <w:marTop w:val="0"/>
                  <w:marBottom w:val="0"/>
                  <w:divBdr>
                    <w:top w:val="none" w:sz="0" w:space="0" w:color="auto"/>
                    <w:left w:val="none" w:sz="0" w:space="0" w:color="auto"/>
                    <w:bottom w:val="none" w:sz="0" w:space="0" w:color="auto"/>
                    <w:right w:val="none" w:sz="0" w:space="0" w:color="auto"/>
                  </w:divBdr>
                </w:div>
                <w:div w:id="96223100">
                  <w:marLeft w:val="0"/>
                  <w:marRight w:val="0"/>
                  <w:marTop w:val="0"/>
                  <w:marBottom w:val="0"/>
                  <w:divBdr>
                    <w:top w:val="none" w:sz="0" w:space="0" w:color="auto"/>
                    <w:left w:val="none" w:sz="0" w:space="0" w:color="auto"/>
                    <w:bottom w:val="none" w:sz="0" w:space="0" w:color="auto"/>
                    <w:right w:val="none" w:sz="0" w:space="0" w:color="auto"/>
                  </w:divBdr>
                </w:div>
                <w:div w:id="97677970">
                  <w:marLeft w:val="0"/>
                  <w:marRight w:val="0"/>
                  <w:marTop w:val="0"/>
                  <w:marBottom w:val="0"/>
                  <w:divBdr>
                    <w:top w:val="none" w:sz="0" w:space="0" w:color="auto"/>
                    <w:left w:val="none" w:sz="0" w:space="0" w:color="auto"/>
                    <w:bottom w:val="none" w:sz="0" w:space="0" w:color="auto"/>
                    <w:right w:val="none" w:sz="0" w:space="0" w:color="auto"/>
                  </w:divBdr>
                </w:div>
                <w:div w:id="100152896">
                  <w:marLeft w:val="0"/>
                  <w:marRight w:val="0"/>
                  <w:marTop w:val="0"/>
                  <w:marBottom w:val="0"/>
                  <w:divBdr>
                    <w:top w:val="none" w:sz="0" w:space="0" w:color="auto"/>
                    <w:left w:val="none" w:sz="0" w:space="0" w:color="auto"/>
                    <w:bottom w:val="none" w:sz="0" w:space="0" w:color="auto"/>
                    <w:right w:val="none" w:sz="0" w:space="0" w:color="auto"/>
                  </w:divBdr>
                </w:div>
                <w:div w:id="109134615">
                  <w:marLeft w:val="0"/>
                  <w:marRight w:val="0"/>
                  <w:marTop w:val="0"/>
                  <w:marBottom w:val="0"/>
                  <w:divBdr>
                    <w:top w:val="none" w:sz="0" w:space="0" w:color="auto"/>
                    <w:left w:val="none" w:sz="0" w:space="0" w:color="auto"/>
                    <w:bottom w:val="none" w:sz="0" w:space="0" w:color="auto"/>
                    <w:right w:val="none" w:sz="0" w:space="0" w:color="auto"/>
                  </w:divBdr>
                </w:div>
                <w:div w:id="122695183">
                  <w:marLeft w:val="0"/>
                  <w:marRight w:val="0"/>
                  <w:marTop w:val="0"/>
                  <w:marBottom w:val="0"/>
                  <w:divBdr>
                    <w:top w:val="none" w:sz="0" w:space="0" w:color="auto"/>
                    <w:left w:val="none" w:sz="0" w:space="0" w:color="auto"/>
                    <w:bottom w:val="none" w:sz="0" w:space="0" w:color="auto"/>
                    <w:right w:val="none" w:sz="0" w:space="0" w:color="auto"/>
                  </w:divBdr>
                </w:div>
                <w:div w:id="130172635">
                  <w:marLeft w:val="0"/>
                  <w:marRight w:val="0"/>
                  <w:marTop w:val="0"/>
                  <w:marBottom w:val="0"/>
                  <w:divBdr>
                    <w:top w:val="none" w:sz="0" w:space="0" w:color="auto"/>
                    <w:left w:val="none" w:sz="0" w:space="0" w:color="auto"/>
                    <w:bottom w:val="none" w:sz="0" w:space="0" w:color="auto"/>
                    <w:right w:val="none" w:sz="0" w:space="0" w:color="auto"/>
                  </w:divBdr>
                </w:div>
                <w:div w:id="131560307">
                  <w:marLeft w:val="0"/>
                  <w:marRight w:val="0"/>
                  <w:marTop w:val="0"/>
                  <w:marBottom w:val="0"/>
                  <w:divBdr>
                    <w:top w:val="none" w:sz="0" w:space="0" w:color="auto"/>
                    <w:left w:val="none" w:sz="0" w:space="0" w:color="auto"/>
                    <w:bottom w:val="none" w:sz="0" w:space="0" w:color="auto"/>
                    <w:right w:val="none" w:sz="0" w:space="0" w:color="auto"/>
                  </w:divBdr>
                </w:div>
                <w:div w:id="133760893">
                  <w:marLeft w:val="0"/>
                  <w:marRight w:val="0"/>
                  <w:marTop w:val="0"/>
                  <w:marBottom w:val="0"/>
                  <w:divBdr>
                    <w:top w:val="none" w:sz="0" w:space="0" w:color="auto"/>
                    <w:left w:val="none" w:sz="0" w:space="0" w:color="auto"/>
                    <w:bottom w:val="none" w:sz="0" w:space="0" w:color="auto"/>
                    <w:right w:val="none" w:sz="0" w:space="0" w:color="auto"/>
                  </w:divBdr>
                </w:div>
                <w:div w:id="169180766">
                  <w:marLeft w:val="0"/>
                  <w:marRight w:val="0"/>
                  <w:marTop w:val="0"/>
                  <w:marBottom w:val="0"/>
                  <w:divBdr>
                    <w:top w:val="none" w:sz="0" w:space="0" w:color="auto"/>
                    <w:left w:val="none" w:sz="0" w:space="0" w:color="auto"/>
                    <w:bottom w:val="none" w:sz="0" w:space="0" w:color="auto"/>
                    <w:right w:val="none" w:sz="0" w:space="0" w:color="auto"/>
                  </w:divBdr>
                </w:div>
                <w:div w:id="170143342">
                  <w:marLeft w:val="0"/>
                  <w:marRight w:val="0"/>
                  <w:marTop w:val="0"/>
                  <w:marBottom w:val="0"/>
                  <w:divBdr>
                    <w:top w:val="none" w:sz="0" w:space="0" w:color="auto"/>
                    <w:left w:val="none" w:sz="0" w:space="0" w:color="auto"/>
                    <w:bottom w:val="none" w:sz="0" w:space="0" w:color="auto"/>
                    <w:right w:val="none" w:sz="0" w:space="0" w:color="auto"/>
                  </w:divBdr>
                </w:div>
                <w:div w:id="170679101">
                  <w:marLeft w:val="0"/>
                  <w:marRight w:val="0"/>
                  <w:marTop w:val="0"/>
                  <w:marBottom w:val="0"/>
                  <w:divBdr>
                    <w:top w:val="none" w:sz="0" w:space="0" w:color="auto"/>
                    <w:left w:val="none" w:sz="0" w:space="0" w:color="auto"/>
                    <w:bottom w:val="none" w:sz="0" w:space="0" w:color="auto"/>
                    <w:right w:val="none" w:sz="0" w:space="0" w:color="auto"/>
                  </w:divBdr>
                </w:div>
                <w:div w:id="174810043">
                  <w:marLeft w:val="0"/>
                  <w:marRight w:val="0"/>
                  <w:marTop w:val="0"/>
                  <w:marBottom w:val="0"/>
                  <w:divBdr>
                    <w:top w:val="none" w:sz="0" w:space="0" w:color="auto"/>
                    <w:left w:val="none" w:sz="0" w:space="0" w:color="auto"/>
                    <w:bottom w:val="none" w:sz="0" w:space="0" w:color="auto"/>
                    <w:right w:val="none" w:sz="0" w:space="0" w:color="auto"/>
                  </w:divBdr>
                </w:div>
                <w:div w:id="180358507">
                  <w:marLeft w:val="0"/>
                  <w:marRight w:val="0"/>
                  <w:marTop w:val="0"/>
                  <w:marBottom w:val="0"/>
                  <w:divBdr>
                    <w:top w:val="none" w:sz="0" w:space="0" w:color="auto"/>
                    <w:left w:val="none" w:sz="0" w:space="0" w:color="auto"/>
                    <w:bottom w:val="none" w:sz="0" w:space="0" w:color="auto"/>
                    <w:right w:val="none" w:sz="0" w:space="0" w:color="auto"/>
                  </w:divBdr>
                </w:div>
                <w:div w:id="194320227">
                  <w:marLeft w:val="0"/>
                  <w:marRight w:val="0"/>
                  <w:marTop w:val="0"/>
                  <w:marBottom w:val="0"/>
                  <w:divBdr>
                    <w:top w:val="none" w:sz="0" w:space="0" w:color="auto"/>
                    <w:left w:val="none" w:sz="0" w:space="0" w:color="auto"/>
                    <w:bottom w:val="none" w:sz="0" w:space="0" w:color="auto"/>
                    <w:right w:val="none" w:sz="0" w:space="0" w:color="auto"/>
                  </w:divBdr>
                </w:div>
                <w:div w:id="196629646">
                  <w:marLeft w:val="0"/>
                  <w:marRight w:val="0"/>
                  <w:marTop w:val="0"/>
                  <w:marBottom w:val="0"/>
                  <w:divBdr>
                    <w:top w:val="none" w:sz="0" w:space="0" w:color="auto"/>
                    <w:left w:val="none" w:sz="0" w:space="0" w:color="auto"/>
                    <w:bottom w:val="none" w:sz="0" w:space="0" w:color="auto"/>
                    <w:right w:val="none" w:sz="0" w:space="0" w:color="auto"/>
                  </w:divBdr>
                </w:div>
                <w:div w:id="203375151">
                  <w:marLeft w:val="0"/>
                  <w:marRight w:val="0"/>
                  <w:marTop w:val="0"/>
                  <w:marBottom w:val="0"/>
                  <w:divBdr>
                    <w:top w:val="none" w:sz="0" w:space="0" w:color="auto"/>
                    <w:left w:val="none" w:sz="0" w:space="0" w:color="auto"/>
                    <w:bottom w:val="none" w:sz="0" w:space="0" w:color="auto"/>
                    <w:right w:val="none" w:sz="0" w:space="0" w:color="auto"/>
                  </w:divBdr>
                </w:div>
                <w:div w:id="206112354">
                  <w:marLeft w:val="0"/>
                  <w:marRight w:val="0"/>
                  <w:marTop w:val="0"/>
                  <w:marBottom w:val="0"/>
                  <w:divBdr>
                    <w:top w:val="none" w:sz="0" w:space="0" w:color="auto"/>
                    <w:left w:val="none" w:sz="0" w:space="0" w:color="auto"/>
                    <w:bottom w:val="none" w:sz="0" w:space="0" w:color="auto"/>
                    <w:right w:val="none" w:sz="0" w:space="0" w:color="auto"/>
                  </w:divBdr>
                </w:div>
                <w:div w:id="206651830">
                  <w:marLeft w:val="0"/>
                  <w:marRight w:val="0"/>
                  <w:marTop w:val="0"/>
                  <w:marBottom w:val="0"/>
                  <w:divBdr>
                    <w:top w:val="none" w:sz="0" w:space="0" w:color="auto"/>
                    <w:left w:val="none" w:sz="0" w:space="0" w:color="auto"/>
                    <w:bottom w:val="none" w:sz="0" w:space="0" w:color="auto"/>
                    <w:right w:val="none" w:sz="0" w:space="0" w:color="auto"/>
                  </w:divBdr>
                </w:div>
                <w:div w:id="255788029">
                  <w:marLeft w:val="0"/>
                  <w:marRight w:val="0"/>
                  <w:marTop w:val="0"/>
                  <w:marBottom w:val="0"/>
                  <w:divBdr>
                    <w:top w:val="none" w:sz="0" w:space="0" w:color="auto"/>
                    <w:left w:val="none" w:sz="0" w:space="0" w:color="auto"/>
                    <w:bottom w:val="none" w:sz="0" w:space="0" w:color="auto"/>
                    <w:right w:val="none" w:sz="0" w:space="0" w:color="auto"/>
                  </w:divBdr>
                </w:div>
                <w:div w:id="257636151">
                  <w:marLeft w:val="0"/>
                  <w:marRight w:val="0"/>
                  <w:marTop w:val="0"/>
                  <w:marBottom w:val="0"/>
                  <w:divBdr>
                    <w:top w:val="none" w:sz="0" w:space="0" w:color="auto"/>
                    <w:left w:val="none" w:sz="0" w:space="0" w:color="auto"/>
                    <w:bottom w:val="none" w:sz="0" w:space="0" w:color="auto"/>
                    <w:right w:val="none" w:sz="0" w:space="0" w:color="auto"/>
                  </w:divBdr>
                </w:div>
                <w:div w:id="262306299">
                  <w:marLeft w:val="0"/>
                  <w:marRight w:val="0"/>
                  <w:marTop w:val="0"/>
                  <w:marBottom w:val="0"/>
                  <w:divBdr>
                    <w:top w:val="none" w:sz="0" w:space="0" w:color="auto"/>
                    <w:left w:val="none" w:sz="0" w:space="0" w:color="auto"/>
                    <w:bottom w:val="none" w:sz="0" w:space="0" w:color="auto"/>
                    <w:right w:val="none" w:sz="0" w:space="0" w:color="auto"/>
                  </w:divBdr>
                </w:div>
                <w:div w:id="263391098">
                  <w:marLeft w:val="0"/>
                  <w:marRight w:val="0"/>
                  <w:marTop w:val="0"/>
                  <w:marBottom w:val="0"/>
                  <w:divBdr>
                    <w:top w:val="none" w:sz="0" w:space="0" w:color="auto"/>
                    <w:left w:val="none" w:sz="0" w:space="0" w:color="auto"/>
                    <w:bottom w:val="none" w:sz="0" w:space="0" w:color="auto"/>
                    <w:right w:val="none" w:sz="0" w:space="0" w:color="auto"/>
                  </w:divBdr>
                </w:div>
                <w:div w:id="264846989">
                  <w:marLeft w:val="0"/>
                  <w:marRight w:val="0"/>
                  <w:marTop w:val="0"/>
                  <w:marBottom w:val="0"/>
                  <w:divBdr>
                    <w:top w:val="none" w:sz="0" w:space="0" w:color="auto"/>
                    <w:left w:val="none" w:sz="0" w:space="0" w:color="auto"/>
                    <w:bottom w:val="none" w:sz="0" w:space="0" w:color="auto"/>
                    <w:right w:val="none" w:sz="0" w:space="0" w:color="auto"/>
                  </w:divBdr>
                </w:div>
                <w:div w:id="276372800">
                  <w:marLeft w:val="0"/>
                  <w:marRight w:val="0"/>
                  <w:marTop w:val="0"/>
                  <w:marBottom w:val="0"/>
                  <w:divBdr>
                    <w:top w:val="none" w:sz="0" w:space="0" w:color="auto"/>
                    <w:left w:val="none" w:sz="0" w:space="0" w:color="auto"/>
                    <w:bottom w:val="none" w:sz="0" w:space="0" w:color="auto"/>
                    <w:right w:val="none" w:sz="0" w:space="0" w:color="auto"/>
                  </w:divBdr>
                </w:div>
                <w:div w:id="280233134">
                  <w:marLeft w:val="0"/>
                  <w:marRight w:val="0"/>
                  <w:marTop w:val="0"/>
                  <w:marBottom w:val="0"/>
                  <w:divBdr>
                    <w:top w:val="none" w:sz="0" w:space="0" w:color="auto"/>
                    <w:left w:val="none" w:sz="0" w:space="0" w:color="auto"/>
                    <w:bottom w:val="none" w:sz="0" w:space="0" w:color="auto"/>
                    <w:right w:val="none" w:sz="0" w:space="0" w:color="auto"/>
                  </w:divBdr>
                </w:div>
                <w:div w:id="290985937">
                  <w:marLeft w:val="0"/>
                  <w:marRight w:val="0"/>
                  <w:marTop w:val="0"/>
                  <w:marBottom w:val="0"/>
                  <w:divBdr>
                    <w:top w:val="none" w:sz="0" w:space="0" w:color="auto"/>
                    <w:left w:val="none" w:sz="0" w:space="0" w:color="auto"/>
                    <w:bottom w:val="none" w:sz="0" w:space="0" w:color="auto"/>
                    <w:right w:val="none" w:sz="0" w:space="0" w:color="auto"/>
                  </w:divBdr>
                </w:div>
                <w:div w:id="300811006">
                  <w:marLeft w:val="0"/>
                  <w:marRight w:val="0"/>
                  <w:marTop w:val="0"/>
                  <w:marBottom w:val="0"/>
                  <w:divBdr>
                    <w:top w:val="none" w:sz="0" w:space="0" w:color="auto"/>
                    <w:left w:val="none" w:sz="0" w:space="0" w:color="auto"/>
                    <w:bottom w:val="none" w:sz="0" w:space="0" w:color="auto"/>
                    <w:right w:val="none" w:sz="0" w:space="0" w:color="auto"/>
                  </w:divBdr>
                </w:div>
                <w:div w:id="316112757">
                  <w:marLeft w:val="0"/>
                  <w:marRight w:val="0"/>
                  <w:marTop w:val="0"/>
                  <w:marBottom w:val="0"/>
                  <w:divBdr>
                    <w:top w:val="none" w:sz="0" w:space="0" w:color="auto"/>
                    <w:left w:val="none" w:sz="0" w:space="0" w:color="auto"/>
                    <w:bottom w:val="none" w:sz="0" w:space="0" w:color="auto"/>
                    <w:right w:val="none" w:sz="0" w:space="0" w:color="auto"/>
                  </w:divBdr>
                </w:div>
                <w:div w:id="323170543">
                  <w:marLeft w:val="0"/>
                  <w:marRight w:val="0"/>
                  <w:marTop w:val="0"/>
                  <w:marBottom w:val="0"/>
                  <w:divBdr>
                    <w:top w:val="none" w:sz="0" w:space="0" w:color="auto"/>
                    <w:left w:val="none" w:sz="0" w:space="0" w:color="auto"/>
                    <w:bottom w:val="none" w:sz="0" w:space="0" w:color="auto"/>
                    <w:right w:val="none" w:sz="0" w:space="0" w:color="auto"/>
                  </w:divBdr>
                </w:div>
                <w:div w:id="375787205">
                  <w:marLeft w:val="0"/>
                  <w:marRight w:val="0"/>
                  <w:marTop w:val="0"/>
                  <w:marBottom w:val="0"/>
                  <w:divBdr>
                    <w:top w:val="none" w:sz="0" w:space="0" w:color="auto"/>
                    <w:left w:val="none" w:sz="0" w:space="0" w:color="auto"/>
                    <w:bottom w:val="none" w:sz="0" w:space="0" w:color="auto"/>
                    <w:right w:val="none" w:sz="0" w:space="0" w:color="auto"/>
                  </w:divBdr>
                </w:div>
                <w:div w:id="376206418">
                  <w:marLeft w:val="0"/>
                  <w:marRight w:val="0"/>
                  <w:marTop w:val="0"/>
                  <w:marBottom w:val="0"/>
                  <w:divBdr>
                    <w:top w:val="none" w:sz="0" w:space="0" w:color="auto"/>
                    <w:left w:val="none" w:sz="0" w:space="0" w:color="auto"/>
                    <w:bottom w:val="none" w:sz="0" w:space="0" w:color="auto"/>
                    <w:right w:val="none" w:sz="0" w:space="0" w:color="auto"/>
                  </w:divBdr>
                </w:div>
                <w:div w:id="390155311">
                  <w:marLeft w:val="0"/>
                  <w:marRight w:val="0"/>
                  <w:marTop w:val="0"/>
                  <w:marBottom w:val="0"/>
                  <w:divBdr>
                    <w:top w:val="none" w:sz="0" w:space="0" w:color="auto"/>
                    <w:left w:val="none" w:sz="0" w:space="0" w:color="auto"/>
                    <w:bottom w:val="none" w:sz="0" w:space="0" w:color="auto"/>
                    <w:right w:val="none" w:sz="0" w:space="0" w:color="auto"/>
                  </w:divBdr>
                </w:div>
                <w:div w:id="399600447">
                  <w:marLeft w:val="0"/>
                  <w:marRight w:val="0"/>
                  <w:marTop w:val="0"/>
                  <w:marBottom w:val="0"/>
                  <w:divBdr>
                    <w:top w:val="none" w:sz="0" w:space="0" w:color="auto"/>
                    <w:left w:val="none" w:sz="0" w:space="0" w:color="auto"/>
                    <w:bottom w:val="none" w:sz="0" w:space="0" w:color="auto"/>
                    <w:right w:val="none" w:sz="0" w:space="0" w:color="auto"/>
                  </w:divBdr>
                </w:div>
                <w:div w:id="399790692">
                  <w:marLeft w:val="0"/>
                  <w:marRight w:val="0"/>
                  <w:marTop w:val="0"/>
                  <w:marBottom w:val="0"/>
                  <w:divBdr>
                    <w:top w:val="none" w:sz="0" w:space="0" w:color="auto"/>
                    <w:left w:val="none" w:sz="0" w:space="0" w:color="auto"/>
                    <w:bottom w:val="none" w:sz="0" w:space="0" w:color="auto"/>
                    <w:right w:val="none" w:sz="0" w:space="0" w:color="auto"/>
                  </w:divBdr>
                </w:div>
                <w:div w:id="400637728">
                  <w:marLeft w:val="0"/>
                  <w:marRight w:val="0"/>
                  <w:marTop w:val="0"/>
                  <w:marBottom w:val="0"/>
                  <w:divBdr>
                    <w:top w:val="none" w:sz="0" w:space="0" w:color="auto"/>
                    <w:left w:val="none" w:sz="0" w:space="0" w:color="auto"/>
                    <w:bottom w:val="none" w:sz="0" w:space="0" w:color="auto"/>
                    <w:right w:val="none" w:sz="0" w:space="0" w:color="auto"/>
                  </w:divBdr>
                </w:div>
                <w:div w:id="401878733">
                  <w:marLeft w:val="0"/>
                  <w:marRight w:val="0"/>
                  <w:marTop w:val="0"/>
                  <w:marBottom w:val="0"/>
                  <w:divBdr>
                    <w:top w:val="none" w:sz="0" w:space="0" w:color="auto"/>
                    <w:left w:val="none" w:sz="0" w:space="0" w:color="auto"/>
                    <w:bottom w:val="none" w:sz="0" w:space="0" w:color="auto"/>
                    <w:right w:val="none" w:sz="0" w:space="0" w:color="auto"/>
                  </w:divBdr>
                </w:div>
                <w:div w:id="409623743">
                  <w:marLeft w:val="0"/>
                  <w:marRight w:val="0"/>
                  <w:marTop w:val="0"/>
                  <w:marBottom w:val="0"/>
                  <w:divBdr>
                    <w:top w:val="none" w:sz="0" w:space="0" w:color="auto"/>
                    <w:left w:val="none" w:sz="0" w:space="0" w:color="auto"/>
                    <w:bottom w:val="none" w:sz="0" w:space="0" w:color="auto"/>
                    <w:right w:val="none" w:sz="0" w:space="0" w:color="auto"/>
                  </w:divBdr>
                </w:div>
                <w:div w:id="417603419">
                  <w:marLeft w:val="0"/>
                  <w:marRight w:val="0"/>
                  <w:marTop w:val="0"/>
                  <w:marBottom w:val="0"/>
                  <w:divBdr>
                    <w:top w:val="none" w:sz="0" w:space="0" w:color="auto"/>
                    <w:left w:val="none" w:sz="0" w:space="0" w:color="auto"/>
                    <w:bottom w:val="none" w:sz="0" w:space="0" w:color="auto"/>
                    <w:right w:val="none" w:sz="0" w:space="0" w:color="auto"/>
                  </w:divBdr>
                </w:div>
                <w:div w:id="420033793">
                  <w:marLeft w:val="0"/>
                  <w:marRight w:val="0"/>
                  <w:marTop w:val="0"/>
                  <w:marBottom w:val="0"/>
                  <w:divBdr>
                    <w:top w:val="none" w:sz="0" w:space="0" w:color="auto"/>
                    <w:left w:val="none" w:sz="0" w:space="0" w:color="auto"/>
                    <w:bottom w:val="none" w:sz="0" w:space="0" w:color="auto"/>
                    <w:right w:val="none" w:sz="0" w:space="0" w:color="auto"/>
                  </w:divBdr>
                </w:div>
                <w:div w:id="430131118">
                  <w:marLeft w:val="0"/>
                  <w:marRight w:val="0"/>
                  <w:marTop w:val="0"/>
                  <w:marBottom w:val="0"/>
                  <w:divBdr>
                    <w:top w:val="none" w:sz="0" w:space="0" w:color="auto"/>
                    <w:left w:val="none" w:sz="0" w:space="0" w:color="auto"/>
                    <w:bottom w:val="none" w:sz="0" w:space="0" w:color="auto"/>
                    <w:right w:val="none" w:sz="0" w:space="0" w:color="auto"/>
                  </w:divBdr>
                </w:div>
                <w:div w:id="434643515">
                  <w:marLeft w:val="0"/>
                  <w:marRight w:val="0"/>
                  <w:marTop w:val="0"/>
                  <w:marBottom w:val="0"/>
                  <w:divBdr>
                    <w:top w:val="none" w:sz="0" w:space="0" w:color="auto"/>
                    <w:left w:val="none" w:sz="0" w:space="0" w:color="auto"/>
                    <w:bottom w:val="none" w:sz="0" w:space="0" w:color="auto"/>
                    <w:right w:val="none" w:sz="0" w:space="0" w:color="auto"/>
                  </w:divBdr>
                </w:div>
                <w:div w:id="440491591">
                  <w:marLeft w:val="0"/>
                  <w:marRight w:val="0"/>
                  <w:marTop w:val="0"/>
                  <w:marBottom w:val="0"/>
                  <w:divBdr>
                    <w:top w:val="none" w:sz="0" w:space="0" w:color="auto"/>
                    <w:left w:val="none" w:sz="0" w:space="0" w:color="auto"/>
                    <w:bottom w:val="none" w:sz="0" w:space="0" w:color="auto"/>
                    <w:right w:val="none" w:sz="0" w:space="0" w:color="auto"/>
                  </w:divBdr>
                </w:div>
                <w:div w:id="442844635">
                  <w:marLeft w:val="0"/>
                  <w:marRight w:val="0"/>
                  <w:marTop w:val="0"/>
                  <w:marBottom w:val="0"/>
                  <w:divBdr>
                    <w:top w:val="none" w:sz="0" w:space="0" w:color="auto"/>
                    <w:left w:val="none" w:sz="0" w:space="0" w:color="auto"/>
                    <w:bottom w:val="none" w:sz="0" w:space="0" w:color="auto"/>
                    <w:right w:val="none" w:sz="0" w:space="0" w:color="auto"/>
                  </w:divBdr>
                </w:div>
                <w:div w:id="453788584">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511722693">
                  <w:marLeft w:val="0"/>
                  <w:marRight w:val="0"/>
                  <w:marTop w:val="0"/>
                  <w:marBottom w:val="0"/>
                  <w:divBdr>
                    <w:top w:val="none" w:sz="0" w:space="0" w:color="auto"/>
                    <w:left w:val="none" w:sz="0" w:space="0" w:color="auto"/>
                    <w:bottom w:val="none" w:sz="0" w:space="0" w:color="auto"/>
                    <w:right w:val="none" w:sz="0" w:space="0" w:color="auto"/>
                  </w:divBdr>
                </w:div>
                <w:div w:id="516970654">
                  <w:marLeft w:val="0"/>
                  <w:marRight w:val="0"/>
                  <w:marTop w:val="0"/>
                  <w:marBottom w:val="0"/>
                  <w:divBdr>
                    <w:top w:val="none" w:sz="0" w:space="0" w:color="auto"/>
                    <w:left w:val="none" w:sz="0" w:space="0" w:color="auto"/>
                    <w:bottom w:val="none" w:sz="0" w:space="0" w:color="auto"/>
                    <w:right w:val="none" w:sz="0" w:space="0" w:color="auto"/>
                  </w:divBdr>
                </w:div>
                <w:div w:id="534125243">
                  <w:marLeft w:val="0"/>
                  <w:marRight w:val="0"/>
                  <w:marTop w:val="0"/>
                  <w:marBottom w:val="0"/>
                  <w:divBdr>
                    <w:top w:val="none" w:sz="0" w:space="0" w:color="auto"/>
                    <w:left w:val="none" w:sz="0" w:space="0" w:color="auto"/>
                    <w:bottom w:val="none" w:sz="0" w:space="0" w:color="auto"/>
                    <w:right w:val="none" w:sz="0" w:space="0" w:color="auto"/>
                  </w:divBdr>
                </w:div>
                <w:div w:id="539973326">
                  <w:marLeft w:val="0"/>
                  <w:marRight w:val="0"/>
                  <w:marTop w:val="0"/>
                  <w:marBottom w:val="0"/>
                  <w:divBdr>
                    <w:top w:val="none" w:sz="0" w:space="0" w:color="auto"/>
                    <w:left w:val="none" w:sz="0" w:space="0" w:color="auto"/>
                    <w:bottom w:val="none" w:sz="0" w:space="0" w:color="auto"/>
                    <w:right w:val="none" w:sz="0" w:space="0" w:color="auto"/>
                  </w:divBdr>
                </w:div>
                <w:div w:id="541524846">
                  <w:marLeft w:val="0"/>
                  <w:marRight w:val="0"/>
                  <w:marTop w:val="0"/>
                  <w:marBottom w:val="0"/>
                  <w:divBdr>
                    <w:top w:val="none" w:sz="0" w:space="0" w:color="auto"/>
                    <w:left w:val="none" w:sz="0" w:space="0" w:color="auto"/>
                    <w:bottom w:val="none" w:sz="0" w:space="0" w:color="auto"/>
                    <w:right w:val="none" w:sz="0" w:space="0" w:color="auto"/>
                  </w:divBdr>
                </w:div>
                <w:div w:id="547957268">
                  <w:marLeft w:val="0"/>
                  <w:marRight w:val="0"/>
                  <w:marTop w:val="0"/>
                  <w:marBottom w:val="0"/>
                  <w:divBdr>
                    <w:top w:val="none" w:sz="0" w:space="0" w:color="auto"/>
                    <w:left w:val="none" w:sz="0" w:space="0" w:color="auto"/>
                    <w:bottom w:val="none" w:sz="0" w:space="0" w:color="auto"/>
                    <w:right w:val="none" w:sz="0" w:space="0" w:color="auto"/>
                  </w:divBdr>
                </w:div>
                <w:div w:id="550534309">
                  <w:marLeft w:val="0"/>
                  <w:marRight w:val="0"/>
                  <w:marTop w:val="0"/>
                  <w:marBottom w:val="0"/>
                  <w:divBdr>
                    <w:top w:val="none" w:sz="0" w:space="0" w:color="auto"/>
                    <w:left w:val="none" w:sz="0" w:space="0" w:color="auto"/>
                    <w:bottom w:val="none" w:sz="0" w:space="0" w:color="auto"/>
                    <w:right w:val="none" w:sz="0" w:space="0" w:color="auto"/>
                  </w:divBdr>
                </w:div>
                <w:div w:id="555432211">
                  <w:marLeft w:val="0"/>
                  <w:marRight w:val="0"/>
                  <w:marTop w:val="0"/>
                  <w:marBottom w:val="0"/>
                  <w:divBdr>
                    <w:top w:val="none" w:sz="0" w:space="0" w:color="auto"/>
                    <w:left w:val="none" w:sz="0" w:space="0" w:color="auto"/>
                    <w:bottom w:val="none" w:sz="0" w:space="0" w:color="auto"/>
                    <w:right w:val="none" w:sz="0" w:space="0" w:color="auto"/>
                  </w:divBdr>
                </w:div>
                <w:div w:id="560988612">
                  <w:marLeft w:val="0"/>
                  <w:marRight w:val="0"/>
                  <w:marTop w:val="0"/>
                  <w:marBottom w:val="0"/>
                  <w:divBdr>
                    <w:top w:val="none" w:sz="0" w:space="0" w:color="auto"/>
                    <w:left w:val="none" w:sz="0" w:space="0" w:color="auto"/>
                    <w:bottom w:val="none" w:sz="0" w:space="0" w:color="auto"/>
                    <w:right w:val="none" w:sz="0" w:space="0" w:color="auto"/>
                  </w:divBdr>
                </w:div>
                <w:div w:id="564531763">
                  <w:marLeft w:val="0"/>
                  <w:marRight w:val="0"/>
                  <w:marTop w:val="0"/>
                  <w:marBottom w:val="0"/>
                  <w:divBdr>
                    <w:top w:val="none" w:sz="0" w:space="0" w:color="auto"/>
                    <w:left w:val="none" w:sz="0" w:space="0" w:color="auto"/>
                    <w:bottom w:val="none" w:sz="0" w:space="0" w:color="auto"/>
                    <w:right w:val="none" w:sz="0" w:space="0" w:color="auto"/>
                  </w:divBdr>
                </w:div>
                <w:div w:id="570238919">
                  <w:marLeft w:val="0"/>
                  <w:marRight w:val="0"/>
                  <w:marTop w:val="0"/>
                  <w:marBottom w:val="0"/>
                  <w:divBdr>
                    <w:top w:val="none" w:sz="0" w:space="0" w:color="auto"/>
                    <w:left w:val="none" w:sz="0" w:space="0" w:color="auto"/>
                    <w:bottom w:val="none" w:sz="0" w:space="0" w:color="auto"/>
                    <w:right w:val="none" w:sz="0" w:space="0" w:color="auto"/>
                  </w:divBdr>
                </w:div>
                <w:div w:id="570776808">
                  <w:marLeft w:val="0"/>
                  <w:marRight w:val="0"/>
                  <w:marTop w:val="0"/>
                  <w:marBottom w:val="0"/>
                  <w:divBdr>
                    <w:top w:val="none" w:sz="0" w:space="0" w:color="auto"/>
                    <w:left w:val="none" w:sz="0" w:space="0" w:color="auto"/>
                    <w:bottom w:val="none" w:sz="0" w:space="0" w:color="auto"/>
                    <w:right w:val="none" w:sz="0" w:space="0" w:color="auto"/>
                  </w:divBdr>
                </w:div>
                <w:div w:id="577253604">
                  <w:marLeft w:val="0"/>
                  <w:marRight w:val="0"/>
                  <w:marTop w:val="0"/>
                  <w:marBottom w:val="0"/>
                  <w:divBdr>
                    <w:top w:val="none" w:sz="0" w:space="0" w:color="auto"/>
                    <w:left w:val="none" w:sz="0" w:space="0" w:color="auto"/>
                    <w:bottom w:val="none" w:sz="0" w:space="0" w:color="auto"/>
                    <w:right w:val="none" w:sz="0" w:space="0" w:color="auto"/>
                  </w:divBdr>
                </w:div>
                <w:div w:id="578174987">
                  <w:marLeft w:val="0"/>
                  <w:marRight w:val="0"/>
                  <w:marTop w:val="0"/>
                  <w:marBottom w:val="0"/>
                  <w:divBdr>
                    <w:top w:val="none" w:sz="0" w:space="0" w:color="auto"/>
                    <w:left w:val="none" w:sz="0" w:space="0" w:color="auto"/>
                    <w:bottom w:val="none" w:sz="0" w:space="0" w:color="auto"/>
                    <w:right w:val="none" w:sz="0" w:space="0" w:color="auto"/>
                  </w:divBdr>
                </w:div>
                <w:div w:id="581333214">
                  <w:marLeft w:val="0"/>
                  <w:marRight w:val="0"/>
                  <w:marTop w:val="0"/>
                  <w:marBottom w:val="0"/>
                  <w:divBdr>
                    <w:top w:val="none" w:sz="0" w:space="0" w:color="auto"/>
                    <w:left w:val="none" w:sz="0" w:space="0" w:color="auto"/>
                    <w:bottom w:val="none" w:sz="0" w:space="0" w:color="auto"/>
                    <w:right w:val="none" w:sz="0" w:space="0" w:color="auto"/>
                  </w:divBdr>
                </w:div>
                <w:div w:id="591203810">
                  <w:marLeft w:val="0"/>
                  <w:marRight w:val="0"/>
                  <w:marTop w:val="0"/>
                  <w:marBottom w:val="0"/>
                  <w:divBdr>
                    <w:top w:val="none" w:sz="0" w:space="0" w:color="auto"/>
                    <w:left w:val="none" w:sz="0" w:space="0" w:color="auto"/>
                    <w:bottom w:val="none" w:sz="0" w:space="0" w:color="auto"/>
                    <w:right w:val="none" w:sz="0" w:space="0" w:color="auto"/>
                  </w:divBdr>
                </w:div>
                <w:div w:id="601491631">
                  <w:marLeft w:val="0"/>
                  <w:marRight w:val="0"/>
                  <w:marTop w:val="0"/>
                  <w:marBottom w:val="0"/>
                  <w:divBdr>
                    <w:top w:val="none" w:sz="0" w:space="0" w:color="auto"/>
                    <w:left w:val="none" w:sz="0" w:space="0" w:color="auto"/>
                    <w:bottom w:val="none" w:sz="0" w:space="0" w:color="auto"/>
                    <w:right w:val="none" w:sz="0" w:space="0" w:color="auto"/>
                  </w:divBdr>
                </w:div>
                <w:div w:id="601761021">
                  <w:marLeft w:val="0"/>
                  <w:marRight w:val="0"/>
                  <w:marTop w:val="0"/>
                  <w:marBottom w:val="0"/>
                  <w:divBdr>
                    <w:top w:val="none" w:sz="0" w:space="0" w:color="auto"/>
                    <w:left w:val="none" w:sz="0" w:space="0" w:color="auto"/>
                    <w:bottom w:val="none" w:sz="0" w:space="0" w:color="auto"/>
                    <w:right w:val="none" w:sz="0" w:space="0" w:color="auto"/>
                  </w:divBdr>
                </w:div>
                <w:div w:id="608199452">
                  <w:marLeft w:val="0"/>
                  <w:marRight w:val="0"/>
                  <w:marTop w:val="0"/>
                  <w:marBottom w:val="0"/>
                  <w:divBdr>
                    <w:top w:val="none" w:sz="0" w:space="0" w:color="auto"/>
                    <w:left w:val="none" w:sz="0" w:space="0" w:color="auto"/>
                    <w:bottom w:val="none" w:sz="0" w:space="0" w:color="auto"/>
                    <w:right w:val="none" w:sz="0" w:space="0" w:color="auto"/>
                  </w:divBdr>
                </w:div>
                <w:div w:id="631327664">
                  <w:marLeft w:val="0"/>
                  <w:marRight w:val="0"/>
                  <w:marTop w:val="0"/>
                  <w:marBottom w:val="0"/>
                  <w:divBdr>
                    <w:top w:val="none" w:sz="0" w:space="0" w:color="auto"/>
                    <w:left w:val="none" w:sz="0" w:space="0" w:color="auto"/>
                    <w:bottom w:val="none" w:sz="0" w:space="0" w:color="auto"/>
                    <w:right w:val="none" w:sz="0" w:space="0" w:color="auto"/>
                  </w:divBdr>
                </w:div>
                <w:div w:id="633147123">
                  <w:marLeft w:val="0"/>
                  <w:marRight w:val="0"/>
                  <w:marTop w:val="0"/>
                  <w:marBottom w:val="0"/>
                  <w:divBdr>
                    <w:top w:val="none" w:sz="0" w:space="0" w:color="auto"/>
                    <w:left w:val="none" w:sz="0" w:space="0" w:color="auto"/>
                    <w:bottom w:val="none" w:sz="0" w:space="0" w:color="auto"/>
                    <w:right w:val="none" w:sz="0" w:space="0" w:color="auto"/>
                  </w:divBdr>
                </w:div>
                <w:div w:id="636910945">
                  <w:marLeft w:val="0"/>
                  <w:marRight w:val="0"/>
                  <w:marTop w:val="0"/>
                  <w:marBottom w:val="0"/>
                  <w:divBdr>
                    <w:top w:val="none" w:sz="0" w:space="0" w:color="auto"/>
                    <w:left w:val="none" w:sz="0" w:space="0" w:color="auto"/>
                    <w:bottom w:val="none" w:sz="0" w:space="0" w:color="auto"/>
                    <w:right w:val="none" w:sz="0" w:space="0" w:color="auto"/>
                  </w:divBdr>
                </w:div>
                <w:div w:id="641690103">
                  <w:marLeft w:val="0"/>
                  <w:marRight w:val="0"/>
                  <w:marTop w:val="0"/>
                  <w:marBottom w:val="0"/>
                  <w:divBdr>
                    <w:top w:val="none" w:sz="0" w:space="0" w:color="auto"/>
                    <w:left w:val="none" w:sz="0" w:space="0" w:color="auto"/>
                    <w:bottom w:val="none" w:sz="0" w:space="0" w:color="auto"/>
                    <w:right w:val="none" w:sz="0" w:space="0" w:color="auto"/>
                  </w:divBdr>
                </w:div>
                <w:div w:id="644817716">
                  <w:marLeft w:val="0"/>
                  <w:marRight w:val="0"/>
                  <w:marTop w:val="0"/>
                  <w:marBottom w:val="0"/>
                  <w:divBdr>
                    <w:top w:val="none" w:sz="0" w:space="0" w:color="auto"/>
                    <w:left w:val="none" w:sz="0" w:space="0" w:color="auto"/>
                    <w:bottom w:val="none" w:sz="0" w:space="0" w:color="auto"/>
                    <w:right w:val="none" w:sz="0" w:space="0" w:color="auto"/>
                  </w:divBdr>
                </w:div>
                <w:div w:id="651059359">
                  <w:marLeft w:val="0"/>
                  <w:marRight w:val="0"/>
                  <w:marTop w:val="0"/>
                  <w:marBottom w:val="0"/>
                  <w:divBdr>
                    <w:top w:val="none" w:sz="0" w:space="0" w:color="auto"/>
                    <w:left w:val="none" w:sz="0" w:space="0" w:color="auto"/>
                    <w:bottom w:val="none" w:sz="0" w:space="0" w:color="auto"/>
                    <w:right w:val="none" w:sz="0" w:space="0" w:color="auto"/>
                  </w:divBdr>
                </w:div>
                <w:div w:id="653265970">
                  <w:marLeft w:val="0"/>
                  <w:marRight w:val="0"/>
                  <w:marTop w:val="0"/>
                  <w:marBottom w:val="0"/>
                  <w:divBdr>
                    <w:top w:val="none" w:sz="0" w:space="0" w:color="auto"/>
                    <w:left w:val="none" w:sz="0" w:space="0" w:color="auto"/>
                    <w:bottom w:val="none" w:sz="0" w:space="0" w:color="auto"/>
                    <w:right w:val="none" w:sz="0" w:space="0" w:color="auto"/>
                  </w:divBdr>
                </w:div>
                <w:div w:id="656954755">
                  <w:marLeft w:val="0"/>
                  <w:marRight w:val="0"/>
                  <w:marTop w:val="0"/>
                  <w:marBottom w:val="0"/>
                  <w:divBdr>
                    <w:top w:val="none" w:sz="0" w:space="0" w:color="auto"/>
                    <w:left w:val="none" w:sz="0" w:space="0" w:color="auto"/>
                    <w:bottom w:val="none" w:sz="0" w:space="0" w:color="auto"/>
                    <w:right w:val="none" w:sz="0" w:space="0" w:color="auto"/>
                  </w:divBdr>
                </w:div>
                <w:div w:id="663584392">
                  <w:marLeft w:val="0"/>
                  <w:marRight w:val="0"/>
                  <w:marTop w:val="0"/>
                  <w:marBottom w:val="0"/>
                  <w:divBdr>
                    <w:top w:val="none" w:sz="0" w:space="0" w:color="auto"/>
                    <w:left w:val="none" w:sz="0" w:space="0" w:color="auto"/>
                    <w:bottom w:val="none" w:sz="0" w:space="0" w:color="auto"/>
                    <w:right w:val="none" w:sz="0" w:space="0" w:color="auto"/>
                  </w:divBdr>
                </w:div>
                <w:div w:id="664288794">
                  <w:marLeft w:val="0"/>
                  <w:marRight w:val="0"/>
                  <w:marTop w:val="0"/>
                  <w:marBottom w:val="0"/>
                  <w:divBdr>
                    <w:top w:val="none" w:sz="0" w:space="0" w:color="auto"/>
                    <w:left w:val="none" w:sz="0" w:space="0" w:color="auto"/>
                    <w:bottom w:val="none" w:sz="0" w:space="0" w:color="auto"/>
                    <w:right w:val="none" w:sz="0" w:space="0" w:color="auto"/>
                  </w:divBdr>
                </w:div>
                <w:div w:id="690376988">
                  <w:marLeft w:val="0"/>
                  <w:marRight w:val="0"/>
                  <w:marTop w:val="0"/>
                  <w:marBottom w:val="0"/>
                  <w:divBdr>
                    <w:top w:val="none" w:sz="0" w:space="0" w:color="auto"/>
                    <w:left w:val="none" w:sz="0" w:space="0" w:color="auto"/>
                    <w:bottom w:val="none" w:sz="0" w:space="0" w:color="auto"/>
                    <w:right w:val="none" w:sz="0" w:space="0" w:color="auto"/>
                  </w:divBdr>
                </w:div>
                <w:div w:id="702631711">
                  <w:marLeft w:val="0"/>
                  <w:marRight w:val="0"/>
                  <w:marTop w:val="0"/>
                  <w:marBottom w:val="0"/>
                  <w:divBdr>
                    <w:top w:val="none" w:sz="0" w:space="0" w:color="auto"/>
                    <w:left w:val="none" w:sz="0" w:space="0" w:color="auto"/>
                    <w:bottom w:val="none" w:sz="0" w:space="0" w:color="auto"/>
                    <w:right w:val="none" w:sz="0" w:space="0" w:color="auto"/>
                  </w:divBdr>
                </w:div>
                <w:div w:id="705717956">
                  <w:marLeft w:val="0"/>
                  <w:marRight w:val="0"/>
                  <w:marTop w:val="0"/>
                  <w:marBottom w:val="0"/>
                  <w:divBdr>
                    <w:top w:val="none" w:sz="0" w:space="0" w:color="auto"/>
                    <w:left w:val="none" w:sz="0" w:space="0" w:color="auto"/>
                    <w:bottom w:val="none" w:sz="0" w:space="0" w:color="auto"/>
                    <w:right w:val="none" w:sz="0" w:space="0" w:color="auto"/>
                  </w:divBdr>
                </w:div>
                <w:div w:id="715930595">
                  <w:marLeft w:val="0"/>
                  <w:marRight w:val="0"/>
                  <w:marTop w:val="0"/>
                  <w:marBottom w:val="0"/>
                  <w:divBdr>
                    <w:top w:val="none" w:sz="0" w:space="0" w:color="auto"/>
                    <w:left w:val="none" w:sz="0" w:space="0" w:color="auto"/>
                    <w:bottom w:val="none" w:sz="0" w:space="0" w:color="auto"/>
                    <w:right w:val="none" w:sz="0" w:space="0" w:color="auto"/>
                  </w:divBdr>
                </w:div>
                <w:div w:id="717825360">
                  <w:marLeft w:val="0"/>
                  <w:marRight w:val="0"/>
                  <w:marTop w:val="0"/>
                  <w:marBottom w:val="0"/>
                  <w:divBdr>
                    <w:top w:val="none" w:sz="0" w:space="0" w:color="auto"/>
                    <w:left w:val="none" w:sz="0" w:space="0" w:color="auto"/>
                    <w:bottom w:val="none" w:sz="0" w:space="0" w:color="auto"/>
                    <w:right w:val="none" w:sz="0" w:space="0" w:color="auto"/>
                  </w:divBdr>
                </w:div>
                <w:div w:id="720441275">
                  <w:marLeft w:val="0"/>
                  <w:marRight w:val="0"/>
                  <w:marTop w:val="0"/>
                  <w:marBottom w:val="0"/>
                  <w:divBdr>
                    <w:top w:val="none" w:sz="0" w:space="0" w:color="auto"/>
                    <w:left w:val="none" w:sz="0" w:space="0" w:color="auto"/>
                    <w:bottom w:val="none" w:sz="0" w:space="0" w:color="auto"/>
                    <w:right w:val="none" w:sz="0" w:space="0" w:color="auto"/>
                  </w:divBdr>
                </w:div>
                <w:div w:id="746459063">
                  <w:marLeft w:val="0"/>
                  <w:marRight w:val="0"/>
                  <w:marTop w:val="0"/>
                  <w:marBottom w:val="0"/>
                  <w:divBdr>
                    <w:top w:val="none" w:sz="0" w:space="0" w:color="auto"/>
                    <w:left w:val="none" w:sz="0" w:space="0" w:color="auto"/>
                    <w:bottom w:val="none" w:sz="0" w:space="0" w:color="auto"/>
                    <w:right w:val="none" w:sz="0" w:space="0" w:color="auto"/>
                  </w:divBdr>
                </w:div>
                <w:div w:id="749082597">
                  <w:marLeft w:val="0"/>
                  <w:marRight w:val="0"/>
                  <w:marTop w:val="0"/>
                  <w:marBottom w:val="0"/>
                  <w:divBdr>
                    <w:top w:val="none" w:sz="0" w:space="0" w:color="auto"/>
                    <w:left w:val="none" w:sz="0" w:space="0" w:color="auto"/>
                    <w:bottom w:val="none" w:sz="0" w:space="0" w:color="auto"/>
                    <w:right w:val="none" w:sz="0" w:space="0" w:color="auto"/>
                  </w:divBdr>
                </w:div>
                <w:div w:id="751316401">
                  <w:marLeft w:val="0"/>
                  <w:marRight w:val="0"/>
                  <w:marTop w:val="0"/>
                  <w:marBottom w:val="0"/>
                  <w:divBdr>
                    <w:top w:val="none" w:sz="0" w:space="0" w:color="auto"/>
                    <w:left w:val="none" w:sz="0" w:space="0" w:color="auto"/>
                    <w:bottom w:val="none" w:sz="0" w:space="0" w:color="auto"/>
                    <w:right w:val="none" w:sz="0" w:space="0" w:color="auto"/>
                  </w:divBdr>
                </w:div>
                <w:div w:id="756052900">
                  <w:marLeft w:val="0"/>
                  <w:marRight w:val="0"/>
                  <w:marTop w:val="0"/>
                  <w:marBottom w:val="0"/>
                  <w:divBdr>
                    <w:top w:val="none" w:sz="0" w:space="0" w:color="auto"/>
                    <w:left w:val="none" w:sz="0" w:space="0" w:color="auto"/>
                    <w:bottom w:val="none" w:sz="0" w:space="0" w:color="auto"/>
                    <w:right w:val="none" w:sz="0" w:space="0" w:color="auto"/>
                  </w:divBdr>
                </w:div>
                <w:div w:id="758790505">
                  <w:marLeft w:val="0"/>
                  <w:marRight w:val="0"/>
                  <w:marTop w:val="0"/>
                  <w:marBottom w:val="0"/>
                  <w:divBdr>
                    <w:top w:val="none" w:sz="0" w:space="0" w:color="auto"/>
                    <w:left w:val="none" w:sz="0" w:space="0" w:color="auto"/>
                    <w:bottom w:val="none" w:sz="0" w:space="0" w:color="auto"/>
                    <w:right w:val="none" w:sz="0" w:space="0" w:color="auto"/>
                  </w:divBdr>
                </w:div>
                <w:div w:id="758794716">
                  <w:marLeft w:val="0"/>
                  <w:marRight w:val="0"/>
                  <w:marTop w:val="0"/>
                  <w:marBottom w:val="0"/>
                  <w:divBdr>
                    <w:top w:val="none" w:sz="0" w:space="0" w:color="auto"/>
                    <w:left w:val="none" w:sz="0" w:space="0" w:color="auto"/>
                    <w:bottom w:val="none" w:sz="0" w:space="0" w:color="auto"/>
                    <w:right w:val="none" w:sz="0" w:space="0" w:color="auto"/>
                  </w:divBdr>
                </w:div>
                <w:div w:id="767582538">
                  <w:marLeft w:val="0"/>
                  <w:marRight w:val="0"/>
                  <w:marTop w:val="0"/>
                  <w:marBottom w:val="0"/>
                  <w:divBdr>
                    <w:top w:val="none" w:sz="0" w:space="0" w:color="auto"/>
                    <w:left w:val="none" w:sz="0" w:space="0" w:color="auto"/>
                    <w:bottom w:val="none" w:sz="0" w:space="0" w:color="auto"/>
                    <w:right w:val="none" w:sz="0" w:space="0" w:color="auto"/>
                  </w:divBdr>
                </w:div>
                <w:div w:id="768621156">
                  <w:marLeft w:val="0"/>
                  <w:marRight w:val="0"/>
                  <w:marTop w:val="0"/>
                  <w:marBottom w:val="0"/>
                  <w:divBdr>
                    <w:top w:val="none" w:sz="0" w:space="0" w:color="auto"/>
                    <w:left w:val="none" w:sz="0" w:space="0" w:color="auto"/>
                    <w:bottom w:val="none" w:sz="0" w:space="0" w:color="auto"/>
                    <w:right w:val="none" w:sz="0" w:space="0" w:color="auto"/>
                  </w:divBdr>
                </w:div>
                <w:div w:id="76981820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777919016">
                  <w:marLeft w:val="0"/>
                  <w:marRight w:val="0"/>
                  <w:marTop w:val="0"/>
                  <w:marBottom w:val="0"/>
                  <w:divBdr>
                    <w:top w:val="none" w:sz="0" w:space="0" w:color="auto"/>
                    <w:left w:val="none" w:sz="0" w:space="0" w:color="auto"/>
                    <w:bottom w:val="none" w:sz="0" w:space="0" w:color="auto"/>
                    <w:right w:val="none" w:sz="0" w:space="0" w:color="auto"/>
                  </w:divBdr>
                </w:div>
                <w:div w:id="784621054">
                  <w:marLeft w:val="0"/>
                  <w:marRight w:val="0"/>
                  <w:marTop w:val="0"/>
                  <w:marBottom w:val="0"/>
                  <w:divBdr>
                    <w:top w:val="none" w:sz="0" w:space="0" w:color="auto"/>
                    <w:left w:val="none" w:sz="0" w:space="0" w:color="auto"/>
                    <w:bottom w:val="none" w:sz="0" w:space="0" w:color="auto"/>
                    <w:right w:val="none" w:sz="0" w:space="0" w:color="auto"/>
                  </w:divBdr>
                </w:div>
                <w:div w:id="785393006">
                  <w:marLeft w:val="0"/>
                  <w:marRight w:val="0"/>
                  <w:marTop w:val="0"/>
                  <w:marBottom w:val="0"/>
                  <w:divBdr>
                    <w:top w:val="none" w:sz="0" w:space="0" w:color="auto"/>
                    <w:left w:val="none" w:sz="0" w:space="0" w:color="auto"/>
                    <w:bottom w:val="none" w:sz="0" w:space="0" w:color="auto"/>
                    <w:right w:val="none" w:sz="0" w:space="0" w:color="auto"/>
                  </w:divBdr>
                </w:div>
                <w:div w:id="789203036">
                  <w:marLeft w:val="0"/>
                  <w:marRight w:val="0"/>
                  <w:marTop w:val="0"/>
                  <w:marBottom w:val="0"/>
                  <w:divBdr>
                    <w:top w:val="none" w:sz="0" w:space="0" w:color="auto"/>
                    <w:left w:val="none" w:sz="0" w:space="0" w:color="auto"/>
                    <w:bottom w:val="none" w:sz="0" w:space="0" w:color="auto"/>
                    <w:right w:val="none" w:sz="0" w:space="0" w:color="auto"/>
                  </w:divBdr>
                </w:div>
                <w:div w:id="792527788">
                  <w:marLeft w:val="0"/>
                  <w:marRight w:val="0"/>
                  <w:marTop w:val="0"/>
                  <w:marBottom w:val="0"/>
                  <w:divBdr>
                    <w:top w:val="none" w:sz="0" w:space="0" w:color="auto"/>
                    <w:left w:val="none" w:sz="0" w:space="0" w:color="auto"/>
                    <w:bottom w:val="none" w:sz="0" w:space="0" w:color="auto"/>
                    <w:right w:val="none" w:sz="0" w:space="0" w:color="auto"/>
                  </w:divBdr>
                </w:div>
                <w:div w:id="793670153">
                  <w:marLeft w:val="0"/>
                  <w:marRight w:val="0"/>
                  <w:marTop w:val="0"/>
                  <w:marBottom w:val="0"/>
                  <w:divBdr>
                    <w:top w:val="none" w:sz="0" w:space="0" w:color="auto"/>
                    <w:left w:val="none" w:sz="0" w:space="0" w:color="auto"/>
                    <w:bottom w:val="none" w:sz="0" w:space="0" w:color="auto"/>
                    <w:right w:val="none" w:sz="0" w:space="0" w:color="auto"/>
                  </w:divBdr>
                </w:div>
                <w:div w:id="795180454">
                  <w:marLeft w:val="0"/>
                  <w:marRight w:val="0"/>
                  <w:marTop w:val="0"/>
                  <w:marBottom w:val="0"/>
                  <w:divBdr>
                    <w:top w:val="none" w:sz="0" w:space="0" w:color="auto"/>
                    <w:left w:val="none" w:sz="0" w:space="0" w:color="auto"/>
                    <w:bottom w:val="none" w:sz="0" w:space="0" w:color="auto"/>
                    <w:right w:val="none" w:sz="0" w:space="0" w:color="auto"/>
                  </w:divBdr>
                </w:div>
                <w:div w:id="798651176">
                  <w:marLeft w:val="0"/>
                  <w:marRight w:val="0"/>
                  <w:marTop w:val="0"/>
                  <w:marBottom w:val="0"/>
                  <w:divBdr>
                    <w:top w:val="none" w:sz="0" w:space="0" w:color="auto"/>
                    <w:left w:val="none" w:sz="0" w:space="0" w:color="auto"/>
                    <w:bottom w:val="none" w:sz="0" w:space="0" w:color="auto"/>
                    <w:right w:val="none" w:sz="0" w:space="0" w:color="auto"/>
                  </w:divBdr>
                </w:div>
                <w:div w:id="805858354">
                  <w:marLeft w:val="0"/>
                  <w:marRight w:val="0"/>
                  <w:marTop w:val="0"/>
                  <w:marBottom w:val="0"/>
                  <w:divBdr>
                    <w:top w:val="none" w:sz="0" w:space="0" w:color="auto"/>
                    <w:left w:val="none" w:sz="0" w:space="0" w:color="auto"/>
                    <w:bottom w:val="none" w:sz="0" w:space="0" w:color="auto"/>
                    <w:right w:val="none" w:sz="0" w:space="0" w:color="auto"/>
                  </w:divBdr>
                </w:div>
                <w:div w:id="808590293">
                  <w:marLeft w:val="0"/>
                  <w:marRight w:val="0"/>
                  <w:marTop w:val="0"/>
                  <w:marBottom w:val="0"/>
                  <w:divBdr>
                    <w:top w:val="none" w:sz="0" w:space="0" w:color="auto"/>
                    <w:left w:val="none" w:sz="0" w:space="0" w:color="auto"/>
                    <w:bottom w:val="none" w:sz="0" w:space="0" w:color="auto"/>
                    <w:right w:val="none" w:sz="0" w:space="0" w:color="auto"/>
                  </w:divBdr>
                </w:div>
                <w:div w:id="815337740">
                  <w:marLeft w:val="0"/>
                  <w:marRight w:val="0"/>
                  <w:marTop w:val="0"/>
                  <w:marBottom w:val="0"/>
                  <w:divBdr>
                    <w:top w:val="none" w:sz="0" w:space="0" w:color="auto"/>
                    <w:left w:val="none" w:sz="0" w:space="0" w:color="auto"/>
                    <w:bottom w:val="none" w:sz="0" w:space="0" w:color="auto"/>
                    <w:right w:val="none" w:sz="0" w:space="0" w:color="auto"/>
                  </w:divBdr>
                </w:div>
                <w:div w:id="817038061">
                  <w:marLeft w:val="0"/>
                  <w:marRight w:val="0"/>
                  <w:marTop w:val="0"/>
                  <w:marBottom w:val="0"/>
                  <w:divBdr>
                    <w:top w:val="none" w:sz="0" w:space="0" w:color="auto"/>
                    <w:left w:val="none" w:sz="0" w:space="0" w:color="auto"/>
                    <w:bottom w:val="none" w:sz="0" w:space="0" w:color="auto"/>
                    <w:right w:val="none" w:sz="0" w:space="0" w:color="auto"/>
                  </w:divBdr>
                </w:div>
                <w:div w:id="817040521">
                  <w:marLeft w:val="0"/>
                  <w:marRight w:val="0"/>
                  <w:marTop w:val="0"/>
                  <w:marBottom w:val="0"/>
                  <w:divBdr>
                    <w:top w:val="none" w:sz="0" w:space="0" w:color="auto"/>
                    <w:left w:val="none" w:sz="0" w:space="0" w:color="auto"/>
                    <w:bottom w:val="none" w:sz="0" w:space="0" w:color="auto"/>
                    <w:right w:val="none" w:sz="0" w:space="0" w:color="auto"/>
                  </w:divBdr>
                </w:div>
                <w:div w:id="847019906">
                  <w:marLeft w:val="0"/>
                  <w:marRight w:val="0"/>
                  <w:marTop w:val="0"/>
                  <w:marBottom w:val="0"/>
                  <w:divBdr>
                    <w:top w:val="none" w:sz="0" w:space="0" w:color="auto"/>
                    <w:left w:val="none" w:sz="0" w:space="0" w:color="auto"/>
                    <w:bottom w:val="none" w:sz="0" w:space="0" w:color="auto"/>
                    <w:right w:val="none" w:sz="0" w:space="0" w:color="auto"/>
                  </w:divBdr>
                </w:div>
                <w:div w:id="853766732">
                  <w:marLeft w:val="0"/>
                  <w:marRight w:val="0"/>
                  <w:marTop w:val="0"/>
                  <w:marBottom w:val="0"/>
                  <w:divBdr>
                    <w:top w:val="none" w:sz="0" w:space="0" w:color="auto"/>
                    <w:left w:val="none" w:sz="0" w:space="0" w:color="auto"/>
                    <w:bottom w:val="none" w:sz="0" w:space="0" w:color="auto"/>
                    <w:right w:val="none" w:sz="0" w:space="0" w:color="auto"/>
                  </w:divBdr>
                </w:div>
                <w:div w:id="864246982">
                  <w:marLeft w:val="0"/>
                  <w:marRight w:val="0"/>
                  <w:marTop w:val="0"/>
                  <w:marBottom w:val="0"/>
                  <w:divBdr>
                    <w:top w:val="none" w:sz="0" w:space="0" w:color="auto"/>
                    <w:left w:val="none" w:sz="0" w:space="0" w:color="auto"/>
                    <w:bottom w:val="none" w:sz="0" w:space="0" w:color="auto"/>
                    <w:right w:val="none" w:sz="0" w:space="0" w:color="auto"/>
                  </w:divBdr>
                </w:div>
                <w:div w:id="866983885">
                  <w:marLeft w:val="0"/>
                  <w:marRight w:val="0"/>
                  <w:marTop w:val="0"/>
                  <w:marBottom w:val="0"/>
                  <w:divBdr>
                    <w:top w:val="none" w:sz="0" w:space="0" w:color="auto"/>
                    <w:left w:val="none" w:sz="0" w:space="0" w:color="auto"/>
                    <w:bottom w:val="none" w:sz="0" w:space="0" w:color="auto"/>
                    <w:right w:val="none" w:sz="0" w:space="0" w:color="auto"/>
                  </w:divBdr>
                </w:div>
                <w:div w:id="880362521">
                  <w:marLeft w:val="0"/>
                  <w:marRight w:val="0"/>
                  <w:marTop w:val="0"/>
                  <w:marBottom w:val="0"/>
                  <w:divBdr>
                    <w:top w:val="none" w:sz="0" w:space="0" w:color="auto"/>
                    <w:left w:val="none" w:sz="0" w:space="0" w:color="auto"/>
                    <w:bottom w:val="none" w:sz="0" w:space="0" w:color="auto"/>
                    <w:right w:val="none" w:sz="0" w:space="0" w:color="auto"/>
                  </w:divBdr>
                </w:div>
                <w:div w:id="881671562">
                  <w:marLeft w:val="0"/>
                  <w:marRight w:val="0"/>
                  <w:marTop w:val="0"/>
                  <w:marBottom w:val="0"/>
                  <w:divBdr>
                    <w:top w:val="none" w:sz="0" w:space="0" w:color="auto"/>
                    <w:left w:val="none" w:sz="0" w:space="0" w:color="auto"/>
                    <w:bottom w:val="none" w:sz="0" w:space="0" w:color="auto"/>
                    <w:right w:val="none" w:sz="0" w:space="0" w:color="auto"/>
                  </w:divBdr>
                </w:div>
                <w:div w:id="887910310">
                  <w:marLeft w:val="0"/>
                  <w:marRight w:val="0"/>
                  <w:marTop w:val="0"/>
                  <w:marBottom w:val="0"/>
                  <w:divBdr>
                    <w:top w:val="none" w:sz="0" w:space="0" w:color="auto"/>
                    <w:left w:val="none" w:sz="0" w:space="0" w:color="auto"/>
                    <w:bottom w:val="none" w:sz="0" w:space="0" w:color="auto"/>
                    <w:right w:val="none" w:sz="0" w:space="0" w:color="auto"/>
                  </w:divBdr>
                </w:div>
                <w:div w:id="921840759">
                  <w:marLeft w:val="0"/>
                  <w:marRight w:val="0"/>
                  <w:marTop w:val="0"/>
                  <w:marBottom w:val="0"/>
                  <w:divBdr>
                    <w:top w:val="none" w:sz="0" w:space="0" w:color="auto"/>
                    <w:left w:val="none" w:sz="0" w:space="0" w:color="auto"/>
                    <w:bottom w:val="none" w:sz="0" w:space="0" w:color="auto"/>
                    <w:right w:val="none" w:sz="0" w:space="0" w:color="auto"/>
                  </w:divBdr>
                </w:div>
                <w:div w:id="922103206">
                  <w:marLeft w:val="0"/>
                  <w:marRight w:val="0"/>
                  <w:marTop w:val="0"/>
                  <w:marBottom w:val="0"/>
                  <w:divBdr>
                    <w:top w:val="none" w:sz="0" w:space="0" w:color="auto"/>
                    <w:left w:val="none" w:sz="0" w:space="0" w:color="auto"/>
                    <w:bottom w:val="none" w:sz="0" w:space="0" w:color="auto"/>
                    <w:right w:val="none" w:sz="0" w:space="0" w:color="auto"/>
                  </w:divBdr>
                </w:div>
                <w:div w:id="938878993">
                  <w:marLeft w:val="0"/>
                  <w:marRight w:val="0"/>
                  <w:marTop w:val="0"/>
                  <w:marBottom w:val="0"/>
                  <w:divBdr>
                    <w:top w:val="none" w:sz="0" w:space="0" w:color="auto"/>
                    <w:left w:val="none" w:sz="0" w:space="0" w:color="auto"/>
                    <w:bottom w:val="none" w:sz="0" w:space="0" w:color="auto"/>
                    <w:right w:val="none" w:sz="0" w:space="0" w:color="auto"/>
                  </w:divBdr>
                </w:div>
                <w:div w:id="963387954">
                  <w:marLeft w:val="0"/>
                  <w:marRight w:val="0"/>
                  <w:marTop w:val="0"/>
                  <w:marBottom w:val="0"/>
                  <w:divBdr>
                    <w:top w:val="none" w:sz="0" w:space="0" w:color="auto"/>
                    <w:left w:val="none" w:sz="0" w:space="0" w:color="auto"/>
                    <w:bottom w:val="none" w:sz="0" w:space="0" w:color="auto"/>
                    <w:right w:val="none" w:sz="0" w:space="0" w:color="auto"/>
                  </w:divBdr>
                </w:div>
                <w:div w:id="973024185">
                  <w:marLeft w:val="0"/>
                  <w:marRight w:val="0"/>
                  <w:marTop w:val="0"/>
                  <w:marBottom w:val="0"/>
                  <w:divBdr>
                    <w:top w:val="none" w:sz="0" w:space="0" w:color="auto"/>
                    <w:left w:val="none" w:sz="0" w:space="0" w:color="auto"/>
                    <w:bottom w:val="none" w:sz="0" w:space="0" w:color="auto"/>
                    <w:right w:val="none" w:sz="0" w:space="0" w:color="auto"/>
                  </w:divBdr>
                </w:div>
                <w:div w:id="983702867">
                  <w:marLeft w:val="0"/>
                  <w:marRight w:val="0"/>
                  <w:marTop w:val="0"/>
                  <w:marBottom w:val="0"/>
                  <w:divBdr>
                    <w:top w:val="none" w:sz="0" w:space="0" w:color="auto"/>
                    <w:left w:val="none" w:sz="0" w:space="0" w:color="auto"/>
                    <w:bottom w:val="none" w:sz="0" w:space="0" w:color="auto"/>
                    <w:right w:val="none" w:sz="0" w:space="0" w:color="auto"/>
                  </w:divBdr>
                </w:div>
                <w:div w:id="997926590">
                  <w:marLeft w:val="0"/>
                  <w:marRight w:val="0"/>
                  <w:marTop w:val="0"/>
                  <w:marBottom w:val="0"/>
                  <w:divBdr>
                    <w:top w:val="none" w:sz="0" w:space="0" w:color="auto"/>
                    <w:left w:val="none" w:sz="0" w:space="0" w:color="auto"/>
                    <w:bottom w:val="none" w:sz="0" w:space="0" w:color="auto"/>
                    <w:right w:val="none" w:sz="0" w:space="0" w:color="auto"/>
                  </w:divBdr>
                </w:div>
                <w:div w:id="1018779382">
                  <w:marLeft w:val="0"/>
                  <w:marRight w:val="0"/>
                  <w:marTop w:val="0"/>
                  <w:marBottom w:val="0"/>
                  <w:divBdr>
                    <w:top w:val="none" w:sz="0" w:space="0" w:color="auto"/>
                    <w:left w:val="none" w:sz="0" w:space="0" w:color="auto"/>
                    <w:bottom w:val="none" w:sz="0" w:space="0" w:color="auto"/>
                    <w:right w:val="none" w:sz="0" w:space="0" w:color="auto"/>
                  </w:divBdr>
                </w:div>
                <w:div w:id="1019969197">
                  <w:marLeft w:val="0"/>
                  <w:marRight w:val="0"/>
                  <w:marTop w:val="0"/>
                  <w:marBottom w:val="0"/>
                  <w:divBdr>
                    <w:top w:val="none" w:sz="0" w:space="0" w:color="auto"/>
                    <w:left w:val="none" w:sz="0" w:space="0" w:color="auto"/>
                    <w:bottom w:val="none" w:sz="0" w:space="0" w:color="auto"/>
                    <w:right w:val="none" w:sz="0" w:space="0" w:color="auto"/>
                  </w:divBdr>
                </w:div>
                <w:div w:id="1020811666">
                  <w:marLeft w:val="0"/>
                  <w:marRight w:val="0"/>
                  <w:marTop w:val="0"/>
                  <w:marBottom w:val="0"/>
                  <w:divBdr>
                    <w:top w:val="none" w:sz="0" w:space="0" w:color="auto"/>
                    <w:left w:val="none" w:sz="0" w:space="0" w:color="auto"/>
                    <w:bottom w:val="none" w:sz="0" w:space="0" w:color="auto"/>
                    <w:right w:val="none" w:sz="0" w:space="0" w:color="auto"/>
                  </w:divBdr>
                </w:div>
                <w:div w:id="1033068897">
                  <w:marLeft w:val="0"/>
                  <w:marRight w:val="0"/>
                  <w:marTop w:val="0"/>
                  <w:marBottom w:val="0"/>
                  <w:divBdr>
                    <w:top w:val="none" w:sz="0" w:space="0" w:color="auto"/>
                    <w:left w:val="none" w:sz="0" w:space="0" w:color="auto"/>
                    <w:bottom w:val="none" w:sz="0" w:space="0" w:color="auto"/>
                    <w:right w:val="none" w:sz="0" w:space="0" w:color="auto"/>
                  </w:divBdr>
                </w:div>
                <w:div w:id="1038318587">
                  <w:marLeft w:val="0"/>
                  <w:marRight w:val="0"/>
                  <w:marTop w:val="0"/>
                  <w:marBottom w:val="0"/>
                  <w:divBdr>
                    <w:top w:val="none" w:sz="0" w:space="0" w:color="auto"/>
                    <w:left w:val="none" w:sz="0" w:space="0" w:color="auto"/>
                    <w:bottom w:val="none" w:sz="0" w:space="0" w:color="auto"/>
                    <w:right w:val="none" w:sz="0" w:space="0" w:color="auto"/>
                  </w:divBdr>
                </w:div>
                <w:div w:id="1038579615">
                  <w:marLeft w:val="0"/>
                  <w:marRight w:val="0"/>
                  <w:marTop w:val="0"/>
                  <w:marBottom w:val="0"/>
                  <w:divBdr>
                    <w:top w:val="none" w:sz="0" w:space="0" w:color="auto"/>
                    <w:left w:val="none" w:sz="0" w:space="0" w:color="auto"/>
                    <w:bottom w:val="none" w:sz="0" w:space="0" w:color="auto"/>
                    <w:right w:val="none" w:sz="0" w:space="0" w:color="auto"/>
                  </w:divBdr>
                </w:div>
                <w:div w:id="1054692857">
                  <w:marLeft w:val="0"/>
                  <w:marRight w:val="0"/>
                  <w:marTop w:val="0"/>
                  <w:marBottom w:val="0"/>
                  <w:divBdr>
                    <w:top w:val="none" w:sz="0" w:space="0" w:color="auto"/>
                    <w:left w:val="none" w:sz="0" w:space="0" w:color="auto"/>
                    <w:bottom w:val="none" w:sz="0" w:space="0" w:color="auto"/>
                    <w:right w:val="none" w:sz="0" w:space="0" w:color="auto"/>
                  </w:divBdr>
                </w:div>
                <w:div w:id="1056053341">
                  <w:marLeft w:val="0"/>
                  <w:marRight w:val="0"/>
                  <w:marTop w:val="0"/>
                  <w:marBottom w:val="0"/>
                  <w:divBdr>
                    <w:top w:val="none" w:sz="0" w:space="0" w:color="auto"/>
                    <w:left w:val="none" w:sz="0" w:space="0" w:color="auto"/>
                    <w:bottom w:val="none" w:sz="0" w:space="0" w:color="auto"/>
                    <w:right w:val="none" w:sz="0" w:space="0" w:color="auto"/>
                  </w:divBdr>
                </w:div>
                <w:div w:id="1070033348">
                  <w:marLeft w:val="0"/>
                  <w:marRight w:val="0"/>
                  <w:marTop w:val="0"/>
                  <w:marBottom w:val="0"/>
                  <w:divBdr>
                    <w:top w:val="none" w:sz="0" w:space="0" w:color="auto"/>
                    <w:left w:val="none" w:sz="0" w:space="0" w:color="auto"/>
                    <w:bottom w:val="none" w:sz="0" w:space="0" w:color="auto"/>
                    <w:right w:val="none" w:sz="0" w:space="0" w:color="auto"/>
                  </w:divBdr>
                </w:div>
                <w:div w:id="1083256325">
                  <w:marLeft w:val="0"/>
                  <w:marRight w:val="0"/>
                  <w:marTop w:val="0"/>
                  <w:marBottom w:val="0"/>
                  <w:divBdr>
                    <w:top w:val="none" w:sz="0" w:space="0" w:color="auto"/>
                    <w:left w:val="none" w:sz="0" w:space="0" w:color="auto"/>
                    <w:bottom w:val="none" w:sz="0" w:space="0" w:color="auto"/>
                    <w:right w:val="none" w:sz="0" w:space="0" w:color="auto"/>
                  </w:divBdr>
                </w:div>
                <w:div w:id="1083839405">
                  <w:marLeft w:val="0"/>
                  <w:marRight w:val="0"/>
                  <w:marTop w:val="0"/>
                  <w:marBottom w:val="0"/>
                  <w:divBdr>
                    <w:top w:val="none" w:sz="0" w:space="0" w:color="auto"/>
                    <w:left w:val="none" w:sz="0" w:space="0" w:color="auto"/>
                    <w:bottom w:val="none" w:sz="0" w:space="0" w:color="auto"/>
                    <w:right w:val="none" w:sz="0" w:space="0" w:color="auto"/>
                  </w:divBdr>
                </w:div>
                <w:div w:id="1086683170">
                  <w:marLeft w:val="0"/>
                  <w:marRight w:val="0"/>
                  <w:marTop w:val="0"/>
                  <w:marBottom w:val="0"/>
                  <w:divBdr>
                    <w:top w:val="none" w:sz="0" w:space="0" w:color="auto"/>
                    <w:left w:val="none" w:sz="0" w:space="0" w:color="auto"/>
                    <w:bottom w:val="none" w:sz="0" w:space="0" w:color="auto"/>
                    <w:right w:val="none" w:sz="0" w:space="0" w:color="auto"/>
                  </w:divBdr>
                </w:div>
                <w:div w:id="1087655209">
                  <w:marLeft w:val="0"/>
                  <w:marRight w:val="0"/>
                  <w:marTop w:val="0"/>
                  <w:marBottom w:val="0"/>
                  <w:divBdr>
                    <w:top w:val="none" w:sz="0" w:space="0" w:color="auto"/>
                    <w:left w:val="none" w:sz="0" w:space="0" w:color="auto"/>
                    <w:bottom w:val="none" w:sz="0" w:space="0" w:color="auto"/>
                    <w:right w:val="none" w:sz="0" w:space="0" w:color="auto"/>
                  </w:divBdr>
                </w:div>
                <w:div w:id="1093359314">
                  <w:marLeft w:val="0"/>
                  <w:marRight w:val="0"/>
                  <w:marTop w:val="0"/>
                  <w:marBottom w:val="0"/>
                  <w:divBdr>
                    <w:top w:val="none" w:sz="0" w:space="0" w:color="auto"/>
                    <w:left w:val="none" w:sz="0" w:space="0" w:color="auto"/>
                    <w:bottom w:val="none" w:sz="0" w:space="0" w:color="auto"/>
                    <w:right w:val="none" w:sz="0" w:space="0" w:color="auto"/>
                  </w:divBdr>
                </w:div>
                <w:div w:id="1103264712">
                  <w:marLeft w:val="0"/>
                  <w:marRight w:val="0"/>
                  <w:marTop w:val="0"/>
                  <w:marBottom w:val="0"/>
                  <w:divBdr>
                    <w:top w:val="none" w:sz="0" w:space="0" w:color="auto"/>
                    <w:left w:val="none" w:sz="0" w:space="0" w:color="auto"/>
                    <w:bottom w:val="none" w:sz="0" w:space="0" w:color="auto"/>
                    <w:right w:val="none" w:sz="0" w:space="0" w:color="auto"/>
                  </w:divBdr>
                </w:div>
                <w:div w:id="1108429251">
                  <w:marLeft w:val="0"/>
                  <w:marRight w:val="0"/>
                  <w:marTop w:val="0"/>
                  <w:marBottom w:val="0"/>
                  <w:divBdr>
                    <w:top w:val="none" w:sz="0" w:space="0" w:color="auto"/>
                    <w:left w:val="none" w:sz="0" w:space="0" w:color="auto"/>
                    <w:bottom w:val="none" w:sz="0" w:space="0" w:color="auto"/>
                    <w:right w:val="none" w:sz="0" w:space="0" w:color="auto"/>
                  </w:divBdr>
                </w:div>
                <w:div w:id="1109202279">
                  <w:marLeft w:val="0"/>
                  <w:marRight w:val="0"/>
                  <w:marTop w:val="0"/>
                  <w:marBottom w:val="0"/>
                  <w:divBdr>
                    <w:top w:val="none" w:sz="0" w:space="0" w:color="auto"/>
                    <w:left w:val="none" w:sz="0" w:space="0" w:color="auto"/>
                    <w:bottom w:val="none" w:sz="0" w:space="0" w:color="auto"/>
                    <w:right w:val="none" w:sz="0" w:space="0" w:color="auto"/>
                  </w:divBdr>
                </w:div>
                <w:div w:id="1116098079">
                  <w:marLeft w:val="0"/>
                  <w:marRight w:val="0"/>
                  <w:marTop w:val="0"/>
                  <w:marBottom w:val="0"/>
                  <w:divBdr>
                    <w:top w:val="none" w:sz="0" w:space="0" w:color="auto"/>
                    <w:left w:val="none" w:sz="0" w:space="0" w:color="auto"/>
                    <w:bottom w:val="none" w:sz="0" w:space="0" w:color="auto"/>
                    <w:right w:val="none" w:sz="0" w:space="0" w:color="auto"/>
                  </w:divBdr>
                </w:div>
                <w:div w:id="1127436164">
                  <w:marLeft w:val="0"/>
                  <w:marRight w:val="0"/>
                  <w:marTop w:val="0"/>
                  <w:marBottom w:val="0"/>
                  <w:divBdr>
                    <w:top w:val="none" w:sz="0" w:space="0" w:color="auto"/>
                    <w:left w:val="none" w:sz="0" w:space="0" w:color="auto"/>
                    <w:bottom w:val="none" w:sz="0" w:space="0" w:color="auto"/>
                    <w:right w:val="none" w:sz="0" w:space="0" w:color="auto"/>
                  </w:divBdr>
                </w:div>
                <w:div w:id="1146512122">
                  <w:marLeft w:val="0"/>
                  <w:marRight w:val="0"/>
                  <w:marTop w:val="0"/>
                  <w:marBottom w:val="0"/>
                  <w:divBdr>
                    <w:top w:val="none" w:sz="0" w:space="0" w:color="auto"/>
                    <w:left w:val="none" w:sz="0" w:space="0" w:color="auto"/>
                    <w:bottom w:val="none" w:sz="0" w:space="0" w:color="auto"/>
                    <w:right w:val="none" w:sz="0" w:space="0" w:color="auto"/>
                  </w:divBdr>
                </w:div>
                <w:div w:id="1154836631">
                  <w:marLeft w:val="0"/>
                  <w:marRight w:val="0"/>
                  <w:marTop w:val="0"/>
                  <w:marBottom w:val="0"/>
                  <w:divBdr>
                    <w:top w:val="none" w:sz="0" w:space="0" w:color="auto"/>
                    <w:left w:val="none" w:sz="0" w:space="0" w:color="auto"/>
                    <w:bottom w:val="none" w:sz="0" w:space="0" w:color="auto"/>
                    <w:right w:val="none" w:sz="0" w:space="0" w:color="auto"/>
                  </w:divBdr>
                </w:div>
                <w:div w:id="1178155579">
                  <w:marLeft w:val="0"/>
                  <w:marRight w:val="0"/>
                  <w:marTop w:val="0"/>
                  <w:marBottom w:val="0"/>
                  <w:divBdr>
                    <w:top w:val="none" w:sz="0" w:space="0" w:color="auto"/>
                    <w:left w:val="none" w:sz="0" w:space="0" w:color="auto"/>
                    <w:bottom w:val="none" w:sz="0" w:space="0" w:color="auto"/>
                    <w:right w:val="none" w:sz="0" w:space="0" w:color="auto"/>
                  </w:divBdr>
                </w:div>
                <w:div w:id="1180658694">
                  <w:marLeft w:val="0"/>
                  <w:marRight w:val="0"/>
                  <w:marTop w:val="0"/>
                  <w:marBottom w:val="0"/>
                  <w:divBdr>
                    <w:top w:val="none" w:sz="0" w:space="0" w:color="auto"/>
                    <w:left w:val="none" w:sz="0" w:space="0" w:color="auto"/>
                    <w:bottom w:val="none" w:sz="0" w:space="0" w:color="auto"/>
                    <w:right w:val="none" w:sz="0" w:space="0" w:color="auto"/>
                  </w:divBdr>
                </w:div>
                <w:div w:id="1188374812">
                  <w:marLeft w:val="0"/>
                  <w:marRight w:val="0"/>
                  <w:marTop w:val="0"/>
                  <w:marBottom w:val="0"/>
                  <w:divBdr>
                    <w:top w:val="none" w:sz="0" w:space="0" w:color="auto"/>
                    <w:left w:val="none" w:sz="0" w:space="0" w:color="auto"/>
                    <w:bottom w:val="none" w:sz="0" w:space="0" w:color="auto"/>
                    <w:right w:val="none" w:sz="0" w:space="0" w:color="auto"/>
                  </w:divBdr>
                </w:div>
                <w:div w:id="1200047155">
                  <w:marLeft w:val="0"/>
                  <w:marRight w:val="0"/>
                  <w:marTop w:val="0"/>
                  <w:marBottom w:val="0"/>
                  <w:divBdr>
                    <w:top w:val="none" w:sz="0" w:space="0" w:color="auto"/>
                    <w:left w:val="none" w:sz="0" w:space="0" w:color="auto"/>
                    <w:bottom w:val="none" w:sz="0" w:space="0" w:color="auto"/>
                    <w:right w:val="none" w:sz="0" w:space="0" w:color="auto"/>
                  </w:divBdr>
                </w:div>
                <w:div w:id="1208373747">
                  <w:marLeft w:val="0"/>
                  <w:marRight w:val="0"/>
                  <w:marTop w:val="0"/>
                  <w:marBottom w:val="0"/>
                  <w:divBdr>
                    <w:top w:val="none" w:sz="0" w:space="0" w:color="auto"/>
                    <w:left w:val="none" w:sz="0" w:space="0" w:color="auto"/>
                    <w:bottom w:val="none" w:sz="0" w:space="0" w:color="auto"/>
                    <w:right w:val="none" w:sz="0" w:space="0" w:color="auto"/>
                  </w:divBdr>
                </w:div>
                <w:div w:id="1213230223">
                  <w:marLeft w:val="0"/>
                  <w:marRight w:val="0"/>
                  <w:marTop w:val="0"/>
                  <w:marBottom w:val="0"/>
                  <w:divBdr>
                    <w:top w:val="none" w:sz="0" w:space="0" w:color="auto"/>
                    <w:left w:val="none" w:sz="0" w:space="0" w:color="auto"/>
                    <w:bottom w:val="none" w:sz="0" w:space="0" w:color="auto"/>
                    <w:right w:val="none" w:sz="0" w:space="0" w:color="auto"/>
                  </w:divBdr>
                </w:div>
                <w:div w:id="1219587845">
                  <w:marLeft w:val="0"/>
                  <w:marRight w:val="0"/>
                  <w:marTop w:val="0"/>
                  <w:marBottom w:val="0"/>
                  <w:divBdr>
                    <w:top w:val="none" w:sz="0" w:space="0" w:color="auto"/>
                    <w:left w:val="none" w:sz="0" w:space="0" w:color="auto"/>
                    <w:bottom w:val="none" w:sz="0" w:space="0" w:color="auto"/>
                    <w:right w:val="none" w:sz="0" w:space="0" w:color="auto"/>
                  </w:divBdr>
                </w:div>
                <w:div w:id="1226139441">
                  <w:marLeft w:val="0"/>
                  <w:marRight w:val="0"/>
                  <w:marTop w:val="0"/>
                  <w:marBottom w:val="0"/>
                  <w:divBdr>
                    <w:top w:val="none" w:sz="0" w:space="0" w:color="auto"/>
                    <w:left w:val="none" w:sz="0" w:space="0" w:color="auto"/>
                    <w:bottom w:val="none" w:sz="0" w:space="0" w:color="auto"/>
                    <w:right w:val="none" w:sz="0" w:space="0" w:color="auto"/>
                  </w:divBdr>
                </w:div>
                <w:div w:id="1245067148">
                  <w:marLeft w:val="0"/>
                  <w:marRight w:val="0"/>
                  <w:marTop w:val="0"/>
                  <w:marBottom w:val="0"/>
                  <w:divBdr>
                    <w:top w:val="none" w:sz="0" w:space="0" w:color="auto"/>
                    <w:left w:val="none" w:sz="0" w:space="0" w:color="auto"/>
                    <w:bottom w:val="none" w:sz="0" w:space="0" w:color="auto"/>
                    <w:right w:val="none" w:sz="0" w:space="0" w:color="auto"/>
                  </w:divBdr>
                </w:div>
                <w:div w:id="1249271782">
                  <w:marLeft w:val="0"/>
                  <w:marRight w:val="0"/>
                  <w:marTop w:val="0"/>
                  <w:marBottom w:val="0"/>
                  <w:divBdr>
                    <w:top w:val="none" w:sz="0" w:space="0" w:color="auto"/>
                    <w:left w:val="none" w:sz="0" w:space="0" w:color="auto"/>
                    <w:bottom w:val="none" w:sz="0" w:space="0" w:color="auto"/>
                    <w:right w:val="none" w:sz="0" w:space="0" w:color="auto"/>
                  </w:divBdr>
                </w:div>
                <w:div w:id="1256018350">
                  <w:marLeft w:val="0"/>
                  <w:marRight w:val="0"/>
                  <w:marTop w:val="0"/>
                  <w:marBottom w:val="0"/>
                  <w:divBdr>
                    <w:top w:val="none" w:sz="0" w:space="0" w:color="auto"/>
                    <w:left w:val="none" w:sz="0" w:space="0" w:color="auto"/>
                    <w:bottom w:val="none" w:sz="0" w:space="0" w:color="auto"/>
                    <w:right w:val="none" w:sz="0" w:space="0" w:color="auto"/>
                  </w:divBdr>
                </w:div>
                <w:div w:id="1275819926">
                  <w:marLeft w:val="0"/>
                  <w:marRight w:val="0"/>
                  <w:marTop w:val="0"/>
                  <w:marBottom w:val="0"/>
                  <w:divBdr>
                    <w:top w:val="none" w:sz="0" w:space="0" w:color="auto"/>
                    <w:left w:val="none" w:sz="0" w:space="0" w:color="auto"/>
                    <w:bottom w:val="none" w:sz="0" w:space="0" w:color="auto"/>
                    <w:right w:val="none" w:sz="0" w:space="0" w:color="auto"/>
                  </w:divBdr>
                </w:div>
                <w:div w:id="1298220227">
                  <w:marLeft w:val="0"/>
                  <w:marRight w:val="0"/>
                  <w:marTop w:val="0"/>
                  <w:marBottom w:val="0"/>
                  <w:divBdr>
                    <w:top w:val="none" w:sz="0" w:space="0" w:color="auto"/>
                    <w:left w:val="none" w:sz="0" w:space="0" w:color="auto"/>
                    <w:bottom w:val="none" w:sz="0" w:space="0" w:color="auto"/>
                    <w:right w:val="none" w:sz="0" w:space="0" w:color="auto"/>
                  </w:divBdr>
                </w:div>
                <w:div w:id="1300381208">
                  <w:marLeft w:val="0"/>
                  <w:marRight w:val="0"/>
                  <w:marTop w:val="0"/>
                  <w:marBottom w:val="0"/>
                  <w:divBdr>
                    <w:top w:val="none" w:sz="0" w:space="0" w:color="auto"/>
                    <w:left w:val="none" w:sz="0" w:space="0" w:color="auto"/>
                    <w:bottom w:val="none" w:sz="0" w:space="0" w:color="auto"/>
                    <w:right w:val="none" w:sz="0" w:space="0" w:color="auto"/>
                  </w:divBdr>
                </w:div>
                <w:div w:id="1304041109">
                  <w:marLeft w:val="0"/>
                  <w:marRight w:val="0"/>
                  <w:marTop w:val="0"/>
                  <w:marBottom w:val="0"/>
                  <w:divBdr>
                    <w:top w:val="none" w:sz="0" w:space="0" w:color="auto"/>
                    <w:left w:val="none" w:sz="0" w:space="0" w:color="auto"/>
                    <w:bottom w:val="none" w:sz="0" w:space="0" w:color="auto"/>
                    <w:right w:val="none" w:sz="0" w:space="0" w:color="auto"/>
                  </w:divBdr>
                </w:div>
                <w:div w:id="1309938938">
                  <w:marLeft w:val="0"/>
                  <w:marRight w:val="0"/>
                  <w:marTop w:val="0"/>
                  <w:marBottom w:val="0"/>
                  <w:divBdr>
                    <w:top w:val="none" w:sz="0" w:space="0" w:color="auto"/>
                    <w:left w:val="none" w:sz="0" w:space="0" w:color="auto"/>
                    <w:bottom w:val="none" w:sz="0" w:space="0" w:color="auto"/>
                    <w:right w:val="none" w:sz="0" w:space="0" w:color="auto"/>
                  </w:divBdr>
                </w:div>
                <w:div w:id="1317343224">
                  <w:marLeft w:val="0"/>
                  <w:marRight w:val="0"/>
                  <w:marTop w:val="0"/>
                  <w:marBottom w:val="0"/>
                  <w:divBdr>
                    <w:top w:val="none" w:sz="0" w:space="0" w:color="auto"/>
                    <w:left w:val="none" w:sz="0" w:space="0" w:color="auto"/>
                    <w:bottom w:val="none" w:sz="0" w:space="0" w:color="auto"/>
                    <w:right w:val="none" w:sz="0" w:space="0" w:color="auto"/>
                  </w:divBdr>
                </w:div>
                <w:div w:id="1320764580">
                  <w:marLeft w:val="0"/>
                  <w:marRight w:val="0"/>
                  <w:marTop w:val="0"/>
                  <w:marBottom w:val="0"/>
                  <w:divBdr>
                    <w:top w:val="none" w:sz="0" w:space="0" w:color="auto"/>
                    <w:left w:val="none" w:sz="0" w:space="0" w:color="auto"/>
                    <w:bottom w:val="none" w:sz="0" w:space="0" w:color="auto"/>
                    <w:right w:val="none" w:sz="0" w:space="0" w:color="auto"/>
                  </w:divBdr>
                </w:div>
                <w:div w:id="1332021729">
                  <w:marLeft w:val="0"/>
                  <w:marRight w:val="0"/>
                  <w:marTop w:val="0"/>
                  <w:marBottom w:val="0"/>
                  <w:divBdr>
                    <w:top w:val="none" w:sz="0" w:space="0" w:color="auto"/>
                    <w:left w:val="none" w:sz="0" w:space="0" w:color="auto"/>
                    <w:bottom w:val="none" w:sz="0" w:space="0" w:color="auto"/>
                    <w:right w:val="none" w:sz="0" w:space="0" w:color="auto"/>
                  </w:divBdr>
                </w:div>
                <w:div w:id="1332560003">
                  <w:marLeft w:val="0"/>
                  <w:marRight w:val="0"/>
                  <w:marTop w:val="0"/>
                  <w:marBottom w:val="0"/>
                  <w:divBdr>
                    <w:top w:val="none" w:sz="0" w:space="0" w:color="auto"/>
                    <w:left w:val="none" w:sz="0" w:space="0" w:color="auto"/>
                    <w:bottom w:val="none" w:sz="0" w:space="0" w:color="auto"/>
                    <w:right w:val="none" w:sz="0" w:space="0" w:color="auto"/>
                  </w:divBdr>
                </w:div>
                <w:div w:id="1335763510">
                  <w:marLeft w:val="0"/>
                  <w:marRight w:val="0"/>
                  <w:marTop w:val="0"/>
                  <w:marBottom w:val="0"/>
                  <w:divBdr>
                    <w:top w:val="none" w:sz="0" w:space="0" w:color="auto"/>
                    <w:left w:val="none" w:sz="0" w:space="0" w:color="auto"/>
                    <w:bottom w:val="none" w:sz="0" w:space="0" w:color="auto"/>
                    <w:right w:val="none" w:sz="0" w:space="0" w:color="auto"/>
                  </w:divBdr>
                </w:div>
                <w:div w:id="1360665235">
                  <w:marLeft w:val="0"/>
                  <w:marRight w:val="0"/>
                  <w:marTop w:val="0"/>
                  <w:marBottom w:val="0"/>
                  <w:divBdr>
                    <w:top w:val="none" w:sz="0" w:space="0" w:color="auto"/>
                    <w:left w:val="none" w:sz="0" w:space="0" w:color="auto"/>
                    <w:bottom w:val="none" w:sz="0" w:space="0" w:color="auto"/>
                    <w:right w:val="none" w:sz="0" w:space="0" w:color="auto"/>
                  </w:divBdr>
                </w:div>
                <w:div w:id="1377437832">
                  <w:marLeft w:val="0"/>
                  <w:marRight w:val="0"/>
                  <w:marTop w:val="0"/>
                  <w:marBottom w:val="0"/>
                  <w:divBdr>
                    <w:top w:val="none" w:sz="0" w:space="0" w:color="auto"/>
                    <w:left w:val="none" w:sz="0" w:space="0" w:color="auto"/>
                    <w:bottom w:val="none" w:sz="0" w:space="0" w:color="auto"/>
                    <w:right w:val="none" w:sz="0" w:space="0" w:color="auto"/>
                  </w:divBdr>
                </w:div>
                <w:div w:id="1378046516">
                  <w:marLeft w:val="0"/>
                  <w:marRight w:val="0"/>
                  <w:marTop w:val="0"/>
                  <w:marBottom w:val="0"/>
                  <w:divBdr>
                    <w:top w:val="none" w:sz="0" w:space="0" w:color="auto"/>
                    <w:left w:val="none" w:sz="0" w:space="0" w:color="auto"/>
                    <w:bottom w:val="none" w:sz="0" w:space="0" w:color="auto"/>
                    <w:right w:val="none" w:sz="0" w:space="0" w:color="auto"/>
                  </w:divBdr>
                </w:div>
                <w:div w:id="1380320138">
                  <w:marLeft w:val="0"/>
                  <w:marRight w:val="0"/>
                  <w:marTop w:val="0"/>
                  <w:marBottom w:val="0"/>
                  <w:divBdr>
                    <w:top w:val="none" w:sz="0" w:space="0" w:color="auto"/>
                    <w:left w:val="none" w:sz="0" w:space="0" w:color="auto"/>
                    <w:bottom w:val="none" w:sz="0" w:space="0" w:color="auto"/>
                    <w:right w:val="none" w:sz="0" w:space="0" w:color="auto"/>
                  </w:divBdr>
                </w:div>
                <w:div w:id="1381130516">
                  <w:marLeft w:val="0"/>
                  <w:marRight w:val="0"/>
                  <w:marTop w:val="0"/>
                  <w:marBottom w:val="0"/>
                  <w:divBdr>
                    <w:top w:val="none" w:sz="0" w:space="0" w:color="auto"/>
                    <w:left w:val="none" w:sz="0" w:space="0" w:color="auto"/>
                    <w:bottom w:val="none" w:sz="0" w:space="0" w:color="auto"/>
                    <w:right w:val="none" w:sz="0" w:space="0" w:color="auto"/>
                  </w:divBdr>
                </w:div>
                <w:div w:id="1383093439">
                  <w:marLeft w:val="0"/>
                  <w:marRight w:val="0"/>
                  <w:marTop w:val="0"/>
                  <w:marBottom w:val="0"/>
                  <w:divBdr>
                    <w:top w:val="none" w:sz="0" w:space="0" w:color="auto"/>
                    <w:left w:val="none" w:sz="0" w:space="0" w:color="auto"/>
                    <w:bottom w:val="none" w:sz="0" w:space="0" w:color="auto"/>
                    <w:right w:val="none" w:sz="0" w:space="0" w:color="auto"/>
                  </w:divBdr>
                </w:div>
                <w:div w:id="1399785465">
                  <w:marLeft w:val="0"/>
                  <w:marRight w:val="0"/>
                  <w:marTop w:val="0"/>
                  <w:marBottom w:val="0"/>
                  <w:divBdr>
                    <w:top w:val="none" w:sz="0" w:space="0" w:color="auto"/>
                    <w:left w:val="none" w:sz="0" w:space="0" w:color="auto"/>
                    <w:bottom w:val="none" w:sz="0" w:space="0" w:color="auto"/>
                    <w:right w:val="none" w:sz="0" w:space="0" w:color="auto"/>
                  </w:divBdr>
                </w:div>
                <w:div w:id="1429346383">
                  <w:marLeft w:val="0"/>
                  <w:marRight w:val="0"/>
                  <w:marTop w:val="0"/>
                  <w:marBottom w:val="0"/>
                  <w:divBdr>
                    <w:top w:val="none" w:sz="0" w:space="0" w:color="auto"/>
                    <w:left w:val="none" w:sz="0" w:space="0" w:color="auto"/>
                    <w:bottom w:val="none" w:sz="0" w:space="0" w:color="auto"/>
                    <w:right w:val="none" w:sz="0" w:space="0" w:color="auto"/>
                  </w:divBdr>
                </w:div>
                <w:div w:id="1430156480">
                  <w:marLeft w:val="0"/>
                  <w:marRight w:val="0"/>
                  <w:marTop w:val="0"/>
                  <w:marBottom w:val="0"/>
                  <w:divBdr>
                    <w:top w:val="none" w:sz="0" w:space="0" w:color="auto"/>
                    <w:left w:val="none" w:sz="0" w:space="0" w:color="auto"/>
                    <w:bottom w:val="none" w:sz="0" w:space="0" w:color="auto"/>
                    <w:right w:val="none" w:sz="0" w:space="0" w:color="auto"/>
                  </w:divBdr>
                </w:div>
                <w:div w:id="1430272295">
                  <w:marLeft w:val="0"/>
                  <w:marRight w:val="0"/>
                  <w:marTop w:val="0"/>
                  <w:marBottom w:val="0"/>
                  <w:divBdr>
                    <w:top w:val="none" w:sz="0" w:space="0" w:color="auto"/>
                    <w:left w:val="none" w:sz="0" w:space="0" w:color="auto"/>
                    <w:bottom w:val="none" w:sz="0" w:space="0" w:color="auto"/>
                    <w:right w:val="none" w:sz="0" w:space="0" w:color="auto"/>
                  </w:divBdr>
                </w:div>
                <w:div w:id="1445344737">
                  <w:marLeft w:val="0"/>
                  <w:marRight w:val="0"/>
                  <w:marTop w:val="0"/>
                  <w:marBottom w:val="0"/>
                  <w:divBdr>
                    <w:top w:val="none" w:sz="0" w:space="0" w:color="auto"/>
                    <w:left w:val="none" w:sz="0" w:space="0" w:color="auto"/>
                    <w:bottom w:val="none" w:sz="0" w:space="0" w:color="auto"/>
                    <w:right w:val="none" w:sz="0" w:space="0" w:color="auto"/>
                  </w:divBdr>
                </w:div>
                <w:div w:id="1452744555">
                  <w:marLeft w:val="0"/>
                  <w:marRight w:val="0"/>
                  <w:marTop w:val="0"/>
                  <w:marBottom w:val="0"/>
                  <w:divBdr>
                    <w:top w:val="none" w:sz="0" w:space="0" w:color="auto"/>
                    <w:left w:val="none" w:sz="0" w:space="0" w:color="auto"/>
                    <w:bottom w:val="none" w:sz="0" w:space="0" w:color="auto"/>
                    <w:right w:val="none" w:sz="0" w:space="0" w:color="auto"/>
                  </w:divBdr>
                </w:div>
                <w:div w:id="1456874856">
                  <w:marLeft w:val="0"/>
                  <w:marRight w:val="0"/>
                  <w:marTop w:val="0"/>
                  <w:marBottom w:val="0"/>
                  <w:divBdr>
                    <w:top w:val="none" w:sz="0" w:space="0" w:color="auto"/>
                    <w:left w:val="none" w:sz="0" w:space="0" w:color="auto"/>
                    <w:bottom w:val="none" w:sz="0" w:space="0" w:color="auto"/>
                    <w:right w:val="none" w:sz="0" w:space="0" w:color="auto"/>
                  </w:divBdr>
                </w:div>
                <w:div w:id="1458335486">
                  <w:marLeft w:val="0"/>
                  <w:marRight w:val="0"/>
                  <w:marTop w:val="0"/>
                  <w:marBottom w:val="0"/>
                  <w:divBdr>
                    <w:top w:val="none" w:sz="0" w:space="0" w:color="auto"/>
                    <w:left w:val="none" w:sz="0" w:space="0" w:color="auto"/>
                    <w:bottom w:val="none" w:sz="0" w:space="0" w:color="auto"/>
                    <w:right w:val="none" w:sz="0" w:space="0" w:color="auto"/>
                  </w:divBdr>
                </w:div>
                <w:div w:id="1459832738">
                  <w:marLeft w:val="0"/>
                  <w:marRight w:val="0"/>
                  <w:marTop w:val="0"/>
                  <w:marBottom w:val="0"/>
                  <w:divBdr>
                    <w:top w:val="none" w:sz="0" w:space="0" w:color="auto"/>
                    <w:left w:val="none" w:sz="0" w:space="0" w:color="auto"/>
                    <w:bottom w:val="none" w:sz="0" w:space="0" w:color="auto"/>
                    <w:right w:val="none" w:sz="0" w:space="0" w:color="auto"/>
                  </w:divBdr>
                </w:div>
                <w:div w:id="1460148422">
                  <w:marLeft w:val="0"/>
                  <w:marRight w:val="0"/>
                  <w:marTop w:val="0"/>
                  <w:marBottom w:val="0"/>
                  <w:divBdr>
                    <w:top w:val="none" w:sz="0" w:space="0" w:color="auto"/>
                    <w:left w:val="none" w:sz="0" w:space="0" w:color="auto"/>
                    <w:bottom w:val="none" w:sz="0" w:space="0" w:color="auto"/>
                    <w:right w:val="none" w:sz="0" w:space="0" w:color="auto"/>
                  </w:divBdr>
                </w:div>
                <w:div w:id="1468157054">
                  <w:marLeft w:val="0"/>
                  <w:marRight w:val="0"/>
                  <w:marTop w:val="0"/>
                  <w:marBottom w:val="0"/>
                  <w:divBdr>
                    <w:top w:val="none" w:sz="0" w:space="0" w:color="auto"/>
                    <w:left w:val="none" w:sz="0" w:space="0" w:color="auto"/>
                    <w:bottom w:val="none" w:sz="0" w:space="0" w:color="auto"/>
                    <w:right w:val="none" w:sz="0" w:space="0" w:color="auto"/>
                  </w:divBdr>
                </w:div>
                <w:div w:id="1468745699">
                  <w:marLeft w:val="0"/>
                  <w:marRight w:val="0"/>
                  <w:marTop w:val="0"/>
                  <w:marBottom w:val="0"/>
                  <w:divBdr>
                    <w:top w:val="none" w:sz="0" w:space="0" w:color="auto"/>
                    <w:left w:val="none" w:sz="0" w:space="0" w:color="auto"/>
                    <w:bottom w:val="none" w:sz="0" w:space="0" w:color="auto"/>
                    <w:right w:val="none" w:sz="0" w:space="0" w:color="auto"/>
                  </w:divBdr>
                </w:div>
                <w:div w:id="1469320413">
                  <w:marLeft w:val="0"/>
                  <w:marRight w:val="0"/>
                  <w:marTop w:val="0"/>
                  <w:marBottom w:val="0"/>
                  <w:divBdr>
                    <w:top w:val="none" w:sz="0" w:space="0" w:color="auto"/>
                    <w:left w:val="none" w:sz="0" w:space="0" w:color="auto"/>
                    <w:bottom w:val="none" w:sz="0" w:space="0" w:color="auto"/>
                    <w:right w:val="none" w:sz="0" w:space="0" w:color="auto"/>
                  </w:divBdr>
                </w:div>
                <w:div w:id="1518234738">
                  <w:marLeft w:val="0"/>
                  <w:marRight w:val="0"/>
                  <w:marTop w:val="0"/>
                  <w:marBottom w:val="0"/>
                  <w:divBdr>
                    <w:top w:val="none" w:sz="0" w:space="0" w:color="auto"/>
                    <w:left w:val="none" w:sz="0" w:space="0" w:color="auto"/>
                    <w:bottom w:val="none" w:sz="0" w:space="0" w:color="auto"/>
                    <w:right w:val="none" w:sz="0" w:space="0" w:color="auto"/>
                  </w:divBdr>
                </w:div>
                <w:div w:id="1526558931">
                  <w:marLeft w:val="0"/>
                  <w:marRight w:val="0"/>
                  <w:marTop w:val="0"/>
                  <w:marBottom w:val="0"/>
                  <w:divBdr>
                    <w:top w:val="none" w:sz="0" w:space="0" w:color="auto"/>
                    <w:left w:val="none" w:sz="0" w:space="0" w:color="auto"/>
                    <w:bottom w:val="none" w:sz="0" w:space="0" w:color="auto"/>
                    <w:right w:val="none" w:sz="0" w:space="0" w:color="auto"/>
                  </w:divBdr>
                </w:div>
                <w:div w:id="1528524423">
                  <w:marLeft w:val="0"/>
                  <w:marRight w:val="0"/>
                  <w:marTop w:val="0"/>
                  <w:marBottom w:val="0"/>
                  <w:divBdr>
                    <w:top w:val="none" w:sz="0" w:space="0" w:color="auto"/>
                    <w:left w:val="none" w:sz="0" w:space="0" w:color="auto"/>
                    <w:bottom w:val="none" w:sz="0" w:space="0" w:color="auto"/>
                    <w:right w:val="none" w:sz="0" w:space="0" w:color="auto"/>
                  </w:divBdr>
                </w:div>
                <w:div w:id="1531868795">
                  <w:marLeft w:val="0"/>
                  <w:marRight w:val="0"/>
                  <w:marTop w:val="0"/>
                  <w:marBottom w:val="0"/>
                  <w:divBdr>
                    <w:top w:val="none" w:sz="0" w:space="0" w:color="auto"/>
                    <w:left w:val="none" w:sz="0" w:space="0" w:color="auto"/>
                    <w:bottom w:val="none" w:sz="0" w:space="0" w:color="auto"/>
                    <w:right w:val="none" w:sz="0" w:space="0" w:color="auto"/>
                  </w:divBdr>
                </w:div>
                <w:div w:id="1532107527">
                  <w:marLeft w:val="0"/>
                  <w:marRight w:val="0"/>
                  <w:marTop w:val="0"/>
                  <w:marBottom w:val="0"/>
                  <w:divBdr>
                    <w:top w:val="none" w:sz="0" w:space="0" w:color="auto"/>
                    <w:left w:val="none" w:sz="0" w:space="0" w:color="auto"/>
                    <w:bottom w:val="none" w:sz="0" w:space="0" w:color="auto"/>
                    <w:right w:val="none" w:sz="0" w:space="0" w:color="auto"/>
                  </w:divBdr>
                </w:div>
                <w:div w:id="1532572320">
                  <w:marLeft w:val="0"/>
                  <w:marRight w:val="0"/>
                  <w:marTop w:val="0"/>
                  <w:marBottom w:val="0"/>
                  <w:divBdr>
                    <w:top w:val="none" w:sz="0" w:space="0" w:color="auto"/>
                    <w:left w:val="none" w:sz="0" w:space="0" w:color="auto"/>
                    <w:bottom w:val="none" w:sz="0" w:space="0" w:color="auto"/>
                    <w:right w:val="none" w:sz="0" w:space="0" w:color="auto"/>
                  </w:divBdr>
                </w:div>
                <w:div w:id="1533691220">
                  <w:marLeft w:val="0"/>
                  <w:marRight w:val="0"/>
                  <w:marTop w:val="0"/>
                  <w:marBottom w:val="0"/>
                  <w:divBdr>
                    <w:top w:val="none" w:sz="0" w:space="0" w:color="auto"/>
                    <w:left w:val="none" w:sz="0" w:space="0" w:color="auto"/>
                    <w:bottom w:val="none" w:sz="0" w:space="0" w:color="auto"/>
                    <w:right w:val="none" w:sz="0" w:space="0" w:color="auto"/>
                  </w:divBdr>
                </w:div>
                <w:div w:id="1542329324">
                  <w:marLeft w:val="0"/>
                  <w:marRight w:val="0"/>
                  <w:marTop w:val="0"/>
                  <w:marBottom w:val="0"/>
                  <w:divBdr>
                    <w:top w:val="none" w:sz="0" w:space="0" w:color="auto"/>
                    <w:left w:val="none" w:sz="0" w:space="0" w:color="auto"/>
                    <w:bottom w:val="none" w:sz="0" w:space="0" w:color="auto"/>
                    <w:right w:val="none" w:sz="0" w:space="0" w:color="auto"/>
                  </w:divBdr>
                </w:div>
                <w:div w:id="1546485065">
                  <w:marLeft w:val="0"/>
                  <w:marRight w:val="0"/>
                  <w:marTop w:val="0"/>
                  <w:marBottom w:val="0"/>
                  <w:divBdr>
                    <w:top w:val="none" w:sz="0" w:space="0" w:color="auto"/>
                    <w:left w:val="none" w:sz="0" w:space="0" w:color="auto"/>
                    <w:bottom w:val="none" w:sz="0" w:space="0" w:color="auto"/>
                    <w:right w:val="none" w:sz="0" w:space="0" w:color="auto"/>
                  </w:divBdr>
                </w:div>
                <w:div w:id="1553418700">
                  <w:marLeft w:val="0"/>
                  <w:marRight w:val="0"/>
                  <w:marTop w:val="0"/>
                  <w:marBottom w:val="0"/>
                  <w:divBdr>
                    <w:top w:val="none" w:sz="0" w:space="0" w:color="auto"/>
                    <w:left w:val="none" w:sz="0" w:space="0" w:color="auto"/>
                    <w:bottom w:val="none" w:sz="0" w:space="0" w:color="auto"/>
                    <w:right w:val="none" w:sz="0" w:space="0" w:color="auto"/>
                  </w:divBdr>
                </w:div>
                <w:div w:id="1554193277">
                  <w:marLeft w:val="0"/>
                  <w:marRight w:val="0"/>
                  <w:marTop w:val="0"/>
                  <w:marBottom w:val="0"/>
                  <w:divBdr>
                    <w:top w:val="none" w:sz="0" w:space="0" w:color="auto"/>
                    <w:left w:val="none" w:sz="0" w:space="0" w:color="auto"/>
                    <w:bottom w:val="none" w:sz="0" w:space="0" w:color="auto"/>
                    <w:right w:val="none" w:sz="0" w:space="0" w:color="auto"/>
                  </w:divBdr>
                </w:div>
                <w:div w:id="1556509952">
                  <w:marLeft w:val="0"/>
                  <w:marRight w:val="0"/>
                  <w:marTop w:val="0"/>
                  <w:marBottom w:val="0"/>
                  <w:divBdr>
                    <w:top w:val="none" w:sz="0" w:space="0" w:color="auto"/>
                    <w:left w:val="none" w:sz="0" w:space="0" w:color="auto"/>
                    <w:bottom w:val="none" w:sz="0" w:space="0" w:color="auto"/>
                    <w:right w:val="none" w:sz="0" w:space="0" w:color="auto"/>
                  </w:divBdr>
                </w:div>
                <w:div w:id="1562522863">
                  <w:marLeft w:val="0"/>
                  <w:marRight w:val="0"/>
                  <w:marTop w:val="0"/>
                  <w:marBottom w:val="0"/>
                  <w:divBdr>
                    <w:top w:val="none" w:sz="0" w:space="0" w:color="auto"/>
                    <w:left w:val="none" w:sz="0" w:space="0" w:color="auto"/>
                    <w:bottom w:val="none" w:sz="0" w:space="0" w:color="auto"/>
                    <w:right w:val="none" w:sz="0" w:space="0" w:color="auto"/>
                  </w:divBdr>
                </w:div>
                <w:div w:id="1564103933">
                  <w:marLeft w:val="0"/>
                  <w:marRight w:val="0"/>
                  <w:marTop w:val="0"/>
                  <w:marBottom w:val="0"/>
                  <w:divBdr>
                    <w:top w:val="none" w:sz="0" w:space="0" w:color="auto"/>
                    <w:left w:val="none" w:sz="0" w:space="0" w:color="auto"/>
                    <w:bottom w:val="none" w:sz="0" w:space="0" w:color="auto"/>
                    <w:right w:val="none" w:sz="0" w:space="0" w:color="auto"/>
                  </w:divBdr>
                </w:div>
                <w:div w:id="1567033702">
                  <w:marLeft w:val="0"/>
                  <w:marRight w:val="0"/>
                  <w:marTop w:val="0"/>
                  <w:marBottom w:val="0"/>
                  <w:divBdr>
                    <w:top w:val="none" w:sz="0" w:space="0" w:color="auto"/>
                    <w:left w:val="none" w:sz="0" w:space="0" w:color="auto"/>
                    <w:bottom w:val="none" w:sz="0" w:space="0" w:color="auto"/>
                    <w:right w:val="none" w:sz="0" w:space="0" w:color="auto"/>
                  </w:divBdr>
                </w:div>
                <w:div w:id="1587573587">
                  <w:marLeft w:val="0"/>
                  <w:marRight w:val="0"/>
                  <w:marTop w:val="0"/>
                  <w:marBottom w:val="0"/>
                  <w:divBdr>
                    <w:top w:val="none" w:sz="0" w:space="0" w:color="auto"/>
                    <w:left w:val="none" w:sz="0" w:space="0" w:color="auto"/>
                    <w:bottom w:val="none" w:sz="0" w:space="0" w:color="auto"/>
                    <w:right w:val="none" w:sz="0" w:space="0" w:color="auto"/>
                  </w:divBdr>
                </w:div>
                <w:div w:id="1588735795">
                  <w:marLeft w:val="0"/>
                  <w:marRight w:val="0"/>
                  <w:marTop w:val="0"/>
                  <w:marBottom w:val="0"/>
                  <w:divBdr>
                    <w:top w:val="none" w:sz="0" w:space="0" w:color="auto"/>
                    <w:left w:val="none" w:sz="0" w:space="0" w:color="auto"/>
                    <w:bottom w:val="none" w:sz="0" w:space="0" w:color="auto"/>
                    <w:right w:val="none" w:sz="0" w:space="0" w:color="auto"/>
                  </w:divBdr>
                </w:div>
                <w:div w:id="1608274174">
                  <w:marLeft w:val="0"/>
                  <w:marRight w:val="0"/>
                  <w:marTop w:val="0"/>
                  <w:marBottom w:val="0"/>
                  <w:divBdr>
                    <w:top w:val="none" w:sz="0" w:space="0" w:color="auto"/>
                    <w:left w:val="none" w:sz="0" w:space="0" w:color="auto"/>
                    <w:bottom w:val="none" w:sz="0" w:space="0" w:color="auto"/>
                    <w:right w:val="none" w:sz="0" w:space="0" w:color="auto"/>
                  </w:divBdr>
                </w:div>
                <w:div w:id="1610812790">
                  <w:marLeft w:val="0"/>
                  <w:marRight w:val="0"/>
                  <w:marTop w:val="0"/>
                  <w:marBottom w:val="0"/>
                  <w:divBdr>
                    <w:top w:val="none" w:sz="0" w:space="0" w:color="auto"/>
                    <w:left w:val="none" w:sz="0" w:space="0" w:color="auto"/>
                    <w:bottom w:val="none" w:sz="0" w:space="0" w:color="auto"/>
                    <w:right w:val="none" w:sz="0" w:space="0" w:color="auto"/>
                  </w:divBdr>
                </w:div>
                <w:div w:id="1611931389">
                  <w:marLeft w:val="0"/>
                  <w:marRight w:val="0"/>
                  <w:marTop w:val="0"/>
                  <w:marBottom w:val="0"/>
                  <w:divBdr>
                    <w:top w:val="none" w:sz="0" w:space="0" w:color="auto"/>
                    <w:left w:val="none" w:sz="0" w:space="0" w:color="auto"/>
                    <w:bottom w:val="none" w:sz="0" w:space="0" w:color="auto"/>
                    <w:right w:val="none" w:sz="0" w:space="0" w:color="auto"/>
                  </w:divBdr>
                </w:div>
                <w:div w:id="1614046506">
                  <w:marLeft w:val="0"/>
                  <w:marRight w:val="0"/>
                  <w:marTop w:val="0"/>
                  <w:marBottom w:val="0"/>
                  <w:divBdr>
                    <w:top w:val="none" w:sz="0" w:space="0" w:color="auto"/>
                    <w:left w:val="none" w:sz="0" w:space="0" w:color="auto"/>
                    <w:bottom w:val="none" w:sz="0" w:space="0" w:color="auto"/>
                    <w:right w:val="none" w:sz="0" w:space="0" w:color="auto"/>
                  </w:divBdr>
                </w:div>
                <w:div w:id="1616667005">
                  <w:marLeft w:val="0"/>
                  <w:marRight w:val="0"/>
                  <w:marTop w:val="0"/>
                  <w:marBottom w:val="0"/>
                  <w:divBdr>
                    <w:top w:val="none" w:sz="0" w:space="0" w:color="auto"/>
                    <w:left w:val="none" w:sz="0" w:space="0" w:color="auto"/>
                    <w:bottom w:val="none" w:sz="0" w:space="0" w:color="auto"/>
                    <w:right w:val="none" w:sz="0" w:space="0" w:color="auto"/>
                  </w:divBdr>
                </w:div>
                <w:div w:id="1617247717">
                  <w:marLeft w:val="0"/>
                  <w:marRight w:val="0"/>
                  <w:marTop w:val="0"/>
                  <w:marBottom w:val="0"/>
                  <w:divBdr>
                    <w:top w:val="none" w:sz="0" w:space="0" w:color="auto"/>
                    <w:left w:val="none" w:sz="0" w:space="0" w:color="auto"/>
                    <w:bottom w:val="none" w:sz="0" w:space="0" w:color="auto"/>
                    <w:right w:val="none" w:sz="0" w:space="0" w:color="auto"/>
                  </w:divBdr>
                </w:div>
                <w:div w:id="1618564079">
                  <w:marLeft w:val="0"/>
                  <w:marRight w:val="0"/>
                  <w:marTop w:val="0"/>
                  <w:marBottom w:val="0"/>
                  <w:divBdr>
                    <w:top w:val="none" w:sz="0" w:space="0" w:color="auto"/>
                    <w:left w:val="none" w:sz="0" w:space="0" w:color="auto"/>
                    <w:bottom w:val="none" w:sz="0" w:space="0" w:color="auto"/>
                    <w:right w:val="none" w:sz="0" w:space="0" w:color="auto"/>
                  </w:divBdr>
                </w:div>
                <w:div w:id="1633638236">
                  <w:marLeft w:val="0"/>
                  <w:marRight w:val="0"/>
                  <w:marTop w:val="0"/>
                  <w:marBottom w:val="0"/>
                  <w:divBdr>
                    <w:top w:val="none" w:sz="0" w:space="0" w:color="auto"/>
                    <w:left w:val="none" w:sz="0" w:space="0" w:color="auto"/>
                    <w:bottom w:val="none" w:sz="0" w:space="0" w:color="auto"/>
                    <w:right w:val="none" w:sz="0" w:space="0" w:color="auto"/>
                  </w:divBdr>
                </w:div>
                <w:div w:id="1652522016">
                  <w:marLeft w:val="0"/>
                  <w:marRight w:val="0"/>
                  <w:marTop w:val="0"/>
                  <w:marBottom w:val="0"/>
                  <w:divBdr>
                    <w:top w:val="none" w:sz="0" w:space="0" w:color="auto"/>
                    <w:left w:val="none" w:sz="0" w:space="0" w:color="auto"/>
                    <w:bottom w:val="none" w:sz="0" w:space="0" w:color="auto"/>
                    <w:right w:val="none" w:sz="0" w:space="0" w:color="auto"/>
                  </w:divBdr>
                </w:div>
                <w:div w:id="1670063802">
                  <w:marLeft w:val="0"/>
                  <w:marRight w:val="0"/>
                  <w:marTop w:val="0"/>
                  <w:marBottom w:val="0"/>
                  <w:divBdr>
                    <w:top w:val="none" w:sz="0" w:space="0" w:color="auto"/>
                    <w:left w:val="none" w:sz="0" w:space="0" w:color="auto"/>
                    <w:bottom w:val="none" w:sz="0" w:space="0" w:color="auto"/>
                    <w:right w:val="none" w:sz="0" w:space="0" w:color="auto"/>
                  </w:divBdr>
                </w:div>
                <w:div w:id="1677154347">
                  <w:marLeft w:val="0"/>
                  <w:marRight w:val="0"/>
                  <w:marTop w:val="0"/>
                  <w:marBottom w:val="0"/>
                  <w:divBdr>
                    <w:top w:val="none" w:sz="0" w:space="0" w:color="auto"/>
                    <w:left w:val="none" w:sz="0" w:space="0" w:color="auto"/>
                    <w:bottom w:val="none" w:sz="0" w:space="0" w:color="auto"/>
                    <w:right w:val="none" w:sz="0" w:space="0" w:color="auto"/>
                  </w:divBdr>
                </w:div>
                <w:div w:id="1684866348">
                  <w:marLeft w:val="0"/>
                  <w:marRight w:val="0"/>
                  <w:marTop w:val="0"/>
                  <w:marBottom w:val="0"/>
                  <w:divBdr>
                    <w:top w:val="none" w:sz="0" w:space="0" w:color="auto"/>
                    <w:left w:val="none" w:sz="0" w:space="0" w:color="auto"/>
                    <w:bottom w:val="none" w:sz="0" w:space="0" w:color="auto"/>
                    <w:right w:val="none" w:sz="0" w:space="0" w:color="auto"/>
                  </w:divBdr>
                </w:div>
                <w:div w:id="1702169389">
                  <w:marLeft w:val="0"/>
                  <w:marRight w:val="0"/>
                  <w:marTop w:val="0"/>
                  <w:marBottom w:val="0"/>
                  <w:divBdr>
                    <w:top w:val="none" w:sz="0" w:space="0" w:color="auto"/>
                    <w:left w:val="none" w:sz="0" w:space="0" w:color="auto"/>
                    <w:bottom w:val="none" w:sz="0" w:space="0" w:color="auto"/>
                    <w:right w:val="none" w:sz="0" w:space="0" w:color="auto"/>
                  </w:divBdr>
                </w:div>
                <w:div w:id="1702588449">
                  <w:marLeft w:val="0"/>
                  <w:marRight w:val="0"/>
                  <w:marTop w:val="0"/>
                  <w:marBottom w:val="0"/>
                  <w:divBdr>
                    <w:top w:val="none" w:sz="0" w:space="0" w:color="auto"/>
                    <w:left w:val="none" w:sz="0" w:space="0" w:color="auto"/>
                    <w:bottom w:val="none" w:sz="0" w:space="0" w:color="auto"/>
                    <w:right w:val="none" w:sz="0" w:space="0" w:color="auto"/>
                  </w:divBdr>
                </w:div>
                <w:div w:id="1719014740">
                  <w:marLeft w:val="0"/>
                  <w:marRight w:val="0"/>
                  <w:marTop w:val="0"/>
                  <w:marBottom w:val="0"/>
                  <w:divBdr>
                    <w:top w:val="none" w:sz="0" w:space="0" w:color="auto"/>
                    <w:left w:val="none" w:sz="0" w:space="0" w:color="auto"/>
                    <w:bottom w:val="none" w:sz="0" w:space="0" w:color="auto"/>
                    <w:right w:val="none" w:sz="0" w:space="0" w:color="auto"/>
                  </w:divBdr>
                </w:div>
                <w:div w:id="1728914222">
                  <w:marLeft w:val="0"/>
                  <w:marRight w:val="0"/>
                  <w:marTop w:val="0"/>
                  <w:marBottom w:val="0"/>
                  <w:divBdr>
                    <w:top w:val="none" w:sz="0" w:space="0" w:color="auto"/>
                    <w:left w:val="none" w:sz="0" w:space="0" w:color="auto"/>
                    <w:bottom w:val="none" w:sz="0" w:space="0" w:color="auto"/>
                    <w:right w:val="none" w:sz="0" w:space="0" w:color="auto"/>
                  </w:divBdr>
                </w:div>
                <w:div w:id="1749377843">
                  <w:marLeft w:val="0"/>
                  <w:marRight w:val="0"/>
                  <w:marTop w:val="0"/>
                  <w:marBottom w:val="0"/>
                  <w:divBdr>
                    <w:top w:val="none" w:sz="0" w:space="0" w:color="auto"/>
                    <w:left w:val="none" w:sz="0" w:space="0" w:color="auto"/>
                    <w:bottom w:val="none" w:sz="0" w:space="0" w:color="auto"/>
                    <w:right w:val="none" w:sz="0" w:space="0" w:color="auto"/>
                  </w:divBdr>
                </w:div>
                <w:div w:id="1759672849">
                  <w:marLeft w:val="0"/>
                  <w:marRight w:val="0"/>
                  <w:marTop w:val="0"/>
                  <w:marBottom w:val="0"/>
                  <w:divBdr>
                    <w:top w:val="none" w:sz="0" w:space="0" w:color="auto"/>
                    <w:left w:val="none" w:sz="0" w:space="0" w:color="auto"/>
                    <w:bottom w:val="none" w:sz="0" w:space="0" w:color="auto"/>
                    <w:right w:val="none" w:sz="0" w:space="0" w:color="auto"/>
                  </w:divBdr>
                </w:div>
                <w:div w:id="1762294617">
                  <w:marLeft w:val="0"/>
                  <w:marRight w:val="0"/>
                  <w:marTop w:val="0"/>
                  <w:marBottom w:val="0"/>
                  <w:divBdr>
                    <w:top w:val="none" w:sz="0" w:space="0" w:color="auto"/>
                    <w:left w:val="none" w:sz="0" w:space="0" w:color="auto"/>
                    <w:bottom w:val="none" w:sz="0" w:space="0" w:color="auto"/>
                    <w:right w:val="none" w:sz="0" w:space="0" w:color="auto"/>
                  </w:divBdr>
                </w:div>
                <w:div w:id="1777020541">
                  <w:marLeft w:val="0"/>
                  <w:marRight w:val="0"/>
                  <w:marTop w:val="0"/>
                  <w:marBottom w:val="0"/>
                  <w:divBdr>
                    <w:top w:val="none" w:sz="0" w:space="0" w:color="auto"/>
                    <w:left w:val="none" w:sz="0" w:space="0" w:color="auto"/>
                    <w:bottom w:val="none" w:sz="0" w:space="0" w:color="auto"/>
                    <w:right w:val="none" w:sz="0" w:space="0" w:color="auto"/>
                  </w:divBdr>
                </w:div>
                <w:div w:id="1792824397">
                  <w:marLeft w:val="0"/>
                  <w:marRight w:val="0"/>
                  <w:marTop w:val="0"/>
                  <w:marBottom w:val="0"/>
                  <w:divBdr>
                    <w:top w:val="none" w:sz="0" w:space="0" w:color="auto"/>
                    <w:left w:val="none" w:sz="0" w:space="0" w:color="auto"/>
                    <w:bottom w:val="none" w:sz="0" w:space="0" w:color="auto"/>
                    <w:right w:val="none" w:sz="0" w:space="0" w:color="auto"/>
                  </w:divBdr>
                </w:div>
                <w:div w:id="1793134326">
                  <w:marLeft w:val="0"/>
                  <w:marRight w:val="0"/>
                  <w:marTop w:val="0"/>
                  <w:marBottom w:val="0"/>
                  <w:divBdr>
                    <w:top w:val="none" w:sz="0" w:space="0" w:color="auto"/>
                    <w:left w:val="none" w:sz="0" w:space="0" w:color="auto"/>
                    <w:bottom w:val="none" w:sz="0" w:space="0" w:color="auto"/>
                    <w:right w:val="none" w:sz="0" w:space="0" w:color="auto"/>
                  </w:divBdr>
                </w:div>
                <w:div w:id="1800564261">
                  <w:marLeft w:val="0"/>
                  <w:marRight w:val="0"/>
                  <w:marTop w:val="0"/>
                  <w:marBottom w:val="0"/>
                  <w:divBdr>
                    <w:top w:val="none" w:sz="0" w:space="0" w:color="auto"/>
                    <w:left w:val="none" w:sz="0" w:space="0" w:color="auto"/>
                    <w:bottom w:val="none" w:sz="0" w:space="0" w:color="auto"/>
                    <w:right w:val="none" w:sz="0" w:space="0" w:color="auto"/>
                  </w:divBdr>
                </w:div>
                <w:div w:id="1806504264">
                  <w:marLeft w:val="0"/>
                  <w:marRight w:val="0"/>
                  <w:marTop w:val="0"/>
                  <w:marBottom w:val="0"/>
                  <w:divBdr>
                    <w:top w:val="none" w:sz="0" w:space="0" w:color="auto"/>
                    <w:left w:val="none" w:sz="0" w:space="0" w:color="auto"/>
                    <w:bottom w:val="none" w:sz="0" w:space="0" w:color="auto"/>
                    <w:right w:val="none" w:sz="0" w:space="0" w:color="auto"/>
                  </w:divBdr>
                </w:div>
                <w:div w:id="1811901558">
                  <w:marLeft w:val="0"/>
                  <w:marRight w:val="0"/>
                  <w:marTop w:val="0"/>
                  <w:marBottom w:val="0"/>
                  <w:divBdr>
                    <w:top w:val="none" w:sz="0" w:space="0" w:color="auto"/>
                    <w:left w:val="none" w:sz="0" w:space="0" w:color="auto"/>
                    <w:bottom w:val="none" w:sz="0" w:space="0" w:color="auto"/>
                    <w:right w:val="none" w:sz="0" w:space="0" w:color="auto"/>
                  </w:divBdr>
                </w:div>
                <w:div w:id="1813867591">
                  <w:marLeft w:val="0"/>
                  <w:marRight w:val="0"/>
                  <w:marTop w:val="0"/>
                  <w:marBottom w:val="0"/>
                  <w:divBdr>
                    <w:top w:val="none" w:sz="0" w:space="0" w:color="auto"/>
                    <w:left w:val="none" w:sz="0" w:space="0" w:color="auto"/>
                    <w:bottom w:val="none" w:sz="0" w:space="0" w:color="auto"/>
                    <w:right w:val="none" w:sz="0" w:space="0" w:color="auto"/>
                  </w:divBdr>
                </w:div>
                <w:div w:id="1815559137">
                  <w:marLeft w:val="0"/>
                  <w:marRight w:val="0"/>
                  <w:marTop w:val="0"/>
                  <w:marBottom w:val="0"/>
                  <w:divBdr>
                    <w:top w:val="none" w:sz="0" w:space="0" w:color="auto"/>
                    <w:left w:val="none" w:sz="0" w:space="0" w:color="auto"/>
                    <w:bottom w:val="none" w:sz="0" w:space="0" w:color="auto"/>
                    <w:right w:val="none" w:sz="0" w:space="0" w:color="auto"/>
                  </w:divBdr>
                </w:div>
                <w:div w:id="1826242267">
                  <w:marLeft w:val="0"/>
                  <w:marRight w:val="0"/>
                  <w:marTop w:val="0"/>
                  <w:marBottom w:val="0"/>
                  <w:divBdr>
                    <w:top w:val="none" w:sz="0" w:space="0" w:color="auto"/>
                    <w:left w:val="none" w:sz="0" w:space="0" w:color="auto"/>
                    <w:bottom w:val="none" w:sz="0" w:space="0" w:color="auto"/>
                    <w:right w:val="none" w:sz="0" w:space="0" w:color="auto"/>
                  </w:divBdr>
                </w:div>
                <w:div w:id="1828978694">
                  <w:marLeft w:val="0"/>
                  <w:marRight w:val="0"/>
                  <w:marTop w:val="0"/>
                  <w:marBottom w:val="0"/>
                  <w:divBdr>
                    <w:top w:val="none" w:sz="0" w:space="0" w:color="auto"/>
                    <w:left w:val="none" w:sz="0" w:space="0" w:color="auto"/>
                    <w:bottom w:val="none" w:sz="0" w:space="0" w:color="auto"/>
                    <w:right w:val="none" w:sz="0" w:space="0" w:color="auto"/>
                  </w:divBdr>
                </w:div>
                <w:div w:id="1834568406">
                  <w:marLeft w:val="0"/>
                  <w:marRight w:val="0"/>
                  <w:marTop w:val="0"/>
                  <w:marBottom w:val="0"/>
                  <w:divBdr>
                    <w:top w:val="none" w:sz="0" w:space="0" w:color="auto"/>
                    <w:left w:val="none" w:sz="0" w:space="0" w:color="auto"/>
                    <w:bottom w:val="none" w:sz="0" w:space="0" w:color="auto"/>
                    <w:right w:val="none" w:sz="0" w:space="0" w:color="auto"/>
                  </w:divBdr>
                </w:div>
                <w:div w:id="1836728581">
                  <w:marLeft w:val="0"/>
                  <w:marRight w:val="0"/>
                  <w:marTop w:val="0"/>
                  <w:marBottom w:val="0"/>
                  <w:divBdr>
                    <w:top w:val="none" w:sz="0" w:space="0" w:color="auto"/>
                    <w:left w:val="none" w:sz="0" w:space="0" w:color="auto"/>
                    <w:bottom w:val="none" w:sz="0" w:space="0" w:color="auto"/>
                    <w:right w:val="none" w:sz="0" w:space="0" w:color="auto"/>
                  </w:divBdr>
                </w:div>
                <w:div w:id="1846899722">
                  <w:marLeft w:val="0"/>
                  <w:marRight w:val="0"/>
                  <w:marTop w:val="0"/>
                  <w:marBottom w:val="0"/>
                  <w:divBdr>
                    <w:top w:val="none" w:sz="0" w:space="0" w:color="auto"/>
                    <w:left w:val="none" w:sz="0" w:space="0" w:color="auto"/>
                    <w:bottom w:val="none" w:sz="0" w:space="0" w:color="auto"/>
                    <w:right w:val="none" w:sz="0" w:space="0" w:color="auto"/>
                  </w:divBdr>
                </w:div>
                <w:div w:id="1849517926">
                  <w:marLeft w:val="0"/>
                  <w:marRight w:val="0"/>
                  <w:marTop w:val="0"/>
                  <w:marBottom w:val="0"/>
                  <w:divBdr>
                    <w:top w:val="none" w:sz="0" w:space="0" w:color="auto"/>
                    <w:left w:val="none" w:sz="0" w:space="0" w:color="auto"/>
                    <w:bottom w:val="none" w:sz="0" w:space="0" w:color="auto"/>
                    <w:right w:val="none" w:sz="0" w:space="0" w:color="auto"/>
                  </w:divBdr>
                </w:div>
                <w:div w:id="1856724425">
                  <w:marLeft w:val="0"/>
                  <w:marRight w:val="0"/>
                  <w:marTop w:val="0"/>
                  <w:marBottom w:val="0"/>
                  <w:divBdr>
                    <w:top w:val="none" w:sz="0" w:space="0" w:color="auto"/>
                    <w:left w:val="none" w:sz="0" w:space="0" w:color="auto"/>
                    <w:bottom w:val="none" w:sz="0" w:space="0" w:color="auto"/>
                    <w:right w:val="none" w:sz="0" w:space="0" w:color="auto"/>
                  </w:divBdr>
                </w:div>
                <w:div w:id="1864900625">
                  <w:marLeft w:val="0"/>
                  <w:marRight w:val="0"/>
                  <w:marTop w:val="0"/>
                  <w:marBottom w:val="0"/>
                  <w:divBdr>
                    <w:top w:val="none" w:sz="0" w:space="0" w:color="auto"/>
                    <w:left w:val="none" w:sz="0" w:space="0" w:color="auto"/>
                    <w:bottom w:val="none" w:sz="0" w:space="0" w:color="auto"/>
                    <w:right w:val="none" w:sz="0" w:space="0" w:color="auto"/>
                  </w:divBdr>
                </w:div>
                <w:div w:id="1876262052">
                  <w:marLeft w:val="0"/>
                  <w:marRight w:val="0"/>
                  <w:marTop w:val="0"/>
                  <w:marBottom w:val="0"/>
                  <w:divBdr>
                    <w:top w:val="none" w:sz="0" w:space="0" w:color="auto"/>
                    <w:left w:val="none" w:sz="0" w:space="0" w:color="auto"/>
                    <w:bottom w:val="none" w:sz="0" w:space="0" w:color="auto"/>
                    <w:right w:val="none" w:sz="0" w:space="0" w:color="auto"/>
                  </w:divBdr>
                </w:div>
                <w:div w:id="1886061680">
                  <w:marLeft w:val="0"/>
                  <w:marRight w:val="0"/>
                  <w:marTop w:val="0"/>
                  <w:marBottom w:val="0"/>
                  <w:divBdr>
                    <w:top w:val="none" w:sz="0" w:space="0" w:color="auto"/>
                    <w:left w:val="none" w:sz="0" w:space="0" w:color="auto"/>
                    <w:bottom w:val="none" w:sz="0" w:space="0" w:color="auto"/>
                    <w:right w:val="none" w:sz="0" w:space="0" w:color="auto"/>
                  </w:divBdr>
                </w:div>
                <w:div w:id="1890678521">
                  <w:marLeft w:val="0"/>
                  <w:marRight w:val="0"/>
                  <w:marTop w:val="0"/>
                  <w:marBottom w:val="0"/>
                  <w:divBdr>
                    <w:top w:val="none" w:sz="0" w:space="0" w:color="auto"/>
                    <w:left w:val="none" w:sz="0" w:space="0" w:color="auto"/>
                    <w:bottom w:val="none" w:sz="0" w:space="0" w:color="auto"/>
                    <w:right w:val="none" w:sz="0" w:space="0" w:color="auto"/>
                  </w:divBdr>
                </w:div>
                <w:div w:id="1892962397">
                  <w:marLeft w:val="0"/>
                  <w:marRight w:val="0"/>
                  <w:marTop w:val="0"/>
                  <w:marBottom w:val="0"/>
                  <w:divBdr>
                    <w:top w:val="none" w:sz="0" w:space="0" w:color="auto"/>
                    <w:left w:val="none" w:sz="0" w:space="0" w:color="auto"/>
                    <w:bottom w:val="none" w:sz="0" w:space="0" w:color="auto"/>
                    <w:right w:val="none" w:sz="0" w:space="0" w:color="auto"/>
                  </w:divBdr>
                </w:div>
                <w:div w:id="1900244622">
                  <w:marLeft w:val="0"/>
                  <w:marRight w:val="0"/>
                  <w:marTop w:val="0"/>
                  <w:marBottom w:val="0"/>
                  <w:divBdr>
                    <w:top w:val="none" w:sz="0" w:space="0" w:color="auto"/>
                    <w:left w:val="none" w:sz="0" w:space="0" w:color="auto"/>
                    <w:bottom w:val="none" w:sz="0" w:space="0" w:color="auto"/>
                    <w:right w:val="none" w:sz="0" w:space="0" w:color="auto"/>
                  </w:divBdr>
                </w:div>
                <w:div w:id="1904949909">
                  <w:marLeft w:val="0"/>
                  <w:marRight w:val="0"/>
                  <w:marTop w:val="0"/>
                  <w:marBottom w:val="0"/>
                  <w:divBdr>
                    <w:top w:val="none" w:sz="0" w:space="0" w:color="auto"/>
                    <w:left w:val="none" w:sz="0" w:space="0" w:color="auto"/>
                    <w:bottom w:val="none" w:sz="0" w:space="0" w:color="auto"/>
                    <w:right w:val="none" w:sz="0" w:space="0" w:color="auto"/>
                  </w:divBdr>
                </w:div>
                <w:div w:id="1905485147">
                  <w:marLeft w:val="0"/>
                  <w:marRight w:val="0"/>
                  <w:marTop w:val="0"/>
                  <w:marBottom w:val="0"/>
                  <w:divBdr>
                    <w:top w:val="none" w:sz="0" w:space="0" w:color="auto"/>
                    <w:left w:val="none" w:sz="0" w:space="0" w:color="auto"/>
                    <w:bottom w:val="none" w:sz="0" w:space="0" w:color="auto"/>
                    <w:right w:val="none" w:sz="0" w:space="0" w:color="auto"/>
                  </w:divBdr>
                </w:div>
                <w:div w:id="1908150230">
                  <w:marLeft w:val="0"/>
                  <w:marRight w:val="0"/>
                  <w:marTop w:val="0"/>
                  <w:marBottom w:val="0"/>
                  <w:divBdr>
                    <w:top w:val="none" w:sz="0" w:space="0" w:color="auto"/>
                    <w:left w:val="none" w:sz="0" w:space="0" w:color="auto"/>
                    <w:bottom w:val="none" w:sz="0" w:space="0" w:color="auto"/>
                    <w:right w:val="none" w:sz="0" w:space="0" w:color="auto"/>
                  </w:divBdr>
                </w:div>
                <w:div w:id="1921406783">
                  <w:marLeft w:val="0"/>
                  <w:marRight w:val="0"/>
                  <w:marTop w:val="0"/>
                  <w:marBottom w:val="0"/>
                  <w:divBdr>
                    <w:top w:val="none" w:sz="0" w:space="0" w:color="auto"/>
                    <w:left w:val="none" w:sz="0" w:space="0" w:color="auto"/>
                    <w:bottom w:val="none" w:sz="0" w:space="0" w:color="auto"/>
                    <w:right w:val="none" w:sz="0" w:space="0" w:color="auto"/>
                  </w:divBdr>
                </w:div>
                <w:div w:id="1925449697">
                  <w:marLeft w:val="0"/>
                  <w:marRight w:val="0"/>
                  <w:marTop w:val="0"/>
                  <w:marBottom w:val="0"/>
                  <w:divBdr>
                    <w:top w:val="none" w:sz="0" w:space="0" w:color="auto"/>
                    <w:left w:val="none" w:sz="0" w:space="0" w:color="auto"/>
                    <w:bottom w:val="none" w:sz="0" w:space="0" w:color="auto"/>
                    <w:right w:val="none" w:sz="0" w:space="0" w:color="auto"/>
                  </w:divBdr>
                </w:div>
                <w:div w:id="1925455570">
                  <w:marLeft w:val="0"/>
                  <w:marRight w:val="0"/>
                  <w:marTop w:val="0"/>
                  <w:marBottom w:val="0"/>
                  <w:divBdr>
                    <w:top w:val="none" w:sz="0" w:space="0" w:color="auto"/>
                    <w:left w:val="none" w:sz="0" w:space="0" w:color="auto"/>
                    <w:bottom w:val="none" w:sz="0" w:space="0" w:color="auto"/>
                    <w:right w:val="none" w:sz="0" w:space="0" w:color="auto"/>
                  </w:divBdr>
                </w:div>
                <w:div w:id="1932473611">
                  <w:marLeft w:val="0"/>
                  <w:marRight w:val="0"/>
                  <w:marTop w:val="0"/>
                  <w:marBottom w:val="0"/>
                  <w:divBdr>
                    <w:top w:val="none" w:sz="0" w:space="0" w:color="auto"/>
                    <w:left w:val="none" w:sz="0" w:space="0" w:color="auto"/>
                    <w:bottom w:val="none" w:sz="0" w:space="0" w:color="auto"/>
                    <w:right w:val="none" w:sz="0" w:space="0" w:color="auto"/>
                  </w:divBdr>
                </w:div>
                <w:div w:id="1935168836">
                  <w:marLeft w:val="0"/>
                  <w:marRight w:val="0"/>
                  <w:marTop w:val="0"/>
                  <w:marBottom w:val="0"/>
                  <w:divBdr>
                    <w:top w:val="none" w:sz="0" w:space="0" w:color="auto"/>
                    <w:left w:val="none" w:sz="0" w:space="0" w:color="auto"/>
                    <w:bottom w:val="none" w:sz="0" w:space="0" w:color="auto"/>
                    <w:right w:val="none" w:sz="0" w:space="0" w:color="auto"/>
                  </w:divBdr>
                </w:div>
                <w:div w:id="1941373122">
                  <w:marLeft w:val="0"/>
                  <w:marRight w:val="0"/>
                  <w:marTop w:val="0"/>
                  <w:marBottom w:val="0"/>
                  <w:divBdr>
                    <w:top w:val="none" w:sz="0" w:space="0" w:color="auto"/>
                    <w:left w:val="none" w:sz="0" w:space="0" w:color="auto"/>
                    <w:bottom w:val="none" w:sz="0" w:space="0" w:color="auto"/>
                    <w:right w:val="none" w:sz="0" w:space="0" w:color="auto"/>
                  </w:divBdr>
                </w:div>
                <w:div w:id="1946301979">
                  <w:marLeft w:val="0"/>
                  <w:marRight w:val="0"/>
                  <w:marTop w:val="0"/>
                  <w:marBottom w:val="0"/>
                  <w:divBdr>
                    <w:top w:val="none" w:sz="0" w:space="0" w:color="auto"/>
                    <w:left w:val="none" w:sz="0" w:space="0" w:color="auto"/>
                    <w:bottom w:val="none" w:sz="0" w:space="0" w:color="auto"/>
                    <w:right w:val="none" w:sz="0" w:space="0" w:color="auto"/>
                  </w:divBdr>
                </w:div>
                <w:div w:id="1956865259">
                  <w:marLeft w:val="0"/>
                  <w:marRight w:val="0"/>
                  <w:marTop w:val="0"/>
                  <w:marBottom w:val="0"/>
                  <w:divBdr>
                    <w:top w:val="none" w:sz="0" w:space="0" w:color="auto"/>
                    <w:left w:val="none" w:sz="0" w:space="0" w:color="auto"/>
                    <w:bottom w:val="none" w:sz="0" w:space="0" w:color="auto"/>
                    <w:right w:val="none" w:sz="0" w:space="0" w:color="auto"/>
                  </w:divBdr>
                </w:div>
                <w:div w:id="1966236516">
                  <w:marLeft w:val="0"/>
                  <w:marRight w:val="0"/>
                  <w:marTop w:val="0"/>
                  <w:marBottom w:val="0"/>
                  <w:divBdr>
                    <w:top w:val="none" w:sz="0" w:space="0" w:color="auto"/>
                    <w:left w:val="none" w:sz="0" w:space="0" w:color="auto"/>
                    <w:bottom w:val="none" w:sz="0" w:space="0" w:color="auto"/>
                    <w:right w:val="none" w:sz="0" w:space="0" w:color="auto"/>
                  </w:divBdr>
                </w:div>
                <w:div w:id="1968393524">
                  <w:marLeft w:val="0"/>
                  <w:marRight w:val="0"/>
                  <w:marTop w:val="0"/>
                  <w:marBottom w:val="0"/>
                  <w:divBdr>
                    <w:top w:val="none" w:sz="0" w:space="0" w:color="auto"/>
                    <w:left w:val="none" w:sz="0" w:space="0" w:color="auto"/>
                    <w:bottom w:val="none" w:sz="0" w:space="0" w:color="auto"/>
                    <w:right w:val="none" w:sz="0" w:space="0" w:color="auto"/>
                  </w:divBdr>
                </w:div>
                <w:div w:id="1968463122">
                  <w:marLeft w:val="0"/>
                  <w:marRight w:val="0"/>
                  <w:marTop w:val="0"/>
                  <w:marBottom w:val="0"/>
                  <w:divBdr>
                    <w:top w:val="none" w:sz="0" w:space="0" w:color="auto"/>
                    <w:left w:val="none" w:sz="0" w:space="0" w:color="auto"/>
                    <w:bottom w:val="none" w:sz="0" w:space="0" w:color="auto"/>
                    <w:right w:val="none" w:sz="0" w:space="0" w:color="auto"/>
                  </w:divBdr>
                </w:div>
                <w:div w:id="1968855704">
                  <w:marLeft w:val="0"/>
                  <w:marRight w:val="0"/>
                  <w:marTop w:val="0"/>
                  <w:marBottom w:val="0"/>
                  <w:divBdr>
                    <w:top w:val="none" w:sz="0" w:space="0" w:color="auto"/>
                    <w:left w:val="none" w:sz="0" w:space="0" w:color="auto"/>
                    <w:bottom w:val="none" w:sz="0" w:space="0" w:color="auto"/>
                    <w:right w:val="none" w:sz="0" w:space="0" w:color="auto"/>
                  </w:divBdr>
                </w:div>
                <w:div w:id="1974946445">
                  <w:marLeft w:val="0"/>
                  <w:marRight w:val="0"/>
                  <w:marTop w:val="0"/>
                  <w:marBottom w:val="0"/>
                  <w:divBdr>
                    <w:top w:val="none" w:sz="0" w:space="0" w:color="auto"/>
                    <w:left w:val="none" w:sz="0" w:space="0" w:color="auto"/>
                    <w:bottom w:val="none" w:sz="0" w:space="0" w:color="auto"/>
                    <w:right w:val="none" w:sz="0" w:space="0" w:color="auto"/>
                  </w:divBdr>
                </w:div>
                <w:div w:id="1989048985">
                  <w:marLeft w:val="0"/>
                  <w:marRight w:val="0"/>
                  <w:marTop w:val="0"/>
                  <w:marBottom w:val="0"/>
                  <w:divBdr>
                    <w:top w:val="none" w:sz="0" w:space="0" w:color="auto"/>
                    <w:left w:val="none" w:sz="0" w:space="0" w:color="auto"/>
                    <w:bottom w:val="none" w:sz="0" w:space="0" w:color="auto"/>
                    <w:right w:val="none" w:sz="0" w:space="0" w:color="auto"/>
                  </w:divBdr>
                </w:div>
                <w:div w:id="1990477228">
                  <w:marLeft w:val="0"/>
                  <w:marRight w:val="0"/>
                  <w:marTop w:val="0"/>
                  <w:marBottom w:val="0"/>
                  <w:divBdr>
                    <w:top w:val="none" w:sz="0" w:space="0" w:color="auto"/>
                    <w:left w:val="none" w:sz="0" w:space="0" w:color="auto"/>
                    <w:bottom w:val="none" w:sz="0" w:space="0" w:color="auto"/>
                    <w:right w:val="none" w:sz="0" w:space="0" w:color="auto"/>
                  </w:divBdr>
                </w:div>
                <w:div w:id="1992247165">
                  <w:marLeft w:val="0"/>
                  <w:marRight w:val="0"/>
                  <w:marTop w:val="0"/>
                  <w:marBottom w:val="0"/>
                  <w:divBdr>
                    <w:top w:val="none" w:sz="0" w:space="0" w:color="auto"/>
                    <w:left w:val="none" w:sz="0" w:space="0" w:color="auto"/>
                    <w:bottom w:val="none" w:sz="0" w:space="0" w:color="auto"/>
                    <w:right w:val="none" w:sz="0" w:space="0" w:color="auto"/>
                  </w:divBdr>
                </w:div>
                <w:div w:id="2003385138">
                  <w:marLeft w:val="0"/>
                  <w:marRight w:val="0"/>
                  <w:marTop w:val="0"/>
                  <w:marBottom w:val="0"/>
                  <w:divBdr>
                    <w:top w:val="none" w:sz="0" w:space="0" w:color="auto"/>
                    <w:left w:val="none" w:sz="0" w:space="0" w:color="auto"/>
                    <w:bottom w:val="none" w:sz="0" w:space="0" w:color="auto"/>
                    <w:right w:val="none" w:sz="0" w:space="0" w:color="auto"/>
                  </w:divBdr>
                </w:div>
                <w:div w:id="2004384164">
                  <w:marLeft w:val="0"/>
                  <w:marRight w:val="0"/>
                  <w:marTop w:val="0"/>
                  <w:marBottom w:val="0"/>
                  <w:divBdr>
                    <w:top w:val="none" w:sz="0" w:space="0" w:color="auto"/>
                    <w:left w:val="none" w:sz="0" w:space="0" w:color="auto"/>
                    <w:bottom w:val="none" w:sz="0" w:space="0" w:color="auto"/>
                    <w:right w:val="none" w:sz="0" w:space="0" w:color="auto"/>
                  </w:divBdr>
                </w:div>
                <w:div w:id="2014992905">
                  <w:marLeft w:val="0"/>
                  <w:marRight w:val="0"/>
                  <w:marTop w:val="0"/>
                  <w:marBottom w:val="0"/>
                  <w:divBdr>
                    <w:top w:val="none" w:sz="0" w:space="0" w:color="auto"/>
                    <w:left w:val="none" w:sz="0" w:space="0" w:color="auto"/>
                    <w:bottom w:val="none" w:sz="0" w:space="0" w:color="auto"/>
                    <w:right w:val="none" w:sz="0" w:space="0" w:color="auto"/>
                  </w:divBdr>
                </w:div>
                <w:div w:id="2030909993">
                  <w:marLeft w:val="0"/>
                  <w:marRight w:val="0"/>
                  <w:marTop w:val="0"/>
                  <w:marBottom w:val="0"/>
                  <w:divBdr>
                    <w:top w:val="none" w:sz="0" w:space="0" w:color="auto"/>
                    <w:left w:val="none" w:sz="0" w:space="0" w:color="auto"/>
                    <w:bottom w:val="none" w:sz="0" w:space="0" w:color="auto"/>
                    <w:right w:val="none" w:sz="0" w:space="0" w:color="auto"/>
                  </w:divBdr>
                </w:div>
                <w:div w:id="2049064360">
                  <w:marLeft w:val="0"/>
                  <w:marRight w:val="0"/>
                  <w:marTop w:val="0"/>
                  <w:marBottom w:val="0"/>
                  <w:divBdr>
                    <w:top w:val="none" w:sz="0" w:space="0" w:color="auto"/>
                    <w:left w:val="none" w:sz="0" w:space="0" w:color="auto"/>
                    <w:bottom w:val="none" w:sz="0" w:space="0" w:color="auto"/>
                    <w:right w:val="none" w:sz="0" w:space="0" w:color="auto"/>
                  </w:divBdr>
                </w:div>
                <w:div w:id="2069718073">
                  <w:marLeft w:val="0"/>
                  <w:marRight w:val="0"/>
                  <w:marTop w:val="0"/>
                  <w:marBottom w:val="0"/>
                  <w:divBdr>
                    <w:top w:val="none" w:sz="0" w:space="0" w:color="auto"/>
                    <w:left w:val="none" w:sz="0" w:space="0" w:color="auto"/>
                    <w:bottom w:val="none" w:sz="0" w:space="0" w:color="auto"/>
                    <w:right w:val="none" w:sz="0" w:space="0" w:color="auto"/>
                  </w:divBdr>
                </w:div>
                <w:div w:id="2072537401">
                  <w:marLeft w:val="0"/>
                  <w:marRight w:val="0"/>
                  <w:marTop w:val="0"/>
                  <w:marBottom w:val="0"/>
                  <w:divBdr>
                    <w:top w:val="none" w:sz="0" w:space="0" w:color="auto"/>
                    <w:left w:val="none" w:sz="0" w:space="0" w:color="auto"/>
                    <w:bottom w:val="none" w:sz="0" w:space="0" w:color="auto"/>
                    <w:right w:val="none" w:sz="0" w:space="0" w:color="auto"/>
                  </w:divBdr>
                </w:div>
                <w:div w:id="2078041901">
                  <w:marLeft w:val="0"/>
                  <w:marRight w:val="0"/>
                  <w:marTop w:val="0"/>
                  <w:marBottom w:val="0"/>
                  <w:divBdr>
                    <w:top w:val="none" w:sz="0" w:space="0" w:color="auto"/>
                    <w:left w:val="none" w:sz="0" w:space="0" w:color="auto"/>
                    <w:bottom w:val="none" w:sz="0" w:space="0" w:color="auto"/>
                    <w:right w:val="none" w:sz="0" w:space="0" w:color="auto"/>
                  </w:divBdr>
                </w:div>
                <w:div w:id="2079282176">
                  <w:marLeft w:val="0"/>
                  <w:marRight w:val="0"/>
                  <w:marTop w:val="0"/>
                  <w:marBottom w:val="0"/>
                  <w:divBdr>
                    <w:top w:val="none" w:sz="0" w:space="0" w:color="auto"/>
                    <w:left w:val="none" w:sz="0" w:space="0" w:color="auto"/>
                    <w:bottom w:val="none" w:sz="0" w:space="0" w:color="auto"/>
                    <w:right w:val="none" w:sz="0" w:space="0" w:color="auto"/>
                  </w:divBdr>
                </w:div>
                <w:div w:id="2082672649">
                  <w:marLeft w:val="0"/>
                  <w:marRight w:val="0"/>
                  <w:marTop w:val="0"/>
                  <w:marBottom w:val="0"/>
                  <w:divBdr>
                    <w:top w:val="none" w:sz="0" w:space="0" w:color="auto"/>
                    <w:left w:val="none" w:sz="0" w:space="0" w:color="auto"/>
                    <w:bottom w:val="none" w:sz="0" w:space="0" w:color="auto"/>
                    <w:right w:val="none" w:sz="0" w:space="0" w:color="auto"/>
                  </w:divBdr>
                </w:div>
                <w:div w:id="2090496668">
                  <w:marLeft w:val="0"/>
                  <w:marRight w:val="0"/>
                  <w:marTop w:val="0"/>
                  <w:marBottom w:val="0"/>
                  <w:divBdr>
                    <w:top w:val="none" w:sz="0" w:space="0" w:color="auto"/>
                    <w:left w:val="none" w:sz="0" w:space="0" w:color="auto"/>
                    <w:bottom w:val="none" w:sz="0" w:space="0" w:color="auto"/>
                    <w:right w:val="none" w:sz="0" w:space="0" w:color="auto"/>
                  </w:divBdr>
                </w:div>
                <w:div w:id="2104717199">
                  <w:marLeft w:val="0"/>
                  <w:marRight w:val="0"/>
                  <w:marTop w:val="0"/>
                  <w:marBottom w:val="0"/>
                  <w:divBdr>
                    <w:top w:val="none" w:sz="0" w:space="0" w:color="auto"/>
                    <w:left w:val="none" w:sz="0" w:space="0" w:color="auto"/>
                    <w:bottom w:val="none" w:sz="0" w:space="0" w:color="auto"/>
                    <w:right w:val="none" w:sz="0" w:space="0" w:color="auto"/>
                  </w:divBdr>
                </w:div>
                <w:div w:id="2114743334">
                  <w:marLeft w:val="0"/>
                  <w:marRight w:val="0"/>
                  <w:marTop w:val="0"/>
                  <w:marBottom w:val="0"/>
                  <w:divBdr>
                    <w:top w:val="none" w:sz="0" w:space="0" w:color="auto"/>
                    <w:left w:val="none" w:sz="0" w:space="0" w:color="auto"/>
                    <w:bottom w:val="none" w:sz="0" w:space="0" w:color="auto"/>
                    <w:right w:val="none" w:sz="0" w:space="0" w:color="auto"/>
                  </w:divBdr>
                </w:div>
                <w:div w:id="2115902998">
                  <w:marLeft w:val="0"/>
                  <w:marRight w:val="0"/>
                  <w:marTop w:val="0"/>
                  <w:marBottom w:val="0"/>
                  <w:divBdr>
                    <w:top w:val="none" w:sz="0" w:space="0" w:color="auto"/>
                    <w:left w:val="none" w:sz="0" w:space="0" w:color="auto"/>
                    <w:bottom w:val="none" w:sz="0" w:space="0" w:color="auto"/>
                    <w:right w:val="none" w:sz="0" w:space="0" w:color="auto"/>
                  </w:divBdr>
                </w:div>
                <w:div w:id="2122217896">
                  <w:marLeft w:val="0"/>
                  <w:marRight w:val="0"/>
                  <w:marTop w:val="0"/>
                  <w:marBottom w:val="0"/>
                  <w:divBdr>
                    <w:top w:val="none" w:sz="0" w:space="0" w:color="auto"/>
                    <w:left w:val="none" w:sz="0" w:space="0" w:color="auto"/>
                    <w:bottom w:val="none" w:sz="0" w:space="0" w:color="auto"/>
                    <w:right w:val="none" w:sz="0" w:space="0" w:color="auto"/>
                  </w:divBdr>
                </w:div>
                <w:div w:id="2136095837">
                  <w:marLeft w:val="0"/>
                  <w:marRight w:val="0"/>
                  <w:marTop w:val="0"/>
                  <w:marBottom w:val="0"/>
                  <w:divBdr>
                    <w:top w:val="none" w:sz="0" w:space="0" w:color="auto"/>
                    <w:left w:val="none" w:sz="0" w:space="0" w:color="auto"/>
                    <w:bottom w:val="none" w:sz="0" w:space="0" w:color="auto"/>
                    <w:right w:val="none" w:sz="0" w:space="0" w:color="auto"/>
                  </w:divBdr>
                </w:div>
                <w:div w:id="2141486518">
                  <w:marLeft w:val="0"/>
                  <w:marRight w:val="0"/>
                  <w:marTop w:val="0"/>
                  <w:marBottom w:val="0"/>
                  <w:divBdr>
                    <w:top w:val="none" w:sz="0" w:space="0" w:color="auto"/>
                    <w:left w:val="none" w:sz="0" w:space="0" w:color="auto"/>
                    <w:bottom w:val="none" w:sz="0" w:space="0" w:color="auto"/>
                    <w:right w:val="none" w:sz="0" w:space="0" w:color="auto"/>
                  </w:divBdr>
                </w:div>
                <w:div w:id="2141528756">
                  <w:marLeft w:val="0"/>
                  <w:marRight w:val="0"/>
                  <w:marTop w:val="0"/>
                  <w:marBottom w:val="0"/>
                  <w:divBdr>
                    <w:top w:val="none" w:sz="0" w:space="0" w:color="auto"/>
                    <w:left w:val="none" w:sz="0" w:space="0" w:color="auto"/>
                    <w:bottom w:val="none" w:sz="0" w:space="0" w:color="auto"/>
                    <w:right w:val="none" w:sz="0" w:space="0" w:color="auto"/>
                  </w:divBdr>
                </w:div>
                <w:div w:id="2141915777">
                  <w:marLeft w:val="0"/>
                  <w:marRight w:val="0"/>
                  <w:marTop w:val="0"/>
                  <w:marBottom w:val="0"/>
                  <w:divBdr>
                    <w:top w:val="none" w:sz="0" w:space="0" w:color="auto"/>
                    <w:left w:val="none" w:sz="0" w:space="0" w:color="auto"/>
                    <w:bottom w:val="none" w:sz="0" w:space="0" w:color="auto"/>
                    <w:right w:val="none" w:sz="0" w:space="0" w:color="auto"/>
                  </w:divBdr>
                </w:div>
                <w:div w:id="2143306664">
                  <w:marLeft w:val="0"/>
                  <w:marRight w:val="0"/>
                  <w:marTop w:val="0"/>
                  <w:marBottom w:val="0"/>
                  <w:divBdr>
                    <w:top w:val="none" w:sz="0" w:space="0" w:color="auto"/>
                    <w:left w:val="none" w:sz="0" w:space="0" w:color="auto"/>
                    <w:bottom w:val="none" w:sz="0" w:space="0" w:color="auto"/>
                    <w:right w:val="none" w:sz="0" w:space="0" w:color="auto"/>
                  </w:divBdr>
                </w:div>
              </w:divsChild>
            </w:div>
            <w:div w:id="2083134391">
              <w:marLeft w:val="0"/>
              <w:marRight w:val="0"/>
              <w:marTop w:val="0"/>
              <w:marBottom w:val="0"/>
              <w:divBdr>
                <w:top w:val="none" w:sz="0" w:space="0" w:color="auto"/>
                <w:left w:val="none" w:sz="0" w:space="0" w:color="auto"/>
                <w:bottom w:val="none" w:sz="0" w:space="0" w:color="auto"/>
                <w:right w:val="none" w:sz="0" w:space="0" w:color="auto"/>
              </w:divBdr>
            </w:div>
            <w:div w:id="2093038589">
              <w:marLeft w:val="0"/>
              <w:marRight w:val="0"/>
              <w:marTop w:val="0"/>
              <w:marBottom w:val="0"/>
              <w:divBdr>
                <w:top w:val="none" w:sz="0" w:space="0" w:color="auto"/>
                <w:left w:val="none" w:sz="0" w:space="0" w:color="auto"/>
                <w:bottom w:val="none" w:sz="0" w:space="0" w:color="auto"/>
                <w:right w:val="none" w:sz="0" w:space="0" w:color="auto"/>
              </w:divBdr>
            </w:div>
            <w:div w:id="2094546889">
              <w:marLeft w:val="0"/>
              <w:marRight w:val="0"/>
              <w:marTop w:val="0"/>
              <w:marBottom w:val="0"/>
              <w:divBdr>
                <w:top w:val="none" w:sz="0" w:space="0" w:color="auto"/>
                <w:left w:val="none" w:sz="0" w:space="0" w:color="auto"/>
                <w:bottom w:val="none" w:sz="0" w:space="0" w:color="auto"/>
                <w:right w:val="none" w:sz="0" w:space="0" w:color="auto"/>
              </w:divBdr>
            </w:div>
            <w:div w:id="2118477823">
              <w:marLeft w:val="0"/>
              <w:marRight w:val="0"/>
              <w:marTop w:val="0"/>
              <w:marBottom w:val="0"/>
              <w:divBdr>
                <w:top w:val="none" w:sz="0" w:space="0" w:color="auto"/>
                <w:left w:val="none" w:sz="0" w:space="0" w:color="auto"/>
                <w:bottom w:val="none" w:sz="0" w:space="0" w:color="auto"/>
                <w:right w:val="none" w:sz="0" w:space="0" w:color="auto"/>
              </w:divBdr>
            </w:div>
            <w:div w:id="2120449007">
              <w:marLeft w:val="0"/>
              <w:marRight w:val="0"/>
              <w:marTop w:val="0"/>
              <w:marBottom w:val="0"/>
              <w:divBdr>
                <w:top w:val="none" w:sz="0" w:space="0" w:color="auto"/>
                <w:left w:val="none" w:sz="0" w:space="0" w:color="auto"/>
                <w:bottom w:val="none" w:sz="0" w:space="0" w:color="auto"/>
                <w:right w:val="none" w:sz="0" w:space="0" w:color="auto"/>
              </w:divBdr>
            </w:div>
            <w:div w:id="2122845726">
              <w:marLeft w:val="0"/>
              <w:marRight w:val="0"/>
              <w:marTop w:val="0"/>
              <w:marBottom w:val="0"/>
              <w:divBdr>
                <w:top w:val="none" w:sz="0" w:space="0" w:color="auto"/>
                <w:left w:val="none" w:sz="0" w:space="0" w:color="auto"/>
                <w:bottom w:val="none" w:sz="0" w:space="0" w:color="auto"/>
                <w:right w:val="none" w:sz="0" w:space="0" w:color="auto"/>
              </w:divBdr>
            </w:div>
            <w:div w:id="2122874657">
              <w:marLeft w:val="0"/>
              <w:marRight w:val="0"/>
              <w:marTop w:val="0"/>
              <w:marBottom w:val="0"/>
              <w:divBdr>
                <w:top w:val="none" w:sz="0" w:space="0" w:color="auto"/>
                <w:left w:val="none" w:sz="0" w:space="0" w:color="auto"/>
                <w:bottom w:val="none" w:sz="0" w:space="0" w:color="auto"/>
                <w:right w:val="none" w:sz="0" w:space="0" w:color="auto"/>
              </w:divBdr>
            </w:div>
            <w:div w:id="2124032115">
              <w:marLeft w:val="0"/>
              <w:marRight w:val="0"/>
              <w:marTop w:val="0"/>
              <w:marBottom w:val="0"/>
              <w:divBdr>
                <w:top w:val="none" w:sz="0" w:space="0" w:color="auto"/>
                <w:left w:val="none" w:sz="0" w:space="0" w:color="auto"/>
                <w:bottom w:val="none" w:sz="0" w:space="0" w:color="auto"/>
                <w:right w:val="none" w:sz="0" w:space="0" w:color="auto"/>
              </w:divBdr>
            </w:div>
            <w:div w:id="2130003309">
              <w:marLeft w:val="0"/>
              <w:marRight w:val="0"/>
              <w:marTop w:val="0"/>
              <w:marBottom w:val="0"/>
              <w:divBdr>
                <w:top w:val="none" w:sz="0" w:space="0" w:color="auto"/>
                <w:left w:val="none" w:sz="0" w:space="0" w:color="auto"/>
                <w:bottom w:val="none" w:sz="0" w:space="0" w:color="auto"/>
                <w:right w:val="none" w:sz="0" w:space="0" w:color="auto"/>
              </w:divBdr>
            </w:div>
            <w:div w:id="2133085073">
              <w:marLeft w:val="0"/>
              <w:marRight w:val="0"/>
              <w:marTop w:val="0"/>
              <w:marBottom w:val="0"/>
              <w:divBdr>
                <w:top w:val="none" w:sz="0" w:space="0" w:color="auto"/>
                <w:left w:val="none" w:sz="0" w:space="0" w:color="auto"/>
                <w:bottom w:val="none" w:sz="0" w:space="0" w:color="auto"/>
                <w:right w:val="none" w:sz="0" w:space="0" w:color="auto"/>
              </w:divBdr>
            </w:div>
            <w:div w:id="2135902638">
              <w:marLeft w:val="0"/>
              <w:marRight w:val="0"/>
              <w:marTop w:val="0"/>
              <w:marBottom w:val="0"/>
              <w:divBdr>
                <w:top w:val="none" w:sz="0" w:space="0" w:color="auto"/>
                <w:left w:val="none" w:sz="0" w:space="0" w:color="auto"/>
                <w:bottom w:val="none" w:sz="0" w:space="0" w:color="auto"/>
                <w:right w:val="none" w:sz="0" w:space="0" w:color="auto"/>
              </w:divBdr>
            </w:div>
            <w:div w:id="2137408596">
              <w:marLeft w:val="0"/>
              <w:marRight w:val="0"/>
              <w:marTop w:val="0"/>
              <w:marBottom w:val="0"/>
              <w:divBdr>
                <w:top w:val="none" w:sz="0" w:space="0" w:color="auto"/>
                <w:left w:val="none" w:sz="0" w:space="0" w:color="auto"/>
                <w:bottom w:val="none" w:sz="0" w:space="0" w:color="auto"/>
                <w:right w:val="none" w:sz="0" w:space="0" w:color="auto"/>
              </w:divBdr>
            </w:div>
            <w:div w:id="2143960764">
              <w:marLeft w:val="0"/>
              <w:marRight w:val="0"/>
              <w:marTop w:val="0"/>
              <w:marBottom w:val="0"/>
              <w:divBdr>
                <w:top w:val="none" w:sz="0" w:space="0" w:color="auto"/>
                <w:left w:val="none" w:sz="0" w:space="0" w:color="auto"/>
                <w:bottom w:val="none" w:sz="0" w:space="0" w:color="auto"/>
                <w:right w:val="none" w:sz="0" w:space="0" w:color="auto"/>
              </w:divBdr>
            </w:div>
            <w:div w:id="2144106416">
              <w:marLeft w:val="0"/>
              <w:marRight w:val="0"/>
              <w:marTop w:val="0"/>
              <w:marBottom w:val="0"/>
              <w:divBdr>
                <w:top w:val="none" w:sz="0" w:space="0" w:color="auto"/>
                <w:left w:val="none" w:sz="0" w:space="0" w:color="auto"/>
                <w:bottom w:val="none" w:sz="0" w:space="0" w:color="auto"/>
                <w:right w:val="none" w:sz="0" w:space="0" w:color="auto"/>
              </w:divBdr>
            </w:div>
            <w:div w:id="2146849712">
              <w:marLeft w:val="0"/>
              <w:marRight w:val="0"/>
              <w:marTop w:val="0"/>
              <w:marBottom w:val="0"/>
              <w:divBdr>
                <w:top w:val="none" w:sz="0" w:space="0" w:color="auto"/>
                <w:left w:val="none" w:sz="0" w:space="0" w:color="auto"/>
                <w:bottom w:val="none" w:sz="0" w:space="0" w:color="auto"/>
                <w:right w:val="none" w:sz="0" w:space="0" w:color="auto"/>
              </w:divBdr>
            </w:div>
          </w:divsChild>
        </w:div>
        <w:div w:id="1714115084">
          <w:marLeft w:val="0"/>
          <w:marRight w:val="0"/>
          <w:marTop w:val="0"/>
          <w:marBottom w:val="0"/>
          <w:divBdr>
            <w:top w:val="none" w:sz="0" w:space="0" w:color="auto"/>
            <w:left w:val="none" w:sz="0" w:space="0" w:color="auto"/>
            <w:bottom w:val="none" w:sz="0" w:space="0" w:color="auto"/>
            <w:right w:val="none" w:sz="0" w:space="0" w:color="auto"/>
          </w:divBdr>
          <w:divsChild>
            <w:div w:id="176162070">
              <w:marLeft w:val="0"/>
              <w:marRight w:val="0"/>
              <w:marTop w:val="0"/>
              <w:marBottom w:val="0"/>
              <w:divBdr>
                <w:top w:val="none" w:sz="0" w:space="0" w:color="auto"/>
                <w:left w:val="none" w:sz="0" w:space="0" w:color="auto"/>
                <w:bottom w:val="none" w:sz="0" w:space="0" w:color="auto"/>
                <w:right w:val="none" w:sz="0" w:space="0" w:color="auto"/>
              </w:divBdr>
            </w:div>
            <w:div w:id="292642089">
              <w:marLeft w:val="0"/>
              <w:marRight w:val="0"/>
              <w:marTop w:val="0"/>
              <w:marBottom w:val="0"/>
              <w:divBdr>
                <w:top w:val="none" w:sz="0" w:space="0" w:color="auto"/>
                <w:left w:val="none" w:sz="0" w:space="0" w:color="auto"/>
                <w:bottom w:val="none" w:sz="0" w:space="0" w:color="auto"/>
                <w:right w:val="none" w:sz="0" w:space="0" w:color="auto"/>
              </w:divBdr>
            </w:div>
            <w:div w:id="535235090">
              <w:marLeft w:val="0"/>
              <w:marRight w:val="0"/>
              <w:marTop w:val="0"/>
              <w:marBottom w:val="0"/>
              <w:divBdr>
                <w:top w:val="none" w:sz="0" w:space="0" w:color="auto"/>
                <w:left w:val="none" w:sz="0" w:space="0" w:color="auto"/>
                <w:bottom w:val="none" w:sz="0" w:space="0" w:color="auto"/>
                <w:right w:val="none" w:sz="0" w:space="0" w:color="auto"/>
              </w:divBdr>
            </w:div>
            <w:div w:id="571545763">
              <w:marLeft w:val="0"/>
              <w:marRight w:val="0"/>
              <w:marTop w:val="0"/>
              <w:marBottom w:val="0"/>
              <w:divBdr>
                <w:top w:val="none" w:sz="0" w:space="0" w:color="auto"/>
                <w:left w:val="none" w:sz="0" w:space="0" w:color="auto"/>
                <w:bottom w:val="none" w:sz="0" w:space="0" w:color="auto"/>
                <w:right w:val="none" w:sz="0" w:space="0" w:color="auto"/>
              </w:divBdr>
            </w:div>
            <w:div w:id="595023902">
              <w:marLeft w:val="0"/>
              <w:marRight w:val="0"/>
              <w:marTop w:val="0"/>
              <w:marBottom w:val="0"/>
              <w:divBdr>
                <w:top w:val="none" w:sz="0" w:space="0" w:color="auto"/>
                <w:left w:val="none" w:sz="0" w:space="0" w:color="auto"/>
                <w:bottom w:val="none" w:sz="0" w:space="0" w:color="auto"/>
                <w:right w:val="none" w:sz="0" w:space="0" w:color="auto"/>
              </w:divBdr>
            </w:div>
            <w:div w:id="656617342">
              <w:marLeft w:val="0"/>
              <w:marRight w:val="0"/>
              <w:marTop w:val="0"/>
              <w:marBottom w:val="0"/>
              <w:divBdr>
                <w:top w:val="none" w:sz="0" w:space="0" w:color="auto"/>
                <w:left w:val="none" w:sz="0" w:space="0" w:color="auto"/>
                <w:bottom w:val="none" w:sz="0" w:space="0" w:color="auto"/>
                <w:right w:val="none" w:sz="0" w:space="0" w:color="auto"/>
              </w:divBdr>
            </w:div>
            <w:div w:id="955066659">
              <w:marLeft w:val="0"/>
              <w:marRight w:val="0"/>
              <w:marTop w:val="0"/>
              <w:marBottom w:val="0"/>
              <w:divBdr>
                <w:top w:val="none" w:sz="0" w:space="0" w:color="auto"/>
                <w:left w:val="none" w:sz="0" w:space="0" w:color="auto"/>
                <w:bottom w:val="none" w:sz="0" w:space="0" w:color="auto"/>
                <w:right w:val="none" w:sz="0" w:space="0" w:color="auto"/>
              </w:divBdr>
            </w:div>
            <w:div w:id="1466969898">
              <w:marLeft w:val="0"/>
              <w:marRight w:val="0"/>
              <w:marTop w:val="0"/>
              <w:marBottom w:val="0"/>
              <w:divBdr>
                <w:top w:val="none" w:sz="0" w:space="0" w:color="auto"/>
                <w:left w:val="none" w:sz="0" w:space="0" w:color="auto"/>
                <w:bottom w:val="none" w:sz="0" w:space="0" w:color="auto"/>
                <w:right w:val="none" w:sz="0" w:space="0" w:color="auto"/>
              </w:divBdr>
            </w:div>
            <w:div w:id="1633250940">
              <w:marLeft w:val="0"/>
              <w:marRight w:val="0"/>
              <w:marTop w:val="0"/>
              <w:marBottom w:val="0"/>
              <w:divBdr>
                <w:top w:val="none" w:sz="0" w:space="0" w:color="auto"/>
                <w:left w:val="none" w:sz="0" w:space="0" w:color="auto"/>
                <w:bottom w:val="none" w:sz="0" w:space="0" w:color="auto"/>
                <w:right w:val="none" w:sz="0" w:space="0" w:color="auto"/>
              </w:divBdr>
            </w:div>
            <w:div w:id="1979411049">
              <w:marLeft w:val="0"/>
              <w:marRight w:val="0"/>
              <w:marTop w:val="0"/>
              <w:marBottom w:val="0"/>
              <w:divBdr>
                <w:top w:val="none" w:sz="0" w:space="0" w:color="auto"/>
                <w:left w:val="none" w:sz="0" w:space="0" w:color="auto"/>
                <w:bottom w:val="none" w:sz="0" w:space="0" w:color="auto"/>
                <w:right w:val="none" w:sz="0" w:space="0" w:color="auto"/>
              </w:divBdr>
            </w:div>
            <w:div w:id="2014530828">
              <w:marLeft w:val="0"/>
              <w:marRight w:val="0"/>
              <w:marTop w:val="0"/>
              <w:marBottom w:val="0"/>
              <w:divBdr>
                <w:top w:val="none" w:sz="0" w:space="0" w:color="auto"/>
                <w:left w:val="none" w:sz="0" w:space="0" w:color="auto"/>
                <w:bottom w:val="none" w:sz="0" w:space="0" w:color="auto"/>
                <w:right w:val="none" w:sz="0" w:space="0" w:color="auto"/>
              </w:divBdr>
            </w:div>
            <w:div w:id="2120105477">
              <w:marLeft w:val="0"/>
              <w:marRight w:val="0"/>
              <w:marTop w:val="0"/>
              <w:marBottom w:val="0"/>
              <w:divBdr>
                <w:top w:val="none" w:sz="0" w:space="0" w:color="auto"/>
                <w:left w:val="none" w:sz="0" w:space="0" w:color="auto"/>
                <w:bottom w:val="none" w:sz="0" w:space="0" w:color="auto"/>
                <w:right w:val="none" w:sz="0" w:space="0" w:color="auto"/>
              </w:divBdr>
            </w:div>
          </w:divsChild>
        </w:div>
        <w:div w:id="2020305928">
          <w:marLeft w:val="0"/>
          <w:marRight w:val="0"/>
          <w:marTop w:val="0"/>
          <w:marBottom w:val="0"/>
          <w:divBdr>
            <w:top w:val="none" w:sz="0" w:space="0" w:color="auto"/>
            <w:left w:val="none" w:sz="0" w:space="0" w:color="auto"/>
            <w:bottom w:val="none" w:sz="0" w:space="0" w:color="auto"/>
            <w:right w:val="none" w:sz="0" w:space="0" w:color="auto"/>
          </w:divBdr>
          <w:divsChild>
            <w:div w:id="107092381">
              <w:marLeft w:val="0"/>
              <w:marRight w:val="0"/>
              <w:marTop w:val="0"/>
              <w:marBottom w:val="0"/>
              <w:divBdr>
                <w:top w:val="none" w:sz="0" w:space="0" w:color="auto"/>
                <w:left w:val="none" w:sz="0" w:space="0" w:color="auto"/>
                <w:bottom w:val="none" w:sz="0" w:space="0" w:color="auto"/>
                <w:right w:val="none" w:sz="0" w:space="0" w:color="auto"/>
              </w:divBdr>
            </w:div>
            <w:div w:id="110175084">
              <w:marLeft w:val="0"/>
              <w:marRight w:val="0"/>
              <w:marTop w:val="0"/>
              <w:marBottom w:val="0"/>
              <w:divBdr>
                <w:top w:val="none" w:sz="0" w:space="0" w:color="auto"/>
                <w:left w:val="none" w:sz="0" w:space="0" w:color="auto"/>
                <w:bottom w:val="none" w:sz="0" w:space="0" w:color="auto"/>
                <w:right w:val="none" w:sz="0" w:space="0" w:color="auto"/>
              </w:divBdr>
            </w:div>
            <w:div w:id="211886972">
              <w:marLeft w:val="0"/>
              <w:marRight w:val="0"/>
              <w:marTop w:val="0"/>
              <w:marBottom w:val="0"/>
              <w:divBdr>
                <w:top w:val="none" w:sz="0" w:space="0" w:color="auto"/>
                <w:left w:val="none" w:sz="0" w:space="0" w:color="auto"/>
                <w:bottom w:val="none" w:sz="0" w:space="0" w:color="auto"/>
                <w:right w:val="none" w:sz="0" w:space="0" w:color="auto"/>
              </w:divBdr>
            </w:div>
            <w:div w:id="346640245">
              <w:marLeft w:val="0"/>
              <w:marRight w:val="0"/>
              <w:marTop w:val="0"/>
              <w:marBottom w:val="0"/>
              <w:divBdr>
                <w:top w:val="none" w:sz="0" w:space="0" w:color="auto"/>
                <w:left w:val="none" w:sz="0" w:space="0" w:color="auto"/>
                <w:bottom w:val="none" w:sz="0" w:space="0" w:color="auto"/>
                <w:right w:val="none" w:sz="0" w:space="0" w:color="auto"/>
              </w:divBdr>
            </w:div>
            <w:div w:id="535656746">
              <w:marLeft w:val="0"/>
              <w:marRight w:val="0"/>
              <w:marTop w:val="0"/>
              <w:marBottom w:val="0"/>
              <w:divBdr>
                <w:top w:val="none" w:sz="0" w:space="0" w:color="auto"/>
                <w:left w:val="none" w:sz="0" w:space="0" w:color="auto"/>
                <w:bottom w:val="none" w:sz="0" w:space="0" w:color="auto"/>
                <w:right w:val="none" w:sz="0" w:space="0" w:color="auto"/>
              </w:divBdr>
            </w:div>
            <w:div w:id="654797771">
              <w:marLeft w:val="0"/>
              <w:marRight w:val="0"/>
              <w:marTop w:val="0"/>
              <w:marBottom w:val="0"/>
              <w:divBdr>
                <w:top w:val="none" w:sz="0" w:space="0" w:color="auto"/>
                <w:left w:val="none" w:sz="0" w:space="0" w:color="auto"/>
                <w:bottom w:val="none" w:sz="0" w:space="0" w:color="auto"/>
                <w:right w:val="none" w:sz="0" w:space="0" w:color="auto"/>
              </w:divBdr>
            </w:div>
            <w:div w:id="657850722">
              <w:marLeft w:val="0"/>
              <w:marRight w:val="0"/>
              <w:marTop w:val="0"/>
              <w:marBottom w:val="0"/>
              <w:divBdr>
                <w:top w:val="none" w:sz="0" w:space="0" w:color="auto"/>
                <w:left w:val="none" w:sz="0" w:space="0" w:color="auto"/>
                <w:bottom w:val="none" w:sz="0" w:space="0" w:color="auto"/>
                <w:right w:val="none" w:sz="0" w:space="0" w:color="auto"/>
              </w:divBdr>
            </w:div>
            <w:div w:id="715277361">
              <w:marLeft w:val="0"/>
              <w:marRight w:val="0"/>
              <w:marTop w:val="0"/>
              <w:marBottom w:val="0"/>
              <w:divBdr>
                <w:top w:val="none" w:sz="0" w:space="0" w:color="auto"/>
                <w:left w:val="none" w:sz="0" w:space="0" w:color="auto"/>
                <w:bottom w:val="none" w:sz="0" w:space="0" w:color="auto"/>
                <w:right w:val="none" w:sz="0" w:space="0" w:color="auto"/>
              </w:divBdr>
            </w:div>
            <w:div w:id="768353128">
              <w:marLeft w:val="0"/>
              <w:marRight w:val="0"/>
              <w:marTop w:val="0"/>
              <w:marBottom w:val="0"/>
              <w:divBdr>
                <w:top w:val="none" w:sz="0" w:space="0" w:color="auto"/>
                <w:left w:val="none" w:sz="0" w:space="0" w:color="auto"/>
                <w:bottom w:val="none" w:sz="0" w:space="0" w:color="auto"/>
                <w:right w:val="none" w:sz="0" w:space="0" w:color="auto"/>
              </w:divBdr>
            </w:div>
            <w:div w:id="825433776">
              <w:marLeft w:val="0"/>
              <w:marRight w:val="0"/>
              <w:marTop w:val="0"/>
              <w:marBottom w:val="0"/>
              <w:divBdr>
                <w:top w:val="none" w:sz="0" w:space="0" w:color="auto"/>
                <w:left w:val="none" w:sz="0" w:space="0" w:color="auto"/>
                <w:bottom w:val="none" w:sz="0" w:space="0" w:color="auto"/>
                <w:right w:val="none" w:sz="0" w:space="0" w:color="auto"/>
              </w:divBdr>
            </w:div>
            <w:div w:id="926769617">
              <w:marLeft w:val="0"/>
              <w:marRight w:val="0"/>
              <w:marTop w:val="0"/>
              <w:marBottom w:val="0"/>
              <w:divBdr>
                <w:top w:val="none" w:sz="0" w:space="0" w:color="auto"/>
                <w:left w:val="none" w:sz="0" w:space="0" w:color="auto"/>
                <w:bottom w:val="none" w:sz="0" w:space="0" w:color="auto"/>
                <w:right w:val="none" w:sz="0" w:space="0" w:color="auto"/>
              </w:divBdr>
            </w:div>
            <w:div w:id="936863474">
              <w:marLeft w:val="0"/>
              <w:marRight w:val="0"/>
              <w:marTop w:val="0"/>
              <w:marBottom w:val="0"/>
              <w:divBdr>
                <w:top w:val="none" w:sz="0" w:space="0" w:color="auto"/>
                <w:left w:val="none" w:sz="0" w:space="0" w:color="auto"/>
                <w:bottom w:val="none" w:sz="0" w:space="0" w:color="auto"/>
                <w:right w:val="none" w:sz="0" w:space="0" w:color="auto"/>
              </w:divBdr>
            </w:div>
            <w:div w:id="1080370647">
              <w:marLeft w:val="0"/>
              <w:marRight w:val="0"/>
              <w:marTop w:val="0"/>
              <w:marBottom w:val="0"/>
              <w:divBdr>
                <w:top w:val="none" w:sz="0" w:space="0" w:color="auto"/>
                <w:left w:val="none" w:sz="0" w:space="0" w:color="auto"/>
                <w:bottom w:val="none" w:sz="0" w:space="0" w:color="auto"/>
                <w:right w:val="none" w:sz="0" w:space="0" w:color="auto"/>
              </w:divBdr>
            </w:div>
            <w:div w:id="1092969503">
              <w:marLeft w:val="0"/>
              <w:marRight w:val="0"/>
              <w:marTop w:val="0"/>
              <w:marBottom w:val="0"/>
              <w:divBdr>
                <w:top w:val="none" w:sz="0" w:space="0" w:color="auto"/>
                <w:left w:val="none" w:sz="0" w:space="0" w:color="auto"/>
                <w:bottom w:val="none" w:sz="0" w:space="0" w:color="auto"/>
                <w:right w:val="none" w:sz="0" w:space="0" w:color="auto"/>
              </w:divBdr>
            </w:div>
            <w:div w:id="1132139391">
              <w:marLeft w:val="0"/>
              <w:marRight w:val="0"/>
              <w:marTop w:val="0"/>
              <w:marBottom w:val="0"/>
              <w:divBdr>
                <w:top w:val="none" w:sz="0" w:space="0" w:color="auto"/>
                <w:left w:val="none" w:sz="0" w:space="0" w:color="auto"/>
                <w:bottom w:val="none" w:sz="0" w:space="0" w:color="auto"/>
                <w:right w:val="none" w:sz="0" w:space="0" w:color="auto"/>
              </w:divBdr>
            </w:div>
            <w:div w:id="1172261376">
              <w:marLeft w:val="0"/>
              <w:marRight w:val="0"/>
              <w:marTop w:val="0"/>
              <w:marBottom w:val="0"/>
              <w:divBdr>
                <w:top w:val="none" w:sz="0" w:space="0" w:color="auto"/>
                <w:left w:val="none" w:sz="0" w:space="0" w:color="auto"/>
                <w:bottom w:val="none" w:sz="0" w:space="0" w:color="auto"/>
                <w:right w:val="none" w:sz="0" w:space="0" w:color="auto"/>
              </w:divBdr>
            </w:div>
            <w:div w:id="1256328270">
              <w:marLeft w:val="0"/>
              <w:marRight w:val="0"/>
              <w:marTop w:val="0"/>
              <w:marBottom w:val="0"/>
              <w:divBdr>
                <w:top w:val="none" w:sz="0" w:space="0" w:color="auto"/>
                <w:left w:val="none" w:sz="0" w:space="0" w:color="auto"/>
                <w:bottom w:val="none" w:sz="0" w:space="0" w:color="auto"/>
                <w:right w:val="none" w:sz="0" w:space="0" w:color="auto"/>
              </w:divBdr>
            </w:div>
            <w:div w:id="1297687359">
              <w:marLeft w:val="0"/>
              <w:marRight w:val="0"/>
              <w:marTop w:val="0"/>
              <w:marBottom w:val="0"/>
              <w:divBdr>
                <w:top w:val="none" w:sz="0" w:space="0" w:color="auto"/>
                <w:left w:val="none" w:sz="0" w:space="0" w:color="auto"/>
                <w:bottom w:val="none" w:sz="0" w:space="0" w:color="auto"/>
                <w:right w:val="none" w:sz="0" w:space="0" w:color="auto"/>
              </w:divBdr>
            </w:div>
            <w:div w:id="1358237202">
              <w:marLeft w:val="0"/>
              <w:marRight w:val="0"/>
              <w:marTop w:val="0"/>
              <w:marBottom w:val="0"/>
              <w:divBdr>
                <w:top w:val="none" w:sz="0" w:space="0" w:color="auto"/>
                <w:left w:val="none" w:sz="0" w:space="0" w:color="auto"/>
                <w:bottom w:val="none" w:sz="0" w:space="0" w:color="auto"/>
                <w:right w:val="none" w:sz="0" w:space="0" w:color="auto"/>
              </w:divBdr>
            </w:div>
            <w:div w:id="1426924969">
              <w:marLeft w:val="0"/>
              <w:marRight w:val="0"/>
              <w:marTop w:val="0"/>
              <w:marBottom w:val="0"/>
              <w:divBdr>
                <w:top w:val="none" w:sz="0" w:space="0" w:color="auto"/>
                <w:left w:val="none" w:sz="0" w:space="0" w:color="auto"/>
                <w:bottom w:val="none" w:sz="0" w:space="0" w:color="auto"/>
                <w:right w:val="none" w:sz="0" w:space="0" w:color="auto"/>
              </w:divBdr>
            </w:div>
            <w:div w:id="1507284084">
              <w:marLeft w:val="0"/>
              <w:marRight w:val="0"/>
              <w:marTop w:val="0"/>
              <w:marBottom w:val="0"/>
              <w:divBdr>
                <w:top w:val="none" w:sz="0" w:space="0" w:color="auto"/>
                <w:left w:val="none" w:sz="0" w:space="0" w:color="auto"/>
                <w:bottom w:val="none" w:sz="0" w:space="0" w:color="auto"/>
                <w:right w:val="none" w:sz="0" w:space="0" w:color="auto"/>
              </w:divBdr>
            </w:div>
            <w:div w:id="1521773288">
              <w:marLeft w:val="0"/>
              <w:marRight w:val="0"/>
              <w:marTop w:val="0"/>
              <w:marBottom w:val="0"/>
              <w:divBdr>
                <w:top w:val="none" w:sz="0" w:space="0" w:color="auto"/>
                <w:left w:val="none" w:sz="0" w:space="0" w:color="auto"/>
                <w:bottom w:val="none" w:sz="0" w:space="0" w:color="auto"/>
                <w:right w:val="none" w:sz="0" w:space="0" w:color="auto"/>
              </w:divBdr>
            </w:div>
            <w:div w:id="1543639553">
              <w:marLeft w:val="0"/>
              <w:marRight w:val="0"/>
              <w:marTop w:val="0"/>
              <w:marBottom w:val="0"/>
              <w:divBdr>
                <w:top w:val="none" w:sz="0" w:space="0" w:color="auto"/>
                <w:left w:val="none" w:sz="0" w:space="0" w:color="auto"/>
                <w:bottom w:val="none" w:sz="0" w:space="0" w:color="auto"/>
                <w:right w:val="none" w:sz="0" w:space="0" w:color="auto"/>
              </w:divBdr>
            </w:div>
            <w:div w:id="1579945085">
              <w:marLeft w:val="0"/>
              <w:marRight w:val="0"/>
              <w:marTop w:val="0"/>
              <w:marBottom w:val="0"/>
              <w:divBdr>
                <w:top w:val="none" w:sz="0" w:space="0" w:color="auto"/>
                <w:left w:val="none" w:sz="0" w:space="0" w:color="auto"/>
                <w:bottom w:val="none" w:sz="0" w:space="0" w:color="auto"/>
                <w:right w:val="none" w:sz="0" w:space="0" w:color="auto"/>
              </w:divBdr>
            </w:div>
            <w:div w:id="1596281125">
              <w:marLeft w:val="0"/>
              <w:marRight w:val="0"/>
              <w:marTop w:val="0"/>
              <w:marBottom w:val="0"/>
              <w:divBdr>
                <w:top w:val="none" w:sz="0" w:space="0" w:color="auto"/>
                <w:left w:val="none" w:sz="0" w:space="0" w:color="auto"/>
                <w:bottom w:val="none" w:sz="0" w:space="0" w:color="auto"/>
                <w:right w:val="none" w:sz="0" w:space="0" w:color="auto"/>
              </w:divBdr>
            </w:div>
            <w:div w:id="1654749688">
              <w:marLeft w:val="0"/>
              <w:marRight w:val="0"/>
              <w:marTop w:val="0"/>
              <w:marBottom w:val="0"/>
              <w:divBdr>
                <w:top w:val="none" w:sz="0" w:space="0" w:color="auto"/>
                <w:left w:val="none" w:sz="0" w:space="0" w:color="auto"/>
                <w:bottom w:val="none" w:sz="0" w:space="0" w:color="auto"/>
                <w:right w:val="none" w:sz="0" w:space="0" w:color="auto"/>
              </w:divBdr>
            </w:div>
            <w:div w:id="1655328299">
              <w:marLeft w:val="0"/>
              <w:marRight w:val="0"/>
              <w:marTop w:val="0"/>
              <w:marBottom w:val="0"/>
              <w:divBdr>
                <w:top w:val="none" w:sz="0" w:space="0" w:color="auto"/>
                <w:left w:val="none" w:sz="0" w:space="0" w:color="auto"/>
                <w:bottom w:val="none" w:sz="0" w:space="0" w:color="auto"/>
                <w:right w:val="none" w:sz="0" w:space="0" w:color="auto"/>
              </w:divBdr>
            </w:div>
            <w:div w:id="1720741624">
              <w:marLeft w:val="0"/>
              <w:marRight w:val="0"/>
              <w:marTop w:val="0"/>
              <w:marBottom w:val="0"/>
              <w:divBdr>
                <w:top w:val="none" w:sz="0" w:space="0" w:color="auto"/>
                <w:left w:val="none" w:sz="0" w:space="0" w:color="auto"/>
                <w:bottom w:val="none" w:sz="0" w:space="0" w:color="auto"/>
                <w:right w:val="none" w:sz="0" w:space="0" w:color="auto"/>
              </w:divBdr>
            </w:div>
            <w:div w:id="1791052559">
              <w:marLeft w:val="0"/>
              <w:marRight w:val="0"/>
              <w:marTop w:val="0"/>
              <w:marBottom w:val="0"/>
              <w:divBdr>
                <w:top w:val="none" w:sz="0" w:space="0" w:color="auto"/>
                <w:left w:val="none" w:sz="0" w:space="0" w:color="auto"/>
                <w:bottom w:val="none" w:sz="0" w:space="0" w:color="auto"/>
                <w:right w:val="none" w:sz="0" w:space="0" w:color="auto"/>
              </w:divBdr>
            </w:div>
            <w:div w:id="1813061129">
              <w:marLeft w:val="0"/>
              <w:marRight w:val="0"/>
              <w:marTop w:val="0"/>
              <w:marBottom w:val="0"/>
              <w:divBdr>
                <w:top w:val="none" w:sz="0" w:space="0" w:color="auto"/>
                <w:left w:val="none" w:sz="0" w:space="0" w:color="auto"/>
                <w:bottom w:val="none" w:sz="0" w:space="0" w:color="auto"/>
                <w:right w:val="none" w:sz="0" w:space="0" w:color="auto"/>
              </w:divBdr>
            </w:div>
            <w:div w:id="1842232186">
              <w:marLeft w:val="0"/>
              <w:marRight w:val="0"/>
              <w:marTop w:val="0"/>
              <w:marBottom w:val="0"/>
              <w:divBdr>
                <w:top w:val="none" w:sz="0" w:space="0" w:color="auto"/>
                <w:left w:val="none" w:sz="0" w:space="0" w:color="auto"/>
                <w:bottom w:val="none" w:sz="0" w:space="0" w:color="auto"/>
                <w:right w:val="none" w:sz="0" w:space="0" w:color="auto"/>
              </w:divBdr>
            </w:div>
            <w:div w:id="1920678317">
              <w:marLeft w:val="0"/>
              <w:marRight w:val="0"/>
              <w:marTop w:val="0"/>
              <w:marBottom w:val="0"/>
              <w:divBdr>
                <w:top w:val="none" w:sz="0" w:space="0" w:color="auto"/>
                <w:left w:val="none" w:sz="0" w:space="0" w:color="auto"/>
                <w:bottom w:val="none" w:sz="0" w:space="0" w:color="auto"/>
                <w:right w:val="none" w:sz="0" w:space="0" w:color="auto"/>
              </w:divBdr>
            </w:div>
            <w:div w:id="1955862085">
              <w:marLeft w:val="0"/>
              <w:marRight w:val="0"/>
              <w:marTop w:val="0"/>
              <w:marBottom w:val="0"/>
              <w:divBdr>
                <w:top w:val="none" w:sz="0" w:space="0" w:color="auto"/>
                <w:left w:val="none" w:sz="0" w:space="0" w:color="auto"/>
                <w:bottom w:val="none" w:sz="0" w:space="0" w:color="auto"/>
                <w:right w:val="none" w:sz="0" w:space="0" w:color="auto"/>
              </w:divBdr>
            </w:div>
            <w:div w:id="2022970376">
              <w:marLeft w:val="0"/>
              <w:marRight w:val="0"/>
              <w:marTop w:val="0"/>
              <w:marBottom w:val="0"/>
              <w:divBdr>
                <w:top w:val="none" w:sz="0" w:space="0" w:color="auto"/>
                <w:left w:val="none" w:sz="0" w:space="0" w:color="auto"/>
                <w:bottom w:val="none" w:sz="0" w:space="0" w:color="auto"/>
                <w:right w:val="none" w:sz="0" w:space="0" w:color="auto"/>
              </w:divBdr>
            </w:div>
          </w:divsChild>
        </w:div>
        <w:div w:id="2106265599">
          <w:marLeft w:val="0"/>
          <w:marRight w:val="0"/>
          <w:marTop w:val="0"/>
          <w:marBottom w:val="0"/>
          <w:divBdr>
            <w:top w:val="none" w:sz="0" w:space="0" w:color="auto"/>
            <w:left w:val="none" w:sz="0" w:space="0" w:color="auto"/>
            <w:bottom w:val="none" w:sz="0" w:space="0" w:color="auto"/>
            <w:right w:val="none" w:sz="0" w:space="0" w:color="auto"/>
          </w:divBdr>
          <w:divsChild>
            <w:div w:id="380373263">
              <w:marLeft w:val="0"/>
              <w:marRight w:val="0"/>
              <w:marTop w:val="0"/>
              <w:marBottom w:val="0"/>
              <w:divBdr>
                <w:top w:val="none" w:sz="0" w:space="0" w:color="auto"/>
                <w:left w:val="none" w:sz="0" w:space="0" w:color="auto"/>
                <w:bottom w:val="none" w:sz="0" w:space="0" w:color="auto"/>
                <w:right w:val="none" w:sz="0" w:space="0" w:color="auto"/>
              </w:divBdr>
            </w:div>
            <w:div w:id="807670354">
              <w:marLeft w:val="0"/>
              <w:marRight w:val="0"/>
              <w:marTop w:val="0"/>
              <w:marBottom w:val="0"/>
              <w:divBdr>
                <w:top w:val="none" w:sz="0" w:space="0" w:color="auto"/>
                <w:left w:val="none" w:sz="0" w:space="0" w:color="auto"/>
                <w:bottom w:val="none" w:sz="0" w:space="0" w:color="auto"/>
                <w:right w:val="none" w:sz="0" w:space="0" w:color="auto"/>
              </w:divBdr>
            </w:div>
            <w:div w:id="1502313357">
              <w:marLeft w:val="0"/>
              <w:marRight w:val="0"/>
              <w:marTop w:val="0"/>
              <w:marBottom w:val="0"/>
              <w:divBdr>
                <w:top w:val="none" w:sz="0" w:space="0" w:color="auto"/>
                <w:left w:val="none" w:sz="0" w:space="0" w:color="auto"/>
                <w:bottom w:val="none" w:sz="0" w:space="0" w:color="auto"/>
                <w:right w:val="none" w:sz="0" w:space="0" w:color="auto"/>
              </w:divBdr>
            </w:div>
            <w:div w:id="1575703775">
              <w:marLeft w:val="0"/>
              <w:marRight w:val="0"/>
              <w:marTop w:val="0"/>
              <w:marBottom w:val="0"/>
              <w:divBdr>
                <w:top w:val="none" w:sz="0" w:space="0" w:color="auto"/>
                <w:left w:val="none" w:sz="0" w:space="0" w:color="auto"/>
                <w:bottom w:val="none" w:sz="0" w:space="0" w:color="auto"/>
                <w:right w:val="none" w:sz="0" w:space="0" w:color="auto"/>
              </w:divBdr>
            </w:div>
            <w:div w:id="1917744898">
              <w:marLeft w:val="0"/>
              <w:marRight w:val="0"/>
              <w:marTop w:val="0"/>
              <w:marBottom w:val="0"/>
              <w:divBdr>
                <w:top w:val="none" w:sz="0" w:space="0" w:color="auto"/>
                <w:left w:val="none" w:sz="0" w:space="0" w:color="auto"/>
                <w:bottom w:val="none" w:sz="0" w:space="0" w:color="auto"/>
                <w:right w:val="none" w:sz="0" w:space="0" w:color="auto"/>
              </w:divBdr>
            </w:div>
            <w:div w:id="2050450092">
              <w:marLeft w:val="0"/>
              <w:marRight w:val="0"/>
              <w:marTop w:val="0"/>
              <w:marBottom w:val="0"/>
              <w:divBdr>
                <w:top w:val="none" w:sz="0" w:space="0" w:color="auto"/>
                <w:left w:val="none" w:sz="0" w:space="0" w:color="auto"/>
                <w:bottom w:val="none" w:sz="0" w:space="0" w:color="auto"/>
                <w:right w:val="none" w:sz="0" w:space="0" w:color="auto"/>
              </w:divBdr>
            </w:div>
            <w:div w:id="21011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1435">
      <w:bodyDiv w:val="1"/>
      <w:marLeft w:val="0"/>
      <w:marRight w:val="0"/>
      <w:marTop w:val="0"/>
      <w:marBottom w:val="0"/>
      <w:divBdr>
        <w:top w:val="none" w:sz="0" w:space="0" w:color="auto"/>
        <w:left w:val="none" w:sz="0" w:space="0" w:color="auto"/>
        <w:bottom w:val="none" w:sz="0" w:space="0" w:color="auto"/>
        <w:right w:val="none" w:sz="0" w:space="0" w:color="auto"/>
      </w:divBdr>
      <w:divsChild>
        <w:div w:id="194539012">
          <w:marLeft w:val="0"/>
          <w:marRight w:val="0"/>
          <w:marTop w:val="0"/>
          <w:marBottom w:val="0"/>
          <w:divBdr>
            <w:top w:val="none" w:sz="0" w:space="0" w:color="auto"/>
            <w:left w:val="none" w:sz="0" w:space="0" w:color="auto"/>
            <w:bottom w:val="none" w:sz="0" w:space="0" w:color="auto"/>
            <w:right w:val="none" w:sz="0" w:space="0" w:color="auto"/>
          </w:divBdr>
        </w:div>
        <w:div w:id="247428417">
          <w:marLeft w:val="0"/>
          <w:marRight w:val="0"/>
          <w:marTop w:val="0"/>
          <w:marBottom w:val="0"/>
          <w:divBdr>
            <w:top w:val="none" w:sz="0" w:space="0" w:color="auto"/>
            <w:left w:val="none" w:sz="0" w:space="0" w:color="auto"/>
            <w:bottom w:val="none" w:sz="0" w:space="0" w:color="auto"/>
            <w:right w:val="none" w:sz="0" w:space="0" w:color="auto"/>
          </w:divBdr>
          <w:divsChild>
            <w:div w:id="29261602">
              <w:marLeft w:val="0"/>
              <w:marRight w:val="0"/>
              <w:marTop w:val="0"/>
              <w:marBottom w:val="0"/>
              <w:divBdr>
                <w:top w:val="none" w:sz="0" w:space="0" w:color="auto"/>
                <w:left w:val="none" w:sz="0" w:space="0" w:color="auto"/>
                <w:bottom w:val="none" w:sz="0" w:space="0" w:color="auto"/>
                <w:right w:val="none" w:sz="0" w:space="0" w:color="auto"/>
              </w:divBdr>
            </w:div>
            <w:div w:id="40595375">
              <w:marLeft w:val="0"/>
              <w:marRight w:val="0"/>
              <w:marTop w:val="0"/>
              <w:marBottom w:val="0"/>
              <w:divBdr>
                <w:top w:val="none" w:sz="0" w:space="0" w:color="auto"/>
                <w:left w:val="none" w:sz="0" w:space="0" w:color="auto"/>
                <w:bottom w:val="none" w:sz="0" w:space="0" w:color="auto"/>
                <w:right w:val="none" w:sz="0" w:space="0" w:color="auto"/>
              </w:divBdr>
            </w:div>
            <w:div w:id="88281797">
              <w:marLeft w:val="0"/>
              <w:marRight w:val="0"/>
              <w:marTop w:val="0"/>
              <w:marBottom w:val="0"/>
              <w:divBdr>
                <w:top w:val="none" w:sz="0" w:space="0" w:color="auto"/>
                <w:left w:val="none" w:sz="0" w:space="0" w:color="auto"/>
                <w:bottom w:val="none" w:sz="0" w:space="0" w:color="auto"/>
                <w:right w:val="none" w:sz="0" w:space="0" w:color="auto"/>
              </w:divBdr>
            </w:div>
            <w:div w:id="91513908">
              <w:marLeft w:val="0"/>
              <w:marRight w:val="0"/>
              <w:marTop w:val="0"/>
              <w:marBottom w:val="0"/>
              <w:divBdr>
                <w:top w:val="none" w:sz="0" w:space="0" w:color="auto"/>
                <w:left w:val="none" w:sz="0" w:space="0" w:color="auto"/>
                <w:bottom w:val="none" w:sz="0" w:space="0" w:color="auto"/>
                <w:right w:val="none" w:sz="0" w:space="0" w:color="auto"/>
              </w:divBdr>
            </w:div>
            <w:div w:id="191890164">
              <w:marLeft w:val="0"/>
              <w:marRight w:val="0"/>
              <w:marTop w:val="0"/>
              <w:marBottom w:val="0"/>
              <w:divBdr>
                <w:top w:val="none" w:sz="0" w:space="0" w:color="auto"/>
                <w:left w:val="none" w:sz="0" w:space="0" w:color="auto"/>
                <w:bottom w:val="none" w:sz="0" w:space="0" w:color="auto"/>
                <w:right w:val="none" w:sz="0" w:space="0" w:color="auto"/>
              </w:divBdr>
            </w:div>
            <w:div w:id="205222880">
              <w:marLeft w:val="0"/>
              <w:marRight w:val="0"/>
              <w:marTop w:val="0"/>
              <w:marBottom w:val="0"/>
              <w:divBdr>
                <w:top w:val="none" w:sz="0" w:space="0" w:color="auto"/>
                <w:left w:val="none" w:sz="0" w:space="0" w:color="auto"/>
                <w:bottom w:val="none" w:sz="0" w:space="0" w:color="auto"/>
                <w:right w:val="none" w:sz="0" w:space="0" w:color="auto"/>
              </w:divBdr>
            </w:div>
            <w:div w:id="221212538">
              <w:marLeft w:val="0"/>
              <w:marRight w:val="0"/>
              <w:marTop w:val="0"/>
              <w:marBottom w:val="0"/>
              <w:divBdr>
                <w:top w:val="none" w:sz="0" w:space="0" w:color="auto"/>
                <w:left w:val="none" w:sz="0" w:space="0" w:color="auto"/>
                <w:bottom w:val="none" w:sz="0" w:space="0" w:color="auto"/>
                <w:right w:val="none" w:sz="0" w:space="0" w:color="auto"/>
              </w:divBdr>
            </w:div>
            <w:div w:id="226693161">
              <w:marLeft w:val="0"/>
              <w:marRight w:val="0"/>
              <w:marTop w:val="0"/>
              <w:marBottom w:val="0"/>
              <w:divBdr>
                <w:top w:val="none" w:sz="0" w:space="0" w:color="auto"/>
                <w:left w:val="none" w:sz="0" w:space="0" w:color="auto"/>
                <w:bottom w:val="none" w:sz="0" w:space="0" w:color="auto"/>
                <w:right w:val="none" w:sz="0" w:space="0" w:color="auto"/>
              </w:divBdr>
            </w:div>
            <w:div w:id="306667491">
              <w:marLeft w:val="0"/>
              <w:marRight w:val="0"/>
              <w:marTop w:val="0"/>
              <w:marBottom w:val="0"/>
              <w:divBdr>
                <w:top w:val="none" w:sz="0" w:space="0" w:color="auto"/>
                <w:left w:val="none" w:sz="0" w:space="0" w:color="auto"/>
                <w:bottom w:val="none" w:sz="0" w:space="0" w:color="auto"/>
                <w:right w:val="none" w:sz="0" w:space="0" w:color="auto"/>
              </w:divBdr>
            </w:div>
            <w:div w:id="312030639">
              <w:marLeft w:val="0"/>
              <w:marRight w:val="0"/>
              <w:marTop w:val="0"/>
              <w:marBottom w:val="0"/>
              <w:divBdr>
                <w:top w:val="none" w:sz="0" w:space="0" w:color="auto"/>
                <w:left w:val="none" w:sz="0" w:space="0" w:color="auto"/>
                <w:bottom w:val="none" w:sz="0" w:space="0" w:color="auto"/>
                <w:right w:val="none" w:sz="0" w:space="0" w:color="auto"/>
              </w:divBdr>
            </w:div>
            <w:div w:id="383717706">
              <w:marLeft w:val="0"/>
              <w:marRight w:val="0"/>
              <w:marTop w:val="0"/>
              <w:marBottom w:val="0"/>
              <w:divBdr>
                <w:top w:val="none" w:sz="0" w:space="0" w:color="auto"/>
                <w:left w:val="none" w:sz="0" w:space="0" w:color="auto"/>
                <w:bottom w:val="none" w:sz="0" w:space="0" w:color="auto"/>
                <w:right w:val="none" w:sz="0" w:space="0" w:color="auto"/>
              </w:divBdr>
            </w:div>
            <w:div w:id="412703770">
              <w:marLeft w:val="0"/>
              <w:marRight w:val="0"/>
              <w:marTop w:val="0"/>
              <w:marBottom w:val="0"/>
              <w:divBdr>
                <w:top w:val="none" w:sz="0" w:space="0" w:color="auto"/>
                <w:left w:val="none" w:sz="0" w:space="0" w:color="auto"/>
                <w:bottom w:val="none" w:sz="0" w:space="0" w:color="auto"/>
                <w:right w:val="none" w:sz="0" w:space="0" w:color="auto"/>
              </w:divBdr>
            </w:div>
            <w:div w:id="414395954">
              <w:marLeft w:val="0"/>
              <w:marRight w:val="0"/>
              <w:marTop w:val="0"/>
              <w:marBottom w:val="0"/>
              <w:divBdr>
                <w:top w:val="none" w:sz="0" w:space="0" w:color="auto"/>
                <w:left w:val="none" w:sz="0" w:space="0" w:color="auto"/>
                <w:bottom w:val="none" w:sz="0" w:space="0" w:color="auto"/>
                <w:right w:val="none" w:sz="0" w:space="0" w:color="auto"/>
              </w:divBdr>
            </w:div>
            <w:div w:id="426198276">
              <w:marLeft w:val="0"/>
              <w:marRight w:val="0"/>
              <w:marTop w:val="0"/>
              <w:marBottom w:val="0"/>
              <w:divBdr>
                <w:top w:val="none" w:sz="0" w:space="0" w:color="auto"/>
                <w:left w:val="none" w:sz="0" w:space="0" w:color="auto"/>
                <w:bottom w:val="none" w:sz="0" w:space="0" w:color="auto"/>
                <w:right w:val="none" w:sz="0" w:space="0" w:color="auto"/>
              </w:divBdr>
            </w:div>
            <w:div w:id="436828528">
              <w:marLeft w:val="0"/>
              <w:marRight w:val="0"/>
              <w:marTop w:val="0"/>
              <w:marBottom w:val="0"/>
              <w:divBdr>
                <w:top w:val="none" w:sz="0" w:space="0" w:color="auto"/>
                <w:left w:val="none" w:sz="0" w:space="0" w:color="auto"/>
                <w:bottom w:val="none" w:sz="0" w:space="0" w:color="auto"/>
                <w:right w:val="none" w:sz="0" w:space="0" w:color="auto"/>
              </w:divBdr>
            </w:div>
            <w:div w:id="449057993">
              <w:marLeft w:val="0"/>
              <w:marRight w:val="0"/>
              <w:marTop w:val="0"/>
              <w:marBottom w:val="0"/>
              <w:divBdr>
                <w:top w:val="none" w:sz="0" w:space="0" w:color="auto"/>
                <w:left w:val="none" w:sz="0" w:space="0" w:color="auto"/>
                <w:bottom w:val="none" w:sz="0" w:space="0" w:color="auto"/>
                <w:right w:val="none" w:sz="0" w:space="0" w:color="auto"/>
              </w:divBdr>
            </w:div>
            <w:div w:id="452409312">
              <w:marLeft w:val="0"/>
              <w:marRight w:val="0"/>
              <w:marTop w:val="0"/>
              <w:marBottom w:val="0"/>
              <w:divBdr>
                <w:top w:val="none" w:sz="0" w:space="0" w:color="auto"/>
                <w:left w:val="none" w:sz="0" w:space="0" w:color="auto"/>
                <w:bottom w:val="none" w:sz="0" w:space="0" w:color="auto"/>
                <w:right w:val="none" w:sz="0" w:space="0" w:color="auto"/>
              </w:divBdr>
            </w:div>
            <w:div w:id="492993798">
              <w:marLeft w:val="0"/>
              <w:marRight w:val="0"/>
              <w:marTop w:val="0"/>
              <w:marBottom w:val="0"/>
              <w:divBdr>
                <w:top w:val="none" w:sz="0" w:space="0" w:color="auto"/>
                <w:left w:val="none" w:sz="0" w:space="0" w:color="auto"/>
                <w:bottom w:val="none" w:sz="0" w:space="0" w:color="auto"/>
                <w:right w:val="none" w:sz="0" w:space="0" w:color="auto"/>
              </w:divBdr>
            </w:div>
            <w:div w:id="504370708">
              <w:marLeft w:val="0"/>
              <w:marRight w:val="0"/>
              <w:marTop w:val="0"/>
              <w:marBottom w:val="0"/>
              <w:divBdr>
                <w:top w:val="none" w:sz="0" w:space="0" w:color="auto"/>
                <w:left w:val="none" w:sz="0" w:space="0" w:color="auto"/>
                <w:bottom w:val="none" w:sz="0" w:space="0" w:color="auto"/>
                <w:right w:val="none" w:sz="0" w:space="0" w:color="auto"/>
              </w:divBdr>
            </w:div>
            <w:div w:id="550849418">
              <w:marLeft w:val="0"/>
              <w:marRight w:val="0"/>
              <w:marTop w:val="0"/>
              <w:marBottom w:val="0"/>
              <w:divBdr>
                <w:top w:val="none" w:sz="0" w:space="0" w:color="auto"/>
                <w:left w:val="none" w:sz="0" w:space="0" w:color="auto"/>
                <w:bottom w:val="none" w:sz="0" w:space="0" w:color="auto"/>
                <w:right w:val="none" w:sz="0" w:space="0" w:color="auto"/>
              </w:divBdr>
            </w:div>
            <w:div w:id="551308032">
              <w:marLeft w:val="0"/>
              <w:marRight w:val="0"/>
              <w:marTop w:val="0"/>
              <w:marBottom w:val="0"/>
              <w:divBdr>
                <w:top w:val="none" w:sz="0" w:space="0" w:color="auto"/>
                <w:left w:val="none" w:sz="0" w:space="0" w:color="auto"/>
                <w:bottom w:val="none" w:sz="0" w:space="0" w:color="auto"/>
                <w:right w:val="none" w:sz="0" w:space="0" w:color="auto"/>
              </w:divBdr>
            </w:div>
            <w:div w:id="561602949">
              <w:marLeft w:val="0"/>
              <w:marRight w:val="0"/>
              <w:marTop w:val="0"/>
              <w:marBottom w:val="0"/>
              <w:divBdr>
                <w:top w:val="none" w:sz="0" w:space="0" w:color="auto"/>
                <w:left w:val="none" w:sz="0" w:space="0" w:color="auto"/>
                <w:bottom w:val="none" w:sz="0" w:space="0" w:color="auto"/>
                <w:right w:val="none" w:sz="0" w:space="0" w:color="auto"/>
              </w:divBdr>
            </w:div>
            <w:div w:id="605311084">
              <w:marLeft w:val="0"/>
              <w:marRight w:val="0"/>
              <w:marTop w:val="0"/>
              <w:marBottom w:val="0"/>
              <w:divBdr>
                <w:top w:val="none" w:sz="0" w:space="0" w:color="auto"/>
                <w:left w:val="none" w:sz="0" w:space="0" w:color="auto"/>
                <w:bottom w:val="none" w:sz="0" w:space="0" w:color="auto"/>
                <w:right w:val="none" w:sz="0" w:space="0" w:color="auto"/>
              </w:divBdr>
            </w:div>
            <w:div w:id="617489658">
              <w:marLeft w:val="0"/>
              <w:marRight w:val="0"/>
              <w:marTop w:val="0"/>
              <w:marBottom w:val="0"/>
              <w:divBdr>
                <w:top w:val="none" w:sz="0" w:space="0" w:color="auto"/>
                <w:left w:val="none" w:sz="0" w:space="0" w:color="auto"/>
                <w:bottom w:val="none" w:sz="0" w:space="0" w:color="auto"/>
                <w:right w:val="none" w:sz="0" w:space="0" w:color="auto"/>
              </w:divBdr>
            </w:div>
            <w:div w:id="629287058">
              <w:marLeft w:val="0"/>
              <w:marRight w:val="0"/>
              <w:marTop w:val="0"/>
              <w:marBottom w:val="0"/>
              <w:divBdr>
                <w:top w:val="none" w:sz="0" w:space="0" w:color="auto"/>
                <w:left w:val="none" w:sz="0" w:space="0" w:color="auto"/>
                <w:bottom w:val="none" w:sz="0" w:space="0" w:color="auto"/>
                <w:right w:val="none" w:sz="0" w:space="0" w:color="auto"/>
              </w:divBdr>
            </w:div>
            <w:div w:id="651451468">
              <w:marLeft w:val="0"/>
              <w:marRight w:val="0"/>
              <w:marTop w:val="0"/>
              <w:marBottom w:val="0"/>
              <w:divBdr>
                <w:top w:val="none" w:sz="0" w:space="0" w:color="auto"/>
                <w:left w:val="none" w:sz="0" w:space="0" w:color="auto"/>
                <w:bottom w:val="none" w:sz="0" w:space="0" w:color="auto"/>
                <w:right w:val="none" w:sz="0" w:space="0" w:color="auto"/>
              </w:divBdr>
            </w:div>
            <w:div w:id="653534925">
              <w:marLeft w:val="0"/>
              <w:marRight w:val="0"/>
              <w:marTop w:val="0"/>
              <w:marBottom w:val="0"/>
              <w:divBdr>
                <w:top w:val="none" w:sz="0" w:space="0" w:color="auto"/>
                <w:left w:val="none" w:sz="0" w:space="0" w:color="auto"/>
                <w:bottom w:val="none" w:sz="0" w:space="0" w:color="auto"/>
                <w:right w:val="none" w:sz="0" w:space="0" w:color="auto"/>
              </w:divBdr>
            </w:div>
            <w:div w:id="680081183">
              <w:marLeft w:val="0"/>
              <w:marRight w:val="0"/>
              <w:marTop w:val="0"/>
              <w:marBottom w:val="0"/>
              <w:divBdr>
                <w:top w:val="none" w:sz="0" w:space="0" w:color="auto"/>
                <w:left w:val="none" w:sz="0" w:space="0" w:color="auto"/>
                <w:bottom w:val="none" w:sz="0" w:space="0" w:color="auto"/>
                <w:right w:val="none" w:sz="0" w:space="0" w:color="auto"/>
              </w:divBdr>
            </w:div>
            <w:div w:id="684594914">
              <w:marLeft w:val="0"/>
              <w:marRight w:val="0"/>
              <w:marTop w:val="0"/>
              <w:marBottom w:val="0"/>
              <w:divBdr>
                <w:top w:val="none" w:sz="0" w:space="0" w:color="auto"/>
                <w:left w:val="none" w:sz="0" w:space="0" w:color="auto"/>
                <w:bottom w:val="none" w:sz="0" w:space="0" w:color="auto"/>
                <w:right w:val="none" w:sz="0" w:space="0" w:color="auto"/>
              </w:divBdr>
            </w:div>
            <w:div w:id="692733496">
              <w:marLeft w:val="0"/>
              <w:marRight w:val="0"/>
              <w:marTop w:val="0"/>
              <w:marBottom w:val="0"/>
              <w:divBdr>
                <w:top w:val="none" w:sz="0" w:space="0" w:color="auto"/>
                <w:left w:val="none" w:sz="0" w:space="0" w:color="auto"/>
                <w:bottom w:val="none" w:sz="0" w:space="0" w:color="auto"/>
                <w:right w:val="none" w:sz="0" w:space="0" w:color="auto"/>
              </w:divBdr>
            </w:div>
            <w:div w:id="751702646">
              <w:marLeft w:val="0"/>
              <w:marRight w:val="0"/>
              <w:marTop w:val="0"/>
              <w:marBottom w:val="0"/>
              <w:divBdr>
                <w:top w:val="none" w:sz="0" w:space="0" w:color="auto"/>
                <w:left w:val="none" w:sz="0" w:space="0" w:color="auto"/>
                <w:bottom w:val="none" w:sz="0" w:space="0" w:color="auto"/>
                <w:right w:val="none" w:sz="0" w:space="0" w:color="auto"/>
              </w:divBdr>
            </w:div>
            <w:div w:id="808984696">
              <w:marLeft w:val="0"/>
              <w:marRight w:val="0"/>
              <w:marTop w:val="0"/>
              <w:marBottom w:val="0"/>
              <w:divBdr>
                <w:top w:val="none" w:sz="0" w:space="0" w:color="auto"/>
                <w:left w:val="none" w:sz="0" w:space="0" w:color="auto"/>
                <w:bottom w:val="none" w:sz="0" w:space="0" w:color="auto"/>
                <w:right w:val="none" w:sz="0" w:space="0" w:color="auto"/>
              </w:divBdr>
            </w:div>
            <w:div w:id="811023159">
              <w:marLeft w:val="0"/>
              <w:marRight w:val="0"/>
              <w:marTop w:val="0"/>
              <w:marBottom w:val="0"/>
              <w:divBdr>
                <w:top w:val="none" w:sz="0" w:space="0" w:color="auto"/>
                <w:left w:val="none" w:sz="0" w:space="0" w:color="auto"/>
                <w:bottom w:val="none" w:sz="0" w:space="0" w:color="auto"/>
                <w:right w:val="none" w:sz="0" w:space="0" w:color="auto"/>
              </w:divBdr>
              <w:divsChild>
                <w:div w:id="30304132">
                  <w:marLeft w:val="0"/>
                  <w:marRight w:val="0"/>
                  <w:marTop w:val="0"/>
                  <w:marBottom w:val="0"/>
                  <w:divBdr>
                    <w:top w:val="none" w:sz="0" w:space="0" w:color="auto"/>
                    <w:left w:val="none" w:sz="0" w:space="0" w:color="auto"/>
                    <w:bottom w:val="none" w:sz="0" w:space="0" w:color="auto"/>
                    <w:right w:val="none" w:sz="0" w:space="0" w:color="auto"/>
                  </w:divBdr>
                </w:div>
                <w:div w:id="80415463">
                  <w:marLeft w:val="0"/>
                  <w:marRight w:val="0"/>
                  <w:marTop w:val="0"/>
                  <w:marBottom w:val="0"/>
                  <w:divBdr>
                    <w:top w:val="none" w:sz="0" w:space="0" w:color="auto"/>
                    <w:left w:val="none" w:sz="0" w:space="0" w:color="auto"/>
                    <w:bottom w:val="none" w:sz="0" w:space="0" w:color="auto"/>
                    <w:right w:val="none" w:sz="0" w:space="0" w:color="auto"/>
                  </w:divBdr>
                </w:div>
                <w:div w:id="112213285">
                  <w:marLeft w:val="0"/>
                  <w:marRight w:val="0"/>
                  <w:marTop w:val="0"/>
                  <w:marBottom w:val="0"/>
                  <w:divBdr>
                    <w:top w:val="none" w:sz="0" w:space="0" w:color="auto"/>
                    <w:left w:val="none" w:sz="0" w:space="0" w:color="auto"/>
                    <w:bottom w:val="none" w:sz="0" w:space="0" w:color="auto"/>
                    <w:right w:val="none" w:sz="0" w:space="0" w:color="auto"/>
                  </w:divBdr>
                </w:div>
                <w:div w:id="115296489">
                  <w:marLeft w:val="0"/>
                  <w:marRight w:val="0"/>
                  <w:marTop w:val="0"/>
                  <w:marBottom w:val="0"/>
                  <w:divBdr>
                    <w:top w:val="none" w:sz="0" w:space="0" w:color="auto"/>
                    <w:left w:val="none" w:sz="0" w:space="0" w:color="auto"/>
                    <w:bottom w:val="none" w:sz="0" w:space="0" w:color="auto"/>
                    <w:right w:val="none" w:sz="0" w:space="0" w:color="auto"/>
                  </w:divBdr>
                </w:div>
                <w:div w:id="142087688">
                  <w:marLeft w:val="0"/>
                  <w:marRight w:val="0"/>
                  <w:marTop w:val="0"/>
                  <w:marBottom w:val="0"/>
                  <w:divBdr>
                    <w:top w:val="none" w:sz="0" w:space="0" w:color="auto"/>
                    <w:left w:val="none" w:sz="0" w:space="0" w:color="auto"/>
                    <w:bottom w:val="none" w:sz="0" w:space="0" w:color="auto"/>
                    <w:right w:val="none" w:sz="0" w:space="0" w:color="auto"/>
                  </w:divBdr>
                </w:div>
                <w:div w:id="219443749">
                  <w:marLeft w:val="0"/>
                  <w:marRight w:val="0"/>
                  <w:marTop w:val="0"/>
                  <w:marBottom w:val="0"/>
                  <w:divBdr>
                    <w:top w:val="none" w:sz="0" w:space="0" w:color="auto"/>
                    <w:left w:val="none" w:sz="0" w:space="0" w:color="auto"/>
                    <w:bottom w:val="none" w:sz="0" w:space="0" w:color="auto"/>
                    <w:right w:val="none" w:sz="0" w:space="0" w:color="auto"/>
                  </w:divBdr>
                </w:div>
                <w:div w:id="276641809">
                  <w:marLeft w:val="0"/>
                  <w:marRight w:val="0"/>
                  <w:marTop w:val="0"/>
                  <w:marBottom w:val="0"/>
                  <w:divBdr>
                    <w:top w:val="none" w:sz="0" w:space="0" w:color="auto"/>
                    <w:left w:val="none" w:sz="0" w:space="0" w:color="auto"/>
                    <w:bottom w:val="none" w:sz="0" w:space="0" w:color="auto"/>
                    <w:right w:val="none" w:sz="0" w:space="0" w:color="auto"/>
                  </w:divBdr>
                </w:div>
                <w:div w:id="309018253">
                  <w:marLeft w:val="0"/>
                  <w:marRight w:val="0"/>
                  <w:marTop w:val="0"/>
                  <w:marBottom w:val="0"/>
                  <w:divBdr>
                    <w:top w:val="none" w:sz="0" w:space="0" w:color="auto"/>
                    <w:left w:val="none" w:sz="0" w:space="0" w:color="auto"/>
                    <w:bottom w:val="none" w:sz="0" w:space="0" w:color="auto"/>
                    <w:right w:val="none" w:sz="0" w:space="0" w:color="auto"/>
                  </w:divBdr>
                </w:div>
                <w:div w:id="376901437">
                  <w:marLeft w:val="0"/>
                  <w:marRight w:val="0"/>
                  <w:marTop w:val="0"/>
                  <w:marBottom w:val="0"/>
                  <w:divBdr>
                    <w:top w:val="none" w:sz="0" w:space="0" w:color="auto"/>
                    <w:left w:val="none" w:sz="0" w:space="0" w:color="auto"/>
                    <w:bottom w:val="none" w:sz="0" w:space="0" w:color="auto"/>
                    <w:right w:val="none" w:sz="0" w:space="0" w:color="auto"/>
                  </w:divBdr>
                </w:div>
                <w:div w:id="492919283">
                  <w:marLeft w:val="0"/>
                  <w:marRight w:val="0"/>
                  <w:marTop w:val="0"/>
                  <w:marBottom w:val="0"/>
                  <w:divBdr>
                    <w:top w:val="none" w:sz="0" w:space="0" w:color="auto"/>
                    <w:left w:val="none" w:sz="0" w:space="0" w:color="auto"/>
                    <w:bottom w:val="none" w:sz="0" w:space="0" w:color="auto"/>
                    <w:right w:val="none" w:sz="0" w:space="0" w:color="auto"/>
                  </w:divBdr>
                </w:div>
                <w:div w:id="508177803">
                  <w:marLeft w:val="0"/>
                  <w:marRight w:val="0"/>
                  <w:marTop w:val="0"/>
                  <w:marBottom w:val="0"/>
                  <w:divBdr>
                    <w:top w:val="none" w:sz="0" w:space="0" w:color="auto"/>
                    <w:left w:val="none" w:sz="0" w:space="0" w:color="auto"/>
                    <w:bottom w:val="none" w:sz="0" w:space="0" w:color="auto"/>
                    <w:right w:val="none" w:sz="0" w:space="0" w:color="auto"/>
                  </w:divBdr>
                </w:div>
                <w:div w:id="536963937">
                  <w:marLeft w:val="0"/>
                  <w:marRight w:val="0"/>
                  <w:marTop w:val="0"/>
                  <w:marBottom w:val="0"/>
                  <w:divBdr>
                    <w:top w:val="none" w:sz="0" w:space="0" w:color="auto"/>
                    <w:left w:val="none" w:sz="0" w:space="0" w:color="auto"/>
                    <w:bottom w:val="none" w:sz="0" w:space="0" w:color="auto"/>
                    <w:right w:val="none" w:sz="0" w:space="0" w:color="auto"/>
                  </w:divBdr>
                </w:div>
                <w:div w:id="542212041">
                  <w:marLeft w:val="0"/>
                  <w:marRight w:val="0"/>
                  <w:marTop w:val="0"/>
                  <w:marBottom w:val="0"/>
                  <w:divBdr>
                    <w:top w:val="none" w:sz="0" w:space="0" w:color="auto"/>
                    <w:left w:val="none" w:sz="0" w:space="0" w:color="auto"/>
                    <w:bottom w:val="none" w:sz="0" w:space="0" w:color="auto"/>
                    <w:right w:val="none" w:sz="0" w:space="0" w:color="auto"/>
                  </w:divBdr>
                </w:div>
                <w:div w:id="554657054">
                  <w:marLeft w:val="0"/>
                  <w:marRight w:val="0"/>
                  <w:marTop w:val="0"/>
                  <w:marBottom w:val="0"/>
                  <w:divBdr>
                    <w:top w:val="none" w:sz="0" w:space="0" w:color="auto"/>
                    <w:left w:val="none" w:sz="0" w:space="0" w:color="auto"/>
                    <w:bottom w:val="none" w:sz="0" w:space="0" w:color="auto"/>
                    <w:right w:val="none" w:sz="0" w:space="0" w:color="auto"/>
                  </w:divBdr>
                </w:div>
                <w:div w:id="575896411">
                  <w:marLeft w:val="0"/>
                  <w:marRight w:val="0"/>
                  <w:marTop w:val="0"/>
                  <w:marBottom w:val="0"/>
                  <w:divBdr>
                    <w:top w:val="none" w:sz="0" w:space="0" w:color="auto"/>
                    <w:left w:val="none" w:sz="0" w:space="0" w:color="auto"/>
                    <w:bottom w:val="none" w:sz="0" w:space="0" w:color="auto"/>
                    <w:right w:val="none" w:sz="0" w:space="0" w:color="auto"/>
                  </w:divBdr>
                </w:div>
                <w:div w:id="601843559">
                  <w:marLeft w:val="0"/>
                  <w:marRight w:val="0"/>
                  <w:marTop w:val="0"/>
                  <w:marBottom w:val="0"/>
                  <w:divBdr>
                    <w:top w:val="none" w:sz="0" w:space="0" w:color="auto"/>
                    <w:left w:val="none" w:sz="0" w:space="0" w:color="auto"/>
                    <w:bottom w:val="none" w:sz="0" w:space="0" w:color="auto"/>
                    <w:right w:val="none" w:sz="0" w:space="0" w:color="auto"/>
                  </w:divBdr>
                </w:div>
                <w:div w:id="615257877">
                  <w:marLeft w:val="0"/>
                  <w:marRight w:val="0"/>
                  <w:marTop w:val="0"/>
                  <w:marBottom w:val="0"/>
                  <w:divBdr>
                    <w:top w:val="none" w:sz="0" w:space="0" w:color="auto"/>
                    <w:left w:val="none" w:sz="0" w:space="0" w:color="auto"/>
                    <w:bottom w:val="none" w:sz="0" w:space="0" w:color="auto"/>
                    <w:right w:val="none" w:sz="0" w:space="0" w:color="auto"/>
                  </w:divBdr>
                </w:div>
                <w:div w:id="674458072">
                  <w:marLeft w:val="0"/>
                  <w:marRight w:val="0"/>
                  <w:marTop w:val="0"/>
                  <w:marBottom w:val="0"/>
                  <w:divBdr>
                    <w:top w:val="none" w:sz="0" w:space="0" w:color="auto"/>
                    <w:left w:val="none" w:sz="0" w:space="0" w:color="auto"/>
                    <w:bottom w:val="none" w:sz="0" w:space="0" w:color="auto"/>
                    <w:right w:val="none" w:sz="0" w:space="0" w:color="auto"/>
                  </w:divBdr>
                </w:div>
                <w:div w:id="757672618">
                  <w:marLeft w:val="0"/>
                  <w:marRight w:val="0"/>
                  <w:marTop w:val="0"/>
                  <w:marBottom w:val="0"/>
                  <w:divBdr>
                    <w:top w:val="none" w:sz="0" w:space="0" w:color="auto"/>
                    <w:left w:val="none" w:sz="0" w:space="0" w:color="auto"/>
                    <w:bottom w:val="none" w:sz="0" w:space="0" w:color="auto"/>
                    <w:right w:val="none" w:sz="0" w:space="0" w:color="auto"/>
                  </w:divBdr>
                </w:div>
                <w:div w:id="793838604">
                  <w:marLeft w:val="0"/>
                  <w:marRight w:val="0"/>
                  <w:marTop w:val="0"/>
                  <w:marBottom w:val="0"/>
                  <w:divBdr>
                    <w:top w:val="none" w:sz="0" w:space="0" w:color="auto"/>
                    <w:left w:val="none" w:sz="0" w:space="0" w:color="auto"/>
                    <w:bottom w:val="none" w:sz="0" w:space="0" w:color="auto"/>
                    <w:right w:val="none" w:sz="0" w:space="0" w:color="auto"/>
                  </w:divBdr>
                </w:div>
                <w:div w:id="821391599">
                  <w:marLeft w:val="0"/>
                  <w:marRight w:val="0"/>
                  <w:marTop w:val="0"/>
                  <w:marBottom w:val="0"/>
                  <w:divBdr>
                    <w:top w:val="none" w:sz="0" w:space="0" w:color="auto"/>
                    <w:left w:val="none" w:sz="0" w:space="0" w:color="auto"/>
                    <w:bottom w:val="none" w:sz="0" w:space="0" w:color="auto"/>
                    <w:right w:val="none" w:sz="0" w:space="0" w:color="auto"/>
                  </w:divBdr>
                </w:div>
                <w:div w:id="944311527">
                  <w:marLeft w:val="0"/>
                  <w:marRight w:val="0"/>
                  <w:marTop w:val="0"/>
                  <w:marBottom w:val="0"/>
                  <w:divBdr>
                    <w:top w:val="none" w:sz="0" w:space="0" w:color="auto"/>
                    <w:left w:val="none" w:sz="0" w:space="0" w:color="auto"/>
                    <w:bottom w:val="none" w:sz="0" w:space="0" w:color="auto"/>
                    <w:right w:val="none" w:sz="0" w:space="0" w:color="auto"/>
                  </w:divBdr>
                </w:div>
                <w:div w:id="957562197">
                  <w:marLeft w:val="0"/>
                  <w:marRight w:val="0"/>
                  <w:marTop w:val="0"/>
                  <w:marBottom w:val="0"/>
                  <w:divBdr>
                    <w:top w:val="none" w:sz="0" w:space="0" w:color="auto"/>
                    <w:left w:val="none" w:sz="0" w:space="0" w:color="auto"/>
                    <w:bottom w:val="none" w:sz="0" w:space="0" w:color="auto"/>
                    <w:right w:val="none" w:sz="0" w:space="0" w:color="auto"/>
                  </w:divBdr>
                </w:div>
                <w:div w:id="966353096">
                  <w:marLeft w:val="0"/>
                  <w:marRight w:val="0"/>
                  <w:marTop w:val="0"/>
                  <w:marBottom w:val="0"/>
                  <w:divBdr>
                    <w:top w:val="none" w:sz="0" w:space="0" w:color="auto"/>
                    <w:left w:val="none" w:sz="0" w:space="0" w:color="auto"/>
                    <w:bottom w:val="none" w:sz="0" w:space="0" w:color="auto"/>
                    <w:right w:val="none" w:sz="0" w:space="0" w:color="auto"/>
                  </w:divBdr>
                </w:div>
                <w:div w:id="1004823400">
                  <w:marLeft w:val="0"/>
                  <w:marRight w:val="0"/>
                  <w:marTop w:val="0"/>
                  <w:marBottom w:val="0"/>
                  <w:divBdr>
                    <w:top w:val="none" w:sz="0" w:space="0" w:color="auto"/>
                    <w:left w:val="none" w:sz="0" w:space="0" w:color="auto"/>
                    <w:bottom w:val="none" w:sz="0" w:space="0" w:color="auto"/>
                    <w:right w:val="none" w:sz="0" w:space="0" w:color="auto"/>
                  </w:divBdr>
                </w:div>
                <w:div w:id="1027636700">
                  <w:marLeft w:val="0"/>
                  <w:marRight w:val="0"/>
                  <w:marTop w:val="0"/>
                  <w:marBottom w:val="0"/>
                  <w:divBdr>
                    <w:top w:val="none" w:sz="0" w:space="0" w:color="auto"/>
                    <w:left w:val="none" w:sz="0" w:space="0" w:color="auto"/>
                    <w:bottom w:val="none" w:sz="0" w:space="0" w:color="auto"/>
                    <w:right w:val="none" w:sz="0" w:space="0" w:color="auto"/>
                  </w:divBdr>
                </w:div>
                <w:div w:id="1027677721">
                  <w:marLeft w:val="0"/>
                  <w:marRight w:val="0"/>
                  <w:marTop w:val="0"/>
                  <w:marBottom w:val="0"/>
                  <w:divBdr>
                    <w:top w:val="none" w:sz="0" w:space="0" w:color="auto"/>
                    <w:left w:val="none" w:sz="0" w:space="0" w:color="auto"/>
                    <w:bottom w:val="none" w:sz="0" w:space="0" w:color="auto"/>
                    <w:right w:val="none" w:sz="0" w:space="0" w:color="auto"/>
                  </w:divBdr>
                </w:div>
                <w:div w:id="1040205795">
                  <w:marLeft w:val="0"/>
                  <w:marRight w:val="0"/>
                  <w:marTop w:val="0"/>
                  <w:marBottom w:val="0"/>
                  <w:divBdr>
                    <w:top w:val="none" w:sz="0" w:space="0" w:color="auto"/>
                    <w:left w:val="none" w:sz="0" w:space="0" w:color="auto"/>
                    <w:bottom w:val="none" w:sz="0" w:space="0" w:color="auto"/>
                    <w:right w:val="none" w:sz="0" w:space="0" w:color="auto"/>
                  </w:divBdr>
                </w:div>
                <w:div w:id="1045569569">
                  <w:marLeft w:val="0"/>
                  <w:marRight w:val="0"/>
                  <w:marTop w:val="0"/>
                  <w:marBottom w:val="0"/>
                  <w:divBdr>
                    <w:top w:val="none" w:sz="0" w:space="0" w:color="auto"/>
                    <w:left w:val="none" w:sz="0" w:space="0" w:color="auto"/>
                    <w:bottom w:val="none" w:sz="0" w:space="0" w:color="auto"/>
                    <w:right w:val="none" w:sz="0" w:space="0" w:color="auto"/>
                  </w:divBdr>
                </w:div>
                <w:div w:id="1084883613">
                  <w:marLeft w:val="0"/>
                  <w:marRight w:val="0"/>
                  <w:marTop w:val="0"/>
                  <w:marBottom w:val="0"/>
                  <w:divBdr>
                    <w:top w:val="none" w:sz="0" w:space="0" w:color="auto"/>
                    <w:left w:val="none" w:sz="0" w:space="0" w:color="auto"/>
                    <w:bottom w:val="none" w:sz="0" w:space="0" w:color="auto"/>
                    <w:right w:val="none" w:sz="0" w:space="0" w:color="auto"/>
                  </w:divBdr>
                </w:div>
                <w:div w:id="1109544900">
                  <w:marLeft w:val="0"/>
                  <w:marRight w:val="0"/>
                  <w:marTop w:val="0"/>
                  <w:marBottom w:val="0"/>
                  <w:divBdr>
                    <w:top w:val="none" w:sz="0" w:space="0" w:color="auto"/>
                    <w:left w:val="none" w:sz="0" w:space="0" w:color="auto"/>
                    <w:bottom w:val="none" w:sz="0" w:space="0" w:color="auto"/>
                    <w:right w:val="none" w:sz="0" w:space="0" w:color="auto"/>
                  </w:divBdr>
                </w:div>
                <w:div w:id="1186745514">
                  <w:marLeft w:val="0"/>
                  <w:marRight w:val="0"/>
                  <w:marTop w:val="0"/>
                  <w:marBottom w:val="0"/>
                  <w:divBdr>
                    <w:top w:val="none" w:sz="0" w:space="0" w:color="auto"/>
                    <w:left w:val="none" w:sz="0" w:space="0" w:color="auto"/>
                    <w:bottom w:val="none" w:sz="0" w:space="0" w:color="auto"/>
                    <w:right w:val="none" w:sz="0" w:space="0" w:color="auto"/>
                  </w:divBdr>
                </w:div>
                <w:div w:id="1291060478">
                  <w:marLeft w:val="0"/>
                  <w:marRight w:val="0"/>
                  <w:marTop w:val="0"/>
                  <w:marBottom w:val="0"/>
                  <w:divBdr>
                    <w:top w:val="none" w:sz="0" w:space="0" w:color="auto"/>
                    <w:left w:val="none" w:sz="0" w:space="0" w:color="auto"/>
                    <w:bottom w:val="none" w:sz="0" w:space="0" w:color="auto"/>
                    <w:right w:val="none" w:sz="0" w:space="0" w:color="auto"/>
                  </w:divBdr>
                </w:div>
                <w:div w:id="1306008289">
                  <w:marLeft w:val="0"/>
                  <w:marRight w:val="0"/>
                  <w:marTop w:val="0"/>
                  <w:marBottom w:val="0"/>
                  <w:divBdr>
                    <w:top w:val="none" w:sz="0" w:space="0" w:color="auto"/>
                    <w:left w:val="none" w:sz="0" w:space="0" w:color="auto"/>
                    <w:bottom w:val="none" w:sz="0" w:space="0" w:color="auto"/>
                    <w:right w:val="none" w:sz="0" w:space="0" w:color="auto"/>
                  </w:divBdr>
                </w:div>
                <w:div w:id="1392191025">
                  <w:marLeft w:val="0"/>
                  <w:marRight w:val="0"/>
                  <w:marTop w:val="0"/>
                  <w:marBottom w:val="0"/>
                  <w:divBdr>
                    <w:top w:val="none" w:sz="0" w:space="0" w:color="auto"/>
                    <w:left w:val="none" w:sz="0" w:space="0" w:color="auto"/>
                    <w:bottom w:val="none" w:sz="0" w:space="0" w:color="auto"/>
                    <w:right w:val="none" w:sz="0" w:space="0" w:color="auto"/>
                  </w:divBdr>
                </w:div>
                <w:div w:id="1413311982">
                  <w:marLeft w:val="0"/>
                  <w:marRight w:val="0"/>
                  <w:marTop w:val="0"/>
                  <w:marBottom w:val="0"/>
                  <w:divBdr>
                    <w:top w:val="none" w:sz="0" w:space="0" w:color="auto"/>
                    <w:left w:val="none" w:sz="0" w:space="0" w:color="auto"/>
                    <w:bottom w:val="none" w:sz="0" w:space="0" w:color="auto"/>
                    <w:right w:val="none" w:sz="0" w:space="0" w:color="auto"/>
                  </w:divBdr>
                </w:div>
                <w:div w:id="1491094134">
                  <w:marLeft w:val="0"/>
                  <w:marRight w:val="0"/>
                  <w:marTop w:val="0"/>
                  <w:marBottom w:val="0"/>
                  <w:divBdr>
                    <w:top w:val="none" w:sz="0" w:space="0" w:color="auto"/>
                    <w:left w:val="none" w:sz="0" w:space="0" w:color="auto"/>
                    <w:bottom w:val="none" w:sz="0" w:space="0" w:color="auto"/>
                    <w:right w:val="none" w:sz="0" w:space="0" w:color="auto"/>
                  </w:divBdr>
                </w:div>
                <w:div w:id="1513296631">
                  <w:marLeft w:val="0"/>
                  <w:marRight w:val="0"/>
                  <w:marTop w:val="0"/>
                  <w:marBottom w:val="0"/>
                  <w:divBdr>
                    <w:top w:val="none" w:sz="0" w:space="0" w:color="auto"/>
                    <w:left w:val="none" w:sz="0" w:space="0" w:color="auto"/>
                    <w:bottom w:val="none" w:sz="0" w:space="0" w:color="auto"/>
                    <w:right w:val="none" w:sz="0" w:space="0" w:color="auto"/>
                  </w:divBdr>
                </w:div>
                <w:div w:id="1591819033">
                  <w:marLeft w:val="0"/>
                  <w:marRight w:val="0"/>
                  <w:marTop w:val="0"/>
                  <w:marBottom w:val="0"/>
                  <w:divBdr>
                    <w:top w:val="none" w:sz="0" w:space="0" w:color="auto"/>
                    <w:left w:val="none" w:sz="0" w:space="0" w:color="auto"/>
                    <w:bottom w:val="none" w:sz="0" w:space="0" w:color="auto"/>
                    <w:right w:val="none" w:sz="0" w:space="0" w:color="auto"/>
                  </w:divBdr>
                </w:div>
                <w:div w:id="1725255065">
                  <w:marLeft w:val="0"/>
                  <w:marRight w:val="0"/>
                  <w:marTop w:val="0"/>
                  <w:marBottom w:val="0"/>
                  <w:divBdr>
                    <w:top w:val="none" w:sz="0" w:space="0" w:color="auto"/>
                    <w:left w:val="none" w:sz="0" w:space="0" w:color="auto"/>
                    <w:bottom w:val="none" w:sz="0" w:space="0" w:color="auto"/>
                    <w:right w:val="none" w:sz="0" w:space="0" w:color="auto"/>
                  </w:divBdr>
                </w:div>
                <w:div w:id="1750536265">
                  <w:marLeft w:val="0"/>
                  <w:marRight w:val="0"/>
                  <w:marTop w:val="0"/>
                  <w:marBottom w:val="0"/>
                  <w:divBdr>
                    <w:top w:val="none" w:sz="0" w:space="0" w:color="auto"/>
                    <w:left w:val="none" w:sz="0" w:space="0" w:color="auto"/>
                    <w:bottom w:val="none" w:sz="0" w:space="0" w:color="auto"/>
                    <w:right w:val="none" w:sz="0" w:space="0" w:color="auto"/>
                  </w:divBdr>
                </w:div>
                <w:div w:id="1776247918">
                  <w:marLeft w:val="0"/>
                  <w:marRight w:val="0"/>
                  <w:marTop w:val="0"/>
                  <w:marBottom w:val="0"/>
                  <w:divBdr>
                    <w:top w:val="none" w:sz="0" w:space="0" w:color="auto"/>
                    <w:left w:val="none" w:sz="0" w:space="0" w:color="auto"/>
                    <w:bottom w:val="none" w:sz="0" w:space="0" w:color="auto"/>
                    <w:right w:val="none" w:sz="0" w:space="0" w:color="auto"/>
                  </w:divBdr>
                </w:div>
                <w:div w:id="1822041732">
                  <w:marLeft w:val="0"/>
                  <w:marRight w:val="0"/>
                  <w:marTop w:val="0"/>
                  <w:marBottom w:val="0"/>
                  <w:divBdr>
                    <w:top w:val="none" w:sz="0" w:space="0" w:color="auto"/>
                    <w:left w:val="none" w:sz="0" w:space="0" w:color="auto"/>
                    <w:bottom w:val="none" w:sz="0" w:space="0" w:color="auto"/>
                    <w:right w:val="none" w:sz="0" w:space="0" w:color="auto"/>
                  </w:divBdr>
                </w:div>
                <w:div w:id="1884365370">
                  <w:marLeft w:val="0"/>
                  <w:marRight w:val="0"/>
                  <w:marTop w:val="0"/>
                  <w:marBottom w:val="0"/>
                  <w:divBdr>
                    <w:top w:val="none" w:sz="0" w:space="0" w:color="auto"/>
                    <w:left w:val="none" w:sz="0" w:space="0" w:color="auto"/>
                    <w:bottom w:val="none" w:sz="0" w:space="0" w:color="auto"/>
                    <w:right w:val="none" w:sz="0" w:space="0" w:color="auto"/>
                  </w:divBdr>
                </w:div>
                <w:div w:id="1920750297">
                  <w:marLeft w:val="0"/>
                  <w:marRight w:val="0"/>
                  <w:marTop w:val="0"/>
                  <w:marBottom w:val="0"/>
                  <w:divBdr>
                    <w:top w:val="none" w:sz="0" w:space="0" w:color="auto"/>
                    <w:left w:val="none" w:sz="0" w:space="0" w:color="auto"/>
                    <w:bottom w:val="none" w:sz="0" w:space="0" w:color="auto"/>
                    <w:right w:val="none" w:sz="0" w:space="0" w:color="auto"/>
                  </w:divBdr>
                </w:div>
                <w:div w:id="2008898696">
                  <w:marLeft w:val="0"/>
                  <w:marRight w:val="0"/>
                  <w:marTop w:val="0"/>
                  <w:marBottom w:val="0"/>
                  <w:divBdr>
                    <w:top w:val="none" w:sz="0" w:space="0" w:color="auto"/>
                    <w:left w:val="none" w:sz="0" w:space="0" w:color="auto"/>
                    <w:bottom w:val="none" w:sz="0" w:space="0" w:color="auto"/>
                    <w:right w:val="none" w:sz="0" w:space="0" w:color="auto"/>
                  </w:divBdr>
                </w:div>
                <w:div w:id="2010208668">
                  <w:marLeft w:val="0"/>
                  <w:marRight w:val="0"/>
                  <w:marTop w:val="0"/>
                  <w:marBottom w:val="0"/>
                  <w:divBdr>
                    <w:top w:val="none" w:sz="0" w:space="0" w:color="auto"/>
                    <w:left w:val="none" w:sz="0" w:space="0" w:color="auto"/>
                    <w:bottom w:val="none" w:sz="0" w:space="0" w:color="auto"/>
                    <w:right w:val="none" w:sz="0" w:space="0" w:color="auto"/>
                  </w:divBdr>
                </w:div>
              </w:divsChild>
            </w:div>
            <w:div w:id="874121933">
              <w:marLeft w:val="0"/>
              <w:marRight w:val="0"/>
              <w:marTop w:val="0"/>
              <w:marBottom w:val="0"/>
              <w:divBdr>
                <w:top w:val="none" w:sz="0" w:space="0" w:color="auto"/>
                <w:left w:val="none" w:sz="0" w:space="0" w:color="auto"/>
                <w:bottom w:val="none" w:sz="0" w:space="0" w:color="auto"/>
                <w:right w:val="none" w:sz="0" w:space="0" w:color="auto"/>
              </w:divBdr>
            </w:div>
            <w:div w:id="884951027">
              <w:marLeft w:val="0"/>
              <w:marRight w:val="0"/>
              <w:marTop w:val="0"/>
              <w:marBottom w:val="0"/>
              <w:divBdr>
                <w:top w:val="none" w:sz="0" w:space="0" w:color="auto"/>
                <w:left w:val="none" w:sz="0" w:space="0" w:color="auto"/>
                <w:bottom w:val="none" w:sz="0" w:space="0" w:color="auto"/>
                <w:right w:val="none" w:sz="0" w:space="0" w:color="auto"/>
              </w:divBdr>
            </w:div>
            <w:div w:id="886645296">
              <w:marLeft w:val="0"/>
              <w:marRight w:val="0"/>
              <w:marTop w:val="0"/>
              <w:marBottom w:val="0"/>
              <w:divBdr>
                <w:top w:val="none" w:sz="0" w:space="0" w:color="auto"/>
                <w:left w:val="none" w:sz="0" w:space="0" w:color="auto"/>
                <w:bottom w:val="none" w:sz="0" w:space="0" w:color="auto"/>
                <w:right w:val="none" w:sz="0" w:space="0" w:color="auto"/>
              </w:divBdr>
            </w:div>
            <w:div w:id="901407546">
              <w:marLeft w:val="0"/>
              <w:marRight w:val="0"/>
              <w:marTop w:val="0"/>
              <w:marBottom w:val="0"/>
              <w:divBdr>
                <w:top w:val="none" w:sz="0" w:space="0" w:color="auto"/>
                <w:left w:val="none" w:sz="0" w:space="0" w:color="auto"/>
                <w:bottom w:val="none" w:sz="0" w:space="0" w:color="auto"/>
                <w:right w:val="none" w:sz="0" w:space="0" w:color="auto"/>
              </w:divBdr>
            </w:div>
            <w:div w:id="907227637">
              <w:marLeft w:val="0"/>
              <w:marRight w:val="0"/>
              <w:marTop w:val="0"/>
              <w:marBottom w:val="0"/>
              <w:divBdr>
                <w:top w:val="none" w:sz="0" w:space="0" w:color="auto"/>
                <w:left w:val="none" w:sz="0" w:space="0" w:color="auto"/>
                <w:bottom w:val="none" w:sz="0" w:space="0" w:color="auto"/>
                <w:right w:val="none" w:sz="0" w:space="0" w:color="auto"/>
              </w:divBdr>
            </w:div>
            <w:div w:id="933167368">
              <w:marLeft w:val="0"/>
              <w:marRight w:val="0"/>
              <w:marTop w:val="0"/>
              <w:marBottom w:val="0"/>
              <w:divBdr>
                <w:top w:val="none" w:sz="0" w:space="0" w:color="auto"/>
                <w:left w:val="none" w:sz="0" w:space="0" w:color="auto"/>
                <w:bottom w:val="none" w:sz="0" w:space="0" w:color="auto"/>
                <w:right w:val="none" w:sz="0" w:space="0" w:color="auto"/>
              </w:divBdr>
            </w:div>
            <w:div w:id="958103210">
              <w:marLeft w:val="0"/>
              <w:marRight w:val="0"/>
              <w:marTop w:val="0"/>
              <w:marBottom w:val="0"/>
              <w:divBdr>
                <w:top w:val="none" w:sz="0" w:space="0" w:color="auto"/>
                <w:left w:val="none" w:sz="0" w:space="0" w:color="auto"/>
                <w:bottom w:val="none" w:sz="0" w:space="0" w:color="auto"/>
                <w:right w:val="none" w:sz="0" w:space="0" w:color="auto"/>
              </w:divBdr>
            </w:div>
            <w:div w:id="965430969">
              <w:marLeft w:val="0"/>
              <w:marRight w:val="0"/>
              <w:marTop w:val="0"/>
              <w:marBottom w:val="0"/>
              <w:divBdr>
                <w:top w:val="none" w:sz="0" w:space="0" w:color="auto"/>
                <w:left w:val="none" w:sz="0" w:space="0" w:color="auto"/>
                <w:bottom w:val="none" w:sz="0" w:space="0" w:color="auto"/>
                <w:right w:val="none" w:sz="0" w:space="0" w:color="auto"/>
              </w:divBdr>
            </w:div>
            <w:div w:id="965624308">
              <w:marLeft w:val="0"/>
              <w:marRight w:val="0"/>
              <w:marTop w:val="0"/>
              <w:marBottom w:val="0"/>
              <w:divBdr>
                <w:top w:val="none" w:sz="0" w:space="0" w:color="auto"/>
                <w:left w:val="none" w:sz="0" w:space="0" w:color="auto"/>
                <w:bottom w:val="none" w:sz="0" w:space="0" w:color="auto"/>
                <w:right w:val="none" w:sz="0" w:space="0" w:color="auto"/>
              </w:divBdr>
            </w:div>
            <w:div w:id="975111351">
              <w:marLeft w:val="0"/>
              <w:marRight w:val="0"/>
              <w:marTop w:val="0"/>
              <w:marBottom w:val="0"/>
              <w:divBdr>
                <w:top w:val="none" w:sz="0" w:space="0" w:color="auto"/>
                <w:left w:val="none" w:sz="0" w:space="0" w:color="auto"/>
                <w:bottom w:val="none" w:sz="0" w:space="0" w:color="auto"/>
                <w:right w:val="none" w:sz="0" w:space="0" w:color="auto"/>
              </w:divBdr>
            </w:div>
            <w:div w:id="999886769">
              <w:marLeft w:val="0"/>
              <w:marRight w:val="0"/>
              <w:marTop w:val="0"/>
              <w:marBottom w:val="0"/>
              <w:divBdr>
                <w:top w:val="none" w:sz="0" w:space="0" w:color="auto"/>
                <w:left w:val="none" w:sz="0" w:space="0" w:color="auto"/>
                <w:bottom w:val="none" w:sz="0" w:space="0" w:color="auto"/>
                <w:right w:val="none" w:sz="0" w:space="0" w:color="auto"/>
              </w:divBdr>
            </w:div>
            <w:div w:id="1018121794">
              <w:marLeft w:val="0"/>
              <w:marRight w:val="0"/>
              <w:marTop w:val="0"/>
              <w:marBottom w:val="0"/>
              <w:divBdr>
                <w:top w:val="none" w:sz="0" w:space="0" w:color="auto"/>
                <w:left w:val="none" w:sz="0" w:space="0" w:color="auto"/>
                <w:bottom w:val="none" w:sz="0" w:space="0" w:color="auto"/>
                <w:right w:val="none" w:sz="0" w:space="0" w:color="auto"/>
              </w:divBdr>
            </w:div>
            <w:div w:id="1027294145">
              <w:marLeft w:val="0"/>
              <w:marRight w:val="0"/>
              <w:marTop w:val="0"/>
              <w:marBottom w:val="0"/>
              <w:divBdr>
                <w:top w:val="none" w:sz="0" w:space="0" w:color="auto"/>
                <w:left w:val="none" w:sz="0" w:space="0" w:color="auto"/>
                <w:bottom w:val="none" w:sz="0" w:space="0" w:color="auto"/>
                <w:right w:val="none" w:sz="0" w:space="0" w:color="auto"/>
              </w:divBdr>
            </w:div>
            <w:div w:id="1054741823">
              <w:marLeft w:val="0"/>
              <w:marRight w:val="0"/>
              <w:marTop w:val="0"/>
              <w:marBottom w:val="0"/>
              <w:divBdr>
                <w:top w:val="none" w:sz="0" w:space="0" w:color="auto"/>
                <w:left w:val="none" w:sz="0" w:space="0" w:color="auto"/>
                <w:bottom w:val="none" w:sz="0" w:space="0" w:color="auto"/>
                <w:right w:val="none" w:sz="0" w:space="0" w:color="auto"/>
              </w:divBdr>
            </w:div>
            <w:div w:id="1061750707">
              <w:marLeft w:val="0"/>
              <w:marRight w:val="0"/>
              <w:marTop w:val="0"/>
              <w:marBottom w:val="0"/>
              <w:divBdr>
                <w:top w:val="none" w:sz="0" w:space="0" w:color="auto"/>
                <w:left w:val="none" w:sz="0" w:space="0" w:color="auto"/>
                <w:bottom w:val="none" w:sz="0" w:space="0" w:color="auto"/>
                <w:right w:val="none" w:sz="0" w:space="0" w:color="auto"/>
              </w:divBdr>
            </w:div>
            <w:div w:id="1076321282">
              <w:marLeft w:val="0"/>
              <w:marRight w:val="0"/>
              <w:marTop w:val="0"/>
              <w:marBottom w:val="0"/>
              <w:divBdr>
                <w:top w:val="none" w:sz="0" w:space="0" w:color="auto"/>
                <w:left w:val="none" w:sz="0" w:space="0" w:color="auto"/>
                <w:bottom w:val="none" w:sz="0" w:space="0" w:color="auto"/>
                <w:right w:val="none" w:sz="0" w:space="0" w:color="auto"/>
              </w:divBdr>
            </w:div>
            <w:div w:id="1087848220">
              <w:marLeft w:val="0"/>
              <w:marRight w:val="0"/>
              <w:marTop w:val="0"/>
              <w:marBottom w:val="0"/>
              <w:divBdr>
                <w:top w:val="none" w:sz="0" w:space="0" w:color="auto"/>
                <w:left w:val="none" w:sz="0" w:space="0" w:color="auto"/>
                <w:bottom w:val="none" w:sz="0" w:space="0" w:color="auto"/>
                <w:right w:val="none" w:sz="0" w:space="0" w:color="auto"/>
              </w:divBdr>
            </w:div>
            <w:div w:id="1091203311">
              <w:marLeft w:val="0"/>
              <w:marRight w:val="0"/>
              <w:marTop w:val="0"/>
              <w:marBottom w:val="0"/>
              <w:divBdr>
                <w:top w:val="none" w:sz="0" w:space="0" w:color="auto"/>
                <w:left w:val="none" w:sz="0" w:space="0" w:color="auto"/>
                <w:bottom w:val="none" w:sz="0" w:space="0" w:color="auto"/>
                <w:right w:val="none" w:sz="0" w:space="0" w:color="auto"/>
              </w:divBdr>
            </w:div>
            <w:div w:id="1148864635">
              <w:marLeft w:val="0"/>
              <w:marRight w:val="0"/>
              <w:marTop w:val="0"/>
              <w:marBottom w:val="0"/>
              <w:divBdr>
                <w:top w:val="none" w:sz="0" w:space="0" w:color="auto"/>
                <w:left w:val="none" w:sz="0" w:space="0" w:color="auto"/>
                <w:bottom w:val="none" w:sz="0" w:space="0" w:color="auto"/>
                <w:right w:val="none" w:sz="0" w:space="0" w:color="auto"/>
              </w:divBdr>
            </w:div>
            <w:div w:id="1197281240">
              <w:marLeft w:val="0"/>
              <w:marRight w:val="0"/>
              <w:marTop w:val="0"/>
              <w:marBottom w:val="0"/>
              <w:divBdr>
                <w:top w:val="none" w:sz="0" w:space="0" w:color="auto"/>
                <w:left w:val="none" w:sz="0" w:space="0" w:color="auto"/>
                <w:bottom w:val="none" w:sz="0" w:space="0" w:color="auto"/>
                <w:right w:val="none" w:sz="0" w:space="0" w:color="auto"/>
              </w:divBdr>
            </w:div>
            <w:div w:id="1271208057">
              <w:marLeft w:val="0"/>
              <w:marRight w:val="0"/>
              <w:marTop w:val="0"/>
              <w:marBottom w:val="0"/>
              <w:divBdr>
                <w:top w:val="none" w:sz="0" w:space="0" w:color="auto"/>
                <w:left w:val="none" w:sz="0" w:space="0" w:color="auto"/>
                <w:bottom w:val="none" w:sz="0" w:space="0" w:color="auto"/>
                <w:right w:val="none" w:sz="0" w:space="0" w:color="auto"/>
              </w:divBdr>
            </w:div>
            <w:div w:id="1275094849">
              <w:marLeft w:val="0"/>
              <w:marRight w:val="0"/>
              <w:marTop w:val="0"/>
              <w:marBottom w:val="0"/>
              <w:divBdr>
                <w:top w:val="none" w:sz="0" w:space="0" w:color="auto"/>
                <w:left w:val="none" w:sz="0" w:space="0" w:color="auto"/>
                <w:bottom w:val="none" w:sz="0" w:space="0" w:color="auto"/>
                <w:right w:val="none" w:sz="0" w:space="0" w:color="auto"/>
              </w:divBdr>
            </w:div>
            <w:div w:id="1280380607">
              <w:marLeft w:val="0"/>
              <w:marRight w:val="0"/>
              <w:marTop w:val="0"/>
              <w:marBottom w:val="0"/>
              <w:divBdr>
                <w:top w:val="none" w:sz="0" w:space="0" w:color="auto"/>
                <w:left w:val="none" w:sz="0" w:space="0" w:color="auto"/>
                <w:bottom w:val="none" w:sz="0" w:space="0" w:color="auto"/>
                <w:right w:val="none" w:sz="0" w:space="0" w:color="auto"/>
              </w:divBdr>
            </w:div>
            <w:div w:id="1305232135">
              <w:marLeft w:val="0"/>
              <w:marRight w:val="0"/>
              <w:marTop w:val="0"/>
              <w:marBottom w:val="0"/>
              <w:divBdr>
                <w:top w:val="none" w:sz="0" w:space="0" w:color="auto"/>
                <w:left w:val="none" w:sz="0" w:space="0" w:color="auto"/>
                <w:bottom w:val="none" w:sz="0" w:space="0" w:color="auto"/>
                <w:right w:val="none" w:sz="0" w:space="0" w:color="auto"/>
              </w:divBdr>
            </w:div>
            <w:div w:id="1321731081">
              <w:marLeft w:val="0"/>
              <w:marRight w:val="0"/>
              <w:marTop w:val="0"/>
              <w:marBottom w:val="0"/>
              <w:divBdr>
                <w:top w:val="none" w:sz="0" w:space="0" w:color="auto"/>
                <w:left w:val="none" w:sz="0" w:space="0" w:color="auto"/>
                <w:bottom w:val="none" w:sz="0" w:space="0" w:color="auto"/>
                <w:right w:val="none" w:sz="0" w:space="0" w:color="auto"/>
              </w:divBdr>
            </w:div>
            <w:div w:id="1337608171">
              <w:marLeft w:val="0"/>
              <w:marRight w:val="0"/>
              <w:marTop w:val="480"/>
              <w:marBottom w:val="0"/>
              <w:divBdr>
                <w:top w:val="single" w:sz="6" w:space="0" w:color="auto"/>
                <w:left w:val="single" w:sz="6" w:space="0" w:color="auto"/>
                <w:bottom w:val="single" w:sz="6" w:space="0" w:color="auto"/>
                <w:right w:val="single" w:sz="6" w:space="0" w:color="auto"/>
              </w:divBdr>
            </w:div>
            <w:div w:id="1354500690">
              <w:marLeft w:val="0"/>
              <w:marRight w:val="0"/>
              <w:marTop w:val="0"/>
              <w:marBottom w:val="0"/>
              <w:divBdr>
                <w:top w:val="none" w:sz="0" w:space="0" w:color="auto"/>
                <w:left w:val="none" w:sz="0" w:space="0" w:color="auto"/>
                <w:bottom w:val="none" w:sz="0" w:space="0" w:color="auto"/>
                <w:right w:val="none" w:sz="0" w:space="0" w:color="auto"/>
              </w:divBdr>
            </w:div>
            <w:div w:id="1364790031">
              <w:marLeft w:val="0"/>
              <w:marRight w:val="0"/>
              <w:marTop w:val="0"/>
              <w:marBottom w:val="0"/>
              <w:divBdr>
                <w:top w:val="none" w:sz="0" w:space="0" w:color="auto"/>
                <w:left w:val="none" w:sz="0" w:space="0" w:color="auto"/>
                <w:bottom w:val="none" w:sz="0" w:space="0" w:color="auto"/>
                <w:right w:val="none" w:sz="0" w:space="0" w:color="auto"/>
              </w:divBdr>
            </w:div>
            <w:div w:id="1372918136">
              <w:marLeft w:val="0"/>
              <w:marRight w:val="0"/>
              <w:marTop w:val="0"/>
              <w:marBottom w:val="0"/>
              <w:divBdr>
                <w:top w:val="none" w:sz="0" w:space="0" w:color="auto"/>
                <w:left w:val="none" w:sz="0" w:space="0" w:color="auto"/>
                <w:bottom w:val="none" w:sz="0" w:space="0" w:color="auto"/>
                <w:right w:val="none" w:sz="0" w:space="0" w:color="auto"/>
              </w:divBdr>
            </w:div>
            <w:div w:id="1416978617">
              <w:marLeft w:val="0"/>
              <w:marRight w:val="0"/>
              <w:marTop w:val="0"/>
              <w:marBottom w:val="0"/>
              <w:divBdr>
                <w:top w:val="none" w:sz="0" w:space="0" w:color="auto"/>
                <w:left w:val="none" w:sz="0" w:space="0" w:color="auto"/>
                <w:bottom w:val="none" w:sz="0" w:space="0" w:color="auto"/>
                <w:right w:val="none" w:sz="0" w:space="0" w:color="auto"/>
              </w:divBdr>
            </w:div>
            <w:div w:id="1431586820">
              <w:marLeft w:val="0"/>
              <w:marRight w:val="0"/>
              <w:marTop w:val="0"/>
              <w:marBottom w:val="0"/>
              <w:divBdr>
                <w:top w:val="none" w:sz="0" w:space="0" w:color="auto"/>
                <w:left w:val="none" w:sz="0" w:space="0" w:color="auto"/>
                <w:bottom w:val="none" w:sz="0" w:space="0" w:color="auto"/>
                <w:right w:val="none" w:sz="0" w:space="0" w:color="auto"/>
              </w:divBdr>
            </w:div>
            <w:div w:id="1436484565">
              <w:marLeft w:val="0"/>
              <w:marRight w:val="0"/>
              <w:marTop w:val="0"/>
              <w:marBottom w:val="0"/>
              <w:divBdr>
                <w:top w:val="none" w:sz="0" w:space="0" w:color="auto"/>
                <w:left w:val="none" w:sz="0" w:space="0" w:color="auto"/>
                <w:bottom w:val="none" w:sz="0" w:space="0" w:color="auto"/>
                <w:right w:val="none" w:sz="0" w:space="0" w:color="auto"/>
              </w:divBdr>
            </w:div>
            <w:div w:id="1436485600">
              <w:marLeft w:val="0"/>
              <w:marRight w:val="0"/>
              <w:marTop w:val="0"/>
              <w:marBottom w:val="0"/>
              <w:divBdr>
                <w:top w:val="none" w:sz="0" w:space="0" w:color="auto"/>
                <w:left w:val="none" w:sz="0" w:space="0" w:color="auto"/>
                <w:bottom w:val="none" w:sz="0" w:space="0" w:color="auto"/>
                <w:right w:val="none" w:sz="0" w:space="0" w:color="auto"/>
              </w:divBdr>
            </w:div>
            <w:div w:id="1485509843">
              <w:marLeft w:val="0"/>
              <w:marRight w:val="0"/>
              <w:marTop w:val="0"/>
              <w:marBottom w:val="0"/>
              <w:divBdr>
                <w:top w:val="none" w:sz="0" w:space="0" w:color="auto"/>
                <w:left w:val="none" w:sz="0" w:space="0" w:color="auto"/>
                <w:bottom w:val="none" w:sz="0" w:space="0" w:color="auto"/>
                <w:right w:val="none" w:sz="0" w:space="0" w:color="auto"/>
              </w:divBdr>
            </w:div>
            <w:div w:id="1502693231">
              <w:marLeft w:val="0"/>
              <w:marRight w:val="0"/>
              <w:marTop w:val="0"/>
              <w:marBottom w:val="0"/>
              <w:divBdr>
                <w:top w:val="none" w:sz="0" w:space="0" w:color="auto"/>
                <w:left w:val="none" w:sz="0" w:space="0" w:color="auto"/>
                <w:bottom w:val="none" w:sz="0" w:space="0" w:color="auto"/>
                <w:right w:val="none" w:sz="0" w:space="0" w:color="auto"/>
              </w:divBdr>
            </w:div>
            <w:div w:id="1554192635">
              <w:marLeft w:val="0"/>
              <w:marRight w:val="0"/>
              <w:marTop w:val="0"/>
              <w:marBottom w:val="0"/>
              <w:divBdr>
                <w:top w:val="none" w:sz="0" w:space="0" w:color="auto"/>
                <w:left w:val="none" w:sz="0" w:space="0" w:color="auto"/>
                <w:bottom w:val="none" w:sz="0" w:space="0" w:color="auto"/>
                <w:right w:val="none" w:sz="0" w:space="0" w:color="auto"/>
              </w:divBdr>
            </w:div>
            <w:div w:id="1568607726">
              <w:marLeft w:val="0"/>
              <w:marRight w:val="0"/>
              <w:marTop w:val="0"/>
              <w:marBottom w:val="0"/>
              <w:divBdr>
                <w:top w:val="none" w:sz="0" w:space="0" w:color="auto"/>
                <w:left w:val="none" w:sz="0" w:space="0" w:color="auto"/>
                <w:bottom w:val="none" w:sz="0" w:space="0" w:color="auto"/>
                <w:right w:val="none" w:sz="0" w:space="0" w:color="auto"/>
              </w:divBdr>
            </w:div>
            <w:div w:id="1572882763">
              <w:marLeft w:val="0"/>
              <w:marRight w:val="0"/>
              <w:marTop w:val="0"/>
              <w:marBottom w:val="0"/>
              <w:divBdr>
                <w:top w:val="none" w:sz="0" w:space="0" w:color="auto"/>
                <w:left w:val="none" w:sz="0" w:space="0" w:color="auto"/>
                <w:bottom w:val="none" w:sz="0" w:space="0" w:color="auto"/>
                <w:right w:val="none" w:sz="0" w:space="0" w:color="auto"/>
              </w:divBdr>
            </w:div>
            <w:div w:id="1573151995">
              <w:marLeft w:val="0"/>
              <w:marRight w:val="0"/>
              <w:marTop w:val="0"/>
              <w:marBottom w:val="0"/>
              <w:divBdr>
                <w:top w:val="none" w:sz="0" w:space="0" w:color="auto"/>
                <w:left w:val="none" w:sz="0" w:space="0" w:color="auto"/>
                <w:bottom w:val="none" w:sz="0" w:space="0" w:color="auto"/>
                <w:right w:val="none" w:sz="0" w:space="0" w:color="auto"/>
              </w:divBdr>
            </w:div>
            <w:div w:id="1592078211">
              <w:marLeft w:val="0"/>
              <w:marRight w:val="0"/>
              <w:marTop w:val="0"/>
              <w:marBottom w:val="0"/>
              <w:divBdr>
                <w:top w:val="none" w:sz="0" w:space="0" w:color="auto"/>
                <w:left w:val="none" w:sz="0" w:space="0" w:color="auto"/>
                <w:bottom w:val="none" w:sz="0" w:space="0" w:color="auto"/>
                <w:right w:val="none" w:sz="0" w:space="0" w:color="auto"/>
              </w:divBdr>
            </w:div>
            <w:div w:id="1608653236">
              <w:marLeft w:val="0"/>
              <w:marRight w:val="0"/>
              <w:marTop w:val="0"/>
              <w:marBottom w:val="0"/>
              <w:divBdr>
                <w:top w:val="none" w:sz="0" w:space="0" w:color="auto"/>
                <w:left w:val="none" w:sz="0" w:space="0" w:color="auto"/>
                <w:bottom w:val="none" w:sz="0" w:space="0" w:color="auto"/>
                <w:right w:val="none" w:sz="0" w:space="0" w:color="auto"/>
              </w:divBdr>
            </w:div>
            <w:div w:id="1613247937">
              <w:marLeft w:val="0"/>
              <w:marRight w:val="0"/>
              <w:marTop w:val="0"/>
              <w:marBottom w:val="0"/>
              <w:divBdr>
                <w:top w:val="none" w:sz="0" w:space="0" w:color="auto"/>
                <w:left w:val="none" w:sz="0" w:space="0" w:color="auto"/>
                <w:bottom w:val="none" w:sz="0" w:space="0" w:color="auto"/>
                <w:right w:val="none" w:sz="0" w:space="0" w:color="auto"/>
              </w:divBdr>
            </w:div>
            <w:div w:id="1616403684">
              <w:marLeft w:val="0"/>
              <w:marRight w:val="0"/>
              <w:marTop w:val="0"/>
              <w:marBottom w:val="0"/>
              <w:divBdr>
                <w:top w:val="none" w:sz="0" w:space="0" w:color="auto"/>
                <w:left w:val="none" w:sz="0" w:space="0" w:color="auto"/>
                <w:bottom w:val="none" w:sz="0" w:space="0" w:color="auto"/>
                <w:right w:val="none" w:sz="0" w:space="0" w:color="auto"/>
              </w:divBdr>
            </w:div>
            <w:div w:id="1650404838">
              <w:marLeft w:val="0"/>
              <w:marRight w:val="0"/>
              <w:marTop w:val="0"/>
              <w:marBottom w:val="0"/>
              <w:divBdr>
                <w:top w:val="none" w:sz="0" w:space="0" w:color="auto"/>
                <w:left w:val="none" w:sz="0" w:space="0" w:color="auto"/>
                <w:bottom w:val="none" w:sz="0" w:space="0" w:color="auto"/>
                <w:right w:val="none" w:sz="0" w:space="0" w:color="auto"/>
              </w:divBdr>
            </w:div>
            <w:div w:id="1657224356">
              <w:marLeft w:val="0"/>
              <w:marRight w:val="0"/>
              <w:marTop w:val="0"/>
              <w:marBottom w:val="0"/>
              <w:divBdr>
                <w:top w:val="none" w:sz="0" w:space="0" w:color="auto"/>
                <w:left w:val="none" w:sz="0" w:space="0" w:color="auto"/>
                <w:bottom w:val="none" w:sz="0" w:space="0" w:color="auto"/>
                <w:right w:val="none" w:sz="0" w:space="0" w:color="auto"/>
              </w:divBdr>
            </w:div>
            <w:div w:id="1709647904">
              <w:marLeft w:val="0"/>
              <w:marRight w:val="0"/>
              <w:marTop w:val="0"/>
              <w:marBottom w:val="0"/>
              <w:divBdr>
                <w:top w:val="none" w:sz="0" w:space="0" w:color="auto"/>
                <w:left w:val="none" w:sz="0" w:space="0" w:color="auto"/>
                <w:bottom w:val="none" w:sz="0" w:space="0" w:color="auto"/>
                <w:right w:val="none" w:sz="0" w:space="0" w:color="auto"/>
              </w:divBdr>
            </w:div>
            <w:div w:id="1754010465">
              <w:marLeft w:val="0"/>
              <w:marRight w:val="0"/>
              <w:marTop w:val="0"/>
              <w:marBottom w:val="0"/>
              <w:divBdr>
                <w:top w:val="none" w:sz="0" w:space="0" w:color="auto"/>
                <w:left w:val="none" w:sz="0" w:space="0" w:color="auto"/>
                <w:bottom w:val="none" w:sz="0" w:space="0" w:color="auto"/>
                <w:right w:val="none" w:sz="0" w:space="0" w:color="auto"/>
              </w:divBdr>
            </w:div>
            <w:div w:id="1786120240">
              <w:marLeft w:val="0"/>
              <w:marRight w:val="0"/>
              <w:marTop w:val="0"/>
              <w:marBottom w:val="0"/>
              <w:divBdr>
                <w:top w:val="none" w:sz="0" w:space="0" w:color="auto"/>
                <w:left w:val="none" w:sz="0" w:space="0" w:color="auto"/>
                <w:bottom w:val="none" w:sz="0" w:space="0" w:color="auto"/>
                <w:right w:val="none" w:sz="0" w:space="0" w:color="auto"/>
              </w:divBdr>
            </w:div>
            <w:div w:id="1789006209">
              <w:marLeft w:val="0"/>
              <w:marRight w:val="0"/>
              <w:marTop w:val="0"/>
              <w:marBottom w:val="0"/>
              <w:divBdr>
                <w:top w:val="none" w:sz="0" w:space="0" w:color="auto"/>
                <w:left w:val="none" w:sz="0" w:space="0" w:color="auto"/>
                <w:bottom w:val="none" w:sz="0" w:space="0" w:color="auto"/>
                <w:right w:val="none" w:sz="0" w:space="0" w:color="auto"/>
              </w:divBdr>
            </w:div>
            <w:div w:id="1815171495">
              <w:marLeft w:val="0"/>
              <w:marRight w:val="0"/>
              <w:marTop w:val="0"/>
              <w:marBottom w:val="0"/>
              <w:divBdr>
                <w:top w:val="none" w:sz="0" w:space="0" w:color="auto"/>
                <w:left w:val="none" w:sz="0" w:space="0" w:color="auto"/>
                <w:bottom w:val="none" w:sz="0" w:space="0" w:color="auto"/>
                <w:right w:val="none" w:sz="0" w:space="0" w:color="auto"/>
              </w:divBdr>
            </w:div>
            <w:div w:id="1849253813">
              <w:marLeft w:val="0"/>
              <w:marRight w:val="0"/>
              <w:marTop w:val="0"/>
              <w:marBottom w:val="0"/>
              <w:divBdr>
                <w:top w:val="none" w:sz="0" w:space="0" w:color="auto"/>
                <w:left w:val="none" w:sz="0" w:space="0" w:color="auto"/>
                <w:bottom w:val="none" w:sz="0" w:space="0" w:color="auto"/>
                <w:right w:val="none" w:sz="0" w:space="0" w:color="auto"/>
              </w:divBdr>
            </w:div>
            <w:div w:id="1857110033">
              <w:marLeft w:val="0"/>
              <w:marRight w:val="0"/>
              <w:marTop w:val="0"/>
              <w:marBottom w:val="0"/>
              <w:divBdr>
                <w:top w:val="none" w:sz="0" w:space="0" w:color="auto"/>
                <w:left w:val="none" w:sz="0" w:space="0" w:color="auto"/>
                <w:bottom w:val="none" w:sz="0" w:space="0" w:color="auto"/>
                <w:right w:val="none" w:sz="0" w:space="0" w:color="auto"/>
              </w:divBdr>
            </w:div>
            <w:div w:id="1858888275">
              <w:marLeft w:val="0"/>
              <w:marRight w:val="0"/>
              <w:marTop w:val="0"/>
              <w:marBottom w:val="0"/>
              <w:divBdr>
                <w:top w:val="none" w:sz="0" w:space="0" w:color="auto"/>
                <w:left w:val="none" w:sz="0" w:space="0" w:color="auto"/>
                <w:bottom w:val="none" w:sz="0" w:space="0" w:color="auto"/>
                <w:right w:val="none" w:sz="0" w:space="0" w:color="auto"/>
              </w:divBdr>
            </w:div>
            <w:div w:id="1877085124">
              <w:marLeft w:val="0"/>
              <w:marRight w:val="0"/>
              <w:marTop w:val="0"/>
              <w:marBottom w:val="0"/>
              <w:divBdr>
                <w:top w:val="none" w:sz="0" w:space="0" w:color="auto"/>
                <w:left w:val="none" w:sz="0" w:space="0" w:color="auto"/>
                <w:bottom w:val="none" w:sz="0" w:space="0" w:color="auto"/>
                <w:right w:val="none" w:sz="0" w:space="0" w:color="auto"/>
              </w:divBdr>
            </w:div>
            <w:div w:id="1907641810">
              <w:marLeft w:val="0"/>
              <w:marRight w:val="0"/>
              <w:marTop w:val="0"/>
              <w:marBottom w:val="0"/>
              <w:divBdr>
                <w:top w:val="none" w:sz="0" w:space="0" w:color="auto"/>
                <w:left w:val="none" w:sz="0" w:space="0" w:color="auto"/>
                <w:bottom w:val="none" w:sz="0" w:space="0" w:color="auto"/>
                <w:right w:val="none" w:sz="0" w:space="0" w:color="auto"/>
              </w:divBdr>
            </w:div>
            <w:div w:id="1914663219">
              <w:marLeft w:val="0"/>
              <w:marRight w:val="0"/>
              <w:marTop w:val="0"/>
              <w:marBottom w:val="0"/>
              <w:divBdr>
                <w:top w:val="none" w:sz="0" w:space="0" w:color="auto"/>
                <w:left w:val="none" w:sz="0" w:space="0" w:color="auto"/>
                <w:bottom w:val="none" w:sz="0" w:space="0" w:color="auto"/>
                <w:right w:val="none" w:sz="0" w:space="0" w:color="auto"/>
              </w:divBdr>
            </w:div>
            <w:div w:id="1931623426">
              <w:marLeft w:val="0"/>
              <w:marRight w:val="0"/>
              <w:marTop w:val="480"/>
              <w:marBottom w:val="0"/>
              <w:divBdr>
                <w:top w:val="single" w:sz="6" w:space="0" w:color="auto"/>
                <w:left w:val="single" w:sz="6" w:space="0" w:color="auto"/>
                <w:bottom w:val="single" w:sz="6" w:space="0" w:color="auto"/>
                <w:right w:val="single" w:sz="6" w:space="0" w:color="auto"/>
              </w:divBdr>
            </w:div>
            <w:div w:id="1959140050">
              <w:marLeft w:val="0"/>
              <w:marRight w:val="0"/>
              <w:marTop w:val="0"/>
              <w:marBottom w:val="0"/>
              <w:divBdr>
                <w:top w:val="none" w:sz="0" w:space="0" w:color="auto"/>
                <w:left w:val="none" w:sz="0" w:space="0" w:color="auto"/>
                <w:bottom w:val="none" w:sz="0" w:space="0" w:color="auto"/>
                <w:right w:val="none" w:sz="0" w:space="0" w:color="auto"/>
              </w:divBdr>
            </w:div>
            <w:div w:id="1978294039">
              <w:marLeft w:val="0"/>
              <w:marRight w:val="0"/>
              <w:marTop w:val="0"/>
              <w:marBottom w:val="0"/>
              <w:divBdr>
                <w:top w:val="none" w:sz="0" w:space="0" w:color="auto"/>
                <w:left w:val="none" w:sz="0" w:space="0" w:color="auto"/>
                <w:bottom w:val="none" w:sz="0" w:space="0" w:color="auto"/>
                <w:right w:val="none" w:sz="0" w:space="0" w:color="auto"/>
              </w:divBdr>
            </w:div>
            <w:div w:id="2011181247">
              <w:marLeft w:val="0"/>
              <w:marRight w:val="0"/>
              <w:marTop w:val="0"/>
              <w:marBottom w:val="0"/>
              <w:divBdr>
                <w:top w:val="none" w:sz="0" w:space="0" w:color="auto"/>
                <w:left w:val="none" w:sz="0" w:space="0" w:color="auto"/>
                <w:bottom w:val="none" w:sz="0" w:space="0" w:color="auto"/>
                <w:right w:val="none" w:sz="0" w:space="0" w:color="auto"/>
              </w:divBdr>
            </w:div>
            <w:div w:id="2026900858">
              <w:marLeft w:val="0"/>
              <w:marRight w:val="0"/>
              <w:marTop w:val="0"/>
              <w:marBottom w:val="0"/>
              <w:divBdr>
                <w:top w:val="none" w:sz="0" w:space="0" w:color="auto"/>
                <w:left w:val="none" w:sz="0" w:space="0" w:color="auto"/>
                <w:bottom w:val="none" w:sz="0" w:space="0" w:color="auto"/>
                <w:right w:val="none" w:sz="0" w:space="0" w:color="auto"/>
              </w:divBdr>
            </w:div>
            <w:div w:id="2034763596">
              <w:marLeft w:val="0"/>
              <w:marRight w:val="0"/>
              <w:marTop w:val="0"/>
              <w:marBottom w:val="0"/>
              <w:divBdr>
                <w:top w:val="none" w:sz="0" w:space="0" w:color="auto"/>
                <w:left w:val="none" w:sz="0" w:space="0" w:color="auto"/>
                <w:bottom w:val="none" w:sz="0" w:space="0" w:color="auto"/>
                <w:right w:val="none" w:sz="0" w:space="0" w:color="auto"/>
              </w:divBdr>
            </w:div>
            <w:div w:id="2065906858">
              <w:marLeft w:val="0"/>
              <w:marRight w:val="0"/>
              <w:marTop w:val="0"/>
              <w:marBottom w:val="0"/>
              <w:divBdr>
                <w:top w:val="none" w:sz="0" w:space="0" w:color="auto"/>
                <w:left w:val="none" w:sz="0" w:space="0" w:color="auto"/>
                <w:bottom w:val="none" w:sz="0" w:space="0" w:color="auto"/>
                <w:right w:val="none" w:sz="0" w:space="0" w:color="auto"/>
              </w:divBdr>
            </w:div>
            <w:div w:id="2072071788">
              <w:marLeft w:val="0"/>
              <w:marRight w:val="0"/>
              <w:marTop w:val="0"/>
              <w:marBottom w:val="0"/>
              <w:divBdr>
                <w:top w:val="none" w:sz="0" w:space="0" w:color="auto"/>
                <w:left w:val="none" w:sz="0" w:space="0" w:color="auto"/>
                <w:bottom w:val="none" w:sz="0" w:space="0" w:color="auto"/>
                <w:right w:val="none" w:sz="0" w:space="0" w:color="auto"/>
              </w:divBdr>
            </w:div>
            <w:div w:id="2106026513">
              <w:marLeft w:val="0"/>
              <w:marRight w:val="0"/>
              <w:marTop w:val="480"/>
              <w:marBottom w:val="0"/>
              <w:divBdr>
                <w:top w:val="single" w:sz="6" w:space="0" w:color="auto"/>
                <w:left w:val="single" w:sz="6" w:space="0" w:color="auto"/>
                <w:bottom w:val="single" w:sz="6" w:space="0" w:color="auto"/>
                <w:right w:val="single" w:sz="6" w:space="0" w:color="auto"/>
              </w:divBdr>
            </w:div>
          </w:divsChild>
        </w:div>
        <w:div w:id="699820087">
          <w:marLeft w:val="0"/>
          <w:marRight w:val="0"/>
          <w:marTop w:val="0"/>
          <w:marBottom w:val="0"/>
          <w:divBdr>
            <w:top w:val="none" w:sz="0" w:space="0" w:color="auto"/>
            <w:left w:val="none" w:sz="0" w:space="0" w:color="auto"/>
            <w:bottom w:val="none" w:sz="0" w:space="0" w:color="auto"/>
            <w:right w:val="none" w:sz="0" w:space="0" w:color="auto"/>
          </w:divBdr>
          <w:divsChild>
            <w:div w:id="5444519">
              <w:marLeft w:val="0"/>
              <w:marRight w:val="0"/>
              <w:marTop w:val="0"/>
              <w:marBottom w:val="0"/>
              <w:divBdr>
                <w:top w:val="none" w:sz="0" w:space="0" w:color="auto"/>
                <w:left w:val="none" w:sz="0" w:space="0" w:color="auto"/>
                <w:bottom w:val="none" w:sz="0" w:space="0" w:color="auto"/>
                <w:right w:val="none" w:sz="0" w:space="0" w:color="auto"/>
              </w:divBdr>
            </w:div>
            <w:div w:id="5792831">
              <w:marLeft w:val="0"/>
              <w:marRight w:val="0"/>
              <w:marTop w:val="0"/>
              <w:marBottom w:val="0"/>
              <w:divBdr>
                <w:top w:val="none" w:sz="0" w:space="0" w:color="auto"/>
                <w:left w:val="none" w:sz="0" w:space="0" w:color="auto"/>
                <w:bottom w:val="none" w:sz="0" w:space="0" w:color="auto"/>
                <w:right w:val="none" w:sz="0" w:space="0" w:color="auto"/>
              </w:divBdr>
            </w:div>
            <w:div w:id="8681403">
              <w:marLeft w:val="0"/>
              <w:marRight w:val="0"/>
              <w:marTop w:val="0"/>
              <w:marBottom w:val="0"/>
              <w:divBdr>
                <w:top w:val="none" w:sz="0" w:space="0" w:color="auto"/>
                <w:left w:val="none" w:sz="0" w:space="0" w:color="auto"/>
                <w:bottom w:val="none" w:sz="0" w:space="0" w:color="auto"/>
                <w:right w:val="none" w:sz="0" w:space="0" w:color="auto"/>
              </w:divBdr>
            </w:div>
            <w:div w:id="15542135">
              <w:marLeft w:val="0"/>
              <w:marRight w:val="0"/>
              <w:marTop w:val="0"/>
              <w:marBottom w:val="0"/>
              <w:divBdr>
                <w:top w:val="none" w:sz="0" w:space="0" w:color="auto"/>
                <w:left w:val="none" w:sz="0" w:space="0" w:color="auto"/>
                <w:bottom w:val="none" w:sz="0" w:space="0" w:color="auto"/>
                <w:right w:val="none" w:sz="0" w:space="0" w:color="auto"/>
              </w:divBdr>
            </w:div>
            <w:div w:id="15618644">
              <w:marLeft w:val="0"/>
              <w:marRight w:val="0"/>
              <w:marTop w:val="0"/>
              <w:marBottom w:val="0"/>
              <w:divBdr>
                <w:top w:val="none" w:sz="0" w:space="0" w:color="auto"/>
                <w:left w:val="none" w:sz="0" w:space="0" w:color="auto"/>
                <w:bottom w:val="none" w:sz="0" w:space="0" w:color="auto"/>
                <w:right w:val="none" w:sz="0" w:space="0" w:color="auto"/>
              </w:divBdr>
            </w:div>
            <w:div w:id="15665697">
              <w:marLeft w:val="0"/>
              <w:marRight w:val="0"/>
              <w:marTop w:val="0"/>
              <w:marBottom w:val="0"/>
              <w:divBdr>
                <w:top w:val="none" w:sz="0" w:space="0" w:color="auto"/>
                <w:left w:val="none" w:sz="0" w:space="0" w:color="auto"/>
                <w:bottom w:val="none" w:sz="0" w:space="0" w:color="auto"/>
                <w:right w:val="none" w:sz="0" w:space="0" w:color="auto"/>
              </w:divBdr>
            </w:div>
            <w:div w:id="17004049">
              <w:marLeft w:val="0"/>
              <w:marRight w:val="0"/>
              <w:marTop w:val="0"/>
              <w:marBottom w:val="0"/>
              <w:divBdr>
                <w:top w:val="none" w:sz="0" w:space="0" w:color="auto"/>
                <w:left w:val="none" w:sz="0" w:space="0" w:color="auto"/>
                <w:bottom w:val="none" w:sz="0" w:space="0" w:color="auto"/>
                <w:right w:val="none" w:sz="0" w:space="0" w:color="auto"/>
              </w:divBdr>
            </w:div>
            <w:div w:id="18700668">
              <w:marLeft w:val="0"/>
              <w:marRight w:val="0"/>
              <w:marTop w:val="0"/>
              <w:marBottom w:val="0"/>
              <w:divBdr>
                <w:top w:val="none" w:sz="0" w:space="0" w:color="auto"/>
                <w:left w:val="none" w:sz="0" w:space="0" w:color="auto"/>
                <w:bottom w:val="none" w:sz="0" w:space="0" w:color="auto"/>
                <w:right w:val="none" w:sz="0" w:space="0" w:color="auto"/>
              </w:divBdr>
            </w:div>
            <w:div w:id="20714400">
              <w:marLeft w:val="0"/>
              <w:marRight w:val="0"/>
              <w:marTop w:val="0"/>
              <w:marBottom w:val="0"/>
              <w:divBdr>
                <w:top w:val="none" w:sz="0" w:space="0" w:color="auto"/>
                <w:left w:val="none" w:sz="0" w:space="0" w:color="auto"/>
                <w:bottom w:val="none" w:sz="0" w:space="0" w:color="auto"/>
                <w:right w:val="none" w:sz="0" w:space="0" w:color="auto"/>
              </w:divBdr>
            </w:div>
            <w:div w:id="52852838">
              <w:marLeft w:val="0"/>
              <w:marRight w:val="0"/>
              <w:marTop w:val="0"/>
              <w:marBottom w:val="0"/>
              <w:divBdr>
                <w:top w:val="none" w:sz="0" w:space="0" w:color="auto"/>
                <w:left w:val="none" w:sz="0" w:space="0" w:color="auto"/>
                <w:bottom w:val="none" w:sz="0" w:space="0" w:color="auto"/>
                <w:right w:val="none" w:sz="0" w:space="0" w:color="auto"/>
              </w:divBdr>
            </w:div>
            <w:div w:id="57749976">
              <w:marLeft w:val="0"/>
              <w:marRight w:val="0"/>
              <w:marTop w:val="0"/>
              <w:marBottom w:val="0"/>
              <w:divBdr>
                <w:top w:val="none" w:sz="0" w:space="0" w:color="auto"/>
                <w:left w:val="none" w:sz="0" w:space="0" w:color="auto"/>
                <w:bottom w:val="none" w:sz="0" w:space="0" w:color="auto"/>
                <w:right w:val="none" w:sz="0" w:space="0" w:color="auto"/>
              </w:divBdr>
            </w:div>
            <w:div w:id="62992979">
              <w:marLeft w:val="0"/>
              <w:marRight w:val="0"/>
              <w:marTop w:val="0"/>
              <w:marBottom w:val="0"/>
              <w:divBdr>
                <w:top w:val="none" w:sz="0" w:space="0" w:color="auto"/>
                <w:left w:val="none" w:sz="0" w:space="0" w:color="auto"/>
                <w:bottom w:val="none" w:sz="0" w:space="0" w:color="auto"/>
                <w:right w:val="none" w:sz="0" w:space="0" w:color="auto"/>
              </w:divBdr>
            </w:div>
            <w:div w:id="74666244">
              <w:marLeft w:val="0"/>
              <w:marRight w:val="0"/>
              <w:marTop w:val="0"/>
              <w:marBottom w:val="0"/>
              <w:divBdr>
                <w:top w:val="none" w:sz="0" w:space="0" w:color="auto"/>
                <w:left w:val="none" w:sz="0" w:space="0" w:color="auto"/>
                <w:bottom w:val="none" w:sz="0" w:space="0" w:color="auto"/>
                <w:right w:val="none" w:sz="0" w:space="0" w:color="auto"/>
              </w:divBdr>
            </w:div>
            <w:div w:id="82534545">
              <w:marLeft w:val="0"/>
              <w:marRight w:val="0"/>
              <w:marTop w:val="0"/>
              <w:marBottom w:val="0"/>
              <w:divBdr>
                <w:top w:val="none" w:sz="0" w:space="0" w:color="auto"/>
                <w:left w:val="none" w:sz="0" w:space="0" w:color="auto"/>
                <w:bottom w:val="none" w:sz="0" w:space="0" w:color="auto"/>
                <w:right w:val="none" w:sz="0" w:space="0" w:color="auto"/>
              </w:divBdr>
            </w:div>
            <w:div w:id="84811361">
              <w:marLeft w:val="0"/>
              <w:marRight w:val="0"/>
              <w:marTop w:val="0"/>
              <w:marBottom w:val="0"/>
              <w:divBdr>
                <w:top w:val="none" w:sz="0" w:space="0" w:color="auto"/>
                <w:left w:val="none" w:sz="0" w:space="0" w:color="auto"/>
                <w:bottom w:val="none" w:sz="0" w:space="0" w:color="auto"/>
                <w:right w:val="none" w:sz="0" w:space="0" w:color="auto"/>
              </w:divBdr>
            </w:div>
            <w:div w:id="85393742">
              <w:marLeft w:val="0"/>
              <w:marRight w:val="0"/>
              <w:marTop w:val="0"/>
              <w:marBottom w:val="0"/>
              <w:divBdr>
                <w:top w:val="none" w:sz="0" w:space="0" w:color="auto"/>
                <w:left w:val="none" w:sz="0" w:space="0" w:color="auto"/>
                <w:bottom w:val="none" w:sz="0" w:space="0" w:color="auto"/>
                <w:right w:val="none" w:sz="0" w:space="0" w:color="auto"/>
              </w:divBdr>
            </w:div>
            <w:div w:id="86000284">
              <w:marLeft w:val="0"/>
              <w:marRight w:val="0"/>
              <w:marTop w:val="0"/>
              <w:marBottom w:val="0"/>
              <w:divBdr>
                <w:top w:val="none" w:sz="0" w:space="0" w:color="auto"/>
                <w:left w:val="none" w:sz="0" w:space="0" w:color="auto"/>
                <w:bottom w:val="none" w:sz="0" w:space="0" w:color="auto"/>
                <w:right w:val="none" w:sz="0" w:space="0" w:color="auto"/>
              </w:divBdr>
            </w:div>
            <w:div w:id="90323403">
              <w:marLeft w:val="0"/>
              <w:marRight w:val="0"/>
              <w:marTop w:val="0"/>
              <w:marBottom w:val="0"/>
              <w:divBdr>
                <w:top w:val="none" w:sz="0" w:space="0" w:color="auto"/>
                <w:left w:val="none" w:sz="0" w:space="0" w:color="auto"/>
                <w:bottom w:val="none" w:sz="0" w:space="0" w:color="auto"/>
                <w:right w:val="none" w:sz="0" w:space="0" w:color="auto"/>
              </w:divBdr>
            </w:div>
            <w:div w:id="93285846">
              <w:marLeft w:val="0"/>
              <w:marRight w:val="0"/>
              <w:marTop w:val="0"/>
              <w:marBottom w:val="0"/>
              <w:divBdr>
                <w:top w:val="none" w:sz="0" w:space="0" w:color="auto"/>
                <w:left w:val="none" w:sz="0" w:space="0" w:color="auto"/>
                <w:bottom w:val="none" w:sz="0" w:space="0" w:color="auto"/>
                <w:right w:val="none" w:sz="0" w:space="0" w:color="auto"/>
              </w:divBdr>
            </w:div>
            <w:div w:id="93981320">
              <w:marLeft w:val="0"/>
              <w:marRight w:val="0"/>
              <w:marTop w:val="0"/>
              <w:marBottom w:val="0"/>
              <w:divBdr>
                <w:top w:val="none" w:sz="0" w:space="0" w:color="auto"/>
                <w:left w:val="none" w:sz="0" w:space="0" w:color="auto"/>
                <w:bottom w:val="none" w:sz="0" w:space="0" w:color="auto"/>
                <w:right w:val="none" w:sz="0" w:space="0" w:color="auto"/>
              </w:divBdr>
            </w:div>
            <w:div w:id="102503098">
              <w:marLeft w:val="0"/>
              <w:marRight w:val="0"/>
              <w:marTop w:val="0"/>
              <w:marBottom w:val="0"/>
              <w:divBdr>
                <w:top w:val="none" w:sz="0" w:space="0" w:color="auto"/>
                <w:left w:val="none" w:sz="0" w:space="0" w:color="auto"/>
                <w:bottom w:val="none" w:sz="0" w:space="0" w:color="auto"/>
                <w:right w:val="none" w:sz="0" w:space="0" w:color="auto"/>
              </w:divBdr>
            </w:div>
            <w:div w:id="108359998">
              <w:marLeft w:val="0"/>
              <w:marRight w:val="0"/>
              <w:marTop w:val="0"/>
              <w:marBottom w:val="0"/>
              <w:divBdr>
                <w:top w:val="none" w:sz="0" w:space="0" w:color="auto"/>
                <w:left w:val="none" w:sz="0" w:space="0" w:color="auto"/>
                <w:bottom w:val="none" w:sz="0" w:space="0" w:color="auto"/>
                <w:right w:val="none" w:sz="0" w:space="0" w:color="auto"/>
              </w:divBdr>
            </w:div>
            <w:div w:id="120731739">
              <w:marLeft w:val="0"/>
              <w:marRight w:val="0"/>
              <w:marTop w:val="0"/>
              <w:marBottom w:val="0"/>
              <w:divBdr>
                <w:top w:val="none" w:sz="0" w:space="0" w:color="auto"/>
                <w:left w:val="none" w:sz="0" w:space="0" w:color="auto"/>
                <w:bottom w:val="none" w:sz="0" w:space="0" w:color="auto"/>
                <w:right w:val="none" w:sz="0" w:space="0" w:color="auto"/>
              </w:divBdr>
            </w:div>
            <w:div w:id="126242232">
              <w:marLeft w:val="0"/>
              <w:marRight w:val="0"/>
              <w:marTop w:val="0"/>
              <w:marBottom w:val="0"/>
              <w:divBdr>
                <w:top w:val="none" w:sz="0" w:space="0" w:color="auto"/>
                <w:left w:val="none" w:sz="0" w:space="0" w:color="auto"/>
                <w:bottom w:val="none" w:sz="0" w:space="0" w:color="auto"/>
                <w:right w:val="none" w:sz="0" w:space="0" w:color="auto"/>
              </w:divBdr>
            </w:div>
            <w:div w:id="132797362">
              <w:marLeft w:val="0"/>
              <w:marRight w:val="0"/>
              <w:marTop w:val="0"/>
              <w:marBottom w:val="0"/>
              <w:divBdr>
                <w:top w:val="none" w:sz="0" w:space="0" w:color="auto"/>
                <w:left w:val="none" w:sz="0" w:space="0" w:color="auto"/>
                <w:bottom w:val="none" w:sz="0" w:space="0" w:color="auto"/>
                <w:right w:val="none" w:sz="0" w:space="0" w:color="auto"/>
              </w:divBdr>
            </w:div>
            <w:div w:id="142935878">
              <w:marLeft w:val="0"/>
              <w:marRight w:val="0"/>
              <w:marTop w:val="0"/>
              <w:marBottom w:val="0"/>
              <w:divBdr>
                <w:top w:val="none" w:sz="0" w:space="0" w:color="auto"/>
                <w:left w:val="none" w:sz="0" w:space="0" w:color="auto"/>
                <w:bottom w:val="none" w:sz="0" w:space="0" w:color="auto"/>
                <w:right w:val="none" w:sz="0" w:space="0" w:color="auto"/>
              </w:divBdr>
            </w:div>
            <w:div w:id="144124445">
              <w:marLeft w:val="0"/>
              <w:marRight w:val="0"/>
              <w:marTop w:val="0"/>
              <w:marBottom w:val="0"/>
              <w:divBdr>
                <w:top w:val="none" w:sz="0" w:space="0" w:color="auto"/>
                <w:left w:val="none" w:sz="0" w:space="0" w:color="auto"/>
                <w:bottom w:val="none" w:sz="0" w:space="0" w:color="auto"/>
                <w:right w:val="none" w:sz="0" w:space="0" w:color="auto"/>
              </w:divBdr>
            </w:div>
            <w:div w:id="147673104">
              <w:marLeft w:val="0"/>
              <w:marRight w:val="0"/>
              <w:marTop w:val="0"/>
              <w:marBottom w:val="0"/>
              <w:divBdr>
                <w:top w:val="none" w:sz="0" w:space="0" w:color="auto"/>
                <w:left w:val="none" w:sz="0" w:space="0" w:color="auto"/>
                <w:bottom w:val="none" w:sz="0" w:space="0" w:color="auto"/>
                <w:right w:val="none" w:sz="0" w:space="0" w:color="auto"/>
              </w:divBdr>
            </w:div>
            <w:div w:id="151458817">
              <w:marLeft w:val="0"/>
              <w:marRight w:val="0"/>
              <w:marTop w:val="0"/>
              <w:marBottom w:val="0"/>
              <w:divBdr>
                <w:top w:val="none" w:sz="0" w:space="0" w:color="auto"/>
                <w:left w:val="none" w:sz="0" w:space="0" w:color="auto"/>
                <w:bottom w:val="none" w:sz="0" w:space="0" w:color="auto"/>
                <w:right w:val="none" w:sz="0" w:space="0" w:color="auto"/>
              </w:divBdr>
            </w:div>
            <w:div w:id="159077241">
              <w:marLeft w:val="0"/>
              <w:marRight w:val="0"/>
              <w:marTop w:val="0"/>
              <w:marBottom w:val="0"/>
              <w:divBdr>
                <w:top w:val="none" w:sz="0" w:space="0" w:color="auto"/>
                <w:left w:val="none" w:sz="0" w:space="0" w:color="auto"/>
                <w:bottom w:val="none" w:sz="0" w:space="0" w:color="auto"/>
                <w:right w:val="none" w:sz="0" w:space="0" w:color="auto"/>
              </w:divBdr>
            </w:div>
            <w:div w:id="163785849">
              <w:marLeft w:val="0"/>
              <w:marRight w:val="0"/>
              <w:marTop w:val="0"/>
              <w:marBottom w:val="0"/>
              <w:divBdr>
                <w:top w:val="none" w:sz="0" w:space="0" w:color="auto"/>
                <w:left w:val="none" w:sz="0" w:space="0" w:color="auto"/>
                <w:bottom w:val="none" w:sz="0" w:space="0" w:color="auto"/>
                <w:right w:val="none" w:sz="0" w:space="0" w:color="auto"/>
              </w:divBdr>
            </w:div>
            <w:div w:id="166673399">
              <w:marLeft w:val="0"/>
              <w:marRight w:val="0"/>
              <w:marTop w:val="0"/>
              <w:marBottom w:val="0"/>
              <w:divBdr>
                <w:top w:val="none" w:sz="0" w:space="0" w:color="auto"/>
                <w:left w:val="none" w:sz="0" w:space="0" w:color="auto"/>
                <w:bottom w:val="none" w:sz="0" w:space="0" w:color="auto"/>
                <w:right w:val="none" w:sz="0" w:space="0" w:color="auto"/>
              </w:divBdr>
            </w:div>
            <w:div w:id="183635224">
              <w:marLeft w:val="0"/>
              <w:marRight w:val="0"/>
              <w:marTop w:val="0"/>
              <w:marBottom w:val="0"/>
              <w:divBdr>
                <w:top w:val="none" w:sz="0" w:space="0" w:color="auto"/>
                <w:left w:val="none" w:sz="0" w:space="0" w:color="auto"/>
                <w:bottom w:val="none" w:sz="0" w:space="0" w:color="auto"/>
                <w:right w:val="none" w:sz="0" w:space="0" w:color="auto"/>
              </w:divBdr>
            </w:div>
            <w:div w:id="185411434">
              <w:marLeft w:val="0"/>
              <w:marRight w:val="0"/>
              <w:marTop w:val="0"/>
              <w:marBottom w:val="0"/>
              <w:divBdr>
                <w:top w:val="none" w:sz="0" w:space="0" w:color="auto"/>
                <w:left w:val="none" w:sz="0" w:space="0" w:color="auto"/>
                <w:bottom w:val="none" w:sz="0" w:space="0" w:color="auto"/>
                <w:right w:val="none" w:sz="0" w:space="0" w:color="auto"/>
              </w:divBdr>
            </w:div>
            <w:div w:id="196115987">
              <w:marLeft w:val="0"/>
              <w:marRight w:val="0"/>
              <w:marTop w:val="0"/>
              <w:marBottom w:val="0"/>
              <w:divBdr>
                <w:top w:val="none" w:sz="0" w:space="0" w:color="auto"/>
                <w:left w:val="none" w:sz="0" w:space="0" w:color="auto"/>
                <w:bottom w:val="none" w:sz="0" w:space="0" w:color="auto"/>
                <w:right w:val="none" w:sz="0" w:space="0" w:color="auto"/>
              </w:divBdr>
            </w:div>
            <w:div w:id="199973929">
              <w:marLeft w:val="0"/>
              <w:marRight w:val="0"/>
              <w:marTop w:val="0"/>
              <w:marBottom w:val="0"/>
              <w:divBdr>
                <w:top w:val="none" w:sz="0" w:space="0" w:color="auto"/>
                <w:left w:val="none" w:sz="0" w:space="0" w:color="auto"/>
                <w:bottom w:val="none" w:sz="0" w:space="0" w:color="auto"/>
                <w:right w:val="none" w:sz="0" w:space="0" w:color="auto"/>
              </w:divBdr>
            </w:div>
            <w:div w:id="204223473">
              <w:marLeft w:val="0"/>
              <w:marRight w:val="0"/>
              <w:marTop w:val="0"/>
              <w:marBottom w:val="0"/>
              <w:divBdr>
                <w:top w:val="none" w:sz="0" w:space="0" w:color="auto"/>
                <w:left w:val="none" w:sz="0" w:space="0" w:color="auto"/>
                <w:bottom w:val="none" w:sz="0" w:space="0" w:color="auto"/>
                <w:right w:val="none" w:sz="0" w:space="0" w:color="auto"/>
              </w:divBdr>
            </w:div>
            <w:div w:id="207303450">
              <w:marLeft w:val="0"/>
              <w:marRight w:val="0"/>
              <w:marTop w:val="0"/>
              <w:marBottom w:val="0"/>
              <w:divBdr>
                <w:top w:val="none" w:sz="0" w:space="0" w:color="auto"/>
                <w:left w:val="none" w:sz="0" w:space="0" w:color="auto"/>
                <w:bottom w:val="none" w:sz="0" w:space="0" w:color="auto"/>
                <w:right w:val="none" w:sz="0" w:space="0" w:color="auto"/>
              </w:divBdr>
            </w:div>
            <w:div w:id="211237704">
              <w:marLeft w:val="0"/>
              <w:marRight w:val="0"/>
              <w:marTop w:val="0"/>
              <w:marBottom w:val="0"/>
              <w:divBdr>
                <w:top w:val="none" w:sz="0" w:space="0" w:color="auto"/>
                <w:left w:val="none" w:sz="0" w:space="0" w:color="auto"/>
                <w:bottom w:val="none" w:sz="0" w:space="0" w:color="auto"/>
                <w:right w:val="none" w:sz="0" w:space="0" w:color="auto"/>
              </w:divBdr>
            </w:div>
            <w:div w:id="217672416">
              <w:marLeft w:val="0"/>
              <w:marRight w:val="0"/>
              <w:marTop w:val="0"/>
              <w:marBottom w:val="0"/>
              <w:divBdr>
                <w:top w:val="none" w:sz="0" w:space="0" w:color="auto"/>
                <w:left w:val="none" w:sz="0" w:space="0" w:color="auto"/>
                <w:bottom w:val="none" w:sz="0" w:space="0" w:color="auto"/>
                <w:right w:val="none" w:sz="0" w:space="0" w:color="auto"/>
              </w:divBdr>
            </w:div>
            <w:div w:id="227226502">
              <w:marLeft w:val="0"/>
              <w:marRight w:val="0"/>
              <w:marTop w:val="0"/>
              <w:marBottom w:val="0"/>
              <w:divBdr>
                <w:top w:val="none" w:sz="0" w:space="0" w:color="auto"/>
                <w:left w:val="none" w:sz="0" w:space="0" w:color="auto"/>
                <w:bottom w:val="none" w:sz="0" w:space="0" w:color="auto"/>
                <w:right w:val="none" w:sz="0" w:space="0" w:color="auto"/>
              </w:divBdr>
            </w:div>
            <w:div w:id="228418003">
              <w:marLeft w:val="0"/>
              <w:marRight w:val="0"/>
              <w:marTop w:val="0"/>
              <w:marBottom w:val="0"/>
              <w:divBdr>
                <w:top w:val="none" w:sz="0" w:space="0" w:color="auto"/>
                <w:left w:val="none" w:sz="0" w:space="0" w:color="auto"/>
                <w:bottom w:val="none" w:sz="0" w:space="0" w:color="auto"/>
                <w:right w:val="none" w:sz="0" w:space="0" w:color="auto"/>
              </w:divBdr>
            </w:div>
            <w:div w:id="229653654">
              <w:marLeft w:val="0"/>
              <w:marRight w:val="0"/>
              <w:marTop w:val="0"/>
              <w:marBottom w:val="0"/>
              <w:divBdr>
                <w:top w:val="none" w:sz="0" w:space="0" w:color="auto"/>
                <w:left w:val="none" w:sz="0" w:space="0" w:color="auto"/>
                <w:bottom w:val="none" w:sz="0" w:space="0" w:color="auto"/>
                <w:right w:val="none" w:sz="0" w:space="0" w:color="auto"/>
              </w:divBdr>
            </w:div>
            <w:div w:id="248925694">
              <w:marLeft w:val="0"/>
              <w:marRight w:val="0"/>
              <w:marTop w:val="0"/>
              <w:marBottom w:val="0"/>
              <w:divBdr>
                <w:top w:val="none" w:sz="0" w:space="0" w:color="auto"/>
                <w:left w:val="none" w:sz="0" w:space="0" w:color="auto"/>
                <w:bottom w:val="none" w:sz="0" w:space="0" w:color="auto"/>
                <w:right w:val="none" w:sz="0" w:space="0" w:color="auto"/>
              </w:divBdr>
            </w:div>
            <w:div w:id="253706890">
              <w:marLeft w:val="0"/>
              <w:marRight w:val="0"/>
              <w:marTop w:val="0"/>
              <w:marBottom w:val="0"/>
              <w:divBdr>
                <w:top w:val="none" w:sz="0" w:space="0" w:color="auto"/>
                <w:left w:val="none" w:sz="0" w:space="0" w:color="auto"/>
                <w:bottom w:val="none" w:sz="0" w:space="0" w:color="auto"/>
                <w:right w:val="none" w:sz="0" w:space="0" w:color="auto"/>
              </w:divBdr>
            </w:div>
            <w:div w:id="256639388">
              <w:marLeft w:val="0"/>
              <w:marRight w:val="0"/>
              <w:marTop w:val="0"/>
              <w:marBottom w:val="0"/>
              <w:divBdr>
                <w:top w:val="none" w:sz="0" w:space="0" w:color="auto"/>
                <w:left w:val="none" w:sz="0" w:space="0" w:color="auto"/>
                <w:bottom w:val="none" w:sz="0" w:space="0" w:color="auto"/>
                <w:right w:val="none" w:sz="0" w:space="0" w:color="auto"/>
              </w:divBdr>
            </w:div>
            <w:div w:id="262153212">
              <w:marLeft w:val="0"/>
              <w:marRight w:val="0"/>
              <w:marTop w:val="0"/>
              <w:marBottom w:val="0"/>
              <w:divBdr>
                <w:top w:val="none" w:sz="0" w:space="0" w:color="auto"/>
                <w:left w:val="none" w:sz="0" w:space="0" w:color="auto"/>
                <w:bottom w:val="none" w:sz="0" w:space="0" w:color="auto"/>
                <w:right w:val="none" w:sz="0" w:space="0" w:color="auto"/>
              </w:divBdr>
            </w:div>
            <w:div w:id="265890510">
              <w:marLeft w:val="0"/>
              <w:marRight w:val="0"/>
              <w:marTop w:val="0"/>
              <w:marBottom w:val="0"/>
              <w:divBdr>
                <w:top w:val="none" w:sz="0" w:space="0" w:color="auto"/>
                <w:left w:val="none" w:sz="0" w:space="0" w:color="auto"/>
                <w:bottom w:val="none" w:sz="0" w:space="0" w:color="auto"/>
                <w:right w:val="none" w:sz="0" w:space="0" w:color="auto"/>
              </w:divBdr>
            </w:div>
            <w:div w:id="266621522">
              <w:marLeft w:val="0"/>
              <w:marRight w:val="0"/>
              <w:marTop w:val="0"/>
              <w:marBottom w:val="0"/>
              <w:divBdr>
                <w:top w:val="none" w:sz="0" w:space="0" w:color="auto"/>
                <w:left w:val="none" w:sz="0" w:space="0" w:color="auto"/>
                <w:bottom w:val="none" w:sz="0" w:space="0" w:color="auto"/>
                <w:right w:val="none" w:sz="0" w:space="0" w:color="auto"/>
              </w:divBdr>
            </w:div>
            <w:div w:id="282618726">
              <w:marLeft w:val="0"/>
              <w:marRight w:val="0"/>
              <w:marTop w:val="0"/>
              <w:marBottom w:val="0"/>
              <w:divBdr>
                <w:top w:val="none" w:sz="0" w:space="0" w:color="auto"/>
                <w:left w:val="none" w:sz="0" w:space="0" w:color="auto"/>
                <w:bottom w:val="none" w:sz="0" w:space="0" w:color="auto"/>
                <w:right w:val="none" w:sz="0" w:space="0" w:color="auto"/>
              </w:divBdr>
            </w:div>
            <w:div w:id="288437045">
              <w:marLeft w:val="0"/>
              <w:marRight w:val="0"/>
              <w:marTop w:val="0"/>
              <w:marBottom w:val="0"/>
              <w:divBdr>
                <w:top w:val="none" w:sz="0" w:space="0" w:color="auto"/>
                <w:left w:val="none" w:sz="0" w:space="0" w:color="auto"/>
                <w:bottom w:val="none" w:sz="0" w:space="0" w:color="auto"/>
                <w:right w:val="none" w:sz="0" w:space="0" w:color="auto"/>
              </w:divBdr>
            </w:div>
            <w:div w:id="292904662">
              <w:marLeft w:val="0"/>
              <w:marRight w:val="0"/>
              <w:marTop w:val="0"/>
              <w:marBottom w:val="0"/>
              <w:divBdr>
                <w:top w:val="none" w:sz="0" w:space="0" w:color="auto"/>
                <w:left w:val="none" w:sz="0" w:space="0" w:color="auto"/>
                <w:bottom w:val="none" w:sz="0" w:space="0" w:color="auto"/>
                <w:right w:val="none" w:sz="0" w:space="0" w:color="auto"/>
              </w:divBdr>
            </w:div>
            <w:div w:id="297105899">
              <w:marLeft w:val="0"/>
              <w:marRight w:val="0"/>
              <w:marTop w:val="0"/>
              <w:marBottom w:val="0"/>
              <w:divBdr>
                <w:top w:val="none" w:sz="0" w:space="0" w:color="auto"/>
                <w:left w:val="none" w:sz="0" w:space="0" w:color="auto"/>
                <w:bottom w:val="none" w:sz="0" w:space="0" w:color="auto"/>
                <w:right w:val="none" w:sz="0" w:space="0" w:color="auto"/>
              </w:divBdr>
            </w:div>
            <w:div w:id="300379095">
              <w:marLeft w:val="0"/>
              <w:marRight w:val="0"/>
              <w:marTop w:val="0"/>
              <w:marBottom w:val="0"/>
              <w:divBdr>
                <w:top w:val="none" w:sz="0" w:space="0" w:color="auto"/>
                <w:left w:val="none" w:sz="0" w:space="0" w:color="auto"/>
                <w:bottom w:val="none" w:sz="0" w:space="0" w:color="auto"/>
                <w:right w:val="none" w:sz="0" w:space="0" w:color="auto"/>
              </w:divBdr>
            </w:div>
            <w:div w:id="309099400">
              <w:marLeft w:val="0"/>
              <w:marRight w:val="0"/>
              <w:marTop w:val="0"/>
              <w:marBottom w:val="0"/>
              <w:divBdr>
                <w:top w:val="none" w:sz="0" w:space="0" w:color="auto"/>
                <w:left w:val="none" w:sz="0" w:space="0" w:color="auto"/>
                <w:bottom w:val="none" w:sz="0" w:space="0" w:color="auto"/>
                <w:right w:val="none" w:sz="0" w:space="0" w:color="auto"/>
              </w:divBdr>
            </w:div>
            <w:div w:id="310646060">
              <w:marLeft w:val="0"/>
              <w:marRight w:val="0"/>
              <w:marTop w:val="0"/>
              <w:marBottom w:val="0"/>
              <w:divBdr>
                <w:top w:val="none" w:sz="0" w:space="0" w:color="auto"/>
                <w:left w:val="none" w:sz="0" w:space="0" w:color="auto"/>
                <w:bottom w:val="none" w:sz="0" w:space="0" w:color="auto"/>
                <w:right w:val="none" w:sz="0" w:space="0" w:color="auto"/>
              </w:divBdr>
            </w:div>
            <w:div w:id="319693201">
              <w:marLeft w:val="0"/>
              <w:marRight w:val="0"/>
              <w:marTop w:val="0"/>
              <w:marBottom w:val="0"/>
              <w:divBdr>
                <w:top w:val="none" w:sz="0" w:space="0" w:color="auto"/>
                <w:left w:val="none" w:sz="0" w:space="0" w:color="auto"/>
                <w:bottom w:val="none" w:sz="0" w:space="0" w:color="auto"/>
                <w:right w:val="none" w:sz="0" w:space="0" w:color="auto"/>
              </w:divBdr>
            </w:div>
            <w:div w:id="328681300">
              <w:marLeft w:val="0"/>
              <w:marRight w:val="0"/>
              <w:marTop w:val="0"/>
              <w:marBottom w:val="0"/>
              <w:divBdr>
                <w:top w:val="none" w:sz="0" w:space="0" w:color="auto"/>
                <w:left w:val="none" w:sz="0" w:space="0" w:color="auto"/>
                <w:bottom w:val="none" w:sz="0" w:space="0" w:color="auto"/>
                <w:right w:val="none" w:sz="0" w:space="0" w:color="auto"/>
              </w:divBdr>
            </w:div>
            <w:div w:id="329874336">
              <w:marLeft w:val="0"/>
              <w:marRight w:val="0"/>
              <w:marTop w:val="0"/>
              <w:marBottom w:val="0"/>
              <w:divBdr>
                <w:top w:val="none" w:sz="0" w:space="0" w:color="auto"/>
                <w:left w:val="none" w:sz="0" w:space="0" w:color="auto"/>
                <w:bottom w:val="none" w:sz="0" w:space="0" w:color="auto"/>
                <w:right w:val="none" w:sz="0" w:space="0" w:color="auto"/>
              </w:divBdr>
            </w:div>
            <w:div w:id="331959433">
              <w:marLeft w:val="0"/>
              <w:marRight w:val="0"/>
              <w:marTop w:val="0"/>
              <w:marBottom w:val="0"/>
              <w:divBdr>
                <w:top w:val="none" w:sz="0" w:space="0" w:color="auto"/>
                <w:left w:val="none" w:sz="0" w:space="0" w:color="auto"/>
                <w:bottom w:val="none" w:sz="0" w:space="0" w:color="auto"/>
                <w:right w:val="none" w:sz="0" w:space="0" w:color="auto"/>
              </w:divBdr>
            </w:div>
            <w:div w:id="344405489">
              <w:marLeft w:val="0"/>
              <w:marRight w:val="0"/>
              <w:marTop w:val="0"/>
              <w:marBottom w:val="0"/>
              <w:divBdr>
                <w:top w:val="none" w:sz="0" w:space="0" w:color="auto"/>
                <w:left w:val="none" w:sz="0" w:space="0" w:color="auto"/>
                <w:bottom w:val="none" w:sz="0" w:space="0" w:color="auto"/>
                <w:right w:val="none" w:sz="0" w:space="0" w:color="auto"/>
              </w:divBdr>
            </w:div>
            <w:div w:id="345788998">
              <w:marLeft w:val="0"/>
              <w:marRight w:val="0"/>
              <w:marTop w:val="0"/>
              <w:marBottom w:val="0"/>
              <w:divBdr>
                <w:top w:val="none" w:sz="0" w:space="0" w:color="auto"/>
                <w:left w:val="none" w:sz="0" w:space="0" w:color="auto"/>
                <w:bottom w:val="none" w:sz="0" w:space="0" w:color="auto"/>
                <w:right w:val="none" w:sz="0" w:space="0" w:color="auto"/>
              </w:divBdr>
            </w:div>
            <w:div w:id="345907419">
              <w:marLeft w:val="0"/>
              <w:marRight w:val="0"/>
              <w:marTop w:val="0"/>
              <w:marBottom w:val="0"/>
              <w:divBdr>
                <w:top w:val="none" w:sz="0" w:space="0" w:color="auto"/>
                <w:left w:val="none" w:sz="0" w:space="0" w:color="auto"/>
                <w:bottom w:val="none" w:sz="0" w:space="0" w:color="auto"/>
                <w:right w:val="none" w:sz="0" w:space="0" w:color="auto"/>
              </w:divBdr>
            </w:div>
            <w:div w:id="350492173">
              <w:marLeft w:val="0"/>
              <w:marRight w:val="0"/>
              <w:marTop w:val="0"/>
              <w:marBottom w:val="0"/>
              <w:divBdr>
                <w:top w:val="none" w:sz="0" w:space="0" w:color="auto"/>
                <w:left w:val="none" w:sz="0" w:space="0" w:color="auto"/>
                <w:bottom w:val="none" w:sz="0" w:space="0" w:color="auto"/>
                <w:right w:val="none" w:sz="0" w:space="0" w:color="auto"/>
              </w:divBdr>
            </w:div>
            <w:div w:id="354118525">
              <w:marLeft w:val="0"/>
              <w:marRight w:val="0"/>
              <w:marTop w:val="0"/>
              <w:marBottom w:val="0"/>
              <w:divBdr>
                <w:top w:val="none" w:sz="0" w:space="0" w:color="auto"/>
                <w:left w:val="none" w:sz="0" w:space="0" w:color="auto"/>
                <w:bottom w:val="none" w:sz="0" w:space="0" w:color="auto"/>
                <w:right w:val="none" w:sz="0" w:space="0" w:color="auto"/>
              </w:divBdr>
            </w:div>
            <w:div w:id="355696158">
              <w:marLeft w:val="0"/>
              <w:marRight w:val="0"/>
              <w:marTop w:val="0"/>
              <w:marBottom w:val="0"/>
              <w:divBdr>
                <w:top w:val="none" w:sz="0" w:space="0" w:color="auto"/>
                <w:left w:val="none" w:sz="0" w:space="0" w:color="auto"/>
                <w:bottom w:val="none" w:sz="0" w:space="0" w:color="auto"/>
                <w:right w:val="none" w:sz="0" w:space="0" w:color="auto"/>
              </w:divBdr>
            </w:div>
            <w:div w:id="361132700">
              <w:marLeft w:val="0"/>
              <w:marRight w:val="0"/>
              <w:marTop w:val="0"/>
              <w:marBottom w:val="0"/>
              <w:divBdr>
                <w:top w:val="none" w:sz="0" w:space="0" w:color="auto"/>
                <w:left w:val="none" w:sz="0" w:space="0" w:color="auto"/>
                <w:bottom w:val="none" w:sz="0" w:space="0" w:color="auto"/>
                <w:right w:val="none" w:sz="0" w:space="0" w:color="auto"/>
              </w:divBdr>
            </w:div>
            <w:div w:id="367681397">
              <w:marLeft w:val="0"/>
              <w:marRight w:val="0"/>
              <w:marTop w:val="0"/>
              <w:marBottom w:val="0"/>
              <w:divBdr>
                <w:top w:val="none" w:sz="0" w:space="0" w:color="auto"/>
                <w:left w:val="none" w:sz="0" w:space="0" w:color="auto"/>
                <w:bottom w:val="none" w:sz="0" w:space="0" w:color="auto"/>
                <w:right w:val="none" w:sz="0" w:space="0" w:color="auto"/>
              </w:divBdr>
            </w:div>
            <w:div w:id="375354211">
              <w:marLeft w:val="0"/>
              <w:marRight w:val="0"/>
              <w:marTop w:val="0"/>
              <w:marBottom w:val="0"/>
              <w:divBdr>
                <w:top w:val="none" w:sz="0" w:space="0" w:color="auto"/>
                <w:left w:val="none" w:sz="0" w:space="0" w:color="auto"/>
                <w:bottom w:val="none" w:sz="0" w:space="0" w:color="auto"/>
                <w:right w:val="none" w:sz="0" w:space="0" w:color="auto"/>
              </w:divBdr>
            </w:div>
            <w:div w:id="376591481">
              <w:marLeft w:val="0"/>
              <w:marRight w:val="0"/>
              <w:marTop w:val="0"/>
              <w:marBottom w:val="0"/>
              <w:divBdr>
                <w:top w:val="none" w:sz="0" w:space="0" w:color="auto"/>
                <w:left w:val="none" w:sz="0" w:space="0" w:color="auto"/>
                <w:bottom w:val="none" w:sz="0" w:space="0" w:color="auto"/>
                <w:right w:val="none" w:sz="0" w:space="0" w:color="auto"/>
              </w:divBdr>
            </w:div>
            <w:div w:id="386102761">
              <w:marLeft w:val="0"/>
              <w:marRight w:val="0"/>
              <w:marTop w:val="0"/>
              <w:marBottom w:val="0"/>
              <w:divBdr>
                <w:top w:val="none" w:sz="0" w:space="0" w:color="auto"/>
                <w:left w:val="none" w:sz="0" w:space="0" w:color="auto"/>
                <w:bottom w:val="none" w:sz="0" w:space="0" w:color="auto"/>
                <w:right w:val="none" w:sz="0" w:space="0" w:color="auto"/>
              </w:divBdr>
            </w:div>
            <w:div w:id="395786245">
              <w:marLeft w:val="0"/>
              <w:marRight w:val="0"/>
              <w:marTop w:val="0"/>
              <w:marBottom w:val="0"/>
              <w:divBdr>
                <w:top w:val="none" w:sz="0" w:space="0" w:color="auto"/>
                <w:left w:val="none" w:sz="0" w:space="0" w:color="auto"/>
                <w:bottom w:val="none" w:sz="0" w:space="0" w:color="auto"/>
                <w:right w:val="none" w:sz="0" w:space="0" w:color="auto"/>
              </w:divBdr>
            </w:div>
            <w:div w:id="398674852">
              <w:marLeft w:val="0"/>
              <w:marRight w:val="0"/>
              <w:marTop w:val="0"/>
              <w:marBottom w:val="0"/>
              <w:divBdr>
                <w:top w:val="none" w:sz="0" w:space="0" w:color="auto"/>
                <w:left w:val="none" w:sz="0" w:space="0" w:color="auto"/>
                <w:bottom w:val="none" w:sz="0" w:space="0" w:color="auto"/>
                <w:right w:val="none" w:sz="0" w:space="0" w:color="auto"/>
              </w:divBdr>
            </w:div>
            <w:div w:id="414979862">
              <w:marLeft w:val="0"/>
              <w:marRight w:val="0"/>
              <w:marTop w:val="0"/>
              <w:marBottom w:val="0"/>
              <w:divBdr>
                <w:top w:val="none" w:sz="0" w:space="0" w:color="auto"/>
                <w:left w:val="none" w:sz="0" w:space="0" w:color="auto"/>
                <w:bottom w:val="none" w:sz="0" w:space="0" w:color="auto"/>
                <w:right w:val="none" w:sz="0" w:space="0" w:color="auto"/>
              </w:divBdr>
            </w:div>
            <w:div w:id="419104726">
              <w:marLeft w:val="0"/>
              <w:marRight w:val="0"/>
              <w:marTop w:val="0"/>
              <w:marBottom w:val="0"/>
              <w:divBdr>
                <w:top w:val="none" w:sz="0" w:space="0" w:color="auto"/>
                <w:left w:val="none" w:sz="0" w:space="0" w:color="auto"/>
                <w:bottom w:val="none" w:sz="0" w:space="0" w:color="auto"/>
                <w:right w:val="none" w:sz="0" w:space="0" w:color="auto"/>
              </w:divBdr>
            </w:div>
            <w:div w:id="427164436">
              <w:marLeft w:val="0"/>
              <w:marRight w:val="0"/>
              <w:marTop w:val="0"/>
              <w:marBottom w:val="0"/>
              <w:divBdr>
                <w:top w:val="none" w:sz="0" w:space="0" w:color="auto"/>
                <w:left w:val="none" w:sz="0" w:space="0" w:color="auto"/>
                <w:bottom w:val="none" w:sz="0" w:space="0" w:color="auto"/>
                <w:right w:val="none" w:sz="0" w:space="0" w:color="auto"/>
              </w:divBdr>
            </w:div>
            <w:div w:id="427851381">
              <w:marLeft w:val="0"/>
              <w:marRight w:val="0"/>
              <w:marTop w:val="0"/>
              <w:marBottom w:val="0"/>
              <w:divBdr>
                <w:top w:val="none" w:sz="0" w:space="0" w:color="auto"/>
                <w:left w:val="none" w:sz="0" w:space="0" w:color="auto"/>
                <w:bottom w:val="none" w:sz="0" w:space="0" w:color="auto"/>
                <w:right w:val="none" w:sz="0" w:space="0" w:color="auto"/>
              </w:divBdr>
            </w:div>
            <w:div w:id="434835674">
              <w:marLeft w:val="0"/>
              <w:marRight w:val="0"/>
              <w:marTop w:val="0"/>
              <w:marBottom w:val="0"/>
              <w:divBdr>
                <w:top w:val="none" w:sz="0" w:space="0" w:color="auto"/>
                <w:left w:val="none" w:sz="0" w:space="0" w:color="auto"/>
                <w:bottom w:val="none" w:sz="0" w:space="0" w:color="auto"/>
                <w:right w:val="none" w:sz="0" w:space="0" w:color="auto"/>
              </w:divBdr>
            </w:div>
            <w:div w:id="459305221">
              <w:marLeft w:val="0"/>
              <w:marRight w:val="0"/>
              <w:marTop w:val="0"/>
              <w:marBottom w:val="0"/>
              <w:divBdr>
                <w:top w:val="none" w:sz="0" w:space="0" w:color="auto"/>
                <w:left w:val="none" w:sz="0" w:space="0" w:color="auto"/>
                <w:bottom w:val="none" w:sz="0" w:space="0" w:color="auto"/>
                <w:right w:val="none" w:sz="0" w:space="0" w:color="auto"/>
              </w:divBdr>
            </w:div>
            <w:div w:id="459690672">
              <w:marLeft w:val="0"/>
              <w:marRight w:val="0"/>
              <w:marTop w:val="0"/>
              <w:marBottom w:val="0"/>
              <w:divBdr>
                <w:top w:val="none" w:sz="0" w:space="0" w:color="auto"/>
                <w:left w:val="none" w:sz="0" w:space="0" w:color="auto"/>
                <w:bottom w:val="none" w:sz="0" w:space="0" w:color="auto"/>
                <w:right w:val="none" w:sz="0" w:space="0" w:color="auto"/>
              </w:divBdr>
            </w:div>
            <w:div w:id="461003866">
              <w:marLeft w:val="0"/>
              <w:marRight w:val="0"/>
              <w:marTop w:val="0"/>
              <w:marBottom w:val="0"/>
              <w:divBdr>
                <w:top w:val="none" w:sz="0" w:space="0" w:color="auto"/>
                <w:left w:val="none" w:sz="0" w:space="0" w:color="auto"/>
                <w:bottom w:val="none" w:sz="0" w:space="0" w:color="auto"/>
                <w:right w:val="none" w:sz="0" w:space="0" w:color="auto"/>
              </w:divBdr>
            </w:div>
            <w:div w:id="464540679">
              <w:marLeft w:val="0"/>
              <w:marRight w:val="0"/>
              <w:marTop w:val="0"/>
              <w:marBottom w:val="0"/>
              <w:divBdr>
                <w:top w:val="none" w:sz="0" w:space="0" w:color="auto"/>
                <w:left w:val="none" w:sz="0" w:space="0" w:color="auto"/>
                <w:bottom w:val="none" w:sz="0" w:space="0" w:color="auto"/>
                <w:right w:val="none" w:sz="0" w:space="0" w:color="auto"/>
              </w:divBdr>
            </w:div>
            <w:div w:id="484860090">
              <w:marLeft w:val="0"/>
              <w:marRight w:val="0"/>
              <w:marTop w:val="0"/>
              <w:marBottom w:val="0"/>
              <w:divBdr>
                <w:top w:val="none" w:sz="0" w:space="0" w:color="auto"/>
                <w:left w:val="none" w:sz="0" w:space="0" w:color="auto"/>
                <w:bottom w:val="none" w:sz="0" w:space="0" w:color="auto"/>
                <w:right w:val="none" w:sz="0" w:space="0" w:color="auto"/>
              </w:divBdr>
            </w:div>
            <w:div w:id="487327009">
              <w:marLeft w:val="0"/>
              <w:marRight w:val="0"/>
              <w:marTop w:val="0"/>
              <w:marBottom w:val="0"/>
              <w:divBdr>
                <w:top w:val="none" w:sz="0" w:space="0" w:color="auto"/>
                <w:left w:val="none" w:sz="0" w:space="0" w:color="auto"/>
                <w:bottom w:val="none" w:sz="0" w:space="0" w:color="auto"/>
                <w:right w:val="none" w:sz="0" w:space="0" w:color="auto"/>
              </w:divBdr>
            </w:div>
            <w:div w:id="491145832">
              <w:marLeft w:val="0"/>
              <w:marRight w:val="0"/>
              <w:marTop w:val="0"/>
              <w:marBottom w:val="0"/>
              <w:divBdr>
                <w:top w:val="none" w:sz="0" w:space="0" w:color="auto"/>
                <w:left w:val="none" w:sz="0" w:space="0" w:color="auto"/>
                <w:bottom w:val="none" w:sz="0" w:space="0" w:color="auto"/>
                <w:right w:val="none" w:sz="0" w:space="0" w:color="auto"/>
              </w:divBdr>
            </w:div>
            <w:div w:id="492573130">
              <w:marLeft w:val="0"/>
              <w:marRight w:val="0"/>
              <w:marTop w:val="0"/>
              <w:marBottom w:val="0"/>
              <w:divBdr>
                <w:top w:val="none" w:sz="0" w:space="0" w:color="auto"/>
                <w:left w:val="none" w:sz="0" w:space="0" w:color="auto"/>
                <w:bottom w:val="none" w:sz="0" w:space="0" w:color="auto"/>
                <w:right w:val="none" w:sz="0" w:space="0" w:color="auto"/>
              </w:divBdr>
            </w:div>
            <w:div w:id="493453226">
              <w:marLeft w:val="0"/>
              <w:marRight w:val="0"/>
              <w:marTop w:val="0"/>
              <w:marBottom w:val="0"/>
              <w:divBdr>
                <w:top w:val="none" w:sz="0" w:space="0" w:color="auto"/>
                <w:left w:val="none" w:sz="0" w:space="0" w:color="auto"/>
                <w:bottom w:val="none" w:sz="0" w:space="0" w:color="auto"/>
                <w:right w:val="none" w:sz="0" w:space="0" w:color="auto"/>
              </w:divBdr>
            </w:div>
            <w:div w:id="493490162">
              <w:marLeft w:val="0"/>
              <w:marRight w:val="0"/>
              <w:marTop w:val="0"/>
              <w:marBottom w:val="0"/>
              <w:divBdr>
                <w:top w:val="none" w:sz="0" w:space="0" w:color="auto"/>
                <w:left w:val="none" w:sz="0" w:space="0" w:color="auto"/>
                <w:bottom w:val="none" w:sz="0" w:space="0" w:color="auto"/>
                <w:right w:val="none" w:sz="0" w:space="0" w:color="auto"/>
              </w:divBdr>
            </w:div>
            <w:div w:id="501167430">
              <w:marLeft w:val="0"/>
              <w:marRight w:val="0"/>
              <w:marTop w:val="0"/>
              <w:marBottom w:val="0"/>
              <w:divBdr>
                <w:top w:val="none" w:sz="0" w:space="0" w:color="auto"/>
                <w:left w:val="none" w:sz="0" w:space="0" w:color="auto"/>
                <w:bottom w:val="none" w:sz="0" w:space="0" w:color="auto"/>
                <w:right w:val="none" w:sz="0" w:space="0" w:color="auto"/>
              </w:divBdr>
            </w:div>
            <w:div w:id="506873750">
              <w:marLeft w:val="0"/>
              <w:marRight w:val="0"/>
              <w:marTop w:val="0"/>
              <w:marBottom w:val="0"/>
              <w:divBdr>
                <w:top w:val="none" w:sz="0" w:space="0" w:color="auto"/>
                <w:left w:val="none" w:sz="0" w:space="0" w:color="auto"/>
                <w:bottom w:val="none" w:sz="0" w:space="0" w:color="auto"/>
                <w:right w:val="none" w:sz="0" w:space="0" w:color="auto"/>
              </w:divBdr>
            </w:div>
            <w:div w:id="511258712">
              <w:marLeft w:val="0"/>
              <w:marRight w:val="0"/>
              <w:marTop w:val="0"/>
              <w:marBottom w:val="0"/>
              <w:divBdr>
                <w:top w:val="none" w:sz="0" w:space="0" w:color="auto"/>
                <w:left w:val="none" w:sz="0" w:space="0" w:color="auto"/>
                <w:bottom w:val="none" w:sz="0" w:space="0" w:color="auto"/>
                <w:right w:val="none" w:sz="0" w:space="0" w:color="auto"/>
              </w:divBdr>
            </w:div>
            <w:div w:id="526017610">
              <w:marLeft w:val="0"/>
              <w:marRight w:val="0"/>
              <w:marTop w:val="0"/>
              <w:marBottom w:val="0"/>
              <w:divBdr>
                <w:top w:val="none" w:sz="0" w:space="0" w:color="auto"/>
                <w:left w:val="none" w:sz="0" w:space="0" w:color="auto"/>
                <w:bottom w:val="none" w:sz="0" w:space="0" w:color="auto"/>
                <w:right w:val="none" w:sz="0" w:space="0" w:color="auto"/>
              </w:divBdr>
            </w:div>
            <w:div w:id="534654149">
              <w:marLeft w:val="0"/>
              <w:marRight w:val="0"/>
              <w:marTop w:val="0"/>
              <w:marBottom w:val="0"/>
              <w:divBdr>
                <w:top w:val="none" w:sz="0" w:space="0" w:color="auto"/>
                <w:left w:val="none" w:sz="0" w:space="0" w:color="auto"/>
                <w:bottom w:val="none" w:sz="0" w:space="0" w:color="auto"/>
                <w:right w:val="none" w:sz="0" w:space="0" w:color="auto"/>
              </w:divBdr>
            </w:div>
            <w:div w:id="543519142">
              <w:marLeft w:val="0"/>
              <w:marRight w:val="0"/>
              <w:marTop w:val="0"/>
              <w:marBottom w:val="0"/>
              <w:divBdr>
                <w:top w:val="none" w:sz="0" w:space="0" w:color="auto"/>
                <w:left w:val="none" w:sz="0" w:space="0" w:color="auto"/>
                <w:bottom w:val="none" w:sz="0" w:space="0" w:color="auto"/>
                <w:right w:val="none" w:sz="0" w:space="0" w:color="auto"/>
              </w:divBdr>
            </w:div>
            <w:div w:id="544760800">
              <w:marLeft w:val="0"/>
              <w:marRight w:val="0"/>
              <w:marTop w:val="0"/>
              <w:marBottom w:val="0"/>
              <w:divBdr>
                <w:top w:val="none" w:sz="0" w:space="0" w:color="auto"/>
                <w:left w:val="none" w:sz="0" w:space="0" w:color="auto"/>
                <w:bottom w:val="none" w:sz="0" w:space="0" w:color="auto"/>
                <w:right w:val="none" w:sz="0" w:space="0" w:color="auto"/>
              </w:divBdr>
            </w:div>
            <w:div w:id="546071352">
              <w:marLeft w:val="0"/>
              <w:marRight w:val="0"/>
              <w:marTop w:val="0"/>
              <w:marBottom w:val="0"/>
              <w:divBdr>
                <w:top w:val="none" w:sz="0" w:space="0" w:color="auto"/>
                <w:left w:val="none" w:sz="0" w:space="0" w:color="auto"/>
                <w:bottom w:val="none" w:sz="0" w:space="0" w:color="auto"/>
                <w:right w:val="none" w:sz="0" w:space="0" w:color="auto"/>
              </w:divBdr>
            </w:div>
            <w:div w:id="546571095">
              <w:marLeft w:val="0"/>
              <w:marRight w:val="0"/>
              <w:marTop w:val="0"/>
              <w:marBottom w:val="0"/>
              <w:divBdr>
                <w:top w:val="none" w:sz="0" w:space="0" w:color="auto"/>
                <w:left w:val="none" w:sz="0" w:space="0" w:color="auto"/>
                <w:bottom w:val="none" w:sz="0" w:space="0" w:color="auto"/>
                <w:right w:val="none" w:sz="0" w:space="0" w:color="auto"/>
              </w:divBdr>
            </w:div>
            <w:div w:id="547760412">
              <w:marLeft w:val="0"/>
              <w:marRight w:val="0"/>
              <w:marTop w:val="0"/>
              <w:marBottom w:val="0"/>
              <w:divBdr>
                <w:top w:val="none" w:sz="0" w:space="0" w:color="auto"/>
                <w:left w:val="none" w:sz="0" w:space="0" w:color="auto"/>
                <w:bottom w:val="none" w:sz="0" w:space="0" w:color="auto"/>
                <w:right w:val="none" w:sz="0" w:space="0" w:color="auto"/>
              </w:divBdr>
            </w:div>
            <w:div w:id="547959709">
              <w:marLeft w:val="0"/>
              <w:marRight w:val="0"/>
              <w:marTop w:val="0"/>
              <w:marBottom w:val="0"/>
              <w:divBdr>
                <w:top w:val="none" w:sz="0" w:space="0" w:color="auto"/>
                <w:left w:val="none" w:sz="0" w:space="0" w:color="auto"/>
                <w:bottom w:val="none" w:sz="0" w:space="0" w:color="auto"/>
                <w:right w:val="none" w:sz="0" w:space="0" w:color="auto"/>
              </w:divBdr>
            </w:div>
            <w:div w:id="549616509">
              <w:marLeft w:val="0"/>
              <w:marRight w:val="0"/>
              <w:marTop w:val="0"/>
              <w:marBottom w:val="0"/>
              <w:divBdr>
                <w:top w:val="none" w:sz="0" w:space="0" w:color="auto"/>
                <w:left w:val="none" w:sz="0" w:space="0" w:color="auto"/>
                <w:bottom w:val="none" w:sz="0" w:space="0" w:color="auto"/>
                <w:right w:val="none" w:sz="0" w:space="0" w:color="auto"/>
              </w:divBdr>
            </w:div>
            <w:div w:id="565191486">
              <w:marLeft w:val="0"/>
              <w:marRight w:val="0"/>
              <w:marTop w:val="0"/>
              <w:marBottom w:val="0"/>
              <w:divBdr>
                <w:top w:val="none" w:sz="0" w:space="0" w:color="auto"/>
                <w:left w:val="none" w:sz="0" w:space="0" w:color="auto"/>
                <w:bottom w:val="none" w:sz="0" w:space="0" w:color="auto"/>
                <w:right w:val="none" w:sz="0" w:space="0" w:color="auto"/>
              </w:divBdr>
            </w:div>
            <w:div w:id="565796445">
              <w:marLeft w:val="0"/>
              <w:marRight w:val="0"/>
              <w:marTop w:val="0"/>
              <w:marBottom w:val="0"/>
              <w:divBdr>
                <w:top w:val="none" w:sz="0" w:space="0" w:color="auto"/>
                <w:left w:val="none" w:sz="0" w:space="0" w:color="auto"/>
                <w:bottom w:val="none" w:sz="0" w:space="0" w:color="auto"/>
                <w:right w:val="none" w:sz="0" w:space="0" w:color="auto"/>
              </w:divBdr>
            </w:div>
            <w:div w:id="568464707">
              <w:marLeft w:val="0"/>
              <w:marRight w:val="0"/>
              <w:marTop w:val="0"/>
              <w:marBottom w:val="0"/>
              <w:divBdr>
                <w:top w:val="none" w:sz="0" w:space="0" w:color="auto"/>
                <w:left w:val="none" w:sz="0" w:space="0" w:color="auto"/>
                <w:bottom w:val="none" w:sz="0" w:space="0" w:color="auto"/>
                <w:right w:val="none" w:sz="0" w:space="0" w:color="auto"/>
              </w:divBdr>
            </w:div>
            <w:div w:id="583028923">
              <w:marLeft w:val="0"/>
              <w:marRight w:val="0"/>
              <w:marTop w:val="0"/>
              <w:marBottom w:val="0"/>
              <w:divBdr>
                <w:top w:val="none" w:sz="0" w:space="0" w:color="auto"/>
                <w:left w:val="none" w:sz="0" w:space="0" w:color="auto"/>
                <w:bottom w:val="none" w:sz="0" w:space="0" w:color="auto"/>
                <w:right w:val="none" w:sz="0" w:space="0" w:color="auto"/>
              </w:divBdr>
            </w:div>
            <w:div w:id="594557064">
              <w:marLeft w:val="0"/>
              <w:marRight w:val="0"/>
              <w:marTop w:val="0"/>
              <w:marBottom w:val="0"/>
              <w:divBdr>
                <w:top w:val="none" w:sz="0" w:space="0" w:color="auto"/>
                <w:left w:val="none" w:sz="0" w:space="0" w:color="auto"/>
                <w:bottom w:val="none" w:sz="0" w:space="0" w:color="auto"/>
                <w:right w:val="none" w:sz="0" w:space="0" w:color="auto"/>
              </w:divBdr>
            </w:div>
            <w:div w:id="600378073">
              <w:marLeft w:val="0"/>
              <w:marRight w:val="0"/>
              <w:marTop w:val="0"/>
              <w:marBottom w:val="0"/>
              <w:divBdr>
                <w:top w:val="none" w:sz="0" w:space="0" w:color="auto"/>
                <w:left w:val="none" w:sz="0" w:space="0" w:color="auto"/>
                <w:bottom w:val="none" w:sz="0" w:space="0" w:color="auto"/>
                <w:right w:val="none" w:sz="0" w:space="0" w:color="auto"/>
              </w:divBdr>
            </w:div>
            <w:div w:id="609168453">
              <w:marLeft w:val="0"/>
              <w:marRight w:val="0"/>
              <w:marTop w:val="0"/>
              <w:marBottom w:val="0"/>
              <w:divBdr>
                <w:top w:val="none" w:sz="0" w:space="0" w:color="auto"/>
                <w:left w:val="none" w:sz="0" w:space="0" w:color="auto"/>
                <w:bottom w:val="none" w:sz="0" w:space="0" w:color="auto"/>
                <w:right w:val="none" w:sz="0" w:space="0" w:color="auto"/>
              </w:divBdr>
            </w:div>
            <w:div w:id="615066897">
              <w:marLeft w:val="0"/>
              <w:marRight w:val="0"/>
              <w:marTop w:val="0"/>
              <w:marBottom w:val="0"/>
              <w:divBdr>
                <w:top w:val="none" w:sz="0" w:space="0" w:color="auto"/>
                <w:left w:val="none" w:sz="0" w:space="0" w:color="auto"/>
                <w:bottom w:val="none" w:sz="0" w:space="0" w:color="auto"/>
                <w:right w:val="none" w:sz="0" w:space="0" w:color="auto"/>
              </w:divBdr>
            </w:div>
            <w:div w:id="618999893">
              <w:marLeft w:val="0"/>
              <w:marRight w:val="0"/>
              <w:marTop w:val="0"/>
              <w:marBottom w:val="0"/>
              <w:divBdr>
                <w:top w:val="none" w:sz="0" w:space="0" w:color="auto"/>
                <w:left w:val="none" w:sz="0" w:space="0" w:color="auto"/>
                <w:bottom w:val="none" w:sz="0" w:space="0" w:color="auto"/>
                <w:right w:val="none" w:sz="0" w:space="0" w:color="auto"/>
              </w:divBdr>
            </w:div>
            <w:div w:id="619607394">
              <w:marLeft w:val="0"/>
              <w:marRight w:val="0"/>
              <w:marTop w:val="0"/>
              <w:marBottom w:val="0"/>
              <w:divBdr>
                <w:top w:val="none" w:sz="0" w:space="0" w:color="auto"/>
                <w:left w:val="none" w:sz="0" w:space="0" w:color="auto"/>
                <w:bottom w:val="none" w:sz="0" w:space="0" w:color="auto"/>
                <w:right w:val="none" w:sz="0" w:space="0" w:color="auto"/>
              </w:divBdr>
            </w:div>
            <w:div w:id="624652655">
              <w:marLeft w:val="0"/>
              <w:marRight w:val="0"/>
              <w:marTop w:val="0"/>
              <w:marBottom w:val="0"/>
              <w:divBdr>
                <w:top w:val="none" w:sz="0" w:space="0" w:color="auto"/>
                <w:left w:val="none" w:sz="0" w:space="0" w:color="auto"/>
                <w:bottom w:val="none" w:sz="0" w:space="0" w:color="auto"/>
                <w:right w:val="none" w:sz="0" w:space="0" w:color="auto"/>
              </w:divBdr>
            </w:div>
            <w:div w:id="631323128">
              <w:marLeft w:val="0"/>
              <w:marRight w:val="0"/>
              <w:marTop w:val="0"/>
              <w:marBottom w:val="0"/>
              <w:divBdr>
                <w:top w:val="none" w:sz="0" w:space="0" w:color="auto"/>
                <w:left w:val="none" w:sz="0" w:space="0" w:color="auto"/>
                <w:bottom w:val="none" w:sz="0" w:space="0" w:color="auto"/>
                <w:right w:val="none" w:sz="0" w:space="0" w:color="auto"/>
              </w:divBdr>
            </w:div>
            <w:div w:id="631712135">
              <w:marLeft w:val="0"/>
              <w:marRight w:val="0"/>
              <w:marTop w:val="0"/>
              <w:marBottom w:val="0"/>
              <w:divBdr>
                <w:top w:val="none" w:sz="0" w:space="0" w:color="auto"/>
                <w:left w:val="none" w:sz="0" w:space="0" w:color="auto"/>
                <w:bottom w:val="none" w:sz="0" w:space="0" w:color="auto"/>
                <w:right w:val="none" w:sz="0" w:space="0" w:color="auto"/>
              </w:divBdr>
            </w:div>
            <w:div w:id="636225030">
              <w:marLeft w:val="0"/>
              <w:marRight w:val="0"/>
              <w:marTop w:val="0"/>
              <w:marBottom w:val="0"/>
              <w:divBdr>
                <w:top w:val="none" w:sz="0" w:space="0" w:color="auto"/>
                <w:left w:val="none" w:sz="0" w:space="0" w:color="auto"/>
                <w:bottom w:val="none" w:sz="0" w:space="0" w:color="auto"/>
                <w:right w:val="none" w:sz="0" w:space="0" w:color="auto"/>
              </w:divBdr>
            </w:div>
            <w:div w:id="640430534">
              <w:marLeft w:val="0"/>
              <w:marRight w:val="0"/>
              <w:marTop w:val="0"/>
              <w:marBottom w:val="0"/>
              <w:divBdr>
                <w:top w:val="none" w:sz="0" w:space="0" w:color="auto"/>
                <w:left w:val="none" w:sz="0" w:space="0" w:color="auto"/>
                <w:bottom w:val="none" w:sz="0" w:space="0" w:color="auto"/>
                <w:right w:val="none" w:sz="0" w:space="0" w:color="auto"/>
              </w:divBdr>
            </w:div>
            <w:div w:id="643437822">
              <w:marLeft w:val="0"/>
              <w:marRight w:val="0"/>
              <w:marTop w:val="0"/>
              <w:marBottom w:val="0"/>
              <w:divBdr>
                <w:top w:val="none" w:sz="0" w:space="0" w:color="auto"/>
                <w:left w:val="none" w:sz="0" w:space="0" w:color="auto"/>
                <w:bottom w:val="none" w:sz="0" w:space="0" w:color="auto"/>
                <w:right w:val="none" w:sz="0" w:space="0" w:color="auto"/>
              </w:divBdr>
            </w:div>
            <w:div w:id="647512340">
              <w:marLeft w:val="0"/>
              <w:marRight w:val="0"/>
              <w:marTop w:val="0"/>
              <w:marBottom w:val="0"/>
              <w:divBdr>
                <w:top w:val="none" w:sz="0" w:space="0" w:color="auto"/>
                <w:left w:val="none" w:sz="0" w:space="0" w:color="auto"/>
                <w:bottom w:val="none" w:sz="0" w:space="0" w:color="auto"/>
                <w:right w:val="none" w:sz="0" w:space="0" w:color="auto"/>
              </w:divBdr>
            </w:div>
            <w:div w:id="658192110">
              <w:marLeft w:val="0"/>
              <w:marRight w:val="0"/>
              <w:marTop w:val="0"/>
              <w:marBottom w:val="0"/>
              <w:divBdr>
                <w:top w:val="none" w:sz="0" w:space="0" w:color="auto"/>
                <w:left w:val="none" w:sz="0" w:space="0" w:color="auto"/>
                <w:bottom w:val="none" w:sz="0" w:space="0" w:color="auto"/>
                <w:right w:val="none" w:sz="0" w:space="0" w:color="auto"/>
              </w:divBdr>
            </w:div>
            <w:div w:id="664668825">
              <w:marLeft w:val="0"/>
              <w:marRight w:val="0"/>
              <w:marTop w:val="0"/>
              <w:marBottom w:val="0"/>
              <w:divBdr>
                <w:top w:val="none" w:sz="0" w:space="0" w:color="auto"/>
                <w:left w:val="none" w:sz="0" w:space="0" w:color="auto"/>
                <w:bottom w:val="none" w:sz="0" w:space="0" w:color="auto"/>
                <w:right w:val="none" w:sz="0" w:space="0" w:color="auto"/>
              </w:divBdr>
            </w:div>
            <w:div w:id="675963040">
              <w:marLeft w:val="0"/>
              <w:marRight w:val="0"/>
              <w:marTop w:val="0"/>
              <w:marBottom w:val="0"/>
              <w:divBdr>
                <w:top w:val="none" w:sz="0" w:space="0" w:color="auto"/>
                <w:left w:val="none" w:sz="0" w:space="0" w:color="auto"/>
                <w:bottom w:val="none" w:sz="0" w:space="0" w:color="auto"/>
                <w:right w:val="none" w:sz="0" w:space="0" w:color="auto"/>
              </w:divBdr>
            </w:div>
            <w:div w:id="683627804">
              <w:marLeft w:val="0"/>
              <w:marRight w:val="0"/>
              <w:marTop w:val="0"/>
              <w:marBottom w:val="0"/>
              <w:divBdr>
                <w:top w:val="none" w:sz="0" w:space="0" w:color="auto"/>
                <w:left w:val="none" w:sz="0" w:space="0" w:color="auto"/>
                <w:bottom w:val="none" w:sz="0" w:space="0" w:color="auto"/>
                <w:right w:val="none" w:sz="0" w:space="0" w:color="auto"/>
              </w:divBdr>
            </w:div>
            <w:div w:id="691224670">
              <w:marLeft w:val="0"/>
              <w:marRight w:val="0"/>
              <w:marTop w:val="0"/>
              <w:marBottom w:val="0"/>
              <w:divBdr>
                <w:top w:val="none" w:sz="0" w:space="0" w:color="auto"/>
                <w:left w:val="none" w:sz="0" w:space="0" w:color="auto"/>
                <w:bottom w:val="none" w:sz="0" w:space="0" w:color="auto"/>
                <w:right w:val="none" w:sz="0" w:space="0" w:color="auto"/>
              </w:divBdr>
            </w:div>
            <w:div w:id="708601965">
              <w:marLeft w:val="0"/>
              <w:marRight w:val="0"/>
              <w:marTop w:val="0"/>
              <w:marBottom w:val="0"/>
              <w:divBdr>
                <w:top w:val="none" w:sz="0" w:space="0" w:color="auto"/>
                <w:left w:val="none" w:sz="0" w:space="0" w:color="auto"/>
                <w:bottom w:val="none" w:sz="0" w:space="0" w:color="auto"/>
                <w:right w:val="none" w:sz="0" w:space="0" w:color="auto"/>
              </w:divBdr>
            </w:div>
            <w:div w:id="718624879">
              <w:marLeft w:val="0"/>
              <w:marRight w:val="0"/>
              <w:marTop w:val="0"/>
              <w:marBottom w:val="0"/>
              <w:divBdr>
                <w:top w:val="none" w:sz="0" w:space="0" w:color="auto"/>
                <w:left w:val="none" w:sz="0" w:space="0" w:color="auto"/>
                <w:bottom w:val="none" w:sz="0" w:space="0" w:color="auto"/>
                <w:right w:val="none" w:sz="0" w:space="0" w:color="auto"/>
              </w:divBdr>
            </w:div>
            <w:div w:id="772477387">
              <w:marLeft w:val="0"/>
              <w:marRight w:val="0"/>
              <w:marTop w:val="0"/>
              <w:marBottom w:val="0"/>
              <w:divBdr>
                <w:top w:val="none" w:sz="0" w:space="0" w:color="auto"/>
                <w:left w:val="none" w:sz="0" w:space="0" w:color="auto"/>
                <w:bottom w:val="none" w:sz="0" w:space="0" w:color="auto"/>
                <w:right w:val="none" w:sz="0" w:space="0" w:color="auto"/>
              </w:divBdr>
            </w:div>
            <w:div w:id="773130935">
              <w:marLeft w:val="0"/>
              <w:marRight w:val="0"/>
              <w:marTop w:val="0"/>
              <w:marBottom w:val="0"/>
              <w:divBdr>
                <w:top w:val="none" w:sz="0" w:space="0" w:color="auto"/>
                <w:left w:val="none" w:sz="0" w:space="0" w:color="auto"/>
                <w:bottom w:val="none" w:sz="0" w:space="0" w:color="auto"/>
                <w:right w:val="none" w:sz="0" w:space="0" w:color="auto"/>
              </w:divBdr>
            </w:div>
            <w:div w:id="777330739">
              <w:marLeft w:val="0"/>
              <w:marRight w:val="0"/>
              <w:marTop w:val="0"/>
              <w:marBottom w:val="0"/>
              <w:divBdr>
                <w:top w:val="none" w:sz="0" w:space="0" w:color="auto"/>
                <w:left w:val="none" w:sz="0" w:space="0" w:color="auto"/>
                <w:bottom w:val="none" w:sz="0" w:space="0" w:color="auto"/>
                <w:right w:val="none" w:sz="0" w:space="0" w:color="auto"/>
              </w:divBdr>
            </w:div>
            <w:div w:id="777523634">
              <w:marLeft w:val="0"/>
              <w:marRight w:val="0"/>
              <w:marTop w:val="0"/>
              <w:marBottom w:val="0"/>
              <w:divBdr>
                <w:top w:val="none" w:sz="0" w:space="0" w:color="auto"/>
                <w:left w:val="none" w:sz="0" w:space="0" w:color="auto"/>
                <w:bottom w:val="none" w:sz="0" w:space="0" w:color="auto"/>
                <w:right w:val="none" w:sz="0" w:space="0" w:color="auto"/>
              </w:divBdr>
            </w:div>
            <w:div w:id="789592321">
              <w:marLeft w:val="0"/>
              <w:marRight w:val="0"/>
              <w:marTop w:val="0"/>
              <w:marBottom w:val="0"/>
              <w:divBdr>
                <w:top w:val="none" w:sz="0" w:space="0" w:color="auto"/>
                <w:left w:val="none" w:sz="0" w:space="0" w:color="auto"/>
                <w:bottom w:val="none" w:sz="0" w:space="0" w:color="auto"/>
                <w:right w:val="none" w:sz="0" w:space="0" w:color="auto"/>
              </w:divBdr>
            </w:div>
            <w:div w:id="790561121">
              <w:marLeft w:val="0"/>
              <w:marRight w:val="0"/>
              <w:marTop w:val="0"/>
              <w:marBottom w:val="0"/>
              <w:divBdr>
                <w:top w:val="none" w:sz="0" w:space="0" w:color="auto"/>
                <w:left w:val="none" w:sz="0" w:space="0" w:color="auto"/>
                <w:bottom w:val="none" w:sz="0" w:space="0" w:color="auto"/>
                <w:right w:val="none" w:sz="0" w:space="0" w:color="auto"/>
              </w:divBdr>
            </w:div>
            <w:div w:id="813180637">
              <w:marLeft w:val="0"/>
              <w:marRight w:val="0"/>
              <w:marTop w:val="0"/>
              <w:marBottom w:val="0"/>
              <w:divBdr>
                <w:top w:val="none" w:sz="0" w:space="0" w:color="auto"/>
                <w:left w:val="none" w:sz="0" w:space="0" w:color="auto"/>
                <w:bottom w:val="none" w:sz="0" w:space="0" w:color="auto"/>
                <w:right w:val="none" w:sz="0" w:space="0" w:color="auto"/>
              </w:divBdr>
            </w:div>
            <w:div w:id="820467384">
              <w:marLeft w:val="0"/>
              <w:marRight w:val="0"/>
              <w:marTop w:val="0"/>
              <w:marBottom w:val="0"/>
              <w:divBdr>
                <w:top w:val="none" w:sz="0" w:space="0" w:color="auto"/>
                <w:left w:val="none" w:sz="0" w:space="0" w:color="auto"/>
                <w:bottom w:val="none" w:sz="0" w:space="0" w:color="auto"/>
                <w:right w:val="none" w:sz="0" w:space="0" w:color="auto"/>
              </w:divBdr>
            </w:div>
            <w:div w:id="822354525">
              <w:marLeft w:val="0"/>
              <w:marRight w:val="0"/>
              <w:marTop w:val="0"/>
              <w:marBottom w:val="0"/>
              <w:divBdr>
                <w:top w:val="none" w:sz="0" w:space="0" w:color="auto"/>
                <w:left w:val="none" w:sz="0" w:space="0" w:color="auto"/>
                <w:bottom w:val="none" w:sz="0" w:space="0" w:color="auto"/>
                <w:right w:val="none" w:sz="0" w:space="0" w:color="auto"/>
              </w:divBdr>
            </w:div>
            <w:div w:id="828441548">
              <w:marLeft w:val="0"/>
              <w:marRight w:val="0"/>
              <w:marTop w:val="0"/>
              <w:marBottom w:val="0"/>
              <w:divBdr>
                <w:top w:val="none" w:sz="0" w:space="0" w:color="auto"/>
                <w:left w:val="none" w:sz="0" w:space="0" w:color="auto"/>
                <w:bottom w:val="none" w:sz="0" w:space="0" w:color="auto"/>
                <w:right w:val="none" w:sz="0" w:space="0" w:color="auto"/>
              </w:divBdr>
            </w:div>
            <w:div w:id="829177337">
              <w:marLeft w:val="0"/>
              <w:marRight w:val="0"/>
              <w:marTop w:val="0"/>
              <w:marBottom w:val="0"/>
              <w:divBdr>
                <w:top w:val="none" w:sz="0" w:space="0" w:color="auto"/>
                <w:left w:val="none" w:sz="0" w:space="0" w:color="auto"/>
                <w:bottom w:val="none" w:sz="0" w:space="0" w:color="auto"/>
                <w:right w:val="none" w:sz="0" w:space="0" w:color="auto"/>
              </w:divBdr>
            </w:div>
            <w:div w:id="830147081">
              <w:marLeft w:val="0"/>
              <w:marRight w:val="0"/>
              <w:marTop w:val="0"/>
              <w:marBottom w:val="0"/>
              <w:divBdr>
                <w:top w:val="none" w:sz="0" w:space="0" w:color="auto"/>
                <w:left w:val="none" w:sz="0" w:space="0" w:color="auto"/>
                <w:bottom w:val="none" w:sz="0" w:space="0" w:color="auto"/>
                <w:right w:val="none" w:sz="0" w:space="0" w:color="auto"/>
              </w:divBdr>
            </w:div>
            <w:div w:id="830634197">
              <w:marLeft w:val="0"/>
              <w:marRight w:val="0"/>
              <w:marTop w:val="0"/>
              <w:marBottom w:val="0"/>
              <w:divBdr>
                <w:top w:val="none" w:sz="0" w:space="0" w:color="auto"/>
                <w:left w:val="none" w:sz="0" w:space="0" w:color="auto"/>
                <w:bottom w:val="none" w:sz="0" w:space="0" w:color="auto"/>
                <w:right w:val="none" w:sz="0" w:space="0" w:color="auto"/>
              </w:divBdr>
            </w:div>
            <w:div w:id="835995970">
              <w:marLeft w:val="0"/>
              <w:marRight w:val="0"/>
              <w:marTop w:val="0"/>
              <w:marBottom w:val="0"/>
              <w:divBdr>
                <w:top w:val="none" w:sz="0" w:space="0" w:color="auto"/>
                <w:left w:val="none" w:sz="0" w:space="0" w:color="auto"/>
                <w:bottom w:val="none" w:sz="0" w:space="0" w:color="auto"/>
                <w:right w:val="none" w:sz="0" w:space="0" w:color="auto"/>
              </w:divBdr>
            </w:div>
            <w:div w:id="840120141">
              <w:marLeft w:val="0"/>
              <w:marRight w:val="0"/>
              <w:marTop w:val="0"/>
              <w:marBottom w:val="0"/>
              <w:divBdr>
                <w:top w:val="none" w:sz="0" w:space="0" w:color="auto"/>
                <w:left w:val="none" w:sz="0" w:space="0" w:color="auto"/>
                <w:bottom w:val="none" w:sz="0" w:space="0" w:color="auto"/>
                <w:right w:val="none" w:sz="0" w:space="0" w:color="auto"/>
              </w:divBdr>
            </w:div>
            <w:div w:id="841508684">
              <w:marLeft w:val="0"/>
              <w:marRight w:val="0"/>
              <w:marTop w:val="0"/>
              <w:marBottom w:val="0"/>
              <w:divBdr>
                <w:top w:val="none" w:sz="0" w:space="0" w:color="auto"/>
                <w:left w:val="none" w:sz="0" w:space="0" w:color="auto"/>
                <w:bottom w:val="none" w:sz="0" w:space="0" w:color="auto"/>
                <w:right w:val="none" w:sz="0" w:space="0" w:color="auto"/>
              </w:divBdr>
            </w:div>
            <w:div w:id="858815611">
              <w:marLeft w:val="0"/>
              <w:marRight w:val="0"/>
              <w:marTop w:val="0"/>
              <w:marBottom w:val="0"/>
              <w:divBdr>
                <w:top w:val="none" w:sz="0" w:space="0" w:color="auto"/>
                <w:left w:val="none" w:sz="0" w:space="0" w:color="auto"/>
                <w:bottom w:val="none" w:sz="0" w:space="0" w:color="auto"/>
                <w:right w:val="none" w:sz="0" w:space="0" w:color="auto"/>
              </w:divBdr>
            </w:div>
            <w:div w:id="885026780">
              <w:marLeft w:val="0"/>
              <w:marRight w:val="0"/>
              <w:marTop w:val="0"/>
              <w:marBottom w:val="0"/>
              <w:divBdr>
                <w:top w:val="none" w:sz="0" w:space="0" w:color="auto"/>
                <w:left w:val="none" w:sz="0" w:space="0" w:color="auto"/>
                <w:bottom w:val="none" w:sz="0" w:space="0" w:color="auto"/>
                <w:right w:val="none" w:sz="0" w:space="0" w:color="auto"/>
              </w:divBdr>
            </w:div>
            <w:div w:id="885484621">
              <w:marLeft w:val="0"/>
              <w:marRight w:val="0"/>
              <w:marTop w:val="0"/>
              <w:marBottom w:val="0"/>
              <w:divBdr>
                <w:top w:val="none" w:sz="0" w:space="0" w:color="auto"/>
                <w:left w:val="none" w:sz="0" w:space="0" w:color="auto"/>
                <w:bottom w:val="none" w:sz="0" w:space="0" w:color="auto"/>
                <w:right w:val="none" w:sz="0" w:space="0" w:color="auto"/>
              </w:divBdr>
            </w:div>
            <w:div w:id="888415848">
              <w:marLeft w:val="0"/>
              <w:marRight w:val="0"/>
              <w:marTop w:val="0"/>
              <w:marBottom w:val="0"/>
              <w:divBdr>
                <w:top w:val="none" w:sz="0" w:space="0" w:color="auto"/>
                <w:left w:val="none" w:sz="0" w:space="0" w:color="auto"/>
                <w:bottom w:val="none" w:sz="0" w:space="0" w:color="auto"/>
                <w:right w:val="none" w:sz="0" w:space="0" w:color="auto"/>
              </w:divBdr>
            </w:div>
            <w:div w:id="893154514">
              <w:marLeft w:val="0"/>
              <w:marRight w:val="0"/>
              <w:marTop w:val="0"/>
              <w:marBottom w:val="0"/>
              <w:divBdr>
                <w:top w:val="none" w:sz="0" w:space="0" w:color="auto"/>
                <w:left w:val="none" w:sz="0" w:space="0" w:color="auto"/>
                <w:bottom w:val="none" w:sz="0" w:space="0" w:color="auto"/>
                <w:right w:val="none" w:sz="0" w:space="0" w:color="auto"/>
              </w:divBdr>
            </w:div>
            <w:div w:id="904031499">
              <w:marLeft w:val="0"/>
              <w:marRight w:val="0"/>
              <w:marTop w:val="0"/>
              <w:marBottom w:val="0"/>
              <w:divBdr>
                <w:top w:val="none" w:sz="0" w:space="0" w:color="auto"/>
                <w:left w:val="none" w:sz="0" w:space="0" w:color="auto"/>
                <w:bottom w:val="none" w:sz="0" w:space="0" w:color="auto"/>
                <w:right w:val="none" w:sz="0" w:space="0" w:color="auto"/>
              </w:divBdr>
            </w:div>
            <w:div w:id="904529272">
              <w:marLeft w:val="0"/>
              <w:marRight w:val="0"/>
              <w:marTop w:val="0"/>
              <w:marBottom w:val="0"/>
              <w:divBdr>
                <w:top w:val="none" w:sz="0" w:space="0" w:color="auto"/>
                <w:left w:val="none" w:sz="0" w:space="0" w:color="auto"/>
                <w:bottom w:val="none" w:sz="0" w:space="0" w:color="auto"/>
                <w:right w:val="none" w:sz="0" w:space="0" w:color="auto"/>
              </w:divBdr>
            </w:div>
            <w:div w:id="905647229">
              <w:marLeft w:val="0"/>
              <w:marRight w:val="0"/>
              <w:marTop w:val="0"/>
              <w:marBottom w:val="0"/>
              <w:divBdr>
                <w:top w:val="none" w:sz="0" w:space="0" w:color="auto"/>
                <w:left w:val="none" w:sz="0" w:space="0" w:color="auto"/>
                <w:bottom w:val="none" w:sz="0" w:space="0" w:color="auto"/>
                <w:right w:val="none" w:sz="0" w:space="0" w:color="auto"/>
              </w:divBdr>
            </w:div>
            <w:div w:id="909657167">
              <w:marLeft w:val="0"/>
              <w:marRight w:val="0"/>
              <w:marTop w:val="0"/>
              <w:marBottom w:val="0"/>
              <w:divBdr>
                <w:top w:val="none" w:sz="0" w:space="0" w:color="auto"/>
                <w:left w:val="none" w:sz="0" w:space="0" w:color="auto"/>
                <w:bottom w:val="none" w:sz="0" w:space="0" w:color="auto"/>
                <w:right w:val="none" w:sz="0" w:space="0" w:color="auto"/>
              </w:divBdr>
            </w:div>
            <w:div w:id="912395847">
              <w:marLeft w:val="0"/>
              <w:marRight w:val="0"/>
              <w:marTop w:val="0"/>
              <w:marBottom w:val="0"/>
              <w:divBdr>
                <w:top w:val="none" w:sz="0" w:space="0" w:color="auto"/>
                <w:left w:val="none" w:sz="0" w:space="0" w:color="auto"/>
                <w:bottom w:val="none" w:sz="0" w:space="0" w:color="auto"/>
                <w:right w:val="none" w:sz="0" w:space="0" w:color="auto"/>
              </w:divBdr>
            </w:div>
            <w:div w:id="926692771">
              <w:marLeft w:val="0"/>
              <w:marRight w:val="0"/>
              <w:marTop w:val="0"/>
              <w:marBottom w:val="0"/>
              <w:divBdr>
                <w:top w:val="none" w:sz="0" w:space="0" w:color="auto"/>
                <w:left w:val="none" w:sz="0" w:space="0" w:color="auto"/>
                <w:bottom w:val="none" w:sz="0" w:space="0" w:color="auto"/>
                <w:right w:val="none" w:sz="0" w:space="0" w:color="auto"/>
              </w:divBdr>
            </w:div>
            <w:div w:id="929966978">
              <w:marLeft w:val="0"/>
              <w:marRight w:val="0"/>
              <w:marTop w:val="0"/>
              <w:marBottom w:val="0"/>
              <w:divBdr>
                <w:top w:val="none" w:sz="0" w:space="0" w:color="auto"/>
                <w:left w:val="none" w:sz="0" w:space="0" w:color="auto"/>
                <w:bottom w:val="none" w:sz="0" w:space="0" w:color="auto"/>
                <w:right w:val="none" w:sz="0" w:space="0" w:color="auto"/>
              </w:divBdr>
            </w:div>
            <w:div w:id="930552293">
              <w:marLeft w:val="0"/>
              <w:marRight w:val="0"/>
              <w:marTop w:val="0"/>
              <w:marBottom w:val="0"/>
              <w:divBdr>
                <w:top w:val="none" w:sz="0" w:space="0" w:color="auto"/>
                <w:left w:val="none" w:sz="0" w:space="0" w:color="auto"/>
                <w:bottom w:val="none" w:sz="0" w:space="0" w:color="auto"/>
                <w:right w:val="none" w:sz="0" w:space="0" w:color="auto"/>
              </w:divBdr>
            </w:div>
            <w:div w:id="974145192">
              <w:marLeft w:val="0"/>
              <w:marRight w:val="0"/>
              <w:marTop w:val="0"/>
              <w:marBottom w:val="0"/>
              <w:divBdr>
                <w:top w:val="none" w:sz="0" w:space="0" w:color="auto"/>
                <w:left w:val="none" w:sz="0" w:space="0" w:color="auto"/>
                <w:bottom w:val="none" w:sz="0" w:space="0" w:color="auto"/>
                <w:right w:val="none" w:sz="0" w:space="0" w:color="auto"/>
              </w:divBdr>
            </w:div>
            <w:div w:id="985354191">
              <w:marLeft w:val="0"/>
              <w:marRight w:val="0"/>
              <w:marTop w:val="0"/>
              <w:marBottom w:val="0"/>
              <w:divBdr>
                <w:top w:val="none" w:sz="0" w:space="0" w:color="auto"/>
                <w:left w:val="none" w:sz="0" w:space="0" w:color="auto"/>
                <w:bottom w:val="none" w:sz="0" w:space="0" w:color="auto"/>
                <w:right w:val="none" w:sz="0" w:space="0" w:color="auto"/>
              </w:divBdr>
            </w:div>
            <w:div w:id="990599082">
              <w:marLeft w:val="0"/>
              <w:marRight w:val="0"/>
              <w:marTop w:val="0"/>
              <w:marBottom w:val="0"/>
              <w:divBdr>
                <w:top w:val="none" w:sz="0" w:space="0" w:color="auto"/>
                <w:left w:val="none" w:sz="0" w:space="0" w:color="auto"/>
                <w:bottom w:val="none" w:sz="0" w:space="0" w:color="auto"/>
                <w:right w:val="none" w:sz="0" w:space="0" w:color="auto"/>
              </w:divBdr>
            </w:div>
            <w:div w:id="993294275">
              <w:marLeft w:val="0"/>
              <w:marRight w:val="0"/>
              <w:marTop w:val="0"/>
              <w:marBottom w:val="0"/>
              <w:divBdr>
                <w:top w:val="none" w:sz="0" w:space="0" w:color="auto"/>
                <w:left w:val="none" w:sz="0" w:space="0" w:color="auto"/>
                <w:bottom w:val="none" w:sz="0" w:space="0" w:color="auto"/>
                <w:right w:val="none" w:sz="0" w:space="0" w:color="auto"/>
              </w:divBdr>
            </w:div>
            <w:div w:id="996960953">
              <w:marLeft w:val="0"/>
              <w:marRight w:val="0"/>
              <w:marTop w:val="0"/>
              <w:marBottom w:val="0"/>
              <w:divBdr>
                <w:top w:val="none" w:sz="0" w:space="0" w:color="auto"/>
                <w:left w:val="none" w:sz="0" w:space="0" w:color="auto"/>
                <w:bottom w:val="none" w:sz="0" w:space="0" w:color="auto"/>
                <w:right w:val="none" w:sz="0" w:space="0" w:color="auto"/>
              </w:divBdr>
            </w:div>
            <w:div w:id="1006521108">
              <w:marLeft w:val="0"/>
              <w:marRight w:val="0"/>
              <w:marTop w:val="0"/>
              <w:marBottom w:val="0"/>
              <w:divBdr>
                <w:top w:val="none" w:sz="0" w:space="0" w:color="auto"/>
                <w:left w:val="none" w:sz="0" w:space="0" w:color="auto"/>
                <w:bottom w:val="none" w:sz="0" w:space="0" w:color="auto"/>
                <w:right w:val="none" w:sz="0" w:space="0" w:color="auto"/>
              </w:divBdr>
            </w:div>
            <w:div w:id="1032612707">
              <w:marLeft w:val="0"/>
              <w:marRight w:val="0"/>
              <w:marTop w:val="0"/>
              <w:marBottom w:val="0"/>
              <w:divBdr>
                <w:top w:val="none" w:sz="0" w:space="0" w:color="auto"/>
                <w:left w:val="none" w:sz="0" w:space="0" w:color="auto"/>
                <w:bottom w:val="none" w:sz="0" w:space="0" w:color="auto"/>
                <w:right w:val="none" w:sz="0" w:space="0" w:color="auto"/>
              </w:divBdr>
            </w:div>
            <w:div w:id="1035614511">
              <w:marLeft w:val="0"/>
              <w:marRight w:val="0"/>
              <w:marTop w:val="0"/>
              <w:marBottom w:val="0"/>
              <w:divBdr>
                <w:top w:val="none" w:sz="0" w:space="0" w:color="auto"/>
                <w:left w:val="none" w:sz="0" w:space="0" w:color="auto"/>
                <w:bottom w:val="none" w:sz="0" w:space="0" w:color="auto"/>
                <w:right w:val="none" w:sz="0" w:space="0" w:color="auto"/>
              </w:divBdr>
            </w:div>
            <w:div w:id="1046105871">
              <w:marLeft w:val="0"/>
              <w:marRight w:val="0"/>
              <w:marTop w:val="0"/>
              <w:marBottom w:val="0"/>
              <w:divBdr>
                <w:top w:val="none" w:sz="0" w:space="0" w:color="auto"/>
                <w:left w:val="none" w:sz="0" w:space="0" w:color="auto"/>
                <w:bottom w:val="none" w:sz="0" w:space="0" w:color="auto"/>
                <w:right w:val="none" w:sz="0" w:space="0" w:color="auto"/>
              </w:divBdr>
            </w:div>
            <w:div w:id="1050375799">
              <w:marLeft w:val="0"/>
              <w:marRight w:val="0"/>
              <w:marTop w:val="0"/>
              <w:marBottom w:val="0"/>
              <w:divBdr>
                <w:top w:val="none" w:sz="0" w:space="0" w:color="auto"/>
                <w:left w:val="none" w:sz="0" w:space="0" w:color="auto"/>
                <w:bottom w:val="none" w:sz="0" w:space="0" w:color="auto"/>
                <w:right w:val="none" w:sz="0" w:space="0" w:color="auto"/>
              </w:divBdr>
            </w:div>
            <w:div w:id="1062220587">
              <w:marLeft w:val="0"/>
              <w:marRight w:val="0"/>
              <w:marTop w:val="0"/>
              <w:marBottom w:val="0"/>
              <w:divBdr>
                <w:top w:val="none" w:sz="0" w:space="0" w:color="auto"/>
                <w:left w:val="none" w:sz="0" w:space="0" w:color="auto"/>
                <w:bottom w:val="none" w:sz="0" w:space="0" w:color="auto"/>
                <w:right w:val="none" w:sz="0" w:space="0" w:color="auto"/>
              </w:divBdr>
            </w:div>
            <w:div w:id="1062946612">
              <w:marLeft w:val="0"/>
              <w:marRight w:val="0"/>
              <w:marTop w:val="0"/>
              <w:marBottom w:val="0"/>
              <w:divBdr>
                <w:top w:val="none" w:sz="0" w:space="0" w:color="auto"/>
                <w:left w:val="none" w:sz="0" w:space="0" w:color="auto"/>
                <w:bottom w:val="none" w:sz="0" w:space="0" w:color="auto"/>
                <w:right w:val="none" w:sz="0" w:space="0" w:color="auto"/>
              </w:divBdr>
            </w:div>
            <w:div w:id="1067416335">
              <w:marLeft w:val="0"/>
              <w:marRight w:val="0"/>
              <w:marTop w:val="0"/>
              <w:marBottom w:val="0"/>
              <w:divBdr>
                <w:top w:val="none" w:sz="0" w:space="0" w:color="auto"/>
                <w:left w:val="none" w:sz="0" w:space="0" w:color="auto"/>
                <w:bottom w:val="none" w:sz="0" w:space="0" w:color="auto"/>
                <w:right w:val="none" w:sz="0" w:space="0" w:color="auto"/>
              </w:divBdr>
            </w:div>
            <w:div w:id="1072003401">
              <w:marLeft w:val="0"/>
              <w:marRight w:val="0"/>
              <w:marTop w:val="0"/>
              <w:marBottom w:val="0"/>
              <w:divBdr>
                <w:top w:val="none" w:sz="0" w:space="0" w:color="auto"/>
                <w:left w:val="none" w:sz="0" w:space="0" w:color="auto"/>
                <w:bottom w:val="none" w:sz="0" w:space="0" w:color="auto"/>
                <w:right w:val="none" w:sz="0" w:space="0" w:color="auto"/>
              </w:divBdr>
            </w:div>
            <w:div w:id="1072848773">
              <w:marLeft w:val="0"/>
              <w:marRight w:val="0"/>
              <w:marTop w:val="0"/>
              <w:marBottom w:val="0"/>
              <w:divBdr>
                <w:top w:val="none" w:sz="0" w:space="0" w:color="auto"/>
                <w:left w:val="none" w:sz="0" w:space="0" w:color="auto"/>
                <w:bottom w:val="none" w:sz="0" w:space="0" w:color="auto"/>
                <w:right w:val="none" w:sz="0" w:space="0" w:color="auto"/>
              </w:divBdr>
            </w:div>
            <w:div w:id="1084492936">
              <w:marLeft w:val="0"/>
              <w:marRight w:val="0"/>
              <w:marTop w:val="0"/>
              <w:marBottom w:val="0"/>
              <w:divBdr>
                <w:top w:val="none" w:sz="0" w:space="0" w:color="auto"/>
                <w:left w:val="none" w:sz="0" w:space="0" w:color="auto"/>
                <w:bottom w:val="none" w:sz="0" w:space="0" w:color="auto"/>
                <w:right w:val="none" w:sz="0" w:space="0" w:color="auto"/>
              </w:divBdr>
            </w:div>
            <w:div w:id="109216117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092777537">
              <w:marLeft w:val="0"/>
              <w:marRight w:val="0"/>
              <w:marTop w:val="0"/>
              <w:marBottom w:val="0"/>
              <w:divBdr>
                <w:top w:val="none" w:sz="0" w:space="0" w:color="auto"/>
                <w:left w:val="none" w:sz="0" w:space="0" w:color="auto"/>
                <w:bottom w:val="none" w:sz="0" w:space="0" w:color="auto"/>
                <w:right w:val="none" w:sz="0" w:space="0" w:color="auto"/>
              </w:divBdr>
            </w:div>
            <w:div w:id="1097336594">
              <w:marLeft w:val="0"/>
              <w:marRight w:val="0"/>
              <w:marTop w:val="0"/>
              <w:marBottom w:val="0"/>
              <w:divBdr>
                <w:top w:val="none" w:sz="0" w:space="0" w:color="auto"/>
                <w:left w:val="none" w:sz="0" w:space="0" w:color="auto"/>
                <w:bottom w:val="none" w:sz="0" w:space="0" w:color="auto"/>
                <w:right w:val="none" w:sz="0" w:space="0" w:color="auto"/>
              </w:divBdr>
            </w:div>
            <w:div w:id="1099595307">
              <w:marLeft w:val="0"/>
              <w:marRight w:val="0"/>
              <w:marTop w:val="0"/>
              <w:marBottom w:val="0"/>
              <w:divBdr>
                <w:top w:val="none" w:sz="0" w:space="0" w:color="auto"/>
                <w:left w:val="none" w:sz="0" w:space="0" w:color="auto"/>
                <w:bottom w:val="none" w:sz="0" w:space="0" w:color="auto"/>
                <w:right w:val="none" w:sz="0" w:space="0" w:color="auto"/>
              </w:divBdr>
            </w:div>
            <w:div w:id="1102340622">
              <w:marLeft w:val="0"/>
              <w:marRight w:val="0"/>
              <w:marTop w:val="0"/>
              <w:marBottom w:val="0"/>
              <w:divBdr>
                <w:top w:val="none" w:sz="0" w:space="0" w:color="auto"/>
                <w:left w:val="none" w:sz="0" w:space="0" w:color="auto"/>
                <w:bottom w:val="none" w:sz="0" w:space="0" w:color="auto"/>
                <w:right w:val="none" w:sz="0" w:space="0" w:color="auto"/>
              </w:divBdr>
            </w:div>
            <w:div w:id="1107772828">
              <w:marLeft w:val="0"/>
              <w:marRight w:val="0"/>
              <w:marTop w:val="0"/>
              <w:marBottom w:val="0"/>
              <w:divBdr>
                <w:top w:val="none" w:sz="0" w:space="0" w:color="auto"/>
                <w:left w:val="none" w:sz="0" w:space="0" w:color="auto"/>
                <w:bottom w:val="none" w:sz="0" w:space="0" w:color="auto"/>
                <w:right w:val="none" w:sz="0" w:space="0" w:color="auto"/>
              </w:divBdr>
            </w:div>
            <w:div w:id="1109085773">
              <w:marLeft w:val="0"/>
              <w:marRight w:val="0"/>
              <w:marTop w:val="0"/>
              <w:marBottom w:val="0"/>
              <w:divBdr>
                <w:top w:val="none" w:sz="0" w:space="0" w:color="auto"/>
                <w:left w:val="none" w:sz="0" w:space="0" w:color="auto"/>
                <w:bottom w:val="none" w:sz="0" w:space="0" w:color="auto"/>
                <w:right w:val="none" w:sz="0" w:space="0" w:color="auto"/>
              </w:divBdr>
            </w:div>
            <w:div w:id="1124541371">
              <w:marLeft w:val="0"/>
              <w:marRight w:val="0"/>
              <w:marTop w:val="0"/>
              <w:marBottom w:val="0"/>
              <w:divBdr>
                <w:top w:val="none" w:sz="0" w:space="0" w:color="auto"/>
                <w:left w:val="none" w:sz="0" w:space="0" w:color="auto"/>
                <w:bottom w:val="none" w:sz="0" w:space="0" w:color="auto"/>
                <w:right w:val="none" w:sz="0" w:space="0" w:color="auto"/>
              </w:divBdr>
            </w:div>
            <w:div w:id="1125656581">
              <w:marLeft w:val="0"/>
              <w:marRight w:val="0"/>
              <w:marTop w:val="0"/>
              <w:marBottom w:val="0"/>
              <w:divBdr>
                <w:top w:val="none" w:sz="0" w:space="0" w:color="auto"/>
                <w:left w:val="none" w:sz="0" w:space="0" w:color="auto"/>
                <w:bottom w:val="none" w:sz="0" w:space="0" w:color="auto"/>
                <w:right w:val="none" w:sz="0" w:space="0" w:color="auto"/>
              </w:divBdr>
            </w:div>
            <w:div w:id="1131022716">
              <w:marLeft w:val="0"/>
              <w:marRight w:val="0"/>
              <w:marTop w:val="0"/>
              <w:marBottom w:val="0"/>
              <w:divBdr>
                <w:top w:val="none" w:sz="0" w:space="0" w:color="auto"/>
                <w:left w:val="none" w:sz="0" w:space="0" w:color="auto"/>
                <w:bottom w:val="none" w:sz="0" w:space="0" w:color="auto"/>
                <w:right w:val="none" w:sz="0" w:space="0" w:color="auto"/>
              </w:divBdr>
            </w:div>
            <w:div w:id="1142187136">
              <w:marLeft w:val="0"/>
              <w:marRight w:val="0"/>
              <w:marTop w:val="0"/>
              <w:marBottom w:val="0"/>
              <w:divBdr>
                <w:top w:val="none" w:sz="0" w:space="0" w:color="auto"/>
                <w:left w:val="none" w:sz="0" w:space="0" w:color="auto"/>
                <w:bottom w:val="none" w:sz="0" w:space="0" w:color="auto"/>
                <w:right w:val="none" w:sz="0" w:space="0" w:color="auto"/>
              </w:divBdr>
            </w:div>
            <w:div w:id="1155879938">
              <w:marLeft w:val="0"/>
              <w:marRight w:val="0"/>
              <w:marTop w:val="0"/>
              <w:marBottom w:val="0"/>
              <w:divBdr>
                <w:top w:val="none" w:sz="0" w:space="0" w:color="auto"/>
                <w:left w:val="none" w:sz="0" w:space="0" w:color="auto"/>
                <w:bottom w:val="none" w:sz="0" w:space="0" w:color="auto"/>
                <w:right w:val="none" w:sz="0" w:space="0" w:color="auto"/>
              </w:divBdr>
            </w:div>
            <w:div w:id="1158306118">
              <w:marLeft w:val="0"/>
              <w:marRight w:val="0"/>
              <w:marTop w:val="0"/>
              <w:marBottom w:val="0"/>
              <w:divBdr>
                <w:top w:val="none" w:sz="0" w:space="0" w:color="auto"/>
                <w:left w:val="none" w:sz="0" w:space="0" w:color="auto"/>
                <w:bottom w:val="none" w:sz="0" w:space="0" w:color="auto"/>
                <w:right w:val="none" w:sz="0" w:space="0" w:color="auto"/>
              </w:divBdr>
            </w:div>
            <w:div w:id="1158687803">
              <w:marLeft w:val="0"/>
              <w:marRight w:val="0"/>
              <w:marTop w:val="0"/>
              <w:marBottom w:val="0"/>
              <w:divBdr>
                <w:top w:val="none" w:sz="0" w:space="0" w:color="auto"/>
                <w:left w:val="none" w:sz="0" w:space="0" w:color="auto"/>
                <w:bottom w:val="none" w:sz="0" w:space="0" w:color="auto"/>
                <w:right w:val="none" w:sz="0" w:space="0" w:color="auto"/>
              </w:divBdr>
            </w:div>
            <w:div w:id="1161193345">
              <w:marLeft w:val="0"/>
              <w:marRight w:val="0"/>
              <w:marTop w:val="0"/>
              <w:marBottom w:val="0"/>
              <w:divBdr>
                <w:top w:val="none" w:sz="0" w:space="0" w:color="auto"/>
                <w:left w:val="none" w:sz="0" w:space="0" w:color="auto"/>
                <w:bottom w:val="none" w:sz="0" w:space="0" w:color="auto"/>
                <w:right w:val="none" w:sz="0" w:space="0" w:color="auto"/>
              </w:divBdr>
            </w:div>
            <w:div w:id="1167481043">
              <w:marLeft w:val="0"/>
              <w:marRight w:val="0"/>
              <w:marTop w:val="0"/>
              <w:marBottom w:val="0"/>
              <w:divBdr>
                <w:top w:val="none" w:sz="0" w:space="0" w:color="auto"/>
                <w:left w:val="none" w:sz="0" w:space="0" w:color="auto"/>
                <w:bottom w:val="none" w:sz="0" w:space="0" w:color="auto"/>
                <w:right w:val="none" w:sz="0" w:space="0" w:color="auto"/>
              </w:divBdr>
            </w:div>
            <w:div w:id="1168979944">
              <w:marLeft w:val="0"/>
              <w:marRight w:val="0"/>
              <w:marTop w:val="0"/>
              <w:marBottom w:val="0"/>
              <w:divBdr>
                <w:top w:val="none" w:sz="0" w:space="0" w:color="auto"/>
                <w:left w:val="none" w:sz="0" w:space="0" w:color="auto"/>
                <w:bottom w:val="none" w:sz="0" w:space="0" w:color="auto"/>
                <w:right w:val="none" w:sz="0" w:space="0" w:color="auto"/>
              </w:divBdr>
            </w:div>
            <w:div w:id="1171994033">
              <w:marLeft w:val="0"/>
              <w:marRight w:val="0"/>
              <w:marTop w:val="0"/>
              <w:marBottom w:val="0"/>
              <w:divBdr>
                <w:top w:val="none" w:sz="0" w:space="0" w:color="auto"/>
                <w:left w:val="none" w:sz="0" w:space="0" w:color="auto"/>
                <w:bottom w:val="none" w:sz="0" w:space="0" w:color="auto"/>
                <w:right w:val="none" w:sz="0" w:space="0" w:color="auto"/>
              </w:divBdr>
            </w:div>
            <w:div w:id="1172917392">
              <w:marLeft w:val="0"/>
              <w:marRight w:val="0"/>
              <w:marTop w:val="0"/>
              <w:marBottom w:val="0"/>
              <w:divBdr>
                <w:top w:val="none" w:sz="0" w:space="0" w:color="auto"/>
                <w:left w:val="none" w:sz="0" w:space="0" w:color="auto"/>
                <w:bottom w:val="none" w:sz="0" w:space="0" w:color="auto"/>
                <w:right w:val="none" w:sz="0" w:space="0" w:color="auto"/>
              </w:divBdr>
            </w:div>
            <w:div w:id="1190755303">
              <w:marLeft w:val="0"/>
              <w:marRight w:val="0"/>
              <w:marTop w:val="0"/>
              <w:marBottom w:val="0"/>
              <w:divBdr>
                <w:top w:val="none" w:sz="0" w:space="0" w:color="auto"/>
                <w:left w:val="none" w:sz="0" w:space="0" w:color="auto"/>
                <w:bottom w:val="none" w:sz="0" w:space="0" w:color="auto"/>
                <w:right w:val="none" w:sz="0" w:space="0" w:color="auto"/>
              </w:divBdr>
            </w:div>
            <w:div w:id="1201625477">
              <w:marLeft w:val="0"/>
              <w:marRight w:val="0"/>
              <w:marTop w:val="0"/>
              <w:marBottom w:val="0"/>
              <w:divBdr>
                <w:top w:val="none" w:sz="0" w:space="0" w:color="auto"/>
                <w:left w:val="none" w:sz="0" w:space="0" w:color="auto"/>
                <w:bottom w:val="none" w:sz="0" w:space="0" w:color="auto"/>
                <w:right w:val="none" w:sz="0" w:space="0" w:color="auto"/>
              </w:divBdr>
            </w:div>
            <w:div w:id="1218589557">
              <w:marLeft w:val="0"/>
              <w:marRight w:val="0"/>
              <w:marTop w:val="0"/>
              <w:marBottom w:val="0"/>
              <w:divBdr>
                <w:top w:val="none" w:sz="0" w:space="0" w:color="auto"/>
                <w:left w:val="none" w:sz="0" w:space="0" w:color="auto"/>
                <w:bottom w:val="none" w:sz="0" w:space="0" w:color="auto"/>
                <w:right w:val="none" w:sz="0" w:space="0" w:color="auto"/>
              </w:divBdr>
            </w:div>
            <w:div w:id="1228497835">
              <w:marLeft w:val="0"/>
              <w:marRight w:val="0"/>
              <w:marTop w:val="0"/>
              <w:marBottom w:val="0"/>
              <w:divBdr>
                <w:top w:val="none" w:sz="0" w:space="0" w:color="auto"/>
                <w:left w:val="none" w:sz="0" w:space="0" w:color="auto"/>
                <w:bottom w:val="none" w:sz="0" w:space="0" w:color="auto"/>
                <w:right w:val="none" w:sz="0" w:space="0" w:color="auto"/>
              </w:divBdr>
            </w:div>
            <w:div w:id="1230455727">
              <w:marLeft w:val="0"/>
              <w:marRight w:val="0"/>
              <w:marTop w:val="0"/>
              <w:marBottom w:val="0"/>
              <w:divBdr>
                <w:top w:val="none" w:sz="0" w:space="0" w:color="auto"/>
                <w:left w:val="none" w:sz="0" w:space="0" w:color="auto"/>
                <w:bottom w:val="none" w:sz="0" w:space="0" w:color="auto"/>
                <w:right w:val="none" w:sz="0" w:space="0" w:color="auto"/>
              </w:divBdr>
            </w:div>
            <w:div w:id="1234196697">
              <w:marLeft w:val="0"/>
              <w:marRight w:val="0"/>
              <w:marTop w:val="0"/>
              <w:marBottom w:val="0"/>
              <w:divBdr>
                <w:top w:val="none" w:sz="0" w:space="0" w:color="auto"/>
                <w:left w:val="none" w:sz="0" w:space="0" w:color="auto"/>
                <w:bottom w:val="none" w:sz="0" w:space="0" w:color="auto"/>
                <w:right w:val="none" w:sz="0" w:space="0" w:color="auto"/>
              </w:divBdr>
            </w:div>
            <w:div w:id="1253928686">
              <w:marLeft w:val="0"/>
              <w:marRight w:val="0"/>
              <w:marTop w:val="0"/>
              <w:marBottom w:val="0"/>
              <w:divBdr>
                <w:top w:val="none" w:sz="0" w:space="0" w:color="auto"/>
                <w:left w:val="none" w:sz="0" w:space="0" w:color="auto"/>
                <w:bottom w:val="none" w:sz="0" w:space="0" w:color="auto"/>
                <w:right w:val="none" w:sz="0" w:space="0" w:color="auto"/>
              </w:divBdr>
            </w:div>
            <w:div w:id="1254388862">
              <w:marLeft w:val="0"/>
              <w:marRight w:val="0"/>
              <w:marTop w:val="0"/>
              <w:marBottom w:val="0"/>
              <w:divBdr>
                <w:top w:val="none" w:sz="0" w:space="0" w:color="auto"/>
                <w:left w:val="none" w:sz="0" w:space="0" w:color="auto"/>
                <w:bottom w:val="none" w:sz="0" w:space="0" w:color="auto"/>
                <w:right w:val="none" w:sz="0" w:space="0" w:color="auto"/>
              </w:divBdr>
            </w:div>
            <w:div w:id="1256397105">
              <w:marLeft w:val="0"/>
              <w:marRight w:val="0"/>
              <w:marTop w:val="0"/>
              <w:marBottom w:val="0"/>
              <w:divBdr>
                <w:top w:val="none" w:sz="0" w:space="0" w:color="auto"/>
                <w:left w:val="none" w:sz="0" w:space="0" w:color="auto"/>
                <w:bottom w:val="none" w:sz="0" w:space="0" w:color="auto"/>
                <w:right w:val="none" w:sz="0" w:space="0" w:color="auto"/>
              </w:divBdr>
            </w:div>
            <w:div w:id="1281494448">
              <w:marLeft w:val="0"/>
              <w:marRight w:val="0"/>
              <w:marTop w:val="0"/>
              <w:marBottom w:val="0"/>
              <w:divBdr>
                <w:top w:val="none" w:sz="0" w:space="0" w:color="auto"/>
                <w:left w:val="none" w:sz="0" w:space="0" w:color="auto"/>
                <w:bottom w:val="none" w:sz="0" w:space="0" w:color="auto"/>
                <w:right w:val="none" w:sz="0" w:space="0" w:color="auto"/>
              </w:divBdr>
            </w:div>
            <w:div w:id="1284850934">
              <w:marLeft w:val="0"/>
              <w:marRight w:val="0"/>
              <w:marTop w:val="0"/>
              <w:marBottom w:val="0"/>
              <w:divBdr>
                <w:top w:val="none" w:sz="0" w:space="0" w:color="auto"/>
                <w:left w:val="none" w:sz="0" w:space="0" w:color="auto"/>
                <w:bottom w:val="none" w:sz="0" w:space="0" w:color="auto"/>
                <w:right w:val="none" w:sz="0" w:space="0" w:color="auto"/>
              </w:divBdr>
            </w:div>
            <w:div w:id="1286233761">
              <w:marLeft w:val="0"/>
              <w:marRight w:val="0"/>
              <w:marTop w:val="0"/>
              <w:marBottom w:val="0"/>
              <w:divBdr>
                <w:top w:val="none" w:sz="0" w:space="0" w:color="auto"/>
                <w:left w:val="none" w:sz="0" w:space="0" w:color="auto"/>
                <w:bottom w:val="none" w:sz="0" w:space="0" w:color="auto"/>
                <w:right w:val="none" w:sz="0" w:space="0" w:color="auto"/>
              </w:divBdr>
            </w:div>
            <w:div w:id="1309282216">
              <w:marLeft w:val="0"/>
              <w:marRight w:val="0"/>
              <w:marTop w:val="0"/>
              <w:marBottom w:val="0"/>
              <w:divBdr>
                <w:top w:val="none" w:sz="0" w:space="0" w:color="auto"/>
                <w:left w:val="none" w:sz="0" w:space="0" w:color="auto"/>
                <w:bottom w:val="none" w:sz="0" w:space="0" w:color="auto"/>
                <w:right w:val="none" w:sz="0" w:space="0" w:color="auto"/>
              </w:divBdr>
            </w:div>
            <w:div w:id="1327708464">
              <w:marLeft w:val="0"/>
              <w:marRight w:val="0"/>
              <w:marTop w:val="0"/>
              <w:marBottom w:val="0"/>
              <w:divBdr>
                <w:top w:val="none" w:sz="0" w:space="0" w:color="auto"/>
                <w:left w:val="none" w:sz="0" w:space="0" w:color="auto"/>
                <w:bottom w:val="none" w:sz="0" w:space="0" w:color="auto"/>
                <w:right w:val="none" w:sz="0" w:space="0" w:color="auto"/>
              </w:divBdr>
            </w:div>
            <w:div w:id="1331172947">
              <w:marLeft w:val="0"/>
              <w:marRight w:val="0"/>
              <w:marTop w:val="0"/>
              <w:marBottom w:val="0"/>
              <w:divBdr>
                <w:top w:val="none" w:sz="0" w:space="0" w:color="auto"/>
                <w:left w:val="none" w:sz="0" w:space="0" w:color="auto"/>
                <w:bottom w:val="none" w:sz="0" w:space="0" w:color="auto"/>
                <w:right w:val="none" w:sz="0" w:space="0" w:color="auto"/>
              </w:divBdr>
            </w:div>
            <w:div w:id="1331715585">
              <w:marLeft w:val="0"/>
              <w:marRight w:val="0"/>
              <w:marTop w:val="0"/>
              <w:marBottom w:val="0"/>
              <w:divBdr>
                <w:top w:val="none" w:sz="0" w:space="0" w:color="auto"/>
                <w:left w:val="none" w:sz="0" w:space="0" w:color="auto"/>
                <w:bottom w:val="none" w:sz="0" w:space="0" w:color="auto"/>
                <w:right w:val="none" w:sz="0" w:space="0" w:color="auto"/>
              </w:divBdr>
            </w:div>
            <w:div w:id="1334256734">
              <w:marLeft w:val="0"/>
              <w:marRight w:val="0"/>
              <w:marTop w:val="0"/>
              <w:marBottom w:val="0"/>
              <w:divBdr>
                <w:top w:val="none" w:sz="0" w:space="0" w:color="auto"/>
                <w:left w:val="none" w:sz="0" w:space="0" w:color="auto"/>
                <w:bottom w:val="none" w:sz="0" w:space="0" w:color="auto"/>
                <w:right w:val="none" w:sz="0" w:space="0" w:color="auto"/>
              </w:divBdr>
            </w:div>
            <w:div w:id="1337657834">
              <w:marLeft w:val="0"/>
              <w:marRight w:val="0"/>
              <w:marTop w:val="0"/>
              <w:marBottom w:val="0"/>
              <w:divBdr>
                <w:top w:val="none" w:sz="0" w:space="0" w:color="auto"/>
                <w:left w:val="none" w:sz="0" w:space="0" w:color="auto"/>
                <w:bottom w:val="none" w:sz="0" w:space="0" w:color="auto"/>
                <w:right w:val="none" w:sz="0" w:space="0" w:color="auto"/>
              </w:divBdr>
            </w:div>
            <w:div w:id="1339042226">
              <w:marLeft w:val="0"/>
              <w:marRight w:val="0"/>
              <w:marTop w:val="0"/>
              <w:marBottom w:val="0"/>
              <w:divBdr>
                <w:top w:val="none" w:sz="0" w:space="0" w:color="auto"/>
                <w:left w:val="none" w:sz="0" w:space="0" w:color="auto"/>
                <w:bottom w:val="none" w:sz="0" w:space="0" w:color="auto"/>
                <w:right w:val="none" w:sz="0" w:space="0" w:color="auto"/>
              </w:divBdr>
            </w:div>
            <w:div w:id="1341348527">
              <w:marLeft w:val="0"/>
              <w:marRight w:val="0"/>
              <w:marTop w:val="0"/>
              <w:marBottom w:val="0"/>
              <w:divBdr>
                <w:top w:val="none" w:sz="0" w:space="0" w:color="auto"/>
                <w:left w:val="none" w:sz="0" w:space="0" w:color="auto"/>
                <w:bottom w:val="none" w:sz="0" w:space="0" w:color="auto"/>
                <w:right w:val="none" w:sz="0" w:space="0" w:color="auto"/>
              </w:divBdr>
            </w:div>
            <w:div w:id="1343513274">
              <w:marLeft w:val="0"/>
              <w:marRight w:val="0"/>
              <w:marTop w:val="0"/>
              <w:marBottom w:val="0"/>
              <w:divBdr>
                <w:top w:val="none" w:sz="0" w:space="0" w:color="auto"/>
                <w:left w:val="none" w:sz="0" w:space="0" w:color="auto"/>
                <w:bottom w:val="none" w:sz="0" w:space="0" w:color="auto"/>
                <w:right w:val="none" w:sz="0" w:space="0" w:color="auto"/>
              </w:divBdr>
            </w:div>
            <w:div w:id="1344479842">
              <w:marLeft w:val="0"/>
              <w:marRight w:val="0"/>
              <w:marTop w:val="0"/>
              <w:marBottom w:val="0"/>
              <w:divBdr>
                <w:top w:val="none" w:sz="0" w:space="0" w:color="auto"/>
                <w:left w:val="none" w:sz="0" w:space="0" w:color="auto"/>
                <w:bottom w:val="none" w:sz="0" w:space="0" w:color="auto"/>
                <w:right w:val="none" w:sz="0" w:space="0" w:color="auto"/>
              </w:divBdr>
            </w:div>
            <w:div w:id="1357999232">
              <w:marLeft w:val="0"/>
              <w:marRight w:val="0"/>
              <w:marTop w:val="0"/>
              <w:marBottom w:val="0"/>
              <w:divBdr>
                <w:top w:val="none" w:sz="0" w:space="0" w:color="auto"/>
                <w:left w:val="none" w:sz="0" w:space="0" w:color="auto"/>
                <w:bottom w:val="none" w:sz="0" w:space="0" w:color="auto"/>
                <w:right w:val="none" w:sz="0" w:space="0" w:color="auto"/>
              </w:divBdr>
            </w:div>
            <w:div w:id="1358123311">
              <w:marLeft w:val="0"/>
              <w:marRight w:val="0"/>
              <w:marTop w:val="0"/>
              <w:marBottom w:val="0"/>
              <w:divBdr>
                <w:top w:val="none" w:sz="0" w:space="0" w:color="auto"/>
                <w:left w:val="none" w:sz="0" w:space="0" w:color="auto"/>
                <w:bottom w:val="none" w:sz="0" w:space="0" w:color="auto"/>
                <w:right w:val="none" w:sz="0" w:space="0" w:color="auto"/>
              </w:divBdr>
            </w:div>
            <w:div w:id="1364289723">
              <w:marLeft w:val="0"/>
              <w:marRight w:val="0"/>
              <w:marTop w:val="0"/>
              <w:marBottom w:val="0"/>
              <w:divBdr>
                <w:top w:val="none" w:sz="0" w:space="0" w:color="auto"/>
                <w:left w:val="none" w:sz="0" w:space="0" w:color="auto"/>
                <w:bottom w:val="none" w:sz="0" w:space="0" w:color="auto"/>
                <w:right w:val="none" w:sz="0" w:space="0" w:color="auto"/>
              </w:divBdr>
            </w:div>
            <w:div w:id="1369985157">
              <w:marLeft w:val="0"/>
              <w:marRight w:val="0"/>
              <w:marTop w:val="0"/>
              <w:marBottom w:val="0"/>
              <w:divBdr>
                <w:top w:val="none" w:sz="0" w:space="0" w:color="auto"/>
                <w:left w:val="none" w:sz="0" w:space="0" w:color="auto"/>
                <w:bottom w:val="none" w:sz="0" w:space="0" w:color="auto"/>
                <w:right w:val="none" w:sz="0" w:space="0" w:color="auto"/>
              </w:divBdr>
            </w:div>
            <w:div w:id="1377006150">
              <w:marLeft w:val="0"/>
              <w:marRight w:val="0"/>
              <w:marTop w:val="0"/>
              <w:marBottom w:val="0"/>
              <w:divBdr>
                <w:top w:val="none" w:sz="0" w:space="0" w:color="auto"/>
                <w:left w:val="none" w:sz="0" w:space="0" w:color="auto"/>
                <w:bottom w:val="none" w:sz="0" w:space="0" w:color="auto"/>
                <w:right w:val="none" w:sz="0" w:space="0" w:color="auto"/>
              </w:divBdr>
            </w:div>
            <w:div w:id="1384210034">
              <w:marLeft w:val="0"/>
              <w:marRight w:val="0"/>
              <w:marTop w:val="0"/>
              <w:marBottom w:val="0"/>
              <w:divBdr>
                <w:top w:val="none" w:sz="0" w:space="0" w:color="auto"/>
                <w:left w:val="none" w:sz="0" w:space="0" w:color="auto"/>
                <w:bottom w:val="none" w:sz="0" w:space="0" w:color="auto"/>
                <w:right w:val="none" w:sz="0" w:space="0" w:color="auto"/>
              </w:divBdr>
            </w:div>
            <w:div w:id="1393305949">
              <w:marLeft w:val="0"/>
              <w:marRight w:val="0"/>
              <w:marTop w:val="0"/>
              <w:marBottom w:val="0"/>
              <w:divBdr>
                <w:top w:val="none" w:sz="0" w:space="0" w:color="auto"/>
                <w:left w:val="none" w:sz="0" w:space="0" w:color="auto"/>
                <w:bottom w:val="none" w:sz="0" w:space="0" w:color="auto"/>
                <w:right w:val="none" w:sz="0" w:space="0" w:color="auto"/>
              </w:divBdr>
            </w:div>
            <w:div w:id="1395543146">
              <w:marLeft w:val="0"/>
              <w:marRight w:val="0"/>
              <w:marTop w:val="0"/>
              <w:marBottom w:val="0"/>
              <w:divBdr>
                <w:top w:val="none" w:sz="0" w:space="0" w:color="auto"/>
                <w:left w:val="none" w:sz="0" w:space="0" w:color="auto"/>
                <w:bottom w:val="none" w:sz="0" w:space="0" w:color="auto"/>
                <w:right w:val="none" w:sz="0" w:space="0" w:color="auto"/>
              </w:divBdr>
            </w:div>
            <w:div w:id="1395663520">
              <w:marLeft w:val="0"/>
              <w:marRight w:val="0"/>
              <w:marTop w:val="0"/>
              <w:marBottom w:val="0"/>
              <w:divBdr>
                <w:top w:val="none" w:sz="0" w:space="0" w:color="auto"/>
                <w:left w:val="none" w:sz="0" w:space="0" w:color="auto"/>
                <w:bottom w:val="none" w:sz="0" w:space="0" w:color="auto"/>
                <w:right w:val="none" w:sz="0" w:space="0" w:color="auto"/>
              </w:divBdr>
            </w:div>
            <w:div w:id="1414473496">
              <w:marLeft w:val="0"/>
              <w:marRight w:val="0"/>
              <w:marTop w:val="0"/>
              <w:marBottom w:val="0"/>
              <w:divBdr>
                <w:top w:val="none" w:sz="0" w:space="0" w:color="auto"/>
                <w:left w:val="none" w:sz="0" w:space="0" w:color="auto"/>
                <w:bottom w:val="none" w:sz="0" w:space="0" w:color="auto"/>
                <w:right w:val="none" w:sz="0" w:space="0" w:color="auto"/>
              </w:divBdr>
            </w:div>
            <w:div w:id="1422410830">
              <w:marLeft w:val="0"/>
              <w:marRight w:val="0"/>
              <w:marTop w:val="0"/>
              <w:marBottom w:val="0"/>
              <w:divBdr>
                <w:top w:val="none" w:sz="0" w:space="0" w:color="auto"/>
                <w:left w:val="none" w:sz="0" w:space="0" w:color="auto"/>
                <w:bottom w:val="none" w:sz="0" w:space="0" w:color="auto"/>
                <w:right w:val="none" w:sz="0" w:space="0" w:color="auto"/>
              </w:divBdr>
            </w:div>
            <w:div w:id="1428579783">
              <w:marLeft w:val="0"/>
              <w:marRight w:val="0"/>
              <w:marTop w:val="0"/>
              <w:marBottom w:val="0"/>
              <w:divBdr>
                <w:top w:val="none" w:sz="0" w:space="0" w:color="auto"/>
                <w:left w:val="none" w:sz="0" w:space="0" w:color="auto"/>
                <w:bottom w:val="none" w:sz="0" w:space="0" w:color="auto"/>
                <w:right w:val="none" w:sz="0" w:space="0" w:color="auto"/>
              </w:divBdr>
            </w:div>
            <w:div w:id="1450003438">
              <w:marLeft w:val="0"/>
              <w:marRight w:val="0"/>
              <w:marTop w:val="0"/>
              <w:marBottom w:val="0"/>
              <w:divBdr>
                <w:top w:val="none" w:sz="0" w:space="0" w:color="auto"/>
                <w:left w:val="none" w:sz="0" w:space="0" w:color="auto"/>
                <w:bottom w:val="none" w:sz="0" w:space="0" w:color="auto"/>
                <w:right w:val="none" w:sz="0" w:space="0" w:color="auto"/>
              </w:divBdr>
            </w:div>
            <w:div w:id="1450004059">
              <w:marLeft w:val="0"/>
              <w:marRight w:val="0"/>
              <w:marTop w:val="0"/>
              <w:marBottom w:val="0"/>
              <w:divBdr>
                <w:top w:val="none" w:sz="0" w:space="0" w:color="auto"/>
                <w:left w:val="none" w:sz="0" w:space="0" w:color="auto"/>
                <w:bottom w:val="none" w:sz="0" w:space="0" w:color="auto"/>
                <w:right w:val="none" w:sz="0" w:space="0" w:color="auto"/>
              </w:divBdr>
            </w:div>
            <w:div w:id="1451705581">
              <w:marLeft w:val="0"/>
              <w:marRight w:val="0"/>
              <w:marTop w:val="0"/>
              <w:marBottom w:val="0"/>
              <w:divBdr>
                <w:top w:val="none" w:sz="0" w:space="0" w:color="auto"/>
                <w:left w:val="none" w:sz="0" w:space="0" w:color="auto"/>
                <w:bottom w:val="none" w:sz="0" w:space="0" w:color="auto"/>
                <w:right w:val="none" w:sz="0" w:space="0" w:color="auto"/>
              </w:divBdr>
            </w:div>
            <w:div w:id="1452548381">
              <w:marLeft w:val="0"/>
              <w:marRight w:val="0"/>
              <w:marTop w:val="0"/>
              <w:marBottom w:val="0"/>
              <w:divBdr>
                <w:top w:val="none" w:sz="0" w:space="0" w:color="auto"/>
                <w:left w:val="none" w:sz="0" w:space="0" w:color="auto"/>
                <w:bottom w:val="none" w:sz="0" w:space="0" w:color="auto"/>
                <w:right w:val="none" w:sz="0" w:space="0" w:color="auto"/>
              </w:divBdr>
            </w:div>
            <w:div w:id="1455127064">
              <w:marLeft w:val="0"/>
              <w:marRight w:val="0"/>
              <w:marTop w:val="0"/>
              <w:marBottom w:val="0"/>
              <w:divBdr>
                <w:top w:val="none" w:sz="0" w:space="0" w:color="auto"/>
                <w:left w:val="none" w:sz="0" w:space="0" w:color="auto"/>
                <w:bottom w:val="none" w:sz="0" w:space="0" w:color="auto"/>
                <w:right w:val="none" w:sz="0" w:space="0" w:color="auto"/>
              </w:divBdr>
            </w:div>
            <w:div w:id="1458374950">
              <w:marLeft w:val="0"/>
              <w:marRight w:val="0"/>
              <w:marTop w:val="0"/>
              <w:marBottom w:val="0"/>
              <w:divBdr>
                <w:top w:val="none" w:sz="0" w:space="0" w:color="auto"/>
                <w:left w:val="none" w:sz="0" w:space="0" w:color="auto"/>
                <w:bottom w:val="none" w:sz="0" w:space="0" w:color="auto"/>
                <w:right w:val="none" w:sz="0" w:space="0" w:color="auto"/>
              </w:divBdr>
            </w:div>
            <w:div w:id="1461611466">
              <w:marLeft w:val="0"/>
              <w:marRight w:val="0"/>
              <w:marTop w:val="0"/>
              <w:marBottom w:val="0"/>
              <w:divBdr>
                <w:top w:val="none" w:sz="0" w:space="0" w:color="auto"/>
                <w:left w:val="none" w:sz="0" w:space="0" w:color="auto"/>
                <w:bottom w:val="none" w:sz="0" w:space="0" w:color="auto"/>
                <w:right w:val="none" w:sz="0" w:space="0" w:color="auto"/>
              </w:divBdr>
            </w:div>
            <w:div w:id="1466384572">
              <w:marLeft w:val="0"/>
              <w:marRight w:val="0"/>
              <w:marTop w:val="0"/>
              <w:marBottom w:val="0"/>
              <w:divBdr>
                <w:top w:val="none" w:sz="0" w:space="0" w:color="auto"/>
                <w:left w:val="none" w:sz="0" w:space="0" w:color="auto"/>
                <w:bottom w:val="none" w:sz="0" w:space="0" w:color="auto"/>
                <w:right w:val="none" w:sz="0" w:space="0" w:color="auto"/>
              </w:divBdr>
            </w:div>
            <w:div w:id="1468553061">
              <w:marLeft w:val="0"/>
              <w:marRight w:val="0"/>
              <w:marTop w:val="0"/>
              <w:marBottom w:val="0"/>
              <w:divBdr>
                <w:top w:val="none" w:sz="0" w:space="0" w:color="auto"/>
                <w:left w:val="none" w:sz="0" w:space="0" w:color="auto"/>
                <w:bottom w:val="none" w:sz="0" w:space="0" w:color="auto"/>
                <w:right w:val="none" w:sz="0" w:space="0" w:color="auto"/>
              </w:divBdr>
            </w:div>
            <w:div w:id="1471243584">
              <w:marLeft w:val="0"/>
              <w:marRight w:val="0"/>
              <w:marTop w:val="0"/>
              <w:marBottom w:val="0"/>
              <w:divBdr>
                <w:top w:val="none" w:sz="0" w:space="0" w:color="auto"/>
                <w:left w:val="none" w:sz="0" w:space="0" w:color="auto"/>
                <w:bottom w:val="none" w:sz="0" w:space="0" w:color="auto"/>
                <w:right w:val="none" w:sz="0" w:space="0" w:color="auto"/>
              </w:divBdr>
            </w:div>
            <w:div w:id="1476220930">
              <w:marLeft w:val="0"/>
              <w:marRight w:val="0"/>
              <w:marTop w:val="0"/>
              <w:marBottom w:val="0"/>
              <w:divBdr>
                <w:top w:val="none" w:sz="0" w:space="0" w:color="auto"/>
                <w:left w:val="none" w:sz="0" w:space="0" w:color="auto"/>
                <w:bottom w:val="none" w:sz="0" w:space="0" w:color="auto"/>
                <w:right w:val="none" w:sz="0" w:space="0" w:color="auto"/>
              </w:divBdr>
            </w:div>
            <w:div w:id="1488130346">
              <w:marLeft w:val="0"/>
              <w:marRight w:val="0"/>
              <w:marTop w:val="0"/>
              <w:marBottom w:val="0"/>
              <w:divBdr>
                <w:top w:val="none" w:sz="0" w:space="0" w:color="auto"/>
                <w:left w:val="none" w:sz="0" w:space="0" w:color="auto"/>
                <w:bottom w:val="none" w:sz="0" w:space="0" w:color="auto"/>
                <w:right w:val="none" w:sz="0" w:space="0" w:color="auto"/>
              </w:divBdr>
            </w:div>
            <w:div w:id="1490948763">
              <w:marLeft w:val="0"/>
              <w:marRight w:val="0"/>
              <w:marTop w:val="0"/>
              <w:marBottom w:val="0"/>
              <w:divBdr>
                <w:top w:val="none" w:sz="0" w:space="0" w:color="auto"/>
                <w:left w:val="none" w:sz="0" w:space="0" w:color="auto"/>
                <w:bottom w:val="none" w:sz="0" w:space="0" w:color="auto"/>
                <w:right w:val="none" w:sz="0" w:space="0" w:color="auto"/>
              </w:divBdr>
            </w:div>
            <w:div w:id="1494374065">
              <w:marLeft w:val="0"/>
              <w:marRight w:val="0"/>
              <w:marTop w:val="0"/>
              <w:marBottom w:val="0"/>
              <w:divBdr>
                <w:top w:val="none" w:sz="0" w:space="0" w:color="auto"/>
                <w:left w:val="none" w:sz="0" w:space="0" w:color="auto"/>
                <w:bottom w:val="none" w:sz="0" w:space="0" w:color="auto"/>
                <w:right w:val="none" w:sz="0" w:space="0" w:color="auto"/>
              </w:divBdr>
            </w:div>
            <w:div w:id="1505240361">
              <w:marLeft w:val="0"/>
              <w:marRight w:val="0"/>
              <w:marTop w:val="0"/>
              <w:marBottom w:val="0"/>
              <w:divBdr>
                <w:top w:val="none" w:sz="0" w:space="0" w:color="auto"/>
                <w:left w:val="none" w:sz="0" w:space="0" w:color="auto"/>
                <w:bottom w:val="none" w:sz="0" w:space="0" w:color="auto"/>
                <w:right w:val="none" w:sz="0" w:space="0" w:color="auto"/>
              </w:divBdr>
            </w:div>
            <w:div w:id="1506554081">
              <w:marLeft w:val="0"/>
              <w:marRight w:val="0"/>
              <w:marTop w:val="0"/>
              <w:marBottom w:val="0"/>
              <w:divBdr>
                <w:top w:val="none" w:sz="0" w:space="0" w:color="auto"/>
                <w:left w:val="none" w:sz="0" w:space="0" w:color="auto"/>
                <w:bottom w:val="none" w:sz="0" w:space="0" w:color="auto"/>
                <w:right w:val="none" w:sz="0" w:space="0" w:color="auto"/>
              </w:divBdr>
            </w:div>
            <w:div w:id="1507597027">
              <w:marLeft w:val="0"/>
              <w:marRight w:val="0"/>
              <w:marTop w:val="0"/>
              <w:marBottom w:val="0"/>
              <w:divBdr>
                <w:top w:val="none" w:sz="0" w:space="0" w:color="auto"/>
                <w:left w:val="none" w:sz="0" w:space="0" w:color="auto"/>
                <w:bottom w:val="none" w:sz="0" w:space="0" w:color="auto"/>
                <w:right w:val="none" w:sz="0" w:space="0" w:color="auto"/>
              </w:divBdr>
            </w:div>
            <w:div w:id="1515194105">
              <w:marLeft w:val="0"/>
              <w:marRight w:val="0"/>
              <w:marTop w:val="0"/>
              <w:marBottom w:val="0"/>
              <w:divBdr>
                <w:top w:val="none" w:sz="0" w:space="0" w:color="auto"/>
                <w:left w:val="none" w:sz="0" w:space="0" w:color="auto"/>
                <w:bottom w:val="none" w:sz="0" w:space="0" w:color="auto"/>
                <w:right w:val="none" w:sz="0" w:space="0" w:color="auto"/>
              </w:divBdr>
            </w:div>
            <w:div w:id="1517690725">
              <w:marLeft w:val="0"/>
              <w:marRight w:val="0"/>
              <w:marTop w:val="0"/>
              <w:marBottom w:val="0"/>
              <w:divBdr>
                <w:top w:val="none" w:sz="0" w:space="0" w:color="auto"/>
                <w:left w:val="none" w:sz="0" w:space="0" w:color="auto"/>
                <w:bottom w:val="none" w:sz="0" w:space="0" w:color="auto"/>
                <w:right w:val="none" w:sz="0" w:space="0" w:color="auto"/>
              </w:divBdr>
            </w:div>
            <w:div w:id="1543127091">
              <w:marLeft w:val="0"/>
              <w:marRight w:val="0"/>
              <w:marTop w:val="0"/>
              <w:marBottom w:val="0"/>
              <w:divBdr>
                <w:top w:val="none" w:sz="0" w:space="0" w:color="auto"/>
                <w:left w:val="none" w:sz="0" w:space="0" w:color="auto"/>
                <w:bottom w:val="none" w:sz="0" w:space="0" w:color="auto"/>
                <w:right w:val="none" w:sz="0" w:space="0" w:color="auto"/>
              </w:divBdr>
            </w:div>
            <w:div w:id="1545020983">
              <w:marLeft w:val="0"/>
              <w:marRight w:val="0"/>
              <w:marTop w:val="0"/>
              <w:marBottom w:val="0"/>
              <w:divBdr>
                <w:top w:val="none" w:sz="0" w:space="0" w:color="auto"/>
                <w:left w:val="none" w:sz="0" w:space="0" w:color="auto"/>
                <w:bottom w:val="none" w:sz="0" w:space="0" w:color="auto"/>
                <w:right w:val="none" w:sz="0" w:space="0" w:color="auto"/>
              </w:divBdr>
            </w:div>
            <w:div w:id="1551188834">
              <w:marLeft w:val="0"/>
              <w:marRight w:val="0"/>
              <w:marTop w:val="0"/>
              <w:marBottom w:val="0"/>
              <w:divBdr>
                <w:top w:val="none" w:sz="0" w:space="0" w:color="auto"/>
                <w:left w:val="none" w:sz="0" w:space="0" w:color="auto"/>
                <w:bottom w:val="none" w:sz="0" w:space="0" w:color="auto"/>
                <w:right w:val="none" w:sz="0" w:space="0" w:color="auto"/>
              </w:divBdr>
            </w:div>
            <w:div w:id="1560289498">
              <w:marLeft w:val="0"/>
              <w:marRight w:val="0"/>
              <w:marTop w:val="0"/>
              <w:marBottom w:val="0"/>
              <w:divBdr>
                <w:top w:val="none" w:sz="0" w:space="0" w:color="auto"/>
                <w:left w:val="none" w:sz="0" w:space="0" w:color="auto"/>
                <w:bottom w:val="none" w:sz="0" w:space="0" w:color="auto"/>
                <w:right w:val="none" w:sz="0" w:space="0" w:color="auto"/>
              </w:divBdr>
            </w:div>
            <w:div w:id="1561210974">
              <w:marLeft w:val="0"/>
              <w:marRight w:val="0"/>
              <w:marTop w:val="0"/>
              <w:marBottom w:val="0"/>
              <w:divBdr>
                <w:top w:val="none" w:sz="0" w:space="0" w:color="auto"/>
                <w:left w:val="none" w:sz="0" w:space="0" w:color="auto"/>
                <w:bottom w:val="none" w:sz="0" w:space="0" w:color="auto"/>
                <w:right w:val="none" w:sz="0" w:space="0" w:color="auto"/>
              </w:divBdr>
            </w:div>
            <w:div w:id="1562516345">
              <w:marLeft w:val="0"/>
              <w:marRight w:val="0"/>
              <w:marTop w:val="0"/>
              <w:marBottom w:val="0"/>
              <w:divBdr>
                <w:top w:val="none" w:sz="0" w:space="0" w:color="auto"/>
                <w:left w:val="none" w:sz="0" w:space="0" w:color="auto"/>
                <w:bottom w:val="none" w:sz="0" w:space="0" w:color="auto"/>
                <w:right w:val="none" w:sz="0" w:space="0" w:color="auto"/>
              </w:divBdr>
            </w:div>
            <w:div w:id="1577321251">
              <w:marLeft w:val="0"/>
              <w:marRight w:val="0"/>
              <w:marTop w:val="0"/>
              <w:marBottom w:val="0"/>
              <w:divBdr>
                <w:top w:val="none" w:sz="0" w:space="0" w:color="auto"/>
                <w:left w:val="none" w:sz="0" w:space="0" w:color="auto"/>
                <w:bottom w:val="none" w:sz="0" w:space="0" w:color="auto"/>
                <w:right w:val="none" w:sz="0" w:space="0" w:color="auto"/>
              </w:divBdr>
            </w:div>
            <w:div w:id="1580868951">
              <w:marLeft w:val="0"/>
              <w:marRight w:val="0"/>
              <w:marTop w:val="0"/>
              <w:marBottom w:val="0"/>
              <w:divBdr>
                <w:top w:val="none" w:sz="0" w:space="0" w:color="auto"/>
                <w:left w:val="none" w:sz="0" w:space="0" w:color="auto"/>
                <w:bottom w:val="none" w:sz="0" w:space="0" w:color="auto"/>
                <w:right w:val="none" w:sz="0" w:space="0" w:color="auto"/>
              </w:divBdr>
            </w:div>
            <w:div w:id="1586647747">
              <w:marLeft w:val="0"/>
              <w:marRight w:val="0"/>
              <w:marTop w:val="0"/>
              <w:marBottom w:val="0"/>
              <w:divBdr>
                <w:top w:val="none" w:sz="0" w:space="0" w:color="auto"/>
                <w:left w:val="none" w:sz="0" w:space="0" w:color="auto"/>
                <w:bottom w:val="none" w:sz="0" w:space="0" w:color="auto"/>
                <w:right w:val="none" w:sz="0" w:space="0" w:color="auto"/>
              </w:divBdr>
            </w:div>
            <w:div w:id="1591501968">
              <w:marLeft w:val="0"/>
              <w:marRight w:val="0"/>
              <w:marTop w:val="0"/>
              <w:marBottom w:val="0"/>
              <w:divBdr>
                <w:top w:val="none" w:sz="0" w:space="0" w:color="auto"/>
                <w:left w:val="none" w:sz="0" w:space="0" w:color="auto"/>
                <w:bottom w:val="none" w:sz="0" w:space="0" w:color="auto"/>
                <w:right w:val="none" w:sz="0" w:space="0" w:color="auto"/>
              </w:divBdr>
            </w:div>
            <w:div w:id="1591887298">
              <w:marLeft w:val="0"/>
              <w:marRight w:val="0"/>
              <w:marTop w:val="0"/>
              <w:marBottom w:val="0"/>
              <w:divBdr>
                <w:top w:val="none" w:sz="0" w:space="0" w:color="auto"/>
                <w:left w:val="none" w:sz="0" w:space="0" w:color="auto"/>
                <w:bottom w:val="none" w:sz="0" w:space="0" w:color="auto"/>
                <w:right w:val="none" w:sz="0" w:space="0" w:color="auto"/>
              </w:divBdr>
            </w:div>
            <w:div w:id="1593586585">
              <w:marLeft w:val="0"/>
              <w:marRight w:val="0"/>
              <w:marTop w:val="0"/>
              <w:marBottom w:val="0"/>
              <w:divBdr>
                <w:top w:val="none" w:sz="0" w:space="0" w:color="auto"/>
                <w:left w:val="none" w:sz="0" w:space="0" w:color="auto"/>
                <w:bottom w:val="none" w:sz="0" w:space="0" w:color="auto"/>
                <w:right w:val="none" w:sz="0" w:space="0" w:color="auto"/>
              </w:divBdr>
            </w:div>
            <w:div w:id="1616327046">
              <w:marLeft w:val="0"/>
              <w:marRight w:val="0"/>
              <w:marTop w:val="0"/>
              <w:marBottom w:val="0"/>
              <w:divBdr>
                <w:top w:val="none" w:sz="0" w:space="0" w:color="auto"/>
                <w:left w:val="none" w:sz="0" w:space="0" w:color="auto"/>
                <w:bottom w:val="none" w:sz="0" w:space="0" w:color="auto"/>
                <w:right w:val="none" w:sz="0" w:space="0" w:color="auto"/>
              </w:divBdr>
            </w:div>
            <w:div w:id="1616908637">
              <w:marLeft w:val="0"/>
              <w:marRight w:val="0"/>
              <w:marTop w:val="0"/>
              <w:marBottom w:val="0"/>
              <w:divBdr>
                <w:top w:val="none" w:sz="0" w:space="0" w:color="auto"/>
                <w:left w:val="none" w:sz="0" w:space="0" w:color="auto"/>
                <w:bottom w:val="none" w:sz="0" w:space="0" w:color="auto"/>
                <w:right w:val="none" w:sz="0" w:space="0" w:color="auto"/>
              </w:divBdr>
            </w:div>
            <w:div w:id="1632982348">
              <w:marLeft w:val="0"/>
              <w:marRight w:val="0"/>
              <w:marTop w:val="0"/>
              <w:marBottom w:val="0"/>
              <w:divBdr>
                <w:top w:val="none" w:sz="0" w:space="0" w:color="auto"/>
                <w:left w:val="none" w:sz="0" w:space="0" w:color="auto"/>
                <w:bottom w:val="none" w:sz="0" w:space="0" w:color="auto"/>
                <w:right w:val="none" w:sz="0" w:space="0" w:color="auto"/>
              </w:divBdr>
            </w:div>
            <w:div w:id="1635016034">
              <w:marLeft w:val="0"/>
              <w:marRight w:val="0"/>
              <w:marTop w:val="0"/>
              <w:marBottom w:val="0"/>
              <w:divBdr>
                <w:top w:val="none" w:sz="0" w:space="0" w:color="auto"/>
                <w:left w:val="none" w:sz="0" w:space="0" w:color="auto"/>
                <w:bottom w:val="none" w:sz="0" w:space="0" w:color="auto"/>
                <w:right w:val="none" w:sz="0" w:space="0" w:color="auto"/>
              </w:divBdr>
            </w:div>
            <w:div w:id="1636251973">
              <w:marLeft w:val="0"/>
              <w:marRight w:val="0"/>
              <w:marTop w:val="0"/>
              <w:marBottom w:val="0"/>
              <w:divBdr>
                <w:top w:val="none" w:sz="0" w:space="0" w:color="auto"/>
                <w:left w:val="none" w:sz="0" w:space="0" w:color="auto"/>
                <w:bottom w:val="none" w:sz="0" w:space="0" w:color="auto"/>
                <w:right w:val="none" w:sz="0" w:space="0" w:color="auto"/>
              </w:divBdr>
            </w:div>
            <w:div w:id="1641886408">
              <w:marLeft w:val="0"/>
              <w:marRight w:val="0"/>
              <w:marTop w:val="0"/>
              <w:marBottom w:val="0"/>
              <w:divBdr>
                <w:top w:val="none" w:sz="0" w:space="0" w:color="auto"/>
                <w:left w:val="none" w:sz="0" w:space="0" w:color="auto"/>
                <w:bottom w:val="none" w:sz="0" w:space="0" w:color="auto"/>
                <w:right w:val="none" w:sz="0" w:space="0" w:color="auto"/>
              </w:divBdr>
            </w:div>
            <w:div w:id="1650476005">
              <w:marLeft w:val="0"/>
              <w:marRight w:val="0"/>
              <w:marTop w:val="0"/>
              <w:marBottom w:val="0"/>
              <w:divBdr>
                <w:top w:val="none" w:sz="0" w:space="0" w:color="auto"/>
                <w:left w:val="none" w:sz="0" w:space="0" w:color="auto"/>
                <w:bottom w:val="none" w:sz="0" w:space="0" w:color="auto"/>
                <w:right w:val="none" w:sz="0" w:space="0" w:color="auto"/>
              </w:divBdr>
            </w:div>
            <w:div w:id="1650862789">
              <w:marLeft w:val="0"/>
              <w:marRight w:val="0"/>
              <w:marTop w:val="0"/>
              <w:marBottom w:val="0"/>
              <w:divBdr>
                <w:top w:val="none" w:sz="0" w:space="0" w:color="auto"/>
                <w:left w:val="none" w:sz="0" w:space="0" w:color="auto"/>
                <w:bottom w:val="none" w:sz="0" w:space="0" w:color="auto"/>
                <w:right w:val="none" w:sz="0" w:space="0" w:color="auto"/>
              </w:divBdr>
            </w:div>
            <w:div w:id="1652446842">
              <w:marLeft w:val="0"/>
              <w:marRight w:val="0"/>
              <w:marTop w:val="0"/>
              <w:marBottom w:val="0"/>
              <w:divBdr>
                <w:top w:val="none" w:sz="0" w:space="0" w:color="auto"/>
                <w:left w:val="none" w:sz="0" w:space="0" w:color="auto"/>
                <w:bottom w:val="none" w:sz="0" w:space="0" w:color="auto"/>
                <w:right w:val="none" w:sz="0" w:space="0" w:color="auto"/>
              </w:divBdr>
            </w:div>
            <w:div w:id="1662388471">
              <w:marLeft w:val="0"/>
              <w:marRight w:val="0"/>
              <w:marTop w:val="0"/>
              <w:marBottom w:val="0"/>
              <w:divBdr>
                <w:top w:val="none" w:sz="0" w:space="0" w:color="auto"/>
                <w:left w:val="none" w:sz="0" w:space="0" w:color="auto"/>
                <w:bottom w:val="none" w:sz="0" w:space="0" w:color="auto"/>
                <w:right w:val="none" w:sz="0" w:space="0" w:color="auto"/>
              </w:divBdr>
            </w:div>
            <w:div w:id="1667978795">
              <w:marLeft w:val="0"/>
              <w:marRight w:val="0"/>
              <w:marTop w:val="0"/>
              <w:marBottom w:val="0"/>
              <w:divBdr>
                <w:top w:val="none" w:sz="0" w:space="0" w:color="auto"/>
                <w:left w:val="none" w:sz="0" w:space="0" w:color="auto"/>
                <w:bottom w:val="none" w:sz="0" w:space="0" w:color="auto"/>
                <w:right w:val="none" w:sz="0" w:space="0" w:color="auto"/>
              </w:divBdr>
            </w:div>
            <w:div w:id="1675304004">
              <w:marLeft w:val="0"/>
              <w:marRight w:val="0"/>
              <w:marTop w:val="0"/>
              <w:marBottom w:val="0"/>
              <w:divBdr>
                <w:top w:val="none" w:sz="0" w:space="0" w:color="auto"/>
                <w:left w:val="none" w:sz="0" w:space="0" w:color="auto"/>
                <w:bottom w:val="none" w:sz="0" w:space="0" w:color="auto"/>
                <w:right w:val="none" w:sz="0" w:space="0" w:color="auto"/>
              </w:divBdr>
            </w:div>
            <w:div w:id="1680236740">
              <w:marLeft w:val="0"/>
              <w:marRight w:val="0"/>
              <w:marTop w:val="0"/>
              <w:marBottom w:val="0"/>
              <w:divBdr>
                <w:top w:val="none" w:sz="0" w:space="0" w:color="auto"/>
                <w:left w:val="none" w:sz="0" w:space="0" w:color="auto"/>
                <w:bottom w:val="none" w:sz="0" w:space="0" w:color="auto"/>
                <w:right w:val="none" w:sz="0" w:space="0" w:color="auto"/>
              </w:divBdr>
            </w:div>
            <w:div w:id="1684359581">
              <w:marLeft w:val="0"/>
              <w:marRight w:val="0"/>
              <w:marTop w:val="0"/>
              <w:marBottom w:val="0"/>
              <w:divBdr>
                <w:top w:val="none" w:sz="0" w:space="0" w:color="auto"/>
                <w:left w:val="none" w:sz="0" w:space="0" w:color="auto"/>
                <w:bottom w:val="none" w:sz="0" w:space="0" w:color="auto"/>
                <w:right w:val="none" w:sz="0" w:space="0" w:color="auto"/>
              </w:divBdr>
            </w:div>
            <w:div w:id="1685667363">
              <w:marLeft w:val="0"/>
              <w:marRight w:val="0"/>
              <w:marTop w:val="0"/>
              <w:marBottom w:val="0"/>
              <w:divBdr>
                <w:top w:val="none" w:sz="0" w:space="0" w:color="auto"/>
                <w:left w:val="none" w:sz="0" w:space="0" w:color="auto"/>
                <w:bottom w:val="none" w:sz="0" w:space="0" w:color="auto"/>
                <w:right w:val="none" w:sz="0" w:space="0" w:color="auto"/>
              </w:divBdr>
            </w:div>
            <w:div w:id="1695960939">
              <w:marLeft w:val="0"/>
              <w:marRight w:val="0"/>
              <w:marTop w:val="0"/>
              <w:marBottom w:val="0"/>
              <w:divBdr>
                <w:top w:val="none" w:sz="0" w:space="0" w:color="auto"/>
                <w:left w:val="none" w:sz="0" w:space="0" w:color="auto"/>
                <w:bottom w:val="none" w:sz="0" w:space="0" w:color="auto"/>
                <w:right w:val="none" w:sz="0" w:space="0" w:color="auto"/>
              </w:divBdr>
            </w:div>
            <w:div w:id="1707096101">
              <w:marLeft w:val="0"/>
              <w:marRight w:val="0"/>
              <w:marTop w:val="0"/>
              <w:marBottom w:val="0"/>
              <w:divBdr>
                <w:top w:val="none" w:sz="0" w:space="0" w:color="auto"/>
                <w:left w:val="none" w:sz="0" w:space="0" w:color="auto"/>
                <w:bottom w:val="none" w:sz="0" w:space="0" w:color="auto"/>
                <w:right w:val="none" w:sz="0" w:space="0" w:color="auto"/>
              </w:divBdr>
            </w:div>
            <w:div w:id="1716345240">
              <w:marLeft w:val="0"/>
              <w:marRight w:val="0"/>
              <w:marTop w:val="0"/>
              <w:marBottom w:val="0"/>
              <w:divBdr>
                <w:top w:val="none" w:sz="0" w:space="0" w:color="auto"/>
                <w:left w:val="none" w:sz="0" w:space="0" w:color="auto"/>
                <w:bottom w:val="none" w:sz="0" w:space="0" w:color="auto"/>
                <w:right w:val="none" w:sz="0" w:space="0" w:color="auto"/>
              </w:divBdr>
            </w:div>
            <w:div w:id="1722558409">
              <w:marLeft w:val="0"/>
              <w:marRight w:val="0"/>
              <w:marTop w:val="0"/>
              <w:marBottom w:val="0"/>
              <w:divBdr>
                <w:top w:val="none" w:sz="0" w:space="0" w:color="auto"/>
                <w:left w:val="none" w:sz="0" w:space="0" w:color="auto"/>
                <w:bottom w:val="none" w:sz="0" w:space="0" w:color="auto"/>
                <w:right w:val="none" w:sz="0" w:space="0" w:color="auto"/>
              </w:divBdr>
            </w:div>
            <w:div w:id="1735591261">
              <w:marLeft w:val="0"/>
              <w:marRight w:val="0"/>
              <w:marTop w:val="0"/>
              <w:marBottom w:val="0"/>
              <w:divBdr>
                <w:top w:val="none" w:sz="0" w:space="0" w:color="auto"/>
                <w:left w:val="none" w:sz="0" w:space="0" w:color="auto"/>
                <w:bottom w:val="none" w:sz="0" w:space="0" w:color="auto"/>
                <w:right w:val="none" w:sz="0" w:space="0" w:color="auto"/>
              </w:divBdr>
            </w:div>
            <w:div w:id="1766804879">
              <w:marLeft w:val="0"/>
              <w:marRight w:val="0"/>
              <w:marTop w:val="0"/>
              <w:marBottom w:val="0"/>
              <w:divBdr>
                <w:top w:val="none" w:sz="0" w:space="0" w:color="auto"/>
                <w:left w:val="none" w:sz="0" w:space="0" w:color="auto"/>
                <w:bottom w:val="none" w:sz="0" w:space="0" w:color="auto"/>
                <w:right w:val="none" w:sz="0" w:space="0" w:color="auto"/>
              </w:divBdr>
            </w:div>
            <w:div w:id="1767144561">
              <w:marLeft w:val="0"/>
              <w:marRight w:val="0"/>
              <w:marTop w:val="0"/>
              <w:marBottom w:val="0"/>
              <w:divBdr>
                <w:top w:val="none" w:sz="0" w:space="0" w:color="auto"/>
                <w:left w:val="none" w:sz="0" w:space="0" w:color="auto"/>
                <w:bottom w:val="none" w:sz="0" w:space="0" w:color="auto"/>
                <w:right w:val="none" w:sz="0" w:space="0" w:color="auto"/>
              </w:divBdr>
            </w:div>
            <w:div w:id="1767463862">
              <w:marLeft w:val="0"/>
              <w:marRight w:val="0"/>
              <w:marTop w:val="0"/>
              <w:marBottom w:val="0"/>
              <w:divBdr>
                <w:top w:val="none" w:sz="0" w:space="0" w:color="auto"/>
                <w:left w:val="none" w:sz="0" w:space="0" w:color="auto"/>
                <w:bottom w:val="none" w:sz="0" w:space="0" w:color="auto"/>
                <w:right w:val="none" w:sz="0" w:space="0" w:color="auto"/>
              </w:divBdr>
            </w:div>
            <w:div w:id="1768499273">
              <w:marLeft w:val="0"/>
              <w:marRight w:val="0"/>
              <w:marTop w:val="0"/>
              <w:marBottom w:val="0"/>
              <w:divBdr>
                <w:top w:val="none" w:sz="0" w:space="0" w:color="auto"/>
                <w:left w:val="none" w:sz="0" w:space="0" w:color="auto"/>
                <w:bottom w:val="none" w:sz="0" w:space="0" w:color="auto"/>
                <w:right w:val="none" w:sz="0" w:space="0" w:color="auto"/>
              </w:divBdr>
            </w:div>
            <w:div w:id="1770392782">
              <w:marLeft w:val="0"/>
              <w:marRight w:val="0"/>
              <w:marTop w:val="0"/>
              <w:marBottom w:val="0"/>
              <w:divBdr>
                <w:top w:val="none" w:sz="0" w:space="0" w:color="auto"/>
                <w:left w:val="none" w:sz="0" w:space="0" w:color="auto"/>
                <w:bottom w:val="none" w:sz="0" w:space="0" w:color="auto"/>
                <w:right w:val="none" w:sz="0" w:space="0" w:color="auto"/>
              </w:divBdr>
            </w:div>
            <w:div w:id="1779788416">
              <w:marLeft w:val="0"/>
              <w:marRight w:val="0"/>
              <w:marTop w:val="0"/>
              <w:marBottom w:val="0"/>
              <w:divBdr>
                <w:top w:val="none" w:sz="0" w:space="0" w:color="auto"/>
                <w:left w:val="none" w:sz="0" w:space="0" w:color="auto"/>
                <w:bottom w:val="none" w:sz="0" w:space="0" w:color="auto"/>
                <w:right w:val="none" w:sz="0" w:space="0" w:color="auto"/>
              </w:divBdr>
            </w:div>
            <w:div w:id="1779987224">
              <w:marLeft w:val="0"/>
              <w:marRight w:val="0"/>
              <w:marTop w:val="0"/>
              <w:marBottom w:val="0"/>
              <w:divBdr>
                <w:top w:val="none" w:sz="0" w:space="0" w:color="auto"/>
                <w:left w:val="none" w:sz="0" w:space="0" w:color="auto"/>
                <w:bottom w:val="none" w:sz="0" w:space="0" w:color="auto"/>
                <w:right w:val="none" w:sz="0" w:space="0" w:color="auto"/>
              </w:divBdr>
            </w:div>
            <w:div w:id="1800681923">
              <w:marLeft w:val="0"/>
              <w:marRight w:val="0"/>
              <w:marTop w:val="0"/>
              <w:marBottom w:val="0"/>
              <w:divBdr>
                <w:top w:val="none" w:sz="0" w:space="0" w:color="auto"/>
                <w:left w:val="none" w:sz="0" w:space="0" w:color="auto"/>
                <w:bottom w:val="none" w:sz="0" w:space="0" w:color="auto"/>
                <w:right w:val="none" w:sz="0" w:space="0" w:color="auto"/>
              </w:divBdr>
            </w:div>
            <w:div w:id="1811290872">
              <w:marLeft w:val="0"/>
              <w:marRight w:val="0"/>
              <w:marTop w:val="0"/>
              <w:marBottom w:val="0"/>
              <w:divBdr>
                <w:top w:val="none" w:sz="0" w:space="0" w:color="auto"/>
                <w:left w:val="none" w:sz="0" w:space="0" w:color="auto"/>
                <w:bottom w:val="none" w:sz="0" w:space="0" w:color="auto"/>
                <w:right w:val="none" w:sz="0" w:space="0" w:color="auto"/>
              </w:divBdr>
            </w:div>
            <w:div w:id="1813522363">
              <w:marLeft w:val="0"/>
              <w:marRight w:val="0"/>
              <w:marTop w:val="0"/>
              <w:marBottom w:val="0"/>
              <w:divBdr>
                <w:top w:val="none" w:sz="0" w:space="0" w:color="auto"/>
                <w:left w:val="none" w:sz="0" w:space="0" w:color="auto"/>
                <w:bottom w:val="none" w:sz="0" w:space="0" w:color="auto"/>
                <w:right w:val="none" w:sz="0" w:space="0" w:color="auto"/>
              </w:divBdr>
            </w:div>
            <w:div w:id="1827479363">
              <w:marLeft w:val="0"/>
              <w:marRight w:val="0"/>
              <w:marTop w:val="0"/>
              <w:marBottom w:val="0"/>
              <w:divBdr>
                <w:top w:val="none" w:sz="0" w:space="0" w:color="auto"/>
                <w:left w:val="none" w:sz="0" w:space="0" w:color="auto"/>
                <w:bottom w:val="none" w:sz="0" w:space="0" w:color="auto"/>
                <w:right w:val="none" w:sz="0" w:space="0" w:color="auto"/>
              </w:divBdr>
            </w:div>
            <w:div w:id="1834029959">
              <w:marLeft w:val="0"/>
              <w:marRight w:val="0"/>
              <w:marTop w:val="0"/>
              <w:marBottom w:val="0"/>
              <w:divBdr>
                <w:top w:val="none" w:sz="0" w:space="0" w:color="auto"/>
                <w:left w:val="none" w:sz="0" w:space="0" w:color="auto"/>
                <w:bottom w:val="none" w:sz="0" w:space="0" w:color="auto"/>
                <w:right w:val="none" w:sz="0" w:space="0" w:color="auto"/>
              </w:divBdr>
            </w:div>
            <w:div w:id="1837453349">
              <w:marLeft w:val="0"/>
              <w:marRight w:val="0"/>
              <w:marTop w:val="0"/>
              <w:marBottom w:val="0"/>
              <w:divBdr>
                <w:top w:val="none" w:sz="0" w:space="0" w:color="auto"/>
                <w:left w:val="none" w:sz="0" w:space="0" w:color="auto"/>
                <w:bottom w:val="none" w:sz="0" w:space="0" w:color="auto"/>
                <w:right w:val="none" w:sz="0" w:space="0" w:color="auto"/>
              </w:divBdr>
            </w:div>
            <w:div w:id="1839536148">
              <w:marLeft w:val="0"/>
              <w:marRight w:val="0"/>
              <w:marTop w:val="0"/>
              <w:marBottom w:val="0"/>
              <w:divBdr>
                <w:top w:val="none" w:sz="0" w:space="0" w:color="auto"/>
                <w:left w:val="none" w:sz="0" w:space="0" w:color="auto"/>
                <w:bottom w:val="none" w:sz="0" w:space="0" w:color="auto"/>
                <w:right w:val="none" w:sz="0" w:space="0" w:color="auto"/>
              </w:divBdr>
            </w:div>
            <w:div w:id="1841582806">
              <w:marLeft w:val="0"/>
              <w:marRight w:val="0"/>
              <w:marTop w:val="0"/>
              <w:marBottom w:val="0"/>
              <w:divBdr>
                <w:top w:val="none" w:sz="0" w:space="0" w:color="auto"/>
                <w:left w:val="none" w:sz="0" w:space="0" w:color="auto"/>
                <w:bottom w:val="none" w:sz="0" w:space="0" w:color="auto"/>
                <w:right w:val="none" w:sz="0" w:space="0" w:color="auto"/>
              </w:divBdr>
            </w:div>
            <w:div w:id="1849902197">
              <w:marLeft w:val="0"/>
              <w:marRight w:val="0"/>
              <w:marTop w:val="0"/>
              <w:marBottom w:val="0"/>
              <w:divBdr>
                <w:top w:val="none" w:sz="0" w:space="0" w:color="auto"/>
                <w:left w:val="none" w:sz="0" w:space="0" w:color="auto"/>
                <w:bottom w:val="none" w:sz="0" w:space="0" w:color="auto"/>
                <w:right w:val="none" w:sz="0" w:space="0" w:color="auto"/>
              </w:divBdr>
            </w:div>
            <w:div w:id="1850410874">
              <w:marLeft w:val="0"/>
              <w:marRight w:val="0"/>
              <w:marTop w:val="0"/>
              <w:marBottom w:val="0"/>
              <w:divBdr>
                <w:top w:val="none" w:sz="0" w:space="0" w:color="auto"/>
                <w:left w:val="none" w:sz="0" w:space="0" w:color="auto"/>
                <w:bottom w:val="none" w:sz="0" w:space="0" w:color="auto"/>
                <w:right w:val="none" w:sz="0" w:space="0" w:color="auto"/>
              </w:divBdr>
            </w:div>
            <w:div w:id="1851598367">
              <w:marLeft w:val="0"/>
              <w:marRight w:val="0"/>
              <w:marTop w:val="0"/>
              <w:marBottom w:val="0"/>
              <w:divBdr>
                <w:top w:val="none" w:sz="0" w:space="0" w:color="auto"/>
                <w:left w:val="none" w:sz="0" w:space="0" w:color="auto"/>
                <w:bottom w:val="none" w:sz="0" w:space="0" w:color="auto"/>
                <w:right w:val="none" w:sz="0" w:space="0" w:color="auto"/>
              </w:divBdr>
            </w:div>
            <w:div w:id="1858159404">
              <w:marLeft w:val="0"/>
              <w:marRight w:val="0"/>
              <w:marTop w:val="0"/>
              <w:marBottom w:val="0"/>
              <w:divBdr>
                <w:top w:val="none" w:sz="0" w:space="0" w:color="auto"/>
                <w:left w:val="none" w:sz="0" w:space="0" w:color="auto"/>
                <w:bottom w:val="none" w:sz="0" w:space="0" w:color="auto"/>
                <w:right w:val="none" w:sz="0" w:space="0" w:color="auto"/>
              </w:divBdr>
            </w:div>
            <w:div w:id="1858501519">
              <w:marLeft w:val="0"/>
              <w:marRight w:val="0"/>
              <w:marTop w:val="0"/>
              <w:marBottom w:val="0"/>
              <w:divBdr>
                <w:top w:val="none" w:sz="0" w:space="0" w:color="auto"/>
                <w:left w:val="none" w:sz="0" w:space="0" w:color="auto"/>
                <w:bottom w:val="none" w:sz="0" w:space="0" w:color="auto"/>
                <w:right w:val="none" w:sz="0" w:space="0" w:color="auto"/>
              </w:divBdr>
            </w:div>
            <w:div w:id="1859614800">
              <w:marLeft w:val="0"/>
              <w:marRight w:val="0"/>
              <w:marTop w:val="0"/>
              <w:marBottom w:val="0"/>
              <w:divBdr>
                <w:top w:val="none" w:sz="0" w:space="0" w:color="auto"/>
                <w:left w:val="none" w:sz="0" w:space="0" w:color="auto"/>
                <w:bottom w:val="none" w:sz="0" w:space="0" w:color="auto"/>
                <w:right w:val="none" w:sz="0" w:space="0" w:color="auto"/>
              </w:divBdr>
            </w:div>
            <w:div w:id="1865709065">
              <w:marLeft w:val="0"/>
              <w:marRight w:val="0"/>
              <w:marTop w:val="0"/>
              <w:marBottom w:val="0"/>
              <w:divBdr>
                <w:top w:val="none" w:sz="0" w:space="0" w:color="auto"/>
                <w:left w:val="none" w:sz="0" w:space="0" w:color="auto"/>
                <w:bottom w:val="none" w:sz="0" w:space="0" w:color="auto"/>
                <w:right w:val="none" w:sz="0" w:space="0" w:color="auto"/>
              </w:divBdr>
            </w:div>
            <w:div w:id="1869678481">
              <w:marLeft w:val="0"/>
              <w:marRight w:val="0"/>
              <w:marTop w:val="0"/>
              <w:marBottom w:val="0"/>
              <w:divBdr>
                <w:top w:val="none" w:sz="0" w:space="0" w:color="auto"/>
                <w:left w:val="none" w:sz="0" w:space="0" w:color="auto"/>
                <w:bottom w:val="none" w:sz="0" w:space="0" w:color="auto"/>
                <w:right w:val="none" w:sz="0" w:space="0" w:color="auto"/>
              </w:divBdr>
            </w:div>
            <w:div w:id="1879388833">
              <w:marLeft w:val="0"/>
              <w:marRight w:val="0"/>
              <w:marTop w:val="0"/>
              <w:marBottom w:val="0"/>
              <w:divBdr>
                <w:top w:val="none" w:sz="0" w:space="0" w:color="auto"/>
                <w:left w:val="none" w:sz="0" w:space="0" w:color="auto"/>
                <w:bottom w:val="none" w:sz="0" w:space="0" w:color="auto"/>
                <w:right w:val="none" w:sz="0" w:space="0" w:color="auto"/>
              </w:divBdr>
            </w:div>
            <w:div w:id="1882744881">
              <w:marLeft w:val="0"/>
              <w:marRight w:val="0"/>
              <w:marTop w:val="0"/>
              <w:marBottom w:val="0"/>
              <w:divBdr>
                <w:top w:val="none" w:sz="0" w:space="0" w:color="auto"/>
                <w:left w:val="none" w:sz="0" w:space="0" w:color="auto"/>
                <w:bottom w:val="none" w:sz="0" w:space="0" w:color="auto"/>
                <w:right w:val="none" w:sz="0" w:space="0" w:color="auto"/>
              </w:divBdr>
            </w:div>
            <w:div w:id="1892185475">
              <w:marLeft w:val="0"/>
              <w:marRight w:val="0"/>
              <w:marTop w:val="0"/>
              <w:marBottom w:val="0"/>
              <w:divBdr>
                <w:top w:val="none" w:sz="0" w:space="0" w:color="auto"/>
                <w:left w:val="none" w:sz="0" w:space="0" w:color="auto"/>
                <w:bottom w:val="none" w:sz="0" w:space="0" w:color="auto"/>
                <w:right w:val="none" w:sz="0" w:space="0" w:color="auto"/>
              </w:divBdr>
            </w:div>
            <w:div w:id="1905986623">
              <w:marLeft w:val="0"/>
              <w:marRight w:val="0"/>
              <w:marTop w:val="0"/>
              <w:marBottom w:val="0"/>
              <w:divBdr>
                <w:top w:val="none" w:sz="0" w:space="0" w:color="auto"/>
                <w:left w:val="none" w:sz="0" w:space="0" w:color="auto"/>
                <w:bottom w:val="none" w:sz="0" w:space="0" w:color="auto"/>
                <w:right w:val="none" w:sz="0" w:space="0" w:color="auto"/>
              </w:divBdr>
            </w:div>
            <w:div w:id="1908607666">
              <w:marLeft w:val="0"/>
              <w:marRight w:val="0"/>
              <w:marTop w:val="0"/>
              <w:marBottom w:val="0"/>
              <w:divBdr>
                <w:top w:val="none" w:sz="0" w:space="0" w:color="auto"/>
                <w:left w:val="none" w:sz="0" w:space="0" w:color="auto"/>
                <w:bottom w:val="none" w:sz="0" w:space="0" w:color="auto"/>
                <w:right w:val="none" w:sz="0" w:space="0" w:color="auto"/>
              </w:divBdr>
            </w:div>
            <w:div w:id="1918132177">
              <w:marLeft w:val="0"/>
              <w:marRight w:val="0"/>
              <w:marTop w:val="0"/>
              <w:marBottom w:val="0"/>
              <w:divBdr>
                <w:top w:val="none" w:sz="0" w:space="0" w:color="auto"/>
                <w:left w:val="none" w:sz="0" w:space="0" w:color="auto"/>
                <w:bottom w:val="none" w:sz="0" w:space="0" w:color="auto"/>
                <w:right w:val="none" w:sz="0" w:space="0" w:color="auto"/>
              </w:divBdr>
            </w:div>
            <w:div w:id="1930960838">
              <w:marLeft w:val="0"/>
              <w:marRight w:val="0"/>
              <w:marTop w:val="0"/>
              <w:marBottom w:val="0"/>
              <w:divBdr>
                <w:top w:val="none" w:sz="0" w:space="0" w:color="auto"/>
                <w:left w:val="none" w:sz="0" w:space="0" w:color="auto"/>
                <w:bottom w:val="none" w:sz="0" w:space="0" w:color="auto"/>
                <w:right w:val="none" w:sz="0" w:space="0" w:color="auto"/>
              </w:divBdr>
            </w:div>
            <w:div w:id="1931309969">
              <w:marLeft w:val="0"/>
              <w:marRight w:val="0"/>
              <w:marTop w:val="0"/>
              <w:marBottom w:val="0"/>
              <w:divBdr>
                <w:top w:val="none" w:sz="0" w:space="0" w:color="auto"/>
                <w:left w:val="none" w:sz="0" w:space="0" w:color="auto"/>
                <w:bottom w:val="none" w:sz="0" w:space="0" w:color="auto"/>
                <w:right w:val="none" w:sz="0" w:space="0" w:color="auto"/>
              </w:divBdr>
            </w:div>
            <w:div w:id="1931346924">
              <w:marLeft w:val="0"/>
              <w:marRight w:val="0"/>
              <w:marTop w:val="0"/>
              <w:marBottom w:val="0"/>
              <w:divBdr>
                <w:top w:val="none" w:sz="0" w:space="0" w:color="auto"/>
                <w:left w:val="none" w:sz="0" w:space="0" w:color="auto"/>
                <w:bottom w:val="none" w:sz="0" w:space="0" w:color="auto"/>
                <w:right w:val="none" w:sz="0" w:space="0" w:color="auto"/>
              </w:divBdr>
            </w:div>
            <w:div w:id="1937706522">
              <w:marLeft w:val="0"/>
              <w:marRight w:val="0"/>
              <w:marTop w:val="0"/>
              <w:marBottom w:val="0"/>
              <w:divBdr>
                <w:top w:val="none" w:sz="0" w:space="0" w:color="auto"/>
                <w:left w:val="none" w:sz="0" w:space="0" w:color="auto"/>
                <w:bottom w:val="none" w:sz="0" w:space="0" w:color="auto"/>
                <w:right w:val="none" w:sz="0" w:space="0" w:color="auto"/>
              </w:divBdr>
            </w:div>
            <w:div w:id="1940719103">
              <w:marLeft w:val="0"/>
              <w:marRight w:val="0"/>
              <w:marTop w:val="0"/>
              <w:marBottom w:val="0"/>
              <w:divBdr>
                <w:top w:val="none" w:sz="0" w:space="0" w:color="auto"/>
                <w:left w:val="none" w:sz="0" w:space="0" w:color="auto"/>
                <w:bottom w:val="none" w:sz="0" w:space="0" w:color="auto"/>
                <w:right w:val="none" w:sz="0" w:space="0" w:color="auto"/>
              </w:divBdr>
            </w:div>
            <w:div w:id="1957708381">
              <w:marLeft w:val="0"/>
              <w:marRight w:val="0"/>
              <w:marTop w:val="0"/>
              <w:marBottom w:val="0"/>
              <w:divBdr>
                <w:top w:val="none" w:sz="0" w:space="0" w:color="auto"/>
                <w:left w:val="none" w:sz="0" w:space="0" w:color="auto"/>
                <w:bottom w:val="none" w:sz="0" w:space="0" w:color="auto"/>
                <w:right w:val="none" w:sz="0" w:space="0" w:color="auto"/>
              </w:divBdr>
            </w:div>
            <w:div w:id="1960796036">
              <w:marLeft w:val="0"/>
              <w:marRight w:val="0"/>
              <w:marTop w:val="0"/>
              <w:marBottom w:val="0"/>
              <w:divBdr>
                <w:top w:val="none" w:sz="0" w:space="0" w:color="auto"/>
                <w:left w:val="none" w:sz="0" w:space="0" w:color="auto"/>
                <w:bottom w:val="none" w:sz="0" w:space="0" w:color="auto"/>
                <w:right w:val="none" w:sz="0" w:space="0" w:color="auto"/>
              </w:divBdr>
            </w:div>
            <w:div w:id="1967154269">
              <w:marLeft w:val="0"/>
              <w:marRight w:val="0"/>
              <w:marTop w:val="0"/>
              <w:marBottom w:val="0"/>
              <w:divBdr>
                <w:top w:val="none" w:sz="0" w:space="0" w:color="auto"/>
                <w:left w:val="none" w:sz="0" w:space="0" w:color="auto"/>
                <w:bottom w:val="none" w:sz="0" w:space="0" w:color="auto"/>
                <w:right w:val="none" w:sz="0" w:space="0" w:color="auto"/>
              </w:divBdr>
            </w:div>
            <w:div w:id="1969389070">
              <w:marLeft w:val="0"/>
              <w:marRight w:val="0"/>
              <w:marTop w:val="0"/>
              <w:marBottom w:val="0"/>
              <w:divBdr>
                <w:top w:val="none" w:sz="0" w:space="0" w:color="auto"/>
                <w:left w:val="none" w:sz="0" w:space="0" w:color="auto"/>
                <w:bottom w:val="none" w:sz="0" w:space="0" w:color="auto"/>
                <w:right w:val="none" w:sz="0" w:space="0" w:color="auto"/>
              </w:divBdr>
            </w:div>
            <w:div w:id="1980108093">
              <w:marLeft w:val="0"/>
              <w:marRight w:val="0"/>
              <w:marTop w:val="0"/>
              <w:marBottom w:val="0"/>
              <w:divBdr>
                <w:top w:val="none" w:sz="0" w:space="0" w:color="auto"/>
                <w:left w:val="none" w:sz="0" w:space="0" w:color="auto"/>
                <w:bottom w:val="none" w:sz="0" w:space="0" w:color="auto"/>
                <w:right w:val="none" w:sz="0" w:space="0" w:color="auto"/>
              </w:divBdr>
            </w:div>
            <w:div w:id="1983846943">
              <w:marLeft w:val="0"/>
              <w:marRight w:val="0"/>
              <w:marTop w:val="0"/>
              <w:marBottom w:val="0"/>
              <w:divBdr>
                <w:top w:val="none" w:sz="0" w:space="0" w:color="auto"/>
                <w:left w:val="none" w:sz="0" w:space="0" w:color="auto"/>
                <w:bottom w:val="none" w:sz="0" w:space="0" w:color="auto"/>
                <w:right w:val="none" w:sz="0" w:space="0" w:color="auto"/>
              </w:divBdr>
            </w:div>
            <w:div w:id="1986540567">
              <w:marLeft w:val="0"/>
              <w:marRight w:val="0"/>
              <w:marTop w:val="0"/>
              <w:marBottom w:val="0"/>
              <w:divBdr>
                <w:top w:val="none" w:sz="0" w:space="0" w:color="auto"/>
                <w:left w:val="none" w:sz="0" w:space="0" w:color="auto"/>
                <w:bottom w:val="none" w:sz="0" w:space="0" w:color="auto"/>
                <w:right w:val="none" w:sz="0" w:space="0" w:color="auto"/>
              </w:divBdr>
            </w:div>
            <w:div w:id="1987393504">
              <w:marLeft w:val="0"/>
              <w:marRight w:val="0"/>
              <w:marTop w:val="0"/>
              <w:marBottom w:val="0"/>
              <w:divBdr>
                <w:top w:val="none" w:sz="0" w:space="0" w:color="auto"/>
                <w:left w:val="none" w:sz="0" w:space="0" w:color="auto"/>
                <w:bottom w:val="none" w:sz="0" w:space="0" w:color="auto"/>
                <w:right w:val="none" w:sz="0" w:space="0" w:color="auto"/>
              </w:divBdr>
            </w:div>
            <w:div w:id="2004772250">
              <w:marLeft w:val="0"/>
              <w:marRight w:val="0"/>
              <w:marTop w:val="0"/>
              <w:marBottom w:val="0"/>
              <w:divBdr>
                <w:top w:val="none" w:sz="0" w:space="0" w:color="auto"/>
                <w:left w:val="none" w:sz="0" w:space="0" w:color="auto"/>
                <w:bottom w:val="none" w:sz="0" w:space="0" w:color="auto"/>
                <w:right w:val="none" w:sz="0" w:space="0" w:color="auto"/>
              </w:divBdr>
            </w:div>
            <w:div w:id="2013413733">
              <w:marLeft w:val="0"/>
              <w:marRight w:val="0"/>
              <w:marTop w:val="0"/>
              <w:marBottom w:val="0"/>
              <w:divBdr>
                <w:top w:val="none" w:sz="0" w:space="0" w:color="auto"/>
                <w:left w:val="none" w:sz="0" w:space="0" w:color="auto"/>
                <w:bottom w:val="none" w:sz="0" w:space="0" w:color="auto"/>
                <w:right w:val="none" w:sz="0" w:space="0" w:color="auto"/>
              </w:divBdr>
            </w:div>
            <w:div w:id="2017922849">
              <w:marLeft w:val="0"/>
              <w:marRight w:val="0"/>
              <w:marTop w:val="0"/>
              <w:marBottom w:val="0"/>
              <w:divBdr>
                <w:top w:val="none" w:sz="0" w:space="0" w:color="auto"/>
                <w:left w:val="none" w:sz="0" w:space="0" w:color="auto"/>
                <w:bottom w:val="none" w:sz="0" w:space="0" w:color="auto"/>
                <w:right w:val="none" w:sz="0" w:space="0" w:color="auto"/>
              </w:divBdr>
            </w:div>
            <w:div w:id="2020152565">
              <w:marLeft w:val="0"/>
              <w:marRight w:val="0"/>
              <w:marTop w:val="0"/>
              <w:marBottom w:val="0"/>
              <w:divBdr>
                <w:top w:val="none" w:sz="0" w:space="0" w:color="auto"/>
                <w:left w:val="none" w:sz="0" w:space="0" w:color="auto"/>
                <w:bottom w:val="none" w:sz="0" w:space="0" w:color="auto"/>
                <w:right w:val="none" w:sz="0" w:space="0" w:color="auto"/>
              </w:divBdr>
            </w:div>
            <w:div w:id="2025981317">
              <w:marLeft w:val="0"/>
              <w:marRight w:val="0"/>
              <w:marTop w:val="0"/>
              <w:marBottom w:val="0"/>
              <w:divBdr>
                <w:top w:val="none" w:sz="0" w:space="0" w:color="auto"/>
                <w:left w:val="none" w:sz="0" w:space="0" w:color="auto"/>
                <w:bottom w:val="none" w:sz="0" w:space="0" w:color="auto"/>
                <w:right w:val="none" w:sz="0" w:space="0" w:color="auto"/>
              </w:divBdr>
            </w:div>
            <w:div w:id="2028094394">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055882638">
              <w:marLeft w:val="0"/>
              <w:marRight w:val="0"/>
              <w:marTop w:val="0"/>
              <w:marBottom w:val="0"/>
              <w:divBdr>
                <w:top w:val="none" w:sz="0" w:space="0" w:color="auto"/>
                <w:left w:val="none" w:sz="0" w:space="0" w:color="auto"/>
                <w:bottom w:val="none" w:sz="0" w:space="0" w:color="auto"/>
                <w:right w:val="none" w:sz="0" w:space="0" w:color="auto"/>
              </w:divBdr>
            </w:div>
            <w:div w:id="2069768283">
              <w:marLeft w:val="0"/>
              <w:marRight w:val="0"/>
              <w:marTop w:val="0"/>
              <w:marBottom w:val="0"/>
              <w:divBdr>
                <w:top w:val="none" w:sz="0" w:space="0" w:color="auto"/>
                <w:left w:val="none" w:sz="0" w:space="0" w:color="auto"/>
                <w:bottom w:val="none" w:sz="0" w:space="0" w:color="auto"/>
                <w:right w:val="none" w:sz="0" w:space="0" w:color="auto"/>
              </w:divBdr>
            </w:div>
            <w:div w:id="2071810092">
              <w:marLeft w:val="0"/>
              <w:marRight w:val="0"/>
              <w:marTop w:val="0"/>
              <w:marBottom w:val="0"/>
              <w:divBdr>
                <w:top w:val="none" w:sz="0" w:space="0" w:color="auto"/>
                <w:left w:val="none" w:sz="0" w:space="0" w:color="auto"/>
                <w:bottom w:val="none" w:sz="0" w:space="0" w:color="auto"/>
                <w:right w:val="none" w:sz="0" w:space="0" w:color="auto"/>
              </w:divBdr>
            </w:div>
            <w:div w:id="2083214673">
              <w:marLeft w:val="0"/>
              <w:marRight w:val="0"/>
              <w:marTop w:val="0"/>
              <w:marBottom w:val="0"/>
              <w:divBdr>
                <w:top w:val="none" w:sz="0" w:space="0" w:color="auto"/>
                <w:left w:val="none" w:sz="0" w:space="0" w:color="auto"/>
                <w:bottom w:val="none" w:sz="0" w:space="0" w:color="auto"/>
                <w:right w:val="none" w:sz="0" w:space="0" w:color="auto"/>
              </w:divBdr>
            </w:div>
            <w:div w:id="2101366094">
              <w:marLeft w:val="0"/>
              <w:marRight w:val="0"/>
              <w:marTop w:val="0"/>
              <w:marBottom w:val="0"/>
              <w:divBdr>
                <w:top w:val="none" w:sz="0" w:space="0" w:color="auto"/>
                <w:left w:val="none" w:sz="0" w:space="0" w:color="auto"/>
                <w:bottom w:val="none" w:sz="0" w:space="0" w:color="auto"/>
                <w:right w:val="none" w:sz="0" w:space="0" w:color="auto"/>
              </w:divBdr>
            </w:div>
            <w:div w:id="2102791793">
              <w:marLeft w:val="0"/>
              <w:marRight w:val="0"/>
              <w:marTop w:val="0"/>
              <w:marBottom w:val="0"/>
              <w:divBdr>
                <w:top w:val="none" w:sz="0" w:space="0" w:color="auto"/>
                <w:left w:val="none" w:sz="0" w:space="0" w:color="auto"/>
                <w:bottom w:val="none" w:sz="0" w:space="0" w:color="auto"/>
                <w:right w:val="none" w:sz="0" w:space="0" w:color="auto"/>
              </w:divBdr>
            </w:div>
            <w:div w:id="2102986471">
              <w:marLeft w:val="0"/>
              <w:marRight w:val="0"/>
              <w:marTop w:val="0"/>
              <w:marBottom w:val="0"/>
              <w:divBdr>
                <w:top w:val="none" w:sz="0" w:space="0" w:color="auto"/>
                <w:left w:val="none" w:sz="0" w:space="0" w:color="auto"/>
                <w:bottom w:val="none" w:sz="0" w:space="0" w:color="auto"/>
                <w:right w:val="none" w:sz="0" w:space="0" w:color="auto"/>
              </w:divBdr>
            </w:div>
            <w:div w:id="2126734634">
              <w:marLeft w:val="0"/>
              <w:marRight w:val="0"/>
              <w:marTop w:val="0"/>
              <w:marBottom w:val="0"/>
              <w:divBdr>
                <w:top w:val="none" w:sz="0" w:space="0" w:color="auto"/>
                <w:left w:val="none" w:sz="0" w:space="0" w:color="auto"/>
                <w:bottom w:val="none" w:sz="0" w:space="0" w:color="auto"/>
                <w:right w:val="none" w:sz="0" w:space="0" w:color="auto"/>
              </w:divBdr>
            </w:div>
            <w:div w:id="2145348669">
              <w:marLeft w:val="0"/>
              <w:marRight w:val="0"/>
              <w:marTop w:val="0"/>
              <w:marBottom w:val="0"/>
              <w:divBdr>
                <w:top w:val="none" w:sz="0" w:space="0" w:color="auto"/>
                <w:left w:val="none" w:sz="0" w:space="0" w:color="auto"/>
                <w:bottom w:val="none" w:sz="0" w:space="0" w:color="auto"/>
                <w:right w:val="none" w:sz="0" w:space="0" w:color="auto"/>
              </w:divBdr>
            </w:div>
          </w:divsChild>
        </w:div>
        <w:div w:id="1271624951">
          <w:marLeft w:val="0"/>
          <w:marRight w:val="0"/>
          <w:marTop w:val="0"/>
          <w:marBottom w:val="0"/>
          <w:divBdr>
            <w:top w:val="none" w:sz="0" w:space="0" w:color="auto"/>
            <w:left w:val="none" w:sz="0" w:space="0" w:color="auto"/>
            <w:bottom w:val="none" w:sz="0" w:space="0" w:color="auto"/>
            <w:right w:val="none" w:sz="0" w:space="0" w:color="auto"/>
          </w:divBdr>
          <w:divsChild>
            <w:div w:id="27459852">
              <w:marLeft w:val="0"/>
              <w:marRight w:val="0"/>
              <w:marTop w:val="0"/>
              <w:marBottom w:val="0"/>
              <w:divBdr>
                <w:top w:val="none" w:sz="0" w:space="0" w:color="auto"/>
                <w:left w:val="none" w:sz="0" w:space="0" w:color="auto"/>
                <w:bottom w:val="none" w:sz="0" w:space="0" w:color="auto"/>
                <w:right w:val="none" w:sz="0" w:space="0" w:color="auto"/>
              </w:divBdr>
            </w:div>
            <w:div w:id="88426226">
              <w:marLeft w:val="0"/>
              <w:marRight w:val="0"/>
              <w:marTop w:val="0"/>
              <w:marBottom w:val="0"/>
              <w:divBdr>
                <w:top w:val="none" w:sz="0" w:space="0" w:color="auto"/>
                <w:left w:val="none" w:sz="0" w:space="0" w:color="auto"/>
                <w:bottom w:val="none" w:sz="0" w:space="0" w:color="auto"/>
                <w:right w:val="none" w:sz="0" w:space="0" w:color="auto"/>
              </w:divBdr>
            </w:div>
            <w:div w:id="230315995">
              <w:marLeft w:val="0"/>
              <w:marRight w:val="0"/>
              <w:marTop w:val="0"/>
              <w:marBottom w:val="0"/>
              <w:divBdr>
                <w:top w:val="none" w:sz="0" w:space="0" w:color="auto"/>
                <w:left w:val="none" w:sz="0" w:space="0" w:color="auto"/>
                <w:bottom w:val="none" w:sz="0" w:space="0" w:color="auto"/>
                <w:right w:val="none" w:sz="0" w:space="0" w:color="auto"/>
              </w:divBdr>
            </w:div>
            <w:div w:id="476385048">
              <w:marLeft w:val="0"/>
              <w:marRight w:val="0"/>
              <w:marTop w:val="0"/>
              <w:marBottom w:val="0"/>
              <w:divBdr>
                <w:top w:val="none" w:sz="0" w:space="0" w:color="auto"/>
                <w:left w:val="none" w:sz="0" w:space="0" w:color="auto"/>
                <w:bottom w:val="none" w:sz="0" w:space="0" w:color="auto"/>
                <w:right w:val="none" w:sz="0" w:space="0" w:color="auto"/>
              </w:divBdr>
            </w:div>
            <w:div w:id="580261404">
              <w:marLeft w:val="0"/>
              <w:marRight w:val="0"/>
              <w:marTop w:val="0"/>
              <w:marBottom w:val="0"/>
              <w:divBdr>
                <w:top w:val="none" w:sz="0" w:space="0" w:color="auto"/>
                <w:left w:val="none" w:sz="0" w:space="0" w:color="auto"/>
                <w:bottom w:val="none" w:sz="0" w:space="0" w:color="auto"/>
                <w:right w:val="none" w:sz="0" w:space="0" w:color="auto"/>
              </w:divBdr>
            </w:div>
            <w:div w:id="604579495">
              <w:marLeft w:val="0"/>
              <w:marRight w:val="0"/>
              <w:marTop w:val="0"/>
              <w:marBottom w:val="0"/>
              <w:divBdr>
                <w:top w:val="none" w:sz="0" w:space="0" w:color="auto"/>
                <w:left w:val="none" w:sz="0" w:space="0" w:color="auto"/>
                <w:bottom w:val="none" w:sz="0" w:space="0" w:color="auto"/>
                <w:right w:val="none" w:sz="0" w:space="0" w:color="auto"/>
              </w:divBdr>
            </w:div>
            <w:div w:id="606960705">
              <w:marLeft w:val="0"/>
              <w:marRight w:val="0"/>
              <w:marTop w:val="0"/>
              <w:marBottom w:val="0"/>
              <w:divBdr>
                <w:top w:val="none" w:sz="0" w:space="0" w:color="auto"/>
                <w:left w:val="none" w:sz="0" w:space="0" w:color="auto"/>
                <w:bottom w:val="none" w:sz="0" w:space="0" w:color="auto"/>
                <w:right w:val="none" w:sz="0" w:space="0" w:color="auto"/>
              </w:divBdr>
            </w:div>
            <w:div w:id="815294356">
              <w:marLeft w:val="0"/>
              <w:marRight w:val="0"/>
              <w:marTop w:val="0"/>
              <w:marBottom w:val="0"/>
              <w:divBdr>
                <w:top w:val="none" w:sz="0" w:space="0" w:color="auto"/>
                <w:left w:val="none" w:sz="0" w:space="0" w:color="auto"/>
                <w:bottom w:val="none" w:sz="0" w:space="0" w:color="auto"/>
                <w:right w:val="none" w:sz="0" w:space="0" w:color="auto"/>
              </w:divBdr>
            </w:div>
            <w:div w:id="843663381">
              <w:marLeft w:val="0"/>
              <w:marRight w:val="0"/>
              <w:marTop w:val="0"/>
              <w:marBottom w:val="0"/>
              <w:divBdr>
                <w:top w:val="none" w:sz="0" w:space="0" w:color="auto"/>
                <w:left w:val="none" w:sz="0" w:space="0" w:color="auto"/>
                <w:bottom w:val="none" w:sz="0" w:space="0" w:color="auto"/>
                <w:right w:val="none" w:sz="0" w:space="0" w:color="auto"/>
              </w:divBdr>
            </w:div>
            <w:div w:id="1002975792">
              <w:marLeft w:val="0"/>
              <w:marRight w:val="0"/>
              <w:marTop w:val="0"/>
              <w:marBottom w:val="0"/>
              <w:divBdr>
                <w:top w:val="none" w:sz="0" w:space="0" w:color="auto"/>
                <w:left w:val="none" w:sz="0" w:space="0" w:color="auto"/>
                <w:bottom w:val="none" w:sz="0" w:space="0" w:color="auto"/>
                <w:right w:val="none" w:sz="0" w:space="0" w:color="auto"/>
              </w:divBdr>
            </w:div>
            <w:div w:id="1036739381">
              <w:marLeft w:val="0"/>
              <w:marRight w:val="0"/>
              <w:marTop w:val="0"/>
              <w:marBottom w:val="0"/>
              <w:divBdr>
                <w:top w:val="none" w:sz="0" w:space="0" w:color="auto"/>
                <w:left w:val="none" w:sz="0" w:space="0" w:color="auto"/>
                <w:bottom w:val="none" w:sz="0" w:space="0" w:color="auto"/>
                <w:right w:val="none" w:sz="0" w:space="0" w:color="auto"/>
              </w:divBdr>
            </w:div>
            <w:div w:id="1186211273">
              <w:marLeft w:val="0"/>
              <w:marRight w:val="0"/>
              <w:marTop w:val="0"/>
              <w:marBottom w:val="0"/>
              <w:divBdr>
                <w:top w:val="none" w:sz="0" w:space="0" w:color="auto"/>
                <w:left w:val="none" w:sz="0" w:space="0" w:color="auto"/>
                <w:bottom w:val="none" w:sz="0" w:space="0" w:color="auto"/>
                <w:right w:val="none" w:sz="0" w:space="0" w:color="auto"/>
              </w:divBdr>
            </w:div>
            <w:div w:id="1306860967">
              <w:marLeft w:val="0"/>
              <w:marRight w:val="0"/>
              <w:marTop w:val="0"/>
              <w:marBottom w:val="0"/>
              <w:divBdr>
                <w:top w:val="none" w:sz="0" w:space="0" w:color="auto"/>
                <w:left w:val="none" w:sz="0" w:space="0" w:color="auto"/>
                <w:bottom w:val="none" w:sz="0" w:space="0" w:color="auto"/>
                <w:right w:val="none" w:sz="0" w:space="0" w:color="auto"/>
              </w:divBdr>
            </w:div>
            <w:div w:id="1853256023">
              <w:marLeft w:val="0"/>
              <w:marRight w:val="0"/>
              <w:marTop w:val="0"/>
              <w:marBottom w:val="0"/>
              <w:divBdr>
                <w:top w:val="none" w:sz="0" w:space="0" w:color="auto"/>
                <w:left w:val="none" w:sz="0" w:space="0" w:color="auto"/>
                <w:bottom w:val="none" w:sz="0" w:space="0" w:color="auto"/>
                <w:right w:val="none" w:sz="0" w:space="0" w:color="auto"/>
              </w:divBdr>
            </w:div>
            <w:div w:id="2072606988">
              <w:marLeft w:val="0"/>
              <w:marRight w:val="0"/>
              <w:marTop w:val="0"/>
              <w:marBottom w:val="0"/>
              <w:divBdr>
                <w:top w:val="none" w:sz="0" w:space="0" w:color="auto"/>
                <w:left w:val="none" w:sz="0" w:space="0" w:color="auto"/>
                <w:bottom w:val="none" w:sz="0" w:space="0" w:color="auto"/>
                <w:right w:val="none" w:sz="0" w:space="0" w:color="auto"/>
              </w:divBdr>
            </w:div>
            <w:div w:id="2093233347">
              <w:marLeft w:val="0"/>
              <w:marRight w:val="0"/>
              <w:marTop w:val="0"/>
              <w:marBottom w:val="0"/>
              <w:divBdr>
                <w:top w:val="none" w:sz="0" w:space="0" w:color="auto"/>
                <w:left w:val="none" w:sz="0" w:space="0" w:color="auto"/>
                <w:bottom w:val="none" w:sz="0" w:space="0" w:color="auto"/>
                <w:right w:val="none" w:sz="0" w:space="0" w:color="auto"/>
              </w:divBdr>
            </w:div>
            <w:div w:id="21316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file:///E:\_2005-201X_Codes_Guides\HTML_DOCX\_WORD_source\NBC2020p1\nbc2020.htm" TargetMode="External"/><Relationship Id="rId21" Type="http://schemas.openxmlformats.org/officeDocument/2006/relationships/hyperlink" Target="file:///E:\_2005-201X_Codes_Guides\HTML_DOCX\_WORD_source\NBC2020p1\nbc2020.htm" TargetMode="External"/><Relationship Id="rId170" Type="http://schemas.openxmlformats.org/officeDocument/2006/relationships/hyperlink" Target="file:///E:\_2005-201X_Codes_Guides\HTML_DOCX\_WORD_source\NBC2020p1\nbc2020.htm" TargetMode="External"/><Relationship Id="rId268" Type="http://schemas.openxmlformats.org/officeDocument/2006/relationships/hyperlink" Target="file:///E:\_2005-201X_Codes_Guides\HTML_DOCX\_WORD_source\NBC2020p1\nbc2020.htm" TargetMode="External"/><Relationship Id="rId475" Type="http://schemas.openxmlformats.org/officeDocument/2006/relationships/hyperlink" Target="file:///E:\_2005-201X_Codes_Guides\HTML_DOCX\_WORD_source\NBC2020p1\nbc2020.htm" TargetMode="External"/><Relationship Id="rId682" Type="http://schemas.openxmlformats.org/officeDocument/2006/relationships/hyperlink" Target="file:///E:\_2005-201X_Codes_Guides\HTML_DOCX\_WORD_source\NBC2020p1\nbc2020.htm" TargetMode="External"/><Relationship Id="rId128" Type="http://schemas.openxmlformats.org/officeDocument/2006/relationships/hyperlink" Target="file:///E:\_2005-201X_Codes_Guides\HTML_DOCX\_WORD_source\NBC2020p1\nbc2020.htm" TargetMode="External"/><Relationship Id="rId335" Type="http://schemas.openxmlformats.org/officeDocument/2006/relationships/hyperlink" Target="file:///E:\_2005-201X_Codes_Guides\HTML_DOCX\_WORD_source\NBC2020p1\nbc2020.htm" TargetMode="External"/><Relationship Id="rId542" Type="http://schemas.openxmlformats.org/officeDocument/2006/relationships/hyperlink" Target="file:///E:\_2005-201X_Codes_Guides\HTML_DOCX\_WORD_source\NBC2020p1\nbc2020.htm" TargetMode="External"/><Relationship Id="rId987" Type="http://schemas.openxmlformats.org/officeDocument/2006/relationships/hyperlink" Target="file:///E:\_2005-201X_Codes_Guides\HTML_DOCX\_WORD_source\NBC2020p1\nbc2020.htm" TargetMode="External"/><Relationship Id="rId1172" Type="http://schemas.openxmlformats.org/officeDocument/2006/relationships/hyperlink" Target="file:///E:\_2005-201X_Codes_Guides\HTML_DOCX\_WORD_source\NBC2020p1\nbc2020.htm" TargetMode="External"/><Relationship Id="rId402" Type="http://schemas.openxmlformats.org/officeDocument/2006/relationships/hyperlink" Target="file:///E:\_2005-201X_Codes_Guides\HTML_DOCX\_WORD_source\NBC2020p1\nbc2020.htm" TargetMode="External"/><Relationship Id="rId847" Type="http://schemas.openxmlformats.org/officeDocument/2006/relationships/hyperlink" Target="file:///E:\_2005-201X_Codes_Guides\HTML_DOCX\_WORD_source\NBC2020p1\nbc2020.htm" TargetMode="External"/><Relationship Id="rId1032" Type="http://schemas.openxmlformats.org/officeDocument/2006/relationships/hyperlink" Target="file:///E:\_2005-201X_Codes_Guides\HTML_DOCX\_WORD_source\NBC2020p1\nbc2020.htm" TargetMode="External"/><Relationship Id="rId1477" Type="http://schemas.openxmlformats.org/officeDocument/2006/relationships/hyperlink" Target="file:///E:\_2005-201X_Codes_Guides\HTML_DOCX\_WORD_source\NBC2020p1\nbc2020.htm" TargetMode="External"/><Relationship Id="rId1684" Type="http://schemas.openxmlformats.org/officeDocument/2006/relationships/hyperlink" Target="file:///E:\_2005-201X_Codes_Guides\HTML_DOCX\_WORD_source\NBC2020p1\nbc2020.htm" TargetMode="External"/><Relationship Id="rId707" Type="http://schemas.openxmlformats.org/officeDocument/2006/relationships/hyperlink" Target="file:///E:\_2005-201X_Codes_Guides\HTML_DOCX\_WORD_source\NBC2020p1\nbc2020.htm" TargetMode="External"/><Relationship Id="rId914" Type="http://schemas.openxmlformats.org/officeDocument/2006/relationships/hyperlink" Target="file:///E:\_2005-201X_Codes_Guides\HTML_DOCX\_WORD_source\NBC2020p1\nbc2020.htm" TargetMode="External"/><Relationship Id="rId1337" Type="http://schemas.openxmlformats.org/officeDocument/2006/relationships/hyperlink" Target="file:///E:\_2005-201X_Codes_Guides\HTML_DOCX\_WORD_source\NBC2020p1\nbc2020.htm" TargetMode="External"/><Relationship Id="rId1544" Type="http://schemas.openxmlformats.org/officeDocument/2006/relationships/hyperlink" Target="file:///E:\_2005-201X_Codes_Guides\HTML_DOCX\_WORD_source\NBC2020p1\nbc2020.htm" TargetMode="External"/><Relationship Id="rId1751" Type="http://schemas.openxmlformats.org/officeDocument/2006/relationships/hyperlink" Target="file:///E:\_2005-201X_Codes_Guides\HTML_DOCX\_WORD_source\NBC2020p1\nbc2020.htm" TargetMode="External"/><Relationship Id="rId43" Type="http://schemas.openxmlformats.org/officeDocument/2006/relationships/hyperlink" Target="file:///E:\_2005-201X_Codes_Guides\HTML_DOCX\_WORD_source\NBC2020p1\nbc2020.htm" TargetMode="External"/><Relationship Id="rId1404" Type="http://schemas.openxmlformats.org/officeDocument/2006/relationships/hyperlink" Target="file:///E:\_2005-201X_Codes_Guides\HTML_DOCX\_WORD_source\NBC2020p1\nbc2020.htm" TargetMode="External"/><Relationship Id="rId1611" Type="http://schemas.openxmlformats.org/officeDocument/2006/relationships/hyperlink" Target="file:///E:\_2005-201X_Codes_Guides\HTML_DOCX\_WORD_source\NBC2020p1\nbc2020.htm" TargetMode="External"/><Relationship Id="rId192" Type="http://schemas.openxmlformats.org/officeDocument/2006/relationships/hyperlink" Target="file:///E:\_2005-201X_Codes_Guides\HTML_DOCX\_WORD_source\NBC2020p1\nbc2020.htm" TargetMode="External"/><Relationship Id="rId1709" Type="http://schemas.openxmlformats.org/officeDocument/2006/relationships/hyperlink" Target="file:///E:\_2005-201X_Codes_Guides\HTML_DOCX\_WORD_source\NBC2020p1\nbc2020.htm" TargetMode="External"/><Relationship Id="rId497" Type="http://schemas.openxmlformats.org/officeDocument/2006/relationships/hyperlink" Target="file:///E:\_2005-201X_Codes_Guides\HTML_DOCX\_WORD_source\NBC2020p1\nbc2020.htm" TargetMode="External"/><Relationship Id="rId357" Type="http://schemas.openxmlformats.org/officeDocument/2006/relationships/hyperlink" Target="file:///E:\_2005-201X_Codes_Guides\HTML_DOCX\_WORD_source\NBC2020p1\nbc2020.htm" TargetMode="External"/><Relationship Id="rId1194" Type="http://schemas.openxmlformats.org/officeDocument/2006/relationships/hyperlink" Target="file:///E:\_2005-201X_Codes_Guides\HTML_DOCX\_WORD_source\NBC2020p1\nbc2020.htm" TargetMode="External"/><Relationship Id="rId217" Type="http://schemas.openxmlformats.org/officeDocument/2006/relationships/hyperlink" Target="file:///E:\_2005-201X_Codes_Guides\HTML_DOCX\_WORD_source\NBC2020p1\nbc2020.htm" TargetMode="External"/><Relationship Id="rId564" Type="http://schemas.openxmlformats.org/officeDocument/2006/relationships/hyperlink" Target="file:///E:\_2005-201X_Codes_Guides\HTML_DOCX\_WORD_source\NBC2020p1\nbc2020.htm" TargetMode="External"/><Relationship Id="rId771" Type="http://schemas.openxmlformats.org/officeDocument/2006/relationships/hyperlink" Target="file:///E:\_2005-201X_Codes_Guides\HTML_DOCX\_WORD_source\NBC2020p1\nbc2020.htm" TargetMode="External"/><Relationship Id="rId869" Type="http://schemas.openxmlformats.org/officeDocument/2006/relationships/hyperlink" Target="file:///E:\_2005-201X_Codes_Guides\HTML_DOCX\_WORD_source\NBC2020p1\nbc2020.htm" TargetMode="External"/><Relationship Id="rId1499" Type="http://schemas.openxmlformats.org/officeDocument/2006/relationships/hyperlink" Target="file:///E:\_2005-201X_Codes_Guides\HTML_DOCX\_WORD_source\NBC2020p1\nbc2020.htm" TargetMode="External"/><Relationship Id="rId424" Type="http://schemas.openxmlformats.org/officeDocument/2006/relationships/hyperlink" Target="file:///E:\_2005-201X_Codes_Guides\HTML_DOCX\_WORD_source\NBC2020p1\nbc2020.htm" TargetMode="External"/><Relationship Id="rId631" Type="http://schemas.openxmlformats.org/officeDocument/2006/relationships/hyperlink" Target="file:///E:\_2005-201X_Codes_Guides\HTML_DOCX\_WORD_source\NBC2020p1\nbc2020.htm" TargetMode="External"/><Relationship Id="rId729" Type="http://schemas.openxmlformats.org/officeDocument/2006/relationships/hyperlink" Target="file:///E:\_2005-201X_Codes_Guides\HTML_DOCX\_WORD_source\NBC2020p1\nbc2020.htm" TargetMode="External"/><Relationship Id="rId1054" Type="http://schemas.openxmlformats.org/officeDocument/2006/relationships/hyperlink" Target="file:///E:\_2005-201X_Codes_Guides\HTML_DOCX\_WORD_source\NBC2020p1\nbc2020.htm" TargetMode="External"/><Relationship Id="rId1261" Type="http://schemas.openxmlformats.org/officeDocument/2006/relationships/hyperlink" Target="file:///E:\_2005-201X_Codes_Guides\HTML_DOCX\_WORD_source\NBC2020p1\nbc2020.htm" TargetMode="External"/><Relationship Id="rId1359" Type="http://schemas.openxmlformats.org/officeDocument/2006/relationships/hyperlink" Target="file:///E:\_2005-201X_Codes_Guides\HTML_DOCX\_WORD_source\NBC2020p1\nbc2020.htm" TargetMode="External"/><Relationship Id="rId936" Type="http://schemas.openxmlformats.org/officeDocument/2006/relationships/hyperlink" Target="file:///E:\_2005-201X_Codes_Guides\HTML_DOCX\_WORD_source\NBC2020p1\nbc2020.htm" TargetMode="External"/><Relationship Id="rId1121" Type="http://schemas.openxmlformats.org/officeDocument/2006/relationships/hyperlink" Target="file:///E:\_2005-201X_Codes_Guides\HTML_DOCX\_WORD_source\NBC2020p1\nbc2020.htm" TargetMode="External"/><Relationship Id="rId1219" Type="http://schemas.openxmlformats.org/officeDocument/2006/relationships/hyperlink" Target="file:///E:\_2005-201X_Codes_Guides\HTML_DOCX\_WORD_source\NBC2020p1\nbc2020.htm" TargetMode="External"/><Relationship Id="rId1566" Type="http://schemas.openxmlformats.org/officeDocument/2006/relationships/hyperlink" Target="file:///E:\_2005-201X_Codes_Guides\HTML_DOCX\_WORD_source\NBC2020p1\nbc2020.htm" TargetMode="External"/><Relationship Id="rId1773" Type="http://schemas.openxmlformats.org/officeDocument/2006/relationships/hyperlink" Target="file:///E:\_2005-201X_Codes_Guides\HTML_DOCX\_WORD_source\NBC2020p1\nbc2020.htm" TargetMode="External"/><Relationship Id="rId65" Type="http://schemas.openxmlformats.org/officeDocument/2006/relationships/hyperlink" Target="file:///E:\_2005-201X_Codes_Guides\HTML_DOCX\_WORD_source\NBC2020p1\nbc2020.htm" TargetMode="External"/><Relationship Id="rId1426" Type="http://schemas.openxmlformats.org/officeDocument/2006/relationships/hyperlink" Target="file:///E:\_2005-201X_Codes_Guides\HTML_DOCX\_WORD_source\NBC2020p1\nbc2020.htm" TargetMode="External"/><Relationship Id="rId1633" Type="http://schemas.openxmlformats.org/officeDocument/2006/relationships/hyperlink" Target="file:///E:\_2005-201X_Codes_Guides\HTML_DOCX\_WORD_source\NBC2020p1\nbc2020.htm" TargetMode="External"/><Relationship Id="rId1700" Type="http://schemas.openxmlformats.org/officeDocument/2006/relationships/hyperlink" Target="file:///E:\_2005-201X_Codes_Guides\HTML_DOCX\_WORD_source\NBC2020p1\nbc2020.htm" TargetMode="External"/><Relationship Id="rId281" Type="http://schemas.openxmlformats.org/officeDocument/2006/relationships/hyperlink" Target="file:///E:\_2005-201X_Codes_Guides\HTML_DOCX\_WORD_source\NBC2020p1\nbc2020.htm" TargetMode="External"/><Relationship Id="rId141" Type="http://schemas.openxmlformats.org/officeDocument/2006/relationships/hyperlink" Target="file:///E:\_2005-201X_Codes_Guides\HTML_DOCX\_WORD_source\NBC2020p1\nbc2020.htm" TargetMode="External"/><Relationship Id="rId379" Type="http://schemas.openxmlformats.org/officeDocument/2006/relationships/hyperlink" Target="file:///E:\_2005-201X_Codes_Guides\HTML_DOCX\_WORD_source\NBC2020p1\nbc2020.htm" TargetMode="External"/><Relationship Id="rId586" Type="http://schemas.openxmlformats.org/officeDocument/2006/relationships/hyperlink" Target="file:///E:\_2005-201X_Codes_Guides\HTML_DOCX\_WORD_source\NBC2020p1\nbc2020.htm" TargetMode="External"/><Relationship Id="rId793" Type="http://schemas.openxmlformats.org/officeDocument/2006/relationships/hyperlink" Target="file:///E:\_2005-201X_Codes_Guides\HTML_DOCX\_WORD_source\NBC2020p1\nbc2020.htm" TargetMode="External"/><Relationship Id="rId7" Type="http://schemas.openxmlformats.org/officeDocument/2006/relationships/endnotes" Target="endnotes.xml"/><Relationship Id="rId239" Type="http://schemas.openxmlformats.org/officeDocument/2006/relationships/hyperlink" Target="file:///E:\_2005-201X_Codes_Guides\HTML_DOCX\_WORD_source\NBC2020p1\nbc2020.htm" TargetMode="External"/><Relationship Id="rId446" Type="http://schemas.openxmlformats.org/officeDocument/2006/relationships/hyperlink" Target="file:///E:\_2005-201X_Codes_Guides\HTML_DOCX\_WORD_source\NBC2020p1\nbc2020.htm" TargetMode="External"/><Relationship Id="rId653" Type="http://schemas.openxmlformats.org/officeDocument/2006/relationships/hyperlink" Target="file:///E:\_2005-201X_Codes_Guides\HTML_DOCX\_WORD_source\NBC2020p1\nbc2020.htm" TargetMode="External"/><Relationship Id="rId1076" Type="http://schemas.openxmlformats.org/officeDocument/2006/relationships/hyperlink" Target="file:///E:\_2005-201X_Codes_Guides\HTML_DOCX\_WORD_source\NBC2020p1\nbc2020.htm" TargetMode="External"/><Relationship Id="rId1283" Type="http://schemas.openxmlformats.org/officeDocument/2006/relationships/hyperlink" Target="file:///E:\_2005-201X_Codes_Guides\HTML_DOCX\_WORD_source\NBC2020p1\nbc2020.htm" TargetMode="External"/><Relationship Id="rId1490" Type="http://schemas.openxmlformats.org/officeDocument/2006/relationships/hyperlink" Target="file:///E:\_2005-201X_Codes_Guides\HTML_DOCX\_WORD_source\NBC2020p1\nbc2020.htm" TargetMode="External"/><Relationship Id="rId306" Type="http://schemas.openxmlformats.org/officeDocument/2006/relationships/hyperlink" Target="file:///E:\_2005-201X_Codes_Guides\HTML_DOCX\_WORD_source\NBC2020p1\nbc2020.htm" TargetMode="External"/><Relationship Id="rId860" Type="http://schemas.openxmlformats.org/officeDocument/2006/relationships/hyperlink" Target="file:///E:\_2005-201X_Codes_Guides\HTML_DOCX\_WORD_source\NBC2020p1\nbc2020.htm" TargetMode="External"/><Relationship Id="rId958" Type="http://schemas.openxmlformats.org/officeDocument/2006/relationships/hyperlink" Target="file:///E:\_2005-201X_Codes_Guides\HTML_DOCX\_WORD_source\NBC2020p1\nbc2020.htm" TargetMode="External"/><Relationship Id="rId1143" Type="http://schemas.openxmlformats.org/officeDocument/2006/relationships/hyperlink" Target="file:///E:\_2005-201X_Codes_Guides\HTML_DOCX\_WORD_source\NBC2020p1\nbc2020.htm" TargetMode="External"/><Relationship Id="rId1588" Type="http://schemas.openxmlformats.org/officeDocument/2006/relationships/hyperlink" Target="file:///E:\_2005-201X_Codes_Guides\HTML_DOCX\_WORD_source\NBC2020p1\nbc2020.htm" TargetMode="External"/><Relationship Id="rId87" Type="http://schemas.openxmlformats.org/officeDocument/2006/relationships/hyperlink" Target="file:///E:\_2005-201X_Codes_Guides\HTML_DOCX\_WORD_source\NBC2020p1\nbc2020.htm" TargetMode="External"/><Relationship Id="rId513" Type="http://schemas.openxmlformats.org/officeDocument/2006/relationships/hyperlink" Target="file:///E:\_2005-201X_Codes_Guides\HTML_DOCX\_WORD_source\NBC2020p1\nbc2020.htm" TargetMode="External"/><Relationship Id="rId720" Type="http://schemas.openxmlformats.org/officeDocument/2006/relationships/hyperlink" Target="file:///E:\_2005-201X_Codes_Guides\HTML_DOCX\_WORD_source\NBC2020p1\nbc2020.htm" TargetMode="External"/><Relationship Id="rId818" Type="http://schemas.openxmlformats.org/officeDocument/2006/relationships/hyperlink" Target="file:///E:\_2005-201X_Codes_Guides\HTML_DOCX\_WORD_source\NBC2020p1\nbc2020.htm" TargetMode="External"/><Relationship Id="rId1350" Type="http://schemas.openxmlformats.org/officeDocument/2006/relationships/hyperlink" Target="file:///E:\_2005-201X_Codes_Guides\HTML_DOCX\_WORD_source\NBC2020p1\nbc2020.htm" TargetMode="External"/><Relationship Id="rId1448" Type="http://schemas.openxmlformats.org/officeDocument/2006/relationships/hyperlink" Target="file:///E:\_2005-201X_Codes_Guides\HTML_DOCX\_WORD_source\NBC2020p1\nbc2020.htm" TargetMode="External"/><Relationship Id="rId1655" Type="http://schemas.openxmlformats.org/officeDocument/2006/relationships/hyperlink" Target="file:///E:\_2005-201X_Codes_Guides\HTML_DOCX\_WORD_source\NBC2020p1\nbc2020.htm" TargetMode="External"/><Relationship Id="rId1003" Type="http://schemas.openxmlformats.org/officeDocument/2006/relationships/hyperlink" Target="file:///E:\_2005-201X_Codes_Guides\HTML_DOCX\_WORD_source\NBC2020p1\nbc2020.htm" TargetMode="External"/><Relationship Id="rId1210" Type="http://schemas.openxmlformats.org/officeDocument/2006/relationships/hyperlink" Target="file:///E:\_2005-201X_Codes_Guides\HTML_DOCX\_WORD_source\NBC2020p1\nbc2020.htm" TargetMode="External"/><Relationship Id="rId1308" Type="http://schemas.openxmlformats.org/officeDocument/2006/relationships/hyperlink" Target="file:///E:\_2005-201X_Codes_Guides\HTML_DOCX\_WORD_source\NBC2020p1\nbc2020.htm" TargetMode="External"/><Relationship Id="rId1515" Type="http://schemas.openxmlformats.org/officeDocument/2006/relationships/hyperlink" Target="file:///E:\_2005-201X_Codes_Guides\HTML_DOCX\_WORD_source\NBC2020p1\nbc2020.htm" TargetMode="External"/><Relationship Id="rId1722" Type="http://schemas.openxmlformats.org/officeDocument/2006/relationships/hyperlink" Target="file:///E:\_2005-201X_Codes_Guides\HTML_DOCX\_WORD_source\NBC2020p1\nbc2020.htm" TargetMode="External"/><Relationship Id="rId14" Type="http://schemas.openxmlformats.org/officeDocument/2006/relationships/hyperlink" Target="file:///E:\_2005-201X_Codes_Guides\HTML_DOCX\_WORD_source\NBC2020p1\nbc2020.htm" TargetMode="External"/><Relationship Id="rId163" Type="http://schemas.openxmlformats.org/officeDocument/2006/relationships/hyperlink" Target="file:///E:\_2005-201X_Codes_Guides\HTML_DOCX\_WORD_source\NBC2020p1\nbc2020.htm" TargetMode="External"/><Relationship Id="rId370" Type="http://schemas.openxmlformats.org/officeDocument/2006/relationships/hyperlink" Target="file:///E:\_2005-201X_Codes_Guides\HTML_DOCX\_WORD_source\NBC2020p1\nbc2020.htm" TargetMode="External"/><Relationship Id="rId230" Type="http://schemas.openxmlformats.org/officeDocument/2006/relationships/hyperlink" Target="file:///E:\_2005-201X_Codes_Guides\HTML_DOCX\_WORD_source\NBC2020p1\nbc2020.htm" TargetMode="External"/><Relationship Id="rId468" Type="http://schemas.openxmlformats.org/officeDocument/2006/relationships/hyperlink" Target="file:///E:\_2005-201X_Codes_Guides\HTML_DOCX\_WORD_source\NBC2020p1\nbc2020.htm" TargetMode="External"/><Relationship Id="rId675" Type="http://schemas.openxmlformats.org/officeDocument/2006/relationships/hyperlink" Target="file:///E:\_2005-201X_Codes_Guides\HTML_DOCX\_WORD_source\NBC2020p1\nbc2020.htm" TargetMode="External"/><Relationship Id="rId882" Type="http://schemas.openxmlformats.org/officeDocument/2006/relationships/hyperlink" Target="file:///E:\_2005-201X_Codes_Guides\HTML_DOCX\_WORD_source\NBC2020p1\nbc2020.htm" TargetMode="External"/><Relationship Id="rId1098" Type="http://schemas.openxmlformats.org/officeDocument/2006/relationships/hyperlink" Target="file:///E:\_2005-201X_Codes_Guides\HTML_DOCX\_WORD_source\NBC2020p1\nbc2020.htm" TargetMode="External"/><Relationship Id="rId328" Type="http://schemas.openxmlformats.org/officeDocument/2006/relationships/hyperlink" Target="file:///E:\_2005-201X_Codes_Guides\HTML_DOCX\_WORD_source\NBC2020p1\nbc2020.htm" TargetMode="External"/><Relationship Id="rId535" Type="http://schemas.openxmlformats.org/officeDocument/2006/relationships/hyperlink" Target="file:///E:\_2005-201X_Codes_Guides\HTML_DOCX\_WORD_source\NBC2020p1\nbc2020.htm" TargetMode="External"/><Relationship Id="rId742" Type="http://schemas.openxmlformats.org/officeDocument/2006/relationships/hyperlink" Target="file:///E:\_2005-201X_Codes_Guides\HTML_DOCX\_WORD_source\NBC2020p1\nbc2020.htm" TargetMode="External"/><Relationship Id="rId1165" Type="http://schemas.openxmlformats.org/officeDocument/2006/relationships/hyperlink" Target="file:///E:\_2005-201X_Codes_Guides\HTML_DOCX\_WORD_source\NBC2020p1\nbc2020.htm" TargetMode="External"/><Relationship Id="rId1372" Type="http://schemas.openxmlformats.org/officeDocument/2006/relationships/hyperlink" Target="file:///E:\_2005-201X_Codes_Guides\HTML_DOCX\_WORD_source\NBC2020p1\nbc2020.htm" TargetMode="External"/><Relationship Id="rId602" Type="http://schemas.openxmlformats.org/officeDocument/2006/relationships/hyperlink" Target="file:///E:\_2005-201X_Codes_Guides\HTML_DOCX\_WORD_source\NBC2020p1\nbc2020.htm" TargetMode="External"/><Relationship Id="rId1025" Type="http://schemas.openxmlformats.org/officeDocument/2006/relationships/hyperlink" Target="file:///E:\_2005-201X_Codes_Guides\HTML_DOCX\_WORD_source\NBC2020p1\nbc2020.htm" TargetMode="External"/><Relationship Id="rId1232" Type="http://schemas.openxmlformats.org/officeDocument/2006/relationships/hyperlink" Target="file:///E:\_2005-201X_Codes_Guides\HTML_DOCX\_WORD_source\NBC2020p1\nbc2020.htm" TargetMode="External"/><Relationship Id="rId1677" Type="http://schemas.openxmlformats.org/officeDocument/2006/relationships/hyperlink" Target="file:///E:\_2005-201X_Codes_Guides\HTML_DOCX\_WORD_source\NBC2020p1\nbc2020.htm" TargetMode="External"/><Relationship Id="rId907" Type="http://schemas.openxmlformats.org/officeDocument/2006/relationships/hyperlink" Target="file:///E:\_2005-201X_Codes_Guides\HTML_DOCX\_WORD_source\NBC2020p1\nbc2020.htm" TargetMode="External"/><Relationship Id="rId1537" Type="http://schemas.openxmlformats.org/officeDocument/2006/relationships/hyperlink" Target="file:///E:\_2005-201X_Codes_Guides\HTML_DOCX\_WORD_source\NBC2020p1\nbc2020.htm" TargetMode="External"/><Relationship Id="rId1744" Type="http://schemas.openxmlformats.org/officeDocument/2006/relationships/hyperlink" Target="file:///E:\_2005-201X_Codes_Guides\HTML_DOCX\_WORD_source\NBC2020p1\nbc2020.htm" TargetMode="External"/><Relationship Id="rId36" Type="http://schemas.openxmlformats.org/officeDocument/2006/relationships/hyperlink" Target="file:///E:\_2005-201X_Codes_Guides\HTML_DOCX\_WORD_source\NBC2020p1\nbc2020.htm" TargetMode="External"/><Relationship Id="rId1604" Type="http://schemas.openxmlformats.org/officeDocument/2006/relationships/hyperlink" Target="file:///E:\_2005-201X_Codes_Guides\HTML_DOCX\_WORD_source\NBC2020p1\nbc2020.htm" TargetMode="External"/><Relationship Id="rId185" Type="http://schemas.openxmlformats.org/officeDocument/2006/relationships/hyperlink" Target="file:///E:\_2005-201X_Codes_Guides\HTML_DOCX\_WORD_source\NBC2020p1\nbc2020.htm" TargetMode="External"/><Relationship Id="rId392" Type="http://schemas.openxmlformats.org/officeDocument/2006/relationships/hyperlink" Target="file:///E:\_2005-201X_Codes_Guides\HTML_DOCX\_WORD_source\NBC2020p1\nbc2020.htm" TargetMode="External"/><Relationship Id="rId697" Type="http://schemas.openxmlformats.org/officeDocument/2006/relationships/hyperlink" Target="file:///E:\_2005-201X_Codes_Guides\HTML_DOCX\_WORD_source\NBC2020p1\nbc2020.htm" TargetMode="External"/><Relationship Id="rId252" Type="http://schemas.openxmlformats.org/officeDocument/2006/relationships/hyperlink" Target="file:///E:\_2005-201X_Codes_Guides\HTML_DOCX\_WORD_source\NBC2020p1\nbc2020.htm" TargetMode="External"/><Relationship Id="rId1187" Type="http://schemas.openxmlformats.org/officeDocument/2006/relationships/hyperlink" Target="file:///E:\_2005-201X_Codes_Guides\HTML_DOCX\_WORD_source\NBC2020p1\nbc2020.htm" TargetMode="External"/><Relationship Id="rId112" Type="http://schemas.openxmlformats.org/officeDocument/2006/relationships/hyperlink" Target="file:///E:\_2005-201X_Codes_Guides\HTML_DOCX\_WORD_source\NBC2020p1\nbc2020.htm" TargetMode="External"/><Relationship Id="rId557" Type="http://schemas.openxmlformats.org/officeDocument/2006/relationships/hyperlink" Target="file:///E:\_2005-201X_Codes_Guides\HTML_DOCX\_WORD_source\NBC2020p1\nbc2020.htm" TargetMode="External"/><Relationship Id="rId764" Type="http://schemas.openxmlformats.org/officeDocument/2006/relationships/hyperlink" Target="file:///E:\_2005-201X_Codes_Guides\HTML_DOCX\_WORD_source\NBC2020p1\nbc2020.htm" TargetMode="External"/><Relationship Id="rId971" Type="http://schemas.openxmlformats.org/officeDocument/2006/relationships/hyperlink" Target="file:///E:\_2005-201X_Codes_Guides\HTML_DOCX\_WORD_source\NBC2020p1\nbc2020.htm" TargetMode="External"/><Relationship Id="rId1394" Type="http://schemas.openxmlformats.org/officeDocument/2006/relationships/hyperlink" Target="file:///E:\_2005-201X_Codes_Guides\HTML_DOCX\_WORD_source\NBC2020p1\nbc2020.htm" TargetMode="External"/><Relationship Id="rId1699" Type="http://schemas.openxmlformats.org/officeDocument/2006/relationships/hyperlink" Target="file:///E:\_2005-201X_Codes_Guides\HTML_DOCX\_WORD_source\NBC2020p1\nbc2020.htm" TargetMode="External"/><Relationship Id="rId417" Type="http://schemas.openxmlformats.org/officeDocument/2006/relationships/hyperlink" Target="file:///E:\_2005-201X_Codes_Guides\HTML_DOCX\_WORD_source\NBC2020p1\nbc2020.htm" TargetMode="External"/><Relationship Id="rId624" Type="http://schemas.openxmlformats.org/officeDocument/2006/relationships/hyperlink" Target="file:///E:\_2005-201X_Codes_Guides\HTML_DOCX\_WORD_source\NBC2020p1\nbc2020.htm" TargetMode="External"/><Relationship Id="rId831" Type="http://schemas.openxmlformats.org/officeDocument/2006/relationships/hyperlink" Target="file:///E:\_2005-201X_Codes_Guides\HTML_DOCX\_WORD_source\NBC2020p1\nbc2020.htm" TargetMode="External"/><Relationship Id="rId1047" Type="http://schemas.openxmlformats.org/officeDocument/2006/relationships/hyperlink" Target="file:///E:\_2005-201X_Codes_Guides\HTML_DOCX\_WORD_source\NBC2020p1\nbc2020.htm" TargetMode="External"/><Relationship Id="rId1254" Type="http://schemas.openxmlformats.org/officeDocument/2006/relationships/hyperlink" Target="file:///E:\_2005-201X_Codes_Guides\HTML_DOCX\_WORD_source\NBC2020p1\nbc2020.htm" TargetMode="External"/><Relationship Id="rId1461" Type="http://schemas.openxmlformats.org/officeDocument/2006/relationships/hyperlink" Target="file:///E:\_2005-201X_Codes_Guides\HTML_DOCX\_WORD_source\NBC2020p1\nbc2020.htm" TargetMode="External"/><Relationship Id="rId929" Type="http://schemas.openxmlformats.org/officeDocument/2006/relationships/hyperlink" Target="file:///E:\_2005-201X_Codes_Guides\HTML_DOCX\_WORD_source\NBC2020p1\nbc2020.htm" TargetMode="External"/><Relationship Id="rId1114" Type="http://schemas.openxmlformats.org/officeDocument/2006/relationships/hyperlink" Target="file:///E:\_2005-201X_Codes_Guides\HTML_DOCX\_WORD_source\NBC2020p1\nbc2020.htm" TargetMode="External"/><Relationship Id="rId1321" Type="http://schemas.openxmlformats.org/officeDocument/2006/relationships/hyperlink" Target="file:///E:\_2005-201X_Codes_Guides\HTML_DOCX\_WORD_source\NBC2020p1\nbc2020.htm" TargetMode="External"/><Relationship Id="rId1559" Type="http://schemas.openxmlformats.org/officeDocument/2006/relationships/hyperlink" Target="file:///E:\_2005-201X_Codes_Guides\HTML_DOCX\_WORD_source\NBC2020p1\nbc2020.htm" TargetMode="External"/><Relationship Id="rId1766" Type="http://schemas.openxmlformats.org/officeDocument/2006/relationships/hyperlink" Target="file:///E:\_2005-201X_Codes_Guides\HTML_DOCX\_WORD_source\NBC2020p1\nbc2020.htm" TargetMode="External"/><Relationship Id="rId58" Type="http://schemas.openxmlformats.org/officeDocument/2006/relationships/hyperlink" Target="file:///E:\_2005-201X_Codes_Guides\HTML_DOCX\_WORD_source\NBC2020p1\nbc2020.htm" TargetMode="External"/><Relationship Id="rId1419" Type="http://schemas.openxmlformats.org/officeDocument/2006/relationships/hyperlink" Target="file:///E:\_2005-201X_Codes_Guides\HTML_DOCX\_WORD_source\NBC2020p1\nbc2020.htm" TargetMode="External"/><Relationship Id="rId1626" Type="http://schemas.openxmlformats.org/officeDocument/2006/relationships/hyperlink" Target="file:///E:\_2005-201X_Codes_Guides\HTML_DOCX\_WORD_source\NBC2020p1\nbc2020.htm" TargetMode="External"/><Relationship Id="rId274" Type="http://schemas.openxmlformats.org/officeDocument/2006/relationships/hyperlink" Target="file:///E:\_2005-201X_Codes_Guides\HTML_DOCX\_WORD_source\NBC2020p1\nbc2020.htm" TargetMode="External"/><Relationship Id="rId481" Type="http://schemas.openxmlformats.org/officeDocument/2006/relationships/hyperlink" Target="file:///E:\_2005-201X_Codes_Guides\HTML_DOCX\_WORD_source\NBC2020p1\nbc2020.htm" TargetMode="External"/><Relationship Id="rId134" Type="http://schemas.openxmlformats.org/officeDocument/2006/relationships/hyperlink" Target="file:///E:\_2005-201X_Codes_Guides\HTML_DOCX\_WORD_source\NBC2020p1\nbc2020.htm" TargetMode="External"/><Relationship Id="rId579" Type="http://schemas.openxmlformats.org/officeDocument/2006/relationships/hyperlink" Target="file:///E:\_2005-201X_Codes_Guides\HTML_DOCX\_WORD_source\NBC2020p1\nbc2020.htm" TargetMode="External"/><Relationship Id="rId786" Type="http://schemas.openxmlformats.org/officeDocument/2006/relationships/hyperlink" Target="file:///E:\_2005-201X_Codes_Guides\HTML_DOCX\_WORD_source\NBC2020p1\nbc2020.htm" TargetMode="External"/><Relationship Id="rId993" Type="http://schemas.openxmlformats.org/officeDocument/2006/relationships/hyperlink" Target="file:///E:\_2005-201X_Codes_Guides\HTML_DOCX\_WORD_source\NBC2020p1\nbc2020.htm" TargetMode="External"/><Relationship Id="rId341" Type="http://schemas.openxmlformats.org/officeDocument/2006/relationships/hyperlink" Target="file:///E:\_2005-201X_Codes_Guides\HTML_DOCX\_WORD_source\NBC2020p1\nbc2020.htm" TargetMode="External"/><Relationship Id="rId439" Type="http://schemas.openxmlformats.org/officeDocument/2006/relationships/hyperlink" Target="file:///E:\_2005-201X_Codes_Guides\HTML_DOCX\_WORD_source\NBC2020p1\nbc2020.htm" TargetMode="External"/><Relationship Id="rId646" Type="http://schemas.openxmlformats.org/officeDocument/2006/relationships/hyperlink" Target="file:///E:\_2005-201X_Codes_Guides\HTML_DOCX\_WORD_source\NBC2020p1\nbc2020.htm" TargetMode="External"/><Relationship Id="rId1069" Type="http://schemas.openxmlformats.org/officeDocument/2006/relationships/hyperlink" Target="file:///E:\_2005-201X_Codes_Guides\HTML_DOCX\_WORD_source\NBC2020p1\nbc2020.htm" TargetMode="External"/><Relationship Id="rId1276" Type="http://schemas.openxmlformats.org/officeDocument/2006/relationships/hyperlink" Target="file:///E:\_2005-201X_Codes_Guides\HTML_DOCX\_WORD_source\NBC2020p1\nbc2020.htm" TargetMode="External"/><Relationship Id="rId1483" Type="http://schemas.openxmlformats.org/officeDocument/2006/relationships/hyperlink" Target="file:///E:\_2005-201X_Codes_Guides\HTML_DOCX\_WORD_source\NBC2020p1\nbc2020.htm" TargetMode="External"/><Relationship Id="rId201" Type="http://schemas.openxmlformats.org/officeDocument/2006/relationships/hyperlink" Target="file:///E:\_2005-201X_Codes_Guides\HTML_DOCX\_WORD_source\NBC2020p1\nbc2020.htm" TargetMode="External"/><Relationship Id="rId506" Type="http://schemas.openxmlformats.org/officeDocument/2006/relationships/hyperlink" Target="file:///E:\_2005-201X_Codes_Guides\HTML_DOCX\_WORD_source\NBC2020p1\nbc2020.htm" TargetMode="External"/><Relationship Id="rId853" Type="http://schemas.openxmlformats.org/officeDocument/2006/relationships/hyperlink" Target="file:///E:\_2005-201X_Codes_Guides\HTML_DOCX\_WORD_source\NBC2020p1\nbc2020.htm" TargetMode="External"/><Relationship Id="rId1136" Type="http://schemas.openxmlformats.org/officeDocument/2006/relationships/hyperlink" Target="file:///E:\_2005-201X_Codes_Guides\HTML_DOCX\_WORD_source\NBC2020p1\nbc2020.htm" TargetMode="External"/><Relationship Id="rId1690" Type="http://schemas.openxmlformats.org/officeDocument/2006/relationships/hyperlink" Target="file:///E:\_2005-201X_Codes_Guides\HTML_DOCX\_WORD_source\NBC2020p1\nbc2020.htm" TargetMode="External"/><Relationship Id="rId492" Type="http://schemas.openxmlformats.org/officeDocument/2006/relationships/hyperlink" Target="file:///E:\_2005-201X_Codes_Guides\HTML_DOCX\_WORD_source\NBC2020p1\nbc2020.htm" TargetMode="External"/><Relationship Id="rId713" Type="http://schemas.openxmlformats.org/officeDocument/2006/relationships/hyperlink" Target="file:///E:\_2005-201X_Codes_Guides\HTML_DOCX\_WORD_source\NBC2020p1\nbc2020.htm" TargetMode="External"/><Relationship Id="rId797" Type="http://schemas.openxmlformats.org/officeDocument/2006/relationships/hyperlink" Target="file:///E:\_2005-201X_Codes_Guides\HTML_DOCX\_WORD_source\NBC2020p1\nbc2020.htm" TargetMode="External"/><Relationship Id="rId920" Type="http://schemas.openxmlformats.org/officeDocument/2006/relationships/hyperlink" Target="file:///E:\_2005-201X_Codes_Guides\HTML_DOCX\_WORD_source\NBC2020p1\nbc2020.htm" TargetMode="External"/><Relationship Id="rId1343" Type="http://schemas.openxmlformats.org/officeDocument/2006/relationships/hyperlink" Target="file:///E:\_2005-201X_Codes_Guides\HTML_DOCX\_WORD_source\NBC2020p1\nbc2020.htm" TargetMode="External"/><Relationship Id="rId1550" Type="http://schemas.openxmlformats.org/officeDocument/2006/relationships/hyperlink" Target="file:///E:\_2005-201X_Codes_Guides\HTML_DOCX\_WORD_source\NBC2020p1\nbc2020.htm" TargetMode="External"/><Relationship Id="rId1648" Type="http://schemas.openxmlformats.org/officeDocument/2006/relationships/hyperlink" Target="file:///E:\_2005-201X_Codes_Guides\HTML_DOCX\_WORD_source\NBC2020p1\nbc2020.htm" TargetMode="External"/><Relationship Id="rId145" Type="http://schemas.openxmlformats.org/officeDocument/2006/relationships/hyperlink" Target="file:///E:\_2005-201X_Codes_Guides\HTML_DOCX\_WORD_source\NBC2020p1\nbc2020.htm" TargetMode="External"/><Relationship Id="rId352" Type="http://schemas.openxmlformats.org/officeDocument/2006/relationships/hyperlink" Target="file:///E:\_2005-201X_Codes_Guides\HTML_DOCX\_WORD_source\NBC2020p1\nbc2020.htm" TargetMode="External"/><Relationship Id="rId1203" Type="http://schemas.openxmlformats.org/officeDocument/2006/relationships/hyperlink" Target="file:///E:\_2005-201X_Codes_Guides\HTML_DOCX\_WORD_source\NBC2020p1\nbc2020.htm" TargetMode="External"/><Relationship Id="rId1287" Type="http://schemas.openxmlformats.org/officeDocument/2006/relationships/hyperlink" Target="file:///E:\_2005-201X_Codes_Guides\HTML_DOCX\_WORD_source\NBC2020p1\nbc2020.htm" TargetMode="External"/><Relationship Id="rId1410" Type="http://schemas.openxmlformats.org/officeDocument/2006/relationships/hyperlink" Target="file:///E:\_2005-201X_Codes_Guides\HTML_DOCX\_WORD_source\NBC2020p1\nbc2020.htm" TargetMode="External"/><Relationship Id="rId1508" Type="http://schemas.openxmlformats.org/officeDocument/2006/relationships/hyperlink" Target="file:///E:\_2005-201X_Codes_Guides\HTML_DOCX\_WORD_source\NBC2020p1\nbc2020.htm" TargetMode="External"/><Relationship Id="rId212" Type="http://schemas.openxmlformats.org/officeDocument/2006/relationships/hyperlink" Target="file:///E:\_2005-201X_Codes_Guides\HTML_DOCX\_WORD_source\NBC2020p1\nbc2020.htm" TargetMode="External"/><Relationship Id="rId657" Type="http://schemas.openxmlformats.org/officeDocument/2006/relationships/hyperlink" Target="file:///E:\_2005-201X_Codes_Guides\HTML_DOCX\_WORD_source\NBC2020p1\nbc2020.htm" TargetMode="External"/><Relationship Id="rId864" Type="http://schemas.openxmlformats.org/officeDocument/2006/relationships/hyperlink" Target="file:///E:\_2005-201X_Codes_Guides\HTML_DOCX\_WORD_source\NBC2020p1\nbc2020.htm" TargetMode="External"/><Relationship Id="rId1494" Type="http://schemas.openxmlformats.org/officeDocument/2006/relationships/hyperlink" Target="file:///E:\_2005-201X_Codes_Guides\HTML_DOCX\_WORD_source\NBC2020p1\nbc2020.htm" TargetMode="External"/><Relationship Id="rId1715" Type="http://schemas.openxmlformats.org/officeDocument/2006/relationships/hyperlink" Target="file:///E:\_2005-201X_Codes_Guides\HTML_DOCX\_WORD_source\NBC2020p1\nbc2020.htm" TargetMode="External"/><Relationship Id="rId296" Type="http://schemas.openxmlformats.org/officeDocument/2006/relationships/hyperlink" Target="file:///E:\_2005-201X_Codes_Guides\HTML_DOCX\_WORD_source\NBC2020p1\nbc2020.htm" TargetMode="External"/><Relationship Id="rId517" Type="http://schemas.openxmlformats.org/officeDocument/2006/relationships/hyperlink" Target="file:///E:\_2005-201X_Codes_Guides\HTML_DOCX\_WORD_source\NBC2020p1\nbc2020.htm" TargetMode="External"/><Relationship Id="rId724" Type="http://schemas.openxmlformats.org/officeDocument/2006/relationships/hyperlink" Target="file:///E:\_2005-201X_Codes_Guides\HTML_DOCX\_WORD_source\NBC2020p1\nbc2020.htm" TargetMode="External"/><Relationship Id="rId931" Type="http://schemas.openxmlformats.org/officeDocument/2006/relationships/hyperlink" Target="file:///E:\_2005-201X_Codes_Guides\HTML_DOCX\_WORD_source\NBC2020p1\nbc2020.htm" TargetMode="External"/><Relationship Id="rId1147" Type="http://schemas.openxmlformats.org/officeDocument/2006/relationships/hyperlink" Target="file:///E:\_2005-201X_Codes_Guides\HTML_DOCX\_WORD_source\NBC2020p1\nbc2020.htm" TargetMode="External"/><Relationship Id="rId1354" Type="http://schemas.openxmlformats.org/officeDocument/2006/relationships/hyperlink" Target="file:///E:\_2005-201X_Codes_Guides\HTML_DOCX\_WORD_source\NBC2020p1\nbc2020.htm" TargetMode="External"/><Relationship Id="rId1561" Type="http://schemas.openxmlformats.org/officeDocument/2006/relationships/hyperlink" Target="file:///E:\_2005-201X_Codes_Guides\HTML_DOCX\_WORD_source\NBC2020p1\nbc2020.htm" TargetMode="External"/><Relationship Id="rId60" Type="http://schemas.openxmlformats.org/officeDocument/2006/relationships/hyperlink" Target="file:///E:\_2005-201X_Codes_Guides\HTML_DOCX\_WORD_source\NBC2020p1\nbc2020.htm" TargetMode="External"/><Relationship Id="rId156" Type="http://schemas.openxmlformats.org/officeDocument/2006/relationships/hyperlink" Target="file:///E:\_2005-201X_Codes_Guides\HTML_DOCX\_WORD_source\NBC2020p1\nbc2020.htm" TargetMode="External"/><Relationship Id="rId363" Type="http://schemas.openxmlformats.org/officeDocument/2006/relationships/hyperlink" Target="file:///E:\_2005-201X_Codes_Guides\HTML_DOCX\_WORD_source\NBC2020p1\nbc2020.htm" TargetMode="External"/><Relationship Id="rId570" Type="http://schemas.openxmlformats.org/officeDocument/2006/relationships/hyperlink" Target="file:///E:\_2005-201X_Codes_Guides\HTML_DOCX\_WORD_source\NBC2020p1\nbc2020.htm" TargetMode="External"/><Relationship Id="rId1007" Type="http://schemas.openxmlformats.org/officeDocument/2006/relationships/hyperlink" Target="file:///E:\_2005-201X_Codes_Guides\HTML_DOCX\_WORD_source\NBC2020p1\nbc2020.htm" TargetMode="External"/><Relationship Id="rId1214" Type="http://schemas.openxmlformats.org/officeDocument/2006/relationships/hyperlink" Target="file:///E:\_2005-201X_Codes_Guides\HTML_DOCX\_WORD_source\NBC2020p1\nbc2020.htm" TargetMode="External"/><Relationship Id="rId1421" Type="http://schemas.openxmlformats.org/officeDocument/2006/relationships/hyperlink" Target="file:///E:\_2005-201X_Codes_Guides\HTML_DOCX\_WORD_source\NBC2020p1\nbc2020.htm" TargetMode="External"/><Relationship Id="rId1659" Type="http://schemas.openxmlformats.org/officeDocument/2006/relationships/hyperlink" Target="file:///E:\_2005-201X_Codes_Guides\HTML_DOCX\_WORD_source\NBC2020p1\nbc2020.htm" TargetMode="External"/><Relationship Id="rId223" Type="http://schemas.openxmlformats.org/officeDocument/2006/relationships/hyperlink" Target="file:///E:\_2005-201X_Codes_Guides\HTML_DOCX\_WORD_source\NBC2020p1\nbc2020.htm" TargetMode="External"/><Relationship Id="rId430" Type="http://schemas.openxmlformats.org/officeDocument/2006/relationships/hyperlink" Target="file:///E:\_2005-201X_Codes_Guides\HTML_DOCX\_WORD_source\NBC2020p1\nbc2020.htm" TargetMode="External"/><Relationship Id="rId668" Type="http://schemas.openxmlformats.org/officeDocument/2006/relationships/hyperlink" Target="file:///E:\_2005-201X_Codes_Guides\HTML_DOCX\_WORD_source\NBC2020p1\nbc2020.htm" TargetMode="External"/><Relationship Id="rId875" Type="http://schemas.openxmlformats.org/officeDocument/2006/relationships/hyperlink" Target="file:///E:\_2005-201X_Codes_Guides\HTML_DOCX\_WORD_source\NBC2020p1\nbc2020.htm" TargetMode="External"/><Relationship Id="rId1060" Type="http://schemas.openxmlformats.org/officeDocument/2006/relationships/hyperlink" Target="file:///E:\_2005-201X_Codes_Guides\HTML_DOCX\_WORD_source\NBC2020p1\nbc2020.htm" TargetMode="External"/><Relationship Id="rId1298" Type="http://schemas.openxmlformats.org/officeDocument/2006/relationships/hyperlink" Target="file:///E:\_2005-201X_Codes_Guides\HTML_DOCX\_WORD_source\NBC2020p1\nbc2020.htm" TargetMode="External"/><Relationship Id="rId1519" Type="http://schemas.openxmlformats.org/officeDocument/2006/relationships/hyperlink" Target="file:///E:\_2005-201X_Codes_Guides\HTML_DOCX\_WORD_source\NBC2020p1\nbc2020.htm" TargetMode="External"/><Relationship Id="rId1726" Type="http://schemas.openxmlformats.org/officeDocument/2006/relationships/hyperlink" Target="file:///E:\_2005-201X_Codes_Guides\HTML_DOCX\_WORD_source\NBC2020p1\nbc2020.htm" TargetMode="External"/><Relationship Id="rId18" Type="http://schemas.openxmlformats.org/officeDocument/2006/relationships/hyperlink" Target="file:///E:\_2005-201X_Codes_Guides\HTML_DOCX\_WORD_source\NBC2020p1\nbc2020.htm" TargetMode="External"/><Relationship Id="rId528" Type="http://schemas.openxmlformats.org/officeDocument/2006/relationships/hyperlink" Target="file:///E:\_2005-201X_Codes_Guides\HTML_DOCX\_WORD_source\NBC2020p1\nbc2020.htm" TargetMode="External"/><Relationship Id="rId735" Type="http://schemas.openxmlformats.org/officeDocument/2006/relationships/hyperlink" Target="file:///E:\_2005-201X_Codes_Guides\HTML_DOCX\_WORD_source\NBC2020p1\nbc2020.htm" TargetMode="External"/><Relationship Id="rId942" Type="http://schemas.openxmlformats.org/officeDocument/2006/relationships/hyperlink" Target="file:///E:\_2005-201X_Codes_Guides\HTML_DOCX\_WORD_source\NBC2020p1\nbc2020.htm" TargetMode="External"/><Relationship Id="rId1158" Type="http://schemas.openxmlformats.org/officeDocument/2006/relationships/hyperlink" Target="file:///E:\_2005-201X_Codes_Guides\HTML_DOCX\_WORD_source\NBC2020p1\nbc2020.htm" TargetMode="External"/><Relationship Id="rId1365" Type="http://schemas.openxmlformats.org/officeDocument/2006/relationships/hyperlink" Target="file:///E:\_2005-201X_Codes_Guides\HTML_DOCX\_WORD_source\NBC2020p1\nbc2020.htm" TargetMode="External"/><Relationship Id="rId1572" Type="http://schemas.openxmlformats.org/officeDocument/2006/relationships/hyperlink" Target="file:///E:\_2005-201X_Codes_Guides\HTML_DOCX\_WORD_source\NBC2020p1\nbc2020.htm" TargetMode="External"/><Relationship Id="rId167" Type="http://schemas.openxmlformats.org/officeDocument/2006/relationships/hyperlink" Target="file:///E:\_2005-201X_Codes_Guides\HTML_DOCX\_WORD_source\NBC2020p1\nbc2020.htm" TargetMode="External"/><Relationship Id="rId374" Type="http://schemas.openxmlformats.org/officeDocument/2006/relationships/hyperlink" Target="file:///E:\_2005-201X_Codes_Guides\HTML_DOCX\_WORD_source\NBC2020p1\nbc2020.htm" TargetMode="External"/><Relationship Id="rId581" Type="http://schemas.openxmlformats.org/officeDocument/2006/relationships/hyperlink" Target="file:///E:\_2005-201X_Codes_Guides\HTML_DOCX\_WORD_source\NBC2020p1\nbc2020.htm" TargetMode="External"/><Relationship Id="rId1018" Type="http://schemas.openxmlformats.org/officeDocument/2006/relationships/hyperlink" Target="file:///E:\_2005-201X_Codes_Guides\HTML_DOCX\_WORD_source\NBC2020p1\nbc2020.htm" TargetMode="External"/><Relationship Id="rId1225" Type="http://schemas.openxmlformats.org/officeDocument/2006/relationships/hyperlink" Target="file:///E:\_2005-201X_Codes_Guides\HTML_DOCX\_WORD_source\NBC2020p1\nbc2020.htm" TargetMode="External"/><Relationship Id="rId1432" Type="http://schemas.openxmlformats.org/officeDocument/2006/relationships/hyperlink" Target="file:///E:\_2005-201X_Codes_Guides\HTML_DOCX\_WORD_source\NBC2020p1\nbc2020.htm" TargetMode="External"/><Relationship Id="rId71" Type="http://schemas.openxmlformats.org/officeDocument/2006/relationships/hyperlink" Target="file:///E:\_2005-201X_Codes_Guides\HTML_DOCX\_WORD_source\NBC2020p1\nbc2020.htm" TargetMode="External"/><Relationship Id="rId234" Type="http://schemas.openxmlformats.org/officeDocument/2006/relationships/hyperlink" Target="file:///E:\_2005-201X_Codes_Guides\HTML_DOCX\_WORD_source\NBC2020p1\nbc2020.htm" TargetMode="External"/><Relationship Id="rId679" Type="http://schemas.openxmlformats.org/officeDocument/2006/relationships/hyperlink" Target="file:///E:\_2005-201X_Codes_Guides\HTML_DOCX\_WORD_source\NBC2020p1\nbc2020.htm" TargetMode="External"/><Relationship Id="rId802" Type="http://schemas.openxmlformats.org/officeDocument/2006/relationships/hyperlink" Target="file:///E:\_2005-201X_Codes_Guides\HTML_DOCX\_WORD_source\NBC2020p1\nbc2020.htm" TargetMode="External"/><Relationship Id="rId886" Type="http://schemas.openxmlformats.org/officeDocument/2006/relationships/hyperlink" Target="file:///E:\_2005-201X_Codes_Guides\HTML_DOCX\_WORD_source\NBC2020p1\nbc2020.htm" TargetMode="External"/><Relationship Id="rId1737" Type="http://schemas.openxmlformats.org/officeDocument/2006/relationships/hyperlink" Target="file:///E:\_2005-201X_Codes_Guides\HTML_DOCX\_WORD_source\NBC2020p1\nbc2020.htm" TargetMode="External"/><Relationship Id="rId2" Type="http://schemas.openxmlformats.org/officeDocument/2006/relationships/numbering" Target="numbering.xml"/><Relationship Id="rId29" Type="http://schemas.openxmlformats.org/officeDocument/2006/relationships/hyperlink" Target="file:///E:\_2005-201X_Codes_Guides\HTML_DOCX\_WORD_source\NBC2020p1\bldng" TargetMode="External"/><Relationship Id="rId441" Type="http://schemas.openxmlformats.org/officeDocument/2006/relationships/hyperlink" Target="file:///E:\_2005-201X_Codes_Guides\HTML_DOCX\_WORD_source\NBC2020p1\nbc2020.htm" TargetMode="External"/><Relationship Id="rId539" Type="http://schemas.openxmlformats.org/officeDocument/2006/relationships/hyperlink" Target="file:///E:\_2005-201X_Codes_Guides\HTML_DOCX\_WORD_source\NBC2020p1\nbc2020.htm" TargetMode="External"/><Relationship Id="rId746" Type="http://schemas.openxmlformats.org/officeDocument/2006/relationships/hyperlink" Target="file:///E:\_2005-201X_Codes_Guides\HTML_DOCX\_WORD_source\NBC2020p1\nbc2020.htm" TargetMode="External"/><Relationship Id="rId1071" Type="http://schemas.openxmlformats.org/officeDocument/2006/relationships/hyperlink" Target="file:///E:\_2005-201X_Codes_Guides\HTML_DOCX\_WORD_source\NBC2020p1\nbc2020.htm" TargetMode="External"/><Relationship Id="rId1169" Type="http://schemas.openxmlformats.org/officeDocument/2006/relationships/hyperlink" Target="file:///E:\_2005-201X_Codes_Guides\HTML_DOCX\_WORD_source\NBC2020p1\nbc2020.htm" TargetMode="External"/><Relationship Id="rId1376" Type="http://schemas.openxmlformats.org/officeDocument/2006/relationships/hyperlink" Target="file:///E:\_2005-201X_Codes_Guides\HTML_DOCX\_WORD_source\NBC2020p1\nbc2020.htm" TargetMode="External"/><Relationship Id="rId1583" Type="http://schemas.openxmlformats.org/officeDocument/2006/relationships/hyperlink" Target="file:///E:\_2005-201X_Codes_Guides\HTML_DOCX\_WORD_source\NBC2020p1\nbc2020.htm" TargetMode="External"/><Relationship Id="rId178" Type="http://schemas.openxmlformats.org/officeDocument/2006/relationships/hyperlink" Target="file:///E:\_2005-201X_Codes_Guides\HTML_DOCX\_WORD_source\NBC2020p1\nbc2020.htm" TargetMode="External"/><Relationship Id="rId301" Type="http://schemas.openxmlformats.org/officeDocument/2006/relationships/hyperlink" Target="file:///E:\_2005-201X_Codes_Guides\HTML_DOCX\_WORD_source\NBC2020p1\nbc2020.htm" TargetMode="External"/><Relationship Id="rId953" Type="http://schemas.openxmlformats.org/officeDocument/2006/relationships/hyperlink" Target="file:///E:\_2005-201X_Codes_Guides\HTML_DOCX\_WORD_source\NBC2020p1\nbc2020.htm" TargetMode="External"/><Relationship Id="rId1029" Type="http://schemas.openxmlformats.org/officeDocument/2006/relationships/hyperlink" Target="file:///E:\_2005-201X_Codes_Guides\HTML_DOCX\_WORD_source\NBC2020p1\nbc2020.htm" TargetMode="External"/><Relationship Id="rId1236" Type="http://schemas.openxmlformats.org/officeDocument/2006/relationships/hyperlink" Target="file:///E:\_2005-201X_Codes_Guides\HTML_DOCX\_WORD_source\NBC2020p1\nbc2020.htm" TargetMode="External"/><Relationship Id="rId82" Type="http://schemas.openxmlformats.org/officeDocument/2006/relationships/hyperlink" Target="file:///E:\_2005-201X_Codes_Guides\HTML_DOCX\_WORD_source\NBC2020p1\nbc2020.htm" TargetMode="External"/><Relationship Id="rId385" Type="http://schemas.openxmlformats.org/officeDocument/2006/relationships/hyperlink" Target="file:///E:\_2005-201X_Codes_Guides\HTML_DOCX\_WORD_source\NBC2020p1\nbc2020.htm" TargetMode="External"/><Relationship Id="rId592" Type="http://schemas.openxmlformats.org/officeDocument/2006/relationships/hyperlink" Target="file:///E:\_2005-201X_Codes_Guides\HTML_DOCX\_WORD_source\NBC2020p1\nbc2020.htm" TargetMode="External"/><Relationship Id="rId606" Type="http://schemas.openxmlformats.org/officeDocument/2006/relationships/hyperlink" Target="file:///E:\_2005-201X_Codes_Guides\HTML_DOCX\_WORD_source\NBC2020p1\nbc2020.htm" TargetMode="External"/><Relationship Id="rId813" Type="http://schemas.openxmlformats.org/officeDocument/2006/relationships/hyperlink" Target="file:///E:\_2005-201X_Codes_Guides\HTML_DOCX\_WORD_source\NBC2020p1\nbc2020.htm" TargetMode="External"/><Relationship Id="rId1443" Type="http://schemas.openxmlformats.org/officeDocument/2006/relationships/hyperlink" Target="file:///E:\_2005-201X_Codes_Guides\HTML_DOCX\_WORD_source\NBC2020p1\nbc2020.htm" TargetMode="External"/><Relationship Id="rId1650" Type="http://schemas.openxmlformats.org/officeDocument/2006/relationships/hyperlink" Target="file:///E:\_2005-201X_Codes_Guides\HTML_DOCX\_WORD_source\NBC2020p1\nbc2020.htm" TargetMode="External"/><Relationship Id="rId1748" Type="http://schemas.openxmlformats.org/officeDocument/2006/relationships/hyperlink" Target="file:///E:\_2005-201X_Codes_Guides\HTML_DOCX\_WORD_source\NBC2020p1\nbc2020.htm" TargetMode="External"/><Relationship Id="rId245" Type="http://schemas.openxmlformats.org/officeDocument/2006/relationships/hyperlink" Target="file:///E:\_2005-201X_Codes_Guides\HTML_DOCX\_WORD_source\NBC2020p1\nbc2020.htm" TargetMode="External"/><Relationship Id="rId452" Type="http://schemas.openxmlformats.org/officeDocument/2006/relationships/hyperlink" Target="file:///E:\_2005-201X_Codes_Guides\HTML_DOCX\_WORD_source\NBC2020p1\nbc2020.htm" TargetMode="External"/><Relationship Id="rId897" Type="http://schemas.openxmlformats.org/officeDocument/2006/relationships/hyperlink" Target="file:///E:\_2005-201X_Codes_Guides\HTML_DOCX\_WORD_source\NBC2020p1\nbc2020.htm" TargetMode="External"/><Relationship Id="rId1082" Type="http://schemas.openxmlformats.org/officeDocument/2006/relationships/hyperlink" Target="file:///E:\_2005-201X_Codes_Guides\HTML_DOCX\_WORD_source\NBC2020p1\nbc2020.htm" TargetMode="External"/><Relationship Id="rId1303" Type="http://schemas.openxmlformats.org/officeDocument/2006/relationships/hyperlink" Target="file:///E:\_2005-201X_Codes_Guides\HTML_DOCX\_WORD_source\NBC2020p1\nbc2020.htm" TargetMode="External"/><Relationship Id="rId1510" Type="http://schemas.openxmlformats.org/officeDocument/2006/relationships/hyperlink" Target="file:///E:\_2005-201X_Codes_Guides\HTML_DOCX\_WORD_source\NBC2020p1\nbc2020.htm" TargetMode="External"/><Relationship Id="rId105" Type="http://schemas.openxmlformats.org/officeDocument/2006/relationships/hyperlink" Target="file:///E:\_2005-201X_Codes_Guides\HTML_DOCX\_WORD_source\NBC2020p1\nbc2020.htm" TargetMode="External"/><Relationship Id="rId312" Type="http://schemas.openxmlformats.org/officeDocument/2006/relationships/hyperlink" Target="file:///E:\_2005-201X_Codes_Guides\HTML_DOCX\_WORD_source\NBC2020p1\nbc2020.htm" TargetMode="External"/><Relationship Id="rId757" Type="http://schemas.openxmlformats.org/officeDocument/2006/relationships/hyperlink" Target="file:///E:\_2005-201X_Codes_Guides\HTML_DOCX\_WORD_source\NBC2020p1\nbc2020.htm" TargetMode="External"/><Relationship Id="rId964" Type="http://schemas.openxmlformats.org/officeDocument/2006/relationships/hyperlink" Target="file:///E:\_2005-201X_Codes_Guides\HTML_DOCX\_WORD_source\NBC2020p1\nbc2020.htm" TargetMode="External"/><Relationship Id="rId1387" Type="http://schemas.openxmlformats.org/officeDocument/2006/relationships/hyperlink" Target="file:///E:\_2005-201X_Codes_Guides\HTML_DOCX\_WORD_source\NBC2020p1\nbc2020.htm" TargetMode="External"/><Relationship Id="rId1594" Type="http://schemas.openxmlformats.org/officeDocument/2006/relationships/hyperlink" Target="file:///E:\_2005-201X_Codes_Guides\HTML_DOCX\_WORD_source\NBC2020p1\nbc2020.htm" TargetMode="External"/><Relationship Id="rId1608" Type="http://schemas.openxmlformats.org/officeDocument/2006/relationships/hyperlink" Target="file:///E:\_2005-201X_Codes_Guides\HTML_DOCX\_WORD_source\NBC2020p1\nbc2020.htm" TargetMode="External"/><Relationship Id="rId93" Type="http://schemas.openxmlformats.org/officeDocument/2006/relationships/hyperlink" Target="file:///E:\_2005-201X_Codes_Guides\HTML_DOCX\_WORD_source\NBC2020p1\nbc2020.htm" TargetMode="External"/><Relationship Id="rId189" Type="http://schemas.openxmlformats.org/officeDocument/2006/relationships/hyperlink" Target="file:///E:\_2005-201X_Codes_Guides\HTML_DOCX\_WORD_source\NBC2020p1\nbc2020.htm" TargetMode="External"/><Relationship Id="rId396" Type="http://schemas.openxmlformats.org/officeDocument/2006/relationships/hyperlink" Target="file:///E:\_2005-201X_Codes_Guides\HTML_DOCX\_WORD_source\NBC2020p1\nbc2020.htm" TargetMode="External"/><Relationship Id="rId617" Type="http://schemas.openxmlformats.org/officeDocument/2006/relationships/hyperlink" Target="file:///E:\_2005-201X_Codes_Guides\HTML_DOCX\_WORD_source\NBC2020p1\nbc2020.htm" TargetMode="External"/><Relationship Id="rId824" Type="http://schemas.openxmlformats.org/officeDocument/2006/relationships/hyperlink" Target="file:///E:\_2005-201X_Codes_Guides\HTML_DOCX\_WORD_source\NBC2020p1\nbc2020.htm" TargetMode="External"/><Relationship Id="rId1247" Type="http://schemas.openxmlformats.org/officeDocument/2006/relationships/hyperlink" Target="file:///E:\_2005-201X_Codes_Guides\HTML_DOCX\_WORD_source\NBC2020p1\nbc2020.htm" TargetMode="External"/><Relationship Id="rId1454" Type="http://schemas.openxmlformats.org/officeDocument/2006/relationships/hyperlink" Target="file:///E:\_2005-201X_Codes_Guides\HTML_DOCX\_WORD_source\NBC2020p1\nbc2020.htm" TargetMode="External"/><Relationship Id="rId1661" Type="http://schemas.openxmlformats.org/officeDocument/2006/relationships/hyperlink" Target="file:///E:\_2005-201X_Codes_Guides\HTML_DOCX\_WORD_source\NBC2020p1\nbc2020.htm" TargetMode="External"/><Relationship Id="rId256" Type="http://schemas.openxmlformats.org/officeDocument/2006/relationships/hyperlink" Target="file:///E:\_2005-201X_Codes_Guides\HTML_DOCX\_WORD_source\NBC2020p1\nbc2020.htm" TargetMode="External"/><Relationship Id="rId463" Type="http://schemas.openxmlformats.org/officeDocument/2006/relationships/hyperlink" Target="file:///E:\_2005-201X_Codes_Guides\HTML_DOCX\_WORD_source\NBC2020p1\nbc2020.htm" TargetMode="External"/><Relationship Id="rId670" Type="http://schemas.openxmlformats.org/officeDocument/2006/relationships/hyperlink" Target="file:///E:\_2005-201X_Codes_Guides\HTML_DOCX\_WORD_source\NBC2020p1\nbc2020.htm" TargetMode="External"/><Relationship Id="rId1093" Type="http://schemas.openxmlformats.org/officeDocument/2006/relationships/hyperlink" Target="file:///E:\_2005-201X_Codes_Guides\HTML_DOCX\_WORD_source\NBC2020p1\nbc2020.htm" TargetMode="External"/><Relationship Id="rId1107" Type="http://schemas.openxmlformats.org/officeDocument/2006/relationships/hyperlink" Target="file:///E:\_2005-201X_Codes_Guides\HTML_DOCX\_WORD_source\NBC2020p1\nbc2020.htm" TargetMode="External"/><Relationship Id="rId1314" Type="http://schemas.openxmlformats.org/officeDocument/2006/relationships/hyperlink" Target="file:///E:\_2005-201X_Codes_Guides\HTML_DOCX\_WORD_source\NBC2020p1\nbc2020.htm" TargetMode="External"/><Relationship Id="rId1521" Type="http://schemas.openxmlformats.org/officeDocument/2006/relationships/hyperlink" Target="file:///E:\_2005-201X_Codes_Guides\HTML_DOCX\_WORD_source\NBC2020p1\nbc2020.htm" TargetMode="External"/><Relationship Id="rId1759" Type="http://schemas.openxmlformats.org/officeDocument/2006/relationships/hyperlink" Target="file:///E:\_2005-201X_Codes_Guides\HTML_DOCX\_WORD_source\NBC2020p1\nbc2020.htm" TargetMode="External"/><Relationship Id="rId116" Type="http://schemas.openxmlformats.org/officeDocument/2006/relationships/hyperlink" Target="file:///E:\_2005-201X_Codes_Guides\HTML_DOCX\_WORD_source\NBC2020p1\nbc2020.htm" TargetMode="External"/><Relationship Id="rId323" Type="http://schemas.openxmlformats.org/officeDocument/2006/relationships/hyperlink" Target="file:///E:\_2005-201X_Codes_Guides\HTML_DOCX\_WORD_source\NBC2020p1\nbc2020.htm" TargetMode="External"/><Relationship Id="rId530" Type="http://schemas.openxmlformats.org/officeDocument/2006/relationships/hyperlink" Target="file:///E:\_2005-201X_Codes_Guides\HTML_DOCX\_WORD_source\NBC2020p1\nbc2020.htm" TargetMode="External"/><Relationship Id="rId768" Type="http://schemas.openxmlformats.org/officeDocument/2006/relationships/hyperlink" Target="file:///E:\_2005-201X_Codes_Guides\HTML_DOCX\_WORD_source\NBC2020p1\nbc2020.htm" TargetMode="External"/><Relationship Id="rId975" Type="http://schemas.openxmlformats.org/officeDocument/2006/relationships/hyperlink" Target="file:///E:\_2005-201X_Codes_Guides\HTML_DOCX\_WORD_source\NBC2020p1\nbc2020.htm" TargetMode="External"/><Relationship Id="rId1160" Type="http://schemas.openxmlformats.org/officeDocument/2006/relationships/hyperlink" Target="file:///E:\_2005-201X_Codes_Guides\HTML_DOCX\_WORD_source\NBC2020p1\nbc2020.htm" TargetMode="External"/><Relationship Id="rId1398" Type="http://schemas.openxmlformats.org/officeDocument/2006/relationships/hyperlink" Target="file:///E:\_2005-201X_Codes_Guides\HTML_DOCX\_WORD_source\NBC2020p1\nbc2020.htm" TargetMode="External"/><Relationship Id="rId1619" Type="http://schemas.openxmlformats.org/officeDocument/2006/relationships/hyperlink" Target="file:///E:\_2005-201X_Codes_Guides\HTML_DOCX\_WORD_source\NBC2020p1\nbc2020.htm" TargetMode="External"/><Relationship Id="rId20" Type="http://schemas.openxmlformats.org/officeDocument/2006/relationships/hyperlink" Target="file:///E:\_2005-201X_Codes_Guides\HTML_DOCX\_WORD_source\NBC2020p1\nbc2020.htm" TargetMode="External"/><Relationship Id="rId628" Type="http://schemas.openxmlformats.org/officeDocument/2006/relationships/hyperlink" Target="file:///E:\_2005-201X_Codes_Guides\HTML_DOCX\_WORD_source\NBC2020p1\nbc2020.htm" TargetMode="External"/><Relationship Id="rId835" Type="http://schemas.openxmlformats.org/officeDocument/2006/relationships/hyperlink" Target="file:///E:\_2005-201X_Codes_Guides\HTML_DOCX\_WORD_source\NBC2020p1\nbc2020.htm" TargetMode="External"/><Relationship Id="rId1258" Type="http://schemas.openxmlformats.org/officeDocument/2006/relationships/hyperlink" Target="file:///E:\_2005-201X_Codes_Guides\HTML_DOCX\_WORD_source\NBC2020p1\nbc2020.htm" TargetMode="External"/><Relationship Id="rId1465" Type="http://schemas.openxmlformats.org/officeDocument/2006/relationships/hyperlink" Target="file:///E:\_2005-201X_Codes_Guides\HTML_DOCX\_WORD_source\NBC2020p1\nbc2020.htm" TargetMode="External"/><Relationship Id="rId1672" Type="http://schemas.openxmlformats.org/officeDocument/2006/relationships/hyperlink" Target="file:///E:\_2005-201X_Codes_Guides\HTML_DOCX\_WORD_source\NBC2020p1\nbc2020.htm" TargetMode="External"/><Relationship Id="rId267" Type="http://schemas.openxmlformats.org/officeDocument/2006/relationships/hyperlink" Target="file:///E:\_2005-201X_Codes_Guides\HTML_DOCX\_WORD_source\NBC2020p1\nbc2020.htm" TargetMode="External"/><Relationship Id="rId474" Type="http://schemas.openxmlformats.org/officeDocument/2006/relationships/hyperlink" Target="file:///E:\_2005-201X_Codes_Guides\HTML_DOCX\_WORD_source\NBC2020p1\nbc2020.htm" TargetMode="External"/><Relationship Id="rId1020" Type="http://schemas.openxmlformats.org/officeDocument/2006/relationships/hyperlink" Target="file:///E:\_2005-201X_Codes_Guides\HTML_DOCX\_WORD_source\NBC2020p1\nbc2020.htm" TargetMode="External"/><Relationship Id="rId1118" Type="http://schemas.openxmlformats.org/officeDocument/2006/relationships/hyperlink" Target="file:///E:\_2005-201X_Codes_Guides\HTML_DOCX\_WORD_source\NBC2020p1\nbc2020.htm" TargetMode="External"/><Relationship Id="rId1325" Type="http://schemas.openxmlformats.org/officeDocument/2006/relationships/hyperlink" Target="file:///E:\_2005-201X_Codes_Guides\HTML_DOCX\_WORD_source\NBC2020p1\nbc2020.htm" TargetMode="External"/><Relationship Id="rId1532" Type="http://schemas.openxmlformats.org/officeDocument/2006/relationships/hyperlink" Target="file:///E:\_2005-201X_Codes_Guides\HTML_DOCX\_WORD_source\NBC2020p1\nbc2020.htm" TargetMode="External"/><Relationship Id="rId127" Type="http://schemas.openxmlformats.org/officeDocument/2006/relationships/hyperlink" Target="file:///E:\_2005-201X_Codes_Guides\HTML_DOCX\_WORD_source\NBC2020p1\nbc2020.htm" TargetMode="External"/><Relationship Id="rId681" Type="http://schemas.openxmlformats.org/officeDocument/2006/relationships/hyperlink" Target="file:///E:\_2005-201X_Codes_Guides\HTML_DOCX\_WORD_source\NBC2020p1\nbc2020.htm" TargetMode="External"/><Relationship Id="rId779" Type="http://schemas.openxmlformats.org/officeDocument/2006/relationships/hyperlink" Target="file:///E:\_2005-201X_Codes_Guides\HTML_DOCX\_WORD_source\NBC2020p1\nbc2020.htm" TargetMode="External"/><Relationship Id="rId902" Type="http://schemas.openxmlformats.org/officeDocument/2006/relationships/hyperlink" Target="file:///E:\_2005-201X_Codes_Guides\HTML_DOCX\_WORD_source\NBC2020p1\nbc2020.htm" TargetMode="External"/><Relationship Id="rId986" Type="http://schemas.openxmlformats.org/officeDocument/2006/relationships/hyperlink" Target="file:///E:\_2005-201X_Codes_Guides\HTML_DOCX\_WORD_source\NBC2020p1\nbc2020.htm" TargetMode="External"/><Relationship Id="rId31" Type="http://schemas.openxmlformats.org/officeDocument/2006/relationships/hyperlink" Target="file:///E:\_2005-201X_Codes_Guides\HTML_DOCX\_WORD_source\NBC2020p1\thrt-hvn" TargetMode="External"/><Relationship Id="rId334" Type="http://schemas.openxmlformats.org/officeDocument/2006/relationships/hyperlink" Target="file:///E:\_2005-201X_Codes_Guides\HTML_DOCX\_WORD_source\NBC2020p1\nbc2020.htm" TargetMode="External"/><Relationship Id="rId541" Type="http://schemas.openxmlformats.org/officeDocument/2006/relationships/hyperlink" Target="file:///E:\_2005-201X_Codes_Guides\HTML_DOCX\_WORD_source\NBC2020p1\nbc2020.htm" TargetMode="External"/><Relationship Id="rId639" Type="http://schemas.openxmlformats.org/officeDocument/2006/relationships/hyperlink" Target="file:///E:\_2005-201X_Codes_Guides\HTML_DOCX\_WORD_source\NBC2020p1\nbc2020.htm" TargetMode="External"/><Relationship Id="rId1171" Type="http://schemas.openxmlformats.org/officeDocument/2006/relationships/hyperlink" Target="file:///E:\_2005-201X_Codes_Guides\HTML_DOCX\_WORD_source\NBC2020p1\nbc2020.htm" TargetMode="External"/><Relationship Id="rId1269" Type="http://schemas.openxmlformats.org/officeDocument/2006/relationships/hyperlink" Target="file:///E:\_2005-201X_Codes_Guides\HTML_DOCX\_WORD_source\NBC2020p1\nbc2020.htm" TargetMode="External"/><Relationship Id="rId1476" Type="http://schemas.openxmlformats.org/officeDocument/2006/relationships/hyperlink" Target="file:///E:\_2005-201X_Codes_Guides\HTML_DOCX\_WORD_source\NBC2020p1\nbc2020.htm" TargetMode="External"/><Relationship Id="rId180" Type="http://schemas.openxmlformats.org/officeDocument/2006/relationships/hyperlink" Target="file:///E:\_2005-201X_Codes_Guides\HTML_DOCX\_WORD_source\NBC2020p1\nbc2020.htm" TargetMode="External"/><Relationship Id="rId278" Type="http://schemas.openxmlformats.org/officeDocument/2006/relationships/hyperlink" Target="file:///E:\_2005-201X_Codes_Guides\HTML_DOCX\_WORD_source\NBC2020p1\nbc2020.htm" TargetMode="External"/><Relationship Id="rId401" Type="http://schemas.openxmlformats.org/officeDocument/2006/relationships/hyperlink" Target="file:///E:\_2005-201X_Codes_Guides\HTML_DOCX\_WORD_source\NBC2020p1\nbc2020.htm" TargetMode="External"/><Relationship Id="rId846" Type="http://schemas.openxmlformats.org/officeDocument/2006/relationships/hyperlink" Target="file:///E:\_2005-201X_Codes_Guides\HTML_DOCX\_WORD_source\NBC2020p1\nbc2020.htm" TargetMode="External"/><Relationship Id="rId1031" Type="http://schemas.openxmlformats.org/officeDocument/2006/relationships/hyperlink" Target="file:///E:\_2005-201X_Codes_Guides\HTML_DOCX\_WORD_source\NBC2020p1\nbc2020.htm" TargetMode="External"/><Relationship Id="rId1129" Type="http://schemas.openxmlformats.org/officeDocument/2006/relationships/hyperlink" Target="file:///E:\_2005-201X_Codes_Guides\HTML_DOCX\_WORD_source\NBC2020p1\nbc2020.htm" TargetMode="External"/><Relationship Id="rId1683" Type="http://schemas.openxmlformats.org/officeDocument/2006/relationships/hyperlink" Target="file:///E:\_2005-201X_Codes_Guides\HTML_DOCX\_WORD_source\NBC2020p1\nbc2020.htm" TargetMode="External"/><Relationship Id="rId485" Type="http://schemas.openxmlformats.org/officeDocument/2006/relationships/hyperlink" Target="file:///E:\_2005-201X_Codes_Guides\HTML_DOCX\_WORD_source\NBC2020p1\nbc2020.htm" TargetMode="External"/><Relationship Id="rId692" Type="http://schemas.openxmlformats.org/officeDocument/2006/relationships/hyperlink" Target="file:///E:\_2005-201X_Codes_Guides\HTML_DOCX\_WORD_source\NBC2020p1\nbc2020.htm" TargetMode="External"/><Relationship Id="rId706" Type="http://schemas.openxmlformats.org/officeDocument/2006/relationships/hyperlink" Target="file:///E:\_2005-201X_Codes_Guides\HTML_DOCX\_WORD_source\NBC2020p1\nbc2020.htm" TargetMode="External"/><Relationship Id="rId913" Type="http://schemas.openxmlformats.org/officeDocument/2006/relationships/hyperlink" Target="file:///E:\_2005-201X_Codes_Guides\HTML_DOCX\_WORD_source\NBC2020p1\nbc2020.htm" TargetMode="External"/><Relationship Id="rId1336" Type="http://schemas.openxmlformats.org/officeDocument/2006/relationships/hyperlink" Target="file:///E:\_2005-201X_Codes_Guides\HTML_DOCX\_WORD_source\NBC2020p1\nbc2020.htm" TargetMode="External"/><Relationship Id="rId1543" Type="http://schemas.openxmlformats.org/officeDocument/2006/relationships/hyperlink" Target="file:///E:\_2005-201X_Codes_Guides\HTML_DOCX\_WORD_source\NBC2020p1\nbc2020.htm" TargetMode="External"/><Relationship Id="rId1750" Type="http://schemas.openxmlformats.org/officeDocument/2006/relationships/hyperlink" Target="file:///E:\_2005-201X_Codes_Guides\HTML_DOCX\_WORD_source\NBC2020p1\nbc2020.htm" TargetMode="External"/><Relationship Id="rId42" Type="http://schemas.openxmlformats.org/officeDocument/2006/relationships/hyperlink" Target="file:///E:\_2005-201X_Codes_Guides\HTML_DOCX\_WORD_source\NBC2020p1\nbc2020.htm" TargetMode="External"/><Relationship Id="rId138" Type="http://schemas.openxmlformats.org/officeDocument/2006/relationships/hyperlink" Target="file:///E:\_2005-201X_Codes_Guides\HTML_DOCX\_WORD_source\NBC2020p1\nbc2020.htm" TargetMode="External"/><Relationship Id="rId345" Type="http://schemas.openxmlformats.org/officeDocument/2006/relationships/hyperlink" Target="file:///E:\_2005-201X_Codes_Guides\HTML_DOCX\_WORD_source\NBC2020p1\nbc2020.htm" TargetMode="External"/><Relationship Id="rId552" Type="http://schemas.openxmlformats.org/officeDocument/2006/relationships/hyperlink" Target="file:///E:\_2005-201X_Codes_Guides\HTML_DOCX\_WORD_source\NBC2020p1\nbc2020.htm" TargetMode="External"/><Relationship Id="rId997" Type="http://schemas.openxmlformats.org/officeDocument/2006/relationships/hyperlink" Target="file:///E:\_2005-201X_Codes_Guides\HTML_DOCX\_WORD_source\NBC2020p1\nbc2020.htm" TargetMode="External"/><Relationship Id="rId1182" Type="http://schemas.openxmlformats.org/officeDocument/2006/relationships/hyperlink" Target="file:///E:\_2005-201X_Codes_Guides\HTML_DOCX\_WORD_source\NBC2020p1\nbc2020.htm" TargetMode="External"/><Relationship Id="rId1403" Type="http://schemas.openxmlformats.org/officeDocument/2006/relationships/hyperlink" Target="file:///E:\_2005-201X_Codes_Guides\HTML_DOCX\_WORD_source\NBC2020p1\nbc2020.htm" TargetMode="External"/><Relationship Id="rId1610" Type="http://schemas.openxmlformats.org/officeDocument/2006/relationships/hyperlink" Target="file:///E:\_2005-201X_Codes_Guides\HTML_DOCX\_WORD_source\NBC2020p1\nbc2020.htm" TargetMode="External"/><Relationship Id="rId191" Type="http://schemas.openxmlformats.org/officeDocument/2006/relationships/hyperlink" Target="file:///E:\_2005-201X_Codes_Guides\HTML_DOCX\_WORD_source\NBC2020p1\nbc2020.htm" TargetMode="External"/><Relationship Id="rId205" Type="http://schemas.openxmlformats.org/officeDocument/2006/relationships/hyperlink" Target="file:///E:\_2005-201X_Codes_Guides\HTML_DOCX\_WORD_source\NBC2020p1\nbc2020.htm" TargetMode="External"/><Relationship Id="rId412" Type="http://schemas.openxmlformats.org/officeDocument/2006/relationships/hyperlink" Target="file:///E:\_2005-201X_Codes_Guides\HTML_DOCX\_WORD_source\NBC2020p1\nbc2020.htm" TargetMode="External"/><Relationship Id="rId857" Type="http://schemas.openxmlformats.org/officeDocument/2006/relationships/hyperlink" Target="file:///E:\_2005-201X_Codes_Guides\HTML_DOCX\_WORD_source\NBC2020p1\nbc2020.htm" TargetMode="External"/><Relationship Id="rId1042" Type="http://schemas.openxmlformats.org/officeDocument/2006/relationships/hyperlink" Target="file:///E:\_2005-201X_Codes_Guides\HTML_DOCX\_WORD_source\NBC2020p1\nbc2020.htm" TargetMode="External"/><Relationship Id="rId1487" Type="http://schemas.openxmlformats.org/officeDocument/2006/relationships/hyperlink" Target="file:///E:\_2005-201X_Codes_Guides\HTML_DOCX\_WORD_source\NBC2020p1\nbc2020.htm" TargetMode="External"/><Relationship Id="rId1694" Type="http://schemas.openxmlformats.org/officeDocument/2006/relationships/hyperlink" Target="file:///E:\_2005-201X_Codes_Guides\HTML_DOCX\_WORD_source\NBC2020p1\nbc2020.htm" TargetMode="External"/><Relationship Id="rId1708" Type="http://schemas.openxmlformats.org/officeDocument/2006/relationships/hyperlink" Target="file:///E:\_2005-201X_Codes_Guides\HTML_DOCX\_WORD_source\NBC2020p1\nbc2020.htm" TargetMode="External"/><Relationship Id="rId289" Type="http://schemas.openxmlformats.org/officeDocument/2006/relationships/hyperlink" Target="file:///E:\_2005-201X_Codes_Guides\HTML_DOCX\_WORD_source\NBC2020p1\nbc2020.htm" TargetMode="External"/><Relationship Id="rId496" Type="http://schemas.openxmlformats.org/officeDocument/2006/relationships/hyperlink" Target="file:///E:\_2005-201X_Codes_Guides\HTML_DOCX\_WORD_source\NBC2020p1\nbc2020.htm" TargetMode="External"/><Relationship Id="rId717" Type="http://schemas.openxmlformats.org/officeDocument/2006/relationships/hyperlink" Target="file:///E:\_2005-201X_Codes_Guides\HTML_DOCX\_WORD_source\NBC2020p1\nbc2020.htm" TargetMode="External"/><Relationship Id="rId924" Type="http://schemas.openxmlformats.org/officeDocument/2006/relationships/hyperlink" Target="file:///E:\_2005-201X_Codes_Guides\HTML_DOCX\_WORD_source\NBC2020p1\nbc2020.htm" TargetMode="External"/><Relationship Id="rId1347" Type="http://schemas.openxmlformats.org/officeDocument/2006/relationships/hyperlink" Target="file:///E:\_2005-201X_Codes_Guides\HTML_DOCX\_WORD_source\NBC2020p1\nbc2020.htm" TargetMode="External"/><Relationship Id="rId1554" Type="http://schemas.openxmlformats.org/officeDocument/2006/relationships/hyperlink" Target="file:///E:\_2005-201X_Codes_Guides\HTML_DOCX\_WORD_source\NBC2020p1\nbc2020.htm" TargetMode="External"/><Relationship Id="rId1761" Type="http://schemas.openxmlformats.org/officeDocument/2006/relationships/hyperlink" Target="file:///E:\_2005-201X_Codes_Guides\HTML_DOCX\_WORD_source\NBC2020p1\nbc2020.htm" TargetMode="External"/><Relationship Id="rId53" Type="http://schemas.openxmlformats.org/officeDocument/2006/relationships/hyperlink" Target="file:///E:\_2005-201X_Codes_Guides\HTML_DOCX\_WORD_source\NBC2020p1\nbc2020.htm" TargetMode="External"/><Relationship Id="rId149" Type="http://schemas.openxmlformats.org/officeDocument/2006/relationships/hyperlink" Target="file:///E:\_2005-201X_Codes_Guides\HTML_DOCX\_WORD_source\NBC2020p1\nbc2020.htm" TargetMode="External"/><Relationship Id="rId356" Type="http://schemas.openxmlformats.org/officeDocument/2006/relationships/hyperlink" Target="file:///E:\_2005-201X_Codes_Guides\HTML_DOCX\_WORD_source\NBC2020p1\nbc2020.htm" TargetMode="External"/><Relationship Id="rId563" Type="http://schemas.openxmlformats.org/officeDocument/2006/relationships/hyperlink" Target="file:///E:\_2005-201X_Codes_Guides\HTML_DOCX\_WORD_source\NBC2020p1\nbc2020.htm" TargetMode="External"/><Relationship Id="rId770" Type="http://schemas.openxmlformats.org/officeDocument/2006/relationships/hyperlink" Target="file:///E:\_2005-201X_Codes_Guides\HTML_DOCX\_WORD_source\NBC2020p1\nbc2020.htm" TargetMode="External"/><Relationship Id="rId1193" Type="http://schemas.openxmlformats.org/officeDocument/2006/relationships/hyperlink" Target="file:///E:\_2005-201X_Codes_Guides\HTML_DOCX\_WORD_source\NBC2020p1\nbc2020.htm" TargetMode="External"/><Relationship Id="rId1207" Type="http://schemas.openxmlformats.org/officeDocument/2006/relationships/hyperlink" Target="file:///E:\_2005-201X_Codes_Guides\HTML_DOCX\_WORD_source\NBC2020p1\nbc2020.htm" TargetMode="External"/><Relationship Id="rId1414" Type="http://schemas.openxmlformats.org/officeDocument/2006/relationships/hyperlink" Target="file:///E:\_2005-201X_Codes_Guides\HTML_DOCX\_WORD_source\NBC2020p1\nbc2020.htm" TargetMode="External"/><Relationship Id="rId1621" Type="http://schemas.openxmlformats.org/officeDocument/2006/relationships/hyperlink" Target="file:///E:\_2005-201X_Codes_Guides\HTML_DOCX\_WORD_source\NBC2020p1\nbc2020.htm" TargetMode="External"/><Relationship Id="rId216" Type="http://schemas.openxmlformats.org/officeDocument/2006/relationships/hyperlink" Target="file:///E:\_2005-201X_Codes_Guides\HTML_DOCX\_WORD_source\NBC2020p1\nbc2020.htm" TargetMode="External"/><Relationship Id="rId423" Type="http://schemas.openxmlformats.org/officeDocument/2006/relationships/hyperlink" Target="file:///E:\_2005-201X_Codes_Guides\HTML_DOCX\_WORD_source\NBC2020p1\nbc2020.htm" TargetMode="External"/><Relationship Id="rId868" Type="http://schemas.openxmlformats.org/officeDocument/2006/relationships/hyperlink" Target="file:///E:\_2005-201X_Codes_Guides\HTML_DOCX\_WORD_source\NBC2020p1\nbc2020.htm" TargetMode="External"/><Relationship Id="rId1053" Type="http://schemas.openxmlformats.org/officeDocument/2006/relationships/hyperlink" Target="file:///E:\_2005-201X_Codes_Guides\HTML_DOCX\_WORD_source\NBC2020p1\nbc2020.htm" TargetMode="External"/><Relationship Id="rId1260" Type="http://schemas.openxmlformats.org/officeDocument/2006/relationships/hyperlink" Target="file:///E:\_2005-201X_Codes_Guides\HTML_DOCX\_WORD_source\NBC2020p1\nbc2020.htm" TargetMode="External"/><Relationship Id="rId1498" Type="http://schemas.openxmlformats.org/officeDocument/2006/relationships/hyperlink" Target="file:///E:\_2005-201X_Codes_Guides\HTML_DOCX\_WORD_source\NBC2020p1\nbc2020.htm" TargetMode="External"/><Relationship Id="rId1719" Type="http://schemas.openxmlformats.org/officeDocument/2006/relationships/hyperlink" Target="file:///E:\_2005-201X_Codes_Guides\HTML_DOCX\_WORD_source\NBC2020p1\nbc2020.htm" TargetMode="External"/><Relationship Id="rId630" Type="http://schemas.openxmlformats.org/officeDocument/2006/relationships/hyperlink" Target="file:///E:\_2005-201X_Codes_Guides\HTML_DOCX\_WORD_source\NBC2020p1\nbc2020.htm" TargetMode="External"/><Relationship Id="rId728" Type="http://schemas.openxmlformats.org/officeDocument/2006/relationships/hyperlink" Target="file:///E:\_2005-201X_Codes_Guides\HTML_DOCX\_WORD_source\NBC2020p1\nbc2020.htm" TargetMode="External"/><Relationship Id="rId935" Type="http://schemas.openxmlformats.org/officeDocument/2006/relationships/hyperlink" Target="file:///E:\_2005-201X_Codes_Guides\HTML_DOCX\_WORD_source\NBC2020p1\nbc2020.htm" TargetMode="External"/><Relationship Id="rId1358" Type="http://schemas.openxmlformats.org/officeDocument/2006/relationships/hyperlink" Target="file:///E:\_2005-201X_Codes_Guides\HTML_DOCX\_WORD_source\NBC2020p1\nbc2020.htm" TargetMode="External"/><Relationship Id="rId1565" Type="http://schemas.openxmlformats.org/officeDocument/2006/relationships/hyperlink" Target="file:///E:\_2005-201X_Codes_Guides\HTML_DOCX\_WORD_source\NBC2020p1\nbc2020.htm" TargetMode="External"/><Relationship Id="rId1772" Type="http://schemas.openxmlformats.org/officeDocument/2006/relationships/image" Target="media/image1.png"/><Relationship Id="rId64" Type="http://schemas.openxmlformats.org/officeDocument/2006/relationships/hyperlink" Target="file:///E:\_2005-201X_Codes_Guides\HTML_DOCX\_WORD_source\NBC2020p1\nbc2020.htm" TargetMode="External"/><Relationship Id="rId367" Type="http://schemas.openxmlformats.org/officeDocument/2006/relationships/hyperlink" Target="file:///E:\_2005-201X_Codes_Guides\HTML_DOCX\_WORD_source\NBC2020p1\nbc2020.htm" TargetMode="External"/><Relationship Id="rId574" Type="http://schemas.openxmlformats.org/officeDocument/2006/relationships/hyperlink" Target="file:///E:\_2005-201X_Codes_Guides\HTML_DOCX\_WORD_source\NBC2020p1\nbc2020.htm" TargetMode="External"/><Relationship Id="rId1120" Type="http://schemas.openxmlformats.org/officeDocument/2006/relationships/hyperlink" Target="file:///E:\_2005-201X_Codes_Guides\HTML_DOCX\_WORD_source\NBC2020p1\nbc2020.htm" TargetMode="External"/><Relationship Id="rId1218" Type="http://schemas.openxmlformats.org/officeDocument/2006/relationships/hyperlink" Target="file:///E:\_2005-201X_Codes_Guides\HTML_DOCX\_WORD_source\NBC2020p1\nbc2020.htm" TargetMode="External"/><Relationship Id="rId1425" Type="http://schemas.openxmlformats.org/officeDocument/2006/relationships/hyperlink" Target="file:///E:\_2005-201X_Codes_Guides\HTML_DOCX\_WORD_source\NBC2020p1\nbc2020.htm" TargetMode="External"/><Relationship Id="rId227" Type="http://schemas.openxmlformats.org/officeDocument/2006/relationships/hyperlink" Target="file:///E:\_2005-201X_Codes_Guides\HTML_DOCX\_WORD_source\NBC2020p1\nbc2020.htm" TargetMode="External"/><Relationship Id="rId781" Type="http://schemas.openxmlformats.org/officeDocument/2006/relationships/hyperlink" Target="file:///E:\_2005-201X_Codes_Guides\HTML_DOCX\_WORD_source\NBC2020p1\nbc2020.htm" TargetMode="External"/><Relationship Id="rId879" Type="http://schemas.openxmlformats.org/officeDocument/2006/relationships/hyperlink" Target="file:///E:\_2005-201X_Codes_Guides\HTML_DOCX\_WORD_source\NBC2020p1\nbc2020.htm" TargetMode="External"/><Relationship Id="rId1632" Type="http://schemas.openxmlformats.org/officeDocument/2006/relationships/hyperlink" Target="file:///E:\_2005-201X_Codes_Guides\HTML_DOCX\_WORD_source\NBC2020p1\nbc2020.htm" TargetMode="External"/><Relationship Id="rId434" Type="http://schemas.openxmlformats.org/officeDocument/2006/relationships/hyperlink" Target="file:///E:\_2005-201X_Codes_Guides\HTML_DOCX\_WORD_source\NBC2020p1\nbc2020.htm" TargetMode="External"/><Relationship Id="rId641" Type="http://schemas.openxmlformats.org/officeDocument/2006/relationships/hyperlink" Target="file:///E:\_2005-201X_Codes_Guides\HTML_DOCX\_WORD_source\NBC2020p1\nbc2020.htm" TargetMode="External"/><Relationship Id="rId739" Type="http://schemas.openxmlformats.org/officeDocument/2006/relationships/hyperlink" Target="file:///E:\_2005-201X_Codes_Guides\HTML_DOCX\_WORD_source\NBC2020p1\nbc2020.htm" TargetMode="External"/><Relationship Id="rId1064" Type="http://schemas.openxmlformats.org/officeDocument/2006/relationships/hyperlink" Target="file:///E:\_2005-201X_Codes_Guides\HTML_DOCX\_WORD_source\NBC2020p1\nbc2020.htm" TargetMode="External"/><Relationship Id="rId1271" Type="http://schemas.openxmlformats.org/officeDocument/2006/relationships/hyperlink" Target="file:///E:\_2005-201X_Codes_Guides\HTML_DOCX\_WORD_source\NBC2020p1\nbc2020.htm" TargetMode="External"/><Relationship Id="rId1369" Type="http://schemas.openxmlformats.org/officeDocument/2006/relationships/hyperlink" Target="file:///E:\_2005-201X_Codes_Guides\HTML_DOCX\_WORD_source\NBC2020p1\nbc2020.htm" TargetMode="External"/><Relationship Id="rId1576" Type="http://schemas.openxmlformats.org/officeDocument/2006/relationships/hyperlink" Target="file:///E:\_2005-201X_Codes_Guides\HTML_DOCX\_WORD_source\NBC2020p1\nbc2020.htm" TargetMode="External"/><Relationship Id="rId280" Type="http://schemas.openxmlformats.org/officeDocument/2006/relationships/hyperlink" Target="file:///E:\_2005-201X_Codes_Guides\HTML_DOCX\_WORD_source\NBC2020p1\nbc2020.htm" TargetMode="External"/><Relationship Id="rId501" Type="http://schemas.openxmlformats.org/officeDocument/2006/relationships/hyperlink" Target="file:///E:\_2005-201X_Codes_Guides\HTML_DOCX\_WORD_source\NBC2020p1\nbc2020.htm" TargetMode="External"/><Relationship Id="rId946" Type="http://schemas.openxmlformats.org/officeDocument/2006/relationships/hyperlink" Target="file:///E:\_2005-201X_Codes_Guides\HTML_DOCX\_WORD_source\NBC2020p1\nbc2020.htm" TargetMode="External"/><Relationship Id="rId1131" Type="http://schemas.openxmlformats.org/officeDocument/2006/relationships/hyperlink" Target="file:///E:\_2005-201X_Codes_Guides\HTML_DOCX\_WORD_source\NBC2020p1\nbc2020.htm" TargetMode="External"/><Relationship Id="rId1229" Type="http://schemas.openxmlformats.org/officeDocument/2006/relationships/hyperlink" Target="file:///E:\_2005-201X_Codes_Guides\HTML_DOCX\_WORD_source\NBC2020p1\nbc2020.htm" TargetMode="External"/><Relationship Id="rId1783" Type="http://schemas.openxmlformats.org/officeDocument/2006/relationships/header" Target="header3.xml"/><Relationship Id="rId75" Type="http://schemas.openxmlformats.org/officeDocument/2006/relationships/hyperlink" Target="file:///E:\_2005-201X_Codes_Guides\HTML_DOCX\_WORD_source\NBC2020p1\nbc2020.htm" TargetMode="External"/><Relationship Id="rId140" Type="http://schemas.openxmlformats.org/officeDocument/2006/relationships/hyperlink" Target="file:///E:\_2005-201X_Codes_Guides\HTML_DOCX\_WORD_source\NBC2020p1\nbc2020.htm" TargetMode="External"/><Relationship Id="rId378" Type="http://schemas.openxmlformats.org/officeDocument/2006/relationships/hyperlink" Target="file:///E:\_2005-201X_Codes_Guides\HTML_DOCX\_WORD_source\NBC2020p1\nbc2020.htm" TargetMode="External"/><Relationship Id="rId585" Type="http://schemas.openxmlformats.org/officeDocument/2006/relationships/hyperlink" Target="file:///E:\_2005-201X_Codes_Guides\HTML_DOCX\_WORD_source\NBC2020p1\nbc2020.htm" TargetMode="External"/><Relationship Id="rId792" Type="http://schemas.openxmlformats.org/officeDocument/2006/relationships/hyperlink" Target="file:///E:\_2005-201X_Codes_Guides\HTML_DOCX\_WORD_source\NBC2020p1\nbc2020.htm" TargetMode="External"/><Relationship Id="rId806" Type="http://schemas.openxmlformats.org/officeDocument/2006/relationships/hyperlink" Target="file:///E:\_2005-201X_Codes_Guides\HTML_DOCX\_WORD_source\NBC2020p1\nbc2020.htm" TargetMode="External"/><Relationship Id="rId1436" Type="http://schemas.openxmlformats.org/officeDocument/2006/relationships/hyperlink" Target="file:///E:\_2005-201X_Codes_Guides\HTML_DOCX\_WORD_source\NBC2020p1\nbc2020.htm" TargetMode="External"/><Relationship Id="rId1643" Type="http://schemas.openxmlformats.org/officeDocument/2006/relationships/hyperlink" Target="file:///E:\_2005-201X_Codes_Guides\HTML_DOCX\_WORD_source\NBC2020p1\nbc2020.htm" TargetMode="External"/><Relationship Id="rId6" Type="http://schemas.openxmlformats.org/officeDocument/2006/relationships/footnotes" Target="footnotes.xml"/><Relationship Id="rId238" Type="http://schemas.openxmlformats.org/officeDocument/2006/relationships/hyperlink" Target="file:///E:\_2005-201X_Codes_Guides\HTML_DOCX\_WORD_source\NBC2020p1\nbc2020.htm" TargetMode="External"/><Relationship Id="rId445" Type="http://schemas.openxmlformats.org/officeDocument/2006/relationships/hyperlink" Target="file:///E:\_2005-201X_Codes_Guides\HTML_DOCX\_WORD_source\NBC2020p1\nbc2020.htm" TargetMode="External"/><Relationship Id="rId652" Type="http://schemas.openxmlformats.org/officeDocument/2006/relationships/hyperlink" Target="file:///E:\_2005-201X_Codes_Guides\HTML_DOCX\_WORD_source\NBC2020p1\nbc2020.htm" TargetMode="External"/><Relationship Id="rId1075" Type="http://schemas.openxmlformats.org/officeDocument/2006/relationships/hyperlink" Target="file:///E:\_2005-201X_Codes_Guides\HTML_DOCX\_WORD_source\NBC2020p1\nbc2020.htm" TargetMode="External"/><Relationship Id="rId1282" Type="http://schemas.openxmlformats.org/officeDocument/2006/relationships/hyperlink" Target="file:///E:\_2005-201X_Codes_Guides\HTML_DOCX\_WORD_source\NBC2020p1\nbc2020.htm" TargetMode="External"/><Relationship Id="rId1503" Type="http://schemas.openxmlformats.org/officeDocument/2006/relationships/hyperlink" Target="file:///E:\_2005-201X_Codes_Guides\HTML_DOCX\_WORD_source\NBC2020p1\nbc2020.htm" TargetMode="External"/><Relationship Id="rId1710" Type="http://schemas.openxmlformats.org/officeDocument/2006/relationships/hyperlink" Target="file:///E:\_2005-201X_Codes_Guides\HTML_DOCX\_WORD_source\NBC2020p1\nbc2020.htm" TargetMode="External"/><Relationship Id="rId291" Type="http://schemas.openxmlformats.org/officeDocument/2006/relationships/hyperlink" Target="file:///E:\_2005-201X_Codes_Guides\HTML_DOCX\_WORD_source\NBC2020p1\nbc2020.htm" TargetMode="External"/><Relationship Id="rId305" Type="http://schemas.openxmlformats.org/officeDocument/2006/relationships/hyperlink" Target="file:///E:\_2005-201X_Codes_Guides\HTML_DOCX\_WORD_source\NBC2020p1\nbc2020.htm" TargetMode="External"/><Relationship Id="rId512" Type="http://schemas.openxmlformats.org/officeDocument/2006/relationships/hyperlink" Target="file:///E:\_2005-201X_Codes_Guides\HTML_DOCX\_WORD_source\NBC2020p1\nbc2020.htm" TargetMode="External"/><Relationship Id="rId957" Type="http://schemas.openxmlformats.org/officeDocument/2006/relationships/hyperlink" Target="file:///E:\_2005-201X_Codes_Guides\HTML_DOCX\_WORD_source\NBC2020p1\nbc2020.htm" TargetMode="External"/><Relationship Id="rId1142" Type="http://schemas.openxmlformats.org/officeDocument/2006/relationships/hyperlink" Target="file:///E:\_2005-201X_Codes_Guides\HTML_DOCX\_WORD_source\NBC2020p1\nbc2020.htm" TargetMode="External"/><Relationship Id="rId1587" Type="http://schemas.openxmlformats.org/officeDocument/2006/relationships/hyperlink" Target="file:///E:\_2005-201X_Codes_Guides\HTML_DOCX\_WORD_source\NBC2020p1\nbc2020.htm" TargetMode="External"/><Relationship Id="rId86" Type="http://schemas.openxmlformats.org/officeDocument/2006/relationships/hyperlink" Target="file:///E:\_2005-201X_Codes_Guides\HTML_DOCX\_WORD_source\NBC2020p1\nbc2020.htm" TargetMode="External"/><Relationship Id="rId151" Type="http://schemas.openxmlformats.org/officeDocument/2006/relationships/hyperlink" Target="file:///E:\_2005-201X_Codes_Guides\HTML_DOCX\_WORD_source\NBC2020p1\nbc2020.htm" TargetMode="External"/><Relationship Id="rId389" Type="http://schemas.openxmlformats.org/officeDocument/2006/relationships/hyperlink" Target="file:///E:\_2005-201X_Codes_Guides\HTML_DOCX\_WORD_source\NBC2020p1\nbc2020.htm" TargetMode="External"/><Relationship Id="rId596" Type="http://schemas.openxmlformats.org/officeDocument/2006/relationships/hyperlink" Target="file:///E:\_2005-201X_Codes_Guides\HTML_DOCX\_WORD_source\NBC2020p1\nbc2020.htm" TargetMode="External"/><Relationship Id="rId817" Type="http://schemas.openxmlformats.org/officeDocument/2006/relationships/hyperlink" Target="file:///E:\_2005-201X_Codes_Guides\HTML_DOCX\_WORD_source\NBC2020p1\nbc2020.htm" TargetMode="External"/><Relationship Id="rId1002" Type="http://schemas.openxmlformats.org/officeDocument/2006/relationships/hyperlink" Target="file:///E:\_2005-201X_Codes_Guides\HTML_DOCX\_WORD_source\NBC2020p1\nbc2020.htm" TargetMode="External"/><Relationship Id="rId1447" Type="http://schemas.openxmlformats.org/officeDocument/2006/relationships/hyperlink" Target="file:///E:\_2005-201X_Codes_Guides\HTML_DOCX\_WORD_source\NBC2020p1\nbc2020.htm" TargetMode="External"/><Relationship Id="rId1654" Type="http://schemas.openxmlformats.org/officeDocument/2006/relationships/hyperlink" Target="file:///E:\_2005-201X_Codes_Guides\HTML_DOCX\_WORD_source\NBC2020p1\nbc2020.htm" TargetMode="External"/><Relationship Id="rId249" Type="http://schemas.openxmlformats.org/officeDocument/2006/relationships/hyperlink" Target="file:///E:\_2005-201X_Codes_Guides\HTML_DOCX\_WORD_source\NBC2020p1\nbc2020.htm" TargetMode="External"/><Relationship Id="rId456" Type="http://schemas.openxmlformats.org/officeDocument/2006/relationships/hyperlink" Target="file:///E:\_2005-201X_Codes_Guides\HTML_DOCX\_WORD_source\NBC2020p1\nbc2020.htm" TargetMode="External"/><Relationship Id="rId663" Type="http://schemas.openxmlformats.org/officeDocument/2006/relationships/hyperlink" Target="file:///E:\_2005-201X_Codes_Guides\HTML_DOCX\_WORD_source\NBC2020p1\nbc2020.htm" TargetMode="External"/><Relationship Id="rId870" Type="http://schemas.openxmlformats.org/officeDocument/2006/relationships/hyperlink" Target="file:///E:\_2005-201X_Codes_Guides\HTML_DOCX\_WORD_source\NBC2020p1\nbc2020.htm" TargetMode="External"/><Relationship Id="rId1086" Type="http://schemas.openxmlformats.org/officeDocument/2006/relationships/hyperlink" Target="file:///E:\_2005-201X_Codes_Guides\HTML_DOCX\_WORD_source\NBC2020p1\nbc2020.htm" TargetMode="External"/><Relationship Id="rId1293" Type="http://schemas.openxmlformats.org/officeDocument/2006/relationships/hyperlink" Target="file:///E:\_2005-201X_Codes_Guides\HTML_DOCX\_WORD_source\NBC2020p1\nbc2020.htm" TargetMode="External"/><Relationship Id="rId1307" Type="http://schemas.openxmlformats.org/officeDocument/2006/relationships/hyperlink" Target="file:///E:\_2005-201X_Codes_Guides\HTML_DOCX\_WORD_source\NBC2020p1\nbc2020.htm" TargetMode="External"/><Relationship Id="rId1514" Type="http://schemas.openxmlformats.org/officeDocument/2006/relationships/hyperlink" Target="file:///E:\_2005-201X_Codes_Guides\HTML_DOCX\_WORD_source\NBC2020p1\nbc2020.htm" TargetMode="External"/><Relationship Id="rId1721" Type="http://schemas.openxmlformats.org/officeDocument/2006/relationships/hyperlink" Target="file:///E:\_2005-201X_Codes_Guides\HTML_DOCX\_WORD_source\NBC2020p1\nbc2020.htm" TargetMode="External"/><Relationship Id="rId13" Type="http://schemas.openxmlformats.org/officeDocument/2006/relationships/hyperlink" Target="file:///E:\_2005-201X_Codes_Guides\HTML_DOCX\_WORD_source\NBC2020p1\nbc2020.htm" TargetMode="External"/><Relationship Id="rId109" Type="http://schemas.openxmlformats.org/officeDocument/2006/relationships/hyperlink" Target="file:///E:\_2005-201X_Codes_Guides\HTML_DOCX\_WORD_source\NBC2020p1\nbc2020.htm" TargetMode="External"/><Relationship Id="rId316" Type="http://schemas.openxmlformats.org/officeDocument/2006/relationships/hyperlink" Target="file:///E:\_2005-201X_Codes_Guides\HTML_DOCX\_WORD_source\NBC2020p1\nbc2020.htm" TargetMode="External"/><Relationship Id="rId523" Type="http://schemas.openxmlformats.org/officeDocument/2006/relationships/hyperlink" Target="file:///E:\_2005-201X_Codes_Guides\HTML_DOCX\_WORD_source\NBC2020p1\nbc2020.htm" TargetMode="External"/><Relationship Id="rId968" Type="http://schemas.openxmlformats.org/officeDocument/2006/relationships/hyperlink" Target="file:///E:\_2005-201X_Codes_Guides\HTML_DOCX\_WORD_source\NBC2020p1\nbc2020.htm" TargetMode="External"/><Relationship Id="rId1153" Type="http://schemas.openxmlformats.org/officeDocument/2006/relationships/hyperlink" Target="file:///E:\_2005-201X_Codes_Guides\HTML_DOCX\_WORD_source\NBC2020p1\nbc2020.htm" TargetMode="External"/><Relationship Id="rId1598" Type="http://schemas.openxmlformats.org/officeDocument/2006/relationships/hyperlink" Target="file:///E:\_2005-201X_Codes_Guides\HTML_DOCX\_WORD_source\NBC2020p1\nbc2020.htm" TargetMode="External"/><Relationship Id="rId97" Type="http://schemas.openxmlformats.org/officeDocument/2006/relationships/hyperlink" Target="file:///E:\_2005-201X_Codes_Guides\HTML_DOCX\_WORD_source\NBC2020p1\nbc2020.htm" TargetMode="External"/><Relationship Id="rId730" Type="http://schemas.openxmlformats.org/officeDocument/2006/relationships/hyperlink" Target="file:///E:\_2005-201X_Codes_Guides\HTML_DOCX\_WORD_source\NBC2020p1\nbc2020.htm" TargetMode="External"/><Relationship Id="rId828" Type="http://schemas.openxmlformats.org/officeDocument/2006/relationships/hyperlink" Target="file:///E:\_2005-201X_Codes_Guides\HTML_DOCX\_WORD_source\NBC2020p1\nbc2020.htm" TargetMode="External"/><Relationship Id="rId1013" Type="http://schemas.openxmlformats.org/officeDocument/2006/relationships/hyperlink" Target="file:///E:\_2005-201X_Codes_Guides\HTML_DOCX\_WORD_source\NBC2020p1\nbc2020.htm" TargetMode="External"/><Relationship Id="rId1360" Type="http://schemas.openxmlformats.org/officeDocument/2006/relationships/hyperlink" Target="file:///E:\_2005-201X_Codes_Guides\HTML_DOCX\_WORD_source\NBC2020p1\nbc2020.htm" TargetMode="External"/><Relationship Id="rId1458" Type="http://schemas.openxmlformats.org/officeDocument/2006/relationships/hyperlink" Target="file:///E:\_2005-201X_Codes_Guides\HTML_DOCX\_WORD_source\NBC2020p1\nbc2020.htm" TargetMode="External"/><Relationship Id="rId1665" Type="http://schemas.openxmlformats.org/officeDocument/2006/relationships/hyperlink" Target="file:///E:\_2005-201X_Codes_Guides\HTML_DOCX\_WORD_source\NBC2020p1\nbc2020.htm" TargetMode="External"/><Relationship Id="rId162" Type="http://schemas.openxmlformats.org/officeDocument/2006/relationships/hyperlink" Target="file:///E:\_2005-201X_Codes_Guides\HTML_DOCX\_WORD_source\NBC2020p1\nbc2020.htm" TargetMode="External"/><Relationship Id="rId467" Type="http://schemas.openxmlformats.org/officeDocument/2006/relationships/hyperlink" Target="file:///E:\_2005-201X_Codes_Guides\HTML_DOCX\_WORD_source\NBC2020p1\nbc2020.htm" TargetMode="External"/><Relationship Id="rId1097" Type="http://schemas.openxmlformats.org/officeDocument/2006/relationships/hyperlink" Target="file:///E:\_2005-201X_Codes_Guides\HTML_DOCX\_WORD_source\NBC2020p1\nbc2020.htm" TargetMode="External"/><Relationship Id="rId1220" Type="http://schemas.openxmlformats.org/officeDocument/2006/relationships/hyperlink" Target="file:///E:\_2005-201X_Codes_Guides\HTML_DOCX\_WORD_source\NBC2020p1\nbc2020.htm" TargetMode="External"/><Relationship Id="rId1318" Type="http://schemas.openxmlformats.org/officeDocument/2006/relationships/hyperlink" Target="file:///E:\_2005-201X_Codes_Guides\HTML_DOCX\_WORD_source\NBC2020p1\nbc2020.htm" TargetMode="External"/><Relationship Id="rId1525" Type="http://schemas.openxmlformats.org/officeDocument/2006/relationships/hyperlink" Target="file:///E:\_2005-201X_Codes_Guides\HTML_DOCX\_WORD_source\NBC2020p1\nbc2020.htm" TargetMode="External"/><Relationship Id="rId674" Type="http://schemas.openxmlformats.org/officeDocument/2006/relationships/hyperlink" Target="file:///E:\_2005-201X_Codes_Guides\HTML_DOCX\_WORD_source\NBC2020p1\nbc2020.htm" TargetMode="External"/><Relationship Id="rId881" Type="http://schemas.openxmlformats.org/officeDocument/2006/relationships/hyperlink" Target="file:///E:\_2005-201X_Codes_Guides\HTML_DOCX\_WORD_source\NBC2020p1\nbc2020.htm" TargetMode="External"/><Relationship Id="rId979" Type="http://schemas.openxmlformats.org/officeDocument/2006/relationships/hyperlink" Target="file:///E:\_2005-201X_Codes_Guides\HTML_DOCX\_WORD_source\NBC2020p1\nbc2020.htm" TargetMode="External"/><Relationship Id="rId1732" Type="http://schemas.openxmlformats.org/officeDocument/2006/relationships/hyperlink" Target="file:///E:\_2005-201X_Codes_Guides\HTML_DOCX\_WORD_source\NBC2020p1\nbc2020.htm" TargetMode="External"/><Relationship Id="rId24" Type="http://schemas.openxmlformats.org/officeDocument/2006/relationships/hyperlink" Target="file:///E:\_2005-201X_Codes_Guides\HTML_DOCX\_WORD_source\NBC2020p1\nbc2020.htm" TargetMode="External"/><Relationship Id="rId327" Type="http://schemas.openxmlformats.org/officeDocument/2006/relationships/hyperlink" Target="file:///E:\_2005-201X_Codes_Guides\HTML_DOCX\_WORD_source\NBC2020p1\nbc2020.htm" TargetMode="External"/><Relationship Id="rId534" Type="http://schemas.openxmlformats.org/officeDocument/2006/relationships/hyperlink" Target="file:///E:\_2005-201X_Codes_Guides\HTML_DOCX\_WORD_source\NBC2020p1\nbc2020.htm" TargetMode="External"/><Relationship Id="rId741" Type="http://schemas.openxmlformats.org/officeDocument/2006/relationships/hyperlink" Target="file:///E:\_2005-201X_Codes_Guides\HTML_DOCX\_WORD_source\NBC2020p1\nbc2020.htm" TargetMode="External"/><Relationship Id="rId839" Type="http://schemas.openxmlformats.org/officeDocument/2006/relationships/hyperlink" Target="file:///E:\_2005-201X_Codes_Guides\HTML_DOCX\_WORD_source\NBC2020p1\nbc2020.htm" TargetMode="External"/><Relationship Id="rId1164" Type="http://schemas.openxmlformats.org/officeDocument/2006/relationships/hyperlink" Target="file:///E:\_2005-201X_Codes_Guides\HTML_DOCX\_WORD_source\NBC2020p1\nbc2020.htm" TargetMode="External"/><Relationship Id="rId1371" Type="http://schemas.openxmlformats.org/officeDocument/2006/relationships/hyperlink" Target="file:///E:\_2005-201X_Codes_Guides\HTML_DOCX\_WORD_source\NBC2020p1\nbc2020.htm" TargetMode="External"/><Relationship Id="rId1469" Type="http://schemas.openxmlformats.org/officeDocument/2006/relationships/hyperlink" Target="file:///E:\_2005-201X_Codes_Guides\HTML_DOCX\_WORD_source\NBC2020p1\nbc2020.htm" TargetMode="External"/><Relationship Id="rId173" Type="http://schemas.openxmlformats.org/officeDocument/2006/relationships/hyperlink" Target="file:///E:\_2005-201X_Codes_Guides\HTML_DOCX\_WORD_source\NBC2020p1\nbc2020.htm" TargetMode="External"/><Relationship Id="rId380" Type="http://schemas.openxmlformats.org/officeDocument/2006/relationships/hyperlink" Target="file:///E:\_2005-201X_Codes_Guides\HTML_DOCX\_WORD_source\NBC2020p1\nbc2020.htm" TargetMode="External"/><Relationship Id="rId601" Type="http://schemas.openxmlformats.org/officeDocument/2006/relationships/hyperlink" Target="file:///E:\_2005-201X_Codes_Guides\HTML_DOCX\_WORD_source\NBC2020p1\nbc2020.htm" TargetMode="External"/><Relationship Id="rId1024" Type="http://schemas.openxmlformats.org/officeDocument/2006/relationships/hyperlink" Target="file:///E:\_2005-201X_Codes_Guides\HTML_DOCX\_WORD_source\NBC2020p1\nbc2020.htm" TargetMode="External"/><Relationship Id="rId1231" Type="http://schemas.openxmlformats.org/officeDocument/2006/relationships/hyperlink" Target="file:///E:\_2005-201X_Codes_Guides\HTML_DOCX\_WORD_source\NBC2020p1\nbc2020.htm" TargetMode="External"/><Relationship Id="rId1676" Type="http://schemas.openxmlformats.org/officeDocument/2006/relationships/hyperlink" Target="file:///E:\_2005-201X_Codes_Guides\HTML_DOCX\_WORD_source\NBC2020p1\nbc2020.htm" TargetMode="External"/><Relationship Id="rId240" Type="http://schemas.openxmlformats.org/officeDocument/2006/relationships/hyperlink" Target="file:///E:\_2005-201X_Codes_Guides\HTML_DOCX\_WORD_source\NBC2020p1\nbc2020.htm" TargetMode="External"/><Relationship Id="rId478" Type="http://schemas.openxmlformats.org/officeDocument/2006/relationships/hyperlink" Target="file:///E:\_2005-201X_Codes_Guides\HTML_DOCX\_WORD_source\NBC2020p1\nbc2020.htm" TargetMode="External"/><Relationship Id="rId685" Type="http://schemas.openxmlformats.org/officeDocument/2006/relationships/hyperlink" Target="file:///E:\_2005-201X_Codes_Guides\HTML_DOCX\_WORD_source\NBC2020p1\nbc2020.htm" TargetMode="External"/><Relationship Id="rId892" Type="http://schemas.openxmlformats.org/officeDocument/2006/relationships/hyperlink" Target="file:///E:\_2005-201X_Codes_Guides\HTML_DOCX\_WORD_source\NBC2020p1\nbc2020.htm" TargetMode="External"/><Relationship Id="rId906" Type="http://schemas.openxmlformats.org/officeDocument/2006/relationships/hyperlink" Target="file:///E:\_2005-201X_Codes_Guides\HTML_DOCX\_WORD_source\NBC2020p1\nbc2020.htm" TargetMode="External"/><Relationship Id="rId1329" Type="http://schemas.openxmlformats.org/officeDocument/2006/relationships/hyperlink" Target="file:///E:\_2005-201X_Codes_Guides\HTML_DOCX\_WORD_source\NBC2020p1\nbc2020.htm" TargetMode="External"/><Relationship Id="rId1536" Type="http://schemas.openxmlformats.org/officeDocument/2006/relationships/hyperlink" Target="file:///E:\_2005-201X_Codes_Guides\HTML_DOCX\_WORD_source\NBC2020p1\nbc2020.htm" TargetMode="External"/><Relationship Id="rId1743" Type="http://schemas.openxmlformats.org/officeDocument/2006/relationships/hyperlink" Target="file:///E:\_2005-201X_Codes_Guides\HTML_DOCX\_WORD_source\NBC2020p1\nbc2020.htm" TargetMode="External"/><Relationship Id="rId35" Type="http://schemas.openxmlformats.org/officeDocument/2006/relationships/hyperlink" Target="file:///E:\_2005-201X_Codes_Guides\HTML_DOCX\_WORD_source\NBC2020p1\nbc2020.htm" TargetMode="External"/><Relationship Id="rId100" Type="http://schemas.openxmlformats.org/officeDocument/2006/relationships/hyperlink" Target="file:///E:\_2005-201X_Codes_Guides\HTML_DOCX\_WORD_source\NBC2020p1\nbc2020.htm" TargetMode="External"/><Relationship Id="rId338" Type="http://schemas.openxmlformats.org/officeDocument/2006/relationships/hyperlink" Target="file:///E:\_2005-201X_Codes_Guides\HTML_DOCX\_WORD_source\NBC2020p1\nbc2020.htm" TargetMode="External"/><Relationship Id="rId545" Type="http://schemas.openxmlformats.org/officeDocument/2006/relationships/hyperlink" Target="file:///E:\_2005-201X_Codes_Guides\HTML_DOCX\_WORD_source\NBC2020p1\nbc2020.htm" TargetMode="External"/><Relationship Id="rId752" Type="http://schemas.openxmlformats.org/officeDocument/2006/relationships/hyperlink" Target="file:///E:\_2005-201X_Codes_Guides\HTML_DOCX\_WORD_source\NBC2020p1\nbc2020.htm" TargetMode="External"/><Relationship Id="rId1175" Type="http://schemas.openxmlformats.org/officeDocument/2006/relationships/hyperlink" Target="file:///E:\_2005-201X_Codes_Guides\HTML_DOCX\_WORD_source\NBC2020p1\nbc2020.htm" TargetMode="External"/><Relationship Id="rId1382" Type="http://schemas.openxmlformats.org/officeDocument/2006/relationships/hyperlink" Target="file:///E:\_2005-201X_Codes_Guides\HTML_DOCX\_WORD_source\NBC2020p1\nbc2020.htm" TargetMode="External"/><Relationship Id="rId1603" Type="http://schemas.openxmlformats.org/officeDocument/2006/relationships/hyperlink" Target="file:///E:\_2005-201X_Codes_Guides\HTML_DOCX\_WORD_source\NBC2020p1\nbc2020.htm" TargetMode="External"/><Relationship Id="rId184" Type="http://schemas.openxmlformats.org/officeDocument/2006/relationships/hyperlink" Target="file:///E:\_2005-201X_Codes_Guides\HTML_DOCX\_WORD_source\NBC2020p1\nbc2020.htm" TargetMode="External"/><Relationship Id="rId391" Type="http://schemas.openxmlformats.org/officeDocument/2006/relationships/hyperlink" Target="file:///E:\_2005-201X_Codes_Guides\HTML_DOCX\_WORD_source\NBC2020p1\nbc2020.htm" TargetMode="External"/><Relationship Id="rId405" Type="http://schemas.openxmlformats.org/officeDocument/2006/relationships/hyperlink" Target="file:///E:\_2005-201X_Codes_Guides\HTML_DOCX\_WORD_source\NBC2020p1\nbc2020.htm" TargetMode="External"/><Relationship Id="rId612" Type="http://schemas.openxmlformats.org/officeDocument/2006/relationships/hyperlink" Target="file:///E:\_2005-201X_Codes_Guides\HTML_DOCX\_WORD_source\NBC2020p1\nbc2020.htm" TargetMode="External"/><Relationship Id="rId1035" Type="http://schemas.openxmlformats.org/officeDocument/2006/relationships/hyperlink" Target="file:///E:\_2005-201X_Codes_Guides\HTML_DOCX\_WORD_source\NBC2020p1\nbc2020.htm" TargetMode="External"/><Relationship Id="rId1242" Type="http://schemas.openxmlformats.org/officeDocument/2006/relationships/hyperlink" Target="file:///E:\_2005-201X_Codes_Guides\HTML_DOCX\_WORD_source\NBC2020p1\nbc2020.htm" TargetMode="External"/><Relationship Id="rId1687" Type="http://schemas.openxmlformats.org/officeDocument/2006/relationships/hyperlink" Target="file:///E:\_2005-201X_Codes_Guides\HTML_DOCX\_WORD_source\NBC2020p1\nbc2020.htm" TargetMode="External"/><Relationship Id="rId251" Type="http://schemas.openxmlformats.org/officeDocument/2006/relationships/hyperlink" Target="file:///E:\_2005-201X_Codes_Guides\HTML_DOCX\_WORD_source\NBC2020p1\nbc2020.htm" TargetMode="External"/><Relationship Id="rId489" Type="http://schemas.openxmlformats.org/officeDocument/2006/relationships/hyperlink" Target="file:///E:\_2005-201X_Codes_Guides\HTML_DOCX\_WORD_source\NBC2020p1\nbc2020.htm" TargetMode="External"/><Relationship Id="rId696" Type="http://schemas.openxmlformats.org/officeDocument/2006/relationships/hyperlink" Target="file:///E:\_2005-201X_Codes_Guides\HTML_DOCX\_WORD_source\NBC2020p1\nbc2020.htm" TargetMode="External"/><Relationship Id="rId917" Type="http://schemas.openxmlformats.org/officeDocument/2006/relationships/hyperlink" Target="file:///E:\_2005-201X_Codes_Guides\HTML_DOCX\_WORD_source\NBC2020p1\nbc2020.htm" TargetMode="External"/><Relationship Id="rId1102" Type="http://schemas.openxmlformats.org/officeDocument/2006/relationships/hyperlink" Target="file:///E:\_2005-201X_Codes_Guides\HTML_DOCX\_WORD_source\NBC2020p1\nbc2020.htm" TargetMode="External"/><Relationship Id="rId1547" Type="http://schemas.openxmlformats.org/officeDocument/2006/relationships/hyperlink" Target="file:///E:\_2005-201X_Codes_Guides\HTML_DOCX\_WORD_source\NBC2020p1\nbc2020.htm" TargetMode="External"/><Relationship Id="rId1754" Type="http://schemas.openxmlformats.org/officeDocument/2006/relationships/hyperlink" Target="file:///E:\_2005-201X_Codes_Guides\HTML_DOCX\_WORD_source\NBC2020p1\nbc2020.htm" TargetMode="External"/><Relationship Id="rId46" Type="http://schemas.openxmlformats.org/officeDocument/2006/relationships/hyperlink" Target="file:///E:\_2005-201X_Codes_Guides\HTML_DOCX\_WORD_source\NBC2020p1\nbc2020.htm" TargetMode="External"/><Relationship Id="rId349" Type="http://schemas.openxmlformats.org/officeDocument/2006/relationships/hyperlink" Target="file:///E:\_2005-201X_Codes_Guides\HTML_DOCX\_WORD_source\NBC2020p1\nbc2020.htm" TargetMode="External"/><Relationship Id="rId556" Type="http://schemas.openxmlformats.org/officeDocument/2006/relationships/hyperlink" Target="file:///E:\_2005-201X_Codes_Guides\HTML_DOCX\_WORD_source\NBC2020p1\nbc2020.htm" TargetMode="External"/><Relationship Id="rId763" Type="http://schemas.openxmlformats.org/officeDocument/2006/relationships/hyperlink" Target="file:///E:\_2005-201X_Codes_Guides\HTML_DOCX\_WORD_source\NBC2020p1\nbc2020.htm" TargetMode="External"/><Relationship Id="rId1186" Type="http://schemas.openxmlformats.org/officeDocument/2006/relationships/hyperlink" Target="file:///E:\_2005-201X_Codes_Guides\HTML_DOCX\_WORD_source\NBC2020p1\nbc2020.htm" TargetMode="External"/><Relationship Id="rId1393" Type="http://schemas.openxmlformats.org/officeDocument/2006/relationships/hyperlink" Target="file:///E:\_2005-201X_Codes_Guides\HTML_DOCX\_WORD_source\NBC2020p1\nbc2020.htm" TargetMode="External"/><Relationship Id="rId1407" Type="http://schemas.openxmlformats.org/officeDocument/2006/relationships/hyperlink" Target="file:///E:\_2005-201X_Codes_Guides\HTML_DOCX\_WORD_source\NBC2020p1\nbc2020.htm" TargetMode="External"/><Relationship Id="rId1614" Type="http://schemas.openxmlformats.org/officeDocument/2006/relationships/hyperlink" Target="file:///E:\_2005-201X_Codes_Guides\HTML_DOCX\_WORD_source\NBC2020p1\nbc2020.htm" TargetMode="External"/><Relationship Id="rId111" Type="http://schemas.openxmlformats.org/officeDocument/2006/relationships/hyperlink" Target="file:///E:\_2005-201X_Codes_Guides\HTML_DOCX\_WORD_source\NBC2020p1\nbc2020.htm" TargetMode="External"/><Relationship Id="rId195" Type="http://schemas.openxmlformats.org/officeDocument/2006/relationships/hyperlink" Target="file:///E:\_2005-201X_Codes_Guides\HTML_DOCX\_WORD_source\NBC2020p1\nbc2020.htm" TargetMode="External"/><Relationship Id="rId209" Type="http://schemas.openxmlformats.org/officeDocument/2006/relationships/hyperlink" Target="file:///E:\_2005-201X_Codes_Guides\HTML_DOCX\_WORD_source\NBC2020p1\nbc2020.htm" TargetMode="External"/><Relationship Id="rId416" Type="http://schemas.openxmlformats.org/officeDocument/2006/relationships/hyperlink" Target="file:///E:\_2005-201X_Codes_Guides\HTML_DOCX\_WORD_source\NBC2020p1\nbc2020.htm" TargetMode="External"/><Relationship Id="rId970" Type="http://schemas.openxmlformats.org/officeDocument/2006/relationships/hyperlink" Target="file:///E:\_2005-201X_Codes_Guides\HTML_DOCX\_WORD_source\NBC2020p1\nbc2020.htm" TargetMode="External"/><Relationship Id="rId1046" Type="http://schemas.openxmlformats.org/officeDocument/2006/relationships/hyperlink" Target="file:///E:\_2005-201X_Codes_Guides\HTML_DOCX\_WORD_source\NBC2020p1\nbc2020.htm" TargetMode="External"/><Relationship Id="rId1253" Type="http://schemas.openxmlformats.org/officeDocument/2006/relationships/hyperlink" Target="file:///E:\_2005-201X_Codes_Guides\HTML_DOCX\_WORD_source\NBC2020p1\nbc2020.htm" TargetMode="External"/><Relationship Id="rId1698" Type="http://schemas.openxmlformats.org/officeDocument/2006/relationships/hyperlink" Target="file:///E:\_2005-201X_Codes_Guides\HTML_DOCX\_WORD_source\NBC2020p1\nbc2020.htm" TargetMode="External"/><Relationship Id="rId623" Type="http://schemas.openxmlformats.org/officeDocument/2006/relationships/hyperlink" Target="file:///E:\_2005-201X_Codes_Guides\HTML_DOCX\_WORD_source\NBC2020p1\nbc2020.htm" TargetMode="External"/><Relationship Id="rId830" Type="http://schemas.openxmlformats.org/officeDocument/2006/relationships/hyperlink" Target="file:///E:\_2005-201X_Codes_Guides\HTML_DOCX\_WORD_source\NBC2020p1\nbc2020.htm" TargetMode="External"/><Relationship Id="rId928" Type="http://schemas.openxmlformats.org/officeDocument/2006/relationships/hyperlink" Target="file:///E:\_2005-201X_Codes_Guides\HTML_DOCX\_WORD_source\NBC2020p1\nbc2020.htm" TargetMode="External"/><Relationship Id="rId1460" Type="http://schemas.openxmlformats.org/officeDocument/2006/relationships/hyperlink" Target="file:///E:\_2005-201X_Codes_Guides\HTML_DOCX\_WORD_source\NBC2020p1\nbc2020.htm" TargetMode="External"/><Relationship Id="rId1558" Type="http://schemas.openxmlformats.org/officeDocument/2006/relationships/hyperlink" Target="file:///E:\_2005-201X_Codes_Guides\HTML_DOCX\_WORD_source\NBC2020p1\nbc2020.htm" TargetMode="External"/><Relationship Id="rId1765" Type="http://schemas.openxmlformats.org/officeDocument/2006/relationships/hyperlink" Target="file:///E:\_2005-201X_Codes_Guides\HTML_DOCX\_WORD_source\NBC2020p1\nbc2020.htm" TargetMode="External"/><Relationship Id="rId57" Type="http://schemas.openxmlformats.org/officeDocument/2006/relationships/hyperlink" Target="file:///E:\_2005-201X_Codes_Guides\HTML_DOCX\_WORD_source\NBC2020p1\nbc2020.htm" TargetMode="External"/><Relationship Id="rId262" Type="http://schemas.openxmlformats.org/officeDocument/2006/relationships/hyperlink" Target="file:///E:\_2005-201X_Codes_Guides\HTML_DOCX\_WORD_source\NBC2020p1\nbc2020.htm" TargetMode="External"/><Relationship Id="rId567" Type="http://schemas.openxmlformats.org/officeDocument/2006/relationships/hyperlink" Target="file:///E:\_2005-201X_Codes_Guides\HTML_DOCX\_WORD_source\NBC2020p1\nbc2020.htm" TargetMode="External"/><Relationship Id="rId1113" Type="http://schemas.openxmlformats.org/officeDocument/2006/relationships/hyperlink" Target="file:///E:\_2005-201X_Codes_Guides\HTML_DOCX\_WORD_source\NBC2020p1\nbc2020.htm" TargetMode="External"/><Relationship Id="rId1197" Type="http://schemas.openxmlformats.org/officeDocument/2006/relationships/hyperlink" Target="file:///E:\_2005-201X_Codes_Guides\HTML_DOCX\_WORD_source\NBC2020p1\nbc2020.htm" TargetMode="External"/><Relationship Id="rId1320" Type="http://schemas.openxmlformats.org/officeDocument/2006/relationships/hyperlink" Target="file:///E:\_2005-201X_Codes_Guides\HTML_DOCX\_WORD_source\NBC2020p1\nbc2020.htm" TargetMode="External"/><Relationship Id="rId1418" Type="http://schemas.openxmlformats.org/officeDocument/2006/relationships/hyperlink" Target="file:///E:\_2005-201X_Codes_Guides\HTML_DOCX\_WORD_source\NBC2020p1\nbc2020.htm" TargetMode="External"/><Relationship Id="rId122" Type="http://schemas.openxmlformats.org/officeDocument/2006/relationships/hyperlink" Target="file:///E:\_2005-201X_Codes_Guides\HTML_DOCX\_WORD_source\NBC2020p1\nbc2020.htm" TargetMode="External"/><Relationship Id="rId774" Type="http://schemas.openxmlformats.org/officeDocument/2006/relationships/hyperlink" Target="file:///E:\_2005-201X_Codes_Guides\HTML_DOCX\_WORD_source\NBC2020p1\nbc2020.htm" TargetMode="External"/><Relationship Id="rId981" Type="http://schemas.openxmlformats.org/officeDocument/2006/relationships/hyperlink" Target="file:///E:\_2005-201X_Codes_Guides\HTML_DOCX\_WORD_source\NBC2020p1\nbc2020.htm" TargetMode="External"/><Relationship Id="rId1057" Type="http://schemas.openxmlformats.org/officeDocument/2006/relationships/hyperlink" Target="file:///E:\_2005-201X_Codes_Guides\HTML_DOCX\_WORD_source\NBC2020p1\nbc2020.htm" TargetMode="External"/><Relationship Id="rId1625" Type="http://schemas.openxmlformats.org/officeDocument/2006/relationships/hyperlink" Target="file:///E:\_2005-201X_Codes_Guides\HTML_DOCX\_WORD_source\NBC2020p1\nbc2020.htm" TargetMode="External"/><Relationship Id="rId427" Type="http://schemas.openxmlformats.org/officeDocument/2006/relationships/hyperlink" Target="file:///E:\_2005-201X_Codes_Guides\HTML_DOCX\_WORD_source\NBC2020p1\nbc2020.htm" TargetMode="External"/><Relationship Id="rId634" Type="http://schemas.openxmlformats.org/officeDocument/2006/relationships/hyperlink" Target="file:///E:\_2005-201X_Codes_Guides\HTML_DOCX\_WORD_source\NBC2020p1\nbc2020.htm" TargetMode="External"/><Relationship Id="rId841" Type="http://schemas.openxmlformats.org/officeDocument/2006/relationships/hyperlink" Target="file:///E:\_2005-201X_Codes_Guides\HTML_DOCX\_WORD_source\NBC2020p1\nbc2020.htm" TargetMode="External"/><Relationship Id="rId1264" Type="http://schemas.openxmlformats.org/officeDocument/2006/relationships/hyperlink" Target="file:///E:\_2005-201X_Codes_Guides\HTML_DOCX\_WORD_source\NBC2020p1\nbc2020.htm" TargetMode="External"/><Relationship Id="rId1471" Type="http://schemas.openxmlformats.org/officeDocument/2006/relationships/hyperlink" Target="file:///E:\_2005-201X_Codes_Guides\HTML_DOCX\_WORD_source\NBC2020p1\nbc2020.htm" TargetMode="External"/><Relationship Id="rId1569" Type="http://schemas.openxmlformats.org/officeDocument/2006/relationships/hyperlink" Target="file:///E:\_2005-201X_Codes_Guides\HTML_DOCX\_WORD_source\NBC2020p1\nbc2020.htm" TargetMode="External"/><Relationship Id="rId273" Type="http://schemas.openxmlformats.org/officeDocument/2006/relationships/hyperlink" Target="file:///E:\_2005-201X_Codes_Guides\HTML_DOCX\_WORD_source\NBC2020p1\nbc2020.htm" TargetMode="External"/><Relationship Id="rId480" Type="http://schemas.openxmlformats.org/officeDocument/2006/relationships/hyperlink" Target="file:///E:\_2005-201X_Codes_Guides\HTML_DOCX\_WORD_source\NBC2020p1\nbc2020.htm" TargetMode="External"/><Relationship Id="rId701" Type="http://schemas.openxmlformats.org/officeDocument/2006/relationships/hyperlink" Target="file:///E:\_2005-201X_Codes_Guides\HTML_DOCX\_WORD_source\NBC2020p1\nbc2020.htm" TargetMode="External"/><Relationship Id="rId939" Type="http://schemas.openxmlformats.org/officeDocument/2006/relationships/hyperlink" Target="file:///E:\_2005-201X_Codes_Guides\HTML_DOCX\_WORD_source\NBC2020p1\nbc2020.htm" TargetMode="External"/><Relationship Id="rId1124" Type="http://schemas.openxmlformats.org/officeDocument/2006/relationships/hyperlink" Target="file:///E:\_2005-201X_Codes_Guides\HTML_DOCX\_WORD_source\NBC2020p1\nbc2020.htm" TargetMode="External"/><Relationship Id="rId1331" Type="http://schemas.openxmlformats.org/officeDocument/2006/relationships/hyperlink" Target="file:///E:\_2005-201X_Codes_Guides\HTML_DOCX\_WORD_source\NBC2020p1\nbc2020.htm" TargetMode="External"/><Relationship Id="rId1776" Type="http://schemas.openxmlformats.org/officeDocument/2006/relationships/hyperlink" Target="file:///E:\_2005-201X_Codes_Guides\HTML_DOCX\_WORD_source\NBC2020p1\nbc2020.htm" TargetMode="External"/><Relationship Id="rId68" Type="http://schemas.openxmlformats.org/officeDocument/2006/relationships/hyperlink" Target="file:///E:\_2005-201X_Codes_Guides\HTML_DOCX\_WORD_source\NBC2020p1\nbc2020.htm" TargetMode="External"/><Relationship Id="rId133" Type="http://schemas.openxmlformats.org/officeDocument/2006/relationships/hyperlink" Target="file:///E:\_2005-201X_Codes_Guides\HTML_DOCX\_WORD_source\NBC2020p1\nbc2020.htm" TargetMode="External"/><Relationship Id="rId340" Type="http://schemas.openxmlformats.org/officeDocument/2006/relationships/hyperlink" Target="file:///E:\_2005-201X_Codes_Guides\HTML_DOCX\_WORD_source\NBC2020p1\nbc2020.htm" TargetMode="External"/><Relationship Id="rId578" Type="http://schemas.openxmlformats.org/officeDocument/2006/relationships/hyperlink" Target="file:///E:\_2005-201X_Codes_Guides\HTML_DOCX\_WORD_source\NBC2020p1\nbc2020.htm" TargetMode="External"/><Relationship Id="rId785" Type="http://schemas.openxmlformats.org/officeDocument/2006/relationships/hyperlink" Target="file:///E:\_2005-201X_Codes_Guides\HTML_DOCX\_WORD_source\NBC2020p1\nbc2020.htm" TargetMode="External"/><Relationship Id="rId992" Type="http://schemas.openxmlformats.org/officeDocument/2006/relationships/hyperlink" Target="file:///E:\_2005-201X_Codes_Guides\HTML_DOCX\_WORD_source\NBC2020p1\nbc2020.htm" TargetMode="External"/><Relationship Id="rId1429" Type="http://schemas.openxmlformats.org/officeDocument/2006/relationships/hyperlink" Target="file:///E:\_2005-201X_Codes_Guides\HTML_DOCX\_WORD_source\NBC2020p1\nbc2020.htm" TargetMode="External"/><Relationship Id="rId1636" Type="http://schemas.openxmlformats.org/officeDocument/2006/relationships/hyperlink" Target="file:///E:\_2005-201X_Codes_Guides\HTML_DOCX\_WORD_source\NBC2020p1\nbc2020.htm" TargetMode="External"/><Relationship Id="rId200" Type="http://schemas.openxmlformats.org/officeDocument/2006/relationships/hyperlink" Target="file:///E:\_2005-201X_Codes_Guides\HTML_DOCX\_WORD_source\NBC2020p1\nbc2020.htm" TargetMode="External"/><Relationship Id="rId438" Type="http://schemas.openxmlformats.org/officeDocument/2006/relationships/hyperlink" Target="file:///E:\_2005-201X_Codes_Guides\HTML_DOCX\_WORD_source\NBC2020p1\nbc2020.htm" TargetMode="External"/><Relationship Id="rId645" Type="http://schemas.openxmlformats.org/officeDocument/2006/relationships/hyperlink" Target="file:///E:\_2005-201X_Codes_Guides\HTML_DOCX\_WORD_source\NBC2020p1\nbc2020.htm" TargetMode="External"/><Relationship Id="rId852" Type="http://schemas.openxmlformats.org/officeDocument/2006/relationships/hyperlink" Target="file:///E:\_2005-201X_Codes_Guides\HTML_DOCX\_WORD_source\NBC2020p1\nbc2020.htm" TargetMode="External"/><Relationship Id="rId1068" Type="http://schemas.openxmlformats.org/officeDocument/2006/relationships/hyperlink" Target="file:///E:\_2005-201X_Codes_Guides\HTML_DOCX\_WORD_source\NBC2020p1\nbc2020.htm" TargetMode="External"/><Relationship Id="rId1275" Type="http://schemas.openxmlformats.org/officeDocument/2006/relationships/hyperlink" Target="file:///E:\_2005-201X_Codes_Guides\HTML_DOCX\_WORD_source\NBC2020p1\nbc2020.htm" TargetMode="External"/><Relationship Id="rId1482" Type="http://schemas.openxmlformats.org/officeDocument/2006/relationships/hyperlink" Target="file:///E:\_2005-201X_Codes_Guides\HTML_DOCX\_WORD_source\NBC2020p1\nbc2020.htm" TargetMode="External"/><Relationship Id="rId1703" Type="http://schemas.openxmlformats.org/officeDocument/2006/relationships/hyperlink" Target="file:///E:\_2005-201X_Codes_Guides\HTML_DOCX\_WORD_source\NBC2020p1\nbc2020.htm" TargetMode="External"/><Relationship Id="rId284" Type="http://schemas.openxmlformats.org/officeDocument/2006/relationships/hyperlink" Target="file:///E:\_2005-201X_Codes_Guides\HTML_DOCX\_WORD_source\NBC2020p1\nbc2020.htm" TargetMode="External"/><Relationship Id="rId491" Type="http://schemas.openxmlformats.org/officeDocument/2006/relationships/hyperlink" Target="file:///E:\_2005-201X_Codes_Guides\HTML_DOCX\_WORD_source\NBC2020p1\nbc2020.htm" TargetMode="External"/><Relationship Id="rId505" Type="http://schemas.openxmlformats.org/officeDocument/2006/relationships/hyperlink" Target="file:///E:\_2005-201X_Codes_Guides\HTML_DOCX\_WORD_source\NBC2020p1\nbc2020.htm" TargetMode="External"/><Relationship Id="rId712" Type="http://schemas.openxmlformats.org/officeDocument/2006/relationships/hyperlink" Target="file:///E:\_2005-201X_Codes_Guides\HTML_DOCX\_WORD_source\NBC2020p1\nbc2020.htm" TargetMode="External"/><Relationship Id="rId1135" Type="http://schemas.openxmlformats.org/officeDocument/2006/relationships/hyperlink" Target="file:///E:\_2005-201X_Codes_Guides\HTML_DOCX\_WORD_source\NBC2020p1\nbc2020.htm" TargetMode="External"/><Relationship Id="rId1342" Type="http://schemas.openxmlformats.org/officeDocument/2006/relationships/hyperlink" Target="file:///E:\_2005-201X_Codes_Guides\HTML_DOCX\_WORD_source\NBC2020p1\nbc2020.htm" TargetMode="External"/><Relationship Id="rId1787" Type="http://schemas.openxmlformats.org/officeDocument/2006/relationships/theme" Target="theme/theme1.xml"/><Relationship Id="rId79" Type="http://schemas.openxmlformats.org/officeDocument/2006/relationships/hyperlink" Target="file:///E:\_2005-201X_Codes_Guides\HTML_DOCX\_WORD_source\NBC2020p1\nbc2020.htm" TargetMode="External"/><Relationship Id="rId144" Type="http://schemas.openxmlformats.org/officeDocument/2006/relationships/hyperlink" Target="file:///E:\_2005-201X_Codes_Guides\HTML_DOCX\_WORD_source\NBC2020p1\nbc2020.htm" TargetMode="External"/><Relationship Id="rId589" Type="http://schemas.openxmlformats.org/officeDocument/2006/relationships/hyperlink" Target="file:///E:\_2005-201X_Codes_Guides\HTML_DOCX\_WORD_source\NBC2020p1\nbc2020.htm" TargetMode="External"/><Relationship Id="rId796" Type="http://schemas.openxmlformats.org/officeDocument/2006/relationships/hyperlink" Target="file:///E:\_2005-201X_Codes_Guides\HTML_DOCX\_WORD_source\NBC2020p1\nbc2020.htm" TargetMode="External"/><Relationship Id="rId1202" Type="http://schemas.openxmlformats.org/officeDocument/2006/relationships/hyperlink" Target="file:///E:\_2005-201X_Codes_Guides\HTML_DOCX\_WORD_source\NBC2020p1\nbc2020.htm" TargetMode="External"/><Relationship Id="rId1647" Type="http://schemas.openxmlformats.org/officeDocument/2006/relationships/hyperlink" Target="file:///E:\_2005-201X_Codes_Guides\HTML_DOCX\_WORD_source\NBC2020p1\nbc2020.htm" TargetMode="External"/><Relationship Id="rId351" Type="http://schemas.openxmlformats.org/officeDocument/2006/relationships/hyperlink" Target="file:///E:\_2005-201X_Codes_Guides\HTML_DOCX\_WORD_source\NBC2020p1\nbc2020.htm" TargetMode="External"/><Relationship Id="rId449" Type="http://schemas.openxmlformats.org/officeDocument/2006/relationships/hyperlink" Target="file:///E:\_2005-201X_Codes_Guides\HTML_DOCX\_WORD_source\NBC2020p1\nbc2020.htm" TargetMode="External"/><Relationship Id="rId656" Type="http://schemas.openxmlformats.org/officeDocument/2006/relationships/hyperlink" Target="file:///E:\_2005-201X_Codes_Guides\HTML_DOCX\_WORD_source\NBC2020p1\nbc2020.htm" TargetMode="External"/><Relationship Id="rId863" Type="http://schemas.openxmlformats.org/officeDocument/2006/relationships/hyperlink" Target="file:///E:\_2005-201X_Codes_Guides\HTML_DOCX\_WORD_source\NBC2020p1\nbc2020.htm" TargetMode="External"/><Relationship Id="rId1079" Type="http://schemas.openxmlformats.org/officeDocument/2006/relationships/hyperlink" Target="file:///E:\_2005-201X_Codes_Guides\HTML_DOCX\_WORD_source\NBC2020p1\nbc2020.htm" TargetMode="External"/><Relationship Id="rId1286" Type="http://schemas.openxmlformats.org/officeDocument/2006/relationships/hyperlink" Target="file:///E:\_2005-201X_Codes_Guides\HTML_DOCX\_WORD_source\NBC2020p1\nbc2020.htm" TargetMode="External"/><Relationship Id="rId1493" Type="http://schemas.openxmlformats.org/officeDocument/2006/relationships/hyperlink" Target="file:///E:\_2005-201X_Codes_Guides\HTML_DOCX\_WORD_source\NBC2020p1\nbc2020.htm" TargetMode="External"/><Relationship Id="rId1507" Type="http://schemas.openxmlformats.org/officeDocument/2006/relationships/hyperlink" Target="file:///E:\_2005-201X_Codes_Guides\HTML_DOCX\_WORD_source\NBC2020p1\nbc2020.htm" TargetMode="External"/><Relationship Id="rId1714" Type="http://schemas.openxmlformats.org/officeDocument/2006/relationships/hyperlink" Target="file:///E:\_2005-201X_Codes_Guides\HTML_DOCX\_WORD_source\NBC2020p1\nbc2020.htm" TargetMode="External"/><Relationship Id="rId211" Type="http://schemas.openxmlformats.org/officeDocument/2006/relationships/hyperlink" Target="file:///E:\_2005-201X_Codes_Guides\HTML_DOCX\_WORD_source\NBC2020p1\nbc2020.htm" TargetMode="External"/><Relationship Id="rId295" Type="http://schemas.openxmlformats.org/officeDocument/2006/relationships/hyperlink" Target="file:///E:\_2005-201X_Codes_Guides\HTML_DOCX\_WORD_source\NBC2020p1\nbc2020.htm" TargetMode="External"/><Relationship Id="rId309" Type="http://schemas.openxmlformats.org/officeDocument/2006/relationships/hyperlink" Target="file:///E:\_2005-201X_Codes_Guides\HTML_DOCX\_WORD_source\NBC2020p1\nbc2020.htm" TargetMode="External"/><Relationship Id="rId516" Type="http://schemas.openxmlformats.org/officeDocument/2006/relationships/hyperlink" Target="file:///E:\_2005-201X_Codes_Guides\HTML_DOCX\_WORD_source\NBC2020p1\nbc2020.htm" TargetMode="External"/><Relationship Id="rId1146" Type="http://schemas.openxmlformats.org/officeDocument/2006/relationships/hyperlink" Target="file:///E:\_2005-201X_Codes_Guides\HTML_DOCX\_WORD_source\NBC2020p1\nbc2020.htm" TargetMode="External"/><Relationship Id="rId723" Type="http://schemas.openxmlformats.org/officeDocument/2006/relationships/hyperlink" Target="file:///E:\_2005-201X_Codes_Guides\HTML_DOCX\_WORD_source\NBC2020p1\nbc2020.htm" TargetMode="External"/><Relationship Id="rId930" Type="http://schemas.openxmlformats.org/officeDocument/2006/relationships/hyperlink" Target="file:///E:\_2005-201X_Codes_Guides\HTML_DOCX\_WORD_source\NBC2020p1\nbc2020.htm" TargetMode="External"/><Relationship Id="rId1006" Type="http://schemas.openxmlformats.org/officeDocument/2006/relationships/hyperlink" Target="file:///E:\_2005-201X_Codes_Guides\HTML_DOCX\_WORD_source\NBC2020p1\nbc2020.htm" TargetMode="External"/><Relationship Id="rId1353" Type="http://schemas.openxmlformats.org/officeDocument/2006/relationships/hyperlink" Target="file:///E:\_2005-201X_Codes_Guides\HTML_DOCX\_WORD_source\NBC2020p1\nbc2020.htm" TargetMode="External"/><Relationship Id="rId1560" Type="http://schemas.openxmlformats.org/officeDocument/2006/relationships/hyperlink" Target="file:///E:\_2005-201X_Codes_Guides\HTML_DOCX\_WORD_source\NBC2020p1\nbc2020.htm" TargetMode="External"/><Relationship Id="rId1658" Type="http://schemas.openxmlformats.org/officeDocument/2006/relationships/hyperlink" Target="file:///E:\_2005-201X_Codes_Guides\HTML_DOCX\_WORD_source\NBC2020p1\nbc2020.htm" TargetMode="External"/><Relationship Id="rId155" Type="http://schemas.openxmlformats.org/officeDocument/2006/relationships/hyperlink" Target="file:///E:\_2005-201X_Codes_Guides\HTML_DOCX\_WORD_source\NBC2020p1\nbc2020.htm" TargetMode="External"/><Relationship Id="rId362" Type="http://schemas.openxmlformats.org/officeDocument/2006/relationships/hyperlink" Target="file:///E:\_2005-201X_Codes_Guides\HTML_DOCX\_WORD_source\NBC2020p1\nbc2020.htm" TargetMode="External"/><Relationship Id="rId1213" Type="http://schemas.openxmlformats.org/officeDocument/2006/relationships/hyperlink" Target="file:///E:\_2005-201X_Codes_Guides\HTML_DOCX\_WORD_source\NBC2020p1\nbc2020.htm" TargetMode="External"/><Relationship Id="rId1297" Type="http://schemas.openxmlformats.org/officeDocument/2006/relationships/hyperlink" Target="file:///E:\_2005-201X_Codes_Guides\HTML_DOCX\_WORD_source\NBC2020p1\nbc2020.htm" TargetMode="External"/><Relationship Id="rId1420" Type="http://schemas.openxmlformats.org/officeDocument/2006/relationships/hyperlink" Target="file:///E:\_2005-201X_Codes_Guides\HTML_DOCX\_WORD_source\NBC2020p1\nbc2020.htm" TargetMode="External"/><Relationship Id="rId1518" Type="http://schemas.openxmlformats.org/officeDocument/2006/relationships/hyperlink" Target="file:///E:\_2005-201X_Codes_Guides\HTML_DOCX\_WORD_source\NBC2020p1\nbc2020.htm" TargetMode="External"/><Relationship Id="rId222" Type="http://schemas.openxmlformats.org/officeDocument/2006/relationships/hyperlink" Target="file:///E:\_2005-201X_Codes_Guides\HTML_DOCX\_WORD_source\NBC2020p1\nbc2020.htm" TargetMode="External"/><Relationship Id="rId667" Type="http://schemas.openxmlformats.org/officeDocument/2006/relationships/hyperlink" Target="file:///E:\_2005-201X_Codes_Guides\HTML_DOCX\_WORD_source\NBC2020p1\nbc2020.htm" TargetMode="External"/><Relationship Id="rId874" Type="http://schemas.openxmlformats.org/officeDocument/2006/relationships/hyperlink" Target="file:///E:\_2005-201X_Codes_Guides\HTML_DOCX\_WORD_source\NBC2020p1\nbc2020.htm" TargetMode="External"/><Relationship Id="rId1725" Type="http://schemas.openxmlformats.org/officeDocument/2006/relationships/hyperlink" Target="file:///E:\_2005-201X_Codes_Guides\HTML_DOCX\_WORD_source\NBC2020p1\nbc2020.htm" TargetMode="External"/><Relationship Id="rId17" Type="http://schemas.openxmlformats.org/officeDocument/2006/relationships/hyperlink" Target="file:///E:\_2005-201X_Codes_Guides\HTML_DOCX\_WORD_source\NBC2020p1\nbc2020.htm" TargetMode="External"/><Relationship Id="rId527" Type="http://schemas.openxmlformats.org/officeDocument/2006/relationships/hyperlink" Target="file:///E:\_2005-201X_Codes_Guides\HTML_DOCX\_WORD_source\NBC2020p1\nbc2020.htm" TargetMode="External"/><Relationship Id="rId734" Type="http://schemas.openxmlformats.org/officeDocument/2006/relationships/hyperlink" Target="file:///E:\_2005-201X_Codes_Guides\HTML_DOCX\_WORD_source\NBC2020p1\nbc2020.htm" TargetMode="External"/><Relationship Id="rId941" Type="http://schemas.openxmlformats.org/officeDocument/2006/relationships/hyperlink" Target="file:///E:\_2005-201X_Codes_Guides\HTML_DOCX\_WORD_source\NBC2020p1\nbc2020.htm" TargetMode="External"/><Relationship Id="rId1157" Type="http://schemas.openxmlformats.org/officeDocument/2006/relationships/hyperlink" Target="file:///E:\_2005-201X_Codes_Guides\HTML_DOCX\_WORD_source\NBC2020p1\nbc2020.htm" TargetMode="External"/><Relationship Id="rId1364" Type="http://schemas.openxmlformats.org/officeDocument/2006/relationships/hyperlink" Target="file:///E:\_2005-201X_Codes_Guides\HTML_DOCX\_WORD_source\NBC2020p1\nbc2020.htm" TargetMode="External"/><Relationship Id="rId1571" Type="http://schemas.openxmlformats.org/officeDocument/2006/relationships/hyperlink" Target="file:///E:\_2005-201X_Codes_Guides\HTML_DOCX\_WORD_source\NBC2020p1\nbc2020.htm" TargetMode="External"/><Relationship Id="rId70" Type="http://schemas.openxmlformats.org/officeDocument/2006/relationships/hyperlink" Target="file:///E:\_2005-201X_Codes_Guides\HTML_DOCX\_WORD_source\NBC2020p1\nbc2020.htm" TargetMode="External"/><Relationship Id="rId166" Type="http://schemas.openxmlformats.org/officeDocument/2006/relationships/hyperlink" Target="file:///E:\_2005-201X_Codes_Guides\HTML_DOCX\_WORD_source\NBC2020p1\nbc2020.htm" TargetMode="External"/><Relationship Id="rId373" Type="http://schemas.openxmlformats.org/officeDocument/2006/relationships/hyperlink" Target="file:///E:\_2005-201X_Codes_Guides\HTML_DOCX\_WORD_source\NBC2020p1\nbc2020.htm" TargetMode="External"/><Relationship Id="rId580" Type="http://schemas.openxmlformats.org/officeDocument/2006/relationships/hyperlink" Target="file:///E:\_2005-201X_Codes_Guides\HTML_DOCX\_WORD_source\NBC2020p1\nbc2020.htm" TargetMode="External"/><Relationship Id="rId801" Type="http://schemas.openxmlformats.org/officeDocument/2006/relationships/hyperlink" Target="file:///E:\_2005-201X_Codes_Guides\HTML_DOCX\_WORD_source\NBC2020p1\nbc2020.htm" TargetMode="External"/><Relationship Id="rId1017" Type="http://schemas.openxmlformats.org/officeDocument/2006/relationships/hyperlink" Target="file:///E:\_2005-201X_Codes_Guides\HTML_DOCX\_WORD_source\NBC2020p1\nbc2020.htm" TargetMode="External"/><Relationship Id="rId1224" Type="http://schemas.openxmlformats.org/officeDocument/2006/relationships/hyperlink" Target="file:///E:\_2005-201X_Codes_Guides\HTML_DOCX\_WORD_source\NBC2020p1\nbc2020.htm" TargetMode="External"/><Relationship Id="rId1431" Type="http://schemas.openxmlformats.org/officeDocument/2006/relationships/hyperlink" Target="file:///E:\_2005-201X_Codes_Guides\HTML_DOCX\_WORD_source\NBC2020p1\nbc2020.htm" TargetMode="External"/><Relationship Id="rId1669" Type="http://schemas.openxmlformats.org/officeDocument/2006/relationships/hyperlink" Target="file:///E:\_2005-201X_Codes_Guides\HTML_DOCX\_WORD_source\NBC2020p1\nbc2020.htm" TargetMode="External"/><Relationship Id="rId1" Type="http://schemas.openxmlformats.org/officeDocument/2006/relationships/customXml" Target="../customXml/item1.xml"/><Relationship Id="rId233" Type="http://schemas.openxmlformats.org/officeDocument/2006/relationships/hyperlink" Target="file:///E:\_2005-201X_Codes_Guides\HTML_DOCX\_WORD_source\NBC2020p1\nbc2020.htm" TargetMode="External"/><Relationship Id="rId440" Type="http://schemas.openxmlformats.org/officeDocument/2006/relationships/hyperlink" Target="file:///E:\_2005-201X_Codes_Guides\HTML_DOCX\_WORD_source\NBC2020p1\nbc2020.htm" TargetMode="External"/><Relationship Id="rId678" Type="http://schemas.openxmlformats.org/officeDocument/2006/relationships/hyperlink" Target="file:///E:\_2005-201X_Codes_Guides\HTML_DOCX\_WORD_source\NBC2020p1\nbc2020.htm" TargetMode="External"/><Relationship Id="rId885" Type="http://schemas.openxmlformats.org/officeDocument/2006/relationships/hyperlink" Target="file:///E:\_2005-201X_Codes_Guides\HTML_DOCX\_WORD_source\NBC2020p1\nbc2020.htm" TargetMode="External"/><Relationship Id="rId1070" Type="http://schemas.openxmlformats.org/officeDocument/2006/relationships/hyperlink" Target="file:///E:\_2005-201X_Codes_Guides\HTML_DOCX\_WORD_source\NBC2020p1\nbc2020.htm" TargetMode="External"/><Relationship Id="rId1529" Type="http://schemas.openxmlformats.org/officeDocument/2006/relationships/hyperlink" Target="file:///E:\_2005-201X_Codes_Guides\HTML_DOCX\_WORD_source\NBC2020p1\nbc2020.htm" TargetMode="External"/><Relationship Id="rId1736" Type="http://schemas.openxmlformats.org/officeDocument/2006/relationships/hyperlink" Target="file:///E:\_2005-201X_Codes_Guides\HTML_DOCX\_WORD_source\NBC2020p1\nbc2020.htm" TargetMode="External"/><Relationship Id="rId28" Type="http://schemas.openxmlformats.org/officeDocument/2006/relationships/hyperlink" Target="file:///E:\_2005-201X_Codes_Guides\HTML_DOCX\_WORD_source\NBC2020p1\nbc2020.htm" TargetMode="External"/><Relationship Id="rId300" Type="http://schemas.openxmlformats.org/officeDocument/2006/relationships/hyperlink" Target="file:///E:\_2005-201X_Codes_Guides\HTML_DOCX\_WORD_source\NBC2020p1\nbc2020.htm" TargetMode="External"/><Relationship Id="rId538" Type="http://schemas.openxmlformats.org/officeDocument/2006/relationships/hyperlink" Target="file:///E:\_2005-201X_Codes_Guides\HTML_DOCX\_WORD_source\NBC2020p1\nbc2020.htm" TargetMode="External"/><Relationship Id="rId745" Type="http://schemas.openxmlformats.org/officeDocument/2006/relationships/hyperlink" Target="file:///E:\_2005-201X_Codes_Guides\HTML_DOCX\_WORD_source\NBC2020p1\nbc2020.htm" TargetMode="External"/><Relationship Id="rId952" Type="http://schemas.openxmlformats.org/officeDocument/2006/relationships/hyperlink" Target="file:///E:\_2005-201X_Codes_Guides\HTML_DOCX\_WORD_source\NBC2020p1\nbc2020.htm" TargetMode="External"/><Relationship Id="rId1168" Type="http://schemas.openxmlformats.org/officeDocument/2006/relationships/hyperlink" Target="file:///E:\_2005-201X_Codes_Guides\HTML_DOCX\_WORD_source\NBC2020p1\nbc2020.htm" TargetMode="External"/><Relationship Id="rId1375" Type="http://schemas.openxmlformats.org/officeDocument/2006/relationships/hyperlink" Target="file:///E:\_2005-201X_Codes_Guides\HTML_DOCX\_WORD_source\NBC2020p1\nbc2020.htm" TargetMode="External"/><Relationship Id="rId1582" Type="http://schemas.openxmlformats.org/officeDocument/2006/relationships/hyperlink" Target="file:///E:\_2005-201X_Codes_Guides\HTML_DOCX\_WORD_source\NBC2020p1\nbc2020.htm" TargetMode="External"/><Relationship Id="rId81" Type="http://schemas.openxmlformats.org/officeDocument/2006/relationships/hyperlink" Target="file:///E:\_2005-201X_Codes_Guides\HTML_DOCX\_WORD_source\NBC2020p1\nbc2020.htm" TargetMode="External"/><Relationship Id="rId177" Type="http://schemas.openxmlformats.org/officeDocument/2006/relationships/hyperlink" Target="file:///E:\_2005-201X_Codes_Guides\HTML_DOCX\_WORD_source\NBC2020p1\nbc2020.htm" TargetMode="External"/><Relationship Id="rId384" Type="http://schemas.openxmlformats.org/officeDocument/2006/relationships/hyperlink" Target="file:///E:\_2005-201X_Codes_Guides\HTML_DOCX\_WORD_source\NBC2020p1\nbc2020.htm" TargetMode="External"/><Relationship Id="rId591" Type="http://schemas.openxmlformats.org/officeDocument/2006/relationships/hyperlink" Target="file:///E:\_2005-201X_Codes_Guides\HTML_DOCX\_WORD_source\NBC2020p1\nbc2020.htm" TargetMode="External"/><Relationship Id="rId605" Type="http://schemas.openxmlformats.org/officeDocument/2006/relationships/hyperlink" Target="file:///E:\_2005-201X_Codes_Guides\HTML_DOCX\_WORD_source\NBC2020p1\nbc2020.htm" TargetMode="External"/><Relationship Id="rId812" Type="http://schemas.openxmlformats.org/officeDocument/2006/relationships/hyperlink" Target="file:///E:\_2005-201X_Codes_Guides\HTML_DOCX\_WORD_source\NBC2020p1\nbc2020.htm" TargetMode="External"/><Relationship Id="rId1028" Type="http://schemas.openxmlformats.org/officeDocument/2006/relationships/hyperlink" Target="file:///E:\_2005-201X_Codes_Guides\HTML_DOCX\_WORD_source\NBC2020p1\nbc2020.htm" TargetMode="External"/><Relationship Id="rId1235" Type="http://schemas.openxmlformats.org/officeDocument/2006/relationships/hyperlink" Target="file:///E:\_2005-201X_Codes_Guides\HTML_DOCX\_WORD_source\NBC2020p1\nbc2020.htm" TargetMode="External"/><Relationship Id="rId1442" Type="http://schemas.openxmlformats.org/officeDocument/2006/relationships/hyperlink" Target="file:///E:\_2005-201X_Codes_Guides\HTML_DOCX\_WORD_source\NBC2020p1\nbc2020.htm" TargetMode="External"/><Relationship Id="rId244" Type="http://schemas.openxmlformats.org/officeDocument/2006/relationships/hyperlink" Target="file:///E:\_2005-201X_Codes_Guides\HTML_DOCX\_WORD_source\NBC2020p1\nbc2020.htm" TargetMode="External"/><Relationship Id="rId689" Type="http://schemas.openxmlformats.org/officeDocument/2006/relationships/hyperlink" Target="file:///E:\_2005-201X_Codes_Guides\HTML_DOCX\_WORD_source\NBC2020p1\nbc2020.htm" TargetMode="External"/><Relationship Id="rId896" Type="http://schemas.openxmlformats.org/officeDocument/2006/relationships/hyperlink" Target="file:///E:\_2005-201X_Codes_Guides\HTML_DOCX\_WORD_source\NBC2020p1\nbc2020.htm" TargetMode="External"/><Relationship Id="rId1081" Type="http://schemas.openxmlformats.org/officeDocument/2006/relationships/hyperlink" Target="file:///E:\_2005-201X_Codes_Guides\HTML_DOCX\_WORD_source\NBC2020p1\nbc2020.htm" TargetMode="External"/><Relationship Id="rId1302" Type="http://schemas.openxmlformats.org/officeDocument/2006/relationships/hyperlink" Target="file:///E:\_2005-201X_Codes_Guides\HTML_DOCX\_WORD_source\NBC2020p1\nbc2020.htm" TargetMode="External"/><Relationship Id="rId1747" Type="http://schemas.openxmlformats.org/officeDocument/2006/relationships/hyperlink" Target="file:///E:\_2005-201X_Codes_Guides\HTML_DOCX\_WORD_source\NBC2020p1\nbc2020.htm" TargetMode="External"/><Relationship Id="rId39" Type="http://schemas.openxmlformats.org/officeDocument/2006/relationships/hyperlink" Target="file:///E:\_2005-201X_Codes_Guides\HTML_DOCX\_WORD_source\NBC2020p1\nbc2020.htm" TargetMode="External"/><Relationship Id="rId451" Type="http://schemas.openxmlformats.org/officeDocument/2006/relationships/hyperlink" Target="file:///E:\_2005-201X_Codes_Guides\HTML_DOCX\_WORD_source\NBC2020p1\nbc2020.htm" TargetMode="External"/><Relationship Id="rId549" Type="http://schemas.openxmlformats.org/officeDocument/2006/relationships/hyperlink" Target="file:///E:\_2005-201X_Codes_Guides\HTML_DOCX\_WORD_source\NBC2020p1\nbc2020.htm" TargetMode="External"/><Relationship Id="rId756" Type="http://schemas.openxmlformats.org/officeDocument/2006/relationships/hyperlink" Target="file:///E:\_2005-201X_Codes_Guides\HTML_DOCX\_WORD_source\NBC2020p1\nbc2020.htm" TargetMode="External"/><Relationship Id="rId1179" Type="http://schemas.openxmlformats.org/officeDocument/2006/relationships/hyperlink" Target="file:///E:\_2005-201X_Codes_Guides\HTML_DOCX\_WORD_source\NBC2020p1\nbc2020.htm" TargetMode="External"/><Relationship Id="rId1386" Type="http://schemas.openxmlformats.org/officeDocument/2006/relationships/hyperlink" Target="file:///E:\_2005-201X_Codes_Guides\HTML_DOCX\_WORD_source\NBC2020p1\nbc2020.htm" TargetMode="External"/><Relationship Id="rId1593" Type="http://schemas.openxmlformats.org/officeDocument/2006/relationships/hyperlink" Target="file:///E:\_2005-201X_Codes_Guides\HTML_DOCX\_WORD_source\NBC2020p1\nbc2020.htm" TargetMode="External"/><Relationship Id="rId1607" Type="http://schemas.openxmlformats.org/officeDocument/2006/relationships/hyperlink" Target="file:///E:\_2005-201X_Codes_Guides\HTML_DOCX\_WORD_source\NBC2020p1\nbc2020.htm" TargetMode="External"/><Relationship Id="rId104" Type="http://schemas.openxmlformats.org/officeDocument/2006/relationships/hyperlink" Target="file:///E:\_2005-201X_Codes_Guides\HTML_DOCX\_WORD_source\NBC2020p1\nbc2020.htm" TargetMode="External"/><Relationship Id="rId188" Type="http://schemas.openxmlformats.org/officeDocument/2006/relationships/hyperlink" Target="file:///E:\_2005-201X_Codes_Guides\HTML_DOCX\_WORD_source\NBC2020p1\nbc2020.htm" TargetMode="External"/><Relationship Id="rId311" Type="http://schemas.openxmlformats.org/officeDocument/2006/relationships/hyperlink" Target="file:///E:\_2005-201X_Codes_Guides\HTML_DOCX\_WORD_source\NBC2020p1\nbc2020.htm" TargetMode="External"/><Relationship Id="rId395" Type="http://schemas.openxmlformats.org/officeDocument/2006/relationships/hyperlink" Target="file:///E:\_2005-201X_Codes_Guides\HTML_DOCX\_WORD_source\NBC2020p1\nbc2020.htm" TargetMode="External"/><Relationship Id="rId409" Type="http://schemas.openxmlformats.org/officeDocument/2006/relationships/hyperlink" Target="file:///E:\_2005-201X_Codes_Guides\HTML_DOCX\_WORD_source\NBC2020p1\nbc2020.htm" TargetMode="External"/><Relationship Id="rId963" Type="http://schemas.openxmlformats.org/officeDocument/2006/relationships/hyperlink" Target="file:///E:\_2005-201X_Codes_Guides\HTML_DOCX\_WORD_source\NBC2020p1\nbc2020.htm" TargetMode="External"/><Relationship Id="rId1039" Type="http://schemas.openxmlformats.org/officeDocument/2006/relationships/hyperlink" Target="file:///E:\_2005-201X_Codes_Guides\HTML_DOCX\_WORD_source\NBC2020p1\nbc2020.htm" TargetMode="External"/><Relationship Id="rId1246" Type="http://schemas.openxmlformats.org/officeDocument/2006/relationships/hyperlink" Target="file:///E:\_2005-201X_Codes_Guides\HTML_DOCX\_WORD_source\NBC2020p1\nbc2020.htm" TargetMode="External"/><Relationship Id="rId92" Type="http://schemas.openxmlformats.org/officeDocument/2006/relationships/hyperlink" Target="file:///E:\_2005-201X_Codes_Guides\HTML_DOCX\_WORD_source\NBC2020p1\nbc2020.htm" TargetMode="External"/><Relationship Id="rId616" Type="http://schemas.openxmlformats.org/officeDocument/2006/relationships/hyperlink" Target="file:///E:\_2005-201X_Codes_Guides\HTML_DOCX\_WORD_source\NBC2020p1\nbc2020.htm" TargetMode="External"/><Relationship Id="rId823" Type="http://schemas.openxmlformats.org/officeDocument/2006/relationships/hyperlink" Target="file:///E:\_2005-201X_Codes_Guides\HTML_DOCX\_WORD_source\NBC2020p1\nbc2020.htm" TargetMode="External"/><Relationship Id="rId1453" Type="http://schemas.openxmlformats.org/officeDocument/2006/relationships/hyperlink" Target="file:///E:\_2005-201X_Codes_Guides\HTML_DOCX\_WORD_source\NBC2020p1\nbc2020.htm" TargetMode="External"/><Relationship Id="rId1660" Type="http://schemas.openxmlformats.org/officeDocument/2006/relationships/hyperlink" Target="file:///E:\_2005-201X_Codes_Guides\HTML_DOCX\_WORD_source\NBC2020p1\nbc2020.htm" TargetMode="External"/><Relationship Id="rId1758" Type="http://schemas.openxmlformats.org/officeDocument/2006/relationships/hyperlink" Target="file:///E:\_2005-201X_Codes_Guides\HTML_DOCX\_WORD_source\NBC2020p1\nbc2020.htm" TargetMode="External"/><Relationship Id="rId255" Type="http://schemas.openxmlformats.org/officeDocument/2006/relationships/hyperlink" Target="file:///E:\_2005-201X_Codes_Guides\HTML_DOCX\_WORD_source\NBC2020p1\nbc2020.htm" TargetMode="External"/><Relationship Id="rId462" Type="http://schemas.openxmlformats.org/officeDocument/2006/relationships/hyperlink" Target="file:///E:\_2005-201X_Codes_Guides\HTML_DOCX\_WORD_source\NBC2020p1\nbc2020.htm" TargetMode="External"/><Relationship Id="rId1092" Type="http://schemas.openxmlformats.org/officeDocument/2006/relationships/hyperlink" Target="file:///E:\_2005-201X_Codes_Guides\HTML_DOCX\_WORD_source\NBC2020p1\nbc2020.htm" TargetMode="External"/><Relationship Id="rId1106" Type="http://schemas.openxmlformats.org/officeDocument/2006/relationships/hyperlink" Target="file:///E:\_2005-201X_Codes_Guides\HTML_DOCX\_WORD_source\NBC2020p1\nbc2020.htm" TargetMode="External"/><Relationship Id="rId1313" Type="http://schemas.openxmlformats.org/officeDocument/2006/relationships/hyperlink" Target="file:///E:\_2005-201X_Codes_Guides\HTML_DOCX\_WORD_source\NBC2020p1\nbc2020.htm" TargetMode="External"/><Relationship Id="rId1397" Type="http://schemas.openxmlformats.org/officeDocument/2006/relationships/hyperlink" Target="file:///E:\_2005-201X_Codes_Guides\HTML_DOCX\_WORD_source\NBC2020p1\nbc2020.htm" TargetMode="External"/><Relationship Id="rId1520" Type="http://schemas.openxmlformats.org/officeDocument/2006/relationships/hyperlink" Target="file:///E:\_2005-201X_Codes_Guides\HTML_DOCX\_WORD_source\NBC2020p1\nbc2020.htm" TargetMode="External"/><Relationship Id="rId115" Type="http://schemas.openxmlformats.org/officeDocument/2006/relationships/hyperlink" Target="file:///E:\_2005-201X_Codes_Guides\HTML_DOCX\_WORD_source\NBC2020p1\nbc2020.htm" TargetMode="External"/><Relationship Id="rId322" Type="http://schemas.openxmlformats.org/officeDocument/2006/relationships/hyperlink" Target="file:///E:\_2005-201X_Codes_Guides\HTML_DOCX\_WORD_source\NBC2020p1\nbc2020.htm" TargetMode="External"/><Relationship Id="rId767" Type="http://schemas.openxmlformats.org/officeDocument/2006/relationships/hyperlink" Target="file:///E:\_2005-201X_Codes_Guides\HTML_DOCX\_WORD_source\NBC2020p1\nbc2020.htm" TargetMode="External"/><Relationship Id="rId974" Type="http://schemas.openxmlformats.org/officeDocument/2006/relationships/hyperlink" Target="file:///E:\_2005-201X_Codes_Guides\HTML_DOCX\_WORD_source\NBC2020p1\nbc2020.htm" TargetMode="External"/><Relationship Id="rId1618" Type="http://schemas.openxmlformats.org/officeDocument/2006/relationships/hyperlink" Target="file:///E:\_2005-201X_Codes_Guides\HTML_DOCX\_WORD_source\NBC2020p1\nbc2020.htm" TargetMode="External"/><Relationship Id="rId199" Type="http://schemas.openxmlformats.org/officeDocument/2006/relationships/hyperlink" Target="file:///E:\_2005-201X_Codes_Guides\HTML_DOCX\_WORD_source\NBC2020p1\nbc2020.htm" TargetMode="External"/><Relationship Id="rId627" Type="http://schemas.openxmlformats.org/officeDocument/2006/relationships/hyperlink" Target="file:///E:\_2005-201X_Codes_Guides\HTML_DOCX\_WORD_source\NBC2020p1\nbc2020.htm" TargetMode="External"/><Relationship Id="rId834" Type="http://schemas.openxmlformats.org/officeDocument/2006/relationships/hyperlink" Target="file:///E:\_2005-201X_Codes_Guides\HTML_DOCX\_WORD_source\NBC2020p1\nbc2020.htm" TargetMode="External"/><Relationship Id="rId1257" Type="http://schemas.openxmlformats.org/officeDocument/2006/relationships/hyperlink" Target="file:///E:\_2005-201X_Codes_Guides\HTML_DOCX\_WORD_source\NBC2020p1\nbc2020.htm" TargetMode="External"/><Relationship Id="rId1464" Type="http://schemas.openxmlformats.org/officeDocument/2006/relationships/hyperlink" Target="file:///E:\_2005-201X_Codes_Guides\HTML_DOCX\_WORD_source\NBC2020p1\nbc2020.htm" TargetMode="External"/><Relationship Id="rId1671" Type="http://schemas.openxmlformats.org/officeDocument/2006/relationships/hyperlink" Target="file:///E:\_2005-201X_Codes_Guides\HTML_DOCX\_WORD_source\NBC2020p1\nbc2020.htm" TargetMode="External"/><Relationship Id="rId266" Type="http://schemas.openxmlformats.org/officeDocument/2006/relationships/hyperlink" Target="file:///E:\_2005-201X_Codes_Guides\HTML_DOCX\_WORD_source\NBC2020p1\nbc2020.htm" TargetMode="External"/><Relationship Id="rId473" Type="http://schemas.openxmlformats.org/officeDocument/2006/relationships/hyperlink" Target="file:///E:\_2005-201X_Codes_Guides\HTML_DOCX\_WORD_source\NBC2020p1\nbc2020.htm" TargetMode="External"/><Relationship Id="rId680" Type="http://schemas.openxmlformats.org/officeDocument/2006/relationships/hyperlink" Target="file:///E:\_2005-201X_Codes_Guides\HTML_DOCX\_WORD_source\NBC2020p1\nbc2020.htm" TargetMode="External"/><Relationship Id="rId901" Type="http://schemas.openxmlformats.org/officeDocument/2006/relationships/hyperlink" Target="file:///E:\_2005-201X_Codes_Guides\HTML_DOCX\_WORD_source\NBC2020p1\nbc2020.htm" TargetMode="External"/><Relationship Id="rId1117" Type="http://schemas.openxmlformats.org/officeDocument/2006/relationships/hyperlink" Target="file:///E:\_2005-201X_Codes_Guides\HTML_DOCX\_WORD_source\NBC2020p1\nbc2020.htm" TargetMode="External"/><Relationship Id="rId1324" Type="http://schemas.openxmlformats.org/officeDocument/2006/relationships/hyperlink" Target="file:///E:\_2005-201X_Codes_Guides\HTML_DOCX\_WORD_source\NBC2020p1\nbc2020.htm" TargetMode="External"/><Relationship Id="rId1531" Type="http://schemas.openxmlformats.org/officeDocument/2006/relationships/hyperlink" Target="file:///E:\_2005-201X_Codes_Guides\HTML_DOCX\_WORD_source\NBC2020p1\nbc2020.htm" TargetMode="External"/><Relationship Id="rId1769" Type="http://schemas.openxmlformats.org/officeDocument/2006/relationships/hyperlink" Target="file:///E:\_2005-201X_Codes_Guides\HTML_DOCX\_WORD_source\NBC2020p1\nbc2020.htm" TargetMode="External"/><Relationship Id="rId30" Type="http://schemas.openxmlformats.org/officeDocument/2006/relationships/hyperlink" Target="file:///E:\_2005-201X_Codes_Guides\HTML_DOCX\_WORD_source\NBC2020p1\thrt-hvn" TargetMode="External"/><Relationship Id="rId126" Type="http://schemas.openxmlformats.org/officeDocument/2006/relationships/hyperlink" Target="file:///E:\_2005-201X_Codes_Guides\HTML_DOCX\_WORD_source\NBC2020p1\nbc2020.htm" TargetMode="External"/><Relationship Id="rId333" Type="http://schemas.openxmlformats.org/officeDocument/2006/relationships/hyperlink" Target="file:///E:\_2005-201X_Codes_Guides\HTML_DOCX\_WORD_source\NBC2020p1\nbc2020.htm" TargetMode="External"/><Relationship Id="rId540" Type="http://schemas.openxmlformats.org/officeDocument/2006/relationships/hyperlink" Target="file:///E:\_2005-201X_Codes_Guides\HTML_DOCX\_WORD_source\NBC2020p1\nbc2020.htm" TargetMode="External"/><Relationship Id="rId778" Type="http://schemas.openxmlformats.org/officeDocument/2006/relationships/hyperlink" Target="file:///E:\_2005-201X_Codes_Guides\HTML_DOCX\_WORD_source\NBC2020p1\nbc2020.htm" TargetMode="External"/><Relationship Id="rId985" Type="http://schemas.openxmlformats.org/officeDocument/2006/relationships/hyperlink" Target="file:///E:\_2005-201X_Codes_Guides\HTML_DOCX\_WORD_source\NBC2020p1\nbc2020.htm" TargetMode="External"/><Relationship Id="rId1170" Type="http://schemas.openxmlformats.org/officeDocument/2006/relationships/hyperlink" Target="file:///E:\_2005-201X_Codes_Guides\HTML_DOCX\_WORD_source\NBC2020p1\nbc2020.htm" TargetMode="External"/><Relationship Id="rId1629" Type="http://schemas.openxmlformats.org/officeDocument/2006/relationships/hyperlink" Target="file:///E:\_2005-201X_Codes_Guides\HTML_DOCX\_WORD_source\NBC2020p1\nbc2020.htm" TargetMode="External"/><Relationship Id="rId638" Type="http://schemas.openxmlformats.org/officeDocument/2006/relationships/hyperlink" Target="file:///E:\_2005-201X_Codes_Guides\HTML_DOCX\_WORD_source\NBC2020p1\nbc2020.htm" TargetMode="External"/><Relationship Id="rId845" Type="http://schemas.openxmlformats.org/officeDocument/2006/relationships/hyperlink" Target="file:///E:\_2005-201X_Codes_Guides\HTML_DOCX\_WORD_source\NBC2020p1\nbc2020.htm" TargetMode="External"/><Relationship Id="rId1030" Type="http://schemas.openxmlformats.org/officeDocument/2006/relationships/hyperlink" Target="file:///E:\_2005-201X_Codes_Guides\HTML_DOCX\_WORD_source\NBC2020p1\nbc2020.htm" TargetMode="External"/><Relationship Id="rId1268" Type="http://schemas.openxmlformats.org/officeDocument/2006/relationships/hyperlink" Target="file:///E:\_2005-201X_Codes_Guides\HTML_DOCX\_WORD_source\NBC2020p1\nbc2020.htm" TargetMode="External"/><Relationship Id="rId1475" Type="http://schemas.openxmlformats.org/officeDocument/2006/relationships/hyperlink" Target="file:///E:\_2005-201X_Codes_Guides\HTML_DOCX\_WORD_source\NBC2020p1\nbc2020.htm" TargetMode="External"/><Relationship Id="rId1682" Type="http://schemas.openxmlformats.org/officeDocument/2006/relationships/hyperlink" Target="file:///E:\_2005-201X_Codes_Guides\HTML_DOCX\_WORD_source\NBC2020p1\nbc2020.htm" TargetMode="External"/><Relationship Id="rId277" Type="http://schemas.openxmlformats.org/officeDocument/2006/relationships/hyperlink" Target="file:///E:\_2005-201X_Codes_Guides\HTML_DOCX\_WORD_source\NBC2020p1\nbc2020.htm" TargetMode="External"/><Relationship Id="rId400" Type="http://schemas.openxmlformats.org/officeDocument/2006/relationships/hyperlink" Target="file:///E:\_2005-201X_Codes_Guides\HTML_DOCX\_WORD_source\NBC2020p1\nbc2020.htm" TargetMode="External"/><Relationship Id="rId484" Type="http://schemas.openxmlformats.org/officeDocument/2006/relationships/hyperlink" Target="file:///E:\_2005-201X_Codes_Guides\HTML_DOCX\_WORD_source\NBC2020p1\nbc2020.htm" TargetMode="External"/><Relationship Id="rId705" Type="http://schemas.openxmlformats.org/officeDocument/2006/relationships/hyperlink" Target="file:///E:\_2005-201X_Codes_Guides\HTML_DOCX\_WORD_source\NBC2020p1\nbc2020.htm" TargetMode="External"/><Relationship Id="rId1128" Type="http://schemas.openxmlformats.org/officeDocument/2006/relationships/hyperlink" Target="file:///E:\_2005-201X_Codes_Guides\HTML_DOCX\_WORD_source\NBC2020p1\nbc2020.htm" TargetMode="External"/><Relationship Id="rId1335" Type="http://schemas.openxmlformats.org/officeDocument/2006/relationships/hyperlink" Target="file:///E:\_2005-201X_Codes_Guides\HTML_DOCX\_WORD_source\NBC2020p1\nbc2020.htm" TargetMode="External"/><Relationship Id="rId1542" Type="http://schemas.openxmlformats.org/officeDocument/2006/relationships/hyperlink" Target="file:///E:\_2005-201X_Codes_Guides\HTML_DOCX\_WORD_source\NBC2020p1\nbc2020.htm" TargetMode="External"/><Relationship Id="rId137" Type="http://schemas.openxmlformats.org/officeDocument/2006/relationships/hyperlink" Target="file:///E:\_2005-201X_Codes_Guides\HTML_DOCX\_WORD_source\NBC2020p1\nbc2020.htm" TargetMode="External"/><Relationship Id="rId344" Type="http://schemas.openxmlformats.org/officeDocument/2006/relationships/hyperlink" Target="file:///E:\_2005-201X_Codes_Guides\HTML_DOCX\_WORD_source\NBC2020p1\nbc2020.htm" TargetMode="External"/><Relationship Id="rId691" Type="http://schemas.openxmlformats.org/officeDocument/2006/relationships/hyperlink" Target="file:///E:\_2005-201X_Codes_Guides\HTML_DOCX\_WORD_source\NBC2020p1\nbc2020.htm" TargetMode="External"/><Relationship Id="rId789" Type="http://schemas.openxmlformats.org/officeDocument/2006/relationships/hyperlink" Target="file:///E:\_2005-201X_Codes_Guides\HTML_DOCX\_WORD_source\NBC2020p1\nbc2020.htm" TargetMode="External"/><Relationship Id="rId912" Type="http://schemas.openxmlformats.org/officeDocument/2006/relationships/hyperlink" Target="file:///E:\_2005-201X_Codes_Guides\HTML_DOCX\_WORD_source\NBC2020p1\nbc2020.htm" TargetMode="External"/><Relationship Id="rId996" Type="http://schemas.openxmlformats.org/officeDocument/2006/relationships/hyperlink" Target="file:///E:\_2005-201X_Codes_Guides\HTML_DOCX\_WORD_source\NBC2020p1\nbc2020.htm" TargetMode="External"/><Relationship Id="rId41" Type="http://schemas.openxmlformats.org/officeDocument/2006/relationships/hyperlink" Target="file:///E:\_2005-201X_Codes_Guides\HTML_DOCX\_WORD_source\NBC2020p1\nbc2020.htm" TargetMode="External"/><Relationship Id="rId551" Type="http://schemas.openxmlformats.org/officeDocument/2006/relationships/hyperlink" Target="file:///E:\_2005-201X_Codes_Guides\HTML_DOCX\_WORD_source\NBC2020p1\nbc2020.htm" TargetMode="External"/><Relationship Id="rId649" Type="http://schemas.openxmlformats.org/officeDocument/2006/relationships/hyperlink" Target="file:///E:\_2005-201X_Codes_Guides\HTML_DOCX\_WORD_source\NBC2020p1\nbc2020.htm" TargetMode="External"/><Relationship Id="rId856" Type="http://schemas.openxmlformats.org/officeDocument/2006/relationships/hyperlink" Target="file:///E:\_2005-201X_Codes_Guides\HTML_DOCX\_WORD_source\NBC2020p1\nbc2020.htm" TargetMode="External"/><Relationship Id="rId1181" Type="http://schemas.openxmlformats.org/officeDocument/2006/relationships/hyperlink" Target="file:///E:\_2005-201X_Codes_Guides\HTML_DOCX\_WORD_source\NBC2020p1\nbc2020.htm" TargetMode="External"/><Relationship Id="rId1279" Type="http://schemas.openxmlformats.org/officeDocument/2006/relationships/hyperlink" Target="file:///E:\_2005-201X_Codes_Guides\HTML_DOCX\_WORD_source\NBC2020p1\nbc2020.htm" TargetMode="External"/><Relationship Id="rId1402" Type="http://schemas.openxmlformats.org/officeDocument/2006/relationships/hyperlink" Target="file:///E:\_2005-201X_Codes_Guides\HTML_DOCX\_WORD_source\NBC2020p1\nbc2020.htm" TargetMode="External"/><Relationship Id="rId1486" Type="http://schemas.openxmlformats.org/officeDocument/2006/relationships/hyperlink" Target="file:///E:\_2005-201X_Codes_Guides\HTML_DOCX\_WORD_source\NBC2020p1\nbc2020.htm" TargetMode="External"/><Relationship Id="rId1707" Type="http://schemas.openxmlformats.org/officeDocument/2006/relationships/hyperlink" Target="file:///E:\_2005-201X_Codes_Guides\HTML_DOCX\_WORD_source\NBC2020p1\nbc2020.htm" TargetMode="External"/><Relationship Id="rId190" Type="http://schemas.openxmlformats.org/officeDocument/2006/relationships/hyperlink" Target="file:///E:\_2005-201X_Codes_Guides\HTML_DOCX\_WORD_source\NBC2020p1\nbc2020.htm" TargetMode="External"/><Relationship Id="rId204" Type="http://schemas.openxmlformats.org/officeDocument/2006/relationships/hyperlink" Target="file:///E:\_2005-201X_Codes_Guides\HTML_DOCX\_WORD_source\NBC2020p1\nbc2020.htm" TargetMode="External"/><Relationship Id="rId288" Type="http://schemas.openxmlformats.org/officeDocument/2006/relationships/hyperlink" Target="file:///E:\_2005-201X_Codes_Guides\HTML_DOCX\_WORD_source\NBC2020p1\nbc2020.htm" TargetMode="External"/><Relationship Id="rId411" Type="http://schemas.openxmlformats.org/officeDocument/2006/relationships/hyperlink" Target="file:///E:\_2005-201X_Codes_Guides\HTML_DOCX\_WORD_source\NBC2020p1\nbc2020.htm" TargetMode="External"/><Relationship Id="rId509" Type="http://schemas.openxmlformats.org/officeDocument/2006/relationships/hyperlink" Target="file:///E:\_2005-201X_Codes_Guides\HTML_DOCX\_WORD_source\NBC2020p1\nbc2020.htm" TargetMode="External"/><Relationship Id="rId1041" Type="http://schemas.openxmlformats.org/officeDocument/2006/relationships/hyperlink" Target="file:///E:\_2005-201X_Codes_Guides\HTML_DOCX\_WORD_source\NBC2020p1\nbc2020.htm" TargetMode="External"/><Relationship Id="rId1139" Type="http://schemas.openxmlformats.org/officeDocument/2006/relationships/hyperlink" Target="file:///E:\_2005-201X_Codes_Guides\HTML_DOCX\_WORD_source\NBC2020p1\nbc2020.htm" TargetMode="External"/><Relationship Id="rId1346" Type="http://schemas.openxmlformats.org/officeDocument/2006/relationships/hyperlink" Target="file:///E:\_2005-201X_Codes_Guides\HTML_DOCX\_WORD_source\NBC2020p1\nbc2020.htm" TargetMode="External"/><Relationship Id="rId1693" Type="http://schemas.openxmlformats.org/officeDocument/2006/relationships/hyperlink" Target="file:///E:\_2005-201X_Codes_Guides\HTML_DOCX\_WORD_source\NBC2020p1\nbc2020.htm" TargetMode="External"/><Relationship Id="rId495" Type="http://schemas.openxmlformats.org/officeDocument/2006/relationships/hyperlink" Target="file:///E:\_2005-201X_Codes_Guides\HTML_DOCX\_WORD_source\NBC2020p1\nbc2020.htm" TargetMode="External"/><Relationship Id="rId716" Type="http://schemas.openxmlformats.org/officeDocument/2006/relationships/hyperlink" Target="file:///E:\_2005-201X_Codes_Guides\HTML_DOCX\_WORD_source\NBC2020p1\nbc2020.htm" TargetMode="External"/><Relationship Id="rId923" Type="http://schemas.openxmlformats.org/officeDocument/2006/relationships/hyperlink" Target="file:///E:\_2005-201X_Codes_Guides\HTML_DOCX\_WORD_source\NBC2020p1\nbc2020.htm" TargetMode="External"/><Relationship Id="rId1553" Type="http://schemas.openxmlformats.org/officeDocument/2006/relationships/hyperlink" Target="file:///E:\_2005-201X_Codes_Guides\HTML_DOCX\_WORD_source\NBC2020p1\nbc2020.htm" TargetMode="External"/><Relationship Id="rId1760" Type="http://schemas.openxmlformats.org/officeDocument/2006/relationships/hyperlink" Target="file:///E:\_2005-201X_Codes_Guides\HTML_DOCX\_WORD_source\NBC2020p1\nbc2020.htm" TargetMode="External"/><Relationship Id="rId52" Type="http://schemas.openxmlformats.org/officeDocument/2006/relationships/hyperlink" Target="file:///E:\_2005-201X_Codes_Guides\HTML_DOCX\_WORD_source\NBC2020p1\nbc2020.htm" TargetMode="External"/><Relationship Id="rId148" Type="http://schemas.openxmlformats.org/officeDocument/2006/relationships/hyperlink" Target="file:///E:\_2005-201X_Codes_Guides\HTML_DOCX\_WORD_source\NBC2020p1\nbc2020.htm" TargetMode="External"/><Relationship Id="rId355" Type="http://schemas.openxmlformats.org/officeDocument/2006/relationships/hyperlink" Target="file:///E:\_2005-201X_Codes_Guides\HTML_DOCX\_WORD_source\NBC2020p1\nbc2020.htm" TargetMode="External"/><Relationship Id="rId562" Type="http://schemas.openxmlformats.org/officeDocument/2006/relationships/hyperlink" Target="file:///E:\_2005-201X_Codes_Guides\HTML_DOCX\_WORD_source\NBC2020p1\nbc2020.htm" TargetMode="External"/><Relationship Id="rId1192" Type="http://schemas.openxmlformats.org/officeDocument/2006/relationships/hyperlink" Target="file:///E:\_2005-201X_Codes_Guides\HTML_DOCX\_WORD_source\NBC2020p1\nbc2020.htm" TargetMode="External"/><Relationship Id="rId1206" Type="http://schemas.openxmlformats.org/officeDocument/2006/relationships/hyperlink" Target="file:///E:\_2005-201X_Codes_Guides\HTML_DOCX\_WORD_source\NBC2020p1\nbc2020.htm" TargetMode="External"/><Relationship Id="rId1413" Type="http://schemas.openxmlformats.org/officeDocument/2006/relationships/hyperlink" Target="file:///E:\_2005-201X_Codes_Guides\HTML_DOCX\_WORD_source\NBC2020p1\nbc2020.htm" TargetMode="External"/><Relationship Id="rId1620" Type="http://schemas.openxmlformats.org/officeDocument/2006/relationships/hyperlink" Target="file:///E:\_2005-201X_Codes_Guides\HTML_DOCX\_WORD_source\NBC2020p1\nbc2020.htm" TargetMode="External"/><Relationship Id="rId215" Type="http://schemas.openxmlformats.org/officeDocument/2006/relationships/hyperlink" Target="file:///E:\_2005-201X_Codes_Guides\HTML_DOCX\_WORD_source\NBC2020p1\nbc2020.htm" TargetMode="External"/><Relationship Id="rId422" Type="http://schemas.openxmlformats.org/officeDocument/2006/relationships/hyperlink" Target="file:///E:\_2005-201X_Codes_Guides\HTML_DOCX\_WORD_source\NBC2020p1\nbc2020.htm" TargetMode="External"/><Relationship Id="rId867" Type="http://schemas.openxmlformats.org/officeDocument/2006/relationships/hyperlink" Target="file:///E:\_2005-201X_Codes_Guides\HTML_DOCX\_WORD_source\NBC2020p1\nbc2020.htm" TargetMode="External"/><Relationship Id="rId1052" Type="http://schemas.openxmlformats.org/officeDocument/2006/relationships/hyperlink" Target="file:///E:\_2005-201X_Codes_Guides\HTML_DOCX\_WORD_source\NBC2020p1\nbc2020.htm" TargetMode="External"/><Relationship Id="rId1497" Type="http://schemas.openxmlformats.org/officeDocument/2006/relationships/hyperlink" Target="file:///E:\_2005-201X_Codes_Guides\HTML_DOCX\_WORD_source\NBC2020p1\nbc2020.htm" TargetMode="External"/><Relationship Id="rId1718" Type="http://schemas.openxmlformats.org/officeDocument/2006/relationships/hyperlink" Target="file:///E:\_2005-201X_Codes_Guides\HTML_DOCX\_WORD_source\NBC2020p1\nbc2020.htm" TargetMode="External"/><Relationship Id="rId299" Type="http://schemas.openxmlformats.org/officeDocument/2006/relationships/hyperlink" Target="file:///E:\_2005-201X_Codes_Guides\HTML_DOCX\_WORD_source\NBC2020p1\nbc2020.htm" TargetMode="External"/><Relationship Id="rId727" Type="http://schemas.openxmlformats.org/officeDocument/2006/relationships/hyperlink" Target="file:///E:\_2005-201X_Codes_Guides\HTML_DOCX\_WORD_source\NBC2020p1\nbc2020.htm" TargetMode="External"/><Relationship Id="rId934" Type="http://schemas.openxmlformats.org/officeDocument/2006/relationships/hyperlink" Target="file:///E:\_2005-201X_Codes_Guides\HTML_DOCX\_WORD_source\NBC2020p1\nbc2020.htm" TargetMode="External"/><Relationship Id="rId1357" Type="http://schemas.openxmlformats.org/officeDocument/2006/relationships/hyperlink" Target="file:///E:\_2005-201X_Codes_Guides\HTML_DOCX\_WORD_source\NBC2020p1\nbc2020.htm" TargetMode="External"/><Relationship Id="rId1564" Type="http://schemas.openxmlformats.org/officeDocument/2006/relationships/hyperlink" Target="file:///E:\_2005-201X_Codes_Guides\HTML_DOCX\_WORD_source\NBC2020p1\nbc2020.htm" TargetMode="External"/><Relationship Id="rId1771" Type="http://schemas.openxmlformats.org/officeDocument/2006/relationships/hyperlink" Target="file:///E:\_2005-201X_Codes_Guides\HTML_DOCX\_WORD_source\NBC2020p1\nbc2020.htm" TargetMode="External"/><Relationship Id="rId63" Type="http://schemas.openxmlformats.org/officeDocument/2006/relationships/hyperlink" Target="file:///E:\_2005-201X_Codes_Guides\HTML_DOCX\_WORD_source\NBC2020p1\nbc2020.htm" TargetMode="External"/><Relationship Id="rId159" Type="http://schemas.openxmlformats.org/officeDocument/2006/relationships/hyperlink" Target="file:///E:\_2005-201X_Codes_Guides\HTML_DOCX\_WORD_source\NBC2020p1\nbc2020.htm" TargetMode="External"/><Relationship Id="rId366" Type="http://schemas.openxmlformats.org/officeDocument/2006/relationships/hyperlink" Target="file:///E:\_2005-201X_Codes_Guides\HTML_DOCX\_WORD_source\NBC2020p1\nbc2020.htm" TargetMode="External"/><Relationship Id="rId573" Type="http://schemas.openxmlformats.org/officeDocument/2006/relationships/hyperlink" Target="file:///E:\_2005-201X_Codes_Guides\HTML_DOCX\_WORD_source\NBC2020p1\nbc2020.htm" TargetMode="External"/><Relationship Id="rId780" Type="http://schemas.openxmlformats.org/officeDocument/2006/relationships/hyperlink" Target="file:///E:\_2005-201X_Codes_Guides\HTML_DOCX\_WORD_source\NBC2020p1\nbc2020.htm" TargetMode="External"/><Relationship Id="rId1217" Type="http://schemas.openxmlformats.org/officeDocument/2006/relationships/hyperlink" Target="file:///E:\_2005-201X_Codes_Guides\HTML_DOCX\_WORD_source\NBC2020p1\nbc2020.htm" TargetMode="External"/><Relationship Id="rId1424" Type="http://schemas.openxmlformats.org/officeDocument/2006/relationships/hyperlink" Target="file:///E:\_2005-201X_Codes_Guides\HTML_DOCX\_WORD_source\NBC2020p1\nbc2020.htm" TargetMode="External"/><Relationship Id="rId1631" Type="http://schemas.openxmlformats.org/officeDocument/2006/relationships/hyperlink" Target="file:///E:\_2005-201X_Codes_Guides\HTML_DOCX\_WORD_source\NBC2020p1\nbc2020.htm" TargetMode="External"/><Relationship Id="rId226" Type="http://schemas.openxmlformats.org/officeDocument/2006/relationships/hyperlink" Target="file:///E:\_2005-201X_Codes_Guides\HTML_DOCX\_WORD_source\NBC2020p1\nbc2020.htm" TargetMode="External"/><Relationship Id="rId433" Type="http://schemas.openxmlformats.org/officeDocument/2006/relationships/hyperlink" Target="file:///E:\_2005-201X_Codes_Guides\HTML_DOCX\_WORD_source\NBC2020p1\nbc2020.htm" TargetMode="External"/><Relationship Id="rId878" Type="http://schemas.openxmlformats.org/officeDocument/2006/relationships/hyperlink" Target="file:///E:\_2005-201X_Codes_Guides\HTML_DOCX\_WORD_source\NBC2020p1\nbc2020.htm" TargetMode="External"/><Relationship Id="rId1063" Type="http://schemas.openxmlformats.org/officeDocument/2006/relationships/hyperlink" Target="file:///E:\_2005-201X_Codes_Guides\HTML_DOCX\_WORD_source\NBC2020p1\nbc2020.htm" TargetMode="External"/><Relationship Id="rId1270" Type="http://schemas.openxmlformats.org/officeDocument/2006/relationships/hyperlink" Target="file:///E:\_2005-201X_Codes_Guides\HTML_DOCX\_WORD_source\NBC2020p1\nbc2020.htm" TargetMode="External"/><Relationship Id="rId1729" Type="http://schemas.openxmlformats.org/officeDocument/2006/relationships/hyperlink" Target="file:///E:\_2005-201X_Codes_Guides\HTML_DOCX\_WORD_source\NBC2020p1\nbc2020.htm" TargetMode="External"/><Relationship Id="rId640" Type="http://schemas.openxmlformats.org/officeDocument/2006/relationships/hyperlink" Target="file:///E:\_2005-201X_Codes_Guides\HTML_DOCX\_WORD_source\NBC2020p1\nbc2020.htm" TargetMode="External"/><Relationship Id="rId738" Type="http://schemas.openxmlformats.org/officeDocument/2006/relationships/hyperlink" Target="file:///E:\_2005-201X_Codes_Guides\HTML_DOCX\_WORD_source\NBC2020p1\nbc2020.htm" TargetMode="External"/><Relationship Id="rId945" Type="http://schemas.openxmlformats.org/officeDocument/2006/relationships/hyperlink" Target="file:///E:\_2005-201X_Codes_Guides\HTML_DOCX\_WORD_source\NBC2020p1\nbc2020.htm" TargetMode="External"/><Relationship Id="rId1368" Type="http://schemas.openxmlformats.org/officeDocument/2006/relationships/hyperlink" Target="file:///E:\_2005-201X_Codes_Guides\HTML_DOCX\_WORD_source\NBC2020p1\nbc2020.htm" TargetMode="External"/><Relationship Id="rId1575" Type="http://schemas.openxmlformats.org/officeDocument/2006/relationships/hyperlink" Target="file:///E:\_2005-201X_Codes_Guides\HTML_DOCX\_WORD_source\NBC2020p1\nbc2020.htm" TargetMode="External"/><Relationship Id="rId1782" Type="http://schemas.openxmlformats.org/officeDocument/2006/relationships/footer" Target="footer2.xml"/><Relationship Id="rId74" Type="http://schemas.openxmlformats.org/officeDocument/2006/relationships/hyperlink" Target="file:///E:\_2005-201X_Codes_Guides\HTML_DOCX\_WORD_source\NBC2020p1\nbc2020.htm" TargetMode="External"/><Relationship Id="rId377" Type="http://schemas.openxmlformats.org/officeDocument/2006/relationships/hyperlink" Target="file:///E:\_2005-201X_Codes_Guides\HTML_DOCX\_WORD_source\NBC2020p1\nbc2020.htm" TargetMode="External"/><Relationship Id="rId500" Type="http://schemas.openxmlformats.org/officeDocument/2006/relationships/hyperlink" Target="file:///E:\_2005-201X_Codes_Guides\HTML_DOCX\_WORD_source\NBC2020p1\nbc2020.htm" TargetMode="External"/><Relationship Id="rId584" Type="http://schemas.openxmlformats.org/officeDocument/2006/relationships/hyperlink" Target="file:///E:\_2005-201X_Codes_Guides\HTML_DOCX\_WORD_source\NBC2020p1\nbc2020.htm" TargetMode="External"/><Relationship Id="rId805" Type="http://schemas.openxmlformats.org/officeDocument/2006/relationships/hyperlink" Target="file:///E:\_2005-201X_Codes_Guides\HTML_DOCX\_WORD_source\NBC2020p1\nbc2020.htm" TargetMode="External"/><Relationship Id="rId1130" Type="http://schemas.openxmlformats.org/officeDocument/2006/relationships/hyperlink" Target="file:///E:\_2005-201X_Codes_Guides\HTML_DOCX\_WORD_source\NBC2020p1\nbc2020.htm" TargetMode="External"/><Relationship Id="rId1228" Type="http://schemas.openxmlformats.org/officeDocument/2006/relationships/hyperlink" Target="file:///E:\_2005-201X_Codes_Guides\HTML_DOCX\_WORD_source\NBC2020p1\nbc2020.htm" TargetMode="External"/><Relationship Id="rId1435" Type="http://schemas.openxmlformats.org/officeDocument/2006/relationships/hyperlink" Target="file:///E:\_2005-201X_Codes_Guides\HTML_DOCX\_WORD_source\NBC2020p1\nbc2020.htm" TargetMode="External"/><Relationship Id="rId5" Type="http://schemas.openxmlformats.org/officeDocument/2006/relationships/webSettings" Target="webSettings.xml"/><Relationship Id="rId237" Type="http://schemas.openxmlformats.org/officeDocument/2006/relationships/hyperlink" Target="file:///E:\_2005-201X_Codes_Guides\HTML_DOCX\_WORD_source\NBC2020p1\nbc2020.htm" TargetMode="External"/><Relationship Id="rId791" Type="http://schemas.openxmlformats.org/officeDocument/2006/relationships/hyperlink" Target="file:///E:\_2005-201X_Codes_Guides\HTML_DOCX\_WORD_source\NBC2020p1\nbc2020.htm" TargetMode="External"/><Relationship Id="rId889" Type="http://schemas.openxmlformats.org/officeDocument/2006/relationships/hyperlink" Target="file:///E:\_2005-201X_Codes_Guides\HTML_DOCX\_WORD_source\NBC2020p1\nbc2020.htm" TargetMode="External"/><Relationship Id="rId1074" Type="http://schemas.openxmlformats.org/officeDocument/2006/relationships/hyperlink" Target="file:///E:\_2005-201X_Codes_Guides\HTML_DOCX\_WORD_source\NBC2020p1\nbc2020.htm" TargetMode="External"/><Relationship Id="rId1642" Type="http://schemas.openxmlformats.org/officeDocument/2006/relationships/hyperlink" Target="file:///E:\_2005-201X_Codes_Guides\HTML_DOCX\_WORD_source\NBC2020p1\nbc2020.htm" TargetMode="External"/><Relationship Id="rId444" Type="http://schemas.openxmlformats.org/officeDocument/2006/relationships/hyperlink" Target="file:///E:\_2005-201X_Codes_Guides\HTML_DOCX\_WORD_source\NBC2020p1\nbc2020.htm" TargetMode="External"/><Relationship Id="rId651" Type="http://schemas.openxmlformats.org/officeDocument/2006/relationships/hyperlink" Target="file:///E:\_2005-201X_Codes_Guides\HTML_DOCX\_WORD_source\NBC2020p1\nbc2020.htm" TargetMode="External"/><Relationship Id="rId749" Type="http://schemas.openxmlformats.org/officeDocument/2006/relationships/hyperlink" Target="file:///E:\_2005-201X_Codes_Guides\HTML_DOCX\_WORD_source\NBC2020p1\nbc2020.htm" TargetMode="External"/><Relationship Id="rId1281" Type="http://schemas.openxmlformats.org/officeDocument/2006/relationships/hyperlink" Target="file:///E:\_2005-201X_Codes_Guides\HTML_DOCX\_WORD_source\NBC2020p1\nbc2020.htm" TargetMode="External"/><Relationship Id="rId1379" Type="http://schemas.openxmlformats.org/officeDocument/2006/relationships/hyperlink" Target="file:///E:\_2005-201X_Codes_Guides\HTML_DOCX\_WORD_source\NBC2020p1\nbc2020.htm" TargetMode="External"/><Relationship Id="rId1502" Type="http://schemas.openxmlformats.org/officeDocument/2006/relationships/hyperlink" Target="file:///E:\_2005-201X_Codes_Guides\HTML_DOCX\_WORD_source\NBC2020p1\nbc2020.htm" TargetMode="External"/><Relationship Id="rId1586" Type="http://schemas.openxmlformats.org/officeDocument/2006/relationships/hyperlink" Target="file:///E:\_2005-201X_Codes_Guides\HTML_DOCX\_WORD_source\NBC2020p1\nbc2020.htm" TargetMode="External"/><Relationship Id="rId290" Type="http://schemas.openxmlformats.org/officeDocument/2006/relationships/hyperlink" Target="file:///E:\_2005-201X_Codes_Guides\HTML_DOCX\_WORD_source\NBC2020p1\nbc2020.htm" TargetMode="External"/><Relationship Id="rId304" Type="http://schemas.openxmlformats.org/officeDocument/2006/relationships/hyperlink" Target="file:///E:\_2005-201X_Codes_Guides\HTML_DOCX\_WORD_source\NBC2020p1\nbc2020.htm" TargetMode="External"/><Relationship Id="rId388" Type="http://schemas.openxmlformats.org/officeDocument/2006/relationships/hyperlink" Target="file:///E:\_2005-201X_Codes_Guides\HTML_DOCX\_WORD_source\NBC2020p1\nbc2020.htm" TargetMode="External"/><Relationship Id="rId511" Type="http://schemas.openxmlformats.org/officeDocument/2006/relationships/hyperlink" Target="file:///E:\_2005-201X_Codes_Guides\HTML_DOCX\_WORD_source\NBC2020p1\nbc2020.htm" TargetMode="External"/><Relationship Id="rId609" Type="http://schemas.openxmlformats.org/officeDocument/2006/relationships/hyperlink" Target="file:///E:\_2005-201X_Codes_Guides\HTML_DOCX\_WORD_source\NBC2020p1\nbc2020.htm" TargetMode="External"/><Relationship Id="rId956" Type="http://schemas.openxmlformats.org/officeDocument/2006/relationships/hyperlink" Target="file:///E:\_2005-201X_Codes_Guides\HTML_DOCX\_WORD_source\NBC2020p1\nbc2020.htm" TargetMode="External"/><Relationship Id="rId1141" Type="http://schemas.openxmlformats.org/officeDocument/2006/relationships/hyperlink" Target="file:///E:\_2005-201X_Codes_Guides\HTML_DOCX\_WORD_source\NBC2020p1\nbc2020.htm" TargetMode="External"/><Relationship Id="rId1239" Type="http://schemas.openxmlformats.org/officeDocument/2006/relationships/hyperlink" Target="file:///E:\_2005-201X_Codes_Guides\HTML_DOCX\_WORD_source\NBC2020p1\nbc2020.htm" TargetMode="External"/><Relationship Id="rId85" Type="http://schemas.openxmlformats.org/officeDocument/2006/relationships/hyperlink" Target="file:///E:\_2005-201X_Codes_Guides\HTML_DOCX\_WORD_source\NBC2020p1\nbc2020.htm" TargetMode="External"/><Relationship Id="rId150" Type="http://schemas.openxmlformats.org/officeDocument/2006/relationships/hyperlink" Target="file:///E:\_2005-201X_Codes_Guides\HTML_DOCX\_WORD_source\NBC2020p1\nbc2020.htm" TargetMode="External"/><Relationship Id="rId595" Type="http://schemas.openxmlformats.org/officeDocument/2006/relationships/hyperlink" Target="file:///E:\_2005-201X_Codes_Guides\HTML_DOCX\_WORD_source\NBC2020p1\nbc2020.htm" TargetMode="External"/><Relationship Id="rId816" Type="http://schemas.openxmlformats.org/officeDocument/2006/relationships/hyperlink" Target="file:///E:\_2005-201X_Codes_Guides\HTML_DOCX\_WORD_source\NBC2020p1\nbc2020.htm" TargetMode="External"/><Relationship Id="rId1001" Type="http://schemas.openxmlformats.org/officeDocument/2006/relationships/hyperlink" Target="file:///E:\_2005-201X_Codes_Guides\HTML_DOCX\_WORD_source\NBC2020p1\nbc2020.htm" TargetMode="External"/><Relationship Id="rId1446" Type="http://schemas.openxmlformats.org/officeDocument/2006/relationships/hyperlink" Target="file:///E:\_2005-201X_Codes_Guides\HTML_DOCX\_WORD_source\NBC2020p1\nbc2020.htm" TargetMode="External"/><Relationship Id="rId1653" Type="http://schemas.openxmlformats.org/officeDocument/2006/relationships/hyperlink" Target="file:///E:\_2005-201X_Codes_Guides\HTML_DOCX\_WORD_source\NBC2020p1\nbc2020.htm" TargetMode="External"/><Relationship Id="rId248" Type="http://schemas.openxmlformats.org/officeDocument/2006/relationships/hyperlink" Target="file:///E:\_2005-201X_Codes_Guides\HTML_DOCX\_WORD_source\NBC2020p1\nbc2020.htm" TargetMode="External"/><Relationship Id="rId455" Type="http://schemas.openxmlformats.org/officeDocument/2006/relationships/hyperlink" Target="file:///E:\_2005-201X_Codes_Guides\HTML_DOCX\_WORD_source\NBC2020p1\nbc2020.htm" TargetMode="External"/><Relationship Id="rId662" Type="http://schemas.openxmlformats.org/officeDocument/2006/relationships/hyperlink" Target="file:///E:\_2005-201X_Codes_Guides\HTML_DOCX\_WORD_source\NBC2020p1\nbc2020.htm" TargetMode="External"/><Relationship Id="rId1085" Type="http://schemas.openxmlformats.org/officeDocument/2006/relationships/hyperlink" Target="file:///E:\_2005-201X_Codes_Guides\HTML_DOCX\_WORD_source\NBC2020p1\nbc2020.htm" TargetMode="External"/><Relationship Id="rId1292" Type="http://schemas.openxmlformats.org/officeDocument/2006/relationships/hyperlink" Target="file:///E:\_2005-201X_Codes_Guides\HTML_DOCX\_WORD_source\NBC2020p1\nbc2020.htm" TargetMode="External"/><Relationship Id="rId1306" Type="http://schemas.openxmlformats.org/officeDocument/2006/relationships/hyperlink" Target="file:///E:\_2005-201X_Codes_Guides\HTML_DOCX\_WORD_source\NBC2020p1\nbc2020.htm" TargetMode="External"/><Relationship Id="rId1513" Type="http://schemas.openxmlformats.org/officeDocument/2006/relationships/hyperlink" Target="file:///E:\_2005-201X_Codes_Guides\HTML_DOCX\_WORD_source\NBC2020p1\nbc2020.htm" TargetMode="External"/><Relationship Id="rId1720" Type="http://schemas.openxmlformats.org/officeDocument/2006/relationships/hyperlink" Target="file:///E:\_2005-201X_Codes_Guides\HTML_DOCX\_WORD_source\NBC2020p1\nbc2020.htm" TargetMode="External"/><Relationship Id="rId12" Type="http://schemas.openxmlformats.org/officeDocument/2006/relationships/hyperlink" Target="file:///E:\_2005-201X_Codes_Guides\HTML_DOCX\_WORD_source\NBC2020p1\nbc2020.htm" TargetMode="External"/><Relationship Id="rId108" Type="http://schemas.openxmlformats.org/officeDocument/2006/relationships/hyperlink" Target="file:///E:\_2005-201X_Codes_Guides\HTML_DOCX\_WORD_source\NBC2020p1\nbc2020.htm" TargetMode="External"/><Relationship Id="rId315" Type="http://schemas.openxmlformats.org/officeDocument/2006/relationships/hyperlink" Target="file:///E:\_2005-201X_Codes_Guides\HTML_DOCX\_WORD_source\NBC2020p1\nbc2020.htm" TargetMode="External"/><Relationship Id="rId522" Type="http://schemas.openxmlformats.org/officeDocument/2006/relationships/hyperlink" Target="file:///E:\_2005-201X_Codes_Guides\HTML_DOCX\_WORD_source\NBC2020p1\nbc2020.htm" TargetMode="External"/><Relationship Id="rId967" Type="http://schemas.openxmlformats.org/officeDocument/2006/relationships/hyperlink" Target="file:///E:\_2005-201X_Codes_Guides\HTML_DOCX\_WORD_source\NBC2020p1\nbc2020.htm" TargetMode="External"/><Relationship Id="rId1152" Type="http://schemas.openxmlformats.org/officeDocument/2006/relationships/hyperlink" Target="file:///E:\_2005-201X_Codes_Guides\HTML_DOCX\_WORD_source\NBC2020p1\nbc2020.htm" TargetMode="External"/><Relationship Id="rId1597" Type="http://schemas.openxmlformats.org/officeDocument/2006/relationships/hyperlink" Target="file:///E:\_2005-201X_Codes_Guides\HTML_DOCX\_WORD_source\NBC2020p1\nbc2020.htm" TargetMode="External"/><Relationship Id="rId96" Type="http://schemas.openxmlformats.org/officeDocument/2006/relationships/hyperlink" Target="file:///E:\_2005-201X_Codes_Guides\HTML_DOCX\_WORD_source\NBC2020p1\nbc2020.htm" TargetMode="External"/><Relationship Id="rId161" Type="http://schemas.openxmlformats.org/officeDocument/2006/relationships/hyperlink" Target="file:///E:\_2005-201X_Codes_Guides\HTML_DOCX\_WORD_source\NBC2020p1\nbc2020.htm" TargetMode="External"/><Relationship Id="rId399" Type="http://schemas.openxmlformats.org/officeDocument/2006/relationships/hyperlink" Target="file:///E:\_2005-201X_Codes_Guides\HTML_DOCX\_WORD_source\NBC2020p1\nbc2020.htm" TargetMode="External"/><Relationship Id="rId827" Type="http://schemas.openxmlformats.org/officeDocument/2006/relationships/hyperlink" Target="file:///E:\_2005-201X_Codes_Guides\HTML_DOCX\_WORD_source\NBC2020p1\nbc2020.htm" TargetMode="External"/><Relationship Id="rId1012" Type="http://schemas.openxmlformats.org/officeDocument/2006/relationships/hyperlink" Target="file:///E:\_2005-201X_Codes_Guides\HTML_DOCX\_WORD_source\NBC2020p1\nbc2020.htm" TargetMode="External"/><Relationship Id="rId1457" Type="http://schemas.openxmlformats.org/officeDocument/2006/relationships/hyperlink" Target="file:///E:\_2005-201X_Codes_Guides\HTML_DOCX\_WORD_source\NBC2020p1\nbc2020.htm" TargetMode="External"/><Relationship Id="rId1664" Type="http://schemas.openxmlformats.org/officeDocument/2006/relationships/hyperlink" Target="file:///E:\_2005-201X_Codes_Guides\HTML_DOCX\_WORD_source\NBC2020p1\nbc2020.htm" TargetMode="External"/><Relationship Id="rId259" Type="http://schemas.openxmlformats.org/officeDocument/2006/relationships/hyperlink" Target="file:///E:\_2005-201X_Codes_Guides\HTML_DOCX\_WORD_source\NBC2020p1\nbc2020.htm" TargetMode="External"/><Relationship Id="rId466" Type="http://schemas.openxmlformats.org/officeDocument/2006/relationships/hyperlink" Target="file:///E:\_2005-201X_Codes_Guides\HTML_DOCX\_WORD_source\NBC2020p1\nbc2020.htm" TargetMode="External"/><Relationship Id="rId673" Type="http://schemas.openxmlformats.org/officeDocument/2006/relationships/hyperlink" Target="file:///E:\_2005-201X_Codes_Guides\HTML_DOCX\_WORD_source\NBC2020p1\nbc2020.htm" TargetMode="External"/><Relationship Id="rId880" Type="http://schemas.openxmlformats.org/officeDocument/2006/relationships/hyperlink" Target="file:///E:\_2005-201X_Codes_Guides\HTML_DOCX\_WORD_source\NBC2020p1\nbc2020.htm" TargetMode="External"/><Relationship Id="rId1096" Type="http://schemas.openxmlformats.org/officeDocument/2006/relationships/hyperlink" Target="file:///E:\_2005-201X_Codes_Guides\HTML_DOCX\_WORD_source\NBC2020p1\nbc2020.htm" TargetMode="External"/><Relationship Id="rId1317" Type="http://schemas.openxmlformats.org/officeDocument/2006/relationships/hyperlink" Target="file:///E:\_2005-201X_Codes_Guides\HTML_DOCX\_WORD_source\NBC2020p1\nbc2020.htm" TargetMode="External"/><Relationship Id="rId1524" Type="http://schemas.openxmlformats.org/officeDocument/2006/relationships/hyperlink" Target="file:///E:\_2005-201X_Codes_Guides\HTML_DOCX\_WORD_source\NBC2020p1\nbc2020.htm" TargetMode="External"/><Relationship Id="rId1731" Type="http://schemas.openxmlformats.org/officeDocument/2006/relationships/hyperlink" Target="file:///E:\_2005-201X_Codes_Guides\HTML_DOCX\_WORD_source\NBC2020p1\nbc2020.htm" TargetMode="External"/><Relationship Id="rId23" Type="http://schemas.openxmlformats.org/officeDocument/2006/relationships/hyperlink" Target="file:///E:\_2005-201X_Codes_Guides\HTML_DOCX\_WORD_source\NBC2020p1\nbc2020.htm" TargetMode="External"/><Relationship Id="rId119" Type="http://schemas.openxmlformats.org/officeDocument/2006/relationships/hyperlink" Target="file:///E:\_2005-201X_Codes_Guides\HTML_DOCX\_WORD_source\NBC2020p1\nbc2020.htm" TargetMode="External"/><Relationship Id="rId326" Type="http://schemas.openxmlformats.org/officeDocument/2006/relationships/hyperlink" Target="file:///E:\_2005-201X_Codes_Guides\HTML_DOCX\_WORD_source\NBC2020p1\nbc2020.htm" TargetMode="External"/><Relationship Id="rId533" Type="http://schemas.openxmlformats.org/officeDocument/2006/relationships/hyperlink" Target="file:///E:\_2005-201X_Codes_Guides\HTML_DOCX\_WORD_source\NBC2020p1\nbc2020.htm" TargetMode="External"/><Relationship Id="rId978" Type="http://schemas.openxmlformats.org/officeDocument/2006/relationships/hyperlink" Target="file:///E:\_2005-201X_Codes_Guides\HTML_DOCX\_WORD_source\NBC2020p1\nbc2020.htm" TargetMode="External"/><Relationship Id="rId1163" Type="http://schemas.openxmlformats.org/officeDocument/2006/relationships/hyperlink" Target="file:///E:\_2005-201X_Codes_Guides\HTML_DOCX\_WORD_source\NBC2020p1\nbc2020.htm" TargetMode="External"/><Relationship Id="rId1370" Type="http://schemas.openxmlformats.org/officeDocument/2006/relationships/hyperlink" Target="file:///E:\_2005-201X_Codes_Guides\HTML_DOCX\_WORD_source\NBC2020p1\nbc2020.htm" TargetMode="External"/><Relationship Id="rId740" Type="http://schemas.openxmlformats.org/officeDocument/2006/relationships/hyperlink" Target="file:///E:\_2005-201X_Codes_Guides\HTML_DOCX\_WORD_source\NBC2020p1\nbc2020.htm" TargetMode="External"/><Relationship Id="rId838" Type="http://schemas.openxmlformats.org/officeDocument/2006/relationships/hyperlink" Target="file:///E:\_2005-201X_Codes_Guides\HTML_DOCX\_WORD_source\NBC2020p1\nbc2020.htm" TargetMode="External"/><Relationship Id="rId1023" Type="http://schemas.openxmlformats.org/officeDocument/2006/relationships/hyperlink" Target="file:///E:\_2005-201X_Codes_Guides\HTML_DOCX\_WORD_source\NBC2020p1\nbc2020.htm" TargetMode="External"/><Relationship Id="rId1468" Type="http://schemas.openxmlformats.org/officeDocument/2006/relationships/hyperlink" Target="file:///E:\_2005-201X_Codes_Guides\HTML_DOCX\_WORD_source\NBC2020p1\nbc2020.htm" TargetMode="External"/><Relationship Id="rId1675" Type="http://schemas.openxmlformats.org/officeDocument/2006/relationships/hyperlink" Target="file:///E:\_2005-201X_Codes_Guides\HTML_DOCX\_WORD_source\NBC2020p1\nbc2020.htm" TargetMode="External"/><Relationship Id="rId172" Type="http://schemas.openxmlformats.org/officeDocument/2006/relationships/hyperlink" Target="file:///E:\_2005-201X_Codes_Guides\HTML_DOCX\_WORD_source\NBC2020p1\nbc2020.htm" TargetMode="External"/><Relationship Id="rId477" Type="http://schemas.openxmlformats.org/officeDocument/2006/relationships/hyperlink" Target="file:///E:\_2005-201X_Codes_Guides\HTML_DOCX\_WORD_source\NBC2020p1\nbc2020.htm" TargetMode="External"/><Relationship Id="rId600" Type="http://schemas.openxmlformats.org/officeDocument/2006/relationships/hyperlink" Target="file:///E:\_2005-201X_Codes_Guides\HTML_DOCX\_WORD_source\NBC2020p1\nbc2020.htm" TargetMode="External"/><Relationship Id="rId684" Type="http://schemas.openxmlformats.org/officeDocument/2006/relationships/hyperlink" Target="file:///E:\_2005-201X_Codes_Guides\HTML_DOCX\_WORD_source\NBC2020p1\nbc2020.htm" TargetMode="External"/><Relationship Id="rId1230" Type="http://schemas.openxmlformats.org/officeDocument/2006/relationships/hyperlink" Target="file:///E:\_2005-201X_Codes_Guides\HTML_DOCX\_WORD_source\NBC2020p1\nbc2020.htm" TargetMode="External"/><Relationship Id="rId1328" Type="http://schemas.openxmlformats.org/officeDocument/2006/relationships/hyperlink" Target="file:///E:\_2005-201X_Codes_Guides\HTML_DOCX\_WORD_source\NBC2020p1\nbc2020.htm" TargetMode="External"/><Relationship Id="rId1535" Type="http://schemas.openxmlformats.org/officeDocument/2006/relationships/hyperlink" Target="file:///E:\_2005-201X_Codes_Guides\HTML_DOCX\_WORD_source\NBC2020p1\nbc2020.htm" TargetMode="External"/><Relationship Id="rId337" Type="http://schemas.openxmlformats.org/officeDocument/2006/relationships/hyperlink" Target="file:///E:\_2005-201X_Codes_Guides\HTML_DOCX\_WORD_source\NBC2020p1\nbc2020.htm" TargetMode="External"/><Relationship Id="rId891" Type="http://schemas.openxmlformats.org/officeDocument/2006/relationships/hyperlink" Target="file:///E:\_2005-201X_Codes_Guides\HTML_DOCX\_WORD_source\NBC2020p1\nbc2020.htm" TargetMode="External"/><Relationship Id="rId905" Type="http://schemas.openxmlformats.org/officeDocument/2006/relationships/hyperlink" Target="file:///E:\_2005-201X_Codes_Guides\HTML_DOCX\_WORD_source\NBC2020p1\nbc2020.htm" TargetMode="External"/><Relationship Id="rId989" Type="http://schemas.openxmlformats.org/officeDocument/2006/relationships/hyperlink" Target="file:///E:\_2005-201X_Codes_Guides\HTML_DOCX\_WORD_source\NBC2020p1\nbc2020.htm" TargetMode="External"/><Relationship Id="rId1742" Type="http://schemas.openxmlformats.org/officeDocument/2006/relationships/hyperlink" Target="file:///E:\_2005-201X_Codes_Guides\HTML_DOCX\_WORD_source\NBC2020p1\nbc2020.htm" TargetMode="External"/><Relationship Id="rId34" Type="http://schemas.openxmlformats.org/officeDocument/2006/relationships/hyperlink" Target="file:///E:\_2005-201X_Codes_Guides\HTML_DOCX\_WORD_source\NBC2020p1\nbc2020.htm" TargetMode="External"/><Relationship Id="rId544" Type="http://schemas.openxmlformats.org/officeDocument/2006/relationships/hyperlink" Target="file:///E:\_2005-201X_Codes_Guides\HTML_DOCX\_WORD_source\NBC2020p1\nbc2020.htm" TargetMode="External"/><Relationship Id="rId751" Type="http://schemas.openxmlformats.org/officeDocument/2006/relationships/hyperlink" Target="file:///E:\_2005-201X_Codes_Guides\HTML_DOCX\_WORD_source\NBC2020p1\nbc2020.htm" TargetMode="External"/><Relationship Id="rId849" Type="http://schemas.openxmlformats.org/officeDocument/2006/relationships/hyperlink" Target="file:///E:\_2005-201X_Codes_Guides\HTML_DOCX\_WORD_source\NBC2020p1\nbc2020.htm" TargetMode="External"/><Relationship Id="rId1174" Type="http://schemas.openxmlformats.org/officeDocument/2006/relationships/hyperlink" Target="file:///E:\_2005-201X_Codes_Guides\HTML_DOCX\_WORD_source\NBC2020p1\nbc2020.htm" TargetMode="External"/><Relationship Id="rId1381" Type="http://schemas.openxmlformats.org/officeDocument/2006/relationships/hyperlink" Target="file:///E:\_2005-201X_Codes_Guides\HTML_DOCX\_WORD_source\NBC2020p1\nbc2020.htm" TargetMode="External"/><Relationship Id="rId1479" Type="http://schemas.openxmlformats.org/officeDocument/2006/relationships/hyperlink" Target="file:///E:\_2005-201X_Codes_Guides\HTML_DOCX\_WORD_source\NBC2020p1\nbc2020.htm" TargetMode="External"/><Relationship Id="rId1602" Type="http://schemas.openxmlformats.org/officeDocument/2006/relationships/hyperlink" Target="file:///E:\_2005-201X_Codes_Guides\HTML_DOCX\_WORD_source\NBC2020p1\nbc2020.htm" TargetMode="External"/><Relationship Id="rId1686" Type="http://schemas.openxmlformats.org/officeDocument/2006/relationships/hyperlink" Target="file:///E:\_2005-201X_Codes_Guides\HTML_DOCX\_WORD_source\NBC2020p1\nbc2020.htm" TargetMode="External"/><Relationship Id="rId183" Type="http://schemas.openxmlformats.org/officeDocument/2006/relationships/hyperlink" Target="file:///E:\_2005-201X_Codes_Guides\HTML_DOCX\_WORD_source\NBC2020p1\nbc2020.htm" TargetMode="External"/><Relationship Id="rId390" Type="http://schemas.openxmlformats.org/officeDocument/2006/relationships/hyperlink" Target="file:///E:\_2005-201X_Codes_Guides\HTML_DOCX\_WORD_source\NBC2020p1\nbc2020.htm" TargetMode="External"/><Relationship Id="rId404" Type="http://schemas.openxmlformats.org/officeDocument/2006/relationships/hyperlink" Target="file:///E:\_2005-201X_Codes_Guides\HTML_DOCX\_WORD_source\NBC2020p1\nbc2020.htm" TargetMode="External"/><Relationship Id="rId611" Type="http://schemas.openxmlformats.org/officeDocument/2006/relationships/hyperlink" Target="file:///E:\_2005-201X_Codes_Guides\HTML_DOCX\_WORD_source\NBC2020p1\nbc2020.htm" TargetMode="External"/><Relationship Id="rId1034" Type="http://schemas.openxmlformats.org/officeDocument/2006/relationships/hyperlink" Target="file:///E:\_2005-201X_Codes_Guides\HTML_DOCX\_WORD_source\NBC2020p1\nbc2020.htm" TargetMode="External"/><Relationship Id="rId1241" Type="http://schemas.openxmlformats.org/officeDocument/2006/relationships/hyperlink" Target="file:///E:\_2005-201X_Codes_Guides\HTML_DOCX\_WORD_source\NBC2020p1\nbc2020.htm" TargetMode="External"/><Relationship Id="rId1339" Type="http://schemas.openxmlformats.org/officeDocument/2006/relationships/hyperlink" Target="file:///E:\_2005-201X_Codes_Guides\HTML_DOCX\_WORD_source\NBC2020p1\nbc2020.htm" TargetMode="External"/><Relationship Id="rId250" Type="http://schemas.openxmlformats.org/officeDocument/2006/relationships/hyperlink" Target="file:///E:\_2005-201X_Codes_Guides\HTML_DOCX\_WORD_source\NBC2020p1\nbc2020.htm" TargetMode="External"/><Relationship Id="rId488" Type="http://schemas.openxmlformats.org/officeDocument/2006/relationships/hyperlink" Target="file:///E:\_2005-201X_Codes_Guides\HTML_DOCX\_WORD_source\NBC2020p1\nbc2020.htm" TargetMode="External"/><Relationship Id="rId695" Type="http://schemas.openxmlformats.org/officeDocument/2006/relationships/hyperlink" Target="file:///E:\_2005-201X_Codes_Guides\HTML_DOCX\_WORD_source\NBC2020p1\nbc2020.htm" TargetMode="External"/><Relationship Id="rId709" Type="http://schemas.openxmlformats.org/officeDocument/2006/relationships/hyperlink" Target="file:///E:\_2005-201X_Codes_Guides\HTML_DOCX\_WORD_source\NBC2020p1\nbc2020.htm" TargetMode="External"/><Relationship Id="rId916" Type="http://schemas.openxmlformats.org/officeDocument/2006/relationships/hyperlink" Target="file:///E:\_2005-201X_Codes_Guides\HTML_DOCX\_WORD_source\NBC2020p1\nbc2020.htm" TargetMode="External"/><Relationship Id="rId1101" Type="http://schemas.openxmlformats.org/officeDocument/2006/relationships/hyperlink" Target="file:///E:\_2005-201X_Codes_Guides\HTML_DOCX\_WORD_source\NBC2020p1\nbc2020.htm" TargetMode="External"/><Relationship Id="rId1546" Type="http://schemas.openxmlformats.org/officeDocument/2006/relationships/hyperlink" Target="file:///E:\_2005-201X_Codes_Guides\HTML_DOCX\_WORD_source\NBC2020p1\nbc2020.htm" TargetMode="External"/><Relationship Id="rId1753" Type="http://schemas.openxmlformats.org/officeDocument/2006/relationships/hyperlink" Target="file:///E:\_2005-201X_Codes_Guides\HTML_DOCX\_WORD_source\NBC2020p1\nbc2020.htm" TargetMode="External"/><Relationship Id="rId45" Type="http://schemas.openxmlformats.org/officeDocument/2006/relationships/hyperlink" Target="file:///E:\_2005-201X_Codes_Guides\HTML_DOCX\_WORD_source\NBC2020p1\nbc2020.htm" TargetMode="External"/><Relationship Id="rId110" Type="http://schemas.openxmlformats.org/officeDocument/2006/relationships/hyperlink" Target="file:///E:\_2005-201X_Codes_Guides\HTML_DOCX\_WORD_source\NBC2020p1\nbc2020.htm" TargetMode="External"/><Relationship Id="rId348" Type="http://schemas.openxmlformats.org/officeDocument/2006/relationships/hyperlink" Target="file:///E:\_2005-201X_Codes_Guides\HTML_DOCX\_WORD_source\NBC2020p1\nbc2020.htm" TargetMode="External"/><Relationship Id="rId555" Type="http://schemas.openxmlformats.org/officeDocument/2006/relationships/hyperlink" Target="file:///E:\_2005-201X_Codes_Guides\HTML_DOCX\_WORD_source\NBC2020p1\nbc2020.htm" TargetMode="External"/><Relationship Id="rId762" Type="http://schemas.openxmlformats.org/officeDocument/2006/relationships/hyperlink" Target="file:///E:\_2005-201X_Codes_Guides\HTML_DOCX\_WORD_source\NBC2020p1\nbc2020.htm" TargetMode="External"/><Relationship Id="rId1185" Type="http://schemas.openxmlformats.org/officeDocument/2006/relationships/hyperlink" Target="file:///E:\_2005-201X_Codes_Guides\HTML_DOCX\_WORD_source\NBC2020p1\nbc2020.htm" TargetMode="External"/><Relationship Id="rId1392" Type="http://schemas.openxmlformats.org/officeDocument/2006/relationships/hyperlink" Target="file:///E:\_2005-201X_Codes_Guides\HTML_DOCX\_WORD_source\NBC2020p1\nbc2020.htm" TargetMode="External"/><Relationship Id="rId1406" Type="http://schemas.openxmlformats.org/officeDocument/2006/relationships/hyperlink" Target="file:///E:\_2005-201X_Codes_Guides\HTML_DOCX\_WORD_source\NBC2020p1\nbc2020.htm" TargetMode="External"/><Relationship Id="rId1613" Type="http://schemas.openxmlformats.org/officeDocument/2006/relationships/hyperlink" Target="file:///E:\_2005-201X_Codes_Guides\HTML_DOCX\_WORD_source\NBC2020p1\nbc2020.htm" TargetMode="External"/><Relationship Id="rId194" Type="http://schemas.openxmlformats.org/officeDocument/2006/relationships/hyperlink" Target="file:///E:\_2005-201X_Codes_Guides\HTML_DOCX\_WORD_source\NBC2020p1\nbc2020.htm" TargetMode="External"/><Relationship Id="rId208" Type="http://schemas.openxmlformats.org/officeDocument/2006/relationships/hyperlink" Target="file:///E:\_2005-201X_Codes_Guides\HTML_DOCX\_WORD_source\NBC2020p1\nbc2020.htm" TargetMode="External"/><Relationship Id="rId415" Type="http://schemas.openxmlformats.org/officeDocument/2006/relationships/hyperlink" Target="file:///E:\_2005-201X_Codes_Guides\HTML_DOCX\_WORD_source\NBC2020p1\nbc2020.htm" TargetMode="External"/><Relationship Id="rId622" Type="http://schemas.openxmlformats.org/officeDocument/2006/relationships/hyperlink" Target="file:///E:\_2005-201X_Codes_Guides\HTML_DOCX\_WORD_source\NBC2020p1\nbc2020.htm" TargetMode="External"/><Relationship Id="rId1045" Type="http://schemas.openxmlformats.org/officeDocument/2006/relationships/hyperlink" Target="file:///E:\_2005-201X_Codes_Guides\HTML_DOCX\_WORD_source\NBC2020p1\nbc2020.htm" TargetMode="External"/><Relationship Id="rId1252" Type="http://schemas.openxmlformats.org/officeDocument/2006/relationships/hyperlink" Target="file:///E:\_2005-201X_Codes_Guides\HTML_DOCX\_WORD_source\NBC2020p1\nbc2020.htm" TargetMode="External"/><Relationship Id="rId1697" Type="http://schemas.openxmlformats.org/officeDocument/2006/relationships/hyperlink" Target="file:///E:\_2005-201X_Codes_Guides\HTML_DOCX\_WORD_source\NBC2020p1\nbc2020.htm" TargetMode="External"/><Relationship Id="rId261" Type="http://schemas.openxmlformats.org/officeDocument/2006/relationships/hyperlink" Target="file:///E:\_2005-201X_Codes_Guides\HTML_DOCX\_WORD_source\NBC2020p1\nbc2020.htm" TargetMode="External"/><Relationship Id="rId499" Type="http://schemas.openxmlformats.org/officeDocument/2006/relationships/hyperlink" Target="file:///E:\_2005-201X_Codes_Guides\HTML_DOCX\_WORD_source\NBC2020p1\nbc2020.htm" TargetMode="External"/><Relationship Id="rId927" Type="http://schemas.openxmlformats.org/officeDocument/2006/relationships/hyperlink" Target="file:///E:\_2005-201X_Codes_Guides\HTML_DOCX\_WORD_source\NBC2020p1\nbc2020.htm" TargetMode="External"/><Relationship Id="rId1112" Type="http://schemas.openxmlformats.org/officeDocument/2006/relationships/hyperlink" Target="file:///E:\_2005-201X_Codes_Guides\HTML_DOCX\_WORD_source\NBC2020p1\nbc2020.htm" TargetMode="External"/><Relationship Id="rId1557" Type="http://schemas.openxmlformats.org/officeDocument/2006/relationships/hyperlink" Target="file:///E:\_2005-201X_Codes_Guides\HTML_DOCX\_WORD_source\NBC2020p1\nbc2020.htm" TargetMode="External"/><Relationship Id="rId1764" Type="http://schemas.openxmlformats.org/officeDocument/2006/relationships/hyperlink" Target="file:///E:\_2005-201X_Codes_Guides\HTML_DOCX\_WORD_source\NBC2020p1\nbc2020.htm" TargetMode="External"/><Relationship Id="rId56" Type="http://schemas.openxmlformats.org/officeDocument/2006/relationships/hyperlink" Target="file:///E:\_2005-201X_Codes_Guides\HTML_DOCX\_WORD_source\NBC2020p1\nbc2020.htm" TargetMode="External"/><Relationship Id="rId359" Type="http://schemas.openxmlformats.org/officeDocument/2006/relationships/hyperlink" Target="file:///E:\_2005-201X_Codes_Guides\HTML_DOCX\_WORD_source\NBC2020p1\nbc2020.htm" TargetMode="External"/><Relationship Id="rId566" Type="http://schemas.openxmlformats.org/officeDocument/2006/relationships/hyperlink" Target="file:///E:\_2005-201X_Codes_Guides\HTML_DOCX\_WORD_source\NBC2020p1\nbc2020.htm" TargetMode="External"/><Relationship Id="rId773" Type="http://schemas.openxmlformats.org/officeDocument/2006/relationships/hyperlink" Target="file:///E:\_2005-201X_Codes_Guides\HTML_DOCX\_WORD_source\NBC2020p1\nbc2020.htm" TargetMode="External"/><Relationship Id="rId1196" Type="http://schemas.openxmlformats.org/officeDocument/2006/relationships/hyperlink" Target="file:///E:\_2005-201X_Codes_Guides\HTML_DOCX\_WORD_source\NBC2020p1\nbc2020.htm" TargetMode="External"/><Relationship Id="rId1417" Type="http://schemas.openxmlformats.org/officeDocument/2006/relationships/hyperlink" Target="file:///E:\_2005-201X_Codes_Guides\HTML_DOCX\_WORD_source\NBC2020p1\nbc2020.htm" TargetMode="External"/><Relationship Id="rId1624" Type="http://schemas.openxmlformats.org/officeDocument/2006/relationships/hyperlink" Target="file:///E:\_2005-201X_Codes_Guides\HTML_DOCX\_WORD_source\NBC2020p1\nbc2020.htm" TargetMode="External"/><Relationship Id="rId121" Type="http://schemas.openxmlformats.org/officeDocument/2006/relationships/hyperlink" Target="file:///E:\_2005-201X_Codes_Guides\HTML_DOCX\_WORD_source\NBC2020p1\nbc2020.htm" TargetMode="External"/><Relationship Id="rId219" Type="http://schemas.openxmlformats.org/officeDocument/2006/relationships/hyperlink" Target="file:///E:\_2005-201X_Codes_Guides\HTML_DOCX\_WORD_source\NBC2020p1\nbc2020.htm" TargetMode="External"/><Relationship Id="rId426" Type="http://schemas.openxmlformats.org/officeDocument/2006/relationships/hyperlink" Target="file:///E:\_2005-201X_Codes_Guides\HTML_DOCX\_WORD_source\NBC2020p1\nbc2020.htm" TargetMode="External"/><Relationship Id="rId633" Type="http://schemas.openxmlformats.org/officeDocument/2006/relationships/hyperlink" Target="file:///E:\_2005-201X_Codes_Guides\HTML_DOCX\_WORD_source\NBC2020p1\nbc2020.htm" TargetMode="External"/><Relationship Id="rId980" Type="http://schemas.openxmlformats.org/officeDocument/2006/relationships/hyperlink" Target="file:///E:\_2005-201X_Codes_Guides\HTML_DOCX\_WORD_source\NBC2020p1\nbc2020.htm" TargetMode="External"/><Relationship Id="rId1056" Type="http://schemas.openxmlformats.org/officeDocument/2006/relationships/hyperlink" Target="file:///E:\_2005-201X_Codes_Guides\HTML_DOCX\_WORD_source\NBC2020p1\nbc2020.htm" TargetMode="External"/><Relationship Id="rId1263" Type="http://schemas.openxmlformats.org/officeDocument/2006/relationships/hyperlink" Target="file:///E:\_2005-201X_Codes_Guides\HTML_DOCX\_WORD_source\NBC2020p1\nbc2020.htm" TargetMode="External"/><Relationship Id="rId840" Type="http://schemas.openxmlformats.org/officeDocument/2006/relationships/hyperlink" Target="file:///E:\_2005-201X_Codes_Guides\HTML_DOCX\_WORD_source\NBC2020p1\nbc2020.htm" TargetMode="External"/><Relationship Id="rId938" Type="http://schemas.openxmlformats.org/officeDocument/2006/relationships/hyperlink" Target="file:///E:\_2005-201X_Codes_Guides\HTML_DOCX\_WORD_source\NBC2020p1\nbc2020.htm" TargetMode="External"/><Relationship Id="rId1470" Type="http://schemas.openxmlformats.org/officeDocument/2006/relationships/hyperlink" Target="file:///E:\_2005-201X_Codes_Guides\HTML_DOCX\_WORD_source\NBC2020p1\nbc2020.htm" TargetMode="External"/><Relationship Id="rId1568" Type="http://schemas.openxmlformats.org/officeDocument/2006/relationships/hyperlink" Target="file:///E:\_2005-201X_Codes_Guides\HTML_DOCX\_WORD_source\NBC2020p1\nbc2020.htm" TargetMode="External"/><Relationship Id="rId1775" Type="http://schemas.openxmlformats.org/officeDocument/2006/relationships/hyperlink" Target="file:///E:\_2005-201X_Codes_Guides\HTML_DOCX\_WORD_source\NBC2020p1\nbc2020.htm" TargetMode="External"/><Relationship Id="rId67" Type="http://schemas.openxmlformats.org/officeDocument/2006/relationships/hyperlink" Target="file:///E:\_2005-201X_Codes_Guides\HTML_DOCX\_WORD_source\NBC2020p1\nbc2020.htm" TargetMode="External"/><Relationship Id="rId272" Type="http://schemas.openxmlformats.org/officeDocument/2006/relationships/hyperlink" Target="file:///E:\_2005-201X_Codes_Guides\HTML_DOCX\_WORD_source\NBC2020p1\nbc2020.htm" TargetMode="External"/><Relationship Id="rId577" Type="http://schemas.openxmlformats.org/officeDocument/2006/relationships/hyperlink" Target="file:///E:\_2005-201X_Codes_Guides\HTML_DOCX\_WORD_source\NBC2020p1\nbc2020.htm" TargetMode="External"/><Relationship Id="rId700" Type="http://schemas.openxmlformats.org/officeDocument/2006/relationships/hyperlink" Target="file:///E:\_2005-201X_Codes_Guides\HTML_DOCX\_WORD_source\NBC2020p1\nbc2020.htm" TargetMode="External"/><Relationship Id="rId1123" Type="http://schemas.openxmlformats.org/officeDocument/2006/relationships/hyperlink" Target="file:///E:\_2005-201X_Codes_Guides\HTML_DOCX\_WORD_source\NBC2020p1\nbc2020.htm" TargetMode="External"/><Relationship Id="rId1330" Type="http://schemas.openxmlformats.org/officeDocument/2006/relationships/hyperlink" Target="file:///E:\_2005-201X_Codes_Guides\HTML_DOCX\_WORD_source\NBC2020p1\nbc2020.htm" TargetMode="External"/><Relationship Id="rId1428" Type="http://schemas.openxmlformats.org/officeDocument/2006/relationships/hyperlink" Target="file:///E:\_2005-201X_Codes_Guides\HTML_DOCX\_WORD_source\NBC2020p1\nbc2020.htm" TargetMode="External"/><Relationship Id="rId1635" Type="http://schemas.openxmlformats.org/officeDocument/2006/relationships/hyperlink" Target="file:///E:\_2005-201X_Codes_Guides\HTML_DOCX\_WORD_source\NBC2020p1\nbc2020.htm" TargetMode="External"/><Relationship Id="rId132" Type="http://schemas.openxmlformats.org/officeDocument/2006/relationships/hyperlink" Target="file:///E:\_2005-201X_Codes_Guides\HTML_DOCX\_WORD_source\NBC2020p1\nbc2020.htm" TargetMode="External"/><Relationship Id="rId784" Type="http://schemas.openxmlformats.org/officeDocument/2006/relationships/hyperlink" Target="file:///E:\_2005-201X_Codes_Guides\HTML_DOCX\_WORD_source\NBC2020p1\nbc2020.htm" TargetMode="External"/><Relationship Id="rId991" Type="http://schemas.openxmlformats.org/officeDocument/2006/relationships/hyperlink" Target="file:///E:\_2005-201X_Codes_Guides\HTML_DOCX\_WORD_source\NBC2020p1\nbc2020.htm" TargetMode="External"/><Relationship Id="rId1067" Type="http://schemas.openxmlformats.org/officeDocument/2006/relationships/hyperlink" Target="file:///E:\_2005-201X_Codes_Guides\HTML_DOCX\_WORD_source\NBC2020p1\nbc2020.htm" TargetMode="External"/><Relationship Id="rId437" Type="http://schemas.openxmlformats.org/officeDocument/2006/relationships/hyperlink" Target="file:///E:\_2005-201X_Codes_Guides\HTML_DOCX\_WORD_source\NBC2020p1\nbc2020.htm" TargetMode="External"/><Relationship Id="rId644" Type="http://schemas.openxmlformats.org/officeDocument/2006/relationships/hyperlink" Target="file:///E:\_2005-201X_Codes_Guides\HTML_DOCX\_WORD_source\NBC2020p1\nbc2020.htm" TargetMode="External"/><Relationship Id="rId851" Type="http://schemas.openxmlformats.org/officeDocument/2006/relationships/hyperlink" Target="file:///E:\_2005-201X_Codes_Guides\HTML_DOCX\_WORD_source\NBC2020p1\nbc2020.htm" TargetMode="External"/><Relationship Id="rId1274" Type="http://schemas.openxmlformats.org/officeDocument/2006/relationships/hyperlink" Target="file:///E:\_2005-201X_Codes_Guides\HTML_DOCX\_WORD_source\NBC2020p1\nbc2020.htm" TargetMode="External"/><Relationship Id="rId1481" Type="http://schemas.openxmlformats.org/officeDocument/2006/relationships/hyperlink" Target="file:///E:\_2005-201X_Codes_Guides\HTML_DOCX\_WORD_source\NBC2020p1\nbc2020.htm" TargetMode="External"/><Relationship Id="rId1579" Type="http://schemas.openxmlformats.org/officeDocument/2006/relationships/hyperlink" Target="file:///E:\_2005-201X_Codes_Guides\HTML_DOCX\_WORD_source\NBC2020p1\nbc2020.htm" TargetMode="External"/><Relationship Id="rId1702" Type="http://schemas.openxmlformats.org/officeDocument/2006/relationships/hyperlink" Target="file:///E:\_2005-201X_Codes_Guides\HTML_DOCX\_WORD_source\NBC2020p1\nbc2020.htm" TargetMode="External"/><Relationship Id="rId283" Type="http://schemas.openxmlformats.org/officeDocument/2006/relationships/hyperlink" Target="file:///E:\_2005-201X_Codes_Guides\HTML_DOCX\_WORD_source\NBC2020p1\nbc2020.htm" TargetMode="External"/><Relationship Id="rId490" Type="http://schemas.openxmlformats.org/officeDocument/2006/relationships/hyperlink" Target="file:///E:\_2005-201X_Codes_Guides\HTML_DOCX\_WORD_source\NBC2020p1\nbc2020.htm" TargetMode="External"/><Relationship Id="rId504" Type="http://schemas.openxmlformats.org/officeDocument/2006/relationships/hyperlink" Target="file:///E:\_2005-201X_Codes_Guides\HTML_DOCX\_WORD_source\NBC2020p1\nbc2020.htm" TargetMode="External"/><Relationship Id="rId711" Type="http://schemas.openxmlformats.org/officeDocument/2006/relationships/hyperlink" Target="file:///E:\_2005-201X_Codes_Guides\HTML_DOCX\_WORD_source\NBC2020p1\nbc2020.htm" TargetMode="External"/><Relationship Id="rId949" Type="http://schemas.openxmlformats.org/officeDocument/2006/relationships/hyperlink" Target="file:///E:\_2005-201X_Codes_Guides\HTML_DOCX\_WORD_source\NBC2020p1\nbc2020.htm" TargetMode="External"/><Relationship Id="rId1134" Type="http://schemas.openxmlformats.org/officeDocument/2006/relationships/hyperlink" Target="file:///E:\_2005-201X_Codes_Guides\HTML_DOCX\_WORD_source\NBC2020p1\nbc2020.htm" TargetMode="External"/><Relationship Id="rId1341" Type="http://schemas.openxmlformats.org/officeDocument/2006/relationships/hyperlink" Target="file:///E:\_2005-201X_Codes_Guides\HTML_DOCX\_WORD_source\NBC2020p1\nbc2020.htm" TargetMode="External"/><Relationship Id="rId1786" Type="http://schemas.microsoft.com/office/2011/relationships/people" Target="people.xml"/><Relationship Id="rId78" Type="http://schemas.openxmlformats.org/officeDocument/2006/relationships/hyperlink" Target="file:///E:\_2005-201X_Codes_Guides\HTML_DOCX\_WORD_source\NBC2020p1\nbc2020.htm" TargetMode="External"/><Relationship Id="rId143" Type="http://schemas.openxmlformats.org/officeDocument/2006/relationships/hyperlink" Target="file:///E:\_2005-201X_Codes_Guides\HTML_DOCX\_WORD_source\NBC2020p1\nbc2020.htm" TargetMode="External"/><Relationship Id="rId350" Type="http://schemas.openxmlformats.org/officeDocument/2006/relationships/hyperlink" Target="file:///E:\_2005-201X_Codes_Guides\HTML_DOCX\_WORD_source\NBC2020p1\nbc2020.htm" TargetMode="External"/><Relationship Id="rId588" Type="http://schemas.openxmlformats.org/officeDocument/2006/relationships/hyperlink" Target="file:///E:\_2005-201X_Codes_Guides\HTML_DOCX\_WORD_source\NBC2020p1\nbc2020.htm" TargetMode="External"/><Relationship Id="rId795" Type="http://schemas.openxmlformats.org/officeDocument/2006/relationships/hyperlink" Target="file:///E:\_2005-201X_Codes_Guides\HTML_DOCX\_WORD_source\NBC2020p1\nbc2020.htm" TargetMode="External"/><Relationship Id="rId809" Type="http://schemas.openxmlformats.org/officeDocument/2006/relationships/hyperlink" Target="file:///E:\_2005-201X_Codes_Guides\HTML_DOCX\_WORD_source\NBC2020p1\nbc2020.htm" TargetMode="External"/><Relationship Id="rId1201" Type="http://schemas.openxmlformats.org/officeDocument/2006/relationships/hyperlink" Target="file:///E:\_2005-201X_Codes_Guides\HTML_DOCX\_WORD_source\NBC2020p1\nbc2020.htm" TargetMode="External"/><Relationship Id="rId1439" Type="http://schemas.openxmlformats.org/officeDocument/2006/relationships/hyperlink" Target="file:///E:\_2005-201X_Codes_Guides\HTML_DOCX\_WORD_source\NBC2020p1\nbc2020.htm" TargetMode="External"/><Relationship Id="rId1646" Type="http://schemas.openxmlformats.org/officeDocument/2006/relationships/hyperlink" Target="file:///E:\_2005-201X_Codes_Guides\HTML_DOCX\_WORD_source\NBC2020p1\nbc2020.htm" TargetMode="External"/><Relationship Id="rId9" Type="http://schemas.openxmlformats.org/officeDocument/2006/relationships/hyperlink" Target="file:///E:\_2005-201X_Codes_Guides\HTML_DOCX\_WORD_source\NBC2020p1\nbc2020.htm" TargetMode="External"/><Relationship Id="rId210" Type="http://schemas.openxmlformats.org/officeDocument/2006/relationships/hyperlink" Target="file:///E:\_2005-201X_Codes_Guides\HTML_DOCX\_WORD_source\NBC2020p1\nbc2020.htm" TargetMode="External"/><Relationship Id="rId448" Type="http://schemas.openxmlformats.org/officeDocument/2006/relationships/hyperlink" Target="file:///E:\_2005-201X_Codes_Guides\HTML_DOCX\_WORD_source\NBC2020p1\nbc2020.htm" TargetMode="External"/><Relationship Id="rId655" Type="http://schemas.openxmlformats.org/officeDocument/2006/relationships/hyperlink" Target="file:///E:\_2005-201X_Codes_Guides\HTML_DOCX\_WORD_source\NBC2020p1\nbc2020.htm" TargetMode="External"/><Relationship Id="rId862" Type="http://schemas.openxmlformats.org/officeDocument/2006/relationships/hyperlink" Target="file:///E:\_2005-201X_Codes_Guides\HTML_DOCX\_WORD_source\NBC2020p1\nbc2020.htm" TargetMode="External"/><Relationship Id="rId1078" Type="http://schemas.openxmlformats.org/officeDocument/2006/relationships/hyperlink" Target="file:///E:\_2005-201X_Codes_Guides\HTML_DOCX\_WORD_source\NBC2020p1\nbc2020.htm" TargetMode="External"/><Relationship Id="rId1285" Type="http://schemas.openxmlformats.org/officeDocument/2006/relationships/hyperlink" Target="file:///E:\_2005-201X_Codes_Guides\HTML_DOCX\_WORD_source\NBC2020p1\nbc2020.htm" TargetMode="External"/><Relationship Id="rId1492" Type="http://schemas.openxmlformats.org/officeDocument/2006/relationships/hyperlink" Target="file:///E:\_2005-201X_Codes_Guides\HTML_DOCX\_WORD_source\NBC2020p1\nbc2020.htm" TargetMode="External"/><Relationship Id="rId1506" Type="http://schemas.openxmlformats.org/officeDocument/2006/relationships/hyperlink" Target="file:///E:\_2005-201X_Codes_Guides\HTML_DOCX\_WORD_source\NBC2020p1\nbc2020.htm" TargetMode="External"/><Relationship Id="rId1713" Type="http://schemas.openxmlformats.org/officeDocument/2006/relationships/hyperlink" Target="file:///E:\_2005-201X_Codes_Guides\HTML_DOCX\_WORD_source\NBC2020p1\nbc2020.htm" TargetMode="External"/><Relationship Id="rId294" Type="http://schemas.openxmlformats.org/officeDocument/2006/relationships/hyperlink" Target="file:///E:\_2005-201X_Codes_Guides\HTML_DOCX\_WORD_source\NBC2020p1\nbc2020.htm" TargetMode="External"/><Relationship Id="rId308" Type="http://schemas.openxmlformats.org/officeDocument/2006/relationships/hyperlink" Target="file:///E:\_2005-201X_Codes_Guides\HTML_DOCX\_WORD_source\NBC2020p1\nbc2020.htm" TargetMode="External"/><Relationship Id="rId515" Type="http://schemas.openxmlformats.org/officeDocument/2006/relationships/hyperlink" Target="file:///E:\_2005-201X_Codes_Guides\HTML_DOCX\_WORD_source\NBC2020p1\nbc2020.htm" TargetMode="External"/><Relationship Id="rId722" Type="http://schemas.openxmlformats.org/officeDocument/2006/relationships/hyperlink" Target="file:///E:\_2005-201X_Codes_Guides\HTML_DOCX\_WORD_source\NBC2020p1\nbc2020.htm" TargetMode="External"/><Relationship Id="rId1145" Type="http://schemas.openxmlformats.org/officeDocument/2006/relationships/hyperlink" Target="file:///E:\_2005-201X_Codes_Guides\HTML_DOCX\_WORD_source\NBC2020p1\nbc2020.htm" TargetMode="External"/><Relationship Id="rId1352" Type="http://schemas.openxmlformats.org/officeDocument/2006/relationships/hyperlink" Target="file:///E:\_2005-201X_Codes_Guides\HTML_DOCX\_WORD_source\NBC2020p1\nbc2020.htm" TargetMode="External"/><Relationship Id="rId89" Type="http://schemas.openxmlformats.org/officeDocument/2006/relationships/hyperlink" Target="file:///E:\_2005-201X_Codes_Guides\HTML_DOCX\_WORD_source\NBC2020p1\nbc2020.htm" TargetMode="External"/><Relationship Id="rId154" Type="http://schemas.openxmlformats.org/officeDocument/2006/relationships/hyperlink" Target="file:///E:\_2005-201X_Codes_Guides\HTML_DOCX\_WORD_source\NBC2020p1\nbc2020.htm" TargetMode="External"/><Relationship Id="rId361" Type="http://schemas.openxmlformats.org/officeDocument/2006/relationships/hyperlink" Target="file:///E:\_2005-201X_Codes_Guides\HTML_DOCX\_WORD_source\NBC2020p1\nbc2020.htm" TargetMode="External"/><Relationship Id="rId599" Type="http://schemas.openxmlformats.org/officeDocument/2006/relationships/hyperlink" Target="file:///E:\_2005-201X_Codes_Guides\HTML_DOCX\_WORD_source\NBC2020p1\nbc2020.htm" TargetMode="External"/><Relationship Id="rId1005" Type="http://schemas.openxmlformats.org/officeDocument/2006/relationships/hyperlink" Target="file:///E:\_2005-201X_Codes_Guides\HTML_DOCX\_WORD_source\NBC2020p1\nbc2020.htm" TargetMode="External"/><Relationship Id="rId1212" Type="http://schemas.openxmlformats.org/officeDocument/2006/relationships/hyperlink" Target="file:///E:\_2005-201X_Codes_Guides\HTML_DOCX\_WORD_source\NBC2020p1\nbc2020.htm" TargetMode="External"/><Relationship Id="rId1657" Type="http://schemas.openxmlformats.org/officeDocument/2006/relationships/hyperlink" Target="file:///E:\_2005-201X_Codes_Guides\HTML_DOCX\_WORD_source\NBC2020p1\nbc2020.htm" TargetMode="External"/><Relationship Id="rId459" Type="http://schemas.openxmlformats.org/officeDocument/2006/relationships/hyperlink" Target="file:///E:\_2005-201X_Codes_Guides\HTML_DOCX\_WORD_source\NBC2020p1\nbc2020.htm" TargetMode="External"/><Relationship Id="rId666" Type="http://schemas.openxmlformats.org/officeDocument/2006/relationships/hyperlink" Target="file:///E:\_2005-201X_Codes_Guides\HTML_DOCX\_WORD_source\NBC2020p1\nbc2020.htm" TargetMode="External"/><Relationship Id="rId873" Type="http://schemas.openxmlformats.org/officeDocument/2006/relationships/hyperlink" Target="file:///E:\_2005-201X_Codes_Guides\HTML_DOCX\_WORD_source\NBC2020p1\nbc2020.htm" TargetMode="External"/><Relationship Id="rId1089" Type="http://schemas.openxmlformats.org/officeDocument/2006/relationships/hyperlink" Target="file:///E:\_2005-201X_Codes_Guides\HTML_DOCX\_WORD_source\NBC2020p1\nbc2020.htm" TargetMode="External"/><Relationship Id="rId1296" Type="http://schemas.openxmlformats.org/officeDocument/2006/relationships/hyperlink" Target="file:///E:\_2005-201X_Codes_Guides\HTML_DOCX\_WORD_source\NBC2020p1\nbc2020.htm" TargetMode="External"/><Relationship Id="rId1517" Type="http://schemas.openxmlformats.org/officeDocument/2006/relationships/hyperlink" Target="file:///E:\_2005-201X_Codes_Guides\HTML_DOCX\_WORD_source\NBC2020p1\nbc2020.htm" TargetMode="External"/><Relationship Id="rId1724" Type="http://schemas.openxmlformats.org/officeDocument/2006/relationships/hyperlink" Target="file:///E:\_2005-201X_Codes_Guides\HTML_DOCX\_WORD_source\NBC2020p1\nbc2020.htm" TargetMode="External"/><Relationship Id="rId16" Type="http://schemas.openxmlformats.org/officeDocument/2006/relationships/hyperlink" Target="file:///E:\_2005-201X_Codes_Guides\HTML_DOCX\_WORD_source\NBC2020p1\nbc2020.htm" TargetMode="External"/><Relationship Id="rId221" Type="http://schemas.openxmlformats.org/officeDocument/2006/relationships/hyperlink" Target="file:///E:\_2005-201X_Codes_Guides\HTML_DOCX\_WORD_source\NBC2020p1\nbc2020.htm" TargetMode="External"/><Relationship Id="rId319" Type="http://schemas.openxmlformats.org/officeDocument/2006/relationships/hyperlink" Target="file:///E:\_2005-201X_Codes_Guides\HTML_DOCX\_WORD_source\NBC2020p1\nbc2020.htm" TargetMode="External"/><Relationship Id="rId526" Type="http://schemas.openxmlformats.org/officeDocument/2006/relationships/hyperlink" Target="file:///E:\_2005-201X_Codes_Guides\HTML_DOCX\_WORD_source\NBC2020p1\nbc2020.htm" TargetMode="External"/><Relationship Id="rId1156" Type="http://schemas.openxmlformats.org/officeDocument/2006/relationships/hyperlink" Target="file:///E:\_2005-201X_Codes_Guides\HTML_DOCX\_WORD_source\NBC2020p1\nbc2020.htm" TargetMode="External"/><Relationship Id="rId1363" Type="http://schemas.openxmlformats.org/officeDocument/2006/relationships/hyperlink" Target="file:///E:\_2005-201X_Codes_Guides\HTML_DOCX\_WORD_source\NBC2020p1\nbc2020.htm" TargetMode="External"/><Relationship Id="rId733" Type="http://schemas.openxmlformats.org/officeDocument/2006/relationships/hyperlink" Target="file:///E:\_2005-201X_Codes_Guides\HTML_DOCX\_WORD_source\NBC2020p1\nbc2020.htm" TargetMode="External"/><Relationship Id="rId940" Type="http://schemas.openxmlformats.org/officeDocument/2006/relationships/hyperlink" Target="file:///E:\_2005-201X_Codes_Guides\HTML_DOCX\_WORD_source\NBC2020p1\nbc2020.htm" TargetMode="External"/><Relationship Id="rId1016" Type="http://schemas.openxmlformats.org/officeDocument/2006/relationships/hyperlink" Target="file:///E:\_2005-201X_Codes_Guides\HTML_DOCX\_WORD_source\NBC2020p1\nbc2020.htm" TargetMode="External"/><Relationship Id="rId1570" Type="http://schemas.openxmlformats.org/officeDocument/2006/relationships/hyperlink" Target="file:///E:\_2005-201X_Codes_Guides\HTML_DOCX\_WORD_source\NBC2020p1\nbc2020.htm" TargetMode="External"/><Relationship Id="rId1668" Type="http://schemas.openxmlformats.org/officeDocument/2006/relationships/hyperlink" Target="file:///E:\_2005-201X_Codes_Guides\HTML_DOCX\_WORD_source\NBC2020p1\nbc2020.htm" TargetMode="External"/><Relationship Id="rId165" Type="http://schemas.openxmlformats.org/officeDocument/2006/relationships/hyperlink" Target="file:///E:\_2005-201X_Codes_Guides\HTML_DOCX\_WORD_source\NBC2020p1\nbc2020.htm" TargetMode="External"/><Relationship Id="rId372" Type="http://schemas.openxmlformats.org/officeDocument/2006/relationships/hyperlink" Target="file:///E:\_2005-201X_Codes_Guides\HTML_DOCX\_WORD_source\NBC2020p1\nbc2020.htm" TargetMode="External"/><Relationship Id="rId677" Type="http://schemas.openxmlformats.org/officeDocument/2006/relationships/hyperlink" Target="file:///E:\_2005-201X_Codes_Guides\HTML_DOCX\_WORD_source\NBC2020p1\nbc2020.htm" TargetMode="External"/><Relationship Id="rId800" Type="http://schemas.openxmlformats.org/officeDocument/2006/relationships/hyperlink" Target="file:///E:\_2005-201X_Codes_Guides\HTML_DOCX\_WORD_source\NBC2020p1\nbc2020.htm" TargetMode="External"/><Relationship Id="rId1223" Type="http://schemas.openxmlformats.org/officeDocument/2006/relationships/hyperlink" Target="file:///E:\_2005-201X_Codes_Guides\HTML_DOCX\_WORD_source\NBC2020p1\nbc2020.htm" TargetMode="External"/><Relationship Id="rId1430" Type="http://schemas.openxmlformats.org/officeDocument/2006/relationships/hyperlink" Target="file:///E:\_2005-201X_Codes_Guides\HTML_DOCX\_WORD_source\NBC2020p1\nbc2020.htm" TargetMode="External"/><Relationship Id="rId1528" Type="http://schemas.openxmlformats.org/officeDocument/2006/relationships/hyperlink" Target="file:///E:\_2005-201X_Codes_Guides\HTML_DOCX\_WORD_source\NBC2020p1\nbc2020.htm" TargetMode="External"/><Relationship Id="rId232" Type="http://schemas.openxmlformats.org/officeDocument/2006/relationships/hyperlink" Target="file:///E:\_2005-201X_Codes_Guides\HTML_DOCX\_WORD_source\NBC2020p1\nbc2020.htm" TargetMode="External"/><Relationship Id="rId884" Type="http://schemas.openxmlformats.org/officeDocument/2006/relationships/hyperlink" Target="file:///E:\_2005-201X_Codes_Guides\HTML_DOCX\_WORD_source\NBC2020p1\nbc2020.htm" TargetMode="External"/><Relationship Id="rId1735" Type="http://schemas.openxmlformats.org/officeDocument/2006/relationships/hyperlink" Target="file:///E:\_2005-201X_Codes_Guides\HTML_DOCX\_WORD_source\NBC2020p1\nbc2020.htm" TargetMode="External"/><Relationship Id="rId27" Type="http://schemas.openxmlformats.org/officeDocument/2006/relationships/hyperlink" Target="file:///E:\_2005-201X_Codes_Guides\HTML_DOCX\_WORD_source\NBC2020p1\nbc2020.htm" TargetMode="External"/><Relationship Id="rId537" Type="http://schemas.openxmlformats.org/officeDocument/2006/relationships/hyperlink" Target="file:///E:\_2005-201X_Codes_Guides\HTML_DOCX\_WORD_source\NBC2020p1\nbc2020.htm" TargetMode="External"/><Relationship Id="rId744" Type="http://schemas.openxmlformats.org/officeDocument/2006/relationships/hyperlink" Target="file:///E:\_2005-201X_Codes_Guides\HTML_DOCX\_WORD_source\NBC2020p1\nbc2020.htm" TargetMode="External"/><Relationship Id="rId951" Type="http://schemas.openxmlformats.org/officeDocument/2006/relationships/hyperlink" Target="file:///E:\_2005-201X_Codes_Guides\HTML_DOCX\_WORD_source\NBC2020p1\nbc2020.htm" TargetMode="External"/><Relationship Id="rId1167" Type="http://schemas.openxmlformats.org/officeDocument/2006/relationships/hyperlink" Target="file:///E:\_2005-201X_Codes_Guides\HTML_DOCX\_WORD_source\NBC2020p1\nbc2020.htm" TargetMode="External"/><Relationship Id="rId1374" Type="http://schemas.openxmlformats.org/officeDocument/2006/relationships/hyperlink" Target="file:///E:\_2005-201X_Codes_Guides\HTML_DOCX\_WORD_source\NBC2020p1\nbc2020.htm" TargetMode="External"/><Relationship Id="rId1581" Type="http://schemas.openxmlformats.org/officeDocument/2006/relationships/hyperlink" Target="file:///E:\_2005-201X_Codes_Guides\HTML_DOCX\_WORD_source\NBC2020p1\nbc2020.htm" TargetMode="External"/><Relationship Id="rId1679" Type="http://schemas.openxmlformats.org/officeDocument/2006/relationships/hyperlink" Target="file:///E:\_2005-201X_Codes_Guides\HTML_DOCX\_WORD_source\NBC2020p1\nbc2020.htm" TargetMode="External"/><Relationship Id="rId80" Type="http://schemas.openxmlformats.org/officeDocument/2006/relationships/hyperlink" Target="file:///E:\_2005-201X_Codes_Guides\HTML_DOCX\_WORD_source\NBC2020p1\nbc2020.htm" TargetMode="External"/><Relationship Id="rId176" Type="http://schemas.openxmlformats.org/officeDocument/2006/relationships/hyperlink" Target="file:///E:\_2005-201X_Codes_Guides\HTML_DOCX\_WORD_source\NBC2020p1\nbc2020.htm" TargetMode="External"/><Relationship Id="rId383" Type="http://schemas.openxmlformats.org/officeDocument/2006/relationships/hyperlink" Target="file:///E:\_2005-201X_Codes_Guides\HTML_DOCX\_WORD_source\NBC2020p1\nbc2020.htm" TargetMode="External"/><Relationship Id="rId590" Type="http://schemas.openxmlformats.org/officeDocument/2006/relationships/hyperlink" Target="file:///E:\_2005-201X_Codes_Guides\HTML_DOCX\_WORD_source\NBC2020p1\nbc2020.htm" TargetMode="External"/><Relationship Id="rId604" Type="http://schemas.openxmlformats.org/officeDocument/2006/relationships/hyperlink" Target="file:///E:\_2005-201X_Codes_Guides\HTML_DOCX\_WORD_source\NBC2020p1\nbc2020.htm" TargetMode="External"/><Relationship Id="rId811" Type="http://schemas.openxmlformats.org/officeDocument/2006/relationships/hyperlink" Target="file:///E:\_2005-201X_Codes_Guides\HTML_DOCX\_WORD_source\NBC2020p1\nbc2020.htm" TargetMode="External"/><Relationship Id="rId1027" Type="http://schemas.openxmlformats.org/officeDocument/2006/relationships/hyperlink" Target="file:///E:\_2005-201X_Codes_Guides\HTML_DOCX\_WORD_source\NBC2020p1\nbc2020.htm" TargetMode="External"/><Relationship Id="rId1234" Type="http://schemas.openxmlformats.org/officeDocument/2006/relationships/hyperlink" Target="file:///E:\_2005-201X_Codes_Guides\HTML_DOCX\_WORD_source\NBC2020p1\nbc2020.htm" TargetMode="External"/><Relationship Id="rId1441" Type="http://schemas.openxmlformats.org/officeDocument/2006/relationships/hyperlink" Target="file:///E:\_2005-201X_Codes_Guides\HTML_DOCX\_WORD_source\NBC2020p1\nbc2020.htm" TargetMode="External"/><Relationship Id="rId243" Type="http://schemas.openxmlformats.org/officeDocument/2006/relationships/hyperlink" Target="file:///E:\_2005-201X_Codes_Guides\HTML_DOCX\_WORD_source\NBC2020p1\nbc2020.htm" TargetMode="External"/><Relationship Id="rId450" Type="http://schemas.openxmlformats.org/officeDocument/2006/relationships/hyperlink" Target="file:///E:\_2005-201X_Codes_Guides\HTML_DOCX\_WORD_source\NBC2020p1\nbc2020.htm" TargetMode="External"/><Relationship Id="rId688" Type="http://schemas.openxmlformats.org/officeDocument/2006/relationships/hyperlink" Target="file:///E:\_2005-201X_Codes_Guides\HTML_DOCX\_WORD_source\NBC2020p1\nbc2020.htm" TargetMode="External"/><Relationship Id="rId895" Type="http://schemas.openxmlformats.org/officeDocument/2006/relationships/hyperlink" Target="file:///E:\_2005-201X_Codes_Guides\HTML_DOCX\_WORD_source\NBC2020p1\nbc2020.htm" TargetMode="External"/><Relationship Id="rId909" Type="http://schemas.openxmlformats.org/officeDocument/2006/relationships/hyperlink" Target="file:///E:\_2005-201X_Codes_Guides\HTML_DOCX\_WORD_source\NBC2020p1\nbc2020.htm" TargetMode="External"/><Relationship Id="rId1080" Type="http://schemas.openxmlformats.org/officeDocument/2006/relationships/hyperlink" Target="file:///E:\_2005-201X_Codes_Guides\HTML_DOCX\_WORD_source\NBC2020p1\nbc2020.htm" TargetMode="External"/><Relationship Id="rId1301" Type="http://schemas.openxmlformats.org/officeDocument/2006/relationships/hyperlink" Target="file:///E:\_2005-201X_Codes_Guides\HTML_DOCX\_WORD_source\NBC2020p1\nbc2020.htm" TargetMode="External"/><Relationship Id="rId1539" Type="http://schemas.openxmlformats.org/officeDocument/2006/relationships/hyperlink" Target="file:///E:\_2005-201X_Codes_Guides\HTML_DOCX\_WORD_source\NBC2020p1\nbc2020.htm" TargetMode="External"/><Relationship Id="rId1746" Type="http://schemas.openxmlformats.org/officeDocument/2006/relationships/hyperlink" Target="file:///E:\_2005-201X_Codes_Guides\HTML_DOCX\_WORD_source\NBC2020p1\nbc2020.htm" TargetMode="External"/><Relationship Id="rId38" Type="http://schemas.openxmlformats.org/officeDocument/2006/relationships/hyperlink" Target="file:///E:\_2005-201X_Codes_Guides\HTML_DOCX\_WORD_source\NBC2020p1\nbc2020.htm" TargetMode="External"/><Relationship Id="rId103" Type="http://schemas.openxmlformats.org/officeDocument/2006/relationships/hyperlink" Target="file:///E:\_2005-201X_Codes_Guides\HTML_DOCX\_WORD_source\NBC2020p1\nbc2020.htm" TargetMode="External"/><Relationship Id="rId310" Type="http://schemas.openxmlformats.org/officeDocument/2006/relationships/hyperlink" Target="file:///E:\_2005-201X_Codes_Guides\HTML_DOCX\_WORD_source\NBC2020p1\nbc2020.htm" TargetMode="External"/><Relationship Id="rId548" Type="http://schemas.openxmlformats.org/officeDocument/2006/relationships/hyperlink" Target="file:///E:\_2005-201X_Codes_Guides\HTML_DOCX\_WORD_source\NBC2020p1\nbc2020.htm" TargetMode="External"/><Relationship Id="rId755" Type="http://schemas.openxmlformats.org/officeDocument/2006/relationships/hyperlink" Target="file:///E:\_2005-201X_Codes_Guides\HTML_DOCX\_WORD_source\NBC2020p1\nbc2020.htm" TargetMode="External"/><Relationship Id="rId962" Type="http://schemas.openxmlformats.org/officeDocument/2006/relationships/hyperlink" Target="file:///E:\_2005-201X_Codes_Guides\HTML_DOCX\_WORD_source\NBC2020p1\nbc2020.htm" TargetMode="External"/><Relationship Id="rId1178" Type="http://schemas.openxmlformats.org/officeDocument/2006/relationships/hyperlink" Target="file:///E:\_2005-201X_Codes_Guides\HTML_DOCX\_WORD_source\NBC2020p1\nbc2020.htm" TargetMode="External"/><Relationship Id="rId1385" Type="http://schemas.openxmlformats.org/officeDocument/2006/relationships/hyperlink" Target="file:///E:\_2005-201X_Codes_Guides\HTML_DOCX\_WORD_source\NBC2020p1\nbc2020.htm" TargetMode="External"/><Relationship Id="rId1592" Type="http://schemas.openxmlformats.org/officeDocument/2006/relationships/hyperlink" Target="file:///E:\_2005-201X_Codes_Guides\HTML_DOCX\_WORD_source\NBC2020p1\nbc2020.htm" TargetMode="External"/><Relationship Id="rId1606" Type="http://schemas.openxmlformats.org/officeDocument/2006/relationships/hyperlink" Target="file:///E:\_2005-201X_Codes_Guides\HTML_DOCX\_WORD_source\NBC2020p1\nbc2020.htm" TargetMode="External"/><Relationship Id="rId91" Type="http://schemas.openxmlformats.org/officeDocument/2006/relationships/hyperlink" Target="file:///E:\_2005-201X_Codes_Guides\HTML_DOCX\_WORD_source\NBC2020p1\nbc2020.htm" TargetMode="External"/><Relationship Id="rId187" Type="http://schemas.openxmlformats.org/officeDocument/2006/relationships/hyperlink" Target="file:///E:\_2005-201X_Codes_Guides\HTML_DOCX\_WORD_source\NBC2020p1\nbc2020.htm" TargetMode="External"/><Relationship Id="rId394" Type="http://schemas.openxmlformats.org/officeDocument/2006/relationships/hyperlink" Target="file:///E:\_2005-201X_Codes_Guides\HTML_DOCX\_WORD_source\NBC2020p1\nbc2020.htm" TargetMode="External"/><Relationship Id="rId408" Type="http://schemas.openxmlformats.org/officeDocument/2006/relationships/hyperlink" Target="file:///E:\_2005-201X_Codes_Guides\HTML_DOCX\_WORD_source\NBC2020p1\nbc2020.htm" TargetMode="External"/><Relationship Id="rId615" Type="http://schemas.openxmlformats.org/officeDocument/2006/relationships/hyperlink" Target="file:///E:\_2005-201X_Codes_Guides\HTML_DOCX\_WORD_source\NBC2020p1\nbc2020.htm" TargetMode="External"/><Relationship Id="rId822" Type="http://schemas.openxmlformats.org/officeDocument/2006/relationships/hyperlink" Target="file:///E:\_2005-201X_Codes_Guides\HTML_DOCX\_WORD_source\NBC2020p1\nbc2020.htm" TargetMode="External"/><Relationship Id="rId1038" Type="http://schemas.openxmlformats.org/officeDocument/2006/relationships/hyperlink" Target="file:///E:\_2005-201X_Codes_Guides\HTML_DOCX\_WORD_source\NBC2020p1\nbc2020.htm" TargetMode="External"/><Relationship Id="rId1245" Type="http://schemas.openxmlformats.org/officeDocument/2006/relationships/hyperlink" Target="file:///E:\_2005-201X_Codes_Guides\HTML_DOCX\_WORD_source\NBC2020p1\nbc2020.htm" TargetMode="External"/><Relationship Id="rId1452" Type="http://schemas.openxmlformats.org/officeDocument/2006/relationships/hyperlink" Target="file:///E:\_2005-201X_Codes_Guides\HTML_DOCX\_WORD_source\NBC2020p1\nbc2020.htm" TargetMode="External"/><Relationship Id="rId254" Type="http://schemas.openxmlformats.org/officeDocument/2006/relationships/hyperlink" Target="file:///E:\_2005-201X_Codes_Guides\HTML_DOCX\_WORD_source\NBC2020p1\nbc2020.htm" TargetMode="External"/><Relationship Id="rId699" Type="http://schemas.openxmlformats.org/officeDocument/2006/relationships/hyperlink" Target="file:///E:\_2005-201X_Codes_Guides\HTML_DOCX\_WORD_source\NBC2020p1\nbc2020.htm" TargetMode="External"/><Relationship Id="rId1091" Type="http://schemas.openxmlformats.org/officeDocument/2006/relationships/hyperlink" Target="file:///E:\_2005-201X_Codes_Guides\HTML_DOCX\_WORD_source\NBC2020p1\nbc2020.htm" TargetMode="External"/><Relationship Id="rId1105" Type="http://schemas.openxmlformats.org/officeDocument/2006/relationships/hyperlink" Target="file:///E:\_2005-201X_Codes_Guides\HTML_DOCX\_WORD_source\NBC2020p1\nbc2020.htm" TargetMode="External"/><Relationship Id="rId1312" Type="http://schemas.openxmlformats.org/officeDocument/2006/relationships/hyperlink" Target="file:///E:\_2005-201X_Codes_Guides\HTML_DOCX\_WORD_source\NBC2020p1\nbc2020.htm" TargetMode="External"/><Relationship Id="rId1757" Type="http://schemas.openxmlformats.org/officeDocument/2006/relationships/hyperlink" Target="file:///E:\_2005-201X_Codes_Guides\HTML_DOCX\_WORD_source\NBC2020p1\nbc2020.htm" TargetMode="External"/><Relationship Id="rId49" Type="http://schemas.openxmlformats.org/officeDocument/2006/relationships/hyperlink" Target="file:///E:\_2005-201X_Codes_Guides\HTML_DOCX\_WORD_source\NBC2020p1\bldng" TargetMode="External"/><Relationship Id="rId114" Type="http://schemas.openxmlformats.org/officeDocument/2006/relationships/hyperlink" Target="file:///E:\_2005-201X_Codes_Guides\HTML_DOCX\_WORD_source\NBC2020p1\nbc2020.htm" TargetMode="External"/><Relationship Id="rId461" Type="http://schemas.openxmlformats.org/officeDocument/2006/relationships/hyperlink" Target="file:///E:\_2005-201X_Codes_Guides\HTML_DOCX\_WORD_source\NBC2020p1\nbc2020.htm" TargetMode="External"/><Relationship Id="rId559" Type="http://schemas.openxmlformats.org/officeDocument/2006/relationships/hyperlink" Target="file:///E:\_2005-201X_Codes_Guides\HTML_DOCX\_WORD_source\NBC2020p1\nbc2020.htm" TargetMode="External"/><Relationship Id="rId766" Type="http://schemas.openxmlformats.org/officeDocument/2006/relationships/hyperlink" Target="file:///E:\_2005-201X_Codes_Guides\HTML_DOCX\_WORD_source\NBC2020p1\nbc2020.htm" TargetMode="External"/><Relationship Id="rId1189" Type="http://schemas.openxmlformats.org/officeDocument/2006/relationships/hyperlink" Target="file:///E:\_2005-201X_Codes_Guides\HTML_DOCX\_WORD_source\NBC2020p1\nbc2020.htm" TargetMode="External"/><Relationship Id="rId1396" Type="http://schemas.openxmlformats.org/officeDocument/2006/relationships/hyperlink" Target="file:///E:\_2005-201X_Codes_Guides\HTML_DOCX\_WORD_source\NBC2020p1\nbc2020.htm" TargetMode="External"/><Relationship Id="rId1617" Type="http://schemas.openxmlformats.org/officeDocument/2006/relationships/hyperlink" Target="file:///E:\_2005-201X_Codes_Guides\HTML_DOCX\_WORD_source\NBC2020p1\nbc2020.htm" TargetMode="External"/><Relationship Id="rId198" Type="http://schemas.openxmlformats.org/officeDocument/2006/relationships/hyperlink" Target="file:///E:\_2005-201X_Codes_Guides\HTML_DOCX\_WORD_source\NBC2020p1\nbc2020.htm" TargetMode="External"/><Relationship Id="rId321" Type="http://schemas.openxmlformats.org/officeDocument/2006/relationships/hyperlink" Target="file:///E:\_2005-201X_Codes_Guides\HTML_DOCX\_WORD_source\NBC2020p1\nbc2020.htm" TargetMode="External"/><Relationship Id="rId419" Type="http://schemas.openxmlformats.org/officeDocument/2006/relationships/hyperlink" Target="file:///E:\_2005-201X_Codes_Guides\HTML_DOCX\_WORD_source\NBC2020p1\nbc2020.htm" TargetMode="External"/><Relationship Id="rId626" Type="http://schemas.openxmlformats.org/officeDocument/2006/relationships/hyperlink" Target="file:///E:\_2005-201X_Codes_Guides\HTML_DOCX\_WORD_source\NBC2020p1\nbc2020.htm" TargetMode="External"/><Relationship Id="rId973" Type="http://schemas.openxmlformats.org/officeDocument/2006/relationships/hyperlink" Target="file:///E:\_2005-201X_Codes_Guides\HTML_DOCX\_WORD_source\NBC2020p1\nbc2020.htm" TargetMode="External"/><Relationship Id="rId1049" Type="http://schemas.openxmlformats.org/officeDocument/2006/relationships/hyperlink" Target="file:///E:\_2005-201X_Codes_Guides\HTML_DOCX\_WORD_source\NBC2020p1\nbc2020.htm" TargetMode="External"/><Relationship Id="rId1256" Type="http://schemas.openxmlformats.org/officeDocument/2006/relationships/hyperlink" Target="file:///E:\_2005-201X_Codes_Guides\HTML_DOCX\_WORD_source\NBC2020p1\nbc2020.htm" TargetMode="External"/><Relationship Id="rId833" Type="http://schemas.openxmlformats.org/officeDocument/2006/relationships/hyperlink" Target="file:///E:\_2005-201X_Codes_Guides\HTML_DOCX\_WORD_source\NBC2020p1\nbc2020.htm" TargetMode="External"/><Relationship Id="rId1116" Type="http://schemas.openxmlformats.org/officeDocument/2006/relationships/hyperlink" Target="file:///E:\_2005-201X_Codes_Guides\HTML_DOCX\_WORD_source\NBC2020p1\nbc2020.htm" TargetMode="External"/><Relationship Id="rId1463" Type="http://schemas.openxmlformats.org/officeDocument/2006/relationships/hyperlink" Target="file:///E:\_2005-201X_Codes_Guides\HTML_DOCX\_WORD_source\NBC2020p1\nbc2020.htm" TargetMode="External"/><Relationship Id="rId1670" Type="http://schemas.openxmlformats.org/officeDocument/2006/relationships/hyperlink" Target="file:///E:\_2005-201X_Codes_Guides\HTML_DOCX\_WORD_source\NBC2020p1\nbc2020.htm" TargetMode="External"/><Relationship Id="rId1768" Type="http://schemas.openxmlformats.org/officeDocument/2006/relationships/hyperlink" Target="file:///E:\_2005-201X_Codes_Guides\HTML_DOCX\_WORD_source\NBC2020p1\nbc2020.htm" TargetMode="External"/><Relationship Id="rId265" Type="http://schemas.openxmlformats.org/officeDocument/2006/relationships/hyperlink" Target="file:///E:\_2005-201X_Codes_Guides\HTML_DOCX\_WORD_source\NBC2020p1\nbc2020.htm" TargetMode="External"/><Relationship Id="rId472" Type="http://schemas.openxmlformats.org/officeDocument/2006/relationships/hyperlink" Target="file:///E:\_2005-201X_Codes_Guides\HTML_DOCX\_WORD_source\NBC2020p1\nbc2020.htm" TargetMode="External"/><Relationship Id="rId900" Type="http://schemas.openxmlformats.org/officeDocument/2006/relationships/hyperlink" Target="file:///E:\_2005-201X_Codes_Guides\HTML_DOCX\_WORD_source\NBC2020p1\nbc2020.htm" TargetMode="External"/><Relationship Id="rId1323" Type="http://schemas.openxmlformats.org/officeDocument/2006/relationships/hyperlink" Target="file:///E:\_2005-201X_Codes_Guides\HTML_DOCX\_WORD_source\NBC2020p1\nbc2020.htm" TargetMode="External"/><Relationship Id="rId1530" Type="http://schemas.openxmlformats.org/officeDocument/2006/relationships/hyperlink" Target="file:///E:\_2005-201X_Codes_Guides\HTML_DOCX\_WORD_source\NBC2020p1\nbc2020.htm" TargetMode="External"/><Relationship Id="rId1628" Type="http://schemas.openxmlformats.org/officeDocument/2006/relationships/hyperlink" Target="file:///E:\_2005-201X_Codes_Guides\HTML_DOCX\_WORD_source\NBC2020p1\nbc2020.htm" TargetMode="External"/><Relationship Id="rId125" Type="http://schemas.openxmlformats.org/officeDocument/2006/relationships/hyperlink" Target="file:///E:\_2005-201X_Codes_Guides\HTML_DOCX\_WORD_source\NBC2020p1\nbc2020.htm" TargetMode="External"/><Relationship Id="rId332" Type="http://schemas.openxmlformats.org/officeDocument/2006/relationships/hyperlink" Target="file:///E:\_2005-201X_Codes_Guides\HTML_DOCX\_WORD_source\NBC2020p1\nbc2020.htm" TargetMode="External"/><Relationship Id="rId777" Type="http://schemas.openxmlformats.org/officeDocument/2006/relationships/hyperlink" Target="file:///E:\_2005-201X_Codes_Guides\HTML_DOCX\_WORD_source\NBC2020p1\nbc2020.htm" TargetMode="External"/><Relationship Id="rId984" Type="http://schemas.openxmlformats.org/officeDocument/2006/relationships/hyperlink" Target="file:///E:\_2005-201X_Codes_Guides\HTML_DOCX\_WORD_source\NBC2020p1\nbc2020.htm" TargetMode="External"/><Relationship Id="rId637" Type="http://schemas.openxmlformats.org/officeDocument/2006/relationships/hyperlink" Target="file:///E:\_2005-201X_Codes_Guides\HTML_DOCX\_WORD_source\NBC2020p1\nbc2020.htm" TargetMode="External"/><Relationship Id="rId844" Type="http://schemas.openxmlformats.org/officeDocument/2006/relationships/hyperlink" Target="file:///E:\_2005-201X_Codes_Guides\HTML_DOCX\_WORD_source\NBC2020p1\nbc2020.htm" TargetMode="External"/><Relationship Id="rId1267" Type="http://schemas.openxmlformats.org/officeDocument/2006/relationships/hyperlink" Target="file:///E:\_2005-201X_Codes_Guides\HTML_DOCX\_WORD_source\NBC2020p1\nbc2020.htm" TargetMode="External"/><Relationship Id="rId1474" Type="http://schemas.openxmlformats.org/officeDocument/2006/relationships/hyperlink" Target="file:///E:\_2005-201X_Codes_Guides\HTML_DOCX\_WORD_source\NBC2020p1\nbc2020.htm" TargetMode="External"/><Relationship Id="rId1681" Type="http://schemas.openxmlformats.org/officeDocument/2006/relationships/hyperlink" Target="file:///E:\_2005-201X_Codes_Guides\HTML_DOCX\_WORD_source\NBC2020p1\nbc2020.htm" TargetMode="External"/><Relationship Id="rId276" Type="http://schemas.openxmlformats.org/officeDocument/2006/relationships/hyperlink" Target="file:///E:\_2005-201X_Codes_Guides\HTML_DOCX\_WORD_source\NBC2020p1\nbc2020.htm" TargetMode="External"/><Relationship Id="rId483" Type="http://schemas.openxmlformats.org/officeDocument/2006/relationships/hyperlink" Target="file:///E:\_2005-201X_Codes_Guides\HTML_DOCX\_WORD_source\NBC2020p1\nbc2020.htm" TargetMode="External"/><Relationship Id="rId690" Type="http://schemas.openxmlformats.org/officeDocument/2006/relationships/hyperlink" Target="file:///E:\_2005-201X_Codes_Guides\HTML_DOCX\_WORD_source\NBC2020p1\nbc2020.htm" TargetMode="External"/><Relationship Id="rId704" Type="http://schemas.openxmlformats.org/officeDocument/2006/relationships/hyperlink" Target="file:///E:\_2005-201X_Codes_Guides\HTML_DOCX\_WORD_source\NBC2020p1\nbc2020.htm" TargetMode="External"/><Relationship Id="rId911" Type="http://schemas.openxmlformats.org/officeDocument/2006/relationships/hyperlink" Target="file:///E:\_2005-201X_Codes_Guides\HTML_DOCX\_WORD_source\NBC2020p1\nbc2020.htm" TargetMode="External"/><Relationship Id="rId1127" Type="http://schemas.openxmlformats.org/officeDocument/2006/relationships/hyperlink" Target="file:///E:\_2005-201X_Codes_Guides\HTML_DOCX\_WORD_source\NBC2020p1\nbc2020.htm" TargetMode="External"/><Relationship Id="rId1334" Type="http://schemas.openxmlformats.org/officeDocument/2006/relationships/hyperlink" Target="file:///E:\_2005-201X_Codes_Guides\HTML_DOCX\_WORD_source\NBC2020p1\nbc2020.htm" TargetMode="External"/><Relationship Id="rId1541" Type="http://schemas.openxmlformats.org/officeDocument/2006/relationships/hyperlink" Target="file:///E:\_2005-201X_Codes_Guides\HTML_DOCX\_WORD_source\NBC2020p1\nbc2020.htm" TargetMode="External"/><Relationship Id="rId1779" Type="http://schemas.openxmlformats.org/officeDocument/2006/relationships/header" Target="header1.xml"/><Relationship Id="rId40" Type="http://schemas.openxmlformats.org/officeDocument/2006/relationships/hyperlink" Target="file:///E:\_2005-201X_Codes_Guides\HTML_DOCX\_WORD_source\NBC2020p1\nbc2020.htm" TargetMode="External"/><Relationship Id="rId136" Type="http://schemas.openxmlformats.org/officeDocument/2006/relationships/hyperlink" Target="file:///E:\_2005-201X_Codes_Guides\HTML_DOCX\_WORD_source\NBC2020p1\nbc2020.htm" TargetMode="External"/><Relationship Id="rId343" Type="http://schemas.openxmlformats.org/officeDocument/2006/relationships/hyperlink" Target="file:///E:\_2005-201X_Codes_Guides\HTML_DOCX\_WORD_source\NBC2020p1\nbc2020.htm" TargetMode="External"/><Relationship Id="rId550" Type="http://schemas.openxmlformats.org/officeDocument/2006/relationships/hyperlink" Target="file:///E:\_2005-201X_Codes_Guides\HTML_DOCX\_WORD_source\NBC2020p1\nbc2020.htm" TargetMode="External"/><Relationship Id="rId788" Type="http://schemas.openxmlformats.org/officeDocument/2006/relationships/hyperlink" Target="file:///E:\_2005-201X_Codes_Guides\HTML_DOCX\_WORD_source\NBC2020p1\nbc2020.htm" TargetMode="External"/><Relationship Id="rId995" Type="http://schemas.openxmlformats.org/officeDocument/2006/relationships/hyperlink" Target="file:///E:\_2005-201X_Codes_Guides\HTML_DOCX\_WORD_source\NBC2020p1\nbc2020.htm" TargetMode="External"/><Relationship Id="rId1180" Type="http://schemas.openxmlformats.org/officeDocument/2006/relationships/hyperlink" Target="file:///E:\_2005-201X_Codes_Guides\HTML_DOCX\_WORD_source\NBC2020p1\nbc2020.htm" TargetMode="External"/><Relationship Id="rId1401" Type="http://schemas.openxmlformats.org/officeDocument/2006/relationships/hyperlink" Target="file:///E:\_2005-201X_Codes_Guides\HTML_DOCX\_WORD_source\NBC2020p1\nbc2020.htm" TargetMode="External"/><Relationship Id="rId1639" Type="http://schemas.openxmlformats.org/officeDocument/2006/relationships/hyperlink" Target="file:///E:\_2005-201X_Codes_Guides\HTML_DOCX\_WORD_source\NBC2020p1\nbc2020.htm" TargetMode="External"/><Relationship Id="rId203" Type="http://schemas.openxmlformats.org/officeDocument/2006/relationships/hyperlink" Target="file:///E:\_2005-201X_Codes_Guides\HTML_DOCX\_WORD_source\NBC2020p1\nbc2020.htm" TargetMode="External"/><Relationship Id="rId648" Type="http://schemas.openxmlformats.org/officeDocument/2006/relationships/hyperlink" Target="file:///E:\_2005-201X_Codes_Guides\HTML_DOCX\_WORD_source\NBC2020p1\nbc2020.htm" TargetMode="External"/><Relationship Id="rId855" Type="http://schemas.openxmlformats.org/officeDocument/2006/relationships/hyperlink" Target="file:///E:\_2005-201X_Codes_Guides\HTML_DOCX\_WORD_source\NBC2020p1\nbc2020.htm" TargetMode="External"/><Relationship Id="rId1040" Type="http://schemas.openxmlformats.org/officeDocument/2006/relationships/hyperlink" Target="file:///E:\_2005-201X_Codes_Guides\HTML_DOCX\_WORD_source\NBC2020p1\nbc2020.htm" TargetMode="External"/><Relationship Id="rId1278" Type="http://schemas.openxmlformats.org/officeDocument/2006/relationships/hyperlink" Target="file:///E:\_2005-201X_Codes_Guides\HTML_DOCX\_WORD_source\NBC2020p1\nbc2020.htm" TargetMode="External"/><Relationship Id="rId1485" Type="http://schemas.openxmlformats.org/officeDocument/2006/relationships/hyperlink" Target="file:///E:\_2005-201X_Codes_Guides\HTML_DOCX\_WORD_source\NBC2020p1\nbc2020.htm" TargetMode="External"/><Relationship Id="rId1692" Type="http://schemas.openxmlformats.org/officeDocument/2006/relationships/hyperlink" Target="file:///E:\_2005-201X_Codes_Guides\HTML_DOCX\_WORD_source\NBC2020p1\nbc2020.htm" TargetMode="External"/><Relationship Id="rId1706" Type="http://schemas.openxmlformats.org/officeDocument/2006/relationships/hyperlink" Target="file:///E:\_2005-201X_Codes_Guides\HTML_DOCX\_WORD_source\NBC2020p1\nbc2020.htm" TargetMode="External"/><Relationship Id="rId287" Type="http://schemas.openxmlformats.org/officeDocument/2006/relationships/hyperlink" Target="file:///E:\_2005-201X_Codes_Guides\HTML_DOCX\_WORD_source\NBC2020p1\nbc2020.htm" TargetMode="External"/><Relationship Id="rId410" Type="http://schemas.openxmlformats.org/officeDocument/2006/relationships/hyperlink" Target="file:///E:\_2005-201X_Codes_Guides\HTML_DOCX\_WORD_source\NBC2020p1\nbc2020.htm" TargetMode="External"/><Relationship Id="rId494" Type="http://schemas.openxmlformats.org/officeDocument/2006/relationships/hyperlink" Target="file:///E:\_2005-201X_Codes_Guides\HTML_DOCX\_WORD_source\NBC2020p1\nbc2020.htm" TargetMode="External"/><Relationship Id="rId508" Type="http://schemas.openxmlformats.org/officeDocument/2006/relationships/hyperlink" Target="file:///E:\_2005-201X_Codes_Guides\HTML_DOCX\_WORD_source\NBC2020p1\nbc2020.htm" TargetMode="External"/><Relationship Id="rId715" Type="http://schemas.openxmlformats.org/officeDocument/2006/relationships/hyperlink" Target="file:///E:\_2005-201X_Codes_Guides\HTML_DOCX\_WORD_source\NBC2020p1\nbc2020.htm" TargetMode="External"/><Relationship Id="rId922" Type="http://schemas.openxmlformats.org/officeDocument/2006/relationships/hyperlink" Target="file:///E:\_2005-201X_Codes_Guides\HTML_DOCX\_WORD_source\NBC2020p1\nbc2020.htm" TargetMode="External"/><Relationship Id="rId1138" Type="http://schemas.openxmlformats.org/officeDocument/2006/relationships/hyperlink" Target="file:///E:\_2005-201X_Codes_Guides\HTML_DOCX\_WORD_source\NBC2020p1\nbc2020.htm" TargetMode="External"/><Relationship Id="rId1345" Type="http://schemas.openxmlformats.org/officeDocument/2006/relationships/hyperlink" Target="file:///E:\_2005-201X_Codes_Guides\HTML_DOCX\_WORD_source\NBC2020p1\nbc2020.htm" TargetMode="External"/><Relationship Id="rId1552" Type="http://schemas.openxmlformats.org/officeDocument/2006/relationships/hyperlink" Target="file:///E:\_2005-201X_Codes_Guides\HTML_DOCX\_WORD_source\NBC2020p1\nbc2020.htm" TargetMode="External"/><Relationship Id="rId147" Type="http://schemas.openxmlformats.org/officeDocument/2006/relationships/hyperlink" Target="file:///E:\_2005-201X_Codes_Guides\HTML_DOCX\_WORD_source\NBC2020p1\nbc2020.htm" TargetMode="External"/><Relationship Id="rId354" Type="http://schemas.openxmlformats.org/officeDocument/2006/relationships/hyperlink" Target="file:///E:\_2005-201X_Codes_Guides\HTML_DOCX\_WORD_source\NBC2020p1\nbc2020.htm" TargetMode="External"/><Relationship Id="rId799" Type="http://schemas.openxmlformats.org/officeDocument/2006/relationships/hyperlink" Target="file:///E:\_2005-201X_Codes_Guides\HTML_DOCX\_WORD_source\NBC2020p1\nbc2020.htm" TargetMode="External"/><Relationship Id="rId1191" Type="http://schemas.openxmlformats.org/officeDocument/2006/relationships/hyperlink" Target="file:///E:\_2005-201X_Codes_Guides\HTML_DOCX\_WORD_source\NBC2020p1\nbc2020.htm" TargetMode="External"/><Relationship Id="rId1205" Type="http://schemas.openxmlformats.org/officeDocument/2006/relationships/hyperlink" Target="file:///E:\_2005-201X_Codes_Guides\HTML_DOCX\_WORD_source\NBC2020p1\nbc2020.htm" TargetMode="External"/><Relationship Id="rId51" Type="http://schemas.openxmlformats.org/officeDocument/2006/relationships/hyperlink" Target="file:///E:\_2005-201X_Codes_Guides\HTML_DOCX\_WORD_source\NBC2020p1\nbc2020.htm" TargetMode="External"/><Relationship Id="rId561" Type="http://schemas.openxmlformats.org/officeDocument/2006/relationships/hyperlink" Target="file:///E:\_2005-201X_Codes_Guides\HTML_DOCX\_WORD_source\NBC2020p1\nbc2020.htm" TargetMode="External"/><Relationship Id="rId659" Type="http://schemas.openxmlformats.org/officeDocument/2006/relationships/hyperlink" Target="file:///E:\_2005-201X_Codes_Guides\HTML_DOCX\_WORD_source\NBC2020p1\nbc2020.htm" TargetMode="External"/><Relationship Id="rId866" Type="http://schemas.openxmlformats.org/officeDocument/2006/relationships/hyperlink" Target="file:///E:\_2005-201X_Codes_Guides\HTML_DOCX\_WORD_source\NBC2020p1\nbc2020.htm" TargetMode="External"/><Relationship Id="rId1289" Type="http://schemas.openxmlformats.org/officeDocument/2006/relationships/hyperlink" Target="file:///E:\_2005-201X_Codes_Guides\HTML_DOCX\_WORD_source\NBC2020p1\nbc2020.htm" TargetMode="External"/><Relationship Id="rId1412" Type="http://schemas.openxmlformats.org/officeDocument/2006/relationships/hyperlink" Target="file:///E:\_2005-201X_Codes_Guides\HTML_DOCX\_WORD_source\NBC2020p1\nbc2020.htm" TargetMode="External"/><Relationship Id="rId1496" Type="http://schemas.openxmlformats.org/officeDocument/2006/relationships/hyperlink" Target="file:///E:\_2005-201X_Codes_Guides\HTML_DOCX\_WORD_source\NBC2020p1\nbc2020.htm" TargetMode="External"/><Relationship Id="rId1717" Type="http://schemas.openxmlformats.org/officeDocument/2006/relationships/hyperlink" Target="file:///E:\_2005-201X_Codes_Guides\HTML_DOCX\_WORD_source\NBC2020p1\nbc2020.htm" TargetMode="External"/><Relationship Id="rId214" Type="http://schemas.openxmlformats.org/officeDocument/2006/relationships/hyperlink" Target="file:///E:\_2005-201X_Codes_Guides\HTML_DOCX\_WORD_source\NBC2020p1\nbc2020.htm" TargetMode="External"/><Relationship Id="rId298" Type="http://schemas.openxmlformats.org/officeDocument/2006/relationships/hyperlink" Target="file:///E:\_2005-201X_Codes_Guides\HTML_DOCX\_WORD_source\NBC2020p1\nbc2020.htm" TargetMode="External"/><Relationship Id="rId421" Type="http://schemas.openxmlformats.org/officeDocument/2006/relationships/hyperlink" Target="file:///E:\_2005-201X_Codes_Guides\HTML_DOCX\_WORD_source\NBC2020p1\nbc2020.htm" TargetMode="External"/><Relationship Id="rId519" Type="http://schemas.openxmlformats.org/officeDocument/2006/relationships/hyperlink" Target="file:///E:\_2005-201X_Codes_Guides\HTML_DOCX\_WORD_source\NBC2020p1\nbc2020.htm" TargetMode="External"/><Relationship Id="rId1051" Type="http://schemas.openxmlformats.org/officeDocument/2006/relationships/hyperlink" Target="file:///E:\_2005-201X_Codes_Guides\HTML_DOCX\_WORD_source\NBC2020p1\nbc2020.htm" TargetMode="External"/><Relationship Id="rId1149" Type="http://schemas.openxmlformats.org/officeDocument/2006/relationships/hyperlink" Target="file:///E:\_2005-201X_Codes_Guides\HTML_DOCX\_WORD_source\NBC2020p1\nbc2020.htm" TargetMode="External"/><Relationship Id="rId1356" Type="http://schemas.openxmlformats.org/officeDocument/2006/relationships/hyperlink" Target="file:///E:\_2005-201X_Codes_Guides\HTML_DOCX\_WORD_source\NBC2020p1\nbc2020.htm" TargetMode="External"/><Relationship Id="rId158" Type="http://schemas.openxmlformats.org/officeDocument/2006/relationships/hyperlink" Target="file:///E:\_2005-201X_Codes_Guides\HTML_DOCX\_WORD_source\NBC2020p1\nbc2020.htm" TargetMode="External"/><Relationship Id="rId726" Type="http://schemas.openxmlformats.org/officeDocument/2006/relationships/hyperlink" Target="file:///E:\_2005-201X_Codes_Guides\HTML_DOCX\_WORD_source\NBC2020p1\nbc2020.htm" TargetMode="External"/><Relationship Id="rId933" Type="http://schemas.openxmlformats.org/officeDocument/2006/relationships/hyperlink" Target="file:///E:\_2005-201X_Codes_Guides\HTML_DOCX\_WORD_source\NBC2020p1\nbc2020.htm" TargetMode="External"/><Relationship Id="rId1009" Type="http://schemas.openxmlformats.org/officeDocument/2006/relationships/hyperlink" Target="file:///E:\_2005-201X_Codes_Guides\HTML_DOCX\_WORD_source\NBC2020p1\nbc2020.htm" TargetMode="External"/><Relationship Id="rId1563" Type="http://schemas.openxmlformats.org/officeDocument/2006/relationships/hyperlink" Target="file:///E:\_2005-201X_Codes_Guides\HTML_DOCX\_WORD_source\NBC2020p1\nbc2020.htm" TargetMode="External"/><Relationship Id="rId1770" Type="http://schemas.openxmlformats.org/officeDocument/2006/relationships/hyperlink" Target="file:///E:\_2005-201X_Codes_Guides\HTML_DOCX\_WORD_source\NBC2020p1\nbc2020.htm" TargetMode="External"/><Relationship Id="rId62" Type="http://schemas.openxmlformats.org/officeDocument/2006/relationships/hyperlink" Target="file:///E:\_2005-201X_Codes_Guides\HTML_DOCX\_WORD_source\NBC2020p1\nbc2020.htm" TargetMode="External"/><Relationship Id="rId365" Type="http://schemas.openxmlformats.org/officeDocument/2006/relationships/hyperlink" Target="file:///E:\_2005-201X_Codes_Guides\HTML_DOCX\_WORD_source\NBC2020p1\nbc2020.htm" TargetMode="External"/><Relationship Id="rId572" Type="http://schemas.openxmlformats.org/officeDocument/2006/relationships/hyperlink" Target="file:///E:\_2005-201X_Codes_Guides\HTML_DOCX\_WORD_source\NBC2020p1\nbc2020.htm" TargetMode="External"/><Relationship Id="rId1216" Type="http://schemas.openxmlformats.org/officeDocument/2006/relationships/hyperlink" Target="file:///E:\_2005-201X_Codes_Guides\HTML_DOCX\_WORD_source\NBC2020p1\nbc2020.htm" TargetMode="External"/><Relationship Id="rId1423" Type="http://schemas.openxmlformats.org/officeDocument/2006/relationships/hyperlink" Target="file:///E:\_2005-201X_Codes_Guides\HTML_DOCX\_WORD_source\NBC2020p1\nbc2020.htm" TargetMode="External"/><Relationship Id="rId1630" Type="http://schemas.openxmlformats.org/officeDocument/2006/relationships/hyperlink" Target="file:///E:\_2005-201X_Codes_Guides\HTML_DOCX\_WORD_source\NBC2020p1\nbc2020.htm" TargetMode="External"/><Relationship Id="rId225" Type="http://schemas.openxmlformats.org/officeDocument/2006/relationships/hyperlink" Target="file:///E:\_2005-201X_Codes_Guides\HTML_DOCX\_WORD_source\NBC2020p1\nbc2020.htm" TargetMode="External"/><Relationship Id="rId432" Type="http://schemas.openxmlformats.org/officeDocument/2006/relationships/hyperlink" Target="file:///E:\_2005-201X_Codes_Guides\HTML_DOCX\_WORD_source\NBC2020p1\nbc2020.htm" TargetMode="External"/><Relationship Id="rId877" Type="http://schemas.openxmlformats.org/officeDocument/2006/relationships/hyperlink" Target="file:///E:\_2005-201X_Codes_Guides\HTML_DOCX\_WORD_source\NBC2020p1\nbc2020.htm" TargetMode="External"/><Relationship Id="rId1062" Type="http://schemas.openxmlformats.org/officeDocument/2006/relationships/hyperlink" Target="file:///E:\_2005-201X_Codes_Guides\HTML_DOCX\_WORD_source\NBC2020p1\nbc2020.htm" TargetMode="External"/><Relationship Id="rId1728" Type="http://schemas.openxmlformats.org/officeDocument/2006/relationships/hyperlink" Target="file:///E:\_2005-201X_Codes_Guides\HTML_DOCX\_WORD_source\NBC2020p1\nbc2020.htm" TargetMode="External"/><Relationship Id="rId737" Type="http://schemas.openxmlformats.org/officeDocument/2006/relationships/hyperlink" Target="file:///E:\_2005-201X_Codes_Guides\HTML_DOCX\_WORD_source\NBC2020p1\nbc2020.htm" TargetMode="External"/><Relationship Id="rId944" Type="http://schemas.openxmlformats.org/officeDocument/2006/relationships/hyperlink" Target="file:///E:\_2005-201X_Codes_Guides\HTML_DOCX\_WORD_source\NBC2020p1\nbc2020.htm" TargetMode="External"/><Relationship Id="rId1367" Type="http://schemas.openxmlformats.org/officeDocument/2006/relationships/hyperlink" Target="file:///E:\_2005-201X_Codes_Guides\HTML_DOCX\_WORD_source\NBC2020p1\nbc2020.htm" TargetMode="External"/><Relationship Id="rId1574" Type="http://schemas.openxmlformats.org/officeDocument/2006/relationships/hyperlink" Target="file:///E:\_2005-201X_Codes_Guides\HTML_DOCX\_WORD_source\NBC2020p1\nbc2020.htm" TargetMode="External"/><Relationship Id="rId1781" Type="http://schemas.openxmlformats.org/officeDocument/2006/relationships/footer" Target="footer1.xml"/><Relationship Id="rId73" Type="http://schemas.openxmlformats.org/officeDocument/2006/relationships/hyperlink" Target="file:///E:\_2005-201X_Codes_Guides\HTML_DOCX\_WORD_source\NBC2020p1\nbc2020.htm" TargetMode="External"/><Relationship Id="rId169" Type="http://schemas.openxmlformats.org/officeDocument/2006/relationships/hyperlink" Target="file:///E:\_2005-201X_Codes_Guides\HTML_DOCX\_WORD_source\NBC2020p1\nbc2020.htm" TargetMode="External"/><Relationship Id="rId376" Type="http://schemas.openxmlformats.org/officeDocument/2006/relationships/hyperlink" Target="file:///E:\_2005-201X_Codes_Guides\HTML_DOCX\_WORD_source\NBC2020p1\nbc2020.htm" TargetMode="External"/><Relationship Id="rId583" Type="http://schemas.openxmlformats.org/officeDocument/2006/relationships/hyperlink" Target="file:///E:\_2005-201X_Codes_Guides\HTML_DOCX\_WORD_source\NBC2020p1\nbc2020.htm" TargetMode="External"/><Relationship Id="rId790" Type="http://schemas.openxmlformats.org/officeDocument/2006/relationships/hyperlink" Target="file:///E:\_2005-201X_Codes_Guides\HTML_DOCX\_WORD_source\NBC2020p1\nbc2020.htm" TargetMode="External"/><Relationship Id="rId804" Type="http://schemas.openxmlformats.org/officeDocument/2006/relationships/hyperlink" Target="file:///E:\_2005-201X_Codes_Guides\HTML_DOCX\_WORD_source\NBC2020p1\nbc2020.htm" TargetMode="External"/><Relationship Id="rId1227" Type="http://schemas.openxmlformats.org/officeDocument/2006/relationships/hyperlink" Target="file:///E:\_2005-201X_Codes_Guides\HTML_DOCX\_WORD_source\NBC2020p1\nbc2020.htm" TargetMode="External"/><Relationship Id="rId1434" Type="http://schemas.openxmlformats.org/officeDocument/2006/relationships/hyperlink" Target="file:///E:\_2005-201X_Codes_Guides\HTML_DOCX\_WORD_source\NBC2020p1\nbc2020.htm" TargetMode="External"/><Relationship Id="rId1641" Type="http://schemas.openxmlformats.org/officeDocument/2006/relationships/hyperlink" Target="file:///E:\_2005-201X_Codes_Guides\HTML_DOCX\_WORD_source\NBC2020p1\nbc2020.htm" TargetMode="External"/><Relationship Id="rId4" Type="http://schemas.openxmlformats.org/officeDocument/2006/relationships/settings" Target="settings.xml"/><Relationship Id="rId236" Type="http://schemas.openxmlformats.org/officeDocument/2006/relationships/hyperlink" Target="file:///E:\_2005-201X_Codes_Guides\HTML_DOCX\_WORD_source\NBC2020p1\nbc2020.htm" TargetMode="External"/><Relationship Id="rId443" Type="http://schemas.openxmlformats.org/officeDocument/2006/relationships/hyperlink" Target="file:///E:\_2005-201X_Codes_Guides\HTML_DOCX\_WORD_source\NBC2020p1\nbc2020.htm" TargetMode="External"/><Relationship Id="rId650" Type="http://schemas.openxmlformats.org/officeDocument/2006/relationships/hyperlink" Target="file:///E:\_2005-201X_Codes_Guides\HTML_DOCX\_WORD_source\NBC2020p1\nbc2020.htm" TargetMode="External"/><Relationship Id="rId888" Type="http://schemas.openxmlformats.org/officeDocument/2006/relationships/hyperlink" Target="file:///E:\_2005-201X_Codes_Guides\HTML_DOCX\_WORD_source\NBC2020p1\nbc2020.htm" TargetMode="External"/><Relationship Id="rId1073" Type="http://schemas.openxmlformats.org/officeDocument/2006/relationships/hyperlink" Target="file:///E:\_2005-201X_Codes_Guides\HTML_DOCX\_WORD_source\NBC2020p1\nbc2020.htm" TargetMode="External"/><Relationship Id="rId1280" Type="http://schemas.openxmlformats.org/officeDocument/2006/relationships/hyperlink" Target="file:///E:\_2005-201X_Codes_Guides\HTML_DOCX\_WORD_source\NBC2020p1\nbc2020.htm" TargetMode="External"/><Relationship Id="rId1501" Type="http://schemas.openxmlformats.org/officeDocument/2006/relationships/hyperlink" Target="file:///E:\_2005-201X_Codes_Guides\HTML_DOCX\_WORD_source\NBC2020p1\nbc2020.htm" TargetMode="External"/><Relationship Id="rId1739" Type="http://schemas.openxmlformats.org/officeDocument/2006/relationships/hyperlink" Target="file:///E:\_2005-201X_Codes_Guides\HTML_DOCX\_WORD_source\NBC2020p1\nbc2020.htm" TargetMode="External"/><Relationship Id="rId303" Type="http://schemas.openxmlformats.org/officeDocument/2006/relationships/hyperlink" Target="file:///E:\_2005-201X_Codes_Guides\HTML_DOCX\_WORD_source\NBC2020p1\nbc2020.htm" TargetMode="External"/><Relationship Id="rId748" Type="http://schemas.openxmlformats.org/officeDocument/2006/relationships/hyperlink" Target="file:///E:\_2005-201X_Codes_Guides\HTML_DOCX\_WORD_source\NBC2020p1\nbc2020.htm" TargetMode="External"/><Relationship Id="rId955" Type="http://schemas.openxmlformats.org/officeDocument/2006/relationships/hyperlink" Target="file:///E:\_2005-201X_Codes_Guides\HTML_DOCX\_WORD_source\NBC2020p1\nbc2020.htm" TargetMode="External"/><Relationship Id="rId1140" Type="http://schemas.openxmlformats.org/officeDocument/2006/relationships/hyperlink" Target="file:///E:\_2005-201X_Codes_Guides\HTML_DOCX\_WORD_source\NBC2020p1\nbc2020.htm" TargetMode="External"/><Relationship Id="rId1378" Type="http://schemas.openxmlformats.org/officeDocument/2006/relationships/hyperlink" Target="file:///E:\_2005-201X_Codes_Guides\HTML_DOCX\_WORD_source\NBC2020p1\nbc2020.htm" TargetMode="External"/><Relationship Id="rId1585" Type="http://schemas.openxmlformats.org/officeDocument/2006/relationships/hyperlink" Target="file:///E:\_2005-201X_Codes_Guides\HTML_DOCX\_WORD_source\NBC2020p1\nbc2020.htm" TargetMode="External"/><Relationship Id="rId84" Type="http://schemas.openxmlformats.org/officeDocument/2006/relationships/hyperlink" Target="file:///E:\_2005-201X_Codes_Guides\HTML_DOCX\_WORD_source\NBC2020p1\nbc2020.htm" TargetMode="External"/><Relationship Id="rId387" Type="http://schemas.openxmlformats.org/officeDocument/2006/relationships/hyperlink" Target="file:///E:\_2005-201X_Codes_Guides\HTML_DOCX\_WORD_source\NBC2020p1\nbc2020.htm" TargetMode="External"/><Relationship Id="rId510" Type="http://schemas.openxmlformats.org/officeDocument/2006/relationships/hyperlink" Target="file:///E:\_2005-201X_Codes_Guides\HTML_DOCX\_WORD_source\NBC2020p1\nbc2020.htm" TargetMode="External"/><Relationship Id="rId594" Type="http://schemas.openxmlformats.org/officeDocument/2006/relationships/hyperlink" Target="file:///E:\_2005-201X_Codes_Guides\HTML_DOCX\_WORD_source\NBC2020p1\nbc2020.htm" TargetMode="External"/><Relationship Id="rId608" Type="http://schemas.openxmlformats.org/officeDocument/2006/relationships/hyperlink" Target="file:///E:\_2005-201X_Codes_Guides\HTML_DOCX\_WORD_source\NBC2020p1\nbc2020.htm" TargetMode="External"/><Relationship Id="rId815" Type="http://schemas.openxmlformats.org/officeDocument/2006/relationships/hyperlink" Target="file:///E:\_2005-201X_Codes_Guides\HTML_DOCX\_WORD_source\NBC2020p1\nbc2020.htm" TargetMode="External"/><Relationship Id="rId1238" Type="http://schemas.openxmlformats.org/officeDocument/2006/relationships/hyperlink" Target="file:///E:\_2005-201X_Codes_Guides\HTML_DOCX\_WORD_source\NBC2020p1\nbc2020.htm" TargetMode="External"/><Relationship Id="rId1445" Type="http://schemas.openxmlformats.org/officeDocument/2006/relationships/hyperlink" Target="file:///E:\_2005-201X_Codes_Guides\HTML_DOCX\_WORD_source\NBC2020p1\nbc2020.htm" TargetMode="External"/><Relationship Id="rId1652" Type="http://schemas.openxmlformats.org/officeDocument/2006/relationships/hyperlink" Target="file:///E:\_2005-201X_Codes_Guides\HTML_DOCX\_WORD_source\NBC2020p1\nbc2020.htm" TargetMode="External"/><Relationship Id="rId247" Type="http://schemas.openxmlformats.org/officeDocument/2006/relationships/hyperlink" Target="file:///E:\_2005-201X_Codes_Guides\HTML_DOCX\_WORD_source\NBC2020p1\nbc2020.htm" TargetMode="External"/><Relationship Id="rId899" Type="http://schemas.openxmlformats.org/officeDocument/2006/relationships/hyperlink" Target="file:///E:\_2005-201X_Codes_Guides\HTML_DOCX\_WORD_source\NBC2020p1\nbc2020.htm" TargetMode="External"/><Relationship Id="rId1000" Type="http://schemas.openxmlformats.org/officeDocument/2006/relationships/hyperlink" Target="file:///E:\_2005-201X_Codes_Guides\HTML_DOCX\_WORD_source\NBC2020p1\nbc2020.htm" TargetMode="External"/><Relationship Id="rId1084" Type="http://schemas.openxmlformats.org/officeDocument/2006/relationships/hyperlink" Target="file:///E:\_2005-201X_Codes_Guides\HTML_DOCX\_WORD_source\NBC2020p1\nbc2020.htm" TargetMode="External"/><Relationship Id="rId1305" Type="http://schemas.openxmlformats.org/officeDocument/2006/relationships/hyperlink" Target="file:///E:\_2005-201X_Codes_Guides\HTML_DOCX\_WORD_source\NBC2020p1\nbc2020.htm" TargetMode="External"/><Relationship Id="rId107" Type="http://schemas.openxmlformats.org/officeDocument/2006/relationships/hyperlink" Target="file:///E:\_2005-201X_Codes_Guides\HTML_DOCX\_WORD_source\NBC2020p1\nbc2020.htm" TargetMode="External"/><Relationship Id="rId454" Type="http://schemas.openxmlformats.org/officeDocument/2006/relationships/hyperlink" Target="file:///E:\_2005-201X_Codes_Guides\HTML_DOCX\_WORD_source\NBC2020p1\nbc2020.htm" TargetMode="External"/><Relationship Id="rId661" Type="http://schemas.openxmlformats.org/officeDocument/2006/relationships/hyperlink" Target="file:///E:\_2005-201X_Codes_Guides\HTML_DOCX\_WORD_source\NBC2020p1\nbc2020.htm" TargetMode="External"/><Relationship Id="rId759" Type="http://schemas.openxmlformats.org/officeDocument/2006/relationships/hyperlink" Target="file:///E:\_2005-201X_Codes_Guides\HTML_DOCX\_WORD_source\NBC2020p1\nbc2020.htm" TargetMode="External"/><Relationship Id="rId966" Type="http://schemas.openxmlformats.org/officeDocument/2006/relationships/hyperlink" Target="file:///E:\_2005-201X_Codes_Guides\HTML_DOCX\_WORD_source\NBC2020p1\nbc2020.htm" TargetMode="External"/><Relationship Id="rId1291" Type="http://schemas.openxmlformats.org/officeDocument/2006/relationships/hyperlink" Target="file:///E:\_2005-201X_Codes_Guides\HTML_DOCX\_WORD_source\NBC2020p1\nbc2020.htm" TargetMode="External"/><Relationship Id="rId1389" Type="http://schemas.openxmlformats.org/officeDocument/2006/relationships/hyperlink" Target="file:///E:\_2005-201X_Codes_Guides\HTML_DOCX\_WORD_source\NBC2020p1\nbc2020.htm" TargetMode="External"/><Relationship Id="rId1512" Type="http://schemas.openxmlformats.org/officeDocument/2006/relationships/hyperlink" Target="file:///E:\_2005-201X_Codes_Guides\HTML_DOCX\_WORD_source\NBC2020p1\nbc2020.htm" TargetMode="External"/><Relationship Id="rId1596" Type="http://schemas.openxmlformats.org/officeDocument/2006/relationships/hyperlink" Target="file:///E:\_2005-201X_Codes_Guides\HTML_DOCX\_WORD_source\NBC2020p1\nbc2020.htm" TargetMode="External"/><Relationship Id="rId11" Type="http://schemas.openxmlformats.org/officeDocument/2006/relationships/hyperlink" Target="file:///E:\_2005-201X_Codes_Guides\HTML_DOCX\_WORD_source\NBC2020p1\nbc2020.htm" TargetMode="External"/><Relationship Id="rId314" Type="http://schemas.openxmlformats.org/officeDocument/2006/relationships/hyperlink" Target="file:///E:\_2005-201X_Codes_Guides\HTML_DOCX\_WORD_source\NBC2020p1\nbc2020.htm" TargetMode="External"/><Relationship Id="rId398" Type="http://schemas.openxmlformats.org/officeDocument/2006/relationships/hyperlink" Target="file:///E:\_2005-201X_Codes_Guides\HTML_DOCX\_WORD_source\NBC2020p1\nbc2020.htm" TargetMode="External"/><Relationship Id="rId521" Type="http://schemas.openxmlformats.org/officeDocument/2006/relationships/hyperlink" Target="file:///E:\_2005-201X_Codes_Guides\HTML_DOCX\_WORD_source\NBC2020p1\nbc2020.htm" TargetMode="External"/><Relationship Id="rId619" Type="http://schemas.openxmlformats.org/officeDocument/2006/relationships/hyperlink" Target="file:///E:\_2005-201X_Codes_Guides\HTML_DOCX\_WORD_source\NBC2020p1\nbc2020.htm" TargetMode="External"/><Relationship Id="rId1151" Type="http://schemas.openxmlformats.org/officeDocument/2006/relationships/hyperlink" Target="file:///E:\_2005-201X_Codes_Guides\HTML_DOCX\_WORD_source\NBC2020p1\nbc2020.htm" TargetMode="External"/><Relationship Id="rId1249" Type="http://schemas.openxmlformats.org/officeDocument/2006/relationships/hyperlink" Target="file:///E:\_2005-201X_Codes_Guides\HTML_DOCX\_WORD_source\NBC2020p1\nbc2020.htm" TargetMode="External"/><Relationship Id="rId95" Type="http://schemas.openxmlformats.org/officeDocument/2006/relationships/hyperlink" Target="file:///E:\_2005-201X_Codes_Guides\HTML_DOCX\_WORD_source\NBC2020p1\nbc2020.htm" TargetMode="External"/><Relationship Id="rId160" Type="http://schemas.openxmlformats.org/officeDocument/2006/relationships/hyperlink" Target="file:///E:\_2005-201X_Codes_Guides\HTML_DOCX\_WORD_source\NBC2020p1\nbc2020.htm" TargetMode="External"/><Relationship Id="rId826" Type="http://schemas.openxmlformats.org/officeDocument/2006/relationships/hyperlink" Target="file:///E:\_2005-201X_Codes_Guides\HTML_DOCX\_WORD_source\NBC2020p1\nbc2020.htm" TargetMode="External"/><Relationship Id="rId1011" Type="http://schemas.openxmlformats.org/officeDocument/2006/relationships/hyperlink" Target="file:///E:\_2005-201X_Codes_Guides\HTML_DOCX\_WORD_source\NBC2020p1\nbc2020.htm" TargetMode="External"/><Relationship Id="rId1109" Type="http://schemas.openxmlformats.org/officeDocument/2006/relationships/hyperlink" Target="file:///E:\_2005-201X_Codes_Guides\HTML_DOCX\_WORD_source\NBC2020p1\nbc2020.htm" TargetMode="External"/><Relationship Id="rId1456" Type="http://schemas.openxmlformats.org/officeDocument/2006/relationships/hyperlink" Target="file:///E:\_2005-201X_Codes_Guides\HTML_DOCX\_WORD_source\NBC2020p1\nbc2020.htm" TargetMode="External"/><Relationship Id="rId1663" Type="http://schemas.openxmlformats.org/officeDocument/2006/relationships/hyperlink" Target="file:///E:\_2005-201X_Codes_Guides\HTML_DOCX\_WORD_source\NBC2020p1\nbc2020.htm" TargetMode="External"/><Relationship Id="rId258" Type="http://schemas.openxmlformats.org/officeDocument/2006/relationships/hyperlink" Target="file:///E:\_2005-201X_Codes_Guides\HTML_DOCX\_WORD_source\NBC2020p1\nbc2020.htm" TargetMode="External"/><Relationship Id="rId465" Type="http://schemas.openxmlformats.org/officeDocument/2006/relationships/hyperlink" Target="file:///E:\_2005-201X_Codes_Guides\HTML_DOCX\_WORD_source\NBC2020p1\nbc2020.htm" TargetMode="External"/><Relationship Id="rId672" Type="http://schemas.openxmlformats.org/officeDocument/2006/relationships/hyperlink" Target="file:///E:\_2005-201X_Codes_Guides\HTML_DOCX\_WORD_source\NBC2020p1\nbc2020.htm" TargetMode="External"/><Relationship Id="rId1095" Type="http://schemas.openxmlformats.org/officeDocument/2006/relationships/hyperlink" Target="file:///E:\_2005-201X_Codes_Guides\HTML_DOCX\_WORD_source\NBC2020p1\nbc2020.htm" TargetMode="External"/><Relationship Id="rId1316" Type="http://schemas.openxmlformats.org/officeDocument/2006/relationships/hyperlink" Target="file:///E:\_2005-201X_Codes_Guides\HTML_DOCX\_WORD_source\NBC2020p1\nbc2020.htm" TargetMode="External"/><Relationship Id="rId1523" Type="http://schemas.openxmlformats.org/officeDocument/2006/relationships/hyperlink" Target="file:///E:\_2005-201X_Codes_Guides\HTML_DOCX\_WORD_source\NBC2020p1\nbc2020.htm" TargetMode="External"/><Relationship Id="rId1730" Type="http://schemas.openxmlformats.org/officeDocument/2006/relationships/hyperlink" Target="file:///E:\_2005-201X_Codes_Guides\HTML_DOCX\_WORD_source\NBC2020p1\nbc2020.htm" TargetMode="External"/><Relationship Id="rId22" Type="http://schemas.openxmlformats.org/officeDocument/2006/relationships/hyperlink" Target="file:///E:\_2005-201X_Codes_Guides\HTML_DOCX\_WORD_source\NBC2020p1\nbc2020.htm" TargetMode="External"/><Relationship Id="rId118" Type="http://schemas.openxmlformats.org/officeDocument/2006/relationships/hyperlink" Target="file:///E:\_2005-201X_Codes_Guides\HTML_DOCX\_WORD_source\NBC2020p1\nbc2020.htm" TargetMode="External"/><Relationship Id="rId325" Type="http://schemas.openxmlformats.org/officeDocument/2006/relationships/hyperlink" Target="file:///E:\_2005-201X_Codes_Guides\HTML_DOCX\_WORD_source\NBC2020p1\nbc2020.htm" TargetMode="External"/><Relationship Id="rId532" Type="http://schemas.openxmlformats.org/officeDocument/2006/relationships/hyperlink" Target="file:///E:\_2005-201X_Codes_Guides\HTML_DOCX\_WORD_source\NBC2020p1\nbc2020.htm" TargetMode="External"/><Relationship Id="rId977" Type="http://schemas.openxmlformats.org/officeDocument/2006/relationships/hyperlink" Target="file:///E:\_2005-201X_Codes_Guides\HTML_DOCX\_WORD_source\NBC2020p1\nbc2020.htm" TargetMode="External"/><Relationship Id="rId1162" Type="http://schemas.openxmlformats.org/officeDocument/2006/relationships/hyperlink" Target="file:///E:\_2005-201X_Codes_Guides\HTML_DOCX\_WORD_source\NBC2020p1\nbc2020.htm" TargetMode="External"/><Relationship Id="rId171" Type="http://schemas.openxmlformats.org/officeDocument/2006/relationships/hyperlink" Target="file:///E:\_2005-201X_Codes_Guides\HTML_DOCX\_WORD_source\NBC2020p1\nbc2020.htm" TargetMode="External"/><Relationship Id="rId837" Type="http://schemas.openxmlformats.org/officeDocument/2006/relationships/hyperlink" Target="file:///E:\_2005-201X_Codes_Guides\HTML_DOCX\_WORD_source\NBC2020p1\nbc2020.htm" TargetMode="External"/><Relationship Id="rId1022" Type="http://schemas.openxmlformats.org/officeDocument/2006/relationships/hyperlink" Target="file:///E:\_2005-201X_Codes_Guides\HTML_DOCX\_WORD_source\NBC2020p1\nbc2020.htm" TargetMode="External"/><Relationship Id="rId1467" Type="http://schemas.openxmlformats.org/officeDocument/2006/relationships/hyperlink" Target="file:///E:\_2005-201X_Codes_Guides\HTML_DOCX\_WORD_source\NBC2020p1\nbc2020.htm" TargetMode="External"/><Relationship Id="rId1674" Type="http://schemas.openxmlformats.org/officeDocument/2006/relationships/hyperlink" Target="file:///E:\_2005-201X_Codes_Guides\HTML_DOCX\_WORD_source\NBC2020p1\nbc2020.htm" TargetMode="External"/><Relationship Id="rId269" Type="http://schemas.openxmlformats.org/officeDocument/2006/relationships/hyperlink" Target="file:///E:\_2005-201X_Codes_Guides\HTML_DOCX\_WORD_source\NBC2020p1\nbc2020.htm" TargetMode="External"/><Relationship Id="rId476" Type="http://schemas.openxmlformats.org/officeDocument/2006/relationships/hyperlink" Target="file:///E:\_2005-201X_Codes_Guides\HTML_DOCX\_WORD_source\NBC2020p1\nbc2020.htm" TargetMode="External"/><Relationship Id="rId683" Type="http://schemas.openxmlformats.org/officeDocument/2006/relationships/hyperlink" Target="file:///E:\_2005-201X_Codes_Guides\HTML_DOCX\_WORD_source\NBC2020p1\nbc2020.htm" TargetMode="External"/><Relationship Id="rId890" Type="http://schemas.openxmlformats.org/officeDocument/2006/relationships/hyperlink" Target="file:///E:\_2005-201X_Codes_Guides\HTML_DOCX\_WORD_source\NBC2020p1\nbc2020.htm" TargetMode="External"/><Relationship Id="rId904" Type="http://schemas.openxmlformats.org/officeDocument/2006/relationships/hyperlink" Target="file:///E:\_2005-201X_Codes_Guides\HTML_DOCX\_WORD_source\NBC2020p1\nbc2020.htm" TargetMode="External"/><Relationship Id="rId1327" Type="http://schemas.openxmlformats.org/officeDocument/2006/relationships/hyperlink" Target="file:///E:\_2005-201X_Codes_Guides\HTML_DOCX\_WORD_source\NBC2020p1\nbc2020.htm" TargetMode="External"/><Relationship Id="rId1534" Type="http://schemas.openxmlformats.org/officeDocument/2006/relationships/hyperlink" Target="file:///E:\_2005-201X_Codes_Guides\HTML_DOCX\_WORD_source\NBC2020p1\nbc2020.htm" TargetMode="External"/><Relationship Id="rId1741" Type="http://schemas.openxmlformats.org/officeDocument/2006/relationships/hyperlink" Target="file:///E:\_2005-201X_Codes_Guides\HTML_DOCX\_WORD_source\NBC2020p1\nbc2020.htm" TargetMode="External"/><Relationship Id="rId33" Type="http://schemas.openxmlformats.org/officeDocument/2006/relationships/hyperlink" Target="file:///E:\_2005-201X_Codes_Guides\HTML_DOCX\_WORD_source\NBC2020p1\nbc2020.htm" TargetMode="External"/><Relationship Id="rId129" Type="http://schemas.openxmlformats.org/officeDocument/2006/relationships/hyperlink" Target="file:///E:\_2005-201X_Codes_Guides\HTML_DOCX\_WORD_source\NBC2020p1\nbc2020.htm" TargetMode="External"/><Relationship Id="rId336" Type="http://schemas.openxmlformats.org/officeDocument/2006/relationships/hyperlink" Target="file:///E:\_2005-201X_Codes_Guides\HTML_DOCX\_WORD_source\NBC2020p1\nbc2020.htm" TargetMode="External"/><Relationship Id="rId543" Type="http://schemas.openxmlformats.org/officeDocument/2006/relationships/hyperlink" Target="file:///E:\_2005-201X_Codes_Guides\HTML_DOCX\_WORD_source\NBC2020p1\nbc2020.htm" TargetMode="External"/><Relationship Id="rId988" Type="http://schemas.openxmlformats.org/officeDocument/2006/relationships/hyperlink" Target="file:///E:\_2005-201X_Codes_Guides\HTML_DOCX\_WORD_source\NBC2020p1\nbc2020.htm" TargetMode="External"/><Relationship Id="rId1173" Type="http://schemas.openxmlformats.org/officeDocument/2006/relationships/hyperlink" Target="file:///E:\_2005-201X_Codes_Guides\HTML_DOCX\_WORD_source\NBC2020p1\nbc2020.htm" TargetMode="External"/><Relationship Id="rId1380" Type="http://schemas.openxmlformats.org/officeDocument/2006/relationships/hyperlink" Target="file:///E:\_2005-201X_Codes_Guides\HTML_DOCX\_WORD_source\NBC2020p1\nbc2020.htm" TargetMode="External"/><Relationship Id="rId1601" Type="http://schemas.openxmlformats.org/officeDocument/2006/relationships/hyperlink" Target="file:///E:\_2005-201X_Codes_Guides\HTML_DOCX\_WORD_source\NBC2020p1\nbc2020.htm" TargetMode="External"/><Relationship Id="rId182" Type="http://schemas.openxmlformats.org/officeDocument/2006/relationships/hyperlink" Target="file:///E:\_2005-201X_Codes_Guides\HTML_DOCX\_WORD_source\NBC2020p1\nbc2020.htm" TargetMode="External"/><Relationship Id="rId403" Type="http://schemas.openxmlformats.org/officeDocument/2006/relationships/hyperlink" Target="file:///E:\_2005-201X_Codes_Guides\HTML_DOCX\_WORD_source\NBC2020p1\nbc2020.htm" TargetMode="External"/><Relationship Id="rId750" Type="http://schemas.openxmlformats.org/officeDocument/2006/relationships/hyperlink" Target="file:///E:\_2005-201X_Codes_Guides\HTML_DOCX\_WORD_source\NBC2020p1\nbc2020.htm" TargetMode="External"/><Relationship Id="rId848" Type="http://schemas.openxmlformats.org/officeDocument/2006/relationships/hyperlink" Target="file:///E:\_2005-201X_Codes_Guides\HTML_DOCX\_WORD_source\NBC2020p1\nbc2020.htm" TargetMode="External"/><Relationship Id="rId1033" Type="http://schemas.openxmlformats.org/officeDocument/2006/relationships/hyperlink" Target="file:///E:\_2005-201X_Codes_Guides\HTML_DOCX\_WORD_source\NBC2020p1\nbc2020.htm" TargetMode="External"/><Relationship Id="rId1478" Type="http://schemas.openxmlformats.org/officeDocument/2006/relationships/hyperlink" Target="file:///E:\_2005-201X_Codes_Guides\HTML_DOCX\_WORD_source\NBC2020p1\nbc2020.htm" TargetMode="External"/><Relationship Id="rId1685" Type="http://schemas.openxmlformats.org/officeDocument/2006/relationships/hyperlink" Target="file:///E:\_2005-201X_Codes_Guides\HTML_DOCX\_WORD_source\NBC2020p1\nbc2020.htm" TargetMode="External"/><Relationship Id="rId487" Type="http://schemas.openxmlformats.org/officeDocument/2006/relationships/hyperlink" Target="file:///E:\_2005-201X_Codes_Guides\HTML_DOCX\_WORD_source\NBC2020p1\nbc2020.htm" TargetMode="External"/><Relationship Id="rId610" Type="http://schemas.openxmlformats.org/officeDocument/2006/relationships/hyperlink" Target="file:///E:\_2005-201X_Codes_Guides\HTML_DOCX\_WORD_source\NBC2020p1\nbc2020.htm" TargetMode="External"/><Relationship Id="rId694" Type="http://schemas.openxmlformats.org/officeDocument/2006/relationships/hyperlink" Target="file:///E:\_2005-201X_Codes_Guides\HTML_DOCX\_WORD_source\NBC2020p1\nbc2020.htm" TargetMode="External"/><Relationship Id="rId708" Type="http://schemas.openxmlformats.org/officeDocument/2006/relationships/hyperlink" Target="file:///E:\_2005-201X_Codes_Guides\HTML_DOCX\_WORD_source\NBC2020p1\nbc2020.htm" TargetMode="External"/><Relationship Id="rId915" Type="http://schemas.openxmlformats.org/officeDocument/2006/relationships/hyperlink" Target="file:///E:\_2005-201X_Codes_Guides\HTML_DOCX\_WORD_source\NBC2020p1\nbc2020.htm" TargetMode="External"/><Relationship Id="rId1240" Type="http://schemas.openxmlformats.org/officeDocument/2006/relationships/hyperlink" Target="file:///E:\_2005-201X_Codes_Guides\HTML_DOCX\_WORD_source\NBC2020p1\nbc2020.htm" TargetMode="External"/><Relationship Id="rId1338" Type="http://schemas.openxmlformats.org/officeDocument/2006/relationships/hyperlink" Target="file:///E:\_2005-201X_Codes_Guides\HTML_DOCX\_WORD_source\NBC2020p1\nbc2020.htm" TargetMode="External"/><Relationship Id="rId1545" Type="http://schemas.openxmlformats.org/officeDocument/2006/relationships/hyperlink" Target="file:///E:\_2005-201X_Codes_Guides\HTML_DOCX\_WORD_source\NBC2020p1\nbc2020.htm" TargetMode="External"/><Relationship Id="rId347" Type="http://schemas.openxmlformats.org/officeDocument/2006/relationships/hyperlink" Target="file:///E:\_2005-201X_Codes_Guides\HTML_DOCX\_WORD_source\NBC2020p1\nbc2020.htm" TargetMode="External"/><Relationship Id="rId999" Type="http://schemas.openxmlformats.org/officeDocument/2006/relationships/hyperlink" Target="file:///E:\_2005-201X_Codes_Guides\HTML_DOCX\_WORD_source\NBC2020p1\nbc2020.htm" TargetMode="External"/><Relationship Id="rId1100" Type="http://schemas.openxmlformats.org/officeDocument/2006/relationships/hyperlink" Target="file:///E:\_2005-201X_Codes_Guides\HTML_DOCX\_WORD_source\NBC2020p1\nbc2020.htm" TargetMode="External"/><Relationship Id="rId1184" Type="http://schemas.openxmlformats.org/officeDocument/2006/relationships/hyperlink" Target="file:///E:\_2005-201X_Codes_Guides\HTML_DOCX\_WORD_source\NBC2020p1\nbc2020.htm" TargetMode="External"/><Relationship Id="rId1405" Type="http://schemas.openxmlformats.org/officeDocument/2006/relationships/hyperlink" Target="file:///E:\_2005-201X_Codes_Guides\HTML_DOCX\_WORD_source\NBC2020p1\nbc2020.htm" TargetMode="External"/><Relationship Id="rId1752" Type="http://schemas.openxmlformats.org/officeDocument/2006/relationships/hyperlink" Target="file:///E:\_2005-201X_Codes_Guides\HTML_DOCX\_WORD_source\NBC2020p1\nbc2020.htm" TargetMode="External"/><Relationship Id="rId44" Type="http://schemas.openxmlformats.org/officeDocument/2006/relationships/hyperlink" Target="file:///E:\_2005-201X_Codes_Guides\HTML_DOCX\_WORD_source\NBC2020p1\nbc2020.htm" TargetMode="External"/><Relationship Id="rId554" Type="http://schemas.openxmlformats.org/officeDocument/2006/relationships/hyperlink" Target="file:///E:\_2005-201X_Codes_Guides\HTML_DOCX\_WORD_source\NBC2020p1\nbc2020.htm" TargetMode="External"/><Relationship Id="rId761" Type="http://schemas.openxmlformats.org/officeDocument/2006/relationships/hyperlink" Target="file:///E:\_2005-201X_Codes_Guides\HTML_DOCX\_WORD_source\NBC2020p1\nbc2020.htm" TargetMode="External"/><Relationship Id="rId859" Type="http://schemas.openxmlformats.org/officeDocument/2006/relationships/hyperlink" Target="file:///E:\_2005-201X_Codes_Guides\HTML_DOCX\_WORD_source\NBC2020p1\nbc2020.htm" TargetMode="External"/><Relationship Id="rId1391" Type="http://schemas.openxmlformats.org/officeDocument/2006/relationships/hyperlink" Target="file:///E:\_2005-201X_Codes_Guides\HTML_DOCX\_WORD_source\NBC2020p1\nbc2020.htm" TargetMode="External"/><Relationship Id="rId1489" Type="http://schemas.openxmlformats.org/officeDocument/2006/relationships/hyperlink" Target="file:///E:\_2005-201X_Codes_Guides\HTML_DOCX\_WORD_source\NBC2020p1\nbc2020.htm" TargetMode="External"/><Relationship Id="rId1612" Type="http://schemas.openxmlformats.org/officeDocument/2006/relationships/hyperlink" Target="file:///E:\_2005-201X_Codes_Guides\HTML_DOCX\_WORD_source\NBC2020p1\nbc2020.htm" TargetMode="External"/><Relationship Id="rId1696" Type="http://schemas.openxmlformats.org/officeDocument/2006/relationships/hyperlink" Target="file:///E:\_2005-201X_Codes_Guides\HTML_DOCX\_WORD_source\NBC2020p1\nbc2020.htm" TargetMode="External"/><Relationship Id="rId193" Type="http://schemas.openxmlformats.org/officeDocument/2006/relationships/hyperlink" Target="file:///E:\_2005-201X_Codes_Guides\HTML_DOCX\_WORD_source\NBC2020p1\nbc2020.htm" TargetMode="External"/><Relationship Id="rId207" Type="http://schemas.openxmlformats.org/officeDocument/2006/relationships/hyperlink" Target="file:///E:\_2005-201X_Codes_Guides\HTML_DOCX\_WORD_source\NBC2020p1\nbc2020.htm" TargetMode="External"/><Relationship Id="rId414" Type="http://schemas.openxmlformats.org/officeDocument/2006/relationships/hyperlink" Target="file:///E:\_2005-201X_Codes_Guides\HTML_DOCX\_WORD_source\NBC2020p1\nbc2020.htm" TargetMode="External"/><Relationship Id="rId498" Type="http://schemas.openxmlformats.org/officeDocument/2006/relationships/hyperlink" Target="file:///E:\_2005-201X_Codes_Guides\HTML_DOCX\_WORD_source\NBC2020p1\nbc2020.htm" TargetMode="External"/><Relationship Id="rId621" Type="http://schemas.openxmlformats.org/officeDocument/2006/relationships/hyperlink" Target="file:///E:\_2005-201X_Codes_Guides\HTML_DOCX\_WORD_source\NBC2020p1\nbc2020.htm" TargetMode="External"/><Relationship Id="rId1044" Type="http://schemas.openxmlformats.org/officeDocument/2006/relationships/hyperlink" Target="file:///E:\_2005-201X_Codes_Guides\HTML_DOCX\_WORD_source\NBC2020p1\nbc2020.htm" TargetMode="External"/><Relationship Id="rId1251" Type="http://schemas.openxmlformats.org/officeDocument/2006/relationships/hyperlink" Target="file:///E:\_2005-201X_Codes_Guides\HTML_DOCX\_WORD_source\NBC2020p1\nbc2020.htm" TargetMode="External"/><Relationship Id="rId1349" Type="http://schemas.openxmlformats.org/officeDocument/2006/relationships/hyperlink" Target="file:///E:\_2005-201X_Codes_Guides\HTML_DOCX\_WORD_source\NBC2020p1\nbc2020.htm" TargetMode="External"/><Relationship Id="rId260" Type="http://schemas.openxmlformats.org/officeDocument/2006/relationships/hyperlink" Target="file:///E:\_2005-201X_Codes_Guides\HTML_DOCX\_WORD_source\NBC2020p1\nbc2020.htm" TargetMode="External"/><Relationship Id="rId719" Type="http://schemas.openxmlformats.org/officeDocument/2006/relationships/hyperlink" Target="file:///E:\_2005-201X_Codes_Guides\HTML_DOCX\_WORD_source\NBC2020p1\nbc2020.htm" TargetMode="External"/><Relationship Id="rId926" Type="http://schemas.openxmlformats.org/officeDocument/2006/relationships/hyperlink" Target="file:///E:\_2005-201X_Codes_Guides\HTML_DOCX\_WORD_source\NBC2020p1\nbc2020.htm" TargetMode="External"/><Relationship Id="rId1111" Type="http://schemas.openxmlformats.org/officeDocument/2006/relationships/hyperlink" Target="file:///E:\_2005-201X_Codes_Guides\HTML_DOCX\_WORD_source\NBC2020p1\nbc2020.htm" TargetMode="External"/><Relationship Id="rId1556" Type="http://schemas.openxmlformats.org/officeDocument/2006/relationships/hyperlink" Target="file:///E:\_2005-201X_Codes_Guides\HTML_DOCX\_WORD_source\NBC2020p1\nbc2020.htm" TargetMode="External"/><Relationship Id="rId1763" Type="http://schemas.openxmlformats.org/officeDocument/2006/relationships/hyperlink" Target="file:///E:\_2005-201X_Codes_Guides\HTML_DOCX\_WORD_source\NBC2020p1\nbc2020.htm" TargetMode="External"/><Relationship Id="rId55" Type="http://schemas.openxmlformats.org/officeDocument/2006/relationships/hyperlink" Target="file:///E:\_2005-201X_Codes_Guides\HTML_DOCX\_WORD_source\NBC2020p1\nbc2020.htm" TargetMode="External"/><Relationship Id="rId120" Type="http://schemas.openxmlformats.org/officeDocument/2006/relationships/hyperlink" Target="file:///E:\_2005-201X_Codes_Guides\HTML_DOCX\_WORD_source\NBC2020p1\nbc2020.htm" TargetMode="External"/><Relationship Id="rId358" Type="http://schemas.openxmlformats.org/officeDocument/2006/relationships/hyperlink" Target="file:///E:\_2005-201X_Codes_Guides\HTML_DOCX\_WORD_source\NBC2020p1\nbc2020.htm" TargetMode="External"/><Relationship Id="rId565" Type="http://schemas.openxmlformats.org/officeDocument/2006/relationships/hyperlink" Target="file:///E:\_2005-201X_Codes_Guides\HTML_DOCX\_WORD_source\NBC2020p1\nbc2020.htm" TargetMode="External"/><Relationship Id="rId772" Type="http://schemas.openxmlformats.org/officeDocument/2006/relationships/hyperlink" Target="file:///E:\_2005-201X_Codes_Guides\HTML_DOCX\_WORD_source\NBC2020p1\nbc2020.htm" TargetMode="External"/><Relationship Id="rId1195" Type="http://schemas.openxmlformats.org/officeDocument/2006/relationships/hyperlink" Target="file:///E:\_2005-201X_Codes_Guides\HTML_DOCX\_WORD_source\NBC2020p1\nbc2020.htm" TargetMode="External"/><Relationship Id="rId1209" Type="http://schemas.openxmlformats.org/officeDocument/2006/relationships/hyperlink" Target="file:///E:\_2005-201X_Codes_Guides\HTML_DOCX\_WORD_source\NBC2020p1\nbc2020.htm" TargetMode="External"/><Relationship Id="rId1416" Type="http://schemas.openxmlformats.org/officeDocument/2006/relationships/hyperlink" Target="file:///E:\_2005-201X_Codes_Guides\HTML_DOCX\_WORD_source\NBC2020p1\nbc2020.htm" TargetMode="External"/><Relationship Id="rId1623" Type="http://schemas.openxmlformats.org/officeDocument/2006/relationships/hyperlink" Target="file:///E:\_2005-201X_Codes_Guides\HTML_DOCX\_WORD_source\NBC2020p1\nbc2020.htm" TargetMode="External"/><Relationship Id="rId218" Type="http://schemas.openxmlformats.org/officeDocument/2006/relationships/hyperlink" Target="file:///E:\_2005-201X_Codes_Guides\HTML_DOCX\_WORD_source\NBC2020p1\nbc2020.htm" TargetMode="External"/><Relationship Id="rId425" Type="http://schemas.openxmlformats.org/officeDocument/2006/relationships/hyperlink" Target="file:///E:\_2005-201X_Codes_Guides\HTML_DOCX\_WORD_source\NBC2020p1\nbc2020.htm" TargetMode="External"/><Relationship Id="rId632" Type="http://schemas.openxmlformats.org/officeDocument/2006/relationships/hyperlink" Target="file:///E:\_2005-201X_Codes_Guides\HTML_DOCX\_WORD_source\NBC2020p1\nbc2020.htm" TargetMode="External"/><Relationship Id="rId1055" Type="http://schemas.openxmlformats.org/officeDocument/2006/relationships/hyperlink" Target="file:///E:\_2005-201X_Codes_Guides\HTML_DOCX\_WORD_source\NBC2020p1\nbc2020.htm" TargetMode="External"/><Relationship Id="rId1262" Type="http://schemas.openxmlformats.org/officeDocument/2006/relationships/hyperlink" Target="file:///E:\_2005-201X_Codes_Guides\HTML_DOCX\_WORD_source\NBC2020p1\nbc2020.htm" TargetMode="External"/><Relationship Id="rId271" Type="http://schemas.openxmlformats.org/officeDocument/2006/relationships/hyperlink" Target="file:///E:\_2005-201X_Codes_Guides\HTML_DOCX\_WORD_source\NBC2020p1\nbc2020.htm" TargetMode="External"/><Relationship Id="rId937" Type="http://schemas.openxmlformats.org/officeDocument/2006/relationships/hyperlink" Target="file:///E:\_2005-201X_Codes_Guides\HTML_DOCX\_WORD_source\NBC2020p1\nbc2020.htm" TargetMode="External"/><Relationship Id="rId1122" Type="http://schemas.openxmlformats.org/officeDocument/2006/relationships/hyperlink" Target="file:///E:\_2005-201X_Codes_Guides\HTML_DOCX\_WORD_source\NBC2020p1\nbc2020.htm" TargetMode="External"/><Relationship Id="rId1567" Type="http://schemas.openxmlformats.org/officeDocument/2006/relationships/hyperlink" Target="file:///E:\_2005-201X_Codes_Guides\HTML_DOCX\_WORD_source\NBC2020p1\nbc2020.htm" TargetMode="External"/><Relationship Id="rId1774" Type="http://schemas.openxmlformats.org/officeDocument/2006/relationships/hyperlink" Target="file:///E:\_2005-201X_Codes_Guides\HTML_DOCX\_WORD_source\NBC2020p1\nbc2020.htm" TargetMode="External"/><Relationship Id="rId66" Type="http://schemas.openxmlformats.org/officeDocument/2006/relationships/hyperlink" Target="file:///E:\_2005-201X_Codes_Guides\HTML_DOCX\_WORD_source\NBC2020p1\nbc2020.htm" TargetMode="External"/><Relationship Id="rId131" Type="http://schemas.openxmlformats.org/officeDocument/2006/relationships/hyperlink" Target="file:///E:\_2005-201X_Codes_Guides\HTML_DOCX\_WORD_source\NBC2020p1\nbc2020.htm" TargetMode="External"/><Relationship Id="rId369" Type="http://schemas.openxmlformats.org/officeDocument/2006/relationships/hyperlink" Target="file:///E:\_2005-201X_Codes_Guides\HTML_DOCX\_WORD_source\NBC2020p1\nbc2020.htm" TargetMode="External"/><Relationship Id="rId576" Type="http://schemas.openxmlformats.org/officeDocument/2006/relationships/hyperlink" Target="file:///E:\_2005-201X_Codes_Guides\HTML_DOCX\_WORD_source\NBC2020p1\nbc2020.htm" TargetMode="External"/><Relationship Id="rId783" Type="http://schemas.openxmlformats.org/officeDocument/2006/relationships/hyperlink" Target="file:///E:\_2005-201X_Codes_Guides\HTML_DOCX\_WORD_source\NBC2020p1\nbc2020.htm" TargetMode="External"/><Relationship Id="rId990" Type="http://schemas.openxmlformats.org/officeDocument/2006/relationships/hyperlink" Target="file:///E:\_2005-201X_Codes_Guides\HTML_DOCX\_WORD_source\NBC2020p1\nbc2020.htm" TargetMode="External"/><Relationship Id="rId1427" Type="http://schemas.openxmlformats.org/officeDocument/2006/relationships/hyperlink" Target="file:///E:\_2005-201X_Codes_Guides\HTML_DOCX\_WORD_source\NBC2020p1\nbc2020.htm" TargetMode="External"/><Relationship Id="rId1634" Type="http://schemas.openxmlformats.org/officeDocument/2006/relationships/hyperlink" Target="file:///E:\_2005-201X_Codes_Guides\HTML_DOCX\_WORD_source\NBC2020p1\nbc2020.htm" TargetMode="External"/><Relationship Id="rId229" Type="http://schemas.openxmlformats.org/officeDocument/2006/relationships/hyperlink" Target="file:///E:\_2005-201X_Codes_Guides\HTML_DOCX\_WORD_source\NBC2020p1\nbc2020.htm" TargetMode="External"/><Relationship Id="rId436" Type="http://schemas.openxmlformats.org/officeDocument/2006/relationships/hyperlink" Target="file:///E:\_2005-201X_Codes_Guides\HTML_DOCX\_WORD_source\NBC2020p1\nbc2020.htm" TargetMode="External"/><Relationship Id="rId643" Type="http://schemas.openxmlformats.org/officeDocument/2006/relationships/hyperlink" Target="file:///E:\_2005-201X_Codes_Guides\HTML_DOCX\_WORD_source\NBC2020p1\nbc2020.htm" TargetMode="External"/><Relationship Id="rId1066" Type="http://schemas.openxmlformats.org/officeDocument/2006/relationships/hyperlink" Target="file:///E:\_2005-201X_Codes_Guides\HTML_DOCX\_WORD_source\NBC2020p1\nbc2020.htm" TargetMode="External"/><Relationship Id="rId1273" Type="http://schemas.openxmlformats.org/officeDocument/2006/relationships/hyperlink" Target="file:///E:\_2005-201X_Codes_Guides\HTML_DOCX\_WORD_source\NBC2020p1\nbc2020.htm" TargetMode="External"/><Relationship Id="rId1480" Type="http://schemas.openxmlformats.org/officeDocument/2006/relationships/hyperlink" Target="file:///E:\_2005-201X_Codes_Guides\HTML_DOCX\_WORD_source\NBC2020p1\nbc2020.htm" TargetMode="External"/><Relationship Id="rId850" Type="http://schemas.openxmlformats.org/officeDocument/2006/relationships/hyperlink" Target="file:///E:\_2005-201X_Codes_Guides\HTML_DOCX\_WORD_source\NBC2020p1\nbc2020.htm" TargetMode="External"/><Relationship Id="rId948" Type="http://schemas.openxmlformats.org/officeDocument/2006/relationships/hyperlink" Target="file:///E:\_2005-201X_Codes_Guides\HTML_DOCX\_WORD_source\NBC2020p1\nbc2020.htm" TargetMode="External"/><Relationship Id="rId1133" Type="http://schemas.openxmlformats.org/officeDocument/2006/relationships/hyperlink" Target="file:///E:\_2005-201X_Codes_Guides\HTML_DOCX\_WORD_source\NBC2020p1\nbc2020.htm" TargetMode="External"/><Relationship Id="rId1578" Type="http://schemas.openxmlformats.org/officeDocument/2006/relationships/hyperlink" Target="file:///E:\_2005-201X_Codes_Guides\HTML_DOCX\_WORD_source\NBC2020p1\nbc2020.htm" TargetMode="External"/><Relationship Id="rId1701" Type="http://schemas.openxmlformats.org/officeDocument/2006/relationships/hyperlink" Target="file:///E:\_2005-201X_Codes_Guides\HTML_DOCX\_WORD_source\NBC2020p1\nbc2020.htm" TargetMode="External"/><Relationship Id="rId1785" Type="http://schemas.openxmlformats.org/officeDocument/2006/relationships/fontTable" Target="fontTable.xml"/><Relationship Id="rId77" Type="http://schemas.openxmlformats.org/officeDocument/2006/relationships/hyperlink" Target="file:///E:\_2005-201X_Codes_Guides\HTML_DOCX\_WORD_source\NBC2020p1\nbc2020.htm" TargetMode="External"/><Relationship Id="rId282" Type="http://schemas.openxmlformats.org/officeDocument/2006/relationships/hyperlink" Target="file:///E:\_2005-201X_Codes_Guides\HTML_DOCX\_WORD_source\NBC2020p1\nbc2020.htm" TargetMode="External"/><Relationship Id="rId503" Type="http://schemas.openxmlformats.org/officeDocument/2006/relationships/hyperlink" Target="file:///E:\_2005-201X_Codes_Guides\HTML_DOCX\_WORD_source\NBC2020p1\nbc2020.htm" TargetMode="External"/><Relationship Id="rId587" Type="http://schemas.openxmlformats.org/officeDocument/2006/relationships/hyperlink" Target="file:///E:\_2005-201X_Codes_Guides\HTML_DOCX\_WORD_source\NBC2020p1\nbc2020.htm" TargetMode="External"/><Relationship Id="rId710" Type="http://schemas.openxmlformats.org/officeDocument/2006/relationships/hyperlink" Target="file:///E:\_2005-201X_Codes_Guides\HTML_DOCX\_WORD_source\NBC2020p1\nbc2020.htm" TargetMode="External"/><Relationship Id="rId808" Type="http://schemas.openxmlformats.org/officeDocument/2006/relationships/hyperlink" Target="file:///E:\_2005-201X_Codes_Guides\HTML_DOCX\_WORD_source\NBC2020p1\nbc2020.htm" TargetMode="External"/><Relationship Id="rId1340" Type="http://schemas.openxmlformats.org/officeDocument/2006/relationships/hyperlink" Target="file:///E:\_2005-201X_Codes_Guides\HTML_DOCX\_WORD_source\NBC2020p1\nbc2020.htm" TargetMode="External"/><Relationship Id="rId1438" Type="http://schemas.openxmlformats.org/officeDocument/2006/relationships/hyperlink" Target="file:///E:\_2005-201X_Codes_Guides\HTML_DOCX\_WORD_source\NBC2020p1\nbc2020.htm" TargetMode="External"/><Relationship Id="rId1645" Type="http://schemas.openxmlformats.org/officeDocument/2006/relationships/hyperlink" Target="file:///E:\_2005-201X_Codes_Guides\HTML_DOCX\_WORD_source\NBC2020p1\nbc2020.htm" TargetMode="External"/><Relationship Id="rId8" Type="http://schemas.openxmlformats.org/officeDocument/2006/relationships/hyperlink" Target="file:///E:\_2005-201X_Codes_Guides\HTML_DOCX\_WORD_source\NBC2020p1\bldng" TargetMode="External"/><Relationship Id="rId142" Type="http://schemas.openxmlformats.org/officeDocument/2006/relationships/hyperlink" Target="file:///E:\_2005-201X_Codes_Guides\HTML_DOCX\_WORD_source\NBC2020p1\nbc2020.htm" TargetMode="External"/><Relationship Id="rId447" Type="http://schemas.openxmlformats.org/officeDocument/2006/relationships/hyperlink" Target="file:///E:\_2005-201X_Codes_Guides\HTML_DOCX\_WORD_source\NBC2020p1\nbc2020.htm" TargetMode="External"/><Relationship Id="rId794" Type="http://schemas.openxmlformats.org/officeDocument/2006/relationships/hyperlink" Target="file:///E:\_2005-201X_Codes_Guides\HTML_DOCX\_WORD_source\NBC2020p1\nbc2020.htm" TargetMode="External"/><Relationship Id="rId1077" Type="http://schemas.openxmlformats.org/officeDocument/2006/relationships/hyperlink" Target="file:///E:\_2005-201X_Codes_Guides\HTML_DOCX\_WORD_source\NBC2020p1\nbc2020.htm" TargetMode="External"/><Relationship Id="rId1200" Type="http://schemas.openxmlformats.org/officeDocument/2006/relationships/hyperlink" Target="file:///E:\_2005-201X_Codes_Guides\HTML_DOCX\_WORD_source\NBC2020p1\nbc2020.htm" TargetMode="External"/><Relationship Id="rId654" Type="http://schemas.openxmlformats.org/officeDocument/2006/relationships/hyperlink" Target="file:///E:\_2005-201X_Codes_Guides\HTML_DOCX\_WORD_source\NBC2020p1\nbc2020.htm" TargetMode="External"/><Relationship Id="rId861" Type="http://schemas.openxmlformats.org/officeDocument/2006/relationships/hyperlink" Target="file:///E:\_2005-201X_Codes_Guides\HTML_DOCX\_WORD_source\NBC2020p1\nbc2020.htm" TargetMode="External"/><Relationship Id="rId959" Type="http://schemas.openxmlformats.org/officeDocument/2006/relationships/hyperlink" Target="file:///E:\_2005-201X_Codes_Guides\HTML_DOCX\_WORD_source\NBC2020p1\nbc2020.htm" TargetMode="External"/><Relationship Id="rId1284" Type="http://schemas.openxmlformats.org/officeDocument/2006/relationships/hyperlink" Target="file:///E:\_2005-201X_Codes_Guides\HTML_DOCX\_WORD_source\NBC2020p1\nbc2020.htm" TargetMode="External"/><Relationship Id="rId1491" Type="http://schemas.openxmlformats.org/officeDocument/2006/relationships/hyperlink" Target="file:///E:\_2005-201X_Codes_Guides\HTML_DOCX\_WORD_source\NBC2020p1\nbc2020.htm" TargetMode="External"/><Relationship Id="rId1505" Type="http://schemas.openxmlformats.org/officeDocument/2006/relationships/hyperlink" Target="file:///E:\_2005-201X_Codes_Guides\HTML_DOCX\_WORD_source\NBC2020p1\nbc2020.htm" TargetMode="External"/><Relationship Id="rId1589" Type="http://schemas.openxmlformats.org/officeDocument/2006/relationships/hyperlink" Target="file:///E:\_2005-201X_Codes_Guides\HTML_DOCX\_WORD_source\NBC2020p1\nbc2020.htm" TargetMode="External"/><Relationship Id="rId1712" Type="http://schemas.openxmlformats.org/officeDocument/2006/relationships/hyperlink" Target="file:///E:\_2005-201X_Codes_Guides\HTML_DOCX\_WORD_source\NBC2020p1\nbc2020.htm" TargetMode="External"/><Relationship Id="rId293" Type="http://schemas.openxmlformats.org/officeDocument/2006/relationships/hyperlink" Target="file:///E:\_2005-201X_Codes_Guides\HTML_DOCX\_WORD_source\NBC2020p1\nbc2020.htm" TargetMode="External"/><Relationship Id="rId307" Type="http://schemas.openxmlformats.org/officeDocument/2006/relationships/hyperlink" Target="file:///E:\_2005-201X_Codes_Guides\HTML_DOCX\_WORD_source\NBC2020p1\nbc2020.htm" TargetMode="External"/><Relationship Id="rId514" Type="http://schemas.openxmlformats.org/officeDocument/2006/relationships/hyperlink" Target="file:///E:\_2005-201X_Codes_Guides\HTML_DOCX\_WORD_source\NBC2020p1\nbc2020.htm" TargetMode="External"/><Relationship Id="rId721" Type="http://schemas.openxmlformats.org/officeDocument/2006/relationships/hyperlink" Target="file:///E:\_2005-201X_Codes_Guides\HTML_DOCX\_WORD_source\NBC2020p1\nbc2020.htm" TargetMode="External"/><Relationship Id="rId1144" Type="http://schemas.openxmlformats.org/officeDocument/2006/relationships/hyperlink" Target="file:///E:\_2005-201X_Codes_Guides\HTML_DOCX\_WORD_source\NBC2020p1\nbc2020.htm" TargetMode="External"/><Relationship Id="rId1351" Type="http://schemas.openxmlformats.org/officeDocument/2006/relationships/hyperlink" Target="file:///E:\_2005-201X_Codes_Guides\HTML_DOCX\_WORD_source\NBC2020p1\nbc2020.htm" TargetMode="External"/><Relationship Id="rId1449" Type="http://schemas.openxmlformats.org/officeDocument/2006/relationships/hyperlink" Target="file:///E:\_2005-201X_Codes_Guides\HTML_DOCX\_WORD_source\NBC2020p1\nbc2020.htm" TargetMode="External"/><Relationship Id="rId88" Type="http://schemas.openxmlformats.org/officeDocument/2006/relationships/hyperlink" Target="file:///E:\_2005-201X_Codes_Guides\HTML_DOCX\_WORD_source\NBC2020p1\nbc2020.htm" TargetMode="External"/><Relationship Id="rId153" Type="http://schemas.openxmlformats.org/officeDocument/2006/relationships/hyperlink" Target="file:///E:\_2005-201X_Codes_Guides\HTML_DOCX\_WORD_source\NBC2020p1\nbc2020.htm" TargetMode="External"/><Relationship Id="rId360" Type="http://schemas.openxmlformats.org/officeDocument/2006/relationships/hyperlink" Target="file:///E:\_2005-201X_Codes_Guides\HTML_DOCX\_WORD_source\NBC2020p1\nbc2020.htm" TargetMode="External"/><Relationship Id="rId598" Type="http://schemas.openxmlformats.org/officeDocument/2006/relationships/hyperlink" Target="file:///E:\_2005-201X_Codes_Guides\HTML_DOCX\_WORD_source\NBC2020p1\nbc2020.htm" TargetMode="External"/><Relationship Id="rId819" Type="http://schemas.openxmlformats.org/officeDocument/2006/relationships/hyperlink" Target="file:///E:\_2005-201X_Codes_Guides\HTML_DOCX\_WORD_source\NBC2020p1\nbc2020.htm" TargetMode="External"/><Relationship Id="rId1004" Type="http://schemas.openxmlformats.org/officeDocument/2006/relationships/hyperlink" Target="file:///E:\_2005-201X_Codes_Guides\HTML_DOCX\_WORD_source\NBC2020p1\nbc2020.htm" TargetMode="External"/><Relationship Id="rId1211" Type="http://schemas.openxmlformats.org/officeDocument/2006/relationships/hyperlink" Target="file:///E:\_2005-201X_Codes_Guides\HTML_DOCX\_WORD_source\NBC2020p1\nbc2020.htm" TargetMode="External"/><Relationship Id="rId1656" Type="http://schemas.openxmlformats.org/officeDocument/2006/relationships/hyperlink" Target="file:///E:\_2005-201X_Codes_Guides\HTML_DOCX\_WORD_source\NBC2020p1\nbc2020.htm" TargetMode="External"/><Relationship Id="rId220" Type="http://schemas.openxmlformats.org/officeDocument/2006/relationships/hyperlink" Target="file:///E:\_2005-201X_Codes_Guides\HTML_DOCX\_WORD_source\NBC2020p1\nbc2020.htm" TargetMode="External"/><Relationship Id="rId458" Type="http://schemas.openxmlformats.org/officeDocument/2006/relationships/hyperlink" Target="file:///E:\_2005-201X_Codes_Guides\HTML_DOCX\_WORD_source\NBC2020p1\nbc2020.htm" TargetMode="External"/><Relationship Id="rId665" Type="http://schemas.openxmlformats.org/officeDocument/2006/relationships/hyperlink" Target="file:///E:\_2005-201X_Codes_Guides\HTML_DOCX\_WORD_source\NBC2020p1\nbc2020.htm" TargetMode="External"/><Relationship Id="rId872" Type="http://schemas.openxmlformats.org/officeDocument/2006/relationships/hyperlink" Target="file:///E:\_2005-201X_Codes_Guides\HTML_DOCX\_WORD_source\NBC2020p1\nbc2020.htm" TargetMode="External"/><Relationship Id="rId1088" Type="http://schemas.openxmlformats.org/officeDocument/2006/relationships/hyperlink" Target="file:///E:\_2005-201X_Codes_Guides\HTML_DOCX\_WORD_source\NBC2020p1\nbc2020.htm" TargetMode="External"/><Relationship Id="rId1295" Type="http://schemas.openxmlformats.org/officeDocument/2006/relationships/hyperlink" Target="file:///E:\_2005-201X_Codes_Guides\HTML_DOCX\_WORD_source\NBC2020p1\nbc2020.htm" TargetMode="External"/><Relationship Id="rId1309" Type="http://schemas.openxmlformats.org/officeDocument/2006/relationships/hyperlink" Target="file:///E:\_2005-201X_Codes_Guides\HTML_DOCX\_WORD_source\NBC2020p1\nbc2020.htm" TargetMode="External"/><Relationship Id="rId1516" Type="http://schemas.openxmlformats.org/officeDocument/2006/relationships/hyperlink" Target="file:///E:\_2005-201X_Codes_Guides\HTML_DOCX\_WORD_source\NBC2020p1\nbc2020.htm" TargetMode="External"/><Relationship Id="rId1723" Type="http://schemas.openxmlformats.org/officeDocument/2006/relationships/hyperlink" Target="file:///E:\_2005-201X_Codes_Guides\HTML_DOCX\_WORD_source\NBC2020p1\nbc2020.htm" TargetMode="External"/><Relationship Id="rId15" Type="http://schemas.openxmlformats.org/officeDocument/2006/relationships/hyperlink" Target="file:///E:\_2005-201X_Codes_Guides\HTML_DOCX\_WORD_source\NBC2020p1\nbc2020.htm" TargetMode="External"/><Relationship Id="rId318" Type="http://schemas.openxmlformats.org/officeDocument/2006/relationships/hyperlink" Target="file:///E:\_2005-201X_Codes_Guides\HTML_DOCX\_WORD_source\NBC2020p1\nbc2020.htm" TargetMode="External"/><Relationship Id="rId525" Type="http://schemas.openxmlformats.org/officeDocument/2006/relationships/hyperlink" Target="file:///E:\_2005-201X_Codes_Guides\HTML_DOCX\_WORD_source\NBC2020p1\nbc2020.htm" TargetMode="External"/><Relationship Id="rId732" Type="http://schemas.openxmlformats.org/officeDocument/2006/relationships/hyperlink" Target="file:///E:\_2005-201X_Codes_Guides\HTML_DOCX\_WORD_source\NBC2020p1\nbc2020.htm" TargetMode="External"/><Relationship Id="rId1155" Type="http://schemas.openxmlformats.org/officeDocument/2006/relationships/hyperlink" Target="file:///E:\_2005-201X_Codes_Guides\HTML_DOCX\_WORD_source\NBC2020p1\nbc2020.htm" TargetMode="External"/><Relationship Id="rId1362" Type="http://schemas.openxmlformats.org/officeDocument/2006/relationships/hyperlink" Target="file:///E:\_2005-201X_Codes_Guides\HTML_DOCX\_WORD_source\NBC2020p1\nbc2020.htm" TargetMode="External"/><Relationship Id="rId99" Type="http://schemas.openxmlformats.org/officeDocument/2006/relationships/hyperlink" Target="file:///E:\_2005-201X_Codes_Guides\HTML_DOCX\_WORD_source\NBC2020p1\nbc2020.htm" TargetMode="External"/><Relationship Id="rId164" Type="http://schemas.openxmlformats.org/officeDocument/2006/relationships/hyperlink" Target="file:///E:\_2005-201X_Codes_Guides\HTML_DOCX\_WORD_source\NBC2020p1\nbc2020.htm" TargetMode="External"/><Relationship Id="rId371" Type="http://schemas.openxmlformats.org/officeDocument/2006/relationships/hyperlink" Target="file:///E:\_2005-201X_Codes_Guides\HTML_DOCX\_WORD_source\NBC2020p1\nbc2020.htm" TargetMode="External"/><Relationship Id="rId1015" Type="http://schemas.openxmlformats.org/officeDocument/2006/relationships/hyperlink" Target="file:///E:\_2005-201X_Codes_Guides\HTML_DOCX\_WORD_source\NBC2020p1\nbc2020.htm" TargetMode="External"/><Relationship Id="rId1222" Type="http://schemas.openxmlformats.org/officeDocument/2006/relationships/hyperlink" Target="file:///E:\_2005-201X_Codes_Guides\HTML_DOCX\_WORD_source\NBC2020p1\nbc2020.htm" TargetMode="External"/><Relationship Id="rId1667" Type="http://schemas.openxmlformats.org/officeDocument/2006/relationships/hyperlink" Target="file:///E:\_2005-201X_Codes_Guides\HTML_DOCX\_WORD_source\NBC2020p1\nbc2020.htm" TargetMode="External"/><Relationship Id="rId469" Type="http://schemas.openxmlformats.org/officeDocument/2006/relationships/hyperlink" Target="file:///E:\_2005-201X_Codes_Guides\HTML_DOCX\_WORD_source\NBC2020p1\nbc2020.htm" TargetMode="External"/><Relationship Id="rId676" Type="http://schemas.openxmlformats.org/officeDocument/2006/relationships/hyperlink" Target="file:///E:\_2005-201X_Codes_Guides\HTML_DOCX\_WORD_source\NBC2020p1\nbc2020.htm" TargetMode="External"/><Relationship Id="rId883" Type="http://schemas.openxmlformats.org/officeDocument/2006/relationships/hyperlink" Target="file:///E:\_2005-201X_Codes_Guides\HTML_DOCX\_WORD_source\NBC2020p1\nbc2020.htm" TargetMode="External"/><Relationship Id="rId1099" Type="http://schemas.openxmlformats.org/officeDocument/2006/relationships/hyperlink" Target="file:///E:\_2005-201X_Codes_Guides\HTML_DOCX\_WORD_source\NBC2020p1\nbc2020.htm" TargetMode="External"/><Relationship Id="rId1527" Type="http://schemas.openxmlformats.org/officeDocument/2006/relationships/hyperlink" Target="file:///E:\_2005-201X_Codes_Guides\HTML_DOCX\_WORD_source\NBC2020p1\nbc2020.htm" TargetMode="External"/><Relationship Id="rId1734" Type="http://schemas.openxmlformats.org/officeDocument/2006/relationships/hyperlink" Target="file:///E:\_2005-201X_Codes_Guides\HTML_DOCX\_WORD_source\NBC2020p1\nbc2020.htm" TargetMode="External"/><Relationship Id="rId26" Type="http://schemas.openxmlformats.org/officeDocument/2006/relationships/hyperlink" Target="file:///E:\_2005-201X_Codes_Guides\HTML_DOCX\_WORD_source\NBC2020p1\nbc2020.htm" TargetMode="External"/><Relationship Id="rId231" Type="http://schemas.openxmlformats.org/officeDocument/2006/relationships/hyperlink" Target="file:///E:\_2005-201X_Codes_Guides\HTML_DOCX\_WORD_source\NBC2020p1\nbc2020.htm" TargetMode="External"/><Relationship Id="rId329" Type="http://schemas.openxmlformats.org/officeDocument/2006/relationships/hyperlink" Target="file:///E:\_2005-201X_Codes_Guides\HTML_DOCX\_WORD_source\NBC2020p1\nbc2020.htm" TargetMode="External"/><Relationship Id="rId536" Type="http://schemas.openxmlformats.org/officeDocument/2006/relationships/hyperlink" Target="file:///E:\_2005-201X_Codes_Guides\HTML_DOCX\_WORD_source\NBC2020p1\nbc2020.htm" TargetMode="External"/><Relationship Id="rId1166" Type="http://schemas.openxmlformats.org/officeDocument/2006/relationships/hyperlink" Target="file:///E:\_2005-201X_Codes_Guides\HTML_DOCX\_WORD_source\NBC2020p1\nbc2020.htm" TargetMode="External"/><Relationship Id="rId1373" Type="http://schemas.openxmlformats.org/officeDocument/2006/relationships/hyperlink" Target="file:///E:\_2005-201X_Codes_Guides\HTML_DOCX\_WORD_source\NBC2020p1\nbc2020.htm" TargetMode="External"/><Relationship Id="rId175" Type="http://schemas.openxmlformats.org/officeDocument/2006/relationships/hyperlink" Target="file:///E:\_2005-201X_Codes_Guides\HTML_DOCX\_WORD_source\NBC2020p1\nbc2020.htm" TargetMode="External"/><Relationship Id="rId743" Type="http://schemas.openxmlformats.org/officeDocument/2006/relationships/hyperlink" Target="file:///E:\_2005-201X_Codes_Guides\HTML_DOCX\_WORD_source\NBC2020p1\nbc2020.htm" TargetMode="External"/><Relationship Id="rId950" Type="http://schemas.openxmlformats.org/officeDocument/2006/relationships/hyperlink" Target="file:///E:\_2005-201X_Codes_Guides\HTML_DOCX\_WORD_source\NBC2020p1\nbc2020.htm" TargetMode="External"/><Relationship Id="rId1026" Type="http://schemas.openxmlformats.org/officeDocument/2006/relationships/hyperlink" Target="file:///E:\_2005-201X_Codes_Guides\HTML_DOCX\_WORD_source\NBC2020p1\nbc2020.htm" TargetMode="External"/><Relationship Id="rId1580" Type="http://schemas.openxmlformats.org/officeDocument/2006/relationships/hyperlink" Target="file:///E:\_2005-201X_Codes_Guides\HTML_DOCX\_WORD_source\NBC2020p1\nbc2020.htm" TargetMode="External"/><Relationship Id="rId1678" Type="http://schemas.openxmlformats.org/officeDocument/2006/relationships/hyperlink" Target="file:///E:\_2005-201X_Codes_Guides\HTML_DOCX\_WORD_source\NBC2020p1\nbc2020.htm" TargetMode="External"/><Relationship Id="rId382" Type="http://schemas.openxmlformats.org/officeDocument/2006/relationships/hyperlink" Target="file:///E:\_2005-201X_Codes_Guides\HTML_DOCX\_WORD_source\NBC2020p1\nbc2020.htm" TargetMode="External"/><Relationship Id="rId603" Type="http://schemas.openxmlformats.org/officeDocument/2006/relationships/hyperlink" Target="file:///E:\_2005-201X_Codes_Guides\HTML_DOCX\_WORD_source\NBC2020p1\nbc2020.htm" TargetMode="External"/><Relationship Id="rId687" Type="http://schemas.openxmlformats.org/officeDocument/2006/relationships/hyperlink" Target="file:///E:\_2005-201X_Codes_Guides\HTML_DOCX\_WORD_source\NBC2020p1\nbc2020.htm" TargetMode="External"/><Relationship Id="rId810" Type="http://schemas.openxmlformats.org/officeDocument/2006/relationships/hyperlink" Target="file:///E:\_2005-201X_Codes_Guides\HTML_DOCX\_WORD_source\NBC2020p1\nbc2020.htm" TargetMode="External"/><Relationship Id="rId908" Type="http://schemas.openxmlformats.org/officeDocument/2006/relationships/hyperlink" Target="file:///E:\_2005-201X_Codes_Guides\HTML_DOCX\_WORD_source\NBC2020p1\nbc2020.htm" TargetMode="External"/><Relationship Id="rId1233" Type="http://schemas.openxmlformats.org/officeDocument/2006/relationships/hyperlink" Target="file:///E:\_2005-201X_Codes_Guides\HTML_DOCX\_WORD_source\NBC2020p1\nbc2020.htm" TargetMode="External"/><Relationship Id="rId1440" Type="http://schemas.openxmlformats.org/officeDocument/2006/relationships/hyperlink" Target="file:///E:\_2005-201X_Codes_Guides\HTML_DOCX\_WORD_source\NBC2020p1\nbc2020.htm" TargetMode="External"/><Relationship Id="rId1538" Type="http://schemas.openxmlformats.org/officeDocument/2006/relationships/hyperlink" Target="file:///E:\_2005-201X_Codes_Guides\HTML_DOCX\_WORD_source\NBC2020p1\nbc2020.htm" TargetMode="External"/><Relationship Id="rId242" Type="http://schemas.openxmlformats.org/officeDocument/2006/relationships/hyperlink" Target="file:///E:\_2005-201X_Codes_Guides\HTML_DOCX\_WORD_source\NBC2020p1\nbc2020.htm" TargetMode="External"/><Relationship Id="rId894" Type="http://schemas.openxmlformats.org/officeDocument/2006/relationships/hyperlink" Target="file:///E:\_2005-201X_Codes_Guides\HTML_DOCX\_WORD_source\NBC2020p1\nbc2020.htm" TargetMode="External"/><Relationship Id="rId1177" Type="http://schemas.openxmlformats.org/officeDocument/2006/relationships/hyperlink" Target="file:///E:\_2005-201X_Codes_Guides\HTML_DOCX\_WORD_source\NBC2020p1\nbc2020.htm" TargetMode="External"/><Relationship Id="rId1300" Type="http://schemas.openxmlformats.org/officeDocument/2006/relationships/hyperlink" Target="file:///E:\_2005-201X_Codes_Guides\HTML_DOCX\_WORD_source\NBC2020p1\nbc2020.htm" TargetMode="External"/><Relationship Id="rId1745" Type="http://schemas.openxmlformats.org/officeDocument/2006/relationships/hyperlink" Target="file:///E:\_2005-201X_Codes_Guides\HTML_DOCX\_WORD_source\NBC2020p1\nbc2020.htm" TargetMode="External"/><Relationship Id="rId37" Type="http://schemas.openxmlformats.org/officeDocument/2006/relationships/hyperlink" Target="file:///E:\_2005-201X_Codes_Guides\HTML_DOCX\_WORD_source\NBC2020p1\nbc2020.htm" TargetMode="External"/><Relationship Id="rId102" Type="http://schemas.openxmlformats.org/officeDocument/2006/relationships/hyperlink" Target="file:///E:\_2005-201X_Codes_Guides\HTML_DOCX\_WORD_source\NBC2020p1\nbc2020.htm" TargetMode="External"/><Relationship Id="rId547" Type="http://schemas.openxmlformats.org/officeDocument/2006/relationships/hyperlink" Target="file:///E:\_2005-201X_Codes_Guides\HTML_DOCX\_WORD_source\NBC2020p1\nbc2020.htm" TargetMode="External"/><Relationship Id="rId754" Type="http://schemas.openxmlformats.org/officeDocument/2006/relationships/hyperlink" Target="file:///E:\_2005-201X_Codes_Guides\HTML_DOCX\_WORD_source\NBC2020p1\nbc2020.htm" TargetMode="External"/><Relationship Id="rId961" Type="http://schemas.openxmlformats.org/officeDocument/2006/relationships/hyperlink" Target="file:///E:\_2005-201X_Codes_Guides\HTML_DOCX\_WORD_source\NBC2020p1\nbc2020.htm" TargetMode="External"/><Relationship Id="rId1384" Type="http://schemas.openxmlformats.org/officeDocument/2006/relationships/hyperlink" Target="file:///E:\_2005-201X_Codes_Guides\HTML_DOCX\_WORD_source\NBC2020p1\nbc2020.htm" TargetMode="External"/><Relationship Id="rId1591" Type="http://schemas.openxmlformats.org/officeDocument/2006/relationships/hyperlink" Target="file:///E:\_2005-201X_Codes_Guides\HTML_DOCX\_WORD_source\NBC2020p1\nbc2020.htm" TargetMode="External"/><Relationship Id="rId1605" Type="http://schemas.openxmlformats.org/officeDocument/2006/relationships/hyperlink" Target="file:///E:\_2005-201X_Codes_Guides\HTML_DOCX\_WORD_source\NBC2020p1\nbc2020.htm" TargetMode="External"/><Relationship Id="rId1689" Type="http://schemas.openxmlformats.org/officeDocument/2006/relationships/hyperlink" Target="file:///E:\_2005-201X_Codes_Guides\HTML_DOCX\_WORD_source\NBC2020p1\nbc2020.htm" TargetMode="External"/><Relationship Id="rId90" Type="http://schemas.openxmlformats.org/officeDocument/2006/relationships/hyperlink" Target="file:///E:\_2005-201X_Codes_Guides\HTML_DOCX\_WORD_source\NBC2020p1\nbc2020.htm" TargetMode="External"/><Relationship Id="rId186" Type="http://schemas.openxmlformats.org/officeDocument/2006/relationships/hyperlink" Target="file:///E:\_2005-201X_Codes_Guides\HTML_DOCX\_WORD_source\NBC2020p1\nbc2020.htm" TargetMode="External"/><Relationship Id="rId393" Type="http://schemas.openxmlformats.org/officeDocument/2006/relationships/hyperlink" Target="file:///E:\_2005-201X_Codes_Guides\HTML_DOCX\_WORD_source\NBC2020p1\nbc2020.htm" TargetMode="External"/><Relationship Id="rId407" Type="http://schemas.openxmlformats.org/officeDocument/2006/relationships/hyperlink" Target="file:///E:\_2005-201X_Codes_Guides\HTML_DOCX\_WORD_source\NBC2020p1\nbc2020.htm" TargetMode="External"/><Relationship Id="rId614" Type="http://schemas.openxmlformats.org/officeDocument/2006/relationships/hyperlink" Target="file:///E:\_2005-201X_Codes_Guides\HTML_DOCX\_WORD_source\NBC2020p1\nbc2020.htm" TargetMode="External"/><Relationship Id="rId821" Type="http://schemas.openxmlformats.org/officeDocument/2006/relationships/hyperlink" Target="file:///E:\_2005-201X_Codes_Guides\HTML_DOCX\_WORD_source\NBC2020p1\nbc2020.htm" TargetMode="External"/><Relationship Id="rId1037" Type="http://schemas.openxmlformats.org/officeDocument/2006/relationships/hyperlink" Target="file:///E:\_2005-201X_Codes_Guides\HTML_DOCX\_WORD_source\NBC2020p1\nbc2020.htm" TargetMode="External"/><Relationship Id="rId1244" Type="http://schemas.openxmlformats.org/officeDocument/2006/relationships/hyperlink" Target="file:///E:\_2005-201X_Codes_Guides\HTML_DOCX\_WORD_source\NBC2020p1\nbc2020.htm" TargetMode="External"/><Relationship Id="rId1451" Type="http://schemas.openxmlformats.org/officeDocument/2006/relationships/hyperlink" Target="file:///E:\_2005-201X_Codes_Guides\HTML_DOCX\_WORD_source\NBC2020p1\nbc2020.htm" TargetMode="External"/><Relationship Id="rId253" Type="http://schemas.openxmlformats.org/officeDocument/2006/relationships/hyperlink" Target="file:///E:\_2005-201X_Codes_Guides\HTML_DOCX\_WORD_source\NBC2020p1\nbc2020.htm" TargetMode="External"/><Relationship Id="rId460" Type="http://schemas.openxmlformats.org/officeDocument/2006/relationships/hyperlink" Target="file:///E:\_2005-201X_Codes_Guides\HTML_DOCX\_WORD_source\NBC2020p1\nbc2020.htm" TargetMode="External"/><Relationship Id="rId698" Type="http://schemas.openxmlformats.org/officeDocument/2006/relationships/hyperlink" Target="file:///E:\_2005-201X_Codes_Guides\HTML_DOCX\_WORD_source\NBC2020p1\nbc2020.htm" TargetMode="External"/><Relationship Id="rId919" Type="http://schemas.openxmlformats.org/officeDocument/2006/relationships/hyperlink" Target="file:///E:\_2005-201X_Codes_Guides\HTML_DOCX\_WORD_source\NBC2020p1\nbc2020.htm" TargetMode="External"/><Relationship Id="rId1090" Type="http://schemas.openxmlformats.org/officeDocument/2006/relationships/hyperlink" Target="file:///E:\_2005-201X_Codes_Guides\HTML_DOCX\_WORD_source\NBC2020p1\nbc2020.htm" TargetMode="External"/><Relationship Id="rId1104" Type="http://schemas.openxmlformats.org/officeDocument/2006/relationships/hyperlink" Target="file:///E:\_2005-201X_Codes_Guides\HTML_DOCX\_WORD_source\NBC2020p1\nbc2020.htm" TargetMode="External"/><Relationship Id="rId1311" Type="http://schemas.openxmlformats.org/officeDocument/2006/relationships/hyperlink" Target="file:///E:\_2005-201X_Codes_Guides\HTML_DOCX\_WORD_source\NBC2020p1\nbc2020.htm" TargetMode="External"/><Relationship Id="rId1549" Type="http://schemas.openxmlformats.org/officeDocument/2006/relationships/hyperlink" Target="file:///E:\_2005-201X_Codes_Guides\HTML_DOCX\_WORD_source\NBC2020p1\nbc2020.htm" TargetMode="External"/><Relationship Id="rId1756" Type="http://schemas.openxmlformats.org/officeDocument/2006/relationships/hyperlink" Target="file:///E:\_2005-201X_Codes_Guides\HTML_DOCX\_WORD_source\NBC2020p1\nbc2020.htm" TargetMode="External"/><Relationship Id="rId48" Type="http://schemas.openxmlformats.org/officeDocument/2006/relationships/hyperlink" Target="file:///E:\_2005-201X_Codes_Guides\HTML_DOCX\_WORD_source\NBC2020p1\thrt-hvn" TargetMode="External"/><Relationship Id="rId113" Type="http://schemas.openxmlformats.org/officeDocument/2006/relationships/hyperlink" Target="file:///E:\_2005-201X_Codes_Guides\HTML_DOCX\_WORD_source\NBC2020p1\nbc2020.htm" TargetMode="External"/><Relationship Id="rId320" Type="http://schemas.openxmlformats.org/officeDocument/2006/relationships/hyperlink" Target="file:///E:\_2005-201X_Codes_Guides\HTML_DOCX\_WORD_source\NBC2020p1\nbc2020.htm" TargetMode="External"/><Relationship Id="rId558" Type="http://schemas.openxmlformats.org/officeDocument/2006/relationships/hyperlink" Target="file:///E:\_2005-201X_Codes_Guides\HTML_DOCX\_WORD_source\NBC2020p1\nbc2020.htm" TargetMode="External"/><Relationship Id="rId765" Type="http://schemas.openxmlformats.org/officeDocument/2006/relationships/hyperlink" Target="file:///E:\_2005-201X_Codes_Guides\HTML_DOCX\_WORD_source\NBC2020p1\nbc2020.htm" TargetMode="External"/><Relationship Id="rId972" Type="http://schemas.openxmlformats.org/officeDocument/2006/relationships/hyperlink" Target="file:///E:\_2005-201X_Codes_Guides\HTML_DOCX\_WORD_source\NBC2020p1\nbc2020.htm" TargetMode="External"/><Relationship Id="rId1188" Type="http://schemas.openxmlformats.org/officeDocument/2006/relationships/hyperlink" Target="file:///E:\_2005-201X_Codes_Guides\HTML_DOCX\_WORD_source\NBC2020p1\nbc2020.htm" TargetMode="External"/><Relationship Id="rId1395" Type="http://schemas.openxmlformats.org/officeDocument/2006/relationships/hyperlink" Target="file:///E:\_2005-201X_Codes_Guides\HTML_DOCX\_WORD_source\NBC2020p1\nbc2020.htm" TargetMode="External"/><Relationship Id="rId1409" Type="http://schemas.openxmlformats.org/officeDocument/2006/relationships/hyperlink" Target="file:///E:\_2005-201X_Codes_Guides\HTML_DOCX\_WORD_source\NBC2020p1\nbc2020.htm" TargetMode="External"/><Relationship Id="rId1616" Type="http://schemas.openxmlformats.org/officeDocument/2006/relationships/hyperlink" Target="file:///E:\_2005-201X_Codes_Guides\HTML_DOCX\_WORD_source\NBC2020p1\nbc2020.htm" TargetMode="External"/><Relationship Id="rId197" Type="http://schemas.openxmlformats.org/officeDocument/2006/relationships/hyperlink" Target="file:///E:\_2005-201X_Codes_Guides\HTML_DOCX\_WORD_source\NBC2020p1\nbc2020.htm" TargetMode="External"/><Relationship Id="rId418" Type="http://schemas.openxmlformats.org/officeDocument/2006/relationships/hyperlink" Target="file:///E:\_2005-201X_Codes_Guides\HTML_DOCX\_WORD_source\NBC2020p1\nbc2020.htm" TargetMode="External"/><Relationship Id="rId625" Type="http://schemas.openxmlformats.org/officeDocument/2006/relationships/hyperlink" Target="file:///E:\_2005-201X_Codes_Guides\HTML_DOCX\_WORD_source\NBC2020p1\nbc2020.htm" TargetMode="External"/><Relationship Id="rId832" Type="http://schemas.openxmlformats.org/officeDocument/2006/relationships/hyperlink" Target="file:///E:\_2005-201X_Codes_Guides\HTML_DOCX\_WORD_source\NBC2020p1\nbc2020.htm" TargetMode="External"/><Relationship Id="rId1048" Type="http://schemas.openxmlformats.org/officeDocument/2006/relationships/hyperlink" Target="file:///E:\_2005-201X_Codes_Guides\HTML_DOCX\_WORD_source\NBC2020p1\nbc2020.htm" TargetMode="External"/><Relationship Id="rId1255" Type="http://schemas.openxmlformats.org/officeDocument/2006/relationships/hyperlink" Target="file:///E:\_2005-201X_Codes_Guides\HTML_DOCX\_WORD_source\NBC2020p1\nbc2020.htm" TargetMode="External"/><Relationship Id="rId1462" Type="http://schemas.openxmlformats.org/officeDocument/2006/relationships/hyperlink" Target="file:///E:\_2005-201X_Codes_Guides\HTML_DOCX\_WORD_source\NBC2020p1\nbc2020.htm" TargetMode="External"/><Relationship Id="rId264" Type="http://schemas.openxmlformats.org/officeDocument/2006/relationships/hyperlink" Target="file:///E:\_2005-201X_Codes_Guides\HTML_DOCX\_WORD_source\NBC2020p1\nbc2020.htm" TargetMode="External"/><Relationship Id="rId471" Type="http://schemas.openxmlformats.org/officeDocument/2006/relationships/hyperlink" Target="file:///E:\_2005-201X_Codes_Guides\HTML_DOCX\_WORD_source\NBC2020p1\nbc2020.htm" TargetMode="External"/><Relationship Id="rId1115" Type="http://schemas.openxmlformats.org/officeDocument/2006/relationships/hyperlink" Target="file:///E:\_2005-201X_Codes_Guides\HTML_DOCX\_WORD_source\NBC2020p1\nbc2020.htm" TargetMode="External"/><Relationship Id="rId1322" Type="http://schemas.openxmlformats.org/officeDocument/2006/relationships/hyperlink" Target="file:///E:\_2005-201X_Codes_Guides\HTML_DOCX\_WORD_source\NBC2020p1\nbc2020.htm" TargetMode="External"/><Relationship Id="rId1767" Type="http://schemas.openxmlformats.org/officeDocument/2006/relationships/hyperlink" Target="file:///E:\_2005-201X_Codes_Guides\HTML_DOCX\_WORD_source\NBC2020p1\nbc2020.htm" TargetMode="External"/><Relationship Id="rId59" Type="http://schemas.openxmlformats.org/officeDocument/2006/relationships/hyperlink" Target="file:///E:\_2005-201X_Codes_Guides\HTML_DOCX\_WORD_source\NBC2020p1\nbc2020.htm" TargetMode="External"/><Relationship Id="rId124" Type="http://schemas.openxmlformats.org/officeDocument/2006/relationships/hyperlink" Target="file:///E:\_2005-201X_Codes_Guides\HTML_DOCX\_WORD_source\NBC2020p1\nbc2020.htm" TargetMode="External"/><Relationship Id="rId569" Type="http://schemas.openxmlformats.org/officeDocument/2006/relationships/hyperlink" Target="file:///E:\_2005-201X_Codes_Guides\HTML_DOCX\_WORD_source\NBC2020p1\nbc2020.htm" TargetMode="External"/><Relationship Id="rId776" Type="http://schemas.openxmlformats.org/officeDocument/2006/relationships/hyperlink" Target="file:///E:\_2005-201X_Codes_Guides\HTML_DOCX\_WORD_source\NBC2020p1\nbc2020.htm" TargetMode="External"/><Relationship Id="rId983" Type="http://schemas.openxmlformats.org/officeDocument/2006/relationships/hyperlink" Target="file:///E:\_2005-201X_Codes_Guides\HTML_DOCX\_WORD_source\NBC2020p1\nbc2020.htm" TargetMode="External"/><Relationship Id="rId1199" Type="http://schemas.openxmlformats.org/officeDocument/2006/relationships/hyperlink" Target="file:///E:\_2005-201X_Codes_Guides\HTML_DOCX\_WORD_source\NBC2020p1\nbc2020.htm" TargetMode="External"/><Relationship Id="rId1627" Type="http://schemas.openxmlformats.org/officeDocument/2006/relationships/hyperlink" Target="file:///E:\_2005-201X_Codes_Guides\HTML_DOCX\_WORD_source\NBC2020p1\nbc2020.htm" TargetMode="External"/><Relationship Id="rId331" Type="http://schemas.openxmlformats.org/officeDocument/2006/relationships/hyperlink" Target="file:///E:\_2005-201X_Codes_Guides\HTML_DOCX\_WORD_source\NBC2020p1\nbc2020.htm" TargetMode="External"/><Relationship Id="rId429" Type="http://schemas.openxmlformats.org/officeDocument/2006/relationships/hyperlink" Target="file:///E:\_2005-201X_Codes_Guides\HTML_DOCX\_WORD_source\NBC2020p1\nbc2020.htm" TargetMode="External"/><Relationship Id="rId636" Type="http://schemas.openxmlformats.org/officeDocument/2006/relationships/hyperlink" Target="file:///E:\_2005-201X_Codes_Guides\HTML_DOCX\_WORD_source\NBC2020p1\nbc2020.htm" TargetMode="External"/><Relationship Id="rId1059" Type="http://schemas.openxmlformats.org/officeDocument/2006/relationships/hyperlink" Target="file:///E:\_2005-201X_Codes_Guides\HTML_DOCX\_WORD_source\NBC2020p1\nbc2020.htm" TargetMode="External"/><Relationship Id="rId1266" Type="http://schemas.openxmlformats.org/officeDocument/2006/relationships/hyperlink" Target="file:///E:\_2005-201X_Codes_Guides\HTML_DOCX\_WORD_source\NBC2020p1\nbc2020.htm" TargetMode="External"/><Relationship Id="rId1473" Type="http://schemas.openxmlformats.org/officeDocument/2006/relationships/hyperlink" Target="file:///E:\_2005-201X_Codes_Guides\HTML_DOCX\_WORD_source\NBC2020p1\nbc2020.htm" TargetMode="External"/><Relationship Id="rId843" Type="http://schemas.openxmlformats.org/officeDocument/2006/relationships/hyperlink" Target="file:///E:\_2005-201X_Codes_Guides\HTML_DOCX\_WORD_source\NBC2020p1\nbc2020.htm" TargetMode="External"/><Relationship Id="rId1126" Type="http://schemas.openxmlformats.org/officeDocument/2006/relationships/hyperlink" Target="file:///E:\_2005-201X_Codes_Guides\HTML_DOCX\_WORD_source\NBC2020p1\nbc2020.htm" TargetMode="External"/><Relationship Id="rId1680" Type="http://schemas.openxmlformats.org/officeDocument/2006/relationships/hyperlink" Target="file:///E:\_2005-201X_Codes_Guides\HTML_DOCX\_WORD_source\NBC2020p1\nbc2020.htm" TargetMode="External"/><Relationship Id="rId1778" Type="http://schemas.openxmlformats.org/officeDocument/2006/relationships/hyperlink" Target="file:///E:\_2005-201X_Codes_Guides\HTML_DOCX\_WORD_source\NBC2020p1\nbc2020.htm" TargetMode="External"/><Relationship Id="rId275" Type="http://schemas.openxmlformats.org/officeDocument/2006/relationships/hyperlink" Target="file:///E:\_2005-201X_Codes_Guides\HTML_DOCX\_WORD_source\NBC2020p1\nbc2020.htm" TargetMode="External"/><Relationship Id="rId482" Type="http://schemas.openxmlformats.org/officeDocument/2006/relationships/hyperlink" Target="file:///E:\_2005-201X_Codes_Guides\HTML_DOCX\_WORD_source\NBC2020p1\nbc2020.htm" TargetMode="External"/><Relationship Id="rId703" Type="http://schemas.openxmlformats.org/officeDocument/2006/relationships/hyperlink" Target="file:///E:\_2005-201X_Codes_Guides\HTML_DOCX\_WORD_source\NBC2020p1\nbc2020.htm" TargetMode="External"/><Relationship Id="rId910" Type="http://schemas.openxmlformats.org/officeDocument/2006/relationships/hyperlink" Target="file:///E:\_2005-201X_Codes_Guides\HTML_DOCX\_WORD_source\NBC2020p1\nbc2020.htm" TargetMode="External"/><Relationship Id="rId1333" Type="http://schemas.openxmlformats.org/officeDocument/2006/relationships/hyperlink" Target="file:///E:\_2005-201X_Codes_Guides\HTML_DOCX\_WORD_source\NBC2020p1\nbc2020.htm" TargetMode="External"/><Relationship Id="rId1540" Type="http://schemas.openxmlformats.org/officeDocument/2006/relationships/hyperlink" Target="file:///E:\_2005-201X_Codes_Guides\HTML_DOCX\_WORD_source\NBC2020p1\nbc2020.htm" TargetMode="External"/><Relationship Id="rId1638" Type="http://schemas.openxmlformats.org/officeDocument/2006/relationships/hyperlink" Target="file:///E:\_2005-201X_Codes_Guides\HTML_DOCX\_WORD_source\NBC2020p1\nbc2020.htm" TargetMode="External"/><Relationship Id="rId135" Type="http://schemas.openxmlformats.org/officeDocument/2006/relationships/hyperlink" Target="file:///E:\_2005-201X_Codes_Guides\HTML_DOCX\_WORD_source\NBC2020p1\nbc2020.htm" TargetMode="External"/><Relationship Id="rId342" Type="http://schemas.openxmlformats.org/officeDocument/2006/relationships/hyperlink" Target="file:///E:\_2005-201X_Codes_Guides\HTML_DOCX\_WORD_source\NBC2020p1\nbc2020.htm" TargetMode="External"/><Relationship Id="rId787" Type="http://schemas.openxmlformats.org/officeDocument/2006/relationships/hyperlink" Target="file:///E:\_2005-201X_Codes_Guides\HTML_DOCX\_WORD_source\NBC2020p1\nbc2020.htm" TargetMode="External"/><Relationship Id="rId994" Type="http://schemas.openxmlformats.org/officeDocument/2006/relationships/hyperlink" Target="file:///E:\_2005-201X_Codes_Guides\HTML_DOCX\_WORD_source\NBC2020p1\nbc2020.htm" TargetMode="External"/><Relationship Id="rId1400" Type="http://schemas.openxmlformats.org/officeDocument/2006/relationships/hyperlink" Target="file:///E:\_2005-201X_Codes_Guides\HTML_DOCX\_WORD_source\NBC2020p1\nbc2020.htm" TargetMode="External"/><Relationship Id="rId202" Type="http://schemas.openxmlformats.org/officeDocument/2006/relationships/hyperlink" Target="file:///E:\_2005-201X_Codes_Guides\HTML_DOCX\_WORD_source\NBC2020p1\nbc2020.htm" TargetMode="External"/><Relationship Id="rId647" Type="http://schemas.openxmlformats.org/officeDocument/2006/relationships/hyperlink" Target="file:///E:\_2005-201X_Codes_Guides\HTML_DOCX\_WORD_source\NBC2020p1\nbc2020.htm" TargetMode="External"/><Relationship Id="rId854" Type="http://schemas.openxmlformats.org/officeDocument/2006/relationships/hyperlink" Target="file:///E:\_2005-201X_Codes_Guides\HTML_DOCX\_WORD_source\NBC2020p1\nbc2020.htm" TargetMode="External"/><Relationship Id="rId1277" Type="http://schemas.openxmlformats.org/officeDocument/2006/relationships/hyperlink" Target="file:///E:\_2005-201X_Codes_Guides\HTML_DOCX\_WORD_source\NBC2020p1\nbc2020.htm" TargetMode="External"/><Relationship Id="rId1484" Type="http://schemas.openxmlformats.org/officeDocument/2006/relationships/hyperlink" Target="file:///E:\_2005-201X_Codes_Guides\HTML_DOCX\_WORD_source\NBC2020p1\nbc2020.htm" TargetMode="External"/><Relationship Id="rId1691" Type="http://schemas.openxmlformats.org/officeDocument/2006/relationships/hyperlink" Target="file:///E:\_2005-201X_Codes_Guides\HTML_DOCX\_WORD_source\NBC2020p1\nbc2020.htm" TargetMode="External"/><Relationship Id="rId1705" Type="http://schemas.openxmlformats.org/officeDocument/2006/relationships/hyperlink" Target="file:///E:\_2005-201X_Codes_Guides\HTML_DOCX\_WORD_source\NBC2020p1\nbc2020.htm" TargetMode="External"/><Relationship Id="rId286" Type="http://schemas.openxmlformats.org/officeDocument/2006/relationships/hyperlink" Target="file:///E:\_2005-201X_Codes_Guides\HTML_DOCX\_WORD_source\NBC2020p1\nbc2020.htm" TargetMode="External"/><Relationship Id="rId493" Type="http://schemas.openxmlformats.org/officeDocument/2006/relationships/hyperlink" Target="file:///E:\_2005-201X_Codes_Guides\HTML_DOCX\_WORD_source\NBC2020p1\nbc2020.htm" TargetMode="External"/><Relationship Id="rId507" Type="http://schemas.openxmlformats.org/officeDocument/2006/relationships/hyperlink" Target="file:///E:\_2005-201X_Codes_Guides\HTML_DOCX\_WORD_source\NBC2020p1\nbc2020.htm" TargetMode="External"/><Relationship Id="rId714" Type="http://schemas.openxmlformats.org/officeDocument/2006/relationships/hyperlink" Target="file:///E:\_2005-201X_Codes_Guides\HTML_DOCX\_WORD_source\NBC2020p1\nbc2020.htm" TargetMode="External"/><Relationship Id="rId921" Type="http://schemas.openxmlformats.org/officeDocument/2006/relationships/hyperlink" Target="file:///E:\_2005-201X_Codes_Guides\HTML_DOCX\_WORD_source\NBC2020p1\nbc2020.htm" TargetMode="External"/><Relationship Id="rId1137" Type="http://schemas.openxmlformats.org/officeDocument/2006/relationships/hyperlink" Target="file:///E:\_2005-201X_Codes_Guides\HTML_DOCX\_WORD_source\NBC2020p1\nbc2020.htm" TargetMode="External"/><Relationship Id="rId1344" Type="http://schemas.openxmlformats.org/officeDocument/2006/relationships/hyperlink" Target="file:///E:\_2005-201X_Codes_Guides\HTML_DOCX\_WORD_source\NBC2020p1\nbc2020.htm" TargetMode="External"/><Relationship Id="rId1551" Type="http://schemas.openxmlformats.org/officeDocument/2006/relationships/hyperlink" Target="file:///E:\_2005-201X_Codes_Guides\HTML_DOCX\_WORD_source\NBC2020p1\nbc2020.htm" TargetMode="External"/><Relationship Id="rId50" Type="http://schemas.openxmlformats.org/officeDocument/2006/relationships/hyperlink" Target="file:///E:\_2005-201X_Codes_Guides\HTML_DOCX\_WORD_source\NBC2020p1\nbc2020.htm" TargetMode="External"/><Relationship Id="rId146" Type="http://schemas.openxmlformats.org/officeDocument/2006/relationships/hyperlink" Target="file:///E:\_2005-201X_Codes_Guides\HTML_DOCX\_WORD_source\NBC2020p1\nbc2020.htm" TargetMode="External"/><Relationship Id="rId353" Type="http://schemas.openxmlformats.org/officeDocument/2006/relationships/hyperlink" Target="file:///E:\_2005-201X_Codes_Guides\HTML_DOCX\_WORD_source\NBC2020p1\nbc2020.htm" TargetMode="External"/><Relationship Id="rId560" Type="http://schemas.openxmlformats.org/officeDocument/2006/relationships/hyperlink" Target="file:///E:\_2005-201X_Codes_Guides\HTML_DOCX\_WORD_source\NBC2020p1\nbc2020.htm" TargetMode="External"/><Relationship Id="rId798" Type="http://schemas.openxmlformats.org/officeDocument/2006/relationships/hyperlink" Target="file:///E:\_2005-201X_Codes_Guides\HTML_DOCX\_WORD_source\NBC2020p1\nbc2020.htm" TargetMode="External"/><Relationship Id="rId1190" Type="http://schemas.openxmlformats.org/officeDocument/2006/relationships/hyperlink" Target="file:///E:\_2005-201X_Codes_Guides\HTML_DOCX\_WORD_source\NBC2020p1\nbc2020.htm" TargetMode="External"/><Relationship Id="rId1204" Type="http://schemas.openxmlformats.org/officeDocument/2006/relationships/hyperlink" Target="file:///E:\_2005-201X_Codes_Guides\HTML_DOCX\_WORD_source\NBC2020p1\nbc2020.htm" TargetMode="External"/><Relationship Id="rId1411" Type="http://schemas.openxmlformats.org/officeDocument/2006/relationships/hyperlink" Target="file:///E:\_2005-201X_Codes_Guides\HTML_DOCX\_WORD_source\NBC2020p1\nbc2020.htm" TargetMode="External"/><Relationship Id="rId1649" Type="http://schemas.openxmlformats.org/officeDocument/2006/relationships/hyperlink" Target="file:///E:\_2005-201X_Codes_Guides\HTML_DOCX\_WORD_source\NBC2020p1\nbc2020.htm" TargetMode="External"/><Relationship Id="rId213" Type="http://schemas.openxmlformats.org/officeDocument/2006/relationships/hyperlink" Target="file:///E:\_2005-201X_Codes_Guides\HTML_DOCX\_WORD_source\NBC2020p1\nbc2020.htm" TargetMode="External"/><Relationship Id="rId420" Type="http://schemas.openxmlformats.org/officeDocument/2006/relationships/hyperlink" Target="file:///E:\_2005-201X_Codes_Guides\HTML_DOCX\_WORD_source\NBC2020p1\nbc2020.htm" TargetMode="External"/><Relationship Id="rId658" Type="http://schemas.openxmlformats.org/officeDocument/2006/relationships/hyperlink" Target="file:///E:\_2005-201X_Codes_Guides\HTML_DOCX\_WORD_source\NBC2020p1\nbc2020.htm" TargetMode="External"/><Relationship Id="rId865" Type="http://schemas.openxmlformats.org/officeDocument/2006/relationships/hyperlink" Target="file:///E:\_2005-201X_Codes_Guides\HTML_DOCX\_WORD_source\NBC2020p1\nbc2020.htm" TargetMode="External"/><Relationship Id="rId1050" Type="http://schemas.openxmlformats.org/officeDocument/2006/relationships/hyperlink" Target="file:///E:\_2005-201X_Codes_Guides\HTML_DOCX\_WORD_source\NBC2020p1\nbc2020.htm" TargetMode="External"/><Relationship Id="rId1288" Type="http://schemas.openxmlformats.org/officeDocument/2006/relationships/hyperlink" Target="file:///E:\_2005-201X_Codes_Guides\HTML_DOCX\_WORD_source\NBC2020p1\nbc2020.htm" TargetMode="External"/><Relationship Id="rId1495" Type="http://schemas.openxmlformats.org/officeDocument/2006/relationships/hyperlink" Target="file:///E:\_2005-201X_Codes_Guides\HTML_DOCX\_WORD_source\NBC2020p1\nbc2020.htm" TargetMode="External"/><Relationship Id="rId1509" Type="http://schemas.openxmlformats.org/officeDocument/2006/relationships/hyperlink" Target="file:///E:\_2005-201X_Codes_Guides\HTML_DOCX\_WORD_source\NBC2020p1\nbc2020.htm" TargetMode="External"/><Relationship Id="rId1716" Type="http://schemas.openxmlformats.org/officeDocument/2006/relationships/hyperlink" Target="file:///E:\_2005-201X_Codes_Guides\HTML_DOCX\_WORD_source\NBC2020p1\nbc2020.htm" TargetMode="External"/><Relationship Id="rId297" Type="http://schemas.openxmlformats.org/officeDocument/2006/relationships/hyperlink" Target="file:///E:\_2005-201X_Codes_Guides\HTML_DOCX\_WORD_source\NBC2020p1\nbc2020.htm" TargetMode="External"/><Relationship Id="rId518" Type="http://schemas.openxmlformats.org/officeDocument/2006/relationships/hyperlink" Target="file:///E:\_2005-201X_Codes_Guides\HTML_DOCX\_WORD_source\NBC2020p1\nbc2020.htm" TargetMode="External"/><Relationship Id="rId725" Type="http://schemas.openxmlformats.org/officeDocument/2006/relationships/hyperlink" Target="file:///E:\_2005-201X_Codes_Guides\HTML_DOCX\_WORD_source\NBC2020p1\nbc2020.htm" TargetMode="External"/><Relationship Id="rId932" Type="http://schemas.openxmlformats.org/officeDocument/2006/relationships/hyperlink" Target="file:///E:\_2005-201X_Codes_Guides\HTML_DOCX\_WORD_source\NBC2020p1\nbc2020.htm" TargetMode="External"/><Relationship Id="rId1148" Type="http://schemas.openxmlformats.org/officeDocument/2006/relationships/hyperlink" Target="file:///E:\_2005-201X_Codes_Guides\HTML_DOCX\_WORD_source\NBC2020p1\nbc2020.htm" TargetMode="External"/><Relationship Id="rId1355" Type="http://schemas.openxmlformats.org/officeDocument/2006/relationships/hyperlink" Target="file:///E:\_2005-201X_Codes_Guides\HTML_DOCX\_WORD_source\NBC2020p1\nbc2020.htm" TargetMode="External"/><Relationship Id="rId1562" Type="http://schemas.openxmlformats.org/officeDocument/2006/relationships/hyperlink" Target="file:///E:\_2005-201X_Codes_Guides\HTML_DOCX\_WORD_source\NBC2020p1\nbc2020.htm" TargetMode="External"/><Relationship Id="rId157" Type="http://schemas.openxmlformats.org/officeDocument/2006/relationships/hyperlink" Target="file:///E:\_2005-201X_Codes_Guides\HTML_DOCX\_WORD_source\NBC2020p1\nbc2020.htm" TargetMode="External"/><Relationship Id="rId364" Type="http://schemas.openxmlformats.org/officeDocument/2006/relationships/hyperlink" Target="file:///E:\_2005-201X_Codes_Guides\HTML_DOCX\_WORD_source\NBC2020p1\nbc2020.htm" TargetMode="External"/><Relationship Id="rId1008" Type="http://schemas.openxmlformats.org/officeDocument/2006/relationships/hyperlink" Target="file:///E:\_2005-201X_Codes_Guides\HTML_DOCX\_WORD_source\NBC2020p1\nbc2020.htm" TargetMode="External"/><Relationship Id="rId1215" Type="http://schemas.openxmlformats.org/officeDocument/2006/relationships/hyperlink" Target="file:///E:\_2005-201X_Codes_Guides\HTML_DOCX\_WORD_source\NBC2020p1\nbc2020.htm" TargetMode="External"/><Relationship Id="rId1422" Type="http://schemas.openxmlformats.org/officeDocument/2006/relationships/hyperlink" Target="file:///E:\_2005-201X_Codes_Guides\HTML_DOCX\_WORD_source\NBC2020p1\nbc2020.htm" TargetMode="External"/><Relationship Id="rId61" Type="http://schemas.openxmlformats.org/officeDocument/2006/relationships/hyperlink" Target="file:///E:\_2005-201X_Codes_Guides\HTML_DOCX\_WORD_source\NBC2020p1\nbc2020.htm" TargetMode="External"/><Relationship Id="rId571" Type="http://schemas.openxmlformats.org/officeDocument/2006/relationships/hyperlink" Target="file:///E:\_2005-201X_Codes_Guides\HTML_DOCX\_WORD_source\NBC2020p1\nbc2020.htm" TargetMode="External"/><Relationship Id="rId669" Type="http://schemas.openxmlformats.org/officeDocument/2006/relationships/hyperlink" Target="file:///E:\_2005-201X_Codes_Guides\HTML_DOCX\_WORD_source\NBC2020p1\nbc2020.htm" TargetMode="External"/><Relationship Id="rId876" Type="http://schemas.openxmlformats.org/officeDocument/2006/relationships/hyperlink" Target="file:///E:\_2005-201X_Codes_Guides\HTML_DOCX\_WORD_source\NBC2020p1\nbc2020.htm" TargetMode="External"/><Relationship Id="rId1299" Type="http://schemas.openxmlformats.org/officeDocument/2006/relationships/hyperlink" Target="file:///E:\_2005-201X_Codes_Guides\HTML_DOCX\_WORD_source\NBC2020p1\nbc2020.htm" TargetMode="External"/><Relationship Id="rId1727" Type="http://schemas.openxmlformats.org/officeDocument/2006/relationships/hyperlink" Target="file:///E:\_2005-201X_Codes_Guides\HTML_DOCX\_WORD_source\NBC2020p1\nbc2020.htm" TargetMode="External"/><Relationship Id="rId19" Type="http://schemas.openxmlformats.org/officeDocument/2006/relationships/hyperlink" Target="file:///E:\_2005-201X_Codes_Guides\HTML_DOCX\_WORD_source\NBC2020p1\nbc2020.htm" TargetMode="External"/><Relationship Id="rId224" Type="http://schemas.openxmlformats.org/officeDocument/2006/relationships/hyperlink" Target="file:///E:\_2005-201X_Codes_Guides\HTML_DOCX\_WORD_source\NBC2020p1\nbc2020.htm" TargetMode="External"/><Relationship Id="rId431" Type="http://schemas.openxmlformats.org/officeDocument/2006/relationships/hyperlink" Target="file:///E:\_2005-201X_Codes_Guides\HTML_DOCX\_WORD_source\NBC2020p1\nbc2020.htm" TargetMode="External"/><Relationship Id="rId529" Type="http://schemas.openxmlformats.org/officeDocument/2006/relationships/hyperlink" Target="file:///E:\_2005-201X_Codes_Guides\HTML_DOCX\_WORD_source\NBC2020p1\nbc2020.htm" TargetMode="External"/><Relationship Id="rId736" Type="http://schemas.openxmlformats.org/officeDocument/2006/relationships/hyperlink" Target="file:///E:\_2005-201X_Codes_Guides\HTML_DOCX\_WORD_source\NBC2020p1\nbc2020.htm" TargetMode="External"/><Relationship Id="rId1061" Type="http://schemas.openxmlformats.org/officeDocument/2006/relationships/hyperlink" Target="file:///E:\_2005-201X_Codes_Guides\HTML_DOCX\_WORD_source\NBC2020p1\nbc2020.htm" TargetMode="External"/><Relationship Id="rId1159" Type="http://schemas.openxmlformats.org/officeDocument/2006/relationships/hyperlink" Target="file:///E:\_2005-201X_Codes_Guides\HTML_DOCX\_WORD_source\NBC2020p1\nbc2020.htm" TargetMode="External"/><Relationship Id="rId1366" Type="http://schemas.openxmlformats.org/officeDocument/2006/relationships/hyperlink" Target="file:///E:\_2005-201X_Codes_Guides\HTML_DOCX\_WORD_source\NBC2020p1\nbc2020.htm" TargetMode="External"/><Relationship Id="rId168" Type="http://schemas.openxmlformats.org/officeDocument/2006/relationships/hyperlink" Target="file:///E:\_2005-201X_Codes_Guides\HTML_DOCX\_WORD_source\NBC2020p1\nbc2020.htm" TargetMode="External"/><Relationship Id="rId943" Type="http://schemas.openxmlformats.org/officeDocument/2006/relationships/hyperlink" Target="file:///E:\_2005-201X_Codes_Guides\HTML_DOCX\_WORD_source\NBC2020p1\nbc2020.htm" TargetMode="External"/><Relationship Id="rId1019" Type="http://schemas.openxmlformats.org/officeDocument/2006/relationships/hyperlink" Target="file:///E:\_2005-201X_Codes_Guides\HTML_DOCX\_WORD_source\NBC2020p1\nbc2020.htm" TargetMode="External"/><Relationship Id="rId1573" Type="http://schemas.openxmlformats.org/officeDocument/2006/relationships/hyperlink" Target="file:///E:\_2005-201X_Codes_Guides\HTML_DOCX\_WORD_source\NBC2020p1\nbc2020.htm" TargetMode="External"/><Relationship Id="rId1780" Type="http://schemas.openxmlformats.org/officeDocument/2006/relationships/header" Target="header2.xml"/><Relationship Id="rId72" Type="http://schemas.openxmlformats.org/officeDocument/2006/relationships/hyperlink" Target="file:///E:\_2005-201X_Codes_Guides\HTML_DOCX\_WORD_source\NBC2020p1\nbc2020.htm" TargetMode="External"/><Relationship Id="rId375" Type="http://schemas.openxmlformats.org/officeDocument/2006/relationships/hyperlink" Target="file:///E:\_2005-201X_Codes_Guides\HTML_DOCX\_WORD_source\NBC2020p1\nbc2020.htm" TargetMode="External"/><Relationship Id="rId582" Type="http://schemas.openxmlformats.org/officeDocument/2006/relationships/hyperlink" Target="file:///E:\_2005-201X_Codes_Guides\HTML_DOCX\_WORD_source\NBC2020p1\nbc2020.htm" TargetMode="External"/><Relationship Id="rId803" Type="http://schemas.openxmlformats.org/officeDocument/2006/relationships/hyperlink" Target="file:///E:\_2005-201X_Codes_Guides\HTML_DOCX\_WORD_source\NBC2020p1\nbc2020.htm" TargetMode="External"/><Relationship Id="rId1226" Type="http://schemas.openxmlformats.org/officeDocument/2006/relationships/hyperlink" Target="file:///E:\_2005-201X_Codes_Guides\HTML_DOCX\_WORD_source\NBC2020p1\nbc2020.htm" TargetMode="External"/><Relationship Id="rId1433" Type="http://schemas.openxmlformats.org/officeDocument/2006/relationships/hyperlink" Target="file:///E:\_2005-201X_Codes_Guides\HTML_DOCX\_WORD_source\NBC2020p1\nbc2020.htm" TargetMode="External"/><Relationship Id="rId1640" Type="http://schemas.openxmlformats.org/officeDocument/2006/relationships/hyperlink" Target="file:///E:\_2005-201X_Codes_Guides\HTML_DOCX\_WORD_source\NBC2020p1\nbc2020.htm" TargetMode="External"/><Relationship Id="rId1738" Type="http://schemas.openxmlformats.org/officeDocument/2006/relationships/hyperlink" Target="file:///E:\_2005-201X_Codes_Guides\HTML_DOCX\_WORD_source\NBC2020p1\nbc2020.htm" TargetMode="External"/><Relationship Id="rId3" Type="http://schemas.openxmlformats.org/officeDocument/2006/relationships/styles" Target="styles.xml"/><Relationship Id="rId235" Type="http://schemas.openxmlformats.org/officeDocument/2006/relationships/hyperlink" Target="file:///E:\_2005-201X_Codes_Guides\HTML_DOCX\_WORD_source\NBC2020p1\nbc2020.htm" TargetMode="External"/><Relationship Id="rId442" Type="http://schemas.openxmlformats.org/officeDocument/2006/relationships/hyperlink" Target="file:///E:\_2005-201X_Codes_Guides\HTML_DOCX\_WORD_source\NBC2020p1\nbc2020.htm" TargetMode="External"/><Relationship Id="rId887" Type="http://schemas.openxmlformats.org/officeDocument/2006/relationships/hyperlink" Target="file:///E:\_2005-201X_Codes_Guides\HTML_DOCX\_WORD_source\NBC2020p1\nbc2020.htm" TargetMode="External"/><Relationship Id="rId1072" Type="http://schemas.openxmlformats.org/officeDocument/2006/relationships/hyperlink" Target="file:///E:\_2005-201X_Codes_Guides\HTML_DOCX\_WORD_source\NBC2020p1\nbc2020.htm" TargetMode="External"/><Relationship Id="rId1500" Type="http://schemas.openxmlformats.org/officeDocument/2006/relationships/hyperlink" Target="file:///E:\_2005-201X_Codes_Guides\HTML_DOCX\_WORD_source\NBC2020p1\nbc2020.htm" TargetMode="External"/><Relationship Id="rId302" Type="http://schemas.openxmlformats.org/officeDocument/2006/relationships/hyperlink" Target="file:///E:\_2005-201X_Codes_Guides\HTML_DOCX\_WORD_source\NBC2020p1\nbc2020.htm" TargetMode="External"/><Relationship Id="rId747" Type="http://schemas.openxmlformats.org/officeDocument/2006/relationships/hyperlink" Target="file:///E:\_2005-201X_Codes_Guides\HTML_DOCX\_WORD_source\NBC2020p1\nbc2020.htm" TargetMode="External"/><Relationship Id="rId954" Type="http://schemas.openxmlformats.org/officeDocument/2006/relationships/hyperlink" Target="file:///E:\_2005-201X_Codes_Guides\HTML_DOCX\_WORD_source\NBC2020p1\nbc2020.htm" TargetMode="External"/><Relationship Id="rId1377" Type="http://schemas.openxmlformats.org/officeDocument/2006/relationships/hyperlink" Target="file:///E:\_2005-201X_Codes_Guides\HTML_DOCX\_WORD_source\NBC2020p1\nbc2020.htm" TargetMode="External"/><Relationship Id="rId1584" Type="http://schemas.openxmlformats.org/officeDocument/2006/relationships/hyperlink" Target="file:///E:\_2005-201X_Codes_Guides\HTML_DOCX\_WORD_source\NBC2020p1\nbc2020.htm" TargetMode="External"/><Relationship Id="rId83" Type="http://schemas.openxmlformats.org/officeDocument/2006/relationships/hyperlink" Target="file:///E:\_2005-201X_Codes_Guides\HTML_DOCX\_WORD_source\NBC2020p1\nbc2020.htm" TargetMode="External"/><Relationship Id="rId179" Type="http://schemas.openxmlformats.org/officeDocument/2006/relationships/hyperlink" Target="file:///E:\_2005-201X_Codes_Guides\HTML_DOCX\_WORD_source\NBC2020p1\nbc2020.htm" TargetMode="External"/><Relationship Id="rId386" Type="http://schemas.openxmlformats.org/officeDocument/2006/relationships/hyperlink" Target="file:///E:\_2005-201X_Codes_Guides\HTML_DOCX\_WORD_source\NBC2020p1\nbc2020.htm" TargetMode="External"/><Relationship Id="rId593" Type="http://schemas.openxmlformats.org/officeDocument/2006/relationships/hyperlink" Target="file:///E:\_2005-201X_Codes_Guides\HTML_DOCX\_WORD_source\NBC2020p1\nbc2020.htm" TargetMode="External"/><Relationship Id="rId607" Type="http://schemas.openxmlformats.org/officeDocument/2006/relationships/hyperlink" Target="file:///E:\_2005-201X_Codes_Guides\HTML_DOCX\_WORD_source\NBC2020p1\nbc2020.htm" TargetMode="External"/><Relationship Id="rId814" Type="http://schemas.openxmlformats.org/officeDocument/2006/relationships/hyperlink" Target="file:///E:\_2005-201X_Codes_Guides\HTML_DOCX\_WORD_source\NBC2020p1\nbc2020.htm" TargetMode="External"/><Relationship Id="rId1237" Type="http://schemas.openxmlformats.org/officeDocument/2006/relationships/hyperlink" Target="file:///E:\_2005-201X_Codes_Guides\HTML_DOCX\_WORD_source\NBC2020p1\nbc2020.htm" TargetMode="External"/><Relationship Id="rId1444" Type="http://schemas.openxmlformats.org/officeDocument/2006/relationships/hyperlink" Target="file:///E:\_2005-201X_Codes_Guides\HTML_DOCX\_WORD_source\NBC2020p1\nbc2020.htm" TargetMode="External"/><Relationship Id="rId1651" Type="http://schemas.openxmlformats.org/officeDocument/2006/relationships/hyperlink" Target="file:///E:\_2005-201X_Codes_Guides\HTML_DOCX\_WORD_source\NBC2020p1\nbc2020.htm" TargetMode="External"/><Relationship Id="rId246" Type="http://schemas.openxmlformats.org/officeDocument/2006/relationships/hyperlink" Target="file:///E:\_2005-201X_Codes_Guides\HTML_DOCX\_WORD_source\NBC2020p1\nbc2020.htm" TargetMode="External"/><Relationship Id="rId453" Type="http://schemas.openxmlformats.org/officeDocument/2006/relationships/hyperlink" Target="file:///E:\_2005-201X_Codes_Guides\HTML_DOCX\_WORD_source\NBC2020p1\nbc2020.htm" TargetMode="External"/><Relationship Id="rId660" Type="http://schemas.openxmlformats.org/officeDocument/2006/relationships/hyperlink" Target="file:///E:\_2005-201X_Codes_Guides\HTML_DOCX\_WORD_source\NBC2020p1\nbc2020.htm" TargetMode="External"/><Relationship Id="rId898" Type="http://schemas.openxmlformats.org/officeDocument/2006/relationships/hyperlink" Target="file:///E:\_2005-201X_Codes_Guides\HTML_DOCX\_WORD_source\NBC2020p1\nbc2020.htm" TargetMode="External"/><Relationship Id="rId1083" Type="http://schemas.openxmlformats.org/officeDocument/2006/relationships/hyperlink" Target="file:///E:\_2005-201X_Codes_Guides\HTML_DOCX\_WORD_source\NBC2020p1\nbc2020.htm" TargetMode="External"/><Relationship Id="rId1290" Type="http://schemas.openxmlformats.org/officeDocument/2006/relationships/hyperlink" Target="file:///E:\_2005-201X_Codes_Guides\HTML_DOCX\_WORD_source\NBC2020p1\nbc2020.htm" TargetMode="External"/><Relationship Id="rId1304" Type="http://schemas.openxmlformats.org/officeDocument/2006/relationships/hyperlink" Target="file:///E:\_2005-201X_Codes_Guides\HTML_DOCX\_WORD_source\NBC2020p1\nbc2020.htm" TargetMode="External"/><Relationship Id="rId1511" Type="http://schemas.openxmlformats.org/officeDocument/2006/relationships/hyperlink" Target="file:///E:\_2005-201X_Codes_Guides\HTML_DOCX\_WORD_source\NBC2020p1\nbc2020.htm" TargetMode="External"/><Relationship Id="rId1749" Type="http://schemas.openxmlformats.org/officeDocument/2006/relationships/hyperlink" Target="file:///E:\_2005-201X_Codes_Guides\HTML_DOCX\_WORD_source\NBC2020p1\nbc2020.htm" TargetMode="External"/><Relationship Id="rId106" Type="http://schemas.openxmlformats.org/officeDocument/2006/relationships/hyperlink" Target="file:///E:\_2005-201X_Codes_Guides\HTML_DOCX\_WORD_source\NBC2020p1\nbc2020.htm" TargetMode="External"/><Relationship Id="rId313" Type="http://schemas.openxmlformats.org/officeDocument/2006/relationships/hyperlink" Target="file:///E:\_2005-201X_Codes_Guides\HTML_DOCX\_WORD_source\NBC2020p1\nbc2020.htm" TargetMode="External"/><Relationship Id="rId758" Type="http://schemas.openxmlformats.org/officeDocument/2006/relationships/hyperlink" Target="file:///E:\_2005-201X_Codes_Guides\HTML_DOCX\_WORD_source\NBC2020p1\nbc2020.htm" TargetMode="External"/><Relationship Id="rId965" Type="http://schemas.openxmlformats.org/officeDocument/2006/relationships/hyperlink" Target="file:///E:\_2005-201X_Codes_Guides\HTML_DOCX\_WORD_source\NBC2020p1\nbc2020.htm" TargetMode="External"/><Relationship Id="rId1150" Type="http://schemas.openxmlformats.org/officeDocument/2006/relationships/hyperlink" Target="file:///E:\_2005-201X_Codes_Guides\HTML_DOCX\_WORD_source\NBC2020p1\nbc2020.htm" TargetMode="External"/><Relationship Id="rId1388" Type="http://schemas.openxmlformats.org/officeDocument/2006/relationships/hyperlink" Target="file:///E:\_2005-201X_Codes_Guides\HTML_DOCX\_WORD_source\NBC2020p1\nbc2020.htm" TargetMode="External"/><Relationship Id="rId1595" Type="http://schemas.openxmlformats.org/officeDocument/2006/relationships/hyperlink" Target="file:///E:\_2005-201X_Codes_Guides\HTML_DOCX\_WORD_source\NBC2020p1\nbc2020.htm" TargetMode="External"/><Relationship Id="rId1609" Type="http://schemas.openxmlformats.org/officeDocument/2006/relationships/hyperlink" Target="file:///E:\_2005-201X_Codes_Guides\HTML_DOCX\_WORD_source\NBC2020p1\nbc2020.htm" TargetMode="External"/><Relationship Id="rId10" Type="http://schemas.openxmlformats.org/officeDocument/2006/relationships/hyperlink" Target="file:///E:\_2005-201X_Codes_Guides\HTML_DOCX\_WORD_source\NBC2020p1\nbc2020.htm" TargetMode="External"/><Relationship Id="rId94" Type="http://schemas.openxmlformats.org/officeDocument/2006/relationships/hyperlink" Target="file:///E:\_2005-201X_Codes_Guides\HTML_DOCX\_WORD_source\NBC2020p1\nbc2020.htm" TargetMode="External"/><Relationship Id="rId397" Type="http://schemas.openxmlformats.org/officeDocument/2006/relationships/hyperlink" Target="file:///E:\_2005-201X_Codes_Guides\HTML_DOCX\_WORD_source\NBC2020p1\nbc2020.htm" TargetMode="External"/><Relationship Id="rId520" Type="http://schemas.openxmlformats.org/officeDocument/2006/relationships/hyperlink" Target="file:///E:\_2005-201X_Codes_Guides\HTML_DOCX\_WORD_source\NBC2020p1\nbc2020.htm" TargetMode="External"/><Relationship Id="rId618" Type="http://schemas.openxmlformats.org/officeDocument/2006/relationships/hyperlink" Target="file:///E:\_2005-201X_Codes_Guides\HTML_DOCX\_WORD_source\NBC2020p1\nbc2020.htm" TargetMode="External"/><Relationship Id="rId825" Type="http://schemas.openxmlformats.org/officeDocument/2006/relationships/hyperlink" Target="file:///E:\_2005-201X_Codes_Guides\HTML_DOCX\_WORD_source\NBC2020p1\nbc2020.htm" TargetMode="External"/><Relationship Id="rId1248" Type="http://schemas.openxmlformats.org/officeDocument/2006/relationships/hyperlink" Target="file:///E:\_2005-201X_Codes_Guides\HTML_DOCX\_WORD_source\NBC2020p1\nbc2020.htm" TargetMode="External"/><Relationship Id="rId1455" Type="http://schemas.openxmlformats.org/officeDocument/2006/relationships/hyperlink" Target="file:///E:\_2005-201X_Codes_Guides\HTML_DOCX\_WORD_source\NBC2020p1\nbc2020.htm" TargetMode="External"/><Relationship Id="rId1662" Type="http://schemas.openxmlformats.org/officeDocument/2006/relationships/hyperlink" Target="file:///E:\_2005-201X_Codes_Guides\HTML_DOCX\_WORD_source\NBC2020p1\nbc2020.htm" TargetMode="External"/><Relationship Id="rId257" Type="http://schemas.openxmlformats.org/officeDocument/2006/relationships/hyperlink" Target="file:///E:\_2005-201X_Codes_Guides\HTML_DOCX\_WORD_source\NBC2020p1\nbc2020.htm" TargetMode="External"/><Relationship Id="rId464" Type="http://schemas.openxmlformats.org/officeDocument/2006/relationships/hyperlink" Target="file:///E:\_2005-201X_Codes_Guides\HTML_DOCX\_WORD_source\NBC2020p1\nbc2020.htm" TargetMode="External"/><Relationship Id="rId1010" Type="http://schemas.openxmlformats.org/officeDocument/2006/relationships/hyperlink" Target="file:///E:\_2005-201X_Codes_Guides\HTML_DOCX\_WORD_source\NBC2020p1\nbc2020.htm" TargetMode="External"/><Relationship Id="rId1094" Type="http://schemas.openxmlformats.org/officeDocument/2006/relationships/hyperlink" Target="file:///E:\_2005-201X_Codes_Guides\HTML_DOCX\_WORD_source\NBC2020p1\nbc2020.htm" TargetMode="External"/><Relationship Id="rId1108" Type="http://schemas.openxmlformats.org/officeDocument/2006/relationships/hyperlink" Target="file:///E:\_2005-201X_Codes_Guides\HTML_DOCX\_WORD_source\NBC2020p1\nbc2020.htm" TargetMode="External"/><Relationship Id="rId1315" Type="http://schemas.openxmlformats.org/officeDocument/2006/relationships/hyperlink" Target="file:///E:\_2005-201X_Codes_Guides\HTML_DOCX\_WORD_source\NBC2020p1\nbc2020.htm" TargetMode="External"/><Relationship Id="rId117" Type="http://schemas.openxmlformats.org/officeDocument/2006/relationships/hyperlink" Target="file:///E:\_2005-201X_Codes_Guides\HTML_DOCX\_WORD_source\NBC2020p1\nbc2020.htm" TargetMode="External"/><Relationship Id="rId671" Type="http://schemas.openxmlformats.org/officeDocument/2006/relationships/hyperlink" Target="file:///E:\_2005-201X_Codes_Guides\HTML_DOCX\_WORD_source\NBC2020p1\nbc2020.htm" TargetMode="External"/><Relationship Id="rId769" Type="http://schemas.openxmlformats.org/officeDocument/2006/relationships/hyperlink" Target="file:///E:\_2005-201X_Codes_Guides\HTML_DOCX\_WORD_source\NBC2020p1\nbc2020.htm" TargetMode="External"/><Relationship Id="rId976" Type="http://schemas.openxmlformats.org/officeDocument/2006/relationships/hyperlink" Target="file:///E:\_2005-201X_Codes_Guides\HTML_DOCX\_WORD_source\NBC2020p1\nbc2020.htm" TargetMode="External"/><Relationship Id="rId1399" Type="http://schemas.openxmlformats.org/officeDocument/2006/relationships/hyperlink" Target="file:///E:\_2005-201X_Codes_Guides\HTML_DOCX\_WORD_source\NBC2020p1\nbc2020.htm" TargetMode="External"/><Relationship Id="rId324" Type="http://schemas.openxmlformats.org/officeDocument/2006/relationships/hyperlink" Target="file:///E:\_2005-201X_Codes_Guides\HTML_DOCX\_WORD_source\NBC2020p1\nbc2020.htm" TargetMode="External"/><Relationship Id="rId531" Type="http://schemas.openxmlformats.org/officeDocument/2006/relationships/hyperlink" Target="file:///E:\_2005-201X_Codes_Guides\HTML_DOCX\_WORD_source\NBC2020p1\nbc2020.htm" TargetMode="External"/><Relationship Id="rId629" Type="http://schemas.openxmlformats.org/officeDocument/2006/relationships/hyperlink" Target="file:///E:\_2005-201X_Codes_Guides\HTML_DOCX\_WORD_source\NBC2020p1\nbc2020.htm" TargetMode="External"/><Relationship Id="rId1161" Type="http://schemas.openxmlformats.org/officeDocument/2006/relationships/hyperlink" Target="file:///E:\_2005-201X_Codes_Guides\HTML_DOCX\_WORD_source\NBC2020p1\nbc2020.htm" TargetMode="External"/><Relationship Id="rId1259" Type="http://schemas.openxmlformats.org/officeDocument/2006/relationships/hyperlink" Target="file:///E:\_2005-201X_Codes_Guides\HTML_DOCX\_WORD_source\NBC2020p1\nbc2020.htm" TargetMode="External"/><Relationship Id="rId1466" Type="http://schemas.openxmlformats.org/officeDocument/2006/relationships/hyperlink" Target="file:///E:\_2005-201X_Codes_Guides\HTML_DOCX\_WORD_source\NBC2020p1\nbc2020.htm" TargetMode="External"/><Relationship Id="rId836" Type="http://schemas.openxmlformats.org/officeDocument/2006/relationships/hyperlink" Target="file:///E:\_2005-201X_Codes_Guides\HTML_DOCX\_WORD_source\NBC2020p1\nbc2020.htm" TargetMode="External"/><Relationship Id="rId1021" Type="http://schemas.openxmlformats.org/officeDocument/2006/relationships/hyperlink" Target="file:///E:\_2005-201X_Codes_Guides\HTML_DOCX\_WORD_source\NBC2020p1\nbc2020.htm" TargetMode="External"/><Relationship Id="rId1119" Type="http://schemas.openxmlformats.org/officeDocument/2006/relationships/hyperlink" Target="file:///E:\_2005-201X_Codes_Guides\HTML_DOCX\_WORD_source\NBC2020p1\nbc2020.htm" TargetMode="External"/><Relationship Id="rId1673" Type="http://schemas.openxmlformats.org/officeDocument/2006/relationships/hyperlink" Target="file:///E:\_2005-201X_Codes_Guides\HTML_DOCX\_WORD_source\NBC2020p1\nbc2020.htm" TargetMode="External"/><Relationship Id="rId903" Type="http://schemas.openxmlformats.org/officeDocument/2006/relationships/hyperlink" Target="file:///E:\_2005-201X_Codes_Guides\HTML_DOCX\_WORD_source\NBC2020p1\nbc2020.htm" TargetMode="External"/><Relationship Id="rId1326" Type="http://schemas.openxmlformats.org/officeDocument/2006/relationships/hyperlink" Target="file:///E:\_2005-201X_Codes_Guides\HTML_DOCX\_WORD_source\NBC2020p1\nbc2020.htm" TargetMode="External"/><Relationship Id="rId1533" Type="http://schemas.openxmlformats.org/officeDocument/2006/relationships/hyperlink" Target="file:///E:\_2005-201X_Codes_Guides\HTML_DOCX\_WORD_source\NBC2020p1\nbc2020.htm" TargetMode="External"/><Relationship Id="rId1740" Type="http://schemas.openxmlformats.org/officeDocument/2006/relationships/hyperlink" Target="file:///E:\_2005-201X_Codes_Guides\HTML_DOCX\_WORD_source\NBC2020p1\nbc2020.htm" TargetMode="External"/><Relationship Id="rId32" Type="http://schemas.openxmlformats.org/officeDocument/2006/relationships/hyperlink" Target="file:///E:\_2005-201X_Codes_Guides\HTML_DOCX\_WORD_source\NBC2020p1\bldng" TargetMode="External"/><Relationship Id="rId1600" Type="http://schemas.openxmlformats.org/officeDocument/2006/relationships/hyperlink" Target="file:///E:\_2005-201X_Codes_Guides\HTML_DOCX\_WORD_source\NBC2020p1\nbc2020.htm" TargetMode="External"/><Relationship Id="rId181" Type="http://schemas.openxmlformats.org/officeDocument/2006/relationships/hyperlink" Target="file:///E:\_2005-201X_Codes_Guides\HTML_DOCX\_WORD_source\NBC2020p1\nbc2020.htm" TargetMode="External"/><Relationship Id="rId279" Type="http://schemas.openxmlformats.org/officeDocument/2006/relationships/hyperlink" Target="file:///E:\_2005-201X_Codes_Guides\HTML_DOCX\_WORD_source\NBC2020p1\nbc2020.htm" TargetMode="External"/><Relationship Id="rId486" Type="http://schemas.openxmlformats.org/officeDocument/2006/relationships/hyperlink" Target="file:///E:\_2005-201X_Codes_Guides\HTML_DOCX\_WORD_source\NBC2020p1\nbc2020.htm" TargetMode="External"/><Relationship Id="rId693" Type="http://schemas.openxmlformats.org/officeDocument/2006/relationships/hyperlink" Target="file:///E:\_2005-201X_Codes_Guides\HTML_DOCX\_WORD_source\NBC2020p1\nbc2020.htm" TargetMode="External"/><Relationship Id="rId139" Type="http://schemas.openxmlformats.org/officeDocument/2006/relationships/hyperlink" Target="file:///E:\_2005-201X_Codes_Guides\HTML_DOCX\_WORD_source\NBC2020p1\nbc2020.htm" TargetMode="External"/><Relationship Id="rId346" Type="http://schemas.openxmlformats.org/officeDocument/2006/relationships/hyperlink" Target="file:///E:\_2005-201X_Codes_Guides\HTML_DOCX\_WORD_source\NBC2020p1\nbc2020.htm" TargetMode="External"/><Relationship Id="rId553" Type="http://schemas.openxmlformats.org/officeDocument/2006/relationships/hyperlink" Target="file:///E:\_2005-201X_Codes_Guides\HTML_DOCX\_WORD_source\NBC2020p1\nbc2020.htm" TargetMode="External"/><Relationship Id="rId760" Type="http://schemas.openxmlformats.org/officeDocument/2006/relationships/hyperlink" Target="file:///E:\_2005-201X_Codes_Guides\HTML_DOCX\_WORD_source\NBC2020p1\nbc2020.htm" TargetMode="External"/><Relationship Id="rId998" Type="http://schemas.openxmlformats.org/officeDocument/2006/relationships/hyperlink" Target="file:///E:\_2005-201X_Codes_Guides\HTML_DOCX\_WORD_source\NBC2020p1\nbc2020.htm" TargetMode="External"/><Relationship Id="rId1183" Type="http://schemas.openxmlformats.org/officeDocument/2006/relationships/hyperlink" Target="file:///E:\_2005-201X_Codes_Guides\HTML_DOCX\_WORD_source\NBC2020p1\nbc2020.htm" TargetMode="External"/><Relationship Id="rId1390" Type="http://schemas.openxmlformats.org/officeDocument/2006/relationships/hyperlink" Target="file:///E:\_2005-201X_Codes_Guides\HTML_DOCX\_WORD_source\NBC2020p1\nbc2020.htm" TargetMode="External"/><Relationship Id="rId206" Type="http://schemas.openxmlformats.org/officeDocument/2006/relationships/hyperlink" Target="file:///E:\_2005-201X_Codes_Guides\HTML_DOCX\_WORD_source\NBC2020p1\nbc2020.htm" TargetMode="External"/><Relationship Id="rId413" Type="http://schemas.openxmlformats.org/officeDocument/2006/relationships/hyperlink" Target="file:///E:\_2005-201X_Codes_Guides\HTML_DOCX\_WORD_source\NBC2020p1\nbc2020.htm" TargetMode="External"/><Relationship Id="rId858" Type="http://schemas.openxmlformats.org/officeDocument/2006/relationships/hyperlink" Target="file:///E:\_2005-201X_Codes_Guides\HTML_DOCX\_WORD_source\NBC2020p1\nbc2020.htm" TargetMode="External"/><Relationship Id="rId1043" Type="http://schemas.openxmlformats.org/officeDocument/2006/relationships/hyperlink" Target="file:///E:\_2005-201X_Codes_Guides\HTML_DOCX\_WORD_source\NBC2020p1\nbc2020.htm" TargetMode="External"/><Relationship Id="rId1488" Type="http://schemas.openxmlformats.org/officeDocument/2006/relationships/hyperlink" Target="file:///E:\_2005-201X_Codes_Guides\HTML_DOCX\_WORD_source\NBC2020p1\nbc2020.htm" TargetMode="External"/><Relationship Id="rId1695" Type="http://schemas.openxmlformats.org/officeDocument/2006/relationships/hyperlink" Target="file:///E:\_2005-201X_Codes_Guides\HTML_DOCX\_WORD_source\NBC2020p1\nbc2020.htm" TargetMode="External"/><Relationship Id="rId620" Type="http://schemas.openxmlformats.org/officeDocument/2006/relationships/hyperlink" Target="file:///E:\_2005-201X_Codes_Guides\HTML_DOCX\_WORD_source\NBC2020p1\nbc2020.htm" TargetMode="External"/><Relationship Id="rId718" Type="http://schemas.openxmlformats.org/officeDocument/2006/relationships/hyperlink" Target="file:///E:\_2005-201X_Codes_Guides\HTML_DOCX\_WORD_source\NBC2020p1\nbc2020.htm" TargetMode="External"/><Relationship Id="rId925" Type="http://schemas.openxmlformats.org/officeDocument/2006/relationships/hyperlink" Target="file:///E:\_2005-201X_Codes_Guides\HTML_DOCX\_WORD_source\NBC2020p1\nbc2020.htm" TargetMode="External"/><Relationship Id="rId1250" Type="http://schemas.openxmlformats.org/officeDocument/2006/relationships/hyperlink" Target="file:///E:\_2005-201X_Codes_Guides\HTML_DOCX\_WORD_source\NBC2020p1\nbc2020.htm" TargetMode="External"/><Relationship Id="rId1348" Type="http://schemas.openxmlformats.org/officeDocument/2006/relationships/hyperlink" Target="file:///E:\_2005-201X_Codes_Guides\HTML_DOCX\_WORD_source\NBC2020p1\nbc2020.htm" TargetMode="External"/><Relationship Id="rId1555" Type="http://schemas.openxmlformats.org/officeDocument/2006/relationships/hyperlink" Target="file:///E:\_2005-201X_Codes_Guides\HTML_DOCX\_WORD_source\NBC2020p1\nbc2020.htm" TargetMode="External"/><Relationship Id="rId1762" Type="http://schemas.openxmlformats.org/officeDocument/2006/relationships/hyperlink" Target="file:///E:\_2005-201X_Codes_Guides\HTML_DOCX\_WORD_source\NBC2020p1\nbc2020.htm" TargetMode="External"/><Relationship Id="rId1110" Type="http://schemas.openxmlformats.org/officeDocument/2006/relationships/hyperlink" Target="file:///E:\_2005-201X_Codes_Guides\HTML_DOCX\_WORD_source\NBC2020p1\nbc2020.htm" TargetMode="External"/><Relationship Id="rId1208" Type="http://schemas.openxmlformats.org/officeDocument/2006/relationships/hyperlink" Target="file:///E:\_2005-201X_Codes_Guides\HTML_DOCX\_WORD_source\NBC2020p1\nbc2020.htm" TargetMode="External"/><Relationship Id="rId1415" Type="http://schemas.openxmlformats.org/officeDocument/2006/relationships/hyperlink" Target="file:///E:\_2005-201X_Codes_Guides\HTML_DOCX\_WORD_source\NBC2020p1\nbc2020.htm" TargetMode="External"/><Relationship Id="rId54" Type="http://schemas.openxmlformats.org/officeDocument/2006/relationships/hyperlink" Target="file:///E:\_2005-201X_Codes_Guides\HTML_DOCX\_WORD_source\NBC2020p1\nbc2020.htm" TargetMode="External"/><Relationship Id="rId1622" Type="http://schemas.openxmlformats.org/officeDocument/2006/relationships/hyperlink" Target="file:///E:\_2005-201X_Codes_Guides\HTML_DOCX\_WORD_source\NBC2020p1\nbc2020.htm" TargetMode="External"/><Relationship Id="rId270" Type="http://schemas.openxmlformats.org/officeDocument/2006/relationships/hyperlink" Target="file:///E:\_2005-201X_Codes_Guides\HTML_DOCX\_WORD_source\NBC2020p1\nbc2020.htm" TargetMode="External"/><Relationship Id="rId130" Type="http://schemas.openxmlformats.org/officeDocument/2006/relationships/hyperlink" Target="file:///E:\_2005-201X_Codes_Guides\HTML_DOCX\_WORD_source\NBC2020p1\nbc2020.htm" TargetMode="External"/><Relationship Id="rId368" Type="http://schemas.openxmlformats.org/officeDocument/2006/relationships/hyperlink" Target="file:///E:\_2005-201X_Codes_Guides\HTML_DOCX\_WORD_source\NBC2020p1\nbc2020.htm" TargetMode="External"/><Relationship Id="rId575" Type="http://schemas.openxmlformats.org/officeDocument/2006/relationships/hyperlink" Target="file:///E:\_2005-201X_Codes_Guides\HTML_DOCX\_WORD_source\NBC2020p1\nbc2020.htm" TargetMode="External"/><Relationship Id="rId782" Type="http://schemas.openxmlformats.org/officeDocument/2006/relationships/hyperlink" Target="file:///E:\_2005-201X_Codes_Guides\HTML_DOCX\_WORD_source\NBC2020p1\nbc2020.htm" TargetMode="External"/><Relationship Id="rId228" Type="http://schemas.openxmlformats.org/officeDocument/2006/relationships/hyperlink" Target="file:///E:\_2005-201X_Codes_Guides\HTML_DOCX\_WORD_source\NBC2020p1\nbc2020.htm" TargetMode="External"/><Relationship Id="rId435" Type="http://schemas.openxmlformats.org/officeDocument/2006/relationships/hyperlink" Target="file:///E:\_2005-201X_Codes_Guides\HTML_DOCX\_WORD_source\NBC2020p1\nbc2020.htm" TargetMode="External"/><Relationship Id="rId642" Type="http://schemas.openxmlformats.org/officeDocument/2006/relationships/hyperlink" Target="file:///E:\_2005-201X_Codes_Guides\HTML_DOCX\_WORD_source\NBC2020p1\nbc2020.htm" TargetMode="External"/><Relationship Id="rId1065" Type="http://schemas.openxmlformats.org/officeDocument/2006/relationships/hyperlink" Target="file:///E:\_2005-201X_Codes_Guides\HTML_DOCX\_WORD_source\NBC2020p1\nbc2020.htm" TargetMode="External"/><Relationship Id="rId1272" Type="http://schemas.openxmlformats.org/officeDocument/2006/relationships/hyperlink" Target="file:///E:\_2005-201X_Codes_Guides\HTML_DOCX\_WORD_source\NBC2020p1\nbc2020.htm" TargetMode="External"/><Relationship Id="rId502" Type="http://schemas.openxmlformats.org/officeDocument/2006/relationships/hyperlink" Target="file:///E:\_2005-201X_Codes_Guides\HTML_DOCX\_WORD_source\NBC2020p1\nbc2020.htm" TargetMode="External"/><Relationship Id="rId947" Type="http://schemas.openxmlformats.org/officeDocument/2006/relationships/hyperlink" Target="file:///E:\_2005-201X_Codes_Guides\HTML_DOCX\_WORD_source\NBC2020p1\nbc2020.htm" TargetMode="External"/><Relationship Id="rId1132" Type="http://schemas.openxmlformats.org/officeDocument/2006/relationships/hyperlink" Target="file:///E:\_2005-201X_Codes_Guides\HTML_DOCX\_WORD_source\NBC2020p1\nbc2020.htm" TargetMode="External"/><Relationship Id="rId1577" Type="http://schemas.openxmlformats.org/officeDocument/2006/relationships/hyperlink" Target="file:///E:\_2005-201X_Codes_Guides\HTML_DOCX\_WORD_source\NBC2020p1\nbc2020.htm" TargetMode="External"/><Relationship Id="rId1784" Type="http://schemas.openxmlformats.org/officeDocument/2006/relationships/footer" Target="footer3.xml"/><Relationship Id="rId76" Type="http://schemas.openxmlformats.org/officeDocument/2006/relationships/hyperlink" Target="file:///E:\_2005-201X_Codes_Guides\HTML_DOCX\_WORD_source\NBC2020p1\nbc2020.htm" TargetMode="External"/><Relationship Id="rId807" Type="http://schemas.openxmlformats.org/officeDocument/2006/relationships/hyperlink" Target="file:///E:\_2005-201X_Codes_Guides\HTML_DOCX\_WORD_source\NBC2020p1\nbc2020.htm" TargetMode="External"/><Relationship Id="rId1437" Type="http://schemas.openxmlformats.org/officeDocument/2006/relationships/hyperlink" Target="file:///E:\_2005-201X_Codes_Guides\HTML_DOCX\_WORD_source\NBC2020p1\nbc2020.htm" TargetMode="External"/><Relationship Id="rId1644" Type="http://schemas.openxmlformats.org/officeDocument/2006/relationships/hyperlink" Target="file:///E:\_2005-201X_Codes_Guides\HTML_DOCX\_WORD_source\NBC2020p1\nbc2020.htm" TargetMode="External"/><Relationship Id="rId1504" Type="http://schemas.openxmlformats.org/officeDocument/2006/relationships/hyperlink" Target="file:///E:\_2005-201X_Codes_Guides\HTML_DOCX\_WORD_source\NBC2020p1\nbc2020.htm" TargetMode="External"/><Relationship Id="rId1711" Type="http://schemas.openxmlformats.org/officeDocument/2006/relationships/hyperlink" Target="file:///E:\_2005-201X_Codes_Guides\HTML_DOCX\_WORD_source\NBC2020p1\nbc2020.htm" TargetMode="External"/><Relationship Id="rId292" Type="http://schemas.openxmlformats.org/officeDocument/2006/relationships/hyperlink" Target="file:///E:\_2005-201X_Codes_Guides\HTML_DOCX\_WORD_source\NBC2020p1\nbc2020.htm" TargetMode="External"/><Relationship Id="rId597" Type="http://schemas.openxmlformats.org/officeDocument/2006/relationships/hyperlink" Target="file:///E:\_2005-201X_Codes_Guides\HTML_DOCX\_WORD_source\NBC2020p1\nbc2020.htm" TargetMode="External"/><Relationship Id="rId152" Type="http://schemas.openxmlformats.org/officeDocument/2006/relationships/hyperlink" Target="file:///E:\_2005-201X_Codes_Guides\HTML_DOCX\_WORD_source\NBC2020p1\nbc2020.htm" TargetMode="External"/><Relationship Id="rId457" Type="http://schemas.openxmlformats.org/officeDocument/2006/relationships/hyperlink" Target="file:///E:\_2005-201X_Codes_Guides\HTML_DOCX\_WORD_source\NBC2020p1\nbc2020.htm" TargetMode="External"/><Relationship Id="rId1087" Type="http://schemas.openxmlformats.org/officeDocument/2006/relationships/hyperlink" Target="file:///E:\_2005-201X_Codes_Guides\HTML_DOCX\_WORD_source\NBC2020p1\nbc2020.htm" TargetMode="External"/><Relationship Id="rId1294" Type="http://schemas.openxmlformats.org/officeDocument/2006/relationships/hyperlink" Target="file:///E:\_2005-201X_Codes_Guides\HTML_DOCX\_WORD_source\NBC2020p1\nbc2020.htm" TargetMode="External"/><Relationship Id="rId664" Type="http://schemas.openxmlformats.org/officeDocument/2006/relationships/hyperlink" Target="file:///E:\_2005-201X_Codes_Guides\HTML_DOCX\_WORD_source\NBC2020p1\nbc2020.htm" TargetMode="External"/><Relationship Id="rId871" Type="http://schemas.openxmlformats.org/officeDocument/2006/relationships/hyperlink" Target="file:///E:\_2005-201X_Codes_Guides\HTML_DOCX\_WORD_source\NBC2020p1\nbc2020.htm" TargetMode="External"/><Relationship Id="rId969" Type="http://schemas.openxmlformats.org/officeDocument/2006/relationships/hyperlink" Target="file:///E:\_2005-201X_Codes_Guides\HTML_DOCX\_WORD_source\NBC2020p1\nbc2020.htm" TargetMode="External"/><Relationship Id="rId1599" Type="http://schemas.openxmlformats.org/officeDocument/2006/relationships/hyperlink" Target="file:///E:\_2005-201X_Codes_Guides\HTML_DOCX\_WORD_source\NBC2020p1\nbc2020.htm" TargetMode="External"/><Relationship Id="rId317" Type="http://schemas.openxmlformats.org/officeDocument/2006/relationships/hyperlink" Target="file:///E:\_2005-201X_Codes_Guides\HTML_DOCX\_WORD_source\NBC2020p1\nbc2020.htm" TargetMode="External"/><Relationship Id="rId524" Type="http://schemas.openxmlformats.org/officeDocument/2006/relationships/hyperlink" Target="file:///E:\_2005-201X_Codes_Guides\HTML_DOCX\_WORD_source\NBC2020p1\nbc2020.htm" TargetMode="External"/><Relationship Id="rId731" Type="http://schemas.openxmlformats.org/officeDocument/2006/relationships/hyperlink" Target="file:///E:\_2005-201X_Codes_Guides\HTML_DOCX\_WORD_source\NBC2020p1\nbc2020.htm" TargetMode="External"/><Relationship Id="rId1154" Type="http://schemas.openxmlformats.org/officeDocument/2006/relationships/hyperlink" Target="file:///E:\_2005-201X_Codes_Guides\HTML_DOCX\_WORD_source\NBC2020p1\nbc2020.htm" TargetMode="External"/><Relationship Id="rId1361" Type="http://schemas.openxmlformats.org/officeDocument/2006/relationships/hyperlink" Target="file:///E:\_2005-201X_Codes_Guides\HTML_DOCX\_WORD_source\NBC2020p1\nbc2020.htm" TargetMode="External"/><Relationship Id="rId1459" Type="http://schemas.openxmlformats.org/officeDocument/2006/relationships/hyperlink" Target="file:///E:\_2005-201X_Codes_Guides\HTML_DOCX\_WORD_source\NBC2020p1\nbc2020.htm" TargetMode="External"/><Relationship Id="rId98" Type="http://schemas.openxmlformats.org/officeDocument/2006/relationships/hyperlink" Target="file:///E:\_2005-201X_Codes_Guides\HTML_DOCX\_WORD_source\NBC2020p1\nbc2020.htm" TargetMode="External"/><Relationship Id="rId829" Type="http://schemas.openxmlformats.org/officeDocument/2006/relationships/hyperlink" Target="file:///E:\_2005-201X_Codes_Guides\HTML_DOCX\_WORD_source\NBC2020p1\nbc2020.htm" TargetMode="External"/><Relationship Id="rId1014" Type="http://schemas.openxmlformats.org/officeDocument/2006/relationships/hyperlink" Target="file:///E:\_2005-201X_Codes_Guides\HTML_DOCX\_WORD_source\NBC2020p1\nbc2020.htm" TargetMode="External"/><Relationship Id="rId1221" Type="http://schemas.openxmlformats.org/officeDocument/2006/relationships/hyperlink" Target="file:///E:\_2005-201X_Codes_Guides\HTML_DOCX\_WORD_source\NBC2020p1\nbc2020.htm" TargetMode="External"/><Relationship Id="rId1666" Type="http://schemas.openxmlformats.org/officeDocument/2006/relationships/hyperlink" Target="file:///E:\_2005-201X_Codes_Guides\HTML_DOCX\_WORD_source\NBC2020p1\nbc2020.htm" TargetMode="External"/><Relationship Id="rId1319" Type="http://schemas.openxmlformats.org/officeDocument/2006/relationships/hyperlink" Target="file:///E:\_2005-201X_Codes_Guides\HTML_DOCX\_WORD_source\NBC2020p1\nbc2020.htm" TargetMode="External"/><Relationship Id="rId1526" Type="http://schemas.openxmlformats.org/officeDocument/2006/relationships/hyperlink" Target="file:///E:\_2005-201X_Codes_Guides\HTML_DOCX\_WORD_source\NBC2020p1\nbc2020.htm" TargetMode="External"/><Relationship Id="rId1733" Type="http://schemas.openxmlformats.org/officeDocument/2006/relationships/hyperlink" Target="file:///E:\_2005-201X_Codes_Guides\HTML_DOCX\_WORD_source\NBC2020p1\nbc2020.htm" TargetMode="External"/><Relationship Id="rId25" Type="http://schemas.openxmlformats.org/officeDocument/2006/relationships/hyperlink" Target="file:///E:\_2005-201X_Codes_Guides\HTML_DOCX\_WORD_source\NBC2020p1\nbc2020.htm" TargetMode="External"/><Relationship Id="rId174" Type="http://schemas.openxmlformats.org/officeDocument/2006/relationships/hyperlink" Target="file:///E:\_2005-201X_Codes_Guides\HTML_DOCX\_WORD_source\NBC2020p1\nbc2020.htm" TargetMode="External"/><Relationship Id="rId381" Type="http://schemas.openxmlformats.org/officeDocument/2006/relationships/hyperlink" Target="file:///E:\_2005-201X_Codes_Guides\HTML_DOCX\_WORD_source\NBC2020p1\nbc2020.htm" TargetMode="External"/><Relationship Id="rId241" Type="http://schemas.openxmlformats.org/officeDocument/2006/relationships/hyperlink" Target="file:///E:\_2005-201X_Codes_Guides\HTML_DOCX\_WORD_source\NBC2020p1\nbc2020.htm" TargetMode="External"/><Relationship Id="rId479" Type="http://schemas.openxmlformats.org/officeDocument/2006/relationships/hyperlink" Target="file:///E:\_2005-201X_Codes_Guides\HTML_DOCX\_WORD_source\NBC2020p1\nbc2020.htm" TargetMode="External"/><Relationship Id="rId686" Type="http://schemas.openxmlformats.org/officeDocument/2006/relationships/hyperlink" Target="file:///E:\_2005-201X_Codes_Guides\HTML_DOCX\_WORD_source\NBC2020p1\nbc2020.htm" TargetMode="External"/><Relationship Id="rId893" Type="http://schemas.openxmlformats.org/officeDocument/2006/relationships/hyperlink" Target="file:///E:\_2005-201X_Codes_Guides\HTML_DOCX\_WORD_source\NBC2020p1\nbc2020.htm" TargetMode="External"/><Relationship Id="rId339" Type="http://schemas.openxmlformats.org/officeDocument/2006/relationships/hyperlink" Target="file:///E:\_2005-201X_Codes_Guides\HTML_DOCX\_WORD_source\NBC2020p1\nbc2020.htm" TargetMode="External"/><Relationship Id="rId546" Type="http://schemas.openxmlformats.org/officeDocument/2006/relationships/hyperlink" Target="file:///E:\_2005-201X_Codes_Guides\HTML_DOCX\_WORD_source\NBC2020p1\nbc2020.htm" TargetMode="External"/><Relationship Id="rId753" Type="http://schemas.openxmlformats.org/officeDocument/2006/relationships/hyperlink" Target="file:///E:\_2005-201X_Codes_Guides\HTML_DOCX\_WORD_source\NBC2020p1\nbc2020.htm" TargetMode="External"/><Relationship Id="rId1176" Type="http://schemas.openxmlformats.org/officeDocument/2006/relationships/hyperlink" Target="file:///E:\_2005-201X_Codes_Guides\HTML_DOCX\_WORD_source\NBC2020p1\nbc2020.htm" TargetMode="External"/><Relationship Id="rId1383" Type="http://schemas.openxmlformats.org/officeDocument/2006/relationships/hyperlink" Target="file:///E:\_2005-201X_Codes_Guides\HTML_DOCX\_WORD_source\NBC2020p1\nbc2020.htm" TargetMode="External"/><Relationship Id="rId101" Type="http://schemas.openxmlformats.org/officeDocument/2006/relationships/hyperlink" Target="file:///E:\_2005-201X_Codes_Guides\HTML_DOCX\_WORD_source\NBC2020p1\nbc2020.htm" TargetMode="External"/><Relationship Id="rId406" Type="http://schemas.openxmlformats.org/officeDocument/2006/relationships/hyperlink" Target="file:///E:\_2005-201X_Codes_Guides\HTML_DOCX\_WORD_source\NBC2020p1\nbc2020.htm" TargetMode="External"/><Relationship Id="rId960" Type="http://schemas.openxmlformats.org/officeDocument/2006/relationships/hyperlink" Target="file:///E:\_2005-201X_Codes_Guides\HTML_DOCX\_WORD_source\NBC2020p1\nbc2020.htm" TargetMode="External"/><Relationship Id="rId1036" Type="http://schemas.openxmlformats.org/officeDocument/2006/relationships/hyperlink" Target="file:///E:\_2005-201X_Codes_Guides\HTML_DOCX\_WORD_source\NBC2020p1\nbc2020.htm" TargetMode="External"/><Relationship Id="rId1243" Type="http://schemas.openxmlformats.org/officeDocument/2006/relationships/hyperlink" Target="file:///E:\_2005-201X_Codes_Guides\HTML_DOCX\_WORD_source\NBC2020p1\nbc2020.htm" TargetMode="External"/><Relationship Id="rId1590" Type="http://schemas.openxmlformats.org/officeDocument/2006/relationships/hyperlink" Target="file:///E:\_2005-201X_Codes_Guides\HTML_DOCX\_WORD_source\NBC2020p1\nbc2020.htm" TargetMode="External"/><Relationship Id="rId1688" Type="http://schemas.openxmlformats.org/officeDocument/2006/relationships/hyperlink" Target="file:///E:\_2005-201X_Codes_Guides\HTML_DOCX\_WORD_source\NBC2020p1\nbc2020.htm" TargetMode="External"/><Relationship Id="rId613" Type="http://schemas.openxmlformats.org/officeDocument/2006/relationships/hyperlink" Target="file:///E:\_2005-201X_Codes_Guides\HTML_DOCX\_WORD_source\NBC2020p1\nbc2020.htm" TargetMode="External"/><Relationship Id="rId820" Type="http://schemas.openxmlformats.org/officeDocument/2006/relationships/hyperlink" Target="file:///E:\_2005-201X_Codes_Guides\HTML_DOCX\_WORD_source\NBC2020p1\nbc2020.htm" TargetMode="External"/><Relationship Id="rId918" Type="http://schemas.openxmlformats.org/officeDocument/2006/relationships/hyperlink" Target="file:///E:\_2005-201X_Codes_Guides\HTML_DOCX\_WORD_source\NBC2020p1\nbc2020.htm" TargetMode="External"/><Relationship Id="rId1450" Type="http://schemas.openxmlformats.org/officeDocument/2006/relationships/hyperlink" Target="file:///E:\_2005-201X_Codes_Guides\HTML_DOCX\_WORD_source\NBC2020p1\nbc2020.htm" TargetMode="External"/><Relationship Id="rId1548" Type="http://schemas.openxmlformats.org/officeDocument/2006/relationships/hyperlink" Target="file:///E:\_2005-201X_Codes_Guides\HTML_DOCX\_WORD_source\NBC2020p1\nbc2020.htm" TargetMode="External"/><Relationship Id="rId1755" Type="http://schemas.openxmlformats.org/officeDocument/2006/relationships/hyperlink" Target="file:///E:\_2005-201X_Codes_Guides\HTML_DOCX\_WORD_source\NBC2020p1\nbc2020.htm" TargetMode="External"/><Relationship Id="rId1103" Type="http://schemas.openxmlformats.org/officeDocument/2006/relationships/hyperlink" Target="file:///E:\_2005-201X_Codes_Guides\HTML_DOCX\_WORD_source\NBC2020p1\nbc2020.htm" TargetMode="External"/><Relationship Id="rId1310" Type="http://schemas.openxmlformats.org/officeDocument/2006/relationships/hyperlink" Target="file:///E:\_2005-201X_Codes_Guides\HTML_DOCX\_WORD_source\NBC2020p1\nbc2020.htm" TargetMode="External"/><Relationship Id="rId1408" Type="http://schemas.openxmlformats.org/officeDocument/2006/relationships/hyperlink" Target="file:///E:\_2005-201X_Codes_Guides\HTML_DOCX\_WORD_source\NBC2020p1\nbc2020.htm" TargetMode="External"/><Relationship Id="rId47" Type="http://schemas.openxmlformats.org/officeDocument/2006/relationships/hyperlink" Target="file:///E:\_2005-201X_Codes_Guides\HTML_DOCX\_WORD_source\NBC2020p1\nbc2020.htm" TargetMode="External"/><Relationship Id="rId1615" Type="http://schemas.openxmlformats.org/officeDocument/2006/relationships/hyperlink" Target="file:///E:\_2005-201X_Codes_Guides\HTML_DOCX\_WORD_source\NBC2020p1\nbc2020.htm" TargetMode="External"/><Relationship Id="rId196" Type="http://schemas.openxmlformats.org/officeDocument/2006/relationships/hyperlink" Target="file:///E:\_2005-201X_Codes_Guides\HTML_DOCX\_WORD_source\NBC2020p1\nbc2020.htm" TargetMode="External"/><Relationship Id="rId263" Type="http://schemas.openxmlformats.org/officeDocument/2006/relationships/hyperlink" Target="file:///E:\_2005-201X_Codes_Guides\HTML_DOCX\_WORD_source\NBC2020p1\nbc2020.htm" TargetMode="External"/><Relationship Id="rId470" Type="http://schemas.openxmlformats.org/officeDocument/2006/relationships/hyperlink" Target="file:///E:\_2005-201X_Codes_Guides\HTML_DOCX\_WORD_source\NBC2020p1\nbc2020.htm" TargetMode="External"/><Relationship Id="rId123" Type="http://schemas.openxmlformats.org/officeDocument/2006/relationships/hyperlink" Target="file:///E:\_2005-201X_Codes_Guides\HTML_DOCX\_WORD_source\NBC2020p1\nbc2020.htm" TargetMode="External"/><Relationship Id="rId330" Type="http://schemas.openxmlformats.org/officeDocument/2006/relationships/hyperlink" Target="file:///E:\_2005-201X_Codes_Guides\HTML_DOCX\_WORD_source\NBC2020p1\nbc2020.htm" TargetMode="External"/><Relationship Id="rId568" Type="http://schemas.openxmlformats.org/officeDocument/2006/relationships/hyperlink" Target="file:///E:\_2005-201X_Codes_Guides\HTML_DOCX\_WORD_source\NBC2020p1\nbc2020.htm" TargetMode="External"/><Relationship Id="rId775" Type="http://schemas.openxmlformats.org/officeDocument/2006/relationships/hyperlink" Target="file:///E:\_2005-201X_Codes_Guides\HTML_DOCX\_WORD_source\NBC2020p1\nbc2020.htm" TargetMode="External"/><Relationship Id="rId982" Type="http://schemas.openxmlformats.org/officeDocument/2006/relationships/hyperlink" Target="file:///E:\_2005-201X_Codes_Guides\HTML_DOCX\_WORD_source\NBC2020p1\nbc2020.htm" TargetMode="External"/><Relationship Id="rId1198" Type="http://schemas.openxmlformats.org/officeDocument/2006/relationships/hyperlink" Target="file:///E:\_2005-201X_Codes_Guides\HTML_DOCX\_WORD_source\NBC2020p1\nbc2020.htm" TargetMode="External"/><Relationship Id="rId428" Type="http://schemas.openxmlformats.org/officeDocument/2006/relationships/hyperlink" Target="file:///E:\_2005-201X_Codes_Guides\HTML_DOCX\_WORD_source\NBC2020p1\nbc2020.htm" TargetMode="External"/><Relationship Id="rId635" Type="http://schemas.openxmlformats.org/officeDocument/2006/relationships/hyperlink" Target="file:///E:\_2005-201X_Codes_Guides\HTML_DOCX\_WORD_source\NBC2020p1\nbc2020.htm" TargetMode="External"/><Relationship Id="rId842" Type="http://schemas.openxmlformats.org/officeDocument/2006/relationships/hyperlink" Target="file:///E:\_2005-201X_Codes_Guides\HTML_DOCX\_WORD_source\NBC2020p1\nbc2020.htm" TargetMode="External"/><Relationship Id="rId1058" Type="http://schemas.openxmlformats.org/officeDocument/2006/relationships/hyperlink" Target="file:///E:\_2005-201X_Codes_Guides\HTML_DOCX\_WORD_source\NBC2020p1\nbc2020.htm" TargetMode="External"/><Relationship Id="rId1265" Type="http://schemas.openxmlformats.org/officeDocument/2006/relationships/hyperlink" Target="file:///E:\_2005-201X_Codes_Guides\HTML_DOCX\_WORD_source\NBC2020p1\nbc2020.htm" TargetMode="External"/><Relationship Id="rId1472" Type="http://schemas.openxmlformats.org/officeDocument/2006/relationships/hyperlink" Target="file:///E:\_2005-201X_Codes_Guides\HTML_DOCX\_WORD_source\NBC2020p1\nbc2020.htm" TargetMode="External"/><Relationship Id="rId702" Type="http://schemas.openxmlformats.org/officeDocument/2006/relationships/hyperlink" Target="file:///E:\_2005-201X_Codes_Guides\HTML_DOCX\_WORD_source\NBC2020p1\nbc2020.htm" TargetMode="External"/><Relationship Id="rId1125" Type="http://schemas.openxmlformats.org/officeDocument/2006/relationships/hyperlink" Target="file:///E:\_2005-201X_Codes_Guides\HTML_DOCX\_WORD_source\NBC2020p1\nbc2020.htm" TargetMode="External"/><Relationship Id="rId1332" Type="http://schemas.openxmlformats.org/officeDocument/2006/relationships/hyperlink" Target="file:///E:\_2005-201X_Codes_Guides\HTML_DOCX\_WORD_source\NBC2020p1\nbc2020.htm" TargetMode="External"/><Relationship Id="rId1777" Type="http://schemas.openxmlformats.org/officeDocument/2006/relationships/hyperlink" Target="file:///E:\_2005-201X_Codes_Guides\HTML_DOCX\_WORD_source\NBC2020p1\nbc2020.htm" TargetMode="External"/><Relationship Id="rId69" Type="http://schemas.openxmlformats.org/officeDocument/2006/relationships/hyperlink" Target="file:///E:\_2005-201X_Codes_Guides\HTML_DOCX\_WORD_source\NBC2020p1\nbc2020.htm" TargetMode="External"/><Relationship Id="rId1637" Type="http://schemas.openxmlformats.org/officeDocument/2006/relationships/hyperlink" Target="file:///E:\_2005-201X_Codes_Guides\HTML_DOCX\_WORD_source\NBC2020p1\nbc2020.htm" TargetMode="External"/><Relationship Id="rId1704" Type="http://schemas.openxmlformats.org/officeDocument/2006/relationships/hyperlink" Target="file:///E:\_2005-201X_Codes_Guides\HTML_DOCX\_WORD_source\NBC2020p1\nbc2020.htm" TargetMode="External"/><Relationship Id="rId285" Type="http://schemas.openxmlformats.org/officeDocument/2006/relationships/hyperlink" Target="file:///E:\_2005-201X_Codes_Guides\HTML_DOCX\_WORD_source\NBC2020p1\nbc2020.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C_Form\PCform2010_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1ADB0-2F1C-4C76-AE64-0F96942E7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PCform2010_style</Template>
  <TotalTime>1612</TotalTime>
  <Pages>41</Pages>
  <Words>8714</Words>
  <Characters>266047</Characters>
  <Application>Microsoft Office Word</Application>
  <DocSecurity>0</DocSecurity>
  <Lines>2217</Lines>
  <Paragraphs>548</Paragraphs>
  <ScaleCrop>false</ScaleCrop>
  <HeadingPairs>
    <vt:vector size="2" baseType="variant">
      <vt:variant>
        <vt:lpstr>Title</vt:lpstr>
      </vt:variant>
      <vt:variant>
        <vt:i4>1</vt:i4>
      </vt:variant>
    </vt:vector>
  </HeadingPairs>
  <TitlesOfParts>
    <vt:vector size="1" baseType="lpstr">
      <vt:lpstr/>
    </vt:vector>
  </TitlesOfParts>
  <Company>NRC</Company>
  <LinksUpToDate>false</LinksUpToDate>
  <CharactersWithSpaces>274213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Tikhonova</dc:creator>
  <cp:keywords/>
  <dc:description/>
  <cp:lastModifiedBy>Dang, Tommy HOUS:EX</cp:lastModifiedBy>
  <cp:revision>77</cp:revision>
  <dcterms:created xsi:type="dcterms:W3CDTF">2023-01-23T19:43:00Z</dcterms:created>
  <dcterms:modified xsi:type="dcterms:W3CDTF">2023-09-01T23:46:00Z</dcterms:modified>
</cp:coreProperties>
</file>